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F119FC" w14:textId="79AC7EB4" w:rsidR="00531A86" w:rsidRDefault="000C7CDA" w:rsidP="00531A86">
      <w:pPr>
        <w:spacing w:line="360" w:lineRule="auto"/>
        <w:contextualSpacing/>
        <w:jc w:val="center"/>
        <w:rPr>
          <w:rFonts w:ascii="Cambria" w:hAnsi="Cambria"/>
          <w:b/>
          <w:bCs/>
          <w:sz w:val="32"/>
          <w:szCs w:val="32"/>
        </w:rPr>
      </w:pPr>
      <w:r w:rsidRPr="00DA2355">
        <w:rPr>
          <w:rFonts w:ascii="Cambria" w:hAnsi="Cambria"/>
          <w:b/>
          <w:bCs/>
          <w:sz w:val="32"/>
          <w:szCs w:val="32"/>
        </w:rPr>
        <w:t xml:space="preserve">THE </w:t>
      </w:r>
      <w:commentRangeStart w:id="0"/>
      <w:r w:rsidRPr="00DA2355">
        <w:rPr>
          <w:rFonts w:ascii="Cambria" w:hAnsi="Cambria"/>
          <w:b/>
          <w:bCs/>
          <w:sz w:val="32"/>
          <w:szCs w:val="32"/>
        </w:rPr>
        <w:t>LIST</w:t>
      </w:r>
      <w:commentRangeEnd w:id="0"/>
      <w:r w:rsidR="00F75405">
        <w:rPr>
          <w:rStyle w:val="CommentReference"/>
          <w:rFonts w:ascii="Cambria" w:hAnsi="Cambria"/>
          <w:b/>
          <w:bCs/>
          <w:sz w:val="32"/>
          <w:szCs w:val="32"/>
        </w:rPr>
        <w:commentReference w:id="0"/>
      </w:r>
    </w:p>
    <w:p w14:paraId="3533D991" w14:textId="64D3ABEA" w:rsidR="00531A86" w:rsidRDefault="00531A86" w:rsidP="00E40941">
      <w:pPr>
        <w:spacing w:line="360" w:lineRule="auto"/>
        <w:contextualSpacing/>
        <w:jc w:val="center"/>
        <w:rPr>
          <w:ins w:id="1" w:author="Claire S" w:date="2026-07-17T09:10:00Z" w16du:dateUtc="2026-07-17T08:10:00Z"/>
          <w:rFonts w:ascii="Cambria" w:hAnsi="Cambria"/>
          <w:b/>
          <w:bCs/>
          <w:sz w:val="28"/>
          <w:szCs w:val="28"/>
        </w:rPr>
      </w:pPr>
      <w:commentRangeStart w:id="2"/>
      <w:commentRangeStart w:id="3"/>
      <w:commentRangeStart w:id="4"/>
      <w:r w:rsidRPr="00531A86">
        <w:rPr>
          <w:rFonts w:ascii="Cambria" w:hAnsi="Cambria"/>
          <w:b/>
          <w:bCs/>
          <w:sz w:val="28"/>
          <w:szCs w:val="28"/>
        </w:rPr>
        <w:t>PROLOGUE</w:t>
      </w:r>
      <w:commentRangeEnd w:id="4"/>
      <w:r w:rsidR="007059BF">
        <w:rPr>
          <w:rStyle w:val="CommentReference"/>
          <w:rFonts w:ascii="Cambria" w:hAnsi="Cambria"/>
          <w:b/>
          <w:bCs/>
          <w:sz w:val="28"/>
          <w:szCs w:val="28"/>
        </w:rPr>
        <w:commentReference w:id="4"/>
      </w:r>
      <w:commentRangeEnd w:id="3"/>
      <w:r w:rsidR="00B50750">
        <w:rPr>
          <w:rStyle w:val="CommentReference"/>
          <w:rFonts w:ascii="Cambria" w:hAnsi="Cambria"/>
          <w:b/>
          <w:bCs/>
          <w:sz w:val="28"/>
          <w:szCs w:val="28"/>
        </w:rPr>
        <w:commentReference w:id="3"/>
      </w:r>
      <w:commentRangeEnd w:id="2"/>
      <w:r w:rsidR="005D5246">
        <w:rPr>
          <w:rStyle w:val="CommentReference"/>
          <w:rFonts w:ascii="Cambria" w:hAnsi="Cambria"/>
          <w:b/>
          <w:bCs/>
          <w:sz w:val="28"/>
          <w:szCs w:val="28"/>
        </w:rPr>
        <w:commentReference w:id="2"/>
      </w:r>
    </w:p>
    <w:p w14:paraId="37B58CF3" w14:textId="77777777" w:rsidR="00480188" w:rsidRDefault="00480188" w:rsidP="00E40941">
      <w:pPr>
        <w:spacing w:line="360" w:lineRule="auto"/>
        <w:contextualSpacing/>
        <w:jc w:val="center"/>
        <w:rPr>
          <w:ins w:id="5" w:author="Claire S" w:date="2026-07-17T09:10:00Z" w16du:dateUtc="2026-07-17T08:10:00Z"/>
          <w:rFonts w:ascii="Cambria" w:hAnsi="Cambria"/>
          <w:b/>
          <w:bCs/>
          <w:sz w:val="28"/>
          <w:szCs w:val="28"/>
        </w:rPr>
      </w:pPr>
    </w:p>
    <w:p w14:paraId="34B5199D" w14:textId="77777777" w:rsidR="00480188" w:rsidRDefault="00480188" w:rsidP="00480188">
      <w:pPr>
        <w:spacing w:line="360" w:lineRule="auto"/>
        <w:contextualSpacing/>
        <w:rPr>
          <w:ins w:id="6" w:author="Claire S" w:date="2026-07-17T09:22:00Z" w16du:dateUtc="2026-07-17T08:22:00Z"/>
          <w:rFonts w:ascii="Cambria" w:hAnsi="Cambria"/>
          <w:b/>
          <w:bCs/>
          <w:sz w:val="28"/>
          <w:szCs w:val="28"/>
        </w:rPr>
      </w:pPr>
      <w:ins w:id="7" w:author="Claire S" w:date="2026-07-17T09:10:00Z" w16du:dateUtc="2026-07-17T08:10:00Z">
        <w:r>
          <w:rPr>
            <w:rFonts w:ascii="Cambria" w:hAnsi="Cambria"/>
            <w:b/>
            <w:bCs/>
            <w:sz w:val="28"/>
            <w:szCs w:val="28"/>
          </w:rPr>
          <w:t xml:space="preserve">SUNDAY </w:t>
        </w:r>
        <w:commentRangeStart w:id="8"/>
        <w:r>
          <w:rPr>
            <w:rFonts w:ascii="Cambria" w:hAnsi="Cambria"/>
            <w:b/>
            <w:bCs/>
            <w:sz w:val="28"/>
            <w:szCs w:val="28"/>
          </w:rPr>
          <w:t>MORNING</w:t>
        </w:r>
      </w:ins>
      <w:commentRangeEnd w:id="8"/>
      <w:r>
        <w:rPr>
          <w:rStyle w:val="CommentReference"/>
          <w:rFonts w:ascii="Cambria" w:hAnsi="Cambria"/>
          <w:b/>
          <w:bCs/>
          <w:sz w:val="28"/>
          <w:szCs w:val="28"/>
        </w:rPr>
        <w:commentReference w:id="8"/>
      </w:r>
    </w:p>
    <w:p w14:paraId="71BB40A7" w14:textId="0725FB28" w:rsidR="00C947C3" w:rsidRDefault="003D5D41" w:rsidP="00480188">
      <w:pPr>
        <w:spacing w:line="360" w:lineRule="auto"/>
        <w:contextualSpacing/>
        <w:rPr>
          <w:ins w:id="9" w:author="Claire S" w:date="2026-07-17T09:10:00Z" w16du:dateUtc="2026-07-17T08:10:00Z"/>
          <w:rFonts w:ascii="Cambria" w:hAnsi="Cambria"/>
          <w:b/>
          <w:bCs/>
          <w:sz w:val="28"/>
          <w:szCs w:val="28"/>
        </w:rPr>
      </w:pPr>
      <w:ins w:id="10" w:author="Claire S" w:date="2026-07-17T10:10:00Z" w16du:dateUtc="2026-07-17T09:10:00Z">
        <w:r>
          <w:rPr>
            <w:rFonts w:ascii="Cambria" w:hAnsi="Cambria"/>
            <w:b/>
            <w:bCs/>
            <w:sz w:val="28"/>
            <w:szCs w:val="28"/>
          </w:rPr>
          <w:t>8.30</w:t>
        </w:r>
      </w:ins>
      <w:ins w:id="11" w:author="Claire S" w:date="2026-07-17T16:48:00Z" w16du:dateUtc="2026-07-17T15:48:00Z">
        <w:r w:rsidR="00B97B2B">
          <w:rPr>
            <w:rFonts w:ascii="Cambria" w:hAnsi="Cambria"/>
            <w:b/>
            <w:bCs/>
            <w:sz w:val="28"/>
            <w:szCs w:val="28"/>
          </w:rPr>
          <w:t xml:space="preserve"> a.</w:t>
        </w:r>
      </w:ins>
      <w:ins w:id="12" w:author="Claire S" w:date="2026-07-17T09:22:00Z" w16du:dateUtc="2026-07-17T08:22:00Z">
        <w:r w:rsidR="00C947C3">
          <w:rPr>
            <w:rFonts w:ascii="Cambria" w:hAnsi="Cambria"/>
            <w:b/>
            <w:bCs/>
            <w:sz w:val="28"/>
            <w:szCs w:val="28"/>
          </w:rPr>
          <w:t>m</w:t>
        </w:r>
      </w:ins>
      <w:ins w:id="13" w:author="Claire S" w:date="2026-07-17T16:49:00Z" w16du:dateUtc="2026-07-17T15:49:00Z">
        <w:r w:rsidR="00C25313">
          <w:rPr>
            <w:rFonts w:ascii="Cambria" w:hAnsi="Cambria"/>
            <w:b/>
            <w:bCs/>
            <w:sz w:val="28"/>
            <w:szCs w:val="28"/>
          </w:rPr>
          <w:t>.</w:t>
        </w:r>
      </w:ins>
    </w:p>
    <w:p w14:paraId="3494151D" w14:textId="32F51A12" w:rsidR="00372555" w:rsidRDefault="00480188" w:rsidP="00480188">
      <w:pPr>
        <w:spacing w:line="360" w:lineRule="auto"/>
        <w:contextualSpacing/>
        <w:rPr>
          <w:ins w:id="14" w:author="Claire S" w:date="2026-07-17T09:17:00Z" w16du:dateUtc="2026-07-17T08:17:00Z"/>
          <w:rFonts w:ascii="Cambria" w:hAnsi="Cambria"/>
          <w:sz w:val="28"/>
          <w:szCs w:val="28"/>
        </w:rPr>
      </w:pPr>
      <w:ins w:id="15" w:author="Claire S" w:date="2026-07-17T09:10:00Z" w16du:dateUtc="2026-07-17T08:10:00Z">
        <w:r>
          <w:rPr>
            <w:rFonts w:ascii="Cambria" w:hAnsi="Cambria"/>
            <w:sz w:val="28"/>
            <w:szCs w:val="28"/>
          </w:rPr>
          <w:t xml:space="preserve">The newest security guard, Melvin Jones, </w:t>
        </w:r>
      </w:ins>
      <w:ins w:id="16" w:author="Claire S" w:date="2026-07-17T19:28:00Z" w16du:dateUtc="2026-07-17T18:28:00Z">
        <w:r w:rsidR="00DA1335">
          <w:rPr>
            <w:rFonts w:ascii="Cambria" w:hAnsi="Cambria"/>
            <w:sz w:val="28"/>
            <w:szCs w:val="28"/>
          </w:rPr>
          <w:t>stopped still</w:t>
        </w:r>
      </w:ins>
      <w:ins w:id="17" w:author="Claire S" w:date="2026-07-17T16:49:00Z" w16du:dateUtc="2026-07-17T15:49:00Z">
        <w:r w:rsidR="00097195">
          <w:rPr>
            <w:rFonts w:ascii="Cambria" w:hAnsi="Cambria"/>
            <w:sz w:val="28"/>
            <w:szCs w:val="28"/>
          </w:rPr>
          <w:t xml:space="preserve"> </w:t>
        </w:r>
      </w:ins>
      <w:ins w:id="18" w:author="Claire S" w:date="2026-07-17T09:10:00Z" w16du:dateUtc="2026-07-17T08:10:00Z">
        <w:r>
          <w:rPr>
            <w:rFonts w:ascii="Cambria" w:hAnsi="Cambria"/>
            <w:sz w:val="28"/>
            <w:szCs w:val="28"/>
          </w:rPr>
          <w:t xml:space="preserve">on his way </w:t>
        </w:r>
      </w:ins>
      <w:ins w:id="19" w:author="Claire S" w:date="2026-07-17T09:16:00Z" w16du:dateUtc="2026-07-17T08:16:00Z">
        <w:r w:rsidR="00372555">
          <w:rPr>
            <w:rFonts w:ascii="Cambria" w:hAnsi="Cambria"/>
            <w:sz w:val="28"/>
            <w:szCs w:val="28"/>
          </w:rPr>
          <w:t>across the first floor of</w:t>
        </w:r>
      </w:ins>
      <w:ins w:id="20" w:author="Claire S" w:date="2026-07-17T09:10:00Z" w16du:dateUtc="2026-07-17T08:10:00Z">
        <w:r>
          <w:rPr>
            <w:rFonts w:ascii="Cambria" w:hAnsi="Cambria"/>
            <w:sz w:val="28"/>
            <w:szCs w:val="28"/>
          </w:rPr>
          <w:t xml:space="preserve"> </w:t>
        </w:r>
      </w:ins>
      <w:ins w:id="21" w:author="Claire S" w:date="2026-07-17T09:16:00Z" w16du:dateUtc="2026-07-17T08:16:00Z">
        <w:r w:rsidR="00EB1EB3">
          <w:rPr>
            <w:rFonts w:ascii="Cambria" w:hAnsi="Cambria"/>
            <w:sz w:val="28"/>
            <w:szCs w:val="28"/>
          </w:rPr>
          <w:t>Langley &amp; Co</w:t>
        </w:r>
      </w:ins>
      <w:ins w:id="22" w:author="Claire S" w:date="2026-07-17T09:17:00Z" w16du:dateUtc="2026-07-17T08:17:00Z">
        <w:r w:rsidR="00372555">
          <w:rPr>
            <w:rFonts w:ascii="Cambria" w:hAnsi="Cambria"/>
            <w:sz w:val="28"/>
            <w:szCs w:val="28"/>
          </w:rPr>
          <w:t>’s smart London office</w:t>
        </w:r>
      </w:ins>
      <w:ins w:id="23" w:author="Claire S" w:date="2026-07-18T00:01:00Z" w16du:dateUtc="2026-07-17T23:01:00Z">
        <w:r w:rsidR="00AB30D9">
          <w:rPr>
            <w:rFonts w:ascii="Cambria" w:hAnsi="Cambria"/>
            <w:sz w:val="28"/>
            <w:szCs w:val="28"/>
          </w:rPr>
          <w:t>, his thermos</w:t>
        </w:r>
      </w:ins>
      <w:ins w:id="24" w:author="Claire S" w:date="2026-07-24T12:23:00Z" w16du:dateUtc="2026-07-24T11:23:00Z">
        <w:r w:rsidR="00C168D0">
          <w:rPr>
            <w:rFonts w:ascii="Cambria" w:hAnsi="Cambria"/>
            <w:sz w:val="28"/>
            <w:szCs w:val="28"/>
          </w:rPr>
          <w:t xml:space="preserve"> flask</w:t>
        </w:r>
      </w:ins>
      <w:ins w:id="25" w:author="Claire S" w:date="2026-07-18T00:01:00Z" w16du:dateUtc="2026-07-17T23:01:00Z">
        <w:r w:rsidR="00AB30D9">
          <w:rPr>
            <w:rFonts w:ascii="Cambria" w:hAnsi="Cambria"/>
            <w:sz w:val="28"/>
            <w:szCs w:val="28"/>
          </w:rPr>
          <w:t xml:space="preserve"> </w:t>
        </w:r>
      </w:ins>
      <w:ins w:id="26" w:author="Claire S" w:date="2026-07-24T12:23:00Z" w16du:dateUtc="2026-07-24T11:23:00Z">
        <w:r w:rsidR="00C168D0">
          <w:rPr>
            <w:rFonts w:ascii="Cambria" w:hAnsi="Cambria"/>
            <w:sz w:val="28"/>
            <w:szCs w:val="28"/>
          </w:rPr>
          <w:t>of tea</w:t>
        </w:r>
      </w:ins>
      <w:ins w:id="27" w:author="Claire S" w:date="2026-07-18T00:01:00Z" w16du:dateUtc="2026-07-17T23:01:00Z">
        <w:r w:rsidR="00AB30D9">
          <w:rPr>
            <w:rFonts w:ascii="Cambria" w:hAnsi="Cambria"/>
            <w:sz w:val="28"/>
            <w:szCs w:val="28"/>
          </w:rPr>
          <w:t xml:space="preserve"> </w:t>
        </w:r>
      </w:ins>
      <w:ins w:id="28" w:author="Claire S" w:date="2026-07-24T12:22:00Z" w16du:dateUtc="2026-07-24T11:22:00Z">
        <w:r w:rsidR="00C168D0">
          <w:rPr>
            <w:rFonts w:ascii="Cambria" w:hAnsi="Cambria"/>
            <w:sz w:val="28"/>
            <w:szCs w:val="28"/>
          </w:rPr>
          <w:t>crash</w:t>
        </w:r>
      </w:ins>
      <w:ins w:id="29" w:author="Claire S" w:date="2026-07-18T00:01:00Z" w16du:dateUtc="2026-07-17T23:01:00Z">
        <w:r w:rsidR="00AB30D9">
          <w:rPr>
            <w:rFonts w:ascii="Cambria" w:hAnsi="Cambria"/>
            <w:sz w:val="28"/>
            <w:szCs w:val="28"/>
          </w:rPr>
          <w:t xml:space="preserve">ing </w:t>
        </w:r>
      </w:ins>
      <w:ins w:id="30" w:author="Claire S" w:date="2026-07-24T12:23:00Z" w16du:dateUtc="2026-07-24T11:23:00Z">
        <w:r w:rsidR="00C168D0">
          <w:rPr>
            <w:rFonts w:ascii="Cambria" w:hAnsi="Cambria"/>
            <w:sz w:val="28"/>
            <w:szCs w:val="28"/>
          </w:rPr>
          <w:t>to the floor</w:t>
        </w:r>
      </w:ins>
      <w:ins w:id="31" w:author="Claire S" w:date="2026-07-18T00:01:00Z" w16du:dateUtc="2026-07-17T23:01:00Z">
        <w:r w:rsidR="00AB30D9">
          <w:rPr>
            <w:rFonts w:ascii="Cambria" w:hAnsi="Cambria"/>
            <w:sz w:val="28"/>
            <w:szCs w:val="28"/>
          </w:rPr>
          <w:t xml:space="preserve">.  </w:t>
        </w:r>
      </w:ins>
    </w:p>
    <w:p w14:paraId="1B4218ED" w14:textId="59BE707B" w:rsidR="00480188" w:rsidRDefault="00FC7AE1" w:rsidP="00721DAC">
      <w:pPr>
        <w:spacing w:line="360" w:lineRule="auto"/>
        <w:ind w:firstLine="720"/>
        <w:contextualSpacing/>
        <w:rPr>
          <w:ins w:id="32" w:author="Claire S" w:date="2026-07-17T09:10:00Z" w16du:dateUtc="2026-07-17T08:10:00Z"/>
          <w:rFonts w:ascii="Cambria" w:hAnsi="Cambria"/>
          <w:sz w:val="28"/>
          <w:szCs w:val="28"/>
        </w:rPr>
      </w:pPr>
      <w:ins w:id="33" w:author="Claire S" w:date="2026-07-17T09:20:00Z" w16du:dateUtc="2026-07-17T08:20:00Z">
        <w:r>
          <w:rPr>
            <w:rFonts w:ascii="Cambria" w:hAnsi="Cambria"/>
            <w:sz w:val="28"/>
            <w:szCs w:val="28"/>
          </w:rPr>
          <w:t xml:space="preserve">A minute ago, </w:t>
        </w:r>
      </w:ins>
      <w:ins w:id="34" w:author="Claire S" w:date="2026-07-17T09:18:00Z" w16du:dateUtc="2026-07-17T08:18:00Z">
        <w:r w:rsidR="00E15C38">
          <w:rPr>
            <w:rFonts w:ascii="Cambria" w:hAnsi="Cambria"/>
            <w:sz w:val="28"/>
            <w:szCs w:val="28"/>
          </w:rPr>
          <w:t>Melvin</w:t>
        </w:r>
      </w:ins>
      <w:ins w:id="35" w:author="Claire S" w:date="2026-07-17T09:10:00Z" w16du:dateUtc="2026-07-17T08:10:00Z">
        <w:r w:rsidR="00480188">
          <w:rPr>
            <w:rFonts w:ascii="Cambria" w:hAnsi="Cambria"/>
            <w:sz w:val="28"/>
            <w:szCs w:val="28"/>
          </w:rPr>
          <w:t xml:space="preserve"> </w:t>
        </w:r>
      </w:ins>
      <w:ins w:id="36" w:author="Claire S" w:date="2026-07-17T09:20:00Z" w16du:dateUtc="2026-07-17T08:20:00Z">
        <w:r>
          <w:rPr>
            <w:rFonts w:ascii="Cambria" w:hAnsi="Cambria"/>
            <w:sz w:val="28"/>
            <w:szCs w:val="28"/>
          </w:rPr>
          <w:t xml:space="preserve">had </w:t>
        </w:r>
      </w:ins>
      <w:ins w:id="37" w:author="Claire S" w:date="2026-07-17T09:10:00Z" w16du:dateUtc="2026-07-17T08:10:00Z">
        <w:r w:rsidR="00480188">
          <w:rPr>
            <w:rFonts w:ascii="Cambria" w:hAnsi="Cambria"/>
            <w:sz w:val="28"/>
            <w:szCs w:val="28"/>
          </w:rPr>
          <w:t xml:space="preserve">been </w:t>
        </w:r>
      </w:ins>
      <w:ins w:id="38" w:author="Claire S" w:date="2026-07-18T19:37:00Z" w16du:dateUtc="2026-07-18T18:37:00Z">
        <w:r w:rsidR="00B6299B">
          <w:rPr>
            <w:rFonts w:ascii="Cambria" w:hAnsi="Cambria"/>
            <w:sz w:val="28"/>
            <w:szCs w:val="28"/>
          </w:rPr>
          <w:t>enjoying a</w:t>
        </w:r>
      </w:ins>
      <w:ins w:id="39" w:author="Claire S" w:date="2026-07-17T09:10:00Z" w16du:dateUtc="2026-07-17T08:10:00Z">
        <w:r w:rsidR="00480188">
          <w:rPr>
            <w:rFonts w:ascii="Cambria" w:hAnsi="Cambria"/>
            <w:sz w:val="28"/>
            <w:szCs w:val="28"/>
          </w:rPr>
          <w:t xml:space="preserve"> </w:t>
        </w:r>
      </w:ins>
      <w:ins w:id="40" w:author="Claire S" w:date="2026-07-24T12:25:00Z" w16du:dateUtc="2026-07-24T11:25:00Z">
        <w:r w:rsidR="00C168D0">
          <w:rPr>
            <w:rFonts w:ascii="Cambria" w:hAnsi="Cambria"/>
            <w:sz w:val="28"/>
            <w:szCs w:val="28"/>
          </w:rPr>
          <w:t>craft</w:t>
        </w:r>
      </w:ins>
      <w:ins w:id="41" w:author="Claire S" w:date="2026-07-24T12:24:00Z" w16du:dateUtc="2026-07-24T11:24:00Z">
        <w:r w:rsidR="00C168D0">
          <w:rPr>
            <w:rFonts w:ascii="Cambria" w:hAnsi="Cambria"/>
            <w:sz w:val="28"/>
            <w:szCs w:val="28"/>
          </w:rPr>
          <w:t>y</w:t>
        </w:r>
      </w:ins>
      <w:ins w:id="42" w:author="Claire S" w:date="2026-07-17T09:10:00Z" w16du:dateUtc="2026-07-17T08:10:00Z">
        <w:r w:rsidR="00480188">
          <w:rPr>
            <w:rFonts w:ascii="Cambria" w:hAnsi="Cambria"/>
            <w:sz w:val="28"/>
            <w:szCs w:val="28"/>
          </w:rPr>
          <w:t xml:space="preserve"> smoke on the fire</w:t>
        </w:r>
      </w:ins>
      <w:ins w:id="43" w:author="Claire S" w:date="2026-07-17T16:30:00Z" w16du:dateUtc="2026-07-17T15:30:00Z">
        <w:r w:rsidR="0074601F">
          <w:rPr>
            <w:rFonts w:ascii="Cambria" w:hAnsi="Cambria"/>
            <w:sz w:val="28"/>
            <w:szCs w:val="28"/>
          </w:rPr>
          <w:t>-</w:t>
        </w:r>
      </w:ins>
      <w:ins w:id="44" w:author="Claire S" w:date="2026-07-17T09:10:00Z" w16du:dateUtc="2026-07-17T08:10:00Z">
        <w:r w:rsidR="00480188">
          <w:rPr>
            <w:rFonts w:ascii="Cambria" w:hAnsi="Cambria"/>
            <w:sz w:val="28"/>
            <w:szCs w:val="28"/>
          </w:rPr>
          <w:t>escape</w:t>
        </w:r>
      </w:ins>
      <w:ins w:id="45" w:author="Claire S" w:date="2026-07-17T19:29:00Z" w16du:dateUtc="2026-07-17T18:29:00Z">
        <w:r w:rsidR="00A76847">
          <w:rPr>
            <w:rFonts w:ascii="Cambria" w:hAnsi="Cambria"/>
            <w:sz w:val="28"/>
            <w:szCs w:val="28"/>
          </w:rPr>
          <w:t>,</w:t>
        </w:r>
      </w:ins>
      <w:ins w:id="46" w:author="Claire S" w:date="2026-07-17T09:10:00Z" w16du:dateUtc="2026-07-17T08:10:00Z">
        <w:r w:rsidR="00480188">
          <w:rPr>
            <w:rFonts w:ascii="Cambria" w:hAnsi="Cambria"/>
            <w:sz w:val="28"/>
            <w:szCs w:val="28"/>
          </w:rPr>
          <w:t xml:space="preserve"> before his shift started</w:t>
        </w:r>
      </w:ins>
      <w:ins w:id="47" w:author="Claire S" w:date="2026-07-17T16:30:00Z" w16du:dateUtc="2026-07-17T15:30:00Z">
        <w:r w:rsidR="0074601F">
          <w:rPr>
            <w:rFonts w:ascii="Cambria" w:hAnsi="Cambria"/>
            <w:sz w:val="28"/>
            <w:szCs w:val="28"/>
          </w:rPr>
          <w:t xml:space="preserve"> properly</w:t>
        </w:r>
      </w:ins>
      <w:ins w:id="48" w:author="Claire S" w:date="2026-07-17T09:10:00Z" w16du:dateUtc="2026-07-17T08:10:00Z">
        <w:r w:rsidR="00480188">
          <w:rPr>
            <w:rFonts w:ascii="Cambria" w:hAnsi="Cambria"/>
            <w:sz w:val="28"/>
            <w:szCs w:val="28"/>
          </w:rPr>
          <w:t xml:space="preserve">. </w:t>
        </w:r>
      </w:ins>
      <w:ins w:id="49" w:author="Claire S" w:date="2026-07-31T15:37:00Z" w16du:dateUtc="2026-07-31T14:37:00Z">
        <w:r w:rsidR="003F3B9C">
          <w:rPr>
            <w:rFonts w:ascii="Cambria" w:hAnsi="Cambria"/>
            <w:sz w:val="28"/>
            <w:szCs w:val="28"/>
          </w:rPr>
          <w:t>Weekend</w:t>
        </w:r>
        <w:r w:rsidR="007C7D31">
          <w:rPr>
            <w:rFonts w:ascii="Cambria" w:hAnsi="Cambria"/>
            <w:sz w:val="28"/>
            <w:szCs w:val="28"/>
          </w:rPr>
          <w:t xml:space="preserve"> working was</w:t>
        </w:r>
        <w:r w:rsidR="003F3B9C">
          <w:rPr>
            <w:rFonts w:ascii="Cambria" w:hAnsi="Cambria"/>
            <w:sz w:val="28"/>
            <w:szCs w:val="28"/>
          </w:rPr>
          <w:t xml:space="preserve"> a</w:t>
        </w:r>
      </w:ins>
      <w:ins w:id="50" w:author="Claire S" w:date="2026-07-31T11:56:00Z" w16du:dateUtc="2026-07-31T10:56:00Z">
        <w:r w:rsidR="00EB3ABE">
          <w:rPr>
            <w:rFonts w:ascii="Cambria" w:hAnsi="Cambria"/>
            <w:sz w:val="28"/>
            <w:szCs w:val="28"/>
          </w:rPr>
          <w:t xml:space="preserve"> perk</w:t>
        </w:r>
      </w:ins>
      <w:ins w:id="51" w:author="Claire S" w:date="2026-07-31T15:36:00Z" w16du:dateUtc="2026-07-31T14:36:00Z">
        <w:r w:rsidR="003334BB">
          <w:rPr>
            <w:rFonts w:ascii="Cambria" w:hAnsi="Cambria"/>
            <w:sz w:val="28"/>
            <w:szCs w:val="28"/>
          </w:rPr>
          <w:t>;</w:t>
        </w:r>
      </w:ins>
      <w:ins w:id="52" w:author="Claire S" w:date="2026-07-31T11:56:00Z" w16du:dateUtc="2026-07-31T10:56:00Z">
        <w:r w:rsidR="00EB3ABE">
          <w:rPr>
            <w:rFonts w:ascii="Cambria" w:hAnsi="Cambria"/>
            <w:sz w:val="28"/>
            <w:szCs w:val="28"/>
          </w:rPr>
          <w:t xml:space="preserve"> t</w:t>
        </w:r>
      </w:ins>
      <w:ins w:id="53" w:author="Claire S" w:date="2026-07-17T09:10:00Z" w16du:dateUtc="2026-07-17T08:10:00Z">
        <w:r w:rsidR="00480188">
          <w:rPr>
            <w:rFonts w:ascii="Cambria" w:hAnsi="Cambria"/>
            <w:sz w:val="28"/>
            <w:szCs w:val="28"/>
          </w:rPr>
          <w:t xml:space="preserve">he office was always empty, apart from the rare eager beaver cross-eyed at their computer, and no one cared if Melvin </w:t>
        </w:r>
      </w:ins>
      <w:ins w:id="54" w:author="Claire S" w:date="2026-07-17T09:19:00Z" w16du:dateUtc="2026-07-17T08:19:00Z">
        <w:r>
          <w:rPr>
            <w:rFonts w:ascii="Cambria" w:hAnsi="Cambria"/>
            <w:sz w:val="28"/>
            <w:szCs w:val="28"/>
          </w:rPr>
          <w:t>took</w:t>
        </w:r>
      </w:ins>
      <w:ins w:id="55" w:author="Claire S" w:date="2026-07-17T09:10:00Z" w16du:dateUtc="2026-07-17T08:10:00Z">
        <w:r w:rsidR="00480188">
          <w:rPr>
            <w:rFonts w:ascii="Cambria" w:hAnsi="Cambria"/>
            <w:sz w:val="28"/>
            <w:szCs w:val="28"/>
          </w:rPr>
          <w:t xml:space="preserve"> the odd break</w:t>
        </w:r>
      </w:ins>
      <w:ins w:id="56" w:author="Claire S" w:date="2026-07-17T09:19:00Z" w16du:dateUtc="2026-07-17T08:19:00Z">
        <w:r>
          <w:rPr>
            <w:rFonts w:ascii="Cambria" w:hAnsi="Cambria"/>
            <w:sz w:val="28"/>
            <w:szCs w:val="28"/>
          </w:rPr>
          <w:t>,</w:t>
        </w:r>
      </w:ins>
      <w:ins w:id="57" w:author="Claire S" w:date="2026-07-17T09:10:00Z" w16du:dateUtc="2026-07-17T08:10:00Z">
        <w:r w:rsidR="00480188">
          <w:rPr>
            <w:rFonts w:ascii="Cambria" w:hAnsi="Cambria"/>
            <w:sz w:val="28"/>
            <w:szCs w:val="28"/>
          </w:rPr>
          <w:t xml:space="preserve"> or watched the footie</w:t>
        </w:r>
      </w:ins>
      <w:ins w:id="58" w:author="Claire S" w:date="2026-07-17T09:17:00Z" w16du:dateUtc="2026-07-17T08:17:00Z">
        <w:r w:rsidR="00683066">
          <w:rPr>
            <w:rFonts w:ascii="Cambria" w:hAnsi="Cambria"/>
            <w:sz w:val="28"/>
            <w:szCs w:val="28"/>
          </w:rPr>
          <w:t xml:space="preserve"> on his phone</w:t>
        </w:r>
      </w:ins>
      <w:ins w:id="59" w:author="Claire S" w:date="2026-07-17T09:10:00Z" w16du:dateUtc="2026-07-17T08:10:00Z">
        <w:r w:rsidR="00480188">
          <w:rPr>
            <w:rFonts w:ascii="Cambria" w:hAnsi="Cambria"/>
            <w:sz w:val="28"/>
            <w:szCs w:val="28"/>
          </w:rPr>
          <w:t xml:space="preserve">: </w:t>
        </w:r>
      </w:ins>
      <w:ins w:id="60" w:author="Claire S" w:date="2026-07-17T09:19:00Z" w16du:dateUtc="2026-07-17T08:19:00Z">
        <w:r>
          <w:rPr>
            <w:rFonts w:ascii="Cambria" w:hAnsi="Cambria"/>
            <w:sz w:val="28"/>
            <w:szCs w:val="28"/>
          </w:rPr>
          <w:t xml:space="preserve">honestly, </w:t>
        </w:r>
      </w:ins>
      <w:ins w:id="61" w:author="Claire S" w:date="2026-07-17T09:20:00Z" w16du:dateUtc="2026-07-17T08:20:00Z">
        <w:r>
          <w:rPr>
            <w:rFonts w:ascii="Cambria" w:hAnsi="Cambria"/>
            <w:sz w:val="28"/>
            <w:szCs w:val="28"/>
          </w:rPr>
          <w:t>Sundays were</w:t>
        </w:r>
      </w:ins>
      <w:ins w:id="62" w:author="Claire S" w:date="2026-07-17T09:19:00Z" w16du:dateUtc="2026-07-17T08:19:00Z">
        <w:r>
          <w:rPr>
            <w:rFonts w:ascii="Cambria" w:hAnsi="Cambria"/>
            <w:sz w:val="28"/>
            <w:szCs w:val="28"/>
          </w:rPr>
          <w:t xml:space="preserve"> </w:t>
        </w:r>
      </w:ins>
      <w:ins w:id="63" w:author="Claire S" w:date="2026-07-17T10:10:00Z" w16du:dateUtc="2026-07-17T09:10:00Z">
        <w:r w:rsidR="003D5D41">
          <w:rPr>
            <w:rFonts w:ascii="Cambria" w:hAnsi="Cambria"/>
            <w:sz w:val="28"/>
            <w:szCs w:val="28"/>
          </w:rPr>
          <w:t>cushy</w:t>
        </w:r>
      </w:ins>
      <w:ins w:id="64" w:author="Claire S" w:date="2026-07-17T09:19:00Z" w16du:dateUtc="2026-07-17T08:19:00Z">
        <w:r>
          <w:rPr>
            <w:rFonts w:ascii="Cambria" w:hAnsi="Cambria"/>
            <w:sz w:val="28"/>
            <w:szCs w:val="28"/>
          </w:rPr>
          <w:t xml:space="preserve">. </w:t>
        </w:r>
      </w:ins>
    </w:p>
    <w:p w14:paraId="51C30C58" w14:textId="2032C6AF" w:rsidR="00480188" w:rsidRDefault="00480188" w:rsidP="00480188">
      <w:pPr>
        <w:spacing w:line="360" w:lineRule="auto"/>
        <w:ind w:firstLine="720"/>
        <w:contextualSpacing/>
        <w:rPr>
          <w:ins w:id="65" w:author="Claire S" w:date="2026-07-17T09:10:00Z" w16du:dateUtc="2026-07-17T08:10:00Z"/>
          <w:rFonts w:ascii="Cambria" w:hAnsi="Cambria"/>
          <w:sz w:val="28"/>
          <w:szCs w:val="28"/>
        </w:rPr>
      </w:pPr>
      <w:ins w:id="66" w:author="Claire S" w:date="2026-07-17T09:10:00Z" w16du:dateUtc="2026-07-17T08:10:00Z">
        <w:r>
          <w:rPr>
            <w:rFonts w:ascii="Cambria" w:hAnsi="Cambria"/>
            <w:sz w:val="28"/>
            <w:szCs w:val="28"/>
          </w:rPr>
          <w:t>Except this morning.</w:t>
        </w:r>
      </w:ins>
      <w:ins w:id="67" w:author="Claire S" w:date="2026-07-17T10:11:00Z" w16du:dateUtc="2026-07-17T09:11:00Z">
        <w:r w:rsidR="002F3557">
          <w:rPr>
            <w:rFonts w:ascii="Cambria" w:hAnsi="Cambria"/>
            <w:sz w:val="28"/>
            <w:szCs w:val="28"/>
          </w:rPr>
          <w:t xml:space="preserve"> </w:t>
        </w:r>
      </w:ins>
    </w:p>
    <w:p w14:paraId="42BD7A6A" w14:textId="0824F6BA" w:rsidR="00480188" w:rsidRDefault="00480188" w:rsidP="00480188">
      <w:pPr>
        <w:spacing w:line="360" w:lineRule="auto"/>
        <w:contextualSpacing/>
        <w:rPr>
          <w:ins w:id="68" w:author="Claire S" w:date="2026-08-25T10:57:00Z" w16du:dateUtc="2026-08-25T09:57:00Z"/>
          <w:rFonts w:ascii="Cambria" w:hAnsi="Cambria"/>
          <w:sz w:val="28"/>
          <w:szCs w:val="28"/>
        </w:rPr>
      </w:pPr>
      <w:ins w:id="69" w:author="Claire S" w:date="2026-07-17T09:10:00Z" w16du:dateUtc="2026-07-17T08:10:00Z">
        <w:r>
          <w:rPr>
            <w:rFonts w:ascii="Cambria" w:hAnsi="Cambria"/>
            <w:sz w:val="28"/>
            <w:szCs w:val="28"/>
          </w:rPr>
          <w:tab/>
          <w:t>‘Oh</w:t>
        </w:r>
      </w:ins>
      <w:ins w:id="70" w:author="Claire S" w:date="2026-07-31T15:38:00Z" w16du:dateUtc="2026-07-31T14:38:00Z">
        <w:r w:rsidR="007C7D31">
          <w:rPr>
            <w:rFonts w:ascii="Cambria" w:hAnsi="Cambria"/>
            <w:sz w:val="28"/>
            <w:szCs w:val="28"/>
          </w:rPr>
          <w:t>,</w:t>
        </w:r>
      </w:ins>
      <w:ins w:id="71" w:author="Claire S" w:date="2026-07-17T09:10:00Z" w16du:dateUtc="2026-07-17T08:10:00Z">
        <w:r>
          <w:rPr>
            <w:rFonts w:ascii="Cambria" w:hAnsi="Cambria"/>
            <w:sz w:val="28"/>
            <w:szCs w:val="28"/>
          </w:rPr>
          <w:t xml:space="preserve"> </w:t>
        </w:r>
      </w:ins>
      <w:ins w:id="72" w:author="Claire S" w:date="2026-07-30T15:42:00Z" w16du:dateUtc="2026-07-30T14:42:00Z">
        <w:r w:rsidR="00DB5260">
          <w:rPr>
            <w:rFonts w:ascii="Cambria" w:hAnsi="Cambria"/>
            <w:sz w:val="28"/>
            <w:szCs w:val="28"/>
          </w:rPr>
          <w:t>sweet Jesus</w:t>
        </w:r>
      </w:ins>
      <w:ins w:id="73" w:author="Claire S" w:date="2026-07-18T19:43:00Z" w16du:dateUtc="2026-07-18T18:43:00Z">
        <w:r w:rsidR="00B6420C">
          <w:rPr>
            <w:rFonts w:ascii="Cambria" w:hAnsi="Cambria"/>
            <w:sz w:val="28"/>
            <w:szCs w:val="28"/>
          </w:rPr>
          <w:t>.</w:t>
        </w:r>
      </w:ins>
      <w:ins w:id="74" w:author="Claire S" w:date="2026-07-17T09:10:00Z" w16du:dateUtc="2026-07-17T08:10:00Z">
        <w:r>
          <w:rPr>
            <w:rFonts w:ascii="Cambria" w:hAnsi="Cambria"/>
            <w:sz w:val="28"/>
            <w:szCs w:val="28"/>
          </w:rPr>
          <w:t>’ Melvin</w:t>
        </w:r>
      </w:ins>
      <w:ins w:id="75" w:author="Claire S" w:date="2026-07-31T15:38:00Z" w16du:dateUtc="2026-07-31T14:38:00Z">
        <w:r w:rsidR="007C7D31">
          <w:rPr>
            <w:rFonts w:ascii="Cambria" w:hAnsi="Cambria"/>
            <w:sz w:val="28"/>
            <w:szCs w:val="28"/>
          </w:rPr>
          <w:t xml:space="preserve">’s skin </w:t>
        </w:r>
      </w:ins>
      <w:ins w:id="76" w:author="Claire S" w:date="2026-08-03T15:51:00Z" w16du:dateUtc="2026-08-03T14:51:00Z">
        <w:r w:rsidR="00C35FF2">
          <w:rPr>
            <w:rFonts w:ascii="Cambria" w:hAnsi="Cambria"/>
            <w:sz w:val="28"/>
            <w:szCs w:val="28"/>
          </w:rPr>
          <w:t xml:space="preserve">turned </w:t>
        </w:r>
      </w:ins>
      <w:ins w:id="77" w:author="Claire S" w:date="2026-07-31T15:38:00Z" w16du:dateUtc="2026-07-31T14:38:00Z">
        <w:r w:rsidR="007C7D31">
          <w:rPr>
            <w:rFonts w:ascii="Cambria" w:hAnsi="Cambria"/>
            <w:sz w:val="28"/>
            <w:szCs w:val="28"/>
          </w:rPr>
          <w:t>clammy as he</w:t>
        </w:r>
      </w:ins>
      <w:ins w:id="78" w:author="Claire S" w:date="2026-07-31T15:37:00Z" w16du:dateUtc="2026-07-31T14:37:00Z">
        <w:r w:rsidR="007C7D31">
          <w:rPr>
            <w:rFonts w:ascii="Cambria" w:hAnsi="Cambria"/>
            <w:sz w:val="28"/>
            <w:szCs w:val="28"/>
          </w:rPr>
          <w:t xml:space="preserve"> </w:t>
        </w:r>
      </w:ins>
      <w:ins w:id="79" w:author="Claire S" w:date="2026-07-17T09:10:00Z" w16du:dateUtc="2026-07-17T08:10:00Z">
        <w:r>
          <w:rPr>
            <w:rFonts w:ascii="Cambria" w:hAnsi="Cambria"/>
            <w:sz w:val="28"/>
            <w:szCs w:val="28"/>
          </w:rPr>
          <w:t>star</w:t>
        </w:r>
      </w:ins>
      <w:ins w:id="80" w:author="Claire S" w:date="2026-07-18T00:02:00Z" w16du:dateUtc="2026-07-17T23:02:00Z">
        <w:r w:rsidR="005B1192">
          <w:rPr>
            <w:rFonts w:ascii="Cambria" w:hAnsi="Cambria"/>
            <w:sz w:val="28"/>
            <w:szCs w:val="28"/>
          </w:rPr>
          <w:t>ed</w:t>
        </w:r>
      </w:ins>
      <w:ins w:id="81" w:author="Claire S" w:date="2026-07-17T09:10:00Z" w16du:dateUtc="2026-07-17T08:10:00Z">
        <w:r>
          <w:rPr>
            <w:rFonts w:ascii="Cambria" w:hAnsi="Cambria"/>
            <w:sz w:val="28"/>
            <w:szCs w:val="28"/>
          </w:rPr>
          <w:t xml:space="preserve"> into the small glass box of a private office, one of a few off the main</w:t>
        </w:r>
        <w:r w:rsidRPr="00BE6014">
          <w:rPr>
            <w:rFonts w:ascii="Cambria" w:hAnsi="Cambria"/>
            <w:sz w:val="28"/>
            <w:szCs w:val="28"/>
            <w:rPrChange w:id="82" w:author="Claire S" w:date="2026-07-17T10:04:00Z" w16du:dateUtc="2026-07-17T09:04:00Z">
              <w:rPr>
                <w:rFonts w:ascii="Cambria" w:hAnsi="Cambria"/>
                <w:sz w:val="28"/>
                <w:szCs w:val="28"/>
                <w:highlight w:val="yellow"/>
              </w:rPr>
            </w:rPrChange>
          </w:rPr>
          <w:t xml:space="preserve"> </w:t>
        </w:r>
      </w:ins>
      <w:ins w:id="83" w:author="Claire S" w:date="2026-07-17T09:21:00Z" w16du:dateUtc="2026-07-17T08:21:00Z">
        <w:r w:rsidR="00C23D7B" w:rsidRPr="00BE6014">
          <w:rPr>
            <w:rFonts w:ascii="Cambria" w:hAnsi="Cambria"/>
            <w:sz w:val="28"/>
            <w:szCs w:val="28"/>
            <w:rPrChange w:id="84" w:author="Claire S" w:date="2026-07-17T10:04:00Z" w16du:dateUtc="2026-07-17T09:04:00Z">
              <w:rPr>
                <w:rFonts w:ascii="Cambria" w:hAnsi="Cambria"/>
                <w:sz w:val="28"/>
                <w:szCs w:val="28"/>
                <w:highlight w:val="yellow"/>
              </w:rPr>
            </w:rPrChange>
          </w:rPr>
          <w:t xml:space="preserve">open-plan </w:t>
        </w:r>
      </w:ins>
      <w:ins w:id="85" w:author="Claire S" w:date="2026-07-17T09:10:00Z" w16du:dateUtc="2026-07-17T08:10:00Z">
        <w:r w:rsidRPr="00BE6014">
          <w:rPr>
            <w:rFonts w:ascii="Cambria" w:hAnsi="Cambria"/>
            <w:sz w:val="28"/>
            <w:szCs w:val="28"/>
            <w:rPrChange w:id="86" w:author="Claire S" w:date="2026-07-17T10:04:00Z" w16du:dateUtc="2026-07-17T09:04:00Z">
              <w:rPr>
                <w:rFonts w:ascii="Cambria" w:hAnsi="Cambria"/>
                <w:sz w:val="28"/>
                <w:szCs w:val="28"/>
                <w:highlight w:val="yellow"/>
              </w:rPr>
            </w:rPrChange>
          </w:rPr>
          <w:t>floor</w:t>
        </w:r>
      </w:ins>
      <w:ins w:id="87" w:author="Claire S" w:date="2026-07-17T09:11:00Z" w16du:dateUtc="2026-07-17T08:11:00Z">
        <w:r w:rsidR="00B14E67">
          <w:rPr>
            <w:rFonts w:ascii="Cambria" w:hAnsi="Cambria"/>
            <w:sz w:val="28"/>
            <w:szCs w:val="28"/>
          </w:rPr>
          <w:t>.</w:t>
        </w:r>
      </w:ins>
      <w:ins w:id="88" w:author="Claire S" w:date="2026-07-31T15:38:00Z" w16du:dateUtc="2026-07-31T14:38:00Z">
        <w:r w:rsidR="007C7D31">
          <w:rPr>
            <w:rFonts w:ascii="Cambria" w:hAnsi="Cambria"/>
            <w:sz w:val="28"/>
            <w:szCs w:val="28"/>
          </w:rPr>
          <w:t xml:space="preserve"> ‘What the hell</w:t>
        </w:r>
      </w:ins>
      <w:ins w:id="89" w:author="Claire S" w:date="2026-08-06T20:30:00Z" w16du:dateUtc="2026-08-06T19:30:00Z">
        <w:r w:rsidR="00E553BF">
          <w:rPr>
            <w:rFonts w:ascii="Cambria" w:hAnsi="Cambria"/>
            <w:sz w:val="28"/>
            <w:szCs w:val="28"/>
          </w:rPr>
          <w:t>—</w:t>
        </w:r>
      </w:ins>
      <w:ins w:id="90" w:author="Claire S" w:date="2026-07-31T15:38:00Z" w16du:dateUtc="2026-07-31T14:38:00Z">
        <w:r w:rsidR="007C7D31">
          <w:rPr>
            <w:rFonts w:ascii="Cambria" w:hAnsi="Cambria"/>
            <w:sz w:val="28"/>
            <w:szCs w:val="28"/>
          </w:rPr>
          <w:t>’</w:t>
        </w:r>
      </w:ins>
    </w:p>
    <w:p w14:paraId="10873989" w14:textId="10C7C221" w:rsidR="00A210E9" w:rsidRDefault="00A210E9">
      <w:pPr>
        <w:spacing w:line="360" w:lineRule="auto"/>
        <w:ind w:firstLine="720"/>
        <w:contextualSpacing/>
        <w:rPr>
          <w:ins w:id="91" w:author="Claire S" w:date="2026-07-17T09:10:00Z" w16du:dateUtc="2026-07-17T08:10:00Z"/>
          <w:rFonts w:ascii="Cambria" w:hAnsi="Cambria"/>
          <w:sz w:val="28"/>
          <w:szCs w:val="28"/>
        </w:rPr>
        <w:pPrChange w:id="92" w:author="Claire S" w:date="2026-08-25T10:57:00Z" w16du:dateUtc="2026-08-25T09:57:00Z">
          <w:pPr>
            <w:spacing w:line="360" w:lineRule="auto"/>
            <w:contextualSpacing/>
          </w:pPr>
        </w:pPrChange>
      </w:pPr>
      <w:ins w:id="93" w:author="Claire S" w:date="2026-08-25T10:57:00Z" w16du:dateUtc="2026-08-25T09:57:00Z">
        <w:r>
          <w:rPr>
            <w:rFonts w:ascii="Cambria" w:hAnsi="Cambria"/>
            <w:sz w:val="28"/>
            <w:szCs w:val="28"/>
          </w:rPr>
          <w:t xml:space="preserve">This morning was </w:t>
        </w:r>
      </w:ins>
      <w:ins w:id="94" w:author="Claire S" w:date="2026-08-28T19:33:00Z" w16du:dateUtc="2026-08-28T18:33:00Z">
        <w:r w:rsidR="00E46910">
          <w:rPr>
            <w:rFonts w:ascii="Cambria" w:hAnsi="Cambria"/>
            <w:sz w:val="28"/>
            <w:szCs w:val="28"/>
          </w:rPr>
          <w:t xml:space="preserve">going to be </w:t>
        </w:r>
      </w:ins>
      <w:ins w:id="95" w:author="Claire S" w:date="2026-08-25T10:57:00Z" w16du:dateUtc="2026-08-25T09:57:00Z">
        <w:r>
          <w:rPr>
            <w:rFonts w:ascii="Cambria" w:hAnsi="Cambria"/>
            <w:sz w:val="28"/>
            <w:szCs w:val="28"/>
          </w:rPr>
          <w:t>very different…</w:t>
        </w:r>
      </w:ins>
    </w:p>
    <w:p w14:paraId="7A0E044E" w14:textId="467625C7" w:rsidR="00480188" w:rsidRDefault="00480188" w:rsidP="00480188">
      <w:pPr>
        <w:spacing w:line="360" w:lineRule="auto"/>
        <w:ind w:firstLine="720"/>
        <w:contextualSpacing/>
        <w:rPr>
          <w:ins w:id="96" w:author="Claire S" w:date="2026-07-17T09:10:00Z" w16du:dateUtc="2026-07-17T08:10:00Z"/>
          <w:rFonts w:ascii="Cambria" w:hAnsi="Cambria"/>
          <w:sz w:val="28"/>
          <w:szCs w:val="28"/>
        </w:rPr>
      </w:pPr>
      <w:ins w:id="97" w:author="Claire S" w:date="2026-07-17T09:10:00Z" w16du:dateUtc="2026-07-17T08:10:00Z">
        <w:r>
          <w:rPr>
            <w:rFonts w:ascii="Cambria" w:hAnsi="Cambria"/>
            <w:sz w:val="28"/>
            <w:szCs w:val="28"/>
          </w:rPr>
          <w:t xml:space="preserve">Despite his new job, </w:t>
        </w:r>
      </w:ins>
      <w:ins w:id="98" w:author="Claire S" w:date="2026-07-17T09:12:00Z" w16du:dateUtc="2026-07-17T08:12:00Z">
        <w:r w:rsidR="00C55E62">
          <w:rPr>
            <w:rFonts w:ascii="Cambria" w:hAnsi="Cambria"/>
            <w:sz w:val="28"/>
            <w:szCs w:val="28"/>
          </w:rPr>
          <w:t xml:space="preserve">Melvin </w:t>
        </w:r>
      </w:ins>
      <w:ins w:id="99" w:author="Claire S" w:date="2026-07-17T09:13:00Z" w16du:dateUtc="2026-07-17T08:13:00Z">
        <w:r w:rsidR="00602F59">
          <w:rPr>
            <w:rFonts w:ascii="Cambria" w:hAnsi="Cambria"/>
            <w:sz w:val="28"/>
            <w:szCs w:val="28"/>
          </w:rPr>
          <w:t xml:space="preserve">had no idea that the </w:t>
        </w:r>
      </w:ins>
      <w:ins w:id="100" w:author="Claire S" w:date="2026-07-17T09:28:00Z" w16du:dateUtc="2026-07-17T08:28:00Z">
        <w:r w:rsidR="0096242C">
          <w:rPr>
            <w:rFonts w:ascii="Cambria" w:hAnsi="Cambria"/>
            <w:sz w:val="28"/>
            <w:szCs w:val="28"/>
          </w:rPr>
          <w:t>apparent best</w:t>
        </w:r>
      </w:ins>
      <w:ins w:id="101" w:author="Claire S" w:date="2026-07-17T09:13:00Z" w16du:dateUtc="2026-07-17T08:13:00Z">
        <w:r w:rsidR="00602F59">
          <w:rPr>
            <w:rFonts w:ascii="Cambria" w:hAnsi="Cambria"/>
            <w:sz w:val="28"/>
            <w:szCs w:val="28"/>
          </w:rPr>
          <w:t xml:space="preserve"> of </w:t>
        </w:r>
      </w:ins>
      <w:ins w:id="102" w:author="Claire S" w:date="2026-07-17T09:14:00Z" w16du:dateUtc="2026-07-17T08:14:00Z">
        <w:r w:rsidR="00A93F27">
          <w:rPr>
            <w:rFonts w:ascii="Cambria" w:hAnsi="Cambria"/>
            <w:sz w:val="28"/>
            <w:szCs w:val="28"/>
          </w:rPr>
          <w:t>the literary world</w:t>
        </w:r>
      </w:ins>
      <w:ins w:id="103" w:author="Claire S" w:date="2026-07-17T09:13:00Z" w16du:dateUtc="2026-07-17T08:13:00Z">
        <w:r w:rsidR="00602F59">
          <w:rPr>
            <w:rFonts w:ascii="Cambria" w:hAnsi="Cambria"/>
            <w:sz w:val="28"/>
            <w:szCs w:val="28"/>
          </w:rPr>
          <w:t xml:space="preserve"> had assembled in London’s Savoy Hotel last night for the Book Awards.  Y</w:t>
        </w:r>
      </w:ins>
      <w:ins w:id="104" w:author="Claire S" w:date="2026-07-17T09:10:00Z" w16du:dateUtc="2026-07-17T08:10:00Z">
        <w:r>
          <w:rPr>
            <w:rFonts w:ascii="Cambria" w:hAnsi="Cambria"/>
            <w:sz w:val="28"/>
            <w:szCs w:val="28"/>
          </w:rPr>
          <w:t>esterday evening</w:t>
        </w:r>
      </w:ins>
      <w:ins w:id="105" w:author="Claire S" w:date="2026-07-17T09:13:00Z" w16du:dateUtc="2026-07-17T08:13:00Z">
        <w:r w:rsidR="00602F59">
          <w:rPr>
            <w:rFonts w:ascii="Cambria" w:hAnsi="Cambria"/>
            <w:sz w:val="28"/>
            <w:szCs w:val="28"/>
          </w:rPr>
          <w:t>, Melvin had b</w:t>
        </w:r>
      </w:ins>
      <w:ins w:id="106" w:author="Claire S" w:date="2026-07-17T09:10:00Z" w16du:dateUtc="2026-07-17T08:10:00Z">
        <w:r>
          <w:rPr>
            <w:rFonts w:ascii="Cambria" w:hAnsi="Cambria"/>
            <w:sz w:val="28"/>
            <w:szCs w:val="28"/>
          </w:rPr>
          <w:t xml:space="preserve">een </w:t>
        </w:r>
      </w:ins>
      <w:ins w:id="107" w:author="Claire S" w:date="2026-07-17T09:13:00Z" w16du:dateUtc="2026-07-17T08:13:00Z">
        <w:r w:rsidR="00602F59">
          <w:rPr>
            <w:rFonts w:ascii="Cambria" w:hAnsi="Cambria"/>
            <w:sz w:val="28"/>
            <w:szCs w:val="28"/>
          </w:rPr>
          <w:t>happily oblivious</w:t>
        </w:r>
      </w:ins>
      <w:ins w:id="108" w:author="Claire S" w:date="2026-07-17T09:10:00Z" w16du:dateUtc="2026-07-17T08:10:00Z">
        <w:r>
          <w:rPr>
            <w:rFonts w:ascii="Cambria" w:hAnsi="Cambria"/>
            <w:sz w:val="28"/>
            <w:szCs w:val="28"/>
          </w:rPr>
          <w:t>, having a kickabout</w:t>
        </w:r>
      </w:ins>
      <w:ins w:id="109" w:author="Claire S" w:date="2026-07-17T16:30:00Z" w16du:dateUtc="2026-07-17T15:30:00Z">
        <w:r w:rsidR="00EB7583">
          <w:rPr>
            <w:rFonts w:ascii="Cambria" w:hAnsi="Cambria"/>
            <w:sz w:val="28"/>
            <w:szCs w:val="28"/>
          </w:rPr>
          <w:t xml:space="preserve"> with his young sons</w:t>
        </w:r>
      </w:ins>
      <w:ins w:id="110" w:author="Claire S" w:date="2026-07-17T09:10:00Z" w16du:dateUtc="2026-07-17T08:10:00Z">
        <w:r>
          <w:rPr>
            <w:rFonts w:ascii="Cambria" w:hAnsi="Cambria"/>
            <w:sz w:val="28"/>
            <w:szCs w:val="28"/>
          </w:rPr>
          <w:t xml:space="preserve"> beneath the floodlights</w:t>
        </w:r>
      </w:ins>
      <w:ins w:id="111" w:author="Claire S" w:date="2026-07-17T09:15:00Z" w16du:dateUtc="2026-07-17T08:15:00Z">
        <w:r w:rsidR="00A93F27">
          <w:rPr>
            <w:rFonts w:ascii="Cambria" w:hAnsi="Cambria"/>
            <w:sz w:val="28"/>
            <w:szCs w:val="28"/>
          </w:rPr>
          <w:t xml:space="preserve"> in </w:t>
        </w:r>
      </w:ins>
      <w:ins w:id="112" w:author="Claire S" w:date="2026-07-17T16:31:00Z" w16du:dateUtc="2026-07-17T15:31:00Z">
        <w:r w:rsidR="00EB7583">
          <w:rPr>
            <w:rFonts w:ascii="Cambria" w:hAnsi="Cambria"/>
            <w:sz w:val="28"/>
            <w:szCs w:val="28"/>
          </w:rPr>
          <w:t>their</w:t>
        </w:r>
      </w:ins>
      <w:ins w:id="113" w:author="Claire S" w:date="2026-07-17T09:15:00Z" w16du:dateUtc="2026-07-17T08:15:00Z">
        <w:r w:rsidR="00A93F27">
          <w:rPr>
            <w:rFonts w:ascii="Cambria" w:hAnsi="Cambria"/>
            <w:sz w:val="28"/>
            <w:szCs w:val="28"/>
          </w:rPr>
          <w:t xml:space="preserve"> local park</w:t>
        </w:r>
      </w:ins>
      <w:ins w:id="114" w:author="Claire S" w:date="2026-07-17T09:10:00Z" w16du:dateUtc="2026-07-17T08:10:00Z">
        <w:r>
          <w:rPr>
            <w:rFonts w:ascii="Cambria" w:hAnsi="Cambria"/>
            <w:sz w:val="28"/>
            <w:szCs w:val="28"/>
          </w:rPr>
          <w:t xml:space="preserve">.  </w:t>
        </w:r>
      </w:ins>
    </w:p>
    <w:p w14:paraId="06C80F56" w14:textId="64FF33A4" w:rsidR="00480188" w:rsidRDefault="00480188" w:rsidP="00480188">
      <w:pPr>
        <w:spacing w:line="360" w:lineRule="auto"/>
        <w:ind w:firstLine="720"/>
        <w:contextualSpacing/>
        <w:rPr>
          <w:ins w:id="115" w:author="Claire S" w:date="2026-07-17T09:10:00Z" w16du:dateUtc="2026-07-17T08:10:00Z"/>
          <w:rFonts w:ascii="Cambria" w:hAnsi="Cambria"/>
          <w:sz w:val="28"/>
          <w:szCs w:val="28"/>
        </w:rPr>
      </w:pPr>
      <w:ins w:id="116" w:author="Claire S" w:date="2026-07-17T09:10:00Z" w16du:dateUtc="2026-07-17T08:10:00Z">
        <w:r>
          <w:rPr>
            <w:rFonts w:ascii="Cambria" w:hAnsi="Cambria"/>
            <w:sz w:val="28"/>
            <w:szCs w:val="28"/>
          </w:rPr>
          <w:t>But the body that slumped now from the back of a door in Langley &amp; Co</w:t>
        </w:r>
      </w:ins>
      <w:ins w:id="117" w:author="Claire S" w:date="2026-07-17T10:12:00Z" w16du:dateUtc="2026-07-17T09:12:00Z">
        <w:r w:rsidR="00A778F5">
          <w:rPr>
            <w:rFonts w:ascii="Cambria" w:hAnsi="Cambria"/>
            <w:sz w:val="28"/>
            <w:szCs w:val="28"/>
          </w:rPr>
          <w:t>.</w:t>
        </w:r>
      </w:ins>
      <w:ins w:id="118" w:author="Claire S" w:date="2026-07-17T09:14:00Z" w16du:dateUtc="2026-07-17T08:14:00Z">
        <w:r w:rsidR="00602F59">
          <w:rPr>
            <w:rFonts w:ascii="Cambria" w:hAnsi="Cambria"/>
            <w:sz w:val="28"/>
            <w:szCs w:val="28"/>
          </w:rPr>
          <w:t>’</w:t>
        </w:r>
      </w:ins>
      <w:ins w:id="119" w:author="Claire S" w:date="2026-07-17T09:10:00Z" w16du:dateUtc="2026-07-17T08:10:00Z">
        <w:r>
          <w:rPr>
            <w:rFonts w:ascii="Cambria" w:hAnsi="Cambria"/>
            <w:sz w:val="28"/>
            <w:szCs w:val="28"/>
          </w:rPr>
          <w:t xml:space="preserve">s </w:t>
        </w:r>
      </w:ins>
      <w:ins w:id="120" w:author="Claire S" w:date="2026-07-17T09:14:00Z" w16du:dateUtc="2026-07-17T08:14:00Z">
        <w:r w:rsidR="00602F59">
          <w:rPr>
            <w:rFonts w:ascii="Cambria" w:hAnsi="Cambria"/>
            <w:sz w:val="28"/>
            <w:szCs w:val="28"/>
          </w:rPr>
          <w:t xml:space="preserve">flashy London </w:t>
        </w:r>
      </w:ins>
      <w:ins w:id="121" w:author="Claire S" w:date="2026-07-17T09:10:00Z" w16du:dateUtc="2026-07-17T08:10:00Z">
        <w:r>
          <w:rPr>
            <w:rFonts w:ascii="Cambria" w:hAnsi="Cambria"/>
            <w:sz w:val="28"/>
            <w:szCs w:val="28"/>
          </w:rPr>
          <w:t xml:space="preserve">office? That </w:t>
        </w:r>
        <w:r w:rsidRPr="00421AB8">
          <w:rPr>
            <w:rFonts w:ascii="Cambria" w:hAnsi="Cambria"/>
            <w:sz w:val="28"/>
            <w:szCs w:val="28"/>
          </w:rPr>
          <w:t>was</w:t>
        </w:r>
        <w:r>
          <w:rPr>
            <w:rFonts w:ascii="Cambria" w:hAnsi="Cambria"/>
            <w:sz w:val="28"/>
            <w:szCs w:val="28"/>
          </w:rPr>
          <w:t xml:space="preserve"> one hundred per cent </w:t>
        </w:r>
      </w:ins>
      <w:ins w:id="122" w:author="Claire S" w:date="2026-07-17T09:15:00Z" w16du:dateUtc="2026-07-17T08:15:00Z">
        <w:r w:rsidR="00EB1EB3">
          <w:rPr>
            <w:rFonts w:ascii="Cambria" w:hAnsi="Cambria"/>
            <w:sz w:val="28"/>
            <w:szCs w:val="28"/>
          </w:rPr>
          <w:t xml:space="preserve">right there in front of </w:t>
        </w:r>
      </w:ins>
      <w:ins w:id="123" w:author="Claire S" w:date="2026-07-17T16:31:00Z" w16du:dateUtc="2026-07-17T15:31:00Z">
        <w:r w:rsidR="00EB7583">
          <w:rPr>
            <w:rFonts w:ascii="Cambria" w:hAnsi="Cambria"/>
            <w:sz w:val="28"/>
            <w:szCs w:val="28"/>
          </w:rPr>
          <w:t>Melvin</w:t>
        </w:r>
      </w:ins>
      <w:ins w:id="124" w:author="Claire S" w:date="2026-07-17T09:10:00Z" w16du:dateUtc="2026-07-17T08:10:00Z">
        <w:r>
          <w:rPr>
            <w:rFonts w:ascii="Cambria" w:hAnsi="Cambria"/>
            <w:sz w:val="28"/>
            <w:szCs w:val="28"/>
          </w:rPr>
          <w:t xml:space="preserve">. Or rather, it had been real </w:t>
        </w:r>
        <w:r w:rsidRPr="00421AB8">
          <w:rPr>
            <w:rFonts w:ascii="Cambria" w:hAnsi="Cambria"/>
            <w:i/>
            <w:iCs/>
            <w:sz w:val="28"/>
            <w:szCs w:val="28"/>
          </w:rPr>
          <w:t>once</w:t>
        </w:r>
        <w:r>
          <w:rPr>
            <w:rFonts w:ascii="Cambria" w:hAnsi="Cambria"/>
            <w:sz w:val="28"/>
            <w:szCs w:val="28"/>
          </w:rPr>
          <w:t xml:space="preserve">; a living, breathing, loving, fighting human. </w:t>
        </w:r>
      </w:ins>
    </w:p>
    <w:p w14:paraId="44011867" w14:textId="131894C7" w:rsidR="00480188" w:rsidRDefault="00480188" w:rsidP="00480188">
      <w:pPr>
        <w:spacing w:line="360" w:lineRule="auto"/>
        <w:ind w:firstLine="720"/>
        <w:contextualSpacing/>
        <w:rPr>
          <w:ins w:id="125" w:author="Claire S" w:date="2026-07-17T09:10:00Z" w16du:dateUtc="2026-07-17T08:10:00Z"/>
          <w:rFonts w:ascii="Cambria" w:hAnsi="Cambria"/>
          <w:sz w:val="28"/>
          <w:szCs w:val="28"/>
        </w:rPr>
      </w:pPr>
      <w:ins w:id="126" w:author="Claire S" w:date="2026-07-17T09:10:00Z" w16du:dateUtc="2026-07-17T08:10:00Z">
        <w:r>
          <w:rPr>
            <w:rFonts w:ascii="Cambria" w:hAnsi="Cambria"/>
            <w:sz w:val="28"/>
            <w:szCs w:val="28"/>
          </w:rPr>
          <w:t>Now, though, all life was very obviously extinguished</w:t>
        </w:r>
      </w:ins>
      <w:ins w:id="127" w:author="Claire S" w:date="2026-07-17T09:15:00Z" w16du:dateUtc="2026-07-17T08:15:00Z">
        <w:r w:rsidR="00EB1EB3">
          <w:rPr>
            <w:rFonts w:ascii="Cambria" w:hAnsi="Cambria"/>
            <w:sz w:val="28"/>
            <w:szCs w:val="28"/>
          </w:rPr>
          <w:t xml:space="preserve"> -</w:t>
        </w:r>
      </w:ins>
      <w:ins w:id="128" w:author="Claire S" w:date="2026-07-17T09:10:00Z" w16du:dateUtc="2026-07-17T08:10:00Z">
        <w:r>
          <w:rPr>
            <w:rFonts w:ascii="Cambria" w:hAnsi="Cambria"/>
            <w:sz w:val="28"/>
            <w:szCs w:val="28"/>
          </w:rPr>
          <w:t xml:space="preserve"> by its own hand, </w:t>
        </w:r>
      </w:ins>
      <w:ins w:id="129" w:author="Claire S" w:date="2026-07-17T09:21:00Z" w16du:dateUtc="2026-07-17T08:21:00Z">
        <w:r w:rsidR="00C947C3">
          <w:rPr>
            <w:rFonts w:ascii="Cambria" w:hAnsi="Cambria"/>
            <w:sz w:val="28"/>
            <w:szCs w:val="28"/>
          </w:rPr>
          <w:t>Melvin</w:t>
        </w:r>
      </w:ins>
      <w:ins w:id="130" w:author="Claire S" w:date="2026-07-17T09:10:00Z" w16du:dateUtc="2026-07-17T08:10:00Z">
        <w:r>
          <w:rPr>
            <w:rFonts w:ascii="Cambria" w:hAnsi="Cambria"/>
            <w:sz w:val="28"/>
            <w:szCs w:val="28"/>
          </w:rPr>
          <w:t xml:space="preserve"> would guess, given the nature of the death.  </w:t>
        </w:r>
      </w:ins>
    </w:p>
    <w:p w14:paraId="7912102A" w14:textId="77777777" w:rsidR="00480188" w:rsidRDefault="00480188" w:rsidP="00480188">
      <w:pPr>
        <w:spacing w:line="360" w:lineRule="auto"/>
        <w:ind w:firstLine="720"/>
        <w:contextualSpacing/>
        <w:rPr>
          <w:ins w:id="131" w:author="Claire S" w:date="2026-07-17T09:10:00Z" w16du:dateUtc="2026-07-17T08:10:00Z"/>
          <w:rFonts w:ascii="Cambria" w:hAnsi="Cambria"/>
          <w:sz w:val="28"/>
          <w:szCs w:val="28"/>
        </w:rPr>
      </w:pPr>
      <w:ins w:id="132" w:author="Claire S" w:date="2026-07-17T09:10:00Z" w16du:dateUtc="2026-07-17T08:10:00Z">
        <w:r>
          <w:rPr>
            <w:rFonts w:ascii="Cambria" w:hAnsi="Cambria"/>
            <w:sz w:val="28"/>
            <w:szCs w:val="28"/>
          </w:rPr>
          <w:lastRenderedPageBreak/>
          <w:t>As Melvin swallowed, dry-mouthed, and reached for his walkie-talkie, his eyes never moving from the gruesome sight before him, he knew that this body was stone-cold.</w:t>
        </w:r>
      </w:ins>
    </w:p>
    <w:p w14:paraId="450318EA" w14:textId="77777777" w:rsidR="00480188" w:rsidRDefault="00480188" w:rsidP="00480188">
      <w:pPr>
        <w:spacing w:line="360" w:lineRule="auto"/>
        <w:ind w:firstLine="720"/>
        <w:contextualSpacing/>
        <w:rPr>
          <w:ins w:id="133" w:author="Claire S" w:date="2026-07-17T09:10:00Z" w16du:dateUtc="2026-07-17T08:10:00Z"/>
          <w:rFonts w:ascii="Cambria" w:hAnsi="Cambria"/>
          <w:sz w:val="28"/>
          <w:szCs w:val="28"/>
        </w:rPr>
      </w:pPr>
      <w:ins w:id="134" w:author="Claire S" w:date="2026-07-17T09:10:00Z" w16du:dateUtc="2026-07-17T08:10:00Z">
        <w:r>
          <w:rPr>
            <w:rFonts w:ascii="Cambria" w:hAnsi="Cambria"/>
            <w:sz w:val="28"/>
            <w:szCs w:val="28"/>
          </w:rPr>
          <w:t>And he knew who the body was: someone he recognised only too well.</w:t>
        </w:r>
      </w:ins>
    </w:p>
    <w:p w14:paraId="22DF9403" w14:textId="77777777" w:rsidR="00480188" w:rsidRDefault="00480188" w:rsidP="00480188">
      <w:pPr>
        <w:spacing w:line="360" w:lineRule="auto"/>
        <w:contextualSpacing/>
        <w:rPr>
          <w:ins w:id="135" w:author="Claire S" w:date="2026-07-17T09:10:00Z" w16du:dateUtc="2026-07-17T08:10:00Z"/>
          <w:rFonts w:ascii="Cambria" w:hAnsi="Cambria"/>
          <w:sz w:val="28"/>
          <w:szCs w:val="28"/>
        </w:rPr>
      </w:pPr>
    </w:p>
    <w:p w14:paraId="763E0A1B" w14:textId="77777777" w:rsidR="00480188" w:rsidRDefault="00480188" w:rsidP="00480188">
      <w:pPr>
        <w:spacing w:line="360" w:lineRule="auto"/>
        <w:contextualSpacing/>
        <w:rPr>
          <w:ins w:id="136" w:author="Claire S" w:date="2026-07-17T09:10:00Z" w16du:dateUtc="2026-07-17T08:10:00Z"/>
          <w:rFonts w:ascii="Cambria" w:hAnsi="Cambria"/>
          <w:sz w:val="28"/>
          <w:szCs w:val="28"/>
        </w:rPr>
      </w:pPr>
    </w:p>
    <w:p w14:paraId="2B2122ED" w14:textId="77777777" w:rsidR="00480188" w:rsidRDefault="00480188" w:rsidP="00E40941">
      <w:pPr>
        <w:spacing w:line="360" w:lineRule="auto"/>
        <w:contextualSpacing/>
        <w:jc w:val="center"/>
        <w:rPr>
          <w:ins w:id="137" w:author="Claire S" w:date="2026-07-17T09:10:00Z" w16du:dateUtc="2026-07-17T08:10:00Z"/>
          <w:rFonts w:ascii="Cambria" w:hAnsi="Cambria"/>
          <w:b/>
          <w:bCs/>
          <w:sz w:val="28"/>
          <w:szCs w:val="28"/>
        </w:rPr>
      </w:pPr>
    </w:p>
    <w:p w14:paraId="58E2588D" w14:textId="77777777" w:rsidR="00480188" w:rsidRDefault="00480188" w:rsidP="00E40941">
      <w:pPr>
        <w:spacing w:line="360" w:lineRule="auto"/>
        <w:contextualSpacing/>
        <w:jc w:val="center"/>
        <w:rPr>
          <w:ins w:id="138" w:author="Claire S" w:date="2026-07-17T09:10:00Z" w16du:dateUtc="2026-07-17T08:10:00Z"/>
          <w:rFonts w:ascii="Cambria" w:hAnsi="Cambria"/>
          <w:b/>
          <w:bCs/>
          <w:sz w:val="28"/>
          <w:szCs w:val="28"/>
        </w:rPr>
      </w:pPr>
    </w:p>
    <w:p w14:paraId="39C8426A" w14:textId="77777777" w:rsidR="00480188" w:rsidRDefault="00480188" w:rsidP="00E40941">
      <w:pPr>
        <w:spacing w:line="360" w:lineRule="auto"/>
        <w:contextualSpacing/>
        <w:jc w:val="center"/>
        <w:rPr>
          <w:ins w:id="139" w:author="Claire S" w:date="2026-07-17T09:10:00Z" w16du:dateUtc="2026-07-17T08:10:00Z"/>
          <w:rFonts w:ascii="Cambria" w:hAnsi="Cambria"/>
          <w:b/>
          <w:bCs/>
          <w:sz w:val="28"/>
          <w:szCs w:val="28"/>
        </w:rPr>
      </w:pPr>
    </w:p>
    <w:p w14:paraId="2E065EE4" w14:textId="77777777" w:rsidR="00480188" w:rsidRDefault="00480188" w:rsidP="00E40941">
      <w:pPr>
        <w:spacing w:line="360" w:lineRule="auto"/>
        <w:contextualSpacing/>
        <w:jc w:val="center"/>
        <w:rPr>
          <w:ins w:id="140" w:author="Claire S" w:date="2026-07-17T09:10:00Z" w16du:dateUtc="2026-07-17T08:10:00Z"/>
          <w:rFonts w:ascii="Cambria" w:hAnsi="Cambria"/>
          <w:b/>
          <w:bCs/>
          <w:sz w:val="28"/>
          <w:szCs w:val="28"/>
        </w:rPr>
      </w:pPr>
    </w:p>
    <w:p w14:paraId="3DB24DD2" w14:textId="77777777" w:rsidR="00480188" w:rsidRPr="00531A86" w:rsidRDefault="00480188" w:rsidP="00E40941">
      <w:pPr>
        <w:spacing w:line="360" w:lineRule="auto"/>
        <w:contextualSpacing/>
        <w:jc w:val="center"/>
        <w:rPr>
          <w:rFonts w:ascii="Cambria" w:hAnsi="Cambria"/>
          <w:b/>
          <w:bCs/>
          <w:sz w:val="28"/>
          <w:szCs w:val="28"/>
        </w:rPr>
      </w:pPr>
    </w:p>
    <w:p w14:paraId="7E62EB11" w14:textId="2E14A37C" w:rsidR="004B5D07" w:rsidRDefault="004B5D07" w:rsidP="003B571A">
      <w:pPr>
        <w:spacing w:line="360" w:lineRule="auto"/>
        <w:contextualSpacing/>
        <w:rPr>
          <w:rFonts w:ascii="Cambria" w:hAnsi="Cambria"/>
          <w:b/>
          <w:bCs/>
          <w:sz w:val="28"/>
          <w:szCs w:val="28"/>
        </w:rPr>
      </w:pPr>
    </w:p>
    <w:p w14:paraId="328DB5FC" w14:textId="77777777" w:rsidR="00B149C9" w:rsidRDefault="00B149C9" w:rsidP="003B571A">
      <w:pPr>
        <w:spacing w:line="360" w:lineRule="auto"/>
        <w:contextualSpacing/>
        <w:rPr>
          <w:ins w:id="141" w:author="Claire S" w:date="2026-07-17T09:23:00Z" w16du:dateUtc="2026-07-17T08:23:00Z"/>
          <w:rFonts w:ascii="Cambria" w:hAnsi="Cambria"/>
          <w:sz w:val="28"/>
          <w:szCs w:val="28"/>
        </w:rPr>
      </w:pPr>
    </w:p>
    <w:p w14:paraId="763D6AFF" w14:textId="77777777" w:rsidR="00B149C9" w:rsidRDefault="00B149C9" w:rsidP="003B571A">
      <w:pPr>
        <w:spacing w:line="360" w:lineRule="auto"/>
        <w:contextualSpacing/>
        <w:rPr>
          <w:ins w:id="142" w:author="Claire S" w:date="2026-07-17T09:23:00Z" w16du:dateUtc="2026-07-17T08:23:00Z"/>
          <w:rFonts w:ascii="Cambria" w:hAnsi="Cambria"/>
          <w:sz w:val="28"/>
          <w:szCs w:val="28"/>
        </w:rPr>
      </w:pPr>
    </w:p>
    <w:p w14:paraId="5868B752" w14:textId="77777777" w:rsidR="00B149C9" w:rsidRDefault="00B149C9" w:rsidP="003B571A">
      <w:pPr>
        <w:spacing w:line="360" w:lineRule="auto"/>
        <w:contextualSpacing/>
        <w:rPr>
          <w:ins w:id="143" w:author="Claire S" w:date="2026-07-17T09:23:00Z" w16du:dateUtc="2026-07-17T08:23:00Z"/>
          <w:rFonts w:ascii="Cambria" w:hAnsi="Cambria"/>
          <w:sz w:val="28"/>
          <w:szCs w:val="28"/>
        </w:rPr>
      </w:pPr>
    </w:p>
    <w:p w14:paraId="63311090" w14:textId="77777777" w:rsidR="00B149C9" w:rsidRDefault="00B149C9" w:rsidP="003B571A">
      <w:pPr>
        <w:spacing w:line="360" w:lineRule="auto"/>
        <w:contextualSpacing/>
        <w:rPr>
          <w:ins w:id="144" w:author="Claire S" w:date="2026-07-17T09:23:00Z" w16du:dateUtc="2026-07-17T08:23:00Z"/>
          <w:rFonts w:ascii="Cambria" w:hAnsi="Cambria"/>
          <w:sz w:val="28"/>
          <w:szCs w:val="28"/>
        </w:rPr>
      </w:pPr>
    </w:p>
    <w:p w14:paraId="21FB3944" w14:textId="77777777" w:rsidR="00B149C9" w:rsidRDefault="00B149C9" w:rsidP="003B571A">
      <w:pPr>
        <w:spacing w:line="360" w:lineRule="auto"/>
        <w:contextualSpacing/>
        <w:rPr>
          <w:ins w:id="145" w:author="Claire S" w:date="2026-07-17T09:23:00Z" w16du:dateUtc="2026-07-17T08:23:00Z"/>
          <w:rFonts w:ascii="Cambria" w:hAnsi="Cambria"/>
          <w:sz w:val="28"/>
          <w:szCs w:val="28"/>
        </w:rPr>
      </w:pPr>
    </w:p>
    <w:p w14:paraId="0A571FEF" w14:textId="77777777" w:rsidR="00B149C9" w:rsidRDefault="00B149C9" w:rsidP="003B571A">
      <w:pPr>
        <w:spacing w:line="360" w:lineRule="auto"/>
        <w:contextualSpacing/>
        <w:rPr>
          <w:ins w:id="146" w:author="Claire S" w:date="2026-07-17T09:23:00Z" w16du:dateUtc="2026-07-17T08:23:00Z"/>
          <w:rFonts w:ascii="Cambria" w:hAnsi="Cambria"/>
          <w:sz w:val="28"/>
          <w:szCs w:val="28"/>
        </w:rPr>
      </w:pPr>
    </w:p>
    <w:p w14:paraId="3F7A2D46" w14:textId="77777777" w:rsidR="00B149C9" w:rsidRDefault="00B149C9" w:rsidP="003B571A">
      <w:pPr>
        <w:spacing w:line="360" w:lineRule="auto"/>
        <w:contextualSpacing/>
        <w:rPr>
          <w:ins w:id="147" w:author="Claire S" w:date="2026-07-17T09:23:00Z" w16du:dateUtc="2026-07-17T08:23:00Z"/>
          <w:rFonts w:ascii="Cambria" w:hAnsi="Cambria"/>
          <w:sz w:val="28"/>
          <w:szCs w:val="28"/>
        </w:rPr>
      </w:pPr>
    </w:p>
    <w:p w14:paraId="06855A09" w14:textId="77777777" w:rsidR="00B149C9" w:rsidRDefault="00B149C9" w:rsidP="003B571A">
      <w:pPr>
        <w:spacing w:line="360" w:lineRule="auto"/>
        <w:contextualSpacing/>
        <w:rPr>
          <w:ins w:id="148" w:author="Claire S" w:date="2026-07-17T09:23:00Z" w16du:dateUtc="2026-07-17T08:23:00Z"/>
          <w:rFonts w:ascii="Cambria" w:hAnsi="Cambria"/>
          <w:sz w:val="28"/>
          <w:szCs w:val="28"/>
        </w:rPr>
      </w:pPr>
    </w:p>
    <w:p w14:paraId="3D8D72EC" w14:textId="77777777" w:rsidR="00B149C9" w:rsidRDefault="00B149C9" w:rsidP="003B571A">
      <w:pPr>
        <w:spacing w:line="360" w:lineRule="auto"/>
        <w:contextualSpacing/>
        <w:rPr>
          <w:ins w:id="149" w:author="Claire S" w:date="2026-07-17T09:23:00Z" w16du:dateUtc="2026-07-17T08:23:00Z"/>
          <w:rFonts w:ascii="Cambria" w:hAnsi="Cambria"/>
          <w:sz w:val="28"/>
          <w:szCs w:val="28"/>
        </w:rPr>
      </w:pPr>
    </w:p>
    <w:p w14:paraId="6E7F4FEF" w14:textId="77777777" w:rsidR="00B149C9" w:rsidRDefault="00B149C9" w:rsidP="003B571A">
      <w:pPr>
        <w:spacing w:line="360" w:lineRule="auto"/>
        <w:contextualSpacing/>
        <w:rPr>
          <w:ins w:id="150" w:author="Claire S" w:date="2026-07-17T09:23:00Z" w16du:dateUtc="2026-07-17T08:23:00Z"/>
          <w:rFonts w:ascii="Cambria" w:hAnsi="Cambria"/>
          <w:sz w:val="28"/>
          <w:szCs w:val="28"/>
        </w:rPr>
      </w:pPr>
    </w:p>
    <w:p w14:paraId="66FBC19F" w14:textId="77777777" w:rsidR="00B149C9" w:rsidRDefault="00B149C9" w:rsidP="003B571A">
      <w:pPr>
        <w:spacing w:line="360" w:lineRule="auto"/>
        <w:contextualSpacing/>
        <w:rPr>
          <w:ins w:id="151" w:author="Claire S" w:date="2026-07-17T09:23:00Z" w16du:dateUtc="2026-07-17T08:23:00Z"/>
          <w:rFonts w:ascii="Cambria" w:hAnsi="Cambria"/>
          <w:sz w:val="28"/>
          <w:szCs w:val="28"/>
        </w:rPr>
      </w:pPr>
    </w:p>
    <w:p w14:paraId="2418076B" w14:textId="77777777" w:rsidR="00B149C9" w:rsidRDefault="00B149C9" w:rsidP="003B571A">
      <w:pPr>
        <w:spacing w:line="360" w:lineRule="auto"/>
        <w:contextualSpacing/>
        <w:rPr>
          <w:ins w:id="152" w:author="Claire S" w:date="2026-07-17T09:23:00Z" w16du:dateUtc="2026-07-17T08:23:00Z"/>
          <w:rFonts w:ascii="Cambria" w:hAnsi="Cambria"/>
          <w:sz w:val="28"/>
          <w:szCs w:val="28"/>
        </w:rPr>
      </w:pPr>
    </w:p>
    <w:p w14:paraId="5E6D767F" w14:textId="77777777" w:rsidR="00B149C9" w:rsidRDefault="00B149C9" w:rsidP="003B571A">
      <w:pPr>
        <w:spacing w:line="360" w:lineRule="auto"/>
        <w:contextualSpacing/>
        <w:rPr>
          <w:ins w:id="153" w:author="Claire S" w:date="2026-07-17T09:23:00Z" w16du:dateUtc="2026-07-17T08:23:00Z"/>
          <w:rFonts w:ascii="Cambria" w:hAnsi="Cambria"/>
          <w:sz w:val="28"/>
          <w:szCs w:val="28"/>
        </w:rPr>
      </w:pPr>
    </w:p>
    <w:p w14:paraId="7F5F696E" w14:textId="77777777" w:rsidR="00615FE9" w:rsidRDefault="00615FE9" w:rsidP="00B149C9">
      <w:pPr>
        <w:spacing w:line="360" w:lineRule="auto"/>
        <w:contextualSpacing/>
        <w:rPr>
          <w:ins w:id="154" w:author="Claire S" w:date="2026-07-18T00:04:00Z" w16du:dateUtc="2026-07-17T23:04:00Z"/>
          <w:rFonts w:ascii="Cambria" w:hAnsi="Cambria"/>
          <w:b/>
          <w:bCs/>
          <w:sz w:val="28"/>
          <w:szCs w:val="28"/>
        </w:rPr>
      </w:pPr>
    </w:p>
    <w:p w14:paraId="14C817C4" w14:textId="77777777" w:rsidR="00615FE9" w:rsidRDefault="00615FE9" w:rsidP="00B149C9">
      <w:pPr>
        <w:spacing w:line="360" w:lineRule="auto"/>
        <w:contextualSpacing/>
        <w:rPr>
          <w:ins w:id="155" w:author="Claire S" w:date="2026-07-18T00:04:00Z" w16du:dateUtc="2026-07-17T23:04:00Z"/>
          <w:rFonts w:ascii="Cambria" w:hAnsi="Cambria"/>
          <w:b/>
          <w:bCs/>
          <w:sz w:val="28"/>
          <w:szCs w:val="28"/>
        </w:rPr>
      </w:pPr>
    </w:p>
    <w:p w14:paraId="3C6E6323" w14:textId="28B076BE" w:rsidR="00B149C9" w:rsidRDefault="00B149C9" w:rsidP="00B149C9">
      <w:pPr>
        <w:spacing w:line="360" w:lineRule="auto"/>
        <w:contextualSpacing/>
        <w:rPr>
          <w:ins w:id="156" w:author="Claire S" w:date="2026-07-17T09:23:00Z" w16du:dateUtc="2026-07-17T08:23:00Z"/>
          <w:rFonts w:ascii="Cambria" w:hAnsi="Cambria"/>
          <w:b/>
          <w:bCs/>
          <w:sz w:val="28"/>
          <w:szCs w:val="28"/>
        </w:rPr>
      </w:pPr>
      <w:commentRangeStart w:id="157"/>
      <w:commentRangeStart w:id="158"/>
      <w:commentRangeStart w:id="159"/>
      <w:commentRangeStart w:id="160"/>
      <w:ins w:id="161" w:author="Claire S" w:date="2026-07-17T09:23:00Z" w16du:dateUtc="2026-07-17T08:23:00Z">
        <w:r w:rsidRPr="00226F67">
          <w:rPr>
            <w:rFonts w:ascii="Cambria" w:hAnsi="Cambria"/>
            <w:b/>
            <w:bCs/>
            <w:sz w:val="28"/>
            <w:szCs w:val="28"/>
          </w:rPr>
          <w:lastRenderedPageBreak/>
          <w:t xml:space="preserve">CHAPTER </w:t>
        </w:r>
        <w:r>
          <w:rPr>
            <w:rFonts w:ascii="Cambria" w:hAnsi="Cambria"/>
            <w:b/>
            <w:bCs/>
            <w:sz w:val="28"/>
            <w:szCs w:val="28"/>
          </w:rPr>
          <w:t>1</w:t>
        </w:r>
      </w:ins>
      <w:commentRangeEnd w:id="160"/>
      <w:r>
        <w:rPr>
          <w:rStyle w:val="CommentReference"/>
          <w:rFonts w:ascii="Cambria" w:hAnsi="Cambria"/>
          <w:b/>
          <w:bCs/>
          <w:sz w:val="28"/>
          <w:szCs w:val="28"/>
        </w:rPr>
        <w:commentReference w:id="160"/>
      </w:r>
      <w:commentRangeEnd w:id="159"/>
      <w:r>
        <w:rPr>
          <w:rStyle w:val="CommentReference"/>
          <w:rFonts w:ascii="Cambria" w:hAnsi="Cambria"/>
          <w:b/>
          <w:bCs/>
          <w:sz w:val="28"/>
          <w:szCs w:val="28"/>
        </w:rPr>
        <w:commentReference w:id="159"/>
      </w:r>
      <w:commentRangeEnd w:id="158"/>
      <w:r>
        <w:rPr>
          <w:rStyle w:val="CommentReference"/>
          <w:rFonts w:ascii="Cambria" w:hAnsi="Cambria"/>
          <w:b/>
          <w:bCs/>
          <w:sz w:val="28"/>
          <w:szCs w:val="28"/>
        </w:rPr>
        <w:commentReference w:id="158"/>
      </w:r>
    </w:p>
    <w:p w14:paraId="71DE1A1E" w14:textId="35D95F07" w:rsidR="00B149C9" w:rsidRDefault="002778A8" w:rsidP="00B149C9">
      <w:pPr>
        <w:spacing w:line="360" w:lineRule="auto"/>
        <w:contextualSpacing/>
        <w:rPr>
          <w:ins w:id="162" w:author="Claire S" w:date="2026-07-17T09:23:00Z" w16du:dateUtc="2026-07-17T08:23:00Z"/>
          <w:rFonts w:ascii="Cambria" w:hAnsi="Cambria"/>
          <w:b/>
          <w:bCs/>
          <w:sz w:val="28"/>
          <w:szCs w:val="28"/>
        </w:rPr>
      </w:pPr>
      <w:ins w:id="163" w:author="Claire S" w:date="2026-08-04T13:32:00Z" w16du:dateUtc="2026-08-04T12:32:00Z">
        <w:r>
          <w:rPr>
            <w:rFonts w:ascii="Cambria" w:hAnsi="Cambria"/>
            <w:b/>
            <w:bCs/>
            <w:sz w:val="28"/>
            <w:szCs w:val="28"/>
          </w:rPr>
          <w:t xml:space="preserve">SAVANNAH: </w:t>
        </w:r>
      </w:ins>
      <w:ins w:id="164" w:author="Claire S" w:date="2026-07-17T09:23:00Z" w16du:dateUtc="2026-07-17T08:23:00Z">
        <w:r w:rsidR="00B149C9">
          <w:rPr>
            <w:rFonts w:ascii="Cambria" w:hAnsi="Cambria"/>
            <w:b/>
            <w:bCs/>
            <w:sz w:val="28"/>
            <w:szCs w:val="28"/>
          </w:rPr>
          <w:t xml:space="preserve">SATURDAY NIGHT </w:t>
        </w:r>
      </w:ins>
      <w:commentRangeEnd w:id="157"/>
      <w:r w:rsidR="00B149C9">
        <w:rPr>
          <w:rStyle w:val="CommentReference"/>
          <w:rFonts w:ascii="Cambria" w:hAnsi="Cambria"/>
          <w:b/>
          <w:bCs/>
          <w:sz w:val="28"/>
          <w:szCs w:val="28"/>
        </w:rPr>
        <w:commentReference w:id="157"/>
      </w:r>
    </w:p>
    <w:p w14:paraId="709CDA05" w14:textId="0308514C" w:rsidR="00B149C9" w:rsidRDefault="00B149C9" w:rsidP="00B149C9">
      <w:pPr>
        <w:spacing w:line="360" w:lineRule="auto"/>
        <w:contextualSpacing/>
        <w:rPr>
          <w:ins w:id="165" w:author="Claire S" w:date="2026-07-17T09:23:00Z" w16du:dateUtc="2026-07-17T08:23:00Z"/>
          <w:rFonts w:ascii="Cambria" w:hAnsi="Cambria"/>
          <w:sz w:val="28"/>
          <w:szCs w:val="28"/>
        </w:rPr>
      </w:pPr>
      <w:ins w:id="166" w:author="Claire S" w:date="2026-07-17T09:23:00Z" w16du:dateUtc="2026-07-17T08:23:00Z">
        <w:r>
          <w:rPr>
            <w:rFonts w:ascii="Cambria" w:hAnsi="Cambria"/>
            <w:sz w:val="28"/>
            <w:szCs w:val="28"/>
          </w:rPr>
          <w:t>The Langley &amp; Co.</w:t>
        </w:r>
        <w:r w:rsidRPr="00AD1429">
          <w:rPr>
            <w:rFonts w:ascii="Cambria" w:hAnsi="Cambria"/>
            <w:sz w:val="28"/>
            <w:szCs w:val="28"/>
          </w:rPr>
          <w:t xml:space="preserve"> table </w:t>
        </w:r>
      </w:ins>
      <w:ins w:id="167" w:author="Claire S" w:date="2026-07-23T16:26:00Z" w16du:dateUtc="2026-07-23T15:26:00Z">
        <w:r w:rsidR="00EB2D73">
          <w:rPr>
            <w:rFonts w:ascii="Cambria" w:hAnsi="Cambria"/>
            <w:sz w:val="28"/>
            <w:szCs w:val="28"/>
          </w:rPr>
          <w:t>was</w:t>
        </w:r>
      </w:ins>
      <w:ins w:id="168" w:author="Claire S" w:date="2026-07-17T16:31:00Z" w16du:dateUtc="2026-07-17T15:31:00Z">
        <w:r w:rsidR="00EB7583">
          <w:rPr>
            <w:rFonts w:ascii="Cambria" w:hAnsi="Cambria"/>
            <w:sz w:val="28"/>
            <w:szCs w:val="28"/>
          </w:rPr>
          <w:t xml:space="preserve"> turn</w:t>
        </w:r>
      </w:ins>
      <w:ins w:id="169" w:author="Claire S" w:date="2026-07-23T16:26:00Z" w16du:dateUtc="2026-07-23T15:26:00Z">
        <w:r w:rsidR="00EB2D73">
          <w:rPr>
            <w:rFonts w:ascii="Cambria" w:hAnsi="Cambria"/>
            <w:sz w:val="28"/>
            <w:szCs w:val="28"/>
          </w:rPr>
          <w:t>ing</w:t>
        </w:r>
      </w:ins>
      <w:ins w:id="170" w:author="Claire S" w:date="2026-07-17T16:31:00Z" w16du:dateUtc="2026-07-17T15:31:00Z">
        <w:r w:rsidR="00EB7583">
          <w:rPr>
            <w:rFonts w:ascii="Cambria" w:hAnsi="Cambria"/>
            <w:sz w:val="28"/>
            <w:szCs w:val="28"/>
          </w:rPr>
          <w:t xml:space="preserve"> out to be</w:t>
        </w:r>
      </w:ins>
      <w:ins w:id="171" w:author="Claire S" w:date="2026-07-17T09:23:00Z" w16du:dateUtc="2026-07-17T08:23:00Z">
        <w:r w:rsidRPr="00AD1429">
          <w:rPr>
            <w:rFonts w:ascii="Cambria" w:hAnsi="Cambria"/>
            <w:sz w:val="28"/>
            <w:szCs w:val="28"/>
          </w:rPr>
          <w:t xml:space="preserve"> </w:t>
        </w:r>
        <w:r w:rsidRPr="00AD1429">
          <w:rPr>
            <w:rFonts w:ascii="Cambria" w:hAnsi="Cambria"/>
            <w:i/>
            <w:iCs/>
            <w:sz w:val="28"/>
            <w:szCs w:val="28"/>
          </w:rPr>
          <w:t xml:space="preserve">the </w:t>
        </w:r>
        <w:r w:rsidRPr="00AD1429">
          <w:rPr>
            <w:rFonts w:ascii="Cambria" w:hAnsi="Cambria"/>
            <w:sz w:val="28"/>
            <w:szCs w:val="28"/>
          </w:rPr>
          <w:t>table at tonight</w:t>
        </w:r>
        <w:r>
          <w:rPr>
            <w:rFonts w:ascii="Cambria" w:hAnsi="Cambria"/>
            <w:sz w:val="28"/>
            <w:szCs w:val="28"/>
          </w:rPr>
          <w:t xml:space="preserve">’s </w:t>
        </w:r>
        <w:commentRangeStart w:id="172"/>
        <w:r>
          <w:rPr>
            <w:rFonts w:ascii="Cambria" w:hAnsi="Cambria"/>
            <w:sz w:val="28"/>
            <w:szCs w:val="28"/>
          </w:rPr>
          <w:t>National Book Award</w:t>
        </w:r>
      </w:ins>
      <w:commentRangeEnd w:id="172"/>
      <w:r>
        <w:rPr>
          <w:rStyle w:val="CommentReference"/>
          <w:rFonts w:ascii="Cambria" w:hAnsi="Cambria"/>
          <w:sz w:val="28"/>
          <w:szCs w:val="28"/>
        </w:rPr>
        <w:commentReference w:id="172"/>
      </w:r>
      <w:ins w:id="173" w:author="Claire S" w:date="2026-07-17T09:23:00Z" w16du:dateUtc="2026-07-17T08:23:00Z">
        <w:r>
          <w:rPr>
            <w:rFonts w:ascii="Cambria" w:hAnsi="Cambria"/>
            <w:sz w:val="28"/>
            <w:szCs w:val="28"/>
          </w:rPr>
          <w:t>s ceremony.</w:t>
        </w:r>
        <w:r w:rsidRPr="00AD1429">
          <w:rPr>
            <w:rFonts w:ascii="Cambria" w:hAnsi="Cambria"/>
            <w:sz w:val="28"/>
            <w:szCs w:val="28"/>
          </w:rPr>
          <w:t xml:space="preserve"> </w:t>
        </w:r>
        <w:r>
          <w:rPr>
            <w:rFonts w:ascii="Cambria" w:hAnsi="Cambria"/>
            <w:sz w:val="28"/>
            <w:szCs w:val="28"/>
          </w:rPr>
          <w:t xml:space="preserve">Savannah Wexford-Langley – Savvi to her closest friends, but never her enemies – was quite sure of </w:t>
        </w:r>
        <w:r w:rsidRPr="00AD1429">
          <w:rPr>
            <w:rFonts w:ascii="Cambria" w:hAnsi="Cambria"/>
            <w:sz w:val="28"/>
            <w:szCs w:val="28"/>
          </w:rPr>
          <w:t>that</w:t>
        </w:r>
        <w:r>
          <w:rPr>
            <w:rFonts w:ascii="Cambria" w:hAnsi="Cambria"/>
            <w:sz w:val="28"/>
            <w:szCs w:val="28"/>
          </w:rPr>
          <w:t xml:space="preserve">. Holding out her glass for yet more bubbly, she turned her hand carefully, so the brilliant diamond on her ring finger winked beneath the chandelier’s crystals.  </w:t>
        </w:r>
      </w:ins>
    </w:p>
    <w:p w14:paraId="4C64EC06" w14:textId="2B1A1EC4" w:rsidR="00B149C9" w:rsidRDefault="00B149C9" w:rsidP="00B149C9">
      <w:pPr>
        <w:spacing w:line="360" w:lineRule="auto"/>
        <w:ind w:firstLine="720"/>
        <w:contextualSpacing/>
        <w:rPr>
          <w:ins w:id="174" w:author="Claire S" w:date="2026-07-17T09:23:00Z" w16du:dateUtc="2026-07-17T08:23:00Z"/>
          <w:rFonts w:ascii="Cambria" w:hAnsi="Cambria"/>
          <w:sz w:val="28"/>
          <w:szCs w:val="28"/>
        </w:rPr>
      </w:pPr>
      <w:ins w:id="175" w:author="Claire S" w:date="2026-07-17T09:23:00Z" w16du:dateUtc="2026-07-17T08:23:00Z">
        <w:r w:rsidRPr="007316EF">
          <w:rPr>
            <w:rFonts w:ascii="Cambria" w:hAnsi="Cambria"/>
            <w:i/>
            <w:iCs/>
            <w:sz w:val="28"/>
            <w:szCs w:val="28"/>
          </w:rPr>
          <w:t>Thank you</w:t>
        </w:r>
        <w:r>
          <w:rPr>
            <w:rFonts w:ascii="Cambria" w:hAnsi="Cambria"/>
            <w:i/>
            <w:iCs/>
            <w:sz w:val="28"/>
            <w:szCs w:val="28"/>
          </w:rPr>
          <w:t>,</w:t>
        </w:r>
        <w:r w:rsidRPr="007316EF">
          <w:rPr>
            <w:rFonts w:ascii="Cambria" w:hAnsi="Cambria"/>
            <w:i/>
            <w:iCs/>
            <w:sz w:val="28"/>
            <w:szCs w:val="28"/>
          </w:rPr>
          <w:t xml:space="preserve"> Tiffany</w:t>
        </w:r>
        <w:r>
          <w:rPr>
            <w:rFonts w:ascii="Cambria" w:hAnsi="Cambria"/>
            <w:sz w:val="28"/>
            <w:szCs w:val="28"/>
          </w:rPr>
          <w:t xml:space="preserve">! And </w:t>
        </w:r>
        <w:r w:rsidRPr="00661FBD">
          <w:rPr>
            <w:rFonts w:ascii="Cambria" w:hAnsi="Cambria"/>
            <w:i/>
            <w:iCs/>
            <w:sz w:val="28"/>
            <w:szCs w:val="28"/>
          </w:rPr>
          <w:t>thank you</w:t>
        </w:r>
        <w:r>
          <w:rPr>
            <w:rFonts w:ascii="Cambria" w:hAnsi="Cambria"/>
            <w:sz w:val="28"/>
            <w:szCs w:val="28"/>
          </w:rPr>
          <w:t xml:space="preserve"> to Savannah’s to-die-for </w:t>
        </w:r>
        <w:commentRangeStart w:id="176"/>
        <w:r>
          <w:rPr>
            <w:rFonts w:ascii="Cambria" w:hAnsi="Cambria"/>
            <w:sz w:val="28"/>
            <w:szCs w:val="28"/>
          </w:rPr>
          <w:t xml:space="preserve">fiancé, </w:t>
        </w:r>
      </w:ins>
      <w:commentRangeEnd w:id="176"/>
      <w:r>
        <w:rPr>
          <w:rStyle w:val="CommentReference"/>
          <w:rFonts w:ascii="Cambria" w:hAnsi="Cambria"/>
          <w:sz w:val="28"/>
          <w:szCs w:val="28"/>
        </w:rPr>
        <w:commentReference w:id="176"/>
      </w:r>
      <w:ins w:id="177" w:author="Claire S" w:date="2026-07-17T09:23:00Z" w16du:dateUtc="2026-07-17T08:23:00Z">
        <w:r>
          <w:rPr>
            <w:rFonts w:ascii="Cambria" w:hAnsi="Cambria"/>
            <w:sz w:val="28"/>
            <w:szCs w:val="28"/>
          </w:rPr>
          <w:t>Dex</w:t>
        </w:r>
      </w:ins>
      <w:ins w:id="178" w:author="Claire S" w:date="2026-07-18T19:38:00Z" w16du:dateUtc="2026-07-18T18:38:00Z">
        <w:r w:rsidR="00B9381F">
          <w:rPr>
            <w:rFonts w:ascii="Cambria" w:hAnsi="Cambria"/>
            <w:sz w:val="28"/>
            <w:szCs w:val="28"/>
          </w:rPr>
          <w:t>, Publishing Director at her family’s firm</w:t>
        </w:r>
      </w:ins>
      <w:ins w:id="179" w:author="Claire S" w:date="2026-07-18T19:43:00Z" w16du:dateUtc="2026-07-18T18:43:00Z">
        <w:r w:rsidR="00B6420C">
          <w:rPr>
            <w:rFonts w:ascii="Cambria" w:hAnsi="Cambria"/>
            <w:sz w:val="28"/>
            <w:szCs w:val="28"/>
          </w:rPr>
          <w:t>,</w:t>
        </w:r>
      </w:ins>
      <w:ins w:id="180" w:author="Claire S" w:date="2026-07-18T19:38:00Z" w16du:dateUtc="2026-07-18T18:38:00Z">
        <w:r w:rsidR="00B9381F">
          <w:rPr>
            <w:rFonts w:ascii="Cambria" w:hAnsi="Cambria"/>
            <w:sz w:val="28"/>
            <w:szCs w:val="28"/>
          </w:rPr>
          <w:t xml:space="preserve"> Langley &amp; Co</w:t>
        </w:r>
      </w:ins>
      <w:ins w:id="181" w:author="Claire S" w:date="2026-07-17T09:23:00Z" w16du:dateUtc="2026-07-17T08:23:00Z">
        <w:r>
          <w:rPr>
            <w:rFonts w:ascii="Cambria" w:hAnsi="Cambria"/>
            <w:sz w:val="28"/>
            <w:szCs w:val="28"/>
          </w:rPr>
          <w:t xml:space="preserve">. </w:t>
        </w:r>
      </w:ins>
      <w:ins w:id="182" w:author="Claire S" w:date="2026-07-18T19:43:00Z" w16du:dateUtc="2026-07-18T18:43:00Z">
        <w:r w:rsidR="00B6420C">
          <w:rPr>
            <w:rFonts w:ascii="Cambria" w:hAnsi="Cambria"/>
            <w:sz w:val="28"/>
            <w:szCs w:val="28"/>
          </w:rPr>
          <w:t xml:space="preserve"> </w:t>
        </w:r>
      </w:ins>
      <w:ins w:id="183" w:author="Claire S" w:date="2026-07-31T15:40:00Z" w16du:dateUtc="2026-07-31T14:40:00Z">
        <w:r w:rsidR="001A15F2">
          <w:rPr>
            <w:rFonts w:ascii="Cambria" w:hAnsi="Cambria"/>
            <w:sz w:val="28"/>
            <w:szCs w:val="28"/>
          </w:rPr>
          <w:t xml:space="preserve">In his Hugo Boss tux, </w:t>
        </w:r>
      </w:ins>
      <w:ins w:id="184" w:author="Claire S" w:date="2026-07-18T19:43:00Z" w16du:dateUtc="2026-07-18T18:43:00Z">
        <w:r w:rsidR="00B6420C">
          <w:rPr>
            <w:rFonts w:ascii="Cambria" w:hAnsi="Cambria"/>
            <w:sz w:val="28"/>
            <w:szCs w:val="28"/>
          </w:rPr>
          <w:t>Dex ha</w:t>
        </w:r>
      </w:ins>
      <w:ins w:id="185" w:author="Claire S" w:date="2026-07-17T09:24:00Z" w16du:dateUtc="2026-07-17T08:24:00Z">
        <w:r>
          <w:rPr>
            <w:rFonts w:ascii="Cambria" w:hAnsi="Cambria"/>
            <w:sz w:val="28"/>
            <w:szCs w:val="28"/>
          </w:rPr>
          <w:t>d</w:t>
        </w:r>
      </w:ins>
      <w:ins w:id="186" w:author="Claire S" w:date="2026-07-17T09:23:00Z" w16du:dateUtc="2026-07-17T08:23:00Z">
        <w:r>
          <w:rPr>
            <w:rFonts w:ascii="Cambria" w:hAnsi="Cambria"/>
            <w:sz w:val="28"/>
            <w:szCs w:val="28"/>
          </w:rPr>
          <w:t xml:space="preserve"> really surpassed himself tonight</w:t>
        </w:r>
      </w:ins>
      <w:ins w:id="187" w:author="Claire S" w:date="2026-07-31T15:41:00Z" w16du:dateUtc="2026-07-31T14:41:00Z">
        <w:r w:rsidR="007D0019">
          <w:rPr>
            <w:rFonts w:ascii="Cambria" w:hAnsi="Cambria"/>
            <w:sz w:val="28"/>
            <w:szCs w:val="28"/>
          </w:rPr>
          <w:t>;</w:t>
        </w:r>
      </w:ins>
      <w:ins w:id="188" w:author="Claire S" w:date="2026-07-17T09:23:00Z" w16du:dateUtc="2026-07-17T08:23:00Z">
        <w:r>
          <w:rPr>
            <w:rFonts w:ascii="Cambria" w:hAnsi="Cambria"/>
            <w:sz w:val="28"/>
            <w:szCs w:val="28"/>
          </w:rPr>
          <w:t xml:space="preserve"> </w:t>
        </w:r>
      </w:ins>
      <w:ins w:id="189" w:author="Claire S" w:date="2026-07-31T15:40:00Z" w16du:dateUtc="2026-07-31T14:40:00Z">
        <w:r w:rsidR="001A15F2">
          <w:rPr>
            <w:rFonts w:ascii="Cambria" w:hAnsi="Cambria"/>
            <w:sz w:val="28"/>
            <w:szCs w:val="28"/>
          </w:rPr>
          <w:t>looking so foxy with his salt-and-pepper hair slicked back</w:t>
        </w:r>
      </w:ins>
      <w:ins w:id="190" w:author="Claire S" w:date="2026-07-17T09:23:00Z" w16du:dateUtc="2026-07-17T08:23:00Z">
        <w:r>
          <w:rPr>
            <w:rFonts w:ascii="Cambria" w:hAnsi="Cambria"/>
            <w:sz w:val="28"/>
            <w:szCs w:val="28"/>
          </w:rPr>
          <w:t>, Savannah could have eaten him all up</w:t>
        </w:r>
      </w:ins>
      <w:ins w:id="191" w:author="Claire S" w:date="2026-07-31T15:40:00Z" w16du:dateUtc="2026-07-31T14:40:00Z">
        <w:r w:rsidR="001A15F2">
          <w:rPr>
            <w:rFonts w:ascii="Cambria" w:hAnsi="Cambria"/>
            <w:sz w:val="28"/>
            <w:szCs w:val="28"/>
          </w:rPr>
          <w:t>. I</w:t>
        </w:r>
      </w:ins>
      <w:ins w:id="192" w:author="Claire S" w:date="2026-07-17T09:23:00Z" w16du:dateUtc="2026-07-17T08:23:00Z">
        <w:r>
          <w:rPr>
            <w:rFonts w:ascii="Cambria" w:hAnsi="Cambria"/>
            <w:sz w:val="28"/>
            <w:szCs w:val="28"/>
          </w:rPr>
          <w:t>f she had any appetite left; Mounjaro being the one pharmaceutical the doctors ha</w:t>
        </w:r>
      </w:ins>
      <w:ins w:id="193" w:author="Claire S" w:date="2026-07-17T09:24:00Z" w16du:dateUtc="2026-07-17T08:24:00Z">
        <w:r>
          <w:rPr>
            <w:rFonts w:ascii="Cambria" w:hAnsi="Cambria"/>
            <w:sz w:val="28"/>
            <w:szCs w:val="28"/>
          </w:rPr>
          <w:t>d</w:t>
        </w:r>
      </w:ins>
      <w:ins w:id="194" w:author="Claire S" w:date="2026-07-17T09:23:00Z" w16du:dateUtc="2026-07-17T08:23:00Z">
        <w:r>
          <w:rPr>
            <w:rFonts w:ascii="Cambria" w:hAnsi="Cambria"/>
            <w:sz w:val="28"/>
            <w:szCs w:val="28"/>
          </w:rPr>
          <w:t xml:space="preserve"> allowed her since rehab. </w:t>
        </w:r>
        <w:commentRangeStart w:id="195"/>
        <w:r>
          <w:rPr>
            <w:rFonts w:ascii="Cambria" w:hAnsi="Cambria"/>
            <w:sz w:val="28"/>
            <w:szCs w:val="28"/>
          </w:rPr>
          <w:t>As a wise woman once said, you can never be too rich or too thin.</w:t>
        </w:r>
      </w:ins>
      <w:commentRangeEnd w:id="195"/>
      <w:r>
        <w:rPr>
          <w:rStyle w:val="CommentReference"/>
          <w:rFonts w:ascii="Cambria" w:hAnsi="Cambria"/>
          <w:sz w:val="28"/>
          <w:szCs w:val="28"/>
        </w:rPr>
        <w:commentReference w:id="195"/>
      </w:r>
    </w:p>
    <w:p w14:paraId="56BF85E8" w14:textId="1AB71DEE" w:rsidR="00B149C9" w:rsidRDefault="00B149C9" w:rsidP="004F00D0">
      <w:pPr>
        <w:spacing w:line="360" w:lineRule="auto"/>
        <w:ind w:firstLine="720"/>
        <w:contextualSpacing/>
        <w:rPr>
          <w:ins w:id="196" w:author="Claire S" w:date="2026-07-17T09:23:00Z" w16du:dateUtc="2026-07-17T08:23:00Z"/>
          <w:rFonts w:ascii="Cambria" w:hAnsi="Cambria"/>
          <w:sz w:val="28"/>
          <w:szCs w:val="28"/>
        </w:rPr>
      </w:pPr>
      <w:ins w:id="197" w:author="Claire S" w:date="2026-07-17T09:23:00Z" w16du:dateUtc="2026-07-17T08:23:00Z">
        <w:r>
          <w:rPr>
            <w:rFonts w:ascii="Cambria" w:hAnsi="Cambria"/>
            <w:sz w:val="28"/>
            <w:szCs w:val="28"/>
          </w:rPr>
          <w:t xml:space="preserve">Tonight, the great ballroom of London’s grandest hotel </w:t>
        </w:r>
      </w:ins>
      <w:ins w:id="198" w:author="Claire S" w:date="2026-07-17T09:25:00Z" w16du:dateUtc="2026-07-17T08:25:00Z">
        <w:r w:rsidR="00FE0E06">
          <w:rPr>
            <w:rFonts w:ascii="Cambria" w:hAnsi="Cambria"/>
            <w:sz w:val="28"/>
            <w:szCs w:val="28"/>
          </w:rPr>
          <w:t>wa</w:t>
        </w:r>
      </w:ins>
      <w:ins w:id="199" w:author="Claire S" w:date="2026-07-17T09:23:00Z" w16du:dateUtc="2026-07-17T08:23:00Z">
        <w:r>
          <w:rPr>
            <w:rFonts w:ascii="Cambria" w:hAnsi="Cambria"/>
            <w:sz w:val="28"/>
            <w:szCs w:val="28"/>
          </w:rPr>
          <w:t>s almost as shimmering as Savannah’s own dress as, around her, Champagne flow</w:t>
        </w:r>
      </w:ins>
      <w:ins w:id="200" w:author="Claire S" w:date="2026-07-17T09:25:00Z" w16du:dateUtc="2026-07-17T08:25:00Z">
        <w:r w:rsidR="00FE0E06">
          <w:rPr>
            <w:rFonts w:ascii="Cambria" w:hAnsi="Cambria"/>
            <w:sz w:val="28"/>
            <w:szCs w:val="28"/>
          </w:rPr>
          <w:t>ed</w:t>
        </w:r>
      </w:ins>
      <w:ins w:id="201" w:author="Claire S" w:date="2026-07-17T09:23:00Z" w16du:dateUtc="2026-07-17T08:23:00Z">
        <w:r>
          <w:rPr>
            <w:rFonts w:ascii="Cambria" w:hAnsi="Cambria"/>
            <w:sz w:val="28"/>
            <w:szCs w:val="28"/>
          </w:rPr>
          <w:t xml:space="preserve"> in a room heaving with the literary world’s biggest names. Yes, anyone who</w:t>
        </w:r>
      </w:ins>
      <w:ins w:id="202" w:author="Claire S" w:date="2026-07-17T09:25:00Z" w16du:dateUtc="2026-07-17T08:25:00Z">
        <w:r w:rsidR="00FE0E06">
          <w:rPr>
            <w:rFonts w:ascii="Cambria" w:hAnsi="Cambria"/>
            <w:sz w:val="28"/>
            <w:szCs w:val="28"/>
          </w:rPr>
          <w:t xml:space="preserve"> was</w:t>
        </w:r>
      </w:ins>
      <w:ins w:id="203" w:author="Claire S" w:date="2026-07-17T09:23:00Z" w16du:dateUtc="2026-07-17T08:23:00Z">
        <w:r>
          <w:rPr>
            <w:rFonts w:ascii="Cambria" w:hAnsi="Cambria"/>
            <w:sz w:val="28"/>
            <w:szCs w:val="28"/>
          </w:rPr>
          <w:t xml:space="preserve"> anyone in publishing </w:t>
        </w:r>
      </w:ins>
      <w:ins w:id="204" w:author="Claire S" w:date="2026-07-17T09:25:00Z" w16du:dateUtc="2026-07-17T08:25:00Z">
        <w:r w:rsidR="00FE0E06">
          <w:rPr>
            <w:rFonts w:ascii="Cambria" w:hAnsi="Cambria"/>
            <w:sz w:val="28"/>
            <w:szCs w:val="28"/>
          </w:rPr>
          <w:t>wa</w:t>
        </w:r>
      </w:ins>
      <w:ins w:id="205" w:author="Claire S" w:date="2026-07-17T09:23:00Z" w16du:dateUtc="2026-07-17T08:23:00Z">
        <w:r>
          <w:rPr>
            <w:rFonts w:ascii="Cambria" w:hAnsi="Cambria"/>
            <w:sz w:val="28"/>
            <w:szCs w:val="28"/>
          </w:rPr>
          <w:t xml:space="preserve">s here tonight: the great, the good – and the very, </w:t>
        </w:r>
        <w:r w:rsidRPr="00056328">
          <w:rPr>
            <w:rFonts w:ascii="Cambria" w:hAnsi="Cambria"/>
            <w:i/>
            <w:iCs/>
            <w:sz w:val="28"/>
            <w:szCs w:val="28"/>
          </w:rPr>
          <w:t xml:space="preserve">very </w:t>
        </w:r>
        <w:r>
          <w:rPr>
            <w:rFonts w:ascii="Cambria" w:hAnsi="Cambria"/>
            <w:sz w:val="28"/>
            <w:szCs w:val="28"/>
          </w:rPr>
          <w:t xml:space="preserve">bad. And Savannah Langley </w:t>
        </w:r>
      </w:ins>
      <w:ins w:id="206" w:author="Claire S" w:date="2026-07-17T09:25:00Z" w16du:dateUtc="2026-07-17T08:25:00Z">
        <w:r w:rsidR="00FE0E06">
          <w:rPr>
            <w:rFonts w:ascii="Cambria" w:hAnsi="Cambria"/>
            <w:sz w:val="28"/>
            <w:szCs w:val="28"/>
          </w:rPr>
          <w:t>wa</w:t>
        </w:r>
      </w:ins>
      <w:ins w:id="207" w:author="Claire S" w:date="2026-07-17T09:23:00Z" w16du:dateUtc="2026-07-17T08:23:00Z">
        <w:r>
          <w:rPr>
            <w:rFonts w:ascii="Cambria" w:hAnsi="Cambria"/>
            <w:sz w:val="28"/>
            <w:szCs w:val="28"/>
          </w:rPr>
          <w:t xml:space="preserve">s feeling kind of bad herself, in the most excellent way; </w:t>
        </w:r>
      </w:ins>
      <w:ins w:id="208" w:author="Claire S" w:date="2026-07-17T10:13:00Z" w16du:dateUtc="2026-07-17T09:13:00Z">
        <w:r w:rsidR="004F00D0">
          <w:rPr>
            <w:rFonts w:ascii="Cambria" w:hAnsi="Cambria"/>
            <w:sz w:val="28"/>
            <w:szCs w:val="28"/>
          </w:rPr>
          <w:t xml:space="preserve">currently relieved the interminable </w:t>
        </w:r>
      </w:ins>
      <w:ins w:id="209" w:author="Claire S" w:date="2026-07-23T16:30:00Z" w16du:dateUtc="2026-07-23T15:30:00Z">
        <w:r w:rsidR="00424BA2">
          <w:rPr>
            <w:rFonts w:ascii="Cambria" w:hAnsi="Cambria"/>
            <w:sz w:val="28"/>
            <w:szCs w:val="28"/>
          </w:rPr>
          <w:t>prize</w:t>
        </w:r>
      </w:ins>
      <w:ins w:id="210" w:author="Claire S" w:date="2026-07-17T10:13:00Z" w16du:dateUtc="2026-07-17T09:13:00Z">
        <w:r w:rsidR="004F00D0">
          <w:rPr>
            <w:rFonts w:ascii="Cambria" w:hAnsi="Cambria"/>
            <w:sz w:val="28"/>
            <w:szCs w:val="28"/>
          </w:rPr>
          <w:t xml:space="preserve">-giving had </w:t>
        </w:r>
      </w:ins>
      <w:ins w:id="211" w:author="Claire S" w:date="2026-07-18T19:39:00Z" w16du:dateUtc="2026-07-18T18:39:00Z">
        <w:r w:rsidR="00302F62">
          <w:rPr>
            <w:rFonts w:ascii="Cambria" w:hAnsi="Cambria"/>
            <w:sz w:val="28"/>
            <w:szCs w:val="28"/>
          </w:rPr>
          <w:t>paused</w:t>
        </w:r>
      </w:ins>
      <w:ins w:id="212" w:author="Claire S" w:date="2026-07-23T16:30:00Z" w16du:dateUtc="2026-07-23T15:30:00Z">
        <w:r w:rsidR="00424BA2">
          <w:rPr>
            <w:rFonts w:ascii="Cambria" w:hAnsi="Cambria"/>
            <w:sz w:val="28"/>
            <w:szCs w:val="28"/>
          </w:rPr>
          <w:t xml:space="preserve"> for a while</w:t>
        </w:r>
      </w:ins>
      <w:ins w:id="213" w:author="Claire S" w:date="2026-07-17T10:13:00Z" w16du:dateUtc="2026-07-17T09:13:00Z">
        <w:r w:rsidR="004F00D0">
          <w:rPr>
            <w:rFonts w:ascii="Cambria" w:hAnsi="Cambria"/>
            <w:sz w:val="28"/>
            <w:szCs w:val="28"/>
          </w:rPr>
          <w:t xml:space="preserve"> before the </w:t>
        </w:r>
      </w:ins>
      <w:ins w:id="214" w:author="Claire S" w:date="2026-07-17T16:32:00Z" w16du:dateUtc="2026-07-17T15:32:00Z">
        <w:r w:rsidR="00EB7583">
          <w:rPr>
            <w:rFonts w:ascii="Cambria" w:hAnsi="Cambria"/>
            <w:sz w:val="28"/>
            <w:szCs w:val="28"/>
          </w:rPr>
          <w:t>final</w:t>
        </w:r>
      </w:ins>
      <w:ins w:id="215" w:author="Claire S" w:date="2026-07-23T16:30:00Z" w16du:dateUtc="2026-07-23T15:30:00Z">
        <w:r w:rsidR="00424BA2">
          <w:rPr>
            <w:rFonts w:ascii="Cambria" w:hAnsi="Cambria"/>
            <w:sz w:val="28"/>
            <w:szCs w:val="28"/>
          </w:rPr>
          <w:t xml:space="preserve"> award</w:t>
        </w:r>
      </w:ins>
      <w:ins w:id="216" w:author="Claire S" w:date="2026-07-23T16:31:00Z" w16du:dateUtc="2026-07-23T15:31:00Z">
        <w:r w:rsidR="00424BA2">
          <w:rPr>
            <w:rFonts w:ascii="Cambria" w:hAnsi="Cambria"/>
            <w:sz w:val="28"/>
            <w:szCs w:val="28"/>
          </w:rPr>
          <w:t xml:space="preserve"> was announced</w:t>
        </w:r>
      </w:ins>
      <w:ins w:id="217" w:author="Claire S" w:date="2026-07-17T16:32:00Z" w16du:dateUtc="2026-07-17T15:32:00Z">
        <w:r w:rsidR="00EB7583">
          <w:rPr>
            <w:rFonts w:ascii="Cambria" w:hAnsi="Cambria"/>
            <w:sz w:val="28"/>
            <w:szCs w:val="28"/>
          </w:rPr>
          <w:t>: Book of the Year</w:t>
        </w:r>
      </w:ins>
      <w:ins w:id="218" w:author="Claire S" w:date="2026-07-17T10:13:00Z" w16du:dateUtc="2026-07-17T09:13:00Z">
        <w:r w:rsidR="004F00D0">
          <w:rPr>
            <w:rFonts w:ascii="Cambria" w:hAnsi="Cambria"/>
            <w:sz w:val="28"/>
            <w:szCs w:val="28"/>
          </w:rPr>
          <w:t xml:space="preserve">. </w:t>
        </w:r>
      </w:ins>
    </w:p>
    <w:p w14:paraId="0C810C6C" w14:textId="1BAB06C3" w:rsidR="00B149C9" w:rsidRDefault="00A456D5" w:rsidP="00424BA2">
      <w:pPr>
        <w:spacing w:line="360" w:lineRule="auto"/>
        <w:ind w:firstLine="720"/>
        <w:contextualSpacing/>
        <w:rPr>
          <w:ins w:id="219" w:author="Claire S" w:date="2026-07-17T09:23:00Z" w16du:dateUtc="2026-07-17T08:23:00Z"/>
          <w:rFonts w:ascii="Cambria" w:hAnsi="Cambria"/>
          <w:sz w:val="28"/>
          <w:szCs w:val="28"/>
        </w:rPr>
      </w:pPr>
      <w:ins w:id="220" w:author="Claire S" w:date="2026-07-23T16:28:00Z" w16du:dateUtc="2026-07-23T15:28:00Z">
        <w:r>
          <w:rPr>
            <w:rFonts w:ascii="Cambria" w:hAnsi="Cambria"/>
            <w:sz w:val="28"/>
            <w:szCs w:val="28"/>
          </w:rPr>
          <w:t>True, she’d</w:t>
        </w:r>
      </w:ins>
      <w:ins w:id="221" w:author="Claire S" w:date="2026-07-17T09:23:00Z" w16du:dateUtc="2026-07-17T08:23:00Z">
        <w:r w:rsidR="00B149C9">
          <w:rPr>
            <w:rFonts w:ascii="Cambria" w:hAnsi="Cambria"/>
            <w:sz w:val="28"/>
            <w:szCs w:val="28"/>
          </w:rPr>
          <w:t xml:space="preserve"> been looking forward to </w:t>
        </w:r>
      </w:ins>
      <w:ins w:id="222" w:author="Claire S" w:date="2026-07-18T19:39:00Z" w16du:dateUtc="2026-07-18T18:39:00Z">
        <w:r w:rsidR="00302F62">
          <w:rPr>
            <w:rFonts w:ascii="Cambria" w:hAnsi="Cambria"/>
            <w:sz w:val="28"/>
            <w:szCs w:val="28"/>
          </w:rPr>
          <w:t>h</w:t>
        </w:r>
      </w:ins>
      <w:ins w:id="223" w:author="Claire S" w:date="2026-07-18T19:40:00Z" w16du:dateUtc="2026-07-18T18:40:00Z">
        <w:r w:rsidR="00302F62">
          <w:rPr>
            <w:rFonts w:ascii="Cambria" w:hAnsi="Cambria"/>
            <w:sz w:val="28"/>
            <w:szCs w:val="28"/>
          </w:rPr>
          <w:t>anging out with</w:t>
        </w:r>
      </w:ins>
      <w:ins w:id="224" w:author="Claire S" w:date="2026-07-17T09:23:00Z" w16du:dateUtc="2026-07-17T08:23:00Z">
        <w:r w:rsidR="00B149C9">
          <w:rPr>
            <w:rFonts w:ascii="Cambria" w:hAnsi="Cambria"/>
            <w:sz w:val="28"/>
            <w:szCs w:val="28"/>
          </w:rPr>
          <w:t xml:space="preserve"> big brother Seb</w:t>
        </w:r>
      </w:ins>
      <w:ins w:id="225" w:author="Claire S" w:date="2026-07-18T19:40:00Z" w16du:dateUtc="2026-07-18T18:40:00Z">
        <w:r w:rsidR="00302F62">
          <w:rPr>
            <w:rFonts w:ascii="Cambria" w:hAnsi="Cambria"/>
            <w:sz w:val="28"/>
            <w:szCs w:val="28"/>
          </w:rPr>
          <w:t xml:space="preserve"> </w:t>
        </w:r>
      </w:ins>
      <w:ins w:id="226" w:author="Claire S" w:date="2026-07-17T09:23:00Z" w16du:dateUtc="2026-07-17T08:23:00Z">
        <w:r w:rsidR="00B149C9">
          <w:rPr>
            <w:rFonts w:ascii="Cambria" w:hAnsi="Cambria"/>
            <w:sz w:val="28"/>
            <w:szCs w:val="28"/>
          </w:rPr>
          <w:t xml:space="preserve">– </w:t>
        </w:r>
      </w:ins>
      <w:ins w:id="227" w:author="Claire S" w:date="2026-07-23T16:28:00Z" w16du:dateUtc="2026-07-23T15:28:00Z">
        <w:r>
          <w:rPr>
            <w:rFonts w:ascii="Cambria" w:hAnsi="Cambria"/>
            <w:sz w:val="28"/>
            <w:szCs w:val="28"/>
          </w:rPr>
          <w:t>but</w:t>
        </w:r>
      </w:ins>
      <w:ins w:id="228" w:author="Claire S" w:date="2026-07-17T10:15:00Z" w16du:dateUtc="2026-07-17T09:15:00Z">
        <w:r w:rsidR="00EB6AC6">
          <w:rPr>
            <w:rFonts w:ascii="Cambria" w:hAnsi="Cambria"/>
            <w:sz w:val="28"/>
            <w:szCs w:val="28"/>
          </w:rPr>
          <w:t xml:space="preserve"> </w:t>
        </w:r>
      </w:ins>
      <w:ins w:id="229" w:author="Claire S" w:date="2026-07-19T12:26:00Z" w16du:dateUtc="2026-07-19T11:26:00Z">
        <w:r w:rsidR="00B8420F">
          <w:rPr>
            <w:rFonts w:ascii="Cambria" w:hAnsi="Cambria"/>
            <w:sz w:val="28"/>
            <w:szCs w:val="28"/>
          </w:rPr>
          <w:t>Leo di Caprio</w:t>
        </w:r>
      </w:ins>
      <w:ins w:id="230" w:author="Claire S" w:date="2026-07-23T16:30:00Z" w16du:dateUtc="2026-07-23T15:30:00Z">
        <w:r w:rsidR="00424BA2">
          <w:rPr>
            <w:rFonts w:ascii="Cambria" w:hAnsi="Cambria"/>
            <w:sz w:val="28"/>
            <w:szCs w:val="28"/>
          </w:rPr>
          <w:t xml:space="preserve"> </w:t>
        </w:r>
      </w:ins>
      <w:ins w:id="231" w:author="Claire S" w:date="2026-07-23T16:28:00Z" w16du:dateUtc="2026-07-23T15:28:00Z">
        <w:r>
          <w:rPr>
            <w:rFonts w:ascii="Cambria" w:hAnsi="Cambria"/>
            <w:sz w:val="28"/>
            <w:szCs w:val="28"/>
          </w:rPr>
          <w:t xml:space="preserve">had </w:t>
        </w:r>
      </w:ins>
      <w:ins w:id="232" w:author="Claire S" w:date="2026-07-17T10:15:00Z" w16du:dateUtc="2026-07-17T09:15:00Z">
        <w:r w:rsidR="00EB6AC6">
          <w:rPr>
            <w:rFonts w:ascii="Cambria" w:hAnsi="Cambria"/>
            <w:sz w:val="28"/>
            <w:szCs w:val="28"/>
          </w:rPr>
          <w:t>offered him a last-minute lift on h</w:t>
        </w:r>
      </w:ins>
      <w:ins w:id="233" w:author="Claire S" w:date="2026-07-19T12:26:00Z" w16du:dateUtc="2026-07-19T11:26:00Z">
        <w:r w:rsidR="00B8420F">
          <w:rPr>
            <w:rFonts w:ascii="Cambria" w:hAnsi="Cambria"/>
            <w:sz w:val="28"/>
            <w:szCs w:val="28"/>
          </w:rPr>
          <w:t xml:space="preserve">is </w:t>
        </w:r>
      </w:ins>
      <w:ins w:id="234" w:author="Claire S" w:date="2026-07-17T09:23:00Z" w16du:dateUtc="2026-07-17T08:23:00Z">
        <w:r w:rsidR="00B149C9">
          <w:rPr>
            <w:rFonts w:ascii="Cambria" w:hAnsi="Cambria"/>
            <w:sz w:val="28"/>
            <w:szCs w:val="28"/>
          </w:rPr>
          <w:t xml:space="preserve">private jet to </w:t>
        </w:r>
      </w:ins>
      <w:ins w:id="235" w:author="Claire S" w:date="2026-07-17T09:27:00Z" w16du:dateUtc="2026-07-17T08:27:00Z">
        <w:r w:rsidR="00800C7A">
          <w:rPr>
            <w:rFonts w:ascii="Cambria" w:hAnsi="Cambria"/>
            <w:sz w:val="28"/>
            <w:szCs w:val="28"/>
          </w:rPr>
          <w:t>a</w:t>
        </w:r>
      </w:ins>
      <w:ins w:id="236" w:author="Claire S" w:date="2026-07-17T09:23:00Z" w16du:dateUtc="2026-07-17T08:23:00Z">
        <w:r w:rsidR="00B149C9">
          <w:rPr>
            <w:rFonts w:ascii="Cambria" w:hAnsi="Cambria"/>
            <w:sz w:val="28"/>
            <w:szCs w:val="28"/>
          </w:rPr>
          <w:t xml:space="preserve"> St Tropez </w:t>
        </w:r>
      </w:ins>
      <w:ins w:id="237" w:author="Claire S" w:date="2026-07-24T12:25:00Z" w16du:dateUtc="2026-07-24T11:25:00Z">
        <w:r w:rsidR="00C168D0">
          <w:rPr>
            <w:rFonts w:ascii="Cambria" w:hAnsi="Cambria"/>
            <w:sz w:val="28"/>
            <w:szCs w:val="28"/>
          </w:rPr>
          <w:t>pool</w:t>
        </w:r>
      </w:ins>
      <w:ins w:id="238" w:author="Claire S" w:date="2026-07-17T10:15:00Z" w16du:dateUtc="2026-07-17T09:15:00Z">
        <w:r w:rsidR="00EB6AC6">
          <w:rPr>
            <w:rFonts w:ascii="Cambria" w:hAnsi="Cambria"/>
            <w:sz w:val="28"/>
            <w:szCs w:val="28"/>
          </w:rPr>
          <w:t xml:space="preserve"> party</w:t>
        </w:r>
      </w:ins>
      <w:ins w:id="239" w:author="Claire S" w:date="2026-07-23T16:28:00Z" w16du:dateUtc="2026-07-23T15:28:00Z">
        <w:r>
          <w:rPr>
            <w:rFonts w:ascii="Cambria" w:hAnsi="Cambria"/>
            <w:sz w:val="28"/>
            <w:szCs w:val="28"/>
          </w:rPr>
          <w:t xml:space="preserve">, so </w:t>
        </w:r>
      </w:ins>
      <w:ins w:id="240" w:author="Claire S" w:date="2026-07-24T12:26:00Z" w16du:dateUtc="2026-07-24T11:26:00Z">
        <w:r w:rsidR="00C168D0">
          <w:rPr>
            <w:rFonts w:ascii="Cambria" w:hAnsi="Cambria"/>
            <w:sz w:val="28"/>
            <w:szCs w:val="28"/>
          </w:rPr>
          <w:t>Savannah</w:t>
        </w:r>
      </w:ins>
      <w:ins w:id="241" w:author="Claire S" w:date="2026-07-23T16:31:00Z" w16du:dateUtc="2026-07-23T15:31:00Z">
        <w:r w:rsidR="00424BA2">
          <w:rPr>
            <w:rFonts w:ascii="Cambria" w:hAnsi="Cambria"/>
            <w:sz w:val="28"/>
            <w:szCs w:val="28"/>
          </w:rPr>
          <w:t xml:space="preserve"> was </w:t>
        </w:r>
      </w:ins>
      <w:ins w:id="242" w:author="Claire S" w:date="2026-07-23T16:29:00Z" w16du:dateUtc="2026-07-23T15:29:00Z">
        <w:r>
          <w:rPr>
            <w:rFonts w:ascii="Cambria" w:hAnsi="Cambria"/>
            <w:sz w:val="28"/>
            <w:szCs w:val="28"/>
          </w:rPr>
          <w:t>the only Langley here</w:t>
        </w:r>
      </w:ins>
      <w:ins w:id="243" w:author="Claire S" w:date="2026-07-23T16:30:00Z" w16du:dateUtc="2026-07-23T15:30:00Z">
        <w:r w:rsidR="00424BA2">
          <w:rPr>
            <w:rFonts w:ascii="Cambria" w:hAnsi="Cambria"/>
            <w:sz w:val="28"/>
            <w:szCs w:val="28"/>
          </w:rPr>
          <w:t xml:space="preserve">, representing her </w:t>
        </w:r>
      </w:ins>
      <w:ins w:id="244" w:author="Claire S" w:date="2026-07-23T16:47:00Z" w16du:dateUtc="2026-07-23T15:47:00Z">
        <w:r w:rsidR="00500BF0">
          <w:rPr>
            <w:rFonts w:ascii="Cambria" w:hAnsi="Cambria"/>
            <w:sz w:val="28"/>
            <w:szCs w:val="28"/>
          </w:rPr>
          <w:t xml:space="preserve">family’s </w:t>
        </w:r>
      </w:ins>
      <w:ins w:id="245" w:author="Claire S" w:date="2026-07-23T16:30:00Z" w16du:dateUtc="2026-07-23T15:30:00Z">
        <w:r w:rsidR="00424BA2">
          <w:rPr>
            <w:rFonts w:ascii="Cambria" w:hAnsi="Cambria"/>
            <w:sz w:val="28"/>
            <w:szCs w:val="28"/>
          </w:rPr>
          <w:t xml:space="preserve">publishing dynasty as </w:t>
        </w:r>
      </w:ins>
      <w:ins w:id="246" w:author="Claire S" w:date="2026-07-23T16:47:00Z" w16du:dateUtc="2026-07-23T15:47:00Z">
        <w:r w:rsidR="00500BF0">
          <w:rPr>
            <w:rFonts w:ascii="Cambria" w:hAnsi="Cambria"/>
            <w:sz w:val="28"/>
            <w:szCs w:val="28"/>
          </w:rPr>
          <w:t xml:space="preserve">their </w:t>
        </w:r>
      </w:ins>
      <w:ins w:id="247" w:author="Claire S" w:date="2026-07-23T16:30:00Z" w16du:dateUtc="2026-07-23T15:30:00Z">
        <w:r w:rsidR="00424BA2">
          <w:rPr>
            <w:rFonts w:ascii="Cambria" w:hAnsi="Cambria"/>
            <w:sz w:val="28"/>
            <w:szCs w:val="28"/>
          </w:rPr>
          <w:t xml:space="preserve">Comms Director. </w:t>
        </w:r>
      </w:ins>
      <w:ins w:id="248" w:author="Claire S" w:date="2026-07-23T16:47:00Z" w16du:dateUtc="2026-07-23T15:47:00Z">
        <w:r w:rsidR="00500BF0">
          <w:rPr>
            <w:rFonts w:ascii="Cambria" w:hAnsi="Cambria"/>
            <w:sz w:val="28"/>
            <w:szCs w:val="28"/>
          </w:rPr>
          <w:t>And that</w:t>
        </w:r>
      </w:ins>
      <w:ins w:id="249" w:author="Claire S" w:date="2026-07-23T16:32:00Z" w16du:dateUtc="2026-07-23T15:32:00Z">
        <w:r w:rsidR="00424BA2">
          <w:rPr>
            <w:rFonts w:ascii="Cambria" w:hAnsi="Cambria"/>
            <w:sz w:val="28"/>
            <w:szCs w:val="28"/>
          </w:rPr>
          <w:t xml:space="preserve"> was f</w:t>
        </w:r>
      </w:ins>
      <w:ins w:id="250" w:author="Claire S" w:date="2026-07-23T16:31:00Z" w16du:dateUtc="2026-07-23T15:31:00Z">
        <w:r w:rsidR="00424BA2">
          <w:rPr>
            <w:rFonts w:ascii="Cambria" w:hAnsi="Cambria"/>
            <w:sz w:val="28"/>
            <w:szCs w:val="28"/>
          </w:rPr>
          <w:t xml:space="preserve">ine by </w:t>
        </w:r>
      </w:ins>
      <w:ins w:id="251" w:author="Claire S" w:date="2026-07-23T16:32:00Z" w16du:dateUtc="2026-07-23T15:32:00Z">
        <w:r w:rsidR="00424BA2">
          <w:rPr>
            <w:rFonts w:ascii="Cambria" w:hAnsi="Cambria"/>
            <w:sz w:val="28"/>
            <w:szCs w:val="28"/>
          </w:rPr>
          <w:t>Savannah</w:t>
        </w:r>
      </w:ins>
      <w:ins w:id="252" w:author="Claire S" w:date="2026-07-23T16:31:00Z" w16du:dateUtc="2026-07-23T15:31:00Z">
        <w:r w:rsidR="00424BA2">
          <w:rPr>
            <w:rFonts w:ascii="Cambria" w:hAnsi="Cambria"/>
            <w:sz w:val="28"/>
            <w:szCs w:val="28"/>
          </w:rPr>
          <w:t xml:space="preserve"> </w:t>
        </w:r>
      </w:ins>
      <w:ins w:id="253" w:author="Claire S" w:date="2026-07-24T12:26:00Z" w16du:dateUtc="2026-07-24T11:26:00Z">
        <w:r w:rsidR="00DF5CB7">
          <w:rPr>
            <w:rFonts w:ascii="Cambria" w:hAnsi="Cambria"/>
            <w:sz w:val="28"/>
            <w:szCs w:val="28"/>
          </w:rPr>
          <w:t>–</w:t>
        </w:r>
      </w:ins>
      <w:ins w:id="254" w:author="Claire S" w:date="2026-07-23T16:31:00Z" w16du:dateUtc="2026-07-23T15:31:00Z">
        <w:r w:rsidR="00424BA2">
          <w:rPr>
            <w:rFonts w:ascii="Cambria" w:hAnsi="Cambria"/>
            <w:sz w:val="28"/>
            <w:szCs w:val="28"/>
          </w:rPr>
          <w:t xml:space="preserve"> </w:t>
        </w:r>
      </w:ins>
      <w:ins w:id="255" w:author="Claire S" w:date="2026-07-24T12:26:00Z" w16du:dateUtc="2026-07-24T11:26:00Z">
        <w:r w:rsidR="00DF5CB7">
          <w:rPr>
            <w:rFonts w:ascii="Cambria" w:hAnsi="Cambria"/>
            <w:sz w:val="28"/>
            <w:szCs w:val="28"/>
          </w:rPr>
          <w:t>lapping up the</w:t>
        </w:r>
      </w:ins>
      <w:ins w:id="256" w:author="Claire S" w:date="2026-07-23T16:30:00Z" w16du:dateUtc="2026-07-23T15:30:00Z">
        <w:r w:rsidR="00424BA2">
          <w:rPr>
            <w:rFonts w:ascii="Cambria" w:hAnsi="Cambria"/>
            <w:sz w:val="28"/>
            <w:szCs w:val="28"/>
          </w:rPr>
          <w:t xml:space="preserve"> att</w:t>
        </w:r>
      </w:ins>
      <w:ins w:id="257" w:author="Claire S" w:date="2026-07-23T16:31:00Z" w16du:dateUtc="2026-07-23T15:31:00Z">
        <w:r w:rsidR="00424BA2">
          <w:rPr>
            <w:rFonts w:ascii="Cambria" w:hAnsi="Cambria"/>
            <w:sz w:val="28"/>
            <w:szCs w:val="28"/>
          </w:rPr>
          <w:t xml:space="preserve">ention </w:t>
        </w:r>
      </w:ins>
      <w:ins w:id="258" w:author="Claire S" w:date="2026-07-24T12:26:00Z" w16du:dateUtc="2026-07-24T11:26:00Z">
        <w:r w:rsidR="00DF5CB7">
          <w:rPr>
            <w:rFonts w:ascii="Cambria" w:hAnsi="Cambria"/>
            <w:sz w:val="28"/>
            <w:szCs w:val="28"/>
          </w:rPr>
          <w:t>like a pedigree cat</w:t>
        </w:r>
      </w:ins>
      <w:ins w:id="259" w:author="Claire S" w:date="2026-07-23T16:31:00Z" w16du:dateUtc="2026-07-23T15:31:00Z">
        <w:r w:rsidR="00424BA2">
          <w:rPr>
            <w:rFonts w:ascii="Cambria" w:hAnsi="Cambria"/>
            <w:sz w:val="28"/>
            <w:szCs w:val="28"/>
          </w:rPr>
          <w:t>.</w:t>
        </w:r>
      </w:ins>
    </w:p>
    <w:p w14:paraId="4DC6375E" w14:textId="1650986D" w:rsidR="00B149C9" w:rsidRDefault="00B149C9" w:rsidP="00B149C9">
      <w:pPr>
        <w:spacing w:line="360" w:lineRule="auto"/>
        <w:ind w:firstLine="720"/>
        <w:contextualSpacing/>
        <w:rPr>
          <w:ins w:id="260" w:author="Claire S" w:date="2026-07-17T09:23:00Z" w16du:dateUtc="2026-07-17T08:23:00Z"/>
          <w:rFonts w:ascii="Cambria" w:hAnsi="Cambria"/>
          <w:sz w:val="28"/>
          <w:szCs w:val="28"/>
        </w:rPr>
      </w:pPr>
      <w:commentRangeStart w:id="261"/>
      <w:ins w:id="262" w:author="Claire S" w:date="2026-07-17T09:23:00Z" w16du:dateUtc="2026-07-17T08:23:00Z">
        <w:r>
          <w:rPr>
            <w:rFonts w:ascii="Cambria" w:hAnsi="Cambria"/>
            <w:sz w:val="28"/>
            <w:szCs w:val="28"/>
          </w:rPr>
          <w:lastRenderedPageBreak/>
          <w:t>‘No dessert for me, honey.’ S</w:t>
        </w:r>
      </w:ins>
      <w:ins w:id="263" w:author="Claire S" w:date="2026-07-17T10:15:00Z" w16du:dateUtc="2026-07-17T09:15:00Z">
        <w:r w:rsidR="00EB6AC6">
          <w:rPr>
            <w:rFonts w:ascii="Cambria" w:hAnsi="Cambria"/>
            <w:sz w:val="28"/>
            <w:szCs w:val="28"/>
          </w:rPr>
          <w:t>he</w:t>
        </w:r>
      </w:ins>
      <w:ins w:id="264" w:author="Claire S" w:date="2026-07-17T09:23:00Z" w16du:dateUtc="2026-07-17T08:23:00Z">
        <w:r>
          <w:rPr>
            <w:rFonts w:ascii="Cambria" w:hAnsi="Cambria"/>
            <w:sz w:val="28"/>
            <w:szCs w:val="28"/>
          </w:rPr>
          <w:t xml:space="preserve"> wrinkle</w:t>
        </w:r>
      </w:ins>
      <w:ins w:id="265" w:author="Claire S" w:date="2026-07-17T09:27:00Z" w16du:dateUtc="2026-07-17T08:27:00Z">
        <w:r w:rsidR="00800C7A">
          <w:rPr>
            <w:rFonts w:ascii="Cambria" w:hAnsi="Cambria"/>
            <w:sz w:val="28"/>
            <w:szCs w:val="28"/>
          </w:rPr>
          <w:t>d</w:t>
        </w:r>
      </w:ins>
      <w:ins w:id="266" w:author="Claire S" w:date="2026-07-17T09:23:00Z" w16du:dateUtc="2026-07-17T08:23:00Z">
        <w:r>
          <w:rPr>
            <w:rFonts w:ascii="Cambria" w:hAnsi="Cambria"/>
            <w:sz w:val="28"/>
            <w:szCs w:val="28"/>
          </w:rPr>
          <w:t xml:space="preserve"> her expensive snub nose at the cute waiter</w:t>
        </w:r>
      </w:ins>
      <w:ins w:id="267" w:author="Claire S" w:date="2026-07-17T09:29:00Z" w16du:dateUtc="2026-07-17T08:29:00Z">
        <w:r w:rsidR="003A56D9">
          <w:rPr>
            <w:rFonts w:ascii="Cambria" w:hAnsi="Cambria"/>
            <w:sz w:val="28"/>
            <w:szCs w:val="28"/>
          </w:rPr>
          <w:t>,</w:t>
        </w:r>
      </w:ins>
      <w:ins w:id="268" w:author="Claire S" w:date="2026-07-17T09:27:00Z" w16du:dateUtc="2026-07-17T08:27:00Z">
        <w:r w:rsidR="00800C7A">
          <w:rPr>
            <w:rFonts w:ascii="Cambria" w:hAnsi="Cambria"/>
            <w:sz w:val="28"/>
            <w:szCs w:val="28"/>
          </w:rPr>
          <w:t xml:space="preserve"> who was </w:t>
        </w:r>
      </w:ins>
      <w:ins w:id="269" w:author="Claire S" w:date="2026-07-17T16:33:00Z" w16du:dateUtc="2026-07-17T15:33:00Z">
        <w:r w:rsidR="00A32136">
          <w:rPr>
            <w:rFonts w:ascii="Cambria" w:hAnsi="Cambria"/>
            <w:sz w:val="28"/>
            <w:szCs w:val="28"/>
          </w:rPr>
          <w:t>wafting</w:t>
        </w:r>
      </w:ins>
      <w:ins w:id="270" w:author="Claire S" w:date="2026-07-17T09:27:00Z" w16du:dateUtc="2026-07-17T08:27:00Z">
        <w:r w:rsidR="00800C7A">
          <w:rPr>
            <w:rFonts w:ascii="Cambria" w:hAnsi="Cambria"/>
            <w:sz w:val="28"/>
            <w:szCs w:val="28"/>
          </w:rPr>
          <w:t xml:space="preserve"> </w:t>
        </w:r>
      </w:ins>
      <w:ins w:id="271" w:author="Claire S" w:date="2026-07-17T10:04:00Z" w16du:dateUtc="2026-07-17T09:04:00Z">
        <w:r w:rsidR="00BE6014">
          <w:rPr>
            <w:rFonts w:ascii="Cambria" w:hAnsi="Cambria"/>
            <w:sz w:val="28"/>
            <w:szCs w:val="28"/>
          </w:rPr>
          <w:t>some</w:t>
        </w:r>
      </w:ins>
      <w:ins w:id="272" w:author="Claire S" w:date="2026-07-18T19:40:00Z" w16du:dateUtc="2026-07-18T18:40:00Z">
        <w:r w:rsidR="00302F62">
          <w:rPr>
            <w:rFonts w:ascii="Cambria" w:hAnsi="Cambria"/>
            <w:sz w:val="28"/>
            <w:szCs w:val="28"/>
          </w:rPr>
          <w:t xml:space="preserve">thing </w:t>
        </w:r>
        <w:r w:rsidR="00834144">
          <w:rPr>
            <w:rFonts w:ascii="Cambria" w:hAnsi="Cambria"/>
            <w:sz w:val="28"/>
            <w:szCs w:val="28"/>
          </w:rPr>
          <w:t>hideous</w:t>
        </w:r>
      </w:ins>
      <w:ins w:id="273" w:author="Claire S" w:date="2026-07-18T19:44:00Z" w16du:dateUtc="2026-07-18T18:44:00Z">
        <w:r w:rsidR="00CE6ECF">
          <w:rPr>
            <w:rFonts w:ascii="Cambria" w:hAnsi="Cambria"/>
            <w:sz w:val="28"/>
            <w:szCs w:val="28"/>
          </w:rPr>
          <w:t>ly tasty</w:t>
        </w:r>
      </w:ins>
      <w:ins w:id="274" w:author="Claire S" w:date="2026-07-18T19:40:00Z" w16du:dateUtc="2026-07-18T18:40:00Z">
        <w:r w:rsidR="00834144">
          <w:rPr>
            <w:rFonts w:ascii="Cambria" w:hAnsi="Cambria"/>
            <w:sz w:val="28"/>
            <w:szCs w:val="28"/>
          </w:rPr>
          <w:t xml:space="preserve"> like</w:t>
        </w:r>
      </w:ins>
      <w:ins w:id="275" w:author="Claire S" w:date="2026-07-17T10:04:00Z" w16du:dateUtc="2026-07-17T09:04:00Z">
        <w:r w:rsidR="00BE6014">
          <w:rPr>
            <w:rFonts w:ascii="Cambria" w:hAnsi="Cambria"/>
            <w:sz w:val="28"/>
            <w:szCs w:val="28"/>
          </w:rPr>
          <w:t xml:space="preserve"> </w:t>
        </w:r>
      </w:ins>
      <w:ins w:id="276" w:author="Claire S" w:date="2026-07-17T09:28:00Z" w16du:dateUtc="2026-07-17T08:28:00Z">
        <w:r w:rsidR="003275E8">
          <w:rPr>
            <w:rFonts w:ascii="Cambria" w:hAnsi="Cambria"/>
            <w:sz w:val="28"/>
            <w:szCs w:val="28"/>
          </w:rPr>
          <w:t>trifle</w:t>
        </w:r>
      </w:ins>
      <w:ins w:id="277" w:author="Claire S" w:date="2026-07-17T16:33:00Z" w16du:dateUtc="2026-07-17T15:33:00Z">
        <w:r w:rsidR="00A32136">
          <w:rPr>
            <w:rFonts w:ascii="Cambria" w:hAnsi="Cambria"/>
            <w:sz w:val="28"/>
            <w:szCs w:val="28"/>
          </w:rPr>
          <w:t xml:space="preserve"> in front of her</w:t>
        </w:r>
      </w:ins>
      <w:ins w:id="278" w:author="Claire S" w:date="2026-07-17T09:28:00Z" w16du:dateUtc="2026-07-17T08:28:00Z">
        <w:r w:rsidR="003275E8">
          <w:rPr>
            <w:rFonts w:ascii="Cambria" w:hAnsi="Cambria"/>
            <w:sz w:val="28"/>
            <w:szCs w:val="28"/>
          </w:rPr>
          <w:t>.</w:t>
        </w:r>
      </w:ins>
      <w:ins w:id="279" w:author="Claire S" w:date="2026-07-17T09:23:00Z" w16du:dateUtc="2026-07-17T08:23:00Z">
        <w:r>
          <w:rPr>
            <w:rFonts w:ascii="Cambria" w:hAnsi="Cambria"/>
            <w:sz w:val="28"/>
            <w:szCs w:val="28"/>
          </w:rPr>
          <w:t xml:space="preserve"> </w:t>
        </w:r>
      </w:ins>
    </w:p>
    <w:p w14:paraId="4846EA76" w14:textId="32E96172" w:rsidR="00B149C9" w:rsidRDefault="00B149C9" w:rsidP="00B149C9">
      <w:pPr>
        <w:spacing w:line="360" w:lineRule="auto"/>
        <w:ind w:firstLine="720"/>
        <w:contextualSpacing/>
        <w:rPr>
          <w:ins w:id="280" w:author="Claire S" w:date="2026-07-17T09:23:00Z" w16du:dateUtc="2026-07-17T08:23:00Z"/>
          <w:rFonts w:ascii="Cambria" w:hAnsi="Cambria"/>
          <w:sz w:val="28"/>
          <w:szCs w:val="28"/>
        </w:rPr>
      </w:pPr>
      <w:ins w:id="281" w:author="Claire S" w:date="2026-07-17T09:23:00Z" w16du:dateUtc="2026-07-17T08:23:00Z">
        <w:r>
          <w:rPr>
            <w:rFonts w:ascii="Cambria" w:hAnsi="Cambria"/>
            <w:sz w:val="28"/>
            <w:szCs w:val="28"/>
          </w:rPr>
          <w:t>‘I’ll have yours.’ Jackson Rayne, Dex’s number one author, lock</w:t>
        </w:r>
      </w:ins>
      <w:ins w:id="282" w:author="Claire S" w:date="2026-07-17T09:27:00Z" w16du:dateUtc="2026-07-17T08:27:00Z">
        <w:r w:rsidR="00800C7A">
          <w:rPr>
            <w:rFonts w:ascii="Cambria" w:hAnsi="Cambria"/>
            <w:sz w:val="28"/>
            <w:szCs w:val="28"/>
          </w:rPr>
          <w:t>ed</w:t>
        </w:r>
      </w:ins>
      <w:ins w:id="283" w:author="Claire S" w:date="2026-07-17T09:23:00Z" w16du:dateUtc="2026-07-17T08:23:00Z">
        <w:r>
          <w:rPr>
            <w:rFonts w:ascii="Cambria" w:hAnsi="Cambria"/>
            <w:sz w:val="28"/>
            <w:szCs w:val="28"/>
          </w:rPr>
          <w:t xml:space="preserve"> eyes with </w:t>
        </w:r>
      </w:ins>
      <w:ins w:id="284" w:author="Claire S" w:date="2026-07-17T16:33:00Z" w16du:dateUtc="2026-07-17T15:33:00Z">
        <w:r w:rsidR="00A32136">
          <w:rPr>
            <w:rFonts w:ascii="Cambria" w:hAnsi="Cambria"/>
            <w:sz w:val="28"/>
            <w:szCs w:val="28"/>
          </w:rPr>
          <w:t>Savannah</w:t>
        </w:r>
      </w:ins>
      <w:ins w:id="285" w:author="Claire S" w:date="2026-07-17T09:23:00Z" w16du:dateUtc="2026-07-17T08:23:00Z">
        <w:r>
          <w:rPr>
            <w:rFonts w:ascii="Cambria" w:hAnsi="Cambria"/>
            <w:sz w:val="28"/>
            <w:szCs w:val="28"/>
          </w:rPr>
          <w:t xml:space="preserve">, his steely gaze as piercing as her own manicured nails.  </w:t>
        </w:r>
      </w:ins>
      <w:commentRangeEnd w:id="261"/>
      <w:r>
        <w:rPr>
          <w:rStyle w:val="CommentReference"/>
          <w:rFonts w:ascii="Cambria" w:hAnsi="Cambria"/>
          <w:sz w:val="28"/>
          <w:szCs w:val="28"/>
        </w:rPr>
        <w:commentReference w:id="261"/>
      </w:r>
    </w:p>
    <w:p w14:paraId="639D9E7C" w14:textId="68E0DE6C" w:rsidR="00B149C9" w:rsidRDefault="00B149C9" w:rsidP="00B149C9">
      <w:pPr>
        <w:spacing w:line="360" w:lineRule="auto"/>
        <w:ind w:firstLine="720"/>
        <w:contextualSpacing/>
        <w:rPr>
          <w:ins w:id="286" w:author="Claire S" w:date="2026-07-17T09:23:00Z" w16du:dateUtc="2026-07-17T08:23:00Z"/>
          <w:rFonts w:ascii="Cambria" w:hAnsi="Cambria"/>
          <w:sz w:val="28"/>
          <w:szCs w:val="28"/>
        </w:rPr>
      </w:pPr>
      <w:ins w:id="287" w:author="Claire S" w:date="2026-07-17T09:23:00Z" w16du:dateUtc="2026-07-17T08:23:00Z">
        <w:r>
          <w:rPr>
            <w:rFonts w:ascii="Cambria" w:hAnsi="Cambria"/>
            <w:sz w:val="28"/>
            <w:szCs w:val="28"/>
          </w:rPr>
          <w:t>‘Be my guest.’ I</w:t>
        </w:r>
      </w:ins>
      <w:ins w:id="288" w:author="Claire S" w:date="2026-07-17T09:29:00Z" w16du:dateUtc="2026-07-17T08:29:00Z">
        <w:r w:rsidR="003A56D9">
          <w:rPr>
            <w:rFonts w:ascii="Cambria" w:hAnsi="Cambria"/>
            <w:sz w:val="28"/>
            <w:szCs w:val="28"/>
          </w:rPr>
          <w:t>t wa</w:t>
        </w:r>
      </w:ins>
      <w:ins w:id="289" w:author="Claire S" w:date="2026-07-17T09:23:00Z" w16du:dateUtc="2026-07-17T08:23:00Z">
        <w:r>
          <w:rPr>
            <w:rFonts w:ascii="Cambria" w:hAnsi="Cambria"/>
            <w:sz w:val="28"/>
            <w:szCs w:val="28"/>
          </w:rPr>
          <w:t>s strange, the mystery that shroud</w:t>
        </w:r>
      </w:ins>
      <w:ins w:id="290" w:author="Claire S" w:date="2026-07-17T09:29:00Z" w16du:dateUtc="2026-07-17T08:29:00Z">
        <w:r w:rsidR="003A56D9">
          <w:rPr>
            <w:rFonts w:ascii="Cambria" w:hAnsi="Cambria"/>
            <w:sz w:val="28"/>
            <w:szCs w:val="28"/>
          </w:rPr>
          <w:t>ed</w:t>
        </w:r>
      </w:ins>
      <w:ins w:id="291" w:author="Claire S" w:date="2026-07-17T09:23:00Z" w16du:dateUtc="2026-07-17T08:23:00Z">
        <w:r>
          <w:rPr>
            <w:rFonts w:ascii="Cambria" w:hAnsi="Cambria"/>
            <w:sz w:val="28"/>
            <w:szCs w:val="28"/>
          </w:rPr>
          <w:t xml:space="preserve"> Rayne’s first career ma</w:t>
        </w:r>
      </w:ins>
      <w:ins w:id="292" w:author="Claire S" w:date="2026-07-17T09:30:00Z" w16du:dateUtc="2026-07-17T08:30:00Z">
        <w:r w:rsidR="003A56D9">
          <w:rPr>
            <w:rFonts w:ascii="Cambria" w:hAnsi="Cambria"/>
            <w:sz w:val="28"/>
            <w:szCs w:val="28"/>
          </w:rPr>
          <w:t>de</w:t>
        </w:r>
      </w:ins>
      <w:ins w:id="293" w:author="Claire S" w:date="2026-07-17T09:23:00Z" w16du:dateUtc="2026-07-17T08:23:00Z">
        <w:r>
          <w:rPr>
            <w:rFonts w:ascii="Cambria" w:hAnsi="Cambria"/>
            <w:sz w:val="28"/>
            <w:szCs w:val="28"/>
          </w:rPr>
          <w:t xml:space="preserve"> him feel dangerous in an exciting way. Savannah imagine</w:t>
        </w:r>
      </w:ins>
      <w:ins w:id="294" w:author="Claire S" w:date="2026-07-17T09:30:00Z" w16du:dateUtc="2026-07-17T08:30:00Z">
        <w:r w:rsidR="003A56D9">
          <w:rPr>
            <w:rFonts w:ascii="Cambria" w:hAnsi="Cambria"/>
            <w:sz w:val="28"/>
            <w:szCs w:val="28"/>
          </w:rPr>
          <w:t xml:space="preserve">d </w:t>
        </w:r>
      </w:ins>
      <w:ins w:id="295" w:author="Claire S" w:date="2026-07-17T09:23:00Z" w16du:dateUtc="2026-07-17T08:23:00Z">
        <w:r>
          <w:rPr>
            <w:rFonts w:ascii="Cambria" w:hAnsi="Cambria"/>
            <w:sz w:val="28"/>
            <w:szCs w:val="28"/>
          </w:rPr>
          <w:t xml:space="preserve">him staggering off </w:t>
        </w:r>
        <w:commentRangeStart w:id="296"/>
        <w:r>
          <w:rPr>
            <w:rFonts w:ascii="Cambria" w:hAnsi="Cambria"/>
            <w:sz w:val="28"/>
            <w:szCs w:val="28"/>
          </w:rPr>
          <w:t>the battlefield;</w:t>
        </w:r>
      </w:ins>
      <w:commentRangeEnd w:id="296"/>
      <w:r>
        <w:rPr>
          <w:rStyle w:val="CommentReference"/>
          <w:rFonts w:ascii="Cambria" w:hAnsi="Cambria"/>
          <w:sz w:val="28"/>
          <w:szCs w:val="28"/>
        </w:rPr>
        <w:commentReference w:id="296"/>
      </w:r>
      <w:ins w:id="297" w:author="Claire S" w:date="2026-07-17T09:23:00Z" w16du:dateUtc="2026-07-17T08:23:00Z">
        <w:r>
          <w:rPr>
            <w:rFonts w:ascii="Cambria" w:hAnsi="Cambria"/>
            <w:sz w:val="28"/>
            <w:szCs w:val="28"/>
          </w:rPr>
          <w:t xml:space="preserve"> cradling a dying colleague, saving another. She th</w:t>
        </w:r>
      </w:ins>
      <w:ins w:id="298" w:author="Claire S" w:date="2026-07-17T09:30:00Z" w16du:dateUtc="2026-07-17T08:30:00Z">
        <w:r w:rsidR="003A56D9">
          <w:rPr>
            <w:rFonts w:ascii="Cambria" w:hAnsi="Cambria"/>
            <w:sz w:val="28"/>
            <w:szCs w:val="28"/>
          </w:rPr>
          <w:t>ought</w:t>
        </w:r>
      </w:ins>
      <w:ins w:id="299" w:author="Claire S" w:date="2026-07-17T09:23:00Z" w16du:dateUtc="2026-07-17T08:23:00Z">
        <w:r>
          <w:rPr>
            <w:rFonts w:ascii="Cambria" w:hAnsi="Cambria"/>
            <w:sz w:val="28"/>
            <w:szCs w:val="28"/>
          </w:rPr>
          <w:t xml:space="preserve"> of the </w:t>
        </w:r>
      </w:ins>
      <w:ins w:id="300" w:author="Claire S" w:date="2026-07-18T19:50:00Z" w16du:dateUtc="2026-07-18T18:50:00Z">
        <w:r w:rsidR="00B078D5">
          <w:rPr>
            <w:rFonts w:ascii="Cambria" w:hAnsi="Cambria"/>
            <w:sz w:val="28"/>
            <w:szCs w:val="28"/>
          </w:rPr>
          <w:t xml:space="preserve">muscly </w:t>
        </w:r>
      </w:ins>
      <w:ins w:id="301" w:author="Claire S" w:date="2026-07-17T09:23:00Z" w16du:dateUtc="2026-07-17T08:23:00Z">
        <w:r>
          <w:rPr>
            <w:rFonts w:ascii="Cambria" w:hAnsi="Cambria"/>
            <w:sz w:val="28"/>
            <w:szCs w:val="28"/>
          </w:rPr>
          <w:t>author killing men in any of the world’s current wars – far too many</w:t>
        </w:r>
      </w:ins>
      <w:ins w:id="302" w:author="Claire S" w:date="2026-07-17T09:34:00Z" w16du:dateUtc="2026-07-17T08:34:00Z">
        <w:r w:rsidR="005612F4">
          <w:rPr>
            <w:rFonts w:ascii="Cambria" w:hAnsi="Cambria"/>
            <w:sz w:val="28"/>
            <w:szCs w:val="28"/>
          </w:rPr>
          <w:t>, these days</w:t>
        </w:r>
      </w:ins>
      <w:ins w:id="303" w:author="Claire S" w:date="2026-07-17T09:23:00Z" w16du:dateUtc="2026-07-17T08:23:00Z">
        <w:r>
          <w:rPr>
            <w:rFonts w:ascii="Cambria" w:hAnsi="Cambria"/>
            <w:sz w:val="28"/>
            <w:szCs w:val="28"/>
          </w:rPr>
          <w:t xml:space="preserve"> – and a thrill </w:t>
        </w:r>
      </w:ins>
      <w:ins w:id="304" w:author="Claire S" w:date="2026-07-17T09:30:00Z" w16du:dateUtc="2026-07-17T08:30:00Z">
        <w:r w:rsidR="003A56D9">
          <w:rPr>
            <w:rFonts w:ascii="Cambria" w:hAnsi="Cambria"/>
            <w:sz w:val="28"/>
            <w:szCs w:val="28"/>
          </w:rPr>
          <w:t>shot</w:t>
        </w:r>
      </w:ins>
      <w:ins w:id="305" w:author="Claire S" w:date="2026-07-17T09:23:00Z" w16du:dateUtc="2026-07-17T08:23:00Z">
        <w:r>
          <w:rPr>
            <w:rFonts w:ascii="Cambria" w:hAnsi="Cambria"/>
            <w:sz w:val="28"/>
            <w:szCs w:val="28"/>
          </w:rPr>
          <w:t xml:space="preserve"> through her.  </w:t>
        </w:r>
      </w:ins>
    </w:p>
    <w:p w14:paraId="30D5F149" w14:textId="1798C37F" w:rsidR="00B149C9" w:rsidRDefault="00B149C9" w:rsidP="00B149C9">
      <w:pPr>
        <w:spacing w:line="360" w:lineRule="auto"/>
        <w:ind w:firstLine="720"/>
        <w:contextualSpacing/>
        <w:rPr>
          <w:ins w:id="306" w:author="Claire S" w:date="2026-07-17T09:23:00Z" w16du:dateUtc="2026-07-17T08:23:00Z"/>
          <w:rFonts w:ascii="Cambria" w:hAnsi="Cambria"/>
          <w:sz w:val="28"/>
          <w:szCs w:val="28"/>
        </w:rPr>
      </w:pPr>
      <w:ins w:id="307" w:author="Claire S" w:date="2026-07-17T09:23:00Z" w16du:dateUtc="2026-07-17T08:23:00Z">
        <w:r>
          <w:rPr>
            <w:rFonts w:ascii="Cambria" w:hAnsi="Cambria"/>
            <w:sz w:val="28"/>
            <w:szCs w:val="28"/>
          </w:rPr>
          <w:t>But as Savannah eye</w:t>
        </w:r>
      </w:ins>
      <w:ins w:id="308" w:author="Claire S" w:date="2026-07-17T09:30:00Z" w16du:dateUtc="2026-07-17T08:30:00Z">
        <w:r w:rsidR="003A56D9">
          <w:rPr>
            <w:rFonts w:ascii="Cambria" w:hAnsi="Cambria"/>
            <w:sz w:val="28"/>
            <w:szCs w:val="28"/>
          </w:rPr>
          <w:t>d</w:t>
        </w:r>
      </w:ins>
      <w:ins w:id="309" w:author="Claire S" w:date="2026-07-17T09:23:00Z" w16du:dateUtc="2026-07-17T08:23:00Z">
        <w:r>
          <w:rPr>
            <w:rFonts w:ascii="Cambria" w:hAnsi="Cambria"/>
            <w:sz w:val="28"/>
            <w:szCs w:val="28"/>
          </w:rPr>
          <w:t xml:space="preserve"> the ex-soldier, she</w:t>
        </w:r>
      </w:ins>
      <w:ins w:id="310" w:author="Claire S" w:date="2026-07-17T09:30:00Z" w16du:dateUtc="2026-07-17T08:30:00Z">
        <w:r w:rsidR="003A56D9">
          <w:rPr>
            <w:rFonts w:ascii="Cambria" w:hAnsi="Cambria"/>
            <w:sz w:val="28"/>
            <w:szCs w:val="28"/>
          </w:rPr>
          <w:t xml:space="preserve"> was</w:t>
        </w:r>
      </w:ins>
      <w:ins w:id="311" w:author="Claire S" w:date="2026-07-17T09:23:00Z" w16du:dateUtc="2026-07-17T08:23:00Z">
        <w:r>
          <w:rPr>
            <w:rFonts w:ascii="Cambria" w:hAnsi="Cambria"/>
            <w:sz w:val="28"/>
            <w:szCs w:val="28"/>
          </w:rPr>
          <w:t xml:space="preserve"> shocked by a warm</w:t>
        </w:r>
        <w:r w:rsidDel="004808B3">
          <w:rPr>
            <w:rFonts w:ascii="Cambria" w:hAnsi="Cambria"/>
            <w:sz w:val="28"/>
            <w:szCs w:val="28"/>
          </w:rPr>
          <w:t xml:space="preserve"> </w:t>
        </w:r>
        <w:r>
          <w:rPr>
            <w:rFonts w:ascii="Cambria" w:hAnsi="Cambria"/>
            <w:sz w:val="28"/>
            <w:szCs w:val="28"/>
          </w:rPr>
          <w:t xml:space="preserve">hand sliding between her thighs.  </w:t>
        </w:r>
      </w:ins>
    </w:p>
    <w:p w14:paraId="1A964920" w14:textId="0405C477" w:rsidR="00B149C9" w:rsidRDefault="00B149C9" w:rsidP="00B149C9">
      <w:pPr>
        <w:spacing w:line="360" w:lineRule="auto"/>
        <w:ind w:firstLine="720"/>
        <w:contextualSpacing/>
        <w:rPr>
          <w:ins w:id="312" w:author="Claire S" w:date="2026-07-17T09:23:00Z" w16du:dateUtc="2026-07-17T08:23:00Z"/>
          <w:rFonts w:ascii="Cambria" w:hAnsi="Cambria"/>
          <w:sz w:val="28"/>
          <w:szCs w:val="28"/>
        </w:rPr>
      </w:pPr>
      <w:ins w:id="313" w:author="Claire S" w:date="2026-07-17T09:23:00Z" w16du:dateUtc="2026-07-17T08:23:00Z">
        <w:r>
          <w:rPr>
            <w:rFonts w:ascii="Cambria" w:hAnsi="Cambria"/>
            <w:sz w:val="28"/>
            <w:szCs w:val="28"/>
          </w:rPr>
          <w:t>‘Not hungry?’ Dex kisse</w:t>
        </w:r>
      </w:ins>
      <w:ins w:id="314" w:author="Claire S" w:date="2026-07-17T09:30:00Z" w16du:dateUtc="2026-07-17T08:30:00Z">
        <w:r w:rsidR="003A56D9">
          <w:rPr>
            <w:rFonts w:ascii="Cambria" w:hAnsi="Cambria"/>
            <w:sz w:val="28"/>
            <w:szCs w:val="28"/>
          </w:rPr>
          <w:t>d</w:t>
        </w:r>
      </w:ins>
      <w:ins w:id="315" w:author="Claire S" w:date="2026-07-17T09:23:00Z" w16du:dateUtc="2026-07-17T08:23:00Z">
        <w:r>
          <w:rPr>
            <w:rFonts w:ascii="Cambria" w:hAnsi="Cambria"/>
            <w:sz w:val="28"/>
            <w:szCs w:val="28"/>
          </w:rPr>
          <w:t xml:space="preserve"> her creamy neck. ‘Or just not for food?’ </w:t>
        </w:r>
      </w:ins>
    </w:p>
    <w:p w14:paraId="12800EAB" w14:textId="5C8D4655" w:rsidR="00B149C9" w:rsidRDefault="003A56D9" w:rsidP="00B149C9">
      <w:pPr>
        <w:spacing w:line="360" w:lineRule="auto"/>
        <w:ind w:firstLine="720"/>
        <w:contextualSpacing/>
        <w:rPr>
          <w:ins w:id="316" w:author="Claire S" w:date="2026-07-24T12:26:00Z" w16du:dateUtc="2026-07-24T11:26:00Z"/>
          <w:rFonts w:ascii="Cambria" w:hAnsi="Cambria"/>
          <w:sz w:val="28"/>
          <w:szCs w:val="28"/>
        </w:rPr>
      </w:pPr>
      <w:ins w:id="317" w:author="Claire S" w:date="2026-07-17T09:30:00Z" w16du:dateUtc="2026-07-17T08:30:00Z">
        <w:r>
          <w:rPr>
            <w:rFonts w:ascii="Cambria" w:hAnsi="Cambria"/>
            <w:sz w:val="28"/>
            <w:szCs w:val="28"/>
          </w:rPr>
          <w:t>Wa</w:t>
        </w:r>
      </w:ins>
      <w:commentRangeStart w:id="318"/>
      <w:ins w:id="319" w:author="Claire S" w:date="2026-07-17T09:23:00Z" w16du:dateUtc="2026-07-17T08:23:00Z">
        <w:r w:rsidR="00B149C9">
          <w:rPr>
            <w:rFonts w:ascii="Cambria" w:hAnsi="Cambria"/>
            <w:sz w:val="28"/>
            <w:szCs w:val="28"/>
          </w:rPr>
          <w:t>s her fiancé guarding his territory? He</w:t>
        </w:r>
      </w:ins>
      <w:ins w:id="320" w:author="Claire S" w:date="2026-07-17T09:30:00Z" w16du:dateUtc="2026-07-17T08:30:00Z">
        <w:r>
          <w:rPr>
            <w:rFonts w:ascii="Cambria" w:hAnsi="Cambria"/>
            <w:sz w:val="28"/>
            <w:szCs w:val="28"/>
          </w:rPr>
          <w:t xml:space="preserve"> wa</w:t>
        </w:r>
      </w:ins>
      <w:ins w:id="321" w:author="Claire S" w:date="2026-07-17T09:23:00Z" w16du:dateUtc="2026-07-17T08:23:00Z">
        <w:r w:rsidR="00B149C9">
          <w:rPr>
            <w:rFonts w:ascii="Cambria" w:hAnsi="Cambria"/>
            <w:sz w:val="28"/>
            <w:szCs w:val="28"/>
          </w:rPr>
          <w:t>s never usually jealous – quite the opposite, in fact</w:t>
        </w:r>
      </w:ins>
      <w:ins w:id="322" w:author="Claire S" w:date="2026-07-17T09:43:00Z" w16du:dateUtc="2026-07-17T08:43:00Z">
        <w:r w:rsidR="00604B55">
          <w:rPr>
            <w:rFonts w:ascii="Cambria" w:hAnsi="Cambria"/>
            <w:sz w:val="28"/>
            <w:szCs w:val="28"/>
          </w:rPr>
          <w:t xml:space="preserve">; </w:t>
        </w:r>
      </w:ins>
      <w:ins w:id="323" w:author="Claire S" w:date="2026-07-17T10:15:00Z" w16du:dateUtc="2026-07-17T09:15:00Z">
        <w:r w:rsidR="00345B50">
          <w:rPr>
            <w:rFonts w:ascii="Cambria" w:hAnsi="Cambria"/>
            <w:sz w:val="28"/>
            <w:szCs w:val="28"/>
          </w:rPr>
          <w:t>he’d sp</w:t>
        </w:r>
      </w:ins>
      <w:ins w:id="324" w:author="Claire S" w:date="2026-07-17T10:16:00Z" w16du:dateUtc="2026-07-17T09:16:00Z">
        <w:r w:rsidR="00345B50">
          <w:rPr>
            <w:rFonts w:ascii="Cambria" w:hAnsi="Cambria"/>
            <w:sz w:val="28"/>
            <w:szCs w:val="28"/>
          </w:rPr>
          <w:t xml:space="preserve">ent the last year </w:t>
        </w:r>
      </w:ins>
      <w:ins w:id="325" w:author="Claire S" w:date="2026-07-17T09:49:00Z" w16du:dateUtc="2026-07-17T08:49:00Z">
        <w:r w:rsidR="00A32B36">
          <w:rPr>
            <w:rFonts w:ascii="Cambria" w:hAnsi="Cambria"/>
            <w:sz w:val="28"/>
            <w:szCs w:val="28"/>
          </w:rPr>
          <w:t>p</w:t>
        </w:r>
      </w:ins>
      <w:ins w:id="326" w:author="Claire S" w:date="2026-07-19T12:25:00Z" w16du:dateUtc="2026-07-19T11:25:00Z">
        <w:r w:rsidR="00B8420F">
          <w:rPr>
            <w:rFonts w:ascii="Cambria" w:hAnsi="Cambria"/>
            <w:sz w:val="28"/>
            <w:szCs w:val="28"/>
          </w:rPr>
          <w:t>ropelling</w:t>
        </w:r>
      </w:ins>
      <w:ins w:id="327" w:author="Claire S" w:date="2026-07-17T09:49:00Z" w16du:dateUtc="2026-07-17T08:49:00Z">
        <w:r w:rsidR="00A32B36">
          <w:rPr>
            <w:rFonts w:ascii="Cambria" w:hAnsi="Cambria"/>
            <w:sz w:val="28"/>
            <w:szCs w:val="28"/>
          </w:rPr>
          <w:t xml:space="preserve"> </w:t>
        </w:r>
      </w:ins>
      <w:ins w:id="328" w:author="Claire S" w:date="2026-07-17T09:43:00Z" w16du:dateUtc="2026-07-17T08:43:00Z">
        <w:r w:rsidR="00604B55">
          <w:rPr>
            <w:rFonts w:ascii="Cambria" w:hAnsi="Cambria"/>
            <w:sz w:val="28"/>
            <w:szCs w:val="28"/>
          </w:rPr>
          <w:t>her into an open relationship</w:t>
        </w:r>
      </w:ins>
      <w:ins w:id="329" w:author="Claire S" w:date="2026-07-17T09:49:00Z" w16du:dateUtc="2026-07-17T08:49:00Z">
        <w:r w:rsidR="00A32B36">
          <w:rPr>
            <w:rFonts w:ascii="Cambria" w:hAnsi="Cambria"/>
            <w:sz w:val="28"/>
            <w:szCs w:val="28"/>
          </w:rPr>
          <w:t>; one</w:t>
        </w:r>
      </w:ins>
      <w:ins w:id="330" w:author="Claire S" w:date="2026-07-17T09:35:00Z" w16du:dateUtc="2026-07-17T08:35:00Z">
        <w:r w:rsidR="005612F4">
          <w:rPr>
            <w:rFonts w:ascii="Cambria" w:hAnsi="Cambria"/>
            <w:sz w:val="28"/>
            <w:szCs w:val="28"/>
          </w:rPr>
          <w:t xml:space="preserve"> </w:t>
        </w:r>
      </w:ins>
      <w:ins w:id="331" w:author="Claire S" w:date="2026-07-17T09:49:00Z" w16du:dateUtc="2026-07-17T08:49:00Z">
        <w:r w:rsidR="00A32B36">
          <w:rPr>
            <w:rFonts w:ascii="Cambria" w:hAnsi="Cambria"/>
            <w:sz w:val="28"/>
            <w:szCs w:val="28"/>
          </w:rPr>
          <w:t xml:space="preserve">she’d felt ambivalent about </w:t>
        </w:r>
      </w:ins>
      <w:ins w:id="332" w:author="Claire S" w:date="2026-07-17T16:33:00Z" w16du:dateUtc="2026-07-17T15:33:00Z">
        <w:r w:rsidR="00FE550B">
          <w:rPr>
            <w:rFonts w:ascii="Cambria" w:hAnsi="Cambria"/>
            <w:sz w:val="28"/>
            <w:szCs w:val="28"/>
          </w:rPr>
          <w:t>initia</w:t>
        </w:r>
      </w:ins>
      <w:ins w:id="333" w:author="Claire S" w:date="2026-07-17T16:34:00Z" w16du:dateUtc="2026-07-17T15:34:00Z">
        <w:r w:rsidR="00FE550B">
          <w:rPr>
            <w:rFonts w:ascii="Cambria" w:hAnsi="Cambria"/>
            <w:sz w:val="28"/>
            <w:szCs w:val="28"/>
          </w:rPr>
          <w:t xml:space="preserve">lly, </w:t>
        </w:r>
      </w:ins>
      <w:ins w:id="334" w:author="Claire S" w:date="2026-07-17T16:33:00Z" w16du:dateUtc="2026-07-17T15:33:00Z">
        <w:r w:rsidR="00FE550B">
          <w:rPr>
            <w:rFonts w:ascii="Cambria" w:hAnsi="Cambria"/>
            <w:sz w:val="28"/>
            <w:szCs w:val="28"/>
          </w:rPr>
          <w:t>and now</w:t>
        </w:r>
      </w:ins>
      <w:ins w:id="335" w:author="Claire S" w:date="2026-07-19T12:26:00Z" w16du:dateUtc="2026-07-19T11:26:00Z">
        <w:r w:rsidR="00B8420F">
          <w:rPr>
            <w:rFonts w:ascii="Cambria" w:hAnsi="Cambria"/>
            <w:sz w:val="28"/>
            <w:szCs w:val="28"/>
          </w:rPr>
          <w:t xml:space="preserve"> hated. </w:t>
        </w:r>
      </w:ins>
    </w:p>
    <w:p w14:paraId="220435A9" w14:textId="3BB6D0AA" w:rsidR="00DF5CB7" w:rsidRDefault="00DF5CB7" w:rsidP="00B149C9">
      <w:pPr>
        <w:spacing w:line="360" w:lineRule="auto"/>
        <w:ind w:firstLine="720"/>
        <w:contextualSpacing/>
        <w:rPr>
          <w:ins w:id="336" w:author="Claire S" w:date="2026-07-17T09:23:00Z" w16du:dateUtc="2026-07-17T08:23:00Z"/>
          <w:rFonts w:ascii="Cambria" w:hAnsi="Cambria"/>
          <w:sz w:val="28"/>
          <w:szCs w:val="28"/>
        </w:rPr>
      </w:pPr>
      <w:ins w:id="337" w:author="Claire S" w:date="2026-07-24T12:27:00Z" w16du:dateUtc="2026-07-24T11:27:00Z">
        <w:r>
          <w:rPr>
            <w:rFonts w:ascii="Cambria" w:hAnsi="Cambria"/>
            <w:sz w:val="28"/>
            <w:szCs w:val="28"/>
          </w:rPr>
          <w:t>She was working hard on Dex giving it all up for her.</w:t>
        </w:r>
      </w:ins>
    </w:p>
    <w:commentRangeEnd w:id="318"/>
    <w:p w14:paraId="7CB7CA6F" w14:textId="7881B6BC" w:rsidR="005612F4" w:rsidRDefault="00B149C9" w:rsidP="005612F4">
      <w:pPr>
        <w:spacing w:line="360" w:lineRule="auto"/>
        <w:ind w:firstLine="720"/>
        <w:contextualSpacing/>
        <w:rPr>
          <w:ins w:id="338" w:author="Claire S" w:date="2026-07-17T09:36:00Z" w16du:dateUtc="2026-07-17T08:36:00Z"/>
          <w:rFonts w:ascii="Cambria" w:hAnsi="Cambria"/>
          <w:sz w:val="28"/>
          <w:szCs w:val="28"/>
        </w:rPr>
      </w:pPr>
      <w:r>
        <w:rPr>
          <w:rStyle w:val="CommentReference"/>
          <w:rFonts w:ascii="Cambria" w:hAnsi="Cambria"/>
          <w:sz w:val="28"/>
          <w:szCs w:val="28"/>
        </w:rPr>
        <w:commentReference w:id="318"/>
      </w:r>
      <w:ins w:id="339" w:author="Claire S" w:date="2026-07-17T09:23:00Z" w16du:dateUtc="2026-07-17T08:23:00Z">
        <w:r>
          <w:rPr>
            <w:rFonts w:ascii="Cambria" w:hAnsi="Cambria"/>
            <w:sz w:val="28"/>
            <w:szCs w:val="28"/>
          </w:rPr>
          <w:t>‘Always hungry for you, baby.’ Savannah nibble</w:t>
        </w:r>
      </w:ins>
      <w:ins w:id="340" w:author="Claire S" w:date="2026-07-17T09:31:00Z" w16du:dateUtc="2026-07-17T08:31:00Z">
        <w:r w:rsidR="00A509F1">
          <w:rPr>
            <w:rFonts w:ascii="Cambria" w:hAnsi="Cambria"/>
            <w:sz w:val="28"/>
            <w:szCs w:val="28"/>
          </w:rPr>
          <w:t>d</w:t>
        </w:r>
      </w:ins>
      <w:ins w:id="341" w:author="Claire S" w:date="2026-07-17T09:23:00Z" w16du:dateUtc="2026-07-17T08:23:00Z">
        <w:r>
          <w:rPr>
            <w:rFonts w:ascii="Cambria" w:hAnsi="Cambria"/>
            <w:sz w:val="28"/>
            <w:szCs w:val="28"/>
          </w:rPr>
          <w:t xml:space="preserve"> Dex’s earlobe, before unfolding her elegant frame from the chair. ‘</w:t>
        </w:r>
      </w:ins>
      <w:ins w:id="342" w:author="Claire S" w:date="2026-07-17T09:32:00Z" w16du:dateUtc="2026-07-17T08:32:00Z">
        <w:r w:rsidR="00A509F1">
          <w:rPr>
            <w:rFonts w:ascii="Cambria" w:hAnsi="Cambria"/>
            <w:sz w:val="28"/>
            <w:szCs w:val="28"/>
          </w:rPr>
          <w:t>See you in a sec</w:t>
        </w:r>
      </w:ins>
      <w:ins w:id="343" w:author="Claire S" w:date="2026-07-17T09:23:00Z" w16du:dateUtc="2026-07-17T08:23:00Z">
        <w:r>
          <w:rPr>
            <w:rFonts w:ascii="Cambria" w:hAnsi="Cambria"/>
            <w:sz w:val="28"/>
            <w:szCs w:val="28"/>
          </w:rPr>
          <w:t xml:space="preserve">.’ Now the </w:t>
        </w:r>
      </w:ins>
      <w:ins w:id="344" w:author="Claire S" w:date="2026-07-17T09:35:00Z" w16du:dateUtc="2026-07-17T08:35:00Z">
        <w:r w:rsidR="005612F4">
          <w:rPr>
            <w:rFonts w:ascii="Cambria" w:hAnsi="Cambria"/>
            <w:sz w:val="28"/>
            <w:szCs w:val="28"/>
          </w:rPr>
          <w:t>boring</w:t>
        </w:r>
      </w:ins>
      <w:ins w:id="345" w:author="Claire S" w:date="2026-07-17T09:23:00Z" w16du:dateUtc="2026-07-17T08:23:00Z">
        <w:r>
          <w:rPr>
            <w:rFonts w:ascii="Cambria" w:hAnsi="Cambria"/>
            <w:sz w:val="28"/>
            <w:szCs w:val="28"/>
          </w:rPr>
          <w:t xml:space="preserve"> </w:t>
        </w:r>
      </w:ins>
      <w:ins w:id="346" w:author="Claire S" w:date="2026-07-17T09:35:00Z" w16du:dateUtc="2026-07-17T08:35:00Z">
        <w:r w:rsidR="005612F4">
          <w:rPr>
            <w:rFonts w:ascii="Cambria" w:hAnsi="Cambria"/>
            <w:sz w:val="28"/>
            <w:szCs w:val="28"/>
          </w:rPr>
          <w:t xml:space="preserve">ceremony </w:t>
        </w:r>
        <w:r w:rsidR="005612F4" w:rsidRPr="005612F4">
          <w:rPr>
            <w:rFonts w:ascii="Cambria" w:hAnsi="Cambria"/>
            <w:sz w:val="28"/>
            <w:szCs w:val="28"/>
            <w:rPrChange w:id="347" w:author="Claire S" w:date="2026-07-17T09:35:00Z" w16du:dateUtc="2026-07-17T08:35:00Z">
              <w:rPr>
                <w:rFonts w:ascii="Cambria" w:hAnsi="Cambria"/>
                <w:i/>
                <w:iCs/>
                <w:sz w:val="28"/>
                <w:szCs w:val="28"/>
              </w:rPr>
            </w:rPrChange>
          </w:rPr>
          <w:t>was nearly done</w:t>
        </w:r>
      </w:ins>
      <w:ins w:id="348" w:author="Claire S" w:date="2026-07-17T09:23:00Z" w16du:dateUtc="2026-07-17T08:23:00Z">
        <w:r>
          <w:rPr>
            <w:rFonts w:ascii="Cambria" w:hAnsi="Cambria"/>
            <w:sz w:val="28"/>
            <w:szCs w:val="28"/>
          </w:rPr>
          <w:t>, let the afterparties begin. Savannah was born to have a good time...</w:t>
        </w:r>
      </w:ins>
    </w:p>
    <w:p w14:paraId="2D8D49DF" w14:textId="72BF611E" w:rsidR="00B149C9" w:rsidRDefault="00B149C9" w:rsidP="00B149C9">
      <w:pPr>
        <w:spacing w:line="360" w:lineRule="auto"/>
        <w:ind w:firstLine="720"/>
        <w:contextualSpacing/>
        <w:rPr>
          <w:ins w:id="349" w:author="Claire S" w:date="2026-07-17T09:23:00Z" w16du:dateUtc="2026-07-17T08:23:00Z"/>
          <w:rFonts w:ascii="Cambria" w:hAnsi="Cambria"/>
          <w:sz w:val="28"/>
          <w:szCs w:val="28"/>
        </w:rPr>
      </w:pPr>
      <w:ins w:id="350" w:author="Claire S" w:date="2026-07-17T09:23:00Z" w16du:dateUtc="2026-07-17T08:23:00Z">
        <w:r>
          <w:rPr>
            <w:rFonts w:ascii="Cambria" w:hAnsi="Cambria"/>
            <w:sz w:val="28"/>
            <w:szCs w:val="28"/>
          </w:rPr>
          <w:t xml:space="preserve">In the powder room, she </w:t>
        </w:r>
      </w:ins>
      <w:ins w:id="351" w:author="Claire S" w:date="2026-07-18T19:50:00Z" w16du:dateUtc="2026-07-18T18:50:00Z">
        <w:r w:rsidR="00124DE5">
          <w:rPr>
            <w:rFonts w:ascii="Cambria" w:hAnsi="Cambria"/>
            <w:sz w:val="28"/>
            <w:szCs w:val="28"/>
          </w:rPr>
          <w:t>tried to</w:t>
        </w:r>
      </w:ins>
      <w:ins w:id="352" w:author="Claire S" w:date="2026-07-17T10:16:00Z" w16du:dateUtc="2026-07-17T09:16:00Z">
        <w:r w:rsidR="00345B50">
          <w:rPr>
            <w:rFonts w:ascii="Cambria" w:hAnsi="Cambria"/>
            <w:sz w:val="28"/>
            <w:szCs w:val="28"/>
          </w:rPr>
          <w:t xml:space="preserve"> </w:t>
        </w:r>
      </w:ins>
      <w:ins w:id="353" w:author="Claire S" w:date="2026-07-17T09:50:00Z" w16du:dateUtc="2026-07-17T08:50:00Z">
        <w:r w:rsidR="00A32B36">
          <w:rPr>
            <w:rFonts w:ascii="Cambria" w:hAnsi="Cambria"/>
            <w:sz w:val="28"/>
            <w:szCs w:val="28"/>
          </w:rPr>
          <w:t>focu</w:t>
        </w:r>
      </w:ins>
      <w:ins w:id="354" w:author="Claire S" w:date="2026-07-17T10:16:00Z" w16du:dateUtc="2026-07-17T09:16:00Z">
        <w:r w:rsidR="00345B50">
          <w:rPr>
            <w:rFonts w:ascii="Cambria" w:hAnsi="Cambria"/>
            <w:sz w:val="28"/>
            <w:szCs w:val="28"/>
          </w:rPr>
          <w:t>s</w:t>
        </w:r>
      </w:ins>
      <w:ins w:id="355" w:author="Claire S" w:date="2026-07-17T16:34:00Z" w16du:dateUtc="2026-07-17T15:34:00Z">
        <w:r w:rsidR="00FE550B">
          <w:rPr>
            <w:rFonts w:ascii="Cambria" w:hAnsi="Cambria"/>
            <w:sz w:val="28"/>
            <w:szCs w:val="28"/>
          </w:rPr>
          <w:t xml:space="preserve"> on herself</w:t>
        </w:r>
      </w:ins>
      <w:ins w:id="356" w:author="Claire S" w:date="2026-07-18T19:50:00Z" w16du:dateUtc="2026-07-18T18:50:00Z">
        <w:r w:rsidR="00124DE5">
          <w:rPr>
            <w:rFonts w:ascii="Cambria" w:hAnsi="Cambria"/>
            <w:sz w:val="28"/>
            <w:szCs w:val="28"/>
          </w:rPr>
          <w:t>,</w:t>
        </w:r>
      </w:ins>
      <w:ins w:id="357" w:author="Claire S" w:date="2026-07-17T16:34:00Z" w16du:dateUtc="2026-07-17T15:34:00Z">
        <w:r w:rsidR="00FE550B">
          <w:rPr>
            <w:rFonts w:ascii="Cambria" w:hAnsi="Cambria"/>
            <w:sz w:val="28"/>
            <w:szCs w:val="28"/>
          </w:rPr>
          <w:t xml:space="preserve"> and not her growing paranoia about Dex’s </w:t>
        </w:r>
        <w:r w:rsidR="00C419E9">
          <w:rPr>
            <w:rFonts w:ascii="Cambria" w:hAnsi="Cambria"/>
            <w:sz w:val="28"/>
            <w:szCs w:val="28"/>
          </w:rPr>
          <w:t xml:space="preserve">other </w:t>
        </w:r>
      </w:ins>
      <w:ins w:id="358" w:author="Claire S" w:date="2026-07-18T19:42:00Z" w16du:dateUtc="2026-07-18T18:42:00Z">
        <w:r w:rsidR="005E797D">
          <w:rPr>
            <w:rFonts w:ascii="Cambria" w:hAnsi="Cambria"/>
            <w:sz w:val="28"/>
            <w:szCs w:val="28"/>
          </w:rPr>
          <w:t>‘fancies’</w:t>
        </w:r>
      </w:ins>
      <w:ins w:id="359" w:author="Claire S" w:date="2026-07-17T16:34:00Z" w16du:dateUtc="2026-07-17T15:34:00Z">
        <w:r w:rsidR="00C419E9">
          <w:rPr>
            <w:rFonts w:ascii="Cambria" w:hAnsi="Cambria"/>
            <w:sz w:val="28"/>
            <w:szCs w:val="28"/>
          </w:rPr>
          <w:t xml:space="preserve">. She </w:t>
        </w:r>
      </w:ins>
      <w:ins w:id="360" w:author="Claire S" w:date="2026-07-17T09:23:00Z" w16du:dateUtc="2026-07-17T08:23:00Z">
        <w:r>
          <w:rPr>
            <w:rFonts w:ascii="Cambria" w:hAnsi="Cambria"/>
            <w:sz w:val="28"/>
            <w:szCs w:val="28"/>
          </w:rPr>
          <w:t>check</w:t>
        </w:r>
      </w:ins>
      <w:ins w:id="361" w:author="Claire S" w:date="2026-07-17T09:31:00Z" w16du:dateUtc="2026-07-17T08:31:00Z">
        <w:r w:rsidR="00A509F1">
          <w:rPr>
            <w:rFonts w:ascii="Cambria" w:hAnsi="Cambria"/>
            <w:sz w:val="28"/>
            <w:szCs w:val="28"/>
          </w:rPr>
          <w:t>ed</w:t>
        </w:r>
      </w:ins>
      <w:ins w:id="362" w:author="Claire S" w:date="2026-07-17T09:23:00Z" w16du:dateUtc="2026-07-17T08:23:00Z">
        <w:r>
          <w:rPr>
            <w:rFonts w:ascii="Cambria" w:hAnsi="Cambria"/>
            <w:sz w:val="28"/>
            <w:szCs w:val="28"/>
          </w:rPr>
          <w:t xml:space="preserve"> her glossy updo, slick</w:t>
        </w:r>
      </w:ins>
      <w:ins w:id="363" w:author="Claire S" w:date="2026-07-17T09:31:00Z" w16du:dateUtc="2026-07-17T08:31:00Z">
        <w:r w:rsidR="00A509F1">
          <w:rPr>
            <w:rFonts w:ascii="Cambria" w:hAnsi="Cambria"/>
            <w:sz w:val="28"/>
            <w:szCs w:val="28"/>
          </w:rPr>
          <w:t>ed</w:t>
        </w:r>
      </w:ins>
      <w:ins w:id="364" w:author="Claire S" w:date="2026-07-17T09:23:00Z" w16du:dateUtc="2026-07-17T08:23:00Z">
        <w:r>
          <w:rPr>
            <w:rFonts w:ascii="Cambria" w:hAnsi="Cambria"/>
            <w:sz w:val="28"/>
            <w:szCs w:val="28"/>
          </w:rPr>
          <w:t xml:space="preserve"> Chanel’s Rouge Allure over her almost-natural pout and admire</w:t>
        </w:r>
      </w:ins>
      <w:ins w:id="365" w:author="Claire S" w:date="2026-07-17T09:31:00Z" w16du:dateUtc="2026-07-17T08:31:00Z">
        <w:r w:rsidR="00A509F1">
          <w:rPr>
            <w:rFonts w:ascii="Cambria" w:hAnsi="Cambria"/>
            <w:sz w:val="28"/>
            <w:szCs w:val="28"/>
          </w:rPr>
          <w:t>d</w:t>
        </w:r>
      </w:ins>
      <w:ins w:id="366" w:author="Claire S" w:date="2026-07-17T09:23:00Z" w16du:dateUtc="2026-07-17T08:23:00Z">
        <w:r>
          <w:rPr>
            <w:rFonts w:ascii="Cambria" w:hAnsi="Cambria"/>
            <w:sz w:val="28"/>
            <w:szCs w:val="28"/>
          </w:rPr>
          <w:t xml:space="preserve"> the sparkle in her green eyes, carefully ringed with glittery kohl. </w:t>
        </w:r>
      </w:ins>
      <w:ins w:id="367" w:author="Claire S" w:date="2026-07-17T09:31:00Z" w16du:dateUtc="2026-07-17T08:31:00Z">
        <w:r w:rsidR="00A509F1">
          <w:rPr>
            <w:rFonts w:ascii="Cambria" w:hAnsi="Cambria"/>
            <w:sz w:val="28"/>
            <w:szCs w:val="28"/>
          </w:rPr>
          <w:t xml:space="preserve"> </w:t>
        </w:r>
      </w:ins>
    </w:p>
    <w:p w14:paraId="2057CCB3" w14:textId="4ADE9E40" w:rsidR="00B149C9" w:rsidRDefault="00B149C9" w:rsidP="00B149C9">
      <w:pPr>
        <w:spacing w:line="360" w:lineRule="auto"/>
        <w:ind w:firstLine="720"/>
        <w:contextualSpacing/>
        <w:rPr>
          <w:ins w:id="368" w:author="Claire S" w:date="2026-07-17T09:23:00Z" w16du:dateUtc="2026-07-17T08:23:00Z"/>
          <w:rFonts w:ascii="Cambria" w:hAnsi="Cambria"/>
          <w:sz w:val="28"/>
          <w:szCs w:val="28"/>
        </w:rPr>
      </w:pPr>
      <w:commentRangeStart w:id="369"/>
      <w:ins w:id="370" w:author="Claire S" w:date="2026-07-17T09:23:00Z" w16du:dateUtc="2026-07-17T08:23:00Z">
        <w:r>
          <w:rPr>
            <w:rFonts w:ascii="Cambria" w:hAnsi="Cambria"/>
            <w:sz w:val="28"/>
            <w:szCs w:val="28"/>
          </w:rPr>
          <w:t>‘Too kind</w:t>
        </w:r>
      </w:ins>
      <w:commentRangeEnd w:id="369"/>
      <w:r>
        <w:rPr>
          <w:rStyle w:val="CommentReference"/>
          <w:rFonts w:ascii="Cambria" w:hAnsi="Cambria"/>
          <w:sz w:val="28"/>
          <w:szCs w:val="28"/>
        </w:rPr>
        <w:commentReference w:id="369"/>
      </w:r>
      <w:ins w:id="371" w:author="Claire S" w:date="2026-07-17T09:36:00Z" w16du:dateUtc="2026-07-17T08:36:00Z">
        <w:r w:rsidR="005612F4">
          <w:rPr>
            <w:rFonts w:ascii="Cambria" w:hAnsi="Cambria"/>
            <w:sz w:val="28"/>
            <w:szCs w:val="28"/>
          </w:rPr>
          <w:t>,</w:t>
        </w:r>
      </w:ins>
      <w:ins w:id="372" w:author="Claire S" w:date="2026-07-17T09:23:00Z" w16du:dateUtc="2026-07-17T08:23:00Z">
        <w:r>
          <w:rPr>
            <w:rFonts w:ascii="Cambria" w:hAnsi="Cambria"/>
            <w:sz w:val="28"/>
            <w:szCs w:val="28"/>
          </w:rPr>
          <w:t>’ Savannah</w:t>
        </w:r>
      </w:ins>
      <w:ins w:id="373" w:author="Claire S" w:date="2026-07-17T09:36:00Z" w16du:dateUtc="2026-07-17T08:36:00Z">
        <w:r w:rsidR="005612F4">
          <w:rPr>
            <w:rFonts w:ascii="Cambria" w:hAnsi="Cambria"/>
            <w:sz w:val="28"/>
            <w:szCs w:val="28"/>
          </w:rPr>
          <w:t xml:space="preserve"> said,</w:t>
        </w:r>
      </w:ins>
      <w:ins w:id="374" w:author="Claire S" w:date="2026-07-17T09:23:00Z" w16du:dateUtc="2026-07-17T08:23:00Z">
        <w:r>
          <w:rPr>
            <w:rFonts w:ascii="Cambria" w:hAnsi="Cambria"/>
            <w:sz w:val="28"/>
            <w:szCs w:val="28"/>
          </w:rPr>
          <w:t xml:space="preserve"> drop</w:t>
        </w:r>
      </w:ins>
      <w:ins w:id="375" w:author="Claire S" w:date="2026-07-17T09:32:00Z" w16du:dateUtc="2026-07-17T08:32:00Z">
        <w:r w:rsidR="00A509F1">
          <w:rPr>
            <w:rFonts w:ascii="Cambria" w:hAnsi="Cambria"/>
            <w:sz w:val="28"/>
            <w:szCs w:val="28"/>
          </w:rPr>
          <w:t>p</w:t>
        </w:r>
      </w:ins>
      <w:ins w:id="376" w:author="Claire S" w:date="2026-07-17T09:36:00Z" w16du:dateUtc="2026-07-17T08:36:00Z">
        <w:r w:rsidR="005612F4">
          <w:rPr>
            <w:rFonts w:ascii="Cambria" w:hAnsi="Cambria"/>
            <w:sz w:val="28"/>
            <w:szCs w:val="28"/>
          </w:rPr>
          <w:t>ing</w:t>
        </w:r>
      </w:ins>
      <w:ins w:id="377" w:author="Claire S" w:date="2026-07-17T09:23:00Z" w16du:dateUtc="2026-07-17T08:23:00Z">
        <w:r>
          <w:rPr>
            <w:rFonts w:ascii="Cambria" w:hAnsi="Cambria"/>
            <w:sz w:val="28"/>
            <w:szCs w:val="28"/>
          </w:rPr>
          <w:t xml:space="preserve"> a twenty-pound note in the tip bowl with a flick of a ruby-encircled wrist. The attendant’s dull eyes </w:t>
        </w:r>
        <w:r>
          <w:rPr>
            <w:rFonts w:ascii="Cambria" w:hAnsi="Cambria"/>
            <w:sz w:val="28"/>
            <w:szCs w:val="28"/>
          </w:rPr>
          <w:lastRenderedPageBreak/>
          <w:t>reflect</w:t>
        </w:r>
      </w:ins>
      <w:ins w:id="378" w:author="Claire S" w:date="2026-07-17T09:32:00Z" w16du:dateUtc="2026-07-17T08:32:00Z">
        <w:r w:rsidR="00A509F1">
          <w:rPr>
            <w:rFonts w:ascii="Cambria" w:hAnsi="Cambria"/>
            <w:sz w:val="28"/>
            <w:szCs w:val="28"/>
          </w:rPr>
          <w:t>ed</w:t>
        </w:r>
      </w:ins>
      <w:ins w:id="379" w:author="Claire S" w:date="2026-07-17T09:23:00Z" w16du:dateUtc="2026-07-17T08:23:00Z">
        <w:r>
          <w:rPr>
            <w:rFonts w:ascii="Cambria" w:hAnsi="Cambria"/>
            <w:sz w:val="28"/>
            <w:szCs w:val="28"/>
          </w:rPr>
          <w:t xml:space="preserve"> Savannah’s silver</w:t>
        </w:r>
        <w:r w:rsidRPr="00AD1429">
          <w:rPr>
            <w:rFonts w:ascii="Cambria" w:hAnsi="Cambria"/>
            <w:sz w:val="28"/>
            <w:szCs w:val="28"/>
          </w:rPr>
          <w:t xml:space="preserve"> </w:t>
        </w:r>
        <w:r>
          <w:rPr>
            <w:rFonts w:ascii="Cambria" w:hAnsi="Cambria"/>
            <w:sz w:val="28"/>
            <w:szCs w:val="28"/>
          </w:rPr>
          <w:t>sheath dress</w:t>
        </w:r>
      </w:ins>
      <w:ins w:id="380" w:author="Claire S" w:date="2026-07-17T09:36:00Z" w16du:dateUtc="2026-07-17T08:36:00Z">
        <w:r w:rsidR="005612F4">
          <w:rPr>
            <w:rFonts w:ascii="Cambria" w:hAnsi="Cambria"/>
            <w:sz w:val="28"/>
            <w:szCs w:val="28"/>
          </w:rPr>
          <w:t>; t</w:t>
        </w:r>
      </w:ins>
      <w:ins w:id="381" w:author="Claire S" w:date="2026-07-17T09:23:00Z" w16du:dateUtc="2026-07-17T08:23:00Z">
        <w:r>
          <w:rPr>
            <w:rFonts w:ascii="Cambria" w:hAnsi="Cambria"/>
            <w:sz w:val="28"/>
            <w:szCs w:val="28"/>
          </w:rPr>
          <w:t>he way it le</w:t>
        </w:r>
      </w:ins>
      <w:ins w:id="382" w:author="Claire S" w:date="2026-07-17T09:32:00Z" w16du:dateUtc="2026-07-17T08:32:00Z">
        <w:r w:rsidR="00A509F1">
          <w:rPr>
            <w:rFonts w:ascii="Cambria" w:hAnsi="Cambria"/>
            <w:sz w:val="28"/>
            <w:szCs w:val="28"/>
          </w:rPr>
          <w:t>ft</w:t>
        </w:r>
      </w:ins>
      <w:ins w:id="383" w:author="Claire S" w:date="2026-07-17T09:23:00Z" w16du:dateUtc="2026-07-17T08:23:00Z">
        <w:r>
          <w:rPr>
            <w:rFonts w:ascii="Cambria" w:hAnsi="Cambria"/>
            <w:sz w:val="28"/>
            <w:szCs w:val="28"/>
          </w:rPr>
          <w:t xml:space="preserve"> nothing to the imagination, all set off by </w:t>
        </w:r>
      </w:ins>
      <w:ins w:id="384" w:author="Claire S" w:date="2026-07-17T09:36:00Z" w16du:dateUtc="2026-07-17T08:36:00Z">
        <w:r w:rsidR="005612F4">
          <w:rPr>
            <w:rFonts w:ascii="Cambria" w:hAnsi="Cambria"/>
            <w:sz w:val="28"/>
            <w:szCs w:val="28"/>
          </w:rPr>
          <w:t xml:space="preserve">a </w:t>
        </w:r>
      </w:ins>
      <w:ins w:id="385" w:author="Claire S" w:date="2026-07-17T09:23:00Z" w16du:dateUtc="2026-07-17T08:23:00Z">
        <w:r>
          <w:rPr>
            <w:rFonts w:ascii="Cambria" w:hAnsi="Cambria"/>
            <w:sz w:val="28"/>
            <w:szCs w:val="28"/>
          </w:rPr>
          <w:t xml:space="preserve">recent Seychelles tan. </w:t>
        </w:r>
      </w:ins>
    </w:p>
    <w:p w14:paraId="6354BCF3" w14:textId="77777777" w:rsidR="00B149C9" w:rsidRDefault="00B149C9" w:rsidP="00B149C9">
      <w:pPr>
        <w:spacing w:line="360" w:lineRule="auto"/>
        <w:ind w:firstLine="720"/>
        <w:contextualSpacing/>
        <w:rPr>
          <w:ins w:id="386" w:author="Claire S" w:date="2026-07-17T09:23:00Z" w16du:dateUtc="2026-07-17T08:23:00Z"/>
          <w:rFonts w:ascii="Cambria" w:hAnsi="Cambria"/>
          <w:sz w:val="28"/>
          <w:szCs w:val="28"/>
        </w:rPr>
      </w:pPr>
      <w:ins w:id="387" w:author="Claire S" w:date="2026-07-17T09:23:00Z" w16du:dateUtc="2026-07-17T08:23:00Z">
        <w:r>
          <w:rPr>
            <w:rFonts w:ascii="Cambria" w:hAnsi="Cambria"/>
            <w:sz w:val="28"/>
            <w:szCs w:val="28"/>
          </w:rPr>
          <w:t>‘Hi, Savannah.’ A young woman had appeared silently behind her.</w:t>
        </w:r>
      </w:ins>
    </w:p>
    <w:p w14:paraId="44E1B2E2" w14:textId="24954AEB" w:rsidR="00B149C9" w:rsidRDefault="00B149C9" w:rsidP="00B149C9">
      <w:pPr>
        <w:spacing w:line="360" w:lineRule="auto"/>
        <w:ind w:firstLine="720"/>
        <w:contextualSpacing/>
        <w:rPr>
          <w:ins w:id="388" w:author="Claire S" w:date="2026-07-17T09:23:00Z" w16du:dateUtc="2026-07-17T08:23:00Z"/>
          <w:rFonts w:ascii="Cambria" w:hAnsi="Cambria"/>
          <w:sz w:val="28"/>
          <w:szCs w:val="28"/>
        </w:rPr>
      </w:pPr>
      <w:ins w:id="389" w:author="Claire S" w:date="2026-07-17T09:23:00Z" w16du:dateUtc="2026-07-17T08:23:00Z">
        <w:r>
          <w:rPr>
            <w:rFonts w:ascii="Cambria" w:hAnsi="Cambria"/>
            <w:sz w:val="28"/>
            <w:szCs w:val="28"/>
          </w:rPr>
          <w:t>‘God, you made me jump.’ Savannah tense</w:t>
        </w:r>
      </w:ins>
      <w:ins w:id="390" w:author="Claire S" w:date="2026-07-17T09:37:00Z" w16du:dateUtc="2026-07-17T08:37:00Z">
        <w:r w:rsidR="005612F4">
          <w:rPr>
            <w:rFonts w:ascii="Cambria" w:hAnsi="Cambria"/>
            <w:sz w:val="28"/>
            <w:szCs w:val="28"/>
          </w:rPr>
          <w:t>d</w:t>
        </w:r>
      </w:ins>
      <w:ins w:id="391" w:author="Claire S" w:date="2026-07-17T09:23:00Z" w16du:dateUtc="2026-07-17T08:23:00Z">
        <w:r>
          <w:rPr>
            <w:rFonts w:ascii="Cambria" w:hAnsi="Cambria"/>
            <w:sz w:val="28"/>
            <w:szCs w:val="28"/>
          </w:rPr>
          <w:t xml:space="preserve"> as their eyes met in the mirror. The girl’s name escape</w:t>
        </w:r>
      </w:ins>
      <w:ins w:id="392" w:author="Claire S" w:date="2026-07-17T09:37:00Z" w16du:dateUtc="2026-07-17T08:37:00Z">
        <w:r w:rsidR="005612F4">
          <w:rPr>
            <w:rFonts w:ascii="Cambria" w:hAnsi="Cambria"/>
            <w:sz w:val="28"/>
            <w:szCs w:val="28"/>
          </w:rPr>
          <w:t>d</w:t>
        </w:r>
      </w:ins>
      <w:ins w:id="393" w:author="Claire S" w:date="2026-07-17T09:23:00Z" w16du:dateUtc="2026-07-17T08:23:00Z">
        <w:r>
          <w:rPr>
            <w:rFonts w:ascii="Cambria" w:hAnsi="Cambria"/>
            <w:sz w:val="28"/>
            <w:szCs w:val="28"/>
          </w:rPr>
          <w:t xml:space="preserve"> her – but she recognise</w:t>
        </w:r>
      </w:ins>
      <w:ins w:id="394" w:author="Claire S" w:date="2026-07-17T09:37:00Z" w16du:dateUtc="2026-07-17T08:37:00Z">
        <w:r w:rsidR="005612F4">
          <w:rPr>
            <w:rFonts w:ascii="Cambria" w:hAnsi="Cambria"/>
            <w:sz w:val="28"/>
            <w:szCs w:val="28"/>
          </w:rPr>
          <w:t>d</w:t>
        </w:r>
      </w:ins>
      <w:ins w:id="395" w:author="Claire S" w:date="2026-07-17T09:23:00Z" w16du:dateUtc="2026-07-17T08:23:00Z">
        <w:r>
          <w:rPr>
            <w:rFonts w:ascii="Cambria" w:hAnsi="Cambria"/>
            <w:sz w:val="28"/>
            <w:szCs w:val="28"/>
          </w:rPr>
          <w:t xml:space="preserve"> her as Dex’s drippy assistant</w:t>
        </w:r>
      </w:ins>
      <w:ins w:id="396" w:author="Claire S" w:date="2026-07-17T09:37:00Z" w16du:dateUtc="2026-07-17T08:37:00Z">
        <w:r w:rsidR="003D4009">
          <w:rPr>
            <w:rFonts w:ascii="Cambria" w:hAnsi="Cambria"/>
            <w:sz w:val="28"/>
            <w:szCs w:val="28"/>
          </w:rPr>
          <w:t>;</w:t>
        </w:r>
      </w:ins>
      <w:ins w:id="397" w:author="Claire S" w:date="2026-07-17T09:23:00Z" w16du:dateUtc="2026-07-17T08:23:00Z">
        <w:r>
          <w:rPr>
            <w:rFonts w:ascii="Cambria" w:hAnsi="Cambria"/>
            <w:sz w:val="28"/>
            <w:szCs w:val="28"/>
          </w:rPr>
          <w:t xml:space="preserve"> they’d </w:t>
        </w:r>
      </w:ins>
      <w:ins w:id="398" w:author="Claire S" w:date="2026-07-17T09:37:00Z" w16du:dateUtc="2026-07-17T08:37:00Z">
        <w:r w:rsidR="003D4009">
          <w:rPr>
            <w:rFonts w:ascii="Cambria" w:hAnsi="Cambria"/>
            <w:sz w:val="28"/>
            <w:szCs w:val="28"/>
          </w:rPr>
          <w:t>sat</w:t>
        </w:r>
      </w:ins>
      <w:ins w:id="399" w:author="Claire S" w:date="2026-07-17T09:23:00Z" w16du:dateUtc="2026-07-17T08:23:00Z">
        <w:r>
          <w:rPr>
            <w:rFonts w:ascii="Cambria" w:hAnsi="Cambria"/>
            <w:sz w:val="28"/>
            <w:szCs w:val="28"/>
          </w:rPr>
          <w:t xml:space="preserve"> opposite each other all night. ‘Viola, is it?’</w:t>
        </w:r>
      </w:ins>
    </w:p>
    <w:p w14:paraId="21986491" w14:textId="2290B33B" w:rsidR="00B149C9" w:rsidRDefault="00B149C9" w:rsidP="00B149C9">
      <w:pPr>
        <w:spacing w:line="360" w:lineRule="auto"/>
        <w:ind w:firstLine="720"/>
        <w:contextualSpacing/>
        <w:rPr>
          <w:ins w:id="400" w:author="Claire S" w:date="2026-07-17T09:23:00Z" w16du:dateUtc="2026-07-17T08:23:00Z"/>
          <w:rFonts w:ascii="Cambria" w:hAnsi="Cambria"/>
          <w:sz w:val="28"/>
          <w:szCs w:val="28"/>
        </w:rPr>
      </w:pPr>
      <w:ins w:id="401" w:author="Claire S" w:date="2026-07-17T09:23:00Z" w16du:dateUtc="2026-07-17T08:23:00Z">
        <w:r>
          <w:rPr>
            <w:rFonts w:ascii="Cambria" w:hAnsi="Cambria"/>
            <w:sz w:val="28"/>
            <w:szCs w:val="28"/>
          </w:rPr>
          <w:t>‘Violet. Sorry to bother you, but – I just wanted to ask…’ The girl stop</w:t>
        </w:r>
      </w:ins>
      <w:ins w:id="402" w:author="Claire S" w:date="2026-07-17T09:37:00Z" w16du:dateUtc="2026-07-17T08:37:00Z">
        <w:r w:rsidR="003D4009">
          <w:rPr>
            <w:rFonts w:ascii="Cambria" w:hAnsi="Cambria"/>
            <w:sz w:val="28"/>
            <w:szCs w:val="28"/>
          </w:rPr>
          <w:t>ped</w:t>
        </w:r>
      </w:ins>
      <w:ins w:id="403" w:author="Claire S" w:date="2026-07-17T09:23:00Z" w16du:dateUtc="2026-07-17T08:23:00Z">
        <w:r>
          <w:rPr>
            <w:rFonts w:ascii="Cambria" w:hAnsi="Cambria"/>
            <w:sz w:val="28"/>
            <w:szCs w:val="28"/>
          </w:rPr>
          <w:t>, her deep-set eyes troubled.</w:t>
        </w:r>
      </w:ins>
    </w:p>
    <w:p w14:paraId="6E56C7B2" w14:textId="3DD124C9" w:rsidR="00B149C9" w:rsidRDefault="00B149C9" w:rsidP="00B149C9">
      <w:pPr>
        <w:spacing w:line="360" w:lineRule="auto"/>
        <w:ind w:firstLine="720"/>
        <w:contextualSpacing/>
        <w:rPr>
          <w:ins w:id="404" w:author="Claire S" w:date="2026-07-17T09:23:00Z" w16du:dateUtc="2026-07-17T08:23:00Z"/>
          <w:rFonts w:ascii="Cambria" w:hAnsi="Cambria"/>
          <w:sz w:val="28"/>
          <w:szCs w:val="28"/>
        </w:rPr>
      </w:pPr>
      <w:ins w:id="405" w:author="Claire S" w:date="2026-07-17T09:23:00Z" w16du:dateUtc="2026-07-17T08:23:00Z">
        <w:r>
          <w:rPr>
            <w:rFonts w:ascii="Cambria" w:hAnsi="Cambria"/>
            <w:sz w:val="28"/>
            <w:szCs w:val="28"/>
          </w:rPr>
          <w:t>‘What?’ To Savannah’s horror, Violet look</w:t>
        </w:r>
      </w:ins>
      <w:ins w:id="406" w:author="Claire S" w:date="2026-07-17T09:37:00Z" w16du:dateUtc="2026-07-17T08:37:00Z">
        <w:r w:rsidR="003D4009">
          <w:rPr>
            <w:rFonts w:ascii="Cambria" w:hAnsi="Cambria"/>
            <w:sz w:val="28"/>
            <w:szCs w:val="28"/>
          </w:rPr>
          <w:t>ed</w:t>
        </w:r>
      </w:ins>
      <w:ins w:id="407" w:author="Claire S" w:date="2026-07-17T09:23:00Z" w16du:dateUtc="2026-07-17T08:23:00Z">
        <w:r>
          <w:rPr>
            <w:rFonts w:ascii="Cambria" w:hAnsi="Cambria"/>
            <w:sz w:val="28"/>
            <w:szCs w:val="28"/>
          </w:rPr>
          <w:t xml:space="preserve"> like she</w:t>
        </w:r>
      </w:ins>
      <w:ins w:id="408" w:author="Claire S" w:date="2026-07-17T09:37:00Z" w16du:dateUtc="2026-07-17T08:37:00Z">
        <w:r w:rsidR="003D4009">
          <w:rPr>
            <w:rFonts w:ascii="Cambria" w:hAnsi="Cambria"/>
            <w:sz w:val="28"/>
            <w:szCs w:val="28"/>
          </w:rPr>
          <w:t xml:space="preserve"> wa</w:t>
        </w:r>
      </w:ins>
      <w:ins w:id="409" w:author="Claire S" w:date="2026-07-17T09:23:00Z" w16du:dateUtc="2026-07-17T08:23:00Z">
        <w:r>
          <w:rPr>
            <w:rFonts w:ascii="Cambria" w:hAnsi="Cambria"/>
            <w:sz w:val="28"/>
            <w:szCs w:val="28"/>
          </w:rPr>
          <w:t xml:space="preserve">s going to cry. </w:t>
        </w:r>
      </w:ins>
    </w:p>
    <w:p w14:paraId="1237DA46" w14:textId="27AA8216" w:rsidR="00B149C9" w:rsidRDefault="00B149C9" w:rsidP="00B149C9">
      <w:pPr>
        <w:spacing w:line="360" w:lineRule="auto"/>
        <w:ind w:firstLine="720"/>
        <w:contextualSpacing/>
        <w:rPr>
          <w:ins w:id="410" w:author="Claire S" w:date="2026-07-17T09:23:00Z" w16du:dateUtc="2026-07-17T08:23:00Z"/>
          <w:rFonts w:ascii="Cambria" w:hAnsi="Cambria"/>
          <w:sz w:val="28"/>
          <w:szCs w:val="28"/>
        </w:rPr>
      </w:pPr>
      <w:ins w:id="411" w:author="Claire S" w:date="2026-07-17T09:23:00Z" w16du:dateUtc="2026-07-17T08:23:00Z">
        <w:r>
          <w:rPr>
            <w:rFonts w:ascii="Cambria" w:hAnsi="Cambria"/>
            <w:sz w:val="28"/>
            <w:szCs w:val="28"/>
          </w:rPr>
          <w:t xml:space="preserve">‘It’s just…’ The girl – a funny little thing with </w:t>
        </w:r>
      </w:ins>
      <w:ins w:id="412" w:author="Claire S" w:date="2026-07-17T16:35:00Z" w16du:dateUtc="2026-07-17T15:35:00Z">
        <w:r w:rsidR="00C419E9">
          <w:rPr>
            <w:rFonts w:ascii="Cambria" w:hAnsi="Cambria"/>
            <w:sz w:val="28"/>
            <w:szCs w:val="28"/>
          </w:rPr>
          <w:t>dull</w:t>
        </w:r>
      </w:ins>
      <w:ins w:id="413" w:author="Claire S" w:date="2026-07-17T09:38:00Z" w16du:dateUtc="2026-07-17T08:38:00Z">
        <w:r w:rsidR="003D4009">
          <w:rPr>
            <w:rFonts w:ascii="Cambria" w:hAnsi="Cambria"/>
            <w:sz w:val="28"/>
            <w:szCs w:val="28"/>
          </w:rPr>
          <w:t>, badly</w:t>
        </w:r>
      </w:ins>
      <w:ins w:id="414" w:author="Claire S" w:date="2026-07-17T09:44:00Z" w16du:dateUtc="2026-07-17T08:44:00Z">
        <w:r w:rsidR="00604B55">
          <w:rPr>
            <w:rFonts w:ascii="Cambria" w:hAnsi="Cambria"/>
            <w:sz w:val="28"/>
            <w:szCs w:val="28"/>
          </w:rPr>
          <w:t>-</w:t>
        </w:r>
      </w:ins>
      <w:ins w:id="415" w:author="Claire S" w:date="2026-07-17T09:38:00Z" w16du:dateUtc="2026-07-17T08:38:00Z">
        <w:r w:rsidR="003D4009">
          <w:rPr>
            <w:rFonts w:ascii="Cambria" w:hAnsi="Cambria"/>
            <w:sz w:val="28"/>
            <w:szCs w:val="28"/>
          </w:rPr>
          <w:t>cut</w:t>
        </w:r>
      </w:ins>
      <w:commentRangeStart w:id="416"/>
      <w:ins w:id="417" w:author="Claire S" w:date="2026-07-17T09:23:00Z" w16du:dateUtc="2026-07-17T08:23:00Z">
        <w:r>
          <w:rPr>
            <w:rFonts w:ascii="Cambria" w:hAnsi="Cambria"/>
            <w:sz w:val="28"/>
            <w:szCs w:val="28"/>
          </w:rPr>
          <w:t xml:space="preserve"> hair </w:t>
        </w:r>
      </w:ins>
      <w:commentRangeEnd w:id="416"/>
      <w:r>
        <w:rPr>
          <w:rStyle w:val="CommentReference"/>
          <w:rFonts w:ascii="Cambria" w:hAnsi="Cambria"/>
          <w:sz w:val="28"/>
          <w:szCs w:val="28"/>
        </w:rPr>
        <w:commentReference w:id="416"/>
      </w:r>
      <w:ins w:id="418" w:author="Claire S" w:date="2026-07-17T09:23:00Z" w16du:dateUtc="2026-07-17T08:23:00Z">
        <w:r>
          <w:rPr>
            <w:rFonts w:ascii="Cambria" w:hAnsi="Cambria"/>
            <w:sz w:val="28"/>
            <w:szCs w:val="28"/>
          </w:rPr>
          <w:t>and a northern accent – hesitate</w:t>
        </w:r>
      </w:ins>
      <w:ins w:id="419" w:author="Claire S" w:date="2026-07-17T09:37:00Z" w16du:dateUtc="2026-07-17T08:37:00Z">
        <w:r w:rsidR="003D4009">
          <w:rPr>
            <w:rFonts w:ascii="Cambria" w:hAnsi="Cambria"/>
            <w:sz w:val="28"/>
            <w:szCs w:val="28"/>
          </w:rPr>
          <w:t>d</w:t>
        </w:r>
      </w:ins>
      <w:ins w:id="420" w:author="Claire S" w:date="2026-07-17T09:23:00Z" w16du:dateUtc="2026-07-17T08:23:00Z">
        <w:r>
          <w:rPr>
            <w:rFonts w:ascii="Cambria" w:hAnsi="Cambria"/>
            <w:sz w:val="28"/>
            <w:szCs w:val="28"/>
          </w:rPr>
          <w:t>. ‘I don’t know who else to—’</w:t>
        </w:r>
      </w:ins>
    </w:p>
    <w:p w14:paraId="03BD6468" w14:textId="3BB61E03" w:rsidR="00B149C9" w:rsidRDefault="00B149C9" w:rsidP="00B149C9">
      <w:pPr>
        <w:spacing w:line="360" w:lineRule="auto"/>
        <w:ind w:firstLine="720"/>
        <w:contextualSpacing/>
        <w:rPr>
          <w:ins w:id="421" w:author="Claire S" w:date="2026-07-17T09:23:00Z" w16du:dateUtc="2026-07-17T08:23:00Z"/>
          <w:rFonts w:ascii="Cambria" w:hAnsi="Cambria"/>
          <w:sz w:val="28"/>
          <w:szCs w:val="28"/>
        </w:rPr>
      </w:pPr>
      <w:ins w:id="422" w:author="Claire S" w:date="2026-07-17T09:23:00Z" w16du:dateUtc="2026-07-17T08:23:00Z">
        <w:r>
          <w:rPr>
            <w:rFonts w:ascii="Cambria" w:hAnsi="Cambria"/>
            <w:sz w:val="28"/>
            <w:szCs w:val="28"/>
          </w:rPr>
          <w:t>But before she</w:t>
        </w:r>
      </w:ins>
      <w:ins w:id="423" w:author="Claire S" w:date="2026-07-17T09:38:00Z" w16du:dateUtc="2026-07-17T08:38:00Z">
        <w:r w:rsidR="003D4009">
          <w:rPr>
            <w:rFonts w:ascii="Cambria" w:hAnsi="Cambria"/>
            <w:sz w:val="28"/>
            <w:szCs w:val="28"/>
          </w:rPr>
          <w:t xml:space="preserve"> could</w:t>
        </w:r>
      </w:ins>
      <w:ins w:id="424" w:author="Claire S" w:date="2026-07-17T09:23:00Z" w16du:dateUtc="2026-07-17T08:23:00Z">
        <w:r>
          <w:rPr>
            <w:rFonts w:ascii="Cambria" w:hAnsi="Cambria"/>
            <w:sz w:val="28"/>
            <w:szCs w:val="28"/>
          </w:rPr>
          <w:t xml:space="preserve"> finish, Orion’s publishing director trot</w:t>
        </w:r>
      </w:ins>
      <w:ins w:id="425" w:author="Claire S" w:date="2026-07-17T09:37:00Z" w16du:dateUtc="2026-07-17T08:37:00Z">
        <w:r w:rsidR="003D4009">
          <w:rPr>
            <w:rFonts w:ascii="Cambria" w:hAnsi="Cambria"/>
            <w:sz w:val="28"/>
            <w:szCs w:val="28"/>
          </w:rPr>
          <w:t>ted</w:t>
        </w:r>
      </w:ins>
      <w:ins w:id="426" w:author="Claire S" w:date="2026-07-17T09:23:00Z" w16du:dateUtc="2026-07-17T08:23:00Z">
        <w:r>
          <w:rPr>
            <w:rFonts w:ascii="Cambria" w:hAnsi="Cambria"/>
            <w:sz w:val="28"/>
            <w:szCs w:val="28"/>
          </w:rPr>
          <w:t xml:space="preserve"> in – ridiculously </w:t>
        </w:r>
      </w:ins>
      <w:ins w:id="427" w:author="Claire S" w:date="2026-07-17T09:37:00Z" w16du:dateUtc="2026-07-17T08:37:00Z">
        <w:r w:rsidR="003D4009">
          <w:rPr>
            <w:rFonts w:ascii="Cambria" w:hAnsi="Cambria"/>
            <w:sz w:val="28"/>
            <w:szCs w:val="28"/>
          </w:rPr>
          <w:t>full of herself</w:t>
        </w:r>
      </w:ins>
      <w:ins w:id="428" w:author="Claire S" w:date="2026-07-17T09:23:00Z" w16du:dateUtc="2026-07-17T08:23:00Z">
        <w:r>
          <w:rPr>
            <w:rFonts w:ascii="Cambria" w:hAnsi="Cambria"/>
            <w:sz w:val="28"/>
            <w:szCs w:val="28"/>
          </w:rPr>
          <w:t>, Savannah th</w:t>
        </w:r>
      </w:ins>
      <w:ins w:id="429" w:author="Claire S" w:date="2026-07-17T09:37:00Z" w16du:dateUtc="2026-07-17T08:37:00Z">
        <w:r w:rsidR="003D4009">
          <w:rPr>
            <w:rFonts w:ascii="Cambria" w:hAnsi="Cambria"/>
            <w:sz w:val="28"/>
            <w:szCs w:val="28"/>
          </w:rPr>
          <w:t>ought</w:t>
        </w:r>
      </w:ins>
      <w:ins w:id="430" w:author="Claire S" w:date="2026-07-17T09:23:00Z" w16du:dateUtc="2026-07-17T08:23:00Z">
        <w:r>
          <w:rPr>
            <w:rFonts w:ascii="Cambria" w:hAnsi="Cambria"/>
            <w:sz w:val="28"/>
            <w:szCs w:val="28"/>
          </w:rPr>
          <w:t xml:space="preserve"> absently, for someone wearing such a cheap high-street dress.  </w:t>
        </w:r>
      </w:ins>
    </w:p>
    <w:p w14:paraId="13C1AD5F" w14:textId="7D403DA1" w:rsidR="00B149C9" w:rsidRDefault="00B149C9" w:rsidP="00B149C9">
      <w:pPr>
        <w:spacing w:line="360" w:lineRule="auto"/>
        <w:ind w:firstLine="720"/>
        <w:contextualSpacing/>
        <w:rPr>
          <w:ins w:id="431" w:author="Claire S" w:date="2026-07-17T09:23:00Z" w16du:dateUtc="2026-07-17T08:23:00Z"/>
          <w:rFonts w:ascii="Cambria" w:hAnsi="Cambria"/>
          <w:sz w:val="28"/>
          <w:szCs w:val="28"/>
        </w:rPr>
      </w:pPr>
      <w:ins w:id="432" w:author="Claire S" w:date="2026-07-17T09:23:00Z" w16du:dateUtc="2026-07-17T08:23:00Z">
        <w:r>
          <w:rPr>
            <w:rFonts w:ascii="Cambria" w:hAnsi="Cambria"/>
            <w:sz w:val="28"/>
            <w:szCs w:val="28"/>
          </w:rPr>
          <w:t>‘Darling, so well deserved, the romantasy award.’ Savannah</w:t>
        </w:r>
      </w:ins>
      <w:ins w:id="433" w:author="Claire S" w:date="2026-07-17T16:35:00Z" w16du:dateUtc="2026-07-17T15:35:00Z">
        <w:r w:rsidR="00C20335">
          <w:rPr>
            <w:rFonts w:ascii="Cambria" w:hAnsi="Cambria"/>
            <w:sz w:val="28"/>
            <w:szCs w:val="28"/>
          </w:rPr>
          <w:t xml:space="preserve"> suppressed a smirk</w:t>
        </w:r>
      </w:ins>
      <w:ins w:id="434" w:author="Claire S" w:date="2026-07-17T09:23:00Z" w16du:dateUtc="2026-07-17T08:23:00Z">
        <w:r>
          <w:rPr>
            <w:rFonts w:ascii="Cambria" w:hAnsi="Cambria"/>
            <w:sz w:val="28"/>
            <w:szCs w:val="28"/>
          </w:rPr>
          <w:t xml:space="preserve"> </w:t>
        </w:r>
      </w:ins>
      <w:ins w:id="435" w:author="Claire S" w:date="2026-07-17T16:35:00Z" w16du:dateUtc="2026-07-17T15:35:00Z">
        <w:r w:rsidR="00C20335">
          <w:rPr>
            <w:rFonts w:ascii="Cambria" w:hAnsi="Cambria"/>
            <w:sz w:val="28"/>
            <w:szCs w:val="28"/>
          </w:rPr>
          <w:t xml:space="preserve">as they </w:t>
        </w:r>
      </w:ins>
      <w:ins w:id="436" w:author="Claire S" w:date="2026-07-17T09:23:00Z" w16du:dateUtc="2026-07-17T08:23:00Z">
        <w:r>
          <w:rPr>
            <w:rFonts w:ascii="Cambria" w:hAnsi="Cambria"/>
            <w:sz w:val="28"/>
            <w:szCs w:val="28"/>
          </w:rPr>
          <w:t>air-kisse</w:t>
        </w:r>
      </w:ins>
      <w:ins w:id="437" w:author="Claire S" w:date="2026-07-17T09:38:00Z" w16du:dateUtc="2026-07-17T08:38:00Z">
        <w:r w:rsidR="003D4009">
          <w:rPr>
            <w:rFonts w:ascii="Cambria" w:hAnsi="Cambria"/>
            <w:sz w:val="28"/>
            <w:szCs w:val="28"/>
          </w:rPr>
          <w:t>d</w:t>
        </w:r>
      </w:ins>
      <w:commentRangeStart w:id="438"/>
      <w:ins w:id="439" w:author="Claire S" w:date="2026-07-17T09:39:00Z" w16du:dateUtc="2026-07-17T08:39:00Z">
        <w:r w:rsidR="000D7542">
          <w:rPr>
            <w:rFonts w:ascii="Cambria" w:hAnsi="Cambria"/>
            <w:sz w:val="28"/>
            <w:szCs w:val="28"/>
          </w:rPr>
          <w:t xml:space="preserve">. All romantasy editors </w:t>
        </w:r>
      </w:ins>
      <w:ins w:id="440" w:author="Claire S" w:date="2026-07-17T09:50:00Z" w16du:dateUtc="2026-07-17T08:50:00Z">
        <w:r w:rsidR="00D429DD">
          <w:rPr>
            <w:rFonts w:ascii="Cambria" w:hAnsi="Cambria"/>
            <w:sz w:val="28"/>
            <w:szCs w:val="28"/>
          </w:rPr>
          <w:t>we</w:t>
        </w:r>
      </w:ins>
      <w:ins w:id="441" w:author="Claire S" w:date="2026-07-17T09:39:00Z" w16du:dateUtc="2026-07-17T08:39:00Z">
        <w:r w:rsidR="000D7542">
          <w:rPr>
            <w:rFonts w:ascii="Cambria" w:hAnsi="Cambria"/>
            <w:sz w:val="28"/>
            <w:szCs w:val="28"/>
          </w:rPr>
          <w:t xml:space="preserve">re perverts in her opinion: </w:t>
        </w:r>
      </w:ins>
      <w:ins w:id="442" w:author="Claire S" w:date="2026-07-17T09:23:00Z" w16du:dateUtc="2026-07-17T08:23:00Z">
        <w:r w:rsidRPr="000D7542">
          <w:rPr>
            <w:rFonts w:ascii="Cambria" w:hAnsi="Cambria"/>
            <w:iCs/>
            <w:sz w:val="28"/>
            <w:szCs w:val="28"/>
            <w:rPrChange w:id="443" w:author="Claire S" w:date="2026-07-17T09:39:00Z" w16du:dateUtc="2026-07-17T08:39:00Z">
              <w:rPr>
                <w:rFonts w:ascii="Cambria" w:hAnsi="Cambria"/>
                <w:i/>
                <w:sz w:val="28"/>
                <w:szCs w:val="28"/>
              </w:rPr>
            </w:rPrChange>
          </w:rPr>
          <w:t>Sex</w:t>
        </w:r>
      </w:ins>
      <w:commentRangeEnd w:id="438"/>
      <w:r w:rsidRPr="000D7542">
        <w:rPr>
          <w:rStyle w:val="CommentReference"/>
          <w:rFonts w:ascii="Cambria" w:hAnsi="Cambria"/>
          <w:iCs/>
          <w:sz w:val="28"/>
          <w:szCs w:val="28"/>
          <w:rPrChange w:id="444" w:author="Claire S" w:date="2026-07-17T09:39:00Z" w16du:dateUtc="2026-07-17T08:39:00Z">
            <w:rPr>
              <w:rStyle w:val="CommentReference"/>
              <w:rFonts w:ascii="Cambria" w:hAnsi="Cambria"/>
              <w:i/>
              <w:sz w:val="28"/>
              <w:szCs w:val="28"/>
            </w:rPr>
          </w:rPrChange>
        </w:rPr>
        <w:commentReference w:id="438"/>
      </w:r>
      <w:ins w:id="445" w:author="Claire S" w:date="2026-07-17T09:23:00Z" w16du:dateUtc="2026-07-17T08:23:00Z">
        <w:r w:rsidRPr="000D7542">
          <w:rPr>
            <w:rFonts w:ascii="Cambria" w:hAnsi="Cambria"/>
            <w:iCs/>
            <w:sz w:val="28"/>
            <w:szCs w:val="28"/>
            <w:rPrChange w:id="446" w:author="Claire S" w:date="2026-07-17T09:39:00Z" w16du:dateUtc="2026-07-17T08:39:00Z">
              <w:rPr>
                <w:rFonts w:ascii="Cambria" w:hAnsi="Cambria"/>
                <w:i/>
                <w:sz w:val="28"/>
                <w:szCs w:val="28"/>
              </w:rPr>
            </w:rPrChange>
          </w:rPr>
          <w:t xml:space="preserve"> with a unicorn? </w:t>
        </w:r>
        <w:r w:rsidRPr="000D7542">
          <w:rPr>
            <w:rFonts w:ascii="Cambria" w:hAnsi="Cambria"/>
            <w:iCs/>
            <w:sz w:val="28"/>
            <w:szCs w:val="28"/>
            <w:rPrChange w:id="447" w:author="Claire S" w:date="2026-07-17T09:39:00Z" w16du:dateUtc="2026-07-17T08:39:00Z">
              <w:rPr>
                <w:rFonts w:ascii="Cambria" w:hAnsi="Cambria"/>
                <w:i/>
                <w:iCs/>
                <w:sz w:val="28"/>
                <w:szCs w:val="28"/>
              </w:rPr>
            </w:rPrChange>
          </w:rPr>
          <w:t>No</w:t>
        </w:r>
        <w:r w:rsidRPr="000D7542">
          <w:rPr>
            <w:rFonts w:ascii="Cambria" w:hAnsi="Cambria"/>
            <w:iCs/>
            <w:sz w:val="28"/>
            <w:szCs w:val="28"/>
            <w:rPrChange w:id="448" w:author="Claire S" w:date="2026-07-17T09:39:00Z" w16du:dateUtc="2026-07-17T08:39:00Z">
              <w:rPr>
                <w:rFonts w:ascii="Cambria" w:hAnsi="Cambria"/>
                <w:i/>
                <w:sz w:val="28"/>
                <w:szCs w:val="28"/>
              </w:rPr>
            </w:rPrChange>
          </w:rPr>
          <w:t xml:space="preserve"> thanks</w:t>
        </w:r>
        <w:r>
          <w:rPr>
            <w:rFonts w:ascii="Cambria" w:hAnsi="Cambria"/>
            <w:i/>
            <w:sz w:val="28"/>
            <w:szCs w:val="28"/>
          </w:rPr>
          <w:t>.</w:t>
        </w:r>
      </w:ins>
      <w:ins w:id="449" w:author="Claire S" w:date="2026-07-17T09:39:00Z" w16du:dateUtc="2026-07-17T08:39:00Z">
        <w:r w:rsidR="000D7542">
          <w:rPr>
            <w:rFonts w:ascii="Cambria" w:hAnsi="Cambria"/>
            <w:sz w:val="28"/>
            <w:szCs w:val="28"/>
          </w:rPr>
          <w:t xml:space="preserve"> </w:t>
        </w:r>
      </w:ins>
      <w:ins w:id="450" w:author="Claire S" w:date="2026-07-17T09:23:00Z" w16du:dateUtc="2026-07-17T08:23:00Z">
        <w:r>
          <w:rPr>
            <w:rFonts w:ascii="Cambria" w:hAnsi="Cambria"/>
            <w:sz w:val="28"/>
            <w:szCs w:val="28"/>
          </w:rPr>
          <w:t>When she remember</w:t>
        </w:r>
      </w:ins>
      <w:ins w:id="451" w:author="Claire S" w:date="2026-07-17T09:38:00Z" w16du:dateUtc="2026-07-17T08:38:00Z">
        <w:r w:rsidR="003D4009">
          <w:rPr>
            <w:rFonts w:ascii="Cambria" w:hAnsi="Cambria"/>
            <w:sz w:val="28"/>
            <w:szCs w:val="28"/>
          </w:rPr>
          <w:t>ed</w:t>
        </w:r>
      </w:ins>
      <w:ins w:id="452" w:author="Claire S" w:date="2026-07-17T09:23:00Z" w16du:dateUtc="2026-07-17T08:23:00Z">
        <w:r>
          <w:rPr>
            <w:rFonts w:ascii="Cambria" w:hAnsi="Cambria"/>
            <w:sz w:val="28"/>
            <w:szCs w:val="28"/>
          </w:rPr>
          <w:t xml:space="preserve"> the girl and loo</w:t>
        </w:r>
      </w:ins>
      <w:ins w:id="453" w:author="Claire S" w:date="2026-07-17T09:38:00Z" w16du:dateUtc="2026-07-17T08:38:00Z">
        <w:r w:rsidR="003D4009">
          <w:rPr>
            <w:rFonts w:ascii="Cambria" w:hAnsi="Cambria"/>
            <w:sz w:val="28"/>
            <w:szCs w:val="28"/>
          </w:rPr>
          <w:t>ked</w:t>
        </w:r>
      </w:ins>
      <w:ins w:id="454" w:author="Claire S" w:date="2026-07-17T09:23:00Z" w16du:dateUtc="2026-07-17T08:23:00Z">
        <w:r>
          <w:rPr>
            <w:rFonts w:ascii="Cambria" w:hAnsi="Cambria"/>
            <w:sz w:val="28"/>
            <w:szCs w:val="28"/>
          </w:rPr>
          <w:t xml:space="preserve"> around for her, she’</w:t>
        </w:r>
      </w:ins>
      <w:ins w:id="455" w:author="Claire S" w:date="2026-07-17T09:38:00Z" w16du:dateUtc="2026-07-17T08:38:00Z">
        <w:r w:rsidR="003D4009">
          <w:rPr>
            <w:rFonts w:ascii="Cambria" w:hAnsi="Cambria"/>
            <w:sz w:val="28"/>
            <w:szCs w:val="28"/>
          </w:rPr>
          <w:t>d</w:t>
        </w:r>
      </w:ins>
      <w:ins w:id="456" w:author="Claire S" w:date="2026-07-17T09:23:00Z" w16du:dateUtc="2026-07-17T08:23:00Z">
        <w:r>
          <w:rPr>
            <w:rFonts w:ascii="Cambria" w:hAnsi="Cambria"/>
            <w:sz w:val="28"/>
            <w:szCs w:val="28"/>
          </w:rPr>
          <w:t xml:space="preserve"> gone. No loss to Savannah.</w:t>
        </w:r>
      </w:ins>
    </w:p>
    <w:p w14:paraId="0553AE31" w14:textId="10319AA4" w:rsidR="00B149C9" w:rsidRPr="00661FBD" w:rsidRDefault="00B149C9" w:rsidP="00664E9F">
      <w:pPr>
        <w:spacing w:line="360" w:lineRule="auto"/>
        <w:ind w:firstLine="720"/>
        <w:contextualSpacing/>
        <w:rPr>
          <w:ins w:id="457" w:author="Claire S" w:date="2026-07-17T09:23:00Z" w16du:dateUtc="2026-07-17T08:23:00Z"/>
          <w:rFonts w:ascii="Cambria" w:hAnsi="Cambria"/>
          <w:sz w:val="28"/>
          <w:szCs w:val="28"/>
        </w:rPr>
      </w:pPr>
      <w:commentRangeStart w:id="458"/>
      <w:ins w:id="459" w:author="Claire S" w:date="2026-07-17T09:23:00Z" w16du:dateUtc="2026-07-17T08:23:00Z">
        <w:r>
          <w:rPr>
            <w:rFonts w:ascii="Cambria" w:hAnsi="Cambria"/>
            <w:sz w:val="28"/>
            <w:szCs w:val="28"/>
          </w:rPr>
          <w:t>B</w:t>
        </w:r>
      </w:ins>
      <w:ins w:id="460" w:author="Claire S" w:date="2026-07-17T16:36:00Z" w16du:dateUtc="2026-07-17T15:36:00Z">
        <w:r w:rsidR="00C20335">
          <w:rPr>
            <w:rFonts w:ascii="Cambria" w:hAnsi="Cambria"/>
            <w:sz w:val="28"/>
            <w:szCs w:val="28"/>
          </w:rPr>
          <w:t>ut b</w:t>
        </w:r>
      </w:ins>
      <w:ins w:id="461" w:author="Claire S" w:date="2026-07-17T09:23:00Z" w16du:dateUtc="2026-07-17T08:23:00Z">
        <w:r>
          <w:rPr>
            <w:rFonts w:ascii="Cambria" w:hAnsi="Cambria"/>
            <w:sz w:val="28"/>
            <w:szCs w:val="28"/>
          </w:rPr>
          <w:t>y the time she</w:t>
        </w:r>
      </w:ins>
      <w:ins w:id="462" w:author="Claire S" w:date="2026-07-17T09:45:00Z" w16du:dateUtc="2026-07-17T08:45:00Z">
        <w:r w:rsidR="00664E9F">
          <w:rPr>
            <w:rFonts w:ascii="Cambria" w:hAnsi="Cambria"/>
            <w:sz w:val="28"/>
            <w:szCs w:val="28"/>
          </w:rPr>
          <w:t xml:space="preserve"> reached</w:t>
        </w:r>
      </w:ins>
      <w:ins w:id="463" w:author="Claire S" w:date="2026-07-17T09:23:00Z" w16du:dateUtc="2026-07-17T08:23:00Z">
        <w:r>
          <w:rPr>
            <w:rFonts w:ascii="Cambria" w:hAnsi="Cambria"/>
            <w:sz w:val="28"/>
            <w:szCs w:val="28"/>
          </w:rPr>
          <w:t xml:space="preserve"> her </w:t>
        </w:r>
      </w:ins>
      <w:ins w:id="464" w:author="Claire S" w:date="2026-07-17T16:36:00Z" w16du:dateUtc="2026-07-17T15:36:00Z">
        <w:r w:rsidR="00C20335">
          <w:rPr>
            <w:rFonts w:ascii="Cambria" w:hAnsi="Cambria"/>
            <w:sz w:val="28"/>
            <w:szCs w:val="28"/>
          </w:rPr>
          <w:t>t</w:t>
        </w:r>
      </w:ins>
      <w:ins w:id="465" w:author="Claire S" w:date="2026-07-17T09:45:00Z" w16du:dateUtc="2026-07-17T08:45:00Z">
        <w:r w:rsidR="00146AD9">
          <w:rPr>
            <w:rFonts w:ascii="Cambria" w:hAnsi="Cambria"/>
            <w:sz w:val="28"/>
            <w:szCs w:val="28"/>
          </w:rPr>
          <w:t>able</w:t>
        </w:r>
      </w:ins>
      <w:ins w:id="466" w:author="Claire S" w:date="2026-07-17T09:23:00Z" w16du:dateUtc="2026-07-17T08:23:00Z">
        <w:r>
          <w:rPr>
            <w:rFonts w:ascii="Cambria" w:hAnsi="Cambria"/>
            <w:sz w:val="28"/>
            <w:szCs w:val="28"/>
          </w:rPr>
          <w:t>, Savannah’s mood ha</w:t>
        </w:r>
      </w:ins>
      <w:ins w:id="467" w:author="Claire S" w:date="2026-07-17T09:45:00Z" w16du:dateUtc="2026-07-17T08:45:00Z">
        <w:r w:rsidR="00664E9F">
          <w:rPr>
            <w:rFonts w:ascii="Cambria" w:hAnsi="Cambria"/>
            <w:sz w:val="28"/>
            <w:szCs w:val="28"/>
          </w:rPr>
          <w:t>d</w:t>
        </w:r>
      </w:ins>
      <w:ins w:id="468" w:author="Claire S" w:date="2026-07-17T09:23:00Z" w16du:dateUtc="2026-07-17T08:23:00Z">
        <w:r>
          <w:rPr>
            <w:rFonts w:ascii="Cambria" w:hAnsi="Cambria"/>
            <w:sz w:val="28"/>
            <w:szCs w:val="28"/>
          </w:rPr>
          <w:t xml:space="preserve"> dimmed. </w:t>
        </w:r>
      </w:ins>
      <w:ins w:id="469" w:author="Claire S" w:date="2026-07-17T09:45:00Z" w16du:dateUtc="2026-07-17T08:45:00Z">
        <w:r w:rsidR="00146AD9">
          <w:rPr>
            <w:rFonts w:ascii="Cambria" w:hAnsi="Cambria"/>
            <w:sz w:val="28"/>
            <w:szCs w:val="28"/>
          </w:rPr>
          <w:t xml:space="preserve">She’d </w:t>
        </w:r>
      </w:ins>
      <w:ins w:id="470" w:author="Claire S" w:date="2026-07-17T09:50:00Z" w16du:dateUtc="2026-07-17T08:50:00Z">
        <w:r w:rsidR="00D429DD">
          <w:rPr>
            <w:rFonts w:ascii="Cambria" w:hAnsi="Cambria"/>
            <w:sz w:val="28"/>
            <w:szCs w:val="28"/>
          </w:rPr>
          <w:t xml:space="preserve">had to </w:t>
        </w:r>
      </w:ins>
      <w:ins w:id="471" w:author="Claire S" w:date="2026-07-17T09:45:00Z" w16du:dateUtc="2026-07-17T08:45:00Z">
        <w:r w:rsidR="00146AD9">
          <w:rPr>
            <w:rFonts w:ascii="Cambria" w:hAnsi="Cambria"/>
            <w:sz w:val="28"/>
            <w:szCs w:val="28"/>
          </w:rPr>
          <w:t>pass h</w:t>
        </w:r>
      </w:ins>
      <w:ins w:id="472" w:author="Claire S" w:date="2026-07-17T09:23:00Z" w16du:dateUtc="2026-07-17T08:23:00Z">
        <w:r>
          <w:rPr>
            <w:rFonts w:ascii="Cambria" w:hAnsi="Cambria"/>
            <w:sz w:val="28"/>
            <w:szCs w:val="28"/>
          </w:rPr>
          <w:t>er bastard ex-husband Simon Wexford</w:t>
        </w:r>
      </w:ins>
      <w:ins w:id="473" w:author="Claire S" w:date="2026-07-17T09:40:00Z" w16du:dateUtc="2026-07-17T08:40:00Z">
        <w:r w:rsidR="00A8070F">
          <w:rPr>
            <w:rFonts w:ascii="Cambria" w:hAnsi="Cambria"/>
            <w:sz w:val="28"/>
            <w:szCs w:val="28"/>
          </w:rPr>
          <w:t>;</w:t>
        </w:r>
      </w:ins>
      <w:commentRangeStart w:id="474"/>
      <w:ins w:id="475" w:author="Claire S" w:date="2026-07-17T09:23:00Z" w16du:dateUtc="2026-07-17T08:23:00Z">
        <w:r>
          <w:rPr>
            <w:rFonts w:ascii="Cambria" w:hAnsi="Cambria"/>
            <w:sz w:val="28"/>
            <w:szCs w:val="28"/>
          </w:rPr>
          <w:t xml:space="preserve"> pawing a</w:t>
        </w:r>
      </w:ins>
      <w:ins w:id="476" w:author="Claire S" w:date="2026-07-17T09:45:00Z" w16du:dateUtc="2026-07-17T08:45:00Z">
        <w:r w:rsidR="00146AD9">
          <w:rPr>
            <w:rFonts w:ascii="Cambria" w:hAnsi="Cambria"/>
            <w:sz w:val="28"/>
            <w:szCs w:val="28"/>
          </w:rPr>
          <w:t xml:space="preserve"> female</w:t>
        </w:r>
      </w:ins>
      <w:ins w:id="477" w:author="Claire S" w:date="2026-07-17T09:23:00Z" w16du:dateUtc="2026-07-17T08:23:00Z">
        <w:r>
          <w:rPr>
            <w:rFonts w:ascii="Cambria" w:hAnsi="Cambria"/>
            <w:sz w:val="28"/>
            <w:szCs w:val="28"/>
          </w:rPr>
          <w:t xml:space="preserve"> colleague</w:t>
        </w:r>
      </w:ins>
      <w:ins w:id="478" w:author="Claire S" w:date="2026-07-17T10:02:00Z" w16du:dateUtc="2026-07-17T09:02:00Z">
        <w:r w:rsidR="00D15D82">
          <w:rPr>
            <w:rFonts w:ascii="Cambria" w:hAnsi="Cambria"/>
            <w:sz w:val="28"/>
            <w:szCs w:val="28"/>
          </w:rPr>
          <w:t>,</w:t>
        </w:r>
      </w:ins>
      <w:ins w:id="479" w:author="Claire S" w:date="2026-07-17T09:23:00Z" w16du:dateUtc="2026-07-17T08:23:00Z">
        <w:r>
          <w:rPr>
            <w:rFonts w:ascii="Cambria" w:hAnsi="Cambria"/>
            <w:sz w:val="28"/>
            <w:szCs w:val="28"/>
          </w:rPr>
          <w:t xml:space="preserve"> who looked suspiciously like a younger Savannah</w:t>
        </w:r>
      </w:ins>
      <w:commentRangeEnd w:id="474"/>
      <w:r>
        <w:rPr>
          <w:rStyle w:val="CommentReference"/>
          <w:rFonts w:ascii="Cambria" w:hAnsi="Cambria"/>
          <w:sz w:val="28"/>
          <w:szCs w:val="28"/>
        </w:rPr>
        <w:commentReference w:id="474"/>
      </w:r>
      <w:ins w:id="480" w:author="Claire S" w:date="2026-07-17T09:23:00Z" w16du:dateUtc="2026-07-17T08:23:00Z">
        <w:r>
          <w:rPr>
            <w:rFonts w:ascii="Cambria" w:hAnsi="Cambria"/>
            <w:sz w:val="28"/>
            <w:szCs w:val="28"/>
          </w:rPr>
          <w:t xml:space="preserve">. </w:t>
        </w:r>
      </w:ins>
      <w:ins w:id="481" w:author="Claire S" w:date="2026-07-17T16:36:00Z" w16du:dateUtc="2026-07-17T15:36:00Z">
        <w:r w:rsidR="002A037B">
          <w:rPr>
            <w:rFonts w:ascii="Cambria" w:hAnsi="Cambria"/>
            <w:sz w:val="28"/>
            <w:szCs w:val="28"/>
          </w:rPr>
          <w:t>H</w:t>
        </w:r>
      </w:ins>
      <w:ins w:id="482" w:author="Claire S" w:date="2026-07-17T09:23:00Z" w16du:dateUtc="2026-07-17T08:23:00Z">
        <w:r>
          <w:rPr>
            <w:rFonts w:ascii="Cambria" w:hAnsi="Cambria"/>
            <w:sz w:val="28"/>
            <w:szCs w:val="28"/>
          </w:rPr>
          <w:t xml:space="preserve">is awful antics </w:t>
        </w:r>
      </w:ins>
      <w:ins w:id="483" w:author="Claire S" w:date="2026-07-17T16:36:00Z" w16du:dateUtc="2026-07-17T15:36:00Z">
        <w:r w:rsidR="002A037B">
          <w:rPr>
            <w:rFonts w:ascii="Cambria" w:hAnsi="Cambria"/>
            <w:sz w:val="28"/>
            <w:szCs w:val="28"/>
          </w:rPr>
          <w:t>had</w:t>
        </w:r>
      </w:ins>
      <w:ins w:id="484" w:author="Claire S" w:date="2026-07-17T09:23:00Z" w16du:dateUtc="2026-07-17T08:23:00Z">
        <w:r>
          <w:rPr>
            <w:rFonts w:ascii="Cambria" w:hAnsi="Cambria"/>
            <w:sz w:val="28"/>
            <w:szCs w:val="28"/>
          </w:rPr>
          <w:t xml:space="preserve"> pushed Savannah into far-flung </w:t>
        </w:r>
        <w:commentRangeStart w:id="485"/>
        <w:r>
          <w:rPr>
            <w:rFonts w:ascii="Cambria" w:hAnsi="Cambria"/>
            <w:sz w:val="28"/>
            <w:szCs w:val="28"/>
          </w:rPr>
          <w:t>rehab last yea</w:t>
        </w:r>
      </w:ins>
      <w:commentRangeEnd w:id="485"/>
      <w:r>
        <w:rPr>
          <w:rStyle w:val="CommentReference"/>
          <w:rFonts w:ascii="Cambria" w:hAnsi="Cambria"/>
          <w:sz w:val="28"/>
          <w:szCs w:val="28"/>
        </w:rPr>
        <w:commentReference w:id="485"/>
      </w:r>
      <w:ins w:id="486" w:author="Claire S" w:date="2026-07-17T09:44:00Z" w16du:dateUtc="2026-07-17T08:44:00Z">
        <w:r w:rsidR="00664E9F">
          <w:rPr>
            <w:rFonts w:ascii="Cambria" w:hAnsi="Cambria"/>
            <w:sz w:val="28"/>
            <w:szCs w:val="28"/>
          </w:rPr>
          <w:t>r</w:t>
        </w:r>
      </w:ins>
      <w:ins w:id="487" w:author="Claire S" w:date="2026-07-17T16:36:00Z" w16du:dateUtc="2026-07-17T15:36:00Z">
        <w:r w:rsidR="002A037B">
          <w:rPr>
            <w:rFonts w:ascii="Cambria" w:hAnsi="Cambria"/>
            <w:sz w:val="28"/>
            <w:szCs w:val="28"/>
          </w:rPr>
          <w:t xml:space="preserve"> </w:t>
        </w:r>
      </w:ins>
      <w:ins w:id="488" w:author="Claire S" w:date="2026-07-17T09:44:00Z" w16du:dateUtc="2026-07-17T08:44:00Z">
        <w:r w:rsidR="00664E9F">
          <w:rPr>
            <w:rFonts w:ascii="Cambria" w:hAnsi="Cambria"/>
            <w:sz w:val="28"/>
            <w:szCs w:val="28"/>
          </w:rPr>
          <w:t xml:space="preserve">and </w:t>
        </w:r>
      </w:ins>
      <w:ins w:id="489" w:author="Claire S" w:date="2026-07-17T16:36:00Z" w16du:dateUtc="2026-07-17T15:36:00Z">
        <w:r w:rsidR="002A037B">
          <w:rPr>
            <w:rFonts w:ascii="Cambria" w:hAnsi="Cambria"/>
            <w:sz w:val="28"/>
            <w:szCs w:val="28"/>
          </w:rPr>
          <w:t xml:space="preserve">now </w:t>
        </w:r>
      </w:ins>
      <w:commentRangeStart w:id="490"/>
      <w:commentRangeStart w:id="491"/>
      <w:ins w:id="492" w:author="Claire S" w:date="2026-07-17T09:23:00Z" w16du:dateUtc="2026-07-17T08:23:00Z">
        <w:r>
          <w:rPr>
            <w:rFonts w:ascii="Cambria" w:hAnsi="Cambria"/>
            <w:sz w:val="28"/>
            <w:szCs w:val="28"/>
          </w:rPr>
          <w:t>Simon</w:t>
        </w:r>
      </w:ins>
      <w:ins w:id="493" w:author="Claire S" w:date="2026-07-17T09:41:00Z" w16du:dateUtc="2026-07-17T08:41:00Z">
        <w:r w:rsidR="00640735">
          <w:rPr>
            <w:rFonts w:ascii="Cambria" w:hAnsi="Cambria"/>
            <w:sz w:val="28"/>
            <w:szCs w:val="28"/>
          </w:rPr>
          <w:t>’s sickly PDA</w:t>
        </w:r>
      </w:ins>
      <w:ins w:id="494" w:author="Claire S" w:date="2026-07-17T09:23:00Z" w16du:dateUtc="2026-07-17T08:23:00Z">
        <w:r>
          <w:rPr>
            <w:rFonts w:ascii="Cambria" w:hAnsi="Cambria"/>
            <w:sz w:val="28"/>
            <w:szCs w:val="28"/>
          </w:rPr>
          <w:t xml:space="preserve"> </w:t>
        </w:r>
      </w:ins>
      <w:commentRangeEnd w:id="491"/>
      <w:r>
        <w:rPr>
          <w:rStyle w:val="CommentReference"/>
          <w:rFonts w:ascii="Cambria" w:hAnsi="Cambria"/>
          <w:sz w:val="28"/>
          <w:szCs w:val="28"/>
        </w:rPr>
        <w:commentReference w:id="491"/>
      </w:r>
      <w:ins w:id="495" w:author="Claire S" w:date="2026-07-17T09:23:00Z" w16du:dateUtc="2026-07-17T08:23:00Z">
        <w:r>
          <w:rPr>
            <w:rFonts w:ascii="Cambria" w:hAnsi="Cambria"/>
            <w:sz w:val="28"/>
            <w:szCs w:val="28"/>
          </w:rPr>
          <w:t>remind</w:t>
        </w:r>
      </w:ins>
      <w:ins w:id="496" w:author="Claire S" w:date="2026-07-17T09:44:00Z" w16du:dateUtc="2026-07-17T08:44:00Z">
        <w:r w:rsidR="00664E9F">
          <w:rPr>
            <w:rFonts w:ascii="Cambria" w:hAnsi="Cambria"/>
            <w:sz w:val="28"/>
            <w:szCs w:val="28"/>
          </w:rPr>
          <w:t>ed</w:t>
        </w:r>
      </w:ins>
      <w:ins w:id="497" w:author="Claire S" w:date="2026-07-17T09:23:00Z" w16du:dateUtc="2026-07-17T08:23:00Z">
        <w:r>
          <w:rPr>
            <w:rFonts w:ascii="Cambria" w:hAnsi="Cambria"/>
            <w:sz w:val="28"/>
            <w:szCs w:val="28"/>
          </w:rPr>
          <w:t xml:space="preserve"> Savannah that the whole of </w:t>
        </w:r>
        <w:r>
          <w:rPr>
            <w:rFonts w:ascii="Cambria" w:hAnsi="Cambria"/>
            <w:color w:val="000000" w:themeColor="text1"/>
            <w:sz w:val="28"/>
            <w:szCs w:val="28"/>
          </w:rPr>
          <w:t>Langley &amp; Co.</w:t>
        </w:r>
        <w:r>
          <w:rPr>
            <w:rFonts w:ascii="Cambria" w:hAnsi="Cambria"/>
            <w:sz w:val="28"/>
            <w:szCs w:val="28"/>
          </w:rPr>
          <w:t xml:space="preserve"> </w:t>
        </w:r>
      </w:ins>
      <w:ins w:id="498" w:author="Claire S" w:date="2026-07-17T09:44:00Z" w16du:dateUtc="2026-07-17T08:44:00Z">
        <w:r w:rsidR="00664E9F">
          <w:rPr>
            <w:rFonts w:ascii="Cambria" w:hAnsi="Cambria"/>
            <w:sz w:val="28"/>
            <w:szCs w:val="28"/>
          </w:rPr>
          <w:t>wa</w:t>
        </w:r>
      </w:ins>
      <w:ins w:id="499" w:author="Claire S" w:date="2026-07-17T09:23:00Z" w16du:dateUtc="2026-07-17T08:23:00Z">
        <w:r>
          <w:rPr>
            <w:rFonts w:ascii="Cambria" w:hAnsi="Cambria"/>
            <w:sz w:val="28"/>
            <w:szCs w:val="28"/>
          </w:rPr>
          <w:t>s on tenterhooks right now,</w:t>
        </w:r>
        <w:r>
          <w:rPr>
            <w:rFonts w:ascii="Cambria" w:hAnsi="Cambria"/>
            <w:color w:val="000000" w:themeColor="text1"/>
            <w:sz w:val="28"/>
            <w:szCs w:val="28"/>
          </w:rPr>
          <w:t xml:space="preserve"> </w:t>
        </w:r>
      </w:ins>
      <w:ins w:id="500" w:author="Claire S" w:date="2026-07-17T16:37:00Z" w16du:dateUtc="2026-07-17T15:37:00Z">
        <w:r w:rsidR="002A037B">
          <w:rPr>
            <w:rFonts w:ascii="Cambria" w:hAnsi="Cambria"/>
            <w:color w:val="000000" w:themeColor="text1"/>
            <w:sz w:val="28"/>
            <w:szCs w:val="28"/>
          </w:rPr>
          <w:t>fearful about</w:t>
        </w:r>
      </w:ins>
      <w:ins w:id="501" w:author="Claire S" w:date="2026-07-17T09:23:00Z" w16du:dateUtc="2026-07-17T08:23:00Z">
        <w:r w:rsidRPr="001739EF">
          <w:rPr>
            <w:rFonts w:ascii="Cambria" w:hAnsi="Cambria"/>
            <w:color w:val="000000" w:themeColor="text1"/>
            <w:sz w:val="28"/>
            <w:szCs w:val="28"/>
          </w:rPr>
          <w:t xml:space="preserve"> </w:t>
        </w:r>
        <w:r>
          <w:rPr>
            <w:rFonts w:ascii="Cambria" w:hAnsi="Cambria"/>
            <w:color w:val="000000" w:themeColor="text1"/>
            <w:sz w:val="28"/>
            <w:szCs w:val="28"/>
          </w:rPr>
          <w:t>a</w:t>
        </w:r>
      </w:ins>
      <w:ins w:id="502" w:author="Claire S" w:date="2026-07-18T19:55:00Z" w16du:dateUtc="2026-07-18T18:55:00Z">
        <w:r w:rsidR="00972D24">
          <w:rPr>
            <w:rFonts w:ascii="Cambria" w:hAnsi="Cambria"/>
            <w:color w:val="000000" w:themeColor="text1"/>
            <w:sz w:val="28"/>
            <w:szCs w:val="28"/>
          </w:rPr>
          <w:t>ny</w:t>
        </w:r>
      </w:ins>
      <w:ins w:id="503" w:author="Claire S" w:date="2026-07-17T09:23:00Z" w16du:dateUtc="2026-07-17T08:23:00Z">
        <w:r>
          <w:rPr>
            <w:rFonts w:ascii="Cambria" w:hAnsi="Cambria"/>
            <w:color w:val="000000" w:themeColor="text1"/>
            <w:sz w:val="28"/>
            <w:szCs w:val="28"/>
          </w:rPr>
          <w:t xml:space="preserve"> whisper of </w:t>
        </w:r>
        <w:r w:rsidRPr="001739EF">
          <w:rPr>
            <w:rFonts w:ascii="Cambria" w:hAnsi="Cambria"/>
            <w:color w:val="000000" w:themeColor="text1"/>
            <w:sz w:val="28"/>
            <w:szCs w:val="28"/>
          </w:rPr>
          <w:t>scandal</w:t>
        </w:r>
        <w:r>
          <w:rPr>
            <w:rFonts w:ascii="Cambria" w:hAnsi="Cambria"/>
            <w:color w:val="000000" w:themeColor="text1"/>
            <w:sz w:val="28"/>
            <w:szCs w:val="28"/>
          </w:rPr>
          <w:t xml:space="preserve">. </w:t>
        </w:r>
      </w:ins>
    </w:p>
    <w:p w14:paraId="32001FEA" w14:textId="2B3B0C7B" w:rsidR="00B149C9" w:rsidRDefault="00B149C9" w:rsidP="00D429DD">
      <w:pPr>
        <w:spacing w:line="360" w:lineRule="auto"/>
        <w:ind w:firstLine="720"/>
        <w:contextualSpacing/>
        <w:rPr>
          <w:ins w:id="504" w:author="Claire S" w:date="2026-07-17T09:23:00Z" w16du:dateUtc="2026-07-17T08:23:00Z"/>
          <w:rFonts w:ascii="Cambria" w:hAnsi="Cambria"/>
          <w:color w:val="000000" w:themeColor="text1"/>
          <w:sz w:val="28"/>
          <w:szCs w:val="28"/>
        </w:rPr>
      </w:pPr>
      <w:ins w:id="505" w:author="Claire S" w:date="2026-07-17T09:23:00Z" w16du:dateUtc="2026-07-17T08:23:00Z">
        <w:r w:rsidRPr="001739EF">
          <w:rPr>
            <w:rFonts w:ascii="Cambria" w:hAnsi="Cambria"/>
            <w:color w:val="000000" w:themeColor="text1"/>
            <w:sz w:val="28"/>
            <w:szCs w:val="28"/>
          </w:rPr>
          <w:t xml:space="preserve">‘We </w:t>
        </w:r>
      </w:ins>
      <w:ins w:id="506" w:author="Claire S" w:date="2026-07-17T09:46:00Z" w16du:dateUtc="2026-07-17T08:46:00Z">
        <w:r w:rsidR="0045191D">
          <w:rPr>
            <w:rFonts w:ascii="Cambria" w:hAnsi="Cambria"/>
            <w:color w:val="000000" w:themeColor="text1"/>
            <w:sz w:val="28"/>
            <w:szCs w:val="28"/>
          </w:rPr>
          <w:t>cannot afford to</w:t>
        </w:r>
      </w:ins>
      <w:ins w:id="507" w:author="Claire S" w:date="2026-07-17T09:42:00Z" w16du:dateUtc="2026-07-17T08:42:00Z">
        <w:r w:rsidR="00373F43">
          <w:rPr>
            <w:rFonts w:ascii="Cambria" w:hAnsi="Cambria"/>
            <w:color w:val="000000" w:themeColor="text1"/>
            <w:sz w:val="28"/>
            <w:szCs w:val="28"/>
          </w:rPr>
          <w:t xml:space="preserve"> lose another big author</w:t>
        </w:r>
      </w:ins>
      <w:ins w:id="508" w:author="Claire S" w:date="2026-07-17T09:23:00Z" w16du:dateUtc="2026-07-17T08:23:00Z">
        <w:r>
          <w:rPr>
            <w:rFonts w:ascii="Cambria" w:hAnsi="Cambria"/>
            <w:color w:val="000000" w:themeColor="text1"/>
            <w:sz w:val="28"/>
            <w:szCs w:val="28"/>
          </w:rPr>
          <w:t>,</w:t>
        </w:r>
        <w:r w:rsidRPr="001739EF">
          <w:rPr>
            <w:rFonts w:ascii="Cambria" w:hAnsi="Cambria"/>
            <w:color w:val="000000" w:themeColor="text1"/>
            <w:sz w:val="28"/>
            <w:szCs w:val="28"/>
          </w:rPr>
          <w:t xml:space="preserve">’ </w:t>
        </w:r>
        <w:r>
          <w:rPr>
            <w:rFonts w:ascii="Cambria" w:hAnsi="Cambria"/>
            <w:color w:val="000000" w:themeColor="text1"/>
            <w:sz w:val="28"/>
            <w:szCs w:val="28"/>
          </w:rPr>
          <w:t>the CEO</w:t>
        </w:r>
      </w:ins>
      <w:ins w:id="509" w:author="Claire S" w:date="2026-07-17T16:37:00Z" w16du:dateUtc="2026-07-17T15:37:00Z">
        <w:r w:rsidR="002A037B">
          <w:rPr>
            <w:rFonts w:ascii="Cambria" w:hAnsi="Cambria"/>
            <w:color w:val="000000" w:themeColor="text1"/>
            <w:sz w:val="28"/>
            <w:szCs w:val="28"/>
          </w:rPr>
          <w:t xml:space="preserve"> and Savannah’s half sister</w:t>
        </w:r>
      </w:ins>
      <w:ins w:id="510" w:author="Claire S" w:date="2026-07-17T09:23:00Z" w16du:dateUtc="2026-07-17T08:23:00Z">
        <w:r>
          <w:rPr>
            <w:rFonts w:ascii="Cambria" w:hAnsi="Cambria"/>
            <w:color w:val="000000" w:themeColor="text1"/>
            <w:sz w:val="28"/>
            <w:szCs w:val="28"/>
          </w:rPr>
          <w:t xml:space="preserve">, </w:t>
        </w:r>
        <w:r w:rsidRPr="001739EF">
          <w:rPr>
            <w:rFonts w:ascii="Cambria" w:hAnsi="Cambria"/>
            <w:color w:val="000000" w:themeColor="text1"/>
            <w:sz w:val="28"/>
            <w:szCs w:val="28"/>
          </w:rPr>
          <w:t>Ruth</w:t>
        </w:r>
        <w:r>
          <w:rPr>
            <w:rFonts w:ascii="Cambria" w:hAnsi="Cambria"/>
            <w:color w:val="000000" w:themeColor="text1"/>
            <w:sz w:val="28"/>
            <w:szCs w:val="28"/>
          </w:rPr>
          <w:t xml:space="preserve"> Langley</w:t>
        </w:r>
      </w:ins>
      <w:ins w:id="511" w:author="Claire S" w:date="2026-07-17T16:37:00Z" w16du:dateUtc="2026-07-17T15:37:00Z">
        <w:r w:rsidR="002A037B">
          <w:rPr>
            <w:rFonts w:ascii="Cambria" w:hAnsi="Cambria"/>
            <w:color w:val="000000" w:themeColor="text1"/>
            <w:sz w:val="28"/>
            <w:szCs w:val="28"/>
          </w:rPr>
          <w:t>,</w:t>
        </w:r>
      </w:ins>
      <w:ins w:id="512" w:author="Claire S" w:date="2026-07-17T09:23:00Z" w16du:dateUtc="2026-07-17T08:23:00Z">
        <w:r>
          <w:rPr>
            <w:rFonts w:ascii="Cambria" w:hAnsi="Cambria"/>
            <w:color w:val="000000" w:themeColor="text1"/>
            <w:sz w:val="28"/>
            <w:szCs w:val="28"/>
          </w:rPr>
          <w:t xml:space="preserve"> warned</w:t>
        </w:r>
        <w:r w:rsidRPr="001739EF">
          <w:rPr>
            <w:rFonts w:ascii="Cambria" w:hAnsi="Cambria"/>
            <w:color w:val="000000" w:themeColor="text1"/>
            <w:sz w:val="28"/>
            <w:szCs w:val="28"/>
          </w:rPr>
          <w:t xml:space="preserve"> </w:t>
        </w:r>
      </w:ins>
      <w:ins w:id="513" w:author="Claire S" w:date="2026-07-17T09:46:00Z" w16du:dateUtc="2026-07-17T08:46:00Z">
        <w:r w:rsidR="0045191D">
          <w:rPr>
            <w:rFonts w:ascii="Cambria" w:hAnsi="Cambria"/>
            <w:color w:val="000000" w:themeColor="text1"/>
            <w:sz w:val="28"/>
            <w:szCs w:val="28"/>
          </w:rPr>
          <w:t xml:space="preserve">key </w:t>
        </w:r>
      </w:ins>
      <w:ins w:id="514" w:author="Claire S" w:date="2026-07-17T09:23:00Z" w16du:dateUtc="2026-07-17T08:23:00Z">
        <w:r w:rsidRPr="001739EF">
          <w:rPr>
            <w:rFonts w:ascii="Cambria" w:hAnsi="Cambria"/>
            <w:color w:val="000000" w:themeColor="text1"/>
            <w:sz w:val="28"/>
            <w:szCs w:val="28"/>
          </w:rPr>
          <w:t xml:space="preserve">staff recently. </w:t>
        </w:r>
      </w:ins>
      <w:ins w:id="515" w:author="Claire S" w:date="2026-07-17T09:51:00Z" w16du:dateUtc="2026-07-17T08:51:00Z">
        <w:r w:rsidR="00D429DD">
          <w:rPr>
            <w:rFonts w:ascii="Cambria" w:hAnsi="Cambria"/>
            <w:color w:val="000000" w:themeColor="text1"/>
            <w:sz w:val="28"/>
            <w:szCs w:val="28"/>
          </w:rPr>
          <w:t xml:space="preserve">She’d </w:t>
        </w:r>
      </w:ins>
      <w:commentRangeStart w:id="516"/>
      <w:ins w:id="517" w:author="Claire S" w:date="2026-07-17T09:47:00Z" w16du:dateUtc="2026-07-17T08:47:00Z">
        <w:r w:rsidR="0045191D">
          <w:rPr>
            <w:rFonts w:ascii="Cambria" w:hAnsi="Cambria"/>
            <w:sz w:val="28"/>
            <w:szCs w:val="28"/>
          </w:rPr>
          <w:t xml:space="preserve">made it </w:t>
        </w:r>
      </w:ins>
      <w:ins w:id="518" w:author="Claire S" w:date="2026-07-17T10:18:00Z" w16du:dateUtc="2026-07-17T09:18:00Z">
        <w:r w:rsidR="00B42D60">
          <w:rPr>
            <w:rFonts w:ascii="Cambria" w:hAnsi="Cambria"/>
            <w:sz w:val="28"/>
            <w:szCs w:val="28"/>
          </w:rPr>
          <w:t xml:space="preserve">crystal </w:t>
        </w:r>
      </w:ins>
      <w:ins w:id="519" w:author="Claire S" w:date="2026-07-17T09:47:00Z" w16du:dateUtc="2026-07-17T08:47:00Z">
        <w:r w:rsidR="0045191D">
          <w:rPr>
            <w:rFonts w:ascii="Cambria" w:hAnsi="Cambria"/>
            <w:sz w:val="28"/>
            <w:szCs w:val="28"/>
          </w:rPr>
          <w:t xml:space="preserve">clear to </w:t>
        </w:r>
      </w:ins>
      <w:ins w:id="520" w:author="Claire S" w:date="2026-07-17T09:23:00Z" w16du:dateUtc="2026-07-17T08:23:00Z">
        <w:r>
          <w:rPr>
            <w:rFonts w:ascii="Cambria" w:hAnsi="Cambria"/>
            <w:sz w:val="28"/>
            <w:szCs w:val="28"/>
          </w:rPr>
          <w:t>Dex</w:t>
        </w:r>
      </w:ins>
      <w:ins w:id="521" w:author="Claire S" w:date="2026-07-17T09:47:00Z" w16du:dateUtc="2026-07-17T08:47:00Z">
        <w:r w:rsidR="0045191D">
          <w:rPr>
            <w:rFonts w:ascii="Cambria" w:hAnsi="Cambria"/>
            <w:sz w:val="28"/>
            <w:szCs w:val="28"/>
          </w:rPr>
          <w:t xml:space="preserve"> that Jackson Rayne was </w:t>
        </w:r>
      </w:ins>
      <w:ins w:id="522" w:author="Claire S" w:date="2026-07-17T09:51:00Z" w16du:dateUtc="2026-07-17T08:51:00Z">
        <w:r w:rsidR="00D429DD">
          <w:rPr>
            <w:rFonts w:ascii="Cambria" w:hAnsi="Cambria"/>
            <w:sz w:val="28"/>
            <w:szCs w:val="28"/>
          </w:rPr>
          <w:t>Langl</w:t>
        </w:r>
      </w:ins>
      <w:ins w:id="523" w:author="Claire S" w:date="2026-07-17T10:19:00Z" w16du:dateUtc="2026-07-17T09:19:00Z">
        <w:r w:rsidR="00EF77DE">
          <w:rPr>
            <w:rFonts w:ascii="Cambria" w:hAnsi="Cambria"/>
            <w:sz w:val="28"/>
            <w:szCs w:val="28"/>
          </w:rPr>
          <w:t>e</w:t>
        </w:r>
      </w:ins>
      <w:ins w:id="524" w:author="Claire S" w:date="2026-07-17T09:51:00Z" w16du:dateUtc="2026-07-17T08:51:00Z">
        <w:r w:rsidR="00D429DD">
          <w:rPr>
            <w:rFonts w:ascii="Cambria" w:hAnsi="Cambria"/>
            <w:sz w:val="28"/>
            <w:szCs w:val="28"/>
          </w:rPr>
          <w:t>y’s</w:t>
        </w:r>
      </w:ins>
      <w:ins w:id="525" w:author="Claire S" w:date="2026-07-17T09:47:00Z" w16du:dateUtc="2026-07-17T08:47:00Z">
        <w:r w:rsidR="0045191D">
          <w:rPr>
            <w:rFonts w:ascii="Cambria" w:hAnsi="Cambria"/>
            <w:sz w:val="28"/>
            <w:szCs w:val="28"/>
          </w:rPr>
          <w:t xml:space="preserve"> </w:t>
        </w:r>
      </w:ins>
      <w:ins w:id="526" w:author="Claire S" w:date="2026-07-17T10:19:00Z" w16du:dateUtc="2026-07-17T09:19:00Z">
        <w:r w:rsidR="00EF77DE">
          <w:rPr>
            <w:rFonts w:ascii="Cambria" w:hAnsi="Cambria"/>
            <w:sz w:val="28"/>
            <w:szCs w:val="28"/>
          </w:rPr>
          <w:t xml:space="preserve">new </w:t>
        </w:r>
      </w:ins>
      <w:ins w:id="527" w:author="Claire S" w:date="2026-07-17T09:47:00Z" w16du:dateUtc="2026-07-17T08:47:00Z">
        <w:r w:rsidR="0045191D">
          <w:rPr>
            <w:rFonts w:ascii="Cambria" w:hAnsi="Cambria"/>
            <w:sz w:val="28"/>
            <w:szCs w:val="28"/>
          </w:rPr>
          <w:t>golden goose, and</w:t>
        </w:r>
      </w:ins>
      <w:ins w:id="528" w:author="Claire S" w:date="2026-07-17T09:51:00Z" w16du:dateUtc="2026-07-17T08:51:00Z">
        <w:r w:rsidR="00D429DD">
          <w:rPr>
            <w:rFonts w:ascii="Cambria" w:hAnsi="Cambria"/>
            <w:sz w:val="28"/>
            <w:szCs w:val="28"/>
          </w:rPr>
          <w:t xml:space="preserve"> </w:t>
        </w:r>
      </w:ins>
      <w:ins w:id="529" w:author="Claire S" w:date="2026-07-17T10:18:00Z" w16du:dateUtc="2026-07-17T09:18:00Z">
        <w:r w:rsidR="00B42D60">
          <w:rPr>
            <w:rFonts w:ascii="Cambria" w:hAnsi="Cambria"/>
            <w:sz w:val="28"/>
            <w:szCs w:val="28"/>
          </w:rPr>
          <w:t xml:space="preserve">if </w:t>
        </w:r>
      </w:ins>
      <w:ins w:id="530" w:author="Claire S" w:date="2026-07-17T09:47:00Z" w16du:dateUtc="2026-07-17T08:47:00Z">
        <w:r w:rsidR="0045191D">
          <w:rPr>
            <w:rFonts w:ascii="Cambria" w:hAnsi="Cambria"/>
            <w:sz w:val="28"/>
            <w:szCs w:val="28"/>
          </w:rPr>
          <w:t>any other</w:t>
        </w:r>
      </w:ins>
      <w:ins w:id="531" w:author="Claire S" w:date="2026-07-17T09:23:00Z" w16du:dateUtc="2026-07-17T08:23:00Z">
        <w:r>
          <w:rPr>
            <w:rFonts w:ascii="Cambria" w:hAnsi="Cambria"/>
            <w:sz w:val="28"/>
            <w:szCs w:val="28"/>
          </w:rPr>
          <w:t xml:space="preserve"> publisher</w:t>
        </w:r>
      </w:ins>
      <w:ins w:id="532" w:author="Claire S" w:date="2026-07-17T09:51:00Z" w16du:dateUtc="2026-07-17T08:51:00Z">
        <w:r w:rsidR="00D429DD">
          <w:rPr>
            <w:rFonts w:ascii="Cambria" w:hAnsi="Cambria"/>
            <w:sz w:val="28"/>
            <w:szCs w:val="28"/>
          </w:rPr>
          <w:t xml:space="preserve"> g</w:t>
        </w:r>
      </w:ins>
      <w:ins w:id="533" w:author="Claire S" w:date="2026-07-17T16:37:00Z" w16du:dateUtc="2026-07-17T15:37:00Z">
        <w:r w:rsidR="002A037B">
          <w:rPr>
            <w:rFonts w:ascii="Cambria" w:hAnsi="Cambria"/>
            <w:sz w:val="28"/>
            <w:szCs w:val="28"/>
          </w:rPr>
          <w:t>o</w:t>
        </w:r>
      </w:ins>
      <w:ins w:id="534" w:author="Claire S" w:date="2026-07-17T09:51:00Z" w16du:dateUtc="2026-07-17T08:51:00Z">
        <w:r w:rsidR="00D429DD">
          <w:rPr>
            <w:rFonts w:ascii="Cambria" w:hAnsi="Cambria"/>
            <w:sz w:val="28"/>
            <w:szCs w:val="28"/>
          </w:rPr>
          <w:t xml:space="preserve">t </w:t>
        </w:r>
      </w:ins>
      <w:ins w:id="535" w:author="Claire S" w:date="2026-07-18T19:55:00Z" w16du:dateUtc="2026-07-18T18:55:00Z">
        <w:r w:rsidR="00972D24">
          <w:rPr>
            <w:rFonts w:ascii="Cambria" w:hAnsi="Cambria"/>
            <w:sz w:val="28"/>
            <w:szCs w:val="28"/>
          </w:rPr>
          <w:t>near</w:t>
        </w:r>
      </w:ins>
      <w:ins w:id="536" w:author="Claire S" w:date="2026-07-17T09:51:00Z" w16du:dateUtc="2026-07-17T08:51:00Z">
        <w:r w:rsidR="00D429DD">
          <w:rPr>
            <w:rFonts w:ascii="Cambria" w:hAnsi="Cambria"/>
            <w:sz w:val="28"/>
            <w:szCs w:val="28"/>
          </w:rPr>
          <w:t xml:space="preserve"> </w:t>
        </w:r>
      </w:ins>
      <w:ins w:id="537" w:author="Claire S" w:date="2026-07-17T10:19:00Z" w16du:dateUtc="2026-07-17T09:19:00Z">
        <w:r w:rsidR="00B42D60">
          <w:rPr>
            <w:rFonts w:ascii="Cambria" w:hAnsi="Cambria"/>
            <w:sz w:val="28"/>
            <w:szCs w:val="28"/>
          </w:rPr>
          <w:t>Rayne, there’d be trouble. E</w:t>
        </w:r>
      </w:ins>
      <w:ins w:id="538" w:author="Claire S" w:date="2026-07-17T09:23:00Z" w16du:dateUtc="2026-07-17T08:23:00Z">
        <w:r w:rsidRPr="00477725">
          <w:rPr>
            <w:rFonts w:ascii="Cambria" w:hAnsi="Cambria"/>
            <w:color w:val="000000" w:themeColor="text1"/>
            <w:sz w:val="28"/>
            <w:szCs w:val="28"/>
          </w:rPr>
          <w:t xml:space="preserve">specially since </w:t>
        </w:r>
        <w:r>
          <w:rPr>
            <w:rFonts w:ascii="Cambria" w:hAnsi="Cambria"/>
            <w:color w:val="000000" w:themeColor="text1"/>
            <w:sz w:val="28"/>
            <w:szCs w:val="28"/>
          </w:rPr>
          <w:t xml:space="preserve">Richard </w:t>
        </w:r>
        <w:r>
          <w:rPr>
            <w:rFonts w:ascii="Cambria" w:hAnsi="Cambria"/>
            <w:color w:val="000000" w:themeColor="text1"/>
            <w:sz w:val="28"/>
            <w:szCs w:val="28"/>
          </w:rPr>
          <w:lastRenderedPageBreak/>
          <w:t>Osman’s mega-sales at Penguin, and the recen</w:t>
        </w:r>
        <w:commentRangeStart w:id="539"/>
        <w:r>
          <w:rPr>
            <w:rFonts w:ascii="Cambria" w:hAnsi="Cambria"/>
            <w:color w:val="000000" w:themeColor="text1"/>
            <w:sz w:val="28"/>
            <w:szCs w:val="28"/>
          </w:rPr>
          <w:t xml:space="preserve">t Elizabeth du Toit </w:t>
        </w:r>
        <w:commentRangeStart w:id="540"/>
        <w:r>
          <w:rPr>
            <w:rFonts w:ascii="Cambria" w:hAnsi="Cambria"/>
            <w:color w:val="000000" w:themeColor="text1"/>
            <w:sz w:val="28"/>
            <w:szCs w:val="28"/>
          </w:rPr>
          <w:t>affair</w:t>
        </w:r>
      </w:ins>
      <w:commentRangeEnd w:id="540"/>
      <w:r>
        <w:rPr>
          <w:rStyle w:val="CommentReference"/>
          <w:rFonts w:ascii="Cambria" w:hAnsi="Cambria"/>
          <w:color w:val="000000" w:themeColor="text1"/>
          <w:sz w:val="28"/>
          <w:szCs w:val="28"/>
        </w:rPr>
        <w:commentReference w:id="540"/>
      </w:r>
      <w:ins w:id="541" w:author="Claire S" w:date="2026-07-17T09:23:00Z" w16du:dateUtc="2026-07-17T08:23:00Z">
        <w:r>
          <w:rPr>
            <w:rFonts w:ascii="Cambria" w:hAnsi="Cambria"/>
            <w:color w:val="000000" w:themeColor="text1"/>
            <w:sz w:val="28"/>
            <w:szCs w:val="28"/>
          </w:rPr>
          <w:t xml:space="preserve"> at Langley. They c</w:t>
        </w:r>
      </w:ins>
      <w:ins w:id="542" w:author="Claire S" w:date="2026-07-17T09:52:00Z" w16du:dateUtc="2026-07-17T08:52:00Z">
        <w:r w:rsidR="00203BA2">
          <w:rPr>
            <w:rFonts w:ascii="Cambria" w:hAnsi="Cambria"/>
            <w:color w:val="000000" w:themeColor="text1"/>
            <w:sz w:val="28"/>
            <w:szCs w:val="28"/>
          </w:rPr>
          <w:t>ould</w:t>
        </w:r>
      </w:ins>
      <w:ins w:id="543" w:author="Claire S" w:date="2026-07-17T09:23:00Z" w16du:dateUtc="2026-07-17T08:23:00Z">
        <w:r>
          <w:rPr>
            <w:rFonts w:ascii="Cambria" w:hAnsi="Cambria"/>
            <w:color w:val="000000" w:themeColor="text1"/>
            <w:sz w:val="28"/>
            <w:szCs w:val="28"/>
          </w:rPr>
          <w:t>n’t lose another bestselle</w:t>
        </w:r>
      </w:ins>
      <w:commentRangeEnd w:id="539"/>
      <w:r>
        <w:rPr>
          <w:rStyle w:val="CommentReference"/>
          <w:rFonts w:ascii="Cambria" w:hAnsi="Cambria"/>
          <w:color w:val="000000" w:themeColor="text1"/>
          <w:sz w:val="28"/>
          <w:szCs w:val="28"/>
        </w:rPr>
        <w:commentReference w:id="539"/>
      </w:r>
      <w:ins w:id="544" w:author="Claire S" w:date="2026-07-17T09:23:00Z" w16du:dateUtc="2026-07-17T08:23:00Z">
        <w:r>
          <w:rPr>
            <w:rFonts w:ascii="Cambria" w:hAnsi="Cambria"/>
            <w:color w:val="000000" w:themeColor="text1"/>
            <w:sz w:val="28"/>
            <w:szCs w:val="28"/>
          </w:rPr>
          <w:t>r</w:t>
        </w:r>
      </w:ins>
      <w:commentRangeEnd w:id="516"/>
      <w:r>
        <w:rPr>
          <w:rStyle w:val="CommentReference"/>
          <w:rFonts w:ascii="Cambria" w:hAnsi="Cambria"/>
          <w:color w:val="000000" w:themeColor="text1"/>
          <w:sz w:val="28"/>
          <w:szCs w:val="28"/>
        </w:rPr>
        <w:commentReference w:id="516"/>
      </w:r>
      <w:ins w:id="545" w:author="Claire S" w:date="2026-07-17T09:23:00Z" w16du:dateUtc="2026-07-17T08:23:00Z">
        <w:r>
          <w:rPr>
            <w:rFonts w:ascii="Cambria" w:hAnsi="Cambria"/>
            <w:color w:val="000000" w:themeColor="text1"/>
            <w:sz w:val="28"/>
            <w:szCs w:val="28"/>
          </w:rPr>
          <w:t>.</w:t>
        </w:r>
      </w:ins>
      <w:commentRangeEnd w:id="490"/>
      <w:r>
        <w:rPr>
          <w:rStyle w:val="CommentReference"/>
          <w:rFonts w:ascii="Cambria" w:hAnsi="Cambria"/>
          <w:color w:val="000000" w:themeColor="text1"/>
          <w:sz w:val="28"/>
          <w:szCs w:val="28"/>
        </w:rPr>
        <w:commentReference w:id="490"/>
      </w:r>
    </w:p>
    <w:p w14:paraId="3001D75D" w14:textId="1B8D6104" w:rsidR="00203BA2" w:rsidRDefault="00B149C9" w:rsidP="00B149C9">
      <w:pPr>
        <w:spacing w:line="360" w:lineRule="auto"/>
        <w:ind w:firstLine="720"/>
        <w:contextualSpacing/>
        <w:rPr>
          <w:ins w:id="546" w:author="Claire S" w:date="2026-07-17T09:53:00Z" w16du:dateUtc="2026-07-17T08:53:00Z"/>
          <w:rFonts w:ascii="Cambria" w:hAnsi="Cambria"/>
          <w:sz w:val="28"/>
          <w:szCs w:val="28"/>
        </w:rPr>
      </w:pPr>
      <w:ins w:id="547" w:author="Claire S" w:date="2026-07-17T09:23:00Z" w16du:dateUtc="2026-07-17T08:23:00Z">
        <w:r>
          <w:rPr>
            <w:rFonts w:ascii="Cambria" w:hAnsi="Cambria"/>
            <w:sz w:val="28"/>
            <w:szCs w:val="28"/>
          </w:rPr>
          <w:t xml:space="preserve">Dex </w:t>
        </w:r>
      </w:ins>
      <w:ins w:id="548" w:author="Claire S" w:date="2026-07-17T16:37:00Z" w16du:dateUtc="2026-07-17T15:37:00Z">
        <w:r w:rsidR="005D457B">
          <w:rPr>
            <w:rFonts w:ascii="Cambria" w:hAnsi="Cambria"/>
            <w:sz w:val="28"/>
            <w:szCs w:val="28"/>
          </w:rPr>
          <w:t>di</w:t>
        </w:r>
      </w:ins>
      <w:ins w:id="549" w:author="Claire S" w:date="2026-07-17T09:52:00Z" w16du:dateUtc="2026-07-17T08:52:00Z">
        <w:r w:rsidR="00203BA2">
          <w:rPr>
            <w:rFonts w:ascii="Cambria" w:hAnsi="Cambria"/>
            <w:sz w:val="28"/>
            <w:szCs w:val="28"/>
          </w:rPr>
          <w:t>d</w:t>
        </w:r>
      </w:ins>
      <w:ins w:id="550" w:author="Claire S" w:date="2026-07-17T09:23:00Z" w16du:dateUtc="2026-07-17T08:23:00Z">
        <w:r>
          <w:rPr>
            <w:rFonts w:ascii="Cambria" w:hAnsi="Cambria"/>
            <w:sz w:val="28"/>
            <w:szCs w:val="28"/>
          </w:rPr>
          <w:t>n’t seem worried, though. ‘</w:t>
        </w:r>
      </w:ins>
      <w:ins w:id="551" w:author="Claire S" w:date="2026-07-17T10:24:00Z" w16du:dateUtc="2026-07-17T09:24:00Z">
        <w:r w:rsidR="00747204">
          <w:rPr>
            <w:rFonts w:ascii="Cambria" w:hAnsi="Cambria"/>
            <w:sz w:val="28"/>
            <w:szCs w:val="28"/>
          </w:rPr>
          <w:t>All under control. And a</w:t>
        </w:r>
      </w:ins>
      <w:ins w:id="552" w:author="Claire S" w:date="2026-07-17T09:23:00Z" w16du:dateUtc="2026-07-17T08:23:00Z">
        <w:r>
          <w:rPr>
            <w:rFonts w:ascii="Cambria" w:hAnsi="Cambria"/>
            <w:sz w:val="28"/>
            <w:szCs w:val="28"/>
          </w:rPr>
          <w:t xml:space="preserve">ll work and no play makes me a dull boy,’ he’d </w:t>
        </w:r>
      </w:ins>
      <w:ins w:id="553" w:author="Claire S" w:date="2026-08-26T22:13:00Z" w16du:dateUtc="2026-08-26T21:13:00Z">
        <w:r w:rsidR="002C32BC">
          <w:rPr>
            <w:rFonts w:ascii="Cambria" w:hAnsi="Cambria"/>
            <w:sz w:val="28"/>
            <w:szCs w:val="28"/>
          </w:rPr>
          <w:t>grinne</w:t>
        </w:r>
      </w:ins>
      <w:ins w:id="554" w:author="Claire S" w:date="2026-07-17T09:23:00Z" w16du:dateUtc="2026-07-17T08:23:00Z">
        <w:r>
          <w:rPr>
            <w:rFonts w:ascii="Cambria" w:hAnsi="Cambria"/>
            <w:sz w:val="28"/>
            <w:szCs w:val="28"/>
          </w:rPr>
          <w:t>d through the hot tub’s steam in the garden</w:t>
        </w:r>
      </w:ins>
      <w:ins w:id="555" w:author="Claire S" w:date="2026-08-26T22:13:00Z" w16du:dateUtc="2026-08-26T21:13:00Z">
        <w:r w:rsidR="002C32BC">
          <w:rPr>
            <w:rFonts w:ascii="Cambria" w:hAnsi="Cambria"/>
            <w:sz w:val="28"/>
            <w:szCs w:val="28"/>
          </w:rPr>
          <w:t xml:space="preserve"> last weekend, his</w:t>
        </w:r>
      </w:ins>
      <w:ins w:id="556" w:author="Claire S" w:date="2026-07-17T09:23:00Z" w16du:dateUtc="2026-07-17T08:23:00Z">
        <w:r>
          <w:rPr>
            <w:rFonts w:ascii="Cambria" w:hAnsi="Cambria"/>
            <w:sz w:val="28"/>
            <w:szCs w:val="28"/>
          </w:rPr>
          <w:t xml:space="preserve"> strong fingers on Savannah’s naked thigh.</w:t>
        </w:r>
      </w:ins>
    </w:p>
    <w:p w14:paraId="49D533FE" w14:textId="51301A5B" w:rsidR="00B149C9" w:rsidRDefault="00B149C9" w:rsidP="00B149C9">
      <w:pPr>
        <w:spacing w:line="360" w:lineRule="auto"/>
        <w:ind w:firstLine="720"/>
        <w:contextualSpacing/>
        <w:rPr>
          <w:ins w:id="557" w:author="Claire S" w:date="2026-07-17T09:23:00Z" w16du:dateUtc="2026-07-17T08:23:00Z"/>
          <w:rFonts w:ascii="Cambria" w:hAnsi="Cambria"/>
          <w:sz w:val="28"/>
          <w:szCs w:val="28"/>
        </w:rPr>
      </w:pPr>
      <w:ins w:id="558" w:author="Claire S" w:date="2026-07-17T09:23:00Z" w16du:dateUtc="2026-07-17T08:23:00Z">
        <w:r>
          <w:rPr>
            <w:rFonts w:ascii="Cambria" w:hAnsi="Cambria"/>
            <w:sz w:val="28"/>
            <w:szCs w:val="28"/>
          </w:rPr>
          <w:t>And honestly, Ruth</w:t>
        </w:r>
      </w:ins>
      <w:ins w:id="559" w:author="Claire S" w:date="2026-07-17T09:54:00Z" w16du:dateUtc="2026-07-17T08:54:00Z">
        <w:r w:rsidR="00BF126B">
          <w:rPr>
            <w:rFonts w:ascii="Cambria" w:hAnsi="Cambria"/>
            <w:sz w:val="28"/>
            <w:szCs w:val="28"/>
          </w:rPr>
          <w:t xml:space="preserve"> wa</w:t>
        </w:r>
      </w:ins>
      <w:ins w:id="560" w:author="Claire S" w:date="2026-07-17T09:23:00Z" w16du:dateUtc="2026-07-17T08:23:00Z">
        <w:r>
          <w:rPr>
            <w:rFonts w:ascii="Cambria" w:hAnsi="Cambria"/>
            <w:sz w:val="28"/>
            <w:szCs w:val="28"/>
          </w:rPr>
          <w:t xml:space="preserve">s nothing if not paranoid herself, Savannah </w:t>
        </w:r>
      </w:ins>
      <w:ins w:id="561" w:author="Claire S" w:date="2026-07-17T10:24:00Z" w16du:dateUtc="2026-07-17T09:24:00Z">
        <w:r w:rsidR="00747204">
          <w:rPr>
            <w:rFonts w:ascii="Cambria" w:hAnsi="Cambria"/>
            <w:sz w:val="28"/>
            <w:szCs w:val="28"/>
          </w:rPr>
          <w:t>realised</w:t>
        </w:r>
      </w:ins>
      <w:ins w:id="562" w:author="Claire S" w:date="2026-07-19T12:37:00Z" w16du:dateUtc="2026-07-19T11:37:00Z">
        <w:r w:rsidR="00160C40">
          <w:rPr>
            <w:rFonts w:ascii="Cambria" w:hAnsi="Cambria"/>
            <w:sz w:val="28"/>
            <w:szCs w:val="28"/>
          </w:rPr>
          <w:t>,</w:t>
        </w:r>
      </w:ins>
      <w:ins w:id="563" w:author="Claire S" w:date="2026-07-17T16:38:00Z" w16du:dateUtc="2026-07-17T15:38:00Z">
        <w:r w:rsidR="005D457B">
          <w:rPr>
            <w:rFonts w:ascii="Cambria" w:hAnsi="Cambria"/>
            <w:sz w:val="28"/>
            <w:szCs w:val="28"/>
          </w:rPr>
          <w:t xml:space="preserve"> since the horrible incident in her house last year</w:t>
        </w:r>
      </w:ins>
      <w:ins w:id="564" w:author="Claire S" w:date="2026-07-17T09:23:00Z" w16du:dateUtc="2026-07-17T08:23:00Z">
        <w:r>
          <w:rPr>
            <w:rFonts w:ascii="Cambria" w:hAnsi="Cambria"/>
            <w:sz w:val="28"/>
            <w:szCs w:val="28"/>
          </w:rPr>
          <w:t xml:space="preserve">.  </w:t>
        </w:r>
        <w:r w:rsidRPr="00203BA2">
          <w:rPr>
            <w:rFonts w:ascii="Cambria" w:hAnsi="Cambria"/>
            <w:sz w:val="28"/>
            <w:szCs w:val="28"/>
            <w:rPrChange w:id="565" w:author="Claire S" w:date="2026-07-17T09:52:00Z" w16du:dateUtc="2026-07-17T08:52:00Z">
              <w:rPr>
                <w:rFonts w:ascii="Cambria" w:hAnsi="Cambria"/>
                <w:sz w:val="28"/>
                <w:szCs w:val="28"/>
                <w:highlight w:val="green"/>
              </w:rPr>
            </w:rPrChange>
          </w:rPr>
          <w:t>Rarely seen in public these days</w:t>
        </w:r>
      </w:ins>
      <w:ins w:id="566" w:author="Claire S" w:date="2026-07-17T16:38:00Z" w16du:dateUtc="2026-07-17T15:38:00Z">
        <w:r w:rsidR="005D457B">
          <w:rPr>
            <w:rFonts w:ascii="Cambria" w:hAnsi="Cambria"/>
            <w:sz w:val="28"/>
            <w:szCs w:val="28"/>
          </w:rPr>
          <w:t>,</w:t>
        </w:r>
      </w:ins>
      <w:ins w:id="567" w:author="Claire S" w:date="2026-07-17T09:23:00Z" w16du:dateUtc="2026-07-17T08:23:00Z">
        <w:r>
          <w:rPr>
            <w:rFonts w:ascii="Cambria" w:hAnsi="Cambria"/>
            <w:sz w:val="28"/>
            <w:szCs w:val="28"/>
          </w:rPr>
          <w:t xml:space="preserve"> recently, her big sister prefer</w:t>
        </w:r>
      </w:ins>
      <w:ins w:id="568" w:author="Claire S" w:date="2026-07-17T09:53:00Z" w16du:dateUtc="2026-07-17T08:53:00Z">
        <w:r w:rsidR="00203BA2">
          <w:rPr>
            <w:rFonts w:ascii="Cambria" w:hAnsi="Cambria"/>
            <w:sz w:val="28"/>
            <w:szCs w:val="28"/>
          </w:rPr>
          <w:t>red</w:t>
        </w:r>
      </w:ins>
      <w:ins w:id="569" w:author="Claire S" w:date="2026-07-17T09:23:00Z" w16du:dateUtc="2026-07-17T08:23:00Z">
        <w:r>
          <w:rPr>
            <w:rFonts w:ascii="Cambria" w:hAnsi="Cambria"/>
            <w:sz w:val="28"/>
            <w:szCs w:val="28"/>
          </w:rPr>
          <w:t xml:space="preserve"> to pull strings from her new Chelsea</w:t>
        </w:r>
      </w:ins>
      <w:ins w:id="570" w:author="Claire S" w:date="2026-07-17T16:38:00Z" w16du:dateUtc="2026-07-17T15:38:00Z">
        <w:r w:rsidR="005D457B">
          <w:rPr>
            <w:rFonts w:ascii="Cambria" w:hAnsi="Cambria"/>
            <w:sz w:val="28"/>
            <w:szCs w:val="28"/>
          </w:rPr>
          <w:t xml:space="preserve"> Harbour</w:t>
        </w:r>
      </w:ins>
      <w:ins w:id="571" w:author="Claire S" w:date="2026-07-17T09:23:00Z" w16du:dateUtc="2026-07-17T08:23:00Z">
        <w:r>
          <w:rPr>
            <w:rFonts w:ascii="Cambria" w:hAnsi="Cambria"/>
            <w:sz w:val="28"/>
            <w:szCs w:val="28"/>
          </w:rPr>
          <w:t xml:space="preserve"> apartment, or her private office at Langley &amp; Co. </w:t>
        </w:r>
        <w:r w:rsidRPr="00661FBD">
          <w:rPr>
            <w:rFonts w:ascii="Cambria" w:hAnsi="Cambria"/>
            <w:i/>
            <w:iCs/>
            <w:sz w:val="28"/>
            <w:szCs w:val="28"/>
          </w:rPr>
          <w:t>Almost as if she’s protecting herself from something else sinister</w:t>
        </w:r>
        <w:r>
          <w:rPr>
            <w:rFonts w:ascii="Cambria" w:hAnsi="Cambria"/>
            <w:sz w:val="28"/>
            <w:szCs w:val="28"/>
          </w:rPr>
          <w:t xml:space="preserve">, Savannah </w:t>
        </w:r>
      </w:ins>
      <w:ins w:id="572" w:author="Claire S" w:date="2026-07-17T09:53:00Z" w16du:dateUtc="2026-07-17T08:53:00Z">
        <w:r w:rsidR="00203BA2">
          <w:rPr>
            <w:rFonts w:ascii="Cambria" w:hAnsi="Cambria"/>
            <w:sz w:val="28"/>
            <w:szCs w:val="28"/>
          </w:rPr>
          <w:t>thought.</w:t>
        </w:r>
      </w:ins>
      <w:ins w:id="573" w:author="Claire S" w:date="2026-07-17T09:23:00Z" w16du:dateUtc="2026-07-17T08:23:00Z">
        <w:r>
          <w:rPr>
            <w:rFonts w:ascii="Cambria" w:hAnsi="Cambria"/>
            <w:sz w:val="28"/>
            <w:szCs w:val="28"/>
          </w:rPr>
          <w:t xml:space="preserve">  </w:t>
        </w:r>
      </w:ins>
      <w:commentRangeEnd w:id="458"/>
      <w:r>
        <w:rPr>
          <w:rStyle w:val="CommentReference"/>
          <w:rFonts w:ascii="Cambria" w:hAnsi="Cambria"/>
          <w:sz w:val="28"/>
          <w:szCs w:val="28"/>
        </w:rPr>
        <w:commentReference w:id="458"/>
      </w:r>
      <w:ins w:id="574" w:author="Claire S" w:date="2026-07-17T10:24:00Z" w16du:dateUtc="2026-07-17T09:24:00Z">
        <w:r w:rsidR="00747204">
          <w:rPr>
            <w:rFonts w:ascii="Cambria" w:hAnsi="Cambria"/>
            <w:sz w:val="28"/>
            <w:szCs w:val="28"/>
          </w:rPr>
          <w:t xml:space="preserve">And she felt sorry for Ruth, who was </w:t>
        </w:r>
        <w:r w:rsidR="00D33132">
          <w:rPr>
            <w:rFonts w:ascii="Cambria" w:hAnsi="Cambria"/>
            <w:sz w:val="28"/>
            <w:szCs w:val="28"/>
          </w:rPr>
          <w:t>so</w:t>
        </w:r>
      </w:ins>
      <w:ins w:id="575" w:author="Claire S" w:date="2026-07-18T19:55:00Z" w16du:dateUtc="2026-07-18T18:55:00Z">
        <w:r w:rsidR="00972D24">
          <w:rPr>
            <w:rFonts w:ascii="Cambria" w:hAnsi="Cambria"/>
            <w:sz w:val="28"/>
            <w:szCs w:val="28"/>
          </w:rPr>
          <w:t xml:space="preserve"> work</w:t>
        </w:r>
      </w:ins>
      <w:ins w:id="576" w:author="Claire S" w:date="2026-07-17T10:24:00Z" w16du:dateUtc="2026-07-17T09:24:00Z">
        <w:r w:rsidR="00D33132">
          <w:rPr>
            <w:rFonts w:ascii="Cambria" w:hAnsi="Cambria"/>
            <w:sz w:val="28"/>
            <w:szCs w:val="28"/>
          </w:rPr>
          <w:t xml:space="preserve"> obsessed, and so personally guarded</w:t>
        </w:r>
      </w:ins>
      <w:ins w:id="577" w:author="Claire S" w:date="2026-07-18T19:56:00Z" w16du:dateUtc="2026-07-18T18:56:00Z">
        <w:r w:rsidR="007460EC">
          <w:rPr>
            <w:rFonts w:ascii="Cambria" w:hAnsi="Cambria"/>
            <w:sz w:val="28"/>
            <w:szCs w:val="28"/>
          </w:rPr>
          <w:t>,</w:t>
        </w:r>
      </w:ins>
      <w:ins w:id="578" w:author="Claire S" w:date="2026-07-17T16:38:00Z" w16du:dateUtc="2026-07-17T15:38:00Z">
        <w:r w:rsidR="00C358D7">
          <w:rPr>
            <w:rFonts w:ascii="Cambria" w:hAnsi="Cambria"/>
            <w:sz w:val="28"/>
            <w:szCs w:val="28"/>
          </w:rPr>
          <w:t xml:space="preserve"> she never allowed herself </w:t>
        </w:r>
      </w:ins>
      <w:ins w:id="579" w:author="Claire S" w:date="2026-07-18T19:56:00Z" w16du:dateUtc="2026-07-18T18:56:00Z">
        <w:r w:rsidR="007460EC">
          <w:rPr>
            <w:rFonts w:ascii="Cambria" w:hAnsi="Cambria"/>
            <w:sz w:val="28"/>
            <w:szCs w:val="28"/>
          </w:rPr>
          <w:t xml:space="preserve">love </w:t>
        </w:r>
      </w:ins>
      <w:ins w:id="580" w:author="Claire S" w:date="2026-07-17T16:38:00Z" w16du:dateUtc="2026-07-17T15:38:00Z">
        <w:r w:rsidR="00C358D7">
          <w:rPr>
            <w:rFonts w:ascii="Cambria" w:hAnsi="Cambria"/>
            <w:sz w:val="28"/>
            <w:szCs w:val="28"/>
          </w:rPr>
          <w:t>–</w:t>
        </w:r>
      </w:ins>
      <w:ins w:id="581" w:author="Claire S" w:date="2026-07-17T10:24:00Z" w16du:dateUtc="2026-07-17T09:24:00Z">
        <w:r w:rsidR="00D33132">
          <w:rPr>
            <w:rFonts w:ascii="Cambria" w:hAnsi="Cambria"/>
            <w:sz w:val="28"/>
            <w:szCs w:val="28"/>
          </w:rPr>
          <w:t xml:space="preserve"> but</w:t>
        </w:r>
      </w:ins>
      <w:ins w:id="582" w:author="Claire S" w:date="2026-07-18T19:56:00Z" w16du:dateUtc="2026-07-18T18:56:00Z">
        <w:r w:rsidR="007460EC">
          <w:rPr>
            <w:rFonts w:ascii="Cambria" w:hAnsi="Cambria"/>
            <w:sz w:val="28"/>
            <w:szCs w:val="28"/>
          </w:rPr>
          <w:t xml:space="preserve"> still, at the end of the day, Ruth</w:t>
        </w:r>
      </w:ins>
      <w:ins w:id="583" w:author="Claire S" w:date="2026-07-17T16:38:00Z" w16du:dateUtc="2026-07-17T15:38:00Z">
        <w:r w:rsidR="00C358D7">
          <w:rPr>
            <w:rFonts w:ascii="Cambria" w:hAnsi="Cambria"/>
            <w:sz w:val="28"/>
            <w:szCs w:val="28"/>
          </w:rPr>
          <w:t xml:space="preserve"> was</w:t>
        </w:r>
      </w:ins>
      <w:ins w:id="584" w:author="Claire S" w:date="2026-07-17T10:24:00Z" w16du:dateUtc="2026-07-17T09:24:00Z">
        <w:r w:rsidR="00D33132">
          <w:rPr>
            <w:rFonts w:ascii="Cambria" w:hAnsi="Cambria"/>
            <w:sz w:val="28"/>
            <w:szCs w:val="28"/>
          </w:rPr>
          <w:t xml:space="preserve"> a </w:t>
        </w:r>
      </w:ins>
      <w:ins w:id="585" w:author="Claire S" w:date="2026-07-18T19:56:00Z" w16du:dateUtc="2026-07-18T18:56:00Z">
        <w:r w:rsidR="007460EC">
          <w:rPr>
            <w:rFonts w:ascii="Cambria" w:hAnsi="Cambria"/>
            <w:sz w:val="28"/>
            <w:szCs w:val="28"/>
          </w:rPr>
          <w:t>good egg really</w:t>
        </w:r>
      </w:ins>
      <w:ins w:id="586" w:author="Claire S" w:date="2026-07-17T10:24:00Z" w16du:dateUtc="2026-07-17T09:24:00Z">
        <w:r w:rsidR="00D33132">
          <w:rPr>
            <w:rFonts w:ascii="Cambria" w:hAnsi="Cambria"/>
            <w:sz w:val="28"/>
            <w:szCs w:val="28"/>
          </w:rPr>
          <w:t xml:space="preserve">.  </w:t>
        </w:r>
      </w:ins>
    </w:p>
    <w:p w14:paraId="133864E7" w14:textId="7CEE1FB2" w:rsidR="00B149C9" w:rsidRDefault="00B149C9" w:rsidP="00B149C9">
      <w:pPr>
        <w:spacing w:line="360" w:lineRule="auto"/>
        <w:ind w:firstLine="720"/>
        <w:contextualSpacing/>
        <w:rPr>
          <w:ins w:id="587" w:author="Claire S" w:date="2026-07-17T09:23:00Z" w16du:dateUtc="2026-07-17T08:23:00Z"/>
          <w:rFonts w:ascii="Cambria" w:hAnsi="Cambria"/>
          <w:sz w:val="28"/>
          <w:szCs w:val="28"/>
        </w:rPr>
      </w:pPr>
      <w:ins w:id="588" w:author="Claire S" w:date="2026-07-17T09:23:00Z" w16du:dateUtc="2026-07-17T08:23:00Z">
        <w:r w:rsidRPr="00661FBD">
          <w:rPr>
            <w:rFonts w:ascii="Cambria" w:hAnsi="Cambria"/>
            <w:i/>
            <w:iCs/>
            <w:sz w:val="28"/>
            <w:szCs w:val="28"/>
          </w:rPr>
          <w:t>God</w:t>
        </w:r>
        <w:r>
          <w:rPr>
            <w:rFonts w:ascii="Cambria" w:hAnsi="Cambria"/>
            <w:sz w:val="28"/>
            <w:szCs w:val="28"/>
          </w:rPr>
          <w:t>, now she</w:t>
        </w:r>
      </w:ins>
      <w:ins w:id="589" w:author="Claire S" w:date="2026-07-17T09:53:00Z" w16du:dateUtc="2026-07-17T08:53:00Z">
        <w:r w:rsidR="00203BA2">
          <w:rPr>
            <w:rFonts w:ascii="Cambria" w:hAnsi="Cambria"/>
            <w:sz w:val="28"/>
            <w:szCs w:val="28"/>
          </w:rPr>
          <w:t xml:space="preserve"> wa</w:t>
        </w:r>
      </w:ins>
      <w:ins w:id="590" w:author="Claire S" w:date="2026-07-17T09:23:00Z" w16du:dateUtc="2026-07-17T08:23:00Z">
        <w:r>
          <w:rPr>
            <w:rFonts w:ascii="Cambria" w:hAnsi="Cambria"/>
            <w:sz w:val="28"/>
            <w:szCs w:val="28"/>
          </w:rPr>
          <w:t xml:space="preserve">s even depressing herself. Savannah </w:t>
        </w:r>
      </w:ins>
      <w:ins w:id="591" w:author="Claire S" w:date="2026-07-17T16:39:00Z" w16du:dateUtc="2026-07-17T15:39:00Z">
        <w:r w:rsidR="00C358D7">
          <w:rPr>
            <w:rFonts w:ascii="Cambria" w:hAnsi="Cambria"/>
            <w:sz w:val="28"/>
            <w:szCs w:val="28"/>
          </w:rPr>
          <w:t xml:space="preserve">tapped </w:t>
        </w:r>
      </w:ins>
      <w:ins w:id="592" w:author="Claire S" w:date="2026-07-17T09:54:00Z" w16du:dateUtc="2026-07-17T08:54:00Z">
        <w:r w:rsidR="00BF126B">
          <w:rPr>
            <w:rFonts w:ascii="Cambria" w:hAnsi="Cambria"/>
            <w:sz w:val="28"/>
            <w:szCs w:val="28"/>
          </w:rPr>
          <w:t>her</w:t>
        </w:r>
      </w:ins>
      <w:ins w:id="593" w:author="Claire S" w:date="2026-07-17T09:23:00Z" w16du:dateUtc="2026-07-17T08:23:00Z">
        <w:r>
          <w:rPr>
            <w:rFonts w:ascii="Cambria" w:hAnsi="Cambria"/>
            <w:sz w:val="28"/>
            <w:szCs w:val="28"/>
          </w:rPr>
          <w:t xml:space="preserve"> fiancé</w:t>
        </w:r>
      </w:ins>
      <w:ins w:id="594" w:author="Claire S" w:date="2026-07-17T16:39:00Z" w16du:dateUtc="2026-07-17T15:39:00Z">
        <w:r w:rsidR="00C358D7">
          <w:rPr>
            <w:rFonts w:ascii="Cambria" w:hAnsi="Cambria"/>
            <w:sz w:val="28"/>
            <w:szCs w:val="28"/>
          </w:rPr>
          <w:t>’s arm</w:t>
        </w:r>
      </w:ins>
      <w:ins w:id="595" w:author="Claire S" w:date="2026-07-17T09:23:00Z" w16du:dateUtc="2026-07-17T08:23:00Z">
        <w:r>
          <w:rPr>
            <w:rFonts w:ascii="Cambria" w:hAnsi="Cambria"/>
            <w:sz w:val="28"/>
            <w:szCs w:val="28"/>
          </w:rPr>
          <w:t>. ‘Ready to party, darling?’</w:t>
        </w:r>
      </w:ins>
    </w:p>
    <w:p w14:paraId="7583AC49" w14:textId="6ECD9819" w:rsidR="00B149C9" w:rsidRDefault="00B149C9" w:rsidP="00B149C9">
      <w:pPr>
        <w:spacing w:line="360" w:lineRule="auto"/>
        <w:ind w:firstLine="720"/>
        <w:contextualSpacing/>
        <w:rPr>
          <w:ins w:id="596" w:author="Claire S" w:date="2026-07-17T09:23:00Z" w16du:dateUtc="2026-07-17T08:23:00Z"/>
          <w:rFonts w:ascii="Cambria" w:hAnsi="Cambria"/>
          <w:sz w:val="28"/>
          <w:szCs w:val="28"/>
        </w:rPr>
      </w:pPr>
      <w:ins w:id="597" w:author="Claire S" w:date="2026-07-17T09:23:00Z" w16du:dateUtc="2026-07-17T08:23:00Z">
        <w:r>
          <w:rPr>
            <w:rFonts w:ascii="Cambria" w:hAnsi="Cambria"/>
            <w:sz w:val="28"/>
            <w:szCs w:val="28"/>
          </w:rPr>
          <w:t>‘I’ll give it a go, angel.’ Dex stifle</w:t>
        </w:r>
      </w:ins>
      <w:ins w:id="598" w:author="Claire S" w:date="2026-07-17T09:53:00Z" w16du:dateUtc="2026-07-17T08:53:00Z">
        <w:r w:rsidR="00203BA2">
          <w:rPr>
            <w:rFonts w:ascii="Cambria" w:hAnsi="Cambria"/>
            <w:sz w:val="28"/>
            <w:szCs w:val="28"/>
          </w:rPr>
          <w:t>d</w:t>
        </w:r>
      </w:ins>
      <w:ins w:id="599" w:author="Claire S" w:date="2026-07-17T09:23:00Z" w16du:dateUtc="2026-07-17T08:23:00Z">
        <w:r>
          <w:rPr>
            <w:rFonts w:ascii="Cambria" w:hAnsi="Cambria"/>
            <w:sz w:val="28"/>
            <w:szCs w:val="28"/>
          </w:rPr>
          <w:t xml:space="preserve"> a yawn. ‘Lived it up too much in Beverly Hills.’ Hollywood</w:t>
        </w:r>
      </w:ins>
      <w:ins w:id="600" w:author="Claire S" w:date="2026-07-17T09:54:00Z" w16du:dateUtc="2026-07-17T08:54:00Z">
        <w:r w:rsidR="00BF126B">
          <w:rPr>
            <w:rFonts w:ascii="Cambria" w:hAnsi="Cambria"/>
            <w:sz w:val="28"/>
            <w:szCs w:val="28"/>
          </w:rPr>
          <w:t xml:space="preserve"> was</w:t>
        </w:r>
      </w:ins>
      <w:ins w:id="601" w:author="Claire S" w:date="2026-07-17T09:23:00Z" w16du:dateUtc="2026-07-17T08:23:00Z">
        <w:r>
          <w:rPr>
            <w:rFonts w:ascii="Cambria" w:hAnsi="Cambria"/>
            <w:sz w:val="28"/>
            <w:szCs w:val="28"/>
          </w:rPr>
          <w:t xml:space="preserve"> knocking at Rayne’s door, and Dex and his author only flew back this morning, on the LA red eye. ‘The flight was so bloody turbulent, I barely slept.’</w:t>
        </w:r>
      </w:ins>
    </w:p>
    <w:p w14:paraId="57755977" w14:textId="0003F4FF" w:rsidR="00B149C9" w:rsidRDefault="00B149C9" w:rsidP="00B149C9">
      <w:pPr>
        <w:spacing w:line="360" w:lineRule="auto"/>
        <w:ind w:firstLine="720"/>
        <w:contextualSpacing/>
        <w:rPr>
          <w:ins w:id="602" w:author="Claire S" w:date="2026-07-17T09:23:00Z" w16du:dateUtc="2026-07-17T08:23:00Z"/>
          <w:rFonts w:ascii="Cambria" w:hAnsi="Cambria"/>
          <w:sz w:val="28"/>
          <w:szCs w:val="28"/>
        </w:rPr>
      </w:pPr>
      <w:ins w:id="603" w:author="Claire S" w:date="2026-07-17T09:23:00Z" w16du:dateUtc="2026-07-17T08:23:00Z">
        <w:r>
          <w:rPr>
            <w:rFonts w:ascii="Cambria" w:hAnsi="Cambria"/>
            <w:sz w:val="28"/>
            <w:szCs w:val="28"/>
          </w:rPr>
          <w:t>‘Nothing like adrenaline to keep you going,’ Jackson Rayne sa</w:t>
        </w:r>
      </w:ins>
      <w:ins w:id="604" w:author="Claire S" w:date="2026-07-17T09:54:00Z" w16du:dateUtc="2026-07-17T08:54:00Z">
        <w:r w:rsidR="00BF126B">
          <w:rPr>
            <w:rFonts w:ascii="Cambria" w:hAnsi="Cambria"/>
            <w:sz w:val="28"/>
            <w:szCs w:val="28"/>
          </w:rPr>
          <w:t>id</w:t>
        </w:r>
      </w:ins>
      <w:ins w:id="605" w:author="Claire S" w:date="2026-07-17T09:23:00Z" w16du:dateUtc="2026-07-17T08:23:00Z">
        <w:r>
          <w:rPr>
            <w:rFonts w:ascii="Cambria" w:hAnsi="Cambria"/>
            <w:sz w:val="28"/>
            <w:szCs w:val="28"/>
          </w:rPr>
          <w:t xml:space="preserve"> loftily. </w:t>
        </w:r>
      </w:ins>
    </w:p>
    <w:p w14:paraId="0E7ED9BB" w14:textId="43ED11F1" w:rsidR="00D15D82" w:rsidRDefault="00B149C9" w:rsidP="00B149C9">
      <w:pPr>
        <w:spacing w:line="360" w:lineRule="auto"/>
        <w:ind w:firstLine="720"/>
        <w:contextualSpacing/>
        <w:rPr>
          <w:ins w:id="606" w:author="Claire S" w:date="2026-07-17T10:03:00Z" w16du:dateUtc="2026-07-17T09:03:00Z"/>
          <w:rFonts w:ascii="Cambria" w:hAnsi="Cambria"/>
          <w:sz w:val="28"/>
          <w:szCs w:val="28"/>
        </w:rPr>
      </w:pPr>
      <w:ins w:id="607" w:author="Claire S" w:date="2026-07-17T09:23:00Z" w16du:dateUtc="2026-07-17T08:23:00Z">
        <w:r>
          <w:rPr>
            <w:rFonts w:ascii="Cambria" w:hAnsi="Cambria"/>
            <w:sz w:val="28"/>
            <w:szCs w:val="28"/>
          </w:rPr>
          <w:t>Savannah wink</w:t>
        </w:r>
      </w:ins>
      <w:ins w:id="608" w:author="Claire S" w:date="2026-07-17T09:54:00Z" w16du:dateUtc="2026-07-17T08:54:00Z">
        <w:r w:rsidR="00BF126B">
          <w:rPr>
            <w:rFonts w:ascii="Cambria" w:hAnsi="Cambria"/>
            <w:sz w:val="28"/>
            <w:szCs w:val="28"/>
          </w:rPr>
          <w:t>ed</w:t>
        </w:r>
      </w:ins>
      <w:ins w:id="609" w:author="Claire S" w:date="2026-07-17T09:23:00Z" w16du:dateUtc="2026-07-17T08:23:00Z">
        <w:r>
          <w:rPr>
            <w:rFonts w:ascii="Cambria" w:hAnsi="Cambria"/>
            <w:sz w:val="28"/>
            <w:szCs w:val="28"/>
          </w:rPr>
          <w:t xml:space="preserve"> at her </w:t>
        </w:r>
      </w:ins>
      <w:ins w:id="610" w:author="Claire S" w:date="2026-07-21T09:59:00Z" w16du:dateUtc="2026-07-21T08:59:00Z">
        <w:r w:rsidR="006B2AE9">
          <w:rPr>
            <w:rFonts w:ascii="Cambria" w:hAnsi="Cambria"/>
            <w:sz w:val="28"/>
            <w:szCs w:val="28"/>
          </w:rPr>
          <w:t xml:space="preserve">sweet </w:t>
        </w:r>
      </w:ins>
      <w:ins w:id="611" w:author="Claire S" w:date="2026-07-17T09:23:00Z" w16du:dateUtc="2026-07-17T08:23:00Z">
        <w:r>
          <w:rPr>
            <w:rFonts w:ascii="Cambria" w:hAnsi="Cambria"/>
            <w:sz w:val="28"/>
            <w:szCs w:val="28"/>
          </w:rPr>
          <w:t>assistant Ishan</w:t>
        </w:r>
      </w:ins>
      <w:ins w:id="612" w:author="Claire S" w:date="2026-07-17T09:59:00Z" w16du:dateUtc="2026-07-17T08:59:00Z">
        <w:r w:rsidR="00A67511">
          <w:rPr>
            <w:rFonts w:ascii="Cambria" w:hAnsi="Cambria"/>
            <w:sz w:val="28"/>
            <w:szCs w:val="28"/>
          </w:rPr>
          <w:t>,</w:t>
        </w:r>
      </w:ins>
      <w:ins w:id="613" w:author="Claire S" w:date="2026-07-17T09:23:00Z" w16du:dateUtc="2026-07-17T08:23:00Z">
        <w:r>
          <w:rPr>
            <w:rFonts w:ascii="Cambria" w:hAnsi="Cambria"/>
            <w:sz w:val="28"/>
            <w:szCs w:val="28"/>
          </w:rPr>
          <w:t xml:space="preserve"> </w:t>
        </w:r>
      </w:ins>
      <w:ins w:id="614" w:author="Claire S" w:date="2026-07-17T10:02:00Z" w16du:dateUtc="2026-07-17T09:02:00Z">
        <w:r w:rsidR="00D15D82">
          <w:rPr>
            <w:rFonts w:ascii="Cambria" w:hAnsi="Cambria"/>
            <w:sz w:val="28"/>
            <w:szCs w:val="28"/>
          </w:rPr>
          <w:t xml:space="preserve">sitting </w:t>
        </w:r>
      </w:ins>
      <w:ins w:id="615" w:author="Claire S" w:date="2026-07-17T09:54:00Z" w16du:dateUtc="2026-07-17T08:54:00Z">
        <w:r w:rsidR="00BF126B">
          <w:rPr>
            <w:rFonts w:ascii="Cambria" w:hAnsi="Cambria"/>
            <w:sz w:val="28"/>
            <w:szCs w:val="28"/>
          </w:rPr>
          <w:t>opposite her</w:t>
        </w:r>
      </w:ins>
      <w:ins w:id="616" w:author="Claire S" w:date="2026-07-17T09:23:00Z" w16du:dateUtc="2026-07-17T08:23:00Z">
        <w:r>
          <w:rPr>
            <w:rFonts w:ascii="Cambria" w:hAnsi="Cambria"/>
            <w:sz w:val="28"/>
            <w:szCs w:val="28"/>
          </w:rPr>
          <w:t>. He’</w:t>
        </w:r>
      </w:ins>
      <w:ins w:id="617" w:author="Claire S" w:date="2026-07-17T09:55:00Z" w16du:dateUtc="2026-07-17T08:55:00Z">
        <w:r w:rsidR="00BF126B">
          <w:rPr>
            <w:rFonts w:ascii="Cambria" w:hAnsi="Cambria"/>
            <w:sz w:val="28"/>
            <w:szCs w:val="28"/>
          </w:rPr>
          <w:t>d</w:t>
        </w:r>
      </w:ins>
      <w:ins w:id="618" w:author="Claire S" w:date="2026-07-17T09:23:00Z" w16du:dateUtc="2026-07-17T08:23:00Z">
        <w:r>
          <w:rPr>
            <w:rFonts w:ascii="Cambria" w:hAnsi="Cambria"/>
            <w:sz w:val="28"/>
            <w:szCs w:val="28"/>
          </w:rPr>
          <w:t xml:space="preserve"> been chatting to Violet all evening, the girl who just approached her in the ladies’ – and who, to Savannah’s relief, now avert</w:t>
        </w:r>
      </w:ins>
      <w:ins w:id="619" w:author="Claire S" w:date="2026-07-17T09:59:00Z" w16du:dateUtc="2026-07-17T08:59:00Z">
        <w:r w:rsidR="00A67511">
          <w:rPr>
            <w:rFonts w:ascii="Cambria" w:hAnsi="Cambria"/>
            <w:sz w:val="28"/>
            <w:szCs w:val="28"/>
          </w:rPr>
          <w:t>ed</w:t>
        </w:r>
      </w:ins>
      <w:ins w:id="620" w:author="Claire S" w:date="2026-07-17T09:23:00Z" w16du:dateUtc="2026-07-17T08:23:00Z">
        <w:r>
          <w:rPr>
            <w:rFonts w:ascii="Cambria" w:hAnsi="Cambria"/>
            <w:sz w:val="28"/>
            <w:szCs w:val="28"/>
          </w:rPr>
          <w:t xml:space="preserve"> her eyes. </w:t>
        </w:r>
      </w:ins>
    </w:p>
    <w:p w14:paraId="4BF6081D" w14:textId="2B7C2D4A" w:rsidR="00B149C9" w:rsidRDefault="00B149C9" w:rsidP="00B149C9">
      <w:pPr>
        <w:spacing w:line="360" w:lineRule="auto"/>
        <w:ind w:firstLine="720"/>
        <w:contextualSpacing/>
        <w:rPr>
          <w:ins w:id="621" w:author="Claire S" w:date="2026-07-17T09:23:00Z" w16du:dateUtc="2026-07-17T08:23:00Z"/>
          <w:rFonts w:ascii="Cambria" w:hAnsi="Cambria"/>
          <w:sz w:val="28"/>
          <w:szCs w:val="28"/>
        </w:rPr>
      </w:pPr>
      <w:ins w:id="622" w:author="Claire S" w:date="2026-07-17T09:23:00Z" w16du:dateUtc="2026-07-17T08:23:00Z">
        <w:r>
          <w:rPr>
            <w:rFonts w:ascii="Cambria" w:hAnsi="Cambria"/>
            <w:sz w:val="28"/>
            <w:szCs w:val="28"/>
          </w:rPr>
          <w:t xml:space="preserve">Dex </w:t>
        </w:r>
      </w:ins>
      <w:ins w:id="623" w:author="Claire S" w:date="2026-07-17T10:03:00Z" w16du:dateUtc="2026-07-17T09:03:00Z">
        <w:r w:rsidR="00D15D82">
          <w:rPr>
            <w:rFonts w:ascii="Cambria" w:hAnsi="Cambria"/>
            <w:sz w:val="28"/>
            <w:szCs w:val="28"/>
          </w:rPr>
          <w:t xml:space="preserve">had </w:t>
        </w:r>
      </w:ins>
      <w:ins w:id="624" w:author="Claire S" w:date="2026-07-17T09:23:00Z" w16du:dateUtc="2026-07-17T08:23:00Z">
        <w:r>
          <w:rPr>
            <w:rFonts w:ascii="Cambria" w:hAnsi="Cambria"/>
            <w:sz w:val="28"/>
            <w:szCs w:val="28"/>
          </w:rPr>
          <w:t>invited Violet as a reward for hard work, so Savannah invited Ishan</w:t>
        </w:r>
      </w:ins>
      <w:ins w:id="625" w:author="Claire S" w:date="2026-07-19T12:16:00Z" w16du:dateUtc="2026-07-19T11:16:00Z">
        <w:r w:rsidR="008E5716">
          <w:rPr>
            <w:rFonts w:ascii="Cambria" w:hAnsi="Cambria"/>
            <w:sz w:val="28"/>
            <w:szCs w:val="28"/>
          </w:rPr>
          <w:t xml:space="preserve"> to </w:t>
        </w:r>
      </w:ins>
      <w:ins w:id="626" w:author="Claire S" w:date="2026-07-17T09:23:00Z" w16du:dateUtc="2026-07-17T08:23:00Z">
        <w:r>
          <w:rPr>
            <w:rFonts w:ascii="Cambria" w:hAnsi="Cambria"/>
            <w:sz w:val="28"/>
            <w:szCs w:val="28"/>
          </w:rPr>
          <w:t xml:space="preserve">keep Violet company and </w:t>
        </w:r>
      </w:ins>
      <w:ins w:id="627" w:author="Claire S" w:date="2026-07-19T12:16:00Z" w16du:dateUtc="2026-07-19T11:16:00Z">
        <w:r w:rsidR="008E5716">
          <w:rPr>
            <w:rFonts w:ascii="Cambria" w:hAnsi="Cambria"/>
            <w:sz w:val="28"/>
            <w:szCs w:val="28"/>
          </w:rPr>
          <w:t>also</w:t>
        </w:r>
      </w:ins>
      <w:ins w:id="628" w:author="Claire S" w:date="2026-07-17T09:23:00Z" w16du:dateUtc="2026-07-17T08:23:00Z">
        <w:r>
          <w:rPr>
            <w:rFonts w:ascii="Cambria" w:hAnsi="Cambria"/>
            <w:sz w:val="28"/>
            <w:szCs w:val="28"/>
          </w:rPr>
          <w:t>, if she</w:t>
        </w:r>
      </w:ins>
      <w:ins w:id="629" w:author="Claire S" w:date="2026-07-17T09:59:00Z" w16du:dateUtc="2026-07-17T08:59:00Z">
        <w:r w:rsidR="00A67511">
          <w:rPr>
            <w:rFonts w:ascii="Cambria" w:hAnsi="Cambria"/>
            <w:sz w:val="28"/>
            <w:szCs w:val="28"/>
          </w:rPr>
          <w:t xml:space="preserve"> wa</w:t>
        </w:r>
      </w:ins>
      <w:ins w:id="630" w:author="Claire S" w:date="2026-07-17T09:23:00Z" w16du:dateUtc="2026-07-17T08:23:00Z">
        <w:r>
          <w:rPr>
            <w:rFonts w:ascii="Cambria" w:hAnsi="Cambria"/>
            <w:sz w:val="28"/>
            <w:szCs w:val="28"/>
          </w:rPr>
          <w:t xml:space="preserve">s honest, so their table didn’t look so very white. Langley </w:t>
        </w:r>
      </w:ins>
      <w:ins w:id="631" w:author="Claire S" w:date="2026-07-17T09:59:00Z" w16du:dateUtc="2026-07-17T08:59:00Z">
        <w:r w:rsidR="00A67511">
          <w:rPr>
            <w:rFonts w:ascii="Cambria" w:hAnsi="Cambria"/>
            <w:sz w:val="28"/>
            <w:szCs w:val="28"/>
          </w:rPr>
          <w:t>had to d</w:t>
        </w:r>
      </w:ins>
      <w:ins w:id="632" w:author="Claire S" w:date="2026-07-17T09:23:00Z" w16du:dateUtc="2026-07-17T08:23:00Z">
        <w:r>
          <w:rPr>
            <w:rFonts w:ascii="Cambria" w:hAnsi="Cambria"/>
            <w:sz w:val="28"/>
            <w:szCs w:val="28"/>
          </w:rPr>
          <w:t xml:space="preserve">o better in the diversity arena; something Savannah’s twin Bella </w:t>
        </w:r>
      </w:ins>
      <w:ins w:id="633" w:author="Claire S" w:date="2026-07-17T09:59:00Z" w16du:dateUtc="2026-07-17T08:59:00Z">
        <w:r w:rsidR="00A67511">
          <w:rPr>
            <w:rFonts w:ascii="Cambria" w:hAnsi="Cambria"/>
            <w:sz w:val="28"/>
            <w:szCs w:val="28"/>
          </w:rPr>
          <w:t>was</w:t>
        </w:r>
      </w:ins>
      <w:ins w:id="634" w:author="Claire S" w:date="2026-07-17T09:23:00Z" w16du:dateUtc="2026-07-17T08:23:00Z">
        <w:r>
          <w:rPr>
            <w:rFonts w:ascii="Cambria" w:hAnsi="Cambria"/>
            <w:sz w:val="28"/>
            <w:szCs w:val="28"/>
          </w:rPr>
          <w:t xml:space="preserve"> trying to impress on the whole board. Terribly woke, darling Bella, since marrying her eco-warrior husband</w:t>
        </w:r>
      </w:ins>
      <w:ins w:id="635" w:author="Claire S" w:date="2026-07-17T16:39:00Z" w16du:dateUtc="2026-07-17T15:39:00Z">
        <w:r w:rsidR="00C358D7">
          <w:rPr>
            <w:rFonts w:ascii="Cambria" w:hAnsi="Cambria"/>
            <w:sz w:val="28"/>
            <w:szCs w:val="28"/>
          </w:rPr>
          <w:t>.</w:t>
        </w:r>
      </w:ins>
    </w:p>
    <w:p w14:paraId="6A184AE6" w14:textId="7F2084E3" w:rsidR="00B149C9" w:rsidRDefault="000F5DB3" w:rsidP="00B149C9">
      <w:pPr>
        <w:spacing w:line="360" w:lineRule="auto"/>
        <w:ind w:firstLine="720"/>
        <w:contextualSpacing/>
        <w:rPr>
          <w:ins w:id="636" w:author="Claire S" w:date="2026-07-17T09:23:00Z" w16du:dateUtc="2026-07-17T08:23:00Z"/>
          <w:rFonts w:ascii="Cambria" w:hAnsi="Cambria"/>
          <w:sz w:val="28"/>
          <w:szCs w:val="28"/>
        </w:rPr>
      </w:pPr>
      <w:ins w:id="637" w:author="Claire S" w:date="2026-07-19T12:14:00Z" w16du:dateUtc="2026-07-19T11:14:00Z">
        <w:r>
          <w:rPr>
            <w:rFonts w:ascii="Cambria" w:hAnsi="Cambria"/>
            <w:sz w:val="28"/>
            <w:szCs w:val="28"/>
          </w:rPr>
          <w:lastRenderedPageBreak/>
          <w:t xml:space="preserve">Dex was </w:t>
        </w:r>
      </w:ins>
      <w:ins w:id="638" w:author="Claire S" w:date="2026-07-19T12:15:00Z" w16du:dateUtc="2026-07-19T11:15:00Z">
        <w:r>
          <w:rPr>
            <w:rFonts w:ascii="Cambria" w:hAnsi="Cambria"/>
            <w:sz w:val="28"/>
            <w:szCs w:val="28"/>
          </w:rPr>
          <w:t xml:space="preserve">texting </w:t>
        </w:r>
      </w:ins>
      <w:ins w:id="639" w:author="Claire S" w:date="2026-07-19T12:16:00Z" w16du:dateUtc="2026-07-19T11:16:00Z">
        <w:r w:rsidR="008E5716">
          <w:rPr>
            <w:rFonts w:ascii="Cambria" w:hAnsi="Cambria"/>
            <w:sz w:val="28"/>
            <w:szCs w:val="28"/>
          </w:rPr>
          <w:t xml:space="preserve">someone </w:t>
        </w:r>
      </w:ins>
      <w:ins w:id="640" w:author="Claire S" w:date="2026-07-19T12:14:00Z" w16du:dateUtc="2026-07-19T11:14:00Z">
        <w:r>
          <w:rPr>
            <w:rFonts w:ascii="Cambria" w:hAnsi="Cambria"/>
            <w:sz w:val="28"/>
            <w:szCs w:val="28"/>
          </w:rPr>
          <w:t xml:space="preserve">now, </w:t>
        </w:r>
      </w:ins>
      <w:ins w:id="641" w:author="Claire S" w:date="2026-07-19T12:15:00Z" w16du:dateUtc="2026-07-19T11:15:00Z">
        <w:r>
          <w:rPr>
            <w:rFonts w:ascii="Cambria" w:hAnsi="Cambria"/>
            <w:sz w:val="28"/>
            <w:szCs w:val="28"/>
          </w:rPr>
          <w:t xml:space="preserve">and his grin made </w:t>
        </w:r>
      </w:ins>
      <w:ins w:id="642" w:author="Claire S" w:date="2026-07-19T12:14:00Z" w16du:dateUtc="2026-07-19T11:14:00Z">
        <w:r>
          <w:rPr>
            <w:rFonts w:ascii="Cambria" w:hAnsi="Cambria"/>
            <w:sz w:val="28"/>
            <w:szCs w:val="28"/>
          </w:rPr>
          <w:t>Savannah’s stomach lurch</w:t>
        </w:r>
      </w:ins>
      <w:ins w:id="643" w:author="Claire S" w:date="2026-07-19T12:15:00Z" w16du:dateUtc="2026-07-19T11:15:00Z">
        <w:r>
          <w:rPr>
            <w:rFonts w:ascii="Cambria" w:hAnsi="Cambria"/>
            <w:sz w:val="28"/>
            <w:szCs w:val="28"/>
          </w:rPr>
          <w:t xml:space="preserve">.  She </w:t>
        </w:r>
        <w:r w:rsidR="008E5716">
          <w:rPr>
            <w:rFonts w:ascii="Cambria" w:hAnsi="Cambria"/>
            <w:sz w:val="28"/>
            <w:szCs w:val="28"/>
          </w:rPr>
          <w:t xml:space="preserve">sat up </w:t>
        </w:r>
      </w:ins>
      <w:ins w:id="644" w:author="Claire S" w:date="2026-08-26T22:12:00Z" w16du:dateUtc="2026-08-26T21:12:00Z">
        <w:r w:rsidR="002C32BC">
          <w:rPr>
            <w:rFonts w:ascii="Cambria" w:hAnsi="Cambria"/>
            <w:sz w:val="28"/>
            <w:szCs w:val="28"/>
          </w:rPr>
          <w:t xml:space="preserve">straighter, sneaking another </w:t>
        </w:r>
      </w:ins>
      <w:ins w:id="645" w:author="Claire S" w:date="2026-07-19T12:15:00Z" w16du:dateUtc="2026-07-19T11:15:00Z">
        <w:r>
          <w:rPr>
            <w:rFonts w:ascii="Cambria" w:hAnsi="Cambria"/>
            <w:sz w:val="28"/>
            <w:szCs w:val="28"/>
          </w:rPr>
          <w:t>g</w:t>
        </w:r>
        <w:r w:rsidR="008E5716">
          <w:rPr>
            <w:rFonts w:ascii="Cambria" w:hAnsi="Cambria"/>
            <w:sz w:val="28"/>
            <w:szCs w:val="28"/>
          </w:rPr>
          <w:t xml:space="preserve">lance </w:t>
        </w:r>
        <w:r>
          <w:rPr>
            <w:rFonts w:ascii="Cambria" w:hAnsi="Cambria"/>
            <w:sz w:val="28"/>
            <w:szCs w:val="28"/>
          </w:rPr>
          <w:t xml:space="preserve">at </w:t>
        </w:r>
      </w:ins>
      <w:ins w:id="646" w:author="Claire S" w:date="2026-07-17T10:03:00Z" w16du:dateUtc="2026-07-17T09:03:00Z">
        <w:r w:rsidR="00D15D82">
          <w:rPr>
            <w:rFonts w:ascii="Cambria" w:hAnsi="Cambria"/>
            <w:sz w:val="28"/>
            <w:szCs w:val="28"/>
          </w:rPr>
          <w:t>Jackson Rayne</w:t>
        </w:r>
      </w:ins>
      <w:ins w:id="647" w:author="Claire S" w:date="2026-07-17T09:57:00Z" w16du:dateUtc="2026-07-17T08:57:00Z">
        <w:r w:rsidR="000F710E">
          <w:rPr>
            <w:rFonts w:ascii="Cambria" w:hAnsi="Cambria"/>
            <w:sz w:val="28"/>
            <w:szCs w:val="28"/>
          </w:rPr>
          <w:t xml:space="preserve">. </w:t>
        </w:r>
      </w:ins>
    </w:p>
    <w:p w14:paraId="40FE4D52" w14:textId="3C28FA9E" w:rsidR="00B149C9" w:rsidRDefault="00B149C9" w:rsidP="00B149C9">
      <w:pPr>
        <w:spacing w:line="360" w:lineRule="auto"/>
        <w:ind w:firstLine="720"/>
        <w:contextualSpacing/>
        <w:rPr>
          <w:ins w:id="648" w:author="Claire S" w:date="2026-07-17T09:23:00Z" w16du:dateUtc="2026-07-17T08:23:00Z"/>
          <w:rFonts w:ascii="Cambria" w:hAnsi="Cambria"/>
          <w:sz w:val="28"/>
          <w:szCs w:val="28"/>
        </w:rPr>
      </w:pPr>
      <w:ins w:id="649" w:author="Claire S" w:date="2026-07-17T09:23:00Z" w16du:dateUtc="2026-07-17T08:23:00Z">
        <w:r>
          <w:rPr>
            <w:rFonts w:ascii="Cambria" w:hAnsi="Cambria"/>
            <w:sz w:val="28"/>
            <w:szCs w:val="28"/>
          </w:rPr>
          <w:t>Not very tall, maybe</w:t>
        </w:r>
      </w:ins>
      <w:ins w:id="650" w:author="Claire S" w:date="2026-07-17T09:58:00Z" w16du:dateUtc="2026-07-17T08:58:00Z">
        <w:r w:rsidR="000F710E">
          <w:rPr>
            <w:rFonts w:ascii="Cambria" w:hAnsi="Cambria"/>
            <w:sz w:val="28"/>
            <w:szCs w:val="28"/>
          </w:rPr>
          <w:t>, and</w:t>
        </w:r>
      </w:ins>
      <w:ins w:id="651" w:author="Claire S" w:date="2026-07-17T09:57:00Z" w16du:dateUtc="2026-07-17T08:57:00Z">
        <w:r w:rsidR="000F710E">
          <w:rPr>
            <w:rFonts w:ascii="Cambria" w:hAnsi="Cambria"/>
            <w:sz w:val="28"/>
            <w:szCs w:val="28"/>
          </w:rPr>
          <w:t xml:space="preserve"> </w:t>
        </w:r>
      </w:ins>
      <w:ins w:id="652" w:author="Claire S" w:date="2026-07-17T09:58:00Z" w16du:dateUtc="2026-07-17T08:58:00Z">
        <w:r w:rsidR="000F710E">
          <w:rPr>
            <w:rFonts w:ascii="Cambria" w:hAnsi="Cambria"/>
            <w:sz w:val="28"/>
            <w:szCs w:val="28"/>
          </w:rPr>
          <w:t>n</w:t>
        </w:r>
      </w:ins>
      <w:ins w:id="653" w:author="Claire S" w:date="2026-07-17T09:57:00Z" w16du:dateUtc="2026-07-17T08:57:00Z">
        <w:r w:rsidR="000F710E">
          <w:rPr>
            <w:rFonts w:ascii="Cambria" w:hAnsi="Cambria"/>
            <w:sz w:val="28"/>
            <w:szCs w:val="28"/>
          </w:rPr>
          <w:t>ot her usua</w:t>
        </w:r>
      </w:ins>
      <w:ins w:id="654" w:author="Claire S" w:date="2026-07-17T09:58:00Z" w16du:dateUtc="2026-07-17T08:58:00Z">
        <w:r w:rsidR="000F710E">
          <w:rPr>
            <w:rFonts w:ascii="Cambria" w:hAnsi="Cambria"/>
            <w:sz w:val="28"/>
            <w:szCs w:val="28"/>
          </w:rPr>
          <w:t xml:space="preserve">l type; </w:t>
        </w:r>
      </w:ins>
      <w:ins w:id="655" w:author="Claire S" w:date="2026-07-17T09:23:00Z" w16du:dateUtc="2026-07-17T08:23:00Z">
        <w:r>
          <w:rPr>
            <w:rFonts w:ascii="Cambria" w:hAnsi="Cambria"/>
            <w:sz w:val="28"/>
            <w:szCs w:val="28"/>
          </w:rPr>
          <w:t xml:space="preserve">not privately or even university-educated. But </w:t>
        </w:r>
      </w:ins>
      <w:ins w:id="656" w:author="Claire S" w:date="2026-07-21T09:10:00Z" w16du:dateUtc="2026-07-21T08:10:00Z">
        <w:r w:rsidR="003874BD">
          <w:rPr>
            <w:rFonts w:ascii="Cambria" w:hAnsi="Cambria"/>
            <w:sz w:val="28"/>
            <w:szCs w:val="28"/>
          </w:rPr>
          <w:t>very</w:t>
        </w:r>
      </w:ins>
      <w:ins w:id="657" w:author="Claire S" w:date="2026-07-17T10:00:00Z" w16du:dateUtc="2026-07-17T09:00:00Z">
        <w:r w:rsidR="00A823E9">
          <w:rPr>
            <w:rFonts w:ascii="Cambria" w:hAnsi="Cambria"/>
            <w:sz w:val="28"/>
            <w:szCs w:val="28"/>
          </w:rPr>
          <w:t xml:space="preserve"> handsome</w:t>
        </w:r>
      </w:ins>
      <w:ins w:id="658" w:author="Claire S" w:date="2026-07-17T16:39:00Z" w16du:dateUtc="2026-07-17T15:39:00Z">
        <w:r w:rsidR="00C358D7">
          <w:rPr>
            <w:rFonts w:ascii="Cambria" w:hAnsi="Cambria"/>
            <w:sz w:val="28"/>
            <w:szCs w:val="28"/>
          </w:rPr>
          <w:t>,</w:t>
        </w:r>
      </w:ins>
      <w:ins w:id="659" w:author="Claire S" w:date="2026-07-17T10:00:00Z" w16du:dateUtc="2026-07-17T09:00:00Z">
        <w:r w:rsidR="00A823E9">
          <w:rPr>
            <w:rFonts w:ascii="Cambria" w:hAnsi="Cambria"/>
            <w:sz w:val="28"/>
            <w:szCs w:val="28"/>
          </w:rPr>
          <w:t xml:space="preserve"> </w:t>
        </w:r>
      </w:ins>
      <w:ins w:id="660" w:author="Claire S" w:date="2026-07-17T09:23:00Z" w16du:dateUtc="2026-07-17T08:23:00Z">
        <w:r>
          <w:rPr>
            <w:rFonts w:ascii="Cambria" w:hAnsi="Cambria"/>
            <w:sz w:val="28"/>
            <w:szCs w:val="28"/>
          </w:rPr>
          <w:t xml:space="preserve">his </w:t>
        </w:r>
      </w:ins>
      <w:ins w:id="661" w:author="Claire S" w:date="2026-07-17T16:39:00Z" w16du:dateUtc="2026-07-17T15:39:00Z">
        <w:r w:rsidR="00C358D7">
          <w:rPr>
            <w:rFonts w:ascii="Cambria" w:hAnsi="Cambria"/>
            <w:sz w:val="28"/>
            <w:szCs w:val="28"/>
          </w:rPr>
          <w:t>muscled</w:t>
        </w:r>
      </w:ins>
      <w:ins w:id="662" w:author="Claire S" w:date="2026-07-17T09:23:00Z" w16du:dateUtc="2026-07-17T08:23:00Z">
        <w:r>
          <w:rPr>
            <w:rFonts w:ascii="Cambria" w:hAnsi="Cambria"/>
            <w:sz w:val="28"/>
            <w:szCs w:val="28"/>
          </w:rPr>
          <w:t xml:space="preserve"> arms bulg</w:t>
        </w:r>
      </w:ins>
      <w:ins w:id="663" w:author="Claire S" w:date="2026-07-17T16:39:00Z" w16du:dateUtc="2026-07-17T15:39:00Z">
        <w:r w:rsidR="00C358D7">
          <w:rPr>
            <w:rFonts w:ascii="Cambria" w:hAnsi="Cambria"/>
            <w:sz w:val="28"/>
            <w:szCs w:val="28"/>
          </w:rPr>
          <w:t>ing</w:t>
        </w:r>
      </w:ins>
      <w:ins w:id="664" w:author="Claire S" w:date="2026-07-17T09:23:00Z" w16du:dateUtc="2026-07-17T08:23:00Z">
        <w:r>
          <w:rPr>
            <w:rFonts w:ascii="Cambria" w:hAnsi="Cambria"/>
            <w:sz w:val="28"/>
            <w:szCs w:val="28"/>
          </w:rPr>
          <w:t xml:space="preserve"> </w:t>
        </w:r>
      </w:ins>
      <w:ins w:id="665" w:author="Claire S" w:date="2026-07-18T19:57:00Z" w16du:dateUtc="2026-07-18T18:57:00Z">
        <w:r w:rsidR="007460EC">
          <w:rPr>
            <w:rFonts w:ascii="Cambria" w:hAnsi="Cambria"/>
            <w:sz w:val="28"/>
            <w:szCs w:val="28"/>
          </w:rPr>
          <w:t>beneath</w:t>
        </w:r>
      </w:ins>
      <w:ins w:id="666" w:author="Claire S" w:date="2026-07-17T09:23:00Z" w16du:dateUtc="2026-07-17T08:23:00Z">
        <w:r>
          <w:rPr>
            <w:rFonts w:ascii="Cambria" w:hAnsi="Cambria"/>
            <w:sz w:val="28"/>
            <w:szCs w:val="28"/>
          </w:rPr>
          <w:t xml:space="preserve"> his tux</w:t>
        </w:r>
      </w:ins>
      <w:ins w:id="667" w:author="Claire S" w:date="2026-07-17T16:39:00Z" w16du:dateUtc="2026-07-17T15:39:00Z">
        <w:r w:rsidR="00C358D7">
          <w:rPr>
            <w:rFonts w:ascii="Cambria" w:hAnsi="Cambria"/>
            <w:sz w:val="28"/>
            <w:szCs w:val="28"/>
          </w:rPr>
          <w:t>;</w:t>
        </w:r>
      </w:ins>
      <w:ins w:id="668" w:author="Claire S" w:date="2026-07-17T09:23:00Z" w16du:dateUtc="2026-07-17T08:23:00Z">
        <w:r>
          <w:rPr>
            <w:rFonts w:ascii="Cambria" w:hAnsi="Cambria"/>
            <w:sz w:val="28"/>
            <w:szCs w:val="28"/>
          </w:rPr>
          <w:t xml:space="preserve"> no doubt tattooed with military and blood-brothers type </w:t>
        </w:r>
      </w:ins>
      <w:ins w:id="669" w:author="Claire S" w:date="2026-07-18T19:57:00Z" w16du:dateUtc="2026-07-18T18:57:00Z">
        <w:r w:rsidR="007460EC">
          <w:rPr>
            <w:rFonts w:ascii="Cambria" w:hAnsi="Cambria"/>
            <w:sz w:val="28"/>
            <w:szCs w:val="28"/>
          </w:rPr>
          <w:t>stuff</w:t>
        </w:r>
      </w:ins>
      <w:ins w:id="670" w:author="Claire S" w:date="2026-07-17T16:39:00Z" w16du:dateUtc="2026-07-17T15:39:00Z">
        <w:r w:rsidR="00C358D7">
          <w:rPr>
            <w:rFonts w:ascii="Cambria" w:hAnsi="Cambria"/>
            <w:sz w:val="28"/>
            <w:szCs w:val="28"/>
          </w:rPr>
          <w:t xml:space="preserve">.  </w:t>
        </w:r>
      </w:ins>
      <w:ins w:id="671" w:author="Claire S" w:date="2026-07-18T19:57:00Z" w16du:dateUtc="2026-07-18T18:57:00Z">
        <w:r w:rsidR="007460EC">
          <w:rPr>
            <w:rFonts w:ascii="Cambria" w:hAnsi="Cambria"/>
            <w:sz w:val="28"/>
            <w:szCs w:val="28"/>
          </w:rPr>
          <w:t xml:space="preserve">Yes, </w:t>
        </w:r>
      </w:ins>
      <w:ins w:id="672" w:author="Claire S" w:date="2026-07-17T16:39:00Z" w16du:dateUtc="2026-07-17T15:39:00Z">
        <w:r w:rsidR="00C358D7">
          <w:rPr>
            <w:rFonts w:ascii="Cambria" w:hAnsi="Cambria"/>
            <w:sz w:val="28"/>
            <w:szCs w:val="28"/>
          </w:rPr>
          <w:t xml:space="preserve">Rayne was </w:t>
        </w:r>
      </w:ins>
      <w:ins w:id="673" w:author="Claire S" w:date="2026-07-21T09:10:00Z" w16du:dateUtc="2026-07-21T08:10:00Z">
        <w:r w:rsidR="003874BD">
          <w:rPr>
            <w:rFonts w:ascii="Cambria" w:hAnsi="Cambria"/>
            <w:sz w:val="28"/>
            <w:szCs w:val="28"/>
          </w:rPr>
          <w:t>definitely</w:t>
        </w:r>
      </w:ins>
      <w:ins w:id="674" w:author="Claire S" w:date="2026-07-17T16:39:00Z" w16du:dateUtc="2026-07-17T15:39:00Z">
        <w:r w:rsidR="00C358D7">
          <w:rPr>
            <w:rFonts w:ascii="Cambria" w:hAnsi="Cambria"/>
            <w:sz w:val="28"/>
            <w:szCs w:val="28"/>
          </w:rPr>
          <w:t xml:space="preserve"> a </w:t>
        </w:r>
      </w:ins>
      <w:ins w:id="675" w:author="Claire S" w:date="2026-07-17T09:23:00Z" w16du:dateUtc="2026-07-17T08:23:00Z">
        <w:r w:rsidRPr="00A823E9">
          <w:rPr>
            <w:rFonts w:ascii="Cambria" w:hAnsi="Cambria"/>
            <w:sz w:val="28"/>
            <w:szCs w:val="28"/>
            <w:rPrChange w:id="676" w:author="Claire S" w:date="2026-07-17T10:00:00Z" w16du:dateUtc="2026-07-17T09:00:00Z">
              <w:rPr>
                <w:rFonts w:ascii="Cambria" w:hAnsi="Cambria"/>
                <w:sz w:val="28"/>
                <w:szCs w:val="28"/>
                <w:highlight w:val="green"/>
              </w:rPr>
            </w:rPrChange>
          </w:rPr>
          <w:t>rough</w:t>
        </w:r>
        <w:r>
          <w:rPr>
            <w:rFonts w:ascii="Cambria" w:hAnsi="Cambria"/>
            <w:sz w:val="28"/>
            <w:szCs w:val="28"/>
          </w:rPr>
          <w:t xml:space="preserve"> diamond in the Langley crown.  </w:t>
        </w:r>
      </w:ins>
    </w:p>
    <w:p w14:paraId="76E90E9D" w14:textId="490CB16A" w:rsidR="00B149C9" w:rsidRDefault="00B149C9" w:rsidP="00B149C9">
      <w:pPr>
        <w:spacing w:line="360" w:lineRule="auto"/>
        <w:ind w:firstLine="720"/>
        <w:contextualSpacing/>
        <w:rPr>
          <w:ins w:id="677" w:author="Claire S" w:date="2026-07-17T09:23:00Z" w16du:dateUtc="2026-07-17T08:23:00Z"/>
          <w:rFonts w:ascii="Cambria" w:hAnsi="Cambria"/>
          <w:sz w:val="28"/>
          <w:szCs w:val="28"/>
        </w:rPr>
      </w:pPr>
      <w:ins w:id="678" w:author="Claire S" w:date="2026-07-17T09:23:00Z" w16du:dateUtc="2026-07-17T08:23:00Z">
        <w:r>
          <w:rPr>
            <w:rFonts w:ascii="Cambria" w:hAnsi="Cambria"/>
            <w:sz w:val="28"/>
            <w:szCs w:val="28"/>
          </w:rPr>
          <w:t>‘Who’d have thought big ol’ Smoke Silva would do so well for you, eh?’ Dex toast</w:t>
        </w:r>
      </w:ins>
      <w:ins w:id="679" w:author="Claire S" w:date="2026-07-17T09:58:00Z" w16du:dateUtc="2026-07-17T08:58:00Z">
        <w:r w:rsidR="000F710E">
          <w:rPr>
            <w:rFonts w:ascii="Cambria" w:hAnsi="Cambria"/>
            <w:sz w:val="28"/>
            <w:szCs w:val="28"/>
          </w:rPr>
          <w:t>ed</w:t>
        </w:r>
      </w:ins>
      <w:ins w:id="680" w:author="Claire S" w:date="2026-07-17T09:23:00Z" w16du:dateUtc="2026-07-17T08:23:00Z">
        <w:r>
          <w:rPr>
            <w:rFonts w:ascii="Cambria" w:hAnsi="Cambria"/>
            <w:sz w:val="28"/>
            <w:szCs w:val="28"/>
          </w:rPr>
          <w:t xml:space="preserve"> </w:t>
        </w:r>
      </w:ins>
      <w:ins w:id="681" w:author="Claire S" w:date="2026-07-17T16:40:00Z" w16du:dateUtc="2026-07-17T15:40:00Z">
        <w:r w:rsidR="00C358D7">
          <w:rPr>
            <w:rFonts w:ascii="Cambria" w:hAnsi="Cambria"/>
            <w:sz w:val="28"/>
            <w:szCs w:val="28"/>
          </w:rPr>
          <w:t>him</w:t>
        </w:r>
      </w:ins>
      <w:ins w:id="682" w:author="Claire S" w:date="2026-07-17T09:23:00Z" w16du:dateUtc="2026-07-17T08:23:00Z">
        <w:r>
          <w:rPr>
            <w:rFonts w:ascii="Cambria" w:hAnsi="Cambria"/>
            <w:sz w:val="28"/>
            <w:szCs w:val="28"/>
          </w:rPr>
          <w:t>. ‘A one-eyed Alaskan marine</w:t>
        </w:r>
      </w:ins>
      <w:ins w:id="683" w:author="Claire S" w:date="2026-07-22T10:54:00Z" w16du:dateUtc="2026-07-22T09:54:00Z">
        <w:r w:rsidR="009F2BEB">
          <w:rPr>
            <w:rFonts w:ascii="Cambria" w:hAnsi="Cambria"/>
            <w:sz w:val="28"/>
            <w:szCs w:val="28"/>
          </w:rPr>
          <w:t>-turned-cop</w:t>
        </w:r>
      </w:ins>
      <w:ins w:id="684" w:author="Claire S" w:date="2026-07-17T09:23:00Z" w16du:dateUtc="2026-07-17T08:23:00Z">
        <w:r>
          <w:rPr>
            <w:rFonts w:ascii="Cambria" w:hAnsi="Cambria"/>
            <w:sz w:val="28"/>
            <w:szCs w:val="28"/>
          </w:rPr>
          <w:t xml:space="preserve">, giving Jack Reacher a run for his money. </w:t>
        </w:r>
        <w:commentRangeStart w:id="685"/>
        <w:r>
          <w:rPr>
            <w:rFonts w:ascii="Cambria" w:hAnsi="Cambria"/>
            <w:sz w:val="28"/>
            <w:szCs w:val="28"/>
          </w:rPr>
          <w:t xml:space="preserve">And wait ’til </w:t>
        </w:r>
      </w:ins>
      <w:ins w:id="686" w:author="Claire S" w:date="2026-07-22T10:54:00Z" w16du:dateUtc="2026-07-22T09:54:00Z">
        <w:r w:rsidR="009F2BEB">
          <w:rPr>
            <w:rFonts w:ascii="Cambria" w:hAnsi="Cambria"/>
            <w:sz w:val="28"/>
            <w:szCs w:val="28"/>
          </w:rPr>
          <w:t>we</w:t>
        </w:r>
      </w:ins>
      <w:ins w:id="687" w:author="Claire S" w:date="2026-07-17T09:23:00Z" w16du:dateUtc="2026-07-17T08:23:00Z">
        <w:r>
          <w:rPr>
            <w:rFonts w:ascii="Cambria" w:hAnsi="Cambria"/>
            <w:sz w:val="28"/>
            <w:szCs w:val="28"/>
          </w:rPr>
          <w:t xml:space="preserve"> unleash </w:t>
        </w:r>
      </w:ins>
      <w:ins w:id="688" w:author="Claire S" w:date="2026-07-22T10:54:00Z" w16du:dateUtc="2026-07-22T09:54:00Z">
        <w:r w:rsidR="009F2BEB">
          <w:rPr>
            <w:rFonts w:ascii="Cambria" w:hAnsi="Cambria"/>
            <w:sz w:val="28"/>
            <w:szCs w:val="28"/>
          </w:rPr>
          <w:t>your</w:t>
        </w:r>
      </w:ins>
      <w:ins w:id="689" w:author="Claire S" w:date="2026-07-17T09:23:00Z" w16du:dateUtc="2026-07-17T08:23:00Z">
        <w:r>
          <w:rPr>
            <w:rFonts w:ascii="Cambria" w:hAnsi="Cambria"/>
            <w:sz w:val="28"/>
            <w:szCs w:val="28"/>
          </w:rPr>
          <w:t xml:space="preserve"> memoir on the world!’</w:t>
        </w:r>
      </w:ins>
    </w:p>
    <w:p w14:paraId="65E29658" w14:textId="3B02ACB9" w:rsidR="00B149C9" w:rsidRDefault="00B149C9" w:rsidP="00B149C9">
      <w:pPr>
        <w:spacing w:line="360" w:lineRule="auto"/>
        <w:ind w:firstLine="720"/>
        <w:contextualSpacing/>
        <w:rPr>
          <w:ins w:id="690" w:author="Claire S" w:date="2026-07-17T09:23:00Z" w16du:dateUtc="2026-07-17T08:23:00Z"/>
          <w:rFonts w:ascii="Cambria" w:hAnsi="Cambria"/>
          <w:sz w:val="28"/>
          <w:szCs w:val="28"/>
        </w:rPr>
      </w:pPr>
      <w:ins w:id="691" w:author="Claire S" w:date="2026-07-17T09:23:00Z" w16du:dateUtc="2026-07-17T08:23:00Z">
        <w:r>
          <w:rPr>
            <w:rFonts w:ascii="Cambria" w:hAnsi="Cambria"/>
            <w:sz w:val="28"/>
            <w:szCs w:val="28"/>
          </w:rPr>
          <w:t xml:space="preserve">‘A memoir?’ </w:t>
        </w:r>
      </w:ins>
      <w:ins w:id="692" w:author="Claire S" w:date="2026-07-17T09:58:00Z" w16du:dateUtc="2026-07-17T08:58:00Z">
        <w:r w:rsidR="000F710E">
          <w:rPr>
            <w:rFonts w:ascii="Cambria" w:hAnsi="Cambria"/>
            <w:sz w:val="28"/>
            <w:szCs w:val="28"/>
          </w:rPr>
          <w:t>C</w:t>
        </w:r>
      </w:ins>
      <w:ins w:id="693" w:author="Claire S" w:date="2026-07-17T09:23:00Z" w16du:dateUtc="2026-07-17T08:23:00Z">
        <w:r>
          <w:rPr>
            <w:rFonts w:ascii="Cambria" w:hAnsi="Cambria"/>
            <w:sz w:val="28"/>
            <w:szCs w:val="28"/>
          </w:rPr>
          <w:t>link</w:t>
        </w:r>
      </w:ins>
      <w:ins w:id="694" w:author="Claire S" w:date="2026-07-17T09:58:00Z" w16du:dateUtc="2026-07-17T08:58:00Z">
        <w:r w:rsidR="000F710E">
          <w:rPr>
            <w:rFonts w:ascii="Cambria" w:hAnsi="Cambria"/>
            <w:sz w:val="28"/>
            <w:szCs w:val="28"/>
          </w:rPr>
          <w:t>ing</w:t>
        </w:r>
      </w:ins>
      <w:ins w:id="695" w:author="Claire S" w:date="2026-07-17T09:23:00Z" w16du:dateUtc="2026-07-17T08:23:00Z">
        <w:r>
          <w:rPr>
            <w:rFonts w:ascii="Cambria" w:hAnsi="Cambria"/>
            <w:sz w:val="28"/>
            <w:szCs w:val="28"/>
          </w:rPr>
          <w:t xml:space="preserve"> Jackson’s glass, </w:t>
        </w:r>
        <w:r w:rsidRPr="006C23B4">
          <w:rPr>
            <w:rFonts w:ascii="Cambria" w:hAnsi="Cambria"/>
            <w:sz w:val="28"/>
            <w:szCs w:val="28"/>
          </w:rPr>
          <w:t>Savannah</w:t>
        </w:r>
        <w:r>
          <w:rPr>
            <w:rFonts w:ascii="Cambria" w:hAnsi="Cambria"/>
            <w:sz w:val="28"/>
            <w:szCs w:val="28"/>
          </w:rPr>
          <w:t xml:space="preserve"> </w:t>
        </w:r>
      </w:ins>
      <w:ins w:id="696" w:author="Claire S" w:date="2026-08-04T10:44:00Z" w16du:dateUtc="2026-08-04T09:44:00Z">
        <w:r w:rsidR="003A35C5">
          <w:rPr>
            <w:rFonts w:ascii="Cambria" w:hAnsi="Cambria"/>
            <w:sz w:val="28"/>
            <w:szCs w:val="28"/>
          </w:rPr>
          <w:t xml:space="preserve">angled herself </w:t>
        </w:r>
      </w:ins>
      <w:ins w:id="697" w:author="Claire S" w:date="2026-08-26T22:13:00Z" w16du:dateUtc="2026-08-26T21:13:00Z">
        <w:r w:rsidR="00884E5A">
          <w:rPr>
            <w:rFonts w:ascii="Cambria" w:hAnsi="Cambria"/>
            <w:sz w:val="28"/>
            <w:szCs w:val="28"/>
          </w:rPr>
          <w:t xml:space="preserve">to let </w:t>
        </w:r>
      </w:ins>
      <w:ins w:id="698" w:author="Claire S" w:date="2026-07-17T09:23:00Z" w16du:dateUtc="2026-07-17T08:23:00Z">
        <w:r>
          <w:rPr>
            <w:rFonts w:ascii="Cambria" w:hAnsi="Cambria"/>
            <w:sz w:val="28"/>
            <w:szCs w:val="28"/>
          </w:rPr>
          <w:t>her cleavage spil</w:t>
        </w:r>
      </w:ins>
      <w:ins w:id="699" w:author="Claire S" w:date="2026-08-26T22:13:00Z" w16du:dateUtc="2026-08-26T21:13:00Z">
        <w:r w:rsidR="00884E5A">
          <w:rPr>
            <w:rFonts w:ascii="Cambria" w:hAnsi="Cambria"/>
            <w:sz w:val="28"/>
            <w:szCs w:val="28"/>
          </w:rPr>
          <w:t>l</w:t>
        </w:r>
      </w:ins>
      <w:ins w:id="700" w:author="Claire S" w:date="2026-07-17T09:23:00Z" w16du:dateUtc="2026-07-17T08:23:00Z">
        <w:r>
          <w:rPr>
            <w:rFonts w:ascii="Cambria" w:hAnsi="Cambria"/>
            <w:sz w:val="28"/>
            <w:szCs w:val="28"/>
          </w:rPr>
          <w:t xml:space="preserve"> over her bodice. ‘How exciting. I bet you’ve got tales to tell, darling!’</w:t>
        </w:r>
      </w:ins>
    </w:p>
    <w:p w14:paraId="40AE8ACE" w14:textId="6F91619D" w:rsidR="00B149C9" w:rsidRDefault="00B149C9" w:rsidP="00B149C9">
      <w:pPr>
        <w:spacing w:line="360" w:lineRule="auto"/>
        <w:ind w:firstLine="720"/>
        <w:contextualSpacing/>
        <w:rPr>
          <w:ins w:id="701" w:author="Claire S" w:date="2026-07-17T09:23:00Z" w16du:dateUtc="2026-07-17T08:23:00Z"/>
          <w:rFonts w:ascii="Cambria" w:hAnsi="Cambria"/>
          <w:sz w:val="28"/>
          <w:szCs w:val="28"/>
        </w:rPr>
      </w:pPr>
      <w:commentRangeStart w:id="702"/>
      <w:ins w:id="703" w:author="Claire S" w:date="2026-07-17T09:23:00Z" w16du:dateUtc="2026-07-17T08:23:00Z">
        <w:r>
          <w:rPr>
            <w:rFonts w:ascii="Cambria" w:hAnsi="Cambria"/>
            <w:sz w:val="28"/>
            <w:szCs w:val="28"/>
          </w:rPr>
          <w:t xml:space="preserve">Dex had </w:t>
        </w:r>
      </w:ins>
      <w:ins w:id="704" w:author="Claire S" w:date="2026-08-26T22:14:00Z" w16du:dateUtc="2026-08-26T21:14:00Z">
        <w:r w:rsidR="00F8641C">
          <w:rPr>
            <w:rFonts w:ascii="Cambria" w:hAnsi="Cambria"/>
            <w:sz w:val="28"/>
            <w:szCs w:val="28"/>
          </w:rPr>
          <w:t>fille</w:t>
        </w:r>
      </w:ins>
      <w:ins w:id="705" w:author="Claire S" w:date="2026-07-17T09:23:00Z" w16du:dateUtc="2026-07-17T08:23:00Z">
        <w:r>
          <w:rPr>
            <w:rFonts w:ascii="Cambria" w:hAnsi="Cambria"/>
            <w:sz w:val="28"/>
            <w:szCs w:val="28"/>
          </w:rPr>
          <w:t xml:space="preserve">d her </w:t>
        </w:r>
      </w:ins>
      <w:ins w:id="706" w:author="Claire S" w:date="2026-08-26T22:14:00Z" w16du:dateUtc="2026-08-26T21:14:00Z">
        <w:r w:rsidR="00F8641C">
          <w:rPr>
            <w:rFonts w:ascii="Cambria" w:hAnsi="Cambria"/>
            <w:sz w:val="28"/>
            <w:szCs w:val="28"/>
          </w:rPr>
          <w:t>in on</w:t>
        </w:r>
      </w:ins>
      <w:ins w:id="707" w:author="Claire S" w:date="2026-07-17T09:23:00Z" w16du:dateUtc="2026-07-17T08:23:00Z">
        <w:r>
          <w:rPr>
            <w:rFonts w:ascii="Cambria" w:hAnsi="Cambria"/>
            <w:sz w:val="28"/>
            <w:szCs w:val="28"/>
          </w:rPr>
          <w:t xml:space="preserve"> </w:t>
        </w:r>
      </w:ins>
      <w:commentRangeEnd w:id="702"/>
      <w:r>
        <w:rPr>
          <w:rStyle w:val="CommentReference"/>
          <w:rFonts w:ascii="Cambria" w:hAnsi="Cambria"/>
          <w:sz w:val="28"/>
          <w:szCs w:val="28"/>
        </w:rPr>
        <w:commentReference w:id="702"/>
      </w:r>
      <w:ins w:id="708" w:author="Claire S" w:date="2026-07-17T09:23:00Z" w16du:dateUtc="2026-07-17T08:23:00Z">
        <w:r>
          <w:rPr>
            <w:rFonts w:ascii="Cambria" w:hAnsi="Cambria"/>
            <w:sz w:val="28"/>
            <w:szCs w:val="28"/>
          </w:rPr>
          <w:t>Rayne’s</w:t>
        </w:r>
        <w:commentRangeStart w:id="709"/>
        <w:r>
          <w:rPr>
            <w:rFonts w:ascii="Cambria" w:hAnsi="Cambria"/>
            <w:sz w:val="28"/>
            <w:szCs w:val="28"/>
          </w:rPr>
          <w:t xml:space="preserve"> passion project: a memoir detailing his terrible poverty-stricken childhood on Britain’s east coast. </w:t>
        </w:r>
      </w:ins>
      <w:ins w:id="710" w:author="Claire S" w:date="2026-07-17T10:25:00Z" w16du:dateUtc="2026-07-17T09:25:00Z">
        <w:r w:rsidR="008B0CF8">
          <w:rPr>
            <w:rFonts w:ascii="Cambria" w:hAnsi="Cambria"/>
            <w:sz w:val="28"/>
            <w:szCs w:val="28"/>
          </w:rPr>
          <w:t>T</w:t>
        </w:r>
      </w:ins>
      <w:ins w:id="711" w:author="Claire S" w:date="2026-07-17T09:23:00Z" w16du:dateUtc="2026-07-17T08:23:00Z">
        <w:r>
          <w:rPr>
            <w:rFonts w:ascii="Cambria" w:hAnsi="Cambria"/>
            <w:sz w:val="28"/>
            <w:szCs w:val="28"/>
          </w:rPr>
          <w:t xml:space="preserve">here’d never been enough food, nor enough room in their two-up, two-down; mum dead too young, and a violent dad. Rayne joined the army at sixteen, was poached by the elite military services and had seen battle and bloodshed by eighteen. But today, Rayne has turned his back on death – or real death, at least – to write about it; </w:t>
        </w:r>
        <w:commentRangeStart w:id="712"/>
        <w:r>
          <w:rPr>
            <w:rFonts w:ascii="Cambria" w:hAnsi="Cambria"/>
            <w:sz w:val="28"/>
            <w:szCs w:val="28"/>
          </w:rPr>
          <w:t xml:space="preserve">next step, with Dex’s guidance, </w:t>
        </w:r>
      </w:ins>
      <w:ins w:id="713" w:author="Claire S" w:date="2026-07-17T10:00:00Z" w16du:dateUtc="2026-07-17T09:00:00Z">
        <w:r w:rsidR="009E15CE">
          <w:rPr>
            <w:rFonts w:ascii="Cambria" w:hAnsi="Cambria"/>
            <w:sz w:val="28"/>
            <w:szCs w:val="28"/>
          </w:rPr>
          <w:t>working</w:t>
        </w:r>
      </w:ins>
      <w:ins w:id="714" w:author="Claire S" w:date="2026-07-17T10:25:00Z" w16du:dateUtc="2026-07-17T09:25:00Z">
        <w:r w:rsidR="008B0CF8">
          <w:rPr>
            <w:rFonts w:ascii="Cambria" w:hAnsi="Cambria"/>
            <w:sz w:val="28"/>
            <w:szCs w:val="28"/>
          </w:rPr>
          <w:t xml:space="preserve"> out how to use his skills t</w:t>
        </w:r>
      </w:ins>
      <w:ins w:id="715" w:author="Claire S" w:date="2026-07-17T10:03:00Z" w16du:dateUtc="2026-07-17T09:03:00Z">
        <w:r w:rsidR="00BE6014">
          <w:rPr>
            <w:rFonts w:ascii="Cambria" w:hAnsi="Cambria"/>
            <w:sz w:val="28"/>
            <w:szCs w:val="28"/>
          </w:rPr>
          <w:t>o</w:t>
        </w:r>
      </w:ins>
      <w:ins w:id="716" w:author="Claire S" w:date="2026-07-17T10:00:00Z" w16du:dateUtc="2026-07-17T09:00:00Z">
        <w:r w:rsidR="009E15CE">
          <w:rPr>
            <w:rFonts w:ascii="Cambria" w:hAnsi="Cambria"/>
            <w:sz w:val="28"/>
            <w:szCs w:val="28"/>
          </w:rPr>
          <w:t xml:space="preserve"> </w:t>
        </w:r>
      </w:ins>
      <w:ins w:id="717" w:author="Claire S" w:date="2026-07-17T16:40:00Z" w16du:dateUtc="2026-07-17T15:40:00Z">
        <w:r w:rsidR="00C358D7">
          <w:rPr>
            <w:rFonts w:ascii="Cambria" w:hAnsi="Cambria"/>
            <w:sz w:val="28"/>
            <w:szCs w:val="28"/>
          </w:rPr>
          <w:t>help</w:t>
        </w:r>
      </w:ins>
      <w:ins w:id="718" w:author="Claire S" w:date="2026-07-17T09:23:00Z" w16du:dateUtc="2026-07-17T08:23:00Z">
        <w:r>
          <w:rPr>
            <w:rFonts w:ascii="Cambria" w:hAnsi="Cambria"/>
            <w:sz w:val="28"/>
            <w:szCs w:val="28"/>
          </w:rPr>
          <w:t xml:space="preserve"> you</w:t>
        </w:r>
      </w:ins>
      <w:ins w:id="719" w:author="Claire S" w:date="2026-07-18T19:57:00Z" w16du:dateUtc="2026-07-18T18:57:00Z">
        <w:r w:rsidR="007763C4">
          <w:rPr>
            <w:rFonts w:ascii="Cambria" w:hAnsi="Cambria"/>
            <w:sz w:val="28"/>
            <w:szCs w:val="28"/>
          </w:rPr>
          <w:t>ng men’s</w:t>
        </w:r>
      </w:ins>
      <w:ins w:id="720" w:author="Claire S" w:date="2026-07-17T09:23:00Z" w16du:dateUtc="2026-07-17T08:23:00Z">
        <w:r>
          <w:rPr>
            <w:rFonts w:ascii="Cambria" w:hAnsi="Cambria"/>
            <w:sz w:val="28"/>
            <w:szCs w:val="28"/>
          </w:rPr>
          <w:t xml:space="preserve"> mental health.   </w:t>
        </w:r>
      </w:ins>
      <w:commentRangeEnd w:id="709"/>
      <w:r>
        <w:rPr>
          <w:rStyle w:val="CommentReference"/>
          <w:rFonts w:ascii="Cambria" w:hAnsi="Cambria"/>
          <w:sz w:val="28"/>
          <w:szCs w:val="28"/>
        </w:rPr>
        <w:commentReference w:id="709"/>
      </w:r>
      <w:commentRangeEnd w:id="712"/>
      <w:r>
        <w:rPr>
          <w:rStyle w:val="CommentReference"/>
          <w:rFonts w:ascii="Cambria" w:hAnsi="Cambria"/>
          <w:sz w:val="28"/>
          <w:szCs w:val="28"/>
        </w:rPr>
        <w:commentReference w:id="712"/>
      </w:r>
    </w:p>
    <w:p w14:paraId="030FDCB4" w14:textId="3B85CE9C" w:rsidR="00B149C9" w:rsidRDefault="00B149C9" w:rsidP="00B149C9">
      <w:pPr>
        <w:spacing w:line="360" w:lineRule="auto"/>
        <w:ind w:firstLine="720"/>
        <w:contextualSpacing/>
        <w:rPr>
          <w:ins w:id="721" w:author="Claire S" w:date="2026-07-17T09:23:00Z" w16du:dateUtc="2026-07-17T08:23:00Z"/>
          <w:rFonts w:ascii="Cambria" w:hAnsi="Cambria"/>
          <w:sz w:val="28"/>
          <w:szCs w:val="28"/>
        </w:rPr>
      </w:pPr>
      <w:ins w:id="722" w:author="Claire S" w:date="2026-07-17T09:23:00Z" w16du:dateUtc="2026-07-17T08:23:00Z">
        <w:r>
          <w:rPr>
            <w:rFonts w:ascii="Cambria" w:hAnsi="Cambria"/>
            <w:sz w:val="28"/>
            <w:szCs w:val="28"/>
          </w:rPr>
          <w:t>‘Wait ’til you read it.</w:t>
        </w:r>
      </w:ins>
      <w:commentRangeEnd w:id="685"/>
      <w:r>
        <w:rPr>
          <w:rStyle w:val="CommentReference"/>
          <w:rFonts w:ascii="Cambria" w:hAnsi="Cambria"/>
          <w:sz w:val="28"/>
          <w:szCs w:val="28"/>
        </w:rPr>
        <w:commentReference w:id="685"/>
      </w:r>
      <w:ins w:id="723" w:author="Claire S" w:date="2026-07-17T09:23:00Z" w16du:dateUtc="2026-07-17T08:23:00Z">
        <w:r>
          <w:rPr>
            <w:rFonts w:ascii="Cambria" w:hAnsi="Cambria"/>
            <w:sz w:val="28"/>
            <w:szCs w:val="28"/>
          </w:rPr>
          <w:t>’ Jackson h</w:t>
        </w:r>
      </w:ins>
      <w:ins w:id="724" w:author="Claire S" w:date="2026-07-17T10:01:00Z" w16du:dateUtc="2026-07-17T09:01:00Z">
        <w:r w:rsidR="009E15CE">
          <w:rPr>
            <w:rFonts w:ascii="Cambria" w:hAnsi="Cambria"/>
            <w:sz w:val="28"/>
            <w:szCs w:val="28"/>
          </w:rPr>
          <w:t>eld</w:t>
        </w:r>
      </w:ins>
      <w:ins w:id="725" w:author="Claire S" w:date="2026-07-17T09:23:00Z" w16du:dateUtc="2026-07-17T08:23:00Z">
        <w:r>
          <w:rPr>
            <w:rFonts w:ascii="Cambria" w:hAnsi="Cambria"/>
            <w:sz w:val="28"/>
            <w:szCs w:val="28"/>
          </w:rPr>
          <w:t xml:space="preserve"> eye contact with her; powerful, like his novels’ protagonist. ‘If Langley wins the bidding war!’ He wink</w:t>
        </w:r>
      </w:ins>
      <w:ins w:id="726" w:author="Claire S" w:date="2026-07-17T10:01:00Z" w16du:dateUtc="2026-07-17T09:01:00Z">
        <w:r w:rsidR="009E15CE">
          <w:rPr>
            <w:rFonts w:ascii="Cambria" w:hAnsi="Cambria"/>
            <w:sz w:val="28"/>
            <w:szCs w:val="28"/>
          </w:rPr>
          <w:t xml:space="preserve">ed </w:t>
        </w:r>
      </w:ins>
      <w:ins w:id="727" w:author="Claire S" w:date="2026-07-17T09:23:00Z" w16du:dateUtc="2026-07-17T08:23:00Z">
        <w:r>
          <w:rPr>
            <w:rFonts w:ascii="Cambria" w:hAnsi="Cambria"/>
            <w:sz w:val="28"/>
            <w:szCs w:val="28"/>
          </w:rPr>
          <w:t>at Dex.</w:t>
        </w:r>
      </w:ins>
    </w:p>
    <w:p w14:paraId="12928D08" w14:textId="60A43DC8" w:rsidR="00B149C9" w:rsidRDefault="00B149C9" w:rsidP="00B149C9">
      <w:pPr>
        <w:spacing w:line="360" w:lineRule="auto"/>
        <w:ind w:firstLine="720"/>
        <w:contextualSpacing/>
        <w:rPr>
          <w:ins w:id="728" w:author="Claire S" w:date="2026-07-17T09:23:00Z" w16du:dateUtc="2026-07-17T08:23:00Z"/>
          <w:rFonts w:ascii="Cambria" w:hAnsi="Cambria"/>
          <w:sz w:val="28"/>
          <w:szCs w:val="28"/>
        </w:rPr>
      </w:pPr>
      <w:ins w:id="729" w:author="Claire S" w:date="2026-07-17T09:23:00Z" w16du:dateUtc="2026-07-17T08:23:00Z">
        <w:r w:rsidRPr="00661FBD">
          <w:rPr>
            <w:rFonts w:ascii="Cambria" w:hAnsi="Cambria"/>
            <w:i/>
            <w:iCs/>
            <w:sz w:val="28"/>
            <w:szCs w:val="28"/>
          </w:rPr>
          <w:t>No wonder Ruth’s so desperate to keep Jackson sweet</w:t>
        </w:r>
        <w:r w:rsidRPr="00BE6014">
          <w:rPr>
            <w:rFonts w:ascii="Cambria" w:hAnsi="Cambria"/>
            <w:sz w:val="28"/>
            <w:szCs w:val="28"/>
          </w:rPr>
          <w:t xml:space="preserve">, </w:t>
        </w:r>
        <w:r w:rsidRPr="00BE6014">
          <w:rPr>
            <w:rFonts w:ascii="Cambria" w:hAnsi="Cambria"/>
            <w:sz w:val="28"/>
            <w:szCs w:val="28"/>
            <w:rPrChange w:id="730" w:author="Claire S" w:date="2026-07-17T10:05:00Z" w16du:dateUtc="2026-07-17T09:05:00Z">
              <w:rPr>
                <w:rFonts w:ascii="Cambria" w:hAnsi="Cambria"/>
                <w:sz w:val="28"/>
                <w:szCs w:val="28"/>
                <w:highlight w:val="yellow"/>
              </w:rPr>
            </w:rPrChange>
          </w:rPr>
          <w:t>Savannah</w:t>
        </w:r>
      </w:ins>
      <w:ins w:id="731" w:author="Claire S" w:date="2026-07-17T10:05:00Z" w16du:dateUtc="2026-07-17T09:05:00Z">
        <w:r w:rsidR="00BE6014" w:rsidRPr="00BE6014">
          <w:rPr>
            <w:rFonts w:ascii="Cambria" w:hAnsi="Cambria"/>
            <w:sz w:val="28"/>
            <w:szCs w:val="28"/>
            <w:rPrChange w:id="732" w:author="Claire S" w:date="2026-07-17T10:05:00Z" w16du:dateUtc="2026-07-17T09:05:00Z">
              <w:rPr>
                <w:rFonts w:ascii="Cambria" w:hAnsi="Cambria"/>
                <w:sz w:val="28"/>
                <w:szCs w:val="28"/>
                <w:highlight w:val="yellow"/>
              </w:rPr>
            </w:rPrChange>
          </w:rPr>
          <w:t xml:space="preserve"> thought</w:t>
        </w:r>
      </w:ins>
      <w:ins w:id="733" w:author="Claire S" w:date="2026-07-17T09:23:00Z" w16du:dateUtc="2026-07-17T08:23:00Z">
        <w:r w:rsidRPr="00BE6014">
          <w:rPr>
            <w:rFonts w:ascii="Cambria" w:hAnsi="Cambria"/>
            <w:sz w:val="28"/>
            <w:szCs w:val="28"/>
          </w:rPr>
          <w:t>, when mousey Violet choke</w:t>
        </w:r>
      </w:ins>
      <w:ins w:id="734" w:author="Claire S" w:date="2026-07-17T10:05:00Z" w16du:dateUtc="2026-07-17T09:05:00Z">
        <w:r w:rsidR="00BE6014" w:rsidRPr="00BE6014">
          <w:rPr>
            <w:rFonts w:ascii="Cambria" w:hAnsi="Cambria"/>
            <w:sz w:val="28"/>
            <w:szCs w:val="28"/>
          </w:rPr>
          <w:t>d</w:t>
        </w:r>
      </w:ins>
      <w:ins w:id="735" w:author="Claire S" w:date="2026-07-17T09:23:00Z" w16du:dateUtc="2026-07-17T08:23:00Z">
        <w:r w:rsidRPr="00BE6014">
          <w:rPr>
            <w:rFonts w:ascii="Cambria" w:hAnsi="Cambria"/>
            <w:sz w:val="28"/>
            <w:szCs w:val="28"/>
          </w:rPr>
          <w:t xml:space="preserve"> on her </w:t>
        </w:r>
      </w:ins>
      <w:ins w:id="736" w:author="Claire S" w:date="2026-07-17T10:09:00Z" w16du:dateUtc="2026-07-17T09:09:00Z">
        <w:r w:rsidR="008A7002">
          <w:rPr>
            <w:rFonts w:ascii="Cambria" w:hAnsi="Cambria"/>
            <w:sz w:val="28"/>
            <w:szCs w:val="28"/>
          </w:rPr>
          <w:t>trifle</w:t>
        </w:r>
      </w:ins>
      <w:ins w:id="737" w:author="Claire S" w:date="2026-07-17T09:23:00Z" w16du:dateUtc="2026-07-17T08:23:00Z">
        <w:r w:rsidRPr="00BE6014">
          <w:rPr>
            <w:rFonts w:ascii="Cambria" w:hAnsi="Cambria"/>
            <w:sz w:val="28"/>
            <w:szCs w:val="28"/>
          </w:rPr>
          <w:t>.</w:t>
        </w:r>
      </w:ins>
    </w:p>
    <w:p w14:paraId="1B3922C2" w14:textId="0D32CAF8" w:rsidR="00B149C9" w:rsidRDefault="00B149C9" w:rsidP="00B149C9">
      <w:pPr>
        <w:spacing w:line="360" w:lineRule="auto"/>
        <w:ind w:firstLine="720"/>
        <w:contextualSpacing/>
        <w:rPr>
          <w:ins w:id="738" w:author="Claire S" w:date="2026-07-17T09:23:00Z" w16du:dateUtc="2026-07-17T08:23:00Z"/>
          <w:rFonts w:ascii="Cambria" w:hAnsi="Cambria"/>
          <w:sz w:val="28"/>
          <w:szCs w:val="28"/>
        </w:rPr>
      </w:pPr>
      <w:ins w:id="739" w:author="Claire S" w:date="2026-07-17T09:23:00Z" w16du:dateUtc="2026-07-17T08:23:00Z">
        <w:r>
          <w:rPr>
            <w:rFonts w:ascii="Cambria" w:hAnsi="Cambria"/>
            <w:sz w:val="28"/>
            <w:szCs w:val="28"/>
          </w:rPr>
          <w:t>‘Here you go.’ Jackson offer</w:t>
        </w:r>
      </w:ins>
      <w:ins w:id="740" w:author="Claire S" w:date="2026-07-17T10:01:00Z" w16du:dateUtc="2026-07-17T09:01:00Z">
        <w:r w:rsidR="002E244C">
          <w:rPr>
            <w:rFonts w:ascii="Cambria" w:hAnsi="Cambria"/>
            <w:sz w:val="28"/>
            <w:szCs w:val="28"/>
          </w:rPr>
          <w:t xml:space="preserve">ed </w:t>
        </w:r>
      </w:ins>
      <w:ins w:id="741" w:author="Claire S" w:date="2026-07-17T09:23:00Z" w16du:dateUtc="2026-07-17T08:23:00Z">
        <w:r>
          <w:rPr>
            <w:rFonts w:ascii="Cambria" w:hAnsi="Cambria"/>
            <w:sz w:val="28"/>
            <w:szCs w:val="28"/>
          </w:rPr>
          <w:t xml:space="preserve">the young woman </w:t>
        </w:r>
      </w:ins>
      <w:ins w:id="742" w:author="Claire S" w:date="2026-07-17T16:40:00Z" w16du:dateUtc="2026-07-17T15:40:00Z">
        <w:r w:rsidR="008363BC">
          <w:rPr>
            <w:rFonts w:ascii="Cambria" w:hAnsi="Cambria"/>
            <w:sz w:val="28"/>
            <w:szCs w:val="28"/>
          </w:rPr>
          <w:t>his glass</w:t>
        </w:r>
      </w:ins>
      <w:ins w:id="743" w:author="Claire S" w:date="2026-07-17T09:23:00Z" w16du:dateUtc="2026-07-17T08:23:00Z">
        <w:r>
          <w:rPr>
            <w:rFonts w:ascii="Cambria" w:hAnsi="Cambria"/>
            <w:sz w:val="28"/>
            <w:szCs w:val="28"/>
          </w:rPr>
          <w:t xml:space="preserve">, as Harlen </w:t>
        </w:r>
        <w:commentRangeStart w:id="744"/>
        <w:r>
          <w:rPr>
            <w:rFonts w:ascii="Cambria" w:hAnsi="Cambria"/>
            <w:sz w:val="28"/>
            <w:szCs w:val="28"/>
          </w:rPr>
          <w:t>Coben passe</w:t>
        </w:r>
      </w:ins>
      <w:ins w:id="745" w:author="Claire S" w:date="2026-07-17T10:05:00Z" w16du:dateUtc="2026-07-17T09:05:00Z">
        <w:r w:rsidR="00BE6014">
          <w:rPr>
            <w:rFonts w:ascii="Cambria" w:hAnsi="Cambria"/>
            <w:sz w:val="28"/>
            <w:szCs w:val="28"/>
          </w:rPr>
          <w:t xml:space="preserve">d </w:t>
        </w:r>
      </w:ins>
      <w:ins w:id="746" w:author="Claire S" w:date="2026-07-17T09:23:00Z" w16du:dateUtc="2026-07-17T08:23:00Z">
        <w:r>
          <w:rPr>
            <w:rFonts w:ascii="Cambria" w:hAnsi="Cambria"/>
            <w:sz w:val="28"/>
            <w:szCs w:val="28"/>
          </w:rPr>
          <w:t>their table and bl</w:t>
        </w:r>
      </w:ins>
      <w:ins w:id="747" w:author="Claire S" w:date="2026-07-17T10:05:00Z" w16du:dateUtc="2026-07-17T09:05:00Z">
        <w:r w:rsidR="00BE6014">
          <w:rPr>
            <w:rFonts w:ascii="Cambria" w:hAnsi="Cambria"/>
            <w:sz w:val="28"/>
            <w:szCs w:val="28"/>
          </w:rPr>
          <w:t>ew</w:t>
        </w:r>
      </w:ins>
      <w:ins w:id="748" w:author="Claire S" w:date="2026-07-17T09:23:00Z" w16du:dateUtc="2026-07-17T08:23:00Z">
        <w:r>
          <w:rPr>
            <w:rFonts w:ascii="Cambria" w:hAnsi="Cambria"/>
            <w:sz w:val="28"/>
            <w:szCs w:val="28"/>
          </w:rPr>
          <w:t xml:space="preserve"> Savannah a kiss.</w:t>
        </w:r>
      </w:ins>
      <w:commentRangeEnd w:id="744"/>
      <w:r>
        <w:rPr>
          <w:rStyle w:val="CommentReference"/>
          <w:rFonts w:ascii="Cambria" w:hAnsi="Cambria"/>
          <w:sz w:val="28"/>
          <w:szCs w:val="28"/>
        </w:rPr>
        <w:commentReference w:id="744"/>
      </w:r>
    </w:p>
    <w:p w14:paraId="3497FFAC" w14:textId="245B9786" w:rsidR="008E5716" w:rsidRDefault="008E5716" w:rsidP="00B149C9">
      <w:pPr>
        <w:spacing w:line="360" w:lineRule="auto"/>
        <w:ind w:firstLine="720"/>
        <w:contextualSpacing/>
        <w:rPr>
          <w:ins w:id="749" w:author="Claire S" w:date="2026-07-19T12:17:00Z" w16du:dateUtc="2026-07-19T11:17:00Z"/>
          <w:rFonts w:ascii="Cambria" w:hAnsi="Cambria"/>
          <w:sz w:val="28"/>
          <w:szCs w:val="28"/>
        </w:rPr>
      </w:pPr>
      <w:ins w:id="750" w:author="Claire S" w:date="2026-07-19T12:16:00Z" w16du:dateUtc="2026-07-19T11:16:00Z">
        <w:r>
          <w:rPr>
            <w:rFonts w:ascii="Cambria" w:hAnsi="Cambria"/>
            <w:sz w:val="28"/>
            <w:szCs w:val="28"/>
          </w:rPr>
          <w:lastRenderedPageBreak/>
          <w:t>Beam</w:t>
        </w:r>
      </w:ins>
      <w:ins w:id="751" w:author="Claire S" w:date="2026-07-17T09:23:00Z" w16du:dateUtc="2026-07-17T08:23:00Z">
        <w:r w:rsidR="00B149C9">
          <w:rPr>
            <w:rFonts w:ascii="Cambria" w:hAnsi="Cambria"/>
            <w:sz w:val="28"/>
            <w:szCs w:val="28"/>
          </w:rPr>
          <w:t>ing, Savannah kisse</w:t>
        </w:r>
      </w:ins>
      <w:ins w:id="752" w:author="Claire S" w:date="2026-07-17T10:01:00Z" w16du:dateUtc="2026-07-17T09:01:00Z">
        <w:r w:rsidR="002E244C">
          <w:rPr>
            <w:rFonts w:ascii="Cambria" w:hAnsi="Cambria"/>
            <w:sz w:val="28"/>
            <w:szCs w:val="28"/>
          </w:rPr>
          <w:t xml:space="preserve">d </w:t>
        </w:r>
      </w:ins>
      <w:ins w:id="753" w:author="Claire S" w:date="2026-07-17T09:23:00Z" w16du:dateUtc="2026-07-17T08:23:00Z">
        <w:r w:rsidR="00B149C9">
          <w:rPr>
            <w:rFonts w:ascii="Cambria" w:hAnsi="Cambria"/>
            <w:sz w:val="28"/>
            <w:szCs w:val="28"/>
          </w:rPr>
          <w:t>the air back</w:t>
        </w:r>
      </w:ins>
      <w:ins w:id="754" w:author="Claire S" w:date="2026-07-17T16:41:00Z" w16du:dateUtc="2026-07-17T15:41:00Z">
        <w:r w:rsidR="00E64BC3">
          <w:rPr>
            <w:rFonts w:ascii="Cambria" w:hAnsi="Cambria"/>
            <w:sz w:val="28"/>
            <w:szCs w:val="28"/>
          </w:rPr>
          <w:t xml:space="preserve">, </w:t>
        </w:r>
      </w:ins>
      <w:ins w:id="755" w:author="Claire S" w:date="2026-07-21T09:59:00Z" w16du:dateUtc="2026-07-21T08:59:00Z">
        <w:r w:rsidR="00424133">
          <w:rPr>
            <w:rFonts w:ascii="Cambria" w:hAnsi="Cambria"/>
            <w:sz w:val="28"/>
            <w:szCs w:val="28"/>
          </w:rPr>
          <w:t>thrill</w:t>
        </w:r>
      </w:ins>
      <w:ins w:id="756" w:author="Claire S" w:date="2026-07-17T16:41:00Z" w16du:dateUtc="2026-07-17T15:41:00Z">
        <w:r w:rsidR="00E64BC3">
          <w:rPr>
            <w:rFonts w:ascii="Cambria" w:hAnsi="Cambria"/>
            <w:sz w:val="28"/>
            <w:szCs w:val="28"/>
          </w:rPr>
          <w:t>ed to be the centre of attention again</w:t>
        </w:r>
      </w:ins>
      <w:ins w:id="757" w:author="Claire S" w:date="2026-07-21T09:59:00Z" w16du:dateUtc="2026-07-21T08:59:00Z">
        <w:r w:rsidR="00424133">
          <w:rPr>
            <w:rFonts w:ascii="Cambria" w:hAnsi="Cambria"/>
            <w:sz w:val="28"/>
            <w:szCs w:val="28"/>
          </w:rPr>
          <w:t>,</w:t>
        </w:r>
      </w:ins>
      <w:ins w:id="758" w:author="Claire S" w:date="2026-07-19T12:17:00Z" w16du:dateUtc="2026-07-19T11:17:00Z">
        <w:r>
          <w:rPr>
            <w:rFonts w:ascii="Cambria" w:hAnsi="Cambria"/>
            <w:sz w:val="28"/>
            <w:szCs w:val="28"/>
          </w:rPr>
          <w:t xml:space="preserve"> and keen to keep it that way</w:t>
        </w:r>
      </w:ins>
      <w:commentRangeStart w:id="759"/>
      <w:ins w:id="760" w:author="Claire S" w:date="2026-07-17T09:23:00Z" w16du:dateUtc="2026-07-17T08:23:00Z">
        <w:r w:rsidR="00B149C9">
          <w:rPr>
            <w:rFonts w:ascii="Cambria" w:hAnsi="Cambria"/>
            <w:sz w:val="28"/>
            <w:szCs w:val="28"/>
          </w:rPr>
          <w:t>.</w:t>
        </w:r>
      </w:ins>
      <w:commentRangeEnd w:id="759"/>
      <w:r w:rsidR="00B149C9">
        <w:rPr>
          <w:rStyle w:val="CommentReference"/>
          <w:rFonts w:ascii="Cambria" w:hAnsi="Cambria"/>
          <w:sz w:val="28"/>
          <w:szCs w:val="28"/>
        </w:rPr>
        <w:commentReference w:id="759"/>
      </w:r>
      <w:ins w:id="761" w:author="Claire S" w:date="2026-07-17T09:23:00Z" w16du:dateUtc="2026-07-17T08:23:00Z">
        <w:r w:rsidR="00B149C9">
          <w:rPr>
            <w:rFonts w:ascii="Cambria" w:hAnsi="Cambria"/>
            <w:sz w:val="28"/>
            <w:szCs w:val="28"/>
          </w:rPr>
          <w:t xml:space="preserve"> ‘</w:t>
        </w:r>
        <w:commentRangeStart w:id="762"/>
        <w:r w:rsidR="00B149C9">
          <w:rPr>
            <w:rFonts w:ascii="Cambria" w:hAnsi="Cambria"/>
            <w:sz w:val="28"/>
            <w:szCs w:val="28"/>
          </w:rPr>
          <w:t>Nightcaps at Langley’s</w:t>
        </w:r>
      </w:ins>
      <w:commentRangeEnd w:id="762"/>
      <w:r w:rsidR="00B149C9">
        <w:rPr>
          <w:rStyle w:val="CommentReference"/>
          <w:rFonts w:ascii="Cambria" w:hAnsi="Cambria"/>
          <w:sz w:val="28"/>
          <w:szCs w:val="28"/>
        </w:rPr>
        <w:commentReference w:id="762"/>
      </w:r>
      <w:ins w:id="763" w:author="Claire S" w:date="2026-07-17T09:23:00Z" w16du:dateUtc="2026-07-17T08:23:00Z">
        <w:r w:rsidR="00B149C9">
          <w:rPr>
            <w:rFonts w:ascii="Cambria" w:hAnsi="Cambria"/>
            <w:sz w:val="28"/>
            <w:szCs w:val="28"/>
          </w:rPr>
          <w:t xml:space="preserve"> when this finishes?’ </w:t>
        </w:r>
      </w:ins>
    </w:p>
    <w:p w14:paraId="1BCAA033" w14:textId="08E85EAF" w:rsidR="00B149C9" w:rsidRDefault="008E5716" w:rsidP="008E5716">
      <w:pPr>
        <w:spacing w:line="360" w:lineRule="auto"/>
        <w:ind w:firstLine="720"/>
        <w:contextualSpacing/>
        <w:rPr>
          <w:ins w:id="764" w:author="Claire S" w:date="2026-07-17T09:23:00Z" w16du:dateUtc="2026-07-17T08:23:00Z"/>
          <w:rFonts w:ascii="Cambria" w:hAnsi="Cambria"/>
          <w:sz w:val="28"/>
          <w:szCs w:val="28"/>
        </w:rPr>
      </w:pPr>
      <w:ins w:id="765" w:author="Claire S" w:date="2026-07-19T12:17:00Z" w16du:dateUtc="2026-07-19T11:17:00Z">
        <w:r>
          <w:rPr>
            <w:rFonts w:ascii="Cambria" w:hAnsi="Cambria"/>
            <w:sz w:val="28"/>
            <w:szCs w:val="28"/>
          </w:rPr>
          <w:t>But</w:t>
        </w:r>
      </w:ins>
      <w:ins w:id="766" w:author="Claire S" w:date="2026-07-17T09:23:00Z" w16du:dateUtc="2026-07-17T08:23:00Z">
        <w:r w:rsidR="00B149C9">
          <w:rPr>
            <w:rFonts w:ascii="Cambria" w:hAnsi="Cambria"/>
            <w:sz w:val="28"/>
            <w:szCs w:val="28"/>
          </w:rPr>
          <w:t xml:space="preserve"> Dex </w:t>
        </w:r>
      </w:ins>
      <w:ins w:id="767" w:author="Claire S" w:date="2026-07-19T12:17:00Z" w16du:dateUtc="2026-07-19T11:17:00Z">
        <w:r>
          <w:rPr>
            <w:rFonts w:ascii="Cambria" w:hAnsi="Cambria"/>
            <w:sz w:val="28"/>
            <w:szCs w:val="28"/>
          </w:rPr>
          <w:t xml:space="preserve">just </w:t>
        </w:r>
      </w:ins>
      <w:ins w:id="768" w:author="Claire S" w:date="2026-07-17T09:23:00Z" w16du:dateUtc="2026-07-17T08:23:00Z">
        <w:r w:rsidR="00B149C9">
          <w:rPr>
            <w:rFonts w:ascii="Cambria" w:hAnsi="Cambria"/>
            <w:sz w:val="28"/>
            <w:szCs w:val="28"/>
          </w:rPr>
          <w:t>yaw</w:t>
        </w:r>
      </w:ins>
      <w:ins w:id="769" w:author="Claire S" w:date="2026-07-17T10:01:00Z" w16du:dateUtc="2026-07-17T09:01:00Z">
        <w:r w:rsidR="002E244C">
          <w:rPr>
            <w:rFonts w:ascii="Cambria" w:hAnsi="Cambria"/>
            <w:sz w:val="28"/>
            <w:szCs w:val="28"/>
          </w:rPr>
          <w:t>ned</w:t>
        </w:r>
      </w:ins>
      <w:ins w:id="770" w:author="Claire S" w:date="2026-07-17T09:23:00Z" w16du:dateUtc="2026-07-17T08:23:00Z">
        <w:r w:rsidR="00B149C9">
          <w:rPr>
            <w:rFonts w:ascii="Cambria" w:hAnsi="Cambria"/>
            <w:sz w:val="28"/>
            <w:szCs w:val="28"/>
          </w:rPr>
          <w:t xml:space="preserve"> again. ‘Sorry, angel!’ He look</w:t>
        </w:r>
      </w:ins>
      <w:ins w:id="771" w:author="Claire S" w:date="2026-07-17T10:09:00Z" w16du:dateUtc="2026-07-17T09:09:00Z">
        <w:r w:rsidR="008A7002">
          <w:rPr>
            <w:rFonts w:ascii="Cambria" w:hAnsi="Cambria"/>
            <w:sz w:val="28"/>
            <w:szCs w:val="28"/>
          </w:rPr>
          <w:t>ed</w:t>
        </w:r>
      </w:ins>
      <w:ins w:id="772" w:author="Claire S" w:date="2026-07-17T09:23:00Z" w16du:dateUtc="2026-07-17T08:23:00Z">
        <w:r w:rsidR="00B149C9">
          <w:rPr>
            <w:rFonts w:ascii="Cambria" w:hAnsi="Cambria"/>
            <w:sz w:val="28"/>
            <w:szCs w:val="28"/>
          </w:rPr>
          <w:t xml:space="preserve"> </w:t>
        </w:r>
      </w:ins>
      <w:ins w:id="773" w:author="Claire S" w:date="2026-07-19T12:17:00Z" w16du:dateUtc="2026-07-19T11:17:00Z">
        <w:r>
          <w:rPr>
            <w:rFonts w:ascii="Cambria" w:hAnsi="Cambria"/>
            <w:sz w:val="28"/>
            <w:szCs w:val="28"/>
          </w:rPr>
          <w:t xml:space="preserve">a bit </w:t>
        </w:r>
      </w:ins>
      <w:ins w:id="774" w:author="Claire S" w:date="2026-07-17T09:23:00Z" w16du:dateUtc="2026-07-17T08:23:00Z">
        <w:r w:rsidR="00B149C9">
          <w:rPr>
            <w:rFonts w:ascii="Cambria" w:hAnsi="Cambria"/>
            <w:sz w:val="28"/>
            <w:szCs w:val="28"/>
          </w:rPr>
          <w:t>sheepish.</w:t>
        </w:r>
      </w:ins>
    </w:p>
    <w:p w14:paraId="33E1EBDE" w14:textId="5BCAC361" w:rsidR="00E64BC3" w:rsidRDefault="00B149C9" w:rsidP="00B149C9">
      <w:pPr>
        <w:spacing w:line="360" w:lineRule="auto"/>
        <w:ind w:firstLine="720"/>
        <w:contextualSpacing/>
        <w:rPr>
          <w:ins w:id="775" w:author="Claire S" w:date="2026-07-17T16:42:00Z" w16du:dateUtc="2026-07-17T15:42:00Z"/>
          <w:rFonts w:ascii="Cambria" w:hAnsi="Cambria"/>
          <w:sz w:val="28"/>
          <w:szCs w:val="28"/>
        </w:rPr>
      </w:pPr>
      <w:ins w:id="776" w:author="Claire S" w:date="2026-07-17T09:23:00Z" w16du:dateUtc="2026-07-17T08:23:00Z">
        <w:r>
          <w:rPr>
            <w:rFonts w:ascii="Cambria" w:hAnsi="Cambria"/>
            <w:sz w:val="28"/>
            <w:szCs w:val="28"/>
          </w:rPr>
          <w:t xml:space="preserve">‘It’s fine.’ </w:t>
        </w:r>
      </w:ins>
      <w:ins w:id="777" w:author="Claire S" w:date="2026-07-19T12:17:00Z" w16du:dateUtc="2026-07-19T11:17:00Z">
        <w:r w:rsidR="000751C8">
          <w:rPr>
            <w:rFonts w:ascii="Cambria" w:hAnsi="Cambria"/>
            <w:sz w:val="28"/>
            <w:szCs w:val="28"/>
          </w:rPr>
          <w:t xml:space="preserve">Trying </w:t>
        </w:r>
      </w:ins>
      <w:ins w:id="778" w:author="Claire S" w:date="2026-07-17T09:23:00Z" w16du:dateUtc="2026-07-17T08:23:00Z">
        <w:r>
          <w:rPr>
            <w:rFonts w:ascii="Cambria" w:hAnsi="Cambria"/>
            <w:sz w:val="28"/>
            <w:szCs w:val="28"/>
          </w:rPr>
          <w:t>to smile</w:t>
        </w:r>
      </w:ins>
      <w:ins w:id="779" w:author="Claire S" w:date="2026-07-21T09:59:00Z" w16du:dateUtc="2026-07-21T08:59:00Z">
        <w:r w:rsidR="00424133">
          <w:rPr>
            <w:rFonts w:ascii="Cambria" w:hAnsi="Cambria"/>
            <w:sz w:val="28"/>
            <w:szCs w:val="28"/>
          </w:rPr>
          <w:t>,</w:t>
        </w:r>
      </w:ins>
      <w:ins w:id="780" w:author="Claire S" w:date="2026-07-19T12:17:00Z" w16du:dateUtc="2026-07-19T11:17:00Z">
        <w:r w:rsidR="000751C8">
          <w:rPr>
            <w:rFonts w:ascii="Cambria" w:hAnsi="Cambria"/>
            <w:sz w:val="28"/>
            <w:szCs w:val="28"/>
          </w:rPr>
          <w:t xml:space="preserve"> she </w:t>
        </w:r>
      </w:ins>
      <w:ins w:id="781" w:author="Claire S" w:date="2026-07-21T10:00:00Z" w16du:dateUtc="2026-07-21T09:00:00Z">
        <w:r w:rsidR="009151E2">
          <w:rPr>
            <w:rFonts w:ascii="Cambria" w:hAnsi="Cambria"/>
            <w:sz w:val="28"/>
            <w:szCs w:val="28"/>
          </w:rPr>
          <w:t xml:space="preserve">made a mental note to </w:t>
        </w:r>
      </w:ins>
      <w:ins w:id="782" w:author="Claire S" w:date="2026-07-17T09:23:00Z" w16du:dateUtc="2026-07-17T08:23:00Z">
        <w:r>
          <w:rPr>
            <w:rFonts w:ascii="Cambria" w:hAnsi="Cambria"/>
            <w:sz w:val="28"/>
            <w:szCs w:val="28"/>
          </w:rPr>
          <w:t xml:space="preserve">tell her Botox injector to not go so hard, next time. ‘But I’ve got the world’s most expensive tequila in my office, </w:t>
        </w:r>
      </w:ins>
      <w:ins w:id="783" w:author="Claire S" w:date="2026-07-19T12:18:00Z" w16du:dateUtc="2026-07-19T11:18:00Z">
        <w:r w:rsidR="000751C8">
          <w:rPr>
            <w:rFonts w:ascii="Cambria" w:hAnsi="Cambria"/>
            <w:sz w:val="28"/>
            <w:szCs w:val="28"/>
          </w:rPr>
          <w:t>dy</w:t>
        </w:r>
      </w:ins>
      <w:ins w:id="784" w:author="Claire S" w:date="2026-07-17T09:23:00Z" w16du:dateUtc="2026-07-17T08:23:00Z">
        <w:r>
          <w:rPr>
            <w:rFonts w:ascii="Cambria" w:hAnsi="Cambria"/>
            <w:sz w:val="28"/>
            <w:szCs w:val="28"/>
          </w:rPr>
          <w:t>ing to be slammed…’ And she’</w:t>
        </w:r>
      </w:ins>
      <w:ins w:id="785" w:author="Claire S" w:date="2026-07-17T10:09:00Z" w16du:dateUtc="2026-07-17T09:09:00Z">
        <w:r w:rsidR="008A7002">
          <w:rPr>
            <w:rFonts w:ascii="Cambria" w:hAnsi="Cambria"/>
            <w:sz w:val="28"/>
            <w:szCs w:val="28"/>
          </w:rPr>
          <w:t>d</w:t>
        </w:r>
      </w:ins>
      <w:ins w:id="786" w:author="Claire S" w:date="2026-07-17T09:23:00Z" w16du:dateUtc="2026-07-17T08:23:00Z">
        <w:r>
          <w:rPr>
            <w:rFonts w:ascii="Cambria" w:hAnsi="Cambria"/>
            <w:sz w:val="28"/>
            <w:szCs w:val="28"/>
          </w:rPr>
          <w:t xml:space="preserve"> always wanted to shag Dex on her desk. ‘</w:t>
        </w:r>
      </w:ins>
      <w:ins w:id="787" w:author="Claire S" w:date="2026-07-18T19:58:00Z" w16du:dateUtc="2026-07-18T18:58:00Z">
        <w:r w:rsidR="007763C4">
          <w:rPr>
            <w:rFonts w:ascii="Cambria" w:hAnsi="Cambria"/>
            <w:sz w:val="28"/>
            <w:szCs w:val="28"/>
          </w:rPr>
          <w:t>Fancy it</w:t>
        </w:r>
      </w:ins>
      <w:commentRangeStart w:id="788"/>
      <w:ins w:id="789" w:author="Claire S" w:date="2026-07-17T09:23:00Z" w16du:dateUtc="2026-07-17T08:23:00Z">
        <w:r>
          <w:rPr>
            <w:rFonts w:ascii="Cambria" w:hAnsi="Cambria"/>
            <w:sz w:val="28"/>
            <w:szCs w:val="28"/>
          </w:rPr>
          <w:t>, Jackson</w:t>
        </w:r>
      </w:ins>
      <w:commentRangeEnd w:id="788"/>
      <w:r>
        <w:rPr>
          <w:rStyle w:val="CommentReference"/>
          <w:rFonts w:ascii="Cambria" w:hAnsi="Cambria"/>
          <w:sz w:val="28"/>
          <w:szCs w:val="28"/>
        </w:rPr>
        <w:commentReference w:id="788"/>
      </w:r>
      <w:ins w:id="790" w:author="Claire S" w:date="2026-07-17T10:49:00Z" w16du:dateUtc="2026-07-17T09:49:00Z">
        <w:r w:rsidR="008A55C2">
          <w:rPr>
            <w:rFonts w:ascii="Cambria" w:hAnsi="Cambria"/>
            <w:sz w:val="28"/>
            <w:szCs w:val="28"/>
          </w:rPr>
          <w:t>?’</w:t>
        </w:r>
      </w:ins>
      <w:ins w:id="791" w:author="Claire S" w:date="2026-07-17T09:23:00Z" w16du:dateUtc="2026-07-17T08:23:00Z">
        <w:r>
          <w:rPr>
            <w:rFonts w:ascii="Cambria" w:hAnsi="Cambria"/>
            <w:sz w:val="28"/>
            <w:szCs w:val="28"/>
          </w:rPr>
          <w:t xml:space="preserve"> </w:t>
        </w:r>
        <w:commentRangeStart w:id="792"/>
        <w:r>
          <w:rPr>
            <w:rFonts w:ascii="Cambria" w:hAnsi="Cambria"/>
            <w:sz w:val="28"/>
            <w:szCs w:val="28"/>
          </w:rPr>
          <w:t>she</w:t>
        </w:r>
      </w:ins>
      <w:ins w:id="793" w:author="Claire S" w:date="2026-07-17T10:50:00Z" w16du:dateUtc="2026-07-17T09:50:00Z">
        <w:r w:rsidR="008A55C2">
          <w:rPr>
            <w:rFonts w:ascii="Cambria" w:hAnsi="Cambria"/>
            <w:sz w:val="28"/>
            <w:szCs w:val="28"/>
          </w:rPr>
          <w:t xml:space="preserve"> ask</w:t>
        </w:r>
      </w:ins>
      <w:ins w:id="794" w:author="Claire S" w:date="2026-07-18T19:58:00Z" w16du:dateUtc="2026-07-18T18:58:00Z">
        <w:r w:rsidR="007763C4">
          <w:rPr>
            <w:rFonts w:ascii="Cambria" w:hAnsi="Cambria"/>
            <w:sz w:val="28"/>
            <w:szCs w:val="28"/>
          </w:rPr>
          <w:t>ed</w:t>
        </w:r>
      </w:ins>
      <w:commentRangeEnd w:id="792"/>
      <w:r>
        <w:rPr>
          <w:rStyle w:val="CommentReference"/>
          <w:rFonts w:ascii="Cambria" w:hAnsi="Cambria"/>
          <w:sz w:val="28"/>
          <w:szCs w:val="28"/>
        </w:rPr>
        <w:commentReference w:id="792"/>
      </w:r>
      <w:ins w:id="795" w:author="Claire S" w:date="2026-07-18T19:58:00Z" w16du:dateUtc="2026-07-18T18:58:00Z">
        <w:r w:rsidR="007763C4">
          <w:rPr>
            <w:rFonts w:ascii="Cambria" w:hAnsi="Cambria"/>
            <w:sz w:val="28"/>
            <w:szCs w:val="28"/>
          </w:rPr>
          <w:t xml:space="preserve"> as</w:t>
        </w:r>
      </w:ins>
      <w:ins w:id="796" w:author="Claire S" w:date="2026-07-17T09:23:00Z" w16du:dateUtc="2026-07-17T08:23:00Z">
        <w:r>
          <w:rPr>
            <w:rFonts w:ascii="Cambria" w:hAnsi="Cambria"/>
            <w:sz w:val="28"/>
            <w:szCs w:val="28"/>
          </w:rPr>
          <w:t xml:space="preserve"> the background music stop</w:t>
        </w:r>
      </w:ins>
      <w:ins w:id="797" w:author="Claire S" w:date="2026-07-17T10:09:00Z" w16du:dateUtc="2026-07-17T09:09:00Z">
        <w:r w:rsidR="008A7002">
          <w:rPr>
            <w:rFonts w:ascii="Cambria" w:hAnsi="Cambria"/>
            <w:sz w:val="28"/>
            <w:szCs w:val="28"/>
          </w:rPr>
          <w:t>ped</w:t>
        </w:r>
      </w:ins>
      <w:ins w:id="798" w:author="Claire S" w:date="2026-07-17T16:42:00Z" w16du:dateUtc="2026-07-17T15:42:00Z">
        <w:r w:rsidR="00E64BC3">
          <w:rPr>
            <w:rFonts w:ascii="Cambria" w:hAnsi="Cambria"/>
            <w:sz w:val="28"/>
            <w:szCs w:val="28"/>
          </w:rPr>
          <w:t>.</w:t>
        </w:r>
      </w:ins>
    </w:p>
    <w:p w14:paraId="47707E26" w14:textId="67860084" w:rsidR="00B149C9" w:rsidRDefault="00E64BC3" w:rsidP="00E64BC3">
      <w:pPr>
        <w:spacing w:line="360" w:lineRule="auto"/>
        <w:ind w:firstLine="720"/>
        <w:contextualSpacing/>
        <w:rPr>
          <w:ins w:id="799" w:author="Claire S" w:date="2026-07-17T09:23:00Z" w16du:dateUtc="2026-07-17T08:23:00Z"/>
          <w:rFonts w:ascii="Cambria" w:hAnsi="Cambria"/>
          <w:sz w:val="28"/>
          <w:szCs w:val="28"/>
        </w:rPr>
      </w:pPr>
      <w:ins w:id="800" w:author="Claire S" w:date="2026-07-17T16:42:00Z" w16du:dateUtc="2026-07-17T15:42:00Z">
        <w:r>
          <w:rPr>
            <w:rFonts w:ascii="Cambria" w:hAnsi="Cambria"/>
            <w:sz w:val="28"/>
            <w:szCs w:val="28"/>
          </w:rPr>
          <w:t>T</w:t>
        </w:r>
      </w:ins>
      <w:ins w:id="801" w:author="Claire S" w:date="2026-07-17T09:23:00Z" w16du:dateUtc="2026-07-17T08:23:00Z">
        <w:r w:rsidR="00B149C9">
          <w:rPr>
            <w:rFonts w:ascii="Cambria" w:hAnsi="Cambria"/>
            <w:sz w:val="28"/>
            <w:szCs w:val="28"/>
          </w:rPr>
          <w:t>he two presenters bounce</w:t>
        </w:r>
      </w:ins>
      <w:ins w:id="802" w:author="Claire S" w:date="2026-07-17T10:09:00Z" w16du:dateUtc="2026-07-17T09:09:00Z">
        <w:r w:rsidR="008A7002">
          <w:rPr>
            <w:rFonts w:ascii="Cambria" w:hAnsi="Cambria"/>
            <w:sz w:val="28"/>
            <w:szCs w:val="28"/>
          </w:rPr>
          <w:t>d</w:t>
        </w:r>
      </w:ins>
      <w:ins w:id="803" w:author="Claire S" w:date="2026-07-17T09:23:00Z" w16du:dateUtc="2026-07-17T08:23:00Z">
        <w:r w:rsidR="00B149C9">
          <w:rPr>
            <w:rFonts w:ascii="Cambria" w:hAnsi="Cambria"/>
            <w:sz w:val="28"/>
            <w:szCs w:val="28"/>
          </w:rPr>
          <w:t xml:space="preserve"> onto the </w:t>
        </w:r>
        <w:commentRangeStart w:id="804"/>
        <w:r w:rsidR="00B149C9">
          <w:rPr>
            <w:rFonts w:ascii="Cambria" w:hAnsi="Cambria"/>
            <w:sz w:val="28"/>
            <w:szCs w:val="28"/>
          </w:rPr>
          <w:t>s</w:t>
        </w:r>
      </w:ins>
      <w:commentRangeEnd w:id="804"/>
      <w:r w:rsidR="00B149C9">
        <w:rPr>
          <w:rStyle w:val="CommentReference"/>
          <w:rFonts w:ascii="Cambria" w:hAnsi="Cambria"/>
          <w:sz w:val="28"/>
          <w:szCs w:val="28"/>
        </w:rPr>
        <w:commentReference w:id="804"/>
      </w:r>
      <w:ins w:id="805" w:author="Claire S" w:date="2026-07-17T09:23:00Z" w16du:dateUtc="2026-07-17T08:23:00Z">
        <w:r w:rsidR="00B149C9">
          <w:rPr>
            <w:rFonts w:ascii="Cambria" w:hAnsi="Cambria"/>
            <w:sz w:val="28"/>
            <w:szCs w:val="28"/>
          </w:rPr>
          <w:t>tage</w:t>
        </w:r>
      </w:ins>
      <w:ins w:id="806" w:author="Claire S" w:date="2026-07-17T16:42:00Z" w16du:dateUtc="2026-07-17T15:42:00Z">
        <w:r>
          <w:rPr>
            <w:rFonts w:ascii="Cambria" w:hAnsi="Cambria"/>
            <w:sz w:val="28"/>
            <w:szCs w:val="28"/>
          </w:rPr>
          <w:t>; on</w:t>
        </w:r>
      </w:ins>
      <w:ins w:id="807" w:author="Claire S" w:date="2026-07-17T09:23:00Z" w16du:dateUtc="2026-07-17T08:23:00Z">
        <w:r w:rsidR="00B149C9">
          <w:rPr>
            <w:rFonts w:ascii="Cambria" w:hAnsi="Cambria"/>
            <w:sz w:val="28"/>
            <w:szCs w:val="28"/>
          </w:rPr>
          <w:t>e</w:t>
        </w:r>
      </w:ins>
      <w:ins w:id="808" w:author="Claire S" w:date="2026-07-17T10:27:00Z" w16du:dateUtc="2026-07-17T09:27:00Z">
        <w:r w:rsidR="0013497A">
          <w:rPr>
            <w:rFonts w:ascii="Cambria" w:hAnsi="Cambria"/>
            <w:sz w:val="28"/>
            <w:szCs w:val="28"/>
          </w:rPr>
          <w:t xml:space="preserve"> </w:t>
        </w:r>
      </w:ins>
      <w:ins w:id="809" w:author="Claire S" w:date="2026-07-17T16:42:00Z" w16du:dateUtc="2026-07-17T15:42:00Z">
        <w:r>
          <w:rPr>
            <w:rFonts w:ascii="Cambria" w:hAnsi="Cambria"/>
            <w:sz w:val="28"/>
            <w:szCs w:val="28"/>
          </w:rPr>
          <w:t>a</w:t>
        </w:r>
      </w:ins>
      <w:ins w:id="810" w:author="Claire S" w:date="2026-07-17T09:23:00Z" w16du:dateUtc="2026-07-17T08:23:00Z">
        <w:r w:rsidR="00B149C9">
          <w:rPr>
            <w:rFonts w:ascii="Cambria" w:hAnsi="Cambria"/>
            <w:sz w:val="28"/>
            <w:szCs w:val="28"/>
          </w:rPr>
          <w:t xml:space="preserve">s </w:t>
        </w:r>
      </w:ins>
      <w:ins w:id="811" w:author="Claire S" w:date="2026-07-17T10:27:00Z" w16du:dateUtc="2026-07-17T09:27:00Z">
        <w:r w:rsidR="0013497A">
          <w:rPr>
            <w:rFonts w:ascii="Cambria" w:hAnsi="Cambria"/>
            <w:sz w:val="28"/>
            <w:szCs w:val="28"/>
          </w:rPr>
          <w:t>circular</w:t>
        </w:r>
      </w:ins>
      <w:ins w:id="812" w:author="Claire S" w:date="2026-07-17T09:23:00Z" w16du:dateUtc="2026-07-17T08:23:00Z">
        <w:r w:rsidR="00B149C9">
          <w:rPr>
            <w:rFonts w:ascii="Cambria" w:hAnsi="Cambria"/>
            <w:sz w:val="28"/>
            <w:szCs w:val="28"/>
          </w:rPr>
          <w:t xml:space="preserve"> as a billiard ball, the other lanky; </w:t>
        </w:r>
      </w:ins>
      <w:ins w:id="813" w:author="Claire S" w:date="2026-07-17T16:42:00Z" w16du:dateUtc="2026-07-17T15:42:00Z">
        <w:r>
          <w:rPr>
            <w:rFonts w:ascii="Cambria" w:hAnsi="Cambria"/>
            <w:sz w:val="28"/>
            <w:szCs w:val="28"/>
          </w:rPr>
          <w:t xml:space="preserve">a rubbish </w:t>
        </w:r>
      </w:ins>
      <w:ins w:id="814" w:author="Claire S" w:date="2026-07-17T09:23:00Z" w16du:dateUtc="2026-07-17T08:23:00Z">
        <w:r w:rsidR="00B149C9">
          <w:rPr>
            <w:rFonts w:ascii="Cambria" w:hAnsi="Cambria"/>
            <w:sz w:val="28"/>
            <w:szCs w:val="28"/>
          </w:rPr>
          <w:t xml:space="preserve">comedy duo </w:t>
        </w:r>
      </w:ins>
      <w:ins w:id="815" w:author="Claire S" w:date="2026-07-17T10:50:00Z" w16du:dateUtc="2026-07-17T09:50:00Z">
        <w:r w:rsidR="000770E5">
          <w:rPr>
            <w:rFonts w:ascii="Cambria" w:hAnsi="Cambria"/>
            <w:sz w:val="28"/>
            <w:szCs w:val="28"/>
          </w:rPr>
          <w:t>who</w:t>
        </w:r>
      </w:ins>
      <w:ins w:id="816" w:author="Claire S" w:date="2026-07-18T19:58:00Z" w16du:dateUtc="2026-07-18T18:58:00Z">
        <w:r w:rsidR="007763C4">
          <w:rPr>
            <w:rFonts w:ascii="Cambria" w:hAnsi="Cambria"/>
            <w:sz w:val="28"/>
            <w:szCs w:val="28"/>
          </w:rPr>
          <w:t>’</w:t>
        </w:r>
      </w:ins>
      <w:ins w:id="817" w:author="Claire S" w:date="2026-07-17T10:50:00Z" w16du:dateUtc="2026-07-17T09:50:00Z">
        <w:r w:rsidR="000770E5">
          <w:rPr>
            <w:rFonts w:ascii="Cambria" w:hAnsi="Cambria"/>
            <w:sz w:val="28"/>
            <w:szCs w:val="28"/>
          </w:rPr>
          <w:t>d</w:t>
        </w:r>
      </w:ins>
      <w:ins w:id="818" w:author="Claire S" w:date="2026-07-17T09:23:00Z" w16du:dateUtc="2026-07-17T08:23:00Z">
        <w:r w:rsidR="00B149C9">
          <w:rPr>
            <w:rFonts w:ascii="Cambria" w:hAnsi="Cambria"/>
            <w:sz w:val="28"/>
            <w:szCs w:val="28"/>
          </w:rPr>
          <w:t xml:space="preserve"> look</w:t>
        </w:r>
      </w:ins>
      <w:ins w:id="819" w:author="Claire S" w:date="2026-07-17T10:50:00Z" w16du:dateUtc="2026-07-17T09:50:00Z">
        <w:r w:rsidR="000770E5">
          <w:rPr>
            <w:rFonts w:ascii="Cambria" w:hAnsi="Cambria"/>
            <w:sz w:val="28"/>
            <w:szCs w:val="28"/>
          </w:rPr>
          <w:t>ed</w:t>
        </w:r>
      </w:ins>
      <w:ins w:id="820" w:author="Claire S" w:date="2026-07-17T09:23:00Z" w16du:dateUtc="2026-07-17T08:23:00Z">
        <w:r w:rsidR="00B149C9">
          <w:rPr>
            <w:rFonts w:ascii="Cambria" w:hAnsi="Cambria"/>
            <w:sz w:val="28"/>
            <w:szCs w:val="28"/>
          </w:rPr>
          <w:t xml:space="preserve"> awkward </w:t>
        </w:r>
      </w:ins>
      <w:ins w:id="821" w:author="Claire S" w:date="2026-07-17T10:50:00Z" w16du:dateUtc="2026-07-17T09:50:00Z">
        <w:r w:rsidR="000770E5">
          <w:rPr>
            <w:rFonts w:ascii="Cambria" w:hAnsi="Cambria"/>
            <w:sz w:val="28"/>
            <w:szCs w:val="28"/>
          </w:rPr>
          <w:t>all night</w:t>
        </w:r>
      </w:ins>
      <w:ins w:id="822" w:author="Claire S" w:date="2026-07-18T19:58:00Z" w16du:dateUtc="2026-07-18T18:58:00Z">
        <w:r w:rsidR="007763C4">
          <w:rPr>
            <w:rFonts w:ascii="Cambria" w:hAnsi="Cambria"/>
            <w:sz w:val="28"/>
            <w:szCs w:val="28"/>
          </w:rPr>
          <w:t xml:space="preserve">, </w:t>
        </w:r>
      </w:ins>
      <w:ins w:id="823" w:author="Claire S" w:date="2026-07-19T12:18:00Z" w16du:dateUtc="2026-07-19T11:18:00Z">
        <w:r w:rsidR="000751C8">
          <w:rPr>
            <w:rFonts w:ascii="Cambria" w:hAnsi="Cambria"/>
            <w:sz w:val="28"/>
            <w:szCs w:val="28"/>
          </w:rPr>
          <w:t xml:space="preserve">especially when </w:t>
        </w:r>
      </w:ins>
      <w:ins w:id="824" w:author="Claire S" w:date="2026-07-18T19:58:00Z" w16du:dateUtc="2026-07-18T18:58:00Z">
        <w:r w:rsidR="007763C4">
          <w:rPr>
            <w:rFonts w:ascii="Cambria" w:hAnsi="Cambria"/>
            <w:sz w:val="28"/>
            <w:szCs w:val="28"/>
          </w:rPr>
          <w:t>making</w:t>
        </w:r>
      </w:ins>
      <w:ins w:id="825" w:author="Claire S" w:date="2026-07-17T16:42:00Z" w16du:dateUtc="2026-07-17T15:42:00Z">
        <w:r>
          <w:rPr>
            <w:rFonts w:ascii="Cambria" w:hAnsi="Cambria"/>
            <w:sz w:val="28"/>
            <w:szCs w:val="28"/>
          </w:rPr>
          <w:t xml:space="preserve"> terrible jokes about </w:t>
        </w:r>
      </w:ins>
      <w:ins w:id="826" w:author="Claire S" w:date="2026-07-17T09:23:00Z" w16du:dateUtc="2026-07-17T08:23:00Z">
        <w:r w:rsidR="00B149C9">
          <w:rPr>
            <w:rFonts w:ascii="Cambria" w:hAnsi="Cambria"/>
            <w:sz w:val="28"/>
            <w:szCs w:val="28"/>
          </w:rPr>
          <w:t xml:space="preserve">books. </w:t>
        </w:r>
      </w:ins>
    </w:p>
    <w:p w14:paraId="372E5996" w14:textId="6018DE22" w:rsidR="00986480" w:rsidRDefault="00B149C9" w:rsidP="00B149C9">
      <w:pPr>
        <w:spacing w:line="360" w:lineRule="auto"/>
        <w:ind w:firstLine="720"/>
        <w:contextualSpacing/>
        <w:rPr>
          <w:ins w:id="827" w:author="Claire S" w:date="2026-07-17T10:48:00Z" w16du:dateUtc="2026-07-17T09:48:00Z"/>
          <w:rFonts w:ascii="Cambria" w:hAnsi="Cambria"/>
          <w:sz w:val="28"/>
          <w:szCs w:val="28"/>
        </w:rPr>
      </w:pPr>
      <w:ins w:id="828" w:author="Claire S" w:date="2026-07-17T09:23:00Z" w16du:dateUtc="2026-07-17T08:23:00Z">
        <w:r>
          <w:rPr>
            <w:rFonts w:ascii="Cambria" w:hAnsi="Cambria"/>
            <w:sz w:val="28"/>
            <w:szCs w:val="28"/>
          </w:rPr>
          <w:t>‘So, my lords, ladies and publishing twats,</w:t>
        </w:r>
      </w:ins>
      <w:ins w:id="829" w:author="Claire S" w:date="2026-07-17T10:46:00Z" w16du:dateUtc="2026-07-17T09:46:00Z">
        <w:r w:rsidR="00187EC9">
          <w:rPr>
            <w:rFonts w:ascii="Cambria" w:hAnsi="Cambria"/>
            <w:sz w:val="28"/>
            <w:szCs w:val="28"/>
          </w:rPr>
          <w:t>’ the taller</w:t>
        </w:r>
      </w:ins>
      <w:ins w:id="830" w:author="Claire S" w:date="2026-07-19T12:18:00Z" w16du:dateUtc="2026-07-19T11:18:00Z">
        <w:r w:rsidR="000751C8">
          <w:rPr>
            <w:rFonts w:ascii="Cambria" w:hAnsi="Cambria"/>
            <w:sz w:val="28"/>
            <w:szCs w:val="28"/>
          </w:rPr>
          <w:t>,</w:t>
        </w:r>
      </w:ins>
      <w:ins w:id="831" w:author="Claire S" w:date="2026-07-17T10:46:00Z" w16du:dateUtc="2026-07-17T09:46:00Z">
        <w:r w:rsidR="00187EC9">
          <w:rPr>
            <w:rFonts w:ascii="Cambria" w:hAnsi="Cambria"/>
            <w:sz w:val="28"/>
            <w:szCs w:val="28"/>
          </w:rPr>
          <w:t xml:space="preserve"> uglier one began.</w:t>
        </w:r>
      </w:ins>
      <w:ins w:id="832" w:author="Claire S" w:date="2026-07-17T10:47:00Z" w16du:dateUtc="2026-07-17T09:47:00Z">
        <w:r w:rsidR="00187EC9">
          <w:rPr>
            <w:rFonts w:ascii="Cambria" w:hAnsi="Cambria"/>
            <w:sz w:val="28"/>
            <w:szCs w:val="28"/>
          </w:rPr>
          <w:t xml:space="preserve"> ‘</w:t>
        </w:r>
      </w:ins>
      <w:ins w:id="833" w:author="Claire S" w:date="2026-07-18T19:58:00Z" w16du:dateUtc="2026-07-18T18:58:00Z">
        <w:r w:rsidR="007763C4">
          <w:rPr>
            <w:rFonts w:ascii="Cambria" w:hAnsi="Cambria"/>
            <w:sz w:val="28"/>
            <w:szCs w:val="28"/>
          </w:rPr>
          <w:t>I</w:t>
        </w:r>
      </w:ins>
      <w:ins w:id="834" w:author="Claire S" w:date="2026-07-17T10:47:00Z" w16du:dateUtc="2026-07-17T09:47:00Z">
        <w:r w:rsidR="004B774C">
          <w:rPr>
            <w:rFonts w:ascii="Cambria" w:hAnsi="Cambria"/>
            <w:sz w:val="28"/>
            <w:szCs w:val="28"/>
          </w:rPr>
          <w:t>t’s nearly time for</w:t>
        </w:r>
      </w:ins>
      <w:ins w:id="835" w:author="Claire S" w:date="2026-07-17T10:48:00Z" w16du:dateUtc="2026-07-17T09:48:00Z">
        <w:r w:rsidR="004B774C">
          <w:rPr>
            <w:rFonts w:ascii="Cambria" w:hAnsi="Cambria"/>
            <w:sz w:val="28"/>
            <w:szCs w:val="28"/>
          </w:rPr>
          <w:t xml:space="preserve"> you to be </w:t>
        </w:r>
      </w:ins>
      <w:ins w:id="836" w:author="Claire S" w:date="2026-07-17T10:50:00Z" w16du:dateUtc="2026-07-17T09:50:00Z">
        <w:r w:rsidR="000770E5">
          <w:rPr>
            <w:rFonts w:ascii="Cambria" w:hAnsi="Cambria"/>
            <w:sz w:val="28"/>
            <w:szCs w:val="28"/>
          </w:rPr>
          <w:t>leave,</w:t>
        </w:r>
      </w:ins>
      <w:ins w:id="837" w:author="Claire S" w:date="2026-07-17T10:48:00Z" w16du:dateUtc="2026-07-17T09:48:00Z">
        <w:r w:rsidR="004B774C">
          <w:rPr>
            <w:rFonts w:ascii="Cambria" w:hAnsi="Cambria"/>
            <w:sz w:val="28"/>
            <w:szCs w:val="28"/>
          </w:rPr>
          <w:t xml:space="preserve"> completely pissed</w:t>
        </w:r>
      </w:ins>
      <w:ins w:id="838" w:author="Claire S" w:date="2026-07-18T19:58:00Z" w16du:dateUtc="2026-07-18T18:58:00Z">
        <w:r w:rsidR="007763C4">
          <w:rPr>
            <w:rFonts w:ascii="Cambria" w:hAnsi="Cambria"/>
            <w:sz w:val="28"/>
            <w:szCs w:val="28"/>
          </w:rPr>
          <w:t xml:space="preserve">, </w:t>
        </w:r>
      </w:ins>
      <w:ins w:id="839" w:author="Claire S" w:date="2026-07-17T10:48:00Z" w16du:dateUtc="2026-07-17T09:48:00Z">
        <w:r w:rsidR="00986480">
          <w:rPr>
            <w:rFonts w:ascii="Cambria" w:hAnsi="Cambria"/>
            <w:sz w:val="28"/>
            <w:szCs w:val="28"/>
          </w:rPr>
          <w:t>and slag all your peers off</w:t>
        </w:r>
      </w:ins>
      <w:ins w:id="840" w:author="Claire S" w:date="2026-07-17T10:50:00Z" w16du:dateUtc="2026-07-17T09:50:00Z">
        <w:r w:rsidR="000770E5">
          <w:rPr>
            <w:rFonts w:ascii="Cambria" w:hAnsi="Cambria"/>
            <w:sz w:val="28"/>
            <w:szCs w:val="28"/>
          </w:rPr>
          <w:t xml:space="preserve"> -</w:t>
        </w:r>
      </w:ins>
      <w:ins w:id="841" w:author="Claire S" w:date="2026-07-17T10:48:00Z" w16du:dateUtc="2026-07-17T09:48:00Z">
        <w:r w:rsidR="00986480">
          <w:rPr>
            <w:rFonts w:ascii="Cambria" w:hAnsi="Cambria"/>
            <w:sz w:val="28"/>
            <w:szCs w:val="28"/>
          </w:rPr>
          <w:t>’</w:t>
        </w:r>
      </w:ins>
    </w:p>
    <w:p w14:paraId="00385C52" w14:textId="1F5EB87E" w:rsidR="00986480" w:rsidRDefault="000770E5" w:rsidP="00B149C9">
      <w:pPr>
        <w:spacing w:line="360" w:lineRule="auto"/>
        <w:ind w:firstLine="720"/>
        <w:contextualSpacing/>
        <w:rPr>
          <w:ins w:id="842" w:author="Claire S" w:date="2026-07-17T10:48:00Z" w16du:dateUtc="2026-07-17T09:48:00Z"/>
          <w:rFonts w:ascii="Cambria" w:hAnsi="Cambria"/>
          <w:sz w:val="28"/>
          <w:szCs w:val="28"/>
        </w:rPr>
      </w:pPr>
      <w:ins w:id="843" w:author="Claire S" w:date="2026-07-17T10:51:00Z" w16du:dateUtc="2026-07-17T09:51:00Z">
        <w:r>
          <w:rPr>
            <w:rFonts w:ascii="Cambria" w:hAnsi="Cambria"/>
            <w:sz w:val="28"/>
            <w:szCs w:val="28"/>
          </w:rPr>
          <w:t>N</w:t>
        </w:r>
      </w:ins>
      <w:ins w:id="844" w:author="Claire S" w:date="2026-07-17T10:48:00Z" w16du:dateUtc="2026-07-17T09:48:00Z">
        <w:r w:rsidR="00986480">
          <w:rPr>
            <w:rFonts w:ascii="Cambria" w:hAnsi="Cambria"/>
            <w:sz w:val="28"/>
            <w:szCs w:val="28"/>
          </w:rPr>
          <w:t xml:space="preserve">ervous laughter </w:t>
        </w:r>
      </w:ins>
      <w:ins w:id="845" w:author="Claire S" w:date="2026-07-17T10:51:00Z" w16du:dateUtc="2026-07-17T09:51:00Z">
        <w:r>
          <w:rPr>
            <w:rFonts w:ascii="Cambria" w:hAnsi="Cambria"/>
            <w:sz w:val="28"/>
            <w:szCs w:val="28"/>
          </w:rPr>
          <w:t xml:space="preserve">rippled </w:t>
        </w:r>
      </w:ins>
      <w:ins w:id="846" w:author="Claire S" w:date="2026-07-17T10:48:00Z" w16du:dateUtc="2026-07-17T09:48:00Z">
        <w:r w:rsidR="00986480">
          <w:rPr>
            <w:rFonts w:ascii="Cambria" w:hAnsi="Cambria"/>
            <w:sz w:val="28"/>
            <w:szCs w:val="28"/>
          </w:rPr>
          <w:t>through the audience.</w:t>
        </w:r>
      </w:ins>
    </w:p>
    <w:p w14:paraId="7C252FC9" w14:textId="445C06AC" w:rsidR="00666561" w:rsidRDefault="00986480" w:rsidP="00B149C9">
      <w:pPr>
        <w:spacing w:line="360" w:lineRule="auto"/>
        <w:ind w:firstLine="720"/>
        <w:contextualSpacing/>
        <w:rPr>
          <w:ins w:id="847" w:author="Claire S" w:date="2026-07-17T10:46:00Z" w16du:dateUtc="2026-07-17T09:46:00Z"/>
          <w:rFonts w:ascii="Cambria" w:hAnsi="Cambria"/>
          <w:sz w:val="28"/>
          <w:szCs w:val="28"/>
        </w:rPr>
      </w:pPr>
      <w:ins w:id="848" w:author="Claire S" w:date="2026-07-17T10:48:00Z" w16du:dateUtc="2026-07-17T09:48:00Z">
        <w:r>
          <w:rPr>
            <w:rFonts w:ascii="Cambria" w:hAnsi="Cambria"/>
            <w:sz w:val="28"/>
            <w:szCs w:val="28"/>
          </w:rPr>
          <w:t>‘Yep, it’s</w:t>
        </w:r>
      </w:ins>
      <w:ins w:id="849" w:author="Claire S" w:date="2026-07-17T10:47:00Z" w16du:dateUtc="2026-07-17T09:47:00Z">
        <w:r w:rsidR="004B774C">
          <w:rPr>
            <w:rFonts w:ascii="Cambria" w:hAnsi="Cambria"/>
            <w:sz w:val="28"/>
            <w:szCs w:val="28"/>
          </w:rPr>
          <w:t xml:space="preserve"> the big moment, tonight’s</w:t>
        </w:r>
      </w:ins>
      <w:ins w:id="850" w:author="Claire S" w:date="2026-07-17T10:45:00Z" w16du:dateUtc="2026-07-17T09:45:00Z">
        <w:r w:rsidR="00666561">
          <w:rPr>
            <w:rFonts w:ascii="Cambria" w:hAnsi="Cambria"/>
            <w:sz w:val="28"/>
            <w:szCs w:val="28"/>
          </w:rPr>
          <w:t xml:space="preserve"> </w:t>
        </w:r>
      </w:ins>
      <w:ins w:id="851" w:author="Claire S" w:date="2026-07-17T09:23:00Z" w16du:dateUtc="2026-07-17T08:23:00Z">
        <w:r w:rsidR="00B149C9">
          <w:rPr>
            <w:rFonts w:ascii="Cambria" w:hAnsi="Cambria"/>
            <w:sz w:val="28"/>
            <w:szCs w:val="28"/>
          </w:rPr>
          <w:t>award</w:t>
        </w:r>
      </w:ins>
      <w:ins w:id="852" w:author="Claire S" w:date="2026-07-17T10:52:00Z" w16du:dateUtc="2026-07-17T09:52:00Z">
        <w:r w:rsidR="000876F9">
          <w:rPr>
            <w:rFonts w:ascii="Cambria" w:hAnsi="Cambria"/>
            <w:sz w:val="28"/>
            <w:szCs w:val="28"/>
          </w:rPr>
          <w:t xml:space="preserve"> for Book of the Year</w:t>
        </w:r>
      </w:ins>
      <w:ins w:id="853" w:author="Claire S" w:date="2026-07-17T09:23:00Z" w16du:dateUtc="2026-07-17T08:23:00Z">
        <w:r w:rsidR="00B149C9">
          <w:rPr>
            <w:rFonts w:ascii="Cambria" w:hAnsi="Cambria"/>
            <w:sz w:val="28"/>
            <w:szCs w:val="28"/>
          </w:rPr>
          <w:t xml:space="preserve">! </w:t>
        </w:r>
      </w:ins>
      <w:ins w:id="854" w:author="Claire S" w:date="2026-07-17T10:46:00Z" w16du:dateUtc="2026-07-17T09:46:00Z">
        <w:r w:rsidR="00210D4E">
          <w:rPr>
            <w:rFonts w:ascii="Cambria" w:hAnsi="Cambria"/>
            <w:sz w:val="28"/>
            <w:szCs w:val="28"/>
          </w:rPr>
          <w:t xml:space="preserve">As they say, </w:t>
        </w:r>
      </w:ins>
      <w:ins w:id="855" w:author="Claire S" w:date="2026-07-17T10:47:00Z" w16du:dateUtc="2026-07-17T09:47:00Z">
        <w:r w:rsidR="00187EC9">
          <w:rPr>
            <w:rFonts w:ascii="Cambria" w:hAnsi="Cambria"/>
            <w:sz w:val="28"/>
            <w:szCs w:val="28"/>
          </w:rPr>
          <w:t xml:space="preserve">always </w:t>
        </w:r>
      </w:ins>
      <w:ins w:id="856" w:author="Claire S" w:date="2026-07-17T10:46:00Z" w16du:dateUtc="2026-07-17T09:46:00Z">
        <w:r w:rsidR="00210D4E">
          <w:rPr>
            <w:rFonts w:ascii="Cambria" w:hAnsi="Cambria"/>
            <w:sz w:val="28"/>
            <w:szCs w:val="28"/>
          </w:rPr>
          <w:t>save the best to last</w:t>
        </w:r>
      </w:ins>
      <w:ins w:id="857" w:author="Claire S" w:date="2026-07-17T10:47:00Z" w16du:dateUtc="2026-07-17T09:47:00Z">
        <w:r w:rsidR="00187EC9">
          <w:rPr>
            <w:rFonts w:ascii="Cambria" w:hAnsi="Cambria"/>
            <w:sz w:val="28"/>
            <w:szCs w:val="28"/>
          </w:rPr>
          <w:t xml:space="preserve"> -</w:t>
        </w:r>
      </w:ins>
      <w:ins w:id="858" w:author="Claire S" w:date="2026-07-17T10:46:00Z" w16du:dateUtc="2026-07-17T09:46:00Z">
        <w:r w:rsidR="00210D4E">
          <w:rPr>
            <w:rFonts w:ascii="Cambria" w:hAnsi="Cambria"/>
            <w:sz w:val="28"/>
            <w:szCs w:val="28"/>
          </w:rPr>
          <w:t>’</w:t>
        </w:r>
      </w:ins>
    </w:p>
    <w:p w14:paraId="5C17FA32" w14:textId="7115B6ED" w:rsidR="00210D4E" w:rsidRDefault="00210D4E" w:rsidP="00B149C9">
      <w:pPr>
        <w:spacing w:line="360" w:lineRule="auto"/>
        <w:ind w:firstLine="720"/>
        <w:contextualSpacing/>
        <w:rPr>
          <w:ins w:id="859" w:author="Claire S" w:date="2026-07-17T10:53:00Z" w16du:dateUtc="2026-07-17T09:53:00Z"/>
          <w:rFonts w:ascii="Cambria" w:hAnsi="Cambria"/>
          <w:sz w:val="28"/>
          <w:szCs w:val="28"/>
        </w:rPr>
      </w:pPr>
      <w:ins w:id="860" w:author="Claire S" w:date="2026-07-17T10:46:00Z" w16du:dateUtc="2026-07-17T09:46:00Z">
        <w:r>
          <w:rPr>
            <w:rFonts w:ascii="Cambria" w:hAnsi="Cambria"/>
            <w:sz w:val="28"/>
            <w:szCs w:val="28"/>
          </w:rPr>
          <w:t xml:space="preserve">‘Which is why you </w:t>
        </w:r>
      </w:ins>
      <w:ins w:id="861" w:author="Claire S" w:date="2026-07-17T10:51:00Z" w16du:dateUtc="2026-07-17T09:51:00Z">
        <w:r w:rsidR="000770E5">
          <w:rPr>
            <w:rFonts w:ascii="Cambria" w:hAnsi="Cambria"/>
            <w:sz w:val="28"/>
            <w:szCs w:val="28"/>
          </w:rPr>
          <w:t>went</w:t>
        </w:r>
      </w:ins>
      <w:ins w:id="862" w:author="Claire S" w:date="2026-07-17T10:46:00Z" w16du:dateUtc="2026-07-17T09:46:00Z">
        <w:r>
          <w:rPr>
            <w:rFonts w:ascii="Cambria" w:hAnsi="Cambria"/>
            <w:sz w:val="28"/>
            <w:szCs w:val="28"/>
          </w:rPr>
          <w:t xml:space="preserve"> first,’ his</w:t>
        </w:r>
      </w:ins>
      <w:ins w:id="863" w:author="Claire S" w:date="2026-07-17T10:48:00Z" w16du:dateUtc="2026-07-17T09:48:00Z">
        <w:r w:rsidR="00986480">
          <w:rPr>
            <w:rFonts w:ascii="Cambria" w:hAnsi="Cambria"/>
            <w:sz w:val="28"/>
            <w:szCs w:val="28"/>
          </w:rPr>
          <w:t xml:space="preserve"> small</w:t>
        </w:r>
      </w:ins>
      <w:ins w:id="864" w:author="Claire S" w:date="2026-07-17T10:51:00Z" w16du:dateUtc="2026-07-17T09:51:00Z">
        <w:r w:rsidR="000770E5">
          <w:rPr>
            <w:rFonts w:ascii="Cambria" w:hAnsi="Cambria"/>
            <w:sz w:val="28"/>
            <w:szCs w:val="28"/>
          </w:rPr>
          <w:t>,</w:t>
        </w:r>
      </w:ins>
      <w:ins w:id="865" w:author="Claire S" w:date="2026-07-17T10:48:00Z" w16du:dateUtc="2026-07-17T09:48:00Z">
        <w:r w:rsidR="00986480">
          <w:rPr>
            <w:rFonts w:ascii="Cambria" w:hAnsi="Cambria"/>
            <w:sz w:val="28"/>
            <w:szCs w:val="28"/>
          </w:rPr>
          <w:t xml:space="preserve"> round </w:t>
        </w:r>
        <w:r w:rsidR="008A55C2">
          <w:rPr>
            <w:rFonts w:ascii="Cambria" w:hAnsi="Cambria"/>
            <w:sz w:val="28"/>
            <w:szCs w:val="28"/>
          </w:rPr>
          <w:t xml:space="preserve">partner </w:t>
        </w:r>
      </w:ins>
      <w:ins w:id="866" w:author="Claire S" w:date="2026-07-17T10:49:00Z" w16du:dateUtc="2026-07-17T09:49:00Z">
        <w:r w:rsidR="008A55C2">
          <w:rPr>
            <w:rFonts w:ascii="Cambria" w:hAnsi="Cambria"/>
            <w:sz w:val="28"/>
            <w:szCs w:val="28"/>
          </w:rPr>
          <w:t>interrupt</w:t>
        </w:r>
      </w:ins>
      <w:ins w:id="867" w:author="Claire S" w:date="2026-07-17T10:48:00Z" w16du:dateUtc="2026-07-17T09:48:00Z">
        <w:r w:rsidR="008A55C2">
          <w:rPr>
            <w:rFonts w:ascii="Cambria" w:hAnsi="Cambria"/>
            <w:sz w:val="28"/>
            <w:szCs w:val="28"/>
          </w:rPr>
          <w:t>ed.</w:t>
        </w:r>
      </w:ins>
      <w:ins w:id="868" w:author="Claire S" w:date="2026-07-17T10:53:00Z" w16du:dateUtc="2026-07-17T09:53:00Z">
        <w:r w:rsidR="000876F9">
          <w:rPr>
            <w:rFonts w:ascii="Cambria" w:hAnsi="Cambria"/>
            <w:sz w:val="28"/>
            <w:szCs w:val="28"/>
          </w:rPr>
          <w:t xml:space="preserve"> ‘</w:t>
        </w:r>
      </w:ins>
      <w:ins w:id="869" w:author="Claire S" w:date="2026-07-17T16:43:00Z" w16du:dateUtc="2026-07-17T15:43:00Z">
        <w:r w:rsidR="00E64BC3">
          <w:rPr>
            <w:rFonts w:ascii="Cambria" w:hAnsi="Cambria"/>
            <w:sz w:val="28"/>
            <w:szCs w:val="28"/>
          </w:rPr>
          <w:t>In fact, w</w:t>
        </w:r>
      </w:ins>
      <w:ins w:id="870" w:author="Claire S" w:date="2026-07-17T10:53:00Z" w16du:dateUtc="2026-07-17T09:53:00Z">
        <w:r w:rsidR="000876F9">
          <w:rPr>
            <w:rFonts w:ascii="Cambria" w:hAnsi="Cambria"/>
            <w:sz w:val="28"/>
            <w:szCs w:val="28"/>
          </w:rPr>
          <w:t>hy you always go first -’</w:t>
        </w:r>
      </w:ins>
    </w:p>
    <w:p w14:paraId="6A7FC366" w14:textId="70C51DD2" w:rsidR="000876F9" w:rsidRDefault="000876F9" w:rsidP="00FC7759">
      <w:pPr>
        <w:spacing w:line="360" w:lineRule="auto"/>
        <w:ind w:firstLine="720"/>
        <w:contextualSpacing/>
        <w:rPr>
          <w:ins w:id="871" w:author="Claire S" w:date="2026-07-17T10:45:00Z" w16du:dateUtc="2026-07-17T09:45:00Z"/>
          <w:rFonts w:ascii="Cambria" w:hAnsi="Cambria"/>
          <w:sz w:val="28"/>
          <w:szCs w:val="28"/>
        </w:rPr>
      </w:pPr>
      <w:ins w:id="872" w:author="Claire S" w:date="2026-07-17T10:53:00Z" w16du:dateUtc="2026-07-17T09:53:00Z">
        <w:r>
          <w:rPr>
            <w:rFonts w:ascii="Cambria" w:hAnsi="Cambria"/>
            <w:sz w:val="28"/>
            <w:szCs w:val="28"/>
          </w:rPr>
          <w:t>‘</w:t>
        </w:r>
        <w:r w:rsidR="00FC7759">
          <w:rPr>
            <w:rFonts w:ascii="Cambria" w:hAnsi="Cambria"/>
            <w:sz w:val="28"/>
            <w:szCs w:val="28"/>
          </w:rPr>
          <w:t>All tonight’s results were independe</w:t>
        </w:r>
      </w:ins>
      <w:ins w:id="873" w:author="Claire S" w:date="2026-07-17T10:54:00Z" w16du:dateUtc="2026-07-17T09:54:00Z">
        <w:r w:rsidR="00FC7759">
          <w:rPr>
            <w:rFonts w:ascii="Cambria" w:hAnsi="Cambria"/>
            <w:sz w:val="28"/>
            <w:szCs w:val="28"/>
          </w:rPr>
          <w:t>ntly verified,</w:t>
        </w:r>
      </w:ins>
      <w:ins w:id="874" w:author="Claire S" w:date="2026-07-17T10:53:00Z" w16du:dateUtc="2026-07-17T09:53:00Z">
        <w:r>
          <w:rPr>
            <w:rFonts w:ascii="Cambria" w:hAnsi="Cambria"/>
            <w:sz w:val="28"/>
            <w:szCs w:val="28"/>
          </w:rPr>
          <w:t>’ the tall one ignored him.</w:t>
        </w:r>
      </w:ins>
      <w:ins w:id="875" w:author="Claire S" w:date="2026-07-17T10:54:00Z" w16du:dateUtc="2026-07-17T09:54:00Z">
        <w:r w:rsidR="00FC7759">
          <w:rPr>
            <w:rFonts w:ascii="Cambria" w:hAnsi="Cambria"/>
            <w:sz w:val="28"/>
            <w:szCs w:val="28"/>
          </w:rPr>
          <w:t xml:space="preserve"> ‘Unlike your book jacket quotes</w:t>
        </w:r>
      </w:ins>
      <w:ins w:id="876" w:author="Claire S" w:date="2026-07-17T16:43:00Z" w16du:dateUtc="2026-07-17T15:43:00Z">
        <w:r w:rsidR="00E64BC3">
          <w:rPr>
            <w:rFonts w:ascii="Cambria" w:hAnsi="Cambria"/>
            <w:sz w:val="28"/>
            <w:szCs w:val="28"/>
          </w:rPr>
          <w:t>, people. “</w:t>
        </w:r>
        <w:r w:rsidR="00E64BC3" w:rsidRPr="007763C4">
          <w:rPr>
            <w:rFonts w:ascii="Cambria" w:hAnsi="Cambria"/>
            <w:i/>
            <w:iCs/>
            <w:sz w:val="28"/>
            <w:szCs w:val="28"/>
            <w:rPrChange w:id="877" w:author="Claire S" w:date="2026-07-18T19:59:00Z" w16du:dateUtc="2026-07-18T18:59:00Z">
              <w:rPr>
                <w:rFonts w:ascii="Cambria" w:hAnsi="Cambria"/>
                <w:sz w:val="28"/>
                <w:szCs w:val="28"/>
              </w:rPr>
            </w:rPrChange>
          </w:rPr>
          <w:t>B</w:t>
        </w:r>
      </w:ins>
      <w:ins w:id="878" w:author="Claire S" w:date="2026-07-17T10:54:00Z" w16du:dateUtc="2026-07-17T09:54:00Z">
        <w:r w:rsidR="00FC7759" w:rsidRPr="007763C4">
          <w:rPr>
            <w:rFonts w:ascii="Cambria" w:hAnsi="Cambria"/>
            <w:i/>
            <w:iCs/>
            <w:sz w:val="28"/>
            <w:szCs w:val="28"/>
            <w:rPrChange w:id="879" w:author="Claire S" w:date="2026-07-18T19:59:00Z" w16du:dateUtc="2026-07-18T18:59:00Z">
              <w:rPr>
                <w:rFonts w:ascii="Cambria" w:hAnsi="Cambria"/>
                <w:sz w:val="28"/>
                <w:szCs w:val="28"/>
              </w:rPr>
            </w:rPrChange>
          </w:rPr>
          <w:t>rilliant</w:t>
        </w:r>
      </w:ins>
      <w:ins w:id="880" w:author="Claire S" w:date="2026-07-17T16:43:00Z" w16du:dateUtc="2026-07-17T15:43:00Z">
        <w:r w:rsidR="00E64BC3">
          <w:rPr>
            <w:rFonts w:ascii="Cambria" w:hAnsi="Cambria"/>
            <w:sz w:val="28"/>
            <w:szCs w:val="28"/>
          </w:rPr>
          <w:t>”,</w:t>
        </w:r>
      </w:ins>
      <w:ins w:id="881" w:author="Claire S" w:date="2026-07-17T10:54:00Z" w16du:dateUtc="2026-07-17T09:54:00Z">
        <w:r w:rsidR="00FC7759">
          <w:rPr>
            <w:rFonts w:ascii="Cambria" w:hAnsi="Cambria"/>
            <w:sz w:val="28"/>
            <w:szCs w:val="28"/>
          </w:rPr>
          <w:t xml:space="preserve"> by your mum.’</w:t>
        </w:r>
      </w:ins>
    </w:p>
    <w:p w14:paraId="67CF6948" w14:textId="62330222" w:rsidR="00666561" w:rsidRDefault="008A55C2" w:rsidP="00B149C9">
      <w:pPr>
        <w:spacing w:line="360" w:lineRule="auto"/>
        <w:ind w:firstLine="720"/>
        <w:contextualSpacing/>
        <w:rPr>
          <w:ins w:id="882" w:author="Claire S" w:date="2026-07-17T10:45:00Z" w16du:dateUtc="2026-07-17T09:45:00Z"/>
          <w:rFonts w:ascii="Cambria" w:hAnsi="Cambria"/>
          <w:sz w:val="28"/>
          <w:szCs w:val="28"/>
        </w:rPr>
      </w:pPr>
      <w:ins w:id="883" w:author="Claire S" w:date="2026-07-17T10:49:00Z" w16du:dateUtc="2026-07-17T09:49:00Z">
        <w:r>
          <w:rPr>
            <w:rFonts w:ascii="Cambria" w:hAnsi="Cambria"/>
            <w:sz w:val="28"/>
            <w:szCs w:val="28"/>
          </w:rPr>
          <w:t>‘</w:t>
        </w:r>
      </w:ins>
      <w:ins w:id="884" w:author="Claire S" w:date="2026-07-17T10:54:00Z" w16du:dateUtc="2026-07-17T09:54:00Z">
        <w:r w:rsidR="00FC7759">
          <w:rPr>
            <w:rFonts w:ascii="Cambria" w:hAnsi="Cambria"/>
            <w:sz w:val="28"/>
            <w:szCs w:val="28"/>
          </w:rPr>
          <w:t>Dear God</w:t>
        </w:r>
      </w:ins>
      <w:ins w:id="885" w:author="Claire S" w:date="2026-07-17T10:49:00Z" w16du:dateUtc="2026-07-17T09:49:00Z">
        <w:r>
          <w:rPr>
            <w:rFonts w:ascii="Cambria" w:hAnsi="Cambria"/>
            <w:sz w:val="28"/>
            <w:szCs w:val="28"/>
          </w:rPr>
          <w:t>,’ muttered Dex</w:t>
        </w:r>
      </w:ins>
      <w:ins w:id="886" w:author="Claire S" w:date="2026-07-17T10:58:00Z" w16du:dateUtc="2026-07-17T09:58:00Z">
        <w:r w:rsidR="00605806">
          <w:rPr>
            <w:rFonts w:ascii="Cambria" w:hAnsi="Cambria"/>
            <w:sz w:val="28"/>
            <w:szCs w:val="28"/>
          </w:rPr>
          <w:t xml:space="preserve">, </w:t>
        </w:r>
      </w:ins>
      <w:ins w:id="887" w:author="Claire S" w:date="2026-07-19T12:18:00Z" w16du:dateUtc="2026-07-19T11:18:00Z">
        <w:r w:rsidR="000751C8">
          <w:rPr>
            <w:rFonts w:ascii="Cambria" w:hAnsi="Cambria"/>
            <w:sz w:val="28"/>
            <w:szCs w:val="28"/>
          </w:rPr>
          <w:t xml:space="preserve">still </w:t>
        </w:r>
      </w:ins>
      <w:ins w:id="888" w:author="Claire S" w:date="2026-07-19T12:13:00Z" w16du:dateUtc="2026-07-19T11:13:00Z">
        <w:r w:rsidR="008D32CE">
          <w:rPr>
            <w:rFonts w:ascii="Cambria" w:hAnsi="Cambria"/>
            <w:sz w:val="28"/>
            <w:szCs w:val="28"/>
          </w:rPr>
          <w:t>study</w:t>
        </w:r>
      </w:ins>
      <w:ins w:id="889" w:author="Claire S" w:date="2026-07-17T10:58:00Z" w16du:dateUtc="2026-07-17T09:58:00Z">
        <w:r w:rsidR="00605806">
          <w:rPr>
            <w:rFonts w:ascii="Cambria" w:hAnsi="Cambria"/>
            <w:sz w:val="28"/>
            <w:szCs w:val="28"/>
          </w:rPr>
          <w:t>ing his phone</w:t>
        </w:r>
      </w:ins>
      <w:ins w:id="890" w:author="Claire S" w:date="2026-07-17T10:49:00Z" w16du:dateUtc="2026-07-17T09:49:00Z">
        <w:r>
          <w:rPr>
            <w:rFonts w:ascii="Cambria" w:hAnsi="Cambria"/>
            <w:sz w:val="28"/>
            <w:szCs w:val="28"/>
          </w:rPr>
          <w:t xml:space="preserve">. </w:t>
        </w:r>
      </w:ins>
      <w:ins w:id="891" w:author="Claire S" w:date="2026-07-17T16:43:00Z" w16du:dateUtc="2026-07-17T15:43:00Z">
        <w:r w:rsidR="00E64BC3">
          <w:rPr>
            <w:rFonts w:ascii="Cambria" w:hAnsi="Cambria"/>
            <w:sz w:val="28"/>
            <w:szCs w:val="28"/>
          </w:rPr>
          <w:t>‘Get on with it.’</w:t>
        </w:r>
      </w:ins>
    </w:p>
    <w:p w14:paraId="41A4456E" w14:textId="5D61DFA6" w:rsidR="00B149C9" w:rsidRDefault="000770E5" w:rsidP="00B149C9">
      <w:pPr>
        <w:spacing w:line="360" w:lineRule="auto"/>
        <w:ind w:firstLine="720"/>
        <w:contextualSpacing/>
        <w:rPr>
          <w:ins w:id="892" w:author="Claire S" w:date="2026-07-17T09:23:00Z" w16du:dateUtc="2026-07-17T08:23:00Z"/>
          <w:rFonts w:ascii="Cambria" w:hAnsi="Cambria"/>
          <w:sz w:val="28"/>
          <w:szCs w:val="28"/>
        </w:rPr>
      </w:pPr>
      <w:ins w:id="893" w:author="Claire S" w:date="2026-07-17T10:51:00Z" w16du:dateUtc="2026-07-17T09:51:00Z">
        <w:r>
          <w:rPr>
            <w:rFonts w:ascii="Cambria" w:hAnsi="Cambria"/>
            <w:sz w:val="28"/>
            <w:szCs w:val="28"/>
          </w:rPr>
          <w:t>‘</w:t>
        </w:r>
      </w:ins>
      <w:ins w:id="894" w:author="Claire S" w:date="2026-07-17T16:43:00Z" w16du:dateUtc="2026-07-17T15:43:00Z">
        <w:r w:rsidR="00E64BC3">
          <w:rPr>
            <w:rFonts w:ascii="Cambria" w:hAnsi="Cambria"/>
            <w:sz w:val="28"/>
            <w:szCs w:val="28"/>
          </w:rPr>
          <w:t>So, w</w:t>
        </w:r>
      </w:ins>
      <w:ins w:id="895" w:author="Claire S" w:date="2026-07-17T10:51:00Z" w16du:dateUtc="2026-07-17T09:51:00Z">
        <w:r>
          <w:rPr>
            <w:rFonts w:ascii="Cambria" w:hAnsi="Cambria"/>
            <w:sz w:val="28"/>
            <w:szCs w:val="28"/>
          </w:rPr>
          <w:t>ithout further ado, t</w:t>
        </w:r>
      </w:ins>
      <w:commentRangeStart w:id="896"/>
      <w:commentRangeStart w:id="897"/>
      <w:ins w:id="898" w:author="Claire S" w:date="2026-07-17T09:23:00Z" w16du:dateUtc="2026-07-17T08:23:00Z">
        <w:r w:rsidR="00B149C9">
          <w:rPr>
            <w:rFonts w:ascii="Cambria" w:hAnsi="Cambria"/>
            <w:sz w:val="28"/>
            <w:szCs w:val="28"/>
          </w:rPr>
          <w:t xml:space="preserve">he nominees </w:t>
        </w:r>
      </w:ins>
      <w:ins w:id="899" w:author="Claire S" w:date="2026-07-17T10:39:00Z" w16du:dateUtc="2026-07-17T09:39:00Z">
        <w:r w:rsidR="00F33F93">
          <w:rPr>
            <w:rFonts w:ascii="Cambria" w:hAnsi="Cambria"/>
            <w:sz w:val="28"/>
            <w:szCs w:val="28"/>
          </w:rPr>
          <w:t xml:space="preserve">for </w:t>
        </w:r>
        <w:r w:rsidR="00F33F93" w:rsidRPr="00661FBD">
          <w:rPr>
            <w:rFonts w:ascii="Cambria" w:hAnsi="Cambria"/>
            <w:sz w:val="28"/>
            <w:szCs w:val="28"/>
          </w:rPr>
          <w:t>Most Useless People in Publishing</w:t>
        </w:r>
        <w:r w:rsidR="00F33F93">
          <w:rPr>
            <w:rFonts w:ascii="Cambria" w:hAnsi="Cambria"/>
            <w:sz w:val="28"/>
            <w:szCs w:val="28"/>
          </w:rPr>
          <w:t xml:space="preserve"> </w:t>
        </w:r>
      </w:ins>
      <w:ins w:id="900" w:author="Claire S" w:date="2026-07-17T09:23:00Z" w16du:dateUtc="2026-07-17T08:23:00Z">
        <w:r w:rsidR="00B149C9">
          <w:rPr>
            <w:rFonts w:ascii="Cambria" w:hAnsi="Cambria"/>
            <w:sz w:val="28"/>
            <w:szCs w:val="28"/>
          </w:rPr>
          <w:t xml:space="preserve">…’ the taller, uglier </w:t>
        </w:r>
        <w:commentRangeStart w:id="901"/>
        <w:r w:rsidR="00B149C9">
          <w:rPr>
            <w:rFonts w:ascii="Cambria" w:hAnsi="Cambria"/>
            <w:sz w:val="28"/>
            <w:szCs w:val="28"/>
          </w:rPr>
          <w:t>one</w:t>
        </w:r>
      </w:ins>
      <w:commentRangeEnd w:id="901"/>
      <w:r w:rsidR="00B149C9">
        <w:rPr>
          <w:rStyle w:val="CommentReference"/>
          <w:rFonts w:ascii="Cambria" w:hAnsi="Cambria"/>
          <w:sz w:val="28"/>
          <w:szCs w:val="28"/>
        </w:rPr>
        <w:commentReference w:id="901"/>
      </w:r>
      <w:ins w:id="902" w:author="Claire S" w:date="2026-07-17T09:23:00Z" w16du:dateUtc="2026-07-17T08:23:00Z">
        <w:r w:rsidR="00B149C9">
          <w:rPr>
            <w:rFonts w:ascii="Cambria" w:hAnsi="Cambria"/>
            <w:sz w:val="28"/>
            <w:szCs w:val="28"/>
          </w:rPr>
          <w:t xml:space="preserve"> </w:t>
        </w:r>
        <w:commentRangeStart w:id="903"/>
        <w:r w:rsidR="00B149C9">
          <w:rPr>
            <w:rFonts w:ascii="Cambria" w:hAnsi="Cambria"/>
            <w:sz w:val="28"/>
            <w:szCs w:val="28"/>
          </w:rPr>
          <w:t>start</w:t>
        </w:r>
      </w:ins>
      <w:commentRangeEnd w:id="903"/>
      <w:r w:rsidR="00B149C9">
        <w:rPr>
          <w:rStyle w:val="CommentReference"/>
          <w:rFonts w:ascii="Cambria" w:hAnsi="Cambria"/>
          <w:sz w:val="28"/>
          <w:szCs w:val="28"/>
        </w:rPr>
        <w:commentReference w:id="903"/>
      </w:r>
      <w:ins w:id="904" w:author="Claire S" w:date="2026-07-17T10:39:00Z" w16du:dateUtc="2026-07-17T09:39:00Z">
        <w:r w:rsidR="00F33F93">
          <w:rPr>
            <w:rFonts w:ascii="Cambria" w:hAnsi="Cambria"/>
            <w:sz w:val="28"/>
            <w:szCs w:val="28"/>
          </w:rPr>
          <w:t>ed - and then stopped in confusion</w:t>
        </w:r>
      </w:ins>
      <w:ins w:id="905" w:author="Claire S" w:date="2026-07-17T09:23:00Z" w16du:dateUtc="2026-07-17T08:23:00Z">
        <w:r w:rsidR="00B149C9">
          <w:rPr>
            <w:rFonts w:ascii="Cambria" w:hAnsi="Cambria"/>
            <w:sz w:val="28"/>
            <w:szCs w:val="28"/>
          </w:rPr>
          <w:t>, ‘</w:t>
        </w:r>
      </w:ins>
      <w:ins w:id="906" w:author="Claire S" w:date="2026-07-17T10:39:00Z" w16du:dateUtc="2026-07-17T09:39:00Z">
        <w:r w:rsidR="00F33F93">
          <w:rPr>
            <w:rFonts w:ascii="Cambria" w:hAnsi="Cambria"/>
            <w:sz w:val="28"/>
            <w:szCs w:val="28"/>
          </w:rPr>
          <w:t>Sorry</w:t>
        </w:r>
      </w:ins>
      <w:ins w:id="907" w:author="Claire S" w:date="2026-07-17T10:54:00Z" w16du:dateUtc="2026-07-17T09:54:00Z">
        <w:r w:rsidR="00FC7759">
          <w:rPr>
            <w:rFonts w:ascii="Cambria" w:hAnsi="Cambria"/>
            <w:sz w:val="28"/>
            <w:szCs w:val="28"/>
          </w:rPr>
          <w:t>,</w:t>
        </w:r>
      </w:ins>
      <w:ins w:id="908" w:author="Claire S" w:date="2026-07-17T10:39:00Z" w16du:dateUtc="2026-07-17T09:39:00Z">
        <w:r w:rsidR="00F33F93">
          <w:rPr>
            <w:rFonts w:ascii="Cambria" w:hAnsi="Cambria"/>
            <w:sz w:val="28"/>
            <w:szCs w:val="28"/>
          </w:rPr>
          <w:t xml:space="preserve"> I thought this</w:t>
        </w:r>
      </w:ins>
      <w:ins w:id="909" w:author="Claire S" w:date="2026-07-17T10:40:00Z" w16du:dateUtc="2026-07-17T09:40:00Z">
        <w:r w:rsidR="00F33F93">
          <w:rPr>
            <w:rFonts w:ascii="Cambria" w:hAnsi="Cambria"/>
            <w:sz w:val="28"/>
            <w:szCs w:val="28"/>
          </w:rPr>
          <w:t xml:space="preserve"> </w:t>
        </w:r>
      </w:ins>
      <w:ins w:id="910" w:author="Claire S" w:date="2026-07-17T10:39:00Z" w16du:dateUtc="2026-07-17T09:39:00Z">
        <w:r w:rsidR="00F33F93">
          <w:rPr>
            <w:rFonts w:ascii="Cambria" w:hAnsi="Cambria"/>
            <w:sz w:val="28"/>
            <w:szCs w:val="28"/>
          </w:rPr>
          <w:t>w</w:t>
        </w:r>
      </w:ins>
      <w:ins w:id="911" w:author="Claire S" w:date="2026-07-17T10:40:00Z" w16du:dateUtc="2026-07-17T09:40:00Z">
        <w:r w:rsidR="00F33F93">
          <w:rPr>
            <w:rFonts w:ascii="Cambria" w:hAnsi="Cambria"/>
            <w:sz w:val="28"/>
            <w:szCs w:val="28"/>
          </w:rPr>
          <w:t>a</w:t>
        </w:r>
      </w:ins>
      <w:ins w:id="912" w:author="Claire S" w:date="2026-07-17T10:39:00Z" w16du:dateUtc="2026-07-17T09:39:00Z">
        <w:r w:rsidR="00F33F93">
          <w:rPr>
            <w:rFonts w:ascii="Cambria" w:hAnsi="Cambria"/>
            <w:sz w:val="28"/>
            <w:szCs w:val="28"/>
          </w:rPr>
          <w:t>s for Book of the Yea</w:t>
        </w:r>
      </w:ins>
      <w:ins w:id="913" w:author="Claire S" w:date="2026-07-17T16:43:00Z" w16du:dateUtc="2026-07-17T15:43:00Z">
        <w:r w:rsidR="0085165C">
          <w:rPr>
            <w:rFonts w:ascii="Cambria" w:hAnsi="Cambria"/>
            <w:sz w:val="28"/>
            <w:szCs w:val="28"/>
          </w:rPr>
          <w:t>r -</w:t>
        </w:r>
      </w:ins>
      <w:ins w:id="914" w:author="Claire S" w:date="2026-07-17T09:23:00Z" w16du:dateUtc="2026-07-17T08:23:00Z">
        <w:r w:rsidR="00B149C9">
          <w:rPr>
            <w:rFonts w:ascii="Cambria" w:hAnsi="Cambria"/>
            <w:sz w:val="28"/>
            <w:szCs w:val="28"/>
          </w:rPr>
          <w:t xml:space="preserve">’ </w:t>
        </w:r>
      </w:ins>
    </w:p>
    <w:p w14:paraId="56086DB1" w14:textId="08E0BD0C" w:rsidR="00B149C9" w:rsidRDefault="0085165C" w:rsidP="00B149C9">
      <w:pPr>
        <w:spacing w:line="360" w:lineRule="auto"/>
        <w:ind w:firstLine="720"/>
        <w:contextualSpacing/>
        <w:rPr>
          <w:ins w:id="915" w:author="Claire S" w:date="2026-07-17T09:23:00Z" w16du:dateUtc="2026-07-17T08:23:00Z"/>
          <w:rFonts w:ascii="Cambria" w:hAnsi="Cambria"/>
          <w:sz w:val="28"/>
          <w:szCs w:val="28"/>
        </w:rPr>
      </w:pPr>
      <w:ins w:id="916" w:author="Claire S" w:date="2026-07-17T16:44:00Z" w16du:dateUtc="2026-07-17T15:44:00Z">
        <w:r>
          <w:rPr>
            <w:rFonts w:ascii="Cambria" w:hAnsi="Cambria"/>
            <w:sz w:val="28"/>
            <w:szCs w:val="28"/>
          </w:rPr>
          <w:lastRenderedPageBreak/>
          <w:t>‘My dear friend’s not got his contacts in.’ T</w:t>
        </w:r>
      </w:ins>
      <w:ins w:id="917" w:author="Claire S" w:date="2026-07-17T09:23:00Z" w16du:dateUtc="2026-07-17T08:23:00Z">
        <w:r w:rsidR="00B149C9">
          <w:rPr>
            <w:rFonts w:ascii="Cambria" w:hAnsi="Cambria"/>
            <w:sz w:val="28"/>
            <w:szCs w:val="28"/>
          </w:rPr>
          <w:t>he smaller</w:t>
        </w:r>
        <w:r w:rsidR="00B149C9" w:rsidRPr="00605806">
          <w:rPr>
            <w:rFonts w:ascii="Cambria" w:hAnsi="Cambria"/>
            <w:sz w:val="28"/>
            <w:szCs w:val="28"/>
          </w:rPr>
          <w:t xml:space="preserve">, </w:t>
        </w:r>
        <w:r w:rsidR="00B149C9" w:rsidRPr="00605806">
          <w:rPr>
            <w:rFonts w:ascii="Cambria" w:hAnsi="Cambria"/>
            <w:sz w:val="28"/>
            <w:szCs w:val="28"/>
            <w:rPrChange w:id="918" w:author="Claire S" w:date="2026-07-17T10:55:00Z" w16du:dateUtc="2026-07-17T09:55:00Z">
              <w:rPr>
                <w:rFonts w:ascii="Cambria" w:hAnsi="Cambria"/>
                <w:sz w:val="28"/>
                <w:szCs w:val="28"/>
                <w:highlight w:val="green"/>
              </w:rPr>
            </w:rPrChange>
          </w:rPr>
          <w:t>rounder</w:t>
        </w:r>
        <w:r w:rsidR="00B149C9">
          <w:rPr>
            <w:rFonts w:ascii="Cambria" w:hAnsi="Cambria"/>
            <w:sz w:val="28"/>
            <w:szCs w:val="28"/>
          </w:rPr>
          <w:t xml:space="preserve"> presenter t</w:t>
        </w:r>
      </w:ins>
      <w:ins w:id="919" w:author="Claire S" w:date="2026-07-17T10:54:00Z" w16du:dateUtc="2026-07-17T09:54:00Z">
        <w:r w:rsidR="00FC7759">
          <w:rPr>
            <w:rFonts w:ascii="Cambria" w:hAnsi="Cambria"/>
            <w:sz w:val="28"/>
            <w:szCs w:val="28"/>
          </w:rPr>
          <w:t>ook</w:t>
        </w:r>
      </w:ins>
      <w:ins w:id="920" w:author="Claire S" w:date="2026-07-17T09:23:00Z" w16du:dateUtc="2026-07-17T08:23:00Z">
        <w:r w:rsidR="00B149C9">
          <w:rPr>
            <w:rFonts w:ascii="Cambria" w:hAnsi="Cambria"/>
            <w:sz w:val="28"/>
            <w:szCs w:val="28"/>
          </w:rPr>
          <w:t xml:space="preserve"> over the autocue. ‘</w:t>
        </w:r>
      </w:ins>
      <w:ins w:id="921" w:author="Claire S" w:date="2026-07-17T10:55:00Z" w16du:dateUtc="2026-07-17T09:55:00Z">
        <w:r w:rsidR="00FC7759">
          <w:rPr>
            <w:rFonts w:ascii="Cambria" w:hAnsi="Cambria"/>
            <w:sz w:val="28"/>
            <w:szCs w:val="28"/>
          </w:rPr>
          <w:t>So,</w:t>
        </w:r>
      </w:ins>
      <w:ins w:id="922" w:author="Claire S" w:date="2026-07-17T09:23:00Z" w16du:dateUtc="2026-07-17T08:23:00Z">
        <w:r w:rsidR="00B149C9">
          <w:rPr>
            <w:rFonts w:ascii="Cambria" w:hAnsi="Cambria"/>
            <w:sz w:val="28"/>
            <w:szCs w:val="28"/>
          </w:rPr>
          <w:t xml:space="preserve"> for the </w:t>
        </w:r>
      </w:ins>
      <w:ins w:id="923" w:author="Claire S" w:date="2026-07-17T10:55:00Z" w16du:dateUtc="2026-07-17T09:55:00Z">
        <w:r w:rsidR="00FC7759">
          <w:rPr>
            <w:rFonts w:ascii="Cambria" w:hAnsi="Cambria"/>
            <w:iCs/>
            <w:sz w:val="28"/>
            <w:szCs w:val="28"/>
          </w:rPr>
          <w:t>Book of the Year</w:t>
        </w:r>
        <w:r w:rsidR="00605806">
          <w:rPr>
            <w:rFonts w:ascii="Cambria" w:hAnsi="Cambria"/>
            <w:iCs/>
            <w:sz w:val="28"/>
            <w:szCs w:val="28"/>
          </w:rPr>
          <w:t>,</w:t>
        </w:r>
        <w:r w:rsidR="00FC7759">
          <w:rPr>
            <w:rFonts w:ascii="Cambria" w:hAnsi="Cambria"/>
            <w:iCs/>
            <w:sz w:val="28"/>
            <w:szCs w:val="28"/>
          </w:rPr>
          <w:t xml:space="preserve"> the nominees</w:t>
        </w:r>
        <w:r w:rsidR="00605806">
          <w:rPr>
            <w:rFonts w:ascii="Cambria" w:hAnsi="Cambria"/>
            <w:iCs/>
            <w:sz w:val="28"/>
            <w:szCs w:val="28"/>
          </w:rPr>
          <w:t xml:space="preserve"> are</w:t>
        </w:r>
      </w:ins>
      <w:ins w:id="924" w:author="Claire S" w:date="2026-07-17T09:23:00Z" w16du:dateUtc="2026-07-17T08:23:00Z">
        <w:r w:rsidR="00B149C9">
          <w:rPr>
            <w:rFonts w:ascii="Cambria" w:hAnsi="Cambria"/>
            <w:sz w:val="28"/>
            <w:szCs w:val="28"/>
          </w:rPr>
          <w:t xml:space="preserve">…’ </w:t>
        </w:r>
      </w:ins>
      <w:ins w:id="925" w:author="Claire S" w:date="2026-07-17T16:44:00Z" w16du:dateUtc="2026-07-17T15:44:00Z">
        <w:r>
          <w:rPr>
            <w:rFonts w:ascii="Cambria" w:hAnsi="Cambria"/>
            <w:sz w:val="28"/>
            <w:szCs w:val="28"/>
          </w:rPr>
          <w:t>h</w:t>
        </w:r>
      </w:ins>
      <w:ins w:id="926" w:author="Claire S" w:date="2026-07-17T09:23:00Z" w16du:dateUtc="2026-07-17T08:23:00Z">
        <w:r w:rsidR="00B149C9">
          <w:rPr>
            <w:rFonts w:ascii="Cambria" w:hAnsi="Cambria"/>
            <w:sz w:val="28"/>
            <w:szCs w:val="28"/>
          </w:rPr>
          <w:t>e hisse</w:t>
        </w:r>
      </w:ins>
      <w:ins w:id="927" w:author="Claire S" w:date="2026-07-17T10:55:00Z" w16du:dateUtc="2026-07-17T09:55:00Z">
        <w:r w:rsidR="00605806">
          <w:rPr>
            <w:rFonts w:ascii="Cambria" w:hAnsi="Cambria"/>
            <w:sz w:val="28"/>
            <w:szCs w:val="28"/>
          </w:rPr>
          <w:t>d</w:t>
        </w:r>
      </w:ins>
      <w:ins w:id="928" w:author="Claire S" w:date="2026-07-17T09:23:00Z" w16du:dateUtc="2026-07-17T08:23:00Z">
        <w:r w:rsidR="00B149C9">
          <w:rPr>
            <w:rFonts w:ascii="Cambria" w:hAnsi="Cambria"/>
            <w:sz w:val="28"/>
            <w:szCs w:val="28"/>
          </w:rPr>
          <w:t xml:space="preserve"> offstage, ‘</w:t>
        </w:r>
      </w:ins>
      <w:ins w:id="929" w:author="Claire S" w:date="2026-07-17T10:55:00Z" w16du:dateUtc="2026-07-17T09:55:00Z">
        <w:r w:rsidR="00605806">
          <w:rPr>
            <w:rFonts w:ascii="Cambria" w:hAnsi="Cambria"/>
            <w:sz w:val="28"/>
            <w:szCs w:val="28"/>
          </w:rPr>
          <w:t>H</w:t>
        </w:r>
      </w:ins>
      <w:ins w:id="930" w:author="Claire S" w:date="2026-07-17T09:23:00Z" w16du:dateUtc="2026-07-17T08:23:00Z">
        <w:r w:rsidR="00B149C9">
          <w:rPr>
            <w:rFonts w:ascii="Cambria" w:hAnsi="Cambria"/>
            <w:sz w:val="28"/>
            <w:szCs w:val="28"/>
          </w:rPr>
          <w:t xml:space="preserve">urry up and put the names </w:t>
        </w:r>
      </w:ins>
      <w:ins w:id="931" w:author="Claire S" w:date="2026-07-17T10:56:00Z" w16du:dateUtc="2026-07-17T09:56:00Z">
        <w:r w:rsidR="00605806">
          <w:rPr>
            <w:rFonts w:ascii="Cambria" w:hAnsi="Cambria"/>
            <w:sz w:val="28"/>
            <w:szCs w:val="28"/>
          </w:rPr>
          <w:t>up</w:t>
        </w:r>
      </w:ins>
      <w:ins w:id="932" w:author="Claire S" w:date="2026-07-17T16:44:00Z" w16du:dateUtc="2026-07-17T15:44:00Z">
        <w:r>
          <w:rPr>
            <w:rFonts w:ascii="Cambria" w:hAnsi="Cambria"/>
            <w:sz w:val="28"/>
            <w:szCs w:val="28"/>
          </w:rPr>
          <w:t>, eh</w:t>
        </w:r>
      </w:ins>
      <w:ins w:id="933" w:author="Claire S" w:date="2026-07-17T09:23:00Z" w16du:dateUtc="2026-07-17T08:23:00Z">
        <w:r w:rsidR="00B149C9">
          <w:rPr>
            <w:rFonts w:ascii="Cambria" w:hAnsi="Cambria"/>
            <w:sz w:val="28"/>
            <w:szCs w:val="28"/>
          </w:rPr>
          <w:t>?’</w:t>
        </w:r>
      </w:ins>
    </w:p>
    <w:p w14:paraId="1C650C40" w14:textId="7E0D4D2B" w:rsidR="00B149C9" w:rsidRDefault="00B149C9" w:rsidP="00B149C9">
      <w:pPr>
        <w:spacing w:line="360" w:lineRule="auto"/>
        <w:ind w:firstLine="720"/>
        <w:contextualSpacing/>
        <w:rPr>
          <w:ins w:id="934" w:author="Claire S" w:date="2026-07-17T09:23:00Z" w16du:dateUtc="2026-07-17T08:23:00Z"/>
          <w:rFonts w:ascii="Cambria" w:hAnsi="Cambria"/>
          <w:sz w:val="28"/>
          <w:szCs w:val="28"/>
        </w:rPr>
      </w:pPr>
      <w:ins w:id="935" w:author="Claire S" w:date="2026-07-17T09:23:00Z" w16du:dateUtc="2026-07-17T08:23:00Z">
        <w:r>
          <w:rPr>
            <w:rFonts w:ascii="Cambria" w:hAnsi="Cambria"/>
            <w:sz w:val="28"/>
            <w:szCs w:val="28"/>
          </w:rPr>
          <w:t>‘Wow.’ Savannah’s assistant Ishan raise</w:t>
        </w:r>
      </w:ins>
      <w:ins w:id="936" w:author="Claire S" w:date="2026-07-17T10:55:00Z" w16du:dateUtc="2026-07-17T09:55:00Z">
        <w:r w:rsidR="00605806">
          <w:rPr>
            <w:rFonts w:ascii="Cambria" w:hAnsi="Cambria"/>
            <w:sz w:val="28"/>
            <w:szCs w:val="28"/>
          </w:rPr>
          <w:t>d</w:t>
        </w:r>
      </w:ins>
      <w:ins w:id="937" w:author="Claire S" w:date="2026-07-17T09:23:00Z" w16du:dateUtc="2026-07-17T08:23:00Z">
        <w:r>
          <w:rPr>
            <w:rFonts w:ascii="Cambria" w:hAnsi="Cambria"/>
            <w:sz w:val="28"/>
            <w:szCs w:val="28"/>
          </w:rPr>
          <w:t xml:space="preserve"> his eyebrows. ‘Cock up.’</w:t>
        </w:r>
      </w:ins>
    </w:p>
    <w:p w14:paraId="6B93AAC5" w14:textId="7E36496F" w:rsidR="00B149C9" w:rsidRDefault="00B149C9" w:rsidP="00B149C9">
      <w:pPr>
        <w:spacing w:line="360" w:lineRule="auto"/>
        <w:ind w:firstLine="720"/>
        <w:contextualSpacing/>
        <w:rPr>
          <w:ins w:id="938" w:author="Claire S" w:date="2026-07-17T09:23:00Z" w16du:dateUtc="2026-07-17T08:23:00Z"/>
          <w:rFonts w:ascii="Cambria" w:hAnsi="Cambria"/>
          <w:sz w:val="28"/>
          <w:szCs w:val="28"/>
        </w:rPr>
      </w:pPr>
      <w:ins w:id="939" w:author="Claire S" w:date="2026-07-17T09:23:00Z" w16du:dateUtc="2026-07-17T08:23:00Z">
        <w:r>
          <w:rPr>
            <w:rFonts w:ascii="Cambria" w:hAnsi="Cambria"/>
            <w:sz w:val="28"/>
            <w:szCs w:val="28"/>
          </w:rPr>
          <w:t xml:space="preserve">‘Indeed.’ </w:t>
        </w:r>
      </w:ins>
      <w:ins w:id="940" w:author="Claire S" w:date="2026-07-17T10:56:00Z" w16du:dateUtc="2026-07-17T09:56:00Z">
        <w:r w:rsidR="00605806">
          <w:rPr>
            <w:rFonts w:ascii="Cambria" w:hAnsi="Cambria"/>
            <w:sz w:val="28"/>
            <w:szCs w:val="28"/>
          </w:rPr>
          <w:t>Why had</w:t>
        </w:r>
      </w:ins>
      <w:ins w:id="941" w:author="Claire S" w:date="2026-07-17T09:23:00Z" w16du:dateUtc="2026-07-17T08:23:00Z">
        <w:r>
          <w:rPr>
            <w:rFonts w:ascii="Cambria" w:hAnsi="Cambria"/>
            <w:sz w:val="28"/>
            <w:szCs w:val="28"/>
          </w:rPr>
          <w:t xml:space="preserve"> the</w:t>
        </w:r>
      </w:ins>
      <w:ins w:id="942" w:author="Claire S" w:date="2026-07-17T16:44:00Z" w16du:dateUtc="2026-07-17T15:44:00Z">
        <w:r w:rsidR="0085165C">
          <w:rPr>
            <w:rFonts w:ascii="Cambria" w:hAnsi="Cambria"/>
            <w:sz w:val="28"/>
            <w:szCs w:val="28"/>
          </w:rPr>
          <w:t>y</w:t>
        </w:r>
      </w:ins>
      <w:ins w:id="943" w:author="Claire S" w:date="2026-07-17T09:23:00Z" w16du:dateUtc="2026-07-17T08:23:00Z">
        <w:r>
          <w:rPr>
            <w:rFonts w:ascii="Cambria" w:hAnsi="Cambria"/>
            <w:sz w:val="28"/>
            <w:szCs w:val="28"/>
          </w:rPr>
          <w:t xml:space="preserve"> hired such useless has-beens, </w:t>
        </w:r>
      </w:ins>
      <w:ins w:id="944" w:author="Claire S" w:date="2026-07-17T10:56:00Z" w16du:dateUtc="2026-07-17T09:56:00Z">
        <w:r w:rsidR="00605806">
          <w:rPr>
            <w:rFonts w:ascii="Cambria" w:hAnsi="Cambria"/>
            <w:sz w:val="28"/>
            <w:szCs w:val="28"/>
          </w:rPr>
          <w:t xml:space="preserve">Savannah </w:t>
        </w:r>
      </w:ins>
      <w:ins w:id="945" w:author="Claire S" w:date="2026-07-19T12:13:00Z" w16du:dateUtc="2026-07-19T11:13:00Z">
        <w:r w:rsidR="000F5DB3">
          <w:rPr>
            <w:rFonts w:ascii="Cambria" w:hAnsi="Cambria"/>
            <w:sz w:val="28"/>
            <w:szCs w:val="28"/>
          </w:rPr>
          <w:t xml:space="preserve">was </w:t>
        </w:r>
      </w:ins>
      <w:ins w:id="946" w:author="Claire S" w:date="2026-07-17T10:56:00Z" w16du:dateUtc="2026-07-17T09:56:00Z">
        <w:r w:rsidR="00605806">
          <w:rPr>
            <w:rFonts w:ascii="Cambria" w:hAnsi="Cambria"/>
            <w:sz w:val="28"/>
            <w:szCs w:val="28"/>
          </w:rPr>
          <w:t>wonder</w:t>
        </w:r>
      </w:ins>
      <w:ins w:id="947" w:author="Claire S" w:date="2026-07-19T12:13:00Z" w16du:dateUtc="2026-07-19T11:13:00Z">
        <w:r w:rsidR="000F5DB3">
          <w:rPr>
            <w:rFonts w:ascii="Cambria" w:hAnsi="Cambria"/>
            <w:sz w:val="28"/>
            <w:szCs w:val="28"/>
          </w:rPr>
          <w:t>ing</w:t>
        </w:r>
      </w:ins>
      <w:ins w:id="948" w:author="Claire S" w:date="2026-07-17T10:56:00Z" w16du:dateUtc="2026-07-17T09:56:00Z">
        <w:r w:rsidR="00605806">
          <w:rPr>
            <w:rFonts w:ascii="Cambria" w:hAnsi="Cambria"/>
            <w:sz w:val="28"/>
            <w:szCs w:val="28"/>
          </w:rPr>
          <w:t xml:space="preserve">, </w:t>
        </w:r>
      </w:ins>
      <w:ins w:id="949" w:author="Claire S" w:date="2026-07-17T09:23:00Z" w16du:dateUtc="2026-07-17T08:23:00Z">
        <w:r>
          <w:rPr>
            <w:rFonts w:ascii="Cambria" w:hAnsi="Cambria"/>
            <w:sz w:val="28"/>
            <w:szCs w:val="28"/>
          </w:rPr>
          <w:t xml:space="preserve">when a woman’s terrible sobs </w:t>
        </w:r>
      </w:ins>
      <w:ins w:id="950" w:author="Claire S" w:date="2026-07-17T16:44:00Z" w16du:dateUtc="2026-07-17T15:44:00Z">
        <w:r w:rsidR="0085165C">
          <w:rPr>
            <w:rFonts w:ascii="Cambria" w:hAnsi="Cambria"/>
            <w:sz w:val="28"/>
            <w:szCs w:val="28"/>
          </w:rPr>
          <w:t>came</w:t>
        </w:r>
      </w:ins>
      <w:commentRangeStart w:id="951"/>
      <w:ins w:id="952" w:author="Claire S" w:date="2026-07-17T09:23:00Z" w16du:dateUtc="2026-07-17T08:23:00Z">
        <w:r>
          <w:rPr>
            <w:rFonts w:ascii="Cambria" w:hAnsi="Cambria"/>
            <w:sz w:val="28"/>
            <w:szCs w:val="28"/>
          </w:rPr>
          <w:t xml:space="preserve"> over the speaker</w:t>
        </w:r>
      </w:ins>
      <w:ins w:id="953" w:author="Claire S" w:date="2026-07-17T16:44:00Z" w16du:dateUtc="2026-07-17T15:44:00Z">
        <w:r w:rsidR="0085165C">
          <w:rPr>
            <w:rFonts w:ascii="Cambria" w:hAnsi="Cambria"/>
            <w:sz w:val="28"/>
            <w:szCs w:val="28"/>
          </w:rPr>
          <w:t>-</w:t>
        </w:r>
      </w:ins>
      <w:ins w:id="954" w:author="Claire S" w:date="2026-07-17T09:23:00Z" w16du:dateUtc="2026-07-17T08:23:00Z">
        <w:r>
          <w:rPr>
            <w:rFonts w:ascii="Cambria" w:hAnsi="Cambria"/>
            <w:sz w:val="28"/>
            <w:szCs w:val="28"/>
          </w:rPr>
          <w:t xml:space="preserve">system. </w:t>
        </w:r>
      </w:ins>
      <w:commentRangeEnd w:id="951"/>
      <w:r>
        <w:rPr>
          <w:rStyle w:val="CommentReference"/>
          <w:rFonts w:ascii="Cambria" w:hAnsi="Cambria"/>
          <w:sz w:val="28"/>
          <w:szCs w:val="28"/>
        </w:rPr>
        <w:commentReference w:id="951"/>
      </w:r>
    </w:p>
    <w:p w14:paraId="1011505D" w14:textId="77777777" w:rsidR="008D32CE" w:rsidRDefault="00B149C9" w:rsidP="00B149C9">
      <w:pPr>
        <w:spacing w:line="360" w:lineRule="auto"/>
        <w:ind w:firstLine="720"/>
        <w:contextualSpacing/>
        <w:rPr>
          <w:ins w:id="955" w:author="Claire S" w:date="2026-07-19T12:12:00Z" w16du:dateUtc="2026-07-19T11:12:00Z"/>
          <w:rFonts w:ascii="Cambria" w:hAnsi="Cambria"/>
          <w:sz w:val="28"/>
          <w:szCs w:val="28"/>
        </w:rPr>
      </w:pPr>
      <w:ins w:id="956" w:author="Claire S" w:date="2026-07-17T09:23:00Z" w16du:dateUtc="2026-07-17T08:23:00Z">
        <w:r>
          <w:rPr>
            <w:rFonts w:ascii="Cambria" w:hAnsi="Cambria"/>
            <w:sz w:val="28"/>
            <w:szCs w:val="28"/>
          </w:rPr>
          <w:t>‘Oh my gosh!’ Violet jump</w:t>
        </w:r>
      </w:ins>
      <w:ins w:id="957" w:author="Claire S" w:date="2026-07-17T10:56:00Z" w16du:dateUtc="2026-07-17T09:56:00Z">
        <w:r w:rsidR="00605806">
          <w:rPr>
            <w:rFonts w:ascii="Cambria" w:hAnsi="Cambria"/>
            <w:sz w:val="28"/>
            <w:szCs w:val="28"/>
          </w:rPr>
          <w:t>ed</w:t>
        </w:r>
      </w:ins>
      <w:ins w:id="958" w:author="Claire S" w:date="2026-07-17T09:23:00Z" w16du:dateUtc="2026-07-17T08:23:00Z">
        <w:r>
          <w:rPr>
            <w:rFonts w:ascii="Cambria" w:hAnsi="Cambria"/>
            <w:sz w:val="28"/>
            <w:szCs w:val="28"/>
          </w:rPr>
          <w:t xml:space="preserve"> a foot in the air</w:t>
        </w:r>
      </w:ins>
      <w:ins w:id="959" w:author="Claire S" w:date="2026-07-17T10:56:00Z" w16du:dateUtc="2026-07-17T09:56:00Z">
        <w:r w:rsidR="00605806">
          <w:rPr>
            <w:rFonts w:ascii="Cambria" w:hAnsi="Cambria"/>
            <w:sz w:val="28"/>
            <w:szCs w:val="28"/>
          </w:rPr>
          <w:t>, sp</w:t>
        </w:r>
      </w:ins>
      <w:ins w:id="960" w:author="Claire S" w:date="2026-07-17T10:57:00Z" w16du:dateUtc="2026-07-17T09:57:00Z">
        <w:r w:rsidR="00605806">
          <w:rPr>
            <w:rFonts w:ascii="Cambria" w:hAnsi="Cambria"/>
            <w:sz w:val="28"/>
            <w:szCs w:val="28"/>
          </w:rPr>
          <w:t>ill</w:t>
        </w:r>
      </w:ins>
      <w:ins w:id="961" w:author="Claire S" w:date="2026-07-17T10:56:00Z" w16du:dateUtc="2026-07-17T09:56:00Z">
        <w:r w:rsidR="00605806">
          <w:rPr>
            <w:rFonts w:ascii="Cambria" w:hAnsi="Cambria"/>
            <w:sz w:val="28"/>
            <w:szCs w:val="28"/>
          </w:rPr>
          <w:t>ing</w:t>
        </w:r>
      </w:ins>
      <w:ins w:id="962" w:author="Claire S" w:date="2026-07-17T09:23:00Z" w16du:dateUtc="2026-07-17T08:23:00Z">
        <w:r>
          <w:rPr>
            <w:rFonts w:ascii="Cambria" w:hAnsi="Cambria"/>
            <w:sz w:val="28"/>
            <w:szCs w:val="28"/>
          </w:rPr>
          <w:t xml:space="preserve"> her wine. </w:t>
        </w:r>
      </w:ins>
    </w:p>
    <w:p w14:paraId="187A1D03" w14:textId="140EE939" w:rsidR="00B149C9" w:rsidRDefault="008D32CE" w:rsidP="008D32CE">
      <w:pPr>
        <w:spacing w:line="360" w:lineRule="auto"/>
        <w:ind w:firstLine="720"/>
        <w:contextualSpacing/>
        <w:rPr>
          <w:ins w:id="963" w:author="Claire S" w:date="2026-07-17T09:23:00Z" w16du:dateUtc="2026-07-17T08:23:00Z"/>
          <w:rFonts w:ascii="Cambria" w:hAnsi="Cambria"/>
          <w:sz w:val="28"/>
          <w:szCs w:val="28"/>
        </w:rPr>
      </w:pPr>
      <w:ins w:id="964" w:author="Claire S" w:date="2026-07-19T12:12:00Z" w16du:dateUtc="2026-07-19T11:12:00Z">
        <w:r>
          <w:rPr>
            <w:rFonts w:ascii="Cambria" w:hAnsi="Cambria"/>
            <w:sz w:val="28"/>
            <w:szCs w:val="28"/>
          </w:rPr>
          <w:t xml:space="preserve">As Dex </w:t>
        </w:r>
      </w:ins>
      <w:ins w:id="965" w:author="Claire S" w:date="2026-07-19T12:14:00Z" w16du:dateUtc="2026-07-19T11:14:00Z">
        <w:r w:rsidR="000F5DB3">
          <w:rPr>
            <w:rFonts w:ascii="Cambria" w:hAnsi="Cambria"/>
            <w:sz w:val="28"/>
            <w:szCs w:val="28"/>
          </w:rPr>
          <w:t>handed over</w:t>
        </w:r>
      </w:ins>
      <w:ins w:id="966" w:author="Claire S" w:date="2026-07-19T12:12:00Z" w16du:dateUtc="2026-07-19T11:12:00Z">
        <w:r>
          <w:rPr>
            <w:rFonts w:ascii="Cambria" w:hAnsi="Cambria"/>
            <w:sz w:val="28"/>
            <w:szCs w:val="28"/>
          </w:rPr>
          <w:t xml:space="preserve"> his napkin, t</w:t>
        </w:r>
      </w:ins>
      <w:ins w:id="967" w:author="Claire S" w:date="2026-07-17T09:23:00Z" w16du:dateUtc="2026-07-17T08:23:00Z">
        <w:r w:rsidR="00B149C9">
          <w:rPr>
            <w:rFonts w:ascii="Cambria" w:hAnsi="Cambria"/>
            <w:sz w:val="28"/>
            <w:szCs w:val="28"/>
          </w:rPr>
          <w:t>he crowd f</w:t>
        </w:r>
      </w:ins>
      <w:ins w:id="968" w:author="Claire S" w:date="2026-07-17T10:57:00Z" w16du:dateUtc="2026-07-17T09:57:00Z">
        <w:r w:rsidR="00605806">
          <w:rPr>
            <w:rFonts w:ascii="Cambria" w:hAnsi="Cambria"/>
            <w:sz w:val="28"/>
            <w:szCs w:val="28"/>
          </w:rPr>
          <w:t xml:space="preserve">ell </w:t>
        </w:r>
      </w:ins>
      <w:ins w:id="969" w:author="Claire S" w:date="2026-07-17T09:23:00Z" w16du:dateUtc="2026-07-17T08:23:00Z">
        <w:r w:rsidR="00B149C9">
          <w:rPr>
            <w:rFonts w:ascii="Cambria" w:hAnsi="Cambria"/>
            <w:sz w:val="28"/>
            <w:szCs w:val="28"/>
          </w:rPr>
          <w:t>silent</w:t>
        </w:r>
      </w:ins>
      <w:ins w:id="970" w:author="Claire S" w:date="2026-07-19T12:12:00Z" w16du:dateUtc="2026-07-19T11:12:00Z">
        <w:r>
          <w:rPr>
            <w:rFonts w:ascii="Cambria" w:hAnsi="Cambria"/>
            <w:sz w:val="28"/>
            <w:szCs w:val="28"/>
          </w:rPr>
          <w:t>;</w:t>
        </w:r>
      </w:ins>
      <w:ins w:id="971" w:author="Claire S" w:date="2026-07-17T09:23:00Z" w16du:dateUtc="2026-07-17T08:23:00Z">
        <w:r w:rsidR="00B149C9">
          <w:rPr>
            <w:rFonts w:ascii="Cambria" w:hAnsi="Cambria"/>
            <w:sz w:val="28"/>
            <w:szCs w:val="28"/>
          </w:rPr>
          <w:t xml:space="preserve"> the eerie noise echo</w:t>
        </w:r>
      </w:ins>
      <w:ins w:id="972" w:author="Claire S" w:date="2026-07-19T12:12:00Z" w16du:dateUtc="2026-07-19T11:12:00Z">
        <w:r>
          <w:rPr>
            <w:rFonts w:ascii="Cambria" w:hAnsi="Cambria"/>
            <w:sz w:val="28"/>
            <w:szCs w:val="28"/>
          </w:rPr>
          <w:t>ing</w:t>
        </w:r>
      </w:ins>
      <w:ins w:id="973" w:author="Claire S" w:date="2026-07-17T09:23:00Z" w16du:dateUtc="2026-07-17T08:23:00Z">
        <w:r w:rsidR="00B149C9">
          <w:rPr>
            <w:rFonts w:ascii="Cambria" w:hAnsi="Cambria"/>
            <w:sz w:val="28"/>
            <w:szCs w:val="28"/>
          </w:rPr>
          <w:t xml:space="preserve"> off the walls, and Savannah shiver</w:t>
        </w:r>
      </w:ins>
      <w:ins w:id="974" w:author="Claire S" w:date="2026-07-17T10:57:00Z" w16du:dateUtc="2026-07-17T09:57:00Z">
        <w:r w:rsidR="00605806">
          <w:rPr>
            <w:rFonts w:ascii="Cambria" w:hAnsi="Cambria"/>
            <w:sz w:val="28"/>
            <w:szCs w:val="28"/>
          </w:rPr>
          <w:t>ed</w:t>
        </w:r>
      </w:ins>
      <w:ins w:id="975" w:author="Claire S" w:date="2026-07-19T12:12:00Z" w16du:dateUtc="2026-07-19T11:12:00Z">
        <w:r w:rsidR="006F3675">
          <w:rPr>
            <w:rFonts w:ascii="Cambria" w:hAnsi="Cambria"/>
            <w:sz w:val="28"/>
            <w:szCs w:val="28"/>
          </w:rPr>
          <w:t>.</w:t>
        </w:r>
      </w:ins>
      <w:ins w:id="976" w:author="Claire S" w:date="2026-07-17T09:23:00Z" w16du:dateUtc="2026-07-17T08:23:00Z">
        <w:r w:rsidR="00B149C9">
          <w:rPr>
            <w:rFonts w:ascii="Cambria" w:hAnsi="Cambria"/>
            <w:sz w:val="28"/>
            <w:szCs w:val="28"/>
          </w:rPr>
          <w:t xml:space="preserve"> </w:t>
        </w:r>
      </w:ins>
    </w:p>
    <w:p w14:paraId="1FB7B82F" w14:textId="0F8DBF5B" w:rsidR="00B149C9" w:rsidRDefault="00B149C9" w:rsidP="00B149C9">
      <w:pPr>
        <w:spacing w:line="360" w:lineRule="auto"/>
        <w:ind w:firstLine="720"/>
        <w:contextualSpacing/>
        <w:rPr>
          <w:ins w:id="977" w:author="Claire S" w:date="2026-07-17T09:23:00Z" w16du:dateUtc="2026-07-17T08:23:00Z"/>
          <w:rFonts w:ascii="Cambria" w:hAnsi="Cambria"/>
          <w:sz w:val="28"/>
          <w:szCs w:val="28"/>
        </w:rPr>
      </w:pPr>
      <w:ins w:id="978" w:author="Claire S" w:date="2026-07-17T09:23:00Z" w16du:dateUtc="2026-07-17T08:23:00Z">
        <w:r>
          <w:rPr>
            <w:rFonts w:ascii="Cambria" w:hAnsi="Cambria"/>
            <w:sz w:val="28"/>
            <w:szCs w:val="28"/>
          </w:rPr>
          <w:t xml:space="preserve">All eyes </w:t>
        </w:r>
      </w:ins>
      <w:ins w:id="979" w:author="Claire S" w:date="2026-07-17T16:45:00Z" w16du:dateUtc="2026-07-17T15:45:00Z">
        <w:r w:rsidR="004856E2">
          <w:rPr>
            <w:rFonts w:ascii="Cambria" w:hAnsi="Cambria"/>
            <w:sz w:val="28"/>
            <w:szCs w:val="28"/>
          </w:rPr>
          <w:t>swivelled</w:t>
        </w:r>
      </w:ins>
      <w:ins w:id="980" w:author="Claire S" w:date="2026-07-17T09:23:00Z" w16du:dateUtc="2026-07-17T08:23:00Z">
        <w:r>
          <w:rPr>
            <w:rFonts w:ascii="Cambria" w:hAnsi="Cambria"/>
            <w:sz w:val="28"/>
            <w:szCs w:val="28"/>
          </w:rPr>
          <w:t xml:space="preserve"> to the stage, as big bold words loop</w:t>
        </w:r>
      </w:ins>
      <w:ins w:id="981" w:author="Claire S" w:date="2026-07-17T10:57:00Z" w16du:dateUtc="2026-07-17T09:57:00Z">
        <w:r w:rsidR="00605806">
          <w:rPr>
            <w:rFonts w:ascii="Cambria" w:hAnsi="Cambria"/>
            <w:sz w:val="28"/>
            <w:szCs w:val="28"/>
          </w:rPr>
          <w:t>ed</w:t>
        </w:r>
      </w:ins>
      <w:ins w:id="982" w:author="Claire S" w:date="2026-07-17T09:23:00Z" w16du:dateUtc="2026-07-17T08:23:00Z">
        <w:r>
          <w:rPr>
            <w:rFonts w:ascii="Cambria" w:hAnsi="Cambria"/>
            <w:sz w:val="28"/>
            <w:szCs w:val="28"/>
          </w:rPr>
          <w:t xml:space="preserve"> onto the screen behind the two presenters:</w:t>
        </w:r>
      </w:ins>
    </w:p>
    <w:p w14:paraId="6621B079" w14:textId="77777777" w:rsidR="00B149C9" w:rsidRDefault="00B149C9" w:rsidP="00B149C9">
      <w:pPr>
        <w:spacing w:line="360" w:lineRule="auto"/>
        <w:ind w:firstLine="720"/>
        <w:contextualSpacing/>
        <w:rPr>
          <w:ins w:id="983" w:author="Claire S" w:date="2026-07-17T09:23:00Z" w16du:dateUtc="2026-07-17T08:23:00Z"/>
          <w:rFonts w:ascii="Cambria" w:hAnsi="Cambria"/>
          <w:b/>
          <w:bCs/>
          <w:i/>
          <w:iCs/>
          <w:sz w:val="28"/>
          <w:szCs w:val="28"/>
        </w:rPr>
      </w:pPr>
    </w:p>
    <w:p w14:paraId="357C0426" w14:textId="77777777" w:rsidR="00B149C9" w:rsidRPr="0027662A" w:rsidRDefault="00B149C9" w:rsidP="00B149C9">
      <w:pPr>
        <w:spacing w:line="360" w:lineRule="auto"/>
        <w:ind w:firstLine="720"/>
        <w:contextualSpacing/>
        <w:rPr>
          <w:ins w:id="984" w:author="Claire S" w:date="2026-07-17T09:23:00Z" w16du:dateUtc="2026-07-17T08:23:00Z"/>
          <w:rFonts w:ascii="Cambria" w:hAnsi="Cambria"/>
          <w:b/>
          <w:bCs/>
          <w:i/>
          <w:iCs/>
          <w:sz w:val="28"/>
          <w:szCs w:val="28"/>
        </w:rPr>
      </w:pPr>
      <w:ins w:id="985" w:author="Claire S" w:date="2026-07-17T09:23:00Z" w16du:dateUtc="2026-07-17T08:23:00Z">
        <w:r>
          <w:rPr>
            <w:rFonts w:ascii="Cambria" w:hAnsi="Cambria"/>
            <w:b/>
            <w:bCs/>
            <w:i/>
            <w:iCs/>
            <w:sz w:val="28"/>
            <w:szCs w:val="28"/>
          </w:rPr>
          <w:t xml:space="preserve">THE </w:t>
        </w:r>
        <w:r w:rsidRPr="0027662A">
          <w:rPr>
            <w:rFonts w:ascii="Cambria" w:hAnsi="Cambria"/>
            <w:b/>
            <w:bCs/>
            <w:i/>
            <w:iCs/>
            <w:sz w:val="28"/>
            <w:szCs w:val="28"/>
          </w:rPr>
          <w:t xml:space="preserve">LIST </w:t>
        </w:r>
        <w:r>
          <w:rPr>
            <w:rFonts w:ascii="Cambria" w:hAnsi="Cambria"/>
            <w:b/>
            <w:bCs/>
            <w:i/>
            <w:iCs/>
            <w:sz w:val="28"/>
            <w:szCs w:val="28"/>
          </w:rPr>
          <w:t>BEGIN</w:t>
        </w:r>
        <w:r w:rsidRPr="0027662A">
          <w:rPr>
            <w:rFonts w:ascii="Cambria" w:hAnsi="Cambria"/>
            <w:b/>
            <w:bCs/>
            <w:i/>
            <w:iCs/>
            <w:sz w:val="28"/>
            <w:szCs w:val="28"/>
          </w:rPr>
          <w:t xml:space="preserve">S: </w:t>
        </w:r>
        <w:r>
          <w:rPr>
            <w:rFonts w:ascii="Cambria" w:hAnsi="Cambria"/>
            <w:b/>
            <w:bCs/>
            <w:i/>
            <w:iCs/>
            <w:sz w:val="28"/>
            <w:szCs w:val="28"/>
          </w:rPr>
          <w:t xml:space="preserve">(SKULL </w:t>
        </w:r>
        <w:r>
          <w:rPr>
            <mc:AlternateContent>
              <mc:Choice Requires="w16se">
                <w:rFonts w:ascii="Cambria" w:hAnsi="Cambria"/>
              </mc:Choice>
              <mc:Fallback>
                <w:rFonts w:ascii="Apple Color Emoji" w:eastAsia="Apple Color Emoji" w:hAnsi="Apple Color Emoji" w:cs="Apple Color Emoji"/>
              </mc:Fallback>
            </mc:AlternateContent>
            <w:b/>
            <w:bCs/>
            <w:i/>
            <w:iCs/>
            <w:sz w:val="28"/>
            <w:szCs w:val="28"/>
          </w:rPr>
          <mc:AlternateContent>
            <mc:Choice Requires="w16se">
              <w16se:symEx w16se:font="Apple Color Emoji" w16se:char="2620"/>
            </mc:Choice>
            <mc:Fallback>
              <w:t>☠</w:t>
            </mc:Fallback>
          </mc:AlternateContent>
        </w:r>
        <w:r>
          <w:rPr>
            <w:rFonts w:ascii="Cambria" w:hAnsi="Cambria"/>
            <w:b/>
            <w:bCs/>
            <w:i/>
            <w:iCs/>
            <w:sz w:val="28"/>
            <w:szCs w:val="28"/>
          </w:rPr>
          <w:t>️)</w:t>
        </w:r>
      </w:ins>
    </w:p>
    <w:p w14:paraId="71B7F8BF" w14:textId="77777777" w:rsidR="00B149C9" w:rsidRDefault="00B149C9" w:rsidP="00B149C9">
      <w:pPr>
        <w:spacing w:line="360" w:lineRule="auto"/>
        <w:ind w:firstLine="720"/>
        <w:contextualSpacing/>
        <w:rPr>
          <w:ins w:id="986" w:author="Claire S" w:date="2026-07-17T09:23:00Z" w16du:dateUtc="2026-07-17T08:23:00Z"/>
          <w:rFonts w:ascii="Cambria" w:hAnsi="Cambria"/>
          <w:b/>
          <w:bCs/>
          <w:sz w:val="28"/>
          <w:szCs w:val="28"/>
        </w:rPr>
      </w:pPr>
      <w:ins w:id="987" w:author="Claire S" w:date="2026-07-17T09:23:00Z" w16du:dateUtc="2026-07-17T08:23:00Z">
        <w:r>
          <w:rPr>
            <w:rFonts w:ascii="Cambria" w:hAnsi="Cambria"/>
            <w:b/>
            <w:bCs/>
            <w:sz w:val="28"/>
            <w:szCs w:val="28"/>
          </w:rPr>
          <w:t xml:space="preserve">NOMINEES FOR TONIGHT’S </w:t>
        </w:r>
        <w:r w:rsidRPr="0027662A">
          <w:rPr>
            <w:rFonts w:ascii="Cambria" w:hAnsi="Cambria"/>
            <w:b/>
            <w:bCs/>
            <w:sz w:val="28"/>
            <w:szCs w:val="28"/>
          </w:rPr>
          <w:t>SPECIAL</w:t>
        </w:r>
        <w:r>
          <w:rPr>
            <w:rFonts w:ascii="Cambria" w:hAnsi="Cambria"/>
            <w:b/>
            <w:bCs/>
            <w:sz w:val="28"/>
            <w:szCs w:val="28"/>
          </w:rPr>
          <w:t xml:space="preserve"> AWARD:</w:t>
        </w:r>
      </w:ins>
    </w:p>
    <w:p w14:paraId="39CEBA83" w14:textId="77777777" w:rsidR="00B149C9" w:rsidRPr="00AB250C" w:rsidRDefault="00B149C9" w:rsidP="00B149C9">
      <w:pPr>
        <w:pStyle w:val="ListParagraph"/>
        <w:numPr>
          <w:ilvl w:val="0"/>
          <w:numId w:val="6"/>
        </w:numPr>
        <w:spacing w:line="360" w:lineRule="auto"/>
        <w:rPr>
          <w:ins w:id="988" w:author="Claire S" w:date="2026-07-17T09:23:00Z" w16du:dateUtc="2026-07-17T08:23:00Z"/>
          <w:rFonts w:ascii="Cambria" w:hAnsi="Cambria"/>
          <w:b/>
          <w:bCs/>
          <w:sz w:val="28"/>
          <w:szCs w:val="28"/>
        </w:rPr>
      </w:pPr>
      <w:ins w:id="989" w:author="Claire S" w:date="2026-07-17T09:23:00Z" w16du:dateUtc="2026-07-17T08:23:00Z">
        <w:r w:rsidRPr="00AB250C">
          <w:rPr>
            <w:rFonts w:ascii="Cambria" w:hAnsi="Cambria"/>
            <w:b/>
            <w:bCs/>
            <w:sz w:val="28"/>
            <w:szCs w:val="28"/>
          </w:rPr>
          <w:t>Langley &amp; Co</w:t>
        </w:r>
        <w:r>
          <w:rPr>
            <w:rFonts w:ascii="Cambria" w:hAnsi="Cambria"/>
            <w:b/>
            <w:bCs/>
            <w:sz w:val="28"/>
            <w:szCs w:val="28"/>
          </w:rPr>
          <w:t>.</w:t>
        </w:r>
        <w:r w:rsidRPr="00AB250C">
          <w:rPr>
            <w:rFonts w:ascii="Cambria" w:hAnsi="Cambria"/>
            <w:b/>
            <w:bCs/>
            <w:sz w:val="28"/>
            <w:szCs w:val="28"/>
          </w:rPr>
          <w:t>’s Dex Harris.</w:t>
        </w:r>
      </w:ins>
    </w:p>
    <w:p w14:paraId="4AD6087C" w14:textId="77777777" w:rsidR="00B149C9" w:rsidRDefault="00B149C9" w:rsidP="00B149C9">
      <w:pPr>
        <w:spacing w:line="360" w:lineRule="auto"/>
        <w:ind w:firstLine="720"/>
        <w:contextualSpacing/>
        <w:rPr>
          <w:ins w:id="990" w:author="Claire S" w:date="2026-07-17T09:23:00Z" w16du:dateUtc="2026-07-17T08:23:00Z"/>
          <w:rFonts w:ascii="Cambria" w:hAnsi="Cambria"/>
          <w:sz w:val="28"/>
          <w:szCs w:val="28"/>
        </w:rPr>
      </w:pPr>
    </w:p>
    <w:p w14:paraId="10104F2C" w14:textId="191E7F1C" w:rsidR="00B149C9" w:rsidRDefault="00B149C9" w:rsidP="00B149C9">
      <w:pPr>
        <w:spacing w:line="360" w:lineRule="auto"/>
        <w:ind w:firstLine="720"/>
        <w:contextualSpacing/>
        <w:rPr>
          <w:ins w:id="991" w:author="Claire S" w:date="2026-07-17T09:23:00Z" w16du:dateUtc="2026-07-17T08:23:00Z"/>
          <w:rFonts w:ascii="Cambria" w:hAnsi="Cambria"/>
          <w:sz w:val="28"/>
          <w:szCs w:val="28"/>
        </w:rPr>
      </w:pPr>
      <w:ins w:id="992" w:author="Claire S" w:date="2026-07-17T09:23:00Z" w16du:dateUtc="2026-07-17T08:23:00Z">
        <w:r>
          <w:rPr>
            <w:rFonts w:ascii="Cambria" w:hAnsi="Cambria"/>
            <w:sz w:val="28"/>
            <w:szCs w:val="28"/>
          </w:rPr>
          <w:t xml:space="preserve">‘Dexy!’ Savannah </w:t>
        </w:r>
        <w:r w:rsidRPr="00605806">
          <w:rPr>
            <w:rFonts w:ascii="Cambria" w:hAnsi="Cambria"/>
            <w:sz w:val="28"/>
            <w:szCs w:val="28"/>
            <w:rPrChange w:id="993" w:author="Claire S" w:date="2026-07-17T10:57:00Z" w16du:dateUtc="2026-07-17T09:57:00Z">
              <w:rPr>
                <w:rFonts w:ascii="Cambria" w:hAnsi="Cambria"/>
                <w:sz w:val="28"/>
                <w:szCs w:val="28"/>
                <w:highlight w:val="green"/>
              </w:rPr>
            </w:rPrChange>
          </w:rPr>
          <w:t>clap</w:t>
        </w:r>
      </w:ins>
      <w:ins w:id="994" w:author="Claire S" w:date="2026-07-17T10:57:00Z" w16du:dateUtc="2026-07-17T09:57:00Z">
        <w:r w:rsidR="00605806">
          <w:rPr>
            <w:rFonts w:ascii="Cambria" w:hAnsi="Cambria"/>
            <w:sz w:val="28"/>
            <w:szCs w:val="28"/>
          </w:rPr>
          <w:t>ped</w:t>
        </w:r>
      </w:ins>
      <w:ins w:id="995" w:author="Claire S" w:date="2026-07-17T09:23:00Z" w16du:dateUtc="2026-07-17T08:23:00Z">
        <w:r w:rsidRPr="00605806">
          <w:rPr>
            <w:rFonts w:ascii="Cambria" w:hAnsi="Cambria"/>
            <w:sz w:val="28"/>
            <w:szCs w:val="28"/>
            <w:rPrChange w:id="996" w:author="Claire S" w:date="2026-07-17T10:57:00Z" w16du:dateUtc="2026-07-17T09:57:00Z">
              <w:rPr>
                <w:rFonts w:ascii="Cambria" w:hAnsi="Cambria"/>
                <w:sz w:val="28"/>
                <w:szCs w:val="28"/>
                <w:highlight w:val="green"/>
              </w:rPr>
            </w:rPrChange>
          </w:rPr>
          <w:t xml:space="preserve"> her hands</w:t>
        </w:r>
        <w:r>
          <w:rPr>
            <w:rFonts w:ascii="Cambria" w:hAnsi="Cambria"/>
            <w:sz w:val="28"/>
            <w:szCs w:val="28"/>
          </w:rPr>
          <w:t>. ‘I didn’t know you were up for an award!</w:t>
        </w:r>
      </w:ins>
      <w:ins w:id="997" w:author="Claire S" w:date="2026-07-17T10:57:00Z" w16du:dateUtc="2026-07-17T09:57:00Z">
        <w:r w:rsidR="00605806">
          <w:rPr>
            <w:rFonts w:ascii="Cambria" w:hAnsi="Cambria"/>
            <w:sz w:val="28"/>
            <w:szCs w:val="28"/>
          </w:rPr>
          <w:t>’</w:t>
        </w:r>
      </w:ins>
    </w:p>
    <w:p w14:paraId="5CBA0175" w14:textId="48AAC584" w:rsidR="00B149C9" w:rsidRDefault="00B149C9" w:rsidP="00B149C9">
      <w:pPr>
        <w:spacing w:line="360" w:lineRule="auto"/>
        <w:ind w:firstLine="720"/>
        <w:contextualSpacing/>
        <w:rPr>
          <w:ins w:id="998" w:author="Claire S" w:date="2026-07-17T09:23:00Z" w16du:dateUtc="2026-07-17T08:23:00Z"/>
          <w:rFonts w:ascii="Cambria" w:hAnsi="Cambria"/>
          <w:sz w:val="28"/>
          <w:szCs w:val="28"/>
        </w:rPr>
      </w:pPr>
      <w:ins w:id="999" w:author="Claire S" w:date="2026-07-17T09:23:00Z" w16du:dateUtc="2026-07-17T08:23:00Z">
        <w:r>
          <w:rPr>
            <w:rFonts w:ascii="Cambria" w:hAnsi="Cambria"/>
            <w:sz w:val="28"/>
            <w:szCs w:val="28"/>
          </w:rPr>
          <w:t>Dex frown</w:t>
        </w:r>
      </w:ins>
      <w:ins w:id="1000" w:author="Claire S" w:date="2026-07-18T19:59:00Z" w16du:dateUtc="2026-07-18T18:59:00Z">
        <w:r w:rsidR="00A00618">
          <w:rPr>
            <w:rFonts w:ascii="Cambria" w:hAnsi="Cambria"/>
            <w:sz w:val="28"/>
            <w:szCs w:val="28"/>
          </w:rPr>
          <w:t>ed</w:t>
        </w:r>
      </w:ins>
      <w:ins w:id="1001" w:author="Claire S" w:date="2026-07-17T09:23:00Z" w16du:dateUtc="2026-07-17T08:23:00Z">
        <w:r>
          <w:rPr>
            <w:rFonts w:ascii="Cambria" w:hAnsi="Cambria"/>
            <w:sz w:val="28"/>
            <w:szCs w:val="28"/>
          </w:rPr>
          <w:t>. ‘I’m not up for anything</w:t>
        </w:r>
      </w:ins>
      <w:ins w:id="1002" w:author="Claire S" w:date="2026-07-17T16:45:00Z" w16du:dateUtc="2026-07-17T15:45:00Z">
        <w:r w:rsidR="004856E2">
          <w:rPr>
            <w:rFonts w:ascii="Cambria" w:hAnsi="Cambria"/>
            <w:sz w:val="28"/>
            <w:szCs w:val="28"/>
          </w:rPr>
          <w:t>.</w:t>
        </w:r>
      </w:ins>
      <w:ins w:id="1003" w:author="Claire S" w:date="2026-07-17T10:59:00Z" w16du:dateUtc="2026-07-17T09:59:00Z">
        <w:r w:rsidR="005B6384">
          <w:rPr>
            <w:rFonts w:ascii="Cambria" w:hAnsi="Cambria"/>
            <w:sz w:val="28"/>
            <w:szCs w:val="28"/>
          </w:rPr>
          <w:t xml:space="preserve"> </w:t>
        </w:r>
      </w:ins>
      <w:ins w:id="1004" w:author="Claire S" w:date="2026-07-17T16:45:00Z" w16du:dateUtc="2026-07-17T15:45:00Z">
        <w:r w:rsidR="004856E2">
          <w:rPr>
            <w:rFonts w:ascii="Cambria" w:hAnsi="Cambria"/>
            <w:sz w:val="28"/>
            <w:szCs w:val="28"/>
          </w:rPr>
          <w:t>Definitely n</w:t>
        </w:r>
      </w:ins>
      <w:ins w:id="1005" w:author="Claire S" w:date="2026-07-17T10:59:00Z" w16du:dateUtc="2026-07-17T09:59:00Z">
        <w:r w:rsidR="005B6384">
          <w:rPr>
            <w:rFonts w:ascii="Cambria" w:hAnsi="Cambria"/>
            <w:sz w:val="28"/>
            <w:szCs w:val="28"/>
          </w:rPr>
          <w:t>ot the best Book.’</w:t>
        </w:r>
      </w:ins>
    </w:p>
    <w:p w14:paraId="66D6C15D" w14:textId="1AA9497B" w:rsidR="00B149C9" w:rsidRPr="00661FBD" w:rsidRDefault="00B149C9" w:rsidP="00B149C9">
      <w:pPr>
        <w:spacing w:line="360" w:lineRule="auto"/>
        <w:ind w:firstLine="720"/>
        <w:contextualSpacing/>
        <w:rPr>
          <w:ins w:id="1006" w:author="Claire S" w:date="2026-07-17T09:23:00Z" w16du:dateUtc="2026-07-17T08:23:00Z"/>
          <w:rFonts w:ascii="Cambria" w:hAnsi="Cambria"/>
          <w:sz w:val="28"/>
          <w:szCs w:val="28"/>
        </w:rPr>
      </w:pPr>
      <w:commentRangeStart w:id="1007"/>
      <w:ins w:id="1008" w:author="Claire S" w:date="2026-07-17T09:23:00Z" w16du:dateUtc="2026-07-17T08:23:00Z">
        <w:r>
          <w:rPr>
            <w:rFonts w:ascii="Cambria" w:hAnsi="Cambria"/>
            <w:sz w:val="28"/>
            <w:szCs w:val="28"/>
          </w:rPr>
          <w:t>The writing continue</w:t>
        </w:r>
      </w:ins>
      <w:ins w:id="1009" w:author="Claire S" w:date="2026-07-17T10:59:00Z" w16du:dateUtc="2026-07-17T09:59:00Z">
        <w:r w:rsidR="005B6384">
          <w:rPr>
            <w:rFonts w:ascii="Cambria" w:hAnsi="Cambria"/>
            <w:sz w:val="28"/>
            <w:szCs w:val="28"/>
          </w:rPr>
          <w:t xml:space="preserve">d </w:t>
        </w:r>
      </w:ins>
      <w:ins w:id="1010" w:author="Claire S" w:date="2026-07-17T09:23:00Z" w16du:dateUtc="2026-07-17T08:23:00Z">
        <w:r>
          <w:rPr>
            <w:rFonts w:ascii="Cambria" w:hAnsi="Cambria"/>
            <w:sz w:val="28"/>
            <w:szCs w:val="28"/>
          </w:rPr>
          <w:t>to loop across the screen as</w:t>
        </w:r>
      </w:ins>
      <w:ins w:id="1011" w:author="Claire S" w:date="2026-07-17T10:59:00Z" w16du:dateUtc="2026-07-17T09:59:00Z">
        <w:r w:rsidR="005B6384">
          <w:rPr>
            <w:rFonts w:ascii="Cambria" w:hAnsi="Cambria"/>
            <w:sz w:val="28"/>
            <w:szCs w:val="28"/>
          </w:rPr>
          <w:t xml:space="preserve"> the </w:t>
        </w:r>
        <w:r w:rsidR="00544495">
          <w:rPr>
            <w:rFonts w:ascii="Cambria" w:hAnsi="Cambria"/>
            <w:sz w:val="28"/>
            <w:szCs w:val="28"/>
          </w:rPr>
          <w:t xml:space="preserve">sobbing </w:t>
        </w:r>
      </w:ins>
      <w:ins w:id="1012" w:author="Claire S" w:date="2026-07-17T11:02:00Z" w16du:dateUtc="2026-07-17T10:02:00Z">
        <w:r w:rsidR="00567F68">
          <w:rPr>
            <w:rFonts w:ascii="Cambria" w:hAnsi="Cambria"/>
            <w:sz w:val="28"/>
            <w:szCs w:val="28"/>
          </w:rPr>
          <w:t>fad</w:t>
        </w:r>
      </w:ins>
      <w:ins w:id="1013" w:author="Claire S" w:date="2026-07-17T10:59:00Z" w16du:dateUtc="2026-07-17T09:59:00Z">
        <w:r w:rsidR="00544495">
          <w:rPr>
            <w:rFonts w:ascii="Cambria" w:hAnsi="Cambria"/>
            <w:sz w:val="28"/>
            <w:szCs w:val="28"/>
          </w:rPr>
          <w:t>ed and now</w:t>
        </w:r>
      </w:ins>
      <w:ins w:id="1014" w:author="Claire S" w:date="2026-07-17T09:23:00Z" w16du:dateUtc="2026-07-17T08:23:00Z">
        <w:r>
          <w:rPr>
            <w:rFonts w:ascii="Cambria" w:hAnsi="Cambria"/>
            <w:sz w:val="28"/>
            <w:szCs w:val="28"/>
          </w:rPr>
          <w:t xml:space="preserve"> </w:t>
        </w:r>
        <w:commentRangeStart w:id="1015"/>
        <w:r>
          <w:rPr>
            <w:rFonts w:ascii="Cambria" w:hAnsi="Cambria"/>
            <w:sz w:val="28"/>
            <w:szCs w:val="28"/>
          </w:rPr>
          <w:t>a strange little girl’s voice whisper</w:t>
        </w:r>
      </w:ins>
      <w:ins w:id="1016" w:author="Claire S" w:date="2026-07-17T10:59:00Z" w16du:dateUtc="2026-07-17T09:59:00Z">
        <w:r w:rsidR="005B6384">
          <w:rPr>
            <w:rFonts w:ascii="Cambria" w:hAnsi="Cambria"/>
            <w:sz w:val="28"/>
            <w:szCs w:val="28"/>
          </w:rPr>
          <w:t>ed</w:t>
        </w:r>
      </w:ins>
      <w:ins w:id="1017" w:author="Claire S" w:date="2026-07-17T09:23:00Z" w16du:dateUtc="2026-07-17T08:23:00Z">
        <w:r>
          <w:rPr>
            <w:rFonts w:ascii="Cambria" w:hAnsi="Cambria"/>
            <w:sz w:val="28"/>
            <w:szCs w:val="28"/>
          </w:rPr>
          <w:t xml:space="preserve"> over the speakers: </w:t>
        </w:r>
      </w:ins>
      <w:commentRangeEnd w:id="1015"/>
      <w:r w:rsidRPr="006D4253">
        <w:rPr>
          <w:rStyle w:val="CommentReference"/>
          <w:rFonts w:ascii="Cambria" w:hAnsi="Cambria"/>
          <w:sz w:val="28"/>
          <w:szCs w:val="28"/>
        </w:rPr>
        <w:commentReference w:id="1015"/>
      </w:r>
      <w:ins w:id="1018" w:author="Claire S" w:date="2026-07-17T09:23:00Z" w16du:dateUtc="2026-07-17T08:23:00Z">
        <w:r w:rsidRPr="006D4253">
          <w:rPr>
            <w:rFonts w:ascii="Cambria" w:hAnsi="Cambria"/>
            <w:sz w:val="28"/>
            <w:szCs w:val="28"/>
          </w:rPr>
          <w:t>‘</w:t>
        </w:r>
        <w:r w:rsidRPr="00661FBD">
          <w:rPr>
            <w:rFonts w:ascii="Cambria" w:hAnsi="Cambria"/>
            <w:sz w:val="28"/>
            <w:szCs w:val="28"/>
          </w:rPr>
          <w:t>Who’s Next?’</w:t>
        </w:r>
      </w:ins>
    </w:p>
    <w:p w14:paraId="57C50126" w14:textId="756C17C4" w:rsidR="00B149C9" w:rsidRDefault="00B149C9" w:rsidP="00B149C9">
      <w:pPr>
        <w:spacing w:line="360" w:lineRule="auto"/>
        <w:ind w:firstLine="720"/>
        <w:contextualSpacing/>
        <w:rPr>
          <w:ins w:id="1019" w:author="Claire S" w:date="2026-07-17T09:23:00Z" w16du:dateUtc="2026-07-17T08:23:00Z"/>
          <w:rFonts w:ascii="Cambria" w:hAnsi="Cambria"/>
          <w:sz w:val="28"/>
          <w:szCs w:val="28"/>
        </w:rPr>
      </w:pPr>
      <w:ins w:id="1020" w:author="Claire S" w:date="2026-07-17T09:23:00Z" w16du:dateUtc="2026-07-17T08:23:00Z">
        <w:r>
          <w:rPr>
            <w:rFonts w:ascii="Cambria" w:hAnsi="Cambria"/>
            <w:sz w:val="28"/>
            <w:szCs w:val="28"/>
          </w:rPr>
          <w:t xml:space="preserve">Across the table, </w:t>
        </w:r>
        <w:r w:rsidRPr="00D531DC">
          <w:rPr>
            <w:rFonts w:ascii="Cambria" w:hAnsi="Cambria"/>
            <w:color w:val="000000" w:themeColor="text1"/>
            <w:sz w:val="28"/>
            <w:szCs w:val="28"/>
          </w:rPr>
          <w:t>Jackson Rayne</w:t>
        </w:r>
        <w:r>
          <w:rPr>
            <w:rFonts w:ascii="Cambria" w:hAnsi="Cambria"/>
            <w:color w:val="000000" w:themeColor="text1"/>
            <w:sz w:val="28"/>
            <w:szCs w:val="28"/>
          </w:rPr>
          <w:t xml:space="preserve">’s craggy face </w:t>
        </w:r>
      </w:ins>
      <w:ins w:id="1021" w:author="Claire S" w:date="2026-07-17T10:59:00Z" w16du:dateUtc="2026-07-17T09:59:00Z">
        <w:r w:rsidR="005B6384">
          <w:rPr>
            <w:rFonts w:ascii="Cambria" w:hAnsi="Cambria"/>
            <w:color w:val="000000" w:themeColor="text1"/>
            <w:sz w:val="28"/>
            <w:szCs w:val="28"/>
          </w:rPr>
          <w:t>wa</w:t>
        </w:r>
      </w:ins>
      <w:ins w:id="1022" w:author="Claire S" w:date="2026-07-17T09:23:00Z" w16du:dateUtc="2026-07-17T08:23:00Z">
        <w:r>
          <w:rPr>
            <w:rFonts w:ascii="Cambria" w:hAnsi="Cambria"/>
            <w:color w:val="000000" w:themeColor="text1"/>
            <w:sz w:val="28"/>
            <w:szCs w:val="28"/>
          </w:rPr>
          <w:t xml:space="preserve">s baffled, and </w:t>
        </w:r>
        <w:r>
          <w:rPr>
            <w:rFonts w:ascii="Cambria" w:hAnsi="Cambria"/>
            <w:sz w:val="28"/>
            <w:szCs w:val="28"/>
          </w:rPr>
          <w:t xml:space="preserve">scrawny little Violet </w:t>
        </w:r>
      </w:ins>
      <w:ins w:id="1023" w:author="Claire S" w:date="2026-07-17T10:59:00Z" w16du:dateUtc="2026-07-17T09:59:00Z">
        <w:r w:rsidR="00544495">
          <w:rPr>
            <w:rFonts w:ascii="Cambria" w:hAnsi="Cambria"/>
            <w:sz w:val="28"/>
            <w:szCs w:val="28"/>
          </w:rPr>
          <w:t>wa</w:t>
        </w:r>
      </w:ins>
      <w:ins w:id="1024" w:author="Claire S" w:date="2026-07-17T09:23:00Z" w16du:dateUtc="2026-07-17T08:23:00Z">
        <w:r>
          <w:rPr>
            <w:rFonts w:ascii="Cambria" w:hAnsi="Cambria"/>
            <w:sz w:val="28"/>
            <w:szCs w:val="28"/>
          </w:rPr>
          <w:t xml:space="preserve">s gazing at Dex. What </w:t>
        </w:r>
        <w:r w:rsidRPr="00886628">
          <w:rPr>
            <w:rFonts w:ascii="Cambria" w:hAnsi="Cambria"/>
            <w:i/>
            <w:iCs/>
            <w:sz w:val="28"/>
            <w:szCs w:val="28"/>
          </w:rPr>
          <w:t>is</w:t>
        </w:r>
        <w:r>
          <w:rPr>
            <w:rFonts w:ascii="Cambria" w:hAnsi="Cambria"/>
            <w:sz w:val="28"/>
            <w:szCs w:val="28"/>
          </w:rPr>
          <w:t xml:space="preserve"> that look on her face, Savannah wonder</w:t>
        </w:r>
      </w:ins>
      <w:ins w:id="1025" w:author="Claire S" w:date="2026-07-17T11:00:00Z" w16du:dateUtc="2026-07-17T10:00:00Z">
        <w:r w:rsidR="00544495">
          <w:rPr>
            <w:rFonts w:ascii="Cambria" w:hAnsi="Cambria"/>
            <w:sz w:val="28"/>
            <w:szCs w:val="28"/>
          </w:rPr>
          <w:t>ed</w:t>
        </w:r>
      </w:ins>
      <w:ins w:id="1026" w:author="Claire S" w:date="2026-07-17T09:23:00Z" w16du:dateUtc="2026-07-17T08:23:00Z">
        <w:r>
          <w:rPr>
            <w:rFonts w:ascii="Cambria" w:hAnsi="Cambria"/>
            <w:sz w:val="28"/>
            <w:szCs w:val="28"/>
          </w:rPr>
          <w:t xml:space="preserve">? A mix of bewilderment and… </w:t>
        </w:r>
        <w:r>
          <w:rPr>
            <w:rFonts w:ascii="Cambria" w:hAnsi="Cambria"/>
            <w:i/>
            <w:iCs/>
            <w:sz w:val="28"/>
            <w:szCs w:val="28"/>
          </w:rPr>
          <w:t>O</w:t>
        </w:r>
        <w:r w:rsidRPr="00661FBD">
          <w:rPr>
            <w:rFonts w:ascii="Cambria" w:hAnsi="Cambria"/>
            <w:i/>
            <w:iCs/>
            <w:sz w:val="28"/>
            <w:szCs w:val="28"/>
          </w:rPr>
          <w:t>h</w:t>
        </w:r>
        <w:r>
          <w:rPr>
            <w:rFonts w:ascii="Cambria" w:hAnsi="Cambria"/>
            <w:sz w:val="28"/>
            <w:szCs w:val="28"/>
          </w:rPr>
          <w:t xml:space="preserve">, of course. The poor thing </w:t>
        </w:r>
      </w:ins>
      <w:ins w:id="1027" w:author="Claire S" w:date="2026-07-17T11:00:00Z" w16du:dateUtc="2026-07-17T10:00:00Z">
        <w:r w:rsidR="00544495">
          <w:rPr>
            <w:rFonts w:ascii="Cambria" w:hAnsi="Cambria"/>
            <w:sz w:val="28"/>
            <w:szCs w:val="28"/>
          </w:rPr>
          <w:t>wa</w:t>
        </w:r>
      </w:ins>
      <w:ins w:id="1028" w:author="Claire S" w:date="2026-07-17T09:23:00Z" w16du:dateUtc="2026-07-17T08:23:00Z">
        <w:r>
          <w:rPr>
            <w:rFonts w:ascii="Cambria" w:hAnsi="Cambria"/>
            <w:sz w:val="28"/>
            <w:szCs w:val="28"/>
          </w:rPr>
          <w:t>s lovestruck. That’s what she was going to confess in the ladies’.</w:t>
        </w:r>
      </w:ins>
    </w:p>
    <w:p w14:paraId="5C022E9C" w14:textId="77777777" w:rsidR="00E77BEF" w:rsidRDefault="00B149C9" w:rsidP="00B149C9">
      <w:pPr>
        <w:spacing w:line="360" w:lineRule="auto"/>
        <w:ind w:firstLine="720"/>
        <w:contextualSpacing/>
        <w:rPr>
          <w:ins w:id="1029" w:author="Claire S" w:date="2026-07-17T11:06:00Z" w16du:dateUtc="2026-07-17T10:06:00Z"/>
          <w:rFonts w:ascii="Cambria" w:hAnsi="Cambria"/>
          <w:sz w:val="28"/>
          <w:szCs w:val="28"/>
        </w:rPr>
      </w:pPr>
      <w:ins w:id="1030" w:author="Claire S" w:date="2026-07-17T09:23:00Z" w16du:dateUtc="2026-07-17T08:23:00Z">
        <w:r>
          <w:rPr>
            <w:rFonts w:ascii="Cambria" w:hAnsi="Cambria"/>
            <w:sz w:val="28"/>
            <w:szCs w:val="28"/>
          </w:rPr>
          <w:lastRenderedPageBreak/>
          <w:t>But before Savannah c</w:t>
        </w:r>
      </w:ins>
      <w:ins w:id="1031" w:author="Claire S" w:date="2026-07-17T11:00:00Z" w16du:dateUtc="2026-07-17T10:00:00Z">
        <w:r w:rsidR="00544495">
          <w:rPr>
            <w:rFonts w:ascii="Cambria" w:hAnsi="Cambria"/>
            <w:sz w:val="28"/>
            <w:szCs w:val="28"/>
          </w:rPr>
          <w:t xml:space="preserve">ould </w:t>
        </w:r>
      </w:ins>
      <w:ins w:id="1032" w:author="Claire S" w:date="2026-07-17T09:23:00Z" w16du:dateUtc="2026-07-17T08:23:00Z">
        <w:r>
          <w:rPr>
            <w:rFonts w:ascii="Cambria" w:hAnsi="Cambria"/>
            <w:sz w:val="28"/>
            <w:szCs w:val="28"/>
          </w:rPr>
          <w:t xml:space="preserve">react, something </w:t>
        </w:r>
      </w:ins>
      <w:ins w:id="1033" w:author="Claire S" w:date="2026-07-17T11:06:00Z" w16du:dateUtc="2026-07-17T10:06:00Z">
        <w:r w:rsidR="00E77BEF">
          <w:rPr>
            <w:rFonts w:ascii="Cambria" w:hAnsi="Cambria"/>
            <w:sz w:val="28"/>
            <w:szCs w:val="28"/>
          </w:rPr>
          <w:t>heavy</w:t>
        </w:r>
      </w:ins>
      <w:ins w:id="1034" w:author="Claire S" w:date="2026-07-17T11:01:00Z" w16du:dateUtc="2026-07-17T10:01:00Z">
        <w:r w:rsidR="00567F68">
          <w:rPr>
            <w:rFonts w:ascii="Cambria" w:hAnsi="Cambria"/>
            <w:sz w:val="28"/>
            <w:szCs w:val="28"/>
          </w:rPr>
          <w:t xml:space="preserve"> </w:t>
        </w:r>
      </w:ins>
      <w:ins w:id="1035" w:author="Claire S" w:date="2026-07-17T09:23:00Z" w16du:dateUtc="2026-07-17T08:23:00Z">
        <w:r>
          <w:rPr>
            <w:rFonts w:ascii="Cambria" w:hAnsi="Cambria"/>
            <w:sz w:val="28"/>
            <w:szCs w:val="28"/>
          </w:rPr>
          <w:t>drop</w:t>
        </w:r>
      </w:ins>
      <w:ins w:id="1036" w:author="Claire S" w:date="2026-07-17T11:00:00Z" w16du:dateUtc="2026-07-17T10:00:00Z">
        <w:r w:rsidR="00544495">
          <w:rPr>
            <w:rFonts w:ascii="Cambria" w:hAnsi="Cambria"/>
            <w:sz w:val="28"/>
            <w:szCs w:val="28"/>
          </w:rPr>
          <w:t>ped</w:t>
        </w:r>
      </w:ins>
      <w:ins w:id="1037" w:author="Claire S" w:date="2026-07-17T09:23:00Z" w16du:dateUtc="2026-07-17T08:23:00Z">
        <w:r>
          <w:rPr>
            <w:rFonts w:ascii="Cambria" w:hAnsi="Cambria"/>
            <w:sz w:val="28"/>
            <w:szCs w:val="28"/>
          </w:rPr>
          <w:t xml:space="preserve"> from the ceiling. </w:t>
        </w:r>
      </w:ins>
    </w:p>
    <w:p w14:paraId="3BC9EC04" w14:textId="534D6AAC" w:rsidR="00B149C9" w:rsidRDefault="00B149C9" w:rsidP="00B149C9">
      <w:pPr>
        <w:spacing w:line="360" w:lineRule="auto"/>
        <w:ind w:firstLine="720"/>
        <w:contextualSpacing/>
        <w:rPr>
          <w:ins w:id="1038" w:author="Claire S" w:date="2026-07-17T09:23:00Z" w16du:dateUtc="2026-07-17T08:23:00Z"/>
          <w:rFonts w:ascii="Cambria" w:hAnsi="Cambria"/>
          <w:sz w:val="28"/>
          <w:szCs w:val="28"/>
        </w:rPr>
      </w:pPr>
      <w:ins w:id="1039" w:author="Claire S" w:date="2026-07-17T09:23:00Z" w16du:dateUtc="2026-07-17T08:23:00Z">
        <w:r>
          <w:rPr>
            <w:rFonts w:ascii="Cambria" w:hAnsi="Cambria"/>
            <w:sz w:val="28"/>
            <w:szCs w:val="28"/>
          </w:rPr>
          <w:t>With a gasp, the whole crowd look</w:t>
        </w:r>
      </w:ins>
      <w:ins w:id="1040" w:author="Claire S" w:date="2026-07-17T11:00:00Z" w16du:dateUtc="2026-07-17T10:00:00Z">
        <w:r w:rsidR="00544495">
          <w:rPr>
            <w:rFonts w:ascii="Cambria" w:hAnsi="Cambria"/>
            <w:sz w:val="28"/>
            <w:szCs w:val="28"/>
          </w:rPr>
          <w:t>ed</w:t>
        </w:r>
      </w:ins>
      <w:ins w:id="1041" w:author="Claire S" w:date="2026-07-17T09:23:00Z" w16du:dateUtc="2026-07-17T08:23:00Z">
        <w:r>
          <w:rPr>
            <w:rFonts w:ascii="Cambria" w:hAnsi="Cambria"/>
            <w:sz w:val="28"/>
            <w:szCs w:val="28"/>
          </w:rPr>
          <w:t xml:space="preserve"> upwards, and people start</w:t>
        </w:r>
      </w:ins>
      <w:ins w:id="1042" w:author="Claire S" w:date="2026-07-17T11:00:00Z" w16du:dateUtc="2026-07-17T10:00:00Z">
        <w:r w:rsidR="00544495">
          <w:rPr>
            <w:rFonts w:ascii="Cambria" w:hAnsi="Cambria"/>
            <w:sz w:val="28"/>
            <w:szCs w:val="28"/>
          </w:rPr>
          <w:t>ed</w:t>
        </w:r>
      </w:ins>
      <w:ins w:id="1043" w:author="Claire S" w:date="2026-07-17T09:23:00Z" w16du:dateUtc="2026-07-17T08:23:00Z">
        <w:r>
          <w:rPr>
            <w:rFonts w:ascii="Cambria" w:hAnsi="Cambria"/>
            <w:sz w:val="28"/>
            <w:szCs w:val="28"/>
          </w:rPr>
          <w:t xml:space="preserve"> to scream.  Horrified, Savannah realise</w:t>
        </w:r>
      </w:ins>
      <w:ins w:id="1044" w:author="Claire S" w:date="2026-07-17T11:00:00Z" w16du:dateUtc="2026-07-17T10:00:00Z">
        <w:r w:rsidR="00544495">
          <w:rPr>
            <w:rFonts w:ascii="Cambria" w:hAnsi="Cambria"/>
            <w:sz w:val="28"/>
            <w:szCs w:val="28"/>
          </w:rPr>
          <w:t>d</w:t>
        </w:r>
      </w:ins>
      <w:ins w:id="1045" w:author="Claire S" w:date="2026-07-17T09:23:00Z" w16du:dateUtc="2026-07-17T08:23:00Z">
        <w:r>
          <w:rPr>
            <w:rFonts w:ascii="Cambria" w:hAnsi="Cambria"/>
            <w:sz w:val="28"/>
            <w:szCs w:val="28"/>
          </w:rPr>
          <w:t xml:space="preserve"> this might not be a planned part of the event after all. She stare</w:t>
        </w:r>
      </w:ins>
      <w:ins w:id="1046" w:author="Claire S" w:date="2026-07-17T11:00:00Z" w16du:dateUtc="2026-07-17T10:00:00Z">
        <w:r w:rsidR="00544495">
          <w:rPr>
            <w:rFonts w:ascii="Cambria" w:hAnsi="Cambria"/>
            <w:sz w:val="28"/>
            <w:szCs w:val="28"/>
          </w:rPr>
          <w:t>d</w:t>
        </w:r>
      </w:ins>
      <w:ins w:id="1047" w:author="Claire S" w:date="2026-07-17T09:23:00Z" w16du:dateUtc="2026-07-17T08:23:00Z">
        <w:r>
          <w:rPr>
            <w:rFonts w:ascii="Cambria" w:hAnsi="Cambria"/>
            <w:sz w:val="28"/>
            <w:szCs w:val="28"/>
          </w:rPr>
          <w:t xml:space="preserve"> at the thing now swinging above their heads. </w:t>
        </w:r>
      </w:ins>
      <w:commentRangeEnd w:id="1007"/>
      <w:r>
        <w:rPr>
          <w:rStyle w:val="CommentReference"/>
          <w:rFonts w:ascii="Cambria" w:hAnsi="Cambria"/>
          <w:sz w:val="28"/>
          <w:szCs w:val="28"/>
        </w:rPr>
        <w:commentReference w:id="1007"/>
      </w:r>
    </w:p>
    <w:p w14:paraId="0699A482" w14:textId="6719916B" w:rsidR="00B149C9" w:rsidRPr="009151E2" w:rsidRDefault="00B149C9">
      <w:pPr>
        <w:spacing w:line="360" w:lineRule="auto"/>
        <w:ind w:firstLine="720"/>
        <w:contextualSpacing/>
        <w:rPr>
          <w:ins w:id="1048" w:author="Claire S" w:date="2026-07-17T09:23:00Z" w16du:dateUtc="2026-07-17T08:23:00Z"/>
          <w:rFonts w:ascii="Cambria" w:hAnsi="Cambria"/>
          <w:sz w:val="28"/>
          <w:szCs w:val="28"/>
          <w:rPrChange w:id="1049" w:author="Claire S" w:date="2026-07-21T10:00:00Z" w16du:dateUtc="2026-07-21T09:00:00Z">
            <w:rPr>
              <w:ins w:id="1050" w:author="Claire S" w:date="2026-07-17T09:23:00Z" w16du:dateUtc="2026-07-17T08:23:00Z"/>
              <w:rFonts w:ascii="Cambria" w:hAnsi="Cambria"/>
              <w:b/>
              <w:bCs/>
              <w:sz w:val="28"/>
              <w:szCs w:val="28"/>
            </w:rPr>
          </w:rPrChange>
        </w:rPr>
        <w:pPrChange w:id="1051" w:author="Claire S" w:date="2026-07-21T10:00:00Z" w16du:dateUtc="2026-07-21T09:00:00Z">
          <w:pPr>
            <w:spacing w:line="360" w:lineRule="auto"/>
            <w:contextualSpacing/>
          </w:pPr>
        </w:pPrChange>
      </w:pPr>
      <w:ins w:id="1052" w:author="Claire S" w:date="2026-07-17T09:23:00Z" w16du:dateUtc="2026-07-17T08:23:00Z">
        <w:r>
          <w:rPr>
            <w:rFonts w:ascii="Cambria" w:hAnsi="Cambria"/>
            <w:sz w:val="28"/>
            <w:szCs w:val="28"/>
          </w:rPr>
          <w:t>A body, blood dripping down the front of its white dress shirt; a body, hanging from the end of rope…</w:t>
        </w:r>
      </w:ins>
      <w:commentRangeEnd w:id="896"/>
      <w:r w:rsidRPr="009151E2">
        <w:rPr>
          <w:rStyle w:val="CommentReference"/>
          <w:rFonts w:ascii="Cambria" w:hAnsi="Cambria"/>
          <w:sz w:val="28"/>
          <w:szCs w:val="28"/>
          <w:rPrChange w:id="1053" w:author="Claire S" w:date="2026-07-21T10:00:00Z" w16du:dateUtc="2026-07-21T09:00:00Z">
            <w:rPr>
              <w:rStyle w:val="CommentReference"/>
              <w:rFonts w:ascii="Cambria" w:hAnsi="Cambria"/>
              <w:b/>
              <w:bCs/>
              <w:sz w:val="28"/>
              <w:szCs w:val="28"/>
            </w:rPr>
          </w:rPrChange>
        </w:rPr>
        <w:commentReference w:id="896"/>
      </w:r>
      <w:commentRangeEnd w:id="897"/>
      <w:r w:rsidR="006F609D" w:rsidRPr="009151E2">
        <w:rPr>
          <w:rStyle w:val="CommentReference"/>
          <w:rFonts w:ascii="Cambria" w:hAnsi="Cambria"/>
          <w:sz w:val="28"/>
          <w:szCs w:val="28"/>
          <w:rPrChange w:id="1054" w:author="Claire S" w:date="2026-07-21T10:00:00Z" w16du:dateUtc="2026-07-21T09:00:00Z">
            <w:rPr>
              <w:rStyle w:val="CommentReference"/>
              <w:rFonts w:ascii="Cambria" w:hAnsi="Cambria"/>
              <w:b/>
              <w:bCs/>
              <w:sz w:val="28"/>
              <w:szCs w:val="28"/>
            </w:rPr>
          </w:rPrChange>
        </w:rPr>
        <w:commentReference w:id="897"/>
      </w:r>
    </w:p>
    <w:p w14:paraId="595E795F" w14:textId="77777777" w:rsidR="006E5A45" w:rsidRDefault="006E5A45" w:rsidP="003B571A">
      <w:pPr>
        <w:spacing w:line="360" w:lineRule="auto"/>
        <w:contextualSpacing/>
        <w:rPr>
          <w:ins w:id="1055" w:author="Claire S" w:date="2026-07-31T15:41:00Z" w16du:dateUtc="2026-07-31T14:41:00Z"/>
          <w:rFonts w:ascii="Cambria" w:hAnsi="Cambria"/>
          <w:b/>
          <w:bCs/>
          <w:sz w:val="28"/>
          <w:szCs w:val="28"/>
        </w:rPr>
      </w:pPr>
    </w:p>
    <w:p w14:paraId="2A6C90BB" w14:textId="77777777" w:rsidR="006E5A45" w:rsidRDefault="006E5A45" w:rsidP="003B571A">
      <w:pPr>
        <w:spacing w:line="360" w:lineRule="auto"/>
        <w:contextualSpacing/>
        <w:rPr>
          <w:ins w:id="1056" w:author="Claire S" w:date="2026-07-31T15:41:00Z" w16du:dateUtc="2026-07-31T14:41:00Z"/>
          <w:rFonts w:ascii="Cambria" w:hAnsi="Cambria"/>
          <w:b/>
          <w:bCs/>
          <w:sz w:val="28"/>
          <w:szCs w:val="28"/>
        </w:rPr>
      </w:pPr>
    </w:p>
    <w:p w14:paraId="6E689F15" w14:textId="77777777" w:rsidR="006E5A45" w:rsidRDefault="006E5A45" w:rsidP="003B571A">
      <w:pPr>
        <w:spacing w:line="360" w:lineRule="auto"/>
        <w:contextualSpacing/>
        <w:rPr>
          <w:ins w:id="1057" w:author="Claire S" w:date="2026-07-31T15:41:00Z" w16du:dateUtc="2026-07-31T14:41:00Z"/>
          <w:rFonts w:ascii="Cambria" w:hAnsi="Cambria"/>
          <w:b/>
          <w:bCs/>
          <w:sz w:val="28"/>
          <w:szCs w:val="28"/>
        </w:rPr>
      </w:pPr>
    </w:p>
    <w:p w14:paraId="2588640C" w14:textId="77777777" w:rsidR="006E5A45" w:rsidRDefault="006E5A45" w:rsidP="003B571A">
      <w:pPr>
        <w:spacing w:line="360" w:lineRule="auto"/>
        <w:contextualSpacing/>
        <w:rPr>
          <w:ins w:id="1058" w:author="Claire S" w:date="2026-07-31T15:41:00Z" w16du:dateUtc="2026-07-31T14:41:00Z"/>
          <w:rFonts w:ascii="Cambria" w:hAnsi="Cambria"/>
          <w:b/>
          <w:bCs/>
          <w:sz w:val="28"/>
          <w:szCs w:val="28"/>
        </w:rPr>
      </w:pPr>
    </w:p>
    <w:p w14:paraId="5DAB399A" w14:textId="77777777" w:rsidR="006E5A45" w:rsidRDefault="006E5A45" w:rsidP="003B571A">
      <w:pPr>
        <w:spacing w:line="360" w:lineRule="auto"/>
        <w:contextualSpacing/>
        <w:rPr>
          <w:ins w:id="1059" w:author="Claire S" w:date="2026-07-31T15:41:00Z" w16du:dateUtc="2026-07-31T14:41:00Z"/>
          <w:rFonts w:ascii="Cambria" w:hAnsi="Cambria"/>
          <w:b/>
          <w:bCs/>
          <w:sz w:val="28"/>
          <w:szCs w:val="28"/>
        </w:rPr>
      </w:pPr>
    </w:p>
    <w:p w14:paraId="07274155" w14:textId="77777777" w:rsidR="006E5A45" w:rsidRDefault="006E5A45" w:rsidP="003B571A">
      <w:pPr>
        <w:spacing w:line="360" w:lineRule="auto"/>
        <w:contextualSpacing/>
        <w:rPr>
          <w:ins w:id="1060" w:author="Claire S" w:date="2026-07-31T15:41:00Z" w16du:dateUtc="2026-07-31T14:41:00Z"/>
          <w:rFonts w:ascii="Cambria" w:hAnsi="Cambria"/>
          <w:b/>
          <w:bCs/>
          <w:sz w:val="28"/>
          <w:szCs w:val="28"/>
        </w:rPr>
      </w:pPr>
    </w:p>
    <w:p w14:paraId="5268267D" w14:textId="77777777" w:rsidR="006E5A45" w:rsidRDefault="006E5A45" w:rsidP="003B571A">
      <w:pPr>
        <w:spacing w:line="360" w:lineRule="auto"/>
        <w:contextualSpacing/>
        <w:rPr>
          <w:ins w:id="1061" w:author="Claire S" w:date="2026-07-31T15:41:00Z" w16du:dateUtc="2026-07-31T14:41:00Z"/>
          <w:rFonts w:ascii="Cambria" w:hAnsi="Cambria"/>
          <w:b/>
          <w:bCs/>
          <w:sz w:val="28"/>
          <w:szCs w:val="28"/>
        </w:rPr>
      </w:pPr>
    </w:p>
    <w:p w14:paraId="7BBD801D" w14:textId="77777777" w:rsidR="006E5A45" w:rsidRDefault="006E5A45" w:rsidP="003B571A">
      <w:pPr>
        <w:spacing w:line="360" w:lineRule="auto"/>
        <w:contextualSpacing/>
        <w:rPr>
          <w:ins w:id="1062" w:author="Claire S" w:date="2026-07-31T15:41:00Z" w16du:dateUtc="2026-07-31T14:41:00Z"/>
          <w:rFonts w:ascii="Cambria" w:hAnsi="Cambria"/>
          <w:b/>
          <w:bCs/>
          <w:sz w:val="28"/>
          <w:szCs w:val="28"/>
        </w:rPr>
      </w:pPr>
    </w:p>
    <w:p w14:paraId="13E94FBC" w14:textId="77777777" w:rsidR="006E5A45" w:rsidRDefault="006E5A45" w:rsidP="003B571A">
      <w:pPr>
        <w:spacing w:line="360" w:lineRule="auto"/>
        <w:contextualSpacing/>
        <w:rPr>
          <w:ins w:id="1063" w:author="Claire S" w:date="2026-07-31T15:41:00Z" w16du:dateUtc="2026-07-31T14:41:00Z"/>
          <w:rFonts w:ascii="Cambria" w:hAnsi="Cambria"/>
          <w:b/>
          <w:bCs/>
          <w:sz w:val="28"/>
          <w:szCs w:val="28"/>
        </w:rPr>
      </w:pPr>
    </w:p>
    <w:p w14:paraId="448CB8F6" w14:textId="77777777" w:rsidR="006E5A45" w:rsidRDefault="006E5A45" w:rsidP="003B571A">
      <w:pPr>
        <w:spacing w:line="360" w:lineRule="auto"/>
        <w:contextualSpacing/>
        <w:rPr>
          <w:ins w:id="1064" w:author="Claire S" w:date="2026-07-31T15:41:00Z" w16du:dateUtc="2026-07-31T14:41:00Z"/>
          <w:rFonts w:ascii="Cambria" w:hAnsi="Cambria"/>
          <w:b/>
          <w:bCs/>
          <w:sz w:val="28"/>
          <w:szCs w:val="28"/>
        </w:rPr>
      </w:pPr>
    </w:p>
    <w:p w14:paraId="5B2FBB19" w14:textId="77777777" w:rsidR="006E5A45" w:rsidRDefault="006E5A45" w:rsidP="003B571A">
      <w:pPr>
        <w:spacing w:line="360" w:lineRule="auto"/>
        <w:contextualSpacing/>
        <w:rPr>
          <w:ins w:id="1065" w:author="Claire S" w:date="2026-07-31T15:41:00Z" w16du:dateUtc="2026-07-31T14:41:00Z"/>
          <w:rFonts w:ascii="Cambria" w:hAnsi="Cambria"/>
          <w:b/>
          <w:bCs/>
          <w:sz w:val="28"/>
          <w:szCs w:val="28"/>
        </w:rPr>
      </w:pPr>
    </w:p>
    <w:p w14:paraId="73F26675" w14:textId="77777777" w:rsidR="006E5A45" w:rsidRDefault="006E5A45" w:rsidP="003B571A">
      <w:pPr>
        <w:spacing w:line="360" w:lineRule="auto"/>
        <w:contextualSpacing/>
        <w:rPr>
          <w:ins w:id="1066" w:author="Claire S" w:date="2026-07-31T15:41:00Z" w16du:dateUtc="2026-07-31T14:41:00Z"/>
          <w:rFonts w:ascii="Cambria" w:hAnsi="Cambria"/>
          <w:b/>
          <w:bCs/>
          <w:sz w:val="28"/>
          <w:szCs w:val="28"/>
        </w:rPr>
      </w:pPr>
    </w:p>
    <w:p w14:paraId="130A3238" w14:textId="77777777" w:rsidR="006E5A45" w:rsidRDefault="006E5A45" w:rsidP="003B571A">
      <w:pPr>
        <w:spacing w:line="360" w:lineRule="auto"/>
        <w:contextualSpacing/>
        <w:rPr>
          <w:ins w:id="1067" w:author="Claire S" w:date="2026-07-31T15:41:00Z" w16du:dateUtc="2026-07-31T14:41:00Z"/>
          <w:rFonts w:ascii="Cambria" w:hAnsi="Cambria"/>
          <w:b/>
          <w:bCs/>
          <w:sz w:val="28"/>
          <w:szCs w:val="28"/>
        </w:rPr>
      </w:pPr>
    </w:p>
    <w:p w14:paraId="5A814E97" w14:textId="77777777" w:rsidR="006E5A45" w:rsidRDefault="006E5A45" w:rsidP="003B571A">
      <w:pPr>
        <w:spacing w:line="360" w:lineRule="auto"/>
        <w:contextualSpacing/>
        <w:rPr>
          <w:ins w:id="1068" w:author="Claire S" w:date="2026-07-31T15:41:00Z" w16du:dateUtc="2026-07-31T14:41:00Z"/>
          <w:rFonts w:ascii="Cambria" w:hAnsi="Cambria"/>
          <w:b/>
          <w:bCs/>
          <w:sz w:val="28"/>
          <w:szCs w:val="28"/>
        </w:rPr>
      </w:pPr>
    </w:p>
    <w:p w14:paraId="05DF7841" w14:textId="77777777" w:rsidR="006E5A45" w:rsidRDefault="006E5A45" w:rsidP="003B571A">
      <w:pPr>
        <w:spacing w:line="360" w:lineRule="auto"/>
        <w:contextualSpacing/>
        <w:rPr>
          <w:ins w:id="1069" w:author="Claire S" w:date="2026-07-31T15:41:00Z" w16du:dateUtc="2026-07-31T14:41:00Z"/>
          <w:rFonts w:ascii="Cambria" w:hAnsi="Cambria"/>
          <w:b/>
          <w:bCs/>
          <w:sz w:val="28"/>
          <w:szCs w:val="28"/>
        </w:rPr>
      </w:pPr>
    </w:p>
    <w:p w14:paraId="68D0C2F7" w14:textId="77777777" w:rsidR="006E5A45" w:rsidRDefault="006E5A45" w:rsidP="003B571A">
      <w:pPr>
        <w:spacing w:line="360" w:lineRule="auto"/>
        <w:contextualSpacing/>
        <w:rPr>
          <w:ins w:id="1070" w:author="Claire S" w:date="2026-07-31T15:41:00Z" w16du:dateUtc="2026-07-31T14:41:00Z"/>
          <w:rFonts w:ascii="Cambria" w:hAnsi="Cambria"/>
          <w:b/>
          <w:bCs/>
          <w:sz w:val="28"/>
          <w:szCs w:val="28"/>
        </w:rPr>
      </w:pPr>
    </w:p>
    <w:p w14:paraId="017CCEB6" w14:textId="77777777" w:rsidR="006E5A45" w:rsidRDefault="006E5A45" w:rsidP="003B571A">
      <w:pPr>
        <w:spacing w:line="360" w:lineRule="auto"/>
        <w:contextualSpacing/>
        <w:rPr>
          <w:ins w:id="1071" w:author="Claire S" w:date="2026-07-31T15:41:00Z" w16du:dateUtc="2026-07-31T14:41:00Z"/>
          <w:rFonts w:ascii="Cambria" w:hAnsi="Cambria"/>
          <w:b/>
          <w:bCs/>
          <w:sz w:val="28"/>
          <w:szCs w:val="28"/>
        </w:rPr>
      </w:pPr>
    </w:p>
    <w:p w14:paraId="68932D50" w14:textId="77777777" w:rsidR="006E5A45" w:rsidRDefault="006E5A45" w:rsidP="003B571A">
      <w:pPr>
        <w:spacing w:line="360" w:lineRule="auto"/>
        <w:contextualSpacing/>
        <w:rPr>
          <w:ins w:id="1072" w:author="Claire S" w:date="2026-07-31T15:41:00Z" w16du:dateUtc="2026-07-31T14:41:00Z"/>
          <w:rFonts w:ascii="Cambria" w:hAnsi="Cambria"/>
          <w:b/>
          <w:bCs/>
          <w:sz w:val="28"/>
          <w:szCs w:val="28"/>
        </w:rPr>
      </w:pPr>
    </w:p>
    <w:p w14:paraId="31A79BF7" w14:textId="77777777" w:rsidR="006E5A45" w:rsidRDefault="006E5A45" w:rsidP="003B571A">
      <w:pPr>
        <w:spacing w:line="360" w:lineRule="auto"/>
        <w:contextualSpacing/>
        <w:rPr>
          <w:ins w:id="1073" w:author="Claire S" w:date="2026-07-31T15:41:00Z" w16du:dateUtc="2026-07-31T14:41:00Z"/>
          <w:rFonts w:ascii="Cambria" w:hAnsi="Cambria"/>
          <w:b/>
          <w:bCs/>
          <w:sz w:val="28"/>
          <w:szCs w:val="28"/>
        </w:rPr>
      </w:pPr>
    </w:p>
    <w:p w14:paraId="3EF692AA" w14:textId="77777777" w:rsidR="006E5A45" w:rsidRDefault="006E5A45" w:rsidP="003B571A">
      <w:pPr>
        <w:spacing w:line="360" w:lineRule="auto"/>
        <w:contextualSpacing/>
        <w:rPr>
          <w:ins w:id="1074" w:author="Claire S" w:date="2026-07-31T15:41:00Z" w16du:dateUtc="2026-07-31T14:41:00Z"/>
          <w:rFonts w:ascii="Cambria" w:hAnsi="Cambria"/>
          <w:b/>
          <w:bCs/>
          <w:sz w:val="28"/>
          <w:szCs w:val="28"/>
        </w:rPr>
      </w:pPr>
    </w:p>
    <w:p w14:paraId="6CB80A4C" w14:textId="77777777" w:rsidR="006E5A45" w:rsidRDefault="006E5A45" w:rsidP="003B571A">
      <w:pPr>
        <w:spacing w:line="360" w:lineRule="auto"/>
        <w:contextualSpacing/>
        <w:rPr>
          <w:ins w:id="1075" w:author="Claire S" w:date="2026-07-31T15:41:00Z" w16du:dateUtc="2026-07-31T14:41:00Z"/>
          <w:rFonts w:ascii="Cambria" w:hAnsi="Cambria"/>
          <w:b/>
          <w:bCs/>
          <w:sz w:val="28"/>
          <w:szCs w:val="28"/>
        </w:rPr>
      </w:pPr>
    </w:p>
    <w:p w14:paraId="0FD3B94B" w14:textId="7C2365E6" w:rsidR="00B149C9" w:rsidRDefault="00B149C9" w:rsidP="003B571A">
      <w:pPr>
        <w:spacing w:line="360" w:lineRule="auto"/>
        <w:contextualSpacing/>
        <w:rPr>
          <w:ins w:id="1076" w:author="Claire S" w:date="2026-07-31T15:41:00Z" w16du:dateUtc="2026-07-31T14:41:00Z"/>
          <w:rFonts w:ascii="Cambria" w:hAnsi="Cambria"/>
          <w:b/>
          <w:bCs/>
          <w:sz w:val="28"/>
          <w:szCs w:val="28"/>
        </w:rPr>
      </w:pPr>
      <w:ins w:id="1077" w:author="Claire S" w:date="2026-07-17T09:23:00Z" w16du:dateUtc="2026-07-17T08:23:00Z">
        <w:r w:rsidRPr="00B149C9">
          <w:rPr>
            <w:rFonts w:ascii="Cambria" w:hAnsi="Cambria"/>
            <w:b/>
            <w:bCs/>
            <w:sz w:val="28"/>
            <w:szCs w:val="28"/>
            <w:rPrChange w:id="1078" w:author="Claire S" w:date="2026-07-17T09:23:00Z" w16du:dateUtc="2026-07-17T08:23:00Z">
              <w:rPr>
                <w:rFonts w:ascii="Cambria" w:hAnsi="Cambria"/>
                <w:sz w:val="28"/>
                <w:szCs w:val="28"/>
              </w:rPr>
            </w:rPrChange>
          </w:rPr>
          <w:lastRenderedPageBreak/>
          <w:t>CHAPTER 2</w:t>
        </w:r>
      </w:ins>
    </w:p>
    <w:p w14:paraId="6CCA194C" w14:textId="63C14768" w:rsidR="00B149C9" w:rsidRPr="006E5A45" w:rsidRDefault="00B93B28" w:rsidP="003B571A">
      <w:pPr>
        <w:spacing w:line="360" w:lineRule="auto"/>
        <w:contextualSpacing/>
        <w:rPr>
          <w:ins w:id="1079" w:author="Claire S" w:date="2026-07-17T09:23:00Z" w16du:dateUtc="2026-07-17T08:23:00Z"/>
          <w:rFonts w:ascii="Cambria" w:hAnsi="Cambria"/>
          <w:b/>
          <w:bCs/>
          <w:sz w:val="28"/>
          <w:szCs w:val="28"/>
          <w:rPrChange w:id="1080" w:author="Claire S" w:date="2026-07-31T15:42:00Z" w16du:dateUtc="2026-07-31T14:42:00Z">
            <w:rPr>
              <w:ins w:id="1081" w:author="Claire S" w:date="2026-07-17T09:23:00Z" w16du:dateUtc="2026-07-17T08:23:00Z"/>
              <w:rFonts w:ascii="Cambria" w:hAnsi="Cambria"/>
              <w:sz w:val="28"/>
              <w:szCs w:val="28"/>
            </w:rPr>
          </w:rPrChange>
        </w:rPr>
      </w:pPr>
      <w:ins w:id="1082" w:author="Claire S" w:date="2026-08-04T13:32:00Z" w16du:dateUtc="2026-08-04T12:32:00Z">
        <w:r>
          <w:rPr>
            <w:rFonts w:ascii="Cambria" w:hAnsi="Cambria"/>
            <w:b/>
            <w:bCs/>
            <w:sz w:val="28"/>
            <w:szCs w:val="28"/>
          </w:rPr>
          <w:t xml:space="preserve">CLARA: </w:t>
        </w:r>
      </w:ins>
      <w:ins w:id="1083" w:author="Claire S" w:date="2026-07-31T15:41:00Z" w16du:dateUtc="2026-07-31T14:41:00Z">
        <w:r w:rsidR="006E5A45">
          <w:rPr>
            <w:rFonts w:ascii="Cambria" w:hAnsi="Cambria"/>
            <w:b/>
            <w:bCs/>
            <w:sz w:val="28"/>
            <w:szCs w:val="28"/>
          </w:rPr>
          <w:t>SATURDAY NIGHT</w:t>
        </w:r>
      </w:ins>
    </w:p>
    <w:p w14:paraId="5DE80675" w14:textId="3EFD690E" w:rsidR="00482424" w:rsidRDefault="007B2CEC" w:rsidP="003B571A">
      <w:pPr>
        <w:spacing w:line="360" w:lineRule="auto"/>
        <w:contextualSpacing/>
        <w:rPr>
          <w:rFonts w:ascii="Cambria" w:hAnsi="Cambria"/>
          <w:sz w:val="28"/>
          <w:szCs w:val="28"/>
        </w:rPr>
      </w:pPr>
      <w:r>
        <w:rPr>
          <w:rFonts w:ascii="Cambria" w:hAnsi="Cambria"/>
          <w:sz w:val="28"/>
          <w:szCs w:val="28"/>
        </w:rPr>
        <w:t>Late on</w:t>
      </w:r>
      <w:r w:rsidR="005666BA">
        <w:rPr>
          <w:rFonts w:ascii="Cambria" w:hAnsi="Cambria"/>
          <w:sz w:val="28"/>
          <w:szCs w:val="28"/>
        </w:rPr>
        <w:t xml:space="preserve"> Saturday</w:t>
      </w:r>
      <w:del w:id="1084" w:author="Claire S" w:date="2026-07-31T15:42:00Z" w16du:dateUtc="2026-07-31T14:42:00Z">
        <w:r w:rsidR="005666BA" w:rsidDel="006E5A45">
          <w:rPr>
            <w:rFonts w:ascii="Cambria" w:hAnsi="Cambria"/>
            <w:sz w:val="28"/>
            <w:szCs w:val="28"/>
          </w:rPr>
          <w:delText xml:space="preserve"> evening</w:delText>
        </w:r>
      </w:del>
      <w:r w:rsidR="005666BA">
        <w:rPr>
          <w:rFonts w:ascii="Cambria" w:hAnsi="Cambria"/>
          <w:sz w:val="28"/>
          <w:szCs w:val="28"/>
        </w:rPr>
        <w:t xml:space="preserve">, </w:t>
      </w:r>
      <w:commentRangeStart w:id="1085"/>
      <w:r w:rsidR="005666BA">
        <w:rPr>
          <w:rFonts w:ascii="Cambria" w:hAnsi="Cambria"/>
          <w:sz w:val="28"/>
          <w:szCs w:val="28"/>
        </w:rPr>
        <w:t>t</w:t>
      </w:r>
      <w:r w:rsidR="00DE22D2">
        <w:rPr>
          <w:rFonts w:ascii="Cambria" w:hAnsi="Cambria"/>
          <w:sz w:val="28"/>
          <w:szCs w:val="28"/>
        </w:rPr>
        <w:t>wenty-</w:t>
      </w:r>
      <w:del w:id="1086" w:author="Claire S" w:date="2026-07-17T11:01:00Z" w16du:dateUtc="2026-07-17T10:01:00Z">
        <w:r w:rsidR="00DE22D2" w:rsidDel="00103B10">
          <w:rPr>
            <w:rFonts w:ascii="Cambria" w:hAnsi="Cambria"/>
            <w:sz w:val="28"/>
            <w:szCs w:val="28"/>
          </w:rPr>
          <w:delText>eight</w:delText>
        </w:r>
      </w:del>
      <w:ins w:id="1087" w:author="Claire S" w:date="2026-07-17T11:01:00Z" w16du:dateUtc="2026-07-17T10:01:00Z">
        <w:r w:rsidR="00103B10">
          <w:rPr>
            <w:rFonts w:ascii="Cambria" w:hAnsi="Cambria"/>
            <w:sz w:val="28"/>
            <w:szCs w:val="28"/>
          </w:rPr>
          <w:t>four</w:t>
        </w:r>
      </w:ins>
      <w:r w:rsidR="00DE22D2">
        <w:rPr>
          <w:rFonts w:ascii="Cambria" w:hAnsi="Cambria"/>
          <w:sz w:val="28"/>
          <w:szCs w:val="28"/>
        </w:rPr>
        <w:t xml:space="preserve">-year-old </w:t>
      </w:r>
      <w:commentRangeEnd w:id="1085"/>
      <w:r w:rsidR="008F5157" w:rsidRPr="003B571A">
        <w:rPr>
          <w:rStyle w:val="CommentReference"/>
          <w:rFonts w:ascii="Cambria" w:hAnsi="Cambria"/>
          <w:sz w:val="28"/>
          <w:szCs w:val="28"/>
        </w:rPr>
        <w:commentReference w:id="1085"/>
      </w:r>
      <w:r w:rsidR="003B571A" w:rsidRPr="003B571A">
        <w:rPr>
          <w:rFonts w:ascii="Cambria" w:hAnsi="Cambria"/>
          <w:sz w:val="28"/>
          <w:szCs w:val="28"/>
        </w:rPr>
        <w:t xml:space="preserve">Clara Voss </w:t>
      </w:r>
      <w:del w:id="1088" w:author="Claire S" w:date="2026-07-17T11:01:00Z" w16du:dateUtc="2026-07-17T10:01:00Z">
        <w:r w:rsidR="003B571A" w:rsidRPr="003B571A" w:rsidDel="00567F68">
          <w:rPr>
            <w:rFonts w:ascii="Cambria" w:hAnsi="Cambria"/>
            <w:sz w:val="28"/>
            <w:szCs w:val="28"/>
          </w:rPr>
          <w:delText>wakes</w:delText>
        </w:r>
        <w:r w:rsidR="00977744" w:rsidDel="00567F68">
          <w:rPr>
            <w:rFonts w:ascii="Cambria" w:hAnsi="Cambria"/>
            <w:sz w:val="28"/>
            <w:szCs w:val="28"/>
          </w:rPr>
          <w:delText xml:space="preserve"> </w:delText>
        </w:r>
      </w:del>
      <w:ins w:id="1089" w:author="Claire S" w:date="2026-07-17T11:01:00Z" w16du:dateUtc="2026-07-17T10:01:00Z">
        <w:r w:rsidR="00567F68" w:rsidRPr="003B571A">
          <w:rPr>
            <w:rFonts w:ascii="Cambria" w:hAnsi="Cambria"/>
            <w:sz w:val="28"/>
            <w:szCs w:val="28"/>
          </w:rPr>
          <w:t>w</w:t>
        </w:r>
        <w:r w:rsidR="00567F68">
          <w:rPr>
            <w:rFonts w:ascii="Cambria" w:hAnsi="Cambria"/>
            <w:sz w:val="28"/>
            <w:szCs w:val="28"/>
          </w:rPr>
          <w:t xml:space="preserve">oke </w:t>
        </w:r>
      </w:ins>
      <w:r w:rsidR="002A6751">
        <w:rPr>
          <w:rFonts w:ascii="Cambria" w:hAnsi="Cambria"/>
          <w:sz w:val="28"/>
          <w:szCs w:val="28"/>
        </w:rPr>
        <w:t xml:space="preserve">on her mum’s </w:t>
      </w:r>
      <w:r w:rsidR="008F30CA">
        <w:rPr>
          <w:rFonts w:ascii="Cambria" w:hAnsi="Cambria"/>
          <w:sz w:val="28"/>
          <w:szCs w:val="28"/>
        </w:rPr>
        <w:t xml:space="preserve">old </w:t>
      </w:r>
      <w:r w:rsidR="002A6751">
        <w:rPr>
          <w:rFonts w:ascii="Cambria" w:hAnsi="Cambria"/>
          <w:sz w:val="28"/>
          <w:szCs w:val="28"/>
        </w:rPr>
        <w:t xml:space="preserve">sofa </w:t>
      </w:r>
      <w:r w:rsidR="003B571A" w:rsidRPr="003B571A">
        <w:rPr>
          <w:rFonts w:ascii="Cambria" w:hAnsi="Cambria"/>
          <w:sz w:val="28"/>
          <w:szCs w:val="28"/>
        </w:rPr>
        <w:t xml:space="preserve">to the sound of </w:t>
      </w:r>
      <w:commentRangeStart w:id="1090"/>
      <w:r w:rsidR="003B571A" w:rsidRPr="003B571A">
        <w:rPr>
          <w:rFonts w:ascii="Cambria" w:hAnsi="Cambria"/>
          <w:sz w:val="28"/>
          <w:szCs w:val="28"/>
        </w:rPr>
        <w:t>screaming</w:t>
      </w:r>
      <w:commentRangeEnd w:id="1090"/>
      <w:r w:rsidR="007059BF">
        <w:rPr>
          <w:rStyle w:val="CommentReference"/>
          <w:rFonts w:ascii="Cambria" w:hAnsi="Cambria"/>
          <w:sz w:val="28"/>
          <w:szCs w:val="28"/>
        </w:rPr>
        <w:commentReference w:id="1090"/>
      </w:r>
      <w:r w:rsidR="00482424">
        <w:rPr>
          <w:rFonts w:ascii="Cambria" w:hAnsi="Cambria"/>
          <w:sz w:val="28"/>
          <w:szCs w:val="28"/>
        </w:rPr>
        <w:t>.</w:t>
      </w:r>
    </w:p>
    <w:p w14:paraId="068D7736" w14:textId="7C1D3584" w:rsidR="007B2CEC" w:rsidRDefault="00301FEC" w:rsidP="00722417">
      <w:pPr>
        <w:spacing w:line="360" w:lineRule="auto"/>
        <w:ind w:firstLine="720"/>
        <w:contextualSpacing/>
        <w:rPr>
          <w:rFonts w:ascii="Cambria" w:hAnsi="Cambria"/>
          <w:sz w:val="28"/>
          <w:szCs w:val="28"/>
        </w:rPr>
      </w:pPr>
      <w:r>
        <w:rPr>
          <w:rFonts w:ascii="Cambria" w:hAnsi="Cambria"/>
          <w:sz w:val="28"/>
          <w:szCs w:val="28"/>
        </w:rPr>
        <w:t>F</w:t>
      </w:r>
      <w:r w:rsidR="00110656">
        <w:rPr>
          <w:rFonts w:ascii="Cambria" w:hAnsi="Cambria"/>
          <w:sz w:val="28"/>
          <w:szCs w:val="28"/>
        </w:rPr>
        <w:t xml:space="preserve">or a </w:t>
      </w:r>
      <w:r w:rsidR="004A5D68">
        <w:rPr>
          <w:rFonts w:ascii="Cambria" w:hAnsi="Cambria"/>
          <w:sz w:val="28"/>
          <w:szCs w:val="28"/>
        </w:rPr>
        <w:t xml:space="preserve">few </w:t>
      </w:r>
      <w:r w:rsidR="007B76AD">
        <w:rPr>
          <w:rFonts w:ascii="Cambria" w:hAnsi="Cambria"/>
          <w:sz w:val="28"/>
          <w:szCs w:val="28"/>
        </w:rPr>
        <w:t xml:space="preserve">frantic </w:t>
      </w:r>
      <w:r w:rsidR="00110656">
        <w:rPr>
          <w:rFonts w:ascii="Cambria" w:hAnsi="Cambria"/>
          <w:sz w:val="28"/>
          <w:szCs w:val="28"/>
        </w:rPr>
        <w:t>second</w:t>
      </w:r>
      <w:r w:rsidR="004A5D68">
        <w:rPr>
          <w:rFonts w:ascii="Cambria" w:hAnsi="Cambria"/>
          <w:sz w:val="28"/>
          <w:szCs w:val="28"/>
        </w:rPr>
        <w:t>s,</w:t>
      </w:r>
      <w:r w:rsidR="00EA35A6">
        <w:rPr>
          <w:rFonts w:ascii="Cambria" w:hAnsi="Cambria"/>
          <w:sz w:val="28"/>
          <w:szCs w:val="28"/>
        </w:rPr>
        <w:t xml:space="preserve"> </w:t>
      </w:r>
      <w:commentRangeStart w:id="1091"/>
      <w:r>
        <w:rPr>
          <w:rFonts w:ascii="Cambria" w:hAnsi="Cambria"/>
          <w:sz w:val="28"/>
          <w:szCs w:val="28"/>
        </w:rPr>
        <w:t xml:space="preserve">Clara </w:t>
      </w:r>
      <w:del w:id="1092" w:author="Claire S" w:date="2026-07-17T11:01:00Z" w16du:dateUtc="2026-07-17T10:01:00Z">
        <w:r w:rsidR="007B76AD" w:rsidDel="00567F68">
          <w:rPr>
            <w:rFonts w:ascii="Cambria" w:hAnsi="Cambria"/>
            <w:sz w:val="28"/>
            <w:szCs w:val="28"/>
          </w:rPr>
          <w:delText>think</w:delText>
        </w:r>
        <w:r w:rsidR="00CF2C48" w:rsidDel="00567F68">
          <w:rPr>
            <w:rFonts w:ascii="Cambria" w:hAnsi="Cambria"/>
            <w:sz w:val="28"/>
            <w:szCs w:val="28"/>
          </w:rPr>
          <w:delText xml:space="preserve">s </w:delText>
        </w:r>
      </w:del>
      <w:ins w:id="1093" w:author="Claire S" w:date="2026-07-17T11:01:00Z" w16du:dateUtc="2026-07-17T10:01:00Z">
        <w:r w:rsidR="00567F68">
          <w:rPr>
            <w:rFonts w:ascii="Cambria" w:hAnsi="Cambria"/>
            <w:sz w:val="28"/>
            <w:szCs w:val="28"/>
          </w:rPr>
          <w:t xml:space="preserve">thought </w:t>
        </w:r>
      </w:ins>
      <w:r w:rsidR="00E5160C">
        <w:rPr>
          <w:rFonts w:ascii="Cambria" w:hAnsi="Cambria"/>
          <w:sz w:val="28"/>
          <w:szCs w:val="28"/>
        </w:rPr>
        <w:t>it</w:t>
      </w:r>
      <w:r w:rsidR="008F30CA">
        <w:rPr>
          <w:rFonts w:ascii="Cambria" w:hAnsi="Cambria"/>
          <w:sz w:val="28"/>
          <w:szCs w:val="28"/>
        </w:rPr>
        <w:t xml:space="preserve"> </w:t>
      </w:r>
      <w:ins w:id="1094" w:author="Claire S" w:date="2026-07-17T11:01:00Z" w16du:dateUtc="2026-07-17T10:01:00Z">
        <w:r w:rsidR="00567F68">
          <w:rPr>
            <w:rFonts w:ascii="Cambria" w:hAnsi="Cambria"/>
            <w:i/>
            <w:iCs/>
            <w:sz w:val="28"/>
            <w:szCs w:val="28"/>
          </w:rPr>
          <w:t>wa</w:t>
        </w:r>
      </w:ins>
      <w:del w:id="1095" w:author="Claire S" w:date="2026-07-17T11:01:00Z" w16du:dateUtc="2026-07-17T10:01:00Z">
        <w:r w:rsidR="008F30CA" w:rsidRPr="008F30CA" w:rsidDel="00567F68">
          <w:rPr>
            <w:rFonts w:ascii="Cambria" w:hAnsi="Cambria"/>
            <w:i/>
            <w:iCs/>
            <w:sz w:val="28"/>
            <w:szCs w:val="28"/>
          </w:rPr>
          <w:delText>i</w:delText>
        </w:r>
      </w:del>
      <w:r w:rsidR="00E5160C" w:rsidRPr="008F30CA">
        <w:rPr>
          <w:rFonts w:ascii="Cambria" w:hAnsi="Cambria"/>
          <w:i/>
          <w:iCs/>
          <w:sz w:val="28"/>
          <w:szCs w:val="28"/>
        </w:rPr>
        <w:t>s</w:t>
      </w:r>
      <w:r w:rsidR="00E5160C">
        <w:rPr>
          <w:rFonts w:ascii="Cambria" w:hAnsi="Cambria"/>
          <w:sz w:val="28"/>
          <w:szCs w:val="28"/>
        </w:rPr>
        <w:t xml:space="preserve"> her mum</w:t>
      </w:r>
      <w:r w:rsidR="007B76AD">
        <w:rPr>
          <w:rFonts w:ascii="Cambria" w:hAnsi="Cambria"/>
          <w:sz w:val="28"/>
          <w:szCs w:val="28"/>
        </w:rPr>
        <w:t>,</w:t>
      </w:r>
      <w:r>
        <w:rPr>
          <w:rFonts w:ascii="Cambria" w:hAnsi="Cambria"/>
          <w:sz w:val="28"/>
          <w:szCs w:val="28"/>
        </w:rPr>
        <w:t xml:space="preserve"> s</w:t>
      </w:r>
      <w:r w:rsidR="00437464">
        <w:rPr>
          <w:rFonts w:ascii="Cambria" w:hAnsi="Cambria"/>
          <w:sz w:val="28"/>
          <w:szCs w:val="28"/>
        </w:rPr>
        <w:t>hriek</w:t>
      </w:r>
      <w:r>
        <w:rPr>
          <w:rFonts w:ascii="Cambria" w:hAnsi="Cambria"/>
          <w:sz w:val="28"/>
          <w:szCs w:val="28"/>
        </w:rPr>
        <w:t>ing</w:t>
      </w:r>
      <w:r w:rsidR="00557DDA">
        <w:rPr>
          <w:rFonts w:ascii="Cambria" w:hAnsi="Cambria"/>
          <w:sz w:val="28"/>
          <w:szCs w:val="28"/>
        </w:rPr>
        <w:t xml:space="preserve"> like she did when </w:t>
      </w:r>
      <w:del w:id="1096" w:author="Claire S" w:date="2026-08-04T13:33:00Z" w16du:dateUtc="2026-08-04T12:33:00Z">
        <w:r w:rsidR="00557DDA" w:rsidDel="008A7CB8">
          <w:rPr>
            <w:rFonts w:ascii="Cambria" w:hAnsi="Cambria"/>
            <w:sz w:val="28"/>
            <w:szCs w:val="28"/>
          </w:rPr>
          <w:delText xml:space="preserve">Clara’s </w:delText>
        </w:r>
      </w:del>
      <w:del w:id="1097" w:author="Claire S" w:date="2026-07-17T11:05:00Z" w16du:dateUtc="2026-07-17T10:05:00Z">
        <w:r w:rsidR="00557DDA" w:rsidDel="00E77BEF">
          <w:rPr>
            <w:rFonts w:ascii="Cambria" w:hAnsi="Cambria"/>
            <w:sz w:val="28"/>
            <w:szCs w:val="28"/>
          </w:rPr>
          <w:delText xml:space="preserve">dad </w:delText>
        </w:r>
      </w:del>
      <w:ins w:id="1098" w:author="Claire S" w:date="2026-08-04T13:33:00Z" w16du:dateUtc="2026-08-04T12:33:00Z">
        <w:r w:rsidR="008A7CB8">
          <w:rPr>
            <w:rFonts w:ascii="Cambria" w:hAnsi="Cambria"/>
            <w:sz w:val="28"/>
            <w:szCs w:val="28"/>
          </w:rPr>
          <w:t xml:space="preserve">her brother Adam got bitten by </w:t>
        </w:r>
      </w:ins>
      <w:ins w:id="1099" w:author="Claire S" w:date="2026-08-06T20:31:00Z" w16du:dateUtc="2026-08-06T19:31:00Z">
        <w:r w:rsidR="005D28B9">
          <w:rPr>
            <w:rFonts w:ascii="Cambria" w:hAnsi="Cambria"/>
            <w:sz w:val="28"/>
            <w:szCs w:val="28"/>
          </w:rPr>
          <w:t>next door</w:t>
        </w:r>
      </w:ins>
      <w:ins w:id="1100" w:author="Claire S" w:date="2026-08-04T13:33:00Z" w16du:dateUtc="2026-08-04T12:33:00Z">
        <w:r w:rsidR="008A7CB8">
          <w:rPr>
            <w:rFonts w:ascii="Cambria" w:hAnsi="Cambria"/>
            <w:sz w:val="28"/>
            <w:szCs w:val="28"/>
          </w:rPr>
          <w:t>’s Pitbull</w:t>
        </w:r>
      </w:ins>
      <w:ins w:id="1101" w:author="Claire S" w:date="2026-07-17T11:05:00Z" w16du:dateUtc="2026-07-17T10:05:00Z">
        <w:r w:rsidR="00E77BEF">
          <w:rPr>
            <w:rFonts w:ascii="Cambria" w:hAnsi="Cambria"/>
            <w:sz w:val="28"/>
            <w:szCs w:val="28"/>
          </w:rPr>
          <w:t>.</w:t>
        </w:r>
      </w:ins>
      <w:commentRangeStart w:id="1102"/>
      <w:del w:id="1103" w:author="Claire S" w:date="2026-07-17T11:05:00Z" w16du:dateUtc="2026-07-17T10:05:00Z">
        <w:r w:rsidR="00531C8D" w:rsidDel="00E77BEF">
          <w:rPr>
            <w:rFonts w:ascii="Cambria" w:hAnsi="Cambria"/>
            <w:sz w:val="28"/>
            <w:szCs w:val="28"/>
          </w:rPr>
          <w:delText>disappeared</w:delText>
        </w:r>
      </w:del>
      <w:del w:id="1104" w:author="Daisy Watt" w:date="2026-06-16T17:09:00Z" w16du:dateUtc="2026-06-16T16:09:00Z">
        <w:r w:rsidR="009907DC" w:rsidDel="00E37B96">
          <w:rPr>
            <w:rFonts w:ascii="Cambria" w:hAnsi="Cambria"/>
            <w:sz w:val="28"/>
            <w:szCs w:val="28"/>
          </w:rPr>
          <w:delText xml:space="preserve"> </w:delText>
        </w:r>
      </w:del>
      <w:commentRangeEnd w:id="1091"/>
      <w:r w:rsidR="007059BF">
        <w:rPr>
          <w:rStyle w:val="CommentReference"/>
          <w:rFonts w:ascii="Cambria" w:hAnsi="Cambria"/>
          <w:sz w:val="28"/>
          <w:szCs w:val="28"/>
        </w:rPr>
        <w:commentReference w:id="1091"/>
      </w:r>
      <w:commentRangeEnd w:id="1102"/>
      <w:r w:rsidR="008F5157">
        <w:rPr>
          <w:rStyle w:val="CommentReference"/>
          <w:rFonts w:ascii="Cambria" w:hAnsi="Cambria"/>
          <w:sz w:val="28"/>
          <w:szCs w:val="28"/>
        </w:rPr>
        <w:commentReference w:id="1102"/>
      </w:r>
      <w:ins w:id="1105" w:author="Daisy Watt" w:date="2026-06-16T17:09:00Z" w16du:dateUtc="2026-06-16T16:09:00Z">
        <w:del w:id="1106" w:author="Claire S" w:date="2026-07-17T11:05:00Z" w16du:dateUtc="2026-07-17T10:05:00Z">
          <w:r w:rsidR="00E37B96" w:rsidDel="00E77BEF">
            <w:rPr>
              <w:rFonts w:ascii="Cambria" w:hAnsi="Cambria"/>
              <w:sz w:val="28"/>
              <w:szCs w:val="28"/>
            </w:rPr>
            <w:delText>.</w:delText>
          </w:r>
        </w:del>
      </w:ins>
      <w:del w:id="1107" w:author="Daisy Watt" w:date="2026-06-16T16:59:00Z" w16du:dateUtc="2026-06-16T15:59:00Z">
        <w:r w:rsidR="009907DC" w:rsidDel="008F5157">
          <w:rPr>
            <w:rFonts w:ascii="Cambria" w:hAnsi="Cambria"/>
            <w:sz w:val="28"/>
            <w:szCs w:val="28"/>
          </w:rPr>
          <w:delText>-</w:delText>
        </w:r>
      </w:del>
      <w:r>
        <w:rPr>
          <w:rFonts w:ascii="Cambria" w:hAnsi="Cambria"/>
          <w:sz w:val="28"/>
          <w:szCs w:val="28"/>
        </w:rPr>
        <w:t xml:space="preserve"> </w:t>
      </w:r>
      <w:ins w:id="1108" w:author="Daisy Watt" w:date="2026-06-16T17:09:00Z" w16du:dateUtc="2026-06-16T16:09:00Z">
        <w:r w:rsidR="00E37B96">
          <w:rPr>
            <w:rFonts w:ascii="Cambria" w:hAnsi="Cambria"/>
            <w:sz w:val="28"/>
            <w:szCs w:val="28"/>
          </w:rPr>
          <w:t>E</w:t>
        </w:r>
      </w:ins>
      <w:del w:id="1109" w:author="Daisy Watt" w:date="2026-06-16T17:09:00Z" w16du:dateUtc="2026-06-16T16:09:00Z">
        <w:r w:rsidR="009C1B2D" w:rsidDel="00E37B96">
          <w:rPr>
            <w:rFonts w:ascii="Cambria" w:hAnsi="Cambria"/>
            <w:sz w:val="28"/>
            <w:szCs w:val="28"/>
          </w:rPr>
          <w:delText>e</w:delText>
        </w:r>
      </w:del>
      <w:r w:rsidR="009C1B2D">
        <w:rPr>
          <w:rFonts w:ascii="Cambria" w:hAnsi="Cambria"/>
          <w:sz w:val="28"/>
          <w:szCs w:val="28"/>
        </w:rPr>
        <w:t>xcep</w:t>
      </w:r>
      <w:r>
        <w:rPr>
          <w:rFonts w:ascii="Cambria" w:hAnsi="Cambria"/>
          <w:sz w:val="28"/>
          <w:szCs w:val="28"/>
        </w:rPr>
        <w:t>t</w:t>
      </w:r>
      <w:ins w:id="1110" w:author="Daisy Watt" w:date="2026-06-16T17:09:00Z" w16du:dateUtc="2026-06-16T16:09:00Z">
        <w:r w:rsidR="00E37B96">
          <w:rPr>
            <w:rFonts w:ascii="Cambria" w:hAnsi="Cambria"/>
            <w:sz w:val="28"/>
            <w:szCs w:val="28"/>
          </w:rPr>
          <w:t>,</w:t>
        </w:r>
      </w:ins>
      <w:r w:rsidR="00E53FF4">
        <w:rPr>
          <w:rFonts w:ascii="Cambria" w:hAnsi="Cambria"/>
          <w:sz w:val="28"/>
          <w:szCs w:val="28"/>
        </w:rPr>
        <w:t xml:space="preserve"> no</w:t>
      </w:r>
      <w:ins w:id="1111" w:author="Daisy Watt" w:date="2026-06-16T17:09:00Z" w16du:dateUtc="2026-06-16T16:09:00Z">
        <w:r w:rsidR="00E37B96">
          <w:rPr>
            <w:rFonts w:ascii="Cambria" w:hAnsi="Cambria"/>
            <w:sz w:val="28"/>
            <w:szCs w:val="28"/>
          </w:rPr>
          <w:t xml:space="preserve"> –</w:t>
        </w:r>
      </w:ins>
      <w:del w:id="1112" w:author="Daisy Watt" w:date="2026-06-16T17:09:00Z" w16du:dateUtc="2026-06-16T16:09:00Z">
        <w:r w:rsidR="00E53FF4" w:rsidDel="00E37B96">
          <w:rPr>
            <w:rFonts w:ascii="Cambria" w:hAnsi="Cambria"/>
            <w:sz w:val="28"/>
            <w:szCs w:val="28"/>
          </w:rPr>
          <w:delText>,</w:delText>
        </w:r>
      </w:del>
      <w:r w:rsidR="0064421C">
        <w:rPr>
          <w:rFonts w:ascii="Cambria" w:hAnsi="Cambria"/>
          <w:sz w:val="28"/>
          <w:szCs w:val="28"/>
        </w:rPr>
        <w:t xml:space="preserve"> Clara</w:t>
      </w:r>
      <w:r w:rsidR="00557DDA">
        <w:rPr>
          <w:rFonts w:ascii="Cambria" w:hAnsi="Cambria"/>
          <w:sz w:val="28"/>
          <w:szCs w:val="28"/>
        </w:rPr>
        <w:t xml:space="preserve"> </w:t>
      </w:r>
      <w:del w:id="1113" w:author="Claire S" w:date="2026-07-17T11:01:00Z" w16du:dateUtc="2026-07-17T10:01:00Z">
        <w:r w:rsidR="00557DDA" w:rsidDel="00567F68">
          <w:rPr>
            <w:rFonts w:ascii="Cambria" w:hAnsi="Cambria"/>
            <w:sz w:val="28"/>
            <w:szCs w:val="28"/>
          </w:rPr>
          <w:delText>remembers</w:delText>
        </w:r>
        <w:r w:rsidR="00FF2F5F" w:rsidDel="00567F68">
          <w:rPr>
            <w:rFonts w:ascii="Cambria" w:hAnsi="Cambria"/>
            <w:sz w:val="28"/>
            <w:szCs w:val="28"/>
          </w:rPr>
          <w:delText xml:space="preserve"> </w:delText>
        </w:r>
      </w:del>
      <w:ins w:id="1114" w:author="Claire S" w:date="2026-07-17T11:01:00Z" w16du:dateUtc="2026-07-17T10:01:00Z">
        <w:r w:rsidR="00567F68">
          <w:rPr>
            <w:rFonts w:ascii="Cambria" w:hAnsi="Cambria"/>
            <w:sz w:val="28"/>
            <w:szCs w:val="28"/>
          </w:rPr>
          <w:t xml:space="preserve">remembered </w:t>
        </w:r>
      </w:ins>
      <w:del w:id="1115" w:author="Daisy Watt" w:date="2026-06-16T17:10:00Z" w16du:dateUtc="2026-06-16T16:10:00Z">
        <w:r w:rsidR="00887B2A" w:rsidDel="00E37B96">
          <w:rPr>
            <w:rFonts w:ascii="Cambria" w:hAnsi="Cambria"/>
            <w:sz w:val="28"/>
            <w:szCs w:val="28"/>
          </w:rPr>
          <w:delText xml:space="preserve">in a </w:delText>
        </w:r>
        <w:r w:rsidR="00407048" w:rsidDel="00E37B96">
          <w:rPr>
            <w:rFonts w:ascii="Cambria" w:hAnsi="Cambria"/>
            <w:sz w:val="28"/>
            <w:szCs w:val="28"/>
          </w:rPr>
          <w:delText>daze</w:delText>
        </w:r>
        <w:r w:rsidR="0033765D" w:rsidDel="00E37B96">
          <w:rPr>
            <w:rFonts w:ascii="Cambria" w:hAnsi="Cambria"/>
            <w:sz w:val="28"/>
            <w:szCs w:val="28"/>
          </w:rPr>
          <w:delText xml:space="preserve"> </w:delText>
        </w:r>
      </w:del>
      <w:r w:rsidR="0033765D">
        <w:rPr>
          <w:rFonts w:ascii="Cambria" w:hAnsi="Cambria"/>
          <w:sz w:val="28"/>
          <w:szCs w:val="28"/>
        </w:rPr>
        <w:t xml:space="preserve">as she </w:t>
      </w:r>
      <w:del w:id="1116" w:author="Claire S" w:date="2026-07-17T11:05:00Z" w16du:dateUtc="2026-07-17T10:05:00Z">
        <w:r w:rsidR="00437464" w:rsidDel="00E77BEF">
          <w:rPr>
            <w:rFonts w:ascii="Cambria" w:hAnsi="Cambria"/>
            <w:sz w:val="28"/>
            <w:szCs w:val="28"/>
          </w:rPr>
          <w:delText xml:space="preserve">begins </w:delText>
        </w:r>
      </w:del>
      <w:ins w:id="1117" w:author="Claire S" w:date="2026-07-17T11:05:00Z" w16du:dateUtc="2026-07-17T10:05:00Z">
        <w:r w:rsidR="00E77BEF">
          <w:rPr>
            <w:rFonts w:ascii="Cambria" w:hAnsi="Cambria"/>
            <w:sz w:val="28"/>
            <w:szCs w:val="28"/>
          </w:rPr>
          <w:t xml:space="preserve">began </w:t>
        </w:r>
      </w:ins>
      <w:r w:rsidR="00437464">
        <w:rPr>
          <w:rFonts w:ascii="Cambria" w:hAnsi="Cambria"/>
          <w:sz w:val="28"/>
          <w:szCs w:val="28"/>
        </w:rPr>
        <w:t xml:space="preserve">to </w:t>
      </w:r>
      <w:r w:rsidR="00700319">
        <w:rPr>
          <w:rFonts w:ascii="Cambria" w:hAnsi="Cambria"/>
          <w:sz w:val="28"/>
          <w:szCs w:val="28"/>
        </w:rPr>
        <w:t>wake properly</w:t>
      </w:r>
      <w:r w:rsidR="00977744">
        <w:rPr>
          <w:rFonts w:ascii="Cambria" w:hAnsi="Cambria"/>
          <w:sz w:val="28"/>
          <w:szCs w:val="28"/>
        </w:rPr>
        <w:t xml:space="preserve"> </w:t>
      </w:r>
      <w:del w:id="1118" w:author="Daisy Watt" w:date="2026-06-16T16:59:00Z" w16du:dateUtc="2026-06-16T15:59:00Z">
        <w:r w:rsidR="00977744" w:rsidDel="008F5157">
          <w:rPr>
            <w:rFonts w:ascii="Cambria" w:hAnsi="Cambria"/>
            <w:sz w:val="28"/>
            <w:szCs w:val="28"/>
          </w:rPr>
          <w:delText>-</w:delText>
        </w:r>
      </w:del>
      <w:ins w:id="1119" w:author="Daisy Watt" w:date="2026-06-16T16:59:00Z" w16du:dateUtc="2026-06-16T15:59:00Z">
        <w:r w:rsidR="008F5157">
          <w:rPr>
            <w:rFonts w:ascii="Cambria" w:hAnsi="Cambria"/>
            <w:sz w:val="28"/>
            <w:szCs w:val="28"/>
          </w:rPr>
          <w:t>–</w:t>
        </w:r>
      </w:ins>
      <w:r w:rsidR="00977744">
        <w:rPr>
          <w:rFonts w:ascii="Cambria" w:hAnsi="Cambria"/>
          <w:sz w:val="28"/>
          <w:szCs w:val="28"/>
        </w:rPr>
        <w:t xml:space="preserve"> </w:t>
      </w:r>
      <w:r w:rsidR="004A5D68">
        <w:rPr>
          <w:rFonts w:ascii="Cambria" w:hAnsi="Cambria"/>
          <w:sz w:val="28"/>
          <w:szCs w:val="28"/>
        </w:rPr>
        <w:t>her mum</w:t>
      </w:r>
      <w:ins w:id="1120" w:author="Claire S" w:date="2026-07-17T11:01:00Z" w16du:dateUtc="2026-07-17T10:01:00Z">
        <w:r w:rsidR="00567F68">
          <w:rPr>
            <w:rFonts w:ascii="Cambria" w:hAnsi="Cambria"/>
            <w:sz w:val="28"/>
            <w:szCs w:val="28"/>
          </w:rPr>
          <w:t xml:space="preserve"> wa</w:t>
        </w:r>
      </w:ins>
      <w:del w:id="1121" w:author="Claire S" w:date="2026-07-17T11:01:00Z" w16du:dateUtc="2026-07-17T10:01:00Z">
        <w:r w:rsidR="00A218A1" w:rsidDel="00567F68">
          <w:rPr>
            <w:rFonts w:ascii="Cambria" w:hAnsi="Cambria"/>
            <w:sz w:val="28"/>
            <w:szCs w:val="28"/>
          </w:rPr>
          <w:delText>’</w:delText>
        </w:r>
      </w:del>
      <w:r w:rsidR="004A5D68">
        <w:rPr>
          <w:rFonts w:ascii="Cambria" w:hAnsi="Cambria"/>
          <w:sz w:val="28"/>
          <w:szCs w:val="28"/>
        </w:rPr>
        <w:t xml:space="preserve">s </w:t>
      </w:r>
      <w:r w:rsidR="00106FAA">
        <w:rPr>
          <w:rFonts w:ascii="Cambria" w:hAnsi="Cambria"/>
          <w:sz w:val="28"/>
          <w:szCs w:val="28"/>
        </w:rPr>
        <w:t>far</w:t>
      </w:r>
      <w:r w:rsidR="00F51011">
        <w:rPr>
          <w:rFonts w:ascii="Cambria" w:hAnsi="Cambria"/>
          <w:sz w:val="28"/>
          <w:szCs w:val="28"/>
        </w:rPr>
        <w:t xml:space="preserve"> </w:t>
      </w:r>
      <w:r w:rsidR="00106FAA">
        <w:rPr>
          <w:rFonts w:ascii="Cambria" w:hAnsi="Cambria"/>
          <w:sz w:val="28"/>
          <w:szCs w:val="28"/>
        </w:rPr>
        <w:t>from London</w:t>
      </w:r>
      <w:r w:rsidR="00F51011">
        <w:rPr>
          <w:rFonts w:ascii="Cambria" w:hAnsi="Cambria"/>
          <w:sz w:val="28"/>
          <w:szCs w:val="28"/>
        </w:rPr>
        <w:t xml:space="preserve"> right now</w:t>
      </w:r>
      <w:r w:rsidR="003E2BA6">
        <w:rPr>
          <w:rFonts w:ascii="Cambria" w:hAnsi="Cambria"/>
          <w:sz w:val="28"/>
          <w:szCs w:val="28"/>
        </w:rPr>
        <w:t>, thank God</w:t>
      </w:r>
      <w:r w:rsidR="00F51011">
        <w:rPr>
          <w:rFonts w:ascii="Cambria" w:hAnsi="Cambria"/>
          <w:sz w:val="28"/>
          <w:szCs w:val="28"/>
        </w:rPr>
        <w:t>.</w:t>
      </w:r>
    </w:p>
    <w:p w14:paraId="33329279" w14:textId="739D9472" w:rsidR="00D37F3F" w:rsidRDefault="006419CF" w:rsidP="00722417">
      <w:pPr>
        <w:spacing w:line="360" w:lineRule="auto"/>
        <w:ind w:firstLine="720"/>
        <w:contextualSpacing/>
        <w:rPr>
          <w:rFonts w:ascii="Cambria" w:hAnsi="Cambria"/>
          <w:sz w:val="28"/>
          <w:szCs w:val="28"/>
        </w:rPr>
      </w:pPr>
      <w:r>
        <w:rPr>
          <w:rFonts w:ascii="Cambria" w:hAnsi="Cambria"/>
          <w:sz w:val="28"/>
          <w:szCs w:val="28"/>
        </w:rPr>
        <w:t>But</w:t>
      </w:r>
      <w:r w:rsidR="0064421C">
        <w:rPr>
          <w:rFonts w:ascii="Cambria" w:hAnsi="Cambria"/>
          <w:sz w:val="28"/>
          <w:szCs w:val="28"/>
        </w:rPr>
        <w:t xml:space="preserve"> the </w:t>
      </w:r>
      <w:r w:rsidR="005E59A1">
        <w:rPr>
          <w:rFonts w:ascii="Cambria" w:hAnsi="Cambria"/>
          <w:sz w:val="28"/>
          <w:szCs w:val="28"/>
        </w:rPr>
        <w:t>terrifying</w:t>
      </w:r>
      <w:r w:rsidR="0064421C">
        <w:rPr>
          <w:rFonts w:ascii="Cambria" w:hAnsi="Cambria"/>
          <w:sz w:val="28"/>
          <w:szCs w:val="28"/>
        </w:rPr>
        <w:t xml:space="preserve"> noise</w:t>
      </w:r>
      <w:r w:rsidR="0033765D" w:rsidRPr="003B571A">
        <w:rPr>
          <w:rFonts w:ascii="Cambria" w:hAnsi="Cambria"/>
          <w:sz w:val="28"/>
          <w:szCs w:val="28"/>
        </w:rPr>
        <w:t xml:space="preserve"> </w:t>
      </w:r>
      <w:ins w:id="1122" w:author="Claire S" w:date="2026-07-17T11:01:00Z" w16du:dateUtc="2026-07-17T10:01:00Z">
        <w:r w:rsidR="00567F68">
          <w:rPr>
            <w:rFonts w:ascii="Cambria" w:hAnsi="Cambria"/>
            <w:sz w:val="28"/>
            <w:szCs w:val="28"/>
          </w:rPr>
          <w:t>w</w:t>
        </w:r>
      </w:ins>
      <w:del w:id="1123" w:author="Claire S" w:date="2026-07-17T11:01:00Z" w16du:dateUtc="2026-07-17T10:01:00Z">
        <w:r w:rsidR="008F30CA" w:rsidDel="00567F68">
          <w:rPr>
            <w:rFonts w:ascii="Cambria" w:hAnsi="Cambria"/>
            <w:sz w:val="28"/>
            <w:szCs w:val="28"/>
          </w:rPr>
          <w:delText>go</w:delText>
        </w:r>
        <w:r w:rsidR="00106FAA" w:rsidDel="00567F68">
          <w:rPr>
            <w:rFonts w:ascii="Cambria" w:hAnsi="Cambria"/>
            <w:sz w:val="28"/>
            <w:szCs w:val="28"/>
          </w:rPr>
          <w:delText xml:space="preserve">es </w:delText>
        </w:r>
      </w:del>
      <w:ins w:id="1124" w:author="Claire S" w:date="2026-07-17T11:01:00Z" w16du:dateUtc="2026-07-17T10:01:00Z">
        <w:r w:rsidR="00567F68">
          <w:rPr>
            <w:rFonts w:ascii="Cambria" w:hAnsi="Cambria"/>
            <w:sz w:val="28"/>
            <w:szCs w:val="28"/>
          </w:rPr>
          <w:t xml:space="preserve">ent </w:t>
        </w:r>
      </w:ins>
      <w:r w:rsidR="00106FAA">
        <w:rPr>
          <w:rFonts w:ascii="Cambria" w:hAnsi="Cambria"/>
          <w:sz w:val="28"/>
          <w:szCs w:val="28"/>
        </w:rPr>
        <w:t>on</w:t>
      </w:r>
      <w:r w:rsidR="008F30CA">
        <w:rPr>
          <w:rFonts w:ascii="Cambria" w:hAnsi="Cambria"/>
          <w:sz w:val="28"/>
          <w:szCs w:val="28"/>
        </w:rPr>
        <w:t xml:space="preserve"> and on</w:t>
      </w:r>
      <w:r w:rsidR="003E2BA6">
        <w:rPr>
          <w:rFonts w:ascii="Cambria" w:hAnsi="Cambria"/>
          <w:sz w:val="28"/>
          <w:szCs w:val="28"/>
        </w:rPr>
        <w:t>,</w:t>
      </w:r>
      <w:r w:rsidR="00106FAA">
        <w:rPr>
          <w:rFonts w:ascii="Cambria" w:hAnsi="Cambria"/>
          <w:sz w:val="28"/>
          <w:szCs w:val="28"/>
        </w:rPr>
        <w:t xml:space="preserve"> until</w:t>
      </w:r>
      <w:r w:rsidR="001739EF">
        <w:rPr>
          <w:rFonts w:ascii="Cambria" w:hAnsi="Cambria"/>
          <w:sz w:val="28"/>
          <w:szCs w:val="28"/>
        </w:rPr>
        <w:t xml:space="preserve"> all</w:t>
      </w:r>
      <w:r w:rsidR="002D0A76">
        <w:rPr>
          <w:rFonts w:ascii="Cambria" w:hAnsi="Cambria"/>
          <w:sz w:val="28"/>
          <w:szCs w:val="28"/>
        </w:rPr>
        <w:t xml:space="preserve"> the </w:t>
      </w:r>
      <w:r w:rsidR="00106FAA">
        <w:rPr>
          <w:rFonts w:ascii="Cambria" w:hAnsi="Cambria"/>
          <w:sz w:val="28"/>
          <w:szCs w:val="28"/>
        </w:rPr>
        <w:t>tiny</w:t>
      </w:r>
      <w:r w:rsidR="002D0A76">
        <w:rPr>
          <w:rFonts w:ascii="Cambria" w:hAnsi="Cambria"/>
          <w:sz w:val="28"/>
          <w:szCs w:val="28"/>
        </w:rPr>
        <w:t xml:space="preserve"> hairs on </w:t>
      </w:r>
      <w:r w:rsidR="00106FAA">
        <w:rPr>
          <w:rFonts w:ascii="Cambria" w:hAnsi="Cambria"/>
          <w:sz w:val="28"/>
          <w:szCs w:val="28"/>
        </w:rPr>
        <w:t>Clara’s</w:t>
      </w:r>
      <w:r w:rsidR="002D0A76">
        <w:rPr>
          <w:rFonts w:ascii="Cambria" w:hAnsi="Cambria"/>
          <w:sz w:val="28"/>
          <w:szCs w:val="28"/>
        </w:rPr>
        <w:t xml:space="preserve"> </w:t>
      </w:r>
      <w:r w:rsidR="001739EF">
        <w:rPr>
          <w:rFonts w:ascii="Cambria" w:hAnsi="Cambria"/>
          <w:sz w:val="28"/>
          <w:szCs w:val="28"/>
        </w:rPr>
        <w:t xml:space="preserve">neck </w:t>
      </w:r>
      <w:ins w:id="1125" w:author="Claire S" w:date="2026-07-17T11:05:00Z" w16du:dateUtc="2026-07-17T10:05:00Z">
        <w:r w:rsidR="00E77BEF">
          <w:rPr>
            <w:rFonts w:ascii="Cambria" w:hAnsi="Cambria"/>
            <w:sz w:val="28"/>
            <w:szCs w:val="28"/>
          </w:rPr>
          <w:t>we</w:t>
        </w:r>
      </w:ins>
      <w:del w:id="1126" w:author="Claire S" w:date="2026-07-17T11:05:00Z" w16du:dateUtc="2026-07-17T10:05:00Z">
        <w:r w:rsidR="003E2BA6" w:rsidDel="00E77BEF">
          <w:rPr>
            <w:rFonts w:ascii="Cambria" w:hAnsi="Cambria"/>
            <w:sz w:val="28"/>
            <w:szCs w:val="28"/>
          </w:rPr>
          <w:delText>a</w:delText>
        </w:r>
      </w:del>
      <w:r w:rsidR="003E2BA6">
        <w:rPr>
          <w:rFonts w:ascii="Cambria" w:hAnsi="Cambria"/>
          <w:sz w:val="28"/>
          <w:szCs w:val="28"/>
        </w:rPr>
        <w:t>re on end</w:t>
      </w:r>
      <w:r w:rsidR="00106FAA">
        <w:rPr>
          <w:rFonts w:ascii="Cambria" w:hAnsi="Cambria"/>
          <w:sz w:val="28"/>
          <w:szCs w:val="28"/>
        </w:rPr>
        <w:t>;</w:t>
      </w:r>
      <w:r w:rsidR="002D0A76">
        <w:rPr>
          <w:rFonts w:ascii="Cambria" w:hAnsi="Cambria"/>
          <w:sz w:val="28"/>
          <w:szCs w:val="28"/>
        </w:rPr>
        <w:t xml:space="preserve"> until</w:t>
      </w:r>
      <w:ins w:id="1127" w:author="Daisy Watt" w:date="2026-06-16T17:41:00Z" w16du:dateUtc="2026-06-16T16:41:00Z">
        <w:r w:rsidR="00B50750">
          <w:rPr>
            <w:rFonts w:ascii="Cambria" w:hAnsi="Cambria"/>
            <w:sz w:val="28"/>
            <w:szCs w:val="28"/>
          </w:rPr>
          <w:t xml:space="preserve"> she</w:t>
        </w:r>
      </w:ins>
      <w:del w:id="1128" w:author="Daisy Watt" w:date="2026-06-16T17:41:00Z" w16du:dateUtc="2026-06-16T16:41:00Z">
        <w:r w:rsidDel="00B50750">
          <w:rPr>
            <w:rFonts w:ascii="Cambria" w:hAnsi="Cambria"/>
            <w:sz w:val="28"/>
            <w:szCs w:val="28"/>
          </w:rPr>
          <w:delText>,</w:delText>
        </w:r>
      </w:del>
      <w:r w:rsidR="007B2CEC">
        <w:rPr>
          <w:rFonts w:ascii="Cambria" w:hAnsi="Cambria"/>
          <w:sz w:val="28"/>
          <w:szCs w:val="28"/>
        </w:rPr>
        <w:t xml:space="preserve"> </w:t>
      </w:r>
      <w:r>
        <w:rPr>
          <w:rFonts w:ascii="Cambria" w:hAnsi="Cambria"/>
          <w:sz w:val="28"/>
          <w:szCs w:val="28"/>
        </w:rPr>
        <w:t>g</w:t>
      </w:r>
      <w:r w:rsidR="0064421C">
        <w:rPr>
          <w:rFonts w:ascii="Cambria" w:hAnsi="Cambria"/>
          <w:sz w:val="28"/>
          <w:szCs w:val="28"/>
        </w:rPr>
        <w:t>rogg</w:t>
      </w:r>
      <w:ins w:id="1129" w:author="Daisy Watt" w:date="2026-06-16T17:41:00Z" w16du:dateUtc="2026-06-16T16:41:00Z">
        <w:r w:rsidR="00B50750">
          <w:rPr>
            <w:rFonts w:ascii="Cambria" w:hAnsi="Cambria"/>
            <w:sz w:val="28"/>
            <w:szCs w:val="28"/>
          </w:rPr>
          <w:t>il</w:t>
        </w:r>
      </w:ins>
      <w:r w:rsidR="0064421C">
        <w:rPr>
          <w:rFonts w:ascii="Cambria" w:hAnsi="Cambria"/>
          <w:sz w:val="28"/>
          <w:szCs w:val="28"/>
        </w:rPr>
        <w:t>y</w:t>
      </w:r>
      <w:r w:rsidR="00480079">
        <w:rPr>
          <w:rFonts w:ascii="Cambria" w:hAnsi="Cambria"/>
          <w:sz w:val="28"/>
          <w:szCs w:val="28"/>
        </w:rPr>
        <w:t xml:space="preserve"> </w:t>
      </w:r>
      <w:del w:id="1130" w:author="Daisy Watt" w:date="2026-06-16T17:41:00Z" w16du:dateUtc="2026-06-16T16:41:00Z">
        <w:r w:rsidR="00480079" w:rsidDel="00B50750">
          <w:rPr>
            <w:rFonts w:ascii="Cambria" w:hAnsi="Cambria"/>
            <w:sz w:val="28"/>
            <w:szCs w:val="28"/>
          </w:rPr>
          <w:delText xml:space="preserve">and </w:delText>
        </w:r>
        <w:r w:rsidR="00480079" w:rsidRPr="00B50750" w:rsidDel="00B50750">
          <w:rPr>
            <w:rFonts w:ascii="Cambria" w:hAnsi="Cambria"/>
            <w:sz w:val="28"/>
            <w:szCs w:val="28"/>
            <w:highlight w:val="yellow"/>
            <w:rPrChange w:id="1131" w:author="Daisy Watt" w:date="2026-06-16T17:41:00Z" w16du:dateUtc="2026-06-16T16:41:00Z">
              <w:rPr>
                <w:rFonts w:ascii="Cambria" w:hAnsi="Cambria"/>
                <w:sz w:val="28"/>
                <w:szCs w:val="28"/>
              </w:rPr>
            </w:rPrChange>
          </w:rPr>
          <w:delText>desperate</w:delText>
        </w:r>
        <w:r w:rsidR="00480079" w:rsidDel="00B50750">
          <w:rPr>
            <w:rFonts w:ascii="Cambria" w:hAnsi="Cambria"/>
            <w:sz w:val="28"/>
            <w:szCs w:val="28"/>
          </w:rPr>
          <w:delText xml:space="preserve"> for </w:delText>
        </w:r>
        <w:r w:rsidR="003E2BA6" w:rsidDel="00B50750">
          <w:rPr>
            <w:rFonts w:ascii="Cambria" w:hAnsi="Cambria"/>
            <w:sz w:val="28"/>
            <w:szCs w:val="28"/>
          </w:rPr>
          <w:delText>the screaming</w:delText>
        </w:r>
        <w:r w:rsidR="00480079" w:rsidDel="00B50750">
          <w:rPr>
            <w:rFonts w:ascii="Cambria" w:hAnsi="Cambria"/>
            <w:sz w:val="28"/>
            <w:szCs w:val="28"/>
          </w:rPr>
          <w:delText xml:space="preserve"> to stop</w:delText>
        </w:r>
        <w:r w:rsidR="00557DDA" w:rsidDel="00B50750">
          <w:rPr>
            <w:rFonts w:ascii="Cambria" w:hAnsi="Cambria"/>
            <w:sz w:val="28"/>
            <w:szCs w:val="28"/>
          </w:rPr>
          <w:delText xml:space="preserve">, </w:delText>
        </w:r>
        <w:r w:rsidR="00E53FF4" w:rsidDel="00B50750">
          <w:rPr>
            <w:rFonts w:ascii="Cambria" w:hAnsi="Cambria"/>
            <w:sz w:val="28"/>
            <w:szCs w:val="28"/>
          </w:rPr>
          <w:delText xml:space="preserve">Clara </w:delText>
        </w:r>
      </w:del>
      <w:r w:rsidR="000F6C88">
        <w:rPr>
          <w:rFonts w:ascii="Cambria" w:hAnsi="Cambria"/>
          <w:sz w:val="28"/>
          <w:szCs w:val="28"/>
        </w:rPr>
        <w:t>grope</w:t>
      </w:r>
      <w:ins w:id="1132" w:author="Claire S" w:date="2026-07-17T11:05:00Z" w16du:dateUtc="2026-07-17T10:05:00Z">
        <w:r w:rsidR="00E77BEF">
          <w:rPr>
            <w:rFonts w:ascii="Cambria" w:hAnsi="Cambria"/>
            <w:sz w:val="28"/>
            <w:szCs w:val="28"/>
          </w:rPr>
          <w:t xml:space="preserve">d </w:t>
        </w:r>
      </w:ins>
      <w:del w:id="1133" w:author="Claire S" w:date="2026-07-17T11:05:00Z" w16du:dateUtc="2026-07-17T10:05:00Z">
        <w:r w:rsidR="000F6C88" w:rsidDel="00E77BEF">
          <w:rPr>
            <w:rFonts w:ascii="Cambria" w:hAnsi="Cambria"/>
            <w:sz w:val="28"/>
            <w:szCs w:val="28"/>
          </w:rPr>
          <w:delText xml:space="preserve">s </w:delText>
        </w:r>
      </w:del>
      <w:r w:rsidR="000F6C88">
        <w:rPr>
          <w:rFonts w:ascii="Cambria" w:hAnsi="Cambria"/>
          <w:sz w:val="28"/>
          <w:szCs w:val="28"/>
        </w:rPr>
        <w:t xml:space="preserve">for the remote control. </w:t>
      </w:r>
      <w:del w:id="1134" w:author="Daisy Watt" w:date="2026-06-16T17:10:00Z" w16du:dateUtc="2026-06-16T16:10:00Z">
        <w:r w:rsidR="000F6C88" w:rsidDel="00E37B96">
          <w:rPr>
            <w:rFonts w:ascii="Cambria" w:hAnsi="Cambria"/>
            <w:sz w:val="28"/>
            <w:szCs w:val="28"/>
          </w:rPr>
          <w:delText xml:space="preserve"> </w:delText>
        </w:r>
      </w:del>
      <w:r w:rsidR="009244F5">
        <w:rPr>
          <w:rFonts w:ascii="Cambria" w:hAnsi="Cambria"/>
          <w:sz w:val="28"/>
          <w:szCs w:val="28"/>
        </w:rPr>
        <w:t>Full of the head cold that knocked her out tonight, s</w:t>
      </w:r>
      <w:r w:rsidR="00E53FF4">
        <w:rPr>
          <w:rFonts w:ascii="Cambria" w:hAnsi="Cambria"/>
          <w:sz w:val="28"/>
          <w:szCs w:val="28"/>
        </w:rPr>
        <w:t>he</w:t>
      </w:r>
      <w:r>
        <w:rPr>
          <w:rFonts w:ascii="Cambria" w:hAnsi="Cambria"/>
          <w:sz w:val="28"/>
          <w:szCs w:val="28"/>
        </w:rPr>
        <w:t xml:space="preserve"> must have</w:t>
      </w:r>
      <w:r w:rsidR="00A55A19">
        <w:rPr>
          <w:rFonts w:ascii="Cambria" w:hAnsi="Cambria"/>
          <w:sz w:val="28"/>
          <w:szCs w:val="28"/>
        </w:rPr>
        <w:t xml:space="preserve"> </w:t>
      </w:r>
      <w:r w:rsidR="00722417">
        <w:rPr>
          <w:rFonts w:ascii="Cambria" w:hAnsi="Cambria"/>
          <w:sz w:val="28"/>
          <w:szCs w:val="28"/>
        </w:rPr>
        <w:t>nodded off in front of</w:t>
      </w:r>
      <w:r w:rsidR="00301FEC">
        <w:rPr>
          <w:rFonts w:ascii="Cambria" w:hAnsi="Cambria"/>
          <w:sz w:val="28"/>
          <w:szCs w:val="28"/>
        </w:rPr>
        <w:t xml:space="preserve"> the </w:t>
      </w:r>
      <w:r w:rsidR="00722417">
        <w:rPr>
          <w:rFonts w:ascii="Cambria" w:hAnsi="Cambria"/>
          <w:sz w:val="28"/>
          <w:szCs w:val="28"/>
        </w:rPr>
        <w:t>National Book Awards</w:t>
      </w:r>
      <w:r w:rsidR="00E108DC">
        <w:rPr>
          <w:rFonts w:ascii="Cambria" w:hAnsi="Cambria"/>
          <w:sz w:val="28"/>
          <w:szCs w:val="28"/>
        </w:rPr>
        <w:t xml:space="preserve"> on TV</w:t>
      </w:r>
      <w:r w:rsidR="0053582F">
        <w:rPr>
          <w:rFonts w:ascii="Cambria" w:hAnsi="Cambria"/>
          <w:sz w:val="28"/>
          <w:szCs w:val="28"/>
        </w:rPr>
        <w:t>,</w:t>
      </w:r>
      <w:r w:rsidR="00722417">
        <w:rPr>
          <w:rFonts w:ascii="Cambria" w:hAnsi="Cambria"/>
          <w:sz w:val="28"/>
          <w:szCs w:val="28"/>
        </w:rPr>
        <w:t xml:space="preserve"> and </w:t>
      </w:r>
      <w:del w:id="1135" w:author="Claire S" w:date="2026-05-25T20:43:00Z" w16du:dateUtc="2026-05-25T19:43:00Z">
        <w:r w:rsidR="00722417" w:rsidDel="007B1A99">
          <w:rPr>
            <w:rFonts w:ascii="Cambria" w:hAnsi="Cambria"/>
            <w:sz w:val="28"/>
            <w:szCs w:val="28"/>
          </w:rPr>
          <w:delText xml:space="preserve">it’s </w:delText>
        </w:r>
      </w:del>
      <w:ins w:id="1136" w:author="Claire S" w:date="2026-05-25T20:43:00Z" w16du:dateUtc="2026-05-25T19:43:00Z">
        <w:r w:rsidR="007B1A99">
          <w:rPr>
            <w:rFonts w:ascii="Cambria" w:hAnsi="Cambria"/>
            <w:sz w:val="28"/>
            <w:szCs w:val="28"/>
          </w:rPr>
          <w:t>the show</w:t>
        </w:r>
      </w:ins>
      <w:ins w:id="1137" w:author="Claire S" w:date="2026-07-17T11:05:00Z" w16du:dateUtc="2026-07-17T10:05:00Z">
        <w:r w:rsidR="00E77BEF">
          <w:rPr>
            <w:rFonts w:ascii="Cambria" w:hAnsi="Cambria"/>
            <w:sz w:val="28"/>
            <w:szCs w:val="28"/>
          </w:rPr>
          <w:t xml:space="preserve"> had</w:t>
        </w:r>
      </w:ins>
      <w:ins w:id="1138" w:author="Claire S" w:date="2026-05-25T20:43:00Z" w16du:dateUtc="2026-05-25T19:43:00Z">
        <w:r w:rsidR="007B1A99">
          <w:rPr>
            <w:rFonts w:ascii="Cambria" w:hAnsi="Cambria"/>
            <w:sz w:val="28"/>
            <w:szCs w:val="28"/>
          </w:rPr>
          <w:t xml:space="preserve"> </w:t>
        </w:r>
      </w:ins>
      <w:r w:rsidR="00722417">
        <w:rPr>
          <w:rFonts w:ascii="Cambria" w:hAnsi="Cambria"/>
          <w:sz w:val="28"/>
          <w:szCs w:val="28"/>
        </w:rPr>
        <w:t xml:space="preserve">been followed </w:t>
      </w:r>
      <w:r w:rsidR="00110656">
        <w:rPr>
          <w:rFonts w:ascii="Cambria" w:hAnsi="Cambria"/>
          <w:sz w:val="28"/>
          <w:szCs w:val="28"/>
        </w:rPr>
        <w:t>b</w:t>
      </w:r>
      <w:r w:rsidR="00722417">
        <w:rPr>
          <w:rFonts w:ascii="Cambria" w:hAnsi="Cambria"/>
          <w:sz w:val="28"/>
          <w:szCs w:val="28"/>
        </w:rPr>
        <w:t>y</w:t>
      </w:r>
      <w:r w:rsidR="00CF2C48">
        <w:rPr>
          <w:rFonts w:ascii="Cambria" w:hAnsi="Cambria"/>
          <w:sz w:val="28"/>
          <w:szCs w:val="28"/>
        </w:rPr>
        <w:t xml:space="preserve"> </w:t>
      </w:r>
      <w:r w:rsidR="003C6D6A">
        <w:rPr>
          <w:rFonts w:ascii="Cambria" w:hAnsi="Cambria"/>
          <w:sz w:val="28"/>
          <w:szCs w:val="28"/>
        </w:rPr>
        <w:t>some kind of slasher flick</w:t>
      </w:r>
      <w:r w:rsidR="00E5160C">
        <w:rPr>
          <w:rFonts w:ascii="Cambria" w:hAnsi="Cambria"/>
          <w:sz w:val="28"/>
          <w:szCs w:val="28"/>
        </w:rPr>
        <w:t>…</w:t>
      </w:r>
    </w:p>
    <w:p w14:paraId="2931A2DA" w14:textId="137E999B" w:rsidR="00D07303" w:rsidRDefault="00155B22" w:rsidP="00914E11">
      <w:pPr>
        <w:spacing w:line="360" w:lineRule="auto"/>
        <w:contextualSpacing/>
        <w:rPr>
          <w:rFonts w:ascii="Cambria" w:hAnsi="Cambria"/>
          <w:sz w:val="28"/>
          <w:szCs w:val="28"/>
        </w:rPr>
      </w:pPr>
      <w:r>
        <w:rPr>
          <w:rFonts w:ascii="Cambria" w:hAnsi="Cambria"/>
          <w:sz w:val="28"/>
          <w:szCs w:val="28"/>
        </w:rPr>
        <w:tab/>
        <w:t>Only i</w:t>
      </w:r>
      <w:ins w:id="1139" w:author="Claire S" w:date="2026-07-17T11:05:00Z" w16du:dateUtc="2026-07-17T10:05:00Z">
        <w:r w:rsidR="00E77BEF">
          <w:rPr>
            <w:rFonts w:ascii="Cambria" w:hAnsi="Cambria"/>
            <w:sz w:val="28"/>
            <w:szCs w:val="28"/>
          </w:rPr>
          <w:t>t wasn’t</w:t>
        </w:r>
      </w:ins>
      <w:del w:id="1140" w:author="Claire S" w:date="2026-07-17T11:05:00Z" w16du:dateUtc="2026-07-17T10:05:00Z">
        <w:r w:rsidDel="00E77BEF">
          <w:rPr>
            <w:rFonts w:ascii="Cambria" w:hAnsi="Cambria"/>
            <w:sz w:val="28"/>
            <w:szCs w:val="28"/>
          </w:rPr>
          <w:delText>t’s not</w:delText>
        </w:r>
      </w:del>
      <w:r w:rsidR="00A35769">
        <w:rPr>
          <w:rFonts w:ascii="Cambria" w:hAnsi="Cambria"/>
          <w:sz w:val="28"/>
          <w:szCs w:val="28"/>
        </w:rPr>
        <w:t xml:space="preserve"> a horror film</w:t>
      </w:r>
      <w:r w:rsidR="003D0731">
        <w:rPr>
          <w:rFonts w:ascii="Cambria" w:hAnsi="Cambria"/>
          <w:sz w:val="28"/>
          <w:szCs w:val="28"/>
        </w:rPr>
        <w:t xml:space="preserve"> at all</w:t>
      </w:r>
      <w:r w:rsidR="00A35769">
        <w:rPr>
          <w:rFonts w:ascii="Cambria" w:hAnsi="Cambria"/>
          <w:sz w:val="28"/>
          <w:szCs w:val="28"/>
        </w:rPr>
        <w:t>, Clara</w:t>
      </w:r>
      <w:r w:rsidR="0030524F">
        <w:rPr>
          <w:rFonts w:ascii="Cambria" w:hAnsi="Cambria"/>
          <w:sz w:val="28"/>
          <w:szCs w:val="28"/>
        </w:rPr>
        <w:t xml:space="preserve"> realise</w:t>
      </w:r>
      <w:ins w:id="1141" w:author="Claire S" w:date="2026-07-17T11:05:00Z" w16du:dateUtc="2026-07-17T10:05:00Z">
        <w:r w:rsidR="00E77BEF">
          <w:rPr>
            <w:rFonts w:ascii="Cambria" w:hAnsi="Cambria"/>
            <w:sz w:val="28"/>
            <w:szCs w:val="28"/>
          </w:rPr>
          <w:t>d</w:t>
        </w:r>
      </w:ins>
      <w:del w:id="1142" w:author="Claire S" w:date="2026-07-17T11:05:00Z" w16du:dateUtc="2026-07-17T10:05:00Z">
        <w:r w:rsidR="0030524F" w:rsidDel="00E77BEF">
          <w:rPr>
            <w:rFonts w:ascii="Cambria" w:hAnsi="Cambria"/>
            <w:sz w:val="28"/>
            <w:szCs w:val="28"/>
          </w:rPr>
          <w:delText>s</w:delText>
        </w:r>
      </w:del>
      <w:r w:rsidR="0030524F">
        <w:rPr>
          <w:rFonts w:ascii="Cambria" w:hAnsi="Cambria"/>
          <w:sz w:val="28"/>
          <w:szCs w:val="28"/>
        </w:rPr>
        <w:t>, blinking at the screen:</w:t>
      </w:r>
      <w:r>
        <w:rPr>
          <w:rFonts w:ascii="Cambria" w:hAnsi="Cambria"/>
          <w:sz w:val="28"/>
          <w:szCs w:val="28"/>
        </w:rPr>
        <w:t xml:space="preserve"> it</w:t>
      </w:r>
      <w:ins w:id="1143" w:author="Claire S" w:date="2026-07-17T16:27:00Z" w16du:dateUtc="2026-07-17T15:27:00Z">
        <w:r w:rsidR="004B510C">
          <w:rPr>
            <w:rFonts w:ascii="Cambria" w:hAnsi="Cambria"/>
            <w:sz w:val="28"/>
            <w:szCs w:val="28"/>
          </w:rPr>
          <w:t xml:space="preserve"> wa</w:t>
        </w:r>
      </w:ins>
      <w:del w:id="1144" w:author="Claire S" w:date="2026-07-17T16:27:00Z" w16du:dateUtc="2026-07-17T15:27:00Z">
        <w:r w:rsidDel="004B510C">
          <w:rPr>
            <w:rFonts w:ascii="Cambria" w:hAnsi="Cambria"/>
            <w:sz w:val="28"/>
            <w:szCs w:val="28"/>
          </w:rPr>
          <w:delText>’</w:delText>
        </w:r>
      </w:del>
      <w:r>
        <w:rPr>
          <w:rFonts w:ascii="Cambria" w:hAnsi="Cambria"/>
          <w:sz w:val="28"/>
          <w:szCs w:val="28"/>
        </w:rPr>
        <w:t>s a live stream</w:t>
      </w:r>
      <w:r w:rsidR="005A435B">
        <w:rPr>
          <w:rFonts w:ascii="Cambria" w:hAnsi="Cambria"/>
          <w:sz w:val="28"/>
          <w:szCs w:val="28"/>
        </w:rPr>
        <w:t xml:space="preserve">, </w:t>
      </w:r>
      <w:r w:rsidR="007B34E6">
        <w:rPr>
          <w:rFonts w:ascii="Cambria" w:hAnsi="Cambria"/>
          <w:sz w:val="28"/>
          <w:szCs w:val="28"/>
        </w:rPr>
        <w:t xml:space="preserve">still coming </w:t>
      </w:r>
      <w:r>
        <w:rPr>
          <w:rFonts w:ascii="Cambria" w:hAnsi="Cambria"/>
          <w:sz w:val="28"/>
          <w:szCs w:val="28"/>
        </w:rPr>
        <w:t xml:space="preserve">from </w:t>
      </w:r>
      <w:r w:rsidR="00080B92">
        <w:rPr>
          <w:rFonts w:ascii="Cambria" w:hAnsi="Cambria"/>
          <w:sz w:val="28"/>
          <w:szCs w:val="28"/>
        </w:rPr>
        <w:t>the</w:t>
      </w:r>
      <w:r w:rsidR="00126C6C">
        <w:rPr>
          <w:rFonts w:ascii="Cambria" w:hAnsi="Cambria"/>
          <w:sz w:val="28"/>
          <w:szCs w:val="28"/>
        </w:rPr>
        <w:t xml:space="preserve"> </w:t>
      </w:r>
      <w:r w:rsidR="00E978D4">
        <w:rPr>
          <w:rFonts w:ascii="Cambria" w:hAnsi="Cambria"/>
          <w:sz w:val="28"/>
          <w:szCs w:val="28"/>
        </w:rPr>
        <w:t>c</w:t>
      </w:r>
      <w:r w:rsidR="00126C6C">
        <w:rPr>
          <w:rFonts w:ascii="Cambria" w:hAnsi="Cambria"/>
          <w:sz w:val="28"/>
          <w:szCs w:val="28"/>
        </w:rPr>
        <w:t>eremony</w:t>
      </w:r>
      <w:r w:rsidR="003D0731">
        <w:rPr>
          <w:rFonts w:ascii="Cambria" w:hAnsi="Cambria"/>
          <w:sz w:val="28"/>
          <w:szCs w:val="28"/>
        </w:rPr>
        <w:t xml:space="preserve"> in </w:t>
      </w:r>
      <w:r w:rsidR="009008D1">
        <w:rPr>
          <w:rFonts w:ascii="Cambria" w:hAnsi="Cambria"/>
          <w:sz w:val="28"/>
          <w:szCs w:val="28"/>
        </w:rPr>
        <w:t>London’s</w:t>
      </w:r>
      <w:r w:rsidR="003D0731">
        <w:rPr>
          <w:rFonts w:ascii="Cambria" w:hAnsi="Cambria"/>
          <w:sz w:val="28"/>
          <w:szCs w:val="28"/>
        </w:rPr>
        <w:t xml:space="preserve"> Savoy Hotel ballroom</w:t>
      </w:r>
      <w:r w:rsidR="00D1184F">
        <w:rPr>
          <w:rFonts w:ascii="Cambria" w:hAnsi="Cambria"/>
          <w:sz w:val="28"/>
          <w:szCs w:val="28"/>
        </w:rPr>
        <w:t>.</w:t>
      </w:r>
      <w:r w:rsidR="00810C6F">
        <w:rPr>
          <w:rFonts w:ascii="Cambria" w:hAnsi="Cambria"/>
          <w:sz w:val="28"/>
          <w:szCs w:val="28"/>
        </w:rPr>
        <w:t xml:space="preserve"> </w:t>
      </w:r>
      <w:del w:id="1145" w:author="Daisy Watt" w:date="2026-06-16T17:11:00Z" w16du:dateUtc="2026-06-16T16:11:00Z">
        <w:r w:rsidR="00BB424C" w:rsidDel="00E37B96">
          <w:rPr>
            <w:rFonts w:ascii="Cambria" w:hAnsi="Cambria"/>
            <w:sz w:val="28"/>
            <w:szCs w:val="28"/>
          </w:rPr>
          <w:delText xml:space="preserve"> </w:delText>
        </w:r>
      </w:del>
      <w:r w:rsidR="00080B92">
        <w:rPr>
          <w:rFonts w:ascii="Cambria" w:hAnsi="Cambria"/>
          <w:sz w:val="28"/>
          <w:szCs w:val="28"/>
        </w:rPr>
        <w:t>Clara</w:t>
      </w:r>
      <w:r w:rsidR="00D812F6">
        <w:rPr>
          <w:rFonts w:ascii="Cambria" w:hAnsi="Cambria"/>
          <w:sz w:val="28"/>
          <w:szCs w:val="28"/>
        </w:rPr>
        <w:t xml:space="preserve"> c</w:t>
      </w:r>
      <w:ins w:id="1146" w:author="Claire S" w:date="2026-07-17T11:05:00Z" w16du:dateUtc="2026-07-17T10:05:00Z">
        <w:r w:rsidR="00E77BEF">
          <w:rPr>
            <w:rFonts w:ascii="Cambria" w:hAnsi="Cambria"/>
            <w:sz w:val="28"/>
            <w:szCs w:val="28"/>
          </w:rPr>
          <w:t>ould</w:t>
        </w:r>
      </w:ins>
      <w:del w:id="1147" w:author="Claire S" w:date="2026-07-17T11:05:00Z" w16du:dateUtc="2026-07-17T10:05:00Z">
        <w:r w:rsidR="00D812F6" w:rsidDel="00E77BEF">
          <w:rPr>
            <w:rFonts w:ascii="Cambria" w:hAnsi="Cambria"/>
            <w:sz w:val="28"/>
            <w:szCs w:val="28"/>
          </w:rPr>
          <w:delText>an</w:delText>
        </w:r>
      </w:del>
      <w:r w:rsidR="00080B92">
        <w:rPr>
          <w:rFonts w:ascii="Cambria" w:hAnsi="Cambria"/>
          <w:sz w:val="28"/>
          <w:szCs w:val="28"/>
        </w:rPr>
        <w:t xml:space="preserve"> </w:t>
      </w:r>
      <w:r w:rsidR="0024513C">
        <w:rPr>
          <w:rFonts w:ascii="Cambria" w:hAnsi="Cambria"/>
          <w:sz w:val="28"/>
          <w:szCs w:val="28"/>
        </w:rPr>
        <w:t xml:space="preserve">even </w:t>
      </w:r>
      <w:r w:rsidR="00914E11">
        <w:rPr>
          <w:rFonts w:ascii="Cambria" w:hAnsi="Cambria"/>
          <w:sz w:val="28"/>
          <w:szCs w:val="28"/>
        </w:rPr>
        <w:t>see</w:t>
      </w:r>
      <w:r w:rsidR="00080B92">
        <w:rPr>
          <w:rFonts w:ascii="Cambria" w:hAnsi="Cambria"/>
          <w:sz w:val="28"/>
          <w:szCs w:val="28"/>
        </w:rPr>
        <w:t xml:space="preserve"> </w:t>
      </w:r>
      <w:r w:rsidR="00A14C1D">
        <w:rPr>
          <w:rFonts w:ascii="Cambria" w:hAnsi="Cambria"/>
          <w:sz w:val="28"/>
          <w:szCs w:val="28"/>
        </w:rPr>
        <w:t xml:space="preserve">some of her colleagues from </w:t>
      </w:r>
      <w:r w:rsidR="000E2CF8">
        <w:rPr>
          <w:rFonts w:ascii="Cambria" w:hAnsi="Cambria"/>
          <w:sz w:val="28"/>
          <w:szCs w:val="28"/>
        </w:rPr>
        <w:t>the publishing house</w:t>
      </w:r>
      <w:r w:rsidR="00834806">
        <w:rPr>
          <w:rFonts w:ascii="Cambria" w:hAnsi="Cambria"/>
          <w:sz w:val="28"/>
          <w:szCs w:val="28"/>
        </w:rPr>
        <w:t>,</w:t>
      </w:r>
      <w:r w:rsidR="000E2CF8">
        <w:rPr>
          <w:rFonts w:ascii="Cambria" w:hAnsi="Cambria"/>
          <w:sz w:val="28"/>
          <w:szCs w:val="28"/>
        </w:rPr>
        <w:t xml:space="preserve"> </w:t>
      </w:r>
      <w:r w:rsidR="005D6DFB">
        <w:rPr>
          <w:rFonts w:ascii="Cambria" w:hAnsi="Cambria"/>
          <w:sz w:val="28"/>
          <w:szCs w:val="28"/>
        </w:rPr>
        <w:t>Langley &amp; Co</w:t>
      </w:r>
      <w:ins w:id="1148" w:author="Daisy Watt" w:date="2026-06-16T17:11:00Z" w16du:dateUtc="2026-06-16T16:11:00Z">
        <w:r w:rsidR="00E37B96">
          <w:rPr>
            <w:rFonts w:ascii="Cambria" w:hAnsi="Cambria"/>
            <w:sz w:val="28"/>
            <w:szCs w:val="28"/>
          </w:rPr>
          <w:t>.</w:t>
        </w:r>
      </w:ins>
      <w:r w:rsidR="00834806">
        <w:rPr>
          <w:rFonts w:ascii="Cambria" w:hAnsi="Cambria"/>
          <w:sz w:val="28"/>
          <w:szCs w:val="28"/>
        </w:rPr>
        <w:t>,</w:t>
      </w:r>
      <w:r w:rsidR="0024513C">
        <w:rPr>
          <w:rFonts w:ascii="Cambria" w:hAnsi="Cambria"/>
          <w:sz w:val="28"/>
          <w:szCs w:val="28"/>
        </w:rPr>
        <w:t xml:space="preserve"> </w:t>
      </w:r>
      <w:r w:rsidR="00834806">
        <w:rPr>
          <w:rFonts w:ascii="Cambria" w:hAnsi="Cambria"/>
          <w:sz w:val="28"/>
          <w:szCs w:val="28"/>
        </w:rPr>
        <w:t>right</w:t>
      </w:r>
      <w:r w:rsidR="0024513C">
        <w:rPr>
          <w:rFonts w:ascii="Cambria" w:hAnsi="Cambria"/>
          <w:sz w:val="28"/>
          <w:szCs w:val="28"/>
        </w:rPr>
        <w:t xml:space="preserve"> there on the small screen</w:t>
      </w:r>
      <w:r w:rsidR="00141F25">
        <w:rPr>
          <w:rFonts w:ascii="Cambria" w:hAnsi="Cambria"/>
          <w:sz w:val="28"/>
          <w:szCs w:val="28"/>
        </w:rPr>
        <w:t>,</w:t>
      </w:r>
      <w:r w:rsidR="0024513C">
        <w:rPr>
          <w:rFonts w:ascii="Cambria" w:hAnsi="Cambria"/>
          <w:sz w:val="28"/>
          <w:szCs w:val="28"/>
        </w:rPr>
        <w:t xml:space="preserve"> </w:t>
      </w:r>
      <w:r w:rsidR="00D26012">
        <w:rPr>
          <w:rFonts w:ascii="Cambria" w:hAnsi="Cambria"/>
          <w:sz w:val="28"/>
          <w:szCs w:val="28"/>
        </w:rPr>
        <w:t xml:space="preserve">their table </w:t>
      </w:r>
      <w:ins w:id="1149" w:author="Daisy Watt" w:date="2026-06-16T17:11:00Z" w16du:dateUtc="2026-06-16T16:11:00Z">
        <w:r w:rsidR="00E37B96">
          <w:rPr>
            <w:rFonts w:ascii="Cambria" w:hAnsi="Cambria"/>
            <w:sz w:val="28"/>
            <w:szCs w:val="28"/>
          </w:rPr>
          <w:t xml:space="preserve">groaning with empty wine bottles, </w:t>
        </w:r>
      </w:ins>
      <w:r w:rsidR="00F024A5">
        <w:rPr>
          <w:rFonts w:ascii="Cambria" w:hAnsi="Cambria"/>
          <w:sz w:val="28"/>
          <w:szCs w:val="28"/>
        </w:rPr>
        <w:t>under a huge chandelier</w:t>
      </w:r>
      <w:del w:id="1150" w:author="Daisy Watt" w:date="2026-06-16T17:11:00Z" w16du:dateUtc="2026-06-16T16:11:00Z">
        <w:r w:rsidR="00F024A5" w:rsidDel="00E37B96">
          <w:rPr>
            <w:rFonts w:ascii="Cambria" w:hAnsi="Cambria"/>
            <w:sz w:val="28"/>
            <w:szCs w:val="28"/>
          </w:rPr>
          <w:delText xml:space="preserve"> </w:delText>
        </w:r>
        <w:r w:rsidR="00D26012" w:rsidDel="00E37B96">
          <w:rPr>
            <w:rFonts w:ascii="Cambria" w:hAnsi="Cambria"/>
            <w:sz w:val="28"/>
            <w:szCs w:val="28"/>
          </w:rPr>
          <w:delText>groaning with empty wine-bottles</w:delText>
        </w:r>
      </w:del>
      <w:r w:rsidR="008F1CB7">
        <w:rPr>
          <w:rFonts w:ascii="Cambria" w:hAnsi="Cambria"/>
          <w:sz w:val="28"/>
          <w:szCs w:val="28"/>
        </w:rPr>
        <w:t xml:space="preserve">.  </w:t>
      </w:r>
    </w:p>
    <w:p w14:paraId="0979332E" w14:textId="53EB1CC1" w:rsidR="00D96262" w:rsidRDefault="00D07303" w:rsidP="00D07303">
      <w:pPr>
        <w:spacing w:line="360" w:lineRule="auto"/>
        <w:ind w:firstLine="720"/>
        <w:contextualSpacing/>
        <w:rPr>
          <w:rFonts w:ascii="Cambria" w:hAnsi="Cambria"/>
          <w:sz w:val="28"/>
          <w:szCs w:val="28"/>
        </w:rPr>
      </w:pPr>
      <w:r>
        <w:rPr>
          <w:rFonts w:ascii="Cambria" w:hAnsi="Cambria"/>
          <w:sz w:val="28"/>
          <w:szCs w:val="28"/>
        </w:rPr>
        <w:t xml:space="preserve">As </w:t>
      </w:r>
      <w:r w:rsidR="00F024A5">
        <w:rPr>
          <w:rFonts w:ascii="Cambria" w:hAnsi="Cambria"/>
          <w:sz w:val="28"/>
          <w:szCs w:val="28"/>
        </w:rPr>
        <w:t>Clara</w:t>
      </w:r>
      <w:r>
        <w:rPr>
          <w:rFonts w:ascii="Cambria" w:hAnsi="Cambria"/>
          <w:sz w:val="28"/>
          <w:szCs w:val="28"/>
        </w:rPr>
        <w:t xml:space="preserve"> watche</w:t>
      </w:r>
      <w:ins w:id="1151" w:author="Claire S" w:date="2026-07-17T16:27:00Z" w16du:dateUtc="2026-07-17T15:27:00Z">
        <w:r w:rsidR="004B510C">
          <w:rPr>
            <w:rFonts w:ascii="Cambria" w:hAnsi="Cambria"/>
            <w:sz w:val="28"/>
            <w:szCs w:val="28"/>
          </w:rPr>
          <w:t>d</w:t>
        </w:r>
      </w:ins>
      <w:del w:id="1152" w:author="Claire S" w:date="2026-07-17T16:27:00Z" w16du:dateUtc="2026-07-17T15:27:00Z">
        <w:r w:rsidDel="004B510C">
          <w:rPr>
            <w:rFonts w:ascii="Cambria" w:hAnsi="Cambria"/>
            <w:sz w:val="28"/>
            <w:szCs w:val="28"/>
          </w:rPr>
          <w:delText>s</w:delText>
        </w:r>
      </w:del>
      <w:r>
        <w:rPr>
          <w:rFonts w:ascii="Cambria" w:hAnsi="Cambria"/>
          <w:sz w:val="28"/>
          <w:szCs w:val="28"/>
        </w:rPr>
        <w:t xml:space="preserve">, </w:t>
      </w:r>
      <w:r w:rsidR="005D6DFB">
        <w:rPr>
          <w:rFonts w:ascii="Cambria" w:hAnsi="Cambria"/>
          <w:sz w:val="28"/>
          <w:szCs w:val="28"/>
        </w:rPr>
        <w:t xml:space="preserve">her </w:t>
      </w:r>
      <w:r w:rsidR="00B616FB">
        <w:rPr>
          <w:rFonts w:ascii="Cambria" w:hAnsi="Cambria"/>
          <w:sz w:val="28"/>
          <w:szCs w:val="28"/>
        </w:rPr>
        <w:t>Comms Director,</w:t>
      </w:r>
      <w:r w:rsidR="00D96262">
        <w:rPr>
          <w:rFonts w:ascii="Cambria" w:hAnsi="Cambria"/>
          <w:sz w:val="28"/>
          <w:szCs w:val="28"/>
        </w:rPr>
        <w:t xml:space="preserve"> the gorgeous </w:t>
      </w:r>
      <w:r w:rsidR="006C23B4">
        <w:rPr>
          <w:rFonts w:ascii="Cambria" w:hAnsi="Cambria"/>
          <w:sz w:val="28"/>
          <w:szCs w:val="28"/>
        </w:rPr>
        <w:t>Savannah</w:t>
      </w:r>
      <w:r w:rsidR="00141F25">
        <w:rPr>
          <w:rFonts w:ascii="Cambria" w:hAnsi="Cambria"/>
          <w:sz w:val="28"/>
          <w:szCs w:val="28"/>
        </w:rPr>
        <w:t xml:space="preserve"> Wexford-Langley</w:t>
      </w:r>
      <w:r w:rsidR="00264C53">
        <w:rPr>
          <w:rFonts w:ascii="Cambria" w:hAnsi="Cambria"/>
          <w:sz w:val="28"/>
          <w:szCs w:val="28"/>
        </w:rPr>
        <w:t xml:space="preserve"> </w:t>
      </w:r>
      <w:r w:rsidR="008F1CB7">
        <w:rPr>
          <w:rFonts w:ascii="Cambria" w:hAnsi="Cambria"/>
          <w:sz w:val="28"/>
          <w:szCs w:val="28"/>
        </w:rPr>
        <w:t>(</w:t>
      </w:r>
      <w:commentRangeStart w:id="1153"/>
      <w:r w:rsidR="00264C53" w:rsidRPr="00FB632A">
        <w:rPr>
          <w:rFonts w:ascii="Cambria" w:hAnsi="Cambria"/>
          <w:i/>
          <w:sz w:val="28"/>
          <w:szCs w:val="28"/>
        </w:rPr>
        <w:t>Savvi</w:t>
      </w:r>
      <w:r w:rsidR="00FB632A">
        <w:rPr>
          <w:rFonts w:ascii="Cambria" w:hAnsi="Cambria"/>
          <w:i/>
          <w:iCs/>
          <w:sz w:val="28"/>
          <w:szCs w:val="28"/>
        </w:rPr>
        <w:t xml:space="preserve"> </w:t>
      </w:r>
      <w:commentRangeEnd w:id="1153"/>
      <w:r w:rsidR="007059BF">
        <w:rPr>
          <w:rStyle w:val="CommentReference"/>
          <w:rFonts w:ascii="Cambria" w:hAnsi="Cambria"/>
          <w:i/>
          <w:iCs/>
          <w:sz w:val="28"/>
          <w:szCs w:val="28"/>
        </w:rPr>
        <w:commentReference w:id="1153"/>
      </w:r>
      <w:r w:rsidR="00FB632A">
        <w:rPr>
          <w:rFonts w:ascii="Cambria" w:hAnsi="Cambria"/>
          <w:i/>
          <w:iCs/>
          <w:sz w:val="28"/>
          <w:szCs w:val="28"/>
        </w:rPr>
        <w:t>by name, Savvi by nature</w:t>
      </w:r>
      <w:r w:rsidR="00264C53" w:rsidRPr="00FB632A">
        <w:rPr>
          <w:rFonts w:ascii="Cambria" w:hAnsi="Cambria"/>
          <w:i/>
          <w:sz w:val="28"/>
          <w:szCs w:val="28"/>
        </w:rPr>
        <w:t>,</w:t>
      </w:r>
      <w:r w:rsidR="000E2CF8" w:rsidRPr="00FB632A">
        <w:rPr>
          <w:rFonts w:ascii="Cambria" w:hAnsi="Cambria"/>
          <w:i/>
          <w:sz w:val="28"/>
          <w:szCs w:val="28"/>
        </w:rPr>
        <w:t xml:space="preserve"> darling</w:t>
      </w:r>
      <w:r w:rsidR="008F1CB7" w:rsidRPr="00FB632A">
        <w:rPr>
          <w:rFonts w:ascii="Cambria" w:hAnsi="Cambria"/>
          <w:i/>
          <w:sz w:val="28"/>
          <w:szCs w:val="28"/>
        </w:rPr>
        <w:t>!</w:t>
      </w:r>
      <w:r w:rsidR="008F1CB7">
        <w:rPr>
          <w:rFonts w:ascii="Cambria" w:hAnsi="Cambria"/>
          <w:sz w:val="28"/>
          <w:szCs w:val="28"/>
        </w:rPr>
        <w:t>)</w:t>
      </w:r>
      <w:r w:rsidR="006845F4">
        <w:rPr>
          <w:rFonts w:ascii="Cambria" w:hAnsi="Cambria"/>
          <w:sz w:val="28"/>
          <w:szCs w:val="28"/>
        </w:rPr>
        <w:t xml:space="preserve"> </w:t>
      </w:r>
      <w:r w:rsidR="0024513C">
        <w:rPr>
          <w:rFonts w:ascii="Cambria" w:hAnsi="Cambria"/>
          <w:sz w:val="28"/>
          <w:szCs w:val="28"/>
        </w:rPr>
        <w:t>suddenly</w:t>
      </w:r>
      <w:r w:rsidR="00E978D4">
        <w:rPr>
          <w:rFonts w:ascii="Cambria" w:hAnsi="Cambria"/>
          <w:sz w:val="28"/>
          <w:szCs w:val="28"/>
        </w:rPr>
        <w:t xml:space="preserve"> </w:t>
      </w:r>
      <w:del w:id="1154" w:author="Claire S" w:date="2026-07-17T16:27:00Z" w16du:dateUtc="2026-07-17T15:27:00Z">
        <w:r w:rsidR="00E978D4" w:rsidDel="004B510C">
          <w:rPr>
            <w:rFonts w:ascii="Cambria" w:hAnsi="Cambria"/>
            <w:sz w:val="28"/>
            <w:szCs w:val="28"/>
          </w:rPr>
          <w:delText xml:space="preserve">turns </w:delText>
        </w:r>
      </w:del>
      <w:ins w:id="1155" w:author="Claire S" w:date="2026-07-17T16:27:00Z" w16du:dateUtc="2026-07-17T15:27:00Z">
        <w:r w:rsidR="004B510C">
          <w:rPr>
            <w:rFonts w:ascii="Cambria" w:hAnsi="Cambria"/>
            <w:sz w:val="28"/>
            <w:szCs w:val="28"/>
          </w:rPr>
          <w:t xml:space="preserve">turned </w:t>
        </w:r>
      </w:ins>
      <w:r w:rsidR="00FB632A">
        <w:rPr>
          <w:rFonts w:ascii="Cambria" w:hAnsi="Cambria"/>
          <w:sz w:val="28"/>
          <w:szCs w:val="28"/>
        </w:rPr>
        <w:t xml:space="preserve">to the camera </w:t>
      </w:r>
      <w:r w:rsidR="00E978D4">
        <w:rPr>
          <w:rFonts w:ascii="Cambria" w:hAnsi="Cambria"/>
          <w:sz w:val="28"/>
          <w:szCs w:val="28"/>
        </w:rPr>
        <w:t>and</w:t>
      </w:r>
      <w:r w:rsidR="0024513C">
        <w:rPr>
          <w:rFonts w:ascii="Cambria" w:hAnsi="Cambria"/>
          <w:sz w:val="28"/>
          <w:szCs w:val="28"/>
        </w:rPr>
        <w:t xml:space="preserve"> </w:t>
      </w:r>
      <w:r w:rsidR="003E7429">
        <w:rPr>
          <w:rFonts w:ascii="Cambria" w:hAnsi="Cambria"/>
          <w:sz w:val="28"/>
          <w:szCs w:val="28"/>
        </w:rPr>
        <w:t>star</w:t>
      </w:r>
      <w:r w:rsidR="00291A21">
        <w:rPr>
          <w:rFonts w:ascii="Cambria" w:hAnsi="Cambria"/>
          <w:sz w:val="28"/>
          <w:szCs w:val="28"/>
        </w:rPr>
        <w:t>e</w:t>
      </w:r>
      <w:ins w:id="1156" w:author="Claire S" w:date="2026-07-17T16:27:00Z" w16du:dateUtc="2026-07-17T15:27:00Z">
        <w:r w:rsidR="004B510C">
          <w:rPr>
            <w:rFonts w:ascii="Cambria" w:hAnsi="Cambria"/>
            <w:sz w:val="28"/>
            <w:szCs w:val="28"/>
          </w:rPr>
          <w:t>d</w:t>
        </w:r>
      </w:ins>
      <w:del w:id="1157" w:author="Claire S" w:date="2026-07-17T16:27:00Z" w16du:dateUtc="2026-07-17T15:27:00Z">
        <w:r w:rsidR="00291A21" w:rsidDel="004B510C">
          <w:rPr>
            <w:rFonts w:ascii="Cambria" w:hAnsi="Cambria"/>
            <w:sz w:val="28"/>
            <w:szCs w:val="28"/>
          </w:rPr>
          <w:delText>s</w:delText>
        </w:r>
      </w:del>
      <w:r w:rsidR="003E7429">
        <w:rPr>
          <w:rFonts w:ascii="Cambria" w:hAnsi="Cambria"/>
          <w:sz w:val="28"/>
          <w:szCs w:val="28"/>
        </w:rPr>
        <w:t xml:space="preserve"> </w:t>
      </w:r>
      <w:r w:rsidR="00C228C8">
        <w:rPr>
          <w:rFonts w:ascii="Cambria" w:hAnsi="Cambria"/>
          <w:sz w:val="28"/>
          <w:szCs w:val="28"/>
        </w:rPr>
        <w:t xml:space="preserve">straight </w:t>
      </w:r>
      <w:commentRangeStart w:id="1158"/>
      <w:r w:rsidR="003E7429">
        <w:rPr>
          <w:rFonts w:ascii="Cambria" w:hAnsi="Cambria"/>
          <w:sz w:val="28"/>
          <w:szCs w:val="28"/>
        </w:rPr>
        <w:t>out</w:t>
      </w:r>
      <w:r w:rsidR="007A74AE">
        <w:rPr>
          <w:rFonts w:ascii="Cambria" w:hAnsi="Cambria"/>
          <w:sz w:val="28"/>
          <w:szCs w:val="28"/>
        </w:rPr>
        <w:t xml:space="preserve"> towards Clara</w:t>
      </w:r>
      <w:ins w:id="1159" w:author="Daisy Watt" w:date="2026-06-16T17:12:00Z" w16du:dateUtc="2026-06-16T16:12:00Z">
        <w:r w:rsidR="00E37B96">
          <w:rPr>
            <w:rFonts w:ascii="Cambria" w:hAnsi="Cambria"/>
            <w:sz w:val="28"/>
            <w:szCs w:val="28"/>
          </w:rPr>
          <w:t>.</w:t>
        </w:r>
      </w:ins>
      <w:r w:rsidR="00627FFA">
        <w:rPr>
          <w:rFonts w:ascii="Cambria" w:hAnsi="Cambria"/>
          <w:sz w:val="28"/>
          <w:szCs w:val="28"/>
        </w:rPr>
        <w:t xml:space="preserve"> </w:t>
      </w:r>
      <w:commentRangeEnd w:id="1158"/>
      <w:r w:rsidR="007059BF" w:rsidRPr="00E37B96">
        <w:rPr>
          <w:rStyle w:val="CommentReference"/>
          <w:rFonts w:ascii="Cambria" w:hAnsi="Cambria"/>
          <w:i/>
          <w:iCs/>
          <w:sz w:val="28"/>
          <w:szCs w:val="28"/>
          <w:rPrChange w:id="1160" w:author="Daisy Watt" w:date="2026-06-16T17:12:00Z" w16du:dateUtc="2026-06-16T16:12:00Z">
            <w:rPr>
              <w:rStyle w:val="CommentReference"/>
              <w:rFonts w:ascii="Cambria" w:hAnsi="Cambria"/>
              <w:sz w:val="28"/>
              <w:szCs w:val="28"/>
            </w:rPr>
          </w:rPrChange>
        </w:rPr>
        <w:commentReference w:id="1158"/>
      </w:r>
      <w:ins w:id="1161" w:author="Daisy Watt" w:date="2026-06-16T17:12:00Z" w16du:dateUtc="2026-06-16T16:12:00Z">
        <w:r w:rsidR="00E37B96" w:rsidRPr="00E37B96">
          <w:rPr>
            <w:rFonts w:ascii="Cambria" w:hAnsi="Cambria"/>
            <w:i/>
            <w:iCs/>
            <w:sz w:val="28"/>
            <w:szCs w:val="28"/>
            <w:rPrChange w:id="1162" w:author="Daisy Watt" w:date="2026-06-16T17:12:00Z" w16du:dateUtc="2026-06-16T16:12:00Z">
              <w:rPr>
                <w:rFonts w:ascii="Cambria" w:hAnsi="Cambria"/>
                <w:sz w:val="28"/>
                <w:szCs w:val="28"/>
              </w:rPr>
            </w:rPrChange>
          </w:rPr>
          <w:t>O</w:t>
        </w:r>
      </w:ins>
      <w:del w:id="1163" w:author="Daisy Watt" w:date="2026-06-16T17:12:00Z" w16du:dateUtc="2026-06-16T16:12:00Z">
        <w:r w:rsidR="00627FFA" w:rsidDel="00E37B96">
          <w:rPr>
            <w:rFonts w:ascii="Cambria" w:hAnsi="Cambria"/>
            <w:sz w:val="28"/>
            <w:szCs w:val="28"/>
          </w:rPr>
          <w:delText>-</w:delText>
        </w:r>
        <w:r w:rsidR="00E978D4" w:rsidDel="00E37B96">
          <w:rPr>
            <w:rFonts w:ascii="Cambria" w:hAnsi="Cambria"/>
            <w:sz w:val="28"/>
            <w:szCs w:val="28"/>
          </w:rPr>
          <w:delText xml:space="preserve"> and </w:delText>
        </w:r>
        <w:r w:rsidR="00BB424C" w:rsidRPr="00E37B96" w:rsidDel="00E37B96">
          <w:rPr>
            <w:rFonts w:ascii="Cambria" w:hAnsi="Cambria"/>
            <w:i/>
            <w:iCs/>
            <w:sz w:val="28"/>
            <w:szCs w:val="28"/>
            <w:rPrChange w:id="1164" w:author="Daisy Watt" w:date="2026-06-16T17:12:00Z" w16du:dateUtc="2026-06-16T16:12:00Z">
              <w:rPr>
                <w:rFonts w:ascii="Cambria" w:hAnsi="Cambria"/>
                <w:sz w:val="28"/>
                <w:szCs w:val="28"/>
              </w:rPr>
            </w:rPrChange>
          </w:rPr>
          <w:delText>o</w:delText>
        </w:r>
      </w:del>
      <w:r w:rsidR="00BB424C" w:rsidRPr="00E37B96">
        <w:rPr>
          <w:rFonts w:ascii="Cambria" w:hAnsi="Cambria"/>
          <w:i/>
          <w:iCs/>
          <w:sz w:val="28"/>
          <w:szCs w:val="28"/>
          <w:rPrChange w:id="1165" w:author="Daisy Watt" w:date="2026-06-16T17:12:00Z" w16du:dateUtc="2026-06-16T16:12:00Z">
            <w:rPr>
              <w:rFonts w:ascii="Cambria" w:hAnsi="Cambria"/>
              <w:sz w:val="28"/>
              <w:szCs w:val="28"/>
            </w:rPr>
          </w:rPrChange>
        </w:rPr>
        <w:t>h my God</w:t>
      </w:r>
      <w:r w:rsidR="00BB424C">
        <w:rPr>
          <w:rFonts w:ascii="Cambria" w:hAnsi="Cambria"/>
          <w:sz w:val="28"/>
          <w:szCs w:val="28"/>
        </w:rPr>
        <w:t xml:space="preserve">, Clara </w:t>
      </w:r>
      <w:del w:id="1166" w:author="Claire S" w:date="2026-07-17T16:27:00Z" w16du:dateUtc="2026-07-17T15:27:00Z">
        <w:r w:rsidR="00BB424C" w:rsidDel="004B510C">
          <w:rPr>
            <w:rFonts w:ascii="Cambria" w:hAnsi="Cambria"/>
            <w:sz w:val="28"/>
            <w:szCs w:val="28"/>
          </w:rPr>
          <w:delText>thinks</w:delText>
        </w:r>
      </w:del>
      <w:ins w:id="1167" w:author="Claire S" w:date="2026-07-17T16:27:00Z" w16du:dateUtc="2026-07-17T15:27:00Z">
        <w:r w:rsidR="004B510C">
          <w:rPr>
            <w:rFonts w:ascii="Cambria" w:hAnsi="Cambria"/>
            <w:sz w:val="28"/>
            <w:szCs w:val="28"/>
          </w:rPr>
          <w:t>thought</w:t>
        </w:r>
      </w:ins>
      <w:del w:id="1168" w:author="Daisy Watt" w:date="2026-06-16T17:12:00Z" w16du:dateUtc="2026-06-16T16:12:00Z">
        <w:r w:rsidR="00141F25" w:rsidDel="00E37B96">
          <w:rPr>
            <w:rFonts w:ascii="Cambria" w:hAnsi="Cambria"/>
            <w:sz w:val="28"/>
            <w:szCs w:val="28"/>
          </w:rPr>
          <w:delText xml:space="preserve"> </w:delText>
        </w:r>
      </w:del>
      <w:ins w:id="1169" w:author="Daisy Watt" w:date="2026-06-16T17:13:00Z" w16du:dateUtc="2026-06-16T16:13:00Z">
        <w:r w:rsidR="00E37B96">
          <w:rPr>
            <w:rFonts w:ascii="Cambria" w:hAnsi="Cambria"/>
            <w:sz w:val="28"/>
            <w:szCs w:val="28"/>
          </w:rPr>
          <w:t>.</w:t>
        </w:r>
      </w:ins>
      <w:del w:id="1170" w:author="Daisy Watt" w:date="2026-06-16T17:12:00Z" w16du:dateUtc="2026-06-16T16:12:00Z">
        <w:r w:rsidR="00141F25" w:rsidDel="00E37B96">
          <w:rPr>
            <w:rFonts w:ascii="Cambria" w:hAnsi="Cambria"/>
            <w:sz w:val="28"/>
            <w:szCs w:val="28"/>
          </w:rPr>
          <w:delText>-</w:delText>
        </w:r>
      </w:del>
      <w:r w:rsidR="00BB424C">
        <w:rPr>
          <w:rFonts w:ascii="Cambria" w:hAnsi="Cambria"/>
          <w:sz w:val="28"/>
          <w:szCs w:val="28"/>
        </w:rPr>
        <w:t xml:space="preserve"> </w:t>
      </w:r>
      <w:ins w:id="1171" w:author="Daisy Watt" w:date="2026-06-16T17:13:00Z" w16du:dateUtc="2026-06-16T16:13:00Z">
        <w:r w:rsidR="00E37B96">
          <w:rPr>
            <w:rFonts w:ascii="Cambria" w:hAnsi="Cambria"/>
            <w:i/>
            <w:iCs/>
            <w:sz w:val="28"/>
            <w:szCs w:val="28"/>
          </w:rPr>
          <w:t>T</w:t>
        </w:r>
      </w:ins>
      <w:del w:id="1172" w:author="Daisy Watt" w:date="2026-06-16T17:13:00Z" w16du:dateUtc="2026-06-16T16:13:00Z">
        <w:r w:rsidR="00BB424C" w:rsidRPr="00E37B96" w:rsidDel="00E37B96">
          <w:rPr>
            <w:rFonts w:ascii="Cambria" w:hAnsi="Cambria"/>
            <w:i/>
            <w:iCs/>
            <w:sz w:val="28"/>
            <w:szCs w:val="28"/>
            <w:rPrChange w:id="1173" w:author="Daisy Watt" w:date="2026-06-16T17:12:00Z" w16du:dateUtc="2026-06-16T16:12:00Z">
              <w:rPr>
                <w:rFonts w:ascii="Cambria" w:hAnsi="Cambria"/>
                <w:sz w:val="28"/>
                <w:szCs w:val="28"/>
              </w:rPr>
            </w:rPrChange>
          </w:rPr>
          <w:delText>t</w:delText>
        </w:r>
      </w:del>
      <w:r w:rsidR="00BB424C" w:rsidRPr="00E37B96">
        <w:rPr>
          <w:rFonts w:ascii="Cambria" w:hAnsi="Cambria"/>
          <w:i/>
          <w:iCs/>
          <w:sz w:val="28"/>
          <w:szCs w:val="28"/>
          <w:rPrChange w:id="1174" w:author="Daisy Watt" w:date="2026-06-16T17:12:00Z" w16du:dateUtc="2026-06-16T16:12:00Z">
            <w:rPr>
              <w:rFonts w:ascii="Cambria" w:hAnsi="Cambria"/>
              <w:sz w:val="28"/>
              <w:szCs w:val="28"/>
            </w:rPr>
          </w:rPrChange>
        </w:rPr>
        <w:t>h</w:t>
      </w:r>
      <w:r w:rsidR="00E978D4" w:rsidRPr="00E37B96">
        <w:rPr>
          <w:rFonts w:ascii="Cambria" w:hAnsi="Cambria"/>
          <w:i/>
          <w:iCs/>
          <w:sz w:val="28"/>
          <w:szCs w:val="28"/>
          <w:rPrChange w:id="1175" w:author="Daisy Watt" w:date="2026-06-16T17:12:00Z" w16du:dateUtc="2026-06-16T16:12:00Z">
            <w:rPr>
              <w:rFonts w:ascii="Cambria" w:hAnsi="Cambria"/>
              <w:sz w:val="28"/>
              <w:szCs w:val="28"/>
            </w:rPr>
          </w:rPrChange>
        </w:rPr>
        <w:t>e</w:t>
      </w:r>
      <w:r w:rsidR="00BB424C" w:rsidRPr="00E37B96">
        <w:rPr>
          <w:rFonts w:ascii="Cambria" w:hAnsi="Cambria"/>
          <w:i/>
          <w:iCs/>
          <w:sz w:val="28"/>
          <w:szCs w:val="28"/>
          <w:rPrChange w:id="1176" w:author="Daisy Watt" w:date="2026-06-16T17:12:00Z" w16du:dateUtc="2026-06-16T16:12:00Z">
            <w:rPr>
              <w:rFonts w:ascii="Cambria" w:hAnsi="Cambria"/>
              <w:sz w:val="28"/>
              <w:szCs w:val="28"/>
            </w:rPr>
          </w:rPrChange>
        </w:rPr>
        <w:t xml:space="preserve"> woman</w:t>
      </w:r>
      <w:r w:rsidR="00E978D4" w:rsidRPr="00E37B96">
        <w:rPr>
          <w:rFonts w:ascii="Cambria" w:hAnsi="Cambria"/>
          <w:i/>
          <w:iCs/>
          <w:sz w:val="28"/>
          <w:szCs w:val="28"/>
          <w:rPrChange w:id="1177" w:author="Daisy Watt" w:date="2026-06-16T17:12:00Z" w16du:dateUtc="2026-06-16T16:12:00Z">
            <w:rPr>
              <w:rFonts w:ascii="Cambria" w:hAnsi="Cambria"/>
              <w:sz w:val="28"/>
              <w:szCs w:val="28"/>
            </w:rPr>
          </w:rPrChange>
        </w:rPr>
        <w:t xml:space="preserve"> looks </w:t>
      </w:r>
      <w:r w:rsidR="00BB424C" w:rsidRPr="00E37B96">
        <w:rPr>
          <w:rFonts w:ascii="Cambria" w:hAnsi="Cambria"/>
          <w:i/>
          <w:iCs/>
          <w:sz w:val="28"/>
          <w:szCs w:val="28"/>
          <w:rPrChange w:id="1178" w:author="Daisy Watt" w:date="2026-06-16T17:12:00Z" w16du:dateUtc="2026-06-16T16:12:00Z">
            <w:rPr>
              <w:rFonts w:ascii="Cambria" w:hAnsi="Cambria"/>
              <w:sz w:val="28"/>
              <w:szCs w:val="28"/>
            </w:rPr>
          </w:rPrChange>
        </w:rPr>
        <w:t xml:space="preserve">completely </w:t>
      </w:r>
      <w:r w:rsidR="00E978D4" w:rsidRPr="00E37B96">
        <w:rPr>
          <w:rFonts w:ascii="Cambria" w:hAnsi="Cambria"/>
          <w:i/>
          <w:iCs/>
          <w:sz w:val="28"/>
          <w:szCs w:val="28"/>
          <w:rPrChange w:id="1179" w:author="Daisy Watt" w:date="2026-06-16T17:12:00Z" w16du:dateUtc="2026-06-16T16:12:00Z">
            <w:rPr>
              <w:rFonts w:ascii="Cambria" w:hAnsi="Cambria"/>
              <w:sz w:val="28"/>
              <w:szCs w:val="28"/>
            </w:rPr>
          </w:rPrChange>
        </w:rPr>
        <w:t>terrified</w:t>
      </w:r>
      <w:ins w:id="1180" w:author="Daisy Watt" w:date="2026-06-16T17:12:00Z" w16du:dateUtc="2026-06-16T16:12:00Z">
        <w:r w:rsidR="00E37B96">
          <w:rPr>
            <w:rFonts w:ascii="Cambria" w:hAnsi="Cambria"/>
            <w:sz w:val="28"/>
            <w:szCs w:val="28"/>
          </w:rPr>
          <w:t>.</w:t>
        </w:r>
      </w:ins>
      <w:del w:id="1181" w:author="Daisy Watt" w:date="2026-06-16T17:12:00Z" w16du:dateUtc="2026-06-16T16:12:00Z">
        <w:r w:rsidR="009A2F00" w:rsidDel="00E37B96">
          <w:rPr>
            <w:rFonts w:ascii="Cambria" w:hAnsi="Cambria"/>
            <w:sz w:val="28"/>
            <w:szCs w:val="28"/>
          </w:rPr>
          <w:delText xml:space="preserve"> -</w:delText>
        </w:r>
      </w:del>
    </w:p>
    <w:p w14:paraId="26CC53E1" w14:textId="5D8C2B4B" w:rsidR="00E72390" w:rsidRDefault="00AF66E8" w:rsidP="00E72390">
      <w:pPr>
        <w:spacing w:line="360" w:lineRule="auto"/>
        <w:ind w:firstLine="720"/>
        <w:contextualSpacing/>
        <w:rPr>
          <w:rFonts w:ascii="Cambria" w:hAnsi="Cambria"/>
          <w:sz w:val="28"/>
          <w:szCs w:val="28"/>
        </w:rPr>
      </w:pPr>
      <w:r>
        <w:rPr>
          <w:rFonts w:ascii="Cambria" w:hAnsi="Cambria"/>
          <w:sz w:val="28"/>
          <w:szCs w:val="28"/>
        </w:rPr>
        <w:t>Reflexively</w:t>
      </w:r>
      <w:ins w:id="1182" w:author="Daisy Watt" w:date="2026-06-16T17:13:00Z" w16du:dateUtc="2026-06-16T16:13:00Z">
        <w:r w:rsidR="00E37B96">
          <w:rPr>
            <w:rFonts w:ascii="Cambria" w:hAnsi="Cambria"/>
            <w:sz w:val="28"/>
            <w:szCs w:val="28"/>
          </w:rPr>
          <w:t>,</w:t>
        </w:r>
      </w:ins>
      <w:r>
        <w:rPr>
          <w:rFonts w:ascii="Cambria" w:hAnsi="Cambria"/>
          <w:sz w:val="28"/>
          <w:szCs w:val="28"/>
        </w:rPr>
        <w:t xml:space="preserve"> Clara </w:t>
      </w:r>
      <w:del w:id="1183" w:author="Claire S" w:date="2026-07-17T16:27:00Z" w16du:dateUtc="2026-07-17T15:27:00Z">
        <w:r w:rsidDel="004B510C">
          <w:rPr>
            <w:rFonts w:ascii="Cambria" w:hAnsi="Cambria"/>
            <w:sz w:val="28"/>
            <w:szCs w:val="28"/>
          </w:rPr>
          <w:delText xml:space="preserve">glances </w:delText>
        </w:r>
      </w:del>
      <w:ins w:id="1184" w:author="Claire S" w:date="2026-07-17T16:27:00Z" w16du:dateUtc="2026-07-17T15:27:00Z">
        <w:r w:rsidR="004B510C">
          <w:rPr>
            <w:rFonts w:ascii="Cambria" w:hAnsi="Cambria"/>
            <w:sz w:val="28"/>
            <w:szCs w:val="28"/>
          </w:rPr>
          <w:t xml:space="preserve">glanced </w:t>
        </w:r>
      </w:ins>
      <w:r>
        <w:rPr>
          <w:rFonts w:ascii="Cambria" w:hAnsi="Cambria"/>
          <w:sz w:val="28"/>
          <w:szCs w:val="28"/>
        </w:rPr>
        <w:t>behind her</w:t>
      </w:r>
      <w:r w:rsidR="00312245">
        <w:rPr>
          <w:rFonts w:ascii="Cambria" w:hAnsi="Cambria"/>
          <w:sz w:val="28"/>
          <w:szCs w:val="28"/>
        </w:rPr>
        <w:t>:</w:t>
      </w:r>
      <w:r w:rsidR="00D96262">
        <w:rPr>
          <w:rFonts w:ascii="Cambria" w:hAnsi="Cambria"/>
          <w:sz w:val="28"/>
          <w:szCs w:val="28"/>
        </w:rPr>
        <w:t xml:space="preserve"> </w:t>
      </w:r>
      <w:r w:rsidR="00312245">
        <w:rPr>
          <w:rFonts w:ascii="Cambria" w:hAnsi="Cambria"/>
          <w:sz w:val="28"/>
          <w:szCs w:val="28"/>
        </w:rPr>
        <w:t>w</w:t>
      </w:r>
      <w:r w:rsidR="00901273">
        <w:rPr>
          <w:rFonts w:ascii="Cambria" w:hAnsi="Cambria"/>
          <w:sz w:val="28"/>
          <w:szCs w:val="28"/>
        </w:rPr>
        <w:t>hat</w:t>
      </w:r>
      <w:r w:rsidR="00D96262">
        <w:rPr>
          <w:rFonts w:ascii="Cambria" w:hAnsi="Cambria"/>
          <w:sz w:val="28"/>
          <w:szCs w:val="28"/>
        </w:rPr>
        <w:t xml:space="preserve"> </w:t>
      </w:r>
      <w:r w:rsidR="00312245">
        <w:rPr>
          <w:rFonts w:ascii="Cambria" w:hAnsi="Cambria"/>
          <w:sz w:val="28"/>
          <w:szCs w:val="28"/>
        </w:rPr>
        <w:t xml:space="preserve">on earth </w:t>
      </w:r>
      <w:ins w:id="1185" w:author="Claire S" w:date="2026-07-17T16:27:00Z" w16du:dateUtc="2026-07-17T15:27:00Z">
        <w:r w:rsidR="004B510C">
          <w:rPr>
            <w:rFonts w:ascii="Cambria" w:hAnsi="Cambria"/>
            <w:sz w:val="28"/>
            <w:szCs w:val="28"/>
          </w:rPr>
          <w:t>wa</w:t>
        </w:r>
      </w:ins>
      <w:del w:id="1186" w:author="Claire S" w:date="2026-07-17T16:27:00Z" w16du:dateUtc="2026-07-17T15:27:00Z">
        <w:r w:rsidR="00312245" w:rsidDel="004B510C">
          <w:rPr>
            <w:rFonts w:ascii="Cambria" w:hAnsi="Cambria"/>
            <w:sz w:val="28"/>
            <w:szCs w:val="28"/>
          </w:rPr>
          <w:delText>i</w:delText>
        </w:r>
      </w:del>
      <w:r w:rsidR="00312245">
        <w:rPr>
          <w:rFonts w:ascii="Cambria" w:hAnsi="Cambria"/>
          <w:sz w:val="28"/>
          <w:szCs w:val="28"/>
        </w:rPr>
        <w:t>s</w:t>
      </w:r>
      <w:r w:rsidR="00901273">
        <w:rPr>
          <w:rFonts w:ascii="Cambria" w:hAnsi="Cambria"/>
          <w:sz w:val="28"/>
          <w:szCs w:val="28"/>
        </w:rPr>
        <w:t xml:space="preserve"> </w:t>
      </w:r>
      <w:r w:rsidR="006C23B4">
        <w:rPr>
          <w:rFonts w:ascii="Cambria" w:hAnsi="Cambria"/>
          <w:sz w:val="28"/>
          <w:szCs w:val="28"/>
        </w:rPr>
        <w:t>Savannah</w:t>
      </w:r>
      <w:r w:rsidR="000A6C9B">
        <w:rPr>
          <w:rFonts w:ascii="Cambria" w:hAnsi="Cambria"/>
          <w:sz w:val="28"/>
          <w:szCs w:val="28"/>
        </w:rPr>
        <w:t xml:space="preserve"> </w:t>
      </w:r>
      <w:r w:rsidR="00312245">
        <w:rPr>
          <w:rFonts w:ascii="Cambria" w:hAnsi="Cambria"/>
          <w:sz w:val="28"/>
          <w:szCs w:val="28"/>
        </w:rPr>
        <w:t>gaz</w:t>
      </w:r>
      <w:r w:rsidR="00901273">
        <w:rPr>
          <w:rFonts w:ascii="Cambria" w:hAnsi="Cambria"/>
          <w:sz w:val="28"/>
          <w:szCs w:val="28"/>
        </w:rPr>
        <w:t>ing at</w:t>
      </w:r>
      <w:r w:rsidR="00291A21">
        <w:rPr>
          <w:rFonts w:ascii="Cambria" w:hAnsi="Cambria"/>
          <w:sz w:val="28"/>
          <w:szCs w:val="28"/>
        </w:rPr>
        <w:t xml:space="preserve">, her scarlet lips shaped in a perfect </w:t>
      </w:r>
      <w:r w:rsidR="00291A21" w:rsidRPr="00E37B96">
        <w:rPr>
          <w:rFonts w:ascii="Cambria" w:hAnsi="Cambria"/>
          <w:i/>
          <w:iCs/>
          <w:sz w:val="28"/>
          <w:szCs w:val="28"/>
          <w:rPrChange w:id="1187" w:author="Daisy Watt" w:date="2026-06-16T17:13:00Z" w16du:dateUtc="2026-06-16T16:13:00Z">
            <w:rPr>
              <w:rFonts w:ascii="Cambria" w:hAnsi="Cambria"/>
              <w:sz w:val="28"/>
              <w:szCs w:val="28"/>
            </w:rPr>
          </w:rPrChange>
        </w:rPr>
        <w:t>O</w:t>
      </w:r>
      <w:r w:rsidR="00291A21">
        <w:rPr>
          <w:rFonts w:ascii="Cambria" w:hAnsi="Cambria"/>
          <w:sz w:val="28"/>
          <w:szCs w:val="28"/>
        </w:rPr>
        <w:t xml:space="preserve"> of horror</w:t>
      </w:r>
      <w:r w:rsidR="00901273">
        <w:rPr>
          <w:rFonts w:ascii="Cambria" w:hAnsi="Cambria"/>
          <w:sz w:val="28"/>
          <w:szCs w:val="28"/>
        </w:rPr>
        <w:t>?</w:t>
      </w:r>
      <w:r w:rsidR="006D2504">
        <w:rPr>
          <w:rFonts w:ascii="Cambria" w:hAnsi="Cambria"/>
          <w:sz w:val="28"/>
          <w:szCs w:val="28"/>
        </w:rPr>
        <w:t xml:space="preserve"> </w:t>
      </w:r>
      <w:r w:rsidR="00834806">
        <w:rPr>
          <w:rFonts w:ascii="Cambria" w:hAnsi="Cambria"/>
          <w:sz w:val="28"/>
          <w:szCs w:val="28"/>
        </w:rPr>
        <w:t xml:space="preserve">But the camera </w:t>
      </w:r>
      <w:ins w:id="1188" w:author="Claire S" w:date="2026-07-17T16:27:00Z" w16du:dateUtc="2026-07-17T15:27:00Z">
        <w:r w:rsidR="004B510C">
          <w:rPr>
            <w:rFonts w:ascii="Cambria" w:hAnsi="Cambria"/>
            <w:sz w:val="28"/>
            <w:szCs w:val="28"/>
          </w:rPr>
          <w:t>wa</w:t>
        </w:r>
      </w:ins>
      <w:del w:id="1189" w:author="Claire S" w:date="2026-07-17T16:27:00Z" w16du:dateUtc="2026-07-17T15:27:00Z">
        <w:r w:rsidR="00B155C2" w:rsidDel="004B510C">
          <w:rPr>
            <w:rFonts w:ascii="Cambria" w:hAnsi="Cambria"/>
            <w:sz w:val="28"/>
            <w:szCs w:val="28"/>
          </w:rPr>
          <w:delText>i</w:delText>
        </w:r>
      </w:del>
      <w:r w:rsidR="00B155C2">
        <w:rPr>
          <w:rFonts w:ascii="Cambria" w:hAnsi="Cambria"/>
          <w:sz w:val="28"/>
          <w:szCs w:val="28"/>
        </w:rPr>
        <w:t>s already moving</w:t>
      </w:r>
      <w:r w:rsidR="00834806">
        <w:rPr>
          <w:rFonts w:ascii="Cambria" w:hAnsi="Cambria"/>
          <w:sz w:val="28"/>
          <w:szCs w:val="28"/>
        </w:rPr>
        <w:t xml:space="preserve"> on</w:t>
      </w:r>
      <w:r w:rsidR="00B155C2">
        <w:rPr>
          <w:rFonts w:ascii="Cambria" w:hAnsi="Cambria"/>
          <w:sz w:val="28"/>
          <w:szCs w:val="28"/>
        </w:rPr>
        <w:t>,</w:t>
      </w:r>
      <w:r w:rsidR="00834806">
        <w:rPr>
          <w:rFonts w:ascii="Cambria" w:hAnsi="Cambria"/>
          <w:sz w:val="28"/>
          <w:szCs w:val="28"/>
        </w:rPr>
        <w:t xml:space="preserve"> and no</w:t>
      </w:r>
      <w:r w:rsidR="00BB424C">
        <w:rPr>
          <w:rFonts w:ascii="Cambria" w:hAnsi="Cambria"/>
          <w:sz w:val="28"/>
          <w:szCs w:val="28"/>
        </w:rPr>
        <w:t xml:space="preserve">w </w:t>
      </w:r>
      <w:r w:rsidR="00A0000E">
        <w:rPr>
          <w:rFonts w:ascii="Cambria" w:hAnsi="Cambria"/>
          <w:sz w:val="28"/>
          <w:szCs w:val="28"/>
        </w:rPr>
        <w:t>Clara</w:t>
      </w:r>
      <w:r w:rsidR="00493E15">
        <w:rPr>
          <w:rFonts w:ascii="Cambria" w:hAnsi="Cambria"/>
          <w:sz w:val="28"/>
          <w:szCs w:val="28"/>
        </w:rPr>
        <w:t xml:space="preserve">’s friend </w:t>
      </w:r>
      <w:r w:rsidR="0030524F">
        <w:rPr>
          <w:rFonts w:ascii="Cambria" w:hAnsi="Cambria"/>
          <w:sz w:val="28"/>
          <w:szCs w:val="28"/>
        </w:rPr>
        <w:t>Violet</w:t>
      </w:r>
      <w:r w:rsidR="00493E15">
        <w:rPr>
          <w:rFonts w:ascii="Cambria" w:hAnsi="Cambria"/>
          <w:sz w:val="28"/>
          <w:szCs w:val="28"/>
        </w:rPr>
        <w:t xml:space="preserve"> </w:t>
      </w:r>
      <w:ins w:id="1190" w:author="Claire S" w:date="2026-07-17T16:27:00Z" w16du:dateUtc="2026-07-17T15:27:00Z">
        <w:r w:rsidR="004B510C">
          <w:rPr>
            <w:rFonts w:ascii="Cambria" w:hAnsi="Cambria"/>
            <w:sz w:val="28"/>
            <w:szCs w:val="28"/>
          </w:rPr>
          <w:t>wa</w:t>
        </w:r>
      </w:ins>
      <w:del w:id="1191" w:author="Claire S" w:date="2026-07-17T16:27:00Z" w16du:dateUtc="2026-07-17T15:27:00Z">
        <w:r w:rsidR="00493E15" w:rsidDel="004B510C">
          <w:rPr>
            <w:rFonts w:ascii="Cambria" w:hAnsi="Cambria"/>
            <w:sz w:val="28"/>
            <w:szCs w:val="28"/>
          </w:rPr>
          <w:delText>i</w:delText>
        </w:r>
      </w:del>
      <w:r w:rsidR="00493E15">
        <w:rPr>
          <w:rFonts w:ascii="Cambria" w:hAnsi="Cambria"/>
          <w:sz w:val="28"/>
          <w:szCs w:val="28"/>
        </w:rPr>
        <w:t>s also in shot</w:t>
      </w:r>
      <w:r w:rsidR="00901273">
        <w:rPr>
          <w:rFonts w:ascii="Cambria" w:hAnsi="Cambria"/>
          <w:sz w:val="28"/>
          <w:szCs w:val="28"/>
        </w:rPr>
        <w:t>,</w:t>
      </w:r>
      <w:r w:rsidR="0030524F">
        <w:rPr>
          <w:rFonts w:ascii="Cambria" w:hAnsi="Cambria"/>
          <w:sz w:val="28"/>
          <w:szCs w:val="28"/>
        </w:rPr>
        <w:t xml:space="preserve"> </w:t>
      </w:r>
      <w:r w:rsidR="00834806">
        <w:rPr>
          <w:rFonts w:ascii="Cambria" w:hAnsi="Cambria"/>
          <w:sz w:val="28"/>
          <w:szCs w:val="28"/>
        </w:rPr>
        <w:t xml:space="preserve">dwarfed by </w:t>
      </w:r>
      <w:r w:rsidR="005A435B">
        <w:rPr>
          <w:rFonts w:ascii="Cambria" w:hAnsi="Cambria"/>
          <w:sz w:val="28"/>
          <w:szCs w:val="28"/>
        </w:rPr>
        <w:t>best</w:t>
      </w:r>
      <w:del w:id="1192" w:author="Daisy Watt" w:date="2026-06-16T17:13:00Z" w16du:dateUtc="2026-06-16T16:13:00Z">
        <w:r w:rsidR="005A435B" w:rsidDel="00E37B96">
          <w:rPr>
            <w:rFonts w:ascii="Cambria" w:hAnsi="Cambria"/>
            <w:sz w:val="28"/>
            <w:szCs w:val="28"/>
          </w:rPr>
          <w:delText>-</w:delText>
        </w:r>
      </w:del>
      <w:r w:rsidR="005A435B">
        <w:rPr>
          <w:rFonts w:ascii="Cambria" w:hAnsi="Cambria"/>
          <w:sz w:val="28"/>
          <w:szCs w:val="28"/>
        </w:rPr>
        <w:t xml:space="preserve">selling </w:t>
      </w:r>
      <w:r w:rsidR="00834806">
        <w:rPr>
          <w:rFonts w:ascii="Cambria" w:hAnsi="Cambria"/>
          <w:sz w:val="28"/>
          <w:szCs w:val="28"/>
        </w:rPr>
        <w:t xml:space="preserve">crime </w:t>
      </w:r>
      <w:r w:rsidR="005A435B">
        <w:rPr>
          <w:rFonts w:ascii="Cambria" w:hAnsi="Cambria"/>
          <w:sz w:val="28"/>
          <w:szCs w:val="28"/>
        </w:rPr>
        <w:t>author Jackson Rayne</w:t>
      </w:r>
      <w:r w:rsidR="002C210D">
        <w:rPr>
          <w:rFonts w:ascii="Cambria" w:hAnsi="Cambria"/>
          <w:sz w:val="28"/>
          <w:szCs w:val="28"/>
        </w:rPr>
        <w:t>;</w:t>
      </w:r>
      <w:r w:rsidR="005A435B">
        <w:rPr>
          <w:rFonts w:ascii="Cambria" w:hAnsi="Cambria"/>
          <w:sz w:val="28"/>
          <w:szCs w:val="28"/>
        </w:rPr>
        <w:t xml:space="preserve"> </w:t>
      </w:r>
      <w:r w:rsidR="002C210D">
        <w:rPr>
          <w:rFonts w:ascii="Cambria" w:hAnsi="Cambria"/>
          <w:sz w:val="28"/>
          <w:szCs w:val="28"/>
        </w:rPr>
        <w:t>m</w:t>
      </w:r>
      <w:r w:rsidR="00D96262">
        <w:rPr>
          <w:rFonts w:ascii="Cambria" w:hAnsi="Cambria"/>
          <w:sz w:val="28"/>
          <w:szCs w:val="28"/>
        </w:rPr>
        <w:t xml:space="preserve">ousey little </w:t>
      </w:r>
      <w:r w:rsidR="005A435B">
        <w:rPr>
          <w:rFonts w:ascii="Cambria" w:hAnsi="Cambria"/>
          <w:sz w:val="28"/>
          <w:szCs w:val="28"/>
        </w:rPr>
        <w:t>Violet</w:t>
      </w:r>
      <w:ins w:id="1193" w:author="Daisy Watt" w:date="2026-06-16T17:13:00Z" w16du:dateUtc="2026-06-16T16:13:00Z">
        <w:r w:rsidR="00E37B96">
          <w:rPr>
            <w:rFonts w:ascii="Cambria" w:hAnsi="Cambria"/>
            <w:sz w:val="28"/>
            <w:szCs w:val="28"/>
          </w:rPr>
          <w:t xml:space="preserve"> look</w:t>
        </w:r>
      </w:ins>
      <w:ins w:id="1194" w:author="Claire S" w:date="2026-07-17T16:27:00Z" w16du:dateUtc="2026-07-17T15:27:00Z">
        <w:r w:rsidR="004B510C">
          <w:rPr>
            <w:rFonts w:ascii="Cambria" w:hAnsi="Cambria"/>
            <w:sz w:val="28"/>
            <w:szCs w:val="28"/>
          </w:rPr>
          <w:t>ing</w:t>
        </w:r>
      </w:ins>
      <w:ins w:id="1195" w:author="Daisy Watt" w:date="2026-06-16T17:13:00Z" w16du:dateUtc="2026-06-16T16:13:00Z">
        <w:del w:id="1196" w:author="Claire S" w:date="2026-07-17T16:27:00Z" w16du:dateUtc="2026-07-17T15:27:00Z">
          <w:r w:rsidR="00E37B96" w:rsidDel="004B510C">
            <w:rPr>
              <w:rFonts w:ascii="Cambria" w:hAnsi="Cambria"/>
              <w:sz w:val="28"/>
              <w:szCs w:val="28"/>
            </w:rPr>
            <w:delText>s</w:delText>
          </w:r>
        </w:del>
      </w:ins>
      <w:r w:rsidR="00880A5F">
        <w:rPr>
          <w:rFonts w:ascii="Cambria" w:hAnsi="Cambria"/>
          <w:sz w:val="28"/>
          <w:szCs w:val="28"/>
        </w:rPr>
        <w:t xml:space="preserve"> as out of place as Clara </w:t>
      </w:r>
      <w:r w:rsidR="00201721">
        <w:rPr>
          <w:rFonts w:ascii="Cambria" w:hAnsi="Cambria"/>
          <w:sz w:val="28"/>
          <w:szCs w:val="28"/>
        </w:rPr>
        <w:t>would</w:t>
      </w:r>
      <w:r w:rsidR="004F53A3">
        <w:rPr>
          <w:rFonts w:ascii="Cambria" w:hAnsi="Cambria"/>
          <w:sz w:val="28"/>
          <w:szCs w:val="28"/>
        </w:rPr>
        <w:t xml:space="preserve"> </w:t>
      </w:r>
      <w:r w:rsidR="00880A5F">
        <w:rPr>
          <w:rFonts w:ascii="Cambria" w:hAnsi="Cambria"/>
          <w:sz w:val="28"/>
          <w:szCs w:val="28"/>
        </w:rPr>
        <w:t>feel</w:t>
      </w:r>
      <w:r w:rsidR="006A0A97">
        <w:rPr>
          <w:rFonts w:ascii="Cambria" w:hAnsi="Cambria"/>
          <w:sz w:val="28"/>
          <w:szCs w:val="28"/>
        </w:rPr>
        <w:t xml:space="preserve"> at such a </w:t>
      </w:r>
      <w:r w:rsidR="00834806">
        <w:rPr>
          <w:rFonts w:ascii="Cambria" w:hAnsi="Cambria"/>
          <w:sz w:val="28"/>
          <w:szCs w:val="28"/>
        </w:rPr>
        <w:t>flash</w:t>
      </w:r>
      <w:r w:rsidR="00606A07">
        <w:rPr>
          <w:rFonts w:ascii="Cambria" w:hAnsi="Cambria"/>
          <w:sz w:val="28"/>
          <w:szCs w:val="28"/>
        </w:rPr>
        <w:t>y</w:t>
      </w:r>
      <w:r w:rsidR="006A0A97">
        <w:rPr>
          <w:rFonts w:ascii="Cambria" w:hAnsi="Cambria"/>
          <w:sz w:val="28"/>
          <w:szCs w:val="28"/>
        </w:rPr>
        <w:t xml:space="preserve"> event</w:t>
      </w:r>
      <w:r w:rsidR="006845F4">
        <w:rPr>
          <w:rFonts w:ascii="Cambria" w:hAnsi="Cambria"/>
          <w:sz w:val="28"/>
          <w:szCs w:val="28"/>
        </w:rPr>
        <w:t xml:space="preserve">. </w:t>
      </w:r>
      <w:del w:id="1197" w:author="Daisy Watt" w:date="2026-06-16T17:13:00Z" w16du:dateUtc="2026-06-16T16:13:00Z">
        <w:r w:rsidR="006845F4" w:rsidDel="00E37B96">
          <w:rPr>
            <w:rFonts w:ascii="Cambria" w:hAnsi="Cambria"/>
            <w:sz w:val="28"/>
            <w:szCs w:val="28"/>
          </w:rPr>
          <w:delText xml:space="preserve"> </w:delText>
        </w:r>
      </w:del>
      <w:r w:rsidR="006845F4">
        <w:rPr>
          <w:rFonts w:ascii="Cambria" w:hAnsi="Cambria"/>
          <w:sz w:val="28"/>
          <w:szCs w:val="28"/>
        </w:rPr>
        <w:t>P</w:t>
      </w:r>
      <w:r w:rsidR="00DC5EBE">
        <w:rPr>
          <w:rFonts w:ascii="Cambria" w:hAnsi="Cambria"/>
          <w:sz w:val="28"/>
          <w:szCs w:val="28"/>
        </w:rPr>
        <w:t>robably terrified by Rayne</w:t>
      </w:r>
      <w:r w:rsidR="00D96262">
        <w:rPr>
          <w:rFonts w:ascii="Cambria" w:hAnsi="Cambria"/>
          <w:sz w:val="28"/>
          <w:szCs w:val="28"/>
        </w:rPr>
        <w:t>,</w:t>
      </w:r>
      <w:r w:rsidR="00DC5EBE">
        <w:rPr>
          <w:rFonts w:ascii="Cambria" w:hAnsi="Cambria"/>
          <w:sz w:val="28"/>
          <w:szCs w:val="28"/>
        </w:rPr>
        <w:t xml:space="preserve"> who</w:t>
      </w:r>
      <w:r w:rsidR="00493E15">
        <w:rPr>
          <w:rFonts w:ascii="Cambria" w:hAnsi="Cambria"/>
          <w:sz w:val="28"/>
          <w:szCs w:val="28"/>
        </w:rPr>
        <w:t>’</w:t>
      </w:r>
      <w:r w:rsidR="006845F4">
        <w:rPr>
          <w:rFonts w:ascii="Cambria" w:hAnsi="Cambria"/>
          <w:sz w:val="28"/>
          <w:szCs w:val="28"/>
        </w:rPr>
        <w:t xml:space="preserve">s </w:t>
      </w:r>
      <w:r w:rsidR="00493E15">
        <w:rPr>
          <w:rFonts w:ascii="Cambria" w:hAnsi="Cambria"/>
          <w:sz w:val="28"/>
          <w:szCs w:val="28"/>
        </w:rPr>
        <w:t>super</w:t>
      </w:r>
      <w:ins w:id="1198" w:author="Daisy Watt" w:date="2026-06-16T17:13:00Z" w16du:dateUtc="2026-06-16T16:13:00Z">
        <w:r w:rsidR="00E37B96">
          <w:rPr>
            <w:rFonts w:ascii="Cambria" w:hAnsi="Cambria"/>
            <w:sz w:val="28"/>
            <w:szCs w:val="28"/>
          </w:rPr>
          <w:t xml:space="preserve"> </w:t>
        </w:r>
      </w:ins>
      <w:del w:id="1199" w:author="Daisy Watt" w:date="2026-06-16T17:13:00Z" w16du:dateUtc="2026-06-16T16:13:00Z">
        <w:r w:rsidR="00493E15" w:rsidDel="00E37B96">
          <w:rPr>
            <w:rFonts w:ascii="Cambria" w:hAnsi="Cambria"/>
            <w:sz w:val="28"/>
            <w:szCs w:val="28"/>
          </w:rPr>
          <w:delText>-</w:delText>
        </w:r>
      </w:del>
      <w:r w:rsidR="00BC2177">
        <w:rPr>
          <w:rFonts w:ascii="Cambria" w:hAnsi="Cambria"/>
          <w:sz w:val="28"/>
          <w:szCs w:val="28"/>
        </w:rPr>
        <w:t>famous,</w:t>
      </w:r>
      <w:r w:rsidR="006845F4">
        <w:rPr>
          <w:rFonts w:ascii="Cambria" w:hAnsi="Cambria"/>
          <w:sz w:val="28"/>
          <w:szCs w:val="28"/>
        </w:rPr>
        <w:t xml:space="preserve"> and </w:t>
      </w:r>
      <w:r w:rsidR="00DC5EBE">
        <w:rPr>
          <w:rFonts w:ascii="Cambria" w:hAnsi="Cambria"/>
          <w:sz w:val="28"/>
          <w:szCs w:val="28"/>
        </w:rPr>
        <w:t xml:space="preserve">both </w:t>
      </w:r>
      <w:r w:rsidR="006845F4">
        <w:rPr>
          <w:rFonts w:ascii="Cambria" w:hAnsi="Cambria"/>
          <w:sz w:val="28"/>
          <w:szCs w:val="28"/>
        </w:rPr>
        <w:t>handsome</w:t>
      </w:r>
      <w:r w:rsidR="00DC5EBE">
        <w:rPr>
          <w:rFonts w:ascii="Cambria" w:hAnsi="Cambria"/>
          <w:sz w:val="28"/>
          <w:szCs w:val="28"/>
        </w:rPr>
        <w:t xml:space="preserve"> and </w:t>
      </w:r>
      <w:r w:rsidR="005F0289">
        <w:rPr>
          <w:rFonts w:ascii="Cambria" w:hAnsi="Cambria"/>
          <w:sz w:val="28"/>
          <w:szCs w:val="28"/>
        </w:rPr>
        <w:t>intense</w:t>
      </w:r>
      <w:r w:rsidR="003F54E9">
        <w:rPr>
          <w:rFonts w:ascii="Cambria" w:hAnsi="Cambria"/>
          <w:sz w:val="28"/>
          <w:szCs w:val="28"/>
        </w:rPr>
        <w:t xml:space="preserve">, </w:t>
      </w:r>
      <w:r w:rsidR="00834806" w:rsidRPr="00126960">
        <w:rPr>
          <w:rFonts w:ascii="Cambria" w:hAnsi="Cambria"/>
          <w:sz w:val="28"/>
          <w:szCs w:val="28"/>
        </w:rPr>
        <w:lastRenderedPageBreak/>
        <w:t>but</w:t>
      </w:r>
      <w:r w:rsidR="00834806">
        <w:rPr>
          <w:rFonts w:ascii="Cambria" w:hAnsi="Cambria"/>
          <w:sz w:val="28"/>
          <w:szCs w:val="28"/>
        </w:rPr>
        <w:t xml:space="preserve"> also</w:t>
      </w:r>
      <w:r w:rsidR="003F54E9">
        <w:rPr>
          <w:rFonts w:ascii="Cambria" w:hAnsi="Cambria"/>
          <w:sz w:val="28"/>
          <w:szCs w:val="28"/>
        </w:rPr>
        <w:t xml:space="preserve"> out of place </w:t>
      </w:r>
      <w:r w:rsidR="002F3DAC">
        <w:rPr>
          <w:rFonts w:ascii="Cambria" w:hAnsi="Cambria"/>
          <w:sz w:val="28"/>
          <w:szCs w:val="28"/>
        </w:rPr>
        <w:t>for</w:t>
      </w:r>
      <w:r w:rsidR="003F54E9">
        <w:rPr>
          <w:rFonts w:ascii="Cambria" w:hAnsi="Cambria"/>
          <w:sz w:val="28"/>
          <w:szCs w:val="28"/>
        </w:rPr>
        <w:t xml:space="preserve"> an ex-marine</w:t>
      </w:r>
      <w:ins w:id="1200" w:author="Daisy Watt" w:date="2026-06-16T17:13:00Z" w16du:dateUtc="2026-06-16T16:13:00Z">
        <w:r w:rsidR="00E37B96">
          <w:rPr>
            <w:rFonts w:ascii="Cambria" w:hAnsi="Cambria"/>
            <w:sz w:val="28"/>
            <w:szCs w:val="28"/>
          </w:rPr>
          <w:t>,</w:t>
        </w:r>
      </w:ins>
      <w:r w:rsidR="001F5AA8">
        <w:rPr>
          <w:rFonts w:ascii="Cambria" w:hAnsi="Cambria"/>
          <w:sz w:val="28"/>
          <w:szCs w:val="28"/>
        </w:rPr>
        <w:t xml:space="preserve"> in his </w:t>
      </w:r>
      <w:r w:rsidR="00834806">
        <w:rPr>
          <w:rFonts w:ascii="Cambria" w:hAnsi="Cambria"/>
          <w:sz w:val="28"/>
          <w:szCs w:val="28"/>
        </w:rPr>
        <w:t>black tie</w:t>
      </w:r>
      <w:r w:rsidR="001F5AA8">
        <w:rPr>
          <w:rFonts w:ascii="Cambria" w:hAnsi="Cambria"/>
          <w:sz w:val="28"/>
          <w:szCs w:val="28"/>
        </w:rPr>
        <w:t xml:space="preserve"> and starched white shirt</w:t>
      </w:r>
      <w:r w:rsidR="00834806">
        <w:rPr>
          <w:rFonts w:ascii="Cambria" w:hAnsi="Cambria"/>
          <w:sz w:val="28"/>
          <w:szCs w:val="28"/>
        </w:rPr>
        <w:t xml:space="preserve">.  </w:t>
      </w:r>
    </w:p>
    <w:p w14:paraId="6C085107" w14:textId="3CD15F7D" w:rsidR="005B330B" w:rsidRDefault="005B330B" w:rsidP="005B330B">
      <w:pPr>
        <w:spacing w:line="360" w:lineRule="auto"/>
        <w:ind w:firstLine="720"/>
        <w:contextualSpacing/>
        <w:rPr>
          <w:rFonts w:ascii="Cambria" w:hAnsi="Cambria"/>
          <w:sz w:val="28"/>
          <w:szCs w:val="28"/>
        </w:rPr>
      </w:pPr>
      <w:del w:id="1201" w:author="Daisy Watt" w:date="2026-06-16T17:41:00Z" w16du:dateUtc="2026-06-16T16:41:00Z">
        <w:r w:rsidRPr="00B50750" w:rsidDel="00B50750">
          <w:rPr>
            <w:rFonts w:ascii="Cambria" w:hAnsi="Cambria"/>
            <w:sz w:val="28"/>
            <w:szCs w:val="28"/>
            <w:highlight w:val="yellow"/>
            <w:rPrChange w:id="1202" w:author="Daisy Watt" w:date="2026-06-16T17:40:00Z" w16du:dateUtc="2026-06-16T16:40:00Z">
              <w:rPr>
                <w:rFonts w:ascii="Cambria" w:hAnsi="Cambria"/>
                <w:sz w:val="28"/>
                <w:szCs w:val="28"/>
              </w:rPr>
            </w:rPrChange>
          </w:rPr>
          <w:delText>But</w:delText>
        </w:r>
        <w:r w:rsidDel="00B50750">
          <w:rPr>
            <w:rFonts w:ascii="Cambria" w:hAnsi="Cambria"/>
            <w:sz w:val="28"/>
            <w:szCs w:val="28"/>
          </w:rPr>
          <w:delText xml:space="preserve"> w</w:delText>
        </w:r>
      </w:del>
      <w:ins w:id="1203" w:author="Daisy Watt" w:date="2026-06-16T17:41:00Z" w16du:dateUtc="2026-06-16T16:41:00Z">
        <w:r w:rsidR="00B50750">
          <w:rPr>
            <w:rFonts w:ascii="Cambria" w:hAnsi="Cambria"/>
            <w:sz w:val="28"/>
            <w:szCs w:val="28"/>
          </w:rPr>
          <w:t>W</w:t>
        </w:r>
      </w:ins>
      <w:r>
        <w:rPr>
          <w:rFonts w:ascii="Cambria" w:hAnsi="Cambria"/>
          <w:sz w:val="28"/>
          <w:szCs w:val="28"/>
        </w:rPr>
        <w:t>hat</w:t>
      </w:r>
      <w:ins w:id="1204" w:author="Claire S" w:date="2026-07-17T16:47:00Z" w16du:dateUtc="2026-07-17T15:47:00Z">
        <w:r w:rsidR="00126960">
          <w:rPr>
            <w:rFonts w:ascii="Cambria" w:hAnsi="Cambria"/>
            <w:sz w:val="28"/>
            <w:szCs w:val="28"/>
          </w:rPr>
          <w:t xml:space="preserve"> wa</w:t>
        </w:r>
      </w:ins>
      <w:del w:id="1205" w:author="Claire S" w:date="2026-07-17T16:47:00Z" w16du:dateUtc="2026-07-17T15:47:00Z">
        <w:r w:rsidDel="00126960">
          <w:rPr>
            <w:rFonts w:ascii="Cambria" w:hAnsi="Cambria"/>
            <w:sz w:val="28"/>
            <w:szCs w:val="28"/>
          </w:rPr>
          <w:delText>’</w:delText>
        </w:r>
      </w:del>
      <w:r>
        <w:rPr>
          <w:rFonts w:ascii="Cambria" w:hAnsi="Cambria"/>
          <w:sz w:val="28"/>
          <w:szCs w:val="28"/>
        </w:rPr>
        <w:t xml:space="preserve">s </w:t>
      </w:r>
      <w:del w:id="1206" w:author="Daisy Watt" w:date="2026-06-16T17:41:00Z" w16du:dateUtc="2026-06-16T16:41:00Z">
        <w:r w:rsidDel="00B50750">
          <w:rPr>
            <w:rFonts w:ascii="Cambria" w:hAnsi="Cambria"/>
            <w:sz w:val="28"/>
            <w:szCs w:val="28"/>
          </w:rPr>
          <w:delText xml:space="preserve">much </w:delText>
        </w:r>
      </w:del>
      <w:r>
        <w:rPr>
          <w:rFonts w:ascii="Cambria" w:hAnsi="Cambria"/>
          <w:sz w:val="28"/>
          <w:szCs w:val="28"/>
        </w:rPr>
        <w:t xml:space="preserve">stranger </w:t>
      </w:r>
      <w:ins w:id="1207" w:author="Claire S" w:date="2026-07-17T16:29:00Z" w16du:dateUtc="2026-07-17T15:29:00Z">
        <w:r w:rsidR="00140C6E">
          <w:rPr>
            <w:rFonts w:ascii="Cambria" w:hAnsi="Cambria"/>
            <w:sz w:val="28"/>
            <w:szCs w:val="28"/>
          </w:rPr>
          <w:t>wa</w:t>
        </w:r>
      </w:ins>
      <w:del w:id="1208" w:author="Claire S" w:date="2026-07-17T16:29:00Z" w16du:dateUtc="2026-07-17T15:29:00Z">
        <w:r w:rsidDel="00140C6E">
          <w:rPr>
            <w:rFonts w:ascii="Cambria" w:hAnsi="Cambria"/>
            <w:sz w:val="28"/>
            <w:szCs w:val="28"/>
          </w:rPr>
          <w:delText>i</w:delText>
        </w:r>
      </w:del>
      <w:r>
        <w:rPr>
          <w:rFonts w:ascii="Cambria" w:hAnsi="Cambria"/>
          <w:sz w:val="28"/>
          <w:szCs w:val="28"/>
        </w:rPr>
        <w:t xml:space="preserve">s the way </w:t>
      </w:r>
      <w:commentRangeStart w:id="1209"/>
      <w:r>
        <w:rPr>
          <w:rFonts w:ascii="Cambria" w:hAnsi="Cambria"/>
          <w:sz w:val="28"/>
          <w:szCs w:val="28"/>
        </w:rPr>
        <w:t xml:space="preserve">the whole Langley table </w:t>
      </w:r>
      <w:ins w:id="1210" w:author="Claire S" w:date="2026-07-17T16:29:00Z" w16du:dateUtc="2026-07-17T15:29:00Z">
        <w:r w:rsidR="00140C6E">
          <w:rPr>
            <w:rFonts w:ascii="Cambria" w:hAnsi="Cambria"/>
            <w:sz w:val="28"/>
            <w:szCs w:val="28"/>
          </w:rPr>
          <w:t>we</w:t>
        </w:r>
      </w:ins>
      <w:del w:id="1211" w:author="Claire S" w:date="2026-07-17T16:29:00Z" w16du:dateUtc="2026-07-17T15:29:00Z">
        <w:r w:rsidDel="00140C6E">
          <w:rPr>
            <w:rFonts w:ascii="Cambria" w:hAnsi="Cambria"/>
            <w:sz w:val="28"/>
            <w:szCs w:val="28"/>
          </w:rPr>
          <w:delText>a</w:delText>
        </w:r>
      </w:del>
      <w:r>
        <w:rPr>
          <w:rFonts w:ascii="Cambria" w:hAnsi="Cambria"/>
          <w:sz w:val="28"/>
          <w:szCs w:val="28"/>
        </w:rPr>
        <w:t>re still staring</w:t>
      </w:r>
      <w:del w:id="1212" w:author="Claire S" w:date="2026-07-17T16:28:00Z" w16du:dateUtc="2026-07-17T15:28:00Z">
        <w:r w:rsidDel="00140C6E">
          <w:rPr>
            <w:rFonts w:ascii="Cambria" w:hAnsi="Cambria"/>
            <w:sz w:val="28"/>
            <w:szCs w:val="28"/>
          </w:rPr>
          <w:delText xml:space="preserve"> at</w:delText>
        </w:r>
      </w:del>
      <w:r>
        <w:rPr>
          <w:rFonts w:ascii="Cambria" w:hAnsi="Cambria"/>
          <w:sz w:val="28"/>
          <w:szCs w:val="28"/>
        </w:rPr>
        <w:t xml:space="preserve"> </w:t>
      </w:r>
      <w:del w:id="1213" w:author="Claire S" w:date="2026-07-17T16:28:00Z" w16du:dateUtc="2026-07-17T15:28:00Z">
        <w:r w:rsidDel="00140C6E">
          <w:rPr>
            <w:rFonts w:ascii="Cambria" w:hAnsi="Cambria"/>
            <w:sz w:val="28"/>
            <w:szCs w:val="28"/>
          </w:rPr>
          <w:delText>something off camera</w:delText>
        </w:r>
      </w:del>
      <w:ins w:id="1214" w:author="Claire S" w:date="2026-07-17T16:28:00Z" w16du:dateUtc="2026-07-17T15:28:00Z">
        <w:r w:rsidR="00140C6E">
          <w:rPr>
            <w:rFonts w:ascii="Cambria" w:hAnsi="Cambria"/>
            <w:sz w:val="28"/>
            <w:szCs w:val="28"/>
          </w:rPr>
          <w:t>into space</w:t>
        </w:r>
      </w:ins>
      <w:r>
        <w:rPr>
          <w:rFonts w:ascii="Cambria" w:hAnsi="Cambria"/>
          <w:sz w:val="28"/>
          <w:szCs w:val="28"/>
        </w:rPr>
        <w:t>.</w:t>
      </w:r>
      <w:commentRangeEnd w:id="1209"/>
      <w:r w:rsidR="00F00933">
        <w:rPr>
          <w:rStyle w:val="CommentReference"/>
          <w:rFonts w:ascii="Cambria" w:hAnsi="Cambria"/>
          <w:sz w:val="28"/>
          <w:szCs w:val="28"/>
        </w:rPr>
        <w:commentReference w:id="1209"/>
      </w:r>
      <w:r>
        <w:rPr>
          <w:rFonts w:ascii="Cambria" w:hAnsi="Cambria"/>
          <w:sz w:val="28"/>
          <w:szCs w:val="28"/>
        </w:rPr>
        <w:t xml:space="preserve"> </w:t>
      </w:r>
      <w:del w:id="1215" w:author="Daisy Watt" w:date="2026-06-16T17:14:00Z" w16du:dateUtc="2026-06-16T16:14:00Z">
        <w:r w:rsidDel="00F00933">
          <w:rPr>
            <w:rFonts w:ascii="Cambria" w:hAnsi="Cambria"/>
            <w:sz w:val="28"/>
            <w:szCs w:val="28"/>
          </w:rPr>
          <w:delText xml:space="preserve"> </w:delText>
        </w:r>
      </w:del>
      <w:r>
        <w:rPr>
          <w:rFonts w:ascii="Cambria" w:hAnsi="Cambria"/>
          <w:sz w:val="28"/>
          <w:szCs w:val="28"/>
        </w:rPr>
        <w:t>Clara gape</w:t>
      </w:r>
      <w:ins w:id="1216" w:author="Claire S" w:date="2026-07-17T16:28:00Z" w16du:dateUtc="2026-07-17T15:28:00Z">
        <w:r w:rsidR="00140C6E">
          <w:rPr>
            <w:rFonts w:ascii="Cambria" w:hAnsi="Cambria"/>
            <w:sz w:val="28"/>
            <w:szCs w:val="28"/>
          </w:rPr>
          <w:t>d</w:t>
        </w:r>
      </w:ins>
      <w:del w:id="1217" w:author="Claire S" w:date="2026-07-17T16:28:00Z" w16du:dateUtc="2026-07-17T15:28:00Z">
        <w:r w:rsidDel="00140C6E">
          <w:rPr>
            <w:rFonts w:ascii="Cambria" w:hAnsi="Cambria"/>
            <w:sz w:val="28"/>
            <w:szCs w:val="28"/>
          </w:rPr>
          <w:delText>s</w:delText>
        </w:r>
      </w:del>
      <w:r>
        <w:rPr>
          <w:rFonts w:ascii="Cambria" w:hAnsi="Cambria"/>
          <w:sz w:val="28"/>
          <w:szCs w:val="28"/>
        </w:rPr>
        <w:t xml:space="preserve"> at the telly, </w:t>
      </w:r>
      <w:r w:rsidRPr="00126960">
        <w:rPr>
          <w:rFonts w:ascii="Cambria" w:hAnsi="Cambria"/>
          <w:sz w:val="28"/>
          <w:szCs w:val="28"/>
        </w:rPr>
        <w:t>desperate</w:t>
      </w:r>
      <w:r>
        <w:rPr>
          <w:rFonts w:ascii="Cambria" w:hAnsi="Cambria"/>
          <w:sz w:val="28"/>
          <w:szCs w:val="28"/>
        </w:rPr>
        <w:t xml:space="preserve"> to know what they </w:t>
      </w:r>
      <w:del w:id="1218" w:author="Claire S" w:date="2026-07-17T16:29:00Z" w16du:dateUtc="2026-07-17T15:29:00Z">
        <w:r w:rsidDel="0074601F">
          <w:rPr>
            <w:rFonts w:ascii="Cambria" w:hAnsi="Cambria"/>
            <w:sz w:val="28"/>
            <w:szCs w:val="28"/>
          </w:rPr>
          <w:delText xml:space="preserve">can </w:delText>
        </w:r>
      </w:del>
      <w:ins w:id="1219" w:author="Claire S" w:date="2026-07-17T16:29:00Z" w16du:dateUtc="2026-07-17T15:29:00Z">
        <w:r w:rsidR="0074601F">
          <w:rPr>
            <w:rFonts w:ascii="Cambria" w:hAnsi="Cambria"/>
            <w:sz w:val="28"/>
            <w:szCs w:val="28"/>
          </w:rPr>
          <w:t xml:space="preserve">could </w:t>
        </w:r>
      </w:ins>
      <w:r>
        <w:rPr>
          <w:rFonts w:ascii="Cambria" w:hAnsi="Cambria"/>
          <w:sz w:val="28"/>
          <w:szCs w:val="28"/>
        </w:rPr>
        <w:t>see and she c</w:t>
      </w:r>
      <w:ins w:id="1220" w:author="Claire S" w:date="2026-07-17T16:29:00Z" w16du:dateUtc="2026-07-17T15:29:00Z">
        <w:r w:rsidR="0074601F">
          <w:rPr>
            <w:rFonts w:ascii="Cambria" w:hAnsi="Cambria"/>
            <w:sz w:val="28"/>
            <w:szCs w:val="28"/>
          </w:rPr>
          <w:t>ould</w:t>
        </w:r>
      </w:ins>
      <w:del w:id="1221" w:author="Claire S" w:date="2026-07-17T16:29:00Z" w16du:dateUtc="2026-07-17T15:29:00Z">
        <w:r w:rsidDel="0074601F">
          <w:rPr>
            <w:rFonts w:ascii="Cambria" w:hAnsi="Cambria"/>
            <w:sz w:val="28"/>
            <w:szCs w:val="28"/>
          </w:rPr>
          <w:delText>a</w:delText>
        </w:r>
      </w:del>
      <w:r>
        <w:rPr>
          <w:rFonts w:ascii="Cambria" w:hAnsi="Cambria"/>
          <w:sz w:val="28"/>
          <w:szCs w:val="28"/>
        </w:rPr>
        <w:t>n’t; wondering what the hell</w:t>
      </w:r>
      <w:ins w:id="1222" w:author="Claire S" w:date="2026-07-17T16:47:00Z" w16du:dateUtc="2026-07-17T15:47:00Z">
        <w:r w:rsidR="00126960">
          <w:rPr>
            <w:rFonts w:ascii="Cambria" w:hAnsi="Cambria"/>
            <w:sz w:val="28"/>
            <w:szCs w:val="28"/>
          </w:rPr>
          <w:t xml:space="preserve"> wa</w:t>
        </w:r>
      </w:ins>
      <w:del w:id="1223" w:author="Claire S" w:date="2026-07-17T16:47:00Z" w16du:dateUtc="2026-07-17T15:47:00Z">
        <w:r w:rsidDel="00126960">
          <w:rPr>
            <w:rFonts w:ascii="Cambria" w:hAnsi="Cambria"/>
            <w:sz w:val="28"/>
            <w:szCs w:val="28"/>
          </w:rPr>
          <w:delText>’</w:delText>
        </w:r>
      </w:del>
      <w:r>
        <w:rPr>
          <w:rFonts w:ascii="Cambria" w:hAnsi="Cambria"/>
          <w:sz w:val="28"/>
          <w:szCs w:val="28"/>
        </w:rPr>
        <w:t>s going on until, amid</w:t>
      </w:r>
      <w:del w:id="1224" w:author="Daisy Watt" w:date="2026-06-16T17:16:00Z" w16du:dateUtc="2026-06-16T16:16:00Z">
        <w:r w:rsidDel="00F00933">
          <w:rPr>
            <w:rFonts w:ascii="Cambria" w:hAnsi="Cambria"/>
            <w:sz w:val="28"/>
            <w:szCs w:val="28"/>
          </w:rPr>
          <w:delText>st</w:delText>
        </w:r>
      </w:del>
      <w:r>
        <w:rPr>
          <w:rFonts w:ascii="Cambria" w:hAnsi="Cambria"/>
          <w:sz w:val="28"/>
          <w:szCs w:val="28"/>
        </w:rPr>
        <w:t xml:space="preserve"> the chaos, she watche</w:t>
      </w:r>
      <w:ins w:id="1225" w:author="Claire S" w:date="2026-07-17T16:46:00Z" w16du:dateUtc="2026-07-17T15:46:00Z">
        <w:r w:rsidR="00126960">
          <w:rPr>
            <w:rFonts w:ascii="Cambria" w:hAnsi="Cambria"/>
            <w:sz w:val="28"/>
            <w:szCs w:val="28"/>
          </w:rPr>
          <w:t>d</w:t>
        </w:r>
      </w:ins>
      <w:del w:id="1226" w:author="Claire S" w:date="2026-07-17T16:46:00Z" w16du:dateUtc="2026-07-17T15:46:00Z">
        <w:r w:rsidDel="00126960">
          <w:rPr>
            <w:rFonts w:ascii="Cambria" w:hAnsi="Cambria"/>
            <w:sz w:val="28"/>
            <w:szCs w:val="28"/>
          </w:rPr>
          <w:delText>s</w:delText>
        </w:r>
      </w:del>
      <w:r>
        <w:rPr>
          <w:rFonts w:ascii="Cambria" w:hAnsi="Cambria"/>
          <w:sz w:val="28"/>
          <w:szCs w:val="28"/>
        </w:rPr>
        <w:t xml:space="preserve"> </w:t>
      </w:r>
      <w:commentRangeStart w:id="1227"/>
      <w:del w:id="1228" w:author="Claire S" w:date="2026-07-17T16:28:00Z" w16du:dateUtc="2026-07-17T15:28:00Z">
        <w:r w:rsidDel="00140C6E">
          <w:rPr>
            <w:rFonts w:ascii="Cambria" w:hAnsi="Cambria"/>
            <w:sz w:val="28"/>
            <w:szCs w:val="28"/>
          </w:rPr>
          <w:delText>her hero</w:delText>
        </w:r>
      </w:del>
      <w:del w:id="1229" w:author="Claire S" w:date="2026-05-13T15:11:00Z" w16du:dateUtc="2026-05-13T14:11:00Z">
        <w:r w:rsidDel="00DB0EF1">
          <w:rPr>
            <w:rFonts w:ascii="Cambria" w:hAnsi="Cambria"/>
            <w:sz w:val="28"/>
            <w:szCs w:val="28"/>
          </w:rPr>
          <w:delText xml:space="preserve"> and mentor</w:delText>
        </w:r>
      </w:del>
      <w:del w:id="1230" w:author="Claire S" w:date="2026-07-17T16:28:00Z" w16du:dateUtc="2026-07-17T15:28:00Z">
        <w:r w:rsidDel="00140C6E">
          <w:rPr>
            <w:rFonts w:ascii="Cambria" w:hAnsi="Cambria"/>
            <w:sz w:val="28"/>
            <w:szCs w:val="28"/>
          </w:rPr>
          <w:delText xml:space="preserve">, </w:delText>
        </w:r>
      </w:del>
      <w:r>
        <w:rPr>
          <w:rFonts w:ascii="Cambria" w:hAnsi="Cambria"/>
          <w:sz w:val="28"/>
          <w:szCs w:val="28"/>
        </w:rPr>
        <w:t>the hot</w:t>
      </w:r>
      <w:ins w:id="1231" w:author="Claire S" w:date="2026-07-17T16:46:00Z" w16du:dateUtc="2026-07-17T15:46:00Z">
        <w:r w:rsidR="00126960">
          <w:rPr>
            <w:rFonts w:ascii="Cambria" w:hAnsi="Cambria"/>
            <w:sz w:val="28"/>
            <w:szCs w:val="28"/>
          </w:rPr>
          <w:t>-</w:t>
        </w:r>
      </w:ins>
      <w:ins w:id="1232" w:author="Daisy Watt" w:date="2026-06-16T17:14:00Z" w16du:dateUtc="2026-06-16T16:14:00Z">
        <w:del w:id="1233" w:author="Claire S" w:date="2026-07-17T16:46:00Z" w16du:dateUtc="2026-07-17T15:46:00Z">
          <w:r w:rsidR="00F00933" w:rsidDel="00126960">
            <w:rPr>
              <w:rFonts w:ascii="Cambria" w:hAnsi="Cambria"/>
              <w:sz w:val="28"/>
              <w:szCs w:val="28"/>
            </w:rPr>
            <w:delText xml:space="preserve"> </w:delText>
          </w:r>
        </w:del>
      </w:ins>
      <w:del w:id="1234" w:author="Daisy Watt" w:date="2026-06-16T17:14:00Z" w16du:dateUtc="2026-06-16T16:14:00Z">
        <w:r w:rsidDel="00F00933">
          <w:rPr>
            <w:rFonts w:ascii="Cambria" w:hAnsi="Cambria"/>
            <w:sz w:val="28"/>
            <w:szCs w:val="28"/>
          </w:rPr>
          <w:delText>-</w:delText>
        </w:r>
      </w:del>
      <w:r>
        <w:rPr>
          <w:rFonts w:ascii="Cambria" w:hAnsi="Cambria"/>
          <w:sz w:val="28"/>
          <w:szCs w:val="28"/>
        </w:rPr>
        <w:t xml:space="preserve">shot </w:t>
      </w:r>
      <w:ins w:id="1235" w:author="Claire S" w:date="2026-07-17T16:47:00Z" w16du:dateUtc="2026-07-17T15:47:00Z">
        <w:r w:rsidR="00160C63">
          <w:rPr>
            <w:rFonts w:ascii="Cambria" w:hAnsi="Cambria"/>
            <w:sz w:val="28"/>
            <w:szCs w:val="28"/>
          </w:rPr>
          <w:t xml:space="preserve">Langley </w:t>
        </w:r>
      </w:ins>
      <w:ins w:id="1236" w:author="Claire S" w:date="2026-07-17T16:46:00Z" w16du:dateUtc="2026-07-17T15:46:00Z">
        <w:r w:rsidR="00126960">
          <w:rPr>
            <w:rFonts w:ascii="Cambria" w:hAnsi="Cambria"/>
            <w:sz w:val="28"/>
            <w:szCs w:val="28"/>
          </w:rPr>
          <w:t>publishing director</w:t>
        </w:r>
      </w:ins>
      <w:del w:id="1237" w:author="Claire S" w:date="2026-07-17T16:46:00Z" w16du:dateUtc="2026-07-17T15:46:00Z">
        <w:r w:rsidDel="00126960">
          <w:rPr>
            <w:rFonts w:ascii="Cambria" w:hAnsi="Cambria"/>
            <w:sz w:val="28"/>
            <w:szCs w:val="28"/>
          </w:rPr>
          <w:delText>editor</w:delText>
        </w:r>
      </w:del>
      <w:r>
        <w:rPr>
          <w:rFonts w:ascii="Cambria" w:hAnsi="Cambria"/>
          <w:sz w:val="28"/>
          <w:szCs w:val="28"/>
        </w:rPr>
        <w:t xml:space="preserve"> Dex Harris</w:t>
      </w:r>
      <w:commentRangeEnd w:id="1227"/>
      <w:r w:rsidR="00F00933">
        <w:rPr>
          <w:rStyle w:val="CommentReference"/>
          <w:rFonts w:ascii="Cambria" w:hAnsi="Cambria"/>
          <w:sz w:val="28"/>
          <w:szCs w:val="28"/>
        </w:rPr>
        <w:commentReference w:id="1227"/>
      </w:r>
      <w:del w:id="1238" w:author="Claire S" w:date="2026-07-17T16:47:00Z" w16du:dateUtc="2026-07-17T15:47:00Z">
        <w:r w:rsidDel="00160C63">
          <w:rPr>
            <w:rFonts w:ascii="Cambria" w:hAnsi="Cambria"/>
            <w:sz w:val="28"/>
            <w:szCs w:val="28"/>
          </w:rPr>
          <w:delText>,</w:delText>
        </w:r>
      </w:del>
      <w:r>
        <w:rPr>
          <w:rFonts w:ascii="Cambria" w:hAnsi="Cambria"/>
          <w:sz w:val="28"/>
          <w:szCs w:val="28"/>
        </w:rPr>
        <w:t xml:space="preserve"> stand</w:t>
      </w:r>
      <w:ins w:id="1239" w:author="Claire S" w:date="2026-07-17T16:47:00Z" w16du:dateUtc="2026-07-17T15:47:00Z">
        <w:r w:rsidR="00160C63">
          <w:rPr>
            <w:rFonts w:ascii="Cambria" w:hAnsi="Cambria"/>
            <w:sz w:val="28"/>
            <w:szCs w:val="28"/>
          </w:rPr>
          <w:t>,</w:t>
        </w:r>
      </w:ins>
      <w:r>
        <w:rPr>
          <w:rFonts w:ascii="Cambria" w:hAnsi="Cambria"/>
          <w:sz w:val="28"/>
          <w:szCs w:val="28"/>
        </w:rPr>
        <w:t xml:space="preserve"> and start shouting at someone not visible from </w:t>
      </w:r>
      <w:del w:id="1240" w:author="Claire S" w:date="2026-07-17T16:47:00Z" w16du:dateUtc="2026-07-17T15:47:00Z">
        <w:r w:rsidDel="00160C63">
          <w:rPr>
            <w:rFonts w:ascii="Cambria" w:hAnsi="Cambria"/>
            <w:sz w:val="28"/>
            <w:szCs w:val="28"/>
          </w:rPr>
          <w:delText xml:space="preserve">her </w:delText>
        </w:r>
      </w:del>
      <w:ins w:id="1241" w:author="Claire S" w:date="2026-07-17T16:47:00Z" w16du:dateUtc="2026-07-17T15:47:00Z">
        <w:r w:rsidR="00160C63">
          <w:rPr>
            <w:rFonts w:ascii="Cambria" w:hAnsi="Cambria"/>
            <w:sz w:val="28"/>
            <w:szCs w:val="28"/>
          </w:rPr>
          <w:t xml:space="preserve">Clara’s </w:t>
        </w:r>
      </w:ins>
      <w:r>
        <w:rPr>
          <w:rFonts w:ascii="Cambria" w:hAnsi="Cambria"/>
          <w:sz w:val="28"/>
          <w:szCs w:val="28"/>
        </w:rPr>
        <w:t>sofa.</w:t>
      </w:r>
    </w:p>
    <w:p w14:paraId="16195C00" w14:textId="0C8672B9" w:rsidR="005B330B" w:rsidRDefault="005B330B" w:rsidP="005B330B">
      <w:pPr>
        <w:spacing w:line="360" w:lineRule="auto"/>
        <w:ind w:firstLine="720"/>
        <w:contextualSpacing/>
        <w:rPr>
          <w:rFonts w:ascii="Cambria" w:hAnsi="Cambria"/>
          <w:sz w:val="28"/>
          <w:szCs w:val="28"/>
        </w:rPr>
      </w:pPr>
      <w:r>
        <w:rPr>
          <w:rFonts w:ascii="Cambria" w:hAnsi="Cambria"/>
          <w:sz w:val="28"/>
          <w:szCs w:val="28"/>
        </w:rPr>
        <w:t xml:space="preserve">What </w:t>
      </w:r>
      <w:ins w:id="1242" w:author="Claire S" w:date="2026-07-17T16:46:00Z" w16du:dateUtc="2026-07-17T15:46:00Z">
        <w:r w:rsidR="00126960">
          <w:rPr>
            <w:rFonts w:ascii="Cambria" w:hAnsi="Cambria"/>
            <w:sz w:val="28"/>
            <w:szCs w:val="28"/>
          </w:rPr>
          <w:t>wa</w:t>
        </w:r>
      </w:ins>
      <w:del w:id="1243" w:author="Claire S" w:date="2026-07-17T16:46:00Z" w16du:dateUtc="2026-07-17T15:46:00Z">
        <w:r w:rsidDel="00126960">
          <w:rPr>
            <w:rFonts w:ascii="Cambria" w:hAnsi="Cambria"/>
            <w:sz w:val="28"/>
            <w:szCs w:val="28"/>
          </w:rPr>
          <w:delText>i</w:delText>
        </w:r>
      </w:del>
      <w:r>
        <w:rPr>
          <w:rFonts w:ascii="Cambria" w:hAnsi="Cambria"/>
          <w:sz w:val="28"/>
          <w:szCs w:val="28"/>
        </w:rPr>
        <w:t>s clear from her living</w:t>
      </w:r>
      <w:ins w:id="1244" w:author="Claire S" w:date="2026-07-19T12:40:00Z" w16du:dateUtc="2026-07-19T11:40:00Z">
        <w:r w:rsidR="00AE42BD">
          <w:rPr>
            <w:rFonts w:ascii="Cambria" w:hAnsi="Cambria"/>
            <w:sz w:val="28"/>
            <w:szCs w:val="28"/>
          </w:rPr>
          <w:t>-</w:t>
        </w:r>
      </w:ins>
      <w:ins w:id="1245" w:author="Daisy Watt" w:date="2026-06-16T17:42:00Z" w16du:dateUtc="2026-06-16T16:42:00Z">
        <w:del w:id="1246" w:author="Claire S" w:date="2026-07-19T12:40:00Z" w16du:dateUtc="2026-07-19T11:40:00Z">
          <w:r w:rsidR="00B50750" w:rsidDel="00AE42BD">
            <w:rPr>
              <w:rFonts w:ascii="Cambria" w:hAnsi="Cambria"/>
              <w:sz w:val="28"/>
              <w:szCs w:val="28"/>
            </w:rPr>
            <w:delText xml:space="preserve"> </w:delText>
          </w:r>
        </w:del>
      </w:ins>
      <w:del w:id="1247" w:author="Daisy Watt" w:date="2026-06-16T17:42:00Z" w16du:dateUtc="2026-06-16T16:42:00Z">
        <w:r w:rsidDel="00B50750">
          <w:rPr>
            <w:rFonts w:ascii="Cambria" w:hAnsi="Cambria"/>
            <w:sz w:val="28"/>
            <w:szCs w:val="28"/>
          </w:rPr>
          <w:delText>-</w:delText>
        </w:r>
      </w:del>
      <w:r>
        <w:rPr>
          <w:rFonts w:ascii="Cambria" w:hAnsi="Cambria"/>
          <w:sz w:val="28"/>
          <w:szCs w:val="28"/>
        </w:rPr>
        <w:t xml:space="preserve">room </w:t>
      </w:r>
      <w:ins w:id="1248" w:author="Claire S" w:date="2026-07-17T16:46:00Z" w16du:dateUtc="2026-07-17T15:46:00Z">
        <w:r w:rsidR="00126960">
          <w:rPr>
            <w:rFonts w:ascii="Cambria" w:hAnsi="Cambria"/>
            <w:sz w:val="28"/>
            <w:szCs w:val="28"/>
          </w:rPr>
          <w:t>wa</w:t>
        </w:r>
      </w:ins>
      <w:del w:id="1249" w:author="Claire S" w:date="2026-07-17T16:46:00Z" w16du:dateUtc="2026-07-17T15:46:00Z">
        <w:r w:rsidDel="00126960">
          <w:rPr>
            <w:rFonts w:ascii="Cambria" w:hAnsi="Cambria"/>
            <w:sz w:val="28"/>
            <w:szCs w:val="28"/>
          </w:rPr>
          <w:delText>i</w:delText>
        </w:r>
      </w:del>
      <w:r>
        <w:rPr>
          <w:rFonts w:ascii="Cambria" w:hAnsi="Cambria"/>
          <w:sz w:val="28"/>
          <w:szCs w:val="28"/>
        </w:rPr>
        <w:t>s the writing on the screen behind Dex</w:t>
      </w:r>
      <w:ins w:id="1250" w:author="Daisy Watt" w:date="2026-06-16T17:42:00Z" w16du:dateUtc="2026-06-16T16:42:00Z">
        <w:r w:rsidR="00B50750">
          <w:rPr>
            <w:rFonts w:ascii="Cambria" w:hAnsi="Cambria"/>
            <w:sz w:val="28"/>
            <w:szCs w:val="28"/>
          </w:rPr>
          <w:t>:</w:t>
        </w:r>
      </w:ins>
      <w:del w:id="1251" w:author="Daisy Watt" w:date="2026-06-16T17:42:00Z" w16du:dateUtc="2026-06-16T16:42:00Z">
        <w:r w:rsidDel="00B50750">
          <w:rPr>
            <w:rFonts w:ascii="Cambria" w:hAnsi="Cambria"/>
            <w:sz w:val="28"/>
            <w:szCs w:val="28"/>
          </w:rPr>
          <w:delText>,</w:delText>
        </w:r>
      </w:del>
      <w:r>
        <w:rPr>
          <w:rFonts w:ascii="Cambria" w:hAnsi="Cambria"/>
          <w:sz w:val="28"/>
          <w:szCs w:val="28"/>
        </w:rPr>
        <w:t xml:space="preserve"> a list of names</w:t>
      </w:r>
      <w:ins w:id="1252" w:author="Daisy Watt" w:date="2026-06-16T17:42:00Z" w16du:dateUtc="2026-06-16T16:42:00Z">
        <w:r w:rsidR="00B50750">
          <w:rPr>
            <w:rFonts w:ascii="Cambria" w:hAnsi="Cambria"/>
            <w:sz w:val="28"/>
            <w:szCs w:val="28"/>
          </w:rPr>
          <w:t xml:space="preserve">, looping </w:t>
        </w:r>
      </w:ins>
      <w:del w:id="1253" w:author="Daisy Watt" w:date="2026-06-16T17:42:00Z" w16du:dateUtc="2026-06-16T16:42:00Z">
        <w:r w:rsidDel="00B50750">
          <w:rPr>
            <w:rFonts w:ascii="Cambria" w:hAnsi="Cambria"/>
            <w:sz w:val="28"/>
            <w:szCs w:val="28"/>
          </w:rPr>
          <w:delText xml:space="preserve"> that’s begun to loop </w:delText>
        </w:r>
      </w:del>
      <w:r>
        <w:rPr>
          <w:rFonts w:ascii="Cambria" w:hAnsi="Cambria"/>
          <w:sz w:val="28"/>
          <w:szCs w:val="28"/>
        </w:rPr>
        <w:t>across the huge projector screen on the stage</w:t>
      </w:r>
      <w:ins w:id="1254" w:author="Daisy Watt" w:date="2026-06-16T17:42:00Z" w16du:dateUtc="2026-06-16T16:42:00Z">
        <w:r w:rsidR="00B50750">
          <w:rPr>
            <w:rFonts w:ascii="Cambria" w:hAnsi="Cambria"/>
            <w:sz w:val="28"/>
            <w:szCs w:val="28"/>
          </w:rPr>
          <w:t>. Then</w:t>
        </w:r>
      </w:ins>
      <w:r>
        <w:rPr>
          <w:rFonts w:ascii="Cambria" w:hAnsi="Cambria"/>
          <w:sz w:val="28"/>
          <w:szCs w:val="28"/>
        </w:rPr>
        <w:t xml:space="preserve"> </w:t>
      </w:r>
      <w:del w:id="1255" w:author="Daisy Watt" w:date="2026-06-16T17:42:00Z" w16du:dateUtc="2026-06-16T16:42:00Z">
        <w:r w:rsidDel="00B50750">
          <w:rPr>
            <w:rFonts w:ascii="Cambria" w:hAnsi="Cambria"/>
            <w:sz w:val="28"/>
            <w:szCs w:val="28"/>
          </w:rPr>
          <w:delText xml:space="preserve">as </w:delText>
        </w:r>
      </w:del>
      <w:r>
        <w:rPr>
          <w:rFonts w:ascii="Cambria" w:hAnsi="Cambria"/>
          <w:sz w:val="28"/>
          <w:szCs w:val="28"/>
        </w:rPr>
        <w:t>the camera pan</w:t>
      </w:r>
      <w:ins w:id="1256" w:author="Claire S" w:date="2026-07-17T16:46:00Z" w16du:dateUtc="2026-07-17T15:46:00Z">
        <w:r w:rsidR="00126960">
          <w:rPr>
            <w:rFonts w:ascii="Cambria" w:hAnsi="Cambria"/>
            <w:sz w:val="28"/>
            <w:szCs w:val="28"/>
          </w:rPr>
          <w:t xml:space="preserve">ned </w:t>
        </w:r>
      </w:ins>
      <w:del w:id="1257" w:author="Claire S" w:date="2026-07-17T16:46:00Z" w16du:dateUtc="2026-07-17T15:46:00Z">
        <w:r w:rsidDel="00126960">
          <w:rPr>
            <w:rFonts w:ascii="Cambria" w:hAnsi="Cambria"/>
            <w:sz w:val="28"/>
            <w:szCs w:val="28"/>
          </w:rPr>
          <w:delText>s</w:delText>
        </w:r>
      </w:del>
      <w:ins w:id="1258" w:author="Daisy Watt" w:date="2026-06-16T17:43:00Z" w16du:dateUtc="2026-06-16T16:43:00Z">
        <w:del w:id="1259" w:author="Claire S" w:date="2026-07-17T16:46:00Z" w16du:dateUtc="2026-07-17T15:46:00Z">
          <w:r w:rsidR="00B50750" w:rsidDel="00126960">
            <w:rPr>
              <w:rFonts w:ascii="Cambria" w:hAnsi="Cambria"/>
              <w:sz w:val="28"/>
              <w:szCs w:val="28"/>
            </w:rPr>
            <w:delText xml:space="preserve"> </w:delText>
          </w:r>
        </w:del>
        <w:r w:rsidR="00B50750">
          <w:rPr>
            <w:rFonts w:ascii="Cambria" w:hAnsi="Cambria"/>
            <w:sz w:val="28"/>
            <w:szCs w:val="28"/>
          </w:rPr>
          <w:t>again</w:t>
        </w:r>
      </w:ins>
      <w:del w:id="1260" w:author="Daisy Watt" w:date="2026-06-16T17:42:00Z" w16du:dateUtc="2026-06-16T16:42:00Z">
        <w:r w:rsidDel="00B50750">
          <w:rPr>
            <w:rFonts w:ascii="Cambria" w:hAnsi="Cambria"/>
            <w:sz w:val="28"/>
            <w:szCs w:val="28"/>
          </w:rPr>
          <w:delText xml:space="preserve"> round</w:delText>
        </w:r>
      </w:del>
      <w:r>
        <w:rPr>
          <w:rFonts w:ascii="Cambria" w:hAnsi="Cambria"/>
          <w:sz w:val="28"/>
          <w:szCs w:val="28"/>
        </w:rPr>
        <w:t>, just catching the edge of a large object that</w:t>
      </w:r>
      <w:ins w:id="1261" w:author="Claire S" w:date="2026-07-17T16:46:00Z" w16du:dateUtc="2026-07-17T15:46:00Z">
        <w:r w:rsidR="00126960">
          <w:rPr>
            <w:rFonts w:ascii="Cambria" w:hAnsi="Cambria"/>
            <w:sz w:val="28"/>
            <w:szCs w:val="28"/>
          </w:rPr>
          <w:t xml:space="preserve"> had</w:t>
        </w:r>
      </w:ins>
      <w:del w:id="1262" w:author="Claire S" w:date="2026-07-17T16:46:00Z" w16du:dateUtc="2026-07-17T15:46:00Z">
        <w:r w:rsidDel="00126960">
          <w:rPr>
            <w:rFonts w:ascii="Cambria" w:hAnsi="Cambria"/>
            <w:sz w:val="28"/>
            <w:szCs w:val="28"/>
          </w:rPr>
          <w:delText>’s</w:delText>
        </w:r>
      </w:del>
      <w:r>
        <w:rPr>
          <w:rFonts w:ascii="Cambria" w:hAnsi="Cambria"/>
          <w:sz w:val="28"/>
          <w:szCs w:val="28"/>
        </w:rPr>
        <w:t xml:space="preserve"> just dropped from the ceiling</w:t>
      </w:r>
      <w:ins w:id="1263" w:author="Daisy Watt" w:date="2026-06-16T17:43:00Z" w16du:dateUtc="2026-06-16T16:43:00Z">
        <w:r w:rsidR="00B50750">
          <w:rPr>
            <w:rFonts w:ascii="Cambria" w:hAnsi="Cambria"/>
            <w:sz w:val="28"/>
            <w:szCs w:val="28"/>
          </w:rPr>
          <w:t>.</w:t>
        </w:r>
      </w:ins>
      <w:del w:id="1264" w:author="Daisy Watt" w:date="2026-06-16T17:43:00Z" w16du:dateUtc="2026-06-16T16:43:00Z">
        <w:r w:rsidDel="00B50750">
          <w:rPr>
            <w:rFonts w:ascii="Cambria" w:hAnsi="Cambria"/>
            <w:sz w:val="28"/>
            <w:szCs w:val="28"/>
          </w:rPr>
          <w:delText xml:space="preserve"> – </w:delText>
        </w:r>
      </w:del>
    </w:p>
    <w:p w14:paraId="39F64D85" w14:textId="3B2441CF" w:rsidR="00726F47" w:rsidRDefault="006663D9" w:rsidP="00AB67F2">
      <w:pPr>
        <w:spacing w:line="360" w:lineRule="auto"/>
        <w:ind w:firstLine="720"/>
        <w:contextualSpacing/>
        <w:rPr>
          <w:rFonts w:ascii="Cambria" w:hAnsi="Cambria"/>
          <w:sz w:val="28"/>
          <w:szCs w:val="28"/>
        </w:rPr>
      </w:pPr>
      <w:r>
        <w:rPr>
          <w:rFonts w:ascii="Cambria" w:hAnsi="Cambria"/>
          <w:sz w:val="28"/>
          <w:szCs w:val="28"/>
        </w:rPr>
        <w:t>It</w:t>
      </w:r>
      <w:ins w:id="1265" w:author="Claire S" w:date="2026-07-17T16:46:00Z" w16du:dateUtc="2026-07-17T15:46:00Z">
        <w:r w:rsidR="00126960">
          <w:rPr>
            <w:rFonts w:ascii="Cambria" w:hAnsi="Cambria"/>
            <w:sz w:val="28"/>
            <w:szCs w:val="28"/>
          </w:rPr>
          <w:t xml:space="preserve"> was</w:t>
        </w:r>
      </w:ins>
      <w:del w:id="1266" w:author="Claire S" w:date="2026-07-17T16:46:00Z" w16du:dateUtc="2026-07-17T15:46:00Z">
        <w:r w:rsidDel="00126960">
          <w:rPr>
            <w:rFonts w:ascii="Cambria" w:hAnsi="Cambria"/>
            <w:sz w:val="28"/>
            <w:szCs w:val="28"/>
          </w:rPr>
          <w:delText>’s</w:delText>
        </w:r>
      </w:del>
      <w:r>
        <w:rPr>
          <w:rFonts w:ascii="Cambria" w:hAnsi="Cambria"/>
          <w:sz w:val="28"/>
          <w:szCs w:val="28"/>
        </w:rPr>
        <w:t xml:space="preserve"> on a rope</w:t>
      </w:r>
      <w:ins w:id="1267" w:author="Daisy Watt" w:date="2026-06-16T17:43:00Z" w16du:dateUtc="2026-06-16T16:43:00Z">
        <w:r w:rsidR="00B50750">
          <w:rPr>
            <w:rFonts w:ascii="Cambria" w:hAnsi="Cambria"/>
            <w:sz w:val="28"/>
            <w:szCs w:val="28"/>
          </w:rPr>
          <w:t>,</w:t>
        </w:r>
      </w:ins>
      <w:r>
        <w:rPr>
          <w:rFonts w:ascii="Cambria" w:hAnsi="Cambria"/>
          <w:sz w:val="28"/>
          <w:szCs w:val="28"/>
        </w:rPr>
        <w:t xml:space="preserve"> and</w:t>
      </w:r>
      <w:ins w:id="1268" w:author="Daisy Watt" w:date="2026-06-16T17:43:00Z" w16du:dateUtc="2026-06-16T16:43:00Z">
        <w:r w:rsidR="00B50750">
          <w:rPr>
            <w:rFonts w:ascii="Cambria" w:hAnsi="Cambria"/>
            <w:sz w:val="28"/>
            <w:szCs w:val="28"/>
          </w:rPr>
          <w:t>…</w:t>
        </w:r>
      </w:ins>
      <w:del w:id="1269" w:author="Daisy Watt" w:date="2026-06-16T17:43:00Z" w16du:dateUtc="2026-06-16T16:43:00Z">
        <w:r w:rsidDel="00B50750">
          <w:rPr>
            <w:rFonts w:ascii="Cambria" w:hAnsi="Cambria"/>
            <w:sz w:val="28"/>
            <w:szCs w:val="28"/>
          </w:rPr>
          <w:delText xml:space="preserve"> -</w:delText>
        </w:r>
      </w:del>
      <w:r>
        <w:rPr>
          <w:rFonts w:ascii="Cambria" w:hAnsi="Cambria"/>
          <w:sz w:val="28"/>
          <w:szCs w:val="28"/>
        </w:rPr>
        <w:t xml:space="preserve"> </w:t>
      </w:r>
      <w:ins w:id="1270" w:author="Claire S" w:date="2026-07-17T16:46:00Z" w16du:dateUtc="2026-07-17T15:46:00Z">
        <w:r w:rsidR="00126960">
          <w:rPr>
            <w:rFonts w:ascii="Cambria" w:hAnsi="Cambria"/>
            <w:sz w:val="28"/>
            <w:szCs w:val="28"/>
          </w:rPr>
          <w:t>wa</w:t>
        </w:r>
      </w:ins>
      <w:del w:id="1271" w:author="Claire S" w:date="2026-07-17T16:46:00Z" w16du:dateUtc="2026-07-17T15:46:00Z">
        <w:r w:rsidDel="00126960">
          <w:rPr>
            <w:rFonts w:ascii="Cambria" w:hAnsi="Cambria"/>
            <w:sz w:val="28"/>
            <w:szCs w:val="28"/>
          </w:rPr>
          <w:delText>i</w:delText>
        </w:r>
      </w:del>
      <w:r w:rsidR="00901273">
        <w:rPr>
          <w:rFonts w:ascii="Cambria" w:hAnsi="Cambria"/>
          <w:sz w:val="28"/>
          <w:szCs w:val="28"/>
        </w:rPr>
        <w:t xml:space="preserve">s it a </w:t>
      </w:r>
      <w:r w:rsidR="00901273" w:rsidRPr="0054016F">
        <w:rPr>
          <w:rFonts w:ascii="Cambria" w:hAnsi="Cambria"/>
          <w:i/>
          <w:iCs/>
          <w:sz w:val="28"/>
          <w:szCs w:val="28"/>
        </w:rPr>
        <w:t>hanging body</w:t>
      </w:r>
      <w:r w:rsidR="00901273">
        <w:rPr>
          <w:rFonts w:ascii="Cambria" w:hAnsi="Cambria"/>
          <w:sz w:val="28"/>
          <w:szCs w:val="28"/>
        </w:rPr>
        <w:t>?</w:t>
      </w:r>
      <w:r w:rsidR="00AB67F2">
        <w:rPr>
          <w:rFonts w:ascii="Cambria" w:hAnsi="Cambria"/>
          <w:sz w:val="28"/>
          <w:szCs w:val="28"/>
        </w:rPr>
        <w:t xml:space="preserve"> </w:t>
      </w:r>
    </w:p>
    <w:p w14:paraId="7C852605" w14:textId="46A4E9CE" w:rsidR="00155B22" w:rsidRDefault="00C8447E" w:rsidP="00AB67F2">
      <w:pPr>
        <w:spacing w:line="360" w:lineRule="auto"/>
        <w:ind w:firstLine="720"/>
        <w:contextualSpacing/>
        <w:rPr>
          <w:rFonts w:ascii="Cambria" w:hAnsi="Cambria"/>
          <w:sz w:val="28"/>
          <w:szCs w:val="28"/>
        </w:rPr>
      </w:pPr>
      <w:r>
        <w:rPr>
          <w:rFonts w:ascii="Cambria" w:hAnsi="Cambria"/>
          <w:sz w:val="28"/>
          <w:szCs w:val="28"/>
        </w:rPr>
        <w:t>‘Oh</w:t>
      </w:r>
      <w:r w:rsidR="006663D9">
        <w:rPr>
          <w:rFonts w:ascii="Cambria" w:hAnsi="Cambria"/>
          <w:sz w:val="28"/>
          <w:szCs w:val="28"/>
        </w:rPr>
        <w:t xml:space="preserve"> no</w:t>
      </w:r>
      <w:r>
        <w:rPr>
          <w:rFonts w:ascii="Cambria" w:hAnsi="Cambria"/>
          <w:sz w:val="28"/>
          <w:szCs w:val="28"/>
        </w:rPr>
        <w:t xml:space="preserve">!’ </w:t>
      </w:r>
      <w:r w:rsidR="006845F4">
        <w:rPr>
          <w:rFonts w:ascii="Cambria" w:hAnsi="Cambria"/>
          <w:sz w:val="28"/>
          <w:szCs w:val="28"/>
        </w:rPr>
        <w:t>Clara half</w:t>
      </w:r>
      <w:r w:rsidR="00D817F5">
        <w:rPr>
          <w:rFonts w:ascii="Cambria" w:hAnsi="Cambria"/>
          <w:sz w:val="28"/>
          <w:szCs w:val="28"/>
        </w:rPr>
        <w:t>-</w:t>
      </w:r>
      <w:del w:id="1272" w:author="Claire S" w:date="2026-07-17T16:46:00Z" w16du:dateUtc="2026-07-17T15:46:00Z">
        <w:r w:rsidR="006845F4" w:rsidDel="00126960">
          <w:rPr>
            <w:rFonts w:ascii="Cambria" w:hAnsi="Cambria"/>
            <w:sz w:val="28"/>
            <w:szCs w:val="28"/>
          </w:rPr>
          <w:delText xml:space="preserve">stands </w:delText>
        </w:r>
      </w:del>
      <w:ins w:id="1273" w:author="Claire S" w:date="2026-07-17T16:46:00Z" w16du:dateUtc="2026-07-17T15:46:00Z">
        <w:r w:rsidR="00126960">
          <w:rPr>
            <w:rFonts w:ascii="Cambria" w:hAnsi="Cambria"/>
            <w:sz w:val="28"/>
            <w:szCs w:val="28"/>
          </w:rPr>
          <w:t xml:space="preserve">stood </w:t>
        </w:r>
      </w:ins>
      <w:r w:rsidR="006845F4">
        <w:rPr>
          <w:rFonts w:ascii="Cambria" w:hAnsi="Cambria"/>
          <w:sz w:val="28"/>
          <w:szCs w:val="28"/>
        </w:rPr>
        <w:t>in shock</w:t>
      </w:r>
      <w:r w:rsidR="00BF65D0">
        <w:rPr>
          <w:rFonts w:ascii="Cambria" w:hAnsi="Cambria"/>
          <w:sz w:val="28"/>
          <w:szCs w:val="28"/>
        </w:rPr>
        <w:t xml:space="preserve"> </w:t>
      </w:r>
      <w:del w:id="1274" w:author="Daisy Watt" w:date="2026-06-16T17:43:00Z" w16du:dateUtc="2026-06-16T16:43:00Z">
        <w:r w:rsidR="00BF65D0" w:rsidDel="00B50750">
          <w:rPr>
            <w:rFonts w:ascii="Cambria" w:hAnsi="Cambria"/>
            <w:sz w:val="28"/>
            <w:szCs w:val="28"/>
          </w:rPr>
          <w:delText>-</w:delText>
        </w:r>
      </w:del>
      <w:ins w:id="1275" w:author="Daisy Watt" w:date="2026-06-16T17:43:00Z" w16du:dateUtc="2026-06-16T16:43:00Z">
        <w:r w:rsidR="00B50750">
          <w:rPr>
            <w:rFonts w:ascii="Cambria" w:hAnsi="Cambria"/>
            <w:sz w:val="28"/>
            <w:szCs w:val="28"/>
          </w:rPr>
          <w:t>–</w:t>
        </w:r>
      </w:ins>
      <w:r w:rsidR="006845F4">
        <w:rPr>
          <w:rFonts w:ascii="Cambria" w:hAnsi="Cambria"/>
          <w:sz w:val="28"/>
          <w:szCs w:val="28"/>
        </w:rPr>
        <w:t xml:space="preserve"> and then her TV</w:t>
      </w:r>
      <w:r w:rsidR="0030524F">
        <w:rPr>
          <w:rFonts w:ascii="Cambria" w:hAnsi="Cambria"/>
          <w:sz w:val="28"/>
          <w:szCs w:val="28"/>
        </w:rPr>
        <w:t xml:space="preserve"> screen </w:t>
      </w:r>
      <w:del w:id="1276" w:author="Claire S" w:date="2026-07-17T16:46:00Z" w16du:dateUtc="2026-07-17T15:46:00Z">
        <w:r w:rsidR="0030524F" w:rsidDel="00126960">
          <w:rPr>
            <w:rFonts w:ascii="Cambria" w:hAnsi="Cambria"/>
            <w:sz w:val="28"/>
            <w:szCs w:val="28"/>
          </w:rPr>
          <w:delText xml:space="preserve">goes </w:delText>
        </w:r>
      </w:del>
      <w:ins w:id="1277" w:author="Claire S" w:date="2026-07-17T16:46:00Z" w16du:dateUtc="2026-07-17T15:46:00Z">
        <w:r w:rsidR="00126960">
          <w:rPr>
            <w:rFonts w:ascii="Cambria" w:hAnsi="Cambria"/>
            <w:sz w:val="28"/>
            <w:szCs w:val="28"/>
          </w:rPr>
          <w:t xml:space="preserve">went </w:t>
        </w:r>
      </w:ins>
      <w:r w:rsidR="0030524F">
        <w:rPr>
          <w:rFonts w:ascii="Cambria" w:hAnsi="Cambria"/>
          <w:sz w:val="28"/>
          <w:szCs w:val="28"/>
        </w:rPr>
        <w:t>black.</w:t>
      </w:r>
    </w:p>
    <w:p w14:paraId="3C89F0AA" w14:textId="77777777" w:rsidR="00126C6C" w:rsidRDefault="00126C6C" w:rsidP="00F246F3">
      <w:pPr>
        <w:spacing w:line="360" w:lineRule="auto"/>
        <w:contextualSpacing/>
        <w:rPr>
          <w:rFonts w:ascii="Cambria" w:hAnsi="Cambria"/>
          <w:b/>
          <w:bCs/>
          <w:sz w:val="28"/>
          <w:szCs w:val="28"/>
        </w:rPr>
      </w:pPr>
    </w:p>
    <w:p w14:paraId="14139676" w14:textId="4009DC58" w:rsidR="00126C6C" w:rsidRDefault="000751C8" w:rsidP="00F246F3">
      <w:pPr>
        <w:spacing w:line="360" w:lineRule="auto"/>
        <w:contextualSpacing/>
        <w:rPr>
          <w:rFonts w:ascii="Cambria" w:hAnsi="Cambria"/>
          <w:b/>
          <w:bCs/>
          <w:sz w:val="28"/>
          <w:szCs w:val="28"/>
        </w:rPr>
      </w:pPr>
      <w:ins w:id="1278" w:author="Claire S" w:date="2026-07-19T12:19:00Z" w16du:dateUtc="2026-07-19T11:19:00Z">
        <w:r>
          <w:rPr>
            <w:rFonts w:ascii="Cambria" w:hAnsi="Cambria"/>
            <w:b/>
            <w:bCs/>
            <w:sz w:val="28"/>
            <w:szCs w:val="28"/>
          </w:rPr>
          <w:t>*</w:t>
        </w:r>
      </w:ins>
    </w:p>
    <w:p w14:paraId="149820FE" w14:textId="46F1DD7B" w:rsidR="006845F4" w:rsidDel="00DF5CB7" w:rsidRDefault="006845F4" w:rsidP="00F246F3">
      <w:pPr>
        <w:spacing w:line="360" w:lineRule="auto"/>
        <w:contextualSpacing/>
        <w:rPr>
          <w:del w:id="1279" w:author="Claire S" w:date="2026-07-24T12:27:00Z" w16du:dateUtc="2026-07-24T11:27:00Z"/>
          <w:rFonts w:ascii="Cambria" w:hAnsi="Cambria"/>
          <w:b/>
          <w:bCs/>
          <w:sz w:val="28"/>
          <w:szCs w:val="28"/>
        </w:rPr>
      </w:pPr>
    </w:p>
    <w:p w14:paraId="64C23EB3" w14:textId="77777777" w:rsidR="006845F4" w:rsidDel="000751C8" w:rsidRDefault="006845F4" w:rsidP="00F246F3">
      <w:pPr>
        <w:spacing w:line="360" w:lineRule="auto"/>
        <w:contextualSpacing/>
        <w:rPr>
          <w:del w:id="1280" w:author="Claire S" w:date="2026-07-19T12:19:00Z" w16du:dateUtc="2026-07-19T11:19:00Z"/>
          <w:rFonts w:ascii="Cambria" w:hAnsi="Cambria"/>
          <w:b/>
          <w:bCs/>
          <w:sz w:val="28"/>
          <w:szCs w:val="28"/>
        </w:rPr>
      </w:pPr>
    </w:p>
    <w:p w14:paraId="246AC92C" w14:textId="3F741689" w:rsidR="006845F4" w:rsidDel="000751C8" w:rsidRDefault="006845F4" w:rsidP="00F246F3">
      <w:pPr>
        <w:spacing w:line="360" w:lineRule="auto"/>
        <w:contextualSpacing/>
        <w:rPr>
          <w:del w:id="1281" w:author="Claire S" w:date="2026-07-19T12:19:00Z" w16du:dateUtc="2026-07-19T11:19:00Z"/>
          <w:rFonts w:ascii="Cambria" w:hAnsi="Cambria"/>
          <w:sz w:val="28"/>
          <w:szCs w:val="28"/>
        </w:rPr>
      </w:pPr>
    </w:p>
    <w:p w14:paraId="0517484C" w14:textId="63916407" w:rsidR="00053983" w:rsidDel="000751C8" w:rsidRDefault="00053983" w:rsidP="00F246F3">
      <w:pPr>
        <w:spacing w:line="360" w:lineRule="auto"/>
        <w:contextualSpacing/>
        <w:rPr>
          <w:del w:id="1282" w:author="Claire S" w:date="2026-07-19T12:19:00Z" w16du:dateUtc="2026-07-19T11:19:00Z"/>
          <w:rFonts w:ascii="Cambria" w:hAnsi="Cambria"/>
          <w:sz w:val="28"/>
          <w:szCs w:val="28"/>
        </w:rPr>
      </w:pPr>
    </w:p>
    <w:p w14:paraId="6E7EB717" w14:textId="5BB74DB6" w:rsidR="00053983" w:rsidDel="000751C8" w:rsidRDefault="00053983" w:rsidP="00F246F3">
      <w:pPr>
        <w:spacing w:line="360" w:lineRule="auto"/>
        <w:contextualSpacing/>
        <w:rPr>
          <w:del w:id="1283" w:author="Claire S" w:date="2026-07-19T12:19:00Z" w16du:dateUtc="2026-07-19T11:19:00Z"/>
          <w:rFonts w:ascii="Cambria" w:hAnsi="Cambria"/>
          <w:b/>
          <w:bCs/>
          <w:sz w:val="28"/>
          <w:szCs w:val="28"/>
        </w:rPr>
      </w:pPr>
    </w:p>
    <w:p w14:paraId="37DDBE3B" w14:textId="222D31E9" w:rsidR="006845F4" w:rsidDel="000751C8" w:rsidRDefault="006845F4" w:rsidP="00F246F3">
      <w:pPr>
        <w:spacing w:line="360" w:lineRule="auto"/>
        <w:contextualSpacing/>
        <w:rPr>
          <w:del w:id="1284" w:author="Claire S" w:date="2026-07-19T12:19:00Z" w16du:dateUtc="2026-07-19T11:19:00Z"/>
          <w:rFonts w:ascii="Cambria" w:hAnsi="Cambria"/>
          <w:b/>
          <w:bCs/>
          <w:sz w:val="28"/>
          <w:szCs w:val="28"/>
        </w:rPr>
      </w:pPr>
    </w:p>
    <w:p w14:paraId="7FC6DCC7" w14:textId="3AE0759C" w:rsidR="006845F4" w:rsidDel="000751C8" w:rsidRDefault="006845F4" w:rsidP="00F246F3">
      <w:pPr>
        <w:spacing w:line="360" w:lineRule="auto"/>
        <w:contextualSpacing/>
        <w:rPr>
          <w:del w:id="1285" w:author="Claire S" w:date="2026-07-19T12:19:00Z" w16du:dateUtc="2026-07-19T11:19:00Z"/>
          <w:rFonts w:ascii="Cambria" w:hAnsi="Cambria"/>
          <w:b/>
          <w:bCs/>
          <w:sz w:val="28"/>
          <w:szCs w:val="28"/>
        </w:rPr>
      </w:pPr>
    </w:p>
    <w:p w14:paraId="1860F42D" w14:textId="500CC3D4" w:rsidR="006845F4" w:rsidDel="000751C8" w:rsidRDefault="006845F4" w:rsidP="00F246F3">
      <w:pPr>
        <w:spacing w:line="360" w:lineRule="auto"/>
        <w:contextualSpacing/>
        <w:rPr>
          <w:del w:id="1286" w:author="Claire S" w:date="2026-07-19T12:19:00Z" w16du:dateUtc="2026-07-19T11:19:00Z"/>
          <w:rFonts w:ascii="Cambria" w:hAnsi="Cambria"/>
          <w:b/>
          <w:bCs/>
          <w:sz w:val="28"/>
          <w:szCs w:val="28"/>
        </w:rPr>
      </w:pPr>
    </w:p>
    <w:p w14:paraId="6AA95512" w14:textId="612C9DE4" w:rsidR="005A2DC1" w:rsidDel="000751C8" w:rsidRDefault="005A2DC1" w:rsidP="00F246F3">
      <w:pPr>
        <w:spacing w:line="360" w:lineRule="auto"/>
        <w:contextualSpacing/>
        <w:rPr>
          <w:del w:id="1287" w:author="Claire S" w:date="2026-07-19T12:19:00Z" w16du:dateUtc="2026-07-19T11:19:00Z"/>
          <w:rFonts w:ascii="Cambria" w:hAnsi="Cambria"/>
          <w:b/>
          <w:bCs/>
          <w:sz w:val="28"/>
          <w:szCs w:val="28"/>
        </w:rPr>
      </w:pPr>
    </w:p>
    <w:p w14:paraId="506507BC" w14:textId="07B22BA4" w:rsidR="00771BC0" w:rsidDel="000751C8" w:rsidRDefault="00771BC0" w:rsidP="00F246F3">
      <w:pPr>
        <w:spacing w:line="360" w:lineRule="auto"/>
        <w:contextualSpacing/>
        <w:rPr>
          <w:del w:id="1288" w:author="Claire S" w:date="2026-07-19T12:19:00Z" w16du:dateUtc="2026-07-19T11:19:00Z"/>
          <w:rFonts w:ascii="Cambria" w:hAnsi="Cambria"/>
          <w:b/>
          <w:bCs/>
          <w:sz w:val="28"/>
          <w:szCs w:val="28"/>
        </w:rPr>
      </w:pPr>
    </w:p>
    <w:p w14:paraId="3E28946B" w14:textId="5940F710" w:rsidR="000026D8" w:rsidDel="000751C8" w:rsidRDefault="000026D8" w:rsidP="00F246F3">
      <w:pPr>
        <w:spacing w:line="360" w:lineRule="auto"/>
        <w:contextualSpacing/>
        <w:rPr>
          <w:del w:id="1289" w:author="Claire S" w:date="2026-07-19T12:19:00Z" w16du:dateUtc="2026-07-19T11:19:00Z"/>
          <w:rFonts w:ascii="Cambria" w:hAnsi="Cambria"/>
          <w:b/>
          <w:bCs/>
          <w:sz w:val="28"/>
          <w:szCs w:val="28"/>
        </w:rPr>
      </w:pPr>
    </w:p>
    <w:p w14:paraId="6F606E1F" w14:textId="2C52FB67" w:rsidR="000026D8" w:rsidDel="000751C8" w:rsidRDefault="000026D8" w:rsidP="00F246F3">
      <w:pPr>
        <w:spacing w:line="360" w:lineRule="auto"/>
        <w:contextualSpacing/>
        <w:rPr>
          <w:del w:id="1290" w:author="Claire S" w:date="2026-07-19T12:19:00Z" w16du:dateUtc="2026-07-19T11:19:00Z"/>
          <w:rFonts w:ascii="Cambria" w:hAnsi="Cambria"/>
          <w:b/>
          <w:bCs/>
          <w:sz w:val="28"/>
          <w:szCs w:val="28"/>
        </w:rPr>
      </w:pPr>
    </w:p>
    <w:p w14:paraId="3495302C" w14:textId="3FEB4D14" w:rsidR="00F246F3" w:rsidDel="00B149C9" w:rsidRDefault="00F246F3" w:rsidP="00F246F3">
      <w:pPr>
        <w:spacing w:line="360" w:lineRule="auto"/>
        <w:contextualSpacing/>
        <w:rPr>
          <w:del w:id="1291" w:author="Claire S" w:date="2026-07-17T09:23:00Z" w16du:dateUtc="2026-07-17T08:23:00Z"/>
          <w:rFonts w:ascii="Cambria" w:hAnsi="Cambria"/>
          <w:b/>
          <w:bCs/>
          <w:sz w:val="28"/>
          <w:szCs w:val="28"/>
        </w:rPr>
      </w:pPr>
      <w:del w:id="1292" w:author="Claire S" w:date="2026-07-17T09:23:00Z" w16du:dateUtc="2026-07-17T08:23:00Z">
        <w:r w:rsidRPr="00226F67" w:rsidDel="00B149C9">
          <w:rPr>
            <w:rFonts w:ascii="Cambria" w:hAnsi="Cambria"/>
            <w:b/>
            <w:bCs/>
            <w:sz w:val="28"/>
            <w:szCs w:val="28"/>
          </w:rPr>
          <w:delText xml:space="preserve">CHAPTER </w:delText>
        </w:r>
      </w:del>
      <w:del w:id="1293" w:author="Claire S" w:date="2026-06-06T10:31:00Z" w16du:dateUtc="2026-06-06T09:31:00Z">
        <w:r w:rsidR="001D17CA" w:rsidDel="00A07B0D">
          <w:rPr>
            <w:rFonts w:ascii="Cambria" w:hAnsi="Cambria"/>
            <w:b/>
            <w:bCs/>
            <w:sz w:val="28"/>
            <w:szCs w:val="28"/>
          </w:rPr>
          <w:delText>2</w:delText>
        </w:r>
      </w:del>
    </w:p>
    <w:p w14:paraId="087B4125" w14:textId="7CF3A1A1" w:rsidR="0068722D" w:rsidDel="00B149C9" w:rsidRDefault="0068722D" w:rsidP="00F246F3">
      <w:pPr>
        <w:spacing w:line="360" w:lineRule="auto"/>
        <w:contextualSpacing/>
        <w:rPr>
          <w:del w:id="1294" w:author="Claire S" w:date="2026-07-17T09:23:00Z" w16du:dateUtc="2026-07-17T08:23:00Z"/>
          <w:rFonts w:ascii="Cambria" w:hAnsi="Cambria"/>
          <w:b/>
          <w:bCs/>
          <w:sz w:val="28"/>
          <w:szCs w:val="28"/>
        </w:rPr>
      </w:pPr>
      <w:del w:id="1295" w:author="Claire S" w:date="2026-07-17T09:23:00Z" w16du:dateUtc="2026-07-17T08:23:00Z">
        <w:r w:rsidDel="00B149C9">
          <w:rPr>
            <w:rFonts w:ascii="Cambria" w:hAnsi="Cambria"/>
            <w:b/>
            <w:bCs/>
            <w:sz w:val="28"/>
            <w:szCs w:val="28"/>
          </w:rPr>
          <w:delText>SATURDAY NIGHT</w:delText>
        </w:r>
        <w:r w:rsidR="00A65E76" w:rsidDel="00B149C9">
          <w:rPr>
            <w:rFonts w:ascii="Cambria" w:hAnsi="Cambria"/>
            <w:b/>
            <w:bCs/>
            <w:sz w:val="28"/>
            <w:szCs w:val="28"/>
          </w:rPr>
          <w:delText xml:space="preserve"> </w:delText>
        </w:r>
      </w:del>
    </w:p>
    <w:p w14:paraId="3B3BB158" w14:textId="5AFE533A" w:rsidR="00C43151" w:rsidDel="00B149C9" w:rsidRDefault="002F3DAC" w:rsidP="006E3694">
      <w:pPr>
        <w:spacing w:line="360" w:lineRule="auto"/>
        <w:contextualSpacing/>
        <w:rPr>
          <w:del w:id="1296" w:author="Claire S" w:date="2026-07-17T09:23:00Z" w16du:dateUtc="2026-07-17T08:23:00Z"/>
          <w:rFonts w:ascii="Cambria" w:hAnsi="Cambria"/>
          <w:sz w:val="28"/>
          <w:szCs w:val="28"/>
        </w:rPr>
      </w:pPr>
      <w:del w:id="1297" w:author="Claire S" w:date="2026-07-17T09:23:00Z" w16du:dateUtc="2026-07-17T08:23:00Z">
        <w:r w:rsidDel="00B149C9">
          <w:rPr>
            <w:rFonts w:ascii="Cambria" w:hAnsi="Cambria"/>
            <w:sz w:val="28"/>
            <w:szCs w:val="28"/>
          </w:rPr>
          <w:delText>The Langley &amp; Co</w:delText>
        </w:r>
      </w:del>
      <w:ins w:id="1298" w:author="Daisy Watt" w:date="2026-06-16T16:41:00Z" w16du:dateUtc="2026-06-16T15:41:00Z">
        <w:del w:id="1299" w:author="Claire S" w:date="2026-07-17T09:23:00Z" w16du:dateUtc="2026-07-17T08:23:00Z">
          <w:r w:rsidR="00DE7016" w:rsidDel="00B149C9">
            <w:rPr>
              <w:rFonts w:ascii="Cambria" w:hAnsi="Cambria"/>
              <w:sz w:val="28"/>
              <w:szCs w:val="28"/>
            </w:rPr>
            <w:delText>.</w:delText>
          </w:r>
        </w:del>
      </w:ins>
      <w:del w:id="1300" w:author="Claire S" w:date="2026-07-17T09:23:00Z" w16du:dateUtc="2026-07-17T08:23:00Z">
        <w:r w:rsidR="00A17140" w:rsidRPr="00AD1429" w:rsidDel="00B149C9">
          <w:rPr>
            <w:rFonts w:ascii="Cambria" w:hAnsi="Cambria"/>
            <w:sz w:val="28"/>
            <w:szCs w:val="28"/>
          </w:rPr>
          <w:delText xml:space="preserve"> table is </w:delText>
        </w:r>
        <w:r w:rsidR="00A17140" w:rsidRPr="00AD1429" w:rsidDel="00B149C9">
          <w:rPr>
            <w:rFonts w:ascii="Cambria" w:hAnsi="Cambria"/>
            <w:i/>
            <w:iCs/>
            <w:sz w:val="28"/>
            <w:szCs w:val="28"/>
          </w:rPr>
          <w:delText xml:space="preserve">the </w:delText>
        </w:r>
        <w:r w:rsidR="00A17140" w:rsidRPr="00AD1429" w:rsidDel="00B149C9">
          <w:rPr>
            <w:rFonts w:ascii="Cambria" w:hAnsi="Cambria"/>
            <w:sz w:val="28"/>
            <w:szCs w:val="28"/>
          </w:rPr>
          <w:delText xml:space="preserve">table to be at </w:delText>
        </w:r>
      </w:del>
      <w:ins w:id="1301" w:author="Daisy Watt" w:date="2026-06-16T18:09:00Z" w16du:dateUtc="2026-06-16T17:09:00Z">
        <w:del w:id="1302" w:author="Claire S" w:date="2026-07-17T09:23:00Z" w16du:dateUtc="2026-07-17T08:23:00Z">
          <w:r w:rsidR="0055308E" w:rsidDel="00B149C9">
            <w:rPr>
              <w:rFonts w:ascii="Cambria" w:hAnsi="Cambria"/>
              <w:sz w:val="28"/>
              <w:szCs w:val="28"/>
            </w:rPr>
            <w:delText xml:space="preserve">for </w:delText>
          </w:r>
        </w:del>
      </w:ins>
      <w:del w:id="1303" w:author="Claire S" w:date="2026-07-17T09:23:00Z" w16du:dateUtc="2026-07-17T08:23:00Z">
        <w:r w:rsidR="00A17140" w:rsidRPr="00AD1429" w:rsidDel="00B149C9">
          <w:rPr>
            <w:rFonts w:ascii="Cambria" w:hAnsi="Cambria"/>
            <w:sz w:val="28"/>
            <w:szCs w:val="28"/>
          </w:rPr>
          <w:delText>tonight</w:delText>
        </w:r>
        <w:r w:rsidR="00E26F9C" w:rsidDel="00B149C9">
          <w:rPr>
            <w:rFonts w:ascii="Cambria" w:hAnsi="Cambria"/>
            <w:sz w:val="28"/>
            <w:szCs w:val="28"/>
          </w:rPr>
          <w:delText xml:space="preserve">’s </w:delText>
        </w:r>
      </w:del>
      <w:ins w:id="1304" w:author="Daisy Watt" w:date="2026-06-17T06:56:00Z" w16du:dateUtc="2026-06-17T05:56:00Z">
        <w:del w:id="1305" w:author="Claire S" w:date="2026-07-17T09:23:00Z" w16du:dateUtc="2026-07-17T08:23:00Z">
          <w:r w:rsidR="00BE2687" w:rsidDel="00B149C9">
            <w:rPr>
              <w:rFonts w:ascii="Cambria" w:hAnsi="Cambria"/>
              <w:sz w:val="28"/>
              <w:szCs w:val="28"/>
            </w:rPr>
            <w:delText>National Book Awards</w:delText>
          </w:r>
        </w:del>
      </w:ins>
      <w:del w:id="1306" w:author="Claire S" w:date="2026-07-17T09:23:00Z" w16du:dateUtc="2026-07-17T08:23:00Z">
        <w:r w:rsidR="0049244E" w:rsidDel="00B149C9">
          <w:rPr>
            <w:rFonts w:ascii="Cambria" w:hAnsi="Cambria"/>
            <w:sz w:val="28"/>
            <w:szCs w:val="28"/>
          </w:rPr>
          <w:delText xml:space="preserve">Award </w:delText>
        </w:r>
      </w:del>
      <w:ins w:id="1307" w:author="Daisy Watt" w:date="2026-06-16T16:41:00Z" w16du:dateUtc="2026-06-16T15:41:00Z">
        <w:del w:id="1308" w:author="Claire S" w:date="2026-07-17T09:23:00Z" w16du:dateUtc="2026-07-17T08:23:00Z">
          <w:r w:rsidR="00DE7016" w:rsidDel="00B149C9">
            <w:rPr>
              <w:rFonts w:ascii="Cambria" w:hAnsi="Cambria"/>
              <w:sz w:val="28"/>
              <w:szCs w:val="28"/>
            </w:rPr>
            <w:delText>c</w:delText>
          </w:r>
        </w:del>
      </w:ins>
      <w:del w:id="1309" w:author="Claire S" w:date="2026-07-17T09:23:00Z" w16du:dateUtc="2026-07-17T08:23:00Z">
        <w:r w:rsidR="0049244E" w:rsidDel="00B149C9">
          <w:rPr>
            <w:rFonts w:ascii="Cambria" w:hAnsi="Cambria"/>
            <w:sz w:val="28"/>
            <w:szCs w:val="28"/>
          </w:rPr>
          <w:delText>Ceremony</w:delText>
        </w:r>
      </w:del>
      <w:ins w:id="1310" w:author="Daisy Watt" w:date="2026-06-16T18:09:00Z" w16du:dateUtc="2026-06-16T17:09:00Z">
        <w:del w:id="1311" w:author="Claire S" w:date="2026-07-17T09:23:00Z" w16du:dateUtc="2026-07-17T08:23:00Z">
          <w:r w:rsidR="0055308E" w:rsidDel="00B149C9">
            <w:rPr>
              <w:rFonts w:ascii="Cambria" w:hAnsi="Cambria"/>
              <w:sz w:val="28"/>
              <w:szCs w:val="28"/>
            </w:rPr>
            <w:delText>.</w:delText>
          </w:r>
        </w:del>
      </w:ins>
      <w:del w:id="1312" w:author="Claire S" w:date="2026-07-17T09:23:00Z" w16du:dateUtc="2026-07-17T08:23:00Z">
        <w:r w:rsidR="00A17140" w:rsidRPr="00AD1429" w:rsidDel="00B149C9">
          <w:rPr>
            <w:rFonts w:ascii="Cambria" w:hAnsi="Cambria"/>
            <w:sz w:val="28"/>
            <w:szCs w:val="28"/>
          </w:rPr>
          <w:delText xml:space="preserve">, </w:delText>
        </w:r>
        <w:r w:rsidR="006C23B4" w:rsidDel="00B149C9">
          <w:rPr>
            <w:rFonts w:ascii="Cambria" w:hAnsi="Cambria"/>
            <w:sz w:val="28"/>
            <w:szCs w:val="28"/>
          </w:rPr>
          <w:delText>Savannah</w:delText>
        </w:r>
        <w:r w:rsidR="00264C53" w:rsidDel="00B149C9">
          <w:rPr>
            <w:rFonts w:ascii="Cambria" w:hAnsi="Cambria"/>
            <w:sz w:val="28"/>
            <w:szCs w:val="28"/>
          </w:rPr>
          <w:delText xml:space="preserve"> </w:delText>
        </w:r>
        <w:r w:rsidR="001C7BDC" w:rsidDel="00B149C9">
          <w:rPr>
            <w:rFonts w:ascii="Cambria" w:hAnsi="Cambria"/>
            <w:sz w:val="28"/>
            <w:szCs w:val="28"/>
          </w:rPr>
          <w:delText>Wexford-Langley</w:delText>
        </w:r>
        <w:r w:rsidR="00D86512" w:rsidDel="00B149C9">
          <w:rPr>
            <w:rFonts w:ascii="Cambria" w:hAnsi="Cambria"/>
            <w:sz w:val="28"/>
            <w:szCs w:val="28"/>
          </w:rPr>
          <w:delText xml:space="preserve"> </w:delText>
        </w:r>
        <w:r w:rsidR="00747E98" w:rsidDel="00B149C9">
          <w:rPr>
            <w:rFonts w:ascii="Cambria" w:hAnsi="Cambria"/>
            <w:sz w:val="28"/>
            <w:szCs w:val="28"/>
          </w:rPr>
          <w:delText xml:space="preserve">– </w:delText>
        </w:r>
        <w:r w:rsidR="00264C53" w:rsidDel="00B149C9">
          <w:rPr>
            <w:rFonts w:ascii="Cambria" w:hAnsi="Cambria"/>
            <w:sz w:val="28"/>
            <w:szCs w:val="28"/>
          </w:rPr>
          <w:delText>Sav</w:delText>
        </w:r>
        <w:r w:rsidR="00C11A20" w:rsidDel="00B149C9">
          <w:rPr>
            <w:rFonts w:ascii="Cambria" w:hAnsi="Cambria"/>
            <w:sz w:val="28"/>
            <w:szCs w:val="28"/>
          </w:rPr>
          <w:delText>vi</w:delText>
        </w:r>
        <w:r w:rsidR="00747E98" w:rsidDel="00B149C9">
          <w:rPr>
            <w:rFonts w:ascii="Cambria" w:hAnsi="Cambria"/>
            <w:sz w:val="28"/>
            <w:szCs w:val="28"/>
          </w:rPr>
          <w:delText xml:space="preserve"> to her </w:delText>
        </w:r>
        <w:r w:rsidR="00264C53" w:rsidDel="00B149C9">
          <w:rPr>
            <w:rFonts w:ascii="Cambria" w:hAnsi="Cambria"/>
            <w:sz w:val="28"/>
            <w:szCs w:val="28"/>
          </w:rPr>
          <w:delText xml:space="preserve">closest </w:delText>
        </w:r>
        <w:r w:rsidR="00747E98" w:rsidDel="00B149C9">
          <w:rPr>
            <w:rFonts w:ascii="Cambria" w:hAnsi="Cambria"/>
            <w:sz w:val="28"/>
            <w:szCs w:val="28"/>
          </w:rPr>
          <w:delText>friends</w:delText>
        </w:r>
        <w:r w:rsidR="007F3F98" w:rsidDel="00B149C9">
          <w:rPr>
            <w:rFonts w:ascii="Cambria" w:hAnsi="Cambria"/>
            <w:sz w:val="28"/>
            <w:szCs w:val="28"/>
          </w:rPr>
          <w:delText>,</w:delText>
        </w:r>
        <w:r w:rsidR="00876ED4" w:rsidDel="00B149C9">
          <w:rPr>
            <w:rFonts w:ascii="Cambria" w:hAnsi="Cambria"/>
            <w:sz w:val="28"/>
            <w:szCs w:val="28"/>
          </w:rPr>
          <w:delText xml:space="preserve"> but n</w:delText>
        </w:r>
        <w:r w:rsidR="003C6D6A" w:rsidDel="00B149C9">
          <w:rPr>
            <w:rFonts w:ascii="Cambria" w:hAnsi="Cambria"/>
            <w:sz w:val="28"/>
            <w:szCs w:val="28"/>
          </w:rPr>
          <w:delText>ever</w:delText>
        </w:r>
        <w:r w:rsidR="00876ED4" w:rsidDel="00B149C9">
          <w:rPr>
            <w:rFonts w:ascii="Cambria" w:hAnsi="Cambria"/>
            <w:sz w:val="28"/>
            <w:szCs w:val="28"/>
          </w:rPr>
          <w:delText xml:space="preserve"> her enemies</w:delText>
        </w:r>
        <w:r w:rsidR="00747E98" w:rsidDel="00B149C9">
          <w:rPr>
            <w:rFonts w:ascii="Cambria" w:hAnsi="Cambria"/>
            <w:sz w:val="28"/>
            <w:szCs w:val="28"/>
          </w:rPr>
          <w:delText xml:space="preserve"> -</w:delText>
        </w:r>
      </w:del>
      <w:ins w:id="1313" w:author="Daisy Watt" w:date="2026-06-16T16:42:00Z" w16du:dateUtc="2026-06-16T15:42:00Z">
        <w:del w:id="1314" w:author="Claire S" w:date="2026-07-17T09:23:00Z" w16du:dateUtc="2026-07-17T08:23:00Z">
          <w:r w:rsidR="00DE7016" w:rsidDel="00B149C9">
            <w:rPr>
              <w:rFonts w:ascii="Cambria" w:hAnsi="Cambria"/>
              <w:sz w:val="28"/>
              <w:szCs w:val="28"/>
            </w:rPr>
            <w:delText>–</w:delText>
          </w:r>
        </w:del>
      </w:ins>
      <w:del w:id="1315" w:author="Claire S" w:date="2026-07-17T09:23:00Z" w16du:dateUtc="2026-07-17T08:23:00Z">
        <w:r w:rsidR="00747E98" w:rsidDel="00B149C9">
          <w:rPr>
            <w:rFonts w:ascii="Cambria" w:hAnsi="Cambria"/>
            <w:sz w:val="28"/>
            <w:szCs w:val="28"/>
          </w:rPr>
          <w:delText xml:space="preserve"> </w:delText>
        </w:r>
        <w:r w:rsidR="00E26F9C" w:rsidDel="00B149C9">
          <w:rPr>
            <w:rFonts w:ascii="Cambria" w:hAnsi="Cambria"/>
            <w:sz w:val="28"/>
            <w:szCs w:val="28"/>
          </w:rPr>
          <w:delText xml:space="preserve">is quite sure of </w:delText>
        </w:r>
        <w:r w:rsidR="00A17140" w:rsidRPr="00AD1429" w:rsidDel="00B149C9">
          <w:rPr>
            <w:rFonts w:ascii="Cambria" w:hAnsi="Cambria"/>
            <w:sz w:val="28"/>
            <w:szCs w:val="28"/>
          </w:rPr>
          <w:delText>that</w:delText>
        </w:r>
        <w:r w:rsidR="00876ED4" w:rsidDel="00B149C9">
          <w:rPr>
            <w:rFonts w:ascii="Cambria" w:hAnsi="Cambria"/>
            <w:sz w:val="28"/>
            <w:szCs w:val="28"/>
          </w:rPr>
          <w:delText xml:space="preserve">.  </w:delText>
        </w:r>
        <w:r w:rsidR="00651278" w:rsidDel="00B149C9">
          <w:rPr>
            <w:rFonts w:ascii="Cambria" w:hAnsi="Cambria"/>
            <w:sz w:val="28"/>
            <w:szCs w:val="28"/>
          </w:rPr>
          <w:delText>Holding out</w:delText>
        </w:r>
        <w:r w:rsidR="00876B72" w:rsidDel="00B149C9">
          <w:rPr>
            <w:rFonts w:ascii="Cambria" w:hAnsi="Cambria"/>
            <w:sz w:val="28"/>
            <w:szCs w:val="28"/>
          </w:rPr>
          <w:delText xml:space="preserve"> her glass for</w:delText>
        </w:r>
        <w:r w:rsidR="00651278" w:rsidDel="00B149C9">
          <w:rPr>
            <w:rFonts w:ascii="Cambria" w:hAnsi="Cambria"/>
            <w:sz w:val="28"/>
            <w:szCs w:val="28"/>
          </w:rPr>
          <w:delText xml:space="preserve"> yet</w:delText>
        </w:r>
        <w:r w:rsidR="00876B72" w:rsidDel="00B149C9">
          <w:rPr>
            <w:rFonts w:ascii="Cambria" w:hAnsi="Cambria"/>
            <w:sz w:val="28"/>
            <w:szCs w:val="28"/>
          </w:rPr>
          <w:delText xml:space="preserve"> more </w:delText>
        </w:r>
        <w:r w:rsidR="00564ACF" w:rsidDel="00B149C9">
          <w:rPr>
            <w:rFonts w:ascii="Cambria" w:hAnsi="Cambria"/>
            <w:sz w:val="28"/>
            <w:szCs w:val="28"/>
          </w:rPr>
          <w:delText>bubbly</w:delText>
        </w:r>
        <w:r w:rsidR="00876ED4" w:rsidDel="00B149C9">
          <w:rPr>
            <w:rFonts w:ascii="Cambria" w:hAnsi="Cambria"/>
            <w:sz w:val="28"/>
            <w:szCs w:val="28"/>
          </w:rPr>
          <w:delText xml:space="preserve">, she </w:delText>
        </w:r>
        <w:r w:rsidR="006845F4" w:rsidDel="00B149C9">
          <w:rPr>
            <w:rFonts w:ascii="Cambria" w:hAnsi="Cambria"/>
            <w:sz w:val="28"/>
            <w:szCs w:val="28"/>
          </w:rPr>
          <w:delText xml:space="preserve">turns her </w:delText>
        </w:r>
        <w:r w:rsidR="00E14754" w:rsidDel="00B149C9">
          <w:rPr>
            <w:rFonts w:ascii="Cambria" w:hAnsi="Cambria"/>
            <w:sz w:val="28"/>
            <w:szCs w:val="28"/>
          </w:rPr>
          <w:delText xml:space="preserve">hand </w:delText>
        </w:r>
        <w:r w:rsidR="006839C3" w:rsidDel="00B149C9">
          <w:rPr>
            <w:rFonts w:ascii="Cambria" w:hAnsi="Cambria"/>
            <w:sz w:val="28"/>
            <w:szCs w:val="28"/>
          </w:rPr>
          <w:delText>carefully</w:delText>
        </w:r>
      </w:del>
      <w:ins w:id="1316" w:author="Daisy Watt" w:date="2026-06-17T06:29:00Z" w16du:dateUtc="2026-06-17T05:29:00Z">
        <w:del w:id="1317" w:author="Claire S" w:date="2026-07-17T09:23:00Z" w16du:dateUtc="2026-07-17T08:23:00Z">
          <w:r w:rsidR="00CC1AF0" w:rsidDel="00B149C9">
            <w:rPr>
              <w:rFonts w:ascii="Cambria" w:hAnsi="Cambria"/>
              <w:sz w:val="28"/>
              <w:szCs w:val="28"/>
            </w:rPr>
            <w:delText>,</w:delText>
          </w:r>
        </w:del>
      </w:ins>
      <w:del w:id="1318" w:author="Claire S" w:date="2026-07-17T09:23:00Z" w16du:dateUtc="2026-07-17T08:23:00Z">
        <w:r w:rsidR="006839C3" w:rsidDel="00B149C9">
          <w:rPr>
            <w:rFonts w:ascii="Cambria" w:hAnsi="Cambria"/>
            <w:sz w:val="28"/>
            <w:szCs w:val="28"/>
          </w:rPr>
          <w:delText xml:space="preserve"> </w:delText>
        </w:r>
        <w:r w:rsidR="00E14754" w:rsidDel="00B149C9">
          <w:rPr>
            <w:rFonts w:ascii="Cambria" w:hAnsi="Cambria"/>
            <w:sz w:val="28"/>
            <w:szCs w:val="28"/>
          </w:rPr>
          <w:delText xml:space="preserve">so </w:delText>
        </w:r>
        <w:r w:rsidR="00482424" w:rsidDel="00B149C9">
          <w:rPr>
            <w:rFonts w:ascii="Cambria" w:hAnsi="Cambria"/>
            <w:sz w:val="28"/>
            <w:szCs w:val="28"/>
          </w:rPr>
          <w:delText>the</w:delText>
        </w:r>
        <w:r w:rsidR="00A55ED4" w:rsidDel="00B149C9">
          <w:rPr>
            <w:rFonts w:ascii="Cambria" w:hAnsi="Cambria"/>
            <w:sz w:val="28"/>
            <w:szCs w:val="28"/>
          </w:rPr>
          <w:delText xml:space="preserve"> </w:delText>
        </w:r>
        <w:r w:rsidR="00BD375F" w:rsidDel="00B149C9">
          <w:rPr>
            <w:rFonts w:ascii="Cambria" w:hAnsi="Cambria"/>
            <w:sz w:val="28"/>
            <w:szCs w:val="28"/>
          </w:rPr>
          <w:delText xml:space="preserve">brilliant </w:delText>
        </w:r>
        <w:r w:rsidR="00A55ED4" w:rsidDel="00B149C9">
          <w:rPr>
            <w:rFonts w:ascii="Cambria" w:hAnsi="Cambria"/>
            <w:sz w:val="28"/>
            <w:szCs w:val="28"/>
          </w:rPr>
          <w:delText>diamond</w:delText>
        </w:r>
        <w:r w:rsidR="00482424" w:rsidDel="00B149C9">
          <w:rPr>
            <w:rFonts w:ascii="Cambria" w:hAnsi="Cambria"/>
            <w:sz w:val="28"/>
            <w:szCs w:val="28"/>
          </w:rPr>
          <w:delText xml:space="preserve"> on her ring finger </w:delText>
        </w:r>
        <w:r w:rsidR="00A55ED4" w:rsidDel="00B149C9">
          <w:rPr>
            <w:rFonts w:ascii="Cambria" w:hAnsi="Cambria"/>
            <w:sz w:val="28"/>
            <w:szCs w:val="28"/>
          </w:rPr>
          <w:delText>wink</w:delText>
        </w:r>
        <w:r w:rsidR="00E14754" w:rsidDel="00B149C9">
          <w:rPr>
            <w:rFonts w:ascii="Cambria" w:hAnsi="Cambria"/>
            <w:sz w:val="28"/>
            <w:szCs w:val="28"/>
          </w:rPr>
          <w:delText>s</w:delText>
        </w:r>
        <w:r w:rsidR="00A55ED4" w:rsidDel="00B149C9">
          <w:rPr>
            <w:rFonts w:ascii="Cambria" w:hAnsi="Cambria"/>
            <w:sz w:val="28"/>
            <w:szCs w:val="28"/>
          </w:rPr>
          <w:delText xml:space="preserve"> </w:delText>
        </w:r>
        <w:r w:rsidR="00054D8E" w:rsidDel="00B149C9">
          <w:rPr>
            <w:rFonts w:ascii="Cambria" w:hAnsi="Cambria"/>
            <w:sz w:val="28"/>
            <w:szCs w:val="28"/>
          </w:rPr>
          <w:delText>beneath</w:delText>
        </w:r>
        <w:r w:rsidR="00A55ED4" w:rsidDel="00B149C9">
          <w:rPr>
            <w:rFonts w:ascii="Cambria" w:hAnsi="Cambria"/>
            <w:sz w:val="28"/>
            <w:szCs w:val="28"/>
          </w:rPr>
          <w:delText xml:space="preserve"> the</w:delText>
        </w:r>
        <w:r w:rsidR="00BA4F9E" w:rsidDel="00B149C9">
          <w:rPr>
            <w:rFonts w:ascii="Cambria" w:hAnsi="Cambria"/>
            <w:sz w:val="28"/>
            <w:szCs w:val="28"/>
          </w:rPr>
          <w:delText xml:space="preserve"> chandelier</w:delText>
        </w:r>
        <w:r w:rsidR="001D0E66" w:rsidDel="00B149C9">
          <w:rPr>
            <w:rFonts w:ascii="Cambria" w:hAnsi="Cambria"/>
            <w:sz w:val="28"/>
            <w:szCs w:val="28"/>
          </w:rPr>
          <w:delText>’s crystals</w:delText>
        </w:r>
        <w:r w:rsidR="00BA4F9E" w:rsidDel="00B149C9">
          <w:rPr>
            <w:rFonts w:ascii="Cambria" w:hAnsi="Cambria"/>
            <w:sz w:val="28"/>
            <w:szCs w:val="28"/>
          </w:rPr>
          <w:delText>.</w:delText>
        </w:r>
        <w:r w:rsidR="0078060B" w:rsidDel="00B149C9">
          <w:rPr>
            <w:rFonts w:ascii="Cambria" w:hAnsi="Cambria"/>
            <w:sz w:val="28"/>
            <w:szCs w:val="28"/>
          </w:rPr>
          <w:delText xml:space="preserve">  </w:delText>
        </w:r>
      </w:del>
    </w:p>
    <w:p w14:paraId="7EAD5663" w14:textId="21C61C27" w:rsidR="00732E92" w:rsidDel="00B149C9" w:rsidRDefault="00780671">
      <w:pPr>
        <w:spacing w:line="360" w:lineRule="auto"/>
        <w:ind w:firstLine="720"/>
        <w:contextualSpacing/>
        <w:rPr>
          <w:del w:id="1319" w:author="Claire S" w:date="2026-07-17T09:23:00Z" w16du:dateUtc="2026-07-17T08:23:00Z"/>
          <w:rFonts w:ascii="Cambria" w:hAnsi="Cambria"/>
          <w:sz w:val="28"/>
          <w:szCs w:val="28"/>
        </w:rPr>
        <w:pPrChange w:id="1320" w:author="Daisy Watt" w:date="2026-06-17T07:02:00Z" w16du:dateUtc="2026-06-17T06:02:00Z">
          <w:pPr>
            <w:spacing w:line="360" w:lineRule="auto"/>
            <w:contextualSpacing/>
          </w:pPr>
        </w:pPrChange>
      </w:pPr>
      <w:del w:id="1321" w:author="Claire S" w:date="2026-07-17T09:23:00Z" w16du:dateUtc="2026-07-17T08:23:00Z">
        <w:r w:rsidDel="00B149C9">
          <w:rPr>
            <w:rFonts w:ascii="Cambria" w:hAnsi="Cambria"/>
            <w:sz w:val="28"/>
            <w:szCs w:val="28"/>
          </w:rPr>
          <w:tab/>
        </w:r>
        <w:r w:rsidR="006839C3" w:rsidRPr="007316EF" w:rsidDel="00B149C9">
          <w:rPr>
            <w:rFonts w:ascii="Cambria" w:hAnsi="Cambria"/>
            <w:i/>
            <w:iCs/>
            <w:sz w:val="28"/>
            <w:szCs w:val="28"/>
          </w:rPr>
          <w:delText>Thank you</w:delText>
        </w:r>
      </w:del>
      <w:ins w:id="1322" w:author="Daisy Watt" w:date="2026-06-16T18:10:00Z" w16du:dateUtc="2026-06-16T17:10:00Z">
        <w:del w:id="1323" w:author="Claire S" w:date="2026-07-17T09:23:00Z" w16du:dateUtc="2026-07-17T08:23:00Z">
          <w:r w:rsidR="0055308E" w:rsidDel="00B149C9">
            <w:rPr>
              <w:rFonts w:ascii="Cambria" w:hAnsi="Cambria"/>
              <w:i/>
              <w:iCs/>
              <w:sz w:val="28"/>
              <w:szCs w:val="28"/>
            </w:rPr>
            <w:delText>,</w:delText>
          </w:r>
        </w:del>
      </w:ins>
      <w:del w:id="1324" w:author="Claire S" w:date="2026-07-17T09:23:00Z" w16du:dateUtc="2026-07-17T08:23:00Z">
        <w:r w:rsidR="006839C3" w:rsidRPr="007316EF" w:rsidDel="00B149C9">
          <w:rPr>
            <w:rFonts w:ascii="Cambria" w:hAnsi="Cambria"/>
            <w:i/>
            <w:iCs/>
            <w:sz w:val="28"/>
            <w:szCs w:val="28"/>
          </w:rPr>
          <w:delText xml:space="preserve"> Tiffanys</w:delText>
        </w:r>
        <w:r w:rsidR="006839C3" w:rsidDel="00B149C9">
          <w:rPr>
            <w:rFonts w:ascii="Cambria" w:hAnsi="Cambria"/>
            <w:sz w:val="28"/>
            <w:szCs w:val="28"/>
          </w:rPr>
          <w:delText xml:space="preserve">! </w:delText>
        </w:r>
        <w:r w:rsidR="007316EF" w:rsidDel="00B149C9">
          <w:rPr>
            <w:rFonts w:ascii="Cambria" w:hAnsi="Cambria"/>
            <w:sz w:val="28"/>
            <w:szCs w:val="28"/>
          </w:rPr>
          <w:delText xml:space="preserve">And </w:delText>
        </w:r>
        <w:r w:rsidR="007316EF" w:rsidRPr="0055308E" w:rsidDel="00B149C9">
          <w:rPr>
            <w:rFonts w:ascii="Cambria" w:hAnsi="Cambria"/>
            <w:i/>
            <w:iCs/>
            <w:sz w:val="28"/>
            <w:szCs w:val="28"/>
            <w:rPrChange w:id="1325" w:author="Daisy Watt" w:date="2026-06-16T18:10:00Z" w16du:dateUtc="2026-06-16T17:10:00Z">
              <w:rPr>
                <w:rFonts w:ascii="Cambria" w:hAnsi="Cambria"/>
                <w:sz w:val="28"/>
                <w:szCs w:val="28"/>
              </w:rPr>
            </w:rPrChange>
          </w:rPr>
          <w:delText>thank you</w:delText>
        </w:r>
      </w:del>
      <w:ins w:id="1326" w:author="Daisy Watt" w:date="2026-06-16T18:11:00Z" w16du:dateUtc="2026-06-16T17:11:00Z">
        <w:del w:id="1327" w:author="Claire S" w:date="2026-07-17T09:23:00Z" w16du:dateUtc="2026-07-17T08:23:00Z">
          <w:r w:rsidR="0055308E" w:rsidDel="00B149C9">
            <w:rPr>
              <w:rFonts w:ascii="Cambria" w:hAnsi="Cambria"/>
              <w:sz w:val="28"/>
              <w:szCs w:val="28"/>
            </w:rPr>
            <w:delText xml:space="preserve"> to</w:delText>
          </w:r>
        </w:del>
      </w:ins>
      <w:del w:id="1328" w:author="Claire S" w:date="2026-07-17T09:23:00Z" w16du:dateUtc="2026-07-17T08:23:00Z">
        <w:r w:rsidR="00054D8E" w:rsidDel="00B149C9">
          <w:rPr>
            <w:rFonts w:ascii="Cambria" w:hAnsi="Cambria"/>
            <w:sz w:val="28"/>
            <w:szCs w:val="28"/>
          </w:rPr>
          <w:delText>,</w:delText>
        </w:r>
        <w:r w:rsidR="007316EF" w:rsidDel="00B149C9">
          <w:rPr>
            <w:rFonts w:ascii="Cambria" w:hAnsi="Cambria"/>
            <w:sz w:val="28"/>
            <w:szCs w:val="28"/>
          </w:rPr>
          <w:delText xml:space="preserve"> her</w:delText>
        </w:r>
        <w:r w:rsidDel="00B149C9">
          <w:rPr>
            <w:rFonts w:ascii="Cambria" w:hAnsi="Cambria"/>
            <w:sz w:val="28"/>
            <w:szCs w:val="28"/>
          </w:rPr>
          <w:delText xml:space="preserve"> </w:delText>
        </w:r>
      </w:del>
      <w:ins w:id="1329" w:author="Daisy Watt" w:date="2026-06-16T18:11:00Z" w16du:dateUtc="2026-06-16T17:11:00Z">
        <w:del w:id="1330" w:author="Claire S" w:date="2026-07-17T09:23:00Z" w16du:dateUtc="2026-07-17T08:23:00Z">
          <w:r w:rsidR="0055308E" w:rsidDel="00B149C9">
            <w:rPr>
              <w:rFonts w:ascii="Cambria" w:hAnsi="Cambria"/>
              <w:sz w:val="28"/>
              <w:szCs w:val="28"/>
            </w:rPr>
            <w:delText xml:space="preserve">Savannah’s </w:delText>
          </w:r>
        </w:del>
      </w:ins>
      <w:del w:id="1331" w:author="Claire S" w:date="2026-07-17T09:23:00Z" w16du:dateUtc="2026-07-17T08:23:00Z">
        <w:r w:rsidR="00E14754" w:rsidDel="00B149C9">
          <w:rPr>
            <w:rFonts w:ascii="Cambria" w:hAnsi="Cambria"/>
            <w:sz w:val="28"/>
            <w:szCs w:val="28"/>
          </w:rPr>
          <w:delText xml:space="preserve">to-die-for </w:delText>
        </w:r>
        <w:r w:rsidR="00AD35C5" w:rsidDel="00B149C9">
          <w:rPr>
            <w:rFonts w:ascii="Cambria" w:hAnsi="Cambria"/>
            <w:sz w:val="28"/>
            <w:szCs w:val="28"/>
          </w:rPr>
          <w:delText xml:space="preserve">editor </w:delText>
        </w:r>
        <w:r w:rsidR="00046D7B" w:rsidDel="00B149C9">
          <w:rPr>
            <w:rFonts w:ascii="Cambria" w:hAnsi="Cambria"/>
            <w:sz w:val="28"/>
            <w:szCs w:val="28"/>
          </w:rPr>
          <w:delText>f</w:delText>
        </w:r>
        <w:r w:rsidR="006528BE" w:rsidDel="00B149C9">
          <w:rPr>
            <w:rFonts w:ascii="Cambria" w:hAnsi="Cambria"/>
            <w:sz w:val="28"/>
            <w:szCs w:val="28"/>
          </w:rPr>
          <w:delText>iancé</w:delText>
        </w:r>
      </w:del>
      <w:ins w:id="1332" w:author="Daisy Watt" w:date="2026-06-16T18:11:00Z" w16du:dateUtc="2026-06-16T17:11:00Z">
        <w:del w:id="1333" w:author="Claire S" w:date="2026-07-17T09:23:00Z" w16du:dateUtc="2026-07-17T08:23:00Z">
          <w:r w:rsidR="0055308E" w:rsidDel="00B149C9">
            <w:rPr>
              <w:rFonts w:ascii="Cambria" w:hAnsi="Cambria"/>
              <w:sz w:val="28"/>
              <w:szCs w:val="28"/>
            </w:rPr>
            <w:delText>,</w:delText>
          </w:r>
        </w:del>
      </w:ins>
      <w:del w:id="1334" w:author="Claire S" w:date="2026-07-17T09:23:00Z" w16du:dateUtc="2026-07-17T08:23:00Z">
        <w:r w:rsidDel="00B149C9">
          <w:rPr>
            <w:rFonts w:ascii="Cambria" w:hAnsi="Cambria"/>
            <w:sz w:val="28"/>
            <w:szCs w:val="28"/>
          </w:rPr>
          <w:delText xml:space="preserve"> Dex</w:delText>
        </w:r>
      </w:del>
      <w:ins w:id="1335" w:author="Daisy Watt" w:date="2026-06-17T06:52:00Z" w16du:dateUtc="2026-06-17T05:52:00Z">
        <w:del w:id="1336" w:author="Claire S" w:date="2026-07-17T09:23:00Z" w16du:dateUtc="2026-07-17T08:23:00Z">
          <w:r w:rsidR="00BE2687" w:rsidDel="00B149C9">
            <w:rPr>
              <w:rFonts w:ascii="Cambria" w:hAnsi="Cambria"/>
              <w:sz w:val="28"/>
              <w:szCs w:val="28"/>
            </w:rPr>
            <w:delText>.</w:delText>
          </w:r>
        </w:del>
      </w:ins>
      <w:del w:id="1337" w:author="Claire S" w:date="2026-07-17T09:23:00Z" w16du:dateUtc="2026-07-17T08:23:00Z">
        <w:r w:rsidR="007316EF" w:rsidDel="00B149C9">
          <w:rPr>
            <w:rFonts w:ascii="Cambria" w:hAnsi="Cambria"/>
            <w:sz w:val="28"/>
            <w:szCs w:val="28"/>
          </w:rPr>
          <w:delText xml:space="preserve"> </w:delText>
        </w:r>
      </w:del>
      <w:ins w:id="1338" w:author="Daisy Watt" w:date="2026-06-17T06:52:00Z" w16du:dateUtc="2026-06-17T05:52:00Z">
        <w:del w:id="1339" w:author="Claire S" w:date="2026-07-17T09:23:00Z" w16du:dateUtc="2026-07-17T08:23:00Z">
          <w:r w:rsidR="00BE2687" w:rsidDel="00B149C9">
            <w:rPr>
              <w:rFonts w:ascii="Cambria" w:hAnsi="Cambria"/>
              <w:sz w:val="28"/>
              <w:szCs w:val="28"/>
            </w:rPr>
            <w:delText>H</w:delText>
          </w:r>
        </w:del>
      </w:ins>
      <w:del w:id="1340" w:author="Claire S" w:date="2026-07-17T09:23:00Z" w16du:dateUtc="2026-07-17T08:23:00Z">
        <w:r w:rsidR="007316EF" w:rsidDel="00B149C9">
          <w:rPr>
            <w:rFonts w:ascii="Cambria" w:hAnsi="Cambria"/>
            <w:sz w:val="28"/>
            <w:szCs w:val="28"/>
          </w:rPr>
          <w:delText>– he’</w:delText>
        </w:r>
        <w:r w:rsidR="00E14754" w:rsidDel="00B149C9">
          <w:rPr>
            <w:rFonts w:ascii="Cambria" w:hAnsi="Cambria"/>
            <w:sz w:val="28"/>
            <w:szCs w:val="28"/>
          </w:rPr>
          <w:delText>s</w:delText>
        </w:r>
        <w:r w:rsidR="007316EF" w:rsidDel="00B149C9">
          <w:rPr>
            <w:rFonts w:ascii="Cambria" w:hAnsi="Cambria"/>
            <w:sz w:val="28"/>
            <w:szCs w:val="28"/>
          </w:rPr>
          <w:delText xml:space="preserve"> really</w:delText>
        </w:r>
        <w:r w:rsidR="00E14754" w:rsidDel="00B149C9">
          <w:rPr>
            <w:rFonts w:ascii="Cambria" w:hAnsi="Cambria"/>
            <w:sz w:val="28"/>
            <w:szCs w:val="28"/>
          </w:rPr>
          <w:delText xml:space="preserve"> </w:delText>
        </w:r>
        <w:r w:rsidR="00482424" w:rsidDel="00B149C9">
          <w:rPr>
            <w:rFonts w:ascii="Cambria" w:hAnsi="Cambria"/>
            <w:sz w:val="28"/>
            <w:szCs w:val="28"/>
          </w:rPr>
          <w:delText>surpassed himself</w:delText>
        </w:r>
        <w:r w:rsidR="00054D8E" w:rsidDel="00B149C9">
          <w:rPr>
            <w:rFonts w:ascii="Cambria" w:hAnsi="Cambria"/>
            <w:sz w:val="28"/>
            <w:szCs w:val="28"/>
          </w:rPr>
          <w:delText xml:space="preserve"> this time</w:delText>
        </w:r>
        <w:r w:rsidR="006528BE" w:rsidDel="00B149C9">
          <w:rPr>
            <w:rFonts w:ascii="Cambria" w:hAnsi="Cambria"/>
            <w:sz w:val="28"/>
            <w:szCs w:val="28"/>
          </w:rPr>
          <w:delText xml:space="preserve"> - even if </w:delText>
        </w:r>
        <w:r w:rsidR="006528BE" w:rsidRPr="00FE4850" w:rsidDel="00B149C9">
          <w:rPr>
            <w:rFonts w:ascii="Cambria" w:hAnsi="Cambria"/>
            <w:sz w:val="28"/>
            <w:szCs w:val="28"/>
          </w:rPr>
          <w:delText>Best Editor</w:delText>
        </w:r>
        <w:r w:rsidR="006528BE" w:rsidDel="00B149C9">
          <w:rPr>
            <w:rFonts w:ascii="Cambria" w:hAnsi="Cambria"/>
            <w:sz w:val="28"/>
            <w:szCs w:val="28"/>
          </w:rPr>
          <w:delText xml:space="preserve"> did go to that deadly cosy crime guy.  </w:delText>
        </w:r>
        <w:r w:rsidR="00732E92" w:rsidDel="00B149C9">
          <w:rPr>
            <w:rFonts w:ascii="Cambria" w:hAnsi="Cambria"/>
            <w:sz w:val="28"/>
            <w:szCs w:val="28"/>
          </w:rPr>
          <w:delText>But nothing can detract from Dex’s sex appeal. I</w:delText>
        </w:r>
      </w:del>
      <w:ins w:id="1341" w:author="Daisy Watt" w:date="2026-06-17T06:52:00Z" w16du:dateUtc="2026-06-17T05:52:00Z">
        <w:del w:id="1342" w:author="Claire S" w:date="2026-07-17T09:23:00Z" w16du:dateUtc="2026-07-17T08:23:00Z">
          <w:r w:rsidR="00BE2687" w:rsidDel="00B149C9">
            <w:rPr>
              <w:rFonts w:ascii="Cambria" w:hAnsi="Cambria"/>
              <w:sz w:val="28"/>
              <w:szCs w:val="28"/>
            </w:rPr>
            <w:delText>tonight</w:delText>
          </w:r>
        </w:del>
      </w:ins>
      <w:ins w:id="1343" w:author="Daisy Watt" w:date="2026-06-17T06:54:00Z" w16du:dateUtc="2026-06-17T05:54:00Z">
        <w:del w:id="1344" w:author="Claire S" w:date="2026-07-17T09:23:00Z" w16du:dateUtc="2026-07-17T08:23:00Z">
          <w:r w:rsidR="00BE2687" w:rsidDel="00B149C9">
            <w:rPr>
              <w:rFonts w:ascii="Cambria" w:hAnsi="Cambria"/>
              <w:sz w:val="28"/>
              <w:szCs w:val="28"/>
            </w:rPr>
            <w:delText>,</w:delText>
          </w:r>
        </w:del>
      </w:ins>
      <w:ins w:id="1345" w:author="Daisy Watt" w:date="2026-06-17T06:52:00Z" w16du:dateUtc="2026-06-17T05:52:00Z">
        <w:del w:id="1346" w:author="Claire S" w:date="2026-07-17T09:23:00Z" w16du:dateUtc="2026-07-17T08:23:00Z">
          <w:r w:rsidR="00BE2687" w:rsidDel="00B149C9">
            <w:rPr>
              <w:rFonts w:ascii="Cambria" w:hAnsi="Cambria"/>
              <w:sz w:val="28"/>
              <w:szCs w:val="28"/>
            </w:rPr>
            <w:delText xml:space="preserve"> i</w:delText>
          </w:r>
        </w:del>
      </w:ins>
      <w:del w:id="1347" w:author="Claire S" w:date="2026-07-17T09:23:00Z" w16du:dateUtc="2026-07-17T08:23:00Z">
        <w:r w:rsidR="00732E92" w:rsidDel="00B149C9">
          <w:rPr>
            <w:rFonts w:ascii="Cambria" w:hAnsi="Cambria"/>
            <w:sz w:val="28"/>
            <w:szCs w:val="28"/>
          </w:rPr>
          <w:delText>n his Hugo Boss tux,</w:delText>
        </w:r>
      </w:del>
      <w:ins w:id="1348" w:author="Daisy Watt" w:date="2026-06-17T06:54:00Z" w16du:dateUtc="2026-06-17T05:54:00Z">
        <w:del w:id="1349" w:author="Claire S" w:date="2026-07-17T09:23:00Z" w16du:dateUtc="2026-07-17T08:23:00Z">
          <w:r w:rsidR="00BE2687" w:rsidDel="00B149C9">
            <w:rPr>
              <w:rFonts w:ascii="Cambria" w:hAnsi="Cambria"/>
              <w:sz w:val="28"/>
              <w:szCs w:val="28"/>
            </w:rPr>
            <w:delText xml:space="preserve"> with</w:delText>
          </w:r>
        </w:del>
      </w:ins>
      <w:del w:id="1350" w:author="Claire S" w:date="2026-07-17T09:23:00Z" w16du:dateUtc="2026-07-17T08:23:00Z">
        <w:r w:rsidR="00732E92" w:rsidDel="00B149C9">
          <w:rPr>
            <w:rFonts w:ascii="Cambria" w:hAnsi="Cambria"/>
            <w:sz w:val="28"/>
            <w:szCs w:val="28"/>
          </w:rPr>
          <w:delText xml:space="preserve"> salt</w:delText>
        </w:r>
      </w:del>
      <w:ins w:id="1351" w:author="Daisy Watt" w:date="2026-06-17T06:54:00Z" w16du:dateUtc="2026-06-17T05:54:00Z">
        <w:del w:id="1352" w:author="Claire S" w:date="2026-07-17T09:23:00Z" w16du:dateUtc="2026-07-17T08:23:00Z">
          <w:r w:rsidR="00BE2687" w:rsidDel="00B149C9">
            <w:rPr>
              <w:rFonts w:ascii="Cambria" w:hAnsi="Cambria"/>
              <w:sz w:val="28"/>
              <w:szCs w:val="28"/>
            </w:rPr>
            <w:delText>-</w:delText>
          </w:r>
        </w:del>
      </w:ins>
      <w:del w:id="1353" w:author="Claire S" w:date="2026-07-17T09:23:00Z" w16du:dateUtc="2026-07-17T08:23:00Z">
        <w:r w:rsidR="00732E92" w:rsidDel="00B149C9">
          <w:rPr>
            <w:rFonts w:ascii="Cambria" w:hAnsi="Cambria"/>
            <w:sz w:val="28"/>
            <w:szCs w:val="28"/>
          </w:rPr>
          <w:delText xml:space="preserve"> and</w:delText>
        </w:r>
      </w:del>
      <w:ins w:id="1354" w:author="Daisy Watt" w:date="2026-06-17T06:54:00Z" w16du:dateUtc="2026-06-17T05:54:00Z">
        <w:del w:id="1355" w:author="Claire S" w:date="2026-07-17T09:23:00Z" w16du:dateUtc="2026-07-17T08:23:00Z">
          <w:r w:rsidR="00BE2687" w:rsidDel="00B149C9">
            <w:rPr>
              <w:rFonts w:ascii="Cambria" w:hAnsi="Cambria"/>
              <w:sz w:val="28"/>
              <w:szCs w:val="28"/>
            </w:rPr>
            <w:delText>-</w:delText>
          </w:r>
        </w:del>
      </w:ins>
      <w:del w:id="1356" w:author="Claire S" w:date="2026-07-17T09:23:00Z" w16du:dateUtc="2026-07-17T08:23:00Z">
        <w:r w:rsidR="00732E92" w:rsidDel="00B149C9">
          <w:rPr>
            <w:rFonts w:ascii="Cambria" w:hAnsi="Cambria"/>
            <w:sz w:val="28"/>
            <w:szCs w:val="28"/>
          </w:rPr>
          <w:delText xml:space="preserve"> pepper hair slicked back, h</w:delText>
        </w:r>
      </w:del>
      <w:ins w:id="1357" w:author="Daisy Watt" w:date="2026-06-17T06:54:00Z" w16du:dateUtc="2026-06-17T05:54:00Z">
        <w:del w:id="1358" w:author="Claire S" w:date="2026-07-17T09:23:00Z" w16du:dateUtc="2026-07-17T08:23:00Z">
          <w:r w:rsidR="00BE2687" w:rsidDel="00B149C9">
            <w:rPr>
              <w:rFonts w:ascii="Cambria" w:hAnsi="Cambria"/>
              <w:sz w:val="28"/>
              <w:szCs w:val="28"/>
            </w:rPr>
            <w:delText>. H</w:delText>
          </w:r>
        </w:del>
      </w:ins>
      <w:del w:id="1359" w:author="Claire S" w:date="2026-07-17T09:23:00Z" w16du:dateUtc="2026-07-17T08:23:00Z">
        <w:r w:rsidR="00732E92" w:rsidDel="00B149C9">
          <w:rPr>
            <w:rFonts w:ascii="Cambria" w:hAnsi="Cambria"/>
            <w:sz w:val="28"/>
            <w:szCs w:val="28"/>
          </w:rPr>
          <w:delText xml:space="preserve">e’s </w:delText>
        </w:r>
        <w:r w:rsidR="00732E92" w:rsidRPr="00527D30" w:rsidDel="00B149C9">
          <w:rPr>
            <w:rFonts w:ascii="Cambria" w:hAnsi="Cambria"/>
            <w:i/>
            <w:iCs/>
            <w:sz w:val="28"/>
            <w:szCs w:val="28"/>
          </w:rPr>
          <w:delText>so</w:delText>
        </w:r>
        <w:r w:rsidR="00732E92" w:rsidDel="00B149C9">
          <w:rPr>
            <w:rFonts w:ascii="Cambria" w:hAnsi="Cambria"/>
            <w:sz w:val="28"/>
            <w:szCs w:val="28"/>
          </w:rPr>
          <w:delText xml:space="preserve"> foxy, Savannah could </w:delText>
        </w:r>
      </w:del>
      <w:ins w:id="1360" w:author="Daisy Watt" w:date="2026-06-17T06:53:00Z" w16du:dateUtc="2026-06-17T05:53:00Z">
        <w:del w:id="1361" w:author="Claire S" w:date="2026-07-17T09:23:00Z" w16du:dateUtc="2026-07-17T08:23:00Z">
          <w:r w:rsidR="00BE2687" w:rsidDel="00B149C9">
            <w:rPr>
              <w:rFonts w:ascii="Cambria" w:hAnsi="Cambria"/>
              <w:sz w:val="28"/>
              <w:szCs w:val="28"/>
            </w:rPr>
            <w:delText xml:space="preserve">have </w:delText>
          </w:r>
        </w:del>
      </w:ins>
      <w:del w:id="1362" w:author="Claire S" w:date="2026-07-17T09:23:00Z" w16du:dateUtc="2026-07-17T08:23:00Z">
        <w:r w:rsidR="00732E92" w:rsidDel="00B149C9">
          <w:rPr>
            <w:rFonts w:ascii="Cambria" w:hAnsi="Cambria"/>
            <w:sz w:val="28"/>
            <w:szCs w:val="28"/>
          </w:rPr>
          <w:delText>eat</w:delText>
        </w:r>
      </w:del>
      <w:ins w:id="1363" w:author="Daisy Watt" w:date="2026-06-17T06:53:00Z" w16du:dateUtc="2026-06-17T05:53:00Z">
        <w:del w:id="1364" w:author="Claire S" w:date="2026-07-17T09:23:00Z" w16du:dateUtc="2026-07-17T08:23:00Z">
          <w:r w:rsidR="00BE2687" w:rsidDel="00B149C9">
            <w:rPr>
              <w:rFonts w:ascii="Cambria" w:hAnsi="Cambria"/>
              <w:sz w:val="28"/>
              <w:szCs w:val="28"/>
            </w:rPr>
            <w:delText>en</w:delText>
          </w:r>
        </w:del>
      </w:ins>
      <w:del w:id="1365" w:author="Claire S" w:date="2026-07-17T09:23:00Z" w16du:dateUtc="2026-07-17T08:23:00Z">
        <w:r w:rsidR="00732E92" w:rsidDel="00B149C9">
          <w:rPr>
            <w:rFonts w:ascii="Cambria" w:hAnsi="Cambria"/>
            <w:sz w:val="28"/>
            <w:szCs w:val="28"/>
          </w:rPr>
          <w:delText xml:space="preserve"> him all up</w:delText>
        </w:r>
      </w:del>
      <w:del w:id="1366" w:author="Claire S" w:date="2026-05-25T20:44:00Z" w16du:dateUtc="2026-05-25T19:44:00Z">
        <w:r w:rsidR="0089702B" w:rsidDel="000B0E9B">
          <w:rPr>
            <w:rFonts w:ascii="Cambria" w:hAnsi="Cambria"/>
            <w:sz w:val="28"/>
            <w:szCs w:val="28"/>
          </w:rPr>
          <w:delText xml:space="preserve"> -</w:delText>
        </w:r>
      </w:del>
      <w:del w:id="1367" w:author="Claire S" w:date="2026-07-17T09:23:00Z" w16du:dateUtc="2026-07-17T08:23:00Z">
        <w:r w:rsidR="00732E92" w:rsidDel="00B149C9">
          <w:rPr>
            <w:rFonts w:ascii="Cambria" w:hAnsi="Cambria"/>
            <w:sz w:val="28"/>
            <w:szCs w:val="28"/>
          </w:rPr>
          <w:delText xml:space="preserve"> if she had any appetite left</w:delText>
        </w:r>
      </w:del>
      <w:del w:id="1368" w:author="Claire S" w:date="2026-05-25T11:47:00Z" w16du:dateUtc="2026-05-25T10:47:00Z">
        <w:r w:rsidR="00732E92" w:rsidDel="00823747">
          <w:rPr>
            <w:rFonts w:ascii="Cambria" w:hAnsi="Cambria"/>
            <w:sz w:val="28"/>
            <w:szCs w:val="28"/>
          </w:rPr>
          <w:delText>.</w:delText>
        </w:r>
      </w:del>
      <w:ins w:id="1369" w:author="Daisy Watt" w:date="2026-06-17T07:02:00Z" w16du:dateUtc="2026-06-17T06:02:00Z">
        <w:del w:id="1370" w:author="Claire S" w:date="2026-07-17T09:23:00Z" w16du:dateUtc="2026-07-17T08:23:00Z">
          <w:r w:rsidR="00F769D6" w:rsidDel="00B149C9">
            <w:rPr>
              <w:rFonts w:ascii="Cambria" w:hAnsi="Cambria"/>
              <w:sz w:val="28"/>
              <w:szCs w:val="28"/>
            </w:rPr>
            <w:delText xml:space="preserve"> </w:delText>
          </w:r>
        </w:del>
      </w:ins>
      <w:ins w:id="1371" w:author="Daisy Watt" w:date="2026-06-17T07:04:00Z" w16du:dateUtc="2026-06-17T06:04:00Z">
        <w:del w:id="1372" w:author="Claire S" w:date="2026-07-17T09:23:00Z" w16du:dateUtc="2026-07-17T08:23:00Z">
          <w:r w:rsidR="00F769D6" w:rsidDel="00B149C9">
            <w:rPr>
              <w:rFonts w:ascii="Cambria" w:hAnsi="Cambria"/>
              <w:sz w:val="28"/>
              <w:szCs w:val="28"/>
            </w:rPr>
            <w:delText>As a wise woman once said, y</w:delText>
          </w:r>
        </w:del>
      </w:ins>
      <w:ins w:id="1373" w:author="Daisy Watt" w:date="2026-06-17T07:02:00Z" w16du:dateUtc="2026-06-17T06:02:00Z">
        <w:del w:id="1374" w:author="Claire S" w:date="2026-07-17T09:23:00Z" w16du:dateUtc="2026-07-17T08:23:00Z">
          <w:r w:rsidR="00F769D6" w:rsidDel="00B149C9">
            <w:rPr>
              <w:rFonts w:ascii="Cambria" w:hAnsi="Cambria"/>
              <w:sz w:val="28"/>
              <w:szCs w:val="28"/>
            </w:rPr>
            <w:delText xml:space="preserve">ou can never be too rich or </w:delText>
          </w:r>
        </w:del>
      </w:ins>
      <w:ins w:id="1375" w:author="Daisy Watt" w:date="2026-06-17T07:04:00Z" w16du:dateUtc="2026-06-17T06:04:00Z">
        <w:del w:id="1376" w:author="Claire S" w:date="2026-07-17T09:23:00Z" w16du:dateUtc="2026-07-17T08:23:00Z">
          <w:r w:rsidR="00F769D6" w:rsidDel="00B149C9">
            <w:rPr>
              <w:rFonts w:ascii="Cambria" w:hAnsi="Cambria"/>
              <w:sz w:val="28"/>
              <w:szCs w:val="28"/>
            </w:rPr>
            <w:delText xml:space="preserve">too </w:delText>
          </w:r>
        </w:del>
      </w:ins>
      <w:ins w:id="1377" w:author="Daisy Watt" w:date="2026-06-17T07:02:00Z" w16du:dateUtc="2026-06-17T06:02:00Z">
        <w:del w:id="1378" w:author="Claire S" w:date="2026-07-17T09:23:00Z" w16du:dateUtc="2026-07-17T08:23:00Z">
          <w:r w:rsidR="00F769D6" w:rsidDel="00B149C9">
            <w:rPr>
              <w:rFonts w:ascii="Cambria" w:hAnsi="Cambria"/>
              <w:sz w:val="28"/>
              <w:szCs w:val="28"/>
            </w:rPr>
            <w:delText>thin.</w:delText>
          </w:r>
        </w:del>
      </w:ins>
    </w:p>
    <w:p w14:paraId="65132AF6" w14:textId="116B8418" w:rsidR="0087087C" w:rsidDel="009A6A35" w:rsidRDefault="002B1C50" w:rsidP="001B2B1B">
      <w:pPr>
        <w:spacing w:line="360" w:lineRule="auto"/>
        <w:ind w:firstLine="720"/>
        <w:contextualSpacing/>
        <w:rPr>
          <w:del w:id="1379" w:author="Claire S" w:date="2026-05-25T20:45:00Z" w16du:dateUtc="2026-05-25T19:45:00Z"/>
          <w:rFonts w:ascii="Cambria" w:hAnsi="Cambria"/>
          <w:sz w:val="28"/>
          <w:szCs w:val="28"/>
        </w:rPr>
      </w:pPr>
      <w:del w:id="1380" w:author="Claire S" w:date="2026-05-25T20:44:00Z" w16du:dateUtc="2026-05-25T19:44:00Z">
        <w:r w:rsidDel="009A6A35">
          <w:rPr>
            <w:rFonts w:ascii="Cambria" w:hAnsi="Cambria"/>
            <w:sz w:val="28"/>
            <w:szCs w:val="28"/>
          </w:rPr>
          <w:delText>In fact</w:delText>
        </w:r>
      </w:del>
      <w:del w:id="1381" w:author="Claire S" w:date="2026-07-17T09:23:00Z" w16du:dateUtc="2026-07-17T08:23:00Z">
        <w:r w:rsidDel="00B149C9">
          <w:rPr>
            <w:rFonts w:ascii="Cambria" w:hAnsi="Cambria"/>
            <w:sz w:val="28"/>
            <w:szCs w:val="28"/>
          </w:rPr>
          <w:delText>, t</w:delText>
        </w:r>
        <w:r w:rsidR="00074174" w:rsidDel="00B149C9">
          <w:rPr>
            <w:rFonts w:ascii="Cambria" w:hAnsi="Cambria"/>
            <w:sz w:val="28"/>
            <w:szCs w:val="28"/>
          </w:rPr>
          <w:delText>he</w:delText>
        </w:r>
        <w:r w:rsidR="00CC1A4F" w:rsidDel="00B149C9">
          <w:rPr>
            <w:rFonts w:ascii="Cambria" w:hAnsi="Cambria"/>
            <w:sz w:val="28"/>
            <w:szCs w:val="28"/>
          </w:rPr>
          <w:delText xml:space="preserve"> </w:delText>
        </w:r>
        <w:r w:rsidR="00A64193" w:rsidDel="00B149C9">
          <w:rPr>
            <w:rFonts w:ascii="Cambria" w:hAnsi="Cambria"/>
            <w:sz w:val="28"/>
            <w:szCs w:val="28"/>
          </w:rPr>
          <w:delText>g</w:delText>
        </w:r>
        <w:r w:rsidR="00CC1A4F" w:rsidDel="00B149C9">
          <w:rPr>
            <w:rFonts w:ascii="Cambria" w:hAnsi="Cambria"/>
            <w:sz w:val="28"/>
            <w:szCs w:val="28"/>
          </w:rPr>
          <w:delText xml:space="preserve">reat </w:delText>
        </w:r>
      </w:del>
      <w:ins w:id="1382" w:author="Daisy Watt" w:date="2026-06-16T18:12:00Z" w16du:dateUtc="2026-06-16T17:12:00Z">
        <w:del w:id="1383" w:author="Claire S" w:date="2026-07-17T09:23:00Z" w16du:dateUtc="2026-07-17T08:23:00Z">
          <w:r w:rsidR="0055308E" w:rsidDel="00B149C9">
            <w:rPr>
              <w:rFonts w:ascii="Cambria" w:hAnsi="Cambria"/>
              <w:sz w:val="28"/>
              <w:szCs w:val="28"/>
            </w:rPr>
            <w:delText>b</w:delText>
          </w:r>
        </w:del>
      </w:ins>
      <w:del w:id="1384" w:author="Claire S" w:date="2026-07-17T09:23:00Z" w16du:dateUtc="2026-07-17T08:23:00Z">
        <w:r w:rsidR="00CC1A4F" w:rsidDel="00B149C9">
          <w:rPr>
            <w:rFonts w:ascii="Cambria" w:hAnsi="Cambria"/>
            <w:sz w:val="28"/>
            <w:szCs w:val="28"/>
          </w:rPr>
          <w:delText xml:space="preserve">Ballroom </w:delText>
        </w:r>
        <w:r w:rsidR="00A64193" w:rsidDel="00B149C9">
          <w:rPr>
            <w:rFonts w:ascii="Cambria" w:hAnsi="Cambria"/>
            <w:sz w:val="28"/>
            <w:szCs w:val="28"/>
          </w:rPr>
          <w:delText>of London’s grandest hotel</w:delText>
        </w:r>
        <w:r w:rsidR="00E229A0" w:rsidDel="00B149C9">
          <w:rPr>
            <w:rFonts w:ascii="Cambria" w:hAnsi="Cambria"/>
            <w:sz w:val="28"/>
            <w:szCs w:val="28"/>
          </w:rPr>
          <w:delText xml:space="preserve"> is</w:delText>
        </w:r>
        <w:r w:rsidR="00482424" w:rsidDel="00B149C9">
          <w:rPr>
            <w:rFonts w:ascii="Cambria" w:hAnsi="Cambria"/>
            <w:sz w:val="28"/>
            <w:szCs w:val="28"/>
          </w:rPr>
          <w:delText xml:space="preserve"> </w:delText>
        </w:r>
        <w:r w:rsidR="001D0E66" w:rsidDel="00B149C9">
          <w:rPr>
            <w:rFonts w:ascii="Cambria" w:hAnsi="Cambria"/>
            <w:sz w:val="28"/>
            <w:szCs w:val="28"/>
          </w:rPr>
          <w:delText xml:space="preserve">almost </w:delText>
        </w:r>
        <w:r w:rsidR="00CC510B" w:rsidDel="00B149C9">
          <w:rPr>
            <w:rFonts w:ascii="Cambria" w:hAnsi="Cambria"/>
            <w:sz w:val="28"/>
            <w:szCs w:val="28"/>
          </w:rPr>
          <w:delText xml:space="preserve">as </w:delText>
        </w:r>
        <w:r w:rsidR="002A0A06" w:rsidDel="00B149C9">
          <w:rPr>
            <w:rFonts w:ascii="Cambria" w:hAnsi="Cambria"/>
            <w:sz w:val="28"/>
            <w:szCs w:val="28"/>
          </w:rPr>
          <w:delText xml:space="preserve">shimmering </w:delText>
        </w:r>
      </w:del>
      <w:del w:id="1385" w:author="Claire S" w:date="2026-05-13T15:12:00Z" w16du:dateUtc="2026-05-13T14:12:00Z">
        <w:r w:rsidR="002A0A06" w:rsidDel="00DB0EF1">
          <w:rPr>
            <w:rFonts w:ascii="Cambria" w:hAnsi="Cambria"/>
            <w:sz w:val="28"/>
            <w:szCs w:val="28"/>
          </w:rPr>
          <w:delText>and golden</w:delText>
        </w:r>
        <w:r w:rsidR="00E229A0" w:rsidDel="00DB0EF1">
          <w:rPr>
            <w:rFonts w:ascii="Cambria" w:hAnsi="Cambria"/>
            <w:sz w:val="28"/>
            <w:szCs w:val="28"/>
          </w:rPr>
          <w:delText xml:space="preserve"> </w:delText>
        </w:r>
      </w:del>
      <w:del w:id="1386" w:author="Claire S" w:date="2026-05-25T20:44:00Z" w16du:dateUtc="2026-05-25T19:44:00Z">
        <w:r w:rsidR="00E229A0" w:rsidDel="009A6A35">
          <w:rPr>
            <w:rFonts w:ascii="Cambria" w:hAnsi="Cambria"/>
            <w:sz w:val="28"/>
            <w:szCs w:val="28"/>
          </w:rPr>
          <w:delText>tonight</w:delText>
        </w:r>
        <w:r w:rsidR="0087087C" w:rsidDel="009A6A35">
          <w:rPr>
            <w:rFonts w:ascii="Cambria" w:hAnsi="Cambria"/>
            <w:sz w:val="28"/>
            <w:szCs w:val="28"/>
          </w:rPr>
          <w:delText xml:space="preserve"> </w:delText>
        </w:r>
      </w:del>
      <w:del w:id="1387" w:author="Claire S" w:date="2026-07-17T09:23:00Z" w16du:dateUtc="2026-07-17T08:23:00Z">
        <w:r w:rsidR="00CC510B" w:rsidDel="00B149C9">
          <w:rPr>
            <w:rFonts w:ascii="Cambria" w:hAnsi="Cambria"/>
            <w:sz w:val="28"/>
            <w:szCs w:val="28"/>
          </w:rPr>
          <w:delText xml:space="preserve">as </w:delText>
        </w:r>
      </w:del>
      <w:del w:id="1388" w:author="Claire S" w:date="2026-05-13T15:12:00Z" w16du:dateUtc="2026-05-13T14:12:00Z">
        <w:r w:rsidR="00CC510B" w:rsidDel="00DB0EF1">
          <w:rPr>
            <w:rFonts w:ascii="Cambria" w:hAnsi="Cambria"/>
            <w:sz w:val="28"/>
            <w:szCs w:val="28"/>
          </w:rPr>
          <w:delText xml:space="preserve">she </w:delText>
        </w:r>
        <w:r w:rsidR="007F3F98" w:rsidDel="00DB0EF1">
          <w:rPr>
            <w:rFonts w:ascii="Cambria" w:hAnsi="Cambria"/>
            <w:sz w:val="28"/>
            <w:szCs w:val="28"/>
          </w:rPr>
          <w:delText>i</w:delText>
        </w:r>
      </w:del>
      <w:del w:id="1389" w:author="Claire S" w:date="2026-07-17T09:23:00Z" w16du:dateUtc="2026-07-17T08:23:00Z">
        <w:r w:rsidR="007F3F98" w:rsidDel="00B149C9">
          <w:rPr>
            <w:rFonts w:ascii="Cambria" w:hAnsi="Cambria"/>
            <w:sz w:val="28"/>
            <w:szCs w:val="28"/>
          </w:rPr>
          <w:delText>s</w:delText>
        </w:r>
      </w:del>
      <w:del w:id="1390" w:author="Claire S" w:date="2026-05-25T12:57:00Z" w16du:dateUtc="2026-05-25T11:57:00Z">
        <w:r w:rsidR="0087087C" w:rsidDel="00D618C9">
          <w:rPr>
            <w:rFonts w:ascii="Cambria" w:hAnsi="Cambria"/>
            <w:sz w:val="28"/>
            <w:szCs w:val="28"/>
          </w:rPr>
          <w:delText xml:space="preserve">, </w:delText>
        </w:r>
        <w:r w:rsidR="006C23B4" w:rsidDel="00D618C9">
          <w:rPr>
            <w:rFonts w:ascii="Cambria" w:hAnsi="Cambria"/>
            <w:sz w:val="28"/>
            <w:szCs w:val="28"/>
          </w:rPr>
          <w:delText>Savannah</w:delText>
        </w:r>
        <w:r w:rsidR="00264C53" w:rsidDel="00D618C9">
          <w:rPr>
            <w:rFonts w:ascii="Cambria" w:hAnsi="Cambria"/>
            <w:sz w:val="28"/>
            <w:szCs w:val="28"/>
          </w:rPr>
          <w:delText xml:space="preserve"> </w:delText>
        </w:r>
        <w:r w:rsidR="00E14754" w:rsidDel="00D618C9">
          <w:rPr>
            <w:rFonts w:ascii="Cambria" w:hAnsi="Cambria"/>
            <w:sz w:val="28"/>
            <w:szCs w:val="28"/>
          </w:rPr>
          <w:delText>thinks</w:delText>
        </w:r>
        <w:r w:rsidR="00AD35C5" w:rsidDel="00D618C9">
          <w:rPr>
            <w:rFonts w:ascii="Cambria" w:hAnsi="Cambria"/>
            <w:sz w:val="28"/>
            <w:szCs w:val="28"/>
          </w:rPr>
          <w:delText xml:space="preserve"> </w:delText>
        </w:r>
      </w:del>
      <w:del w:id="1391" w:author="Claire S" w:date="2026-05-13T15:12:00Z" w16du:dateUtc="2026-05-13T14:12:00Z">
        <w:r w:rsidR="00AD35C5" w:rsidDel="00DB0EF1">
          <w:rPr>
            <w:rFonts w:ascii="Cambria" w:hAnsi="Cambria"/>
            <w:sz w:val="28"/>
            <w:szCs w:val="28"/>
          </w:rPr>
          <w:delText>smugly</w:delText>
        </w:r>
        <w:r w:rsidR="00E14754" w:rsidDel="00DB0EF1">
          <w:rPr>
            <w:rFonts w:ascii="Cambria" w:hAnsi="Cambria"/>
            <w:sz w:val="28"/>
            <w:szCs w:val="28"/>
          </w:rPr>
          <w:delText xml:space="preserve"> </w:delText>
        </w:r>
      </w:del>
      <w:del w:id="1392" w:author="Claire S" w:date="2026-07-17T09:23:00Z" w16du:dateUtc="2026-07-17T08:23:00Z">
        <w:r w:rsidR="0087087C" w:rsidDel="00B149C9">
          <w:rPr>
            <w:rFonts w:ascii="Cambria" w:hAnsi="Cambria"/>
            <w:sz w:val="28"/>
            <w:szCs w:val="28"/>
          </w:rPr>
          <w:delText>as</w:delText>
        </w:r>
        <w:r w:rsidR="00974752" w:rsidDel="00B149C9">
          <w:rPr>
            <w:rFonts w:ascii="Cambria" w:hAnsi="Cambria"/>
            <w:sz w:val="28"/>
            <w:szCs w:val="28"/>
          </w:rPr>
          <w:delText>,</w:delText>
        </w:r>
        <w:r w:rsidR="0087087C" w:rsidDel="00B149C9">
          <w:rPr>
            <w:rFonts w:ascii="Cambria" w:hAnsi="Cambria"/>
            <w:sz w:val="28"/>
            <w:szCs w:val="28"/>
          </w:rPr>
          <w:delText xml:space="preserve"> a</w:delText>
        </w:r>
        <w:r w:rsidR="00482424" w:rsidDel="00B149C9">
          <w:rPr>
            <w:rFonts w:ascii="Cambria" w:hAnsi="Cambria"/>
            <w:sz w:val="28"/>
            <w:szCs w:val="28"/>
          </w:rPr>
          <w:delText xml:space="preserve">round her, </w:delText>
        </w:r>
      </w:del>
      <w:ins w:id="1393" w:author="Daisy Watt" w:date="2026-06-16T18:12:00Z" w16du:dateUtc="2026-06-16T17:12:00Z">
        <w:del w:id="1394" w:author="Claire S" w:date="2026-07-17T09:23:00Z" w16du:dateUtc="2026-07-17T08:23:00Z">
          <w:r w:rsidR="0055308E" w:rsidDel="00B149C9">
            <w:rPr>
              <w:rFonts w:ascii="Cambria" w:hAnsi="Cambria"/>
              <w:sz w:val="28"/>
              <w:szCs w:val="28"/>
            </w:rPr>
            <w:delText>C</w:delText>
          </w:r>
        </w:del>
      </w:ins>
      <w:del w:id="1395" w:author="Claire S" w:date="2026-07-17T09:23:00Z" w16du:dateUtc="2026-07-17T08:23:00Z">
        <w:r w:rsidR="00482424" w:rsidDel="00B149C9">
          <w:rPr>
            <w:rFonts w:ascii="Cambria" w:hAnsi="Cambria"/>
            <w:sz w:val="28"/>
            <w:szCs w:val="28"/>
          </w:rPr>
          <w:delText>c</w:delText>
        </w:r>
        <w:r w:rsidR="00A64193" w:rsidDel="00B149C9">
          <w:rPr>
            <w:rFonts w:ascii="Cambria" w:hAnsi="Cambria"/>
            <w:sz w:val="28"/>
            <w:szCs w:val="28"/>
          </w:rPr>
          <w:delText xml:space="preserve">hampagne </w:delText>
        </w:r>
        <w:r w:rsidR="000B6EDD" w:rsidDel="00B149C9">
          <w:rPr>
            <w:rFonts w:ascii="Cambria" w:hAnsi="Cambria"/>
            <w:sz w:val="28"/>
            <w:szCs w:val="28"/>
          </w:rPr>
          <w:delText xml:space="preserve">pops and </w:delText>
        </w:r>
        <w:r w:rsidR="00A64193" w:rsidDel="00B149C9">
          <w:rPr>
            <w:rFonts w:ascii="Cambria" w:hAnsi="Cambria"/>
            <w:sz w:val="28"/>
            <w:szCs w:val="28"/>
          </w:rPr>
          <w:delText>flow</w:delText>
        </w:r>
        <w:r w:rsidR="00050217" w:rsidDel="00B149C9">
          <w:rPr>
            <w:rFonts w:ascii="Cambria" w:hAnsi="Cambria"/>
            <w:sz w:val="28"/>
            <w:szCs w:val="28"/>
          </w:rPr>
          <w:delText xml:space="preserve">s </w:delText>
        </w:r>
        <w:r w:rsidR="00CC510B" w:rsidDel="00B149C9">
          <w:rPr>
            <w:rFonts w:ascii="Cambria" w:hAnsi="Cambria"/>
            <w:sz w:val="28"/>
            <w:szCs w:val="28"/>
          </w:rPr>
          <w:delText>in a room</w:delText>
        </w:r>
        <w:r w:rsidR="00A64193" w:rsidDel="00B149C9">
          <w:rPr>
            <w:rFonts w:ascii="Cambria" w:hAnsi="Cambria"/>
            <w:sz w:val="28"/>
            <w:szCs w:val="28"/>
          </w:rPr>
          <w:delText xml:space="preserve"> h</w:delText>
        </w:r>
        <w:r w:rsidR="004E7AFE" w:rsidDel="00B149C9">
          <w:rPr>
            <w:rFonts w:ascii="Cambria" w:hAnsi="Cambria"/>
            <w:sz w:val="28"/>
            <w:szCs w:val="28"/>
          </w:rPr>
          <w:delText>eav</w:delText>
        </w:r>
        <w:r w:rsidR="00CC510B" w:rsidDel="00B149C9">
          <w:rPr>
            <w:rFonts w:ascii="Cambria" w:hAnsi="Cambria"/>
            <w:sz w:val="28"/>
            <w:szCs w:val="28"/>
          </w:rPr>
          <w:delText>ing</w:delText>
        </w:r>
        <w:r w:rsidR="004E7AFE" w:rsidDel="00B149C9">
          <w:rPr>
            <w:rFonts w:ascii="Cambria" w:hAnsi="Cambria"/>
            <w:sz w:val="28"/>
            <w:szCs w:val="28"/>
          </w:rPr>
          <w:delText xml:space="preserve"> with </w:delText>
        </w:r>
        <w:r w:rsidR="00CC510B" w:rsidDel="00B149C9">
          <w:rPr>
            <w:rFonts w:ascii="Cambria" w:hAnsi="Cambria"/>
            <w:sz w:val="28"/>
            <w:szCs w:val="28"/>
          </w:rPr>
          <w:delText xml:space="preserve">the literary world’s </w:delText>
        </w:r>
        <w:r w:rsidR="004E7AFE" w:rsidDel="00B149C9">
          <w:rPr>
            <w:rFonts w:ascii="Cambria" w:hAnsi="Cambria"/>
            <w:sz w:val="28"/>
            <w:szCs w:val="28"/>
          </w:rPr>
          <w:delText>big</w:delText>
        </w:r>
        <w:r w:rsidR="00CC510B" w:rsidDel="00B149C9">
          <w:rPr>
            <w:rFonts w:ascii="Cambria" w:hAnsi="Cambria"/>
            <w:sz w:val="28"/>
            <w:szCs w:val="28"/>
          </w:rPr>
          <w:delText>gest</w:delText>
        </w:r>
        <w:r w:rsidR="004E7AFE" w:rsidDel="00B149C9">
          <w:rPr>
            <w:rFonts w:ascii="Cambria" w:hAnsi="Cambria"/>
            <w:sz w:val="28"/>
            <w:szCs w:val="28"/>
          </w:rPr>
          <w:delText xml:space="preserve"> name</w:delText>
        </w:r>
        <w:r w:rsidR="002A0A06" w:rsidDel="00B149C9">
          <w:rPr>
            <w:rFonts w:ascii="Cambria" w:hAnsi="Cambria"/>
            <w:sz w:val="28"/>
            <w:szCs w:val="28"/>
          </w:rPr>
          <w:delText>s.</w:delText>
        </w:r>
        <w:r w:rsidR="00A64193" w:rsidDel="00B149C9">
          <w:rPr>
            <w:rFonts w:ascii="Cambria" w:hAnsi="Cambria"/>
            <w:sz w:val="28"/>
            <w:szCs w:val="28"/>
          </w:rPr>
          <w:delText xml:space="preserve"> </w:delText>
        </w:r>
      </w:del>
    </w:p>
    <w:p w14:paraId="4F5C2722" w14:textId="112217F2" w:rsidR="00C24470" w:rsidDel="00B149C9" w:rsidRDefault="00A64193" w:rsidP="009A6A35">
      <w:pPr>
        <w:spacing w:line="360" w:lineRule="auto"/>
        <w:ind w:firstLine="720"/>
        <w:contextualSpacing/>
        <w:rPr>
          <w:del w:id="1396" w:author="Claire S" w:date="2026-07-17T09:23:00Z" w16du:dateUtc="2026-07-17T08:23:00Z"/>
          <w:rFonts w:ascii="Cambria" w:hAnsi="Cambria"/>
          <w:sz w:val="28"/>
          <w:szCs w:val="28"/>
        </w:rPr>
      </w:pPr>
      <w:del w:id="1397" w:author="Claire S" w:date="2026-07-17T09:23:00Z" w16du:dateUtc="2026-07-17T08:23:00Z">
        <w:r w:rsidDel="00B149C9">
          <w:rPr>
            <w:rFonts w:ascii="Cambria" w:hAnsi="Cambria"/>
            <w:sz w:val="28"/>
            <w:szCs w:val="28"/>
          </w:rPr>
          <w:delText>Yes,</w:delText>
        </w:r>
        <w:r w:rsidR="00347FDB" w:rsidDel="00B149C9">
          <w:rPr>
            <w:rFonts w:ascii="Cambria" w:hAnsi="Cambria"/>
            <w:sz w:val="28"/>
            <w:szCs w:val="28"/>
          </w:rPr>
          <w:delText xml:space="preserve"> a</w:delText>
        </w:r>
        <w:r w:rsidR="006E3694" w:rsidDel="00B149C9">
          <w:rPr>
            <w:rFonts w:ascii="Cambria" w:hAnsi="Cambria"/>
            <w:sz w:val="28"/>
            <w:szCs w:val="28"/>
          </w:rPr>
          <w:delText>nyone who’s anyone in publishing is here</w:delText>
        </w:r>
        <w:r w:rsidR="0087087C" w:rsidDel="00B149C9">
          <w:rPr>
            <w:rFonts w:ascii="Cambria" w:hAnsi="Cambria"/>
            <w:sz w:val="28"/>
            <w:szCs w:val="28"/>
          </w:rPr>
          <w:delText xml:space="preserve"> tonight</w:delText>
        </w:r>
        <w:r w:rsidR="006E3694" w:rsidDel="00B149C9">
          <w:rPr>
            <w:rFonts w:ascii="Cambria" w:hAnsi="Cambria"/>
            <w:sz w:val="28"/>
            <w:szCs w:val="28"/>
          </w:rPr>
          <w:delText>: the great, the good -</w:delText>
        </w:r>
      </w:del>
      <w:ins w:id="1398" w:author="Daisy Watt" w:date="2026-06-17T06:30:00Z" w16du:dateUtc="2026-06-17T05:30:00Z">
        <w:del w:id="1399" w:author="Claire S" w:date="2026-07-17T09:23:00Z" w16du:dateUtc="2026-07-17T08:23:00Z">
          <w:r w:rsidR="00CC1AF0" w:rsidDel="00B149C9">
            <w:rPr>
              <w:rFonts w:ascii="Cambria" w:hAnsi="Cambria"/>
              <w:sz w:val="28"/>
              <w:szCs w:val="28"/>
            </w:rPr>
            <w:delText>–</w:delText>
          </w:r>
        </w:del>
      </w:ins>
      <w:del w:id="1400" w:author="Claire S" w:date="2026-07-17T09:23:00Z" w16du:dateUtc="2026-07-17T08:23:00Z">
        <w:r w:rsidR="006E3694" w:rsidDel="00B149C9">
          <w:rPr>
            <w:rFonts w:ascii="Cambria" w:hAnsi="Cambria"/>
            <w:sz w:val="28"/>
            <w:szCs w:val="28"/>
          </w:rPr>
          <w:delText xml:space="preserve"> and the very</w:delText>
        </w:r>
      </w:del>
      <w:ins w:id="1401" w:author="Daisy Watt" w:date="2026-06-17T06:30:00Z" w16du:dateUtc="2026-06-17T05:30:00Z">
        <w:del w:id="1402" w:author="Claire S" w:date="2026-07-17T09:23:00Z" w16du:dateUtc="2026-07-17T08:23:00Z">
          <w:r w:rsidR="00CC1AF0" w:rsidDel="00B149C9">
            <w:rPr>
              <w:rFonts w:ascii="Cambria" w:hAnsi="Cambria"/>
              <w:sz w:val="28"/>
              <w:szCs w:val="28"/>
            </w:rPr>
            <w:delText>,</w:delText>
          </w:r>
        </w:del>
      </w:ins>
      <w:del w:id="1403" w:author="Claire S" w:date="2026-07-17T09:23:00Z" w16du:dateUtc="2026-07-17T08:23:00Z">
        <w:r w:rsidR="006E3694" w:rsidDel="00B149C9">
          <w:rPr>
            <w:rFonts w:ascii="Cambria" w:hAnsi="Cambria"/>
            <w:sz w:val="28"/>
            <w:szCs w:val="28"/>
          </w:rPr>
          <w:delText xml:space="preserve"> </w:delText>
        </w:r>
        <w:r w:rsidR="006E3694" w:rsidRPr="00056328" w:rsidDel="00B149C9">
          <w:rPr>
            <w:rFonts w:ascii="Cambria" w:hAnsi="Cambria"/>
            <w:i/>
            <w:iCs/>
            <w:sz w:val="28"/>
            <w:szCs w:val="28"/>
          </w:rPr>
          <w:delText xml:space="preserve">very </w:delText>
        </w:r>
        <w:r w:rsidR="006E3694" w:rsidDel="00B149C9">
          <w:rPr>
            <w:rFonts w:ascii="Cambria" w:hAnsi="Cambria"/>
            <w:sz w:val="28"/>
            <w:szCs w:val="28"/>
          </w:rPr>
          <w:delText>bad</w:delText>
        </w:r>
        <w:r w:rsidR="00E229A0" w:rsidDel="00B149C9">
          <w:rPr>
            <w:rFonts w:ascii="Cambria" w:hAnsi="Cambria"/>
            <w:sz w:val="28"/>
            <w:szCs w:val="28"/>
          </w:rPr>
          <w:delText>.  A</w:delText>
        </w:r>
        <w:r w:rsidR="008D3FDE" w:rsidDel="00B149C9">
          <w:rPr>
            <w:rFonts w:ascii="Cambria" w:hAnsi="Cambria"/>
            <w:sz w:val="28"/>
            <w:szCs w:val="28"/>
          </w:rPr>
          <w:delText>nd</w:delText>
        </w:r>
        <w:r w:rsidR="006E02D2" w:rsidDel="00B149C9">
          <w:rPr>
            <w:rFonts w:ascii="Cambria" w:hAnsi="Cambria"/>
            <w:sz w:val="28"/>
            <w:szCs w:val="28"/>
          </w:rPr>
          <w:delText xml:space="preserve"> </w:delText>
        </w:r>
        <w:r w:rsidR="006C23B4" w:rsidDel="00B149C9">
          <w:rPr>
            <w:rFonts w:ascii="Cambria" w:hAnsi="Cambria"/>
            <w:sz w:val="28"/>
            <w:szCs w:val="28"/>
          </w:rPr>
          <w:delText>Savannah</w:delText>
        </w:r>
        <w:r w:rsidR="00264C53" w:rsidDel="00B149C9">
          <w:rPr>
            <w:rFonts w:ascii="Cambria" w:hAnsi="Cambria"/>
            <w:sz w:val="28"/>
            <w:szCs w:val="28"/>
          </w:rPr>
          <w:delText xml:space="preserve"> </w:delText>
        </w:r>
      </w:del>
      <w:del w:id="1404" w:author="Claire S" w:date="2026-06-06T16:53:00Z" w16du:dateUtc="2026-06-06T15:53:00Z">
        <w:r w:rsidR="006E02D2" w:rsidDel="00BB0DF9">
          <w:rPr>
            <w:rFonts w:ascii="Cambria" w:hAnsi="Cambria"/>
            <w:sz w:val="28"/>
            <w:szCs w:val="28"/>
          </w:rPr>
          <w:delText>Wexford-</w:delText>
        </w:r>
      </w:del>
      <w:del w:id="1405" w:author="Claire S" w:date="2026-07-17T09:23:00Z" w16du:dateUtc="2026-07-17T08:23:00Z">
        <w:r w:rsidR="006E02D2" w:rsidDel="00B149C9">
          <w:rPr>
            <w:rFonts w:ascii="Cambria" w:hAnsi="Cambria"/>
            <w:sz w:val="28"/>
            <w:szCs w:val="28"/>
          </w:rPr>
          <w:delText>Langley</w:delText>
        </w:r>
        <w:r w:rsidR="008D3FDE" w:rsidDel="00B149C9">
          <w:rPr>
            <w:rFonts w:ascii="Cambria" w:hAnsi="Cambria"/>
            <w:sz w:val="28"/>
            <w:szCs w:val="28"/>
          </w:rPr>
          <w:delText xml:space="preserve"> is </w:delText>
        </w:r>
        <w:r w:rsidR="006E02D2" w:rsidDel="00B149C9">
          <w:rPr>
            <w:rFonts w:ascii="Cambria" w:hAnsi="Cambria"/>
            <w:sz w:val="28"/>
            <w:szCs w:val="28"/>
          </w:rPr>
          <w:delText xml:space="preserve">feeling kind of bad herself, in </w:delText>
        </w:r>
        <w:r w:rsidR="000B6EDD" w:rsidDel="00B149C9">
          <w:rPr>
            <w:rFonts w:ascii="Cambria" w:hAnsi="Cambria"/>
            <w:sz w:val="28"/>
            <w:szCs w:val="28"/>
          </w:rPr>
          <w:delText xml:space="preserve">the most </w:delText>
        </w:r>
        <w:r w:rsidR="006D21AB" w:rsidDel="00B149C9">
          <w:rPr>
            <w:rFonts w:ascii="Cambria" w:hAnsi="Cambria"/>
            <w:sz w:val="28"/>
            <w:szCs w:val="28"/>
          </w:rPr>
          <w:delText xml:space="preserve">excellent </w:delText>
        </w:r>
        <w:r w:rsidR="006E02D2" w:rsidDel="00B149C9">
          <w:rPr>
            <w:rFonts w:ascii="Cambria" w:hAnsi="Cambria"/>
            <w:sz w:val="28"/>
            <w:szCs w:val="28"/>
          </w:rPr>
          <w:delText>wa</w:delText>
        </w:r>
        <w:r w:rsidR="007C5FBE" w:rsidDel="00B149C9">
          <w:rPr>
            <w:rFonts w:ascii="Cambria" w:hAnsi="Cambria"/>
            <w:sz w:val="28"/>
            <w:szCs w:val="28"/>
          </w:rPr>
          <w:delText>y; delighted to be representing for the Langley publishing dynasty</w:delText>
        </w:r>
        <w:r w:rsidR="00F65898" w:rsidDel="00B149C9">
          <w:rPr>
            <w:rFonts w:ascii="Cambria" w:hAnsi="Cambria"/>
            <w:sz w:val="28"/>
            <w:szCs w:val="28"/>
          </w:rPr>
          <w:delText xml:space="preserve"> as their Comms Director</w:delText>
        </w:r>
        <w:r w:rsidR="007C5FBE" w:rsidDel="00B149C9">
          <w:rPr>
            <w:rFonts w:ascii="Cambria" w:hAnsi="Cambria"/>
            <w:sz w:val="28"/>
            <w:szCs w:val="28"/>
          </w:rPr>
          <w:delText>.</w:delText>
        </w:r>
        <w:r w:rsidR="00F65898" w:rsidDel="00B149C9">
          <w:rPr>
            <w:rFonts w:ascii="Cambria" w:hAnsi="Cambria"/>
            <w:sz w:val="28"/>
            <w:szCs w:val="28"/>
          </w:rPr>
          <w:delText xml:space="preserve">  What a shame the rest of </w:delText>
        </w:r>
        <w:r w:rsidR="00F6467C" w:rsidDel="00B149C9">
          <w:rPr>
            <w:rFonts w:ascii="Cambria" w:hAnsi="Cambria"/>
            <w:sz w:val="28"/>
            <w:szCs w:val="28"/>
          </w:rPr>
          <w:delText>her</w:delText>
        </w:r>
        <w:r w:rsidR="00F65898" w:rsidDel="00B149C9">
          <w:rPr>
            <w:rFonts w:ascii="Cambria" w:hAnsi="Cambria"/>
            <w:sz w:val="28"/>
            <w:szCs w:val="28"/>
          </w:rPr>
          <w:delText xml:space="preserve"> family could</w:delText>
        </w:r>
        <w:r w:rsidR="005900CA" w:rsidDel="00B149C9">
          <w:rPr>
            <w:rFonts w:ascii="Cambria" w:hAnsi="Cambria"/>
            <w:sz w:val="28"/>
            <w:szCs w:val="28"/>
          </w:rPr>
          <w:delText>n’t</w:delText>
        </w:r>
        <w:r w:rsidR="00F65898" w:rsidDel="00B149C9">
          <w:rPr>
            <w:rFonts w:ascii="Cambria" w:hAnsi="Cambria"/>
            <w:sz w:val="28"/>
            <w:szCs w:val="28"/>
          </w:rPr>
          <w:delText xml:space="preserve"> be here – </w:delText>
        </w:r>
      </w:del>
      <w:ins w:id="1406" w:author="Daisy Watt" w:date="2026-06-16T18:12:00Z" w16du:dateUtc="2026-06-16T17:12:00Z">
        <w:del w:id="1407" w:author="Claire S" w:date="2026-07-17T09:23:00Z" w16du:dateUtc="2026-07-17T08:23:00Z">
          <w:r w:rsidR="0055308E" w:rsidDel="00B149C9">
            <w:rPr>
              <w:rFonts w:ascii="Cambria" w:hAnsi="Cambria"/>
              <w:i/>
              <w:iCs/>
              <w:sz w:val="28"/>
              <w:szCs w:val="28"/>
            </w:rPr>
            <w:delText>n</w:delText>
          </w:r>
        </w:del>
      </w:ins>
      <w:del w:id="1408" w:author="Claire S" w:date="2026-07-17T09:23:00Z" w16du:dateUtc="2026-07-17T08:23:00Z">
        <w:r w:rsidR="002924D7" w:rsidDel="00B149C9">
          <w:rPr>
            <w:rFonts w:ascii="Cambria" w:hAnsi="Cambria"/>
            <w:i/>
            <w:iCs/>
            <w:sz w:val="28"/>
            <w:szCs w:val="28"/>
          </w:rPr>
          <w:delText>N</w:delText>
        </w:r>
        <w:r w:rsidR="00F65898" w:rsidRPr="002D797C" w:rsidDel="00B149C9">
          <w:rPr>
            <w:rFonts w:ascii="Cambria" w:hAnsi="Cambria"/>
            <w:i/>
            <w:iCs/>
            <w:sz w:val="28"/>
            <w:szCs w:val="28"/>
          </w:rPr>
          <w:delText>ot!</w:delText>
        </w:r>
        <w:r w:rsidR="00F65898" w:rsidDel="00B149C9">
          <w:rPr>
            <w:rFonts w:ascii="Cambria" w:hAnsi="Cambria"/>
            <w:sz w:val="28"/>
            <w:szCs w:val="28"/>
          </w:rPr>
          <w:delText xml:space="preserve"> </w:delText>
        </w:r>
        <w:r w:rsidR="006D663D" w:rsidDel="00B149C9">
          <w:rPr>
            <w:rFonts w:ascii="Cambria" w:hAnsi="Cambria"/>
            <w:sz w:val="28"/>
            <w:szCs w:val="28"/>
          </w:rPr>
          <w:delText xml:space="preserve"> </w:delText>
        </w:r>
      </w:del>
    </w:p>
    <w:p w14:paraId="18BEDA7F" w14:textId="6AF81F8C" w:rsidR="006E02D2" w:rsidDel="00B149C9" w:rsidRDefault="00A41138" w:rsidP="00A41138">
      <w:pPr>
        <w:spacing w:line="360" w:lineRule="auto"/>
        <w:ind w:firstLine="720"/>
        <w:contextualSpacing/>
        <w:rPr>
          <w:del w:id="1409" w:author="Claire S" w:date="2026-07-17T09:23:00Z" w16du:dateUtc="2026-07-17T08:23:00Z"/>
          <w:rFonts w:ascii="Cambria" w:hAnsi="Cambria"/>
          <w:sz w:val="28"/>
          <w:szCs w:val="28"/>
        </w:rPr>
      </w:pPr>
      <w:del w:id="1410" w:author="Claire S" w:date="2026-07-17T09:23:00Z" w16du:dateUtc="2026-07-17T08:23:00Z">
        <w:r w:rsidDel="00B149C9">
          <w:rPr>
            <w:rFonts w:ascii="Cambria" w:hAnsi="Cambria"/>
            <w:sz w:val="28"/>
            <w:szCs w:val="28"/>
          </w:rPr>
          <w:delText>Though</w:delText>
        </w:r>
      </w:del>
      <w:ins w:id="1411" w:author="Daisy Watt" w:date="2026-06-16T18:12:00Z" w16du:dateUtc="2026-06-16T17:12:00Z">
        <w:del w:id="1412" w:author="Claire S" w:date="2026-07-17T09:23:00Z" w16du:dateUtc="2026-07-17T08:23:00Z">
          <w:r w:rsidR="0055308E" w:rsidDel="00B149C9">
            <w:rPr>
              <w:rFonts w:ascii="Cambria" w:hAnsi="Cambria"/>
              <w:sz w:val="28"/>
              <w:szCs w:val="28"/>
            </w:rPr>
            <w:delText>,</w:delText>
          </w:r>
        </w:del>
      </w:ins>
      <w:del w:id="1413" w:author="Claire S" w:date="2026-07-17T09:23:00Z" w16du:dateUtc="2026-07-17T08:23:00Z">
        <w:r w:rsidR="00C24470" w:rsidDel="00B149C9">
          <w:rPr>
            <w:rFonts w:ascii="Cambria" w:hAnsi="Cambria"/>
            <w:sz w:val="28"/>
            <w:szCs w:val="28"/>
          </w:rPr>
          <w:delText xml:space="preserve"> actually,</w:delText>
        </w:r>
        <w:r w:rsidDel="00B149C9">
          <w:rPr>
            <w:rFonts w:ascii="Cambria" w:hAnsi="Cambria"/>
            <w:sz w:val="28"/>
            <w:szCs w:val="28"/>
          </w:rPr>
          <w:delText xml:space="preserve"> she</w:delText>
        </w:r>
      </w:del>
      <w:del w:id="1414" w:author="Claire S" w:date="2026-05-25T20:45:00Z" w16du:dateUtc="2026-05-25T19:45:00Z">
        <w:r w:rsidR="00C24470" w:rsidDel="009A6A35">
          <w:rPr>
            <w:rFonts w:ascii="Cambria" w:hAnsi="Cambria"/>
            <w:sz w:val="28"/>
            <w:szCs w:val="28"/>
          </w:rPr>
          <w:delText>’d been</w:delText>
        </w:r>
      </w:del>
      <w:del w:id="1415" w:author="Claire S" w:date="2026-07-17T09:23:00Z" w16du:dateUtc="2026-07-17T08:23:00Z">
        <w:r w:rsidDel="00B149C9">
          <w:rPr>
            <w:rFonts w:ascii="Cambria" w:hAnsi="Cambria"/>
            <w:sz w:val="28"/>
            <w:szCs w:val="28"/>
          </w:rPr>
          <w:delText xml:space="preserve"> loo</w:delText>
        </w:r>
      </w:del>
      <w:del w:id="1416" w:author="Claire S" w:date="2026-05-25T20:45:00Z" w16du:dateUtc="2026-05-25T19:45:00Z">
        <w:r w:rsidDel="009A6A35">
          <w:rPr>
            <w:rFonts w:ascii="Cambria" w:hAnsi="Cambria"/>
            <w:sz w:val="28"/>
            <w:szCs w:val="28"/>
          </w:rPr>
          <w:delText>king</w:delText>
        </w:r>
      </w:del>
      <w:del w:id="1417" w:author="Claire S" w:date="2026-07-17T09:23:00Z" w16du:dateUtc="2026-07-17T08:23:00Z">
        <w:r w:rsidDel="00B149C9">
          <w:rPr>
            <w:rFonts w:ascii="Cambria" w:hAnsi="Cambria"/>
            <w:sz w:val="28"/>
            <w:szCs w:val="28"/>
          </w:rPr>
          <w:delText xml:space="preserve"> forward to seeing</w:delText>
        </w:r>
      </w:del>
      <w:del w:id="1418" w:author="Claire S" w:date="2026-05-25T20:45:00Z" w16du:dateUtc="2026-05-25T19:45:00Z">
        <w:r w:rsidDel="009A6A35">
          <w:rPr>
            <w:rFonts w:ascii="Cambria" w:hAnsi="Cambria"/>
            <w:sz w:val="28"/>
            <w:szCs w:val="28"/>
          </w:rPr>
          <w:delText xml:space="preserve"> her</w:delText>
        </w:r>
      </w:del>
      <w:del w:id="1419" w:author="Claire S" w:date="2026-07-17T09:23:00Z" w16du:dateUtc="2026-07-17T08:23:00Z">
        <w:r w:rsidDel="00B149C9">
          <w:rPr>
            <w:rFonts w:ascii="Cambria" w:hAnsi="Cambria"/>
            <w:sz w:val="28"/>
            <w:szCs w:val="28"/>
          </w:rPr>
          <w:delText xml:space="preserve"> big brother Seb; he’s (usually) good fun, when the mood takes him -</w:delText>
        </w:r>
      </w:del>
      <w:ins w:id="1420" w:author="Daisy Watt" w:date="2026-06-16T18:13:00Z" w16du:dateUtc="2026-06-16T17:13:00Z">
        <w:del w:id="1421" w:author="Claire S" w:date="2026-07-17T09:23:00Z" w16du:dateUtc="2026-07-17T08:23:00Z">
          <w:r w:rsidR="0055308E" w:rsidDel="00B149C9">
            <w:rPr>
              <w:rFonts w:ascii="Cambria" w:hAnsi="Cambria"/>
              <w:sz w:val="28"/>
              <w:szCs w:val="28"/>
            </w:rPr>
            <w:delText>–</w:delText>
          </w:r>
        </w:del>
      </w:ins>
      <w:del w:id="1422" w:author="Claire S" w:date="2026-07-17T09:23:00Z" w16du:dateUtc="2026-07-17T08:23:00Z">
        <w:r w:rsidDel="00B149C9">
          <w:rPr>
            <w:rFonts w:ascii="Cambria" w:hAnsi="Cambria"/>
            <w:sz w:val="28"/>
            <w:szCs w:val="28"/>
          </w:rPr>
          <w:delText xml:space="preserve"> but he</w:delText>
        </w:r>
      </w:del>
      <w:del w:id="1423" w:author="Claire S" w:date="2026-06-03T09:46:00Z" w16du:dateUtc="2026-06-03T08:46:00Z">
        <w:r w:rsidDel="00356B9F">
          <w:rPr>
            <w:rFonts w:ascii="Cambria" w:hAnsi="Cambria"/>
            <w:sz w:val="28"/>
            <w:szCs w:val="28"/>
          </w:rPr>
          <w:delText xml:space="preserve"> got a better invite </w:delText>
        </w:r>
        <w:r w:rsidR="00C24470" w:rsidDel="00356B9F">
          <w:rPr>
            <w:rFonts w:ascii="Cambria" w:hAnsi="Cambria"/>
            <w:sz w:val="28"/>
            <w:szCs w:val="28"/>
          </w:rPr>
          <w:delText>last minute;</w:delText>
        </w:r>
      </w:del>
      <w:del w:id="1424" w:author="Claire S" w:date="2026-07-17T09:23:00Z" w16du:dateUtc="2026-07-17T08:23:00Z">
        <w:r w:rsidDel="00B149C9">
          <w:rPr>
            <w:rFonts w:ascii="Cambria" w:hAnsi="Cambria"/>
            <w:sz w:val="28"/>
            <w:szCs w:val="28"/>
          </w:rPr>
          <w:delText xml:space="preserve"> </w:delText>
        </w:r>
      </w:del>
      <w:del w:id="1425" w:author="Claire S" w:date="2026-06-03T09:47:00Z" w16du:dateUtc="2026-06-03T08:47:00Z">
        <w:r w:rsidDel="00ED14AB">
          <w:rPr>
            <w:rFonts w:ascii="Cambria" w:hAnsi="Cambria"/>
            <w:sz w:val="28"/>
            <w:szCs w:val="28"/>
          </w:rPr>
          <w:delText xml:space="preserve">a party on </w:delText>
        </w:r>
      </w:del>
      <w:del w:id="1426" w:author="Claire S" w:date="2026-07-17T09:23:00Z" w16du:dateUtc="2026-07-17T08:23:00Z">
        <w:r w:rsidDel="00B149C9">
          <w:rPr>
            <w:rFonts w:ascii="Cambria" w:hAnsi="Cambria"/>
            <w:sz w:val="28"/>
            <w:szCs w:val="28"/>
          </w:rPr>
          <w:delText>Leo</w:delText>
        </w:r>
        <w:r w:rsidR="00C24470" w:rsidDel="00B149C9">
          <w:rPr>
            <w:rFonts w:ascii="Cambria" w:hAnsi="Cambria"/>
            <w:sz w:val="28"/>
            <w:szCs w:val="28"/>
          </w:rPr>
          <w:delText>nardo</w:delText>
        </w:r>
        <w:r w:rsidDel="00B149C9">
          <w:rPr>
            <w:rFonts w:ascii="Cambria" w:hAnsi="Cambria"/>
            <w:sz w:val="28"/>
            <w:szCs w:val="28"/>
          </w:rPr>
          <w:delText xml:space="preserve"> di Caprio’s</w:delText>
        </w:r>
      </w:del>
      <w:del w:id="1427" w:author="Claire S" w:date="2026-06-03T09:48:00Z" w16du:dateUtc="2026-06-03T08:48:00Z">
        <w:r w:rsidDel="006F6A77">
          <w:rPr>
            <w:rFonts w:ascii="Cambria" w:hAnsi="Cambria"/>
            <w:sz w:val="28"/>
            <w:szCs w:val="28"/>
          </w:rPr>
          <w:delText xml:space="preserve"> </w:delText>
        </w:r>
      </w:del>
      <w:del w:id="1428" w:author="Claire S" w:date="2026-06-03T09:55:00Z" w16du:dateUtc="2026-06-03T08:55:00Z">
        <w:r w:rsidDel="00271CA3">
          <w:rPr>
            <w:rFonts w:ascii="Cambria" w:hAnsi="Cambria"/>
            <w:sz w:val="28"/>
            <w:szCs w:val="28"/>
          </w:rPr>
          <w:delText>yacht</w:delText>
        </w:r>
      </w:del>
      <w:del w:id="1429" w:author="Claire S" w:date="2026-06-03T09:47:00Z" w16du:dateUtc="2026-06-03T08:47:00Z">
        <w:r w:rsidDel="00ED14AB">
          <w:rPr>
            <w:rFonts w:ascii="Cambria" w:hAnsi="Cambria"/>
            <w:sz w:val="28"/>
            <w:szCs w:val="28"/>
          </w:rPr>
          <w:delText xml:space="preserve"> off the Balearic Isles. </w:delText>
        </w:r>
      </w:del>
      <w:del w:id="1430" w:author="Claire S" w:date="2026-05-13T15:13:00Z" w16du:dateUtc="2026-05-13T14:13:00Z">
        <w:r w:rsidDel="00DB0EF1">
          <w:rPr>
            <w:rFonts w:ascii="Cambria" w:hAnsi="Cambria"/>
            <w:sz w:val="28"/>
            <w:szCs w:val="28"/>
          </w:rPr>
          <w:delText xml:space="preserve"> </w:delText>
        </w:r>
        <w:r w:rsidR="009C1143" w:rsidDel="00DB0EF1">
          <w:rPr>
            <w:rFonts w:ascii="Cambria" w:hAnsi="Cambria"/>
            <w:sz w:val="28"/>
            <w:szCs w:val="28"/>
          </w:rPr>
          <w:delText xml:space="preserve">Honestly, </w:delText>
        </w:r>
      </w:del>
      <w:del w:id="1431" w:author="Claire S" w:date="2026-07-17T09:23:00Z" w16du:dateUtc="2026-07-17T08:23:00Z">
        <w:r w:rsidR="00C24470" w:rsidDel="00B149C9">
          <w:rPr>
            <w:rFonts w:ascii="Cambria" w:hAnsi="Cambria"/>
            <w:sz w:val="28"/>
            <w:szCs w:val="28"/>
          </w:rPr>
          <w:delText>Savanna</w:delText>
        </w:r>
      </w:del>
      <w:del w:id="1432" w:author="Claire S" w:date="2026-05-25T20:45:00Z" w16du:dateUtc="2026-05-25T19:45:00Z">
        <w:r w:rsidR="00C24470" w:rsidDel="00431AD4">
          <w:rPr>
            <w:rFonts w:ascii="Cambria" w:hAnsi="Cambria"/>
            <w:sz w:val="28"/>
            <w:szCs w:val="28"/>
          </w:rPr>
          <w:delText xml:space="preserve">h </w:delText>
        </w:r>
      </w:del>
      <w:del w:id="1433" w:author="Claire S" w:date="2026-05-25T12:57:00Z" w16du:dateUtc="2026-05-25T11:57:00Z">
        <w:r w:rsidR="00C24470" w:rsidDel="00D618C9">
          <w:rPr>
            <w:rFonts w:ascii="Cambria" w:hAnsi="Cambria"/>
            <w:sz w:val="28"/>
            <w:szCs w:val="28"/>
          </w:rPr>
          <w:delText>would</w:delText>
        </w:r>
      </w:del>
      <w:del w:id="1434" w:author="Claire S" w:date="2026-05-13T15:13:00Z" w16du:dateUtc="2026-05-13T14:13:00Z">
        <w:r w:rsidR="00C24470" w:rsidDel="00DB0EF1">
          <w:rPr>
            <w:rFonts w:ascii="Cambria" w:hAnsi="Cambria"/>
            <w:sz w:val="28"/>
            <w:szCs w:val="28"/>
          </w:rPr>
          <w:delText>n’t</w:delText>
        </w:r>
      </w:del>
      <w:del w:id="1435" w:author="Claire S" w:date="2026-05-25T12:57:00Z" w16du:dateUtc="2026-05-25T11:57:00Z">
        <w:r w:rsidR="00C24470" w:rsidDel="00D618C9">
          <w:rPr>
            <w:rFonts w:ascii="Cambria" w:hAnsi="Cambria"/>
            <w:sz w:val="28"/>
            <w:szCs w:val="28"/>
          </w:rPr>
          <w:delText xml:space="preserve"> have </w:delText>
        </w:r>
      </w:del>
      <w:del w:id="1436" w:author="Claire S" w:date="2026-05-13T15:13:00Z" w16du:dateUtc="2026-05-13T14:13:00Z">
        <w:r w:rsidR="00C24470" w:rsidDel="00DB0EF1">
          <w:rPr>
            <w:rFonts w:ascii="Cambria" w:hAnsi="Cambria"/>
            <w:sz w:val="28"/>
            <w:szCs w:val="28"/>
          </w:rPr>
          <w:delText xml:space="preserve">minded </w:delText>
        </w:r>
      </w:del>
      <w:del w:id="1437" w:author="Claire S" w:date="2026-05-25T12:57:00Z" w16du:dateUtc="2026-05-25T11:57:00Z">
        <w:r w:rsidR="00C24470" w:rsidDel="00D618C9">
          <w:rPr>
            <w:rFonts w:ascii="Cambria" w:hAnsi="Cambria"/>
            <w:sz w:val="28"/>
            <w:szCs w:val="28"/>
          </w:rPr>
          <w:delText>that invite</w:delText>
        </w:r>
        <w:r w:rsidR="009C1143" w:rsidDel="00D618C9">
          <w:rPr>
            <w:rFonts w:ascii="Cambria" w:hAnsi="Cambria"/>
            <w:sz w:val="28"/>
            <w:szCs w:val="28"/>
          </w:rPr>
          <w:delText xml:space="preserve"> herself</w:delText>
        </w:r>
      </w:del>
      <w:del w:id="1438" w:author="Claire S" w:date="2026-07-17T09:23:00Z" w16du:dateUtc="2026-07-17T08:23:00Z">
        <w:r w:rsidR="00C24470" w:rsidDel="00B149C9">
          <w:rPr>
            <w:rFonts w:ascii="Cambria" w:hAnsi="Cambria"/>
            <w:sz w:val="28"/>
            <w:szCs w:val="28"/>
          </w:rPr>
          <w:delText xml:space="preserve">, but </w:delText>
        </w:r>
      </w:del>
      <w:del w:id="1439" w:author="Claire S" w:date="2026-05-22T23:31:00Z" w16du:dateUtc="2026-05-22T22:31:00Z">
        <w:r w:rsidR="009C1143" w:rsidDel="00405FF7">
          <w:rPr>
            <w:rFonts w:ascii="Cambria" w:hAnsi="Cambria"/>
            <w:sz w:val="28"/>
            <w:szCs w:val="28"/>
          </w:rPr>
          <w:delText xml:space="preserve">still </w:delText>
        </w:r>
        <w:r w:rsidR="00C24470" w:rsidDel="00405FF7">
          <w:rPr>
            <w:rFonts w:ascii="Cambria" w:hAnsi="Cambria"/>
            <w:sz w:val="28"/>
            <w:szCs w:val="28"/>
          </w:rPr>
          <w:delText xml:space="preserve">she’s here, </w:delText>
        </w:r>
      </w:del>
      <w:del w:id="1440" w:author="Claire S" w:date="2026-05-13T15:13:00Z" w16du:dateUtc="2026-05-13T14:13:00Z">
        <w:r w:rsidR="00C24470" w:rsidDel="00DB0EF1">
          <w:rPr>
            <w:rFonts w:ascii="Cambria" w:hAnsi="Cambria"/>
            <w:sz w:val="28"/>
            <w:szCs w:val="28"/>
          </w:rPr>
          <w:delText>representing</w:delText>
        </w:r>
        <w:r w:rsidR="009C1143" w:rsidDel="00DB0EF1">
          <w:rPr>
            <w:rFonts w:ascii="Cambria" w:hAnsi="Cambria"/>
            <w:sz w:val="28"/>
            <w:szCs w:val="28"/>
          </w:rPr>
          <w:delText>,</w:delText>
        </w:r>
        <w:r w:rsidR="00C24470" w:rsidDel="00DB0EF1">
          <w:rPr>
            <w:rFonts w:ascii="Cambria" w:hAnsi="Cambria"/>
            <w:sz w:val="28"/>
            <w:szCs w:val="28"/>
          </w:rPr>
          <w:delText xml:space="preserve"> </w:delText>
        </w:r>
      </w:del>
      <w:del w:id="1441" w:author="Claire S" w:date="2026-05-22T23:31:00Z" w16du:dateUtc="2026-05-22T22:31:00Z">
        <w:r w:rsidR="00C24470" w:rsidDel="00405FF7">
          <w:rPr>
            <w:rFonts w:ascii="Cambria" w:hAnsi="Cambria"/>
            <w:sz w:val="28"/>
            <w:szCs w:val="28"/>
          </w:rPr>
          <w:delText xml:space="preserve">and </w:delText>
        </w:r>
      </w:del>
      <w:del w:id="1442" w:author="Claire S" w:date="2026-07-17T09:23:00Z" w16du:dateUtc="2026-07-17T08:23:00Z">
        <w:r w:rsidR="00C24470" w:rsidDel="00B149C9">
          <w:rPr>
            <w:rFonts w:ascii="Cambria" w:hAnsi="Cambria"/>
            <w:sz w:val="28"/>
            <w:szCs w:val="28"/>
          </w:rPr>
          <w:delText xml:space="preserve">at least </w:delText>
        </w:r>
        <w:r w:rsidDel="00B149C9">
          <w:rPr>
            <w:rFonts w:ascii="Cambria" w:hAnsi="Cambria"/>
            <w:sz w:val="28"/>
            <w:szCs w:val="28"/>
          </w:rPr>
          <w:delText xml:space="preserve">now </w:delText>
        </w:r>
      </w:del>
      <w:del w:id="1443" w:author="Claire S" w:date="2026-05-25T12:57:00Z" w16du:dateUtc="2026-05-25T11:57:00Z">
        <w:r w:rsidR="00C24470" w:rsidDel="00D618C9">
          <w:rPr>
            <w:rFonts w:ascii="Cambria" w:hAnsi="Cambria"/>
            <w:sz w:val="28"/>
            <w:szCs w:val="28"/>
          </w:rPr>
          <w:delText>s</w:delText>
        </w:r>
        <w:r w:rsidR="006C23B4" w:rsidDel="00D618C9">
          <w:rPr>
            <w:rFonts w:ascii="Cambria" w:hAnsi="Cambria"/>
            <w:sz w:val="28"/>
            <w:szCs w:val="28"/>
          </w:rPr>
          <w:delText>h</w:delText>
        </w:r>
        <w:r w:rsidR="00C24470" w:rsidDel="00D618C9">
          <w:rPr>
            <w:rFonts w:ascii="Cambria" w:hAnsi="Cambria"/>
            <w:sz w:val="28"/>
            <w:szCs w:val="28"/>
          </w:rPr>
          <w:delText>e</w:delText>
        </w:r>
        <w:r w:rsidDel="00D618C9">
          <w:rPr>
            <w:rFonts w:ascii="Cambria" w:hAnsi="Cambria"/>
            <w:sz w:val="28"/>
            <w:szCs w:val="28"/>
          </w:rPr>
          <w:delText xml:space="preserve"> can</w:delText>
        </w:r>
        <w:r w:rsidR="00264C53" w:rsidDel="00D618C9">
          <w:rPr>
            <w:rFonts w:ascii="Cambria" w:hAnsi="Cambria"/>
            <w:sz w:val="28"/>
            <w:szCs w:val="28"/>
          </w:rPr>
          <w:delText xml:space="preserve"> </w:delText>
        </w:r>
        <w:r w:rsidR="006D663D" w:rsidDel="00D618C9">
          <w:rPr>
            <w:rFonts w:ascii="Cambria" w:hAnsi="Cambria"/>
            <w:sz w:val="28"/>
            <w:szCs w:val="28"/>
          </w:rPr>
          <w:delText xml:space="preserve">relish being </w:delText>
        </w:r>
        <w:r w:rsidR="00F65898" w:rsidDel="00D618C9">
          <w:rPr>
            <w:rFonts w:ascii="Cambria" w:hAnsi="Cambria"/>
            <w:sz w:val="28"/>
            <w:szCs w:val="28"/>
          </w:rPr>
          <w:delText>the centre of</w:delText>
        </w:r>
      </w:del>
      <w:del w:id="1444" w:author="Claire S" w:date="2026-07-17T09:23:00Z" w16du:dateUtc="2026-07-17T08:23:00Z">
        <w:r w:rsidR="00F65898" w:rsidDel="00B149C9">
          <w:rPr>
            <w:rFonts w:ascii="Cambria" w:hAnsi="Cambria"/>
            <w:sz w:val="28"/>
            <w:szCs w:val="28"/>
          </w:rPr>
          <w:delText xml:space="preserve"> attention</w:delText>
        </w:r>
        <w:r w:rsidR="00C24470" w:rsidDel="00B149C9">
          <w:rPr>
            <w:rFonts w:ascii="Cambria" w:hAnsi="Cambria"/>
            <w:sz w:val="28"/>
            <w:szCs w:val="28"/>
          </w:rPr>
          <w:delText xml:space="preserve">. </w:delText>
        </w:r>
      </w:del>
      <w:del w:id="1445" w:author="Claire S" w:date="2026-05-25T16:07:00Z" w16du:dateUtc="2026-05-25T15:07:00Z">
        <w:r w:rsidR="00C24470" w:rsidDel="00B35720">
          <w:rPr>
            <w:rFonts w:ascii="Cambria" w:hAnsi="Cambria"/>
            <w:sz w:val="28"/>
            <w:szCs w:val="28"/>
          </w:rPr>
          <w:delText>H</w:delText>
        </w:r>
        <w:r w:rsidR="006D663D" w:rsidDel="00B35720">
          <w:rPr>
            <w:rFonts w:ascii="Cambria" w:hAnsi="Cambria"/>
            <w:sz w:val="28"/>
            <w:szCs w:val="28"/>
          </w:rPr>
          <w:delText xml:space="preserve">er </w:delText>
        </w:r>
      </w:del>
      <w:del w:id="1446" w:author="Claire S" w:date="2026-07-17T09:23:00Z" w16du:dateUtc="2026-07-17T08:23:00Z">
        <w:r w:rsidR="006D663D" w:rsidDel="00B149C9">
          <w:rPr>
            <w:rFonts w:ascii="Cambria" w:hAnsi="Cambria"/>
            <w:sz w:val="28"/>
            <w:szCs w:val="28"/>
          </w:rPr>
          <w:delText>family firm</w:delText>
        </w:r>
        <w:r w:rsidR="00C24470" w:rsidDel="00B149C9">
          <w:rPr>
            <w:rFonts w:ascii="Cambria" w:hAnsi="Cambria"/>
            <w:sz w:val="28"/>
            <w:szCs w:val="28"/>
          </w:rPr>
          <w:delText xml:space="preserve"> i</w:delText>
        </w:r>
        <w:r w:rsidR="006D663D" w:rsidDel="00B149C9">
          <w:rPr>
            <w:rFonts w:ascii="Cambria" w:hAnsi="Cambria"/>
            <w:sz w:val="28"/>
            <w:szCs w:val="28"/>
          </w:rPr>
          <w:delText>s doing so well</w:delText>
        </w:r>
        <w:r w:rsidR="00F61DE0" w:rsidDel="00B149C9">
          <w:rPr>
            <w:rFonts w:ascii="Cambria" w:hAnsi="Cambria"/>
            <w:sz w:val="28"/>
            <w:szCs w:val="28"/>
          </w:rPr>
          <w:delText xml:space="preserve"> in the awards stakes tonight</w:delText>
        </w:r>
        <w:r w:rsidR="006D663D" w:rsidDel="00B149C9">
          <w:rPr>
            <w:rFonts w:ascii="Cambria" w:hAnsi="Cambria"/>
            <w:sz w:val="28"/>
            <w:szCs w:val="28"/>
          </w:rPr>
          <w:delText>, all eyes are on her</w:delText>
        </w:r>
      </w:del>
      <w:ins w:id="1447" w:author="Daisy Watt" w:date="2026-06-16T18:13:00Z" w16du:dateUtc="2026-06-16T17:13:00Z">
        <w:del w:id="1448" w:author="Claire S" w:date="2026-07-17T09:23:00Z" w16du:dateUtc="2026-07-17T08:23:00Z">
          <w:r w:rsidR="0055308E" w:rsidDel="00B149C9">
            <w:rPr>
              <w:rFonts w:ascii="Cambria" w:hAnsi="Cambria"/>
              <w:sz w:val="28"/>
              <w:szCs w:val="28"/>
            </w:rPr>
            <w:delText>.</w:delText>
          </w:r>
        </w:del>
      </w:ins>
      <w:del w:id="1449" w:author="Claire S" w:date="2026-05-22T23:32:00Z" w16du:dateUtc="2026-05-22T22:32:00Z">
        <w:r w:rsidR="005254FF" w:rsidDel="00405FF7">
          <w:rPr>
            <w:rFonts w:ascii="Cambria" w:hAnsi="Cambria"/>
            <w:sz w:val="28"/>
            <w:szCs w:val="28"/>
          </w:rPr>
          <w:delText>, she</w:delText>
        </w:r>
      </w:del>
      <w:del w:id="1450" w:author="Claire S" w:date="2026-05-13T15:14:00Z" w16du:dateUtc="2026-05-13T14:14:00Z">
        <w:r w:rsidR="005254FF" w:rsidDel="00DB0EF1">
          <w:rPr>
            <w:rFonts w:ascii="Cambria" w:hAnsi="Cambria"/>
            <w:sz w:val="28"/>
            <w:szCs w:val="28"/>
          </w:rPr>
          <w:delText>’s</w:delText>
        </w:r>
      </w:del>
      <w:del w:id="1451" w:author="Claire S" w:date="2026-05-22T23:32:00Z" w16du:dateUtc="2026-05-22T22:32:00Z">
        <w:r w:rsidR="005254FF" w:rsidDel="00405FF7">
          <w:rPr>
            <w:rFonts w:ascii="Cambria" w:hAnsi="Cambria"/>
            <w:sz w:val="28"/>
            <w:szCs w:val="28"/>
          </w:rPr>
          <w:delText xml:space="preserve"> </w:delText>
        </w:r>
      </w:del>
      <w:del w:id="1452" w:author="Claire S" w:date="2026-05-13T15:14:00Z" w16du:dateUtc="2026-05-13T14:14:00Z">
        <w:r w:rsidR="005254FF" w:rsidDel="00DB0EF1">
          <w:rPr>
            <w:rFonts w:ascii="Cambria" w:hAnsi="Cambria"/>
            <w:sz w:val="28"/>
            <w:szCs w:val="28"/>
          </w:rPr>
          <w:delText>sure</w:delText>
        </w:r>
        <w:r w:rsidR="001C0D07" w:rsidDel="00DB0EF1">
          <w:rPr>
            <w:rFonts w:ascii="Cambria" w:hAnsi="Cambria"/>
            <w:sz w:val="28"/>
            <w:szCs w:val="28"/>
          </w:rPr>
          <w:delText xml:space="preserve"> of it</w:delText>
        </w:r>
      </w:del>
      <w:del w:id="1453" w:author="Claire S" w:date="2026-05-22T23:32:00Z" w16du:dateUtc="2026-05-22T22:32:00Z">
        <w:r w:rsidR="007D2ED3" w:rsidDel="00405FF7">
          <w:rPr>
            <w:rFonts w:ascii="Cambria" w:hAnsi="Cambria"/>
            <w:sz w:val="28"/>
            <w:szCs w:val="28"/>
          </w:rPr>
          <w:delText>.</w:delText>
        </w:r>
      </w:del>
    </w:p>
    <w:p w14:paraId="1AF538DF" w14:textId="53CCE595" w:rsidR="008D3FDE" w:rsidDel="00B149C9" w:rsidRDefault="008D3FDE" w:rsidP="00687850">
      <w:pPr>
        <w:spacing w:line="360" w:lineRule="auto"/>
        <w:ind w:firstLine="720"/>
        <w:contextualSpacing/>
        <w:rPr>
          <w:del w:id="1454" w:author="Claire S" w:date="2026-07-17T09:23:00Z" w16du:dateUtc="2026-07-17T08:23:00Z"/>
          <w:rFonts w:ascii="Cambria" w:hAnsi="Cambria"/>
          <w:sz w:val="28"/>
          <w:szCs w:val="28"/>
        </w:rPr>
      </w:pPr>
      <w:del w:id="1455" w:author="Claire S" w:date="2026-07-17T09:23:00Z" w16du:dateUtc="2026-07-17T08:23:00Z">
        <w:r w:rsidDel="00B149C9">
          <w:rPr>
            <w:rFonts w:ascii="Cambria" w:hAnsi="Cambria"/>
            <w:sz w:val="28"/>
            <w:szCs w:val="28"/>
          </w:rPr>
          <w:delText>‘</w:delText>
        </w:r>
        <w:r w:rsidR="00C24470" w:rsidDel="00B149C9">
          <w:rPr>
            <w:rFonts w:ascii="Cambria" w:hAnsi="Cambria"/>
            <w:sz w:val="28"/>
            <w:szCs w:val="28"/>
          </w:rPr>
          <w:delText>N</w:delText>
        </w:r>
        <w:r w:rsidDel="00B149C9">
          <w:rPr>
            <w:rFonts w:ascii="Cambria" w:hAnsi="Cambria"/>
            <w:sz w:val="28"/>
            <w:szCs w:val="28"/>
          </w:rPr>
          <w:delText xml:space="preserve">o </w:delText>
        </w:r>
        <w:r w:rsidR="000A34CB" w:rsidDel="00B149C9">
          <w:rPr>
            <w:rFonts w:ascii="Cambria" w:hAnsi="Cambria"/>
            <w:sz w:val="28"/>
            <w:szCs w:val="28"/>
          </w:rPr>
          <w:delText>dessert for me</w:delText>
        </w:r>
        <w:r w:rsidDel="00B149C9">
          <w:rPr>
            <w:rFonts w:ascii="Cambria" w:hAnsi="Cambria"/>
            <w:sz w:val="28"/>
            <w:szCs w:val="28"/>
          </w:rPr>
          <w:delText>, honey</w:delText>
        </w:r>
      </w:del>
      <w:ins w:id="1456" w:author="Daisy Watt" w:date="2026-06-16T18:13:00Z" w16du:dateUtc="2026-06-16T17:13:00Z">
        <w:del w:id="1457" w:author="Claire S" w:date="2026-07-17T09:23:00Z" w16du:dateUtc="2026-07-17T08:23:00Z">
          <w:r w:rsidR="0055308E" w:rsidDel="00B149C9">
            <w:rPr>
              <w:rFonts w:ascii="Cambria" w:hAnsi="Cambria"/>
              <w:sz w:val="28"/>
              <w:szCs w:val="28"/>
            </w:rPr>
            <w:delText>.</w:delText>
          </w:r>
        </w:del>
      </w:ins>
      <w:del w:id="1458" w:author="Claire S" w:date="2026-07-17T09:23:00Z" w16du:dateUtc="2026-07-17T08:23:00Z">
        <w:r w:rsidDel="00B149C9">
          <w:rPr>
            <w:rFonts w:ascii="Cambria" w:hAnsi="Cambria"/>
            <w:sz w:val="28"/>
            <w:szCs w:val="28"/>
          </w:rPr>
          <w:delText xml:space="preserve">,’ </w:delText>
        </w:r>
        <w:r w:rsidR="001C0D07" w:rsidDel="00B149C9">
          <w:rPr>
            <w:rFonts w:ascii="Cambria" w:hAnsi="Cambria"/>
            <w:sz w:val="28"/>
            <w:szCs w:val="28"/>
          </w:rPr>
          <w:delText>Savannah</w:delText>
        </w:r>
        <w:r w:rsidR="00264C53" w:rsidDel="00B149C9">
          <w:rPr>
            <w:rFonts w:ascii="Cambria" w:hAnsi="Cambria"/>
            <w:sz w:val="28"/>
            <w:szCs w:val="28"/>
          </w:rPr>
          <w:delText xml:space="preserve"> </w:delText>
        </w:r>
        <w:r w:rsidR="006E02D2" w:rsidDel="00B149C9">
          <w:rPr>
            <w:rFonts w:ascii="Cambria" w:hAnsi="Cambria"/>
            <w:sz w:val="28"/>
            <w:szCs w:val="28"/>
          </w:rPr>
          <w:delText xml:space="preserve">wrinkles her expensive snub nose at </w:delText>
        </w:r>
        <w:r w:rsidR="000A34CB" w:rsidDel="00B149C9">
          <w:rPr>
            <w:rFonts w:ascii="Cambria" w:hAnsi="Cambria"/>
            <w:sz w:val="28"/>
            <w:szCs w:val="28"/>
          </w:rPr>
          <w:delText>the</w:delText>
        </w:r>
        <w:r w:rsidDel="00B149C9">
          <w:rPr>
            <w:rFonts w:ascii="Cambria" w:hAnsi="Cambria"/>
            <w:sz w:val="28"/>
            <w:szCs w:val="28"/>
          </w:rPr>
          <w:delText xml:space="preserve"> </w:delText>
        </w:r>
        <w:r w:rsidR="006E02D2" w:rsidDel="00B149C9">
          <w:rPr>
            <w:rFonts w:ascii="Cambria" w:hAnsi="Cambria"/>
            <w:sz w:val="28"/>
            <w:szCs w:val="28"/>
          </w:rPr>
          <w:delText>cute waiter</w:delText>
        </w:r>
        <w:r w:rsidDel="00B149C9">
          <w:rPr>
            <w:rFonts w:ascii="Cambria" w:hAnsi="Cambria"/>
            <w:sz w:val="28"/>
            <w:szCs w:val="28"/>
          </w:rPr>
          <w:delText>;</w:delText>
        </w:r>
        <w:r w:rsidR="00274C6A" w:rsidDel="00B149C9">
          <w:rPr>
            <w:rFonts w:ascii="Cambria" w:hAnsi="Cambria"/>
            <w:sz w:val="28"/>
            <w:szCs w:val="28"/>
          </w:rPr>
          <w:delText xml:space="preserve"> definitely </w:delText>
        </w:r>
        <w:r w:rsidDel="00B149C9">
          <w:rPr>
            <w:rFonts w:ascii="Cambria" w:hAnsi="Cambria"/>
            <w:sz w:val="28"/>
            <w:szCs w:val="28"/>
          </w:rPr>
          <w:delText>n</w:delText>
        </w:r>
        <w:r w:rsidR="00347FDB" w:rsidDel="00B149C9">
          <w:rPr>
            <w:rFonts w:ascii="Cambria" w:hAnsi="Cambria"/>
            <w:sz w:val="28"/>
            <w:szCs w:val="28"/>
          </w:rPr>
          <w:delText>o</w:delText>
        </w:r>
        <w:r w:rsidR="003A34DC" w:rsidDel="00B149C9">
          <w:rPr>
            <w:rFonts w:ascii="Cambria" w:hAnsi="Cambria"/>
            <w:sz w:val="28"/>
            <w:szCs w:val="28"/>
          </w:rPr>
          <w:delText xml:space="preserve"> cake</w:delText>
        </w:r>
        <w:r w:rsidR="00347FDB" w:rsidDel="00B149C9">
          <w:rPr>
            <w:rFonts w:ascii="Cambria" w:hAnsi="Cambria"/>
            <w:sz w:val="28"/>
            <w:szCs w:val="28"/>
          </w:rPr>
          <w:delText xml:space="preserve"> in this </w:delText>
        </w:r>
        <w:r w:rsidR="007C5FBE" w:rsidDel="00B149C9">
          <w:rPr>
            <w:rFonts w:ascii="Cambria" w:hAnsi="Cambria"/>
            <w:sz w:val="28"/>
            <w:szCs w:val="28"/>
          </w:rPr>
          <w:delText xml:space="preserve">skintight </w:delText>
        </w:r>
        <w:r w:rsidR="00347FDB" w:rsidDel="00B149C9">
          <w:rPr>
            <w:rFonts w:ascii="Cambria" w:hAnsi="Cambria"/>
            <w:sz w:val="28"/>
            <w:szCs w:val="28"/>
          </w:rPr>
          <w:delText xml:space="preserve">dress, </w:delText>
        </w:r>
        <w:r w:rsidR="00274C6A" w:rsidDel="00B149C9">
          <w:rPr>
            <w:rFonts w:ascii="Cambria" w:hAnsi="Cambria"/>
            <w:sz w:val="28"/>
            <w:szCs w:val="28"/>
          </w:rPr>
          <w:delText xml:space="preserve">nor </w:delText>
        </w:r>
        <w:r w:rsidR="00347FDB" w:rsidDel="00B149C9">
          <w:rPr>
            <w:rFonts w:ascii="Cambria" w:hAnsi="Cambria"/>
            <w:sz w:val="28"/>
            <w:szCs w:val="28"/>
          </w:rPr>
          <w:delText>after her</w:delText>
        </w:r>
        <w:r w:rsidR="00764ABF" w:rsidDel="00B149C9">
          <w:rPr>
            <w:rFonts w:ascii="Cambria" w:hAnsi="Cambria"/>
            <w:sz w:val="28"/>
            <w:szCs w:val="28"/>
          </w:rPr>
          <w:delText xml:space="preserve"> </w:delText>
        </w:r>
        <w:r w:rsidR="00D93A49" w:rsidDel="00B149C9">
          <w:rPr>
            <w:rFonts w:ascii="Cambria" w:hAnsi="Cambria"/>
            <w:sz w:val="28"/>
            <w:szCs w:val="28"/>
          </w:rPr>
          <w:delText>las</w:delText>
        </w:r>
        <w:r w:rsidR="00764ABF" w:rsidDel="00B149C9">
          <w:rPr>
            <w:rFonts w:ascii="Cambria" w:hAnsi="Cambria"/>
            <w:sz w:val="28"/>
            <w:szCs w:val="28"/>
          </w:rPr>
          <w:delText xml:space="preserve">t </w:delText>
        </w:r>
        <w:r w:rsidR="00347FDB" w:rsidDel="00B149C9">
          <w:rPr>
            <w:rFonts w:ascii="Cambria" w:hAnsi="Cambria"/>
            <w:sz w:val="28"/>
            <w:szCs w:val="28"/>
          </w:rPr>
          <w:delText>Mounjaro</w:delText>
        </w:r>
        <w:r w:rsidR="00A208C6" w:rsidDel="00B149C9">
          <w:rPr>
            <w:rFonts w:ascii="Cambria" w:hAnsi="Cambria"/>
            <w:sz w:val="28"/>
            <w:szCs w:val="28"/>
          </w:rPr>
          <w:delText xml:space="preserve"> jab</w:delText>
        </w:r>
        <w:r w:rsidR="00764ABF" w:rsidDel="00B149C9">
          <w:rPr>
            <w:rFonts w:ascii="Cambria" w:hAnsi="Cambria"/>
            <w:sz w:val="28"/>
            <w:szCs w:val="28"/>
          </w:rPr>
          <w:delText>.</w:delText>
        </w:r>
        <w:r w:rsidR="002640C2" w:rsidDel="00B149C9">
          <w:rPr>
            <w:rFonts w:ascii="Cambria" w:hAnsi="Cambria"/>
            <w:sz w:val="28"/>
            <w:szCs w:val="28"/>
          </w:rPr>
          <w:delText xml:space="preserve"> </w:delText>
        </w:r>
        <w:r w:rsidR="002D797C" w:rsidDel="00B149C9">
          <w:rPr>
            <w:rFonts w:ascii="Cambria" w:hAnsi="Cambria"/>
            <w:sz w:val="28"/>
            <w:szCs w:val="28"/>
          </w:rPr>
          <w:delText>She doesn’t need to lose weight</w:delText>
        </w:r>
        <w:r w:rsidR="00760DB1" w:rsidDel="00B149C9">
          <w:rPr>
            <w:rFonts w:ascii="Cambria" w:hAnsi="Cambria"/>
            <w:sz w:val="28"/>
            <w:szCs w:val="28"/>
          </w:rPr>
          <w:delText xml:space="preserve">, </w:delText>
        </w:r>
        <w:r w:rsidR="005842C7" w:rsidDel="00B149C9">
          <w:rPr>
            <w:rFonts w:ascii="Cambria" w:hAnsi="Cambria"/>
            <w:sz w:val="28"/>
            <w:szCs w:val="28"/>
          </w:rPr>
          <w:delText xml:space="preserve">her PT makes sure of that, </w:delText>
        </w:r>
        <w:r w:rsidR="002D797C" w:rsidDel="00B149C9">
          <w:rPr>
            <w:rFonts w:ascii="Cambria" w:hAnsi="Cambria"/>
            <w:sz w:val="28"/>
            <w:szCs w:val="28"/>
          </w:rPr>
          <w:delText>but you can never be too thin or too rich, someone once said</w:delText>
        </w:r>
        <w:r w:rsidR="00760DB1" w:rsidDel="00B149C9">
          <w:rPr>
            <w:rFonts w:ascii="Cambria" w:hAnsi="Cambria"/>
            <w:sz w:val="28"/>
            <w:szCs w:val="28"/>
          </w:rPr>
          <w:delText xml:space="preserve">: </w:delText>
        </w:r>
        <w:r w:rsidR="005842C7" w:rsidDel="00B149C9">
          <w:rPr>
            <w:rFonts w:ascii="Cambria" w:hAnsi="Cambria"/>
            <w:sz w:val="28"/>
            <w:szCs w:val="28"/>
          </w:rPr>
          <w:delText>an ethic</w:delText>
        </w:r>
        <w:r w:rsidR="00760DB1" w:rsidDel="00B149C9">
          <w:rPr>
            <w:rFonts w:ascii="Cambria" w:hAnsi="Cambria"/>
            <w:sz w:val="28"/>
            <w:szCs w:val="28"/>
          </w:rPr>
          <w:delText xml:space="preserve"> </w:delText>
        </w:r>
        <w:r w:rsidR="006C23B4" w:rsidDel="00B149C9">
          <w:rPr>
            <w:rFonts w:ascii="Cambria" w:hAnsi="Cambria"/>
            <w:sz w:val="28"/>
            <w:szCs w:val="28"/>
          </w:rPr>
          <w:delText>Savannah</w:delText>
        </w:r>
        <w:r w:rsidR="00DF0500" w:rsidDel="00B149C9">
          <w:rPr>
            <w:rFonts w:ascii="Cambria" w:hAnsi="Cambria"/>
            <w:sz w:val="28"/>
            <w:szCs w:val="28"/>
          </w:rPr>
          <w:delText xml:space="preserve"> </w:delText>
        </w:r>
        <w:r w:rsidR="00760DB1" w:rsidDel="00B149C9">
          <w:rPr>
            <w:rFonts w:ascii="Cambria" w:hAnsi="Cambria"/>
            <w:sz w:val="28"/>
            <w:szCs w:val="28"/>
          </w:rPr>
          <w:delText>totally agrees</w:delText>
        </w:r>
        <w:r w:rsidR="005842C7" w:rsidDel="00B149C9">
          <w:rPr>
            <w:rFonts w:ascii="Cambria" w:hAnsi="Cambria"/>
            <w:sz w:val="28"/>
            <w:szCs w:val="28"/>
          </w:rPr>
          <w:delText xml:space="preserve"> with.</w:delText>
        </w:r>
      </w:del>
    </w:p>
    <w:p w14:paraId="2EB51AD8" w14:textId="20984B33" w:rsidR="00764ABF" w:rsidDel="00B149C9" w:rsidRDefault="008D3FDE" w:rsidP="00687850">
      <w:pPr>
        <w:spacing w:line="360" w:lineRule="auto"/>
        <w:ind w:firstLine="720"/>
        <w:contextualSpacing/>
        <w:rPr>
          <w:del w:id="1459" w:author="Claire S" w:date="2026-07-17T09:23:00Z" w16du:dateUtc="2026-07-17T08:23:00Z"/>
          <w:rFonts w:ascii="Cambria" w:hAnsi="Cambria"/>
          <w:sz w:val="28"/>
          <w:szCs w:val="28"/>
        </w:rPr>
      </w:pPr>
      <w:del w:id="1460" w:author="Claire S" w:date="2026-07-17T09:23:00Z" w16du:dateUtc="2026-07-17T08:23:00Z">
        <w:r w:rsidDel="00B149C9">
          <w:rPr>
            <w:rFonts w:ascii="Cambria" w:hAnsi="Cambria"/>
            <w:sz w:val="28"/>
            <w:szCs w:val="28"/>
          </w:rPr>
          <w:delText xml:space="preserve">‘I’ll </w:delText>
        </w:r>
        <w:r w:rsidR="00381F87" w:rsidDel="00B149C9">
          <w:rPr>
            <w:rFonts w:ascii="Cambria" w:hAnsi="Cambria"/>
            <w:sz w:val="28"/>
            <w:szCs w:val="28"/>
          </w:rPr>
          <w:delText>hav</w:delText>
        </w:r>
        <w:r w:rsidDel="00B149C9">
          <w:rPr>
            <w:rFonts w:ascii="Cambria" w:hAnsi="Cambria"/>
            <w:sz w:val="28"/>
            <w:szCs w:val="28"/>
          </w:rPr>
          <w:delText>e yours</w:delText>
        </w:r>
      </w:del>
      <w:ins w:id="1461" w:author="Daisy Watt" w:date="2026-06-16T18:14:00Z" w16du:dateUtc="2026-06-16T17:14:00Z">
        <w:del w:id="1462" w:author="Claire S" w:date="2026-07-17T09:23:00Z" w16du:dateUtc="2026-07-17T08:23:00Z">
          <w:r w:rsidR="0055308E" w:rsidDel="00B149C9">
            <w:rPr>
              <w:rFonts w:ascii="Cambria" w:hAnsi="Cambria"/>
              <w:sz w:val="28"/>
              <w:szCs w:val="28"/>
            </w:rPr>
            <w:delText>.</w:delText>
          </w:r>
        </w:del>
      </w:ins>
      <w:del w:id="1463" w:author="Claire S" w:date="2026-07-17T09:23:00Z" w16du:dateUtc="2026-07-17T08:23:00Z">
        <w:r w:rsidDel="00B149C9">
          <w:rPr>
            <w:rFonts w:ascii="Cambria" w:hAnsi="Cambria"/>
            <w:sz w:val="28"/>
            <w:szCs w:val="28"/>
          </w:rPr>
          <w:delText xml:space="preserve">,’ </w:delText>
        </w:r>
        <w:r w:rsidR="005C49B0" w:rsidDel="00B149C9">
          <w:rPr>
            <w:rFonts w:ascii="Cambria" w:hAnsi="Cambria"/>
            <w:sz w:val="28"/>
            <w:szCs w:val="28"/>
          </w:rPr>
          <w:delText>Jackson Rayne,</w:delText>
        </w:r>
        <w:r w:rsidR="00381F87" w:rsidDel="00B149C9">
          <w:rPr>
            <w:rFonts w:ascii="Cambria" w:hAnsi="Cambria"/>
            <w:sz w:val="28"/>
            <w:szCs w:val="28"/>
          </w:rPr>
          <w:delText xml:space="preserve"> Dex’s </w:delText>
        </w:r>
        <w:r w:rsidR="000D6787" w:rsidDel="00B149C9">
          <w:rPr>
            <w:rFonts w:ascii="Cambria" w:hAnsi="Cambria"/>
            <w:sz w:val="28"/>
            <w:szCs w:val="28"/>
          </w:rPr>
          <w:delText>number one author</w:delText>
        </w:r>
        <w:r w:rsidR="00764ABF" w:rsidDel="00B149C9">
          <w:rPr>
            <w:rFonts w:ascii="Cambria" w:hAnsi="Cambria"/>
            <w:sz w:val="28"/>
            <w:szCs w:val="28"/>
          </w:rPr>
          <w:delText>, lock</w:delText>
        </w:r>
        <w:r w:rsidR="002D797C" w:rsidDel="00B149C9">
          <w:rPr>
            <w:rFonts w:ascii="Cambria" w:hAnsi="Cambria"/>
            <w:sz w:val="28"/>
            <w:szCs w:val="28"/>
          </w:rPr>
          <w:delText>s</w:delText>
        </w:r>
        <w:r w:rsidR="00764ABF" w:rsidDel="00B149C9">
          <w:rPr>
            <w:rFonts w:ascii="Cambria" w:hAnsi="Cambria"/>
            <w:sz w:val="28"/>
            <w:szCs w:val="28"/>
          </w:rPr>
          <w:delText xml:space="preserve"> eyes with her</w:delText>
        </w:r>
        <w:r w:rsidR="00760DB1" w:rsidDel="00B149C9">
          <w:rPr>
            <w:rFonts w:ascii="Cambria" w:hAnsi="Cambria"/>
            <w:sz w:val="28"/>
            <w:szCs w:val="28"/>
          </w:rPr>
          <w:delText xml:space="preserve">, his </w:delText>
        </w:r>
        <w:r w:rsidR="00960B17" w:rsidDel="00B149C9">
          <w:rPr>
            <w:rFonts w:ascii="Cambria" w:hAnsi="Cambria"/>
            <w:sz w:val="28"/>
            <w:szCs w:val="28"/>
          </w:rPr>
          <w:delText>steely</w:delText>
        </w:r>
        <w:r w:rsidR="00530B9A" w:rsidDel="00B149C9">
          <w:rPr>
            <w:rFonts w:ascii="Cambria" w:hAnsi="Cambria"/>
            <w:sz w:val="28"/>
            <w:szCs w:val="28"/>
          </w:rPr>
          <w:delText xml:space="preserve"> </w:delText>
        </w:r>
        <w:r w:rsidR="00760DB1" w:rsidDel="00B149C9">
          <w:rPr>
            <w:rFonts w:ascii="Cambria" w:hAnsi="Cambria"/>
            <w:sz w:val="28"/>
            <w:szCs w:val="28"/>
          </w:rPr>
          <w:delText xml:space="preserve">gaze </w:delText>
        </w:r>
        <w:r w:rsidR="00530B9A" w:rsidDel="00B149C9">
          <w:rPr>
            <w:rFonts w:ascii="Cambria" w:hAnsi="Cambria"/>
            <w:sz w:val="28"/>
            <w:szCs w:val="28"/>
          </w:rPr>
          <w:delText>as</w:delText>
        </w:r>
        <w:r w:rsidR="00760DB1" w:rsidDel="00B149C9">
          <w:rPr>
            <w:rFonts w:ascii="Cambria" w:hAnsi="Cambria"/>
            <w:sz w:val="28"/>
            <w:szCs w:val="28"/>
          </w:rPr>
          <w:delText xml:space="preserve"> </w:delText>
        </w:r>
        <w:r w:rsidR="00467BD2" w:rsidDel="00B149C9">
          <w:rPr>
            <w:rFonts w:ascii="Cambria" w:hAnsi="Cambria"/>
            <w:sz w:val="28"/>
            <w:szCs w:val="28"/>
          </w:rPr>
          <w:delText>piercing</w:delText>
        </w:r>
        <w:r w:rsidR="00530B9A" w:rsidDel="00B149C9">
          <w:rPr>
            <w:rFonts w:ascii="Cambria" w:hAnsi="Cambria"/>
            <w:sz w:val="28"/>
            <w:szCs w:val="28"/>
          </w:rPr>
          <w:delText xml:space="preserve"> as her own </w:delText>
        </w:r>
        <w:r w:rsidR="00410251" w:rsidDel="00B149C9">
          <w:rPr>
            <w:rFonts w:ascii="Cambria" w:hAnsi="Cambria"/>
            <w:sz w:val="28"/>
            <w:szCs w:val="28"/>
          </w:rPr>
          <w:delText>pointy</w:delText>
        </w:r>
        <w:r w:rsidR="00530B9A" w:rsidDel="00B149C9">
          <w:rPr>
            <w:rFonts w:ascii="Cambria" w:hAnsi="Cambria"/>
            <w:sz w:val="28"/>
            <w:szCs w:val="28"/>
          </w:rPr>
          <w:delText xml:space="preserve"> talons</w:delText>
        </w:r>
      </w:del>
      <w:ins w:id="1464" w:author="Daisy Watt" w:date="2026-06-17T07:07:00Z" w16du:dateUtc="2026-06-17T06:07:00Z">
        <w:del w:id="1465" w:author="Claire S" w:date="2026-07-17T09:23:00Z" w16du:dateUtc="2026-07-17T08:23:00Z">
          <w:r w:rsidR="00F769D6" w:rsidDel="00B149C9">
            <w:rPr>
              <w:rFonts w:ascii="Cambria" w:hAnsi="Cambria"/>
              <w:sz w:val="28"/>
              <w:szCs w:val="28"/>
            </w:rPr>
            <w:delText>manicured nails</w:delText>
          </w:r>
        </w:del>
      </w:ins>
      <w:del w:id="1466" w:author="Claire S" w:date="2026-07-17T09:23:00Z" w16du:dateUtc="2026-07-17T08:23:00Z">
        <w:r w:rsidR="00A55ED4" w:rsidDel="00B149C9">
          <w:rPr>
            <w:rFonts w:ascii="Cambria" w:hAnsi="Cambria"/>
            <w:sz w:val="28"/>
            <w:szCs w:val="28"/>
          </w:rPr>
          <w:delText xml:space="preserve">.  </w:delText>
        </w:r>
      </w:del>
    </w:p>
    <w:p w14:paraId="08E18BBF" w14:textId="316EC080" w:rsidR="00CC131F" w:rsidDel="00B149C9" w:rsidRDefault="00764ABF" w:rsidP="00A83438">
      <w:pPr>
        <w:spacing w:line="360" w:lineRule="auto"/>
        <w:ind w:firstLine="720"/>
        <w:contextualSpacing/>
        <w:rPr>
          <w:del w:id="1467" w:author="Claire S" w:date="2026-07-17T09:23:00Z" w16du:dateUtc="2026-07-17T08:23:00Z"/>
          <w:rFonts w:ascii="Cambria" w:hAnsi="Cambria"/>
          <w:sz w:val="28"/>
          <w:szCs w:val="28"/>
        </w:rPr>
      </w:pPr>
      <w:del w:id="1468" w:author="Claire S" w:date="2026-07-17T09:23:00Z" w16du:dateUtc="2026-07-17T08:23:00Z">
        <w:r w:rsidDel="00B149C9">
          <w:rPr>
            <w:rFonts w:ascii="Cambria" w:hAnsi="Cambria"/>
            <w:sz w:val="28"/>
            <w:szCs w:val="28"/>
          </w:rPr>
          <w:delText xml:space="preserve">‘Be my guest.’ </w:delText>
        </w:r>
      </w:del>
      <w:del w:id="1469" w:author="Claire S" w:date="2026-05-25T11:48:00Z" w16du:dateUtc="2026-05-25T10:48:00Z">
        <w:r w:rsidR="006C23B4" w:rsidDel="008F5C54">
          <w:rPr>
            <w:rFonts w:ascii="Cambria" w:hAnsi="Cambria"/>
            <w:sz w:val="28"/>
            <w:szCs w:val="28"/>
          </w:rPr>
          <w:delText>Savannah</w:delText>
        </w:r>
        <w:r w:rsidR="00DF0500" w:rsidDel="008F5C54">
          <w:rPr>
            <w:rFonts w:ascii="Cambria" w:hAnsi="Cambria"/>
            <w:sz w:val="28"/>
            <w:szCs w:val="28"/>
          </w:rPr>
          <w:delText xml:space="preserve"> </w:delText>
        </w:r>
        <w:r w:rsidR="005C49B0" w:rsidDel="008F5C54">
          <w:rPr>
            <w:rFonts w:ascii="Cambria" w:hAnsi="Cambria"/>
            <w:sz w:val="28"/>
            <w:szCs w:val="28"/>
          </w:rPr>
          <w:delText xml:space="preserve">pushes </w:delText>
        </w:r>
        <w:r w:rsidR="00530B9A" w:rsidDel="008F5C54">
          <w:rPr>
            <w:rFonts w:ascii="Cambria" w:hAnsi="Cambria"/>
            <w:sz w:val="28"/>
            <w:szCs w:val="28"/>
          </w:rPr>
          <w:delText>the plate</w:delText>
        </w:r>
        <w:r w:rsidR="006A7277" w:rsidDel="008F5C54">
          <w:rPr>
            <w:rFonts w:ascii="Cambria" w:hAnsi="Cambria"/>
            <w:sz w:val="28"/>
            <w:szCs w:val="28"/>
          </w:rPr>
          <w:delText xml:space="preserve"> over</w:delText>
        </w:r>
      </w:del>
      <w:del w:id="1470" w:author="Claire S" w:date="2026-05-13T15:14:00Z" w16du:dateUtc="2026-05-13T14:14:00Z">
        <w:r w:rsidDel="00DB0EF1">
          <w:rPr>
            <w:rFonts w:ascii="Cambria" w:hAnsi="Cambria"/>
            <w:sz w:val="28"/>
            <w:szCs w:val="28"/>
          </w:rPr>
          <w:delText xml:space="preserve">, </w:delText>
        </w:r>
        <w:r w:rsidR="001C0D07" w:rsidDel="00DB0EF1">
          <w:rPr>
            <w:rFonts w:ascii="Cambria" w:hAnsi="Cambria"/>
            <w:sz w:val="28"/>
            <w:szCs w:val="28"/>
          </w:rPr>
          <w:delText>sizing him</w:delText>
        </w:r>
      </w:del>
      <w:del w:id="1471" w:author="Claire S" w:date="2026-05-14T10:31:00Z" w16du:dateUtc="2026-05-14T09:31:00Z">
        <w:r w:rsidR="001C0D07" w:rsidDel="0041730C">
          <w:rPr>
            <w:rFonts w:ascii="Cambria" w:hAnsi="Cambria"/>
            <w:sz w:val="28"/>
            <w:szCs w:val="28"/>
          </w:rPr>
          <w:delText xml:space="preserve"> up</w:delText>
        </w:r>
      </w:del>
      <w:del w:id="1472" w:author="Claire S" w:date="2026-05-25T11:48:00Z" w16du:dateUtc="2026-05-25T10:48:00Z">
        <w:r w:rsidR="001066AA" w:rsidDel="008F5C54">
          <w:rPr>
            <w:rFonts w:ascii="Cambria" w:hAnsi="Cambria"/>
            <w:sz w:val="28"/>
            <w:szCs w:val="28"/>
          </w:rPr>
          <w:delText>.</w:delText>
        </w:r>
        <w:r w:rsidR="000D6787" w:rsidDel="008F5C54">
          <w:rPr>
            <w:rFonts w:ascii="Cambria" w:hAnsi="Cambria"/>
            <w:sz w:val="28"/>
            <w:szCs w:val="28"/>
          </w:rPr>
          <w:delText xml:space="preserve"> </w:delText>
        </w:r>
      </w:del>
      <w:del w:id="1473" w:author="Claire S" w:date="2026-05-13T15:14:00Z" w16du:dateUtc="2026-05-13T14:14:00Z">
        <w:r w:rsidR="00C23E2F" w:rsidDel="00DB0EF1">
          <w:rPr>
            <w:rFonts w:ascii="Cambria" w:hAnsi="Cambria"/>
            <w:sz w:val="28"/>
            <w:szCs w:val="28"/>
          </w:rPr>
          <w:delText>Rayne is</w:delText>
        </w:r>
        <w:r w:rsidDel="00DB0EF1">
          <w:rPr>
            <w:rFonts w:ascii="Cambria" w:hAnsi="Cambria"/>
            <w:sz w:val="28"/>
            <w:szCs w:val="28"/>
          </w:rPr>
          <w:delText xml:space="preserve"> </w:delText>
        </w:r>
        <w:r w:rsidR="001066AA" w:rsidDel="00DB0EF1">
          <w:rPr>
            <w:rFonts w:ascii="Cambria" w:hAnsi="Cambria"/>
            <w:sz w:val="28"/>
            <w:szCs w:val="28"/>
          </w:rPr>
          <w:delText xml:space="preserve">undeniably </w:delText>
        </w:r>
        <w:r w:rsidDel="00DB0EF1">
          <w:rPr>
            <w:rFonts w:ascii="Cambria" w:hAnsi="Cambria"/>
            <w:sz w:val="28"/>
            <w:szCs w:val="28"/>
          </w:rPr>
          <w:delText>hot</w:delText>
        </w:r>
        <w:r w:rsidR="001066AA" w:rsidDel="00DB0EF1">
          <w:rPr>
            <w:rFonts w:ascii="Cambria" w:hAnsi="Cambria"/>
            <w:sz w:val="28"/>
            <w:szCs w:val="28"/>
          </w:rPr>
          <w:delText xml:space="preserve"> in the flesh, and </w:delText>
        </w:r>
        <w:r w:rsidR="002B7CD5" w:rsidDel="00DB0EF1">
          <w:rPr>
            <w:rFonts w:ascii="Cambria" w:hAnsi="Cambria"/>
            <w:sz w:val="28"/>
            <w:szCs w:val="28"/>
          </w:rPr>
          <w:delText>t</w:delText>
        </w:r>
      </w:del>
      <w:del w:id="1474" w:author="Claire S" w:date="2026-07-17T09:23:00Z" w16du:dateUtc="2026-07-17T08:23:00Z">
        <w:r w:rsidR="002B7CD5" w:rsidDel="00B149C9">
          <w:rPr>
            <w:rFonts w:ascii="Cambria" w:hAnsi="Cambria"/>
            <w:sz w:val="28"/>
            <w:szCs w:val="28"/>
          </w:rPr>
          <w:delText xml:space="preserve">he mystery that </w:delText>
        </w:r>
        <w:r w:rsidR="001066AA" w:rsidDel="00B149C9">
          <w:rPr>
            <w:rFonts w:ascii="Cambria" w:hAnsi="Cambria"/>
            <w:sz w:val="28"/>
            <w:szCs w:val="28"/>
          </w:rPr>
          <w:delText>shroud</w:delText>
        </w:r>
        <w:r w:rsidR="002B7CD5" w:rsidDel="00B149C9">
          <w:rPr>
            <w:rFonts w:ascii="Cambria" w:hAnsi="Cambria"/>
            <w:sz w:val="28"/>
            <w:szCs w:val="28"/>
          </w:rPr>
          <w:delText xml:space="preserve">s </w:delText>
        </w:r>
      </w:del>
      <w:del w:id="1475" w:author="Claire S" w:date="2026-05-13T15:14:00Z" w16du:dateUtc="2026-05-13T14:14:00Z">
        <w:r w:rsidR="002B7CD5" w:rsidDel="00DB0EF1">
          <w:rPr>
            <w:rFonts w:ascii="Cambria" w:hAnsi="Cambria"/>
            <w:sz w:val="28"/>
            <w:szCs w:val="28"/>
          </w:rPr>
          <w:delText xml:space="preserve">his </w:delText>
        </w:r>
      </w:del>
      <w:del w:id="1476" w:author="Claire S" w:date="2026-07-17T09:23:00Z" w16du:dateUtc="2026-07-17T08:23:00Z">
        <w:r w:rsidR="002B7CD5" w:rsidDel="00B149C9">
          <w:rPr>
            <w:rFonts w:ascii="Cambria" w:hAnsi="Cambria"/>
            <w:sz w:val="28"/>
            <w:szCs w:val="28"/>
          </w:rPr>
          <w:delText xml:space="preserve">first </w:delText>
        </w:r>
        <w:r w:rsidR="0084333C" w:rsidDel="00B149C9">
          <w:rPr>
            <w:rFonts w:ascii="Cambria" w:hAnsi="Cambria"/>
            <w:sz w:val="28"/>
            <w:szCs w:val="28"/>
          </w:rPr>
          <w:delText>career</w:delText>
        </w:r>
        <w:r w:rsidR="002B7CD5" w:rsidDel="00B149C9">
          <w:rPr>
            <w:rFonts w:ascii="Cambria" w:hAnsi="Cambria"/>
            <w:sz w:val="28"/>
            <w:szCs w:val="28"/>
          </w:rPr>
          <w:delText xml:space="preserve"> makes him </w:delText>
        </w:r>
        <w:r w:rsidR="001648DB" w:rsidDel="00B149C9">
          <w:rPr>
            <w:rFonts w:ascii="Cambria" w:hAnsi="Cambria"/>
            <w:sz w:val="28"/>
            <w:szCs w:val="28"/>
          </w:rPr>
          <w:delText>feel dangerous in an</w:delText>
        </w:r>
        <w:r w:rsidR="002B7CD5" w:rsidDel="00B149C9">
          <w:rPr>
            <w:rFonts w:ascii="Cambria" w:hAnsi="Cambria"/>
            <w:sz w:val="28"/>
            <w:szCs w:val="28"/>
          </w:rPr>
          <w:delText xml:space="preserve"> </w:delText>
        </w:r>
        <w:r w:rsidR="00804CD9" w:rsidDel="00B149C9">
          <w:rPr>
            <w:rFonts w:ascii="Cambria" w:hAnsi="Cambria"/>
            <w:sz w:val="28"/>
            <w:szCs w:val="28"/>
          </w:rPr>
          <w:delText xml:space="preserve">unexpectedly </w:delText>
        </w:r>
        <w:r w:rsidR="002B7CD5" w:rsidDel="00B149C9">
          <w:rPr>
            <w:rFonts w:ascii="Cambria" w:hAnsi="Cambria"/>
            <w:sz w:val="28"/>
            <w:szCs w:val="28"/>
          </w:rPr>
          <w:delText>exciting</w:delText>
        </w:r>
        <w:r w:rsidR="001648DB" w:rsidDel="00B149C9">
          <w:rPr>
            <w:rFonts w:ascii="Cambria" w:hAnsi="Cambria"/>
            <w:sz w:val="28"/>
            <w:szCs w:val="28"/>
          </w:rPr>
          <w:delText xml:space="preserve"> way</w:delText>
        </w:r>
        <w:r w:rsidR="001066AA" w:rsidDel="00B149C9">
          <w:rPr>
            <w:rFonts w:ascii="Cambria" w:hAnsi="Cambria"/>
            <w:sz w:val="28"/>
            <w:szCs w:val="28"/>
          </w:rPr>
          <w:delText xml:space="preserve">. </w:delText>
        </w:r>
        <w:r w:rsidR="001066AA" w:rsidRPr="000C7787" w:rsidDel="00B149C9">
          <w:rPr>
            <w:rFonts w:ascii="Cambria" w:hAnsi="Cambria"/>
            <w:sz w:val="28"/>
            <w:szCs w:val="28"/>
            <w:highlight w:val="green"/>
            <w:rPrChange w:id="1477" w:author="Daisy Watt" w:date="2026-06-18T12:57:00Z" w16du:dateUtc="2026-06-18T11:57:00Z">
              <w:rPr>
                <w:rFonts w:ascii="Cambria" w:hAnsi="Cambria"/>
                <w:sz w:val="28"/>
                <w:szCs w:val="28"/>
              </w:rPr>
            </w:rPrChange>
          </w:rPr>
          <w:delText xml:space="preserve"> He </w:delText>
        </w:r>
      </w:del>
      <w:ins w:id="1478" w:author="Daisy Watt" w:date="2026-06-17T12:52:00Z" w16du:dateUtc="2026-06-17T11:52:00Z">
        <w:del w:id="1479" w:author="Claire S" w:date="2026-07-17T09:23:00Z" w16du:dateUtc="2026-07-17T08:23:00Z">
          <w:r w:rsidR="0083005F" w:rsidRPr="000C7787" w:rsidDel="00B149C9">
            <w:rPr>
              <w:rFonts w:ascii="Cambria" w:hAnsi="Cambria"/>
              <w:sz w:val="28"/>
              <w:szCs w:val="28"/>
              <w:highlight w:val="green"/>
              <w:rPrChange w:id="1480" w:author="Daisy Watt" w:date="2026-06-18T12:57:00Z" w16du:dateUtc="2026-06-18T11:57:00Z">
                <w:rPr>
                  <w:rFonts w:ascii="Cambria" w:hAnsi="Cambria"/>
                  <w:sz w:val="28"/>
                  <w:szCs w:val="28"/>
                </w:rPr>
              </w:rPrChange>
            </w:rPr>
            <w:delText>He</w:delText>
          </w:r>
        </w:del>
      </w:ins>
      <w:del w:id="1481" w:author="Claire S" w:date="2026-07-17T09:23:00Z" w16du:dateUtc="2026-07-17T08:23:00Z">
        <w:r w:rsidR="001066AA" w:rsidRPr="000C7787" w:rsidDel="00B149C9">
          <w:rPr>
            <w:rFonts w:ascii="Cambria" w:hAnsi="Cambria"/>
            <w:sz w:val="28"/>
            <w:szCs w:val="28"/>
            <w:highlight w:val="green"/>
            <w:rPrChange w:id="1482" w:author="Daisy Watt" w:date="2026-06-18T12:57:00Z" w16du:dateUtc="2026-06-18T11:57:00Z">
              <w:rPr>
                <w:rFonts w:ascii="Cambria" w:hAnsi="Cambria"/>
                <w:sz w:val="28"/>
                <w:szCs w:val="28"/>
              </w:rPr>
            </w:rPrChange>
          </w:rPr>
          <w:delText xml:space="preserve">rarely </w:delText>
        </w:r>
        <w:r w:rsidR="002B7CD5" w:rsidRPr="000C7787" w:rsidDel="00B149C9">
          <w:rPr>
            <w:rFonts w:ascii="Cambria" w:hAnsi="Cambria"/>
            <w:sz w:val="28"/>
            <w:szCs w:val="28"/>
            <w:highlight w:val="green"/>
            <w:rPrChange w:id="1483" w:author="Daisy Watt" w:date="2026-06-18T12:57:00Z" w16du:dateUtc="2026-06-18T11:57:00Z">
              <w:rPr>
                <w:rFonts w:ascii="Cambria" w:hAnsi="Cambria"/>
                <w:sz w:val="28"/>
                <w:szCs w:val="28"/>
              </w:rPr>
            </w:rPrChange>
          </w:rPr>
          <w:delText>appears at</w:delText>
        </w:r>
        <w:r w:rsidR="001066AA" w:rsidRPr="000C7787" w:rsidDel="00B149C9">
          <w:rPr>
            <w:rFonts w:ascii="Cambria" w:hAnsi="Cambria"/>
            <w:sz w:val="28"/>
            <w:szCs w:val="28"/>
            <w:highlight w:val="green"/>
            <w:rPrChange w:id="1484" w:author="Daisy Watt" w:date="2026-06-18T12:57:00Z" w16du:dateUtc="2026-06-18T11:57:00Z">
              <w:rPr>
                <w:rFonts w:ascii="Cambria" w:hAnsi="Cambria"/>
                <w:sz w:val="28"/>
                <w:szCs w:val="28"/>
              </w:rPr>
            </w:rPrChange>
          </w:rPr>
          <w:delText xml:space="preserve"> public events</w:delText>
        </w:r>
      </w:del>
      <w:del w:id="1485" w:author="Claire S" w:date="2026-06-02T17:34:00Z" w16du:dateUtc="2026-06-02T16:34:00Z">
        <w:r w:rsidR="00AE058E" w:rsidRPr="000C7787" w:rsidDel="006152C2">
          <w:rPr>
            <w:rFonts w:ascii="Cambria" w:hAnsi="Cambria"/>
            <w:sz w:val="28"/>
            <w:szCs w:val="28"/>
            <w:highlight w:val="green"/>
            <w:rPrChange w:id="1486" w:author="Daisy Watt" w:date="2026-06-18T12:57:00Z" w16du:dateUtc="2026-06-18T11:57:00Z">
              <w:rPr>
                <w:rFonts w:ascii="Cambria" w:hAnsi="Cambria"/>
                <w:sz w:val="28"/>
                <w:szCs w:val="28"/>
              </w:rPr>
            </w:rPrChange>
          </w:rPr>
          <w:delText>,</w:delText>
        </w:r>
        <w:r w:rsidR="001066AA" w:rsidRPr="000C7787" w:rsidDel="006152C2">
          <w:rPr>
            <w:rFonts w:ascii="Cambria" w:hAnsi="Cambria"/>
            <w:sz w:val="28"/>
            <w:szCs w:val="28"/>
            <w:highlight w:val="green"/>
            <w:rPrChange w:id="1487" w:author="Daisy Watt" w:date="2026-06-18T12:57:00Z" w16du:dateUtc="2026-06-18T11:57:00Z">
              <w:rPr>
                <w:rFonts w:ascii="Cambria" w:hAnsi="Cambria"/>
                <w:sz w:val="28"/>
                <w:szCs w:val="28"/>
              </w:rPr>
            </w:rPrChange>
          </w:rPr>
          <w:delText xml:space="preserve"> and</w:delText>
        </w:r>
      </w:del>
      <w:del w:id="1488" w:author="Claire S" w:date="2026-07-17T09:23:00Z" w16du:dateUtc="2026-07-17T08:23:00Z">
        <w:r w:rsidR="00AE4747" w:rsidDel="00B149C9">
          <w:rPr>
            <w:rFonts w:ascii="Cambria" w:hAnsi="Cambria"/>
            <w:sz w:val="28"/>
            <w:szCs w:val="28"/>
          </w:rPr>
          <w:delText xml:space="preserve"> </w:delText>
        </w:r>
        <w:r w:rsidR="002B7CD5" w:rsidDel="00B149C9">
          <w:rPr>
            <w:rFonts w:ascii="Cambria" w:hAnsi="Cambria"/>
            <w:sz w:val="28"/>
            <w:szCs w:val="28"/>
          </w:rPr>
          <w:delText>Savannah imagines him staggering off</w:delText>
        </w:r>
        <w:r w:rsidR="00116D4D" w:rsidDel="00B149C9">
          <w:rPr>
            <w:rFonts w:ascii="Cambria" w:hAnsi="Cambria"/>
            <w:sz w:val="28"/>
            <w:szCs w:val="28"/>
          </w:rPr>
          <w:delText xml:space="preserve"> the battlefield</w:delText>
        </w:r>
        <w:r w:rsidR="008D45F7" w:rsidDel="00B149C9">
          <w:rPr>
            <w:rFonts w:ascii="Cambria" w:hAnsi="Cambria"/>
            <w:sz w:val="28"/>
            <w:szCs w:val="28"/>
          </w:rPr>
          <w:delText>; cradling a dying colleague, saving another</w:delText>
        </w:r>
        <w:r w:rsidR="001066AA" w:rsidDel="00B149C9">
          <w:rPr>
            <w:rFonts w:ascii="Cambria" w:hAnsi="Cambria"/>
            <w:sz w:val="28"/>
            <w:szCs w:val="28"/>
          </w:rPr>
          <w:delText xml:space="preserve">. </w:delText>
        </w:r>
        <w:r w:rsidR="002B7CD5" w:rsidDel="00B149C9">
          <w:rPr>
            <w:rFonts w:ascii="Cambria" w:hAnsi="Cambria"/>
            <w:sz w:val="28"/>
            <w:szCs w:val="28"/>
          </w:rPr>
          <w:delText>S</w:delText>
        </w:r>
        <w:r w:rsidR="00116D4D" w:rsidDel="00B149C9">
          <w:rPr>
            <w:rFonts w:ascii="Cambria" w:hAnsi="Cambria"/>
            <w:sz w:val="28"/>
            <w:szCs w:val="28"/>
          </w:rPr>
          <w:delText xml:space="preserve">he </w:delText>
        </w:r>
        <w:r w:rsidR="002B7CD5" w:rsidDel="00B149C9">
          <w:rPr>
            <w:rFonts w:ascii="Cambria" w:hAnsi="Cambria"/>
            <w:sz w:val="28"/>
            <w:szCs w:val="28"/>
          </w:rPr>
          <w:delText>thinks of</w:delText>
        </w:r>
        <w:r w:rsidR="00116D4D" w:rsidDel="00B149C9">
          <w:rPr>
            <w:rFonts w:ascii="Cambria" w:hAnsi="Cambria"/>
            <w:sz w:val="28"/>
            <w:szCs w:val="28"/>
          </w:rPr>
          <w:delText xml:space="preserve"> </w:delText>
        </w:r>
      </w:del>
      <w:del w:id="1489" w:author="Claire S" w:date="2026-05-22T23:32:00Z" w16du:dateUtc="2026-05-22T22:32:00Z">
        <w:r w:rsidR="00AE058E" w:rsidDel="00405FF7">
          <w:rPr>
            <w:rFonts w:ascii="Cambria" w:hAnsi="Cambria"/>
            <w:sz w:val="28"/>
            <w:szCs w:val="28"/>
          </w:rPr>
          <w:delText>Jackson</w:delText>
        </w:r>
        <w:r w:rsidR="00116D4D" w:rsidDel="00405FF7">
          <w:rPr>
            <w:rFonts w:ascii="Cambria" w:hAnsi="Cambria"/>
            <w:sz w:val="28"/>
            <w:szCs w:val="28"/>
          </w:rPr>
          <w:delText xml:space="preserve"> </w:delText>
        </w:r>
      </w:del>
      <w:del w:id="1490" w:author="Claire S" w:date="2026-07-17T09:23:00Z" w16du:dateUtc="2026-07-17T08:23:00Z">
        <w:r w:rsidR="00AE4747" w:rsidDel="00B149C9">
          <w:rPr>
            <w:rFonts w:ascii="Cambria" w:hAnsi="Cambria"/>
            <w:sz w:val="28"/>
            <w:szCs w:val="28"/>
          </w:rPr>
          <w:delText xml:space="preserve">killing men in </w:delText>
        </w:r>
      </w:del>
      <w:del w:id="1491" w:author="Claire S" w:date="2026-06-03T09:56:00Z" w16du:dateUtc="2026-06-03T08:56:00Z">
        <w:r w:rsidR="002B7CD5" w:rsidDel="00271CA3">
          <w:rPr>
            <w:rFonts w:ascii="Cambria" w:hAnsi="Cambria"/>
            <w:sz w:val="28"/>
            <w:szCs w:val="28"/>
          </w:rPr>
          <w:delText xml:space="preserve">all </w:delText>
        </w:r>
      </w:del>
      <w:del w:id="1492" w:author="Claire S" w:date="2026-07-17T09:23:00Z" w16du:dateUtc="2026-07-17T08:23:00Z">
        <w:r w:rsidR="002B7CD5" w:rsidDel="00B149C9">
          <w:rPr>
            <w:rFonts w:ascii="Cambria" w:hAnsi="Cambria"/>
            <w:sz w:val="28"/>
            <w:szCs w:val="28"/>
          </w:rPr>
          <w:delText xml:space="preserve">the </w:delText>
        </w:r>
      </w:del>
      <w:del w:id="1493" w:author="Claire S" w:date="2026-06-03T09:56:00Z" w16du:dateUtc="2026-06-03T08:56:00Z">
        <w:r w:rsidR="002B7CD5" w:rsidDel="00271CA3">
          <w:rPr>
            <w:rFonts w:ascii="Cambria" w:hAnsi="Cambria"/>
            <w:sz w:val="28"/>
            <w:szCs w:val="28"/>
          </w:rPr>
          <w:delText>places</w:delText>
        </w:r>
        <w:r w:rsidR="00AE4747" w:rsidDel="00271CA3">
          <w:rPr>
            <w:rFonts w:ascii="Cambria" w:hAnsi="Cambria"/>
            <w:sz w:val="28"/>
            <w:szCs w:val="28"/>
          </w:rPr>
          <w:delText xml:space="preserve"> they have </w:delText>
        </w:r>
      </w:del>
      <w:del w:id="1494" w:author="Claire S" w:date="2026-07-17T09:23:00Z" w16du:dateUtc="2026-07-17T08:23:00Z">
        <w:r w:rsidR="00AE4747" w:rsidDel="00B149C9">
          <w:rPr>
            <w:rFonts w:ascii="Cambria" w:hAnsi="Cambria"/>
            <w:sz w:val="28"/>
            <w:szCs w:val="28"/>
          </w:rPr>
          <w:delText>wars</w:delText>
        </w:r>
      </w:del>
      <w:del w:id="1495" w:author="Claire S" w:date="2026-06-03T09:56:00Z" w16du:dateUtc="2026-06-03T08:56:00Z">
        <w:r w:rsidR="00AE4747" w:rsidDel="00271CA3">
          <w:rPr>
            <w:rFonts w:ascii="Cambria" w:hAnsi="Cambria"/>
            <w:sz w:val="28"/>
            <w:szCs w:val="28"/>
          </w:rPr>
          <w:delText xml:space="preserve"> these days</w:delText>
        </w:r>
        <w:r w:rsidR="00AE058E" w:rsidDel="00271CA3">
          <w:rPr>
            <w:rFonts w:ascii="Cambria" w:hAnsi="Cambria"/>
            <w:sz w:val="28"/>
            <w:szCs w:val="28"/>
          </w:rPr>
          <w:delText xml:space="preserve"> </w:delText>
        </w:r>
      </w:del>
      <w:del w:id="1496" w:author="Claire S" w:date="2026-07-17T09:23:00Z" w16du:dateUtc="2026-07-17T08:23:00Z">
        <w:r w:rsidR="00256FB4" w:rsidDel="00B149C9">
          <w:rPr>
            <w:rFonts w:ascii="Cambria" w:hAnsi="Cambria"/>
            <w:sz w:val="28"/>
            <w:szCs w:val="28"/>
          </w:rPr>
          <w:delText>–</w:delText>
        </w:r>
        <w:r w:rsidR="00A83438" w:rsidDel="00B149C9">
          <w:rPr>
            <w:rFonts w:ascii="Cambria" w:hAnsi="Cambria"/>
            <w:sz w:val="28"/>
            <w:szCs w:val="28"/>
          </w:rPr>
          <w:delText xml:space="preserve"> </w:delText>
        </w:r>
        <w:r w:rsidR="00256FB4" w:rsidDel="00B149C9">
          <w:rPr>
            <w:rFonts w:ascii="Cambria" w:hAnsi="Cambria"/>
            <w:sz w:val="28"/>
            <w:szCs w:val="28"/>
          </w:rPr>
          <w:delText>far too many</w:delText>
        </w:r>
        <w:r w:rsidR="003B3FAC" w:rsidDel="00B149C9">
          <w:rPr>
            <w:rFonts w:ascii="Cambria" w:hAnsi="Cambria"/>
            <w:sz w:val="28"/>
            <w:szCs w:val="28"/>
          </w:rPr>
          <w:delText xml:space="preserve"> </w:delText>
        </w:r>
        <w:r w:rsidR="00A83438" w:rsidDel="00B149C9">
          <w:rPr>
            <w:rFonts w:ascii="Cambria" w:hAnsi="Cambria"/>
            <w:sz w:val="28"/>
            <w:szCs w:val="28"/>
          </w:rPr>
          <w:delText>-</w:delText>
        </w:r>
      </w:del>
      <w:ins w:id="1497" w:author="Daisy Watt" w:date="2026-06-17T06:31:00Z" w16du:dateUtc="2026-06-17T05:31:00Z">
        <w:del w:id="1498" w:author="Claire S" w:date="2026-07-17T09:23:00Z" w16du:dateUtc="2026-07-17T08:23:00Z">
          <w:r w:rsidR="00CC1AF0" w:rsidDel="00B149C9">
            <w:rPr>
              <w:rFonts w:ascii="Cambria" w:hAnsi="Cambria"/>
              <w:sz w:val="28"/>
              <w:szCs w:val="28"/>
            </w:rPr>
            <w:delText>–</w:delText>
          </w:r>
        </w:del>
      </w:ins>
      <w:del w:id="1499" w:author="Claire S" w:date="2026-07-17T09:23:00Z" w16du:dateUtc="2026-07-17T08:23:00Z">
        <w:r w:rsidR="001066AA" w:rsidDel="00B149C9">
          <w:rPr>
            <w:rFonts w:ascii="Cambria" w:hAnsi="Cambria"/>
            <w:sz w:val="28"/>
            <w:szCs w:val="28"/>
          </w:rPr>
          <w:delText xml:space="preserve"> and </w:delText>
        </w:r>
      </w:del>
      <w:del w:id="1500" w:author="Claire S" w:date="2026-06-03T09:56:00Z" w16du:dateUtc="2026-06-03T08:56:00Z">
        <w:r w:rsidR="001066AA" w:rsidDel="00271CA3">
          <w:rPr>
            <w:rFonts w:ascii="Cambria" w:hAnsi="Cambria"/>
            <w:sz w:val="28"/>
            <w:szCs w:val="28"/>
          </w:rPr>
          <w:delText xml:space="preserve">it sends </w:delText>
        </w:r>
      </w:del>
      <w:del w:id="1501" w:author="Claire S" w:date="2026-07-17T09:23:00Z" w16du:dateUtc="2026-07-17T08:23:00Z">
        <w:r w:rsidR="001066AA" w:rsidDel="00B149C9">
          <w:rPr>
            <w:rFonts w:ascii="Cambria" w:hAnsi="Cambria"/>
            <w:sz w:val="28"/>
            <w:szCs w:val="28"/>
          </w:rPr>
          <w:delText>a</w:delText>
        </w:r>
        <w:r w:rsidR="002B7CD5" w:rsidDel="00B149C9">
          <w:rPr>
            <w:rFonts w:ascii="Cambria" w:hAnsi="Cambria"/>
            <w:sz w:val="28"/>
            <w:szCs w:val="28"/>
          </w:rPr>
          <w:delText xml:space="preserve">n actual </w:delText>
        </w:r>
        <w:r w:rsidR="001066AA" w:rsidDel="00B149C9">
          <w:rPr>
            <w:rFonts w:ascii="Cambria" w:hAnsi="Cambria"/>
            <w:sz w:val="28"/>
            <w:szCs w:val="28"/>
          </w:rPr>
          <w:delText>thrill through her</w:delText>
        </w:r>
        <w:r w:rsidR="00AE4747" w:rsidDel="00B149C9">
          <w:rPr>
            <w:rFonts w:ascii="Cambria" w:hAnsi="Cambria"/>
            <w:sz w:val="28"/>
            <w:szCs w:val="28"/>
          </w:rPr>
          <w:delText>.</w:delText>
        </w:r>
        <w:r w:rsidR="00EF5892" w:rsidDel="00B149C9">
          <w:rPr>
            <w:rFonts w:ascii="Cambria" w:hAnsi="Cambria"/>
            <w:sz w:val="28"/>
            <w:szCs w:val="28"/>
          </w:rPr>
          <w:delText xml:space="preserve"> </w:delText>
        </w:r>
        <w:r w:rsidR="00AE058E" w:rsidDel="00B149C9">
          <w:rPr>
            <w:rFonts w:ascii="Cambria" w:hAnsi="Cambria"/>
            <w:sz w:val="28"/>
            <w:szCs w:val="28"/>
          </w:rPr>
          <w:delText xml:space="preserve"> </w:delText>
        </w:r>
      </w:del>
    </w:p>
    <w:p w14:paraId="2ED6D231" w14:textId="66C01694" w:rsidR="00A83438" w:rsidDel="00B149C9" w:rsidRDefault="00A83438" w:rsidP="00A83438">
      <w:pPr>
        <w:spacing w:line="360" w:lineRule="auto"/>
        <w:ind w:firstLine="720"/>
        <w:contextualSpacing/>
        <w:rPr>
          <w:del w:id="1502" w:author="Claire S" w:date="2026-07-17T09:23:00Z" w16du:dateUtc="2026-07-17T08:23:00Z"/>
          <w:rFonts w:ascii="Cambria" w:hAnsi="Cambria"/>
          <w:sz w:val="28"/>
          <w:szCs w:val="28"/>
        </w:rPr>
      </w:pPr>
      <w:del w:id="1503" w:author="Claire S" w:date="2026-07-17T09:23:00Z" w16du:dateUtc="2026-07-17T08:23:00Z">
        <w:r w:rsidDel="00B149C9">
          <w:rPr>
            <w:rFonts w:ascii="Cambria" w:hAnsi="Cambria"/>
            <w:sz w:val="28"/>
            <w:szCs w:val="28"/>
          </w:rPr>
          <w:delText>But a</w:delText>
        </w:r>
        <w:r w:rsidR="002B7CD5" w:rsidDel="00B149C9">
          <w:rPr>
            <w:rFonts w:ascii="Cambria" w:hAnsi="Cambria"/>
            <w:sz w:val="28"/>
            <w:szCs w:val="28"/>
          </w:rPr>
          <w:delText xml:space="preserve">s </w:delText>
        </w:r>
        <w:r w:rsidR="006069EC" w:rsidDel="00B149C9">
          <w:rPr>
            <w:rFonts w:ascii="Cambria" w:hAnsi="Cambria"/>
            <w:sz w:val="28"/>
            <w:szCs w:val="28"/>
          </w:rPr>
          <w:delText>Savannah</w:delText>
        </w:r>
        <w:r w:rsidR="00AE4747" w:rsidDel="00B149C9">
          <w:rPr>
            <w:rFonts w:ascii="Cambria" w:hAnsi="Cambria"/>
            <w:sz w:val="28"/>
            <w:szCs w:val="28"/>
          </w:rPr>
          <w:delText xml:space="preserve"> </w:delText>
        </w:r>
        <w:r w:rsidR="00333410" w:rsidDel="00B149C9">
          <w:rPr>
            <w:rFonts w:ascii="Cambria" w:hAnsi="Cambria"/>
            <w:sz w:val="28"/>
            <w:szCs w:val="28"/>
          </w:rPr>
          <w:delText>eyes</w:delText>
        </w:r>
        <w:r w:rsidR="00AE4747" w:rsidDel="00B149C9">
          <w:rPr>
            <w:rFonts w:ascii="Cambria" w:hAnsi="Cambria"/>
            <w:sz w:val="28"/>
            <w:szCs w:val="28"/>
          </w:rPr>
          <w:delText xml:space="preserve"> </w:delText>
        </w:r>
        <w:r w:rsidR="00116D4D" w:rsidDel="00B149C9">
          <w:rPr>
            <w:rFonts w:ascii="Cambria" w:hAnsi="Cambria"/>
            <w:sz w:val="28"/>
            <w:szCs w:val="28"/>
          </w:rPr>
          <w:delText>the ex-soldier</w:delText>
        </w:r>
        <w:r w:rsidR="006A7277" w:rsidDel="00B149C9">
          <w:rPr>
            <w:rFonts w:ascii="Cambria" w:hAnsi="Cambria"/>
            <w:sz w:val="28"/>
            <w:szCs w:val="28"/>
          </w:rPr>
          <w:delText xml:space="preserve">, </w:delText>
        </w:r>
        <w:r w:rsidR="003B3609" w:rsidDel="00B149C9">
          <w:rPr>
            <w:rFonts w:ascii="Cambria" w:hAnsi="Cambria"/>
            <w:sz w:val="28"/>
            <w:szCs w:val="28"/>
          </w:rPr>
          <w:delText>a</w:delText>
        </w:r>
        <w:r w:rsidR="00F12F7A" w:rsidDel="00B149C9">
          <w:rPr>
            <w:rFonts w:ascii="Cambria" w:hAnsi="Cambria"/>
            <w:sz w:val="28"/>
            <w:szCs w:val="28"/>
          </w:rPr>
          <w:delText xml:space="preserve"> </w:delText>
        </w:r>
      </w:del>
      <w:del w:id="1504" w:author="Claire S" w:date="2026-05-13T15:15:00Z" w16du:dateUtc="2026-05-13T14:15:00Z">
        <w:r w:rsidR="00F12F7A" w:rsidDel="004808B3">
          <w:rPr>
            <w:rFonts w:ascii="Cambria" w:hAnsi="Cambria"/>
            <w:sz w:val="28"/>
            <w:szCs w:val="28"/>
          </w:rPr>
          <w:delText>familiar</w:delText>
        </w:r>
        <w:r w:rsidR="003B3609" w:rsidDel="004808B3">
          <w:rPr>
            <w:rFonts w:ascii="Cambria" w:hAnsi="Cambria"/>
            <w:sz w:val="28"/>
            <w:szCs w:val="28"/>
          </w:rPr>
          <w:delText xml:space="preserve"> </w:delText>
        </w:r>
      </w:del>
      <w:del w:id="1505" w:author="Claire S" w:date="2026-07-17T09:23:00Z" w16du:dateUtc="2026-07-17T08:23:00Z">
        <w:r w:rsidR="003B3609" w:rsidDel="00B149C9">
          <w:rPr>
            <w:rFonts w:ascii="Cambria" w:hAnsi="Cambria"/>
            <w:sz w:val="28"/>
            <w:szCs w:val="28"/>
          </w:rPr>
          <w:delText xml:space="preserve">hand </w:delText>
        </w:r>
        <w:r w:rsidR="001066AA" w:rsidDel="00B149C9">
          <w:rPr>
            <w:rFonts w:ascii="Cambria" w:hAnsi="Cambria"/>
            <w:sz w:val="28"/>
            <w:szCs w:val="28"/>
          </w:rPr>
          <w:delText>slid</w:delText>
        </w:r>
      </w:del>
      <w:del w:id="1506" w:author="Claire S" w:date="2026-05-25T20:46:00Z" w16du:dateUtc="2026-05-25T19:46:00Z">
        <w:r w:rsidR="001066AA" w:rsidDel="009D6877">
          <w:rPr>
            <w:rFonts w:ascii="Cambria" w:hAnsi="Cambria"/>
            <w:sz w:val="28"/>
            <w:szCs w:val="28"/>
          </w:rPr>
          <w:delText>es</w:delText>
        </w:r>
      </w:del>
      <w:del w:id="1507" w:author="Claire S" w:date="2026-07-17T09:23:00Z" w16du:dateUtc="2026-07-17T08:23:00Z">
        <w:r w:rsidR="001066AA" w:rsidDel="00B149C9">
          <w:rPr>
            <w:rFonts w:ascii="Cambria" w:hAnsi="Cambria"/>
            <w:sz w:val="28"/>
            <w:szCs w:val="28"/>
          </w:rPr>
          <w:delText xml:space="preserve"> </w:delText>
        </w:r>
        <w:r w:rsidR="003B3609" w:rsidDel="00B149C9">
          <w:rPr>
            <w:rFonts w:ascii="Cambria" w:hAnsi="Cambria"/>
            <w:sz w:val="28"/>
            <w:szCs w:val="28"/>
          </w:rPr>
          <w:delText xml:space="preserve">between her </w:delText>
        </w:r>
      </w:del>
      <w:del w:id="1508" w:author="Claire S" w:date="2026-06-02T17:34:00Z" w16du:dateUtc="2026-06-02T16:34:00Z">
        <w:r w:rsidR="001066AA" w:rsidDel="000D3AD3">
          <w:rPr>
            <w:rFonts w:ascii="Cambria" w:hAnsi="Cambria"/>
            <w:sz w:val="28"/>
            <w:szCs w:val="28"/>
          </w:rPr>
          <w:delText xml:space="preserve">warm </w:delText>
        </w:r>
      </w:del>
      <w:del w:id="1509" w:author="Claire S" w:date="2026-07-17T09:23:00Z" w16du:dateUtc="2026-07-17T08:23:00Z">
        <w:r w:rsidR="003B3609" w:rsidDel="00B149C9">
          <w:rPr>
            <w:rFonts w:ascii="Cambria" w:hAnsi="Cambria"/>
            <w:sz w:val="28"/>
            <w:szCs w:val="28"/>
          </w:rPr>
          <w:delText>thigh</w:delText>
        </w:r>
      </w:del>
      <w:del w:id="1510" w:author="Claire S" w:date="2026-05-25T20:46:00Z" w16du:dateUtc="2026-05-25T19:46:00Z">
        <w:r w:rsidR="003B3609" w:rsidDel="009D6877">
          <w:rPr>
            <w:rFonts w:ascii="Cambria" w:hAnsi="Cambria"/>
            <w:sz w:val="28"/>
            <w:szCs w:val="28"/>
          </w:rPr>
          <w:delText>s</w:delText>
        </w:r>
      </w:del>
      <w:del w:id="1511" w:author="Claire S" w:date="2026-05-13T15:15:00Z" w16du:dateUtc="2026-05-13T14:15:00Z">
        <w:r w:rsidR="00BE3E23" w:rsidDel="00DB0EF1">
          <w:rPr>
            <w:rFonts w:ascii="Cambria" w:hAnsi="Cambria"/>
            <w:sz w:val="28"/>
            <w:szCs w:val="28"/>
          </w:rPr>
          <w:delText xml:space="preserve"> -</w:delText>
        </w:r>
        <w:r w:rsidR="00940C27" w:rsidDel="00DB0EF1">
          <w:rPr>
            <w:rFonts w:ascii="Cambria" w:hAnsi="Cambria"/>
            <w:sz w:val="28"/>
            <w:szCs w:val="28"/>
          </w:rPr>
          <w:delText xml:space="preserve"> and s</w:delText>
        </w:r>
      </w:del>
      <w:del w:id="1512" w:author="Claire S" w:date="2026-05-25T11:49:00Z" w16du:dateUtc="2026-05-25T10:49:00Z">
        <w:r w:rsidR="00940C27" w:rsidDel="008F5C54">
          <w:rPr>
            <w:rFonts w:ascii="Cambria" w:hAnsi="Cambria"/>
            <w:sz w:val="28"/>
            <w:szCs w:val="28"/>
          </w:rPr>
          <w:delText xml:space="preserve">he </w:delText>
        </w:r>
        <w:r w:rsidR="004463EE" w:rsidDel="008F5C54">
          <w:rPr>
            <w:rFonts w:ascii="Cambria" w:hAnsi="Cambria"/>
            <w:sz w:val="28"/>
            <w:szCs w:val="28"/>
          </w:rPr>
          <w:delText xml:space="preserve">just about </w:delText>
        </w:r>
        <w:r w:rsidR="00940C27" w:rsidDel="008F5C54">
          <w:rPr>
            <w:rFonts w:ascii="Cambria" w:hAnsi="Cambria"/>
            <w:sz w:val="28"/>
            <w:szCs w:val="28"/>
          </w:rPr>
          <w:delText>stops herself from</w:delText>
        </w:r>
        <w:r w:rsidR="001648DB" w:rsidDel="008F5C54">
          <w:rPr>
            <w:rFonts w:ascii="Cambria" w:hAnsi="Cambria"/>
            <w:sz w:val="28"/>
            <w:szCs w:val="28"/>
          </w:rPr>
          <w:delText xml:space="preserve"> jump</w:delText>
        </w:r>
        <w:r w:rsidR="00940C27" w:rsidDel="008F5C54">
          <w:rPr>
            <w:rFonts w:ascii="Cambria" w:hAnsi="Cambria"/>
            <w:sz w:val="28"/>
            <w:szCs w:val="28"/>
          </w:rPr>
          <w:delText>ing</w:delText>
        </w:r>
      </w:del>
      <w:del w:id="1513" w:author="Claire S" w:date="2026-05-22T23:32:00Z" w16du:dateUtc="2026-05-22T22:32:00Z">
        <w:r w:rsidR="00940C27" w:rsidDel="00A66A23">
          <w:rPr>
            <w:rFonts w:ascii="Cambria" w:hAnsi="Cambria"/>
            <w:sz w:val="28"/>
            <w:szCs w:val="28"/>
          </w:rPr>
          <w:delText xml:space="preserve"> in shock</w:delText>
        </w:r>
      </w:del>
      <w:del w:id="1514" w:author="Claire S" w:date="2026-05-13T15:15:00Z" w16du:dateUtc="2026-05-13T14:15:00Z">
        <w:r w:rsidR="00940C27" w:rsidDel="00DB0EF1">
          <w:rPr>
            <w:rFonts w:ascii="Cambria" w:hAnsi="Cambria"/>
            <w:sz w:val="28"/>
            <w:szCs w:val="28"/>
          </w:rPr>
          <w:delText xml:space="preserve">. </w:delText>
        </w:r>
        <w:r w:rsidR="004463EE" w:rsidDel="00DB0EF1">
          <w:rPr>
            <w:rFonts w:ascii="Cambria" w:hAnsi="Cambria"/>
            <w:sz w:val="28"/>
            <w:szCs w:val="28"/>
          </w:rPr>
          <w:delText>I</w:delText>
        </w:r>
      </w:del>
      <w:del w:id="1515" w:author="Claire S" w:date="2026-05-25T12:58:00Z" w16du:dateUtc="2026-05-25T11:58:00Z">
        <w:r w:rsidR="004463EE" w:rsidDel="009269F5">
          <w:rPr>
            <w:rFonts w:ascii="Cambria" w:hAnsi="Cambria"/>
            <w:sz w:val="28"/>
            <w:szCs w:val="28"/>
          </w:rPr>
          <w:delText xml:space="preserve">t’s </w:delText>
        </w:r>
        <w:r w:rsidR="00C904F9" w:rsidDel="009269F5">
          <w:rPr>
            <w:rFonts w:ascii="Cambria" w:hAnsi="Cambria"/>
            <w:sz w:val="28"/>
            <w:szCs w:val="28"/>
          </w:rPr>
          <w:delText xml:space="preserve">certainly </w:delText>
        </w:r>
        <w:r w:rsidR="004463EE" w:rsidDel="009269F5">
          <w:rPr>
            <w:rFonts w:ascii="Cambria" w:hAnsi="Cambria"/>
            <w:sz w:val="28"/>
            <w:szCs w:val="28"/>
          </w:rPr>
          <w:delText xml:space="preserve">been novel, </w:delText>
        </w:r>
        <w:r w:rsidR="001648DB" w:rsidDel="009269F5">
          <w:rPr>
            <w:rFonts w:ascii="Cambria" w:hAnsi="Cambria"/>
            <w:sz w:val="28"/>
            <w:szCs w:val="28"/>
          </w:rPr>
          <w:delText>learning to enjoy how much Dex desires her</w:delText>
        </w:r>
        <w:r w:rsidR="004463EE" w:rsidDel="009269F5">
          <w:rPr>
            <w:rFonts w:ascii="Cambria" w:hAnsi="Cambria"/>
            <w:sz w:val="28"/>
            <w:szCs w:val="28"/>
          </w:rPr>
          <w:delText>.</w:delText>
        </w:r>
      </w:del>
    </w:p>
    <w:p w14:paraId="1E7E7104" w14:textId="06F21A3A" w:rsidR="001066AA" w:rsidDel="00B149C9" w:rsidRDefault="003B3609" w:rsidP="00A83438">
      <w:pPr>
        <w:spacing w:line="360" w:lineRule="auto"/>
        <w:ind w:firstLine="720"/>
        <w:contextualSpacing/>
        <w:rPr>
          <w:del w:id="1516" w:author="Claire S" w:date="2026-07-17T09:23:00Z" w16du:dateUtc="2026-07-17T08:23:00Z"/>
          <w:rFonts w:ascii="Cambria" w:hAnsi="Cambria"/>
          <w:sz w:val="28"/>
          <w:szCs w:val="28"/>
        </w:rPr>
      </w:pPr>
      <w:del w:id="1517" w:author="Claire S" w:date="2026-07-17T09:23:00Z" w16du:dateUtc="2026-07-17T08:23:00Z">
        <w:r w:rsidDel="00B149C9">
          <w:rPr>
            <w:rFonts w:ascii="Cambria" w:hAnsi="Cambria"/>
            <w:sz w:val="28"/>
            <w:szCs w:val="28"/>
          </w:rPr>
          <w:delText xml:space="preserve">‘Not hungry?’ </w:delText>
        </w:r>
        <w:r w:rsidR="001E3277" w:rsidDel="00B149C9">
          <w:rPr>
            <w:rFonts w:ascii="Cambria" w:hAnsi="Cambria"/>
            <w:sz w:val="28"/>
            <w:szCs w:val="28"/>
          </w:rPr>
          <w:delText xml:space="preserve">Dex </w:delText>
        </w:r>
        <w:r w:rsidDel="00B149C9">
          <w:rPr>
            <w:rFonts w:ascii="Cambria" w:hAnsi="Cambria"/>
            <w:sz w:val="28"/>
            <w:szCs w:val="28"/>
          </w:rPr>
          <w:delText xml:space="preserve">kisses her </w:delText>
        </w:r>
        <w:r w:rsidR="00A630C3" w:rsidDel="00B149C9">
          <w:rPr>
            <w:rFonts w:ascii="Cambria" w:hAnsi="Cambria"/>
            <w:sz w:val="28"/>
            <w:szCs w:val="28"/>
          </w:rPr>
          <w:delText>creamy neck</w:delText>
        </w:r>
        <w:r w:rsidR="000A34CB" w:rsidDel="00B149C9">
          <w:rPr>
            <w:rFonts w:ascii="Cambria" w:hAnsi="Cambria"/>
            <w:sz w:val="28"/>
            <w:szCs w:val="28"/>
          </w:rPr>
          <w:delText xml:space="preserve">. ‘Or just not for </w:delText>
        </w:r>
        <w:r w:rsidR="00E15F96" w:rsidDel="00B149C9">
          <w:rPr>
            <w:rFonts w:ascii="Cambria" w:hAnsi="Cambria"/>
            <w:sz w:val="28"/>
            <w:szCs w:val="28"/>
          </w:rPr>
          <w:delText>food</w:delText>
        </w:r>
        <w:r w:rsidR="000A34CB" w:rsidDel="00B149C9">
          <w:rPr>
            <w:rFonts w:ascii="Cambria" w:hAnsi="Cambria"/>
            <w:sz w:val="28"/>
            <w:szCs w:val="28"/>
          </w:rPr>
          <w:delText>?’</w:delText>
        </w:r>
        <w:r w:rsidR="001066AA" w:rsidDel="00B149C9">
          <w:rPr>
            <w:rFonts w:ascii="Cambria" w:hAnsi="Cambria"/>
            <w:sz w:val="28"/>
            <w:szCs w:val="28"/>
          </w:rPr>
          <w:delText xml:space="preserve"> </w:delText>
        </w:r>
      </w:del>
    </w:p>
    <w:p w14:paraId="768F108B" w14:textId="79929DDB" w:rsidR="006C7EB3" w:rsidDel="00B149C9" w:rsidRDefault="001066AA" w:rsidP="00ED7121">
      <w:pPr>
        <w:spacing w:line="360" w:lineRule="auto"/>
        <w:ind w:firstLine="720"/>
        <w:contextualSpacing/>
        <w:rPr>
          <w:del w:id="1518" w:author="Claire S" w:date="2026-07-17T09:23:00Z" w16du:dateUtc="2026-07-17T08:23:00Z"/>
          <w:rFonts w:ascii="Cambria" w:hAnsi="Cambria"/>
          <w:sz w:val="28"/>
          <w:szCs w:val="28"/>
        </w:rPr>
      </w:pPr>
      <w:del w:id="1519" w:author="Claire S" w:date="2026-07-17T09:23:00Z" w16du:dateUtc="2026-07-17T08:23:00Z">
        <w:r w:rsidDel="00B149C9">
          <w:rPr>
            <w:rFonts w:ascii="Cambria" w:hAnsi="Cambria"/>
            <w:sz w:val="28"/>
            <w:szCs w:val="28"/>
          </w:rPr>
          <w:delText xml:space="preserve">Is </w:delText>
        </w:r>
        <w:r w:rsidR="001E3277" w:rsidDel="00B149C9">
          <w:rPr>
            <w:rFonts w:ascii="Cambria" w:hAnsi="Cambria"/>
            <w:sz w:val="28"/>
            <w:szCs w:val="28"/>
          </w:rPr>
          <w:delText>her fiancé</w:delText>
        </w:r>
        <w:r w:rsidDel="00B149C9">
          <w:rPr>
            <w:rFonts w:ascii="Cambria" w:hAnsi="Cambria"/>
            <w:sz w:val="28"/>
            <w:szCs w:val="28"/>
          </w:rPr>
          <w:delText xml:space="preserve"> guarding his territory?</w:delText>
        </w:r>
        <w:r w:rsidR="003B3FAC" w:rsidDel="00B149C9">
          <w:rPr>
            <w:rFonts w:ascii="Cambria" w:hAnsi="Cambria"/>
            <w:sz w:val="28"/>
            <w:szCs w:val="28"/>
          </w:rPr>
          <w:delText xml:space="preserve"> He professes to</w:delText>
        </w:r>
      </w:del>
      <w:ins w:id="1520" w:author="Daisy Watt" w:date="2026-06-17T12:54:00Z" w16du:dateUtc="2026-06-17T11:54:00Z">
        <w:del w:id="1521" w:author="Claire S" w:date="2026-07-17T09:23:00Z" w16du:dateUtc="2026-07-17T08:23:00Z">
          <w:r w:rsidR="0083005F" w:rsidDel="00B149C9">
            <w:rPr>
              <w:rFonts w:ascii="Cambria" w:hAnsi="Cambria"/>
              <w:sz w:val="28"/>
              <w:szCs w:val="28"/>
            </w:rPr>
            <w:delText>’s</w:delText>
          </w:r>
        </w:del>
      </w:ins>
      <w:del w:id="1522" w:author="Claire S" w:date="2026-07-17T09:23:00Z" w16du:dateUtc="2026-07-17T08:23:00Z">
        <w:r w:rsidR="003B3FAC" w:rsidDel="00B149C9">
          <w:rPr>
            <w:rFonts w:ascii="Cambria" w:hAnsi="Cambria"/>
            <w:sz w:val="28"/>
            <w:szCs w:val="28"/>
          </w:rPr>
          <w:delText xml:space="preserve"> never be</w:delText>
        </w:r>
      </w:del>
      <w:ins w:id="1523" w:author="Daisy Watt" w:date="2026-06-17T12:54:00Z" w16du:dateUtc="2026-06-17T11:54:00Z">
        <w:del w:id="1524" w:author="Claire S" w:date="2026-07-17T09:23:00Z" w16du:dateUtc="2026-07-17T08:23:00Z">
          <w:r w:rsidR="0083005F" w:rsidDel="00B149C9">
            <w:rPr>
              <w:rFonts w:ascii="Cambria" w:hAnsi="Cambria"/>
              <w:sz w:val="28"/>
              <w:szCs w:val="28"/>
            </w:rPr>
            <w:delText>usually</w:delText>
          </w:r>
        </w:del>
      </w:ins>
      <w:del w:id="1525" w:author="Claire S" w:date="2026-07-17T09:23:00Z" w16du:dateUtc="2026-07-17T08:23:00Z">
        <w:r w:rsidR="003B3FAC" w:rsidDel="00B149C9">
          <w:rPr>
            <w:rFonts w:ascii="Cambria" w:hAnsi="Cambria"/>
            <w:sz w:val="28"/>
            <w:szCs w:val="28"/>
          </w:rPr>
          <w:delText xml:space="preserve"> jealous but – can that really be true?</w:delText>
        </w:r>
        <w:r w:rsidR="00C904F9" w:rsidDel="00B149C9">
          <w:rPr>
            <w:rFonts w:ascii="Cambria" w:hAnsi="Cambria"/>
            <w:sz w:val="28"/>
            <w:szCs w:val="28"/>
          </w:rPr>
          <w:delText xml:space="preserve"> She can’t see how</w:delText>
        </w:r>
      </w:del>
      <w:ins w:id="1526" w:author="Daisy Watt" w:date="2026-06-17T06:32:00Z" w16du:dateUtc="2026-06-17T05:32:00Z">
        <w:del w:id="1527" w:author="Claire S" w:date="2026-07-17T09:23:00Z" w16du:dateUtc="2026-07-17T08:23:00Z">
          <w:r w:rsidR="00CC1AF0" w:rsidDel="00B149C9">
            <w:rPr>
              <w:rFonts w:ascii="Cambria" w:hAnsi="Cambria"/>
              <w:sz w:val="28"/>
              <w:szCs w:val="28"/>
            </w:rPr>
            <w:delText>–</w:delText>
          </w:r>
        </w:del>
      </w:ins>
      <w:ins w:id="1528" w:author="Daisy Watt" w:date="2026-06-17T12:54:00Z" w16du:dateUtc="2026-06-17T11:54:00Z">
        <w:del w:id="1529" w:author="Claire S" w:date="2026-07-17T09:23:00Z" w16du:dateUtc="2026-07-17T08:23:00Z">
          <w:r w:rsidR="0083005F" w:rsidDel="00B149C9">
            <w:rPr>
              <w:rFonts w:ascii="Cambria" w:hAnsi="Cambria"/>
              <w:sz w:val="28"/>
              <w:szCs w:val="28"/>
            </w:rPr>
            <w:delText>quite the opposite, in fact</w:delText>
          </w:r>
        </w:del>
      </w:ins>
      <w:del w:id="1530" w:author="Claire S" w:date="2026-07-17T09:23:00Z" w16du:dateUtc="2026-07-17T08:23:00Z">
        <w:r w:rsidR="00C904F9" w:rsidDel="00B149C9">
          <w:rPr>
            <w:rFonts w:ascii="Cambria" w:hAnsi="Cambria"/>
            <w:sz w:val="28"/>
            <w:szCs w:val="28"/>
          </w:rPr>
          <w:delText>.</w:delText>
        </w:r>
      </w:del>
      <w:del w:id="1531" w:author="Claire S" w:date="2026-05-25T15:47:00Z" w16du:dateUtc="2026-05-25T14:47:00Z">
        <w:r w:rsidR="003B3FAC" w:rsidDel="00ED7121">
          <w:rPr>
            <w:rFonts w:ascii="Cambria" w:hAnsi="Cambria"/>
            <w:sz w:val="28"/>
            <w:szCs w:val="28"/>
          </w:rPr>
          <w:delText xml:space="preserve"> </w:delText>
        </w:r>
      </w:del>
      <w:del w:id="1532" w:author="Claire S" w:date="2026-07-17T09:23:00Z" w16du:dateUtc="2026-07-17T08:23:00Z">
        <w:r w:rsidR="003B3609" w:rsidDel="00B149C9">
          <w:rPr>
            <w:rFonts w:ascii="Cambria" w:hAnsi="Cambria"/>
            <w:sz w:val="28"/>
            <w:szCs w:val="28"/>
          </w:rPr>
          <w:delText>‘</w:delText>
        </w:r>
        <w:r w:rsidR="002137C6" w:rsidDel="00B149C9">
          <w:rPr>
            <w:rFonts w:ascii="Cambria" w:hAnsi="Cambria"/>
            <w:sz w:val="28"/>
            <w:szCs w:val="28"/>
          </w:rPr>
          <w:delText>Always h</w:delText>
        </w:r>
        <w:r w:rsidR="001457C3" w:rsidDel="00B149C9">
          <w:rPr>
            <w:rFonts w:ascii="Cambria" w:hAnsi="Cambria"/>
            <w:sz w:val="28"/>
            <w:szCs w:val="28"/>
          </w:rPr>
          <w:delText>ungry</w:delText>
        </w:r>
        <w:r w:rsidR="00F12F7A" w:rsidDel="00B149C9">
          <w:rPr>
            <w:rFonts w:ascii="Cambria" w:hAnsi="Cambria"/>
            <w:sz w:val="28"/>
            <w:szCs w:val="28"/>
          </w:rPr>
          <w:delText xml:space="preserve"> for you</w:delText>
        </w:r>
        <w:r w:rsidR="000A34CB" w:rsidDel="00B149C9">
          <w:rPr>
            <w:rFonts w:ascii="Cambria" w:hAnsi="Cambria"/>
            <w:sz w:val="28"/>
            <w:szCs w:val="28"/>
          </w:rPr>
          <w:delText xml:space="preserve">, </w:delText>
        </w:r>
        <w:r w:rsidR="002137C6" w:rsidDel="00B149C9">
          <w:rPr>
            <w:rFonts w:ascii="Cambria" w:hAnsi="Cambria"/>
            <w:sz w:val="28"/>
            <w:szCs w:val="28"/>
          </w:rPr>
          <w:delText>baby</w:delText>
        </w:r>
      </w:del>
      <w:ins w:id="1533" w:author="Daisy Watt" w:date="2026-06-17T12:55:00Z" w16du:dateUtc="2026-06-17T11:55:00Z">
        <w:del w:id="1534" w:author="Claire S" w:date="2026-07-17T09:23:00Z" w16du:dateUtc="2026-07-17T08:23:00Z">
          <w:r w:rsidR="0083005F" w:rsidDel="00B149C9">
            <w:rPr>
              <w:rFonts w:ascii="Cambria" w:hAnsi="Cambria"/>
              <w:sz w:val="28"/>
              <w:szCs w:val="28"/>
            </w:rPr>
            <w:delText>.</w:delText>
          </w:r>
        </w:del>
      </w:ins>
      <w:del w:id="1535" w:author="Claire S" w:date="2026-07-17T09:23:00Z" w16du:dateUtc="2026-07-17T08:23:00Z">
        <w:r w:rsidR="003B3609" w:rsidDel="00B149C9">
          <w:rPr>
            <w:rFonts w:ascii="Cambria" w:hAnsi="Cambria"/>
            <w:sz w:val="28"/>
            <w:szCs w:val="28"/>
          </w:rPr>
          <w:delText xml:space="preserve">,’ </w:delText>
        </w:r>
      </w:del>
      <w:del w:id="1536" w:author="Claire S" w:date="2026-06-03T09:57:00Z" w16du:dateUtc="2026-06-03T08:57:00Z">
        <w:r w:rsidR="003B3609" w:rsidDel="00507056">
          <w:rPr>
            <w:rFonts w:ascii="Cambria" w:hAnsi="Cambria"/>
            <w:sz w:val="28"/>
            <w:szCs w:val="28"/>
          </w:rPr>
          <w:delText>she</w:delText>
        </w:r>
      </w:del>
      <w:del w:id="1537" w:author="Claire S" w:date="2026-07-17T09:23:00Z" w16du:dateUtc="2026-07-17T08:23:00Z">
        <w:r w:rsidR="003B3609" w:rsidDel="00B149C9">
          <w:rPr>
            <w:rFonts w:ascii="Cambria" w:hAnsi="Cambria"/>
            <w:sz w:val="28"/>
            <w:szCs w:val="28"/>
          </w:rPr>
          <w:delText xml:space="preserve"> </w:delText>
        </w:r>
      </w:del>
      <w:del w:id="1538" w:author="Claire S" w:date="2026-05-25T20:47:00Z" w16du:dateUtc="2026-05-25T19:47:00Z">
        <w:r w:rsidR="00944814" w:rsidDel="009D6877">
          <w:rPr>
            <w:rFonts w:ascii="Cambria" w:hAnsi="Cambria"/>
            <w:sz w:val="28"/>
            <w:szCs w:val="28"/>
          </w:rPr>
          <w:delText>whispers</w:delText>
        </w:r>
        <w:r w:rsidR="001457C3" w:rsidDel="009D6877">
          <w:rPr>
            <w:rFonts w:ascii="Cambria" w:hAnsi="Cambria"/>
            <w:sz w:val="28"/>
            <w:szCs w:val="28"/>
          </w:rPr>
          <w:delText xml:space="preserve">, </w:delText>
        </w:r>
      </w:del>
      <w:del w:id="1539" w:author="Claire S" w:date="2026-05-25T12:59:00Z" w16du:dateUtc="2026-05-25T11:59:00Z">
        <w:r w:rsidR="004226EB" w:rsidDel="00A87EF9">
          <w:rPr>
            <w:rFonts w:ascii="Cambria" w:hAnsi="Cambria"/>
            <w:sz w:val="28"/>
            <w:szCs w:val="28"/>
          </w:rPr>
          <w:delText>inhal</w:delText>
        </w:r>
        <w:r w:rsidR="001457C3" w:rsidDel="00A87EF9">
          <w:rPr>
            <w:rFonts w:ascii="Cambria" w:hAnsi="Cambria"/>
            <w:sz w:val="28"/>
            <w:szCs w:val="28"/>
          </w:rPr>
          <w:delText xml:space="preserve">ing </w:delText>
        </w:r>
        <w:r w:rsidR="0065302B" w:rsidDel="00A87EF9">
          <w:rPr>
            <w:rFonts w:ascii="Cambria" w:hAnsi="Cambria"/>
            <w:sz w:val="28"/>
            <w:szCs w:val="28"/>
          </w:rPr>
          <w:delText>hi</w:delText>
        </w:r>
        <w:r w:rsidR="00BB7FDF" w:rsidDel="00A87EF9">
          <w:rPr>
            <w:rFonts w:ascii="Cambria" w:hAnsi="Cambria"/>
            <w:sz w:val="28"/>
            <w:szCs w:val="28"/>
          </w:rPr>
          <w:delText xml:space="preserve">s </w:delText>
        </w:r>
        <w:r w:rsidR="00C225BB" w:rsidDel="00A87EF9">
          <w:rPr>
            <w:rFonts w:ascii="Cambria" w:hAnsi="Cambria"/>
            <w:sz w:val="28"/>
            <w:szCs w:val="28"/>
          </w:rPr>
          <w:delText>musky</w:delText>
        </w:r>
        <w:r w:rsidR="001457C3" w:rsidDel="00A87EF9">
          <w:rPr>
            <w:rFonts w:ascii="Cambria" w:hAnsi="Cambria"/>
            <w:sz w:val="28"/>
            <w:szCs w:val="28"/>
          </w:rPr>
          <w:delText xml:space="preserve"> aftershave</w:delText>
        </w:r>
      </w:del>
      <w:del w:id="1540" w:author="Claire S" w:date="2026-05-25T12:58:00Z" w16du:dateUtc="2026-05-25T11:58:00Z">
        <w:r w:rsidR="004226EB" w:rsidDel="00A87EF9">
          <w:rPr>
            <w:rFonts w:ascii="Cambria" w:hAnsi="Cambria"/>
            <w:sz w:val="28"/>
            <w:szCs w:val="28"/>
          </w:rPr>
          <w:delText xml:space="preserve"> as s</w:delText>
        </w:r>
        <w:r w:rsidR="0056545B" w:rsidDel="00A87EF9">
          <w:rPr>
            <w:rFonts w:ascii="Cambria" w:hAnsi="Cambria"/>
            <w:sz w:val="28"/>
            <w:szCs w:val="28"/>
          </w:rPr>
          <w:delText>he n</w:delText>
        </w:r>
        <w:r w:rsidR="00BB7FDF" w:rsidDel="00A87EF9">
          <w:rPr>
            <w:rFonts w:ascii="Cambria" w:hAnsi="Cambria"/>
            <w:sz w:val="28"/>
            <w:szCs w:val="28"/>
          </w:rPr>
          <w:delText>ibbl</w:delText>
        </w:r>
        <w:r w:rsidR="0056545B" w:rsidDel="00A87EF9">
          <w:rPr>
            <w:rFonts w:ascii="Cambria" w:hAnsi="Cambria"/>
            <w:sz w:val="28"/>
            <w:szCs w:val="28"/>
          </w:rPr>
          <w:delText>es</w:delText>
        </w:r>
        <w:r w:rsidR="001457C3" w:rsidDel="00A87EF9">
          <w:rPr>
            <w:rFonts w:ascii="Cambria" w:hAnsi="Cambria"/>
            <w:sz w:val="28"/>
            <w:szCs w:val="28"/>
          </w:rPr>
          <w:delText xml:space="preserve"> </w:delText>
        </w:r>
        <w:r w:rsidR="004226EB" w:rsidDel="00A87EF9">
          <w:rPr>
            <w:rFonts w:ascii="Cambria" w:hAnsi="Cambria"/>
            <w:sz w:val="28"/>
            <w:szCs w:val="28"/>
          </w:rPr>
          <w:delText>his</w:delText>
        </w:r>
        <w:r w:rsidR="001457C3" w:rsidDel="00A87EF9">
          <w:rPr>
            <w:rFonts w:ascii="Cambria" w:hAnsi="Cambria"/>
            <w:sz w:val="28"/>
            <w:szCs w:val="28"/>
          </w:rPr>
          <w:delText xml:space="preserve"> </w:delText>
        </w:r>
        <w:r w:rsidR="0056545B" w:rsidDel="00A87EF9">
          <w:rPr>
            <w:rFonts w:ascii="Cambria" w:hAnsi="Cambria"/>
            <w:sz w:val="28"/>
            <w:szCs w:val="28"/>
          </w:rPr>
          <w:delText>ear</w:delText>
        </w:r>
        <w:r w:rsidR="001457C3" w:rsidDel="00A87EF9">
          <w:rPr>
            <w:rFonts w:ascii="Cambria" w:hAnsi="Cambria"/>
            <w:sz w:val="28"/>
            <w:szCs w:val="28"/>
          </w:rPr>
          <w:delText xml:space="preserve">lobe </w:delText>
        </w:r>
        <w:r w:rsidR="0056545B" w:rsidDel="00A87EF9">
          <w:rPr>
            <w:rFonts w:ascii="Cambria" w:hAnsi="Cambria"/>
            <w:sz w:val="28"/>
            <w:szCs w:val="28"/>
          </w:rPr>
          <w:delText>gen</w:delText>
        </w:r>
        <w:r w:rsidR="00BB7FDF" w:rsidDel="00A87EF9">
          <w:rPr>
            <w:rFonts w:ascii="Cambria" w:hAnsi="Cambria"/>
            <w:sz w:val="28"/>
            <w:szCs w:val="28"/>
          </w:rPr>
          <w:delText>tly</w:delText>
        </w:r>
      </w:del>
      <w:del w:id="1541" w:author="Claire S" w:date="2026-05-26T09:34:00Z" w16du:dateUtc="2026-05-26T08:34:00Z">
        <w:r w:rsidR="004226EB" w:rsidDel="00CE2687">
          <w:rPr>
            <w:rFonts w:ascii="Cambria" w:hAnsi="Cambria"/>
            <w:sz w:val="28"/>
            <w:szCs w:val="28"/>
          </w:rPr>
          <w:delText xml:space="preserve">.  </w:delText>
        </w:r>
        <w:r w:rsidDel="00CE2687">
          <w:rPr>
            <w:rFonts w:ascii="Cambria" w:hAnsi="Cambria"/>
            <w:sz w:val="28"/>
            <w:szCs w:val="28"/>
          </w:rPr>
          <w:delText>Then s</w:delText>
        </w:r>
        <w:r w:rsidR="004226EB" w:rsidDel="00CE2687">
          <w:rPr>
            <w:rFonts w:ascii="Cambria" w:hAnsi="Cambria"/>
            <w:sz w:val="28"/>
            <w:szCs w:val="28"/>
          </w:rPr>
          <w:delText>he</w:delText>
        </w:r>
      </w:del>
      <w:del w:id="1542" w:author="Claire S" w:date="2026-07-17T09:23:00Z" w16du:dateUtc="2026-07-17T08:23:00Z">
        <w:r w:rsidR="004226EB" w:rsidDel="00B149C9">
          <w:rPr>
            <w:rFonts w:ascii="Cambria" w:hAnsi="Cambria"/>
            <w:sz w:val="28"/>
            <w:szCs w:val="28"/>
          </w:rPr>
          <w:delText xml:space="preserve"> </w:delText>
        </w:r>
      </w:del>
      <w:del w:id="1543" w:author="Claire S" w:date="2026-05-25T15:47:00Z" w16du:dateUtc="2026-05-25T14:47:00Z">
        <w:r w:rsidR="004226EB" w:rsidDel="00ED7121">
          <w:rPr>
            <w:rFonts w:ascii="Cambria" w:hAnsi="Cambria"/>
            <w:sz w:val="28"/>
            <w:szCs w:val="28"/>
          </w:rPr>
          <w:delText>releases him</w:delText>
        </w:r>
        <w:r w:rsidDel="00ED7121">
          <w:rPr>
            <w:rFonts w:ascii="Cambria" w:hAnsi="Cambria"/>
            <w:sz w:val="28"/>
            <w:szCs w:val="28"/>
          </w:rPr>
          <w:delText>,</w:delText>
        </w:r>
        <w:r w:rsidR="00A630C3" w:rsidDel="00ED7121">
          <w:rPr>
            <w:rFonts w:ascii="Cambria" w:hAnsi="Cambria"/>
            <w:sz w:val="28"/>
            <w:szCs w:val="28"/>
          </w:rPr>
          <w:delText xml:space="preserve"> </w:delText>
        </w:r>
      </w:del>
      <w:del w:id="1544" w:author="Claire S" w:date="2026-07-17T09:23:00Z" w16du:dateUtc="2026-07-17T08:23:00Z">
        <w:r w:rsidR="000A34CB" w:rsidDel="00B149C9">
          <w:rPr>
            <w:rFonts w:ascii="Cambria" w:hAnsi="Cambria"/>
            <w:sz w:val="28"/>
            <w:szCs w:val="28"/>
          </w:rPr>
          <w:delText>unfold</w:delText>
        </w:r>
      </w:del>
      <w:del w:id="1545" w:author="Claire S" w:date="2026-05-25T15:47:00Z" w16du:dateUtc="2026-05-25T14:47:00Z">
        <w:r w:rsidDel="00ED7121">
          <w:rPr>
            <w:rFonts w:ascii="Cambria" w:hAnsi="Cambria"/>
            <w:sz w:val="28"/>
            <w:szCs w:val="28"/>
          </w:rPr>
          <w:delText>ing</w:delText>
        </w:r>
      </w:del>
      <w:del w:id="1546" w:author="Claire S" w:date="2026-07-17T09:23:00Z" w16du:dateUtc="2026-07-17T08:23:00Z">
        <w:r w:rsidR="000A34CB" w:rsidDel="00B149C9">
          <w:rPr>
            <w:rFonts w:ascii="Cambria" w:hAnsi="Cambria"/>
            <w:sz w:val="28"/>
            <w:szCs w:val="28"/>
          </w:rPr>
          <w:delText xml:space="preserve"> her elegant </w:delText>
        </w:r>
        <w:r w:rsidR="00392E8D" w:rsidDel="00B149C9">
          <w:rPr>
            <w:rFonts w:ascii="Cambria" w:hAnsi="Cambria"/>
            <w:sz w:val="28"/>
            <w:szCs w:val="28"/>
          </w:rPr>
          <w:delText>frame</w:delText>
        </w:r>
        <w:r w:rsidR="000A34CB" w:rsidDel="00B149C9">
          <w:rPr>
            <w:rFonts w:ascii="Cambria" w:hAnsi="Cambria"/>
            <w:sz w:val="28"/>
            <w:szCs w:val="28"/>
          </w:rPr>
          <w:delText xml:space="preserve"> from the </w:delText>
        </w:r>
        <w:r w:rsidR="00392E8D" w:rsidDel="00B149C9">
          <w:rPr>
            <w:rFonts w:ascii="Cambria" w:hAnsi="Cambria"/>
            <w:sz w:val="28"/>
            <w:szCs w:val="28"/>
          </w:rPr>
          <w:delText>gilt-</w:delText>
        </w:r>
        <w:r w:rsidR="00392E8D" w:rsidRPr="0083005F" w:rsidDel="00B149C9">
          <w:rPr>
            <w:rFonts w:ascii="Cambria" w:hAnsi="Cambria"/>
            <w:sz w:val="28"/>
            <w:szCs w:val="28"/>
            <w:highlight w:val="green"/>
            <w:rPrChange w:id="1547" w:author="Daisy Watt" w:date="2026-06-17T12:55:00Z" w16du:dateUtc="2026-06-17T11:55:00Z">
              <w:rPr>
                <w:rFonts w:ascii="Cambria" w:hAnsi="Cambria"/>
                <w:sz w:val="28"/>
                <w:szCs w:val="28"/>
              </w:rPr>
            </w:rPrChange>
          </w:rPr>
          <w:delText>backed</w:delText>
        </w:r>
        <w:r w:rsidR="00392E8D" w:rsidDel="00B149C9">
          <w:rPr>
            <w:rFonts w:ascii="Cambria" w:hAnsi="Cambria"/>
            <w:sz w:val="28"/>
            <w:szCs w:val="28"/>
          </w:rPr>
          <w:delText xml:space="preserve"> chair. ‘</w:delText>
        </w:r>
        <w:r w:rsidR="00392E8D" w:rsidRPr="0083005F" w:rsidDel="00B149C9">
          <w:rPr>
            <w:rFonts w:ascii="Cambria" w:hAnsi="Cambria"/>
            <w:sz w:val="28"/>
            <w:szCs w:val="28"/>
            <w:highlight w:val="green"/>
            <w:rPrChange w:id="1548" w:author="Daisy Watt" w:date="2026-06-17T12:55:00Z" w16du:dateUtc="2026-06-17T11:55:00Z">
              <w:rPr>
                <w:rFonts w:ascii="Cambria" w:hAnsi="Cambria"/>
                <w:sz w:val="28"/>
                <w:szCs w:val="28"/>
              </w:rPr>
            </w:rPrChange>
          </w:rPr>
          <w:delText>Back</w:delText>
        </w:r>
        <w:r w:rsidR="00392E8D" w:rsidDel="00B149C9">
          <w:rPr>
            <w:rFonts w:ascii="Cambria" w:hAnsi="Cambria"/>
            <w:sz w:val="28"/>
            <w:szCs w:val="28"/>
          </w:rPr>
          <w:delText xml:space="preserve"> in a sec</w:delText>
        </w:r>
      </w:del>
      <w:del w:id="1549" w:author="Claire S" w:date="2026-05-25T12:59:00Z" w16du:dateUtc="2026-05-25T11:59:00Z">
        <w:r w:rsidR="00301836" w:rsidDel="00A87EF9">
          <w:rPr>
            <w:rFonts w:ascii="Cambria" w:hAnsi="Cambria"/>
            <w:sz w:val="28"/>
            <w:szCs w:val="28"/>
          </w:rPr>
          <w:delText>,’</w:delText>
        </w:r>
      </w:del>
      <w:del w:id="1550" w:author="Claire S" w:date="2026-07-17T09:23:00Z" w16du:dateUtc="2026-07-17T08:23:00Z">
        <w:r w:rsidR="00301836" w:rsidDel="00B149C9">
          <w:rPr>
            <w:rFonts w:ascii="Cambria" w:hAnsi="Cambria"/>
            <w:sz w:val="28"/>
            <w:szCs w:val="28"/>
          </w:rPr>
          <w:delText xml:space="preserve"> </w:delText>
        </w:r>
      </w:del>
      <w:del w:id="1551" w:author="Claire S" w:date="2026-05-25T12:59:00Z" w16du:dateUtc="2026-05-25T11:59:00Z">
        <w:r w:rsidR="00301836" w:rsidDel="00A87EF9">
          <w:rPr>
            <w:rFonts w:ascii="Cambria" w:hAnsi="Cambria"/>
            <w:sz w:val="28"/>
            <w:szCs w:val="28"/>
          </w:rPr>
          <w:delText xml:space="preserve">she assures him, and </w:delText>
        </w:r>
        <w:r w:rsidR="0073095E" w:rsidDel="00A87EF9">
          <w:rPr>
            <w:rFonts w:ascii="Cambria" w:hAnsi="Cambria"/>
            <w:sz w:val="28"/>
            <w:szCs w:val="28"/>
          </w:rPr>
          <w:delText xml:space="preserve">sashays </w:delText>
        </w:r>
        <w:r w:rsidR="006C7EB3" w:rsidDel="00A87EF9">
          <w:rPr>
            <w:rFonts w:ascii="Cambria" w:hAnsi="Cambria"/>
            <w:sz w:val="28"/>
            <w:szCs w:val="28"/>
          </w:rPr>
          <w:delText>across the ballroom</w:delText>
        </w:r>
        <w:r w:rsidR="00FB2142" w:rsidDel="00A87EF9">
          <w:rPr>
            <w:rFonts w:ascii="Cambria" w:hAnsi="Cambria"/>
            <w:sz w:val="28"/>
            <w:szCs w:val="28"/>
          </w:rPr>
          <w:delText xml:space="preserve">. </w:delText>
        </w:r>
      </w:del>
      <w:del w:id="1552" w:author="Claire S" w:date="2026-07-17T09:23:00Z" w16du:dateUtc="2026-07-17T08:23:00Z">
        <w:r w:rsidR="00872CB3" w:rsidDel="00B149C9">
          <w:rPr>
            <w:rFonts w:ascii="Cambria" w:hAnsi="Cambria"/>
            <w:sz w:val="28"/>
            <w:szCs w:val="28"/>
          </w:rPr>
          <w:delText>Now</w:delText>
        </w:r>
        <w:r w:rsidR="00E93FEA" w:rsidDel="00B149C9">
          <w:rPr>
            <w:rFonts w:ascii="Cambria" w:hAnsi="Cambria"/>
            <w:sz w:val="28"/>
            <w:szCs w:val="28"/>
          </w:rPr>
          <w:delText xml:space="preserve"> </w:delText>
        </w:r>
        <w:r w:rsidR="00783012" w:rsidDel="00B149C9">
          <w:rPr>
            <w:rFonts w:ascii="Cambria" w:hAnsi="Cambria"/>
            <w:sz w:val="28"/>
            <w:szCs w:val="28"/>
          </w:rPr>
          <w:delText>Langley &amp; Co</w:delText>
        </w:r>
      </w:del>
      <w:ins w:id="1553" w:author="Daisy Watt" w:date="2026-06-17T06:32:00Z" w16du:dateUtc="2026-06-17T05:32:00Z">
        <w:del w:id="1554" w:author="Claire S" w:date="2026-07-17T09:23:00Z" w16du:dateUtc="2026-07-17T08:23:00Z">
          <w:r w:rsidR="00CC1AF0" w:rsidDel="00B149C9">
            <w:rPr>
              <w:rFonts w:ascii="Cambria" w:hAnsi="Cambria"/>
              <w:sz w:val="28"/>
              <w:szCs w:val="28"/>
            </w:rPr>
            <w:delText>.</w:delText>
          </w:r>
        </w:del>
      </w:ins>
      <w:del w:id="1555" w:author="Claire S" w:date="2026-07-17T09:23:00Z" w16du:dateUtc="2026-07-17T08:23:00Z">
        <w:r w:rsidR="00783012" w:rsidDel="00B149C9">
          <w:rPr>
            <w:rFonts w:ascii="Cambria" w:hAnsi="Cambria"/>
            <w:sz w:val="28"/>
            <w:szCs w:val="28"/>
          </w:rPr>
          <w:delText xml:space="preserve"> have swept the </w:delText>
        </w:r>
        <w:r w:rsidR="00E93FEA" w:rsidDel="00B149C9">
          <w:rPr>
            <w:rFonts w:ascii="Cambria" w:hAnsi="Cambria"/>
            <w:sz w:val="28"/>
            <w:szCs w:val="28"/>
          </w:rPr>
          <w:delText xml:space="preserve">awards </w:delText>
        </w:r>
        <w:r w:rsidR="00783012" w:rsidDel="00B149C9">
          <w:rPr>
            <w:rFonts w:ascii="Cambria" w:hAnsi="Cambria"/>
            <w:sz w:val="28"/>
            <w:szCs w:val="28"/>
          </w:rPr>
          <w:delText>board</w:delText>
        </w:r>
        <w:r w:rsidR="00937805" w:rsidDel="00B149C9">
          <w:rPr>
            <w:rFonts w:ascii="Cambria" w:hAnsi="Cambria"/>
            <w:sz w:val="28"/>
            <w:szCs w:val="28"/>
          </w:rPr>
          <w:delText xml:space="preserve"> </w:delText>
        </w:r>
        <w:r w:rsidR="00783012" w:rsidRPr="00937805" w:rsidDel="00B149C9">
          <w:rPr>
            <w:rFonts w:ascii="Cambria" w:hAnsi="Cambria"/>
            <w:i/>
            <w:iCs/>
            <w:sz w:val="28"/>
            <w:szCs w:val="28"/>
          </w:rPr>
          <w:delText>again</w:delText>
        </w:r>
        <w:r w:rsidR="00E03BE6" w:rsidDel="00B149C9">
          <w:rPr>
            <w:rFonts w:ascii="Cambria" w:hAnsi="Cambria"/>
            <w:sz w:val="28"/>
            <w:szCs w:val="28"/>
          </w:rPr>
          <w:delText>,</w:delText>
        </w:r>
        <w:r w:rsidR="00707982" w:rsidDel="00B149C9">
          <w:rPr>
            <w:rFonts w:ascii="Cambria" w:hAnsi="Cambria"/>
            <w:sz w:val="28"/>
            <w:szCs w:val="28"/>
          </w:rPr>
          <w:delText xml:space="preserve"> let</w:delText>
        </w:r>
        <w:r w:rsidR="00FA1CD9" w:rsidDel="00B149C9">
          <w:rPr>
            <w:rFonts w:ascii="Cambria" w:hAnsi="Cambria"/>
            <w:sz w:val="28"/>
            <w:szCs w:val="28"/>
          </w:rPr>
          <w:delText xml:space="preserve"> the after</w:delText>
        </w:r>
        <w:r w:rsidR="00ED0001" w:rsidDel="00B149C9">
          <w:rPr>
            <w:rFonts w:ascii="Cambria" w:hAnsi="Cambria"/>
            <w:sz w:val="28"/>
            <w:szCs w:val="28"/>
          </w:rPr>
          <w:delText>-</w:delText>
        </w:r>
        <w:r w:rsidR="00FA1CD9" w:rsidDel="00B149C9">
          <w:rPr>
            <w:rFonts w:ascii="Cambria" w:hAnsi="Cambria"/>
            <w:sz w:val="28"/>
            <w:szCs w:val="28"/>
          </w:rPr>
          <w:delText>parties begin</w:delText>
        </w:r>
        <w:r w:rsidR="00B022CD" w:rsidDel="00B149C9">
          <w:rPr>
            <w:rFonts w:ascii="Cambria" w:hAnsi="Cambria"/>
            <w:sz w:val="28"/>
            <w:szCs w:val="28"/>
          </w:rPr>
          <w:delText xml:space="preserve">. </w:delText>
        </w:r>
        <w:r w:rsidR="006C23B4" w:rsidDel="00B149C9">
          <w:rPr>
            <w:rFonts w:ascii="Cambria" w:hAnsi="Cambria"/>
            <w:sz w:val="28"/>
            <w:szCs w:val="28"/>
          </w:rPr>
          <w:delText>Savannah</w:delText>
        </w:r>
        <w:r w:rsidR="00DF0500" w:rsidDel="00B149C9">
          <w:rPr>
            <w:rFonts w:ascii="Cambria" w:hAnsi="Cambria"/>
            <w:sz w:val="28"/>
            <w:szCs w:val="28"/>
          </w:rPr>
          <w:delText xml:space="preserve"> </w:delText>
        </w:r>
        <w:r w:rsidR="005E55FA" w:rsidDel="00B149C9">
          <w:rPr>
            <w:rFonts w:ascii="Cambria" w:hAnsi="Cambria"/>
            <w:sz w:val="28"/>
            <w:szCs w:val="28"/>
          </w:rPr>
          <w:delText>was born</w:delText>
        </w:r>
        <w:r w:rsidR="00707982" w:rsidDel="00B149C9">
          <w:rPr>
            <w:rFonts w:ascii="Cambria" w:hAnsi="Cambria"/>
            <w:sz w:val="28"/>
            <w:szCs w:val="28"/>
          </w:rPr>
          <w:delText xml:space="preserve"> </w:delText>
        </w:r>
        <w:r w:rsidR="005E55FA" w:rsidDel="00B149C9">
          <w:rPr>
            <w:rFonts w:ascii="Cambria" w:hAnsi="Cambria"/>
            <w:sz w:val="28"/>
            <w:szCs w:val="28"/>
          </w:rPr>
          <w:delText xml:space="preserve">to </w:delText>
        </w:r>
        <w:r w:rsidR="00392E8D" w:rsidDel="00B149C9">
          <w:rPr>
            <w:rFonts w:ascii="Cambria" w:hAnsi="Cambria"/>
            <w:sz w:val="28"/>
            <w:szCs w:val="28"/>
          </w:rPr>
          <w:delText>have a good time..</w:delText>
        </w:r>
        <w:r w:rsidR="005E55FA" w:rsidDel="00B149C9">
          <w:rPr>
            <w:rFonts w:ascii="Cambria" w:hAnsi="Cambria"/>
            <w:sz w:val="28"/>
            <w:szCs w:val="28"/>
          </w:rPr>
          <w:delText>.</w:delText>
        </w:r>
        <w:r w:rsidR="00687850" w:rsidDel="00B149C9">
          <w:rPr>
            <w:rFonts w:ascii="Cambria" w:hAnsi="Cambria"/>
            <w:sz w:val="28"/>
            <w:szCs w:val="28"/>
          </w:rPr>
          <w:delText xml:space="preserve"> </w:delText>
        </w:r>
      </w:del>
    </w:p>
    <w:p w14:paraId="432C59DA" w14:textId="39BE5B58" w:rsidR="00213835" w:rsidDel="003805C8" w:rsidRDefault="006C7EB3" w:rsidP="003805C8">
      <w:pPr>
        <w:spacing w:line="360" w:lineRule="auto"/>
        <w:ind w:firstLine="720"/>
        <w:contextualSpacing/>
        <w:rPr>
          <w:del w:id="1556" w:author="Claire S" w:date="2026-05-25T15:47:00Z" w16du:dateUtc="2026-05-25T14:47:00Z"/>
          <w:rFonts w:ascii="Cambria" w:hAnsi="Cambria"/>
          <w:sz w:val="28"/>
          <w:szCs w:val="28"/>
        </w:rPr>
      </w:pPr>
      <w:del w:id="1557" w:author="Claire S" w:date="2026-07-17T09:23:00Z" w16du:dateUtc="2026-07-17T08:23:00Z">
        <w:r w:rsidDel="00B149C9">
          <w:rPr>
            <w:rFonts w:ascii="Cambria" w:hAnsi="Cambria"/>
            <w:sz w:val="28"/>
            <w:szCs w:val="28"/>
          </w:rPr>
          <w:delText xml:space="preserve">In the </w:delText>
        </w:r>
      </w:del>
      <w:ins w:id="1558" w:author="Daisy Watt" w:date="2026-06-17T12:57:00Z" w16du:dateUtc="2026-06-17T11:57:00Z">
        <w:del w:id="1559" w:author="Claire S" w:date="2026-07-17T09:23:00Z" w16du:dateUtc="2026-07-17T08:23:00Z">
          <w:r w:rsidR="0083005F" w:rsidDel="00B149C9">
            <w:rPr>
              <w:rFonts w:ascii="Cambria" w:hAnsi="Cambria"/>
              <w:sz w:val="28"/>
              <w:szCs w:val="28"/>
            </w:rPr>
            <w:delText>p</w:delText>
          </w:r>
        </w:del>
      </w:ins>
      <w:del w:id="1560" w:author="Claire S" w:date="2026-07-17T09:23:00Z" w16du:dateUtc="2026-07-17T08:23:00Z">
        <w:r w:rsidDel="00B149C9">
          <w:rPr>
            <w:rFonts w:ascii="Cambria" w:hAnsi="Cambria"/>
            <w:sz w:val="28"/>
            <w:szCs w:val="28"/>
          </w:rPr>
          <w:delText xml:space="preserve">Powder </w:delText>
        </w:r>
      </w:del>
      <w:ins w:id="1561" w:author="Daisy Watt" w:date="2026-06-17T12:57:00Z" w16du:dateUtc="2026-06-17T11:57:00Z">
        <w:del w:id="1562" w:author="Claire S" w:date="2026-07-17T09:23:00Z" w16du:dateUtc="2026-07-17T08:23:00Z">
          <w:r w:rsidR="0083005F" w:rsidDel="00B149C9">
            <w:rPr>
              <w:rFonts w:ascii="Cambria" w:hAnsi="Cambria"/>
              <w:sz w:val="28"/>
              <w:szCs w:val="28"/>
            </w:rPr>
            <w:delText>r</w:delText>
          </w:r>
        </w:del>
      </w:ins>
      <w:del w:id="1563" w:author="Claire S" w:date="2026-07-17T09:23:00Z" w16du:dateUtc="2026-07-17T08:23:00Z">
        <w:r w:rsidDel="00B149C9">
          <w:rPr>
            <w:rFonts w:ascii="Cambria" w:hAnsi="Cambria"/>
            <w:sz w:val="28"/>
            <w:szCs w:val="28"/>
          </w:rPr>
          <w:delText xml:space="preserve">Room, </w:delText>
        </w:r>
      </w:del>
      <w:del w:id="1564" w:author="Claire S" w:date="2026-05-25T11:55:00Z" w16du:dateUtc="2026-05-25T10:55:00Z">
        <w:r w:rsidR="00392E8D" w:rsidDel="00402D2F">
          <w:rPr>
            <w:rFonts w:ascii="Cambria" w:hAnsi="Cambria"/>
            <w:sz w:val="28"/>
            <w:szCs w:val="28"/>
          </w:rPr>
          <w:delText>she</w:delText>
        </w:r>
        <w:r w:rsidDel="00402D2F">
          <w:rPr>
            <w:rFonts w:ascii="Cambria" w:hAnsi="Cambria"/>
            <w:sz w:val="28"/>
            <w:szCs w:val="28"/>
          </w:rPr>
          <w:delText xml:space="preserve"> </w:delText>
        </w:r>
        <w:r w:rsidR="000A73FA" w:rsidDel="00402D2F">
          <w:rPr>
            <w:rFonts w:ascii="Cambria" w:hAnsi="Cambria"/>
            <w:sz w:val="28"/>
            <w:szCs w:val="28"/>
          </w:rPr>
          <w:delText xml:space="preserve">congratulates </w:delText>
        </w:r>
        <w:r w:rsidR="000D22B9" w:rsidDel="00402D2F">
          <w:rPr>
            <w:rFonts w:ascii="Cambria" w:hAnsi="Cambria"/>
            <w:sz w:val="28"/>
            <w:szCs w:val="28"/>
          </w:rPr>
          <w:delText>a rival</w:delText>
        </w:r>
        <w:r w:rsidR="009D41A8" w:rsidDel="00402D2F">
          <w:rPr>
            <w:rFonts w:ascii="Cambria" w:hAnsi="Cambria"/>
            <w:sz w:val="28"/>
            <w:szCs w:val="28"/>
          </w:rPr>
          <w:delText>’s Publishing Director</w:delText>
        </w:r>
        <w:r w:rsidR="000A73FA" w:rsidDel="00402D2F">
          <w:rPr>
            <w:rFonts w:ascii="Cambria" w:hAnsi="Cambria"/>
            <w:sz w:val="28"/>
            <w:szCs w:val="28"/>
          </w:rPr>
          <w:delText xml:space="preserve"> on </w:delText>
        </w:r>
        <w:r w:rsidR="00213835" w:rsidDel="00402D2F">
          <w:rPr>
            <w:rFonts w:ascii="Cambria" w:hAnsi="Cambria"/>
            <w:sz w:val="28"/>
            <w:szCs w:val="28"/>
          </w:rPr>
          <w:delText>her</w:delText>
        </w:r>
        <w:r w:rsidR="000A73FA" w:rsidDel="00402D2F">
          <w:rPr>
            <w:rFonts w:ascii="Cambria" w:hAnsi="Cambria"/>
            <w:sz w:val="28"/>
            <w:szCs w:val="28"/>
          </w:rPr>
          <w:delText xml:space="preserve"> </w:delText>
        </w:r>
        <w:r w:rsidR="00213835" w:rsidDel="00402D2F">
          <w:rPr>
            <w:rFonts w:ascii="Cambria" w:hAnsi="Cambria"/>
            <w:sz w:val="28"/>
            <w:szCs w:val="28"/>
          </w:rPr>
          <w:delText>r</w:delText>
        </w:r>
        <w:r w:rsidR="000A73FA" w:rsidDel="00402D2F">
          <w:rPr>
            <w:rFonts w:ascii="Cambria" w:hAnsi="Cambria"/>
            <w:sz w:val="28"/>
            <w:szCs w:val="28"/>
          </w:rPr>
          <w:delText xml:space="preserve">omantasy </w:delText>
        </w:r>
        <w:r w:rsidR="00DA40C2" w:rsidDel="00402D2F">
          <w:rPr>
            <w:rFonts w:ascii="Cambria" w:hAnsi="Cambria"/>
            <w:sz w:val="28"/>
            <w:szCs w:val="28"/>
          </w:rPr>
          <w:delText>award</w:delText>
        </w:r>
        <w:r w:rsidR="000A73FA" w:rsidDel="00402D2F">
          <w:rPr>
            <w:rFonts w:ascii="Cambria" w:hAnsi="Cambria"/>
            <w:sz w:val="28"/>
            <w:szCs w:val="28"/>
          </w:rPr>
          <w:delText xml:space="preserve"> (</w:delText>
        </w:r>
        <w:r w:rsidR="000A73FA" w:rsidRPr="00781E76" w:rsidDel="00402D2F">
          <w:rPr>
            <w:rFonts w:ascii="Cambria" w:hAnsi="Cambria"/>
            <w:i/>
            <w:sz w:val="28"/>
            <w:szCs w:val="28"/>
          </w:rPr>
          <w:delText xml:space="preserve">Sex with a unicorn? </w:delText>
        </w:r>
        <w:r w:rsidR="00781E76" w:rsidDel="00402D2F">
          <w:rPr>
            <w:rFonts w:ascii="Cambria" w:hAnsi="Cambria"/>
            <w:i/>
            <w:iCs/>
            <w:sz w:val="28"/>
            <w:szCs w:val="28"/>
          </w:rPr>
          <w:delText>N</w:delText>
        </w:r>
        <w:r w:rsidR="000A73FA" w:rsidRPr="00781E76" w:rsidDel="00402D2F">
          <w:rPr>
            <w:rFonts w:ascii="Cambria" w:hAnsi="Cambria"/>
            <w:i/>
            <w:iCs/>
            <w:sz w:val="28"/>
            <w:szCs w:val="28"/>
          </w:rPr>
          <w:delText>o</w:delText>
        </w:r>
        <w:r w:rsidR="000A73FA" w:rsidRPr="00781E76" w:rsidDel="00402D2F">
          <w:rPr>
            <w:rFonts w:ascii="Cambria" w:hAnsi="Cambria"/>
            <w:i/>
            <w:sz w:val="28"/>
            <w:szCs w:val="28"/>
          </w:rPr>
          <w:delText xml:space="preserve"> thanks</w:delText>
        </w:r>
        <w:r w:rsidR="000A73FA" w:rsidDel="00402D2F">
          <w:rPr>
            <w:rFonts w:ascii="Cambria" w:hAnsi="Cambria"/>
            <w:sz w:val="28"/>
            <w:szCs w:val="28"/>
          </w:rPr>
          <w:delText xml:space="preserve">), </w:delText>
        </w:r>
        <w:r w:rsidR="00213835" w:rsidDel="00402D2F">
          <w:rPr>
            <w:rFonts w:ascii="Cambria" w:hAnsi="Cambria"/>
            <w:sz w:val="28"/>
            <w:szCs w:val="28"/>
          </w:rPr>
          <w:delText xml:space="preserve">before </w:delText>
        </w:r>
      </w:del>
      <w:del w:id="1565" w:author="Claire S" w:date="2026-07-17T09:23:00Z" w16du:dateUtc="2026-07-17T08:23:00Z">
        <w:r w:rsidDel="00B149C9">
          <w:rPr>
            <w:rFonts w:ascii="Cambria" w:hAnsi="Cambria"/>
            <w:sz w:val="28"/>
            <w:szCs w:val="28"/>
          </w:rPr>
          <w:delText>s</w:delText>
        </w:r>
        <w:r w:rsidR="002363F9" w:rsidDel="00B149C9">
          <w:rPr>
            <w:rFonts w:ascii="Cambria" w:hAnsi="Cambria"/>
            <w:sz w:val="28"/>
            <w:szCs w:val="28"/>
          </w:rPr>
          <w:delText>lick</w:delText>
        </w:r>
      </w:del>
      <w:del w:id="1566" w:author="Claire S" w:date="2026-05-25T11:55:00Z" w16du:dateUtc="2026-05-25T10:55:00Z">
        <w:r w:rsidR="00213835" w:rsidDel="00402D2F">
          <w:rPr>
            <w:rFonts w:ascii="Cambria" w:hAnsi="Cambria"/>
            <w:sz w:val="28"/>
            <w:szCs w:val="28"/>
          </w:rPr>
          <w:delText>ing</w:delText>
        </w:r>
      </w:del>
      <w:del w:id="1567" w:author="Claire S" w:date="2026-07-17T09:23:00Z" w16du:dateUtc="2026-07-17T08:23:00Z">
        <w:r w:rsidR="00D86512" w:rsidDel="00B149C9">
          <w:rPr>
            <w:rFonts w:ascii="Cambria" w:hAnsi="Cambria"/>
            <w:sz w:val="28"/>
            <w:szCs w:val="28"/>
          </w:rPr>
          <w:delText xml:space="preserve"> </w:delText>
        </w:r>
        <w:r w:rsidR="00E26F9C" w:rsidDel="00B149C9">
          <w:rPr>
            <w:rFonts w:ascii="Cambria" w:hAnsi="Cambria"/>
            <w:sz w:val="28"/>
            <w:szCs w:val="28"/>
          </w:rPr>
          <w:delText>Chane</w:delText>
        </w:r>
        <w:r w:rsidR="00707982" w:rsidDel="00B149C9">
          <w:rPr>
            <w:rFonts w:ascii="Cambria" w:hAnsi="Cambria"/>
            <w:sz w:val="28"/>
            <w:szCs w:val="28"/>
          </w:rPr>
          <w:delText xml:space="preserve">l </w:delText>
        </w:r>
        <w:r w:rsidR="00AE31E1" w:rsidDel="00B149C9">
          <w:rPr>
            <w:rFonts w:ascii="Cambria" w:hAnsi="Cambria"/>
            <w:sz w:val="28"/>
            <w:szCs w:val="28"/>
          </w:rPr>
          <w:delText xml:space="preserve">scarlet </w:delText>
        </w:r>
      </w:del>
      <w:ins w:id="1568" w:author="Daisy Watt" w:date="2026-06-17T12:58:00Z" w16du:dateUtc="2026-06-17T11:58:00Z">
        <w:del w:id="1569" w:author="Claire S" w:date="2026-07-17T09:23:00Z" w16du:dateUtc="2026-07-17T08:23:00Z">
          <w:r w:rsidR="0083005F" w:rsidDel="00B149C9">
            <w:rPr>
              <w:rFonts w:ascii="Cambria" w:hAnsi="Cambria"/>
              <w:sz w:val="28"/>
              <w:szCs w:val="28"/>
            </w:rPr>
            <w:delText xml:space="preserve">Rouge </w:delText>
          </w:r>
        </w:del>
      </w:ins>
      <w:del w:id="1570" w:author="Claire S" w:date="2026-07-17T09:23:00Z" w16du:dateUtc="2026-07-17T08:23:00Z">
        <w:r w:rsidR="00AE31E1" w:rsidDel="00B149C9">
          <w:rPr>
            <w:rFonts w:ascii="Cambria" w:hAnsi="Cambria"/>
            <w:sz w:val="28"/>
            <w:szCs w:val="28"/>
          </w:rPr>
          <w:delText>Allure</w:delText>
        </w:r>
        <w:r w:rsidR="00B552F6" w:rsidDel="00B149C9">
          <w:rPr>
            <w:rFonts w:ascii="Cambria" w:hAnsi="Cambria"/>
            <w:sz w:val="28"/>
            <w:szCs w:val="28"/>
          </w:rPr>
          <w:delText xml:space="preserve"> </w:delText>
        </w:r>
        <w:r w:rsidR="00876B72" w:rsidDel="00B149C9">
          <w:rPr>
            <w:rFonts w:ascii="Cambria" w:hAnsi="Cambria"/>
            <w:sz w:val="28"/>
            <w:szCs w:val="28"/>
          </w:rPr>
          <w:delText>over</w:delText>
        </w:r>
        <w:r w:rsidR="00B552F6" w:rsidDel="00B149C9">
          <w:rPr>
            <w:rFonts w:ascii="Cambria" w:hAnsi="Cambria"/>
            <w:sz w:val="28"/>
            <w:szCs w:val="28"/>
          </w:rPr>
          <w:delText xml:space="preserve"> her </w:delText>
        </w:r>
        <w:r w:rsidR="009E4E51" w:rsidDel="00B149C9">
          <w:rPr>
            <w:rFonts w:ascii="Cambria" w:hAnsi="Cambria"/>
            <w:sz w:val="28"/>
            <w:szCs w:val="28"/>
          </w:rPr>
          <w:delText xml:space="preserve">almost-natural </w:delText>
        </w:r>
        <w:r w:rsidR="00B552F6" w:rsidDel="00B149C9">
          <w:rPr>
            <w:rFonts w:ascii="Cambria" w:hAnsi="Cambria"/>
            <w:sz w:val="28"/>
            <w:szCs w:val="28"/>
          </w:rPr>
          <w:delText>pout</w:delText>
        </w:r>
      </w:del>
      <w:del w:id="1571" w:author="Claire S" w:date="2026-05-26T09:35:00Z" w16du:dateUtc="2026-05-26T08:35:00Z">
        <w:r w:rsidR="00FA1CD9" w:rsidDel="00153BA8">
          <w:rPr>
            <w:rFonts w:ascii="Cambria" w:hAnsi="Cambria"/>
            <w:sz w:val="28"/>
            <w:szCs w:val="28"/>
          </w:rPr>
          <w:delText>.</w:delText>
        </w:r>
        <w:r w:rsidR="00E543CA" w:rsidDel="00153BA8">
          <w:rPr>
            <w:rFonts w:ascii="Cambria" w:hAnsi="Cambria"/>
            <w:sz w:val="28"/>
            <w:szCs w:val="28"/>
          </w:rPr>
          <w:delText xml:space="preserve"> </w:delText>
        </w:r>
      </w:del>
    </w:p>
    <w:p w14:paraId="50DFFAA5" w14:textId="0CB6BDB7" w:rsidR="00244372" w:rsidDel="00CA3B66" w:rsidRDefault="00EE0D97">
      <w:pPr>
        <w:spacing w:line="360" w:lineRule="auto"/>
        <w:contextualSpacing/>
        <w:rPr>
          <w:del w:id="1572" w:author="Claire S" w:date="2026-05-25T13:00:00Z" w16du:dateUtc="2026-05-25T12:00:00Z"/>
          <w:rFonts w:ascii="Cambria" w:hAnsi="Cambria"/>
          <w:sz w:val="28"/>
          <w:szCs w:val="28"/>
        </w:rPr>
        <w:pPrChange w:id="1573" w:author="Claire S" w:date="2026-05-25T15:47:00Z" w16du:dateUtc="2026-05-25T14:47:00Z">
          <w:pPr>
            <w:spacing w:line="360" w:lineRule="auto"/>
            <w:ind w:firstLine="720"/>
            <w:contextualSpacing/>
          </w:pPr>
        </w:pPrChange>
      </w:pPr>
      <w:del w:id="1574" w:author="Claire S" w:date="2026-07-17T09:23:00Z" w16du:dateUtc="2026-07-17T08:23:00Z">
        <w:r w:rsidDel="00B149C9">
          <w:rPr>
            <w:rFonts w:ascii="Cambria" w:hAnsi="Cambria"/>
            <w:sz w:val="28"/>
            <w:szCs w:val="28"/>
          </w:rPr>
          <w:delText>‘</w:delText>
        </w:r>
        <w:r w:rsidR="00D80357" w:rsidDel="00B149C9">
          <w:rPr>
            <w:rFonts w:ascii="Cambria" w:hAnsi="Cambria"/>
            <w:sz w:val="28"/>
            <w:szCs w:val="28"/>
          </w:rPr>
          <w:delText>Too</w:delText>
        </w:r>
        <w:r w:rsidDel="00B149C9">
          <w:rPr>
            <w:rFonts w:ascii="Cambria" w:hAnsi="Cambria"/>
            <w:sz w:val="28"/>
            <w:szCs w:val="28"/>
          </w:rPr>
          <w:delText xml:space="preserve"> kind</w:delText>
        </w:r>
      </w:del>
      <w:ins w:id="1575" w:author="Daisy Watt" w:date="2026-06-17T12:58:00Z" w16du:dateUtc="2026-06-17T11:58:00Z">
        <w:del w:id="1576" w:author="Claire S" w:date="2026-07-17T09:23:00Z" w16du:dateUtc="2026-07-17T08:23:00Z">
          <w:r w:rsidR="0083005F" w:rsidDel="00B149C9">
            <w:rPr>
              <w:rFonts w:ascii="Cambria" w:hAnsi="Cambria"/>
              <w:sz w:val="28"/>
              <w:szCs w:val="28"/>
            </w:rPr>
            <w:delText>.</w:delText>
          </w:r>
        </w:del>
      </w:ins>
      <w:del w:id="1577" w:author="Claire S" w:date="2026-07-17T09:23:00Z" w16du:dateUtc="2026-07-17T08:23:00Z">
        <w:r w:rsidDel="00B149C9">
          <w:rPr>
            <w:rFonts w:ascii="Cambria" w:hAnsi="Cambria"/>
            <w:sz w:val="28"/>
            <w:szCs w:val="28"/>
          </w:rPr>
          <w:delText xml:space="preserve">,’ </w:delText>
        </w:r>
        <w:r w:rsidR="00213835" w:rsidDel="00B149C9">
          <w:rPr>
            <w:rFonts w:ascii="Cambria" w:hAnsi="Cambria"/>
            <w:sz w:val="28"/>
            <w:szCs w:val="28"/>
          </w:rPr>
          <w:delText>Savannah</w:delText>
        </w:r>
        <w:r w:rsidDel="00B149C9">
          <w:rPr>
            <w:rFonts w:ascii="Cambria" w:hAnsi="Cambria"/>
            <w:sz w:val="28"/>
            <w:szCs w:val="28"/>
          </w:rPr>
          <w:delText xml:space="preserve"> </w:delText>
        </w:r>
      </w:del>
      <w:del w:id="1578" w:author="Claire S" w:date="2026-05-25T20:47:00Z" w16du:dateUtc="2026-05-25T19:47:00Z">
        <w:r w:rsidR="005F4715" w:rsidDel="00475A6B">
          <w:rPr>
            <w:rFonts w:ascii="Cambria" w:hAnsi="Cambria"/>
            <w:sz w:val="28"/>
            <w:szCs w:val="28"/>
          </w:rPr>
          <w:delText>tells</w:delText>
        </w:r>
        <w:r w:rsidR="00B552F6" w:rsidDel="00475A6B">
          <w:rPr>
            <w:rFonts w:ascii="Cambria" w:hAnsi="Cambria"/>
            <w:sz w:val="28"/>
            <w:szCs w:val="28"/>
          </w:rPr>
          <w:delText xml:space="preserve"> the </w:delText>
        </w:r>
        <w:r w:rsidR="00E8729F" w:rsidDel="00475A6B">
          <w:rPr>
            <w:rFonts w:ascii="Cambria" w:hAnsi="Cambria"/>
            <w:sz w:val="28"/>
            <w:szCs w:val="28"/>
          </w:rPr>
          <w:delText xml:space="preserve">drab </w:delText>
        </w:r>
        <w:r w:rsidR="00B552F6" w:rsidDel="00475A6B">
          <w:rPr>
            <w:rFonts w:ascii="Cambria" w:hAnsi="Cambria"/>
            <w:sz w:val="28"/>
            <w:szCs w:val="28"/>
          </w:rPr>
          <w:delText>attendant</w:delText>
        </w:r>
        <w:r w:rsidR="00D80357" w:rsidDel="00475A6B">
          <w:rPr>
            <w:rFonts w:ascii="Cambria" w:hAnsi="Cambria"/>
            <w:sz w:val="28"/>
            <w:szCs w:val="28"/>
          </w:rPr>
          <w:delText xml:space="preserve">, </w:delText>
        </w:r>
        <w:r w:rsidR="00434620" w:rsidDel="00475A6B">
          <w:rPr>
            <w:rFonts w:ascii="Cambria" w:hAnsi="Cambria"/>
            <w:sz w:val="28"/>
            <w:szCs w:val="28"/>
          </w:rPr>
          <w:delText xml:space="preserve">and </w:delText>
        </w:r>
      </w:del>
      <w:del w:id="1579" w:author="Claire S" w:date="2026-07-17T09:23:00Z" w16du:dateUtc="2026-07-17T08:23:00Z">
        <w:r w:rsidR="005F4715" w:rsidDel="00B149C9">
          <w:rPr>
            <w:rFonts w:ascii="Cambria" w:hAnsi="Cambria"/>
            <w:sz w:val="28"/>
            <w:szCs w:val="28"/>
          </w:rPr>
          <w:delText xml:space="preserve">drops </w:delText>
        </w:r>
        <w:r w:rsidR="00D80357" w:rsidDel="00B149C9">
          <w:rPr>
            <w:rFonts w:ascii="Cambria" w:hAnsi="Cambria"/>
            <w:sz w:val="28"/>
            <w:szCs w:val="28"/>
          </w:rPr>
          <w:delText xml:space="preserve">a </w:delText>
        </w:r>
        <w:r w:rsidR="008E3493" w:rsidDel="00B149C9">
          <w:rPr>
            <w:rFonts w:ascii="Cambria" w:hAnsi="Cambria"/>
            <w:sz w:val="28"/>
            <w:szCs w:val="28"/>
          </w:rPr>
          <w:delText>twent</w:delText>
        </w:r>
        <w:r w:rsidR="00D80357" w:rsidDel="00B149C9">
          <w:rPr>
            <w:rFonts w:ascii="Cambria" w:hAnsi="Cambria"/>
            <w:sz w:val="28"/>
            <w:szCs w:val="28"/>
          </w:rPr>
          <w:delText xml:space="preserve">y-pound note </w:delText>
        </w:r>
        <w:r w:rsidR="005F4715" w:rsidDel="00B149C9">
          <w:rPr>
            <w:rFonts w:ascii="Cambria" w:hAnsi="Cambria"/>
            <w:sz w:val="28"/>
            <w:szCs w:val="28"/>
          </w:rPr>
          <w:delText>in the tip</w:delText>
        </w:r>
      </w:del>
      <w:ins w:id="1580" w:author="Daisy Watt" w:date="2026-06-17T06:33:00Z" w16du:dateUtc="2026-06-17T05:33:00Z">
        <w:del w:id="1581" w:author="Claire S" w:date="2026-07-17T09:23:00Z" w16du:dateUtc="2026-07-17T08:23:00Z">
          <w:r w:rsidR="00CC1AF0" w:rsidDel="00B149C9">
            <w:rPr>
              <w:rFonts w:ascii="Cambria" w:hAnsi="Cambria"/>
              <w:sz w:val="28"/>
              <w:szCs w:val="28"/>
            </w:rPr>
            <w:delText xml:space="preserve"> </w:delText>
          </w:r>
        </w:del>
      </w:ins>
      <w:del w:id="1582" w:author="Claire S" w:date="2026-07-17T09:23:00Z" w16du:dateUtc="2026-07-17T08:23:00Z">
        <w:r w:rsidR="005F4715" w:rsidDel="00B149C9">
          <w:rPr>
            <w:rFonts w:ascii="Cambria" w:hAnsi="Cambria"/>
            <w:sz w:val="28"/>
            <w:szCs w:val="28"/>
          </w:rPr>
          <w:delText>-bowl</w:delText>
        </w:r>
        <w:r w:rsidR="00D80357" w:rsidDel="00B149C9">
          <w:rPr>
            <w:rFonts w:ascii="Cambria" w:hAnsi="Cambria"/>
            <w:sz w:val="28"/>
            <w:szCs w:val="28"/>
          </w:rPr>
          <w:delText xml:space="preserve"> with a flick of </w:delText>
        </w:r>
        <w:r w:rsidR="00FB2142" w:rsidDel="00B149C9">
          <w:rPr>
            <w:rFonts w:ascii="Cambria" w:hAnsi="Cambria"/>
            <w:sz w:val="28"/>
            <w:szCs w:val="28"/>
          </w:rPr>
          <w:delText>a</w:delText>
        </w:r>
        <w:r w:rsidR="00D80357" w:rsidDel="00B149C9">
          <w:rPr>
            <w:rFonts w:ascii="Cambria" w:hAnsi="Cambria"/>
            <w:sz w:val="28"/>
            <w:szCs w:val="28"/>
          </w:rPr>
          <w:delText xml:space="preserve"> ruby-encircled wrist</w:delText>
        </w:r>
        <w:r w:rsidR="006F4989" w:rsidDel="00B149C9">
          <w:rPr>
            <w:rFonts w:ascii="Cambria" w:hAnsi="Cambria"/>
            <w:sz w:val="28"/>
            <w:szCs w:val="28"/>
          </w:rPr>
          <w:delText xml:space="preserve">. </w:delText>
        </w:r>
      </w:del>
    </w:p>
    <w:p w14:paraId="3D9AB6C0" w14:textId="5AE32A3B" w:rsidR="00125E4A" w:rsidDel="00125E4A" w:rsidRDefault="0041072E">
      <w:pPr>
        <w:spacing w:line="360" w:lineRule="auto"/>
        <w:ind w:firstLine="720"/>
        <w:contextualSpacing/>
        <w:rPr>
          <w:del w:id="1583" w:author="Claire S" w:date="2026-05-25T11:50:00Z" w16du:dateUtc="2026-05-25T10:50:00Z"/>
          <w:rFonts w:ascii="Cambria" w:hAnsi="Cambria"/>
          <w:sz w:val="28"/>
          <w:szCs w:val="28"/>
        </w:rPr>
      </w:pPr>
      <w:del w:id="1584" w:author="Claire S" w:date="2026-05-25T13:00:00Z" w16du:dateUtc="2026-05-25T12:00:00Z">
        <w:r w:rsidDel="00CA3B66">
          <w:rPr>
            <w:rFonts w:ascii="Cambria" w:hAnsi="Cambria"/>
            <w:sz w:val="28"/>
            <w:szCs w:val="28"/>
          </w:rPr>
          <w:delText>Savannah is used to male attention, but</w:delText>
        </w:r>
        <w:r w:rsidR="005E5513" w:rsidDel="00CA3B66">
          <w:rPr>
            <w:rFonts w:ascii="Cambria" w:hAnsi="Cambria"/>
            <w:sz w:val="28"/>
            <w:szCs w:val="28"/>
          </w:rPr>
          <w:delText xml:space="preserve"> t</w:delText>
        </w:r>
      </w:del>
      <w:del w:id="1585" w:author="Claire S" w:date="2026-07-17T09:23:00Z" w16du:dateUtc="2026-07-17T08:23:00Z">
        <w:r w:rsidR="00E26F9C" w:rsidDel="00B149C9">
          <w:rPr>
            <w:rFonts w:ascii="Cambria" w:hAnsi="Cambria"/>
            <w:sz w:val="28"/>
            <w:szCs w:val="28"/>
          </w:rPr>
          <w:delText>he</w:delText>
        </w:r>
      </w:del>
      <w:del w:id="1586" w:author="Claire S" w:date="2026-05-25T20:47:00Z" w16du:dateUtc="2026-05-25T19:47:00Z">
        <w:r w:rsidR="00494B2A" w:rsidDel="00475A6B">
          <w:rPr>
            <w:rFonts w:ascii="Cambria" w:hAnsi="Cambria"/>
            <w:sz w:val="28"/>
            <w:szCs w:val="28"/>
          </w:rPr>
          <w:delText xml:space="preserve"> </w:delText>
        </w:r>
        <w:r w:rsidR="00B552F6" w:rsidDel="00475A6B">
          <w:rPr>
            <w:rFonts w:ascii="Cambria" w:hAnsi="Cambria"/>
            <w:sz w:val="28"/>
            <w:szCs w:val="28"/>
          </w:rPr>
          <w:delText>woman</w:delText>
        </w:r>
      </w:del>
      <w:del w:id="1587" w:author="Claire S" w:date="2026-07-17T09:23:00Z" w16du:dateUtc="2026-07-17T08:23:00Z">
        <w:r w:rsidR="00E26F9C" w:rsidDel="00B149C9">
          <w:rPr>
            <w:rFonts w:ascii="Cambria" w:hAnsi="Cambria"/>
            <w:sz w:val="28"/>
            <w:szCs w:val="28"/>
          </w:rPr>
          <w:delText xml:space="preserve">’s eyes </w:delText>
        </w:r>
      </w:del>
      <w:del w:id="1588" w:author="Claire S" w:date="2026-05-13T15:15:00Z" w16du:dateUtc="2026-05-13T14:15:00Z">
        <w:r w:rsidDel="004808B3">
          <w:rPr>
            <w:rFonts w:ascii="Cambria" w:hAnsi="Cambria"/>
            <w:sz w:val="28"/>
            <w:szCs w:val="28"/>
          </w:rPr>
          <w:delText xml:space="preserve">also </w:delText>
        </w:r>
        <w:r w:rsidR="0056723E" w:rsidDel="004808B3">
          <w:rPr>
            <w:rFonts w:ascii="Cambria" w:hAnsi="Cambria"/>
            <w:sz w:val="28"/>
            <w:szCs w:val="28"/>
          </w:rPr>
          <w:delText>affirm</w:delText>
        </w:r>
      </w:del>
      <w:del w:id="1589" w:author="Claire S" w:date="2026-05-25T15:47:00Z" w16du:dateUtc="2026-05-25T14:47:00Z">
        <w:r w:rsidR="0056723E" w:rsidDel="003805C8">
          <w:rPr>
            <w:rFonts w:ascii="Cambria" w:hAnsi="Cambria"/>
            <w:sz w:val="28"/>
            <w:szCs w:val="28"/>
          </w:rPr>
          <w:delText xml:space="preserve"> </w:delText>
        </w:r>
      </w:del>
      <w:del w:id="1590" w:author="Claire S" w:date="2026-05-13T15:15:00Z" w16du:dateUtc="2026-05-13T14:15:00Z">
        <w:r w:rsidR="005262DA" w:rsidDel="004808B3">
          <w:rPr>
            <w:rFonts w:ascii="Cambria" w:hAnsi="Cambria"/>
            <w:sz w:val="28"/>
            <w:szCs w:val="28"/>
          </w:rPr>
          <w:delText xml:space="preserve">just </w:delText>
        </w:r>
        <w:r w:rsidR="006F4989" w:rsidDel="004808B3">
          <w:rPr>
            <w:rFonts w:ascii="Cambria" w:hAnsi="Cambria"/>
            <w:sz w:val="28"/>
            <w:szCs w:val="28"/>
          </w:rPr>
          <w:delText xml:space="preserve">how </w:delText>
        </w:r>
        <w:r w:rsidR="007D203B" w:rsidDel="004808B3">
          <w:rPr>
            <w:rFonts w:ascii="Cambria" w:hAnsi="Cambria"/>
            <w:sz w:val="28"/>
            <w:szCs w:val="28"/>
          </w:rPr>
          <w:delText>good</w:delText>
        </w:r>
      </w:del>
      <w:del w:id="1591" w:author="Claire S" w:date="2026-05-25T15:47:00Z" w16du:dateUtc="2026-05-25T14:47:00Z">
        <w:r w:rsidR="007D203B" w:rsidDel="003805C8">
          <w:rPr>
            <w:rFonts w:ascii="Cambria" w:hAnsi="Cambria"/>
            <w:sz w:val="28"/>
            <w:szCs w:val="28"/>
          </w:rPr>
          <w:delText xml:space="preserve"> </w:delText>
        </w:r>
      </w:del>
      <w:del w:id="1592" w:author="Claire S" w:date="2026-07-17T09:23:00Z" w16du:dateUtc="2026-07-17T08:23:00Z">
        <w:r w:rsidR="007D203B" w:rsidDel="00B149C9">
          <w:rPr>
            <w:rFonts w:ascii="Cambria" w:hAnsi="Cambria"/>
            <w:sz w:val="28"/>
            <w:szCs w:val="28"/>
          </w:rPr>
          <w:delText>Savannah</w:delText>
        </w:r>
      </w:del>
      <w:del w:id="1593" w:author="Claire S" w:date="2026-05-13T15:15:00Z" w16du:dateUtc="2026-05-13T14:15:00Z">
        <w:r w:rsidR="007D203B" w:rsidDel="004808B3">
          <w:rPr>
            <w:rFonts w:ascii="Cambria" w:hAnsi="Cambria"/>
            <w:sz w:val="28"/>
            <w:szCs w:val="28"/>
          </w:rPr>
          <w:delText xml:space="preserve"> looks in her</w:delText>
        </w:r>
        <w:r w:rsidR="008E3493" w:rsidDel="004808B3">
          <w:rPr>
            <w:rFonts w:ascii="Cambria" w:hAnsi="Cambria"/>
            <w:sz w:val="28"/>
            <w:szCs w:val="28"/>
          </w:rPr>
          <w:delText xml:space="preserve"> </w:delText>
        </w:r>
      </w:del>
      <w:del w:id="1594" w:author="Claire S" w:date="2026-06-02T17:35:00Z" w16du:dateUtc="2026-06-02T16:35:00Z">
        <w:r w:rsidR="006105CD" w:rsidDel="00D80FA1">
          <w:rPr>
            <w:rFonts w:ascii="Cambria" w:hAnsi="Cambria"/>
            <w:sz w:val="28"/>
            <w:szCs w:val="28"/>
          </w:rPr>
          <w:delText xml:space="preserve">silver </w:delText>
        </w:r>
      </w:del>
      <w:del w:id="1595" w:author="Claire S" w:date="2026-06-03T09:58:00Z" w16du:dateUtc="2026-06-03T08:58:00Z">
        <w:r w:rsidR="00AD1429" w:rsidRPr="00AD1429" w:rsidDel="004E33AF">
          <w:rPr>
            <w:rFonts w:ascii="Cambria" w:hAnsi="Cambria"/>
            <w:sz w:val="28"/>
            <w:szCs w:val="28"/>
          </w:rPr>
          <w:delText>Gucci</w:delText>
        </w:r>
      </w:del>
      <w:del w:id="1596" w:author="Claire S" w:date="2026-07-17T09:23:00Z" w16du:dateUtc="2026-07-17T08:23:00Z">
        <w:r w:rsidR="00AD1429" w:rsidRPr="00AD1429" w:rsidDel="00B149C9">
          <w:rPr>
            <w:rFonts w:ascii="Cambria" w:hAnsi="Cambria"/>
            <w:sz w:val="28"/>
            <w:szCs w:val="28"/>
          </w:rPr>
          <w:delText xml:space="preserve"> </w:delText>
        </w:r>
        <w:r w:rsidR="00202F99" w:rsidDel="00B149C9">
          <w:rPr>
            <w:rFonts w:ascii="Cambria" w:hAnsi="Cambria"/>
            <w:sz w:val="28"/>
            <w:szCs w:val="28"/>
          </w:rPr>
          <w:delText>sheath</w:delText>
        </w:r>
        <w:r w:rsidR="007D203B" w:rsidDel="00B149C9">
          <w:rPr>
            <w:rFonts w:ascii="Cambria" w:hAnsi="Cambria"/>
            <w:sz w:val="28"/>
            <w:szCs w:val="28"/>
          </w:rPr>
          <w:delText xml:space="preserve"> dress;</w:delText>
        </w:r>
        <w:r w:rsidR="00B67610" w:rsidDel="00B149C9">
          <w:rPr>
            <w:rFonts w:ascii="Cambria" w:hAnsi="Cambria"/>
            <w:sz w:val="28"/>
            <w:szCs w:val="28"/>
          </w:rPr>
          <w:delText xml:space="preserve"> </w:delText>
        </w:r>
      </w:del>
      <w:ins w:id="1597" w:author="Daisy Watt" w:date="2026-06-17T13:00:00Z" w16du:dateUtc="2026-06-17T12:00:00Z">
        <w:del w:id="1598" w:author="Claire S" w:date="2026-07-17T09:23:00Z" w16du:dateUtc="2026-07-17T08:23:00Z">
          <w:r w:rsidR="0083005F" w:rsidDel="00B149C9">
            <w:rPr>
              <w:rFonts w:ascii="Cambria" w:hAnsi="Cambria"/>
              <w:sz w:val="28"/>
              <w:szCs w:val="28"/>
            </w:rPr>
            <w:delText>. T</w:delText>
          </w:r>
        </w:del>
      </w:ins>
      <w:del w:id="1599" w:author="Claire S" w:date="2026-07-17T09:23:00Z" w16du:dateUtc="2026-07-17T08:23:00Z">
        <w:r w:rsidR="00B67610" w:rsidDel="00B149C9">
          <w:rPr>
            <w:rFonts w:ascii="Cambria" w:hAnsi="Cambria"/>
            <w:sz w:val="28"/>
            <w:szCs w:val="28"/>
          </w:rPr>
          <w:delText>the way i</w:delText>
        </w:r>
        <w:r w:rsidR="008E3493" w:rsidDel="00B149C9">
          <w:rPr>
            <w:rFonts w:ascii="Cambria" w:hAnsi="Cambria"/>
            <w:sz w:val="28"/>
            <w:szCs w:val="28"/>
          </w:rPr>
          <w:delText xml:space="preserve">t </w:delText>
        </w:r>
        <w:r w:rsidR="00C81204" w:rsidDel="00B149C9">
          <w:rPr>
            <w:rFonts w:ascii="Cambria" w:hAnsi="Cambria"/>
            <w:sz w:val="28"/>
            <w:szCs w:val="28"/>
          </w:rPr>
          <w:delText>leav</w:delText>
        </w:r>
        <w:r w:rsidR="005262DA" w:rsidDel="00B149C9">
          <w:rPr>
            <w:rFonts w:ascii="Cambria" w:hAnsi="Cambria"/>
            <w:sz w:val="28"/>
            <w:szCs w:val="28"/>
          </w:rPr>
          <w:delText>es</w:delText>
        </w:r>
        <w:r w:rsidR="00C81204" w:rsidDel="00B149C9">
          <w:rPr>
            <w:rFonts w:ascii="Cambria" w:hAnsi="Cambria"/>
            <w:sz w:val="28"/>
            <w:szCs w:val="28"/>
          </w:rPr>
          <w:delText xml:space="preserve"> nothing</w:delText>
        </w:r>
        <w:r w:rsidR="005317AC" w:rsidDel="00B149C9">
          <w:rPr>
            <w:rFonts w:ascii="Cambria" w:hAnsi="Cambria"/>
            <w:sz w:val="28"/>
            <w:szCs w:val="28"/>
          </w:rPr>
          <w:delText xml:space="preserve"> to </w:delText>
        </w:r>
        <w:r w:rsidR="00B67610" w:rsidDel="00B149C9">
          <w:rPr>
            <w:rFonts w:ascii="Cambria" w:hAnsi="Cambria"/>
            <w:sz w:val="28"/>
            <w:szCs w:val="28"/>
          </w:rPr>
          <w:delText>the</w:delText>
        </w:r>
        <w:r w:rsidR="007B6F8B" w:rsidDel="00B149C9">
          <w:rPr>
            <w:rFonts w:ascii="Cambria" w:hAnsi="Cambria"/>
            <w:sz w:val="28"/>
            <w:szCs w:val="28"/>
          </w:rPr>
          <w:delText xml:space="preserve"> </w:delText>
        </w:r>
        <w:r w:rsidR="005317AC" w:rsidDel="00B149C9">
          <w:rPr>
            <w:rFonts w:ascii="Cambria" w:hAnsi="Cambria"/>
            <w:sz w:val="28"/>
            <w:szCs w:val="28"/>
          </w:rPr>
          <w:delText>imagination</w:delText>
        </w:r>
        <w:r w:rsidR="007D203B" w:rsidDel="00B149C9">
          <w:rPr>
            <w:rFonts w:ascii="Cambria" w:hAnsi="Cambria"/>
            <w:sz w:val="28"/>
            <w:szCs w:val="28"/>
          </w:rPr>
          <w:delText xml:space="preserve">. </w:delText>
        </w:r>
      </w:del>
      <w:ins w:id="1600" w:author="Daisy Watt" w:date="2026-06-17T13:00:00Z" w16du:dateUtc="2026-06-17T12:00:00Z">
        <w:del w:id="1601" w:author="Claire S" w:date="2026-07-17T09:23:00Z" w16du:dateUtc="2026-07-17T08:23:00Z">
          <w:r w:rsidR="0083005F" w:rsidDel="00B149C9">
            <w:rPr>
              <w:rFonts w:ascii="Cambria" w:hAnsi="Cambria"/>
              <w:sz w:val="28"/>
              <w:szCs w:val="28"/>
            </w:rPr>
            <w:delText>, a</w:delText>
          </w:r>
        </w:del>
      </w:ins>
      <w:del w:id="1602" w:author="Claire S" w:date="2026-05-25T16:08:00Z" w16du:dateUtc="2026-05-25T15:08:00Z">
        <w:r w:rsidR="007D203B" w:rsidDel="00B35720">
          <w:rPr>
            <w:rFonts w:ascii="Cambria" w:hAnsi="Cambria"/>
            <w:sz w:val="28"/>
            <w:szCs w:val="28"/>
          </w:rPr>
          <w:delText>H</w:delText>
        </w:r>
      </w:del>
      <w:del w:id="1603" w:author="Claire S" w:date="2026-07-17T09:23:00Z" w16du:dateUtc="2026-07-17T08:23:00Z">
        <w:r w:rsidR="00D70737" w:rsidDel="00B149C9">
          <w:rPr>
            <w:rFonts w:ascii="Cambria" w:hAnsi="Cambria"/>
            <w:sz w:val="28"/>
            <w:szCs w:val="28"/>
          </w:rPr>
          <w:delText>er</w:delText>
        </w:r>
        <w:r w:rsidR="006105CD" w:rsidDel="00B149C9">
          <w:rPr>
            <w:rFonts w:ascii="Cambria" w:hAnsi="Cambria"/>
            <w:sz w:val="28"/>
            <w:szCs w:val="28"/>
          </w:rPr>
          <w:delText xml:space="preserve"> </w:delText>
        </w:r>
        <w:r w:rsidR="008F75DE" w:rsidDel="00B149C9">
          <w:rPr>
            <w:rFonts w:ascii="Cambria" w:hAnsi="Cambria"/>
            <w:sz w:val="28"/>
            <w:szCs w:val="28"/>
          </w:rPr>
          <w:delText xml:space="preserve">recent </w:delText>
        </w:r>
        <w:r w:rsidR="00E26F9C" w:rsidDel="00B149C9">
          <w:rPr>
            <w:rFonts w:ascii="Cambria" w:hAnsi="Cambria"/>
            <w:sz w:val="28"/>
            <w:szCs w:val="28"/>
          </w:rPr>
          <w:delText xml:space="preserve">Seychelles </w:delText>
        </w:r>
        <w:r w:rsidR="006105CD" w:rsidDel="00B149C9">
          <w:rPr>
            <w:rFonts w:ascii="Cambria" w:hAnsi="Cambria"/>
            <w:sz w:val="28"/>
            <w:szCs w:val="28"/>
          </w:rPr>
          <w:delText>tan</w:delText>
        </w:r>
      </w:del>
      <w:del w:id="1604" w:author="Claire S" w:date="2026-05-25T16:08:00Z" w16du:dateUtc="2026-05-25T15:08:00Z">
        <w:r w:rsidR="006105CD" w:rsidDel="00B35720">
          <w:rPr>
            <w:rFonts w:ascii="Cambria" w:hAnsi="Cambria"/>
            <w:sz w:val="28"/>
            <w:szCs w:val="28"/>
          </w:rPr>
          <w:delText xml:space="preserve"> set</w:delText>
        </w:r>
        <w:r w:rsidR="007D203B" w:rsidDel="00B35720">
          <w:rPr>
            <w:rFonts w:ascii="Cambria" w:hAnsi="Cambria"/>
            <w:sz w:val="28"/>
            <w:szCs w:val="28"/>
          </w:rPr>
          <w:delText>s</w:delText>
        </w:r>
        <w:r w:rsidR="006C7EB3" w:rsidDel="00B35720">
          <w:rPr>
            <w:rFonts w:ascii="Cambria" w:hAnsi="Cambria"/>
            <w:sz w:val="28"/>
            <w:szCs w:val="28"/>
          </w:rPr>
          <w:delText xml:space="preserve"> </w:delText>
        </w:r>
        <w:r w:rsidR="006105CD" w:rsidDel="00B35720">
          <w:rPr>
            <w:rFonts w:ascii="Cambria" w:hAnsi="Cambria"/>
            <w:sz w:val="28"/>
            <w:szCs w:val="28"/>
          </w:rPr>
          <w:delText>off her green eyes</w:delText>
        </w:r>
      </w:del>
      <w:del w:id="1605" w:author="Claire S" w:date="2026-05-25T12:59:00Z" w16du:dateUtc="2026-05-25T11:59:00Z">
        <w:r w:rsidR="006105CD" w:rsidDel="00A87EF9">
          <w:rPr>
            <w:rFonts w:ascii="Cambria" w:hAnsi="Cambria"/>
            <w:sz w:val="28"/>
            <w:szCs w:val="28"/>
          </w:rPr>
          <w:delText xml:space="preserve"> </w:delText>
        </w:r>
        <w:r w:rsidR="005317AC" w:rsidDel="00A87EF9">
          <w:rPr>
            <w:rFonts w:ascii="Cambria" w:hAnsi="Cambria"/>
            <w:sz w:val="28"/>
            <w:szCs w:val="28"/>
          </w:rPr>
          <w:delText>beneath</w:delText>
        </w:r>
        <w:r w:rsidR="00D86512" w:rsidDel="00A87EF9">
          <w:rPr>
            <w:rFonts w:ascii="Cambria" w:hAnsi="Cambria"/>
            <w:sz w:val="28"/>
            <w:szCs w:val="28"/>
          </w:rPr>
          <w:delText xml:space="preserve"> her </w:delText>
        </w:r>
        <w:r w:rsidR="00D70737" w:rsidDel="00A87EF9">
          <w:rPr>
            <w:rFonts w:ascii="Cambria" w:hAnsi="Cambria"/>
            <w:sz w:val="28"/>
            <w:szCs w:val="28"/>
          </w:rPr>
          <w:delText>glossy</w:delText>
        </w:r>
        <w:r w:rsidR="00D86512" w:rsidDel="00A87EF9">
          <w:rPr>
            <w:rFonts w:ascii="Cambria" w:hAnsi="Cambria"/>
            <w:sz w:val="28"/>
            <w:szCs w:val="28"/>
          </w:rPr>
          <w:delText xml:space="preserve"> </w:delText>
        </w:r>
        <w:r w:rsidR="00B16D9D" w:rsidDel="00A87EF9">
          <w:rPr>
            <w:rFonts w:ascii="Cambria" w:hAnsi="Cambria"/>
            <w:sz w:val="28"/>
            <w:szCs w:val="28"/>
          </w:rPr>
          <w:delText>updo</w:delText>
        </w:r>
        <w:r w:rsidR="00A630C3" w:rsidDel="00A87EF9">
          <w:rPr>
            <w:rFonts w:ascii="Cambria" w:hAnsi="Cambria"/>
            <w:sz w:val="28"/>
            <w:szCs w:val="28"/>
          </w:rPr>
          <w:delText xml:space="preserve">, styled </w:delText>
        </w:r>
        <w:r w:rsidR="00A941CE" w:rsidDel="00A87EF9">
          <w:rPr>
            <w:rFonts w:ascii="Cambria" w:hAnsi="Cambria"/>
            <w:sz w:val="28"/>
            <w:szCs w:val="28"/>
          </w:rPr>
          <w:delText xml:space="preserve">earlier </w:delText>
        </w:r>
        <w:r w:rsidR="0020104B" w:rsidDel="00A87EF9">
          <w:rPr>
            <w:rFonts w:ascii="Cambria" w:hAnsi="Cambria"/>
            <w:sz w:val="28"/>
            <w:szCs w:val="28"/>
          </w:rPr>
          <w:delText>in</w:delText>
        </w:r>
        <w:r w:rsidR="0006288D" w:rsidDel="00A87EF9">
          <w:rPr>
            <w:rFonts w:ascii="Cambria" w:hAnsi="Cambria"/>
            <w:sz w:val="28"/>
            <w:szCs w:val="28"/>
          </w:rPr>
          <w:delText xml:space="preserve"> Mayfair</w:delText>
        </w:r>
        <w:r w:rsidR="006105CD" w:rsidDel="00A87EF9">
          <w:rPr>
            <w:rFonts w:ascii="Cambria" w:hAnsi="Cambria"/>
            <w:sz w:val="28"/>
            <w:szCs w:val="28"/>
          </w:rPr>
          <w:delText>.</w:delText>
        </w:r>
        <w:r w:rsidR="00D70737" w:rsidDel="00A87EF9">
          <w:rPr>
            <w:rFonts w:ascii="Cambria" w:hAnsi="Cambria"/>
            <w:sz w:val="28"/>
            <w:szCs w:val="28"/>
          </w:rPr>
          <w:delText xml:space="preserve"> </w:delText>
        </w:r>
        <w:r w:rsidR="00BF5483" w:rsidDel="00A87EF9">
          <w:rPr>
            <w:rFonts w:ascii="Cambria" w:hAnsi="Cambria"/>
            <w:sz w:val="28"/>
            <w:szCs w:val="28"/>
          </w:rPr>
          <w:delText xml:space="preserve"> I</w:delText>
        </w:r>
      </w:del>
      <w:del w:id="1606" w:author="Claire S" w:date="2026-05-25T13:00:00Z" w16du:dateUtc="2026-05-25T12:00:00Z">
        <w:r w:rsidR="00BF5483" w:rsidDel="00CA3B66">
          <w:rPr>
            <w:rFonts w:ascii="Cambria" w:hAnsi="Cambria"/>
            <w:sz w:val="28"/>
            <w:szCs w:val="28"/>
          </w:rPr>
          <w:delText>t’s</w:delText>
        </w:r>
      </w:del>
      <w:del w:id="1607" w:author="Claire S" w:date="2026-07-17T09:23:00Z" w16du:dateUtc="2026-07-17T08:23:00Z">
        <w:r w:rsidR="00BF5483" w:rsidDel="00B149C9">
          <w:rPr>
            <w:rFonts w:ascii="Cambria" w:hAnsi="Cambria"/>
            <w:sz w:val="28"/>
            <w:szCs w:val="28"/>
          </w:rPr>
          <w:delText xml:space="preserve"> hard not to </w:delText>
        </w:r>
        <w:r w:rsidR="00304A0E" w:rsidDel="00B149C9">
          <w:rPr>
            <w:rFonts w:ascii="Cambria" w:hAnsi="Cambria"/>
            <w:sz w:val="28"/>
            <w:szCs w:val="28"/>
          </w:rPr>
          <w:delText>feel</w:delText>
        </w:r>
        <w:r w:rsidR="00B16D9D" w:rsidDel="00B149C9">
          <w:rPr>
            <w:rFonts w:ascii="Cambria" w:hAnsi="Cambria"/>
            <w:sz w:val="28"/>
            <w:szCs w:val="28"/>
          </w:rPr>
          <w:delText xml:space="preserve"> </w:delText>
        </w:r>
        <w:r w:rsidR="00B16D9D" w:rsidRPr="00CC1AF0" w:rsidDel="00B149C9">
          <w:rPr>
            <w:rFonts w:ascii="Cambria" w:hAnsi="Cambria"/>
            <w:sz w:val="28"/>
            <w:szCs w:val="28"/>
            <w:highlight w:val="green"/>
            <w:rPrChange w:id="1608" w:author="Daisy Watt" w:date="2026-06-17T06:35:00Z" w16du:dateUtc="2026-06-17T05:35:00Z">
              <w:rPr>
                <w:rFonts w:ascii="Cambria" w:hAnsi="Cambria"/>
                <w:sz w:val="28"/>
                <w:szCs w:val="28"/>
              </w:rPr>
            </w:rPrChange>
          </w:rPr>
          <w:delText>pleased with herself</w:delText>
        </w:r>
        <w:r w:rsidR="00B16D9D" w:rsidDel="00B149C9">
          <w:rPr>
            <w:rFonts w:ascii="Cambria" w:hAnsi="Cambria"/>
            <w:sz w:val="28"/>
            <w:szCs w:val="28"/>
          </w:rPr>
          <w:delText xml:space="preserve"> </w:delText>
        </w:r>
        <w:r w:rsidR="00E11016" w:rsidDel="00B149C9">
          <w:rPr>
            <w:rFonts w:ascii="Cambria" w:hAnsi="Cambria"/>
            <w:sz w:val="28"/>
            <w:szCs w:val="28"/>
          </w:rPr>
          <w:delText>right now</w:delText>
        </w:r>
      </w:del>
      <w:ins w:id="1609" w:author="Daisy Watt" w:date="2026-06-17T06:34:00Z" w16du:dateUtc="2026-06-17T05:34:00Z">
        <w:del w:id="1610" w:author="Claire S" w:date="2026-07-17T09:23:00Z" w16du:dateUtc="2026-07-17T08:23:00Z">
          <w:r w:rsidR="00CC1AF0" w:rsidDel="00B149C9">
            <w:rPr>
              <w:rFonts w:ascii="Cambria" w:hAnsi="Cambria"/>
              <w:sz w:val="28"/>
              <w:szCs w:val="28"/>
            </w:rPr>
            <w:delText>.</w:delText>
          </w:r>
        </w:del>
      </w:ins>
      <w:del w:id="1611" w:author="Claire S" w:date="2026-05-25T16:08:00Z" w16du:dateUtc="2026-05-25T15:08:00Z">
        <w:r w:rsidR="00B022CD" w:rsidDel="00443EAA">
          <w:rPr>
            <w:rFonts w:ascii="Cambria" w:hAnsi="Cambria"/>
            <w:sz w:val="28"/>
            <w:szCs w:val="28"/>
          </w:rPr>
          <w:delText>.</w:delText>
        </w:r>
      </w:del>
      <w:del w:id="1612" w:author="Claire S" w:date="2026-07-17T09:23:00Z" w16du:dateUtc="2026-07-17T08:23:00Z">
        <w:r w:rsidR="00B022CD" w:rsidDel="00B149C9">
          <w:rPr>
            <w:rFonts w:ascii="Cambria" w:hAnsi="Cambria"/>
            <w:sz w:val="28"/>
            <w:szCs w:val="28"/>
          </w:rPr>
          <w:delText xml:space="preserve"> </w:delText>
        </w:r>
      </w:del>
      <w:ins w:id="1613" w:author="Daisy Watt" w:date="2026-06-17T06:34:00Z" w16du:dateUtc="2026-06-17T05:34:00Z">
        <w:del w:id="1614" w:author="Claire S" w:date="2026-07-17T09:23:00Z" w16du:dateUtc="2026-07-17T08:23:00Z">
          <w:r w:rsidR="00CC1AF0" w:rsidDel="00B149C9">
            <w:rPr>
              <w:rFonts w:ascii="Cambria" w:hAnsi="Cambria"/>
              <w:sz w:val="28"/>
              <w:szCs w:val="28"/>
            </w:rPr>
            <w:delText>.</w:delText>
          </w:r>
        </w:del>
      </w:ins>
      <w:ins w:id="1615" w:author="Daisy Watt" w:date="2026-06-17T13:00:00Z" w16du:dateUtc="2026-06-17T12:00:00Z">
        <w:del w:id="1616" w:author="Claire S" w:date="2026-07-17T09:23:00Z" w16du:dateUtc="2026-07-17T08:23:00Z">
          <w:r w:rsidR="0083005F" w:rsidDel="00B149C9">
            <w:rPr>
              <w:rFonts w:ascii="Cambria" w:hAnsi="Cambria"/>
              <w:sz w:val="28"/>
              <w:szCs w:val="28"/>
            </w:rPr>
            <w:delText>Aha</w:delText>
          </w:r>
        </w:del>
      </w:ins>
      <w:ins w:id="1617" w:author="Daisy Watt" w:date="2026-06-17T13:01:00Z" w16du:dateUtc="2026-06-17T12:01:00Z">
        <w:del w:id="1618" w:author="Claire S" w:date="2026-07-17T09:23:00Z" w16du:dateUtc="2026-07-17T08:23:00Z">
          <w:r w:rsidR="0083005F" w:rsidDel="00B149C9">
            <w:rPr>
              <w:rFonts w:ascii="Cambria" w:hAnsi="Cambria"/>
              <w:sz w:val="28"/>
              <w:szCs w:val="28"/>
            </w:rPr>
            <w:delText>d</w:delText>
          </w:r>
        </w:del>
      </w:ins>
      <w:ins w:id="1619" w:author="Daisy Watt" w:date="2026-06-17T13:00:00Z" w16du:dateUtc="2026-06-17T12:00:00Z">
        <w:del w:id="1620" w:author="Claire S" w:date="2026-07-17T09:23:00Z" w16du:dateUtc="2026-07-17T08:23:00Z">
          <w:r w:rsidR="0083005F" w:rsidDel="00B149C9">
            <w:rPr>
              <w:rFonts w:ascii="Cambria" w:hAnsi="Cambria"/>
              <w:sz w:val="28"/>
              <w:szCs w:val="28"/>
            </w:rPr>
            <w:delText xml:space="preserve"> ed</w:delText>
          </w:r>
        </w:del>
      </w:ins>
    </w:p>
    <w:p w14:paraId="73BD7C61" w14:textId="00377E0A" w:rsidR="00453FFF" w:rsidRPr="005D2915" w:rsidDel="00B149C9" w:rsidRDefault="00CC1AF0" w:rsidP="005D2915">
      <w:pPr>
        <w:spacing w:line="360" w:lineRule="auto"/>
        <w:ind w:firstLine="720"/>
        <w:contextualSpacing/>
        <w:rPr>
          <w:del w:id="1621" w:author="Claire S" w:date="2026-07-17T09:23:00Z" w16du:dateUtc="2026-07-17T08:23:00Z"/>
          <w:rFonts w:ascii="Cambria" w:hAnsi="Cambria"/>
          <w:sz w:val="28"/>
          <w:szCs w:val="28"/>
          <w:rPrChange w:id="1622" w:author="Claire S" w:date="2026-05-25T11:58:00Z" w16du:dateUtc="2026-05-25T10:58:00Z">
            <w:rPr>
              <w:del w:id="1623" w:author="Claire S" w:date="2026-07-17T09:23:00Z" w16du:dateUtc="2026-07-17T08:23:00Z"/>
              <w:rFonts w:ascii="Cambria" w:hAnsi="Cambria"/>
              <w:color w:val="000000" w:themeColor="text1"/>
              <w:sz w:val="28"/>
              <w:szCs w:val="28"/>
            </w:rPr>
          </w:rPrChange>
        </w:rPr>
      </w:pPr>
      <w:ins w:id="1624" w:author="Daisy Watt" w:date="2026-06-17T06:34:00Z" w16du:dateUtc="2026-06-17T05:34:00Z">
        <w:del w:id="1625" w:author="Claire S" w:date="2026-07-17T09:23:00Z" w16du:dateUtc="2026-07-17T08:23:00Z">
          <w:r w:rsidDel="00B149C9">
            <w:rPr>
              <w:rFonts w:ascii="Cambria" w:hAnsi="Cambria"/>
              <w:sz w:val="28"/>
              <w:szCs w:val="28"/>
            </w:rPr>
            <w:delText>–</w:delText>
          </w:r>
        </w:del>
      </w:ins>
      <w:ins w:id="1626" w:author="Daisy Watt" w:date="2026-06-17T13:01:00Z" w16du:dateUtc="2026-06-17T12:01:00Z">
        <w:del w:id="1627" w:author="Claire S" w:date="2026-07-17T09:23:00Z" w16du:dateUtc="2026-07-17T08:23:00Z">
          <w:r w:rsidR="0083005F" w:rsidDel="00B149C9">
            <w:rPr>
              <w:rFonts w:ascii="Cambria" w:hAnsi="Cambria"/>
              <w:sz w:val="28"/>
              <w:szCs w:val="28"/>
            </w:rPr>
            <w:delText>,</w:delText>
          </w:r>
          <w:r w:rsidR="00B25E2A" w:rsidDel="00B149C9">
            <w:rPr>
              <w:rFonts w:ascii="Cambria" w:hAnsi="Cambria"/>
              <w:sz w:val="28"/>
              <w:szCs w:val="28"/>
            </w:rPr>
            <w:delText xml:space="preserve"> and they’d </w:delText>
          </w:r>
        </w:del>
      </w:ins>
      <w:ins w:id="1628" w:author="Daisy Watt" w:date="2026-06-17T13:02:00Z" w16du:dateUtc="2026-06-17T12:02:00Z">
        <w:del w:id="1629" w:author="Claire S" w:date="2026-07-17T09:23:00Z" w16du:dateUtc="2026-07-17T08:23:00Z">
          <w:r w:rsidR="00B25E2A" w:rsidDel="00B149C9">
            <w:rPr>
              <w:rFonts w:ascii="Cambria" w:hAnsi="Cambria"/>
              <w:sz w:val="28"/>
              <w:szCs w:val="28"/>
            </w:rPr>
            <w:delText>been sitting opposite each other all night</w:delText>
          </w:r>
        </w:del>
      </w:ins>
      <w:ins w:id="1630" w:author="Daisy Watt" w:date="2026-06-17T06:34:00Z" w16du:dateUtc="2026-06-17T05:34:00Z">
        <w:del w:id="1631" w:author="Claire S" w:date="2026-07-17T09:23:00Z" w16du:dateUtc="2026-07-17T08:23:00Z">
          <w:r w:rsidDel="00B149C9">
            <w:rPr>
              <w:rFonts w:ascii="Cambria" w:hAnsi="Cambria"/>
              <w:sz w:val="28"/>
              <w:szCs w:val="28"/>
            </w:rPr>
            <w:delText>…</w:delText>
          </w:r>
        </w:del>
      </w:ins>
      <w:ins w:id="1632" w:author="Daisy Watt" w:date="2026-06-17T13:02:00Z" w16du:dateUtc="2026-06-17T12:02:00Z">
        <w:del w:id="1633" w:author="Claire S" w:date="2026-07-17T09:23:00Z" w16du:dateUtc="2026-07-17T08:23:00Z">
          <w:r w:rsidR="00B25E2A" w:rsidDel="00B149C9">
            <w:rPr>
              <w:rFonts w:ascii="Cambria" w:hAnsi="Cambria"/>
              <w:sz w:val="28"/>
              <w:szCs w:val="28"/>
            </w:rPr>
            <w:delText>T</w:delText>
          </w:r>
        </w:del>
      </w:ins>
      <w:ins w:id="1634" w:author="Daisy Watt" w:date="2026-06-17T06:35:00Z" w16du:dateUtc="2026-06-17T05:35:00Z">
        <w:del w:id="1635" w:author="Claire S" w:date="2026-07-17T09:23:00Z" w16du:dateUtc="2026-07-17T08:23:00Z">
          <w:r w:rsidDel="00B149C9">
            <w:rPr>
              <w:rFonts w:ascii="Cambria" w:hAnsi="Cambria"/>
              <w:sz w:val="28"/>
              <w:szCs w:val="28"/>
            </w:rPr>
            <w:delText>…T –n –—pd</w:delText>
          </w:r>
        </w:del>
      </w:ins>
      <w:ins w:id="1636" w:author="Daisy Watt" w:date="2026-06-17T13:05:00Z" w16du:dateUtc="2026-06-17T12:05:00Z">
        <w:del w:id="1637" w:author="Claire S" w:date="2026-07-17T09:23:00Z" w16du:dateUtc="2026-07-17T08:23:00Z">
          <w:r w:rsidR="00B25E2A" w:rsidDel="00B149C9">
            <w:rPr>
              <w:rFonts w:ascii="Cambria" w:hAnsi="Cambria"/>
              <w:sz w:val="28"/>
              <w:szCs w:val="28"/>
            </w:rPr>
            <w:delText xml:space="preserve"> –</w:delText>
          </w:r>
        </w:del>
      </w:ins>
      <w:ins w:id="1638" w:author="Daisy Watt" w:date="2026-06-17T06:36:00Z" w16du:dateUtc="2026-06-17T05:36:00Z">
        <w:del w:id="1639" w:author="Claire S" w:date="2026-07-17T09:23:00Z" w16du:dateUtc="2026-07-17T08:23:00Z">
          <w:r w:rsidDel="00B149C9">
            <w:rPr>
              <w:rFonts w:ascii="Cambria" w:hAnsi="Cambria"/>
              <w:sz w:val="28"/>
              <w:szCs w:val="28"/>
            </w:rPr>
            <w:delText>r.</w:delText>
          </w:r>
        </w:del>
      </w:ins>
      <w:ins w:id="1640" w:author="Daisy Watt" w:date="2026-06-17T13:06:00Z" w16du:dateUtc="2026-06-17T12:06:00Z">
        <w:del w:id="1641" w:author="Claire S" w:date="2026-07-17T09:23:00Z" w16du:dateUtc="2026-07-17T08:23:00Z">
          <w:r w:rsidR="00B25E2A" w:rsidDel="00B149C9">
            <w:rPr>
              <w:rFonts w:ascii="Cambria" w:hAnsi="Cambria"/>
              <w:sz w:val="28"/>
              <w:szCs w:val="28"/>
            </w:rPr>
            <w:delText>.</w:delText>
          </w:r>
        </w:del>
      </w:ins>
      <w:ins w:id="1642" w:author="Daisy Watt" w:date="2026-06-17T13:12:00Z" w16du:dateUtc="2026-06-17T12:12:00Z">
        <w:del w:id="1643" w:author="Claire S" w:date="2026-07-17T09:23:00Z" w16du:dateUtc="2026-07-17T08:23:00Z">
          <w:r w:rsidR="00853051" w:rsidDel="00B149C9">
            <w:rPr>
              <w:rFonts w:ascii="Cambria" w:hAnsi="Cambria"/>
              <w:i/>
              <w:sz w:val="28"/>
              <w:szCs w:val="28"/>
            </w:rPr>
            <w:delText>S</w:delText>
          </w:r>
        </w:del>
      </w:ins>
      <w:ins w:id="1644" w:author="Daisy Watt" w:date="2026-06-17T13:15:00Z" w16du:dateUtc="2026-06-17T12:15:00Z">
        <w:del w:id="1645" w:author="Claire S" w:date="2026-07-17T09:23:00Z" w16du:dateUtc="2026-07-17T08:23:00Z">
          <w:r w:rsidR="00853051" w:rsidDel="00B149C9">
            <w:rPr>
              <w:rFonts w:ascii="Cambria" w:hAnsi="Cambria"/>
              <w:i/>
              <w:sz w:val="28"/>
              <w:szCs w:val="28"/>
            </w:rPr>
            <w:delText>.</w:delText>
          </w:r>
        </w:del>
      </w:ins>
      <w:ins w:id="1646" w:author="Daisy Watt" w:date="2026-06-17T13:18:00Z" w16du:dateUtc="2026-06-17T12:18:00Z">
        <w:del w:id="1647" w:author="Claire S" w:date="2026-07-17T09:23:00Z" w16du:dateUtc="2026-07-17T08:23:00Z">
          <w:r w:rsidR="00853051" w:rsidDel="00B149C9">
            <w:rPr>
              <w:rFonts w:ascii="Cambria" w:hAnsi="Cambria"/>
              <w:sz w:val="28"/>
              <w:szCs w:val="28"/>
            </w:rPr>
            <w:delText>a</w:delText>
          </w:r>
        </w:del>
      </w:ins>
      <w:ins w:id="1648" w:author="Daisy Watt" w:date="2026-06-17T06:36:00Z" w16du:dateUtc="2026-06-17T05:36:00Z">
        <w:del w:id="1649" w:author="Claire S" w:date="2026-07-17T09:23:00Z" w16du:dateUtc="2026-07-17T08:23:00Z">
          <w:r w:rsidDel="00B149C9">
            <w:rPr>
              <w:rFonts w:ascii="Cambria" w:hAnsi="Cambria"/>
              <w:sz w:val="28"/>
              <w:szCs w:val="28"/>
            </w:rPr>
            <w:delText>,</w:delText>
          </w:r>
        </w:del>
      </w:ins>
      <w:ins w:id="1650" w:author="Daisy Watt" w:date="2026-06-17T13:21:00Z" w16du:dateUtc="2026-06-17T12:21:00Z">
        <w:del w:id="1651" w:author="Claire S" w:date="2026-07-17T09:23:00Z" w16du:dateUtc="2026-07-17T08:23:00Z">
          <w:r w:rsidR="00853051" w:rsidDel="00B149C9">
            <w:rPr>
              <w:rFonts w:ascii="Cambria" w:hAnsi="Cambria"/>
              <w:sz w:val="28"/>
              <w:szCs w:val="28"/>
            </w:rPr>
            <w:delText>Bshe’s back atSavannah’</w:delText>
          </w:r>
        </w:del>
      </w:ins>
      <w:ins w:id="1652" w:author="Daisy Watt" w:date="2026-06-17T13:22:00Z" w16du:dateUtc="2026-06-17T12:22:00Z">
        <w:del w:id="1653" w:author="Claire S" w:date="2026-07-17T09:23:00Z" w16du:dateUtc="2026-07-17T08:23:00Z">
          <w:r w:rsidR="00853051" w:rsidDel="00B149C9">
            <w:rPr>
              <w:rFonts w:ascii="Cambria" w:hAnsi="Cambria"/>
              <w:sz w:val="28"/>
              <w:szCs w:val="28"/>
            </w:rPr>
            <w:delText>s</w:delText>
          </w:r>
        </w:del>
      </w:ins>
      <w:ins w:id="1654" w:author="Daisy Watt" w:date="2026-06-17T13:33:00Z" w16du:dateUtc="2026-06-17T12:33:00Z">
        <w:del w:id="1655" w:author="Claire S" w:date="2026-07-17T09:23:00Z" w16du:dateUtc="2026-07-17T08:23:00Z">
          <w:r w:rsidR="00FD25B2" w:rsidDel="00B149C9">
            <w:rPr>
              <w:rFonts w:ascii="Cambria" w:hAnsi="Cambria"/>
              <w:sz w:val="28"/>
              <w:szCs w:val="28"/>
            </w:rPr>
            <w:delText>.P</w:delText>
          </w:r>
        </w:del>
      </w:ins>
      <w:ins w:id="1656" w:author="Daisy Watt" w:date="2026-06-17T13:22:00Z" w16du:dateUtc="2026-06-17T12:22:00Z">
        <w:del w:id="1657" w:author="Claire S" w:date="2026-07-17T09:23:00Z" w16du:dateUtc="2026-07-17T08:23:00Z">
          <w:r w:rsidR="00853051" w:rsidDel="00B149C9">
            <w:rPr>
              <w:rFonts w:ascii="Cambria" w:hAnsi="Cambria"/>
              <w:sz w:val="28"/>
              <w:szCs w:val="28"/>
            </w:rPr>
            <w:delText>assing</w:delText>
          </w:r>
        </w:del>
      </w:ins>
      <w:del w:id="1658" w:author="Claire S" w:date="2026-05-25T11:58:00Z" w16du:dateUtc="2026-05-25T10:58:00Z">
        <w:r w:rsidR="006C7EB3" w:rsidDel="005D2915">
          <w:rPr>
            <w:rFonts w:ascii="Cambria" w:hAnsi="Cambria"/>
            <w:sz w:val="28"/>
            <w:szCs w:val="28"/>
          </w:rPr>
          <w:delText xml:space="preserve"> </w:delText>
        </w:r>
        <w:r w:rsidR="00367020" w:rsidDel="005D2915">
          <w:rPr>
            <w:rFonts w:ascii="Cambria" w:hAnsi="Cambria"/>
            <w:sz w:val="28"/>
            <w:szCs w:val="28"/>
          </w:rPr>
          <w:delText xml:space="preserve">But </w:delText>
        </w:r>
        <w:r w:rsidR="00861E92" w:rsidDel="005D2915">
          <w:rPr>
            <w:rFonts w:ascii="Cambria" w:hAnsi="Cambria"/>
            <w:sz w:val="28"/>
            <w:szCs w:val="28"/>
          </w:rPr>
          <w:delText xml:space="preserve">when </w:delText>
        </w:r>
        <w:r w:rsidR="00367020" w:rsidDel="005D2915">
          <w:rPr>
            <w:rFonts w:ascii="Cambria" w:hAnsi="Cambria"/>
            <w:sz w:val="28"/>
            <w:szCs w:val="28"/>
          </w:rPr>
          <w:delText xml:space="preserve">she </w:delText>
        </w:r>
      </w:del>
      <w:del w:id="1659" w:author="Claire S" w:date="2026-05-25T12:03:00Z" w16du:dateUtc="2026-05-25T11:03:00Z">
        <w:r w:rsidR="00367020" w:rsidDel="00A16FD6">
          <w:rPr>
            <w:rFonts w:ascii="Cambria" w:hAnsi="Cambria"/>
            <w:sz w:val="28"/>
            <w:szCs w:val="28"/>
          </w:rPr>
          <w:delText>spot</w:delText>
        </w:r>
      </w:del>
      <w:del w:id="1660" w:author="Claire S" w:date="2026-05-25T11:59:00Z" w16du:dateUtc="2026-05-25T10:59:00Z">
        <w:r w:rsidR="00367020" w:rsidDel="005D2915">
          <w:rPr>
            <w:rFonts w:ascii="Cambria" w:hAnsi="Cambria"/>
            <w:sz w:val="28"/>
            <w:szCs w:val="28"/>
          </w:rPr>
          <w:delText>s</w:delText>
        </w:r>
      </w:del>
      <w:del w:id="1661" w:author="Claire S" w:date="2026-05-25T12:03:00Z" w16du:dateUtc="2026-05-25T11:03:00Z">
        <w:r w:rsidR="00367020" w:rsidDel="00A16FD6">
          <w:rPr>
            <w:rFonts w:ascii="Cambria" w:hAnsi="Cambria"/>
            <w:sz w:val="28"/>
            <w:szCs w:val="28"/>
          </w:rPr>
          <w:delText xml:space="preserve"> h</w:delText>
        </w:r>
      </w:del>
      <w:del w:id="1662" w:author="Claire S" w:date="2026-07-17T09:23:00Z" w16du:dateUtc="2026-07-17T08:23:00Z">
        <w:r w:rsidR="00367020" w:rsidDel="00B149C9">
          <w:rPr>
            <w:rFonts w:ascii="Cambria" w:hAnsi="Cambria"/>
            <w:sz w:val="28"/>
            <w:szCs w:val="28"/>
          </w:rPr>
          <w:delText xml:space="preserve">er </w:delText>
        </w:r>
        <w:r w:rsidR="00B521BB" w:rsidDel="00B149C9">
          <w:rPr>
            <w:rFonts w:ascii="Cambria" w:hAnsi="Cambria"/>
            <w:sz w:val="28"/>
            <w:szCs w:val="28"/>
          </w:rPr>
          <w:delText xml:space="preserve">bastard </w:delText>
        </w:r>
        <w:r w:rsidR="008A676D" w:rsidDel="00B149C9">
          <w:rPr>
            <w:rFonts w:ascii="Cambria" w:hAnsi="Cambria"/>
            <w:sz w:val="28"/>
            <w:szCs w:val="28"/>
          </w:rPr>
          <w:delText>ex</w:delText>
        </w:r>
        <w:r w:rsidR="009A06F3" w:rsidDel="00B149C9">
          <w:rPr>
            <w:rFonts w:ascii="Cambria" w:hAnsi="Cambria"/>
            <w:sz w:val="28"/>
            <w:szCs w:val="28"/>
          </w:rPr>
          <w:delText>-</w:delText>
        </w:r>
        <w:r w:rsidR="008A676D" w:rsidDel="00B149C9">
          <w:rPr>
            <w:rFonts w:ascii="Cambria" w:hAnsi="Cambria"/>
            <w:sz w:val="28"/>
            <w:szCs w:val="28"/>
          </w:rPr>
          <w:delText>husband</w:delText>
        </w:r>
      </w:del>
      <w:del w:id="1663" w:author="Claire S" w:date="2026-05-25T13:03:00Z" w16du:dateUtc="2026-05-25T12:03:00Z">
        <w:r w:rsidR="004E0AD8" w:rsidDel="00FF595E">
          <w:rPr>
            <w:rFonts w:ascii="Cambria" w:hAnsi="Cambria"/>
            <w:sz w:val="28"/>
            <w:szCs w:val="28"/>
          </w:rPr>
          <w:delText xml:space="preserve">, </w:delText>
        </w:r>
        <w:r w:rsidR="00571CDA" w:rsidDel="00FF595E">
          <w:rPr>
            <w:rFonts w:ascii="Cambria" w:hAnsi="Cambria"/>
            <w:sz w:val="28"/>
            <w:szCs w:val="28"/>
          </w:rPr>
          <w:delText>Simon</w:delText>
        </w:r>
        <w:r w:rsidR="004E0AD8" w:rsidDel="00FF595E">
          <w:rPr>
            <w:rFonts w:ascii="Cambria" w:hAnsi="Cambria"/>
            <w:sz w:val="28"/>
            <w:szCs w:val="28"/>
          </w:rPr>
          <w:delText xml:space="preserve"> Wexford</w:delText>
        </w:r>
        <w:r w:rsidR="002A7111" w:rsidDel="00FF595E">
          <w:rPr>
            <w:rFonts w:ascii="Cambria" w:hAnsi="Cambria"/>
            <w:sz w:val="28"/>
            <w:szCs w:val="28"/>
          </w:rPr>
          <w:delText>,</w:delText>
        </w:r>
      </w:del>
      <w:del w:id="1664" w:author="Claire S" w:date="2026-05-25T12:04:00Z" w16du:dateUtc="2026-05-25T11:04:00Z">
        <w:r w:rsidR="00367020" w:rsidDel="00270259">
          <w:rPr>
            <w:rFonts w:ascii="Cambria" w:hAnsi="Cambria"/>
            <w:sz w:val="28"/>
            <w:szCs w:val="28"/>
          </w:rPr>
          <w:delText xml:space="preserve"> </w:delText>
        </w:r>
      </w:del>
      <w:del w:id="1665" w:author="Claire S" w:date="2026-06-03T10:00:00Z" w16du:dateUtc="2026-06-03T09:00:00Z">
        <w:r w:rsidR="00367020" w:rsidDel="009E6D2E">
          <w:rPr>
            <w:rFonts w:ascii="Cambria" w:hAnsi="Cambria"/>
            <w:sz w:val="28"/>
            <w:szCs w:val="28"/>
          </w:rPr>
          <w:delText xml:space="preserve">at </w:delText>
        </w:r>
        <w:r w:rsidR="00C43FFA" w:rsidDel="009E6D2E">
          <w:rPr>
            <w:rFonts w:ascii="Cambria" w:hAnsi="Cambria"/>
            <w:sz w:val="28"/>
            <w:szCs w:val="28"/>
          </w:rPr>
          <w:delText>the</w:delText>
        </w:r>
      </w:del>
      <w:del w:id="1666" w:author="Claire S" w:date="2026-07-17T09:23:00Z" w16du:dateUtc="2026-07-17T08:23:00Z">
        <w:r w:rsidR="00C43FFA" w:rsidDel="00B149C9">
          <w:rPr>
            <w:rFonts w:ascii="Cambria" w:hAnsi="Cambria"/>
            <w:sz w:val="28"/>
            <w:szCs w:val="28"/>
          </w:rPr>
          <w:delText xml:space="preserve"> </w:delText>
        </w:r>
        <w:r w:rsidR="006451C5" w:rsidDel="00B149C9">
          <w:rPr>
            <w:rFonts w:ascii="Cambria" w:hAnsi="Cambria"/>
            <w:sz w:val="28"/>
            <w:szCs w:val="28"/>
          </w:rPr>
          <w:delText>East</w:delText>
        </w:r>
      </w:del>
      <w:del w:id="1667" w:author="Claire S" w:date="2026-05-11T12:15:00Z" w16du:dateUtc="2026-05-11T11:15:00Z">
        <w:r w:rsidR="006451C5" w:rsidDel="00DC4966">
          <w:rPr>
            <w:rFonts w:ascii="Cambria" w:hAnsi="Cambria"/>
            <w:sz w:val="28"/>
            <w:szCs w:val="28"/>
          </w:rPr>
          <w:delText>-E</w:delText>
        </w:r>
      </w:del>
      <w:del w:id="1668" w:author="Claire S" w:date="2026-05-25T20:50:00Z" w16du:dateUtc="2026-05-25T19:50:00Z">
        <w:r w:rsidR="006451C5" w:rsidDel="00FA669B">
          <w:rPr>
            <w:rFonts w:ascii="Cambria" w:hAnsi="Cambria"/>
            <w:sz w:val="28"/>
            <w:szCs w:val="28"/>
          </w:rPr>
          <w:delText>nd</w:delText>
        </w:r>
      </w:del>
      <w:del w:id="1669" w:author="Claire S" w:date="2026-07-17T09:23:00Z" w16du:dateUtc="2026-07-17T08:23:00Z">
        <w:r w:rsidR="006451C5" w:rsidDel="00B149C9">
          <w:rPr>
            <w:rFonts w:ascii="Cambria" w:hAnsi="Cambria"/>
            <w:sz w:val="28"/>
            <w:szCs w:val="28"/>
          </w:rPr>
          <w:delText xml:space="preserve"> Editions</w:delText>
        </w:r>
        <w:r w:rsidR="00BC6E21" w:rsidDel="00B149C9">
          <w:rPr>
            <w:rFonts w:ascii="Cambria" w:hAnsi="Cambria"/>
            <w:sz w:val="28"/>
            <w:szCs w:val="28"/>
          </w:rPr>
          <w:delText xml:space="preserve"> </w:delText>
        </w:r>
        <w:r w:rsidR="00367020" w:rsidDel="00B149C9">
          <w:rPr>
            <w:rFonts w:ascii="Cambria" w:hAnsi="Cambria"/>
            <w:sz w:val="28"/>
            <w:szCs w:val="28"/>
          </w:rPr>
          <w:delText>table</w:delText>
        </w:r>
      </w:del>
      <w:ins w:id="1670" w:author="Daisy Watt" w:date="2026-06-17T13:22:00Z" w16du:dateUtc="2026-06-17T12:22:00Z">
        <w:del w:id="1671" w:author="Claire S" w:date="2026-07-17T09:23:00Z" w16du:dateUtc="2026-07-17T08:23:00Z">
          <w:r w:rsidR="00853051" w:rsidDel="00B149C9">
            <w:rPr>
              <w:rFonts w:ascii="Cambria" w:hAnsi="Cambria"/>
              <w:sz w:val="28"/>
              <w:szCs w:val="28"/>
            </w:rPr>
            <w:delText xml:space="preserve"> didn’</w:delText>
          </w:r>
        </w:del>
      </w:ins>
      <w:ins w:id="1672" w:author="Daisy Watt" w:date="2026-06-17T13:25:00Z" w16du:dateUtc="2026-06-17T12:25:00Z">
        <w:del w:id="1673" w:author="Claire S" w:date="2026-07-17T09:23:00Z" w16du:dateUtc="2026-07-17T08:23:00Z">
          <w:r w:rsidR="007012CE" w:rsidDel="00B149C9">
            <w:rPr>
              <w:rFonts w:ascii="Cambria" w:hAnsi="Cambria"/>
              <w:sz w:val="28"/>
              <w:szCs w:val="28"/>
            </w:rPr>
            <w:delText>t help. He was</w:delText>
          </w:r>
        </w:del>
      </w:ins>
      <w:ins w:id="1674" w:author="Daisy Watt" w:date="2026-06-17T13:35:00Z" w16du:dateUtc="2026-06-17T12:35:00Z">
        <w:del w:id="1675" w:author="Claire S" w:date="2026-07-17T09:23:00Z" w16du:dateUtc="2026-07-17T08:23:00Z">
          <w:r w:rsidR="00FD25B2" w:rsidDel="00B149C9">
            <w:rPr>
              <w:rFonts w:ascii="Cambria" w:hAnsi="Cambria"/>
              <w:sz w:val="28"/>
              <w:szCs w:val="28"/>
            </w:rPr>
            <w:delText>colleaguewhoed suspiciously like a younger model of</w:delText>
          </w:r>
        </w:del>
      </w:ins>
      <w:del w:id="1676" w:author="Claire S" w:date="2026-05-25T20:50:00Z" w16du:dateUtc="2026-05-25T19:50:00Z">
        <w:r w:rsidR="006451C5" w:rsidDel="00FA669B">
          <w:rPr>
            <w:rFonts w:ascii="Cambria" w:hAnsi="Cambria"/>
            <w:sz w:val="28"/>
            <w:szCs w:val="28"/>
          </w:rPr>
          <w:delText xml:space="preserve">, pawing </w:delText>
        </w:r>
        <w:r w:rsidR="006437DA" w:rsidDel="00FA669B">
          <w:rPr>
            <w:rFonts w:ascii="Cambria" w:hAnsi="Cambria"/>
            <w:sz w:val="28"/>
            <w:szCs w:val="28"/>
          </w:rPr>
          <w:delText>a</w:delText>
        </w:r>
        <w:r w:rsidR="003F05F3" w:rsidDel="00FA669B">
          <w:rPr>
            <w:rFonts w:ascii="Cambria" w:hAnsi="Cambria"/>
            <w:sz w:val="28"/>
            <w:szCs w:val="28"/>
          </w:rPr>
          <w:delText xml:space="preserve"> much younger</w:delText>
        </w:r>
      </w:del>
      <w:del w:id="1677" w:author="Claire S" w:date="2026-05-25T16:02:00Z" w16du:dateUtc="2026-05-25T15:02:00Z">
        <w:r w:rsidR="005B1829" w:rsidDel="00476279">
          <w:rPr>
            <w:rFonts w:ascii="Cambria" w:hAnsi="Cambria"/>
            <w:sz w:val="28"/>
            <w:szCs w:val="28"/>
          </w:rPr>
          <w:delText>,</w:delText>
        </w:r>
        <w:r w:rsidR="006451C5" w:rsidDel="00476279">
          <w:rPr>
            <w:rFonts w:ascii="Cambria" w:hAnsi="Cambria"/>
            <w:sz w:val="28"/>
            <w:szCs w:val="28"/>
          </w:rPr>
          <w:delText xml:space="preserve"> gorgeous</w:delText>
        </w:r>
      </w:del>
      <w:del w:id="1678" w:author="Claire S" w:date="2026-05-25T20:50:00Z" w16du:dateUtc="2026-05-25T19:50:00Z">
        <w:r w:rsidR="006451C5" w:rsidDel="00FA669B">
          <w:rPr>
            <w:rFonts w:ascii="Cambria" w:hAnsi="Cambria"/>
            <w:sz w:val="28"/>
            <w:szCs w:val="28"/>
          </w:rPr>
          <w:delText xml:space="preserve"> </w:delText>
        </w:r>
        <w:r w:rsidR="00861E92" w:rsidDel="00FA669B">
          <w:rPr>
            <w:rFonts w:ascii="Cambria" w:hAnsi="Cambria"/>
            <w:sz w:val="28"/>
            <w:szCs w:val="28"/>
          </w:rPr>
          <w:delText>woman</w:delText>
        </w:r>
      </w:del>
      <w:del w:id="1679" w:author="Claire S" w:date="2026-05-25T11:59:00Z" w16du:dateUtc="2026-05-25T10:59:00Z">
        <w:r w:rsidR="00367020" w:rsidDel="005D2915">
          <w:rPr>
            <w:rFonts w:ascii="Cambria" w:hAnsi="Cambria"/>
            <w:sz w:val="28"/>
            <w:szCs w:val="28"/>
          </w:rPr>
          <w:delText xml:space="preserve">, </w:delText>
        </w:r>
        <w:r w:rsidR="00861E92" w:rsidDel="005D2915">
          <w:rPr>
            <w:rFonts w:ascii="Cambria" w:hAnsi="Cambria"/>
            <w:sz w:val="28"/>
            <w:szCs w:val="28"/>
          </w:rPr>
          <w:delText>Savannah</w:delText>
        </w:r>
      </w:del>
      <w:del w:id="1680" w:author="Claire S" w:date="2026-05-13T15:16:00Z" w16du:dateUtc="2026-05-13T14:16:00Z">
        <w:r w:rsidR="00861E92" w:rsidDel="004808B3">
          <w:rPr>
            <w:rFonts w:ascii="Cambria" w:hAnsi="Cambria"/>
            <w:sz w:val="28"/>
            <w:szCs w:val="28"/>
          </w:rPr>
          <w:delText>’s</w:delText>
        </w:r>
      </w:del>
      <w:del w:id="1681" w:author="Claire S" w:date="2026-05-25T11:59:00Z" w16du:dateUtc="2026-05-25T10:59:00Z">
        <w:r w:rsidR="004E0AD8" w:rsidDel="005D2915">
          <w:rPr>
            <w:rFonts w:ascii="Cambria" w:hAnsi="Cambria"/>
            <w:sz w:val="28"/>
            <w:szCs w:val="28"/>
          </w:rPr>
          <w:delText xml:space="preserve"> mood </w:delText>
        </w:r>
        <w:r w:rsidR="00367020" w:rsidDel="005D2915">
          <w:rPr>
            <w:rFonts w:ascii="Cambria" w:hAnsi="Cambria"/>
            <w:sz w:val="28"/>
            <w:szCs w:val="28"/>
          </w:rPr>
          <w:delText>dim</w:delText>
        </w:r>
      </w:del>
      <w:del w:id="1682" w:author="Claire S" w:date="2026-05-13T15:16:00Z" w16du:dateUtc="2026-05-13T14:16:00Z">
        <w:r w:rsidR="00367020" w:rsidDel="004808B3">
          <w:rPr>
            <w:rFonts w:ascii="Cambria" w:hAnsi="Cambria"/>
            <w:sz w:val="28"/>
            <w:szCs w:val="28"/>
          </w:rPr>
          <w:delText>s</w:delText>
        </w:r>
      </w:del>
      <w:del w:id="1683" w:author="Claire S" w:date="2026-05-25T11:59:00Z" w16du:dateUtc="2026-05-25T10:59:00Z">
        <w:r w:rsidR="00E01A41" w:rsidDel="005D2915">
          <w:rPr>
            <w:rFonts w:ascii="Cambria" w:hAnsi="Cambria"/>
            <w:sz w:val="28"/>
            <w:szCs w:val="28"/>
          </w:rPr>
          <w:delText>.</w:delText>
        </w:r>
      </w:del>
      <w:del w:id="1684" w:author="Claire S" w:date="2026-07-17T09:23:00Z" w16du:dateUtc="2026-07-17T08:23:00Z">
        <w:r w:rsidR="00E01A41" w:rsidDel="00B149C9">
          <w:rPr>
            <w:rFonts w:ascii="Cambria" w:hAnsi="Cambria"/>
            <w:sz w:val="28"/>
            <w:szCs w:val="28"/>
          </w:rPr>
          <w:delText xml:space="preserve"> </w:delText>
        </w:r>
        <w:r w:rsidR="00EC6D26" w:rsidDel="00B149C9">
          <w:rPr>
            <w:rFonts w:ascii="Cambria" w:hAnsi="Cambria"/>
            <w:sz w:val="28"/>
            <w:szCs w:val="28"/>
          </w:rPr>
          <w:delText>Simon</w:delText>
        </w:r>
      </w:del>
      <w:ins w:id="1685" w:author="Daisy Watt" w:date="2026-06-17T13:33:00Z" w16du:dateUtc="2026-06-17T12:33:00Z">
        <w:del w:id="1686" w:author="Claire S" w:date="2026-07-17T09:23:00Z" w16du:dateUtc="2026-07-17T08:23:00Z">
          <w:r w:rsidR="00FD25B2" w:rsidDel="00B149C9">
            <w:rPr>
              <w:rFonts w:ascii="Cambria" w:hAnsi="Cambria"/>
              <w:sz w:val="28"/>
              <w:szCs w:val="28"/>
            </w:rPr>
            <w:delText>I</w:delText>
          </w:r>
        </w:del>
      </w:ins>
      <w:ins w:id="1687" w:author="Daisy Watt" w:date="2026-06-17T13:36:00Z" w16du:dateUtc="2026-06-17T12:36:00Z">
        <w:del w:id="1688" w:author="Claire S" w:date="2026-07-17T09:23:00Z" w16du:dateUtc="2026-07-17T08:23:00Z">
          <w:r w:rsidR="00FD25B2" w:rsidDel="00B149C9">
            <w:rPr>
              <w:rFonts w:ascii="Cambria" w:hAnsi="Cambria"/>
              <w:sz w:val="28"/>
              <w:szCs w:val="28"/>
            </w:rPr>
            <w:delText>Savannah</w:delText>
          </w:r>
        </w:del>
      </w:ins>
      <w:del w:id="1689" w:author="Claire S" w:date="2026-07-17T09:23:00Z" w16du:dateUtc="2026-07-17T08:23:00Z">
        <w:r w:rsidR="00EC6D26" w:rsidDel="00B149C9">
          <w:rPr>
            <w:rFonts w:ascii="Cambria" w:hAnsi="Cambria"/>
            <w:sz w:val="28"/>
            <w:szCs w:val="28"/>
          </w:rPr>
          <w:delText xml:space="preserve"> </w:delText>
        </w:r>
      </w:del>
      <w:del w:id="1690" w:author="Claire S" w:date="2026-05-25T12:03:00Z" w16du:dateUtc="2026-05-25T11:03:00Z">
        <w:r w:rsidR="00EC6D26" w:rsidDel="00AD691B">
          <w:rPr>
            <w:rFonts w:ascii="Cambria" w:hAnsi="Cambria"/>
            <w:sz w:val="28"/>
            <w:szCs w:val="28"/>
          </w:rPr>
          <w:delText>most</w:delText>
        </w:r>
        <w:r w:rsidR="000C1B54" w:rsidDel="00AD691B">
          <w:rPr>
            <w:rFonts w:ascii="Cambria" w:hAnsi="Cambria"/>
            <w:sz w:val="28"/>
            <w:szCs w:val="28"/>
          </w:rPr>
          <w:delText xml:space="preserve"> </w:delText>
        </w:r>
        <w:r w:rsidR="006A6B2B" w:rsidDel="00AD691B">
          <w:rPr>
            <w:rFonts w:ascii="Cambria" w:hAnsi="Cambria"/>
            <w:sz w:val="28"/>
            <w:szCs w:val="28"/>
          </w:rPr>
          <w:delText>definitely broke her heart</w:delText>
        </w:r>
        <w:r w:rsidR="00EC6D26" w:rsidDel="00AD691B">
          <w:rPr>
            <w:rFonts w:ascii="Cambria" w:hAnsi="Cambria"/>
            <w:sz w:val="28"/>
            <w:szCs w:val="28"/>
          </w:rPr>
          <w:delText xml:space="preserve"> a few years back</w:delText>
        </w:r>
        <w:r w:rsidR="005C471C" w:rsidDel="00AD691B">
          <w:rPr>
            <w:rFonts w:ascii="Cambria" w:hAnsi="Cambria"/>
            <w:sz w:val="28"/>
            <w:szCs w:val="28"/>
          </w:rPr>
          <w:delText xml:space="preserve">, which took </w:delText>
        </w:r>
      </w:del>
      <w:del w:id="1691" w:author="Claire S" w:date="2026-05-13T15:16:00Z" w16du:dateUtc="2026-05-13T14:16:00Z">
        <w:r w:rsidR="005C471C" w:rsidDel="004808B3">
          <w:rPr>
            <w:rFonts w:ascii="Cambria" w:hAnsi="Cambria"/>
            <w:sz w:val="28"/>
            <w:szCs w:val="28"/>
          </w:rPr>
          <w:delText xml:space="preserve">her </w:delText>
        </w:r>
      </w:del>
      <w:del w:id="1692" w:author="Claire S" w:date="2026-05-22T23:33:00Z" w16du:dateUtc="2026-05-22T22:33:00Z">
        <w:r w:rsidR="005C471C" w:rsidDel="0009444D">
          <w:rPr>
            <w:rFonts w:ascii="Cambria" w:hAnsi="Cambria"/>
            <w:sz w:val="28"/>
            <w:szCs w:val="28"/>
          </w:rPr>
          <w:delText>some time</w:delText>
        </w:r>
      </w:del>
      <w:del w:id="1693" w:author="Claire S" w:date="2026-05-25T16:02:00Z" w16du:dateUtc="2026-05-25T15:02:00Z">
        <w:r w:rsidR="005C471C" w:rsidDel="00476279">
          <w:rPr>
            <w:rFonts w:ascii="Cambria" w:hAnsi="Cambria"/>
            <w:sz w:val="28"/>
            <w:szCs w:val="28"/>
          </w:rPr>
          <w:delText xml:space="preserve"> </w:delText>
        </w:r>
      </w:del>
      <w:del w:id="1694" w:author="Claire S" w:date="2026-05-25T12:03:00Z" w16du:dateUtc="2026-05-25T11:03:00Z">
        <w:r w:rsidR="005C471C" w:rsidDel="00270259">
          <w:rPr>
            <w:rFonts w:ascii="Cambria" w:hAnsi="Cambria"/>
            <w:sz w:val="28"/>
            <w:szCs w:val="28"/>
          </w:rPr>
          <w:delText xml:space="preserve">to </w:delText>
        </w:r>
      </w:del>
      <w:del w:id="1695" w:author="Claire S" w:date="2026-05-13T15:17:00Z" w16du:dateUtc="2026-05-13T14:17:00Z">
        <w:r w:rsidR="005C471C" w:rsidDel="008F4A6B">
          <w:rPr>
            <w:rFonts w:ascii="Cambria" w:hAnsi="Cambria"/>
            <w:sz w:val="28"/>
            <w:szCs w:val="28"/>
          </w:rPr>
          <w:delText>get over</w:delText>
        </w:r>
      </w:del>
      <w:ins w:id="1696" w:author="Daisy Watt" w:date="2026-06-17T13:29:00Z" w16du:dateUtc="2026-06-17T12:29:00Z">
        <w:del w:id="1697" w:author="Claire S" w:date="2026-07-17T09:23:00Z" w16du:dateUtc="2026-07-17T08:23:00Z">
          <w:r w:rsidR="007012CE" w:rsidDel="00B149C9">
            <w:rPr>
              <w:rFonts w:ascii="Cambria" w:hAnsi="Cambria"/>
              <w:sz w:val="28"/>
              <w:szCs w:val="28"/>
            </w:rPr>
            <w:delText>,</w:delText>
          </w:r>
        </w:del>
      </w:ins>
      <w:ins w:id="1698" w:author="Daisy Watt" w:date="2026-06-17T13:25:00Z" w16du:dateUtc="2026-06-17T12:25:00Z">
        <w:del w:id="1699" w:author="Claire S" w:date="2026-07-17T09:23:00Z" w16du:dateUtc="2026-07-17T08:23:00Z">
          <w:r w:rsidR="007012CE" w:rsidDel="00B149C9">
            <w:rPr>
              <w:rFonts w:ascii="Cambria" w:hAnsi="Cambria"/>
              <w:sz w:val="28"/>
              <w:szCs w:val="28"/>
            </w:rPr>
            <w:delText>P</w:delText>
          </w:r>
        </w:del>
      </w:ins>
      <w:del w:id="1700" w:author="Claire S" w:date="2026-05-13T15:17:00Z" w16du:dateUtc="2026-05-13T14:17:00Z">
        <w:r w:rsidR="005C471C" w:rsidDel="008F4A6B">
          <w:rPr>
            <w:rFonts w:ascii="Cambria" w:hAnsi="Cambria"/>
            <w:sz w:val="28"/>
            <w:szCs w:val="28"/>
          </w:rPr>
          <w:delText xml:space="preserve"> -</w:delText>
        </w:r>
        <w:r w:rsidR="00EC6D26" w:rsidDel="008F4A6B">
          <w:rPr>
            <w:rFonts w:ascii="Cambria" w:hAnsi="Cambria"/>
            <w:sz w:val="28"/>
            <w:szCs w:val="28"/>
          </w:rPr>
          <w:delText xml:space="preserve"> b</w:delText>
        </w:r>
      </w:del>
      <w:del w:id="1701" w:author="Claire S" w:date="2026-05-25T11:59:00Z" w16du:dateUtc="2026-05-25T10:59:00Z">
        <w:r w:rsidR="00EC6D26" w:rsidDel="00381E8D">
          <w:rPr>
            <w:rFonts w:ascii="Cambria" w:hAnsi="Cambria"/>
            <w:sz w:val="28"/>
            <w:szCs w:val="28"/>
          </w:rPr>
          <w:delText xml:space="preserve">ut it’s not just seeing </w:delText>
        </w:r>
      </w:del>
      <w:del w:id="1702" w:author="Claire S" w:date="2026-05-13T15:17:00Z" w16du:dateUtc="2026-05-13T14:17:00Z">
        <w:r w:rsidR="00EC6D26" w:rsidDel="008F4A6B">
          <w:rPr>
            <w:rFonts w:ascii="Cambria" w:hAnsi="Cambria"/>
            <w:sz w:val="28"/>
            <w:szCs w:val="28"/>
          </w:rPr>
          <w:delText>him.</w:delText>
        </w:r>
        <w:r w:rsidR="006A6B2B" w:rsidDel="008F4A6B">
          <w:rPr>
            <w:rFonts w:ascii="Cambria" w:hAnsi="Cambria"/>
            <w:sz w:val="28"/>
            <w:szCs w:val="28"/>
          </w:rPr>
          <w:delText xml:space="preserve"> </w:delText>
        </w:r>
        <w:r w:rsidR="000505BB" w:rsidDel="008F4A6B">
          <w:rPr>
            <w:rFonts w:ascii="Cambria" w:hAnsi="Cambria"/>
            <w:sz w:val="28"/>
            <w:szCs w:val="28"/>
          </w:rPr>
          <w:delText>T</w:delText>
        </w:r>
      </w:del>
      <w:del w:id="1703" w:author="Claire S" w:date="2026-07-17T09:23:00Z" w16du:dateUtc="2026-07-17T08:23:00Z">
        <w:r w:rsidR="000505BB" w:rsidDel="00B149C9">
          <w:rPr>
            <w:rFonts w:ascii="Cambria" w:hAnsi="Cambria"/>
            <w:sz w:val="28"/>
            <w:szCs w:val="28"/>
          </w:rPr>
          <w:delText>he whole of</w:delText>
        </w:r>
        <w:r w:rsidR="00EC6D26" w:rsidDel="00B149C9">
          <w:rPr>
            <w:rFonts w:ascii="Cambria" w:hAnsi="Cambria"/>
            <w:sz w:val="28"/>
            <w:szCs w:val="28"/>
          </w:rPr>
          <w:delText xml:space="preserve"> </w:delText>
        </w:r>
        <w:r w:rsidR="00EC6D26" w:rsidDel="00B149C9">
          <w:rPr>
            <w:rFonts w:ascii="Cambria" w:hAnsi="Cambria"/>
            <w:color w:val="000000" w:themeColor="text1"/>
            <w:sz w:val="28"/>
            <w:szCs w:val="28"/>
          </w:rPr>
          <w:delText xml:space="preserve">Langley and </w:delText>
        </w:r>
      </w:del>
      <w:ins w:id="1704" w:author="Daisy Watt" w:date="2026-06-17T06:37:00Z" w16du:dateUtc="2026-06-17T05:37:00Z">
        <w:del w:id="1705" w:author="Claire S" w:date="2026-07-17T09:23:00Z" w16du:dateUtc="2026-07-17T08:23:00Z">
          <w:r w:rsidDel="00B149C9">
            <w:rPr>
              <w:rFonts w:ascii="Cambria" w:hAnsi="Cambria"/>
              <w:color w:val="000000" w:themeColor="text1"/>
              <w:sz w:val="28"/>
              <w:szCs w:val="28"/>
            </w:rPr>
            <w:delText xml:space="preserve">&amp; </w:delText>
          </w:r>
        </w:del>
      </w:ins>
      <w:del w:id="1706" w:author="Claire S" w:date="2026-07-17T09:23:00Z" w16du:dateUtc="2026-07-17T08:23:00Z">
        <w:r w:rsidR="00EC6D26" w:rsidDel="00B149C9">
          <w:rPr>
            <w:rFonts w:ascii="Cambria" w:hAnsi="Cambria"/>
            <w:color w:val="000000" w:themeColor="text1"/>
            <w:sz w:val="28"/>
            <w:szCs w:val="28"/>
          </w:rPr>
          <w:delText>Co</w:delText>
        </w:r>
      </w:del>
      <w:ins w:id="1707" w:author="Daisy Watt" w:date="2026-06-17T06:37:00Z" w16du:dateUtc="2026-06-17T05:37:00Z">
        <w:del w:id="1708" w:author="Claire S" w:date="2026-07-17T09:23:00Z" w16du:dateUtc="2026-07-17T08:23:00Z">
          <w:r w:rsidDel="00B149C9">
            <w:rPr>
              <w:rFonts w:ascii="Cambria" w:hAnsi="Cambria"/>
              <w:color w:val="000000" w:themeColor="text1"/>
              <w:sz w:val="28"/>
              <w:szCs w:val="28"/>
            </w:rPr>
            <w:delText>.</w:delText>
          </w:r>
        </w:del>
      </w:ins>
      <w:del w:id="1709" w:author="Claire S" w:date="2026-07-17T09:23:00Z" w16du:dateUtc="2026-07-17T08:23:00Z">
        <w:r w:rsidR="00EC6D26" w:rsidDel="00B149C9">
          <w:rPr>
            <w:rFonts w:ascii="Cambria" w:hAnsi="Cambria"/>
            <w:sz w:val="28"/>
            <w:szCs w:val="28"/>
          </w:rPr>
          <w:delText xml:space="preserve"> are </w:delText>
        </w:r>
      </w:del>
      <w:ins w:id="1710" w:author="Daisy Watt" w:date="2026-06-17T13:37:00Z" w16du:dateUtc="2026-06-17T12:37:00Z">
        <w:del w:id="1711" w:author="Claire S" w:date="2026-07-17T09:23:00Z" w16du:dateUtc="2026-07-17T08:23:00Z">
          <w:r w:rsidR="00FD25B2" w:rsidDel="00B149C9">
            <w:rPr>
              <w:rFonts w:ascii="Cambria" w:hAnsi="Cambria"/>
              <w:sz w:val="28"/>
              <w:szCs w:val="28"/>
            </w:rPr>
            <w:delText xml:space="preserve">is </w:delText>
          </w:r>
        </w:del>
      </w:ins>
      <w:del w:id="1712" w:author="Claire S" w:date="2026-07-17T09:23:00Z" w16du:dateUtc="2026-07-17T08:23:00Z">
        <w:r w:rsidR="00EC6D26" w:rsidDel="00B149C9">
          <w:rPr>
            <w:rFonts w:ascii="Cambria" w:hAnsi="Cambria"/>
            <w:sz w:val="28"/>
            <w:szCs w:val="28"/>
          </w:rPr>
          <w:delText>on tenterhooks right now</w:delText>
        </w:r>
      </w:del>
      <w:ins w:id="1713" w:author="Daisy Watt" w:date="2026-06-17T13:37:00Z" w16du:dateUtc="2026-06-17T12:37:00Z">
        <w:del w:id="1714" w:author="Claire S" w:date="2026-07-17T09:23:00Z" w16du:dateUtc="2026-07-17T08:23:00Z">
          <w:r w:rsidR="00FD25B2" w:rsidDel="00B149C9">
            <w:rPr>
              <w:rFonts w:ascii="Cambria" w:hAnsi="Cambria"/>
              <w:sz w:val="28"/>
              <w:szCs w:val="28"/>
            </w:rPr>
            <w:delText>,</w:delText>
          </w:r>
        </w:del>
      </w:ins>
      <w:del w:id="1715" w:author="Claire S" w:date="2026-07-17T09:23:00Z" w16du:dateUtc="2026-07-17T08:23:00Z">
        <w:r w:rsidR="00EC6D26" w:rsidDel="00B149C9">
          <w:rPr>
            <w:rFonts w:ascii="Cambria" w:hAnsi="Cambria"/>
            <w:sz w:val="28"/>
            <w:szCs w:val="28"/>
          </w:rPr>
          <w:delText>;</w:delText>
        </w:r>
        <w:r w:rsidR="006437DA" w:rsidDel="00B149C9">
          <w:rPr>
            <w:rFonts w:ascii="Cambria" w:hAnsi="Cambria"/>
            <w:color w:val="000000" w:themeColor="text1"/>
            <w:sz w:val="28"/>
            <w:szCs w:val="28"/>
          </w:rPr>
          <w:delText xml:space="preserve"> paranoid </w:delText>
        </w:r>
        <w:r w:rsidR="004742CE" w:rsidRPr="001739EF" w:rsidDel="00B149C9">
          <w:rPr>
            <w:rFonts w:ascii="Cambria" w:hAnsi="Cambria"/>
            <w:color w:val="000000" w:themeColor="text1"/>
            <w:sz w:val="28"/>
            <w:szCs w:val="28"/>
          </w:rPr>
          <w:delText xml:space="preserve">about </w:delText>
        </w:r>
        <w:r w:rsidR="006A6B2B" w:rsidDel="00B149C9">
          <w:rPr>
            <w:rFonts w:ascii="Cambria" w:hAnsi="Cambria"/>
            <w:color w:val="000000" w:themeColor="text1"/>
            <w:sz w:val="28"/>
            <w:szCs w:val="28"/>
          </w:rPr>
          <w:delText>a</w:delText>
        </w:r>
        <w:r w:rsidR="001701EA" w:rsidDel="00B149C9">
          <w:rPr>
            <w:rFonts w:ascii="Cambria" w:hAnsi="Cambria"/>
            <w:color w:val="000000" w:themeColor="text1"/>
            <w:sz w:val="28"/>
            <w:szCs w:val="28"/>
          </w:rPr>
          <w:delText xml:space="preserve"> </w:delText>
        </w:r>
        <w:r w:rsidR="00DD7148" w:rsidDel="00B149C9">
          <w:rPr>
            <w:rFonts w:ascii="Cambria" w:hAnsi="Cambria"/>
            <w:color w:val="000000" w:themeColor="text1"/>
            <w:sz w:val="28"/>
            <w:szCs w:val="28"/>
          </w:rPr>
          <w:delText>whisper</w:delText>
        </w:r>
        <w:r w:rsidR="001701EA" w:rsidDel="00B149C9">
          <w:rPr>
            <w:rFonts w:ascii="Cambria" w:hAnsi="Cambria"/>
            <w:color w:val="000000" w:themeColor="text1"/>
            <w:sz w:val="28"/>
            <w:szCs w:val="28"/>
          </w:rPr>
          <w:delText xml:space="preserve"> of </w:delText>
        </w:r>
        <w:r w:rsidR="004742CE" w:rsidRPr="001739EF" w:rsidDel="00B149C9">
          <w:rPr>
            <w:rFonts w:ascii="Cambria" w:hAnsi="Cambria"/>
            <w:color w:val="000000" w:themeColor="text1"/>
            <w:sz w:val="28"/>
            <w:szCs w:val="28"/>
          </w:rPr>
          <w:delText>scandal</w:delText>
        </w:r>
      </w:del>
      <w:del w:id="1716" w:author="Claire S" w:date="2026-05-13T15:17:00Z" w16du:dateUtc="2026-05-13T14:17:00Z">
        <w:r w:rsidR="00453FFF" w:rsidDel="008F4A6B">
          <w:rPr>
            <w:rFonts w:ascii="Cambria" w:hAnsi="Cambria"/>
            <w:color w:val="000000" w:themeColor="text1"/>
            <w:sz w:val="28"/>
            <w:szCs w:val="28"/>
          </w:rPr>
          <w:delText xml:space="preserve">, </w:delText>
        </w:r>
        <w:r w:rsidR="007D5862" w:rsidDel="008F4A6B">
          <w:rPr>
            <w:rFonts w:ascii="Cambria" w:hAnsi="Cambria"/>
            <w:color w:val="000000" w:themeColor="text1"/>
            <w:sz w:val="28"/>
            <w:szCs w:val="28"/>
          </w:rPr>
          <w:delText>which</w:delText>
        </w:r>
        <w:r w:rsidR="006437DA" w:rsidDel="008F4A6B">
          <w:rPr>
            <w:rFonts w:ascii="Cambria" w:hAnsi="Cambria"/>
            <w:color w:val="000000" w:themeColor="text1"/>
            <w:sz w:val="28"/>
            <w:szCs w:val="28"/>
          </w:rPr>
          <w:delText xml:space="preserve"> makes </w:delText>
        </w:r>
        <w:r w:rsidR="004D3C8D" w:rsidDel="008F4A6B">
          <w:rPr>
            <w:rFonts w:ascii="Cambria" w:hAnsi="Cambria"/>
            <w:color w:val="000000" w:themeColor="text1"/>
            <w:sz w:val="28"/>
            <w:szCs w:val="28"/>
          </w:rPr>
          <w:delText>it hard to</w:delText>
        </w:r>
        <w:r w:rsidR="00B00075" w:rsidDel="008F4A6B">
          <w:rPr>
            <w:rFonts w:ascii="Cambria" w:hAnsi="Cambria"/>
            <w:color w:val="000000" w:themeColor="text1"/>
            <w:sz w:val="28"/>
            <w:szCs w:val="28"/>
          </w:rPr>
          <w:delText xml:space="preserve"> </w:delText>
        </w:r>
        <w:r w:rsidR="005C471C" w:rsidDel="008F4A6B">
          <w:rPr>
            <w:rFonts w:ascii="Cambria" w:hAnsi="Cambria"/>
            <w:color w:val="000000" w:themeColor="text1"/>
            <w:sz w:val="28"/>
            <w:szCs w:val="28"/>
          </w:rPr>
          <w:delText>stay</w:delText>
        </w:r>
        <w:r w:rsidR="00B00075" w:rsidDel="008F4A6B">
          <w:rPr>
            <w:rFonts w:ascii="Cambria" w:hAnsi="Cambria"/>
            <w:color w:val="000000" w:themeColor="text1"/>
            <w:sz w:val="28"/>
            <w:szCs w:val="28"/>
          </w:rPr>
          <w:delText xml:space="preserve"> upbeat</w:delText>
        </w:r>
      </w:del>
      <w:del w:id="1717" w:author="Claire S" w:date="2026-07-17T09:23:00Z" w16du:dateUtc="2026-07-17T08:23:00Z">
        <w:r w:rsidR="006437DA" w:rsidDel="00B149C9">
          <w:rPr>
            <w:rFonts w:ascii="Cambria" w:hAnsi="Cambria"/>
            <w:color w:val="000000" w:themeColor="text1"/>
            <w:sz w:val="28"/>
            <w:szCs w:val="28"/>
          </w:rPr>
          <w:delText xml:space="preserve">. </w:delText>
        </w:r>
      </w:del>
      <w:del w:id="1718" w:author="Claire S" w:date="2026-05-13T15:16:00Z" w16du:dateUtc="2026-05-13T14:16:00Z">
        <w:r w:rsidR="005C471C" w:rsidDel="004808B3">
          <w:rPr>
            <w:rFonts w:ascii="Cambria" w:hAnsi="Cambria"/>
            <w:color w:val="000000" w:themeColor="text1"/>
            <w:sz w:val="28"/>
            <w:szCs w:val="28"/>
          </w:rPr>
          <w:delText>The r</w:delText>
        </w:r>
      </w:del>
      <w:del w:id="1719" w:author="Claire S" w:date="2026-07-17T09:23:00Z" w16du:dateUtc="2026-07-17T08:23:00Z">
        <w:r w:rsidR="004742CE" w:rsidRPr="001739EF" w:rsidDel="00B149C9">
          <w:rPr>
            <w:rFonts w:ascii="Cambria" w:hAnsi="Cambria"/>
            <w:color w:val="000000" w:themeColor="text1"/>
            <w:sz w:val="28"/>
            <w:szCs w:val="28"/>
          </w:rPr>
          <w:delText xml:space="preserve">ecent </w:delText>
        </w:r>
        <w:r w:rsidR="00B00075" w:rsidDel="00B149C9">
          <w:rPr>
            <w:rFonts w:ascii="Cambria" w:hAnsi="Cambria"/>
            <w:color w:val="000000" w:themeColor="text1"/>
            <w:sz w:val="28"/>
            <w:szCs w:val="28"/>
          </w:rPr>
          <w:delText>crises</w:delText>
        </w:r>
        <w:r w:rsidR="00E65E43" w:rsidDel="00B149C9">
          <w:rPr>
            <w:rFonts w:ascii="Cambria" w:hAnsi="Cambria"/>
            <w:color w:val="000000" w:themeColor="text1"/>
            <w:sz w:val="28"/>
            <w:szCs w:val="28"/>
          </w:rPr>
          <w:delText xml:space="preserve"> </w:delText>
        </w:r>
      </w:del>
      <w:del w:id="1720" w:author="Claire S" w:date="2026-05-25T12:05:00Z" w16du:dateUtc="2026-05-25T11:05:00Z">
        <w:r w:rsidR="006A6B2B" w:rsidDel="00B85BAD">
          <w:rPr>
            <w:rFonts w:ascii="Cambria" w:hAnsi="Cambria"/>
            <w:color w:val="000000" w:themeColor="text1"/>
            <w:sz w:val="28"/>
            <w:szCs w:val="28"/>
          </w:rPr>
          <w:delText xml:space="preserve">that have </w:delText>
        </w:r>
      </w:del>
      <w:del w:id="1721" w:author="Claire S" w:date="2026-07-17T09:23:00Z" w16du:dateUtc="2026-07-17T08:23:00Z">
        <w:r w:rsidR="001B2B1B" w:rsidDel="00B149C9">
          <w:rPr>
            <w:rFonts w:ascii="Cambria" w:hAnsi="Cambria"/>
            <w:color w:val="000000" w:themeColor="text1"/>
            <w:sz w:val="28"/>
            <w:szCs w:val="28"/>
          </w:rPr>
          <w:delText>hit</w:delText>
        </w:r>
        <w:r w:rsidR="004742CE" w:rsidRPr="001739EF" w:rsidDel="00B149C9">
          <w:rPr>
            <w:rFonts w:ascii="Cambria" w:hAnsi="Cambria"/>
            <w:color w:val="000000" w:themeColor="text1"/>
            <w:sz w:val="28"/>
            <w:szCs w:val="28"/>
          </w:rPr>
          <w:delText xml:space="preserve"> other </w:delText>
        </w:r>
        <w:r w:rsidR="00E65E43" w:rsidDel="00B149C9">
          <w:rPr>
            <w:rFonts w:ascii="Cambria" w:hAnsi="Cambria"/>
            <w:color w:val="000000" w:themeColor="text1"/>
            <w:sz w:val="28"/>
            <w:szCs w:val="28"/>
          </w:rPr>
          <w:delText xml:space="preserve">major </w:delText>
        </w:r>
        <w:r w:rsidR="004742CE" w:rsidRPr="001739EF" w:rsidDel="00B149C9">
          <w:rPr>
            <w:rFonts w:ascii="Cambria" w:hAnsi="Cambria"/>
            <w:color w:val="000000" w:themeColor="text1"/>
            <w:sz w:val="28"/>
            <w:szCs w:val="28"/>
          </w:rPr>
          <w:delText>houses</w:delText>
        </w:r>
        <w:r w:rsidR="006437DA" w:rsidDel="00B149C9">
          <w:rPr>
            <w:rFonts w:ascii="Cambria" w:hAnsi="Cambria"/>
            <w:color w:val="000000" w:themeColor="text1"/>
            <w:sz w:val="28"/>
            <w:szCs w:val="28"/>
          </w:rPr>
          <w:delText xml:space="preserve"> </w:delText>
        </w:r>
      </w:del>
      <w:del w:id="1722" w:author="Claire S" w:date="2026-05-22T23:33:00Z" w16du:dateUtc="2026-05-22T22:33:00Z">
        <w:r w:rsidR="006437DA" w:rsidDel="0009444D">
          <w:rPr>
            <w:rFonts w:ascii="Cambria" w:hAnsi="Cambria"/>
            <w:color w:val="000000" w:themeColor="text1"/>
            <w:sz w:val="28"/>
            <w:szCs w:val="28"/>
          </w:rPr>
          <w:delText>-</w:delText>
        </w:r>
      </w:del>
      <w:del w:id="1723" w:author="Claire S" w:date="2026-07-17T09:23:00Z" w16du:dateUtc="2026-07-17T08:23:00Z">
        <w:r w:rsidR="00E65E43" w:rsidDel="00B149C9">
          <w:rPr>
            <w:rFonts w:ascii="Cambria" w:hAnsi="Cambria"/>
            <w:color w:val="000000" w:themeColor="text1"/>
            <w:sz w:val="28"/>
            <w:szCs w:val="28"/>
          </w:rPr>
          <w:delText xml:space="preserve"> </w:delText>
        </w:r>
        <w:r w:rsidR="008034C9" w:rsidDel="00B149C9">
          <w:rPr>
            <w:rFonts w:ascii="Cambria" w:hAnsi="Cambria"/>
            <w:color w:val="000000" w:themeColor="text1"/>
            <w:sz w:val="28"/>
            <w:szCs w:val="28"/>
          </w:rPr>
          <w:delText>big</w:delText>
        </w:r>
      </w:del>
      <w:del w:id="1724" w:author="Claire S" w:date="2026-05-22T23:33:00Z" w16du:dateUtc="2026-05-22T22:33:00Z">
        <w:r w:rsidR="008034C9" w:rsidDel="0009444D">
          <w:rPr>
            <w:rFonts w:ascii="Cambria" w:hAnsi="Cambria"/>
            <w:color w:val="000000" w:themeColor="text1"/>
            <w:sz w:val="28"/>
            <w:szCs w:val="28"/>
          </w:rPr>
          <w:delText xml:space="preserve"> </w:delText>
        </w:r>
      </w:del>
      <w:del w:id="1725" w:author="Claire S" w:date="2026-07-17T09:23:00Z" w16du:dateUtc="2026-07-17T08:23:00Z">
        <w:r w:rsidR="008034C9" w:rsidDel="00B149C9">
          <w:rPr>
            <w:rFonts w:ascii="Cambria" w:hAnsi="Cambria"/>
            <w:color w:val="000000" w:themeColor="text1"/>
            <w:sz w:val="28"/>
            <w:szCs w:val="28"/>
          </w:rPr>
          <w:delText xml:space="preserve">name writers </w:delText>
        </w:r>
      </w:del>
      <w:del w:id="1726" w:author="Claire S" w:date="2026-05-25T12:05:00Z" w16du:dateUtc="2026-05-25T11:05:00Z">
        <w:r w:rsidR="00631ECC" w:rsidDel="00B85BAD">
          <w:rPr>
            <w:rFonts w:ascii="Cambria" w:hAnsi="Cambria"/>
            <w:color w:val="000000" w:themeColor="text1"/>
            <w:sz w:val="28"/>
            <w:szCs w:val="28"/>
          </w:rPr>
          <w:delText>turning out to be</w:delText>
        </w:r>
      </w:del>
      <w:del w:id="1727" w:author="Claire S" w:date="2026-07-17T09:23:00Z" w16du:dateUtc="2026-07-17T08:23:00Z">
        <w:r w:rsidR="00631ECC" w:rsidDel="00B149C9">
          <w:rPr>
            <w:rFonts w:ascii="Cambria" w:hAnsi="Cambria"/>
            <w:color w:val="000000" w:themeColor="text1"/>
            <w:sz w:val="28"/>
            <w:szCs w:val="28"/>
          </w:rPr>
          <w:delText xml:space="preserve"> bullies, </w:delText>
        </w:r>
      </w:del>
      <w:del w:id="1728" w:author="Claire S" w:date="2026-05-26T09:38:00Z" w16du:dateUtc="2026-05-26T08:38:00Z">
        <w:r w:rsidR="00631ECC" w:rsidDel="00B12C50">
          <w:rPr>
            <w:rFonts w:ascii="Cambria" w:hAnsi="Cambria"/>
            <w:color w:val="000000" w:themeColor="text1"/>
            <w:sz w:val="28"/>
            <w:szCs w:val="28"/>
          </w:rPr>
          <w:delText>liar</w:delText>
        </w:r>
      </w:del>
      <w:del w:id="1729" w:author="Claire S" w:date="2026-07-17T09:23:00Z" w16du:dateUtc="2026-07-17T08:23:00Z">
        <w:r w:rsidR="00631ECC" w:rsidDel="00B149C9">
          <w:rPr>
            <w:rFonts w:ascii="Cambria" w:hAnsi="Cambria"/>
            <w:color w:val="000000" w:themeColor="text1"/>
            <w:sz w:val="28"/>
            <w:szCs w:val="28"/>
          </w:rPr>
          <w:delText xml:space="preserve">s or worse </w:delText>
        </w:r>
        <w:r w:rsidR="006437DA" w:rsidDel="00B149C9">
          <w:rPr>
            <w:rFonts w:ascii="Cambria" w:hAnsi="Cambria"/>
            <w:color w:val="000000" w:themeColor="text1"/>
            <w:sz w:val="28"/>
            <w:szCs w:val="28"/>
          </w:rPr>
          <w:delText>-</w:delText>
        </w:r>
      </w:del>
      <w:ins w:id="1730" w:author="Daisy Watt" w:date="2026-06-17T06:37:00Z" w16du:dateUtc="2026-06-17T05:37:00Z">
        <w:del w:id="1731" w:author="Claire S" w:date="2026-07-17T09:23:00Z" w16du:dateUtc="2026-07-17T08:23:00Z">
          <w:r w:rsidDel="00B149C9">
            <w:rPr>
              <w:rFonts w:ascii="Cambria" w:hAnsi="Cambria"/>
              <w:color w:val="000000" w:themeColor="text1"/>
              <w:sz w:val="28"/>
              <w:szCs w:val="28"/>
            </w:rPr>
            <w:delText>–</w:delText>
          </w:r>
        </w:del>
      </w:ins>
      <w:del w:id="1732" w:author="Claire S" w:date="2026-07-17T09:23:00Z" w16du:dateUtc="2026-07-17T08:23:00Z">
        <w:r w:rsidR="006437DA" w:rsidDel="00B149C9">
          <w:rPr>
            <w:rFonts w:ascii="Cambria" w:hAnsi="Cambria"/>
            <w:color w:val="000000" w:themeColor="text1"/>
            <w:sz w:val="28"/>
            <w:szCs w:val="28"/>
          </w:rPr>
          <w:delText xml:space="preserve"> </w:delText>
        </w:r>
        <w:r w:rsidR="00E65E43" w:rsidDel="00B149C9">
          <w:rPr>
            <w:rFonts w:ascii="Cambria" w:hAnsi="Cambria"/>
            <w:color w:val="000000" w:themeColor="text1"/>
            <w:sz w:val="28"/>
            <w:szCs w:val="28"/>
          </w:rPr>
          <w:delText xml:space="preserve">means </w:delText>
        </w:r>
      </w:del>
      <w:ins w:id="1733" w:author="Daisy Watt" w:date="2026-06-17T06:37:00Z" w16du:dateUtc="2026-06-17T05:37:00Z">
        <w:del w:id="1734" w:author="Claire S" w:date="2026-07-17T09:23:00Z" w16du:dateUtc="2026-07-17T08:23:00Z">
          <w:r w:rsidDel="00B149C9">
            <w:rPr>
              <w:rFonts w:ascii="Cambria" w:hAnsi="Cambria"/>
              <w:color w:val="000000" w:themeColor="text1"/>
              <w:sz w:val="28"/>
              <w:szCs w:val="28"/>
            </w:rPr>
            <w:delText xml:space="preserve">have </w:delText>
          </w:r>
        </w:del>
      </w:ins>
      <w:del w:id="1735" w:author="Claire S" w:date="2026-07-17T09:23:00Z" w16du:dateUtc="2026-07-17T08:23:00Z">
        <w:r w:rsidR="00E65E43" w:rsidDel="00B149C9">
          <w:rPr>
            <w:rFonts w:ascii="Cambria" w:hAnsi="Cambria"/>
            <w:color w:val="000000" w:themeColor="text1"/>
            <w:sz w:val="28"/>
            <w:szCs w:val="28"/>
          </w:rPr>
          <w:delText xml:space="preserve">the </w:delText>
        </w:r>
        <w:r w:rsidR="005C471C" w:rsidDel="00B149C9">
          <w:rPr>
            <w:rFonts w:ascii="Cambria" w:hAnsi="Cambria"/>
            <w:color w:val="000000" w:themeColor="text1"/>
            <w:sz w:val="28"/>
            <w:szCs w:val="28"/>
          </w:rPr>
          <w:delText xml:space="preserve">publishing </w:delText>
        </w:r>
        <w:r w:rsidR="00E65E43" w:rsidDel="00B149C9">
          <w:rPr>
            <w:rFonts w:ascii="Cambria" w:hAnsi="Cambria"/>
            <w:color w:val="000000" w:themeColor="text1"/>
            <w:sz w:val="28"/>
            <w:szCs w:val="28"/>
          </w:rPr>
          <w:delText>industry’s running scared</w:delText>
        </w:r>
        <w:r w:rsidR="004742CE" w:rsidRPr="001739EF" w:rsidDel="00B149C9">
          <w:rPr>
            <w:rFonts w:ascii="Cambria" w:hAnsi="Cambria"/>
            <w:color w:val="000000" w:themeColor="text1"/>
            <w:sz w:val="28"/>
            <w:szCs w:val="28"/>
          </w:rPr>
          <w:delText>.</w:delText>
        </w:r>
        <w:r w:rsidR="0003763B" w:rsidRPr="001739EF" w:rsidDel="00B149C9">
          <w:rPr>
            <w:rFonts w:ascii="Cambria" w:hAnsi="Cambria"/>
            <w:color w:val="000000" w:themeColor="text1"/>
            <w:sz w:val="28"/>
            <w:szCs w:val="28"/>
          </w:rPr>
          <w:delText xml:space="preserve"> </w:delText>
        </w:r>
        <w:r w:rsidR="008D5A35" w:rsidDel="00B149C9">
          <w:rPr>
            <w:rFonts w:ascii="Cambria" w:hAnsi="Cambria"/>
            <w:color w:val="000000" w:themeColor="text1"/>
            <w:sz w:val="28"/>
            <w:szCs w:val="28"/>
          </w:rPr>
          <w:delText xml:space="preserve"> </w:delText>
        </w:r>
      </w:del>
    </w:p>
    <w:p w14:paraId="3785C60D" w14:textId="52E900F9" w:rsidR="008919FD" w:rsidRPr="001739EF" w:rsidDel="00B149C9" w:rsidRDefault="004742CE" w:rsidP="00E01A41">
      <w:pPr>
        <w:spacing w:line="360" w:lineRule="auto"/>
        <w:ind w:firstLine="720"/>
        <w:contextualSpacing/>
        <w:rPr>
          <w:del w:id="1736" w:author="Claire S" w:date="2026-07-17T09:23:00Z" w16du:dateUtc="2026-07-17T08:23:00Z"/>
          <w:rFonts w:ascii="Cambria" w:hAnsi="Cambria"/>
          <w:color w:val="000000" w:themeColor="text1"/>
          <w:sz w:val="28"/>
          <w:szCs w:val="28"/>
        </w:rPr>
      </w:pPr>
      <w:del w:id="1737" w:author="Claire S" w:date="2026-07-17T09:23:00Z" w16du:dateUtc="2026-07-17T08:23:00Z">
        <w:r w:rsidRPr="001739EF" w:rsidDel="00B149C9">
          <w:rPr>
            <w:rFonts w:ascii="Cambria" w:hAnsi="Cambria"/>
            <w:color w:val="000000" w:themeColor="text1"/>
            <w:sz w:val="28"/>
            <w:szCs w:val="28"/>
          </w:rPr>
          <w:delText>‘We have to stay squeaky clean</w:delText>
        </w:r>
        <w:r w:rsidR="008D5A35" w:rsidDel="00B149C9">
          <w:rPr>
            <w:rFonts w:ascii="Cambria" w:hAnsi="Cambria"/>
            <w:color w:val="000000" w:themeColor="text1"/>
            <w:sz w:val="28"/>
            <w:szCs w:val="28"/>
          </w:rPr>
          <w:delText>,</w:delText>
        </w:r>
        <w:r w:rsidRPr="001739EF" w:rsidDel="00B149C9">
          <w:rPr>
            <w:rFonts w:ascii="Cambria" w:hAnsi="Cambria"/>
            <w:color w:val="000000" w:themeColor="text1"/>
            <w:sz w:val="28"/>
            <w:szCs w:val="28"/>
          </w:rPr>
          <w:delText xml:space="preserve">’ </w:delText>
        </w:r>
      </w:del>
      <w:ins w:id="1738" w:author="Daisy Watt" w:date="2026-06-17T13:40:00Z" w16du:dateUtc="2026-06-17T12:40:00Z">
        <w:del w:id="1739" w:author="Claire S" w:date="2026-07-17T09:23:00Z" w16du:dateUtc="2026-07-17T08:23:00Z">
          <w:r w:rsidR="00FD25B2" w:rsidDel="00B149C9">
            <w:rPr>
              <w:rFonts w:ascii="Cambria" w:hAnsi="Cambria"/>
              <w:color w:val="000000" w:themeColor="text1"/>
              <w:sz w:val="28"/>
              <w:szCs w:val="28"/>
            </w:rPr>
            <w:delText xml:space="preserve">the CEO, </w:delText>
          </w:r>
        </w:del>
      </w:ins>
      <w:del w:id="1740" w:author="Claire S" w:date="2026-07-17T09:23:00Z" w16du:dateUtc="2026-07-17T08:23:00Z">
        <w:r w:rsidRPr="001739EF" w:rsidDel="00B149C9">
          <w:rPr>
            <w:rFonts w:ascii="Cambria" w:hAnsi="Cambria"/>
            <w:color w:val="000000" w:themeColor="text1"/>
            <w:sz w:val="28"/>
            <w:szCs w:val="28"/>
          </w:rPr>
          <w:delText>Ruth</w:delText>
        </w:r>
        <w:r w:rsidR="00444E0C" w:rsidDel="00B149C9">
          <w:rPr>
            <w:rFonts w:ascii="Cambria" w:hAnsi="Cambria"/>
            <w:color w:val="000000" w:themeColor="text1"/>
            <w:sz w:val="28"/>
            <w:szCs w:val="28"/>
          </w:rPr>
          <w:delText xml:space="preserve"> Langley</w:delText>
        </w:r>
        <w:r w:rsidR="001701EA" w:rsidDel="00B149C9">
          <w:rPr>
            <w:rFonts w:ascii="Cambria" w:hAnsi="Cambria"/>
            <w:color w:val="000000" w:themeColor="text1"/>
            <w:sz w:val="28"/>
            <w:szCs w:val="28"/>
          </w:rPr>
          <w:delText xml:space="preserve"> </w:delText>
        </w:r>
        <w:r w:rsidR="00453FFF" w:rsidDel="00B149C9">
          <w:rPr>
            <w:rFonts w:ascii="Cambria" w:hAnsi="Cambria"/>
            <w:color w:val="000000" w:themeColor="text1"/>
            <w:sz w:val="28"/>
            <w:szCs w:val="28"/>
          </w:rPr>
          <w:delText>warne</w:delText>
        </w:r>
        <w:r w:rsidR="001701EA" w:rsidDel="00B149C9">
          <w:rPr>
            <w:rFonts w:ascii="Cambria" w:hAnsi="Cambria"/>
            <w:color w:val="000000" w:themeColor="text1"/>
            <w:sz w:val="28"/>
            <w:szCs w:val="28"/>
          </w:rPr>
          <w:delText>d</w:delText>
        </w:r>
        <w:r w:rsidRPr="001739EF" w:rsidDel="00B149C9">
          <w:rPr>
            <w:rFonts w:ascii="Cambria" w:hAnsi="Cambria"/>
            <w:color w:val="000000" w:themeColor="text1"/>
            <w:sz w:val="28"/>
            <w:szCs w:val="28"/>
          </w:rPr>
          <w:delText xml:space="preserve"> staff recently</w:delText>
        </w:r>
        <w:r w:rsidR="00ED0153" w:rsidRPr="001739EF" w:rsidDel="00B149C9">
          <w:rPr>
            <w:rFonts w:ascii="Cambria" w:hAnsi="Cambria"/>
            <w:color w:val="000000" w:themeColor="text1"/>
            <w:sz w:val="28"/>
            <w:szCs w:val="28"/>
          </w:rPr>
          <w:delText xml:space="preserve">. </w:delText>
        </w:r>
        <w:r w:rsidR="007927B7" w:rsidDel="00B149C9">
          <w:rPr>
            <w:rFonts w:ascii="Cambria" w:hAnsi="Cambria"/>
            <w:color w:val="000000" w:themeColor="text1"/>
            <w:sz w:val="28"/>
            <w:szCs w:val="28"/>
          </w:rPr>
          <w:delText>‘</w:delText>
        </w:r>
        <w:r w:rsidR="00444E0C" w:rsidDel="00B149C9">
          <w:rPr>
            <w:rFonts w:ascii="Cambria" w:hAnsi="Cambria"/>
            <w:color w:val="000000" w:themeColor="text1"/>
            <w:sz w:val="28"/>
            <w:szCs w:val="28"/>
          </w:rPr>
          <w:delText>If you</w:delText>
        </w:r>
        <w:r w:rsidR="007927B7" w:rsidDel="00B149C9">
          <w:rPr>
            <w:rFonts w:ascii="Cambria" w:hAnsi="Cambria"/>
            <w:color w:val="000000" w:themeColor="text1"/>
            <w:sz w:val="28"/>
            <w:szCs w:val="28"/>
          </w:rPr>
          <w:delText xml:space="preserve"> bring</w:delText>
        </w:r>
        <w:r w:rsidR="00A41138" w:rsidDel="00B149C9">
          <w:rPr>
            <w:rFonts w:ascii="Cambria" w:hAnsi="Cambria"/>
            <w:color w:val="000000" w:themeColor="text1"/>
            <w:sz w:val="28"/>
            <w:szCs w:val="28"/>
          </w:rPr>
          <w:delText xml:space="preserve"> so much as</w:delText>
        </w:r>
        <w:r w:rsidR="007927B7" w:rsidDel="00B149C9">
          <w:rPr>
            <w:rFonts w:ascii="Cambria" w:hAnsi="Cambria"/>
            <w:color w:val="000000" w:themeColor="text1"/>
            <w:sz w:val="28"/>
            <w:szCs w:val="28"/>
          </w:rPr>
          <w:delText xml:space="preserve"> </w:delText>
        </w:r>
        <w:r w:rsidR="00E65E43" w:rsidDel="00B149C9">
          <w:rPr>
            <w:rFonts w:ascii="Cambria" w:hAnsi="Cambria"/>
            <w:color w:val="000000" w:themeColor="text1"/>
            <w:sz w:val="28"/>
            <w:szCs w:val="28"/>
          </w:rPr>
          <w:delText xml:space="preserve">a sniff of </w:delText>
        </w:r>
        <w:r w:rsidR="007927B7" w:rsidDel="00B149C9">
          <w:rPr>
            <w:rFonts w:ascii="Cambria" w:hAnsi="Cambria"/>
            <w:color w:val="000000" w:themeColor="text1"/>
            <w:sz w:val="28"/>
            <w:szCs w:val="28"/>
          </w:rPr>
          <w:delText>disrepute to the Langley name</w:delText>
        </w:r>
        <w:r w:rsidR="00444E0C" w:rsidDel="00B149C9">
          <w:rPr>
            <w:rFonts w:ascii="Cambria" w:hAnsi="Cambria"/>
            <w:color w:val="000000" w:themeColor="text1"/>
            <w:sz w:val="28"/>
            <w:szCs w:val="28"/>
          </w:rPr>
          <w:delText>, you’</w:delText>
        </w:r>
        <w:r w:rsidR="007927B7" w:rsidDel="00B149C9">
          <w:rPr>
            <w:rFonts w:ascii="Cambria" w:hAnsi="Cambria"/>
            <w:color w:val="000000" w:themeColor="text1"/>
            <w:sz w:val="28"/>
            <w:szCs w:val="28"/>
          </w:rPr>
          <w:delText>ll be out.’</w:delText>
        </w:r>
      </w:del>
    </w:p>
    <w:p w14:paraId="25EB2288" w14:textId="62F40370" w:rsidR="00FD25B2" w:rsidDel="00B149C9" w:rsidRDefault="00FD25B2" w:rsidP="00FD25B2">
      <w:pPr>
        <w:spacing w:line="360" w:lineRule="auto"/>
        <w:ind w:firstLine="720"/>
        <w:contextualSpacing/>
        <w:rPr>
          <w:ins w:id="1741" w:author="Daisy Watt" w:date="2026-06-17T13:40:00Z" w16du:dateUtc="2026-06-17T12:40:00Z"/>
          <w:del w:id="1742" w:author="Claire S" w:date="2026-07-17T09:23:00Z" w16du:dateUtc="2026-07-17T08:23:00Z"/>
          <w:rFonts w:ascii="Cambria" w:hAnsi="Cambria"/>
          <w:color w:val="000000" w:themeColor="text1"/>
          <w:sz w:val="28"/>
          <w:szCs w:val="28"/>
        </w:rPr>
      </w:pPr>
      <w:ins w:id="1743" w:author="Daisy Watt" w:date="2026-06-17T13:40:00Z" w16du:dateUtc="2026-06-17T12:40:00Z">
        <w:del w:id="1744" w:author="Claire S" w:date="2026-07-17T09:23:00Z" w16du:dateUtc="2026-07-17T08:23:00Z">
          <w:r w:rsidDel="00B149C9">
            <w:rPr>
              <w:rFonts w:ascii="Cambria" w:hAnsi="Cambria"/>
              <w:sz w:val="28"/>
              <w:szCs w:val="28"/>
            </w:rPr>
            <w:delText xml:space="preserve">Ruth’s </w:delText>
          </w:r>
        </w:del>
      </w:ins>
      <w:ins w:id="1745" w:author="Daisy Watt" w:date="2026-06-17T13:41:00Z" w16du:dateUtc="2026-06-17T12:41:00Z">
        <w:del w:id="1746" w:author="Claire S" w:date="2026-07-17T09:23:00Z" w16du:dateUtc="2026-07-17T08:23:00Z">
          <w:r w:rsidDel="00B149C9">
            <w:rPr>
              <w:rFonts w:ascii="Cambria" w:hAnsi="Cambria"/>
              <w:sz w:val="28"/>
              <w:szCs w:val="28"/>
            </w:rPr>
            <w:delText xml:space="preserve">especially </w:delText>
          </w:r>
        </w:del>
      </w:ins>
      <w:ins w:id="1747" w:author="Daisy Watt" w:date="2026-06-17T13:40:00Z" w16du:dateUtc="2026-06-17T12:40:00Z">
        <w:del w:id="1748" w:author="Claire S" w:date="2026-07-17T09:23:00Z" w16du:dateUtc="2026-07-17T08:23:00Z">
          <w:r w:rsidDel="00B149C9">
            <w:rPr>
              <w:rFonts w:ascii="Cambria" w:hAnsi="Cambria"/>
              <w:sz w:val="28"/>
              <w:szCs w:val="28"/>
            </w:rPr>
            <w:delText xml:space="preserve">on Dex’s case, nervous another publisher will lure Jackson Rayne away. Langley needs to keep him at all costs, </w:delText>
          </w:r>
          <w:r w:rsidRPr="00477725" w:rsidDel="00B149C9">
            <w:rPr>
              <w:rFonts w:ascii="Cambria" w:hAnsi="Cambria"/>
              <w:color w:val="000000" w:themeColor="text1"/>
              <w:sz w:val="28"/>
              <w:szCs w:val="28"/>
            </w:rPr>
            <w:delText xml:space="preserve">especially since </w:delText>
          </w:r>
          <w:r w:rsidDel="00B149C9">
            <w:rPr>
              <w:rFonts w:ascii="Cambria" w:hAnsi="Cambria"/>
              <w:color w:val="000000" w:themeColor="text1"/>
              <w:sz w:val="28"/>
              <w:szCs w:val="28"/>
            </w:rPr>
            <w:delText>Richard Osman’s mega-sales at Penguin, and the recent Elizabeth du Toit affair at Langley. They can’t lose another bestseller.</w:delText>
          </w:r>
        </w:del>
      </w:ins>
    </w:p>
    <w:p w14:paraId="2211C734" w14:textId="11D17DBC" w:rsidR="00E857C6" w:rsidDel="00B149C9" w:rsidRDefault="00FD25B2" w:rsidP="00E857C6">
      <w:pPr>
        <w:spacing w:line="360" w:lineRule="auto"/>
        <w:ind w:firstLine="720"/>
        <w:contextualSpacing/>
        <w:rPr>
          <w:del w:id="1749" w:author="Claire S" w:date="2026-07-17T09:23:00Z" w16du:dateUtc="2026-07-17T08:23:00Z"/>
          <w:rFonts w:ascii="Cambria" w:hAnsi="Cambria"/>
          <w:color w:val="000000" w:themeColor="text1"/>
          <w:sz w:val="28"/>
          <w:szCs w:val="28"/>
        </w:rPr>
      </w:pPr>
      <w:ins w:id="1750" w:author="Daisy Watt" w:date="2026-06-17T13:41:00Z" w16du:dateUtc="2026-06-17T12:41:00Z">
        <w:del w:id="1751" w:author="Claire S" w:date="2026-07-17T09:23:00Z" w16du:dateUtc="2026-07-17T08:23:00Z">
          <w:r w:rsidDel="00B149C9">
            <w:rPr>
              <w:rFonts w:ascii="Cambria" w:hAnsi="Cambria"/>
              <w:sz w:val="28"/>
              <w:szCs w:val="28"/>
            </w:rPr>
            <w:delText>, though</w:delText>
          </w:r>
        </w:del>
      </w:ins>
      <w:del w:id="1752" w:author="Claire S" w:date="2026-07-17T09:23:00Z" w16du:dateUtc="2026-07-17T08:23:00Z">
        <w:r w:rsidR="00CA59BF" w:rsidDel="00B149C9">
          <w:rPr>
            <w:rFonts w:ascii="Cambria" w:hAnsi="Cambria"/>
            <w:sz w:val="28"/>
            <w:szCs w:val="28"/>
          </w:rPr>
          <w:delText>‘</w:delText>
        </w:r>
      </w:del>
      <w:del w:id="1753" w:author="Claire S" w:date="2026-05-25T12:06:00Z" w16du:dateUtc="2026-05-25T11:06:00Z">
        <w:r w:rsidR="00CA59BF" w:rsidDel="00B724E5">
          <w:rPr>
            <w:rFonts w:ascii="Cambria" w:hAnsi="Cambria"/>
            <w:sz w:val="28"/>
            <w:szCs w:val="28"/>
          </w:rPr>
          <w:delText>A</w:delText>
        </w:r>
      </w:del>
      <w:del w:id="1754" w:author="Claire S" w:date="2026-07-17T09:23:00Z" w16du:dateUtc="2026-07-17T08:23:00Z">
        <w:r w:rsidR="00527D30" w:rsidDel="00B149C9">
          <w:rPr>
            <w:rFonts w:ascii="Cambria" w:hAnsi="Cambria"/>
            <w:sz w:val="28"/>
            <w:szCs w:val="28"/>
          </w:rPr>
          <w:delText xml:space="preserve">ll work </w:delText>
        </w:r>
      </w:del>
      <w:ins w:id="1755" w:author="Daisy Watt" w:date="2026-06-17T13:30:00Z" w16du:dateUtc="2026-06-17T12:30:00Z">
        <w:del w:id="1756" w:author="Claire S" w:date="2026-07-17T09:23:00Z" w16du:dateUtc="2026-07-17T08:23:00Z">
          <w:r w:rsidR="007012CE" w:rsidDel="00B149C9">
            <w:rPr>
              <w:rFonts w:ascii="Cambria" w:hAnsi="Cambria"/>
              <w:sz w:val="28"/>
              <w:szCs w:val="28"/>
            </w:rPr>
            <w:delText xml:space="preserve">and no play </w:delText>
          </w:r>
        </w:del>
      </w:ins>
      <w:del w:id="1757" w:author="Claire S" w:date="2026-05-25T20:51:00Z" w16du:dateUtc="2026-05-25T19:51:00Z">
        <w:r w:rsidR="00527D30" w:rsidDel="00126F88">
          <w:rPr>
            <w:rFonts w:ascii="Cambria" w:hAnsi="Cambria"/>
            <w:sz w:val="28"/>
            <w:szCs w:val="28"/>
          </w:rPr>
          <w:delText xml:space="preserve">and no play </w:delText>
        </w:r>
      </w:del>
      <w:del w:id="1758" w:author="Claire S" w:date="2026-07-17T09:23:00Z" w16du:dateUtc="2026-07-17T08:23:00Z">
        <w:r w:rsidR="00527D30" w:rsidDel="00B149C9">
          <w:rPr>
            <w:rFonts w:ascii="Cambria" w:hAnsi="Cambria"/>
            <w:sz w:val="28"/>
            <w:szCs w:val="28"/>
          </w:rPr>
          <w:delText xml:space="preserve">makes </w:delText>
        </w:r>
        <w:r w:rsidR="00CA59BF" w:rsidDel="00B149C9">
          <w:rPr>
            <w:rFonts w:ascii="Cambria" w:hAnsi="Cambria"/>
            <w:sz w:val="28"/>
            <w:szCs w:val="28"/>
          </w:rPr>
          <w:delText>me</w:delText>
        </w:r>
        <w:r w:rsidR="00527D30" w:rsidDel="00B149C9">
          <w:rPr>
            <w:rFonts w:ascii="Cambria" w:hAnsi="Cambria"/>
            <w:sz w:val="28"/>
            <w:szCs w:val="28"/>
          </w:rPr>
          <w:delText xml:space="preserve"> a dull boy</w:delText>
        </w:r>
      </w:del>
      <w:ins w:id="1759" w:author="Daisy Watt" w:date="2026-06-17T13:30:00Z" w16du:dateUtc="2026-06-17T12:30:00Z">
        <w:del w:id="1760" w:author="Claire S" w:date="2026-07-17T09:23:00Z" w16du:dateUtc="2026-07-17T08:23:00Z">
          <w:r w:rsidR="007012CE" w:rsidDel="00B149C9">
            <w:rPr>
              <w:rFonts w:ascii="Cambria" w:hAnsi="Cambria"/>
              <w:sz w:val="28"/>
              <w:szCs w:val="28"/>
            </w:rPr>
            <w:delText>,</w:delText>
          </w:r>
        </w:del>
      </w:ins>
      <w:del w:id="1761" w:author="Claire S" w:date="2026-07-17T09:23:00Z" w16du:dateUtc="2026-07-17T08:23:00Z">
        <w:r w:rsidR="00CA59BF" w:rsidDel="00B149C9">
          <w:rPr>
            <w:rFonts w:ascii="Cambria" w:hAnsi="Cambria"/>
            <w:sz w:val="28"/>
            <w:szCs w:val="28"/>
          </w:rPr>
          <w:delText>’</w:delText>
        </w:r>
        <w:r w:rsidR="00527D30" w:rsidDel="00B149C9">
          <w:rPr>
            <w:rFonts w:ascii="Cambria" w:hAnsi="Cambria"/>
            <w:sz w:val="28"/>
            <w:szCs w:val="28"/>
          </w:rPr>
          <w:delText xml:space="preserve">, </w:delText>
        </w:r>
      </w:del>
      <w:del w:id="1762" w:author="Claire S" w:date="2026-05-25T12:06:00Z" w16du:dateUtc="2026-05-25T11:06:00Z">
        <w:r w:rsidR="004742CE" w:rsidDel="00B724E5">
          <w:rPr>
            <w:rFonts w:ascii="Cambria" w:hAnsi="Cambria"/>
            <w:sz w:val="28"/>
            <w:szCs w:val="28"/>
          </w:rPr>
          <w:delText>Dex</w:delText>
        </w:r>
        <w:r w:rsidR="00CA59BF" w:rsidDel="00B724E5">
          <w:rPr>
            <w:rFonts w:ascii="Cambria" w:hAnsi="Cambria"/>
            <w:sz w:val="28"/>
            <w:szCs w:val="28"/>
          </w:rPr>
          <w:delText xml:space="preserve"> had</w:delText>
        </w:r>
      </w:del>
      <w:del w:id="1763" w:author="Claire S" w:date="2026-07-17T09:23:00Z" w16du:dateUtc="2026-07-17T08:23:00Z">
        <w:r w:rsidR="00527D30" w:rsidDel="00B149C9">
          <w:rPr>
            <w:rFonts w:ascii="Cambria" w:hAnsi="Cambria"/>
            <w:sz w:val="28"/>
            <w:szCs w:val="28"/>
          </w:rPr>
          <w:delText xml:space="preserve"> </w:delText>
        </w:r>
        <w:r w:rsidR="00E01A41" w:rsidDel="00B149C9">
          <w:rPr>
            <w:rFonts w:ascii="Cambria" w:hAnsi="Cambria"/>
            <w:sz w:val="28"/>
            <w:szCs w:val="28"/>
          </w:rPr>
          <w:delText>grinn</w:delText>
        </w:r>
        <w:r w:rsidR="00073257" w:rsidDel="00B149C9">
          <w:rPr>
            <w:rFonts w:ascii="Cambria" w:hAnsi="Cambria"/>
            <w:sz w:val="28"/>
            <w:szCs w:val="28"/>
          </w:rPr>
          <w:delText>ed</w:delText>
        </w:r>
        <w:r w:rsidR="00B2285F" w:rsidDel="00B149C9">
          <w:rPr>
            <w:rFonts w:ascii="Cambria" w:hAnsi="Cambria"/>
            <w:sz w:val="28"/>
            <w:szCs w:val="28"/>
          </w:rPr>
          <w:delText xml:space="preserve"> </w:delText>
        </w:r>
        <w:r w:rsidR="004742CE" w:rsidDel="00B149C9">
          <w:rPr>
            <w:rFonts w:ascii="Cambria" w:hAnsi="Cambria"/>
            <w:sz w:val="28"/>
            <w:szCs w:val="28"/>
          </w:rPr>
          <w:delText xml:space="preserve">at </w:delText>
        </w:r>
        <w:r w:rsidR="00CA59BF" w:rsidDel="00B149C9">
          <w:rPr>
            <w:rFonts w:ascii="Cambria" w:hAnsi="Cambria"/>
            <w:sz w:val="28"/>
            <w:szCs w:val="28"/>
          </w:rPr>
          <w:delText>Savannah</w:delText>
        </w:r>
      </w:del>
      <w:ins w:id="1764" w:author="Daisy Watt" w:date="2026-06-17T13:37:00Z" w16du:dateUtc="2026-06-17T12:37:00Z">
        <w:del w:id="1765" w:author="Claire S" w:date="2026-07-17T09:23:00Z" w16du:dateUtc="2026-07-17T08:23:00Z">
          <w:r w:rsidDel="00B149C9">
            <w:rPr>
              <w:rFonts w:ascii="Cambria" w:hAnsi="Cambria"/>
              <w:sz w:val="28"/>
              <w:szCs w:val="28"/>
            </w:rPr>
            <w:delText>said</w:delText>
          </w:r>
        </w:del>
      </w:ins>
      <w:ins w:id="1766" w:author="Daisy Watt" w:date="2026-06-17T13:38:00Z" w16du:dateUtc="2026-06-17T12:38:00Z">
        <w:del w:id="1767" w:author="Claire S" w:date="2026-07-17T09:23:00Z" w16du:dateUtc="2026-07-17T08:23:00Z">
          <w:r w:rsidDel="00B149C9">
            <w:rPr>
              <w:rFonts w:ascii="Cambria" w:hAnsi="Cambria"/>
              <w:sz w:val="28"/>
              <w:szCs w:val="28"/>
            </w:rPr>
            <w:delText xml:space="preserve"> last weekend</w:delText>
          </w:r>
        </w:del>
      </w:ins>
      <w:ins w:id="1768" w:author="Daisy Watt" w:date="2026-06-17T13:37:00Z" w16du:dateUtc="2026-06-17T12:37:00Z">
        <w:del w:id="1769" w:author="Claire S" w:date="2026-07-17T09:23:00Z" w16du:dateUtc="2026-07-17T08:23:00Z">
          <w:r w:rsidDel="00B149C9">
            <w:rPr>
              <w:rFonts w:ascii="Cambria" w:hAnsi="Cambria"/>
              <w:sz w:val="28"/>
              <w:szCs w:val="28"/>
            </w:rPr>
            <w:delText>, grinning</w:delText>
          </w:r>
        </w:del>
      </w:ins>
      <w:del w:id="1770" w:author="Claire S" w:date="2026-07-17T09:23:00Z" w16du:dateUtc="2026-07-17T08:23:00Z">
        <w:r w:rsidR="004742CE" w:rsidDel="00B149C9">
          <w:rPr>
            <w:rFonts w:ascii="Cambria" w:hAnsi="Cambria"/>
            <w:sz w:val="28"/>
            <w:szCs w:val="28"/>
          </w:rPr>
          <w:delText xml:space="preserve"> </w:delText>
        </w:r>
        <w:r w:rsidR="00560B71" w:rsidDel="00B149C9">
          <w:rPr>
            <w:rFonts w:ascii="Cambria" w:hAnsi="Cambria"/>
            <w:sz w:val="28"/>
            <w:szCs w:val="28"/>
          </w:rPr>
          <w:delText xml:space="preserve">through the </w:delText>
        </w:r>
        <w:r w:rsidR="00CA59BF" w:rsidDel="00B149C9">
          <w:rPr>
            <w:rFonts w:ascii="Cambria" w:hAnsi="Cambria"/>
            <w:sz w:val="28"/>
            <w:szCs w:val="28"/>
          </w:rPr>
          <w:delText>hot</w:delText>
        </w:r>
      </w:del>
      <w:ins w:id="1771" w:author="Daisy Watt" w:date="2026-06-17T06:37:00Z" w16du:dateUtc="2026-06-17T05:37:00Z">
        <w:del w:id="1772" w:author="Claire S" w:date="2026-07-17T09:23:00Z" w16du:dateUtc="2026-07-17T08:23:00Z">
          <w:r w:rsidR="00CC1AF0" w:rsidDel="00B149C9">
            <w:rPr>
              <w:rFonts w:ascii="Cambria" w:hAnsi="Cambria"/>
              <w:sz w:val="28"/>
              <w:szCs w:val="28"/>
            </w:rPr>
            <w:delText xml:space="preserve"> </w:delText>
          </w:r>
        </w:del>
      </w:ins>
      <w:del w:id="1773" w:author="Claire S" w:date="2026-07-17T09:23:00Z" w16du:dateUtc="2026-07-17T08:23:00Z">
        <w:r w:rsidR="00CA59BF" w:rsidDel="00B149C9">
          <w:rPr>
            <w:rFonts w:ascii="Cambria" w:hAnsi="Cambria"/>
            <w:sz w:val="28"/>
            <w:szCs w:val="28"/>
          </w:rPr>
          <w:delText xml:space="preserve">-tub’s </w:delText>
        </w:r>
        <w:r w:rsidR="00560B71" w:rsidDel="00B149C9">
          <w:rPr>
            <w:rFonts w:ascii="Cambria" w:hAnsi="Cambria"/>
            <w:sz w:val="28"/>
            <w:szCs w:val="28"/>
          </w:rPr>
          <w:delText xml:space="preserve">steam </w:delText>
        </w:r>
        <w:r w:rsidR="00B2285F" w:rsidDel="00B149C9">
          <w:rPr>
            <w:rFonts w:ascii="Cambria" w:hAnsi="Cambria"/>
            <w:sz w:val="28"/>
            <w:szCs w:val="28"/>
          </w:rPr>
          <w:delText>last weekend</w:delText>
        </w:r>
        <w:r w:rsidR="00527D30" w:rsidDel="00B149C9">
          <w:rPr>
            <w:rFonts w:ascii="Cambria" w:hAnsi="Cambria"/>
            <w:sz w:val="28"/>
            <w:szCs w:val="28"/>
          </w:rPr>
          <w:delText>,</w:delText>
        </w:r>
        <w:r w:rsidR="006C7EB3" w:rsidDel="00B149C9">
          <w:rPr>
            <w:rFonts w:ascii="Cambria" w:hAnsi="Cambria"/>
            <w:sz w:val="28"/>
            <w:szCs w:val="28"/>
          </w:rPr>
          <w:delText xml:space="preserve"> </w:delText>
        </w:r>
      </w:del>
      <w:del w:id="1774" w:author="Claire S" w:date="2026-05-25T12:06:00Z" w16du:dateUtc="2026-05-25T11:06:00Z">
        <w:r w:rsidR="007927B7" w:rsidDel="00B724E5">
          <w:rPr>
            <w:rFonts w:ascii="Cambria" w:hAnsi="Cambria"/>
            <w:sz w:val="28"/>
            <w:szCs w:val="28"/>
          </w:rPr>
          <w:delText xml:space="preserve">his </w:delText>
        </w:r>
      </w:del>
      <w:del w:id="1775" w:author="Claire S" w:date="2026-07-17T09:23:00Z" w16du:dateUtc="2026-07-17T08:23:00Z">
        <w:r w:rsidR="00073257" w:rsidDel="00B149C9">
          <w:rPr>
            <w:rFonts w:ascii="Cambria" w:hAnsi="Cambria"/>
            <w:sz w:val="28"/>
            <w:szCs w:val="28"/>
          </w:rPr>
          <w:delText>strong</w:delText>
        </w:r>
        <w:r w:rsidR="004E2275" w:rsidDel="00B149C9">
          <w:rPr>
            <w:rFonts w:ascii="Cambria" w:hAnsi="Cambria"/>
            <w:sz w:val="28"/>
            <w:szCs w:val="28"/>
          </w:rPr>
          <w:delText xml:space="preserve"> fingers </w:delText>
        </w:r>
        <w:r w:rsidR="006C7EB3" w:rsidDel="00B149C9">
          <w:rPr>
            <w:rFonts w:ascii="Cambria" w:hAnsi="Cambria"/>
            <w:sz w:val="28"/>
            <w:szCs w:val="28"/>
          </w:rPr>
          <w:delText>o</w:delText>
        </w:r>
        <w:r w:rsidR="004E2275" w:rsidDel="00B149C9">
          <w:rPr>
            <w:rFonts w:ascii="Cambria" w:hAnsi="Cambria"/>
            <w:sz w:val="28"/>
            <w:szCs w:val="28"/>
          </w:rPr>
          <w:delText xml:space="preserve">n </w:delText>
        </w:r>
      </w:del>
      <w:del w:id="1776" w:author="Claire S" w:date="2026-05-25T20:51:00Z" w16du:dateUtc="2026-05-25T19:51:00Z">
        <w:r w:rsidR="004E2275" w:rsidDel="00362286">
          <w:rPr>
            <w:rFonts w:ascii="Cambria" w:hAnsi="Cambria"/>
            <w:sz w:val="28"/>
            <w:szCs w:val="28"/>
          </w:rPr>
          <w:delText xml:space="preserve">her </w:delText>
        </w:r>
      </w:del>
      <w:del w:id="1777" w:author="Claire S" w:date="2026-07-17T09:23:00Z" w16du:dateUtc="2026-07-17T08:23:00Z">
        <w:r w:rsidR="004E2275" w:rsidDel="00B149C9">
          <w:rPr>
            <w:rFonts w:ascii="Cambria" w:hAnsi="Cambria"/>
            <w:sz w:val="28"/>
            <w:szCs w:val="28"/>
          </w:rPr>
          <w:delText>naked thigh</w:delText>
        </w:r>
        <w:r w:rsidR="00ED0153" w:rsidDel="00B149C9">
          <w:rPr>
            <w:rFonts w:ascii="Cambria" w:hAnsi="Cambria"/>
            <w:sz w:val="28"/>
            <w:szCs w:val="28"/>
          </w:rPr>
          <w:delText>.</w:delText>
        </w:r>
        <w:r w:rsidR="00687850" w:rsidRPr="00687850" w:rsidDel="00B149C9">
          <w:rPr>
            <w:rFonts w:ascii="Cambria" w:hAnsi="Cambria"/>
            <w:sz w:val="28"/>
            <w:szCs w:val="28"/>
          </w:rPr>
          <w:delText xml:space="preserve"> </w:delText>
        </w:r>
      </w:del>
      <w:del w:id="1778" w:author="Claire S" w:date="2026-05-25T13:05:00Z" w16du:dateUtc="2026-05-25T12:05:00Z">
        <w:r w:rsidR="00687850" w:rsidDel="00FF595E">
          <w:rPr>
            <w:rFonts w:ascii="Cambria" w:hAnsi="Cambria"/>
            <w:sz w:val="28"/>
            <w:szCs w:val="28"/>
          </w:rPr>
          <w:delText xml:space="preserve"> </w:delText>
        </w:r>
      </w:del>
      <w:del w:id="1779" w:author="Claire S" w:date="2026-05-25T13:04:00Z" w16du:dateUtc="2026-05-25T12:04:00Z">
        <w:r w:rsidR="007927B7" w:rsidDel="00FF595E">
          <w:rPr>
            <w:rFonts w:ascii="Cambria" w:hAnsi="Cambria"/>
            <w:sz w:val="28"/>
            <w:szCs w:val="28"/>
          </w:rPr>
          <w:delText xml:space="preserve">And </w:delText>
        </w:r>
        <w:r w:rsidR="00FE4850" w:rsidDel="00FF595E">
          <w:rPr>
            <w:rFonts w:ascii="Cambria" w:hAnsi="Cambria"/>
            <w:sz w:val="28"/>
            <w:szCs w:val="28"/>
          </w:rPr>
          <w:delText>Savannah</w:delText>
        </w:r>
        <w:r w:rsidR="00687850" w:rsidDel="00FF595E">
          <w:rPr>
            <w:rFonts w:ascii="Cambria" w:hAnsi="Cambria"/>
            <w:sz w:val="28"/>
            <w:szCs w:val="28"/>
          </w:rPr>
          <w:delText xml:space="preserve">’s </w:delText>
        </w:r>
      </w:del>
      <w:del w:id="1780" w:author="Claire S" w:date="2026-07-17T09:23:00Z" w16du:dateUtc="2026-07-17T08:23:00Z">
        <w:r w:rsidR="00687850" w:rsidDel="00B149C9">
          <w:rPr>
            <w:rFonts w:ascii="Cambria" w:hAnsi="Cambria"/>
            <w:sz w:val="28"/>
            <w:szCs w:val="28"/>
          </w:rPr>
          <w:delText>up for play</w:delText>
        </w:r>
        <w:r w:rsidR="00A974D2" w:rsidDel="00B149C9">
          <w:rPr>
            <w:rFonts w:ascii="Cambria" w:hAnsi="Cambria"/>
            <w:sz w:val="28"/>
            <w:szCs w:val="28"/>
          </w:rPr>
          <w:delText>ing</w:delText>
        </w:r>
        <w:r w:rsidR="00687850" w:rsidDel="00B149C9">
          <w:rPr>
            <w:rFonts w:ascii="Cambria" w:hAnsi="Cambria"/>
            <w:sz w:val="28"/>
            <w:szCs w:val="28"/>
          </w:rPr>
          <w:delText xml:space="preserve"> tonight</w:delText>
        </w:r>
        <w:r w:rsidR="005416AA" w:rsidDel="00B149C9">
          <w:rPr>
            <w:rFonts w:ascii="Cambria" w:hAnsi="Cambria"/>
            <w:sz w:val="28"/>
            <w:szCs w:val="28"/>
          </w:rPr>
          <w:delText>, b</w:delText>
        </w:r>
        <w:r w:rsidR="00860B22" w:rsidDel="00B149C9">
          <w:rPr>
            <w:rFonts w:ascii="Cambria" w:hAnsi="Cambria"/>
            <w:sz w:val="28"/>
            <w:szCs w:val="28"/>
          </w:rPr>
          <w:delText>ut</w:delText>
        </w:r>
      </w:del>
      <w:ins w:id="1781" w:author="Daisy Watt" w:date="2026-06-17T13:43:00Z" w16du:dateUtc="2026-06-17T12:43:00Z">
        <w:del w:id="1782" w:author="Claire S" w:date="2026-07-17T09:23:00Z" w16du:dateUtc="2026-07-17T08:23:00Z">
          <w:r w:rsidDel="00B149C9">
            <w:rPr>
              <w:rFonts w:ascii="Cambria" w:hAnsi="Cambria"/>
              <w:sz w:val="28"/>
              <w:szCs w:val="28"/>
            </w:rPr>
            <w:delText>.</w:delText>
          </w:r>
        </w:del>
      </w:ins>
      <w:del w:id="1783" w:author="Claire S" w:date="2026-07-17T09:23:00Z" w16du:dateUtc="2026-07-17T08:23:00Z">
        <w:r w:rsidR="00860B22" w:rsidDel="00B149C9">
          <w:rPr>
            <w:rFonts w:ascii="Cambria" w:hAnsi="Cambria"/>
            <w:sz w:val="28"/>
            <w:szCs w:val="28"/>
          </w:rPr>
          <w:delText xml:space="preserve"> </w:delText>
        </w:r>
        <w:r w:rsidR="00A208C6" w:rsidDel="00B149C9">
          <w:rPr>
            <w:rFonts w:ascii="Cambria" w:hAnsi="Cambria"/>
            <w:sz w:val="28"/>
            <w:szCs w:val="28"/>
          </w:rPr>
          <w:delText>Ruth</w:delText>
        </w:r>
        <w:r w:rsidR="00ED5E68" w:rsidDel="00B149C9">
          <w:rPr>
            <w:rFonts w:ascii="Cambria" w:hAnsi="Cambria"/>
            <w:sz w:val="28"/>
            <w:szCs w:val="28"/>
          </w:rPr>
          <w:delText>’</w:delText>
        </w:r>
        <w:r w:rsidR="000B6441" w:rsidDel="00B149C9">
          <w:rPr>
            <w:rFonts w:ascii="Cambria" w:hAnsi="Cambria"/>
            <w:sz w:val="28"/>
            <w:szCs w:val="28"/>
          </w:rPr>
          <w:delText xml:space="preserve">s </w:delText>
        </w:r>
        <w:r w:rsidR="00E66161" w:rsidDel="00B149C9">
          <w:rPr>
            <w:rFonts w:ascii="Cambria" w:hAnsi="Cambria"/>
            <w:sz w:val="28"/>
            <w:szCs w:val="28"/>
          </w:rPr>
          <w:delText xml:space="preserve">still </w:delText>
        </w:r>
        <w:r w:rsidR="000B6441" w:rsidDel="00B149C9">
          <w:rPr>
            <w:rFonts w:ascii="Cambria" w:hAnsi="Cambria"/>
            <w:sz w:val="28"/>
            <w:szCs w:val="28"/>
          </w:rPr>
          <w:delText>o</w:delText>
        </w:r>
        <w:r w:rsidR="00073257" w:rsidDel="00B149C9">
          <w:rPr>
            <w:rFonts w:ascii="Cambria" w:hAnsi="Cambria"/>
            <w:sz w:val="28"/>
            <w:szCs w:val="28"/>
          </w:rPr>
          <w:delText>n Dex’s case</w:delText>
        </w:r>
        <w:r w:rsidR="00ED5E68" w:rsidDel="00B149C9">
          <w:rPr>
            <w:rFonts w:ascii="Cambria" w:hAnsi="Cambria"/>
            <w:sz w:val="28"/>
            <w:szCs w:val="28"/>
          </w:rPr>
          <w:delText xml:space="preserve">; </w:delText>
        </w:r>
        <w:r w:rsidR="00FB7507" w:rsidDel="00B149C9">
          <w:rPr>
            <w:rFonts w:ascii="Cambria" w:hAnsi="Cambria"/>
            <w:sz w:val="28"/>
            <w:szCs w:val="28"/>
          </w:rPr>
          <w:delText>nervous their t</w:delText>
        </w:r>
        <w:r w:rsidR="009D20E5" w:rsidDel="00B149C9">
          <w:rPr>
            <w:rFonts w:ascii="Cambria" w:hAnsi="Cambria"/>
            <w:sz w:val="28"/>
            <w:szCs w:val="28"/>
          </w:rPr>
          <w:delText xml:space="preserve">op </w:delText>
        </w:r>
        <w:r w:rsidR="007D3814" w:rsidDel="00B149C9">
          <w:rPr>
            <w:rFonts w:ascii="Cambria" w:hAnsi="Cambria"/>
            <w:sz w:val="28"/>
            <w:szCs w:val="28"/>
          </w:rPr>
          <w:delText xml:space="preserve">crime </w:delText>
        </w:r>
        <w:r w:rsidR="009D20E5" w:rsidDel="00B149C9">
          <w:rPr>
            <w:rFonts w:ascii="Cambria" w:hAnsi="Cambria"/>
            <w:sz w:val="28"/>
            <w:szCs w:val="28"/>
          </w:rPr>
          <w:delText>author Jackson Rayne</w:delText>
        </w:r>
        <w:r w:rsidR="00322694" w:rsidDel="00B149C9">
          <w:rPr>
            <w:rFonts w:ascii="Cambria" w:hAnsi="Cambria"/>
            <w:sz w:val="28"/>
            <w:szCs w:val="28"/>
          </w:rPr>
          <w:delText xml:space="preserve"> </w:delText>
        </w:r>
        <w:r w:rsidR="00FE51F6" w:rsidDel="00B149C9">
          <w:rPr>
            <w:rFonts w:ascii="Cambria" w:hAnsi="Cambria"/>
            <w:sz w:val="28"/>
            <w:szCs w:val="28"/>
          </w:rPr>
          <w:delText>will be lured</w:delText>
        </w:r>
        <w:r w:rsidR="00C23FA0" w:rsidDel="00B149C9">
          <w:rPr>
            <w:rFonts w:ascii="Cambria" w:hAnsi="Cambria"/>
            <w:sz w:val="28"/>
            <w:szCs w:val="28"/>
          </w:rPr>
          <w:delText xml:space="preserve"> away</w:delText>
        </w:r>
        <w:r w:rsidR="0017668B" w:rsidDel="00B149C9">
          <w:rPr>
            <w:rFonts w:ascii="Cambria" w:hAnsi="Cambria"/>
            <w:sz w:val="28"/>
            <w:szCs w:val="28"/>
          </w:rPr>
          <w:delText xml:space="preserve"> by </w:delText>
        </w:r>
        <w:r w:rsidR="00DA416D" w:rsidDel="00B149C9">
          <w:rPr>
            <w:rFonts w:ascii="Cambria" w:hAnsi="Cambria"/>
            <w:sz w:val="28"/>
            <w:szCs w:val="28"/>
          </w:rPr>
          <w:delText>another publishe</w:delText>
        </w:r>
        <w:r w:rsidR="00477725" w:rsidDel="00B149C9">
          <w:rPr>
            <w:rFonts w:ascii="Cambria" w:hAnsi="Cambria"/>
            <w:sz w:val="28"/>
            <w:szCs w:val="28"/>
          </w:rPr>
          <w:delText>r</w:delText>
        </w:r>
        <w:r w:rsidR="005416AA" w:rsidDel="00B149C9">
          <w:rPr>
            <w:rFonts w:ascii="Cambria" w:hAnsi="Cambria"/>
            <w:sz w:val="28"/>
            <w:szCs w:val="28"/>
          </w:rPr>
          <w:delText xml:space="preserve">.  </w:delText>
        </w:r>
        <w:r w:rsidR="00484E55" w:rsidDel="00B149C9">
          <w:rPr>
            <w:rFonts w:ascii="Cambria" w:hAnsi="Cambria"/>
            <w:sz w:val="28"/>
            <w:szCs w:val="28"/>
          </w:rPr>
          <w:delText xml:space="preserve">They must </w:delText>
        </w:r>
        <w:r w:rsidR="00711C2A" w:rsidDel="00B149C9">
          <w:rPr>
            <w:rFonts w:ascii="Cambria" w:hAnsi="Cambria"/>
            <w:sz w:val="28"/>
            <w:szCs w:val="28"/>
          </w:rPr>
          <w:delText>keep him at Langleys</w:delText>
        </w:r>
        <w:r w:rsidR="00E66161" w:rsidDel="00B149C9">
          <w:rPr>
            <w:rFonts w:ascii="Cambria" w:hAnsi="Cambria"/>
            <w:sz w:val="28"/>
            <w:szCs w:val="28"/>
          </w:rPr>
          <w:delText xml:space="preserve"> at all costs</w:delText>
        </w:r>
        <w:r w:rsidR="005416AA" w:rsidDel="00B149C9">
          <w:rPr>
            <w:rFonts w:ascii="Cambria" w:hAnsi="Cambria"/>
            <w:sz w:val="28"/>
            <w:szCs w:val="28"/>
          </w:rPr>
          <w:delText xml:space="preserve">, </w:delText>
        </w:r>
        <w:r w:rsidR="005416AA" w:rsidRPr="00477725" w:rsidDel="00B149C9">
          <w:rPr>
            <w:rFonts w:ascii="Cambria" w:hAnsi="Cambria"/>
            <w:color w:val="000000" w:themeColor="text1"/>
            <w:sz w:val="28"/>
            <w:szCs w:val="28"/>
          </w:rPr>
          <w:delText xml:space="preserve">especially since </w:delText>
        </w:r>
        <w:r w:rsidR="00E857C6" w:rsidDel="00B149C9">
          <w:rPr>
            <w:rFonts w:ascii="Cambria" w:hAnsi="Cambria"/>
            <w:color w:val="000000" w:themeColor="text1"/>
            <w:sz w:val="28"/>
            <w:szCs w:val="28"/>
          </w:rPr>
          <w:delText>the recent Elizabeth du Toit affair</w:delText>
        </w:r>
        <w:r w:rsidR="002F229D" w:rsidDel="00B149C9">
          <w:rPr>
            <w:rFonts w:ascii="Cambria" w:hAnsi="Cambria"/>
            <w:color w:val="000000" w:themeColor="text1"/>
            <w:sz w:val="28"/>
            <w:szCs w:val="28"/>
          </w:rPr>
          <w:delText xml:space="preserve">/ </w:delText>
        </w:r>
        <w:r w:rsidR="002F229D" w:rsidRPr="00477725" w:rsidDel="00B149C9">
          <w:rPr>
            <w:rFonts w:ascii="Cambria" w:hAnsi="Cambria"/>
            <w:color w:val="000000" w:themeColor="text1"/>
            <w:sz w:val="28"/>
            <w:szCs w:val="28"/>
          </w:rPr>
          <w:delText xml:space="preserve">they lost </w:delText>
        </w:r>
        <w:r w:rsidR="002F229D" w:rsidDel="00B149C9">
          <w:rPr>
            <w:rFonts w:ascii="Cambria" w:hAnsi="Cambria"/>
            <w:color w:val="000000" w:themeColor="text1"/>
            <w:sz w:val="28"/>
            <w:szCs w:val="28"/>
          </w:rPr>
          <w:delText>their big seller.</w:delText>
        </w:r>
      </w:del>
      <w:ins w:id="1784" w:author="Daisy Watt" w:date="2026-06-17T13:43:00Z" w16du:dateUtc="2026-06-17T12:43:00Z">
        <w:del w:id="1785" w:author="Claire S" w:date="2026-07-17T09:23:00Z" w16du:dateUtc="2026-07-17T08:23:00Z">
          <w:r w:rsidDel="00B149C9">
            <w:rPr>
              <w:rFonts w:ascii="Cambria" w:hAnsi="Cambria"/>
              <w:sz w:val="28"/>
              <w:szCs w:val="28"/>
            </w:rPr>
            <w:delText>And</w:delText>
          </w:r>
        </w:del>
      </w:ins>
    </w:p>
    <w:p w14:paraId="2C6BC396" w14:textId="49A40B9B" w:rsidR="00DA416D" w:rsidDel="00B149C9" w:rsidRDefault="00484E55" w:rsidP="00FD25B2">
      <w:pPr>
        <w:spacing w:line="360" w:lineRule="auto"/>
        <w:ind w:firstLine="720"/>
        <w:contextualSpacing/>
        <w:rPr>
          <w:del w:id="1786" w:author="Claire S" w:date="2026-07-17T09:23:00Z" w16du:dateUtc="2026-07-17T08:23:00Z"/>
          <w:rFonts w:ascii="Cambria" w:hAnsi="Cambria"/>
          <w:sz w:val="28"/>
          <w:szCs w:val="28"/>
        </w:rPr>
      </w:pPr>
      <w:del w:id="1787" w:author="Claire S" w:date="2026-07-17T09:23:00Z" w16du:dateUtc="2026-07-17T08:23:00Z">
        <w:r w:rsidDel="00B149C9">
          <w:rPr>
            <w:rFonts w:ascii="Cambria" w:hAnsi="Cambria"/>
            <w:sz w:val="28"/>
            <w:szCs w:val="28"/>
          </w:rPr>
          <w:delText>But h</w:delText>
        </w:r>
        <w:r w:rsidR="0017668B" w:rsidDel="00B149C9">
          <w:rPr>
            <w:rFonts w:ascii="Cambria" w:hAnsi="Cambria"/>
            <w:sz w:val="28"/>
            <w:szCs w:val="28"/>
          </w:rPr>
          <w:delText xml:space="preserve">onestly, </w:delText>
        </w:r>
        <w:r w:rsidR="00322694" w:rsidDel="00B149C9">
          <w:rPr>
            <w:rFonts w:ascii="Cambria" w:hAnsi="Cambria"/>
            <w:sz w:val="28"/>
            <w:szCs w:val="28"/>
          </w:rPr>
          <w:delText>Ruth’s nothing if not paranoid</w:delText>
        </w:r>
        <w:r w:rsidR="003B7EF2" w:rsidDel="00B149C9">
          <w:rPr>
            <w:rFonts w:ascii="Cambria" w:hAnsi="Cambria"/>
            <w:sz w:val="28"/>
            <w:szCs w:val="28"/>
          </w:rPr>
          <w:delText xml:space="preserve"> herself</w:delText>
        </w:r>
        <w:r w:rsidR="00322694" w:rsidDel="00B149C9">
          <w:rPr>
            <w:rFonts w:ascii="Cambria" w:hAnsi="Cambria"/>
            <w:sz w:val="28"/>
            <w:szCs w:val="28"/>
          </w:rPr>
          <w:delText xml:space="preserve">, </w:delText>
        </w:r>
        <w:r w:rsidR="006C23B4" w:rsidDel="00B149C9">
          <w:rPr>
            <w:rFonts w:ascii="Cambria" w:hAnsi="Cambria"/>
            <w:sz w:val="28"/>
            <w:szCs w:val="28"/>
          </w:rPr>
          <w:delText>Savannah</w:delText>
        </w:r>
        <w:r w:rsidR="00890883" w:rsidDel="00B149C9">
          <w:rPr>
            <w:rFonts w:ascii="Cambria" w:hAnsi="Cambria"/>
            <w:sz w:val="28"/>
            <w:szCs w:val="28"/>
          </w:rPr>
          <w:delText xml:space="preserve"> </w:delText>
        </w:r>
        <w:r w:rsidR="00FB7507" w:rsidDel="00B149C9">
          <w:rPr>
            <w:rFonts w:ascii="Cambria" w:hAnsi="Cambria"/>
            <w:sz w:val="28"/>
            <w:szCs w:val="28"/>
          </w:rPr>
          <w:delText>thinks</w:delText>
        </w:r>
      </w:del>
      <w:del w:id="1788" w:author="Claire S" w:date="2026-05-25T16:13:00Z" w16du:dateUtc="2026-05-25T15:13:00Z">
        <w:r w:rsidR="00FB7507" w:rsidDel="00B97772">
          <w:rPr>
            <w:rFonts w:ascii="Cambria" w:hAnsi="Cambria"/>
            <w:sz w:val="28"/>
            <w:szCs w:val="28"/>
          </w:rPr>
          <w:delText>;</w:delText>
        </w:r>
      </w:del>
      <w:del w:id="1789" w:author="Claire S" w:date="2026-05-25T16:12:00Z" w16du:dateUtc="2026-05-25T15:12:00Z">
        <w:r w:rsidR="00FB7507" w:rsidDel="00B97772">
          <w:rPr>
            <w:rFonts w:ascii="Cambria" w:hAnsi="Cambria"/>
            <w:sz w:val="28"/>
            <w:szCs w:val="28"/>
          </w:rPr>
          <w:delText xml:space="preserve"> </w:delText>
        </w:r>
        <w:r w:rsidR="00494B2A" w:rsidDel="00B97772">
          <w:rPr>
            <w:rFonts w:ascii="Cambria" w:hAnsi="Cambria"/>
            <w:sz w:val="28"/>
            <w:szCs w:val="28"/>
          </w:rPr>
          <w:delText xml:space="preserve">stopping </w:delText>
        </w:r>
      </w:del>
      <w:del w:id="1790" w:author="Claire S" w:date="2026-05-25T12:06:00Z" w16du:dateUtc="2026-05-25T11:06:00Z">
        <w:r w:rsidR="00860B22" w:rsidDel="00207756">
          <w:rPr>
            <w:rFonts w:ascii="Cambria" w:hAnsi="Cambria"/>
            <w:sz w:val="28"/>
            <w:szCs w:val="28"/>
          </w:rPr>
          <w:delText xml:space="preserve">briefly </w:delText>
        </w:r>
      </w:del>
      <w:del w:id="1791" w:author="Claire S" w:date="2026-05-25T16:12:00Z" w16du:dateUtc="2026-05-25T15:12:00Z">
        <w:r w:rsidR="00494B2A" w:rsidDel="00B97772">
          <w:rPr>
            <w:rFonts w:ascii="Cambria" w:hAnsi="Cambria"/>
            <w:sz w:val="28"/>
            <w:szCs w:val="28"/>
          </w:rPr>
          <w:delText xml:space="preserve">to compliment </w:delText>
        </w:r>
        <w:r w:rsidR="00333793" w:rsidDel="00B97772">
          <w:rPr>
            <w:rFonts w:ascii="Cambria" w:hAnsi="Cambria"/>
            <w:sz w:val="28"/>
            <w:szCs w:val="28"/>
          </w:rPr>
          <w:delText>Lisa Jewell</w:delText>
        </w:r>
        <w:r w:rsidR="0017668B" w:rsidDel="00B97772">
          <w:rPr>
            <w:rFonts w:ascii="Cambria" w:hAnsi="Cambria"/>
            <w:sz w:val="28"/>
            <w:szCs w:val="28"/>
          </w:rPr>
          <w:delText>’s</w:delText>
        </w:r>
        <w:r w:rsidR="00494B2A" w:rsidDel="00B97772">
          <w:rPr>
            <w:rFonts w:ascii="Cambria" w:hAnsi="Cambria"/>
            <w:sz w:val="28"/>
            <w:szCs w:val="28"/>
          </w:rPr>
          <w:delText xml:space="preserve"> blow-dry</w:delText>
        </w:r>
      </w:del>
      <w:del w:id="1792" w:author="Claire S" w:date="2026-07-17T09:23:00Z" w16du:dateUtc="2026-07-17T08:23:00Z">
        <w:r w:rsidR="008E01B5" w:rsidDel="00B149C9">
          <w:rPr>
            <w:rFonts w:ascii="Cambria" w:hAnsi="Cambria"/>
            <w:sz w:val="28"/>
            <w:szCs w:val="28"/>
          </w:rPr>
          <w:delText xml:space="preserve">. </w:delText>
        </w:r>
        <w:r w:rsidR="00B80376" w:rsidDel="00B149C9">
          <w:rPr>
            <w:rFonts w:ascii="Cambria" w:hAnsi="Cambria"/>
            <w:sz w:val="28"/>
            <w:szCs w:val="28"/>
          </w:rPr>
          <w:delText xml:space="preserve"> </w:delText>
        </w:r>
      </w:del>
      <w:del w:id="1793" w:author="Claire S" w:date="2026-06-03T10:02:00Z" w16du:dateUtc="2026-06-03T09:02:00Z">
        <w:r w:rsidR="00425196" w:rsidRPr="000C7787" w:rsidDel="00964F4E">
          <w:rPr>
            <w:rFonts w:ascii="Cambria" w:hAnsi="Cambria"/>
            <w:sz w:val="28"/>
            <w:szCs w:val="28"/>
            <w:highlight w:val="green"/>
            <w:rPrChange w:id="1794" w:author="Daisy Watt" w:date="2026-06-18T12:57:00Z" w16du:dateUtc="2026-06-18T11:57:00Z">
              <w:rPr>
                <w:rFonts w:ascii="Cambria" w:hAnsi="Cambria"/>
                <w:sz w:val="28"/>
                <w:szCs w:val="28"/>
              </w:rPr>
            </w:rPrChange>
          </w:rPr>
          <w:delText>Her big sister</w:delText>
        </w:r>
        <w:r w:rsidR="00B80376" w:rsidRPr="000C7787" w:rsidDel="00964F4E">
          <w:rPr>
            <w:rFonts w:ascii="Cambria" w:hAnsi="Cambria"/>
            <w:sz w:val="28"/>
            <w:szCs w:val="28"/>
            <w:highlight w:val="green"/>
            <w:rPrChange w:id="1795" w:author="Daisy Watt" w:date="2026-06-18T12:57:00Z" w16du:dateUtc="2026-06-18T11:57:00Z">
              <w:rPr>
                <w:rFonts w:ascii="Cambria" w:hAnsi="Cambria"/>
                <w:sz w:val="28"/>
                <w:szCs w:val="28"/>
              </w:rPr>
            </w:rPrChange>
          </w:rPr>
          <w:delText>’s r</w:delText>
        </w:r>
      </w:del>
      <w:del w:id="1796" w:author="Claire S" w:date="2026-07-17T09:23:00Z" w16du:dateUtc="2026-07-17T08:23:00Z">
        <w:r w:rsidR="00322694" w:rsidRPr="000C7787" w:rsidDel="00B149C9">
          <w:rPr>
            <w:rFonts w:ascii="Cambria" w:hAnsi="Cambria"/>
            <w:sz w:val="28"/>
            <w:szCs w:val="28"/>
            <w:highlight w:val="green"/>
            <w:rPrChange w:id="1797" w:author="Daisy Watt" w:date="2026-06-18T12:57:00Z" w16du:dateUtc="2026-06-18T11:57:00Z">
              <w:rPr>
                <w:rFonts w:ascii="Cambria" w:hAnsi="Cambria"/>
                <w:sz w:val="28"/>
                <w:szCs w:val="28"/>
              </w:rPr>
            </w:rPrChange>
          </w:rPr>
          <w:delText>arely seen in public these days</w:delText>
        </w:r>
        <w:r w:rsidR="008E01B5" w:rsidDel="00B149C9">
          <w:rPr>
            <w:rFonts w:ascii="Cambria" w:hAnsi="Cambria"/>
            <w:sz w:val="28"/>
            <w:szCs w:val="28"/>
          </w:rPr>
          <w:delText xml:space="preserve">, </w:delText>
        </w:r>
      </w:del>
      <w:ins w:id="1798" w:author="Daisy Watt" w:date="2026-06-17T06:38:00Z" w16du:dateUtc="2026-06-17T05:38:00Z">
        <w:del w:id="1799" w:author="Claire S" w:date="2026-07-17T09:23:00Z" w16du:dateUtc="2026-07-17T08:23:00Z">
          <w:r w:rsidR="002546BF" w:rsidDel="00B149C9">
            <w:rPr>
              <w:rFonts w:ascii="Cambria" w:hAnsi="Cambria"/>
              <w:sz w:val="28"/>
              <w:szCs w:val="28"/>
            </w:rPr>
            <w:delText>e</w:delText>
          </w:r>
        </w:del>
      </w:ins>
      <w:del w:id="1800" w:author="Claire S" w:date="2026-07-17T09:23:00Z" w16du:dateUtc="2026-07-17T08:23:00Z">
        <w:r w:rsidR="00D3482B" w:rsidDel="00B149C9">
          <w:rPr>
            <w:rFonts w:ascii="Cambria" w:hAnsi="Cambria"/>
            <w:sz w:val="28"/>
            <w:szCs w:val="28"/>
          </w:rPr>
          <w:delText>‘</w:delText>
        </w:r>
        <w:r w:rsidR="00112D3E" w:rsidDel="00B149C9">
          <w:rPr>
            <w:rFonts w:ascii="Cambria" w:hAnsi="Cambria"/>
            <w:sz w:val="28"/>
            <w:szCs w:val="28"/>
          </w:rPr>
          <w:delText>specially since the</w:delText>
        </w:r>
        <w:r w:rsidR="00064E35" w:rsidDel="00B149C9">
          <w:rPr>
            <w:rFonts w:ascii="Cambria" w:hAnsi="Cambria"/>
            <w:sz w:val="28"/>
            <w:szCs w:val="28"/>
          </w:rPr>
          <w:delText xml:space="preserve"> terrible</w:delText>
        </w:r>
        <w:r w:rsidR="00112D3E" w:rsidDel="00B149C9">
          <w:rPr>
            <w:rFonts w:ascii="Cambria" w:hAnsi="Cambria"/>
            <w:sz w:val="28"/>
            <w:szCs w:val="28"/>
          </w:rPr>
          <w:delText xml:space="preserve"> </w:delText>
        </w:r>
      </w:del>
      <w:del w:id="1801" w:author="Claire S" w:date="2026-05-11T12:18:00Z" w16du:dateUtc="2026-05-11T11:18:00Z">
        <w:r w:rsidR="00112D3E" w:rsidDel="00A751A0">
          <w:rPr>
            <w:rFonts w:ascii="Cambria" w:hAnsi="Cambria"/>
            <w:sz w:val="28"/>
            <w:szCs w:val="28"/>
          </w:rPr>
          <w:delText xml:space="preserve">fire </w:delText>
        </w:r>
        <w:r w:rsidR="00064E35" w:rsidDel="00A751A0">
          <w:rPr>
            <w:rFonts w:ascii="Cambria" w:hAnsi="Cambria"/>
            <w:sz w:val="28"/>
            <w:szCs w:val="28"/>
          </w:rPr>
          <w:delText>that ravaged</w:delText>
        </w:r>
      </w:del>
      <w:del w:id="1802" w:author="Claire S" w:date="2026-07-17T09:23:00Z" w16du:dateUtc="2026-07-17T08:23:00Z">
        <w:r w:rsidR="00112D3E" w:rsidDel="00B149C9">
          <w:rPr>
            <w:rFonts w:ascii="Cambria" w:hAnsi="Cambria"/>
            <w:sz w:val="28"/>
            <w:szCs w:val="28"/>
          </w:rPr>
          <w:delText xml:space="preserve"> her house</w:delText>
        </w:r>
      </w:del>
      <w:del w:id="1803" w:author="Claire S" w:date="2026-06-03T10:02:00Z" w16du:dateUtc="2026-06-03T09:02:00Z">
        <w:r w:rsidR="00425196" w:rsidDel="00964F4E">
          <w:rPr>
            <w:rFonts w:ascii="Cambria" w:hAnsi="Cambria"/>
            <w:sz w:val="28"/>
            <w:szCs w:val="28"/>
          </w:rPr>
          <w:delText xml:space="preserve">; </w:delText>
        </w:r>
      </w:del>
      <w:del w:id="1804" w:author="Claire S" w:date="2026-07-17T09:23:00Z" w16du:dateUtc="2026-07-17T08:23:00Z">
        <w:r w:rsidR="006C65F4" w:rsidDel="00B149C9">
          <w:rPr>
            <w:rFonts w:ascii="Cambria" w:hAnsi="Cambria"/>
            <w:sz w:val="28"/>
            <w:szCs w:val="28"/>
          </w:rPr>
          <w:delText>recently</w:delText>
        </w:r>
      </w:del>
      <w:del w:id="1805" w:author="Claire S" w:date="2026-06-03T10:02:00Z" w16du:dateUtc="2026-06-03T09:02:00Z">
        <w:r w:rsidR="006C65F4" w:rsidDel="00964F4E">
          <w:rPr>
            <w:rFonts w:ascii="Cambria" w:hAnsi="Cambria"/>
            <w:sz w:val="28"/>
            <w:szCs w:val="28"/>
          </w:rPr>
          <w:delText xml:space="preserve">, </w:delText>
        </w:r>
        <w:r w:rsidR="00FE30C3" w:rsidDel="00964F4E">
          <w:rPr>
            <w:rFonts w:ascii="Cambria" w:hAnsi="Cambria"/>
            <w:sz w:val="28"/>
            <w:szCs w:val="28"/>
          </w:rPr>
          <w:delText>Ruth</w:delText>
        </w:r>
      </w:del>
      <w:del w:id="1806" w:author="Claire S" w:date="2026-07-17T09:23:00Z" w16du:dateUtc="2026-07-17T08:23:00Z">
        <w:r w:rsidR="00FE30C3" w:rsidDel="00B149C9">
          <w:rPr>
            <w:rFonts w:ascii="Cambria" w:hAnsi="Cambria"/>
            <w:sz w:val="28"/>
            <w:szCs w:val="28"/>
          </w:rPr>
          <w:delText xml:space="preserve"> </w:delText>
        </w:r>
        <w:r w:rsidR="006C65F4" w:rsidDel="00B149C9">
          <w:rPr>
            <w:rFonts w:ascii="Cambria" w:hAnsi="Cambria"/>
            <w:sz w:val="28"/>
            <w:szCs w:val="28"/>
          </w:rPr>
          <w:delText xml:space="preserve">prefers to </w:delText>
        </w:r>
        <w:r w:rsidR="008E01B5" w:rsidDel="00B149C9">
          <w:rPr>
            <w:rFonts w:ascii="Cambria" w:hAnsi="Cambria"/>
            <w:sz w:val="28"/>
            <w:szCs w:val="28"/>
          </w:rPr>
          <w:delText xml:space="preserve">pull strings from </w:delText>
        </w:r>
        <w:r w:rsidR="00FE30C3" w:rsidDel="00B149C9">
          <w:rPr>
            <w:rFonts w:ascii="Cambria" w:hAnsi="Cambria"/>
            <w:sz w:val="28"/>
            <w:szCs w:val="28"/>
          </w:rPr>
          <w:delText xml:space="preserve">her </w:delText>
        </w:r>
        <w:r w:rsidR="00F82F9B" w:rsidDel="00B149C9">
          <w:rPr>
            <w:rFonts w:ascii="Cambria" w:hAnsi="Cambria"/>
            <w:sz w:val="28"/>
            <w:szCs w:val="28"/>
          </w:rPr>
          <w:delText>new</w:delText>
        </w:r>
        <w:r w:rsidR="00112D3E" w:rsidDel="00B149C9">
          <w:rPr>
            <w:rFonts w:ascii="Cambria" w:hAnsi="Cambria"/>
            <w:sz w:val="28"/>
            <w:szCs w:val="28"/>
          </w:rPr>
          <w:delText xml:space="preserve"> </w:delText>
        </w:r>
        <w:r w:rsidR="00FE30C3" w:rsidDel="00B149C9">
          <w:rPr>
            <w:rFonts w:ascii="Cambria" w:hAnsi="Cambria"/>
            <w:sz w:val="28"/>
            <w:szCs w:val="28"/>
          </w:rPr>
          <w:delText xml:space="preserve">Chelsea </w:delText>
        </w:r>
        <w:r w:rsidR="00112D3E" w:rsidDel="00B149C9">
          <w:rPr>
            <w:rFonts w:ascii="Cambria" w:hAnsi="Cambria"/>
            <w:sz w:val="28"/>
            <w:szCs w:val="28"/>
          </w:rPr>
          <w:delText>apartment</w:delText>
        </w:r>
        <w:r w:rsidR="00FE30C3" w:rsidDel="00B149C9">
          <w:rPr>
            <w:rFonts w:ascii="Cambria" w:hAnsi="Cambria"/>
            <w:sz w:val="28"/>
            <w:szCs w:val="28"/>
          </w:rPr>
          <w:delText>,</w:delText>
        </w:r>
        <w:r w:rsidR="00E57AF7" w:rsidDel="00B149C9">
          <w:rPr>
            <w:rFonts w:ascii="Cambria" w:hAnsi="Cambria"/>
            <w:sz w:val="28"/>
            <w:szCs w:val="28"/>
          </w:rPr>
          <w:delText xml:space="preserve"> or</w:delText>
        </w:r>
      </w:del>
      <w:del w:id="1807" w:author="Claire S" w:date="2026-05-22T23:34:00Z" w16du:dateUtc="2026-05-22T22:34:00Z">
        <w:r w:rsidR="00E57AF7" w:rsidDel="0009444D">
          <w:rPr>
            <w:rFonts w:ascii="Cambria" w:hAnsi="Cambria"/>
            <w:sz w:val="28"/>
            <w:szCs w:val="28"/>
          </w:rPr>
          <w:delText xml:space="preserve"> </w:delText>
        </w:r>
        <w:r w:rsidR="00112D3E" w:rsidDel="0009444D">
          <w:rPr>
            <w:rFonts w:ascii="Cambria" w:hAnsi="Cambria"/>
            <w:sz w:val="28"/>
            <w:szCs w:val="28"/>
          </w:rPr>
          <w:delText>from</w:delText>
        </w:r>
      </w:del>
      <w:del w:id="1808" w:author="Claire S" w:date="2026-07-17T09:23:00Z" w16du:dateUtc="2026-07-17T08:23:00Z">
        <w:r w:rsidR="00112D3E" w:rsidDel="00B149C9">
          <w:rPr>
            <w:rFonts w:ascii="Cambria" w:hAnsi="Cambria"/>
            <w:sz w:val="28"/>
            <w:szCs w:val="28"/>
          </w:rPr>
          <w:delText xml:space="preserve"> </w:delText>
        </w:r>
        <w:r w:rsidR="00E57AF7" w:rsidDel="00B149C9">
          <w:rPr>
            <w:rFonts w:ascii="Cambria" w:hAnsi="Cambria"/>
            <w:sz w:val="28"/>
            <w:szCs w:val="28"/>
          </w:rPr>
          <w:delText xml:space="preserve">her private office </w:delText>
        </w:r>
        <w:r w:rsidR="00F82F9B" w:rsidDel="00B149C9">
          <w:rPr>
            <w:rFonts w:ascii="Cambria" w:hAnsi="Cambria"/>
            <w:sz w:val="28"/>
            <w:szCs w:val="28"/>
          </w:rPr>
          <w:delText>at</w:delText>
        </w:r>
        <w:r w:rsidR="00E57AF7" w:rsidDel="00B149C9">
          <w:rPr>
            <w:rFonts w:ascii="Cambria" w:hAnsi="Cambria"/>
            <w:sz w:val="28"/>
            <w:szCs w:val="28"/>
          </w:rPr>
          <w:delText xml:space="preserve"> Langley &amp; Co</w:delText>
        </w:r>
        <w:r w:rsidR="007754C2" w:rsidDel="00B149C9">
          <w:rPr>
            <w:rFonts w:ascii="Cambria" w:hAnsi="Cambria"/>
            <w:sz w:val="28"/>
            <w:szCs w:val="28"/>
          </w:rPr>
          <w:delText xml:space="preserve">. </w:delText>
        </w:r>
        <w:r w:rsidR="007754C2" w:rsidRPr="002546BF" w:rsidDel="00B149C9">
          <w:rPr>
            <w:rFonts w:ascii="Cambria" w:hAnsi="Cambria"/>
            <w:i/>
            <w:iCs/>
            <w:sz w:val="28"/>
            <w:szCs w:val="28"/>
            <w:rPrChange w:id="1809" w:author="Daisy Watt" w:date="2026-06-17T06:39:00Z" w16du:dateUtc="2026-06-17T05:39:00Z">
              <w:rPr>
                <w:rFonts w:ascii="Cambria" w:hAnsi="Cambria"/>
                <w:sz w:val="28"/>
                <w:szCs w:val="28"/>
              </w:rPr>
            </w:rPrChange>
          </w:rPr>
          <w:delText xml:space="preserve"> A</w:delText>
        </w:r>
        <w:r w:rsidR="00CD3ED0" w:rsidRPr="002546BF" w:rsidDel="00B149C9">
          <w:rPr>
            <w:rFonts w:ascii="Cambria" w:hAnsi="Cambria"/>
            <w:i/>
            <w:iCs/>
            <w:sz w:val="28"/>
            <w:szCs w:val="28"/>
            <w:rPrChange w:id="1810" w:author="Daisy Watt" w:date="2026-06-17T06:39:00Z" w16du:dateUtc="2026-06-17T05:39:00Z">
              <w:rPr>
                <w:rFonts w:ascii="Cambria" w:hAnsi="Cambria"/>
                <w:sz w:val="28"/>
                <w:szCs w:val="28"/>
              </w:rPr>
            </w:rPrChange>
          </w:rPr>
          <w:delText xml:space="preserve">lmost as if she’s protecting herself from something </w:delText>
        </w:r>
        <w:r w:rsidR="00112D3E" w:rsidRPr="002546BF" w:rsidDel="00B149C9">
          <w:rPr>
            <w:rFonts w:ascii="Cambria" w:hAnsi="Cambria"/>
            <w:i/>
            <w:iCs/>
            <w:sz w:val="28"/>
            <w:szCs w:val="28"/>
            <w:rPrChange w:id="1811" w:author="Daisy Watt" w:date="2026-06-17T06:39:00Z" w16du:dateUtc="2026-06-17T05:39:00Z">
              <w:rPr>
                <w:rFonts w:ascii="Cambria" w:hAnsi="Cambria"/>
                <w:sz w:val="28"/>
                <w:szCs w:val="28"/>
              </w:rPr>
            </w:rPrChange>
          </w:rPr>
          <w:delText>else</w:delText>
        </w:r>
        <w:r w:rsidR="00CD3ED0" w:rsidRPr="002546BF" w:rsidDel="00B149C9">
          <w:rPr>
            <w:rFonts w:ascii="Cambria" w:hAnsi="Cambria"/>
            <w:i/>
            <w:iCs/>
            <w:sz w:val="28"/>
            <w:szCs w:val="28"/>
            <w:rPrChange w:id="1812" w:author="Daisy Watt" w:date="2026-06-17T06:39:00Z" w16du:dateUtc="2026-06-17T05:39:00Z">
              <w:rPr>
                <w:rFonts w:ascii="Cambria" w:hAnsi="Cambria"/>
                <w:sz w:val="28"/>
                <w:szCs w:val="28"/>
              </w:rPr>
            </w:rPrChange>
          </w:rPr>
          <w:delText xml:space="preserve"> sinister</w:delText>
        </w:r>
        <w:r w:rsidR="00D24DCB" w:rsidDel="00B149C9">
          <w:rPr>
            <w:rFonts w:ascii="Cambria" w:hAnsi="Cambria"/>
            <w:sz w:val="28"/>
            <w:szCs w:val="28"/>
          </w:rPr>
          <w:delText xml:space="preserve">, </w:delText>
        </w:r>
        <w:r w:rsidR="006C23B4" w:rsidDel="00B149C9">
          <w:rPr>
            <w:rFonts w:ascii="Cambria" w:hAnsi="Cambria"/>
            <w:sz w:val="28"/>
            <w:szCs w:val="28"/>
          </w:rPr>
          <w:delText>Savannah</w:delText>
        </w:r>
        <w:r w:rsidR="00890883" w:rsidDel="00B149C9">
          <w:rPr>
            <w:rFonts w:ascii="Cambria" w:hAnsi="Cambria"/>
            <w:sz w:val="28"/>
            <w:szCs w:val="28"/>
          </w:rPr>
          <w:delText xml:space="preserve"> </w:delText>
        </w:r>
        <w:r w:rsidR="00D24DCB" w:rsidDel="00B149C9">
          <w:rPr>
            <w:rFonts w:ascii="Cambria" w:hAnsi="Cambria"/>
            <w:sz w:val="28"/>
            <w:szCs w:val="28"/>
          </w:rPr>
          <w:delText>thinks</w:delText>
        </w:r>
      </w:del>
      <w:del w:id="1813" w:author="Claire S" w:date="2026-05-25T13:06:00Z" w16du:dateUtc="2026-05-25T12:06:00Z">
        <w:r w:rsidR="006C65F4" w:rsidDel="00970FE7">
          <w:rPr>
            <w:rFonts w:ascii="Cambria" w:hAnsi="Cambria"/>
            <w:sz w:val="28"/>
            <w:szCs w:val="28"/>
          </w:rPr>
          <w:delText>; hiding away</w:delText>
        </w:r>
      </w:del>
      <w:del w:id="1814" w:author="Claire S" w:date="2026-07-17T09:23:00Z" w16du:dateUtc="2026-07-17T08:23:00Z">
        <w:r w:rsidR="00E57AF7" w:rsidDel="00B149C9">
          <w:rPr>
            <w:rFonts w:ascii="Cambria" w:hAnsi="Cambria"/>
            <w:sz w:val="28"/>
            <w:szCs w:val="28"/>
          </w:rPr>
          <w:delText>.</w:delText>
        </w:r>
        <w:r w:rsidR="00322694" w:rsidDel="00B149C9">
          <w:rPr>
            <w:rFonts w:ascii="Cambria" w:hAnsi="Cambria"/>
            <w:sz w:val="28"/>
            <w:szCs w:val="28"/>
          </w:rPr>
          <w:delText xml:space="preserve"> </w:delText>
        </w:r>
        <w:r w:rsidR="0035584E" w:rsidDel="00B149C9">
          <w:rPr>
            <w:rFonts w:ascii="Cambria" w:hAnsi="Cambria"/>
            <w:sz w:val="28"/>
            <w:szCs w:val="28"/>
          </w:rPr>
          <w:delText xml:space="preserve"> </w:delText>
        </w:r>
      </w:del>
    </w:p>
    <w:p w14:paraId="06706F7C" w14:textId="23E1EBAA" w:rsidR="00D43C22" w:rsidDel="00B149C9" w:rsidRDefault="00E17826" w:rsidP="004310D1">
      <w:pPr>
        <w:spacing w:line="360" w:lineRule="auto"/>
        <w:ind w:firstLine="720"/>
        <w:contextualSpacing/>
        <w:rPr>
          <w:del w:id="1815" w:author="Claire S" w:date="2026-07-17T09:23:00Z" w16du:dateUtc="2026-07-17T08:23:00Z"/>
          <w:rFonts w:ascii="Cambria" w:hAnsi="Cambria"/>
          <w:sz w:val="28"/>
          <w:szCs w:val="28"/>
        </w:rPr>
      </w:pPr>
      <w:del w:id="1816" w:author="Claire S" w:date="2026-05-25T13:06:00Z" w16du:dateUtc="2026-05-25T12:06:00Z">
        <w:r w:rsidRPr="002546BF" w:rsidDel="00970FE7">
          <w:rPr>
            <w:rFonts w:ascii="Cambria" w:hAnsi="Cambria"/>
            <w:i/>
            <w:iCs/>
            <w:sz w:val="28"/>
            <w:szCs w:val="28"/>
            <w:rPrChange w:id="1817" w:author="Daisy Watt" w:date="2026-06-17T06:39:00Z" w16du:dateUtc="2026-06-17T05:39:00Z">
              <w:rPr>
                <w:rFonts w:ascii="Cambria" w:hAnsi="Cambria"/>
                <w:sz w:val="28"/>
                <w:szCs w:val="28"/>
              </w:rPr>
            </w:rPrChange>
          </w:rPr>
          <w:delText>But she doesn’t want to go down this depressing</w:delText>
        </w:r>
        <w:r w:rsidDel="00970FE7">
          <w:rPr>
            <w:rFonts w:ascii="Cambria" w:hAnsi="Cambria"/>
            <w:sz w:val="28"/>
            <w:szCs w:val="28"/>
          </w:rPr>
          <w:delText xml:space="preserve"> path now.</w:delText>
        </w:r>
      </w:del>
      <w:del w:id="1818" w:author="Claire S" w:date="2026-07-17T09:23:00Z" w16du:dateUtc="2026-07-17T08:23:00Z">
        <w:r w:rsidDel="00B149C9">
          <w:rPr>
            <w:rFonts w:ascii="Cambria" w:hAnsi="Cambria"/>
            <w:sz w:val="28"/>
            <w:szCs w:val="28"/>
          </w:rPr>
          <w:delText xml:space="preserve"> </w:delText>
        </w:r>
      </w:del>
      <w:del w:id="1819" w:author="Claire S" w:date="2026-05-25T12:07:00Z" w16du:dateUtc="2026-05-25T11:07:00Z">
        <w:r w:rsidDel="00285DA6">
          <w:rPr>
            <w:rFonts w:ascii="Cambria" w:hAnsi="Cambria"/>
            <w:sz w:val="28"/>
            <w:szCs w:val="28"/>
          </w:rPr>
          <w:delText xml:space="preserve">She tops </w:delText>
        </w:r>
      </w:del>
      <w:del w:id="1820" w:author="Claire S" w:date="2026-05-25T16:04:00Z" w16du:dateUtc="2026-05-25T15:04:00Z">
        <w:r w:rsidDel="0093335B">
          <w:rPr>
            <w:rFonts w:ascii="Cambria" w:hAnsi="Cambria"/>
            <w:sz w:val="28"/>
            <w:szCs w:val="28"/>
          </w:rPr>
          <w:delText xml:space="preserve">her </w:delText>
        </w:r>
        <w:r w:rsidR="004310D1" w:rsidDel="0093335B">
          <w:rPr>
            <w:rFonts w:ascii="Cambria" w:hAnsi="Cambria"/>
            <w:sz w:val="28"/>
            <w:szCs w:val="28"/>
          </w:rPr>
          <w:delText>champagne</w:delText>
        </w:r>
        <w:r w:rsidDel="0093335B">
          <w:rPr>
            <w:rFonts w:ascii="Cambria" w:hAnsi="Cambria"/>
            <w:sz w:val="28"/>
            <w:szCs w:val="28"/>
          </w:rPr>
          <w:delText xml:space="preserve"> up</w:delText>
        </w:r>
      </w:del>
      <w:del w:id="1821" w:author="Claire S" w:date="2026-05-25T12:07:00Z" w16du:dateUtc="2026-05-25T11:07:00Z">
        <w:r w:rsidDel="00285DA6">
          <w:rPr>
            <w:rFonts w:ascii="Cambria" w:hAnsi="Cambria"/>
            <w:sz w:val="28"/>
            <w:szCs w:val="28"/>
          </w:rPr>
          <w:delText xml:space="preserve"> and </w:delText>
        </w:r>
        <w:r w:rsidRPr="00DC4F92" w:rsidDel="00285DA6">
          <w:rPr>
            <w:rFonts w:ascii="Cambria" w:hAnsi="Cambria"/>
            <w:sz w:val="28"/>
            <w:szCs w:val="28"/>
            <w:highlight w:val="green"/>
            <w:rPrChange w:id="1822" w:author="Daisy Watt" w:date="2026-06-18T16:29:00Z" w16du:dateUtc="2026-06-18T15:29:00Z">
              <w:rPr>
                <w:rFonts w:ascii="Cambria" w:hAnsi="Cambria"/>
                <w:sz w:val="28"/>
                <w:szCs w:val="28"/>
              </w:rPr>
            </w:rPrChange>
          </w:rPr>
          <w:delText>downs it</w:delText>
        </w:r>
      </w:del>
      <w:del w:id="1823" w:author="Claire S" w:date="2026-05-22T23:34:00Z" w16du:dateUtc="2026-05-22T22:34:00Z">
        <w:r w:rsidRPr="00DC4F92" w:rsidDel="0051600E">
          <w:rPr>
            <w:rFonts w:ascii="Cambria" w:hAnsi="Cambria"/>
            <w:sz w:val="28"/>
            <w:szCs w:val="28"/>
            <w:highlight w:val="green"/>
            <w:rPrChange w:id="1824" w:author="Daisy Watt" w:date="2026-06-18T16:29:00Z" w16du:dateUtc="2026-06-18T15:29:00Z">
              <w:rPr>
                <w:rFonts w:ascii="Cambria" w:hAnsi="Cambria"/>
                <w:sz w:val="28"/>
                <w:szCs w:val="28"/>
              </w:rPr>
            </w:rPrChange>
          </w:rPr>
          <w:delText xml:space="preserve"> in one</w:delText>
        </w:r>
      </w:del>
      <w:del w:id="1825" w:author="Claire S" w:date="2026-05-25T12:07:00Z" w16du:dateUtc="2026-05-25T11:07:00Z">
        <w:r w:rsidRPr="00DC4F92" w:rsidDel="00285DA6">
          <w:rPr>
            <w:rFonts w:ascii="Cambria" w:hAnsi="Cambria"/>
            <w:sz w:val="28"/>
            <w:szCs w:val="28"/>
            <w:highlight w:val="green"/>
            <w:rPrChange w:id="1826" w:author="Daisy Watt" w:date="2026-06-18T16:29:00Z" w16du:dateUtc="2026-06-18T15:29:00Z">
              <w:rPr>
                <w:rFonts w:ascii="Cambria" w:hAnsi="Cambria"/>
                <w:sz w:val="28"/>
                <w:szCs w:val="28"/>
              </w:rPr>
            </w:rPrChange>
          </w:rPr>
          <w:delText xml:space="preserve">, </w:delText>
        </w:r>
      </w:del>
      <w:del w:id="1827" w:author="Claire S" w:date="2026-07-17T09:23:00Z" w16du:dateUtc="2026-07-17T08:23:00Z">
        <w:r w:rsidRPr="00DC4F92" w:rsidDel="00B149C9">
          <w:rPr>
            <w:rFonts w:ascii="Cambria" w:hAnsi="Cambria"/>
            <w:sz w:val="28"/>
            <w:szCs w:val="28"/>
            <w:highlight w:val="green"/>
            <w:rPrChange w:id="1828" w:author="Daisy Watt" w:date="2026-06-18T16:29:00Z" w16du:dateUtc="2026-06-18T15:29:00Z">
              <w:rPr>
                <w:rFonts w:ascii="Cambria" w:hAnsi="Cambria"/>
                <w:sz w:val="28"/>
                <w:szCs w:val="28"/>
              </w:rPr>
            </w:rPrChange>
          </w:rPr>
          <w:delText>lean</w:delText>
        </w:r>
      </w:del>
      <w:del w:id="1829" w:author="Claire S" w:date="2026-05-25T12:07:00Z" w16du:dateUtc="2026-05-25T11:07:00Z">
        <w:r w:rsidRPr="00DC4F92" w:rsidDel="00285DA6">
          <w:rPr>
            <w:rFonts w:ascii="Cambria" w:hAnsi="Cambria"/>
            <w:sz w:val="28"/>
            <w:szCs w:val="28"/>
            <w:highlight w:val="green"/>
            <w:rPrChange w:id="1830" w:author="Daisy Watt" w:date="2026-06-18T16:29:00Z" w16du:dateUtc="2026-06-18T15:29:00Z">
              <w:rPr>
                <w:rFonts w:ascii="Cambria" w:hAnsi="Cambria"/>
                <w:sz w:val="28"/>
                <w:szCs w:val="28"/>
              </w:rPr>
            </w:rPrChange>
          </w:rPr>
          <w:delText>ing</w:delText>
        </w:r>
      </w:del>
      <w:del w:id="1831" w:author="Claire S" w:date="2026-07-17T09:23:00Z" w16du:dateUtc="2026-07-17T08:23:00Z">
        <w:r w:rsidDel="00B149C9">
          <w:rPr>
            <w:rFonts w:ascii="Cambria" w:hAnsi="Cambria"/>
            <w:sz w:val="28"/>
            <w:szCs w:val="28"/>
          </w:rPr>
          <w:delText xml:space="preserve"> over </w:delText>
        </w:r>
      </w:del>
      <w:ins w:id="1832" w:author="Daisy Watt" w:date="2026-06-17T13:44:00Z" w16du:dateUtc="2026-06-17T12:44:00Z">
        <w:del w:id="1833" w:author="Claire S" w:date="2026-07-17T09:23:00Z" w16du:dateUtc="2026-07-17T08:23:00Z">
          <w:r w:rsidR="00DE3DBA" w:rsidDel="00B149C9">
            <w:rPr>
              <w:rFonts w:ascii="Cambria" w:hAnsi="Cambria"/>
              <w:sz w:val="28"/>
              <w:szCs w:val="28"/>
            </w:rPr>
            <w:delText xml:space="preserve">to </w:delText>
          </w:r>
        </w:del>
      </w:ins>
      <w:del w:id="1834" w:author="Claire S" w:date="2026-07-17T09:23:00Z" w16du:dateUtc="2026-07-17T08:23:00Z">
        <w:r w:rsidDel="00B149C9">
          <w:rPr>
            <w:rFonts w:ascii="Cambria" w:hAnsi="Cambria"/>
            <w:sz w:val="28"/>
            <w:szCs w:val="28"/>
          </w:rPr>
          <w:delText>her fiancé</w:delText>
        </w:r>
      </w:del>
      <w:del w:id="1835" w:author="Claire S" w:date="2026-05-25T16:05:00Z" w16du:dateUtc="2026-05-25T15:05:00Z">
        <w:r w:rsidR="004310D1" w:rsidDel="0036543E">
          <w:rPr>
            <w:rFonts w:ascii="Cambria" w:hAnsi="Cambria"/>
            <w:sz w:val="28"/>
            <w:szCs w:val="28"/>
          </w:rPr>
          <w:delText xml:space="preserve"> to purr </w:delText>
        </w:r>
      </w:del>
      <w:del w:id="1836" w:author="Claire S" w:date="2026-05-22T23:34:00Z" w16du:dateUtc="2026-05-22T22:34:00Z">
        <w:r w:rsidR="004310D1" w:rsidDel="0051600E">
          <w:rPr>
            <w:rFonts w:ascii="Cambria" w:hAnsi="Cambria"/>
            <w:sz w:val="28"/>
            <w:szCs w:val="28"/>
          </w:rPr>
          <w:delText>in his ear</w:delText>
        </w:r>
        <w:r w:rsidDel="0051600E">
          <w:rPr>
            <w:rFonts w:ascii="Cambria" w:hAnsi="Cambria"/>
            <w:sz w:val="28"/>
            <w:szCs w:val="28"/>
          </w:rPr>
          <w:delText>.</w:delText>
        </w:r>
        <w:r w:rsidR="004310D1" w:rsidDel="0051600E">
          <w:rPr>
            <w:rFonts w:ascii="Cambria" w:hAnsi="Cambria"/>
            <w:sz w:val="28"/>
            <w:szCs w:val="28"/>
          </w:rPr>
          <w:delText xml:space="preserve"> </w:delText>
        </w:r>
      </w:del>
      <w:del w:id="1837" w:author="Claire S" w:date="2026-07-17T09:23:00Z" w16du:dateUtc="2026-07-17T08:23:00Z">
        <w:r w:rsidR="00322694" w:rsidDel="00B149C9">
          <w:rPr>
            <w:rFonts w:ascii="Cambria" w:hAnsi="Cambria"/>
            <w:sz w:val="28"/>
            <w:szCs w:val="28"/>
          </w:rPr>
          <w:delText>‘</w:delText>
        </w:r>
        <w:r w:rsidR="00CD3ED0" w:rsidDel="00B149C9">
          <w:rPr>
            <w:rFonts w:ascii="Cambria" w:hAnsi="Cambria"/>
            <w:sz w:val="28"/>
            <w:szCs w:val="28"/>
          </w:rPr>
          <w:delText>R</w:delText>
        </w:r>
        <w:r w:rsidR="008F5CD8" w:rsidDel="00B149C9">
          <w:rPr>
            <w:rFonts w:ascii="Cambria" w:hAnsi="Cambria"/>
            <w:sz w:val="28"/>
            <w:szCs w:val="28"/>
          </w:rPr>
          <w:delText>eady to p</w:delText>
        </w:r>
        <w:r w:rsidR="00B971FC" w:rsidDel="00B149C9">
          <w:rPr>
            <w:rFonts w:ascii="Cambria" w:hAnsi="Cambria"/>
            <w:sz w:val="28"/>
            <w:szCs w:val="28"/>
          </w:rPr>
          <w:delText>art</w:delText>
        </w:r>
        <w:r w:rsidR="008F5CD8" w:rsidDel="00B149C9">
          <w:rPr>
            <w:rFonts w:ascii="Cambria" w:hAnsi="Cambria"/>
            <w:sz w:val="28"/>
            <w:szCs w:val="28"/>
          </w:rPr>
          <w:delText>y</w:delText>
        </w:r>
        <w:r w:rsidR="004310D1" w:rsidDel="00B149C9">
          <w:rPr>
            <w:rFonts w:ascii="Cambria" w:hAnsi="Cambria"/>
            <w:sz w:val="28"/>
            <w:szCs w:val="28"/>
          </w:rPr>
          <w:delText>, darling</w:delText>
        </w:r>
        <w:r w:rsidR="008F5CD8" w:rsidDel="00B149C9">
          <w:rPr>
            <w:rFonts w:ascii="Cambria" w:hAnsi="Cambria"/>
            <w:sz w:val="28"/>
            <w:szCs w:val="28"/>
          </w:rPr>
          <w:delText>?’</w:delText>
        </w:r>
      </w:del>
    </w:p>
    <w:p w14:paraId="4D48C094" w14:textId="2F2F3085" w:rsidR="00494B2A" w:rsidDel="00B149C9" w:rsidRDefault="00B31EA1" w:rsidP="008F5CD8">
      <w:pPr>
        <w:spacing w:line="360" w:lineRule="auto"/>
        <w:ind w:firstLine="720"/>
        <w:contextualSpacing/>
        <w:rPr>
          <w:del w:id="1838" w:author="Claire S" w:date="2026-07-17T09:23:00Z" w16du:dateUtc="2026-07-17T08:23:00Z"/>
          <w:rFonts w:ascii="Cambria" w:hAnsi="Cambria"/>
          <w:sz w:val="28"/>
          <w:szCs w:val="28"/>
        </w:rPr>
      </w:pPr>
      <w:del w:id="1839" w:author="Claire S" w:date="2026-07-17T09:23:00Z" w16du:dateUtc="2026-07-17T08:23:00Z">
        <w:r w:rsidDel="00B149C9">
          <w:rPr>
            <w:rFonts w:ascii="Cambria" w:hAnsi="Cambria"/>
            <w:sz w:val="28"/>
            <w:szCs w:val="28"/>
          </w:rPr>
          <w:delText>‘</w:delText>
        </w:r>
        <w:r w:rsidR="008F5CD8" w:rsidDel="00B149C9">
          <w:rPr>
            <w:rFonts w:ascii="Cambria" w:hAnsi="Cambria"/>
            <w:sz w:val="28"/>
            <w:szCs w:val="28"/>
          </w:rPr>
          <w:delText>I’ll give it a go,</w:delText>
        </w:r>
        <w:r w:rsidDel="00B149C9">
          <w:rPr>
            <w:rFonts w:ascii="Cambria" w:hAnsi="Cambria"/>
            <w:sz w:val="28"/>
            <w:szCs w:val="28"/>
          </w:rPr>
          <w:delText xml:space="preserve"> angel</w:delText>
        </w:r>
      </w:del>
      <w:ins w:id="1840" w:author="Daisy Watt" w:date="2026-06-17T06:39:00Z" w16du:dateUtc="2026-06-17T05:39:00Z">
        <w:del w:id="1841" w:author="Claire S" w:date="2026-07-17T09:23:00Z" w16du:dateUtc="2026-07-17T08:23:00Z">
          <w:r w:rsidR="002546BF" w:rsidDel="00B149C9">
            <w:rPr>
              <w:rFonts w:ascii="Cambria" w:hAnsi="Cambria"/>
              <w:sz w:val="28"/>
              <w:szCs w:val="28"/>
            </w:rPr>
            <w:delText>.</w:delText>
          </w:r>
        </w:del>
      </w:ins>
      <w:del w:id="1842" w:author="Claire S" w:date="2026-07-17T09:23:00Z" w16du:dateUtc="2026-07-17T08:23:00Z">
        <w:r w:rsidDel="00B149C9">
          <w:rPr>
            <w:rFonts w:ascii="Cambria" w:hAnsi="Cambria"/>
            <w:sz w:val="28"/>
            <w:szCs w:val="28"/>
          </w:rPr>
          <w:delText>,’ Dex stifles a yawn. ‘</w:delText>
        </w:r>
      </w:del>
      <w:del w:id="1843" w:author="Claire S" w:date="2026-06-02T17:37:00Z" w16du:dateUtc="2026-06-02T16:37:00Z">
        <w:r w:rsidR="00BC1FEA" w:rsidDel="00380965">
          <w:rPr>
            <w:rFonts w:ascii="Cambria" w:hAnsi="Cambria"/>
            <w:sz w:val="28"/>
            <w:szCs w:val="28"/>
          </w:rPr>
          <w:delText>Bit t</w:delText>
        </w:r>
      </w:del>
      <w:del w:id="1844" w:author="Claire S" w:date="2026-06-02T17:38:00Z" w16du:dateUtc="2026-06-02T16:38:00Z">
        <w:r w:rsidDel="00380965">
          <w:rPr>
            <w:rFonts w:ascii="Cambria" w:hAnsi="Cambria"/>
            <w:sz w:val="28"/>
            <w:szCs w:val="28"/>
          </w:rPr>
          <w:delText xml:space="preserve">oo much </w:delText>
        </w:r>
        <w:r w:rsidR="00B618AF" w:rsidDel="00380965">
          <w:rPr>
            <w:rFonts w:ascii="Cambria" w:hAnsi="Cambria"/>
            <w:sz w:val="28"/>
            <w:szCs w:val="28"/>
          </w:rPr>
          <w:delText>high</w:delText>
        </w:r>
        <w:r w:rsidR="008F5CD8" w:rsidDel="00380965">
          <w:rPr>
            <w:rFonts w:ascii="Cambria" w:hAnsi="Cambria"/>
            <w:sz w:val="28"/>
            <w:szCs w:val="28"/>
          </w:rPr>
          <w:delText xml:space="preserve"> li</w:delText>
        </w:r>
        <w:r w:rsidR="00B971FC" w:rsidDel="00380965">
          <w:rPr>
            <w:rFonts w:ascii="Cambria" w:hAnsi="Cambria"/>
            <w:sz w:val="28"/>
            <w:szCs w:val="28"/>
          </w:rPr>
          <w:delText>fe</w:delText>
        </w:r>
        <w:r w:rsidDel="00380965">
          <w:rPr>
            <w:rFonts w:ascii="Cambria" w:hAnsi="Cambria"/>
            <w:sz w:val="28"/>
            <w:szCs w:val="28"/>
          </w:rPr>
          <w:delText xml:space="preserve"> </w:delText>
        </w:r>
      </w:del>
      <w:del w:id="1845" w:author="Claire S" w:date="2026-07-17T09:23:00Z" w16du:dateUtc="2026-07-17T08:23:00Z">
        <w:r w:rsidDel="00B149C9">
          <w:rPr>
            <w:rFonts w:ascii="Cambria" w:hAnsi="Cambria"/>
            <w:sz w:val="28"/>
            <w:szCs w:val="28"/>
          </w:rPr>
          <w:delText>in Beverely Hills.’</w:delText>
        </w:r>
        <w:r w:rsidR="008F5CD8" w:rsidDel="00B149C9">
          <w:rPr>
            <w:rFonts w:ascii="Cambria" w:hAnsi="Cambria"/>
            <w:sz w:val="28"/>
            <w:szCs w:val="28"/>
          </w:rPr>
          <w:delText xml:space="preserve"> </w:delText>
        </w:r>
        <w:r w:rsidR="0000429F" w:rsidDel="00B149C9">
          <w:rPr>
            <w:rFonts w:ascii="Cambria" w:hAnsi="Cambria"/>
            <w:sz w:val="28"/>
            <w:szCs w:val="28"/>
          </w:rPr>
          <w:delText>Hollywood</w:delText>
        </w:r>
        <w:r w:rsidR="00BE4E72" w:rsidDel="00B149C9">
          <w:rPr>
            <w:rFonts w:ascii="Cambria" w:hAnsi="Cambria"/>
            <w:sz w:val="28"/>
            <w:szCs w:val="28"/>
          </w:rPr>
          <w:delText>’s</w:delText>
        </w:r>
        <w:r w:rsidR="0000429F" w:rsidDel="00B149C9">
          <w:rPr>
            <w:rFonts w:ascii="Cambria" w:hAnsi="Cambria"/>
            <w:sz w:val="28"/>
            <w:szCs w:val="28"/>
          </w:rPr>
          <w:delText xml:space="preserve"> knocking at Rayne’s door</w:delText>
        </w:r>
      </w:del>
      <w:del w:id="1846" w:author="Claire S" w:date="2026-06-02T17:38:00Z" w16du:dateUtc="2026-06-02T16:38:00Z">
        <w:r w:rsidR="0000429F" w:rsidDel="00380965">
          <w:rPr>
            <w:rFonts w:ascii="Cambria" w:hAnsi="Cambria"/>
            <w:sz w:val="28"/>
            <w:szCs w:val="28"/>
          </w:rPr>
          <w:delText xml:space="preserve"> </w:delText>
        </w:r>
        <w:r w:rsidR="00BE4E72" w:rsidDel="00380965">
          <w:rPr>
            <w:rFonts w:ascii="Cambria" w:hAnsi="Cambria"/>
            <w:sz w:val="28"/>
            <w:szCs w:val="28"/>
          </w:rPr>
          <w:delText>too</w:delText>
        </w:r>
      </w:del>
      <w:del w:id="1847" w:author="Claire S" w:date="2026-07-17T09:23:00Z" w16du:dateUtc="2026-07-17T08:23:00Z">
        <w:r w:rsidR="004D7161" w:rsidDel="00B149C9">
          <w:rPr>
            <w:rFonts w:ascii="Cambria" w:hAnsi="Cambria"/>
            <w:sz w:val="28"/>
            <w:szCs w:val="28"/>
          </w:rPr>
          <w:delText>,</w:delText>
        </w:r>
        <w:r w:rsidR="008F0B62" w:rsidDel="00B149C9">
          <w:rPr>
            <w:rFonts w:ascii="Cambria" w:hAnsi="Cambria"/>
            <w:sz w:val="28"/>
            <w:szCs w:val="28"/>
          </w:rPr>
          <w:delText xml:space="preserve"> and</w:delText>
        </w:r>
        <w:r w:rsidR="0000429F" w:rsidDel="00B149C9">
          <w:rPr>
            <w:rFonts w:ascii="Cambria" w:hAnsi="Cambria"/>
            <w:sz w:val="28"/>
            <w:szCs w:val="28"/>
          </w:rPr>
          <w:delText xml:space="preserve"> Dex and his author</w:delText>
        </w:r>
        <w:r w:rsidR="004D7161" w:rsidDel="00B149C9">
          <w:rPr>
            <w:rFonts w:ascii="Cambria" w:hAnsi="Cambria"/>
            <w:sz w:val="28"/>
            <w:szCs w:val="28"/>
          </w:rPr>
          <w:delText xml:space="preserve"> only</w:delText>
        </w:r>
        <w:r w:rsidR="0000429F" w:rsidDel="00B149C9">
          <w:rPr>
            <w:rFonts w:ascii="Cambria" w:hAnsi="Cambria"/>
            <w:sz w:val="28"/>
            <w:szCs w:val="28"/>
          </w:rPr>
          <w:delText xml:space="preserve"> </w:delText>
        </w:r>
        <w:r w:rsidR="008F0B62" w:rsidDel="00B149C9">
          <w:rPr>
            <w:rFonts w:ascii="Cambria" w:hAnsi="Cambria"/>
            <w:sz w:val="28"/>
            <w:szCs w:val="28"/>
          </w:rPr>
          <w:delText>flew back t</w:delText>
        </w:r>
        <w:r w:rsidR="003E6FA7" w:rsidDel="00B149C9">
          <w:rPr>
            <w:rFonts w:ascii="Cambria" w:hAnsi="Cambria"/>
            <w:sz w:val="28"/>
            <w:szCs w:val="28"/>
          </w:rPr>
          <w:delText xml:space="preserve">his morning, </w:delText>
        </w:r>
        <w:r w:rsidR="008F0B62" w:rsidDel="00B149C9">
          <w:rPr>
            <w:rFonts w:ascii="Cambria" w:hAnsi="Cambria"/>
            <w:sz w:val="28"/>
            <w:szCs w:val="28"/>
          </w:rPr>
          <w:delText>on</w:delText>
        </w:r>
        <w:r w:rsidR="00333793" w:rsidDel="00B149C9">
          <w:rPr>
            <w:rFonts w:ascii="Cambria" w:hAnsi="Cambria"/>
            <w:sz w:val="28"/>
            <w:szCs w:val="28"/>
          </w:rPr>
          <w:delText xml:space="preserve"> the</w:delText>
        </w:r>
        <w:r w:rsidR="00BA005D" w:rsidDel="00B149C9">
          <w:rPr>
            <w:rFonts w:ascii="Cambria" w:hAnsi="Cambria"/>
            <w:sz w:val="28"/>
            <w:szCs w:val="28"/>
          </w:rPr>
          <w:delText xml:space="preserve"> LA</w:delText>
        </w:r>
        <w:r w:rsidR="00333793" w:rsidDel="00B149C9">
          <w:rPr>
            <w:rFonts w:ascii="Cambria" w:hAnsi="Cambria"/>
            <w:sz w:val="28"/>
            <w:szCs w:val="28"/>
          </w:rPr>
          <w:delText xml:space="preserve"> red eye</w:delText>
        </w:r>
        <w:r w:rsidR="0000429F" w:rsidDel="00B149C9">
          <w:rPr>
            <w:rFonts w:ascii="Cambria" w:hAnsi="Cambria"/>
            <w:sz w:val="28"/>
            <w:szCs w:val="28"/>
          </w:rPr>
          <w:delText xml:space="preserve">. </w:delText>
        </w:r>
        <w:r w:rsidR="00860B22" w:rsidDel="00B149C9">
          <w:rPr>
            <w:rFonts w:ascii="Cambria" w:hAnsi="Cambria"/>
            <w:sz w:val="28"/>
            <w:szCs w:val="28"/>
          </w:rPr>
          <w:delText>‘</w:delText>
        </w:r>
        <w:r w:rsidR="003E6FA7" w:rsidDel="00B149C9">
          <w:rPr>
            <w:rFonts w:ascii="Cambria" w:hAnsi="Cambria"/>
            <w:sz w:val="28"/>
            <w:szCs w:val="28"/>
          </w:rPr>
          <w:delText>T</w:delText>
        </w:r>
        <w:r w:rsidR="00860B22" w:rsidDel="00B149C9">
          <w:rPr>
            <w:rFonts w:ascii="Cambria" w:hAnsi="Cambria"/>
            <w:sz w:val="28"/>
            <w:szCs w:val="28"/>
          </w:rPr>
          <w:delText>he flight was so bloody turbulent</w:delText>
        </w:r>
        <w:r w:rsidR="00D24DCB" w:rsidDel="00B149C9">
          <w:rPr>
            <w:rFonts w:ascii="Cambria" w:hAnsi="Cambria"/>
            <w:sz w:val="28"/>
            <w:szCs w:val="28"/>
          </w:rPr>
          <w:delText xml:space="preserve">, </w:delText>
        </w:r>
        <w:r w:rsidR="00860B22" w:rsidDel="00B149C9">
          <w:rPr>
            <w:rFonts w:ascii="Cambria" w:hAnsi="Cambria"/>
            <w:sz w:val="28"/>
            <w:szCs w:val="28"/>
          </w:rPr>
          <w:delText>I barely slept</w:delText>
        </w:r>
      </w:del>
      <w:del w:id="1848" w:author="Claire S" w:date="2026-05-26T08:55:00Z" w16du:dateUtc="2026-05-26T07:55:00Z">
        <w:r w:rsidR="00DE22D2" w:rsidDel="008218EB">
          <w:rPr>
            <w:rFonts w:ascii="Cambria" w:hAnsi="Cambria"/>
            <w:sz w:val="28"/>
            <w:szCs w:val="28"/>
          </w:rPr>
          <w:delText xml:space="preserve"> – despite the Valium</w:delText>
        </w:r>
      </w:del>
      <w:del w:id="1849" w:author="Claire S" w:date="2026-07-17T09:23:00Z" w16du:dateUtc="2026-07-17T08:23:00Z">
        <w:r w:rsidR="00860B22" w:rsidDel="00B149C9">
          <w:rPr>
            <w:rFonts w:ascii="Cambria" w:hAnsi="Cambria"/>
            <w:sz w:val="28"/>
            <w:szCs w:val="28"/>
          </w:rPr>
          <w:delText>.’</w:delText>
        </w:r>
      </w:del>
    </w:p>
    <w:p w14:paraId="3C78064A" w14:textId="6279A827" w:rsidR="00EB0B8E" w:rsidDel="00B149C9" w:rsidRDefault="0078129F" w:rsidP="008F5CD8">
      <w:pPr>
        <w:spacing w:line="360" w:lineRule="auto"/>
        <w:ind w:firstLine="720"/>
        <w:contextualSpacing/>
        <w:rPr>
          <w:del w:id="1850" w:author="Claire S" w:date="2026-07-17T09:23:00Z" w16du:dateUtc="2026-07-17T08:23:00Z"/>
          <w:rFonts w:ascii="Cambria" w:hAnsi="Cambria"/>
          <w:sz w:val="28"/>
          <w:szCs w:val="28"/>
        </w:rPr>
      </w:pPr>
      <w:del w:id="1851" w:author="Claire S" w:date="2026-07-17T09:23:00Z" w16du:dateUtc="2026-07-17T08:23:00Z">
        <w:r w:rsidDel="00B149C9">
          <w:rPr>
            <w:rFonts w:ascii="Cambria" w:hAnsi="Cambria"/>
            <w:sz w:val="28"/>
            <w:szCs w:val="28"/>
          </w:rPr>
          <w:delText>‘</w:delText>
        </w:r>
        <w:r w:rsidR="00860B22" w:rsidDel="00B149C9">
          <w:rPr>
            <w:rFonts w:ascii="Cambria" w:hAnsi="Cambria"/>
            <w:sz w:val="28"/>
            <w:szCs w:val="28"/>
          </w:rPr>
          <w:delText>Nothing like adrenaline to keep you</w:delText>
        </w:r>
        <w:r w:rsidR="00B618AF" w:rsidDel="00B149C9">
          <w:rPr>
            <w:rFonts w:ascii="Cambria" w:hAnsi="Cambria"/>
            <w:sz w:val="28"/>
            <w:szCs w:val="28"/>
          </w:rPr>
          <w:delText xml:space="preserve"> </w:delText>
        </w:r>
        <w:r w:rsidR="00860B22" w:rsidDel="00B149C9">
          <w:rPr>
            <w:rFonts w:ascii="Cambria" w:hAnsi="Cambria"/>
            <w:sz w:val="28"/>
            <w:szCs w:val="28"/>
          </w:rPr>
          <w:delText>going</w:delText>
        </w:r>
        <w:r w:rsidR="009F2500" w:rsidDel="00B149C9">
          <w:rPr>
            <w:rFonts w:ascii="Cambria" w:hAnsi="Cambria"/>
            <w:sz w:val="28"/>
            <w:szCs w:val="28"/>
          </w:rPr>
          <w:delText>,</w:delText>
        </w:r>
        <w:r w:rsidDel="00B149C9">
          <w:rPr>
            <w:rFonts w:ascii="Cambria" w:hAnsi="Cambria"/>
            <w:sz w:val="28"/>
            <w:szCs w:val="28"/>
          </w:rPr>
          <w:delText xml:space="preserve">’ Jackson Rayne </w:delText>
        </w:r>
        <w:r w:rsidR="009F2500" w:rsidDel="00B149C9">
          <w:rPr>
            <w:rFonts w:ascii="Cambria" w:hAnsi="Cambria"/>
            <w:sz w:val="28"/>
            <w:szCs w:val="28"/>
          </w:rPr>
          <w:delText>says</w:delText>
        </w:r>
        <w:r w:rsidR="00EB0B8E" w:rsidDel="00B149C9">
          <w:rPr>
            <w:rFonts w:ascii="Cambria" w:hAnsi="Cambria"/>
            <w:sz w:val="28"/>
            <w:szCs w:val="28"/>
          </w:rPr>
          <w:delText xml:space="preserve"> loftily. </w:delText>
        </w:r>
      </w:del>
    </w:p>
    <w:p w14:paraId="227FBB13" w14:textId="1C349BAE" w:rsidR="0078129F" w:rsidDel="00B149C9" w:rsidRDefault="00EB0B8E" w:rsidP="008F5CD8">
      <w:pPr>
        <w:spacing w:line="360" w:lineRule="auto"/>
        <w:ind w:firstLine="720"/>
        <w:contextualSpacing/>
        <w:rPr>
          <w:del w:id="1852" w:author="Claire S" w:date="2026-07-17T09:23:00Z" w16du:dateUtc="2026-07-17T08:23:00Z"/>
          <w:rFonts w:ascii="Cambria" w:hAnsi="Cambria"/>
          <w:sz w:val="28"/>
          <w:szCs w:val="28"/>
        </w:rPr>
      </w:pPr>
      <w:del w:id="1853" w:author="Claire S" w:date="2026-07-17T09:23:00Z" w16du:dateUtc="2026-07-17T08:23:00Z">
        <w:r w:rsidDel="00B149C9">
          <w:rPr>
            <w:rFonts w:ascii="Cambria" w:hAnsi="Cambria"/>
            <w:sz w:val="28"/>
            <w:szCs w:val="28"/>
          </w:rPr>
          <w:delText>Savannah</w:delText>
        </w:r>
        <w:r w:rsidR="006764A1" w:rsidDel="00B149C9">
          <w:rPr>
            <w:rFonts w:ascii="Cambria" w:hAnsi="Cambria"/>
            <w:sz w:val="28"/>
            <w:szCs w:val="28"/>
          </w:rPr>
          <w:delText xml:space="preserve"> winks at her assistant Ishan</w:delText>
        </w:r>
      </w:del>
      <w:del w:id="1854" w:author="Claire S" w:date="2026-05-25T16:06:00Z" w16du:dateUtc="2026-05-25T15:06:00Z">
        <w:r w:rsidR="00DA5C6D" w:rsidDel="00E10271">
          <w:rPr>
            <w:rFonts w:ascii="Cambria" w:hAnsi="Cambria"/>
            <w:sz w:val="28"/>
            <w:szCs w:val="28"/>
          </w:rPr>
          <w:delText xml:space="preserve"> as she sits</w:delText>
        </w:r>
      </w:del>
      <w:del w:id="1855" w:author="Claire S" w:date="2026-05-25T13:06:00Z" w16du:dateUtc="2026-05-25T12:06:00Z">
        <w:r w:rsidR="00DA5C6D" w:rsidDel="00970FE7">
          <w:rPr>
            <w:rFonts w:ascii="Cambria" w:hAnsi="Cambria"/>
            <w:sz w:val="28"/>
            <w:szCs w:val="28"/>
          </w:rPr>
          <w:delText xml:space="preserve"> again</w:delText>
        </w:r>
      </w:del>
      <w:del w:id="1856" w:author="Claire S" w:date="2026-05-25T16:06:00Z" w16du:dateUtc="2026-05-25T15:06:00Z">
        <w:r w:rsidR="00DA5C6D" w:rsidDel="00E10271">
          <w:rPr>
            <w:rFonts w:ascii="Cambria" w:hAnsi="Cambria"/>
            <w:sz w:val="28"/>
            <w:szCs w:val="28"/>
          </w:rPr>
          <w:delText>.  Ish has</w:delText>
        </w:r>
      </w:del>
      <w:del w:id="1857" w:author="Claire S" w:date="2026-07-17T09:23:00Z" w16du:dateUtc="2026-07-17T08:23:00Z">
        <w:r w:rsidR="006764A1" w:rsidDel="00B149C9">
          <w:rPr>
            <w:rFonts w:ascii="Cambria" w:hAnsi="Cambria"/>
            <w:sz w:val="28"/>
            <w:szCs w:val="28"/>
          </w:rPr>
          <w:delText xml:space="preserve"> </w:delText>
        </w:r>
        <w:r w:rsidR="0035584E" w:rsidDel="00B149C9">
          <w:rPr>
            <w:rFonts w:ascii="Cambria" w:hAnsi="Cambria"/>
            <w:sz w:val="28"/>
            <w:szCs w:val="28"/>
          </w:rPr>
          <w:delText xml:space="preserve">been </w:delText>
        </w:r>
        <w:r w:rsidR="006764A1" w:rsidDel="00B149C9">
          <w:rPr>
            <w:rFonts w:ascii="Cambria" w:hAnsi="Cambria"/>
            <w:sz w:val="28"/>
            <w:szCs w:val="28"/>
          </w:rPr>
          <w:delText xml:space="preserve">chatting to </w:delText>
        </w:r>
      </w:del>
      <w:ins w:id="1858" w:author="Daisy Watt" w:date="2026-06-17T06:40:00Z" w16du:dateUtc="2026-06-17T05:40:00Z">
        <w:del w:id="1859" w:author="Claire S" w:date="2026-07-17T09:23:00Z" w16du:dateUtc="2026-07-17T08:23:00Z">
          <w:r w:rsidR="002546BF" w:rsidDel="00B149C9">
            <w:rPr>
              <w:rFonts w:ascii="Cambria" w:hAnsi="Cambria"/>
              <w:sz w:val="28"/>
              <w:szCs w:val="28"/>
            </w:rPr>
            <w:delText>l’–</w:delText>
          </w:r>
        </w:del>
      </w:ins>
      <w:ins w:id="1860" w:author="Daisy Watt" w:date="2026-06-18T13:03:00Z" w16du:dateUtc="2026-06-18T12:03:00Z">
        <w:del w:id="1861" w:author="Claire S" w:date="2026-07-17T09:23:00Z" w16du:dateUtc="2026-07-17T08:23:00Z">
          <w:r w:rsidR="00AA4C8B" w:rsidDel="00B149C9">
            <w:rPr>
              <w:rFonts w:ascii="Cambria" w:hAnsi="Cambria"/>
              <w:sz w:val="28"/>
              <w:szCs w:val="28"/>
            </w:rPr>
            <w:delText xml:space="preserve">, to Savannah’s relief, is now </w:delText>
          </w:r>
        </w:del>
      </w:ins>
      <w:ins w:id="1862" w:author="Daisy Watt" w:date="2026-06-18T13:04:00Z" w16du:dateUtc="2026-06-18T12:04:00Z">
        <w:del w:id="1863" w:author="Claire S" w:date="2026-07-17T09:23:00Z" w16du:dateUtc="2026-07-17T08:23:00Z">
          <w:r w:rsidR="00AA4C8B" w:rsidDel="00B149C9">
            <w:rPr>
              <w:rFonts w:ascii="Cambria" w:hAnsi="Cambria"/>
              <w:sz w:val="28"/>
              <w:szCs w:val="28"/>
            </w:rPr>
            <w:delText>averting her eyes</w:delText>
          </w:r>
        </w:del>
      </w:ins>
      <w:del w:id="1864" w:author="Claire S" w:date="2026-05-26T08:56:00Z" w16du:dateUtc="2026-05-26T07:56:00Z">
        <w:r w:rsidR="006764A1" w:rsidDel="00A13DFB">
          <w:rPr>
            <w:rFonts w:ascii="Cambria" w:hAnsi="Cambria"/>
            <w:sz w:val="28"/>
            <w:szCs w:val="28"/>
          </w:rPr>
          <w:delText>Violet</w:delText>
        </w:r>
      </w:del>
      <w:del w:id="1865" w:author="Claire S" w:date="2026-05-25T16:06:00Z" w16du:dateUtc="2026-05-25T15:06:00Z">
        <w:r w:rsidR="006764A1" w:rsidDel="00E52A48">
          <w:rPr>
            <w:rFonts w:ascii="Cambria" w:hAnsi="Cambria"/>
            <w:sz w:val="28"/>
            <w:szCs w:val="28"/>
          </w:rPr>
          <w:delText>, Dex’s dull PA</w:delText>
        </w:r>
      </w:del>
      <w:del w:id="1866" w:author="Claire S" w:date="2026-05-25T13:06:00Z" w16du:dateUtc="2026-05-25T12:06:00Z">
        <w:r w:rsidR="0035584E" w:rsidDel="00970FE7">
          <w:rPr>
            <w:rFonts w:ascii="Cambria" w:hAnsi="Cambria"/>
            <w:sz w:val="28"/>
            <w:szCs w:val="28"/>
          </w:rPr>
          <w:delText>, all night</w:delText>
        </w:r>
      </w:del>
      <w:del w:id="1867" w:author="Claire S" w:date="2026-05-25T12:08:00Z" w16du:dateUtc="2026-05-25T11:08:00Z">
        <w:r w:rsidR="00DA5C6D" w:rsidDel="00C36750">
          <w:rPr>
            <w:rFonts w:ascii="Cambria" w:hAnsi="Cambria"/>
            <w:sz w:val="28"/>
            <w:szCs w:val="28"/>
          </w:rPr>
          <w:delText xml:space="preserve">; </w:delText>
        </w:r>
      </w:del>
      <w:del w:id="1868" w:author="Claire S" w:date="2026-07-17T09:23:00Z" w16du:dateUtc="2026-07-17T08:23:00Z">
        <w:r w:rsidR="00DA5C6D" w:rsidDel="00B149C9">
          <w:rPr>
            <w:rFonts w:ascii="Cambria" w:hAnsi="Cambria"/>
            <w:sz w:val="28"/>
            <w:szCs w:val="28"/>
          </w:rPr>
          <w:delText xml:space="preserve">Violet </w:delText>
        </w:r>
      </w:del>
      <w:del w:id="1869" w:author="Claire S" w:date="2026-05-25T12:08:00Z" w16du:dateUtc="2026-05-25T11:08:00Z">
        <w:r w:rsidR="00DA5C6D" w:rsidDel="00C36750">
          <w:rPr>
            <w:rFonts w:ascii="Cambria" w:hAnsi="Cambria"/>
            <w:sz w:val="28"/>
            <w:szCs w:val="28"/>
          </w:rPr>
          <w:delText xml:space="preserve">having been invited </w:delText>
        </w:r>
        <w:r w:rsidR="00DA5C6D" w:rsidDel="00DD46C9">
          <w:rPr>
            <w:rFonts w:ascii="Cambria" w:hAnsi="Cambria"/>
            <w:sz w:val="28"/>
            <w:szCs w:val="28"/>
          </w:rPr>
          <w:delText>by</w:delText>
        </w:r>
        <w:r w:rsidDel="00DD46C9">
          <w:rPr>
            <w:rFonts w:ascii="Cambria" w:hAnsi="Cambria"/>
            <w:sz w:val="28"/>
            <w:szCs w:val="28"/>
          </w:rPr>
          <w:delText xml:space="preserve"> Dex</w:delText>
        </w:r>
        <w:r w:rsidR="00926ED1" w:rsidDel="00DD46C9">
          <w:rPr>
            <w:rFonts w:ascii="Cambria" w:hAnsi="Cambria"/>
            <w:sz w:val="28"/>
            <w:szCs w:val="28"/>
          </w:rPr>
          <w:delText xml:space="preserve"> </w:delText>
        </w:r>
      </w:del>
      <w:del w:id="1870" w:author="Claire S" w:date="2026-07-17T09:23:00Z" w16du:dateUtc="2026-07-17T08:23:00Z">
        <w:r w:rsidR="00926ED1" w:rsidDel="00B149C9">
          <w:rPr>
            <w:rFonts w:ascii="Cambria" w:hAnsi="Cambria"/>
            <w:sz w:val="28"/>
            <w:szCs w:val="28"/>
          </w:rPr>
          <w:delText>as a reward for hard work</w:delText>
        </w:r>
      </w:del>
      <w:del w:id="1871" w:author="Claire S" w:date="2026-05-25T12:08:00Z" w16du:dateUtc="2026-05-25T11:08:00Z">
        <w:r w:rsidR="00DA5C6D" w:rsidDel="00C36750">
          <w:rPr>
            <w:rFonts w:ascii="Cambria" w:hAnsi="Cambria"/>
            <w:sz w:val="28"/>
            <w:szCs w:val="28"/>
          </w:rPr>
          <w:delText>.</w:delText>
        </w:r>
        <w:r w:rsidR="006764A1" w:rsidDel="00C36750">
          <w:rPr>
            <w:rFonts w:ascii="Cambria" w:hAnsi="Cambria"/>
            <w:sz w:val="28"/>
            <w:szCs w:val="28"/>
          </w:rPr>
          <w:delText xml:space="preserve"> </w:delText>
        </w:r>
      </w:del>
      <w:del w:id="1872" w:author="Claire S" w:date="2026-07-17T09:23:00Z" w16du:dateUtc="2026-07-17T08:23:00Z">
        <w:r w:rsidR="006764A1" w:rsidDel="00B149C9">
          <w:rPr>
            <w:rFonts w:ascii="Cambria" w:hAnsi="Cambria"/>
            <w:sz w:val="28"/>
            <w:szCs w:val="28"/>
          </w:rPr>
          <w:delText xml:space="preserve">Savannah </w:delText>
        </w:r>
      </w:del>
      <w:del w:id="1873" w:author="Claire S" w:date="2026-05-25T12:08:00Z" w16du:dateUtc="2026-05-25T11:08:00Z">
        <w:r w:rsidR="00926ED1" w:rsidDel="00C36750">
          <w:rPr>
            <w:rFonts w:ascii="Cambria" w:hAnsi="Cambria"/>
            <w:sz w:val="28"/>
            <w:szCs w:val="28"/>
          </w:rPr>
          <w:delText xml:space="preserve">followed suit by </w:delText>
        </w:r>
      </w:del>
      <w:del w:id="1874" w:author="Claire S" w:date="2026-07-17T09:23:00Z" w16du:dateUtc="2026-07-17T08:23:00Z">
        <w:r w:rsidR="006764A1" w:rsidDel="00B149C9">
          <w:rPr>
            <w:rFonts w:ascii="Cambria" w:hAnsi="Cambria"/>
            <w:sz w:val="28"/>
            <w:szCs w:val="28"/>
          </w:rPr>
          <w:delText>invit</w:delText>
        </w:r>
      </w:del>
      <w:del w:id="1875" w:author="Claire S" w:date="2026-05-25T12:08:00Z" w16du:dateUtc="2026-05-25T11:08:00Z">
        <w:r w:rsidR="00926ED1" w:rsidDel="00C36750">
          <w:rPr>
            <w:rFonts w:ascii="Cambria" w:hAnsi="Cambria"/>
            <w:sz w:val="28"/>
            <w:szCs w:val="28"/>
          </w:rPr>
          <w:delText>ing</w:delText>
        </w:r>
      </w:del>
      <w:del w:id="1876" w:author="Claire S" w:date="2026-07-17T09:23:00Z" w16du:dateUtc="2026-07-17T08:23:00Z">
        <w:r w:rsidR="006764A1" w:rsidDel="00B149C9">
          <w:rPr>
            <w:rFonts w:ascii="Cambria" w:hAnsi="Cambria"/>
            <w:sz w:val="28"/>
            <w:szCs w:val="28"/>
          </w:rPr>
          <w:delText xml:space="preserve"> Ishan</w:delText>
        </w:r>
      </w:del>
      <w:ins w:id="1877" w:author="Daisy Watt" w:date="2026-06-18T13:02:00Z" w16du:dateUtc="2026-06-18T12:02:00Z">
        <w:del w:id="1878" w:author="Claire S" w:date="2026-07-17T09:23:00Z" w16du:dateUtc="2026-07-17T08:23:00Z">
          <w:r w:rsidR="00D523B0" w:rsidDel="00B149C9">
            <w:rPr>
              <w:rFonts w:ascii="Cambria" w:hAnsi="Cambria"/>
              <w:sz w:val="28"/>
              <w:szCs w:val="28"/>
            </w:rPr>
            <w:delText>,</w:delText>
          </w:r>
        </w:del>
      </w:ins>
      <w:del w:id="1879" w:author="Claire S" w:date="2026-07-17T09:23:00Z" w16du:dateUtc="2026-07-17T08:23:00Z">
        <w:r w:rsidR="006764A1" w:rsidDel="00B149C9">
          <w:rPr>
            <w:rFonts w:ascii="Cambria" w:hAnsi="Cambria"/>
            <w:sz w:val="28"/>
            <w:szCs w:val="28"/>
          </w:rPr>
          <w:delText xml:space="preserve"> </w:delText>
        </w:r>
        <w:r w:rsidR="00020E38" w:rsidDel="00B149C9">
          <w:rPr>
            <w:rFonts w:ascii="Cambria" w:hAnsi="Cambria"/>
            <w:sz w:val="28"/>
            <w:szCs w:val="28"/>
          </w:rPr>
          <w:delText>–</w:delText>
        </w:r>
        <w:r w:rsidR="006764A1" w:rsidDel="00B149C9">
          <w:rPr>
            <w:rFonts w:ascii="Cambria" w:hAnsi="Cambria"/>
            <w:sz w:val="28"/>
            <w:szCs w:val="28"/>
          </w:rPr>
          <w:delText xml:space="preserve"> </w:delText>
        </w:r>
        <w:r w:rsidR="009817C6" w:rsidDel="00B149C9">
          <w:rPr>
            <w:rFonts w:ascii="Cambria" w:hAnsi="Cambria"/>
            <w:sz w:val="28"/>
            <w:szCs w:val="28"/>
          </w:rPr>
          <w:delText>partly</w:delText>
        </w:r>
        <w:r w:rsidR="00DA5C6D" w:rsidDel="00B149C9">
          <w:rPr>
            <w:rFonts w:ascii="Cambria" w:hAnsi="Cambria"/>
            <w:sz w:val="28"/>
            <w:szCs w:val="28"/>
          </w:rPr>
          <w:delText xml:space="preserve"> to keep Violet company and partly, </w:delText>
        </w:r>
        <w:r w:rsidR="006764A1" w:rsidDel="00B149C9">
          <w:rPr>
            <w:rFonts w:ascii="Cambria" w:hAnsi="Cambria"/>
            <w:sz w:val="28"/>
            <w:szCs w:val="28"/>
          </w:rPr>
          <w:delText xml:space="preserve">if she’s honest, so their table didn’t look so very white. </w:delText>
        </w:r>
        <w:r w:rsidR="002E6B78" w:rsidDel="00B149C9">
          <w:rPr>
            <w:rFonts w:ascii="Cambria" w:hAnsi="Cambria"/>
            <w:sz w:val="28"/>
            <w:szCs w:val="28"/>
          </w:rPr>
          <w:delText>Langley</w:delText>
        </w:r>
        <w:r w:rsidR="00DA5C6D" w:rsidDel="00B149C9">
          <w:rPr>
            <w:rFonts w:ascii="Cambria" w:hAnsi="Cambria"/>
            <w:sz w:val="28"/>
            <w:szCs w:val="28"/>
          </w:rPr>
          <w:delText xml:space="preserve"> </w:delText>
        </w:r>
      </w:del>
      <w:del w:id="1880" w:author="Claire S" w:date="2026-05-22T23:35:00Z" w16du:dateUtc="2026-05-22T22:35:00Z">
        <w:r w:rsidR="00DA5C6D" w:rsidDel="00B30E8B">
          <w:rPr>
            <w:rFonts w:ascii="Cambria" w:hAnsi="Cambria"/>
            <w:sz w:val="28"/>
            <w:szCs w:val="28"/>
          </w:rPr>
          <w:delText>has to</w:delText>
        </w:r>
      </w:del>
      <w:del w:id="1881" w:author="Claire S" w:date="2026-07-17T09:23:00Z" w16du:dateUtc="2026-07-17T08:23:00Z">
        <w:r w:rsidR="00C92EB3" w:rsidDel="00B149C9">
          <w:rPr>
            <w:rFonts w:ascii="Cambria" w:hAnsi="Cambria"/>
            <w:sz w:val="28"/>
            <w:szCs w:val="28"/>
          </w:rPr>
          <w:delText xml:space="preserve"> do better in</w:delText>
        </w:r>
        <w:r w:rsidR="002E6B78" w:rsidDel="00B149C9">
          <w:rPr>
            <w:rFonts w:ascii="Cambria" w:hAnsi="Cambria"/>
            <w:sz w:val="28"/>
            <w:szCs w:val="28"/>
          </w:rPr>
          <w:delText xml:space="preserve"> the </w:delText>
        </w:r>
      </w:del>
      <w:del w:id="1882" w:author="Claire S" w:date="2026-05-22T23:35:00Z" w16du:dateUtc="2026-05-22T22:35:00Z">
        <w:r w:rsidR="002E6B78" w:rsidDel="00B30E8B">
          <w:rPr>
            <w:rFonts w:ascii="Cambria" w:hAnsi="Cambria"/>
            <w:sz w:val="28"/>
            <w:szCs w:val="28"/>
          </w:rPr>
          <w:delText xml:space="preserve">whole </w:delText>
        </w:r>
      </w:del>
      <w:del w:id="1883" w:author="Claire S" w:date="2026-07-17T09:23:00Z" w16du:dateUtc="2026-07-17T08:23:00Z">
        <w:r w:rsidR="002E6B78" w:rsidDel="00B149C9">
          <w:rPr>
            <w:rFonts w:ascii="Cambria" w:hAnsi="Cambria"/>
            <w:sz w:val="28"/>
            <w:szCs w:val="28"/>
          </w:rPr>
          <w:delText>d</w:delText>
        </w:r>
        <w:r w:rsidR="00926ED1" w:rsidDel="00B149C9">
          <w:rPr>
            <w:rFonts w:ascii="Cambria" w:hAnsi="Cambria"/>
            <w:sz w:val="28"/>
            <w:szCs w:val="28"/>
          </w:rPr>
          <w:delText xml:space="preserve">iversity </w:delText>
        </w:r>
        <w:r w:rsidDel="00B149C9">
          <w:rPr>
            <w:rFonts w:ascii="Cambria" w:hAnsi="Cambria"/>
            <w:sz w:val="28"/>
            <w:szCs w:val="28"/>
          </w:rPr>
          <w:delText>arena</w:delText>
        </w:r>
      </w:del>
      <w:del w:id="1884" w:author="Claire S" w:date="2026-05-22T23:35:00Z" w16du:dateUtc="2026-05-22T22:35:00Z">
        <w:r w:rsidR="003E6AC2" w:rsidDel="00B30E8B">
          <w:rPr>
            <w:rFonts w:ascii="Cambria" w:hAnsi="Cambria"/>
            <w:sz w:val="28"/>
            <w:szCs w:val="28"/>
          </w:rPr>
          <w:delText>,</w:delText>
        </w:r>
      </w:del>
      <w:del w:id="1885" w:author="Claire S" w:date="2026-07-17T09:23:00Z" w16du:dateUtc="2026-07-17T08:23:00Z">
        <w:r w:rsidR="003D085B" w:rsidDel="00B149C9">
          <w:rPr>
            <w:rFonts w:ascii="Cambria" w:hAnsi="Cambria"/>
            <w:sz w:val="28"/>
            <w:szCs w:val="28"/>
          </w:rPr>
          <w:delText xml:space="preserve"> </w:delText>
        </w:r>
      </w:del>
      <w:del w:id="1886" w:author="Claire S" w:date="2026-05-11T12:14:00Z" w16du:dateUtc="2026-05-11T11:14:00Z">
        <w:r w:rsidR="003D085B" w:rsidDel="0054631B">
          <w:rPr>
            <w:rFonts w:ascii="Cambria" w:hAnsi="Cambria"/>
            <w:sz w:val="28"/>
            <w:szCs w:val="28"/>
          </w:rPr>
          <w:delText>(</w:delText>
        </w:r>
      </w:del>
      <w:del w:id="1887" w:author="Claire S" w:date="2026-07-17T09:23:00Z" w16du:dateUtc="2026-07-17T08:23:00Z">
        <w:r w:rsidR="003D085B" w:rsidDel="00B149C9">
          <w:rPr>
            <w:rFonts w:ascii="Cambria" w:hAnsi="Cambria"/>
            <w:sz w:val="28"/>
            <w:szCs w:val="28"/>
          </w:rPr>
          <w:delText>s</w:delText>
        </w:r>
        <w:r w:rsidR="00EF582F" w:rsidDel="00B149C9">
          <w:rPr>
            <w:rFonts w:ascii="Cambria" w:hAnsi="Cambria"/>
            <w:sz w:val="28"/>
            <w:szCs w:val="28"/>
          </w:rPr>
          <w:delText xml:space="preserve">omething </w:delText>
        </w:r>
        <w:r w:rsidR="009E5093" w:rsidDel="00B149C9">
          <w:rPr>
            <w:rFonts w:ascii="Cambria" w:hAnsi="Cambria"/>
            <w:sz w:val="28"/>
            <w:szCs w:val="28"/>
          </w:rPr>
          <w:delText>Savannah’s</w:delText>
        </w:r>
        <w:r w:rsidR="003E6AC2" w:rsidDel="00B149C9">
          <w:rPr>
            <w:rFonts w:ascii="Cambria" w:hAnsi="Cambria"/>
            <w:sz w:val="28"/>
            <w:szCs w:val="28"/>
          </w:rPr>
          <w:delText xml:space="preserve"> twin Bella keeps</w:delText>
        </w:r>
        <w:r w:rsidR="00EF582F" w:rsidDel="00B149C9">
          <w:rPr>
            <w:rFonts w:ascii="Cambria" w:hAnsi="Cambria"/>
            <w:sz w:val="28"/>
            <w:szCs w:val="28"/>
          </w:rPr>
          <w:delText xml:space="preserve"> trying to</w:delText>
        </w:r>
        <w:r w:rsidR="003E6AC2" w:rsidDel="00B149C9">
          <w:rPr>
            <w:rFonts w:ascii="Cambria" w:hAnsi="Cambria"/>
            <w:sz w:val="28"/>
            <w:szCs w:val="28"/>
          </w:rPr>
          <w:delText xml:space="preserve"> impress</w:delText>
        </w:r>
        <w:r w:rsidR="00EF582F" w:rsidDel="00B149C9">
          <w:rPr>
            <w:rFonts w:ascii="Cambria" w:hAnsi="Cambria"/>
            <w:sz w:val="28"/>
            <w:szCs w:val="28"/>
          </w:rPr>
          <w:delText xml:space="preserve"> </w:delText>
        </w:r>
        <w:r w:rsidR="003E6AC2" w:rsidDel="00B149C9">
          <w:rPr>
            <w:rFonts w:ascii="Cambria" w:hAnsi="Cambria"/>
            <w:sz w:val="28"/>
            <w:szCs w:val="28"/>
          </w:rPr>
          <w:delText xml:space="preserve">on </w:delText>
        </w:r>
        <w:r w:rsidR="00DA5C6D" w:rsidDel="00B149C9">
          <w:rPr>
            <w:rFonts w:ascii="Cambria" w:hAnsi="Cambria"/>
            <w:sz w:val="28"/>
            <w:szCs w:val="28"/>
          </w:rPr>
          <w:delText>the whole board</w:delText>
        </w:r>
        <w:r w:rsidR="00926ED1" w:rsidDel="00B149C9">
          <w:rPr>
            <w:rFonts w:ascii="Cambria" w:hAnsi="Cambria"/>
            <w:sz w:val="28"/>
            <w:szCs w:val="28"/>
          </w:rPr>
          <w:delText>.</w:delText>
        </w:r>
        <w:r w:rsidR="009E5093" w:rsidDel="00B149C9">
          <w:rPr>
            <w:rFonts w:ascii="Cambria" w:hAnsi="Cambria"/>
            <w:sz w:val="28"/>
            <w:szCs w:val="28"/>
          </w:rPr>
          <w:delText xml:space="preserve">  Terribly woke, these days, Bella</w:delText>
        </w:r>
        <w:r w:rsidR="003D085B" w:rsidDel="00B149C9">
          <w:rPr>
            <w:rFonts w:ascii="Cambria" w:hAnsi="Cambria"/>
            <w:sz w:val="28"/>
            <w:szCs w:val="28"/>
          </w:rPr>
          <w:delText>, since</w:delText>
        </w:r>
      </w:del>
      <w:del w:id="1888" w:author="Claire S" w:date="2026-06-03T10:03:00Z" w16du:dateUtc="2026-06-03T09:03:00Z">
        <w:r w:rsidR="003D085B" w:rsidDel="00AA26C5">
          <w:rPr>
            <w:rFonts w:ascii="Cambria" w:hAnsi="Cambria"/>
            <w:sz w:val="28"/>
            <w:szCs w:val="28"/>
          </w:rPr>
          <w:delText xml:space="preserve"> she</w:delText>
        </w:r>
      </w:del>
      <w:del w:id="1889" w:author="Claire S" w:date="2026-07-17T09:23:00Z" w16du:dateUtc="2026-07-17T08:23:00Z">
        <w:r w:rsidR="003D085B" w:rsidDel="00B149C9">
          <w:rPr>
            <w:rFonts w:ascii="Cambria" w:hAnsi="Cambria"/>
            <w:sz w:val="28"/>
            <w:szCs w:val="28"/>
          </w:rPr>
          <w:delText xml:space="preserve"> marr</w:delText>
        </w:r>
      </w:del>
      <w:del w:id="1890" w:author="Claire S" w:date="2026-06-03T10:03:00Z" w16du:dateUtc="2026-06-03T09:03:00Z">
        <w:r w:rsidR="003D085B" w:rsidDel="00AA26C5">
          <w:rPr>
            <w:rFonts w:ascii="Cambria" w:hAnsi="Cambria"/>
            <w:sz w:val="28"/>
            <w:szCs w:val="28"/>
          </w:rPr>
          <w:delText>ied</w:delText>
        </w:r>
      </w:del>
      <w:del w:id="1891" w:author="Claire S" w:date="2026-07-17T09:23:00Z" w16du:dateUtc="2026-07-17T08:23:00Z">
        <w:r w:rsidR="003D085B" w:rsidDel="00B149C9">
          <w:rPr>
            <w:rFonts w:ascii="Cambria" w:hAnsi="Cambria"/>
            <w:sz w:val="28"/>
            <w:szCs w:val="28"/>
          </w:rPr>
          <w:delText xml:space="preserve"> her </w:delText>
        </w:r>
        <w:r w:rsidR="00DA5C6D" w:rsidDel="00B149C9">
          <w:rPr>
            <w:rFonts w:ascii="Cambria" w:hAnsi="Cambria"/>
            <w:sz w:val="28"/>
            <w:szCs w:val="28"/>
          </w:rPr>
          <w:delText xml:space="preserve">posh </w:delText>
        </w:r>
      </w:del>
      <w:del w:id="1892" w:author="Claire S" w:date="2026-05-11T12:14:00Z" w16du:dateUtc="2026-05-11T11:14:00Z">
        <w:r w:rsidR="00DA5C6D" w:rsidDel="0054631B">
          <w:rPr>
            <w:rFonts w:ascii="Cambria" w:hAnsi="Cambria"/>
            <w:sz w:val="28"/>
            <w:szCs w:val="28"/>
          </w:rPr>
          <w:delText xml:space="preserve">Jamaican </w:delText>
        </w:r>
      </w:del>
      <w:del w:id="1893" w:author="Claire S" w:date="2026-07-17T09:23:00Z" w16du:dateUtc="2026-07-17T08:23:00Z">
        <w:r w:rsidR="003D085B" w:rsidDel="00B149C9">
          <w:rPr>
            <w:rFonts w:ascii="Cambria" w:hAnsi="Cambria"/>
            <w:sz w:val="28"/>
            <w:szCs w:val="28"/>
          </w:rPr>
          <w:delText>eco</w:delText>
        </w:r>
        <w:r w:rsidR="00DA5C6D" w:rsidDel="00B149C9">
          <w:rPr>
            <w:rFonts w:ascii="Cambria" w:hAnsi="Cambria"/>
            <w:sz w:val="28"/>
            <w:szCs w:val="28"/>
          </w:rPr>
          <w:delText>-</w:delText>
        </w:r>
        <w:r w:rsidR="003D085B" w:rsidDel="00B149C9">
          <w:rPr>
            <w:rFonts w:ascii="Cambria" w:hAnsi="Cambria"/>
            <w:sz w:val="28"/>
            <w:szCs w:val="28"/>
          </w:rPr>
          <w:delText>warrior husband</w:delText>
        </w:r>
      </w:del>
      <w:del w:id="1894" w:author="Claire S" w:date="2026-05-11T12:14:00Z" w16du:dateUtc="2026-05-11T11:14:00Z">
        <w:r w:rsidR="00926ED1" w:rsidDel="00D77F1D">
          <w:rPr>
            <w:rFonts w:ascii="Cambria" w:hAnsi="Cambria"/>
            <w:sz w:val="28"/>
            <w:szCs w:val="28"/>
          </w:rPr>
          <w:delText>.</w:delText>
        </w:r>
        <w:r w:rsidR="003D085B" w:rsidDel="0054631B">
          <w:rPr>
            <w:rFonts w:ascii="Cambria" w:hAnsi="Cambria"/>
            <w:sz w:val="28"/>
            <w:szCs w:val="28"/>
          </w:rPr>
          <w:delText>)</w:delText>
        </w:r>
      </w:del>
    </w:p>
    <w:p w14:paraId="20CD540A" w14:textId="7991852F" w:rsidR="00046ABB" w:rsidDel="00590C72" w:rsidRDefault="00DE5A21">
      <w:pPr>
        <w:spacing w:line="360" w:lineRule="auto"/>
        <w:ind w:firstLine="720"/>
        <w:contextualSpacing/>
        <w:rPr>
          <w:del w:id="1895" w:author="Claire S" w:date="2026-05-22T23:37:00Z" w16du:dateUtc="2026-05-22T22:37:00Z"/>
          <w:rFonts w:ascii="Cambria" w:hAnsi="Cambria"/>
          <w:sz w:val="28"/>
          <w:szCs w:val="28"/>
        </w:rPr>
      </w:pPr>
      <w:del w:id="1896" w:author="Claire S" w:date="2026-07-17T09:23:00Z" w16du:dateUtc="2026-07-17T08:23:00Z">
        <w:r w:rsidDel="00B149C9">
          <w:rPr>
            <w:rFonts w:ascii="Cambria" w:hAnsi="Cambria"/>
            <w:sz w:val="28"/>
            <w:szCs w:val="28"/>
          </w:rPr>
          <w:delText>Watching</w:delText>
        </w:r>
        <w:r w:rsidR="00C92EB3" w:rsidDel="00B149C9">
          <w:rPr>
            <w:rFonts w:ascii="Cambria" w:hAnsi="Cambria"/>
            <w:sz w:val="28"/>
            <w:szCs w:val="28"/>
          </w:rPr>
          <w:delText xml:space="preserve"> </w:delText>
        </w:r>
        <w:r w:rsidR="000B166F" w:rsidDel="00B149C9">
          <w:rPr>
            <w:rFonts w:ascii="Cambria" w:hAnsi="Cambria"/>
            <w:sz w:val="28"/>
            <w:szCs w:val="28"/>
          </w:rPr>
          <w:delText xml:space="preserve">Jackson top </w:delText>
        </w:r>
      </w:del>
      <w:del w:id="1897" w:author="Claire S" w:date="2026-05-25T16:15:00Z" w16du:dateUtc="2026-05-25T15:15:00Z">
        <w:r w:rsidR="000B166F" w:rsidDel="00BC3EAA">
          <w:rPr>
            <w:rFonts w:ascii="Cambria" w:hAnsi="Cambria"/>
            <w:sz w:val="28"/>
            <w:szCs w:val="28"/>
          </w:rPr>
          <w:delText>Dex’s glass</w:delText>
        </w:r>
      </w:del>
      <w:del w:id="1898" w:author="Claire S" w:date="2026-07-17T09:23:00Z" w16du:dateUtc="2026-07-17T08:23:00Z">
        <w:r w:rsidR="000B166F" w:rsidDel="00B149C9">
          <w:rPr>
            <w:rFonts w:ascii="Cambria" w:hAnsi="Cambria"/>
            <w:sz w:val="28"/>
            <w:szCs w:val="28"/>
          </w:rPr>
          <w:delText xml:space="preserve"> up</w:delText>
        </w:r>
        <w:r w:rsidR="009817C6" w:rsidDel="00B149C9">
          <w:rPr>
            <w:rFonts w:ascii="Cambria" w:hAnsi="Cambria"/>
            <w:sz w:val="28"/>
            <w:szCs w:val="28"/>
          </w:rPr>
          <w:delText>,</w:delText>
        </w:r>
        <w:r w:rsidR="000B166F" w:rsidDel="00B149C9">
          <w:rPr>
            <w:rFonts w:ascii="Cambria" w:hAnsi="Cambria"/>
            <w:sz w:val="28"/>
            <w:szCs w:val="28"/>
          </w:rPr>
          <w:delText xml:space="preserve"> </w:delText>
        </w:r>
        <w:r w:rsidDel="00B149C9">
          <w:rPr>
            <w:rFonts w:ascii="Cambria" w:hAnsi="Cambria"/>
            <w:sz w:val="28"/>
            <w:szCs w:val="28"/>
          </w:rPr>
          <w:delText>Savannah</w:delText>
        </w:r>
        <w:r w:rsidR="000B166F" w:rsidDel="00B149C9">
          <w:rPr>
            <w:rFonts w:ascii="Cambria" w:hAnsi="Cambria"/>
            <w:sz w:val="28"/>
            <w:szCs w:val="28"/>
          </w:rPr>
          <w:delText xml:space="preserve"> </w:delText>
        </w:r>
      </w:del>
      <w:del w:id="1899" w:author="Claire S" w:date="2026-05-22T23:36:00Z" w16du:dateUtc="2026-05-22T22:36:00Z">
        <w:r w:rsidR="000B166F" w:rsidDel="00030FFA">
          <w:rPr>
            <w:rFonts w:ascii="Cambria" w:hAnsi="Cambria"/>
            <w:sz w:val="28"/>
            <w:szCs w:val="28"/>
          </w:rPr>
          <w:delText>think</w:delText>
        </w:r>
        <w:r w:rsidR="00A42189" w:rsidDel="00030FFA">
          <w:rPr>
            <w:rFonts w:ascii="Cambria" w:hAnsi="Cambria"/>
            <w:sz w:val="28"/>
            <w:szCs w:val="28"/>
          </w:rPr>
          <w:delText>s</w:delText>
        </w:r>
        <w:r w:rsidR="000B166F" w:rsidDel="00030FFA">
          <w:rPr>
            <w:rFonts w:ascii="Cambria" w:hAnsi="Cambria"/>
            <w:sz w:val="28"/>
            <w:szCs w:val="28"/>
          </w:rPr>
          <w:delText xml:space="preserve"> it’s s</w:delText>
        </w:r>
        <w:r w:rsidR="00333793" w:rsidDel="00030FFA">
          <w:rPr>
            <w:rFonts w:ascii="Cambria" w:hAnsi="Cambria"/>
            <w:sz w:val="28"/>
            <w:szCs w:val="28"/>
          </w:rPr>
          <w:delText>trange</w:delText>
        </w:r>
        <w:r w:rsidR="009F2500" w:rsidDel="00030FFA">
          <w:rPr>
            <w:rFonts w:ascii="Cambria" w:hAnsi="Cambria"/>
            <w:sz w:val="28"/>
            <w:szCs w:val="28"/>
          </w:rPr>
          <w:delText xml:space="preserve"> her path has never crossed</w:delText>
        </w:r>
        <w:r w:rsidR="00D43C22" w:rsidDel="00030FFA">
          <w:rPr>
            <w:rFonts w:ascii="Cambria" w:hAnsi="Cambria"/>
            <w:sz w:val="28"/>
            <w:szCs w:val="28"/>
          </w:rPr>
          <w:delText xml:space="preserve"> </w:delText>
        </w:r>
        <w:r w:rsidR="009E5093" w:rsidDel="00030FFA">
          <w:rPr>
            <w:rFonts w:ascii="Cambria" w:hAnsi="Cambria"/>
            <w:sz w:val="28"/>
            <w:szCs w:val="28"/>
          </w:rPr>
          <w:delText>the author</w:delText>
        </w:r>
        <w:r w:rsidR="00D43C22" w:rsidDel="00030FFA">
          <w:rPr>
            <w:rFonts w:ascii="Cambria" w:hAnsi="Cambria"/>
            <w:sz w:val="28"/>
            <w:szCs w:val="28"/>
          </w:rPr>
          <w:delText xml:space="preserve">’s </w:delText>
        </w:r>
        <w:r w:rsidR="008E0A28" w:rsidDel="00030FFA">
          <w:rPr>
            <w:rFonts w:ascii="Cambria" w:hAnsi="Cambria"/>
            <w:sz w:val="28"/>
            <w:szCs w:val="28"/>
          </w:rPr>
          <w:delText>before</w:delText>
        </w:r>
        <w:r w:rsidR="005E23F9" w:rsidDel="00030FFA">
          <w:rPr>
            <w:rFonts w:ascii="Cambria" w:hAnsi="Cambria"/>
            <w:sz w:val="28"/>
            <w:szCs w:val="28"/>
          </w:rPr>
          <w:delText xml:space="preserve">. </w:delText>
        </w:r>
        <w:r w:rsidR="00E33BBD" w:rsidDel="00030FFA">
          <w:rPr>
            <w:rFonts w:ascii="Cambria" w:hAnsi="Cambria"/>
            <w:sz w:val="28"/>
            <w:szCs w:val="28"/>
          </w:rPr>
          <w:delText>I</w:delText>
        </w:r>
        <w:r w:rsidR="00D43C22" w:rsidDel="00030FFA">
          <w:rPr>
            <w:rFonts w:ascii="Cambria" w:hAnsi="Cambria"/>
            <w:sz w:val="28"/>
            <w:szCs w:val="28"/>
          </w:rPr>
          <w:delText>t’s not</w:delText>
        </w:r>
        <w:r w:rsidR="00495D43" w:rsidDel="00030FFA">
          <w:rPr>
            <w:rFonts w:ascii="Cambria" w:hAnsi="Cambria"/>
            <w:sz w:val="28"/>
            <w:szCs w:val="28"/>
          </w:rPr>
          <w:delText xml:space="preserve"> </w:delText>
        </w:r>
        <w:r w:rsidR="00261E7B" w:rsidDel="00030FFA">
          <w:rPr>
            <w:rFonts w:ascii="Cambria" w:hAnsi="Cambria"/>
            <w:sz w:val="28"/>
            <w:szCs w:val="28"/>
          </w:rPr>
          <w:delText>Dex’s</w:delText>
        </w:r>
        <w:r w:rsidR="00495D43" w:rsidDel="00030FFA">
          <w:rPr>
            <w:rFonts w:ascii="Cambria" w:hAnsi="Cambria"/>
            <w:sz w:val="28"/>
            <w:szCs w:val="28"/>
          </w:rPr>
          <w:delText xml:space="preserve"> style</w:delText>
        </w:r>
        <w:r w:rsidR="00D43C22" w:rsidDel="00030FFA">
          <w:rPr>
            <w:rFonts w:ascii="Cambria" w:hAnsi="Cambria"/>
            <w:sz w:val="28"/>
            <w:szCs w:val="28"/>
          </w:rPr>
          <w:delText xml:space="preserve"> to keep men away from his lover</w:delText>
        </w:r>
        <w:r w:rsidR="003B571A" w:rsidDel="00030FFA">
          <w:rPr>
            <w:rFonts w:ascii="Cambria" w:hAnsi="Cambria"/>
            <w:sz w:val="28"/>
            <w:szCs w:val="28"/>
          </w:rPr>
          <w:delText>;</w:delText>
        </w:r>
        <w:r w:rsidR="00D43C22" w:rsidDel="00030FFA">
          <w:rPr>
            <w:rFonts w:ascii="Cambria" w:hAnsi="Cambria"/>
            <w:sz w:val="28"/>
            <w:szCs w:val="28"/>
          </w:rPr>
          <w:delText xml:space="preserve"> </w:delText>
        </w:r>
        <w:r w:rsidR="003B571A" w:rsidDel="00030FFA">
          <w:rPr>
            <w:rFonts w:ascii="Cambria" w:hAnsi="Cambria"/>
            <w:sz w:val="28"/>
            <w:szCs w:val="28"/>
          </w:rPr>
          <w:delText>o</w:delText>
        </w:r>
        <w:r w:rsidR="00D43C22" w:rsidDel="00030FFA">
          <w:rPr>
            <w:rFonts w:ascii="Cambria" w:hAnsi="Cambria"/>
            <w:sz w:val="28"/>
            <w:szCs w:val="28"/>
          </w:rPr>
          <w:delText>h no</w:delText>
        </w:r>
      </w:del>
      <w:del w:id="1900" w:author="Claire S" w:date="2026-07-17T09:23:00Z" w16du:dateUtc="2026-07-17T08:23:00Z">
        <w:r w:rsidR="00020E38" w:rsidDel="00B149C9">
          <w:rPr>
            <w:rFonts w:ascii="Cambria" w:hAnsi="Cambria"/>
            <w:sz w:val="28"/>
            <w:szCs w:val="28"/>
          </w:rPr>
          <w:delText>.</w:delText>
        </w:r>
        <w:r w:rsidR="006D2F6B" w:rsidDel="00B149C9">
          <w:rPr>
            <w:rFonts w:ascii="Cambria" w:hAnsi="Cambria"/>
            <w:sz w:val="28"/>
            <w:szCs w:val="28"/>
          </w:rPr>
          <w:delText xml:space="preserve"> </w:delText>
        </w:r>
        <w:r w:rsidR="003B571A" w:rsidDel="00B149C9">
          <w:rPr>
            <w:rFonts w:ascii="Cambria" w:hAnsi="Cambria"/>
            <w:sz w:val="28"/>
            <w:szCs w:val="28"/>
          </w:rPr>
          <w:delText>S</w:delText>
        </w:r>
        <w:r w:rsidR="00495D43" w:rsidDel="00B149C9">
          <w:rPr>
            <w:rFonts w:ascii="Cambria" w:hAnsi="Cambria"/>
            <w:sz w:val="28"/>
            <w:szCs w:val="28"/>
          </w:rPr>
          <w:delText xml:space="preserve">ince </w:delText>
        </w:r>
      </w:del>
      <w:del w:id="1901" w:author="Claire S" w:date="2026-05-22T23:37:00Z" w16du:dateUtc="2026-05-22T22:37:00Z">
        <w:r w:rsidR="006C23B4" w:rsidRPr="006C23B4" w:rsidDel="00590C72">
          <w:rPr>
            <w:rFonts w:ascii="Cambria" w:hAnsi="Cambria"/>
            <w:sz w:val="28"/>
            <w:szCs w:val="28"/>
          </w:rPr>
          <w:delText>Savannah</w:delText>
        </w:r>
        <w:r w:rsidR="006C23B4" w:rsidDel="00590C72">
          <w:rPr>
            <w:rFonts w:ascii="Cambria" w:hAnsi="Cambria"/>
            <w:sz w:val="28"/>
            <w:szCs w:val="28"/>
          </w:rPr>
          <w:delText xml:space="preserve"> </w:delText>
        </w:r>
        <w:r w:rsidR="00495D43" w:rsidDel="00590C72">
          <w:rPr>
            <w:rFonts w:ascii="Cambria" w:hAnsi="Cambria"/>
            <w:sz w:val="28"/>
            <w:szCs w:val="28"/>
          </w:rPr>
          <w:delText xml:space="preserve">and Dex </w:delText>
        </w:r>
      </w:del>
      <w:del w:id="1902" w:author="Claire S" w:date="2026-07-17T09:23:00Z" w16du:dateUtc="2026-07-17T08:23:00Z">
        <w:r w:rsidR="00495D43" w:rsidDel="00B149C9">
          <w:rPr>
            <w:rFonts w:ascii="Cambria" w:hAnsi="Cambria"/>
            <w:sz w:val="28"/>
            <w:szCs w:val="28"/>
          </w:rPr>
          <w:delText>started dating</w:delText>
        </w:r>
        <w:r w:rsidR="00B236B6" w:rsidDel="00B149C9">
          <w:rPr>
            <w:rFonts w:ascii="Cambria" w:hAnsi="Cambria"/>
            <w:sz w:val="28"/>
            <w:szCs w:val="28"/>
          </w:rPr>
          <w:delText xml:space="preserve"> a year ago</w:delText>
        </w:r>
        <w:r w:rsidR="00495D43" w:rsidDel="00B149C9">
          <w:rPr>
            <w:rFonts w:ascii="Cambria" w:hAnsi="Cambria"/>
            <w:sz w:val="28"/>
            <w:szCs w:val="28"/>
          </w:rPr>
          <w:delText xml:space="preserve">, </w:delText>
        </w:r>
      </w:del>
      <w:del w:id="1903" w:author="Claire S" w:date="2026-05-22T23:37:00Z" w16du:dateUtc="2026-05-22T22:37:00Z">
        <w:r w:rsidR="00396F40" w:rsidDel="00590C72">
          <w:rPr>
            <w:rFonts w:ascii="Cambria" w:hAnsi="Cambria"/>
            <w:sz w:val="28"/>
            <w:szCs w:val="28"/>
          </w:rPr>
          <w:delText xml:space="preserve">she’s </w:delText>
        </w:r>
      </w:del>
      <w:del w:id="1904" w:author="Claire S" w:date="2026-07-17T09:23:00Z" w16du:dateUtc="2026-07-17T08:23:00Z">
        <w:r w:rsidR="00D51A3F" w:rsidDel="00B149C9">
          <w:rPr>
            <w:rFonts w:ascii="Cambria" w:hAnsi="Cambria"/>
            <w:sz w:val="28"/>
            <w:szCs w:val="28"/>
          </w:rPr>
          <w:delText xml:space="preserve">been </w:delText>
        </w:r>
        <w:r w:rsidR="00396F40" w:rsidDel="00B149C9">
          <w:rPr>
            <w:rFonts w:ascii="Cambria" w:hAnsi="Cambria"/>
            <w:sz w:val="28"/>
            <w:szCs w:val="28"/>
          </w:rPr>
          <w:delText>romp</w:delText>
        </w:r>
        <w:r w:rsidR="00D51A3F" w:rsidDel="00B149C9">
          <w:rPr>
            <w:rFonts w:ascii="Cambria" w:hAnsi="Cambria"/>
            <w:sz w:val="28"/>
            <w:szCs w:val="28"/>
          </w:rPr>
          <w:delText xml:space="preserve">ing in </w:delText>
        </w:r>
        <w:r w:rsidR="00BC5A39" w:rsidDel="00B149C9">
          <w:rPr>
            <w:rFonts w:ascii="Cambria" w:hAnsi="Cambria"/>
            <w:sz w:val="28"/>
            <w:szCs w:val="28"/>
          </w:rPr>
          <w:delText>p</w:delText>
        </w:r>
        <w:r w:rsidR="00376584" w:rsidDel="00B149C9">
          <w:rPr>
            <w:rFonts w:ascii="Cambria" w:hAnsi="Cambria"/>
            <w:sz w:val="28"/>
            <w:szCs w:val="28"/>
          </w:rPr>
          <w:delText xml:space="preserve">astures </w:delText>
        </w:r>
        <w:r w:rsidR="00EB0B8E" w:rsidDel="00B149C9">
          <w:rPr>
            <w:rFonts w:ascii="Cambria" w:hAnsi="Cambria"/>
            <w:sz w:val="28"/>
            <w:szCs w:val="28"/>
          </w:rPr>
          <w:delText xml:space="preserve">she’d </w:delText>
        </w:r>
        <w:r w:rsidR="00376584" w:rsidDel="00B149C9">
          <w:rPr>
            <w:rFonts w:ascii="Cambria" w:hAnsi="Cambria"/>
            <w:sz w:val="28"/>
            <w:szCs w:val="28"/>
          </w:rPr>
          <w:delText xml:space="preserve">never </w:delText>
        </w:r>
        <w:r w:rsidR="003B571A" w:rsidDel="00B149C9">
          <w:rPr>
            <w:rFonts w:ascii="Cambria" w:hAnsi="Cambria"/>
            <w:sz w:val="28"/>
            <w:szCs w:val="28"/>
          </w:rPr>
          <w:delText>imagined</w:delText>
        </w:r>
        <w:r w:rsidR="00D24AEC" w:rsidDel="00B149C9">
          <w:rPr>
            <w:rFonts w:ascii="Cambria" w:hAnsi="Cambria"/>
            <w:sz w:val="28"/>
            <w:szCs w:val="28"/>
          </w:rPr>
          <w:delText>, because that’s how Dex likes it</w:delText>
        </w:r>
      </w:del>
      <w:ins w:id="1905" w:author="Daisy Watt" w:date="2026-06-17T06:40:00Z" w16du:dateUtc="2026-06-17T05:40:00Z">
        <w:del w:id="1906" w:author="Claire S" w:date="2026-07-17T09:23:00Z" w16du:dateUtc="2026-07-17T08:23:00Z">
          <w:r w:rsidR="002546BF" w:rsidDel="00B149C9">
            <w:rPr>
              <w:rFonts w:ascii="Cambria" w:hAnsi="Cambria"/>
              <w:sz w:val="28"/>
              <w:szCs w:val="28"/>
            </w:rPr>
            <w:delText>–</w:delText>
          </w:r>
        </w:del>
      </w:ins>
      <w:del w:id="1907" w:author="Claire S" w:date="2026-05-22T23:38:00Z" w16du:dateUtc="2026-05-22T22:38:00Z">
        <w:r w:rsidR="00BC1FEA" w:rsidDel="00146CDD">
          <w:rPr>
            <w:rFonts w:ascii="Cambria" w:hAnsi="Cambria"/>
            <w:sz w:val="28"/>
            <w:szCs w:val="28"/>
          </w:rPr>
          <w:delText xml:space="preserve">. </w:delText>
        </w:r>
        <w:r w:rsidR="009768E8" w:rsidDel="00146CDD">
          <w:rPr>
            <w:rFonts w:ascii="Cambria" w:hAnsi="Cambria"/>
            <w:sz w:val="28"/>
            <w:szCs w:val="28"/>
          </w:rPr>
          <w:delText>Loving</w:delText>
        </w:r>
        <w:r w:rsidR="00EB0B8E" w:rsidDel="00146CDD">
          <w:rPr>
            <w:rFonts w:ascii="Cambria" w:hAnsi="Cambria"/>
            <w:sz w:val="28"/>
            <w:szCs w:val="28"/>
          </w:rPr>
          <w:delText xml:space="preserve"> Dex</w:delText>
        </w:r>
      </w:del>
      <w:del w:id="1908" w:author="Claire S" w:date="2026-07-17T09:23:00Z" w16du:dateUtc="2026-07-17T08:23:00Z">
        <w:r w:rsidR="00EB0B8E" w:rsidDel="00B149C9">
          <w:rPr>
            <w:rFonts w:ascii="Cambria" w:hAnsi="Cambria"/>
            <w:sz w:val="28"/>
            <w:szCs w:val="28"/>
          </w:rPr>
          <w:delText xml:space="preserve"> passionately</w:delText>
        </w:r>
      </w:del>
      <w:ins w:id="1909" w:author="Daisy Watt" w:date="2026-06-17T06:41:00Z" w16du:dateUtc="2026-06-17T05:41:00Z">
        <w:del w:id="1910" w:author="Claire S" w:date="2026-07-17T09:23:00Z" w16du:dateUtc="2026-07-17T08:23:00Z">
          <w:r w:rsidR="002546BF" w:rsidDel="00B149C9">
            <w:rPr>
              <w:rFonts w:ascii="Cambria" w:hAnsi="Cambria"/>
              <w:sz w:val="28"/>
              <w:szCs w:val="28"/>
            </w:rPr>
            <w:delText>,</w:delText>
          </w:r>
        </w:del>
      </w:ins>
      <w:del w:id="1911" w:author="Claire S" w:date="2026-05-22T23:38:00Z" w16du:dateUtc="2026-05-22T22:38:00Z">
        <w:r w:rsidR="000A581D" w:rsidDel="00146CDD">
          <w:rPr>
            <w:rFonts w:ascii="Cambria" w:hAnsi="Cambria"/>
            <w:sz w:val="28"/>
            <w:szCs w:val="28"/>
          </w:rPr>
          <w:delText xml:space="preserve"> means</w:delText>
        </w:r>
        <w:r w:rsidR="00EB0B8E" w:rsidDel="00146CDD">
          <w:rPr>
            <w:rFonts w:ascii="Cambria" w:hAnsi="Cambria"/>
            <w:sz w:val="28"/>
            <w:szCs w:val="28"/>
          </w:rPr>
          <w:delText xml:space="preserve"> </w:delText>
        </w:r>
        <w:r w:rsidR="00D24AEC" w:rsidDel="00146CDD">
          <w:rPr>
            <w:rFonts w:ascii="Cambria" w:hAnsi="Cambria"/>
            <w:sz w:val="28"/>
            <w:szCs w:val="28"/>
          </w:rPr>
          <w:delText xml:space="preserve">she’s </w:delText>
        </w:r>
      </w:del>
      <w:del w:id="1912" w:author="Claire S" w:date="2026-05-22T23:37:00Z" w16du:dateUtc="2026-05-22T22:37:00Z">
        <w:r w:rsidR="00D24AEC" w:rsidDel="00590C72">
          <w:rPr>
            <w:rFonts w:ascii="Cambria" w:hAnsi="Cambria"/>
            <w:sz w:val="28"/>
            <w:szCs w:val="28"/>
          </w:rPr>
          <w:delText xml:space="preserve">gone along with it: his </w:delText>
        </w:r>
        <w:r w:rsidR="00EB0B8E" w:rsidDel="00590C72">
          <w:rPr>
            <w:rFonts w:ascii="Cambria" w:hAnsi="Cambria"/>
            <w:sz w:val="28"/>
            <w:szCs w:val="28"/>
          </w:rPr>
          <w:delText>open</w:delText>
        </w:r>
        <w:r w:rsidR="00D24AEC" w:rsidDel="00590C72">
          <w:rPr>
            <w:rFonts w:ascii="Cambria" w:hAnsi="Cambria"/>
            <w:sz w:val="28"/>
            <w:szCs w:val="28"/>
          </w:rPr>
          <w:delText xml:space="preserve">ing </w:delText>
        </w:r>
        <w:r w:rsidR="00B322D9" w:rsidDel="00590C72">
          <w:rPr>
            <w:rFonts w:ascii="Cambria" w:hAnsi="Cambria"/>
            <w:sz w:val="28"/>
            <w:szCs w:val="28"/>
          </w:rPr>
          <w:delText xml:space="preserve">her </w:delText>
        </w:r>
        <w:r w:rsidR="00EB0B8E" w:rsidDel="00590C72">
          <w:rPr>
            <w:rFonts w:ascii="Cambria" w:hAnsi="Cambria"/>
            <w:sz w:val="28"/>
            <w:szCs w:val="28"/>
          </w:rPr>
          <w:delText>eyes</w:delText>
        </w:r>
        <w:r w:rsidR="00D06503" w:rsidDel="00590C72">
          <w:rPr>
            <w:rFonts w:ascii="Cambria" w:hAnsi="Cambria"/>
            <w:sz w:val="28"/>
            <w:szCs w:val="28"/>
          </w:rPr>
          <w:delText xml:space="preserve"> to </w:delText>
        </w:r>
        <w:r w:rsidR="00EB0B8E" w:rsidDel="00590C72">
          <w:rPr>
            <w:rFonts w:ascii="Cambria" w:hAnsi="Cambria"/>
            <w:sz w:val="28"/>
            <w:szCs w:val="28"/>
          </w:rPr>
          <w:delText xml:space="preserve">new </w:delText>
        </w:r>
        <w:r w:rsidR="00C5097E" w:rsidDel="00590C72">
          <w:rPr>
            <w:rFonts w:ascii="Cambria" w:hAnsi="Cambria"/>
            <w:sz w:val="28"/>
            <w:szCs w:val="28"/>
          </w:rPr>
          <w:delText>things</w:delText>
        </w:r>
        <w:r w:rsidR="00D24AEC" w:rsidDel="00590C72">
          <w:rPr>
            <w:rFonts w:ascii="Cambria" w:hAnsi="Cambria"/>
            <w:sz w:val="28"/>
            <w:szCs w:val="28"/>
          </w:rPr>
          <w:delText xml:space="preserve">. </w:delText>
        </w:r>
      </w:del>
    </w:p>
    <w:p w14:paraId="73D237B9" w14:textId="768713FE" w:rsidR="00EF582F" w:rsidRPr="003F05F3" w:rsidDel="00CA0514" w:rsidRDefault="005B6C89">
      <w:pPr>
        <w:spacing w:line="360" w:lineRule="auto"/>
        <w:ind w:firstLine="720"/>
        <w:contextualSpacing/>
        <w:rPr>
          <w:del w:id="1913" w:author="Claire S" w:date="2026-05-25T13:08:00Z" w16du:dateUtc="2026-05-25T12:08:00Z"/>
          <w:rFonts w:ascii="Cambria" w:hAnsi="Cambria" w:cs="Times New Roman (Body CS)"/>
          <w:color w:val="000000" w:themeColor="text1"/>
          <w:sz w:val="28"/>
          <w:szCs w:val="28"/>
        </w:rPr>
      </w:pPr>
      <w:del w:id="1914" w:author="Claire S" w:date="2026-05-22T23:37:00Z" w16du:dateUtc="2026-05-22T22:37:00Z">
        <w:r w:rsidRPr="003F05F3" w:rsidDel="00590C72">
          <w:rPr>
            <w:rFonts w:ascii="Cambria" w:hAnsi="Cambria" w:cs="Times New Roman (Body CS)"/>
            <w:color w:val="000000" w:themeColor="text1"/>
            <w:sz w:val="28"/>
            <w:szCs w:val="28"/>
          </w:rPr>
          <w:delText xml:space="preserve">Savannah </w:delText>
        </w:r>
        <w:r w:rsidR="00B02780" w:rsidDel="00590C72">
          <w:rPr>
            <w:rFonts w:ascii="Cambria" w:hAnsi="Cambria" w:cs="Times New Roman (Body CS)"/>
            <w:color w:val="000000" w:themeColor="text1"/>
            <w:sz w:val="28"/>
            <w:szCs w:val="28"/>
          </w:rPr>
          <w:delText>refuses to</w:delText>
        </w:r>
        <w:r w:rsidR="009E5093" w:rsidRPr="003F05F3" w:rsidDel="00590C72">
          <w:rPr>
            <w:rFonts w:ascii="Cambria" w:hAnsi="Cambria" w:cs="Times New Roman (Body CS)"/>
            <w:color w:val="000000" w:themeColor="text1"/>
            <w:sz w:val="28"/>
            <w:szCs w:val="28"/>
          </w:rPr>
          <w:delText xml:space="preserve"> </w:delText>
        </w:r>
        <w:r w:rsidR="00AC1752" w:rsidDel="00590C72">
          <w:rPr>
            <w:rFonts w:ascii="Cambria" w:hAnsi="Cambria" w:cs="Times New Roman (Body CS)"/>
            <w:color w:val="000000" w:themeColor="text1"/>
            <w:sz w:val="28"/>
            <w:szCs w:val="28"/>
          </w:rPr>
          <w:delText>dwell on</w:delText>
        </w:r>
        <w:r w:rsidR="008E7568" w:rsidRPr="003F05F3" w:rsidDel="00590C72">
          <w:rPr>
            <w:rFonts w:ascii="Cambria" w:hAnsi="Cambria" w:cs="Times New Roman (Body CS)"/>
            <w:color w:val="000000" w:themeColor="text1"/>
            <w:sz w:val="28"/>
            <w:szCs w:val="28"/>
          </w:rPr>
          <w:delText xml:space="preserve"> </w:delText>
        </w:r>
        <w:r w:rsidR="00046ABB" w:rsidDel="00590C72">
          <w:rPr>
            <w:rFonts w:ascii="Cambria" w:hAnsi="Cambria" w:cs="Times New Roman (Body CS)"/>
            <w:color w:val="000000" w:themeColor="text1"/>
            <w:sz w:val="28"/>
            <w:szCs w:val="28"/>
          </w:rPr>
          <w:delText>the fact he has wanted to experiment</w:delText>
        </w:r>
        <w:r w:rsidR="008E7568" w:rsidRPr="003F05F3" w:rsidDel="00590C72">
          <w:rPr>
            <w:rFonts w:ascii="Cambria" w:hAnsi="Cambria" w:cs="Times New Roman (Body CS)"/>
            <w:color w:val="000000" w:themeColor="text1"/>
            <w:sz w:val="28"/>
            <w:szCs w:val="28"/>
          </w:rPr>
          <w:delText xml:space="preserve"> because</w:delText>
        </w:r>
        <w:r w:rsidRPr="003F05F3" w:rsidDel="00590C72">
          <w:rPr>
            <w:rFonts w:ascii="Cambria" w:hAnsi="Cambria" w:cs="Times New Roman (Body CS)"/>
            <w:color w:val="000000" w:themeColor="text1"/>
            <w:sz w:val="28"/>
            <w:szCs w:val="28"/>
          </w:rPr>
          <w:delText>,</w:delText>
        </w:r>
        <w:r w:rsidR="008E7568" w:rsidRPr="003F05F3" w:rsidDel="00590C72">
          <w:rPr>
            <w:rFonts w:ascii="Cambria" w:hAnsi="Cambria" w:cs="Times New Roman (Body CS)"/>
            <w:color w:val="000000" w:themeColor="text1"/>
            <w:sz w:val="28"/>
            <w:szCs w:val="28"/>
          </w:rPr>
          <w:delText xml:space="preserve"> beyond all else, she</w:delText>
        </w:r>
        <w:r w:rsidR="00B02780" w:rsidDel="00590C72">
          <w:rPr>
            <w:rFonts w:ascii="Cambria" w:hAnsi="Cambria" w:cs="Times New Roman (Body CS)"/>
            <w:color w:val="000000" w:themeColor="text1"/>
            <w:sz w:val="28"/>
            <w:szCs w:val="28"/>
          </w:rPr>
          <w:delText xml:space="preserve">’s desperate </w:delText>
        </w:r>
        <w:r w:rsidR="00CB1777" w:rsidDel="00590C72">
          <w:rPr>
            <w:rFonts w:ascii="Cambria" w:hAnsi="Cambria" w:cs="Times New Roman (Body CS)"/>
            <w:color w:val="000000" w:themeColor="text1"/>
            <w:sz w:val="28"/>
            <w:szCs w:val="28"/>
          </w:rPr>
          <w:delText xml:space="preserve">not to </w:delText>
        </w:r>
        <w:r w:rsidR="0071390B" w:rsidDel="00590C72">
          <w:rPr>
            <w:rFonts w:ascii="Cambria" w:hAnsi="Cambria" w:cs="Times New Roman (Body CS)"/>
            <w:color w:val="000000" w:themeColor="text1"/>
            <w:sz w:val="28"/>
            <w:szCs w:val="28"/>
          </w:rPr>
          <w:delText>be abandoned</w:delText>
        </w:r>
        <w:r w:rsidR="00CB1777" w:rsidDel="00590C72">
          <w:rPr>
            <w:rFonts w:ascii="Cambria" w:hAnsi="Cambria" w:cs="Times New Roman (Body CS)"/>
            <w:color w:val="000000" w:themeColor="text1"/>
            <w:sz w:val="28"/>
            <w:szCs w:val="28"/>
          </w:rPr>
          <w:delText xml:space="preserve"> again</w:delText>
        </w:r>
        <w:r w:rsidR="0071390B" w:rsidDel="00590C72">
          <w:rPr>
            <w:rFonts w:ascii="Cambria" w:hAnsi="Cambria" w:cs="Times New Roman (Body CS)"/>
            <w:color w:val="000000" w:themeColor="text1"/>
            <w:sz w:val="28"/>
            <w:szCs w:val="28"/>
          </w:rPr>
          <w:delText>,</w:delText>
        </w:r>
        <w:r w:rsidR="00CB1777" w:rsidDel="00590C72">
          <w:rPr>
            <w:rFonts w:ascii="Cambria" w:hAnsi="Cambria" w:cs="Times New Roman (Body CS)"/>
            <w:color w:val="000000" w:themeColor="text1"/>
            <w:sz w:val="28"/>
            <w:szCs w:val="28"/>
          </w:rPr>
          <w:delText xml:space="preserve"> like </w:delText>
        </w:r>
        <w:r w:rsidR="0071390B" w:rsidDel="00590C72">
          <w:rPr>
            <w:rFonts w:ascii="Cambria" w:hAnsi="Cambria" w:cs="Times New Roman (Body CS)"/>
            <w:color w:val="000000" w:themeColor="text1"/>
            <w:sz w:val="28"/>
            <w:szCs w:val="28"/>
          </w:rPr>
          <w:delText>her ex</w:delText>
        </w:r>
        <w:r w:rsidR="00CB1777" w:rsidDel="00590C72">
          <w:rPr>
            <w:rFonts w:ascii="Cambria" w:hAnsi="Cambria" w:cs="Times New Roman (Body CS)"/>
            <w:color w:val="000000" w:themeColor="text1"/>
            <w:sz w:val="28"/>
            <w:szCs w:val="28"/>
          </w:rPr>
          <w:delText xml:space="preserve"> Simon</w:delText>
        </w:r>
        <w:r w:rsidR="0071390B" w:rsidDel="00590C72">
          <w:rPr>
            <w:rFonts w:ascii="Cambria" w:hAnsi="Cambria" w:cs="Times New Roman (Body CS)"/>
            <w:color w:val="000000" w:themeColor="text1"/>
            <w:sz w:val="28"/>
            <w:szCs w:val="28"/>
          </w:rPr>
          <w:delText xml:space="preserve"> did</w:delText>
        </w:r>
      </w:del>
      <w:del w:id="1915" w:author="Claire S" w:date="2026-05-22T23:39:00Z" w16du:dateUtc="2026-05-22T22:39:00Z">
        <w:r w:rsidR="00CB1777" w:rsidDel="003D2B78">
          <w:rPr>
            <w:rFonts w:ascii="Cambria" w:hAnsi="Cambria" w:cs="Times New Roman (Body CS)"/>
            <w:color w:val="000000" w:themeColor="text1"/>
            <w:sz w:val="28"/>
            <w:szCs w:val="28"/>
          </w:rPr>
          <w:delText>.</w:delText>
        </w:r>
        <w:r w:rsidR="008E7568" w:rsidRPr="003F05F3" w:rsidDel="003D2B78">
          <w:rPr>
            <w:rFonts w:ascii="Cambria" w:hAnsi="Cambria" w:cs="Times New Roman (Body CS)"/>
            <w:color w:val="000000" w:themeColor="text1"/>
            <w:sz w:val="28"/>
            <w:szCs w:val="28"/>
          </w:rPr>
          <w:delText xml:space="preserve">  </w:delText>
        </w:r>
      </w:del>
      <w:del w:id="1916" w:author="Claire S" w:date="2026-05-25T13:07:00Z" w16du:dateUtc="2026-05-25T12:07:00Z">
        <w:r w:rsidR="008E7568" w:rsidRPr="003F05F3" w:rsidDel="00CA0514">
          <w:rPr>
            <w:rFonts w:ascii="Cambria" w:hAnsi="Cambria" w:cs="Times New Roman (Body CS)"/>
            <w:color w:val="000000" w:themeColor="text1"/>
            <w:sz w:val="28"/>
            <w:szCs w:val="28"/>
          </w:rPr>
          <w:delText>A</w:delText>
        </w:r>
        <w:r w:rsidR="00C554A9" w:rsidRPr="003F05F3" w:rsidDel="00CA0514">
          <w:rPr>
            <w:rFonts w:ascii="Cambria" w:hAnsi="Cambria" w:cs="Times New Roman (Body CS)"/>
            <w:color w:val="000000" w:themeColor="text1"/>
            <w:sz w:val="28"/>
            <w:szCs w:val="28"/>
          </w:rPr>
          <w:delText>nd s</w:delText>
        </w:r>
      </w:del>
      <w:del w:id="1917" w:author="Claire S" w:date="2026-05-25T13:08:00Z" w16du:dateUtc="2026-05-25T12:08:00Z">
        <w:r w:rsidR="00C554A9" w:rsidRPr="003F05F3" w:rsidDel="003624D2">
          <w:rPr>
            <w:rFonts w:ascii="Cambria" w:hAnsi="Cambria" w:cs="Times New Roman (Body CS)"/>
            <w:color w:val="000000" w:themeColor="text1"/>
            <w:sz w:val="28"/>
            <w:szCs w:val="28"/>
          </w:rPr>
          <w:delText>ometimes</w:delText>
        </w:r>
      </w:del>
      <w:del w:id="1918" w:author="Claire S" w:date="2026-07-17T09:23:00Z" w16du:dateUtc="2026-07-17T08:23:00Z">
        <w:r w:rsidR="00C554A9" w:rsidRPr="003F05F3" w:rsidDel="00B149C9">
          <w:rPr>
            <w:rFonts w:ascii="Cambria" w:hAnsi="Cambria" w:cs="Times New Roman (Body CS)"/>
            <w:color w:val="000000" w:themeColor="text1"/>
            <w:sz w:val="28"/>
            <w:szCs w:val="28"/>
          </w:rPr>
          <w:delText xml:space="preserve">, she </w:delText>
        </w:r>
      </w:del>
      <w:del w:id="1919" w:author="Claire S" w:date="2026-05-25T16:15:00Z" w16du:dateUtc="2026-05-25T15:15:00Z">
        <w:r w:rsidR="000A581D" w:rsidDel="00BC3EAA">
          <w:rPr>
            <w:rFonts w:ascii="Cambria" w:hAnsi="Cambria" w:cs="Times New Roman (Body CS)"/>
            <w:color w:val="000000" w:themeColor="text1"/>
            <w:sz w:val="28"/>
            <w:szCs w:val="28"/>
          </w:rPr>
          <w:delText xml:space="preserve">does </w:delText>
        </w:r>
      </w:del>
      <w:del w:id="1920" w:author="Claire S" w:date="2026-07-17T09:23:00Z" w16du:dateUtc="2026-07-17T08:23:00Z">
        <w:r w:rsidR="00C554A9" w:rsidRPr="003F05F3" w:rsidDel="00B149C9">
          <w:rPr>
            <w:rFonts w:ascii="Cambria" w:hAnsi="Cambria" w:cs="Times New Roman (Body CS)"/>
            <w:color w:val="000000" w:themeColor="text1"/>
            <w:sz w:val="28"/>
            <w:szCs w:val="28"/>
          </w:rPr>
          <w:delText>enjoy</w:delText>
        </w:r>
        <w:r w:rsidR="000A581D" w:rsidDel="00B149C9">
          <w:rPr>
            <w:rFonts w:ascii="Cambria" w:hAnsi="Cambria" w:cs="Times New Roman (Body CS)"/>
            <w:color w:val="000000" w:themeColor="text1"/>
            <w:sz w:val="28"/>
            <w:szCs w:val="28"/>
          </w:rPr>
          <w:delText xml:space="preserve"> </w:delText>
        </w:r>
        <w:r w:rsidR="00C554A9" w:rsidRPr="003F05F3" w:rsidDel="00B149C9">
          <w:rPr>
            <w:rFonts w:ascii="Cambria" w:hAnsi="Cambria" w:cs="Times New Roman (Body CS)"/>
            <w:color w:val="000000" w:themeColor="text1"/>
            <w:sz w:val="28"/>
            <w:szCs w:val="28"/>
          </w:rPr>
          <w:delText xml:space="preserve">the thrill of </w:delText>
        </w:r>
        <w:r w:rsidR="000A581D" w:rsidDel="00B149C9">
          <w:rPr>
            <w:rFonts w:ascii="Cambria" w:hAnsi="Cambria" w:cs="Times New Roman (Body CS)"/>
            <w:color w:val="000000" w:themeColor="text1"/>
            <w:sz w:val="28"/>
            <w:szCs w:val="28"/>
          </w:rPr>
          <w:delText xml:space="preserve">flirting with </w:delText>
        </w:r>
        <w:r w:rsidR="00C554A9" w:rsidRPr="003F05F3" w:rsidDel="00B149C9">
          <w:rPr>
            <w:rFonts w:ascii="Cambria" w:hAnsi="Cambria" w:cs="Times New Roman (Body CS)"/>
            <w:color w:val="000000" w:themeColor="text1"/>
            <w:sz w:val="28"/>
            <w:szCs w:val="28"/>
          </w:rPr>
          <w:delText>other men</w:delText>
        </w:r>
        <w:r w:rsidR="000A581D" w:rsidDel="00B149C9">
          <w:rPr>
            <w:rFonts w:ascii="Cambria" w:hAnsi="Cambria" w:cs="Times New Roman (Body CS)"/>
            <w:color w:val="000000" w:themeColor="text1"/>
            <w:sz w:val="28"/>
            <w:szCs w:val="28"/>
          </w:rPr>
          <w:delText xml:space="preserve"> in front of </w:delText>
        </w:r>
        <w:r w:rsidR="00CB1777" w:rsidDel="00B149C9">
          <w:rPr>
            <w:rFonts w:ascii="Cambria" w:hAnsi="Cambria" w:cs="Times New Roman (Body CS)"/>
            <w:color w:val="000000" w:themeColor="text1"/>
            <w:sz w:val="28"/>
            <w:szCs w:val="28"/>
          </w:rPr>
          <w:delText xml:space="preserve">Dex </w:delText>
        </w:r>
        <w:r w:rsidR="0071390B" w:rsidDel="00B149C9">
          <w:rPr>
            <w:rFonts w:ascii="Cambria" w:hAnsi="Cambria" w:cs="Times New Roman (Body CS)"/>
            <w:color w:val="000000" w:themeColor="text1"/>
            <w:sz w:val="28"/>
            <w:szCs w:val="28"/>
          </w:rPr>
          <w:delText>-</w:delText>
        </w:r>
      </w:del>
      <w:ins w:id="1921" w:author="Daisy Watt" w:date="2026-06-17T06:41:00Z" w16du:dateUtc="2026-06-17T05:41:00Z">
        <w:del w:id="1922" w:author="Claire S" w:date="2026-07-17T09:23:00Z" w16du:dateUtc="2026-07-17T08:23:00Z">
          <w:r w:rsidR="002546BF" w:rsidDel="00B149C9">
            <w:rPr>
              <w:rFonts w:ascii="Cambria" w:hAnsi="Cambria" w:cs="Times New Roman (Body CS)"/>
              <w:color w:val="000000" w:themeColor="text1"/>
              <w:sz w:val="28"/>
              <w:szCs w:val="28"/>
            </w:rPr>
            <w:delText>–</w:delText>
          </w:r>
        </w:del>
      </w:ins>
      <w:del w:id="1923" w:author="Claire S" w:date="2026-07-17T09:23:00Z" w16du:dateUtc="2026-07-17T08:23:00Z">
        <w:r w:rsidR="0071390B" w:rsidDel="00B149C9">
          <w:rPr>
            <w:rFonts w:ascii="Cambria" w:hAnsi="Cambria" w:cs="Times New Roman (Body CS)"/>
            <w:color w:val="000000" w:themeColor="text1"/>
            <w:sz w:val="28"/>
            <w:szCs w:val="28"/>
          </w:rPr>
          <w:delText xml:space="preserve"> </w:delText>
        </w:r>
        <w:r w:rsidR="00CB1777" w:rsidDel="00B149C9">
          <w:rPr>
            <w:rFonts w:ascii="Cambria" w:hAnsi="Cambria" w:cs="Times New Roman (Body CS)"/>
            <w:color w:val="000000" w:themeColor="text1"/>
            <w:sz w:val="28"/>
            <w:szCs w:val="28"/>
          </w:rPr>
          <w:delText xml:space="preserve">though she </w:delText>
        </w:r>
      </w:del>
      <w:del w:id="1924" w:author="Claire S" w:date="2026-05-22T23:39:00Z" w16du:dateUtc="2026-05-22T22:39:00Z">
        <w:r w:rsidR="00CB1777" w:rsidDel="003D2B78">
          <w:rPr>
            <w:rFonts w:ascii="Cambria" w:hAnsi="Cambria" w:cs="Times New Roman (Body CS)"/>
            <w:color w:val="000000" w:themeColor="text1"/>
            <w:sz w:val="28"/>
            <w:szCs w:val="28"/>
          </w:rPr>
          <w:delText>understands that</w:delText>
        </w:r>
        <w:r w:rsidR="008E7568" w:rsidRPr="003F05F3" w:rsidDel="003D2B78">
          <w:rPr>
            <w:rFonts w:ascii="Cambria" w:hAnsi="Cambria" w:cs="Times New Roman (Body CS)"/>
            <w:color w:val="000000" w:themeColor="text1"/>
            <w:sz w:val="28"/>
            <w:szCs w:val="28"/>
          </w:rPr>
          <w:delText xml:space="preserve"> </w:delText>
        </w:r>
      </w:del>
      <w:del w:id="1925" w:author="Claire S" w:date="2026-05-25T16:15:00Z" w16du:dateUtc="2026-05-25T15:15:00Z">
        <w:r w:rsidR="008E7568" w:rsidRPr="003F05F3" w:rsidDel="00BC3EAA">
          <w:rPr>
            <w:rFonts w:ascii="Cambria" w:hAnsi="Cambria" w:cs="Times New Roman (Body CS)"/>
            <w:color w:val="000000" w:themeColor="text1"/>
            <w:sz w:val="28"/>
            <w:szCs w:val="28"/>
          </w:rPr>
          <w:delText>maybe</w:delText>
        </w:r>
      </w:del>
      <w:del w:id="1926" w:author="Claire S" w:date="2026-07-17T09:23:00Z" w16du:dateUtc="2026-07-17T08:23:00Z">
        <w:r w:rsidR="000A581D" w:rsidDel="00B149C9">
          <w:rPr>
            <w:rFonts w:ascii="Cambria" w:hAnsi="Cambria" w:cs="Times New Roman (Body CS)"/>
            <w:color w:val="000000" w:themeColor="text1"/>
            <w:sz w:val="28"/>
            <w:szCs w:val="28"/>
          </w:rPr>
          <w:delText xml:space="preserve"> it’s </w:delText>
        </w:r>
      </w:del>
      <w:del w:id="1927" w:author="Claire S" w:date="2026-05-25T16:16:00Z" w16du:dateUtc="2026-05-25T15:16:00Z">
        <w:r w:rsidR="000A581D" w:rsidDel="00BC3EAA">
          <w:rPr>
            <w:rFonts w:ascii="Cambria" w:hAnsi="Cambria" w:cs="Times New Roman (Body CS)"/>
            <w:color w:val="000000" w:themeColor="text1"/>
            <w:sz w:val="28"/>
            <w:szCs w:val="28"/>
          </w:rPr>
          <w:delText>more</w:delText>
        </w:r>
        <w:r w:rsidR="008E7568" w:rsidRPr="003F05F3" w:rsidDel="00BC3EAA">
          <w:rPr>
            <w:rFonts w:ascii="Cambria" w:hAnsi="Cambria" w:cs="Times New Roman (Body CS)"/>
            <w:color w:val="000000" w:themeColor="text1"/>
            <w:sz w:val="28"/>
            <w:szCs w:val="28"/>
          </w:rPr>
          <w:delText xml:space="preserve"> </w:delText>
        </w:r>
      </w:del>
      <w:del w:id="1928" w:author="Claire S" w:date="2026-07-17T09:23:00Z" w16du:dateUtc="2026-07-17T08:23:00Z">
        <w:r w:rsidR="008E7568" w:rsidRPr="003F05F3" w:rsidDel="00B149C9">
          <w:rPr>
            <w:rFonts w:ascii="Cambria" w:hAnsi="Cambria" w:cs="Times New Roman (Body CS)"/>
            <w:color w:val="000000" w:themeColor="text1"/>
            <w:sz w:val="28"/>
            <w:szCs w:val="28"/>
          </w:rPr>
          <w:delText xml:space="preserve">the </w:delText>
        </w:r>
      </w:del>
      <w:del w:id="1929" w:author="Claire S" w:date="2026-06-03T10:04:00Z" w16du:dateUtc="2026-06-03T09:04:00Z">
        <w:r w:rsidR="008E7568" w:rsidRPr="003F05F3" w:rsidDel="005B126E">
          <w:rPr>
            <w:rFonts w:ascii="Cambria" w:hAnsi="Cambria" w:cs="Times New Roman (Body CS)"/>
            <w:color w:val="000000" w:themeColor="text1"/>
            <w:sz w:val="28"/>
            <w:szCs w:val="28"/>
          </w:rPr>
          <w:delText xml:space="preserve">thrill </w:delText>
        </w:r>
      </w:del>
      <w:del w:id="1930" w:author="Claire S" w:date="2026-07-17T09:23:00Z" w16du:dateUtc="2026-07-17T08:23:00Z">
        <w:r w:rsidR="008E7568" w:rsidRPr="003F05F3" w:rsidDel="00B149C9">
          <w:rPr>
            <w:rFonts w:ascii="Cambria" w:hAnsi="Cambria" w:cs="Times New Roman (Body CS)"/>
            <w:color w:val="000000" w:themeColor="text1"/>
            <w:sz w:val="28"/>
            <w:szCs w:val="28"/>
          </w:rPr>
          <w:delText>of keeping Dex on his toes</w:delText>
        </w:r>
      </w:del>
      <w:del w:id="1931" w:author="Claire S" w:date="2026-05-25T13:09:00Z" w16du:dateUtc="2026-05-25T12:09:00Z">
        <w:r w:rsidR="008E7568" w:rsidRPr="003F05F3" w:rsidDel="00366915">
          <w:rPr>
            <w:rFonts w:ascii="Cambria" w:hAnsi="Cambria" w:cs="Times New Roman (Body CS)"/>
            <w:color w:val="000000" w:themeColor="text1"/>
            <w:sz w:val="28"/>
            <w:szCs w:val="28"/>
          </w:rPr>
          <w:delText xml:space="preserve">. </w:delText>
        </w:r>
        <w:r w:rsidR="00CB1777" w:rsidDel="00366915">
          <w:rPr>
            <w:rFonts w:ascii="Cambria" w:hAnsi="Cambria" w:cs="Times New Roman (Body CS)"/>
            <w:color w:val="000000" w:themeColor="text1"/>
            <w:sz w:val="28"/>
            <w:szCs w:val="28"/>
          </w:rPr>
          <w:delText>H</w:delText>
        </w:r>
      </w:del>
      <w:del w:id="1932" w:author="Claire S" w:date="2026-07-17T09:23:00Z" w16du:dateUtc="2026-07-17T08:23:00Z">
        <w:r w:rsidR="00CB1777" w:rsidDel="00B149C9">
          <w:rPr>
            <w:rFonts w:ascii="Cambria" w:hAnsi="Cambria" w:cs="Times New Roman (Body CS)"/>
            <w:color w:val="000000" w:themeColor="text1"/>
            <w:sz w:val="28"/>
            <w:szCs w:val="28"/>
          </w:rPr>
          <w:delText xml:space="preserve">e enjoys the </w:delText>
        </w:r>
        <w:r w:rsidR="00D83C79" w:rsidDel="00B149C9">
          <w:rPr>
            <w:rFonts w:ascii="Cambria" w:hAnsi="Cambria" w:cs="Times New Roman (Body CS)"/>
            <w:color w:val="000000" w:themeColor="text1"/>
            <w:sz w:val="28"/>
            <w:szCs w:val="28"/>
          </w:rPr>
          <w:delText>game.</w:delText>
        </w:r>
      </w:del>
    </w:p>
    <w:p w14:paraId="4E822D90" w14:textId="76D89816" w:rsidR="00BD5005" w:rsidDel="00B149C9" w:rsidRDefault="008E7568" w:rsidP="001859EE">
      <w:pPr>
        <w:spacing w:line="360" w:lineRule="auto"/>
        <w:ind w:firstLine="720"/>
        <w:contextualSpacing/>
        <w:rPr>
          <w:del w:id="1933" w:author="Claire S" w:date="2026-07-17T09:23:00Z" w16du:dateUtc="2026-07-17T08:23:00Z"/>
          <w:rFonts w:ascii="Cambria" w:hAnsi="Cambria"/>
          <w:sz w:val="28"/>
          <w:szCs w:val="28"/>
        </w:rPr>
      </w:pPr>
      <w:del w:id="1934" w:author="Claire S" w:date="2026-06-02T09:07:00Z" w16du:dateUtc="2026-06-02T08:07:00Z">
        <w:r w:rsidDel="001859EE">
          <w:rPr>
            <w:rFonts w:ascii="Cambria" w:hAnsi="Cambria"/>
            <w:sz w:val="28"/>
            <w:szCs w:val="28"/>
          </w:rPr>
          <w:delText>Savannah</w:delText>
        </w:r>
        <w:r w:rsidR="00C3622C" w:rsidDel="001859EE">
          <w:rPr>
            <w:rFonts w:ascii="Cambria" w:hAnsi="Cambria"/>
            <w:sz w:val="28"/>
            <w:szCs w:val="28"/>
          </w:rPr>
          <w:delText xml:space="preserve"> </w:delText>
        </w:r>
      </w:del>
      <w:del w:id="1935" w:author="Claire S" w:date="2026-05-25T12:10:00Z" w16du:dateUtc="2026-05-25T11:10:00Z">
        <w:r w:rsidR="00C3622C" w:rsidDel="00175274">
          <w:rPr>
            <w:rFonts w:ascii="Cambria" w:hAnsi="Cambria"/>
            <w:sz w:val="28"/>
            <w:szCs w:val="28"/>
          </w:rPr>
          <w:delText>refill</w:delText>
        </w:r>
        <w:r w:rsidR="00CB1777" w:rsidDel="00175274">
          <w:rPr>
            <w:rFonts w:ascii="Cambria" w:hAnsi="Cambria"/>
            <w:sz w:val="28"/>
            <w:szCs w:val="28"/>
          </w:rPr>
          <w:delText>s</w:delText>
        </w:r>
        <w:r w:rsidR="00C3622C" w:rsidDel="00175274">
          <w:rPr>
            <w:rFonts w:ascii="Cambria" w:hAnsi="Cambria"/>
            <w:sz w:val="28"/>
            <w:szCs w:val="28"/>
          </w:rPr>
          <w:delText xml:space="preserve"> her glass</w:delText>
        </w:r>
        <w:r w:rsidR="00C3622C" w:rsidDel="00AA2ADC">
          <w:rPr>
            <w:rFonts w:ascii="Cambria" w:hAnsi="Cambria"/>
            <w:sz w:val="28"/>
            <w:szCs w:val="28"/>
          </w:rPr>
          <w:delText xml:space="preserve"> </w:delText>
        </w:r>
        <w:r w:rsidR="0071390B" w:rsidDel="00AA2ADC">
          <w:rPr>
            <w:rFonts w:ascii="Cambria" w:hAnsi="Cambria"/>
            <w:sz w:val="28"/>
            <w:szCs w:val="28"/>
          </w:rPr>
          <w:delText>idly</w:delText>
        </w:r>
      </w:del>
      <w:del w:id="1936" w:author="Claire S" w:date="2026-05-22T23:39:00Z" w16du:dateUtc="2026-05-22T22:39:00Z">
        <w:r w:rsidR="0071390B" w:rsidDel="003D2B78">
          <w:rPr>
            <w:rFonts w:ascii="Cambria" w:hAnsi="Cambria"/>
            <w:sz w:val="28"/>
            <w:szCs w:val="28"/>
          </w:rPr>
          <w:delText xml:space="preserve"> </w:delText>
        </w:r>
        <w:r w:rsidR="00C3622C" w:rsidDel="003D2B78">
          <w:rPr>
            <w:rFonts w:ascii="Cambria" w:hAnsi="Cambria"/>
            <w:sz w:val="28"/>
            <w:szCs w:val="28"/>
          </w:rPr>
          <w:delText>and wonders if</w:delText>
        </w:r>
      </w:del>
      <w:del w:id="1937" w:author="Claire S" w:date="2026-06-02T09:08:00Z" w16du:dateUtc="2026-06-02T08:08:00Z">
        <w:r w:rsidR="00E33BBD" w:rsidDel="001859EE">
          <w:rPr>
            <w:rFonts w:ascii="Cambria" w:hAnsi="Cambria"/>
            <w:sz w:val="28"/>
            <w:szCs w:val="28"/>
          </w:rPr>
          <w:delText xml:space="preserve"> </w:delText>
        </w:r>
      </w:del>
      <w:del w:id="1938" w:author="Claire S" w:date="2026-07-17T09:23:00Z" w16du:dateUtc="2026-07-17T08:23:00Z">
        <w:r w:rsidR="00494B2A" w:rsidDel="00B149C9">
          <w:rPr>
            <w:rFonts w:ascii="Cambria" w:hAnsi="Cambria"/>
            <w:sz w:val="28"/>
            <w:szCs w:val="28"/>
          </w:rPr>
          <w:delText>his leading author</w:delText>
        </w:r>
        <w:r w:rsidR="00C5097E" w:rsidDel="00B149C9">
          <w:rPr>
            <w:rFonts w:ascii="Cambria" w:hAnsi="Cambria"/>
            <w:sz w:val="28"/>
            <w:szCs w:val="28"/>
          </w:rPr>
          <w:delText xml:space="preserve"> </w:delText>
        </w:r>
        <w:r w:rsidR="00C554A9" w:rsidDel="00B149C9">
          <w:rPr>
            <w:rFonts w:ascii="Cambria" w:hAnsi="Cambria"/>
            <w:sz w:val="28"/>
            <w:szCs w:val="28"/>
          </w:rPr>
          <w:delText xml:space="preserve">could </w:delText>
        </w:r>
      </w:del>
      <w:del w:id="1939" w:author="Claire S" w:date="2026-05-22T23:40:00Z" w16du:dateUtc="2026-05-22T22:40:00Z">
        <w:r w:rsidR="00C554A9" w:rsidDel="003D2B78">
          <w:rPr>
            <w:rFonts w:ascii="Cambria" w:hAnsi="Cambria"/>
            <w:sz w:val="28"/>
            <w:szCs w:val="28"/>
          </w:rPr>
          <w:delText>possibly</w:delText>
        </w:r>
        <w:r w:rsidR="00D24AEC" w:rsidDel="003D2B78">
          <w:rPr>
            <w:rFonts w:ascii="Cambria" w:hAnsi="Cambria"/>
            <w:sz w:val="28"/>
            <w:szCs w:val="28"/>
          </w:rPr>
          <w:delText xml:space="preserve"> </w:delText>
        </w:r>
      </w:del>
      <w:del w:id="1940" w:author="Claire S" w:date="2026-07-17T09:23:00Z" w16du:dateUtc="2026-07-17T08:23:00Z">
        <w:r w:rsidR="00D24AEC" w:rsidDel="00B149C9">
          <w:rPr>
            <w:rFonts w:ascii="Cambria" w:hAnsi="Cambria"/>
            <w:sz w:val="28"/>
            <w:szCs w:val="28"/>
          </w:rPr>
          <w:delText>be one of those</w:delText>
        </w:r>
        <w:r w:rsidDel="00B149C9">
          <w:rPr>
            <w:rFonts w:ascii="Cambria" w:hAnsi="Cambria"/>
            <w:sz w:val="28"/>
            <w:szCs w:val="28"/>
          </w:rPr>
          <w:delText xml:space="preserve"> other men</w:delText>
        </w:r>
        <w:r w:rsidR="000C5CDF" w:rsidDel="00B149C9">
          <w:rPr>
            <w:rFonts w:ascii="Cambria" w:hAnsi="Cambria"/>
            <w:sz w:val="28"/>
            <w:szCs w:val="28"/>
          </w:rPr>
          <w:delText xml:space="preserve">.  </w:delText>
        </w:r>
      </w:del>
    </w:p>
    <w:p w14:paraId="267B9021" w14:textId="20A126C6" w:rsidR="009F51D9" w:rsidDel="00B149C9" w:rsidRDefault="00D43C22" w:rsidP="00BD5005">
      <w:pPr>
        <w:spacing w:line="360" w:lineRule="auto"/>
        <w:ind w:firstLine="720"/>
        <w:contextualSpacing/>
        <w:rPr>
          <w:del w:id="1941" w:author="Claire S" w:date="2026-07-17T09:23:00Z" w16du:dateUtc="2026-07-17T08:23:00Z"/>
          <w:rFonts w:ascii="Cambria" w:hAnsi="Cambria"/>
          <w:sz w:val="28"/>
          <w:szCs w:val="28"/>
        </w:rPr>
      </w:pPr>
      <w:del w:id="1942" w:author="Claire S" w:date="2026-07-17T09:23:00Z" w16du:dateUtc="2026-07-17T08:23:00Z">
        <w:r w:rsidDel="00B149C9">
          <w:rPr>
            <w:rFonts w:ascii="Cambria" w:hAnsi="Cambria"/>
            <w:sz w:val="28"/>
            <w:szCs w:val="28"/>
          </w:rPr>
          <w:delText>N</w:delText>
        </w:r>
        <w:r w:rsidR="002E4F97" w:rsidDel="00B149C9">
          <w:rPr>
            <w:rFonts w:ascii="Cambria" w:hAnsi="Cambria"/>
            <w:sz w:val="28"/>
            <w:szCs w:val="28"/>
          </w:rPr>
          <w:delText>ot very tall</w:delText>
        </w:r>
        <w:r w:rsidDel="00B149C9">
          <w:rPr>
            <w:rFonts w:ascii="Cambria" w:hAnsi="Cambria"/>
            <w:sz w:val="28"/>
            <w:szCs w:val="28"/>
          </w:rPr>
          <w:delText xml:space="preserve">, </w:delText>
        </w:r>
        <w:r w:rsidR="00924B8D" w:rsidDel="00B149C9">
          <w:rPr>
            <w:rFonts w:ascii="Cambria" w:hAnsi="Cambria"/>
            <w:sz w:val="28"/>
            <w:szCs w:val="28"/>
          </w:rPr>
          <w:delText>maybe</w:delText>
        </w:r>
      </w:del>
      <w:ins w:id="1943" w:author="Daisy Watt" w:date="2026-06-18T13:07:00Z" w16du:dateUtc="2026-06-18T12:07:00Z">
        <w:del w:id="1944" w:author="Claire S" w:date="2026-07-17T09:23:00Z" w16du:dateUtc="2026-07-17T08:23:00Z">
          <w:r w:rsidR="002F3B8A" w:rsidDel="00B149C9">
            <w:rPr>
              <w:rFonts w:ascii="Cambria" w:hAnsi="Cambria"/>
              <w:sz w:val="28"/>
              <w:szCs w:val="28"/>
            </w:rPr>
            <w:delText xml:space="preserve">. </w:delText>
          </w:r>
          <w:r w:rsidR="002F3B8A" w:rsidRPr="002F3B8A" w:rsidDel="00B149C9">
            <w:rPr>
              <w:rFonts w:ascii="Cambria" w:hAnsi="Cambria"/>
              <w:sz w:val="28"/>
              <w:szCs w:val="28"/>
              <w:highlight w:val="green"/>
              <w:rPrChange w:id="1945" w:author="Daisy Watt" w:date="2026-06-18T13:08:00Z" w16du:dateUtc="2026-06-18T12:08:00Z">
                <w:rPr>
                  <w:rFonts w:ascii="Cambria" w:hAnsi="Cambria"/>
                  <w:sz w:val="28"/>
                  <w:szCs w:val="28"/>
                </w:rPr>
              </w:rPrChange>
            </w:rPr>
            <w:delText>R</w:delText>
          </w:r>
        </w:del>
      </w:ins>
      <w:del w:id="1946" w:author="Claire S" w:date="2026-07-17T09:23:00Z" w16du:dateUtc="2026-07-17T08:23:00Z">
        <w:r w:rsidR="00B40D40" w:rsidRPr="002F3B8A" w:rsidDel="00B149C9">
          <w:rPr>
            <w:rFonts w:ascii="Cambria" w:hAnsi="Cambria"/>
            <w:sz w:val="28"/>
            <w:szCs w:val="28"/>
            <w:highlight w:val="green"/>
            <w:rPrChange w:id="1947" w:author="Daisy Watt" w:date="2026-06-18T13:08:00Z" w16du:dateUtc="2026-06-18T12:08:00Z">
              <w:rPr>
                <w:rFonts w:ascii="Cambria" w:hAnsi="Cambria"/>
                <w:sz w:val="28"/>
                <w:szCs w:val="28"/>
              </w:rPr>
            </w:rPrChange>
          </w:rPr>
          <w:delText xml:space="preserve">; </w:delText>
        </w:r>
        <w:r w:rsidR="00D06503" w:rsidRPr="002F3B8A" w:rsidDel="00B149C9">
          <w:rPr>
            <w:rFonts w:ascii="Cambria" w:hAnsi="Cambria"/>
            <w:sz w:val="28"/>
            <w:szCs w:val="28"/>
            <w:highlight w:val="green"/>
            <w:rPrChange w:id="1948" w:author="Daisy Watt" w:date="2026-06-18T13:08:00Z" w16du:dateUtc="2026-06-18T12:08:00Z">
              <w:rPr>
                <w:rFonts w:ascii="Cambria" w:hAnsi="Cambria"/>
                <w:sz w:val="28"/>
                <w:szCs w:val="28"/>
              </w:rPr>
            </w:rPrChange>
          </w:rPr>
          <w:delText>rougher</w:delText>
        </w:r>
        <w:r w:rsidR="00D06503" w:rsidDel="00B149C9">
          <w:rPr>
            <w:rFonts w:ascii="Cambria" w:hAnsi="Cambria"/>
            <w:sz w:val="28"/>
            <w:szCs w:val="28"/>
          </w:rPr>
          <w:delText xml:space="preserve"> than </w:delText>
        </w:r>
      </w:del>
      <w:del w:id="1949" w:author="Claire S" w:date="2026-05-25T13:09:00Z" w16du:dateUtc="2026-05-25T12:09:00Z">
        <w:r w:rsidR="00D24AEC" w:rsidDel="00366915">
          <w:rPr>
            <w:rFonts w:ascii="Cambria" w:hAnsi="Cambria"/>
            <w:sz w:val="28"/>
            <w:szCs w:val="28"/>
          </w:rPr>
          <w:delText xml:space="preserve">the </w:delText>
        </w:r>
      </w:del>
      <w:del w:id="1950" w:author="Claire S" w:date="2026-05-22T23:40:00Z" w16du:dateUtc="2026-05-22T22:40:00Z">
        <w:r w:rsidR="00D06503" w:rsidDel="003D2B78">
          <w:rPr>
            <w:rFonts w:ascii="Cambria" w:hAnsi="Cambria"/>
            <w:sz w:val="28"/>
            <w:szCs w:val="28"/>
          </w:rPr>
          <w:delText xml:space="preserve">men </w:delText>
        </w:r>
      </w:del>
      <w:del w:id="1951" w:author="Claire S" w:date="2026-07-17T09:23:00Z" w16du:dateUtc="2026-07-17T08:23:00Z">
        <w:r w:rsidR="006C23B4" w:rsidRPr="006C23B4" w:rsidDel="00B149C9">
          <w:rPr>
            <w:rFonts w:ascii="Cambria" w:hAnsi="Cambria"/>
            <w:sz w:val="28"/>
            <w:szCs w:val="28"/>
          </w:rPr>
          <w:delText>Savannah</w:delText>
        </w:r>
        <w:r w:rsidR="00924B8D" w:rsidDel="00B149C9">
          <w:rPr>
            <w:rFonts w:ascii="Cambria" w:hAnsi="Cambria"/>
            <w:sz w:val="28"/>
            <w:szCs w:val="28"/>
          </w:rPr>
          <w:delText xml:space="preserve"> </w:delText>
        </w:r>
      </w:del>
      <w:del w:id="1952" w:author="Claire S" w:date="2026-05-22T23:40:00Z" w16du:dateUtc="2026-05-22T22:40:00Z">
        <w:r w:rsidR="00D24AEC" w:rsidDel="003D2B78">
          <w:rPr>
            <w:rFonts w:ascii="Cambria" w:hAnsi="Cambria"/>
            <w:sz w:val="28"/>
            <w:szCs w:val="28"/>
          </w:rPr>
          <w:delText xml:space="preserve">would </w:delText>
        </w:r>
      </w:del>
      <w:del w:id="1953" w:author="Claire S" w:date="2026-07-17T09:23:00Z" w16du:dateUtc="2026-07-17T08:23:00Z">
        <w:r w:rsidR="00935FC6" w:rsidDel="00B149C9">
          <w:rPr>
            <w:rFonts w:ascii="Cambria" w:hAnsi="Cambria"/>
            <w:sz w:val="28"/>
            <w:szCs w:val="28"/>
          </w:rPr>
          <w:delText>usually go</w:delText>
        </w:r>
        <w:r w:rsidR="000C5CDF" w:rsidDel="00B149C9">
          <w:rPr>
            <w:rFonts w:ascii="Cambria" w:hAnsi="Cambria"/>
            <w:sz w:val="28"/>
            <w:szCs w:val="28"/>
          </w:rPr>
          <w:delText xml:space="preserve"> for</w:delText>
        </w:r>
      </w:del>
      <w:ins w:id="1954" w:author="Daisy Watt" w:date="2026-06-18T13:07:00Z" w16du:dateUtc="2026-06-18T12:07:00Z">
        <w:del w:id="1955" w:author="Claire S" w:date="2026-07-17T09:23:00Z" w16du:dateUtc="2026-07-17T08:23:00Z">
          <w:r w:rsidR="002F3B8A" w:rsidDel="00B149C9">
            <w:rPr>
              <w:rFonts w:ascii="Cambria" w:hAnsi="Cambria"/>
              <w:sz w:val="28"/>
              <w:szCs w:val="28"/>
            </w:rPr>
            <w:delText xml:space="preserve"> –</w:delText>
          </w:r>
        </w:del>
      </w:ins>
      <w:del w:id="1956" w:author="Claire S" w:date="2026-07-17T09:23:00Z" w16du:dateUtc="2026-07-17T08:23:00Z">
        <w:r w:rsidR="000C5CDF" w:rsidDel="00B149C9">
          <w:rPr>
            <w:rFonts w:ascii="Cambria" w:hAnsi="Cambria"/>
            <w:sz w:val="28"/>
            <w:szCs w:val="28"/>
          </w:rPr>
          <w:delText>: n</w:delText>
        </w:r>
        <w:r w:rsidR="00F369D0" w:rsidDel="00B149C9">
          <w:rPr>
            <w:rFonts w:ascii="Cambria" w:hAnsi="Cambria"/>
            <w:sz w:val="28"/>
            <w:szCs w:val="28"/>
          </w:rPr>
          <w:delText>ot privately or even university</w:delText>
        </w:r>
        <w:r w:rsidR="000E6C6A" w:rsidDel="00B149C9">
          <w:rPr>
            <w:rFonts w:ascii="Cambria" w:hAnsi="Cambria"/>
            <w:sz w:val="28"/>
            <w:szCs w:val="28"/>
          </w:rPr>
          <w:delText>-</w:delText>
        </w:r>
        <w:r w:rsidR="00F369D0" w:rsidDel="00B149C9">
          <w:rPr>
            <w:rFonts w:ascii="Cambria" w:hAnsi="Cambria"/>
            <w:sz w:val="28"/>
            <w:szCs w:val="28"/>
          </w:rPr>
          <w:delText>educated</w:delText>
        </w:r>
      </w:del>
      <w:ins w:id="1957" w:author="Daisy Watt" w:date="2026-06-18T13:07:00Z" w16du:dateUtc="2026-06-18T12:07:00Z">
        <w:del w:id="1958" w:author="Claire S" w:date="2026-07-17T09:23:00Z" w16du:dateUtc="2026-07-17T08:23:00Z">
          <w:r w:rsidR="002F3B8A" w:rsidDel="00B149C9">
            <w:rPr>
              <w:rFonts w:ascii="Cambria" w:hAnsi="Cambria"/>
              <w:sz w:val="28"/>
              <w:szCs w:val="28"/>
            </w:rPr>
            <w:delText>. B</w:delText>
          </w:r>
        </w:del>
      </w:ins>
      <w:del w:id="1959" w:author="Claire S" w:date="2026-07-17T09:23:00Z" w16du:dateUtc="2026-07-17T08:23:00Z">
        <w:r w:rsidR="00F369D0" w:rsidDel="00B149C9">
          <w:rPr>
            <w:rFonts w:ascii="Cambria" w:hAnsi="Cambria"/>
            <w:sz w:val="28"/>
            <w:szCs w:val="28"/>
          </w:rPr>
          <w:delText xml:space="preserve">, </w:delText>
        </w:r>
        <w:r w:rsidR="00924B8D" w:rsidDel="00B149C9">
          <w:rPr>
            <w:rFonts w:ascii="Cambria" w:hAnsi="Cambria"/>
            <w:sz w:val="28"/>
            <w:szCs w:val="28"/>
          </w:rPr>
          <w:delText xml:space="preserve">but </w:delText>
        </w:r>
      </w:del>
      <w:del w:id="1960" w:author="Claire S" w:date="2026-05-22T23:40:00Z" w16du:dateUtc="2026-05-22T22:40:00Z">
        <w:r w:rsidR="00982CEA" w:rsidDel="003D2B78">
          <w:rPr>
            <w:rFonts w:ascii="Cambria" w:hAnsi="Cambria"/>
            <w:sz w:val="28"/>
            <w:szCs w:val="28"/>
          </w:rPr>
          <w:delText>Rayne</w:delText>
        </w:r>
        <w:r w:rsidR="00D24AEC" w:rsidDel="003D2B78">
          <w:rPr>
            <w:rFonts w:ascii="Cambria" w:hAnsi="Cambria"/>
            <w:sz w:val="28"/>
            <w:szCs w:val="28"/>
          </w:rPr>
          <w:delText xml:space="preserve"> i</w:delText>
        </w:r>
        <w:r w:rsidR="00982CEA" w:rsidDel="003D2B78">
          <w:rPr>
            <w:rFonts w:ascii="Cambria" w:hAnsi="Cambria"/>
            <w:sz w:val="28"/>
            <w:szCs w:val="28"/>
          </w:rPr>
          <w:delText xml:space="preserve">s </w:delText>
        </w:r>
      </w:del>
      <w:del w:id="1961" w:author="Claire S" w:date="2026-07-17T09:23:00Z" w16du:dateUtc="2026-07-17T08:23:00Z">
        <w:r w:rsidR="00982CEA" w:rsidDel="00B149C9">
          <w:rPr>
            <w:rFonts w:ascii="Cambria" w:hAnsi="Cambria"/>
            <w:sz w:val="28"/>
            <w:szCs w:val="28"/>
          </w:rPr>
          <w:delText xml:space="preserve">impressively </w:delText>
        </w:r>
        <w:r w:rsidR="00982CEA" w:rsidRPr="00C31386" w:rsidDel="00B149C9">
          <w:rPr>
            <w:rFonts w:ascii="Cambria" w:hAnsi="Cambria"/>
            <w:sz w:val="28"/>
            <w:szCs w:val="28"/>
            <w:highlight w:val="yellow"/>
            <w:rPrChange w:id="1962" w:author="Daisy Watt" w:date="2026-06-18T21:28:00Z" w16du:dateUtc="2026-06-18T20:28:00Z">
              <w:rPr>
                <w:rFonts w:ascii="Cambria" w:hAnsi="Cambria"/>
                <w:sz w:val="28"/>
                <w:szCs w:val="28"/>
              </w:rPr>
            </w:rPrChange>
          </w:rPr>
          <w:delText>muscled</w:delText>
        </w:r>
        <w:r w:rsidR="00982CEA" w:rsidDel="00B149C9">
          <w:rPr>
            <w:rFonts w:ascii="Cambria" w:hAnsi="Cambria"/>
            <w:sz w:val="28"/>
            <w:szCs w:val="28"/>
          </w:rPr>
          <w:delText xml:space="preserve">, </w:delText>
        </w:r>
      </w:del>
      <w:ins w:id="1963" w:author="Daisy Watt" w:date="2026-06-18T13:10:00Z" w16du:dateUtc="2026-06-18T12:10:00Z">
        <w:del w:id="1964" w:author="Claire S" w:date="2026-07-17T09:23:00Z" w16du:dateUtc="2026-07-17T08:23:00Z">
          <w:r w:rsidR="00B00BE3" w:rsidDel="00B149C9">
            <w:rPr>
              <w:rFonts w:ascii="Cambria" w:hAnsi="Cambria"/>
              <w:sz w:val="28"/>
              <w:szCs w:val="28"/>
            </w:rPr>
            <w:delText>his</w:delText>
          </w:r>
        </w:del>
      </w:ins>
      <w:ins w:id="1965" w:author="Daisy Watt" w:date="2026-06-18T13:07:00Z" w16du:dateUtc="2026-06-18T12:07:00Z">
        <w:del w:id="1966" w:author="Claire S" w:date="2026-07-17T09:23:00Z" w16du:dateUtc="2026-07-17T08:23:00Z">
          <w:r w:rsidR="002F3B8A" w:rsidDel="00B149C9">
            <w:rPr>
              <w:rFonts w:ascii="Cambria" w:hAnsi="Cambria"/>
              <w:sz w:val="28"/>
              <w:szCs w:val="28"/>
            </w:rPr>
            <w:delText xml:space="preserve"> </w:delText>
          </w:r>
        </w:del>
      </w:ins>
      <w:del w:id="1967" w:author="Claire S" w:date="2026-07-17T09:23:00Z" w16du:dateUtc="2026-07-17T08:23:00Z">
        <w:r w:rsidR="000E6C6A" w:rsidDel="00B149C9">
          <w:rPr>
            <w:rFonts w:ascii="Cambria" w:hAnsi="Cambria"/>
            <w:sz w:val="28"/>
            <w:szCs w:val="28"/>
          </w:rPr>
          <w:delText xml:space="preserve">big </w:delText>
        </w:r>
        <w:r w:rsidR="00584173" w:rsidDel="00B149C9">
          <w:rPr>
            <w:rFonts w:ascii="Cambria" w:hAnsi="Cambria"/>
            <w:sz w:val="28"/>
            <w:szCs w:val="28"/>
          </w:rPr>
          <w:delText>arms bulg</w:delText>
        </w:r>
      </w:del>
      <w:ins w:id="1968" w:author="Daisy Watt" w:date="2026-06-18T21:28:00Z" w16du:dateUtc="2026-06-18T20:28:00Z">
        <w:del w:id="1969" w:author="Claire S" w:date="2026-07-17T09:23:00Z" w16du:dateUtc="2026-07-17T08:23:00Z">
          <w:r w:rsidR="00C31386" w:rsidDel="00B149C9">
            <w:rPr>
              <w:rFonts w:ascii="Cambria" w:hAnsi="Cambria"/>
              <w:sz w:val="28"/>
              <w:szCs w:val="28"/>
            </w:rPr>
            <w:delText>ed</w:delText>
          </w:r>
        </w:del>
      </w:ins>
      <w:del w:id="1970" w:author="Claire S" w:date="2026-07-17T09:23:00Z" w16du:dateUtc="2026-07-17T08:23:00Z">
        <w:r w:rsidR="00584173" w:rsidDel="00B149C9">
          <w:rPr>
            <w:rFonts w:ascii="Cambria" w:hAnsi="Cambria"/>
            <w:sz w:val="28"/>
            <w:szCs w:val="28"/>
          </w:rPr>
          <w:delText>ing under his tux</w:delText>
        </w:r>
      </w:del>
      <w:ins w:id="1971" w:author="Daisy Watt" w:date="2026-06-18T13:07:00Z" w16du:dateUtc="2026-06-18T12:07:00Z">
        <w:del w:id="1972" w:author="Claire S" w:date="2026-07-17T09:23:00Z" w16du:dateUtc="2026-07-17T08:23:00Z">
          <w:r w:rsidR="002F3B8A" w:rsidDel="00B149C9">
            <w:rPr>
              <w:rFonts w:ascii="Cambria" w:hAnsi="Cambria"/>
              <w:sz w:val="28"/>
              <w:szCs w:val="28"/>
            </w:rPr>
            <w:delText>,</w:delText>
          </w:r>
        </w:del>
      </w:ins>
      <w:del w:id="1973" w:author="Claire S" w:date="2026-07-17T09:23:00Z" w16du:dateUtc="2026-07-17T08:23:00Z">
        <w:r w:rsidR="00C554A9" w:rsidDel="00B149C9">
          <w:rPr>
            <w:rFonts w:ascii="Cambria" w:hAnsi="Cambria"/>
            <w:sz w:val="28"/>
            <w:szCs w:val="28"/>
          </w:rPr>
          <w:delText>;</w:delText>
        </w:r>
        <w:r w:rsidR="00230D66" w:rsidDel="00B149C9">
          <w:rPr>
            <w:rFonts w:ascii="Cambria" w:hAnsi="Cambria"/>
            <w:sz w:val="28"/>
            <w:szCs w:val="28"/>
          </w:rPr>
          <w:delText xml:space="preserve"> </w:delText>
        </w:r>
        <w:r w:rsidR="00D51A3F" w:rsidDel="00B149C9">
          <w:rPr>
            <w:rFonts w:ascii="Cambria" w:hAnsi="Cambria"/>
            <w:sz w:val="28"/>
            <w:szCs w:val="28"/>
          </w:rPr>
          <w:delText xml:space="preserve">no doubt </w:delText>
        </w:r>
        <w:r w:rsidR="00230D66" w:rsidDel="00B149C9">
          <w:rPr>
            <w:rFonts w:ascii="Cambria" w:hAnsi="Cambria"/>
            <w:sz w:val="28"/>
            <w:szCs w:val="28"/>
          </w:rPr>
          <w:delText>tattoo-ed with military insignia and blood</w:delText>
        </w:r>
        <w:r w:rsidR="00261A01" w:rsidDel="00B149C9">
          <w:rPr>
            <w:rFonts w:ascii="Cambria" w:hAnsi="Cambria"/>
            <w:sz w:val="28"/>
            <w:szCs w:val="28"/>
          </w:rPr>
          <w:delText>-</w:delText>
        </w:r>
        <w:r w:rsidR="00230D66" w:rsidDel="00B149C9">
          <w:rPr>
            <w:rFonts w:ascii="Cambria" w:hAnsi="Cambria"/>
            <w:sz w:val="28"/>
            <w:szCs w:val="28"/>
          </w:rPr>
          <w:delText>brothers type thing</w:delText>
        </w:r>
        <w:r w:rsidR="00CB36D9" w:rsidDel="00B149C9">
          <w:rPr>
            <w:rFonts w:ascii="Cambria" w:hAnsi="Cambria"/>
            <w:sz w:val="28"/>
            <w:szCs w:val="28"/>
          </w:rPr>
          <w:delText xml:space="preserve">.  </w:delText>
        </w:r>
      </w:del>
      <w:del w:id="1974" w:author="Claire S" w:date="2026-06-03T10:05:00Z" w16du:dateUtc="2026-06-03T09:05:00Z">
        <w:r w:rsidR="00924B8D" w:rsidDel="008E4A8A">
          <w:rPr>
            <w:rFonts w:ascii="Cambria" w:hAnsi="Cambria"/>
            <w:sz w:val="28"/>
            <w:szCs w:val="28"/>
          </w:rPr>
          <w:delText>Bit of a</w:delText>
        </w:r>
      </w:del>
      <w:del w:id="1975" w:author="Claire S" w:date="2026-07-17T09:23:00Z" w16du:dateUtc="2026-07-17T08:23:00Z">
        <w:r w:rsidR="00CA48FC" w:rsidDel="00B149C9">
          <w:rPr>
            <w:rFonts w:ascii="Cambria" w:hAnsi="Cambria"/>
            <w:sz w:val="28"/>
            <w:szCs w:val="28"/>
          </w:rPr>
          <w:delText xml:space="preserve"> </w:delText>
        </w:r>
        <w:r w:rsidR="00CA48FC" w:rsidRPr="002F3B8A" w:rsidDel="00B149C9">
          <w:rPr>
            <w:rFonts w:ascii="Cambria" w:hAnsi="Cambria"/>
            <w:sz w:val="28"/>
            <w:szCs w:val="28"/>
            <w:highlight w:val="green"/>
            <w:rPrChange w:id="1976" w:author="Daisy Watt" w:date="2026-06-18T13:07:00Z" w16du:dateUtc="2026-06-18T12:07:00Z">
              <w:rPr>
                <w:rFonts w:ascii="Cambria" w:hAnsi="Cambria"/>
                <w:sz w:val="28"/>
                <w:szCs w:val="28"/>
              </w:rPr>
            </w:rPrChange>
          </w:rPr>
          <w:delText>r</w:delText>
        </w:r>
        <w:r w:rsidR="00722BD6" w:rsidRPr="002F3B8A" w:rsidDel="00B149C9">
          <w:rPr>
            <w:rFonts w:ascii="Cambria" w:hAnsi="Cambria"/>
            <w:sz w:val="28"/>
            <w:szCs w:val="28"/>
            <w:highlight w:val="green"/>
            <w:rPrChange w:id="1977" w:author="Daisy Watt" w:date="2026-06-18T13:07:00Z" w16du:dateUtc="2026-06-18T12:07:00Z">
              <w:rPr>
                <w:rFonts w:ascii="Cambria" w:hAnsi="Cambria"/>
                <w:sz w:val="28"/>
                <w:szCs w:val="28"/>
              </w:rPr>
            </w:rPrChange>
          </w:rPr>
          <w:delText>ough</w:delText>
        </w:r>
        <w:r w:rsidR="00722BD6" w:rsidDel="00B149C9">
          <w:rPr>
            <w:rFonts w:ascii="Cambria" w:hAnsi="Cambria"/>
            <w:sz w:val="28"/>
            <w:szCs w:val="28"/>
          </w:rPr>
          <w:delText xml:space="preserve"> diamond</w:delText>
        </w:r>
      </w:del>
      <w:del w:id="1978" w:author="Claire S" w:date="2026-06-03T10:05:00Z" w16du:dateUtc="2026-06-03T09:05:00Z">
        <w:r w:rsidR="00F369D0" w:rsidDel="008E4A8A">
          <w:rPr>
            <w:rFonts w:ascii="Cambria" w:hAnsi="Cambria"/>
            <w:sz w:val="28"/>
            <w:szCs w:val="28"/>
          </w:rPr>
          <w:delText>,</w:delText>
        </w:r>
        <w:r w:rsidR="00982CEA" w:rsidDel="008E4A8A">
          <w:rPr>
            <w:rFonts w:ascii="Cambria" w:hAnsi="Cambria"/>
            <w:sz w:val="28"/>
            <w:szCs w:val="28"/>
          </w:rPr>
          <w:delText xml:space="preserve"> </w:delText>
        </w:r>
        <w:r w:rsidR="00584173" w:rsidDel="008E4A8A">
          <w:rPr>
            <w:rFonts w:ascii="Cambria" w:hAnsi="Cambria"/>
            <w:sz w:val="28"/>
            <w:szCs w:val="28"/>
          </w:rPr>
          <w:delText xml:space="preserve">maybe </w:delText>
        </w:r>
        <w:r w:rsidR="00B236B6" w:rsidDel="008E4A8A">
          <w:rPr>
            <w:rFonts w:ascii="Cambria" w:hAnsi="Cambria"/>
            <w:sz w:val="28"/>
            <w:szCs w:val="28"/>
          </w:rPr>
          <w:delText>–</w:delText>
        </w:r>
        <w:r w:rsidR="00F369D0" w:rsidDel="008E4A8A">
          <w:rPr>
            <w:rFonts w:ascii="Cambria" w:hAnsi="Cambria"/>
            <w:sz w:val="28"/>
            <w:szCs w:val="28"/>
          </w:rPr>
          <w:delText xml:space="preserve"> </w:delText>
        </w:r>
        <w:r w:rsidR="00B236B6" w:rsidDel="008E4A8A">
          <w:rPr>
            <w:rFonts w:ascii="Cambria" w:hAnsi="Cambria"/>
            <w:sz w:val="28"/>
            <w:szCs w:val="28"/>
          </w:rPr>
          <w:delText xml:space="preserve">but </w:delText>
        </w:r>
        <w:r w:rsidR="00722BD6" w:rsidDel="008E4A8A">
          <w:rPr>
            <w:rFonts w:ascii="Cambria" w:hAnsi="Cambria"/>
            <w:sz w:val="28"/>
            <w:szCs w:val="28"/>
          </w:rPr>
          <w:delText>certainly a diamond</w:delText>
        </w:r>
      </w:del>
      <w:del w:id="1979" w:author="Claire S" w:date="2026-07-17T09:23:00Z" w16du:dateUtc="2026-07-17T08:23:00Z">
        <w:r w:rsidR="00722BD6" w:rsidDel="00B149C9">
          <w:rPr>
            <w:rFonts w:ascii="Cambria" w:hAnsi="Cambria"/>
            <w:sz w:val="28"/>
            <w:szCs w:val="28"/>
          </w:rPr>
          <w:delText xml:space="preserve"> in the Langley</w:delText>
        </w:r>
      </w:del>
      <w:del w:id="1980" w:author="Claire S" w:date="2026-06-03T10:05:00Z" w16du:dateUtc="2026-06-03T09:05:00Z">
        <w:r w:rsidR="00722BD6" w:rsidDel="008E4A8A">
          <w:rPr>
            <w:rFonts w:ascii="Cambria" w:hAnsi="Cambria"/>
            <w:sz w:val="28"/>
            <w:szCs w:val="28"/>
          </w:rPr>
          <w:delText xml:space="preserve"> crown</w:delText>
        </w:r>
        <w:r w:rsidR="00A311F4" w:rsidDel="008E4A8A">
          <w:rPr>
            <w:rFonts w:ascii="Cambria" w:hAnsi="Cambria"/>
            <w:sz w:val="28"/>
            <w:szCs w:val="28"/>
          </w:rPr>
          <w:delText xml:space="preserve"> since Dex signed him two years ago</w:delText>
        </w:r>
      </w:del>
      <w:del w:id="1981" w:author="Claire S" w:date="2026-05-25T13:10:00Z" w16du:dateUtc="2026-05-25T12:10:00Z">
        <w:r w:rsidR="00C554A9" w:rsidDel="00DA57DE">
          <w:rPr>
            <w:rFonts w:ascii="Cambria" w:hAnsi="Cambria"/>
            <w:sz w:val="28"/>
            <w:szCs w:val="28"/>
          </w:rPr>
          <w:delText xml:space="preserve">; </w:delText>
        </w:r>
        <w:r w:rsidR="008D19C6" w:rsidDel="00DA57DE">
          <w:rPr>
            <w:rFonts w:ascii="Cambria" w:hAnsi="Cambria"/>
            <w:sz w:val="28"/>
            <w:szCs w:val="28"/>
          </w:rPr>
          <w:delText>Jackson’</w:delText>
        </w:r>
        <w:r w:rsidR="00C554A9" w:rsidDel="00DA57DE">
          <w:rPr>
            <w:rFonts w:ascii="Cambria" w:hAnsi="Cambria"/>
            <w:sz w:val="28"/>
            <w:szCs w:val="28"/>
          </w:rPr>
          <w:delText>s thrillingly successful</w:delText>
        </w:r>
      </w:del>
      <w:del w:id="1982" w:author="Claire S" w:date="2026-07-17T09:23:00Z" w16du:dateUtc="2026-07-17T08:23:00Z">
        <w:r w:rsidR="00C554A9" w:rsidDel="00B149C9">
          <w:rPr>
            <w:rFonts w:ascii="Cambria" w:hAnsi="Cambria"/>
            <w:sz w:val="28"/>
            <w:szCs w:val="28"/>
          </w:rPr>
          <w:delText xml:space="preserve">.  </w:delText>
        </w:r>
      </w:del>
      <w:del w:id="1983" w:author="Claire S" w:date="2026-04-30T11:23:00Z" w16du:dateUtc="2026-04-30T10:23:00Z">
        <w:r w:rsidR="00982CEA">
          <w:rPr>
            <w:rFonts w:ascii="Cambria" w:hAnsi="Cambria"/>
            <w:sz w:val="28"/>
            <w:szCs w:val="28"/>
          </w:rPr>
          <w:delText xml:space="preserve">. </w:delText>
        </w:r>
      </w:del>
    </w:p>
    <w:p w14:paraId="697CEFFE" w14:textId="578E3112" w:rsidR="009F51D9" w:rsidDel="00B149C9" w:rsidRDefault="00EF4C45" w:rsidP="00BD5005">
      <w:pPr>
        <w:spacing w:line="360" w:lineRule="auto"/>
        <w:ind w:firstLine="720"/>
        <w:contextualSpacing/>
        <w:rPr>
          <w:del w:id="1984" w:author="Claire S" w:date="2026-07-17T09:23:00Z" w16du:dateUtc="2026-07-17T08:23:00Z"/>
          <w:rFonts w:ascii="Cambria" w:hAnsi="Cambria"/>
          <w:sz w:val="28"/>
          <w:szCs w:val="28"/>
        </w:rPr>
      </w:pPr>
      <w:del w:id="1985" w:author="Claire S" w:date="2026-07-17T09:23:00Z" w16du:dateUtc="2026-07-17T08:23:00Z">
        <w:r w:rsidDel="00B149C9">
          <w:rPr>
            <w:rFonts w:ascii="Cambria" w:hAnsi="Cambria"/>
            <w:sz w:val="28"/>
            <w:szCs w:val="28"/>
          </w:rPr>
          <w:delText xml:space="preserve">‘Who’d have thought big ol’ Smoke Silva would do so well for you, eh?’ Dex toasts Jackson. ‘A one-eyed Alaskan </w:delText>
        </w:r>
        <w:r w:rsidR="00A311F4" w:rsidDel="00B149C9">
          <w:rPr>
            <w:rFonts w:ascii="Cambria" w:hAnsi="Cambria"/>
            <w:sz w:val="28"/>
            <w:szCs w:val="28"/>
          </w:rPr>
          <w:delText>marine</w:delText>
        </w:r>
      </w:del>
      <w:ins w:id="1986" w:author="Daisy Watt" w:date="2026-06-17T06:42:00Z" w16du:dateUtc="2026-06-17T05:42:00Z">
        <w:del w:id="1987" w:author="Claire S" w:date="2026-07-17T09:23:00Z" w16du:dateUtc="2026-07-17T08:23:00Z">
          <w:r w:rsidR="002546BF" w:rsidDel="00B149C9">
            <w:rPr>
              <w:rFonts w:ascii="Cambria" w:hAnsi="Cambria"/>
              <w:sz w:val="28"/>
              <w:szCs w:val="28"/>
            </w:rPr>
            <w:delText>,</w:delText>
          </w:r>
        </w:del>
      </w:ins>
      <w:del w:id="1988" w:author="Claire S" w:date="2026-07-17T09:23:00Z" w16du:dateUtc="2026-07-17T08:23:00Z">
        <w:r w:rsidDel="00B149C9">
          <w:rPr>
            <w:rFonts w:ascii="Cambria" w:hAnsi="Cambria"/>
            <w:sz w:val="28"/>
            <w:szCs w:val="28"/>
          </w:rPr>
          <w:delText xml:space="preserve"> </w:delText>
        </w:r>
        <w:r w:rsidR="00500A22" w:rsidDel="00B149C9">
          <w:rPr>
            <w:rFonts w:ascii="Cambria" w:hAnsi="Cambria"/>
            <w:sz w:val="28"/>
            <w:szCs w:val="28"/>
          </w:rPr>
          <w:delText xml:space="preserve">giving </w:delText>
        </w:r>
        <w:r w:rsidR="004F1F76" w:rsidDel="00B149C9">
          <w:rPr>
            <w:rFonts w:ascii="Cambria" w:hAnsi="Cambria"/>
            <w:sz w:val="28"/>
            <w:szCs w:val="28"/>
          </w:rPr>
          <w:delText xml:space="preserve">Jack </w:delText>
        </w:r>
        <w:r w:rsidR="00500A22" w:rsidDel="00B149C9">
          <w:rPr>
            <w:rFonts w:ascii="Cambria" w:hAnsi="Cambria"/>
            <w:sz w:val="28"/>
            <w:szCs w:val="28"/>
          </w:rPr>
          <w:delText>Reacher a run for his money</w:delText>
        </w:r>
        <w:r w:rsidR="008319DC" w:rsidDel="00B149C9">
          <w:rPr>
            <w:rFonts w:ascii="Cambria" w:hAnsi="Cambria"/>
            <w:sz w:val="28"/>
            <w:szCs w:val="28"/>
          </w:rPr>
          <w:delText xml:space="preserve">. And wait </w:delText>
        </w:r>
        <w:r w:rsidR="003D2B2C" w:rsidDel="00B149C9">
          <w:rPr>
            <w:rFonts w:ascii="Cambria" w:hAnsi="Cambria"/>
            <w:sz w:val="28"/>
            <w:szCs w:val="28"/>
          </w:rPr>
          <w:delText>‘</w:delText>
        </w:r>
      </w:del>
      <w:ins w:id="1989" w:author="Daisy Watt" w:date="2026-06-17T06:42:00Z" w16du:dateUtc="2026-06-17T05:42:00Z">
        <w:del w:id="1990" w:author="Claire S" w:date="2026-07-17T09:23:00Z" w16du:dateUtc="2026-07-17T08:23:00Z">
          <w:r w:rsidR="002546BF" w:rsidDel="00B149C9">
            <w:rPr>
              <w:rFonts w:ascii="Cambria" w:hAnsi="Cambria"/>
              <w:sz w:val="28"/>
              <w:szCs w:val="28"/>
            </w:rPr>
            <w:delText>’</w:delText>
          </w:r>
        </w:del>
      </w:ins>
      <w:del w:id="1991" w:author="Claire S" w:date="2026-07-17T09:23:00Z" w16du:dateUtc="2026-07-17T08:23:00Z">
        <w:r w:rsidR="008319DC" w:rsidDel="00B149C9">
          <w:rPr>
            <w:rFonts w:ascii="Cambria" w:hAnsi="Cambria"/>
            <w:sz w:val="28"/>
            <w:szCs w:val="28"/>
          </w:rPr>
          <w:delText>til</w:delText>
        </w:r>
        <w:r w:rsidR="00B40D40" w:rsidDel="00B149C9">
          <w:rPr>
            <w:rFonts w:ascii="Cambria" w:hAnsi="Cambria"/>
            <w:sz w:val="28"/>
            <w:szCs w:val="28"/>
          </w:rPr>
          <w:delText xml:space="preserve"> you unleash your memoir on</w:delText>
        </w:r>
        <w:r w:rsidR="008319DC" w:rsidDel="00B149C9">
          <w:rPr>
            <w:rFonts w:ascii="Cambria" w:hAnsi="Cambria"/>
            <w:sz w:val="28"/>
            <w:szCs w:val="28"/>
          </w:rPr>
          <w:delText xml:space="preserve"> the world!</w:delText>
        </w:r>
        <w:r w:rsidR="00500A22" w:rsidDel="00B149C9">
          <w:rPr>
            <w:rFonts w:ascii="Cambria" w:hAnsi="Cambria"/>
            <w:sz w:val="28"/>
            <w:szCs w:val="28"/>
          </w:rPr>
          <w:delText>’</w:delText>
        </w:r>
      </w:del>
    </w:p>
    <w:p w14:paraId="492B62AE" w14:textId="1B89853B" w:rsidR="00BF4A5E" w:rsidDel="00B149C9" w:rsidRDefault="00BF4A5E" w:rsidP="00BD5005">
      <w:pPr>
        <w:spacing w:line="360" w:lineRule="auto"/>
        <w:ind w:firstLine="720"/>
        <w:contextualSpacing/>
        <w:rPr>
          <w:del w:id="1992" w:author="Claire S" w:date="2026-07-17T09:23:00Z" w16du:dateUtc="2026-07-17T08:23:00Z"/>
          <w:rFonts w:ascii="Cambria" w:hAnsi="Cambria"/>
          <w:sz w:val="28"/>
          <w:szCs w:val="28"/>
        </w:rPr>
      </w:pPr>
      <w:del w:id="1993" w:author="Claire S" w:date="2026-07-17T09:23:00Z" w16du:dateUtc="2026-07-17T08:23:00Z">
        <w:r w:rsidDel="00B149C9">
          <w:rPr>
            <w:rFonts w:ascii="Cambria" w:hAnsi="Cambria"/>
            <w:sz w:val="28"/>
            <w:szCs w:val="28"/>
          </w:rPr>
          <w:delText>‘</w:delText>
        </w:r>
        <w:r w:rsidR="008319DC" w:rsidDel="00B149C9">
          <w:rPr>
            <w:rFonts w:ascii="Cambria" w:hAnsi="Cambria"/>
            <w:sz w:val="28"/>
            <w:szCs w:val="28"/>
          </w:rPr>
          <w:delText>A memoir?</w:delText>
        </w:r>
        <w:r w:rsidDel="00B149C9">
          <w:rPr>
            <w:rFonts w:ascii="Cambria" w:hAnsi="Cambria"/>
            <w:sz w:val="28"/>
            <w:szCs w:val="28"/>
          </w:rPr>
          <w:delText xml:space="preserve">’ </w:delText>
        </w:r>
        <w:r w:rsidR="008319DC" w:rsidRPr="00DC4F92" w:rsidDel="00B149C9">
          <w:rPr>
            <w:rFonts w:ascii="Cambria" w:hAnsi="Cambria"/>
            <w:sz w:val="28"/>
            <w:szCs w:val="28"/>
            <w:highlight w:val="green"/>
            <w:rPrChange w:id="1994" w:author="Daisy Watt" w:date="2026-06-18T16:32:00Z" w16du:dateUtc="2026-06-18T15:32:00Z">
              <w:rPr>
                <w:rFonts w:ascii="Cambria" w:hAnsi="Cambria"/>
                <w:sz w:val="28"/>
                <w:szCs w:val="28"/>
              </w:rPr>
            </w:rPrChange>
          </w:rPr>
          <w:delText>L</w:delText>
        </w:r>
        <w:r w:rsidRPr="00DC4F92" w:rsidDel="00B149C9">
          <w:rPr>
            <w:rFonts w:ascii="Cambria" w:hAnsi="Cambria"/>
            <w:sz w:val="28"/>
            <w:szCs w:val="28"/>
            <w:highlight w:val="green"/>
            <w:rPrChange w:id="1995" w:author="Daisy Watt" w:date="2026-06-18T16:32:00Z" w16du:dateUtc="2026-06-18T15:32:00Z">
              <w:rPr>
                <w:rFonts w:ascii="Cambria" w:hAnsi="Cambria"/>
                <w:sz w:val="28"/>
                <w:szCs w:val="28"/>
              </w:rPr>
            </w:rPrChange>
          </w:rPr>
          <w:delText>ean</w:delText>
        </w:r>
        <w:r w:rsidR="008319DC" w:rsidRPr="00DC4F92" w:rsidDel="00B149C9">
          <w:rPr>
            <w:rFonts w:ascii="Cambria" w:hAnsi="Cambria"/>
            <w:sz w:val="28"/>
            <w:szCs w:val="28"/>
            <w:highlight w:val="green"/>
            <w:rPrChange w:id="1996" w:author="Daisy Watt" w:date="2026-06-18T16:32:00Z" w16du:dateUtc="2026-06-18T15:32:00Z">
              <w:rPr>
                <w:rFonts w:ascii="Cambria" w:hAnsi="Cambria"/>
                <w:sz w:val="28"/>
                <w:szCs w:val="28"/>
              </w:rPr>
            </w:rPrChange>
          </w:rPr>
          <w:delText>ing</w:delText>
        </w:r>
        <w:r w:rsidDel="00B149C9">
          <w:rPr>
            <w:rFonts w:ascii="Cambria" w:hAnsi="Cambria"/>
            <w:sz w:val="28"/>
            <w:szCs w:val="28"/>
          </w:rPr>
          <w:delText xml:space="preserve"> to clink Jack</w:delText>
        </w:r>
      </w:del>
      <w:ins w:id="1997" w:author="Daisy Watt" w:date="2026-06-18T16:32:00Z" w16du:dateUtc="2026-06-18T15:32:00Z">
        <w:del w:id="1998" w:author="Claire S" w:date="2026-07-17T09:23:00Z" w16du:dateUtc="2026-07-17T08:23:00Z">
          <w:r w:rsidR="00DC4F92" w:rsidDel="00B149C9">
            <w:rPr>
              <w:rFonts w:ascii="Cambria" w:hAnsi="Cambria"/>
              <w:sz w:val="28"/>
              <w:szCs w:val="28"/>
            </w:rPr>
            <w:delText>s</w:delText>
          </w:r>
        </w:del>
      </w:ins>
      <w:del w:id="1999" w:author="Claire S" w:date="2026-07-17T09:23:00Z" w16du:dateUtc="2026-07-17T08:23:00Z">
        <w:r w:rsidDel="00B149C9">
          <w:rPr>
            <w:rFonts w:ascii="Cambria" w:hAnsi="Cambria"/>
            <w:sz w:val="28"/>
            <w:szCs w:val="28"/>
          </w:rPr>
          <w:delText>on’s glass</w:delText>
        </w:r>
        <w:r w:rsidR="008319DC" w:rsidDel="00B149C9">
          <w:rPr>
            <w:rFonts w:ascii="Cambria" w:hAnsi="Cambria"/>
            <w:sz w:val="28"/>
            <w:szCs w:val="28"/>
          </w:rPr>
          <w:delText xml:space="preserve">, </w:delText>
        </w:r>
        <w:r w:rsidR="006C23B4" w:rsidRPr="006C23B4" w:rsidDel="00B149C9">
          <w:rPr>
            <w:rFonts w:ascii="Cambria" w:hAnsi="Cambria"/>
            <w:sz w:val="28"/>
            <w:szCs w:val="28"/>
          </w:rPr>
          <w:delText>Savannah</w:delText>
        </w:r>
        <w:r w:rsidR="008319DC" w:rsidDel="00B149C9">
          <w:rPr>
            <w:rFonts w:ascii="Cambria" w:hAnsi="Cambria"/>
            <w:sz w:val="28"/>
            <w:szCs w:val="28"/>
          </w:rPr>
          <w:delText xml:space="preserve"> </w:delText>
        </w:r>
      </w:del>
      <w:del w:id="2000" w:author="Claire S" w:date="2026-04-30T11:23:00Z" w16du:dateUtc="2026-04-30T10:23:00Z">
        <w:r w:rsidR="008319DC">
          <w:rPr>
            <w:rFonts w:ascii="Cambria" w:hAnsi="Cambria"/>
            <w:sz w:val="28"/>
            <w:szCs w:val="28"/>
          </w:rPr>
          <w:delText>ens</w:delText>
        </w:r>
        <w:r w:rsidR="00BF7146">
          <w:rPr>
            <w:rFonts w:ascii="Cambria" w:hAnsi="Cambria"/>
            <w:sz w:val="28"/>
            <w:szCs w:val="28"/>
          </w:rPr>
          <w:delText>ur</w:delText>
        </w:r>
        <w:r w:rsidR="008319DC">
          <w:rPr>
            <w:rFonts w:ascii="Cambria" w:hAnsi="Cambria"/>
            <w:sz w:val="28"/>
            <w:szCs w:val="28"/>
          </w:rPr>
          <w:delText>es</w:delText>
        </w:r>
      </w:del>
      <w:del w:id="2001" w:author="Claire S" w:date="2026-07-17T09:23:00Z" w16du:dateUtc="2026-07-17T08:23:00Z">
        <w:r w:rsidDel="00B149C9">
          <w:rPr>
            <w:rFonts w:ascii="Cambria" w:hAnsi="Cambria"/>
            <w:sz w:val="28"/>
            <w:szCs w:val="28"/>
          </w:rPr>
          <w:delText xml:space="preserve"> </w:delText>
        </w:r>
        <w:r w:rsidR="003276AD" w:rsidDel="00B149C9">
          <w:rPr>
            <w:rFonts w:ascii="Cambria" w:hAnsi="Cambria"/>
            <w:sz w:val="28"/>
            <w:szCs w:val="28"/>
          </w:rPr>
          <w:delText xml:space="preserve">her cleavage </w:delText>
        </w:r>
      </w:del>
      <w:del w:id="2002" w:author="Claire S" w:date="2026-04-30T11:23:00Z" w16du:dateUtc="2026-04-30T10:23:00Z">
        <w:r w:rsidR="003276AD">
          <w:rPr>
            <w:rFonts w:ascii="Cambria" w:hAnsi="Cambria"/>
            <w:sz w:val="28"/>
            <w:szCs w:val="28"/>
          </w:rPr>
          <w:delText>spills</w:delText>
        </w:r>
      </w:del>
      <w:del w:id="2003" w:author="Claire S" w:date="2026-06-03T10:05:00Z" w16du:dateUtc="2026-06-03T09:05:00Z">
        <w:r w:rsidR="003276AD" w:rsidDel="008E4A8A">
          <w:rPr>
            <w:rFonts w:ascii="Cambria" w:hAnsi="Cambria"/>
            <w:sz w:val="28"/>
            <w:szCs w:val="28"/>
          </w:rPr>
          <w:delText xml:space="preserve"> </w:delText>
        </w:r>
      </w:del>
      <w:del w:id="2004" w:author="Claire S" w:date="2026-07-17T09:23:00Z" w16du:dateUtc="2026-07-17T08:23:00Z">
        <w:r w:rsidR="003276AD" w:rsidDel="00B149C9">
          <w:rPr>
            <w:rFonts w:ascii="Cambria" w:hAnsi="Cambria"/>
            <w:sz w:val="28"/>
            <w:szCs w:val="28"/>
          </w:rPr>
          <w:delText>over her bodice</w:delText>
        </w:r>
      </w:del>
      <w:del w:id="2005" w:author="Claire S" w:date="2026-06-03T10:05:00Z" w16du:dateUtc="2026-06-03T09:05:00Z">
        <w:r w:rsidDel="008E4A8A">
          <w:rPr>
            <w:rFonts w:ascii="Cambria" w:hAnsi="Cambria"/>
            <w:sz w:val="28"/>
            <w:szCs w:val="28"/>
          </w:rPr>
          <w:delText>.</w:delText>
        </w:r>
      </w:del>
      <w:del w:id="2006" w:author="Claire S" w:date="2026-07-17T09:23:00Z" w16du:dateUtc="2026-07-17T08:23:00Z">
        <w:r w:rsidDel="00B149C9">
          <w:rPr>
            <w:rFonts w:ascii="Cambria" w:hAnsi="Cambria"/>
            <w:sz w:val="28"/>
            <w:szCs w:val="28"/>
          </w:rPr>
          <w:delText xml:space="preserve"> ‘</w:delText>
        </w:r>
        <w:r w:rsidR="008319DC" w:rsidDel="00B149C9">
          <w:rPr>
            <w:rFonts w:ascii="Cambria" w:hAnsi="Cambria"/>
            <w:sz w:val="28"/>
            <w:szCs w:val="28"/>
          </w:rPr>
          <w:delText>How exciting</w:delText>
        </w:r>
        <w:r w:rsidR="00392E9A" w:rsidDel="00B149C9">
          <w:rPr>
            <w:rFonts w:ascii="Cambria" w:hAnsi="Cambria"/>
            <w:sz w:val="28"/>
            <w:szCs w:val="28"/>
          </w:rPr>
          <w:delText xml:space="preserve">. </w:delText>
        </w:r>
        <w:r w:rsidR="008319DC" w:rsidDel="00B149C9">
          <w:rPr>
            <w:rFonts w:ascii="Cambria" w:hAnsi="Cambria"/>
            <w:sz w:val="28"/>
            <w:szCs w:val="28"/>
          </w:rPr>
          <w:delText xml:space="preserve">I bet you’ve </w:delText>
        </w:r>
      </w:del>
      <w:del w:id="2007" w:author="Claire S" w:date="2026-06-08T12:48:00Z" w16du:dateUtc="2026-06-08T11:48:00Z">
        <w:r w:rsidR="008319DC" w:rsidDel="00885513">
          <w:rPr>
            <w:rFonts w:ascii="Cambria" w:hAnsi="Cambria"/>
            <w:sz w:val="28"/>
            <w:szCs w:val="28"/>
          </w:rPr>
          <w:delText xml:space="preserve">some </w:delText>
        </w:r>
      </w:del>
      <w:del w:id="2008" w:author="Claire S" w:date="2026-07-17T09:23:00Z" w16du:dateUtc="2026-07-17T08:23:00Z">
        <w:r w:rsidR="008319DC" w:rsidDel="00B149C9">
          <w:rPr>
            <w:rFonts w:ascii="Cambria" w:hAnsi="Cambria"/>
            <w:sz w:val="28"/>
            <w:szCs w:val="28"/>
          </w:rPr>
          <w:delText>tales to tell</w:delText>
        </w:r>
        <w:r w:rsidR="00392E9A" w:rsidDel="00B149C9">
          <w:rPr>
            <w:rFonts w:ascii="Cambria" w:hAnsi="Cambria"/>
            <w:sz w:val="28"/>
            <w:szCs w:val="28"/>
          </w:rPr>
          <w:delText>, darling!</w:delText>
        </w:r>
        <w:r w:rsidDel="00B149C9">
          <w:rPr>
            <w:rFonts w:ascii="Cambria" w:hAnsi="Cambria"/>
            <w:sz w:val="28"/>
            <w:szCs w:val="28"/>
          </w:rPr>
          <w:delText>’</w:delText>
        </w:r>
      </w:del>
    </w:p>
    <w:p w14:paraId="4EB510A9" w14:textId="5A6F42A6" w:rsidR="000B6F8F" w:rsidDel="00B149C9" w:rsidRDefault="000B6F8F" w:rsidP="000B6F8F">
      <w:pPr>
        <w:spacing w:line="360" w:lineRule="auto"/>
        <w:ind w:firstLine="720"/>
        <w:contextualSpacing/>
        <w:rPr>
          <w:del w:id="2009" w:author="Claire S" w:date="2026-07-17T09:23:00Z" w16du:dateUtc="2026-07-17T08:23:00Z"/>
          <w:rFonts w:ascii="Cambria" w:hAnsi="Cambria"/>
          <w:sz w:val="28"/>
          <w:szCs w:val="28"/>
        </w:rPr>
      </w:pPr>
      <w:del w:id="2010" w:author="Claire S" w:date="2026-07-17T09:23:00Z" w16du:dateUtc="2026-07-17T08:23:00Z">
        <w:r w:rsidDel="00B149C9">
          <w:rPr>
            <w:rFonts w:ascii="Cambria" w:hAnsi="Cambria"/>
            <w:sz w:val="28"/>
            <w:szCs w:val="28"/>
          </w:rPr>
          <w:delText xml:space="preserve">She remembers Dex mentioning </w:delText>
        </w:r>
      </w:del>
      <w:ins w:id="2011" w:author="Daisy Watt" w:date="2026-06-18T16:33:00Z" w16du:dateUtc="2026-06-18T15:33:00Z">
        <w:del w:id="2012" w:author="Claire S" w:date="2026-07-17T09:23:00Z" w16du:dateUtc="2026-07-17T08:23:00Z">
          <w:r w:rsidR="00DC4F92" w:rsidDel="00B149C9">
            <w:rPr>
              <w:rFonts w:ascii="Cambria" w:hAnsi="Cambria"/>
              <w:sz w:val="28"/>
              <w:szCs w:val="28"/>
            </w:rPr>
            <w:delText xml:space="preserve">had told her about </w:delText>
          </w:r>
        </w:del>
      </w:ins>
      <w:del w:id="2013" w:author="Claire S" w:date="2026-07-17T09:23:00Z" w16du:dateUtc="2026-07-17T08:23:00Z">
        <w:r w:rsidDel="00B149C9">
          <w:rPr>
            <w:rFonts w:ascii="Cambria" w:hAnsi="Cambria"/>
            <w:sz w:val="28"/>
            <w:szCs w:val="28"/>
          </w:rPr>
          <w:delText>Rayne’s passion project</w:delText>
        </w:r>
      </w:del>
      <w:ins w:id="2014" w:author="Daisy Watt" w:date="2026-06-17T06:42:00Z" w16du:dateUtc="2026-06-17T05:42:00Z">
        <w:del w:id="2015" w:author="Claire S" w:date="2026-07-17T09:23:00Z" w16du:dateUtc="2026-07-17T08:23:00Z">
          <w:r w:rsidR="002546BF" w:rsidDel="00B149C9">
            <w:rPr>
              <w:rFonts w:ascii="Cambria" w:hAnsi="Cambria"/>
              <w:sz w:val="28"/>
              <w:szCs w:val="28"/>
            </w:rPr>
            <w:delText>:</w:delText>
          </w:r>
        </w:del>
      </w:ins>
      <w:del w:id="2016" w:author="Claire S" w:date="2026-07-17T09:23:00Z" w16du:dateUtc="2026-07-17T08:23:00Z">
        <w:r w:rsidDel="00B149C9">
          <w:rPr>
            <w:rFonts w:ascii="Cambria" w:hAnsi="Cambria"/>
            <w:sz w:val="28"/>
            <w:szCs w:val="28"/>
          </w:rPr>
          <w:delText xml:space="preserve">; a memoir detailing his terrible poverty-stricken childhood on Britain’s </w:delText>
        </w:r>
      </w:del>
      <w:ins w:id="2017" w:author="Daisy Watt" w:date="2026-06-17T06:42:00Z" w16du:dateUtc="2026-06-17T05:42:00Z">
        <w:del w:id="2018" w:author="Claire S" w:date="2026-07-17T09:23:00Z" w16du:dateUtc="2026-07-17T08:23:00Z">
          <w:r w:rsidR="002546BF" w:rsidDel="00B149C9">
            <w:rPr>
              <w:rFonts w:ascii="Cambria" w:hAnsi="Cambria"/>
              <w:sz w:val="28"/>
              <w:szCs w:val="28"/>
            </w:rPr>
            <w:delText>e</w:delText>
          </w:r>
        </w:del>
      </w:ins>
      <w:del w:id="2019" w:author="Claire S" w:date="2026-07-17T09:23:00Z" w16du:dateUtc="2026-07-17T08:23:00Z">
        <w:r w:rsidDel="00B149C9">
          <w:rPr>
            <w:rFonts w:ascii="Cambria" w:hAnsi="Cambria"/>
            <w:sz w:val="28"/>
            <w:szCs w:val="28"/>
          </w:rPr>
          <w:delText>East coast.  By all accounts</w:delText>
        </w:r>
      </w:del>
      <w:ins w:id="2020" w:author="Daisy Watt" w:date="2026-06-17T06:43:00Z" w16du:dateUtc="2026-06-17T05:43:00Z">
        <w:del w:id="2021" w:author="Claire S" w:date="2026-07-17T09:23:00Z" w16du:dateUtc="2026-07-17T08:23:00Z">
          <w:r w:rsidR="002546BF" w:rsidDel="00B149C9">
            <w:rPr>
              <w:rFonts w:ascii="Cambria" w:hAnsi="Cambria"/>
              <w:sz w:val="28"/>
              <w:szCs w:val="28"/>
            </w:rPr>
            <w:delText>,</w:delText>
          </w:r>
        </w:del>
      </w:ins>
      <w:del w:id="2022" w:author="Claire S" w:date="2026-07-17T09:23:00Z" w16du:dateUtc="2026-07-17T08:23:00Z">
        <w:r w:rsidDel="00B149C9">
          <w:rPr>
            <w:rFonts w:ascii="Cambria" w:hAnsi="Cambria"/>
            <w:sz w:val="28"/>
            <w:szCs w:val="28"/>
          </w:rPr>
          <w:delText xml:space="preserve"> there’d never been enough food, nor enough room in their two-up</w:delText>
        </w:r>
      </w:del>
      <w:ins w:id="2023" w:author="Daisy Watt" w:date="2026-06-17T06:43:00Z" w16du:dateUtc="2026-06-17T05:43:00Z">
        <w:del w:id="2024" w:author="Claire S" w:date="2026-07-17T09:23:00Z" w16du:dateUtc="2026-07-17T08:23:00Z">
          <w:r w:rsidR="002546BF" w:rsidDel="00B149C9">
            <w:rPr>
              <w:rFonts w:ascii="Cambria" w:hAnsi="Cambria"/>
              <w:sz w:val="28"/>
              <w:szCs w:val="28"/>
            </w:rPr>
            <w:delText>,</w:delText>
          </w:r>
        </w:del>
      </w:ins>
      <w:del w:id="2025" w:author="Claire S" w:date="2026-07-17T09:23:00Z" w16du:dateUtc="2026-07-17T08:23:00Z">
        <w:r w:rsidDel="00B149C9">
          <w:rPr>
            <w:rFonts w:ascii="Cambria" w:hAnsi="Cambria"/>
            <w:sz w:val="28"/>
            <w:szCs w:val="28"/>
          </w:rPr>
          <w:delText xml:space="preserve"> two-down; mum dead too young</w:delText>
        </w:r>
        <w:r w:rsidR="006E0D40" w:rsidDel="00B149C9">
          <w:rPr>
            <w:rFonts w:ascii="Cambria" w:hAnsi="Cambria"/>
            <w:sz w:val="28"/>
            <w:szCs w:val="28"/>
          </w:rPr>
          <w:delText>,</w:delText>
        </w:r>
        <w:r w:rsidDel="00B149C9">
          <w:rPr>
            <w:rFonts w:ascii="Cambria" w:hAnsi="Cambria"/>
            <w:sz w:val="28"/>
            <w:szCs w:val="28"/>
          </w:rPr>
          <w:delText xml:space="preserve"> and a violent dad. Rayne joined the army at sixteen</w:delText>
        </w:r>
      </w:del>
      <w:ins w:id="2026" w:author="Daisy Watt" w:date="2026-06-17T06:43:00Z" w16du:dateUtc="2026-06-17T05:43:00Z">
        <w:del w:id="2027" w:author="Claire S" w:date="2026-07-17T09:23:00Z" w16du:dateUtc="2026-07-17T08:23:00Z">
          <w:r w:rsidR="002546BF" w:rsidDel="00B149C9">
            <w:rPr>
              <w:rFonts w:ascii="Cambria" w:hAnsi="Cambria"/>
              <w:sz w:val="28"/>
              <w:szCs w:val="28"/>
            </w:rPr>
            <w:delText>,</w:delText>
          </w:r>
        </w:del>
      </w:ins>
      <w:del w:id="2028" w:author="Claire S" w:date="2026-07-17T09:23:00Z" w16du:dateUtc="2026-07-17T08:23:00Z">
        <w:r w:rsidDel="00B149C9">
          <w:rPr>
            <w:rFonts w:ascii="Cambria" w:hAnsi="Cambria"/>
            <w:sz w:val="28"/>
            <w:szCs w:val="28"/>
          </w:rPr>
          <w:delText xml:space="preserve">; </w:delText>
        </w:r>
        <w:r w:rsidR="006E0D40" w:rsidDel="00B149C9">
          <w:rPr>
            <w:rFonts w:ascii="Cambria" w:hAnsi="Cambria"/>
            <w:sz w:val="28"/>
            <w:szCs w:val="28"/>
          </w:rPr>
          <w:delText xml:space="preserve">was </w:delText>
        </w:r>
        <w:r w:rsidDel="00B149C9">
          <w:rPr>
            <w:rFonts w:ascii="Cambria" w:hAnsi="Cambria"/>
            <w:sz w:val="28"/>
            <w:szCs w:val="28"/>
          </w:rPr>
          <w:delText>poached by the elite military services</w:delText>
        </w:r>
        <w:r w:rsidR="006E0D40" w:rsidDel="00B149C9">
          <w:rPr>
            <w:rFonts w:ascii="Cambria" w:hAnsi="Cambria"/>
            <w:sz w:val="28"/>
            <w:szCs w:val="28"/>
          </w:rPr>
          <w:delText xml:space="preserve"> and saw</w:delText>
        </w:r>
        <w:r w:rsidDel="00B149C9">
          <w:rPr>
            <w:rFonts w:ascii="Cambria" w:hAnsi="Cambria"/>
            <w:sz w:val="28"/>
            <w:szCs w:val="28"/>
          </w:rPr>
          <w:delText xml:space="preserve"> </w:delText>
        </w:r>
      </w:del>
      <w:ins w:id="2029" w:author="Daisy Watt" w:date="2026-06-18T16:30:00Z" w16du:dateUtc="2026-06-18T15:30:00Z">
        <w:del w:id="2030" w:author="Claire S" w:date="2026-07-17T09:23:00Z" w16du:dateUtc="2026-07-17T08:23:00Z">
          <w:r w:rsidR="00DC4F92" w:rsidDel="00B149C9">
            <w:rPr>
              <w:rFonts w:ascii="Cambria" w:hAnsi="Cambria"/>
              <w:sz w:val="28"/>
              <w:szCs w:val="28"/>
            </w:rPr>
            <w:delText xml:space="preserve">had seen </w:delText>
          </w:r>
        </w:del>
      </w:ins>
      <w:del w:id="2031" w:author="Claire S" w:date="2026-07-17T09:23:00Z" w16du:dateUtc="2026-07-17T08:23:00Z">
        <w:r w:rsidDel="00B149C9">
          <w:rPr>
            <w:rFonts w:ascii="Cambria" w:hAnsi="Cambria"/>
            <w:sz w:val="28"/>
            <w:szCs w:val="28"/>
          </w:rPr>
          <w:delText>battle and bloodshed by eighteen. But today, Rayne ha</w:delText>
        </w:r>
        <w:r w:rsidR="004E5921" w:rsidDel="00B149C9">
          <w:rPr>
            <w:rFonts w:ascii="Cambria" w:hAnsi="Cambria"/>
            <w:sz w:val="28"/>
            <w:szCs w:val="28"/>
          </w:rPr>
          <w:delText>s</w:delText>
        </w:r>
        <w:r w:rsidDel="00B149C9">
          <w:rPr>
            <w:rFonts w:ascii="Cambria" w:hAnsi="Cambria"/>
            <w:sz w:val="28"/>
            <w:szCs w:val="28"/>
          </w:rPr>
          <w:delText xml:space="preserve"> turned his back on death -</w:delText>
        </w:r>
      </w:del>
      <w:ins w:id="2032" w:author="Daisy Watt" w:date="2026-06-17T06:43:00Z" w16du:dateUtc="2026-06-17T05:43:00Z">
        <w:del w:id="2033" w:author="Claire S" w:date="2026-07-17T09:23:00Z" w16du:dateUtc="2026-07-17T08:23:00Z">
          <w:r w:rsidR="002546BF" w:rsidDel="00B149C9">
            <w:rPr>
              <w:rFonts w:ascii="Cambria" w:hAnsi="Cambria"/>
              <w:sz w:val="28"/>
              <w:szCs w:val="28"/>
            </w:rPr>
            <w:delText>–</w:delText>
          </w:r>
        </w:del>
      </w:ins>
      <w:del w:id="2034" w:author="Claire S" w:date="2026-07-17T09:23:00Z" w16du:dateUtc="2026-07-17T08:23:00Z">
        <w:r w:rsidDel="00B149C9">
          <w:rPr>
            <w:rFonts w:ascii="Cambria" w:hAnsi="Cambria"/>
            <w:sz w:val="28"/>
            <w:szCs w:val="28"/>
          </w:rPr>
          <w:delText xml:space="preserve"> or real-life death, at least -</w:delText>
        </w:r>
      </w:del>
      <w:ins w:id="2035" w:author="Daisy Watt" w:date="2026-06-17T06:43:00Z" w16du:dateUtc="2026-06-17T05:43:00Z">
        <w:del w:id="2036" w:author="Claire S" w:date="2026-07-17T09:23:00Z" w16du:dateUtc="2026-07-17T08:23:00Z">
          <w:r w:rsidR="002546BF" w:rsidDel="00B149C9">
            <w:rPr>
              <w:rFonts w:ascii="Cambria" w:hAnsi="Cambria"/>
              <w:sz w:val="28"/>
              <w:szCs w:val="28"/>
            </w:rPr>
            <w:delText>–</w:delText>
          </w:r>
        </w:del>
      </w:ins>
      <w:del w:id="2037" w:author="Claire S" w:date="2026-07-17T09:23:00Z" w16du:dateUtc="2026-07-17T08:23:00Z">
        <w:r w:rsidDel="00B149C9">
          <w:rPr>
            <w:rFonts w:ascii="Cambria" w:hAnsi="Cambria"/>
            <w:sz w:val="28"/>
            <w:szCs w:val="28"/>
          </w:rPr>
          <w:delText xml:space="preserve"> to write about it; next step, </w:delText>
        </w:r>
        <w:r w:rsidR="006F609D" w:rsidDel="00B149C9">
          <w:rPr>
            <w:rFonts w:ascii="Cambria" w:hAnsi="Cambria"/>
            <w:sz w:val="28"/>
            <w:szCs w:val="28"/>
          </w:rPr>
          <w:delText>with</w:delText>
        </w:r>
        <w:r w:rsidDel="00B149C9">
          <w:rPr>
            <w:rFonts w:ascii="Cambria" w:hAnsi="Cambria"/>
            <w:sz w:val="28"/>
            <w:szCs w:val="28"/>
          </w:rPr>
          <w:delText xml:space="preserve"> Dex’s guidance, becoming an advocate for youth mental health.   </w:delText>
        </w:r>
      </w:del>
    </w:p>
    <w:p w14:paraId="4F15D1DF" w14:textId="1B475FA9" w:rsidR="00EC4C63" w:rsidDel="00B149C9" w:rsidRDefault="00BF4A5E" w:rsidP="004E5921">
      <w:pPr>
        <w:spacing w:line="360" w:lineRule="auto"/>
        <w:ind w:firstLine="720"/>
        <w:contextualSpacing/>
        <w:rPr>
          <w:del w:id="2038" w:author="Claire S" w:date="2026-07-17T09:23:00Z" w16du:dateUtc="2026-07-17T08:23:00Z"/>
          <w:rFonts w:ascii="Cambria" w:hAnsi="Cambria"/>
          <w:sz w:val="28"/>
          <w:szCs w:val="28"/>
        </w:rPr>
      </w:pPr>
      <w:del w:id="2039" w:author="Claire S" w:date="2026-07-17T09:23:00Z" w16du:dateUtc="2026-07-17T08:23:00Z">
        <w:r w:rsidDel="00B149C9">
          <w:rPr>
            <w:rFonts w:ascii="Cambria" w:hAnsi="Cambria"/>
            <w:sz w:val="28"/>
            <w:szCs w:val="28"/>
          </w:rPr>
          <w:delText>‘</w:delText>
        </w:r>
        <w:r w:rsidR="00984D2E" w:rsidDel="00B149C9">
          <w:rPr>
            <w:rFonts w:ascii="Cambria" w:hAnsi="Cambria"/>
            <w:sz w:val="28"/>
            <w:szCs w:val="28"/>
          </w:rPr>
          <w:delText>Wait ‘</w:delText>
        </w:r>
      </w:del>
      <w:ins w:id="2040" w:author="Daisy Watt" w:date="2026-06-17T06:43:00Z" w16du:dateUtc="2026-06-17T05:43:00Z">
        <w:del w:id="2041" w:author="Claire S" w:date="2026-07-17T09:23:00Z" w16du:dateUtc="2026-07-17T08:23:00Z">
          <w:r w:rsidR="002546BF" w:rsidDel="00B149C9">
            <w:rPr>
              <w:rFonts w:ascii="Cambria" w:hAnsi="Cambria"/>
              <w:sz w:val="28"/>
              <w:szCs w:val="28"/>
            </w:rPr>
            <w:delText>’</w:delText>
          </w:r>
        </w:del>
      </w:ins>
      <w:del w:id="2042" w:author="Claire S" w:date="2026-07-17T09:23:00Z" w16du:dateUtc="2026-07-17T08:23:00Z">
        <w:r w:rsidR="00984D2E" w:rsidDel="00B149C9">
          <w:rPr>
            <w:rFonts w:ascii="Cambria" w:hAnsi="Cambria"/>
            <w:sz w:val="28"/>
            <w:szCs w:val="28"/>
          </w:rPr>
          <w:delText>til you read it</w:delText>
        </w:r>
        <w:r w:rsidR="004F1F76" w:rsidDel="00B149C9">
          <w:rPr>
            <w:rFonts w:ascii="Cambria" w:hAnsi="Cambria"/>
            <w:sz w:val="28"/>
            <w:szCs w:val="28"/>
          </w:rPr>
          <w:delText>.</w:delText>
        </w:r>
        <w:r w:rsidDel="00B149C9">
          <w:rPr>
            <w:rFonts w:ascii="Cambria" w:hAnsi="Cambria"/>
            <w:sz w:val="28"/>
            <w:szCs w:val="28"/>
          </w:rPr>
          <w:delText xml:space="preserve">’ Jackson </w:delText>
        </w:r>
        <w:r w:rsidR="00F3123B" w:rsidDel="00B149C9">
          <w:rPr>
            <w:rFonts w:ascii="Cambria" w:hAnsi="Cambria"/>
            <w:sz w:val="28"/>
            <w:szCs w:val="28"/>
          </w:rPr>
          <w:delText>holds eye contact</w:delText>
        </w:r>
        <w:r w:rsidDel="00B149C9">
          <w:rPr>
            <w:rFonts w:ascii="Cambria" w:hAnsi="Cambria"/>
            <w:sz w:val="28"/>
            <w:szCs w:val="28"/>
          </w:rPr>
          <w:delText xml:space="preserve"> </w:delText>
        </w:r>
        <w:r w:rsidR="00F3123B" w:rsidDel="00B149C9">
          <w:rPr>
            <w:rFonts w:ascii="Cambria" w:hAnsi="Cambria"/>
            <w:sz w:val="28"/>
            <w:szCs w:val="28"/>
          </w:rPr>
          <w:delText>with</w:delText>
        </w:r>
        <w:r w:rsidDel="00B149C9">
          <w:rPr>
            <w:rFonts w:ascii="Cambria" w:hAnsi="Cambria"/>
            <w:sz w:val="28"/>
            <w:szCs w:val="28"/>
          </w:rPr>
          <w:delText xml:space="preserve"> her</w:delText>
        </w:r>
      </w:del>
      <w:del w:id="2043" w:author="Claire S" w:date="2026-05-25T13:10:00Z" w16du:dateUtc="2026-05-25T12:10:00Z">
        <w:r w:rsidR="007A7D1B" w:rsidDel="00DA57DE">
          <w:rPr>
            <w:rFonts w:ascii="Cambria" w:hAnsi="Cambria"/>
            <w:sz w:val="28"/>
            <w:szCs w:val="28"/>
          </w:rPr>
          <w:delText>. He</w:delText>
        </w:r>
        <w:r w:rsidR="006F609D" w:rsidDel="00DA57DE">
          <w:rPr>
            <w:rFonts w:ascii="Cambria" w:hAnsi="Cambria"/>
            <w:sz w:val="28"/>
            <w:szCs w:val="28"/>
          </w:rPr>
          <w:delText xml:space="preserve"> seems</w:delText>
        </w:r>
      </w:del>
      <w:del w:id="2044" w:author="Claire S" w:date="2026-07-17T09:23:00Z" w16du:dateUtc="2026-07-17T08:23:00Z">
        <w:r w:rsidR="006F609D" w:rsidDel="00B149C9">
          <w:rPr>
            <w:rFonts w:ascii="Cambria" w:hAnsi="Cambria"/>
            <w:sz w:val="28"/>
            <w:szCs w:val="28"/>
          </w:rPr>
          <w:delText xml:space="preserve"> </w:delText>
        </w:r>
        <w:r w:rsidR="000049F2" w:rsidDel="00B149C9">
          <w:rPr>
            <w:rFonts w:ascii="Cambria" w:hAnsi="Cambria"/>
            <w:sz w:val="28"/>
            <w:szCs w:val="28"/>
          </w:rPr>
          <w:delText>powerful</w:delText>
        </w:r>
        <w:r w:rsidDel="00B149C9">
          <w:rPr>
            <w:rFonts w:ascii="Cambria" w:hAnsi="Cambria"/>
            <w:sz w:val="28"/>
            <w:szCs w:val="28"/>
          </w:rPr>
          <w:delText>,</w:delText>
        </w:r>
        <w:r w:rsidR="004313E3" w:rsidDel="00B149C9">
          <w:rPr>
            <w:rFonts w:ascii="Cambria" w:hAnsi="Cambria"/>
            <w:sz w:val="28"/>
            <w:szCs w:val="28"/>
          </w:rPr>
          <w:delText xml:space="preserve"> </w:delText>
        </w:r>
      </w:del>
      <w:del w:id="2045" w:author="Claire S" w:date="2026-05-25T13:10:00Z" w16du:dateUtc="2026-05-25T12:10:00Z">
        <w:r w:rsidR="00F3123B" w:rsidDel="00DA57DE">
          <w:rPr>
            <w:rFonts w:ascii="Cambria" w:hAnsi="Cambria"/>
            <w:sz w:val="28"/>
            <w:szCs w:val="28"/>
          </w:rPr>
          <w:delText xml:space="preserve">just </w:delText>
        </w:r>
      </w:del>
      <w:del w:id="2046" w:author="Claire S" w:date="2026-07-17T09:23:00Z" w16du:dateUtc="2026-07-17T08:23:00Z">
        <w:r w:rsidR="00F3123B" w:rsidDel="00B149C9">
          <w:rPr>
            <w:rFonts w:ascii="Cambria" w:hAnsi="Cambria"/>
            <w:sz w:val="28"/>
            <w:szCs w:val="28"/>
          </w:rPr>
          <w:delText>like</w:delText>
        </w:r>
        <w:r w:rsidDel="00B149C9">
          <w:rPr>
            <w:rFonts w:ascii="Cambria" w:hAnsi="Cambria"/>
            <w:sz w:val="28"/>
            <w:szCs w:val="28"/>
          </w:rPr>
          <w:delText xml:space="preserve"> </w:delText>
        </w:r>
        <w:r w:rsidR="008C431C" w:rsidDel="00B149C9">
          <w:rPr>
            <w:rFonts w:ascii="Cambria" w:hAnsi="Cambria"/>
            <w:sz w:val="28"/>
            <w:szCs w:val="28"/>
          </w:rPr>
          <w:delText xml:space="preserve">his </w:delText>
        </w:r>
      </w:del>
      <w:ins w:id="2047" w:author="Daisy Watt" w:date="2026-06-18T16:36:00Z" w16du:dateUtc="2026-06-18T15:36:00Z">
        <w:del w:id="2048" w:author="Claire S" w:date="2026-07-17T09:23:00Z" w16du:dateUtc="2026-07-17T08:23:00Z">
          <w:r w:rsidR="00DC4F92" w:rsidDel="00B149C9">
            <w:rPr>
              <w:rFonts w:ascii="Cambria" w:hAnsi="Cambria"/>
              <w:sz w:val="28"/>
              <w:szCs w:val="28"/>
            </w:rPr>
            <w:delText xml:space="preserve">his novels’ </w:delText>
          </w:r>
        </w:del>
      </w:ins>
      <w:del w:id="2049" w:author="Claire S" w:date="2026-07-17T09:23:00Z" w16du:dateUtc="2026-07-17T08:23:00Z">
        <w:r w:rsidR="008C431C" w:rsidDel="00B149C9">
          <w:rPr>
            <w:rFonts w:ascii="Cambria" w:hAnsi="Cambria"/>
            <w:sz w:val="28"/>
            <w:szCs w:val="28"/>
          </w:rPr>
          <w:delText xml:space="preserve">creation </w:delText>
        </w:r>
      </w:del>
      <w:ins w:id="2050" w:author="Daisy Watt" w:date="2026-06-18T16:35:00Z" w16du:dateUtc="2026-06-18T15:35:00Z">
        <w:del w:id="2051" w:author="Claire S" w:date="2026-07-17T09:23:00Z" w16du:dateUtc="2026-07-17T08:23:00Z">
          <w:r w:rsidR="00DC4F92" w:rsidDel="00B149C9">
            <w:rPr>
              <w:rFonts w:ascii="Cambria" w:hAnsi="Cambria"/>
              <w:sz w:val="28"/>
              <w:szCs w:val="28"/>
            </w:rPr>
            <w:delText>protagonist</w:delText>
          </w:r>
        </w:del>
      </w:ins>
      <w:del w:id="2052" w:author="Claire S" w:date="2026-07-17T09:23:00Z" w16du:dateUtc="2026-07-17T08:23:00Z">
        <w:r w:rsidR="009D213C" w:rsidDel="00B149C9">
          <w:rPr>
            <w:rFonts w:ascii="Cambria" w:hAnsi="Cambria"/>
            <w:sz w:val="28"/>
            <w:szCs w:val="28"/>
          </w:rPr>
          <w:delText>Smoke Silva</w:delText>
        </w:r>
        <w:r w:rsidR="00D70240" w:rsidDel="00B149C9">
          <w:rPr>
            <w:rFonts w:ascii="Cambria" w:hAnsi="Cambria"/>
            <w:sz w:val="28"/>
            <w:szCs w:val="28"/>
          </w:rPr>
          <w:delText xml:space="preserve">, the </w:delText>
        </w:r>
        <w:r w:rsidR="0068354C" w:rsidDel="00B149C9">
          <w:rPr>
            <w:rFonts w:ascii="Cambria" w:hAnsi="Cambria"/>
            <w:sz w:val="28"/>
            <w:szCs w:val="28"/>
          </w:rPr>
          <w:delText xml:space="preserve">tormented sexy </w:delText>
        </w:r>
        <w:r w:rsidR="00D70240" w:rsidDel="00B149C9">
          <w:rPr>
            <w:rFonts w:ascii="Cambria" w:hAnsi="Cambria"/>
            <w:sz w:val="28"/>
            <w:szCs w:val="28"/>
          </w:rPr>
          <w:delText>marine</w:delText>
        </w:r>
        <w:r w:rsidR="004313E3" w:rsidDel="00B149C9">
          <w:rPr>
            <w:rFonts w:ascii="Cambria" w:hAnsi="Cambria"/>
            <w:sz w:val="28"/>
            <w:szCs w:val="28"/>
          </w:rPr>
          <w:delText xml:space="preserve"> who</w:delText>
        </w:r>
        <w:r w:rsidR="00F3123B" w:rsidDel="00B149C9">
          <w:rPr>
            <w:rFonts w:ascii="Cambria" w:hAnsi="Cambria"/>
            <w:sz w:val="28"/>
            <w:szCs w:val="28"/>
          </w:rPr>
          <w:delText>’</w:delText>
        </w:r>
        <w:r w:rsidR="004313E3" w:rsidDel="00B149C9">
          <w:rPr>
            <w:rFonts w:ascii="Cambria" w:hAnsi="Cambria"/>
            <w:sz w:val="28"/>
            <w:szCs w:val="28"/>
          </w:rPr>
          <w:delText>s</w:delText>
        </w:r>
        <w:r w:rsidDel="00B149C9">
          <w:rPr>
            <w:rFonts w:ascii="Cambria" w:hAnsi="Cambria"/>
            <w:sz w:val="28"/>
            <w:szCs w:val="28"/>
          </w:rPr>
          <w:delText xml:space="preserve"> </w:delText>
        </w:r>
        <w:r w:rsidR="00F20EF8" w:rsidDel="00B149C9">
          <w:rPr>
            <w:rFonts w:ascii="Cambria" w:hAnsi="Cambria"/>
            <w:sz w:val="28"/>
            <w:szCs w:val="28"/>
          </w:rPr>
          <w:delText>dominat</w:delText>
        </w:r>
        <w:r w:rsidR="004313E3" w:rsidDel="00B149C9">
          <w:rPr>
            <w:rFonts w:ascii="Cambria" w:hAnsi="Cambria"/>
            <w:sz w:val="28"/>
            <w:szCs w:val="28"/>
          </w:rPr>
          <w:delText xml:space="preserve">ed </w:delText>
        </w:r>
        <w:r w:rsidR="000C5CDF" w:rsidDel="00B149C9">
          <w:rPr>
            <w:rFonts w:ascii="Cambria" w:hAnsi="Cambria"/>
            <w:sz w:val="28"/>
            <w:szCs w:val="28"/>
          </w:rPr>
          <w:delText>the</w:delText>
        </w:r>
        <w:r w:rsidR="000049F2" w:rsidDel="00B149C9">
          <w:rPr>
            <w:rFonts w:ascii="Cambria" w:hAnsi="Cambria"/>
            <w:sz w:val="28"/>
            <w:szCs w:val="28"/>
          </w:rPr>
          <w:delText xml:space="preserve"> book</w:delText>
        </w:r>
        <w:r w:rsidR="000C5CDF" w:rsidDel="00B149C9">
          <w:rPr>
            <w:rFonts w:ascii="Cambria" w:hAnsi="Cambria"/>
            <w:sz w:val="28"/>
            <w:szCs w:val="28"/>
          </w:rPr>
          <w:delText xml:space="preserve"> charts</w:delText>
        </w:r>
      </w:del>
      <w:del w:id="2053" w:author="Claire S" w:date="2026-05-25T13:10:00Z" w16du:dateUtc="2026-05-25T12:10:00Z">
        <w:r w:rsidR="009D213C" w:rsidDel="00DA57DE">
          <w:rPr>
            <w:rFonts w:ascii="Cambria" w:hAnsi="Cambria"/>
            <w:sz w:val="28"/>
            <w:szCs w:val="28"/>
          </w:rPr>
          <w:delText xml:space="preserve"> </w:delText>
        </w:r>
        <w:r w:rsidR="00C97330" w:rsidDel="00DA57DE">
          <w:rPr>
            <w:rFonts w:ascii="Cambria" w:hAnsi="Cambria"/>
            <w:sz w:val="28"/>
            <w:szCs w:val="28"/>
          </w:rPr>
          <w:delText>recently</w:delText>
        </w:r>
      </w:del>
      <w:del w:id="2054" w:author="Claire S" w:date="2026-07-17T09:23:00Z" w16du:dateUtc="2026-07-17T08:23:00Z">
        <w:r w:rsidR="00C97330" w:rsidDel="00B149C9">
          <w:rPr>
            <w:rFonts w:ascii="Cambria" w:hAnsi="Cambria"/>
            <w:sz w:val="28"/>
            <w:szCs w:val="28"/>
          </w:rPr>
          <w:delText xml:space="preserve">. </w:delText>
        </w:r>
      </w:del>
      <w:ins w:id="2055" w:author="Daisy Watt" w:date="2026-06-18T16:35:00Z" w16du:dateUtc="2026-06-18T15:35:00Z">
        <w:del w:id="2056" w:author="Claire S" w:date="2026-07-17T09:23:00Z" w16du:dateUtc="2026-07-17T08:23:00Z">
          <w:r w:rsidR="00DC4F92" w:rsidDel="00B149C9">
            <w:rPr>
              <w:rFonts w:ascii="Cambria" w:hAnsi="Cambria"/>
              <w:sz w:val="28"/>
              <w:szCs w:val="28"/>
            </w:rPr>
            <w:delText>s</w:delText>
          </w:r>
        </w:del>
      </w:ins>
      <w:ins w:id="2057" w:author="Daisy Watt" w:date="2026-06-17T06:44:00Z" w16du:dateUtc="2026-06-17T05:44:00Z">
        <w:del w:id="2058" w:author="Claire S" w:date="2026-07-17T09:23:00Z" w16du:dateUtc="2026-07-17T08:23:00Z">
          <w:r w:rsidR="002546BF" w:rsidDel="00B149C9">
            <w:rPr>
              <w:rFonts w:ascii="Cambria" w:hAnsi="Cambria"/>
              <w:sz w:val="28"/>
              <w:szCs w:val="28"/>
            </w:rPr>
            <w:delText>H</w:delText>
          </w:r>
        </w:del>
      </w:ins>
      <w:del w:id="2059" w:author="Claire S" w:date="2026-07-17T09:23:00Z" w16du:dateUtc="2026-07-17T08:23:00Z">
        <w:r w:rsidR="00C97330" w:rsidRPr="002546BF" w:rsidDel="00B149C9">
          <w:rPr>
            <w:rFonts w:ascii="Cambria" w:hAnsi="Cambria"/>
            <w:i/>
            <w:iCs/>
            <w:sz w:val="28"/>
            <w:szCs w:val="28"/>
            <w:rPrChange w:id="2060" w:author="Daisy Watt" w:date="2026-06-17T06:44:00Z" w16du:dateUtc="2026-06-17T05:44:00Z">
              <w:rPr>
                <w:rFonts w:ascii="Cambria" w:hAnsi="Cambria"/>
                <w:sz w:val="28"/>
                <w:szCs w:val="28"/>
              </w:rPr>
            </w:rPrChange>
          </w:rPr>
          <w:delText>N</w:delText>
        </w:r>
        <w:r w:rsidRPr="002546BF" w:rsidDel="00B149C9">
          <w:rPr>
            <w:rFonts w:ascii="Cambria" w:hAnsi="Cambria"/>
            <w:i/>
            <w:iCs/>
            <w:sz w:val="28"/>
            <w:szCs w:val="28"/>
            <w:rPrChange w:id="2061" w:author="Daisy Watt" w:date="2026-06-17T06:44:00Z" w16du:dateUtc="2026-06-17T05:44:00Z">
              <w:rPr>
                <w:rFonts w:ascii="Cambria" w:hAnsi="Cambria"/>
                <w:sz w:val="28"/>
                <w:szCs w:val="28"/>
              </w:rPr>
            </w:rPrChange>
          </w:rPr>
          <w:delText>o</w:delText>
        </w:r>
        <w:r w:rsidR="00584173" w:rsidRPr="002546BF" w:rsidDel="00B149C9">
          <w:rPr>
            <w:rFonts w:ascii="Cambria" w:hAnsi="Cambria"/>
            <w:i/>
            <w:iCs/>
            <w:sz w:val="28"/>
            <w:szCs w:val="28"/>
            <w:rPrChange w:id="2062" w:author="Daisy Watt" w:date="2026-06-17T06:44:00Z" w16du:dateUtc="2026-06-17T05:44:00Z">
              <w:rPr>
                <w:rFonts w:ascii="Cambria" w:hAnsi="Cambria"/>
                <w:sz w:val="28"/>
                <w:szCs w:val="28"/>
              </w:rPr>
            </w:rPrChange>
          </w:rPr>
          <w:delText xml:space="preserve"> wonder</w:delText>
        </w:r>
      </w:del>
      <w:del w:id="2063" w:author="Claire S" w:date="2026-05-25T13:10:00Z" w16du:dateUtc="2026-05-25T12:10:00Z">
        <w:r w:rsidR="00584173" w:rsidRPr="002546BF" w:rsidDel="00065A5F">
          <w:rPr>
            <w:rFonts w:ascii="Cambria" w:hAnsi="Cambria"/>
            <w:i/>
            <w:iCs/>
            <w:sz w:val="28"/>
            <w:szCs w:val="28"/>
            <w:rPrChange w:id="2064" w:author="Daisy Watt" w:date="2026-06-17T06:44:00Z" w16du:dateUtc="2026-06-17T05:44:00Z">
              <w:rPr>
                <w:rFonts w:ascii="Cambria" w:hAnsi="Cambria"/>
                <w:sz w:val="28"/>
                <w:szCs w:val="28"/>
              </w:rPr>
            </w:rPrChange>
          </w:rPr>
          <w:delText xml:space="preserve"> big</w:delText>
        </w:r>
      </w:del>
      <w:del w:id="2065" w:author="Claire S" w:date="2026-07-17T09:23:00Z" w16du:dateUtc="2026-07-17T08:23:00Z">
        <w:r w:rsidR="00584173" w:rsidRPr="002546BF" w:rsidDel="00B149C9">
          <w:rPr>
            <w:rFonts w:ascii="Cambria" w:hAnsi="Cambria"/>
            <w:i/>
            <w:iCs/>
            <w:sz w:val="28"/>
            <w:szCs w:val="28"/>
            <w:rPrChange w:id="2066" w:author="Daisy Watt" w:date="2026-06-17T06:44:00Z" w16du:dateUtc="2026-06-17T05:44:00Z">
              <w:rPr>
                <w:rFonts w:ascii="Cambria" w:hAnsi="Cambria"/>
                <w:sz w:val="28"/>
                <w:szCs w:val="28"/>
              </w:rPr>
            </w:rPrChange>
          </w:rPr>
          <w:delText xml:space="preserve"> sister Ruth’s so desperate to keep </w:delText>
        </w:r>
        <w:r w:rsidR="004313E3" w:rsidRPr="002546BF" w:rsidDel="00B149C9">
          <w:rPr>
            <w:rFonts w:ascii="Cambria" w:hAnsi="Cambria"/>
            <w:i/>
            <w:iCs/>
            <w:sz w:val="28"/>
            <w:szCs w:val="28"/>
            <w:rPrChange w:id="2067" w:author="Daisy Watt" w:date="2026-06-17T06:44:00Z" w16du:dateUtc="2026-06-17T05:44:00Z">
              <w:rPr>
                <w:rFonts w:ascii="Cambria" w:hAnsi="Cambria"/>
                <w:sz w:val="28"/>
                <w:szCs w:val="28"/>
              </w:rPr>
            </w:rPrChange>
          </w:rPr>
          <w:delText>Jackson</w:delText>
        </w:r>
        <w:r w:rsidR="00C97330" w:rsidRPr="002546BF" w:rsidDel="00B149C9">
          <w:rPr>
            <w:rFonts w:ascii="Cambria" w:hAnsi="Cambria"/>
            <w:i/>
            <w:iCs/>
            <w:sz w:val="28"/>
            <w:szCs w:val="28"/>
            <w:rPrChange w:id="2068" w:author="Daisy Watt" w:date="2026-06-17T06:44:00Z" w16du:dateUtc="2026-06-17T05:44:00Z">
              <w:rPr>
                <w:rFonts w:ascii="Cambria" w:hAnsi="Cambria"/>
                <w:sz w:val="28"/>
                <w:szCs w:val="28"/>
              </w:rPr>
            </w:rPrChange>
          </w:rPr>
          <w:delText xml:space="preserve"> sweet</w:delText>
        </w:r>
        <w:r w:rsidR="00EC4C63" w:rsidDel="00B149C9">
          <w:rPr>
            <w:rFonts w:ascii="Cambria" w:hAnsi="Cambria"/>
            <w:sz w:val="28"/>
            <w:szCs w:val="28"/>
          </w:rPr>
          <w:delText xml:space="preserve">, </w:delText>
        </w:r>
        <w:r w:rsidR="006C23B4" w:rsidRPr="005E2A62" w:rsidDel="00B149C9">
          <w:rPr>
            <w:rFonts w:ascii="Cambria" w:hAnsi="Cambria"/>
            <w:sz w:val="28"/>
            <w:szCs w:val="28"/>
            <w:highlight w:val="yellow"/>
            <w:rPrChange w:id="2069" w:author="Daisy Watt" w:date="2026-06-18T16:39:00Z" w16du:dateUtc="2026-06-18T15:39:00Z">
              <w:rPr>
                <w:rFonts w:ascii="Cambria" w:hAnsi="Cambria"/>
                <w:sz w:val="28"/>
                <w:szCs w:val="28"/>
              </w:rPr>
            </w:rPrChange>
          </w:rPr>
          <w:delText>Savannah</w:delText>
        </w:r>
        <w:r w:rsidR="00EC4C63" w:rsidRPr="005E2A62" w:rsidDel="00B149C9">
          <w:rPr>
            <w:rFonts w:ascii="Cambria" w:hAnsi="Cambria"/>
            <w:sz w:val="28"/>
            <w:szCs w:val="28"/>
            <w:highlight w:val="yellow"/>
            <w:rPrChange w:id="2070" w:author="Daisy Watt" w:date="2026-06-18T16:39:00Z" w16du:dateUtc="2026-06-18T15:39:00Z">
              <w:rPr>
                <w:rFonts w:ascii="Cambria" w:hAnsi="Cambria"/>
                <w:sz w:val="28"/>
                <w:szCs w:val="28"/>
              </w:rPr>
            </w:rPrChange>
          </w:rPr>
          <w:delText>’s</w:delText>
        </w:r>
        <w:r w:rsidR="00D73A26" w:rsidRPr="005E2A62" w:rsidDel="00B149C9">
          <w:rPr>
            <w:rFonts w:ascii="Cambria" w:hAnsi="Cambria"/>
            <w:sz w:val="28"/>
            <w:szCs w:val="28"/>
            <w:highlight w:val="yellow"/>
            <w:rPrChange w:id="2071" w:author="Daisy Watt" w:date="2026-06-18T16:39:00Z" w16du:dateUtc="2026-06-18T15:39:00Z">
              <w:rPr>
                <w:rFonts w:ascii="Cambria" w:hAnsi="Cambria"/>
                <w:sz w:val="28"/>
                <w:szCs w:val="28"/>
              </w:rPr>
            </w:rPrChange>
          </w:rPr>
          <w:delText xml:space="preserve"> </w:delText>
        </w:r>
        <w:r w:rsidR="00EC4C63" w:rsidRPr="005E2A62" w:rsidDel="00B149C9">
          <w:rPr>
            <w:rFonts w:ascii="Cambria" w:hAnsi="Cambria"/>
            <w:sz w:val="28"/>
            <w:szCs w:val="28"/>
            <w:highlight w:val="yellow"/>
            <w:rPrChange w:id="2072" w:author="Daisy Watt" w:date="2026-06-18T16:39:00Z" w16du:dateUtc="2026-06-18T15:39:00Z">
              <w:rPr>
                <w:rFonts w:ascii="Cambria" w:hAnsi="Cambria"/>
                <w:sz w:val="28"/>
                <w:szCs w:val="28"/>
              </w:rPr>
            </w:rPrChange>
          </w:rPr>
          <w:delText>thinking</w:delText>
        </w:r>
        <w:r w:rsidR="003E4385" w:rsidDel="00B149C9">
          <w:rPr>
            <w:rFonts w:ascii="Cambria" w:hAnsi="Cambria"/>
            <w:sz w:val="28"/>
            <w:szCs w:val="28"/>
          </w:rPr>
          <w:delText>,</w:delText>
        </w:r>
        <w:r w:rsidR="00EC4C63" w:rsidDel="00B149C9">
          <w:rPr>
            <w:rFonts w:ascii="Cambria" w:hAnsi="Cambria"/>
            <w:sz w:val="28"/>
            <w:szCs w:val="28"/>
          </w:rPr>
          <w:delText xml:space="preserve"> when</w:delText>
        </w:r>
        <w:r w:rsidR="00DD3B0C" w:rsidDel="00B149C9">
          <w:rPr>
            <w:rFonts w:ascii="Cambria" w:hAnsi="Cambria"/>
            <w:sz w:val="28"/>
            <w:szCs w:val="28"/>
          </w:rPr>
          <w:delText xml:space="preserve"> </w:delText>
        </w:r>
        <w:r w:rsidR="00EC4C63" w:rsidDel="00B149C9">
          <w:rPr>
            <w:rFonts w:ascii="Cambria" w:hAnsi="Cambria"/>
            <w:sz w:val="28"/>
            <w:szCs w:val="28"/>
          </w:rPr>
          <w:delText>m</w:delText>
        </w:r>
        <w:r w:rsidR="006C5141" w:rsidDel="00B149C9">
          <w:rPr>
            <w:rFonts w:ascii="Cambria" w:hAnsi="Cambria"/>
            <w:sz w:val="28"/>
            <w:szCs w:val="28"/>
          </w:rPr>
          <w:delText xml:space="preserve">ousey </w:delText>
        </w:r>
        <w:r w:rsidR="005C5E0B" w:rsidDel="00B149C9">
          <w:rPr>
            <w:rFonts w:ascii="Cambria" w:hAnsi="Cambria"/>
            <w:sz w:val="28"/>
            <w:szCs w:val="28"/>
          </w:rPr>
          <w:delText xml:space="preserve">Violet chokes on her </w:delText>
        </w:r>
        <w:r w:rsidR="00725533" w:rsidDel="00B149C9">
          <w:rPr>
            <w:rFonts w:ascii="Cambria" w:hAnsi="Cambria"/>
            <w:sz w:val="28"/>
            <w:szCs w:val="28"/>
          </w:rPr>
          <w:delText>cake</w:delText>
        </w:r>
        <w:r w:rsidR="00EC4C63" w:rsidDel="00B149C9">
          <w:rPr>
            <w:rFonts w:ascii="Cambria" w:hAnsi="Cambria"/>
            <w:sz w:val="28"/>
            <w:szCs w:val="28"/>
          </w:rPr>
          <w:delText>.</w:delText>
        </w:r>
      </w:del>
    </w:p>
    <w:p w14:paraId="00AEFA15" w14:textId="5D26333D" w:rsidR="00A22E3C" w:rsidDel="00B149C9" w:rsidRDefault="0064526B" w:rsidP="00A22E3C">
      <w:pPr>
        <w:spacing w:line="360" w:lineRule="auto"/>
        <w:ind w:firstLine="720"/>
        <w:contextualSpacing/>
        <w:rPr>
          <w:del w:id="2073" w:author="Claire S" w:date="2026-07-17T09:23:00Z" w16du:dateUtc="2026-07-17T08:23:00Z"/>
          <w:rFonts w:ascii="Cambria" w:hAnsi="Cambria"/>
          <w:sz w:val="28"/>
          <w:szCs w:val="28"/>
        </w:rPr>
      </w:pPr>
      <w:del w:id="2074" w:author="Claire S" w:date="2026-07-17T09:23:00Z" w16du:dateUtc="2026-07-17T08:23:00Z">
        <w:r w:rsidDel="00B149C9">
          <w:rPr>
            <w:rFonts w:ascii="Cambria" w:hAnsi="Cambria"/>
            <w:sz w:val="28"/>
            <w:szCs w:val="28"/>
          </w:rPr>
          <w:delText>‘Here</w:delText>
        </w:r>
        <w:r w:rsidR="00983E18" w:rsidDel="00B149C9">
          <w:rPr>
            <w:rFonts w:ascii="Cambria" w:hAnsi="Cambria"/>
            <w:sz w:val="28"/>
            <w:szCs w:val="28"/>
          </w:rPr>
          <w:delText xml:space="preserve"> you go.</w:delText>
        </w:r>
        <w:r w:rsidDel="00B149C9">
          <w:rPr>
            <w:rFonts w:ascii="Cambria" w:hAnsi="Cambria"/>
            <w:sz w:val="28"/>
            <w:szCs w:val="28"/>
          </w:rPr>
          <w:delText>’</w:delText>
        </w:r>
        <w:r w:rsidR="005C5E0B" w:rsidDel="00B149C9">
          <w:rPr>
            <w:rFonts w:ascii="Cambria" w:hAnsi="Cambria"/>
            <w:sz w:val="28"/>
            <w:szCs w:val="28"/>
          </w:rPr>
          <w:delText xml:space="preserve"> </w:delText>
        </w:r>
        <w:r w:rsidR="006C5141" w:rsidDel="00B149C9">
          <w:rPr>
            <w:rFonts w:ascii="Cambria" w:hAnsi="Cambria"/>
            <w:sz w:val="28"/>
            <w:szCs w:val="28"/>
          </w:rPr>
          <w:delText>Jackson offer</w:delText>
        </w:r>
        <w:r w:rsidR="004018A7" w:rsidDel="00B149C9">
          <w:rPr>
            <w:rFonts w:ascii="Cambria" w:hAnsi="Cambria"/>
            <w:sz w:val="28"/>
            <w:szCs w:val="28"/>
          </w:rPr>
          <w:delText>s</w:delText>
        </w:r>
        <w:r w:rsidR="006C5141" w:rsidDel="00B149C9">
          <w:rPr>
            <w:rFonts w:ascii="Cambria" w:hAnsi="Cambria"/>
            <w:sz w:val="28"/>
            <w:szCs w:val="28"/>
          </w:rPr>
          <w:delText xml:space="preserve"> </w:delText>
        </w:r>
        <w:r w:rsidDel="00B149C9">
          <w:rPr>
            <w:rFonts w:ascii="Cambria" w:hAnsi="Cambria"/>
            <w:sz w:val="28"/>
            <w:szCs w:val="28"/>
          </w:rPr>
          <w:delText xml:space="preserve">the </w:delText>
        </w:r>
        <w:r w:rsidR="00D73A26" w:rsidDel="00B149C9">
          <w:rPr>
            <w:rFonts w:ascii="Cambria" w:hAnsi="Cambria"/>
            <w:sz w:val="28"/>
            <w:szCs w:val="28"/>
          </w:rPr>
          <w:delText>boring</w:delText>
        </w:r>
        <w:r w:rsidDel="00B149C9">
          <w:rPr>
            <w:rFonts w:ascii="Cambria" w:hAnsi="Cambria"/>
            <w:sz w:val="28"/>
            <w:szCs w:val="28"/>
          </w:rPr>
          <w:delText xml:space="preserve"> young woman</w:delText>
        </w:r>
        <w:r w:rsidR="006C5141" w:rsidDel="00B149C9">
          <w:rPr>
            <w:rFonts w:ascii="Cambria" w:hAnsi="Cambria"/>
            <w:sz w:val="28"/>
            <w:szCs w:val="28"/>
          </w:rPr>
          <w:delText xml:space="preserve"> </w:delText>
        </w:r>
        <w:r w:rsidR="00150015" w:rsidDel="00B149C9">
          <w:rPr>
            <w:rFonts w:ascii="Cambria" w:hAnsi="Cambria"/>
            <w:sz w:val="28"/>
            <w:szCs w:val="28"/>
          </w:rPr>
          <w:delText>some</w:delText>
        </w:r>
        <w:r w:rsidR="006C5141" w:rsidDel="00B149C9">
          <w:rPr>
            <w:rFonts w:ascii="Cambria" w:hAnsi="Cambria"/>
            <w:sz w:val="28"/>
            <w:szCs w:val="28"/>
          </w:rPr>
          <w:delText xml:space="preserve"> water</w:delText>
        </w:r>
        <w:r w:rsidR="004018A7" w:rsidDel="00B149C9">
          <w:rPr>
            <w:rFonts w:ascii="Cambria" w:hAnsi="Cambria"/>
            <w:sz w:val="28"/>
            <w:szCs w:val="28"/>
          </w:rPr>
          <w:delText xml:space="preserve">, and </w:delText>
        </w:r>
        <w:r w:rsidR="004018A7" w:rsidRPr="005E2A62" w:rsidDel="00B149C9">
          <w:rPr>
            <w:rFonts w:ascii="Cambria" w:hAnsi="Cambria"/>
            <w:sz w:val="28"/>
            <w:szCs w:val="28"/>
            <w:highlight w:val="yellow"/>
            <w:rPrChange w:id="2075" w:author="Daisy Watt" w:date="2026-06-18T16:39:00Z" w16du:dateUtc="2026-06-18T15:39:00Z">
              <w:rPr>
                <w:rFonts w:ascii="Cambria" w:hAnsi="Cambria"/>
                <w:sz w:val="28"/>
                <w:szCs w:val="28"/>
              </w:rPr>
            </w:rPrChange>
          </w:rPr>
          <w:delText>Savannah thinks</w:delText>
        </w:r>
        <w:r w:rsidR="004018A7" w:rsidDel="00B149C9">
          <w:rPr>
            <w:rFonts w:ascii="Cambria" w:hAnsi="Cambria"/>
            <w:sz w:val="28"/>
            <w:szCs w:val="28"/>
          </w:rPr>
          <w:delText xml:space="preserve">, </w:delText>
        </w:r>
        <w:r w:rsidR="00A22E3C" w:rsidRPr="00E759D4" w:rsidDel="00B149C9">
          <w:rPr>
            <w:rFonts w:ascii="Cambria" w:hAnsi="Cambria"/>
            <w:i/>
            <w:sz w:val="28"/>
            <w:szCs w:val="28"/>
          </w:rPr>
          <w:delText xml:space="preserve">what a gent </w:delText>
        </w:r>
        <w:r w:rsidR="00A22E3C" w:rsidDel="00B149C9">
          <w:rPr>
            <w:rFonts w:ascii="Cambria" w:hAnsi="Cambria"/>
            <w:sz w:val="28"/>
            <w:szCs w:val="28"/>
          </w:rPr>
          <w:delText>as</w:delText>
        </w:r>
      </w:del>
      <w:del w:id="2076" w:author="Claire S" w:date="2026-06-03T10:06:00Z" w16du:dateUtc="2026-06-03T09:06:00Z">
        <w:r w:rsidR="00A22E3C" w:rsidDel="001F6FF6">
          <w:rPr>
            <w:rFonts w:ascii="Cambria" w:hAnsi="Cambria"/>
            <w:sz w:val="28"/>
            <w:szCs w:val="28"/>
          </w:rPr>
          <w:delText xml:space="preserve">, from </w:delText>
        </w:r>
        <w:r w:rsidR="00015380" w:rsidDel="001F6FF6">
          <w:rPr>
            <w:rFonts w:ascii="Cambria" w:hAnsi="Cambria"/>
            <w:sz w:val="28"/>
            <w:szCs w:val="28"/>
          </w:rPr>
          <w:delText>the table b</w:delText>
        </w:r>
        <w:r w:rsidR="0078208E" w:rsidDel="001F6FF6">
          <w:rPr>
            <w:rFonts w:ascii="Cambria" w:hAnsi="Cambria"/>
            <w:sz w:val="28"/>
            <w:szCs w:val="28"/>
          </w:rPr>
          <w:delText xml:space="preserve">ehind, </w:delText>
        </w:r>
      </w:del>
      <w:del w:id="2077" w:author="Claire S" w:date="2026-07-17T09:23:00Z" w16du:dateUtc="2026-07-17T08:23:00Z">
        <w:r w:rsidR="0078208E" w:rsidDel="00B149C9">
          <w:rPr>
            <w:rFonts w:ascii="Cambria" w:hAnsi="Cambria"/>
            <w:sz w:val="28"/>
            <w:szCs w:val="28"/>
          </w:rPr>
          <w:delText>Harlen Coben</w:delText>
        </w:r>
      </w:del>
      <w:ins w:id="2078" w:author="Daisy Watt" w:date="2026-06-18T16:38:00Z" w16du:dateUtc="2026-06-18T15:38:00Z">
        <w:del w:id="2079" w:author="Claire S" w:date="2026-07-17T09:23:00Z" w16du:dateUtc="2026-07-17T08:23:00Z">
          <w:r w:rsidR="005E2A62" w:rsidDel="00B149C9">
            <w:rPr>
              <w:rFonts w:ascii="Cambria" w:hAnsi="Cambria"/>
              <w:sz w:val="28"/>
              <w:szCs w:val="28"/>
            </w:rPr>
            <w:delText xml:space="preserve"> passes their table and</w:delText>
          </w:r>
        </w:del>
      </w:ins>
      <w:del w:id="2080" w:author="Claire S" w:date="2026-07-17T09:23:00Z" w16du:dateUtc="2026-07-17T08:23:00Z">
        <w:r w:rsidR="0078208E" w:rsidDel="00B149C9">
          <w:rPr>
            <w:rFonts w:ascii="Cambria" w:hAnsi="Cambria"/>
            <w:sz w:val="28"/>
            <w:szCs w:val="28"/>
          </w:rPr>
          <w:delText xml:space="preserve"> blows her </w:delText>
        </w:r>
      </w:del>
      <w:ins w:id="2081" w:author="Daisy Watt" w:date="2026-06-18T16:38:00Z" w16du:dateUtc="2026-06-18T15:38:00Z">
        <w:del w:id="2082" w:author="Claire S" w:date="2026-07-17T09:23:00Z" w16du:dateUtc="2026-07-17T08:23:00Z">
          <w:r w:rsidR="005E2A62" w:rsidDel="00B149C9">
            <w:rPr>
              <w:rFonts w:ascii="Cambria" w:hAnsi="Cambria"/>
              <w:sz w:val="28"/>
              <w:szCs w:val="28"/>
            </w:rPr>
            <w:delText xml:space="preserve">Savannah </w:delText>
          </w:r>
        </w:del>
      </w:ins>
      <w:del w:id="2083" w:author="Claire S" w:date="2026-07-17T09:23:00Z" w16du:dateUtc="2026-07-17T08:23:00Z">
        <w:r w:rsidR="0078208E" w:rsidDel="00B149C9">
          <w:rPr>
            <w:rFonts w:ascii="Cambria" w:hAnsi="Cambria"/>
            <w:sz w:val="28"/>
            <w:szCs w:val="28"/>
          </w:rPr>
          <w:delText>a kiss</w:delText>
        </w:r>
        <w:r w:rsidR="00A22E3C" w:rsidDel="00B149C9">
          <w:rPr>
            <w:rFonts w:ascii="Cambria" w:hAnsi="Cambria"/>
            <w:sz w:val="28"/>
            <w:szCs w:val="28"/>
          </w:rPr>
          <w:delText>.</w:delText>
        </w:r>
      </w:del>
    </w:p>
    <w:p w14:paraId="1873BFFF" w14:textId="5AB6A2D0" w:rsidR="007A7D1B" w:rsidDel="00B149C9" w:rsidRDefault="00E759D4" w:rsidP="00A22E3C">
      <w:pPr>
        <w:spacing w:line="360" w:lineRule="auto"/>
        <w:ind w:firstLine="720"/>
        <w:contextualSpacing/>
        <w:rPr>
          <w:del w:id="2084" w:author="Claire S" w:date="2026-07-17T09:23:00Z" w16du:dateUtc="2026-07-17T08:23:00Z"/>
          <w:rFonts w:ascii="Cambria" w:hAnsi="Cambria"/>
          <w:sz w:val="28"/>
          <w:szCs w:val="28"/>
        </w:rPr>
      </w:pPr>
      <w:del w:id="2085" w:author="Claire S" w:date="2026-07-17T09:23:00Z" w16du:dateUtc="2026-07-17T08:23:00Z">
        <w:r w:rsidDel="00B149C9">
          <w:rPr>
            <w:rFonts w:ascii="Cambria" w:hAnsi="Cambria"/>
            <w:sz w:val="28"/>
            <w:szCs w:val="28"/>
          </w:rPr>
          <w:delText xml:space="preserve">Grinning, </w:delText>
        </w:r>
        <w:r w:rsidR="0078208E" w:rsidDel="00B149C9">
          <w:rPr>
            <w:rFonts w:ascii="Cambria" w:hAnsi="Cambria"/>
            <w:sz w:val="28"/>
            <w:szCs w:val="28"/>
          </w:rPr>
          <w:delText>Savannah</w:delText>
        </w:r>
        <w:r w:rsidR="00A22E3C" w:rsidDel="00B149C9">
          <w:rPr>
            <w:rFonts w:ascii="Cambria" w:hAnsi="Cambria"/>
            <w:sz w:val="28"/>
            <w:szCs w:val="28"/>
          </w:rPr>
          <w:delText xml:space="preserve"> </w:delText>
        </w:r>
        <w:r w:rsidR="0078208E" w:rsidDel="00B149C9">
          <w:rPr>
            <w:rFonts w:ascii="Cambria" w:hAnsi="Cambria"/>
            <w:sz w:val="28"/>
            <w:szCs w:val="28"/>
          </w:rPr>
          <w:delText>kisses the air back</w:delText>
        </w:r>
      </w:del>
      <w:del w:id="2086" w:author="Claire S" w:date="2026-04-30T11:23:00Z" w16du:dateUtc="2026-04-30T10:23:00Z">
        <w:r w:rsidR="0078208E">
          <w:rPr>
            <w:rFonts w:ascii="Cambria" w:hAnsi="Cambria"/>
            <w:sz w:val="28"/>
            <w:szCs w:val="28"/>
          </w:rPr>
          <w:delText xml:space="preserve"> </w:delText>
        </w:r>
        <w:r w:rsidR="002372BE">
          <w:rPr>
            <w:rFonts w:ascii="Cambria" w:hAnsi="Cambria"/>
            <w:sz w:val="28"/>
            <w:szCs w:val="28"/>
          </w:rPr>
          <w:delText>with</w:delText>
        </w:r>
        <w:r w:rsidR="00C11515">
          <w:rPr>
            <w:rFonts w:ascii="Cambria" w:hAnsi="Cambria"/>
            <w:sz w:val="28"/>
            <w:szCs w:val="28"/>
          </w:rPr>
          <w:delText xml:space="preserve"> </w:delText>
        </w:r>
        <w:r w:rsidR="002372BE">
          <w:rPr>
            <w:rFonts w:ascii="Cambria" w:hAnsi="Cambria"/>
            <w:sz w:val="28"/>
            <w:szCs w:val="28"/>
          </w:rPr>
          <w:delText>excitement</w:delText>
        </w:r>
        <w:r w:rsidR="0078208E">
          <w:rPr>
            <w:rFonts w:ascii="Cambria" w:hAnsi="Cambria"/>
            <w:sz w:val="28"/>
            <w:szCs w:val="28"/>
          </w:rPr>
          <w:delText>.</w:delText>
        </w:r>
      </w:del>
      <w:del w:id="2087" w:author="Claire S" w:date="2026-07-17T09:23:00Z" w16du:dateUtc="2026-07-17T08:23:00Z">
        <w:r w:rsidR="0078208E" w:rsidDel="00B149C9">
          <w:rPr>
            <w:rFonts w:ascii="Cambria" w:hAnsi="Cambria"/>
            <w:sz w:val="28"/>
            <w:szCs w:val="28"/>
          </w:rPr>
          <w:delText xml:space="preserve"> </w:delText>
        </w:r>
        <w:r w:rsidR="00732C78" w:rsidDel="00B149C9">
          <w:rPr>
            <w:rFonts w:ascii="Cambria" w:hAnsi="Cambria"/>
            <w:sz w:val="28"/>
            <w:szCs w:val="28"/>
          </w:rPr>
          <w:delText>‘Nightcaps at Langley’s</w:delText>
        </w:r>
        <w:r w:rsidR="00531B74" w:rsidDel="00B149C9">
          <w:rPr>
            <w:rFonts w:ascii="Cambria" w:hAnsi="Cambria"/>
            <w:sz w:val="28"/>
            <w:szCs w:val="28"/>
          </w:rPr>
          <w:delText xml:space="preserve"> when this finishes?</w:delText>
        </w:r>
        <w:r w:rsidR="00732C78" w:rsidDel="00B149C9">
          <w:rPr>
            <w:rFonts w:ascii="Cambria" w:hAnsi="Cambria"/>
            <w:sz w:val="28"/>
            <w:szCs w:val="28"/>
          </w:rPr>
          <w:delText>’</w:delText>
        </w:r>
        <w:r w:rsidR="004540B8" w:rsidDel="00B149C9">
          <w:rPr>
            <w:rFonts w:ascii="Cambria" w:hAnsi="Cambria"/>
            <w:sz w:val="28"/>
            <w:szCs w:val="28"/>
          </w:rPr>
          <w:delText xml:space="preserve"> </w:delText>
        </w:r>
      </w:del>
      <w:ins w:id="2088" w:author="Daisy Watt" w:date="2026-06-17T06:45:00Z" w16du:dateUtc="2026-06-17T05:45:00Z">
        <w:del w:id="2089" w:author="Claire S" w:date="2026-07-17T09:23:00Z" w16du:dateUtc="2026-07-17T08:23:00Z">
          <w:r w:rsidR="002546BF" w:rsidDel="00B149C9">
            <w:rPr>
              <w:rFonts w:ascii="Cambria" w:hAnsi="Cambria"/>
              <w:sz w:val="28"/>
              <w:szCs w:val="28"/>
            </w:rPr>
            <w:delText>S</w:delText>
          </w:r>
        </w:del>
      </w:ins>
      <w:del w:id="2090" w:author="Claire S" w:date="2026-07-17T09:23:00Z" w16du:dateUtc="2026-07-17T08:23:00Z">
        <w:r w:rsidR="002934C5" w:rsidDel="00B149C9">
          <w:rPr>
            <w:rFonts w:ascii="Cambria" w:hAnsi="Cambria"/>
            <w:sz w:val="28"/>
            <w:szCs w:val="28"/>
          </w:rPr>
          <w:delText>she</w:delText>
        </w:r>
        <w:r w:rsidR="004540B8" w:rsidDel="00B149C9">
          <w:rPr>
            <w:rFonts w:ascii="Cambria" w:hAnsi="Cambria"/>
            <w:sz w:val="28"/>
            <w:szCs w:val="28"/>
          </w:rPr>
          <w:delText xml:space="preserve"> </w:delText>
        </w:r>
        <w:r w:rsidR="004540B8" w:rsidRPr="006D4253" w:rsidDel="00B149C9">
          <w:rPr>
            <w:rFonts w:ascii="Cambria" w:hAnsi="Cambria"/>
            <w:sz w:val="28"/>
            <w:szCs w:val="28"/>
            <w:highlight w:val="green"/>
            <w:rPrChange w:id="2091" w:author="Daisy Watt" w:date="2026-06-18T16:59:00Z" w16du:dateUtc="2026-06-18T15:59:00Z">
              <w:rPr>
                <w:rFonts w:ascii="Cambria" w:hAnsi="Cambria"/>
                <w:sz w:val="28"/>
                <w:szCs w:val="28"/>
              </w:rPr>
            </w:rPrChange>
          </w:rPr>
          <w:delText>claps her hands</w:delText>
        </w:r>
        <w:r w:rsidR="00531B74" w:rsidDel="00B149C9">
          <w:rPr>
            <w:rFonts w:ascii="Cambria" w:hAnsi="Cambria"/>
            <w:sz w:val="28"/>
            <w:szCs w:val="28"/>
          </w:rPr>
          <w:delText xml:space="preserve"> in excitement</w:delText>
        </w:r>
      </w:del>
      <w:del w:id="2092" w:author="Claire S" w:date="2026-06-03T10:06:00Z" w16du:dateUtc="2026-06-03T09:06:00Z">
        <w:r w:rsidR="004540B8" w:rsidDel="001F6FF6">
          <w:rPr>
            <w:rFonts w:ascii="Cambria" w:hAnsi="Cambria"/>
            <w:sz w:val="28"/>
            <w:szCs w:val="28"/>
          </w:rPr>
          <w:delText xml:space="preserve">, </w:delText>
        </w:r>
      </w:del>
      <w:del w:id="2093" w:author="Claire S" w:date="2026-05-26T08:58:00Z" w16du:dateUtc="2026-05-26T07:58:00Z">
        <w:r w:rsidR="004540B8" w:rsidDel="008A444D">
          <w:rPr>
            <w:rFonts w:ascii="Cambria" w:hAnsi="Cambria"/>
            <w:sz w:val="28"/>
            <w:szCs w:val="28"/>
          </w:rPr>
          <w:delText>b</w:delText>
        </w:r>
        <w:r w:rsidR="008F47DC" w:rsidDel="008A444D">
          <w:rPr>
            <w:rFonts w:ascii="Cambria" w:hAnsi="Cambria"/>
            <w:sz w:val="28"/>
            <w:szCs w:val="28"/>
          </w:rPr>
          <w:delText>ut</w:delText>
        </w:r>
        <w:r w:rsidR="00601C22" w:rsidDel="008A444D">
          <w:rPr>
            <w:rFonts w:ascii="Cambria" w:hAnsi="Cambria"/>
            <w:sz w:val="28"/>
            <w:szCs w:val="28"/>
          </w:rPr>
          <w:delText xml:space="preserve"> </w:delText>
        </w:r>
      </w:del>
      <w:del w:id="2094" w:author="Claire S" w:date="2026-05-11T12:20:00Z" w16du:dateUtc="2026-05-11T11:20:00Z">
        <w:r w:rsidR="00601C22" w:rsidDel="00A163FD">
          <w:rPr>
            <w:rFonts w:ascii="Cambria" w:hAnsi="Cambria"/>
            <w:sz w:val="28"/>
            <w:szCs w:val="28"/>
          </w:rPr>
          <w:delText xml:space="preserve">when </w:delText>
        </w:r>
        <w:r w:rsidR="004540B8" w:rsidDel="00A163FD">
          <w:rPr>
            <w:rFonts w:ascii="Cambria" w:hAnsi="Cambria"/>
            <w:sz w:val="28"/>
            <w:szCs w:val="28"/>
          </w:rPr>
          <w:delText>she</w:delText>
        </w:r>
        <w:r w:rsidR="007A7D1B" w:rsidDel="00A163FD">
          <w:rPr>
            <w:rFonts w:ascii="Cambria" w:hAnsi="Cambria"/>
            <w:sz w:val="28"/>
            <w:szCs w:val="28"/>
          </w:rPr>
          <w:delText xml:space="preserve"> </w:delText>
        </w:r>
        <w:r w:rsidR="00601C22" w:rsidDel="00A163FD">
          <w:rPr>
            <w:rFonts w:ascii="Cambria" w:hAnsi="Cambria"/>
            <w:sz w:val="28"/>
            <w:szCs w:val="28"/>
          </w:rPr>
          <w:delText xml:space="preserve">looks at </w:delText>
        </w:r>
      </w:del>
      <w:del w:id="2095" w:author="Claire S" w:date="2026-07-17T09:23:00Z" w16du:dateUtc="2026-07-17T08:23:00Z">
        <w:r w:rsidR="00601C22" w:rsidDel="00B149C9">
          <w:rPr>
            <w:rFonts w:ascii="Cambria" w:hAnsi="Cambria"/>
            <w:sz w:val="28"/>
            <w:szCs w:val="28"/>
          </w:rPr>
          <w:delText>Dex</w:delText>
        </w:r>
      </w:del>
      <w:del w:id="2096" w:author="Claire S" w:date="2026-05-11T12:20:00Z" w16du:dateUtc="2026-05-11T11:20:00Z">
        <w:r w:rsidR="00601C22" w:rsidDel="00A163FD">
          <w:rPr>
            <w:rFonts w:ascii="Cambria" w:hAnsi="Cambria"/>
            <w:sz w:val="28"/>
            <w:szCs w:val="28"/>
          </w:rPr>
          <w:delText>, he’</w:delText>
        </w:r>
      </w:del>
      <w:del w:id="2097" w:author="Claire S" w:date="2026-05-26T08:58:00Z" w16du:dateUtc="2026-05-26T07:58:00Z">
        <w:r w:rsidR="00601C22" w:rsidDel="008A444D">
          <w:rPr>
            <w:rFonts w:ascii="Cambria" w:hAnsi="Cambria"/>
            <w:sz w:val="28"/>
            <w:szCs w:val="28"/>
          </w:rPr>
          <w:delText>s</w:delText>
        </w:r>
      </w:del>
      <w:del w:id="2098" w:author="Claire S" w:date="2026-07-17T09:23:00Z" w16du:dateUtc="2026-07-17T08:23:00Z">
        <w:r w:rsidR="003D77DE" w:rsidDel="00B149C9">
          <w:rPr>
            <w:rFonts w:ascii="Cambria" w:hAnsi="Cambria"/>
            <w:sz w:val="28"/>
            <w:szCs w:val="28"/>
          </w:rPr>
          <w:delText xml:space="preserve"> </w:delText>
        </w:r>
      </w:del>
      <w:del w:id="2099" w:author="Claire S" w:date="2026-06-03T10:06:00Z" w16du:dateUtc="2026-06-03T09:06:00Z">
        <w:r w:rsidR="006B3490" w:rsidDel="001F6FF6">
          <w:rPr>
            <w:rFonts w:ascii="Cambria" w:hAnsi="Cambria"/>
            <w:sz w:val="28"/>
            <w:szCs w:val="28"/>
          </w:rPr>
          <w:delText>yaw</w:delText>
        </w:r>
        <w:r w:rsidR="00244372" w:rsidDel="001F6FF6">
          <w:rPr>
            <w:rFonts w:ascii="Cambria" w:hAnsi="Cambria"/>
            <w:sz w:val="28"/>
            <w:szCs w:val="28"/>
          </w:rPr>
          <w:delText>n</w:delText>
        </w:r>
        <w:r w:rsidR="00601C22" w:rsidDel="001F6FF6">
          <w:rPr>
            <w:rFonts w:ascii="Cambria" w:hAnsi="Cambria"/>
            <w:sz w:val="28"/>
            <w:szCs w:val="28"/>
          </w:rPr>
          <w:delText>ing</w:delText>
        </w:r>
        <w:r w:rsidR="00500A22" w:rsidDel="001F6FF6">
          <w:rPr>
            <w:rFonts w:ascii="Cambria" w:hAnsi="Cambria"/>
            <w:sz w:val="28"/>
            <w:szCs w:val="28"/>
          </w:rPr>
          <w:delText xml:space="preserve"> </w:delText>
        </w:r>
      </w:del>
      <w:del w:id="2100" w:author="Claire S" w:date="2026-07-17T09:23:00Z" w16du:dateUtc="2026-07-17T08:23:00Z">
        <w:r w:rsidR="00500A22" w:rsidDel="00B149C9">
          <w:rPr>
            <w:rFonts w:ascii="Cambria" w:hAnsi="Cambria"/>
            <w:sz w:val="28"/>
            <w:szCs w:val="28"/>
          </w:rPr>
          <w:delText>again</w:delText>
        </w:r>
        <w:r w:rsidR="00481C53" w:rsidDel="00B149C9">
          <w:rPr>
            <w:rFonts w:ascii="Cambria" w:hAnsi="Cambria"/>
            <w:sz w:val="28"/>
            <w:szCs w:val="28"/>
          </w:rPr>
          <w:delText>.</w:delText>
        </w:r>
        <w:r w:rsidR="003D77DE" w:rsidDel="00B149C9">
          <w:rPr>
            <w:rFonts w:ascii="Cambria" w:hAnsi="Cambria"/>
            <w:sz w:val="28"/>
            <w:szCs w:val="28"/>
          </w:rPr>
          <w:delText xml:space="preserve"> </w:delText>
        </w:r>
      </w:del>
    </w:p>
    <w:p w14:paraId="08C12EC8" w14:textId="75447231" w:rsidR="00E949C1" w:rsidDel="00B149C9" w:rsidRDefault="003D77DE" w:rsidP="00ED2FF8">
      <w:pPr>
        <w:spacing w:line="360" w:lineRule="auto"/>
        <w:ind w:firstLine="720"/>
        <w:contextualSpacing/>
        <w:rPr>
          <w:del w:id="2101" w:author="Claire S" w:date="2026-07-17T09:23:00Z" w16du:dateUtc="2026-07-17T08:23:00Z"/>
          <w:rFonts w:ascii="Cambria" w:hAnsi="Cambria"/>
          <w:sz w:val="28"/>
          <w:szCs w:val="28"/>
        </w:rPr>
      </w:pPr>
      <w:del w:id="2102" w:author="Claire S" w:date="2026-07-17T09:23:00Z" w16du:dateUtc="2026-07-17T08:23:00Z">
        <w:r w:rsidDel="00B149C9">
          <w:rPr>
            <w:rFonts w:ascii="Cambria" w:hAnsi="Cambria"/>
            <w:sz w:val="28"/>
            <w:szCs w:val="28"/>
          </w:rPr>
          <w:delText>‘Sorry</w:delText>
        </w:r>
        <w:r w:rsidR="00732C78" w:rsidDel="00B149C9">
          <w:rPr>
            <w:rFonts w:ascii="Cambria" w:hAnsi="Cambria"/>
            <w:sz w:val="28"/>
            <w:szCs w:val="28"/>
          </w:rPr>
          <w:delText>, angel</w:delText>
        </w:r>
        <w:r w:rsidDel="00B149C9">
          <w:rPr>
            <w:rFonts w:ascii="Cambria" w:hAnsi="Cambria"/>
            <w:sz w:val="28"/>
            <w:szCs w:val="28"/>
          </w:rPr>
          <w:delText>!’</w:delText>
        </w:r>
        <w:r w:rsidR="00533928" w:rsidDel="00B149C9">
          <w:rPr>
            <w:rFonts w:ascii="Cambria" w:hAnsi="Cambria"/>
            <w:sz w:val="28"/>
            <w:szCs w:val="28"/>
          </w:rPr>
          <w:delText xml:space="preserve"> </w:delText>
        </w:r>
      </w:del>
      <w:ins w:id="2103" w:author="Daisy Watt" w:date="2026-06-17T06:45:00Z" w16du:dateUtc="2026-06-17T05:45:00Z">
        <w:del w:id="2104" w:author="Claire S" w:date="2026-07-17T09:23:00Z" w16du:dateUtc="2026-07-17T08:23:00Z">
          <w:r w:rsidR="002546BF" w:rsidDel="00B149C9">
            <w:rPr>
              <w:rFonts w:ascii="Cambria" w:hAnsi="Cambria"/>
              <w:sz w:val="28"/>
              <w:szCs w:val="28"/>
            </w:rPr>
            <w:delText>H</w:delText>
          </w:r>
        </w:del>
      </w:ins>
      <w:del w:id="2105" w:author="Claire S" w:date="2026-07-17T09:23:00Z" w16du:dateUtc="2026-07-17T08:23:00Z">
        <w:r w:rsidR="00E949C1" w:rsidDel="00B149C9">
          <w:rPr>
            <w:rFonts w:ascii="Cambria" w:hAnsi="Cambria"/>
            <w:sz w:val="28"/>
            <w:szCs w:val="28"/>
          </w:rPr>
          <w:delText>h</w:delText>
        </w:r>
        <w:r w:rsidR="00533928" w:rsidDel="00B149C9">
          <w:rPr>
            <w:rFonts w:ascii="Cambria" w:hAnsi="Cambria"/>
            <w:sz w:val="28"/>
            <w:szCs w:val="28"/>
          </w:rPr>
          <w:delText>e looks sheepish</w:delText>
        </w:r>
        <w:r w:rsidR="00E949C1" w:rsidDel="00B149C9">
          <w:rPr>
            <w:rFonts w:ascii="Cambria" w:hAnsi="Cambria"/>
            <w:sz w:val="28"/>
            <w:szCs w:val="28"/>
          </w:rPr>
          <w:delText>.</w:delText>
        </w:r>
      </w:del>
    </w:p>
    <w:p w14:paraId="5882A6A1" w14:textId="736EB77A" w:rsidR="005D3D5B" w:rsidDel="00B149C9" w:rsidRDefault="00481C53" w:rsidP="00027358">
      <w:pPr>
        <w:spacing w:line="360" w:lineRule="auto"/>
        <w:ind w:firstLine="720"/>
        <w:contextualSpacing/>
        <w:rPr>
          <w:del w:id="2106" w:author="Claire S" w:date="2026-07-17T09:23:00Z" w16du:dateUtc="2026-07-17T08:23:00Z"/>
          <w:rFonts w:ascii="Cambria" w:hAnsi="Cambria"/>
          <w:sz w:val="28"/>
          <w:szCs w:val="28"/>
        </w:rPr>
      </w:pPr>
      <w:del w:id="2107" w:author="Claire S" w:date="2026-07-17T09:23:00Z" w16du:dateUtc="2026-07-17T08:23:00Z">
        <w:r w:rsidDel="00B149C9">
          <w:rPr>
            <w:rFonts w:ascii="Cambria" w:hAnsi="Cambria"/>
            <w:sz w:val="28"/>
            <w:szCs w:val="28"/>
          </w:rPr>
          <w:delText>‘</w:delText>
        </w:r>
        <w:r w:rsidR="00ED2FF8" w:rsidDel="00B149C9">
          <w:rPr>
            <w:rFonts w:ascii="Cambria" w:hAnsi="Cambria"/>
            <w:sz w:val="28"/>
            <w:szCs w:val="28"/>
          </w:rPr>
          <w:delText>It’s fine</w:delText>
        </w:r>
      </w:del>
      <w:ins w:id="2108" w:author="Daisy Watt" w:date="2026-06-17T06:45:00Z" w16du:dateUtc="2026-06-17T05:45:00Z">
        <w:del w:id="2109" w:author="Claire S" w:date="2026-07-17T09:23:00Z" w16du:dateUtc="2026-07-17T08:23:00Z">
          <w:r w:rsidR="002546BF" w:rsidDel="00B149C9">
            <w:rPr>
              <w:rFonts w:ascii="Cambria" w:hAnsi="Cambria"/>
              <w:sz w:val="28"/>
              <w:szCs w:val="28"/>
            </w:rPr>
            <w:delText>.</w:delText>
          </w:r>
        </w:del>
      </w:ins>
      <w:del w:id="2110" w:author="Claire S" w:date="2026-07-17T09:23:00Z" w16du:dateUtc="2026-07-17T08:23:00Z">
        <w:r w:rsidR="00E949C1" w:rsidDel="00B149C9">
          <w:rPr>
            <w:rFonts w:ascii="Cambria" w:hAnsi="Cambria"/>
            <w:sz w:val="28"/>
            <w:szCs w:val="28"/>
          </w:rPr>
          <w:delText xml:space="preserve">,’ </w:delText>
        </w:r>
      </w:del>
      <w:ins w:id="2111" w:author="Daisy Watt" w:date="2026-06-17T06:45:00Z" w16du:dateUtc="2026-06-17T05:45:00Z">
        <w:del w:id="2112" w:author="Claire S" w:date="2026-07-17T09:23:00Z" w16du:dateUtc="2026-07-17T08:23:00Z">
          <w:r w:rsidR="002546BF" w:rsidDel="00B149C9">
            <w:rPr>
              <w:rFonts w:ascii="Cambria" w:hAnsi="Cambria"/>
              <w:sz w:val="28"/>
              <w:szCs w:val="28"/>
            </w:rPr>
            <w:delText>S</w:delText>
          </w:r>
        </w:del>
      </w:ins>
      <w:del w:id="2113" w:author="Claire S" w:date="2026-07-17T09:23:00Z" w16du:dateUtc="2026-07-17T08:23:00Z">
        <w:r w:rsidR="00E949C1" w:rsidDel="00B149C9">
          <w:rPr>
            <w:rFonts w:ascii="Cambria" w:hAnsi="Cambria"/>
            <w:sz w:val="28"/>
            <w:szCs w:val="28"/>
          </w:rPr>
          <w:delText xml:space="preserve">she </w:delText>
        </w:r>
        <w:r w:rsidR="00567B7D" w:rsidDel="00B149C9">
          <w:rPr>
            <w:rFonts w:ascii="Cambria" w:hAnsi="Cambria"/>
            <w:sz w:val="28"/>
            <w:szCs w:val="28"/>
          </w:rPr>
          <w:delText xml:space="preserve">tries to </w:delText>
        </w:r>
        <w:r w:rsidR="00E949C1" w:rsidDel="00B149C9">
          <w:rPr>
            <w:rFonts w:ascii="Cambria" w:hAnsi="Cambria"/>
            <w:sz w:val="28"/>
            <w:szCs w:val="28"/>
          </w:rPr>
          <w:delText>smile</w:delText>
        </w:r>
        <w:r w:rsidR="003F0487" w:rsidDel="00B149C9">
          <w:rPr>
            <w:rFonts w:ascii="Cambria" w:hAnsi="Cambria"/>
            <w:sz w:val="28"/>
            <w:szCs w:val="28"/>
          </w:rPr>
          <w:delText>. S</w:delText>
        </w:r>
        <w:r w:rsidR="00E949C1" w:rsidDel="00B149C9">
          <w:rPr>
            <w:rFonts w:ascii="Cambria" w:hAnsi="Cambria"/>
            <w:sz w:val="28"/>
            <w:szCs w:val="28"/>
          </w:rPr>
          <w:delText xml:space="preserve">he </w:delText>
        </w:r>
        <w:r w:rsidR="00531B74" w:rsidDel="00B149C9">
          <w:rPr>
            <w:rFonts w:ascii="Cambria" w:hAnsi="Cambria"/>
            <w:sz w:val="28"/>
            <w:szCs w:val="28"/>
          </w:rPr>
          <w:delText xml:space="preserve">really </w:delText>
        </w:r>
        <w:r w:rsidR="00E949C1" w:rsidDel="00B149C9">
          <w:rPr>
            <w:rFonts w:ascii="Cambria" w:hAnsi="Cambria"/>
            <w:sz w:val="28"/>
            <w:szCs w:val="28"/>
          </w:rPr>
          <w:delText xml:space="preserve">must tell her Botox doc </w:delText>
        </w:r>
      </w:del>
      <w:ins w:id="2114" w:author="Daisy Watt" w:date="2026-06-18T16:47:00Z" w16du:dateUtc="2026-06-18T15:47:00Z">
        <w:del w:id="2115" w:author="Claire S" w:date="2026-07-17T09:23:00Z" w16du:dateUtc="2026-07-17T08:23:00Z">
          <w:r w:rsidR="0003467B" w:rsidDel="00B149C9">
            <w:rPr>
              <w:rFonts w:ascii="Cambria" w:hAnsi="Cambria"/>
              <w:sz w:val="28"/>
              <w:szCs w:val="28"/>
            </w:rPr>
            <w:delText xml:space="preserve">injector </w:delText>
          </w:r>
        </w:del>
      </w:ins>
      <w:del w:id="2116" w:author="Claire S" w:date="2026-07-17T09:23:00Z" w16du:dateUtc="2026-07-17T08:23:00Z">
        <w:r w:rsidR="00E949C1" w:rsidDel="00B149C9">
          <w:rPr>
            <w:rFonts w:ascii="Cambria" w:hAnsi="Cambria"/>
            <w:sz w:val="28"/>
            <w:szCs w:val="28"/>
          </w:rPr>
          <w:delText>to not go so hard</w:delText>
        </w:r>
      </w:del>
      <w:ins w:id="2117" w:author="Daisy Watt" w:date="2026-06-18T16:48:00Z" w16du:dateUtc="2026-06-18T15:48:00Z">
        <w:del w:id="2118" w:author="Claire S" w:date="2026-07-17T09:23:00Z" w16du:dateUtc="2026-07-17T08:23:00Z">
          <w:r w:rsidR="0003467B" w:rsidDel="00B149C9">
            <w:rPr>
              <w:rFonts w:ascii="Cambria" w:hAnsi="Cambria"/>
              <w:sz w:val="28"/>
              <w:szCs w:val="28"/>
            </w:rPr>
            <w:delText>,</w:delText>
          </w:r>
        </w:del>
      </w:ins>
      <w:del w:id="2119" w:author="Claire S" w:date="2026-07-17T09:23:00Z" w16du:dateUtc="2026-07-17T08:23:00Z">
        <w:r w:rsidR="00E949C1" w:rsidDel="00B149C9">
          <w:rPr>
            <w:rFonts w:ascii="Cambria" w:hAnsi="Cambria"/>
            <w:sz w:val="28"/>
            <w:szCs w:val="28"/>
          </w:rPr>
          <w:delText xml:space="preserve"> next time. ‘</w:delText>
        </w:r>
        <w:r w:rsidR="00567B7D" w:rsidDel="00B149C9">
          <w:rPr>
            <w:rFonts w:ascii="Cambria" w:hAnsi="Cambria"/>
            <w:sz w:val="28"/>
            <w:szCs w:val="28"/>
          </w:rPr>
          <w:delText xml:space="preserve">But </w:delText>
        </w:r>
        <w:r w:rsidR="00584173" w:rsidDel="00B149C9">
          <w:rPr>
            <w:rFonts w:ascii="Cambria" w:hAnsi="Cambria"/>
            <w:sz w:val="28"/>
            <w:szCs w:val="28"/>
          </w:rPr>
          <w:delText xml:space="preserve">I’ve got the world’s most expensive </w:delText>
        </w:r>
      </w:del>
      <w:del w:id="2120" w:author="Claire S" w:date="2026-05-07T17:16:00Z" w16du:dateUtc="2026-05-07T16:16:00Z">
        <w:r w:rsidR="00584173" w:rsidDel="00027358">
          <w:rPr>
            <w:rFonts w:ascii="Cambria" w:hAnsi="Cambria"/>
            <w:sz w:val="28"/>
            <w:szCs w:val="28"/>
          </w:rPr>
          <w:delText>Scotch</w:delText>
        </w:r>
      </w:del>
      <w:ins w:id="2121" w:author="Daisy Watt" w:date="2026-06-17T06:45:00Z" w16du:dateUtc="2026-06-17T05:45:00Z">
        <w:del w:id="2122" w:author="Claire S" w:date="2026-07-17T09:23:00Z" w16du:dateUtc="2026-07-17T08:23:00Z">
          <w:r w:rsidR="002546BF" w:rsidDel="00B149C9">
            <w:rPr>
              <w:rFonts w:ascii="Cambria" w:hAnsi="Cambria"/>
              <w:sz w:val="28"/>
              <w:szCs w:val="28"/>
            </w:rPr>
            <w:delText>t</w:delText>
          </w:r>
        </w:del>
      </w:ins>
      <w:del w:id="2123" w:author="Claire S" w:date="2026-05-07T17:16:00Z" w16du:dateUtc="2026-05-07T16:16:00Z">
        <w:r w:rsidR="00584173" w:rsidDel="00027358">
          <w:rPr>
            <w:rFonts w:ascii="Cambria" w:hAnsi="Cambria"/>
            <w:sz w:val="28"/>
            <w:szCs w:val="28"/>
          </w:rPr>
          <w:delText xml:space="preserve"> </w:delText>
        </w:r>
      </w:del>
      <w:del w:id="2124" w:author="Claire S" w:date="2026-07-17T09:23:00Z" w16du:dateUtc="2026-07-17T08:23:00Z">
        <w:r w:rsidR="00584173" w:rsidDel="00B149C9">
          <w:rPr>
            <w:rFonts w:ascii="Cambria" w:hAnsi="Cambria"/>
            <w:sz w:val="28"/>
            <w:szCs w:val="28"/>
          </w:rPr>
          <w:delText>in my office</w:delText>
        </w:r>
      </w:del>
      <w:ins w:id="2125" w:author="Daisy Watt" w:date="2026-06-17T06:45:00Z" w16du:dateUtc="2026-06-17T05:45:00Z">
        <w:del w:id="2126" w:author="Claire S" w:date="2026-07-17T09:23:00Z" w16du:dateUtc="2026-07-17T08:23:00Z">
          <w:r w:rsidR="002546BF" w:rsidDel="00B149C9">
            <w:rPr>
              <w:rFonts w:ascii="Cambria" w:hAnsi="Cambria"/>
              <w:sz w:val="28"/>
              <w:szCs w:val="28"/>
            </w:rPr>
            <w:delText>…</w:delText>
          </w:r>
        </w:del>
      </w:ins>
      <w:del w:id="2127" w:author="Claire S" w:date="2026-07-17T09:23:00Z" w16du:dateUtc="2026-07-17T08:23:00Z">
        <w:r w:rsidR="00584173" w:rsidDel="00B149C9">
          <w:rPr>
            <w:rFonts w:ascii="Cambria" w:hAnsi="Cambria"/>
            <w:sz w:val="28"/>
            <w:szCs w:val="28"/>
          </w:rPr>
          <w:delText>-’</w:delText>
        </w:r>
        <w:r w:rsidR="00D46688" w:rsidDel="00B149C9">
          <w:rPr>
            <w:rFonts w:ascii="Cambria" w:hAnsi="Cambria"/>
            <w:sz w:val="28"/>
            <w:szCs w:val="28"/>
          </w:rPr>
          <w:delText xml:space="preserve"> </w:delText>
        </w:r>
        <w:r w:rsidR="00584173" w:rsidDel="00B149C9">
          <w:rPr>
            <w:rFonts w:ascii="Cambria" w:hAnsi="Cambria"/>
            <w:sz w:val="28"/>
            <w:szCs w:val="28"/>
          </w:rPr>
          <w:delText xml:space="preserve">And she’s always wanted to </w:delText>
        </w:r>
      </w:del>
      <w:del w:id="2128" w:author="Claire S" w:date="2026-04-30T11:23:00Z" w16du:dateUtc="2026-04-30T10:23:00Z">
        <w:r w:rsidR="00584173">
          <w:rPr>
            <w:rFonts w:ascii="Cambria" w:hAnsi="Cambria"/>
            <w:sz w:val="28"/>
            <w:szCs w:val="28"/>
          </w:rPr>
          <w:delText>fuck</w:delText>
        </w:r>
      </w:del>
      <w:del w:id="2129" w:author="Claire S" w:date="2026-07-17T09:23:00Z" w16du:dateUtc="2026-07-17T08:23:00Z">
        <w:r w:rsidR="00584173" w:rsidDel="00B149C9">
          <w:rPr>
            <w:rFonts w:ascii="Cambria" w:hAnsi="Cambria"/>
            <w:sz w:val="28"/>
            <w:szCs w:val="28"/>
          </w:rPr>
          <w:delText xml:space="preserve"> Dex on her desk.</w:delText>
        </w:r>
        <w:r w:rsidR="00D26237" w:rsidDel="00B149C9">
          <w:rPr>
            <w:rFonts w:ascii="Cambria" w:hAnsi="Cambria"/>
            <w:sz w:val="28"/>
            <w:szCs w:val="28"/>
          </w:rPr>
          <w:delText xml:space="preserve"> </w:delText>
        </w:r>
        <w:r w:rsidR="00DF4935" w:rsidDel="00B149C9">
          <w:rPr>
            <w:rFonts w:ascii="Cambria" w:hAnsi="Cambria"/>
            <w:sz w:val="28"/>
            <w:szCs w:val="28"/>
          </w:rPr>
          <w:delText xml:space="preserve">‘You’re </w:delText>
        </w:r>
        <w:r w:rsidR="003558FD" w:rsidDel="00B149C9">
          <w:rPr>
            <w:rFonts w:ascii="Cambria" w:hAnsi="Cambria"/>
            <w:sz w:val="28"/>
            <w:szCs w:val="28"/>
          </w:rPr>
          <w:delText xml:space="preserve">very </w:delText>
        </w:r>
        <w:r w:rsidR="00DF4935" w:rsidDel="00B149C9">
          <w:rPr>
            <w:rFonts w:ascii="Cambria" w:hAnsi="Cambria"/>
            <w:sz w:val="28"/>
            <w:szCs w:val="28"/>
          </w:rPr>
          <w:delText>welcome</w:delText>
        </w:r>
        <w:r w:rsidR="00D26237" w:rsidDel="00B149C9">
          <w:rPr>
            <w:rFonts w:ascii="Cambria" w:hAnsi="Cambria"/>
            <w:sz w:val="28"/>
            <w:szCs w:val="28"/>
          </w:rPr>
          <w:delText xml:space="preserve"> too</w:delText>
        </w:r>
        <w:r w:rsidR="00DF4935" w:rsidDel="00B149C9">
          <w:rPr>
            <w:rFonts w:ascii="Cambria" w:hAnsi="Cambria"/>
            <w:sz w:val="28"/>
            <w:szCs w:val="28"/>
          </w:rPr>
          <w:delText>, Jackson,’ she</w:delText>
        </w:r>
        <w:r w:rsidR="00512C27" w:rsidDel="00B149C9">
          <w:rPr>
            <w:rFonts w:ascii="Cambria" w:hAnsi="Cambria"/>
            <w:sz w:val="28"/>
            <w:szCs w:val="28"/>
          </w:rPr>
          <w:delText xml:space="preserve">’s </w:delText>
        </w:r>
        <w:r w:rsidR="00D26237" w:rsidDel="00B149C9">
          <w:rPr>
            <w:rFonts w:ascii="Cambria" w:hAnsi="Cambria"/>
            <w:sz w:val="28"/>
            <w:szCs w:val="28"/>
          </w:rPr>
          <w:delText xml:space="preserve">just </w:delText>
        </w:r>
        <w:r w:rsidR="00ED2FF8" w:rsidRPr="0003467B" w:rsidDel="00B149C9">
          <w:rPr>
            <w:rFonts w:ascii="Cambria" w:hAnsi="Cambria"/>
            <w:sz w:val="28"/>
            <w:szCs w:val="28"/>
            <w:highlight w:val="yellow"/>
            <w:rPrChange w:id="2130" w:author="Daisy Watt" w:date="2026-06-18T16:51:00Z" w16du:dateUtc="2026-06-18T15:51:00Z">
              <w:rPr>
                <w:rFonts w:ascii="Cambria" w:hAnsi="Cambria"/>
                <w:sz w:val="28"/>
                <w:szCs w:val="28"/>
              </w:rPr>
            </w:rPrChange>
          </w:rPr>
          <w:delText>leaning</w:delText>
        </w:r>
        <w:r w:rsidR="00ED2FF8" w:rsidDel="00B149C9">
          <w:rPr>
            <w:rFonts w:ascii="Cambria" w:hAnsi="Cambria"/>
            <w:sz w:val="28"/>
            <w:szCs w:val="28"/>
          </w:rPr>
          <w:delText xml:space="preserve"> over to </w:delText>
        </w:r>
        <w:r w:rsidR="00D26237" w:rsidDel="00B149C9">
          <w:rPr>
            <w:rFonts w:ascii="Cambria" w:hAnsi="Cambria"/>
            <w:sz w:val="28"/>
            <w:szCs w:val="28"/>
          </w:rPr>
          <w:delText>say</w:delText>
        </w:r>
      </w:del>
      <w:ins w:id="2131" w:author="Daisy Watt" w:date="2026-06-18T16:51:00Z" w16du:dateUtc="2026-06-18T15:51:00Z">
        <w:del w:id="2132" w:author="Claire S" w:date="2026-07-17T09:23:00Z" w16du:dateUtc="2026-07-17T08:23:00Z">
          <w:r w:rsidR="0003467B" w:rsidDel="00B149C9">
            <w:rPr>
              <w:rFonts w:ascii="Cambria" w:hAnsi="Cambria"/>
              <w:sz w:val="28"/>
              <w:szCs w:val="28"/>
            </w:rPr>
            <w:delText>she says,</w:delText>
          </w:r>
        </w:del>
      </w:ins>
      <w:del w:id="2133" w:author="Claire S" w:date="2026-07-17T09:23:00Z" w16du:dateUtc="2026-07-17T08:23:00Z">
        <w:r w:rsidR="00D26237" w:rsidDel="00B149C9">
          <w:rPr>
            <w:rFonts w:ascii="Cambria" w:hAnsi="Cambria"/>
            <w:sz w:val="28"/>
            <w:szCs w:val="28"/>
          </w:rPr>
          <w:delText xml:space="preserve"> when</w:delText>
        </w:r>
        <w:r w:rsidR="00B258A6" w:rsidDel="00B149C9">
          <w:rPr>
            <w:rFonts w:ascii="Cambria" w:hAnsi="Cambria"/>
            <w:sz w:val="28"/>
            <w:szCs w:val="28"/>
          </w:rPr>
          <w:delText xml:space="preserve"> </w:delText>
        </w:r>
        <w:r w:rsidR="00B25A5C" w:rsidDel="00B149C9">
          <w:rPr>
            <w:rFonts w:ascii="Cambria" w:hAnsi="Cambria"/>
            <w:sz w:val="28"/>
            <w:szCs w:val="28"/>
          </w:rPr>
          <w:delText xml:space="preserve">the </w:delText>
        </w:r>
        <w:r w:rsidR="00D26237" w:rsidDel="00B149C9">
          <w:rPr>
            <w:rFonts w:ascii="Cambria" w:hAnsi="Cambria"/>
            <w:sz w:val="28"/>
            <w:szCs w:val="28"/>
          </w:rPr>
          <w:delText xml:space="preserve">background </w:delText>
        </w:r>
        <w:r w:rsidR="00B25A5C" w:rsidDel="00B149C9">
          <w:rPr>
            <w:rFonts w:ascii="Cambria" w:hAnsi="Cambria"/>
            <w:sz w:val="28"/>
            <w:szCs w:val="28"/>
          </w:rPr>
          <w:delText xml:space="preserve">music </w:delText>
        </w:r>
        <w:r w:rsidR="00E35F78" w:rsidDel="00B149C9">
          <w:rPr>
            <w:rFonts w:ascii="Cambria" w:hAnsi="Cambria"/>
            <w:sz w:val="28"/>
            <w:szCs w:val="28"/>
          </w:rPr>
          <w:delText xml:space="preserve">suddenly </w:delText>
        </w:r>
        <w:r w:rsidR="00567B7D" w:rsidDel="00B149C9">
          <w:rPr>
            <w:rFonts w:ascii="Cambria" w:hAnsi="Cambria"/>
            <w:sz w:val="28"/>
            <w:szCs w:val="28"/>
          </w:rPr>
          <w:delText>stops</w:delText>
        </w:r>
        <w:r w:rsidR="00C13DB7" w:rsidDel="00B149C9">
          <w:rPr>
            <w:rFonts w:ascii="Cambria" w:hAnsi="Cambria"/>
            <w:sz w:val="28"/>
            <w:szCs w:val="28"/>
          </w:rPr>
          <w:delText>,</w:delText>
        </w:r>
        <w:r w:rsidR="00E35F78" w:rsidDel="00B149C9">
          <w:rPr>
            <w:rFonts w:ascii="Cambria" w:hAnsi="Cambria"/>
            <w:sz w:val="28"/>
            <w:szCs w:val="28"/>
          </w:rPr>
          <w:delText xml:space="preserve"> </w:delText>
        </w:r>
        <w:r w:rsidR="005D3D5B" w:rsidDel="00B149C9">
          <w:rPr>
            <w:rFonts w:ascii="Cambria" w:hAnsi="Cambria"/>
            <w:sz w:val="28"/>
            <w:szCs w:val="28"/>
          </w:rPr>
          <w:delText>and the two presenters bounce onto the s</w:delText>
        </w:r>
        <w:r w:rsidR="00031509" w:rsidDel="00B149C9">
          <w:rPr>
            <w:rFonts w:ascii="Cambria" w:hAnsi="Cambria"/>
            <w:sz w:val="28"/>
            <w:szCs w:val="28"/>
          </w:rPr>
          <w:delText>tage</w:delText>
        </w:r>
      </w:del>
      <w:del w:id="2134" w:author="Claire S" w:date="2026-05-25T13:50:00Z" w16du:dateUtc="2026-05-25T12:50:00Z">
        <w:r w:rsidR="00C13DB7" w:rsidDel="001A7544">
          <w:rPr>
            <w:rFonts w:ascii="Cambria" w:hAnsi="Cambria"/>
            <w:sz w:val="28"/>
            <w:szCs w:val="28"/>
          </w:rPr>
          <w:delText xml:space="preserve">; </w:delText>
        </w:r>
      </w:del>
      <w:ins w:id="2135" w:author="Daisy Watt" w:date="2026-06-18T16:52:00Z" w16du:dateUtc="2026-06-18T15:52:00Z">
        <w:del w:id="2136" w:author="Claire S" w:date="2026-07-17T09:23:00Z" w16du:dateUtc="2026-07-17T08:23:00Z">
          <w:r w:rsidR="0003467B" w:rsidDel="00B149C9">
            <w:rPr>
              <w:rFonts w:ascii="Cambria" w:hAnsi="Cambria"/>
              <w:sz w:val="28"/>
              <w:szCs w:val="28"/>
            </w:rPr>
            <w:delText>’s</w:delText>
          </w:r>
        </w:del>
      </w:ins>
      <w:del w:id="2137" w:author="Claire S" w:date="2026-05-25T13:50:00Z" w16du:dateUtc="2026-05-25T12:50:00Z">
        <w:r w:rsidR="006F79B0" w:rsidDel="001A7544">
          <w:rPr>
            <w:rFonts w:ascii="Cambria" w:hAnsi="Cambria"/>
            <w:sz w:val="28"/>
            <w:szCs w:val="28"/>
          </w:rPr>
          <w:delText xml:space="preserve">one </w:delText>
        </w:r>
      </w:del>
      <w:del w:id="2138" w:author="Claire S" w:date="2026-05-25T13:51:00Z" w16du:dateUtc="2026-05-25T12:51:00Z">
        <w:r w:rsidR="006F79B0" w:rsidRPr="0003467B" w:rsidDel="001A7544">
          <w:rPr>
            <w:rFonts w:ascii="Cambria" w:hAnsi="Cambria"/>
            <w:sz w:val="28"/>
            <w:szCs w:val="28"/>
            <w:highlight w:val="green"/>
            <w:rPrChange w:id="2139" w:author="Daisy Watt" w:date="2026-06-18T16:56:00Z" w16du:dateUtc="2026-06-18T15:56:00Z">
              <w:rPr>
                <w:rFonts w:ascii="Cambria" w:hAnsi="Cambria"/>
                <w:sz w:val="28"/>
                <w:szCs w:val="28"/>
              </w:rPr>
            </w:rPrChange>
          </w:rPr>
          <w:delText>tiny</w:delText>
        </w:r>
        <w:r w:rsidR="006F79B0" w:rsidDel="001A7544">
          <w:rPr>
            <w:rFonts w:ascii="Cambria" w:hAnsi="Cambria"/>
            <w:sz w:val="28"/>
            <w:szCs w:val="28"/>
          </w:rPr>
          <w:delText xml:space="preserve"> </w:delText>
        </w:r>
      </w:del>
      <w:del w:id="2140" w:author="Claire S" w:date="2026-05-25T13:50:00Z" w16du:dateUtc="2026-05-25T12:50:00Z">
        <w:r w:rsidR="006F79B0" w:rsidDel="001A7544">
          <w:rPr>
            <w:rFonts w:ascii="Cambria" w:hAnsi="Cambria"/>
            <w:sz w:val="28"/>
            <w:szCs w:val="28"/>
          </w:rPr>
          <w:delText xml:space="preserve">one </w:delText>
        </w:r>
      </w:del>
      <w:del w:id="2141" w:author="Claire S" w:date="2026-07-17T09:23:00Z" w16du:dateUtc="2026-07-17T08:23:00Z">
        <w:r w:rsidR="006F79B0" w:rsidDel="00B149C9">
          <w:rPr>
            <w:rFonts w:ascii="Cambria" w:hAnsi="Cambria"/>
            <w:sz w:val="28"/>
            <w:szCs w:val="28"/>
          </w:rPr>
          <w:delText>lanky</w:delText>
        </w:r>
      </w:del>
      <w:del w:id="2142" w:author="Claire S" w:date="2026-06-03T10:07:00Z" w16du:dateUtc="2026-06-03T09:07:00Z">
        <w:r w:rsidR="006F79B0" w:rsidDel="005C443E">
          <w:rPr>
            <w:rFonts w:ascii="Cambria" w:hAnsi="Cambria"/>
            <w:sz w:val="28"/>
            <w:szCs w:val="28"/>
          </w:rPr>
          <w:delText xml:space="preserve">: </w:delText>
        </w:r>
      </w:del>
      <w:ins w:id="2143" w:author="Daisy Watt" w:date="2026-06-18T16:52:00Z" w16du:dateUtc="2026-06-18T15:52:00Z">
        <w:del w:id="2144" w:author="Claire S" w:date="2026-07-17T09:23:00Z" w16du:dateUtc="2026-07-17T08:23:00Z">
          <w:r w:rsidR="0003467B" w:rsidDel="00B149C9">
            <w:rPr>
              <w:rFonts w:ascii="Cambria" w:hAnsi="Cambria"/>
              <w:sz w:val="28"/>
              <w:szCs w:val="28"/>
            </w:rPr>
            <w:delText>;</w:delText>
          </w:r>
        </w:del>
      </w:ins>
      <w:del w:id="2145" w:author="Claire S" w:date="2026-07-17T09:23:00Z" w16du:dateUtc="2026-07-17T08:23:00Z">
        <w:r w:rsidR="006F79B0" w:rsidDel="00B149C9">
          <w:rPr>
            <w:rFonts w:ascii="Cambria" w:hAnsi="Cambria"/>
            <w:sz w:val="28"/>
            <w:szCs w:val="28"/>
          </w:rPr>
          <w:delText>a</w:delText>
        </w:r>
        <w:r w:rsidR="00C13DB7" w:rsidDel="00B149C9">
          <w:rPr>
            <w:rFonts w:ascii="Cambria" w:hAnsi="Cambria"/>
            <w:sz w:val="28"/>
            <w:szCs w:val="28"/>
          </w:rPr>
          <w:delText>n</w:delText>
        </w:r>
        <w:r w:rsidR="00512C27" w:rsidDel="00B149C9">
          <w:rPr>
            <w:rFonts w:ascii="Cambria" w:hAnsi="Cambria"/>
            <w:sz w:val="28"/>
            <w:szCs w:val="28"/>
          </w:rPr>
          <w:delText xml:space="preserve"> unimpressive</w:delText>
        </w:r>
        <w:r w:rsidR="005D3D5B" w:rsidDel="00B149C9">
          <w:rPr>
            <w:rFonts w:ascii="Cambria" w:hAnsi="Cambria"/>
            <w:sz w:val="28"/>
            <w:szCs w:val="28"/>
          </w:rPr>
          <w:delText xml:space="preserve"> comedy duo</w:delText>
        </w:r>
        <w:r w:rsidR="00512C27" w:rsidDel="00B149C9">
          <w:rPr>
            <w:rFonts w:ascii="Cambria" w:hAnsi="Cambria"/>
            <w:sz w:val="28"/>
            <w:szCs w:val="28"/>
          </w:rPr>
          <w:delText xml:space="preserve"> who had </w:delText>
        </w:r>
      </w:del>
      <w:del w:id="2146" w:author="Claire S" w:date="2026-05-25T13:51:00Z" w16du:dateUtc="2026-05-25T12:51:00Z">
        <w:r w:rsidR="00512C27" w:rsidDel="001A7544">
          <w:rPr>
            <w:rFonts w:ascii="Cambria" w:hAnsi="Cambria"/>
            <w:sz w:val="28"/>
            <w:szCs w:val="28"/>
          </w:rPr>
          <w:delText xml:space="preserve">one </w:delText>
        </w:r>
      </w:del>
      <w:del w:id="2147" w:author="Claire S" w:date="2026-07-17T09:23:00Z" w16du:dateUtc="2026-07-17T08:23:00Z">
        <w:r w:rsidR="00512C27" w:rsidDel="00B149C9">
          <w:rPr>
            <w:rFonts w:ascii="Cambria" w:hAnsi="Cambria"/>
            <w:sz w:val="28"/>
            <w:szCs w:val="28"/>
          </w:rPr>
          <w:delText xml:space="preserve">good year </w:delText>
        </w:r>
        <w:r w:rsidR="005D3D5B" w:rsidDel="00B149C9">
          <w:rPr>
            <w:rFonts w:ascii="Cambria" w:hAnsi="Cambria"/>
            <w:sz w:val="28"/>
            <w:szCs w:val="28"/>
          </w:rPr>
          <w:delText>a decade ago</w:delText>
        </w:r>
      </w:del>
      <w:del w:id="2148" w:author="Claire S" w:date="2026-05-25T13:51:00Z" w16du:dateUtc="2026-05-25T12:51:00Z">
        <w:r w:rsidR="006F79B0" w:rsidDel="001A7544">
          <w:rPr>
            <w:rFonts w:ascii="Cambria" w:hAnsi="Cambria"/>
            <w:sz w:val="28"/>
            <w:szCs w:val="28"/>
          </w:rPr>
          <w:delText>.  They</w:delText>
        </w:r>
      </w:del>
      <w:del w:id="2149" w:author="Claire S" w:date="2026-06-03T10:08:00Z" w16du:dateUtc="2026-06-03T09:08:00Z">
        <w:r w:rsidR="006F79B0" w:rsidDel="005C443E">
          <w:rPr>
            <w:rFonts w:ascii="Cambria" w:hAnsi="Cambria"/>
            <w:sz w:val="28"/>
            <w:szCs w:val="28"/>
          </w:rPr>
          <w:delText>’ve</w:delText>
        </w:r>
        <w:r w:rsidR="005D3D5B" w:rsidDel="005C443E">
          <w:rPr>
            <w:rFonts w:ascii="Cambria" w:hAnsi="Cambria"/>
            <w:sz w:val="28"/>
            <w:szCs w:val="28"/>
          </w:rPr>
          <w:delText xml:space="preserve"> spent the</w:delText>
        </w:r>
      </w:del>
      <w:del w:id="2150" w:author="Claire S" w:date="2026-07-17T09:23:00Z" w16du:dateUtc="2026-07-17T08:23:00Z">
        <w:r w:rsidR="005D3D5B" w:rsidDel="00B149C9">
          <w:rPr>
            <w:rFonts w:ascii="Cambria" w:hAnsi="Cambria"/>
            <w:sz w:val="28"/>
            <w:szCs w:val="28"/>
          </w:rPr>
          <w:delText xml:space="preserve"> </w:delText>
        </w:r>
      </w:del>
      <w:del w:id="2151" w:author="Claire S" w:date="2026-05-25T13:51:00Z" w16du:dateUtc="2026-05-25T12:51:00Z">
        <w:r w:rsidR="005D3D5B" w:rsidDel="001A7544">
          <w:rPr>
            <w:rFonts w:ascii="Cambria" w:hAnsi="Cambria"/>
            <w:sz w:val="28"/>
            <w:szCs w:val="28"/>
          </w:rPr>
          <w:delText xml:space="preserve">whole </w:delText>
        </w:r>
      </w:del>
      <w:del w:id="2152" w:author="Claire S" w:date="2026-07-17T09:23:00Z" w16du:dateUtc="2026-07-17T08:23:00Z">
        <w:r w:rsidR="005D3D5B" w:rsidDel="00B149C9">
          <w:rPr>
            <w:rFonts w:ascii="Cambria" w:hAnsi="Cambria"/>
            <w:sz w:val="28"/>
            <w:szCs w:val="28"/>
          </w:rPr>
          <w:delText>night</w:delText>
        </w:r>
      </w:del>
      <w:del w:id="2153" w:author="Claire S" w:date="2026-06-03T10:08:00Z" w16du:dateUtc="2026-06-03T09:08:00Z">
        <w:r w:rsidR="006C2A85" w:rsidDel="005C443E">
          <w:rPr>
            <w:rFonts w:ascii="Cambria" w:hAnsi="Cambria"/>
            <w:sz w:val="28"/>
            <w:szCs w:val="28"/>
          </w:rPr>
          <w:delText xml:space="preserve"> making </w:delText>
        </w:r>
        <w:r w:rsidR="00512C27" w:rsidDel="005C443E">
          <w:rPr>
            <w:rFonts w:ascii="Cambria" w:hAnsi="Cambria"/>
            <w:sz w:val="28"/>
            <w:szCs w:val="28"/>
          </w:rPr>
          <w:delText>bad</w:delText>
        </w:r>
        <w:r w:rsidR="006C2A85" w:rsidDel="005C443E">
          <w:rPr>
            <w:rFonts w:ascii="Cambria" w:hAnsi="Cambria"/>
            <w:sz w:val="28"/>
            <w:szCs w:val="28"/>
          </w:rPr>
          <w:delText xml:space="preserve"> gags</w:delText>
        </w:r>
      </w:del>
      <w:del w:id="2154" w:author="Claire S" w:date="2026-07-17T09:23:00Z" w16du:dateUtc="2026-07-17T08:23:00Z">
        <w:r w:rsidR="00743BDE" w:rsidDel="00B149C9">
          <w:rPr>
            <w:rFonts w:ascii="Cambria" w:hAnsi="Cambria"/>
            <w:sz w:val="28"/>
            <w:szCs w:val="28"/>
          </w:rPr>
          <w:delText xml:space="preserve"> and look</w:delText>
        </w:r>
      </w:del>
      <w:del w:id="2155" w:author="Claire S" w:date="2026-06-03T10:08:00Z" w16du:dateUtc="2026-06-03T09:08:00Z">
        <w:r w:rsidR="00743BDE" w:rsidDel="005C443E">
          <w:rPr>
            <w:rFonts w:ascii="Cambria" w:hAnsi="Cambria"/>
            <w:sz w:val="28"/>
            <w:szCs w:val="28"/>
          </w:rPr>
          <w:delText>ing</w:delText>
        </w:r>
      </w:del>
      <w:del w:id="2156" w:author="Claire S" w:date="2026-07-17T09:23:00Z" w16du:dateUtc="2026-07-17T08:23:00Z">
        <w:r w:rsidR="006C2A85" w:rsidDel="00B149C9">
          <w:rPr>
            <w:rFonts w:ascii="Cambria" w:hAnsi="Cambria"/>
            <w:sz w:val="28"/>
            <w:szCs w:val="28"/>
          </w:rPr>
          <w:delText xml:space="preserve"> </w:delText>
        </w:r>
        <w:r w:rsidR="00743BDE" w:rsidDel="00B149C9">
          <w:rPr>
            <w:rFonts w:ascii="Cambria" w:hAnsi="Cambria"/>
            <w:sz w:val="28"/>
            <w:szCs w:val="28"/>
          </w:rPr>
          <w:delText>awkward</w:delText>
        </w:r>
        <w:r w:rsidR="006C2A85" w:rsidDel="00B149C9">
          <w:rPr>
            <w:rFonts w:ascii="Cambria" w:hAnsi="Cambria"/>
            <w:sz w:val="28"/>
            <w:szCs w:val="28"/>
          </w:rPr>
          <w:delText xml:space="preserve"> </w:delText>
        </w:r>
      </w:del>
      <w:del w:id="2157" w:author="Claire S" w:date="2026-05-25T13:51:00Z" w16du:dateUtc="2026-05-25T12:51:00Z">
        <w:r w:rsidR="004063F2" w:rsidDel="00444A2A">
          <w:rPr>
            <w:rFonts w:ascii="Cambria" w:hAnsi="Cambria"/>
            <w:sz w:val="28"/>
            <w:szCs w:val="28"/>
          </w:rPr>
          <w:delText>at the</w:delText>
        </w:r>
      </w:del>
      <w:del w:id="2158" w:author="Claire S" w:date="2026-07-17T09:23:00Z" w16du:dateUtc="2026-07-17T08:23:00Z">
        <w:r w:rsidR="006C2A85" w:rsidDel="00B149C9">
          <w:rPr>
            <w:rFonts w:ascii="Cambria" w:hAnsi="Cambria"/>
            <w:sz w:val="28"/>
            <w:szCs w:val="28"/>
          </w:rPr>
          <w:delText xml:space="preserve"> mention</w:delText>
        </w:r>
      </w:del>
      <w:del w:id="2159" w:author="Claire S" w:date="2026-05-25T13:51:00Z" w16du:dateUtc="2026-05-25T12:51:00Z">
        <w:r w:rsidR="006C2A85" w:rsidDel="00444A2A">
          <w:rPr>
            <w:rFonts w:ascii="Cambria" w:hAnsi="Cambria"/>
            <w:sz w:val="28"/>
            <w:szCs w:val="28"/>
          </w:rPr>
          <w:delText xml:space="preserve"> </w:delText>
        </w:r>
        <w:r w:rsidR="004063F2" w:rsidDel="00444A2A">
          <w:rPr>
            <w:rFonts w:ascii="Cambria" w:hAnsi="Cambria"/>
            <w:sz w:val="28"/>
            <w:szCs w:val="28"/>
          </w:rPr>
          <w:delText>of</w:delText>
        </w:r>
      </w:del>
      <w:del w:id="2160" w:author="Claire S" w:date="2026-07-17T09:23:00Z" w16du:dateUtc="2026-07-17T08:23:00Z">
        <w:r w:rsidR="004063F2" w:rsidDel="00B149C9">
          <w:rPr>
            <w:rFonts w:ascii="Cambria" w:hAnsi="Cambria"/>
            <w:sz w:val="28"/>
            <w:szCs w:val="28"/>
          </w:rPr>
          <w:delText xml:space="preserve"> </w:delText>
        </w:r>
        <w:r w:rsidR="006C2A85" w:rsidDel="00B149C9">
          <w:rPr>
            <w:rFonts w:ascii="Cambria" w:hAnsi="Cambria"/>
            <w:sz w:val="28"/>
            <w:szCs w:val="28"/>
          </w:rPr>
          <w:delText>actual</w:delText>
        </w:r>
        <w:r w:rsidR="005D3D5B" w:rsidDel="00B149C9">
          <w:rPr>
            <w:rFonts w:ascii="Cambria" w:hAnsi="Cambria"/>
            <w:sz w:val="28"/>
            <w:szCs w:val="28"/>
          </w:rPr>
          <w:delText xml:space="preserve"> books. </w:delText>
        </w:r>
      </w:del>
    </w:p>
    <w:p w14:paraId="68E13344" w14:textId="2881D656" w:rsidR="00B6411F" w:rsidDel="00B149C9" w:rsidRDefault="005D3D5B" w:rsidP="00B6411F">
      <w:pPr>
        <w:spacing w:line="360" w:lineRule="auto"/>
        <w:ind w:firstLine="720"/>
        <w:contextualSpacing/>
        <w:rPr>
          <w:del w:id="2161" w:author="Claire S" w:date="2026-07-17T09:23:00Z" w16du:dateUtc="2026-07-17T08:23:00Z"/>
          <w:rFonts w:ascii="Cambria" w:hAnsi="Cambria"/>
          <w:sz w:val="28"/>
          <w:szCs w:val="28"/>
        </w:rPr>
      </w:pPr>
      <w:del w:id="2162" w:author="Claire S" w:date="2026-07-17T09:23:00Z" w16du:dateUtc="2026-07-17T08:23:00Z">
        <w:r w:rsidDel="00B149C9">
          <w:rPr>
            <w:rFonts w:ascii="Cambria" w:hAnsi="Cambria"/>
            <w:sz w:val="28"/>
            <w:szCs w:val="28"/>
          </w:rPr>
          <w:delText>‘So</w:delText>
        </w:r>
        <w:r w:rsidR="0099029D" w:rsidDel="00B149C9">
          <w:rPr>
            <w:rFonts w:ascii="Cambria" w:hAnsi="Cambria"/>
            <w:sz w:val="28"/>
            <w:szCs w:val="28"/>
          </w:rPr>
          <w:delText>,</w:delText>
        </w:r>
        <w:r w:rsidR="000F3313" w:rsidDel="00B149C9">
          <w:rPr>
            <w:rFonts w:ascii="Cambria" w:hAnsi="Cambria"/>
            <w:sz w:val="28"/>
            <w:szCs w:val="28"/>
          </w:rPr>
          <w:delText xml:space="preserve"> my </w:delText>
        </w:r>
        <w:r w:rsidR="0099029D" w:rsidDel="00B149C9">
          <w:rPr>
            <w:rFonts w:ascii="Cambria" w:hAnsi="Cambria"/>
            <w:sz w:val="28"/>
            <w:szCs w:val="28"/>
          </w:rPr>
          <w:delText xml:space="preserve">lords, ladies and </w:delText>
        </w:r>
        <w:r w:rsidR="00232B51" w:rsidDel="00B149C9">
          <w:rPr>
            <w:rFonts w:ascii="Cambria" w:hAnsi="Cambria"/>
            <w:sz w:val="28"/>
            <w:szCs w:val="28"/>
          </w:rPr>
          <w:delText>publishing</w:delText>
        </w:r>
        <w:r w:rsidR="0099029D" w:rsidDel="00B149C9">
          <w:rPr>
            <w:rFonts w:ascii="Cambria" w:hAnsi="Cambria"/>
            <w:sz w:val="28"/>
            <w:szCs w:val="28"/>
          </w:rPr>
          <w:delText xml:space="preserve"> twats</w:delText>
        </w:r>
        <w:r w:rsidDel="00B149C9">
          <w:rPr>
            <w:rFonts w:ascii="Cambria" w:hAnsi="Cambria"/>
            <w:sz w:val="28"/>
            <w:szCs w:val="28"/>
          </w:rPr>
          <w:delText>,</w:delText>
        </w:r>
        <w:r w:rsidR="000F3313" w:rsidDel="00B149C9">
          <w:rPr>
            <w:rFonts w:ascii="Cambria" w:hAnsi="Cambria"/>
            <w:sz w:val="28"/>
            <w:szCs w:val="28"/>
          </w:rPr>
          <w:delText xml:space="preserve"> the award you’ve all been waiting for</w:delText>
        </w:r>
        <w:r w:rsidR="00743BDE" w:rsidDel="00B149C9">
          <w:rPr>
            <w:rFonts w:ascii="Cambria" w:hAnsi="Cambria"/>
            <w:sz w:val="28"/>
            <w:szCs w:val="28"/>
          </w:rPr>
          <w:delText xml:space="preserve"> tonight! </w:delText>
        </w:r>
        <w:r w:rsidR="006C2A85" w:rsidDel="00B149C9">
          <w:rPr>
            <w:rFonts w:ascii="Cambria" w:hAnsi="Cambria"/>
            <w:sz w:val="28"/>
            <w:szCs w:val="28"/>
          </w:rPr>
          <w:delText>T</w:delText>
        </w:r>
        <w:r w:rsidR="00232B51" w:rsidDel="00B149C9">
          <w:rPr>
            <w:rFonts w:ascii="Cambria" w:hAnsi="Cambria"/>
            <w:sz w:val="28"/>
            <w:szCs w:val="28"/>
          </w:rPr>
          <w:delText xml:space="preserve">he nominees for </w:delText>
        </w:r>
        <w:r w:rsidR="00232B51" w:rsidRPr="0003467B" w:rsidDel="00B149C9">
          <w:rPr>
            <w:rFonts w:ascii="Cambria" w:hAnsi="Cambria"/>
            <w:sz w:val="28"/>
            <w:szCs w:val="28"/>
            <w:rPrChange w:id="2163" w:author="Daisy Watt" w:date="2026-06-18T16:54:00Z" w16du:dateUtc="2026-06-18T15:54:00Z">
              <w:rPr>
                <w:rFonts w:ascii="Cambria" w:hAnsi="Cambria"/>
                <w:i/>
                <w:iCs/>
                <w:sz w:val="28"/>
                <w:szCs w:val="28"/>
              </w:rPr>
            </w:rPrChange>
          </w:rPr>
          <w:delText>Best Literary Agent</w:delText>
        </w:r>
      </w:del>
      <w:ins w:id="2164" w:author="Daisy Watt" w:date="2026-06-18T16:54:00Z" w16du:dateUtc="2026-06-18T15:54:00Z">
        <w:del w:id="2165" w:author="Claire S" w:date="2026-07-17T09:23:00Z" w16du:dateUtc="2026-07-17T08:23:00Z">
          <w:r w:rsidR="0003467B" w:rsidDel="00B149C9">
            <w:rPr>
              <w:rFonts w:ascii="Cambria" w:hAnsi="Cambria"/>
              <w:sz w:val="28"/>
              <w:szCs w:val="28"/>
            </w:rPr>
            <w:delText>…</w:delText>
          </w:r>
        </w:del>
      </w:ins>
      <w:del w:id="2166" w:author="Claire S" w:date="2026-07-17T09:23:00Z" w16du:dateUtc="2026-07-17T08:23:00Z">
        <w:r w:rsidR="000F3313" w:rsidDel="00B149C9">
          <w:rPr>
            <w:rFonts w:ascii="Cambria" w:hAnsi="Cambria"/>
            <w:sz w:val="28"/>
            <w:szCs w:val="28"/>
          </w:rPr>
          <w:delText xml:space="preserve"> -</w:delText>
        </w:r>
        <w:r w:rsidDel="00B149C9">
          <w:rPr>
            <w:rFonts w:ascii="Cambria" w:hAnsi="Cambria"/>
            <w:sz w:val="28"/>
            <w:szCs w:val="28"/>
          </w:rPr>
          <w:delText>’ the taller</w:delText>
        </w:r>
      </w:del>
      <w:ins w:id="2167" w:author="Daisy Watt" w:date="2026-06-18T16:53:00Z" w16du:dateUtc="2026-06-18T15:53:00Z">
        <w:del w:id="2168" w:author="Claire S" w:date="2026-07-17T09:23:00Z" w16du:dateUtc="2026-07-17T08:23:00Z">
          <w:r w:rsidR="0003467B" w:rsidDel="00B149C9">
            <w:rPr>
              <w:rFonts w:ascii="Cambria" w:hAnsi="Cambria"/>
              <w:sz w:val="28"/>
              <w:szCs w:val="28"/>
            </w:rPr>
            <w:delText>,</w:delText>
          </w:r>
        </w:del>
      </w:ins>
      <w:del w:id="2169" w:author="Claire S" w:date="2026-07-17T09:23:00Z" w16du:dateUtc="2026-07-17T08:23:00Z">
        <w:r w:rsidDel="00B149C9">
          <w:rPr>
            <w:rFonts w:ascii="Cambria" w:hAnsi="Cambria"/>
            <w:sz w:val="28"/>
            <w:szCs w:val="28"/>
          </w:rPr>
          <w:delText xml:space="preserve"> uglier one starts</w:delText>
        </w:r>
        <w:r w:rsidR="00232B51" w:rsidDel="00B149C9">
          <w:rPr>
            <w:rFonts w:ascii="Cambria" w:hAnsi="Cambria"/>
            <w:sz w:val="28"/>
            <w:szCs w:val="28"/>
          </w:rPr>
          <w:delText xml:space="preserve">, </w:delText>
        </w:r>
        <w:r w:rsidR="00B6411F" w:rsidDel="00B149C9">
          <w:rPr>
            <w:rFonts w:ascii="Cambria" w:hAnsi="Cambria"/>
            <w:sz w:val="28"/>
            <w:szCs w:val="28"/>
          </w:rPr>
          <w:delText>‘</w:delText>
        </w:r>
        <w:r w:rsidR="00232B51" w:rsidDel="00B149C9">
          <w:rPr>
            <w:rFonts w:ascii="Cambria" w:hAnsi="Cambria"/>
            <w:sz w:val="28"/>
            <w:szCs w:val="28"/>
          </w:rPr>
          <w:delText>t</w:delText>
        </w:r>
        <w:r w:rsidR="0099029D" w:rsidDel="00B149C9">
          <w:rPr>
            <w:rFonts w:ascii="Cambria" w:hAnsi="Cambria"/>
            <w:sz w:val="28"/>
            <w:szCs w:val="28"/>
          </w:rPr>
          <w:delText xml:space="preserve">he </w:delText>
        </w:r>
        <w:r w:rsidR="00232B51" w:rsidDel="00B149C9">
          <w:rPr>
            <w:rFonts w:ascii="Cambria" w:hAnsi="Cambria"/>
            <w:sz w:val="28"/>
            <w:szCs w:val="28"/>
          </w:rPr>
          <w:delText>nominees</w:delText>
        </w:r>
        <w:r w:rsidR="0099029D" w:rsidDel="00B149C9">
          <w:rPr>
            <w:rFonts w:ascii="Cambria" w:hAnsi="Cambria"/>
            <w:sz w:val="28"/>
            <w:szCs w:val="28"/>
          </w:rPr>
          <w:delText xml:space="preserve"> for the </w:delText>
        </w:r>
        <w:r w:rsidR="0099029D" w:rsidRPr="0003467B" w:rsidDel="00B149C9">
          <w:rPr>
            <w:rFonts w:ascii="Cambria" w:hAnsi="Cambria"/>
            <w:sz w:val="28"/>
            <w:szCs w:val="28"/>
            <w:rPrChange w:id="2170" w:author="Daisy Watt" w:date="2026-06-18T16:54:00Z" w16du:dateUtc="2026-06-18T15:54:00Z">
              <w:rPr>
                <w:rFonts w:ascii="Cambria" w:hAnsi="Cambria"/>
                <w:i/>
                <w:iCs/>
                <w:sz w:val="28"/>
                <w:szCs w:val="28"/>
              </w:rPr>
            </w:rPrChange>
          </w:rPr>
          <w:delText>Most Useless People in Publishing</w:delText>
        </w:r>
      </w:del>
      <w:ins w:id="2171" w:author="Daisy Watt" w:date="2026-06-18T16:54:00Z" w16du:dateUtc="2026-06-18T15:54:00Z">
        <w:del w:id="2172" w:author="Claire S" w:date="2026-07-17T09:23:00Z" w16du:dateUtc="2026-07-17T08:23:00Z">
          <w:r w:rsidR="0003467B" w:rsidDel="00B149C9">
            <w:rPr>
              <w:rFonts w:ascii="Cambria" w:hAnsi="Cambria"/>
              <w:sz w:val="28"/>
              <w:szCs w:val="28"/>
            </w:rPr>
            <w:delText>…</w:delText>
          </w:r>
        </w:del>
      </w:ins>
      <w:del w:id="2173" w:author="Claire S" w:date="2026-07-17T09:23:00Z" w16du:dateUtc="2026-07-17T08:23:00Z">
        <w:r w:rsidR="0004150B" w:rsidDel="00B149C9">
          <w:rPr>
            <w:rFonts w:ascii="Cambria" w:hAnsi="Cambria"/>
            <w:sz w:val="28"/>
            <w:szCs w:val="28"/>
          </w:rPr>
          <w:delText>-</w:delText>
        </w:r>
        <w:r w:rsidR="0099029D" w:rsidDel="00B149C9">
          <w:rPr>
            <w:rFonts w:ascii="Cambria" w:hAnsi="Cambria"/>
            <w:sz w:val="28"/>
            <w:szCs w:val="28"/>
          </w:rPr>
          <w:delText>’</w:delText>
        </w:r>
        <w:r w:rsidR="0004150B" w:rsidDel="00B149C9">
          <w:rPr>
            <w:rFonts w:ascii="Cambria" w:hAnsi="Cambria"/>
            <w:sz w:val="28"/>
            <w:szCs w:val="28"/>
          </w:rPr>
          <w:delText xml:space="preserve"> </w:delText>
        </w:r>
      </w:del>
      <w:ins w:id="2174" w:author="Daisy Watt" w:date="2026-06-18T16:54:00Z" w16du:dateUtc="2026-06-18T15:54:00Z">
        <w:del w:id="2175" w:author="Claire S" w:date="2026-07-17T09:23:00Z" w16du:dateUtc="2026-07-17T08:23:00Z">
          <w:r w:rsidR="0003467B" w:rsidDel="00B149C9">
            <w:rPr>
              <w:rFonts w:ascii="Cambria" w:hAnsi="Cambria"/>
              <w:sz w:val="28"/>
              <w:szCs w:val="28"/>
            </w:rPr>
            <w:delText>H</w:delText>
          </w:r>
        </w:del>
      </w:ins>
      <w:del w:id="2176" w:author="Claire S" w:date="2026-07-17T09:23:00Z" w16du:dateUtc="2026-07-17T08:23:00Z">
        <w:r w:rsidR="0004150B" w:rsidDel="00B149C9">
          <w:rPr>
            <w:rFonts w:ascii="Cambria" w:hAnsi="Cambria"/>
            <w:sz w:val="28"/>
            <w:szCs w:val="28"/>
          </w:rPr>
          <w:delText>he trails off.</w:delText>
        </w:r>
        <w:r w:rsidR="0099029D" w:rsidDel="00B149C9">
          <w:rPr>
            <w:rFonts w:ascii="Cambria" w:hAnsi="Cambria"/>
            <w:sz w:val="28"/>
            <w:szCs w:val="28"/>
          </w:rPr>
          <w:delText xml:space="preserve"> </w:delText>
        </w:r>
      </w:del>
    </w:p>
    <w:p w14:paraId="51FD59E0" w14:textId="5B9A8C3E" w:rsidR="000C21ED" w:rsidDel="00B149C9" w:rsidRDefault="0004150B" w:rsidP="00B6411F">
      <w:pPr>
        <w:spacing w:line="360" w:lineRule="auto"/>
        <w:ind w:firstLine="720"/>
        <w:contextualSpacing/>
        <w:rPr>
          <w:del w:id="2177" w:author="Claire S" w:date="2026-07-17T09:23:00Z" w16du:dateUtc="2026-07-17T08:23:00Z"/>
          <w:rFonts w:ascii="Cambria" w:hAnsi="Cambria"/>
          <w:sz w:val="28"/>
          <w:szCs w:val="28"/>
        </w:rPr>
      </w:pPr>
      <w:del w:id="2178" w:author="Claire S" w:date="2026-07-17T09:23:00Z" w16du:dateUtc="2026-07-17T08:23:00Z">
        <w:r w:rsidDel="00B149C9">
          <w:rPr>
            <w:rFonts w:ascii="Cambria" w:hAnsi="Cambria"/>
            <w:sz w:val="28"/>
            <w:szCs w:val="28"/>
          </w:rPr>
          <w:delText>T</w:delText>
        </w:r>
        <w:r w:rsidR="0099029D" w:rsidDel="00B149C9">
          <w:rPr>
            <w:rFonts w:ascii="Cambria" w:hAnsi="Cambria"/>
            <w:sz w:val="28"/>
            <w:szCs w:val="28"/>
          </w:rPr>
          <w:delText xml:space="preserve">he smaller, </w:delText>
        </w:r>
        <w:r w:rsidR="0099029D" w:rsidRPr="0003467B" w:rsidDel="00B149C9">
          <w:rPr>
            <w:rFonts w:ascii="Cambria" w:hAnsi="Cambria"/>
            <w:sz w:val="28"/>
            <w:szCs w:val="28"/>
            <w:highlight w:val="green"/>
            <w:rPrChange w:id="2179" w:author="Daisy Watt" w:date="2026-06-18T16:56:00Z" w16du:dateUtc="2026-06-18T15:56:00Z">
              <w:rPr>
                <w:rFonts w:ascii="Cambria" w:hAnsi="Cambria"/>
                <w:sz w:val="28"/>
                <w:szCs w:val="28"/>
              </w:rPr>
            </w:rPrChange>
          </w:rPr>
          <w:delText>rounder</w:delText>
        </w:r>
        <w:r w:rsidR="0099029D" w:rsidDel="00B149C9">
          <w:rPr>
            <w:rFonts w:ascii="Cambria" w:hAnsi="Cambria"/>
            <w:sz w:val="28"/>
            <w:szCs w:val="28"/>
          </w:rPr>
          <w:delText xml:space="preserve"> presenter</w:delText>
        </w:r>
        <w:r w:rsidR="00232B51" w:rsidDel="00B149C9">
          <w:rPr>
            <w:rFonts w:ascii="Cambria" w:hAnsi="Cambria"/>
            <w:sz w:val="28"/>
            <w:szCs w:val="28"/>
          </w:rPr>
          <w:delText xml:space="preserve"> </w:delText>
        </w:r>
        <w:r w:rsidR="00794074" w:rsidDel="00B149C9">
          <w:rPr>
            <w:rFonts w:ascii="Cambria" w:hAnsi="Cambria"/>
            <w:sz w:val="28"/>
            <w:szCs w:val="28"/>
          </w:rPr>
          <w:delText>takes over</w:delText>
        </w:r>
        <w:r w:rsidR="00232B51" w:rsidDel="00B149C9">
          <w:rPr>
            <w:rFonts w:ascii="Cambria" w:hAnsi="Cambria"/>
            <w:sz w:val="28"/>
            <w:szCs w:val="28"/>
          </w:rPr>
          <w:delText xml:space="preserve"> the autocue.</w:delText>
        </w:r>
        <w:r w:rsidR="0099029D" w:rsidDel="00B149C9">
          <w:rPr>
            <w:rFonts w:ascii="Cambria" w:hAnsi="Cambria"/>
            <w:sz w:val="28"/>
            <w:szCs w:val="28"/>
          </w:rPr>
          <w:delText xml:space="preserve"> ‘</w:delText>
        </w:r>
        <w:r w:rsidR="004E5F75" w:rsidDel="00B149C9">
          <w:rPr>
            <w:rFonts w:ascii="Cambria" w:hAnsi="Cambria"/>
            <w:sz w:val="28"/>
            <w:szCs w:val="28"/>
          </w:rPr>
          <w:delText xml:space="preserve">Sorry, for the </w:delText>
        </w:r>
        <w:r w:rsidR="004E5F75" w:rsidRPr="0003467B" w:rsidDel="00B149C9">
          <w:rPr>
            <w:rFonts w:ascii="Cambria" w:hAnsi="Cambria"/>
            <w:iCs/>
            <w:sz w:val="28"/>
            <w:szCs w:val="28"/>
            <w:rPrChange w:id="2180" w:author="Daisy Watt" w:date="2026-06-18T16:54:00Z" w16du:dateUtc="2026-06-18T15:54:00Z">
              <w:rPr>
                <w:rFonts w:ascii="Cambria" w:hAnsi="Cambria"/>
                <w:i/>
                <w:sz w:val="28"/>
                <w:szCs w:val="28"/>
              </w:rPr>
            </w:rPrChange>
          </w:rPr>
          <w:delText>Best Literary Agent</w:delText>
        </w:r>
      </w:del>
      <w:ins w:id="2181" w:author="Daisy Watt" w:date="2026-06-18T16:56:00Z" w16du:dateUtc="2026-06-18T15:56:00Z">
        <w:del w:id="2182" w:author="Claire S" w:date="2026-07-17T09:23:00Z" w16du:dateUtc="2026-07-17T08:23:00Z">
          <w:r w:rsidR="0003467B" w:rsidDel="00B149C9">
            <w:rPr>
              <w:rFonts w:ascii="Cambria" w:hAnsi="Cambria"/>
              <w:iCs/>
              <w:sz w:val="28"/>
              <w:szCs w:val="28"/>
            </w:rPr>
            <w:delText>, that is</w:delText>
          </w:r>
        </w:del>
      </w:ins>
      <w:ins w:id="2183" w:author="Daisy Watt" w:date="2026-06-18T16:54:00Z" w16du:dateUtc="2026-06-18T15:54:00Z">
        <w:del w:id="2184" w:author="Claire S" w:date="2026-07-17T09:23:00Z" w16du:dateUtc="2026-07-17T08:23:00Z">
          <w:r w:rsidR="0003467B" w:rsidDel="00B149C9">
            <w:rPr>
              <w:rFonts w:ascii="Cambria" w:hAnsi="Cambria"/>
              <w:sz w:val="28"/>
              <w:szCs w:val="28"/>
            </w:rPr>
            <w:delText>…</w:delText>
          </w:r>
        </w:del>
      </w:ins>
      <w:del w:id="2185" w:author="Claire S" w:date="2026-07-17T09:23:00Z" w16du:dateUtc="2026-07-17T08:23:00Z">
        <w:r w:rsidR="0099029D" w:rsidDel="00B149C9">
          <w:rPr>
            <w:rFonts w:ascii="Cambria" w:hAnsi="Cambria"/>
            <w:sz w:val="28"/>
            <w:szCs w:val="28"/>
          </w:rPr>
          <w:delText xml:space="preserve">-’ he </w:delText>
        </w:r>
      </w:del>
      <w:ins w:id="2186" w:author="Daisy Watt" w:date="2026-06-18T16:56:00Z" w16du:dateUtc="2026-06-18T15:56:00Z">
        <w:del w:id="2187" w:author="Claire S" w:date="2026-07-17T09:23:00Z" w16du:dateUtc="2026-07-17T08:23:00Z">
          <w:r w:rsidR="0003467B" w:rsidDel="00B149C9">
            <w:rPr>
              <w:rFonts w:ascii="Cambria" w:hAnsi="Cambria"/>
              <w:sz w:val="28"/>
              <w:szCs w:val="28"/>
            </w:rPr>
            <w:delText xml:space="preserve">He </w:delText>
          </w:r>
        </w:del>
      </w:ins>
      <w:del w:id="2188" w:author="Claire S" w:date="2026-07-17T09:23:00Z" w16du:dateUtc="2026-07-17T08:23:00Z">
        <w:r w:rsidR="0099029D" w:rsidDel="00B149C9">
          <w:rPr>
            <w:rFonts w:ascii="Cambria" w:hAnsi="Cambria"/>
            <w:sz w:val="28"/>
            <w:szCs w:val="28"/>
          </w:rPr>
          <w:delText>stops</w:delText>
        </w:r>
        <w:r w:rsidR="00232B51" w:rsidDel="00B149C9">
          <w:rPr>
            <w:rFonts w:ascii="Cambria" w:hAnsi="Cambria"/>
            <w:sz w:val="28"/>
            <w:szCs w:val="28"/>
          </w:rPr>
          <w:delText xml:space="preserve"> mid-sentence</w:delText>
        </w:r>
        <w:r w:rsidR="006F1DDC" w:rsidDel="00B149C9">
          <w:rPr>
            <w:rFonts w:ascii="Cambria" w:hAnsi="Cambria"/>
            <w:sz w:val="28"/>
            <w:szCs w:val="28"/>
          </w:rPr>
          <w:delText xml:space="preserve"> and hisses off-stage</w:delText>
        </w:r>
        <w:r w:rsidR="00AB250C" w:rsidDel="00B149C9">
          <w:rPr>
            <w:rFonts w:ascii="Cambria" w:hAnsi="Cambria"/>
            <w:sz w:val="28"/>
            <w:szCs w:val="28"/>
          </w:rPr>
          <w:delText xml:space="preserve">, </w:delText>
        </w:r>
        <w:r w:rsidR="00801F14" w:rsidDel="00B149C9">
          <w:rPr>
            <w:rFonts w:ascii="Cambria" w:hAnsi="Cambria"/>
            <w:sz w:val="28"/>
            <w:szCs w:val="28"/>
          </w:rPr>
          <w:delText>‘</w:delText>
        </w:r>
        <w:r w:rsidR="006F1DDC" w:rsidDel="00B149C9">
          <w:rPr>
            <w:rFonts w:ascii="Cambria" w:hAnsi="Cambria"/>
            <w:sz w:val="28"/>
            <w:szCs w:val="28"/>
          </w:rPr>
          <w:delText xml:space="preserve">Can someone put the names </w:delText>
        </w:r>
      </w:del>
      <w:del w:id="2189" w:author="Claire S" w:date="2026-05-11T12:20:00Z" w16du:dateUtc="2026-05-11T11:20:00Z">
        <w:r w:rsidR="006F1DDC" w:rsidDel="00204901">
          <w:rPr>
            <w:rFonts w:ascii="Cambria" w:hAnsi="Cambria"/>
            <w:sz w:val="28"/>
            <w:szCs w:val="28"/>
          </w:rPr>
          <w:delText xml:space="preserve">up </w:delText>
        </w:r>
      </w:del>
      <w:ins w:id="2190" w:author="Daisy Watt" w:date="2026-06-18T16:57:00Z" w16du:dateUtc="2026-06-18T15:57:00Z">
        <w:del w:id="2191" w:author="Claire S" w:date="2026-07-17T09:23:00Z" w16du:dateUtc="2026-07-17T08:23:00Z">
          <w:r w:rsidR="0003467B" w:rsidDel="00B149C9">
            <w:rPr>
              <w:rFonts w:ascii="Cambria" w:hAnsi="Cambria"/>
              <w:sz w:val="28"/>
              <w:szCs w:val="28"/>
            </w:rPr>
            <w:delText>,</w:delText>
          </w:r>
        </w:del>
      </w:ins>
      <w:del w:id="2192" w:author="Claire S" w:date="2026-07-17T09:23:00Z" w16du:dateUtc="2026-07-17T08:23:00Z">
        <w:r w:rsidR="006F1DDC" w:rsidDel="00B149C9">
          <w:rPr>
            <w:rFonts w:ascii="Cambria" w:hAnsi="Cambria"/>
            <w:sz w:val="28"/>
            <w:szCs w:val="28"/>
          </w:rPr>
          <w:delText>please?</w:delText>
        </w:r>
        <w:r w:rsidR="00801F14" w:rsidDel="00B149C9">
          <w:rPr>
            <w:rFonts w:ascii="Cambria" w:hAnsi="Cambria"/>
            <w:sz w:val="28"/>
            <w:szCs w:val="28"/>
          </w:rPr>
          <w:delText>’</w:delText>
        </w:r>
      </w:del>
    </w:p>
    <w:p w14:paraId="5C2A70DE" w14:textId="1E069F74" w:rsidR="0099029D" w:rsidDel="00B149C9" w:rsidRDefault="00801F14" w:rsidP="000C21ED">
      <w:pPr>
        <w:spacing w:line="360" w:lineRule="auto"/>
        <w:ind w:firstLine="720"/>
        <w:contextualSpacing/>
        <w:rPr>
          <w:del w:id="2193" w:author="Claire S" w:date="2026-07-17T09:23:00Z" w16du:dateUtc="2026-07-17T08:23:00Z"/>
          <w:rFonts w:ascii="Cambria" w:hAnsi="Cambria"/>
          <w:sz w:val="28"/>
          <w:szCs w:val="28"/>
        </w:rPr>
      </w:pPr>
      <w:del w:id="2194" w:author="Claire S" w:date="2026-07-17T09:23:00Z" w16du:dateUtc="2026-07-17T08:23:00Z">
        <w:r w:rsidDel="00B149C9">
          <w:rPr>
            <w:rFonts w:ascii="Cambria" w:hAnsi="Cambria"/>
            <w:sz w:val="28"/>
            <w:szCs w:val="28"/>
          </w:rPr>
          <w:delText>‘Wow</w:delText>
        </w:r>
      </w:del>
      <w:ins w:id="2195" w:author="Daisy Watt" w:date="2026-06-18T17:00:00Z" w16du:dateUtc="2026-06-18T16:00:00Z">
        <w:del w:id="2196" w:author="Claire S" w:date="2026-07-17T09:23:00Z" w16du:dateUtc="2026-07-17T08:23:00Z">
          <w:r w:rsidR="006D4253" w:rsidDel="00B149C9">
            <w:rPr>
              <w:rFonts w:ascii="Cambria" w:hAnsi="Cambria"/>
              <w:sz w:val="28"/>
              <w:szCs w:val="28"/>
            </w:rPr>
            <w:delText>.</w:delText>
          </w:r>
        </w:del>
      </w:ins>
      <w:del w:id="2197" w:author="Claire S" w:date="2026-07-17T09:23:00Z" w16du:dateUtc="2026-07-17T08:23:00Z">
        <w:r w:rsidR="003834AE" w:rsidDel="00B149C9">
          <w:rPr>
            <w:rFonts w:ascii="Cambria" w:hAnsi="Cambria"/>
            <w:sz w:val="28"/>
            <w:szCs w:val="28"/>
          </w:rPr>
          <w:delText>,</w:delText>
        </w:r>
        <w:r w:rsidDel="00B149C9">
          <w:rPr>
            <w:rFonts w:ascii="Cambria" w:hAnsi="Cambria"/>
            <w:sz w:val="28"/>
            <w:szCs w:val="28"/>
          </w:rPr>
          <w:delText xml:space="preserve">’ </w:delText>
        </w:r>
        <w:r w:rsidR="000C21ED" w:rsidDel="00B149C9">
          <w:rPr>
            <w:rFonts w:ascii="Cambria" w:hAnsi="Cambria"/>
            <w:sz w:val="28"/>
            <w:szCs w:val="28"/>
          </w:rPr>
          <w:delText>Savannah’s assistant Ishan raises his eyebrows</w:delText>
        </w:r>
        <w:r w:rsidR="003834AE" w:rsidDel="00B149C9">
          <w:rPr>
            <w:rFonts w:ascii="Cambria" w:hAnsi="Cambria"/>
            <w:sz w:val="28"/>
            <w:szCs w:val="28"/>
          </w:rPr>
          <w:delText>.</w:delText>
        </w:r>
        <w:r w:rsidR="000C21ED" w:rsidDel="00B149C9">
          <w:rPr>
            <w:rFonts w:ascii="Cambria" w:hAnsi="Cambria"/>
            <w:sz w:val="28"/>
            <w:szCs w:val="28"/>
          </w:rPr>
          <w:delText xml:space="preserve"> </w:delText>
        </w:r>
        <w:r w:rsidR="006F1DDC" w:rsidDel="00B149C9">
          <w:rPr>
            <w:rFonts w:ascii="Cambria" w:hAnsi="Cambria"/>
            <w:sz w:val="28"/>
            <w:szCs w:val="28"/>
          </w:rPr>
          <w:delText>‘</w:delText>
        </w:r>
      </w:del>
      <w:ins w:id="2198" w:author="Daisy Watt" w:date="2026-06-18T16:57:00Z" w16du:dateUtc="2026-06-18T15:57:00Z">
        <w:del w:id="2199" w:author="Claire S" w:date="2026-07-17T09:23:00Z" w16du:dateUtc="2026-07-17T08:23:00Z">
          <w:r w:rsidR="0003467B" w:rsidDel="00B149C9">
            <w:rPr>
              <w:rFonts w:ascii="Cambria" w:hAnsi="Cambria"/>
              <w:sz w:val="28"/>
              <w:szCs w:val="28"/>
            </w:rPr>
            <w:delText xml:space="preserve"> </w:delText>
          </w:r>
        </w:del>
      </w:ins>
      <w:del w:id="2200" w:author="Claire S" w:date="2026-05-11T12:21:00Z" w16du:dateUtc="2026-05-11T11:21:00Z">
        <w:r w:rsidR="003834AE" w:rsidDel="00204901">
          <w:rPr>
            <w:rFonts w:ascii="Cambria" w:hAnsi="Cambria"/>
            <w:sz w:val="28"/>
            <w:szCs w:val="28"/>
          </w:rPr>
          <w:delText>W</w:delText>
        </w:r>
        <w:r w:rsidR="006F1DDC" w:rsidDel="00204901">
          <w:rPr>
            <w:rFonts w:ascii="Cambria" w:hAnsi="Cambria"/>
            <w:sz w:val="28"/>
            <w:szCs w:val="28"/>
          </w:rPr>
          <w:delText xml:space="preserve">hat </w:delText>
        </w:r>
      </w:del>
      <w:del w:id="2201" w:author="Claire S" w:date="2026-05-25T12:11:00Z" w16du:dateUtc="2026-05-25T11:11:00Z">
        <w:r w:rsidR="006F1DDC" w:rsidDel="005C1347">
          <w:rPr>
            <w:rFonts w:ascii="Cambria" w:hAnsi="Cambria"/>
            <w:sz w:val="28"/>
            <w:szCs w:val="28"/>
          </w:rPr>
          <w:delText>a mess</w:delText>
        </w:r>
      </w:del>
      <w:del w:id="2202" w:author="Claire S" w:date="2026-07-17T09:23:00Z" w16du:dateUtc="2026-07-17T08:23:00Z">
        <w:r w:rsidR="006F1DDC" w:rsidDel="00B149C9">
          <w:rPr>
            <w:rFonts w:ascii="Cambria" w:hAnsi="Cambria"/>
            <w:sz w:val="28"/>
            <w:szCs w:val="28"/>
          </w:rPr>
          <w:delText>.’</w:delText>
        </w:r>
      </w:del>
    </w:p>
    <w:p w14:paraId="7051C5CF" w14:textId="0573DC31" w:rsidR="00ED19F1" w:rsidDel="00ED19F1" w:rsidRDefault="003834AE" w:rsidP="00ED19F1">
      <w:pPr>
        <w:spacing w:line="360" w:lineRule="auto"/>
        <w:ind w:firstLine="720"/>
        <w:contextualSpacing/>
        <w:rPr>
          <w:del w:id="2203" w:author="Claire S" w:date="2026-05-25T16:17:00Z" w16du:dateUtc="2026-05-25T15:17:00Z"/>
          <w:moveTo w:id="2204" w:author="Claire S" w:date="2026-05-25T16:17:00Z" w16du:dateUtc="2026-05-25T15:17:00Z"/>
          <w:rFonts w:ascii="Cambria" w:hAnsi="Cambria"/>
          <w:sz w:val="28"/>
          <w:szCs w:val="28"/>
        </w:rPr>
      </w:pPr>
      <w:del w:id="2205" w:author="Claire S" w:date="2026-07-17T09:23:00Z" w16du:dateUtc="2026-07-17T08:23:00Z">
        <w:r w:rsidDel="00B149C9">
          <w:rPr>
            <w:rFonts w:ascii="Cambria" w:hAnsi="Cambria"/>
            <w:sz w:val="28"/>
            <w:szCs w:val="28"/>
          </w:rPr>
          <w:delText>‘</w:delText>
        </w:r>
      </w:del>
      <w:del w:id="2206" w:author="Claire S" w:date="2026-05-07T17:16:00Z" w16du:dateUtc="2026-05-07T16:16:00Z">
        <w:r w:rsidDel="00027358">
          <w:rPr>
            <w:rFonts w:ascii="Cambria" w:hAnsi="Cambria"/>
            <w:sz w:val="28"/>
            <w:szCs w:val="28"/>
          </w:rPr>
          <w:delText>Yeah</w:delText>
        </w:r>
      </w:del>
      <w:del w:id="2207" w:author="Claire S" w:date="2026-07-17T09:23:00Z" w16du:dateUtc="2026-07-17T08:23:00Z">
        <w:r w:rsidDel="00B149C9">
          <w:rPr>
            <w:rFonts w:ascii="Cambria" w:hAnsi="Cambria"/>
            <w:sz w:val="28"/>
            <w:szCs w:val="28"/>
          </w:rPr>
          <w:delText xml:space="preserve">.’ </w:delText>
        </w:r>
        <w:r w:rsidR="009A172B" w:rsidDel="00B149C9">
          <w:rPr>
            <w:rFonts w:ascii="Cambria" w:hAnsi="Cambria"/>
            <w:sz w:val="28"/>
            <w:szCs w:val="28"/>
          </w:rPr>
          <w:delText>Savannah’s</w:delText>
        </w:r>
        <w:r w:rsidR="00232B51" w:rsidDel="00B149C9">
          <w:rPr>
            <w:rFonts w:ascii="Cambria" w:hAnsi="Cambria"/>
            <w:sz w:val="28"/>
            <w:szCs w:val="28"/>
          </w:rPr>
          <w:delText xml:space="preserve"> </w:delText>
        </w:r>
        <w:r w:rsidR="002304E1" w:rsidDel="00B149C9">
          <w:rPr>
            <w:rFonts w:ascii="Cambria" w:hAnsi="Cambria"/>
            <w:sz w:val="28"/>
            <w:szCs w:val="28"/>
          </w:rPr>
          <w:delText xml:space="preserve">just </w:delText>
        </w:r>
        <w:r w:rsidR="00232B51" w:rsidDel="00B149C9">
          <w:rPr>
            <w:rFonts w:ascii="Cambria" w:hAnsi="Cambria"/>
            <w:sz w:val="28"/>
            <w:szCs w:val="28"/>
          </w:rPr>
          <w:delText>wondering</w:delText>
        </w:r>
      </w:del>
      <w:ins w:id="2208" w:author="Daisy Watt" w:date="2026-06-18T16:57:00Z" w16du:dateUtc="2026-06-18T15:57:00Z">
        <w:del w:id="2209" w:author="Claire S" w:date="2026-07-17T09:23:00Z" w16du:dateUtc="2026-07-17T08:23:00Z">
          <w:r w:rsidR="0003467B" w:rsidDel="00B149C9">
            <w:rPr>
              <w:rFonts w:ascii="Cambria" w:hAnsi="Cambria"/>
              <w:sz w:val="28"/>
              <w:szCs w:val="28"/>
            </w:rPr>
            <w:delText xml:space="preserve"> again</w:delText>
          </w:r>
        </w:del>
      </w:ins>
      <w:del w:id="2210" w:author="Claire S" w:date="2026-07-17T09:23:00Z" w16du:dateUtc="2026-07-17T08:23:00Z">
        <w:r w:rsidR="00232B51" w:rsidDel="00B149C9">
          <w:rPr>
            <w:rFonts w:ascii="Cambria" w:hAnsi="Cambria"/>
            <w:sz w:val="28"/>
            <w:szCs w:val="28"/>
          </w:rPr>
          <w:delText xml:space="preserve"> wh</w:delText>
        </w:r>
        <w:r w:rsidR="004E5F75" w:rsidDel="00B149C9">
          <w:rPr>
            <w:rFonts w:ascii="Cambria" w:hAnsi="Cambria"/>
            <w:sz w:val="28"/>
            <w:szCs w:val="28"/>
          </w:rPr>
          <w:delText xml:space="preserve">y </w:delText>
        </w:r>
        <w:r w:rsidR="00232B51" w:rsidDel="00B149C9">
          <w:rPr>
            <w:rFonts w:ascii="Cambria" w:hAnsi="Cambria"/>
            <w:sz w:val="28"/>
            <w:szCs w:val="28"/>
          </w:rPr>
          <w:delText xml:space="preserve">the organisers </w:delText>
        </w:r>
        <w:r w:rsidR="004E5F75" w:rsidDel="00B149C9">
          <w:rPr>
            <w:rFonts w:ascii="Cambria" w:hAnsi="Cambria"/>
            <w:sz w:val="28"/>
            <w:szCs w:val="28"/>
          </w:rPr>
          <w:delText xml:space="preserve">hired such </w:delText>
        </w:r>
        <w:r w:rsidR="00486D9A" w:rsidDel="00B149C9">
          <w:rPr>
            <w:rFonts w:ascii="Cambria" w:hAnsi="Cambria"/>
            <w:sz w:val="28"/>
            <w:szCs w:val="28"/>
          </w:rPr>
          <w:delText xml:space="preserve">useless </w:delText>
        </w:r>
        <w:r w:rsidR="004E5F75" w:rsidDel="00B149C9">
          <w:rPr>
            <w:rFonts w:ascii="Cambria" w:hAnsi="Cambria"/>
            <w:sz w:val="28"/>
            <w:szCs w:val="28"/>
          </w:rPr>
          <w:delText>has-beens</w:delText>
        </w:r>
      </w:del>
      <w:ins w:id="2211" w:author="Daisy Watt" w:date="2026-06-17T06:47:00Z" w16du:dateUtc="2026-06-17T05:47:00Z">
        <w:del w:id="2212" w:author="Claire S" w:date="2026-07-17T09:23:00Z" w16du:dateUtc="2026-07-17T08:23:00Z">
          <w:r w:rsidR="002546BF" w:rsidDel="00B149C9">
            <w:rPr>
              <w:rFonts w:ascii="Cambria" w:hAnsi="Cambria"/>
              <w:sz w:val="28"/>
              <w:szCs w:val="28"/>
            </w:rPr>
            <w:delText>,</w:delText>
          </w:r>
        </w:del>
      </w:ins>
      <w:del w:id="2213" w:author="Claire S" w:date="2026-07-17T09:23:00Z" w16du:dateUtc="2026-07-17T08:23:00Z">
        <w:r w:rsidR="00F31FFE" w:rsidDel="00B149C9">
          <w:rPr>
            <w:rFonts w:ascii="Cambria" w:hAnsi="Cambria"/>
            <w:sz w:val="28"/>
            <w:szCs w:val="28"/>
          </w:rPr>
          <w:delText xml:space="preserve"> </w:delText>
        </w:r>
        <w:r w:rsidR="004E5F75" w:rsidDel="00B149C9">
          <w:rPr>
            <w:rFonts w:ascii="Cambria" w:hAnsi="Cambria"/>
            <w:sz w:val="28"/>
            <w:szCs w:val="28"/>
          </w:rPr>
          <w:delText xml:space="preserve">when </w:delText>
        </w:r>
        <w:r w:rsidR="005D7178" w:rsidDel="00B149C9">
          <w:rPr>
            <w:rFonts w:ascii="Cambria" w:hAnsi="Cambria"/>
            <w:sz w:val="28"/>
            <w:szCs w:val="28"/>
          </w:rPr>
          <w:delText>a woman’s terrible sobs</w:delText>
        </w:r>
      </w:del>
      <w:ins w:id="2214" w:author="Daisy Watt" w:date="2026-06-18T17:02:00Z" w16du:dateUtc="2026-06-18T16:02:00Z">
        <w:del w:id="2215" w:author="Claire S" w:date="2026-07-17T09:23:00Z" w16du:dateUtc="2026-07-17T08:23:00Z">
          <w:r w:rsidR="006D4253" w:rsidDel="00B149C9">
            <w:rPr>
              <w:rFonts w:ascii="Cambria" w:hAnsi="Cambria"/>
              <w:sz w:val="28"/>
              <w:szCs w:val="28"/>
            </w:rPr>
            <w:delText xml:space="preserve"> play over the speaker system</w:delText>
          </w:r>
        </w:del>
      </w:ins>
      <w:del w:id="2216" w:author="Claire S" w:date="2026-07-17T09:23:00Z" w16du:dateUtc="2026-07-17T08:23:00Z">
        <w:r w:rsidR="002304E1" w:rsidDel="00B149C9">
          <w:rPr>
            <w:rFonts w:ascii="Cambria" w:hAnsi="Cambria"/>
            <w:sz w:val="28"/>
            <w:szCs w:val="28"/>
          </w:rPr>
          <w:delText xml:space="preserve"> fill the room</w:delText>
        </w:r>
        <w:r w:rsidR="00D459DD" w:rsidDel="00B149C9">
          <w:rPr>
            <w:rFonts w:ascii="Cambria" w:hAnsi="Cambria"/>
            <w:sz w:val="28"/>
            <w:szCs w:val="28"/>
          </w:rPr>
          <w:delText xml:space="preserve">. </w:delText>
        </w:r>
      </w:del>
      <w:moveToRangeStart w:id="2217" w:author="Claire S" w:date="2026-05-25T16:17:00Z" w:name="move230618254"/>
      <w:moveTo w:id="2218" w:author="Claire S" w:date="2026-05-25T16:17:00Z" w16du:dateUtc="2026-05-25T15:17:00Z">
        <w:del w:id="2219" w:author="Claire S" w:date="2026-07-17T09:23:00Z" w16du:dateUtc="2026-07-17T08:23:00Z">
          <w:r w:rsidR="00ED19F1" w:rsidDel="00B149C9">
            <w:rPr>
              <w:rFonts w:ascii="Cambria" w:hAnsi="Cambria"/>
              <w:sz w:val="28"/>
              <w:szCs w:val="28"/>
            </w:rPr>
            <w:delText xml:space="preserve">‘Oh my gosh!’ Violet jumps a foot in the air and spills her wine. </w:delText>
          </w:r>
        </w:del>
      </w:moveTo>
    </w:p>
    <w:moveToRangeEnd w:id="2217"/>
    <w:p w14:paraId="21938F07" w14:textId="09E4314D" w:rsidR="002304E1" w:rsidDel="00FA5BE2" w:rsidRDefault="00D459DD" w:rsidP="00232B51">
      <w:pPr>
        <w:spacing w:line="360" w:lineRule="auto"/>
        <w:ind w:firstLine="720"/>
        <w:contextualSpacing/>
        <w:rPr>
          <w:del w:id="2220" w:author="Claire S" w:date="2026-05-25T13:52:00Z" w16du:dateUtc="2026-05-25T12:52:00Z"/>
          <w:rFonts w:ascii="Cambria" w:hAnsi="Cambria"/>
          <w:sz w:val="28"/>
          <w:szCs w:val="28"/>
        </w:rPr>
      </w:pPr>
      <w:del w:id="2221" w:author="Claire S" w:date="2026-05-07T17:16:00Z" w16du:dateUtc="2026-05-07T16:16:00Z">
        <w:r w:rsidDel="005E61BC">
          <w:rPr>
            <w:rFonts w:ascii="Cambria" w:hAnsi="Cambria"/>
            <w:sz w:val="28"/>
            <w:szCs w:val="28"/>
          </w:rPr>
          <w:delText xml:space="preserve"> </w:delText>
        </w:r>
      </w:del>
      <w:del w:id="2222" w:author="Claire S" w:date="2026-05-25T13:52:00Z" w16du:dateUtc="2026-05-25T12:52:00Z">
        <w:r w:rsidR="00B21362" w:rsidDel="00FA5BE2">
          <w:rPr>
            <w:rFonts w:ascii="Cambria" w:hAnsi="Cambria"/>
            <w:sz w:val="28"/>
            <w:szCs w:val="28"/>
          </w:rPr>
          <w:delText>‘What the hell?’</w:delText>
        </w:r>
      </w:del>
    </w:p>
    <w:p w14:paraId="015F7044" w14:textId="6CBE130D" w:rsidR="00A7451B" w:rsidDel="00ED19F1" w:rsidRDefault="00B21362" w:rsidP="00232B51">
      <w:pPr>
        <w:spacing w:line="360" w:lineRule="auto"/>
        <w:ind w:firstLine="720"/>
        <w:contextualSpacing/>
        <w:rPr>
          <w:del w:id="2223" w:author="Claire S" w:date="2026-05-25T16:17:00Z" w16du:dateUtc="2026-05-25T15:17:00Z"/>
          <w:rFonts w:ascii="Cambria" w:hAnsi="Cambria"/>
          <w:sz w:val="28"/>
          <w:szCs w:val="28"/>
        </w:rPr>
      </w:pPr>
      <w:del w:id="2224" w:author="Claire S" w:date="2026-05-25T13:52:00Z" w16du:dateUtc="2026-05-25T12:52:00Z">
        <w:r w:rsidDel="00FA5BE2">
          <w:rPr>
            <w:rFonts w:ascii="Cambria" w:hAnsi="Cambria"/>
            <w:sz w:val="28"/>
            <w:szCs w:val="28"/>
          </w:rPr>
          <w:delText>But t</w:delText>
        </w:r>
      </w:del>
      <w:del w:id="2225" w:author="Claire S" w:date="2026-07-17T09:23:00Z" w16du:dateUtc="2026-07-17T08:23:00Z">
        <w:r w:rsidR="00D459DD" w:rsidDel="00B149C9">
          <w:rPr>
            <w:rFonts w:ascii="Cambria" w:hAnsi="Cambria"/>
            <w:sz w:val="28"/>
            <w:szCs w:val="28"/>
          </w:rPr>
          <w:delText xml:space="preserve">he </w:delText>
        </w:r>
        <w:r w:rsidR="002304E1" w:rsidDel="00B149C9">
          <w:rPr>
            <w:rFonts w:ascii="Cambria" w:hAnsi="Cambria"/>
            <w:sz w:val="28"/>
            <w:szCs w:val="28"/>
          </w:rPr>
          <w:delText xml:space="preserve">crowd </w:delText>
        </w:r>
      </w:del>
      <w:del w:id="2226" w:author="Claire S" w:date="2026-05-25T13:52:00Z" w16du:dateUtc="2026-05-25T12:52:00Z">
        <w:r w:rsidR="002304E1" w:rsidDel="00FA5BE2">
          <w:rPr>
            <w:rFonts w:ascii="Cambria" w:hAnsi="Cambria"/>
            <w:sz w:val="28"/>
            <w:szCs w:val="28"/>
          </w:rPr>
          <w:delText>goes</w:delText>
        </w:r>
        <w:r w:rsidR="00D459DD" w:rsidDel="00FA5BE2">
          <w:rPr>
            <w:rFonts w:ascii="Cambria" w:hAnsi="Cambria"/>
            <w:sz w:val="28"/>
            <w:szCs w:val="28"/>
          </w:rPr>
          <w:delText xml:space="preserve"> </w:delText>
        </w:r>
      </w:del>
      <w:del w:id="2227" w:author="Claire S" w:date="2026-07-17T09:23:00Z" w16du:dateUtc="2026-07-17T08:23:00Z">
        <w:r w:rsidR="00D459DD" w:rsidDel="00B149C9">
          <w:rPr>
            <w:rFonts w:ascii="Cambria" w:hAnsi="Cambria"/>
            <w:sz w:val="28"/>
            <w:szCs w:val="28"/>
          </w:rPr>
          <w:delText xml:space="preserve">silent as the </w:delText>
        </w:r>
        <w:r w:rsidR="002C1DB0" w:rsidDel="00B149C9">
          <w:rPr>
            <w:rFonts w:ascii="Cambria" w:hAnsi="Cambria"/>
            <w:sz w:val="28"/>
            <w:szCs w:val="28"/>
          </w:rPr>
          <w:delText xml:space="preserve">eerie </w:delText>
        </w:r>
        <w:r w:rsidR="00486D9A" w:rsidDel="00B149C9">
          <w:rPr>
            <w:rFonts w:ascii="Cambria" w:hAnsi="Cambria"/>
            <w:sz w:val="28"/>
            <w:szCs w:val="28"/>
          </w:rPr>
          <w:delText>noise</w:delText>
        </w:r>
        <w:r w:rsidR="006E75AB" w:rsidDel="00B149C9">
          <w:rPr>
            <w:rFonts w:ascii="Cambria" w:hAnsi="Cambria"/>
            <w:sz w:val="28"/>
            <w:szCs w:val="28"/>
          </w:rPr>
          <w:delText xml:space="preserve"> echo</w:delText>
        </w:r>
        <w:r w:rsidR="00486D9A" w:rsidDel="00B149C9">
          <w:rPr>
            <w:rFonts w:ascii="Cambria" w:hAnsi="Cambria"/>
            <w:sz w:val="28"/>
            <w:szCs w:val="28"/>
          </w:rPr>
          <w:delText>es</w:delText>
        </w:r>
        <w:r w:rsidR="007E4A6E" w:rsidDel="00B149C9">
          <w:rPr>
            <w:rFonts w:ascii="Cambria" w:hAnsi="Cambria"/>
            <w:sz w:val="28"/>
            <w:szCs w:val="28"/>
          </w:rPr>
          <w:delText xml:space="preserve"> off the walls</w:delText>
        </w:r>
      </w:del>
      <w:ins w:id="2228" w:author="Daisy Watt" w:date="2026-06-18T16:58:00Z" w16du:dateUtc="2026-06-18T15:58:00Z">
        <w:del w:id="2229" w:author="Claire S" w:date="2026-07-17T09:23:00Z" w16du:dateUtc="2026-07-17T08:23:00Z">
          <w:r w:rsidR="006D4253" w:rsidDel="00B149C9">
            <w:rPr>
              <w:rFonts w:ascii="Cambria" w:hAnsi="Cambria"/>
              <w:sz w:val="28"/>
              <w:szCs w:val="28"/>
            </w:rPr>
            <w:delText>,</w:delText>
          </w:r>
        </w:del>
      </w:ins>
      <w:del w:id="2230" w:author="Claire S" w:date="2026-07-17T09:23:00Z" w16du:dateUtc="2026-07-17T08:23:00Z">
        <w:r w:rsidR="00486D9A" w:rsidDel="00B149C9">
          <w:rPr>
            <w:rFonts w:ascii="Cambria" w:hAnsi="Cambria"/>
            <w:sz w:val="28"/>
            <w:szCs w:val="28"/>
          </w:rPr>
          <w:delText xml:space="preserve"> and Savannah shivers</w:delText>
        </w:r>
      </w:del>
      <w:del w:id="2231" w:author="Claire S" w:date="2026-05-25T16:17:00Z" w16du:dateUtc="2026-05-25T15:17:00Z">
        <w:r w:rsidR="00232B51" w:rsidDel="00ED19F1">
          <w:rPr>
            <w:rFonts w:ascii="Cambria" w:hAnsi="Cambria"/>
            <w:sz w:val="28"/>
            <w:szCs w:val="28"/>
          </w:rPr>
          <w:delText xml:space="preserve"> as </w:delText>
        </w:r>
        <w:r w:rsidR="006E75AB" w:rsidDel="00ED19F1">
          <w:rPr>
            <w:rFonts w:ascii="Cambria" w:hAnsi="Cambria"/>
            <w:sz w:val="28"/>
            <w:szCs w:val="28"/>
          </w:rPr>
          <w:delText>a</w:delText>
        </w:r>
        <w:r w:rsidR="007464F7" w:rsidDel="00ED19F1">
          <w:rPr>
            <w:rFonts w:ascii="Cambria" w:hAnsi="Cambria"/>
            <w:sz w:val="28"/>
            <w:szCs w:val="28"/>
          </w:rPr>
          <w:delText xml:space="preserve"> </w:delText>
        </w:r>
        <w:r w:rsidR="00232B51" w:rsidDel="00ED19F1">
          <w:rPr>
            <w:rFonts w:ascii="Cambria" w:hAnsi="Cambria"/>
            <w:sz w:val="28"/>
            <w:szCs w:val="28"/>
          </w:rPr>
          <w:delText xml:space="preserve">sudden </w:delText>
        </w:r>
        <w:r w:rsidR="007464F7" w:rsidDel="00ED19F1">
          <w:rPr>
            <w:rFonts w:ascii="Cambria" w:hAnsi="Cambria"/>
            <w:sz w:val="28"/>
            <w:szCs w:val="28"/>
          </w:rPr>
          <w:delText>piercing scream</w:delText>
        </w:r>
        <w:r w:rsidR="002304E1" w:rsidDel="00ED19F1">
          <w:rPr>
            <w:rFonts w:ascii="Cambria" w:hAnsi="Cambria"/>
            <w:sz w:val="28"/>
            <w:szCs w:val="28"/>
          </w:rPr>
          <w:delText xml:space="preserve"> cuts through the crying.</w:delText>
        </w:r>
        <w:r w:rsidR="007464F7" w:rsidDel="00ED19F1">
          <w:rPr>
            <w:rFonts w:ascii="Cambria" w:hAnsi="Cambria"/>
            <w:sz w:val="28"/>
            <w:szCs w:val="28"/>
          </w:rPr>
          <w:delText xml:space="preserve"> </w:delText>
        </w:r>
      </w:del>
    </w:p>
    <w:p w14:paraId="0A7B1377" w14:textId="79FCA926" w:rsidR="00F31FFE" w:rsidDel="00B149C9" w:rsidRDefault="00F47185">
      <w:pPr>
        <w:spacing w:line="360" w:lineRule="auto"/>
        <w:contextualSpacing/>
        <w:rPr>
          <w:del w:id="2232" w:author="Claire S" w:date="2026-07-17T09:23:00Z" w16du:dateUtc="2026-07-17T08:23:00Z"/>
          <w:moveFrom w:id="2233" w:author="Claire S" w:date="2026-05-25T16:17:00Z" w16du:dateUtc="2026-05-25T15:17:00Z"/>
          <w:rFonts w:ascii="Cambria" w:hAnsi="Cambria"/>
          <w:sz w:val="28"/>
          <w:szCs w:val="28"/>
        </w:rPr>
        <w:pPrChange w:id="2234" w:author="Claire S" w:date="2026-05-25T16:17:00Z" w16du:dateUtc="2026-05-25T15:17:00Z">
          <w:pPr>
            <w:spacing w:line="360" w:lineRule="auto"/>
            <w:ind w:firstLine="720"/>
            <w:contextualSpacing/>
          </w:pPr>
        </w:pPrChange>
      </w:pPr>
      <w:moveFromRangeStart w:id="2235" w:author="Claire S" w:date="2026-05-25T16:17:00Z" w:name="move230618254"/>
      <w:moveFrom w:id="2236" w:author="Claire S" w:date="2026-05-25T16:17:00Z" w16du:dateUtc="2026-05-25T15:17:00Z">
        <w:del w:id="2237" w:author="Claire S" w:date="2026-07-17T09:23:00Z" w16du:dateUtc="2026-07-17T08:23:00Z">
          <w:r w:rsidDel="00B149C9">
            <w:rPr>
              <w:rFonts w:ascii="Cambria" w:hAnsi="Cambria"/>
              <w:sz w:val="28"/>
              <w:szCs w:val="28"/>
            </w:rPr>
            <w:delText xml:space="preserve">‘Oh my </w:delText>
          </w:r>
          <w:r w:rsidR="000E6E77" w:rsidDel="00B149C9">
            <w:rPr>
              <w:rFonts w:ascii="Cambria" w:hAnsi="Cambria"/>
              <w:sz w:val="28"/>
              <w:szCs w:val="28"/>
            </w:rPr>
            <w:delText>gosh</w:delText>
          </w:r>
          <w:r w:rsidDel="00B149C9">
            <w:rPr>
              <w:rFonts w:ascii="Cambria" w:hAnsi="Cambria"/>
              <w:sz w:val="28"/>
              <w:szCs w:val="28"/>
            </w:rPr>
            <w:delText xml:space="preserve">!’ </w:delText>
          </w:r>
          <w:r w:rsidR="00B258A6" w:rsidDel="00B149C9">
            <w:rPr>
              <w:rFonts w:ascii="Cambria" w:hAnsi="Cambria"/>
              <w:sz w:val="28"/>
              <w:szCs w:val="28"/>
            </w:rPr>
            <w:delText>Violet jumps a foot in the air</w:delText>
          </w:r>
          <w:r w:rsidR="00506D0D" w:rsidDel="00B149C9">
            <w:rPr>
              <w:rFonts w:ascii="Cambria" w:hAnsi="Cambria"/>
              <w:sz w:val="28"/>
              <w:szCs w:val="28"/>
            </w:rPr>
            <w:delText xml:space="preserve"> and spills her wine</w:delText>
          </w:r>
          <w:r w:rsidR="00F31FFE" w:rsidDel="00B149C9">
            <w:rPr>
              <w:rFonts w:ascii="Cambria" w:hAnsi="Cambria"/>
              <w:sz w:val="28"/>
              <w:szCs w:val="28"/>
            </w:rPr>
            <w:delText xml:space="preserve">. </w:delText>
          </w:r>
        </w:del>
      </w:moveFrom>
    </w:p>
    <w:moveFromRangeEnd w:id="2235"/>
    <w:p w14:paraId="6954B732" w14:textId="458286A1" w:rsidR="003C28F8" w:rsidDel="00ED19F1" w:rsidRDefault="00F31FFE" w:rsidP="00ED19F1">
      <w:pPr>
        <w:spacing w:line="360" w:lineRule="auto"/>
        <w:ind w:firstLine="720"/>
        <w:contextualSpacing/>
        <w:rPr>
          <w:del w:id="2238" w:author="Claire S" w:date="2026-05-25T16:17:00Z" w16du:dateUtc="2026-05-25T15:17:00Z"/>
          <w:rFonts w:ascii="Cambria" w:hAnsi="Cambria"/>
          <w:sz w:val="28"/>
          <w:szCs w:val="28"/>
        </w:rPr>
      </w:pPr>
      <w:del w:id="2239" w:author="Claire S" w:date="2026-05-25T16:17:00Z" w16du:dateUtc="2026-05-25T15:17:00Z">
        <w:r w:rsidDel="00ED19F1">
          <w:rPr>
            <w:rFonts w:ascii="Cambria" w:hAnsi="Cambria"/>
            <w:sz w:val="28"/>
            <w:szCs w:val="28"/>
          </w:rPr>
          <w:delText>‘Here,’</w:delText>
        </w:r>
        <w:r w:rsidR="00506D0D" w:rsidDel="00ED19F1">
          <w:rPr>
            <w:rFonts w:ascii="Cambria" w:hAnsi="Cambria"/>
            <w:sz w:val="28"/>
            <w:szCs w:val="28"/>
          </w:rPr>
          <w:delText xml:space="preserve"> </w:delText>
        </w:r>
      </w:del>
      <w:del w:id="2240" w:author="Claire S" w:date="2026-07-17T09:23:00Z" w16du:dateUtc="2026-07-17T08:23:00Z">
        <w:r w:rsidR="00506D0D" w:rsidDel="00B149C9">
          <w:rPr>
            <w:rFonts w:ascii="Cambria" w:hAnsi="Cambria"/>
            <w:sz w:val="28"/>
            <w:szCs w:val="28"/>
          </w:rPr>
          <w:delText xml:space="preserve">Dex </w:delText>
        </w:r>
        <w:r w:rsidR="0091199F" w:rsidDel="00B149C9">
          <w:rPr>
            <w:rFonts w:ascii="Cambria" w:hAnsi="Cambria"/>
            <w:sz w:val="28"/>
            <w:szCs w:val="28"/>
          </w:rPr>
          <w:delText>offers her</w:delText>
        </w:r>
        <w:r w:rsidR="00506D0D" w:rsidDel="00B149C9">
          <w:rPr>
            <w:rFonts w:ascii="Cambria" w:hAnsi="Cambria"/>
            <w:sz w:val="28"/>
            <w:szCs w:val="28"/>
          </w:rPr>
          <w:delText xml:space="preserve"> </w:delText>
        </w:r>
      </w:del>
      <w:del w:id="2241" w:author="Claire S" w:date="2026-05-25T16:17:00Z" w16du:dateUtc="2026-05-25T15:17:00Z">
        <w:r w:rsidR="00506D0D" w:rsidDel="00ED19F1">
          <w:rPr>
            <w:rFonts w:ascii="Cambria" w:hAnsi="Cambria"/>
            <w:sz w:val="28"/>
            <w:szCs w:val="28"/>
          </w:rPr>
          <w:delText xml:space="preserve">his </w:delText>
        </w:r>
      </w:del>
      <w:del w:id="2242" w:author="Claire S" w:date="2026-07-17T09:23:00Z" w16du:dateUtc="2026-07-17T08:23:00Z">
        <w:r w:rsidR="00506D0D" w:rsidDel="00B149C9">
          <w:rPr>
            <w:rFonts w:ascii="Cambria" w:hAnsi="Cambria"/>
            <w:sz w:val="28"/>
            <w:szCs w:val="28"/>
          </w:rPr>
          <w:delText>napkin</w:delText>
        </w:r>
        <w:r w:rsidDel="00B149C9">
          <w:rPr>
            <w:rFonts w:ascii="Cambria" w:hAnsi="Cambria"/>
            <w:sz w:val="28"/>
            <w:szCs w:val="28"/>
          </w:rPr>
          <w:delText xml:space="preserve"> absently</w:delText>
        </w:r>
      </w:del>
      <w:ins w:id="2243" w:author="Daisy Watt" w:date="2026-06-17T06:47:00Z" w16du:dateUtc="2026-06-17T05:47:00Z">
        <w:del w:id="2244" w:author="Claire S" w:date="2026-07-17T09:23:00Z" w16du:dateUtc="2026-07-17T08:23:00Z">
          <w:r w:rsidR="002546BF" w:rsidDel="00B149C9">
            <w:rPr>
              <w:rFonts w:ascii="Cambria" w:hAnsi="Cambria"/>
              <w:sz w:val="28"/>
              <w:szCs w:val="28"/>
            </w:rPr>
            <w:delText>.</w:delText>
          </w:r>
        </w:del>
      </w:ins>
      <w:del w:id="2245" w:author="Claire S" w:date="2026-07-17T09:23:00Z" w16du:dateUtc="2026-07-17T08:23:00Z">
        <w:r w:rsidR="00293AE3" w:rsidDel="00B149C9">
          <w:rPr>
            <w:rFonts w:ascii="Cambria" w:hAnsi="Cambria"/>
            <w:sz w:val="28"/>
            <w:szCs w:val="28"/>
          </w:rPr>
          <w:delText>,</w:delText>
        </w:r>
      </w:del>
      <w:del w:id="2246" w:author="Claire S" w:date="2026-05-25T16:17:00Z" w16du:dateUtc="2026-05-25T15:17:00Z">
        <w:r w:rsidR="00B258A6" w:rsidDel="00ED19F1">
          <w:rPr>
            <w:rFonts w:ascii="Cambria" w:hAnsi="Cambria"/>
            <w:sz w:val="28"/>
            <w:szCs w:val="28"/>
          </w:rPr>
          <w:delText xml:space="preserve"> as </w:delText>
        </w:r>
        <w:r w:rsidR="00D3231D" w:rsidDel="00ED19F1">
          <w:rPr>
            <w:rFonts w:ascii="Cambria" w:hAnsi="Cambria"/>
            <w:sz w:val="28"/>
            <w:szCs w:val="28"/>
          </w:rPr>
          <w:delText>a</w:delText>
        </w:r>
      </w:del>
      <w:del w:id="2247" w:author="Claire S" w:date="2026-07-17T09:23:00Z" w16du:dateUtc="2026-07-17T08:23:00Z">
        <w:r w:rsidR="00006F8C" w:rsidDel="00B149C9">
          <w:rPr>
            <w:rFonts w:ascii="Cambria" w:hAnsi="Cambria"/>
            <w:sz w:val="28"/>
            <w:szCs w:val="28"/>
          </w:rPr>
          <w:delText>ll eyes swivel</w:delText>
        </w:r>
        <w:r w:rsidR="00F2090A" w:rsidDel="00B149C9">
          <w:rPr>
            <w:rFonts w:ascii="Cambria" w:hAnsi="Cambria"/>
            <w:sz w:val="28"/>
            <w:szCs w:val="28"/>
          </w:rPr>
          <w:delText xml:space="preserve"> to </w:delText>
        </w:r>
        <w:r w:rsidR="00006F8C" w:rsidDel="00B149C9">
          <w:rPr>
            <w:rFonts w:ascii="Cambria" w:hAnsi="Cambria"/>
            <w:sz w:val="28"/>
            <w:szCs w:val="28"/>
          </w:rPr>
          <w:delText xml:space="preserve">the </w:delText>
        </w:r>
        <w:r w:rsidR="00757BD9" w:rsidDel="00B149C9">
          <w:rPr>
            <w:rFonts w:ascii="Cambria" w:hAnsi="Cambria"/>
            <w:sz w:val="28"/>
            <w:szCs w:val="28"/>
          </w:rPr>
          <w:delText>stage</w:delText>
        </w:r>
      </w:del>
      <w:del w:id="2248" w:author="Claire S" w:date="2026-05-25T16:17:00Z" w16du:dateUtc="2026-05-25T15:17:00Z">
        <w:r w:rsidR="0074259E" w:rsidDel="00ED19F1">
          <w:rPr>
            <w:rFonts w:ascii="Cambria" w:hAnsi="Cambria"/>
            <w:sz w:val="28"/>
            <w:szCs w:val="28"/>
          </w:rPr>
          <w:delText xml:space="preserve">.  </w:delText>
        </w:r>
      </w:del>
      <w:ins w:id="2249" w:author="Daisy Watt" w:date="2026-06-18T16:58:00Z" w16du:dateUtc="2026-06-18T15:58:00Z">
        <w:del w:id="2250" w:author="Claire S" w:date="2026-07-17T09:23:00Z" w16du:dateUtc="2026-07-17T08:23:00Z">
          <w:r w:rsidR="006D4253" w:rsidDel="00B149C9">
            <w:rPr>
              <w:rFonts w:ascii="Cambria" w:hAnsi="Cambria"/>
              <w:sz w:val="28"/>
              <w:szCs w:val="28"/>
            </w:rPr>
            <w:delText>, as</w:delText>
          </w:r>
        </w:del>
      </w:ins>
    </w:p>
    <w:p w14:paraId="15EB4EB1" w14:textId="6CDC81B0" w:rsidR="00CF3328" w:rsidDel="00B149C9" w:rsidRDefault="0074259E" w:rsidP="00ED19F1">
      <w:pPr>
        <w:spacing w:line="360" w:lineRule="auto"/>
        <w:ind w:firstLine="720"/>
        <w:contextualSpacing/>
        <w:rPr>
          <w:del w:id="2251" w:author="Claire S" w:date="2026-07-17T09:23:00Z" w16du:dateUtc="2026-07-17T08:23:00Z"/>
          <w:rFonts w:ascii="Cambria" w:hAnsi="Cambria"/>
          <w:sz w:val="28"/>
          <w:szCs w:val="28"/>
        </w:rPr>
      </w:pPr>
      <w:del w:id="2252" w:author="Claire S" w:date="2026-05-25T16:17:00Z" w16du:dateUtc="2026-05-25T15:17:00Z">
        <w:r w:rsidDel="00ED19F1">
          <w:rPr>
            <w:rFonts w:ascii="Cambria" w:hAnsi="Cambria"/>
            <w:sz w:val="28"/>
            <w:szCs w:val="28"/>
          </w:rPr>
          <w:delText>B</w:delText>
        </w:r>
      </w:del>
      <w:del w:id="2253" w:author="Claire S" w:date="2026-07-17T09:23:00Z" w16du:dateUtc="2026-07-17T08:23:00Z">
        <w:r w:rsidR="00757BD9" w:rsidDel="00B149C9">
          <w:rPr>
            <w:rFonts w:ascii="Cambria" w:hAnsi="Cambria"/>
            <w:sz w:val="28"/>
            <w:szCs w:val="28"/>
          </w:rPr>
          <w:delText xml:space="preserve">ig </w:delText>
        </w:r>
        <w:r w:rsidDel="00B149C9">
          <w:rPr>
            <w:rFonts w:ascii="Cambria" w:hAnsi="Cambria"/>
            <w:sz w:val="28"/>
            <w:szCs w:val="28"/>
          </w:rPr>
          <w:delText xml:space="preserve">bold </w:delText>
        </w:r>
        <w:r w:rsidR="002E54CF" w:rsidDel="00B149C9">
          <w:rPr>
            <w:rFonts w:ascii="Cambria" w:hAnsi="Cambria"/>
            <w:sz w:val="28"/>
            <w:szCs w:val="28"/>
          </w:rPr>
          <w:delText>w</w:delText>
        </w:r>
        <w:r w:rsidR="0027662A" w:rsidDel="00B149C9">
          <w:rPr>
            <w:rFonts w:ascii="Cambria" w:hAnsi="Cambria"/>
            <w:sz w:val="28"/>
            <w:szCs w:val="28"/>
          </w:rPr>
          <w:delText xml:space="preserve">ords </w:delText>
        </w:r>
        <w:r w:rsidR="00B15468" w:rsidDel="00B149C9">
          <w:rPr>
            <w:rFonts w:ascii="Cambria" w:hAnsi="Cambria"/>
            <w:sz w:val="28"/>
            <w:szCs w:val="28"/>
          </w:rPr>
          <w:delText>loop onto the</w:delText>
        </w:r>
        <w:r w:rsidR="0027662A" w:rsidDel="00B149C9">
          <w:rPr>
            <w:rFonts w:ascii="Cambria" w:hAnsi="Cambria"/>
            <w:sz w:val="28"/>
            <w:szCs w:val="28"/>
          </w:rPr>
          <w:delText xml:space="preserve"> screen</w:delText>
        </w:r>
        <w:r w:rsidR="00D46B0F" w:rsidDel="00B149C9">
          <w:rPr>
            <w:rFonts w:ascii="Cambria" w:hAnsi="Cambria"/>
            <w:sz w:val="28"/>
            <w:szCs w:val="28"/>
          </w:rPr>
          <w:delText xml:space="preserve"> behind </w:delText>
        </w:r>
        <w:r w:rsidDel="00B149C9">
          <w:rPr>
            <w:rFonts w:ascii="Cambria" w:hAnsi="Cambria"/>
            <w:sz w:val="28"/>
            <w:szCs w:val="28"/>
          </w:rPr>
          <w:delText>the two presenters</w:delText>
        </w:r>
      </w:del>
      <w:ins w:id="2254" w:author="Daisy Watt" w:date="2026-06-17T06:47:00Z" w16du:dateUtc="2026-06-17T05:47:00Z">
        <w:del w:id="2255" w:author="Claire S" w:date="2026-07-17T09:23:00Z" w16du:dateUtc="2026-07-17T08:23:00Z">
          <w:r w:rsidR="002546BF" w:rsidDel="00B149C9">
            <w:rPr>
              <w:rFonts w:ascii="Cambria" w:hAnsi="Cambria"/>
              <w:sz w:val="28"/>
              <w:szCs w:val="28"/>
            </w:rPr>
            <w:delText>:</w:delText>
          </w:r>
        </w:del>
      </w:ins>
      <w:del w:id="2256" w:author="Claire S" w:date="2026-07-17T09:23:00Z" w16du:dateUtc="2026-07-17T08:23:00Z">
        <w:r w:rsidR="006F1DDC" w:rsidDel="00B149C9">
          <w:rPr>
            <w:rFonts w:ascii="Cambria" w:hAnsi="Cambria"/>
            <w:sz w:val="28"/>
            <w:szCs w:val="28"/>
          </w:rPr>
          <w:delText xml:space="preserve"> -</w:delText>
        </w:r>
      </w:del>
    </w:p>
    <w:p w14:paraId="5DD05281" w14:textId="62683233" w:rsidR="00232B51" w:rsidDel="00B149C9" w:rsidRDefault="00232B51" w:rsidP="00A22FFD">
      <w:pPr>
        <w:spacing w:line="360" w:lineRule="auto"/>
        <w:ind w:firstLine="720"/>
        <w:contextualSpacing/>
        <w:rPr>
          <w:del w:id="2257" w:author="Claire S" w:date="2026-07-17T09:23:00Z" w16du:dateUtc="2026-07-17T08:23:00Z"/>
          <w:rFonts w:ascii="Cambria" w:hAnsi="Cambria"/>
          <w:b/>
          <w:bCs/>
          <w:i/>
          <w:iCs/>
          <w:sz w:val="28"/>
          <w:szCs w:val="28"/>
        </w:rPr>
      </w:pPr>
    </w:p>
    <w:p w14:paraId="4F404A5D" w14:textId="7A8F644E" w:rsidR="0027662A" w:rsidRPr="0027662A" w:rsidDel="00B149C9" w:rsidRDefault="00C51548" w:rsidP="00A22FFD">
      <w:pPr>
        <w:spacing w:line="360" w:lineRule="auto"/>
        <w:ind w:firstLine="720"/>
        <w:contextualSpacing/>
        <w:rPr>
          <w:del w:id="2258" w:author="Claire S" w:date="2026-07-17T09:23:00Z" w16du:dateUtc="2026-07-17T08:23:00Z"/>
          <w:rFonts w:ascii="Cambria" w:hAnsi="Cambria"/>
          <w:b/>
          <w:bCs/>
          <w:i/>
          <w:iCs/>
          <w:sz w:val="28"/>
          <w:szCs w:val="28"/>
        </w:rPr>
      </w:pPr>
      <w:del w:id="2259" w:author="Claire S" w:date="2026-07-17T09:23:00Z" w16du:dateUtc="2026-07-17T08:23:00Z">
        <w:r w:rsidDel="00B149C9">
          <w:rPr>
            <w:rFonts w:ascii="Cambria" w:hAnsi="Cambria"/>
            <w:b/>
            <w:bCs/>
            <w:i/>
            <w:iCs/>
            <w:sz w:val="28"/>
            <w:szCs w:val="28"/>
          </w:rPr>
          <w:delText xml:space="preserve">THE </w:delText>
        </w:r>
        <w:r w:rsidR="0027662A" w:rsidRPr="0027662A" w:rsidDel="00B149C9">
          <w:rPr>
            <w:rFonts w:ascii="Cambria" w:hAnsi="Cambria"/>
            <w:b/>
            <w:bCs/>
            <w:i/>
            <w:iCs/>
            <w:sz w:val="28"/>
            <w:szCs w:val="28"/>
          </w:rPr>
          <w:delText xml:space="preserve">LIST </w:delText>
        </w:r>
        <w:r w:rsidDel="00B149C9">
          <w:rPr>
            <w:rFonts w:ascii="Cambria" w:hAnsi="Cambria"/>
            <w:b/>
            <w:bCs/>
            <w:i/>
            <w:iCs/>
            <w:sz w:val="28"/>
            <w:szCs w:val="28"/>
          </w:rPr>
          <w:delText>BEGIN</w:delText>
        </w:r>
        <w:r w:rsidR="0027662A" w:rsidRPr="0027662A" w:rsidDel="00B149C9">
          <w:rPr>
            <w:rFonts w:ascii="Cambria" w:hAnsi="Cambria"/>
            <w:b/>
            <w:bCs/>
            <w:i/>
            <w:iCs/>
            <w:sz w:val="28"/>
            <w:szCs w:val="28"/>
          </w:rPr>
          <w:delText xml:space="preserve">S: </w:delText>
        </w:r>
        <w:r w:rsidR="00C15B18" w:rsidDel="00B149C9">
          <w:rPr>
            <w:rFonts w:ascii="Cambria" w:hAnsi="Cambria"/>
            <w:b/>
            <w:bCs/>
            <w:i/>
            <w:iCs/>
            <w:sz w:val="28"/>
            <w:szCs w:val="28"/>
          </w:rPr>
          <w:delText xml:space="preserve">(SKULL </w:delText>
        </w:r>
        <w:r w:rsidR="00D547A8" w:rsidDel="00B149C9">
          <w:rPr>
            <mc:AlternateContent>
              <mc:Choice Requires="w16se">
                <w:rFonts w:ascii="Cambria" w:hAnsi="Cambria"/>
              </mc:Choice>
              <mc:Fallback>
                <w:rFonts w:ascii="Apple Color Emoji" w:eastAsia="Apple Color Emoji" w:hAnsi="Apple Color Emoji" w:cs="Apple Color Emoji"/>
              </mc:Fallback>
            </mc:AlternateContent>
            <w:b/>
            <w:bCs/>
            <w:i/>
            <w:iCs/>
            <w:sz w:val="28"/>
            <w:szCs w:val="28"/>
          </w:rPr>
          <mc:AlternateContent>
            <mc:Choice Requires="w16se">
              <w16se:symEx w16se:font="Apple Color Emoji" w16se:char="2620"/>
            </mc:Choice>
            <mc:Fallback>
              <w:delText>☠</w:delText>
            </mc:Fallback>
          </mc:AlternateContent>
        </w:r>
        <w:r w:rsidR="00D547A8" w:rsidDel="00B149C9">
          <w:rPr>
            <w:rFonts w:ascii="Cambria" w:hAnsi="Cambria"/>
            <w:b/>
            <w:bCs/>
            <w:i/>
            <w:iCs/>
            <w:sz w:val="28"/>
            <w:szCs w:val="28"/>
          </w:rPr>
          <w:delText>️)</w:delText>
        </w:r>
      </w:del>
    </w:p>
    <w:p w14:paraId="64DB4B8C" w14:textId="0B5D71EA" w:rsidR="00C15B18" w:rsidDel="00B149C9" w:rsidRDefault="006D4253" w:rsidP="00FE5B41">
      <w:pPr>
        <w:spacing w:line="360" w:lineRule="auto"/>
        <w:ind w:firstLine="720"/>
        <w:contextualSpacing/>
        <w:rPr>
          <w:del w:id="2260" w:author="Claire S" w:date="2026-07-17T09:23:00Z" w16du:dateUtc="2026-07-17T08:23:00Z"/>
          <w:rFonts w:ascii="Cambria" w:hAnsi="Cambria"/>
          <w:b/>
          <w:bCs/>
          <w:sz w:val="28"/>
          <w:szCs w:val="28"/>
        </w:rPr>
      </w:pPr>
      <w:ins w:id="2261" w:author="Daisy Watt" w:date="2026-06-18T16:59:00Z" w16du:dateUtc="2026-06-18T15:59:00Z">
        <w:del w:id="2262" w:author="Claire S" w:date="2026-07-17T09:23:00Z" w16du:dateUtc="2026-07-17T08:23:00Z">
          <w:r w:rsidDel="00B149C9">
            <w:rPr>
              <w:rFonts w:ascii="Cambria" w:hAnsi="Cambria"/>
              <w:b/>
              <w:bCs/>
              <w:sz w:val="28"/>
              <w:szCs w:val="28"/>
            </w:rPr>
            <w:delText xml:space="preserve">NOMINEES FOR </w:delText>
          </w:r>
        </w:del>
      </w:ins>
      <w:del w:id="2263" w:author="Claire S" w:date="2026-07-17T09:23:00Z" w16du:dateUtc="2026-07-17T08:23:00Z">
        <w:r w:rsidR="004C4221" w:rsidDel="00B149C9">
          <w:rPr>
            <w:rFonts w:ascii="Cambria" w:hAnsi="Cambria"/>
            <w:b/>
            <w:bCs/>
            <w:sz w:val="28"/>
            <w:szCs w:val="28"/>
          </w:rPr>
          <w:delText xml:space="preserve">TONIGHT’S </w:delText>
        </w:r>
        <w:r w:rsidR="0027662A" w:rsidRPr="0027662A" w:rsidDel="00B149C9">
          <w:rPr>
            <w:rFonts w:ascii="Cambria" w:hAnsi="Cambria"/>
            <w:b/>
            <w:bCs/>
            <w:sz w:val="28"/>
            <w:szCs w:val="28"/>
          </w:rPr>
          <w:delText>SPECIAL</w:delText>
        </w:r>
        <w:r w:rsidR="00C51548" w:rsidDel="00B149C9">
          <w:rPr>
            <w:rFonts w:ascii="Cambria" w:hAnsi="Cambria"/>
            <w:b/>
            <w:bCs/>
            <w:sz w:val="28"/>
            <w:szCs w:val="28"/>
          </w:rPr>
          <w:delText xml:space="preserve"> AWARD</w:delText>
        </w:r>
      </w:del>
      <w:ins w:id="2264" w:author="Daisy Watt" w:date="2026-06-18T16:59:00Z" w16du:dateUtc="2026-06-18T15:59:00Z">
        <w:del w:id="2265" w:author="Claire S" w:date="2026-07-17T09:23:00Z" w16du:dateUtc="2026-07-17T08:23:00Z">
          <w:r w:rsidDel="00B149C9">
            <w:rPr>
              <w:rFonts w:ascii="Cambria" w:hAnsi="Cambria"/>
              <w:b/>
              <w:bCs/>
              <w:sz w:val="28"/>
              <w:szCs w:val="28"/>
            </w:rPr>
            <w:delText>:</w:delText>
          </w:r>
        </w:del>
      </w:ins>
      <w:del w:id="2266" w:author="Claire S" w:date="2026-07-17T09:23:00Z" w16du:dateUtc="2026-07-17T08:23:00Z">
        <w:r w:rsidR="0027662A" w:rsidRPr="0027662A" w:rsidDel="00B149C9">
          <w:rPr>
            <w:rFonts w:ascii="Cambria" w:hAnsi="Cambria"/>
            <w:b/>
            <w:bCs/>
            <w:sz w:val="28"/>
            <w:szCs w:val="28"/>
          </w:rPr>
          <w:delText>…</w:delText>
        </w:r>
      </w:del>
    </w:p>
    <w:p w14:paraId="4E2459EA" w14:textId="35C94962" w:rsidR="003102AF" w:rsidRPr="00AB250C" w:rsidDel="00B149C9" w:rsidRDefault="0027662A" w:rsidP="00AB250C">
      <w:pPr>
        <w:pStyle w:val="ListParagraph"/>
        <w:numPr>
          <w:ilvl w:val="0"/>
          <w:numId w:val="6"/>
        </w:numPr>
        <w:spacing w:line="360" w:lineRule="auto"/>
        <w:rPr>
          <w:del w:id="2267" w:author="Claire S" w:date="2026-07-17T09:23:00Z" w16du:dateUtc="2026-07-17T08:23:00Z"/>
          <w:rFonts w:ascii="Cambria" w:hAnsi="Cambria"/>
          <w:b/>
          <w:bCs/>
          <w:sz w:val="28"/>
          <w:szCs w:val="28"/>
        </w:rPr>
      </w:pPr>
      <w:del w:id="2268" w:author="Claire S" w:date="2026-07-17T09:23:00Z" w16du:dateUtc="2026-07-17T08:23:00Z">
        <w:r w:rsidRPr="00AB250C" w:rsidDel="00B149C9">
          <w:rPr>
            <w:rFonts w:ascii="Cambria" w:hAnsi="Cambria"/>
            <w:b/>
            <w:bCs/>
            <w:sz w:val="28"/>
            <w:szCs w:val="28"/>
          </w:rPr>
          <w:delText>Langley &amp; Co</w:delText>
        </w:r>
      </w:del>
      <w:ins w:id="2269" w:author="Daisy Watt" w:date="2026-06-17T06:47:00Z" w16du:dateUtc="2026-06-17T05:47:00Z">
        <w:del w:id="2270" w:author="Claire S" w:date="2026-07-17T09:23:00Z" w16du:dateUtc="2026-07-17T08:23:00Z">
          <w:r w:rsidR="002546BF" w:rsidDel="00B149C9">
            <w:rPr>
              <w:rFonts w:ascii="Cambria" w:hAnsi="Cambria"/>
              <w:b/>
              <w:bCs/>
              <w:sz w:val="28"/>
              <w:szCs w:val="28"/>
            </w:rPr>
            <w:delText>.</w:delText>
          </w:r>
        </w:del>
      </w:ins>
      <w:del w:id="2271" w:author="Claire S" w:date="2026-07-17T09:23:00Z" w16du:dateUtc="2026-07-17T08:23:00Z">
        <w:r w:rsidRPr="00AB250C" w:rsidDel="00B149C9">
          <w:rPr>
            <w:rFonts w:ascii="Cambria" w:hAnsi="Cambria"/>
            <w:b/>
            <w:bCs/>
            <w:sz w:val="28"/>
            <w:szCs w:val="28"/>
          </w:rPr>
          <w:delText xml:space="preserve">’s </w:delText>
        </w:r>
        <w:r w:rsidR="003102AF" w:rsidRPr="00AB250C" w:rsidDel="00B149C9">
          <w:rPr>
            <w:rFonts w:ascii="Cambria" w:hAnsi="Cambria"/>
            <w:b/>
            <w:bCs/>
            <w:sz w:val="28"/>
            <w:szCs w:val="28"/>
          </w:rPr>
          <w:delText>Dex Harris.</w:delText>
        </w:r>
      </w:del>
    </w:p>
    <w:p w14:paraId="75B4C4DB" w14:textId="06110621" w:rsidR="00C15B18" w:rsidDel="00B149C9" w:rsidRDefault="00C15B18" w:rsidP="00A22FFD">
      <w:pPr>
        <w:spacing w:line="360" w:lineRule="auto"/>
        <w:ind w:firstLine="720"/>
        <w:contextualSpacing/>
        <w:rPr>
          <w:del w:id="2272" w:author="Claire S" w:date="2026-07-17T09:23:00Z" w16du:dateUtc="2026-07-17T08:23:00Z"/>
          <w:rFonts w:ascii="Cambria" w:hAnsi="Cambria"/>
          <w:sz w:val="28"/>
          <w:szCs w:val="28"/>
        </w:rPr>
      </w:pPr>
    </w:p>
    <w:p w14:paraId="3281579F" w14:textId="45CECB7F" w:rsidR="003102AF" w:rsidDel="00B149C9" w:rsidRDefault="00046447" w:rsidP="00A22FFD">
      <w:pPr>
        <w:spacing w:line="360" w:lineRule="auto"/>
        <w:ind w:firstLine="720"/>
        <w:contextualSpacing/>
        <w:rPr>
          <w:del w:id="2273" w:author="Claire S" w:date="2026-07-17T09:23:00Z" w16du:dateUtc="2026-07-17T08:23:00Z"/>
          <w:rFonts w:ascii="Cambria" w:hAnsi="Cambria"/>
          <w:sz w:val="28"/>
          <w:szCs w:val="28"/>
        </w:rPr>
      </w:pPr>
      <w:del w:id="2274" w:author="Claire S" w:date="2026-07-17T09:23:00Z" w16du:dateUtc="2026-07-17T08:23:00Z">
        <w:r w:rsidDel="00B149C9">
          <w:rPr>
            <w:rFonts w:ascii="Cambria" w:hAnsi="Cambria"/>
            <w:sz w:val="28"/>
            <w:szCs w:val="28"/>
          </w:rPr>
          <w:delText>‘</w:delText>
        </w:r>
        <w:r w:rsidR="006E75AB" w:rsidDel="00B149C9">
          <w:rPr>
            <w:rFonts w:ascii="Cambria" w:hAnsi="Cambria"/>
            <w:sz w:val="28"/>
            <w:szCs w:val="28"/>
          </w:rPr>
          <w:delText>Dex</w:delText>
        </w:r>
        <w:r w:rsidR="005D7178" w:rsidDel="00B149C9">
          <w:rPr>
            <w:rFonts w:ascii="Cambria" w:hAnsi="Cambria"/>
            <w:sz w:val="28"/>
            <w:szCs w:val="28"/>
          </w:rPr>
          <w:delText>y</w:delText>
        </w:r>
        <w:r w:rsidDel="00B149C9">
          <w:rPr>
            <w:rFonts w:ascii="Cambria" w:hAnsi="Cambria"/>
            <w:sz w:val="28"/>
            <w:szCs w:val="28"/>
          </w:rPr>
          <w:delText xml:space="preserve">!’ </w:delText>
        </w:r>
        <w:r w:rsidR="006C23B4" w:rsidDel="00B149C9">
          <w:rPr>
            <w:rFonts w:ascii="Cambria" w:hAnsi="Cambria"/>
            <w:sz w:val="28"/>
            <w:szCs w:val="28"/>
          </w:rPr>
          <w:delText xml:space="preserve">Savannah </w:delText>
        </w:r>
        <w:r w:rsidR="006E75AB" w:rsidRPr="006D4253" w:rsidDel="00B149C9">
          <w:rPr>
            <w:rFonts w:ascii="Cambria" w:hAnsi="Cambria"/>
            <w:sz w:val="28"/>
            <w:szCs w:val="28"/>
            <w:highlight w:val="green"/>
            <w:rPrChange w:id="2275" w:author="Daisy Watt" w:date="2026-06-18T16:59:00Z" w16du:dateUtc="2026-06-18T15:59:00Z">
              <w:rPr>
                <w:rFonts w:ascii="Cambria" w:hAnsi="Cambria"/>
                <w:sz w:val="28"/>
                <w:szCs w:val="28"/>
              </w:rPr>
            </w:rPrChange>
          </w:rPr>
          <w:delText>claps her hands</w:delText>
        </w:r>
        <w:r w:rsidDel="00B149C9">
          <w:rPr>
            <w:rFonts w:ascii="Cambria" w:hAnsi="Cambria"/>
            <w:sz w:val="28"/>
            <w:szCs w:val="28"/>
          </w:rPr>
          <w:delText>.</w:delText>
        </w:r>
        <w:r w:rsidR="003102AF" w:rsidDel="00B149C9">
          <w:rPr>
            <w:rFonts w:ascii="Cambria" w:hAnsi="Cambria"/>
            <w:sz w:val="28"/>
            <w:szCs w:val="28"/>
          </w:rPr>
          <w:delText xml:space="preserve"> ‘I didn’t know you were up for </w:delText>
        </w:r>
        <w:r w:rsidR="0027662A" w:rsidDel="00B149C9">
          <w:rPr>
            <w:rFonts w:ascii="Cambria" w:hAnsi="Cambria"/>
            <w:sz w:val="28"/>
            <w:szCs w:val="28"/>
          </w:rPr>
          <w:delText>an</w:delText>
        </w:r>
        <w:r w:rsidR="003102AF" w:rsidDel="00B149C9">
          <w:rPr>
            <w:rFonts w:ascii="Cambria" w:hAnsi="Cambria"/>
            <w:sz w:val="28"/>
            <w:szCs w:val="28"/>
          </w:rPr>
          <w:delText xml:space="preserve"> award</w:delText>
        </w:r>
        <w:r w:rsidR="005D7178" w:rsidDel="00B149C9">
          <w:rPr>
            <w:rFonts w:ascii="Cambria" w:hAnsi="Cambria"/>
            <w:sz w:val="28"/>
            <w:szCs w:val="28"/>
          </w:rPr>
          <w:delText>!</w:delText>
        </w:r>
      </w:del>
      <w:ins w:id="2276" w:author="Daisy Watt" w:date="2026-06-17T06:48:00Z" w16du:dateUtc="2026-06-17T05:48:00Z">
        <w:del w:id="2277" w:author="Claire S" w:date="2026-07-17T09:23:00Z" w16du:dateUtc="2026-07-17T08:23:00Z">
          <w:r w:rsidR="002546BF" w:rsidDel="00B149C9">
            <w:rPr>
              <w:rFonts w:ascii="Cambria" w:hAnsi="Cambria"/>
              <w:sz w:val="28"/>
              <w:szCs w:val="28"/>
            </w:rPr>
            <w:delText>…</w:delText>
          </w:r>
        </w:del>
      </w:ins>
      <w:del w:id="2278" w:author="Claire S" w:date="2026-07-17T09:23:00Z" w16du:dateUtc="2026-07-17T08:23:00Z">
        <w:r w:rsidR="003102AF" w:rsidDel="00B149C9">
          <w:rPr>
            <w:rFonts w:ascii="Cambria" w:hAnsi="Cambria"/>
            <w:sz w:val="28"/>
            <w:szCs w:val="28"/>
          </w:rPr>
          <w:delText>’</w:delText>
        </w:r>
      </w:del>
    </w:p>
    <w:p w14:paraId="1D1AF5F8" w14:textId="605283B8" w:rsidR="003102AF" w:rsidDel="00B149C9" w:rsidRDefault="003102AF" w:rsidP="00A22FFD">
      <w:pPr>
        <w:spacing w:line="360" w:lineRule="auto"/>
        <w:ind w:firstLine="720"/>
        <w:contextualSpacing/>
        <w:rPr>
          <w:del w:id="2279" w:author="Claire S" w:date="2026-07-17T09:23:00Z" w16du:dateUtc="2026-07-17T08:23:00Z"/>
          <w:rFonts w:ascii="Cambria" w:hAnsi="Cambria"/>
          <w:sz w:val="28"/>
          <w:szCs w:val="28"/>
        </w:rPr>
      </w:pPr>
      <w:del w:id="2280" w:author="Claire S" w:date="2026-07-17T09:23:00Z" w16du:dateUtc="2026-07-17T08:23:00Z">
        <w:r w:rsidDel="00B149C9">
          <w:rPr>
            <w:rFonts w:ascii="Cambria" w:hAnsi="Cambria"/>
            <w:sz w:val="28"/>
            <w:szCs w:val="28"/>
          </w:rPr>
          <w:delText>‘</w:delText>
        </w:r>
      </w:del>
      <w:del w:id="2281" w:author="Claire S" w:date="2026-06-03T10:08:00Z" w16du:dateUtc="2026-06-03T09:08:00Z">
        <w:r w:rsidDel="0073179A">
          <w:rPr>
            <w:rFonts w:ascii="Cambria" w:hAnsi="Cambria"/>
            <w:sz w:val="28"/>
            <w:szCs w:val="28"/>
          </w:rPr>
          <w:delText>I</w:delText>
        </w:r>
      </w:del>
      <w:del w:id="2282" w:author="Claire S" w:date="2026-07-17T09:23:00Z" w16du:dateUtc="2026-07-17T08:23:00Z">
        <w:r w:rsidDel="00B149C9">
          <w:rPr>
            <w:rFonts w:ascii="Cambria" w:hAnsi="Cambria"/>
            <w:sz w:val="28"/>
            <w:szCs w:val="28"/>
          </w:rPr>
          <w:delText>’m not</w:delText>
        </w:r>
      </w:del>
      <w:ins w:id="2283" w:author="Daisy Watt" w:date="2026-06-18T17:00:00Z" w16du:dateUtc="2026-06-18T16:00:00Z">
        <w:del w:id="2284" w:author="Claire S" w:date="2026-07-17T09:23:00Z" w16du:dateUtc="2026-07-17T08:23:00Z">
          <w:r w:rsidR="006D4253" w:rsidDel="00B149C9">
            <w:rPr>
              <w:rFonts w:ascii="Cambria" w:hAnsi="Cambria"/>
              <w:sz w:val="28"/>
              <w:szCs w:val="28"/>
            </w:rPr>
            <w:delText>.</w:delText>
          </w:r>
        </w:del>
      </w:ins>
      <w:del w:id="2285" w:author="Claire S" w:date="2026-07-17T09:23:00Z" w16du:dateUtc="2026-07-17T08:23:00Z">
        <w:r w:rsidDel="00B149C9">
          <w:rPr>
            <w:rFonts w:ascii="Cambria" w:hAnsi="Cambria"/>
            <w:sz w:val="28"/>
            <w:szCs w:val="28"/>
          </w:rPr>
          <w:delText xml:space="preserve">,’ Dex </w:delText>
        </w:r>
      </w:del>
      <w:del w:id="2286" w:author="Claire S" w:date="2026-06-02T17:41:00Z" w16du:dateUtc="2026-06-02T16:41:00Z">
        <w:r w:rsidDel="00C62BD9">
          <w:rPr>
            <w:rFonts w:ascii="Cambria" w:hAnsi="Cambria"/>
            <w:sz w:val="28"/>
            <w:szCs w:val="28"/>
          </w:rPr>
          <w:delText>frowns.</w:delText>
        </w:r>
        <w:r w:rsidR="0027662A" w:rsidDel="00C62BD9">
          <w:rPr>
            <w:rFonts w:ascii="Cambria" w:hAnsi="Cambria"/>
            <w:sz w:val="28"/>
            <w:szCs w:val="28"/>
          </w:rPr>
          <w:delText xml:space="preserve"> </w:delText>
        </w:r>
      </w:del>
      <w:del w:id="2287" w:author="Claire S" w:date="2026-07-17T09:23:00Z" w16du:dateUtc="2026-07-17T08:23:00Z">
        <w:r w:rsidR="0027662A" w:rsidDel="00B149C9">
          <w:rPr>
            <w:rFonts w:ascii="Cambria" w:hAnsi="Cambria"/>
            <w:sz w:val="28"/>
            <w:szCs w:val="28"/>
          </w:rPr>
          <w:delText>‘</w:delText>
        </w:r>
      </w:del>
      <w:del w:id="2288" w:author="Claire S" w:date="2026-06-03T10:09:00Z" w16du:dateUtc="2026-06-03T09:09:00Z">
        <w:r w:rsidR="00046447" w:rsidDel="00E063E5">
          <w:rPr>
            <w:rFonts w:ascii="Cambria" w:hAnsi="Cambria"/>
            <w:sz w:val="28"/>
            <w:szCs w:val="28"/>
          </w:rPr>
          <w:delText>N</w:delText>
        </w:r>
        <w:r w:rsidR="0027662A" w:rsidDel="00E063E5">
          <w:rPr>
            <w:rFonts w:ascii="Cambria" w:hAnsi="Cambria"/>
            <w:sz w:val="28"/>
            <w:szCs w:val="28"/>
          </w:rPr>
          <w:delText>ot as</w:delText>
        </w:r>
      </w:del>
      <w:del w:id="2289" w:author="Claire S" w:date="2026-07-17T09:23:00Z" w16du:dateUtc="2026-07-17T08:23:00Z">
        <w:r w:rsidR="0027662A" w:rsidDel="00B149C9">
          <w:rPr>
            <w:rFonts w:ascii="Cambria" w:hAnsi="Cambria"/>
            <w:sz w:val="28"/>
            <w:szCs w:val="28"/>
          </w:rPr>
          <w:delText xml:space="preserve"> far as I know</w:delText>
        </w:r>
        <w:r w:rsidR="00046447" w:rsidDel="00B149C9">
          <w:rPr>
            <w:rFonts w:ascii="Cambria" w:hAnsi="Cambria"/>
            <w:sz w:val="28"/>
            <w:szCs w:val="28"/>
          </w:rPr>
          <w:delText>.’</w:delText>
        </w:r>
        <w:r w:rsidR="00232B51" w:rsidDel="00B149C9">
          <w:rPr>
            <w:rFonts w:ascii="Cambria" w:hAnsi="Cambria"/>
            <w:sz w:val="28"/>
            <w:szCs w:val="28"/>
          </w:rPr>
          <w:delText xml:space="preserve"> He won</w:delText>
        </w:r>
      </w:del>
      <w:ins w:id="2290" w:author="Daisy Watt" w:date="2026-06-17T06:48:00Z" w16du:dateUtc="2026-06-17T05:48:00Z">
        <w:del w:id="2291" w:author="Claire S" w:date="2026-07-17T09:23:00Z" w16du:dateUtc="2026-07-17T08:23:00Z">
          <w:r w:rsidR="002546BF" w:rsidDel="00B149C9">
            <w:rPr>
              <w:rFonts w:ascii="Cambria" w:hAnsi="Cambria"/>
              <w:sz w:val="28"/>
              <w:szCs w:val="28"/>
            </w:rPr>
            <w:delText xml:space="preserve"> </w:delText>
          </w:r>
          <w:r w:rsidR="002546BF" w:rsidRPr="006D4253" w:rsidDel="00B149C9">
            <w:rPr>
              <w:rFonts w:ascii="Cambria" w:hAnsi="Cambria"/>
              <w:sz w:val="28"/>
              <w:szCs w:val="28"/>
            </w:rPr>
            <w:delText>Best Editor</w:delText>
          </w:r>
        </w:del>
      </w:ins>
      <w:del w:id="2292" w:author="Claire S" w:date="2026-07-17T09:23:00Z" w16du:dateUtc="2026-07-17T08:23:00Z">
        <w:r w:rsidR="00232B51" w:rsidDel="00B149C9">
          <w:rPr>
            <w:rFonts w:ascii="Cambria" w:hAnsi="Cambria"/>
            <w:sz w:val="28"/>
            <w:szCs w:val="28"/>
          </w:rPr>
          <w:delText xml:space="preserve"> </w:delText>
        </w:r>
      </w:del>
      <w:del w:id="2293" w:author="Claire S" w:date="2026-05-25T16:19:00Z" w16du:dateUtc="2026-05-25T15:19:00Z">
        <w:r w:rsidR="00232B51" w:rsidDel="009916EE">
          <w:rPr>
            <w:rFonts w:ascii="Cambria" w:hAnsi="Cambria"/>
            <w:sz w:val="28"/>
            <w:szCs w:val="28"/>
          </w:rPr>
          <w:delText xml:space="preserve">it </w:delText>
        </w:r>
      </w:del>
      <w:del w:id="2294" w:author="Claire S" w:date="2026-07-17T09:23:00Z" w16du:dateUtc="2026-07-17T08:23:00Z">
        <w:r w:rsidR="00232B51" w:rsidDel="00B149C9">
          <w:rPr>
            <w:rFonts w:ascii="Cambria" w:hAnsi="Cambria"/>
            <w:sz w:val="28"/>
            <w:szCs w:val="28"/>
          </w:rPr>
          <w:delText>last year, which generally mean</w:delText>
        </w:r>
        <w:r w:rsidR="00C20300" w:rsidDel="00B149C9">
          <w:rPr>
            <w:rFonts w:ascii="Cambria" w:hAnsi="Cambria"/>
            <w:sz w:val="28"/>
            <w:szCs w:val="28"/>
          </w:rPr>
          <w:delText>s,</w:delText>
        </w:r>
        <w:r w:rsidR="00232B51" w:rsidDel="00B149C9">
          <w:rPr>
            <w:rFonts w:ascii="Cambria" w:hAnsi="Cambria"/>
            <w:sz w:val="28"/>
            <w:szCs w:val="28"/>
          </w:rPr>
          <w:delText xml:space="preserve"> </w:delText>
        </w:r>
        <w:r w:rsidR="00232B51" w:rsidRPr="002546BF" w:rsidDel="00B149C9">
          <w:rPr>
            <w:rFonts w:ascii="Cambria" w:hAnsi="Cambria"/>
            <w:i/>
            <w:iCs/>
            <w:sz w:val="28"/>
            <w:szCs w:val="28"/>
            <w:rPrChange w:id="2295" w:author="Daisy Watt" w:date="2026-06-17T06:48:00Z" w16du:dateUtc="2026-06-17T05:48:00Z">
              <w:rPr>
                <w:rFonts w:ascii="Cambria" w:hAnsi="Cambria"/>
                <w:sz w:val="28"/>
                <w:szCs w:val="28"/>
              </w:rPr>
            </w:rPrChange>
          </w:rPr>
          <w:delText>not this year</w:delText>
        </w:r>
      </w:del>
      <w:ins w:id="2296" w:author="Daisy Watt" w:date="2026-06-17T06:48:00Z" w16du:dateUtc="2026-06-17T05:48:00Z">
        <w:del w:id="2297" w:author="Claire S" w:date="2026-07-17T09:23:00Z" w16du:dateUtc="2026-07-17T08:23:00Z">
          <w:r w:rsidR="002546BF" w:rsidRPr="002546BF" w:rsidDel="00B149C9">
            <w:rPr>
              <w:rFonts w:ascii="Cambria" w:hAnsi="Cambria"/>
              <w:i/>
              <w:iCs/>
              <w:sz w:val="28"/>
              <w:szCs w:val="28"/>
              <w:rPrChange w:id="2298" w:author="Daisy Watt" w:date="2026-06-17T06:48:00Z" w16du:dateUtc="2026-06-17T05:48:00Z">
                <w:rPr>
                  <w:rFonts w:ascii="Cambria" w:hAnsi="Cambria"/>
                  <w:sz w:val="28"/>
                  <w:szCs w:val="28"/>
                </w:rPr>
              </w:rPrChange>
            </w:rPr>
            <w:delText>,</w:delText>
          </w:r>
        </w:del>
      </w:ins>
      <w:del w:id="2299" w:author="Claire S" w:date="2026-07-17T09:23:00Z" w16du:dateUtc="2026-07-17T08:23:00Z">
        <w:r w:rsidR="00232B51" w:rsidRPr="002546BF" w:rsidDel="00B149C9">
          <w:rPr>
            <w:rFonts w:ascii="Cambria" w:hAnsi="Cambria"/>
            <w:i/>
            <w:iCs/>
            <w:sz w:val="28"/>
            <w:szCs w:val="28"/>
            <w:rPrChange w:id="2300" w:author="Daisy Watt" w:date="2026-06-17T06:48:00Z" w16du:dateUtc="2026-06-17T05:48:00Z">
              <w:rPr>
                <w:rFonts w:ascii="Cambria" w:hAnsi="Cambria"/>
                <w:sz w:val="28"/>
                <w:szCs w:val="28"/>
              </w:rPr>
            </w:rPrChange>
          </w:rPr>
          <w:delText xml:space="preserve"> too</w:delText>
        </w:r>
        <w:r w:rsidR="00232B51" w:rsidDel="00B149C9">
          <w:rPr>
            <w:rFonts w:ascii="Cambria" w:hAnsi="Cambria"/>
            <w:sz w:val="28"/>
            <w:szCs w:val="28"/>
          </w:rPr>
          <w:delText>.</w:delText>
        </w:r>
      </w:del>
      <w:del w:id="2301" w:author="Claire S" w:date="2026-06-03T10:09:00Z" w16du:dateUtc="2026-06-03T09:09:00Z">
        <w:r w:rsidR="00FE0409" w:rsidDel="00E063E5">
          <w:rPr>
            <w:rFonts w:ascii="Cambria" w:hAnsi="Cambria"/>
            <w:sz w:val="28"/>
            <w:szCs w:val="28"/>
          </w:rPr>
          <w:delText xml:space="preserve"> ‘I don’t understand what this is.’</w:delText>
        </w:r>
      </w:del>
    </w:p>
    <w:p w14:paraId="07702F8A" w14:textId="6DB1B0B2" w:rsidR="00886628" w:rsidRPr="006D4253" w:rsidDel="00B149C9" w:rsidRDefault="00232B51" w:rsidP="006D4253">
      <w:pPr>
        <w:spacing w:line="360" w:lineRule="auto"/>
        <w:ind w:firstLine="720"/>
        <w:contextualSpacing/>
        <w:rPr>
          <w:del w:id="2302" w:author="Claire S" w:date="2026-07-17T09:23:00Z" w16du:dateUtc="2026-07-17T08:23:00Z"/>
          <w:rFonts w:ascii="Cambria" w:hAnsi="Cambria"/>
          <w:sz w:val="28"/>
          <w:szCs w:val="28"/>
          <w:rPrChange w:id="2303" w:author="Daisy Watt" w:date="2026-06-18T17:01:00Z" w16du:dateUtc="2026-06-18T16:01:00Z">
            <w:rPr>
              <w:del w:id="2304" w:author="Claire S" w:date="2026-07-17T09:23:00Z" w16du:dateUtc="2026-07-17T08:23:00Z"/>
              <w:rFonts w:ascii="Cambria" w:hAnsi="Cambria"/>
              <w:i/>
              <w:iCs/>
              <w:sz w:val="28"/>
              <w:szCs w:val="28"/>
            </w:rPr>
          </w:rPrChange>
        </w:rPr>
      </w:pPr>
      <w:del w:id="2305" w:author="Claire S" w:date="2026-07-17T09:23:00Z" w16du:dateUtc="2026-07-17T08:23:00Z">
        <w:r w:rsidDel="00B149C9">
          <w:rPr>
            <w:rFonts w:ascii="Cambria" w:hAnsi="Cambria"/>
            <w:sz w:val="28"/>
            <w:szCs w:val="28"/>
          </w:rPr>
          <w:delText>The writing continues to loop across the big screen</w:delText>
        </w:r>
        <w:r w:rsidR="00312E69" w:rsidDel="00B149C9">
          <w:rPr>
            <w:rFonts w:ascii="Cambria" w:hAnsi="Cambria"/>
            <w:sz w:val="28"/>
            <w:szCs w:val="28"/>
          </w:rPr>
          <w:delText xml:space="preserve"> </w:delText>
        </w:r>
        <w:r w:rsidR="00C20300" w:rsidDel="00B149C9">
          <w:rPr>
            <w:rFonts w:ascii="Cambria" w:hAnsi="Cambria"/>
            <w:sz w:val="28"/>
            <w:szCs w:val="28"/>
          </w:rPr>
          <w:delText>as</w:delText>
        </w:r>
        <w:r w:rsidR="00463405" w:rsidDel="00B149C9">
          <w:rPr>
            <w:rFonts w:ascii="Cambria" w:hAnsi="Cambria"/>
            <w:sz w:val="28"/>
            <w:szCs w:val="28"/>
          </w:rPr>
          <w:delText xml:space="preserve"> a strange little </w:delText>
        </w:r>
      </w:del>
      <w:ins w:id="2306" w:author="Daisy Watt" w:date="2026-06-18T17:01:00Z" w16du:dateUtc="2026-06-18T16:01:00Z">
        <w:del w:id="2307" w:author="Claire S" w:date="2026-07-17T09:23:00Z" w16du:dateUtc="2026-07-17T08:23:00Z">
          <w:r w:rsidR="006D4253" w:rsidDel="00B149C9">
            <w:rPr>
              <w:rFonts w:ascii="Cambria" w:hAnsi="Cambria"/>
              <w:sz w:val="28"/>
              <w:szCs w:val="28"/>
            </w:rPr>
            <w:delText xml:space="preserve">girl’s </w:delText>
          </w:r>
        </w:del>
      </w:ins>
      <w:del w:id="2308" w:author="Claire S" w:date="2026-07-17T09:23:00Z" w16du:dateUtc="2026-07-17T08:23:00Z">
        <w:r w:rsidR="00463405" w:rsidDel="00B149C9">
          <w:rPr>
            <w:rFonts w:ascii="Cambria" w:hAnsi="Cambria"/>
            <w:sz w:val="28"/>
            <w:szCs w:val="28"/>
          </w:rPr>
          <w:delText>voice</w:delText>
        </w:r>
      </w:del>
      <w:ins w:id="2309" w:author="Daisy Watt" w:date="2026-06-18T17:01:00Z" w16du:dateUtc="2026-06-18T16:01:00Z">
        <w:del w:id="2310" w:author="Claire S" w:date="2026-07-17T09:23:00Z" w16du:dateUtc="2026-07-17T08:23:00Z">
          <w:r w:rsidR="006D4253" w:rsidDel="00B149C9">
            <w:rPr>
              <w:rFonts w:ascii="Cambria" w:hAnsi="Cambria"/>
              <w:sz w:val="28"/>
              <w:szCs w:val="28"/>
            </w:rPr>
            <w:delText xml:space="preserve"> </w:delText>
          </w:r>
        </w:del>
      </w:ins>
      <w:del w:id="2311" w:author="Claire S" w:date="2026-07-17T09:23:00Z" w16du:dateUtc="2026-07-17T08:23:00Z">
        <w:r w:rsidR="00C20300" w:rsidDel="00B149C9">
          <w:rPr>
            <w:rFonts w:ascii="Cambria" w:hAnsi="Cambria"/>
            <w:sz w:val="28"/>
            <w:szCs w:val="28"/>
          </w:rPr>
          <w:delText>, amplified</w:delText>
        </w:r>
        <w:r w:rsidR="00463405" w:rsidDel="00B149C9">
          <w:rPr>
            <w:rFonts w:ascii="Cambria" w:hAnsi="Cambria"/>
            <w:sz w:val="28"/>
            <w:szCs w:val="28"/>
          </w:rPr>
          <w:delText>: a small girl’s, whispers</w:delText>
        </w:r>
      </w:del>
      <w:ins w:id="2312" w:author="Daisy Watt" w:date="2026-06-18T17:01:00Z" w16du:dateUtc="2026-06-18T16:01:00Z">
        <w:del w:id="2313" w:author="Claire S" w:date="2026-07-17T09:23:00Z" w16du:dateUtc="2026-07-17T08:23:00Z">
          <w:r w:rsidR="006D4253" w:rsidDel="00B149C9">
            <w:rPr>
              <w:rFonts w:ascii="Cambria" w:hAnsi="Cambria"/>
              <w:sz w:val="28"/>
              <w:szCs w:val="28"/>
            </w:rPr>
            <w:delText xml:space="preserve"> </w:delText>
          </w:r>
        </w:del>
      </w:ins>
      <w:ins w:id="2314" w:author="Daisy Watt" w:date="2026-06-18T17:03:00Z" w16du:dateUtc="2026-06-18T16:03:00Z">
        <w:del w:id="2315" w:author="Claire S" w:date="2026-07-17T09:23:00Z" w16du:dateUtc="2026-07-17T08:23:00Z">
          <w:r w:rsidR="006D4253" w:rsidDel="00B149C9">
            <w:rPr>
              <w:rFonts w:ascii="Cambria" w:hAnsi="Cambria"/>
              <w:sz w:val="28"/>
              <w:szCs w:val="28"/>
            </w:rPr>
            <w:delText>over the speakers</w:delText>
          </w:r>
        </w:del>
      </w:ins>
      <w:del w:id="2316" w:author="Claire S" w:date="2026-07-17T09:23:00Z" w16du:dateUtc="2026-07-17T08:23:00Z">
        <w:r w:rsidR="00C20300" w:rsidDel="00B149C9">
          <w:rPr>
            <w:rFonts w:ascii="Cambria" w:hAnsi="Cambria"/>
            <w:sz w:val="28"/>
            <w:szCs w:val="28"/>
          </w:rPr>
          <w:delText>:</w:delText>
        </w:r>
        <w:r w:rsidR="00463405" w:rsidDel="00B149C9">
          <w:rPr>
            <w:rFonts w:ascii="Cambria" w:hAnsi="Cambria"/>
            <w:sz w:val="28"/>
            <w:szCs w:val="28"/>
          </w:rPr>
          <w:delText xml:space="preserve"> </w:delText>
        </w:r>
        <w:r w:rsidR="00463405" w:rsidRPr="006D4253" w:rsidDel="00B149C9">
          <w:rPr>
            <w:rFonts w:ascii="Cambria" w:hAnsi="Cambria"/>
            <w:sz w:val="28"/>
            <w:szCs w:val="28"/>
          </w:rPr>
          <w:delText>‘</w:delText>
        </w:r>
        <w:r w:rsidR="00463405" w:rsidRPr="006D4253" w:rsidDel="00B149C9">
          <w:rPr>
            <w:rFonts w:ascii="Cambria" w:hAnsi="Cambria"/>
            <w:sz w:val="28"/>
            <w:szCs w:val="28"/>
            <w:rPrChange w:id="2317" w:author="Daisy Watt" w:date="2026-06-18T17:01:00Z" w16du:dateUtc="2026-06-18T16:01:00Z">
              <w:rPr>
                <w:rFonts w:ascii="Cambria" w:hAnsi="Cambria"/>
                <w:i/>
                <w:iCs/>
                <w:sz w:val="28"/>
                <w:szCs w:val="28"/>
              </w:rPr>
            </w:rPrChange>
          </w:rPr>
          <w:delText>Who’s Next?’</w:delText>
        </w:r>
      </w:del>
    </w:p>
    <w:p w14:paraId="2EFA74A5" w14:textId="4581057B" w:rsidR="00FE5B41" w:rsidDel="00B149C9" w:rsidRDefault="00B84EDE" w:rsidP="00544959">
      <w:pPr>
        <w:spacing w:line="360" w:lineRule="auto"/>
        <w:ind w:firstLine="720"/>
        <w:contextualSpacing/>
        <w:rPr>
          <w:del w:id="2318" w:author="Claire S" w:date="2026-07-17T09:23:00Z" w16du:dateUtc="2026-07-17T08:23:00Z"/>
          <w:rFonts w:ascii="Cambria" w:hAnsi="Cambria"/>
          <w:sz w:val="28"/>
          <w:szCs w:val="28"/>
        </w:rPr>
      </w:pPr>
      <w:del w:id="2319" w:author="Claire S" w:date="2026-07-17T09:23:00Z" w16du:dateUtc="2026-07-17T08:23:00Z">
        <w:r w:rsidDel="00B149C9">
          <w:rPr>
            <w:rFonts w:ascii="Cambria" w:hAnsi="Cambria"/>
            <w:sz w:val="28"/>
            <w:szCs w:val="28"/>
          </w:rPr>
          <w:delText xml:space="preserve">Across the table, </w:delText>
        </w:r>
        <w:r w:rsidR="00354076" w:rsidRPr="00D531DC" w:rsidDel="00B149C9">
          <w:rPr>
            <w:rFonts w:ascii="Cambria" w:hAnsi="Cambria"/>
            <w:color w:val="000000" w:themeColor="text1"/>
            <w:sz w:val="28"/>
            <w:szCs w:val="28"/>
          </w:rPr>
          <w:delText>Jackson Rayne</w:delText>
        </w:r>
        <w:r w:rsidDel="00B149C9">
          <w:rPr>
            <w:rFonts w:ascii="Cambria" w:hAnsi="Cambria"/>
            <w:color w:val="000000" w:themeColor="text1"/>
            <w:sz w:val="28"/>
            <w:szCs w:val="28"/>
          </w:rPr>
          <w:delText>’s</w:delText>
        </w:r>
        <w:r w:rsidR="00D531DC" w:rsidDel="00B149C9">
          <w:rPr>
            <w:rFonts w:ascii="Cambria" w:hAnsi="Cambria"/>
            <w:color w:val="000000" w:themeColor="text1"/>
            <w:sz w:val="28"/>
            <w:szCs w:val="28"/>
          </w:rPr>
          <w:delText xml:space="preserve"> craggy face </w:delText>
        </w:r>
      </w:del>
      <w:del w:id="2320" w:author="Claire S" w:date="2026-05-25T13:54:00Z" w16du:dateUtc="2026-05-25T12:54:00Z">
        <w:r w:rsidR="00313741" w:rsidDel="00C45191">
          <w:rPr>
            <w:rFonts w:ascii="Cambria" w:hAnsi="Cambria"/>
            <w:color w:val="000000" w:themeColor="text1"/>
            <w:sz w:val="28"/>
            <w:szCs w:val="28"/>
          </w:rPr>
          <w:delText>look</w:delText>
        </w:r>
      </w:del>
      <w:del w:id="2321" w:author="Claire S" w:date="2026-07-17T09:23:00Z" w16du:dateUtc="2026-07-17T08:23:00Z">
        <w:r w:rsidR="00313741" w:rsidDel="00B149C9">
          <w:rPr>
            <w:rFonts w:ascii="Cambria" w:hAnsi="Cambria"/>
            <w:color w:val="000000" w:themeColor="text1"/>
            <w:sz w:val="28"/>
            <w:szCs w:val="28"/>
          </w:rPr>
          <w:delText>s baffled</w:delText>
        </w:r>
      </w:del>
      <w:ins w:id="2322" w:author="Daisy Watt" w:date="2026-06-18T17:04:00Z" w16du:dateUtc="2026-06-18T16:04:00Z">
        <w:del w:id="2323" w:author="Claire S" w:date="2026-07-17T09:23:00Z" w16du:dateUtc="2026-07-17T08:23:00Z">
          <w:r w:rsidR="006D4253" w:rsidDel="00B149C9">
            <w:rPr>
              <w:rFonts w:ascii="Cambria" w:hAnsi="Cambria"/>
              <w:color w:val="000000" w:themeColor="text1"/>
              <w:sz w:val="28"/>
              <w:szCs w:val="28"/>
            </w:rPr>
            <w:delText xml:space="preserve">, and </w:delText>
          </w:r>
        </w:del>
      </w:ins>
      <w:del w:id="2324" w:author="Claire S" w:date="2026-07-17T09:23:00Z" w16du:dateUtc="2026-07-17T08:23:00Z">
        <w:r w:rsidR="00313741" w:rsidDel="00B149C9">
          <w:rPr>
            <w:rFonts w:ascii="Cambria" w:hAnsi="Cambria"/>
            <w:color w:val="000000" w:themeColor="text1"/>
            <w:sz w:val="28"/>
            <w:szCs w:val="28"/>
          </w:rPr>
          <w:delText xml:space="preserve"> </w:delText>
        </w:r>
        <w:r w:rsidR="00354076" w:rsidRPr="00D531DC" w:rsidDel="00B149C9">
          <w:rPr>
            <w:rFonts w:ascii="Cambria" w:hAnsi="Cambria"/>
            <w:color w:val="000000" w:themeColor="text1"/>
            <w:sz w:val="28"/>
            <w:szCs w:val="28"/>
          </w:rPr>
          <w:delText xml:space="preserve">as </w:delText>
        </w:r>
        <w:r w:rsidR="00354076" w:rsidDel="00B149C9">
          <w:rPr>
            <w:rFonts w:ascii="Cambria" w:hAnsi="Cambria"/>
            <w:sz w:val="28"/>
            <w:szCs w:val="28"/>
          </w:rPr>
          <w:delText>Sav</w:delText>
        </w:r>
        <w:r w:rsidDel="00B149C9">
          <w:rPr>
            <w:rFonts w:ascii="Cambria" w:hAnsi="Cambria"/>
            <w:sz w:val="28"/>
            <w:szCs w:val="28"/>
          </w:rPr>
          <w:delText xml:space="preserve">annah </w:delText>
        </w:r>
        <w:r w:rsidR="00237BB3" w:rsidDel="00B149C9">
          <w:rPr>
            <w:rFonts w:ascii="Cambria" w:hAnsi="Cambria"/>
            <w:sz w:val="28"/>
            <w:szCs w:val="28"/>
          </w:rPr>
          <w:delText>glanc</w:delText>
        </w:r>
        <w:r w:rsidR="00347ED6" w:rsidDel="00B149C9">
          <w:rPr>
            <w:rFonts w:ascii="Cambria" w:hAnsi="Cambria"/>
            <w:sz w:val="28"/>
            <w:szCs w:val="28"/>
          </w:rPr>
          <w:delText xml:space="preserve">es </w:delText>
        </w:r>
        <w:r w:rsidR="001D42FA" w:rsidDel="00B149C9">
          <w:rPr>
            <w:rFonts w:ascii="Cambria" w:hAnsi="Cambria"/>
            <w:sz w:val="28"/>
            <w:szCs w:val="28"/>
          </w:rPr>
          <w:delText>at Dex</w:delText>
        </w:r>
        <w:r w:rsidDel="00B149C9">
          <w:rPr>
            <w:rFonts w:ascii="Cambria" w:hAnsi="Cambria"/>
            <w:sz w:val="28"/>
            <w:szCs w:val="28"/>
          </w:rPr>
          <w:delText xml:space="preserve">, only to </w:delText>
        </w:r>
        <w:r w:rsidR="00237BB3" w:rsidDel="00B149C9">
          <w:rPr>
            <w:rFonts w:ascii="Cambria" w:hAnsi="Cambria"/>
            <w:sz w:val="28"/>
            <w:szCs w:val="28"/>
          </w:rPr>
          <w:delText>see</w:delText>
        </w:r>
        <w:r w:rsidDel="00B149C9">
          <w:rPr>
            <w:rFonts w:ascii="Cambria" w:hAnsi="Cambria"/>
            <w:sz w:val="28"/>
            <w:szCs w:val="28"/>
          </w:rPr>
          <w:delText xml:space="preserve"> Dex’s scrawny little assistant </w:delText>
        </w:r>
      </w:del>
      <w:ins w:id="2325" w:author="Daisy Watt" w:date="2026-06-18T17:04:00Z" w16du:dateUtc="2026-06-18T16:04:00Z">
        <w:del w:id="2326" w:author="Claire S" w:date="2026-07-17T09:23:00Z" w16du:dateUtc="2026-07-17T08:23:00Z">
          <w:r w:rsidR="006D4253" w:rsidDel="00B149C9">
            <w:rPr>
              <w:rFonts w:ascii="Cambria" w:hAnsi="Cambria"/>
              <w:sz w:val="28"/>
              <w:szCs w:val="28"/>
            </w:rPr>
            <w:delText xml:space="preserve">Violet is </w:delText>
          </w:r>
        </w:del>
      </w:ins>
      <w:del w:id="2327" w:author="Claire S" w:date="2026-05-25T13:54:00Z" w16du:dateUtc="2026-05-25T12:54:00Z">
        <w:r w:rsidR="00C20300" w:rsidDel="00630077">
          <w:rPr>
            <w:rFonts w:ascii="Cambria" w:hAnsi="Cambria"/>
            <w:sz w:val="28"/>
            <w:szCs w:val="28"/>
          </w:rPr>
          <w:delText xml:space="preserve">now </w:delText>
        </w:r>
      </w:del>
      <w:del w:id="2328" w:author="Claire S" w:date="2026-07-17T09:23:00Z" w16du:dateUtc="2026-07-17T08:23:00Z">
        <w:r w:rsidR="00347ED6" w:rsidDel="00B149C9">
          <w:rPr>
            <w:rFonts w:ascii="Cambria" w:hAnsi="Cambria"/>
            <w:sz w:val="28"/>
            <w:szCs w:val="28"/>
          </w:rPr>
          <w:delText>gazing</w:delText>
        </w:r>
        <w:r w:rsidR="00463405" w:rsidDel="00B149C9">
          <w:rPr>
            <w:rFonts w:ascii="Cambria" w:hAnsi="Cambria"/>
            <w:sz w:val="28"/>
            <w:szCs w:val="28"/>
          </w:rPr>
          <w:delText xml:space="preserve"> at Dex</w:delText>
        </w:r>
        <w:r w:rsidR="00D31044" w:rsidDel="00B149C9">
          <w:rPr>
            <w:rFonts w:ascii="Cambria" w:hAnsi="Cambria"/>
            <w:sz w:val="28"/>
            <w:szCs w:val="28"/>
          </w:rPr>
          <w:delText xml:space="preserve"> </w:delText>
        </w:r>
      </w:del>
      <w:del w:id="2329" w:author="Claire S" w:date="2026-05-25T13:54:00Z" w16du:dateUtc="2026-05-25T12:54:00Z">
        <w:r w:rsidR="00D31044" w:rsidDel="00630077">
          <w:rPr>
            <w:rFonts w:ascii="Cambria" w:hAnsi="Cambria"/>
            <w:sz w:val="28"/>
            <w:szCs w:val="28"/>
          </w:rPr>
          <w:delText>herself</w:delText>
        </w:r>
      </w:del>
      <w:del w:id="2330" w:author="Claire S" w:date="2026-07-17T09:23:00Z" w16du:dateUtc="2026-07-17T08:23:00Z">
        <w:r w:rsidR="00E74664" w:rsidDel="00B149C9">
          <w:rPr>
            <w:rFonts w:ascii="Cambria" w:hAnsi="Cambria"/>
            <w:sz w:val="28"/>
            <w:szCs w:val="28"/>
          </w:rPr>
          <w:delText xml:space="preserve">.  </w:delText>
        </w:r>
        <w:r w:rsidR="00C20300" w:rsidDel="00B149C9">
          <w:rPr>
            <w:rFonts w:ascii="Cambria" w:hAnsi="Cambria"/>
            <w:sz w:val="28"/>
            <w:szCs w:val="28"/>
          </w:rPr>
          <w:delText xml:space="preserve">What </w:delText>
        </w:r>
        <w:r w:rsidR="00C20300" w:rsidRPr="00886628" w:rsidDel="00B149C9">
          <w:rPr>
            <w:rFonts w:ascii="Cambria" w:hAnsi="Cambria"/>
            <w:i/>
            <w:iCs/>
            <w:sz w:val="28"/>
            <w:szCs w:val="28"/>
          </w:rPr>
          <w:delText>is</w:delText>
        </w:r>
        <w:r w:rsidR="00C20300" w:rsidDel="00B149C9">
          <w:rPr>
            <w:rFonts w:ascii="Cambria" w:hAnsi="Cambria"/>
            <w:sz w:val="28"/>
            <w:szCs w:val="28"/>
          </w:rPr>
          <w:delText xml:space="preserve"> that look o</w:delText>
        </w:r>
        <w:r w:rsidR="00E74664" w:rsidDel="00B149C9">
          <w:rPr>
            <w:rFonts w:ascii="Cambria" w:hAnsi="Cambria"/>
            <w:sz w:val="28"/>
            <w:szCs w:val="28"/>
          </w:rPr>
          <w:delText>n her face</w:delText>
        </w:r>
        <w:r w:rsidR="00C20300" w:rsidDel="00B149C9">
          <w:rPr>
            <w:rFonts w:ascii="Cambria" w:hAnsi="Cambria"/>
            <w:sz w:val="28"/>
            <w:szCs w:val="28"/>
          </w:rPr>
          <w:delText xml:space="preserve">, Savannah </w:delText>
        </w:r>
        <w:r w:rsidR="00886628" w:rsidDel="00B149C9">
          <w:rPr>
            <w:rFonts w:ascii="Cambria" w:hAnsi="Cambria"/>
            <w:sz w:val="28"/>
            <w:szCs w:val="28"/>
          </w:rPr>
          <w:delText>wonder</w:delText>
        </w:r>
        <w:r w:rsidR="00C20300" w:rsidDel="00B149C9">
          <w:rPr>
            <w:rFonts w:ascii="Cambria" w:hAnsi="Cambria"/>
            <w:sz w:val="28"/>
            <w:szCs w:val="28"/>
          </w:rPr>
          <w:delText>s</w:delText>
        </w:r>
      </w:del>
      <w:ins w:id="2331" w:author="Daisy Watt" w:date="2026-06-18T17:05:00Z" w16du:dateUtc="2026-06-18T16:05:00Z">
        <w:del w:id="2332" w:author="Claire S" w:date="2026-07-17T09:23:00Z" w16du:dateUtc="2026-07-17T08:23:00Z">
          <w:r w:rsidR="006D4253" w:rsidDel="00B149C9">
            <w:rPr>
              <w:rFonts w:ascii="Cambria" w:hAnsi="Cambria"/>
              <w:sz w:val="28"/>
              <w:szCs w:val="28"/>
            </w:rPr>
            <w:delText>? A</w:delText>
          </w:r>
        </w:del>
      </w:ins>
      <w:del w:id="2333" w:author="Claire S" w:date="2026-05-25T13:54:00Z" w16du:dateUtc="2026-05-25T12:54:00Z">
        <w:r w:rsidR="00886628" w:rsidDel="00630077">
          <w:rPr>
            <w:rFonts w:ascii="Cambria" w:hAnsi="Cambria"/>
            <w:sz w:val="28"/>
            <w:szCs w:val="28"/>
          </w:rPr>
          <w:delText xml:space="preserve"> -</w:delText>
        </w:r>
      </w:del>
      <w:del w:id="2334" w:author="Claire S" w:date="2026-07-17T09:23:00Z" w16du:dateUtc="2026-07-17T08:23:00Z">
        <w:r w:rsidR="00886628" w:rsidDel="00B149C9">
          <w:rPr>
            <w:rFonts w:ascii="Cambria" w:hAnsi="Cambria"/>
            <w:sz w:val="28"/>
            <w:szCs w:val="28"/>
          </w:rPr>
          <w:delText xml:space="preserve"> </w:delText>
        </w:r>
        <w:r w:rsidR="00C20300" w:rsidDel="00B149C9">
          <w:rPr>
            <w:rFonts w:ascii="Cambria" w:hAnsi="Cambria"/>
            <w:sz w:val="28"/>
            <w:szCs w:val="28"/>
          </w:rPr>
          <w:delText>a mix of</w:delText>
        </w:r>
        <w:r w:rsidR="00E74664" w:rsidDel="00B149C9">
          <w:rPr>
            <w:rFonts w:ascii="Cambria" w:hAnsi="Cambria"/>
            <w:sz w:val="28"/>
            <w:szCs w:val="28"/>
          </w:rPr>
          <w:delText xml:space="preserve"> bewilderment and</w:delText>
        </w:r>
      </w:del>
      <w:ins w:id="2335" w:author="Daisy Watt" w:date="2026-06-17T06:49:00Z" w16du:dateUtc="2026-06-17T05:49:00Z">
        <w:del w:id="2336" w:author="Claire S" w:date="2026-07-17T09:23:00Z" w16du:dateUtc="2026-07-17T08:23:00Z">
          <w:r w:rsidR="00C13542" w:rsidDel="00B149C9">
            <w:rPr>
              <w:rFonts w:ascii="Cambria" w:hAnsi="Cambria"/>
              <w:sz w:val="28"/>
              <w:szCs w:val="28"/>
            </w:rPr>
            <w:delText>…</w:delText>
          </w:r>
        </w:del>
      </w:ins>
      <w:del w:id="2337" w:author="Claire S" w:date="2026-07-17T09:23:00Z" w16du:dateUtc="2026-07-17T08:23:00Z">
        <w:r w:rsidR="00E74664" w:rsidDel="00B149C9">
          <w:rPr>
            <w:rFonts w:ascii="Cambria" w:hAnsi="Cambria"/>
            <w:sz w:val="28"/>
            <w:szCs w:val="28"/>
          </w:rPr>
          <w:delText xml:space="preserve"> </w:delText>
        </w:r>
      </w:del>
      <w:del w:id="2338" w:author="Claire S" w:date="2026-05-26T08:59:00Z" w16du:dateUtc="2026-05-26T07:59:00Z">
        <w:r w:rsidR="00E74664" w:rsidDel="00576BF1">
          <w:rPr>
            <w:rFonts w:ascii="Cambria" w:hAnsi="Cambria"/>
            <w:sz w:val="28"/>
            <w:szCs w:val="28"/>
          </w:rPr>
          <w:delText>-</w:delText>
        </w:r>
      </w:del>
      <w:del w:id="2339" w:author="Claire S" w:date="2026-07-17T09:23:00Z" w16du:dateUtc="2026-07-17T08:23:00Z">
        <w:r w:rsidR="00463405" w:rsidDel="00B149C9">
          <w:rPr>
            <w:rFonts w:ascii="Cambria" w:hAnsi="Cambria"/>
            <w:sz w:val="28"/>
            <w:szCs w:val="28"/>
          </w:rPr>
          <w:delText xml:space="preserve"> </w:delText>
        </w:r>
      </w:del>
      <w:del w:id="2340" w:author="Claire S" w:date="2026-05-25T13:53:00Z" w16du:dateUtc="2026-05-25T12:53:00Z">
        <w:r w:rsidR="00463405" w:rsidRPr="00576BF1" w:rsidDel="00C45191">
          <w:rPr>
            <w:rFonts w:ascii="Cambria" w:hAnsi="Cambria"/>
            <w:i/>
            <w:iCs/>
            <w:sz w:val="28"/>
            <w:szCs w:val="28"/>
            <w:rPrChange w:id="2341" w:author="Claire S" w:date="2026-05-26T08:59:00Z" w16du:dateUtc="2026-05-26T07:59:00Z">
              <w:rPr>
                <w:rFonts w:ascii="Cambria" w:hAnsi="Cambria"/>
                <w:sz w:val="28"/>
                <w:szCs w:val="28"/>
              </w:rPr>
            </w:rPrChange>
          </w:rPr>
          <w:delText>something else</w:delText>
        </w:r>
        <w:r w:rsidR="00886628" w:rsidRPr="00576BF1" w:rsidDel="00C45191">
          <w:rPr>
            <w:rFonts w:ascii="Cambria" w:hAnsi="Cambria"/>
            <w:i/>
            <w:iCs/>
            <w:sz w:val="28"/>
            <w:szCs w:val="28"/>
            <w:rPrChange w:id="2342" w:author="Claire S" w:date="2026-05-26T08:59:00Z" w16du:dateUtc="2026-05-26T07:59:00Z">
              <w:rPr>
                <w:rFonts w:ascii="Cambria" w:hAnsi="Cambria"/>
                <w:sz w:val="28"/>
                <w:szCs w:val="28"/>
              </w:rPr>
            </w:rPrChange>
          </w:rPr>
          <w:delText>?</w:delText>
        </w:r>
        <w:r w:rsidR="00C20300" w:rsidRPr="00576BF1" w:rsidDel="00C45191">
          <w:rPr>
            <w:rFonts w:ascii="Cambria" w:hAnsi="Cambria"/>
            <w:i/>
            <w:iCs/>
            <w:sz w:val="28"/>
            <w:szCs w:val="28"/>
            <w:rPrChange w:id="2343" w:author="Claire S" w:date="2026-05-26T08:59:00Z" w16du:dateUtc="2026-05-26T07:59:00Z">
              <w:rPr>
                <w:rFonts w:ascii="Cambria" w:hAnsi="Cambria"/>
                <w:sz w:val="28"/>
                <w:szCs w:val="28"/>
              </w:rPr>
            </w:rPrChange>
          </w:rPr>
          <w:delText xml:space="preserve">  </w:delText>
        </w:r>
      </w:del>
      <w:del w:id="2344" w:author="Claire S" w:date="2026-05-26T08:59:00Z" w16du:dateUtc="2026-05-26T07:59:00Z">
        <w:r w:rsidR="00886628" w:rsidRPr="00576BF1" w:rsidDel="00576BF1">
          <w:rPr>
            <w:rFonts w:ascii="Cambria" w:hAnsi="Cambria"/>
            <w:i/>
            <w:iCs/>
            <w:sz w:val="28"/>
            <w:szCs w:val="28"/>
            <w:rPrChange w:id="2345" w:author="Claire S" w:date="2026-05-26T08:59:00Z" w16du:dateUtc="2026-05-26T07:59:00Z">
              <w:rPr>
                <w:rFonts w:ascii="Cambria" w:hAnsi="Cambria"/>
                <w:sz w:val="28"/>
                <w:szCs w:val="28"/>
              </w:rPr>
            </w:rPrChange>
          </w:rPr>
          <w:delText xml:space="preserve">Oh </w:delText>
        </w:r>
        <w:r w:rsidR="00C20300" w:rsidRPr="00576BF1" w:rsidDel="00576BF1">
          <w:rPr>
            <w:rFonts w:ascii="Cambria" w:hAnsi="Cambria"/>
            <w:i/>
            <w:iCs/>
            <w:sz w:val="28"/>
            <w:szCs w:val="28"/>
            <w:rPrChange w:id="2346" w:author="Claire S" w:date="2026-05-26T08:59:00Z" w16du:dateUtc="2026-05-26T07:59:00Z">
              <w:rPr>
                <w:rFonts w:ascii="Cambria" w:hAnsi="Cambria"/>
                <w:sz w:val="28"/>
                <w:szCs w:val="28"/>
              </w:rPr>
            </w:rPrChange>
          </w:rPr>
          <w:delText>God</w:delText>
        </w:r>
      </w:del>
      <w:ins w:id="2347" w:author="Daisy Watt" w:date="2026-06-17T06:49:00Z" w16du:dateUtc="2026-06-17T05:49:00Z">
        <w:del w:id="2348" w:author="Claire S" w:date="2026-07-17T09:23:00Z" w16du:dateUtc="2026-07-17T08:23:00Z">
          <w:r w:rsidR="00C13542" w:rsidDel="00B149C9">
            <w:rPr>
              <w:rFonts w:ascii="Cambria" w:hAnsi="Cambria"/>
              <w:i/>
              <w:iCs/>
              <w:sz w:val="28"/>
              <w:szCs w:val="28"/>
            </w:rPr>
            <w:delText>O</w:delText>
          </w:r>
        </w:del>
      </w:ins>
      <w:del w:id="2349" w:author="Claire S" w:date="2026-07-17T09:23:00Z" w16du:dateUtc="2026-07-17T08:23:00Z">
        <w:r w:rsidR="00C20300" w:rsidDel="00B149C9">
          <w:rPr>
            <w:rFonts w:ascii="Cambria" w:hAnsi="Cambria"/>
            <w:sz w:val="28"/>
            <w:szCs w:val="28"/>
          </w:rPr>
          <w:delText xml:space="preserve">, </w:delText>
        </w:r>
      </w:del>
      <w:ins w:id="2350" w:author="Daisy Watt" w:date="2026-06-17T06:49:00Z" w16du:dateUtc="2026-06-17T05:49:00Z">
        <w:del w:id="2351" w:author="Claire S" w:date="2026-07-17T09:23:00Z" w16du:dateUtc="2026-07-17T08:23:00Z">
          <w:r w:rsidR="00C13542" w:rsidDel="00B149C9">
            <w:rPr>
              <w:rFonts w:ascii="Cambria" w:hAnsi="Cambria"/>
              <w:sz w:val="28"/>
              <w:szCs w:val="28"/>
            </w:rPr>
            <w:delText>.T</w:delText>
          </w:r>
        </w:del>
      </w:ins>
      <w:del w:id="2352" w:author="Claire S" w:date="2026-05-26T08:59:00Z" w16du:dateUtc="2026-05-26T07:59:00Z">
        <w:r w:rsidR="00C20300" w:rsidDel="00576BF1">
          <w:rPr>
            <w:rFonts w:ascii="Cambria" w:hAnsi="Cambria"/>
            <w:sz w:val="28"/>
            <w:szCs w:val="28"/>
          </w:rPr>
          <w:delText xml:space="preserve">she </w:delText>
        </w:r>
      </w:del>
      <w:del w:id="2353" w:author="Claire S" w:date="2026-05-26T09:26:00Z" w16du:dateUtc="2026-05-26T08:26:00Z">
        <w:r w:rsidR="00C20300" w:rsidDel="000D1BD4">
          <w:rPr>
            <w:rFonts w:ascii="Cambria" w:hAnsi="Cambria"/>
            <w:sz w:val="28"/>
            <w:szCs w:val="28"/>
          </w:rPr>
          <w:delText xml:space="preserve">looks </w:delText>
        </w:r>
      </w:del>
      <w:del w:id="2354" w:author="Claire S" w:date="2026-07-17T09:23:00Z" w16du:dateUtc="2026-07-17T08:23:00Z">
        <w:r w:rsidR="00463405" w:rsidDel="00B149C9">
          <w:rPr>
            <w:rFonts w:ascii="Cambria" w:hAnsi="Cambria"/>
            <w:sz w:val="28"/>
            <w:szCs w:val="28"/>
          </w:rPr>
          <w:delText>lovestruck</w:delText>
        </w:r>
      </w:del>
      <w:del w:id="2355" w:author="Claire S" w:date="2026-05-25T13:53:00Z" w16du:dateUtc="2026-05-25T12:53:00Z">
        <w:r w:rsidR="00C20300" w:rsidDel="00C45191">
          <w:rPr>
            <w:rFonts w:ascii="Cambria" w:hAnsi="Cambria"/>
            <w:sz w:val="28"/>
            <w:szCs w:val="28"/>
          </w:rPr>
          <w:delText xml:space="preserve">! </w:delText>
        </w:r>
      </w:del>
      <w:del w:id="2356" w:author="Claire S" w:date="2026-07-17T09:23:00Z" w16du:dateUtc="2026-07-17T08:23:00Z">
        <w:r w:rsidR="00B21362" w:rsidDel="00B149C9">
          <w:rPr>
            <w:rFonts w:ascii="Cambria" w:hAnsi="Cambria"/>
            <w:sz w:val="28"/>
            <w:szCs w:val="28"/>
          </w:rPr>
          <w:delText xml:space="preserve"> </w:delText>
        </w:r>
      </w:del>
      <w:ins w:id="2357" w:author="Daisy Watt" w:date="2026-06-17T06:49:00Z" w16du:dateUtc="2026-06-17T05:49:00Z">
        <w:del w:id="2358" w:author="Claire S" w:date="2026-07-17T09:23:00Z" w16du:dateUtc="2026-07-17T08:23:00Z">
          <w:r w:rsidR="00C13542" w:rsidDel="00B149C9">
            <w:rPr>
              <w:rFonts w:ascii="Cambria" w:hAnsi="Cambria"/>
              <w:sz w:val="28"/>
              <w:szCs w:val="28"/>
            </w:rPr>
            <w:delText>l’.</w:delText>
          </w:r>
        </w:del>
      </w:ins>
      <w:del w:id="2359" w:author="Claire S" w:date="2026-05-25T13:53:00Z" w16du:dateUtc="2026-05-25T12:53:00Z">
        <w:r w:rsidR="00B21362" w:rsidDel="00C45191">
          <w:rPr>
            <w:rFonts w:ascii="Cambria" w:hAnsi="Cambria"/>
            <w:sz w:val="28"/>
            <w:szCs w:val="28"/>
          </w:rPr>
          <w:delText xml:space="preserve"> </w:delText>
        </w:r>
      </w:del>
      <w:del w:id="2360" w:author="Claire S" w:date="2026-07-17T09:23:00Z" w16du:dateUtc="2026-07-17T08:23:00Z">
        <w:r w:rsidR="00B21362" w:rsidDel="00B149C9">
          <w:rPr>
            <w:rFonts w:ascii="Cambria" w:hAnsi="Cambria"/>
            <w:sz w:val="28"/>
            <w:szCs w:val="28"/>
          </w:rPr>
          <w:delText>But b</w:delText>
        </w:r>
        <w:r w:rsidR="00232B51" w:rsidDel="00B149C9">
          <w:rPr>
            <w:rFonts w:ascii="Cambria" w:hAnsi="Cambria"/>
            <w:sz w:val="28"/>
            <w:szCs w:val="28"/>
          </w:rPr>
          <w:delText xml:space="preserve">efore Savannah can </w:delText>
        </w:r>
      </w:del>
      <w:del w:id="2361" w:author="Claire S" w:date="2026-05-25T13:53:00Z" w16du:dateUtc="2026-05-25T12:53:00Z">
        <w:r w:rsidR="00232B51" w:rsidDel="00C45191">
          <w:rPr>
            <w:rFonts w:ascii="Cambria" w:hAnsi="Cambria"/>
            <w:sz w:val="28"/>
            <w:szCs w:val="28"/>
          </w:rPr>
          <w:delText>read any more</w:delText>
        </w:r>
      </w:del>
      <w:del w:id="2362" w:author="Claire S" w:date="2026-07-17T09:23:00Z" w16du:dateUtc="2026-07-17T08:23:00Z">
        <w:r w:rsidR="00232B51" w:rsidDel="00B149C9">
          <w:rPr>
            <w:rFonts w:ascii="Cambria" w:hAnsi="Cambria"/>
            <w:sz w:val="28"/>
            <w:szCs w:val="28"/>
          </w:rPr>
          <w:delText xml:space="preserve">, </w:delText>
        </w:r>
        <w:r w:rsidR="00196853" w:rsidDel="00B149C9">
          <w:rPr>
            <w:rFonts w:ascii="Cambria" w:hAnsi="Cambria"/>
            <w:sz w:val="28"/>
            <w:szCs w:val="28"/>
          </w:rPr>
          <w:delText xml:space="preserve">something drops from the </w:delText>
        </w:r>
        <w:r w:rsidR="000D071E" w:rsidDel="00B149C9">
          <w:rPr>
            <w:rFonts w:ascii="Cambria" w:hAnsi="Cambria"/>
            <w:sz w:val="28"/>
            <w:szCs w:val="28"/>
          </w:rPr>
          <w:delText>ceiling</w:delText>
        </w:r>
        <w:r w:rsidR="00771C6B" w:rsidDel="00B149C9">
          <w:rPr>
            <w:rFonts w:ascii="Cambria" w:hAnsi="Cambria"/>
            <w:sz w:val="28"/>
            <w:szCs w:val="28"/>
          </w:rPr>
          <w:delText>.</w:delText>
        </w:r>
        <w:r w:rsidR="00C20300" w:rsidDel="00B149C9">
          <w:rPr>
            <w:rFonts w:ascii="Cambria" w:hAnsi="Cambria"/>
            <w:sz w:val="28"/>
            <w:szCs w:val="28"/>
          </w:rPr>
          <w:delText xml:space="preserve"> With a gasp, t</w:delText>
        </w:r>
        <w:r w:rsidR="000D071E" w:rsidDel="00B149C9">
          <w:rPr>
            <w:rFonts w:ascii="Cambria" w:hAnsi="Cambria"/>
            <w:sz w:val="28"/>
            <w:szCs w:val="28"/>
          </w:rPr>
          <w:delText xml:space="preserve">he </w:delText>
        </w:r>
        <w:r w:rsidR="00270C53" w:rsidDel="00B149C9">
          <w:rPr>
            <w:rFonts w:ascii="Cambria" w:hAnsi="Cambria"/>
            <w:sz w:val="28"/>
            <w:szCs w:val="28"/>
          </w:rPr>
          <w:delText>whole crowd looks upwards, and</w:delText>
        </w:r>
        <w:r w:rsidR="000D071E" w:rsidDel="00B149C9">
          <w:rPr>
            <w:rFonts w:ascii="Cambria" w:hAnsi="Cambria"/>
            <w:sz w:val="28"/>
            <w:szCs w:val="28"/>
          </w:rPr>
          <w:delText xml:space="preserve"> people start to scream</w:delText>
        </w:r>
      </w:del>
      <w:del w:id="2363" w:author="Claire S" w:date="2026-05-26T08:59:00Z" w16du:dateUtc="2026-05-26T07:59:00Z">
        <w:r w:rsidR="000D071E" w:rsidDel="00576BF1">
          <w:rPr>
            <w:rFonts w:ascii="Cambria" w:hAnsi="Cambria"/>
            <w:sz w:val="28"/>
            <w:szCs w:val="28"/>
          </w:rPr>
          <w:delText xml:space="preserve"> as </w:delText>
        </w:r>
        <w:r w:rsidR="00270C53" w:rsidDel="00576BF1">
          <w:rPr>
            <w:rFonts w:ascii="Cambria" w:hAnsi="Cambria"/>
            <w:sz w:val="28"/>
            <w:szCs w:val="28"/>
          </w:rPr>
          <w:delText>a h</w:delText>
        </w:r>
        <w:r w:rsidR="00DF7EFB" w:rsidDel="00576BF1">
          <w:rPr>
            <w:rFonts w:ascii="Cambria" w:hAnsi="Cambria"/>
            <w:sz w:val="28"/>
            <w:szCs w:val="28"/>
          </w:rPr>
          <w:delText>orrified</w:delText>
        </w:r>
      </w:del>
      <w:del w:id="2364" w:author="Claire S" w:date="2026-07-17T09:23:00Z" w16du:dateUtc="2026-07-17T08:23:00Z">
        <w:r w:rsidR="00DF7EFB" w:rsidDel="00B149C9">
          <w:rPr>
            <w:rFonts w:ascii="Cambria" w:hAnsi="Cambria"/>
            <w:sz w:val="28"/>
            <w:szCs w:val="28"/>
          </w:rPr>
          <w:delText xml:space="preserve"> </w:delText>
        </w:r>
        <w:r w:rsidR="006C23B4" w:rsidDel="00B149C9">
          <w:rPr>
            <w:rFonts w:ascii="Cambria" w:hAnsi="Cambria"/>
            <w:sz w:val="28"/>
            <w:szCs w:val="28"/>
          </w:rPr>
          <w:delText>Savannah</w:delText>
        </w:r>
        <w:r w:rsidR="00232B51" w:rsidDel="00B149C9">
          <w:rPr>
            <w:rFonts w:ascii="Cambria" w:hAnsi="Cambria"/>
            <w:sz w:val="28"/>
            <w:szCs w:val="28"/>
          </w:rPr>
          <w:delText xml:space="preserve"> </w:delText>
        </w:r>
        <w:r w:rsidR="005F62EF" w:rsidDel="00B149C9">
          <w:rPr>
            <w:rFonts w:ascii="Cambria" w:hAnsi="Cambria"/>
            <w:sz w:val="28"/>
            <w:szCs w:val="28"/>
          </w:rPr>
          <w:delText>realises</w:delText>
        </w:r>
        <w:r w:rsidR="00476536" w:rsidDel="00B149C9">
          <w:rPr>
            <w:rFonts w:ascii="Cambria" w:hAnsi="Cambria"/>
            <w:sz w:val="28"/>
            <w:szCs w:val="28"/>
          </w:rPr>
          <w:delText xml:space="preserve"> </w:delText>
        </w:r>
        <w:r w:rsidR="000D071E" w:rsidDel="00B149C9">
          <w:rPr>
            <w:rFonts w:ascii="Cambria" w:hAnsi="Cambria"/>
            <w:sz w:val="28"/>
            <w:szCs w:val="28"/>
          </w:rPr>
          <w:delText>this</w:delText>
        </w:r>
        <w:r w:rsidR="005F62EF" w:rsidDel="00B149C9">
          <w:rPr>
            <w:rFonts w:ascii="Cambria" w:hAnsi="Cambria"/>
            <w:sz w:val="28"/>
            <w:szCs w:val="28"/>
          </w:rPr>
          <w:delText xml:space="preserve"> might not be</w:delText>
        </w:r>
      </w:del>
      <w:ins w:id="2365" w:author="Daisy Watt" w:date="2026-06-18T17:05:00Z" w16du:dateUtc="2026-06-18T16:05:00Z">
        <w:del w:id="2366" w:author="Claire S" w:date="2026-07-17T09:23:00Z" w16du:dateUtc="2026-07-17T08:23:00Z">
          <w:r w:rsidR="006D4253" w:rsidDel="00B149C9">
            <w:rPr>
              <w:rFonts w:ascii="Cambria" w:hAnsi="Cambria"/>
              <w:sz w:val="28"/>
              <w:szCs w:val="28"/>
            </w:rPr>
            <w:delText xml:space="preserve"> a</w:delText>
          </w:r>
        </w:del>
      </w:ins>
      <w:del w:id="2367" w:author="Claire S" w:date="2026-07-17T09:23:00Z" w16du:dateUtc="2026-07-17T08:23:00Z">
        <w:r w:rsidR="005F62EF" w:rsidDel="00B149C9">
          <w:rPr>
            <w:rFonts w:ascii="Cambria" w:hAnsi="Cambria"/>
            <w:sz w:val="28"/>
            <w:szCs w:val="28"/>
          </w:rPr>
          <w:delText xml:space="preserve"> </w:delText>
        </w:r>
      </w:del>
      <w:del w:id="2368" w:author="Claire S" w:date="2026-05-25T13:55:00Z" w16du:dateUtc="2026-05-25T12:55:00Z">
        <w:r w:rsidR="005F62EF" w:rsidDel="007F0E3B">
          <w:rPr>
            <w:rFonts w:ascii="Cambria" w:hAnsi="Cambria"/>
            <w:sz w:val="28"/>
            <w:szCs w:val="28"/>
          </w:rPr>
          <w:delText>part of the ceremony</w:delText>
        </w:r>
      </w:del>
      <w:ins w:id="2369" w:author="Daisy Watt" w:date="2026-06-18T17:05:00Z" w16du:dateUtc="2026-06-18T16:05:00Z">
        <w:del w:id="2370" w:author="Claire S" w:date="2026-07-17T09:23:00Z" w16du:dateUtc="2026-07-17T08:23:00Z">
          <w:r w:rsidR="006D4253" w:rsidDel="00B149C9">
            <w:rPr>
              <w:rFonts w:ascii="Cambria" w:hAnsi="Cambria"/>
              <w:sz w:val="28"/>
              <w:szCs w:val="28"/>
            </w:rPr>
            <w:delText xml:space="preserve"> part of the event</w:delText>
          </w:r>
        </w:del>
      </w:ins>
      <w:del w:id="2371" w:author="Claire S" w:date="2026-06-02T09:09:00Z" w16du:dateUtc="2026-06-02T08:09:00Z">
        <w:r w:rsidR="00C20300" w:rsidDel="005D6AE4">
          <w:rPr>
            <w:rFonts w:ascii="Cambria" w:hAnsi="Cambria"/>
            <w:sz w:val="28"/>
            <w:szCs w:val="28"/>
          </w:rPr>
          <w:delText>,</w:delText>
        </w:r>
      </w:del>
      <w:del w:id="2372" w:author="Claire S" w:date="2026-07-17T09:23:00Z" w16du:dateUtc="2026-07-17T08:23:00Z">
        <w:r w:rsidR="00314D90" w:rsidDel="00B149C9">
          <w:rPr>
            <w:rFonts w:ascii="Cambria" w:hAnsi="Cambria"/>
            <w:sz w:val="28"/>
            <w:szCs w:val="28"/>
          </w:rPr>
          <w:delText xml:space="preserve"> after all</w:delText>
        </w:r>
        <w:r w:rsidR="00C20300" w:rsidDel="00B149C9">
          <w:rPr>
            <w:rFonts w:ascii="Cambria" w:hAnsi="Cambria"/>
            <w:sz w:val="28"/>
            <w:szCs w:val="28"/>
          </w:rPr>
          <w:delText>;</w:delText>
        </w:r>
        <w:r w:rsidR="00476536" w:rsidDel="00B149C9">
          <w:rPr>
            <w:rFonts w:ascii="Cambria" w:hAnsi="Cambria"/>
            <w:sz w:val="28"/>
            <w:szCs w:val="28"/>
          </w:rPr>
          <w:delText xml:space="preserve"> </w:delText>
        </w:r>
        <w:r w:rsidR="005F62EF" w:rsidDel="00B149C9">
          <w:rPr>
            <w:rFonts w:ascii="Cambria" w:hAnsi="Cambria"/>
            <w:sz w:val="28"/>
            <w:szCs w:val="28"/>
          </w:rPr>
          <w:delText>as s</w:delText>
        </w:r>
      </w:del>
      <w:ins w:id="2373" w:author="Daisy Watt" w:date="2026-06-18T17:06:00Z" w16du:dateUtc="2026-06-18T16:06:00Z">
        <w:del w:id="2374" w:author="Claire S" w:date="2026-07-17T09:23:00Z" w16du:dateUtc="2026-07-17T08:23:00Z">
          <w:r w:rsidR="006D4253" w:rsidDel="00B149C9">
            <w:rPr>
              <w:rFonts w:ascii="Cambria" w:hAnsi="Cambria"/>
              <w:sz w:val="28"/>
              <w:szCs w:val="28"/>
            </w:rPr>
            <w:delText>. S</w:delText>
          </w:r>
        </w:del>
      </w:ins>
      <w:del w:id="2375" w:author="Claire S" w:date="2026-07-17T09:23:00Z" w16du:dateUtc="2026-07-17T08:23:00Z">
        <w:r w:rsidR="005F62EF" w:rsidDel="00B149C9">
          <w:rPr>
            <w:rFonts w:ascii="Cambria" w:hAnsi="Cambria"/>
            <w:sz w:val="28"/>
            <w:szCs w:val="28"/>
          </w:rPr>
          <w:delText xml:space="preserve">he </w:delText>
        </w:r>
        <w:r w:rsidR="00270C53" w:rsidDel="00B149C9">
          <w:rPr>
            <w:rFonts w:ascii="Cambria" w:hAnsi="Cambria"/>
            <w:sz w:val="28"/>
            <w:szCs w:val="28"/>
          </w:rPr>
          <w:delText xml:space="preserve">also </w:delText>
        </w:r>
        <w:r w:rsidR="005F62EF" w:rsidDel="00B149C9">
          <w:rPr>
            <w:rFonts w:ascii="Cambria" w:hAnsi="Cambria"/>
            <w:sz w:val="28"/>
            <w:szCs w:val="28"/>
          </w:rPr>
          <w:delText xml:space="preserve">stares at </w:delText>
        </w:r>
        <w:r w:rsidR="00270C53" w:rsidDel="00B149C9">
          <w:rPr>
            <w:rFonts w:ascii="Cambria" w:hAnsi="Cambria"/>
            <w:sz w:val="28"/>
            <w:szCs w:val="28"/>
          </w:rPr>
          <w:delText>the thing n</w:delText>
        </w:r>
        <w:r w:rsidR="0034052B" w:rsidDel="00B149C9">
          <w:rPr>
            <w:rFonts w:ascii="Cambria" w:hAnsi="Cambria"/>
            <w:sz w:val="28"/>
            <w:szCs w:val="28"/>
          </w:rPr>
          <w:delText>ow swin</w:delText>
        </w:r>
        <w:r w:rsidR="00797A5E" w:rsidDel="00B149C9">
          <w:rPr>
            <w:rFonts w:ascii="Cambria" w:hAnsi="Cambria"/>
            <w:sz w:val="28"/>
            <w:szCs w:val="28"/>
          </w:rPr>
          <w:delText xml:space="preserve">ging </w:delText>
        </w:r>
        <w:r w:rsidR="00270C53" w:rsidDel="00B149C9">
          <w:rPr>
            <w:rFonts w:ascii="Cambria" w:hAnsi="Cambria"/>
            <w:sz w:val="28"/>
            <w:szCs w:val="28"/>
          </w:rPr>
          <w:delText xml:space="preserve">above </w:delText>
        </w:r>
        <w:r w:rsidR="00797A5E" w:rsidDel="00B149C9">
          <w:rPr>
            <w:rFonts w:ascii="Cambria" w:hAnsi="Cambria"/>
            <w:sz w:val="28"/>
            <w:szCs w:val="28"/>
          </w:rPr>
          <w:delText>their heads</w:delText>
        </w:r>
      </w:del>
      <w:ins w:id="2376" w:author="Daisy Watt" w:date="2026-06-17T06:49:00Z" w16du:dateUtc="2026-06-17T05:49:00Z">
        <w:del w:id="2377" w:author="Claire S" w:date="2026-07-17T09:23:00Z" w16du:dateUtc="2026-07-17T08:23:00Z">
          <w:r w:rsidR="00C13542" w:rsidDel="00B149C9">
            <w:rPr>
              <w:rFonts w:ascii="Cambria" w:hAnsi="Cambria"/>
              <w:sz w:val="28"/>
              <w:szCs w:val="28"/>
            </w:rPr>
            <w:delText>.</w:delText>
          </w:r>
        </w:del>
      </w:ins>
      <w:del w:id="2378" w:author="Claire S" w:date="2026-07-17T09:23:00Z" w16du:dateUtc="2026-07-17T08:23:00Z">
        <w:r w:rsidR="00314D90" w:rsidDel="00B149C9">
          <w:rPr>
            <w:rFonts w:ascii="Cambria" w:hAnsi="Cambria"/>
            <w:sz w:val="28"/>
            <w:szCs w:val="28"/>
          </w:rPr>
          <w:delText xml:space="preserve"> -</w:delText>
        </w:r>
        <w:r w:rsidR="00797A5E" w:rsidDel="00B149C9">
          <w:rPr>
            <w:rFonts w:ascii="Cambria" w:hAnsi="Cambria"/>
            <w:sz w:val="28"/>
            <w:szCs w:val="28"/>
          </w:rPr>
          <w:delText xml:space="preserve"> </w:delText>
        </w:r>
      </w:del>
    </w:p>
    <w:p w14:paraId="3DB6987E" w14:textId="001A0254" w:rsidR="00196853" w:rsidDel="00B149C9" w:rsidRDefault="00797A5E" w:rsidP="00FE5B41">
      <w:pPr>
        <w:spacing w:line="360" w:lineRule="auto"/>
        <w:ind w:firstLine="720"/>
        <w:contextualSpacing/>
        <w:rPr>
          <w:del w:id="2379" w:author="Claire S" w:date="2026-07-17T09:23:00Z" w16du:dateUtc="2026-07-17T08:23:00Z"/>
          <w:rFonts w:ascii="Cambria" w:hAnsi="Cambria"/>
          <w:sz w:val="28"/>
          <w:szCs w:val="28"/>
        </w:rPr>
      </w:pPr>
      <w:del w:id="2380" w:author="Claire S" w:date="2026-07-17T09:23:00Z" w16du:dateUtc="2026-07-17T08:23:00Z">
        <w:r w:rsidDel="00B149C9">
          <w:rPr>
            <w:rFonts w:ascii="Cambria" w:hAnsi="Cambria"/>
            <w:sz w:val="28"/>
            <w:szCs w:val="28"/>
          </w:rPr>
          <w:delText>A</w:delText>
        </w:r>
        <w:r w:rsidR="006E75AB" w:rsidDel="00B149C9">
          <w:rPr>
            <w:rFonts w:ascii="Cambria" w:hAnsi="Cambria"/>
            <w:sz w:val="28"/>
            <w:szCs w:val="28"/>
          </w:rPr>
          <w:delText xml:space="preserve"> body, </w:delText>
        </w:r>
      </w:del>
      <w:ins w:id="2381" w:author="Daisy Watt" w:date="2026-06-18T17:06:00Z" w16du:dateUtc="2026-06-18T16:06:00Z">
        <w:del w:id="2382" w:author="Claire S" w:date="2026-07-17T09:23:00Z" w16du:dateUtc="2026-07-17T08:23:00Z">
          <w:r w:rsidR="006D4253" w:rsidDel="00B149C9">
            <w:rPr>
              <w:rFonts w:ascii="Cambria" w:hAnsi="Cambria"/>
              <w:sz w:val="28"/>
              <w:szCs w:val="28"/>
            </w:rPr>
            <w:delText>its</w:delText>
          </w:r>
        </w:del>
      </w:ins>
      <w:ins w:id="2383" w:author="Daisy Watt" w:date="2026-06-17T06:49:00Z" w16du:dateUtc="2026-06-17T05:49:00Z">
        <w:del w:id="2384" w:author="Claire S" w:date="2026-07-17T09:23:00Z" w16du:dateUtc="2026-07-17T08:23:00Z">
          <w:r w:rsidR="00C13542" w:rsidDel="00B149C9">
            <w:rPr>
              <w:rFonts w:ascii="Cambria" w:hAnsi="Cambria"/>
              <w:sz w:val="28"/>
              <w:szCs w:val="28"/>
            </w:rPr>
            <w:delText xml:space="preserve"> </w:delText>
          </w:r>
        </w:del>
      </w:ins>
      <w:del w:id="2385" w:author="Claire S" w:date="2026-07-17T09:23:00Z" w16du:dateUtc="2026-07-17T08:23:00Z">
        <w:r w:rsidR="0034052B" w:rsidDel="00B149C9">
          <w:rPr>
            <w:rFonts w:ascii="Cambria" w:hAnsi="Cambria"/>
            <w:sz w:val="28"/>
            <w:szCs w:val="28"/>
          </w:rPr>
          <w:delText>han</w:delText>
        </w:r>
        <w:r w:rsidR="005F62EF" w:rsidDel="00B149C9">
          <w:rPr>
            <w:rFonts w:ascii="Cambria" w:hAnsi="Cambria"/>
            <w:sz w:val="28"/>
            <w:szCs w:val="28"/>
          </w:rPr>
          <w:delText>g</w:delText>
        </w:r>
        <w:r w:rsidR="006E75AB" w:rsidDel="00B149C9">
          <w:rPr>
            <w:rFonts w:ascii="Cambria" w:hAnsi="Cambria"/>
            <w:sz w:val="28"/>
            <w:szCs w:val="28"/>
          </w:rPr>
          <w:delText xml:space="preserve">ing from </w:delText>
        </w:r>
        <w:r w:rsidR="00DF7EFB" w:rsidDel="00B149C9">
          <w:rPr>
            <w:rFonts w:ascii="Cambria" w:hAnsi="Cambria"/>
            <w:sz w:val="28"/>
            <w:szCs w:val="28"/>
          </w:rPr>
          <w:delText>the end of</w:delText>
        </w:r>
        <w:r w:rsidR="006E75AB" w:rsidDel="00B149C9">
          <w:rPr>
            <w:rFonts w:ascii="Cambria" w:hAnsi="Cambria"/>
            <w:sz w:val="28"/>
            <w:szCs w:val="28"/>
          </w:rPr>
          <w:delText xml:space="preserve"> rope…</w:delText>
        </w:r>
      </w:del>
    </w:p>
    <w:p w14:paraId="19F1561E" w14:textId="77777777" w:rsidR="00D31044" w:rsidDel="00962A14" w:rsidRDefault="00D31044" w:rsidP="00476536">
      <w:pPr>
        <w:spacing w:line="360" w:lineRule="auto"/>
        <w:contextualSpacing/>
        <w:rPr>
          <w:del w:id="2386" w:author="Claire S" w:date="2026-04-30T11:23:00Z" w16du:dateUtc="2026-04-30T10:23:00Z"/>
          <w:rFonts w:ascii="Cambria" w:hAnsi="Cambria"/>
          <w:b/>
          <w:bCs/>
          <w:sz w:val="28"/>
          <w:szCs w:val="28"/>
        </w:rPr>
      </w:pPr>
    </w:p>
    <w:p w14:paraId="285295F5" w14:textId="77777777" w:rsidR="00C20300" w:rsidDel="00065A5F" w:rsidRDefault="00C20300" w:rsidP="00476536">
      <w:pPr>
        <w:spacing w:line="360" w:lineRule="auto"/>
        <w:contextualSpacing/>
        <w:rPr>
          <w:del w:id="2387" w:author="Claire S" w:date="2026-04-30T11:23:00Z" w16du:dateUtc="2026-04-30T10:23:00Z"/>
          <w:rFonts w:ascii="Cambria" w:hAnsi="Cambria"/>
          <w:b/>
          <w:bCs/>
          <w:sz w:val="28"/>
          <w:szCs w:val="28"/>
        </w:rPr>
      </w:pPr>
    </w:p>
    <w:p w14:paraId="20D9FA80" w14:textId="77777777" w:rsidR="00C20300" w:rsidRDefault="00C20300" w:rsidP="00476536">
      <w:pPr>
        <w:spacing w:line="360" w:lineRule="auto"/>
        <w:contextualSpacing/>
        <w:rPr>
          <w:del w:id="2388" w:author="Claire S" w:date="2026-04-30T11:23:00Z" w16du:dateUtc="2026-04-30T10:23:00Z"/>
          <w:rFonts w:ascii="Cambria" w:hAnsi="Cambria"/>
          <w:b/>
          <w:bCs/>
          <w:sz w:val="28"/>
          <w:szCs w:val="28"/>
        </w:rPr>
      </w:pPr>
    </w:p>
    <w:p w14:paraId="72096DCB" w14:textId="77777777" w:rsidR="00C20300" w:rsidRDefault="00C20300" w:rsidP="00476536">
      <w:pPr>
        <w:spacing w:line="360" w:lineRule="auto"/>
        <w:contextualSpacing/>
        <w:rPr>
          <w:del w:id="2389" w:author="Claire S" w:date="2026-04-30T11:23:00Z" w16du:dateUtc="2026-04-30T10:23:00Z"/>
          <w:rFonts w:ascii="Cambria" w:hAnsi="Cambria"/>
          <w:b/>
          <w:bCs/>
          <w:sz w:val="28"/>
          <w:szCs w:val="28"/>
        </w:rPr>
      </w:pPr>
    </w:p>
    <w:p w14:paraId="3951E2B8" w14:textId="77777777" w:rsidR="00C20300" w:rsidRDefault="00C20300" w:rsidP="00476536">
      <w:pPr>
        <w:spacing w:line="360" w:lineRule="auto"/>
        <w:contextualSpacing/>
        <w:rPr>
          <w:del w:id="2390" w:author="Claire S" w:date="2026-04-30T11:23:00Z" w16du:dateUtc="2026-04-30T10:23:00Z"/>
          <w:rFonts w:ascii="Cambria" w:hAnsi="Cambria"/>
          <w:b/>
          <w:bCs/>
          <w:sz w:val="28"/>
          <w:szCs w:val="28"/>
        </w:rPr>
      </w:pPr>
    </w:p>
    <w:p w14:paraId="0DA0A6A0" w14:textId="77777777" w:rsidR="00C20300" w:rsidRDefault="00C20300" w:rsidP="00476536">
      <w:pPr>
        <w:spacing w:line="360" w:lineRule="auto"/>
        <w:contextualSpacing/>
        <w:rPr>
          <w:del w:id="2391" w:author="Claire S" w:date="2026-04-30T11:23:00Z" w16du:dateUtc="2026-04-30T10:23:00Z"/>
          <w:rFonts w:ascii="Cambria" w:hAnsi="Cambria"/>
          <w:b/>
          <w:bCs/>
          <w:sz w:val="28"/>
          <w:szCs w:val="28"/>
        </w:rPr>
      </w:pPr>
    </w:p>
    <w:p w14:paraId="13D1B238" w14:textId="77777777" w:rsidR="00C20300" w:rsidRDefault="00C20300" w:rsidP="00476536">
      <w:pPr>
        <w:spacing w:line="360" w:lineRule="auto"/>
        <w:contextualSpacing/>
        <w:rPr>
          <w:del w:id="2392" w:author="Claire S" w:date="2026-04-30T11:23:00Z" w16du:dateUtc="2026-04-30T10:23:00Z"/>
          <w:rFonts w:ascii="Cambria" w:hAnsi="Cambria"/>
          <w:b/>
          <w:bCs/>
          <w:sz w:val="28"/>
          <w:szCs w:val="28"/>
        </w:rPr>
      </w:pPr>
    </w:p>
    <w:p w14:paraId="43AFCB8B" w14:textId="77777777" w:rsidR="00C20300" w:rsidRDefault="00C20300" w:rsidP="00476536">
      <w:pPr>
        <w:spacing w:line="360" w:lineRule="auto"/>
        <w:contextualSpacing/>
        <w:rPr>
          <w:del w:id="2393" w:author="Claire S" w:date="2026-04-30T11:23:00Z" w16du:dateUtc="2026-04-30T10:23:00Z"/>
          <w:rFonts w:ascii="Cambria" w:hAnsi="Cambria"/>
          <w:b/>
          <w:bCs/>
          <w:sz w:val="28"/>
          <w:szCs w:val="28"/>
        </w:rPr>
      </w:pPr>
    </w:p>
    <w:p w14:paraId="5A4B7FB0" w14:textId="77777777" w:rsidR="00C20300" w:rsidRDefault="00C20300" w:rsidP="00476536">
      <w:pPr>
        <w:spacing w:line="360" w:lineRule="auto"/>
        <w:contextualSpacing/>
        <w:rPr>
          <w:del w:id="2394" w:author="Claire S" w:date="2026-04-30T11:23:00Z" w16du:dateUtc="2026-04-30T10:23:00Z"/>
          <w:rFonts w:ascii="Cambria" w:hAnsi="Cambria"/>
          <w:b/>
          <w:bCs/>
          <w:sz w:val="28"/>
          <w:szCs w:val="28"/>
        </w:rPr>
      </w:pPr>
    </w:p>
    <w:p w14:paraId="6AD62883" w14:textId="77777777" w:rsidR="00114081" w:rsidRDefault="00114081" w:rsidP="00476536">
      <w:pPr>
        <w:spacing w:line="360" w:lineRule="auto"/>
        <w:contextualSpacing/>
        <w:rPr>
          <w:del w:id="2395" w:author="Claire S" w:date="2026-04-30T11:23:00Z" w16du:dateUtc="2026-04-30T10:23:00Z"/>
          <w:rFonts w:ascii="Cambria" w:hAnsi="Cambria"/>
          <w:b/>
          <w:bCs/>
          <w:sz w:val="28"/>
          <w:szCs w:val="28"/>
        </w:rPr>
      </w:pPr>
    </w:p>
    <w:p w14:paraId="2273EFB0" w14:textId="77777777" w:rsidR="00114081" w:rsidRDefault="00114081" w:rsidP="00476536">
      <w:pPr>
        <w:spacing w:line="360" w:lineRule="auto"/>
        <w:contextualSpacing/>
        <w:rPr>
          <w:del w:id="2396" w:author="Claire S" w:date="2026-04-30T11:23:00Z" w16du:dateUtc="2026-04-30T10:23:00Z"/>
          <w:rFonts w:ascii="Cambria" w:hAnsi="Cambria"/>
          <w:b/>
          <w:bCs/>
          <w:sz w:val="28"/>
          <w:szCs w:val="28"/>
        </w:rPr>
      </w:pPr>
    </w:p>
    <w:p w14:paraId="3B5519C6" w14:textId="77777777" w:rsidR="00114081" w:rsidRDefault="00114081" w:rsidP="00476536">
      <w:pPr>
        <w:spacing w:line="360" w:lineRule="auto"/>
        <w:contextualSpacing/>
        <w:rPr>
          <w:del w:id="2397" w:author="Claire S" w:date="2026-04-30T11:23:00Z" w16du:dateUtc="2026-04-30T10:23:00Z"/>
          <w:rFonts w:ascii="Cambria" w:hAnsi="Cambria"/>
          <w:b/>
          <w:bCs/>
          <w:sz w:val="28"/>
          <w:szCs w:val="28"/>
        </w:rPr>
      </w:pPr>
    </w:p>
    <w:p w14:paraId="782EDB5C" w14:textId="0683690D" w:rsidR="006943F8" w:rsidDel="000751C8" w:rsidRDefault="00476536" w:rsidP="00476536">
      <w:pPr>
        <w:spacing w:line="360" w:lineRule="auto"/>
        <w:contextualSpacing/>
        <w:rPr>
          <w:del w:id="2398" w:author="Claire S" w:date="2026-07-19T12:19:00Z" w16du:dateUtc="2026-07-19T11:19:00Z"/>
          <w:rFonts w:ascii="Cambria" w:hAnsi="Cambria"/>
          <w:b/>
          <w:bCs/>
          <w:sz w:val="28"/>
          <w:szCs w:val="28"/>
        </w:rPr>
      </w:pPr>
      <w:del w:id="2399" w:author="Claire S" w:date="2026-07-19T12:19:00Z" w16du:dateUtc="2026-07-19T11:19:00Z">
        <w:r w:rsidRPr="00B15468" w:rsidDel="000751C8">
          <w:rPr>
            <w:rFonts w:ascii="Cambria" w:hAnsi="Cambria"/>
            <w:b/>
            <w:bCs/>
            <w:sz w:val="28"/>
            <w:szCs w:val="28"/>
          </w:rPr>
          <w:delText xml:space="preserve">CHAPTER </w:delText>
        </w:r>
      </w:del>
      <w:del w:id="2400" w:author="Claire S" w:date="2026-06-06T10:31:00Z" w16du:dateUtc="2026-06-06T09:31:00Z">
        <w:r w:rsidRPr="00B15468" w:rsidDel="00A07B0D">
          <w:rPr>
            <w:rFonts w:ascii="Cambria" w:hAnsi="Cambria"/>
            <w:b/>
            <w:bCs/>
            <w:sz w:val="28"/>
            <w:szCs w:val="28"/>
          </w:rPr>
          <w:delText>3</w:delText>
        </w:r>
      </w:del>
    </w:p>
    <w:p w14:paraId="181A0CB4" w14:textId="45948BBA" w:rsidR="0068722D" w:rsidDel="000751C8" w:rsidRDefault="0068722D" w:rsidP="0068722D">
      <w:pPr>
        <w:spacing w:line="360" w:lineRule="auto"/>
        <w:contextualSpacing/>
        <w:rPr>
          <w:del w:id="2401" w:author="Claire S" w:date="2026-07-19T12:19:00Z" w16du:dateUtc="2026-07-19T11:19:00Z"/>
          <w:rFonts w:ascii="Cambria" w:hAnsi="Cambria"/>
          <w:b/>
          <w:bCs/>
          <w:sz w:val="28"/>
          <w:szCs w:val="28"/>
        </w:rPr>
      </w:pPr>
      <w:del w:id="2402" w:author="Claire S" w:date="2026-07-19T12:19:00Z" w16du:dateUtc="2026-07-19T11:19:00Z">
        <w:r w:rsidDel="000751C8">
          <w:rPr>
            <w:rFonts w:ascii="Cambria" w:hAnsi="Cambria"/>
            <w:b/>
            <w:bCs/>
            <w:sz w:val="28"/>
            <w:szCs w:val="28"/>
          </w:rPr>
          <w:delText>SATURDAY NIGHT</w:delText>
        </w:r>
        <w:r w:rsidR="00A65E76" w:rsidDel="000751C8">
          <w:rPr>
            <w:rFonts w:ascii="Cambria" w:hAnsi="Cambria"/>
            <w:b/>
            <w:bCs/>
            <w:sz w:val="28"/>
            <w:szCs w:val="28"/>
          </w:rPr>
          <w:delText xml:space="preserve"> </w:delText>
        </w:r>
      </w:del>
    </w:p>
    <w:p w14:paraId="19E68CC7" w14:textId="6EC142AC" w:rsidR="0089397D" w:rsidDel="000751C8" w:rsidRDefault="0089397D" w:rsidP="00476536">
      <w:pPr>
        <w:spacing w:line="360" w:lineRule="auto"/>
        <w:contextualSpacing/>
        <w:rPr>
          <w:del w:id="2403" w:author="Claire S" w:date="2026-07-19T12:19:00Z" w16du:dateUtc="2026-07-19T11:19:00Z"/>
          <w:rFonts w:ascii="Cambria" w:hAnsi="Cambria"/>
          <w:sz w:val="28"/>
          <w:szCs w:val="28"/>
        </w:rPr>
      </w:pPr>
    </w:p>
    <w:p w14:paraId="54899F55" w14:textId="73F32542" w:rsidR="000D071E" w:rsidRPr="002D1398" w:rsidDel="009570C1" w:rsidRDefault="00A7007D">
      <w:pPr>
        <w:spacing w:line="360" w:lineRule="auto"/>
        <w:contextualSpacing/>
        <w:rPr>
          <w:del w:id="2404" w:author="Daisy Watt" w:date="2026-06-18T20:34:00Z" w16du:dateUtc="2026-06-18T19:34:00Z"/>
          <w:rFonts w:ascii="Cambria" w:hAnsi="Cambria"/>
          <w:i/>
          <w:iCs/>
          <w:sz w:val="28"/>
          <w:szCs w:val="28"/>
          <w:rPrChange w:id="2405" w:author="Daisy Watt" w:date="2026-06-18T20:32:00Z" w16du:dateUtc="2026-06-18T19:32:00Z">
            <w:rPr>
              <w:del w:id="2406" w:author="Daisy Watt" w:date="2026-06-18T20:34:00Z" w16du:dateUtc="2026-06-18T19:34:00Z"/>
              <w:rFonts w:ascii="Cambria" w:hAnsi="Cambria"/>
              <w:sz w:val="28"/>
              <w:szCs w:val="28"/>
            </w:rPr>
          </w:rPrChange>
        </w:rPr>
        <w:pPrChange w:id="2407" w:author="Daisy Watt" w:date="2026-06-18T20:29:00Z" w16du:dateUtc="2026-06-18T19:29:00Z">
          <w:pPr>
            <w:spacing w:line="360" w:lineRule="auto"/>
            <w:ind w:firstLine="720"/>
            <w:contextualSpacing/>
          </w:pPr>
        </w:pPrChange>
      </w:pPr>
      <w:del w:id="2408" w:author="Daisy Watt" w:date="2026-06-18T20:34:00Z" w16du:dateUtc="2026-06-18T19:34:00Z">
        <w:r w:rsidRPr="002D1398" w:rsidDel="009570C1">
          <w:rPr>
            <w:rFonts w:ascii="Cambria" w:hAnsi="Cambria"/>
            <w:i/>
            <w:iCs/>
            <w:sz w:val="28"/>
            <w:szCs w:val="28"/>
            <w:rPrChange w:id="2409" w:author="Daisy Watt" w:date="2026-06-18T20:32:00Z" w16du:dateUtc="2026-06-18T19:32:00Z">
              <w:rPr>
                <w:rFonts w:ascii="Cambria" w:hAnsi="Cambria"/>
                <w:sz w:val="28"/>
                <w:szCs w:val="28"/>
              </w:rPr>
            </w:rPrChange>
          </w:rPr>
          <w:delText>‘</w:delText>
        </w:r>
        <w:r w:rsidRPr="00FB1B42" w:rsidDel="009570C1">
          <w:rPr>
            <w:rFonts w:ascii="Cambria" w:hAnsi="Cambria"/>
            <w:b/>
            <w:bCs/>
            <w:i/>
            <w:iCs/>
            <w:sz w:val="28"/>
            <w:szCs w:val="28"/>
          </w:rPr>
          <w:delText>What the he</w:delText>
        </w:r>
      </w:del>
      <w:ins w:id="2410" w:author="Claire S" w:date="2026-05-25T13:55:00Z" w16du:dateUtc="2026-05-25T12:55:00Z">
        <w:del w:id="2411" w:author="Daisy Watt" w:date="2026-06-18T20:34:00Z" w16du:dateUtc="2026-06-18T19:34:00Z">
          <w:r w:rsidR="007F0E3B" w:rsidRPr="00FB1B42" w:rsidDel="009570C1">
            <w:rPr>
              <w:rFonts w:ascii="Cambria" w:hAnsi="Cambria"/>
              <w:b/>
              <w:bCs/>
              <w:i/>
              <w:iCs/>
              <w:sz w:val="28"/>
              <w:szCs w:val="28"/>
            </w:rPr>
            <w:delText>ll</w:delText>
          </w:r>
        </w:del>
      </w:ins>
      <w:del w:id="2412" w:author="Daisy Watt" w:date="2026-06-18T20:34:00Z" w16du:dateUtc="2026-06-18T19:34:00Z">
        <w:r w:rsidRPr="00FB1B42" w:rsidDel="009570C1">
          <w:rPr>
            <w:rFonts w:ascii="Cambria" w:hAnsi="Cambria"/>
            <w:b/>
            <w:bCs/>
            <w:i/>
            <w:iCs/>
            <w:sz w:val="28"/>
            <w:szCs w:val="28"/>
          </w:rPr>
          <w:delText>ll’s going on there</w:delText>
        </w:r>
        <w:r w:rsidRPr="000E66C7" w:rsidDel="009570C1">
          <w:rPr>
            <w:rFonts w:ascii="Cambria" w:hAnsi="Cambria"/>
            <w:b/>
            <w:bCs/>
            <w:i/>
            <w:iCs/>
            <w:sz w:val="28"/>
            <w:szCs w:val="28"/>
            <w:rPrChange w:id="2413" w:author="Daisy Watt" w:date="2026-06-18T20:34:00Z" w16du:dateUtc="2026-06-18T19:34:00Z">
              <w:rPr>
                <w:rFonts w:ascii="Cambria" w:hAnsi="Cambria"/>
                <w:i/>
                <w:iCs/>
                <w:sz w:val="28"/>
                <w:szCs w:val="28"/>
              </w:rPr>
            </w:rPrChange>
          </w:rPr>
          <w:delText>?</w:delText>
        </w:r>
        <w:r w:rsidRPr="000E66C7" w:rsidDel="009570C1">
          <w:rPr>
            <w:rFonts w:ascii="Cambria" w:hAnsi="Cambria"/>
            <w:b/>
            <w:bCs/>
            <w:i/>
            <w:iCs/>
            <w:sz w:val="28"/>
            <w:szCs w:val="28"/>
            <w:rPrChange w:id="2414" w:author="Daisy Watt" w:date="2026-06-18T20:34:00Z" w16du:dateUtc="2026-06-18T19:34:00Z">
              <w:rPr>
                <w:rFonts w:ascii="Cambria" w:hAnsi="Cambria"/>
                <w:sz w:val="28"/>
                <w:szCs w:val="28"/>
              </w:rPr>
            </w:rPrChange>
          </w:rPr>
          <w:delText>’</w:delText>
        </w:r>
        <w:r w:rsidRPr="002D1398" w:rsidDel="009570C1">
          <w:rPr>
            <w:rFonts w:ascii="Cambria" w:hAnsi="Cambria"/>
            <w:i/>
            <w:iCs/>
            <w:sz w:val="28"/>
            <w:szCs w:val="28"/>
            <w:rPrChange w:id="2415" w:author="Daisy Watt" w:date="2026-06-18T20:32:00Z" w16du:dateUtc="2026-06-18T19:32:00Z">
              <w:rPr>
                <w:rFonts w:ascii="Cambria" w:hAnsi="Cambria"/>
                <w:sz w:val="28"/>
                <w:szCs w:val="28"/>
              </w:rPr>
            </w:rPrChange>
          </w:rPr>
          <w:delText xml:space="preserve"> </w:delText>
        </w:r>
      </w:del>
    </w:p>
    <w:p w14:paraId="2EA42029" w14:textId="1D08F300" w:rsidR="000751C8" w:rsidRDefault="00F43FC1">
      <w:pPr>
        <w:spacing w:line="360" w:lineRule="auto"/>
        <w:contextualSpacing/>
        <w:rPr>
          <w:ins w:id="2416" w:author="Claire S" w:date="2026-07-19T12:20:00Z" w16du:dateUtc="2026-07-19T11:20:00Z"/>
          <w:rFonts w:ascii="Cambria" w:hAnsi="Cambria"/>
          <w:sz w:val="28"/>
          <w:szCs w:val="28"/>
        </w:rPr>
      </w:pPr>
      <w:r>
        <w:rPr>
          <w:rFonts w:ascii="Cambria" w:hAnsi="Cambria"/>
          <w:sz w:val="28"/>
          <w:szCs w:val="28"/>
        </w:rPr>
        <w:t>Rooted in horror</w:t>
      </w:r>
      <w:del w:id="2417" w:author="Claire S" w:date="2026-07-19T12:19:00Z" w16du:dateUtc="2026-07-19T11:19:00Z">
        <w:r w:rsidDel="000751C8">
          <w:rPr>
            <w:rFonts w:ascii="Cambria" w:hAnsi="Cambria"/>
            <w:sz w:val="28"/>
            <w:szCs w:val="28"/>
          </w:rPr>
          <w:delText xml:space="preserve"> to</w:delText>
        </w:r>
        <w:r w:rsidR="004E7E18" w:rsidDel="000751C8">
          <w:rPr>
            <w:rFonts w:ascii="Cambria" w:hAnsi="Cambria"/>
            <w:sz w:val="28"/>
            <w:szCs w:val="28"/>
          </w:rPr>
          <w:delText xml:space="preserve"> her sofa</w:delText>
        </w:r>
        <w:r w:rsidR="00270C53" w:rsidDel="000751C8">
          <w:rPr>
            <w:rFonts w:ascii="Cambria" w:hAnsi="Cambria"/>
            <w:sz w:val="28"/>
            <w:szCs w:val="28"/>
          </w:rPr>
          <w:delText xml:space="preserve"> </w:delText>
        </w:r>
      </w:del>
      <w:del w:id="2418" w:author="Daisy Watt" w:date="2026-06-18T20:36:00Z" w16du:dateUtc="2026-06-18T19:36:00Z">
        <w:r w:rsidR="00270C53" w:rsidDel="00860ACB">
          <w:rPr>
            <w:rFonts w:ascii="Cambria" w:hAnsi="Cambria"/>
            <w:sz w:val="28"/>
            <w:szCs w:val="28"/>
          </w:rPr>
          <w:delText>as the body fell from the rafters</w:delText>
        </w:r>
      </w:del>
      <w:r w:rsidR="004E7E18">
        <w:rPr>
          <w:rFonts w:ascii="Cambria" w:hAnsi="Cambria"/>
          <w:sz w:val="28"/>
          <w:szCs w:val="28"/>
        </w:rPr>
        <w:t xml:space="preserve">, </w:t>
      </w:r>
      <w:r w:rsidR="00A7007D" w:rsidRPr="00A7007D">
        <w:rPr>
          <w:rFonts w:ascii="Cambria" w:hAnsi="Cambria"/>
          <w:sz w:val="28"/>
          <w:szCs w:val="28"/>
        </w:rPr>
        <w:t>Clara</w:t>
      </w:r>
      <w:r w:rsidR="00C43BCB">
        <w:rPr>
          <w:rFonts w:ascii="Cambria" w:hAnsi="Cambria"/>
          <w:sz w:val="28"/>
          <w:szCs w:val="28"/>
        </w:rPr>
        <w:t xml:space="preserve"> </w:t>
      </w:r>
      <w:del w:id="2419" w:author="Daisy Watt" w:date="2026-06-18T20:35:00Z" w16du:dateUtc="2026-06-18T19:35:00Z">
        <w:r w:rsidR="00C43BCB" w:rsidDel="009570C1">
          <w:rPr>
            <w:rFonts w:ascii="Cambria" w:hAnsi="Cambria"/>
            <w:sz w:val="28"/>
            <w:szCs w:val="28"/>
          </w:rPr>
          <w:delText xml:space="preserve">texted </w:delText>
        </w:r>
      </w:del>
      <w:ins w:id="2420" w:author="Daisy Watt" w:date="2026-06-18T20:35:00Z" w16du:dateUtc="2026-06-18T19:35:00Z">
        <w:del w:id="2421" w:author="Claire S" w:date="2026-07-21T09:10:00Z" w16du:dateUtc="2026-07-21T08:10:00Z">
          <w:r w:rsidR="009570C1" w:rsidDel="003874BD">
            <w:rPr>
              <w:rFonts w:ascii="Cambria" w:hAnsi="Cambria"/>
              <w:sz w:val="28"/>
              <w:szCs w:val="28"/>
            </w:rPr>
            <w:delText xml:space="preserve">rushed to </w:delText>
          </w:r>
        </w:del>
        <w:r w:rsidR="009570C1">
          <w:rPr>
            <w:rFonts w:ascii="Cambria" w:hAnsi="Cambria"/>
            <w:sz w:val="28"/>
            <w:szCs w:val="28"/>
          </w:rPr>
          <w:t>text</w:t>
        </w:r>
      </w:ins>
      <w:ins w:id="2422" w:author="Claire S" w:date="2026-07-21T09:10:00Z" w16du:dateUtc="2026-07-21T08:10:00Z">
        <w:r w:rsidR="003874BD">
          <w:rPr>
            <w:rFonts w:ascii="Cambria" w:hAnsi="Cambria"/>
            <w:sz w:val="28"/>
            <w:szCs w:val="28"/>
          </w:rPr>
          <w:t>ed</w:t>
        </w:r>
      </w:ins>
      <w:ins w:id="2423" w:author="Daisy Watt" w:date="2026-06-18T20:35:00Z" w16du:dateUtc="2026-06-18T19:35:00Z">
        <w:r w:rsidR="009570C1">
          <w:rPr>
            <w:rFonts w:ascii="Cambria" w:hAnsi="Cambria"/>
            <w:sz w:val="28"/>
            <w:szCs w:val="28"/>
          </w:rPr>
          <w:t xml:space="preserve"> </w:t>
        </w:r>
      </w:ins>
      <w:r w:rsidR="00C43BCB">
        <w:rPr>
          <w:rFonts w:ascii="Cambria" w:hAnsi="Cambria"/>
          <w:sz w:val="28"/>
          <w:szCs w:val="28"/>
        </w:rPr>
        <w:t>her friend</w:t>
      </w:r>
      <w:r w:rsidR="00A7007D" w:rsidRPr="00A7007D">
        <w:rPr>
          <w:rFonts w:ascii="Cambria" w:hAnsi="Cambria"/>
          <w:sz w:val="28"/>
          <w:szCs w:val="28"/>
        </w:rPr>
        <w:t xml:space="preserve"> Violet</w:t>
      </w:r>
      <w:del w:id="2424" w:author="Daisy Watt" w:date="2026-06-17T13:58:00Z" w16du:dateUtc="2026-06-17T12:58:00Z">
        <w:r w:rsidR="00595B0C" w:rsidDel="00C13F63">
          <w:rPr>
            <w:rFonts w:ascii="Cambria" w:hAnsi="Cambria"/>
            <w:sz w:val="28"/>
            <w:szCs w:val="28"/>
          </w:rPr>
          <w:delText xml:space="preserve"> </w:delText>
        </w:r>
        <w:r w:rsidR="00595B0C" w:rsidRPr="009570C1" w:rsidDel="00C13F63">
          <w:rPr>
            <w:rFonts w:ascii="Cambria" w:hAnsi="Cambria"/>
            <w:sz w:val="28"/>
            <w:szCs w:val="28"/>
            <w:highlight w:val="yellow"/>
            <w:rPrChange w:id="2425" w:author="Daisy Watt" w:date="2026-06-18T20:35:00Z" w16du:dateUtc="2026-06-18T19:35:00Z">
              <w:rPr>
                <w:rFonts w:ascii="Cambria" w:hAnsi="Cambria"/>
                <w:sz w:val="28"/>
                <w:szCs w:val="28"/>
              </w:rPr>
            </w:rPrChange>
          </w:rPr>
          <w:delText>frantically</w:delText>
        </w:r>
      </w:del>
      <w:r w:rsidR="00071AD3">
        <w:rPr>
          <w:rFonts w:ascii="Cambria" w:hAnsi="Cambria"/>
          <w:sz w:val="28"/>
          <w:szCs w:val="28"/>
        </w:rPr>
        <w:t xml:space="preserve">. </w:t>
      </w:r>
    </w:p>
    <w:p w14:paraId="70AD0BEA" w14:textId="4538C9D7" w:rsidR="00071AD3" w:rsidRPr="009570C1" w:rsidRDefault="009570C1" w:rsidP="000751C8">
      <w:pPr>
        <w:spacing w:line="360" w:lineRule="auto"/>
        <w:ind w:firstLine="720"/>
        <w:contextualSpacing/>
        <w:rPr>
          <w:rFonts w:ascii="Cambria" w:hAnsi="Cambria"/>
          <w:i/>
          <w:iCs/>
          <w:sz w:val="28"/>
          <w:szCs w:val="28"/>
          <w:rPrChange w:id="2426" w:author="Daisy Watt" w:date="2026-06-18T20:34:00Z" w16du:dateUtc="2026-06-18T19:34:00Z">
            <w:rPr>
              <w:rFonts w:ascii="Cambria" w:hAnsi="Cambria"/>
              <w:sz w:val="28"/>
              <w:szCs w:val="28"/>
            </w:rPr>
          </w:rPrChange>
        </w:rPr>
      </w:pPr>
      <w:ins w:id="2427" w:author="Daisy Watt" w:date="2026-06-18T20:34:00Z" w16du:dateUtc="2026-06-18T19:34:00Z">
        <w:r w:rsidRPr="004A0224">
          <w:rPr>
            <w:rFonts w:ascii="Cambria" w:hAnsi="Cambria"/>
            <w:i/>
            <w:iCs/>
            <w:sz w:val="28"/>
            <w:szCs w:val="28"/>
          </w:rPr>
          <w:t>‘</w:t>
        </w:r>
        <w:commentRangeStart w:id="2428"/>
        <w:r w:rsidRPr="00FB1B42">
          <w:rPr>
            <w:rFonts w:ascii="Cambria" w:hAnsi="Cambria"/>
            <w:b/>
            <w:bCs/>
            <w:i/>
            <w:iCs/>
            <w:sz w:val="28"/>
            <w:szCs w:val="28"/>
          </w:rPr>
          <w:t>What the hell’s going on</w:t>
        </w:r>
        <w:r>
          <w:rPr>
            <w:rFonts w:ascii="Cambria" w:hAnsi="Cambria"/>
            <w:b/>
            <w:bCs/>
            <w:i/>
            <w:iCs/>
            <w:sz w:val="28"/>
            <w:szCs w:val="28"/>
          </w:rPr>
          <w:t>,</w:t>
        </w:r>
        <w:r w:rsidRPr="00FB1B42">
          <w:rPr>
            <w:rFonts w:ascii="Cambria" w:hAnsi="Cambria"/>
            <w:b/>
            <w:bCs/>
            <w:i/>
            <w:iCs/>
            <w:sz w:val="28"/>
            <w:szCs w:val="28"/>
          </w:rPr>
          <w:t xml:space="preserve"> there</w:t>
        </w:r>
        <w:r w:rsidRPr="004A0224">
          <w:rPr>
            <w:rFonts w:ascii="Cambria" w:hAnsi="Cambria"/>
            <w:b/>
            <w:bCs/>
            <w:i/>
            <w:iCs/>
            <w:sz w:val="28"/>
            <w:szCs w:val="28"/>
          </w:rPr>
          <w:t>?’</w:t>
        </w:r>
        <w:r w:rsidRPr="004A0224">
          <w:rPr>
            <w:rFonts w:ascii="Cambria" w:hAnsi="Cambria"/>
            <w:i/>
            <w:iCs/>
            <w:sz w:val="28"/>
            <w:szCs w:val="28"/>
          </w:rPr>
          <w:t xml:space="preserve"> </w:t>
        </w:r>
      </w:ins>
      <w:commentRangeEnd w:id="2428"/>
      <w:r w:rsidR="00D635B0" w:rsidRPr="009570C1">
        <w:rPr>
          <w:rStyle w:val="CommentReference"/>
          <w:rFonts w:ascii="Cambria" w:hAnsi="Cambria"/>
          <w:i/>
          <w:iCs/>
          <w:sz w:val="28"/>
          <w:szCs w:val="28"/>
          <w:rPrChange w:id="2429" w:author="Daisy Watt" w:date="2026-06-18T20:34:00Z" w16du:dateUtc="2026-06-18T19:34:00Z">
            <w:rPr>
              <w:rStyle w:val="CommentReference"/>
              <w:rFonts w:ascii="Cambria" w:hAnsi="Cambria"/>
              <w:sz w:val="28"/>
              <w:szCs w:val="28"/>
            </w:rPr>
          </w:rPrChange>
        </w:rPr>
        <w:commentReference w:id="2428"/>
      </w:r>
    </w:p>
    <w:p w14:paraId="546E133F" w14:textId="2D104C9D" w:rsidR="00A7007D" w:rsidRDefault="00A7007D" w:rsidP="00595B0C">
      <w:pPr>
        <w:spacing w:line="360" w:lineRule="auto"/>
        <w:contextualSpacing/>
        <w:rPr>
          <w:rFonts w:ascii="Cambria" w:hAnsi="Cambria"/>
          <w:sz w:val="28"/>
          <w:szCs w:val="28"/>
        </w:rPr>
      </w:pPr>
      <w:r>
        <w:rPr>
          <w:rFonts w:ascii="Cambria" w:hAnsi="Cambria"/>
          <w:sz w:val="28"/>
          <w:szCs w:val="28"/>
        </w:rPr>
        <w:tab/>
      </w:r>
      <w:del w:id="2430" w:author="Claire S" w:date="2026-07-19T12:19:00Z" w16du:dateUtc="2026-07-19T11:19:00Z">
        <w:r w:rsidR="00AC4879" w:rsidDel="000751C8">
          <w:rPr>
            <w:rFonts w:ascii="Cambria" w:hAnsi="Cambria"/>
            <w:sz w:val="28"/>
            <w:szCs w:val="28"/>
          </w:rPr>
          <w:delText xml:space="preserve">Immediately </w:delText>
        </w:r>
        <w:r w:rsidR="00270C53" w:rsidDel="000751C8">
          <w:rPr>
            <w:rFonts w:ascii="Cambria" w:hAnsi="Cambria"/>
            <w:sz w:val="28"/>
            <w:szCs w:val="28"/>
          </w:rPr>
          <w:delText xml:space="preserve">after </w:delText>
        </w:r>
        <w:r w:rsidR="00C20300" w:rsidDel="000751C8">
          <w:rPr>
            <w:rFonts w:ascii="Cambria" w:hAnsi="Cambria"/>
            <w:sz w:val="28"/>
            <w:szCs w:val="28"/>
          </w:rPr>
          <w:delText>it</w:delText>
        </w:r>
        <w:r w:rsidR="00AC4879" w:rsidDel="000751C8">
          <w:rPr>
            <w:rFonts w:ascii="Cambria" w:hAnsi="Cambria"/>
            <w:sz w:val="28"/>
            <w:szCs w:val="28"/>
          </w:rPr>
          <w:delText xml:space="preserve"> </w:delText>
        </w:r>
      </w:del>
      <w:ins w:id="2431" w:author="Daisy Watt" w:date="2026-06-18T20:35:00Z" w16du:dateUtc="2026-06-18T19:35:00Z">
        <w:del w:id="2432" w:author="Claire S" w:date="2026-07-19T12:19:00Z" w16du:dateUtc="2026-07-19T11:19:00Z">
          <w:r w:rsidR="00D635B0" w:rsidDel="000751C8">
            <w:rPr>
              <w:rFonts w:ascii="Cambria" w:hAnsi="Cambria"/>
              <w:sz w:val="28"/>
              <w:szCs w:val="28"/>
            </w:rPr>
            <w:delText xml:space="preserve">the body </w:delText>
          </w:r>
        </w:del>
      </w:ins>
      <w:del w:id="2433" w:author="Claire S" w:date="2026-07-19T12:19:00Z" w16du:dateUtc="2026-07-19T11:19:00Z">
        <w:r w:rsidR="00AC4879" w:rsidDel="000751C8">
          <w:rPr>
            <w:rFonts w:ascii="Cambria" w:hAnsi="Cambria"/>
            <w:sz w:val="28"/>
            <w:szCs w:val="28"/>
          </w:rPr>
          <w:delText>fell</w:delText>
        </w:r>
      </w:del>
      <w:ins w:id="2434" w:author="Daisy Watt" w:date="2026-06-18T20:36:00Z" w16du:dateUtc="2026-06-18T19:36:00Z">
        <w:del w:id="2435" w:author="Claire S" w:date="2026-07-19T12:19:00Z" w16du:dateUtc="2026-07-19T11:19:00Z">
          <w:r w:rsidR="00D635B0" w:rsidDel="000751C8">
            <w:rPr>
              <w:rFonts w:ascii="Cambria" w:hAnsi="Cambria"/>
              <w:sz w:val="28"/>
              <w:szCs w:val="28"/>
            </w:rPr>
            <w:delText xml:space="preserve"> from the rafters</w:delText>
          </w:r>
        </w:del>
      </w:ins>
      <w:del w:id="2436" w:author="Claire S" w:date="2026-07-19T12:19:00Z" w16du:dateUtc="2026-07-19T11:19:00Z">
        <w:r w:rsidR="00126C6C" w:rsidDel="000751C8">
          <w:rPr>
            <w:rFonts w:ascii="Cambria" w:hAnsi="Cambria"/>
            <w:sz w:val="28"/>
            <w:szCs w:val="28"/>
          </w:rPr>
          <w:delText xml:space="preserve">, </w:delText>
        </w:r>
      </w:del>
      <w:ins w:id="2437" w:author="Claire S" w:date="2026-07-19T12:19:00Z" w16du:dateUtc="2026-07-19T11:19:00Z">
        <w:r w:rsidR="000751C8">
          <w:rPr>
            <w:rFonts w:ascii="Cambria" w:hAnsi="Cambria"/>
            <w:sz w:val="28"/>
            <w:szCs w:val="28"/>
          </w:rPr>
          <w:t xml:space="preserve">After the black </w:t>
        </w:r>
      </w:ins>
      <w:del w:id="2438" w:author="Claire S" w:date="2026-07-19T12:19:00Z" w16du:dateUtc="2026-07-19T11:19:00Z">
        <w:r w:rsidR="00AC4879" w:rsidDel="000751C8">
          <w:rPr>
            <w:rFonts w:ascii="Cambria" w:hAnsi="Cambria"/>
            <w:sz w:val="28"/>
            <w:szCs w:val="28"/>
          </w:rPr>
          <w:delText xml:space="preserve">the </w:delText>
        </w:r>
      </w:del>
      <w:r w:rsidR="00AC4879">
        <w:rPr>
          <w:rFonts w:ascii="Cambria" w:hAnsi="Cambria"/>
          <w:sz w:val="28"/>
          <w:szCs w:val="28"/>
        </w:rPr>
        <w:t>screen</w:t>
      </w:r>
      <w:del w:id="2439" w:author="Claire S" w:date="2026-07-19T12:19:00Z" w16du:dateUtc="2026-07-19T11:19:00Z">
        <w:r w:rsidR="00AC4879" w:rsidDel="000751C8">
          <w:rPr>
            <w:rFonts w:ascii="Cambria" w:hAnsi="Cambria"/>
            <w:sz w:val="28"/>
            <w:szCs w:val="28"/>
          </w:rPr>
          <w:delText xml:space="preserve"> </w:delText>
        </w:r>
        <w:r w:rsidR="00595B0C" w:rsidDel="000751C8">
          <w:rPr>
            <w:rFonts w:ascii="Cambria" w:hAnsi="Cambria"/>
            <w:sz w:val="28"/>
            <w:szCs w:val="28"/>
          </w:rPr>
          <w:delText>had gone</w:delText>
        </w:r>
        <w:r w:rsidR="00AC4879" w:rsidDel="000751C8">
          <w:rPr>
            <w:rFonts w:ascii="Cambria" w:hAnsi="Cambria"/>
            <w:sz w:val="28"/>
            <w:szCs w:val="28"/>
          </w:rPr>
          <w:delText xml:space="preserve"> black</w:delText>
        </w:r>
        <w:r w:rsidR="00595B0C" w:rsidDel="000751C8">
          <w:rPr>
            <w:rFonts w:ascii="Cambria" w:hAnsi="Cambria"/>
            <w:sz w:val="28"/>
            <w:szCs w:val="28"/>
          </w:rPr>
          <w:delText>,</w:delText>
        </w:r>
        <w:r w:rsidR="00126C6C" w:rsidDel="000751C8">
          <w:rPr>
            <w:rFonts w:ascii="Cambria" w:hAnsi="Cambria"/>
            <w:sz w:val="28"/>
            <w:szCs w:val="28"/>
          </w:rPr>
          <w:delText xml:space="preserve"> </w:delText>
        </w:r>
        <w:r w:rsidR="00595B0C" w:rsidDel="000751C8">
          <w:rPr>
            <w:rFonts w:ascii="Cambria" w:hAnsi="Cambria"/>
            <w:sz w:val="28"/>
            <w:szCs w:val="28"/>
          </w:rPr>
          <w:delText>with</w:delText>
        </w:r>
        <w:r w:rsidR="00FE5B41" w:rsidDel="000751C8">
          <w:rPr>
            <w:rFonts w:ascii="Cambria" w:hAnsi="Cambria"/>
            <w:sz w:val="28"/>
            <w:szCs w:val="28"/>
          </w:rPr>
          <w:delText xml:space="preserve"> nothing at all</w:delText>
        </w:r>
        <w:r w:rsidR="00592036" w:rsidDel="000751C8">
          <w:rPr>
            <w:rFonts w:ascii="Cambria" w:hAnsi="Cambria"/>
            <w:sz w:val="28"/>
            <w:szCs w:val="28"/>
          </w:rPr>
          <w:delText xml:space="preserve"> to see</w:delText>
        </w:r>
        <w:r w:rsidR="00FE5B41" w:rsidDel="000751C8">
          <w:rPr>
            <w:rFonts w:ascii="Cambria" w:hAnsi="Cambria"/>
            <w:sz w:val="28"/>
            <w:szCs w:val="28"/>
          </w:rPr>
          <w:delText xml:space="preserve"> apart from a transmission card </w:delText>
        </w:r>
      </w:del>
      <w:del w:id="2440" w:author="Daisy Watt" w:date="2026-06-18T20:36:00Z" w16du:dateUtc="2026-06-18T19:36:00Z">
        <w:r w:rsidR="004E7E18" w:rsidDel="00860ACB">
          <w:rPr>
            <w:rFonts w:ascii="Cambria" w:hAnsi="Cambria"/>
            <w:sz w:val="28"/>
            <w:szCs w:val="28"/>
          </w:rPr>
          <w:delText>for a bit</w:delText>
        </w:r>
      </w:del>
      <w:del w:id="2441" w:author="Claire S" w:date="2026-07-19T12:20:00Z" w16du:dateUtc="2026-07-19T11:20:00Z">
        <w:r w:rsidR="00595B0C" w:rsidDel="000751C8">
          <w:rPr>
            <w:rFonts w:ascii="Cambria" w:hAnsi="Cambria"/>
            <w:sz w:val="28"/>
            <w:szCs w:val="28"/>
          </w:rPr>
          <w:delText>.</w:delText>
        </w:r>
      </w:del>
      <w:ins w:id="2442" w:author="Claire S" w:date="2026-07-19T12:20:00Z" w16du:dateUtc="2026-07-19T11:20:00Z">
        <w:r w:rsidR="000751C8">
          <w:rPr>
            <w:rFonts w:ascii="Cambria" w:hAnsi="Cambria"/>
            <w:sz w:val="28"/>
            <w:szCs w:val="28"/>
          </w:rPr>
          <w:t xml:space="preserve">, </w:t>
        </w:r>
      </w:ins>
      <w:del w:id="2443" w:author="Claire S" w:date="2026-07-19T12:20:00Z" w16du:dateUtc="2026-07-19T11:20:00Z">
        <w:r w:rsidR="00595B0C" w:rsidDel="000751C8">
          <w:rPr>
            <w:rFonts w:ascii="Cambria" w:hAnsi="Cambria"/>
            <w:sz w:val="28"/>
            <w:szCs w:val="28"/>
          </w:rPr>
          <w:delText xml:space="preserve"> Eventually</w:delText>
        </w:r>
      </w:del>
      <w:ins w:id="2444" w:author="Daisy Watt" w:date="2026-06-18T20:36:00Z" w16du:dateUtc="2026-06-18T19:36:00Z">
        <w:del w:id="2445" w:author="Claire S" w:date="2026-07-19T12:20:00Z" w16du:dateUtc="2026-07-19T11:20:00Z">
          <w:r w:rsidR="00860ACB" w:rsidDel="000751C8">
            <w:rPr>
              <w:rFonts w:ascii="Cambria" w:hAnsi="Cambria"/>
              <w:sz w:val="28"/>
              <w:szCs w:val="28"/>
            </w:rPr>
            <w:delText>,</w:delText>
          </w:r>
        </w:del>
      </w:ins>
      <w:del w:id="2446" w:author="Claire S" w:date="2026-07-19T12:20:00Z" w16du:dateUtc="2026-07-19T11:20:00Z">
        <w:r w:rsidR="00126C6C" w:rsidDel="000751C8">
          <w:rPr>
            <w:rFonts w:ascii="Cambria" w:hAnsi="Cambria"/>
            <w:sz w:val="28"/>
            <w:szCs w:val="28"/>
          </w:rPr>
          <w:delText xml:space="preserve"> </w:delText>
        </w:r>
      </w:del>
      <w:r>
        <w:rPr>
          <w:rFonts w:ascii="Cambria" w:hAnsi="Cambria"/>
          <w:sz w:val="28"/>
          <w:szCs w:val="28"/>
        </w:rPr>
        <w:t>a</w:t>
      </w:r>
      <w:r w:rsidR="008319DC">
        <w:rPr>
          <w:rFonts w:ascii="Cambria" w:hAnsi="Cambria"/>
          <w:sz w:val="28"/>
          <w:szCs w:val="28"/>
        </w:rPr>
        <w:t xml:space="preserve"> </w:t>
      </w:r>
      <w:r w:rsidR="00126C6C">
        <w:rPr>
          <w:rFonts w:ascii="Cambria" w:hAnsi="Cambria"/>
          <w:sz w:val="28"/>
          <w:szCs w:val="28"/>
        </w:rPr>
        <w:t xml:space="preserve">silly </w:t>
      </w:r>
      <w:r>
        <w:rPr>
          <w:rFonts w:ascii="Cambria" w:hAnsi="Cambria"/>
          <w:sz w:val="28"/>
          <w:szCs w:val="28"/>
        </w:rPr>
        <w:t xml:space="preserve">show about </w:t>
      </w:r>
      <w:r w:rsidR="00204626">
        <w:rPr>
          <w:rFonts w:ascii="Cambria" w:hAnsi="Cambria"/>
          <w:sz w:val="28"/>
          <w:szCs w:val="28"/>
        </w:rPr>
        <w:t>naked dating</w:t>
      </w:r>
      <w:r w:rsidR="005911D4">
        <w:rPr>
          <w:rFonts w:ascii="Cambria" w:hAnsi="Cambria"/>
          <w:sz w:val="28"/>
          <w:szCs w:val="28"/>
        </w:rPr>
        <w:t xml:space="preserve"> came on</w:t>
      </w:r>
      <w:r w:rsidR="00C43BCB">
        <w:rPr>
          <w:rFonts w:ascii="Cambria" w:hAnsi="Cambria"/>
          <w:sz w:val="28"/>
          <w:szCs w:val="28"/>
        </w:rPr>
        <w:t xml:space="preserve">. </w:t>
      </w:r>
      <w:r w:rsidR="00A41B35">
        <w:rPr>
          <w:rFonts w:ascii="Cambria" w:hAnsi="Cambria"/>
          <w:sz w:val="28"/>
          <w:szCs w:val="28"/>
        </w:rPr>
        <w:t>Clara turned it off</w:t>
      </w:r>
      <w:r w:rsidR="005B0F66">
        <w:rPr>
          <w:rFonts w:ascii="Cambria" w:hAnsi="Cambria"/>
          <w:sz w:val="28"/>
          <w:szCs w:val="28"/>
        </w:rPr>
        <w:t xml:space="preserve"> and texted </w:t>
      </w:r>
      <w:r w:rsidR="001F3462">
        <w:rPr>
          <w:rFonts w:ascii="Cambria" w:hAnsi="Cambria"/>
          <w:sz w:val="28"/>
          <w:szCs w:val="28"/>
        </w:rPr>
        <w:t>Violet again</w:t>
      </w:r>
      <w:r w:rsidR="00A41B35">
        <w:rPr>
          <w:rFonts w:ascii="Cambria" w:hAnsi="Cambria"/>
          <w:sz w:val="28"/>
          <w:szCs w:val="28"/>
        </w:rPr>
        <w:t>.</w:t>
      </w:r>
    </w:p>
    <w:p w14:paraId="4C46191B" w14:textId="77777777" w:rsidR="00FB7C0D" w:rsidRDefault="00AC4879" w:rsidP="00AC4879">
      <w:pPr>
        <w:spacing w:line="360" w:lineRule="auto"/>
        <w:ind w:firstLine="720"/>
        <w:contextualSpacing/>
        <w:rPr>
          <w:ins w:id="2447" w:author="Daisy Watt" w:date="2026-06-18T20:36:00Z" w16du:dateUtc="2026-06-18T19:36:00Z"/>
          <w:rFonts w:ascii="Cambria" w:hAnsi="Cambria"/>
          <w:sz w:val="28"/>
          <w:szCs w:val="28"/>
        </w:rPr>
      </w:pPr>
      <w:r w:rsidRPr="00270C53">
        <w:rPr>
          <w:rFonts w:ascii="Cambria" w:hAnsi="Cambria"/>
          <w:b/>
          <w:bCs/>
          <w:sz w:val="28"/>
          <w:szCs w:val="28"/>
        </w:rPr>
        <w:t>‘</w:t>
      </w:r>
      <w:r w:rsidRPr="00270C53">
        <w:rPr>
          <w:rFonts w:ascii="Cambria" w:hAnsi="Cambria"/>
          <w:b/>
          <w:bCs/>
          <w:i/>
          <w:iCs/>
          <w:sz w:val="28"/>
          <w:szCs w:val="28"/>
        </w:rPr>
        <w:t>Is someone dead?!!</w:t>
      </w:r>
      <w:r>
        <w:rPr>
          <w:rFonts w:ascii="Cambria" w:hAnsi="Cambria"/>
          <w:sz w:val="28"/>
          <w:szCs w:val="28"/>
        </w:rPr>
        <w:t xml:space="preserve">’ </w:t>
      </w:r>
    </w:p>
    <w:p w14:paraId="614037FF" w14:textId="20B4381B" w:rsidR="00071AD3" w:rsidRDefault="00FB7C0D" w:rsidP="00AC4879">
      <w:pPr>
        <w:spacing w:line="360" w:lineRule="auto"/>
        <w:ind w:firstLine="720"/>
        <w:contextualSpacing/>
        <w:rPr>
          <w:rFonts w:ascii="Cambria" w:hAnsi="Cambria"/>
          <w:sz w:val="28"/>
          <w:szCs w:val="28"/>
        </w:rPr>
      </w:pPr>
      <w:ins w:id="2448" w:author="Daisy Watt" w:date="2026-06-18T20:36:00Z" w16du:dateUtc="2026-06-18T19:36:00Z">
        <w:r>
          <w:rPr>
            <w:rFonts w:ascii="Cambria" w:hAnsi="Cambria"/>
            <w:sz w:val="28"/>
            <w:szCs w:val="28"/>
          </w:rPr>
          <w:t>B</w:t>
        </w:r>
      </w:ins>
      <w:del w:id="2449" w:author="Daisy Watt" w:date="2026-06-18T20:36:00Z" w16du:dateUtc="2026-06-18T19:36:00Z">
        <w:r w:rsidR="00A41B35" w:rsidDel="00FB7C0D">
          <w:rPr>
            <w:rFonts w:ascii="Cambria" w:hAnsi="Cambria"/>
            <w:sz w:val="28"/>
            <w:szCs w:val="28"/>
          </w:rPr>
          <w:delText>she</w:delText>
        </w:r>
        <w:r w:rsidR="00AC4879" w:rsidDel="00FB7C0D">
          <w:rPr>
            <w:rFonts w:ascii="Cambria" w:hAnsi="Cambria"/>
            <w:sz w:val="28"/>
            <w:szCs w:val="28"/>
          </w:rPr>
          <w:delText xml:space="preserve"> </w:delText>
        </w:r>
        <w:r w:rsidR="001F3462" w:rsidDel="00FB7C0D">
          <w:rPr>
            <w:rFonts w:ascii="Cambria" w:hAnsi="Cambria"/>
            <w:sz w:val="28"/>
            <w:szCs w:val="28"/>
          </w:rPr>
          <w:delText>wrote</w:delText>
        </w:r>
        <w:r w:rsidR="00AC4879" w:rsidDel="00FB7C0D">
          <w:rPr>
            <w:rFonts w:ascii="Cambria" w:hAnsi="Cambria"/>
            <w:sz w:val="28"/>
            <w:szCs w:val="28"/>
          </w:rPr>
          <w:delText xml:space="preserve"> </w:delText>
        </w:r>
      </w:del>
      <w:del w:id="2450" w:author="Daisy Watt" w:date="2026-06-18T20:33:00Z" w16du:dateUtc="2026-06-18T19:33:00Z">
        <w:r w:rsidR="00126C6C" w:rsidRPr="00FB1B42" w:rsidDel="00FB1B42">
          <w:rPr>
            <w:rFonts w:ascii="Cambria" w:hAnsi="Cambria"/>
            <w:sz w:val="28"/>
            <w:szCs w:val="28"/>
            <w:highlight w:val="yellow"/>
            <w:rPrChange w:id="2451" w:author="Daisy Watt" w:date="2026-06-18T20:33:00Z" w16du:dateUtc="2026-06-18T19:33:00Z">
              <w:rPr>
                <w:rFonts w:ascii="Cambria" w:hAnsi="Cambria"/>
                <w:sz w:val="28"/>
                <w:szCs w:val="28"/>
              </w:rPr>
            </w:rPrChange>
          </w:rPr>
          <w:delText>frantically</w:delText>
        </w:r>
        <w:r w:rsidR="00126C6C" w:rsidDel="00FB1B42">
          <w:rPr>
            <w:rFonts w:ascii="Cambria" w:hAnsi="Cambria"/>
            <w:sz w:val="28"/>
            <w:szCs w:val="28"/>
          </w:rPr>
          <w:delText xml:space="preserve"> </w:delText>
        </w:r>
        <w:r w:rsidR="00AC4879" w:rsidDel="00FB1B42">
          <w:rPr>
            <w:rFonts w:ascii="Cambria" w:hAnsi="Cambria"/>
            <w:sz w:val="28"/>
            <w:szCs w:val="28"/>
          </w:rPr>
          <w:delText>-</w:delText>
        </w:r>
      </w:del>
      <w:del w:id="2452" w:author="Daisy Watt" w:date="2026-06-18T20:36:00Z" w16du:dateUtc="2026-06-18T19:36:00Z">
        <w:r w:rsidR="00AC4879" w:rsidDel="00FB7C0D">
          <w:rPr>
            <w:rFonts w:ascii="Cambria" w:hAnsi="Cambria"/>
            <w:sz w:val="28"/>
            <w:szCs w:val="28"/>
          </w:rPr>
          <w:delText xml:space="preserve"> b</w:delText>
        </w:r>
      </w:del>
      <w:r w:rsidR="00AC4879">
        <w:rPr>
          <w:rFonts w:ascii="Cambria" w:hAnsi="Cambria"/>
          <w:sz w:val="28"/>
          <w:szCs w:val="28"/>
        </w:rPr>
        <w:t>u</w:t>
      </w:r>
      <w:r w:rsidR="00DF7EFB">
        <w:rPr>
          <w:rFonts w:ascii="Cambria" w:hAnsi="Cambria"/>
          <w:sz w:val="28"/>
          <w:szCs w:val="28"/>
        </w:rPr>
        <w:t xml:space="preserve">t </w:t>
      </w:r>
      <w:r w:rsidR="00071AD3">
        <w:rPr>
          <w:rFonts w:ascii="Cambria" w:hAnsi="Cambria"/>
          <w:sz w:val="28"/>
          <w:szCs w:val="28"/>
        </w:rPr>
        <w:t xml:space="preserve">Violet </w:t>
      </w:r>
      <w:r w:rsidR="00595B0C">
        <w:rPr>
          <w:rFonts w:ascii="Cambria" w:hAnsi="Cambria"/>
          <w:sz w:val="28"/>
          <w:szCs w:val="28"/>
        </w:rPr>
        <w:t xml:space="preserve">still </w:t>
      </w:r>
      <w:r w:rsidR="00071AD3">
        <w:rPr>
          <w:rFonts w:ascii="Cambria" w:hAnsi="Cambria"/>
          <w:sz w:val="28"/>
          <w:szCs w:val="28"/>
        </w:rPr>
        <w:t xml:space="preserve">didn’t answer. </w:t>
      </w:r>
    </w:p>
    <w:p w14:paraId="00B2431D" w14:textId="4CBDF94A" w:rsidR="00DF7EFB" w:rsidRDefault="001F3462" w:rsidP="00AC4879">
      <w:pPr>
        <w:spacing w:line="360" w:lineRule="auto"/>
        <w:ind w:firstLine="720"/>
        <w:contextualSpacing/>
        <w:rPr>
          <w:rFonts w:ascii="Cambria" w:hAnsi="Cambria"/>
          <w:sz w:val="28"/>
          <w:szCs w:val="28"/>
        </w:rPr>
      </w:pPr>
      <w:r>
        <w:rPr>
          <w:rFonts w:ascii="Cambria" w:hAnsi="Cambria"/>
          <w:sz w:val="28"/>
          <w:szCs w:val="28"/>
        </w:rPr>
        <w:t xml:space="preserve">Heart still </w:t>
      </w:r>
      <w:r w:rsidR="004E6620">
        <w:rPr>
          <w:rFonts w:ascii="Cambria" w:hAnsi="Cambria"/>
          <w:sz w:val="28"/>
          <w:szCs w:val="28"/>
        </w:rPr>
        <w:t>thumping</w:t>
      </w:r>
      <w:r>
        <w:rPr>
          <w:rFonts w:ascii="Cambria" w:hAnsi="Cambria"/>
          <w:sz w:val="28"/>
          <w:szCs w:val="28"/>
        </w:rPr>
        <w:t>,</w:t>
      </w:r>
      <w:r w:rsidR="00AC4879">
        <w:rPr>
          <w:rFonts w:ascii="Cambria" w:hAnsi="Cambria"/>
          <w:sz w:val="28"/>
          <w:szCs w:val="28"/>
        </w:rPr>
        <w:t xml:space="preserve"> </w:t>
      </w:r>
      <w:r w:rsidR="008319DC">
        <w:rPr>
          <w:rFonts w:ascii="Cambria" w:hAnsi="Cambria"/>
          <w:sz w:val="28"/>
          <w:szCs w:val="28"/>
        </w:rPr>
        <w:t xml:space="preserve">Clara </w:t>
      </w:r>
      <w:r w:rsidR="00C25A18">
        <w:rPr>
          <w:rFonts w:ascii="Cambria" w:hAnsi="Cambria"/>
          <w:sz w:val="28"/>
          <w:szCs w:val="28"/>
        </w:rPr>
        <w:t xml:space="preserve">pulled the family </w:t>
      </w:r>
      <w:r w:rsidR="00592036">
        <w:rPr>
          <w:rFonts w:ascii="Cambria" w:hAnsi="Cambria"/>
          <w:sz w:val="28"/>
          <w:szCs w:val="28"/>
        </w:rPr>
        <w:t>iPad</w:t>
      </w:r>
      <w:r w:rsidR="00C25A18">
        <w:rPr>
          <w:rFonts w:ascii="Cambria" w:hAnsi="Cambria"/>
          <w:sz w:val="28"/>
          <w:szCs w:val="28"/>
        </w:rPr>
        <w:t xml:space="preserve"> off the coffee table</w:t>
      </w:r>
      <w:r w:rsidR="000A66A2">
        <w:rPr>
          <w:rFonts w:ascii="Cambria" w:hAnsi="Cambria"/>
          <w:sz w:val="28"/>
          <w:szCs w:val="28"/>
        </w:rPr>
        <w:t>; p</w:t>
      </w:r>
      <w:r w:rsidR="00540921">
        <w:rPr>
          <w:rFonts w:ascii="Cambria" w:hAnsi="Cambria"/>
          <w:sz w:val="28"/>
          <w:szCs w:val="28"/>
        </w:rPr>
        <w:t xml:space="preserve">erhaps </w:t>
      </w:r>
      <w:r w:rsidR="00126C6C">
        <w:rPr>
          <w:rFonts w:ascii="Cambria" w:hAnsi="Cambria"/>
          <w:sz w:val="28"/>
          <w:szCs w:val="28"/>
        </w:rPr>
        <w:t>there</w:t>
      </w:r>
      <w:r w:rsidR="00993D77">
        <w:rPr>
          <w:rFonts w:ascii="Cambria" w:hAnsi="Cambria"/>
          <w:sz w:val="28"/>
          <w:szCs w:val="28"/>
        </w:rPr>
        <w:t>’d be</w:t>
      </w:r>
      <w:r w:rsidR="00126C6C">
        <w:rPr>
          <w:rFonts w:ascii="Cambria" w:hAnsi="Cambria"/>
          <w:sz w:val="28"/>
          <w:szCs w:val="28"/>
        </w:rPr>
        <w:t xml:space="preserve"> </w:t>
      </w:r>
      <w:r w:rsidR="00540921">
        <w:rPr>
          <w:rFonts w:ascii="Cambria" w:hAnsi="Cambria"/>
          <w:sz w:val="28"/>
          <w:szCs w:val="28"/>
        </w:rPr>
        <w:t>some n</w:t>
      </w:r>
      <w:r w:rsidR="00126C6C">
        <w:rPr>
          <w:rFonts w:ascii="Cambria" w:hAnsi="Cambria"/>
          <w:sz w:val="28"/>
          <w:szCs w:val="28"/>
        </w:rPr>
        <w:t xml:space="preserve">ews </w:t>
      </w:r>
      <w:r w:rsidR="00204626">
        <w:rPr>
          <w:rFonts w:ascii="Cambria" w:hAnsi="Cambria"/>
          <w:sz w:val="28"/>
          <w:szCs w:val="28"/>
        </w:rPr>
        <w:t xml:space="preserve">about the </w:t>
      </w:r>
      <w:ins w:id="2453" w:author="Daisy Watt" w:date="2026-06-18T20:36:00Z" w16du:dateUtc="2026-06-18T19:36:00Z">
        <w:r w:rsidR="00FB7C0D">
          <w:rPr>
            <w:rFonts w:ascii="Cambria" w:hAnsi="Cambria"/>
            <w:sz w:val="28"/>
            <w:szCs w:val="28"/>
          </w:rPr>
          <w:t>a</w:t>
        </w:r>
      </w:ins>
      <w:del w:id="2454" w:author="Daisy Watt" w:date="2026-06-18T20:36:00Z" w16du:dateUtc="2026-06-18T19:36:00Z">
        <w:r w:rsidR="00204626" w:rsidDel="00FB7C0D">
          <w:rPr>
            <w:rFonts w:ascii="Cambria" w:hAnsi="Cambria"/>
            <w:sz w:val="28"/>
            <w:szCs w:val="28"/>
          </w:rPr>
          <w:delText>A</w:delText>
        </w:r>
      </w:del>
      <w:r w:rsidR="00204626">
        <w:rPr>
          <w:rFonts w:ascii="Cambria" w:hAnsi="Cambria"/>
          <w:sz w:val="28"/>
          <w:szCs w:val="28"/>
        </w:rPr>
        <w:t xml:space="preserve">wards </w:t>
      </w:r>
      <w:r w:rsidR="00C25A18">
        <w:rPr>
          <w:rFonts w:ascii="Cambria" w:hAnsi="Cambria"/>
          <w:sz w:val="28"/>
          <w:szCs w:val="28"/>
        </w:rPr>
        <w:t>online</w:t>
      </w:r>
      <w:r w:rsidR="007111E4">
        <w:rPr>
          <w:rFonts w:ascii="Cambria" w:hAnsi="Cambria"/>
          <w:sz w:val="28"/>
          <w:szCs w:val="28"/>
        </w:rPr>
        <w:t xml:space="preserve">. </w:t>
      </w:r>
      <w:del w:id="2455" w:author="Daisy Watt" w:date="2026-06-18T20:36:00Z" w16du:dateUtc="2026-06-18T19:36:00Z">
        <w:r w:rsidR="007111E4" w:rsidDel="00FB7C0D">
          <w:rPr>
            <w:rFonts w:ascii="Cambria" w:hAnsi="Cambria"/>
            <w:sz w:val="28"/>
            <w:szCs w:val="28"/>
          </w:rPr>
          <w:delText xml:space="preserve"> </w:delText>
        </w:r>
      </w:del>
      <w:r w:rsidR="007111E4">
        <w:rPr>
          <w:rFonts w:ascii="Cambria" w:hAnsi="Cambria"/>
          <w:sz w:val="28"/>
          <w:szCs w:val="28"/>
        </w:rPr>
        <w:t>S</w:t>
      </w:r>
      <w:r w:rsidR="000A66A2">
        <w:rPr>
          <w:rFonts w:ascii="Cambria" w:hAnsi="Cambria"/>
          <w:sz w:val="28"/>
          <w:szCs w:val="28"/>
        </w:rPr>
        <w:t xml:space="preserve">he was scrolling </w:t>
      </w:r>
      <w:r w:rsidR="000A66A2" w:rsidRPr="000751C8">
        <w:rPr>
          <w:rFonts w:ascii="Cambria" w:hAnsi="Cambria"/>
          <w:sz w:val="28"/>
          <w:szCs w:val="28"/>
        </w:rPr>
        <w:t>frantically</w:t>
      </w:r>
      <w:r w:rsidR="000A66A2">
        <w:rPr>
          <w:rFonts w:ascii="Cambria" w:hAnsi="Cambria"/>
          <w:sz w:val="28"/>
          <w:szCs w:val="28"/>
        </w:rPr>
        <w:t xml:space="preserve"> </w:t>
      </w:r>
      <w:r w:rsidR="008319DC">
        <w:rPr>
          <w:rFonts w:ascii="Cambria" w:hAnsi="Cambria"/>
          <w:sz w:val="28"/>
          <w:szCs w:val="28"/>
        </w:rPr>
        <w:t xml:space="preserve">when her </w:t>
      </w:r>
      <w:r w:rsidR="00DF7EFB">
        <w:rPr>
          <w:rFonts w:ascii="Cambria" w:hAnsi="Cambria"/>
          <w:sz w:val="28"/>
          <w:szCs w:val="28"/>
        </w:rPr>
        <w:t>phone rang</w:t>
      </w:r>
      <w:r w:rsidR="00AD5078">
        <w:rPr>
          <w:rFonts w:ascii="Cambria" w:hAnsi="Cambria"/>
          <w:sz w:val="28"/>
          <w:szCs w:val="28"/>
        </w:rPr>
        <w:t>, the number withheld</w:t>
      </w:r>
      <w:r w:rsidR="00DF7EFB">
        <w:rPr>
          <w:rFonts w:ascii="Cambria" w:hAnsi="Cambria"/>
          <w:sz w:val="28"/>
          <w:szCs w:val="28"/>
        </w:rPr>
        <w:t>.</w:t>
      </w:r>
    </w:p>
    <w:p w14:paraId="45A9E870" w14:textId="1B8A8274" w:rsidR="00A65E76" w:rsidRDefault="00E87B0D" w:rsidP="00AC4879">
      <w:pPr>
        <w:spacing w:line="360" w:lineRule="auto"/>
        <w:ind w:firstLine="720"/>
        <w:contextualSpacing/>
        <w:rPr>
          <w:rFonts w:ascii="Cambria" w:hAnsi="Cambria"/>
          <w:sz w:val="28"/>
          <w:szCs w:val="28"/>
        </w:rPr>
      </w:pPr>
      <w:r>
        <w:rPr>
          <w:rFonts w:ascii="Cambria" w:hAnsi="Cambria"/>
          <w:sz w:val="28"/>
          <w:szCs w:val="28"/>
        </w:rPr>
        <w:t xml:space="preserve">She </w:t>
      </w:r>
      <w:commentRangeStart w:id="2456"/>
      <w:del w:id="2457" w:author="Daisy Watt" w:date="2026-06-18T20:37:00Z" w16du:dateUtc="2026-06-18T19:37:00Z">
        <w:r w:rsidDel="00FB7C0D">
          <w:rPr>
            <w:rFonts w:ascii="Cambria" w:hAnsi="Cambria"/>
            <w:sz w:val="28"/>
            <w:szCs w:val="28"/>
          </w:rPr>
          <w:delText xml:space="preserve">picked </w:delText>
        </w:r>
      </w:del>
      <w:ins w:id="2458" w:author="Daisy Watt" w:date="2026-06-18T20:37:00Z" w16du:dateUtc="2026-06-18T19:37:00Z">
        <w:r w:rsidR="00FB7C0D">
          <w:rPr>
            <w:rFonts w:ascii="Cambria" w:hAnsi="Cambria"/>
            <w:sz w:val="28"/>
            <w:szCs w:val="28"/>
          </w:rPr>
          <w:t xml:space="preserve">snatched it </w:t>
        </w:r>
      </w:ins>
      <w:r>
        <w:rPr>
          <w:rFonts w:ascii="Cambria" w:hAnsi="Cambria"/>
          <w:sz w:val="28"/>
          <w:szCs w:val="28"/>
        </w:rPr>
        <w:t>up</w:t>
      </w:r>
      <w:commentRangeEnd w:id="2456"/>
      <w:r w:rsidR="00FF3280">
        <w:rPr>
          <w:rStyle w:val="CommentReference"/>
          <w:rFonts w:ascii="Cambria" w:hAnsi="Cambria"/>
          <w:sz w:val="28"/>
          <w:szCs w:val="28"/>
        </w:rPr>
        <w:commentReference w:id="2456"/>
      </w:r>
      <w:del w:id="2459" w:author="Daisy Watt" w:date="2026-06-18T20:37:00Z" w16du:dateUtc="2026-06-18T19:37:00Z">
        <w:r w:rsidR="007111E4" w:rsidDel="00FB7C0D">
          <w:rPr>
            <w:rFonts w:ascii="Cambria" w:hAnsi="Cambria"/>
            <w:sz w:val="28"/>
            <w:szCs w:val="28"/>
          </w:rPr>
          <w:delText xml:space="preserve"> quickly</w:delText>
        </w:r>
      </w:del>
      <w:r>
        <w:rPr>
          <w:rFonts w:ascii="Cambria" w:hAnsi="Cambria"/>
          <w:sz w:val="28"/>
          <w:szCs w:val="28"/>
        </w:rPr>
        <w:t>. ‘Hello?’</w:t>
      </w:r>
    </w:p>
    <w:p w14:paraId="535FF260" w14:textId="64C00A3F" w:rsidR="00E87B0D" w:rsidRDefault="00E87B0D" w:rsidP="00AC4879">
      <w:pPr>
        <w:spacing w:line="360" w:lineRule="auto"/>
        <w:ind w:firstLine="720"/>
        <w:contextualSpacing/>
        <w:rPr>
          <w:rFonts w:ascii="Cambria" w:hAnsi="Cambria"/>
          <w:sz w:val="28"/>
          <w:szCs w:val="28"/>
        </w:rPr>
      </w:pPr>
      <w:r>
        <w:rPr>
          <w:rFonts w:ascii="Cambria" w:hAnsi="Cambria"/>
          <w:sz w:val="28"/>
          <w:szCs w:val="28"/>
        </w:rPr>
        <w:t xml:space="preserve">‘Clara Voss?’ </w:t>
      </w:r>
      <w:commentRangeStart w:id="2460"/>
      <w:commentRangeStart w:id="2461"/>
      <w:r w:rsidR="00692F0B">
        <w:rPr>
          <w:rFonts w:ascii="Cambria" w:hAnsi="Cambria"/>
          <w:sz w:val="28"/>
          <w:szCs w:val="28"/>
        </w:rPr>
        <w:t>The voice was</w:t>
      </w:r>
      <w:r>
        <w:rPr>
          <w:rFonts w:ascii="Cambria" w:hAnsi="Cambria"/>
          <w:sz w:val="28"/>
          <w:szCs w:val="28"/>
        </w:rPr>
        <w:t xml:space="preserve"> strange</w:t>
      </w:r>
      <w:del w:id="2462" w:author="Claire S" w:date="2026-07-19T12:23:00Z" w16du:dateUtc="2026-07-19T11:23:00Z">
        <w:r w:rsidR="000D768E" w:rsidDel="008C5DBD">
          <w:rPr>
            <w:rFonts w:ascii="Cambria" w:hAnsi="Cambria"/>
            <w:sz w:val="28"/>
            <w:szCs w:val="28"/>
          </w:rPr>
          <w:delText>, almost</w:delText>
        </w:r>
      </w:del>
      <w:ins w:id="2463" w:author="Claire S" w:date="2026-07-19T12:23:00Z" w16du:dateUtc="2026-07-19T11:23:00Z">
        <w:r w:rsidR="008C5DBD">
          <w:rPr>
            <w:rFonts w:ascii="Cambria" w:hAnsi="Cambria"/>
            <w:sz w:val="28"/>
            <w:szCs w:val="28"/>
          </w:rPr>
          <w:t>;</w:t>
        </w:r>
      </w:ins>
      <w:r>
        <w:rPr>
          <w:rFonts w:ascii="Cambria" w:hAnsi="Cambria"/>
          <w:sz w:val="28"/>
          <w:szCs w:val="28"/>
        </w:rPr>
        <w:t xml:space="preserve"> robotic</w:t>
      </w:r>
      <w:ins w:id="2464" w:author="Daisy Watt" w:date="2026-06-18T20:37:00Z" w16du:dateUtc="2026-06-18T19:37:00Z">
        <w:r w:rsidR="00FF3280">
          <w:rPr>
            <w:rFonts w:ascii="Cambria" w:hAnsi="Cambria"/>
            <w:sz w:val="28"/>
            <w:szCs w:val="28"/>
          </w:rPr>
          <w:t xml:space="preserve"> </w:t>
        </w:r>
      </w:ins>
      <w:del w:id="2465" w:author="Daisy Watt" w:date="2026-06-18T20:37:00Z" w16du:dateUtc="2026-06-18T19:37:00Z">
        <w:r w:rsidR="000D768E" w:rsidDel="00FF3280">
          <w:rPr>
            <w:rFonts w:ascii="Cambria" w:hAnsi="Cambria"/>
            <w:sz w:val="28"/>
            <w:szCs w:val="28"/>
          </w:rPr>
          <w:delText>-</w:delText>
        </w:r>
      </w:del>
      <w:r w:rsidR="000D768E">
        <w:rPr>
          <w:rFonts w:ascii="Cambria" w:hAnsi="Cambria"/>
          <w:sz w:val="28"/>
          <w:szCs w:val="28"/>
        </w:rPr>
        <w:t>sounding</w:t>
      </w:r>
      <w:commentRangeEnd w:id="2460"/>
      <w:r w:rsidR="001D0ABE">
        <w:rPr>
          <w:rStyle w:val="CommentReference"/>
          <w:rFonts w:ascii="Cambria" w:hAnsi="Cambria"/>
          <w:sz w:val="28"/>
          <w:szCs w:val="28"/>
        </w:rPr>
        <w:commentReference w:id="2460"/>
      </w:r>
      <w:commentRangeEnd w:id="2461"/>
      <w:r w:rsidR="00433E39">
        <w:rPr>
          <w:rStyle w:val="CommentReference"/>
          <w:rFonts w:ascii="Cambria" w:hAnsi="Cambria"/>
          <w:sz w:val="28"/>
          <w:szCs w:val="28"/>
        </w:rPr>
        <w:commentReference w:id="2461"/>
      </w:r>
      <w:ins w:id="2466" w:author="Claire S" w:date="2026-07-20T12:07:00Z" w16du:dateUtc="2026-07-20T11:07:00Z">
        <w:r w:rsidR="00286D62">
          <w:rPr>
            <w:rFonts w:ascii="Cambria" w:hAnsi="Cambria"/>
            <w:sz w:val="28"/>
            <w:szCs w:val="28"/>
          </w:rPr>
          <w:t>, probably male</w:t>
        </w:r>
      </w:ins>
      <w:r>
        <w:rPr>
          <w:rFonts w:ascii="Cambria" w:hAnsi="Cambria"/>
          <w:sz w:val="28"/>
          <w:szCs w:val="28"/>
        </w:rPr>
        <w:t>.</w:t>
      </w:r>
    </w:p>
    <w:p w14:paraId="14D35502" w14:textId="7C46B048" w:rsidR="000A66A2" w:rsidRDefault="00E87B0D" w:rsidP="000E693C">
      <w:pPr>
        <w:spacing w:line="360" w:lineRule="auto"/>
        <w:ind w:firstLine="720"/>
        <w:contextualSpacing/>
        <w:rPr>
          <w:rFonts w:ascii="Cambria" w:hAnsi="Cambria"/>
          <w:sz w:val="28"/>
          <w:szCs w:val="28"/>
        </w:rPr>
      </w:pPr>
      <w:r>
        <w:rPr>
          <w:rFonts w:ascii="Cambria" w:hAnsi="Cambria"/>
          <w:sz w:val="28"/>
          <w:szCs w:val="28"/>
        </w:rPr>
        <w:t xml:space="preserve">‘Yes?’ </w:t>
      </w:r>
      <w:r w:rsidR="000A66A2">
        <w:rPr>
          <w:rFonts w:ascii="Cambria" w:hAnsi="Cambria"/>
          <w:sz w:val="28"/>
          <w:szCs w:val="28"/>
        </w:rPr>
        <w:t>A</w:t>
      </w:r>
      <w:ins w:id="2467" w:author="Daisy Watt" w:date="2026-06-18T20:38:00Z" w16du:dateUtc="2026-06-18T19:38:00Z">
        <w:r w:rsidR="00FF3280">
          <w:rPr>
            <w:rFonts w:ascii="Cambria" w:hAnsi="Cambria"/>
            <w:sz w:val="28"/>
            <w:szCs w:val="28"/>
          </w:rPr>
          <w:t xml:space="preserve"> </w:t>
        </w:r>
        <w:commentRangeStart w:id="2468"/>
        <w:r w:rsidR="00FF3280">
          <w:rPr>
            <w:rFonts w:ascii="Cambria" w:hAnsi="Cambria"/>
            <w:sz w:val="28"/>
            <w:szCs w:val="28"/>
          </w:rPr>
          <w:t xml:space="preserve">new </w:t>
        </w:r>
      </w:ins>
      <w:commentRangeEnd w:id="2468"/>
      <w:r w:rsidR="00FF3280">
        <w:rPr>
          <w:rStyle w:val="CommentReference"/>
          <w:rFonts w:ascii="Cambria" w:hAnsi="Cambria"/>
          <w:sz w:val="28"/>
          <w:szCs w:val="28"/>
        </w:rPr>
        <w:commentReference w:id="2468"/>
      </w:r>
      <w:del w:id="2469" w:author="Daisy Watt" w:date="2026-06-18T20:38:00Z" w16du:dateUtc="2026-06-18T19:38:00Z">
        <w:r w:rsidDel="00FF3280">
          <w:rPr>
            <w:rFonts w:ascii="Cambria" w:hAnsi="Cambria"/>
            <w:sz w:val="28"/>
            <w:szCs w:val="28"/>
          </w:rPr>
          <w:delText xml:space="preserve">n unexpected </w:delText>
        </w:r>
      </w:del>
      <w:r>
        <w:rPr>
          <w:rFonts w:ascii="Cambria" w:hAnsi="Cambria"/>
          <w:sz w:val="28"/>
          <w:szCs w:val="28"/>
        </w:rPr>
        <w:t>flash of terror travel</w:t>
      </w:r>
      <w:r w:rsidR="000A66A2">
        <w:rPr>
          <w:rFonts w:ascii="Cambria" w:hAnsi="Cambria"/>
          <w:sz w:val="28"/>
          <w:szCs w:val="28"/>
        </w:rPr>
        <w:t>led</w:t>
      </w:r>
      <w:r>
        <w:rPr>
          <w:rFonts w:ascii="Cambria" w:hAnsi="Cambria"/>
          <w:sz w:val="28"/>
          <w:szCs w:val="28"/>
        </w:rPr>
        <w:t xml:space="preserve"> up </w:t>
      </w:r>
      <w:r w:rsidR="000A66A2">
        <w:rPr>
          <w:rFonts w:ascii="Cambria" w:hAnsi="Cambria"/>
          <w:sz w:val="28"/>
          <w:szCs w:val="28"/>
        </w:rPr>
        <w:t>Clara’s</w:t>
      </w:r>
      <w:r>
        <w:rPr>
          <w:rFonts w:ascii="Cambria" w:hAnsi="Cambria"/>
          <w:sz w:val="28"/>
          <w:szCs w:val="28"/>
        </w:rPr>
        <w:t xml:space="preserve"> spine as the voice </w:t>
      </w:r>
      <w:r w:rsidR="000E693C">
        <w:rPr>
          <w:rFonts w:ascii="Cambria" w:hAnsi="Cambria"/>
          <w:sz w:val="28"/>
          <w:szCs w:val="28"/>
        </w:rPr>
        <w:t>paused</w:t>
      </w:r>
      <w:r w:rsidR="000A66A2">
        <w:rPr>
          <w:rFonts w:ascii="Cambria" w:hAnsi="Cambria"/>
          <w:sz w:val="28"/>
          <w:szCs w:val="28"/>
        </w:rPr>
        <w:t>; its</w:t>
      </w:r>
      <w:r w:rsidR="000E693C">
        <w:rPr>
          <w:rFonts w:ascii="Cambria" w:hAnsi="Cambria"/>
          <w:sz w:val="28"/>
          <w:szCs w:val="28"/>
        </w:rPr>
        <w:t xml:space="preserve"> laboured</w:t>
      </w:r>
      <w:r w:rsidR="000A66A2">
        <w:rPr>
          <w:rFonts w:ascii="Cambria" w:hAnsi="Cambria"/>
          <w:sz w:val="28"/>
          <w:szCs w:val="28"/>
        </w:rPr>
        <w:t xml:space="preserve"> </w:t>
      </w:r>
      <w:del w:id="2470" w:author="Daisy Watt" w:date="2026-06-18T20:38:00Z" w16du:dateUtc="2026-06-18T19:38:00Z">
        <w:r w:rsidR="000A66A2" w:rsidDel="00FF3280">
          <w:rPr>
            <w:rFonts w:ascii="Cambria" w:hAnsi="Cambria"/>
            <w:sz w:val="28"/>
            <w:szCs w:val="28"/>
          </w:rPr>
          <w:delText>heavy</w:delText>
        </w:r>
        <w:r w:rsidR="000E693C" w:rsidDel="00FF3280">
          <w:rPr>
            <w:rFonts w:ascii="Cambria" w:hAnsi="Cambria"/>
            <w:sz w:val="28"/>
            <w:szCs w:val="28"/>
          </w:rPr>
          <w:delText xml:space="preserve"> </w:delText>
        </w:r>
      </w:del>
      <w:r w:rsidR="000E693C">
        <w:rPr>
          <w:rFonts w:ascii="Cambria" w:hAnsi="Cambria"/>
          <w:sz w:val="28"/>
          <w:szCs w:val="28"/>
        </w:rPr>
        <w:t xml:space="preserve">breathing </w:t>
      </w:r>
      <w:r w:rsidR="000A66A2">
        <w:rPr>
          <w:rFonts w:ascii="Cambria" w:hAnsi="Cambria"/>
          <w:sz w:val="28"/>
          <w:szCs w:val="28"/>
        </w:rPr>
        <w:t xml:space="preserve">all </w:t>
      </w:r>
      <w:r w:rsidR="007111E4">
        <w:rPr>
          <w:rFonts w:ascii="Cambria" w:hAnsi="Cambria"/>
          <w:sz w:val="28"/>
          <w:szCs w:val="28"/>
        </w:rPr>
        <w:t>that was audible</w:t>
      </w:r>
      <w:r w:rsidR="000E693C">
        <w:rPr>
          <w:rFonts w:ascii="Cambria" w:hAnsi="Cambria"/>
          <w:sz w:val="28"/>
          <w:szCs w:val="28"/>
        </w:rPr>
        <w:t xml:space="preserve"> down the line</w:t>
      </w:r>
      <w:r>
        <w:rPr>
          <w:rFonts w:ascii="Cambria" w:hAnsi="Cambria"/>
          <w:sz w:val="28"/>
          <w:szCs w:val="28"/>
        </w:rPr>
        <w:t>.</w:t>
      </w:r>
    </w:p>
    <w:p w14:paraId="4A1774F3" w14:textId="727E367C" w:rsidR="000E693C" w:rsidRDefault="000E693C" w:rsidP="000E693C">
      <w:pPr>
        <w:spacing w:line="360" w:lineRule="auto"/>
        <w:ind w:firstLine="720"/>
        <w:contextualSpacing/>
        <w:rPr>
          <w:rFonts w:ascii="Cambria" w:hAnsi="Cambria"/>
          <w:sz w:val="28"/>
          <w:szCs w:val="28"/>
        </w:rPr>
      </w:pPr>
      <w:r>
        <w:rPr>
          <w:rFonts w:ascii="Cambria" w:hAnsi="Cambria"/>
          <w:sz w:val="28"/>
          <w:szCs w:val="28"/>
        </w:rPr>
        <w:t>‘Who is this?’ she demanded</w:t>
      </w:r>
      <w:ins w:id="2471" w:author="Claire S" w:date="2026-05-07T17:17:00Z" w16du:dateUtc="2026-05-07T16:17:00Z">
        <w:r w:rsidR="008054E8">
          <w:rPr>
            <w:rFonts w:ascii="Cambria" w:hAnsi="Cambria"/>
            <w:sz w:val="28"/>
            <w:szCs w:val="28"/>
          </w:rPr>
          <w:t>, more bravely than she felt</w:t>
        </w:r>
      </w:ins>
      <w:del w:id="2472" w:author="Claire S" w:date="2026-05-07T17:17:00Z" w16du:dateUtc="2026-05-07T16:17:00Z">
        <w:r w:rsidR="000A66A2" w:rsidDel="008054E8">
          <w:rPr>
            <w:rFonts w:ascii="Cambria" w:hAnsi="Cambria"/>
            <w:sz w:val="28"/>
            <w:szCs w:val="28"/>
          </w:rPr>
          <w:delText xml:space="preserve"> bravely</w:delText>
        </w:r>
      </w:del>
      <w:r>
        <w:rPr>
          <w:rFonts w:ascii="Cambria" w:hAnsi="Cambria"/>
          <w:sz w:val="28"/>
          <w:szCs w:val="28"/>
        </w:rPr>
        <w:t>.</w:t>
      </w:r>
    </w:p>
    <w:p w14:paraId="3DCE73B7" w14:textId="6F8D4539" w:rsidR="00E87B0D" w:rsidRDefault="00E87B0D" w:rsidP="00AC4879">
      <w:pPr>
        <w:spacing w:line="360" w:lineRule="auto"/>
        <w:ind w:firstLine="720"/>
        <w:contextualSpacing/>
        <w:rPr>
          <w:rFonts w:ascii="Cambria" w:hAnsi="Cambria"/>
          <w:sz w:val="28"/>
          <w:szCs w:val="28"/>
        </w:rPr>
      </w:pPr>
      <w:r>
        <w:rPr>
          <w:rFonts w:ascii="Cambria" w:hAnsi="Cambria"/>
          <w:sz w:val="28"/>
          <w:szCs w:val="28"/>
        </w:rPr>
        <w:t>‘</w:t>
      </w:r>
      <w:del w:id="2473" w:author="Claire S" w:date="2026-05-26T09:00:00Z" w16du:dateUtc="2026-05-26T08:00:00Z">
        <w:r w:rsidR="000E693C" w:rsidDel="00857E40">
          <w:rPr>
            <w:rFonts w:ascii="Cambria" w:hAnsi="Cambria"/>
            <w:sz w:val="28"/>
            <w:szCs w:val="28"/>
          </w:rPr>
          <w:delText xml:space="preserve">You’ll </w:delText>
        </w:r>
        <w:r w:rsidR="000A66A2" w:rsidDel="00857E40">
          <w:rPr>
            <w:rFonts w:ascii="Cambria" w:hAnsi="Cambria"/>
            <w:sz w:val="28"/>
            <w:szCs w:val="28"/>
          </w:rPr>
          <w:delText xml:space="preserve">soon </w:delText>
        </w:r>
        <w:r w:rsidR="000E693C" w:rsidDel="00857E40">
          <w:rPr>
            <w:rFonts w:ascii="Cambria" w:hAnsi="Cambria"/>
            <w:sz w:val="28"/>
            <w:szCs w:val="28"/>
          </w:rPr>
          <w:delText>find out</w:delText>
        </w:r>
      </w:del>
      <w:ins w:id="2474" w:author="Claire S" w:date="2026-05-26T09:00:00Z" w16du:dateUtc="2026-05-26T08:00:00Z">
        <w:r w:rsidR="00857E40">
          <w:rPr>
            <w:rFonts w:ascii="Cambria" w:hAnsi="Cambria"/>
            <w:sz w:val="28"/>
            <w:szCs w:val="28"/>
          </w:rPr>
          <w:t>This is a warning</w:t>
        </w:r>
      </w:ins>
      <w:r w:rsidR="007111E4">
        <w:rPr>
          <w:rFonts w:ascii="Cambria" w:hAnsi="Cambria"/>
          <w:sz w:val="28"/>
          <w:szCs w:val="28"/>
        </w:rPr>
        <w:t>,’ th</w:t>
      </w:r>
      <w:del w:id="2475" w:author="Claire S" w:date="2026-07-19T12:20:00Z" w16du:dateUtc="2026-07-19T11:20:00Z">
        <w:r w:rsidR="007111E4" w:rsidDel="003251F0">
          <w:rPr>
            <w:rFonts w:ascii="Cambria" w:hAnsi="Cambria"/>
            <w:sz w:val="28"/>
            <w:szCs w:val="28"/>
          </w:rPr>
          <w:delText>e</w:delText>
        </w:r>
      </w:del>
      <w:ins w:id="2476" w:author="Claire S" w:date="2026-07-19T12:20:00Z" w16du:dateUtc="2026-07-19T11:20:00Z">
        <w:r w:rsidR="003251F0">
          <w:rPr>
            <w:rFonts w:ascii="Cambria" w:hAnsi="Cambria"/>
            <w:sz w:val="28"/>
            <w:szCs w:val="28"/>
          </w:rPr>
          <w:t>e</w:t>
        </w:r>
      </w:ins>
      <w:del w:id="2477" w:author="Claire S" w:date="2026-07-19T12:20:00Z" w16du:dateUtc="2026-07-19T11:20:00Z">
        <w:r w:rsidR="007111E4" w:rsidDel="003251F0">
          <w:rPr>
            <w:rFonts w:ascii="Cambria" w:hAnsi="Cambria"/>
            <w:sz w:val="28"/>
            <w:szCs w:val="28"/>
          </w:rPr>
          <w:delText xml:space="preserve"> </w:delText>
        </w:r>
        <w:r w:rsidR="007111E4" w:rsidRPr="00910F82" w:rsidDel="003251F0">
          <w:rPr>
            <w:rFonts w:ascii="Cambria" w:hAnsi="Cambria"/>
            <w:sz w:val="28"/>
            <w:szCs w:val="28"/>
            <w:highlight w:val="green"/>
            <w:rPrChange w:id="2478" w:author="Daisy Watt" w:date="2026-06-18T20:45:00Z" w16du:dateUtc="2026-06-18T19:45:00Z">
              <w:rPr>
                <w:rFonts w:ascii="Cambria" w:hAnsi="Cambria"/>
                <w:sz w:val="28"/>
                <w:szCs w:val="28"/>
              </w:rPr>
            </w:rPrChange>
          </w:rPr>
          <w:delText>weird</w:delText>
        </w:r>
        <w:r w:rsidR="007111E4" w:rsidDel="003251F0">
          <w:rPr>
            <w:rFonts w:ascii="Cambria" w:hAnsi="Cambria"/>
            <w:sz w:val="28"/>
            <w:szCs w:val="28"/>
          </w:rPr>
          <w:delText xml:space="preserve"> </w:delText>
        </w:r>
      </w:del>
      <w:ins w:id="2479" w:author="Claire S" w:date="2026-07-19T12:20:00Z" w16du:dateUtc="2026-07-19T11:20:00Z">
        <w:r w:rsidR="003251F0">
          <w:rPr>
            <w:rFonts w:ascii="Cambria" w:hAnsi="Cambria"/>
            <w:sz w:val="28"/>
            <w:szCs w:val="28"/>
          </w:rPr>
          <w:t xml:space="preserve"> </w:t>
        </w:r>
      </w:ins>
      <w:r w:rsidR="00CF531E">
        <w:rPr>
          <w:rFonts w:ascii="Cambria" w:hAnsi="Cambria"/>
          <w:sz w:val="28"/>
          <w:szCs w:val="28"/>
        </w:rPr>
        <w:t xml:space="preserve">electronic </w:t>
      </w:r>
      <w:r w:rsidR="007111E4">
        <w:rPr>
          <w:rFonts w:ascii="Cambria" w:hAnsi="Cambria"/>
          <w:sz w:val="28"/>
          <w:szCs w:val="28"/>
        </w:rPr>
        <w:t xml:space="preserve">voice </w:t>
      </w:r>
      <w:r w:rsidR="00CF531E">
        <w:rPr>
          <w:rFonts w:ascii="Cambria" w:hAnsi="Cambria"/>
          <w:sz w:val="28"/>
          <w:szCs w:val="28"/>
        </w:rPr>
        <w:t xml:space="preserve">was </w:t>
      </w:r>
      <w:r w:rsidR="007111E4">
        <w:rPr>
          <w:rFonts w:ascii="Cambria" w:hAnsi="Cambria"/>
          <w:sz w:val="28"/>
          <w:szCs w:val="28"/>
        </w:rPr>
        <w:t>cold. ‘Oh, a</w:t>
      </w:r>
      <w:r w:rsidR="000E693C">
        <w:rPr>
          <w:rFonts w:ascii="Cambria" w:hAnsi="Cambria"/>
          <w:sz w:val="28"/>
          <w:szCs w:val="28"/>
        </w:rPr>
        <w:t>nd</w:t>
      </w:r>
      <w:del w:id="2480" w:author="Claire S" w:date="2026-07-21T09:11:00Z" w16du:dateUtc="2026-07-21T08:11:00Z">
        <w:r w:rsidR="000A66A2" w:rsidDel="00B67A72">
          <w:rPr>
            <w:rFonts w:ascii="Cambria" w:hAnsi="Cambria"/>
            <w:sz w:val="28"/>
            <w:szCs w:val="28"/>
          </w:rPr>
          <w:delText>,</w:delText>
        </w:r>
        <w:r w:rsidR="000E693C" w:rsidDel="00B67A72">
          <w:rPr>
            <w:rFonts w:ascii="Cambria" w:hAnsi="Cambria"/>
            <w:sz w:val="28"/>
            <w:szCs w:val="28"/>
          </w:rPr>
          <w:delText xml:space="preserve"> </w:delText>
        </w:r>
      </w:del>
      <w:ins w:id="2481" w:author="Claire S" w:date="2026-07-21T09:11:00Z" w16du:dateUtc="2026-07-21T08:11:00Z">
        <w:r w:rsidR="00B67A72">
          <w:rPr>
            <w:rFonts w:ascii="Cambria" w:hAnsi="Cambria"/>
            <w:sz w:val="28"/>
            <w:szCs w:val="28"/>
          </w:rPr>
          <w:t xml:space="preserve"> - </w:t>
        </w:r>
      </w:ins>
      <w:r w:rsidR="000E693C">
        <w:rPr>
          <w:rFonts w:ascii="Cambria" w:hAnsi="Cambria"/>
          <w:sz w:val="28"/>
          <w:szCs w:val="28"/>
        </w:rPr>
        <w:t>Clara</w:t>
      </w:r>
      <w:r w:rsidR="007111E4">
        <w:rPr>
          <w:rFonts w:ascii="Cambria" w:hAnsi="Cambria"/>
          <w:sz w:val="28"/>
          <w:szCs w:val="28"/>
        </w:rPr>
        <w:t>?</w:t>
      </w:r>
      <w:r w:rsidR="000E693C">
        <w:rPr>
          <w:rFonts w:ascii="Cambria" w:hAnsi="Cambria"/>
          <w:sz w:val="28"/>
          <w:szCs w:val="28"/>
        </w:rPr>
        <w:t xml:space="preserve">’ </w:t>
      </w:r>
      <w:del w:id="2482" w:author="Claire S" w:date="2026-07-21T09:11:00Z" w16du:dateUtc="2026-07-21T08:11:00Z">
        <w:r w:rsidR="007111E4" w:rsidDel="00B67A72">
          <w:rPr>
            <w:rFonts w:ascii="Cambria" w:hAnsi="Cambria"/>
            <w:sz w:val="28"/>
            <w:szCs w:val="28"/>
          </w:rPr>
          <w:delText>A</w:delText>
        </w:r>
        <w:r w:rsidR="000E693C" w:rsidDel="00B67A72">
          <w:rPr>
            <w:rFonts w:ascii="Cambria" w:hAnsi="Cambria"/>
            <w:sz w:val="28"/>
            <w:szCs w:val="28"/>
          </w:rPr>
          <w:delText>nother pause</w:delText>
        </w:r>
      </w:del>
      <w:ins w:id="2483" w:author="Claire S" w:date="2026-07-21T09:11:00Z" w16du:dateUtc="2026-07-21T08:11:00Z">
        <w:r w:rsidR="00B67A72">
          <w:rPr>
            <w:rFonts w:ascii="Cambria" w:hAnsi="Cambria"/>
            <w:sz w:val="28"/>
            <w:szCs w:val="28"/>
          </w:rPr>
          <w:t>Heavy breathing</w:t>
        </w:r>
        <w:r w:rsidR="00AD4EDD">
          <w:rPr>
            <w:rFonts w:ascii="Cambria" w:hAnsi="Cambria"/>
            <w:sz w:val="28"/>
            <w:szCs w:val="28"/>
          </w:rPr>
          <w:t>, like Darth Vader</w:t>
        </w:r>
      </w:ins>
      <w:r w:rsidR="000E693C">
        <w:rPr>
          <w:rFonts w:ascii="Cambria" w:hAnsi="Cambria"/>
          <w:sz w:val="28"/>
          <w:szCs w:val="28"/>
        </w:rPr>
        <w:t>. ‘</w:t>
      </w:r>
      <w:ins w:id="2484" w:author="Claire S" w:date="2026-06-02T09:29:00Z" w16du:dateUtc="2026-06-02T08:29:00Z">
        <w:r w:rsidR="007623FA">
          <w:rPr>
            <w:rFonts w:ascii="Cambria" w:hAnsi="Cambria"/>
            <w:sz w:val="28"/>
            <w:szCs w:val="28"/>
          </w:rPr>
          <w:t xml:space="preserve">This is just the start.  </w:t>
        </w:r>
      </w:ins>
      <w:del w:id="2485" w:author="Claire S" w:date="2026-06-02T09:29:00Z" w16du:dateUtc="2026-06-02T08:29:00Z">
        <w:r w:rsidDel="00ED030A">
          <w:rPr>
            <w:rFonts w:ascii="Cambria" w:hAnsi="Cambria"/>
            <w:sz w:val="28"/>
            <w:szCs w:val="28"/>
          </w:rPr>
          <w:delText>You want to be careful where you go now.</w:delText>
        </w:r>
        <w:r w:rsidR="000A66A2" w:rsidDel="00ED030A">
          <w:rPr>
            <w:rFonts w:ascii="Cambria" w:hAnsi="Cambria"/>
            <w:sz w:val="28"/>
            <w:szCs w:val="28"/>
          </w:rPr>
          <w:delText xml:space="preserve">  </w:delText>
        </w:r>
      </w:del>
      <w:r w:rsidR="000A66A2">
        <w:rPr>
          <w:rFonts w:ascii="Cambria" w:hAnsi="Cambria"/>
          <w:sz w:val="28"/>
          <w:szCs w:val="28"/>
        </w:rPr>
        <w:t>You want to watch out.</w:t>
      </w:r>
      <w:r w:rsidR="00CF531E">
        <w:rPr>
          <w:rFonts w:ascii="Cambria" w:hAnsi="Cambria"/>
          <w:sz w:val="28"/>
          <w:szCs w:val="28"/>
        </w:rPr>
        <w:t xml:space="preserve"> Before it’s too late</w:t>
      </w:r>
      <w:ins w:id="2486" w:author="Daisy Watt" w:date="2026-06-18T20:41:00Z" w16du:dateUtc="2026-06-18T19:41:00Z">
        <w:r w:rsidR="001E052F">
          <w:rPr>
            <w:rFonts w:ascii="Cambria" w:hAnsi="Cambria"/>
            <w:sz w:val="28"/>
            <w:szCs w:val="28"/>
          </w:rPr>
          <w:t>…</w:t>
        </w:r>
      </w:ins>
      <w:del w:id="2487" w:author="Daisy Watt" w:date="2026-06-18T20:41:00Z" w16du:dateUtc="2026-06-18T19:41:00Z">
        <w:r w:rsidR="00CF531E" w:rsidDel="001E052F">
          <w:rPr>
            <w:rFonts w:ascii="Cambria" w:hAnsi="Cambria"/>
            <w:sz w:val="28"/>
            <w:szCs w:val="28"/>
          </w:rPr>
          <w:delText xml:space="preserve"> -</w:delText>
        </w:r>
      </w:del>
      <w:r w:rsidR="007111E4">
        <w:rPr>
          <w:rFonts w:ascii="Cambria" w:hAnsi="Cambria"/>
          <w:sz w:val="28"/>
          <w:szCs w:val="28"/>
        </w:rPr>
        <w:t>’</w:t>
      </w:r>
    </w:p>
    <w:p w14:paraId="26D86A1B" w14:textId="5F65C4DE" w:rsidR="007B750A" w:rsidDel="008054E8" w:rsidRDefault="007111E4" w:rsidP="00AC4879">
      <w:pPr>
        <w:spacing w:line="360" w:lineRule="auto"/>
        <w:ind w:firstLine="720"/>
        <w:contextualSpacing/>
        <w:rPr>
          <w:del w:id="2488" w:author="Claire S" w:date="2026-05-07T17:17:00Z" w16du:dateUtc="2026-05-07T16:17:00Z"/>
          <w:rFonts w:ascii="Cambria" w:hAnsi="Cambria"/>
          <w:sz w:val="28"/>
          <w:szCs w:val="28"/>
        </w:rPr>
      </w:pPr>
      <w:r>
        <w:rPr>
          <w:rFonts w:ascii="Cambria" w:hAnsi="Cambria"/>
          <w:sz w:val="28"/>
          <w:szCs w:val="28"/>
        </w:rPr>
        <w:t>Before she could ask what on earth they meant, t</w:t>
      </w:r>
      <w:r w:rsidR="007B750A">
        <w:rPr>
          <w:rFonts w:ascii="Cambria" w:hAnsi="Cambria"/>
          <w:sz w:val="28"/>
          <w:szCs w:val="28"/>
        </w:rPr>
        <w:t>he line went dead</w:t>
      </w:r>
      <w:ins w:id="2489" w:author="Claire S" w:date="2026-05-07T17:17:00Z" w16du:dateUtc="2026-05-07T16:17:00Z">
        <w:r w:rsidR="008054E8">
          <w:rPr>
            <w:rFonts w:ascii="Cambria" w:hAnsi="Cambria"/>
            <w:sz w:val="28"/>
            <w:szCs w:val="28"/>
          </w:rPr>
          <w:t xml:space="preserve"> – just as</w:t>
        </w:r>
      </w:ins>
      <w:del w:id="2490" w:author="Claire S" w:date="2026-05-07T17:17:00Z" w16du:dateUtc="2026-05-07T16:17:00Z">
        <w:r w:rsidR="007B750A" w:rsidDel="008054E8">
          <w:rPr>
            <w:rFonts w:ascii="Cambria" w:hAnsi="Cambria"/>
            <w:sz w:val="28"/>
            <w:szCs w:val="28"/>
          </w:rPr>
          <w:delText>.</w:delText>
        </w:r>
      </w:del>
    </w:p>
    <w:p w14:paraId="584E0C32" w14:textId="26F7960E" w:rsidR="00F1269E" w:rsidRDefault="004C2663" w:rsidP="008054E8">
      <w:pPr>
        <w:spacing w:line="360" w:lineRule="auto"/>
        <w:ind w:firstLine="720"/>
        <w:contextualSpacing/>
        <w:rPr>
          <w:rFonts w:ascii="Cambria" w:hAnsi="Cambria"/>
          <w:sz w:val="28"/>
          <w:szCs w:val="28"/>
        </w:rPr>
      </w:pPr>
      <w:del w:id="2491" w:author="Claire S" w:date="2026-05-07T17:17:00Z" w16du:dateUtc="2026-05-07T16:17:00Z">
        <w:r w:rsidDel="008054E8">
          <w:rPr>
            <w:rFonts w:ascii="Cambria" w:hAnsi="Cambria"/>
            <w:sz w:val="28"/>
            <w:szCs w:val="28"/>
          </w:rPr>
          <w:delText>At the same time,</w:delText>
        </w:r>
      </w:del>
      <w:r>
        <w:rPr>
          <w:rFonts w:ascii="Cambria" w:hAnsi="Cambria"/>
          <w:sz w:val="28"/>
          <w:szCs w:val="28"/>
        </w:rPr>
        <w:t xml:space="preserve"> the living room door swung open</w:t>
      </w:r>
      <w:ins w:id="2492" w:author="Claire S" w:date="2026-05-08T08:12:00Z" w16du:dateUtc="2026-05-08T07:12:00Z">
        <w:r w:rsidR="008270E1">
          <w:rPr>
            <w:rFonts w:ascii="Cambria" w:hAnsi="Cambria"/>
            <w:sz w:val="28"/>
            <w:szCs w:val="28"/>
          </w:rPr>
          <w:t>, a tall figure looming there in the shadows</w:t>
        </w:r>
      </w:ins>
      <w:del w:id="2493" w:author="Claire S" w:date="2026-05-07T17:17:00Z" w16du:dateUtc="2026-05-07T16:17:00Z">
        <w:r w:rsidR="006B27F9" w:rsidDel="008054E8">
          <w:rPr>
            <w:rFonts w:ascii="Cambria" w:hAnsi="Cambria"/>
            <w:sz w:val="28"/>
            <w:szCs w:val="28"/>
          </w:rPr>
          <w:delText>,</w:delText>
        </w:r>
        <w:r w:rsidDel="008054E8">
          <w:rPr>
            <w:rFonts w:ascii="Cambria" w:hAnsi="Cambria"/>
            <w:sz w:val="28"/>
            <w:szCs w:val="28"/>
          </w:rPr>
          <w:delText xml:space="preserve"> and</w:delText>
        </w:r>
      </w:del>
      <w:ins w:id="2494" w:author="Claire S" w:date="2026-05-07T17:18:00Z" w16du:dateUtc="2026-05-07T16:18:00Z">
        <w:r w:rsidR="00357481">
          <w:rPr>
            <w:rFonts w:ascii="Cambria" w:hAnsi="Cambria"/>
            <w:sz w:val="28"/>
            <w:szCs w:val="28"/>
          </w:rPr>
          <w:t>, and</w:t>
        </w:r>
      </w:ins>
      <w:r>
        <w:rPr>
          <w:rFonts w:ascii="Cambria" w:hAnsi="Cambria"/>
          <w:sz w:val="28"/>
          <w:szCs w:val="28"/>
        </w:rPr>
        <w:t xml:space="preserve"> Clara </w:t>
      </w:r>
      <w:r w:rsidR="006B27F9">
        <w:rPr>
          <w:rFonts w:ascii="Cambria" w:hAnsi="Cambria"/>
          <w:sz w:val="28"/>
          <w:szCs w:val="28"/>
        </w:rPr>
        <w:t xml:space="preserve">let out a </w:t>
      </w:r>
      <w:del w:id="2495" w:author="Claire S" w:date="2026-05-07T17:17:00Z" w16du:dateUtc="2026-05-07T16:17:00Z">
        <w:r w:rsidR="006B27F9" w:rsidDel="008054E8">
          <w:rPr>
            <w:rFonts w:ascii="Cambria" w:hAnsi="Cambria"/>
            <w:sz w:val="28"/>
            <w:szCs w:val="28"/>
          </w:rPr>
          <w:delText xml:space="preserve">loud </w:delText>
        </w:r>
      </w:del>
      <w:r w:rsidR="006B27F9">
        <w:rPr>
          <w:rFonts w:ascii="Cambria" w:hAnsi="Cambria"/>
          <w:sz w:val="28"/>
          <w:szCs w:val="28"/>
        </w:rPr>
        <w:t>yelp of fear</w:t>
      </w:r>
      <w:r w:rsidR="00F1269E">
        <w:rPr>
          <w:rFonts w:ascii="Cambria" w:hAnsi="Cambria"/>
          <w:sz w:val="28"/>
          <w:szCs w:val="28"/>
        </w:rPr>
        <w:t>.</w:t>
      </w:r>
    </w:p>
    <w:p w14:paraId="615F6D5D" w14:textId="20A3F73E" w:rsidR="006B27F9" w:rsidDel="00330311" w:rsidRDefault="006B27F9" w:rsidP="009B3404">
      <w:pPr>
        <w:spacing w:line="360" w:lineRule="auto"/>
        <w:contextualSpacing/>
        <w:rPr>
          <w:del w:id="2496" w:author="Claire S" w:date="2026-05-08T08:21:00Z" w16du:dateUtc="2026-05-08T07:21:00Z"/>
          <w:rFonts w:ascii="Cambria" w:hAnsi="Cambria"/>
          <w:sz w:val="28"/>
          <w:szCs w:val="28"/>
        </w:rPr>
      </w:pPr>
    </w:p>
    <w:p w14:paraId="3D14E1EF" w14:textId="7CD0627E" w:rsidR="00F1269E" w:rsidRDefault="00F1269E" w:rsidP="009B3404">
      <w:pPr>
        <w:spacing w:line="360" w:lineRule="auto"/>
        <w:contextualSpacing/>
        <w:rPr>
          <w:rFonts w:ascii="Cambria" w:hAnsi="Cambria"/>
          <w:sz w:val="28"/>
          <w:szCs w:val="28"/>
        </w:rPr>
      </w:pPr>
      <w:r>
        <w:rPr>
          <w:rFonts w:ascii="Cambria" w:hAnsi="Cambria"/>
          <w:sz w:val="28"/>
          <w:szCs w:val="28"/>
        </w:rPr>
        <w:t>*</w:t>
      </w:r>
    </w:p>
    <w:p w14:paraId="320FAD8A" w14:textId="10565BDC" w:rsidR="008270E1" w:rsidRDefault="004C2663" w:rsidP="009B3404">
      <w:pPr>
        <w:spacing w:line="360" w:lineRule="auto"/>
        <w:contextualSpacing/>
        <w:rPr>
          <w:ins w:id="2497" w:author="Claire S" w:date="2026-05-08T08:12:00Z" w16du:dateUtc="2026-05-08T07:12:00Z"/>
          <w:rFonts w:ascii="Cambria" w:hAnsi="Cambria"/>
          <w:color w:val="000000" w:themeColor="text1"/>
          <w:sz w:val="28"/>
          <w:szCs w:val="28"/>
        </w:rPr>
      </w:pPr>
      <w:del w:id="2498" w:author="Daisy Watt" w:date="2026-06-18T20:41:00Z" w16du:dateUtc="2026-06-18T19:41:00Z">
        <w:r w:rsidRPr="00EB0DFF" w:rsidDel="001E052F">
          <w:rPr>
            <w:rFonts w:ascii="Cambria" w:hAnsi="Cambria"/>
            <w:color w:val="000000" w:themeColor="text1"/>
            <w:sz w:val="28"/>
            <w:szCs w:val="28"/>
          </w:rPr>
          <w:tab/>
        </w:r>
      </w:del>
      <w:ins w:id="2499" w:author="Claire S" w:date="2026-05-08T08:21:00Z" w16du:dateUtc="2026-05-08T07:21:00Z">
        <w:r w:rsidR="00330311">
          <w:rPr>
            <w:rFonts w:ascii="Cambria" w:hAnsi="Cambria"/>
            <w:color w:val="000000" w:themeColor="text1"/>
            <w:sz w:val="28"/>
            <w:szCs w:val="28"/>
          </w:rPr>
          <w:t>I</w:t>
        </w:r>
      </w:ins>
      <w:ins w:id="2500" w:author="Claire S" w:date="2026-05-08T08:19:00Z" w16du:dateUtc="2026-05-08T07:19:00Z">
        <w:r w:rsidR="00C47045" w:rsidRPr="00EB0DFF">
          <w:rPr>
            <w:rFonts w:ascii="Cambria" w:hAnsi="Cambria"/>
            <w:color w:val="000000" w:themeColor="text1"/>
            <w:sz w:val="28"/>
            <w:szCs w:val="28"/>
          </w:rPr>
          <w:t xml:space="preserve">n </w:t>
        </w:r>
        <w:r w:rsidR="00C47045">
          <w:rPr>
            <w:rFonts w:ascii="Cambria" w:hAnsi="Cambria"/>
            <w:color w:val="000000" w:themeColor="text1"/>
            <w:sz w:val="28"/>
            <w:szCs w:val="28"/>
          </w:rPr>
          <w:t xml:space="preserve">her </w:t>
        </w:r>
        <w:r w:rsidR="00C47045" w:rsidRPr="00EB0DFF">
          <w:rPr>
            <w:rFonts w:ascii="Cambria" w:hAnsi="Cambria"/>
            <w:color w:val="000000" w:themeColor="text1"/>
            <w:sz w:val="28"/>
            <w:szCs w:val="28"/>
          </w:rPr>
          <w:t>terror</w:t>
        </w:r>
      </w:ins>
      <w:ins w:id="2501" w:author="Claire S" w:date="2026-05-08T08:20:00Z" w16du:dateUtc="2026-05-08T07:20:00Z">
        <w:r w:rsidR="00C47045">
          <w:rPr>
            <w:rFonts w:ascii="Cambria" w:hAnsi="Cambria"/>
            <w:color w:val="000000" w:themeColor="text1"/>
            <w:sz w:val="28"/>
            <w:szCs w:val="28"/>
          </w:rPr>
          <w:t>,</w:t>
        </w:r>
      </w:ins>
      <w:ins w:id="2502" w:author="Claire S" w:date="2026-05-08T08:19:00Z" w16du:dateUtc="2026-05-08T07:19:00Z">
        <w:r w:rsidR="00C47045" w:rsidRPr="00EB0DFF">
          <w:rPr>
            <w:rFonts w:ascii="Cambria" w:hAnsi="Cambria"/>
            <w:color w:val="000000" w:themeColor="text1"/>
            <w:sz w:val="28"/>
            <w:szCs w:val="28"/>
          </w:rPr>
          <w:t xml:space="preserve"> </w:t>
        </w:r>
      </w:ins>
      <w:ins w:id="2503" w:author="Claire S" w:date="2026-05-08T08:12:00Z" w16du:dateUtc="2026-05-08T07:12:00Z">
        <w:r w:rsidR="0015796D" w:rsidRPr="00EB0DFF">
          <w:rPr>
            <w:rFonts w:ascii="Cambria" w:hAnsi="Cambria"/>
            <w:color w:val="000000" w:themeColor="text1"/>
            <w:sz w:val="28"/>
            <w:szCs w:val="28"/>
          </w:rPr>
          <w:t>Clara</w:t>
        </w:r>
      </w:ins>
      <w:ins w:id="2504" w:author="Claire S" w:date="2026-05-11T12:27:00Z" w16du:dateUtc="2026-05-11T11:27:00Z">
        <w:r w:rsidR="00943EFD">
          <w:rPr>
            <w:rFonts w:ascii="Cambria" w:hAnsi="Cambria"/>
            <w:color w:val="000000" w:themeColor="text1"/>
            <w:sz w:val="28"/>
            <w:szCs w:val="28"/>
          </w:rPr>
          <w:t xml:space="preserve"> stood too fast</w:t>
        </w:r>
      </w:ins>
      <w:ins w:id="2505" w:author="Claire S" w:date="2026-05-25T13:18:00Z" w16du:dateUtc="2026-05-25T12:18:00Z">
        <w:r w:rsidR="007A52F5">
          <w:rPr>
            <w:rFonts w:ascii="Cambria" w:hAnsi="Cambria"/>
            <w:color w:val="000000" w:themeColor="text1"/>
            <w:sz w:val="28"/>
            <w:szCs w:val="28"/>
          </w:rPr>
          <w:t>, the</w:t>
        </w:r>
      </w:ins>
      <w:ins w:id="2506" w:author="Claire S" w:date="2026-05-08T08:12:00Z" w16du:dateUtc="2026-05-08T07:12:00Z">
        <w:r w:rsidR="0015796D" w:rsidRPr="00EB0DFF">
          <w:rPr>
            <w:rFonts w:ascii="Cambria" w:hAnsi="Cambria"/>
            <w:color w:val="000000" w:themeColor="text1"/>
            <w:sz w:val="28"/>
            <w:szCs w:val="28"/>
          </w:rPr>
          <w:t xml:space="preserve"> iPad </w:t>
        </w:r>
      </w:ins>
      <w:ins w:id="2507" w:author="Claire S" w:date="2026-05-25T13:18:00Z" w16du:dateUtc="2026-05-25T12:18:00Z">
        <w:r w:rsidR="007A52F5">
          <w:rPr>
            <w:rFonts w:ascii="Cambria" w:hAnsi="Cambria"/>
            <w:color w:val="000000" w:themeColor="text1"/>
            <w:sz w:val="28"/>
            <w:szCs w:val="28"/>
          </w:rPr>
          <w:t xml:space="preserve">crashing </w:t>
        </w:r>
      </w:ins>
      <w:ins w:id="2508" w:author="Claire S" w:date="2026-05-25T13:19:00Z" w16du:dateUtc="2026-05-25T12:19:00Z">
        <w:r w:rsidR="007A52F5">
          <w:rPr>
            <w:rFonts w:ascii="Cambria" w:hAnsi="Cambria"/>
            <w:color w:val="000000" w:themeColor="text1"/>
            <w:sz w:val="28"/>
            <w:szCs w:val="28"/>
          </w:rPr>
          <w:t>onto</w:t>
        </w:r>
      </w:ins>
      <w:ins w:id="2509" w:author="Claire S" w:date="2026-05-08T08:12:00Z" w16du:dateUtc="2026-05-08T07:12:00Z">
        <w:r w:rsidR="0015796D" w:rsidRPr="00EB0DFF">
          <w:rPr>
            <w:rFonts w:ascii="Cambria" w:hAnsi="Cambria"/>
            <w:color w:val="000000" w:themeColor="text1"/>
            <w:sz w:val="28"/>
            <w:szCs w:val="28"/>
          </w:rPr>
          <w:t xml:space="preserve"> her </w:t>
        </w:r>
      </w:ins>
      <w:ins w:id="2510" w:author="Claire S" w:date="2026-05-25T13:19:00Z" w16du:dateUtc="2026-05-25T12:19:00Z">
        <w:r w:rsidR="007A52F5">
          <w:rPr>
            <w:rFonts w:ascii="Cambria" w:hAnsi="Cambria"/>
            <w:color w:val="000000" w:themeColor="text1"/>
            <w:sz w:val="28"/>
            <w:szCs w:val="28"/>
          </w:rPr>
          <w:t>bare foot</w:t>
        </w:r>
      </w:ins>
      <w:ins w:id="2511" w:author="Claire S" w:date="2026-05-08T08:21:00Z" w16du:dateUtc="2026-05-08T07:21:00Z">
        <w:r w:rsidR="00330311">
          <w:rPr>
            <w:rFonts w:ascii="Cambria" w:hAnsi="Cambria"/>
            <w:color w:val="000000" w:themeColor="text1"/>
            <w:sz w:val="28"/>
            <w:szCs w:val="28"/>
          </w:rPr>
          <w:t>.</w:t>
        </w:r>
      </w:ins>
      <w:ins w:id="2512" w:author="Claire S" w:date="2026-05-11T12:27:00Z" w16du:dateUtc="2026-05-11T11:27:00Z">
        <w:r w:rsidR="00943EFD">
          <w:rPr>
            <w:rFonts w:ascii="Cambria" w:hAnsi="Cambria"/>
            <w:color w:val="000000" w:themeColor="text1"/>
            <w:sz w:val="28"/>
            <w:szCs w:val="28"/>
          </w:rPr>
          <w:t xml:space="preserve"> ‘Oh my God</w:t>
        </w:r>
      </w:ins>
      <w:ins w:id="2513" w:author="Claire S" w:date="2026-05-25T16:20:00Z" w16du:dateUtc="2026-05-25T15:20:00Z">
        <w:r w:rsidR="00FD4B3E">
          <w:rPr>
            <w:rFonts w:ascii="Cambria" w:hAnsi="Cambria"/>
            <w:color w:val="000000" w:themeColor="text1"/>
            <w:sz w:val="28"/>
            <w:szCs w:val="28"/>
          </w:rPr>
          <w:t>.</w:t>
        </w:r>
      </w:ins>
      <w:ins w:id="2514" w:author="Claire S" w:date="2026-05-11T12:27:00Z" w16du:dateUtc="2026-05-11T11:27:00Z">
        <w:r w:rsidR="00943EFD">
          <w:rPr>
            <w:rFonts w:ascii="Cambria" w:hAnsi="Cambria"/>
            <w:color w:val="000000" w:themeColor="text1"/>
            <w:sz w:val="28"/>
            <w:szCs w:val="28"/>
          </w:rPr>
          <w:t>’</w:t>
        </w:r>
      </w:ins>
    </w:p>
    <w:p w14:paraId="729529FC" w14:textId="34489033" w:rsidR="004C2663" w:rsidRPr="00EB0DFF" w:rsidRDefault="004C2663">
      <w:pPr>
        <w:spacing w:line="360" w:lineRule="auto"/>
        <w:ind w:firstLine="720"/>
        <w:contextualSpacing/>
        <w:rPr>
          <w:rFonts w:ascii="Cambria" w:hAnsi="Cambria"/>
          <w:color w:val="000000" w:themeColor="text1"/>
          <w:sz w:val="28"/>
          <w:szCs w:val="28"/>
        </w:rPr>
        <w:pPrChange w:id="2515" w:author="Claire S" w:date="2026-05-11T12:27:00Z" w16du:dateUtc="2026-05-11T11:27:00Z">
          <w:pPr>
            <w:spacing w:line="360" w:lineRule="auto"/>
            <w:contextualSpacing/>
          </w:pPr>
        </w:pPrChange>
      </w:pPr>
      <w:r w:rsidRPr="00EB0DFF">
        <w:rPr>
          <w:rFonts w:ascii="Cambria" w:hAnsi="Cambria"/>
          <w:color w:val="000000" w:themeColor="text1"/>
          <w:sz w:val="28"/>
          <w:szCs w:val="28"/>
        </w:rPr>
        <w:t>‘</w:t>
      </w:r>
      <w:del w:id="2516" w:author="Claire S" w:date="2026-05-08T08:20:00Z" w16du:dateUtc="2026-05-08T07:20:00Z">
        <w:r w:rsidRPr="00EB0DFF" w:rsidDel="00C47045">
          <w:rPr>
            <w:rFonts w:ascii="Cambria" w:hAnsi="Cambria"/>
            <w:color w:val="000000" w:themeColor="text1"/>
            <w:sz w:val="28"/>
            <w:szCs w:val="28"/>
          </w:rPr>
          <w:delText>Don’t be such a wuss</w:delText>
        </w:r>
      </w:del>
      <w:ins w:id="2517" w:author="Claire S" w:date="2026-05-08T08:20:00Z" w16du:dateUtc="2026-05-08T07:20:00Z">
        <w:r w:rsidR="00C47045">
          <w:rPr>
            <w:rFonts w:ascii="Cambria" w:hAnsi="Cambria"/>
            <w:color w:val="000000" w:themeColor="text1"/>
            <w:sz w:val="28"/>
            <w:szCs w:val="28"/>
          </w:rPr>
          <w:t>Did you think I was a ghost?</w:t>
        </w:r>
      </w:ins>
      <w:del w:id="2518" w:author="Claire S" w:date="2026-05-08T08:20:00Z" w16du:dateUtc="2026-05-08T07:20:00Z">
        <w:r w:rsidRPr="00EB0DFF" w:rsidDel="00C47045">
          <w:rPr>
            <w:rFonts w:ascii="Cambria" w:hAnsi="Cambria"/>
            <w:color w:val="000000" w:themeColor="text1"/>
            <w:sz w:val="28"/>
            <w:szCs w:val="28"/>
          </w:rPr>
          <w:delText>,</w:delText>
        </w:r>
      </w:del>
      <w:r w:rsidRPr="00EB0DFF">
        <w:rPr>
          <w:rFonts w:ascii="Cambria" w:hAnsi="Cambria"/>
          <w:color w:val="000000" w:themeColor="text1"/>
          <w:sz w:val="28"/>
          <w:szCs w:val="28"/>
        </w:rPr>
        <w:t xml:space="preserve">’ </w:t>
      </w:r>
      <w:del w:id="2519" w:author="Claire S" w:date="2026-05-25T13:19:00Z" w16du:dateUtc="2026-05-25T12:19:00Z">
        <w:r w:rsidRPr="00EB0DFF" w:rsidDel="009F2CF5">
          <w:rPr>
            <w:rFonts w:ascii="Cambria" w:hAnsi="Cambria"/>
            <w:color w:val="000000" w:themeColor="text1"/>
            <w:sz w:val="28"/>
            <w:szCs w:val="28"/>
          </w:rPr>
          <w:delText xml:space="preserve">her </w:delText>
        </w:r>
      </w:del>
      <w:ins w:id="2520" w:author="Claire S" w:date="2026-05-25T13:19:00Z" w16du:dateUtc="2026-05-25T12:19:00Z">
        <w:r w:rsidR="009F2CF5">
          <w:rPr>
            <w:rFonts w:ascii="Cambria" w:hAnsi="Cambria"/>
            <w:color w:val="000000" w:themeColor="text1"/>
            <w:sz w:val="28"/>
            <w:szCs w:val="28"/>
          </w:rPr>
          <w:t>H</w:t>
        </w:r>
        <w:r w:rsidR="009F2CF5" w:rsidRPr="00EB0DFF">
          <w:rPr>
            <w:rFonts w:ascii="Cambria" w:hAnsi="Cambria"/>
            <w:color w:val="000000" w:themeColor="text1"/>
            <w:sz w:val="28"/>
            <w:szCs w:val="28"/>
          </w:rPr>
          <w:t xml:space="preserve">er </w:t>
        </w:r>
      </w:ins>
      <w:commentRangeStart w:id="2521"/>
      <w:del w:id="2522" w:author="Daisy Watt" w:date="2026-06-18T20:41:00Z" w16du:dateUtc="2026-06-18T19:41:00Z">
        <w:r w:rsidRPr="00EB0DFF" w:rsidDel="0038671B">
          <w:rPr>
            <w:rFonts w:ascii="Cambria" w:hAnsi="Cambria"/>
            <w:color w:val="000000" w:themeColor="text1"/>
            <w:sz w:val="28"/>
            <w:szCs w:val="28"/>
          </w:rPr>
          <w:delText xml:space="preserve">kid </w:delText>
        </w:r>
      </w:del>
      <w:ins w:id="2523" w:author="Daisy Watt" w:date="2026-06-18T20:43:00Z" w16du:dateUtc="2026-06-18T19:43:00Z">
        <w:r w:rsidR="00CD18FE">
          <w:rPr>
            <w:rFonts w:ascii="Cambria" w:hAnsi="Cambria"/>
            <w:color w:val="000000" w:themeColor="text1"/>
            <w:sz w:val="28"/>
            <w:szCs w:val="28"/>
          </w:rPr>
          <w:t>little</w:t>
        </w:r>
      </w:ins>
      <w:ins w:id="2524" w:author="Daisy Watt" w:date="2026-06-18T20:41:00Z" w16du:dateUtc="2026-06-18T19:41:00Z">
        <w:r w:rsidR="0038671B" w:rsidRPr="00EB0DFF">
          <w:rPr>
            <w:rFonts w:ascii="Cambria" w:hAnsi="Cambria"/>
            <w:color w:val="000000" w:themeColor="text1"/>
            <w:sz w:val="28"/>
            <w:szCs w:val="28"/>
          </w:rPr>
          <w:t xml:space="preserve"> </w:t>
        </w:r>
      </w:ins>
      <w:commentRangeEnd w:id="2521"/>
      <w:r w:rsidR="0038671B" w:rsidRPr="00EB0DFF">
        <w:rPr>
          <w:rStyle w:val="CommentReference"/>
          <w:rFonts w:ascii="Cambria" w:hAnsi="Cambria"/>
          <w:color w:val="000000" w:themeColor="text1"/>
          <w:sz w:val="28"/>
          <w:szCs w:val="28"/>
        </w:rPr>
        <w:commentReference w:id="2521"/>
      </w:r>
      <w:r w:rsidRPr="00EB0DFF">
        <w:rPr>
          <w:rFonts w:ascii="Cambria" w:hAnsi="Cambria"/>
          <w:color w:val="000000" w:themeColor="text1"/>
          <w:sz w:val="28"/>
          <w:szCs w:val="28"/>
        </w:rPr>
        <w:t>brother Adam</w:t>
      </w:r>
      <w:del w:id="2525" w:author="Claire S" w:date="2026-05-26T09:01:00Z" w16du:dateUtc="2026-05-26T08:01:00Z">
        <w:r w:rsidRPr="00EB0DFF" w:rsidDel="001F7B42">
          <w:rPr>
            <w:rFonts w:ascii="Cambria" w:hAnsi="Cambria"/>
            <w:color w:val="000000" w:themeColor="text1"/>
            <w:sz w:val="28"/>
            <w:szCs w:val="28"/>
          </w:rPr>
          <w:delText xml:space="preserve"> </w:delText>
        </w:r>
      </w:del>
      <w:del w:id="2526" w:author="Claire S" w:date="2026-05-08T08:19:00Z" w16du:dateUtc="2026-05-08T07:19:00Z">
        <w:r w:rsidRPr="00EB0DFF" w:rsidDel="00C47045">
          <w:rPr>
            <w:rFonts w:ascii="Cambria" w:hAnsi="Cambria"/>
            <w:color w:val="000000" w:themeColor="text1"/>
            <w:sz w:val="28"/>
            <w:szCs w:val="28"/>
          </w:rPr>
          <w:delText>was almost</w:delText>
        </w:r>
      </w:del>
      <w:ins w:id="2527" w:author="Claire S" w:date="2026-05-08T08:20:00Z" w16du:dateUtc="2026-05-08T07:20:00Z">
        <w:r w:rsidR="00492611">
          <w:rPr>
            <w:rFonts w:ascii="Cambria" w:hAnsi="Cambria"/>
            <w:color w:val="000000" w:themeColor="text1"/>
            <w:sz w:val="28"/>
            <w:szCs w:val="28"/>
          </w:rPr>
          <w:t xml:space="preserve"> burst </w:t>
        </w:r>
        <w:del w:id="2528" w:author="Daisy Watt" w:date="2026-06-18T20:42:00Z" w16du:dateUtc="2026-06-18T19:42:00Z">
          <w:r w:rsidR="00492611" w:rsidDel="00903DEB">
            <w:rPr>
              <w:rFonts w:ascii="Cambria" w:hAnsi="Cambria"/>
              <w:color w:val="000000" w:themeColor="text1"/>
              <w:sz w:val="28"/>
              <w:szCs w:val="28"/>
            </w:rPr>
            <w:delText>out laughing</w:delText>
          </w:r>
        </w:del>
      </w:ins>
      <w:ins w:id="2529" w:author="Daisy Watt" w:date="2026-06-18T20:42:00Z" w16du:dateUtc="2026-06-18T19:42:00Z">
        <w:r w:rsidR="00903DEB">
          <w:rPr>
            <w:rFonts w:ascii="Cambria" w:hAnsi="Cambria"/>
            <w:color w:val="000000" w:themeColor="text1"/>
            <w:sz w:val="28"/>
            <w:szCs w:val="28"/>
          </w:rPr>
          <w:t>into laughter</w:t>
        </w:r>
      </w:ins>
      <w:ins w:id="2530" w:author="Claire S" w:date="2026-05-25T13:55:00Z" w16du:dateUtc="2026-05-25T12:55:00Z">
        <w:r w:rsidR="00F5561B">
          <w:rPr>
            <w:rFonts w:ascii="Cambria" w:hAnsi="Cambria"/>
            <w:color w:val="000000" w:themeColor="text1"/>
            <w:sz w:val="28"/>
            <w:szCs w:val="28"/>
          </w:rPr>
          <w:t>,</w:t>
        </w:r>
      </w:ins>
      <w:ins w:id="2531" w:author="Claire S" w:date="2026-05-26T09:00:00Z" w16du:dateUtc="2026-05-26T08:00:00Z">
        <w:r w:rsidR="001F7B42">
          <w:rPr>
            <w:rFonts w:ascii="Cambria" w:hAnsi="Cambria"/>
            <w:color w:val="000000" w:themeColor="text1"/>
            <w:sz w:val="28"/>
            <w:szCs w:val="28"/>
          </w:rPr>
          <w:t xml:space="preserve"> walking towards her,</w:t>
        </w:r>
      </w:ins>
      <w:ins w:id="2532" w:author="Claire S" w:date="2026-05-25T13:55:00Z" w16du:dateUtc="2026-05-25T12:55:00Z">
        <w:r w:rsidR="00F5561B">
          <w:rPr>
            <w:rFonts w:ascii="Cambria" w:hAnsi="Cambria"/>
            <w:color w:val="000000" w:themeColor="text1"/>
            <w:sz w:val="28"/>
            <w:szCs w:val="28"/>
          </w:rPr>
          <w:t xml:space="preserve"> arms extended</w:t>
        </w:r>
      </w:ins>
      <w:del w:id="2533" w:author="Claire S" w:date="2026-05-08T08:20:00Z" w16du:dateUtc="2026-05-08T07:20:00Z">
        <w:r w:rsidRPr="00EB0DFF" w:rsidDel="00C47045">
          <w:rPr>
            <w:rFonts w:ascii="Cambria" w:hAnsi="Cambria"/>
            <w:color w:val="000000" w:themeColor="text1"/>
            <w:sz w:val="28"/>
            <w:szCs w:val="28"/>
          </w:rPr>
          <w:delText xml:space="preserve"> on the floor laughing</w:delText>
        </w:r>
      </w:del>
      <w:del w:id="2534" w:author="Claire S" w:date="2026-05-08T08:12:00Z" w16du:dateUtc="2026-05-08T07:12:00Z">
        <w:r w:rsidRPr="00EB0DFF" w:rsidDel="0015796D">
          <w:rPr>
            <w:rFonts w:ascii="Cambria" w:hAnsi="Cambria"/>
            <w:color w:val="000000" w:themeColor="text1"/>
            <w:sz w:val="28"/>
            <w:szCs w:val="28"/>
          </w:rPr>
          <w:delText xml:space="preserve"> at Clara</w:delText>
        </w:r>
        <w:r w:rsidR="006B27F9" w:rsidDel="0015796D">
          <w:rPr>
            <w:rFonts w:ascii="Cambria" w:hAnsi="Cambria"/>
            <w:color w:val="000000" w:themeColor="text1"/>
            <w:sz w:val="28"/>
            <w:szCs w:val="28"/>
          </w:rPr>
          <w:delText>, who’d</w:delText>
        </w:r>
        <w:r w:rsidRPr="00EB0DFF" w:rsidDel="0015796D">
          <w:rPr>
            <w:rFonts w:ascii="Cambria" w:hAnsi="Cambria"/>
            <w:color w:val="000000" w:themeColor="text1"/>
            <w:sz w:val="28"/>
            <w:szCs w:val="28"/>
          </w:rPr>
          <w:delText xml:space="preserve"> </w:delText>
        </w:r>
        <w:r w:rsidR="00C0369C" w:rsidRPr="00EB0DFF" w:rsidDel="0015796D">
          <w:rPr>
            <w:rFonts w:ascii="Cambria" w:hAnsi="Cambria"/>
            <w:color w:val="000000" w:themeColor="text1"/>
            <w:sz w:val="28"/>
            <w:szCs w:val="28"/>
          </w:rPr>
          <w:delText xml:space="preserve">dropped the iPad on her own toe in </w:delText>
        </w:r>
        <w:r w:rsidR="006B27F9" w:rsidDel="0015796D">
          <w:rPr>
            <w:rFonts w:ascii="Cambria" w:hAnsi="Cambria"/>
            <w:color w:val="000000" w:themeColor="text1"/>
            <w:sz w:val="28"/>
            <w:szCs w:val="28"/>
          </w:rPr>
          <w:delText xml:space="preserve">her </w:delText>
        </w:r>
        <w:r w:rsidR="00C0369C" w:rsidRPr="00EB0DFF" w:rsidDel="0015796D">
          <w:rPr>
            <w:rFonts w:ascii="Cambria" w:hAnsi="Cambria"/>
            <w:color w:val="000000" w:themeColor="text1"/>
            <w:sz w:val="28"/>
            <w:szCs w:val="28"/>
          </w:rPr>
          <w:delText>terror</w:delText>
        </w:r>
      </w:del>
      <w:r w:rsidR="00C0369C" w:rsidRPr="00EB0DFF">
        <w:rPr>
          <w:rFonts w:ascii="Cambria" w:hAnsi="Cambria"/>
          <w:color w:val="000000" w:themeColor="text1"/>
          <w:sz w:val="28"/>
          <w:szCs w:val="28"/>
        </w:rPr>
        <w:t>.</w:t>
      </w:r>
      <w:ins w:id="2535" w:author="Claire S" w:date="2026-05-08T08:22:00Z" w16du:dateUtc="2026-05-08T07:22:00Z">
        <w:r w:rsidR="003A13CF">
          <w:rPr>
            <w:rFonts w:ascii="Cambria" w:hAnsi="Cambria"/>
            <w:color w:val="000000" w:themeColor="text1"/>
            <w:sz w:val="28"/>
            <w:szCs w:val="28"/>
          </w:rPr>
          <w:t xml:space="preserve"> ‘</w:t>
        </w:r>
      </w:ins>
      <w:ins w:id="2536" w:author="Claire S" w:date="2026-05-25T13:19:00Z" w16du:dateUtc="2026-05-25T12:19:00Z">
        <w:r w:rsidR="009F2CF5">
          <w:rPr>
            <w:rFonts w:ascii="Cambria" w:hAnsi="Cambria"/>
            <w:color w:val="000000" w:themeColor="text1"/>
            <w:sz w:val="28"/>
            <w:szCs w:val="28"/>
          </w:rPr>
          <w:t>Woo-ooo</w:t>
        </w:r>
      </w:ins>
      <w:ins w:id="2537" w:author="Daisy Watt" w:date="2026-06-18T20:42:00Z" w16du:dateUtc="2026-06-18T19:42:00Z">
        <w:r w:rsidR="00903DEB">
          <w:rPr>
            <w:rFonts w:ascii="Cambria" w:hAnsi="Cambria"/>
            <w:color w:val="000000" w:themeColor="text1"/>
            <w:sz w:val="28"/>
            <w:szCs w:val="28"/>
          </w:rPr>
          <w:t>…</w:t>
        </w:r>
      </w:ins>
      <w:ins w:id="2538" w:author="Claire S" w:date="2026-05-25T13:19:00Z" w16du:dateUtc="2026-05-25T12:19:00Z">
        <w:del w:id="2539" w:author="Daisy Watt" w:date="2026-06-18T20:42:00Z" w16du:dateUtc="2026-06-18T19:42:00Z">
          <w:r w:rsidR="009F2CF5" w:rsidDel="00903DEB">
            <w:rPr>
              <w:rFonts w:ascii="Cambria" w:hAnsi="Cambria"/>
              <w:color w:val="000000" w:themeColor="text1"/>
              <w:sz w:val="28"/>
              <w:szCs w:val="28"/>
            </w:rPr>
            <w:delText>oo -</w:delText>
          </w:r>
        </w:del>
      </w:ins>
      <w:ins w:id="2540" w:author="Claire S" w:date="2026-05-08T08:22:00Z" w16du:dateUtc="2026-05-08T07:22:00Z">
        <w:r w:rsidR="003A13CF">
          <w:rPr>
            <w:rFonts w:ascii="Cambria" w:hAnsi="Cambria"/>
            <w:color w:val="000000" w:themeColor="text1"/>
            <w:sz w:val="28"/>
            <w:szCs w:val="28"/>
          </w:rPr>
          <w:t>’</w:t>
        </w:r>
      </w:ins>
      <w:ins w:id="2541" w:author="Claire S" w:date="2026-05-25T13:19:00Z" w16du:dateUtc="2026-05-25T12:19:00Z">
        <w:r w:rsidR="009F2CF5">
          <w:rPr>
            <w:rFonts w:ascii="Cambria" w:hAnsi="Cambria"/>
            <w:color w:val="000000" w:themeColor="text1"/>
            <w:sz w:val="28"/>
            <w:szCs w:val="28"/>
          </w:rPr>
          <w:t xml:space="preserve"> </w:t>
        </w:r>
      </w:ins>
    </w:p>
    <w:p w14:paraId="1BDF6EFC" w14:textId="7491AC3D" w:rsidR="00C0369C" w:rsidRPr="00EB0DFF" w:rsidRDefault="00C0369C" w:rsidP="009B3404">
      <w:pPr>
        <w:spacing w:line="360" w:lineRule="auto"/>
        <w:contextualSpacing/>
        <w:rPr>
          <w:rFonts w:ascii="Cambria" w:hAnsi="Cambria"/>
          <w:color w:val="000000" w:themeColor="text1"/>
          <w:sz w:val="28"/>
          <w:szCs w:val="28"/>
        </w:rPr>
      </w:pPr>
      <w:r w:rsidRPr="00EB0DFF">
        <w:rPr>
          <w:rFonts w:ascii="Cambria" w:hAnsi="Cambria"/>
          <w:color w:val="000000" w:themeColor="text1"/>
          <w:sz w:val="28"/>
          <w:szCs w:val="28"/>
        </w:rPr>
        <w:tab/>
        <w:t>‘</w:t>
      </w:r>
      <w:ins w:id="2542" w:author="Claire S" w:date="2026-05-25T13:55:00Z" w16du:dateUtc="2026-05-25T12:55:00Z">
        <w:r w:rsidR="00F5561B">
          <w:rPr>
            <w:rFonts w:ascii="Cambria" w:hAnsi="Cambria"/>
            <w:color w:val="000000" w:themeColor="text1"/>
            <w:sz w:val="28"/>
            <w:szCs w:val="28"/>
          </w:rPr>
          <w:t xml:space="preserve">Hilarious. </w:t>
        </w:r>
      </w:ins>
      <w:ins w:id="2543" w:author="Claire S" w:date="2026-05-08T08:21:00Z" w16du:dateUtc="2026-05-08T07:21:00Z">
        <w:r w:rsidR="00330311">
          <w:rPr>
            <w:rFonts w:ascii="Cambria" w:hAnsi="Cambria"/>
            <w:color w:val="000000" w:themeColor="text1"/>
            <w:sz w:val="28"/>
            <w:szCs w:val="28"/>
          </w:rPr>
          <w:t>W</w:t>
        </w:r>
      </w:ins>
      <w:ins w:id="2544" w:author="Claire S" w:date="2026-05-08T08:20:00Z" w16du:dateUtc="2026-05-08T07:20:00Z">
        <w:r w:rsidR="00492611">
          <w:rPr>
            <w:rFonts w:ascii="Cambria" w:hAnsi="Cambria"/>
            <w:color w:val="000000" w:themeColor="text1"/>
            <w:sz w:val="28"/>
            <w:szCs w:val="28"/>
          </w:rPr>
          <w:t xml:space="preserve">hat </w:t>
        </w:r>
      </w:ins>
      <w:del w:id="2545" w:author="Claire S" w:date="2026-05-07T17:18:00Z" w16du:dateUtc="2026-05-07T16:18:00Z">
        <w:r w:rsidR="006B27F9" w:rsidDel="00357481">
          <w:rPr>
            <w:rFonts w:ascii="Cambria" w:hAnsi="Cambria"/>
            <w:color w:val="000000" w:themeColor="text1"/>
            <w:sz w:val="28"/>
            <w:szCs w:val="28"/>
          </w:rPr>
          <w:delText>B</w:delText>
        </w:r>
        <w:r w:rsidR="00EB0DFF" w:rsidDel="00357481">
          <w:rPr>
            <w:rFonts w:ascii="Cambria" w:hAnsi="Cambria"/>
            <w:color w:val="000000" w:themeColor="text1"/>
            <w:sz w:val="28"/>
            <w:szCs w:val="28"/>
          </w:rPr>
          <w:delText xml:space="preserve">ut it’s agony.  </w:delText>
        </w:r>
      </w:del>
      <w:r w:rsidRPr="00EB0DFF">
        <w:rPr>
          <w:rFonts w:ascii="Cambria" w:hAnsi="Cambria"/>
          <w:color w:val="000000" w:themeColor="text1"/>
          <w:sz w:val="28"/>
          <w:szCs w:val="28"/>
        </w:rPr>
        <w:t>I think</w:t>
      </w:r>
      <w:ins w:id="2546" w:author="Claire S" w:date="2026-05-08T08:20:00Z" w16du:dateUtc="2026-05-08T07:20:00Z">
        <w:r w:rsidR="00492611">
          <w:rPr>
            <w:rFonts w:ascii="Cambria" w:hAnsi="Cambria"/>
            <w:color w:val="000000" w:themeColor="text1"/>
            <w:sz w:val="28"/>
            <w:szCs w:val="28"/>
          </w:rPr>
          <w:t xml:space="preserve"> is</w:t>
        </w:r>
      </w:ins>
      <w:ins w:id="2547" w:author="Daisy Watt" w:date="2026-06-18T20:42:00Z" w16du:dateUtc="2026-06-18T19:42:00Z">
        <w:r w:rsidR="00CD18FE">
          <w:rPr>
            <w:rFonts w:ascii="Cambria" w:hAnsi="Cambria"/>
            <w:color w:val="000000" w:themeColor="text1"/>
            <w:sz w:val="28"/>
            <w:szCs w:val="28"/>
          </w:rPr>
          <w:t xml:space="preserve"> that</w:t>
        </w:r>
      </w:ins>
      <w:ins w:id="2548" w:author="Claire S" w:date="2026-05-08T08:20:00Z" w16du:dateUtc="2026-05-08T07:20:00Z">
        <w:r w:rsidR="00492611">
          <w:rPr>
            <w:rFonts w:ascii="Cambria" w:hAnsi="Cambria"/>
            <w:color w:val="000000" w:themeColor="text1"/>
            <w:sz w:val="28"/>
            <w:szCs w:val="28"/>
          </w:rPr>
          <w:t xml:space="preserve"> I’ve</w:t>
        </w:r>
      </w:ins>
      <w:del w:id="2549" w:author="Claire S" w:date="2026-05-08T08:20:00Z" w16du:dateUtc="2026-05-08T07:20:00Z">
        <w:r w:rsidRPr="00EB0DFF" w:rsidDel="00492611">
          <w:rPr>
            <w:rFonts w:ascii="Cambria" w:hAnsi="Cambria"/>
            <w:color w:val="000000" w:themeColor="text1"/>
            <w:sz w:val="28"/>
            <w:szCs w:val="28"/>
          </w:rPr>
          <w:delText xml:space="preserve"> it’s</w:delText>
        </w:r>
      </w:del>
      <w:r w:rsidRPr="00EB0DFF">
        <w:rPr>
          <w:rFonts w:ascii="Cambria" w:hAnsi="Cambria"/>
          <w:color w:val="000000" w:themeColor="text1"/>
          <w:sz w:val="28"/>
          <w:szCs w:val="28"/>
        </w:rPr>
        <w:t xml:space="preserve"> broken</w:t>
      </w:r>
      <w:ins w:id="2550" w:author="Claire S" w:date="2026-05-08T08:20:00Z" w16du:dateUtc="2026-05-08T07:20:00Z">
        <w:r w:rsidR="00492611">
          <w:rPr>
            <w:rFonts w:ascii="Cambria" w:hAnsi="Cambria"/>
            <w:color w:val="000000" w:themeColor="text1"/>
            <w:sz w:val="28"/>
            <w:szCs w:val="28"/>
          </w:rPr>
          <w:t xml:space="preserve"> my toe</w:t>
        </w:r>
      </w:ins>
      <w:ins w:id="2551" w:author="Claire S" w:date="2026-05-25T13:19:00Z" w16du:dateUtc="2026-05-25T12:19:00Z">
        <w:r w:rsidR="009F2CF5">
          <w:rPr>
            <w:rFonts w:ascii="Cambria" w:hAnsi="Cambria"/>
            <w:color w:val="000000" w:themeColor="text1"/>
            <w:sz w:val="28"/>
            <w:szCs w:val="28"/>
          </w:rPr>
          <w:t xml:space="preserve">,’ </w:t>
        </w:r>
      </w:ins>
      <w:ins w:id="2552" w:author="Claire S" w:date="2026-06-02T09:10:00Z" w16du:dateUtc="2026-06-02T08:10:00Z">
        <w:r w:rsidR="00B113C9">
          <w:rPr>
            <w:rFonts w:ascii="Cambria" w:hAnsi="Cambria"/>
            <w:color w:val="000000" w:themeColor="text1"/>
            <w:sz w:val="28"/>
            <w:szCs w:val="28"/>
          </w:rPr>
          <w:t>Clara</w:t>
        </w:r>
      </w:ins>
      <w:ins w:id="2553" w:author="Claire S" w:date="2026-05-25T13:19:00Z" w16du:dateUtc="2026-05-25T12:19:00Z">
        <w:r w:rsidR="009F2CF5">
          <w:rPr>
            <w:rFonts w:ascii="Cambria" w:hAnsi="Cambria"/>
            <w:color w:val="000000" w:themeColor="text1"/>
            <w:sz w:val="28"/>
            <w:szCs w:val="28"/>
          </w:rPr>
          <w:t xml:space="preserve"> </w:t>
        </w:r>
      </w:ins>
      <w:ins w:id="2554" w:author="Claire S" w:date="2026-05-27T11:35:00Z" w16du:dateUtc="2026-05-27T10:35:00Z">
        <w:r w:rsidR="00BE267D">
          <w:rPr>
            <w:rFonts w:ascii="Cambria" w:hAnsi="Cambria"/>
            <w:color w:val="000000" w:themeColor="text1"/>
            <w:sz w:val="28"/>
            <w:szCs w:val="28"/>
          </w:rPr>
          <w:t>hopp</w:t>
        </w:r>
      </w:ins>
      <w:ins w:id="2555" w:author="Claire S" w:date="2026-05-25T13:19:00Z" w16du:dateUtc="2026-05-25T12:19:00Z">
        <w:r w:rsidR="009F2CF5">
          <w:rPr>
            <w:rFonts w:ascii="Cambria" w:hAnsi="Cambria"/>
            <w:color w:val="000000" w:themeColor="text1"/>
            <w:sz w:val="28"/>
            <w:szCs w:val="28"/>
          </w:rPr>
          <w:t>ed</w:t>
        </w:r>
      </w:ins>
      <w:ins w:id="2556" w:author="Claire S" w:date="2026-05-25T13:55:00Z" w16du:dateUtc="2026-05-25T12:55:00Z">
        <w:r w:rsidR="00F5561B">
          <w:rPr>
            <w:rFonts w:ascii="Cambria" w:hAnsi="Cambria"/>
            <w:color w:val="000000" w:themeColor="text1"/>
            <w:sz w:val="28"/>
            <w:szCs w:val="28"/>
          </w:rPr>
          <w:t xml:space="preserve"> round in pain</w:t>
        </w:r>
      </w:ins>
      <w:ins w:id="2557" w:author="Claire S" w:date="2026-05-25T13:19:00Z" w16du:dateUtc="2026-05-25T12:19:00Z">
        <w:r w:rsidR="009F2CF5">
          <w:rPr>
            <w:rFonts w:ascii="Cambria" w:hAnsi="Cambria"/>
            <w:color w:val="000000" w:themeColor="text1"/>
            <w:sz w:val="28"/>
            <w:szCs w:val="28"/>
          </w:rPr>
          <w:t>.</w:t>
        </w:r>
      </w:ins>
      <w:del w:id="2558" w:author="Claire S" w:date="2026-05-25T13:19:00Z" w16du:dateUtc="2026-05-25T12:19:00Z">
        <w:r w:rsidRPr="00EB0DFF" w:rsidDel="009F2CF5">
          <w:rPr>
            <w:rFonts w:ascii="Cambria" w:hAnsi="Cambria"/>
            <w:color w:val="000000" w:themeColor="text1"/>
            <w:sz w:val="28"/>
            <w:szCs w:val="28"/>
          </w:rPr>
          <w:delText xml:space="preserve">,’ </w:delText>
        </w:r>
      </w:del>
      <w:del w:id="2559" w:author="Claire S" w:date="2026-05-08T08:22:00Z" w16du:dateUtc="2026-05-08T07:22:00Z">
        <w:r w:rsidRPr="00EB0DFF" w:rsidDel="003A13CF">
          <w:rPr>
            <w:rFonts w:ascii="Cambria" w:hAnsi="Cambria"/>
            <w:color w:val="000000" w:themeColor="text1"/>
            <w:sz w:val="28"/>
            <w:szCs w:val="28"/>
          </w:rPr>
          <w:delText xml:space="preserve">she </w:delText>
        </w:r>
        <w:r w:rsidR="006B27F9" w:rsidDel="003A13CF">
          <w:rPr>
            <w:rFonts w:ascii="Cambria" w:hAnsi="Cambria"/>
            <w:color w:val="000000" w:themeColor="text1"/>
            <w:sz w:val="28"/>
            <w:szCs w:val="28"/>
          </w:rPr>
          <w:delText xml:space="preserve">glared at him as </w:delText>
        </w:r>
      </w:del>
      <w:del w:id="2560" w:author="Claire S" w:date="2026-05-11T12:28:00Z" w16du:dateUtc="2026-05-11T11:28:00Z">
        <w:r w:rsidR="006B27F9" w:rsidDel="00943EFD">
          <w:rPr>
            <w:rFonts w:ascii="Cambria" w:hAnsi="Cambria"/>
            <w:color w:val="000000" w:themeColor="text1"/>
            <w:sz w:val="28"/>
            <w:szCs w:val="28"/>
          </w:rPr>
          <w:delText>she</w:delText>
        </w:r>
      </w:del>
      <w:del w:id="2561" w:author="Claire S" w:date="2026-05-25T13:19:00Z" w16du:dateUtc="2026-05-25T12:19:00Z">
        <w:r w:rsidR="006B27F9" w:rsidDel="009F2CF5">
          <w:rPr>
            <w:rFonts w:ascii="Cambria" w:hAnsi="Cambria"/>
            <w:color w:val="000000" w:themeColor="text1"/>
            <w:sz w:val="28"/>
            <w:szCs w:val="28"/>
          </w:rPr>
          <w:delText xml:space="preserve"> </w:delText>
        </w:r>
        <w:r w:rsidRPr="00EB0DFF" w:rsidDel="009F2CF5">
          <w:rPr>
            <w:rFonts w:ascii="Cambria" w:hAnsi="Cambria"/>
            <w:color w:val="000000" w:themeColor="text1"/>
            <w:sz w:val="28"/>
            <w:szCs w:val="28"/>
          </w:rPr>
          <w:delText>hopped around the room</w:delText>
        </w:r>
        <w:r w:rsidR="006B27F9" w:rsidDel="009F2CF5">
          <w:rPr>
            <w:rFonts w:ascii="Cambria" w:hAnsi="Cambria"/>
            <w:color w:val="000000" w:themeColor="text1"/>
            <w:sz w:val="28"/>
            <w:szCs w:val="28"/>
          </w:rPr>
          <w:delText xml:space="preserve"> in pain</w:delText>
        </w:r>
        <w:r w:rsidR="00EB0DFF" w:rsidRPr="00EB0DFF" w:rsidDel="009F2CF5">
          <w:rPr>
            <w:rFonts w:ascii="Cambria" w:hAnsi="Cambria"/>
            <w:color w:val="000000" w:themeColor="text1"/>
            <w:sz w:val="28"/>
            <w:szCs w:val="28"/>
          </w:rPr>
          <w:delText>.</w:delText>
        </w:r>
      </w:del>
      <w:ins w:id="2562" w:author="Claire S" w:date="2026-05-07T17:18:00Z" w16du:dateUtc="2026-05-07T16:18:00Z">
        <w:r w:rsidR="00357481">
          <w:rPr>
            <w:rFonts w:ascii="Cambria" w:hAnsi="Cambria"/>
            <w:color w:val="000000" w:themeColor="text1"/>
            <w:sz w:val="28"/>
            <w:szCs w:val="28"/>
          </w:rPr>
          <w:t xml:space="preserve"> ‘</w:t>
        </w:r>
      </w:ins>
      <w:ins w:id="2563" w:author="Claire S" w:date="2026-05-08T08:21:00Z" w16du:dateUtc="2026-05-08T07:21:00Z">
        <w:r w:rsidR="00330311">
          <w:rPr>
            <w:rFonts w:ascii="Cambria" w:hAnsi="Cambria"/>
            <w:color w:val="000000" w:themeColor="text1"/>
            <w:sz w:val="28"/>
            <w:szCs w:val="28"/>
          </w:rPr>
          <w:t>Don’t creep up on people like that</w:t>
        </w:r>
      </w:ins>
      <w:ins w:id="2564" w:author="Claire S" w:date="2026-05-08T08:23:00Z" w16du:dateUtc="2026-05-08T07:23:00Z">
        <w:r w:rsidR="00257F97">
          <w:rPr>
            <w:rFonts w:ascii="Cambria" w:hAnsi="Cambria"/>
            <w:color w:val="000000" w:themeColor="text1"/>
            <w:sz w:val="28"/>
            <w:szCs w:val="28"/>
          </w:rPr>
          <w:t>, you idiot</w:t>
        </w:r>
      </w:ins>
      <w:ins w:id="2565" w:author="Claire S" w:date="2026-05-07T17:18:00Z" w16du:dateUtc="2026-05-07T16:18:00Z">
        <w:r w:rsidR="00357481">
          <w:rPr>
            <w:rFonts w:ascii="Cambria" w:hAnsi="Cambria"/>
            <w:color w:val="000000" w:themeColor="text1"/>
            <w:sz w:val="28"/>
            <w:szCs w:val="28"/>
          </w:rPr>
          <w:t>.’</w:t>
        </w:r>
      </w:ins>
    </w:p>
    <w:p w14:paraId="18E6BB6C" w14:textId="694CE975" w:rsidR="009B3404" w:rsidRPr="007232B5" w:rsidRDefault="009B3404" w:rsidP="001B77A9">
      <w:pPr>
        <w:spacing w:line="360" w:lineRule="auto"/>
        <w:ind w:firstLine="720"/>
        <w:contextualSpacing/>
        <w:rPr>
          <w:rFonts w:ascii="Cambria" w:hAnsi="Cambria"/>
          <w:color w:val="000000" w:themeColor="text1"/>
          <w:sz w:val="28"/>
          <w:szCs w:val="28"/>
        </w:rPr>
      </w:pPr>
      <w:r w:rsidRPr="00EB0DFF">
        <w:rPr>
          <w:rFonts w:ascii="Cambria" w:hAnsi="Cambria"/>
          <w:color w:val="000000" w:themeColor="text1"/>
          <w:sz w:val="28"/>
          <w:szCs w:val="28"/>
        </w:rPr>
        <w:t xml:space="preserve">Of course, Adam wasn’t </w:t>
      </w:r>
      <w:del w:id="2566" w:author="Daisy Watt" w:date="2026-06-18T20:43:00Z" w16du:dateUtc="2026-06-18T19:43:00Z">
        <w:r w:rsidRPr="00EB0DFF" w:rsidDel="00CD18FE">
          <w:rPr>
            <w:rFonts w:ascii="Cambria" w:hAnsi="Cambria"/>
            <w:color w:val="000000" w:themeColor="text1"/>
            <w:sz w:val="28"/>
            <w:szCs w:val="28"/>
          </w:rPr>
          <w:delText>very kid</w:delText>
        </w:r>
      </w:del>
      <w:ins w:id="2567" w:author="Daisy Watt" w:date="2026-06-18T20:43:00Z" w16du:dateUtc="2026-06-18T19:43:00Z">
        <w:r w:rsidR="00CD18FE">
          <w:rPr>
            <w:rFonts w:ascii="Cambria" w:hAnsi="Cambria"/>
            <w:color w:val="000000" w:themeColor="text1"/>
            <w:sz w:val="28"/>
            <w:szCs w:val="28"/>
          </w:rPr>
          <w:t>little</w:t>
        </w:r>
      </w:ins>
      <w:r w:rsidRPr="00EB0DFF">
        <w:rPr>
          <w:rFonts w:ascii="Cambria" w:hAnsi="Cambria"/>
          <w:color w:val="000000" w:themeColor="text1"/>
          <w:sz w:val="28"/>
          <w:szCs w:val="28"/>
        </w:rPr>
        <w:t xml:space="preserve"> anymore; </w:t>
      </w:r>
      <w:commentRangeStart w:id="2568"/>
      <w:r w:rsidRPr="00EB0DFF">
        <w:rPr>
          <w:rFonts w:ascii="Cambria" w:hAnsi="Cambria"/>
          <w:color w:val="000000" w:themeColor="text1"/>
          <w:sz w:val="28"/>
          <w:szCs w:val="28"/>
        </w:rPr>
        <w:t>twenty-</w:t>
      </w:r>
      <w:del w:id="2569" w:author="Claire S" w:date="2026-07-19T12:21:00Z" w16du:dateUtc="2026-07-19T11:21:00Z">
        <w:r w:rsidRPr="00EB0DFF" w:rsidDel="000C680F">
          <w:rPr>
            <w:rFonts w:ascii="Cambria" w:hAnsi="Cambria"/>
            <w:color w:val="000000" w:themeColor="text1"/>
            <w:sz w:val="28"/>
            <w:szCs w:val="28"/>
          </w:rPr>
          <w:delText>two</w:delText>
        </w:r>
      </w:del>
      <w:ins w:id="2570" w:author="Claire S" w:date="2026-07-19T12:21:00Z" w16du:dateUtc="2026-07-19T11:21:00Z">
        <w:r w:rsidR="000C680F">
          <w:rPr>
            <w:rFonts w:ascii="Cambria" w:hAnsi="Cambria"/>
            <w:color w:val="000000" w:themeColor="text1"/>
            <w:sz w:val="28"/>
            <w:szCs w:val="28"/>
          </w:rPr>
          <w:t>one</w:t>
        </w:r>
      </w:ins>
      <w:r w:rsidRPr="00EB0DFF">
        <w:rPr>
          <w:rFonts w:ascii="Cambria" w:hAnsi="Cambria"/>
          <w:color w:val="000000" w:themeColor="text1"/>
          <w:sz w:val="28"/>
          <w:szCs w:val="28"/>
        </w:rPr>
        <w:t xml:space="preserve"> </w:t>
      </w:r>
      <w:commentRangeEnd w:id="2568"/>
      <w:r w:rsidR="00CD18FE" w:rsidRPr="00EB0DFF">
        <w:rPr>
          <w:rStyle w:val="CommentReference"/>
          <w:rFonts w:ascii="Cambria" w:hAnsi="Cambria"/>
          <w:color w:val="000000" w:themeColor="text1"/>
          <w:sz w:val="28"/>
          <w:szCs w:val="28"/>
        </w:rPr>
        <w:commentReference w:id="2568"/>
      </w:r>
      <w:r w:rsidRPr="00EB0DFF">
        <w:rPr>
          <w:rFonts w:ascii="Cambria" w:hAnsi="Cambria"/>
          <w:color w:val="000000" w:themeColor="text1"/>
          <w:sz w:val="28"/>
          <w:szCs w:val="28"/>
        </w:rPr>
        <w:t xml:space="preserve">and six foot tall and, since finishing a year at college in the States, drifting in a way Clara </w:t>
      </w:r>
      <w:r w:rsidRPr="007232B5">
        <w:rPr>
          <w:rFonts w:ascii="Cambria" w:hAnsi="Cambria"/>
          <w:color w:val="000000" w:themeColor="text1"/>
          <w:sz w:val="28"/>
          <w:szCs w:val="28"/>
        </w:rPr>
        <w:t xml:space="preserve">worried about. </w:t>
      </w:r>
      <w:r w:rsidR="00977B44" w:rsidRPr="007232B5">
        <w:rPr>
          <w:rFonts w:ascii="Cambria" w:hAnsi="Cambria"/>
          <w:color w:val="000000" w:themeColor="text1"/>
          <w:sz w:val="28"/>
          <w:szCs w:val="28"/>
        </w:rPr>
        <w:t>Recently</w:t>
      </w:r>
      <w:ins w:id="2571" w:author="Daisy Watt" w:date="2026-06-18T20:44:00Z" w16du:dateUtc="2026-06-18T19:44:00Z">
        <w:r w:rsidR="00D95F40">
          <w:rPr>
            <w:rFonts w:ascii="Cambria" w:hAnsi="Cambria"/>
            <w:color w:val="000000" w:themeColor="text1"/>
            <w:sz w:val="28"/>
            <w:szCs w:val="28"/>
          </w:rPr>
          <w:t>,</w:t>
        </w:r>
      </w:ins>
      <w:r w:rsidR="00977B44" w:rsidRPr="007232B5">
        <w:rPr>
          <w:rFonts w:ascii="Cambria" w:hAnsi="Cambria"/>
          <w:color w:val="000000" w:themeColor="text1"/>
          <w:sz w:val="28"/>
          <w:szCs w:val="28"/>
        </w:rPr>
        <w:t xml:space="preserve"> h</w:t>
      </w:r>
      <w:r w:rsidRPr="007232B5">
        <w:rPr>
          <w:rFonts w:ascii="Cambria" w:hAnsi="Cambria"/>
          <w:color w:val="000000" w:themeColor="text1"/>
          <w:sz w:val="28"/>
          <w:szCs w:val="28"/>
        </w:rPr>
        <w:t xml:space="preserve">e’d started airing all sorts </w:t>
      </w:r>
      <w:r w:rsidRPr="003251F0">
        <w:rPr>
          <w:rFonts w:ascii="Cambria" w:hAnsi="Cambria"/>
          <w:color w:val="000000" w:themeColor="text1"/>
          <w:sz w:val="28"/>
          <w:szCs w:val="28"/>
        </w:rPr>
        <w:t>of weird</w:t>
      </w:r>
      <w:r w:rsidRPr="007232B5">
        <w:rPr>
          <w:rFonts w:ascii="Cambria" w:hAnsi="Cambria"/>
          <w:color w:val="000000" w:themeColor="text1"/>
          <w:sz w:val="28"/>
          <w:szCs w:val="28"/>
        </w:rPr>
        <w:t xml:space="preserve"> and not wonderful views about </w:t>
      </w:r>
      <w:del w:id="2572" w:author="Daisy Watt" w:date="2026-06-18T20:45:00Z" w16du:dateUtc="2026-06-18T19:45:00Z">
        <w:r w:rsidRPr="007232B5" w:rsidDel="00910F82">
          <w:rPr>
            <w:rFonts w:ascii="Cambria" w:hAnsi="Cambria"/>
            <w:color w:val="000000" w:themeColor="text1"/>
            <w:sz w:val="28"/>
            <w:szCs w:val="28"/>
          </w:rPr>
          <w:delText xml:space="preserve">where </w:delText>
        </w:r>
      </w:del>
      <w:r w:rsidRPr="007232B5">
        <w:rPr>
          <w:rFonts w:ascii="Cambria" w:hAnsi="Cambria"/>
          <w:color w:val="000000" w:themeColor="text1"/>
          <w:sz w:val="28"/>
          <w:szCs w:val="28"/>
        </w:rPr>
        <w:t>women</w:t>
      </w:r>
      <w:del w:id="2573" w:author="Daisy Watt" w:date="2026-06-18T20:45:00Z" w16du:dateUtc="2026-06-18T19:45:00Z">
        <w:r w:rsidRPr="007232B5" w:rsidDel="00910F82">
          <w:rPr>
            <w:rFonts w:ascii="Cambria" w:hAnsi="Cambria"/>
            <w:color w:val="000000" w:themeColor="text1"/>
            <w:sz w:val="28"/>
            <w:szCs w:val="28"/>
          </w:rPr>
          <w:delText xml:space="preserve"> belonged</w:delText>
        </w:r>
      </w:del>
      <w:r w:rsidRPr="007232B5">
        <w:rPr>
          <w:rFonts w:ascii="Cambria" w:hAnsi="Cambria"/>
          <w:color w:val="000000" w:themeColor="text1"/>
          <w:sz w:val="28"/>
          <w:szCs w:val="28"/>
        </w:rPr>
        <w:t>, and their place in the world</w:t>
      </w:r>
      <w:r w:rsidR="006B27F9">
        <w:rPr>
          <w:rFonts w:ascii="Cambria" w:hAnsi="Cambria"/>
          <w:color w:val="000000" w:themeColor="text1"/>
          <w:sz w:val="28"/>
          <w:szCs w:val="28"/>
        </w:rPr>
        <w:t xml:space="preserve">. </w:t>
      </w:r>
      <w:del w:id="2574" w:author="Daisy Watt" w:date="2026-06-18T20:45:00Z" w16du:dateUtc="2026-06-18T19:45:00Z">
        <w:r w:rsidR="006B27F9" w:rsidDel="00910F82">
          <w:rPr>
            <w:rFonts w:ascii="Cambria" w:hAnsi="Cambria"/>
            <w:color w:val="000000" w:themeColor="text1"/>
            <w:sz w:val="28"/>
            <w:szCs w:val="28"/>
          </w:rPr>
          <w:delText xml:space="preserve"> </w:delText>
        </w:r>
      </w:del>
      <w:r w:rsidR="006B27F9">
        <w:rPr>
          <w:rFonts w:ascii="Cambria" w:hAnsi="Cambria"/>
          <w:color w:val="000000" w:themeColor="text1"/>
          <w:sz w:val="28"/>
          <w:szCs w:val="28"/>
        </w:rPr>
        <w:t>T</w:t>
      </w:r>
      <w:r w:rsidRPr="007232B5">
        <w:rPr>
          <w:rFonts w:ascii="Cambria" w:hAnsi="Cambria"/>
          <w:color w:val="000000" w:themeColor="text1"/>
          <w:sz w:val="28"/>
          <w:szCs w:val="28"/>
        </w:rPr>
        <w:t>hen, to Clara’s huge surprise,</w:t>
      </w:r>
      <w:r>
        <w:rPr>
          <w:rFonts w:ascii="Cambria" w:hAnsi="Cambria"/>
          <w:color w:val="000000" w:themeColor="text1"/>
          <w:sz w:val="28"/>
          <w:szCs w:val="28"/>
        </w:rPr>
        <w:t xml:space="preserve"> </w:t>
      </w:r>
      <w:r w:rsidR="006B27F9">
        <w:rPr>
          <w:rFonts w:ascii="Cambria" w:hAnsi="Cambria"/>
          <w:color w:val="000000" w:themeColor="text1"/>
          <w:sz w:val="28"/>
          <w:szCs w:val="28"/>
        </w:rPr>
        <w:t>he’d</w:t>
      </w:r>
      <w:r w:rsidRPr="007232B5">
        <w:rPr>
          <w:rFonts w:ascii="Cambria" w:hAnsi="Cambria"/>
          <w:color w:val="000000" w:themeColor="text1"/>
          <w:sz w:val="28"/>
          <w:szCs w:val="28"/>
        </w:rPr>
        <w:t xml:space="preserve"> </w:t>
      </w:r>
      <w:del w:id="2575" w:author="Daisy Watt" w:date="2026-06-18T20:45:00Z" w16du:dateUtc="2026-06-18T19:45:00Z">
        <w:r w:rsidRPr="007232B5" w:rsidDel="00910F82">
          <w:rPr>
            <w:rFonts w:ascii="Cambria" w:hAnsi="Cambria"/>
            <w:color w:val="000000" w:themeColor="text1"/>
            <w:sz w:val="28"/>
            <w:szCs w:val="28"/>
          </w:rPr>
          <w:delText xml:space="preserve">suddenly </w:delText>
        </w:r>
      </w:del>
      <w:r w:rsidRPr="007232B5">
        <w:rPr>
          <w:rFonts w:ascii="Cambria" w:hAnsi="Cambria"/>
          <w:color w:val="000000" w:themeColor="text1"/>
          <w:sz w:val="28"/>
          <w:szCs w:val="28"/>
        </w:rPr>
        <w:t>dropped out of his degree</w:t>
      </w:r>
      <w:del w:id="2576" w:author="Daisy Watt" w:date="2026-06-18T20:46:00Z" w16du:dateUtc="2026-06-18T19:46:00Z">
        <w:r w:rsidRPr="007232B5" w:rsidDel="001B77A9">
          <w:rPr>
            <w:rFonts w:ascii="Cambria" w:hAnsi="Cambria"/>
            <w:color w:val="000000" w:themeColor="text1"/>
            <w:sz w:val="28"/>
            <w:szCs w:val="28"/>
          </w:rPr>
          <w:delText xml:space="preserve"> course</w:delText>
        </w:r>
      </w:del>
      <w:r w:rsidRPr="007232B5">
        <w:rPr>
          <w:rFonts w:ascii="Cambria" w:hAnsi="Cambria"/>
          <w:color w:val="000000" w:themeColor="text1"/>
          <w:sz w:val="28"/>
          <w:szCs w:val="28"/>
        </w:rPr>
        <w:t xml:space="preserve">, which he’d been acing. </w:t>
      </w:r>
      <w:del w:id="2577" w:author="Daisy Watt" w:date="2026-06-18T20:48:00Z" w16du:dateUtc="2026-06-18T19:48:00Z">
        <w:r w:rsidRPr="007232B5" w:rsidDel="00E922F3">
          <w:rPr>
            <w:rFonts w:ascii="Cambria" w:hAnsi="Cambria"/>
            <w:color w:val="000000" w:themeColor="text1"/>
            <w:sz w:val="28"/>
            <w:szCs w:val="28"/>
          </w:rPr>
          <w:delText xml:space="preserve"> </w:delText>
        </w:r>
      </w:del>
      <w:r w:rsidR="006B27F9">
        <w:rPr>
          <w:rFonts w:ascii="Cambria" w:hAnsi="Cambria"/>
          <w:color w:val="000000" w:themeColor="text1"/>
          <w:sz w:val="28"/>
          <w:szCs w:val="28"/>
        </w:rPr>
        <w:t>He’d given up fiddling</w:t>
      </w:r>
      <w:r w:rsidRPr="007232B5">
        <w:rPr>
          <w:rFonts w:ascii="Cambria" w:hAnsi="Cambria"/>
          <w:color w:val="000000" w:themeColor="text1"/>
          <w:sz w:val="28"/>
          <w:szCs w:val="28"/>
        </w:rPr>
        <w:t xml:space="preserve"> with computers</w:t>
      </w:r>
      <w:ins w:id="2578" w:author="Daisy Watt" w:date="2026-06-18T20:48:00Z" w16du:dateUtc="2026-06-18T19:48:00Z">
        <w:r w:rsidR="001C2C09">
          <w:rPr>
            <w:rFonts w:ascii="Cambria" w:hAnsi="Cambria"/>
            <w:color w:val="000000" w:themeColor="text1"/>
            <w:sz w:val="28"/>
            <w:szCs w:val="28"/>
          </w:rPr>
          <w:t xml:space="preserve"> –</w:t>
        </w:r>
      </w:ins>
      <w:del w:id="2579" w:author="Daisy Watt" w:date="2026-06-18T20:48:00Z" w16du:dateUtc="2026-06-18T19:48:00Z">
        <w:r w:rsidRPr="007232B5" w:rsidDel="001C2C09">
          <w:rPr>
            <w:rFonts w:ascii="Cambria" w:hAnsi="Cambria"/>
            <w:color w:val="000000" w:themeColor="text1"/>
            <w:sz w:val="28"/>
            <w:szCs w:val="28"/>
          </w:rPr>
          <w:delText xml:space="preserve">, </w:delText>
        </w:r>
      </w:del>
      <w:ins w:id="2580" w:author="Daisy Watt" w:date="2026-06-18T20:48:00Z" w16du:dateUtc="2026-06-18T19:48:00Z">
        <w:r w:rsidR="001C2C09">
          <w:rPr>
            <w:rFonts w:ascii="Cambria" w:hAnsi="Cambria"/>
            <w:color w:val="000000" w:themeColor="text1"/>
            <w:sz w:val="28"/>
            <w:szCs w:val="28"/>
          </w:rPr>
          <w:t xml:space="preserve"> </w:t>
        </w:r>
      </w:ins>
      <w:del w:id="2581" w:author="Daisy Watt" w:date="2026-06-18T20:48:00Z" w16du:dateUtc="2026-06-18T19:48:00Z">
        <w:r w:rsidRPr="007232B5" w:rsidDel="001C2C09">
          <w:rPr>
            <w:rFonts w:ascii="Cambria" w:hAnsi="Cambria"/>
            <w:color w:val="000000" w:themeColor="text1"/>
            <w:sz w:val="28"/>
            <w:szCs w:val="28"/>
          </w:rPr>
          <w:delText xml:space="preserve">always </w:delText>
        </w:r>
      </w:del>
      <w:r w:rsidRPr="007232B5">
        <w:rPr>
          <w:rFonts w:ascii="Cambria" w:hAnsi="Cambria"/>
          <w:color w:val="000000" w:themeColor="text1"/>
          <w:sz w:val="28"/>
          <w:szCs w:val="28"/>
        </w:rPr>
        <w:t>his first love</w:t>
      </w:r>
      <w:ins w:id="2582" w:author="Daisy Watt" w:date="2026-06-18T20:48:00Z" w16du:dateUtc="2026-06-18T19:48:00Z">
        <w:r w:rsidR="001C2C09">
          <w:rPr>
            <w:rFonts w:ascii="Cambria" w:hAnsi="Cambria"/>
            <w:color w:val="000000" w:themeColor="text1"/>
            <w:sz w:val="28"/>
            <w:szCs w:val="28"/>
          </w:rPr>
          <w:t xml:space="preserve"> –</w:t>
        </w:r>
      </w:ins>
      <w:del w:id="2583" w:author="Daisy Watt" w:date="2026-06-18T20:48:00Z" w16du:dateUtc="2026-06-18T19:48:00Z">
        <w:r w:rsidRPr="007232B5" w:rsidDel="001C2C09">
          <w:rPr>
            <w:rFonts w:ascii="Cambria" w:hAnsi="Cambria"/>
            <w:color w:val="000000" w:themeColor="text1"/>
            <w:sz w:val="28"/>
            <w:szCs w:val="28"/>
          </w:rPr>
          <w:delText>;</w:delText>
        </w:r>
      </w:del>
      <w:r w:rsidRPr="007232B5">
        <w:rPr>
          <w:rFonts w:ascii="Cambria" w:hAnsi="Cambria"/>
          <w:color w:val="000000" w:themeColor="text1"/>
          <w:sz w:val="28"/>
          <w:szCs w:val="28"/>
        </w:rPr>
        <w:t xml:space="preserve"> turning from IT geek into a weightlifter, </w:t>
      </w:r>
      <w:ins w:id="2584" w:author="Daisy Watt" w:date="2026-06-18T20:49:00Z" w16du:dateUtc="2026-06-18T19:49:00Z">
        <w:r w:rsidR="001C2C09">
          <w:rPr>
            <w:rFonts w:ascii="Cambria" w:hAnsi="Cambria"/>
            <w:color w:val="000000" w:themeColor="text1"/>
            <w:sz w:val="28"/>
            <w:szCs w:val="28"/>
          </w:rPr>
          <w:t xml:space="preserve">and </w:t>
        </w:r>
      </w:ins>
      <w:del w:id="2585" w:author="Daisy Watt" w:date="2026-06-18T20:49:00Z" w16du:dateUtc="2026-06-18T19:49:00Z">
        <w:r w:rsidRPr="001C2C09" w:rsidDel="001C2C09">
          <w:rPr>
            <w:rFonts w:ascii="Cambria" w:hAnsi="Cambria"/>
            <w:color w:val="000000" w:themeColor="text1"/>
            <w:sz w:val="28"/>
            <w:szCs w:val="28"/>
            <w:highlight w:val="yellow"/>
            <w:rPrChange w:id="2586" w:author="Daisy Watt" w:date="2026-06-18T20:49:00Z" w16du:dateUtc="2026-06-18T19:49:00Z">
              <w:rPr>
                <w:rFonts w:ascii="Cambria" w:hAnsi="Cambria"/>
                <w:color w:val="000000" w:themeColor="text1"/>
                <w:sz w:val="28"/>
                <w:szCs w:val="28"/>
              </w:rPr>
            </w:rPrChange>
          </w:rPr>
          <w:delText>training</w:delText>
        </w:r>
        <w:r w:rsidRPr="007232B5" w:rsidDel="001C2C09">
          <w:rPr>
            <w:rFonts w:ascii="Cambria" w:hAnsi="Cambria"/>
            <w:color w:val="000000" w:themeColor="text1"/>
            <w:sz w:val="28"/>
            <w:szCs w:val="28"/>
          </w:rPr>
          <w:delText xml:space="preserve"> </w:delText>
        </w:r>
      </w:del>
      <w:ins w:id="2587" w:author="Daisy Watt" w:date="2026-06-18T20:49:00Z" w16du:dateUtc="2026-06-18T19:49:00Z">
        <w:r w:rsidR="001C2C09">
          <w:rPr>
            <w:rFonts w:ascii="Cambria" w:hAnsi="Cambria"/>
            <w:color w:val="000000" w:themeColor="text1"/>
            <w:sz w:val="28"/>
            <w:szCs w:val="28"/>
          </w:rPr>
          <w:t>qualifying</w:t>
        </w:r>
        <w:r w:rsidR="001C2C09" w:rsidRPr="007232B5">
          <w:rPr>
            <w:rFonts w:ascii="Cambria" w:hAnsi="Cambria"/>
            <w:color w:val="000000" w:themeColor="text1"/>
            <w:sz w:val="28"/>
            <w:szCs w:val="28"/>
          </w:rPr>
          <w:t xml:space="preserve"> </w:t>
        </w:r>
      </w:ins>
      <w:r w:rsidRPr="007232B5">
        <w:rPr>
          <w:rFonts w:ascii="Cambria" w:hAnsi="Cambria"/>
          <w:color w:val="000000" w:themeColor="text1"/>
          <w:sz w:val="28"/>
          <w:szCs w:val="28"/>
        </w:rPr>
        <w:t xml:space="preserve">as a </w:t>
      </w:r>
      <w:r w:rsidRPr="000C680F">
        <w:rPr>
          <w:rFonts w:ascii="Cambria" w:hAnsi="Cambria"/>
          <w:color w:val="000000" w:themeColor="text1"/>
          <w:sz w:val="28"/>
          <w:szCs w:val="28"/>
        </w:rPr>
        <w:t>personal trainer.</w:t>
      </w:r>
      <w:r w:rsidRPr="007232B5">
        <w:rPr>
          <w:rFonts w:ascii="Cambria" w:hAnsi="Cambria"/>
          <w:color w:val="000000" w:themeColor="text1"/>
          <w:sz w:val="28"/>
          <w:szCs w:val="28"/>
        </w:rPr>
        <w:t xml:space="preserve"> </w:t>
      </w:r>
      <w:del w:id="2588" w:author="Daisy Watt" w:date="2026-06-18T20:46:00Z" w16du:dateUtc="2026-06-18T19:46:00Z">
        <w:r w:rsidRPr="007232B5" w:rsidDel="00A932B2">
          <w:rPr>
            <w:rFonts w:ascii="Cambria" w:hAnsi="Cambria"/>
            <w:color w:val="000000" w:themeColor="text1"/>
            <w:sz w:val="28"/>
            <w:szCs w:val="28"/>
          </w:rPr>
          <w:delText xml:space="preserve"> </w:delText>
        </w:r>
      </w:del>
      <w:r w:rsidR="006B27F9">
        <w:rPr>
          <w:rFonts w:ascii="Cambria" w:hAnsi="Cambria"/>
          <w:color w:val="000000" w:themeColor="text1"/>
          <w:sz w:val="28"/>
          <w:szCs w:val="28"/>
        </w:rPr>
        <w:t>At the moment,</w:t>
      </w:r>
      <w:r>
        <w:rPr>
          <w:rFonts w:ascii="Cambria" w:hAnsi="Cambria"/>
          <w:color w:val="000000" w:themeColor="text1"/>
          <w:sz w:val="28"/>
          <w:szCs w:val="28"/>
        </w:rPr>
        <w:t xml:space="preserve"> </w:t>
      </w:r>
      <w:r w:rsidRPr="007232B5">
        <w:rPr>
          <w:rFonts w:ascii="Cambria" w:hAnsi="Cambria"/>
          <w:color w:val="000000" w:themeColor="text1"/>
          <w:sz w:val="28"/>
          <w:szCs w:val="28"/>
        </w:rPr>
        <w:t xml:space="preserve">he was obsessed with muscle mass, protein shakes and sculpting his beard, but he also enjoyed winding his sister up about </w:t>
      </w:r>
      <w:r w:rsidRPr="001A3880">
        <w:rPr>
          <w:rFonts w:ascii="Cambria" w:hAnsi="Cambria"/>
          <w:color w:val="000000" w:themeColor="text1"/>
          <w:sz w:val="28"/>
          <w:szCs w:val="28"/>
        </w:rPr>
        <w:t>‘</w:t>
      </w:r>
      <w:r w:rsidRPr="001A3880">
        <w:rPr>
          <w:rFonts w:ascii="Cambria" w:hAnsi="Cambria"/>
          <w:color w:val="000000" w:themeColor="text1"/>
          <w:sz w:val="28"/>
          <w:szCs w:val="28"/>
          <w:rPrChange w:id="2589" w:author="Daisy Watt" w:date="2026-06-18T20:49:00Z" w16du:dateUtc="2026-06-18T19:49:00Z">
            <w:rPr>
              <w:rFonts w:ascii="Cambria" w:hAnsi="Cambria"/>
              <w:i/>
              <w:color w:val="000000" w:themeColor="text1"/>
              <w:sz w:val="28"/>
              <w:szCs w:val="28"/>
            </w:rPr>
          </w:rPrChange>
        </w:rPr>
        <w:t>femi-nazis</w:t>
      </w:r>
      <w:ins w:id="2590" w:author="Daisy Watt" w:date="2026-06-18T20:49:00Z" w16du:dateUtc="2026-06-18T19:49:00Z">
        <w:r w:rsidR="001A3880">
          <w:rPr>
            <w:rFonts w:ascii="Cambria" w:hAnsi="Cambria"/>
            <w:color w:val="000000" w:themeColor="text1"/>
            <w:sz w:val="28"/>
            <w:szCs w:val="28"/>
          </w:rPr>
          <w:t>’</w:t>
        </w:r>
      </w:ins>
      <w:r w:rsidRPr="001A3880">
        <w:rPr>
          <w:rFonts w:ascii="Cambria" w:hAnsi="Cambria"/>
          <w:color w:val="000000" w:themeColor="text1"/>
          <w:sz w:val="28"/>
          <w:szCs w:val="28"/>
        </w:rPr>
        <w:t>.</w:t>
      </w:r>
      <w:del w:id="2591" w:author="Daisy Watt" w:date="2026-06-18T20:49:00Z" w16du:dateUtc="2026-06-18T19:49:00Z">
        <w:r w:rsidRPr="001A3880" w:rsidDel="001A3880">
          <w:rPr>
            <w:rFonts w:ascii="Cambria" w:hAnsi="Cambria"/>
            <w:color w:val="000000" w:themeColor="text1"/>
            <w:sz w:val="28"/>
            <w:szCs w:val="28"/>
          </w:rPr>
          <w:delText>’</w:delText>
        </w:r>
      </w:del>
      <w:r w:rsidRPr="001A3880">
        <w:rPr>
          <w:rFonts w:ascii="Cambria" w:hAnsi="Cambria"/>
          <w:color w:val="000000" w:themeColor="text1"/>
          <w:sz w:val="28"/>
          <w:szCs w:val="28"/>
        </w:rPr>
        <w:t xml:space="preserve">  </w:t>
      </w:r>
    </w:p>
    <w:p w14:paraId="66B0ECC2" w14:textId="055690A2" w:rsidR="009B3404" w:rsidRPr="007232B5" w:rsidRDefault="009B3404" w:rsidP="009B3404">
      <w:pPr>
        <w:spacing w:line="360" w:lineRule="auto"/>
        <w:ind w:firstLine="720"/>
        <w:contextualSpacing/>
        <w:rPr>
          <w:rFonts w:ascii="Cambria" w:hAnsi="Cambria"/>
          <w:color w:val="000000" w:themeColor="text1"/>
          <w:sz w:val="28"/>
          <w:szCs w:val="28"/>
        </w:rPr>
      </w:pPr>
      <w:r w:rsidRPr="007232B5">
        <w:rPr>
          <w:rFonts w:ascii="Cambria" w:hAnsi="Cambria"/>
          <w:color w:val="000000" w:themeColor="text1"/>
          <w:sz w:val="28"/>
          <w:szCs w:val="28"/>
        </w:rPr>
        <w:t xml:space="preserve">‘Us blokes are being sidelined,’ </w:t>
      </w:r>
      <w:r w:rsidRPr="000C680F">
        <w:rPr>
          <w:rFonts w:ascii="Cambria" w:hAnsi="Cambria"/>
          <w:color w:val="000000" w:themeColor="text1"/>
          <w:sz w:val="28"/>
          <w:szCs w:val="28"/>
        </w:rPr>
        <w:t>he’d stated</w:t>
      </w:r>
      <w:r w:rsidRPr="007232B5">
        <w:rPr>
          <w:rFonts w:ascii="Cambria" w:hAnsi="Cambria"/>
          <w:color w:val="000000" w:themeColor="text1"/>
          <w:sz w:val="28"/>
          <w:szCs w:val="28"/>
        </w:rPr>
        <w:t xml:space="preserve"> over a recent Sunday roast at home. ‘Even though it’s men who go out to war, fight, lose our lives, </w:t>
      </w:r>
      <w:del w:id="2592" w:author="Claire S" w:date="2026-07-19T12:21:00Z" w16du:dateUtc="2026-07-19T11:21:00Z">
        <w:r w:rsidRPr="002A724F" w:rsidDel="000C680F">
          <w:rPr>
            <w:rFonts w:ascii="Cambria" w:hAnsi="Cambria"/>
            <w:color w:val="000000" w:themeColor="text1"/>
            <w:sz w:val="28"/>
            <w:szCs w:val="28"/>
            <w:highlight w:val="green"/>
            <w:rPrChange w:id="2593" w:author="Daisy Watt" w:date="2026-06-18T20:50:00Z" w16du:dateUtc="2026-06-18T19:50:00Z">
              <w:rPr>
                <w:rFonts w:ascii="Cambria" w:hAnsi="Cambria"/>
                <w:color w:val="000000" w:themeColor="text1"/>
                <w:sz w:val="28"/>
                <w:szCs w:val="28"/>
              </w:rPr>
            </w:rPrChange>
          </w:rPr>
          <w:delText>protect</w:delText>
        </w:r>
        <w:r w:rsidRPr="007232B5" w:rsidDel="000C680F">
          <w:rPr>
            <w:rFonts w:ascii="Cambria" w:hAnsi="Cambria"/>
            <w:color w:val="000000" w:themeColor="text1"/>
            <w:sz w:val="28"/>
            <w:szCs w:val="28"/>
          </w:rPr>
          <w:delText xml:space="preserve"> </w:delText>
        </w:r>
      </w:del>
      <w:ins w:id="2594" w:author="Claire S" w:date="2026-07-19T12:21:00Z" w16du:dateUtc="2026-07-19T11:21:00Z">
        <w:r w:rsidR="000C680F">
          <w:rPr>
            <w:rFonts w:ascii="Cambria" w:hAnsi="Cambria"/>
            <w:color w:val="000000" w:themeColor="text1"/>
            <w:sz w:val="28"/>
            <w:szCs w:val="28"/>
          </w:rPr>
          <w:t>defend</w:t>
        </w:r>
        <w:r w:rsidR="000C680F" w:rsidRPr="007232B5">
          <w:rPr>
            <w:rFonts w:ascii="Cambria" w:hAnsi="Cambria"/>
            <w:color w:val="000000" w:themeColor="text1"/>
            <w:sz w:val="28"/>
            <w:szCs w:val="28"/>
          </w:rPr>
          <w:t xml:space="preserve"> </w:t>
        </w:r>
      </w:ins>
      <w:r w:rsidRPr="007232B5">
        <w:rPr>
          <w:rFonts w:ascii="Cambria" w:hAnsi="Cambria"/>
          <w:color w:val="000000" w:themeColor="text1"/>
          <w:sz w:val="28"/>
          <w:szCs w:val="28"/>
        </w:rPr>
        <w:t>the nations,’ he’d insisted, shovelling potatoes in. ‘W</w:t>
      </w:r>
      <w:r w:rsidRPr="000C680F">
        <w:rPr>
          <w:rFonts w:ascii="Cambria" w:hAnsi="Cambria"/>
          <w:color w:val="000000" w:themeColor="text1"/>
          <w:sz w:val="28"/>
          <w:szCs w:val="28"/>
        </w:rPr>
        <w:t>e protect</w:t>
      </w:r>
      <w:r w:rsidRPr="007232B5">
        <w:rPr>
          <w:rFonts w:ascii="Cambria" w:hAnsi="Cambria"/>
          <w:color w:val="000000" w:themeColor="text1"/>
          <w:sz w:val="28"/>
          <w:szCs w:val="28"/>
        </w:rPr>
        <w:t xml:space="preserve"> the women and kids, and we get nothing but a hard time from you lot.’</w:t>
      </w:r>
    </w:p>
    <w:p w14:paraId="2C77B61B" w14:textId="5DB47519" w:rsidR="009B3404" w:rsidRDefault="009B3404" w:rsidP="009B3404">
      <w:pPr>
        <w:spacing w:line="360" w:lineRule="auto"/>
        <w:ind w:firstLine="720"/>
        <w:contextualSpacing/>
        <w:rPr>
          <w:ins w:id="2595" w:author="Claire S" w:date="2026-06-02T17:42:00Z" w16du:dateUtc="2026-06-02T16:42:00Z"/>
          <w:rFonts w:ascii="Cambria" w:hAnsi="Cambria"/>
          <w:color w:val="000000" w:themeColor="text1"/>
          <w:sz w:val="28"/>
          <w:szCs w:val="28"/>
        </w:rPr>
      </w:pPr>
      <w:r w:rsidRPr="007232B5">
        <w:rPr>
          <w:rFonts w:ascii="Cambria" w:hAnsi="Cambria"/>
          <w:color w:val="000000" w:themeColor="text1"/>
          <w:sz w:val="28"/>
          <w:szCs w:val="28"/>
        </w:rPr>
        <w:t>‘But if women were in charge,’ Clara said drily, ‘there wouldn’t be any wars. Pass the gravy</w:t>
      </w:r>
      <w:ins w:id="2596" w:author="Daisy Watt" w:date="2026-06-18T20:51:00Z" w16du:dateUtc="2026-06-18T19:51:00Z">
        <w:r w:rsidR="00F75405">
          <w:rPr>
            <w:rFonts w:ascii="Cambria" w:hAnsi="Cambria"/>
            <w:color w:val="000000" w:themeColor="text1"/>
            <w:sz w:val="28"/>
            <w:szCs w:val="28"/>
          </w:rPr>
          <w:t>,</w:t>
        </w:r>
      </w:ins>
      <w:r w:rsidRPr="007232B5">
        <w:rPr>
          <w:rFonts w:ascii="Cambria" w:hAnsi="Cambria"/>
          <w:color w:val="000000" w:themeColor="text1"/>
          <w:sz w:val="28"/>
          <w:szCs w:val="28"/>
        </w:rPr>
        <w:t xml:space="preserve"> please.’</w:t>
      </w:r>
    </w:p>
    <w:p w14:paraId="3F1A4769" w14:textId="393A1FA3" w:rsidR="005370E3" w:rsidRPr="007232B5" w:rsidRDefault="005370E3" w:rsidP="009B3404">
      <w:pPr>
        <w:spacing w:line="360" w:lineRule="auto"/>
        <w:ind w:firstLine="720"/>
        <w:contextualSpacing/>
        <w:rPr>
          <w:rFonts w:ascii="Cambria" w:hAnsi="Cambria"/>
          <w:color w:val="000000" w:themeColor="text1"/>
          <w:sz w:val="28"/>
          <w:szCs w:val="28"/>
        </w:rPr>
      </w:pPr>
      <w:ins w:id="2597" w:author="Claire S" w:date="2026-06-02T17:42:00Z" w16du:dateUtc="2026-06-02T16:42:00Z">
        <w:r>
          <w:rPr>
            <w:rFonts w:ascii="Cambria" w:hAnsi="Cambria"/>
            <w:color w:val="000000" w:themeColor="text1"/>
            <w:sz w:val="28"/>
            <w:szCs w:val="28"/>
          </w:rPr>
          <w:t>‘Men should be in charge</w:t>
        </w:r>
      </w:ins>
      <w:ins w:id="2598" w:author="Daisy Watt" w:date="2026-06-18T20:51:00Z" w16du:dateUtc="2026-06-18T19:51:00Z">
        <w:r w:rsidR="00F75405">
          <w:rPr>
            <w:rFonts w:ascii="Cambria" w:hAnsi="Cambria"/>
            <w:color w:val="000000" w:themeColor="text1"/>
            <w:sz w:val="28"/>
            <w:szCs w:val="28"/>
          </w:rPr>
          <w:t>,</w:t>
        </w:r>
      </w:ins>
      <w:ins w:id="2599" w:author="Claire S" w:date="2026-06-02T17:42:00Z" w16du:dateUtc="2026-06-02T16:42:00Z">
        <w:r>
          <w:rPr>
            <w:rFonts w:ascii="Cambria" w:hAnsi="Cambria"/>
            <w:color w:val="000000" w:themeColor="text1"/>
            <w:sz w:val="28"/>
            <w:szCs w:val="28"/>
          </w:rPr>
          <w:t xml:space="preserve"> though</w:t>
        </w:r>
      </w:ins>
      <w:ins w:id="2600" w:author="Claire S" w:date="2026-06-03T10:10:00Z" w16du:dateUtc="2026-06-03T09:10:00Z">
        <w:r w:rsidR="00433068">
          <w:rPr>
            <w:rFonts w:ascii="Cambria" w:hAnsi="Cambria"/>
            <w:color w:val="000000" w:themeColor="text1"/>
            <w:sz w:val="28"/>
            <w:szCs w:val="28"/>
          </w:rPr>
          <w:t>. Like, obviously,</w:t>
        </w:r>
      </w:ins>
      <w:ins w:id="2601" w:author="Claire S" w:date="2026-06-02T17:42:00Z" w16du:dateUtc="2026-06-02T16:42:00Z">
        <w:r>
          <w:rPr>
            <w:rFonts w:ascii="Cambria" w:hAnsi="Cambria"/>
            <w:color w:val="000000" w:themeColor="text1"/>
            <w:sz w:val="28"/>
            <w:szCs w:val="28"/>
          </w:rPr>
          <w:t xml:space="preserve">’ Adam had </w:t>
        </w:r>
      </w:ins>
      <w:ins w:id="2602" w:author="Claire S" w:date="2026-06-03T10:10:00Z" w16du:dateUtc="2026-06-03T09:10:00Z">
        <w:del w:id="2603" w:author="Daisy Watt" w:date="2026-06-18T20:51:00Z" w16du:dateUtc="2026-06-18T19:51:00Z">
          <w:r w:rsidR="00433068" w:rsidRPr="007E7E79" w:rsidDel="007E7E79">
            <w:rPr>
              <w:rFonts w:ascii="Cambria" w:hAnsi="Cambria"/>
              <w:color w:val="000000" w:themeColor="text1"/>
              <w:sz w:val="28"/>
              <w:szCs w:val="28"/>
              <w:highlight w:val="yellow"/>
              <w:rPrChange w:id="2604" w:author="Daisy Watt" w:date="2026-06-18T20:51:00Z" w16du:dateUtc="2026-06-18T19:51:00Z">
                <w:rPr>
                  <w:rFonts w:ascii="Cambria" w:hAnsi="Cambria"/>
                  <w:color w:val="000000" w:themeColor="text1"/>
                  <w:sz w:val="28"/>
                  <w:szCs w:val="28"/>
                </w:rPr>
              </w:rPrChange>
            </w:rPr>
            <w:delText>state</w:delText>
          </w:r>
        </w:del>
      </w:ins>
      <w:ins w:id="2605" w:author="Claire S" w:date="2026-06-02T17:42:00Z" w16du:dateUtc="2026-06-02T16:42:00Z">
        <w:del w:id="2606" w:author="Daisy Watt" w:date="2026-06-18T20:51:00Z" w16du:dateUtc="2026-06-18T19:51:00Z">
          <w:r w:rsidRPr="007E7E79" w:rsidDel="007E7E79">
            <w:rPr>
              <w:rFonts w:ascii="Cambria" w:hAnsi="Cambria"/>
              <w:color w:val="000000" w:themeColor="text1"/>
              <w:sz w:val="28"/>
              <w:szCs w:val="28"/>
              <w:highlight w:val="yellow"/>
              <w:rPrChange w:id="2607" w:author="Daisy Watt" w:date="2026-06-18T20:51:00Z" w16du:dateUtc="2026-06-18T19:51:00Z">
                <w:rPr>
                  <w:rFonts w:ascii="Cambria" w:hAnsi="Cambria"/>
                  <w:color w:val="000000" w:themeColor="text1"/>
                  <w:sz w:val="28"/>
                  <w:szCs w:val="28"/>
                </w:rPr>
              </w:rPrChange>
            </w:rPr>
            <w:delText>d</w:delText>
          </w:r>
        </w:del>
      </w:ins>
      <w:ins w:id="2608" w:author="Daisy Watt" w:date="2026-06-18T20:51:00Z" w16du:dateUtc="2026-06-18T19:51:00Z">
        <w:r w:rsidR="007E7E79">
          <w:rPr>
            <w:rFonts w:ascii="Cambria" w:hAnsi="Cambria"/>
            <w:color w:val="000000" w:themeColor="text1"/>
            <w:sz w:val="28"/>
            <w:szCs w:val="28"/>
          </w:rPr>
          <w:t>said</w:t>
        </w:r>
      </w:ins>
      <w:ins w:id="2609" w:author="Claire S" w:date="2026-06-03T10:10:00Z" w16du:dateUtc="2026-06-03T09:10:00Z">
        <w:r w:rsidR="00433068">
          <w:rPr>
            <w:rFonts w:ascii="Cambria" w:hAnsi="Cambria"/>
            <w:color w:val="000000" w:themeColor="text1"/>
            <w:sz w:val="28"/>
            <w:szCs w:val="28"/>
          </w:rPr>
          <w:t>,</w:t>
        </w:r>
        <w:commentRangeStart w:id="2610"/>
        <w:r w:rsidR="00433068">
          <w:rPr>
            <w:rFonts w:ascii="Cambria" w:hAnsi="Cambria"/>
            <w:color w:val="000000" w:themeColor="text1"/>
            <w:sz w:val="28"/>
            <w:szCs w:val="28"/>
          </w:rPr>
          <w:t xml:space="preserve"> </w:t>
        </w:r>
      </w:ins>
      <w:ins w:id="2611" w:author="Claire S" w:date="2026-07-19T12:22:00Z" w16du:dateUtc="2026-07-19T11:22:00Z">
        <w:r w:rsidR="008C5DBD">
          <w:rPr>
            <w:rFonts w:ascii="Cambria" w:hAnsi="Cambria"/>
            <w:color w:val="000000" w:themeColor="text1"/>
            <w:sz w:val="28"/>
            <w:szCs w:val="28"/>
          </w:rPr>
          <w:t>defian</w:t>
        </w:r>
      </w:ins>
      <w:commentRangeEnd w:id="2610"/>
      <w:r w:rsidR="007E7E79">
        <w:rPr>
          <w:rStyle w:val="CommentReference"/>
          <w:rFonts w:ascii="Cambria" w:hAnsi="Cambria"/>
          <w:color w:val="000000" w:themeColor="text1"/>
          <w:sz w:val="28"/>
          <w:szCs w:val="28"/>
        </w:rPr>
        <w:commentReference w:id="2610"/>
      </w:r>
      <w:ins w:id="2612" w:author="Claire S" w:date="2026-07-19T12:22:00Z" w16du:dateUtc="2026-07-19T11:22:00Z">
        <w:r w:rsidR="008C5DBD">
          <w:rPr>
            <w:rFonts w:ascii="Cambria" w:hAnsi="Cambria"/>
            <w:color w:val="000000" w:themeColor="text1"/>
            <w:sz w:val="28"/>
            <w:szCs w:val="28"/>
          </w:rPr>
          <w:t>ce</w:t>
        </w:r>
      </w:ins>
      <w:ins w:id="2613" w:author="Claire S" w:date="2026-06-03T10:10:00Z" w16du:dateUtc="2026-06-03T09:10:00Z">
        <w:r w:rsidR="00433068">
          <w:rPr>
            <w:rFonts w:ascii="Cambria" w:hAnsi="Cambria"/>
            <w:color w:val="000000" w:themeColor="text1"/>
            <w:sz w:val="28"/>
            <w:szCs w:val="28"/>
          </w:rPr>
          <w:t xml:space="preserve"> in his eye</w:t>
        </w:r>
      </w:ins>
      <w:ins w:id="2614" w:author="Claire S" w:date="2026-07-19T12:22:00Z" w16du:dateUtc="2026-07-19T11:22:00Z">
        <w:r w:rsidR="008C5DBD">
          <w:rPr>
            <w:rFonts w:ascii="Cambria" w:hAnsi="Cambria"/>
            <w:color w:val="000000" w:themeColor="text1"/>
            <w:sz w:val="28"/>
            <w:szCs w:val="28"/>
          </w:rPr>
          <w:t>s</w:t>
        </w:r>
      </w:ins>
      <w:ins w:id="2615" w:author="Claire S" w:date="2026-06-03T10:10:00Z" w16du:dateUtc="2026-06-03T09:10:00Z">
        <w:r w:rsidR="00433068">
          <w:rPr>
            <w:rFonts w:ascii="Cambria" w:hAnsi="Cambria"/>
            <w:color w:val="000000" w:themeColor="text1"/>
            <w:sz w:val="28"/>
            <w:szCs w:val="28"/>
          </w:rPr>
          <w:t>,</w:t>
        </w:r>
      </w:ins>
      <w:ins w:id="2616" w:author="Claire S" w:date="2026-06-02T17:42:00Z" w16du:dateUtc="2026-06-02T16:42:00Z">
        <w:r>
          <w:rPr>
            <w:rFonts w:ascii="Cambria" w:hAnsi="Cambria"/>
            <w:color w:val="000000" w:themeColor="text1"/>
            <w:sz w:val="28"/>
            <w:szCs w:val="28"/>
          </w:rPr>
          <w:t xml:space="preserve"> and Clara nearly choked on her </w:t>
        </w:r>
      </w:ins>
      <w:ins w:id="2617" w:author="Claire S" w:date="2026-07-19T12:22:00Z" w16du:dateUtc="2026-07-19T11:22:00Z">
        <w:r w:rsidR="000C680F">
          <w:rPr>
            <w:rFonts w:ascii="Cambria" w:hAnsi="Cambria"/>
            <w:color w:val="000000" w:themeColor="text1"/>
            <w:sz w:val="28"/>
            <w:szCs w:val="28"/>
          </w:rPr>
          <w:t>carrots</w:t>
        </w:r>
      </w:ins>
      <w:ins w:id="2618" w:author="Claire S" w:date="2026-06-02T17:42:00Z" w16du:dateUtc="2026-06-02T16:42:00Z">
        <w:r>
          <w:rPr>
            <w:rFonts w:ascii="Cambria" w:hAnsi="Cambria"/>
            <w:color w:val="000000" w:themeColor="text1"/>
            <w:sz w:val="28"/>
            <w:szCs w:val="28"/>
          </w:rPr>
          <w:t>.</w:t>
        </w:r>
      </w:ins>
    </w:p>
    <w:p w14:paraId="37CF82E7" w14:textId="7965AFF6" w:rsidR="00F459E9" w:rsidRDefault="009B3404" w:rsidP="009B3404">
      <w:pPr>
        <w:spacing w:line="360" w:lineRule="auto"/>
        <w:ind w:firstLine="720"/>
        <w:contextualSpacing/>
        <w:rPr>
          <w:rFonts w:ascii="Cambria" w:hAnsi="Cambria"/>
          <w:color w:val="000000" w:themeColor="text1"/>
          <w:sz w:val="28"/>
          <w:szCs w:val="28"/>
        </w:rPr>
      </w:pPr>
      <w:r w:rsidRPr="007232B5">
        <w:rPr>
          <w:rFonts w:ascii="Cambria" w:hAnsi="Cambria"/>
          <w:color w:val="000000" w:themeColor="text1"/>
          <w:sz w:val="28"/>
          <w:szCs w:val="28"/>
        </w:rPr>
        <w:t>‘He’s just finding his way,</w:t>
      </w:r>
      <w:ins w:id="2619" w:author="Claire S" w:date="2026-06-03T10:10:00Z" w16du:dateUtc="2026-06-03T09:10:00Z">
        <w:r w:rsidR="00433068">
          <w:rPr>
            <w:rFonts w:ascii="Cambria" w:hAnsi="Cambria"/>
            <w:color w:val="000000" w:themeColor="text1"/>
            <w:sz w:val="28"/>
            <w:szCs w:val="28"/>
          </w:rPr>
          <w:t xml:space="preserve"> aren’t you, Ad</w:t>
        </w:r>
      </w:ins>
      <w:ins w:id="2620" w:author="Daisy Watt" w:date="2026-06-18T20:52:00Z" w16du:dateUtc="2026-06-18T19:52:00Z">
        <w:r w:rsidR="00862FF4">
          <w:rPr>
            <w:rFonts w:ascii="Cambria" w:hAnsi="Cambria"/>
            <w:color w:val="000000" w:themeColor="text1"/>
            <w:sz w:val="28"/>
            <w:szCs w:val="28"/>
          </w:rPr>
          <w:t>?</w:t>
        </w:r>
      </w:ins>
      <w:ins w:id="2621" w:author="Claire S" w:date="2026-06-03T10:10:00Z" w16du:dateUtc="2026-06-03T09:10:00Z">
        <w:del w:id="2622" w:author="Daisy Watt" w:date="2026-06-18T20:52:00Z" w16du:dateUtc="2026-06-18T19:52:00Z">
          <w:r w:rsidR="00433068" w:rsidDel="00862FF4">
            <w:rPr>
              <w:rFonts w:ascii="Cambria" w:hAnsi="Cambria"/>
              <w:color w:val="000000" w:themeColor="text1"/>
              <w:sz w:val="28"/>
              <w:szCs w:val="28"/>
            </w:rPr>
            <w:delText>,</w:delText>
          </w:r>
        </w:del>
      </w:ins>
      <w:r w:rsidRPr="007232B5">
        <w:rPr>
          <w:rFonts w:ascii="Cambria" w:hAnsi="Cambria"/>
          <w:color w:val="000000" w:themeColor="text1"/>
          <w:sz w:val="28"/>
          <w:szCs w:val="28"/>
        </w:rPr>
        <w:t xml:space="preserve">’ </w:t>
      </w:r>
      <w:ins w:id="2623" w:author="Daisy Watt" w:date="2026-06-18T20:52:00Z" w16du:dateUtc="2026-06-18T19:52:00Z">
        <w:r w:rsidR="00862FF4">
          <w:rPr>
            <w:rFonts w:ascii="Cambria" w:hAnsi="Cambria"/>
            <w:color w:val="000000" w:themeColor="text1"/>
            <w:sz w:val="28"/>
            <w:szCs w:val="28"/>
          </w:rPr>
          <w:t>T</w:t>
        </w:r>
      </w:ins>
      <w:del w:id="2624" w:author="Daisy Watt" w:date="2026-06-18T20:52:00Z" w16du:dateUtc="2026-06-18T19:52:00Z">
        <w:r w:rsidRPr="007232B5" w:rsidDel="00862FF4">
          <w:rPr>
            <w:rFonts w:ascii="Cambria" w:hAnsi="Cambria"/>
            <w:color w:val="000000" w:themeColor="text1"/>
            <w:sz w:val="28"/>
            <w:szCs w:val="28"/>
          </w:rPr>
          <w:delText>t</w:delText>
        </w:r>
      </w:del>
      <w:r w:rsidRPr="007232B5">
        <w:rPr>
          <w:rFonts w:ascii="Cambria" w:hAnsi="Cambria"/>
          <w:color w:val="000000" w:themeColor="text1"/>
          <w:sz w:val="28"/>
          <w:szCs w:val="28"/>
        </w:rPr>
        <w:t xml:space="preserve">heir mum had </w:t>
      </w:r>
      <w:del w:id="2625" w:author="Claire S" w:date="2026-05-25T13:11:00Z" w16du:dateUtc="2026-05-25T12:11:00Z">
        <w:r w:rsidRPr="007232B5" w:rsidDel="00371A66">
          <w:rPr>
            <w:rFonts w:ascii="Cambria" w:hAnsi="Cambria"/>
            <w:color w:val="000000" w:themeColor="text1"/>
            <w:sz w:val="28"/>
            <w:szCs w:val="28"/>
          </w:rPr>
          <w:delText>said comfortably, spooning</w:delText>
        </w:r>
      </w:del>
      <w:ins w:id="2626" w:author="Claire S" w:date="2026-05-25T13:11:00Z" w16du:dateUtc="2026-05-25T12:11:00Z">
        <w:r w:rsidR="00371A66">
          <w:rPr>
            <w:rFonts w:ascii="Cambria" w:hAnsi="Cambria"/>
            <w:color w:val="000000" w:themeColor="text1"/>
            <w:sz w:val="28"/>
            <w:szCs w:val="28"/>
          </w:rPr>
          <w:t>heaped</w:t>
        </w:r>
      </w:ins>
      <w:r w:rsidRPr="007232B5">
        <w:rPr>
          <w:rFonts w:ascii="Cambria" w:hAnsi="Cambria"/>
          <w:color w:val="000000" w:themeColor="text1"/>
          <w:sz w:val="28"/>
          <w:szCs w:val="28"/>
        </w:rPr>
        <w:t xml:space="preserve"> more chicken onto Adam’s plate</w:t>
      </w:r>
      <w:del w:id="2627" w:author="Claire S" w:date="2026-05-25T13:12:00Z" w16du:dateUtc="2026-05-25T12:12:00Z">
        <w:r w:rsidRPr="007232B5" w:rsidDel="00371A66">
          <w:rPr>
            <w:rFonts w:ascii="Cambria" w:hAnsi="Cambria"/>
            <w:color w:val="000000" w:themeColor="text1"/>
            <w:sz w:val="28"/>
            <w:szCs w:val="28"/>
          </w:rPr>
          <w:delText>.  He was</w:delText>
        </w:r>
      </w:del>
      <w:ins w:id="2628" w:author="Daisy Watt" w:date="2026-06-18T20:52:00Z" w16du:dateUtc="2026-06-18T19:52:00Z">
        <w:r w:rsidR="00862FF4">
          <w:rPr>
            <w:rFonts w:ascii="Cambria" w:hAnsi="Cambria"/>
            <w:color w:val="000000" w:themeColor="text1"/>
            <w:sz w:val="28"/>
            <w:szCs w:val="28"/>
          </w:rPr>
          <w:t>.</w:t>
        </w:r>
      </w:ins>
      <w:ins w:id="2629" w:author="Claire S" w:date="2026-05-25T13:12:00Z" w16du:dateUtc="2026-05-25T12:12:00Z">
        <w:del w:id="2630" w:author="Daisy Watt" w:date="2026-06-18T20:52:00Z" w16du:dateUtc="2026-06-18T19:52:00Z">
          <w:r w:rsidR="00371A66" w:rsidDel="00862FF4">
            <w:rPr>
              <w:rFonts w:ascii="Cambria" w:hAnsi="Cambria"/>
              <w:color w:val="000000" w:themeColor="text1"/>
              <w:sz w:val="28"/>
              <w:szCs w:val="28"/>
            </w:rPr>
            <w:delText>;</w:delText>
          </w:r>
        </w:del>
      </w:ins>
      <w:r w:rsidRPr="007232B5">
        <w:rPr>
          <w:rFonts w:ascii="Cambria" w:hAnsi="Cambria"/>
          <w:color w:val="000000" w:themeColor="text1"/>
          <w:sz w:val="28"/>
          <w:szCs w:val="28"/>
        </w:rPr>
        <w:t xml:space="preserve"> </w:t>
      </w:r>
      <w:del w:id="2631" w:author="Claire S" w:date="2026-05-25T16:20:00Z" w16du:dateUtc="2026-05-25T15:20:00Z">
        <w:r w:rsidRPr="007232B5" w:rsidDel="00FD4B3E">
          <w:rPr>
            <w:rFonts w:ascii="Cambria" w:hAnsi="Cambria"/>
            <w:color w:val="000000" w:themeColor="text1"/>
            <w:sz w:val="28"/>
            <w:szCs w:val="28"/>
          </w:rPr>
          <w:delText>their mum</w:delText>
        </w:r>
      </w:del>
      <w:ins w:id="2632" w:author="Daisy Watt" w:date="2026-06-18T20:52:00Z" w16du:dateUtc="2026-06-18T19:52:00Z">
        <w:r w:rsidR="00862FF4">
          <w:rPr>
            <w:rFonts w:ascii="Cambria" w:hAnsi="Cambria"/>
            <w:color w:val="000000" w:themeColor="text1"/>
            <w:sz w:val="28"/>
            <w:szCs w:val="28"/>
          </w:rPr>
          <w:t>H</w:t>
        </w:r>
      </w:ins>
      <w:del w:id="2633" w:author="Claire S" w:date="2026-05-25T16:20:00Z" w16du:dateUtc="2026-05-25T15:20:00Z">
        <w:r w:rsidRPr="007232B5" w:rsidDel="00FD4B3E">
          <w:rPr>
            <w:rFonts w:ascii="Cambria" w:hAnsi="Cambria"/>
            <w:color w:val="000000" w:themeColor="text1"/>
            <w:sz w:val="28"/>
            <w:szCs w:val="28"/>
          </w:rPr>
          <w:delText>’s</w:delText>
        </w:r>
      </w:del>
      <w:ins w:id="2634" w:author="Claire S" w:date="2026-05-25T16:20:00Z" w16du:dateUtc="2026-05-25T15:20:00Z">
        <w:del w:id="2635" w:author="Daisy Watt" w:date="2026-06-18T20:52:00Z" w16du:dateUtc="2026-06-18T19:52:00Z">
          <w:r w:rsidR="00FD4B3E" w:rsidDel="00862FF4">
            <w:rPr>
              <w:rFonts w:ascii="Cambria" w:hAnsi="Cambria"/>
              <w:color w:val="000000" w:themeColor="text1"/>
              <w:sz w:val="28"/>
              <w:szCs w:val="28"/>
            </w:rPr>
            <w:delText>h</w:delText>
          </w:r>
        </w:del>
        <w:r w:rsidR="00FD4B3E">
          <w:rPr>
            <w:rFonts w:ascii="Cambria" w:hAnsi="Cambria"/>
            <w:color w:val="000000" w:themeColor="text1"/>
            <w:sz w:val="28"/>
            <w:szCs w:val="28"/>
          </w:rPr>
          <w:t>er</w:t>
        </w:r>
      </w:ins>
      <w:r w:rsidRPr="007232B5">
        <w:rPr>
          <w:rFonts w:ascii="Cambria" w:hAnsi="Cambria"/>
          <w:color w:val="000000" w:themeColor="text1"/>
          <w:sz w:val="28"/>
          <w:szCs w:val="28"/>
        </w:rPr>
        <w:t xml:space="preserve"> blue-eyed boy, Clara was well </w:t>
      </w:r>
      <w:del w:id="2636" w:author="Claire S" w:date="2026-05-25T13:12:00Z" w16du:dateUtc="2026-05-25T12:12:00Z">
        <w:r w:rsidRPr="007232B5" w:rsidDel="00371A66">
          <w:rPr>
            <w:rFonts w:ascii="Cambria" w:hAnsi="Cambria"/>
            <w:color w:val="000000" w:themeColor="text1"/>
            <w:sz w:val="28"/>
            <w:szCs w:val="28"/>
          </w:rPr>
          <w:delText>award</w:delText>
        </w:r>
      </w:del>
      <w:ins w:id="2637" w:author="Claire S" w:date="2026-05-25T13:12:00Z" w16du:dateUtc="2026-05-25T12:12:00Z">
        <w:r w:rsidR="00371A66" w:rsidRPr="007232B5">
          <w:rPr>
            <w:rFonts w:ascii="Cambria" w:hAnsi="Cambria"/>
            <w:color w:val="000000" w:themeColor="text1"/>
            <w:sz w:val="28"/>
            <w:szCs w:val="28"/>
          </w:rPr>
          <w:t>awar</w:t>
        </w:r>
        <w:r w:rsidR="00371A66">
          <w:rPr>
            <w:rFonts w:ascii="Cambria" w:hAnsi="Cambria"/>
            <w:color w:val="000000" w:themeColor="text1"/>
            <w:sz w:val="28"/>
            <w:szCs w:val="28"/>
          </w:rPr>
          <w:t>e</w:t>
        </w:r>
      </w:ins>
      <w:del w:id="2638" w:author="Claire S" w:date="2026-05-25T13:12:00Z" w16du:dateUtc="2026-05-25T12:12:00Z">
        <w:r w:rsidRPr="007232B5" w:rsidDel="00371A66">
          <w:rPr>
            <w:rFonts w:ascii="Cambria" w:hAnsi="Cambria"/>
            <w:color w:val="000000" w:themeColor="text1"/>
            <w:sz w:val="28"/>
            <w:szCs w:val="28"/>
          </w:rPr>
          <w:delText xml:space="preserve">, </w:delText>
        </w:r>
      </w:del>
      <w:ins w:id="2639" w:author="Claire S" w:date="2026-05-25T13:12:00Z" w16du:dateUtc="2026-05-25T12:12:00Z">
        <w:r w:rsidR="00371A66">
          <w:rPr>
            <w:rFonts w:ascii="Cambria" w:hAnsi="Cambria"/>
            <w:color w:val="000000" w:themeColor="text1"/>
            <w:sz w:val="28"/>
            <w:szCs w:val="28"/>
          </w:rPr>
          <w:t xml:space="preserve">, </w:t>
        </w:r>
        <w:del w:id="2640" w:author="Daisy Watt" w:date="2026-06-18T20:52:00Z" w16du:dateUtc="2026-06-18T19:52:00Z">
          <w:r w:rsidR="00371A66" w:rsidDel="004B7435">
            <w:rPr>
              <w:rFonts w:ascii="Cambria" w:hAnsi="Cambria"/>
              <w:color w:val="000000" w:themeColor="text1"/>
              <w:sz w:val="28"/>
              <w:szCs w:val="28"/>
            </w:rPr>
            <w:delText>who</w:delText>
          </w:r>
        </w:del>
      </w:ins>
      <w:del w:id="2641" w:author="Daisy Watt" w:date="2026-06-18T20:52:00Z" w16du:dateUtc="2026-06-18T19:52:00Z">
        <w:r w:rsidRPr="007232B5" w:rsidDel="004B7435">
          <w:rPr>
            <w:rFonts w:ascii="Cambria" w:hAnsi="Cambria"/>
            <w:color w:val="000000" w:themeColor="text1"/>
            <w:sz w:val="28"/>
            <w:szCs w:val="28"/>
          </w:rPr>
          <w:delText xml:space="preserve">and </w:delText>
        </w:r>
      </w:del>
      <w:r w:rsidRPr="007232B5">
        <w:rPr>
          <w:rFonts w:ascii="Cambria" w:hAnsi="Cambria"/>
          <w:color w:val="000000" w:themeColor="text1"/>
          <w:sz w:val="28"/>
          <w:szCs w:val="28"/>
        </w:rPr>
        <w:t>could do no wrong</w:t>
      </w:r>
      <w:del w:id="2642" w:author="Claire S" w:date="2026-05-25T13:12:00Z" w16du:dateUtc="2026-05-25T12:12:00Z">
        <w:r w:rsidRPr="007232B5" w:rsidDel="00371A66">
          <w:rPr>
            <w:rFonts w:ascii="Cambria" w:hAnsi="Cambria"/>
            <w:color w:val="000000" w:themeColor="text1"/>
            <w:sz w:val="28"/>
            <w:szCs w:val="28"/>
          </w:rPr>
          <w:delText xml:space="preserve"> </w:delText>
        </w:r>
        <w:r w:rsidRPr="008C5DBD" w:rsidDel="00371A66">
          <w:rPr>
            <w:rFonts w:ascii="Cambria" w:hAnsi="Cambria"/>
            <w:color w:val="000000" w:themeColor="text1"/>
            <w:sz w:val="28"/>
            <w:szCs w:val="28"/>
          </w:rPr>
          <w:delText>in her eyes</w:delText>
        </w:r>
      </w:del>
      <w:r w:rsidRPr="008C5DBD">
        <w:rPr>
          <w:rFonts w:ascii="Cambria" w:hAnsi="Cambria"/>
          <w:color w:val="000000" w:themeColor="text1"/>
          <w:sz w:val="28"/>
          <w:szCs w:val="28"/>
        </w:rPr>
        <w:t xml:space="preserve">. </w:t>
      </w:r>
      <w:ins w:id="2643" w:author="Daisy Watt" w:date="2026-06-18T20:52:00Z" w16du:dateUtc="2026-06-18T19:52:00Z">
        <w:r w:rsidR="004B7435" w:rsidRPr="008C5DBD">
          <w:rPr>
            <w:rFonts w:ascii="Cambria" w:hAnsi="Cambria"/>
            <w:color w:val="000000" w:themeColor="text1"/>
            <w:sz w:val="28"/>
            <w:szCs w:val="28"/>
          </w:rPr>
          <w:t>Es</w:t>
        </w:r>
      </w:ins>
      <w:del w:id="2644" w:author="Daisy Watt" w:date="2026-06-18T20:52:00Z" w16du:dateUtc="2026-06-18T19:52:00Z">
        <w:r w:rsidRPr="008C5DBD" w:rsidDel="004B7435">
          <w:rPr>
            <w:rFonts w:ascii="Cambria" w:hAnsi="Cambria"/>
            <w:color w:val="000000" w:themeColor="text1"/>
            <w:sz w:val="28"/>
            <w:szCs w:val="28"/>
          </w:rPr>
          <w:delText xml:space="preserve"> S</w:delText>
        </w:r>
      </w:del>
      <w:r w:rsidRPr="008C5DBD">
        <w:rPr>
          <w:rFonts w:ascii="Cambria" w:hAnsi="Cambria"/>
          <w:color w:val="000000" w:themeColor="text1"/>
          <w:sz w:val="28"/>
          <w:szCs w:val="28"/>
        </w:rPr>
        <w:t>pecially</w:t>
      </w:r>
      <w:r w:rsidRPr="007232B5">
        <w:rPr>
          <w:rFonts w:ascii="Cambria" w:hAnsi="Cambria"/>
          <w:color w:val="000000" w:themeColor="text1"/>
          <w:sz w:val="28"/>
          <w:szCs w:val="28"/>
        </w:rPr>
        <w:t xml:space="preserve"> since their dad had </w:t>
      </w:r>
      <w:commentRangeStart w:id="2645"/>
      <w:r w:rsidR="007232B5" w:rsidRPr="007232B5">
        <w:rPr>
          <w:rFonts w:ascii="Cambria" w:hAnsi="Cambria"/>
          <w:color w:val="000000" w:themeColor="text1"/>
          <w:sz w:val="28"/>
          <w:szCs w:val="28"/>
        </w:rPr>
        <w:t>left them all high and dry</w:t>
      </w:r>
      <w:commentRangeEnd w:id="2645"/>
      <w:r w:rsidR="004B7435" w:rsidRPr="007232B5">
        <w:rPr>
          <w:rStyle w:val="CommentReference"/>
          <w:rFonts w:ascii="Cambria" w:hAnsi="Cambria"/>
          <w:color w:val="000000" w:themeColor="text1"/>
          <w:sz w:val="28"/>
          <w:szCs w:val="28"/>
        </w:rPr>
        <w:commentReference w:id="2645"/>
      </w:r>
      <w:r w:rsidRPr="007232B5">
        <w:rPr>
          <w:rFonts w:ascii="Cambria" w:hAnsi="Cambria"/>
          <w:color w:val="000000" w:themeColor="text1"/>
          <w:sz w:val="28"/>
          <w:szCs w:val="28"/>
        </w:rPr>
        <w:t>.</w:t>
      </w:r>
      <w:r w:rsidR="006B27F9">
        <w:rPr>
          <w:rFonts w:ascii="Cambria" w:hAnsi="Cambria"/>
          <w:color w:val="000000" w:themeColor="text1"/>
          <w:sz w:val="28"/>
          <w:szCs w:val="28"/>
        </w:rPr>
        <w:t xml:space="preserve">  </w:t>
      </w:r>
    </w:p>
    <w:p w14:paraId="35A21387" w14:textId="77777777" w:rsidR="00EE08D2" w:rsidRDefault="00371A66" w:rsidP="009B3404">
      <w:pPr>
        <w:spacing w:line="360" w:lineRule="auto"/>
        <w:ind w:firstLine="720"/>
        <w:contextualSpacing/>
        <w:rPr>
          <w:ins w:id="2646" w:author="Claire S" w:date="2026-07-19T12:30:00Z" w16du:dateUtc="2026-07-19T11:30:00Z"/>
          <w:rFonts w:ascii="Cambria" w:hAnsi="Cambria"/>
          <w:color w:val="000000" w:themeColor="text1"/>
          <w:sz w:val="28"/>
          <w:szCs w:val="28"/>
        </w:rPr>
      </w:pPr>
      <w:ins w:id="2647" w:author="Claire S" w:date="2026-05-25T13:12:00Z" w16du:dateUtc="2026-05-25T12:12:00Z">
        <w:del w:id="2648" w:author="Daisy Watt" w:date="2026-06-18T20:53:00Z" w16du:dateUtc="2026-06-18T19:53:00Z">
          <w:r w:rsidDel="00D33C8D">
            <w:rPr>
              <w:rFonts w:ascii="Cambria" w:hAnsi="Cambria"/>
              <w:color w:val="000000" w:themeColor="text1"/>
              <w:sz w:val="28"/>
              <w:szCs w:val="28"/>
            </w:rPr>
            <w:delText>Yes, in their mum’s eyes,</w:delText>
          </w:r>
        </w:del>
      </w:ins>
      <w:ins w:id="2649" w:author="Daisy Watt" w:date="2026-06-18T20:53:00Z" w16du:dateUtc="2026-06-18T19:53:00Z">
        <w:r w:rsidR="00D33C8D">
          <w:rPr>
            <w:rFonts w:ascii="Cambria" w:hAnsi="Cambria"/>
            <w:color w:val="000000" w:themeColor="text1"/>
            <w:sz w:val="28"/>
            <w:szCs w:val="28"/>
          </w:rPr>
          <w:t>So</w:t>
        </w:r>
      </w:ins>
      <w:ins w:id="2650" w:author="Daisy Watt" w:date="2026-06-18T20:54:00Z" w16du:dateUtc="2026-06-18T19:54:00Z">
        <w:r w:rsidR="00D33C8D">
          <w:rPr>
            <w:rFonts w:ascii="Cambria" w:hAnsi="Cambria"/>
            <w:color w:val="000000" w:themeColor="text1"/>
            <w:sz w:val="28"/>
            <w:szCs w:val="28"/>
          </w:rPr>
          <w:t>,</w:t>
        </w:r>
      </w:ins>
      <w:ins w:id="2651" w:author="Claire S" w:date="2026-05-25T13:12:00Z" w16du:dateUtc="2026-05-25T12:12:00Z">
        <w:r>
          <w:rPr>
            <w:rFonts w:ascii="Cambria" w:hAnsi="Cambria"/>
            <w:color w:val="000000" w:themeColor="text1"/>
            <w:sz w:val="28"/>
            <w:szCs w:val="28"/>
          </w:rPr>
          <w:t xml:space="preserve"> </w:t>
        </w:r>
      </w:ins>
      <w:r w:rsidR="006B27F9">
        <w:rPr>
          <w:rFonts w:ascii="Cambria" w:hAnsi="Cambria"/>
          <w:color w:val="000000" w:themeColor="text1"/>
          <w:sz w:val="28"/>
          <w:szCs w:val="28"/>
        </w:rPr>
        <w:t>Adam was the man of the house</w:t>
      </w:r>
      <w:del w:id="2652" w:author="Claire S" w:date="2026-05-25T13:12:00Z" w16du:dateUtc="2026-05-25T12:12:00Z">
        <w:r w:rsidR="006B27F9" w:rsidDel="00371A66">
          <w:rPr>
            <w:rFonts w:ascii="Cambria" w:hAnsi="Cambria"/>
            <w:color w:val="000000" w:themeColor="text1"/>
            <w:sz w:val="28"/>
            <w:szCs w:val="28"/>
          </w:rPr>
          <w:delText xml:space="preserve"> in her mum’s eyes</w:delText>
        </w:r>
      </w:del>
      <w:ins w:id="2653" w:author="Daisy Watt" w:date="2026-06-18T20:53:00Z" w16du:dateUtc="2026-06-18T19:53:00Z">
        <w:r w:rsidR="00D33C8D">
          <w:rPr>
            <w:rFonts w:ascii="Cambria" w:hAnsi="Cambria"/>
            <w:color w:val="000000" w:themeColor="text1"/>
            <w:sz w:val="28"/>
            <w:szCs w:val="28"/>
          </w:rPr>
          <w:t xml:space="preserve"> –</w:t>
        </w:r>
      </w:ins>
      <w:del w:id="2654" w:author="Daisy Watt" w:date="2026-06-18T20:53:00Z" w16du:dateUtc="2026-06-18T19:53:00Z">
        <w:r w:rsidR="006B27F9" w:rsidDel="00D33C8D">
          <w:rPr>
            <w:rFonts w:ascii="Cambria" w:hAnsi="Cambria"/>
            <w:color w:val="000000" w:themeColor="text1"/>
            <w:sz w:val="28"/>
            <w:szCs w:val="28"/>
          </w:rPr>
          <w:delText>,</w:delText>
        </w:r>
      </w:del>
      <w:r w:rsidR="006B27F9">
        <w:rPr>
          <w:rFonts w:ascii="Cambria" w:hAnsi="Cambria"/>
          <w:color w:val="000000" w:themeColor="text1"/>
          <w:sz w:val="28"/>
          <w:szCs w:val="28"/>
        </w:rPr>
        <w:t xml:space="preserve"> and Clara had to </w:t>
      </w:r>
      <w:del w:id="2655" w:author="Daisy Watt" w:date="2026-06-18T23:05:00Z" w16du:dateUtc="2026-06-18T22:05:00Z">
        <w:r w:rsidR="00F459E9">
          <w:rPr>
            <w:rFonts w:ascii="Cambria" w:hAnsi="Cambria"/>
            <w:color w:val="000000" w:themeColor="text1"/>
            <w:sz w:val="28"/>
            <w:szCs w:val="28"/>
          </w:rPr>
          <w:delText xml:space="preserve">either </w:delText>
        </w:r>
      </w:del>
      <w:r w:rsidR="006B27F9">
        <w:rPr>
          <w:rFonts w:ascii="Cambria" w:hAnsi="Cambria"/>
          <w:color w:val="000000" w:themeColor="text1"/>
          <w:sz w:val="28"/>
          <w:szCs w:val="28"/>
        </w:rPr>
        <w:t>put up with it</w:t>
      </w:r>
      <w:ins w:id="2656" w:author="Daisy Watt" w:date="2026-06-18T20:53:00Z" w16du:dateUtc="2026-06-18T19:53:00Z">
        <w:r w:rsidR="00D33C8D">
          <w:rPr>
            <w:rFonts w:ascii="Cambria" w:hAnsi="Cambria"/>
            <w:color w:val="000000" w:themeColor="text1"/>
            <w:sz w:val="28"/>
            <w:szCs w:val="28"/>
          </w:rPr>
          <w:t>,</w:t>
        </w:r>
      </w:ins>
      <w:del w:id="2657" w:author="Daisy Watt" w:date="2026-06-18T20:53:00Z" w16du:dateUtc="2026-06-18T19:53:00Z">
        <w:r w:rsidR="006B27F9" w:rsidDel="00D33C8D">
          <w:rPr>
            <w:rFonts w:ascii="Cambria" w:hAnsi="Cambria"/>
            <w:color w:val="000000" w:themeColor="text1"/>
            <w:sz w:val="28"/>
            <w:szCs w:val="28"/>
          </w:rPr>
          <w:delText xml:space="preserve"> –</w:delText>
        </w:r>
      </w:del>
      <w:r w:rsidR="006B27F9">
        <w:rPr>
          <w:rFonts w:ascii="Cambria" w:hAnsi="Cambria"/>
          <w:color w:val="000000" w:themeColor="text1"/>
          <w:sz w:val="28"/>
          <w:szCs w:val="28"/>
        </w:rPr>
        <w:t xml:space="preserve"> </w:t>
      </w:r>
      <w:del w:id="2658" w:author="Daisy Watt" w:date="2026-06-18T23:05:00Z" w16du:dateUtc="2026-06-18T22:05:00Z">
        <w:r w:rsidR="006B27F9">
          <w:rPr>
            <w:rFonts w:ascii="Cambria" w:hAnsi="Cambria"/>
            <w:color w:val="000000" w:themeColor="text1"/>
            <w:sz w:val="28"/>
            <w:szCs w:val="28"/>
          </w:rPr>
          <w:delText xml:space="preserve">or </w:delText>
        </w:r>
      </w:del>
      <w:ins w:id="2659" w:author="Daisy Watt" w:date="2026-06-18T23:05:00Z" w16du:dateUtc="2026-06-18T22:05:00Z">
        <w:r w:rsidR="000B78E3">
          <w:rPr>
            <w:rFonts w:ascii="Cambria" w:hAnsi="Cambria"/>
            <w:color w:val="000000" w:themeColor="text1"/>
            <w:sz w:val="28"/>
            <w:szCs w:val="28"/>
          </w:rPr>
          <w:t xml:space="preserve">until she </w:t>
        </w:r>
      </w:ins>
      <w:del w:id="2660" w:author="Claire S" w:date="2026-07-19T12:30:00Z" w16du:dateUtc="2026-07-19T11:30:00Z">
        <w:r w:rsidR="006B27F9" w:rsidDel="00EE08D2">
          <w:rPr>
            <w:rFonts w:ascii="Cambria" w:hAnsi="Cambria"/>
            <w:color w:val="000000" w:themeColor="text1"/>
            <w:sz w:val="28"/>
            <w:szCs w:val="28"/>
          </w:rPr>
          <w:delText>move</w:delText>
        </w:r>
      </w:del>
      <w:ins w:id="2661" w:author="Daisy Watt" w:date="2026-06-18T23:05:00Z" w16du:dateUtc="2026-06-18T22:05:00Z">
        <w:del w:id="2662" w:author="Claire S" w:date="2026-07-19T12:30:00Z" w16du:dateUtc="2026-07-19T11:30:00Z">
          <w:r w:rsidR="000B78E3" w:rsidDel="00EE08D2">
            <w:rPr>
              <w:rFonts w:ascii="Cambria" w:hAnsi="Cambria"/>
              <w:color w:val="000000" w:themeColor="text1"/>
              <w:sz w:val="28"/>
              <w:szCs w:val="28"/>
            </w:rPr>
            <w:delText>d</w:delText>
          </w:r>
        </w:del>
      </w:ins>
      <w:del w:id="2663" w:author="Claire S" w:date="2026-07-19T12:30:00Z" w16du:dateUtc="2026-07-19T11:30:00Z">
        <w:r w:rsidR="006B27F9" w:rsidDel="00EE08D2">
          <w:rPr>
            <w:rFonts w:ascii="Cambria" w:hAnsi="Cambria"/>
            <w:color w:val="000000" w:themeColor="text1"/>
            <w:sz w:val="28"/>
            <w:szCs w:val="28"/>
          </w:rPr>
          <w:delText xml:space="preserve"> out</w:delText>
        </w:r>
      </w:del>
      <w:ins w:id="2664" w:author="Claire S" w:date="2026-07-19T12:30:00Z" w16du:dateUtc="2026-07-19T11:30:00Z">
        <w:r w:rsidR="00EE08D2">
          <w:rPr>
            <w:rFonts w:ascii="Cambria" w:hAnsi="Cambria"/>
            <w:color w:val="000000" w:themeColor="text1"/>
            <w:sz w:val="28"/>
            <w:szCs w:val="28"/>
          </w:rPr>
          <w:t>got her own place again</w:t>
        </w:r>
      </w:ins>
      <w:r w:rsidR="006B27F9">
        <w:rPr>
          <w:rFonts w:ascii="Cambria" w:hAnsi="Cambria"/>
          <w:color w:val="000000" w:themeColor="text1"/>
          <w:sz w:val="28"/>
          <w:szCs w:val="28"/>
        </w:rPr>
        <w:t>.</w:t>
      </w:r>
      <w:ins w:id="2665" w:author="Claire S" w:date="2026-05-07T17:18:00Z" w16du:dateUtc="2026-05-07T16:18:00Z">
        <w:r w:rsidR="00F10480">
          <w:rPr>
            <w:rFonts w:ascii="Cambria" w:hAnsi="Cambria"/>
            <w:color w:val="000000" w:themeColor="text1"/>
            <w:sz w:val="28"/>
            <w:szCs w:val="28"/>
          </w:rPr>
          <w:t xml:space="preserve"> </w:t>
        </w:r>
      </w:ins>
    </w:p>
    <w:p w14:paraId="0791E54E" w14:textId="6EF3433F" w:rsidR="009B3404" w:rsidRDefault="00F10480" w:rsidP="00006650">
      <w:pPr>
        <w:spacing w:line="360" w:lineRule="auto"/>
        <w:ind w:firstLine="720"/>
        <w:contextualSpacing/>
        <w:rPr>
          <w:ins w:id="2666" w:author="Claire S" w:date="2026-05-25T13:20:00Z" w16du:dateUtc="2026-05-25T12:20:00Z"/>
          <w:rFonts w:ascii="Cambria" w:hAnsi="Cambria"/>
          <w:color w:val="000000" w:themeColor="text1"/>
          <w:sz w:val="28"/>
          <w:szCs w:val="28"/>
        </w:rPr>
      </w:pPr>
      <w:ins w:id="2667" w:author="Claire S" w:date="2026-05-07T17:18:00Z" w16du:dateUtc="2026-05-07T16:18:00Z">
        <w:del w:id="2668" w:author="Daisy Watt" w:date="2026-06-18T20:53:00Z" w16du:dateUtc="2026-06-18T19:53:00Z">
          <w:r w:rsidDel="00D33C8D">
            <w:rPr>
              <w:rFonts w:ascii="Cambria" w:hAnsi="Cambria"/>
              <w:color w:val="000000" w:themeColor="text1"/>
              <w:sz w:val="28"/>
              <w:szCs w:val="28"/>
            </w:rPr>
            <w:delText xml:space="preserve"> </w:delText>
          </w:r>
        </w:del>
      </w:ins>
      <w:ins w:id="2669" w:author="Claire S" w:date="2026-05-25T13:12:00Z" w16du:dateUtc="2026-05-25T12:12:00Z">
        <w:r w:rsidR="00371A66">
          <w:rPr>
            <w:rFonts w:ascii="Cambria" w:hAnsi="Cambria"/>
            <w:color w:val="000000" w:themeColor="text1"/>
            <w:sz w:val="28"/>
            <w:szCs w:val="28"/>
          </w:rPr>
          <w:t>Which,</w:t>
        </w:r>
      </w:ins>
      <w:ins w:id="2670" w:author="Claire S" w:date="2026-05-07T17:18:00Z" w16du:dateUtc="2026-05-07T16:18:00Z">
        <w:r>
          <w:rPr>
            <w:rFonts w:ascii="Cambria" w:hAnsi="Cambria"/>
            <w:color w:val="000000" w:themeColor="text1"/>
            <w:sz w:val="28"/>
            <w:szCs w:val="28"/>
          </w:rPr>
          <w:t xml:space="preserve"> given</w:t>
        </w:r>
      </w:ins>
      <w:ins w:id="2671" w:author="Claire S" w:date="2026-07-20T12:18:00Z" w16du:dateUtc="2026-07-20T11:18:00Z">
        <w:r w:rsidR="00EC4207">
          <w:rPr>
            <w:rFonts w:ascii="Cambria" w:hAnsi="Cambria"/>
            <w:color w:val="000000" w:themeColor="text1"/>
            <w:sz w:val="28"/>
            <w:szCs w:val="28"/>
          </w:rPr>
          <w:t xml:space="preserve"> Clara’s </w:t>
        </w:r>
      </w:ins>
      <w:ins w:id="2672" w:author="Claire S" w:date="2026-07-27T16:58:00Z" w16du:dateUtc="2026-07-27T15:58:00Z">
        <w:r w:rsidR="00006650">
          <w:rPr>
            <w:rFonts w:ascii="Cambria" w:hAnsi="Cambria"/>
            <w:color w:val="000000" w:themeColor="text1"/>
            <w:sz w:val="28"/>
            <w:szCs w:val="28"/>
          </w:rPr>
          <w:t>promotion</w:t>
        </w:r>
      </w:ins>
      <w:ins w:id="2673" w:author="Claire S" w:date="2026-07-20T12:18:00Z" w16du:dateUtc="2026-07-20T11:18:00Z">
        <w:r w:rsidR="00EC4207">
          <w:rPr>
            <w:rFonts w:ascii="Cambria" w:hAnsi="Cambria"/>
            <w:color w:val="000000" w:themeColor="text1"/>
            <w:sz w:val="28"/>
            <w:szCs w:val="28"/>
          </w:rPr>
          <w:t xml:space="preserve"> to full editor, along with</w:t>
        </w:r>
      </w:ins>
      <w:ins w:id="2674" w:author="Claire S" w:date="2026-05-07T17:18:00Z" w16du:dateUtc="2026-05-07T16:18:00Z">
        <w:r>
          <w:rPr>
            <w:rFonts w:ascii="Cambria" w:hAnsi="Cambria"/>
            <w:color w:val="000000" w:themeColor="text1"/>
            <w:sz w:val="28"/>
            <w:szCs w:val="28"/>
          </w:rPr>
          <w:t xml:space="preserve"> the little </w:t>
        </w:r>
      </w:ins>
      <w:ins w:id="2675" w:author="Claire S" w:date="2026-05-11T12:28:00Z" w16du:dateUtc="2026-05-11T11:28:00Z">
        <w:r w:rsidR="008A5F88">
          <w:rPr>
            <w:rFonts w:ascii="Cambria" w:hAnsi="Cambria"/>
            <w:color w:val="000000" w:themeColor="text1"/>
            <w:sz w:val="28"/>
            <w:szCs w:val="28"/>
          </w:rPr>
          <w:t>sweetener</w:t>
        </w:r>
      </w:ins>
      <w:ins w:id="2676" w:author="Claire S" w:date="2026-05-07T17:18:00Z" w16du:dateUtc="2026-05-07T16:18:00Z">
        <w:r>
          <w:rPr>
            <w:rFonts w:ascii="Cambria" w:hAnsi="Cambria"/>
            <w:color w:val="000000" w:themeColor="text1"/>
            <w:sz w:val="28"/>
            <w:szCs w:val="28"/>
          </w:rPr>
          <w:t xml:space="preserve"> </w:t>
        </w:r>
      </w:ins>
      <w:ins w:id="2677" w:author="Claire S" w:date="2026-07-20T12:18:00Z" w16du:dateUtc="2026-07-20T11:18:00Z">
        <w:r w:rsidR="00EC4207">
          <w:rPr>
            <w:rFonts w:ascii="Cambria" w:hAnsi="Cambria"/>
            <w:color w:val="000000" w:themeColor="text1"/>
            <w:sz w:val="28"/>
            <w:szCs w:val="28"/>
          </w:rPr>
          <w:t>her</w:t>
        </w:r>
      </w:ins>
      <w:ins w:id="2678" w:author="Daisy Watt" w:date="2026-06-18T20:54:00Z" w16du:dateUtc="2026-06-18T19:54:00Z">
        <w:del w:id="2679" w:author="Claire S" w:date="2026-07-19T12:28:00Z" w16du:dateUtc="2026-07-19T11:28:00Z">
          <w:r w:rsidR="00F80A31" w:rsidDel="00EE08D2">
            <w:rPr>
              <w:rFonts w:ascii="Cambria" w:hAnsi="Cambria"/>
              <w:color w:val="000000" w:themeColor="text1"/>
              <w:sz w:val="28"/>
              <w:szCs w:val="28"/>
            </w:rPr>
            <w:delText xml:space="preserve"> &amp; Co.</w:delText>
          </w:r>
        </w:del>
      </w:ins>
      <w:ins w:id="2680" w:author="Claire S" w:date="2026-05-07T17:18:00Z" w16du:dateUtc="2026-05-07T16:18:00Z">
        <w:r>
          <w:rPr>
            <w:rFonts w:ascii="Cambria" w:hAnsi="Cambria"/>
            <w:color w:val="000000" w:themeColor="text1"/>
            <w:sz w:val="28"/>
            <w:szCs w:val="28"/>
          </w:rPr>
          <w:t xml:space="preserve"> </w:t>
        </w:r>
      </w:ins>
      <w:ins w:id="2681" w:author="Daisy Watt" w:date="2026-06-18T20:54:00Z" w16du:dateUtc="2026-06-18T19:54:00Z">
        <w:del w:id="2682" w:author="Claire S" w:date="2026-07-19T12:28:00Z" w16du:dateUtc="2026-07-19T11:28:00Z">
          <w:r w:rsidR="00F80A31" w:rsidDel="00EE08D2">
            <w:rPr>
              <w:rFonts w:ascii="Cambria" w:hAnsi="Cambria"/>
              <w:color w:val="000000" w:themeColor="text1"/>
              <w:sz w:val="28"/>
              <w:szCs w:val="28"/>
            </w:rPr>
            <w:delText>and</w:delText>
          </w:r>
        </w:del>
      </w:ins>
      <w:ins w:id="2683" w:author="Claire S" w:date="2026-07-19T12:28:00Z" w16du:dateUtc="2026-07-19T11:28:00Z">
        <w:r w:rsidR="00EE08D2">
          <w:rPr>
            <w:rFonts w:ascii="Cambria" w:hAnsi="Cambria"/>
            <w:color w:val="000000" w:themeColor="text1"/>
            <w:sz w:val="28"/>
            <w:szCs w:val="28"/>
          </w:rPr>
          <w:t>CEO</w:t>
        </w:r>
      </w:ins>
      <w:ins w:id="2684" w:author="Claire S" w:date="2026-07-20T12:18:00Z" w16du:dateUtc="2026-07-20T11:18:00Z">
        <w:r w:rsidR="00EC4207">
          <w:rPr>
            <w:rFonts w:ascii="Cambria" w:hAnsi="Cambria"/>
            <w:color w:val="000000" w:themeColor="text1"/>
            <w:sz w:val="28"/>
            <w:szCs w:val="28"/>
          </w:rPr>
          <w:t>,</w:t>
        </w:r>
      </w:ins>
      <w:ins w:id="2685" w:author="Claire S" w:date="2026-07-19T12:28:00Z" w16du:dateUtc="2026-07-19T11:28:00Z">
        <w:r w:rsidR="00EE08D2">
          <w:rPr>
            <w:rFonts w:ascii="Cambria" w:hAnsi="Cambria"/>
            <w:color w:val="000000" w:themeColor="text1"/>
            <w:sz w:val="28"/>
            <w:szCs w:val="28"/>
          </w:rPr>
          <w:t xml:space="preserve"> </w:t>
        </w:r>
      </w:ins>
      <w:ins w:id="2686" w:author="Claire S" w:date="2026-05-07T17:18:00Z" w16du:dateUtc="2026-05-07T16:18:00Z">
        <w:r>
          <w:rPr>
            <w:rFonts w:ascii="Cambria" w:hAnsi="Cambria"/>
            <w:color w:val="000000" w:themeColor="text1"/>
            <w:sz w:val="28"/>
            <w:szCs w:val="28"/>
          </w:rPr>
          <w:t>Ruth</w:t>
        </w:r>
      </w:ins>
      <w:ins w:id="2687" w:author="Claire S" w:date="2026-07-19T12:28:00Z" w16du:dateUtc="2026-07-19T11:28:00Z">
        <w:r w:rsidR="00EE08D2">
          <w:rPr>
            <w:rFonts w:ascii="Cambria" w:hAnsi="Cambria"/>
            <w:color w:val="000000" w:themeColor="text1"/>
            <w:sz w:val="28"/>
            <w:szCs w:val="28"/>
          </w:rPr>
          <w:t xml:space="preserve"> Langley</w:t>
        </w:r>
      </w:ins>
      <w:ins w:id="2688" w:author="Claire S" w:date="2026-07-20T12:18:00Z" w16du:dateUtc="2026-07-20T11:18:00Z">
        <w:r w:rsidR="00EC4207">
          <w:rPr>
            <w:rFonts w:ascii="Cambria" w:hAnsi="Cambria"/>
            <w:color w:val="000000" w:themeColor="text1"/>
            <w:sz w:val="28"/>
            <w:szCs w:val="28"/>
          </w:rPr>
          <w:t>,</w:t>
        </w:r>
      </w:ins>
      <w:ins w:id="2689" w:author="Claire S" w:date="2026-05-07T17:18:00Z" w16du:dateUtc="2026-05-07T16:18:00Z">
        <w:r>
          <w:rPr>
            <w:rFonts w:ascii="Cambria" w:hAnsi="Cambria"/>
            <w:color w:val="000000" w:themeColor="text1"/>
            <w:sz w:val="28"/>
            <w:szCs w:val="28"/>
          </w:rPr>
          <w:t xml:space="preserve"> h</w:t>
        </w:r>
      </w:ins>
      <w:ins w:id="2690" w:author="Claire S" w:date="2026-05-07T17:19:00Z" w16du:dateUtc="2026-05-07T16:19:00Z">
        <w:r>
          <w:rPr>
            <w:rFonts w:ascii="Cambria" w:hAnsi="Cambria"/>
            <w:color w:val="000000" w:themeColor="text1"/>
            <w:sz w:val="28"/>
            <w:szCs w:val="28"/>
          </w:rPr>
          <w:t xml:space="preserve">ad </w:t>
        </w:r>
      </w:ins>
      <w:ins w:id="2691" w:author="Claire S" w:date="2026-07-31T15:58:00Z" w16du:dateUtc="2026-07-31T14:58:00Z">
        <w:r w:rsidR="008A0283">
          <w:rPr>
            <w:rFonts w:ascii="Cambria" w:hAnsi="Cambria"/>
            <w:color w:val="000000" w:themeColor="text1"/>
            <w:sz w:val="28"/>
            <w:szCs w:val="28"/>
          </w:rPr>
          <w:t>slipp</w:t>
        </w:r>
      </w:ins>
      <w:ins w:id="2692" w:author="Claire S" w:date="2026-05-07T17:19:00Z" w16du:dateUtc="2026-05-07T16:19:00Z">
        <w:r>
          <w:rPr>
            <w:rFonts w:ascii="Cambria" w:hAnsi="Cambria"/>
            <w:color w:val="000000" w:themeColor="text1"/>
            <w:sz w:val="28"/>
            <w:szCs w:val="28"/>
          </w:rPr>
          <w:t>ed</w:t>
        </w:r>
      </w:ins>
      <w:ins w:id="2693" w:author="Claire S" w:date="2026-07-31T15:58:00Z" w16du:dateUtc="2026-07-31T14:58:00Z">
        <w:r w:rsidR="008A0283">
          <w:rPr>
            <w:rFonts w:ascii="Cambria" w:hAnsi="Cambria"/>
            <w:color w:val="000000" w:themeColor="text1"/>
            <w:sz w:val="28"/>
            <w:szCs w:val="28"/>
          </w:rPr>
          <w:t xml:space="preserve"> in</w:t>
        </w:r>
      </w:ins>
      <w:ins w:id="2694" w:author="Claire S" w:date="2026-07-31T15:59:00Z" w16du:dateUtc="2026-07-31T14:59:00Z">
        <w:r w:rsidR="008A0283">
          <w:rPr>
            <w:rFonts w:ascii="Cambria" w:hAnsi="Cambria"/>
            <w:color w:val="000000" w:themeColor="text1"/>
            <w:sz w:val="28"/>
            <w:szCs w:val="28"/>
          </w:rPr>
          <w:t>to her pay</w:t>
        </w:r>
      </w:ins>
      <w:ins w:id="2695" w:author="Claire S" w:date="2026-05-07T17:19:00Z" w16du:dateUtc="2026-05-07T16:19:00Z">
        <w:r>
          <w:rPr>
            <w:rFonts w:ascii="Cambria" w:hAnsi="Cambria"/>
            <w:color w:val="000000" w:themeColor="text1"/>
            <w:sz w:val="28"/>
            <w:szCs w:val="28"/>
          </w:rPr>
          <w:t xml:space="preserve"> a few months ago </w:t>
        </w:r>
      </w:ins>
      <w:ins w:id="2696" w:author="Claire S" w:date="2026-07-20T12:18:00Z" w16du:dateUtc="2026-07-20T11:18:00Z">
        <w:r w:rsidR="00EC4207">
          <w:rPr>
            <w:rFonts w:ascii="Cambria" w:hAnsi="Cambria"/>
            <w:color w:val="000000" w:themeColor="text1"/>
            <w:sz w:val="28"/>
            <w:szCs w:val="28"/>
          </w:rPr>
          <w:t xml:space="preserve">for keeping </w:t>
        </w:r>
      </w:ins>
      <w:ins w:id="2697" w:author="Claire S" w:date="2026-05-07T17:19:00Z" w16du:dateUtc="2026-05-07T16:19:00Z">
        <w:r>
          <w:rPr>
            <w:rFonts w:ascii="Cambria" w:hAnsi="Cambria"/>
            <w:color w:val="000000" w:themeColor="text1"/>
            <w:sz w:val="28"/>
            <w:szCs w:val="28"/>
          </w:rPr>
          <w:t>quiet</w:t>
        </w:r>
      </w:ins>
      <w:ins w:id="2698" w:author="Claire S" w:date="2026-07-19T12:28:00Z" w16du:dateUtc="2026-07-19T11:28:00Z">
        <w:r w:rsidR="00EE08D2">
          <w:rPr>
            <w:rFonts w:ascii="Cambria" w:hAnsi="Cambria"/>
            <w:color w:val="000000" w:themeColor="text1"/>
            <w:sz w:val="28"/>
            <w:szCs w:val="28"/>
          </w:rPr>
          <w:t xml:space="preserve"> after the Elizabeth du Toit </w:t>
        </w:r>
      </w:ins>
      <w:ins w:id="2699" w:author="Claire S" w:date="2026-07-31T15:59:00Z" w16du:dateUtc="2026-07-31T14:59:00Z">
        <w:r w:rsidR="008A0283">
          <w:rPr>
            <w:rFonts w:ascii="Cambria" w:hAnsi="Cambria"/>
            <w:color w:val="000000" w:themeColor="text1"/>
            <w:sz w:val="28"/>
            <w:szCs w:val="28"/>
          </w:rPr>
          <w:t>disaster</w:t>
        </w:r>
      </w:ins>
      <w:ins w:id="2700" w:author="Claire S" w:date="2026-07-19T12:28:00Z" w16du:dateUtc="2026-07-19T11:28:00Z">
        <w:r w:rsidR="00EE08D2">
          <w:rPr>
            <w:rFonts w:ascii="Cambria" w:hAnsi="Cambria"/>
            <w:color w:val="000000" w:themeColor="text1"/>
            <w:sz w:val="28"/>
            <w:szCs w:val="28"/>
          </w:rPr>
          <w:t xml:space="preserve">, </w:t>
        </w:r>
      </w:ins>
      <w:ins w:id="2701" w:author="Claire S" w:date="2026-05-07T17:19:00Z" w16du:dateUtc="2026-05-07T16:19:00Z">
        <w:r w:rsidR="00496529">
          <w:rPr>
            <w:rFonts w:ascii="Cambria" w:hAnsi="Cambria"/>
            <w:color w:val="000000" w:themeColor="text1"/>
            <w:sz w:val="28"/>
            <w:szCs w:val="28"/>
          </w:rPr>
          <w:t>would be sooner rather than later.</w:t>
        </w:r>
      </w:ins>
      <w:ins w:id="2702" w:author="Claire S" w:date="2026-05-25T16:20:00Z" w16du:dateUtc="2026-05-25T15:20:00Z">
        <w:r w:rsidR="00596276">
          <w:rPr>
            <w:rFonts w:ascii="Cambria" w:hAnsi="Cambria"/>
            <w:color w:val="000000" w:themeColor="text1"/>
            <w:sz w:val="28"/>
            <w:szCs w:val="28"/>
          </w:rPr>
          <w:t xml:space="preserve"> </w:t>
        </w:r>
      </w:ins>
      <w:ins w:id="2703" w:author="Claire S" w:date="2026-07-20T12:19:00Z" w16du:dateUtc="2026-07-20T11:19:00Z">
        <w:r w:rsidR="00EC4207">
          <w:rPr>
            <w:rFonts w:ascii="Cambria" w:hAnsi="Cambria"/>
            <w:color w:val="000000" w:themeColor="text1"/>
            <w:sz w:val="28"/>
            <w:szCs w:val="28"/>
          </w:rPr>
          <w:t xml:space="preserve"> </w:t>
        </w:r>
      </w:ins>
      <w:ins w:id="2704" w:author="Claire S" w:date="2026-07-21T09:13:00Z" w16du:dateUtc="2026-07-21T08:13:00Z">
        <w:r w:rsidR="00AB2133">
          <w:rPr>
            <w:rFonts w:ascii="Cambria" w:hAnsi="Cambria"/>
            <w:color w:val="000000" w:themeColor="text1"/>
            <w:sz w:val="28"/>
            <w:szCs w:val="28"/>
          </w:rPr>
          <w:t>S</w:t>
        </w:r>
      </w:ins>
      <w:ins w:id="2705" w:author="Claire S" w:date="2026-07-21T09:12:00Z" w16du:dateUtc="2026-07-21T08:12:00Z">
        <w:r w:rsidR="00AB2133">
          <w:rPr>
            <w:rFonts w:ascii="Cambria" w:hAnsi="Cambria"/>
            <w:color w:val="000000" w:themeColor="text1"/>
            <w:sz w:val="28"/>
            <w:szCs w:val="28"/>
          </w:rPr>
          <w:t xml:space="preserve">he found herself </w:t>
        </w:r>
      </w:ins>
      <w:ins w:id="2706" w:author="Claire S" w:date="2026-05-25T16:20:00Z" w16du:dateUtc="2026-05-25T15:20:00Z">
        <w:del w:id="2707" w:author="Daisy Watt" w:date="2026-06-18T20:54:00Z" w16du:dateUtc="2026-06-18T19:54:00Z">
          <w:r w:rsidR="00596276" w:rsidDel="00F80A31">
            <w:rPr>
              <w:rFonts w:ascii="Cambria" w:hAnsi="Cambria"/>
              <w:color w:val="000000" w:themeColor="text1"/>
              <w:sz w:val="28"/>
              <w:szCs w:val="28"/>
            </w:rPr>
            <w:delText xml:space="preserve"> </w:delText>
          </w:r>
        </w:del>
      </w:ins>
      <w:ins w:id="2708" w:author="Claire S" w:date="2026-07-20T12:19:00Z" w16du:dateUtc="2026-07-20T11:19:00Z">
        <w:r w:rsidR="00EC4207">
          <w:rPr>
            <w:rFonts w:ascii="Cambria" w:hAnsi="Cambria"/>
            <w:color w:val="000000" w:themeColor="text1"/>
            <w:sz w:val="28"/>
            <w:szCs w:val="28"/>
          </w:rPr>
          <w:t>crav</w:t>
        </w:r>
      </w:ins>
      <w:ins w:id="2709" w:author="Claire S" w:date="2026-07-21T09:12:00Z" w16du:dateUtc="2026-07-21T08:12:00Z">
        <w:r w:rsidR="00AB2133">
          <w:rPr>
            <w:rFonts w:ascii="Cambria" w:hAnsi="Cambria"/>
            <w:color w:val="000000" w:themeColor="text1"/>
            <w:sz w:val="28"/>
            <w:szCs w:val="28"/>
          </w:rPr>
          <w:t xml:space="preserve">ing </w:t>
        </w:r>
      </w:ins>
      <w:ins w:id="2710" w:author="Claire S" w:date="2026-05-25T16:20:00Z" w16du:dateUtc="2026-05-25T15:20:00Z">
        <w:r w:rsidR="00596276">
          <w:rPr>
            <w:rFonts w:ascii="Cambria" w:hAnsi="Cambria"/>
            <w:color w:val="000000" w:themeColor="text1"/>
            <w:sz w:val="28"/>
            <w:szCs w:val="28"/>
          </w:rPr>
          <w:t>peace and quiet.</w:t>
        </w:r>
      </w:ins>
    </w:p>
    <w:p w14:paraId="1166C395" w14:textId="47CA88BB" w:rsidR="009655D0" w:rsidRDefault="004B7435" w:rsidP="009B3404">
      <w:pPr>
        <w:spacing w:line="360" w:lineRule="auto"/>
        <w:ind w:firstLine="720"/>
        <w:contextualSpacing/>
        <w:rPr>
          <w:ins w:id="2711" w:author="Claire S" w:date="2026-07-20T11:25:00Z" w16du:dateUtc="2026-07-20T10:25:00Z"/>
          <w:rFonts w:ascii="Cambria" w:hAnsi="Cambria"/>
          <w:color w:val="000000" w:themeColor="text1"/>
          <w:sz w:val="28"/>
          <w:szCs w:val="28"/>
        </w:rPr>
      </w:pPr>
      <w:ins w:id="2712" w:author="Daisy Watt" w:date="2026-06-18T20:52:00Z" w16du:dateUtc="2026-06-18T19:52:00Z">
        <w:del w:id="2713" w:author="Claire S" w:date="2026-07-19T12:23:00Z" w16du:dateUtc="2026-07-19T11:23:00Z">
          <w:r w:rsidRPr="004B7435" w:rsidDel="008C5DBD">
            <w:rPr>
              <w:rFonts w:ascii="Cambria" w:hAnsi="Cambria"/>
              <w:color w:val="000000" w:themeColor="text1"/>
              <w:sz w:val="28"/>
              <w:szCs w:val="28"/>
              <w:highlight w:val="green"/>
              <w:rPrChange w:id="2714" w:author="Daisy Watt" w:date="2026-06-18T20:53:00Z" w16du:dateUtc="2026-06-18T19:53:00Z">
                <w:rPr>
                  <w:rFonts w:ascii="Cambria" w:hAnsi="Cambria"/>
                  <w:color w:val="000000" w:themeColor="text1"/>
                  <w:sz w:val="28"/>
                  <w:szCs w:val="28"/>
                </w:rPr>
              </w:rPrChange>
            </w:rPr>
            <w:delText>Es</w:delText>
          </w:r>
        </w:del>
      </w:ins>
      <w:ins w:id="2715" w:author="Claire S" w:date="2026-07-19T12:29:00Z" w16du:dateUtc="2026-07-19T11:29:00Z">
        <w:r w:rsidR="00EE08D2">
          <w:rPr>
            <w:rFonts w:ascii="Cambria" w:hAnsi="Cambria"/>
            <w:color w:val="000000" w:themeColor="text1"/>
            <w:sz w:val="28"/>
            <w:szCs w:val="28"/>
          </w:rPr>
          <w:t>And</w:t>
        </w:r>
      </w:ins>
      <w:ins w:id="2716" w:author="Claire S" w:date="2026-05-25T13:20:00Z" w16du:dateUtc="2026-05-25T12:20:00Z">
        <w:r w:rsidR="009F2CF5">
          <w:rPr>
            <w:rFonts w:ascii="Cambria" w:hAnsi="Cambria"/>
            <w:color w:val="000000" w:themeColor="text1"/>
            <w:sz w:val="28"/>
            <w:szCs w:val="28"/>
          </w:rPr>
          <w:t xml:space="preserve"> if Adam was </w:t>
        </w:r>
      </w:ins>
      <w:ins w:id="2717" w:author="Claire S" w:date="2026-06-02T17:42:00Z" w16du:dateUtc="2026-06-02T16:42:00Z">
        <w:r w:rsidR="005370E3">
          <w:rPr>
            <w:rFonts w:ascii="Cambria" w:hAnsi="Cambria"/>
            <w:color w:val="000000" w:themeColor="text1"/>
            <w:sz w:val="28"/>
            <w:szCs w:val="28"/>
          </w:rPr>
          <w:t xml:space="preserve">going to </w:t>
        </w:r>
      </w:ins>
      <w:ins w:id="2718" w:author="Claire S" w:date="2026-06-02T09:10:00Z" w16du:dateUtc="2026-06-02T08:10:00Z">
        <w:r w:rsidR="009C5524">
          <w:rPr>
            <w:rFonts w:ascii="Cambria" w:hAnsi="Cambria"/>
            <w:color w:val="000000" w:themeColor="text1"/>
            <w:sz w:val="28"/>
            <w:szCs w:val="28"/>
          </w:rPr>
          <w:t>terrify her</w:t>
        </w:r>
      </w:ins>
      <w:ins w:id="2719" w:author="Claire S" w:date="2026-05-25T16:20:00Z" w16du:dateUtc="2026-05-25T15:20:00Z">
        <w:r w:rsidR="00596276">
          <w:rPr>
            <w:rFonts w:ascii="Cambria" w:hAnsi="Cambria"/>
            <w:color w:val="000000" w:themeColor="text1"/>
            <w:sz w:val="28"/>
            <w:szCs w:val="28"/>
          </w:rPr>
          <w:t xml:space="preserve"> </w:t>
        </w:r>
      </w:ins>
      <w:ins w:id="2720" w:author="Claire S" w:date="2026-05-27T11:35:00Z" w16du:dateUtc="2026-05-27T10:35:00Z">
        <w:r w:rsidR="00845B30">
          <w:rPr>
            <w:rFonts w:ascii="Cambria" w:hAnsi="Cambria"/>
            <w:color w:val="000000" w:themeColor="text1"/>
            <w:sz w:val="28"/>
            <w:szCs w:val="28"/>
          </w:rPr>
          <w:t>in</w:t>
        </w:r>
      </w:ins>
      <w:ins w:id="2721" w:author="Claire S" w:date="2026-05-26T09:39:00Z" w16du:dateUtc="2026-05-26T08:39:00Z">
        <w:r w:rsidR="0084163F">
          <w:rPr>
            <w:rFonts w:ascii="Cambria" w:hAnsi="Cambria"/>
            <w:color w:val="000000" w:themeColor="text1"/>
            <w:sz w:val="28"/>
            <w:szCs w:val="28"/>
          </w:rPr>
          <w:t xml:space="preserve"> the </w:t>
        </w:r>
      </w:ins>
      <w:ins w:id="2722" w:author="Claire S" w:date="2026-05-27T11:35:00Z" w16du:dateUtc="2026-05-27T10:35:00Z">
        <w:r w:rsidR="00845B30">
          <w:rPr>
            <w:rFonts w:ascii="Cambria" w:hAnsi="Cambria"/>
            <w:color w:val="000000" w:themeColor="text1"/>
            <w:sz w:val="28"/>
            <w:szCs w:val="28"/>
          </w:rPr>
          <w:t>middle of the night</w:t>
        </w:r>
      </w:ins>
      <w:ins w:id="2723" w:author="Claire S" w:date="2026-06-02T17:43:00Z" w16du:dateUtc="2026-06-02T16:43:00Z">
        <w:r w:rsidR="005370E3">
          <w:rPr>
            <w:rFonts w:ascii="Cambria" w:hAnsi="Cambria"/>
            <w:color w:val="000000" w:themeColor="text1"/>
            <w:sz w:val="28"/>
            <w:szCs w:val="28"/>
          </w:rPr>
          <w:t>, creeping round the flat like that</w:t>
        </w:r>
      </w:ins>
      <w:ins w:id="2724" w:author="Claire S" w:date="2026-07-19T12:29:00Z" w16du:dateUtc="2026-07-19T11:29:00Z">
        <w:r w:rsidR="00EE08D2">
          <w:rPr>
            <w:rFonts w:ascii="Cambria" w:hAnsi="Cambria"/>
            <w:color w:val="000000" w:themeColor="text1"/>
            <w:sz w:val="28"/>
            <w:szCs w:val="28"/>
          </w:rPr>
          <w:t xml:space="preserve">, </w:t>
        </w:r>
      </w:ins>
      <w:ins w:id="2725" w:author="Claire S" w:date="2026-07-21T09:12:00Z" w16du:dateUtc="2026-07-21T08:12:00Z">
        <w:r w:rsidR="00AB2133">
          <w:rPr>
            <w:rFonts w:ascii="Cambria" w:hAnsi="Cambria"/>
            <w:color w:val="000000" w:themeColor="text1"/>
            <w:sz w:val="28"/>
            <w:szCs w:val="28"/>
          </w:rPr>
          <w:t>it couldn’t come soon enough</w:t>
        </w:r>
      </w:ins>
      <w:commentRangeStart w:id="2726"/>
      <w:ins w:id="2727" w:author="Claire S" w:date="2026-06-02T17:43:00Z" w16du:dateUtc="2026-06-02T16:43:00Z">
        <w:r w:rsidR="005370E3">
          <w:rPr>
            <w:rFonts w:ascii="Cambria" w:hAnsi="Cambria"/>
            <w:color w:val="000000" w:themeColor="text1"/>
            <w:sz w:val="28"/>
            <w:szCs w:val="28"/>
          </w:rPr>
          <w:t>.</w:t>
        </w:r>
      </w:ins>
      <w:commentRangeEnd w:id="2726"/>
      <w:r w:rsidR="00200590">
        <w:rPr>
          <w:rStyle w:val="CommentReference"/>
          <w:rFonts w:ascii="Cambria" w:hAnsi="Cambria"/>
          <w:color w:val="000000" w:themeColor="text1"/>
          <w:sz w:val="28"/>
          <w:szCs w:val="28"/>
        </w:rPr>
        <w:commentReference w:id="2726"/>
      </w:r>
      <w:ins w:id="2728" w:author="Claire S" w:date="2026-07-19T12:30:00Z" w16du:dateUtc="2026-07-19T11:30:00Z">
        <w:r w:rsidR="00EE08D2">
          <w:rPr>
            <w:rFonts w:ascii="Cambria" w:hAnsi="Cambria"/>
            <w:color w:val="000000" w:themeColor="text1"/>
            <w:sz w:val="28"/>
            <w:szCs w:val="28"/>
          </w:rPr>
          <w:t xml:space="preserve"> </w:t>
        </w:r>
      </w:ins>
    </w:p>
    <w:p w14:paraId="596B040E" w14:textId="5323A2C5" w:rsidR="009F2CF5" w:rsidRPr="007232B5" w:rsidRDefault="00EE08D2" w:rsidP="009B3404">
      <w:pPr>
        <w:spacing w:line="360" w:lineRule="auto"/>
        <w:ind w:firstLine="720"/>
        <w:contextualSpacing/>
        <w:rPr>
          <w:rFonts w:ascii="Cambria" w:hAnsi="Cambria"/>
          <w:color w:val="000000" w:themeColor="text1"/>
          <w:sz w:val="28"/>
          <w:szCs w:val="28"/>
        </w:rPr>
      </w:pPr>
      <w:ins w:id="2729" w:author="Claire S" w:date="2026-07-19T12:30:00Z" w16du:dateUtc="2026-07-19T11:30:00Z">
        <w:r>
          <w:rPr>
            <w:rFonts w:ascii="Cambria" w:hAnsi="Cambria"/>
            <w:color w:val="000000" w:themeColor="text1"/>
            <w:sz w:val="28"/>
            <w:szCs w:val="28"/>
          </w:rPr>
          <w:t xml:space="preserve">Though that wouldn’t stop horrible phone calls like the one she’d just received. </w:t>
        </w:r>
      </w:ins>
      <w:ins w:id="2730" w:author="Claire S" w:date="2026-07-21T09:13:00Z" w16du:dateUtc="2026-07-21T08:13:00Z">
        <w:r w:rsidR="00AB2133">
          <w:rPr>
            <w:rFonts w:ascii="Cambria" w:hAnsi="Cambria"/>
            <w:color w:val="000000" w:themeColor="text1"/>
            <w:sz w:val="28"/>
            <w:szCs w:val="28"/>
          </w:rPr>
          <w:t>Clara</w:t>
        </w:r>
      </w:ins>
      <w:ins w:id="2731" w:author="Claire S" w:date="2026-07-20T11:25:00Z" w16du:dateUtc="2026-07-20T10:25:00Z">
        <w:r w:rsidR="009655D0">
          <w:rPr>
            <w:rFonts w:ascii="Cambria" w:hAnsi="Cambria"/>
            <w:color w:val="000000" w:themeColor="text1"/>
            <w:sz w:val="28"/>
            <w:szCs w:val="28"/>
          </w:rPr>
          <w:t xml:space="preserve"> had no idea </w:t>
        </w:r>
      </w:ins>
      <w:ins w:id="2732" w:author="Claire S" w:date="2026-07-21T09:13:00Z" w16du:dateUtc="2026-07-21T08:13:00Z">
        <w:r w:rsidR="00AB2133">
          <w:rPr>
            <w:rFonts w:ascii="Cambria" w:hAnsi="Cambria"/>
            <w:color w:val="000000" w:themeColor="text1"/>
            <w:sz w:val="28"/>
            <w:szCs w:val="28"/>
          </w:rPr>
          <w:t xml:space="preserve">who had made it or </w:t>
        </w:r>
      </w:ins>
      <w:ins w:id="2733" w:author="Claire S" w:date="2026-07-20T11:25:00Z" w16du:dateUtc="2026-07-20T10:25:00Z">
        <w:r w:rsidR="009655D0">
          <w:rPr>
            <w:rFonts w:ascii="Cambria" w:hAnsi="Cambria"/>
            <w:color w:val="000000" w:themeColor="text1"/>
            <w:sz w:val="28"/>
            <w:szCs w:val="28"/>
          </w:rPr>
          <w:t>what it was about</w:t>
        </w:r>
      </w:ins>
      <w:ins w:id="2734" w:author="Claire S" w:date="2026-07-21T09:13:00Z" w16du:dateUtc="2026-07-21T08:13:00Z">
        <w:r w:rsidR="00AB2133">
          <w:rPr>
            <w:rFonts w:ascii="Cambria" w:hAnsi="Cambria"/>
            <w:color w:val="000000" w:themeColor="text1"/>
            <w:sz w:val="28"/>
            <w:szCs w:val="28"/>
          </w:rPr>
          <w:t xml:space="preserve">, but nor was </w:t>
        </w:r>
      </w:ins>
      <w:ins w:id="2735" w:author="Claire S" w:date="2026-07-20T11:25:00Z" w16du:dateUtc="2026-07-20T10:25:00Z">
        <w:r w:rsidR="009655D0">
          <w:rPr>
            <w:rFonts w:ascii="Cambria" w:hAnsi="Cambria"/>
            <w:color w:val="000000" w:themeColor="text1"/>
            <w:sz w:val="28"/>
            <w:szCs w:val="28"/>
          </w:rPr>
          <w:t>she dying to find out…</w:t>
        </w:r>
      </w:ins>
    </w:p>
    <w:p w14:paraId="2D223F95" w14:textId="77777777" w:rsidR="009B3404" w:rsidDel="008A5F88" w:rsidRDefault="009B3404" w:rsidP="00476536">
      <w:pPr>
        <w:spacing w:line="360" w:lineRule="auto"/>
        <w:contextualSpacing/>
        <w:rPr>
          <w:del w:id="2736" w:author="Claire S" w:date="2026-05-07T17:19:00Z" w16du:dateUtc="2026-05-07T16:19:00Z"/>
          <w:rFonts w:ascii="Cambria" w:hAnsi="Cambria"/>
          <w:sz w:val="28"/>
          <w:szCs w:val="28"/>
        </w:rPr>
      </w:pPr>
    </w:p>
    <w:p w14:paraId="4588DBD8" w14:textId="77777777" w:rsidR="008A5F88" w:rsidRDefault="008A5F88" w:rsidP="00AC4879">
      <w:pPr>
        <w:spacing w:line="360" w:lineRule="auto"/>
        <w:ind w:firstLine="720"/>
        <w:contextualSpacing/>
        <w:rPr>
          <w:ins w:id="2737" w:author="Claire S" w:date="2026-05-11T12:28:00Z" w16du:dateUtc="2026-05-11T11:28:00Z"/>
          <w:rFonts w:ascii="Cambria" w:hAnsi="Cambria"/>
          <w:sz w:val="28"/>
          <w:szCs w:val="28"/>
        </w:rPr>
      </w:pPr>
    </w:p>
    <w:p w14:paraId="0CBCAD5D" w14:textId="77777777" w:rsidR="008A5F88" w:rsidRDefault="008A5F88" w:rsidP="00AC4879">
      <w:pPr>
        <w:spacing w:line="360" w:lineRule="auto"/>
        <w:ind w:firstLine="720"/>
        <w:contextualSpacing/>
        <w:rPr>
          <w:ins w:id="2738" w:author="Claire S" w:date="2026-05-11T12:28:00Z" w16du:dateUtc="2026-05-11T11:28:00Z"/>
          <w:rFonts w:ascii="Cambria" w:hAnsi="Cambria"/>
          <w:sz w:val="28"/>
          <w:szCs w:val="28"/>
        </w:rPr>
      </w:pPr>
    </w:p>
    <w:p w14:paraId="496C5FB1" w14:textId="77777777" w:rsidR="00C70558" w:rsidDel="001D2FAE" w:rsidRDefault="00C70558" w:rsidP="00476536">
      <w:pPr>
        <w:spacing w:line="360" w:lineRule="auto"/>
        <w:contextualSpacing/>
        <w:rPr>
          <w:del w:id="2739" w:author="Claire S" w:date="2026-05-07T17:19:00Z" w16du:dateUtc="2026-05-07T16:19:00Z"/>
          <w:rFonts w:ascii="Cambria" w:hAnsi="Cambria"/>
          <w:sz w:val="28"/>
          <w:szCs w:val="28"/>
        </w:rPr>
      </w:pPr>
    </w:p>
    <w:p w14:paraId="6825ABA0" w14:textId="77777777" w:rsidR="001D2FAE" w:rsidRDefault="001D2FAE" w:rsidP="00AC4879">
      <w:pPr>
        <w:spacing w:line="360" w:lineRule="auto"/>
        <w:ind w:firstLine="720"/>
        <w:contextualSpacing/>
        <w:rPr>
          <w:ins w:id="2740" w:author="Claire S" w:date="2026-07-31T15:42:00Z" w16du:dateUtc="2026-07-31T14:42:00Z"/>
          <w:rFonts w:ascii="Cambria" w:hAnsi="Cambria"/>
          <w:sz w:val="28"/>
          <w:szCs w:val="28"/>
        </w:rPr>
      </w:pPr>
    </w:p>
    <w:p w14:paraId="1CBBD11B" w14:textId="77777777" w:rsidR="001D2FAE" w:rsidRDefault="001D2FAE" w:rsidP="00AC4879">
      <w:pPr>
        <w:spacing w:line="360" w:lineRule="auto"/>
        <w:ind w:firstLine="720"/>
        <w:contextualSpacing/>
        <w:rPr>
          <w:ins w:id="2741" w:author="Claire S" w:date="2026-07-31T15:42:00Z" w16du:dateUtc="2026-07-31T14:42:00Z"/>
          <w:rFonts w:ascii="Cambria" w:hAnsi="Cambria"/>
          <w:sz w:val="28"/>
          <w:szCs w:val="28"/>
        </w:rPr>
      </w:pPr>
    </w:p>
    <w:p w14:paraId="43F64621" w14:textId="77777777" w:rsidR="001D2FAE" w:rsidRDefault="001D2FAE" w:rsidP="00AC4879">
      <w:pPr>
        <w:spacing w:line="360" w:lineRule="auto"/>
        <w:ind w:firstLine="720"/>
        <w:contextualSpacing/>
        <w:rPr>
          <w:ins w:id="2742" w:author="Claire S" w:date="2026-07-31T15:42:00Z" w16du:dateUtc="2026-07-31T14:42:00Z"/>
          <w:rFonts w:ascii="Cambria" w:hAnsi="Cambria"/>
          <w:sz w:val="28"/>
          <w:szCs w:val="28"/>
        </w:rPr>
      </w:pPr>
    </w:p>
    <w:p w14:paraId="7EA1F6BC" w14:textId="77777777" w:rsidR="001D2FAE" w:rsidRDefault="001D2FAE" w:rsidP="00AC4879">
      <w:pPr>
        <w:spacing w:line="360" w:lineRule="auto"/>
        <w:ind w:firstLine="720"/>
        <w:contextualSpacing/>
        <w:rPr>
          <w:ins w:id="2743" w:author="Claire S" w:date="2026-07-31T15:42:00Z" w16du:dateUtc="2026-07-31T14:42:00Z"/>
          <w:rFonts w:ascii="Cambria" w:hAnsi="Cambria"/>
          <w:sz w:val="28"/>
          <w:szCs w:val="28"/>
        </w:rPr>
      </w:pPr>
    </w:p>
    <w:p w14:paraId="1D03BDAB" w14:textId="77777777" w:rsidR="001D2FAE" w:rsidRDefault="001D2FAE" w:rsidP="00AC4879">
      <w:pPr>
        <w:spacing w:line="360" w:lineRule="auto"/>
        <w:ind w:firstLine="720"/>
        <w:contextualSpacing/>
        <w:rPr>
          <w:ins w:id="2744" w:author="Claire S" w:date="2026-07-31T15:42:00Z" w16du:dateUtc="2026-07-31T14:42:00Z"/>
          <w:rFonts w:ascii="Cambria" w:hAnsi="Cambria"/>
          <w:sz w:val="28"/>
          <w:szCs w:val="28"/>
        </w:rPr>
      </w:pPr>
    </w:p>
    <w:p w14:paraId="58ABA4B4" w14:textId="77777777" w:rsidR="001D2FAE" w:rsidRDefault="001D2FAE" w:rsidP="00AC4879">
      <w:pPr>
        <w:spacing w:line="360" w:lineRule="auto"/>
        <w:ind w:firstLine="720"/>
        <w:contextualSpacing/>
        <w:rPr>
          <w:ins w:id="2745" w:author="Claire S" w:date="2026-07-31T15:42:00Z" w16du:dateUtc="2026-07-31T14:42:00Z"/>
          <w:rFonts w:ascii="Cambria" w:hAnsi="Cambria"/>
          <w:sz w:val="28"/>
          <w:szCs w:val="28"/>
        </w:rPr>
      </w:pPr>
    </w:p>
    <w:p w14:paraId="783903F3" w14:textId="4180DD47" w:rsidR="00B15468" w:rsidRDefault="00B15468" w:rsidP="00476536">
      <w:pPr>
        <w:spacing w:line="360" w:lineRule="auto"/>
        <w:contextualSpacing/>
        <w:rPr>
          <w:rFonts w:ascii="Cambria" w:hAnsi="Cambria"/>
          <w:b/>
          <w:bCs/>
          <w:sz w:val="28"/>
          <w:szCs w:val="28"/>
        </w:rPr>
      </w:pPr>
      <w:r>
        <w:rPr>
          <w:rFonts w:ascii="Cambria" w:hAnsi="Cambria"/>
          <w:b/>
          <w:bCs/>
          <w:sz w:val="28"/>
          <w:szCs w:val="28"/>
        </w:rPr>
        <w:t xml:space="preserve">CHAPTER </w:t>
      </w:r>
      <w:ins w:id="2746" w:author="Claire S" w:date="2026-06-06T10:31:00Z" w16du:dateUtc="2026-06-06T09:31:00Z">
        <w:r w:rsidR="00A07B0D">
          <w:rPr>
            <w:rFonts w:ascii="Cambria" w:hAnsi="Cambria"/>
            <w:b/>
            <w:bCs/>
            <w:sz w:val="28"/>
            <w:szCs w:val="28"/>
          </w:rPr>
          <w:t>3</w:t>
        </w:r>
      </w:ins>
      <w:del w:id="2747" w:author="Claire S" w:date="2026-06-06T10:31:00Z" w16du:dateUtc="2026-06-06T09:31:00Z">
        <w:r w:rsidDel="00A07B0D">
          <w:rPr>
            <w:rFonts w:ascii="Cambria" w:hAnsi="Cambria"/>
            <w:b/>
            <w:bCs/>
            <w:sz w:val="28"/>
            <w:szCs w:val="28"/>
          </w:rPr>
          <w:delText>4</w:delText>
        </w:r>
      </w:del>
    </w:p>
    <w:p w14:paraId="2B66CC20" w14:textId="42471CE6" w:rsidR="00B962B6" w:rsidRPr="003C1663" w:rsidDel="00F92DEE" w:rsidRDefault="00324929" w:rsidP="00360DEA">
      <w:pPr>
        <w:spacing w:line="360" w:lineRule="auto"/>
        <w:contextualSpacing/>
        <w:rPr>
          <w:del w:id="2748" w:author="Daisy Watt" w:date="2026-06-18T20:55:00Z" w16du:dateUtc="2026-06-18T19:55:00Z"/>
          <w:rFonts w:ascii="Cambria" w:hAnsi="Cambria"/>
          <w:b/>
          <w:bCs/>
          <w:sz w:val="28"/>
          <w:szCs w:val="28"/>
        </w:rPr>
      </w:pPr>
      <w:ins w:id="2749" w:author="Claire S" w:date="2026-08-04T13:33:00Z" w16du:dateUtc="2026-08-04T12:33:00Z">
        <w:r>
          <w:rPr>
            <w:rFonts w:ascii="Cambria" w:hAnsi="Cambria"/>
            <w:b/>
            <w:bCs/>
            <w:sz w:val="28"/>
            <w:szCs w:val="28"/>
          </w:rPr>
          <w:t>SAVANNAH: SATURDAY NIGHT</w:t>
        </w:r>
      </w:ins>
      <w:del w:id="2750" w:author="Daisy Watt" w:date="2026-06-18T20:55:00Z" w16du:dateUtc="2026-06-18T19:55:00Z">
        <w:r w:rsidR="003C1663" w:rsidRPr="003C1663" w:rsidDel="00F92DEE">
          <w:rPr>
            <w:rFonts w:ascii="Cambria" w:hAnsi="Cambria"/>
            <w:b/>
            <w:bCs/>
            <w:sz w:val="28"/>
            <w:szCs w:val="28"/>
          </w:rPr>
          <w:delText>SA</w:delText>
        </w:r>
      </w:del>
      <w:ins w:id="2751" w:author="Claire S" w:date="2026-06-06T16:55:00Z" w16du:dateUtc="2026-06-06T15:55:00Z">
        <w:del w:id="2752" w:author="Daisy Watt" w:date="2026-06-18T20:55:00Z" w16du:dateUtc="2026-06-18T19:55:00Z">
          <w:r w:rsidR="00BB0DF9" w:rsidDel="00F92DEE">
            <w:rPr>
              <w:rFonts w:ascii="Cambria" w:hAnsi="Cambria"/>
              <w:b/>
              <w:bCs/>
              <w:sz w:val="28"/>
              <w:szCs w:val="28"/>
            </w:rPr>
            <w:delText>T</w:delText>
          </w:r>
        </w:del>
      </w:ins>
      <w:del w:id="2753" w:author="Daisy Watt" w:date="2026-06-18T20:55:00Z" w16du:dateUtc="2026-06-18T19:55:00Z">
        <w:r w:rsidR="003C1663" w:rsidRPr="003C1663" w:rsidDel="00F92DEE">
          <w:rPr>
            <w:rFonts w:ascii="Cambria" w:hAnsi="Cambria"/>
            <w:b/>
            <w:bCs/>
            <w:sz w:val="28"/>
            <w:szCs w:val="28"/>
          </w:rPr>
          <w:delText xml:space="preserve">TURDAY </w:delText>
        </w:r>
        <w:r w:rsidR="00D31044" w:rsidDel="00F92DEE">
          <w:rPr>
            <w:rFonts w:ascii="Cambria" w:hAnsi="Cambria"/>
            <w:b/>
            <w:bCs/>
            <w:sz w:val="28"/>
            <w:szCs w:val="28"/>
          </w:rPr>
          <w:delText>NIGHT</w:delText>
        </w:r>
      </w:del>
    </w:p>
    <w:p w14:paraId="7C6CB3D2" w14:textId="77777777" w:rsidR="00060DE0" w:rsidRDefault="00060DE0" w:rsidP="00060DE0">
      <w:pPr>
        <w:spacing w:line="360" w:lineRule="auto"/>
        <w:contextualSpacing/>
        <w:rPr>
          <w:ins w:id="2754" w:author="Claire S" w:date="2026-05-26T09:02:00Z" w16du:dateUtc="2026-05-26T08:02:00Z"/>
          <w:rFonts w:ascii="Cambria" w:hAnsi="Cambria"/>
          <w:b/>
          <w:bCs/>
          <w:color w:val="000000" w:themeColor="text1"/>
          <w:sz w:val="28"/>
          <w:szCs w:val="28"/>
        </w:rPr>
      </w:pPr>
    </w:p>
    <w:p w14:paraId="65689042" w14:textId="6682B91B" w:rsidR="00231E22" w:rsidRDefault="009B7660" w:rsidP="00060DE0">
      <w:pPr>
        <w:spacing w:line="360" w:lineRule="auto"/>
        <w:contextualSpacing/>
        <w:rPr>
          <w:ins w:id="2755" w:author="Claire S" w:date="2026-06-03T10:25:00Z" w16du:dateUtc="2026-06-03T09:25:00Z"/>
          <w:rFonts w:ascii="Cambria" w:hAnsi="Cambria"/>
          <w:sz w:val="28"/>
          <w:szCs w:val="28"/>
        </w:rPr>
      </w:pPr>
      <w:ins w:id="2756" w:author="Claire S" w:date="2026-06-02T17:43:00Z" w16du:dateUtc="2026-06-02T16:43:00Z">
        <w:r>
          <w:rPr>
            <w:rFonts w:ascii="Cambria" w:hAnsi="Cambria"/>
            <w:sz w:val="28"/>
            <w:szCs w:val="28"/>
          </w:rPr>
          <w:t>Under</w:t>
        </w:r>
      </w:ins>
      <w:ins w:id="2757" w:author="Claire S" w:date="2026-05-26T09:02:00Z" w16du:dateUtc="2026-05-26T08:02:00Z">
        <w:r w:rsidR="00060DE0">
          <w:rPr>
            <w:rFonts w:ascii="Cambria" w:hAnsi="Cambria"/>
            <w:sz w:val="28"/>
            <w:szCs w:val="28"/>
          </w:rPr>
          <w:t xml:space="preserve"> the</w:t>
        </w:r>
      </w:ins>
      <w:ins w:id="2758" w:author="Claire S" w:date="2026-06-02T17:43:00Z" w16du:dateUtc="2026-06-02T16:43:00Z">
        <w:r>
          <w:rPr>
            <w:rFonts w:ascii="Cambria" w:hAnsi="Cambria"/>
            <w:sz w:val="28"/>
            <w:szCs w:val="28"/>
          </w:rPr>
          <w:t xml:space="preserve"> flags of the</w:t>
        </w:r>
      </w:ins>
      <w:ins w:id="2759" w:author="Claire S" w:date="2026-05-26T09:02:00Z" w16du:dateUtc="2026-05-26T08:02:00Z">
        <w:r w:rsidR="00060DE0">
          <w:rPr>
            <w:rFonts w:ascii="Cambria" w:hAnsi="Cambria"/>
            <w:sz w:val="28"/>
            <w:szCs w:val="28"/>
          </w:rPr>
          <w:t xml:space="preserve"> </w:t>
        </w:r>
      </w:ins>
      <w:ins w:id="2760" w:author="Claire S" w:date="2026-05-26T09:03:00Z" w16du:dateUtc="2026-05-26T08:03:00Z">
        <w:r w:rsidR="00FE2F9C">
          <w:rPr>
            <w:rFonts w:ascii="Cambria" w:hAnsi="Cambria"/>
            <w:sz w:val="28"/>
            <w:szCs w:val="28"/>
          </w:rPr>
          <w:t>Savoy Hotel</w:t>
        </w:r>
      </w:ins>
      <w:ins w:id="2761" w:author="Claire S" w:date="2026-05-26T09:02:00Z" w16du:dateUtc="2026-05-26T08:02:00Z">
        <w:r w:rsidR="00060DE0">
          <w:rPr>
            <w:rFonts w:ascii="Cambria" w:hAnsi="Cambria"/>
            <w:sz w:val="28"/>
            <w:szCs w:val="28"/>
          </w:rPr>
          <w:t xml:space="preserve">, waiting for the doorman to hail their cab, </w:t>
        </w:r>
        <w:commentRangeStart w:id="2762"/>
        <w:r w:rsidR="00060DE0">
          <w:rPr>
            <w:rFonts w:ascii="Cambria" w:hAnsi="Cambria"/>
            <w:sz w:val="28"/>
            <w:szCs w:val="28"/>
          </w:rPr>
          <w:t xml:space="preserve">Savannah suddenly felt </w:t>
        </w:r>
        <w:del w:id="2763" w:author="Daisy Watt" w:date="2026-06-18T21:06:00Z" w16du:dateUtc="2026-06-18T20:06:00Z">
          <w:r w:rsidR="00060DE0" w:rsidDel="00AA645A">
            <w:rPr>
              <w:rFonts w:ascii="Cambria" w:hAnsi="Cambria"/>
              <w:sz w:val="28"/>
              <w:szCs w:val="28"/>
            </w:rPr>
            <w:delText>very young</w:delText>
          </w:r>
        </w:del>
      </w:ins>
      <w:ins w:id="2764" w:author="Daisy Watt" w:date="2026-06-18T21:06:00Z" w16du:dateUtc="2026-06-18T20:06:00Z">
        <w:r w:rsidR="00AA645A">
          <w:rPr>
            <w:rFonts w:ascii="Cambria" w:hAnsi="Cambria"/>
            <w:sz w:val="28"/>
            <w:szCs w:val="28"/>
          </w:rPr>
          <w:t xml:space="preserve">like a </w:t>
        </w:r>
        <w:del w:id="2765" w:author="Claire S" w:date="2026-07-19T12:31:00Z" w16du:dateUtc="2026-07-19T11:31:00Z">
          <w:r w:rsidR="00AA645A" w:rsidDel="00A948D8">
            <w:rPr>
              <w:rFonts w:ascii="Cambria" w:hAnsi="Cambria"/>
              <w:sz w:val="28"/>
              <w:szCs w:val="28"/>
            </w:rPr>
            <w:delText>little girl</w:delText>
          </w:r>
        </w:del>
      </w:ins>
      <w:ins w:id="2766" w:author="Claire S" w:date="2026-07-19T12:31:00Z" w16du:dateUtc="2026-07-19T11:31:00Z">
        <w:r w:rsidR="00A948D8">
          <w:rPr>
            <w:rFonts w:ascii="Cambria" w:hAnsi="Cambria"/>
            <w:sz w:val="28"/>
            <w:szCs w:val="28"/>
          </w:rPr>
          <w:t>small child</w:t>
        </w:r>
      </w:ins>
      <w:ins w:id="2767" w:author="Claire S" w:date="2026-05-26T09:02:00Z" w16du:dateUtc="2026-05-26T08:02:00Z">
        <w:r w:rsidR="00060DE0">
          <w:rPr>
            <w:rFonts w:ascii="Cambria" w:hAnsi="Cambria"/>
            <w:sz w:val="28"/>
            <w:szCs w:val="28"/>
          </w:rPr>
          <w:t xml:space="preserve">. </w:t>
        </w:r>
      </w:ins>
    </w:p>
    <w:p w14:paraId="713B7AD8" w14:textId="2D6E83F8" w:rsidR="00060DE0" w:rsidRDefault="00060DE0">
      <w:pPr>
        <w:spacing w:line="360" w:lineRule="auto"/>
        <w:ind w:firstLine="720"/>
        <w:contextualSpacing/>
        <w:rPr>
          <w:ins w:id="2768" w:author="Claire S" w:date="2026-05-26T09:02:00Z" w16du:dateUtc="2026-05-26T08:02:00Z"/>
          <w:rFonts w:ascii="Cambria" w:hAnsi="Cambria"/>
          <w:sz w:val="28"/>
          <w:szCs w:val="28"/>
        </w:rPr>
        <w:pPrChange w:id="2769" w:author="Claire S" w:date="2026-06-03T10:25:00Z" w16du:dateUtc="2026-06-03T09:25:00Z">
          <w:pPr>
            <w:spacing w:line="360" w:lineRule="auto"/>
            <w:contextualSpacing/>
          </w:pPr>
        </w:pPrChange>
      </w:pPr>
      <w:ins w:id="2770" w:author="Claire S" w:date="2026-05-26T09:02:00Z" w16du:dateUtc="2026-05-26T08:02:00Z">
        <w:r>
          <w:rPr>
            <w:rFonts w:ascii="Cambria" w:hAnsi="Cambria"/>
            <w:sz w:val="28"/>
            <w:szCs w:val="28"/>
          </w:rPr>
          <w:t xml:space="preserve">‘Why was your name on the screen?’ </w:t>
        </w:r>
      </w:ins>
      <w:ins w:id="2771" w:author="Claire S" w:date="2026-08-04T13:44:00Z" w16du:dateUtc="2026-08-04T12:44:00Z">
        <w:r w:rsidR="00924E52">
          <w:rPr>
            <w:rFonts w:ascii="Cambria" w:hAnsi="Cambria"/>
            <w:sz w:val="28"/>
            <w:szCs w:val="28"/>
          </w:rPr>
          <w:t>A</w:t>
        </w:r>
      </w:ins>
      <w:ins w:id="2772" w:author="Claire S" w:date="2026-05-26T09:02:00Z" w16du:dateUtc="2026-05-26T08:02:00Z">
        <w:r>
          <w:rPr>
            <w:rFonts w:ascii="Cambria" w:hAnsi="Cambria"/>
            <w:sz w:val="28"/>
            <w:szCs w:val="28"/>
          </w:rPr>
          <w:t>nxiously, s</w:t>
        </w:r>
      </w:ins>
      <w:ins w:id="2773" w:author="Claire S" w:date="2026-08-04T13:44:00Z" w16du:dateUtc="2026-08-04T12:44:00Z">
        <w:r w:rsidR="00924E52">
          <w:rPr>
            <w:rFonts w:ascii="Cambria" w:hAnsi="Cambria"/>
            <w:sz w:val="28"/>
            <w:szCs w:val="28"/>
          </w:rPr>
          <w:t>he s</w:t>
        </w:r>
      </w:ins>
      <w:ins w:id="2774" w:author="Claire S" w:date="2026-05-26T09:02:00Z" w16du:dateUtc="2026-05-26T08:02:00Z">
        <w:r>
          <w:rPr>
            <w:rFonts w:ascii="Cambria" w:hAnsi="Cambria"/>
            <w:sz w:val="28"/>
            <w:szCs w:val="28"/>
          </w:rPr>
          <w:t>lipp</w:t>
        </w:r>
      </w:ins>
      <w:ins w:id="2775" w:author="Claire S" w:date="2026-08-04T13:44:00Z" w16du:dateUtc="2026-08-04T12:44:00Z">
        <w:r w:rsidR="00924E52">
          <w:rPr>
            <w:rFonts w:ascii="Cambria" w:hAnsi="Cambria"/>
            <w:sz w:val="28"/>
            <w:szCs w:val="28"/>
          </w:rPr>
          <w:t>ed</w:t>
        </w:r>
      </w:ins>
      <w:ins w:id="2776" w:author="Claire S" w:date="2026-05-26T09:02:00Z" w16du:dateUtc="2026-05-26T08:02:00Z">
        <w:r>
          <w:rPr>
            <w:rFonts w:ascii="Cambria" w:hAnsi="Cambria"/>
            <w:sz w:val="28"/>
            <w:szCs w:val="28"/>
          </w:rPr>
          <w:t xml:space="preserve"> her hand into Dex’s</w:t>
        </w:r>
      </w:ins>
      <w:ins w:id="2777" w:author="Daisy Watt" w:date="2026-06-18T21:08:00Z" w16du:dateUtc="2026-06-18T20:08:00Z">
        <w:r w:rsidR="000509A9">
          <w:rPr>
            <w:rFonts w:ascii="Cambria" w:hAnsi="Cambria"/>
            <w:sz w:val="28"/>
            <w:szCs w:val="28"/>
          </w:rPr>
          <w:t>,</w:t>
        </w:r>
      </w:ins>
      <w:ins w:id="2778" w:author="Claire S" w:date="2026-06-03T10:37:00Z" w16du:dateUtc="2026-06-03T09:37:00Z">
        <w:del w:id="2779" w:author="Daisy Watt" w:date="2026-06-18T21:05:00Z" w16du:dateUtc="2026-06-18T20:05:00Z">
          <w:r w:rsidR="00D16C9F" w:rsidDel="001D7FFC">
            <w:rPr>
              <w:rFonts w:ascii="Cambria" w:hAnsi="Cambria"/>
              <w:sz w:val="28"/>
              <w:szCs w:val="28"/>
            </w:rPr>
            <w:delText>, who was</w:delText>
          </w:r>
        </w:del>
      </w:ins>
      <w:ins w:id="2780" w:author="Daisy Watt" w:date="2026-06-18T21:05:00Z" w16du:dateUtc="2026-06-18T20:05:00Z">
        <w:r w:rsidR="001D7FFC">
          <w:rPr>
            <w:rFonts w:ascii="Cambria" w:hAnsi="Cambria"/>
            <w:sz w:val="28"/>
            <w:szCs w:val="28"/>
          </w:rPr>
          <w:t xml:space="preserve"> as he</w:t>
        </w:r>
      </w:ins>
      <w:ins w:id="2781" w:author="Claire S" w:date="2026-06-03T10:37:00Z" w16du:dateUtc="2026-06-03T09:37:00Z">
        <w:r w:rsidR="00D16C9F">
          <w:rPr>
            <w:rFonts w:ascii="Cambria" w:hAnsi="Cambria"/>
            <w:sz w:val="28"/>
            <w:szCs w:val="28"/>
          </w:rPr>
          <w:t xml:space="preserve"> </w:t>
        </w:r>
        <w:del w:id="2782" w:author="Daisy Watt" w:date="2026-06-18T21:07:00Z" w16du:dateUtc="2026-06-18T20:07:00Z">
          <w:r w:rsidR="00D16C9F" w:rsidDel="0039143D">
            <w:rPr>
              <w:rFonts w:ascii="Cambria" w:hAnsi="Cambria"/>
              <w:sz w:val="28"/>
              <w:szCs w:val="28"/>
            </w:rPr>
            <w:delText>text</w:delText>
          </w:r>
        </w:del>
      </w:ins>
      <w:ins w:id="2783" w:author="Daisy Watt" w:date="2026-06-18T21:08:00Z" w16du:dateUtc="2026-06-18T20:08:00Z">
        <w:r w:rsidR="000509A9">
          <w:rPr>
            <w:rFonts w:ascii="Cambria" w:hAnsi="Cambria"/>
            <w:sz w:val="28"/>
            <w:szCs w:val="28"/>
          </w:rPr>
          <w:t>texted with the other</w:t>
        </w:r>
      </w:ins>
      <w:ins w:id="2784" w:author="Claire S" w:date="2026-06-03T10:37:00Z" w16du:dateUtc="2026-06-03T09:37:00Z">
        <w:del w:id="2785" w:author="Daisy Watt" w:date="2026-06-18T21:05:00Z" w16du:dateUtc="2026-06-18T20:05:00Z">
          <w:r w:rsidR="00D16C9F" w:rsidDel="001D7FFC">
            <w:rPr>
              <w:rFonts w:ascii="Cambria" w:hAnsi="Cambria"/>
              <w:sz w:val="28"/>
              <w:szCs w:val="28"/>
            </w:rPr>
            <w:delText>ing</w:delText>
          </w:r>
        </w:del>
      </w:ins>
      <w:ins w:id="2786" w:author="Claire S" w:date="2026-06-03T10:47:00Z" w16du:dateUtc="2026-06-03T09:47:00Z">
        <w:del w:id="2787" w:author="Daisy Watt" w:date="2026-06-18T21:05:00Z" w16du:dateUtc="2026-06-18T20:05:00Z">
          <w:r w:rsidR="00354885" w:rsidDel="001D7FFC">
            <w:rPr>
              <w:rFonts w:ascii="Cambria" w:hAnsi="Cambria"/>
              <w:sz w:val="28"/>
              <w:szCs w:val="28"/>
            </w:rPr>
            <w:delText xml:space="preserve"> </w:delText>
          </w:r>
        </w:del>
      </w:ins>
      <w:ins w:id="2788" w:author="Claire S" w:date="2026-06-06T16:55:00Z" w16du:dateUtc="2026-06-06T15:55:00Z">
        <w:del w:id="2789" w:author="Daisy Watt" w:date="2026-06-18T21:08:00Z" w16du:dateUtc="2026-06-18T20:08:00Z">
          <w:r w:rsidR="00F262B0" w:rsidDel="000509A9">
            <w:rPr>
              <w:rFonts w:ascii="Cambria" w:hAnsi="Cambria"/>
              <w:sz w:val="28"/>
              <w:szCs w:val="28"/>
            </w:rPr>
            <w:delText xml:space="preserve">on his </w:delText>
          </w:r>
          <w:r w:rsidR="00F262B0" w:rsidRPr="006E2A6F" w:rsidDel="000509A9">
            <w:rPr>
              <w:rFonts w:ascii="Cambria" w:hAnsi="Cambria"/>
              <w:sz w:val="28"/>
              <w:szCs w:val="28"/>
              <w:highlight w:val="yellow"/>
              <w:rPrChange w:id="2790" w:author="Daisy Watt" w:date="2026-06-18T21:08:00Z" w16du:dateUtc="2026-06-18T20:08:00Z">
                <w:rPr>
                  <w:rFonts w:ascii="Cambria" w:hAnsi="Cambria"/>
                  <w:sz w:val="28"/>
                  <w:szCs w:val="28"/>
                </w:rPr>
              </w:rPrChange>
            </w:rPr>
            <w:delText>phone</w:delText>
          </w:r>
        </w:del>
      </w:ins>
      <w:ins w:id="2791" w:author="Claire S" w:date="2026-06-03T10:47:00Z" w16du:dateUtc="2026-06-03T09:47:00Z">
        <w:r w:rsidR="00354885">
          <w:rPr>
            <w:rFonts w:ascii="Cambria" w:hAnsi="Cambria"/>
            <w:sz w:val="28"/>
            <w:szCs w:val="28"/>
          </w:rPr>
          <w:t xml:space="preserve">.  </w:t>
        </w:r>
      </w:ins>
    </w:p>
    <w:p w14:paraId="11E49E8B" w14:textId="58C3B773" w:rsidR="00060DE0" w:rsidRDefault="00060DE0" w:rsidP="00060DE0">
      <w:pPr>
        <w:spacing w:line="360" w:lineRule="auto"/>
        <w:ind w:firstLine="720"/>
        <w:contextualSpacing/>
        <w:rPr>
          <w:ins w:id="2792" w:author="Claire S" w:date="2026-05-26T09:02:00Z" w16du:dateUtc="2026-05-26T08:02:00Z"/>
          <w:rFonts w:ascii="Cambria" w:hAnsi="Cambria"/>
          <w:sz w:val="28"/>
          <w:szCs w:val="28"/>
        </w:rPr>
      </w:pPr>
      <w:ins w:id="2793" w:author="Claire S" w:date="2026-05-26T09:02:00Z" w16du:dateUtc="2026-05-26T08:02:00Z">
        <w:r>
          <w:rPr>
            <w:rFonts w:ascii="Cambria" w:hAnsi="Cambria"/>
            <w:sz w:val="28"/>
            <w:szCs w:val="28"/>
          </w:rPr>
          <w:t>Dex shook his head. ‘No idea, angel</w:t>
        </w:r>
      </w:ins>
      <w:ins w:id="2794" w:author="Daisy Watt" w:date="2026-06-18T20:57:00Z" w16du:dateUtc="2026-06-18T19:57:00Z">
        <w:r w:rsidR="00C17616">
          <w:rPr>
            <w:rFonts w:ascii="Cambria" w:hAnsi="Cambria"/>
            <w:sz w:val="28"/>
            <w:szCs w:val="28"/>
          </w:rPr>
          <w:t>.</w:t>
        </w:r>
      </w:ins>
      <w:ins w:id="2795" w:author="Claire S" w:date="2026-06-06T10:29:00Z" w16du:dateUtc="2026-06-06T09:29:00Z">
        <w:del w:id="2796" w:author="Daisy Watt" w:date="2026-06-18T20:57:00Z" w16du:dateUtc="2026-06-18T19:57:00Z">
          <w:r w:rsidR="00065E85" w:rsidDel="00C17616">
            <w:rPr>
              <w:rFonts w:ascii="Cambria" w:hAnsi="Cambria"/>
              <w:sz w:val="28"/>
              <w:szCs w:val="28"/>
            </w:rPr>
            <w:delText xml:space="preserve"> </w:delText>
          </w:r>
        </w:del>
      </w:ins>
      <w:ins w:id="2797" w:author="Claire S" w:date="2026-05-26T09:02:00Z" w16du:dateUtc="2026-05-26T08:02:00Z">
        <w:del w:id="2798" w:author="Daisy Watt" w:date="2026-06-18T20:57:00Z" w16du:dateUtc="2026-06-18T19:57:00Z">
          <w:r w:rsidDel="00C17616">
            <w:rPr>
              <w:rFonts w:ascii="Cambria" w:hAnsi="Cambria"/>
              <w:sz w:val="28"/>
              <w:szCs w:val="28"/>
            </w:rPr>
            <w:delText>-</w:delText>
          </w:r>
        </w:del>
        <w:r>
          <w:rPr>
            <w:rFonts w:ascii="Cambria" w:hAnsi="Cambria"/>
            <w:sz w:val="28"/>
            <w:szCs w:val="28"/>
          </w:rPr>
          <w:t>’</w:t>
        </w:r>
      </w:ins>
      <w:commentRangeEnd w:id="2762"/>
      <w:r>
        <w:rPr>
          <w:rStyle w:val="CommentReference"/>
          <w:rFonts w:ascii="Cambria" w:hAnsi="Cambria"/>
          <w:sz w:val="28"/>
          <w:szCs w:val="28"/>
        </w:rPr>
        <w:commentReference w:id="2762"/>
      </w:r>
    </w:p>
    <w:p w14:paraId="0AA2E788" w14:textId="061E90C6" w:rsidR="00060DE0" w:rsidRDefault="00060DE0">
      <w:pPr>
        <w:spacing w:line="360" w:lineRule="auto"/>
        <w:ind w:firstLine="720"/>
        <w:contextualSpacing/>
        <w:rPr>
          <w:ins w:id="2799" w:author="Claire S" w:date="2026-05-26T09:02:00Z" w16du:dateUtc="2026-05-26T08:02:00Z"/>
          <w:rFonts w:ascii="Cambria" w:hAnsi="Cambria"/>
          <w:sz w:val="28"/>
          <w:szCs w:val="28"/>
        </w:rPr>
        <w:pPrChange w:id="2800" w:author="Claire S" w:date="2026-06-03T10:47:00Z" w16du:dateUtc="2026-06-03T09:47:00Z">
          <w:pPr>
            <w:spacing w:line="360" w:lineRule="auto"/>
            <w:contextualSpacing/>
          </w:pPr>
        </w:pPrChange>
      </w:pPr>
      <w:ins w:id="2801" w:author="Claire S" w:date="2026-05-26T09:02:00Z" w16du:dateUtc="2026-05-26T08:02:00Z">
        <w:r>
          <w:rPr>
            <w:rFonts w:ascii="Cambria" w:hAnsi="Cambria"/>
            <w:sz w:val="28"/>
            <w:szCs w:val="28"/>
          </w:rPr>
          <w:t>‘It</w:t>
        </w:r>
      </w:ins>
      <w:ins w:id="2802" w:author="Claire S" w:date="2026-06-03T10:11:00Z" w16du:dateUtc="2026-06-03T09:11:00Z">
        <w:r w:rsidR="00F76D51">
          <w:rPr>
            <w:rFonts w:ascii="Cambria" w:hAnsi="Cambria"/>
            <w:sz w:val="28"/>
            <w:szCs w:val="28"/>
          </w:rPr>
          <w:t xml:space="preserve"> was</w:t>
        </w:r>
      </w:ins>
      <w:ins w:id="2803" w:author="Claire S" w:date="2026-06-03T10:25:00Z" w16du:dateUtc="2026-06-03T09:25:00Z">
        <w:r w:rsidR="00E302B6">
          <w:rPr>
            <w:rFonts w:ascii="Cambria" w:hAnsi="Cambria"/>
            <w:sz w:val="28"/>
            <w:szCs w:val="28"/>
          </w:rPr>
          <w:t xml:space="preserve"> </w:t>
        </w:r>
      </w:ins>
      <w:ins w:id="2804" w:author="Claire S" w:date="2026-05-26T09:02:00Z" w16du:dateUtc="2026-05-26T08:02:00Z">
        <w:r>
          <w:rPr>
            <w:rFonts w:ascii="Cambria" w:hAnsi="Cambria"/>
            <w:sz w:val="28"/>
            <w:szCs w:val="28"/>
          </w:rPr>
          <w:t xml:space="preserve">horrible.’ </w:t>
        </w:r>
      </w:ins>
      <w:ins w:id="2805" w:author="Claire S" w:date="2026-05-26T09:27:00Z" w16du:dateUtc="2026-05-26T08:27:00Z">
        <w:r w:rsidR="000D1BD4">
          <w:rPr>
            <w:rFonts w:ascii="Cambria" w:hAnsi="Cambria"/>
            <w:sz w:val="28"/>
            <w:szCs w:val="28"/>
          </w:rPr>
          <w:t>In the ballroom</w:t>
        </w:r>
      </w:ins>
      <w:ins w:id="2806" w:author="Claire S" w:date="2026-05-27T11:35:00Z" w16du:dateUtc="2026-05-27T10:35:00Z">
        <w:r w:rsidR="00601586">
          <w:rPr>
            <w:rFonts w:ascii="Cambria" w:hAnsi="Cambria"/>
            <w:sz w:val="28"/>
            <w:szCs w:val="28"/>
          </w:rPr>
          <w:t xml:space="preserve"> just now</w:t>
        </w:r>
      </w:ins>
      <w:ins w:id="2807" w:author="Claire S" w:date="2026-05-26T09:27:00Z" w16du:dateUtc="2026-05-26T08:27:00Z">
        <w:r w:rsidR="000D1BD4">
          <w:rPr>
            <w:rFonts w:ascii="Cambria" w:hAnsi="Cambria"/>
            <w:sz w:val="28"/>
            <w:szCs w:val="28"/>
          </w:rPr>
          <w:t xml:space="preserve">, </w:t>
        </w:r>
      </w:ins>
      <w:ins w:id="2808" w:author="Claire S" w:date="2026-05-26T09:02:00Z" w16du:dateUtc="2026-05-26T08:02:00Z">
        <w:r>
          <w:rPr>
            <w:rFonts w:ascii="Cambria" w:hAnsi="Cambria"/>
            <w:sz w:val="28"/>
            <w:szCs w:val="28"/>
          </w:rPr>
          <w:t xml:space="preserve">Savannah had refused to look back at the </w:t>
        </w:r>
      </w:ins>
      <w:ins w:id="2809" w:author="Daisy Watt" w:date="2026-06-18T21:08:00Z" w16du:dateUtc="2026-06-18T20:08:00Z">
        <w:r w:rsidR="000509A9">
          <w:rPr>
            <w:rFonts w:ascii="Cambria" w:hAnsi="Cambria"/>
            <w:sz w:val="28"/>
            <w:szCs w:val="28"/>
          </w:rPr>
          <w:t xml:space="preserve">gently swaying </w:t>
        </w:r>
      </w:ins>
      <w:ins w:id="2810" w:author="Claire S" w:date="2026-05-26T09:02:00Z" w16du:dateUtc="2026-05-26T08:02:00Z">
        <w:r>
          <w:rPr>
            <w:rFonts w:ascii="Cambria" w:hAnsi="Cambria"/>
            <w:sz w:val="28"/>
            <w:szCs w:val="28"/>
          </w:rPr>
          <w:t>body</w:t>
        </w:r>
        <w:del w:id="2811" w:author="Daisy Watt" w:date="2026-06-18T21:08:00Z" w16du:dateUtc="2026-06-18T20:08:00Z">
          <w:r w:rsidDel="000509A9">
            <w:rPr>
              <w:rFonts w:ascii="Cambria" w:hAnsi="Cambria"/>
              <w:sz w:val="28"/>
              <w:szCs w:val="28"/>
            </w:rPr>
            <w:delText xml:space="preserve"> swaying gently</w:delText>
          </w:r>
        </w:del>
        <w:r>
          <w:rPr>
            <w:rFonts w:ascii="Cambria" w:hAnsi="Cambria"/>
            <w:sz w:val="28"/>
            <w:szCs w:val="28"/>
          </w:rPr>
          <w:t>, but her irritation flared</w:t>
        </w:r>
      </w:ins>
      <w:ins w:id="2812" w:author="Claire S" w:date="2026-05-27T11:36:00Z" w16du:dateUtc="2026-05-27T10:36:00Z">
        <w:r w:rsidR="00601586">
          <w:rPr>
            <w:rFonts w:ascii="Cambria" w:hAnsi="Cambria"/>
            <w:sz w:val="28"/>
            <w:szCs w:val="28"/>
          </w:rPr>
          <w:t xml:space="preserve"> now</w:t>
        </w:r>
      </w:ins>
      <w:ins w:id="2813" w:author="Claire S" w:date="2026-06-03T10:48:00Z" w16du:dateUtc="2026-06-03T09:48:00Z">
        <w:r w:rsidR="00E42C17">
          <w:rPr>
            <w:rFonts w:ascii="Cambria" w:hAnsi="Cambria"/>
            <w:sz w:val="28"/>
            <w:szCs w:val="28"/>
          </w:rPr>
          <w:t xml:space="preserve">. </w:t>
        </w:r>
      </w:ins>
      <w:ins w:id="2814" w:author="Claire S" w:date="2026-05-26T09:02:00Z" w16du:dateUtc="2026-05-26T08:02:00Z">
        <w:r>
          <w:rPr>
            <w:rFonts w:ascii="Cambria" w:hAnsi="Cambria"/>
            <w:sz w:val="28"/>
            <w:szCs w:val="28"/>
          </w:rPr>
          <w:t>‘</w:t>
        </w:r>
        <w:commentRangeStart w:id="2815"/>
        <w:r>
          <w:rPr>
            <w:rFonts w:ascii="Cambria" w:hAnsi="Cambria"/>
            <w:sz w:val="28"/>
            <w:szCs w:val="28"/>
          </w:rPr>
          <w:t xml:space="preserve">Why didn’t they </w:t>
        </w:r>
      </w:ins>
      <w:ins w:id="2816" w:author="Claire S" w:date="2026-06-02T17:44:00Z" w16du:dateUtc="2026-06-02T16:44:00Z">
        <w:del w:id="2817" w:author="Daisy Watt" w:date="2026-06-18T21:11:00Z" w16du:dateUtc="2026-06-18T20:11:00Z">
          <w:r w:rsidR="009B7660" w:rsidDel="009E237D">
            <w:rPr>
              <w:rFonts w:ascii="Cambria" w:hAnsi="Cambria"/>
              <w:sz w:val="28"/>
              <w:szCs w:val="28"/>
            </w:rPr>
            <w:delText xml:space="preserve">just </w:delText>
          </w:r>
        </w:del>
      </w:ins>
      <w:ins w:id="2818" w:author="Claire S" w:date="2026-05-26T09:02:00Z" w16du:dateUtc="2026-05-26T08:02:00Z">
        <w:r>
          <w:rPr>
            <w:rFonts w:ascii="Cambria" w:hAnsi="Cambria"/>
            <w:sz w:val="28"/>
            <w:szCs w:val="28"/>
          </w:rPr>
          <w:t>get him down</w:t>
        </w:r>
      </w:ins>
      <w:ins w:id="2819" w:author="Daisy Watt" w:date="2026-06-18T21:11:00Z" w16du:dateUtc="2026-06-18T20:11:00Z">
        <w:r w:rsidR="009E237D">
          <w:rPr>
            <w:rFonts w:ascii="Cambria" w:hAnsi="Cambria"/>
            <w:sz w:val="28"/>
            <w:szCs w:val="28"/>
          </w:rPr>
          <w:t xml:space="preserve"> quicker</w:t>
        </w:r>
      </w:ins>
      <w:ins w:id="2820" w:author="Claire S" w:date="2026-05-26T09:02:00Z" w16du:dateUtc="2026-05-26T08:02:00Z">
        <w:r>
          <w:rPr>
            <w:rFonts w:ascii="Cambria" w:hAnsi="Cambria"/>
            <w:sz w:val="28"/>
            <w:szCs w:val="28"/>
          </w:rPr>
          <w:t>, for God’s sake?’</w:t>
        </w:r>
      </w:ins>
      <w:ins w:id="2821" w:author="Claire S" w:date="2026-06-03T10:48:00Z" w16du:dateUtc="2026-06-03T09:48:00Z">
        <w:r w:rsidR="006C4AA8">
          <w:rPr>
            <w:rFonts w:ascii="Cambria" w:hAnsi="Cambria"/>
            <w:sz w:val="28"/>
            <w:szCs w:val="28"/>
          </w:rPr>
          <w:t xml:space="preserve"> She wished Dex would put his </w:t>
        </w:r>
        <w:r w:rsidR="006C4AA8" w:rsidRPr="00A948D8">
          <w:rPr>
            <w:rFonts w:ascii="Cambria" w:hAnsi="Cambria"/>
            <w:sz w:val="28"/>
            <w:szCs w:val="28"/>
          </w:rPr>
          <w:t>phone</w:t>
        </w:r>
        <w:r w:rsidR="006C4AA8">
          <w:rPr>
            <w:rFonts w:ascii="Cambria" w:hAnsi="Cambria"/>
            <w:sz w:val="28"/>
            <w:szCs w:val="28"/>
          </w:rPr>
          <w:t xml:space="preserve"> away.</w:t>
        </w:r>
      </w:ins>
    </w:p>
    <w:p w14:paraId="26990641" w14:textId="157CAAFE" w:rsidR="00060DE0" w:rsidRDefault="00060DE0" w:rsidP="00060DE0">
      <w:pPr>
        <w:spacing w:line="360" w:lineRule="auto"/>
        <w:contextualSpacing/>
        <w:rPr>
          <w:ins w:id="2822" w:author="Claire S" w:date="2026-05-26T09:02:00Z" w16du:dateUtc="2026-05-26T08:02:00Z"/>
          <w:rFonts w:ascii="Cambria" w:hAnsi="Cambria"/>
          <w:sz w:val="28"/>
          <w:szCs w:val="28"/>
        </w:rPr>
      </w:pPr>
      <w:ins w:id="2823" w:author="Claire S" w:date="2026-05-26T09:02:00Z" w16du:dateUtc="2026-05-26T08:02:00Z">
        <w:r>
          <w:rPr>
            <w:rFonts w:ascii="Cambria" w:hAnsi="Cambria"/>
            <w:sz w:val="28"/>
            <w:szCs w:val="28"/>
          </w:rPr>
          <w:tab/>
          <w:t xml:space="preserve">‘It’s probably not that easy. </w:t>
        </w:r>
        <w:del w:id="2824" w:author="Daisy Watt" w:date="2026-06-18T21:09:00Z" w16du:dateUtc="2026-06-18T20:09:00Z">
          <w:r w:rsidDel="006E2A6F">
            <w:rPr>
              <w:rFonts w:ascii="Cambria" w:hAnsi="Cambria"/>
              <w:sz w:val="28"/>
              <w:szCs w:val="28"/>
            </w:rPr>
            <w:delText xml:space="preserve"> </w:delText>
          </w:r>
        </w:del>
        <w:r>
          <w:rPr>
            <w:rFonts w:ascii="Cambria" w:hAnsi="Cambria"/>
            <w:sz w:val="28"/>
            <w:szCs w:val="28"/>
          </w:rPr>
          <w:t>Maybe I should have helped</w:t>
        </w:r>
      </w:ins>
      <w:ins w:id="2825" w:author="Daisy Watt" w:date="2026-06-18T20:58:00Z" w16du:dateUtc="2026-06-18T19:58:00Z">
        <w:r w:rsidR="00756A87">
          <w:rPr>
            <w:rFonts w:ascii="Cambria" w:hAnsi="Cambria"/>
            <w:sz w:val="28"/>
            <w:szCs w:val="28"/>
          </w:rPr>
          <w:t>…</w:t>
        </w:r>
      </w:ins>
      <w:ins w:id="2826" w:author="Claire S" w:date="2026-05-26T09:02:00Z" w16du:dateUtc="2026-05-26T08:02:00Z">
        <w:del w:id="2827" w:author="Daisy Watt" w:date="2026-06-18T20:58:00Z" w16du:dateUtc="2026-06-18T19:58:00Z">
          <w:r w:rsidDel="00756A87">
            <w:rPr>
              <w:rFonts w:ascii="Cambria" w:hAnsi="Cambria"/>
              <w:sz w:val="28"/>
              <w:szCs w:val="28"/>
            </w:rPr>
            <w:delText xml:space="preserve"> -</w:delText>
          </w:r>
        </w:del>
        <w:r>
          <w:rPr>
            <w:rFonts w:ascii="Cambria" w:hAnsi="Cambria"/>
            <w:sz w:val="28"/>
            <w:szCs w:val="28"/>
          </w:rPr>
          <w:t xml:space="preserve">’ </w:t>
        </w:r>
      </w:ins>
    </w:p>
    <w:p w14:paraId="5791A7C8" w14:textId="7997FEA5" w:rsidR="00060DE0" w:rsidRDefault="00060DE0" w:rsidP="00060DE0">
      <w:pPr>
        <w:spacing w:line="360" w:lineRule="auto"/>
        <w:ind w:firstLine="720"/>
        <w:contextualSpacing/>
        <w:rPr>
          <w:ins w:id="2828" w:author="Claire S" w:date="2026-06-02T17:44:00Z" w16du:dateUtc="2026-06-02T16:44:00Z"/>
          <w:rFonts w:ascii="Cambria" w:hAnsi="Cambria"/>
          <w:sz w:val="28"/>
          <w:szCs w:val="28"/>
        </w:rPr>
      </w:pPr>
      <w:ins w:id="2829" w:author="Claire S" w:date="2026-05-26T09:02:00Z" w16du:dateUtc="2026-05-26T08:02:00Z">
        <w:del w:id="2830" w:author="Daisy Watt" w:date="2026-06-18T21:11:00Z" w16du:dateUtc="2026-06-18T20:11:00Z">
          <w:r w:rsidDel="00441BF7">
            <w:rPr>
              <w:rFonts w:ascii="Cambria" w:hAnsi="Cambria"/>
              <w:sz w:val="28"/>
              <w:szCs w:val="28"/>
            </w:rPr>
            <w:delText>But</w:delText>
          </w:r>
        </w:del>
      </w:ins>
      <w:ins w:id="2831" w:author="Daisy Watt" w:date="2026-06-18T21:11:00Z" w16du:dateUtc="2026-06-18T20:11:00Z">
        <w:r w:rsidR="00441BF7">
          <w:rPr>
            <w:rFonts w:ascii="Cambria" w:hAnsi="Cambria"/>
            <w:sz w:val="28"/>
            <w:szCs w:val="28"/>
          </w:rPr>
          <w:t>Only</w:t>
        </w:r>
      </w:ins>
      <w:ins w:id="2832" w:author="Claire S" w:date="2026-05-26T09:02:00Z" w16du:dateUtc="2026-05-26T08:02:00Z">
        <w:r>
          <w:rPr>
            <w:rFonts w:ascii="Cambria" w:hAnsi="Cambria"/>
            <w:sz w:val="28"/>
            <w:szCs w:val="28"/>
          </w:rPr>
          <w:t xml:space="preserve"> as the</w:t>
        </w:r>
      </w:ins>
      <w:ins w:id="2833" w:author="Claire S" w:date="2026-06-02T09:11:00Z" w16du:dateUtc="2026-06-02T08:11:00Z">
        <w:r w:rsidR="008728D9">
          <w:rPr>
            <w:rFonts w:ascii="Cambria" w:hAnsi="Cambria"/>
            <w:sz w:val="28"/>
            <w:szCs w:val="28"/>
          </w:rPr>
          <w:t xml:space="preserve"> crowd was </w:t>
        </w:r>
      </w:ins>
      <w:ins w:id="2834" w:author="Claire S" w:date="2026-05-26T09:27:00Z" w16du:dateUtc="2026-05-26T08:27:00Z">
        <w:r w:rsidR="00721416">
          <w:rPr>
            <w:rFonts w:ascii="Cambria" w:hAnsi="Cambria"/>
            <w:sz w:val="28"/>
            <w:szCs w:val="28"/>
          </w:rPr>
          <w:t>herd</w:t>
        </w:r>
      </w:ins>
      <w:ins w:id="2835" w:author="Claire S" w:date="2026-05-26T09:03:00Z" w16du:dateUtc="2026-05-26T08:03:00Z">
        <w:r w:rsidR="0089531D">
          <w:rPr>
            <w:rFonts w:ascii="Cambria" w:hAnsi="Cambria"/>
            <w:sz w:val="28"/>
            <w:szCs w:val="28"/>
          </w:rPr>
          <w:t>ed out</w:t>
        </w:r>
      </w:ins>
      <w:ins w:id="2836" w:author="Daisy Watt" w:date="2026-06-18T21:11:00Z" w16du:dateUtc="2026-06-18T20:11:00Z">
        <w:r w:rsidR="00441BF7">
          <w:rPr>
            <w:rFonts w:ascii="Cambria" w:hAnsi="Cambria"/>
            <w:sz w:val="28"/>
            <w:szCs w:val="28"/>
          </w:rPr>
          <w:t xml:space="preserve"> did</w:t>
        </w:r>
      </w:ins>
      <w:ins w:id="2837" w:author="Claire S" w:date="2026-05-26T09:02:00Z" w16du:dateUtc="2026-05-26T08:02:00Z">
        <w:del w:id="2838" w:author="Daisy Watt" w:date="2026-06-18T21:11:00Z" w16du:dateUtc="2026-06-18T20:11:00Z">
          <w:r w:rsidDel="00441BF7">
            <w:rPr>
              <w:rFonts w:ascii="Cambria" w:hAnsi="Cambria"/>
              <w:sz w:val="28"/>
              <w:szCs w:val="28"/>
            </w:rPr>
            <w:delText>,</w:delText>
          </w:r>
        </w:del>
        <w:r>
          <w:rPr>
            <w:rFonts w:ascii="Cambria" w:hAnsi="Cambria"/>
            <w:sz w:val="28"/>
            <w:szCs w:val="28"/>
          </w:rPr>
          <w:t xml:space="preserve"> panicked staff </w:t>
        </w:r>
        <w:del w:id="2839" w:author="Daisy Watt" w:date="2026-06-18T21:11:00Z" w16du:dateUtc="2026-06-18T20:11:00Z">
          <w:r w:rsidDel="00441BF7">
            <w:rPr>
              <w:rFonts w:ascii="Cambria" w:hAnsi="Cambria"/>
              <w:sz w:val="28"/>
              <w:szCs w:val="28"/>
            </w:rPr>
            <w:delText xml:space="preserve">had </w:delText>
          </w:r>
        </w:del>
        <w:r>
          <w:rPr>
            <w:rFonts w:ascii="Cambria" w:hAnsi="Cambria"/>
            <w:sz w:val="28"/>
            <w:szCs w:val="28"/>
          </w:rPr>
          <w:t>run</w:t>
        </w:r>
      </w:ins>
      <w:ins w:id="2840" w:author="Daisy Watt" w:date="2026-06-18T21:12:00Z" w16du:dateUtc="2026-06-18T20:12:00Z">
        <w:r w:rsidR="00E850E0">
          <w:rPr>
            <w:rFonts w:ascii="Cambria" w:hAnsi="Cambria"/>
            <w:sz w:val="28"/>
            <w:szCs w:val="28"/>
          </w:rPr>
          <w:t xml:space="preserve"> over</w:t>
        </w:r>
      </w:ins>
      <w:ins w:id="2841" w:author="Claire S" w:date="2026-05-26T09:02:00Z" w16du:dateUtc="2026-05-26T08:02:00Z">
        <w:r>
          <w:rPr>
            <w:rFonts w:ascii="Cambria" w:hAnsi="Cambria"/>
            <w:sz w:val="28"/>
            <w:szCs w:val="28"/>
          </w:rPr>
          <w:t xml:space="preserve"> </w:t>
        </w:r>
        <w:del w:id="2842" w:author="Daisy Watt" w:date="2026-06-18T21:11:00Z" w16du:dateUtc="2026-06-18T20:11:00Z">
          <w:r w:rsidDel="00441BF7">
            <w:rPr>
              <w:rFonts w:ascii="Cambria" w:hAnsi="Cambria"/>
              <w:sz w:val="28"/>
              <w:szCs w:val="28"/>
            </w:rPr>
            <w:delText>past</w:delText>
          </w:r>
        </w:del>
      </w:ins>
      <w:ins w:id="2843" w:author="Daisy Watt" w:date="2026-06-18T21:11:00Z" w16du:dateUtc="2026-06-18T20:11:00Z">
        <w:r w:rsidR="00441BF7">
          <w:rPr>
            <w:rFonts w:ascii="Cambria" w:hAnsi="Cambria"/>
            <w:sz w:val="28"/>
            <w:szCs w:val="28"/>
          </w:rPr>
          <w:t>to the</w:t>
        </w:r>
      </w:ins>
      <w:ins w:id="2844" w:author="Daisy Watt" w:date="2026-06-18T21:12:00Z" w16du:dateUtc="2026-06-18T20:12:00Z">
        <w:r w:rsidR="00E850E0">
          <w:rPr>
            <w:rFonts w:ascii="Cambria" w:hAnsi="Cambria"/>
            <w:sz w:val="28"/>
            <w:szCs w:val="28"/>
          </w:rPr>
          <w:t xml:space="preserve"> body –</w:t>
        </w:r>
      </w:ins>
      <w:ins w:id="2845" w:author="Claire S" w:date="2026-05-26T09:02:00Z" w16du:dateUtc="2026-05-26T08:02:00Z">
        <w:del w:id="2846" w:author="Daisy Watt" w:date="2026-06-18T21:12:00Z" w16du:dateUtc="2026-06-18T20:12:00Z">
          <w:r w:rsidDel="00E850E0">
            <w:rPr>
              <w:rFonts w:ascii="Cambria" w:hAnsi="Cambria"/>
              <w:sz w:val="28"/>
              <w:szCs w:val="28"/>
            </w:rPr>
            <w:delText>,</w:delText>
          </w:r>
        </w:del>
        <w:r>
          <w:rPr>
            <w:rFonts w:ascii="Cambria" w:hAnsi="Cambria"/>
            <w:sz w:val="28"/>
            <w:szCs w:val="28"/>
          </w:rPr>
          <w:t xml:space="preserve"> two young men wielding a stepladder</w:t>
        </w:r>
      </w:ins>
      <w:ins w:id="2847" w:author="Claire S" w:date="2026-05-26T09:03:00Z" w16du:dateUtc="2026-05-26T08:03:00Z">
        <w:r w:rsidR="0089531D">
          <w:rPr>
            <w:rFonts w:ascii="Cambria" w:hAnsi="Cambria"/>
            <w:sz w:val="28"/>
            <w:szCs w:val="28"/>
          </w:rPr>
          <w:t xml:space="preserve">, </w:t>
        </w:r>
        <w:del w:id="2848" w:author="Daisy Watt" w:date="2026-06-18T21:12:00Z" w16du:dateUtc="2026-06-18T20:12:00Z">
          <w:r w:rsidR="0089531D" w:rsidDel="00E850E0">
            <w:rPr>
              <w:rFonts w:ascii="Cambria" w:hAnsi="Cambria"/>
              <w:sz w:val="28"/>
              <w:szCs w:val="28"/>
            </w:rPr>
            <w:delText>a man</w:delText>
          </w:r>
        </w:del>
      </w:ins>
      <w:ins w:id="2849" w:author="Daisy Watt" w:date="2026-06-18T21:12:00Z" w16du:dateUtc="2026-06-18T20:12:00Z">
        <w:r w:rsidR="00E850E0">
          <w:rPr>
            <w:rFonts w:ascii="Cambria" w:hAnsi="Cambria"/>
            <w:sz w:val="28"/>
            <w:szCs w:val="28"/>
          </w:rPr>
          <w:t>a third</w:t>
        </w:r>
      </w:ins>
      <w:ins w:id="2850" w:author="Claire S" w:date="2026-05-26T09:03:00Z" w16du:dateUtc="2026-05-26T08:03:00Z">
        <w:r w:rsidR="0089531D">
          <w:rPr>
            <w:rFonts w:ascii="Cambria" w:hAnsi="Cambria"/>
            <w:sz w:val="28"/>
            <w:szCs w:val="28"/>
          </w:rPr>
          <w:t xml:space="preserve"> on a walkie-talkie</w:t>
        </w:r>
        <w:del w:id="2851" w:author="Daisy Watt" w:date="2026-06-18T21:12:00Z" w16du:dateUtc="2026-06-18T20:12:00Z">
          <w:r w:rsidR="0089531D" w:rsidDel="00E850E0">
            <w:rPr>
              <w:rFonts w:ascii="Cambria" w:hAnsi="Cambria"/>
              <w:sz w:val="28"/>
              <w:szCs w:val="28"/>
            </w:rPr>
            <w:delText xml:space="preserve"> </w:delText>
          </w:r>
        </w:del>
      </w:ins>
      <w:ins w:id="2852" w:author="Claire S" w:date="2026-06-02T09:11:00Z" w16du:dateUtc="2026-06-02T08:11:00Z">
        <w:del w:id="2853" w:author="Daisy Watt" w:date="2026-06-18T21:12:00Z" w16du:dateUtc="2026-06-18T20:12:00Z">
          <w:r w:rsidR="008728D9" w:rsidDel="00E850E0">
            <w:rPr>
              <w:rFonts w:ascii="Cambria" w:hAnsi="Cambria"/>
              <w:sz w:val="28"/>
              <w:szCs w:val="28"/>
            </w:rPr>
            <w:delText>at</w:delText>
          </w:r>
        </w:del>
      </w:ins>
      <w:ins w:id="2854" w:author="Claire S" w:date="2026-05-26T09:03:00Z" w16du:dateUtc="2026-05-26T08:03:00Z">
        <w:del w:id="2855" w:author="Daisy Watt" w:date="2026-06-18T21:12:00Z" w16du:dateUtc="2026-06-18T20:12:00Z">
          <w:r w:rsidR="0089531D" w:rsidDel="00E850E0">
            <w:rPr>
              <w:rFonts w:ascii="Cambria" w:hAnsi="Cambria"/>
              <w:sz w:val="28"/>
              <w:szCs w:val="28"/>
            </w:rPr>
            <w:delText xml:space="preserve"> the rear</w:delText>
          </w:r>
        </w:del>
      </w:ins>
      <w:ins w:id="2856" w:author="Claire S" w:date="2026-05-26T09:02:00Z" w16du:dateUtc="2026-05-26T08:02:00Z">
        <w:r>
          <w:rPr>
            <w:rFonts w:ascii="Cambria" w:hAnsi="Cambria"/>
            <w:sz w:val="28"/>
            <w:szCs w:val="28"/>
          </w:rPr>
          <w:t>.</w:t>
        </w:r>
      </w:ins>
      <w:commentRangeEnd w:id="2815"/>
      <w:r w:rsidR="001D5184">
        <w:rPr>
          <w:rStyle w:val="CommentReference"/>
          <w:rFonts w:ascii="Cambria" w:hAnsi="Cambria"/>
          <w:sz w:val="28"/>
          <w:szCs w:val="28"/>
        </w:rPr>
        <w:commentReference w:id="2815"/>
      </w:r>
    </w:p>
    <w:p w14:paraId="72AFC883" w14:textId="4ACAF01E" w:rsidR="009B7660" w:rsidRDefault="009B7660" w:rsidP="00060DE0">
      <w:pPr>
        <w:spacing w:line="360" w:lineRule="auto"/>
        <w:ind w:firstLine="720"/>
        <w:contextualSpacing/>
        <w:rPr>
          <w:ins w:id="2857" w:author="Claire S" w:date="2026-05-26T09:08:00Z" w16du:dateUtc="2026-05-26T08:08:00Z"/>
          <w:rFonts w:ascii="Cambria" w:hAnsi="Cambria"/>
          <w:sz w:val="28"/>
          <w:szCs w:val="28"/>
        </w:rPr>
      </w:pPr>
      <w:ins w:id="2858" w:author="Claire S" w:date="2026-06-02T17:44:00Z" w16du:dateUtc="2026-06-02T16:44:00Z">
        <w:r>
          <w:rPr>
            <w:rFonts w:ascii="Cambria" w:hAnsi="Cambria"/>
            <w:sz w:val="28"/>
            <w:szCs w:val="28"/>
          </w:rPr>
          <w:t>‘It looked like it was too late</w:t>
        </w:r>
      </w:ins>
      <w:ins w:id="2859" w:author="Daisy Watt" w:date="2026-06-18T20:58:00Z" w16du:dateUtc="2026-06-18T19:58:00Z">
        <w:r w:rsidR="00E40B8A">
          <w:rPr>
            <w:rFonts w:ascii="Cambria" w:hAnsi="Cambria"/>
            <w:sz w:val="28"/>
            <w:szCs w:val="28"/>
          </w:rPr>
          <w:t>,</w:t>
        </w:r>
      </w:ins>
      <w:ins w:id="2860" w:author="Claire S" w:date="2026-06-03T10:26:00Z" w16du:dateUtc="2026-06-03T09:26:00Z">
        <w:r w:rsidR="00E302B6">
          <w:rPr>
            <w:rFonts w:ascii="Cambria" w:hAnsi="Cambria"/>
            <w:sz w:val="28"/>
            <w:szCs w:val="28"/>
          </w:rPr>
          <w:t xml:space="preserve"> though</w:t>
        </w:r>
      </w:ins>
      <w:ins w:id="2861" w:author="Daisy Watt" w:date="2026-06-18T21:00:00Z" w16du:dateUtc="2026-06-18T20:00:00Z">
        <w:r w:rsidR="00FC1821">
          <w:rPr>
            <w:rFonts w:ascii="Cambria" w:hAnsi="Cambria"/>
            <w:sz w:val="28"/>
            <w:szCs w:val="28"/>
          </w:rPr>
          <w:t>.</w:t>
        </w:r>
      </w:ins>
      <w:ins w:id="2862" w:author="Claire S" w:date="2026-06-03T10:26:00Z" w16du:dateUtc="2026-06-03T09:26:00Z">
        <w:del w:id="2863" w:author="Daisy Watt" w:date="2026-06-18T21:00:00Z" w16du:dateUtc="2026-06-18T20:00:00Z">
          <w:r w:rsidR="00E302B6" w:rsidDel="00FC1821">
            <w:rPr>
              <w:rFonts w:ascii="Cambria" w:hAnsi="Cambria"/>
              <w:sz w:val="28"/>
              <w:szCs w:val="28"/>
            </w:rPr>
            <w:delText>,</w:delText>
          </w:r>
        </w:del>
      </w:ins>
      <w:ins w:id="2864" w:author="Claire S" w:date="2026-06-02T17:44:00Z" w16du:dateUtc="2026-06-02T16:44:00Z">
        <w:r>
          <w:rPr>
            <w:rFonts w:ascii="Cambria" w:hAnsi="Cambria"/>
            <w:sz w:val="28"/>
            <w:szCs w:val="28"/>
          </w:rPr>
          <w:t>’ Ishan’s eyes were round behind his specs</w:t>
        </w:r>
        <w:r w:rsidR="005254CE">
          <w:rPr>
            <w:rFonts w:ascii="Cambria" w:hAnsi="Cambria"/>
            <w:sz w:val="28"/>
            <w:szCs w:val="28"/>
          </w:rPr>
          <w:t>, and Violet let out a small sob.</w:t>
        </w:r>
      </w:ins>
    </w:p>
    <w:p w14:paraId="17E9E3A7" w14:textId="01B586BE" w:rsidR="0000565C" w:rsidRPr="00C80142" w:rsidRDefault="00F81E43" w:rsidP="00060DE0">
      <w:pPr>
        <w:spacing w:line="360" w:lineRule="auto"/>
        <w:ind w:firstLine="720"/>
        <w:contextualSpacing/>
        <w:rPr>
          <w:ins w:id="2865" w:author="Claire S" w:date="2026-05-26T09:02:00Z" w16du:dateUtc="2026-05-26T08:02:00Z"/>
          <w:rFonts w:ascii="Cambria" w:hAnsi="Cambria"/>
          <w:sz w:val="28"/>
          <w:szCs w:val="28"/>
        </w:rPr>
      </w:pPr>
      <w:ins w:id="2866" w:author="Claire S" w:date="2026-07-19T12:32:00Z" w16du:dateUtc="2026-07-19T11:32:00Z">
        <w:r>
          <w:rPr>
            <w:rFonts w:ascii="Cambria" w:hAnsi="Cambria"/>
            <w:sz w:val="28"/>
            <w:szCs w:val="28"/>
          </w:rPr>
          <w:t xml:space="preserve">‘Oh God.’ </w:t>
        </w:r>
      </w:ins>
      <w:ins w:id="2867" w:author="Claire S" w:date="2026-05-26T09:15:00Z" w16du:dateUtc="2026-05-26T08:15:00Z">
        <w:r w:rsidR="004543D7">
          <w:rPr>
            <w:rFonts w:ascii="Cambria" w:hAnsi="Cambria"/>
            <w:sz w:val="28"/>
            <w:szCs w:val="28"/>
          </w:rPr>
          <w:t>S</w:t>
        </w:r>
      </w:ins>
      <w:ins w:id="2868" w:author="Claire S" w:date="2026-05-26T09:11:00Z" w16du:dateUtc="2026-05-26T08:11:00Z">
        <w:r w:rsidR="008D62B9">
          <w:rPr>
            <w:rFonts w:ascii="Cambria" w:hAnsi="Cambria"/>
            <w:sz w:val="28"/>
            <w:szCs w:val="28"/>
          </w:rPr>
          <w:t>hivering</w:t>
        </w:r>
      </w:ins>
      <w:ins w:id="2869" w:author="Claire S" w:date="2026-05-26T09:12:00Z" w16du:dateUtc="2026-05-26T08:12:00Z">
        <w:r w:rsidR="0024410F">
          <w:rPr>
            <w:rFonts w:ascii="Cambria" w:hAnsi="Cambria"/>
            <w:sz w:val="28"/>
            <w:szCs w:val="28"/>
          </w:rPr>
          <w:t xml:space="preserve"> despite her fur jacket</w:t>
        </w:r>
      </w:ins>
      <w:ins w:id="2870" w:author="Claire S" w:date="2026-05-26T09:11:00Z" w16du:dateUtc="2026-05-26T08:11:00Z">
        <w:r w:rsidR="008D62B9">
          <w:rPr>
            <w:rFonts w:ascii="Cambria" w:hAnsi="Cambria"/>
            <w:sz w:val="28"/>
            <w:szCs w:val="28"/>
          </w:rPr>
          <w:t xml:space="preserve">, </w:t>
        </w:r>
      </w:ins>
      <w:ins w:id="2871" w:author="Claire S" w:date="2026-05-26T09:10:00Z" w16du:dateUtc="2026-05-26T08:10:00Z">
        <w:r w:rsidR="0000565C">
          <w:rPr>
            <w:rFonts w:ascii="Cambria" w:hAnsi="Cambria"/>
            <w:sz w:val="28"/>
            <w:szCs w:val="28"/>
          </w:rPr>
          <w:t>Savannah clasped Dex’s arm in a way she wouldn’t</w:t>
        </w:r>
      </w:ins>
      <w:ins w:id="2872" w:author="Daisy Watt" w:date="2026-06-18T21:00:00Z" w16du:dateUtc="2026-06-18T20:00:00Z">
        <w:r w:rsidR="00345385">
          <w:rPr>
            <w:rFonts w:ascii="Cambria" w:hAnsi="Cambria"/>
            <w:sz w:val="28"/>
            <w:szCs w:val="28"/>
          </w:rPr>
          <w:t>,</w:t>
        </w:r>
      </w:ins>
      <w:ins w:id="2873" w:author="Claire S" w:date="2026-05-26T09:10:00Z" w16du:dateUtc="2026-05-26T08:10:00Z">
        <w:r w:rsidR="0000565C">
          <w:rPr>
            <w:rFonts w:ascii="Cambria" w:hAnsi="Cambria"/>
            <w:sz w:val="28"/>
            <w:szCs w:val="28"/>
          </w:rPr>
          <w:t xml:space="preserve"> usually. ‘</w:t>
        </w:r>
      </w:ins>
      <w:ins w:id="2874" w:author="Claire S" w:date="2026-07-19T12:32:00Z" w16du:dateUtc="2026-07-19T11:32:00Z">
        <w:r>
          <w:rPr>
            <w:rFonts w:ascii="Cambria" w:hAnsi="Cambria"/>
            <w:sz w:val="28"/>
            <w:szCs w:val="28"/>
          </w:rPr>
          <w:t>What a</w:t>
        </w:r>
      </w:ins>
      <w:ins w:id="2875" w:author="Claire S" w:date="2026-05-26T09:15:00Z" w16du:dateUtc="2026-05-26T08:15:00Z">
        <w:r w:rsidR="004543D7">
          <w:rPr>
            <w:rFonts w:ascii="Cambria" w:hAnsi="Cambria"/>
            <w:sz w:val="28"/>
            <w:szCs w:val="28"/>
          </w:rPr>
          <w:t xml:space="preserve"> terrible sight</w:t>
        </w:r>
      </w:ins>
      <w:ins w:id="2876" w:author="Claire S" w:date="2026-05-26T09:10:00Z" w16du:dateUtc="2026-05-26T08:10:00Z">
        <w:r w:rsidR="0000565C">
          <w:rPr>
            <w:rFonts w:ascii="Cambria" w:hAnsi="Cambria"/>
            <w:sz w:val="28"/>
            <w:szCs w:val="28"/>
          </w:rPr>
          <w:t>.’</w:t>
        </w:r>
      </w:ins>
    </w:p>
    <w:p w14:paraId="09DE7807" w14:textId="5C3A1B81" w:rsidR="00060DE0" w:rsidRDefault="00060DE0" w:rsidP="00060DE0">
      <w:pPr>
        <w:spacing w:line="360" w:lineRule="auto"/>
        <w:contextualSpacing/>
        <w:rPr>
          <w:ins w:id="2877" w:author="Claire S" w:date="2026-05-26T09:02:00Z" w16du:dateUtc="2026-05-26T08:02:00Z"/>
          <w:rFonts w:ascii="Cambria" w:hAnsi="Cambria"/>
          <w:sz w:val="28"/>
          <w:szCs w:val="28"/>
        </w:rPr>
      </w:pPr>
      <w:ins w:id="2878" w:author="Claire S" w:date="2026-05-26T09:02:00Z" w16du:dateUtc="2026-05-26T08:02:00Z">
        <w:r>
          <w:rPr>
            <w:rFonts w:ascii="Cambria" w:hAnsi="Cambria"/>
            <w:sz w:val="28"/>
            <w:szCs w:val="28"/>
          </w:rPr>
          <w:tab/>
          <w:t>‘It wasn’t real</w:t>
        </w:r>
      </w:ins>
      <w:ins w:id="2879" w:author="Daisy Watt" w:date="2026-06-18T21:00:00Z" w16du:dateUtc="2026-06-18T20:00:00Z">
        <w:r w:rsidR="00345385">
          <w:rPr>
            <w:rFonts w:ascii="Cambria" w:hAnsi="Cambria"/>
            <w:sz w:val="28"/>
            <w:szCs w:val="28"/>
          </w:rPr>
          <w:t>.</w:t>
        </w:r>
      </w:ins>
      <w:ins w:id="2880" w:author="Claire S" w:date="2026-05-26T09:02:00Z" w16du:dateUtc="2026-05-26T08:02:00Z">
        <w:del w:id="2881" w:author="Daisy Watt" w:date="2026-06-18T21:00:00Z" w16du:dateUtc="2026-06-18T20:00:00Z">
          <w:r w:rsidDel="00345385">
            <w:rPr>
              <w:rFonts w:ascii="Cambria" w:hAnsi="Cambria"/>
              <w:sz w:val="28"/>
              <w:szCs w:val="28"/>
            </w:rPr>
            <w:delText>,</w:delText>
          </w:r>
        </w:del>
        <w:r>
          <w:rPr>
            <w:rFonts w:ascii="Cambria" w:hAnsi="Cambria"/>
            <w:sz w:val="28"/>
            <w:szCs w:val="28"/>
          </w:rPr>
          <w:t xml:space="preserve">’ </w:t>
        </w:r>
      </w:ins>
      <w:ins w:id="2882" w:author="Claire S" w:date="2026-06-02T09:11:00Z" w16du:dateUtc="2026-06-02T08:11:00Z">
        <w:r w:rsidR="005118DC">
          <w:rPr>
            <w:rFonts w:ascii="Cambria" w:hAnsi="Cambria"/>
            <w:sz w:val="28"/>
            <w:szCs w:val="28"/>
          </w:rPr>
          <w:t xml:space="preserve">Jackson </w:t>
        </w:r>
      </w:ins>
      <w:ins w:id="2883" w:author="Claire S" w:date="2026-05-26T09:02:00Z" w16du:dateUtc="2026-05-26T08:02:00Z">
        <w:r>
          <w:rPr>
            <w:rFonts w:ascii="Cambria" w:hAnsi="Cambria"/>
            <w:sz w:val="28"/>
            <w:szCs w:val="28"/>
          </w:rPr>
          <w:t xml:space="preserve">Rayne </w:t>
        </w:r>
      </w:ins>
      <w:ins w:id="2884" w:author="Claire S" w:date="2026-06-03T11:21:00Z" w16du:dateUtc="2026-06-03T10:21:00Z">
        <w:r w:rsidR="0051670E">
          <w:rPr>
            <w:rFonts w:ascii="Cambria" w:hAnsi="Cambria"/>
            <w:sz w:val="28"/>
            <w:szCs w:val="28"/>
          </w:rPr>
          <w:t>caught</w:t>
        </w:r>
      </w:ins>
      <w:ins w:id="2885" w:author="Claire S" w:date="2026-05-26T09:02:00Z" w16du:dateUtc="2026-05-26T08:02:00Z">
        <w:r>
          <w:rPr>
            <w:rFonts w:ascii="Cambria" w:hAnsi="Cambria"/>
            <w:sz w:val="28"/>
            <w:szCs w:val="28"/>
          </w:rPr>
          <w:t xml:space="preserve"> Savannah’s eye</w:t>
        </w:r>
      </w:ins>
      <w:ins w:id="2886" w:author="Claire S" w:date="2026-05-26T09:03:00Z" w16du:dateUtc="2026-05-26T08:03:00Z">
        <w:r w:rsidR="0089531D">
          <w:rPr>
            <w:rFonts w:ascii="Cambria" w:hAnsi="Cambria"/>
            <w:sz w:val="28"/>
            <w:szCs w:val="28"/>
          </w:rPr>
          <w:t>.</w:t>
        </w:r>
      </w:ins>
      <w:ins w:id="2887" w:author="Claire S" w:date="2026-05-26T09:02:00Z" w16du:dateUtc="2026-05-26T08:02:00Z">
        <w:r>
          <w:rPr>
            <w:rFonts w:ascii="Cambria" w:hAnsi="Cambria"/>
            <w:sz w:val="28"/>
            <w:szCs w:val="28"/>
          </w:rPr>
          <w:t xml:space="preserve"> </w:t>
        </w:r>
      </w:ins>
    </w:p>
    <w:p w14:paraId="36AF6C40" w14:textId="1012BA4C" w:rsidR="00060DE0" w:rsidRDefault="00060DE0" w:rsidP="00060DE0">
      <w:pPr>
        <w:spacing w:line="360" w:lineRule="auto"/>
        <w:contextualSpacing/>
        <w:rPr>
          <w:ins w:id="2888" w:author="Claire S" w:date="2026-05-26T09:02:00Z" w16du:dateUtc="2026-05-26T08:02:00Z"/>
          <w:rFonts w:ascii="Cambria" w:hAnsi="Cambria"/>
          <w:sz w:val="28"/>
          <w:szCs w:val="28"/>
        </w:rPr>
      </w:pPr>
      <w:ins w:id="2889" w:author="Claire S" w:date="2026-05-26T09:02:00Z" w16du:dateUtc="2026-05-26T08:02:00Z">
        <w:r>
          <w:rPr>
            <w:rFonts w:ascii="Cambria" w:hAnsi="Cambria"/>
            <w:sz w:val="28"/>
            <w:szCs w:val="28"/>
          </w:rPr>
          <w:tab/>
          <w:t xml:space="preserve">‘What </w:t>
        </w:r>
      </w:ins>
      <w:ins w:id="2890" w:author="Claire S" w:date="2026-05-27T11:36:00Z" w16du:dateUtc="2026-05-27T10:36:00Z">
        <w:r w:rsidR="00185DBC">
          <w:rPr>
            <w:rFonts w:ascii="Cambria" w:hAnsi="Cambria"/>
            <w:sz w:val="28"/>
            <w:szCs w:val="28"/>
          </w:rPr>
          <w:t>wasn’t</w:t>
        </w:r>
      </w:ins>
      <w:ins w:id="2891" w:author="Claire S" w:date="2026-05-26T09:02:00Z" w16du:dateUtc="2026-05-26T08:02:00Z">
        <w:r>
          <w:rPr>
            <w:rFonts w:ascii="Cambria" w:hAnsi="Cambria"/>
            <w:sz w:val="28"/>
            <w:szCs w:val="28"/>
          </w:rPr>
          <w:t xml:space="preserve">?’ Savannah frowned, which was about as hard as smiling had been earlier, given </w:t>
        </w:r>
      </w:ins>
      <w:ins w:id="2892" w:author="Claire S" w:date="2026-07-21T09:13:00Z" w16du:dateUtc="2026-07-21T08:13:00Z">
        <w:r w:rsidR="00455CFD">
          <w:rPr>
            <w:rFonts w:ascii="Cambria" w:hAnsi="Cambria"/>
            <w:sz w:val="28"/>
            <w:szCs w:val="28"/>
          </w:rPr>
          <w:t xml:space="preserve">all </w:t>
        </w:r>
      </w:ins>
      <w:ins w:id="2893" w:author="Claire S" w:date="2026-05-26T09:02:00Z" w16du:dateUtc="2026-05-26T08:02:00Z">
        <w:r>
          <w:rPr>
            <w:rFonts w:ascii="Cambria" w:hAnsi="Cambria"/>
            <w:sz w:val="28"/>
            <w:szCs w:val="28"/>
          </w:rPr>
          <w:t>the Botox.</w:t>
        </w:r>
      </w:ins>
    </w:p>
    <w:p w14:paraId="02D8A693" w14:textId="55E460CB" w:rsidR="00060DE0" w:rsidRDefault="00060DE0" w:rsidP="00060DE0">
      <w:pPr>
        <w:spacing w:line="360" w:lineRule="auto"/>
        <w:ind w:firstLine="720"/>
        <w:contextualSpacing/>
        <w:rPr>
          <w:ins w:id="2894" w:author="Claire S" w:date="2026-05-26T09:12:00Z" w16du:dateUtc="2026-05-26T08:12:00Z"/>
          <w:rFonts w:ascii="Cambria" w:hAnsi="Cambria"/>
          <w:sz w:val="28"/>
          <w:szCs w:val="28"/>
        </w:rPr>
      </w:pPr>
      <w:ins w:id="2895" w:author="Claire S" w:date="2026-05-26T09:02:00Z" w16du:dateUtc="2026-05-26T08:02:00Z">
        <w:r>
          <w:rPr>
            <w:rFonts w:ascii="Cambria" w:hAnsi="Cambria"/>
            <w:sz w:val="28"/>
            <w:szCs w:val="28"/>
          </w:rPr>
          <w:t>‘That body</w:t>
        </w:r>
      </w:ins>
      <w:ins w:id="2896" w:author="Daisy Watt" w:date="2026-06-18T21:01:00Z" w16du:dateUtc="2026-06-18T20:01:00Z">
        <w:r w:rsidR="003B2293">
          <w:rPr>
            <w:rFonts w:ascii="Cambria" w:hAnsi="Cambria"/>
            <w:sz w:val="28"/>
            <w:szCs w:val="28"/>
          </w:rPr>
          <w:t>.</w:t>
        </w:r>
      </w:ins>
      <w:ins w:id="2897" w:author="Claire S" w:date="2026-05-26T09:02:00Z" w16du:dateUtc="2026-05-26T08:02:00Z">
        <w:del w:id="2898" w:author="Daisy Watt" w:date="2026-06-18T21:01:00Z" w16du:dateUtc="2026-06-18T20:01:00Z">
          <w:r w:rsidDel="003B2293">
            <w:rPr>
              <w:rFonts w:ascii="Cambria" w:hAnsi="Cambria"/>
              <w:sz w:val="28"/>
              <w:szCs w:val="28"/>
            </w:rPr>
            <w:delText>,</w:delText>
          </w:r>
        </w:del>
        <w:r>
          <w:rPr>
            <w:rFonts w:ascii="Cambria" w:hAnsi="Cambria"/>
            <w:sz w:val="28"/>
            <w:szCs w:val="28"/>
          </w:rPr>
          <w:t xml:space="preserve">’ </w:t>
        </w:r>
      </w:ins>
      <w:ins w:id="2899" w:author="Claire S" w:date="2026-05-26T09:28:00Z" w16du:dateUtc="2026-05-26T08:28:00Z">
        <w:r w:rsidR="00721416">
          <w:rPr>
            <w:rFonts w:ascii="Cambria" w:hAnsi="Cambria"/>
            <w:sz w:val="28"/>
            <w:szCs w:val="28"/>
          </w:rPr>
          <w:t>Rayn</w:t>
        </w:r>
      </w:ins>
      <w:ins w:id="2900" w:author="Claire S" w:date="2026-05-26T09:02:00Z" w16du:dateUtc="2026-05-26T08:02:00Z">
        <w:r>
          <w:rPr>
            <w:rFonts w:ascii="Cambria" w:hAnsi="Cambria"/>
            <w:sz w:val="28"/>
            <w:szCs w:val="28"/>
          </w:rPr>
          <w:t>e</w:t>
        </w:r>
      </w:ins>
      <w:ins w:id="2901" w:author="Claire S" w:date="2026-06-02T09:11:00Z" w16du:dateUtc="2026-06-02T08:11:00Z">
        <w:r w:rsidR="005118DC">
          <w:rPr>
            <w:rFonts w:ascii="Cambria" w:hAnsi="Cambria"/>
            <w:sz w:val="28"/>
            <w:szCs w:val="28"/>
          </w:rPr>
          <w:t xml:space="preserve"> lean</w:t>
        </w:r>
      </w:ins>
      <w:ins w:id="2902" w:author="Daisy Watt" w:date="2026-06-16T17:30:00Z" w16du:dateUtc="2026-06-16T16:30:00Z">
        <w:r w:rsidR="00051F4B">
          <w:rPr>
            <w:rFonts w:ascii="Cambria" w:hAnsi="Cambria"/>
            <w:sz w:val="28"/>
            <w:szCs w:val="28"/>
          </w:rPr>
          <w:t>ed</w:t>
        </w:r>
      </w:ins>
      <w:ins w:id="2903" w:author="Claire S" w:date="2026-06-02T09:11:00Z" w16du:dateUtc="2026-06-02T08:11:00Z">
        <w:del w:id="2904" w:author="Daisy Watt" w:date="2026-06-16T17:30:00Z" w16du:dateUtc="2026-06-16T16:30:00Z">
          <w:r w:rsidR="005118DC" w:rsidDel="00051F4B">
            <w:rPr>
              <w:rFonts w:ascii="Cambria" w:hAnsi="Cambria"/>
              <w:sz w:val="28"/>
              <w:szCs w:val="28"/>
            </w:rPr>
            <w:delText>t</w:delText>
          </w:r>
        </w:del>
        <w:r w:rsidR="005118DC">
          <w:rPr>
            <w:rFonts w:ascii="Cambria" w:hAnsi="Cambria"/>
            <w:sz w:val="28"/>
            <w:szCs w:val="28"/>
          </w:rPr>
          <w:t xml:space="preserve"> against the wall and</w:t>
        </w:r>
      </w:ins>
      <w:ins w:id="2905" w:author="Claire S" w:date="2026-05-26T09:02:00Z" w16du:dateUtc="2026-05-26T08:02:00Z">
        <w:r>
          <w:rPr>
            <w:rFonts w:ascii="Cambria" w:hAnsi="Cambria"/>
            <w:sz w:val="28"/>
            <w:szCs w:val="28"/>
          </w:rPr>
          <w:t xml:space="preserve"> struck a match, </w:t>
        </w:r>
      </w:ins>
      <w:ins w:id="2906" w:author="Claire S" w:date="2026-06-02T09:11:00Z" w16du:dateUtc="2026-06-02T08:11:00Z">
        <w:r w:rsidR="005118DC">
          <w:rPr>
            <w:rFonts w:ascii="Cambria" w:hAnsi="Cambria"/>
            <w:sz w:val="28"/>
            <w:szCs w:val="28"/>
          </w:rPr>
          <w:t>holding</w:t>
        </w:r>
      </w:ins>
      <w:ins w:id="2907" w:author="Claire S" w:date="2026-05-26T09:02:00Z" w16du:dateUtc="2026-05-26T08:02:00Z">
        <w:r>
          <w:rPr>
            <w:rFonts w:ascii="Cambria" w:hAnsi="Cambria"/>
            <w:sz w:val="28"/>
            <w:szCs w:val="28"/>
          </w:rPr>
          <w:t xml:space="preserve"> it to the end of the cigar. ‘It’s a good attempt, but that body is a fake.’</w:t>
        </w:r>
      </w:ins>
    </w:p>
    <w:p w14:paraId="43AAFBD3" w14:textId="72E180CC" w:rsidR="00372B9F" w:rsidRDefault="0024410F" w:rsidP="00372B9F">
      <w:pPr>
        <w:spacing w:line="360" w:lineRule="auto"/>
        <w:ind w:firstLine="720"/>
        <w:contextualSpacing/>
        <w:rPr>
          <w:ins w:id="2908" w:author="Claire S" w:date="2026-05-27T11:39:00Z" w16du:dateUtc="2026-05-27T10:39:00Z"/>
          <w:rFonts w:ascii="Cambria" w:hAnsi="Cambria"/>
          <w:sz w:val="28"/>
          <w:szCs w:val="28"/>
        </w:rPr>
      </w:pPr>
      <w:ins w:id="2909" w:author="Claire S" w:date="2026-05-26T09:12:00Z" w16du:dateUtc="2026-05-26T08:12:00Z">
        <w:r>
          <w:rPr>
            <w:rFonts w:ascii="Cambria" w:hAnsi="Cambria"/>
            <w:sz w:val="28"/>
            <w:szCs w:val="28"/>
          </w:rPr>
          <w:t xml:space="preserve">Something about his confidence made Savannah stand up straighter. </w:t>
        </w:r>
      </w:ins>
      <w:ins w:id="2910" w:author="Claire S" w:date="2026-05-27T11:36:00Z" w16du:dateUtc="2026-05-27T10:36:00Z">
        <w:r w:rsidR="00185DBC">
          <w:rPr>
            <w:rFonts w:ascii="Cambria" w:hAnsi="Cambria"/>
            <w:sz w:val="28"/>
            <w:szCs w:val="28"/>
          </w:rPr>
          <w:t>‘Oh,’ she said slowly. ‘You thi</w:t>
        </w:r>
      </w:ins>
      <w:ins w:id="2911" w:author="Claire S" w:date="2026-05-27T11:38:00Z" w16du:dateUtc="2026-05-27T10:38:00Z">
        <w:r w:rsidR="0077522F">
          <w:rPr>
            <w:rFonts w:ascii="Cambria" w:hAnsi="Cambria"/>
            <w:sz w:val="28"/>
            <w:szCs w:val="28"/>
          </w:rPr>
          <w:t>n</w:t>
        </w:r>
      </w:ins>
      <w:ins w:id="2912" w:author="Claire S" w:date="2026-05-27T11:36:00Z" w16du:dateUtc="2026-05-27T10:36:00Z">
        <w:r w:rsidR="00185DBC">
          <w:rPr>
            <w:rFonts w:ascii="Cambria" w:hAnsi="Cambria"/>
            <w:sz w:val="28"/>
            <w:szCs w:val="28"/>
          </w:rPr>
          <w:t>k?’</w:t>
        </w:r>
      </w:ins>
      <w:ins w:id="2913" w:author="Claire S" w:date="2026-05-27T11:39:00Z" w16du:dateUtc="2026-05-27T10:39:00Z">
        <w:r w:rsidR="00372B9F">
          <w:rPr>
            <w:rFonts w:ascii="Cambria" w:hAnsi="Cambria"/>
            <w:sz w:val="28"/>
            <w:szCs w:val="28"/>
          </w:rPr>
          <w:t xml:space="preserve">  </w:t>
        </w:r>
      </w:ins>
    </w:p>
    <w:p w14:paraId="75ECE7EF" w14:textId="77777777" w:rsidR="00CF5ED1" w:rsidRDefault="0077522F" w:rsidP="00195702">
      <w:pPr>
        <w:spacing w:line="360" w:lineRule="auto"/>
        <w:ind w:firstLine="720"/>
        <w:contextualSpacing/>
        <w:rPr>
          <w:ins w:id="2914" w:author="Claire S" w:date="2026-06-03T10:49:00Z" w16du:dateUtc="2026-06-03T09:49:00Z"/>
          <w:rFonts w:ascii="Cambria" w:hAnsi="Cambria"/>
          <w:sz w:val="28"/>
          <w:szCs w:val="28"/>
        </w:rPr>
      </w:pPr>
      <w:ins w:id="2915" w:author="Claire S" w:date="2026-05-27T11:39:00Z" w16du:dateUtc="2026-05-27T10:39:00Z">
        <w:r>
          <w:rPr>
            <w:rFonts w:ascii="Cambria" w:hAnsi="Cambria"/>
            <w:sz w:val="28"/>
            <w:szCs w:val="28"/>
          </w:rPr>
          <w:t xml:space="preserve">‘I think.’ </w:t>
        </w:r>
      </w:ins>
    </w:p>
    <w:p w14:paraId="22BBFDE1" w14:textId="18C94B83" w:rsidR="00CF5ED1" w:rsidRDefault="00CF5ED1" w:rsidP="00CF5ED1">
      <w:pPr>
        <w:spacing w:line="360" w:lineRule="auto"/>
        <w:ind w:firstLine="720"/>
        <w:contextualSpacing/>
        <w:rPr>
          <w:ins w:id="2916" w:author="Claire S" w:date="2026-06-03T10:50:00Z" w16du:dateUtc="2026-06-03T09:50:00Z"/>
          <w:rFonts w:ascii="Cambria" w:hAnsi="Cambria"/>
          <w:sz w:val="28"/>
          <w:szCs w:val="28"/>
        </w:rPr>
      </w:pPr>
      <w:ins w:id="2917" w:author="Claire S" w:date="2026-06-03T10:49:00Z" w16du:dateUtc="2026-06-03T09:49:00Z">
        <w:r>
          <w:rPr>
            <w:rFonts w:ascii="Cambria" w:hAnsi="Cambria"/>
            <w:sz w:val="28"/>
            <w:szCs w:val="28"/>
          </w:rPr>
          <w:t>But as t</w:t>
        </w:r>
      </w:ins>
      <w:ins w:id="2918" w:author="Claire S" w:date="2026-05-26T09:02:00Z" w16du:dateUtc="2026-05-26T08:02:00Z">
        <w:r w:rsidR="00060DE0">
          <w:rPr>
            <w:rFonts w:ascii="Cambria" w:hAnsi="Cambria"/>
            <w:sz w:val="28"/>
            <w:szCs w:val="28"/>
          </w:rPr>
          <w:t xml:space="preserve">he cab </w:t>
        </w:r>
      </w:ins>
      <w:ins w:id="2919" w:author="Claire S" w:date="2026-05-27T11:39:00Z" w16du:dateUtc="2026-05-27T10:39:00Z">
        <w:r w:rsidR="00372B9F">
          <w:rPr>
            <w:rFonts w:ascii="Cambria" w:hAnsi="Cambria"/>
            <w:sz w:val="28"/>
            <w:szCs w:val="28"/>
          </w:rPr>
          <w:t>pulle</w:t>
        </w:r>
      </w:ins>
      <w:ins w:id="2920" w:author="Claire S" w:date="2026-05-27T11:40:00Z" w16du:dateUtc="2026-05-27T10:40:00Z">
        <w:r w:rsidR="00372B9F">
          <w:rPr>
            <w:rFonts w:ascii="Cambria" w:hAnsi="Cambria"/>
            <w:sz w:val="28"/>
            <w:szCs w:val="28"/>
          </w:rPr>
          <w:t>d</w:t>
        </w:r>
      </w:ins>
      <w:ins w:id="2921" w:author="Claire S" w:date="2026-05-27T11:39:00Z" w16du:dateUtc="2026-05-27T10:39:00Z">
        <w:r w:rsidR="00372B9F">
          <w:rPr>
            <w:rFonts w:ascii="Cambria" w:hAnsi="Cambria"/>
            <w:sz w:val="28"/>
            <w:szCs w:val="28"/>
          </w:rPr>
          <w:t xml:space="preserve"> up</w:t>
        </w:r>
      </w:ins>
      <w:ins w:id="2922" w:author="Claire S" w:date="2026-06-03T10:50:00Z" w16du:dateUtc="2026-06-03T09:50:00Z">
        <w:r>
          <w:rPr>
            <w:rFonts w:ascii="Cambria" w:hAnsi="Cambria"/>
            <w:sz w:val="28"/>
            <w:szCs w:val="28"/>
          </w:rPr>
          <w:t xml:space="preserve">, something Savannah couldn’t put her </w:t>
        </w:r>
        <w:r w:rsidRPr="009655D0">
          <w:rPr>
            <w:rFonts w:ascii="Cambria" w:hAnsi="Cambria"/>
            <w:sz w:val="28"/>
            <w:szCs w:val="28"/>
          </w:rPr>
          <w:t>finger</w:t>
        </w:r>
        <w:r>
          <w:rPr>
            <w:rFonts w:ascii="Cambria" w:hAnsi="Cambria"/>
            <w:sz w:val="28"/>
            <w:szCs w:val="28"/>
          </w:rPr>
          <w:t xml:space="preserve"> on was still bothering her.</w:t>
        </w:r>
      </w:ins>
    </w:p>
    <w:p w14:paraId="63F4232E" w14:textId="1B5BDC5E" w:rsidR="003C51A0" w:rsidRDefault="00453C9A" w:rsidP="00CF5ED1">
      <w:pPr>
        <w:spacing w:line="360" w:lineRule="auto"/>
        <w:ind w:firstLine="720"/>
        <w:contextualSpacing/>
        <w:rPr>
          <w:ins w:id="2923" w:author="Claire S" w:date="2026-05-26T09:29:00Z" w16du:dateUtc="2026-05-26T08:29:00Z"/>
          <w:rFonts w:ascii="Cambria" w:hAnsi="Cambria"/>
          <w:sz w:val="28"/>
          <w:szCs w:val="28"/>
        </w:rPr>
      </w:pPr>
      <w:ins w:id="2924" w:author="Claire S" w:date="2026-06-03T10:50:00Z" w16du:dateUtc="2026-06-03T09:50:00Z">
        <w:r>
          <w:rPr>
            <w:rFonts w:ascii="Cambria" w:hAnsi="Cambria"/>
            <w:sz w:val="28"/>
            <w:szCs w:val="28"/>
          </w:rPr>
          <w:t>As</w:t>
        </w:r>
      </w:ins>
      <w:ins w:id="2925" w:author="Claire S" w:date="2026-05-27T11:39:00Z" w16du:dateUtc="2026-05-27T10:39:00Z">
        <w:r w:rsidR="00372B9F">
          <w:rPr>
            <w:rFonts w:ascii="Cambria" w:hAnsi="Cambria"/>
            <w:sz w:val="28"/>
            <w:szCs w:val="28"/>
          </w:rPr>
          <w:t xml:space="preserve"> </w:t>
        </w:r>
      </w:ins>
      <w:ins w:id="2926" w:author="Claire S" w:date="2026-05-27T11:37:00Z" w16du:dateUtc="2026-05-27T10:37:00Z">
        <w:r w:rsidR="00185DBC">
          <w:rPr>
            <w:rFonts w:ascii="Cambria" w:hAnsi="Cambria"/>
            <w:sz w:val="28"/>
            <w:szCs w:val="28"/>
          </w:rPr>
          <w:t>Jackson</w:t>
        </w:r>
      </w:ins>
      <w:ins w:id="2927" w:author="Claire S" w:date="2026-05-27T11:36:00Z" w16du:dateUtc="2026-05-27T10:36:00Z">
        <w:r w:rsidR="00185DBC">
          <w:rPr>
            <w:rFonts w:ascii="Cambria" w:hAnsi="Cambria"/>
            <w:sz w:val="28"/>
            <w:szCs w:val="28"/>
          </w:rPr>
          <w:t xml:space="preserve"> opened t</w:t>
        </w:r>
      </w:ins>
      <w:ins w:id="2928" w:author="Claire S" w:date="2026-05-27T11:37:00Z" w16du:dateUtc="2026-05-27T10:37:00Z">
        <w:r w:rsidR="00185DBC">
          <w:rPr>
            <w:rFonts w:ascii="Cambria" w:hAnsi="Cambria"/>
            <w:sz w:val="28"/>
            <w:szCs w:val="28"/>
          </w:rPr>
          <w:t xml:space="preserve">he </w:t>
        </w:r>
      </w:ins>
      <w:ins w:id="2929" w:author="Daisy Watt" w:date="2026-06-18T21:15:00Z" w16du:dateUtc="2026-06-18T20:15:00Z">
        <w:r w:rsidR="00626C39">
          <w:rPr>
            <w:rFonts w:ascii="Cambria" w:hAnsi="Cambria"/>
            <w:sz w:val="28"/>
            <w:szCs w:val="28"/>
          </w:rPr>
          <w:t xml:space="preserve">car </w:t>
        </w:r>
      </w:ins>
      <w:ins w:id="2930" w:author="Claire S" w:date="2026-05-27T11:37:00Z" w16du:dateUtc="2026-05-27T10:37:00Z">
        <w:r w:rsidR="00185DBC">
          <w:rPr>
            <w:rFonts w:ascii="Cambria" w:hAnsi="Cambria"/>
            <w:sz w:val="28"/>
            <w:szCs w:val="28"/>
          </w:rPr>
          <w:t>door</w:t>
        </w:r>
      </w:ins>
      <w:ins w:id="2931" w:author="Claire S" w:date="2026-05-27T11:42:00Z" w16du:dateUtc="2026-05-27T10:42:00Z">
        <w:r w:rsidR="00250C3E">
          <w:rPr>
            <w:rFonts w:ascii="Cambria" w:hAnsi="Cambria"/>
            <w:sz w:val="28"/>
            <w:szCs w:val="28"/>
          </w:rPr>
          <w:t>,</w:t>
        </w:r>
      </w:ins>
      <w:ins w:id="2932" w:author="Claire S" w:date="2026-05-27T11:40:00Z" w16du:dateUtc="2026-05-27T10:40:00Z">
        <w:r w:rsidR="00372B9F">
          <w:rPr>
            <w:rFonts w:ascii="Cambria" w:hAnsi="Cambria"/>
            <w:sz w:val="28"/>
            <w:szCs w:val="28"/>
          </w:rPr>
          <w:t xml:space="preserve"> </w:t>
        </w:r>
      </w:ins>
      <w:ins w:id="2933" w:author="Claire S" w:date="2026-05-26T09:02:00Z" w16du:dateUtc="2026-05-26T08:02:00Z">
        <w:r w:rsidR="00060DE0">
          <w:rPr>
            <w:rFonts w:ascii="Cambria" w:hAnsi="Cambria"/>
            <w:sz w:val="28"/>
            <w:szCs w:val="28"/>
          </w:rPr>
          <w:t xml:space="preserve">Ishan </w:t>
        </w:r>
      </w:ins>
      <w:ins w:id="2934" w:author="Claire S" w:date="2026-06-02T09:12:00Z" w16du:dateUtc="2026-06-02T08:12:00Z">
        <w:r w:rsidR="005118DC">
          <w:rPr>
            <w:rFonts w:ascii="Cambria" w:hAnsi="Cambria"/>
            <w:sz w:val="28"/>
            <w:szCs w:val="28"/>
          </w:rPr>
          <w:t>help</w:t>
        </w:r>
      </w:ins>
      <w:ins w:id="2935" w:author="Claire S" w:date="2026-06-03T10:50:00Z" w16du:dateUtc="2026-06-03T09:50:00Z">
        <w:r>
          <w:rPr>
            <w:rFonts w:ascii="Cambria" w:hAnsi="Cambria"/>
            <w:sz w:val="28"/>
            <w:szCs w:val="28"/>
          </w:rPr>
          <w:t>ed</w:t>
        </w:r>
      </w:ins>
      <w:ins w:id="2936" w:author="Claire S" w:date="2026-06-02T09:12:00Z" w16du:dateUtc="2026-06-02T08:12:00Z">
        <w:r w:rsidR="005118DC">
          <w:rPr>
            <w:rFonts w:ascii="Cambria" w:hAnsi="Cambria"/>
            <w:sz w:val="28"/>
            <w:szCs w:val="28"/>
          </w:rPr>
          <w:t xml:space="preserve"> </w:t>
        </w:r>
      </w:ins>
      <w:ins w:id="2937" w:author="Claire S" w:date="2026-05-26T09:02:00Z" w16du:dateUtc="2026-05-26T08:02:00Z">
        <w:r w:rsidR="00060DE0">
          <w:rPr>
            <w:rFonts w:ascii="Cambria" w:hAnsi="Cambria"/>
            <w:sz w:val="28"/>
            <w:szCs w:val="28"/>
          </w:rPr>
          <w:t>mousey Violet</w:t>
        </w:r>
      </w:ins>
      <w:ins w:id="2938" w:author="Claire S" w:date="2026-05-27T11:37:00Z" w16du:dateUtc="2026-05-27T10:37:00Z">
        <w:r w:rsidR="00097B04">
          <w:rPr>
            <w:rFonts w:ascii="Cambria" w:hAnsi="Cambria"/>
            <w:sz w:val="28"/>
            <w:szCs w:val="28"/>
          </w:rPr>
          <w:t xml:space="preserve"> </w:t>
        </w:r>
      </w:ins>
      <w:ins w:id="2939" w:author="Claire S" w:date="2026-05-27T11:42:00Z" w16du:dateUtc="2026-05-27T10:42:00Z">
        <w:r w:rsidR="00250C3E">
          <w:rPr>
            <w:rFonts w:ascii="Cambria" w:hAnsi="Cambria"/>
            <w:sz w:val="28"/>
            <w:szCs w:val="28"/>
          </w:rPr>
          <w:t>in first</w:t>
        </w:r>
      </w:ins>
      <w:ins w:id="2940" w:author="Claire S" w:date="2026-06-02T17:45:00Z" w16du:dateUtc="2026-06-02T16:45:00Z">
        <w:r w:rsidR="003B4611">
          <w:rPr>
            <w:rFonts w:ascii="Cambria" w:hAnsi="Cambria"/>
            <w:sz w:val="28"/>
            <w:szCs w:val="28"/>
          </w:rPr>
          <w:t xml:space="preserve">, to Savannah’s </w:t>
        </w:r>
      </w:ins>
      <w:ins w:id="2941" w:author="Claire S" w:date="2026-06-03T10:50:00Z" w16du:dateUtc="2026-06-03T09:50:00Z">
        <w:r>
          <w:rPr>
            <w:rFonts w:ascii="Cambria" w:hAnsi="Cambria"/>
            <w:sz w:val="28"/>
            <w:szCs w:val="28"/>
          </w:rPr>
          <w:t xml:space="preserve">further </w:t>
        </w:r>
      </w:ins>
      <w:ins w:id="2942" w:author="Claire S" w:date="2026-06-02T17:45:00Z" w16du:dateUtc="2026-06-02T16:45:00Z">
        <w:r w:rsidR="003B4611">
          <w:rPr>
            <w:rFonts w:ascii="Cambria" w:hAnsi="Cambria"/>
            <w:sz w:val="28"/>
            <w:szCs w:val="28"/>
          </w:rPr>
          <w:t>chagrin</w:t>
        </w:r>
      </w:ins>
      <w:ins w:id="2943" w:author="Claire S" w:date="2026-07-24T12:28:00Z" w16du:dateUtc="2026-07-24T11:28:00Z">
        <w:r w:rsidR="00047792">
          <w:rPr>
            <w:rFonts w:ascii="Cambria" w:hAnsi="Cambria"/>
            <w:sz w:val="28"/>
            <w:szCs w:val="28"/>
          </w:rPr>
          <w:t>;</w:t>
        </w:r>
        <w:r w:rsidR="00047792" w:rsidRPr="00047792">
          <w:rPr>
            <w:rFonts w:ascii="Cambria" w:hAnsi="Cambria"/>
            <w:sz w:val="28"/>
            <w:szCs w:val="28"/>
          </w:rPr>
          <w:t xml:space="preserve"> </w:t>
        </w:r>
        <w:r w:rsidR="00047792">
          <w:rPr>
            <w:rFonts w:ascii="Cambria" w:hAnsi="Cambria"/>
            <w:sz w:val="28"/>
            <w:szCs w:val="28"/>
          </w:rPr>
          <w:t xml:space="preserve">beauty, wealth and age before drab little assistants, surely? </w:t>
        </w:r>
      </w:ins>
      <w:ins w:id="2944" w:author="Claire S" w:date="2026-07-24T12:29:00Z" w16du:dateUtc="2026-07-24T11:29:00Z">
        <w:r w:rsidR="00047792">
          <w:rPr>
            <w:rFonts w:ascii="Cambria" w:hAnsi="Cambria"/>
            <w:sz w:val="28"/>
            <w:szCs w:val="28"/>
          </w:rPr>
          <w:t xml:space="preserve">And they weren’t part of her game plan, but </w:t>
        </w:r>
      </w:ins>
      <w:ins w:id="2945" w:author="Claire S" w:date="2026-07-24T12:28:00Z" w16du:dateUtc="2026-07-24T11:28:00Z">
        <w:r w:rsidR="00DF5CB7">
          <w:rPr>
            <w:rFonts w:ascii="Cambria" w:hAnsi="Cambria"/>
            <w:sz w:val="28"/>
            <w:szCs w:val="28"/>
          </w:rPr>
          <w:t xml:space="preserve">it </w:t>
        </w:r>
      </w:ins>
      <w:ins w:id="2946" w:author="Claire S" w:date="2026-07-24T12:29:00Z" w16du:dateUtc="2026-07-24T11:29:00Z">
        <w:r w:rsidR="00047792">
          <w:rPr>
            <w:rFonts w:ascii="Cambria" w:hAnsi="Cambria"/>
            <w:sz w:val="28"/>
            <w:szCs w:val="28"/>
          </w:rPr>
          <w:t>seemed</w:t>
        </w:r>
      </w:ins>
      <w:ins w:id="2947" w:author="Claire S" w:date="2026-07-24T12:28:00Z" w16du:dateUtc="2026-07-24T11:28:00Z">
        <w:r w:rsidR="00DF5CB7">
          <w:rPr>
            <w:rFonts w:ascii="Cambria" w:hAnsi="Cambria"/>
            <w:sz w:val="28"/>
            <w:szCs w:val="28"/>
          </w:rPr>
          <w:t xml:space="preserve"> too late to stop them</w:t>
        </w:r>
      </w:ins>
      <w:ins w:id="2948" w:author="Claire S" w:date="2026-07-24T12:29:00Z" w16du:dateUtc="2026-07-24T11:29:00Z">
        <w:r w:rsidR="00047792">
          <w:rPr>
            <w:rFonts w:ascii="Cambria" w:hAnsi="Cambria"/>
            <w:sz w:val="28"/>
            <w:szCs w:val="28"/>
          </w:rPr>
          <w:t xml:space="preserve">. </w:t>
        </w:r>
      </w:ins>
      <w:ins w:id="2949" w:author="Claire S" w:date="2026-07-24T12:28:00Z" w16du:dateUtc="2026-07-24T11:28:00Z">
        <w:r w:rsidR="00DF5CB7">
          <w:rPr>
            <w:rFonts w:ascii="Cambria" w:hAnsi="Cambria"/>
            <w:sz w:val="28"/>
            <w:szCs w:val="28"/>
          </w:rPr>
          <w:t>T</w:t>
        </w:r>
      </w:ins>
      <w:ins w:id="2950" w:author="Claire S" w:date="2026-06-03T10:51:00Z" w16du:dateUtc="2026-06-03T09:51:00Z">
        <w:del w:id="2951" w:author="Daisy Watt" w:date="2026-06-18T21:01:00Z" w16du:dateUtc="2026-06-18T20:01:00Z">
          <w:r w:rsidR="003F1F7B" w:rsidDel="008240A9">
            <w:rPr>
              <w:rFonts w:ascii="Cambria" w:hAnsi="Cambria"/>
              <w:sz w:val="28"/>
              <w:szCs w:val="28"/>
            </w:rPr>
            <w:delText>-</w:delText>
          </w:r>
        </w:del>
      </w:ins>
      <w:ins w:id="2952" w:author="Daisy Watt" w:date="2026-06-18T21:01:00Z" w16du:dateUtc="2026-06-18T20:01:00Z">
        <w:del w:id="2953" w:author="Claire S" w:date="2026-07-24T12:28:00Z" w16du:dateUtc="2026-07-24T11:28:00Z">
          <w:r w:rsidR="008240A9" w:rsidDel="00DF5CB7">
            <w:rPr>
              <w:rFonts w:ascii="Cambria" w:hAnsi="Cambria"/>
              <w:sz w:val="28"/>
              <w:szCs w:val="28"/>
            </w:rPr>
            <w:delText>–</w:delText>
          </w:r>
        </w:del>
      </w:ins>
      <w:ins w:id="2954" w:author="Claire S" w:date="2026-05-26T09:02:00Z" w16du:dateUtc="2026-05-26T08:02:00Z">
        <w:r w:rsidR="00060DE0">
          <w:rPr>
            <w:rFonts w:ascii="Cambria" w:hAnsi="Cambria"/>
            <w:sz w:val="28"/>
            <w:szCs w:val="28"/>
          </w:rPr>
          <w:t xml:space="preserve">he girl had been crying quietly </w:t>
        </w:r>
      </w:ins>
      <w:ins w:id="2955" w:author="Claire S" w:date="2026-06-03T10:51:00Z" w16du:dateUtc="2026-06-03T09:51:00Z">
        <w:r w:rsidR="003F1F7B">
          <w:rPr>
            <w:rFonts w:ascii="Cambria" w:hAnsi="Cambria"/>
            <w:sz w:val="28"/>
            <w:szCs w:val="28"/>
          </w:rPr>
          <w:t>since</w:t>
        </w:r>
      </w:ins>
      <w:ins w:id="2956" w:author="Claire S" w:date="2026-05-26T09:02:00Z" w16du:dateUtc="2026-05-26T08:02:00Z">
        <w:r w:rsidR="00060DE0">
          <w:rPr>
            <w:rFonts w:ascii="Cambria" w:hAnsi="Cambria"/>
            <w:sz w:val="28"/>
            <w:szCs w:val="28"/>
          </w:rPr>
          <w:t xml:space="preserve"> they’d left the ballroom</w:t>
        </w:r>
      </w:ins>
      <w:ins w:id="2957" w:author="Daisy Watt" w:date="2026-06-18T21:15:00Z" w16du:dateUtc="2026-06-18T20:15:00Z">
        <w:r w:rsidR="00626C39">
          <w:rPr>
            <w:rFonts w:ascii="Cambria" w:hAnsi="Cambria"/>
            <w:sz w:val="28"/>
            <w:szCs w:val="28"/>
          </w:rPr>
          <w:t>,</w:t>
        </w:r>
        <w:del w:id="2958" w:author="Claire S" w:date="2026-07-24T12:28:00Z" w16du:dateUtc="2026-07-24T11:28:00Z">
          <w:r w:rsidR="00626C39" w:rsidDel="00DF5CB7">
            <w:rPr>
              <w:rFonts w:ascii="Cambria" w:hAnsi="Cambria"/>
              <w:sz w:val="28"/>
              <w:szCs w:val="28"/>
            </w:rPr>
            <w:delText xml:space="preserve"> with</w:delText>
          </w:r>
        </w:del>
      </w:ins>
      <w:ins w:id="2959" w:author="Claire S" w:date="2026-05-26T09:02:00Z" w16du:dateUtc="2026-05-26T08:02:00Z">
        <w:del w:id="2960" w:author="Daisy Watt" w:date="2026-06-18T21:15:00Z" w16du:dateUtc="2026-06-18T20:15:00Z">
          <w:r w:rsidR="00060DE0" w:rsidDel="00626C39">
            <w:rPr>
              <w:rFonts w:ascii="Cambria" w:hAnsi="Cambria"/>
              <w:sz w:val="28"/>
              <w:szCs w:val="28"/>
            </w:rPr>
            <w:delText>;</w:delText>
          </w:r>
        </w:del>
        <w:r w:rsidR="00060DE0">
          <w:rPr>
            <w:rFonts w:ascii="Cambria" w:hAnsi="Cambria"/>
            <w:sz w:val="28"/>
            <w:szCs w:val="28"/>
          </w:rPr>
          <w:t xml:space="preserve"> gentle Ishan comforting her. </w:t>
        </w:r>
      </w:ins>
      <w:ins w:id="2961" w:author="Claire S" w:date="2026-06-03T10:51:00Z" w16du:dateUtc="2026-06-03T09:51:00Z">
        <w:r w:rsidR="003F1F7B" w:rsidRPr="008240A9">
          <w:rPr>
            <w:rFonts w:ascii="Cambria" w:hAnsi="Cambria"/>
            <w:i/>
            <w:iCs/>
            <w:sz w:val="28"/>
            <w:szCs w:val="28"/>
            <w:rPrChange w:id="2962" w:author="Daisy Watt" w:date="2026-06-18T21:01:00Z" w16du:dateUtc="2026-06-18T20:01:00Z">
              <w:rPr>
                <w:rFonts w:ascii="Cambria" w:hAnsi="Cambria"/>
                <w:sz w:val="28"/>
                <w:szCs w:val="28"/>
              </w:rPr>
            </w:rPrChange>
          </w:rPr>
          <w:t>V</w:t>
        </w:r>
      </w:ins>
      <w:ins w:id="2963" w:author="Claire S" w:date="2026-06-02T17:45:00Z" w16du:dateUtc="2026-06-02T16:45:00Z">
        <w:r w:rsidR="003B4611" w:rsidRPr="008240A9">
          <w:rPr>
            <w:rFonts w:ascii="Cambria" w:hAnsi="Cambria"/>
            <w:i/>
            <w:iCs/>
            <w:sz w:val="28"/>
            <w:szCs w:val="28"/>
            <w:rPrChange w:id="2964" w:author="Daisy Watt" w:date="2026-06-18T21:01:00Z" w16du:dateUtc="2026-06-18T20:01:00Z">
              <w:rPr>
                <w:rFonts w:ascii="Cambria" w:hAnsi="Cambria"/>
                <w:sz w:val="28"/>
                <w:szCs w:val="28"/>
              </w:rPr>
            </w:rPrChange>
          </w:rPr>
          <w:t>ery</w:t>
        </w:r>
      </w:ins>
      <w:ins w:id="2965" w:author="Claire S" w:date="2026-06-02T09:12:00Z" w16du:dateUtc="2026-06-02T08:12:00Z">
        <w:r w:rsidR="00195702" w:rsidRPr="008240A9">
          <w:rPr>
            <w:rFonts w:ascii="Cambria" w:hAnsi="Cambria"/>
            <w:i/>
            <w:iCs/>
            <w:sz w:val="28"/>
            <w:szCs w:val="28"/>
            <w:rPrChange w:id="2966" w:author="Daisy Watt" w:date="2026-06-18T21:01:00Z" w16du:dateUtc="2026-06-18T20:01:00Z">
              <w:rPr>
                <w:rFonts w:ascii="Cambria" w:hAnsi="Cambria"/>
                <w:sz w:val="28"/>
                <w:szCs w:val="28"/>
              </w:rPr>
            </w:rPrChange>
          </w:rPr>
          <w:t xml:space="preserve"> tolerant</w:t>
        </w:r>
        <w:r w:rsidR="00195702">
          <w:rPr>
            <w:rFonts w:ascii="Cambria" w:hAnsi="Cambria"/>
            <w:sz w:val="28"/>
            <w:szCs w:val="28"/>
          </w:rPr>
          <w:t xml:space="preserve">, </w:t>
        </w:r>
        <w:r w:rsidR="00195702" w:rsidRPr="00D153E1">
          <w:rPr>
            <w:rFonts w:ascii="Cambria" w:hAnsi="Cambria"/>
            <w:sz w:val="28"/>
            <w:szCs w:val="28"/>
          </w:rPr>
          <w:t>Savannah thought wryly</w:t>
        </w:r>
      </w:ins>
      <w:ins w:id="2967" w:author="Claire S" w:date="2026-06-03T10:51:00Z" w16du:dateUtc="2026-06-03T09:51:00Z">
        <w:r w:rsidR="003F1F7B">
          <w:rPr>
            <w:rFonts w:ascii="Cambria" w:hAnsi="Cambria"/>
            <w:sz w:val="28"/>
            <w:szCs w:val="28"/>
          </w:rPr>
          <w:t>,</w:t>
        </w:r>
      </w:ins>
      <w:ins w:id="2968" w:author="Claire S" w:date="2026-06-02T09:12:00Z" w16du:dateUtc="2026-06-02T08:12:00Z">
        <w:r w:rsidR="00195702">
          <w:rPr>
            <w:rFonts w:ascii="Cambria" w:hAnsi="Cambria"/>
            <w:sz w:val="28"/>
            <w:szCs w:val="28"/>
          </w:rPr>
          <w:t xml:space="preserve"> as </w:t>
        </w:r>
      </w:ins>
      <w:ins w:id="2969" w:author="Claire S" w:date="2026-05-27T11:37:00Z" w16du:dateUtc="2026-05-27T10:37:00Z">
        <w:r w:rsidR="00097B04">
          <w:rPr>
            <w:rFonts w:ascii="Cambria" w:hAnsi="Cambria"/>
            <w:sz w:val="28"/>
            <w:szCs w:val="28"/>
          </w:rPr>
          <w:t>Dex</w:t>
        </w:r>
      </w:ins>
      <w:ins w:id="2970" w:author="Claire S" w:date="2026-05-26T09:04:00Z" w16du:dateUtc="2026-05-26T08:04:00Z">
        <w:r w:rsidR="003107E5">
          <w:rPr>
            <w:rFonts w:ascii="Cambria" w:hAnsi="Cambria"/>
            <w:sz w:val="28"/>
            <w:szCs w:val="28"/>
          </w:rPr>
          <w:t xml:space="preserve"> </w:t>
        </w:r>
      </w:ins>
      <w:ins w:id="2971" w:author="Claire S" w:date="2026-05-26T09:28:00Z" w16du:dateUtc="2026-05-26T08:28:00Z">
        <w:r w:rsidR="003C51A0">
          <w:rPr>
            <w:rFonts w:ascii="Cambria" w:hAnsi="Cambria"/>
            <w:sz w:val="28"/>
            <w:szCs w:val="28"/>
          </w:rPr>
          <w:t xml:space="preserve">helped </w:t>
        </w:r>
      </w:ins>
      <w:ins w:id="2972" w:author="Claire S" w:date="2026-06-02T09:13:00Z" w16du:dateUtc="2026-06-02T08:13:00Z">
        <w:r w:rsidR="00195702">
          <w:rPr>
            <w:rFonts w:ascii="Cambria" w:hAnsi="Cambria"/>
            <w:sz w:val="28"/>
            <w:szCs w:val="28"/>
          </w:rPr>
          <w:t>her</w:t>
        </w:r>
      </w:ins>
      <w:ins w:id="2973" w:author="Claire S" w:date="2026-05-26T09:28:00Z" w16du:dateUtc="2026-05-26T08:28:00Z">
        <w:r w:rsidR="003C51A0">
          <w:rPr>
            <w:rFonts w:ascii="Cambria" w:hAnsi="Cambria"/>
            <w:sz w:val="28"/>
            <w:szCs w:val="28"/>
          </w:rPr>
          <w:t xml:space="preserve"> in</w:t>
        </w:r>
      </w:ins>
      <w:ins w:id="2974" w:author="Daisy Watt" w:date="2026-06-18T21:02:00Z" w16du:dateUtc="2026-06-18T20:02:00Z">
        <w:r w:rsidR="008240A9">
          <w:rPr>
            <w:rFonts w:ascii="Cambria" w:hAnsi="Cambria"/>
            <w:sz w:val="28"/>
            <w:szCs w:val="28"/>
          </w:rPr>
          <w:t>,</w:t>
        </w:r>
      </w:ins>
      <w:ins w:id="2975" w:author="Claire S" w:date="2026-06-02T17:45:00Z" w16du:dateUtc="2026-06-02T16:45:00Z">
        <w:r w:rsidR="003B4611">
          <w:rPr>
            <w:rFonts w:ascii="Cambria" w:hAnsi="Cambria"/>
            <w:sz w:val="28"/>
            <w:szCs w:val="28"/>
          </w:rPr>
          <w:t xml:space="preserve"> now</w:t>
        </w:r>
      </w:ins>
      <w:ins w:id="2976" w:author="Claire S" w:date="2026-06-03T11:21:00Z" w16du:dateUtc="2026-06-03T10:21:00Z">
        <w:r w:rsidR="000F3FB2">
          <w:rPr>
            <w:rFonts w:ascii="Cambria" w:hAnsi="Cambria"/>
            <w:sz w:val="28"/>
            <w:szCs w:val="28"/>
          </w:rPr>
          <w:t xml:space="preserve">. Catching </w:t>
        </w:r>
      </w:ins>
      <w:ins w:id="2977" w:author="Claire S" w:date="2026-06-02T09:13:00Z" w16du:dateUtc="2026-06-02T08:13:00Z">
        <w:r w:rsidR="00195702">
          <w:rPr>
            <w:rFonts w:ascii="Cambria" w:hAnsi="Cambria"/>
            <w:sz w:val="28"/>
            <w:szCs w:val="28"/>
          </w:rPr>
          <w:t>his</w:t>
        </w:r>
      </w:ins>
      <w:ins w:id="2978" w:author="Claire S" w:date="2026-05-27T11:38:00Z" w16du:dateUtc="2026-05-27T10:38:00Z">
        <w:r w:rsidR="00030D47">
          <w:rPr>
            <w:rFonts w:ascii="Cambria" w:hAnsi="Cambria"/>
            <w:sz w:val="28"/>
            <w:szCs w:val="28"/>
          </w:rPr>
          <w:t xml:space="preserve"> grimac</w:t>
        </w:r>
      </w:ins>
      <w:ins w:id="2979" w:author="Claire S" w:date="2026-06-02T09:13:00Z" w16du:dateUtc="2026-06-02T08:13:00Z">
        <w:r w:rsidR="00195702">
          <w:rPr>
            <w:rFonts w:ascii="Cambria" w:hAnsi="Cambria"/>
            <w:sz w:val="28"/>
            <w:szCs w:val="28"/>
          </w:rPr>
          <w:t>e</w:t>
        </w:r>
      </w:ins>
      <w:ins w:id="2980" w:author="Claire S" w:date="2026-06-03T11:21:00Z" w16du:dateUtc="2026-06-03T10:21:00Z">
        <w:r w:rsidR="000F3FB2">
          <w:rPr>
            <w:rFonts w:ascii="Cambria" w:hAnsi="Cambria"/>
            <w:sz w:val="28"/>
            <w:szCs w:val="28"/>
          </w:rPr>
          <w:t>, he</w:t>
        </w:r>
      </w:ins>
      <w:ins w:id="2981" w:author="Claire S" w:date="2026-06-02T09:13:00Z" w16du:dateUtc="2026-06-02T08:13:00Z">
        <w:r w:rsidR="00195702">
          <w:rPr>
            <w:rFonts w:ascii="Cambria" w:hAnsi="Cambria"/>
            <w:sz w:val="28"/>
            <w:szCs w:val="28"/>
          </w:rPr>
          <w:t xml:space="preserve">r </w:t>
        </w:r>
      </w:ins>
      <w:ins w:id="2982" w:author="Claire S" w:date="2026-05-26T09:41:00Z" w16du:dateUtc="2026-05-26T08:41:00Z">
        <w:r w:rsidR="004355A9">
          <w:rPr>
            <w:rFonts w:ascii="Cambria" w:hAnsi="Cambria"/>
            <w:sz w:val="28"/>
            <w:szCs w:val="28"/>
          </w:rPr>
          <w:t>heart sank;</w:t>
        </w:r>
      </w:ins>
      <w:ins w:id="2983" w:author="Claire S" w:date="2026-05-26T09:28:00Z" w16du:dateUtc="2026-05-26T08:28:00Z">
        <w:r w:rsidR="003C51A0">
          <w:rPr>
            <w:rFonts w:ascii="Cambria" w:hAnsi="Cambria"/>
            <w:sz w:val="28"/>
            <w:szCs w:val="28"/>
          </w:rPr>
          <w:t xml:space="preserve"> </w:t>
        </w:r>
      </w:ins>
      <w:ins w:id="2984" w:author="Claire S" w:date="2026-06-02T09:13:00Z" w16du:dateUtc="2026-06-02T08:13:00Z">
        <w:r w:rsidR="00195702">
          <w:rPr>
            <w:rFonts w:ascii="Cambria" w:hAnsi="Cambria"/>
            <w:sz w:val="28"/>
            <w:szCs w:val="28"/>
          </w:rPr>
          <w:t>Dex</w:t>
        </w:r>
      </w:ins>
      <w:ins w:id="2985" w:author="Claire S" w:date="2026-05-26T09:28:00Z" w16du:dateUtc="2026-05-26T08:28:00Z">
        <w:r w:rsidR="003C51A0">
          <w:rPr>
            <w:rFonts w:ascii="Cambria" w:hAnsi="Cambria"/>
            <w:sz w:val="28"/>
            <w:szCs w:val="28"/>
          </w:rPr>
          <w:t xml:space="preserve"> was </w:t>
        </w:r>
      </w:ins>
      <w:ins w:id="2986" w:author="Claire S" w:date="2026-05-27T11:38:00Z" w16du:dateUtc="2026-05-27T10:38:00Z">
        <w:r w:rsidR="00030D47">
          <w:rPr>
            <w:rFonts w:ascii="Cambria" w:hAnsi="Cambria"/>
            <w:sz w:val="28"/>
            <w:szCs w:val="28"/>
          </w:rPr>
          <w:t xml:space="preserve">clearly </w:t>
        </w:r>
      </w:ins>
      <w:ins w:id="2987" w:author="Claire S" w:date="2026-05-26T09:28:00Z" w16du:dateUtc="2026-05-26T08:28:00Z">
        <w:r w:rsidR="003C51A0">
          <w:rPr>
            <w:rFonts w:ascii="Cambria" w:hAnsi="Cambria"/>
            <w:sz w:val="28"/>
            <w:szCs w:val="28"/>
          </w:rPr>
          <w:t>getting one of his mig</w:t>
        </w:r>
      </w:ins>
      <w:ins w:id="2988" w:author="Claire S" w:date="2026-05-26T09:29:00Z" w16du:dateUtc="2026-05-26T08:29:00Z">
        <w:r w:rsidR="003C51A0">
          <w:rPr>
            <w:rFonts w:ascii="Cambria" w:hAnsi="Cambria"/>
            <w:sz w:val="28"/>
            <w:szCs w:val="28"/>
          </w:rPr>
          <w:t>raines</w:t>
        </w:r>
      </w:ins>
      <w:ins w:id="2989" w:author="Claire S" w:date="2026-05-26T09:04:00Z" w16du:dateUtc="2026-05-26T08:04:00Z">
        <w:r w:rsidR="003107E5">
          <w:rPr>
            <w:rFonts w:ascii="Cambria" w:hAnsi="Cambria"/>
            <w:sz w:val="28"/>
            <w:szCs w:val="28"/>
          </w:rPr>
          <w:t xml:space="preserve">. </w:t>
        </w:r>
      </w:ins>
    </w:p>
    <w:p w14:paraId="26F97273" w14:textId="3871EB97" w:rsidR="00060DE0" w:rsidRDefault="003107E5" w:rsidP="00060DE0">
      <w:pPr>
        <w:spacing w:line="360" w:lineRule="auto"/>
        <w:ind w:firstLine="720"/>
        <w:contextualSpacing/>
        <w:rPr>
          <w:ins w:id="2990" w:author="Claire S" w:date="2026-05-26T09:02:00Z" w16du:dateUtc="2026-05-26T08:02:00Z"/>
          <w:rFonts w:ascii="Cambria" w:hAnsi="Cambria"/>
          <w:sz w:val="28"/>
          <w:szCs w:val="28"/>
        </w:rPr>
      </w:pPr>
      <w:ins w:id="2991" w:author="Claire S" w:date="2026-05-26T09:04:00Z" w16du:dateUtc="2026-05-26T08:04:00Z">
        <w:r>
          <w:rPr>
            <w:rFonts w:ascii="Cambria" w:hAnsi="Cambria"/>
            <w:sz w:val="28"/>
            <w:szCs w:val="28"/>
          </w:rPr>
          <w:t>O</w:t>
        </w:r>
      </w:ins>
      <w:ins w:id="2992" w:author="Claire S" w:date="2026-05-26T09:02:00Z" w16du:dateUtc="2026-05-26T08:02:00Z">
        <w:r w:rsidR="00060DE0">
          <w:rPr>
            <w:rFonts w:ascii="Cambria" w:hAnsi="Cambria"/>
            <w:sz w:val="28"/>
            <w:szCs w:val="28"/>
          </w:rPr>
          <w:t>nly Jackson Rayne remained unperturbed</w:t>
        </w:r>
      </w:ins>
      <w:ins w:id="2993" w:author="Claire S" w:date="2026-05-27T11:43:00Z" w16du:dateUtc="2026-05-27T10:43:00Z">
        <w:r w:rsidR="00250C3E">
          <w:rPr>
            <w:rFonts w:ascii="Cambria" w:hAnsi="Cambria"/>
            <w:sz w:val="28"/>
            <w:szCs w:val="28"/>
          </w:rPr>
          <w:t xml:space="preserve"> as he took</w:t>
        </w:r>
      </w:ins>
      <w:ins w:id="2994" w:author="Claire S" w:date="2026-05-26T09:04:00Z" w16du:dateUtc="2026-05-26T08:04:00Z">
        <w:r>
          <w:rPr>
            <w:rFonts w:ascii="Cambria" w:hAnsi="Cambria"/>
            <w:sz w:val="28"/>
            <w:szCs w:val="28"/>
          </w:rPr>
          <w:t xml:space="preserve"> the jump seat</w:t>
        </w:r>
      </w:ins>
      <w:ins w:id="2995" w:author="Claire S" w:date="2026-05-26T09:02:00Z" w16du:dateUtc="2026-05-26T08:02:00Z">
        <w:r w:rsidR="00060DE0">
          <w:rPr>
            <w:rFonts w:ascii="Cambria" w:hAnsi="Cambria"/>
            <w:sz w:val="28"/>
            <w:szCs w:val="28"/>
          </w:rPr>
          <w:t xml:space="preserve">. </w:t>
        </w:r>
        <w:commentRangeStart w:id="2996"/>
        <w:del w:id="2997" w:author="Daisy Watt" w:date="2026-06-18T21:17:00Z" w16du:dateUtc="2026-06-18T20:17:00Z">
          <w:r w:rsidR="00060DE0" w:rsidRPr="00BB3CAE" w:rsidDel="00D153E1">
            <w:rPr>
              <w:rFonts w:ascii="Cambria" w:hAnsi="Cambria"/>
              <w:i/>
              <w:iCs/>
              <w:sz w:val="28"/>
              <w:szCs w:val="28"/>
              <w:rPrChange w:id="2998" w:author="Daisy Watt" w:date="2026-06-18T21:02:00Z" w16du:dateUtc="2026-06-18T20:02:00Z">
                <w:rPr>
                  <w:rFonts w:ascii="Cambria" w:hAnsi="Cambria"/>
                  <w:sz w:val="28"/>
                  <w:szCs w:val="28"/>
                </w:rPr>
              </w:rPrChange>
            </w:rPr>
            <w:delText>He must be used to this type of shock</w:delText>
          </w:r>
          <w:r w:rsidR="00060DE0" w:rsidDel="00D153E1">
            <w:rPr>
              <w:rFonts w:ascii="Cambria" w:hAnsi="Cambria"/>
              <w:sz w:val="28"/>
              <w:szCs w:val="28"/>
            </w:rPr>
            <w:delText>, Savannah thought absently</w:delText>
          </w:r>
        </w:del>
      </w:ins>
      <w:ins w:id="2999" w:author="Claire S" w:date="2026-05-26T09:05:00Z" w16du:dateUtc="2026-05-26T08:05:00Z">
        <w:del w:id="3000" w:author="Daisy Watt" w:date="2026-06-18T21:17:00Z" w16du:dateUtc="2026-06-18T20:17:00Z">
          <w:r w:rsidR="00FD2AF8" w:rsidDel="00D153E1">
            <w:rPr>
              <w:rFonts w:ascii="Cambria" w:hAnsi="Cambria"/>
              <w:sz w:val="28"/>
              <w:szCs w:val="28"/>
            </w:rPr>
            <w:delText>,</w:delText>
          </w:r>
        </w:del>
      </w:ins>
      <w:ins w:id="3001" w:author="Claire S" w:date="2026-05-26T09:02:00Z" w16du:dateUtc="2026-05-26T08:02:00Z">
        <w:del w:id="3002" w:author="Daisy Watt" w:date="2026-06-18T21:17:00Z" w16du:dateUtc="2026-06-18T20:17:00Z">
          <w:r w:rsidR="00060DE0" w:rsidDel="00D153E1">
            <w:rPr>
              <w:rFonts w:ascii="Cambria" w:hAnsi="Cambria"/>
              <w:sz w:val="28"/>
              <w:szCs w:val="28"/>
            </w:rPr>
            <w:delText xml:space="preserve"> </w:delText>
          </w:r>
        </w:del>
      </w:ins>
      <w:ins w:id="3003" w:author="Claire S" w:date="2026-05-26T09:05:00Z" w16du:dateUtc="2026-05-26T08:05:00Z">
        <w:del w:id="3004" w:author="Daisy Watt" w:date="2026-06-18T21:17:00Z" w16du:dateUtc="2026-06-18T20:17:00Z">
          <w:r w:rsidR="00FD2AF8" w:rsidDel="00D153E1">
            <w:rPr>
              <w:rFonts w:ascii="Cambria" w:hAnsi="Cambria"/>
              <w:sz w:val="28"/>
              <w:szCs w:val="28"/>
            </w:rPr>
            <w:delText>huddl</w:delText>
          </w:r>
        </w:del>
      </w:ins>
      <w:ins w:id="3005" w:author="Claire S" w:date="2026-05-26T09:13:00Z" w16du:dateUtc="2026-05-26T08:13:00Z">
        <w:del w:id="3006" w:author="Daisy Watt" w:date="2026-06-18T21:17:00Z" w16du:dateUtc="2026-06-18T20:17:00Z">
          <w:r w:rsidR="006E1356" w:rsidDel="00D153E1">
            <w:rPr>
              <w:rFonts w:ascii="Cambria" w:hAnsi="Cambria"/>
              <w:sz w:val="28"/>
              <w:szCs w:val="28"/>
            </w:rPr>
            <w:delText>ing</w:delText>
          </w:r>
        </w:del>
      </w:ins>
      <w:ins w:id="3007" w:author="Claire S" w:date="2026-05-26T09:05:00Z" w16du:dateUtc="2026-05-26T08:05:00Z">
        <w:del w:id="3008" w:author="Daisy Watt" w:date="2026-06-18T21:17:00Z" w16du:dateUtc="2026-06-18T20:17:00Z">
          <w:r w:rsidR="00FD2AF8" w:rsidDel="00D153E1">
            <w:rPr>
              <w:rFonts w:ascii="Cambria" w:hAnsi="Cambria"/>
              <w:sz w:val="28"/>
              <w:szCs w:val="28"/>
            </w:rPr>
            <w:delText xml:space="preserve"> up </w:delText>
          </w:r>
        </w:del>
      </w:ins>
      <w:ins w:id="3009" w:author="Claire S" w:date="2026-05-26T09:02:00Z" w16du:dateUtc="2026-05-26T08:02:00Z">
        <w:del w:id="3010" w:author="Daisy Watt" w:date="2026-06-18T21:17:00Z" w16du:dateUtc="2026-06-18T20:17:00Z">
          <w:r w:rsidR="00060DE0" w:rsidDel="00D153E1">
            <w:rPr>
              <w:rFonts w:ascii="Cambria" w:hAnsi="Cambria"/>
              <w:sz w:val="28"/>
              <w:szCs w:val="28"/>
            </w:rPr>
            <w:delText>to Dex. He’d seen enough death, after all</w:delText>
          </w:r>
        </w:del>
      </w:ins>
      <w:commentRangeEnd w:id="2996"/>
      <w:r w:rsidR="00D153E1">
        <w:rPr>
          <w:rStyle w:val="CommentReference"/>
          <w:rFonts w:ascii="Cambria" w:hAnsi="Cambria"/>
          <w:sz w:val="28"/>
          <w:szCs w:val="28"/>
        </w:rPr>
        <w:commentReference w:id="2996"/>
      </w:r>
      <w:ins w:id="3011" w:author="Claire S" w:date="2026-05-26T09:02:00Z" w16du:dateUtc="2026-05-26T08:02:00Z">
        <w:del w:id="3012" w:author="Daisy Watt" w:date="2026-06-18T21:17:00Z" w16du:dateUtc="2026-06-18T20:17:00Z">
          <w:r w:rsidR="00060DE0" w:rsidDel="00D153E1">
            <w:rPr>
              <w:rFonts w:ascii="Cambria" w:hAnsi="Cambria"/>
              <w:sz w:val="28"/>
              <w:szCs w:val="28"/>
            </w:rPr>
            <w:delText>.</w:delText>
          </w:r>
        </w:del>
      </w:ins>
    </w:p>
    <w:p w14:paraId="4AA86A69" w14:textId="722A190A" w:rsidR="00060DE0" w:rsidRDefault="00060DE0" w:rsidP="00060DE0">
      <w:pPr>
        <w:spacing w:line="360" w:lineRule="auto"/>
        <w:ind w:firstLine="720"/>
        <w:contextualSpacing/>
        <w:rPr>
          <w:ins w:id="3013" w:author="Claire S" w:date="2026-05-26T09:02:00Z" w16du:dateUtc="2026-05-26T08:02:00Z"/>
          <w:rFonts w:ascii="Cambria" w:hAnsi="Cambria"/>
          <w:sz w:val="28"/>
          <w:szCs w:val="28"/>
        </w:rPr>
      </w:pPr>
      <w:ins w:id="3014" w:author="Claire S" w:date="2026-05-26T09:02:00Z" w16du:dateUtc="2026-05-26T08:02:00Z">
        <w:r>
          <w:rPr>
            <w:rFonts w:ascii="Cambria" w:hAnsi="Cambria"/>
            <w:sz w:val="28"/>
            <w:szCs w:val="28"/>
          </w:rPr>
          <w:t xml:space="preserve">‘I want to assure you, </w:t>
        </w:r>
      </w:ins>
      <w:ins w:id="3015" w:author="Claire S" w:date="2026-07-20T11:26:00Z" w16du:dateUtc="2026-07-20T10:26:00Z">
        <w:r w:rsidR="00986104">
          <w:rPr>
            <w:rFonts w:ascii="Cambria" w:hAnsi="Cambria"/>
            <w:sz w:val="28"/>
            <w:szCs w:val="28"/>
          </w:rPr>
          <w:t>the appropriate authorities are on their way</w:t>
        </w:r>
      </w:ins>
      <w:ins w:id="3016" w:author="Claire S" w:date="2026-05-26T09:02:00Z" w16du:dateUtc="2026-05-26T08:02:00Z">
        <w:del w:id="3017" w:author="Daisy Watt" w:date="2026-06-18T21:18:00Z" w16du:dateUtc="2026-06-18T20:18:00Z">
          <w:r w:rsidDel="004947EC">
            <w:rPr>
              <w:rFonts w:ascii="Cambria" w:hAnsi="Cambria"/>
              <w:sz w:val="28"/>
              <w:szCs w:val="28"/>
            </w:rPr>
            <w:delText xml:space="preserve"> </w:delText>
          </w:r>
        </w:del>
        <w:del w:id="3018" w:author="Daisy Watt" w:date="2026-06-18T21:02:00Z" w16du:dateUtc="2026-06-18T20:02:00Z">
          <w:r w:rsidDel="00BB3CAE">
            <w:rPr>
              <w:rFonts w:ascii="Cambria" w:hAnsi="Cambria"/>
              <w:sz w:val="28"/>
              <w:szCs w:val="28"/>
            </w:rPr>
            <w:delText>-</w:delText>
          </w:r>
        </w:del>
        <w:del w:id="3019" w:author="Daisy Watt" w:date="2026-06-18T21:18:00Z" w16du:dateUtc="2026-06-18T20:18:00Z">
          <w:r w:rsidDel="004947EC">
            <w:rPr>
              <w:rFonts w:ascii="Cambria" w:hAnsi="Cambria"/>
              <w:sz w:val="28"/>
              <w:szCs w:val="28"/>
            </w:rPr>
            <w:delText xml:space="preserve"> </w:delText>
          </w:r>
          <w:r w:rsidRPr="004947EC" w:rsidDel="004947EC">
            <w:rPr>
              <w:rFonts w:ascii="Cambria" w:hAnsi="Cambria"/>
              <w:sz w:val="28"/>
              <w:szCs w:val="28"/>
              <w:highlight w:val="yellow"/>
              <w:rPrChange w:id="3020" w:author="Daisy Watt" w:date="2026-06-18T21:18:00Z" w16du:dateUtc="2026-06-18T20:18:00Z">
                <w:rPr>
                  <w:rFonts w:ascii="Cambria" w:hAnsi="Cambria"/>
                  <w:sz w:val="28"/>
                  <w:szCs w:val="28"/>
                </w:rPr>
              </w:rPrChange>
            </w:rPr>
            <w:delText>and I’d ask you not to post this online</w:delText>
          </w:r>
        </w:del>
        <w:r>
          <w:rPr>
            <w:rFonts w:ascii="Cambria" w:hAnsi="Cambria"/>
            <w:sz w:val="28"/>
            <w:szCs w:val="28"/>
          </w:rPr>
          <w:t xml:space="preserve">.’ On the stage, the harassed </w:t>
        </w:r>
      </w:ins>
      <w:ins w:id="3021" w:author="Daisy Watt" w:date="2026-06-18T21:02:00Z" w16du:dateUtc="2026-06-18T20:02:00Z">
        <w:r w:rsidR="00BB3CAE">
          <w:rPr>
            <w:rFonts w:ascii="Cambria" w:hAnsi="Cambria"/>
            <w:sz w:val="28"/>
            <w:szCs w:val="28"/>
          </w:rPr>
          <w:t>e</w:t>
        </w:r>
      </w:ins>
      <w:ins w:id="3022" w:author="Claire S" w:date="2026-05-26T09:02:00Z" w16du:dateUtc="2026-05-26T08:02:00Z">
        <w:del w:id="3023" w:author="Daisy Watt" w:date="2026-06-18T21:02:00Z" w16du:dateUtc="2026-06-18T20:02:00Z">
          <w:r w:rsidDel="00BB3CAE">
            <w:rPr>
              <w:rFonts w:ascii="Cambria" w:hAnsi="Cambria"/>
              <w:sz w:val="28"/>
              <w:szCs w:val="28"/>
            </w:rPr>
            <w:delText>E</w:delText>
          </w:r>
        </w:del>
        <w:r>
          <w:rPr>
            <w:rFonts w:ascii="Cambria" w:hAnsi="Cambria"/>
            <w:sz w:val="28"/>
            <w:szCs w:val="28"/>
          </w:rPr>
          <w:t xml:space="preserve">vent </w:t>
        </w:r>
      </w:ins>
      <w:ins w:id="3024" w:author="Daisy Watt" w:date="2026-06-18T21:02:00Z" w16du:dateUtc="2026-06-18T20:02:00Z">
        <w:r w:rsidR="00BB3CAE" w:rsidRPr="00986104">
          <w:rPr>
            <w:rFonts w:ascii="Cambria" w:hAnsi="Cambria"/>
            <w:sz w:val="28"/>
            <w:szCs w:val="28"/>
          </w:rPr>
          <w:t>m</w:t>
        </w:r>
      </w:ins>
      <w:ins w:id="3025" w:author="Claire S" w:date="2026-05-26T09:02:00Z" w16du:dateUtc="2026-05-26T08:02:00Z">
        <w:del w:id="3026" w:author="Daisy Watt" w:date="2026-06-18T21:02:00Z" w16du:dateUtc="2026-06-18T20:02:00Z">
          <w:r w:rsidRPr="00986104" w:rsidDel="00BB3CAE">
            <w:rPr>
              <w:rFonts w:ascii="Cambria" w:hAnsi="Cambria"/>
              <w:sz w:val="28"/>
              <w:szCs w:val="28"/>
            </w:rPr>
            <w:delText>M</w:delText>
          </w:r>
        </w:del>
        <w:r w:rsidRPr="00986104">
          <w:rPr>
            <w:rFonts w:ascii="Cambria" w:hAnsi="Cambria"/>
            <w:sz w:val="28"/>
            <w:szCs w:val="28"/>
          </w:rPr>
          <w:t>anager h</w:t>
        </w:r>
        <w:r>
          <w:rPr>
            <w:rFonts w:ascii="Cambria" w:hAnsi="Cambria"/>
            <w:sz w:val="28"/>
            <w:szCs w:val="28"/>
          </w:rPr>
          <w:t xml:space="preserve">ad </w:t>
        </w:r>
        <w:del w:id="3027" w:author="Daisy Watt" w:date="2026-06-18T21:02:00Z" w16du:dateUtc="2026-06-18T20:02:00Z">
          <w:r w:rsidRPr="00BB3CAE" w:rsidDel="005D120E">
            <w:rPr>
              <w:rFonts w:ascii="Cambria" w:hAnsi="Cambria"/>
              <w:sz w:val="28"/>
              <w:szCs w:val="28"/>
              <w:highlight w:val="yellow"/>
              <w:rPrChange w:id="3028" w:author="Daisy Watt" w:date="2026-06-18T21:02:00Z" w16du:dateUtc="2026-06-18T20:02:00Z">
                <w:rPr>
                  <w:rFonts w:ascii="Cambria" w:hAnsi="Cambria"/>
                  <w:sz w:val="28"/>
                  <w:szCs w:val="28"/>
                </w:rPr>
              </w:rPrChange>
            </w:rPr>
            <w:delText>managed</w:delText>
          </w:r>
        </w:del>
      </w:ins>
      <w:ins w:id="3029" w:author="Daisy Watt" w:date="2026-06-18T21:02:00Z" w16du:dateUtc="2026-06-18T20:02:00Z">
        <w:r w:rsidR="005D120E">
          <w:rPr>
            <w:rFonts w:ascii="Cambria" w:hAnsi="Cambria"/>
            <w:sz w:val="28"/>
            <w:szCs w:val="28"/>
          </w:rPr>
          <w:t>offered</w:t>
        </w:r>
      </w:ins>
      <w:ins w:id="3030" w:author="Claire S" w:date="2026-05-26T09:02:00Z" w16du:dateUtc="2026-05-26T08:02:00Z">
        <w:r>
          <w:rPr>
            <w:rFonts w:ascii="Cambria" w:hAnsi="Cambria"/>
            <w:sz w:val="28"/>
            <w:szCs w:val="28"/>
          </w:rPr>
          <w:t xml:space="preserve"> a tense smile. ‘</w:t>
        </w:r>
      </w:ins>
      <w:ins w:id="3031" w:author="Claire S" w:date="2026-05-26T09:05:00Z" w16du:dateUtc="2026-05-26T08:05:00Z">
        <w:r w:rsidR="00FD2AF8">
          <w:rPr>
            <w:rFonts w:ascii="Cambria" w:hAnsi="Cambria"/>
            <w:sz w:val="28"/>
            <w:szCs w:val="28"/>
          </w:rPr>
          <w:t>W</w:t>
        </w:r>
      </w:ins>
      <w:ins w:id="3032" w:author="Claire S" w:date="2026-05-26T09:02:00Z" w16du:dateUtc="2026-05-26T08:02:00Z">
        <w:r>
          <w:rPr>
            <w:rFonts w:ascii="Cambria" w:hAnsi="Cambria"/>
            <w:sz w:val="28"/>
            <w:szCs w:val="28"/>
          </w:rPr>
          <w:t>e need you all to leave</w:t>
        </w:r>
        <w:r w:rsidRPr="001B5101">
          <w:rPr>
            <w:rFonts w:ascii="Cambria" w:hAnsi="Cambria"/>
            <w:sz w:val="28"/>
            <w:szCs w:val="28"/>
          </w:rPr>
          <w:t xml:space="preserve"> </w:t>
        </w:r>
        <w:r>
          <w:rPr>
            <w:rFonts w:ascii="Cambria" w:hAnsi="Cambria"/>
            <w:sz w:val="28"/>
            <w:szCs w:val="28"/>
          </w:rPr>
          <w:t>immediately, as calmly as possible</w:t>
        </w:r>
      </w:ins>
      <w:ins w:id="3033" w:author="Daisy Watt" w:date="2026-06-18T21:02:00Z" w16du:dateUtc="2026-06-18T20:02:00Z">
        <w:r w:rsidR="005D120E">
          <w:rPr>
            <w:rFonts w:ascii="Cambria" w:hAnsi="Cambria"/>
            <w:sz w:val="28"/>
            <w:szCs w:val="28"/>
          </w:rPr>
          <w:t>.</w:t>
        </w:r>
      </w:ins>
      <w:ins w:id="3034" w:author="Claire S" w:date="2026-05-26T09:02:00Z" w16du:dateUtc="2026-05-26T08:02:00Z">
        <w:del w:id="3035" w:author="Daisy Watt" w:date="2026-06-18T21:02:00Z" w16du:dateUtc="2026-06-18T20:02:00Z">
          <w:r w:rsidDel="005D120E">
            <w:rPr>
              <w:rFonts w:ascii="Cambria" w:hAnsi="Cambria"/>
              <w:sz w:val="28"/>
              <w:szCs w:val="28"/>
            </w:rPr>
            <w:delText>,</w:delText>
          </w:r>
        </w:del>
        <w:r>
          <w:rPr>
            <w:rFonts w:ascii="Cambria" w:hAnsi="Cambria"/>
            <w:sz w:val="28"/>
            <w:szCs w:val="28"/>
          </w:rPr>
          <w:t xml:space="preserve">’ </w:t>
        </w:r>
      </w:ins>
      <w:ins w:id="3036" w:author="Daisy Watt" w:date="2026-06-18T21:03:00Z" w16du:dateUtc="2026-06-18T20:03:00Z">
        <w:r w:rsidR="005D120E">
          <w:rPr>
            <w:rFonts w:ascii="Cambria" w:hAnsi="Cambria"/>
            <w:sz w:val="28"/>
            <w:szCs w:val="28"/>
          </w:rPr>
          <w:t>S</w:t>
        </w:r>
      </w:ins>
      <w:ins w:id="3037" w:author="Claire S" w:date="2026-05-26T09:02:00Z" w16du:dateUtc="2026-05-26T08:02:00Z">
        <w:del w:id="3038" w:author="Daisy Watt" w:date="2026-06-18T21:03:00Z" w16du:dateUtc="2026-06-18T20:03:00Z">
          <w:r w:rsidDel="005D120E">
            <w:rPr>
              <w:rFonts w:ascii="Cambria" w:hAnsi="Cambria"/>
              <w:sz w:val="28"/>
              <w:szCs w:val="28"/>
            </w:rPr>
            <w:delText>s</w:delText>
          </w:r>
        </w:del>
        <w:r>
          <w:rPr>
            <w:rFonts w:ascii="Cambria" w:hAnsi="Cambria"/>
            <w:sz w:val="28"/>
            <w:szCs w:val="28"/>
          </w:rPr>
          <w:t>he</w:t>
        </w:r>
      </w:ins>
      <w:ins w:id="3039" w:author="Claire S" w:date="2026-05-26T09:05:00Z" w16du:dateUtc="2026-05-26T08:05:00Z">
        <w:r w:rsidR="00FD2AF8">
          <w:rPr>
            <w:rFonts w:ascii="Cambria" w:hAnsi="Cambria"/>
            <w:sz w:val="28"/>
            <w:szCs w:val="28"/>
          </w:rPr>
          <w:t>’d</w:t>
        </w:r>
      </w:ins>
      <w:ins w:id="3040" w:author="Claire S" w:date="2026-05-26T09:02:00Z" w16du:dateUtc="2026-05-26T08:02:00Z">
        <w:r>
          <w:rPr>
            <w:rFonts w:ascii="Cambria" w:hAnsi="Cambria"/>
            <w:sz w:val="28"/>
            <w:szCs w:val="28"/>
          </w:rPr>
          <w:t xml:space="preserve"> indicated the exits like an air</w:t>
        </w:r>
      </w:ins>
      <w:ins w:id="3041" w:author="Daisy Watt" w:date="2026-06-18T21:03:00Z" w16du:dateUtc="2026-06-18T20:03:00Z">
        <w:r w:rsidR="005D120E">
          <w:rPr>
            <w:rFonts w:ascii="Cambria" w:hAnsi="Cambria"/>
            <w:sz w:val="28"/>
            <w:szCs w:val="28"/>
          </w:rPr>
          <w:t xml:space="preserve"> </w:t>
        </w:r>
      </w:ins>
      <w:ins w:id="3042" w:author="Claire S" w:date="2026-05-26T09:05:00Z" w16du:dateUtc="2026-05-26T08:05:00Z">
        <w:del w:id="3043" w:author="Daisy Watt" w:date="2026-06-18T21:03:00Z" w16du:dateUtc="2026-06-18T20:03:00Z">
          <w:r w:rsidR="00FD2AF8" w:rsidDel="005D120E">
            <w:rPr>
              <w:rFonts w:ascii="Cambria" w:hAnsi="Cambria"/>
              <w:sz w:val="28"/>
              <w:szCs w:val="28"/>
            </w:rPr>
            <w:delText>-</w:delText>
          </w:r>
        </w:del>
      </w:ins>
      <w:ins w:id="3044" w:author="Claire S" w:date="2026-05-26T09:02:00Z" w16du:dateUtc="2026-05-26T08:02:00Z">
        <w:r>
          <w:rPr>
            <w:rFonts w:ascii="Cambria" w:hAnsi="Cambria"/>
            <w:sz w:val="28"/>
            <w:szCs w:val="28"/>
          </w:rPr>
          <w:t>hostess. ‘</w:t>
        </w:r>
      </w:ins>
      <w:ins w:id="3045" w:author="Claire S" w:date="2026-06-02T09:13:00Z" w16du:dateUtc="2026-06-02T08:13:00Z">
        <w:r w:rsidR="00C574B0">
          <w:rPr>
            <w:rFonts w:ascii="Cambria" w:hAnsi="Cambria"/>
            <w:sz w:val="28"/>
            <w:szCs w:val="28"/>
          </w:rPr>
          <w:t xml:space="preserve">And </w:t>
        </w:r>
        <w:r w:rsidR="00C574B0" w:rsidRPr="00986104">
          <w:rPr>
            <w:rFonts w:ascii="Cambria" w:hAnsi="Cambria"/>
            <w:sz w:val="28"/>
            <w:szCs w:val="28"/>
          </w:rPr>
          <w:t>p</w:t>
        </w:r>
      </w:ins>
      <w:ins w:id="3046" w:author="Claire S" w:date="2026-05-26T09:02:00Z" w16du:dateUtc="2026-05-26T08:02:00Z">
        <w:r w:rsidRPr="00986104">
          <w:rPr>
            <w:rFonts w:ascii="Cambria" w:hAnsi="Cambria"/>
            <w:sz w:val="28"/>
            <w:szCs w:val="28"/>
          </w:rPr>
          <w:t xml:space="preserve">lease don’t post </w:t>
        </w:r>
      </w:ins>
      <w:ins w:id="3047" w:author="Daisy Watt" w:date="2026-06-18T21:03:00Z" w16du:dateUtc="2026-06-18T20:03:00Z">
        <w:r w:rsidR="005D120E" w:rsidRPr="00986104">
          <w:rPr>
            <w:rFonts w:ascii="Cambria" w:hAnsi="Cambria"/>
            <w:sz w:val="28"/>
            <w:szCs w:val="28"/>
          </w:rPr>
          <w:t xml:space="preserve">about </w:t>
        </w:r>
      </w:ins>
      <w:ins w:id="3048" w:author="Claire S" w:date="2026-05-26T09:02:00Z" w16du:dateUtc="2026-05-26T08:02:00Z">
        <w:r w:rsidRPr="00986104">
          <w:rPr>
            <w:rFonts w:ascii="Cambria" w:hAnsi="Cambria"/>
            <w:sz w:val="28"/>
            <w:szCs w:val="28"/>
          </w:rPr>
          <w:t xml:space="preserve">this on your </w:t>
        </w:r>
      </w:ins>
      <w:ins w:id="3049" w:author="Daisy Watt" w:date="2026-06-18T21:03:00Z" w16du:dateUtc="2026-06-18T20:03:00Z">
        <w:r w:rsidR="005D120E" w:rsidRPr="00986104">
          <w:rPr>
            <w:rFonts w:ascii="Cambria" w:hAnsi="Cambria"/>
            <w:sz w:val="28"/>
            <w:szCs w:val="28"/>
          </w:rPr>
          <w:t>s</w:t>
        </w:r>
      </w:ins>
      <w:ins w:id="3050" w:author="Claire S" w:date="2026-05-26T09:02:00Z" w16du:dateUtc="2026-05-26T08:02:00Z">
        <w:del w:id="3051" w:author="Daisy Watt" w:date="2026-06-18T21:03:00Z" w16du:dateUtc="2026-06-18T20:03:00Z">
          <w:r w:rsidRPr="00986104" w:rsidDel="005D120E">
            <w:rPr>
              <w:rFonts w:ascii="Cambria" w:hAnsi="Cambria"/>
              <w:sz w:val="28"/>
              <w:szCs w:val="28"/>
            </w:rPr>
            <w:delText>S</w:delText>
          </w:r>
        </w:del>
        <w:r w:rsidRPr="00986104">
          <w:rPr>
            <w:rFonts w:ascii="Cambria" w:hAnsi="Cambria"/>
            <w:sz w:val="28"/>
            <w:szCs w:val="28"/>
          </w:rPr>
          <w:t>ocials.’</w:t>
        </w:r>
      </w:ins>
    </w:p>
    <w:p w14:paraId="4639143E" w14:textId="36FB6CA7" w:rsidR="00C76D5C" w:rsidRDefault="00483380" w:rsidP="00986104">
      <w:pPr>
        <w:spacing w:line="360" w:lineRule="auto"/>
        <w:ind w:firstLine="720"/>
        <w:contextualSpacing/>
        <w:rPr>
          <w:ins w:id="3052" w:author="Claire S" w:date="2026-06-03T10:54:00Z" w16du:dateUtc="2026-06-03T09:54:00Z"/>
          <w:rFonts w:ascii="Cambria" w:hAnsi="Cambria"/>
          <w:sz w:val="28"/>
          <w:szCs w:val="28"/>
        </w:rPr>
      </w:pPr>
      <w:commentRangeStart w:id="3053"/>
      <w:ins w:id="3054" w:author="Claire S" w:date="2026-05-26T09:06:00Z" w16du:dateUtc="2026-05-26T08:06:00Z">
        <w:r>
          <w:rPr>
            <w:rFonts w:ascii="Cambria" w:hAnsi="Cambria"/>
            <w:sz w:val="28"/>
            <w:szCs w:val="28"/>
          </w:rPr>
          <w:t>‘</w:t>
        </w:r>
        <w:del w:id="3055" w:author="Daisy Watt" w:date="2026-06-18T21:04:00Z" w16du:dateUtc="2026-06-18T20:04:00Z">
          <w:r w:rsidDel="00523084">
            <w:rPr>
              <w:rFonts w:ascii="Cambria" w:hAnsi="Cambria"/>
              <w:sz w:val="28"/>
              <w:szCs w:val="28"/>
            </w:rPr>
            <w:delText>You’d be lucky</w:delText>
          </w:r>
        </w:del>
      </w:ins>
      <w:ins w:id="3056" w:author="Daisy Watt" w:date="2026-06-18T21:04:00Z" w16du:dateUtc="2026-06-18T20:04:00Z">
        <w:r w:rsidR="00523084">
          <w:rPr>
            <w:rFonts w:ascii="Cambria" w:hAnsi="Cambria"/>
            <w:sz w:val="28"/>
            <w:szCs w:val="28"/>
          </w:rPr>
          <w:t>Good luck enforcing that</w:t>
        </w:r>
      </w:ins>
      <w:ins w:id="3057" w:author="Claire S" w:date="2026-05-26T09:06:00Z" w16du:dateUtc="2026-05-26T08:06:00Z">
        <w:r>
          <w:rPr>
            <w:rFonts w:ascii="Cambria" w:hAnsi="Cambria"/>
            <w:sz w:val="28"/>
            <w:szCs w:val="28"/>
          </w:rPr>
          <w:t>,’ Savannah</w:t>
        </w:r>
      </w:ins>
      <w:ins w:id="3058" w:author="Claire S" w:date="2026-05-26T09:07:00Z" w16du:dateUtc="2026-05-26T08:07:00Z">
        <w:r>
          <w:rPr>
            <w:rFonts w:ascii="Cambria" w:hAnsi="Cambria"/>
            <w:sz w:val="28"/>
            <w:szCs w:val="28"/>
          </w:rPr>
          <w:t xml:space="preserve"> had</w:t>
        </w:r>
      </w:ins>
      <w:ins w:id="3059" w:author="Claire S" w:date="2026-05-26T09:06:00Z" w16du:dateUtc="2026-05-26T08:06:00Z">
        <w:r>
          <w:rPr>
            <w:rFonts w:ascii="Cambria" w:hAnsi="Cambria"/>
            <w:sz w:val="28"/>
            <w:szCs w:val="28"/>
          </w:rPr>
          <w:t xml:space="preserve"> muttered, </w:t>
        </w:r>
      </w:ins>
      <w:ins w:id="3060" w:author="Claire S" w:date="2026-06-02T09:14:00Z" w16du:dateUtc="2026-06-02T08:14:00Z">
        <w:r w:rsidR="00C574B0">
          <w:rPr>
            <w:rFonts w:ascii="Cambria" w:hAnsi="Cambria"/>
            <w:sz w:val="28"/>
            <w:szCs w:val="28"/>
          </w:rPr>
          <w:t xml:space="preserve">though she couldn’t </w:t>
        </w:r>
        <w:del w:id="3061" w:author="Daisy Watt" w:date="2026-06-18T21:03:00Z" w16du:dateUtc="2026-06-18T20:03:00Z">
          <w:r w:rsidR="00C574B0" w:rsidDel="00523084">
            <w:rPr>
              <w:rFonts w:ascii="Cambria" w:hAnsi="Cambria"/>
              <w:sz w:val="28"/>
              <w:szCs w:val="28"/>
            </w:rPr>
            <w:delText>see why they would</w:delText>
          </w:r>
        </w:del>
      </w:ins>
      <w:ins w:id="3062" w:author="Daisy Watt" w:date="2026-06-18T21:03:00Z" w16du:dateUtc="2026-06-18T20:03:00Z">
        <w:r w:rsidR="00523084">
          <w:rPr>
            <w:rFonts w:ascii="Cambria" w:hAnsi="Cambria"/>
            <w:sz w:val="28"/>
            <w:szCs w:val="28"/>
          </w:rPr>
          <w:t>imagine posting about it herself</w:t>
        </w:r>
      </w:ins>
      <w:commentRangeEnd w:id="3053"/>
      <w:r w:rsidR="00F556F2">
        <w:rPr>
          <w:rStyle w:val="CommentReference"/>
          <w:rFonts w:ascii="Cambria" w:hAnsi="Cambria"/>
          <w:sz w:val="28"/>
          <w:szCs w:val="28"/>
        </w:rPr>
        <w:commentReference w:id="3053"/>
      </w:r>
      <w:ins w:id="3063" w:author="Claire S" w:date="2026-06-02T09:14:00Z" w16du:dateUtc="2026-06-02T08:14:00Z">
        <w:r w:rsidR="00C574B0">
          <w:rPr>
            <w:rFonts w:ascii="Cambria" w:hAnsi="Cambria"/>
            <w:sz w:val="28"/>
            <w:szCs w:val="28"/>
          </w:rPr>
          <w:t xml:space="preserve">. The whole thing was a terrible </w:t>
        </w:r>
        <w:r w:rsidR="00C574B0" w:rsidRPr="00986104">
          <w:rPr>
            <w:rFonts w:ascii="Cambria" w:hAnsi="Cambria"/>
            <w:sz w:val="28"/>
            <w:szCs w:val="28"/>
          </w:rPr>
          <w:t>downer.</w:t>
        </w:r>
      </w:ins>
      <w:ins w:id="3064" w:author="Claire S" w:date="2026-06-03T10:52:00Z" w16du:dateUtc="2026-06-03T09:52:00Z">
        <w:r w:rsidR="007A5C42">
          <w:rPr>
            <w:rFonts w:ascii="Cambria" w:hAnsi="Cambria"/>
            <w:sz w:val="28"/>
            <w:szCs w:val="28"/>
          </w:rPr>
          <w:t xml:space="preserve"> She had to pull herself together, or the whole night w</w:t>
        </w:r>
      </w:ins>
      <w:ins w:id="3065" w:author="Claire S" w:date="2026-07-20T11:27:00Z" w16du:dateUtc="2026-07-20T10:27:00Z">
        <w:r w:rsidR="00986104">
          <w:rPr>
            <w:rFonts w:ascii="Cambria" w:hAnsi="Cambria"/>
            <w:sz w:val="28"/>
            <w:szCs w:val="28"/>
          </w:rPr>
          <w:t>ould</w:t>
        </w:r>
      </w:ins>
      <w:ins w:id="3066" w:author="Claire S" w:date="2026-06-03T10:52:00Z" w16du:dateUtc="2026-06-03T09:52:00Z">
        <w:r w:rsidR="007A5C42">
          <w:rPr>
            <w:rFonts w:ascii="Cambria" w:hAnsi="Cambria"/>
            <w:sz w:val="28"/>
            <w:szCs w:val="28"/>
          </w:rPr>
          <w:t xml:space="preserve"> </w:t>
        </w:r>
      </w:ins>
      <w:ins w:id="3067" w:author="Claire S" w:date="2026-07-20T11:35:00Z" w16du:dateUtc="2026-07-20T10:35:00Z">
        <w:r w:rsidR="00F7150A">
          <w:rPr>
            <w:rFonts w:ascii="Cambria" w:hAnsi="Cambria"/>
            <w:sz w:val="28"/>
            <w:szCs w:val="28"/>
          </w:rPr>
          <w:t>be as dead as</w:t>
        </w:r>
      </w:ins>
      <w:ins w:id="3068" w:author="Daisy Watt" w:date="2026-06-18T21:04:00Z" w16du:dateUtc="2026-06-18T20:04:00Z">
        <w:del w:id="3069" w:author="Claire S" w:date="2026-07-20T11:35:00Z" w16du:dateUtc="2026-07-20T10:35:00Z">
          <w:r w:rsidR="00DA552C" w:rsidDel="00F7150A">
            <w:rPr>
              <w:rFonts w:ascii="Cambria" w:hAnsi="Cambria"/>
              <w:sz w:val="28"/>
              <w:szCs w:val="28"/>
            </w:rPr>
            <w:delText>like a lead balloon</w:delText>
          </w:r>
        </w:del>
      </w:ins>
      <w:ins w:id="3070" w:author="Claire S" w:date="2026-06-03T10:52:00Z" w16du:dateUtc="2026-06-03T09:52:00Z">
        <w:r w:rsidR="007A5C42">
          <w:rPr>
            <w:rFonts w:ascii="Cambria" w:hAnsi="Cambria"/>
            <w:sz w:val="28"/>
            <w:szCs w:val="28"/>
          </w:rPr>
          <w:t xml:space="preserve"> the </w:t>
        </w:r>
      </w:ins>
      <w:ins w:id="3071" w:author="Claire S" w:date="2026-07-20T11:35:00Z" w16du:dateUtc="2026-07-20T10:35:00Z">
        <w:r w:rsidR="00F7150A">
          <w:rPr>
            <w:rFonts w:ascii="Cambria" w:hAnsi="Cambria"/>
            <w:sz w:val="28"/>
            <w:szCs w:val="28"/>
          </w:rPr>
          <w:t xml:space="preserve">poor </w:t>
        </w:r>
      </w:ins>
      <w:ins w:id="3072" w:author="Claire S" w:date="2026-06-03T10:52:00Z" w16du:dateUtc="2026-06-03T09:52:00Z">
        <w:r w:rsidR="007A5C42">
          <w:rPr>
            <w:rFonts w:ascii="Cambria" w:hAnsi="Cambria"/>
            <w:sz w:val="28"/>
            <w:szCs w:val="28"/>
          </w:rPr>
          <w:t>corpse.</w:t>
        </w:r>
      </w:ins>
      <w:ins w:id="3073" w:author="Claire S" w:date="2026-06-03T10:53:00Z" w16du:dateUtc="2026-06-03T09:53:00Z">
        <w:r w:rsidR="00C76D5C">
          <w:rPr>
            <w:rFonts w:ascii="Cambria" w:hAnsi="Cambria"/>
            <w:sz w:val="28"/>
            <w:szCs w:val="28"/>
          </w:rPr>
          <w:t xml:space="preserve"> </w:t>
        </w:r>
      </w:ins>
      <w:ins w:id="3074" w:author="Claire S" w:date="2026-06-03T10:54:00Z" w16du:dateUtc="2026-06-03T09:54:00Z">
        <w:r w:rsidR="00C76D5C" w:rsidRPr="00083449">
          <w:rPr>
            <w:rFonts w:ascii="Cambria" w:hAnsi="Cambria"/>
            <w:i/>
            <w:iCs/>
            <w:sz w:val="28"/>
            <w:szCs w:val="28"/>
          </w:rPr>
          <w:t>Fake it till you make it</w:t>
        </w:r>
        <w:del w:id="3075" w:author="Daisy Watt" w:date="2026-06-18T21:04:00Z" w16du:dateUtc="2026-06-18T20:04:00Z">
          <w:r w:rsidR="00C76D5C" w:rsidRPr="00083449" w:rsidDel="00DA552C">
            <w:rPr>
              <w:rFonts w:ascii="Cambria" w:hAnsi="Cambria"/>
              <w:i/>
              <w:iCs/>
              <w:sz w:val="28"/>
              <w:szCs w:val="28"/>
            </w:rPr>
            <w:delText>’</w:delText>
          </w:r>
        </w:del>
        <w:r w:rsidR="00C76D5C">
          <w:rPr>
            <w:rFonts w:ascii="Cambria" w:hAnsi="Cambria"/>
            <w:sz w:val="28"/>
            <w:szCs w:val="28"/>
          </w:rPr>
          <w:t xml:space="preserve"> was a mantra her mum Lissa had drummed into Savannah </w:t>
        </w:r>
        <w:del w:id="3076" w:author="Daisy Watt" w:date="2026-06-18T21:04:00Z" w16du:dateUtc="2026-06-18T20:04:00Z">
          <w:r w:rsidR="00C76D5C" w:rsidDel="001D7FFC">
            <w:rPr>
              <w:rFonts w:ascii="Cambria" w:hAnsi="Cambria"/>
              <w:sz w:val="28"/>
              <w:szCs w:val="28"/>
            </w:rPr>
            <w:delText>at her knee</w:delText>
          </w:r>
        </w:del>
      </w:ins>
      <w:ins w:id="3077" w:author="Daisy Watt" w:date="2026-06-18T21:04:00Z" w16du:dateUtc="2026-06-18T20:04:00Z">
        <w:r w:rsidR="001D7FFC">
          <w:rPr>
            <w:rFonts w:ascii="Cambria" w:hAnsi="Cambria"/>
            <w:sz w:val="28"/>
            <w:szCs w:val="28"/>
          </w:rPr>
          <w:t xml:space="preserve">and </w:t>
        </w:r>
      </w:ins>
      <w:ins w:id="3078" w:author="Claire S" w:date="2026-07-21T09:14:00Z" w16du:dateUtc="2026-07-21T08:14:00Z">
        <w:r w:rsidR="006862FB">
          <w:rPr>
            <w:rFonts w:ascii="Cambria" w:hAnsi="Cambria"/>
            <w:sz w:val="28"/>
            <w:szCs w:val="28"/>
          </w:rPr>
          <w:t xml:space="preserve">her twin </w:t>
        </w:r>
      </w:ins>
      <w:ins w:id="3079" w:author="Daisy Watt" w:date="2026-06-18T21:04:00Z" w16du:dateUtc="2026-06-18T20:04:00Z">
        <w:r w:rsidR="001D7FFC">
          <w:rPr>
            <w:rFonts w:ascii="Cambria" w:hAnsi="Cambria"/>
            <w:sz w:val="28"/>
            <w:szCs w:val="28"/>
          </w:rPr>
          <w:t>Bella</w:t>
        </w:r>
      </w:ins>
      <w:ins w:id="3080" w:author="Daisy Watt" w:date="2026-06-18T21:05:00Z" w16du:dateUtc="2026-06-18T20:05:00Z">
        <w:r w:rsidR="001D7FFC">
          <w:rPr>
            <w:rFonts w:ascii="Cambria" w:hAnsi="Cambria"/>
            <w:sz w:val="28"/>
            <w:szCs w:val="28"/>
          </w:rPr>
          <w:t xml:space="preserve"> as children</w:t>
        </w:r>
      </w:ins>
      <w:ins w:id="3081" w:author="Claire S" w:date="2026-06-03T10:54:00Z" w16du:dateUtc="2026-06-03T09:54:00Z">
        <w:r w:rsidR="00C76D5C">
          <w:rPr>
            <w:rFonts w:ascii="Cambria" w:hAnsi="Cambria"/>
            <w:sz w:val="28"/>
            <w:szCs w:val="28"/>
          </w:rPr>
          <w:t xml:space="preserve">. </w:t>
        </w:r>
      </w:ins>
    </w:p>
    <w:p w14:paraId="15351204" w14:textId="490E097E" w:rsidR="007A5C42" w:rsidRDefault="00C76D5C" w:rsidP="00C76D5C">
      <w:pPr>
        <w:spacing w:line="360" w:lineRule="auto"/>
        <w:ind w:firstLine="720"/>
        <w:contextualSpacing/>
        <w:rPr>
          <w:ins w:id="3082" w:author="Claire S" w:date="2026-06-03T10:53:00Z" w16du:dateUtc="2026-06-03T09:53:00Z"/>
          <w:rFonts w:ascii="Cambria" w:hAnsi="Cambria"/>
          <w:sz w:val="28"/>
          <w:szCs w:val="28"/>
        </w:rPr>
      </w:pPr>
      <w:ins w:id="3083" w:author="Claire S" w:date="2026-06-03T10:54:00Z" w16du:dateUtc="2026-06-03T09:54:00Z">
        <w:r>
          <w:rPr>
            <w:rFonts w:ascii="Cambria" w:hAnsi="Cambria"/>
            <w:sz w:val="28"/>
            <w:szCs w:val="28"/>
          </w:rPr>
          <w:t>But</w:t>
        </w:r>
      </w:ins>
      <w:ins w:id="3084" w:author="Claire S" w:date="2026-06-03T10:53:00Z" w16du:dateUtc="2026-06-03T09:53:00Z">
        <w:r>
          <w:rPr>
            <w:rFonts w:ascii="Cambria" w:hAnsi="Cambria"/>
            <w:sz w:val="28"/>
            <w:szCs w:val="28"/>
          </w:rPr>
          <w:t xml:space="preserve"> still</w:t>
        </w:r>
      </w:ins>
      <w:ins w:id="3085" w:author="Daisy Watt" w:date="2026-06-18T21:05:00Z" w16du:dateUtc="2026-06-18T20:05:00Z">
        <w:r w:rsidR="001D7FFC">
          <w:rPr>
            <w:rFonts w:ascii="Cambria" w:hAnsi="Cambria"/>
            <w:sz w:val="28"/>
            <w:szCs w:val="28"/>
          </w:rPr>
          <w:t>,</w:t>
        </w:r>
      </w:ins>
      <w:ins w:id="3086" w:author="Claire S" w:date="2026-06-03T10:53:00Z" w16du:dateUtc="2026-06-03T09:53:00Z">
        <w:r>
          <w:rPr>
            <w:rFonts w:ascii="Cambria" w:hAnsi="Cambria"/>
            <w:sz w:val="28"/>
            <w:szCs w:val="28"/>
          </w:rPr>
          <w:t xml:space="preserve"> the thing </w:t>
        </w:r>
      </w:ins>
      <w:ins w:id="3087" w:author="Claire S" w:date="2026-07-21T09:14:00Z" w16du:dateUtc="2026-07-21T08:14:00Z">
        <w:r w:rsidR="006862FB">
          <w:rPr>
            <w:rFonts w:ascii="Cambria" w:hAnsi="Cambria"/>
            <w:sz w:val="28"/>
            <w:szCs w:val="28"/>
          </w:rPr>
          <w:t>Savannah</w:t>
        </w:r>
      </w:ins>
      <w:ins w:id="3088" w:author="Claire S" w:date="2026-06-03T10:54:00Z" w16du:dateUtc="2026-06-03T09:54:00Z">
        <w:r>
          <w:rPr>
            <w:rFonts w:ascii="Cambria" w:hAnsi="Cambria"/>
            <w:sz w:val="28"/>
            <w:szCs w:val="28"/>
          </w:rPr>
          <w:t xml:space="preserve"> was trying</w:t>
        </w:r>
      </w:ins>
      <w:ins w:id="3089" w:author="Claire S" w:date="2026-06-03T10:53:00Z" w16du:dateUtc="2026-06-03T09:53:00Z">
        <w:r>
          <w:rPr>
            <w:rFonts w:ascii="Cambria" w:hAnsi="Cambria"/>
            <w:sz w:val="28"/>
            <w:szCs w:val="28"/>
          </w:rPr>
          <w:t xml:space="preserve"> to remember kept slipping through the </w:t>
        </w:r>
        <w:del w:id="3090" w:author="Daisy Watt" w:date="2026-06-18T21:15:00Z" w16du:dateUtc="2026-06-18T20:15:00Z">
          <w:r w:rsidRPr="001933A7" w:rsidDel="001933A7">
            <w:rPr>
              <w:rFonts w:ascii="Cambria" w:hAnsi="Cambria"/>
              <w:sz w:val="28"/>
              <w:szCs w:val="28"/>
              <w:highlight w:val="yellow"/>
              <w:rPrChange w:id="3091" w:author="Daisy Watt" w:date="2026-06-18T21:15:00Z" w16du:dateUtc="2026-06-18T20:15:00Z">
                <w:rPr>
                  <w:rFonts w:ascii="Cambria" w:hAnsi="Cambria"/>
                  <w:sz w:val="28"/>
                  <w:szCs w:val="28"/>
                </w:rPr>
              </w:rPrChange>
            </w:rPr>
            <w:delText>fingers</w:delText>
          </w:r>
        </w:del>
      </w:ins>
      <w:ins w:id="3092" w:author="Daisy Watt" w:date="2026-06-18T21:15:00Z" w16du:dateUtc="2026-06-18T20:15:00Z">
        <w:r w:rsidR="001933A7">
          <w:rPr>
            <w:rFonts w:ascii="Cambria" w:hAnsi="Cambria"/>
            <w:sz w:val="28"/>
            <w:szCs w:val="28"/>
          </w:rPr>
          <w:t>cracks</w:t>
        </w:r>
      </w:ins>
      <w:ins w:id="3093" w:author="Claire S" w:date="2026-06-03T10:53:00Z" w16du:dateUtc="2026-06-03T09:53:00Z">
        <w:r>
          <w:rPr>
            <w:rFonts w:ascii="Cambria" w:hAnsi="Cambria"/>
            <w:sz w:val="28"/>
            <w:szCs w:val="28"/>
          </w:rPr>
          <w:t xml:space="preserve"> of her mind.</w:t>
        </w:r>
      </w:ins>
    </w:p>
    <w:p w14:paraId="74DFD12B" w14:textId="77777777" w:rsidR="00C76D5C" w:rsidRDefault="00C76D5C">
      <w:pPr>
        <w:spacing w:line="360" w:lineRule="auto"/>
        <w:ind w:firstLine="720"/>
        <w:contextualSpacing/>
        <w:rPr>
          <w:ins w:id="3094" w:author="Claire S" w:date="2026-05-26T09:41:00Z" w16du:dateUtc="2026-05-26T08:41:00Z"/>
          <w:rFonts w:ascii="Cambria" w:hAnsi="Cambria"/>
          <w:sz w:val="28"/>
          <w:szCs w:val="28"/>
        </w:rPr>
        <w:pPrChange w:id="3095" w:author="Claire S" w:date="2026-06-03T10:53:00Z" w16du:dateUtc="2026-06-03T09:53:00Z">
          <w:pPr>
            <w:spacing w:line="360" w:lineRule="auto"/>
            <w:contextualSpacing/>
          </w:pPr>
        </w:pPrChange>
      </w:pPr>
    </w:p>
    <w:p w14:paraId="671CC8C5" w14:textId="0E2736C7" w:rsidR="004543D7" w:rsidRDefault="00060DE0">
      <w:pPr>
        <w:spacing w:line="360" w:lineRule="auto"/>
        <w:contextualSpacing/>
        <w:rPr>
          <w:ins w:id="3096" w:author="Claire S" w:date="2026-05-26T09:15:00Z" w16du:dateUtc="2026-05-26T08:15:00Z"/>
          <w:rFonts w:ascii="Cambria" w:hAnsi="Cambria"/>
          <w:sz w:val="28"/>
          <w:szCs w:val="28"/>
        </w:rPr>
        <w:pPrChange w:id="3097" w:author="Claire S" w:date="2026-05-26T09:20:00Z" w16du:dateUtc="2026-05-26T08:20:00Z">
          <w:pPr>
            <w:spacing w:line="360" w:lineRule="auto"/>
            <w:ind w:firstLine="720"/>
            <w:contextualSpacing/>
          </w:pPr>
        </w:pPrChange>
      </w:pPr>
      <w:ins w:id="3098" w:author="Claire S" w:date="2026-05-26T09:02:00Z" w16du:dateUtc="2026-05-26T08:02:00Z">
        <w:r>
          <w:rPr>
            <w:rFonts w:ascii="Cambria" w:hAnsi="Cambria"/>
            <w:b/>
            <w:bCs/>
            <w:color w:val="000000" w:themeColor="text1"/>
            <w:sz w:val="28"/>
            <w:szCs w:val="28"/>
          </w:rPr>
          <w:t>*</w:t>
        </w:r>
      </w:ins>
    </w:p>
    <w:p w14:paraId="79BED6B7" w14:textId="223C6318" w:rsidR="00C76D5C" w:rsidRDefault="00F31756">
      <w:pPr>
        <w:spacing w:line="360" w:lineRule="auto"/>
        <w:contextualSpacing/>
        <w:rPr>
          <w:ins w:id="3099" w:author="Claire S" w:date="2026-06-03T10:54:00Z" w16du:dateUtc="2026-06-03T09:54:00Z"/>
          <w:rFonts w:ascii="Cambria" w:hAnsi="Cambria"/>
          <w:sz w:val="28"/>
          <w:szCs w:val="28"/>
        </w:rPr>
        <w:pPrChange w:id="3100" w:author="Daisy Watt" w:date="2026-06-18T21:22:00Z" w16du:dateUtc="2026-06-18T20:22:00Z">
          <w:pPr>
            <w:spacing w:line="360" w:lineRule="auto"/>
            <w:ind w:firstLine="720"/>
            <w:contextualSpacing/>
          </w:pPr>
        </w:pPrChange>
      </w:pPr>
      <w:ins w:id="3101" w:author="Claire S" w:date="2026-06-02T09:15:00Z" w16du:dateUtc="2026-06-02T08:15:00Z">
        <w:r>
          <w:rPr>
            <w:rFonts w:ascii="Cambria" w:hAnsi="Cambria"/>
            <w:sz w:val="28"/>
            <w:szCs w:val="28"/>
          </w:rPr>
          <w:t>‘Great night for Langley though, wasn’t it?’ Ishan smiled nervously</w:t>
        </w:r>
      </w:ins>
      <w:ins w:id="3102" w:author="Claire S" w:date="2026-06-03T10:54:00Z" w16du:dateUtc="2026-06-03T09:54:00Z">
        <w:r w:rsidR="00C76D5C">
          <w:rPr>
            <w:rFonts w:ascii="Cambria" w:hAnsi="Cambria"/>
            <w:sz w:val="28"/>
            <w:szCs w:val="28"/>
          </w:rPr>
          <w:t xml:space="preserve"> as London slid by</w:t>
        </w:r>
      </w:ins>
      <w:ins w:id="3103" w:author="Daisy Watt" w:date="2026-06-18T21:23:00Z" w16du:dateUtc="2026-06-18T20:23:00Z">
        <w:r w:rsidR="00FD3DE9">
          <w:rPr>
            <w:rFonts w:ascii="Cambria" w:hAnsi="Cambria"/>
            <w:sz w:val="28"/>
            <w:szCs w:val="28"/>
          </w:rPr>
          <w:t xml:space="preserve"> outside the cab windows:</w:t>
        </w:r>
      </w:ins>
      <w:ins w:id="3104" w:author="Claire S" w:date="2026-06-03T10:54:00Z" w16du:dateUtc="2026-06-03T09:54:00Z">
        <w:del w:id="3105" w:author="Daisy Watt" w:date="2026-06-18T21:23:00Z" w16du:dateUtc="2026-06-18T20:23:00Z">
          <w:r w:rsidR="00C76D5C" w:rsidDel="00FD3DE9">
            <w:rPr>
              <w:rFonts w:ascii="Cambria" w:hAnsi="Cambria"/>
              <w:sz w:val="28"/>
              <w:szCs w:val="28"/>
            </w:rPr>
            <w:delText>,</w:delText>
          </w:r>
        </w:del>
        <w:r w:rsidR="00C76D5C">
          <w:rPr>
            <w:rFonts w:ascii="Cambria" w:hAnsi="Cambria"/>
            <w:sz w:val="28"/>
            <w:szCs w:val="28"/>
          </w:rPr>
          <w:t xml:space="preserve"> dark streets</w:t>
        </w:r>
      </w:ins>
      <w:ins w:id="3106" w:author="Daisy Watt" w:date="2026-06-18T21:23:00Z" w16du:dateUtc="2026-06-18T20:23:00Z">
        <w:r w:rsidR="00FD3DE9">
          <w:rPr>
            <w:rFonts w:ascii="Cambria" w:hAnsi="Cambria"/>
            <w:sz w:val="28"/>
            <w:szCs w:val="28"/>
          </w:rPr>
          <w:t>,</w:t>
        </w:r>
      </w:ins>
      <w:ins w:id="3107" w:author="Claire S" w:date="2026-06-03T10:54:00Z" w16du:dateUtc="2026-06-03T09:54:00Z">
        <w:del w:id="3108" w:author="Daisy Watt" w:date="2026-06-18T21:23:00Z" w16du:dateUtc="2026-06-18T20:23:00Z">
          <w:r w:rsidR="00C76D5C" w:rsidDel="00FD3DE9">
            <w:rPr>
              <w:rFonts w:ascii="Cambria" w:hAnsi="Cambria"/>
              <w:sz w:val="28"/>
              <w:szCs w:val="28"/>
            </w:rPr>
            <w:delText>;</w:delText>
          </w:r>
        </w:del>
        <w:r w:rsidR="00C76D5C">
          <w:rPr>
            <w:rFonts w:ascii="Cambria" w:hAnsi="Cambria"/>
            <w:sz w:val="28"/>
            <w:szCs w:val="28"/>
          </w:rPr>
          <w:t xml:space="preserve"> bright lights.  </w:t>
        </w:r>
      </w:ins>
    </w:p>
    <w:p w14:paraId="3CF93683" w14:textId="2B21FB5C" w:rsidR="006739D7" w:rsidDel="00207C6F" w:rsidRDefault="004543D7" w:rsidP="0092780E">
      <w:pPr>
        <w:spacing w:line="360" w:lineRule="auto"/>
        <w:ind w:firstLine="720"/>
        <w:contextualSpacing/>
        <w:rPr>
          <w:ins w:id="3109" w:author="Claire S" w:date="2026-05-26T09:42:00Z" w16du:dateUtc="2026-05-26T08:42:00Z"/>
          <w:del w:id="3110" w:author="Daisy Watt" w:date="2026-06-18T21:30:00Z" w16du:dateUtc="2026-06-18T20:30:00Z"/>
          <w:rFonts w:ascii="Cambria" w:hAnsi="Cambria"/>
          <w:sz w:val="28"/>
          <w:szCs w:val="28"/>
        </w:rPr>
      </w:pPr>
      <w:ins w:id="3111" w:author="Claire S" w:date="2026-05-26T09:16:00Z" w16du:dateUtc="2026-05-26T08:16:00Z">
        <w:r>
          <w:rPr>
            <w:rFonts w:ascii="Cambria" w:hAnsi="Cambria"/>
            <w:sz w:val="28"/>
            <w:szCs w:val="28"/>
          </w:rPr>
          <w:t>‘</w:t>
        </w:r>
      </w:ins>
      <w:ins w:id="3112" w:author="Claire S" w:date="2026-06-03T10:55:00Z" w16du:dateUtc="2026-06-03T09:55:00Z">
        <w:r w:rsidR="00C76D5C">
          <w:rPr>
            <w:rFonts w:ascii="Cambria" w:hAnsi="Cambria"/>
            <w:sz w:val="28"/>
            <w:szCs w:val="28"/>
          </w:rPr>
          <w:t>Fabulous</w:t>
        </w:r>
      </w:ins>
      <w:ins w:id="3113" w:author="Daisy Watt" w:date="2026-06-18T21:23:00Z" w16du:dateUtc="2026-06-18T20:23:00Z">
        <w:r w:rsidR="00563404">
          <w:rPr>
            <w:rFonts w:ascii="Cambria" w:hAnsi="Cambria"/>
            <w:sz w:val="28"/>
            <w:szCs w:val="28"/>
          </w:rPr>
          <w:t>. A</w:t>
        </w:r>
      </w:ins>
      <w:ins w:id="3114" w:author="Claire S" w:date="2026-06-03T10:55:00Z" w16du:dateUtc="2026-06-03T09:55:00Z">
        <w:del w:id="3115" w:author="Daisy Watt" w:date="2026-06-18T21:23:00Z" w16du:dateUtc="2026-06-18T20:23:00Z">
          <w:r w:rsidR="00C76D5C" w:rsidDel="00563404">
            <w:rPr>
              <w:rFonts w:ascii="Cambria" w:hAnsi="Cambria"/>
              <w:sz w:val="28"/>
              <w:szCs w:val="28"/>
            </w:rPr>
            <w:delText xml:space="preserve">, </w:delText>
          </w:r>
        </w:del>
      </w:ins>
      <w:ins w:id="3116" w:author="Claire S" w:date="2026-06-02T09:15:00Z" w16du:dateUtc="2026-06-02T08:15:00Z">
        <w:del w:id="3117" w:author="Daisy Watt" w:date="2026-06-18T21:23:00Z" w16du:dateUtc="2026-06-18T20:23:00Z">
          <w:r w:rsidR="00F31756" w:rsidDel="00563404">
            <w:rPr>
              <w:rFonts w:ascii="Cambria" w:hAnsi="Cambria"/>
              <w:sz w:val="28"/>
              <w:szCs w:val="28"/>
            </w:rPr>
            <w:delText>a</w:delText>
          </w:r>
        </w:del>
        <w:r w:rsidR="00F31756">
          <w:rPr>
            <w:rFonts w:ascii="Cambria" w:hAnsi="Cambria"/>
            <w:sz w:val="28"/>
            <w:szCs w:val="28"/>
          </w:rPr>
          <w:t xml:space="preserve">nd </w:t>
        </w:r>
        <w:commentRangeStart w:id="3118"/>
        <w:del w:id="3119" w:author="Daisy Watt" w:date="2026-06-18T21:25:00Z" w16du:dateUtc="2026-06-18T20:25:00Z">
          <w:r w:rsidR="00F31756" w:rsidDel="00A372B5">
            <w:rPr>
              <w:rFonts w:ascii="Cambria" w:hAnsi="Cambria"/>
              <w:sz w:val="28"/>
              <w:szCs w:val="28"/>
            </w:rPr>
            <w:delText>w</w:delText>
          </w:r>
        </w:del>
      </w:ins>
      <w:ins w:id="3120" w:author="Claire S" w:date="2026-05-26T09:21:00Z" w16du:dateUtc="2026-05-26T08:21:00Z">
        <w:del w:id="3121" w:author="Daisy Watt" w:date="2026-06-18T21:25:00Z" w16du:dateUtc="2026-06-18T20:25:00Z">
          <w:r w:rsidR="001C797B" w:rsidDel="00A372B5">
            <w:rPr>
              <w:rFonts w:ascii="Cambria" w:hAnsi="Cambria"/>
              <w:sz w:val="28"/>
              <w:szCs w:val="28"/>
            </w:rPr>
            <w:delText>e need</w:delText>
          </w:r>
        </w:del>
      </w:ins>
      <w:ins w:id="3122" w:author="Daisy Watt" w:date="2026-06-18T21:25:00Z" w16du:dateUtc="2026-06-18T20:25:00Z">
        <w:r w:rsidR="00A372B5">
          <w:rPr>
            <w:rFonts w:ascii="Cambria" w:hAnsi="Cambria"/>
            <w:sz w:val="28"/>
            <w:szCs w:val="28"/>
          </w:rPr>
          <w:t xml:space="preserve">what will make it </w:t>
        </w:r>
      </w:ins>
      <w:ins w:id="3123" w:author="Daisy Watt" w:date="2026-06-18T21:26:00Z" w16du:dateUtc="2026-06-18T20:26:00Z">
        <w:r w:rsidR="00F0620D">
          <w:rPr>
            <w:rFonts w:ascii="Cambria" w:hAnsi="Cambria"/>
            <w:sz w:val="28"/>
            <w:szCs w:val="28"/>
          </w:rPr>
          <w:t xml:space="preserve">even </w:t>
        </w:r>
      </w:ins>
      <w:ins w:id="3124" w:author="Daisy Watt" w:date="2026-06-18T21:25:00Z" w16du:dateUtc="2026-06-18T20:25:00Z">
        <w:r w:rsidR="00A372B5">
          <w:rPr>
            <w:rFonts w:ascii="Cambria" w:hAnsi="Cambria"/>
            <w:sz w:val="28"/>
            <w:szCs w:val="28"/>
          </w:rPr>
          <w:t>greater</w:t>
        </w:r>
      </w:ins>
      <w:ins w:id="3125" w:author="Daisy Watt" w:date="2026-06-18T21:27:00Z" w16du:dateUtc="2026-06-18T20:27:00Z">
        <w:r w:rsidR="008308CC">
          <w:rPr>
            <w:rFonts w:ascii="Cambria" w:hAnsi="Cambria"/>
            <w:sz w:val="28"/>
            <w:szCs w:val="28"/>
          </w:rPr>
          <w:t xml:space="preserve"> now</w:t>
        </w:r>
      </w:ins>
      <w:ins w:id="3126" w:author="Daisy Watt" w:date="2026-06-18T21:25:00Z" w16du:dateUtc="2026-06-18T20:25:00Z">
        <w:r w:rsidR="00A372B5">
          <w:rPr>
            <w:rFonts w:ascii="Cambria" w:hAnsi="Cambria"/>
            <w:sz w:val="28"/>
            <w:szCs w:val="28"/>
          </w:rPr>
          <w:t xml:space="preserve"> is a</w:t>
        </w:r>
      </w:ins>
      <w:ins w:id="3127" w:author="Claire S" w:date="2026-05-26T09:21:00Z" w16du:dateUtc="2026-05-26T08:21:00Z">
        <w:r w:rsidR="001C797B">
          <w:rPr>
            <w:rFonts w:ascii="Cambria" w:hAnsi="Cambria"/>
            <w:sz w:val="28"/>
            <w:szCs w:val="28"/>
          </w:rPr>
          <w:t xml:space="preserve"> </w:t>
        </w:r>
      </w:ins>
      <w:ins w:id="3128" w:author="Claire S" w:date="2026-05-26T09:16:00Z" w16du:dateUtc="2026-05-26T08:16:00Z">
        <w:r>
          <w:rPr>
            <w:rFonts w:ascii="Cambria" w:hAnsi="Cambria"/>
            <w:sz w:val="28"/>
            <w:szCs w:val="28"/>
          </w:rPr>
          <w:t xml:space="preserve">tequila at </w:t>
        </w:r>
        <w:del w:id="3129" w:author="Daisy Watt" w:date="2026-06-18T21:25:00Z" w16du:dateUtc="2026-06-18T20:25:00Z">
          <w:r w:rsidDel="008B6D7F">
            <w:rPr>
              <w:rFonts w:ascii="Cambria" w:hAnsi="Cambria"/>
              <w:sz w:val="28"/>
              <w:szCs w:val="28"/>
            </w:rPr>
            <w:delText>Langley and Co</w:delText>
          </w:r>
        </w:del>
      </w:ins>
      <w:ins w:id="3130" w:author="Daisy Watt" w:date="2026-06-18T21:25:00Z" w16du:dateUtc="2026-06-18T20:25:00Z">
        <w:r w:rsidR="008B6D7F">
          <w:rPr>
            <w:rFonts w:ascii="Cambria" w:hAnsi="Cambria"/>
            <w:sz w:val="28"/>
            <w:szCs w:val="28"/>
          </w:rPr>
          <w:t>the office</w:t>
        </w:r>
      </w:ins>
      <w:commentRangeEnd w:id="3118"/>
      <w:r w:rsidR="008308CC">
        <w:rPr>
          <w:rStyle w:val="CommentReference"/>
          <w:rFonts w:ascii="Cambria" w:hAnsi="Cambria"/>
          <w:sz w:val="28"/>
          <w:szCs w:val="28"/>
        </w:rPr>
        <w:commentReference w:id="3118"/>
      </w:r>
      <w:ins w:id="3131" w:author="Claire S" w:date="2026-05-26T09:21:00Z" w16du:dateUtc="2026-05-26T08:21:00Z">
        <w:del w:id="3132" w:author="Daisy Watt" w:date="2026-06-18T21:25:00Z" w16du:dateUtc="2026-06-18T20:25:00Z">
          <w:r w:rsidR="001C797B" w:rsidDel="00A372B5">
            <w:rPr>
              <w:rFonts w:ascii="Cambria" w:hAnsi="Cambria"/>
              <w:sz w:val="28"/>
              <w:szCs w:val="28"/>
            </w:rPr>
            <w:delText xml:space="preserve"> now</w:delText>
          </w:r>
        </w:del>
      </w:ins>
      <w:ins w:id="3133" w:author="Daisy Watt" w:date="2026-06-18T21:26:00Z" w16du:dateUtc="2026-06-18T20:26:00Z">
        <w:r w:rsidR="00F0620D">
          <w:rPr>
            <w:rFonts w:ascii="Cambria" w:hAnsi="Cambria"/>
            <w:sz w:val="28"/>
            <w:szCs w:val="28"/>
          </w:rPr>
          <w:t>.</w:t>
        </w:r>
      </w:ins>
      <w:ins w:id="3134" w:author="Claire S" w:date="2026-05-26T09:30:00Z" w16du:dateUtc="2026-05-26T08:30:00Z">
        <w:del w:id="3135" w:author="Daisy Watt" w:date="2026-06-18T21:26:00Z" w16du:dateUtc="2026-06-18T20:26:00Z">
          <w:r w:rsidR="00366B36" w:rsidDel="00F0620D">
            <w:rPr>
              <w:rFonts w:ascii="Cambria" w:hAnsi="Cambria"/>
              <w:sz w:val="28"/>
              <w:szCs w:val="28"/>
            </w:rPr>
            <w:delText>,</w:delText>
          </w:r>
        </w:del>
      </w:ins>
      <w:ins w:id="3136" w:author="Claire S" w:date="2026-05-26T09:16:00Z" w16du:dateUtc="2026-05-26T08:16:00Z">
        <w:r>
          <w:rPr>
            <w:rFonts w:ascii="Cambria" w:hAnsi="Cambria"/>
            <w:sz w:val="28"/>
            <w:szCs w:val="28"/>
          </w:rPr>
          <w:t xml:space="preserve">’ </w:t>
        </w:r>
      </w:ins>
      <w:ins w:id="3137" w:author="Daisy Watt" w:date="2026-06-18T21:26:00Z" w16du:dateUtc="2026-06-18T20:26:00Z">
        <w:r w:rsidR="00F0620D">
          <w:rPr>
            <w:rFonts w:ascii="Cambria" w:hAnsi="Cambria"/>
            <w:sz w:val="28"/>
            <w:szCs w:val="28"/>
          </w:rPr>
          <w:t>S</w:t>
        </w:r>
      </w:ins>
      <w:ins w:id="3138" w:author="Claire S" w:date="2026-05-26T09:17:00Z" w16du:dateUtc="2026-05-26T08:17:00Z">
        <w:del w:id="3139" w:author="Daisy Watt" w:date="2026-06-18T21:26:00Z" w16du:dateUtc="2026-06-18T20:26:00Z">
          <w:r w:rsidR="006739D7" w:rsidDel="00A372B5">
            <w:rPr>
              <w:rFonts w:ascii="Cambria" w:hAnsi="Cambria"/>
              <w:sz w:val="28"/>
              <w:szCs w:val="28"/>
            </w:rPr>
            <w:delText>S</w:delText>
          </w:r>
        </w:del>
        <w:r w:rsidR="006739D7">
          <w:rPr>
            <w:rFonts w:ascii="Cambria" w:hAnsi="Cambria"/>
            <w:sz w:val="28"/>
            <w:szCs w:val="28"/>
          </w:rPr>
          <w:t>avannah shifted against Dex</w:t>
        </w:r>
      </w:ins>
      <w:ins w:id="3140" w:author="Daisy Watt" w:date="2026-06-18T21:27:00Z" w16du:dateUtc="2026-06-18T20:27:00Z">
        <w:r w:rsidR="00814EAC">
          <w:rPr>
            <w:rFonts w:ascii="Cambria" w:hAnsi="Cambria"/>
            <w:sz w:val="28"/>
            <w:szCs w:val="28"/>
          </w:rPr>
          <w:t>,</w:t>
        </w:r>
      </w:ins>
      <w:ins w:id="3141" w:author="Claire S" w:date="2026-05-26T09:17:00Z" w16du:dateUtc="2026-05-26T08:17:00Z">
        <w:del w:id="3142" w:author="Daisy Watt" w:date="2026-06-18T21:27:00Z" w16du:dateUtc="2026-06-18T20:27:00Z">
          <w:r w:rsidR="006739D7" w:rsidDel="00814EAC">
            <w:rPr>
              <w:rFonts w:ascii="Cambria" w:hAnsi="Cambria"/>
              <w:sz w:val="28"/>
              <w:szCs w:val="28"/>
            </w:rPr>
            <w:delText>;</w:delText>
          </w:r>
        </w:del>
        <w:r w:rsidR="006739D7">
          <w:rPr>
            <w:rFonts w:ascii="Cambria" w:hAnsi="Cambria"/>
            <w:sz w:val="28"/>
            <w:szCs w:val="28"/>
          </w:rPr>
          <w:t xml:space="preserve"> her </w:t>
        </w:r>
        <w:commentRangeStart w:id="3143"/>
        <w:del w:id="3144" w:author="Daisy Watt" w:date="2026-06-18T21:26:00Z" w16du:dateUtc="2026-06-18T20:26:00Z">
          <w:r w:rsidR="006739D7" w:rsidDel="00F0620D">
            <w:rPr>
              <w:rFonts w:ascii="Cambria" w:hAnsi="Cambria"/>
              <w:sz w:val="28"/>
              <w:szCs w:val="28"/>
            </w:rPr>
            <w:delText>slithery</w:delText>
          </w:r>
        </w:del>
      </w:ins>
      <w:ins w:id="3145" w:author="Daisy Watt" w:date="2026-06-18T21:26:00Z" w16du:dateUtc="2026-06-18T20:26:00Z">
        <w:r w:rsidR="00F0620D">
          <w:rPr>
            <w:rFonts w:ascii="Cambria" w:hAnsi="Cambria"/>
            <w:sz w:val="28"/>
            <w:szCs w:val="28"/>
          </w:rPr>
          <w:t>slinky</w:t>
        </w:r>
      </w:ins>
      <w:ins w:id="3146" w:author="Claire S" w:date="2026-05-26T09:17:00Z" w16du:dateUtc="2026-05-26T08:17:00Z">
        <w:r w:rsidR="006739D7">
          <w:rPr>
            <w:rFonts w:ascii="Cambria" w:hAnsi="Cambria"/>
            <w:sz w:val="28"/>
            <w:szCs w:val="28"/>
          </w:rPr>
          <w:t xml:space="preserve"> </w:t>
        </w:r>
      </w:ins>
      <w:commentRangeEnd w:id="3143"/>
      <w:r w:rsidR="00F0620D">
        <w:rPr>
          <w:rStyle w:val="CommentReference"/>
          <w:rFonts w:ascii="Cambria" w:hAnsi="Cambria"/>
          <w:sz w:val="28"/>
          <w:szCs w:val="28"/>
        </w:rPr>
        <w:commentReference w:id="3143"/>
      </w:r>
      <w:ins w:id="3147" w:author="Claire S" w:date="2026-05-26T09:17:00Z" w16du:dateUtc="2026-05-26T08:17:00Z">
        <w:r w:rsidR="006739D7">
          <w:rPr>
            <w:rFonts w:ascii="Cambria" w:hAnsi="Cambria"/>
            <w:sz w:val="28"/>
            <w:szCs w:val="28"/>
          </w:rPr>
          <w:t xml:space="preserve">silver dress riding up to reveal a shapely </w:t>
        </w:r>
        <w:r w:rsidR="006739D7" w:rsidRPr="00F7150A">
          <w:rPr>
            <w:rFonts w:ascii="Cambria" w:hAnsi="Cambria"/>
            <w:sz w:val="28"/>
            <w:szCs w:val="28"/>
          </w:rPr>
          <w:t>thigh.</w:t>
        </w:r>
        <w:r w:rsidR="006739D7">
          <w:rPr>
            <w:rFonts w:ascii="Cambria" w:hAnsi="Cambria"/>
            <w:sz w:val="28"/>
            <w:szCs w:val="28"/>
          </w:rPr>
          <w:t xml:space="preserve"> She was hyper</w:t>
        </w:r>
      </w:ins>
      <w:ins w:id="3148" w:author="Daisy Watt" w:date="2026-06-18T21:26:00Z" w16du:dateUtc="2026-06-18T20:26:00Z">
        <w:r w:rsidR="008308CC">
          <w:rPr>
            <w:rFonts w:ascii="Cambria" w:hAnsi="Cambria"/>
            <w:sz w:val="28"/>
            <w:szCs w:val="28"/>
          </w:rPr>
          <w:t xml:space="preserve"> </w:t>
        </w:r>
      </w:ins>
      <w:ins w:id="3149" w:author="Claire S" w:date="2026-05-26T09:17:00Z" w16du:dateUtc="2026-05-26T08:17:00Z">
        <w:del w:id="3150" w:author="Daisy Watt" w:date="2026-06-18T21:26:00Z" w16du:dateUtc="2026-06-18T20:26:00Z">
          <w:r w:rsidR="006739D7" w:rsidDel="008308CC">
            <w:rPr>
              <w:rFonts w:ascii="Cambria" w:hAnsi="Cambria"/>
              <w:sz w:val="28"/>
              <w:szCs w:val="28"/>
            </w:rPr>
            <w:delText>-</w:delText>
          </w:r>
        </w:del>
        <w:r w:rsidR="006739D7">
          <w:rPr>
            <w:rFonts w:ascii="Cambria" w:hAnsi="Cambria"/>
            <w:sz w:val="28"/>
            <w:szCs w:val="28"/>
          </w:rPr>
          <w:t xml:space="preserve">aware of Jackson Rayne opposite her; </w:t>
        </w:r>
      </w:ins>
      <w:ins w:id="3151" w:author="Claire S" w:date="2026-07-20T11:36:00Z" w16du:dateUtc="2026-07-20T10:36:00Z">
        <w:r w:rsidR="00F7150A">
          <w:rPr>
            <w:rFonts w:ascii="Cambria" w:hAnsi="Cambria"/>
            <w:sz w:val="28"/>
            <w:szCs w:val="28"/>
          </w:rPr>
          <w:t xml:space="preserve">shirt sleeves rolled up now, </w:t>
        </w:r>
      </w:ins>
      <w:ins w:id="3152" w:author="Claire S" w:date="2026-07-21T09:14:00Z" w16du:dateUtc="2026-07-21T08:14:00Z">
        <w:r w:rsidR="00814E42">
          <w:rPr>
            <w:rFonts w:ascii="Cambria" w:hAnsi="Cambria"/>
            <w:sz w:val="28"/>
            <w:szCs w:val="28"/>
          </w:rPr>
          <w:t>br</w:t>
        </w:r>
      </w:ins>
      <w:ins w:id="3153" w:author="Claire S" w:date="2026-07-21T09:15:00Z" w16du:dateUtc="2026-07-21T08:15:00Z">
        <w:r w:rsidR="00814E42">
          <w:rPr>
            <w:rFonts w:ascii="Cambria" w:hAnsi="Cambria"/>
            <w:sz w:val="28"/>
            <w:szCs w:val="28"/>
          </w:rPr>
          <w:t>oad</w:t>
        </w:r>
      </w:ins>
      <w:ins w:id="3154" w:author="Claire S" w:date="2026-05-26T09:17:00Z" w16du:dateUtc="2026-05-26T08:17:00Z">
        <w:r w:rsidR="006739D7">
          <w:rPr>
            <w:rFonts w:ascii="Cambria" w:hAnsi="Cambria"/>
            <w:sz w:val="28"/>
            <w:szCs w:val="28"/>
          </w:rPr>
          <w:t xml:space="preserve"> where Dex was lean and sinewy. ‘</w:t>
        </w:r>
      </w:ins>
      <w:ins w:id="3155" w:author="Claire S" w:date="2026-05-26T09:30:00Z" w16du:dateUtc="2026-05-26T08:30:00Z">
        <w:r w:rsidR="00366B36">
          <w:rPr>
            <w:rFonts w:ascii="Cambria" w:hAnsi="Cambria"/>
            <w:sz w:val="28"/>
            <w:szCs w:val="28"/>
          </w:rPr>
          <w:t>Let’s not write</w:t>
        </w:r>
      </w:ins>
      <w:ins w:id="3156" w:author="Daisy Watt" w:date="2026-06-18T21:35:00Z" w16du:dateUtc="2026-06-18T20:35:00Z">
        <w:r w:rsidR="0092780E">
          <w:rPr>
            <w:rFonts w:ascii="Cambria" w:hAnsi="Cambria"/>
            <w:sz w:val="28"/>
            <w:szCs w:val="28"/>
          </w:rPr>
          <w:t xml:space="preserve"> off</w:t>
        </w:r>
      </w:ins>
      <w:ins w:id="3157" w:author="Claire S" w:date="2026-05-26T09:30:00Z" w16du:dateUtc="2026-05-26T08:30:00Z">
        <w:r w:rsidR="00366B36">
          <w:rPr>
            <w:rFonts w:ascii="Cambria" w:hAnsi="Cambria"/>
            <w:sz w:val="28"/>
            <w:szCs w:val="28"/>
          </w:rPr>
          <w:t xml:space="preserve"> the </w:t>
        </w:r>
      </w:ins>
      <w:ins w:id="3158" w:author="Claire S" w:date="2026-05-26T09:17:00Z" w16du:dateUtc="2026-05-26T08:17:00Z">
        <w:r w:rsidR="006739D7">
          <w:rPr>
            <w:rFonts w:ascii="Cambria" w:hAnsi="Cambria"/>
            <w:sz w:val="28"/>
            <w:szCs w:val="28"/>
          </w:rPr>
          <w:t>night</w:t>
        </w:r>
      </w:ins>
      <w:ins w:id="3159" w:author="Claire S" w:date="2026-05-26T09:30:00Z" w16du:dateUtc="2026-05-26T08:30:00Z">
        <w:del w:id="3160" w:author="Daisy Watt" w:date="2026-06-18T21:35:00Z" w16du:dateUtc="2026-06-18T20:35:00Z">
          <w:r w:rsidR="00366B36" w:rsidDel="0092780E">
            <w:rPr>
              <w:rFonts w:ascii="Cambria" w:hAnsi="Cambria"/>
              <w:sz w:val="28"/>
              <w:szCs w:val="28"/>
            </w:rPr>
            <w:delText xml:space="preserve"> </w:delText>
          </w:r>
        </w:del>
      </w:ins>
      <w:ins w:id="3161" w:author="Claire S" w:date="2026-05-26T09:17:00Z" w16du:dateUtc="2026-05-26T08:17:00Z">
        <w:del w:id="3162" w:author="Daisy Watt" w:date="2026-06-18T21:35:00Z" w16du:dateUtc="2026-06-18T20:35:00Z">
          <w:r w:rsidR="006739D7" w:rsidDel="0092780E">
            <w:rPr>
              <w:rFonts w:ascii="Cambria" w:hAnsi="Cambria"/>
              <w:sz w:val="28"/>
              <w:szCs w:val="28"/>
            </w:rPr>
            <w:delText>off</w:delText>
          </w:r>
        </w:del>
        <w:r w:rsidR="006739D7">
          <w:rPr>
            <w:rFonts w:ascii="Cambria" w:hAnsi="Cambria"/>
            <w:sz w:val="28"/>
            <w:szCs w:val="28"/>
          </w:rPr>
          <w:t>.’</w:t>
        </w:r>
      </w:ins>
      <w:ins w:id="3163" w:author="Claire S" w:date="2026-05-26T09:30:00Z" w16du:dateUtc="2026-05-26T08:30:00Z">
        <w:r w:rsidR="00F839A1">
          <w:rPr>
            <w:rFonts w:ascii="Cambria" w:hAnsi="Cambria"/>
            <w:sz w:val="28"/>
            <w:szCs w:val="28"/>
          </w:rPr>
          <w:t xml:space="preserve"> She nudged her fianc</w:t>
        </w:r>
      </w:ins>
      <w:ins w:id="3164" w:author="Claire S" w:date="2026-05-26T10:19:00Z" w16du:dateUtc="2026-05-26T09:19:00Z">
        <w:r w:rsidR="006B7455">
          <w:rPr>
            <w:rFonts w:ascii="Cambria" w:hAnsi="Cambria"/>
            <w:sz w:val="28"/>
            <w:szCs w:val="28"/>
          </w:rPr>
          <w:t>é</w:t>
        </w:r>
      </w:ins>
      <w:ins w:id="3165" w:author="Daisy Watt" w:date="2026-06-18T21:28:00Z" w16du:dateUtc="2026-06-18T20:28:00Z">
        <w:r w:rsidR="007D03B6">
          <w:rPr>
            <w:rFonts w:ascii="Cambria" w:hAnsi="Cambria"/>
            <w:sz w:val="28"/>
            <w:szCs w:val="28"/>
          </w:rPr>
          <w:t xml:space="preserve">, who was </w:t>
        </w:r>
      </w:ins>
      <w:ins w:id="3166" w:author="Claire S" w:date="2026-06-03T11:22:00Z" w16du:dateUtc="2026-06-03T10:22:00Z">
        <w:del w:id="3167" w:author="Daisy Watt" w:date="2026-06-18T21:28:00Z" w16du:dateUtc="2026-06-18T20:28:00Z">
          <w:r w:rsidR="006237A2" w:rsidDel="007D03B6">
            <w:rPr>
              <w:rFonts w:ascii="Cambria" w:hAnsi="Cambria"/>
              <w:sz w:val="28"/>
              <w:szCs w:val="28"/>
            </w:rPr>
            <w:delText xml:space="preserve"> -</w:delText>
          </w:r>
        </w:del>
      </w:ins>
      <w:ins w:id="3168" w:author="Claire S" w:date="2026-06-02T17:46:00Z" w16du:dateUtc="2026-06-02T16:46:00Z">
        <w:del w:id="3169" w:author="Daisy Watt" w:date="2026-06-18T21:28:00Z" w16du:dateUtc="2026-06-18T20:28:00Z">
          <w:r w:rsidR="006F31B2" w:rsidDel="007D03B6">
            <w:rPr>
              <w:rFonts w:ascii="Cambria" w:hAnsi="Cambria"/>
              <w:sz w:val="28"/>
              <w:szCs w:val="28"/>
            </w:rPr>
            <w:delText xml:space="preserve"> </w:delText>
          </w:r>
        </w:del>
        <w:r w:rsidR="006F31B2">
          <w:rPr>
            <w:rFonts w:ascii="Cambria" w:hAnsi="Cambria"/>
            <w:sz w:val="28"/>
            <w:szCs w:val="28"/>
          </w:rPr>
          <w:t>still texting</w:t>
        </w:r>
      </w:ins>
      <w:ins w:id="3170" w:author="Daisy Watt" w:date="2026-06-18T21:31:00Z" w16du:dateUtc="2026-06-18T20:31:00Z">
        <w:del w:id="3171" w:author="Claire S" w:date="2026-07-21T09:15:00Z" w16du:dateUtc="2026-07-21T08:15:00Z">
          <w:r w:rsidR="00BD1D29" w:rsidDel="00814E42">
            <w:rPr>
              <w:rFonts w:ascii="Cambria" w:hAnsi="Cambria"/>
              <w:sz w:val="28"/>
              <w:szCs w:val="28"/>
            </w:rPr>
            <w:delText xml:space="preserve">, </w:delText>
          </w:r>
          <w:commentRangeStart w:id="3172"/>
          <w:r w:rsidR="00BD1D29" w:rsidDel="00814E42">
            <w:rPr>
              <w:rFonts w:ascii="Cambria" w:hAnsi="Cambria"/>
              <w:sz w:val="28"/>
              <w:szCs w:val="28"/>
            </w:rPr>
            <w:delText>and</w:delText>
          </w:r>
        </w:del>
      </w:ins>
      <w:ins w:id="3173" w:author="Claire S" w:date="2026-07-21T09:15:00Z" w16du:dateUtc="2026-07-21T08:15:00Z">
        <w:r w:rsidR="00814E42">
          <w:rPr>
            <w:rFonts w:ascii="Cambria" w:hAnsi="Cambria"/>
            <w:sz w:val="28"/>
            <w:szCs w:val="28"/>
          </w:rPr>
          <w:t>. He</w:t>
        </w:r>
      </w:ins>
      <w:ins w:id="3174" w:author="Daisy Watt" w:date="2026-06-18T21:31:00Z" w16du:dateUtc="2026-06-18T20:31:00Z">
        <w:r w:rsidR="00BD1D29">
          <w:rPr>
            <w:rFonts w:ascii="Cambria" w:hAnsi="Cambria"/>
            <w:sz w:val="28"/>
            <w:szCs w:val="28"/>
          </w:rPr>
          <w:t xml:space="preserve"> didn’t look up</w:t>
        </w:r>
      </w:ins>
      <w:commentRangeEnd w:id="3172"/>
      <w:r w:rsidR="00BD1D29">
        <w:rPr>
          <w:rStyle w:val="CommentReference"/>
          <w:rFonts w:ascii="Cambria" w:hAnsi="Cambria"/>
          <w:sz w:val="28"/>
          <w:szCs w:val="28"/>
        </w:rPr>
        <w:commentReference w:id="3172"/>
      </w:r>
      <w:ins w:id="3175" w:author="Claire S" w:date="2026-05-26T09:30:00Z" w16du:dateUtc="2026-05-26T08:30:00Z">
        <w:r w:rsidR="00F839A1">
          <w:rPr>
            <w:rFonts w:ascii="Cambria" w:hAnsi="Cambria"/>
            <w:sz w:val="28"/>
            <w:szCs w:val="28"/>
          </w:rPr>
          <w:t xml:space="preserve">. </w:t>
        </w:r>
        <w:del w:id="3176" w:author="Daisy Watt" w:date="2026-06-18T21:30:00Z" w16du:dateUtc="2026-06-18T20:30:00Z">
          <w:r w:rsidR="00F839A1" w:rsidDel="00207C6F">
            <w:rPr>
              <w:rFonts w:ascii="Cambria" w:hAnsi="Cambria"/>
              <w:sz w:val="28"/>
              <w:szCs w:val="28"/>
            </w:rPr>
            <w:delText>‘</w:delText>
          </w:r>
        </w:del>
      </w:ins>
      <w:commentRangeStart w:id="3177"/>
      <w:ins w:id="3178" w:author="Claire S" w:date="2026-05-26T09:42:00Z" w16du:dateUtc="2026-05-26T08:42:00Z">
        <w:del w:id="3179" w:author="Daisy Watt" w:date="2026-06-18T21:30:00Z" w16du:dateUtc="2026-06-18T20:30:00Z">
          <w:r w:rsidR="001F048D" w:rsidDel="00207C6F">
            <w:rPr>
              <w:rFonts w:ascii="Cambria" w:hAnsi="Cambria"/>
              <w:sz w:val="28"/>
              <w:szCs w:val="28"/>
            </w:rPr>
            <w:delText xml:space="preserve">Ooh, did you </w:delText>
          </w:r>
        </w:del>
      </w:ins>
      <w:ins w:id="3180" w:author="Claire S" w:date="2026-05-26T10:18:00Z" w16du:dateUtc="2026-05-26T09:18:00Z">
        <w:del w:id="3181" w:author="Daisy Watt" w:date="2026-06-18T21:30:00Z" w16du:dateUtc="2026-06-18T20:30:00Z">
          <w:r w:rsidR="006B7455" w:rsidDel="00207C6F">
            <w:rPr>
              <w:rFonts w:ascii="Cambria" w:hAnsi="Cambria"/>
              <w:sz w:val="28"/>
              <w:szCs w:val="28"/>
            </w:rPr>
            <w:delText xml:space="preserve">hear </w:delText>
          </w:r>
        </w:del>
      </w:ins>
      <w:ins w:id="3182" w:author="Claire S" w:date="2026-05-26T09:42:00Z" w16du:dateUtc="2026-05-26T08:42:00Z">
        <w:del w:id="3183" w:author="Daisy Watt" w:date="2026-06-18T21:30:00Z" w16du:dateUtc="2026-06-18T20:30:00Z">
          <w:r w:rsidR="001F048D" w:rsidDel="00207C6F">
            <w:rPr>
              <w:rFonts w:ascii="Cambria" w:hAnsi="Cambria"/>
              <w:sz w:val="28"/>
              <w:szCs w:val="28"/>
            </w:rPr>
            <w:delText>what I did there</w:delText>
          </w:r>
        </w:del>
      </w:ins>
      <w:ins w:id="3184" w:author="Claire S" w:date="2026-05-26T09:31:00Z" w16du:dateUtc="2026-05-26T08:31:00Z">
        <w:del w:id="3185" w:author="Daisy Watt" w:date="2026-06-18T21:30:00Z" w16du:dateUtc="2026-06-18T20:30:00Z">
          <w:r w:rsidR="00F839A1" w:rsidDel="00207C6F">
            <w:rPr>
              <w:rFonts w:ascii="Cambria" w:hAnsi="Cambria"/>
              <w:sz w:val="28"/>
              <w:szCs w:val="28"/>
            </w:rPr>
            <w:delText>?</w:delText>
          </w:r>
        </w:del>
      </w:ins>
      <w:ins w:id="3186" w:author="Claire S" w:date="2026-05-26T10:19:00Z" w16du:dateUtc="2026-05-26T09:19:00Z">
        <w:del w:id="3187" w:author="Daisy Watt" w:date="2026-06-18T21:30:00Z" w16du:dateUtc="2026-06-18T20:30:00Z">
          <w:r w:rsidR="006B7455" w:rsidDel="00207C6F">
            <w:rPr>
              <w:rFonts w:ascii="Cambria" w:hAnsi="Cambria"/>
              <w:sz w:val="28"/>
              <w:szCs w:val="28"/>
            </w:rPr>
            <w:delText xml:space="preserve"> </w:delText>
          </w:r>
        </w:del>
      </w:ins>
      <w:ins w:id="3188" w:author="Claire S" w:date="2026-06-02T09:15:00Z" w16du:dateUtc="2026-06-02T08:15:00Z">
        <w:del w:id="3189" w:author="Daisy Watt" w:date="2026-06-18T21:30:00Z" w16du:dateUtc="2026-06-18T20:30:00Z">
          <w:r w:rsidR="00595269" w:rsidDel="00207C6F">
            <w:rPr>
              <w:rFonts w:ascii="Cambria" w:hAnsi="Cambria"/>
              <w:sz w:val="28"/>
              <w:szCs w:val="28"/>
            </w:rPr>
            <w:delText>Now that</w:delText>
          </w:r>
        </w:del>
      </w:ins>
      <w:ins w:id="3190" w:author="Claire S" w:date="2026-06-03T10:55:00Z" w16du:dateUtc="2026-06-03T09:55:00Z">
        <w:del w:id="3191" w:author="Daisy Watt" w:date="2026-06-18T21:30:00Z" w16du:dateUtc="2026-06-18T20:30:00Z">
          <w:r w:rsidR="00C44933" w:rsidDel="00207C6F">
            <w:rPr>
              <w:rFonts w:ascii="Cambria" w:hAnsi="Cambria"/>
              <w:sz w:val="28"/>
              <w:szCs w:val="28"/>
            </w:rPr>
            <w:delText>’</w:delText>
          </w:r>
        </w:del>
      </w:ins>
      <w:ins w:id="3192" w:author="Claire S" w:date="2026-06-02T09:15:00Z" w16du:dateUtc="2026-06-02T08:15:00Z">
        <w:del w:id="3193" w:author="Daisy Watt" w:date="2026-06-18T21:30:00Z" w16du:dateUtc="2026-06-18T20:30:00Z">
          <w:r w:rsidR="00595269" w:rsidDel="00207C6F">
            <w:rPr>
              <w:rFonts w:ascii="Cambria" w:hAnsi="Cambria"/>
              <w:sz w:val="28"/>
              <w:szCs w:val="28"/>
            </w:rPr>
            <w:delText>s a great</w:delText>
          </w:r>
        </w:del>
      </w:ins>
      <w:ins w:id="3194" w:author="Claire S" w:date="2026-05-26T10:19:00Z" w16du:dateUtc="2026-05-26T09:19:00Z">
        <w:del w:id="3195" w:author="Daisy Watt" w:date="2026-06-18T21:30:00Z" w16du:dateUtc="2026-06-18T20:30:00Z">
          <w:r w:rsidR="006B7455" w:rsidDel="00207C6F">
            <w:rPr>
              <w:rFonts w:ascii="Cambria" w:hAnsi="Cambria"/>
              <w:sz w:val="28"/>
              <w:szCs w:val="28"/>
            </w:rPr>
            <w:delText xml:space="preserve"> tag-line</w:delText>
          </w:r>
        </w:del>
      </w:ins>
      <w:ins w:id="3196" w:author="Claire S" w:date="2026-05-27T11:44:00Z" w16du:dateUtc="2026-05-27T10:44:00Z">
        <w:del w:id="3197" w:author="Daisy Watt" w:date="2026-06-18T21:30:00Z" w16du:dateUtc="2026-06-18T20:30:00Z">
          <w:r w:rsidR="0063583E" w:rsidDel="00207C6F">
            <w:rPr>
              <w:rFonts w:ascii="Cambria" w:hAnsi="Cambria"/>
              <w:sz w:val="28"/>
              <w:szCs w:val="28"/>
            </w:rPr>
            <w:delText xml:space="preserve"> for </w:delText>
          </w:r>
        </w:del>
      </w:ins>
      <w:ins w:id="3198" w:author="Claire S" w:date="2026-06-03T10:55:00Z" w16du:dateUtc="2026-06-03T09:55:00Z">
        <w:del w:id="3199" w:author="Daisy Watt" w:date="2026-06-18T21:30:00Z" w16du:dateUtc="2026-06-18T20:30:00Z">
          <w:r w:rsidR="00C44933" w:rsidDel="00207C6F">
            <w:rPr>
              <w:rFonts w:ascii="Cambria" w:hAnsi="Cambria"/>
              <w:sz w:val="28"/>
              <w:szCs w:val="28"/>
            </w:rPr>
            <w:delText>the</w:delText>
          </w:r>
        </w:del>
      </w:ins>
      <w:ins w:id="3200" w:author="Claire S" w:date="2026-06-02T17:46:00Z" w16du:dateUtc="2026-06-02T16:46:00Z">
        <w:del w:id="3201" w:author="Daisy Watt" w:date="2026-06-18T21:30:00Z" w16du:dateUtc="2026-06-18T20:30:00Z">
          <w:r w:rsidR="006F31B2" w:rsidDel="00207C6F">
            <w:rPr>
              <w:rFonts w:ascii="Cambria" w:hAnsi="Cambria"/>
              <w:sz w:val="28"/>
              <w:szCs w:val="28"/>
            </w:rPr>
            <w:delText xml:space="preserve"> new </w:delText>
          </w:r>
        </w:del>
      </w:ins>
      <w:ins w:id="3202" w:author="Claire S" w:date="2026-06-02T17:47:00Z" w16du:dateUtc="2026-06-02T16:47:00Z">
        <w:del w:id="3203" w:author="Daisy Watt" w:date="2026-06-18T21:30:00Z" w16du:dateUtc="2026-06-18T20:30:00Z">
          <w:r w:rsidR="006F31B2" w:rsidDel="00207C6F">
            <w:rPr>
              <w:rFonts w:ascii="Cambria" w:hAnsi="Cambria"/>
              <w:sz w:val="28"/>
              <w:szCs w:val="28"/>
            </w:rPr>
            <w:delText xml:space="preserve">Fifty Shades </w:delText>
          </w:r>
        </w:del>
      </w:ins>
      <w:ins w:id="3204" w:author="Claire S" w:date="2026-05-26T10:19:00Z" w16du:dateUtc="2026-05-26T09:19:00Z">
        <w:del w:id="3205" w:author="Daisy Watt" w:date="2026-06-18T21:30:00Z" w16du:dateUtc="2026-06-18T20:30:00Z">
          <w:r w:rsidR="006B7455" w:rsidDel="00207C6F">
            <w:rPr>
              <w:rFonts w:ascii="Cambria" w:hAnsi="Cambria"/>
              <w:sz w:val="28"/>
              <w:szCs w:val="28"/>
            </w:rPr>
            <w:delText>-</w:delText>
          </w:r>
        </w:del>
      </w:ins>
      <w:ins w:id="3206" w:author="Claire S" w:date="2026-05-26T09:31:00Z" w16du:dateUtc="2026-05-26T08:31:00Z">
        <w:del w:id="3207" w:author="Daisy Watt" w:date="2026-06-18T21:30:00Z" w16du:dateUtc="2026-06-18T20:30:00Z">
          <w:r w:rsidR="00F839A1" w:rsidDel="00207C6F">
            <w:rPr>
              <w:rFonts w:ascii="Cambria" w:hAnsi="Cambria"/>
              <w:sz w:val="28"/>
              <w:szCs w:val="28"/>
            </w:rPr>
            <w:delText>’</w:delText>
          </w:r>
        </w:del>
      </w:ins>
    </w:p>
    <w:p w14:paraId="13217783" w14:textId="4D3AEB85" w:rsidR="001F048D" w:rsidDel="00583934" w:rsidRDefault="001F048D" w:rsidP="00583934">
      <w:pPr>
        <w:spacing w:line="360" w:lineRule="auto"/>
        <w:ind w:firstLine="720"/>
        <w:contextualSpacing/>
        <w:rPr>
          <w:del w:id="3208" w:author="Daisy Watt" w:date="2026-06-18T21:30:00Z" w16du:dateUtc="2026-06-18T20:30:00Z"/>
          <w:rFonts w:ascii="Cambria" w:hAnsi="Cambria"/>
          <w:sz w:val="28"/>
          <w:szCs w:val="28"/>
        </w:rPr>
      </w:pPr>
      <w:ins w:id="3209" w:author="Claire S" w:date="2026-05-26T09:42:00Z" w16du:dateUtc="2026-05-26T08:42:00Z">
        <w:del w:id="3210" w:author="Daisy Watt" w:date="2026-06-18T21:30:00Z" w16du:dateUtc="2026-06-18T20:30:00Z">
          <w:r w:rsidDel="00207C6F">
            <w:rPr>
              <w:rFonts w:ascii="Cambria" w:hAnsi="Cambria"/>
              <w:sz w:val="28"/>
              <w:szCs w:val="28"/>
            </w:rPr>
            <w:delText xml:space="preserve">‘Very </w:delText>
          </w:r>
        </w:del>
      </w:ins>
      <w:ins w:id="3211" w:author="Claire S" w:date="2026-05-26T10:18:00Z" w16du:dateUtc="2026-05-26T09:18:00Z">
        <w:del w:id="3212" w:author="Daisy Watt" w:date="2026-06-18T21:30:00Z" w16du:dateUtc="2026-06-18T20:30:00Z">
          <w:r w:rsidR="006B7455" w:rsidDel="00207C6F">
            <w:rPr>
              <w:rFonts w:ascii="Cambria" w:hAnsi="Cambria"/>
              <w:sz w:val="28"/>
              <w:szCs w:val="28"/>
            </w:rPr>
            <w:delText>c</w:delText>
          </w:r>
        </w:del>
      </w:ins>
      <w:ins w:id="3213" w:author="Claire S" w:date="2026-05-26T10:19:00Z" w16du:dateUtc="2026-05-26T09:19:00Z">
        <w:del w:id="3214" w:author="Daisy Watt" w:date="2026-06-18T21:30:00Z" w16du:dateUtc="2026-06-18T20:30:00Z">
          <w:r w:rsidR="006B7455" w:rsidDel="00207C6F">
            <w:rPr>
              <w:rFonts w:ascii="Cambria" w:hAnsi="Cambria"/>
              <w:sz w:val="28"/>
              <w:szCs w:val="28"/>
            </w:rPr>
            <w:delText>lever</w:delText>
          </w:r>
        </w:del>
      </w:ins>
      <w:ins w:id="3215" w:author="Claire S" w:date="2026-05-26T09:43:00Z" w16du:dateUtc="2026-05-26T08:43:00Z">
        <w:del w:id="3216" w:author="Daisy Watt" w:date="2026-06-18T21:30:00Z" w16du:dateUtc="2026-06-18T20:30:00Z">
          <w:r w:rsidDel="00207C6F">
            <w:rPr>
              <w:rFonts w:ascii="Cambria" w:hAnsi="Cambria"/>
              <w:sz w:val="28"/>
              <w:szCs w:val="28"/>
            </w:rPr>
            <w:delText>,’ Dex massaged his temples.</w:delText>
          </w:r>
        </w:del>
      </w:ins>
      <w:ins w:id="3217" w:author="Claire S" w:date="2026-06-02T17:47:00Z" w16du:dateUtc="2026-06-02T16:47:00Z">
        <w:del w:id="3218" w:author="Daisy Watt" w:date="2026-06-18T21:30:00Z" w16du:dateUtc="2026-06-18T20:30:00Z">
          <w:r w:rsidR="00B65468" w:rsidDel="00207C6F">
            <w:rPr>
              <w:rFonts w:ascii="Cambria" w:hAnsi="Cambria"/>
              <w:sz w:val="28"/>
              <w:szCs w:val="28"/>
            </w:rPr>
            <w:delText xml:space="preserve"> </w:delText>
          </w:r>
          <w:r w:rsidR="00B65468" w:rsidDel="00583934">
            <w:rPr>
              <w:rFonts w:ascii="Cambria" w:hAnsi="Cambria"/>
              <w:sz w:val="28"/>
              <w:szCs w:val="28"/>
            </w:rPr>
            <w:delText xml:space="preserve">His phone </w:delText>
          </w:r>
        </w:del>
        <w:del w:id="3219" w:author="Daisy Watt" w:date="2026-06-18T21:29:00Z" w16du:dateUtc="2026-06-18T20:29:00Z">
          <w:r w:rsidR="00B65468" w:rsidDel="007D03B6">
            <w:rPr>
              <w:rFonts w:ascii="Cambria" w:hAnsi="Cambria"/>
              <w:sz w:val="28"/>
              <w:szCs w:val="28"/>
            </w:rPr>
            <w:delText>d</w:delText>
          </w:r>
        </w:del>
        <w:del w:id="3220" w:author="Daisy Watt" w:date="2026-06-18T21:30:00Z" w16du:dateUtc="2026-06-18T20:30:00Z">
          <w:r w:rsidR="00B65468" w:rsidDel="00583934">
            <w:rPr>
              <w:rFonts w:ascii="Cambria" w:hAnsi="Cambria"/>
              <w:sz w:val="28"/>
              <w:szCs w:val="28"/>
            </w:rPr>
            <w:delText>inged, and Savannah bit her lip</w:delText>
          </w:r>
        </w:del>
      </w:ins>
      <w:commentRangeEnd w:id="3177"/>
      <w:r w:rsidR="002A4923">
        <w:rPr>
          <w:rStyle w:val="CommentReference"/>
          <w:rFonts w:ascii="Cambria" w:hAnsi="Cambria"/>
          <w:sz w:val="28"/>
          <w:szCs w:val="28"/>
        </w:rPr>
        <w:commentReference w:id="3177"/>
      </w:r>
      <w:ins w:id="3221" w:author="Claire S" w:date="2026-06-02T17:47:00Z" w16du:dateUtc="2026-06-02T16:47:00Z">
        <w:del w:id="3222" w:author="Daisy Watt" w:date="2026-06-18T21:30:00Z" w16du:dateUtc="2026-06-18T20:30:00Z">
          <w:r w:rsidR="00B65468" w:rsidDel="00583934">
            <w:rPr>
              <w:rFonts w:ascii="Cambria" w:hAnsi="Cambria"/>
              <w:sz w:val="28"/>
              <w:szCs w:val="28"/>
            </w:rPr>
            <w:delText>.</w:delText>
          </w:r>
        </w:del>
      </w:ins>
    </w:p>
    <w:p w14:paraId="4C4F303A" w14:textId="77777777" w:rsidR="00583934" w:rsidRDefault="00583934" w:rsidP="00BD1D29">
      <w:pPr>
        <w:spacing w:line="360" w:lineRule="auto"/>
        <w:ind w:firstLine="720"/>
        <w:contextualSpacing/>
        <w:rPr>
          <w:ins w:id="3223" w:author="Daisy Watt" w:date="2026-06-18T21:30:00Z" w16du:dateUtc="2026-06-18T20:30:00Z"/>
          <w:rFonts w:ascii="Cambria" w:hAnsi="Cambria"/>
          <w:sz w:val="28"/>
          <w:szCs w:val="28"/>
        </w:rPr>
      </w:pPr>
    </w:p>
    <w:p w14:paraId="0DE59E30" w14:textId="18927A2B" w:rsidR="00EE1CBD" w:rsidRDefault="00060DE0" w:rsidP="00BD1D29">
      <w:pPr>
        <w:spacing w:line="360" w:lineRule="auto"/>
        <w:ind w:firstLine="720"/>
        <w:contextualSpacing/>
        <w:rPr>
          <w:ins w:id="3224" w:author="Claire S" w:date="2026-06-02T09:17:00Z" w16du:dateUtc="2026-06-02T08:17:00Z"/>
          <w:rFonts w:ascii="Cambria" w:hAnsi="Cambria"/>
          <w:sz w:val="28"/>
          <w:szCs w:val="28"/>
        </w:rPr>
      </w:pPr>
      <w:ins w:id="3225" w:author="Claire S" w:date="2026-05-26T09:02:00Z" w16du:dateUtc="2026-05-26T08:02:00Z">
        <w:r>
          <w:rPr>
            <w:rFonts w:ascii="Cambria" w:hAnsi="Cambria"/>
            <w:sz w:val="28"/>
            <w:szCs w:val="28"/>
          </w:rPr>
          <w:t>‘</w:t>
        </w:r>
      </w:ins>
      <w:ins w:id="3226" w:author="Claire S" w:date="2026-06-02T09:17:00Z" w16du:dateUtc="2026-06-02T08:17:00Z">
        <w:r w:rsidR="00C07EBE">
          <w:rPr>
            <w:rFonts w:ascii="Cambria" w:hAnsi="Cambria"/>
            <w:sz w:val="28"/>
            <w:szCs w:val="28"/>
          </w:rPr>
          <w:t>Gotta say,</w:t>
        </w:r>
      </w:ins>
      <w:ins w:id="3227" w:author="Claire S" w:date="2026-05-26T09:31:00Z" w16du:dateUtc="2026-05-26T08:31:00Z">
        <w:r w:rsidR="00F839A1">
          <w:rPr>
            <w:rFonts w:ascii="Cambria" w:hAnsi="Cambria"/>
            <w:sz w:val="28"/>
            <w:szCs w:val="28"/>
          </w:rPr>
          <w:t xml:space="preserve"> </w:t>
        </w:r>
      </w:ins>
      <w:ins w:id="3228" w:author="Claire S" w:date="2026-05-26T09:17:00Z" w16du:dateUtc="2026-05-26T08:17:00Z">
        <w:r w:rsidR="006739D7">
          <w:rPr>
            <w:rFonts w:ascii="Cambria" w:hAnsi="Cambria"/>
            <w:sz w:val="28"/>
            <w:szCs w:val="28"/>
          </w:rPr>
          <w:t>I</w:t>
        </w:r>
      </w:ins>
      <w:ins w:id="3229" w:author="Claire S" w:date="2026-06-02T09:17:00Z" w16du:dateUtc="2026-06-02T08:17:00Z">
        <w:r w:rsidR="00C07EBE">
          <w:rPr>
            <w:rFonts w:ascii="Cambria" w:hAnsi="Cambria"/>
            <w:sz w:val="28"/>
            <w:szCs w:val="28"/>
          </w:rPr>
          <w:t xml:space="preserve"> really</w:t>
        </w:r>
      </w:ins>
      <w:ins w:id="3230" w:author="Claire S" w:date="2026-05-26T09:17:00Z" w16du:dateUtc="2026-05-26T08:17:00Z">
        <w:r w:rsidR="006739D7">
          <w:rPr>
            <w:rFonts w:ascii="Cambria" w:hAnsi="Cambria"/>
            <w:sz w:val="28"/>
            <w:szCs w:val="28"/>
          </w:rPr>
          <w:t xml:space="preserve"> w</w:t>
        </w:r>
      </w:ins>
      <w:ins w:id="3231" w:author="Claire S" w:date="2026-05-26T09:02:00Z" w16du:dateUtc="2026-05-26T08:02:00Z">
        <w:r>
          <w:rPr>
            <w:rFonts w:ascii="Cambria" w:hAnsi="Cambria"/>
            <w:sz w:val="28"/>
            <w:szCs w:val="28"/>
          </w:rPr>
          <w:t xml:space="preserve">anna win something </w:t>
        </w:r>
        <w:del w:id="3232" w:author="Daisy Watt" w:date="2026-06-18T21:37:00Z" w16du:dateUtc="2026-06-18T20:37:00Z">
          <w:r w:rsidDel="0084102B">
            <w:rPr>
              <w:rFonts w:ascii="Cambria" w:hAnsi="Cambria"/>
              <w:sz w:val="28"/>
              <w:szCs w:val="28"/>
            </w:rPr>
            <w:delText xml:space="preserve">at the next </w:delText>
          </w:r>
        </w:del>
        <w:del w:id="3233" w:author="Daisy Watt" w:date="2026-06-18T21:30:00Z" w16du:dateUtc="2026-06-18T20:30:00Z">
          <w:r w:rsidDel="00583934">
            <w:rPr>
              <w:rFonts w:ascii="Cambria" w:hAnsi="Cambria"/>
              <w:sz w:val="28"/>
              <w:szCs w:val="28"/>
            </w:rPr>
            <w:delText>A</w:delText>
          </w:r>
        </w:del>
        <w:del w:id="3234" w:author="Daisy Watt" w:date="2026-06-18T21:37:00Z" w16du:dateUtc="2026-06-18T20:37:00Z">
          <w:r w:rsidDel="0084102B">
            <w:rPr>
              <w:rFonts w:ascii="Cambria" w:hAnsi="Cambria"/>
              <w:sz w:val="28"/>
              <w:szCs w:val="28"/>
            </w:rPr>
            <w:delText>wards</w:delText>
          </w:r>
        </w:del>
      </w:ins>
      <w:ins w:id="3235" w:author="Daisy Watt" w:date="2026-06-18T21:37:00Z" w16du:dateUtc="2026-06-18T20:37:00Z">
        <w:r w:rsidR="0084102B">
          <w:rPr>
            <w:rFonts w:ascii="Cambria" w:hAnsi="Cambria"/>
            <w:sz w:val="28"/>
            <w:szCs w:val="28"/>
          </w:rPr>
          <w:t>next year</w:t>
        </w:r>
      </w:ins>
      <w:ins w:id="3236" w:author="Daisy Watt" w:date="2026-06-18T21:30:00Z" w16du:dateUtc="2026-06-18T20:30:00Z">
        <w:r w:rsidR="00583934">
          <w:rPr>
            <w:rFonts w:ascii="Cambria" w:hAnsi="Cambria"/>
            <w:sz w:val="28"/>
            <w:szCs w:val="28"/>
          </w:rPr>
          <w:t>.</w:t>
        </w:r>
      </w:ins>
      <w:ins w:id="3237" w:author="Claire S" w:date="2026-05-26T09:02:00Z" w16du:dateUtc="2026-05-26T08:02:00Z">
        <w:del w:id="3238" w:author="Daisy Watt" w:date="2026-06-18T21:30:00Z" w16du:dateUtc="2026-06-18T20:30:00Z">
          <w:r w:rsidDel="00583934">
            <w:rPr>
              <w:rFonts w:ascii="Cambria" w:hAnsi="Cambria"/>
              <w:sz w:val="28"/>
              <w:szCs w:val="28"/>
            </w:rPr>
            <w:delText>,</w:delText>
          </w:r>
        </w:del>
        <w:r>
          <w:rPr>
            <w:rFonts w:ascii="Cambria" w:hAnsi="Cambria"/>
            <w:sz w:val="28"/>
            <w:szCs w:val="28"/>
          </w:rPr>
          <w:t>’</w:t>
        </w:r>
        <w:r w:rsidRPr="00CF0EFB">
          <w:rPr>
            <w:rFonts w:ascii="Cambria" w:hAnsi="Cambria"/>
            <w:sz w:val="28"/>
            <w:szCs w:val="28"/>
          </w:rPr>
          <w:t xml:space="preserve"> </w:t>
        </w:r>
        <w:r>
          <w:rPr>
            <w:rFonts w:ascii="Cambria" w:hAnsi="Cambria"/>
            <w:sz w:val="28"/>
            <w:szCs w:val="28"/>
          </w:rPr>
          <w:t xml:space="preserve">Rayne yawned widely, displaying </w:t>
        </w:r>
        <w:del w:id="3239" w:author="Daisy Watt" w:date="2026-06-18T21:30:00Z" w16du:dateUtc="2026-06-18T20:30:00Z">
          <w:r w:rsidRPr="00583934" w:rsidDel="00583934">
            <w:rPr>
              <w:rFonts w:ascii="Cambria" w:hAnsi="Cambria"/>
              <w:sz w:val="28"/>
              <w:szCs w:val="28"/>
              <w:highlight w:val="yellow"/>
              <w:rPrChange w:id="3240" w:author="Daisy Watt" w:date="2026-06-18T21:30:00Z" w16du:dateUtc="2026-06-18T20:30:00Z">
                <w:rPr>
                  <w:rFonts w:ascii="Cambria" w:hAnsi="Cambria"/>
                  <w:sz w:val="28"/>
                  <w:szCs w:val="28"/>
                </w:rPr>
              </w:rPrChange>
            </w:rPr>
            <w:delText>strong</w:delText>
          </w:r>
        </w:del>
      </w:ins>
      <w:ins w:id="3241" w:author="Daisy Watt" w:date="2026-06-18T21:30:00Z" w16du:dateUtc="2026-06-18T20:30:00Z">
        <w:r w:rsidR="00583934">
          <w:rPr>
            <w:rFonts w:ascii="Cambria" w:hAnsi="Cambria"/>
            <w:sz w:val="28"/>
            <w:szCs w:val="28"/>
          </w:rPr>
          <w:t>gleaming</w:t>
        </w:r>
      </w:ins>
      <w:ins w:id="3242" w:author="Claire S" w:date="2026-05-26T09:02:00Z" w16du:dateUtc="2026-05-26T08:02:00Z">
        <w:r>
          <w:rPr>
            <w:rFonts w:ascii="Cambria" w:hAnsi="Cambria"/>
            <w:sz w:val="28"/>
            <w:szCs w:val="28"/>
          </w:rPr>
          <w:t xml:space="preserve"> white teeth.</w:t>
        </w:r>
      </w:ins>
      <w:ins w:id="3243" w:author="Claire S" w:date="2026-05-26T09:22:00Z" w16du:dateUtc="2026-05-26T08:22:00Z">
        <w:r w:rsidR="00EE1CBD">
          <w:rPr>
            <w:rFonts w:ascii="Cambria" w:hAnsi="Cambria"/>
            <w:sz w:val="28"/>
            <w:szCs w:val="28"/>
          </w:rPr>
          <w:t xml:space="preserve"> ‘O</w:t>
        </w:r>
      </w:ins>
      <w:ins w:id="3244" w:author="Claire S" w:date="2026-06-02T09:17:00Z" w16du:dateUtc="2026-06-02T08:17:00Z">
        <w:r w:rsidR="00C07EBE">
          <w:rPr>
            <w:rFonts w:ascii="Cambria" w:hAnsi="Cambria"/>
            <w:sz w:val="28"/>
            <w:szCs w:val="28"/>
          </w:rPr>
          <w:t>r</w:t>
        </w:r>
      </w:ins>
      <w:ins w:id="3245" w:author="Claire S" w:date="2026-05-26T09:22:00Z" w16du:dateUtc="2026-05-26T08:22:00Z">
        <w:r w:rsidR="00EE1CBD">
          <w:rPr>
            <w:rFonts w:ascii="Cambria" w:hAnsi="Cambria"/>
            <w:sz w:val="28"/>
            <w:szCs w:val="28"/>
          </w:rPr>
          <w:t xml:space="preserve"> </w:t>
        </w:r>
      </w:ins>
      <w:ins w:id="3246" w:author="Claire S" w:date="2026-05-26T09:43:00Z" w16du:dateUtc="2026-05-26T08:43:00Z">
        <w:r w:rsidR="003A4B54">
          <w:rPr>
            <w:rFonts w:ascii="Cambria" w:hAnsi="Cambria"/>
            <w:sz w:val="28"/>
            <w:szCs w:val="28"/>
          </w:rPr>
          <w:t xml:space="preserve">it’s </w:t>
        </w:r>
      </w:ins>
      <w:ins w:id="3247" w:author="Claire S" w:date="2026-05-26T09:31:00Z" w16du:dateUtc="2026-05-26T08:31:00Z">
        <w:r w:rsidR="00F839A1">
          <w:rPr>
            <w:rFonts w:ascii="Cambria" w:hAnsi="Cambria"/>
            <w:sz w:val="28"/>
            <w:szCs w:val="28"/>
          </w:rPr>
          <w:t>just</w:t>
        </w:r>
      </w:ins>
      <w:ins w:id="3248" w:author="Claire S" w:date="2026-05-26T09:22:00Z" w16du:dateUtc="2026-05-26T08:22:00Z">
        <w:r w:rsidR="00EE1CBD">
          <w:rPr>
            <w:rFonts w:ascii="Cambria" w:hAnsi="Cambria"/>
            <w:sz w:val="28"/>
            <w:szCs w:val="28"/>
          </w:rPr>
          <w:t xml:space="preserve"> a waste of energy.’</w:t>
        </w:r>
      </w:ins>
    </w:p>
    <w:p w14:paraId="2704F3C0" w14:textId="2EBE9950" w:rsidR="00C07EBE" w:rsidRDefault="00C07EBE" w:rsidP="006739D7">
      <w:pPr>
        <w:spacing w:line="360" w:lineRule="auto"/>
        <w:ind w:firstLine="720"/>
        <w:contextualSpacing/>
        <w:rPr>
          <w:ins w:id="3249" w:author="Claire S" w:date="2026-05-26T09:22:00Z" w16du:dateUtc="2026-05-26T08:22:00Z"/>
          <w:rFonts w:ascii="Cambria" w:hAnsi="Cambria"/>
          <w:sz w:val="28"/>
          <w:szCs w:val="28"/>
        </w:rPr>
      </w:pPr>
      <w:ins w:id="3250" w:author="Claire S" w:date="2026-06-02T09:17:00Z" w16du:dateUtc="2026-06-02T08:17:00Z">
        <w:r>
          <w:rPr>
            <w:rFonts w:ascii="Cambria" w:hAnsi="Cambria"/>
            <w:sz w:val="28"/>
            <w:szCs w:val="28"/>
          </w:rPr>
          <w:t>‘You will,</w:t>
        </w:r>
        <w:r w:rsidR="003B3C6F">
          <w:rPr>
            <w:rFonts w:ascii="Cambria" w:hAnsi="Cambria"/>
            <w:sz w:val="28"/>
            <w:szCs w:val="28"/>
          </w:rPr>
          <w:t xml:space="preserve"> mate, don’t you worry.</w:t>
        </w:r>
        <w:r>
          <w:rPr>
            <w:rFonts w:ascii="Cambria" w:hAnsi="Cambria"/>
            <w:sz w:val="28"/>
            <w:szCs w:val="28"/>
          </w:rPr>
          <w:t xml:space="preserve">’ Dex managed to flash </w:t>
        </w:r>
        <w:r w:rsidR="003B3C6F">
          <w:rPr>
            <w:rFonts w:ascii="Cambria" w:hAnsi="Cambria"/>
            <w:sz w:val="28"/>
            <w:szCs w:val="28"/>
          </w:rPr>
          <w:t>the writer</w:t>
        </w:r>
        <w:r>
          <w:rPr>
            <w:rFonts w:ascii="Cambria" w:hAnsi="Cambria"/>
            <w:sz w:val="28"/>
            <w:szCs w:val="28"/>
          </w:rPr>
          <w:t xml:space="preserve"> a smile, which irritated Savannah more.  </w:t>
        </w:r>
      </w:ins>
    </w:p>
    <w:p w14:paraId="08B176D6" w14:textId="627688FB" w:rsidR="00060DE0" w:rsidRDefault="003B3C6F" w:rsidP="00F839A1">
      <w:pPr>
        <w:spacing w:line="360" w:lineRule="auto"/>
        <w:ind w:firstLine="720"/>
        <w:contextualSpacing/>
        <w:rPr>
          <w:ins w:id="3251" w:author="Claire S" w:date="2026-05-26T09:02:00Z" w16du:dateUtc="2026-05-26T08:02:00Z"/>
          <w:rFonts w:ascii="Cambria" w:hAnsi="Cambria"/>
          <w:sz w:val="28"/>
          <w:szCs w:val="28"/>
        </w:rPr>
      </w:pPr>
      <w:ins w:id="3252" w:author="Claire S" w:date="2026-06-02T09:17:00Z" w16du:dateUtc="2026-06-02T08:17:00Z">
        <w:r>
          <w:rPr>
            <w:rFonts w:ascii="Cambria" w:hAnsi="Cambria"/>
            <w:sz w:val="28"/>
            <w:szCs w:val="28"/>
          </w:rPr>
          <w:t>Rayne</w:t>
        </w:r>
      </w:ins>
      <w:ins w:id="3253" w:author="Claire S" w:date="2026-06-02T09:18:00Z" w16du:dateUtc="2026-06-02T08:18:00Z">
        <w:r>
          <w:rPr>
            <w:rFonts w:ascii="Cambria" w:hAnsi="Cambria"/>
            <w:sz w:val="28"/>
            <w:szCs w:val="28"/>
          </w:rPr>
          <w:t xml:space="preserve"> </w:t>
        </w:r>
      </w:ins>
      <w:ins w:id="3254" w:author="Claire S" w:date="2026-05-26T09:02:00Z" w16du:dateUtc="2026-05-26T08:02:00Z">
        <w:r w:rsidR="00060DE0">
          <w:rPr>
            <w:rFonts w:ascii="Cambria" w:hAnsi="Cambria"/>
            <w:sz w:val="28"/>
            <w:szCs w:val="28"/>
          </w:rPr>
          <w:t xml:space="preserve">was so successful already, </w:t>
        </w:r>
      </w:ins>
      <w:ins w:id="3255" w:author="Claire S" w:date="2026-06-02T17:47:00Z" w16du:dateUtc="2026-06-02T16:47:00Z">
        <w:r w:rsidR="00B65468">
          <w:rPr>
            <w:rFonts w:ascii="Cambria" w:hAnsi="Cambria"/>
            <w:sz w:val="28"/>
            <w:szCs w:val="28"/>
          </w:rPr>
          <w:t>she</w:t>
        </w:r>
      </w:ins>
      <w:ins w:id="3256" w:author="Claire S" w:date="2026-05-26T09:02:00Z" w16du:dateUtc="2026-05-26T08:02:00Z">
        <w:r w:rsidR="00060DE0">
          <w:rPr>
            <w:rFonts w:ascii="Cambria" w:hAnsi="Cambria"/>
            <w:sz w:val="28"/>
            <w:szCs w:val="28"/>
          </w:rPr>
          <w:t xml:space="preserve"> thought</w:t>
        </w:r>
      </w:ins>
      <w:ins w:id="3257" w:author="Daisy Watt" w:date="2026-06-18T21:37:00Z" w16du:dateUtc="2026-06-18T20:37:00Z">
        <w:r w:rsidR="00A3243F">
          <w:rPr>
            <w:rFonts w:ascii="Cambria" w:hAnsi="Cambria"/>
            <w:sz w:val="28"/>
            <w:szCs w:val="28"/>
          </w:rPr>
          <w:t>.</w:t>
        </w:r>
      </w:ins>
      <w:ins w:id="3258" w:author="Claire S" w:date="2026-05-26T09:02:00Z" w16du:dateUtc="2026-05-26T08:02:00Z">
        <w:del w:id="3259" w:author="Daisy Watt" w:date="2026-06-18T21:37:00Z" w16du:dateUtc="2026-06-18T20:37:00Z">
          <w:r w:rsidR="00060DE0" w:rsidDel="00A3243F">
            <w:rPr>
              <w:rFonts w:ascii="Cambria" w:hAnsi="Cambria"/>
              <w:sz w:val="28"/>
              <w:szCs w:val="28"/>
            </w:rPr>
            <w:delText>,</w:delText>
          </w:r>
        </w:del>
        <w:r w:rsidR="00060DE0">
          <w:rPr>
            <w:rFonts w:ascii="Cambria" w:hAnsi="Cambria"/>
            <w:sz w:val="28"/>
            <w:szCs w:val="28"/>
          </w:rPr>
          <w:t xml:space="preserve"> </w:t>
        </w:r>
      </w:ins>
      <w:ins w:id="3260" w:author="Daisy Watt" w:date="2026-06-18T21:37:00Z" w16du:dateUtc="2026-06-18T20:37:00Z">
        <w:r w:rsidR="00A3243F">
          <w:rPr>
            <w:rFonts w:ascii="Cambria" w:hAnsi="Cambria"/>
            <w:sz w:val="28"/>
            <w:szCs w:val="28"/>
          </w:rPr>
          <w:t>W</w:t>
        </w:r>
      </w:ins>
      <w:ins w:id="3261" w:author="Claire S" w:date="2026-05-26T09:02:00Z" w16du:dateUtc="2026-05-26T08:02:00Z">
        <w:del w:id="3262" w:author="Daisy Watt" w:date="2026-06-18T21:37:00Z" w16du:dateUtc="2026-06-18T20:37:00Z">
          <w:r w:rsidR="00060DE0" w:rsidDel="00A3243F">
            <w:rPr>
              <w:rFonts w:ascii="Cambria" w:hAnsi="Cambria"/>
              <w:sz w:val="28"/>
              <w:szCs w:val="28"/>
            </w:rPr>
            <w:delText>w</w:delText>
          </w:r>
        </w:del>
        <w:r w:rsidR="00060DE0">
          <w:rPr>
            <w:rFonts w:ascii="Cambria" w:hAnsi="Cambria"/>
            <w:sz w:val="28"/>
            <w:szCs w:val="28"/>
          </w:rPr>
          <w:t xml:space="preserve">hat did one little prize matter? </w:t>
        </w:r>
        <w:del w:id="3263" w:author="Daisy Watt" w:date="2026-06-18T21:32:00Z" w16du:dateUtc="2026-06-18T20:32:00Z">
          <w:r w:rsidR="00060DE0" w:rsidDel="000329DF">
            <w:rPr>
              <w:rFonts w:ascii="Cambria" w:hAnsi="Cambria"/>
              <w:sz w:val="28"/>
              <w:szCs w:val="28"/>
            </w:rPr>
            <w:delText xml:space="preserve"> </w:delText>
          </w:r>
        </w:del>
      </w:ins>
      <w:ins w:id="3264" w:author="Claire S" w:date="2026-06-02T17:47:00Z" w16du:dateUtc="2026-06-02T16:47:00Z">
        <w:r w:rsidR="00B65468">
          <w:rPr>
            <w:rFonts w:ascii="Cambria" w:hAnsi="Cambria"/>
            <w:sz w:val="28"/>
            <w:szCs w:val="28"/>
          </w:rPr>
          <w:t>But a</w:t>
        </w:r>
      </w:ins>
      <w:ins w:id="3265" w:author="Claire S" w:date="2026-05-26T09:02:00Z" w16du:dateUtc="2026-05-26T08:02:00Z">
        <w:r w:rsidR="00060DE0">
          <w:rPr>
            <w:rFonts w:ascii="Cambria" w:hAnsi="Cambria"/>
            <w:sz w:val="28"/>
            <w:szCs w:val="28"/>
          </w:rPr>
          <w:t>uthors were a</w:t>
        </w:r>
      </w:ins>
      <w:ins w:id="3266" w:author="Daisy Watt" w:date="2026-06-18T21:32:00Z" w16du:dateUtc="2026-06-18T20:32:00Z">
        <w:r w:rsidR="000329DF">
          <w:rPr>
            <w:rFonts w:ascii="Cambria" w:hAnsi="Cambria"/>
            <w:sz w:val="28"/>
            <w:szCs w:val="28"/>
          </w:rPr>
          <w:t xml:space="preserve"> </w:t>
        </w:r>
      </w:ins>
      <w:ins w:id="3267" w:author="Claire S" w:date="2026-05-26T09:02:00Z" w16du:dateUtc="2026-05-26T08:02:00Z">
        <w:del w:id="3268" w:author="Daisy Watt" w:date="2026-06-18T21:32:00Z" w16du:dateUtc="2026-06-18T20:32:00Z">
          <w:r w:rsidR="00060DE0" w:rsidDel="000329DF">
            <w:rPr>
              <w:rFonts w:ascii="Cambria" w:hAnsi="Cambria"/>
              <w:sz w:val="28"/>
              <w:szCs w:val="28"/>
            </w:rPr>
            <w:delText xml:space="preserve"> </w:delText>
          </w:r>
          <w:r w:rsidR="00060DE0" w:rsidRPr="000329DF" w:rsidDel="000329DF">
            <w:rPr>
              <w:rFonts w:ascii="Cambria" w:hAnsi="Cambria"/>
              <w:sz w:val="28"/>
              <w:szCs w:val="28"/>
              <w:highlight w:val="yellow"/>
              <w:rPrChange w:id="3269" w:author="Daisy Watt" w:date="2026-06-18T21:32:00Z" w16du:dateUtc="2026-06-18T20:32:00Z">
                <w:rPr>
                  <w:rFonts w:ascii="Cambria" w:hAnsi="Cambria"/>
                  <w:sz w:val="28"/>
                  <w:szCs w:val="28"/>
                </w:rPr>
              </w:rPrChange>
            </w:rPr>
            <w:delText>weird</w:delText>
          </w:r>
          <w:r w:rsidR="00060DE0" w:rsidDel="000329DF">
            <w:rPr>
              <w:rFonts w:ascii="Cambria" w:hAnsi="Cambria"/>
              <w:sz w:val="28"/>
              <w:szCs w:val="28"/>
            </w:rPr>
            <w:delText xml:space="preserve">, </w:delText>
          </w:r>
        </w:del>
        <w:r w:rsidR="00060DE0">
          <w:rPr>
            <w:rFonts w:ascii="Cambria" w:hAnsi="Cambria"/>
            <w:sz w:val="28"/>
            <w:szCs w:val="28"/>
          </w:rPr>
          <w:t xml:space="preserve">needy breed; horribly sensitive and </w:t>
        </w:r>
        <w:r w:rsidR="00060DE0" w:rsidRPr="00414B59">
          <w:rPr>
            <w:rFonts w:ascii="Cambria" w:hAnsi="Cambria"/>
            <w:sz w:val="28"/>
            <w:szCs w:val="28"/>
          </w:rPr>
          <w:t>ego-ridden</w:t>
        </w:r>
      </w:ins>
      <w:ins w:id="3270" w:author="Daisy Watt" w:date="2026-06-18T21:37:00Z" w16du:dateUtc="2026-06-18T20:37:00Z">
        <w:r w:rsidR="00A3243F">
          <w:rPr>
            <w:rFonts w:ascii="Cambria" w:hAnsi="Cambria"/>
            <w:sz w:val="28"/>
            <w:szCs w:val="28"/>
          </w:rPr>
          <w:t>,</w:t>
        </w:r>
      </w:ins>
      <w:ins w:id="3271" w:author="Claire S" w:date="2026-05-26T09:02:00Z" w16du:dateUtc="2026-05-26T08:02:00Z">
        <w:del w:id="3272" w:author="Daisy Watt" w:date="2026-06-18T21:37:00Z" w16du:dateUtc="2026-06-18T20:37:00Z">
          <w:r w:rsidR="00060DE0" w:rsidDel="00A3243F">
            <w:rPr>
              <w:rFonts w:ascii="Cambria" w:hAnsi="Cambria"/>
              <w:sz w:val="28"/>
              <w:szCs w:val="28"/>
            </w:rPr>
            <w:delText>;</w:delText>
          </w:r>
        </w:del>
        <w:r w:rsidR="00060DE0">
          <w:rPr>
            <w:rFonts w:ascii="Cambria" w:hAnsi="Cambria"/>
            <w:sz w:val="28"/>
            <w:szCs w:val="28"/>
          </w:rPr>
          <w:t xml:space="preserve"> </w:t>
        </w:r>
      </w:ins>
      <w:ins w:id="3273" w:author="Claire S" w:date="2026-06-02T17:47:00Z" w16du:dateUtc="2026-06-02T16:47:00Z">
        <w:r w:rsidR="00B65468">
          <w:rPr>
            <w:rFonts w:ascii="Cambria" w:hAnsi="Cambria"/>
            <w:sz w:val="28"/>
            <w:szCs w:val="28"/>
          </w:rPr>
          <w:t>always</w:t>
        </w:r>
      </w:ins>
      <w:ins w:id="3274" w:author="Claire S" w:date="2026-05-26T09:02:00Z" w16du:dateUtc="2026-05-26T08:02:00Z">
        <w:r w:rsidR="00060DE0">
          <w:rPr>
            <w:rFonts w:ascii="Cambria" w:hAnsi="Cambria"/>
            <w:sz w:val="28"/>
            <w:szCs w:val="28"/>
          </w:rPr>
          <w:t xml:space="preserve"> bang</w:t>
        </w:r>
      </w:ins>
      <w:ins w:id="3275" w:author="Claire S" w:date="2026-06-02T17:47:00Z" w16du:dateUtc="2026-06-02T16:47:00Z">
        <w:r w:rsidR="00B65468">
          <w:rPr>
            <w:rFonts w:ascii="Cambria" w:hAnsi="Cambria"/>
            <w:sz w:val="28"/>
            <w:szCs w:val="28"/>
          </w:rPr>
          <w:t>ing</w:t>
        </w:r>
      </w:ins>
      <w:ins w:id="3276" w:author="Claire S" w:date="2026-05-26T09:02:00Z" w16du:dateUtc="2026-05-26T08:02:00Z">
        <w:r w:rsidR="00060DE0">
          <w:rPr>
            <w:rFonts w:ascii="Cambria" w:hAnsi="Cambria"/>
            <w:sz w:val="28"/>
            <w:szCs w:val="28"/>
          </w:rPr>
          <w:t xml:space="preserve"> on about themselves and their boring books. </w:t>
        </w:r>
        <w:del w:id="3277" w:author="Daisy Watt" w:date="2026-06-18T21:32:00Z" w16du:dateUtc="2026-06-18T20:32:00Z">
          <w:r w:rsidR="00060DE0" w:rsidDel="00FD2F21">
            <w:rPr>
              <w:rFonts w:ascii="Cambria" w:hAnsi="Cambria"/>
              <w:sz w:val="28"/>
              <w:szCs w:val="28"/>
            </w:rPr>
            <w:delText xml:space="preserve"> </w:delText>
          </w:r>
        </w:del>
        <w:r w:rsidR="00060DE0">
          <w:rPr>
            <w:rFonts w:ascii="Cambria" w:hAnsi="Cambria"/>
            <w:sz w:val="28"/>
            <w:szCs w:val="28"/>
          </w:rPr>
          <w:t xml:space="preserve">For all her publishing lineage, Savannah </w:t>
        </w:r>
      </w:ins>
      <w:commentRangeStart w:id="3278"/>
      <w:ins w:id="3279" w:author="Daisy Watt" w:date="2026-06-18T21:38:00Z" w16du:dateUtc="2026-06-18T20:38:00Z">
        <w:r w:rsidR="00A3243F">
          <w:rPr>
            <w:rFonts w:ascii="Cambria" w:hAnsi="Cambria"/>
            <w:sz w:val="28"/>
            <w:szCs w:val="28"/>
          </w:rPr>
          <w:t xml:space="preserve">secretly </w:t>
        </w:r>
      </w:ins>
      <w:commentRangeEnd w:id="3278"/>
      <w:r w:rsidR="00A407FE">
        <w:rPr>
          <w:rStyle w:val="CommentReference"/>
          <w:rFonts w:ascii="Cambria" w:hAnsi="Cambria"/>
          <w:sz w:val="28"/>
          <w:szCs w:val="28"/>
        </w:rPr>
        <w:commentReference w:id="3278"/>
      </w:r>
      <w:ins w:id="3280" w:author="Claire S" w:date="2026-05-26T09:02:00Z" w16du:dateUtc="2026-05-26T08:02:00Z">
        <w:r w:rsidR="00060DE0">
          <w:rPr>
            <w:rFonts w:ascii="Cambria" w:hAnsi="Cambria"/>
            <w:sz w:val="28"/>
            <w:szCs w:val="28"/>
          </w:rPr>
          <w:t xml:space="preserve">detested reading </w:t>
        </w:r>
        <w:del w:id="3281" w:author="Daisy Watt" w:date="2026-06-18T21:38:00Z" w16du:dateUtc="2026-06-18T20:38:00Z">
          <w:r w:rsidR="00060DE0" w:rsidDel="00A3243F">
            <w:rPr>
              <w:rFonts w:ascii="Cambria" w:hAnsi="Cambria"/>
              <w:sz w:val="28"/>
              <w:szCs w:val="28"/>
            </w:rPr>
            <w:delText>-</w:delText>
          </w:r>
        </w:del>
      </w:ins>
      <w:ins w:id="3282" w:author="Daisy Watt" w:date="2026-06-18T21:38:00Z" w16du:dateUtc="2026-06-18T20:38:00Z">
        <w:r w:rsidR="00A3243F">
          <w:rPr>
            <w:rFonts w:ascii="Cambria" w:hAnsi="Cambria"/>
            <w:sz w:val="28"/>
            <w:szCs w:val="28"/>
          </w:rPr>
          <w:t>–</w:t>
        </w:r>
      </w:ins>
      <w:ins w:id="3283" w:author="Claire S" w:date="2026-05-26T09:02:00Z" w16du:dateUtc="2026-05-26T08:02:00Z">
        <w:r w:rsidR="00060DE0">
          <w:rPr>
            <w:rFonts w:ascii="Cambria" w:hAnsi="Cambria"/>
            <w:sz w:val="28"/>
            <w:szCs w:val="28"/>
          </w:rPr>
          <w:t xml:space="preserve"> the odd </w:t>
        </w:r>
        <w:r w:rsidR="00060DE0" w:rsidRPr="0066063F">
          <w:rPr>
            <w:rFonts w:ascii="Cambria" w:hAnsi="Cambria"/>
            <w:i/>
            <w:iCs/>
            <w:sz w:val="28"/>
            <w:szCs w:val="28"/>
          </w:rPr>
          <w:t>Sweet Valley High</w:t>
        </w:r>
        <w:r w:rsidR="00060DE0">
          <w:rPr>
            <w:rFonts w:ascii="Cambria" w:hAnsi="Cambria"/>
            <w:sz w:val="28"/>
            <w:szCs w:val="28"/>
          </w:rPr>
          <w:t xml:space="preserve">, maybe, as a kid; </w:t>
        </w:r>
        <w:r w:rsidR="00060DE0" w:rsidRPr="00106536">
          <w:rPr>
            <w:rFonts w:ascii="Cambria" w:hAnsi="Cambria"/>
            <w:i/>
            <w:iCs/>
            <w:sz w:val="28"/>
            <w:szCs w:val="28"/>
          </w:rPr>
          <w:t>Black Beauty</w:t>
        </w:r>
        <w:r w:rsidR="00060DE0">
          <w:rPr>
            <w:rFonts w:ascii="Cambria" w:hAnsi="Cambria"/>
            <w:sz w:val="28"/>
            <w:szCs w:val="28"/>
          </w:rPr>
          <w:t xml:space="preserve"> as an audiobook</w:t>
        </w:r>
      </w:ins>
      <w:ins w:id="3284" w:author="Daisy Watt" w:date="2026-06-18T21:38:00Z" w16du:dateUtc="2026-06-18T20:38:00Z">
        <w:r w:rsidR="00A407FE">
          <w:rPr>
            <w:rFonts w:ascii="Cambria" w:hAnsi="Cambria"/>
            <w:sz w:val="28"/>
            <w:szCs w:val="28"/>
          </w:rPr>
          <w:t>,</w:t>
        </w:r>
      </w:ins>
      <w:ins w:id="3285" w:author="Claire S" w:date="2026-05-26T09:02:00Z" w16du:dateUtc="2026-05-26T08:02:00Z">
        <w:r w:rsidR="00060DE0">
          <w:rPr>
            <w:rFonts w:ascii="Cambria" w:hAnsi="Cambria"/>
            <w:sz w:val="28"/>
            <w:szCs w:val="28"/>
          </w:rPr>
          <w:t xml:space="preserve"> at a push. Dogs and horses </w:t>
        </w:r>
        <w:del w:id="3286" w:author="Daisy Watt" w:date="2026-06-18T21:39:00Z" w16du:dateUtc="2026-06-18T20:39:00Z">
          <w:r w:rsidR="00060DE0" w:rsidDel="00E26172">
            <w:rPr>
              <w:rFonts w:ascii="Cambria" w:hAnsi="Cambria"/>
              <w:sz w:val="28"/>
              <w:szCs w:val="28"/>
            </w:rPr>
            <w:delText>were</w:delText>
          </w:r>
        </w:del>
      </w:ins>
      <w:ins w:id="3287" w:author="Daisy Watt" w:date="2026-06-18T21:39:00Z" w16du:dateUtc="2026-06-18T20:39:00Z">
        <w:r w:rsidR="00E26172">
          <w:rPr>
            <w:rFonts w:ascii="Cambria" w:hAnsi="Cambria"/>
            <w:sz w:val="28"/>
            <w:szCs w:val="28"/>
          </w:rPr>
          <w:t>had been</w:t>
        </w:r>
      </w:ins>
      <w:ins w:id="3288" w:author="Claire S" w:date="2026-05-26T09:02:00Z" w16du:dateUtc="2026-05-26T08:02:00Z">
        <w:r w:rsidR="00060DE0">
          <w:rPr>
            <w:rFonts w:ascii="Cambria" w:hAnsi="Cambria"/>
            <w:sz w:val="28"/>
            <w:szCs w:val="28"/>
          </w:rPr>
          <w:t xml:space="preserve"> far more her thing</w:t>
        </w:r>
      </w:ins>
      <w:ins w:id="3289" w:author="Daisy Watt" w:date="2026-06-18T21:39:00Z" w16du:dateUtc="2026-06-18T20:39:00Z">
        <w:r w:rsidR="00AF590D">
          <w:rPr>
            <w:rFonts w:ascii="Cambria" w:hAnsi="Cambria"/>
            <w:sz w:val="28"/>
            <w:szCs w:val="28"/>
          </w:rPr>
          <w:t xml:space="preserve"> –</w:t>
        </w:r>
      </w:ins>
      <w:ins w:id="3290" w:author="Claire S" w:date="2026-05-26T09:02:00Z" w16du:dateUtc="2026-05-26T08:02:00Z">
        <w:del w:id="3291" w:author="Daisy Watt" w:date="2026-06-18T21:39:00Z" w16du:dateUtc="2026-06-18T20:39:00Z">
          <w:r w:rsidR="00060DE0" w:rsidDel="00AF590D">
            <w:rPr>
              <w:rFonts w:ascii="Cambria" w:hAnsi="Cambria"/>
              <w:sz w:val="28"/>
              <w:szCs w:val="28"/>
            </w:rPr>
            <w:delText>;</w:delText>
          </w:r>
        </w:del>
        <w:r w:rsidR="00060DE0">
          <w:rPr>
            <w:rFonts w:ascii="Cambria" w:hAnsi="Cambria"/>
            <w:sz w:val="28"/>
            <w:szCs w:val="28"/>
          </w:rPr>
          <w:t xml:space="preserve"> replaced by boys, holidays and designer clothes as she grew up. </w:t>
        </w:r>
      </w:ins>
    </w:p>
    <w:p w14:paraId="1B28AF36" w14:textId="003BA5A5" w:rsidR="00060DE0" w:rsidRDefault="00060DE0" w:rsidP="00060DE0">
      <w:pPr>
        <w:spacing w:line="360" w:lineRule="auto"/>
        <w:ind w:firstLine="720"/>
        <w:contextualSpacing/>
        <w:rPr>
          <w:ins w:id="3292" w:author="Claire S" w:date="2026-05-26T09:02:00Z" w16du:dateUtc="2026-05-26T08:02:00Z"/>
          <w:rFonts w:ascii="Cambria" w:hAnsi="Cambria"/>
          <w:sz w:val="28"/>
          <w:szCs w:val="28"/>
        </w:rPr>
      </w:pPr>
      <w:commentRangeStart w:id="3293"/>
      <w:ins w:id="3294" w:author="Claire S" w:date="2026-05-26T09:02:00Z" w16du:dateUtc="2026-05-26T08:02:00Z">
        <w:r>
          <w:rPr>
            <w:rFonts w:ascii="Cambria" w:hAnsi="Cambria"/>
            <w:sz w:val="28"/>
            <w:szCs w:val="28"/>
          </w:rPr>
          <w:t>‘</w:t>
        </w:r>
        <w:del w:id="3295" w:author="Daisy Watt" w:date="2026-06-18T21:39:00Z" w16du:dateUtc="2026-06-18T20:39:00Z">
          <w:r w:rsidDel="00E26172">
            <w:rPr>
              <w:rFonts w:ascii="Cambria" w:hAnsi="Cambria"/>
              <w:sz w:val="28"/>
              <w:szCs w:val="28"/>
            </w:rPr>
            <w:delText>His</w:delText>
          </w:r>
        </w:del>
      </w:ins>
      <w:ins w:id="3296" w:author="Claire S" w:date="2026-07-20T11:37:00Z" w16du:dateUtc="2026-07-20T10:37:00Z">
        <w:r w:rsidR="00F7150A">
          <w:rPr>
            <w:rFonts w:ascii="Cambria" w:hAnsi="Cambria"/>
            <w:sz w:val="28"/>
            <w:szCs w:val="28"/>
          </w:rPr>
          <w:t>Rayne’s one of the few willing to put his money where his mouth is.</w:t>
        </w:r>
      </w:ins>
      <w:ins w:id="3297" w:author="Daisy Watt" w:date="2026-06-18T21:39:00Z" w16du:dateUtc="2026-06-18T20:39:00Z">
        <w:del w:id="3298" w:author="Claire S" w:date="2026-07-20T11:37:00Z" w16du:dateUtc="2026-07-20T10:37:00Z">
          <w:r w:rsidR="00E26172" w:rsidDel="00F7150A">
            <w:rPr>
              <w:rFonts w:ascii="Cambria" w:hAnsi="Cambria"/>
              <w:sz w:val="28"/>
              <w:szCs w:val="28"/>
            </w:rPr>
            <w:delText>Rayne’s</w:delText>
          </w:r>
        </w:del>
      </w:ins>
      <w:ins w:id="3299" w:author="Claire S" w:date="2026-05-26T09:02:00Z" w16du:dateUtc="2026-05-26T08:02:00Z">
        <w:r>
          <w:rPr>
            <w:rFonts w:ascii="Cambria" w:hAnsi="Cambria"/>
            <w:sz w:val="28"/>
            <w:szCs w:val="28"/>
          </w:rPr>
          <w:t>’ Dex had told Savannah</w:t>
        </w:r>
      </w:ins>
      <w:ins w:id="3300" w:author="Claire S" w:date="2026-05-26T09:22:00Z" w16du:dateUtc="2026-05-26T08:22:00Z">
        <w:r w:rsidR="0085498A">
          <w:rPr>
            <w:rFonts w:ascii="Cambria" w:hAnsi="Cambria"/>
            <w:sz w:val="28"/>
            <w:szCs w:val="28"/>
          </w:rPr>
          <w:t xml:space="preserve"> recently</w:t>
        </w:r>
      </w:ins>
      <w:ins w:id="3301" w:author="Claire S" w:date="2026-07-20T11:37:00Z" w16du:dateUtc="2026-07-20T10:37:00Z">
        <w:r w:rsidR="00F7150A">
          <w:rPr>
            <w:rFonts w:ascii="Cambria" w:hAnsi="Cambria"/>
            <w:sz w:val="28"/>
            <w:szCs w:val="28"/>
          </w:rPr>
          <w:t>; his</w:t>
        </w:r>
      </w:ins>
      <w:ins w:id="3302" w:author="Claire S" w:date="2026-05-26T09:02:00Z" w16du:dateUtc="2026-05-26T08:02:00Z">
        <w:r>
          <w:rPr>
            <w:rFonts w:ascii="Cambria" w:hAnsi="Cambria"/>
            <w:sz w:val="28"/>
            <w:szCs w:val="28"/>
          </w:rPr>
          <w:t xml:space="preserve"> idea </w:t>
        </w:r>
      </w:ins>
      <w:ins w:id="3303" w:author="Claire S" w:date="2026-07-20T11:37:00Z" w16du:dateUtc="2026-07-20T10:37:00Z">
        <w:r w:rsidR="00F7150A">
          <w:rPr>
            <w:rFonts w:ascii="Cambria" w:hAnsi="Cambria"/>
            <w:sz w:val="28"/>
            <w:szCs w:val="28"/>
          </w:rPr>
          <w:t>being</w:t>
        </w:r>
      </w:ins>
      <w:ins w:id="3304" w:author="Claire S" w:date="2026-05-26T09:02:00Z" w16du:dateUtc="2026-05-26T08:02:00Z">
        <w:r>
          <w:rPr>
            <w:rFonts w:ascii="Cambria" w:hAnsi="Cambria"/>
            <w:sz w:val="28"/>
            <w:szCs w:val="28"/>
          </w:rPr>
          <w:t xml:space="preserve"> to use Rayne’s macho </w:t>
        </w:r>
        <w:del w:id="3305" w:author="Daisy Watt" w:date="2026-06-18T21:41:00Z" w16du:dateUtc="2026-06-18T20:41:00Z">
          <w:r w:rsidDel="0029074E">
            <w:rPr>
              <w:rFonts w:ascii="Cambria" w:hAnsi="Cambria"/>
              <w:sz w:val="28"/>
              <w:szCs w:val="28"/>
            </w:rPr>
            <w:delText>‘</w:delText>
          </w:r>
        </w:del>
        <w:r>
          <w:rPr>
            <w:rFonts w:ascii="Cambria" w:hAnsi="Cambria"/>
            <w:sz w:val="28"/>
            <w:szCs w:val="28"/>
          </w:rPr>
          <w:t>brand</w:t>
        </w:r>
        <w:del w:id="3306" w:author="Daisy Watt" w:date="2026-06-18T21:41:00Z" w16du:dateUtc="2026-06-18T20:41:00Z">
          <w:r w:rsidDel="0029074E">
            <w:rPr>
              <w:rFonts w:ascii="Cambria" w:hAnsi="Cambria"/>
              <w:sz w:val="28"/>
              <w:szCs w:val="28"/>
            </w:rPr>
            <w:delText>’</w:delText>
          </w:r>
        </w:del>
        <w:r>
          <w:rPr>
            <w:rFonts w:ascii="Cambria" w:hAnsi="Cambria"/>
            <w:sz w:val="28"/>
            <w:szCs w:val="28"/>
          </w:rPr>
          <w:t xml:space="preserve"> to fight toxic masculinity</w:t>
        </w:r>
      </w:ins>
      <w:ins w:id="3307" w:author="Claire S" w:date="2026-07-20T11:38:00Z" w16du:dateUtc="2026-07-20T10:38:00Z">
        <w:r w:rsidR="00F7150A">
          <w:rPr>
            <w:rFonts w:ascii="Cambria" w:hAnsi="Cambria"/>
            <w:sz w:val="28"/>
            <w:szCs w:val="28"/>
          </w:rPr>
          <w:t>.  Honestly, it all</w:t>
        </w:r>
      </w:ins>
      <w:ins w:id="3308" w:author="Claire S" w:date="2026-07-20T11:37:00Z" w16du:dateUtc="2026-07-20T10:37:00Z">
        <w:r w:rsidR="00F7150A">
          <w:rPr>
            <w:rFonts w:ascii="Cambria" w:hAnsi="Cambria"/>
            <w:sz w:val="28"/>
            <w:szCs w:val="28"/>
          </w:rPr>
          <w:t xml:space="preserve"> just bored Savannah.</w:t>
        </w:r>
      </w:ins>
      <w:ins w:id="3309" w:author="Claire S" w:date="2026-05-26T09:02:00Z" w16du:dateUtc="2026-05-26T08:02:00Z">
        <w:r>
          <w:rPr>
            <w:rFonts w:ascii="Cambria" w:hAnsi="Cambria"/>
            <w:sz w:val="28"/>
            <w:szCs w:val="28"/>
          </w:rPr>
          <w:t xml:space="preserve"> </w:t>
        </w:r>
      </w:ins>
      <w:commentRangeEnd w:id="3293"/>
      <w:r w:rsidR="0029074E">
        <w:rPr>
          <w:rStyle w:val="CommentReference"/>
          <w:rFonts w:ascii="Cambria" w:hAnsi="Cambria"/>
          <w:sz w:val="28"/>
          <w:szCs w:val="28"/>
        </w:rPr>
        <w:commentReference w:id="3293"/>
      </w:r>
    </w:p>
    <w:p w14:paraId="02D65854" w14:textId="3F3FDC2C" w:rsidR="00060DE0" w:rsidRDefault="00060DE0" w:rsidP="00060DE0">
      <w:pPr>
        <w:spacing w:line="360" w:lineRule="auto"/>
        <w:ind w:firstLine="720"/>
        <w:contextualSpacing/>
        <w:rPr>
          <w:ins w:id="3310" w:author="Claire S" w:date="2026-05-26T09:02:00Z" w16du:dateUtc="2026-05-26T08:02:00Z"/>
          <w:rFonts w:ascii="Cambria" w:hAnsi="Cambria"/>
          <w:sz w:val="28"/>
          <w:szCs w:val="28"/>
        </w:rPr>
      </w:pPr>
      <w:ins w:id="3311" w:author="Claire S" w:date="2026-05-26T09:02:00Z" w16du:dateUtc="2026-05-26T08:02:00Z">
        <w:r>
          <w:rPr>
            <w:rFonts w:ascii="Cambria" w:hAnsi="Cambria"/>
            <w:sz w:val="28"/>
            <w:szCs w:val="28"/>
          </w:rPr>
          <w:t>‘</w:t>
        </w:r>
      </w:ins>
      <w:ins w:id="3312" w:author="Claire S" w:date="2026-07-20T11:38:00Z" w16du:dateUtc="2026-07-20T10:38:00Z">
        <w:r w:rsidR="00F7150A">
          <w:rPr>
            <w:rFonts w:ascii="Cambria" w:hAnsi="Cambria"/>
            <w:sz w:val="28"/>
            <w:szCs w:val="28"/>
          </w:rPr>
          <w:t xml:space="preserve">They </w:t>
        </w:r>
      </w:ins>
      <w:ins w:id="3313" w:author="Claire S" w:date="2026-07-21T09:15:00Z" w16du:dateUtc="2026-07-21T08:15:00Z">
        <w:r w:rsidR="00552202">
          <w:rPr>
            <w:rFonts w:ascii="Cambria" w:hAnsi="Cambria"/>
            <w:sz w:val="28"/>
            <w:szCs w:val="28"/>
          </w:rPr>
          <w:t>sh</w:t>
        </w:r>
      </w:ins>
      <w:ins w:id="3314" w:author="Claire S" w:date="2026-07-21T09:16:00Z" w16du:dateUtc="2026-07-21T08:16:00Z">
        <w:r w:rsidR="00552202">
          <w:rPr>
            <w:rFonts w:ascii="Cambria" w:hAnsi="Cambria"/>
            <w:sz w:val="28"/>
            <w:szCs w:val="28"/>
          </w:rPr>
          <w:t>o</w:t>
        </w:r>
      </w:ins>
      <w:ins w:id="3315" w:author="Claire S" w:date="2026-07-21T09:15:00Z" w16du:dateUtc="2026-07-21T08:15:00Z">
        <w:r w:rsidR="00552202">
          <w:rPr>
            <w:rFonts w:ascii="Cambria" w:hAnsi="Cambria"/>
            <w:sz w:val="28"/>
            <w:szCs w:val="28"/>
          </w:rPr>
          <w:t xml:space="preserve">uldn’t let </w:t>
        </w:r>
      </w:ins>
      <w:ins w:id="3316" w:author="Claire S" w:date="2026-07-20T11:38:00Z" w16du:dateUtc="2026-07-20T10:38:00Z">
        <w:r w:rsidR="00F7150A">
          <w:rPr>
            <w:rFonts w:ascii="Cambria" w:hAnsi="Cambria"/>
            <w:sz w:val="28"/>
            <w:szCs w:val="28"/>
          </w:rPr>
          <w:t>that kind of thing happen</w:t>
        </w:r>
      </w:ins>
      <w:ins w:id="3317" w:author="Claire S" w:date="2026-07-20T11:39:00Z" w16du:dateUtc="2026-07-20T10:39:00Z">
        <w:r w:rsidR="00F7150A">
          <w:rPr>
            <w:rFonts w:ascii="Cambria" w:hAnsi="Cambria"/>
            <w:sz w:val="28"/>
            <w:szCs w:val="28"/>
          </w:rPr>
          <w:t xml:space="preserve"> at an event,’ </w:t>
        </w:r>
      </w:ins>
      <w:ins w:id="3318" w:author="Claire S" w:date="2026-05-26T09:02:00Z" w16du:dateUtc="2026-05-26T08:02:00Z">
        <w:r>
          <w:rPr>
            <w:rFonts w:ascii="Cambria" w:hAnsi="Cambria"/>
            <w:sz w:val="28"/>
            <w:szCs w:val="28"/>
          </w:rPr>
          <w:t>a quiet little voice</w:t>
        </w:r>
      </w:ins>
      <w:ins w:id="3319" w:author="Claire S" w:date="2026-05-26T09:31:00Z" w16du:dateUtc="2026-05-26T08:31:00Z">
        <w:r w:rsidR="00990B8D">
          <w:rPr>
            <w:rFonts w:ascii="Cambria" w:hAnsi="Cambria"/>
            <w:sz w:val="28"/>
            <w:szCs w:val="28"/>
          </w:rPr>
          <w:t xml:space="preserve"> </w:t>
        </w:r>
      </w:ins>
      <w:ins w:id="3320" w:author="Claire S" w:date="2026-07-21T09:16:00Z" w16du:dateUtc="2026-07-21T08:16:00Z">
        <w:r w:rsidR="00552202">
          <w:rPr>
            <w:rFonts w:ascii="Cambria" w:hAnsi="Cambria"/>
            <w:sz w:val="28"/>
            <w:szCs w:val="28"/>
          </w:rPr>
          <w:t>piped up</w:t>
        </w:r>
      </w:ins>
      <w:ins w:id="3321" w:author="Claire S" w:date="2026-05-26T09:02:00Z" w16du:dateUtc="2026-05-26T08:02:00Z">
        <w:r>
          <w:rPr>
            <w:rFonts w:ascii="Cambria" w:hAnsi="Cambria"/>
            <w:sz w:val="28"/>
            <w:szCs w:val="28"/>
          </w:rPr>
          <w:t xml:space="preserve">. </w:t>
        </w:r>
      </w:ins>
      <w:ins w:id="3322" w:author="Claire S" w:date="2026-07-21T09:16:00Z" w16du:dateUtc="2026-07-21T08:16:00Z">
        <w:r w:rsidR="00552202">
          <w:rPr>
            <w:rFonts w:ascii="Cambria" w:hAnsi="Cambria"/>
            <w:sz w:val="28"/>
            <w:szCs w:val="28"/>
          </w:rPr>
          <w:t xml:space="preserve">Violet: whom </w:t>
        </w:r>
      </w:ins>
      <w:ins w:id="3323" w:author="Claire S" w:date="2026-05-26T09:02:00Z" w16du:dateUtc="2026-05-26T08:02:00Z">
        <w:r>
          <w:rPr>
            <w:rFonts w:ascii="Cambria" w:hAnsi="Cambria"/>
            <w:sz w:val="28"/>
            <w:szCs w:val="28"/>
          </w:rPr>
          <w:t xml:space="preserve">Savannah had </w:t>
        </w:r>
      </w:ins>
      <w:ins w:id="3324" w:author="Claire S" w:date="2026-05-26T09:32:00Z" w16du:dateUtc="2026-05-26T08:32:00Z">
        <w:r w:rsidR="00990B8D">
          <w:rPr>
            <w:rFonts w:ascii="Cambria" w:hAnsi="Cambria"/>
            <w:sz w:val="28"/>
            <w:szCs w:val="28"/>
          </w:rPr>
          <w:t>almost</w:t>
        </w:r>
      </w:ins>
      <w:ins w:id="3325" w:author="Claire S" w:date="2026-05-26T09:02:00Z" w16du:dateUtc="2026-05-26T08:02:00Z">
        <w:r>
          <w:rPr>
            <w:rFonts w:ascii="Cambria" w:hAnsi="Cambria"/>
            <w:sz w:val="28"/>
            <w:szCs w:val="28"/>
          </w:rPr>
          <w:t xml:space="preserve"> forgotten was there. </w:t>
        </w:r>
      </w:ins>
      <w:ins w:id="3326" w:author="Daisy Watt" w:date="2026-06-18T21:41:00Z" w16du:dateUtc="2026-06-18T20:41:00Z">
        <w:del w:id="3327" w:author="Claire S" w:date="2026-07-20T11:39:00Z" w16du:dateUtc="2026-07-20T10:39:00Z">
          <w:r w:rsidR="00F01A9E" w:rsidDel="00F7150A">
            <w:rPr>
              <w:rFonts w:ascii="Cambria" w:hAnsi="Cambria"/>
              <w:sz w:val="28"/>
              <w:szCs w:val="28"/>
            </w:rPr>
            <w:delText xml:space="preserve">was </w:delText>
          </w:r>
        </w:del>
      </w:ins>
    </w:p>
    <w:p w14:paraId="5F407360" w14:textId="0720C279" w:rsidR="006D4DFE" w:rsidRDefault="006D4DFE" w:rsidP="004543D7">
      <w:pPr>
        <w:spacing w:line="360" w:lineRule="auto"/>
        <w:ind w:firstLine="720"/>
        <w:contextualSpacing/>
        <w:rPr>
          <w:ins w:id="3328" w:author="Claire S" w:date="2026-05-26T09:02:00Z" w16du:dateUtc="2026-05-26T08:02:00Z"/>
          <w:rFonts w:ascii="Cambria" w:hAnsi="Cambria"/>
          <w:sz w:val="28"/>
          <w:szCs w:val="28"/>
        </w:rPr>
      </w:pPr>
      <w:ins w:id="3329" w:author="Claire S" w:date="2026-05-26T09:18:00Z" w16du:dateUtc="2026-05-26T08:18:00Z">
        <w:r>
          <w:rPr>
            <w:rFonts w:ascii="Cambria" w:hAnsi="Cambria"/>
            <w:sz w:val="28"/>
            <w:szCs w:val="28"/>
          </w:rPr>
          <w:t>‘They need to stop men jumping to their death when we’re having fun,’ Savannah snapped</w:t>
        </w:r>
      </w:ins>
      <w:ins w:id="3330" w:author="Claire S" w:date="2026-07-20T11:39:00Z" w16du:dateUtc="2026-07-20T10:39:00Z">
        <w:r w:rsidR="00F7150A">
          <w:rPr>
            <w:rFonts w:ascii="Cambria" w:hAnsi="Cambria"/>
            <w:sz w:val="28"/>
            <w:szCs w:val="28"/>
          </w:rPr>
          <w:t xml:space="preserve">.  </w:t>
        </w:r>
      </w:ins>
      <w:ins w:id="3331" w:author="Daisy Watt" w:date="2026-06-18T21:43:00Z" w16du:dateUtc="2026-06-18T20:43:00Z">
        <w:del w:id="3332" w:author="Claire S" w:date="2026-07-20T11:39:00Z" w16du:dateUtc="2026-07-20T10:39:00Z">
          <w:r w:rsidR="00A75F07" w:rsidDel="00F7150A">
            <w:rPr>
              <w:rFonts w:ascii="Cambria" w:hAnsi="Cambria"/>
              <w:sz w:val="28"/>
              <w:szCs w:val="28"/>
            </w:rPr>
            <w:delText>.</w:delText>
          </w:r>
        </w:del>
      </w:ins>
    </w:p>
    <w:p w14:paraId="0DB3C963" w14:textId="62041798" w:rsidR="00060DE0" w:rsidRDefault="006D4DFE" w:rsidP="00060DE0">
      <w:pPr>
        <w:spacing w:line="360" w:lineRule="auto"/>
        <w:ind w:firstLine="720"/>
        <w:contextualSpacing/>
        <w:rPr>
          <w:ins w:id="3333" w:author="Claire S" w:date="2026-07-20T11:42:00Z" w16du:dateUtc="2026-07-20T10:42:00Z"/>
          <w:rFonts w:ascii="Cambria" w:hAnsi="Cambria"/>
          <w:sz w:val="28"/>
          <w:szCs w:val="28"/>
        </w:rPr>
      </w:pPr>
      <w:ins w:id="3334" w:author="Claire S" w:date="2026-05-26T09:18:00Z" w16du:dateUtc="2026-05-26T08:18:00Z">
        <w:r>
          <w:rPr>
            <w:rFonts w:ascii="Cambria" w:hAnsi="Cambria"/>
            <w:sz w:val="28"/>
            <w:szCs w:val="28"/>
          </w:rPr>
          <w:t xml:space="preserve">‘Angel!’ </w:t>
        </w:r>
      </w:ins>
      <w:ins w:id="3335" w:author="Claire S" w:date="2026-05-26T09:02:00Z" w16du:dateUtc="2026-05-26T08:02:00Z">
        <w:r w:rsidR="00060DE0">
          <w:rPr>
            <w:rFonts w:ascii="Cambria" w:hAnsi="Cambria"/>
            <w:sz w:val="28"/>
            <w:szCs w:val="28"/>
          </w:rPr>
          <w:t xml:space="preserve">A flicker of a frown crossed Dex’s face, and Savannah understood she’d </w:t>
        </w:r>
      </w:ins>
      <w:ins w:id="3336" w:author="Claire S" w:date="2026-07-21T09:16:00Z" w16du:dateUtc="2026-07-21T08:16:00Z">
        <w:r w:rsidR="00552202">
          <w:rPr>
            <w:rFonts w:ascii="Cambria" w:hAnsi="Cambria"/>
            <w:sz w:val="28"/>
            <w:szCs w:val="28"/>
          </w:rPr>
          <w:t xml:space="preserve">probably </w:t>
        </w:r>
      </w:ins>
      <w:ins w:id="3337" w:author="Claire S" w:date="2026-05-26T09:02:00Z" w16du:dateUtc="2026-05-26T08:02:00Z">
        <w:r w:rsidR="00060DE0">
          <w:rPr>
            <w:rFonts w:ascii="Cambria" w:hAnsi="Cambria"/>
            <w:sz w:val="28"/>
            <w:szCs w:val="28"/>
          </w:rPr>
          <w:t xml:space="preserve">crossed a line. </w:t>
        </w:r>
      </w:ins>
    </w:p>
    <w:p w14:paraId="3E4F824C" w14:textId="063E8362" w:rsidR="00E12D85" w:rsidRDefault="00E12D85" w:rsidP="00060DE0">
      <w:pPr>
        <w:spacing w:line="360" w:lineRule="auto"/>
        <w:ind w:firstLine="720"/>
        <w:contextualSpacing/>
        <w:rPr>
          <w:ins w:id="3338" w:author="Claire S" w:date="2026-05-26T09:02:00Z" w16du:dateUtc="2026-05-26T08:02:00Z"/>
          <w:rFonts w:ascii="Cambria" w:hAnsi="Cambria"/>
          <w:sz w:val="28"/>
          <w:szCs w:val="28"/>
        </w:rPr>
      </w:pPr>
      <w:ins w:id="3339" w:author="Claire S" w:date="2026-07-20T11:42:00Z" w16du:dateUtc="2026-07-20T10:42:00Z">
        <w:r>
          <w:rPr>
            <w:rFonts w:ascii="Cambria" w:hAnsi="Cambria"/>
            <w:sz w:val="28"/>
            <w:szCs w:val="28"/>
          </w:rPr>
          <w:t>She looked at her phone. Someone from Langley called Cl</w:t>
        </w:r>
      </w:ins>
      <w:ins w:id="3340" w:author="Claire S" w:date="2026-07-20T11:43:00Z" w16du:dateUtc="2026-07-20T10:43:00Z">
        <w:r>
          <w:rPr>
            <w:rFonts w:ascii="Cambria" w:hAnsi="Cambria"/>
            <w:sz w:val="28"/>
            <w:szCs w:val="28"/>
          </w:rPr>
          <w:t xml:space="preserve">ara was posting on </w:t>
        </w:r>
      </w:ins>
      <w:ins w:id="3341" w:author="Claire S" w:date="2026-07-24T12:29:00Z" w16du:dateUtc="2026-07-24T11:29:00Z">
        <w:r w:rsidR="00047792">
          <w:rPr>
            <w:rFonts w:ascii="Cambria" w:hAnsi="Cambria"/>
            <w:sz w:val="28"/>
            <w:szCs w:val="28"/>
          </w:rPr>
          <w:t>Insta about</w:t>
        </w:r>
      </w:ins>
      <w:ins w:id="3342" w:author="Claire S" w:date="2026-07-20T11:43:00Z" w16du:dateUtc="2026-07-20T10:43:00Z">
        <w:r>
          <w:rPr>
            <w:rFonts w:ascii="Cambria" w:hAnsi="Cambria"/>
            <w:sz w:val="28"/>
            <w:szCs w:val="28"/>
          </w:rPr>
          <w:t xml:space="preserve"> how worried she was</w:t>
        </w:r>
      </w:ins>
      <w:ins w:id="3343" w:author="Claire S" w:date="2026-07-20T11:48:00Z" w16du:dateUtc="2026-07-20T10:48:00Z">
        <w:r w:rsidR="003E184E">
          <w:rPr>
            <w:rFonts w:ascii="Cambria" w:hAnsi="Cambria"/>
            <w:sz w:val="28"/>
            <w:szCs w:val="28"/>
          </w:rPr>
          <w:t xml:space="preserve"> about the Awards debacle -</w:t>
        </w:r>
      </w:ins>
      <w:ins w:id="3344" w:author="Claire S" w:date="2026-07-20T11:43:00Z" w16du:dateUtc="2026-07-20T10:43:00Z">
        <w:r>
          <w:rPr>
            <w:rFonts w:ascii="Cambria" w:hAnsi="Cambria"/>
            <w:sz w:val="28"/>
            <w:szCs w:val="28"/>
          </w:rPr>
          <w:t xml:space="preserve"> </w:t>
        </w:r>
      </w:ins>
    </w:p>
    <w:p w14:paraId="4541994E" w14:textId="2DB3B18C" w:rsidR="00060DE0" w:rsidRPr="00A3504E" w:rsidRDefault="00060DE0" w:rsidP="00060DE0">
      <w:pPr>
        <w:spacing w:line="360" w:lineRule="auto"/>
        <w:ind w:firstLine="720"/>
        <w:contextualSpacing/>
        <w:rPr>
          <w:ins w:id="3345" w:author="Claire S" w:date="2026-05-26T09:02:00Z" w16du:dateUtc="2026-05-26T08:02:00Z"/>
          <w:rFonts w:ascii="Cambria" w:hAnsi="Cambria"/>
          <w:color w:val="EE0000"/>
          <w:sz w:val="28"/>
          <w:szCs w:val="28"/>
          <w:rPrChange w:id="3346" w:author="Claire S" w:date="2026-07-21T10:01:00Z" w16du:dateUtc="2026-07-21T09:01:00Z">
            <w:rPr>
              <w:ins w:id="3347" w:author="Claire S" w:date="2026-05-26T09:02:00Z" w16du:dateUtc="2026-05-26T08:02:00Z"/>
              <w:rFonts w:ascii="Cambria" w:hAnsi="Cambria"/>
              <w:sz w:val="28"/>
              <w:szCs w:val="28"/>
            </w:rPr>
          </w:rPrChange>
        </w:rPr>
      </w:pPr>
      <w:ins w:id="3348" w:author="Claire S" w:date="2026-05-26T09:02:00Z" w16du:dateUtc="2026-05-26T08:02:00Z">
        <w:r>
          <w:rPr>
            <w:rFonts w:ascii="Cambria" w:hAnsi="Cambria"/>
            <w:sz w:val="28"/>
            <w:szCs w:val="28"/>
          </w:rPr>
          <w:t>‘</w:t>
        </w:r>
      </w:ins>
      <w:ins w:id="3349" w:author="Claire S" w:date="2026-07-20T11:43:00Z" w16du:dateUtc="2026-07-20T10:43:00Z">
        <w:r w:rsidR="00E12D85">
          <w:rPr>
            <w:rFonts w:ascii="Cambria" w:hAnsi="Cambria"/>
            <w:sz w:val="28"/>
            <w:szCs w:val="28"/>
          </w:rPr>
          <w:t xml:space="preserve">Who is </w:t>
        </w:r>
      </w:ins>
      <w:ins w:id="3350" w:author="Claire S" w:date="2026-05-26T09:02:00Z" w16du:dateUtc="2026-05-26T08:02:00Z">
        <w:r>
          <w:rPr>
            <w:rFonts w:ascii="Cambria" w:hAnsi="Cambria"/>
            <w:sz w:val="28"/>
            <w:szCs w:val="28"/>
          </w:rPr>
          <w:t>Clara</w:t>
        </w:r>
      </w:ins>
      <w:ins w:id="3351" w:author="Claire S" w:date="2026-07-20T11:43:00Z" w16du:dateUtc="2026-07-20T10:43:00Z">
        <w:r w:rsidR="00E12D85">
          <w:rPr>
            <w:rFonts w:ascii="Cambria" w:hAnsi="Cambria"/>
            <w:sz w:val="28"/>
            <w:szCs w:val="28"/>
          </w:rPr>
          <w:t xml:space="preserve"> Voss</w:t>
        </w:r>
      </w:ins>
      <w:ins w:id="3352" w:author="Claire S" w:date="2026-05-26T09:02:00Z" w16du:dateUtc="2026-05-26T08:02:00Z">
        <w:r>
          <w:rPr>
            <w:rFonts w:ascii="Cambria" w:hAnsi="Cambria"/>
            <w:sz w:val="28"/>
            <w:szCs w:val="28"/>
          </w:rPr>
          <w:t xml:space="preserve">?’ Savannah had a vague recollection of someone involved </w:t>
        </w:r>
      </w:ins>
      <w:ins w:id="3353" w:author="Claire S" w:date="2026-07-20T11:43:00Z" w16du:dateUtc="2026-07-20T10:43:00Z">
        <w:r w:rsidR="00E12D85">
          <w:rPr>
            <w:rFonts w:ascii="Cambria" w:hAnsi="Cambria"/>
            <w:sz w:val="28"/>
            <w:szCs w:val="28"/>
          </w:rPr>
          <w:t>when her</w:t>
        </w:r>
      </w:ins>
      <w:ins w:id="3354" w:author="Claire S" w:date="2026-05-26T09:02:00Z" w16du:dateUtc="2026-05-26T08:02:00Z">
        <w:r>
          <w:rPr>
            <w:rFonts w:ascii="Cambria" w:hAnsi="Cambria"/>
            <w:sz w:val="28"/>
            <w:szCs w:val="28"/>
          </w:rPr>
          <w:t xml:space="preserve"> sister Ruth</w:t>
        </w:r>
      </w:ins>
      <w:ins w:id="3355" w:author="Claire S" w:date="2026-07-20T11:47:00Z" w16du:dateUtc="2026-07-20T10:47:00Z">
        <w:r w:rsidR="003E184E">
          <w:rPr>
            <w:rFonts w:ascii="Cambria" w:hAnsi="Cambria"/>
            <w:sz w:val="28"/>
            <w:szCs w:val="28"/>
          </w:rPr>
          <w:t>’s house burned dow</w:t>
        </w:r>
      </w:ins>
      <w:ins w:id="3356" w:author="Claire S" w:date="2026-07-20T11:48:00Z" w16du:dateUtc="2026-07-20T10:48:00Z">
        <w:r w:rsidR="003E184E">
          <w:rPr>
            <w:rFonts w:ascii="Cambria" w:hAnsi="Cambria"/>
            <w:sz w:val="28"/>
            <w:szCs w:val="28"/>
          </w:rPr>
          <w:t>n</w:t>
        </w:r>
      </w:ins>
      <w:ins w:id="3357" w:author="Claire S" w:date="2026-07-21T09:16:00Z" w16du:dateUtc="2026-07-21T08:16:00Z">
        <w:r w:rsidR="00A9718E">
          <w:rPr>
            <w:rFonts w:ascii="Cambria" w:hAnsi="Cambria"/>
            <w:sz w:val="28"/>
            <w:szCs w:val="28"/>
          </w:rPr>
          <w:t>; whe</w:t>
        </w:r>
      </w:ins>
      <w:ins w:id="3358" w:author="Claire S" w:date="2026-07-21T09:17:00Z" w16du:dateUtc="2026-07-21T08:17:00Z">
        <w:r w:rsidR="00A9718E">
          <w:rPr>
            <w:rFonts w:ascii="Cambria" w:hAnsi="Cambria"/>
            <w:sz w:val="28"/>
            <w:szCs w:val="28"/>
          </w:rPr>
          <w:t>n Ruth had</w:t>
        </w:r>
      </w:ins>
      <w:ins w:id="3359" w:author="Claire S" w:date="2026-07-20T11:48:00Z" w16du:dateUtc="2026-07-20T10:48:00Z">
        <w:r w:rsidR="003E184E">
          <w:rPr>
            <w:rFonts w:ascii="Cambria" w:hAnsi="Cambria"/>
            <w:sz w:val="28"/>
            <w:szCs w:val="28"/>
          </w:rPr>
          <w:t xml:space="preserve"> n</w:t>
        </w:r>
      </w:ins>
      <w:ins w:id="3360" w:author="Claire S" w:date="2026-07-20T11:43:00Z" w16du:dateUtc="2026-07-20T10:43:00Z">
        <w:r w:rsidR="00E12D85">
          <w:rPr>
            <w:rFonts w:ascii="Cambria" w:hAnsi="Cambria"/>
            <w:sz w:val="28"/>
            <w:szCs w:val="28"/>
          </w:rPr>
          <w:t>early died</w:t>
        </w:r>
      </w:ins>
      <w:ins w:id="3361" w:author="Claire S" w:date="2026-07-20T11:48:00Z" w16du:dateUtc="2026-07-20T10:48:00Z">
        <w:r w:rsidR="003E184E">
          <w:rPr>
            <w:rFonts w:ascii="Cambria" w:hAnsi="Cambria"/>
            <w:sz w:val="28"/>
            <w:szCs w:val="28"/>
          </w:rPr>
          <w:t>.</w:t>
        </w:r>
      </w:ins>
      <w:ins w:id="3362" w:author="Claire S" w:date="2026-07-21T10:00:00Z" w16du:dateUtc="2026-07-21T09:00:00Z">
        <w:r w:rsidR="009151E2">
          <w:rPr>
            <w:rFonts w:ascii="Cambria" w:hAnsi="Cambria"/>
            <w:sz w:val="28"/>
            <w:szCs w:val="28"/>
          </w:rPr>
          <w:t xml:space="preserve"> </w:t>
        </w:r>
        <w:r w:rsidR="009151E2" w:rsidRPr="00E50E92">
          <w:rPr>
            <w:rFonts w:ascii="Cambria" w:hAnsi="Cambria"/>
            <w:color w:val="000000" w:themeColor="text1"/>
            <w:sz w:val="28"/>
            <w:szCs w:val="28"/>
            <w:rPrChange w:id="3363" w:author="Claire S" w:date="2026-07-21T10:05:00Z" w16du:dateUtc="2026-07-21T09:05:00Z">
              <w:rPr>
                <w:rFonts w:ascii="Cambria" w:hAnsi="Cambria"/>
                <w:sz w:val="28"/>
                <w:szCs w:val="28"/>
              </w:rPr>
            </w:rPrChange>
          </w:rPr>
          <w:t>It had been</w:t>
        </w:r>
      </w:ins>
      <w:ins w:id="3364" w:author="Claire S" w:date="2026-07-21T10:03:00Z" w16du:dateUtc="2026-07-21T09:03:00Z">
        <w:r w:rsidR="00751B85" w:rsidRPr="00E50E92">
          <w:rPr>
            <w:rFonts w:ascii="Cambria" w:hAnsi="Cambria"/>
            <w:color w:val="000000" w:themeColor="text1"/>
            <w:sz w:val="28"/>
            <w:szCs w:val="28"/>
            <w:rPrChange w:id="3365" w:author="Claire S" w:date="2026-07-21T10:05:00Z" w16du:dateUtc="2026-07-21T09:05:00Z">
              <w:rPr>
                <w:rFonts w:ascii="Cambria" w:hAnsi="Cambria"/>
                <w:color w:val="EE0000"/>
                <w:sz w:val="28"/>
                <w:szCs w:val="28"/>
              </w:rPr>
            </w:rPrChange>
          </w:rPr>
          <w:t xml:space="preserve"> deeply</w:t>
        </w:r>
      </w:ins>
      <w:ins w:id="3366" w:author="Claire S" w:date="2026-07-21T10:00:00Z" w16du:dateUtc="2026-07-21T09:00:00Z">
        <w:r w:rsidR="009151E2" w:rsidRPr="00E50E92">
          <w:rPr>
            <w:rFonts w:ascii="Cambria" w:hAnsi="Cambria"/>
            <w:color w:val="000000" w:themeColor="text1"/>
            <w:sz w:val="28"/>
            <w:szCs w:val="28"/>
            <w:rPrChange w:id="3367" w:author="Claire S" w:date="2026-07-21T10:05:00Z" w16du:dateUtc="2026-07-21T09:05:00Z">
              <w:rPr>
                <w:rFonts w:ascii="Cambria" w:hAnsi="Cambria"/>
                <w:sz w:val="28"/>
                <w:szCs w:val="28"/>
              </w:rPr>
            </w:rPrChange>
          </w:rPr>
          <w:t xml:space="preserve"> distressing</w:t>
        </w:r>
      </w:ins>
      <w:ins w:id="3368" w:author="Claire S" w:date="2026-07-21T10:01:00Z" w16du:dateUtc="2026-07-21T09:01:00Z">
        <w:r w:rsidR="00A3504E" w:rsidRPr="00E50E92">
          <w:rPr>
            <w:rFonts w:ascii="Cambria" w:hAnsi="Cambria"/>
            <w:color w:val="000000" w:themeColor="text1"/>
            <w:sz w:val="28"/>
            <w:szCs w:val="28"/>
            <w:rPrChange w:id="3369" w:author="Claire S" w:date="2026-07-21T10:05:00Z" w16du:dateUtc="2026-07-21T09:05:00Z">
              <w:rPr>
                <w:rFonts w:ascii="Cambria" w:hAnsi="Cambria"/>
                <w:sz w:val="28"/>
                <w:szCs w:val="28"/>
              </w:rPr>
            </w:rPrChange>
          </w:rPr>
          <w:t>,</w:t>
        </w:r>
      </w:ins>
      <w:ins w:id="3370" w:author="Claire S" w:date="2026-07-21T10:00:00Z" w16du:dateUtc="2026-07-21T09:00:00Z">
        <w:r w:rsidR="009151E2" w:rsidRPr="00E50E92">
          <w:rPr>
            <w:rFonts w:ascii="Cambria" w:hAnsi="Cambria"/>
            <w:color w:val="000000" w:themeColor="text1"/>
            <w:sz w:val="28"/>
            <w:szCs w:val="28"/>
            <w:rPrChange w:id="3371" w:author="Claire S" w:date="2026-07-21T10:05:00Z" w16du:dateUtc="2026-07-21T09:05:00Z">
              <w:rPr>
                <w:rFonts w:ascii="Cambria" w:hAnsi="Cambria"/>
                <w:sz w:val="28"/>
                <w:szCs w:val="28"/>
              </w:rPr>
            </w:rPrChange>
          </w:rPr>
          <w:t xml:space="preserve"> </w:t>
        </w:r>
      </w:ins>
      <w:ins w:id="3372" w:author="Claire S" w:date="2026-07-21T10:03:00Z" w16du:dateUtc="2026-07-21T09:03:00Z">
        <w:r w:rsidR="00721DAC" w:rsidRPr="00E50E92">
          <w:rPr>
            <w:rFonts w:ascii="Cambria" w:hAnsi="Cambria"/>
            <w:color w:val="000000" w:themeColor="text1"/>
            <w:sz w:val="28"/>
            <w:szCs w:val="28"/>
            <w:rPrChange w:id="3373" w:author="Claire S" w:date="2026-07-21T10:05:00Z" w16du:dateUtc="2026-07-21T09:05:00Z">
              <w:rPr>
                <w:rFonts w:ascii="Cambria" w:hAnsi="Cambria"/>
                <w:color w:val="EE0000"/>
                <w:sz w:val="28"/>
                <w:szCs w:val="28"/>
              </w:rPr>
            </w:rPrChange>
          </w:rPr>
          <w:t xml:space="preserve">though </w:t>
        </w:r>
        <w:r w:rsidR="00721DAC" w:rsidRPr="00E50E92">
          <w:rPr>
            <w:rFonts w:ascii="Cambria" w:hAnsi="Cambria"/>
            <w:color w:val="000000" w:themeColor="text1"/>
            <w:sz w:val="28"/>
            <w:szCs w:val="28"/>
            <w:rPrChange w:id="3374" w:author="Claire S" w:date="2026-07-21T10:05:00Z" w16du:dateUtc="2026-07-21T09:05:00Z">
              <w:rPr>
                <w:rFonts w:ascii="Cambria" w:hAnsi="Cambria"/>
                <w:sz w:val="28"/>
                <w:szCs w:val="28"/>
              </w:rPr>
            </w:rPrChange>
          </w:rPr>
          <w:t>Sav</w:t>
        </w:r>
      </w:ins>
      <w:ins w:id="3375" w:author="Claire S" w:date="2026-07-21T10:04:00Z" w16du:dateUtc="2026-07-21T09:04:00Z">
        <w:r w:rsidR="00751B85" w:rsidRPr="00E50E92">
          <w:rPr>
            <w:rFonts w:ascii="Cambria" w:hAnsi="Cambria"/>
            <w:color w:val="000000" w:themeColor="text1"/>
            <w:sz w:val="28"/>
            <w:szCs w:val="28"/>
            <w:rPrChange w:id="3376" w:author="Claire S" w:date="2026-07-21T10:05:00Z" w16du:dateUtc="2026-07-21T09:05:00Z">
              <w:rPr>
                <w:rFonts w:ascii="Cambria" w:hAnsi="Cambria"/>
                <w:sz w:val="28"/>
                <w:szCs w:val="28"/>
              </w:rPr>
            </w:rPrChange>
          </w:rPr>
          <w:t>a</w:t>
        </w:r>
      </w:ins>
      <w:ins w:id="3377" w:author="Claire S" w:date="2026-07-21T10:03:00Z" w16du:dateUtc="2026-07-21T09:03:00Z">
        <w:r w:rsidR="00721DAC" w:rsidRPr="00E50E92">
          <w:rPr>
            <w:rFonts w:ascii="Cambria" w:hAnsi="Cambria"/>
            <w:color w:val="000000" w:themeColor="text1"/>
            <w:sz w:val="28"/>
            <w:szCs w:val="28"/>
            <w:rPrChange w:id="3378" w:author="Claire S" w:date="2026-07-21T10:05:00Z" w16du:dateUtc="2026-07-21T09:05:00Z">
              <w:rPr>
                <w:rFonts w:ascii="Cambria" w:hAnsi="Cambria"/>
                <w:sz w:val="28"/>
                <w:szCs w:val="28"/>
              </w:rPr>
            </w:rPrChange>
          </w:rPr>
          <w:t xml:space="preserve">nnah </w:t>
        </w:r>
      </w:ins>
      <w:ins w:id="3379" w:author="Claire S" w:date="2026-07-21T10:04:00Z" w16du:dateUtc="2026-07-21T09:04:00Z">
        <w:r w:rsidR="00751B85">
          <w:rPr>
            <w:rFonts w:ascii="Cambria" w:hAnsi="Cambria"/>
            <w:sz w:val="28"/>
            <w:szCs w:val="28"/>
          </w:rPr>
          <w:t xml:space="preserve">had </w:t>
        </w:r>
      </w:ins>
      <w:ins w:id="3380" w:author="Claire S" w:date="2026-07-21T10:03:00Z" w16du:dateUtc="2026-07-21T09:03:00Z">
        <w:r w:rsidR="00721DAC">
          <w:rPr>
            <w:rFonts w:ascii="Cambria" w:hAnsi="Cambria"/>
            <w:sz w:val="28"/>
            <w:szCs w:val="28"/>
          </w:rPr>
          <w:t>never been close to her older sister</w:t>
        </w:r>
      </w:ins>
      <w:ins w:id="3381" w:author="Claire S" w:date="2026-07-21T10:05:00Z" w16du:dateUtc="2026-07-21T09:05:00Z">
        <w:r w:rsidR="00E50E92">
          <w:rPr>
            <w:rFonts w:ascii="Cambria" w:hAnsi="Cambria"/>
            <w:sz w:val="28"/>
            <w:szCs w:val="28"/>
          </w:rPr>
          <w:t xml:space="preserve">. They hadn’t grown up in the same house, </w:t>
        </w:r>
      </w:ins>
      <w:ins w:id="3382" w:author="Claire S" w:date="2026-07-21T10:04:00Z" w16du:dateUtc="2026-07-21T09:04:00Z">
        <w:r w:rsidR="00E50E92">
          <w:rPr>
            <w:rFonts w:ascii="Cambria" w:hAnsi="Cambria"/>
            <w:sz w:val="28"/>
            <w:szCs w:val="28"/>
          </w:rPr>
          <w:t xml:space="preserve">and </w:t>
        </w:r>
      </w:ins>
      <w:ins w:id="3383" w:author="Claire S" w:date="2026-07-21T10:05:00Z" w16du:dateUtc="2026-07-21T09:05:00Z">
        <w:r w:rsidR="00E50E92">
          <w:rPr>
            <w:rFonts w:ascii="Cambria" w:hAnsi="Cambria"/>
            <w:sz w:val="28"/>
            <w:szCs w:val="28"/>
          </w:rPr>
          <w:t>their</w:t>
        </w:r>
      </w:ins>
      <w:ins w:id="3384" w:author="Claire S" w:date="2026-07-21T10:04:00Z" w16du:dateUtc="2026-07-21T09:04:00Z">
        <w:r w:rsidR="00E50E92">
          <w:rPr>
            <w:rFonts w:ascii="Cambria" w:hAnsi="Cambria"/>
            <w:sz w:val="28"/>
            <w:szCs w:val="28"/>
          </w:rPr>
          <w:t xml:space="preserve"> mothers had been at war for a long time</w:t>
        </w:r>
      </w:ins>
      <w:ins w:id="3385" w:author="Claire S" w:date="2026-07-21T10:05:00Z" w16du:dateUtc="2026-07-21T09:05:00Z">
        <w:r w:rsidR="00E50E92">
          <w:rPr>
            <w:rFonts w:ascii="Cambria" w:hAnsi="Cambria"/>
            <w:sz w:val="28"/>
            <w:szCs w:val="28"/>
          </w:rPr>
          <w:t>, which made sibling warmth hard.</w:t>
        </w:r>
      </w:ins>
    </w:p>
    <w:p w14:paraId="0DA7CABF" w14:textId="55A81B2C" w:rsidR="00060DE0" w:rsidRDefault="00060DE0" w:rsidP="00E12D85">
      <w:pPr>
        <w:spacing w:line="360" w:lineRule="auto"/>
        <w:ind w:firstLine="720"/>
        <w:contextualSpacing/>
        <w:rPr>
          <w:ins w:id="3386" w:author="Claire S" w:date="2026-05-26T09:02:00Z" w16du:dateUtc="2026-05-26T08:02:00Z"/>
          <w:rFonts w:ascii="Cambria" w:hAnsi="Cambria"/>
          <w:sz w:val="28"/>
          <w:szCs w:val="28"/>
        </w:rPr>
      </w:pPr>
      <w:ins w:id="3387" w:author="Claire S" w:date="2026-05-26T09:02:00Z" w16du:dateUtc="2026-05-26T08:02:00Z">
        <w:r>
          <w:rPr>
            <w:rFonts w:ascii="Cambria" w:hAnsi="Cambria"/>
            <w:sz w:val="28"/>
            <w:szCs w:val="28"/>
          </w:rPr>
          <w:t>‘Clara</w:t>
        </w:r>
      </w:ins>
      <w:ins w:id="3388" w:author="Claire S" w:date="2026-07-20T11:43:00Z" w16du:dateUtc="2026-07-20T10:43:00Z">
        <w:r w:rsidR="00E12D85">
          <w:rPr>
            <w:rFonts w:ascii="Cambria" w:hAnsi="Cambria"/>
            <w:sz w:val="28"/>
            <w:szCs w:val="28"/>
          </w:rPr>
          <w:t>?  She</w:t>
        </w:r>
      </w:ins>
      <w:ins w:id="3389" w:author="Claire S" w:date="2026-05-26T09:02:00Z" w16du:dateUtc="2026-05-26T08:02:00Z">
        <w:r>
          <w:rPr>
            <w:rFonts w:ascii="Cambria" w:hAnsi="Cambria"/>
            <w:sz w:val="28"/>
            <w:szCs w:val="28"/>
          </w:rPr>
          <w:t xml:space="preserve">’s </w:t>
        </w:r>
      </w:ins>
      <w:ins w:id="3390" w:author="Claire S" w:date="2026-07-20T11:43:00Z" w16du:dateUtc="2026-07-20T10:43:00Z">
        <w:r w:rsidR="00E12D85">
          <w:rPr>
            <w:rFonts w:ascii="Cambria" w:hAnsi="Cambria"/>
            <w:sz w:val="28"/>
            <w:szCs w:val="28"/>
          </w:rPr>
          <w:t xml:space="preserve">an editor, and </w:t>
        </w:r>
      </w:ins>
      <w:ins w:id="3391" w:author="Claire S" w:date="2026-05-26T09:02:00Z" w16du:dateUtc="2026-05-26T08:02:00Z">
        <w:r>
          <w:rPr>
            <w:rFonts w:ascii="Cambria" w:hAnsi="Cambria"/>
            <w:sz w:val="28"/>
            <w:szCs w:val="28"/>
          </w:rPr>
          <w:t>my best friend</w:t>
        </w:r>
      </w:ins>
      <w:ins w:id="3392" w:author="Daisy Watt" w:date="2026-06-18T21:44:00Z" w16du:dateUtc="2026-06-18T20:44:00Z">
        <w:r w:rsidR="00900B89">
          <w:rPr>
            <w:rFonts w:ascii="Cambria" w:hAnsi="Cambria"/>
            <w:sz w:val="28"/>
            <w:szCs w:val="28"/>
          </w:rPr>
          <w:t>.</w:t>
        </w:r>
      </w:ins>
      <w:ins w:id="3393" w:author="Claire S" w:date="2026-05-26T09:02:00Z" w16du:dateUtc="2026-05-26T08:02:00Z">
        <w:del w:id="3394" w:author="Daisy Watt" w:date="2026-06-18T21:44:00Z" w16du:dateUtc="2026-06-18T20:44:00Z">
          <w:r w:rsidDel="00900B89">
            <w:rPr>
              <w:rFonts w:ascii="Cambria" w:hAnsi="Cambria"/>
              <w:sz w:val="28"/>
              <w:szCs w:val="28"/>
            </w:rPr>
            <w:delText>,</w:delText>
          </w:r>
        </w:del>
        <w:r>
          <w:rPr>
            <w:rFonts w:ascii="Cambria" w:hAnsi="Cambria"/>
            <w:sz w:val="28"/>
            <w:szCs w:val="28"/>
          </w:rPr>
          <w:t xml:space="preserve">’ </w:t>
        </w:r>
        <w:r w:rsidRPr="00E463E0">
          <w:rPr>
            <w:rFonts w:ascii="Cambria" w:hAnsi="Cambria"/>
            <w:sz w:val="28"/>
            <w:szCs w:val="28"/>
          </w:rPr>
          <w:t>Violet</w:t>
        </w:r>
      </w:ins>
      <w:ins w:id="3395" w:author="Claire S" w:date="2026-07-20T11:46:00Z" w16du:dateUtc="2026-07-20T10:46:00Z">
        <w:r w:rsidR="005608A3">
          <w:rPr>
            <w:rFonts w:ascii="Cambria" w:hAnsi="Cambria"/>
            <w:sz w:val="28"/>
            <w:szCs w:val="28"/>
          </w:rPr>
          <w:t xml:space="preserve"> </w:t>
        </w:r>
      </w:ins>
      <w:ins w:id="3396" w:author="Claire S" w:date="2026-07-24T12:29:00Z" w16du:dateUtc="2026-07-24T11:29:00Z">
        <w:r w:rsidR="00924883">
          <w:rPr>
            <w:rFonts w:ascii="Cambria" w:hAnsi="Cambria"/>
            <w:sz w:val="28"/>
            <w:szCs w:val="28"/>
          </w:rPr>
          <w:t>cheered up a bit</w:t>
        </w:r>
      </w:ins>
      <w:ins w:id="3397" w:author="Claire S" w:date="2026-05-26T09:02:00Z" w16du:dateUtc="2026-05-26T08:02:00Z">
        <w:r>
          <w:rPr>
            <w:rFonts w:ascii="Cambria" w:hAnsi="Cambria"/>
            <w:sz w:val="28"/>
            <w:szCs w:val="28"/>
          </w:rPr>
          <w:t>. ‘Langley’s lucky to have her.’</w:t>
        </w:r>
      </w:ins>
      <w:ins w:id="3398" w:author="Claire S" w:date="2026-05-26T09:23:00Z" w16du:dateUtc="2026-05-26T08:23:00Z">
        <w:r w:rsidR="007501EF">
          <w:rPr>
            <w:rFonts w:ascii="Cambria" w:hAnsi="Cambria"/>
            <w:sz w:val="28"/>
            <w:szCs w:val="28"/>
          </w:rPr>
          <w:t xml:space="preserve"> </w:t>
        </w:r>
      </w:ins>
    </w:p>
    <w:p w14:paraId="1154A83C" w14:textId="3E08D555" w:rsidR="00CD0504" w:rsidRDefault="00060DE0" w:rsidP="00060DE0">
      <w:pPr>
        <w:spacing w:line="360" w:lineRule="auto"/>
        <w:ind w:firstLine="720"/>
        <w:contextualSpacing/>
        <w:rPr>
          <w:ins w:id="3399" w:author="Claire S" w:date="2026-06-03T10:56:00Z" w16du:dateUtc="2026-06-03T09:56:00Z"/>
          <w:rFonts w:ascii="Cambria" w:hAnsi="Cambria"/>
          <w:sz w:val="28"/>
          <w:szCs w:val="28"/>
        </w:rPr>
      </w:pPr>
      <w:ins w:id="3400" w:author="Claire S" w:date="2026-05-26T09:02:00Z" w16du:dateUtc="2026-05-26T08:02:00Z">
        <w:r>
          <w:rPr>
            <w:rFonts w:ascii="Cambria" w:hAnsi="Cambria"/>
            <w:sz w:val="28"/>
            <w:szCs w:val="28"/>
          </w:rPr>
          <w:t>‘Yeah,</w:t>
        </w:r>
      </w:ins>
      <w:ins w:id="3401" w:author="Claire S" w:date="2026-05-26T09:24:00Z" w16du:dateUtc="2026-05-26T08:24:00Z">
        <w:r w:rsidR="007718CA">
          <w:rPr>
            <w:rFonts w:ascii="Cambria" w:hAnsi="Cambria"/>
            <w:sz w:val="28"/>
            <w:szCs w:val="28"/>
          </w:rPr>
          <w:t xml:space="preserve"> I heard</w:t>
        </w:r>
      </w:ins>
      <w:ins w:id="3402" w:author="Claire S" w:date="2026-05-26T09:02:00Z" w16du:dateUtc="2026-05-26T08:02:00Z">
        <w:r>
          <w:rPr>
            <w:rFonts w:ascii="Cambria" w:hAnsi="Cambria"/>
            <w:sz w:val="28"/>
            <w:szCs w:val="28"/>
          </w:rPr>
          <w:t xml:space="preserve"> she’s ace,’ Ishan agreed. </w:t>
        </w:r>
      </w:ins>
    </w:p>
    <w:p w14:paraId="7919B935" w14:textId="06609F4D" w:rsidR="00060DE0" w:rsidRDefault="00CD0504" w:rsidP="00060DE0">
      <w:pPr>
        <w:spacing w:line="360" w:lineRule="auto"/>
        <w:ind w:firstLine="720"/>
        <w:contextualSpacing/>
        <w:rPr>
          <w:ins w:id="3403" w:author="Claire S" w:date="2026-05-26T09:02:00Z" w16du:dateUtc="2026-05-26T08:02:00Z"/>
          <w:rFonts w:ascii="Cambria" w:hAnsi="Cambria"/>
          <w:sz w:val="28"/>
          <w:szCs w:val="28"/>
        </w:rPr>
      </w:pPr>
      <w:ins w:id="3404" w:author="Claire S" w:date="2026-06-03T10:56:00Z" w16du:dateUtc="2026-06-03T09:56:00Z">
        <w:r>
          <w:rPr>
            <w:rFonts w:ascii="Cambria" w:hAnsi="Cambria"/>
            <w:sz w:val="28"/>
            <w:szCs w:val="28"/>
          </w:rPr>
          <w:t xml:space="preserve">‘Really?’ </w:t>
        </w:r>
      </w:ins>
      <w:ins w:id="3405" w:author="Claire S" w:date="2026-05-26T09:19:00Z" w16du:dateUtc="2026-05-26T08:19:00Z">
        <w:r w:rsidR="000974FE">
          <w:rPr>
            <w:rFonts w:ascii="Cambria" w:hAnsi="Cambria"/>
            <w:sz w:val="28"/>
            <w:szCs w:val="28"/>
          </w:rPr>
          <w:t>Honestly</w:t>
        </w:r>
      </w:ins>
      <w:ins w:id="3406" w:author="Claire S" w:date="2026-07-21T09:17:00Z" w16du:dateUtc="2026-07-21T08:17:00Z">
        <w:r w:rsidR="00A9718E">
          <w:rPr>
            <w:rFonts w:ascii="Cambria" w:hAnsi="Cambria"/>
            <w:sz w:val="28"/>
            <w:szCs w:val="28"/>
          </w:rPr>
          <w:t xml:space="preserve">, </w:t>
        </w:r>
      </w:ins>
      <w:ins w:id="3407" w:author="Claire S" w:date="2026-07-20T11:43:00Z" w16du:dateUtc="2026-07-20T10:43:00Z">
        <w:r w:rsidR="00E12D85">
          <w:rPr>
            <w:rFonts w:ascii="Cambria" w:hAnsi="Cambria"/>
            <w:sz w:val="28"/>
            <w:szCs w:val="28"/>
          </w:rPr>
          <w:t xml:space="preserve">Ish </w:t>
        </w:r>
      </w:ins>
      <w:ins w:id="3408" w:author="Claire S" w:date="2026-07-20T11:46:00Z" w16du:dateUtc="2026-07-20T10:46:00Z">
        <w:r w:rsidR="001A62EE">
          <w:rPr>
            <w:rFonts w:ascii="Cambria" w:hAnsi="Cambria"/>
            <w:sz w:val="28"/>
            <w:szCs w:val="28"/>
          </w:rPr>
          <w:t xml:space="preserve">should know his place: </w:t>
        </w:r>
      </w:ins>
      <w:ins w:id="3409" w:author="Claire S" w:date="2026-07-21T09:17:00Z" w16du:dateUtc="2026-07-21T08:17:00Z">
        <w:r w:rsidR="00A9718E">
          <w:rPr>
            <w:rFonts w:ascii="Cambria" w:hAnsi="Cambria"/>
            <w:sz w:val="28"/>
            <w:szCs w:val="28"/>
          </w:rPr>
          <w:t xml:space="preserve">sweet, </w:t>
        </w:r>
      </w:ins>
      <w:ins w:id="3410" w:author="Claire S" w:date="2026-07-20T11:44:00Z" w16du:dateUtc="2026-07-20T10:44:00Z">
        <w:r w:rsidR="00E12D85">
          <w:rPr>
            <w:rFonts w:ascii="Cambria" w:hAnsi="Cambria"/>
            <w:sz w:val="28"/>
            <w:szCs w:val="28"/>
          </w:rPr>
          <w:t>useful for keeping Savannah’s</w:t>
        </w:r>
      </w:ins>
      <w:commentRangeStart w:id="3411"/>
      <w:ins w:id="3412" w:author="Daisy Watt" w:date="2026-06-18T21:45:00Z" w16du:dateUtc="2026-06-18T20:45:00Z">
        <w:del w:id="3413" w:author="Claire S" w:date="2026-07-20T11:44:00Z" w16du:dateUtc="2026-07-20T10:44:00Z">
          <w:r w:rsidR="00B3724F" w:rsidDel="00E12D85">
            <w:rPr>
              <w:rFonts w:ascii="Cambria" w:hAnsi="Cambria"/>
              <w:sz w:val="28"/>
              <w:szCs w:val="28"/>
            </w:rPr>
            <w:delText>,</w:delText>
          </w:r>
        </w:del>
      </w:ins>
      <w:ins w:id="3414" w:author="Claire S" w:date="2026-05-26T09:02:00Z" w16du:dateUtc="2026-05-26T08:02:00Z">
        <w:r w:rsidR="00060DE0">
          <w:rPr>
            <w:rFonts w:ascii="Cambria" w:hAnsi="Cambria"/>
            <w:sz w:val="28"/>
            <w:szCs w:val="28"/>
          </w:rPr>
          <w:t xml:space="preserve"> rampant expense</w:t>
        </w:r>
      </w:ins>
      <w:ins w:id="3415" w:author="Claire S" w:date="2026-07-20T11:46:00Z" w16du:dateUtc="2026-07-20T10:46:00Z">
        <w:r w:rsidR="001A62EE">
          <w:rPr>
            <w:rFonts w:ascii="Cambria" w:hAnsi="Cambria"/>
            <w:sz w:val="28"/>
            <w:szCs w:val="28"/>
          </w:rPr>
          <w:t>s</w:t>
        </w:r>
      </w:ins>
      <w:ins w:id="3416" w:author="Daisy Watt" w:date="2026-06-18T21:45:00Z" w16du:dateUtc="2026-06-18T20:45:00Z">
        <w:del w:id="3417" w:author="Claire S" w:date="2026-07-20T11:46:00Z" w16du:dateUtc="2026-07-20T10:46:00Z">
          <w:r w:rsidR="00B3724F" w:rsidDel="001A62EE">
            <w:rPr>
              <w:rFonts w:ascii="Cambria" w:hAnsi="Cambria"/>
              <w:sz w:val="28"/>
              <w:szCs w:val="28"/>
            </w:rPr>
            <w:delText xml:space="preserve"> </w:delText>
          </w:r>
        </w:del>
      </w:ins>
      <w:ins w:id="3418" w:author="Claire S" w:date="2026-05-26T09:02:00Z" w16du:dateUtc="2026-05-26T08:02:00Z">
        <w:del w:id="3419" w:author="Daisy Watt" w:date="2026-06-18T21:45:00Z" w16du:dateUtc="2026-06-18T20:45:00Z">
          <w:r w:rsidR="00060DE0" w:rsidDel="00B3724F">
            <w:rPr>
              <w:rFonts w:ascii="Cambria" w:hAnsi="Cambria"/>
              <w:sz w:val="28"/>
              <w:szCs w:val="28"/>
            </w:rPr>
            <w:delText>-</w:delText>
          </w:r>
        </w:del>
        <w:r w:rsidR="00060DE0">
          <w:rPr>
            <w:rFonts w:ascii="Cambria" w:hAnsi="Cambria"/>
            <w:sz w:val="28"/>
            <w:szCs w:val="28"/>
          </w:rPr>
          <w:t xml:space="preserve"> in check</w:t>
        </w:r>
      </w:ins>
      <w:ins w:id="3420" w:author="Daisy Watt" w:date="2026-06-18T21:45:00Z" w16du:dateUtc="2026-06-18T20:45:00Z">
        <w:del w:id="3421" w:author="Claire S" w:date="2026-07-20T11:44:00Z" w16du:dateUtc="2026-07-20T10:44:00Z">
          <w:r w:rsidR="00B3724F" w:rsidDel="00E12D85">
            <w:rPr>
              <w:rFonts w:ascii="Cambria" w:hAnsi="Cambria"/>
              <w:sz w:val="28"/>
              <w:szCs w:val="28"/>
            </w:rPr>
            <w:delText>.</w:delText>
          </w:r>
        </w:del>
      </w:ins>
      <w:ins w:id="3422" w:author="Claire S" w:date="2026-07-20T11:44:00Z" w16du:dateUtc="2026-07-20T10:44:00Z">
        <w:r w:rsidR="00E12D85">
          <w:rPr>
            <w:rFonts w:ascii="Cambria" w:hAnsi="Cambria"/>
            <w:sz w:val="28"/>
            <w:szCs w:val="28"/>
          </w:rPr>
          <w:t xml:space="preserve">, and </w:t>
        </w:r>
      </w:ins>
      <w:ins w:id="3423" w:author="Daisy Watt" w:date="2026-06-18T21:45:00Z" w16du:dateUtc="2026-06-18T20:45:00Z">
        <w:del w:id="3424" w:author="Claire S" w:date="2026-07-20T11:44:00Z" w16du:dateUtc="2026-07-20T10:44:00Z">
          <w:r w:rsidR="00B3724F" w:rsidDel="00E12D85">
            <w:rPr>
              <w:rFonts w:ascii="Cambria" w:hAnsi="Cambria"/>
              <w:sz w:val="28"/>
              <w:szCs w:val="28"/>
            </w:rPr>
            <w:delText xml:space="preserve"> </w:delText>
          </w:r>
        </w:del>
      </w:ins>
      <w:ins w:id="3425" w:author="Claire S" w:date="2026-05-26T09:24:00Z" w16du:dateUtc="2026-05-26T08:24:00Z">
        <w:del w:id="3426" w:author="Daisy Watt" w:date="2026-06-18T21:45:00Z" w16du:dateUtc="2026-06-18T20:45:00Z">
          <w:r w:rsidR="007A72E5" w:rsidDel="00B3724F">
            <w:rPr>
              <w:rFonts w:ascii="Cambria" w:hAnsi="Cambria"/>
              <w:sz w:val="28"/>
              <w:szCs w:val="28"/>
            </w:rPr>
            <w:delText>,</w:delText>
          </w:r>
          <w:r w:rsidR="007718CA" w:rsidDel="00B3724F">
            <w:rPr>
              <w:rFonts w:ascii="Cambria" w:hAnsi="Cambria"/>
              <w:sz w:val="28"/>
              <w:szCs w:val="28"/>
            </w:rPr>
            <w:delText xml:space="preserve"> as well as</w:delText>
          </w:r>
        </w:del>
      </w:ins>
      <w:ins w:id="3427" w:author="Claire S" w:date="2026-05-26T09:33:00Z" w16du:dateUtc="2026-05-26T08:33:00Z">
        <w:del w:id="3428" w:author="Daisy Watt" w:date="2026-06-18T21:45:00Z" w16du:dateUtc="2026-06-18T20:45:00Z">
          <w:r w:rsidR="003D17DE" w:rsidDel="00B3724F">
            <w:rPr>
              <w:rFonts w:ascii="Cambria" w:hAnsi="Cambria"/>
              <w:sz w:val="28"/>
              <w:szCs w:val="28"/>
            </w:rPr>
            <w:delText xml:space="preserve"> being </w:delText>
          </w:r>
        </w:del>
      </w:ins>
      <w:ins w:id="3429" w:author="Claire S" w:date="2026-05-27T11:46:00Z" w16du:dateUtc="2026-05-27T10:46:00Z">
        <w:del w:id="3430" w:author="Daisy Watt" w:date="2026-06-18T21:45:00Z" w16du:dateUtc="2026-06-18T20:45:00Z">
          <w:r w:rsidR="00B07898" w:rsidDel="00B3724F">
            <w:rPr>
              <w:rFonts w:ascii="Cambria" w:hAnsi="Cambria"/>
              <w:sz w:val="28"/>
              <w:szCs w:val="28"/>
            </w:rPr>
            <w:delText>across</w:delText>
          </w:r>
        </w:del>
      </w:ins>
      <w:ins w:id="3431" w:author="Claire S" w:date="2026-05-26T09:24:00Z" w16du:dateUtc="2026-05-26T08:24:00Z">
        <w:del w:id="3432" w:author="Daisy Watt" w:date="2026-06-18T21:45:00Z" w16du:dateUtc="2026-06-18T20:45:00Z">
          <w:r w:rsidR="007718CA" w:rsidDel="00B3724F">
            <w:rPr>
              <w:rFonts w:ascii="Cambria" w:hAnsi="Cambria"/>
              <w:sz w:val="28"/>
              <w:szCs w:val="28"/>
            </w:rPr>
            <w:delText xml:space="preserve"> </w:delText>
          </w:r>
        </w:del>
      </w:ins>
      <w:ins w:id="3433" w:author="Claire S" w:date="2026-06-02T09:19:00Z" w16du:dateUtc="2026-06-02T08:19:00Z">
        <w:del w:id="3434" w:author="Daisy Watt" w:date="2026-06-18T21:45:00Z" w16du:dateUtc="2026-06-18T20:45:00Z">
          <w:r w:rsidR="00251114" w:rsidDel="00B3724F">
            <w:rPr>
              <w:rFonts w:ascii="Cambria" w:hAnsi="Cambria"/>
              <w:sz w:val="28"/>
              <w:szCs w:val="28"/>
            </w:rPr>
            <w:delText xml:space="preserve">all </w:delText>
          </w:r>
        </w:del>
      </w:ins>
      <w:ins w:id="3435" w:author="Claire S" w:date="2026-05-26T09:33:00Z" w16du:dateUtc="2026-05-26T08:33:00Z">
        <w:del w:id="3436" w:author="Daisy Watt" w:date="2026-06-18T21:45:00Z" w16du:dateUtc="2026-06-18T20:45:00Z">
          <w:r w:rsidR="003D17DE" w:rsidDel="00B3724F">
            <w:rPr>
              <w:rFonts w:ascii="Cambria" w:hAnsi="Cambria"/>
              <w:sz w:val="28"/>
              <w:szCs w:val="28"/>
            </w:rPr>
            <w:delText>her</w:delText>
          </w:r>
        </w:del>
      </w:ins>
      <w:ins w:id="3437" w:author="Claire S" w:date="2026-05-26T09:24:00Z" w16du:dateUtc="2026-05-26T08:24:00Z">
        <w:del w:id="3438" w:author="Daisy Watt" w:date="2026-06-18T21:45:00Z" w16du:dateUtc="2026-06-18T20:45:00Z">
          <w:r w:rsidR="007718CA" w:rsidDel="00B3724F">
            <w:rPr>
              <w:rFonts w:ascii="Cambria" w:hAnsi="Cambria"/>
              <w:sz w:val="28"/>
              <w:szCs w:val="28"/>
            </w:rPr>
            <w:delText xml:space="preserve"> Comms </w:delText>
          </w:r>
          <w:r w:rsidR="007A72E5" w:rsidDel="00B3724F">
            <w:rPr>
              <w:rFonts w:ascii="Cambria" w:hAnsi="Cambria"/>
              <w:sz w:val="28"/>
              <w:szCs w:val="28"/>
            </w:rPr>
            <w:delText>stuff</w:delText>
          </w:r>
        </w:del>
      </w:ins>
      <w:ins w:id="3439" w:author="Claire S" w:date="2026-05-26T09:02:00Z" w16du:dateUtc="2026-05-26T08:02:00Z">
        <w:del w:id="3440" w:author="Daisy Watt" w:date="2026-06-18T21:45:00Z" w16du:dateUtc="2026-06-18T20:45:00Z">
          <w:r w:rsidR="00060DE0" w:rsidDel="00B3724F">
            <w:rPr>
              <w:rFonts w:ascii="Cambria" w:hAnsi="Cambria"/>
              <w:sz w:val="28"/>
              <w:szCs w:val="28"/>
            </w:rPr>
            <w:delText xml:space="preserve">. </w:delText>
          </w:r>
        </w:del>
      </w:ins>
      <w:ins w:id="3441" w:author="Daisy Watt" w:date="2026-06-18T21:46:00Z" w16du:dateUtc="2026-06-18T20:46:00Z">
        <w:del w:id="3442" w:author="Claire S" w:date="2026-07-20T11:44:00Z" w16du:dateUtc="2026-07-20T10:44:00Z">
          <w:r w:rsidR="00B9013F" w:rsidDel="00E12D85">
            <w:rPr>
              <w:rFonts w:ascii="Cambria" w:hAnsi="Cambria"/>
              <w:sz w:val="28"/>
              <w:szCs w:val="28"/>
            </w:rPr>
            <w:delText>,</w:delText>
          </w:r>
        </w:del>
      </w:ins>
      <w:ins w:id="3443" w:author="Claire S" w:date="2026-05-26T09:02:00Z" w16du:dateUtc="2026-05-26T08:02:00Z">
        <w:r w:rsidR="00060DE0">
          <w:rPr>
            <w:rFonts w:ascii="Cambria" w:hAnsi="Cambria"/>
            <w:sz w:val="28"/>
            <w:szCs w:val="28"/>
          </w:rPr>
          <w:t xml:space="preserve">easy on the eye </w:t>
        </w:r>
        <w:del w:id="3444" w:author="Daisy Watt" w:date="2026-06-18T21:45:00Z" w16du:dateUtc="2026-06-18T20:45:00Z">
          <w:r w:rsidR="00060DE0" w:rsidDel="00B3724F">
            <w:rPr>
              <w:rFonts w:ascii="Cambria" w:hAnsi="Cambria"/>
              <w:sz w:val="28"/>
              <w:szCs w:val="28"/>
            </w:rPr>
            <w:delText>-</w:delText>
          </w:r>
        </w:del>
      </w:ins>
      <w:ins w:id="3445" w:author="Daisy Watt" w:date="2026-06-18T21:45:00Z" w16du:dateUtc="2026-06-18T20:45:00Z">
        <w:r w:rsidR="00B3724F">
          <w:rPr>
            <w:rFonts w:ascii="Cambria" w:hAnsi="Cambria"/>
            <w:sz w:val="28"/>
            <w:szCs w:val="28"/>
          </w:rPr>
          <w:t>–</w:t>
        </w:r>
      </w:ins>
      <w:ins w:id="3446" w:author="Claire S" w:date="2026-05-26T09:02:00Z" w16du:dateUtc="2026-05-26T08:02:00Z">
        <w:r w:rsidR="00060DE0">
          <w:rPr>
            <w:rFonts w:ascii="Cambria" w:hAnsi="Cambria"/>
            <w:sz w:val="28"/>
            <w:szCs w:val="28"/>
          </w:rPr>
          <w:t xml:space="preserve"> if you liked Hugh Grant hair and a boyish vibe</w:t>
        </w:r>
      </w:ins>
      <w:ins w:id="3447" w:author="Claire S" w:date="2026-07-20T11:44:00Z" w16du:dateUtc="2026-07-20T10:44:00Z">
        <w:r w:rsidR="00E12D85">
          <w:rPr>
            <w:rFonts w:ascii="Cambria" w:hAnsi="Cambria"/>
            <w:sz w:val="28"/>
            <w:szCs w:val="28"/>
          </w:rPr>
          <w:t>. But Savannah</w:t>
        </w:r>
      </w:ins>
      <w:ins w:id="3448" w:author="Claire S" w:date="2026-05-26T09:02:00Z" w16du:dateUtc="2026-05-26T08:02:00Z">
        <w:r w:rsidR="00060DE0">
          <w:rPr>
            <w:rFonts w:ascii="Cambria" w:hAnsi="Cambria"/>
            <w:sz w:val="28"/>
            <w:szCs w:val="28"/>
          </w:rPr>
          <w:t xml:space="preserve"> preferred older men</w:t>
        </w:r>
      </w:ins>
      <w:ins w:id="3449" w:author="Claire S" w:date="2026-07-20T11:44:00Z" w16du:dateUtc="2026-07-20T10:44:00Z">
        <w:r w:rsidR="00E12D85">
          <w:rPr>
            <w:rFonts w:ascii="Cambria" w:hAnsi="Cambria"/>
            <w:sz w:val="28"/>
            <w:szCs w:val="28"/>
          </w:rPr>
          <w:t xml:space="preserve"> - thought</w:t>
        </w:r>
      </w:ins>
      <w:ins w:id="3450" w:author="Claire S" w:date="2026-05-26T09:02:00Z" w16du:dateUtc="2026-05-26T08:02:00Z">
        <w:r w:rsidR="00060DE0">
          <w:rPr>
            <w:rFonts w:ascii="Cambria" w:hAnsi="Cambria"/>
            <w:sz w:val="28"/>
            <w:szCs w:val="28"/>
          </w:rPr>
          <w:t xml:space="preserve"> drippy Violet was probably dying to get off with </w:t>
        </w:r>
      </w:ins>
      <w:ins w:id="3451" w:author="Claire S" w:date="2026-07-20T11:44:00Z" w16du:dateUtc="2026-07-20T10:44:00Z">
        <w:r w:rsidR="00E12D85">
          <w:rPr>
            <w:rFonts w:ascii="Cambria" w:hAnsi="Cambria"/>
            <w:sz w:val="28"/>
            <w:szCs w:val="28"/>
          </w:rPr>
          <w:t>him</w:t>
        </w:r>
      </w:ins>
      <w:ins w:id="3452" w:author="Claire S" w:date="2026-05-26T09:02:00Z" w16du:dateUtc="2026-05-26T08:02:00Z">
        <w:r w:rsidR="00060DE0">
          <w:rPr>
            <w:rFonts w:ascii="Cambria" w:hAnsi="Cambria"/>
            <w:sz w:val="28"/>
            <w:szCs w:val="28"/>
          </w:rPr>
          <w:t>.</w:t>
        </w:r>
      </w:ins>
      <w:commentRangeEnd w:id="3411"/>
      <w:r w:rsidR="00B9013F">
        <w:rPr>
          <w:rStyle w:val="CommentReference"/>
          <w:rFonts w:ascii="Cambria" w:hAnsi="Cambria"/>
          <w:sz w:val="28"/>
          <w:szCs w:val="28"/>
        </w:rPr>
        <w:commentReference w:id="3411"/>
      </w:r>
    </w:p>
    <w:p w14:paraId="6AE317F5" w14:textId="77777777" w:rsidR="00060DE0" w:rsidRDefault="00060DE0" w:rsidP="00060DE0">
      <w:pPr>
        <w:spacing w:line="360" w:lineRule="auto"/>
        <w:contextualSpacing/>
        <w:rPr>
          <w:ins w:id="3453" w:author="Claire S" w:date="2026-05-26T09:02:00Z" w16du:dateUtc="2026-05-26T08:02:00Z"/>
          <w:rFonts w:ascii="Cambria" w:hAnsi="Cambria"/>
          <w:sz w:val="28"/>
          <w:szCs w:val="28"/>
        </w:rPr>
      </w:pPr>
      <w:ins w:id="3454" w:author="Claire S" w:date="2026-05-26T09:02:00Z" w16du:dateUtc="2026-05-26T08:02:00Z">
        <w:r>
          <w:rPr>
            <w:rFonts w:ascii="Cambria" w:hAnsi="Cambria"/>
            <w:sz w:val="28"/>
            <w:szCs w:val="28"/>
          </w:rPr>
          <w:tab/>
          <w:t xml:space="preserve">‘I do feel a bit freaked out by that whole stunt,’ Violet was saying. </w:t>
        </w:r>
      </w:ins>
    </w:p>
    <w:p w14:paraId="3F2E9452" w14:textId="083468E6" w:rsidR="00A9718E" w:rsidRDefault="00CE3137" w:rsidP="00A9718E">
      <w:pPr>
        <w:spacing w:line="360" w:lineRule="auto"/>
        <w:ind w:firstLine="720"/>
        <w:contextualSpacing/>
        <w:rPr>
          <w:ins w:id="3455" w:author="Claire S" w:date="2026-07-21T09:19:00Z" w16du:dateUtc="2026-07-21T08:19:00Z"/>
          <w:rFonts w:ascii="Cambria" w:hAnsi="Cambria"/>
          <w:sz w:val="28"/>
          <w:szCs w:val="28"/>
        </w:rPr>
      </w:pPr>
      <w:ins w:id="3456" w:author="Claire S" w:date="2026-05-26T09:33:00Z" w16du:dateUtc="2026-05-26T08:33:00Z">
        <w:r w:rsidRPr="00280837">
          <w:rPr>
            <w:rFonts w:ascii="Cambria" w:hAnsi="Cambria"/>
            <w:i/>
            <w:iCs/>
            <w:sz w:val="28"/>
            <w:szCs w:val="28"/>
            <w:rPrChange w:id="3457" w:author="Daisy Watt" w:date="2026-06-18T21:46:00Z" w16du:dateUtc="2026-06-18T20:46:00Z">
              <w:rPr>
                <w:rFonts w:ascii="Cambria" w:hAnsi="Cambria"/>
                <w:sz w:val="28"/>
                <w:szCs w:val="28"/>
              </w:rPr>
            </w:rPrChange>
          </w:rPr>
          <w:t>Dear God,</w:t>
        </w:r>
      </w:ins>
      <w:ins w:id="3458" w:author="Claire S" w:date="2026-05-26T09:02:00Z" w16du:dateUtc="2026-05-26T08:02:00Z">
        <w:r w:rsidR="00060DE0" w:rsidRPr="00280837">
          <w:rPr>
            <w:rFonts w:ascii="Cambria" w:hAnsi="Cambria"/>
            <w:i/>
            <w:iCs/>
            <w:sz w:val="28"/>
            <w:szCs w:val="28"/>
            <w:rPrChange w:id="3459" w:author="Daisy Watt" w:date="2026-06-18T21:46:00Z" w16du:dateUtc="2026-06-18T20:46:00Z">
              <w:rPr>
                <w:rFonts w:ascii="Cambria" w:hAnsi="Cambria"/>
                <w:sz w:val="28"/>
                <w:szCs w:val="28"/>
              </w:rPr>
            </w:rPrChange>
          </w:rPr>
          <w:t xml:space="preserve"> put a </w:t>
        </w:r>
      </w:ins>
      <w:ins w:id="3460" w:author="Claire S" w:date="2026-05-26T09:25:00Z" w16du:dateUtc="2026-05-26T08:25:00Z">
        <w:r w:rsidR="007A72E5" w:rsidRPr="00280837">
          <w:rPr>
            <w:rFonts w:ascii="Cambria" w:hAnsi="Cambria"/>
            <w:i/>
            <w:iCs/>
            <w:sz w:val="28"/>
            <w:szCs w:val="28"/>
            <w:rPrChange w:id="3461" w:author="Daisy Watt" w:date="2026-06-18T21:46:00Z" w16du:dateUtc="2026-06-18T20:46:00Z">
              <w:rPr>
                <w:rFonts w:ascii="Cambria" w:hAnsi="Cambria"/>
                <w:sz w:val="28"/>
                <w:szCs w:val="28"/>
              </w:rPr>
            </w:rPrChange>
          </w:rPr>
          <w:t xml:space="preserve">bloody </w:t>
        </w:r>
      </w:ins>
      <w:ins w:id="3462" w:author="Claire S" w:date="2026-05-26T09:02:00Z" w16du:dateUtc="2026-05-26T08:02:00Z">
        <w:r w:rsidR="00060DE0" w:rsidRPr="00280837">
          <w:rPr>
            <w:rFonts w:ascii="Cambria" w:hAnsi="Cambria"/>
            <w:i/>
            <w:iCs/>
            <w:sz w:val="28"/>
            <w:szCs w:val="28"/>
            <w:rPrChange w:id="3463" w:author="Daisy Watt" w:date="2026-06-18T21:46:00Z" w16du:dateUtc="2026-06-18T20:46:00Z">
              <w:rPr>
                <w:rFonts w:ascii="Cambria" w:hAnsi="Cambria"/>
                <w:sz w:val="28"/>
                <w:szCs w:val="28"/>
              </w:rPr>
            </w:rPrChange>
          </w:rPr>
          <w:t>sock in it</w:t>
        </w:r>
        <w:r w:rsidR="00060DE0">
          <w:rPr>
            <w:rFonts w:ascii="Cambria" w:hAnsi="Cambria"/>
            <w:sz w:val="28"/>
            <w:szCs w:val="28"/>
          </w:rPr>
          <w:t>.</w:t>
        </w:r>
      </w:ins>
      <w:ins w:id="3464" w:author="Claire S" w:date="2026-07-20T14:05:00Z" w16du:dateUtc="2026-07-20T13:05:00Z">
        <w:r w:rsidR="00782211">
          <w:rPr>
            <w:rFonts w:ascii="Cambria" w:hAnsi="Cambria"/>
            <w:sz w:val="28"/>
            <w:szCs w:val="28"/>
          </w:rPr>
          <w:t xml:space="preserve"> Who’d asked them to get in the cab anyway?  </w:t>
        </w:r>
      </w:ins>
      <w:ins w:id="3465" w:author="Claire S" w:date="2026-07-21T09:24:00Z" w16du:dateUtc="2026-07-21T08:24:00Z">
        <w:r w:rsidR="00A9718E">
          <w:rPr>
            <w:rFonts w:ascii="Cambria" w:hAnsi="Cambria"/>
            <w:sz w:val="28"/>
            <w:szCs w:val="28"/>
          </w:rPr>
          <w:t xml:space="preserve">But </w:t>
        </w:r>
      </w:ins>
      <w:ins w:id="3466" w:author="Claire S" w:date="2026-05-26T09:02:00Z" w16du:dateUtc="2026-05-26T08:02:00Z">
        <w:r w:rsidR="00060DE0">
          <w:rPr>
            <w:rFonts w:ascii="Cambria" w:hAnsi="Cambria"/>
            <w:sz w:val="28"/>
            <w:szCs w:val="28"/>
          </w:rPr>
          <w:t>Violet</w:t>
        </w:r>
      </w:ins>
      <w:ins w:id="3467" w:author="Claire S" w:date="2026-07-21T09:18:00Z" w16du:dateUtc="2026-07-21T08:18:00Z">
        <w:r w:rsidR="00A9718E">
          <w:rPr>
            <w:rFonts w:ascii="Cambria" w:hAnsi="Cambria"/>
            <w:sz w:val="28"/>
            <w:szCs w:val="28"/>
          </w:rPr>
          <w:t xml:space="preserve"> smiled</w:t>
        </w:r>
      </w:ins>
      <w:ins w:id="3468" w:author="Claire S" w:date="2026-05-26T09:02:00Z" w16du:dateUtc="2026-05-26T08:02:00Z">
        <w:r w:rsidR="00060DE0" w:rsidRPr="005608A3">
          <w:rPr>
            <w:rFonts w:ascii="Cambria" w:hAnsi="Cambria"/>
            <w:sz w:val="28"/>
            <w:szCs w:val="28"/>
          </w:rPr>
          <w:t xml:space="preserve"> tentative</w:t>
        </w:r>
      </w:ins>
      <w:ins w:id="3469" w:author="Claire S" w:date="2026-07-21T09:18:00Z" w16du:dateUtc="2026-07-21T08:18:00Z">
        <w:r w:rsidR="00A9718E">
          <w:rPr>
            <w:rFonts w:ascii="Cambria" w:hAnsi="Cambria"/>
            <w:sz w:val="28"/>
            <w:szCs w:val="28"/>
          </w:rPr>
          <w:t>ly</w:t>
        </w:r>
      </w:ins>
      <w:ins w:id="3470" w:author="Claire S" w:date="2026-07-21T09:19:00Z" w16du:dateUtc="2026-07-21T08:19:00Z">
        <w:r w:rsidR="00A9718E">
          <w:rPr>
            <w:rFonts w:ascii="Cambria" w:hAnsi="Cambria"/>
            <w:sz w:val="28"/>
            <w:szCs w:val="28"/>
          </w:rPr>
          <w:t>. ‘Don’t you feel worried?’</w:t>
        </w:r>
      </w:ins>
    </w:p>
    <w:p w14:paraId="15279E34" w14:textId="3C91CBDE" w:rsidR="00782211" w:rsidRDefault="00A9718E" w:rsidP="00A9718E">
      <w:pPr>
        <w:spacing w:line="360" w:lineRule="auto"/>
        <w:ind w:firstLine="720"/>
        <w:contextualSpacing/>
        <w:rPr>
          <w:ins w:id="3471" w:author="Claire S" w:date="2026-07-20T14:06:00Z" w16du:dateUtc="2026-07-20T13:06:00Z"/>
          <w:rFonts w:ascii="Cambria" w:hAnsi="Cambria"/>
          <w:sz w:val="28"/>
          <w:szCs w:val="28"/>
        </w:rPr>
      </w:pPr>
      <w:ins w:id="3472" w:author="Claire S" w:date="2026-07-21T09:19:00Z" w16du:dateUtc="2026-07-21T08:19:00Z">
        <w:r>
          <w:rPr>
            <w:rFonts w:ascii="Cambria" w:hAnsi="Cambria"/>
            <w:sz w:val="28"/>
            <w:szCs w:val="28"/>
          </w:rPr>
          <w:t>‘Well -’ Savannah tried to meet the smile</w:t>
        </w:r>
      </w:ins>
      <w:ins w:id="3473" w:author="Claire S" w:date="2026-07-21T09:24:00Z" w16du:dateUtc="2026-07-21T08:24:00Z">
        <w:r>
          <w:rPr>
            <w:rFonts w:ascii="Cambria" w:hAnsi="Cambria"/>
            <w:sz w:val="28"/>
            <w:szCs w:val="28"/>
          </w:rPr>
          <w:t xml:space="preserve"> without an </w:t>
        </w:r>
      </w:ins>
      <w:ins w:id="3474" w:author="Claire S" w:date="2026-07-24T12:30:00Z" w16du:dateUtc="2026-07-24T11:30:00Z">
        <w:r w:rsidR="00924883">
          <w:rPr>
            <w:rFonts w:ascii="Cambria" w:hAnsi="Cambria"/>
            <w:sz w:val="28"/>
            <w:szCs w:val="28"/>
          </w:rPr>
          <w:t>eye-roll</w:t>
        </w:r>
      </w:ins>
      <w:ins w:id="3475" w:author="Claire S" w:date="2026-07-21T09:24:00Z" w16du:dateUtc="2026-07-21T08:24:00Z">
        <w:r>
          <w:rPr>
            <w:rFonts w:ascii="Cambria" w:hAnsi="Cambria"/>
            <w:sz w:val="28"/>
            <w:szCs w:val="28"/>
          </w:rPr>
          <w:t>.</w:t>
        </w:r>
      </w:ins>
      <w:ins w:id="3476" w:author="Claire S" w:date="2026-07-21T09:19:00Z" w16du:dateUtc="2026-07-21T08:19:00Z">
        <w:r>
          <w:rPr>
            <w:rFonts w:ascii="Cambria" w:hAnsi="Cambria"/>
            <w:sz w:val="28"/>
            <w:szCs w:val="28"/>
          </w:rPr>
          <w:t xml:space="preserve"> </w:t>
        </w:r>
      </w:ins>
      <w:ins w:id="3477" w:author="Claire S" w:date="2026-07-21T09:18:00Z" w16du:dateUtc="2026-07-21T08:18:00Z">
        <w:r>
          <w:rPr>
            <w:rFonts w:ascii="Cambria" w:hAnsi="Cambria"/>
            <w:sz w:val="28"/>
            <w:szCs w:val="28"/>
          </w:rPr>
          <w:t>Some people were just sensitive, she reminded herself</w:t>
        </w:r>
      </w:ins>
      <w:ins w:id="3478" w:author="Claire S" w:date="2026-07-24T12:30:00Z" w16du:dateUtc="2026-07-24T11:30:00Z">
        <w:r w:rsidR="00924883">
          <w:rPr>
            <w:rFonts w:ascii="Cambria" w:hAnsi="Cambria"/>
            <w:sz w:val="28"/>
            <w:szCs w:val="28"/>
          </w:rPr>
          <w:t xml:space="preserve"> – like her, but she hid it -</w:t>
        </w:r>
      </w:ins>
    </w:p>
    <w:p w14:paraId="15A585E8" w14:textId="64AB44C6" w:rsidR="00060DE0" w:rsidRDefault="00060DE0" w:rsidP="00060DE0">
      <w:pPr>
        <w:spacing w:line="360" w:lineRule="auto"/>
        <w:contextualSpacing/>
        <w:rPr>
          <w:ins w:id="3479" w:author="Claire S" w:date="2026-06-02T09:22:00Z" w16du:dateUtc="2026-06-02T08:22:00Z"/>
          <w:rFonts w:ascii="Cambria" w:hAnsi="Cambria"/>
          <w:sz w:val="28"/>
          <w:szCs w:val="28"/>
        </w:rPr>
      </w:pPr>
      <w:ins w:id="3480" w:author="Claire S" w:date="2026-05-26T09:02:00Z" w16du:dateUtc="2026-05-26T08:02:00Z">
        <w:r>
          <w:rPr>
            <w:rFonts w:ascii="Cambria" w:hAnsi="Cambria"/>
            <w:sz w:val="28"/>
            <w:szCs w:val="28"/>
          </w:rPr>
          <w:tab/>
          <w:t>‘</w:t>
        </w:r>
      </w:ins>
      <w:ins w:id="3481" w:author="Claire S" w:date="2026-06-03T10:57:00Z" w16du:dateUtc="2026-06-03T09:57:00Z">
        <w:r w:rsidR="00582A16">
          <w:rPr>
            <w:rFonts w:ascii="Cambria" w:hAnsi="Cambria"/>
            <w:sz w:val="28"/>
            <w:szCs w:val="28"/>
          </w:rPr>
          <w:t xml:space="preserve">Like I said, it’s just </w:t>
        </w:r>
      </w:ins>
      <w:ins w:id="3482" w:author="Claire S" w:date="2026-06-03T10:58:00Z" w16du:dateUtc="2026-06-03T09:58:00Z">
        <w:r w:rsidR="00582A16">
          <w:rPr>
            <w:rFonts w:ascii="Cambria" w:hAnsi="Cambria"/>
            <w:sz w:val="28"/>
            <w:szCs w:val="28"/>
          </w:rPr>
          <w:t xml:space="preserve">a </w:t>
        </w:r>
      </w:ins>
      <w:ins w:id="3483" w:author="Claire S" w:date="2026-06-03T10:57:00Z" w16du:dateUtc="2026-06-03T09:57:00Z">
        <w:r w:rsidR="00582A16">
          <w:rPr>
            <w:rFonts w:ascii="Cambria" w:hAnsi="Cambria"/>
            <w:sz w:val="28"/>
            <w:szCs w:val="28"/>
          </w:rPr>
          <w:t>lame joke</w:t>
        </w:r>
      </w:ins>
      <w:ins w:id="3484" w:author="Daisy Watt" w:date="2026-06-18T21:46:00Z" w16du:dateUtc="2026-06-18T20:46:00Z">
        <w:r w:rsidR="00280837">
          <w:rPr>
            <w:rFonts w:ascii="Cambria" w:hAnsi="Cambria"/>
            <w:sz w:val="28"/>
            <w:szCs w:val="28"/>
          </w:rPr>
          <w:t>.</w:t>
        </w:r>
      </w:ins>
      <w:ins w:id="3485" w:author="Claire S" w:date="2026-05-26T09:02:00Z" w16du:dateUtc="2026-05-26T08:02:00Z">
        <w:del w:id="3486" w:author="Daisy Watt" w:date="2026-06-18T21:46:00Z" w16du:dateUtc="2026-06-18T20:46:00Z">
          <w:r w:rsidDel="00280837">
            <w:rPr>
              <w:rFonts w:ascii="Cambria" w:hAnsi="Cambria"/>
              <w:sz w:val="28"/>
              <w:szCs w:val="28"/>
            </w:rPr>
            <w:delText>,</w:delText>
          </w:r>
        </w:del>
        <w:r>
          <w:rPr>
            <w:rFonts w:ascii="Cambria" w:hAnsi="Cambria"/>
            <w:sz w:val="28"/>
            <w:szCs w:val="28"/>
          </w:rPr>
          <w:t xml:space="preserve">’ Jackson Rayne </w:t>
        </w:r>
      </w:ins>
      <w:ins w:id="3487" w:author="Claire S" w:date="2026-05-26T09:25:00Z" w16du:dateUtc="2026-05-26T08:25:00Z">
        <w:r w:rsidR="00DA3747">
          <w:rPr>
            <w:rFonts w:ascii="Cambria" w:hAnsi="Cambria"/>
            <w:sz w:val="28"/>
            <w:szCs w:val="28"/>
          </w:rPr>
          <w:t>nodd</w:t>
        </w:r>
      </w:ins>
      <w:ins w:id="3488" w:author="Claire S" w:date="2026-05-27T11:48:00Z" w16du:dateUtc="2026-05-27T10:48:00Z">
        <w:r w:rsidR="00EA74CA">
          <w:rPr>
            <w:rFonts w:ascii="Cambria" w:hAnsi="Cambria"/>
            <w:sz w:val="28"/>
            <w:szCs w:val="28"/>
          </w:rPr>
          <w:t>ed</w:t>
        </w:r>
      </w:ins>
      <w:ins w:id="3489" w:author="Claire S" w:date="2026-05-26T09:34:00Z" w16du:dateUtc="2026-05-26T08:34:00Z">
        <w:r w:rsidR="00CE3137">
          <w:rPr>
            <w:rFonts w:ascii="Cambria" w:hAnsi="Cambria"/>
            <w:sz w:val="28"/>
            <w:szCs w:val="28"/>
          </w:rPr>
          <w:t xml:space="preserve"> </w:t>
        </w:r>
      </w:ins>
      <w:ins w:id="3490" w:author="Claire S" w:date="2026-05-26T09:25:00Z" w16du:dateUtc="2026-05-26T08:25:00Z">
        <w:r w:rsidR="00DA3747">
          <w:rPr>
            <w:rFonts w:ascii="Cambria" w:hAnsi="Cambria"/>
            <w:sz w:val="28"/>
            <w:szCs w:val="28"/>
          </w:rPr>
          <w:t>at</w:t>
        </w:r>
      </w:ins>
      <w:ins w:id="3491" w:author="Claire S" w:date="2026-05-26T09:02:00Z" w16du:dateUtc="2026-05-26T08:02:00Z">
        <w:r>
          <w:rPr>
            <w:rFonts w:ascii="Cambria" w:hAnsi="Cambria"/>
            <w:sz w:val="28"/>
            <w:szCs w:val="28"/>
          </w:rPr>
          <w:t xml:space="preserve"> Violet. </w:t>
        </w:r>
      </w:ins>
    </w:p>
    <w:p w14:paraId="5662E1FD" w14:textId="0C5BC030" w:rsidR="00DE4484" w:rsidRDefault="00060DE0" w:rsidP="00F06E8B">
      <w:pPr>
        <w:spacing w:line="360" w:lineRule="auto"/>
        <w:ind w:firstLine="720"/>
        <w:contextualSpacing/>
        <w:rPr>
          <w:ins w:id="3492" w:author="Claire S" w:date="2026-07-20T11:41:00Z" w16du:dateUtc="2026-07-20T10:41:00Z"/>
          <w:rFonts w:ascii="Cambria" w:hAnsi="Cambria"/>
          <w:sz w:val="28"/>
          <w:szCs w:val="28"/>
        </w:rPr>
      </w:pPr>
      <w:ins w:id="3493" w:author="Claire S" w:date="2026-05-26T09:02:00Z" w16du:dateUtc="2026-05-26T08:02:00Z">
        <w:r>
          <w:rPr>
            <w:rFonts w:ascii="Cambria" w:hAnsi="Cambria"/>
            <w:sz w:val="28"/>
            <w:szCs w:val="28"/>
          </w:rPr>
          <w:t xml:space="preserve">‘Yeah, let’s not worry.’ </w:t>
        </w:r>
      </w:ins>
      <w:ins w:id="3494" w:author="Claire S" w:date="2026-05-27T11:48:00Z" w16du:dateUtc="2026-05-27T10:48:00Z">
        <w:r w:rsidR="00EA74CA">
          <w:rPr>
            <w:rFonts w:ascii="Cambria" w:hAnsi="Cambria"/>
            <w:sz w:val="28"/>
            <w:szCs w:val="28"/>
          </w:rPr>
          <w:t xml:space="preserve">Savannah </w:t>
        </w:r>
      </w:ins>
      <w:ins w:id="3495" w:author="Claire S" w:date="2026-05-26T09:02:00Z" w16du:dateUtc="2026-05-26T08:02:00Z">
        <w:r>
          <w:rPr>
            <w:rFonts w:ascii="Cambria" w:hAnsi="Cambria"/>
            <w:sz w:val="28"/>
            <w:szCs w:val="28"/>
          </w:rPr>
          <w:t>patted Dex’s thigh, but he just looked in pain.</w:t>
        </w:r>
      </w:ins>
      <w:ins w:id="3496" w:author="Claire S" w:date="2026-06-02T09:20:00Z" w16du:dateUtc="2026-06-02T08:20:00Z">
        <w:r w:rsidR="00816DA7">
          <w:rPr>
            <w:rFonts w:ascii="Cambria" w:hAnsi="Cambria"/>
            <w:sz w:val="28"/>
            <w:szCs w:val="28"/>
          </w:rPr>
          <w:t xml:space="preserve"> </w:t>
        </w:r>
      </w:ins>
      <w:ins w:id="3497" w:author="Claire S" w:date="2026-07-24T12:30:00Z" w16du:dateUtc="2026-07-24T11:30:00Z">
        <w:r w:rsidR="002E296F">
          <w:rPr>
            <w:rFonts w:ascii="Cambria" w:hAnsi="Cambria"/>
            <w:sz w:val="28"/>
            <w:szCs w:val="28"/>
          </w:rPr>
          <w:t>Except -</w:t>
        </w:r>
      </w:ins>
      <w:ins w:id="3498" w:author="Claire S" w:date="2026-06-03T10:58:00Z" w16du:dateUtc="2026-06-03T09:58:00Z">
        <w:r w:rsidR="00FA253C">
          <w:rPr>
            <w:rFonts w:ascii="Cambria" w:hAnsi="Cambria"/>
            <w:sz w:val="28"/>
            <w:szCs w:val="28"/>
          </w:rPr>
          <w:t xml:space="preserve"> was he pretending?</w:t>
        </w:r>
        <w:del w:id="3499" w:author="Daisy Watt" w:date="2026-06-18T21:34:00Z" w16du:dateUtc="2026-06-18T20:34:00Z">
          <w:r w:rsidR="00FA253C" w:rsidDel="00BD78CE">
            <w:rPr>
              <w:rFonts w:ascii="Cambria" w:hAnsi="Cambria"/>
              <w:sz w:val="28"/>
              <w:szCs w:val="28"/>
            </w:rPr>
            <w:delText xml:space="preserve"> </w:delText>
          </w:r>
        </w:del>
        <w:r w:rsidR="00FA253C">
          <w:rPr>
            <w:rFonts w:ascii="Cambria" w:hAnsi="Cambria"/>
            <w:sz w:val="28"/>
            <w:szCs w:val="28"/>
          </w:rPr>
          <w:t xml:space="preserve"> </w:t>
        </w:r>
      </w:ins>
      <w:ins w:id="3500" w:author="Claire S" w:date="2026-07-24T12:30:00Z" w16du:dateUtc="2026-07-24T11:30:00Z">
        <w:r w:rsidR="002E296F">
          <w:rPr>
            <w:rFonts w:ascii="Cambria" w:hAnsi="Cambria"/>
            <w:sz w:val="28"/>
            <w:szCs w:val="28"/>
          </w:rPr>
          <w:t>T</w:t>
        </w:r>
      </w:ins>
      <w:ins w:id="3501" w:author="Claire S" w:date="2026-07-21T09:20:00Z" w16du:dateUtc="2026-07-21T08:20:00Z">
        <w:r w:rsidR="00A9718E">
          <w:rPr>
            <w:rFonts w:ascii="Cambria" w:hAnsi="Cambria"/>
            <w:sz w:val="28"/>
            <w:szCs w:val="28"/>
          </w:rPr>
          <w:t xml:space="preserve">he </w:t>
        </w:r>
      </w:ins>
      <w:ins w:id="3502" w:author="Claire S" w:date="2026-07-24T12:30:00Z" w16du:dateUtc="2026-07-24T11:30:00Z">
        <w:r w:rsidR="002E296F">
          <w:rPr>
            <w:rFonts w:ascii="Cambria" w:hAnsi="Cambria"/>
            <w:sz w:val="28"/>
            <w:szCs w:val="28"/>
          </w:rPr>
          <w:t xml:space="preserve">fear crept </w:t>
        </w:r>
      </w:ins>
      <w:ins w:id="3503" w:author="Claire S" w:date="2026-07-21T09:20:00Z" w16du:dateUtc="2026-07-21T08:20:00Z">
        <w:r w:rsidR="00A9718E">
          <w:rPr>
            <w:rFonts w:ascii="Cambria" w:hAnsi="Cambria"/>
            <w:sz w:val="28"/>
            <w:szCs w:val="28"/>
          </w:rPr>
          <w:t>in: i</w:t>
        </w:r>
      </w:ins>
      <w:commentRangeStart w:id="3504"/>
      <w:ins w:id="3505" w:author="Claire S" w:date="2026-05-26T09:02:00Z" w16du:dateUtc="2026-05-26T08:02:00Z">
        <w:r>
          <w:rPr>
            <w:rFonts w:ascii="Cambria" w:hAnsi="Cambria"/>
            <w:sz w:val="28"/>
            <w:szCs w:val="28"/>
          </w:rPr>
          <w:t xml:space="preserve">f Dex </w:t>
        </w:r>
      </w:ins>
      <w:ins w:id="3506" w:author="Claire S" w:date="2026-07-21T09:20:00Z" w16du:dateUtc="2026-07-21T08:20:00Z">
        <w:r w:rsidR="00A9718E">
          <w:rPr>
            <w:rFonts w:ascii="Cambria" w:hAnsi="Cambria"/>
            <w:sz w:val="28"/>
            <w:szCs w:val="28"/>
          </w:rPr>
          <w:t>left now</w:t>
        </w:r>
      </w:ins>
      <w:ins w:id="3507" w:author="Daisy Watt" w:date="2026-06-18T21:47:00Z" w16du:dateUtc="2026-06-18T20:47:00Z">
        <w:del w:id="3508" w:author="Claire S" w:date="2026-07-21T09:20:00Z" w16du:dateUtc="2026-07-21T08:20:00Z">
          <w:r w:rsidR="003944C1" w:rsidDel="00A9718E">
            <w:rPr>
              <w:rFonts w:ascii="Cambria" w:hAnsi="Cambria"/>
              <w:sz w:val="28"/>
              <w:szCs w:val="28"/>
            </w:rPr>
            <w:delText>the office</w:delText>
          </w:r>
        </w:del>
      </w:ins>
      <w:ins w:id="3509" w:author="Claire S" w:date="2026-05-26T09:02:00Z" w16du:dateUtc="2026-05-26T08:02:00Z">
        <w:r>
          <w:rPr>
            <w:rFonts w:ascii="Cambria" w:hAnsi="Cambria"/>
            <w:sz w:val="28"/>
            <w:szCs w:val="28"/>
          </w:rPr>
          <w:t xml:space="preserve">, </w:t>
        </w:r>
      </w:ins>
      <w:ins w:id="3510" w:author="Claire S" w:date="2026-06-03T10:58:00Z" w16du:dateUtc="2026-06-03T09:58:00Z">
        <w:r w:rsidR="00FA253C">
          <w:rPr>
            <w:rFonts w:ascii="Cambria" w:hAnsi="Cambria"/>
            <w:sz w:val="28"/>
            <w:szCs w:val="28"/>
          </w:rPr>
          <w:t xml:space="preserve">was </w:t>
        </w:r>
      </w:ins>
      <w:ins w:id="3511" w:author="Claire S" w:date="2026-05-26T09:02:00Z" w16du:dateUtc="2026-05-26T08:02:00Z">
        <w:r>
          <w:rPr>
            <w:rFonts w:ascii="Cambria" w:hAnsi="Cambria"/>
            <w:sz w:val="28"/>
            <w:szCs w:val="28"/>
          </w:rPr>
          <w:t xml:space="preserve">it </w:t>
        </w:r>
      </w:ins>
      <w:ins w:id="3512" w:author="Claire S" w:date="2026-07-21T09:20:00Z" w16du:dateUtc="2026-07-21T08:20:00Z">
        <w:r w:rsidR="00A9718E">
          <w:rPr>
            <w:rFonts w:ascii="Cambria" w:hAnsi="Cambria"/>
            <w:sz w:val="28"/>
            <w:szCs w:val="28"/>
          </w:rPr>
          <w:t>to</w:t>
        </w:r>
      </w:ins>
      <w:ins w:id="3513" w:author="Claire S" w:date="2026-05-26T09:02:00Z" w16du:dateUtc="2026-05-26T08:02:00Z">
        <w:r>
          <w:rPr>
            <w:rFonts w:ascii="Cambria" w:hAnsi="Cambria"/>
            <w:sz w:val="28"/>
            <w:szCs w:val="28"/>
          </w:rPr>
          <w:t xml:space="preserve"> meet </w:t>
        </w:r>
      </w:ins>
      <w:ins w:id="3514" w:author="Claire S" w:date="2026-07-20T11:41:00Z" w16du:dateUtc="2026-07-20T10:41:00Z">
        <w:r w:rsidR="00DE4484">
          <w:rPr>
            <w:rFonts w:ascii="Cambria" w:hAnsi="Cambria"/>
            <w:sz w:val="28"/>
            <w:szCs w:val="28"/>
          </w:rPr>
          <w:t xml:space="preserve">whoever he’d </w:t>
        </w:r>
      </w:ins>
      <w:ins w:id="3515" w:author="Claire S" w:date="2026-06-03T10:59:00Z" w16du:dateUtc="2026-06-03T09:59:00Z">
        <w:del w:id="3516" w:author="Daisy Watt" w:date="2026-06-18T21:47:00Z" w16du:dateUtc="2026-06-18T20:47:00Z">
          <w:r w:rsidR="00A270BF" w:rsidDel="003944C1">
            <w:rPr>
              <w:rFonts w:ascii="Cambria" w:hAnsi="Cambria"/>
              <w:sz w:val="28"/>
              <w:szCs w:val="28"/>
            </w:rPr>
            <w:delText>-</w:delText>
          </w:r>
        </w:del>
      </w:ins>
      <w:ins w:id="3517" w:author="Daisy Watt" w:date="2026-06-18T21:47:00Z" w16du:dateUtc="2026-06-18T20:47:00Z">
        <w:del w:id="3518" w:author="Claire S" w:date="2026-07-20T11:41:00Z" w16du:dateUtc="2026-07-20T10:41:00Z">
          <w:r w:rsidR="003944C1" w:rsidDel="00DE4484">
            <w:rPr>
              <w:rFonts w:ascii="Cambria" w:hAnsi="Cambria"/>
              <w:sz w:val="28"/>
              <w:szCs w:val="28"/>
            </w:rPr>
            <w:delText>–</w:delText>
          </w:r>
        </w:del>
      </w:ins>
      <w:ins w:id="3519" w:author="Claire S" w:date="2026-07-20T11:41:00Z" w16du:dateUtc="2026-07-20T10:41:00Z">
        <w:r w:rsidR="00DE4484">
          <w:rPr>
            <w:rFonts w:ascii="Cambria" w:hAnsi="Cambria"/>
            <w:sz w:val="28"/>
            <w:szCs w:val="28"/>
          </w:rPr>
          <w:t>been</w:t>
        </w:r>
      </w:ins>
      <w:ins w:id="3520" w:author="Claire S" w:date="2026-06-02T17:49:00Z" w16du:dateUtc="2026-06-02T16:49:00Z">
        <w:r w:rsidR="0084086D">
          <w:rPr>
            <w:rFonts w:ascii="Cambria" w:hAnsi="Cambria"/>
            <w:sz w:val="28"/>
            <w:szCs w:val="28"/>
          </w:rPr>
          <w:t xml:space="preserve"> texting </w:t>
        </w:r>
      </w:ins>
      <w:ins w:id="3521" w:author="Claire S" w:date="2026-07-20T11:41:00Z" w16du:dateUtc="2026-07-20T10:41:00Z">
        <w:r w:rsidR="00DE4484">
          <w:rPr>
            <w:rFonts w:ascii="Cambria" w:hAnsi="Cambria"/>
            <w:sz w:val="28"/>
            <w:szCs w:val="28"/>
          </w:rPr>
          <w:t>all night</w:t>
        </w:r>
      </w:ins>
      <w:ins w:id="3522" w:author="Claire S" w:date="2026-06-03T10:59:00Z" w16du:dateUtc="2026-06-03T09:59:00Z">
        <w:r w:rsidR="00A270BF">
          <w:rPr>
            <w:rFonts w:ascii="Cambria" w:hAnsi="Cambria"/>
            <w:sz w:val="28"/>
            <w:szCs w:val="28"/>
          </w:rPr>
          <w:t>?</w:t>
        </w:r>
      </w:ins>
      <w:ins w:id="3523" w:author="Claire S" w:date="2026-06-02T17:49:00Z" w16du:dateUtc="2026-06-02T16:49:00Z">
        <w:r w:rsidR="0084086D">
          <w:rPr>
            <w:rFonts w:ascii="Cambria" w:hAnsi="Cambria"/>
            <w:sz w:val="28"/>
            <w:szCs w:val="28"/>
          </w:rPr>
          <w:t xml:space="preserve"> </w:t>
        </w:r>
      </w:ins>
    </w:p>
    <w:p w14:paraId="76B98F4E" w14:textId="411A0086" w:rsidR="00060DE0" w:rsidRDefault="00DE4484" w:rsidP="00F06E8B">
      <w:pPr>
        <w:spacing w:line="360" w:lineRule="auto"/>
        <w:ind w:firstLine="720"/>
        <w:contextualSpacing/>
        <w:rPr>
          <w:ins w:id="3524" w:author="Claire S" w:date="2026-05-26T09:02:00Z" w16du:dateUtc="2026-05-26T08:02:00Z"/>
          <w:rFonts w:ascii="Cambria" w:hAnsi="Cambria"/>
          <w:sz w:val="28"/>
          <w:szCs w:val="28"/>
        </w:rPr>
      </w:pPr>
      <w:ins w:id="3525" w:author="Claire S" w:date="2026-07-20T11:41:00Z" w16du:dateUtc="2026-07-20T10:41:00Z">
        <w:r>
          <w:rPr>
            <w:rFonts w:ascii="Cambria" w:hAnsi="Cambria"/>
            <w:sz w:val="28"/>
            <w:szCs w:val="28"/>
          </w:rPr>
          <w:t>But i</w:t>
        </w:r>
      </w:ins>
      <w:ins w:id="3526" w:author="Claire S" w:date="2026-06-03T11:23:00Z" w16du:dateUtc="2026-06-03T10:23:00Z">
        <w:r w:rsidR="00FC5D0D">
          <w:rPr>
            <w:rFonts w:ascii="Cambria" w:hAnsi="Cambria"/>
            <w:sz w:val="28"/>
            <w:szCs w:val="28"/>
          </w:rPr>
          <w:t>t was too quiet in the cab to ask him</w:t>
        </w:r>
      </w:ins>
      <w:ins w:id="3527" w:author="Daisy Watt" w:date="2026-06-18T21:47:00Z" w16du:dateUtc="2026-06-18T20:47:00Z">
        <w:r w:rsidR="003944C1">
          <w:rPr>
            <w:rFonts w:ascii="Cambria" w:hAnsi="Cambria"/>
            <w:sz w:val="28"/>
            <w:szCs w:val="28"/>
          </w:rPr>
          <w:t>.</w:t>
        </w:r>
      </w:ins>
      <w:commentRangeEnd w:id="3504"/>
      <w:r w:rsidR="001B5D7C">
        <w:rPr>
          <w:rStyle w:val="CommentReference"/>
          <w:rFonts w:ascii="Cambria" w:hAnsi="Cambria"/>
          <w:sz w:val="28"/>
          <w:szCs w:val="28"/>
        </w:rPr>
        <w:commentReference w:id="3504"/>
      </w:r>
      <w:ins w:id="3528" w:author="Claire S" w:date="2026-06-03T11:23:00Z" w16du:dateUtc="2026-06-03T10:23:00Z">
        <w:del w:id="3529" w:author="Daisy Watt" w:date="2026-06-18T21:47:00Z" w16du:dateUtc="2026-06-18T20:47:00Z">
          <w:r w:rsidR="00FC5D0D" w:rsidDel="003944C1">
            <w:rPr>
              <w:rFonts w:ascii="Cambria" w:hAnsi="Cambria"/>
              <w:sz w:val="28"/>
              <w:szCs w:val="28"/>
            </w:rPr>
            <w:delText xml:space="preserve"> -</w:delText>
          </w:r>
        </w:del>
      </w:ins>
    </w:p>
    <w:p w14:paraId="6FACCB30" w14:textId="08BA7553" w:rsidR="0084086D" w:rsidRDefault="00816DA7" w:rsidP="00060DE0">
      <w:pPr>
        <w:spacing w:line="360" w:lineRule="auto"/>
        <w:ind w:firstLine="720"/>
        <w:contextualSpacing/>
        <w:rPr>
          <w:ins w:id="3530" w:author="Claire S" w:date="2026-06-02T17:49:00Z" w16du:dateUtc="2026-06-02T16:49:00Z"/>
          <w:rFonts w:ascii="Cambria" w:hAnsi="Cambria"/>
          <w:sz w:val="28"/>
          <w:szCs w:val="28"/>
        </w:rPr>
      </w:pPr>
      <w:ins w:id="3531" w:author="Claire S" w:date="2026-06-02T09:20:00Z" w16du:dateUtc="2026-06-02T08:20:00Z">
        <w:r w:rsidRPr="00816DA7">
          <w:rPr>
            <w:rFonts w:ascii="Cambria" w:hAnsi="Cambria"/>
            <w:i/>
            <w:iCs/>
            <w:sz w:val="28"/>
            <w:szCs w:val="28"/>
            <w:rPrChange w:id="3532" w:author="Claire S" w:date="2026-06-02T09:20:00Z" w16du:dateUtc="2026-06-02T08:20:00Z">
              <w:rPr>
                <w:rFonts w:ascii="Cambria" w:hAnsi="Cambria"/>
                <w:sz w:val="28"/>
                <w:szCs w:val="28"/>
              </w:rPr>
            </w:rPrChange>
          </w:rPr>
          <w:t>Pull yourself together</w:t>
        </w:r>
        <w:r>
          <w:rPr>
            <w:rFonts w:ascii="Cambria" w:hAnsi="Cambria"/>
            <w:sz w:val="28"/>
            <w:szCs w:val="28"/>
          </w:rPr>
          <w:t xml:space="preserve">, Savannah imagined </w:t>
        </w:r>
      </w:ins>
      <w:ins w:id="3533" w:author="Claire S" w:date="2026-06-03T10:59:00Z" w16du:dateUtc="2026-06-03T09:59:00Z">
        <w:r w:rsidR="00A270BF">
          <w:rPr>
            <w:rFonts w:ascii="Cambria" w:hAnsi="Cambria"/>
            <w:sz w:val="28"/>
            <w:szCs w:val="28"/>
          </w:rPr>
          <w:t xml:space="preserve">her mum </w:t>
        </w:r>
      </w:ins>
      <w:ins w:id="3534" w:author="Claire S" w:date="2026-06-02T09:20:00Z" w16du:dateUtc="2026-06-02T08:20:00Z">
        <w:del w:id="3535" w:author="Daisy Watt" w:date="2026-06-18T21:34:00Z" w16du:dateUtc="2026-06-18T20:34:00Z">
          <w:r w:rsidDel="0043773E">
            <w:rPr>
              <w:rFonts w:ascii="Cambria" w:hAnsi="Cambria"/>
              <w:sz w:val="28"/>
              <w:szCs w:val="28"/>
            </w:rPr>
            <w:delText xml:space="preserve">Lissa </w:delText>
          </w:r>
        </w:del>
        <w:r>
          <w:rPr>
            <w:rFonts w:ascii="Cambria" w:hAnsi="Cambria"/>
            <w:sz w:val="28"/>
            <w:szCs w:val="28"/>
          </w:rPr>
          <w:t xml:space="preserve">saying. </w:t>
        </w:r>
        <w:del w:id="3536" w:author="Daisy Watt" w:date="2026-06-18T21:34:00Z" w16du:dateUtc="2026-06-18T20:34:00Z">
          <w:r w:rsidDel="0043773E">
            <w:rPr>
              <w:rFonts w:ascii="Cambria" w:hAnsi="Cambria"/>
              <w:sz w:val="28"/>
              <w:szCs w:val="28"/>
            </w:rPr>
            <w:delText xml:space="preserve"> </w:delText>
          </w:r>
        </w:del>
        <w:r w:rsidRPr="00816DA7">
          <w:rPr>
            <w:rFonts w:ascii="Cambria" w:hAnsi="Cambria"/>
            <w:i/>
            <w:iCs/>
            <w:sz w:val="28"/>
            <w:szCs w:val="28"/>
            <w:rPrChange w:id="3537" w:author="Claire S" w:date="2026-06-02T09:20:00Z" w16du:dateUtc="2026-06-02T08:20:00Z">
              <w:rPr>
                <w:rFonts w:ascii="Cambria" w:hAnsi="Cambria"/>
                <w:sz w:val="28"/>
                <w:szCs w:val="28"/>
              </w:rPr>
            </w:rPrChange>
          </w:rPr>
          <w:t xml:space="preserve">Don’t let a man </w:t>
        </w:r>
      </w:ins>
      <w:ins w:id="3538" w:author="Claire S" w:date="2026-06-02T17:49:00Z" w16du:dateUtc="2026-06-02T16:49:00Z">
        <w:r w:rsidR="0084086D">
          <w:rPr>
            <w:rFonts w:ascii="Cambria" w:hAnsi="Cambria"/>
            <w:i/>
            <w:iCs/>
            <w:sz w:val="28"/>
            <w:szCs w:val="28"/>
          </w:rPr>
          <w:t>ever even sniff</w:t>
        </w:r>
      </w:ins>
      <w:ins w:id="3539" w:author="Claire S" w:date="2026-06-02T09:20:00Z" w16du:dateUtc="2026-06-02T08:20:00Z">
        <w:r w:rsidRPr="00816DA7">
          <w:rPr>
            <w:rFonts w:ascii="Cambria" w:hAnsi="Cambria"/>
            <w:i/>
            <w:iCs/>
            <w:sz w:val="28"/>
            <w:szCs w:val="28"/>
            <w:rPrChange w:id="3540" w:author="Claire S" w:date="2026-06-02T09:20:00Z" w16du:dateUtc="2026-06-02T08:20:00Z">
              <w:rPr>
                <w:rFonts w:ascii="Cambria" w:hAnsi="Cambria"/>
                <w:sz w:val="28"/>
                <w:szCs w:val="28"/>
              </w:rPr>
            </w:rPrChange>
          </w:rPr>
          <w:t xml:space="preserve"> your</w:t>
        </w:r>
      </w:ins>
      <w:ins w:id="3541" w:author="Claire S" w:date="2026-05-26T09:02:00Z" w16du:dateUtc="2026-05-26T08:02:00Z">
        <w:r w:rsidR="00060DE0" w:rsidRPr="00816DA7">
          <w:rPr>
            <w:rFonts w:ascii="Cambria" w:hAnsi="Cambria"/>
            <w:i/>
            <w:iCs/>
            <w:sz w:val="28"/>
            <w:szCs w:val="28"/>
            <w:rPrChange w:id="3542" w:author="Claire S" w:date="2026-06-02T09:20:00Z" w16du:dateUtc="2026-06-02T08:20:00Z">
              <w:rPr>
                <w:rFonts w:ascii="Cambria" w:hAnsi="Cambria"/>
                <w:sz w:val="28"/>
                <w:szCs w:val="28"/>
              </w:rPr>
            </w:rPrChange>
          </w:rPr>
          <w:t xml:space="preserve"> insecurity</w:t>
        </w:r>
        <w:r w:rsidR="00060DE0">
          <w:rPr>
            <w:rFonts w:ascii="Cambria" w:hAnsi="Cambria"/>
            <w:sz w:val="28"/>
            <w:szCs w:val="28"/>
          </w:rPr>
          <w:t xml:space="preserve">.  </w:t>
        </w:r>
      </w:ins>
    </w:p>
    <w:p w14:paraId="3EFC470C" w14:textId="3EBE226F" w:rsidR="00633828" w:rsidRDefault="001B5D7C" w:rsidP="00AF1D26">
      <w:pPr>
        <w:spacing w:line="360" w:lineRule="auto"/>
        <w:ind w:firstLine="720"/>
        <w:contextualSpacing/>
        <w:rPr>
          <w:ins w:id="3543" w:author="Claire S" w:date="2026-07-20T11:49:00Z" w16du:dateUtc="2026-07-20T10:49:00Z"/>
          <w:rFonts w:ascii="Cambria" w:hAnsi="Cambria"/>
          <w:sz w:val="28"/>
          <w:szCs w:val="28"/>
        </w:rPr>
      </w:pPr>
      <w:ins w:id="3544" w:author="Daisy Watt" w:date="2026-06-18T21:48:00Z" w16du:dateUtc="2026-06-18T20:48:00Z">
        <w:del w:id="3545" w:author="Claire S" w:date="2026-07-24T12:32:00Z" w16du:dateUtc="2026-07-24T11:32:00Z">
          <w:r w:rsidDel="00842F74">
            <w:rPr>
              <w:rFonts w:ascii="Cambria" w:hAnsi="Cambria"/>
              <w:sz w:val="28"/>
              <w:szCs w:val="28"/>
            </w:rPr>
            <w:delText>the office</w:delText>
          </w:r>
        </w:del>
      </w:ins>
      <w:ins w:id="3546" w:author="Claire S" w:date="2026-05-26T09:02:00Z" w16du:dateUtc="2026-05-26T08:02:00Z">
        <w:r w:rsidR="00060DE0">
          <w:rPr>
            <w:rFonts w:ascii="Cambria" w:hAnsi="Cambria"/>
            <w:sz w:val="28"/>
            <w:szCs w:val="28"/>
          </w:rPr>
          <w:t xml:space="preserve"> </w:t>
        </w:r>
        <w:del w:id="3547" w:author="Daisy Watt" w:date="2026-06-18T21:48:00Z" w16du:dateUtc="2026-06-18T20:48:00Z">
          <w:r w:rsidR="00060DE0" w:rsidDel="001B5D7C">
            <w:rPr>
              <w:rFonts w:ascii="Cambria" w:hAnsi="Cambria"/>
              <w:sz w:val="28"/>
              <w:szCs w:val="28"/>
            </w:rPr>
            <w:delText xml:space="preserve"> </w:delText>
          </w:r>
        </w:del>
      </w:ins>
      <w:ins w:id="3548" w:author="Claire S" w:date="2026-06-03T11:01:00Z" w16du:dateUtc="2026-06-03T10:01:00Z">
        <w:r w:rsidR="00AF1D26">
          <w:rPr>
            <w:rFonts w:ascii="Cambria" w:hAnsi="Cambria"/>
            <w:sz w:val="28"/>
            <w:szCs w:val="28"/>
          </w:rPr>
          <w:t xml:space="preserve">And she wouldn’t dwell on the fact that if </w:t>
        </w:r>
      </w:ins>
      <w:ins w:id="3549" w:author="Claire S" w:date="2026-05-26T09:02:00Z" w16du:dateUtc="2026-05-26T08:02:00Z">
        <w:r w:rsidR="00060DE0">
          <w:rPr>
            <w:rFonts w:ascii="Cambria" w:hAnsi="Cambria"/>
            <w:sz w:val="28"/>
            <w:szCs w:val="28"/>
          </w:rPr>
          <w:t xml:space="preserve">Dex </w:t>
        </w:r>
      </w:ins>
      <w:ins w:id="3550" w:author="Claire S" w:date="2026-06-02T17:51:00Z" w16du:dateUtc="2026-06-02T16:51:00Z">
        <w:r w:rsidR="00730BB0">
          <w:rPr>
            <w:rFonts w:ascii="Cambria" w:hAnsi="Cambria"/>
            <w:sz w:val="28"/>
            <w:szCs w:val="28"/>
          </w:rPr>
          <w:t>went home</w:t>
        </w:r>
      </w:ins>
      <w:ins w:id="3551" w:author="Claire S" w:date="2026-06-08T12:51:00Z" w16du:dateUtc="2026-06-08T11:51:00Z">
        <w:r w:rsidR="00B54500">
          <w:rPr>
            <w:rFonts w:ascii="Cambria" w:hAnsi="Cambria"/>
            <w:sz w:val="28"/>
            <w:szCs w:val="28"/>
          </w:rPr>
          <w:t xml:space="preserve"> without her</w:t>
        </w:r>
      </w:ins>
      <w:ins w:id="3552" w:author="Claire S" w:date="2026-06-02T17:51:00Z" w16du:dateUtc="2026-06-02T16:51:00Z">
        <w:r w:rsidR="00730BB0">
          <w:rPr>
            <w:rFonts w:ascii="Cambria" w:hAnsi="Cambria"/>
            <w:sz w:val="28"/>
            <w:szCs w:val="28"/>
          </w:rPr>
          <w:t>,</w:t>
        </w:r>
      </w:ins>
      <w:ins w:id="3553" w:author="Claire S" w:date="2026-05-26T09:02:00Z" w16du:dateUtc="2026-05-26T08:02:00Z">
        <w:r w:rsidR="00060DE0">
          <w:rPr>
            <w:rFonts w:ascii="Cambria" w:hAnsi="Cambria"/>
            <w:sz w:val="28"/>
            <w:szCs w:val="28"/>
          </w:rPr>
          <w:t xml:space="preserve"> she’d been abandoned </w:t>
        </w:r>
        <w:commentRangeStart w:id="3554"/>
        <w:r w:rsidR="00060DE0">
          <w:rPr>
            <w:rFonts w:ascii="Cambria" w:hAnsi="Cambria"/>
            <w:sz w:val="28"/>
            <w:szCs w:val="28"/>
          </w:rPr>
          <w:t>yet again.</w:t>
        </w:r>
      </w:ins>
      <w:ins w:id="3555" w:author="Claire S" w:date="2026-05-27T11:49:00Z" w16du:dateUtc="2026-05-27T10:49:00Z">
        <w:r w:rsidR="00633828">
          <w:rPr>
            <w:rFonts w:ascii="Cambria" w:hAnsi="Cambria"/>
            <w:sz w:val="28"/>
            <w:szCs w:val="28"/>
          </w:rPr>
          <w:t xml:space="preserve">  </w:t>
        </w:r>
      </w:ins>
      <w:commentRangeEnd w:id="3554"/>
      <w:r>
        <w:rPr>
          <w:rStyle w:val="CommentReference"/>
          <w:rFonts w:ascii="Cambria" w:hAnsi="Cambria"/>
          <w:sz w:val="28"/>
          <w:szCs w:val="28"/>
        </w:rPr>
        <w:commentReference w:id="3554"/>
      </w:r>
    </w:p>
    <w:p w14:paraId="51D48E62" w14:textId="385D9C8F" w:rsidR="00A9718E" w:rsidRDefault="002E296F">
      <w:pPr>
        <w:spacing w:line="360" w:lineRule="auto"/>
        <w:ind w:firstLine="720"/>
        <w:contextualSpacing/>
        <w:rPr>
          <w:ins w:id="3556" w:author="Claire S" w:date="2026-07-21T09:21:00Z" w16du:dateUtc="2026-07-21T08:21:00Z"/>
          <w:rFonts w:ascii="Cambria" w:hAnsi="Cambria"/>
          <w:sz w:val="28"/>
          <w:szCs w:val="28"/>
        </w:rPr>
        <w:pPrChange w:id="3557" w:author="Claire S" w:date="2026-07-21T09:22:00Z" w16du:dateUtc="2026-07-21T08:22:00Z">
          <w:pPr>
            <w:spacing w:line="360" w:lineRule="auto"/>
            <w:contextualSpacing/>
          </w:pPr>
        </w:pPrChange>
      </w:pPr>
      <w:ins w:id="3558" w:author="Claire S" w:date="2026-07-24T12:31:00Z" w16du:dateUtc="2026-07-24T11:31:00Z">
        <w:r>
          <w:rPr>
            <w:rFonts w:ascii="Cambria" w:hAnsi="Cambria"/>
            <w:sz w:val="28"/>
            <w:szCs w:val="28"/>
          </w:rPr>
          <w:t>T</w:t>
        </w:r>
      </w:ins>
      <w:ins w:id="3559" w:author="Claire S" w:date="2026-07-21T09:22:00Z" w16du:dateUtc="2026-07-21T08:22:00Z">
        <w:r w:rsidR="00A9718E">
          <w:rPr>
            <w:rFonts w:ascii="Cambria" w:hAnsi="Cambria"/>
            <w:sz w:val="28"/>
            <w:szCs w:val="28"/>
          </w:rPr>
          <w:t>he therapy group in rehab had</w:t>
        </w:r>
      </w:ins>
      <w:ins w:id="3560" w:author="Claire S" w:date="2026-07-24T12:31:00Z" w16du:dateUtc="2026-07-24T11:31:00Z">
        <w:r>
          <w:rPr>
            <w:rFonts w:ascii="Cambria" w:hAnsi="Cambria"/>
            <w:sz w:val="28"/>
            <w:szCs w:val="28"/>
          </w:rPr>
          <w:t xml:space="preserve"> ramped up</w:t>
        </w:r>
      </w:ins>
      <w:ins w:id="3561" w:author="Claire S" w:date="2026-07-21T09:22:00Z" w16du:dateUtc="2026-07-21T08:22:00Z">
        <w:r w:rsidR="00A9718E">
          <w:rPr>
            <w:rFonts w:ascii="Cambria" w:hAnsi="Cambria"/>
            <w:sz w:val="28"/>
            <w:szCs w:val="28"/>
          </w:rPr>
          <w:t xml:space="preserve"> this </w:t>
        </w:r>
      </w:ins>
      <w:ins w:id="3562" w:author="Claire S" w:date="2026-07-20T11:49:00Z" w16du:dateUtc="2026-07-20T10:49:00Z">
        <w:r w:rsidR="003E184E">
          <w:rPr>
            <w:rFonts w:ascii="Cambria" w:hAnsi="Cambria"/>
            <w:sz w:val="28"/>
            <w:szCs w:val="28"/>
          </w:rPr>
          <w:t>fear of abandonment</w:t>
        </w:r>
      </w:ins>
      <w:ins w:id="3563" w:author="Claire S" w:date="2026-07-21T09:22:00Z" w16du:dateUtc="2026-07-21T08:22:00Z">
        <w:r w:rsidR="00A9718E">
          <w:rPr>
            <w:rFonts w:ascii="Cambria" w:hAnsi="Cambria"/>
            <w:sz w:val="28"/>
            <w:szCs w:val="28"/>
          </w:rPr>
          <w:t>;</w:t>
        </w:r>
      </w:ins>
      <w:ins w:id="3564" w:author="Claire S" w:date="2026-07-21T09:23:00Z" w16du:dateUtc="2026-07-21T08:23:00Z">
        <w:r w:rsidR="00A9718E">
          <w:rPr>
            <w:rFonts w:ascii="Cambria" w:hAnsi="Cambria"/>
            <w:sz w:val="28"/>
            <w:szCs w:val="28"/>
          </w:rPr>
          <w:t xml:space="preserve"> </w:t>
        </w:r>
      </w:ins>
      <w:ins w:id="3565" w:author="Claire S" w:date="2026-07-20T14:06:00Z" w16du:dateUtc="2026-07-20T13:06:00Z">
        <w:r w:rsidR="00782211">
          <w:rPr>
            <w:rFonts w:ascii="Cambria" w:hAnsi="Cambria"/>
            <w:sz w:val="28"/>
            <w:szCs w:val="28"/>
          </w:rPr>
          <w:t>stemm</w:t>
        </w:r>
      </w:ins>
      <w:ins w:id="3566" w:author="Claire S" w:date="2026-07-21T09:23:00Z" w16du:dateUtc="2026-07-21T08:23:00Z">
        <w:r w:rsidR="00A9718E">
          <w:rPr>
            <w:rFonts w:ascii="Cambria" w:hAnsi="Cambria"/>
            <w:sz w:val="28"/>
            <w:szCs w:val="28"/>
          </w:rPr>
          <w:t>ing</w:t>
        </w:r>
      </w:ins>
      <w:ins w:id="3567" w:author="Claire S" w:date="2026-07-24T12:31:00Z" w16du:dateUtc="2026-07-24T11:31:00Z">
        <w:r>
          <w:rPr>
            <w:rFonts w:ascii="Cambria" w:hAnsi="Cambria"/>
            <w:sz w:val="28"/>
            <w:szCs w:val="28"/>
          </w:rPr>
          <w:t>,</w:t>
        </w:r>
      </w:ins>
      <w:ins w:id="3568" w:author="Claire S" w:date="2026-07-21T09:23:00Z" w16du:dateUtc="2026-07-21T08:23:00Z">
        <w:r w:rsidR="00A9718E">
          <w:rPr>
            <w:rFonts w:ascii="Cambria" w:hAnsi="Cambria"/>
            <w:sz w:val="28"/>
            <w:szCs w:val="28"/>
          </w:rPr>
          <w:t xml:space="preserve"> no doubt</w:t>
        </w:r>
      </w:ins>
      <w:ins w:id="3569" w:author="Claire S" w:date="2026-07-24T12:31:00Z" w16du:dateUtc="2026-07-24T11:31:00Z">
        <w:r>
          <w:rPr>
            <w:rFonts w:ascii="Cambria" w:hAnsi="Cambria"/>
            <w:sz w:val="28"/>
            <w:szCs w:val="28"/>
          </w:rPr>
          <w:t>,</w:t>
        </w:r>
      </w:ins>
      <w:ins w:id="3570" w:author="Claire S" w:date="2026-07-21T09:23:00Z" w16du:dateUtc="2026-07-21T08:23:00Z">
        <w:r w:rsidR="00A9718E">
          <w:rPr>
            <w:rFonts w:ascii="Cambria" w:hAnsi="Cambria"/>
            <w:sz w:val="28"/>
            <w:szCs w:val="28"/>
          </w:rPr>
          <w:t xml:space="preserve"> </w:t>
        </w:r>
      </w:ins>
      <w:ins w:id="3571" w:author="Claire S" w:date="2026-07-20T14:06:00Z" w16du:dateUtc="2026-07-20T13:06:00Z">
        <w:r w:rsidR="00782211">
          <w:rPr>
            <w:rFonts w:ascii="Cambria" w:hAnsi="Cambria"/>
            <w:sz w:val="28"/>
            <w:szCs w:val="28"/>
          </w:rPr>
          <w:t>f</w:t>
        </w:r>
      </w:ins>
      <w:ins w:id="3572" w:author="Claire S" w:date="2026-07-20T11:49:00Z" w16du:dateUtc="2026-07-20T10:49:00Z">
        <w:r w:rsidR="003E184E">
          <w:rPr>
            <w:rFonts w:ascii="Cambria" w:hAnsi="Cambria"/>
            <w:sz w:val="28"/>
            <w:szCs w:val="28"/>
          </w:rPr>
          <w:t>rom being dumped at boarding</w:t>
        </w:r>
      </w:ins>
      <w:ins w:id="3573" w:author="Claire S" w:date="2026-07-20T14:06:00Z" w16du:dateUtc="2026-07-20T13:06:00Z">
        <w:r w:rsidR="00782211">
          <w:rPr>
            <w:rFonts w:ascii="Cambria" w:hAnsi="Cambria"/>
            <w:sz w:val="28"/>
            <w:szCs w:val="28"/>
          </w:rPr>
          <w:t>-</w:t>
        </w:r>
      </w:ins>
      <w:ins w:id="3574" w:author="Claire S" w:date="2026-07-20T11:49:00Z" w16du:dateUtc="2026-07-20T10:49:00Z">
        <w:r w:rsidR="003E184E">
          <w:rPr>
            <w:rFonts w:ascii="Cambria" w:hAnsi="Cambria"/>
            <w:sz w:val="28"/>
            <w:szCs w:val="28"/>
          </w:rPr>
          <w:t>school aged eight</w:t>
        </w:r>
      </w:ins>
      <w:ins w:id="3575" w:author="Claire S" w:date="2026-07-21T09:21:00Z" w16du:dateUtc="2026-07-21T08:21:00Z">
        <w:r w:rsidR="00A9718E">
          <w:rPr>
            <w:rFonts w:ascii="Cambria" w:hAnsi="Cambria"/>
            <w:sz w:val="28"/>
            <w:szCs w:val="28"/>
          </w:rPr>
          <w:t xml:space="preserve"> </w:t>
        </w:r>
      </w:ins>
      <w:ins w:id="3576" w:author="Claire S" w:date="2026-07-24T12:31:00Z" w16du:dateUtc="2026-07-24T11:31:00Z">
        <w:r>
          <w:rPr>
            <w:rFonts w:ascii="Cambria" w:hAnsi="Cambria"/>
            <w:sz w:val="28"/>
            <w:szCs w:val="28"/>
          </w:rPr>
          <w:t xml:space="preserve">along </w:t>
        </w:r>
      </w:ins>
      <w:ins w:id="3577" w:author="Claire S" w:date="2026-07-21T09:21:00Z" w16du:dateUtc="2026-07-21T08:21:00Z">
        <w:r w:rsidR="00A9718E">
          <w:rPr>
            <w:rFonts w:ascii="Cambria" w:hAnsi="Cambria"/>
            <w:sz w:val="28"/>
            <w:szCs w:val="28"/>
          </w:rPr>
          <w:t xml:space="preserve">with Bella; waiting </w:t>
        </w:r>
      </w:ins>
      <w:ins w:id="3578" w:author="Claire S" w:date="2026-07-21T09:22:00Z" w16du:dateUtc="2026-07-21T08:22:00Z">
        <w:r w:rsidR="00A9718E">
          <w:rPr>
            <w:rFonts w:ascii="Cambria" w:hAnsi="Cambria"/>
            <w:sz w:val="28"/>
            <w:szCs w:val="28"/>
          </w:rPr>
          <w:t xml:space="preserve">hopefully </w:t>
        </w:r>
      </w:ins>
      <w:ins w:id="3579" w:author="Claire S" w:date="2026-07-21T09:28:00Z" w16du:dateUtc="2026-07-21T08:28:00Z">
        <w:r w:rsidR="004451DE">
          <w:rPr>
            <w:rFonts w:ascii="Cambria" w:hAnsi="Cambria"/>
            <w:sz w:val="28"/>
            <w:szCs w:val="28"/>
          </w:rPr>
          <w:t>for either parent</w:t>
        </w:r>
        <w:r w:rsidR="00CC7F43">
          <w:rPr>
            <w:rFonts w:ascii="Cambria" w:hAnsi="Cambria"/>
            <w:sz w:val="28"/>
            <w:szCs w:val="28"/>
          </w:rPr>
          <w:t xml:space="preserve"> to arrive </w:t>
        </w:r>
      </w:ins>
      <w:ins w:id="3580" w:author="Claire S" w:date="2026-07-20T14:07:00Z" w16du:dateUtc="2026-07-20T13:07:00Z">
        <w:r w:rsidR="00481632">
          <w:rPr>
            <w:rFonts w:ascii="Cambria" w:hAnsi="Cambria"/>
            <w:sz w:val="28"/>
            <w:szCs w:val="28"/>
          </w:rPr>
          <w:t>at weekends or half-terms</w:t>
        </w:r>
      </w:ins>
      <w:ins w:id="3581" w:author="Claire S" w:date="2026-07-20T11:49:00Z" w16du:dateUtc="2026-07-20T10:49:00Z">
        <w:r w:rsidR="003E184E">
          <w:rPr>
            <w:rFonts w:ascii="Cambria" w:hAnsi="Cambria"/>
            <w:sz w:val="28"/>
            <w:szCs w:val="28"/>
          </w:rPr>
          <w:t xml:space="preserve">, </w:t>
        </w:r>
      </w:ins>
      <w:ins w:id="3582" w:author="Claire S" w:date="2026-07-21T09:22:00Z" w16du:dateUtc="2026-07-21T08:22:00Z">
        <w:r w:rsidR="00A9718E">
          <w:rPr>
            <w:rFonts w:ascii="Cambria" w:hAnsi="Cambria"/>
            <w:sz w:val="28"/>
            <w:szCs w:val="28"/>
          </w:rPr>
          <w:t>only to be informed yet again by Matron that ‘no-one was coming today</w:t>
        </w:r>
      </w:ins>
      <w:ins w:id="3583" w:author="Claire S" w:date="2026-07-21T09:23:00Z" w16du:dateUtc="2026-07-21T08:23:00Z">
        <w:r w:rsidR="00A9718E">
          <w:rPr>
            <w:rFonts w:ascii="Cambria" w:hAnsi="Cambria"/>
            <w:sz w:val="28"/>
            <w:szCs w:val="28"/>
          </w:rPr>
          <w:t>, poor pets</w:t>
        </w:r>
      </w:ins>
      <w:ins w:id="3584" w:author="Claire S" w:date="2026-07-21T09:22:00Z" w16du:dateUtc="2026-07-21T08:22:00Z">
        <w:r w:rsidR="00A9718E">
          <w:rPr>
            <w:rFonts w:ascii="Cambria" w:hAnsi="Cambria"/>
            <w:sz w:val="28"/>
            <w:szCs w:val="28"/>
          </w:rPr>
          <w:t>.’</w:t>
        </w:r>
      </w:ins>
    </w:p>
    <w:p w14:paraId="6C876618" w14:textId="380DC2C4" w:rsidR="003E184E" w:rsidRDefault="00A9718E" w:rsidP="00A9718E">
      <w:pPr>
        <w:spacing w:line="360" w:lineRule="auto"/>
        <w:ind w:firstLine="720"/>
        <w:contextualSpacing/>
        <w:rPr>
          <w:ins w:id="3585" w:author="Claire S" w:date="2026-07-24T12:32:00Z" w16du:dateUtc="2026-07-24T11:32:00Z"/>
          <w:rFonts w:ascii="Cambria" w:hAnsi="Cambria"/>
          <w:sz w:val="28"/>
          <w:szCs w:val="28"/>
        </w:rPr>
      </w:pPr>
      <w:ins w:id="3586" w:author="Claire S" w:date="2026-07-21T09:21:00Z" w16du:dateUtc="2026-07-21T08:21:00Z">
        <w:r>
          <w:rPr>
            <w:rFonts w:ascii="Cambria" w:hAnsi="Cambria"/>
            <w:sz w:val="28"/>
            <w:szCs w:val="28"/>
          </w:rPr>
          <w:t xml:space="preserve">Truthfully, </w:t>
        </w:r>
      </w:ins>
      <w:ins w:id="3587" w:author="Claire S" w:date="2026-07-21T09:23:00Z" w16du:dateUtc="2026-07-21T08:23:00Z">
        <w:r>
          <w:rPr>
            <w:rFonts w:ascii="Cambria" w:hAnsi="Cambria"/>
            <w:sz w:val="28"/>
            <w:szCs w:val="28"/>
          </w:rPr>
          <w:t>the memor</w:t>
        </w:r>
      </w:ins>
      <w:ins w:id="3588" w:author="Claire S" w:date="2026-07-21T09:24:00Z" w16du:dateUtc="2026-07-21T08:24:00Z">
        <w:r>
          <w:rPr>
            <w:rFonts w:ascii="Cambria" w:hAnsi="Cambria"/>
            <w:sz w:val="28"/>
            <w:szCs w:val="28"/>
          </w:rPr>
          <w:t>y</w:t>
        </w:r>
      </w:ins>
      <w:ins w:id="3589" w:author="Claire S" w:date="2026-07-21T09:23:00Z" w16du:dateUtc="2026-07-21T08:23:00Z">
        <w:r>
          <w:rPr>
            <w:rFonts w:ascii="Cambria" w:hAnsi="Cambria"/>
            <w:sz w:val="28"/>
            <w:szCs w:val="28"/>
          </w:rPr>
          <w:t xml:space="preserve"> of </w:t>
        </w:r>
      </w:ins>
      <w:ins w:id="3590" w:author="Claire S" w:date="2026-07-24T12:31:00Z" w16du:dateUtc="2026-07-24T11:31:00Z">
        <w:r w:rsidR="002E296F">
          <w:rPr>
            <w:rFonts w:ascii="Cambria" w:hAnsi="Cambria"/>
            <w:sz w:val="28"/>
            <w:szCs w:val="28"/>
          </w:rPr>
          <w:t xml:space="preserve">sitting </w:t>
        </w:r>
      </w:ins>
      <w:ins w:id="3591" w:author="Claire S" w:date="2026-07-21T09:23:00Z" w16du:dateUtc="2026-07-21T08:23:00Z">
        <w:r>
          <w:rPr>
            <w:rFonts w:ascii="Cambria" w:hAnsi="Cambria"/>
            <w:sz w:val="28"/>
            <w:szCs w:val="28"/>
          </w:rPr>
          <w:t>waiting in those school windows</w:t>
        </w:r>
      </w:ins>
      <w:ins w:id="3592" w:author="Claire S" w:date="2026-07-21T09:28:00Z" w16du:dateUtc="2026-07-21T08:28:00Z">
        <w:r w:rsidR="004451DE">
          <w:rPr>
            <w:rFonts w:ascii="Cambria" w:hAnsi="Cambria"/>
            <w:sz w:val="28"/>
            <w:szCs w:val="28"/>
          </w:rPr>
          <w:t xml:space="preserve">; </w:t>
        </w:r>
      </w:ins>
      <w:ins w:id="3593" w:author="Claire S" w:date="2026-07-24T12:31:00Z" w16du:dateUtc="2026-07-24T11:31:00Z">
        <w:r w:rsidR="002E296F">
          <w:rPr>
            <w:rFonts w:ascii="Cambria" w:hAnsi="Cambria"/>
            <w:sz w:val="28"/>
            <w:szCs w:val="28"/>
          </w:rPr>
          <w:t>gazi</w:t>
        </w:r>
      </w:ins>
      <w:ins w:id="3594" w:author="Claire S" w:date="2026-07-21T09:23:00Z" w16du:dateUtc="2026-07-21T08:23:00Z">
        <w:r>
          <w:rPr>
            <w:rFonts w:ascii="Cambria" w:hAnsi="Cambria"/>
            <w:sz w:val="28"/>
            <w:szCs w:val="28"/>
          </w:rPr>
          <w:t xml:space="preserve">ng out at the </w:t>
        </w:r>
      </w:ins>
      <w:ins w:id="3595" w:author="Claire S" w:date="2026-07-21T09:24:00Z" w16du:dateUtc="2026-07-21T08:24:00Z">
        <w:r>
          <w:rPr>
            <w:rFonts w:ascii="Cambria" w:hAnsi="Cambria"/>
            <w:sz w:val="28"/>
            <w:szCs w:val="28"/>
          </w:rPr>
          <w:t xml:space="preserve">empty </w:t>
        </w:r>
      </w:ins>
      <w:ins w:id="3596" w:author="Claire S" w:date="2026-07-21T09:23:00Z" w16du:dateUtc="2026-07-21T08:23:00Z">
        <w:r>
          <w:rPr>
            <w:rFonts w:ascii="Cambria" w:hAnsi="Cambria"/>
            <w:sz w:val="28"/>
            <w:szCs w:val="28"/>
          </w:rPr>
          <w:t xml:space="preserve">drive, </w:t>
        </w:r>
      </w:ins>
      <w:ins w:id="3597" w:author="Claire S" w:date="2026-07-21T09:24:00Z" w16du:dateUtc="2026-07-21T08:24:00Z">
        <w:r>
          <w:rPr>
            <w:rFonts w:ascii="Cambria" w:hAnsi="Cambria"/>
            <w:sz w:val="28"/>
            <w:szCs w:val="28"/>
          </w:rPr>
          <w:t xml:space="preserve">never </w:t>
        </w:r>
      </w:ins>
      <w:ins w:id="3598" w:author="Claire S" w:date="2026-07-21T09:25:00Z" w16du:dateUtc="2026-07-21T08:25:00Z">
        <w:r>
          <w:rPr>
            <w:rFonts w:ascii="Cambria" w:hAnsi="Cambria"/>
            <w:sz w:val="28"/>
            <w:szCs w:val="28"/>
          </w:rPr>
          <w:t xml:space="preserve">seemed to </w:t>
        </w:r>
      </w:ins>
      <w:ins w:id="3599" w:author="Claire S" w:date="2026-07-24T12:31:00Z" w16du:dateUtc="2026-07-24T11:31:00Z">
        <w:r w:rsidR="002E296F">
          <w:rPr>
            <w:rFonts w:ascii="Cambria" w:hAnsi="Cambria"/>
            <w:sz w:val="28"/>
            <w:szCs w:val="28"/>
          </w:rPr>
          <w:t>fad</w:t>
        </w:r>
      </w:ins>
      <w:ins w:id="3600" w:author="Claire S" w:date="2026-07-21T09:25:00Z" w16du:dateUtc="2026-07-21T08:25:00Z">
        <w:r>
          <w:rPr>
            <w:rFonts w:ascii="Cambria" w:hAnsi="Cambria"/>
            <w:sz w:val="28"/>
            <w:szCs w:val="28"/>
          </w:rPr>
          <w:t>e</w:t>
        </w:r>
      </w:ins>
      <w:ins w:id="3601" w:author="Claire S" w:date="2026-07-20T11:49:00Z" w16du:dateUtc="2026-07-20T10:49:00Z">
        <w:r w:rsidR="003E184E">
          <w:rPr>
            <w:rFonts w:ascii="Cambria" w:hAnsi="Cambria"/>
            <w:sz w:val="28"/>
            <w:szCs w:val="28"/>
          </w:rPr>
          <w:t>.</w:t>
        </w:r>
      </w:ins>
    </w:p>
    <w:p w14:paraId="1F5ECDCB" w14:textId="3F69B372" w:rsidR="00842F74" w:rsidRDefault="00842F74" w:rsidP="00A9718E">
      <w:pPr>
        <w:spacing w:line="360" w:lineRule="auto"/>
        <w:ind w:firstLine="720"/>
        <w:contextualSpacing/>
        <w:rPr>
          <w:ins w:id="3602" w:author="Claire S" w:date="2026-05-27T11:49:00Z" w16du:dateUtc="2026-05-27T10:49:00Z"/>
          <w:rFonts w:ascii="Cambria" w:hAnsi="Cambria"/>
          <w:sz w:val="28"/>
          <w:szCs w:val="28"/>
        </w:rPr>
      </w:pPr>
      <w:ins w:id="3603" w:author="Claire S" w:date="2026-07-24T12:32:00Z" w16du:dateUtc="2026-07-24T11:32:00Z">
        <w:r w:rsidRPr="00872403">
          <w:rPr>
            <w:rFonts w:ascii="Cambria" w:hAnsi="Cambria"/>
            <w:i/>
            <w:iCs/>
            <w:sz w:val="28"/>
            <w:szCs w:val="28"/>
          </w:rPr>
          <w:t>No</w:t>
        </w:r>
        <w:r>
          <w:rPr>
            <w:rFonts w:ascii="Cambria" w:hAnsi="Cambria"/>
            <w:sz w:val="28"/>
            <w:szCs w:val="28"/>
          </w:rPr>
          <w:t>, Savannah thought, sticking her chin in the air as the taxi rattled round a night-time Picadilly Circus: with or without Dex, she’d go into the office</w:t>
        </w:r>
      </w:ins>
      <w:ins w:id="3604" w:author="Claire S" w:date="2026-07-24T12:33:00Z" w16du:dateUtc="2026-07-24T11:33:00Z">
        <w:r>
          <w:rPr>
            <w:rFonts w:ascii="Cambria" w:hAnsi="Cambria"/>
            <w:sz w:val="28"/>
            <w:szCs w:val="28"/>
          </w:rPr>
          <w:t>.  S</w:t>
        </w:r>
      </w:ins>
      <w:ins w:id="3605" w:author="Claire S" w:date="2026-07-24T12:32:00Z" w16du:dateUtc="2026-07-24T11:32:00Z">
        <w:r>
          <w:rPr>
            <w:rFonts w:ascii="Cambria" w:hAnsi="Cambria"/>
            <w:sz w:val="28"/>
            <w:szCs w:val="28"/>
          </w:rPr>
          <w:t xml:space="preserve">trong drink and distraction was needed after the </w:t>
        </w:r>
      </w:ins>
      <w:ins w:id="3606" w:author="Claire S" w:date="2026-07-24T12:33:00Z" w16du:dateUtc="2026-07-24T11:33:00Z">
        <w:r>
          <w:rPr>
            <w:rFonts w:ascii="Cambria" w:hAnsi="Cambria"/>
            <w:sz w:val="28"/>
            <w:szCs w:val="28"/>
          </w:rPr>
          <w:t xml:space="preserve">terrible </w:t>
        </w:r>
      </w:ins>
      <w:ins w:id="3607" w:author="Claire S" w:date="2026-07-24T12:32:00Z" w16du:dateUtc="2026-07-24T11:32:00Z">
        <w:r>
          <w:rPr>
            <w:rFonts w:ascii="Cambria" w:hAnsi="Cambria"/>
            <w:sz w:val="28"/>
            <w:szCs w:val="28"/>
          </w:rPr>
          <w:t>shock in the ballroom.</w:t>
        </w:r>
      </w:ins>
      <w:ins w:id="3608" w:author="Claire S" w:date="2026-07-24T12:33:00Z" w16du:dateUtc="2026-07-24T11:33:00Z">
        <w:r w:rsidR="00926B32">
          <w:rPr>
            <w:rFonts w:ascii="Cambria" w:hAnsi="Cambria"/>
            <w:sz w:val="28"/>
            <w:szCs w:val="28"/>
          </w:rPr>
          <w:t xml:space="preserve">  Even if she wasn’t meant to be drinking at all.</w:t>
        </w:r>
      </w:ins>
    </w:p>
    <w:p w14:paraId="31F63369" w14:textId="0160C440" w:rsidR="009C39DD" w:rsidDel="00E50E92" w:rsidRDefault="00B42E2E" w:rsidP="006E3719">
      <w:pPr>
        <w:spacing w:line="360" w:lineRule="auto"/>
        <w:contextualSpacing/>
        <w:rPr>
          <w:del w:id="3609" w:author="Claire S" w:date="2026-05-25T13:20:00Z" w16du:dateUtc="2026-05-25T12:20:00Z"/>
          <w:rFonts w:ascii="Cambria" w:hAnsi="Cambria"/>
          <w:sz w:val="28"/>
          <w:szCs w:val="28"/>
        </w:rPr>
      </w:pPr>
      <w:del w:id="3610" w:author="Claire S" w:date="2026-05-25T16:25:00Z" w16du:dateUtc="2026-05-25T15:25:00Z">
        <w:r w:rsidDel="00DC0DD7">
          <w:rPr>
            <w:rFonts w:ascii="Cambria" w:hAnsi="Cambria"/>
            <w:sz w:val="28"/>
            <w:szCs w:val="28"/>
          </w:rPr>
          <w:delText>As</w:delText>
        </w:r>
        <w:r w:rsidR="007B7564" w:rsidDel="00DC0DD7">
          <w:rPr>
            <w:rFonts w:ascii="Cambria" w:hAnsi="Cambria"/>
            <w:sz w:val="28"/>
            <w:szCs w:val="28"/>
          </w:rPr>
          <w:delText xml:space="preserve"> the body</w:delText>
        </w:r>
        <w:r w:rsidR="00AC1456" w:rsidDel="00DC0DD7">
          <w:rPr>
            <w:rFonts w:ascii="Cambria" w:hAnsi="Cambria"/>
            <w:sz w:val="28"/>
            <w:szCs w:val="28"/>
          </w:rPr>
          <w:delText xml:space="preserve"> </w:delText>
        </w:r>
        <w:r w:rsidDel="00DC0DD7">
          <w:rPr>
            <w:rFonts w:ascii="Cambria" w:hAnsi="Cambria"/>
            <w:sz w:val="28"/>
            <w:szCs w:val="28"/>
          </w:rPr>
          <w:delText>sw</w:delText>
        </w:r>
      </w:del>
      <w:del w:id="3611" w:author="Claire S" w:date="2026-05-25T16:21:00Z" w16du:dateUtc="2026-05-25T15:21:00Z">
        <w:r w:rsidDel="00F15527">
          <w:rPr>
            <w:rFonts w:ascii="Cambria" w:hAnsi="Cambria"/>
            <w:sz w:val="28"/>
            <w:szCs w:val="28"/>
          </w:rPr>
          <w:delText>u</w:delText>
        </w:r>
      </w:del>
      <w:del w:id="3612" w:author="Claire S" w:date="2026-05-25T16:25:00Z" w16du:dateUtc="2026-05-25T15:25:00Z">
        <w:r w:rsidDel="00DC0DD7">
          <w:rPr>
            <w:rFonts w:ascii="Cambria" w:hAnsi="Cambria"/>
            <w:sz w:val="28"/>
            <w:szCs w:val="28"/>
          </w:rPr>
          <w:delText>ng</w:delText>
        </w:r>
        <w:r w:rsidR="003F7929" w:rsidDel="00DC0DD7">
          <w:rPr>
            <w:rFonts w:ascii="Cambria" w:hAnsi="Cambria"/>
            <w:sz w:val="28"/>
            <w:szCs w:val="28"/>
          </w:rPr>
          <w:delText xml:space="preserve"> </w:delText>
        </w:r>
        <w:r w:rsidDel="00DC0DD7">
          <w:rPr>
            <w:rFonts w:ascii="Cambria" w:hAnsi="Cambria"/>
            <w:sz w:val="28"/>
            <w:szCs w:val="28"/>
          </w:rPr>
          <w:delText>above their heads</w:delText>
        </w:r>
        <w:r w:rsidR="003C28F8" w:rsidDel="00DC0DD7">
          <w:rPr>
            <w:rFonts w:ascii="Cambria" w:hAnsi="Cambria"/>
            <w:sz w:val="28"/>
            <w:szCs w:val="28"/>
          </w:rPr>
          <w:delText>,</w:delText>
        </w:r>
        <w:r w:rsidR="005A7CEA" w:rsidDel="00DC0DD7">
          <w:rPr>
            <w:rFonts w:ascii="Cambria" w:hAnsi="Cambria"/>
            <w:sz w:val="28"/>
            <w:szCs w:val="28"/>
          </w:rPr>
          <w:delText xml:space="preserve"> </w:delText>
        </w:r>
      </w:del>
      <w:del w:id="3613" w:author="Claire S" w:date="2026-05-25T16:21:00Z" w16du:dateUtc="2026-05-25T15:21:00Z">
        <w:r w:rsidR="005A7CEA" w:rsidDel="00F15527">
          <w:rPr>
            <w:rFonts w:ascii="Cambria" w:hAnsi="Cambria"/>
            <w:sz w:val="28"/>
            <w:szCs w:val="28"/>
          </w:rPr>
          <w:delText xml:space="preserve">and the </w:delText>
        </w:r>
        <w:r w:rsidR="003C28F8" w:rsidDel="00F15527">
          <w:rPr>
            <w:rFonts w:ascii="Cambria" w:hAnsi="Cambria"/>
            <w:sz w:val="28"/>
            <w:szCs w:val="28"/>
          </w:rPr>
          <w:delText>chandelier</w:delText>
        </w:r>
        <w:r w:rsidR="005A7CEA" w:rsidDel="00F15527">
          <w:rPr>
            <w:rFonts w:ascii="Cambria" w:hAnsi="Cambria"/>
            <w:sz w:val="28"/>
            <w:szCs w:val="28"/>
          </w:rPr>
          <w:delText xml:space="preserve"> </w:delText>
        </w:r>
        <w:r w:rsidR="003C28F8" w:rsidDel="00F15527">
          <w:rPr>
            <w:rFonts w:ascii="Cambria" w:hAnsi="Cambria"/>
            <w:sz w:val="28"/>
            <w:szCs w:val="28"/>
          </w:rPr>
          <w:delText>bulbs</w:delText>
        </w:r>
        <w:r w:rsidR="005A7CEA" w:rsidDel="00F15527">
          <w:rPr>
            <w:rFonts w:ascii="Cambria" w:hAnsi="Cambria"/>
            <w:sz w:val="28"/>
            <w:szCs w:val="28"/>
          </w:rPr>
          <w:delText xml:space="preserve"> flickered</w:delText>
        </w:r>
        <w:r w:rsidR="00C87B75" w:rsidDel="00F15527">
          <w:rPr>
            <w:rFonts w:ascii="Cambria" w:hAnsi="Cambria"/>
            <w:sz w:val="28"/>
            <w:szCs w:val="28"/>
          </w:rPr>
          <w:delText xml:space="preserve"> on and off</w:delText>
        </w:r>
        <w:r w:rsidR="005A7CEA" w:rsidDel="00F15527">
          <w:rPr>
            <w:rFonts w:ascii="Cambria" w:hAnsi="Cambria"/>
            <w:sz w:val="28"/>
            <w:szCs w:val="28"/>
          </w:rPr>
          <w:delText>,</w:delText>
        </w:r>
        <w:r w:rsidR="008B1B8D" w:rsidDel="00F15527">
          <w:rPr>
            <w:rFonts w:ascii="Cambria" w:hAnsi="Cambria"/>
            <w:sz w:val="28"/>
            <w:szCs w:val="28"/>
          </w:rPr>
          <w:delText xml:space="preserve"> </w:delText>
        </w:r>
      </w:del>
      <w:del w:id="3614" w:author="Claire S" w:date="2026-05-11T12:29:00Z" w16du:dateUtc="2026-05-11T11:29:00Z">
        <w:r w:rsidR="005A7CEA" w:rsidDel="007B0522">
          <w:rPr>
            <w:rFonts w:ascii="Cambria" w:hAnsi="Cambria"/>
            <w:sz w:val="28"/>
            <w:szCs w:val="28"/>
          </w:rPr>
          <w:delText xml:space="preserve">most </w:delText>
        </w:r>
      </w:del>
      <w:del w:id="3615" w:author="Claire S" w:date="2026-05-25T13:20:00Z" w16du:dateUtc="2026-05-25T12:20:00Z">
        <w:r w:rsidR="005A7CEA" w:rsidDel="000C3D7C">
          <w:rPr>
            <w:rFonts w:ascii="Cambria" w:hAnsi="Cambria"/>
            <w:sz w:val="28"/>
            <w:szCs w:val="28"/>
          </w:rPr>
          <w:delText xml:space="preserve">people </w:delText>
        </w:r>
        <w:r w:rsidR="002052C5" w:rsidDel="000C3D7C">
          <w:rPr>
            <w:rFonts w:ascii="Cambria" w:hAnsi="Cambria"/>
            <w:sz w:val="28"/>
            <w:szCs w:val="28"/>
          </w:rPr>
          <w:delText xml:space="preserve">in the </w:delText>
        </w:r>
        <w:r w:rsidR="00A51246" w:rsidDel="000C3D7C">
          <w:rPr>
            <w:rFonts w:ascii="Cambria" w:hAnsi="Cambria"/>
            <w:sz w:val="28"/>
            <w:szCs w:val="28"/>
          </w:rPr>
          <w:delText>huge ball</w:delText>
        </w:r>
        <w:r w:rsidR="002052C5" w:rsidDel="000C3D7C">
          <w:rPr>
            <w:rFonts w:ascii="Cambria" w:hAnsi="Cambria"/>
            <w:sz w:val="28"/>
            <w:szCs w:val="28"/>
          </w:rPr>
          <w:delText>room</w:delText>
        </w:r>
        <w:r w:rsidR="006A4A32" w:rsidDel="000C3D7C">
          <w:rPr>
            <w:rFonts w:ascii="Cambria" w:hAnsi="Cambria"/>
            <w:sz w:val="28"/>
            <w:szCs w:val="28"/>
          </w:rPr>
          <w:delText xml:space="preserve"> </w:delText>
        </w:r>
      </w:del>
      <w:del w:id="3616" w:author="Claire S" w:date="2026-05-11T12:29:00Z" w16du:dateUtc="2026-05-11T11:29:00Z">
        <w:r w:rsidR="004B4896" w:rsidDel="007B0522">
          <w:rPr>
            <w:rFonts w:ascii="Cambria" w:hAnsi="Cambria"/>
            <w:sz w:val="28"/>
            <w:szCs w:val="28"/>
          </w:rPr>
          <w:delText>were</w:delText>
        </w:r>
        <w:r w:rsidR="00DE764D" w:rsidDel="007B0522">
          <w:rPr>
            <w:rFonts w:ascii="Cambria" w:hAnsi="Cambria"/>
            <w:sz w:val="28"/>
            <w:szCs w:val="28"/>
          </w:rPr>
          <w:delText xml:space="preserve"> </w:delText>
        </w:r>
        <w:r w:rsidR="001C693E" w:rsidDel="007B0522">
          <w:rPr>
            <w:rFonts w:ascii="Cambria" w:hAnsi="Cambria"/>
            <w:sz w:val="28"/>
            <w:szCs w:val="28"/>
          </w:rPr>
          <w:delText>scream</w:delText>
        </w:r>
        <w:r w:rsidR="004B4896" w:rsidDel="007B0522">
          <w:rPr>
            <w:rFonts w:ascii="Cambria" w:hAnsi="Cambria"/>
            <w:sz w:val="28"/>
            <w:szCs w:val="28"/>
          </w:rPr>
          <w:delText>ing</w:delText>
        </w:r>
        <w:r w:rsidR="001C693E" w:rsidDel="007B0522">
          <w:rPr>
            <w:rFonts w:ascii="Cambria" w:hAnsi="Cambria"/>
            <w:sz w:val="28"/>
            <w:szCs w:val="28"/>
          </w:rPr>
          <w:delText xml:space="preserve"> or </w:delText>
        </w:r>
        <w:r w:rsidR="006A4A32" w:rsidDel="007B0522">
          <w:rPr>
            <w:rFonts w:ascii="Cambria" w:hAnsi="Cambria"/>
            <w:sz w:val="28"/>
            <w:szCs w:val="28"/>
          </w:rPr>
          <w:delText xml:space="preserve">literally </w:delText>
        </w:r>
        <w:r w:rsidR="00757EFD" w:rsidDel="007B0522">
          <w:rPr>
            <w:rFonts w:ascii="Cambria" w:hAnsi="Cambria"/>
            <w:sz w:val="28"/>
            <w:szCs w:val="28"/>
          </w:rPr>
          <w:delText>panic</w:delText>
        </w:r>
        <w:r w:rsidR="00DE764D" w:rsidDel="007B0522">
          <w:rPr>
            <w:rFonts w:ascii="Cambria" w:hAnsi="Cambria"/>
            <w:sz w:val="28"/>
            <w:szCs w:val="28"/>
          </w:rPr>
          <w:delText>k</w:delText>
        </w:r>
        <w:r w:rsidR="004B4896" w:rsidDel="007B0522">
          <w:rPr>
            <w:rFonts w:ascii="Cambria" w:hAnsi="Cambria"/>
            <w:sz w:val="28"/>
            <w:szCs w:val="28"/>
          </w:rPr>
          <w:delText>ing</w:delText>
        </w:r>
        <w:r w:rsidR="00A66C0A" w:rsidDel="007B0522">
          <w:rPr>
            <w:rFonts w:ascii="Cambria" w:hAnsi="Cambria"/>
            <w:sz w:val="28"/>
            <w:szCs w:val="28"/>
          </w:rPr>
          <w:delText xml:space="preserve">; </w:delText>
        </w:r>
        <w:r w:rsidR="001B0D3F" w:rsidDel="007B0522">
          <w:rPr>
            <w:rFonts w:ascii="Cambria" w:hAnsi="Cambria"/>
            <w:sz w:val="28"/>
            <w:szCs w:val="28"/>
          </w:rPr>
          <w:delText>many</w:delText>
        </w:r>
        <w:r w:rsidR="00A66C0A" w:rsidDel="007B0522">
          <w:rPr>
            <w:rFonts w:ascii="Cambria" w:hAnsi="Cambria"/>
            <w:sz w:val="28"/>
            <w:szCs w:val="28"/>
          </w:rPr>
          <w:delText xml:space="preserve"> running</w:delText>
        </w:r>
      </w:del>
      <w:del w:id="3617" w:author="Claire S" w:date="2026-05-25T13:20:00Z" w16du:dateUtc="2026-05-25T12:20:00Z">
        <w:r w:rsidR="00A66C0A" w:rsidDel="000C3D7C">
          <w:rPr>
            <w:rFonts w:ascii="Cambria" w:hAnsi="Cambria"/>
            <w:sz w:val="28"/>
            <w:szCs w:val="28"/>
          </w:rPr>
          <w:delText xml:space="preserve"> to </w:delText>
        </w:r>
      </w:del>
      <w:del w:id="3618" w:author="Claire S" w:date="2026-05-11T12:30:00Z" w16du:dateUtc="2026-05-11T11:30:00Z">
        <w:r w:rsidR="00A66C0A" w:rsidDel="007B0522">
          <w:rPr>
            <w:rFonts w:ascii="Cambria" w:hAnsi="Cambria"/>
            <w:sz w:val="28"/>
            <w:szCs w:val="28"/>
          </w:rPr>
          <w:delText>the door</w:delText>
        </w:r>
        <w:r w:rsidR="006A4A32" w:rsidDel="007B0522">
          <w:rPr>
            <w:rFonts w:ascii="Cambria" w:hAnsi="Cambria"/>
            <w:sz w:val="28"/>
            <w:szCs w:val="28"/>
          </w:rPr>
          <w:delText>s</w:delText>
        </w:r>
        <w:r w:rsidR="00A66C0A" w:rsidDel="007B0522">
          <w:rPr>
            <w:rFonts w:ascii="Cambria" w:hAnsi="Cambria"/>
            <w:sz w:val="28"/>
            <w:szCs w:val="28"/>
          </w:rPr>
          <w:delText xml:space="preserve"> in the</w:delText>
        </w:r>
        <w:r w:rsidR="006A4A32" w:rsidDel="007B0522">
          <w:rPr>
            <w:rFonts w:ascii="Cambria" w:hAnsi="Cambria"/>
            <w:sz w:val="28"/>
            <w:szCs w:val="28"/>
          </w:rPr>
          <w:delText>ir</w:delText>
        </w:r>
        <w:r w:rsidR="00A66C0A" w:rsidDel="007B0522">
          <w:rPr>
            <w:rFonts w:ascii="Cambria" w:hAnsi="Cambria"/>
            <w:sz w:val="28"/>
            <w:szCs w:val="28"/>
          </w:rPr>
          <w:delText xml:space="preserve"> haste to </w:delText>
        </w:r>
      </w:del>
      <w:del w:id="3619" w:author="Claire S" w:date="2026-05-25T13:20:00Z" w16du:dateUtc="2026-05-25T12:20:00Z">
        <w:r w:rsidR="00692F0B" w:rsidDel="000C3D7C">
          <w:rPr>
            <w:rFonts w:ascii="Cambria" w:hAnsi="Cambria"/>
            <w:sz w:val="28"/>
            <w:szCs w:val="28"/>
          </w:rPr>
          <w:delText>leave</w:delText>
        </w:r>
        <w:r w:rsidR="009C39DD" w:rsidDel="000C3D7C">
          <w:rPr>
            <w:rFonts w:ascii="Cambria" w:hAnsi="Cambria"/>
            <w:sz w:val="28"/>
            <w:szCs w:val="28"/>
          </w:rPr>
          <w:delText>.</w:delText>
        </w:r>
      </w:del>
    </w:p>
    <w:p w14:paraId="35F7EC6F" w14:textId="77777777" w:rsidR="00E50E92" w:rsidRDefault="00E50E92" w:rsidP="00B42E2E">
      <w:pPr>
        <w:spacing w:line="360" w:lineRule="auto"/>
        <w:contextualSpacing/>
        <w:rPr>
          <w:ins w:id="3620" w:author="Claire S" w:date="2026-07-21T10:05:00Z" w16du:dateUtc="2026-07-21T09:05:00Z"/>
          <w:rFonts w:ascii="Cambria" w:hAnsi="Cambria"/>
          <w:sz w:val="28"/>
          <w:szCs w:val="28"/>
        </w:rPr>
      </w:pPr>
    </w:p>
    <w:p w14:paraId="4EE239C9" w14:textId="77777777" w:rsidR="00E50E92" w:rsidRDefault="00E50E92" w:rsidP="00B42E2E">
      <w:pPr>
        <w:spacing w:line="360" w:lineRule="auto"/>
        <w:contextualSpacing/>
        <w:rPr>
          <w:ins w:id="3621" w:author="Claire S" w:date="2026-07-21T10:05:00Z" w16du:dateUtc="2026-07-21T09:05:00Z"/>
          <w:rFonts w:ascii="Cambria" w:hAnsi="Cambria"/>
          <w:sz w:val="28"/>
          <w:szCs w:val="28"/>
        </w:rPr>
      </w:pPr>
    </w:p>
    <w:p w14:paraId="58C5F1A2" w14:textId="77777777" w:rsidR="00E50E92" w:rsidRDefault="00E50E92" w:rsidP="00B42E2E">
      <w:pPr>
        <w:spacing w:line="360" w:lineRule="auto"/>
        <w:contextualSpacing/>
        <w:rPr>
          <w:ins w:id="3622" w:author="Claire S" w:date="2026-07-21T10:05:00Z" w16du:dateUtc="2026-07-21T09:05:00Z"/>
          <w:rFonts w:ascii="Cambria" w:hAnsi="Cambria"/>
          <w:sz w:val="28"/>
          <w:szCs w:val="28"/>
        </w:rPr>
      </w:pPr>
    </w:p>
    <w:p w14:paraId="6F735572" w14:textId="77777777" w:rsidR="00E50E92" w:rsidRDefault="00E50E92" w:rsidP="00B42E2E">
      <w:pPr>
        <w:spacing w:line="360" w:lineRule="auto"/>
        <w:contextualSpacing/>
        <w:rPr>
          <w:ins w:id="3623" w:author="Claire S" w:date="2026-07-21T10:05:00Z" w16du:dateUtc="2026-07-21T09:05:00Z"/>
          <w:rFonts w:ascii="Cambria" w:hAnsi="Cambria"/>
          <w:sz w:val="28"/>
          <w:szCs w:val="28"/>
        </w:rPr>
      </w:pPr>
    </w:p>
    <w:p w14:paraId="7AC1A822" w14:textId="77777777" w:rsidR="00E50E92" w:rsidRDefault="00E50E92" w:rsidP="00B42E2E">
      <w:pPr>
        <w:spacing w:line="360" w:lineRule="auto"/>
        <w:contextualSpacing/>
        <w:rPr>
          <w:ins w:id="3624" w:author="Claire S" w:date="2026-07-21T10:05:00Z" w16du:dateUtc="2026-07-21T09:05:00Z"/>
          <w:rFonts w:ascii="Cambria" w:hAnsi="Cambria"/>
          <w:sz w:val="28"/>
          <w:szCs w:val="28"/>
        </w:rPr>
      </w:pPr>
    </w:p>
    <w:p w14:paraId="2186E184" w14:textId="77777777" w:rsidR="00E50E92" w:rsidRDefault="00E50E92" w:rsidP="00B42E2E">
      <w:pPr>
        <w:spacing w:line="360" w:lineRule="auto"/>
        <w:contextualSpacing/>
        <w:rPr>
          <w:ins w:id="3625" w:author="Claire S" w:date="2026-07-21T10:05:00Z" w16du:dateUtc="2026-07-21T09:05:00Z"/>
          <w:rFonts w:ascii="Cambria" w:hAnsi="Cambria"/>
          <w:sz w:val="28"/>
          <w:szCs w:val="28"/>
        </w:rPr>
      </w:pPr>
    </w:p>
    <w:p w14:paraId="11E15B16" w14:textId="77777777" w:rsidR="00E50E92" w:rsidRDefault="00E50E92" w:rsidP="00B42E2E">
      <w:pPr>
        <w:spacing w:line="360" w:lineRule="auto"/>
        <w:contextualSpacing/>
        <w:rPr>
          <w:ins w:id="3626" w:author="Claire S" w:date="2026-07-21T10:05:00Z" w16du:dateUtc="2026-07-21T09:05:00Z"/>
          <w:rFonts w:ascii="Cambria" w:hAnsi="Cambria"/>
          <w:sz w:val="28"/>
          <w:szCs w:val="28"/>
        </w:rPr>
      </w:pPr>
    </w:p>
    <w:p w14:paraId="44BA166F" w14:textId="77777777" w:rsidR="00E50E92" w:rsidRDefault="00E50E92" w:rsidP="00B42E2E">
      <w:pPr>
        <w:spacing w:line="360" w:lineRule="auto"/>
        <w:contextualSpacing/>
        <w:rPr>
          <w:ins w:id="3627" w:author="Claire S" w:date="2026-07-21T10:05:00Z" w16du:dateUtc="2026-07-21T09:05:00Z"/>
          <w:rFonts w:ascii="Cambria" w:hAnsi="Cambria"/>
          <w:sz w:val="28"/>
          <w:szCs w:val="28"/>
        </w:rPr>
      </w:pPr>
    </w:p>
    <w:p w14:paraId="18A42242" w14:textId="77777777" w:rsidR="00E50E92" w:rsidRDefault="00E50E92" w:rsidP="00B42E2E">
      <w:pPr>
        <w:spacing w:line="360" w:lineRule="auto"/>
        <w:contextualSpacing/>
        <w:rPr>
          <w:ins w:id="3628" w:author="Claire S" w:date="2026-07-21T10:05:00Z" w16du:dateUtc="2026-07-21T09:05:00Z"/>
          <w:rFonts w:ascii="Cambria" w:hAnsi="Cambria"/>
          <w:sz w:val="28"/>
          <w:szCs w:val="28"/>
        </w:rPr>
      </w:pPr>
    </w:p>
    <w:p w14:paraId="18A3A477" w14:textId="77777777" w:rsidR="00E50E92" w:rsidRDefault="00E50E92" w:rsidP="00B42E2E">
      <w:pPr>
        <w:spacing w:line="360" w:lineRule="auto"/>
        <w:contextualSpacing/>
        <w:rPr>
          <w:ins w:id="3629" w:author="Claire S" w:date="2026-07-21T10:05:00Z" w16du:dateUtc="2026-07-21T09:05:00Z"/>
          <w:rFonts w:ascii="Cambria" w:hAnsi="Cambria"/>
          <w:sz w:val="28"/>
          <w:szCs w:val="28"/>
        </w:rPr>
      </w:pPr>
    </w:p>
    <w:p w14:paraId="04AE1E85" w14:textId="77777777" w:rsidR="00E50E92" w:rsidRDefault="00E50E92" w:rsidP="00B42E2E">
      <w:pPr>
        <w:spacing w:line="360" w:lineRule="auto"/>
        <w:contextualSpacing/>
        <w:rPr>
          <w:ins w:id="3630" w:author="Claire S" w:date="2026-07-21T10:05:00Z" w16du:dateUtc="2026-07-21T09:05:00Z"/>
          <w:rFonts w:ascii="Cambria" w:hAnsi="Cambria"/>
          <w:sz w:val="28"/>
          <w:szCs w:val="28"/>
        </w:rPr>
      </w:pPr>
    </w:p>
    <w:p w14:paraId="6A961398" w14:textId="77777777" w:rsidR="00E50E92" w:rsidRDefault="00E50E92" w:rsidP="00B42E2E">
      <w:pPr>
        <w:spacing w:line="360" w:lineRule="auto"/>
        <w:contextualSpacing/>
        <w:rPr>
          <w:ins w:id="3631" w:author="Claire S" w:date="2026-07-21T10:05:00Z" w16du:dateUtc="2026-07-21T09:05:00Z"/>
          <w:rFonts w:ascii="Cambria" w:hAnsi="Cambria"/>
          <w:sz w:val="28"/>
          <w:szCs w:val="28"/>
        </w:rPr>
      </w:pPr>
    </w:p>
    <w:p w14:paraId="2BF5A63B" w14:textId="77777777" w:rsidR="00E50E92" w:rsidRDefault="00E50E92" w:rsidP="00B42E2E">
      <w:pPr>
        <w:spacing w:line="360" w:lineRule="auto"/>
        <w:contextualSpacing/>
        <w:rPr>
          <w:ins w:id="3632" w:author="Claire S" w:date="2026-07-21T10:05:00Z" w16du:dateUtc="2026-07-21T09:05:00Z"/>
          <w:rFonts w:ascii="Cambria" w:hAnsi="Cambria"/>
          <w:sz w:val="28"/>
          <w:szCs w:val="28"/>
        </w:rPr>
      </w:pPr>
    </w:p>
    <w:p w14:paraId="60591861" w14:textId="77777777" w:rsidR="00E50E92" w:rsidRDefault="00E50E92" w:rsidP="00B42E2E">
      <w:pPr>
        <w:spacing w:line="360" w:lineRule="auto"/>
        <w:contextualSpacing/>
        <w:rPr>
          <w:ins w:id="3633" w:author="Claire S" w:date="2026-07-21T10:05:00Z" w16du:dateUtc="2026-07-21T09:05:00Z"/>
          <w:rFonts w:ascii="Cambria" w:hAnsi="Cambria"/>
          <w:sz w:val="28"/>
          <w:szCs w:val="28"/>
        </w:rPr>
      </w:pPr>
    </w:p>
    <w:p w14:paraId="2E09777D" w14:textId="77777777" w:rsidR="00E50E92" w:rsidRDefault="00E50E92" w:rsidP="00B42E2E">
      <w:pPr>
        <w:spacing w:line="360" w:lineRule="auto"/>
        <w:contextualSpacing/>
        <w:rPr>
          <w:ins w:id="3634" w:author="Claire S" w:date="2026-07-21T10:05:00Z" w16du:dateUtc="2026-07-21T09:05:00Z"/>
          <w:rFonts w:ascii="Cambria" w:hAnsi="Cambria"/>
          <w:sz w:val="28"/>
          <w:szCs w:val="28"/>
        </w:rPr>
      </w:pPr>
    </w:p>
    <w:p w14:paraId="0E64B68A" w14:textId="77777777" w:rsidR="00E50E92" w:rsidRDefault="00E50E92" w:rsidP="00B42E2E">
      <w:pPr>
        <w:spacing w:line="360" w:lineRule="auto"/>
        <w:contextualSpacing/>
        <w:rPr>
          <w:ins w:id="3635" w:author="Claire S" w:date="2026-07-21T10:05:00Z" w16du:dateUtc="2026-07-21T09:05:00Z"/>
          <w:rFonts w:ascii="Cambria" w:hAnsi="Cambria"/>
          <w:sz w:val="28"/>
          <w:szCs w:val="28"/>
        </w:rPr>
      </w:pPr>
    </w:p>
    <w:p w14:paraId="77500417" w14:textId="77777777" w:rsidR="00E50E92" w:rsidRDefault="00E50E92" w:rsidP="00B42E2E">
      <w:pPr>
        <w:spacing w:line="360" w:lineRule="auto"/>
        <w:contextualSpacing/>
        <w:rPr>
          <w:ins w:id="3636" w:author="Claire S" w:date="2026-07-21T10:05:00Z" w16du:dateUtc="2026-07-21T09:05:00Z"/>
          <w:rFonts w:ascii="Cambria" w:hAnsi="Cambria"/>
          <w:sz w:val="28"/>
          <w:szCs w:val="28"/>
        </w:rPr>
      </w:pPr>
    </w:p>
    <w:p w14:paraId="1C2560D7" w14:textId="77777777" w:rsidR="00E50E92" w:rsidRDefault="00E50E92" w:rsidP="00B42E2E">
      <w:pPr>
        <w:spacing w:line="360" w:lineRule="auto"/>
        <w:contextualSpacing/>
        <w:rPr>
          <w:ins w:id="3637" w:author="Claire S" w:date="2026-07-21T10:05:00Z" w16du:dateUtc="2026-07-21T09:05:00Z"/>
          <w:rFonts w:ascii="Cambria" w:hAnsi="Cambria"/>
          <w:sz w:val="28"/>
          <w:szCs w:val="28"/>
        </w:rPr>
      </w:pPr>
    </w:p>
    <w:p w14:paraId="3D8B02AA" w14:textId="77777777" w:rsidR="00E50E92" w:rsidRDefault="00E50E92" w:rsidP="00B42E2E">
      <w:pPr>
        <w:spacing w:line="360" w:lineRule="auto"/>
        <w:contextualSpacing/>
        <w:rPr>
          <w:ins w:id="3638" w:author="Claire S" w:date="2026-07-21T10:05:00Z" w16du:dateUtc="2026-07-21T09:05:00Z"/>
          <w:rFonts w:ascii="Cambria" w:hAnsi="Cambria"/>
          <w:sz w:val="28"/>
          <w:szCs w:val="28"/>
        </w:rPr>
      </w:pPr>
    </w:p>
    <w:p w14:paraId="18933D2C" w14:textId="77777777" w:rsidR="00E50E92" w:rsidRDefault="00E50E92" w:rsidP="00B42E2E">
      <w:pPr>
        <w:spacing w:line="360" w:lineRule="auto"/>
        <w:contextualSpacing/>
        <w:rPr>
          <w:ins w:id="3639" w:author="Claire S" w:date="2026-07-21T10:05:00Z" w16du:dateUtc="2026-07-21T09:05:00Z"/>
          <w:rFonts w:ascii="Cambria" w:hAnsi="Cambria"/>
          <w:sz w:val="28"/>
          <w:szCs w:val="28"/>
        </w:rPr>
      </w:pPr>
    </w:p>
    <w:p w14:paraId="29FDBD90" w14:textId="77777777" w:rsidR="00E50E92" w:rsidRDefault="00E50E92" w:rsidP="00B42E2E">
      <w:pPr>
        <w:spacing w:line="360" w:lineRule="auto"/>
        <w:contextualSpacing/>
        <w:rPr>
          <w:ins w:id="3640" w:author="Claire S" w:date="2026-07-21T10:05:00Z" w16du:dateUtc="2026-07-21T09:05:00Z"/>
          <w:rFonts w:ascii="Cambria" w:hAnsi="Cambria"/>
          <w:sz w:val="28"/>
          <w:szCs w:val="28"/>
        </w:rPr>
      </w:pPr>
    </w:p>
    <w:p w14:paraId="5FE7E4A7" w14:textId="77777777" w:rsidR="00E50E92" w:rsidRDefault="00E50E92" w:rsidP="00B42E2E">
      <w:pPr>
        <w:spacing w:line="360" w:lineRule="auto"/>
        <w:contextualSpacing/>
        <w:rPr>
          <w:ins w:id="3641" w:author="Claire S" w:date="2026-07-21T10:05:00Z" w16du:dateUtc="2026-07-21T09:05:00Z"/>
          <w:rFonts w:ascii="Cambria" w:hAnsi="Cambria"/>
          <w:sz w:val="28"/>
          <w:szCs w:val="28"/>
        </w:rPr>
      </w:pPr>
    </w:p>
    <w:p w14:paraId="4BFC76C9" w14:textId="68B86ACE" w:rsidR="00B42E2E" w:rsidDel="008C6DFE" w:rsidRDefault="001B0D3F" w:rsidP="009C39DD">
      <w:pPr>
        <w:spacing w:line="360" w:lineRule="auto"/>
        <w:ind w:firstLine="720"/>
        <w:contextualSpacing/>
        <w:rPr>
          <w:del w:id="3642" w:author="Claire S" w:date="2026-05-25T13:13:00Z" w16du:dateUtc="2026-05-25T12:13:00Z"/>
          <w:rFonts w:ascii="Cambria" w:hAnsi="Cambria"/>
          <w:sz w:val="28"/>
          <w:szCs w:val="28"/>
        </w:rPr>
      </w:pPr>
      <w:del w:id="3643" w:author="Claire S" w:date="2026-05-25T13:13:00Z" w16du:dateUtc="2026-05-25T12:13:00Z">
        <w:r w:rsidDel="008C6DFE">
          <w:rPr>
            <w:rFonts w:ascii="Cambria" w:hAnsi="Cambria"/>
            <w:sz w:val="28"/>
            <w:szCs w:val="28"/>
          </w:rPr>
          <w:delText>But</w:delText>
        </w:r>
        <w:r w:rsidR="009C39DD" w:rsidDel="008C6DFE">
          <w:rPr>
            <w:rFonts w:ascii="Cambria" w:hAnsi="Cambria"/>
            <w:sz w:val="28"/>
            <w:szCs w:val="28"/>
          </w:rPr>
          <w:delText xml:space="preserve"> </w:delText>
        </w:r>
        <w:r w:rsidR="00692F0B" w:rsidDel="008C6DFE">
          <w:rPr>
            <w:rFonts w:ascii="Cambria" w:hAnsi="Cambria"/>
            <w:sz w:val="28"/>
            <w:szCs w:val="28"/>
          </w:rPr>
          <w:delText xml:space="preserve">the </w:delText>
        </w:r>
        <w:r w:rsidR="004B4896" w:rsidDel="008C6DFE">
          <w:rPr>
            <w:rFonts w:ascii="Cambria" w:hAnsi="Cambria"/>
            <w:sz w:val="28"/>
            <w:szCs w:val="28"/>
          </w:rPr>
          <w:delText>door</w:delText>
        </w:r>
      </w:del>
      <w:del w:id="3644" w:author="Claire S" w:date="2026-05-11T12:30:00Z" w16du:dateUtc="2026-05-11T11:30:00Z">
        <w:r w:rsidR="004B4896" w:rsidDel="007B0522">
          <w:rPr>
            <w:rFonts w:ascii="Cambria" w:hAnsi="Cambria"/>
            <w:sz w:val="28"/>
            <w:szCs w:val="28"/>
          </w:rPr>
          <w:delText xml:space="preserve"> was</w:delText>
        </w:r>
      </w:del>
      <w:del w:id="3645" w:author="Claire S" w:date="2026-05-25T13:13:00Z" w16du:dateUtc="2026-05-25T12:13:00Z">
        <w:r w:rsidR="004B4896" w:rsidDel="008C6DFE">
          <w:rPr>
            <w:rFonts w:ascii="Cambria" w:hAnsi="Cambria"/>
            <w:sz w:val="28"/>
            <w:szCs w:val="28"/>
          </w:rPr>
          <w:delText xml:space="preserve"> bolted and the </w:delText>
        </w:r>
        <w:r w:rsidR="001601EC" w:rsidDel="008C6DFE">
          <w:rPr>
            <w:rFonts w:ascii="Cambria" w:hAnsi="Cambria"/>
            <w:sz w:val="28"/>
            <w:szCs w:val="28"/>
          </w:rPr>
          <w:delText xml:space="preserve">room </w:delText>
        </w:r>
      </w:del>
      <w:del w:id="3646" w:author="Claire S" w:date="2026-05-11T12:30:00Z" w16du:dateUtc="2026-05-11T11:30:00Z">
        <w:r w:rsidR="007D3DD6" w:rsidDel="007B0522">
          <w:rPr>
            <w:rFonts w:ascii="Cambria" w:hAnsi="Cambria"/>
            <w:sz w:val="28"/>
            <w:szCs w:val="28"/>
          </w:rPr>
          <w:delText xml:space="preserve">was </w:delText>
        </w:r>
      </w:del>
      <w:del w:id="3647" w:author="Claire S" w:date="2026-05-25T13:13:00Z" w16du:dateUtc="2026-05-25T12:13:00Z">
        <w:r w:rsidR="007D3DD6" w:rsidDel="008C6DFE">
          <w:rPr>
            <w:rFonts w:ascii="Cambria" w:hAnsi="Cambria"/>
            <w:sz w:val="28"/>
            <w:szCs w:val="28"/>
          </w:rPr>
          <w:delText xml:space="preserve">plunged </w:delText>
        </w:r>
        <w:r w:rsidR="001601EC" w:rsidDel="008C6DFE">
          <w:rPr>
            <w:rFonts w:ascii="Cambria" w:hAnsi="Cambria"/>
            <w:sz w:val="28"/>
            <w:szCs w:val="28"/>
          </w:rPr>
          <w:delText>in</w:delText>
        </w:r>
        <w:r w:rsidR="004C7ABA" w:rsidDel="008C6DFE">
          <w:rPr>
            <w:rFonts w:ascii="Cambria" w:hAnsi="Cambria"/>
            <w:sz w:val="28"/>
            <w:szCs w:val="28"/>
          </w:rPr>
          <w:delText>to</w:delText>
        </w:r>
        <w:r w:rsidR="001601EC" w:rsidDel="008C6DFE">
          <w:rPr>
            <w:rFonts w:ascii="Cambria" w:hAnsi="Cambria"/>
            <w:sz w:val="28"/>
            <w:szCs w:val="28"/>
          </w:rPr>
          <w:delText xml:space="preserve"> </w:delText>
        </w:r>
      </w:del>
      <w:del w:id="3648" w:author="Claire S" w:date="2026-05-11T12:34:00Z" w16du:dateUtc="2026-05-11T11:34:00Z">
        <w:r w:rsidR="007D3DD6" w:rsidDel="00C7732D">
          <w:rPr>
            <w:rFonts w:ascii="Cambria" w:hAnsi="Cambria"/>
            <w:sz w:val="28"/>
            <w:szCs w:val="28"/>
          </w:rPr>
          <w:delText xml:space="preserve">total </w:delText>
        </w:r>
      </w:del>
      <w:del w:id="3649" w:author="Claire S" w:date="2026-05-25T13:13:00Z" w16du:dateUtc="2026-05-25T12:13:00Z">
        <w:r w:rsidR="001601EC" w:rsidDel="008C6DFE">
          <w:rPr>
            <w:rFonts w:ascii="Cambria" w:hAnsi="Cambria"/>
            <w:sz w:val="28"/>
            <w:szCs w:val="28"/>
          </w:rPr>
          <w:delText>darkness</w:delText>
        </w:r>
      </w:del>
      <w:del w:id="3650" w:author="Claire S" w:date="2026-05-11T12:30:00Z" w16du:dateUtc="2026-05-11T11:30:00Z">
        <w:r w:rsidR="007D3DD6" w:rsidDel="007B0522">
          <w:rPr>
            <w:rFonts w:ascii="Cambria" w:hAnsi="Cambria"/>
            <w:sz w:val="28"/>
            <w:szCs w:val="28"/>
          </w:rPr>
          <w:delText xml:space="preserve"> as all the lights went out</w:delText>
        </w:r>
      </w:del>
      <w:del w:id="3651" w:author="Claire S" w:date="2026-05-25T13:13:00Z" w16du:dateUtc="2026-05-25T12:13:00Z">
        <w:r w:rsidR="001601EC" w:rsidDel="008C6DFE">
          <w:rPr>
            <w:rFonts w:ascii="Cambria" w:hAnsi="Cambria"/>
            <w:sz w:val="28"/>
            <w:szCs w:val="28"/>
          </w:rPr>
          <w:delText xml:space="preserve">, </w:delText>
        </w:r>
      </w:del>
      <w:del w:id="3652" w:author="Claire S" w:date="2026-05-11T12:30:00Z" w16du:dateUtc="2026-05-11T11:30:00Z">
        <w:r w:rsidR="001601EC" w:rsidDel="007B0522">
          <w:rPr>
            <w:rFonts w:ascii="Cambria" w:hAnsi="Cambria"/>
            <w:sz w:val="28"/>
            <w:szCs w:val="28"/>
          </w:rPr>
          <w:delText>apart from</w:delText>
        </w:r>
      </w:del>
      <w:del w:id="3653" w:author="Claire S" w:date="2026-05-25T13:13:00Z" w16du:dateUtc="2026-05-25T12:13:00Z">
        <w:r w:rsidR="001601EC" w:rsidDel="008C6DFE">
          <w:rPr>
            <w:rFonts w:ascii="Cambria" w:hAnsi="Cambria"/>
            <w:sz w:val="28"/>
            <w:szCs w:val="28"/>
          </w:rPr>
          <w:delText xml:space="preserve"> </w:delText>
        </w:r>
      </w:del>
      <w:del w:id="3654" w:author="Claire S" w:date="2026-05-11T12:34:00Z" w16du:dateUtc="2026-05-11T11:34:00Z">
        <w:r w:rsidR="009C39DD" w:rsidDel="00C7732D">
          <w:rPr>
            <w:rFonts w:ascii="Cambria" w:hAnsi="Cambria"/>
            <w:sz w:val="28"/>
            <w:szCs w:val="28"/>
          </w:rPr>
          <w:delText xml:space="preserve">tiny </w:delText>
        </w:r>
      </w:del>
      <w:del w:id="3655" w:author="Claire S" w:date="2026-05-25T13:13:00Z" w16du:dateUtc="2026-05-25T12:13:00Z">
        <w:r w:rsidR="009C39DD" w:rsidDel="008C6DFE">
          <w:rPr>
            <w:rFonts w:ascii="Cambria" w:hAnsi="Cambria"/>
            <w:sz w:val="28"/>
            <w:szCs w:val="28"/>
          </w:rPr>
          <w:delText xml:space="preserve">fake candles on </w:delText>
        </w:r>
        <w:r w:rsidR="00282832" w:rsidDel="008C6DFE">
          <w:rPr>
            <w:rFonts w:ascii="Cambria" w:hAnsi="Cambria"/>
            <w:sz w:val="28"/>
            <w:szCs w:val="28"/>
          </w:rPr>
          <w:delText>each</w:delText>
        </w:r>
        <w:r w:rsidR="009C39DD" w:rsidDel="008C6DFE">
          <w:rPr>
            <w:rFonts w:ascii="Cambria" w:hAnsi="Cambria"/>
            <w:sz w:val="28"/>
            <w:szCs w:val="28"/>
          </w:rPr>
          <w:delText xml:space="preserve"> table</w:delText>
        </w:r>
        <w:r w:rsidR="00573EFE" w:rsidDel="008C6DFE">
          <w:rPr>
            <w:rFonts w:ascii="Cambria" w:hAnsi="Cambria"/>
            <w:sz w:val="28"/>
            <w:szCs w:val="28"/>
          </w:rPr>
          <w:delText>. People stopped in their tracks</w:delText>
        </w:r>
        <w:r w:rsidR="004B4896" w:rsidDel="008C6DFE">
          <w:rPr>
            <w:rFonts w:ascii="Cambria" w:hAnsi="Cambria"/>
            <w:sz w:val="28"/>
            <w:szCs w:val="28"/>
          </w:rPr>
          <w:delText xml:space="preserve"> as</w:delText>
        </w:r>
        <w:r w:rsidR="00282832" w:rsidDel="008C6DFE">
          <w:rPr>
            <w:rFonts w:ascii="Cambria" w:hAnsi="Cambria"/>
            <w:sz w:val="28"/>
            <w:szCs w:val="28"/>
          </w:rPr>
          <w:delText xml:space="preserve"> </w:delText>
        </w:r>
        <w:r w:rsidDel="008C6DFE">
          <w:rPr>
            <w:rFonts w:ascii="Cambria" w:hAnsi="Cambria"/>
            <w:sz w:val="28"/>
            <w:szCs w:val="28"/>
          </w:rPr>
          <w:delText xml:space="preserve">sobbing and </w:delText>
        </w:r>
        <w:r w:rsidR="00C90DD7" w:rsidDel="008C6DFE">
          <w:rPr>
            <w:rFonts w:ascii="Cambria" w:hAnsi="Cambria"/>
            <w:sz w:val="28"/>
            <w:szCs w:val="28"/>
          </w:rPr>
          <w:delText xml:space="preserve">shouting </w:delText>
        </w:r>
        <w:r w:rsidR="00282832" w:rsidDel="008C6DFE">
          <w:rPr>
            <w:rFonts w:ascii="Cambria" w:hAnsi="Cambria"/>
            <w:sz w:val="28"/>
            <w:szCs w:val="28"/>
          </w:rPr>
          <w:delText xml:space="preserve">echoed </w:delText>
        </w:r>
        <w:r w:rsidR="004B4896" w:rsidDel="008C6DFE">
          <w:rPr>
            <w:rFonts w:ascii="Cambria" w:hAnsi="Cambria"/>
            <w:sz w:val="28"/>
            <w:szCs w:val="28"/>
          </w:rPr>
          <w:delText xml:space="preserve">off the walls, and the thing </w:delText>
        </w:r>
      </w:del>
      <w:del w:id="3656" w:author="Claire S" w:date="2026-05-11T12:35:00Z" w16du:dateUtc="2026-05-11T11:35:00Z">
        <w:r w:rsidR="004B4896" w:rsidDel="00C7732D">
          <w:rPr>
            <w:rFonts w:ascii="Cambria" w:hAnsi="Cambria"/>
            <w:sz w:val="28"/>
            <w:szCs w:val="28"/>
          </w:rPr>
          <w:delText xml:space="preserve">swung </w:delText>
        </w:r>
      </w:del>
      <w:del w:id="3657" w:author="Claire S" w:date="2026-05-25T13:13:00Z" w16du:dateUtc="2026-05-25T12:13:00Z">
        <w:r w:rsidR="004B4896" w:rsidDel="008C6DFE">
          <w:rPr>
            <w:rFonts w:ascii="Cambria" w:hAnsi="Cambria"/>
            <w:sz w:val="28"/>
            <w:szCs w:val="28"/>
          </w:rPr>
          <w:delText xml:space="preserve">above them </w:delText>
        </w:r>
      </w:del>
      <w:del w:id="3658" w:author="Claire S" w:date="2026-05-11T12:35:00Z" w16du:dateUtc="2026-05-11T11:35:00Z">
        <w:r w:rsidR="004B4896" w:rsidDel="00C7732D">
          <w:rPr>
            <w:rFonts w:ascii="Cambria" w:hAnsi="Cambria"/>
            <w:sz w:val="28"/>
            <w:szCs w:val="28"/>
          </w:rPr>
          <w:delText>all</w:delText>
        </w:r>
        <w:r w:rsidR="00DE764D" w:rsidDel="00C7732D">
          <w:rPr>
            <w:rFonts w:ascii="Cambria" w:hAnsi="Cambria"/>
            <w:sz w:val="28"/>
            <w:szCs w:val="28"/>
          </w:rPr>
          <w:delText>.</w:delText>
        </w:r>
      </w:del>
      <w:del w:id="3659" w:author="Claire S" w:date="2026-05-25T13:13:00Z" w16du:dateUtc="2026-05-25T12:13:00Z">
        <w:r w:rsidR="00DE764D" w:rsidDel="008C6DFE">
          <w:rPr>
            <w:rFonts w:ascii="Cambria" w:hAnsi="Cambria"/>
            <w:sz w:val="28"/>
            <w:szCs w:val="28"/>
          </w:rPr>
          <w:delText xml:space="preserve">  </w:delText>
        </w:r>
      </w:del>
    </w:p>
    <w:p w14:paraId="44C3B909" w14:textId="73109156" w:rsidR="00692F0B" w:rsidDel="004C1EAF" w:rsidRDefault="005A7CEA">
      <w:pPr>
        <w:spacing w:line="360" w:lineRule="auto"/>
        <w:ind w:firstLine="720"/>
        <w:contextualSpacing/>
        <w:rPr>
          <w:del w:id="3660" w:author="Claire S" w:date="2026-05-11T12:31:00Z" w16du:dateUtc="2026-05-11T11:31:00Z"/>
          <w:rFonts w:ascii="Cambria" w:hAnsi="Cambria"/>
          <w:sz w:val="28"/>
          <w:szCs w:val="28"/>
        </w:rPr>
        <w:pPrChange w:id="3661" w:author="Claire S" w:date="2026-05-11T12:31:00Z" w16du:dateUtc="2026-05-11T11:31:00Z">
          <w:pPr>
            <w:spacing w:line="360" w:lineRule="auto"/>
            <w:contextualSpacing/>
          </w:pPr>
        </w:pPrChange>
      </w:pPr>
      <w:del w:id="3662" w:author="Claire S" w:date="2026-05-25T13:20:00Z" w16du:dateUtc="2026-05-25T12:20:00Z">
        <w:r w:rsidDel="000C3D7C">
          <w:rPr>
            <w:rFonts w:ascii="Cambria" w:hAnsi="Cambria"/>
            <w:sz w:val="28"/>
            <w:szCs w:val="28"/>
          </w:rPr>
          <w:tab/>
        </w:r>
      </w:del>
      <w:del w:id="3663" w:author="Claire S" w:date="2026-05-11T12:31:00Z" w16du:dateUtc="2026-05-11T11:31:00Z">
        <w:r w:rsidR="00C9693A" w:rsidDel="004C1EAF">
          <w:rPr>
            <w:rFonts w:ascii="Cambria" w:hAnsi="Cambria"/>
            <w:sz w:val="28"/>
            <w:szCs w:val="28"/>
          </w:rPr>
          <w:delText>T</w:delText>
        </w:r>
        <w:r w:rsidR="009C39DD" w:rsidDel="004C1EAF">
          <w:rPr>
            <w:rFonts w:ascii="Cambria" w:hAnsi="Cambria"/>
            <w:sz w:val="28"/>
            <w:szCs w:val="28"/>
          </w:rPr>
          <w:delText xml:space="preserve">he Langley </w:delText>
        </w:r>
        <w:r w:rsidR="00C90DD7" w:rsidDel="004C1EAF">
          <w:rPr>
            <w:rFonts w:ascii="Cambria" w:hAnsi="Cambria"/>
            <w:sz w:val="28"/>
            <w:szCs w:val="28"/>
          </w:rPr>
          <w:delText>table</w:delText>
        </w:r>
        <w:r w:rsidDel="004C1EAF">
          <w:rPr>
            <w:rFonts w:ascii="Cambria" w:hAnsi="Cambria"/>
            <w:sz w:val="28"/>
            <w:szCs w:val="28"/>
          </w:rPr>
          <w:delText xml:space="preserve"> sat in stunned silence</w:delText>
        </w:r>
        <w:r w:rsidR="00692F0B" w:rsidDel="004C1EAF">
          <w:rPr>
            <w:rFonts w:ascii="Cambria" w:hAnsi="Cambria"/>
            <w:sz w:val="28"/>
            <w:szCs w:val="28"/>
          </w:rPr>
          <w:delText>, and</w:delText>
        </w:r>
        <w:r w:rsidDel="004C1EAF">
          <w:rPr>
            <w:rFonts w:ascii="Cambria" w:hAnsi="Cambria"/>
            <w:sz w:val="28"/>
            <w:szCs w:val="28"/>
          </w:rPr>
          <w:delText xml:space="preserve"> </w:delText>
        </w:r>
      </w:del>
      <w:del w:id="3664" w:author="Claire S" w:date="2026-05-25T16:25:00Z" w16du:dateUtc="2026-05-25T15:25:00Z">
        <w:r w:rsidR="00271565" w:rsidDel="00DC0DD7">
          <w:rPr>
            <w:rFonts w:ascii="Cambria" w:hAnsi="Cambria"/>
            <w:sz w:val="28"/>
            <w:szCs w:val="28"/>
          </w:rPr>
          <w:delText>Savannah</w:delText>
        </w:r>
        <w:r w:rsidR="001601EC" w:rsidDel="00DC0DD7">
          <w:rPr>
            <w:rFonts w:ascii="Cambria" w:hAnsi="Cambria"/>
            <w:sz w:val="28"/>
            <w:szCs w:val="28"/>
          </w:rPr>
          <w:delText xml:space="preserve"> suddenly felt very young</w:delText>
        </w:r>
      </w:del>
      <w:del w:id="3665" w:author="Claire S" w:date="2026-05-25T16:21:00Z" w16du:dateUtc="2026-05-25T15:21:00Z">
        <w:r w:rsidR="00C9693A" w:rsidDel="00F15527">
          <w:rPr>
            <w:rFonts w:ascii="Cambria" w:hAnsi="Cambria"/>
            <w:sz w:val="28"/>
            <w:szCs w:val="28"/>
          </w:rPr>
          <w:delText xml:space="preserve"> as s</w:delText>
        </w:r>
        <w:r w:rsidR="001601EC" w:rsidDel="00F15527">
          <w:rPr>
            <w:rFonts w:ascii="Cambria" w:hAnsi="Cambria"/>
            <w:sz w:val="28"/>
            <w:szCs w:val="28"/>
          </w:rPr>
          <w:delText xml:space="preserve">he </w:delText>
        </w:r>
        <w:r w:rsidR="00271565" w:rsidDel="00F15527">
          <w:rPr>
            <w:rFonts w:ascii="Cambria" w:hAnsi="Cambria"/>
            <w:sz w:val="28"/>
            <w:szCs w:val="28"/>
          </w:rPr>
          <w:delText>slipp</w:delText>
        </w:r>
        <w:r w:rsidR="001601EC" w:rsidDel="00F15527">
          <w:rPr>
            <w:rFonts w:ascii="Cambria" w:hAnsi="Cambria"/>
            <w:sz w:val="28"/>
            <w:szCs w:val="28"/>
          </w:rPr>
          <w:delText>ed</w:delText>
        </w:r>
        <w:r w:rsidR="00271565" w:rsidDel="00F15527">
          <w:rPr>
            <w:rFonts w:ascii="Cambria" w:hAnsi="Cambria"/>
            <w:sz w:val="28"/>
            <w:szCs w:val="28"/>
          </w:rPr>
          <w:delText xml:space="preserve"> her hand into Dex’s</w:delText>
        </w:r>
      </w:del>
      <w:del w:id="3666" w:author="Claire S" w:date="2026-05-25T16:25:00Z" w16du:dateUtc="2026-05-25T15:25:00Z">
        <w:r w:rsidR="00271565" w:rsidDel="00DC0DD7">
          <w:rPr>
            <w:rFonts w:ascii="Cambria" w:hAnsi="Cambria"/>
            <w:sz w:val="28"/>
            <w:szCs w:val="28"/>
          </w:rPr>
          <w:delText>. ‘Why is your name on the screen?’ she asked</w:delText>
        </w:r>
        <w:r w:rsidR="00476160" w:rsidDel="00DC0DD7">
          <w:rPr>
            <w:rFonts w:ascii="Cambria" w:hAnsi="Cambria"/>
            <w:sz w:val="28"/>
            <w:szCs w:val="28"/>
          </w:rPr>
          <w:delText xml:space="preserve"> </w:delText>
        </w:r>
      </w:del>
      <w:del w:id="3667" w:author="Claire S" w:date="2026-05-11T12:31:00Z" w16du:dateUtc="2026-05-11T11:31:00Z">
        <w:r w:rsidR="00573EFE" w:rsidDel="004C1EAF">
          <w:rPr>
            <w:rFonts w:ascii="Cambria" w:hAnsi="Cambria"/>
            <w:sz w:val="28"/>
            <w:szCs w:val="28"/>
          </w:rPr>
          <w:delText xml:space="preserve">him </w:delText>
        </w:r>
      </w:del>
      <w:del w:id="3668" w:author="Claire S" w:date="2026-05-25T16:25:00Z" w16du:dateUtc="2026-05-25T15:25:00Z">
        <w:r w:rsidR="00476160" w:rsidDel="00DC0DD7">
          <w:rPr>
            <w:rFonts w:ascii="Cambria" w:hAnsi="Cambria"/>
            <w:sz w:val="28"/>
            <w:szCs w:val="28"/>
          </w:rPr>
          <w:delText>anxiously</w:delText>
        </w:r>
      </w:del>
      <w:del w:id="3669" w:author="Claire S" w:date="2026-05-11T12:31:00Z" w16du:dateUtc="2026-05-11T11:31:00Z">
        <w:r w:rsidR="00476160" w:rsidDel="004C1EAF">
          <w:rPr>
            <w:rFonts w:ascii="Cambria" w:hAnsi="Cambria"/>
            <w:sz w:val="28"/>
            <w:szCs w:val="28"/>
          </w:rPr>
          <w:delText xml:space="preserve">, but </w:delText>
        </w:r>
      </w:del>
      <w:del w:id="3670" w:author="Claire S" w:date="2026-05-25T16:25:00Z" w16du:dateUtc="2026-05-25T15:25:00Z">
        <w:r w:rsidR="00476160" w:rsidDel="00DC0DD7">
          <w:rPr>
            <w:rFonts w:ascii="Cambria" w:hAnsi="Cambria"/>
            <w:sz w:val="28"/>
            <w:szCs w:val="28"/>
          </w:rPr>
          <w:delText>Dex</w:delText>
        </w:r>
        <w:r w:rsidR="00271565" w:rsidDel="00DC0DD7">
          <w:rPr>
            <w:rFonts w:ascii="Cambria" w:hAnsi="Cambria"/>
            <w:sz w:val="28"/>
            <w:szCs w:val="28"/>
          </w:rPr>
          <w:delText xml:space="preserve"> shook his head. </w:delText>
        </w:r>
      </w:del>
    </w:p>
    <w:p w14:paraId="795FCD5C" w14:textId="64B28A38" w:rsidR="00271565" w:rsidDel="00DC0DD7" w:rsidRDefault="00271565" w:rsidP="004C1EAF">
      <w:pPr>
        <w:spacing w:line="360" w:lineRule="auto"/>
        <w:ind w:firstLine="720"/>
        <w:contextualSpacing/>
        <w:rPr>
          <w:del w:id="3671" w:author="Claire S" w:date="2026-05-25T16:25:00Z" w16du:dateUtc="2026-05-25T15:25:00Z"/>
          <w:rFonts w:ascii="Cambria" w:hAnsi="Cambria"/>
          <w:sz w:val="28"/>
          <w:szCs w:val="28"/>
        </w:rPr>
      </w:pPr>
      <w:del w:id="3672" w:author="Claire S" w:date="2026-05-25T16:25:00Z" w16du:dateUtc="2026-05-25T15:25:00Z">
        <w:r w:rsidDel="00DC0DD7">
          <w:rPr>
            <w:rFonts w:ascii="Cambria" w:hAnsi="Cambria"/>
            <w:sz w:val="28"/>
            <w:szCs w:val="28"/>
          </w:rPr>
          <w:delText>‘</w:delText>
        </w:r>
      </w:del>
      <w:del w:id="3673" w:author="Claire S" w:date="2026-05-11T12:31:00Z" w16du:dateUtc="2026-05-11T11:31:00Z">
        <w:r w:rsidDel="004C1EAF">
          <w:rPr>
            <w:rFonts w:ascii="Cambria" w:hAnsi="Cambria"/>
            <w:sz w:val="28"/>
            <w:szCs w:val="28"/>
          </w:rPr>
          <w:delText>I’ve got n</w:delText>
        </w:r>
      </w:del>
      <w:del w:id="3674" w:author="Claire S" w:date="2026-05-25T16:25:00Z" w16du:dateUtc="2026-05-25T15:25:00Z">
        <w:r w:rsidDel="00DC0DD7">
          <w:rPr>
            <w:rFonts w:ascii="Cambria" w:hAnsi="Cambria"/>
            <w:sz w:val="28"/>
            <w:szCs w:val="28"/>
          </w:rPr>
          <w:delText xml:space="preserve">o idea, angel. </w:delText>
        </w:r>
      </w:del>
      <w:del w:id="3675" w:author="Claire S" w:date="2026-05-25T13:20:00Z" w16du:dateUtc="2026-05-25T12:20:00Z">
        <w:r w:rsidDel="000C3D7C">
          <w:rPr>
            <w:rFonts w:ascii="Cambria" w:hAnsi="Cambria"/>
            <w:sz w:val="28"/>
            <w:szCs w:val="28"/>
          </w:rPr>
          <w:delText xml:space="preserve"> </w:delText>
        </w:r>
      </w:del>
      <w:del w:id="3676" w:author="Claire S" w:date="2026-05-25T16:25:00Z" w16du:dateUtc="2026-05-25T15:25:00Z">
        <w:r w:rsidR="00C65B00" w:rsidDel="00DC0DD7">
          <w:rPr>
            <w:rFonts w:ascii="Cambria" w:hAnsi="Cambria"/>
            <w:sz w:val="28"/>
            <w:szCs w:val="28"/>
          </w:rPr>
          <w:delText>It’s</w:delText>
        </w:r>
        <w:r w:rsidDel="00DC0DD7">
          <w:rPr>
            <w:rFonts w:ascii="Cambria" w:hAnsi="Cambria"/>
            <w:sz w:val="28"/>
            <w:szCs w:val="28"/>
          </w:rPr>
          <w:delText xml:space="preserve"> </w:delText>
        </w:r>
      </w:del>
      <w:del w:id="3677" w:author="Claire S" w:date="2026-05-11T12:35:00Z" w16du:dateUtc="2026-05-11T11:35:00Z">
        <w:r w:rsidDel="00D47736">
          <w:rPr>
            <w:rFonts w:ascii="Cambria" w:hAnsi="Cambria"/>
            <w:sz w:val="28"/>
            <w:szCs w:val="28"/>
          </w:rPr>
          <w:delText xml:space="preserve">all </w:delText>
        </w:r>
      </w:del>
      <w:del w:id="3678" w:author="Claire S" w:date="2026-05-25T16:25:00Z" w16du:dateUtc="2026-05-25T15:25:00Z">
        <w:r w:rsidR="00C65B00" w:rsidDel="00DC0DD7">
          <w:rPr>
            <w:rFonts w:ascii="Cambria" w:hAnsi="Cambria"/>
            <w:sz w:val="28"/>
            <w:szCs w:val="28"/>
          </w:rPr>
          <w:delText xml:space="preserve">a bit </w:delText>
        </w:r>
        <w:r w:rsidDel="00DC0DD7">
          <w:rPr>
            <w:rFonts w:ascii="Cambria" w:hAnsi="Cambria"/>
            <w:sz w:val="28"/>
            <w:szCs w:val="28"/>
          </w:rPr>
          <w:delText>weird</w:delText>
        </w:r>
        <w:r w:rsidR="00692F0B" w:rsidDel="00DC0DD7">
          <w:rPr>
            <w:rFonts w:ascii="Cambria" w:hAnsi="Cambria"/>
            <w:sz w:val="28"/>
            <w:szCs w:val="28"/>
          </w:rPr>
          <w:delText xml:space="preserve"> though</w:delText>
        </w:r>
        <w:r w:rsidR="00476160" w:rsidDel="00DC0DD7">
          <w:rPr>
            <w:rFonts w:ascii="Cambria" w:hAnsi="Cambria"/>
            <w:sz w:val="28"/>
            <w:szCs w:val="28"/>
          </w:rPr>
          <w:delText xml:space="preserve"> -</w:delText>
        </w:r>
        <w:r w:rsidDel="00DC0DD7">
          <w:rPr>
            <w:rFonts w:ascii="Cambria" w:hAnsi="Cambria"/>
            <w:sz w:val="28"/>
            <w:szCs w:val="28"/>
          </w:rPr>
          <w:delText>’</w:delText>
        </w:r>
      </w:del>
    </w:p>
    <w:p w14:paraId="581E47BB" w14:textId="7C0DF42C" w:rsidR="00BB0134" w:rsidDel="00DC0DD7" w:rsidRDefault="00BB0134" w:rsidP="00B42E2E">
      <w:pPr>
        <w:spacing w:line="360" w:lineRule="auto"/>
        <w:contextualSpacing/>
        <w:rPr>
          <w:del w:id="3679" w:author="Claire S" w:date="2026-05-25T16:25:00Z" w16du:dateUtc="2026-05-25T15:25:00Z"/>
          <w:rFonts w:ascii="Cambria" w:hAnsi="Cambria"/>
          <w:sz w:val="28"/>
          <w:szCs w:val="28"/>
        </w:rPr>
      </w:pPr>
      <w:del w:id="3680" w:author="Claire S" w:date="2026-05-25T16:25:00Z" w16du:dateUtc="2026-05-25T15:25:00Z">
        <w:r w:rsidDel="00DC0DD7">
          <w:rPr>
            <w:rFonts w:ascii="Cambria" w:hAnsi="Cambria"/>
            <w:sz w:val="28"/>
            <w:szCs w:val="28"/>
          </w:rPr>
          <w:tab/>
          <w:delText xml:space="preserve">‘It’s more than weird, it’s </w:delText>
        </w:r>
        <w:r w:rsidR="008E09CE" w:rsidDel="00DC0DD7">
          <w:rPr>
            <w:rFonts w:ascii="Cambria" w:hAnsi="Cambria"/>
            <w:sz w:val="28"/>
            <w:szCs w:val="28"/>
          </w:rPr>
          <w:delText>horrible</w:delText>
        </w:r>
        <w:r w:rsidDel="00DC0DD7">
          <w:rPr>
            <w:rFonts w:ascii="Cambria" w:hAnsi="Cambria"/>
            <w:sz w:val="28"/>
            <w:szCs w:val="28"/>
          </w:rPr>
          <w:delText xml:space="preserve">.’ Savannah </w:delText>
        </w:r>
        <w:r w:rsidR="00476160" w:rsidDel="00DC0DD7">
          <w:rPr>
            <w:rFonts w:ascii="Cambria" w:hAnsi="Cambria"/>
            <w:sz w:val="28"/>
            <w:szCs w:val="28"/>
          </w:rPr>
          <w:delText xml:space="preserve">refused to look back </w:delText>
        </w:r>
      </w:del>
      <w:del w:id="3681" w:author="Claire S" w:date="2026-05-25T16:21:00Z" w16du:dateUtc="2026-05-25T15:21:00Z">
        <w:r w:rsidR="00476160" w:rsidDel="00F15527">
          <w:rPr>
            <w:rFonts w:ascii="Cambria" w:hAnsi="Cambria"/>
            <w:sz w:val="28"/>
            <w:szCs w:val="28"/>
          </w:rPr>
          <w:delText xml:space="preserve">up </w:delText>
        </w:r>
      </w:del>
      <w:del w:id="3682" w:author="Claire S" w:date="2026-05-25T16:25:00Z" w16du:dateUtc="2026-05-25T15:25:00Z">
        <w:r w:rsidR="00476160" w:rsidDel="00DC0DD7">
          <w:rPr>
            <w:rFonts w:ascii="Cambria" w:hAnsi="Cambria"/>
            <w:sz w:val="28"/>
            <w:szCs w:val="28"/>
          </w:rPr>
          <w:delText>at the body sw</w:delText>
        </w:r>
        <w:r w:rsidR="007279F2" w:rsidDel="00DC0DD7">
          <w:rPr>
            <w:rFonts w:ascii="Cambria" w:hAnsi="Cambria"/>
            <w:sz w:val="28"/>
            <w:szCs w:val="28"/>
          </w:rPr>
          <w:delText>ayi</w:delText>
        </w:r>
        <w:r w:rsidR="00476160" w:rsidDel="00DC0DD7">
          <w:rPr>
            <w:rFonts w:ascii="Cambria" w:hAnsi="Cambria"/>
            <w:sz w:val="28"/>
            <w:szCs w:val="28"/>
          </w:rPr>
          <w:delText>ng gently</w:delText>
        </w:r>
        <w:r w:rsidR="00DB6C85" w:rsidDel="00DC0DD7">
          <w:rPr>
            <w:rFonts w:ascii="Cambria" w:hAnsi="Cambria"/>
            <w:sz w:val="28"/>
            <w:szCs w:val="28"/>
          </w:rPr>
          <w:delText>,</w:delText>
        </w:r>
        <w:r w:rsidR="00476160" w:rsidDel="00DC0DD7">
          <w:rPr>
            <w:rFonts w:ascii="Cambria" w:hAnsi="Cambria"/>
            <w:sz w:val="28"/>
            <w:szCs w:val="28"/>
          </w:rPr>
          <w:delText xml:space="preserve"> but </w:delText>
        </w:r>
      </w:del>
      <w:del w:id="3683" w:author="Claire S" w:date="2026-05-25T13:13:00Z" w16du:dateUtc="2026-05-25T12:13:00Z">
        <w:r w:rsidR="00476160" w:rsidDel="004135F5">
          <w:rPr>
            <w:rFonts w:ascii="Cambria" w:hAnsi="Cambria"/>
            <w:sz w:val="28"/>
            <w:szCs w:val="28"/>
          </w:rPr>
          <w:delText xml:space="preserve">she </w:delText>
        </w:r>
        <w:r w:rsidDel="004135F5">
          <w:rPr>
            <w:rFonts w:ascii="Cambria" w:hAnsi="Cambria"/>
            <w:sz w:val="28"/>
            <w:szCs w:val="28"/>
          </w:rPr>
          <w:delText xml:space="preserve">felt a </w:delText>
        </w:r>
        <w:r w:rsidR="00DB6C85" w:rsidDel="004135F5">
          <w:rPr>
            <w:rFonts w:ascii="Cambria" w:hAnsi="Cambria"/>
            <w:sz w:val="28"/>
            <w:szCs w:val="28"/>
          </w:rPr>
          <w:delText>flare</w:delText>
        </w:r>
        <w:r w:rsidDel="004135F5">
          <w:rPr>
            <w:rFonts w:ascii="Cambria" w:hAnsi="Cambria"/>
            <w:sz w:val="28"/>
            <w:szCs w:val="28"/>
          </w:rPr>
          <w:delText xml:space="preserve"> of</w:delText>
        </w:r>
      </w:del>
      <w:del w:id="3684" w:author="Claire S" w:date="2026-05-25T16:25:00Z" w16du:dateUtc="2026-05-25T15:25:00Z">
        <w:r w:rsidDel="00DC0DD7">
          <w:rPr>
            <w:rFonts w:ascii="Cambria" w:hAnsi="Cambria"/>
            <w:sz w:val="28"/>
            <w:szCs w:val="28"/>
          </w:rPr>
          <w:delText xml:space="preserve"> irritation</w:delText>
        </w:r>
      </w:del>
      <w:del w:id="3685" w:author="Claire S" w:date="2026-05-25T13:13:00Z" w16du:dateUtc="2026-05-25T12:13:00Z">
        <w:r w:rsidR="00476160" w:rsidDel="004135F5">
          <w:rPr>
            <w:rFonts w:ascii="Cambria" w:hAnsi="Cambria"/>
            <w:sz w:val="28"/>
            <w:szCs w:val="28"/>
          </w:rPr>
          <w:delText xml:space="preserve"> -</w:delText>
        </w:r>
        <w:r w:rsidDel="004135F5">
          <w:rPr>
            <w:rFonts w:ascii="Cambria" w:hAnsi="Cambria"/>
            <w:sz w:val="28"/>
            <w:szCs w:val="28"/>
          </w:rPr>
          <w:delText xml:space="preserve"> far more comfortable</w:delText>
        </w:r>
        <w:r w:rsidR="0093124D" w:rsidDel="004135F5">
          <w:rPr>
            <w:rFonts w:ascii="Cambria" w:hAnsi="Cambria"/>
            <w:sz w:val="28"/>
            <w:szCs w:val="28"/>
          </w:rPr>
          <w:delText xml:space="preserve"> to her</w:delText>
        </w:r>
        <w:r w:rsidDel="004135F5">
          <w:rPr>
            <w:rFonts w:ascii="Cambria" w:hAnsi="Cambria"/>
            <w:sz w:val="28"/>
            <w:szCs w:val="28"/>
          </w:rPr>
          <w:delText xml:space="preserve"> than the idea of </w:delText>
        </w:r>
        <w:r w:rsidR="00C9693A" w:rsidDel="004135F5">
          <w:rPr>
            <w:rFonts w:ascii="Cambria" w:hAnsi="Cambria"/>
            <w:sz w:val="28"/>
            <w:szCs w:val="28"/>
          </w:rPr>
          <w:delText>fear</w:delText>
        </w:r>
      </w:del>
      <w:del w:id="3686" w:author="Claire S" w:date="2026-05-25T16:25:00Z" w16du:dateUtc="2026-05-25T15:25:00Z">
        <w:r w:rsidDel="00DC0DD7">
          <w:rPr>
            <w:rFonts w:ascii="Cambria" w:hAnsi="Cambria"/>
            <w:sz w:val="28"/>
            <w:szCs w:val="28"/>
          </w:rPr>
          <w:delText>. ‘</w:delText>
        </w:r>
        <w:r w:rsidR="00692F0B" w:rsidDel="00DC0DD7">
          <w:rPr>
            <w:rFonts w:ascii="Cambria" w:hAnsi="Cambria"/>
            <w:sz w:val="28"/>
            <w:szCs w:val="28"/>
          </w:rPr>
          <w:delText>W</w:delText>
        </w:r>
        <w:r w:rsidR="003B1E57" w:rsidDel="00DC0DD7">
          <w:rPr>
            <w:rFonts w:ascii="Cambria" w:hAnsi="Cambria"/>
            <w:sz w:val="28"/>
            <w:szCs w:val="28"/>
          </w:rPr>
          <w:delText>hy don’t they get him down</w:delText>
        </w:r>
        <w:r w:rsidR="0093124D" w:rsidDel="00DC0DD7">
          <w:rPr>
            <w:rFonts w:ascii="Cambria" w:hAnsi="Cambria"/>
            <w:sz w:val="28"/>
            <w:szCs w:val="28"/>
          </w:rPr>
          <w:delText>, for God’s sake</w:delText>
        </w:r>
        <w:r w:rsidR="003B1E57" w:rsidDel="00DC0DD7">
          <w:rPr>
            <w:rFonts w:ascii="Cambria" w:hAnsi="Cambria"/>
            <w:sz w:val="28"/>
            <w:szCs w:val="28"/>
          </w:rPr>
          <w:delText>?’</w:delText>
        </w:r>
      </w:del>
    </w:p>
    <w:p w14:paraId="234AD006" w14:textId="28079D65" w:rsidR="00900EF9" w:rsidDel="00A35C5E" w:rsidRDefault="00476160">
      <w:pPr>
        <w:spacing w:line="360" w:lineRule="auto"/>
        <w:ind w:firstLine="720"/>
        <w:contextualSpacing/>
        <w:rPr>
          <w:del w:id="3687" w:author="Claire S" w:date="2026-05-11T12:32:00Z" w16du:dateUtc="2026-05-11T11:32:00Z"/>
          <w:rFonts w:ascii="Cambria" w:hAnsi="Cambria"/>
          <w:sz w:val="28"/>
          <w:szCs w:val="28"/>
        </w:rPr>
        <w:pPrChange w:id="3688" w:author="Claire S" w:date="2026-05-25T16:21:00Z" w16du:dateUtc="2026-05-25T15:21:00Z">
          <w:pPr>
            <w:spacing w:line="360" w:lineRule="auto"/>
            <w:contextualSpacing/>
          </w:pPr>
        </w:pPrChange>
      </w:pPr>
      <w:del w:id="3689" w:author="Claire S" w:date="2026-05-25T16:25:00Z" w16du:dateUtc="2026-05-25T15:25:00Z">
        <w:r w:rsidDel="00DC0DD7">
          <w:rPr>
            <w:rFonts w:ascii="Cambria" w:hAnsi="Cambria"/>
            <w:sz w:val="28"/>
            <w:szCs w:val="28"/>
          </w:rPr>
          <w:tab/>
          <w:delText>‘</w:delText>
        </w:r>
        <w:r w:rsidR="006563B9" w:rsidDel="00DC0DD7">
          <w:rPr>
            <w:rFonts w:ascii="Cambria" w:hAnsi="Cambria"/>
            <w:sz w:val="28"/>
            <w:szCs w:val="28"/>
          </w:rPr>
          <w:delText xml:space="preserve">It’s probably not that easy.  </w:delText>
        </w:r>
        <w:r w:rsidDel="00DC0DD7">
          <w:rPr>
            <w:rFonts w:ascii="Cambria" w:hAnsi="Cambria"/>
            <w:sz w:val="28"/>
            <w:szCs w:val="28"/>
          </w:rPr>
          <w:delText>Maybe I should help</w:delText>
        </w:r>
        <w:r w:rsidR="00692F0B" w:rsidDel="00DC0DD7">
          <w:rPr>
            <w:rFonts w:ascii="Cambria" w:hAnsi="Cambria"/>
            <w:sz w:val="28"/>
            <w:szCs w:val="28"/>
          </w:rPr>
          <w:delText xml:space="preserve"> -</w:delText>
        </w:r>
        <w:r w:rsidDel="00DC0DD7">
          <w:rPr>
            <w:rFonts w:ascii="Cambria" w:hAnsi="Cambria"/>
            <w:sz w:val="28"/>
            <w:szCs w:val="28"/>
          </w:rPr>
          <w:delText xml:space="preserve">’ </w:delText>
        </w:r>
      </w:del>
      <w:del w:id="3690" w:author="Claire S" w:date="2026-05-25T16:21:00Z" w16du:dateUtc="2026-05-25T15:21:00Z">
        <w:r w:rsidDel="00F15527">
          <w:rPr>
            <w:rFonts w:ascii="Cambria" w:hAnsi="Cambria"/>
            <w:sz w:val="28"/>
            <w:szCs w:val="28"/>
          </w:rPr>
          <w:delText xml:space="preserve">Dex </w:delText>
        </w:r>
      </w:del>
      <w:del w:id="3691" w:author="Claire S" w:date="2026-05-11T12:31:00Z" w16du:dateUtc="2026-05-11T11:31:00Z">
        <w:r w:rsidDel="00A35C5E">
          <w:rPr>
            <w:rFonts w:ascii="Cambria" w:hAnsi="Cambria"/>
            <w:sz w:val="28"/>
            <w:szCs w:val="28"/>
          </w:rPr>
          <w:delText xml:space="preserve">began to </w:delText>
        </w:r>
      </w:del>
      <w:del w:id="3692" w:author="Claire S" w:date="2026-05-25T16:21:00Z" w16du:dateUtc="2026-05-25T15:21:00Z">
        <w:r w:rsidDel="00F15527">
          <w:rPr>
            <w:rFonts w:ascii="Cambria" w:hAnsi="Cambria"/>
            <w:sz w:val="28"/>
            <w:szCs w:val="28"/>
          </w:rPr>
          <w:delText>st</w:delText>
        </w:r>
      </w:del>
      <w:del w:id="3693" w:author="Claire S" w:date="2026-05-11T12:31:00Z" w16du:dateUtc="2026-05-11T11:31:00Z">
        <w:r w:rsidDel="00A35C5E">
          <w:rPr>
            <w:rFonts w:ascii="Cambria" w:hAnsi="Cambria"/>
            <w:sz w:val="28"/>
            <w:szCs w:val="28"/>
          </w:rPr>
          <w:delText>an</w:delText>
        </w:r>
      </w:del>
      <w:del w:id="3694" w:author="Claire S" w:date="2026-05-25T16:21:00Z" w16du:dateUtc="2026-05-25T15:21:00Z">
        <w:r w:rsidDel="00F15527">
          <w:rPr>
            <w:rFonts w:ascii="Cambria" w:hAnsi="Cambria"/>
            <w:sz w:val="28"/>
            <w:szCs w:val="28"/>
          </w:rPr>
          <w:delText>d</w:delText>
        </w:r>
        <w:r w:rsidR="006563B9" w:rsidDel="00F15527">
          <w:rPr>
            <w:rFonts w:ascii="Cambria" w:hAnsi="Cambria"/>
            <w:sz w:val="28"/>
            <w:szCs w:val="28"/>
          </w:rPr>
          <w:delText xml:space="preserve"> just</w:delText>
        </w:r>
        <w:r w:rsidDel="00F15527">
          <w:rPr>
            <w:rFonts w:ascii="Cambria" w:hAnsi="Cambria"/>
            <w:sz w:val="28"/>
            <w:szCs w:val="28"/>
          </w:rPr>
          <w:delText xml:space="preserve"> as t</w:delText>
        </w:r>
        <w:r w:rsidR="00C87B75" w:rsidDel="00F15527">
          <w:rPr>
            <w:rFonts w:ascii="Cambria" w:hAnsi="Cambria"/>
            <w:sz w:val="28"/>
            <w:szCs w:val="28"/>
          </w:rPr>
          <w:delText xml:space="preserve">he </w:delText>
        </w:r>
        <w:r w:rsidR="00C90DD7" w:rsidDel="00F15527">
          <w:rPr>
            <w:rFonts w:ascii="Cambria" w:hAnsi="Cambria"/>
            <w:sz w:val="28"/>
            <w:szCs w:val="28"/>
          </w:rPr>
          <w:delText>sidelights</w:delText>
        </w:r>
        <w:r w:rsidDel="00F15527">
          <w:rPr>
            <w:rFonts w:ascii="Cambria" w:hAnsi="Cambria"/>
            <w:sz w:val="28"/>
            <w:szCs w:val="28"/>
          </w:rPr>
          <w:delText xml:space="preserve"> </w:delText>
        </w:r>
      </w:del>
      <w:del w:id="3695" w:author="Claire S" w:date="2026-05-11T12:35:00Z" w16du:dateUtc="2026-05-11T11:35:00Z">
        <w:r w:rsidDel="00D47736">
          <w:rPr>
            <w:rFonts w:ascii="Cambria" w:hAnsi="Cambria"/>
            <w:sz w:val="28"/>
            <w:szCs w:val="28"/>
          </w:rPr>
          <w:delText>along the wall</w:delText>
        </w:r>
        <w:r w:rsidR="00C87B75" w:rsidDel="00D47736">
          <w:rPr>
            <w:rFonts w:ascii="Cambria" w:hAnsi="Cambria"/>
            <w:sz w:val="28"/>
            <w:szCs w:val="28"/>
          </w:rPr>
          <w:delText xml:space="preserve"> </w:delText>
        </w:r>
      </w:del>
      <w:del w:id="3696" w:author="Claire S" w:date="2026-05-25T16:21:00Z" w16du:dateUtc="2026-05-25T15:21:00Z">
        <w:r w:rsidR="00C87B75" w:rsidDel="00F15527">
          <w:rPr>
            <w:rFonts w:ascii="Cambria" w:hAnsi="Cambria"/>
            <w:sz w:val="28"/>
            <w:szCs w:val="28"/>
          </w:rPr>
          <w:delText>c</w:delText>
        </w:r>
        <w:r w:rsidDel="00F15527">
          <w:rPr>
            <w:rFonts w:ascii="Cambria" w:hAnsi="Cambria"/>
            <w:sz w:val="28"/>
            <w:szCs w:val="28"/>
          </w:rPr>
          <w:delText>licked</w:delText>
        </w:r>
        <w:r w:rsidR="00C87B75" w:rsidDel="00F15527">
          <w:rPr>
            <w:rFonts w:ascii="Cambria" w:hAnsi="Cambria"/>
            <w:sz w:val="28"/>
            <w:szCs w:val="28"/>
          </w:rPr>
          <w:delText xml:space="preserve"> on</w:delText>
        </w:r>
      </w:del>
      <w:del w:id="3697" w:author="Claire S" w:date="2026-05-25T13:21:00Z" w16du:dateUtc="2026-05-25T12:21:00Z">
        <w:r w:rsidR="00DB6C85" w:rsidDel="00097E36">
          <w:rPr>
            <w:rFonts w:ascii="Cambria" w:hAnsi="Cambria"/>
            <w:sz w:val="28"/>
            <w:szCs w:val="28"/>
          </w:rPr>
          <w:delText xml:space="preserve">, </w:delText>
        </w:r>
        <w:r w:rsidR="0093124D" w:rsidDel="00097E36">
          <w:rPr>
            <w:rFonts w:ascii="Cambria" w:hAnsi="Cambria"/>
            <w:sz w:val="28"/>
            <w:szCs w:val="28"/>
          </w:rPr>
          <w:delText>reveal</w:delText>
        </w:r>
        <w:r w:rsidR="00DB6C85" w:rsidDel="00097E36">
          <w:rPr>
            <w:rFonts w:ascii="Cambria" w:hAnsi="Cambria"/>
            <w:sz w:val="28"/>
            <w:szCs w:val="28"/>
          </w:rPr>
          <w:delText xml:space="preserve">ing a room in </w:delText>
        </w:r>
        <w:r w:rsidR="0093124D" w:rsidDel="00097E36">
          <w:rPr>
            <w:rFonts w:ascii="Cambria" w:hAnsi="Cambria"/>
            <w:sz w:val="28"/>
            <w:szCs w:val="28"/>
          </w:rPr>
          <w:delText xml:space="preserve">complete </w:delText>
        </w:r>
        <w:r w:rsidR="00DB6C85" w:rsidDel="00097E36">
          <w:rPr>
            <w:rFonts w:ascii="Cambria" w:hAnsi="Cambria"/>
            <w:sz w:val="28"/>
            <w:szCs w:val="28"/>
          </w:rPr>
          <w:delText>disarray</w:delText>
        </w:r>
      </w:del>
      <w:del w:id="3698" w:author="Claire S" w:date="2026-05-11T12:32:00Z" w16du:dateUtc="2026-05-11T11:32:00Z">
        <w:r w:rsidR="0098258C" w:rsidDel="00A35C5E">
          <w:rPr>
            <w:rFonts w:ascii="Cambria" w:hAnsi="Cambria"/>
            <w:sz w:val="28"/>
            <w:szCs w:val="28"/>
          </w:rPr>
          <w:delText xml:space="preserve">; </w:delText>
        </w:r>
        <w:r w:rsidR="001C1A55" w:rsidDel="00A35C5E">
          <w:rPr>
            <w:rFonts w:ascii="Cambria" w:hAnsi="Cambria"/>
            <w:sz w:val="28"/>
            <w:szCs w:val="28"/>
          </w:rPr>
          <w:delText>people</w:delText>
        </w:r>
        <w:r w:rsidR="0093124D" w:rsidDel="00A35C5E">
          <w:rPr>
            <w:rFonts w:ascii="Cambria" w:hAnsi="Cambria"/>
            <w:sz w:val="28"/>
            <w:szCs w:val="28"/>
          </w:rPr>
          <w:delText xml:space="preserve"> we</w:delText>
        </w:r>
        <w:r w:rsidR="0098258C" w:rsidDel="00A35C5E">
          <w:rPr>
            <w:rFonts w:ascii="Cambria" w:hAnsi="Cambria"/>
            <w:sz w:val="28"/>
            <w:szCs w:val="28"/>
          </w:rPr>
          <w:delText>eping in distress</w:delText>
        </w:r>
        <w:r w:rsidR="0093124D" w:rsidDel="00A35C5E">
          <w:rPr>
            <w:rFonts w:ascii="Cambria" w:hAnsi="Cambria"/>
            <w:sz w:val="28"/>
            <w:szCs w:val="28"/>
          </w:rPr>
          <w:delText xml:space="preserve"> </w:delText>
        </w:r>
        <w:r w:rsidR="0098258C" w:rsidDel="00A35C5E">
          <w:rPr>
            <w:rFonts w:ascii="Cambria" w:hAnsi="Cambria"/>
            <w:sz w:val="28"/>
            <w:szCs w:val="28"/>
          </w:rPr>
          <w:delText xml:space="preserve">whilst others just </w:delText>
        </w:r>
        <w:r w:rsidR="0093124D" w:rsidDel="00A35C5E">
          <w:rPr>
            <w:rFonts w:ascii="Cambria" w:hAnsi="Cambria"/>
            <w:sz w:val="28"/>
            <w:szCs w:val="28"/>
          </w:rPr>
          <w:delText>stared at each other</w:delText>
        </w:r>
      </w:del>
      <w:del w:id="3699" w:author="Claire S" w:date="2026-05-25T13:14:00Z" w16du:dateUtc="2026-05-25T12:14:00Z">
        <w:r w:rsidR="00900EF9" w:rsidDel="004135F5">
          <w:rPr>
            <w:rFonts w:ascii="Cambria" w:hAnsi="Cambria"/>
            <w:sz w:val="28"/>
            <w:szCs w:val="28"/>
          </w:rPr>
          <w:delText>.</w:delText>
        </w:r>
      </w:del>
    </w:p>
    <w:p w14:paraId="356F2CB8" w14:textId="39404AE4" w:rsidR="00DB6C85" w:rsidDel="00D97571" w:rsidRDefault="00900EF9" w:rsidP="00D97571">
      <w:pPr>
        <w:spacing w:line="360" w:lineRule="auto"/>
        <w:ind w:firstLine="720"/>
        <w:contextualSpacing/>
        <w:rPr>
          <w:del w:id="3700" w:author="Claire S" w:date="2026-05-11T12:32:00Z" w16du:dateUtc="2026-05-11T11:32:00Z"/>
          <w:rFonts w:ascii="Cambria" w:hAnsi="Cambria"/>
          <w:sz w:val="28"/>
          <w:szCs w:val="28"/>
        </w:rPr>
      </w:pPr>
      <w:del w:id="3701" w:author="Claire S" w:date="2026-05-11T12:35:00Z" w16du:dateUtc="2026-05-11T11:35:00Z">
        <w:r w:rsidDel="00D47736">
          <w:rPr>
            <w:rFonts w:ascii="Cambria" w:hAnsi="Cambria"/>
            <w:sz w:val="28"/>
            <w:szCs w:val="28"/>
          </w:rPr>
          <w:delText>T</w:delText>
        </w:r>
      </w:del>
      <w:del w:id="3702" w:author="Claire S" w:date="2026-05-25T13:14:00Z" w16du:dateUtc="2026-05-25T12:14:00Z">
        <w:r w:rsidDel="004135F5">
          <w:rPr>
            <w:rFonts w:ascii="Cambria" w:hAnsi="Cambria"/>
            <w:sz w:val="28"/>
            <w:szCs w:val="28"/>
          </w:rPr>
          <w:delText>he doors were unbolted</w:delText>
        </w:r>
      </w:del>
      <w:del w:id="3703" w:author="Claire S" w:date="2026-05-11T12:35:00Z" w16du:dateUtc="2026-05-11T11:35:00Z">
        <w:r w:rsidDel="00D47736">
          <w:rPr>
            <w:rFonts w:ascii="Cambria" w:hAnsi="Cambria"/>
            <w:sz w:val="28"/>
            <w:szCs w:val="28"/>
          </w:rPr>
          <w:delText>, thank God,</w:delText>
        </w:r>
      </w:del>
      <w:del w:id="3704" w:author="Claire S" w:date="2026-05-25T13:14:00Z" w16du:dateUtc="2026-05-25T12:14:00Z">
        <w:r w:rsidDel="004135F5">
          <w:rPr>
            <w:rFonts w:ascii="Cambria" w:hAnsi="Cambria"/>
            <w:sz w:val="28"/>
            <w:szCs w:val="28"/>
          </w:rPr>
          <w:delText xml:space="preserve"> </w:delText>
        </w:r>
      </w:del>
      <w:del w:id="3705" w:author="Claire S" w:date="2026-05-11T12:32:00Z" w16du:dateUtc="2026-05-11T11:32:00Z">
        <w:r w:rsidDel="00A35C5E">
          <w:rPr>
            <w:rFonts w:ascii="Cambria" w:hAnsi="Cambria"/>
            <w:sz w:val="28"/>
            <w:szCs w:val="28"/>
          </w:rPr>
          <w:delText>and</w:delText>
        </w:r>
        <w:r w:rsidR="0093124D" w:rsidDel="00A35C5E">
          <w:rPr>
            <w:rFonts w:ascii="Cambria" w:hAnsi="Cambria"/>
            <w:sz w:val="28"/>
            <w:szCs w:val="28"/>
          </w:rPr>
          <w:delText xml:space="preserve"> </w:delText>
        </w:r>
      </w:del>
      <w:del w:id="3706" w:author="Claire S" w:date="2026-05-25T16:21:00Z" w16du:dateUtc="2026-05-25T15:21:00Z">
        <w:r w:rsidR="0093124D" w:rsidDel="00F15527">
          <w:rPr>
            <w:rFonts w:ascii="Cambria" w:hAnsi="Cambria"/>
            <w:sz w:val="28"/>
            <w:szCs w:val="28"/>
          </w:rPr>
          <w:delText>s</w:delText>
        </w:r>
      </w:del>
      <w:del w:id="3707" w:author="Claire S" w:date="2026-05-25T16:22:00Z" w16du:dateUtc="2026-05-25T15:22:00Z">
        <w:r w:rsidR="00C87B75" w:rsidDel="00F15527">
          <w:rPr>
            <w:rFonts w:ascii="Cambria" w:hAnsi="Cambria"/>
            <w:sz w:val="28"/>
            <w:szCs w:val="28"/>
          </w:rPr>
          <w:delText>t</w:delText>
        </w:r>
      </w:del>
      <w:del w:id="3708" w:author="Claire S" w:date="2026-05-25T16:25:00Z" w16du:dateUtc="2026-05-25T15:25:00Z">
        <w:r w:rsidR="00C87B75" w:rsidDel="00DC0DD7">
          <w:rPr>
            <w:rFonts w:ascii="Cambria" w:hAnsi="Cambria"/>
            <w:sz w:val="28"/>
            <w:szCs w:val="28"/>
          </w:rPr>
          <w:delText xml:space="preserve">aff </w:delText>
        </w:r>
      </w:del>
      <w:del w:id="3709" w:author="Claire S" w:date="2026-05-25T16:22:00Z" w16du:dateUtc="2026-05-25T15:22:00Z">
        <w:r w:rsidR="0093124D" w:rsidDel="00F15527">
          <w:rPr>
            <w:rFonts w:ascii="Cambria" w:hAnsi="Cambria"/>
            <w:sz w:val="28"/>
            <w:szCs w:val="28"/>
          </w:rPr>
          <w:delText xml:space="preserve">came </w:delText>
        </w:r>
        <w:r w:rsidR="00C87B75" w:rsidDel="00F15527">
          <w:rPr>
            <w:rFonts w:ascii="Cambria" w:hAnsi="Cambria"/>
            <w:sz w:val="28"/>
            <w:szCs w:val="28"/>
          </w:rPr>
          <w:delText>running</w:delText>
        </w:r>
      </w:del>
      <w:del w:id="3710" w:author="Claire S" w:date="2026-05-25T13:14:00Z" w16du:dateUtc="2026-05-25T12:14:00Z">
        <w:r w:rsidR="00C87B75" w:rsidDel="001B10DB">
          <w:rPr>
            <w:rFonts w:ascii="Cambria" w:hAnsi="Cambria"/>
            <w:sz w:val="28"/>
            <w:szCs w:val="28"/>
          </w:rPr>
          <w:delText xml:space="preserve"> </w:delText>
        </w:r>
      </w:del>
      <w:del w:id="3711" w:author="Claire S" w:date="2026-05-11T12:32:00Z" w16du:dateUtc="2026-05-11T11:32:00Z">
        <w:r w:rsidR="00494A88" w:rsidDel="00A35C5E">
          <w:rPr>
            <w:rFonts w:ascii="Cambria" w:hAnsi="Cambria"/>
            <w:sz w:val="28"/>
            <w:szCs w:val="28"/>
          </w:rPr>
          <w:delText xml:space="preserve">in </w:delText>
        </w:r>
      </w:del>
      <w:del w:id="3712" w:author="Claire S" w:date="2026-05-25T13:14:00Z" w16du:dateUtc="2026-05-25T12:14:00Z">
        <w:r w:rsidR="00C87B75" w:rsidDel="004135F5">
          <w:rPr>
            <w:rFonts w:ascii="Cambria" w:hAnsi="Cambria"/>
            <w:sz w:val="28"/>
            <w:szCs w:val="28"/>
          </w:rPr>
          <w:delText>now</w:delText>
        </w:r>
      </w:del>
      <w:del w:id="3713" w:author="Claire S" w:date="2026-05-25T16:22:00Z" w16du:dateUtc="2026-05-25T15:22:00Z">
        <w:r w:rsidDel="00F15527">
          <w:rPr>
            <w:rFonts w:ascii="Cambria" w:hAnsi="Cambria"/>
            <w:sz w:val="28"/>
            <w:szCs w:val="28"/>
          </w:rPr>
          <w:delText>;</w:delText>
        </w:r>
      </w:del>
      <w:del w:id="3714" w:author="Claire S" w:date="2026-05-25T16:25:00Z" w16du:dateUtc="2026-05-25T15:25:00Z">
        <w:r w:rsidDel="00DC0DD7">
          <w:rPr>
            <w:rFonts w:ascii="Cambria" w:hAnsi="Cambria"/>
            <w:sz w:val="28"/>
            <w:szCs w:val="28"/>
          </w:rPr>
          <w:delText xml:space="preserve"> t</w:delText>
        </w:r>
        <w:r w:rsidR="00494A88" w:rsidDel="00DC0DD7">
          <w:rPr>
            <w:rFonts w:ascii="Cambria" w:hAnsi="Cambria"/>
            <w:sz w:val="28"/>
            <w:szCs w:val="28"/>
          </w:rPr>
          <w:delText>wo young men</w:delText>
        </w:r>
        <w:r w:rsidR="00DB6C85" w:rsidDel="00DC0DD7">
          <w:rPr>
            <w:rFonts w:ascii="Cambria" w:hAnsi="Cambria"/>
            <w:sz w:val="28"/>
            <w:szCs w:val="28"/>
          </w:rPr>
          <w:delText xml:space="preserve"> </w:delText>
        </w:r>
      </w:del>
      <w:del w:id="3715" w:author="Claire S" w:date="2026-05-11T12:35:00Z" w16du:dateUtc="2026-05-11T11:35:00Z">
        <w:r w:rsidR="0093124D" w:rsidDel="00D47736">
          <w:rPr>
            <w:rFonts w:ascii="Cambria" w:hAnsi="Cambria"/>
            <w:sz w:val="28"/>
            <w:szCs w:val="28"/>
          </w:rPr>
          <w:delText>carr</w:delText>
        </w:r>
        <w:r w:rsidDel="00D47736">
          <w:rPr>
            <w:rFonts w:ascii="Cambria" w:hAnsi="Cambria"/>
            <w:sz w:val="28"/>
            <w:szCs w:val="28"/>
          </w:rPr>
          <w:delText>ying</w:delText>
        </w:r>
        <w:r w:rsidR="00DB6C85" w:rsidDel="00D47736">
          <w:rPr>
            <w:rFonts w:ascii="Cambria" w:hAnsi="Cambria"/>
            <w:sz w:val="28"/>
            <w:szCs w:val="28"/>
          </w:rPr>
          <w:delText xml:space="preserve"> </w:delText>
        </w:r>
      </w:del>
      <w:del w:id="3716" w:author="Claire S" w:date="2026-05-25T16:25:00Z" w16du:dateUtc="2026-05-25T15:25:00Z">
        <w:r w:rsidR="00DB6C85" w:rsidDel="00DC0DD7">
          <w:rPr>
            <w:rFonts w:ascii="Cambria" w:hAnsi="Cambria"/>
            <w:sz w:val="28"/>
            <w:szCs w:val="28"/>
          </w:rPr>
          <w:delText xml:space="preserve">a </w:delText>
        </w:r>
        <w:r w:rsidR="00C233D7" w:rsidDel="00DC0DD7">
          <w:rPr>
            <w:rFonts w:ascii="Cambria" w:hAnsi="Cambria"/>
            <w:sz w:val="28"/>
            <w:szCs w:val="28"/>
          </w:rPr>
          <w:delText>stepladder</w:delText>
        </w:r>
        <w:r w:rsidR="0058444B" w:rsidDel="00DC0DD7">
          <w:rPr>
            <w:rFonts w:ascii="Cambria" w:hAnsi="Cambria"/>
            <w:sz w:val="28"/>
            <w:szCs w:val="28"/>
          </w:rPr>
          <w:delText xml:space="preserve"> </w:delText>
        </w:r>
      </w:del>
      <w:del w:id="3717" w:author="Claire S" w:date="2026-05-11T12:32:00Z" w16du:dateUtc="2026-05-11T11:32:00Z">
        <w:r w:rsidR="0058444B" w:rsidDel="00D97571">
          <w:rPr>
            <w:rFonts w:ascii="Cambria" w:hAnsi="Cambria"/>
            <w:sz w:val="28"/>
            <w:szCs w:val="28"/>
          </w:rPr>
          <w:delText xml:space="preserve">to prop </w:delText>
        </w:r>
      </w:del>
      <w:del w:id="3718" w:author="Claire S" w:date="2026-05-25T16:25:00Z" w16du:dateUtc="2026-05-25T15:25:00Z">
        <w:r w:rsidR="0058444B" w:rsidDel="00DC0DD7">
          <w:rPr>
            <w:rFonts w:ascii="Cambria" w:hAnsi="Cambria"/>
            <w:sz w:val="28"/>
            <w:szCs w:val="28"/>
          </w:rPr>
          <w:delText>beneath the body</w:delText>
        </w:r>
        <w:r w:rsidDel="00DC0DD7">
          <w:rPr>
            <w:rFonts w:ascii="Cambria" w:hAnsi="Cambria"/>
            <w:sz w:val="28"/>
            <w:szCs w:val="28"/>
          </w:rPr>
          <w:delText>.</w:delText>
        </w:r>
        <w:r w:rsidR="001C1A55" w:rsidDel="00DC0DD7">
          <w:rPr>
            <w:rFonts w:ascii="Cambria" w:hAnsi="Cambria"/>
            <w:sz w:val="28"/>
            <w:szCs w:val="28"/>
          </w:rPr>
          <w:delText xml:space="preserve"> </w:delText>
        </w:r>
      </w:del>
      <w:del w:id="3719" w:author="Claire S" w:date="2026-05-25T13:14:00Z" w16du:dateUtc="2026-05-25T12:14:00Z">
        <w:r w:rsidR="001C1A55" w:rsidDel="001B10DB">
          <w:rPr>
            <w:rFonts w:ascii="Cambria" w:hAnsi="Cambria"/>
            <w:sz w:val="28"/>
            <w:szCs w:val="28"/>
          </w:rPr>
          <w:delText xml:space="preserve">Dex stopped a </w:delText>
        </w:r>
        <w:r w:rsidDel="001B10DB">
          <w:rPr>
            <w:rFonts w:ascii="Cambria" w:hAnsi="Cambria"/>
            <w:sz w:val="28"/>
            <w:szCs w:val="28"/>
          </w:rPr>
          <w:delText xml:space="preserve">flapping </w:delText>
        </w:r>
        <w:r w:rsidR="001C1A55" w:rsidDel="001B10DB">
          <w:rPr>
            <w:rFonts w:ascii="Cambria" w:hAnsi="Cambria"/>
            <w:sz w:val="28"/>
            <w:szCs w:val="28"/>
          </w:rPr>
          <w:delText>waitress</w:delText>
        </w:r>
        <w:r w:rsidR="00DB6C85" w:rsidDel="001B10DB">
          <w:rPr>
            <w:rFonts w:ascii="Cambria" w:hAnsi="Cambria"/>
            <w:sz w:val="28"/>
            <w:szCs w:val="28"/>
          </w:rPr>
          <w:delText>.</w:delText>
        </w:r>
      </w:del>
      <w:del w:id="3720" w:author="Claire S" w:date="2026-05-11T12:32:00Z" w16du:dateUtc="2026-05-11T11:32:00Z">
        <w:r w:rsidR="0058444B" w:rsidDel="00D97571">
          <w:rPr>
            <w:rFonts w:ascii="Cambria" w:hAnsi="Cambria"/>
            <w:sz w:val="28"/>
            <w:szCs w:val="28"/>
          </w:rPr>
          <w:delText xml:space="preserve"> </w:delText>
        </w:r>
      </w:del>
    </w:p>
    <w:p w14:paraId="5C3C0089" w14:textId="2E7BFEB9" w:rsidR="0093124D" w:rsidDel="001B10DB" w:rsidRDefault="0058444B">
      <w:pPr>
        <w:spacing w:line="360" w:lineRule="auto"/>
        <w:ind w:firstLine="720"/>
        <w:contextualSpacing/>
        <w:rPr>
          <w:del w:id="3721" w:author="Claire S" w:date="2026-05-25T13:14:00Z" w16du:dateUtc="2026-05-25T12:14:00Z"/>
          <w:rFonts w:ascii="Cambria" w:hAnsi="Cambria"/>
          <w:sz w:val="28"/>
          <w:szCs w:val="28"/>
        </w:rPr>
        <w:pPrChange w:id="3722" w:author="Claire S" w:date="2026-05-11T12:32:00Z" w16du:dateUtc="2026-05-11T11:32:00Z">
          <w:pPr>
            <w:spacing w:line="360" w:lineRule="auto"/>
            <w:contextualSpacing/>
          </w:pPr>
        </w:pPrChange>
      </w:pPr>
      <w:del w:id="3723" w:author="Claire S" w:date="2026-05-11T12:32:00Z" w16du:dateUtc="2026-05-11T11:32:00Z">
        <w:r w:rsidDel="00D97571">
          <w:rPr>
            <w:rFonts w:ascii="Cambria" w:hAnsi="Cambria"/>
            <w:sz w:val="28"/>
            <w:szCs w:val="28"/>
          </w:rPr>
          <w:tab/>
        </w:r>
      </w:del>
      <w:del w:id="3724" w:author="Claire S" w:date="2026-05-25T13:14:00Z" w16du:dateUtc="2026-05-25T12:14:00Z">
        <w:r w:rsidDel="001B10DB">
          <w:rPr>
            <w:rFonts w:ascii="Cambria" w:hAnsi="Cambria"/>
            <w:sz w:val="28"/>
            <w:szCs w:val="28"/>
          </w:rPr>
          <w:delText>‘Have you called the police</w:delText>
        </w:r>
      </w:del>
      <w:del w:id="3725" w:author="Claire S" w:date="2026-05-11T12:32:00Z" w16du:dateUtc="2026-05-11T11:32:00Z">
        <w:r w:rsidDel="00D97571">
          <w:rPr>
            <w:rFonts w:ascii="Cambria" w:hAnsi="Cambria"/>
            <w:sz w:val="28"/>
            <w:szCs w:val="28"/>
          </w:rPr>
          <w:delText xml:space="preserve">?’ </w:delText>
        </w:r>
        <w:r w:rsidR="00900EF9" w:rsidDel="00D97571">
          <w:rPr>
            <w:rFonts w:ascii="Cambria" w:hAnsi="Cambria"/>
            <w:sz w:val="28"/>
            <w:szCs w:val="28"/>
          </w:rPr>
          <w:delText>he</w:delText>
        </w:r>
        <w:r w:rsidDel="00D97571">
          <w:rPr>
            <w:rFonts w:ascii="Cambria" w:hAnsi="Cambria"/>
            <w:sz w:val="28"/>
            <w:szCs w:val="28"/>
          </w:rPr>
          <w:delText xml:space="preserve"> ask</w:delText>
        </w:r>
        <w:r w:rsidR="00494A88" w:rsidDel="00D97571">
          <w:rPr>
            <w:rFonts w:ascii="Cambria" w:hAnsi="Cambria"/>
            <w:sz w:val="28"/>
            <w:szCs w:val="28"/>
          </w:rPr>
          <w:delText>ed</w:delText>
        </w:r>
        <w:r w:rsidDel="00D97571">
          <w:rPr>
            <w:rFonts w:ascii="Cambria" w:hAnsi="Cambria"/>
            <w:sz w:val="28"/>
            <w:szCs w:val="28"/>
          </w:rPr>
          <w:delText xml:space="preserve"> </w:delText>
        </w:r>
        <w:r w:rsidR="001C1A55" w:rsidDel="00D97571">
          <w:rPr>
            <w:rFonts w:ascii="Cambria" w:hAnsi="Cambria"/>
            <w:sz w:val="28"/>
            <w:szCs w:val="28"/>
          </w:rPr>
          <w:delText>the girl</w:delText>
        </w:r>
        <w:r w:rsidR="0093124D" w:rsidDel="00D97571">
          <w:rPr>
            <w:rFonts w:ascii="Cambria" w:hAnsi="Cambria"/>
            <w:sz w:val="28"/>
            <w:szCs w:val="28"/>
          </w:rPr>
          <w:delText>.</w:delText>
        </w:r>
        <w:r w:rsidR="00494A88" w:rsidDel="00D97571">
          <w:rPr>
            <w:rFonts w:ascii="Cambria" w:hAnsi="Cambria"/>
            <w:sz w:val="28"/>
            <w:szCs w:val="28"/>
          </w:rPr>
          <w:delText xml:space="preserve"> </w:delText>
        </w:r>
        <w:r w:rsidR="005D78CC" w:rsidDel="00D97571">
          <w:rPr>
            <w:rFonts w:ascii="Cambria" w:hAnsi="Cambria"/>
            <w:sz w:val="28"/>
            <w:szCs w:val="28"/>
          </w:rPr>
          <w:delText>‘</w:delText>
        </w:r>
      </w:del>
      <w:del w:id="3726" w:author="Claire S" w:date="2026-05-25T13:14:00Z" w16du:dateUtc="2026-05-25T12:14:00Z">
        <w:r w:rsidR="005D78CC" w:rsidDel="001B10DB">
          <w:rPr>
            <w:rFonts w:ascii="Cambria" w:hAnsi="Cambria"/>
            <w:sz w:val="28"/>
            <w:szCs w:val="28"/>
          </w:rPr>
          <w:delText>Someone ought to.’</w:delText>
        </w:r>
      </w:del>
    </w:p>
    <w:p w14:paraId="03FFDEEE" w14:textId="59838477" w:rsidR="00494A88" w:rsidDel="001B10DB" w:rsidRDefault="00494A88" w:rsidP="0093124D">
      <w:pPr>
        <w:spacing w:line="360" w:lineRule="auto"/>
        <w:ind w:firstLine="720"/>
        <w:contextualSpacing/>
        <w:rPr>
          <w:del w:id="3727" w:author="Claire S" w:date="2026-05-25T13:14:00Z" w16du:dateUtc="2026-05-25T12:14:00Z"/>
          <w:rFonts w:ascii="Cambria" w:hAnsi="Cambria"/>
          <w:sz w:val="28"/>
          <w:szCs w:val="28"/>
        </w:rPr>
      </w:pPr>
      <w:del w:id="3728" w:author="Claire S" w:date="2026-05-25T13:14:00Z" w16du:dateUtc="2026-05-25T12:14:00Z">
        <w:r w:rsidDel="001B10DB">
          <w:rPr>
            <w:rFonts w:ascii="Cambria" w:hAnsi="Cambria"/>
            <w:sz w:val="28"/>
            <w:szCs w:val="28"/>
          </w:rPr>
          <w:delText>‘I don’t know</w:delText>
        </w:r>
        <w:r w:rsidR="0093124D" w:rsidDel="001B10DB">
          <w:rPr>
            <w:rFonts w:ascii="Cambria" w:hAnsi="Cambria"/>
            <w:sz w:val="28"/>
            <w:szCs w:val="28"/>
          </w:rPr>
          <w:delText>, sir</w:delText>
        </w:r>
        <w:r w:rsidDel="001B10DB">
          <w:rPr>
            <w:rFonts w:ascii="Cambria" w:hAnsi="Cambria"/>
            <w:sz w:val="28"/>
            <w:szCs w:val="28"/>
          </w:rPr>
          <w:delText xml:space="preserve">.’ She looked as shocked as everyone else. </w:delText>
        </w:r>
        <w:r w:rsidR="001C1A55" w:rsidDel="001B10DB">
          <w:rPr>
            <w:rFonts w:ascii="Cambria" w:hAnsi="Cambria"/>
            <w:sz w:val="28"/>
            <w:szCs w:val="28"/>
          </w:rPr>
          <w:delText>‘I’ll ask.’</w:delText>
        </w:r>
      </w:del>
    </w:p>
    <w:p w14:paraId="2E4DE545" w14:textId="7ED42AA1" w:rsidR="00692F0B" w:rsidDel="001D1AF5" w:rsidRDefault="001C1A55" w:rsidP="00494A88">
      <w:pPr>
        <w:spacing w:line="360" w:lineRule="auto"/>
        <w:ind w:firstLine="720"/>
        <w:contextualSpacing/>
        <w:rPr>
          <w:del w:id="3729" w:author="Claire S" w:date="2026-05-11T12:33:00Z" w16du:dateUtc="2026-05-11T11:33:00Z"/>
          <w:rFonts w:ascii="Cambria" w:hAnsi="Cambria"/>
          <w:sz w:val="28"/>
          <w:szCs w:val="28"/>
        </w:rPr>
      </w:pPr>
      <w:del w:id="3730" w:author="Claire S" w:date="2026-05-11T12:33:00Z" w16du:dateUtc="2026-05-11T11:33:00Z">
        <w:r w:rsidDel="001D1AF5">
          <w:rPr>
            <w:rFonts w:ascii="Cambria" w:hAnsi="Cambria"/>
            <w:sz w:val="28"/>
            <w:szCs w:val="28"/>
          </w:rPr>
          <w:delText>Dex got his phone out as, o</w:delText>
        </w:r>
      </w:del>
      <w:del w:id="3731" w:author="Claire S" w:date="2026-05-25T16:22:00Z" w16du:dateUtc="2026-05-25T15:22:00Z">
        <w:r w:rsidR="003B1E57" w:rsidDel="00F15527">
          <w:rPr>
            <w:rFonts w:ascii="Cambria" w:hAnsi="Cambria"/>
            <w:sz w:val="28"/>
            <w:szCs w:val="28"/>
          </w:rPr>
          <w:delText xml:space="preserve">pposite </w:delText>
        </w:r>
        <w:r w:rsidR="00692F0B" w:rsidDel="00F15527">
          <w:rPr>
            <w:rFonts w:ascii="Cambria" w:hAnsi="Cambria"/>
            <w:sz w:val="28"/>
            <w:szCs w:val="28"/>
          </w:rPr>
          <w:delText>Savannah,</w:delText>
        </w:r>
      </w:del>
      <w:del w:id="3732" w:author="Claire S" w:date="2026-05-25T16:23:00Z" w16du:dateUtc="2026-05-25T15:23:00Z">
        <w:r w:rsidR="00692F0B" w:rsidDel="000F16C6">
          <w:rPr>
            <w:rFonts w:ascii="Cambria" w:hAnsi="Cambria"/>
            <w:sz w:val="28"/>
            <w:szCs w:val="28"/>
          </w:rPr>
          <w:delText xml:space="preserve"> mousey</w:delText>
        </w:r>
        <w:r w:rsidR="003B1E57" w:rsidDel="000F16C6">
          <w:rPr>
            <w:rFonts w:ascii="Cambria" w:hAnsi="Cambria"/>
            <w:sz w:val="28"/>
            <w:szCs w:val="28"/>
          </w:rPr>
          <w:delText xml:space="preserve"> </w:delText>
        </w:r>
        <w:r w:rsidR="00271565" w:rsidDel="000F16C6">
          <w:rPr>
            <w:rFonts w:ascii="Cambria" w:hAnsi="Cambria"/>
            <w:sz w:val="28"/>
            <w:szCs w:val="28"/>
          </w:rPr>
          <w:delText xml:space="preserve">Violet </w:delText>
        </w:r>
      </w:del>
      <w:del w:id="3733" w:author="Claire S" w:date="2026-05-25T16:22:00Z" w16du:dateUtc="2026-05-25T15:22:00Z">
        <w:r w:rsidDel="00F15527">
          <w:rPr>
            <w:rFonts w:ascii="Cambria" w:hAnsi="Cambria"/>
            <w:sz w:val="28"/>
            <w:szCs w:val="28"/>
          </w:rPr>
          <w:delText>sat</w:delText>
        </w:r>
        <w:r w:rsidR="00271565" w:rsidDel="00F15527">
          <w:rPr>
            <w:rFonts w:ascii="Cambria" w:hAnsi="Cambria"/>
            <w:sz w:val="28"/>
            <w:szCs w:val="28"/>
          </w:rPr>
          <w:delText xml:space="preserve"> </w:delText>
        </w:r>
      </w:del>
      <w:del w:id="3734" w:author="Claire S" w:date="2026-05-25T16:23:00Z" w16du:dateUtc="2026-05-25T15:23:00Z">
        <w:r w:rsidR="00271565" w:rsidDel="000F16C6">
          <w:rPr>
            <w:rFonts w:ascii="Cambria" w:hAnsi="Cambria"/>
            <w:sz w:val="28"/>
            <w:szCs w:val="28"/>
          </w:rPr>
          <w:delText>crying</w:delText>
        </w:r>
        <w:r w:rsidR="00692F0B" w:rsidDel="000F16C6">
          <w:rPr>
            <w:rFonts w:ascii="Cambria" w:hAnsi="Cambria"/>
            <w:sz w:val="28"/>
            <w:szCs w:val="28"/>
          </w:rPr>
          <w:delText xml:space="preserve">; </w:delText>
        </w:r>
        <w:r w:rsidR="005D78CC" w:rsidDel="000F16C6">
          <w:rPr>
            <w:rFonts w:ascii="Cambria" w:hAnsi="Cambria"/>
            <w:sz w:val="28"/>
            <w:szCs w:val="28"/>
          </w:rPr>
          <w:delText>gentle</w:delText>
        </w:r>
        <w:r w:rsidR="00271565" w:rsidDel="000F16C6">
          <w:rPr>
            <w:rFonts w:ascii="Cambria" w:hAnsi="Cambria"/>
            <w:sz w:val="28"/>
            <w:szCs w:val="28"/>
          </w:rPr>
          <w:delText xml:space="preserve"> Ishan comforting her</w:delText>
        </w:r>
        <w:r w:rsidR="003B1E57" w:rsidDel="000F16C6">
          <w:rPr>
            <w:rFonts w:ascii="Cambria" w:hAnsi="Cambria"/>
            <w:sz w:val="28"/>
            <w:szCs w:val="28"/>
          </w:rPr>
          <w:delText>.</w:delText>
        </w:r>
      </w:del>
    </w:p>
    <w:p w14:paraId="4D1E5F01" w14:textId="123FD23D" w:rsidR="00271565" w:rsidDel="000F16C6" w:rsidRDefault="003B1E57" w:rsidP="001D1AF5">
      <w:pPr>
        <w:spacing w:line="360" w:lineRule="auto"/>
        <w:ind w:firstLine="720"/>
        <w:contextualSpacing/>
        <w:rPr>
          <w:del w:id="3735" w:author="Claire S" w:date="2026-05-25T16:23:00Z" w16du:dateUtc="2026-05-25T15:23:00Z"/>
          <w:rFonts w:ascii="Cambria" w:hAnsi="Cambria"/>
          <w:sz w:val="28"/>
          <w:szCs w:val="28"/>
        </w:rPr>
      </w:pPr>
      <w:del w:id="3736" w:author="Claire S" w:date="2026-05-25T16:23:00Z" w16du:dateUtc="2026-05-25T15:23:00Z">
        <w:r w:rsidDel="000F16C6">
          <w:rPr>
            <w:rFonts w:ascii="Cambria" w:hAnsi="Cambria"/>
            <w:sz w:val="28"/>
            <w:szCs w:val="28"/>
          </w:rPr>
          <w:delText>O</w:delText>
        </w:r>
        <w:r w:rsidR="00271565" w:rsidDel="000F16C6">
          <w:rPr>
            <w:rFonts w:ascii="Cambria" w:hAnsi="Cambria"/>
            <w:sz w:val="28"/>
            <w:szCs w:val="28"/>
          </w:rPr>
          <w:delText>nly Jackson Rayne seemed unperturbed</w:delText>
        </w:r>
        <w:r w:rsidDel="000F16C6">
          <w:rPr>
            <w:rFonts w:ascii="Cambria" w:hAnsi="Cambria"/>
            <w:sz w:val="28"/>
            <w:szCs w:val="28"/>
          </w:rPr>
          <w:delText xml:space="preserve">, trimming the end of a cigar he’d </w:delText>
        </w:r>
        <w:r w:rsidR="00692F0B" w:rsidDel="000F16C6">
          <w:rPr>
            <w:rFonts w:ascii="Cambria" w:hAnsi="Cambria"/>
            <w:sz w:val="28"/>
            <w:szCs w:val="28"/>
          </w:rPr>
          <w:delText>just pulled from</w:delText>
        </w:r>
        <w:r w:rsidDel="000F16C6">
          <w:rPr>
            <w:rFonts w:ascii="Cambria" w:hAnsi="Cambria"/>
            <w:sz w:val="28"/>
            <w:szCs w:val="28"/>
          </w:rPr>
          <w:delText xml:space="preserve"> his top pocket</w:delText>
        </w:r>
        <w:r w:rsidR="00271565" w:rsidDel="000F16C6">
          <w:rPr>
            <w:rFonts w:ascii="Cambria" w:hAnsi="Cambria"/>
            <w:sz w:val="28"/>
            <w:szCs w:val="28"/>
          </w:rPr>
          <w:delText>.  He must be used to this type of shock, Savannah thought absently. He’d seen enough death, after all.</w:delText>
        </w:r>
      </w:del>
    </w:p>
    <w:p w14:paraId="2BF81CF4" w14:textId="34A1E457" w:rsidR="00DB6C85" w:rsidDel="000F16C6" w:rsidRDefault="003B1E57" w:rsidP="00B42E2E">
      <w:pPr>
        <w:spacing w:line="360" w:lineRule="auto"/>
        <w:contextualSpacing/>
        <w:rPr>
          <w:del w:id="3737" w:author="Claire S" w:date="2026-05-25T16:23:00Z" w16du:dateUtc="2026-05-25T15:23:00Z"/>
          <w:rFonts w:ascii="Cambria" w:hAnsi="Cambria"/>
          <w:sz w:val="28"/>
          <w:szCs w:val="28"/>
        </w:rPr>
      </w:pPr>
      <w:del w:id="3738" w:author="Claire S" w:date="2026-05-25T16:23:00Z" w16du:dateUtc="2026-05-25T15:23:00Z">
        <w:r w:rsidDel="000F16C6">
          <w:rPr>
            <w:rFonts w:ascii="Cambria" w:hAnsi="Cambria"/>
            <w:sz w:val="28"/>
            <w:szCs w:val="28"/>
          </w:rPr>
          <w:tab/>
          <w:delText xml:space="preserve">‘It’s not real,’ </w:delText>
        </w:r>
        <w:r w:rsidR="00692F0B" w:rsidDel="000F16C6">
          <w:rPr>
            <w:rFonts w:ascii="Cambria" w:hAnsi="Cambria"/>
            <w:sz w:val="28"/>
            <w:szCs w:val="28"/>
          </w:rPr>
          <w:delText>Rayne</w:delText>
        </w:r>
        <w:r w:rsidDel="000F16C6">
          <w:rPr>
            <w:rFonts w:ascii="Cambria" w:hAnsi="Cambria"/>
            <w:sz w:val="28"/>
            <w:szCs w:val="28"/>
          </w:rPr>
          <w:delText xml:space="preserve"> said when he caught her eye. </w:delText>
        </w:r>
      </w:del>
    </w:p>
    <w:p w14:paraId="67ECC27E" w14:textId="7AE7E060" w:rsidR="00DB6C85" w:rsidDel="000F16C6" w:rsidRDefault="00DB6C85" w:rsidP="00B42E2E">
      <w:pPr>
        <w:spacing w:line="360" w:lineRule="auto"/>
        <w:contextualSpacing/>
        <w:rPr>
          <w:del w:id="3739" w:author="Claire S" w:date="2026-05-25T16:23:00Z" w16du:dateUtc="2026-05-25T15:23:00Z"/>
          <w:rFonts w:ascii="Cambria" w:hAnsi="Cambria"/>
          <w:sz w:val="28"/>
          <w:szCs w:val="28"/>
        </w:rPr>
      </w:pPr>
      <w:del w:id="3740" w:author="Claire S" w:date="2026-05-25T16:23:00Z" w16du:dateUtc="2026-05-25T15:23:00Z">
        <w:r w:rsidDel="000F16C6">
          <w:rPr>
            <w:rFonts w:ascii="Cambria" w:hAnsi="Cambria"/>
            <w:sz w:val="28"/>
            <w:szCs w:val="28"/>
          </w:rPr>
          <w:tab/>
          <w:delText xml:space="preserve">‘What do you mean?’ </w:delText>
        </w:r>
        <w:r w:rsidR="005D78CC" w:rsidDel="000F16C6">
          <w:rPr>
            <w:rFonts w:ascii="Cambria" w:hAnsi="Cambria"/>
            <w:sz w:val="28"/>
            <w:szCs w:val="28"/>
          </w:rPr>
          <w:delText>Savannah</w:delText>
        </w:r>
        <w:r w:rsidDel="000F16C6">
          <w:rPr>
            <w:rFonts w:ascii="Cambria" w:hAnsi="Cambria"/>
            <w:sz w:val="28"/>
            <w:szCs w:val="28"/>
          </w:rPr>
          <w:delText xml:space="preserve"> frowned, which was hard, with all the Botox.</w:delText>
        </w:r>
      </w:del>
    </w:p>
    <w:p w14:paraId="222B4A6C" w14:textId="30DD6E6A" w:rsidR="003B1E57" w:rsidDel="000F16C6" w:rsidRDefault="00DB6C85" w:rsidP="00DB6C85">
      <w:pPr>
        <w:spacing w:line="360" w:lineRule="auto"/>
        <w:ind w:firstLine="720"/>
        <w:contextualSpacing/>
        <w:rPr>
          <w:del w:id="3741" w:author="Claire S" w:date="2026-05-25T16:23:00Z" w16du:dateUtc="2026-05-25T15:23:00Z"/>
          <w:rFonts w:ascii="Cambria" w:hAnsi="Cambria"/>
          <w:sz w:val="28"/>
          <w:szCs w:val="28"/>
        </w:rPr>
      </w:pPr>
      <w:del w:id="3742" w:author="Claire S" w:date="2026-05-25T16:23:00Z" w16du:dateUtc="2026-05-25T15:23:00Z">
        <w:r w:rsidDel="000F16C6">
          <w:rPr>
            <w:rFonts w:ascii="Cambria" w:hAnsi="Cambria"/>
            <w:sz w:val="28"/>
            <w:szCs w:val="28"/>
          </w:rPr>
          <w:delText>‘</w:delText>
        </w:r>
        <w:r w:rsidR="003B1E57" w:rsidDel="000F16C6">
          <w:rPr>
            <w:rFonts w:ascii="Cambria" w:hAnsi="Cambria"/>
            <w:sz w:val="28"/>
            <w:szCs w:val="28"/>
          </w:rPr>
          <w:delText>That body</w:delText>
        </w:r>
        <w:r w:rsidDel="000F16C6">
          <w:rPr>
            <w:rFonts w:ascii="Cambria" w:hAnsi="Cambria"/>
            <w:sz w:val="28"/>
            <w:szCs w:val="28"/>
          </w:rPr>
          <w:delText xml:space="preserve">,’ he </w:delText>
        </w:r>
        <w:r w:rsidR="00DA2F32" w:rsidDel="000F16C6">
          <w:rPr>
            <w:rFonts w:ascii="Cambria" w:hAnsi="Cambria"/>
            <w:sz w:val="28"/>
            <w:szCs w:val="28"/>
          </w:rPr>
          <w:delText>struck</w:delText>
        </w:r>
        <w:r w:rsidDel="000F16C6">
          <w:rPr>
            <w:rFonts w:ascii="Cambria" w:hAnsi="Cambria"/>
            <w:sz w:val="28"/>
            <w:szCs w:val="28"/>
          </w:rPr>
          <w:delText xml:space="preserve"> a </w:delText>
        </w:r>
        <w:r w:rsidR="00DA2F32" w:rsidDel="000F16C6">
          <w:rPr>
            <w:rFonts w:ascii="Cambria" w:hAnsi="Cambria"/>
            <w:sz w:val="28"/>
            <w:szCs w:val="28"/>
          </w:rPr>
          <w:delText>match</w:delText>
        </w:r>
        <w:r w:rsidR="00FE65AA" w:rsidDel="000F16C6">
          <w:rPr>
            <w:rFonts w:ascii="Cambria" w:hAnsi="Cambria"/>
            <w:sz w:val="28"/>
            <w:szCs w:val="28"/>
          </w:rPr>
          <w:delText>, and held it to the end of the cigar</w:delText>
        </w:r>
        <w:r w:rsidDel="000F16C6">
          <w:rPr>
            <w:rFonts w:ascii="Cambria" w:hAnsi="Cambria"/>
            <w:sz w:val="28"/>
            <w:szCs w:val="28"/>
          </w:rPr>
          <w:delText>. Audacious, she thought</w:delText>
        </w:r>
        <w:r w:rsidR="00586094" w:rsidDel="000F16C6">
          <w:rPr>
            <w:rFonts w:ascii="Cambria" w:hAnsi="Cambria"/>
            <w:sz w:val="28"/>
            <w:szCs w:val="28"/>
          </w:rPr>
          <w:delText xml:space="preserve"> vaguely</w:delText>
        </w:r>
        <w:r w:rsidR="00C97F48" w:rsidDel="000F16C6">
          <w:rPr>
            <w:rFonts w:ascii="Cambria" w:hAnsi="Cambria"/>
            <w:sz w:val="28"/>
            <w:szCs w:val="28"/>
          </w:rPr>
          <w:delText>. ‘</w:delText>
        </w:r>
        <w:r w:rsidR="003B1E57" w:rsidDel="000F16C6">
          <w:rPr>
            <w:rFonts w:ascii="Cambria" w:hAnsi="Cambria"/>
            <w:sz w:val="28"/>
            <w:szCs w:val="28"/>
          </w:rPr>
          <w:delText xml:space="preserve">It’s a </w:delText>
        </w:r>
        <w:r w:rsidR="00692F0B" w:rsidDel="000F16C6">
          <w:rPr>
            <w:rFonts w:ascii="Cambria" w:hAnsi="Cambria"/>
            <w:sz w:val="28"/>
            <w:szCs w:val="28"/>
          </w:rPr>
          <w:delText xml:space="preserve">good </w:delText>
        </w:r>
        <w:r w:rsidR="00FE65AA" w:rsidDel="000F16C6">
          <w:rPr>
            <w:rFonts w:ascii="Cambria" w:hAnsi="Cambria"/>
            <w:sz w:val="28"/>
            <w:szCs w:val="28"/>
          </w:rPr>
          <w:delText>attempt</w:delText>
        </w:r>
        <w:r w:rsidR="00692F0B" w:rsidDel="000F16C6">
          <w:rPr>
            <w:rFonts w:ascii="Cambria" w:hAnsi="Cambria"/>
            <w:sz w:val="28"/>
            <w:szCs w:val="28"/>
          </w:rPr>
          <w:delText xml:space="preserve">, but </w:delText>
        </w:r>
        <w:r w:rsidR="00C97F48" w:rsidDel="000F16C6">
          <w:rPr>
            <w:rFonts w:ascii="Cambria" w:hAnsi="Cambria"/>
            <w:sz w:val="28"/>
            <w:szCs w:val="28"/>
          </w:rPr>
          <w:delText>th</w:delText>
        </w:r>
        <w:r w:rsidR="00FE65AA" w:rsidDel="000F16C6">
          <w:rPr>
            <w:rFonts w:ascii="Cambria" w:hAnsi="Cambria"/>
            <w:sz w:val="28"/>
            <w:szCs w:val="28"/>
          </w:rPr>
          <w:delText>at</w:delText>
        </w:r>
        <w:r w:rsidR="00C97F48" w:rsidDel="000F16C6">
          <w:rPr>
            <w:rFonts w:ascii="Cambria" w:hAnsi="Cambria"/>
            <w:sz w:val="28"/>
            <w:szCs w:val="28"/>
          </w:rPr>
          <w:delText xml:space="preserve"> body is</w:delText>
        </w:r>
        <w:r w:rsidR="00692F0B" w:rsidDel="000F16C6">
          <w:rPr>
            <w:rFonts w:ascii="Cambria" w:hAnsi="Cambria"/>
            <w:sz w:val="28"/>
            <w:szCs w:val="28"/>
          </w:rPr>
          <w:delText xml:space="preserve"> a </w:delText>
        </w:r>
        <w:r w:rsidR="003B1E57" w:rsidDel="000F16C6">
          <w:rPr>
            <w:rFonts w:ascii="Cambria" w:hAnsi="Cambria"/>
            <w:sz w:val="28"/>
            <w:szCs w:val="28"/>
          </w:rPr>
          <w:delText>fake.’</w:delText>
        </w:r>
      </w:del>
    </w:p>
    <w:p w14:paraId="7F0D2F66" w14:textId="39E194E7" w:rsidR="00494A88" w:rsidDel="000F16C6" w:rsidRDefault="00494A88" w:rsidP="00B42E2E">
      <w:pPr>
        <w:spacing w:line="360" w:lineRule="auto"/>
        <w:contextualSpacing/>
        <w:rPr>
          <w:del w:id="3743" w:author="Claire S" w:date="2026-05-25T16:23:00Z" w16du:dateUtc="2026-05-25T15:23:00Z"/>
          <w:rFonts w:ascii="Cambria" w:hAnsi="Cambria"/>
          <w:sz w:val="28"/>
          <w:szCs w:val="28"/>
        </w:rPr>
      </w:pPr>
    </w:p>
    <w:p w14:paraId="3DA69E1A" w14:textId="1702F361" w:rsidR="00B42E2E" w:rsidDel="00DC0DD7" w:rsidRDefault="00DB6C85" w:rsidP="00B42E2E">
      <w:pPr>
        <w:spacing w:line="360" w:lineRule="auto"/>
        <w:contextualSpacing/>
        <w:rPr>
          <w:del w:id="3744" w:author="Claire S" w:date="2026-05-25T16:25:00Z" w16du:dateUtc="2026-05-25T15:25:00Z"/>
          <w:rFonts w:ascii="Cambria" w:hAnsi="Cambria"/>
          <w:sz w:val="28"/>
          <w:szCs w:val="28"/>
        </w:rPr>
      </w:pPr>
      <w:del w:id="3745" w:author="Claire S" w:date="2026-05-25T16:25:00Z" w16du:dateUtc="2026-05-25T15:25:00Z">
        <w:r w:rsidDel="00DC0DD7">
          <w:rPr>
            <w:rFonts w:ascii="Cambria" w:hAnsi="Cambria"/>
            <w:sz w:val="28"/>
            <w:szCs w:val="28"/>
          </w:rPr>
          <w:delText>*</w:delText>
        </w:r>
      </w:del>
    </w:p>
    <w:p w14:paraId="60344B04" w14:textId="37A561B8" w:rsidR="00794A16" w:rsidDel="00D47736" w:rsidRDefault="00DB6C85" w:rsidP="00B42E2E">
      <w:pPr>
        <w:spacing w:line="360" w:lineRule="auto"/>
        <w:contextualSpacing/>
        <w:rPr>
          <w:del w:id="3746" w:author="Claire S" w:date="2026-05-11T12:36:00Z" w16du:dateUtc="2026-05-11T11:36:00Z"/>
          <w:rFonts w:ascii="Cambria" w:hAnsi="Cambria"/>
          <w:sz w:val="28"/>
          <w:szCs w:val="28"/>
        </w:rPr>
      </w:pPr>
      <w:del w:id="3747" w:author="Claire S" w:date="2026-05-11T12:45:00Z" w16du:dateUtc="2026-05-11T11:45:00Z">
        <w:r w:rsidDel="00B028B3">
          <w:rPr>
            <w:rFonts w:ascii="Cambria" w:hAnsi="Cambria"/>
            <w:sz w:val="28"/>
            <w:szCs w:val="28"/>
          </w:rPr>
          <w:delText>W</w:delText>
        </w:r>
        <w:r w:rsidR="001C693E" w:rsidDel="00B028B3">
          <w:rPr>
            <w:rFonts w:ascii="Cambria" w:hAnsi="Cambria"/>
            <w:sz w:val="28"/>
            <w:szCs w:val="28"/>
          </w:rPr>
          <w:delText>hen p</w:delText>
        </w:r>
        <w:r w:rsidR="00874A1F" w:rsidDel="00B028B3">
          <w:rPr>
            <w:rFonts w:ascii="Cambria" w:hAnsi="Cambria"/>
            <w:sz w:val="28"/>
            <w:szCs w:val="28"/>
          </w:rPr>
          <w:delText>eople</w:delText>
        </w:r>
        <w:r w:rsidR="00736B6A" w:rsidDel="00B028B3">
          <w:rPr>
            <w:rFonts w:ascii="Cambria" w:hAnsi="Cambria"/>
            <w:sz w:val="28"/>
            <w:szCs w:val="28"/>
          </w:rPr>
          <w:delText xml:space="preserve"> </w:delText>
        </w:r>
      </w:del>
      <w:del w:id="3748" w:author="Claire S" w:date="2026-05-11T12:33:00Z" w16du:dateUtc="2026-05-11T11:33:00Z">
        <w:r w:rsidR="001C693E" w:rsidDel="001D1AF5">
          <w:rPr>
            <w:rFonts w:ascii="Cambria" w:hAnsi="Cambria"/>
            <w:sz w:val="28"/>
            <w:szCs w:val="28"/>
          </w:rPr>
          <w:delText xml:space="preserve">began to </w:delText>
        </w:r>
      </w:del>
      <w:del w:id="3749" w:author="Claire S" w:date="2026-05-11T12:45:00Z" w16du:dateUtc="2026-05-11T11:45:00Z">
        <w:r w:rsidR="001C693E" w:rsidDel="00B028B3">
          <w:rPr>
            <w:rFonts w:ascii="Cambria" w:hAnsi="Cambria"/>
            <w:sz w:val="28"/>
            <w:szCs w:val="28"/>
          </w:rPr>
          <w:delText>real</w:delText>
        </w:r>
        <w:r w:rsidDel="00B028B3">
          <w:rPr>
            <w:rFonts w:ascii="Cambria" w:hAnsi="Cambria"/>
            <w:sz w:val="28"/>
            <w:szCs w:val="28"/>
          </w:rPr>
          <w:delText>ise</w:delText>
        </w:r>
      </w:del>
      <w:del w:id="3750" w:author="Claire S" w:date="2026-05-11T12:33:00Z" w16du:dateUtc="2026-05-11T11:33:00Z">
        <w:r w:rsidDel="001D1AF5">
          <w:rPr>
            <w:rFonts w:ascii="Cambria" w:hAnsi="Cambria"/>
            <w:sz w:val="28"/>
            <w:szCs w:val="28"/>
          </w:rPr>
          <w:delText xml:space="preserve"> that</w:delText>
        </w:r>
      </w:del>
      <w:del w:id="3751" w:author="Claire S" w:date="2026-05-11T12:45:00Z" w16du:dateUtc="2026-05-11T11:45:00Z">
        <w:r w:rsidDel="00B028B3">
          <w:rPr>
            <w:rFonts w:ascii="Cambria" w:hAnsi="Cambria"/>
            <w:sz w:val="28"/>
            <w:szCs w:val="28"/>
          </w:rPr>
          <w:delText xml:space="preserve"> Rayne was right:</w:delText>
        </w:r>
        <w:r w:rsidR="001C693E" w:rsidDel="00B028B3">
          <w:rPr>
            <w:rFonts w:ascii="Cambria" w:hAnsi="Cambria"/>
            <w:sz w:val="28"/>
            <w:szCs w:val="28"/>
          </w:rPr>
          <w:delText xml:space="preserve"> </w:delText>
        </w:r>
        <w:r w:rsidR="000F176F" w:rsidDel="00B028B3">
          <w:rPr>
            <w:rFonts w:ascii="Cambria" w:hAnsi="Cambria"/>
            <w:sz w:val="28"/>
            <w:szCs w:val="28"/>
          </w:rPr>
          <w:delText xml:space="preserve">that </w:delText>
        </w:r>
        <w:r w:rsidDel="00B028B3">
          <w:rPr>
            <w:rFonts w:ascii="Cambria" w:hAnsi="Cambria"/>
            <w:sz w:val="28"/>
            <w:szCs w:val="28"/>
          </w:rPr>
          <w:delText>the body hanging down</w:delText>
        </w:r>
        <w:r w:rsidR="00586094" w:rsidDel="00B028B3">
          <w:rPr>
            <w:rFonts w:ascii="Cambria" w:hAnsi="Cambria"/>
            <w:sz w:val="28"/>
            <w:szCs w:val="28"/>
          </w:rPr>
          <w:delText xml:space="preserve"> from the ceiling</w:delText>
        </w:r>
        <w:r w:rsidR="001C693E" w:rsidDel="00B028B3">
          <w:rPr>
            <w:rFonts w:ascii="Cambria" w:hAnsi="Cambria"/>
            <w:sz w:val="28"/>
            <w:szCs w:val="28"/>
          </w:rPr>
          <w:delText xml:space="preserve"> was</w:delText>
        </w:r>
        <w:r w:rsidR="00757EFD" w:rsidDel="00B028B3">
          <w:rPr>
            <w:rFonts w:ascii="Cambria" w:hAnsi="Cambria"/>
            <w:sz w:val="28"/>
            <w:szCs w:val="28"/>
          </w:rPr>
          <w:delText xml:space="preserve"> </w:delText>
        </w:r>
        <w:r w:rsidR="008A7932" w:rsidDel="00B028B3">
          <w:rPr>
            <w:rFonts w:ascii="Cambria" w:hAnsi="Cambria"/>
            <w:sz w:val="28"/>
            <w:szCs w:val="28"/>
          </w:rPr>
          <w:delText>some kind of</w:delText>
        </w:r>
        <w:r w:rsidR="00D80D08" w:rsidDel="00B028B3">
          <w:rPr>
            <w:rFonts w:ascii="Cambria" w:hAnsi="Cambria"/>
            <w:sz w:val="28"/>
            <w:szCs w:val="28"/>
          </w:rPr>
          <w:delText xml:space="preserve"> </w:delText>
        </w:r>
        <w:r w:rsidR="00494A88" w:rsidDel="00B028B3">
          <w:rPr>
            <w:rFonts w:ascii="Cambria" w:hAnsi="Cambria"/>
            <w:sz w:val="28"/>
            <w:szCs w:val="28"/>
          </w:rPr>
          <w:delText>life-like</w:delText>
        </w:r>
        <w:r w:rsidR="00447DC4" w:rsidDel="00B028B3">
          <w:rPr>
            <w:rFonts w:ascii="Cambria" w:hAnsi="Cambria"/>
            <w:sz w:val="28"/>
            <w:szCs w:val="28"/>
          </w:rPr>
          <w:delText xml:space="preserve"> dummy</w:delText>
        </w:r>
        <w:r w:rsidR="00586094" w:rsidDel="00B028B3">
          <w:rPr>
            <w:rFonts w:ascii="Cambria" w:hAnsi="Cambria"/>
            <w:sz w:val="28"/>
            <w:szCs w:val="28"/>
          </w:rPr>
          <w:delText xml:space="preserve"> -</w:delText>
        </w:r>
        <w:r w:rsidR="00757EFD" w:rsidDel="00B028B3">
          <w:rPr>
            <w:rFonts w:ascii="Cambria" w:hAnsi="Cambria"/>
            <w:sz w:val="28"/>
            <w:szCs w:val="28"/>
          </w:rPr>
          <w:delText xml:space="preserve"> not</w:delText>
        </w:r>
        <w:r w:rsidR="000F176F" w:rsidDel="00B028B3">
          <w:rPr>
            <w:rFonts w:ascii="Cambria" w:hAnsi="Cambria"/>
            <w:sz w:val="28"/>
            <w:szCs w:val="28"/>
          </w:rPr>
          <w:delText xml:space="preserve"> a</w:delText>
        </w:r>
        <w:r w:rsidR="00874A1F" w:rsidDel="00B028B3">
          <w:rPr>
            <w:rFonts w:ascii="Cambria" w:hAnsi="Cambria"/>
            <w:sz w:val="28"/>
            <w:szCs w:val="28"/>
          </w:rPr>
          <w:delText xml:space="preserve"> </w:delText>
        </w:r>
        <w:r w:rsidR="00757EFD" w:rsidDel="00B028B3">
          <w:rPr>
            <w:rFonts w:ascii="Cambria" w:hAnsi="Cambria"/>
            <w:sz w:val="28"/>
            <w:szCs w:val="28"/>
          </w:rPr>
          <w:delText>human</w:delText>
        </w:r>
        <w:r w:rsidR="00736B6A" w:rsidDel="00B028B3">
          <w:rPr>
            <w:rFonts w:ascii="Cambria" w:hAnsi="Cambria"/>
            <w:sz w:val="28"/>
            <w:szCs w:val="28"/>
          </w:rPr>
          <w:delText>, thank God</w:delText>
        </w:r>
        <w:r w:rsidR="00586094" w:rsidDel="00B028B3">
          <w:rPr>
            <w:rFonts w:ascii="Cambria" w:hAnsi="Cambria"/>
            <w:sz w:val="28"/>
            <w:szCs w:val="28"/>
          </w:rPr>
          <w:delText xml:space="preserve"> </w:delText>
        </w:r>
        <w:r w:rsidR="0051477A" w:rsidDel="00B028B3">
          <w:rPr>
            <w:rFonts w:ascii="Cambria" w:hAnsi="Cambria"/>
            <w:sz w:val="28"/>
            <w:szCs w:val="28"/>
          </w:rPr>
          <w:delText>– there was a universal sigh of relief. T</w:delText>
        </w:r>
        <w:r w:rsidR="00874A1F" w:rsidDel="00B028B3">
          <w:rPr>
            <w:rFonts w:ascii="Cambria" w:hAnsi="Cambria"/>
            <w:sz w:val="28"/>
            <w:szCs w:val="28"/>
          </w:rPr>
          <w:delText xml:space="preserve">he Gen Zs </w:delText>
        </w:r>
        <w:r w:rsidR="006A4A32" w:rsidDel="00B028B3">
          <w:rPr>
            <w:rFonts w:ascii="Cambria" w:hAnsi="Cambria"/>
            <w:sz w:val="28"/>
            <w:szCs w:val="28"/>
          </w:rPr>
          <w:delText xml:space="preserve">began </w:delText>
        </w:r>
        <w:r w:rsidR="00A66C0A" w:rsidDel="00B028B3">
          <w:rPr>
            <w:rFonts w:ascii="Cambria" w:hAnsi="Cambria"/>
            <w:sz w:val="28"/>
            <w:szCs w:val="28"/>
          </w:rPr>
          <w:delText>snap</w:delText>
        </w:r>
        <w:r w:rsidR="00DB3548" w:rsidDel="00B028B3">
          <w:rPr>
            <w:rFonts w:ascii="Cambria" w:hAnsi="Cambria"/>
            <w:sz w:val="28"/>
            <w:szCs w:val="28"/>
          </w:rPr>
          <w:delText xml:space="preserve">ping </w:delText>
        </w:r>
        <w:r w:rsidR="00874A1F" w:rsidDel="00B028B3">
          <w:rPr>
            <w:rFonts w:ascii="Cambria" w:hAnsi="Cambria"/>
            <w:sz w:val="28"/>
            <w:szCs w:val="28"/>
          </w:rPr>
          <w:delText>photos</w:delText>
        </w:r>
        <w:r w:rsidR="0051477A" w:rsidDel="00B028B3">
          <w:rPr>
            <w:rFonts w:ascii="Cambria" w:hAnsi="Cambria"/>
            <w:sz w:val="28"/>
            <w:szCs w:val="28"/>
          </w:rPr>
          <w:delText xml:space="preserve">, </w:delText>
        </w:r>
        <w:r w:rsidR="00E82BDC" w:rsidDel="00B028B3">
          <w:rPr>
            <w:rFonts w:ascii="Cambria" w:hAnsi="Cambria"/>
            <w:sz w:val="28"/>
            <w:szCs w:val="28"/>
          </w:rPr>
          <w:delText>though</w:delText>
        </w:r>
        <w:r w:rsidR="00B6548E" w:rsidDel="00B028B3">
          <w:rPr>
            <w:rFonts w:ascii="Cambria" w:hAnsi="Cambria"/>
            <w:sz w:val="28"/>
            <w:szCs w:val="28"/>
          </w:rPr>
          <w:delText xml:space="preserve"> </w:delText>
        </w:r>
        <w:r w:rsidR="00E82BDC" w:rsidDel="00B028B3">
          <w:rPr>
            <w:rFonts w:ascii="Cambria" w:hAnsi="Cambria"/>
            <w:sz w:val="28"/>
            <w:szCs w:val="28"/>
          </w:rPr>
          <w:delText>t</w:delText>
        </w:r>
        <w:r w:rsidR="008B0870" w:rsidDel="00B028B3">
          <w:rPr>
            <w:rFonts w:ascii="Cambria" w:hAnsi="Cambria"/>
            <w:sz w:val="28"/>
            <w:szCs w:val="28"/>
          </w:rPr>
          <w:delText xml:space="preserve">he </w:delText>
        </w:r>
        <w:r w:rsidR="00447DC4" w:rsidDel="00B028B3">
          <w:rPr>
            <w:rFonts w:ascii="Cambria" w:hAnsi="Cambria"/>
            <w:sz w:val="28"/>
            <w:szCs w:val="28"/>
          </w:rPr>
          <w:delText>M</w:delText>
        </w:r>
        <w:r w:rsidR="008B0870" w:rsidDel="00B028B3">
          <w:rPr>
            <w:rFonts w:ascii="Cambria" w:hAnsi="Cambria"/>
            <w:sz w:val="28"/>
            <w:szCs w:val="28"/>
          </w:rPr>
          <w:delText xml:space="preserve">illennials </w:delText>
        </w:r>
        <w:r w:rsidR="001B4989" w:rsidDel="00B028B3">
          <w:rPr>
            <w:rFonts w:ascii="Cambria" w:hAnsi="Cambria"/>
            <w:sz w:val="28"/>
            <w:szCs w:val="28"/>
          </w:rPr>
          <w:delText xml:space="preserve">seemed </w:delText>
        </w:r>
        <w:r w:rsidR="006A4A32" w:rsidDel="00B028B3">
          <w:rPr>
            <w:rFonts w:ascii="Cambria" w:hAnsi="Cambria"/>
            <w:sz w:val="28"/>
            <w:szCs w:val="28"/>
          </w:rPr>
          <w:delText xml:space="preserve">more </w:delText>
        </w:r>
        <w:r w:rsidR="005B5347" w:rsidDel="00B028B3">
          <w:rPr>
            <w:rFonts w:ascii="Cambria" w:hAnsi="Cambria"/>
            <w:sz w:val="28"/>
            <w:szCs w:val="28"/>
          </w:rPr>
          <w:delText>shaken</w:delText>
        </w:r>
        <w:r w:rsidR="006A4A32" w:rsidDel="00B028B3">
          <w:rPr>
            <w:rFonts w:ascii="Cambria" w:hAnsi="Cambria"/>
            <w:sz w:val="28"/>
            <w:szCs w:val="28"/>
          </w:rPr>
          <w:delText xml:space="preserve">, </w:delText>
        </w:r>
        <w:r w:rsidR="008B0870" w:rsidDel="00B028B3">
          <w:rPr>
            <w:rFonts w:ascii="Cambria" w:hAnsi="Cambria"/>
            <w:sz w:val="28"/>
            <w:szCs w:val="28"/>
          </w:rPr>
          <w:delText xml:space="preserve">probably </w:delText>
        </w:r>
        <w:r w:rsidR="00CB0176" w:rsidDel="00B028B3">
          <w:rPr>
            <w:rFonts w:ascii="Cambria" w:hAnsi="Cambria"/>
            <w:sz w:val="28"/>
            <w:szCs w:val="28"/>
          </w:rPr>
          <w:delText>r</w:delText>
        </w:r>
        <w:r w:rsidR="006A4A32" w:rsidDel="00B028B3">
          <w:rPr>
            <w:rFonts w:ascii="Cambria" w:hAnsi="Cambria"/>
            <w:sz w:val="28"/>
            <w:szCs w:val="28"/>
          </w:rPr>
          <w:delText>inging</w:delText>
        </w:r>
        <w:r w:rsidR="008B0870" w:rsidDel="00B028B3">
          <w:rPr>
            <w:rFonts w:ascii="Cambria" w:hAnsi="Cambria"/>
            <w:sz w:val="28"/>
            <w:szCs w:val="28"/>
          </w:rPr>
          <w:delText xml:space="preserve"> their therapists </w:delText>
        </w:r>
        <w:r w:rsidR="00447DC4" w:rsidDel="00B028B3">
          <w:rPr>
            <w:rFonts w:ascii="Cambria" w:hAnsi="Cambria"/>
            <w:sz w:val="28"/>
            <w:szCs w:val="28"/>
          </w:rPr>
          <w:delText>to whinge</w:delText>
        </w:r>
        <w:r w:rsidR="00E82BDC" w:rsidDel="00B028B3">
          <w:rPr>
            <w:rFonts w:ascii="Cambria" w:hAnsi="Cambria"/>
            <w:sz w:val="28"/>
            <w:szCs w:val="28"/>
          </w:rPr>
          <w:delText>. T</w:delText>
        </w:r>
        <w:r w:rsidR="00794A16" w:rsidDel="00B028B3">
          <w:rPr>
            <w:rFonts w:ascii="Cambria" w:hAnsi="Cambria"/>
            <w:sz w:val="28"/>
            <w:szCs w:val="28"/>
          </w:rPr>
          <w:delText>he</w:delText>
        </w:r>
        <w:r w:rsidR="002052C5" w:rsidDel="00B028B3">
          <w:rPr>
            <w:rFonts w:ascii="Cambria" w:hAnsi="Cambria"/>
            <w:sz w:val="28"/>
            <w:szCs w:val="28"/>
          </w:rPr>
          <w:delText xml:space="preserve"> older execs mutter</w:delText>
        </w:r>
        <w:r w:rsidR="00B6548E" w:rsidDel="00B028B3">
          <w:rPr>
            <w:rFonts w:ascii="Cambria" w:hAnsi="Cambria"/>
            <w:sz w:val="28"/>
            <w:szCs w:val="28"/>
          </w:rPr>
          <w:delText>ed</w:delText>
        </w:r>
        <w:r w:rsidR="00874A1F" w:rsidDel="00B028B3">
          <w:rPr>
            <w:rFonts w:ascii="Cambria" w:hAnsi="Cambria"/>
            <w:sz w:val="28"/>
            <w:szCs w:val="28"/>
          </w:rPr>
          <w:delText xml:space="preserve"> </w:delText>
        </w:r>
        <w:r w:rsidR="002052C5" w:rsidDel="00B028B3">
          <w:rPr>
            <w:rFonts w:ascii="Cambria" w:hAnsi="Cambria"/>
            <w:sz w:val="28"/>
            <w:szCs w:val="28"/>
          </w:rPr>
          <w:delText>about</w:delText>
        </w:r>
        <w:r w:rsidR="00B6548E" w:rsidDel="00B028B3">
          <w:rPr>
            <w:rFonts w:ascii="Cambria" w:hAnsi="Cambria"/>
            <w:sz w:val="28"/>
            <w:szCs w:val="28"/>
          </w:rPr>
          <w:delText xml:space="preserve"> the death of publishing and</w:delText>
        </w:r>
        <w:r w:rsidR="002052C5" w:rsidDel="00B028B3">
          <w:rPr>
            <w:rFonts w:ascii="Cambria" w:hAnsi="Cambria"/>
            <w:sz w:val="28"/>
            <w:szCs w:val="28"/>
          </w:rPr>
          <w:delText xml:space="preserve"> </w:delText>
        </w:r>
        <w:r w:rsidR="008B0870" w:rsidDel="00B028B3">
          <w:rPr>
            <w:rFonts w:ascii="Cambria" w:hAnsi="Cambria"/>
            <w:sz w:val="28"/>
            <w:szCs w:val="28"/>
          </w:rPr>
          <w:delText xml:space="preserve">today’s </w:delText>
        </w:r>
        <w:r w:rsidR="002052C5" w:rsidDel="00B028B3">
          <w:rPr>
            <w:rFonts w:ascii="Cambria" w:hAnsi="Cambria"/>
            <w:sz w:val="28"/>
            <w:szCs w:val="28"/>
          </w:rPr>
          <w:delText>outrageous stunts</w:delText>
        </w:r>
        <w:r w:rsidR="00A66C0A" w:rsidDel="00B028B3">
          <w:rPr>
            <w:rFonts w:ascii="Cambria" w:hAnsi="Cambria"/>
            <w:sz w:val="28"/>
            <w:szCs w:val="28"/>
          </w:rPr>
          <w:delText>.</w:delText>
        </w:r>
        <w:r w:rsidR="008B0870" w:rsidDel="00B028B3">
          <w:rPr>
            <w:rFonts w:ascii="Cambria" w:hAnsi="Cambria"/>
            <w:sz w:val="28"/>
            <w:szCs w:val="28"/>
          </w:rPr>
          <w:delText xml:space="preserve"> </w:delText>
        </w:r>
      </w:del>
    </w:p>
    <w:p w14:paraId="02B2E772" w14:textId="105BC7D5" w:rsidR="002052C5" w:rsidDel="001B10DB" w:rsidRDefault="008B0870">
      <w:pPr>
        <w:spacing w:line="360" w:lineRule="auto"/>
        <w:contextualSpacing/>
        <w:rPr>
          <w:del w:id="3752" w:author="Claire S" w:date="2026-05-25T13:14:00Z" w16du:dateUtc="2026-05-25T12:14:00Z"/>
          <w:rFonts w:ascii="Cambria" w:hAnsi="Cambria"/>
          <w:sz w:val="28"/>
          <w:szCs w:val="28"/>
        </w:rPr>
        <w:pPrChange w:id="3753" w:author="Claire S" w:date="2026-05-11T12:36:00Z" w16du:dateUtc="2026-05-11T11:36:00Z">
          <w:pPr>
            <w:spacing w:line="360" w:lineRule="auto"/>
            <w:ind w:firstLine="720"/>
            <w:contextualSpacing/>
          </w:pPr>
        </w:pPrChange>
      </w:pPr>
      <w:del w:id="3754" w:author="Claire S" w:date="2026-05-11T12:45:00Z" w16du:dateUtc="2026-05-11T11:45:00Z">
        <w:r w:rsidDel="00B028B3">
          <w:rPr>
            <w:rFonts w:ascii="Cambria" w:hAnsi="Cambria"/>
            <w:sz w:val="28"/>
            <w:szCs w:val="28"/>
          </w:rPr>
          <w:delText>B</w:delText>
        </w:r>
        <w:r w:rsidR="00794A16" w:rsidDel="00B028B3">
          <w:rPr>
            <w:rFonts w:ascii="Cambria" w:hAnsi="Cambria"/>
            <w:sz w:val="28"/>
            <w:szCs w:val="28"/>
          </w:rPr>
          <w:delText>u</w:delText>
        </w:r>
        <w:r w:rsidDel="00B028B3">
          <w:rPr>
            <w:rFonts w:ascii="Cambria" w:hAnsi="Cambria"/>
            <w:sz w:val="28"/>
            <w:szCs w:val="28"/>
          </w:rPr>
          <w:delText>t d</w:delText>
        </w:r>
      </w:del>
      <w:del w:id="3755" w:author="Claire S" w:date="2026-05-25T13:14:00Z" w16du:dateUtc="2026-05-25T12:14:00Z">
        <w:r w:rsidR="00A66C0A" w:rsidDel="001B10DB">
          <w:rPr>
            <w:rFonts w:ascii="Cambria" w:hAnsi="Cambria"/>
            <w:sz w:val="28"/>
            <w:szCs w:val="28"/>
          </w:rPr>
          <w:delText>ummy or not, t</w:delText>
        </w:r>
        <w:r w:rsidR="002052C5" w:rsidDel="001B10DB">
          <w:rPr>
            <w:rFonts w:ascii="Cambria" w:hAnsi="Cambria"/>
            <w:sz w:val="28"/>
            <w:szCs w:val="28"/>
          </w:rPr>
          <w:delText xml:space="preserve">he apologetic organisers </w:delText>
        </w:r>
        <w:r w:rsidDel="001B10DB">
          <w:rPr>
            <w:rFonts w:ascii="Cambria" w:hAnsi="Cambria"/>
            <w:sz w:val="28"/>
            <w:szCs w:val="28"/>
          </w:rPr>
          <w:delText xml:space="preserve">brought </w:delText>
        </w:r>
        <w:r w:rsidR="00A66C0A" w:rsidDel="001B10DB">
          <w:rPr>
            <w:rFonts w:ascii="Cambria" w:hAnsi="Cambria"/>
            <w:sz w:val="28"/>
            <w:szCs w:val="28"/>
          </w:rPr>
          <w:delText>t</w:delText>
        </w:r>
        <w:r w:rsidR="00A66C0A" w:rsidRPr="007B7564" w:rsidDel="001B10DB">
          <w:rPr>
            <w:rFonts w:ascii="Cambria" w:hAnsi="Cambria"/>
            <w:sz w:val="28"/>
            <w:szCs w:val="28"/>
          </w:rPr>
          <w:delText>he</w:delText>
        </w:r>
        <w:r w:rsidR="00A66C0A" w:rsidDel="001B10DB">
          <w:rPr>
            <w:rFonts w:ascii="Cambria" w:hAnsi="Cambria"/>
            <w:sz w:val="28"/>
            <w:szCs w:val="28"/>
          </w:rPr>
          <w:delText xml:space="preserve"> celebration</w:delText>
        </w:r>
        <w:r w:rsidR="00A66C0A" w:rsidRPr="007B7564" w:rsidDel="001B10DB">
          <w:rPr>
            <w:rFonts w:ascii="Cambria" w:hAnsi="Cambria"/>
            <w:sz w:val="28"/>
            <w:szCs w:val="28"/>
          </w:rPr>
          <w:delText xml:space="preserve"> to an </w:delText>
        </w:r>
        <w:r w:rsidR="00794A16" w:rsidDel="001B10DB">
          <w:rPr>
            <w:rFonts w:ascii="Cambria" w:hAnsi="Cambria"/>
            <w:sz w:val="28"/>
            <w:szCs w:val="28"/>
          </w:rPr>
          <w:delText xml:space="preserve">immediate </w:delText>
        </w:r>
        <w:r w:rsidR="00A66C0A" w:rsidRPr="007B7564" w:rsidDel="001B10DB">
          <w:rPr>
            <w:rFonts w:ascii="Cambria" w:hAnsi="Cambria"/>
            <w:sz w:val="28"/>
            <w:szCs w:val="28"/>
          </w:rPr>
          <w:delText>close</w:delText>
        </w:r>
        <w:r w:rsidR="00A66C0A" w:rsidDel="001B10DB">
          <w:rPr>
            <w:rFonts w:ascii="Cambria" w:hAnsi="Cambria"/>
            <w:sz w:val="28"/>
            <w:szCs w:val="28"/>
          </w:rPr>
          <w:delText>.</w:delText>
        </w:r>
      </w:del>
    </w:p>
    <w:p w14:paraId="5FA46E69" w14:textId="402738BE" w:rsidR="00FC0B28" w:rsidDel="00DC0DD7" w:rsidRDefault="002052C5" w:rsidP="00FC0B28">
      <w:pPr>
        <w:spacing w:line="360" w:lineRule="auto"/>
        <w:ind w:firstLine="720"/>
        <w:contextualSpacing/>
        <w:rPr>
          <w:del w:id="3756" w:author="Claire S" w:date="2026-05-25T16:25:00Z" w16du:dateUtc="2026-05-25T15:25:00Z"/>
          <w:rFonts w:ascii="Cambria" w:hAnsi="Cambria"/>
          <w:sz w:val="28"/>
          <w:szCs w:val="28"/>
        </w:rPr>
      </w:pPr>
      <w:del w:id="3757" w:author="Claire S" w:date="2026-05-25T16:25:00Z" w16du:dateUtc="2026-05-25T15:25:00Z">
        <w:r w:rsidDel="00DC0DD7">
          <w:rPr>
            <w:rFonts w:ascii="Cambria" w:hAnsi="Cambria"/>
            <w:sz w:val="28"/>
            <w:szCs w:val="28"/>
          </w:rPr>
          <w:delText>‘</w:delText>
        </w:r>
        <w:r w:rsidR="00FF7DCE" w:rsidDel="00DC0DD7">
          <w:rPr>
            <w:rFonts w:ascii="Cambria" w:hAnsi="Cambria"/>
            <w:sz w:val="28"/>
            <w:szCs w:val="28"/>
          </w:rPr>
          <w:delText xml:space="preserve">I </w:delText>
        </w:r>
        <w:r w:rsidR="00E97BDB" w:rsidDel="00DC0DD7">
          <w:rPr>
            <w:rFonts w:ascii="Cambria" w:hAnsi="Cambria"/>
            <w:sz w:val="28"/>
            <w:szCs w:val="28"/>
          </w:rPr>
          <w:delText>want to</w:delText>
        </w:r>
        <w:r w:rsidR="00FF7DCE" w:rsidDel="00DC0DD7">
          <w:rPr>
            <w:rFonts w:ascii="Cambria" w:hAnsi="Cambria"/>
            <w:sz w:val="28"/>
            <w:szCs w:val="28"/>
          </w:rPr>
          <w:delText xml:space="preserve"> assure you, this </w:delText>
        </w:r>
        <w:r w:rsidDel="00DC0DD7">
          <w:rPr>
            <w:rFonts w:ascii="Cambria" w:hAnsi="Cambria"/>
            <w:sz w:val="28"/>
            <w:szCs w:val="28"/>
          </w:rPr>
          <w:delText>wasn’t</w:delText>
        </w:r>
        <w:r w:rsidR="001B5101" w:rsidDel="00DC0DD7">
          <w:rPr>
            <w:rFonts w:ascii="Cambria" w:hAnsi="Cambria"/>
            <w:sz w:val="28"/>
            <w:szCs w:val="28"/>
          </w:rPr>
          <w:delText xml:space="preserve"> </w:delText>
        </w:r>
        <w:r w:rsidR="007B7564" w:rsidDel="00DC0DD7">
          <w:rPr>
            <w:rFonts w:ascii="Cambria" w:hAnsi="Cambria"/>
            <w:sz w:val="28"/>
            <w:szCs w:val="28"/>
          </w:rPr>
          <w:delText>part of the show</w:delText>
        </w:r>
        <w:r w:rsidR="00DB3548" w:rsidDel="00DC0DD7">
          <w:rPr>
            <w:rFonts w:ascii="Cambria" w:hAnsi="Cambria"/>
            <w:sz w:val="28"/>
            <w:szCs w:val="28"/>
          </w:rPr>
          <w:delText xml:space="preserve"> </w:delText>
        </w:r>
        <w:r w:rsidR="009654BA" w:rsidDel="00DC0DD7">
          <w:rPr>
            <w:rFonts w:ascii="Cambria" w:hAnsi="Cambria"/>
            <w:sz w:val="28"/>
            <w:szCs w:val="28"/>
          </w:rPr>
          <w:delText xml:space="preserve">- </w:delText>
        </w:r>
        <w:r w:rsidR="00DB3548" w:rsidDel="00DC0DD7">
          <w:rPr>
            <w:rFonts w:ascii="Cambria" w:hAnsi="Cambria"/>
            <w:sz w:val="28"/>
            <w:szCs w:val="28"/>
          </w:rPr>
          <w:delText>and I’d ask you not to post this online</w:delText>
        </w:r>
        <w:r w:rsidR="00794A16" w:rsidDel="00DC0DD7">
          <w:rPr>
            <w:rFonts w:ascii="Cambria" w:hAnsi="Cambria"/>
            <w:sz w:val="28"/>
            <w:szCs w:val="28"/>
          </w:rPr>
          <w:delText>.’</w:delText>
        </w:r>
        <w:r w:rsidDel="00DC0DD7">
          <w:rPr>
            <w:rFonts w:ascii="Cambria" w:hAnsi="Cambria"/>
            <w:sz w:val="28"/>
            <w:szCs w:val="28"/>
          </w:rPr>
          <w:delText xml:space="preserve"> </w:delText>
        </w:r>
        <w:r w:rsidR="00350C81" w:rsidDel="00DC0DD7">
          <w:rPr>
            <w:rFonts w:ascii="Cambria" w:hAnsi="Cambria"/>
            <w:sz w:val="28"/>
            <w:szCs w:val="28"/>
          </w:rPr>
          <w:delText>O</w:delText>
        </w:r>
        <w:r w:rsidR="008B0870" w:rsidDel="00DC0DD7">
          <w:rPr>
            <w:rFonts w:ascii="Cambria" w:hAnsi="Cambria"/>
            <w:sz w:val="28"/>
            <w:szCs w:val="28"/>
          </w:rPr>
          <w:delText xml:space="preserve">n the stage, </w:delText>
        </w:r>
        <w:r w:rsidDel="00DC0DD7">
          <w:rPr>
            <w:rFonts w:ascii="Cambria" w:hAnsi="Cambria"/>
            <w:sz w:val="28"/>
            <w:szCs w:val="28"/>
          </w:rPr>
          <w:delText>the harassed Event Manager</w:delText>
        </w:r>
        <w:r w:rsidR="008B0870" w:rsidDel="00DC0DD7">
          <w:rPr>
            <w:rFonts w:ascii="Cambria" w:hAnsi="Cambria"/>
            <w:sz w:val="28"/>
            <w:szCs w:val="28"/>
          </w:rPr>
          <w:delText xml:space="preserve"> </w:delText>
        </w:r>
        <w:r w:rsidR="00350C81" w:rsidDel="00DC0DD7">
          <w:rPr>
            <w:rFonts w:ascii="Cambria" w:hAnsi="Cambria"/>
            <w:sz w:val="28"/>
            <w:szCs w:val="28"/>
          </w:rPr>
          <w:delText>manag</w:delText>
        </w:r>
        <w:r w:rsidR="00D874AC" w:rsidDel="00DC0DD7">
          <w:rPr>
            <w:rFonts w:ascii="Cambria" w:hAnsi="Cambria"/>
            <w:sz w:val="28"/>
            <w:szCs w:val="28"/>
          </w:rPr>
          <w:delText>ed a</w:delText>
        </w:r>
        <w:r w:rsidR="008B0870" w:rsidDel="00DC0DD7">
          <w:rPr>
            <w:rFonts w:ascii="Cambria" w:hAnsi="Cambria"/>
            <w:sz w:val="28"/>
            <w:szCs w:val="28"/>
          </w:rPr>
          <w:delText xml:space="preserve"> </w:delText>
        </w:r>
        <w:r w:rsidR="008710AD" w:rsidDel="00DC0DD7">
          <w:rPr>
            <w:rFonts w:ascii="Cambria" w:hAnsi="Cambria"/>
            <w:sz w:val="28"/>
            <w:szCs w:val="28"/>
          </w:rPr>
          <w:delText xml:space="preserve">tense </w:delText>
        </w:r>
        <w:r w:rsidR="008B0870" w:rsidDel="00DC0DD7">
          <w:rPr>
            <w:rFonts w:ascii="Cambria" w:hAnsi="Cambria"/>
            <w:sz w:val="28"/>
            <w:szCs w:val="28"/>
          </w:rPr>
          <w:delText>smile</w:delText>
        </w:r>
        <w:r w:rsidDel="00DC0DD7">
          <w:rPr>
            <w:rFonts w:ascii="Cambria" w:hAnsi="Cambria"/>
            <w:sz w:val="28"/>
            <w:szCs w:val="28"/>
          </w:rPr>
          <w:delText>. ‘</w:delText>
        </w:r>
      </w:del>
      <w:del w:id="3758" w:author="Claire S" w:date="2026-05-25T13:21:00Z" w16du:dateUtc="2026-05-25T12:21:00Z">
        <w:r w:rsidR="00350C81" w:rsidDel="00A25E7F">
          <w:rPr>
            <w:rFonts w:ascii="Cambria" w:hAnsi="Cambria"/>
            <w:sz w:val="28"/>
            <w:szCs w:val="28"/>
          </w:rPr>
          <w:delText>I’m sorry</w:delText>
        </w:r>
        <w:r w:rsidR="008710AD" w:rsidDel="00A25E7F">
          <w:rPr>
            <w:rFonts w:ascii="Cambria" w:hAnsi="Cambria"/>
            <w:sz w:val="28"/>
            <w:szCs w:val="28"/>
          </w:rPr>
          <w:delText xml:space="preserve"> </w:delText>
        </w:r>
        <w:r w:rsidR="00350C81" w:rsidDel="00A25E7F">
          <w:rPr>
            <w:rFonts w:ascii="Cambria" w:hAnsi="Cambria"/>
            <w:sz w:val="28"/>
            <w:szCs w:val="28"/>
          </w:rPr>
          <w:delText>but</w:delText>
        </w:r>
        <w:r w:rsidR="008710AD" w:rsidDel="00A25E7F">
          <w:rPr>
            <w:rFonts w:ascii="Cambria" w:hAnsi="Cambria"/>
            <w:sz w:val="28"/>
            <w:szCs w:val="28"/>
          </w:rPr>
          <w:delText xml:space="preserve">, </w:delText>
        </w:r>
        <w:r w:rsidR="00350C81" w:rsidDel="00A25E7F">
          <w:rPr>
            <w:rFonts w:ascii="Cambria" w:hAnsi="Cambria"/>
            <w:sz w:val="28"/>
            <w:szCs w:val="28"/>
          </w:rPr>
          <w:delText>a</w:delText>
        </w:r>
      </w:del>
      <w:del w:id="3759" w:author="Claire S" w:date="2026-05-25T16:25:00Z" w16du:dateUtc="2026-05-25T15:25:00Z">
        <w:r w:rsidR="00350C81" w:rsidDel="00DC0DD7">
          <w:rPr>
            <w:rFonts w:ascii="Cambria" w:hAnsi="Cambria"/>
            <w:sz w:val="28"/>
            <w:szCs w:val="28"/>
          </w:rPr>
          <w:delText>s</w:delText>
        </w:r>
        <w:r w:rsidR="007C147D" w:rsidDel="00DC0DD7">
          <w:rPr>
            <w:rFonts w:ascii="Cambria" w:hAnsi="Cambria"/>
            <w:sz w:val="28"/>
            <w:szCs w:val="28"/>
          </w:rPr>
          <w:delText xml:space="preserve"> </w:delText>
        </w:r>
        <w:r w:rsidR="00C7495C" w:rsidDel="00DC0DD7">
          <w:rPr>
            <w:rFonts w:ascii="Cambria" w:hAnsi="Cambria"/>
            <w:sz w:val="28"/>
            <w:szCs w:val="28"/>
          </w:rPr>
          <w:delText>a precaution</w:delText>
        </w:r>
        <w:r w:rsidR="008710AD" w:rsidDel="00DC0DD7">
          <w:rPr>
            <w:rFonts w:ascii="Cambria" w:hAnsi="Cambria"/>
            <w:sz w:val="28"/>
            <w:szCs w:val="28"/>
          </w:rPr>
          <w:delText>,</w:delText>
        </w:r>
        <w:r w:rsidR="00350C81" w:rsidDel="00DC0DD7">
          <w:rPr>
            <w:rFonts w:ascii="Cambria" w:hAnsi="Cambria"/>
            <w:sz w:val="28"/>
            <w:szCs w:val="28"/>
          </w:rPr>
          <w:delText xml:space="preserve"> </w:delText>
        </w:r>
        <w:r w:rsidR="00494A88" w:rsidDel="00DC0DD7">
          <w:rPr>
            <w:rFonts w:ascii="Cambria" w:hAnsi="Cambria"/>
            <w:sz w:val="28"/>
            <w:szCs w:val="28"/>
          </w:rPr>
          <w:delText>we need you</w:delText>
        </w:r>
        <w:r w:rsidR="007C147D" w:rsidDel="00DC0DD7">
          <w:rPr>
            <w:rFonts w:ascii="Cambria" w:hAnsi="Cambria"/>
            <w:sz w:val="28"/>
            <w:szCs w:val="28"/>
          </w:rPr>
          <w:delText xml:space="preserve"> all</w:delText>
        </w:r>
        <w:r w:rsidR="00DB02A9" w:rsidDel="00DC0DD7">
          <w:rPr>
            <w:rFonts w:ascii="Cambria" w:hAnsi="Cambria"/>
            <w:sz w:val="28"/>
            <w:szCs w:val="28"/>
          </w:rPr>
          <w:delText xml:space="preserve"> to leave</w:delText>
        </w:r>
        <w:r w:rsidR="001B5101" w:rsidRPr="001B5101" w:rsidDel="00DC0DD7">
          <w:rPr>
            <w:rFonts w:ascii="Cambria" w:hAnsi="Cambria"/>
            <w:sz w:val="28"/>
            <w:szCs w:val="28"/>
          </w:rPr>
          <w:delText xml:space="preserve"> </w:delText>
        </w:r>
        <w:r w:rsidR="001B5101" w:rsidDel="00DC0DD7">
          <w:rPr>
            <w:rFonts w:ascii="Cambria" w:hAnsi="Cambria"/>
            <w:sz w:val="28"/>
            <w:szCs w:val="28"/>
          </w:rPr>
          <w:delText>immediately</w:delText>
        </w:r>
        <w:r w:rsidDel="00DC0DD7">
          <w:rPr>
            <w:rFonts w:ascii="Cambria" w:hAnsi="Cambria"/>
            <w:sz w:val="28"/>
            <w:szCs w:val="28"/>
          </w:rPr>
          <w:delText>.</w:delText>
        </w:r>
        <w:r w:rsidR="00C7495C" w:rsidDel="00DC0DD7">
          <w:rPr>
            <w:rFonts w:ascii="Cambria" w:hAnsi="Cambria"/>
            <w:sz w:val="28"/>
            <w:szCs w:val="28"/>
          </w:rPr>
          <w:delText xml:space="preserve"> Our stewards will help you make your way out</w:delText>
        </w:r>
        <w:r w:rsidR="000D7028" w:rsidDel="00DC0DD7">
          <w:rPr>
            <w:rFonts w:ascii="Cambria" w:hAnsi="Cambria"/>
            <w:sz w:val="28"/>
            <w:szCs w:val="28"/>
          </w:rPr>
          <w:delText>,</w:delText>
        </w:r>
        <w:r w:rsidR="00FC0B28" w:rsidDel="00DC0DD7">
          <w:rPr>
            <w:rFonts w:ascii="Cambria" w:hAnsi="Cambria"/>
            <w:sz w:val="28"/>
            <w:szCs w:val="28"/>
          </w:rPr>
          <w:delText xml:space="preserve"> as calmly as possible</w:delText>
        </w:r>
        <w:r w:rsidR="000D7028" w:rsidDel="00DC0DD7">
          <w:rPr>
            <w:rFonts w:ascii="Cambria" w:hAnsi="Cambria"/>
            <w:sz w:val="28"/>
            <w:szCs w:val="28"/>
          </w:rPr>
          <w:delText>,</w:delText>
        </w:r>
        <w:r w:rsidR="00C7495C" w:rsidDel="00DC0DD7">
          <w:rPr>
            <w:rFonts w:ascii="Cambria" w:hAnsi="Cambria"/>
            <w:sz w:val="28"/>
            <w:szCs w:val="28"/>
          </w:rPr>
          <w:delText>’</w:delText>
        </w:r>
        <w:r w:rsidR="00FC0B28" w:rsidDel="00DC0DD7">
          <w:rPr>
            <w:rFonts w:ascii="Cambria" w:hAnsi="Cambria"/>
            <w:sz w:val="28"/>
            <w:szCs w:val="28"/>
          </w:rPr>
          <w:delText xml:space="preserve"> </w:delText>
        </w:r>
        <w:r w:rsidR="000D7028" w:rsidDel="00DC0DD7">
          <w:rPr>
            <w:rFonts w:ascii="Cambria" w:hAnsi="Cambria"/>
            <w:sz w:val="28"/>
            <w:szCs w:val="28"/>
          </w:rPr>
          <w:delText>s</w:delText>
        </w:r>
        <w:r w:rsidR="00FC0B28" w:rsidDel="00DC0DD7">
          <w:rPr>
            <w:rFonts w:ascii="Cambria" w:hAnsi="Cambria"/>
            <w:sz w:val="28"/>
            <w:szCs w:val="28"/>
          </w:rPr>
          <w:delText xml:space="preserve">he </w:delText>
        </w:r>
        <w:r w:rsidR="00DF5FEF" w:rsidDel="00DC0DD7">
          <w:rPr>
            <w:rFonts w:ascii="Cambria" w:hAnsi="Cambria"/>
            <w:sz w:val="28"/>
            <w:szCs w:val="28"/>
          </w:rPr>
          <w:delText>indicated</w:delText>
        </w:r>
        <w:r w:rsidR="000D7028" w:rsidDel="00DC0DD7">
          <w:rPr>
            <w:rFonts w:ascii="Cambria" w:hAnsi="Cambria"/>
            <w:sz w:val="28"/>
            <w:szCs w:val="28"/>
          </w:rPr>
          <w:delText xml:space="preserve"> the exits</w:delText>
        </w:r>
        <w:r w:rsidR="00DF5FEF" w:rsidDel="00DC0DD7">
          <w:rPr>
            <w:rFonts w:ascii="Cambria" w:hAnsi="Cambria"/>
            <w:sz w:val="28"/>
            <w:szCs w:val="28"/>
          </w:rPr>
          <w:delText xml:space="preserve"> as if she was</w:delText>
        </w:r>
        <w:r w:rsidR="000D7028" w:rsidDel="00DC0DD7">
          <w:rPr>
            <w:rFonts w:ascii="Cambria" w:hAnsi="Cambria"/>
            <w:sz w:val="28"/>
            <w:szCs w:val="28"/>
          </w:rPr>
          <w:delText xml:space="preserve"> an air</w:delText>
        </w:r>
        <w:r w:rsidR="00D42E09" w:rsidDel="00DC0DD7">
          <w:rPr>
            <w:rFonts w:ascii="Cambria" w:hAnsi="Cambria"/>
            <w:sz w:val="28"/>
            <w:szCs w:val="28"/>
          </w:rPr>
          <w:delText xml:space="preserve"> </w:delText>
        </w:r>
        <w:r w:rsidR="000D7028" w:rsidDel="00DC0DD7">
          <w:rPr>
            <w:rFonts w:ascii="Cambria" w:hAnsi="Cambria"/>
            <w:sz w:val="28"/>
            <w:szCs w:val="28"/>
          </w:rPr>
          <w:delText>hostess</w:delText>
        </w:r>
        <w:r w:rsidR="00FC0B28" w:rsidDel="00DC0DD7">
          <w:rPr>
            <w:rFonts w:ascii="Cambria" w:hAnsi="Cambria"/>
            <w:sz w:val="28"/>
            <w:szCs w:val="28"/>
          </w:rPr>
          <w:delText>. ‘</w:delText>
        </w:r>
        <w:r w:rsidR="00D72A4C" w:rsidDel="00DC0DD7">
          <w:rPr>
            <w:rFonts w:ascii="Cambria" w:hAnsi="Cambria"/>
            <w:sz w:val="28"/>
            <w:szCs w:val="28"/>
          </w:rPr>
          <w:delText xml:space="preserve">Please don’t post this on your </w:delText>
        </w:r>
        <w:r w:rsidR="00DA2F32" w:rsidDel="00DC0DD7">
          <w:rPr>
            <w:rFonts w:ascii="Cambria" w:hAnsi="Cambria"/>
            <w:sz w:val="28"/>
            <w:szCs w:val="28"/>
          </w:rPr>
          <w:delText>S</w:delText>
        </w:r>
        <w:r w:rsidR="00D72A4C" w:rsidDel="00DC0DD7">
          <w:rPr>
            <w:rFonts w:ascii="Cambria" w:hAnsi="Cambria"/>
            <w:sz w:val="28"/>
            <w:szCs w:val="28"/>
          </w:rPr>
          <w:delText xml:space="preserve">ocials, and </w:delText>
        </w:r>
      </w:del>
      <w:del w:id="3760" w:author="Claire S" w:date="2026-05-25T13:59:00Z" w16du:dateUtc="2026-05-25T12:59:00Z">
        <w:r w:rsidR="00D72A4C" w:rsidDel="006731E6">
          <w:rPr>
            <w:rFonts w:ascii="Cambria" w:hAnsi="Cambria"/>
            <w:sz w:val="28"/>
            <w:szCs w:val="28"/>
          </w:rPr>
          <w:delText>d</w:delText>
        </w:r>
        <w:r w:rsidR="00FC0B28" w:rsidDel="006731E6">
          <w:rPr>
            <w:rFonts w:ascii="Cambria" w:hAnsi="Cambria"/>
            <w:sz w:val="28"/>
            <w:szCs w:val="28"/>
          </w:rPr>
          <w:delText>o make sure you</w:delText>
        </w:r>
      </w:del>
      <w:del w:id="3761" w:author="Claire S" w:date="2026-05-25T16:25:00Z" w16du:dateUtc="2026-05-25T15:25:00Z">
        <w:r w:rsidR="00FC0B28" w:rsidDel="00DC0DD7">
          <w:rPr>
            <w:rFonts w:ascii="Cambria" w:hAnsi="Cambria"/>
            <w:sz w:val="28"/>
            <w:szCs w:val="28"/>
          </w:rPr>
          <w:delText xml:space="preserve"> take </w:delText>
        </w:r>
      </w:del>
      <w:del w:id="3762" w:author="Claire S" w:date="2026-05-25T13:59:00Z" w16du:dateUtc="2026-05-25T12:59:00Z">
        <w:r w:rsidR="00FC0B28" w:rsidDel="006731E6">
          <w:rPr>
            <w:rFonts w:ascii="Cambria" w:hAnsi="Cambria"/>
            <w:sz w:val="28"/>
            <w:szCs w:val="28"/>
          </w:rPr>
          <w:delText xml:space="preserve">your </w:delText>
        </w:r>
      </w:del>
      <w:del w:id="3763" w:author="Claire S" w:date="2026-05-25T16:25:00Z" w16du:dateUtc="2026-05-25T15:25:00Z">
        <w:r w:rsidR="00FC0B28" w:rsidDel="00DC0DD7">
          <w:rPr>
            <w:rFonts w:ascii="Cambria" w:hAnsi="Cambria"/>
            <w:sz w:val="28"/>
            <w:szCs w:val="28"/>
          </w:rPr>
          <w:delText>goodie bag</w:delText>
        </w:r>
      </w:del>
      <w:del w:id="3764" w:author="Claire S" w:date="2026-05-25T13:59:00Z" w16du:dateUtc="2026-05-25T12:59:00Z">
        <w:r w:rsidR="00FC0B28" w:rsidDel="006731E6">
          <w:rPr>
            <w:rFonts w:ascii="Cambria" w:hAnsi="Cambria"/>
            <w:sz w:val="28"/>
            <w:szCs w:val="28"/>
          </w:rPr>
          <w:delText>s</w:delText>
        </w:r>
      </w:del>
      <w:del w:id="3765" w:author="Claire S" w:date="2026-05-25T16:25:00Z" w16du:dateUtc="2026-05-25T15:25:00Z">
        <w:r w:rsidR="00FC0B28" w:rsidDel="00DC0DD7">
          <w:rPr>
            <w:rFonts w:ascii="Cambria" w:hAnsi="Cambria"/>
            <w:sz w:val="28"/>
            <w:szCs w:val="28"/>
          </w:rPr>
          <w:delText>!’</w:delText>
        </w:r>
      </w:del>
    </w:p>
    <w:p w14:paraId="578598A3" w14:textId="64B1FA28" w:rsidR="00FC0B28" w:rsidDel="00DC0DD7" w:rsidRDefault="007B7564" w:rsidP="00EB53B8">
      <w:pPr>
        <w:spacing w:line="360" w:lineRule="auto"/>
        <w:contextualSpacing/>
        <w:rPr>
          <w:del w:id="3766" w:author="Claire S" w:date="2026-05-25T16:25:00Z" w16du:dateUtc="2026-05-25T15:25:00Z"/>
          <w:rFonts w:ascii="Cambria" w:hAnsi="Cambria"/>
          <w:sz w:val="28"/>
          <w:szCs w:val="28"/>
        </w:rPr>
      </w:pPr>
      <w:del w:id="3767" w:author="Claire S" w:date="2026-05-25T16:25:00Z" w16du:dateUtc="2026-05-25T15:25:00Z">
        <w:r w:rsidDel="00DC0DD7">
          <w:rPr>
            <w:rFonts w:ascii="Cambria" w:hAnsi="Cambria"/>
            <w:sz w:val="28"/>
            <w:szCs w:val="28"/>
          </w:rPr>
          <w:tab/>
          <w:delText>‘</w:delText>
        </w:r>
        <w:r w:rsidR="00736B6A" w:rsidDel="00DC0DD7">
          <w:rPr>
            <w:rFonts w:ascii="Cambria" w:hAnsi="Cambria"/>
            <w:sz w:val="28"/>
            <w:szCs w:val="28"/>
          </w:rPr>
          <w:delText xml:space="preserve">Have a great reading </w:delText>
        </w:r>
        <w:r w:rsidR="00DD64C4" w:rsidDel="00DC0DD7">
          <w:rPr>
            <w:rFonts w:ascii="Cambria" w:hAnsi="Cambria"/>
            <w:sz w:val="28"/>
            <w:szCs w:val="28"/>
          </w:rPr>
          <w:delText>year</w:delText>
        </w:r>
        <w:r w:rsidR="00EB53B8" w:rsidDel="00DC0DD7">
          <w:rPr>
            <w:rFonts w:ascii="Cambria" w:hAnsi="Cambria"/>
            <w:sz w:val="28"/>
            <w:szCs w:val="28"/>
          </w:rPr>
          <w:delText>!</w:delText>
        </w:r>
        <w:r w:rsidR="002052C5" w:rsidDel="00DC0DD7">
          <w:rPr>
            <w:rFonts w:ascii="Cambria" w:hAnsi="Cambria"/>
            <w:sz w:val="28"/>
            <w:szCs w:val="28"/>
          </w:rPr>
          <w:delText>’</w:delText>
        </w:r>
        <w:r w:rsidR="00FC0B28" w:rsidDel="00DC0DD7">
          <w:rPr>
            <w:rFonts w:ascii="Cambria" w:hAnsi="Cambria"/>
            <w:sz w:val="28"/>
            <w:szCs w:val="28"/>
          </w:rPr>
          <w:delText xml:space="preserve"> </w:delText>
        </w:r>
        <w:r w:rsidR="00D42E09" w:rsidDel="00DC0DD7">
          <w:rPr>
            <w:rFonts w:ascii="Cambria" w:hAnsi="Cambria"/>
            <w:sz w:val="28"/>
            <w:szCs w:val="28"/>
          </w:rPr>
          <w:delText>A</w:delText>
        </w:r>
        <w:r w:rsidR="00EB53B8" w:rsidDel="00DC0DD7">
          <w:rPr>
            <w:rFonts w:ascii="Cambria" w:hAnsi="Cambria"/>
            <w:sz w:val="28"/>
            <w:szCs w:val="28"/>
          </w:rPr>
          <w:delText xml:space="preserve"> young steward bowed solemnly to Savannah,</w:delText>
        </w:r>
        <w:r w:rsidR="00FC0B28" w:rsidDel="00DC0DD7">
          <w:rPr>
            <w:rFonts w:ascii="Cambria" w:hAnsi="Cambria"/>
            <w:sz w:val="28"/>
            <w:szCs w:val="28"/>
          </w:rPr>
          <w:delText xml:space="preserve"> and she</w:delText>
        </w:r>
        <w:r w:rsidR="002052C5" w:rsidDel="00DC0DD7">
          <w:rPr>
            <w:rFonts w:ascii="Cambria" w:hAnsi="Cambria"/>
            <w:sz w:val="28"/>
            <w:szCs w:val="28"/>
          </w:rPr>
          <w:delText xml:space="preserve"> smirked as his </w:delText>
        </w:r>
        <w:r w:rsidR="000D4556" w:rsidDel="00DC0DD7">
          <w:rPr>
            <w:rFonts w:ascii="Cambria" w:hAnsi="Cambria"/>
            <w:sz w:val="28"/>
            <w:szCs w:val="28"/>
          </w:rPr>
          <w:delText>gaze</w:delText>
        </w:r>
        <w:r w:rsidR="002052C5" w:rsidDel="00DC0DD7">
          <w:rPr>
            <w:rFonts w:ascii="Cambria" w:hAnsi="Cambria"/>
            <w:sz w:val="28"/>
            <w:szCs w:val="28"/>
          </w:rPr>
          <w:delText xml:space="preserve"> </w:delText>
        </w:r>
        <w:r w:rsidR="00EB53B8" w:rsidDel="00DC0DD7">
          <w:rPr>
            <w:rFonts w:ascii="Cambria" w:hAnsi="Cambria"/>
            <w:sz w:val="28"/>
            <w:szCs w:val="28"/>
          </w:rPr>
          <w:delText>met</w:delText>
        </w:r>
        <w:r w:rsidR="002052C5" w:rsidDel="00DC0DD7">
          <w:rPr>
            <w:rFonts w:ascii="Cambria" w:hAnsi="Cambria"/>
            <w:sz w:val="28"/>
            <w:szCs w:val="28"/>
          </w:rPr>
          <w:delText xml:space="preserve"> her cleavage</w:delText>
        </w:r>
      </w:del>
      <w:del w:id="3768" w:author="Claire S" w:date="2026-05-25T13:22:00Z" w16du:dateUtc="2026-05-25T12:22:00Z">
        <w:r w:rsidR="002052C5" w:rsidDel="00A25E7F">
          <w:rPr>
            <w:rFonts w:ascii="Cambria" w:hAnsi="Cambria"/>
            <w:sz w:val="28"/>
            <w:szCs w:val="28"/>
          </w:rPr>
          <w:delText xml:space="preserve">. </w:delText>
        </w:r>
      </w:del>
      <w:del w:id="3769" w:author="Claire S" w:date="2026-04-30T11:23:00Z" w16du:dateUtc="2026-04-30T10:23:00Z">
        <w:r w:rsidR="002052C5">
          <w:rPr>
            <w:rFonts w:ascii="Cambria" w:hAnsi="Cambria"/>
            <w:sz w:val="28"/>
            <w:szCs w:val="28"/>
          </w:rPr>
          <w:delText xml:space="preserve"> </w:delText>
        </w:r>
      </w:del>
      <w:del w:id="3770" w:author="Claire S" w:date="2026-05-25T13:22:00Z" w16du:dateUtc="2026-05-25T12:22:00Z">
        <w:r w:rsidR="00940DD1" w:rsidDel="00A25E7F">
          <w:rPr>
            <w:rFonts w:ascii="Cambria" w:hAnsi="Cambria"/>
            <w:sz w:val="28"/>
            <w:szCs w:val="28"/>
          </w:rPr>
          <w:delText xml:space="preserve">It was easier to flirt than </w:delText>
        </w:r>
        <w:r w:rsidR="00940DD1" w:rsidDel="00AB12FB">
          <w:rPr>
            <w:rFonts w:ascii="Cambria" w:hAnsi="Cambria"/>
            <w:sz w:val="28"/>
            <w:szCs w:val="28"/>
          </w:rPr>
          <w:delText>to t</w:delText>
        </w:r>
      </w:del>
      <w:del w:id="3771" w:author="Claire S" w:date="2026-05-25T16:25:00Z" w16du:dateUtc="2026-05-25T15:25:00Z">
        <w:r w:rsidR="00940DD1" w:rsidDel="00DC0DD7">
          <w:rPr>
            <w:rFonts w:ascii="Cambria" w:hAnsi="Cambria"/>
            <w:sz w:val="28"/>
            <w:szCs w:val="28"/>
          </w:rPr>
          <w:delText>hink about the horrible dummy;</w:delText>
        </w:r>
        <w:r w:rsidR="00C55A6E" w:rsidDel="00DC0DD7">
          <w:rPr>
            <w:rFonts w:ascii="Cambria" w:hAnsi="Cambria"/>
            <w:sz w:val="28"/>
            <w:szCs w:val="28"/>
          </w:rPr>
          <w:delText xml:space="preserve"> the face </w:delText>
        </w:r>
        <w:r w:rsidR="00940DD1" w:rsidDel="00DC0DD7">
          <w:rPr>
            <w:rFonts w:ascii="Cambria" w:hAnsi="Cambria"/>
            <w:sz w:val="28"/>
            <w:szCs w:val="28"/>
          </w:rPr>
          <w:delText xml:space="preserve">of which </w:delText>
        </w:r>
        <w:r w:rsidR="00C55A6E" w:rsidDel="00DC0DD7">
          <w:rPr>
            <w:rFonts w:ascii="Cambria" w:hAnsi="Cambria"/>
            <w:sz w:val="28"/>
            <w:szCs w:val="28"/>
          </w:rPr>
          <w:delText>had looked remarkably familiar</w:delText>
        </w:r>
        <w:r w:rsidR="00C92846" w:rsidDel="00DC0DD7">
          <w:rPr>
            <w:rFonts w:ascii="Cambria" w:hAnsi="Cambria"/>
            <w:sz w:val="28"/>
            <w:szCs w:val="28"/>
          </w:rPr>
          <w:delText xml:space="preserve"> for a </w:delText>
        </w:r>
        <w:r w:rsidR="00EB53B8" w:rsidDel="00DC0DD7">
          <w:rPr>
            <w:rFonts w:ascii="Cambria" w:hAnsi="Cambria"/>
            <w:sz w:val="28"/>
            <w:szCs w:val="28"/>
          </w:rPr>
          <w:delText xml:space="preserve">few </w:delText>
        </w:r>
        <w:r w:rsidR="00C92846" w:rsidDel="00DC0DD7">
          <w:rPr>
            <w:rFonts w:ascii="Cambria" w:hAnsi="Cambria"/>
            <w:sz w:val="28"/>
            <w:szCs w:val="28"/>
          </w:rPr>
          <w:delText>secon</w:delText>
        </w:r>
        <w:r w:rsidR="00EB53B8" w:rsidDel="00DC0DD7">
          <w:rPr>
            <w:rFonts w:ascii="Cambria" w:hAnsi="Cambria"/>
            <w:sz w:val="28"/>
            <w:szCs w:val="28"/>
          </w:rPr>
          <w:delText>ds</w:delText>
        </w:r>
        <w:r w:rsidR="00C92846" w:rsidDel="00DC0DD7">
          <w:rPr>
            <w:rFonts w:ascii="Cambria" w:hAnsi="Cambria"/>
            <w:sz w:val="28"/>
            <w:szCs w:val="28"/>
          </w:rPr>
          <w:delText>.</w:delText>
        </w:r>
        <w:r w:rsidR="002052C5" w:rsidDel="00DC0DD7">
          <w:rPr>
            <w:rFonts w:ascii="Cambria" w:hAnsi="Cambria"/>
            <w:sz w:val="28"/>
            <w:szCs w:val="28"/>
          </w:rPr>
          <w:delText xml:space="preserve">  </w:delText>
        </w:r>
      </w:del>
    </w:p>
    <w:p w14:paraId="768028E0" w14:textId="2C7FCAC7" w:rsidR="00940DD1" w:rsidDel="00DC0DD7" w:rsidRDefault="00940DD1" w:rsidP="00EB53B8">
      <w:pPr>
        <w:spacing w:line="360" w:lineRule="auto"/>
        <w:contextualSpacing/>
        <w:rPr>
          <w:del w:id="3772" w:author="Claire S" w:date="2026-05-25T16:25:00Z" w16du:dateUtc="2026-05-25T15:25:00Z"/>
          <w:rFonts w:ascii="Cambria" w:hAnsi="Cambria"/>
          <w:sz w:val="28"/>
          <w:szCs w:val="28"/>
        </w:rPr>
      </w:pPr>
      <w:del w:id="3773" w:author="Claire S" w:date="2026-05-25T16:25:00Z" w16du:dateUtc="2026-05-25T15:25:00Z">
        <w:r w:rsidDel="00DC0DD7">
          <w:rPr>
            <w:rFonts w:ascii="Cambria" w:hAnsi="Cambria"/>
            <w:sz w:val="28"/>
            <w:szCs w:val="28"/>
          </w:rPr>
          <w:tab/>
          <w:delText>The face</w:delText>
        </w:r>
        <w:r w:rsidR="00892724" w:rsidDel="00DC0DD7">
          <w:rPr>
            <w:rFonts w:ascii="Cambria" w:hAnsi="Cambria"/>
            <w:sz w:val="28"/>
            <w:szCs w:val="28"/>
          </w:rPr>
          <w:delText>,</w:delText>
        </w:r>
        <w:r w:rsidDel="00DC0DD7">
          <w:rPr>
            <w:rFonts w:ascii="Cambria" w:hAnsi="Cambria"/>
            <w:sz w:val="28"/>
            <w:szCs w:val="28"/>
          </w:rPr>
          <w:delText xml:space="preserve"> she</w:delText>
        </w:r>
        <w:r w:rsidR="00087A2D" w:rsidDel="00DC0DD7">
          <w:rPr>
            <w:rFonts w:ascii="Cambria" w:hAnsi="Cambria"/>
            <w:sz w:val="28"/>
            <w:szCs w:val="28"/>
          </w:rPr>
          <w:delText xml:space="preserve"> suddenly realised</w:delText>
        </w:r>
        <w:r w:rsidR="00892724" w:rsidDel="00DC0DD7">
          <w:rPr>
            <w:rFonts w:ascii="Cambria" w:hAnsi="Cambria"/>
            <w:sz w:val="28"/>
            <w:szCs w:val="28"/>
          </w:rPr>
          <w:delText>,</w:delText>
        </w:r>
        <w:r w:rsidR="00087A2D" w:rsidDel="00DC0DD7">
          <w:rPr>
            <w:rFonts w:ascii="Cambria" w:hAnsi="Cambria"/>
            <w:sz w:val="28"/>
            <w:szCs w:val="28"/>
          </w:rPr>
          <w:delText xml:space="preserve"> </w:delText>
        </w:r>
      </w:del>
      <w:del w:id="3774" w:author="Claire S" w:date="2026-04-30T11:23:00Z" w16du:dateUtc="2026-04-30T10:23:00Z">
        <w:r w:rsidR="00087A2D">
          <w:rPr>
            <w:rFonts w:ascii="Cambria" w:hAnsi="Cambria"/>
            <w:sz w:val="28"/>
            <w:szCs w:val="28"/>
          </w:rPr>
          <w:delText xml:space="preserve">with a shiver of horror, </w:delText>
        </w:r>
      </w:del>
      <w:del w:id="3775" w:author="Claire S" w:date="2026-05-25T16:25:00Z" w16du:dateUtc="2026-05-25T15:25:00Z">
        <w:r w:rsidR="006E3719" w:rsidDel="00DC0DD7">
          <w:rPr>
            <w:rFonts w:ascii="Cambria" w:hAnsi="Cambria"/>
            <w:sz w:val="28"/>
            <w:szCs w:val="28"/>
          </w:rPr>
          <w:delText xml:space="preserve">turning to </w:delText>
        </w:r>
      </w:del>
      <w:del w:id="3776" w:author="Claire S" w:date="2026-05-25T13:23:00Z" w16du:dateUtc="2026-05-25T12:23:00Z">
        <w:r w:rsidR="006E3719" w:rsidDel="00AB12FB">
          <w:rPr>
            <w:rFonts w:ascii="Cambria" w:hAnsi="Cambria"/>
            <w:sz w:val="28"/>
            <w:szCs w:val="28"/>
          </w:rPr>
          <w:delText xml:space="preserve">take </w:delText>
        </w:r>
      </w:del>
      <w:del w:id="3777" w:author="Claire S" w:date="2026-05-25T16:25:00Z" w16du:dateUtc="2026-05-25T15:25:00Z">
        <w:r w:rsidR="006E3719" w:rsidDel="00DC0DD7">
          <w:rPr>
            <w:rFonts w:ascii="Cambria" w:hAnsi="Cambria"/>
            <w:sz w:val="28"/>
            <w:szCs w:val="28"/>
          </w:rPr>
          <w:delText>the arm of her fiancé</w:delText>
        </w:r>
      </w:del>
      <w:del w:id="3778" w:author="Claire S" w:date="2026-04-30T11:23:00Z" w16du:dateUtc="2026-04-30T10:23:00Z">
        <w:r w:rsidR="006E3719">
          <w:rPr>
            <w:rFonts w:ascii="Cambria" w:hAnsi="Cambria"/>
            <w:sz w:val="28"/>
            <w:szCs w:val="28"/>
          </w:rPr>
          <w:delText xml:space="preserve">, </w:delText>
        </w:r>
      </w:del>
      <w:del w:id="3779" w:author="Claire S" w:date="2026-05-25T16:25:00Z" w16du:dateUtc="2026-05-25T15:25:00Z">
        <w:r w:rsidR="00087A2D" w:rsidDel="00DC0DD7">
          <w:rPr>
            <w:rFonts w:ascii="Cambria" w:hAnsi="Cambria"/>
            <w:sz w:val="28"/>
            <w:szCs w:val="28"/>
          </w:rPr>
          <w:delText>had</w:delText>
        </w:r>
        <w:r w:rsidDel="00DC0DD7">
          <w:rPr>
            <w:rFonts w:ascii="Cambria" w:hAnsi="Cambria"/>
            <w:sz w:val="28"/>
            <w:szCs w:val="28"/>
          </w:rPr>
          <w:delText xml:space="preserve"> looked a bit like Dex.</w:delText>
        </w:r>
      </w:del>
    </w:p>
    <w:p w14:paraId="4BD6F47B" w14:textId="3D92F914" w:rsidR="008E09CE" w:rsidDel="00DC0DD7" w:rsidRDefault="008E09CE" w:rsidP="008E09CE">
      <w:pPr>
        <w:spacing w:line="360" w:lineRule="auto"/>
        <w:contextualSpacing/>
        <w:rPr>
          <w:del w:id="3780" w:author="Claire S" w:date="2026-05-25T16:25:00Z" w16du:dateUtc="2026-05-25T15:25:00Z"/>
          <w:rFonts w:ascii="Cambria" w:hAnsi="Cambria"/>
          <w:color w:val="000000" w:themeColor="text1"/>
          <w:sz w:val="28"/>
          <w:szCs w:val="28"/>
        </w:rPr>
      </w:pPr>
    </w:p>
    <w:p w14:paraId="6BC3BBB6" w14:textId="4A6A445D" w:rsidR="00083449" w:rsidDel="00DC0DD7" w:rsidRDefault="00083449" w:rsidP="008E09CE">
      <w:pPr>
        <w:spacing w:line="360" w:lineRule="auto"/>
        <w:contextualSpacing/>
        <w:rPr>
          <w:del w:id="3781" w:author="Claire S" w:date="2026-05-25T16:25:00Z" w16du:dateUtc="2026-05-25T15:25:00Z"/>
          <w:rFonts w:ascii="Cambria" w:hAnsi="Cambria"/>
          <w:b/>
          <w:bCs/>
          <w:color w:val="000000" w:themeColor="text1"/>
          <w:sz w:val="28"/>
          <w:szCs w:val="28"/>
        </w:rPr>
      </w:pPr>
    </w:p>
    <w:p w14:paraId="33EA27F8" w14:textId="69CD844A" w:rsidR="003A124F" w:rsidDel="00DC0DD7" w:rsidRDefault="003A124F" w:rsidP="006E3719">
      <w:pPr>
        <w:spacing w:line="360" w:lineRule="auto"/>
        <w:contextualSpacing/>
        <w:rPr>
          <w:del w:id="3782" w:author="Claire S" w:date="2026-05-25T16:25:00Z" w16du:dateUtc="2026-05-25T15:25:00Z"/>
          <w:rFonts w:ascii="Cambria" w:hAnsi="Cambria"/>
          <w:b/>
          <w:bCs/>
          <w:sz w:val="28"/>
          <w:szCs w:val="28"/>
        </w:rPr>
      </w:pPr>
    </w:p>
    <w:p w14:paraId="1FB9E34E" w14:textId="0B372D48" w:rsidR="003A124F" w:rsidDel="00B028B3" w:rsidRDefault="003A124F" w:rsidP="006E3719">
      <w:pPr>
        <w:spacing w:line="360" w:lineRule="auto"/>
        <w:contextualSpacing/>
        <w:rPr>
          <w:del w:id="3783" w:author="Claire S" w:date="2026-05-11T12:36:00Z" w16du:dateUtc="2026-05-11T11:36:00Z"/>
          <w:rFonts w:ascii="Cambria" w:hAnsi="Cambria"/>
          <w:b/>
          <w:bCs/>
          <w:sz w:val="28"/>
          <w:szCs w:val="28"/>
        </w:rPr>
      </w:pPr>
    </w:p>
    <w:p w14:paraId="17662B28" w14:textId="5ED0CB77" w:rsidR="003A124F" w:rsidDel="00D47736" w:rsidRDefault="003A124F" w:rsidP="006E3719">
      <w:pPr>
        <w:spacing w:line="360" w:lineRule="auto"/>
        <w:contextualSpacing/>
        <w:rPr>
          <w:del w:id="3784" w:author="Claire S" w:date="2026-05-11T12:36:00Z" w16du:dateUtc="2026-05-11T11:36:00Z"/>
          <w:rFonts w:ascii="Cambria" w:hAnsi="Cambria"/>
          <w:b/>
          <w:bCs/>
          <w:sz w:val="28"/>
          <w:szCs w:val="28"/>
        </w:rPr>
      </w:pPr>
    </w:p>
    <w:p w14:paraId="19546A3D" w14:textId="0B1A89CC" w:rsidR="003A124F" w:rsidDel="00D47736" w:rsidRDefault="003A124F" w:rsidP="006E3719">
      <w:pPr>
        <w:spacing w:line="360" w:lineRule="auto"/>
        <w:contextualSpacing/>
        <w:rPr>
          <w:del w:id="3785" w:author="Claire S" w:date="2026-05-11T12:36:00Z" w16du:dateUtc="2026-05-11T11:36:00Z"/>
          <w:rFonts w:ascii="Cambria" w:hAnsi="Cambria"/>
          <w:b/>
          <w:bCs/>
          <w:sz w:val="28"/>
          <w:szCs w:val="28"/>
        </w:rPr>
      </w:pPr>
    </w:p>
    <w:p w14:paraId="7BA73276" w14:textId="14250A5D" w:rsidR="003A124F" w:rsidDel="00D47736" w:rsidRDefault="003A124F" w:rsidP="006E3719">
      <w:pPr>
        <w:spacing w:line="360" w:lineRule="auto"/>
        <w:contextualSpacing/>
        <w:rPr>
          <w:del w:id="3786" w:author="Claire S" w:date="2026-05-11T12:36:00Z" w16du:dateUtc="2026-05-11T11:36:00Z"/>
          <w:rFonts w:ascii="Cambria" w:hAnsi="Cambria"/>
          <w:b/>
          <w:bCs/>
          <w:sz w:val="28"/>
          <w:szCs w:val="28"/>
        </w:rPr>
      </w:pPr>
    </w:p>
    <w:p w14:paraId="5642C603" w14:textId="6C0B4E8D" w:rsidR="003A124F" w:rsidDel="00D47736" w:rsidRDefault="003A124F" w:rsidP="006E3719">
      <w:pPr>
        <w:spacing w:line="360" w:lineRule="auto"/>
        <w:contextualSpacing/>
        <w:rPr>
          <w:del w:id="3787" w:author="Claire S" w:date="2026-05-11T12:36:00Z" w16du:dateUtc="2026-05-11T11:36:00Z"/>
          <w:rFonts w:ascii="Cambria" w:hAnsi="Cambria"/>
          <w:b/>
          <w:bCs/>
          <w:sz w:val="28"/>
          <w:szCs w:val="28"/>
        </w:rPr>
      </w:pPr>
    </w:p>
    <w:p w14:paraId="2C7D84E1" w14:textId="5715FB4A" w:rsidR="003A124F" w:rsidDel="00D47736" w:rsidRDefault="003A124F" w:rsidP="006E3719">
      <w:pPr>
        <w:spacing w:line="360" w:lineRule="auto"/>
        <w:contextualSpacing/>
        <w:rPr>
          <w:del w:id="3788" w:author="Claire S" w:date="2026-05-11T12:36:00Z" w16du:dateUtc="2026-05-11T11:36:00Z"/>
          <w:rFonts w:ascii="Cambria" w:hAnsi="Cambria"/>
          <w:b/>
          <w:bCs/>
          <w:sz w:val="28"/>
          <w:szCs w:val="28"/>
        </w:rPr>
      </w:pPr>
    </w:p>
    <w:p w14:paraId="77F942EE" w14:textId="015623D9" w:rsidR="003A124F" w:rsidDel="00D47736" w:rsidRDefault="003A124F" w:rsidP="006E3719">
      <w:pPr>
        <w:spacing w:line="360" w:lineRule="auto"/>
        <w:contextualSpacing/>
        <w:rPr>
          <w:del w:id="3789" w:author="Claire S" w:date="2026-05-11T12:36:00Z" w16du:dateUtc="2026-05-11T11:36:00Z"/>
          <w:rFonts w:ascii="Cambria" w:hAnsi="Cambria"/>
          <w:b/>
          <w:bCs/>
          <w:sz w:val="28"/>
          <w:szCs w:val="28"/>
        </w:rPr>
      </w:pPr>
    </w:p>
    <w:p w14:paraId="27C1AA7F" w14:textId="60A9E6C4" w:rsidR="003A124F" w:rsidDel="00D47736" w:rsidRDefault="003A124F" w:rsidP="006E3719">
      <w:pPr>
        <w:spacing w:line="360" w:lineRule="auto"/>
        <w:contextualSpacing/>
        <w:rPr>
          <w:del w:id="3790" w:author="Claire S" w:date="2026-05-11T12:36:00Z" w16du:dateUtc="2026-05-11T11:36:00Z"/>
          <w:rFonts w:ascii="Cambria" w:hAnsi="Cambria"/>
          <w:b/>
          <w:bCs/>
          <w:sz w:val="28"/>
          <w:szCs w:val="28"/>
        </w:rPr>
      </w:pPr>
    </w:p>
    <w:p w14:paraId="375BEF66" w14:textId="7106CA1D" w:rsidR="003A124F" w:rsidDel="00D47736" w:rsidRDefault="003A124F" w:rsidP="006E3719">
      <w:pPr>
        <w:spacing w:line="360" w:lineRule="auto"/>
        <w:contextualSpacing/>
        <w:rPr>
          <w:del w:id="3791" w:author="Claire S" w:date="2026-05-11T12:36:00Z" w16du:dateUtc="2026-05-11T11:36:00Z"/>
          <w:rFonts w:ascii="Cambria" w:hAnsi="Cambria"/>
          <w:b/>
          <w:bCs/>
          <w:sz w:val="28"/>
          <w:szCs w:val="28"/>
        </w:rPr>
      </w:pPr>
    </w:p>
    <w:p w14:paraId="4A3D368B" w14:textId="2C84A8D5" w:rsidR="003A124F" w:rsidDel="00D47736" w:rsidRDefault="003A124F" w:rsidP="006E3719">
      <w:pPr>
        <w:spacing w:line="360" w:lineRule="auto"/>
        <w:contextualSpacing/>
        <w:rPr>
          <w:del w:id="3792" w:author="Claire S" w:date="2026-05-11T12:36:00Z" w16du:dateUtc="2026-05-11T11:36:00Z"/>
          <w:rFonts w:ascii="Cambria" w:hAnsi="Cambria"/>
          <w:b/>
          <w:bCs/>
          <w:sz w:val="28"/>
          <w:szCs w:val="28"/>
        </w:rPr>
      </w:pPr>
    </w:p>
    <w:p w14:paraId="3AA735F5" w14:textId="784DB53D" w:rsidR="003A124F" w:rsidDel="00D47736" w:rsidRDefault="003A124F" w:rsidP="006E3719">
      <w:pPr>
        <w:spacing w:line="360" w:lineRule="auto"/>
        <w:contextualSpacing/>
        <w:rPr>
          <w:del w:id="3793" w:author="Claire S" w:date="2026-05-11T12:36:00Z" w16du:dateUtc="2026-05-11T11:36:00Z"/>
          <w:rFonts w:ascii="Cambria" w:hAnsi="Cambria"/>
          <w:b/>
          <w:bCs/>
          <w:sz w:val="28"/>
          <w:szCs w:val="28"/>
        </w:rPr>
      </w:pPr>
    </w:p>
    <w:p w14:paraId="62FDB15F" w14:textId="582ED866" w:rsidR="003A124F" w:rsidDel="00D47736" w:rsidRDefault="003A124F" w:rsidP="006E3719">
      <w:pPr>
        <w:spacing w:line="360" w:lineRule="auto"/>
        <w:contextualSpacing/>
        <w:rPr>
          <w:del w:id="3794" w:author="Claire S" w:date="2026-05-11T12:36:00Z" w16du:dateUtc="2026-05-11T11:36:00Z"/>
          <w:rFonts w:ascii="Cambria" w:hAnsi="Cambria"/>
          <w:b/>
          <w:bCs/>
          <w:sz w:val="28"/>
          <w:szCs w:val="28"/>
        </w:rPr>
      </w:pPr>
    </w:p>
    <w:p w14:paraId="0E4B9746" w14:textId="1A19BF63" w:rsidR="003A124F" w:rsidDel="00D47736" w:rsidRDefault="003A124F" w:rsidP="006E3719">
      <w:pPr>
        <w:spacing w:line="360" w:lineRule="auto"/>
        <w:contextualSpacing/>
        <w:rPr>
          <w:del w:id="3795" w:author="Claire S" w:date="2026-05-11T12:36:00Z" w16du:dateUtc="2026-05-11T11:36:00Z"/>
          <w:rFonts w:ascii="Cambria" w:hAnsi="Cambria"/>
          <w:b/>
          <w:bCs/>
          <w:sz w:val="28"/>
          <w:szCs w:val="28"/>
        </w:rPr>
      </w:pPr>
    </w:p>
    <w:p w14:paraId="162BA276" w14:textId="68CFEB17" w:rsidR="003A124F" w:rsidDel="00D47736" w:rsidRDefault="003A124F" w:rsidP="006E3719">
      <w:pPr>
        <w:spacing w:line="360" w:lineRule="auto"/>
        <w:contextualSpacing/>
        <w:rPr>
          <w:del w:id="3796" w:author="Claire S" w:date="2026-05-11T12:36:00Z" w16du:dateUtc="2026-05-11T11:36:00Z"/>
          <w:rFonts w:ascii="Cambria" w:hAnsi="Cambria"/>
          <w:b/>
          <w:bCs/>
          <w:sz w:val="28"/>
          <w:szCs w:val="28"/>
        </w:rPr>
      </w:pPr>
    </w:p>
    <w:p w14:paraId="78268420" w14:textId="0B7ABF0E" w:rsidR="003A124F" w:rsidDel="00D47736" w:rsidRDefault="003A124F" w:rsidP="006E3719">
      <w:pPr>
        <w:spacing w:line="360" w:lineRule="auto"/>
        <w:contextualSpacing/>
        <w:rPr>
          <w:del w:id="3797" w:author="Claire S" w:date="2026-05-11T12:36:00Z" w16du:dateUtc="2026-05-11T11:36:00Z"/>
          <w:rFonts w:ascii="Cambria" w:hAnsi="Cambria"/>
          <w:b/>
          <w:bCs/>
          <w:sz w:val="28"/>
          <w:szCs w:val="28"/>
        </w:rPr>
      </w:pPr>
    </w:p>
    <w:p w14:paraId="539FBA68" w14:textId="7F002C90" w:rsidR="003A124F" w:rsidDel="00D47736" w:rsidRDefault="003A124F" w:rsidP="006E3719">
      <w:pPr>
        <w:spacing w:line="360" w:lineRule="auto"/>
        <w:contextualSpacing/>
        <w:rPr>
          <w:del w:id="3798" w:author="Claire S" w:date="2026-05-11T12:36:00Z" w16du:dateUtc="2026-05-11T11:36:00Z"/>
          <w:rFonts w:ascii="Cambria" w:hAnsi="Cambria"/>
          <w:b/>
          <w:bCs/>
          <w:sz w:val="28"/>
          <w:szCs w:val="28"/>
        </w:rPr>
      </w:pPr>
    </w:p>
    <w:p w14:paraId="08A53751" w14:textId="44BA7E28" w:rsidR="003A124F" w:rsidDel="00D47736" w:rsidRDefault="003A124F" w:rsidP="006E3719">
      <w:pPr>
        <w:spacing w:line="360" w:lineRule="auto"/>
        <w:contextualSpacing/>
        <w:rPr>
          <w:del w:id="3799" w:author="Claire S" w:date="2026-05-11T12:36:00Z" w16du:dateUtc="2026-05-11T11:36:00Z"/>
          <w:rFonts w:ascii="Cambria" w:hAnsi="Cambria"/>
          <w:b/>
          <w:bCs/>
          <w:sz w:val="28"/>
          <w:szCs w:val="28"/>
        </w:rPr>
      </w:pPr>
    </w:p>
    <w:p w14:paraId="6DDC6D24" w14:textId="4186A94F" w:rsidR="003A124F" w:rsidDel="00D47736" w:rsidRDefault="003A124F" w:rsidP="006E3719">
      <w:pPr>
        <w:spacing w:line="360" w:lineRule="auto"/>
        <w:contextualSpacing/>
        <w:rPr>
          <w:del w:id="3800" w:author="Claire S" w:date="2026-05-11T12:36:00Z" w16du:dateUtc="2026-05-11T11:36:00Z"/>
          <w:rFonts w:ascii="Cambria" w:hAnsi="Cambria"/>
          <w:b/>
          <w:bCs/>
          <w:sz w:val="28"/>
          <w:szCs w:val="28"/>
        </w:rPr>
      </w:pPr>
    </w:p>
    <w:p w14:paraId="7BCDB33B" w14:textId="661A214D" w:rsidR="003A124F" w:rsidDel="00D47736" w:rsidRDefault="003A124F" w:rsidP="006E3719">
      <w:pPr>
        <w:spacing w:line="360" w:lineRule="auto"/>
        <w:contextualSpacing/>
        <w:rPr>
          <w:del w:id="3801" w:author="Claire S" w:date="2026-05-11T12:36:00Z" w16du:dateUtc="2026-05-11T11:36:00Z"/>
          <w:rFonts w:ascii="Cambria" w:hAnsi="Cambria"/>
          <w:b/>
          <w:bCs/>
          <w:sz w:val="28"/>
          <w:szCs w:val="28"/>
        </w:rPr>
      </w:pPr>
    </w:p>
    <w:p w14:paraId="4C25E1BA" w14:textId="137C6C81" w:rsidR="003A124F" w:rsidDel="00D47736" w:rsidRDefault="003A124F" w:rsidP="006E3719">
      <w:pPr>
        <w:spacing w:line="360" w:lineRule="auto"/>
        <w:contextualSpacing/>
        <w:rPr>
          <w:del w:id="3802" w:author="Claire S" w:date="2026-05-11T12:36:00Z" w16du:dateUtc="2026-05-11T11:36:00Z"/>
          <w:rFonts w:ascii="Cambria" w:hAnsi="Cambria"/>
          <w:b/>
          <w:bCs/>
          <w:sz w:val="28"/>
          <w:szCs w:val="28"/>
        </w:rPr>
      </w:pPr>
    </w:p>
    <w:p w14:paraId="23E50F92" w14:textId="275B4910" w:rsidR="003A124F" w:rsidDel="00D47736" w:rsidRDefault="003A124F" w:rsidP="006E3719">
      <w:pPr>
        <w:spacing w:line="360" w:lineRule="auto"/>
        <w:contextualSpacing/>
        <w:rPr>
          <w:del w:id="3803" w:author="Claire S" w:date="2026-05-11T12:36:00Z" w16du:dateUtc="2026-05-11T11:36:00Z"/>
          <w:rFonts w:ascii="Cambria" w:hAnsi="Cambria"/>
          <w:b/>
          <w:bCs/>
          <w:sz w:val="28"/>
          <w:szCs w:val="28"/>
        </w:rPr>
      </w:pPr>
    </w:p>
    <w:p w14:paraId="152C7DC6" w14:textId="740EA720" w:rsidR="003A124F" w:rsidDel="00D47736" w:rsidRDefault="003A124F" w:rsidP="006E3719">
      <w:pPr>
        <w:spacing w:line="360" w:lineRule="auto"/>
        <w:contextualSpacing/>
        <w:rPr>
          <w:del w:id="3804" w:author="Claire S" w:date="2026-05-11T12:36:00Z" w16du:dateUtc="2026-05-11T11:36:00Z"/>
          <w:rFonts w:ascii="Cambria" w:hAnsi="Cambria"/>
          <w:b/>
          <w:bCs/>
          <w:sz w:val="28"/>
          <w:szCs w:val="28"/>
        </w:rPr>
      </w:pPr>
    </w:p>
    <w:p w14:paraId="00841BEE" w14:textId="712E7F4B" w:rsidR="003A124F" w:rsidDel="00D47736" w:rsidRDefault="003A124F" w:rsidP="006E3719">
      <w:pPr>
        <w:spacing w:line="360" w:lineRule="auto"/>
        <w:contextualSpacing/>
        <w:rPr>
          <w:del w:id="3805" w:author="Claire S" w:date="2026-05-11T12:36:00Z" w16du:dateUtc="2026-05-11T11:36:00Z"/>
          <w:rFonts w:ascii="Cambria" w:hAnsi="Cambria"/>
          <w:b/>
          <w:bCs/>
          <w:sz w:val="28"/>
          <w:szCs w:val="28"/>
        </w:rPr>
      </w:pPr>
    </w:p>
    <w:p w14:paraId="38AF73C8" w14:textId="6A3B48CE" w:rsidR="006E3719" w:rsidRDefault="006E3719" w:rsidP="006E3719">
      <w:pPr>
        <w:spacing w:line="360" w:lineRule="auto"/>
        <w:contextualSpacing/>
        <w:rPr>
          <w:ins w:id="3806" w:author="Claire S" w:date="2026-08-04T13:45:00Z" w16du:dateUtc="2026-08-04T12:45:00Z"/>
          <w:rFonts w:ascii="Cambria" w:hAnsi="Cambria"/>
          <w:b/>
          <w:bCs/>
          <w:sz w:val="28"/>
          <w:szCs w:val="28"/>
        </w:rPr>
      </w:pPr>
      <w:commentRangeStart w:id="3807"/>
      <w:r w:rsidRPr="00C70558">
        <w:rPr>
          <w:rFonts w:ascii="Cambria" w:hAnsi="Cambria"/>
          <w:b/>
          <w:bCs/>
          <w:sz w:val="28"/>
          <w:szCs w:val="28"/>
        </w:rPr>
        <w:t>CHAPTER</w:t>
      </w:r>
      <w:r>
        <w:rPr>
          <w:rFonts w:ascii="Cambria" w:hAnsi="Cambria"/>
          <w:b/>
          <w:bCs/>
          <w:sz w:val="28"/>
          <w:szCs w:val="28"/>
        </w:rPr>
        <w:t xml:space="preserve"> </w:t>
      </w:r>
      <w:del w:id="3808" w:author="Claire S" w:date="2026-06-06T10:30:00Z" w16du:dateUtc="2026-06-06T09:30:00Z">
        <w:r w:rsidR="00700A90" w:rsidDel="00A07B0D">
          <w:rPr>
            <w:rFonts w:ascii="Cambria" w:hAnsi="Cambria"/>
            <w:b/>
            <w:bCs/>
            <w:sz w:val="28"/>
            <w:szCs w:val="28"/>
          </w:rPr>
          <w:delText>3</w:delText>
        </w:r>
      </w:del>
      <w:ins w:id="3809" w:author="Claire S" w:date="2026-06-06T10:30:00Z" w16du:dateUtc="2026-06-06T09:30:00Z">
        <w:r w:rsidR="00A07B0D">
          <w:rPr>
            <w:rFonts w:ascii="Cambria" w:hAnsi="Cambria"/>
            <w:b/>
            <w:bCs/>
            <w:sz w:val="28"/>
            <w:szCs w:val="28"/>
          </w:rPr>
          <w:t>4</w:t>
        </w:r>
      </w:ins>
      <w:commentRangeEnd w:id="3807"/>
      <w:r w:rsidR="00671921">
        <w:rPr>
          <w:rStyle w:val="CommentReference"/>
          <w:rFonts w:ascii="Cambria" w:hAnsi="Cambria"/>
          <w:b/>
          <w:bCs/>
          <w:sz w:val="28"/>
          <w:szCs w:val="28"/>
        </w:rPr>
        <w:commentReference w:id="3807"/>
      </w:r>
    </w:p>
    <w:p w14:paraId="19433D65" w14:textId="5C8FF1BB" w:rsidR="007F20AA" w:rsidRDefault="007F20AA" w:rsidP="006E3719">
      <w:pPr>
        <w:spacing w:line="360" w:lineRule="auto"/>
        <w:contextualSpacing/>
        <w:rPr>
          <w:rFonts w:ascii="Cambria" w:hAnsi="Cambria"/>
          <w:b/>
          <w:bCs/>
          <w:sz w:val="28"/>
          <w:szCs w:val="28"/>
        </w:rPr>
      </w:pPr>
      <w:ins w:id="3810" w:author="Claire S" w:date="2026-08-04T13:45:00Z" w16du:dateUtc="2026-08-04T12:45:00Z">
        <w:r>
          <w:rPr>
            <w:rFonts w:ascii="Cambria" w:hAnsi="Cambria"/>
            <w:b/>
            <w:bCs/>
            <w:sz w:val="28"/>
            <w:szCs w:val="28"/>
          </w:rPr>
          <w:t>CLARA: SATURDAY NIGHT</w:t>
        </w:r>
      </w:ins>
    </w:p>
    <w:p w14:paraId="3DF9978C" w14:textId="1BC52AAF" w:rsidR="006E3719" w:rsidDel="00F92DEE" w:rsidRDefault="006E3719" w:rsidP="006E3719">
      <w:pPr>
        <w:spacing w:line="360" w:lineRule="auto"/>
        <w:contextualSpacing/>
        <w:rPr>
          <w:del w:id="3811" w:author="Daisy Watt" w:date="2026-06-18T20:56:00Z" w16du:dateUtc="2026-06-18T19:56:00Z"/>
          <w:rFonts w:ascii="Cambria" w:hAnsi="Cambria"/>
          <w:b/>
          <w:bCs/>
          <w:sz w:val="28"/>
          <w:szCs w:val="28"/>
        </w:rPr>
      </w:pPr>
      <w:del w:id="3812" w:author="Daisy Watt" w:date="2026-06-18T20:56:00Z" w16du:dateUtc="2026-06-18T19:56:00Z">
        <w:r w:rsidDel="00F92DEE">
          <w:rPr>
            <w:rFonts w:ascii="Cambria" w:hAnsi="Cambria"/>
            <w:b/>
            <w:bCs/>
            <w:sz w:val="28"/>
            <w:szCs w:val="28"/>
          </w:rPr>
          <w:delText xml:space="preserve">SAT NIGHT </w:delText>
        </w:r>
      </w:del>
    </w:p>
    <w:p w14:paraId="2713BD01" w14:textId="0F55BA4D" w:rsidR="00AF3FC3" w:rsidRDefault="005C7480" w:rsidP="006E3719">
      <w:pPr>
        <w:spacing w:line="360" w:lineRule="auto"/>
        <w:contextualSpacing/>
        <w:rPr>
          <w:ins w:id="3813" w:author="Claire S" w:date="2026-05-11T12:23:00Z" w16du:dateUtc="2026-05-11T11:23:00Z"/>
          <w:rFonts w:ascii="Cambria" w:hAnsi="Cambria"/>
          <w:sz w:val="28"/>
          <w:szCs w:val="28"/>
        </w:rPr>
      </w:pPr>
      <w:r>
        <w:rPr>
          <w:rFonts w:ascii="Cambria" w:hAnsi="Cambria"/>
          <w:sz w:val="28"/>
          <w:szCs w:val="28"/>
        </w:rPr>
        <w:t xml:space="preserve">Adam </w:t>
      </w:r>
      <w:del w:id="3814" w:author="Claire S" w:date="2026-05-25T13:23:00Z" w16du:dateUtc="2026-05-25T12:23:00Z">
        <w:r w:rsidDel="00AB12FB">
          <w:rPr>
            <w:rFonts w:ascii="Cambria" w:hAnsi="Cambria"/>
            <w:sz w:val="28"/>
            <w:szCs w:val="28"/>
          </w:rPr>
          <w:delText>had gone</w:delText>
        </w:r>
      </w:del>
      <w:ins w:id="3815" w:author="Claire S" w:date="2026-05-25T13:59:00Z" w16du:dateUtc="2026-05-25T12:59:00Z">
        <w:r w:rsidR="00896CBE">
          <w:rPr>
            <w:rFonts w:ascii="Cambria" w:hAnsi="Cambria"/>
            <w:sz w:val="28"/>
            <w:szCs w:val="28"/>
          </w:rPr>
          <w:t>sloped off</w:t>
        </w:r>
      </w:ins>
      <w:r>
        <w:rPr>
          <w:rFonts w:ascii="Cambria" w:hAnsi="Cambria"/>
          <w:sz w:val="28"/>
          <w:szCs w:val="28"/>
        </w:rPr>
        <w:t xml:space="preserve"> to his room</w:t>
      </w:r>
      <w:ins w:id="3816" w:author="Claire S" w:date="2026-05-25T14:00:00Z" w16du:dateUtc="2026-05-25T13:00:00Z">
        <w:r w:rsidR="00896CBE">
          <w:rPr>
            <w:rFonts w:ascii="Cambria" w:hAnsi="Cambria"/>
            <w:sz w:val="28"/>
            <w:szCs w:val="28"/>
          </w:rPr>
          <w:t>,</w:t>
        </w:r>
      </w:ins>
      <w:ins w:id="3817" w:author="Claire S" w:date="2026-05-11T12:36:00Z" w16du:dateUtc="2026-05-11T11:36:00Z">
        <w:r w:rsidR="00D47736">
          <w:rPr>
            <w:rFonts w:ascii="Cambria" w:hAnsi="Cambria"/>
            <w:sz w:val="28"/>
            <w:szCs w:val="28"/>
          </w:rPr>
          <w:t xml:space="preserve"> </w:t>
        </w:r>
      </w:ins>
      <w:ins w:id="3818" w:author="Claire S" w:date="2026-07-20T14:07:00Z" w16du:dateUtc="2026-07-20T13:07:00Z">
        <w:r w:rsidR="00481632">
          <w:rPr>
            <w:rFonts w:ascii="Cambria" w:hAnsi="Cambria"/>
            <w:sz w:val="28"/>
            <w:szCs w:val="28"/>
          </w:rPr>
          <w:t>laughi</w:t>
        </w:r>
      </w:ins>
      <w:ins w:id="3819" w:author="Claire S" w:date="2026-05-11T12:36:00Z" w16du:dateUtc="2026-05-11T11:36:00Z">
        <w:r w:rsidR="00D47736">
          <w:rPr>
            <w:rFonts w:ascii="Cambria" w:hAnsi="Cambria"/>
            <w:sz w:val="28"/>
            <w:szCs w:val="28"/>
          </w:rPr>
          <w:t xml:space="preserve">ng about Clara’s </w:t>
        </w:r>
        <w:r w:rsidR="008A71ED">
          <w:rPr>
            <w:rFonts w:ascii="Cambria" w:hAnsi="Cambria"/>
            <w:sz w:val="28"/>
            <w:szCs w:val="28"/>
          </w:rPr>
          <w:t>outburst,</w:t>
        </w:r>
      </w:ins>
      <w:r>
        <w:rPr>
          <w:rFonts w:ascii="Cambria" w:hAnsi="Cambria"/>
          <w:sz w:val="28"/>
          <w:szCs w:val="28"/>
        </w:rPr>
        <w:t xml:space="preserve"> </w:t>
      </w:r>
      <w:ins w:id="3820" w:author="Claire S" w:date="2026-05-25T13:23:00Z" w16du:dateUtc="2026-05-25T12:23:00Z">
        <w:r w:rsidR="00AB12FB">
          <w:rPr>
            <w:rFonts w:ascii="Cambria" w:hAnsi="Cambria"/>
            <w:sz w:val="28"/>
            <w:szCs w:val="28"/>
          </w:rPr>
          <w:t xml:space="preserve">leaving </w:t>
        </w:r>
      </w:ins>
      <w:del w:id="3821" w:author="Claire S" w:date="2026-05-25T13:23:00Z" w16du:dateUtc="2026-05-25T12:23:00Z">
        <w:r w:rsidDel="00AB12FB">
          <w:rPr>
            <w:rFonts w:ascii="Cambria" w:hAnsi="Cambria"/>
            <w:sz w:val="28"/>
            <w:szCs w:val="28"/>
          </w:rPr>
          <w:delText xml:space="preserve">and </w:delText>
        </w:r>
      </w:del>
      <w:r w:rsidR="006E3719" w:rsidRPr="00D03897">
        <w:rPr>
          <w:rFonts w:ascii="Cambria" w:hAnsi="Cambria"/>
          <w:sz w:val="28"/>
          <w:szCs w:val="28"/>
        </w:rPr>
        <w:t xml:space="preserve">Clara </w:t>
      </w:r>
      <w:ins w:id="3822" w:author="Claire S" w:date="2026-06-02T09:29:00Z" w16du:dateUtc="2026-06-02T08:29:00Z">
        <w:r w:rsidR="0029450E">
          <w:rPr>
            <w:rFonts w:ascii="Cambria" w:hAnsi="Cambria"/>
            <w:sz w:val="28"/>
            <w:szCs w:val="28"/>
          </w:rPr>
          <w:t>reeling</w:t>
        </w:r>
      </w:ins>
      <w:ins w:id="3823" w:author="Claire S" w:date="2026-07-20T11:50:00Z" w16du:dateUtc="2026-07-20T10:50:00Z">
        <w:r w:rsidR="007378AA">
          <w:rPr>
            <w:rFonts w:ascii="Cambria" w:hAnsi="Cambria"/>
            <w:sz w:val="28"/>
            <w:szCs w:val="28"/>
          </w:rPr>
          <w:t>,</w:t>
        </w:r>
      </w:ins>
      <w:ins w:id="3824" w:author="Claire S" w:date="2026-06-02T09:29:00Z" w16du:dateUtc="2026-06-02T08:29:00Z">
        <w:r w:rsidR="0029450E">
          <w:rPr>
            <w:rFonts w:ascii="Cambria" w:hAnsi="Cambria"/>
            <w:sz w:val="28"/>
            <w:szCs w:val="28"/>
          </w:rPr>
          <w:t xml:space="preserve"> and </w:t>
        </w:r>
      </w:ins>
      <w:del w:id="3825" w:author="Claire S" w:date="2026-05-11T12:37:00Z" w16du:dateUtc="2026-05-11T11:37:00Z">
        <w:r w:rsidR="006E3719" w:rsidRPr="00D03897" w:rsidDel="008A71ED">
          <w:rPr>
            <w:rFonts w:ascii="Cambria" w:hAnsi="Cambria"/>
            <w:sz w:val="28"/>
            <w:szCs w:val="28"/>
          </w:rPr>
          <w:delText xml:space="preserve">was </w:delText>
        </w:r>
      </w:del>
      <w:del w:id="3826" w:author="Claire S" w:date="2026-05-08T08:24:00Z" w16du:dateUtc="2026-05-08T07:24:00Z">
        <w:r w:rsidR="00892724" w:rsidDel="00ED5069">
          <w:rPr>
            <w:rFonts w:ascii="Cambria" w:hAnsi="Cambria"/>
            <w:sz w:val="28"/>
            <w:szCs w:val="28"/>
          </w:rPr>
          <w:delText xml:space="preserve">sitting </w:delText>
        </w:r>
      </w:del>
      <w:del w:id="3827" w:author="Claire S" w:date="2026-05-11T12:23:00Z" w16du:dateUtc="2026-05-11T11:23:00Z">
        <w:r w:rsidR="00892724" w:rsidDel="00AF3FC3">
          <w:rPr>
            <w:rFonts w:ascii="Cambria" w:hAnsi="Cambria"/>
            <w:sz w:val="28"/>
            <w:szCs w:val="28"/>
          </w:rPr>
          <w:delText xml:space="preserve">on her sofa, </w:delText>
        </w:r>
      </w:del>
      <w:r w:rsidR="003B5BE6">
        <w:rPr>
          <w:rFonts w:ascii="Cambria" w:hAnsi="Cambria"/>
          <w:sz w:val="28"/>
          <w:szCs w:val="28"/>
        </w:rPr>
        <w:t xml:space="preserve">nursing </w:t>
      </w:r>
      <w:ins w:id="3828" w:author="Claire S" w:date="2026-05-25T14:00:00Z" w16du:dateUtc="2026-05-25T13:00:00Z">
        <w:r w:rsidR="00896CBE">
          <w:rPr>
            <w:rFonts w:ascii="Cambria" w:hAnsi="Cambria"/>
            <w:sz w:val="28"/>
            <w:szCs w:val="28"/>
          </w:rPr>
          <w:t xml:space="preserve">a </w:t>
        </w:r>
      </w:ins>
      <w:del w:id="3829" w:author="Claire S" w:date="2026-05-25T14:00:00Z" w16du:dateUtc="2026-05-25T13:00:00Z">
        <w:r w:rsidR="003B5BE6" w:rsidDel="00896CBE">
          <w:rPr>
            <w:rFonts w:ascii="Cambria" w:hAnsi="Cambria"/>
            <w:sz w:val="28"/>
            <w:szCs w:val="28"/>
          </w:rPr>
          <w:delText xml:space="preserve">her </w:delText>
        </w:r>
      </w:del>
      <w:r w:rsidR="003B5BE6">
        <w:rPr>
          <w:rFonts w:ascii="Cambria" w:hAnsi="Cambria"/>
          <w:sz w:val="28"/>
          <w:szCs w:val="28"/>
        </w:rPr>
        <w:t xml:space="preserve">sore </w:t>
      </w:r>
      <w:del w:id="3830" w:author="Claire S" w:date="2026-05-08T08:23:00Z" w16du:dateUtc="2026-05-08T07:23:00Z">
        <w:r w:rsidR="003B5BE6" w:rsidDel="00AA4F75">
          <w:rPr>
            <w:rFonts w:ascii="Cambria" w:hAnsi="Cambria"/>
            <w:sz w:val="28"/>
            <w:szCs w:val="28"/>
          </w:rPr>
          <w:delText xml:space="preserve">foot </w:delText>
        </w:r>
      </w:del>
      <w:ins w:id="3831" w:author="Claire S" w:date="2026-05-08T08:23:00Z" w16du:dateUtc="2026-05-08T07:23:00Z">
        <w:r w:rsidR="00AA4F75">
          <w:rPr>
            <w:rFonts w:ascii="Cambria" w:hAnsi="Cambria"/>
            <w:sz w:val="28"/>
            <w:szCs w:val="28"/>
          </w:rPr>
          <w:t>toe</w:t>
        </w:r>
      </w:ins>
      <w:ins w:id="3832" w:author="Claire S" w:date="2026-05-27T11:50:00Z" w16du:dateUtc="2026-05-27T10:50:00Z">
        <w:r w:rsidR="00E42E16">
          <w:rPr>
            <w:rFonts w:ascii="Cambria" w:hAnsi="Cambria"/>
            <w:sz w:val="28"/>
            <w:szCs w:val="28"/>
          </w:rPr>
          <w:t>.</w:t>
        </w:r>
        <w:del w:id="3833" w:author="Daisy Watt" w:date="2026-06-18T22:53:00Z" w16du:dateUtc="2026-06-18T21:53:00Z">
          <w:r w:rsidR="00E42E16">
            <w:rPr>
              <w:rFonts w:ascii="Cambria" w:hAnsi="Cambria"/>
              <w:sz w:val="28"/>
              <w:szCs w:val="28"/>
            </w:rPr>
            <w:delText xml:space="preserve"> </w:delText>
          </w:r>
        </w:del>
        <w:r w:rsidR="00E42E16">
          <w:rPr>
            <w:rFonts w:ascii="Cambria" w:hAnsi="Cambria"/>
            <w:sz w:val="28"/>
            <w:szCs w:val="28"/>
          </w:rPr>
          <w:t xml:space="preserve"> Still c</w:t>
        </w:r>
      </w:ins>
      <w:ins w:id="3834" w:author="Claire S" w:date="2026-05-11T12:23:00Z" w16du:dateUtc="2026-05-11T11:23:00Z">
        <w:r w:rsidR="00AF3FC3">
          <w:rPr>
            <w:rFonts w:ascii="Cambria" w:hAnsi="Cambria"/>
            <w:sz w:val="28"/>
            <w:szCs w:val="28"/>
          </w:rPr>
          <w:t>onfused</w:t>
        </w:r>
      </w:ins>
      <w:ins w:id="3835" w:author="Claire S" w:date="2026-05-11T12:24:00Z" w16du:dateUtc="2026-05-11T11:24:00Z">
        <w:r w:rsidR="00AF3FC3">
          <w:rPr>
            <w:rFonts w:ascii="Cambria" w:hAnsi="Cambria"/>
            <w:sz w:val="28"/>
            <w:szCs w:val="28"/>
          </w:rPr>
          <w:t xml:space="preserve"> about the evening’s events</w:t>
        </w:r>
      </w:ins>
      <w:del w:id="3836" w:author="Claire S" w:date="2026-05-08T08:23:00Z" w16du:dateUtc="2026-05-08T07:23:00Z">
        <w:r w:rsidR="003B5BE6" w:rsidDel="00AA4F75">
          <w:rPr>
            <w:rFonts w:ascii="Cambria" w:hAnsi="Cambria"/>
            <w:sz w:val="28"/>
            <w:szCs w:val="28"/>
          </w:rPr>
          <w:delText>and</w:delText>
        </w:r>
        <w:r w:rsidR="00892724" w:rsidDel="00AA4F75">
          <w:rPr>
            <w:rFonts w:ascii="Cambria" w:hAnsi="Cambria"/>
            <w:sz w:val="28"/>
            <w:szCs w:val="28"/>
          </w:rPr>
          <w:delText xml:space="preserve"> </w:delText>
        </w:r>
        <w:r w:rsidR="006E3719" w:rsidRPr="00D03897" w:rsidDel="00AA4F75">
          <w:rPr>
            <w:rFonts w:ascii="Cambria" w:hAnsi="Cambria"/>
            <w:sz w:val="28"/>
            <w:szCs w:val="28"/>
          </w:rPr>
          <w:delText>staring at her phone</w:delText>
        </w:r>
      </w:del>
      <w:del w:id="3837" w:author="Claire S" w:date="2026-05-07T08:37:00Z" w16du:dateUtc="2026-05-07T07:37:00Z">
        <w:r w:rsidR="006E3719" w:rsidRPr="00D03897" w:rsidDel="000A5A60">
          <w:rPr>
            <w:rFonts w:ascii="Cambria" w:hAnsi="Cambria"/>
            <w:sz w:val="28"/>
            <w:szCs w:val="28"/>
          </w:rPr>
          <w:delText xml:space="preserve"> stupidly</w:delText>
        </w:r>
      </w:del>
      <w:r w:rsidR="00892724">
        <w:rPr>
          <w:rFonts w:ascii="Cambria" w:hAnsi="Cambria"/>
          <w:sz w:val="28"/>
          <w:szCs w:val="28"/>
        </w:rPr>
        <w:t xml:space="preserve">, </w:t>
      </w:r>
      <w:ins w:id="3838" w:author="Claire S" w:date="2026-05-27T11:50:00Z" w16du:dateUtc="2026-05-27T10:50:00Z">
        <w:r w:rsidR="00E42E16">
          <w:rPr>
            <w:rFonts w:ascii="Cambria" w:hAnsi="Cambria"/>
            <w:sz w:val="28"/>
            <w:szCs w:val="28"/>
          </w:rPr>
          <w:t xml:space="preserve">she startled as </w:t>
        </w:r>
      </w:ins>
      <w:del w:id="3839" w:author="Claire S" w:date="2026-05-27T11:50:00Z" w16du:dateUtc="2026-05-27T10:50:00Z">
        <w:r w:rsidR="006E3719" w:rsidRPr="00D03897" w:rsidDel="00E42E16">
          <w:rPr>
            <w:rFonts w:ascii="Cambria" w:hAnsi="Cambria"/>
            <w:sz w:val="28"/>
            <w:szCs w:val="28"/>
          </w:rPr>
          <w:delText xml:space="preserve">when </w:delText>
        </w:r>
      </w:del>
      <w:del w:id="3840" w:author="Claire S" w:date="2026-05-08T08:24:00Z" w16du:dateUtc="2026-05-08T07:24:00Z">
        <w:r w:rsidR="006E3719" w:rsidRPr="00D03897" w:rsidDel="00AA4F75">
          <w:rPr>
            <w:rFonts w:ascii="Cambria" w:hAnsi="Cambria"/>
            <w:sz w:val="28"/>
            <w:szCs w:val="28"/>
          </w:rPr>
          <w:delText xml:space="preserve">it </w:delText>
        </w:r>
      </w:del>
      <w:ins w:id="3841" w:author="Claire S" w:date="2026-05-08T08:24:00Z" w16du:dateUtc="2026-05-08T07:24:00Z">
        <w:r w:rsidR="00AA4F75">
          <w:rPr>
            <w:rFonts w:ascii="Cambria" w:hAnsi="Cambria"/>
            <w:sz w:val="28"/>
            <w:szCs w:val="28"/>
          </w:rPr>
          <w:t>her phone</w:t>
        </w:r>
        <w:r w:rsidR="00AA4F75" w:rsidRPr="00D03897">
          <w:rPr>
            <w:rFonts w:ascii="Cambria" w:hAnsi="Cambria"/>
            <w:sz w:val="28"/>
            <w:szCs w:val="28"/>
          </w:rPr>
          <w:t xml:space="preserve"> </w:t>
        </w:r>
      </w:ins>
      <w:r w:rsidR="006E3719" w:rsidRPr="00D03897">
        <w:rPr>
          <w:rFonts w:ascii="Cambria" w:hAnsi="Cambria"/>
          <w:sz w:val="28"/>
          <w:szCs w:val="28"/>
        </w:rPr>
        <w:t>rang again</w:t>
      </w:r>
      <w:ins w:id="3842" w:author="Claire S" w:date="2026-05-11T12:23:00Z" w16du:dateUtc="2026-05-11T11:23:00Z">
        <w:r w:rsidR="00AF3FC3">
          <w:rPr>
            <w:rFonts w:ascii="Cambria" w:hAnsi="Cambria"/>
            <w:sz w:val="28"/>
            <w:szCs w:val="28"/>
          </w:rPr>
          <w:t xml:space="preserve">. </w:t>
        </w:r>
      </w:ins>
    </w:p>
    <w:p w14:paraId="12BB136F" w14:textId="383F4E2B" w:rsidR="006E3719" w:rsidDel="00AF3FC3" w:rsidRDefault="00AF3FC3">
      <w:pPr>
        <w:spacing w:line="360" w:lineRule="auto"/>
        <w:ind w:firstLine="720"/>
        <w:contextualSpacing/>
        <w:rPr>
          <w:del w:id="3843" w:author="Claire S" w:date="2026-05-11T12:24:00Z" w16du:dateUtc="2026-05-11T11:24:00Z"/>
          <w:rFonts w:ascii="Cambria" w:hAnsi="Cambria"/>
          <w:sz w:val="28"/>
          <w:szCs w:val="28"/>
        </w:rPr>
        <w:pPrChange w:id="3844" w:author="Claire S" w:date="2026-05-11T12:23:00Z" w16du:dateUtc="2026-05-11T11:23:00Z">
          <w:pPr>
            <w:spacing w:line="360" w:lineRule="auto"/>
            <w:contextualSpacing/>
          </w:pPr>
        </w:pPrChange>
      </w:pPr>
      <w:ins w:id="3845" w:author="Claire S" w:date="2026-05-11T12:23:00Z" w16du:dateUtc="2026-05-11T11:23:00Z">
        <w:r>
          <w:rPr>
            <w:rFonts w:ascii="Cambria" w:hAnsi="Cambria"/>
            <w:sz w:val="28"/>
            <w:szCs w:val="28"/>
          </w:rPr>
          <w:t>She</w:t>
        </w:r>
      </w:ins>
      <w:ins w:id="3846" w:author="Claire S" w:date="2026-05-25T13:23:00Z" w16du:dateUtc="2026-05-25T12:23:00Z">
        <w:r w:rsidR="00774C4F">
          <w:rPr>
            <w:rFonts w:ascii="Cambria" w:hAnsi="Cambria"/>
            <w:sz w:val="28"/>
            <w:szCs w:val="28"/>
          </w:rPr>
          <w:t xml:space="preserve"> </w:t>
        </w:r>
      </w:ins>
      <w:del w:id="3847" w:author="Claire S" w:date="2026-05-11T12:24:00Z" w16du:dateUtc="2026-05-11T11:24:00Z">
        <w:r w:rsidR="006E3719" w:rsidRPr="00D03897" w:rsidDel="00AF3FC3">
          <w:rPr>
            <w:rFonts w:ascii="Cambria" w:hAnsi="Cambria"/>
            <w:sz w:val="28"/>
            <w:szCs w:val="28"/>
          </w:rPr>
          <w:delText xml:space="preserve">. </w:delText>
        </w:r>
      </w:del>
    </w:p>
    <w:p w14:paraId="761A18FA" w14:textId="4F7A8DF3" w:rsidR="008A71ED" w:rsidRDefault="009559E2" w:rsidP="00AF3FC3">
      <w:pPr>
        <w:spacing w:line="360" w:lineRule="auto"/>
        <w:ind w:firstLine="720"/>
        <w:contextualSpacing/>
        <w:rPr>
          <w:ins w:id="3848" w:author="Claire S" w:date="2026-05-11T12:37:00Z" w16du:dateUtc="2026-05-11T11:37:00Z"/>
          <w:rFonts w:ascii="Cambria" w:hAnsi="Cambria"/>
          <w:sz w:val="28"/>
          <w:szCs w:val="28"/>
        </w:rPr>
      </w:pPr>
      <w:del w:id="3849" w:author="Claire S" w:date="2026-05-11T12:24:00Z" w16du:dateUtc="2026-05-11T11:24:00Z">
        <w:r w:rsidDel="00AF3FC3">
          <w:rPr>
            <w:rFonts w:ascii="Cambria" w:hAnsi="Cambria"/>
            <w:sz w:val="28"/>
            <w:szCs w:val="28"/>
          </w:rPr>
          <w:tab/>
        </w:r>
      </w:del>
      <w:del w:id="3850" w:author="Claire S" w:date="2026-05-08T08:24:00Z" w16du:dateUtc="2026-05-08T07:24:00Z">
        <w:r w:rsidDel="00ED5069">
          <w:rPr>
            <w:rFonts w:ascii="Cambria" w:hAnsi="Cambria"/>
            <w:sz w:val="28"/>
            <w:szCs w:val="28"/>
          </w:rPr>
          <w:delText>S</w:delText>
        </w:r>
      </w:del>
      <w:del w:id="3851" w:author="Claire S" w:date="2026-05-11T12:24:00Z" w16du:dateUtc="2026-05-11T11:24:00Z">
        <w:r w:rsidDel="00AF3FC3">
          <w:rPr>
            <w:rFonts w:ascii="Cambria" w:hAnsi="Cambria"/>
            <w:sz w:val="28"/>
            <w:szCs w:val="28"/>
          </w:rPr>
          <w:delText xml:space="preserve">he </w:delText>
        </w:r>
      </w:del>
      <w:r>
        <w:rPr>
          <w:rFonts w:ascii="Cambria" w:hAnsi="Cambria"/>
          <w:sz w:val="28"/>
          <w:szCs w:val="28"/>
        </w:rPr>
        <w:t>forced herself to pick up</w:t>
      </w:r>
      <w:ins w:id="3852" w:author="Claire S" w:date="2026-05-11T12:45:00Z" w16du:dateUtc="2026-05-11T11:45:00Z">
        <w:r w:rsidR="00294AF5">
          <w:rPr>
            <w:rFonts w:ascii="Cambria" w:hAnsi="Cambria"/>
            <w:sz w:val="28"/>
            <w:szCs w:val="28"/>
          </w:rPr>
          <w:t>, even though the number was withheld</w:t>
        </w:r>
      </w:ins>
      <w:r w:rsidR="00B4463F">
        <w:rPr>
          <w:rFonts w:ascii="Cambria" w:hAnsi="Cambria"/>
          <w:sz w:val="28"/>
          <w:szCs w:val="28"/>
        </w:rPr>
        <w:t>. I</w:t>
      </w:r>
      <w:r>
        <w:rPr>
          <w:rFonts w:ascii="Cambria" w:hAnsi="Cambria"/>
          <w:sz w:val="28"/>
          <w:szCs w:val="28"/>
        </w:rPr>
        <w:t>f it was that weirdo again, she</w:t>
      </w:r>
      <w:ins w:id="3853" w:author="Claire S" w:date="2026-05-11T12:37:00Z" w16du:dateUtc="2026-05-11T11:37:00Z">
        <w:r w:rsidR="008A71ED">
          <w:rPr>
            <w:rFonts w:ascii="Cambria" w:hAnsi="Cambria"/>
            <w:sz w:val="28"/>
            <w:szCs w:val="28"/>
          </w:rPr>
          <w:t>’d</w:t>
        </w:r>
      </w:ins>
      <w:del w:id="3854" w:author="Claire S" w:date="2026-05-11T12:37:00Z" w16du:dateUtc="2026-05-11T11:37:00Z">
        <w:r w:rsidDel="008A71ED">
          <w:rPr>
            <w:rFonts w:ascii="Cambria" w:hAnsi="Cambria"/>
            <w:sz w:val="28"/>
            <w:szCs w:val="28"/>
          </w:rPr>
          <w:delText xml:space="preserve"> was going to</w:delText>
        </w:r>
      </w:del>
      <w:r>
        <w:rPr>
          <w:rFonts w:ascii="Cambria" w:hAnsi="Cambria"/>
          <w:sz w:val="28"/>
          <w:szCs w:val="28"/>
        </w:rPr>
        <w:t xml:space="preserve"> challenge </w:t>
      </w:r>
      <w:commentRangeStart w:id="3855"/>
      <w:r w:rsidR="00B4463F">
        <w:rPr>
          <w:rFonts w:ascii="Cambria" w:hAnsi="Cambria"/>
          <w:sz w:val="28"/>
          <w:szCs w:val="28"/>
        </w:rPr>
        <w:t xml:space="preserve">him </w:t>
      </w:r>
      <w:commentRangeEnd w:id="3855"/>
      <w:r w:rsidR="00073875">
        <w:rPr>
          <w:rStyle w:val="CommentReference"/>
          <w:rFonts w:ascii="Cambria" w:hAnsi="Cambria"/>
          <w:sz w:val="28"/>
          <w:szCs w:val="28"/>
        </w:rPr>
        <w:commentReference w:id="3855"/>
      </w:r>
      <w:r w:rsidR="00B4463F">
        <w:rPr>
          <w:rFonts w:ascii="Cambria" w:hAnsi="Cambria"/>
          <w:sz w:val="28"/>
          <w:szCs w:val="28"/>
        </w:rPr>
        <w:t xml:space="preserve">this time </w:t>
      </w:r>
      <w:r w:rsidR="005C7480">
        <w:rPr>
          <w:rFonts w:ascii="Cambria" w:hAnsi="Cambria"/>
          <w:sz w:val="28"/>
          <w:szCs w:val="28"/>
        </w:rPr>
        <w:t>– or get Adam to talk to him, though that thought pained her</w:t>
      </w:r>
      <w:ins w:id="3856" w:author="Claire S" w:date="2026-05-25T14:00:00Z" w16du:dateUtc="2026-05-25T13:00:00Z">
        <w:r w:rsidR="0018555B">
          <w:rPr>
            <w:rFonts w:ascii="Cambria" w:hAnsi="Cambria"/>
            <w:sz w:val="28"/>
            <w:szCs w:val="28"/>
          </w:rPr>
          <w:t xml:space="preserve"> deeply</w:t>
        </w:r>
      </w:ins>
      <w:r w:rsidR="005C7480">
        <w:rPr>
          <w:rFonts w:ascii="Cambria" w:hAnsi="Cambria"/>
          <w:sz w:val="28"/>
          <w:szCs w:val="28"/>
        </w:rPr>
        <w:t xml:space="preserve">.  </w:t>
      </w:r>
    </w:p>
    <w:p w14:paraId="70DEFA79" w14:textId="408C5440" w:rsidR="009559E2" w:rsidRPr="00D03897" w:rsidRDefault="005C7480">
      <w:pPr>
        <w:spacing w:line="360" w:lineRule="auto"/>
        <w:ind w:firstLine="720"/>
        <w:contextualSpacing/>
        <w:rPr>
          <w:rFonts w:ascii="Cambria" w:hAnsi="Cambria"/>
          <w:sz w:val="28"/>
          <w:szCs w:val="28"/>
        </w:rPr>
        <w:pPrChange w:id="3857" w:author="Claire S" w:date="2026-05-11T12:24:00Z" w16du:dateUtc="2026-05-11T11:24:00Z">
          <w:pPr>
            <w:spacing w:line="360" w:lineRule="auto"/>
            <w:contextualSpacing/>
          </w:pPr>
        </w:pPrChange>
      </w:pPr>
      <w:commentRangeStart w:id="3858"/>
      <w:r>
        <w:rPr>
          <w:rFonts w:ascii="Cambria" w:hAnsi="Cambria"/>
          <w:sz w:val="28"/>
          <w:szCs w:val="28"/>
        </w:rPr>
        <w:t xml:space="preserve">She didn’t want to </w:t>
      </w:r>
      <w:del w:id="3859" w:author="Claire S" w:date="2026-05-25T13:24:00Z" w16du:dateUtc="2026-05-25T12:24:00Z">
        <w:r w:rsidDel="00774C4F">
          <w:rPr>
            <w:rFonts w:ascii="Cambria" w:hAnsi="Cambria"/>
            <w:sz w:val="28"/>
            <w:szCs w:val="28"/>
          </w:rPr>
          <w:delText xml:space="preserve">have to </w:delText>
        </w:r>
      </w:del>
      <w:r>
        <w:rPr>
          <w:rFonts w:ascii="Cambria" w:hAnsi="Cambria"/>
          <w:sz w:val="28"/>
          <w:szCs w:val="28"/>
        </w:rPr>
        <w:t>rely on a</w:t>
      </w:r>
      <w:ins w:id="3860" w:author="Claire S" w:date="2026-05-25T13:24:00Z" w16du:dateUtc="2026-05-25T12:24:00Z">
        <w:r w:rsidR="00774C4F">
          <w:rPr>
            <w:rFonts w:ascii="Cambria" w:hAnsi="Cambria"/>
            <w:sz w:val="28"/>
            <w:szCs w:val="28"/>
          </w:rPr>
          <w:t>ny</w:t>
        </w:r>
      </w:ins>
      <w:r>
        <w:rPr>
          <w:rFonts w:ascii="Cambria" w:hAnsi="Cambria"/>
          <w:sz w:val="28"/>
          <w:szCs w:val="28"/>
        </w:rPr>
        <w:t xml:space="preserve"> man to save her</w:t>
      </w:r>
      <w:commentRangeEnd w:id="3858"/>
      <w:r w:rsidR="00071016">
        <w:rPr>
          <w:rStyle w:val="CommentReference"/>
          <w:rFonts w:ascii="Cambria" w:hAnsi="Cambria"/>
          <w:sz w:val="28"/>
          <w:szCs w:val="28"/>
        </w:rPr>
        <w:commentReference w:id="3858"/>
      </w:r>
      <w:del w:id="3861" w:author="Claire S" w:date="2026-05-27T11:51:00Z" w16du:dateUtc="2026-05-27T10:51:00Z">
        <w:r w:rsidDel="00BD3818">
          <w:rPr>
            <w:rFonts w:ascii="Cambria" w:hAnsi="Cambria"/>
            <w:sz w:val="28"/>
            <w:szCs w:val="28"/>
          </w:rPr>
          <w:delText>.</w:delText>
        </w:r>
      </w:del>
      <w:ins w:id="3862" w:author="Claire S" w:date="2026-05-27T11:52:00Z" w16du:dateUtc="2026-05-27T10:52:00Z">
        <w:r w:rsidR="0005785A">
          <w:rPr>
            <w:rFonts w:ascii="Cambria" w:hAnsi="Cambria"/>
            <w:sz w:val="28"/>
            <w:szCs w:val="28"/>
          </w:rPr>
          <w:t>.</w:t>
        </w:r>
      </w:ins>
    </w:p>
    <w:p w14:paraId="2DE54DCF" w14:textId="075EB33F" w:rsidR="006E3719" w:rsidRDefault="006E3719" w:rsidP="006E3719">
      <w:pPr>
        <w:spacing w:line="360" w:lineRule="auto"/>
        <w:ind w:firstLine="720"/>
        <w:contextualSpacing/>
        <w:rPr>
          <w:rFonts w:ascii="Cambria" w:hAnsi="Cambria"/>
          <w:sz w:val="28"/>
          <w:szCs w:val="28"/>
        </w:rPr>
      </w:pPr>
      <w:r>
        <w:rPr>
          <w:rFonts w:ascii="Cambria" w:hAnsi="Cambria"/>
          <w:sz w:val="28"/>
          <w:szCs w:val="28"/>
        </w:rPr>
        <w:t xml:space="preserve">‘Clara!’ </w:t>
      </w:r>
      <w:r w:rsidR="009559E2">
        <w:rPr>
          <w:rFonts w:ascii="Cambria" w:hAnsi="Cambria"/>
          <w:sz w:val="28"/>
          <w:szCs w:val="28"/>
        </w:rPr>
        <w:t xml:space="preserve">A </w:t>
      </w:r>
      <w:del w:id="3863" w:author="Daisy Watt" w:date="2026-06-18T22:46:00Z" w16du:dateUtc="2026-06-18T21:46:00Z">
        <w:r w:rsidR="009559E2" w:rsidDel="00C71CB4">
          <w:rPr>
            <w:rFonts w:ascii="Cambria" w:hAnsi="Cambria"/>
            <w:sz w:val="28"/>
            <w:szCs w:val="28"/>
          </w:rPr>
          <w:delText xml:space="preserve">female </w:delText>
        </w:r>
        <w:r w:rsidR="009559E2" w:rsidRPr="00C71CB4" w:rsidDel="00C71CB4">
          <w:rPr>
            <w:rFonts w:ascii="Cambria" w:hAnsi="Cambria"/>
            <w:sz w:val="28"/>
            <w:szCs w:val="28"/>
            <w:highlight w:val="yellow"/>
            <w:rPrChange w:id="3864" w:author="Daisy Watt" w:date="2026-06-18T22:46:00Z" w16du:dateUtc="2026-06-18T21:46:00Z">
              <w:rPr>
                <w:rFonts w:ascii="Cambria" w:hAnsi="Cambria"/>
                <w:sz w:val="28"/>
                <w:szCs w:val="28"/>
              </w:rPr>
            </w:rPrChange>
          </w:rPr>
          <w:delText>voice</w:delText>
        </w:r>
      </w:del>
      <w:ins w:id="3865" w:author="Daisy Watt" w:date="2026-06-18T22:46:00Z" w16du:dateUtc="2026-06-18T21:46:00Z">
        <w:r w:rsidR="00C71CB4">
          <w:rPr>
            <w:rFonts w:ascii="Cambria" w:hAnsi="Cambria"/>
            <w:sz w:val="28"/>
            <w:szCs w:val="28"/>
          </w:rPr>
          <w:t>woman</w:t>
        </w:r>
      </w:ins>
      <w:r w:rsidR="009559E2">
        <w:rPr>
          <w:rFonts w:ascii="Cambria" w:hAnsi="Cambria"/>
          <w:sz w:val="28"/>
          <w:szCs w:val="28"/>
        </w:rPr>
        <w:t xml:space="preserve">, </w:t>
      </w:r>
      <w:r>
        <w:rPr>
          <w:rFonts w:ascii="Cambria" w:hAnsi="Cambria"/>
          <w:sz w:val="28"/>
          <w:szCs w:val="28"/>
        </w:rPr>
        <w:t>in a bar</w:t>
      </w:r>
      <w:ins w:id="3866" w:author="Daisy Watt" w:date="2026-06-18T22:42:00Z" w16du:dateUtc="2026-06-18T21:42:00Z">
        <w:r w:rsidR="00347311">
          <w:rPr>
            <w:rFonts w:ascii="Cambria" w:hAnsi="Cambria"/>
            <w:sz w:val="28"/>
            <w:szCs w:val="28"/>
          </w:rPr>
          <w:t>,</w:t>
        </w:r>
      </w:ins>
      <w:r w:rsidR="009559E2">
        <w:rPr>
          <w:rFonts w:ascii="Cambria" w:hAnsi="Cambria"/>
          <w:sz w:val="28"/>
          <w:szCs w:val="28"/>
        </w:rPr>
        <w:t xml:space="preserve"> maybe? L</w:t>
      </w:r>
      <w:r>
        <w:rPr>
          <w:rFonts w:ascii="Cambria" w:hAnsi="Cambria"/>
          <w:sz w:val="28"/>
          <w:szCs w:val="28"/>
        </w:rPr>
        <w:t>oud music</w:t>
      </w:r>
      <w:r w:rsidRPr="00286D62">
        <w:rPr>
          <w:rFonts w:ascii="Cambria" w:hAnsi="Cambria"/>
          <w:sz w:val="28"/>
          <w:szCs w:val="28"/>
        </w:rPr>
        <w:t>, voices c</w:t>
      </w:r>
      <w:r>
        <w:rPr>
          <w:rFonts w:ascii="Cambria" w:hAnsi="Cambria"/>
          <w:sz w:val="28"/>
          <w:szCs w:val="28"/>
        </w:rPr>
        <w:t xml:space="preserve">alling in the background, people laughing.  </w:t>
      </w:r>
    </w:p>
    <w:p w14:paraId="50E6D8C9" w14:textId="4ECDB6A5" w:rsidR="006E3719" w:rsidRDefault="006E3719" w:rsidP="006E3719">
      <w:pPr>
        <w:spacing w:line="360" w:lineRule="auto"/>
        <w:ind w:firstLine="720"/>
        <w:contextualSpacing/>
        <w:rPr>
          <w:rFonts w:ascii="Cambria" w:hAnsi="Cambria"/>
          <w:sz w:val="28"/>
          <w:szCs w:val="28"/>
        </w:rPr>
      </w:pPr>
      <w:r>
        <w:rPr>
          <w:rFonts w:ascii="Cambria" w:hAnsi="Cambria"/>
          <w:sz w:val="28"/>
          <w:szCs w:val="28"/>
        </w:rPr>
        <w:t>‘Violet? Hang on</w:t>
      </w:r>
      <w:ins w:id="3867" w:author="Daisy Watt" w:date="2026-06-18T22:42:00Z" w16du:dateUtc="2026-06-18T21:42:00Z">
        <w:r w:rsidR="00347311">
          <w:rPr>
            <w:rFonts w:ascii="Cambria" w:hAnsi="Cambria"/>
            <w:sz w:val="28"/>
            <w:szCs w:val="28"/>
          </w:rPr>
          <w:t>…</w:t>
        </w:r>
      </w:ins>
      <w:del w:id="3868" w:author="Daisy Watt" w:date="2026-06-18T22:42:00Z" w16du:dateUtc="2026-06-18T21:42:00Z">
        <w:r w:rsidDel="00347311">
          <w:rPr>
            <w:rFonts w:ascii="Cambria" w:hAnsi="Cambria"/>
            <w:sz w:val="28"/>
            <w:szCs w:val="28"/>
          </w:rPr>
          <w:delText xml:space="preserve"> -</w:delText>
        </w:r>
      </w:del>
      <w:r>
        <w:rPr>
          <w:rFonts w:ascii="Cambria" w:hAnsi="Cambria"/>
          <w:sz w:val="28"/>
          <w:szCs w:val="28"/>
        </w:rPr>
        <w:t>’ Clara gave a loud sneeze. ‘</w:t>
      </w:r>
      <w:del w:id="3869" w:author="Daisy Watt" w:date="2026-06-18T22:54:00Z" w16du:dateUtc="2026-06-18T21:54:00Z">
        <w:r>
          <w:rPr>
            <w:rFonts w:ascii="Cambria" w:hAnsi="Cambria"/>
            <w:sz w:val="28"/>
            <w:szCs w:val="28"/>
          </w:rPr>
          <w:delText xml:space="preserve">Atishoo! </w:delText>
        </w:r>
      </w:del>
      <w:r>
        <w:rPr>
          <w:rFonts w:ascii="Cambria" w:hAnsi="Cambria"/>
          <w:sz w:val="28"/>
          <w:szCs w:val="28"/>
        </w:rPr>
        <w:t xml:space="preserve">Sorry, I’m still </w:t>
      </w:r>
      <w:r w:rsidRPr="00286D62">
        <w:rPr>
          <w:rFonts w:ascii="Cambria" w:hAnsi="Cambria"/>
          <w:sz w:val="28"/>
          <w:szCs w:val="28"/>
        </w:rPr>
        <w:t>feeling rough.’</w:t>
      </w:r>
      <w:r w:rsidR="00C96442" w:rsidRPr="00286D62">
        <w:rPr>
          <w:rFonts w:ascii="Cambria" w:hAnsi="Cambria"/>
          <w:sz w:val="28"/>
          <w:szCs w:val="28"/>
        </w:rPr>
        <w:t xml:space="preserve"> </w:t>
      </w:r>
      <w:del w:id="3870" w:author="Daisy Watt" w:date="2026-06-18T22:47:00Z" w16du:dateUtc="2026-06-18T21:47:00Z">
        <w:r w:rsidR="00C96442" w:rsidRPr="00286D62" w:rsidDel="00242451">
          <w:rPr>
            <w:rFonts w:ascii="Cambria" w:hAnsi="Cambria"/>
            <w:sz w:val="28"/>
            <w:szCs w:val="28"/>
          </w:rPr>
          <w:delText>And a bit terrified, if she was honest.</w:delText>
        </w:r>
      </w:del>
    </w:p>
    <w:p w14:paraId="43178803" w14:textId="2442B30D" w:rsidR="006E3719" w:rsidDel="000117A7" w:rsidRDefault="006E3719" w:rsidP="006E3719">
      <w:pPr>
        <w:spacing w:line="360" w:lineRule="auto"/>
        <w:contextualSpacing/>
        <w:rPr>
          <w:del w:id="3871" w:author="Claire S" w:date="2026-05-25T13:24:00Z" w16du:dateUtc="2026-05-25T12:24:00Z"/>
          <w:rFonts w:ascii="Cambria" w:hAnsi="Cambria"/>
          <w:sz w:val="28"/>
          <w:szCs w:val="28"/>
        </w:rPr>
      </w:pPr>
      <w:r>
        <w:rPr>
          <w:rFonts w:ascii="Cambria" w:hAnsi="Cambria"/>
          <w:sz w:val="28"/>
          <w:szCs w:val="28"/>
        </w:rPr>
        <w:tab/>
        <w:t>‘You sound terrible</w:t>
      </w:r>
      <w:ins w:id="3872" w:author="Daisy Watt" w:date="2026-06-18T22:47:00Z" w16du:dateUtc="2026-06-18T21:47:00Z">
        <w:r w:rsidR="00242451">
          <w:rPr>
            <w:rFonts w:ascii="Cambria" w:hAnsi="Cambria"/>
            <w:sz w:val="28"/>
            <w:szCs w:val="28"/>
          </w:rPr>
          <w:t>.</w:t>
        </w:r>
      </w:ins>
      <w:del w:id="3873" w:author="Daisy Watt" w:date="2026-06-18T22:47:00Z" w16du:dateUtc="2026-06-18T21:47:00Z">
        <w:r w:rsidDel="00242451">
          <w:rPr>
            <w:rFonts w:ascii="Cambria" w:hAnsi="Cambria"/>
            <w:sz w:val="28"/>
            <w:szCs w:val="28"/>
          </w:rPr>
          <w:delText>,</w:delText>
        </w:r>
      </w:del>
      <w:r>
        <w:rPr>
          <w:rFonts w:ascii="Cambria" w:hAnsi="Cambria"/>
          <w:sz w:val="28"/>
          <w:szCs w:val="28"/>
        </w:rPr>
        <w:t>’ Not Violet at all, but Clara’s mum, calling from the Canary Isl</w:t>
      </w:r>
      <w:ins w:id="3874" w:author="Daisy Watt" w:date="2026-06-18T22:54:00Z" w16du:dateUtc="2026-06-18T21:54:00Z">
        <w:r w:rsidR="00A96D41">
          <w:rPr>
            <w:rFonts w:ascii="Cambria" w:hAnsi="Cambria"/>
            <w:sz w:val="28"/>
            <w:szCs w:val="28"/>
          </w:rPr>
          <w:t>and</w:t>
        </w:r>
      </w:ins>
      <w:del w:id="3875" w:author="Daisy Watt" w:date="2026-06-18T22:54:00Z" w16du:dateUtc="2026-06-18T21:54:00Z">
        <w:r w:rsidDel="00A96D41">
          <w:rPr>
            <w:rFonts w:ascii="Cambria" w:hAnsi="Cambria"/>
            <w:sz w:val="28"/>
            <w:szCs w:val="28"/>
          </w:rPr>
          <w:delText>e</w:delText>
        </w:r>
      </w:del>
      <w:r>
        <w:rPr>
          <w:rFonts w:ascii="Cambria" w:hAnsi="Cambria"/>
          <w:sz w:val="28"/>
          <w:szCs w:val="28"/>
        </w:rPr>
        <w:t>s. ‘I hope you’re tucked up with a Lem</w:t>
      </w:r>
      <w:ins w:id="3876" w:author="Daisy Watt" w:date="2026-06-18T22:54:00Z" w16du:dateUtc="2026-06-18T21:54:00Z">
        <w:r w:rsidR="00A96D41">
          <w:rPr>
            <w:rFonts w:ascii="Cambria" w:hAnsi="Cambria"/>
            <w:sz w:val="28"/>
            <w:szCs w:val="28"/>
          </w:rPr>
          <w:t>s</w:t>
        </w:r>
      </w:ins>
      <w:del w:id="3877" w:author="Daisy Watt" w:date="2026-06-18T22:54:00Z" w16du:dateUtc="2026-06-18T21:54:00Z">
        <w:r>
          <w:rPr>
            <w:rFonts w:ascii="Cambria" w:hAnsi="Cambria"/>
            <w:sz w:val="28"/>
            <w:szCs w:val="28"/>
          </w:rPr>
          <w:delText xml:space="preserve"> S</w:delText>
        </w:r>
      </w:del>
      <w:r>
        <w:rPr>
          <w:rFonts w:ascii="Cambria" w:hAnsi="Cambria"/>
          <w:sz w:val="28"/>
          <w:szCs w:val="28"/>
        </w:rPr>
        <w:t xml:space="preserve">ip, and not out on the town.’ </w:t>
      </w:r>
      <w:commentRangeStart w:id="3878"/>
    </w:p>
    <w:p w14:paraId="78C9B1A1" w14:textId="4F48B967" w:rsidR="006E3719" w:rsidRDefault="006E3719">
      <w:pPr>
        <w:spacing w:line="360" w:lineRule="auto"/>
        <w:contextualSpacing/>
        <w:rPr>
          <w:rFonts w:ascii="Cambria" w:hAnsi="Cambria"/>
          <w:sz w:val="28"/>
          <w:szCs w:val="28"/>
        </w:rPr>
        <w:pPrChange w:id="3879" w:author="Claire S" w:date="2026-05-25T13:24:00Z" w16du:dateUtc="2026-05-25T12:24:00Z">
          <w:pPr>
            <w:spacing w:line="360" w:lineRule="auto"/>
            <w:ind w:firstLine="720"/>
            <w:contextualSpacing/>
          </w:pPr>
        </w:pPrChange>
      </w:pPr>
      <w:r>
        <w:rPr>
          <w:rFonts w:ascii="Cambria" w:hAnsi="Cambria"/>
          <w:sz w:val="28"/>
          <w:szCs w:val="28"/>
        </w:rPr>
        <w:t>She sounded typically reproving</w:t>
      </w:r>
      <w:commentRangeEnd w:id="3878"/>
      <w:r w:rsidR="00A96D41">
        <w:rPr>
          <w:rStyle w:val="CommentReference"/>
          <w:rFonts w:ascii="Cambria" w:hAnsi="Cambria"/>
          <w:sz w:val="28"/>
          <w:szCs w:val="28"/>
        </w:rPr>
        <w:commentReference w:id="3878"/>
      </w:r>
      <w:del w:id="3880" w:author="Claire S" w:date="2026-05-25T13:24:00Z" w16du:dateUtc="2026-05-25T12:24:00Z">
        <w:r w:rsidDel="000117A7">
          <w:rPr>
            <w:rFonts w:ascii="Cambria" w:hAnsi="Cambria"/>
            <w:sz w:val="28"/>
            <w:szCs w:val="28"/>
          </w:rPr>
          <w:delText>, which was</w:delText>
        </w:r>
      </w:del>
      <w:ins w:id="3881" w:author="Claire S" w:date="2026-05-25T13:24:00Z" w16du:dateUtc="2026-05-25T12:24:00Z">
        <w:r w:rsidR="000117A7">
          <w:rPr>
            <w:rFonts w:ascii="Cambria" w:hAnsi="Cambria"/>
            <w:sz w:val="28"/>
            <w:szCs w:val="28"/>
          </w:rPr>
          <w:t>;</w:t>
        </w:r>
      </w:ins>
      <w:r>
        <w:rPr>
          <w:rFonts w:ascii="Cambria" w:hAnsi="Cambria"/>
          <w:sz w:val="28"/>
          <w:szCs w:val="28"/>
        </w:rPr>
        <w:t xml:space="preserve"> ironic</w:t>
      </w:r>
      <w:ins w:id="3882" w:author="Daisy Watt" w:date="2026-06-18T22:43:00Z" w16du:dateUtc="2026-06-18T21:43:00Z">
        <w:r w:rsidR="008F6098">
          <w:rPr>
            <w:rFonts w:ascii="Cambria" w:hAnsi="Cambria"/>
            <w:sz w:val="28"/>
            <w:szCs w:val="28"/>
          </w:rPr>
          <w:t>,</w:t>
        </w:r>
      </w:ins>
      <w:r>
        <w:rPr>
          <w:rFonts w:ascii="Cambria" w:hAnsi="Cambria"/>
          <w:sz w:val="28"/>
          <w:szCs w:val="28"/>
        </w:rPr>
        <w:t xml:space="preserve"> given </w:t>
      </w:r>
      <w:ins w:id="3883" w:author="Daisy Watt" w:date="2026-06-18T22:43:00Z" w16du:dateUtc="2026-06-18T21:43:00Z">
        <w:r w:rsidR="008F6098">
          <w:rPr>
            <w:rFonts w:ascii="Cambria" w:hAnsi="Cambria"/>
            <w:sz w:val="28"/>
            <w:szCs w:val="28"/>
          </w:rPr>
          <w:t xml:space="preserve">that </w:t>
        </w:r>
      </w:ins>
      <w:r>
        <w:rPr>
          <w:rFonts w:ascii="Cambria" w:hAnsi="Cambria"/>
          <w:sz w:val="28"/>
          <w:szCs w:val="28"/>
        </w:rPr>
        <w:t xml:space="preserve">someone </w:t>
      </w:r>
      <w:ins w:id="3884" w:author="Claire S" w:date="2026-05-25T13:24:00Z" w16du:dateUtc="2026-05-25T12:24:00Z">
        <w:r w:rsidR="000117A7">
          <w:rPr>
            <w:rFonts w:ascii="Cambria" w:hAnsi="Cambria"/>
            <w:sz w:val="28"/>
            <w:szCs w:val="28"/>
          </w:rPr>
          <w:t xml:space="preserve">near her </w:t>
        </w:r>
      </w:ins>
      <w:r>
        <w:rPr>
          <w:rFonts w:ascii="Cambria" w:hAnsi="Cambria"/>
          <w:sz w:val="28"/>
          <w:szCs w:val="28"/>
        </w:rPr>
        <w:t>was whooping loudly</w:t>
      </w:r>
      <w:r w:rsidR="00C96442">
        <w:rPr>
          <w:rFonts w:ascii="Cambria" w:hAnsi="Cambria"/>
          <w:sz w:val="28"/>
          <w:szCs w:val="28"/>
        </w:rPr>
        <w:t>,</w:t>
      </w:r>
      <w:r>
        <w:rPr>
          <w:rFonts w:ascii="Cambria" w:hAnsi="Cambria"/>
          <w:sz w:val="28"/>
          <w:szCs w:val="28"/>
        </w:rPr>
        <w:t xml:space="preserve"> and </w:t>
      </w:r>
      <w:ins w:id="3885" w:author="Daisy Watt" w:date="2026-06-18T22:56:00Z" w16du:dateUtc="2026-06-18T21:56:00Z">
        <w:r w:rsidR="00A96D41">
          <w:rPr>
            <w:rFonts w:ascii="Cambria" w:hAnsi="Cambria"/>
            <w:sz w:val="28"/>
            <w:szCs w:val="28"/>
          </w:rPr>
          <w:t>‘</w:t>
        </w:r>
      </w:ins>
      <w:r w:rsidRPr="00A96D41">
        <w:rPr>
          <w:rFonts w:ascii="Cambria" w:hAnsi="Cambria"/>
          <w:sz w:val="28"/>
          <w:szCs w:val="28"/>
          <w:rPrChange w:id="3886" w:author="Daisy Watt" w:date="2026-06-23T12:42:00Z" w16du:dateUtc="2026-06-23T10:42:00Z">
            <w:rPr>
              <w:rFonts w:ascii="Cambria" w:hAnsi="Cambria"/>
              <w:i/>
              <w:iCs/>
              <w:sz w:val="28"/>
              <w:szCs w:val="28"/>
            </w:rPr>
          </w:rPrChange>
        </w:rPr>
        <w:t xml:space="preserve">Club </w:t>
      </w:r>
      <w:r w:rsidRPr="00A96D41">
        <w:rPr>
          <w:rFonts w:ascii="Cambria" w:hAnsi="Cambria"/>
          <w:sz w:val="28"/>
          <w:szCs w:val="28"/>
          <w:rPrChange w:id="3887" w:author="Daisy Watt" w:date="2026-06-18T22:56:00Z" w16du:dateUtc="2026-06-18T21:56:00Z">
            <w:rPr>
              <w:rFonts w:ascii="Cambria" w:hAnsi="Cambria"/>
              <w:i/>
              <w:iCs/>
              <w:sz w:val="28"/>
              <w:szCs w:val="28"/>
            </w:rPr>
          </w:rPrChange>
        </w:rPr>
        <w:t>Tropicana</w:t>
      </w:r>
      <w:ins w:id="3888" w:author="Daisy Watt" w:date="2026-06-18T22:56:00Z" w16du:dateUtc="2026-06-18T21:56:00Z">
        <w:r w:rsidR="00A96D41">
          <w:rPr>
            <w:rFonts w:ascii="Cambria" w:hAnsi="Cambria"/>
            <w:sz w:val="28"/>
            <w:szCs w:val="28"/>
          </w:rPr>
          <w:t>’</w:t>
        </w:r>
      </w:ins>
      <w:r>
        <w:rPr>
          <w:rFonts w:ascii="Cambria" w:hAnsi="Cambria"/>
          <w:sz w:val="28"/>
          <w:szCs w:val="28"/>
        </w:rPr>
        <w:t xml:space="preserve"> had just started playing.</w:t>
      </w:r>
    </w:p>
    <w:p w14:paraId="6CB065D2" w14:textId="220E6214" w:rsidR="006E3719" w:rsidRDefault="006E3719" w:rsidP="006E3719">
      <w:pPr>
        <w:spacing w:line="360" w:lineRule="auto"/>
        <w:ind w:firstLine="720"/>
        <w:contextualSpacing/>
        <w:rPr>
          <w:del w:id="3889" w:author="Daisy Watt" w:date="2026-06-18T23:02:00Z" w16du:dateUtc="2026-06-18T22:02:00Z"/>
          <w:rFonts w:ascii="Cambria" w:hAnsi="Cambria"/>
          <w:sz w:val="28"/>
          <w:szCs w:val="28"/>
        </w:rPr>
      </w:pPr>
      <w:r>
        <w:rPr>
          <w:rFonts w:ascii="Cambria" w:hAnsi="Cambria"/>
          <w:sz w:val="28"/>
          <w:szCs w:val="28"/>
        </w:rPr>
        <w:t>‘</w:t>
      </w:r>
      <w:del w:id="3890" w:author="Daisy Watt" w:date="2026-06-18T22:57:00Z" w16du:dateUtc="2026-06-18T21:57:00Z">
        <w:r>
          <w:rPr>
            <w:rFonts w:ascii="Cambria" w:hAnsi="Cambria"/>
            <w:sz w:val="28"/>
            <w:szCs w:val="28"/>
          </w:rPr>
          <w:delText xml:space="preserve">No, </w:delText>
        </w:r>
      </w:del>
      <w:r>
        <w:rPr>
          <w:rFonts w:ascii="Cambria" w:hAnsi="Cambria"/>
          <w:sz w:val="28"/>
          <w:szCs w:val="28"/>
        </w:rPr>
        <w:t>I’m on the sofa</w:t>
      </w:r>
      <w:del w:id="3891" w:author="Daisy Watt" w:date="2026-06-18T22:57:00Z" w16du:dateUtc="2026-06-18T21:57:00Z">
        <w:r w:rsidRPr="00A96D41">
          <w:rPr>
            <w:rFonts w:ascii="Cambria" w:hAnsi="Cambria"/>
            <w:sz w:val="28"/>
            <w:szCs w:val="28"/>
            <w:highlight w:val="yellow"/>
            <w:rPrChange w:id="3892" w:author="Daisy Watt" w:date="2026-06-23T12:42:00Z" w16du:dateUtc="2026-06-23T10:42:00Z">
              <w:rPr>
                <w:rFonts w:ascii="Cambria" w:hAnsi="Cambria"/>
                <w:sz w:val="28"/>
                <w:szCs w:val="28"/>
              </w:rPr>
            </w:rPrChange>
          </w:rPr>
          <w:delText>, feeling crap</w:delText>
        </w:r>
      </w:del>
      <w:r>
        <w:rPr>
          <w:rFonts w:ascii="Cambria" w:hAnsi="Cambria"/>
          <w:sz w:val="28"/>
          <w:szCs w:val="28"/>
        </w:rPr>
        <w:t xml:space="preserve">. </w:t>
      </w:r>
      <w:del w:id="3893" w:author="Daisy Watt" w:date="2026-06-18T22:43:00Z" w16du:dateUtc="2026-06-18T21:43:00Z">
        <w:r w:rsidDel="00881EED">
          <w:rPr>
            <w:rFonts w:ascii="Cambria" w:hAnsi="Cambria"/>
            <w:sz w:val="28"/>
            <w:szCs w:val="28"/>
          </w:rPr>
          <w:delText xml:space="preserve"> </w:delText>
        </w:r>
      </w:del>
      <w:r>
        <w:rPr>
          <w:rFonts w:ascii="Cambria" w:hAnsi="Cambria"/>
          <w:sz w:val="28"/>
          <w:szCs w:val="28"/>
        </w:rPr>
        <w:t xml:space="preserve">You okay?’ </w:t>
      </w:r>
      <w:ins w:id="3894" w:author="Daisy Watt" w:date="2026-06-18T22:43:00Z" w16du:dateUtc="2026-06-18T21:43:00Z">
        <w:r w:rsidR="00881EED">
          <w:rPr>
            <w:rFonts w:ascii="Cambria" w:hAnsi="Cambria"/>
            <w:sz w:val="28"/>
            <w:szCs w:val="28"/>
          </w:rPr>
          <w:t>Ri</w:t>
        </w:r>
      </w:ins>
      <w:del w:id="3895" w:author="Daisy Watt" w:date="2026-06-18T22:43:00Z" w16du:dateUtc="2026-06-18T21:43:00Z">
        <w:r w:rsidRPr="00881EED" w:rsidDel="00881EED">
          <w:rPr>
            <w:rFonts w:ascii="Cambria" w:hAnsi="Cambria"/>
            <w:sz w:val="28"/>
            <w:szCs w:val="28"/>
            <w:highlight w:val="yellow"/>
            <w:rPrChange w:id="3896" w:author="Daisy Watt" w:date="2026-06-18T22:43:00Z" w16du:dateUtc="2026-06-18T21:43:00Z">
              <w:rPr>
                <w:rFonts w:ascii="Cambria" w:hAnsi="Cambria"/>
                <w:sz w:val="28"/>
                <w:szCs w:val="28"/>
              </w:rPr>
            </w:rPrChange>
          </w:rPr>
          <w:delText>Though</w:delText>
        </w:r>
        <w:r w:rsidDel="00881EED">
          <w:rPr>
            <w:rFonts w:ascii="Cambria" w:hAnsi="Cambria"/>
            <w:sz w:val="28"/>
            <w:szCs w:val="28"/>
          </w:rPr>
          <w:delText xml:space="preserve"> ri</w:delText>
        </w:r>
      </w:del>
      <w:r>
        <w:rPr>
          <w:rFonts w:ascii="Cambria" w:hAnsi="Cambria"/>
          <w:sz w:val="28"/>
          <w:szCs w:val="28"/>
        </w:rPr>
        <w:t xml:space="preserve">ght now, Clara didn’t want to hear about her mum’s last-minute holiday in Tenerife with the </w:t>
      </w:r>
      <w:del w:id="3897" w:author="Daisy Watt" w:date="2026-06-18T22:58:00Z" w16du:dateUtc="2026-06-18T21:58:00Z">
        <w:r>
          <w:rPr>
            <w:rFonts w:ascii="Cambria" w:hAnsi="Cambria"/>
            <w:sz w:val="28"/>
            <w:szCs w:val="28"/>
          </w:rPr>
          <w:delText xml:space="preserve">new </w:delText>
        </w:r>
      </w:del>
      <w:r>
        <w:rPr>
          <w:rFonts w:ascii="Cambria" w:hAnsi="Cambria"/>
          <w:sz w:val="28"/>
          <w:szCs w:val="28"/>
        </w:rPr>
        <w:t xml:space="preserve">bloke she’d met only weeks ago, </w:t>
      </w:r>
      <w:r w:rsidRPr="00F63E0F">
        <w:rPr>
          <w:rFonts w:ascii="Cambria" w:hAnsi="Cambria"/>
          <w:sz w:val="28"/>
          <w:szCs w:val="28"/>
        </w:rPr>
        <w:t>though</w:t>
      </w:r>
      <w:r>
        <w:rPr>
          <w:rFonts w:ascii="Cambria" w:hAnsi="Cambria"/>
          <w:sz w:val="28"/>
          <w:szCs w:val="28"/>
        </w:rPr>
        <w:t xml:space="preserve"> at least it meant Clara had the flat</w:t>
      </w:r>
      <w:ins w:id="3898" w:author="Claire S" w:date="2026-05-11T12:24:00Z" w16du:dateUtc="2026-05-11T11:24:00Z">
        <w:r w:rsidR="00B27201">
          <w:rPr>
            <w:rFonts w:ascii="Cambria" w:hAnsi="Cambria"/>
            <w:sz w:val="28"/>
            <w:szCs w:val="28"/>
          </w:rPr>
          <w:t xml:space="preserve"> mainly</w:t>
        </w:r>
      </w:ins>
      <w:r>
        <w:rPr>
          <w:rFonts w:ascii="Cambria" w:hAnsi="Cambria"/>
          <w:sz w:val="28"/>
          <w:szCs w:val="28"/>
        </w:rPr>
        <w:t xml:space="preserve"> to herself. </w:t>
      </w:r>
      <w:del w:id="3899" w:author="Daisy Watt" w:date="2026-06-18T23:02:00Z" w16du:dateUtc="2026-06-18T22:02:00Z">
        <w:r>
          <w:rPr>
            <w:rFonts w:ascii="Cambria" w:hAnsi="Cambria"/>
            <w:sz w:val="28"/>
            <w:szCs w:val="28"/>
          </w:rPr>
          <w:delText xml:space="preserve"> </w:delText>
        </w:r>
      </w:del>
    </w:p>
    <w:p w14:paraId="16A325F2" w14:textId="6C843A0C" w:rsidR="005263B2" w:rsidRDefault="00B27201" w:rsidP="006E3719">
      <w:pPr>
        <w:spacing w:line="360" w:lineRule="auto"/>
        <w:ind w:firstLine="720"/>
        <w:contextualSpacing/>
        <w:rPr>
          <w:rFonts w:ascii="Cambria" w:hAnsi="Cambria"/>
          <w:sz w:val="28"/>
          <w:szCs w:val="28"/>
        </w:rPr>
      </w:pPr>
      <w:ins w:id="3900" w:author="Claire S" w:date="2026-05-11T12:25:00Z" w16du:dateUtc="2026-05-11T11:25:00Z">
        <w:r>
          <w:rPr>
            <w:rFonts w:ascii="Cambria" w:hAnsi="Cambria"/>
            <w:sz w:val="28"/>
            <w:szCs w:val="28"/>
          </w:rPr>
          <w:t>Since she’d come home,</w:t>
        </w:r>
      </w:ins>
      <w:ins w:id="3901" w:author="Claire S" w:date="2026-06-02T17:51:00Z" w16du:dateUtc="2026-06-02T16:51:00Z">
        <w:r w:rsidR="00170EC1">
          <w:rPr>
            <w:rFonts w:ascii="Cambria" w:hAnsi="Cambria"/>
            <w:sz w:val="28"/>
            <w:szCs w:val="28"/>
          </w:rPr>
          <w:t xml:space="preserve"> newly single and</w:t>
        </w:r>
      </w:ins>
      <w:ins w:id="3902" w:author="Claire S" w:date="2026-05-11T12:25:00Z" w16du:dateUtc="2026-05-11T11:25:00Z">
        <w:r>
          <w:rPr>
            <w:rFonts w:ascii="Cambria" w:hAnsi="Cambria"/>
            <w:sz w:val="28"/>
            <w:szCs w:val="28"/>
          </w:rPr>
          <w:t xml:space="preserve"> </w:t>
        </w:r>
      </w:ins>
      <w:ins w:id="3903" w:author="Claire S" w:date="2026-06-02T09:31:00Z" w16du:dateUtc="2026-06-02T08:31:00Z">
        <w:r w:rsidR="00697351">
          <w:rPr>
            <w:rFonts w:ascii="Cambria" w:hAnsi="Cambria"/>
            <w:sz w:val="28"/>
            <w:szCs w:val="28"/>
          </w:rPr>
          <w:t xml:space="preserve">traumatised, </w:t>
        </w:r>
      </w:ins>
      <w:ins w:id="3904" w:author="Claire S" w:date="2026-05-11T12:25:00Z" w16du:dateUtc="2026-05-11T11:25:00Z">
        <w:r>
          <w:rPr>
            <w:rFonts w:ascii="Cambria" w:hAnsi="Cambria"/>
            <w:sz w:val="28"/>
            <w:szCs w:val="28"/>
          </w:rPr>
          <w:t xml:space="preserve">she’d </w:t>
        </w:r>
      </w:ins>
      <w:del w:id="3905" w:author="Claire S" w:date="2026-05-11T12:25:00Z" w16du:dateUtc="2026-05-11T11:25:00Z">
        <w:r w:rsidR="005263B2" w:rsidDel="00B27201">
          <w:rPr>
            <w:rFonts w:ascii="Cambria" w:hAnsi="Cambria"/>
            <w:sz w:val="28"/>
            <w:szCs w:val="28"/>
          </w:rPr>
          <w:delText xml:space="preserve">She </w:delText>
        </w:r>
      </w:del>
      <w:r w:rsidR="005263B2">
        <w:rPr>
          <w:rFonts w:ascii="Cambria" w:hAnsi="Cambria"/>
          <w:sz w:val="28"/>
          <w:szCs w:val="28"/>
        </w:rPr>
        <w:t xml:space="preserve">tried </w:t>
      </w:r>
      <w:del w:id="3906" w:author="Claire S" w:date="2026-05-11T12:24:00Z" w16du:dateUtc="2026-05-11T11:24:00Z">
        <w:r w:rsidR="005263B2" w:rsidDel="00AF3FC3">
          <w:rPr>
            <w:rFonts w:ascii="Cambria" w:hAnsi="Cambria"/>
            <w:sz w:val="28"/>
            <w:szCs w:val="28"/>
          </w:rPr>
          <w:delText xml:space="preserve">really </w:delText>
        </w:r>
      </w:del>
      <w:r w:rsidR="005263B2">
        <w:rPr>
          <w:rFonts w:ascii="Cambria" w:hAnsi="Cambria"/>
          <w:sz w:val="28"/>
          <w:szCs w:val="28"/>
        </w:rPr>
        <w:t xml:space="preserve">hard to understand </w:t>
      </w:r>
      <w:del w:id="3907" w:author="Claire S" w:date="2026-05-11T12:25:00Z" w16du:dateUtc="2026-05-11T11:25:00Z">
        <w:r w:rsidR="005263B2" w:rsidDel="00B27201">
          <w:rPr>
            <w:rFonts w:ascii="Cambria" w:hAnsi="Cambria"/>
            <w:sz w:val="28"/>
            <w:szCs w:val="28"/>
          </w:rPr>
          <w:delText xml:space="preserve">that </w:delText>
        </w:r>
      </w:del>
      <w:r w:rsidR="005263B2">
        <w:rPr>
          <w:rFonts w:ascii="Cambria" w:hAnsi="Cambria"/>
          <w:sz w:val="28"/>
          <w:szCs w:val="28"/>
        </w:rPr>
        <w:t xml:space="preserve">her mum was just </w:t>
      </w:r>
      <w:commentRangeStart w:id="3908"/>
      <w:r w:rsidR="005263B2">
        <w:rPr>
          <w:rFonts w:ascii="Cambria" w:hAnsi="Cambria"/>
          <w:sz w:val="28"/>
          <w:szCs w:val="28"/>
        </w:rPr>
        <w:t xml:space="preserve">looking for a bit of fun </w:t>
      </w:r>
      <w:r w:rsidR="005263B2" w:rsidRPr="00E0070C">
        <w:rPr>
          <w:rFonts w:ascii="Cambria" w:hAnsi="Cambria"/>
          <w:sz w:val="28"/>
          <w:szCs w:val="28"/>
        </w:rPr>
        <w:t xml:space="preserve">after Clara’s dad had turned out to be so unreliable; </w:t>
      </w:r>
      <w:commentRangeEnd w:id="3908"/>
      <w:r w:rsidR="000B78E3" w:rsidRPr="00E0070C">
        <w:rPr>
          <w:rStyle w:val="CommentReference"/>
          <w:rFonts w:ascii="Cambria" w:hAnsi="Cambria"/>
          <w:sz w:val="28"/>
          <w:szCs w:val="28"/>
        </w:rPr>
        <w:commentReference w:id="3908"/>
      </w:r>
      <w:r w:rsidR="005263B2" w:rsidRPr="00E0070C">
        <w:rPr>
          <w:rFonts w:ascii="Cambria" w:hAnsi="Cambria"/>
          <w:sz w:val="28"/>
          <w:szCs w:val="28"/>
        </w:rPr>
        <w:t xml:space="preserve">a fact </w:t>
      </w:r>
      <w:ins w:id="3909" w:author="Claire S" w:date="2026-06-02T09:31:00Z" w16du:dateUtc="2026-06-02T08:31:00Z">
        <w:r w:rsidR="00660BC9" w:rsidRPr="00E0070C">
          <w:rPr>
            <w:rFonts w:ascii="Cambria" w:hAnsi="Cambria"/>
            <w:sz w:val="28"/>
            <w:szCs w:val="28"/>
          </w:rPr>
          <w:t>neither C</w:t>
        </w:r>
      </w:ins>
      <w:del w:id="3910" w:author="Claire S" w:date="2026-06-02T09:31:00Z" w16du:dateUtc="2026-06-02T08:31:00Z">
        <w:r w:rsidR="005263B2" w:rsidRPr="00E0070C" w:rsidDel="00660BC9">
          <w:rPr>
            <w:rFonts w:ascii="Cambria" w:hAnsi="Cambria"/>
            <w:sz w:val="28"/>
            <w:szCs w:val="28"/>
          </w:rPr>
          <w:delText>C</w:delText>
        </w:r>
      </w:del>
      <w:r w:rsidR="005263B2" w:rsidRPr="00E0070C">
        <w:rPr>
          <w:rFonts w:ascii="Cambria" w:hAnsi="Cambria"/>
          <w:sz w:val="28"/>
          <w:szCs w:val="28"/>
        </w:rPr>
        <w:t>lara</w:t>
      </w:r>
      <w:ins w:id="3911" w:author="Claire S" w:date="2026-06-02T09:31:00Z" w16du:dateUtc="2026-06-02T08:31:00Z">
        <w:r w:rsidR="00660BC9" w:rsidRPr="00E0070C">
          <w:rPr>
            <w:rFonts w:ascii="Cambria" w:hAnsi="Cambria"/>
            <w:sz w:val="28"/>
            <w:szCs w:val="28"/>
          </w:rPr>
          <w:t xml:space="preserve"> or</w:t>
        </w:r>
        <w:r w:rsidR="00660BC9">
          <w:rPr>
            <w:rFonts w:ascii="Cambria" w:hAnsi="Cambria"/>
            <w:sz w:val="28"/>
            <w:szCs w:val="28"/>
          </w:rPr>
          <w:t xml:space="preserve"> Adam had</w:t>
        </w:r>
      </w:ins>
      <w:del w:id="3912" w:author="Claire S" w:date="2026-06-02T09:31:00Z" w16du:dateUtc="2026-06-02T08:31:00Z">
        <w:r w:rsidR="005263B2" w:rsidDel="00660BC9">
          <w:rPr>
            <w:rFonts w:ascii="Cambria" w:hAnsi="Cambria"/>
            <w:sz w:val="28"/>
            <w:szCs w:val="28"/>
          </w:rPr>
          <w:delText xml:space="preserve"> hadn’t</w:delText>
        </w:r>
      </w:del>
      <w:r w:rsidR="005263B2">
        <w:rPr>
          <w:rFonts w:ascii="Cambria" w:hAnsi="Cambria"/>
          <w:sz w:val="28"/>
          <w:szCs w:val="28"/>
        </w:rPr>
        <w:t xml:space="preserve"> really come to terms with</w:t>
      </w:r>
      <w:del w:id="3913" w:author="Claire S" w:date="2026-06-02T09:31:00Z" w16du:dateUtc="2026-06-02T08:31:00Z">
        <w:r w:rsidR="005263B2" w:rsidDel="00660BC9">
          <w:rPr>
            <w:rFonts w:ascii="Cambria" w:hAnsi="Cambria"/>
            <w:sz w:val="28"/>
            <w:szCs w:val="28"/>
          </w:rPr>
          <w:delText xml:space="preserve"> </w:delText>
        </w:r>
      </w:del>
      <w:ins w:id="3914" w:author="Claire S" w:date="2026-06-02T09:31:00Z" w16du:dateUtc="2026-06-02T08:31:00Z">
        <w:r w:rsidR="00660BC9">
          <w:rPr>
            <w:rFonts w:ascii="Cambria" w:hAnsi="Cambria"/>
            <w:sz w:val="28"/>
            <w:szCs w:val="28"/>
          </w:rPr>
          <w:t xml:space="preserve"> yet</w:t>
        </w:r>
      </w:ins>
      <w:del w:id="3915" w:author="Claire S" w:date="2026-06-02T09:31:00Z" w16du:dateUtc="2026-06-02T08:31:00Z">
        <w:r w:rsidR="005263B2" w:rsidDel="00660BC9">
          <w:rPr>
            <w:rFonts w:ascii="Cambria" w:hAnsi="Cambria"/>
            <w:sz w:val="28"/>
            <w:szCs w:val="28"/>
          </w:rPr>
          <w:delText>herself</w:delText>
        </w:r>
      </w:del>
      <w:r w:rsidR="005263B2">
        <w:rPr>
          <w:rFonts w:ascii="Cambria" w:hAnsi="Cambria"/>
          <w:sz w:val="28"/>
          <w:szCs w:val="28"/>
        </w:rPr>
        <w:t xml:space="preserve">. </w:t>
      </w:r>
    </w:p>
    <w:p w14:paraId="463F1E8D" w14:textId="54A2EA72" w:rsidR="006E3719" w:rsidDel="00EC4207" w:rsidRDefault="00502DA8" w:rsidP="005263B2">
      <w:pPr>
        <w:spacing w:line="360" w:lineRule="auto"/>
        <w:ind w:firstLine="720"/>
        <w:contextualSpacing/>
        <w:rPr>
          <w:del w:id="3916" w:author="Claire S" w:date="2026-07-20T12:19:00Z" w16du:dateUtc="2026-07-20T11:19:00Z"/>
          <w:rFonts w:ascii="Cambria" w:hAnsi="Cambria"/>
          <w:sz w:val="28"/>
          <w:szCs w:val="28"/>
        </w:rPr>
      </w:pPr>
      <w:del w:id="3917" w:author="Claire S" w:date="2026-07-20T12:19:00Z" w16du:dateUtc="2026-07-20T11:19:00Z">
        <w:r w:rsidDel="00EC4207">
          <w:rPr>
            <w:rFonts w:ascii="Cambria" w:hAnsi="Cambria"/>
            <w:sz w:val="28"/>
            <w:szCs w:val="28"/>
          </w:rPr>
          <w:delText xml:space="preserve">But at least Clara </w:delText>
        </w:r>
        <w:r w:rsidR="00E04B41" w:rsidDel="00EC4207">
          <w:rPr>
            <w:rFonts w:ascii="Cambria" w:hAnsi="Cambria"/>
            <w:sz w:val="28"/>
            <w:szCs w:val="28"/>
          </w:rPr>
          <w:delText>could</w:delText>
        </w:r>
        <w:r w:rsidR="005263B2" w:rsidDel="00EC4207">
          <w:rPr>
            <w:rFonts w:ascii="Cambria" w:hAnsi="Cambria"/>
            <w:sz w:val="28"/>
            <w:szCs w:val="28"/>
          </w:rPr>
          <w:delText xml:space="preserve"> start flat</w:delText>
        </w:r>
      </w:del>
      <w:ins w:id="3918" w:author="Daisy Watt" w:date="2026-06-18T22:44:00Z" w16du:dateUtc="2026-06-18T21:44:00Z">
        <w:del w:id="3919" w:author="Claire S" w:date="2026-07-20T12:19:00Z" w16du:dateUtc="2026-07-20T11:19:00Z">
          <w:r w:rsidR="00032C49" w:rsidDel="00EC4207">
            <w:rPr>
              <w:rFonts w:ascii="Cambria" w:hAnsi="Cambria"/>
              <w:sz w:val="28"/>
              <w:szCs w:val="28"/>
            </w:rPr>
            <w:delText xml:space="preserve"> </w:delText>
          </w:r>
        </w:del>
      </w:ins>
      <w:del w:id="3920" w:author="Claire S" w:date="2026-07-20T12:19:00Z" w16du:dateUtc="2026-07-20T11:19:00Z">
        <w:r w:rsidDel="00EC4207">
          <w:rPr>
            <w:rFonts w:ascii="Cambria" w:hAnsi="Cambria"/>
            <w:sz w:val="28"/>
            <w:szCs w:val="28"/>
          </w:rPr>
          <w:delText>-</w:delText>
        </w:r>
        <w:r w:rsidR="005263B2" w:rsidDel="00EC4207">
          <w:rPr>
            <w:rFonts w:ascii="Cambria" w:hAnsi="Cambria"/>
            <w:sz w:val="28"/>
            <w:szCs w:val="28"/>
          </w:rPr>
          <w:delText>hunting again</w:delText>
        </w:r>
        <w:r w:rsidDel="00EC4207">
          <w:rPr>
            <w:rFonts w:ascii="Cambria" w:hAnsi="Cambria"/>
            <w:sz w:val="28"/>
            <w:szCs w:val="28"/>
          </w:rPr>
          <w:delText>,</w:delText>
        </w:r>
        <w:r w:rsidR="005263B2" w:rsidDel="00EC4207">
          <w:rPr>
            <w:rFonts w:ascii="Cambria" w:hAnsi="Cambria"/>
            <w:sz w:val="28"/>
            <w:szCs w:val="28"/>
          </w:rPr>
          <w:delText xml:space="preserve"> now </w:delText>
        </w:r>
      </w:del>
      <w:del w:id="3921" w:author="Claire S" w:date="2026-05-11T12:23:00Z" w16du:dateUtc="2026-05-11T11:23:00Z">
        <w:r w:rsidR="005263B2" w:rsidDel="00BF535B">
          <w:rPr>
            <w:rFonts w:ascii="Cambria" w:hAnsi="Cambria"/>
            <w:sz w:val="28"/>
            <w:szCs w:val="28"/>
          </w:rPr>
          <w:delText>she’d saved up</w:delText>
        </w:r>
      </w:del>
      <w:del w:id="3922" w:author="Claire S" w:date="2026-07-20T12:19:00Z" w16du:dateUtc="2026-07-20T11:19:00Z">
        <w:r w:rsidR="005263B2" w:rsidDel="00EC4207">
          <w:rPr>
            <w:rFonts w:ascii="Cambria" w:hAnsi="Cambria"/>
            <w:sz w:val="28"/>
            <w:szCs w:val="28"/>
          </w:rPr>
          <w:delText xml:space="preserve"> </w:delText>
        </w:r>
        <w:r w:rsidR="00E04B41" w:rsidDel="00EC4207">
          <w:rPr>
            <w:rFonts w:ascii="Cambria" w:hAnsi="Cambria"/>
            <w:sz w:val="28"/>
            <w:szCs w:val="28"/>
          </w:rPr>
          <w:delText xml:space="preserve">enough </w:delText>
        </w:r>
        <w:r w:rsidR="005263B2" w:rsidDel="00EC4207">
          <w:rPr>
            <w:rFonts w:ascii="Cambria" w:hAnsi="Cambria"/>
            <w:sz w:val="28"/>
            <w:szCs w:val="28"/>
          </w:rPr>
          <w:delText xml:space="preserve">for a deposit. </w:delText>
        </w:r>
      </w:del>
      <w:del w:id="3923" w:author="Claire S" w:date="2026-05-27T11:52:00Z" w16du:dateUtc="2026-05-27T10:52:00Z">
        <w:r w:rsidR="005263B2" w:rsidDel="0005785A">
          <w:rPr>
            <w:rFonts w:ascii="Cambria" w:hAnsi="Cambria"/>
            <w:sz w:val="28"/>
            <w:szCs w:val="28"/>
          </w:rPr>
          <w:delText xml:space="preserve"> She hoped her mum </w:delText>
        </w:r>
      </w:del>
      <w:del w:id="3924" w:author="Claire S" w:date="2026-05-11T12:25:00Z" w16du:dateUtc="2026-05-11T11:25:00Z">
        <w:r w:rsidR="005263B2" w:rsidDel="00B87BAC">
          <w:rPr>
            <w:rFonts w:ascii="Cambria" w:hAnsi="Cambria"/>
            <w:sz w:val="28"/>
            <w:szCs w:val="28"/>
          </w:rPr>
          <w:delText>would understand</w:delText>
        </w:r>
      </w:del>
      <w:del w:id="3925" w:author="Claire S" w:date="2026-05-27T11:52:00Z" w16du:dateUtc="2026-05-27T10:52:00Z">
        <w:r w:rsidR="005263B2" w:rsidDel="0005785A">
          <w:rPr>
            <w:rFonts w:ascii="Cambria" w:hAnsi="Cambria"/>
            <w:sz w:val="28"/>
            <w:szCs w:val="28"/>
          </w:rPr>
          <w:delText xml:space="preserve">; though given </w:delText>
        </w:r>
        <w:r w:rsidR="005A520A" w:rsidDel="0005785A">
          <w:rPr>
            <w:rFonts w:ascii="Cambria" w:hAnsi="Cambria"/>
            <w:sz w:val="28"/>
            <w:szCs w:val="28"/>
          </w:rPr>
          <w:delText xml:space="preserve">her </w:delText>
        </w:r>
        <w:r w:rsidR="005263B2" w:rsidDel="0005785A">
          <w:rPr>
            <w:rFonts w:ascii="Cambria" w:hAnsi="Cambria"/>
            <w:sz w:val="28"/>
            <w:szCs w:val="28"/>
          </w:rPr>
          <w:delText xml:space="preserve">recent </w:delText>
        </w:r>
        <w:r w:rsidR="005A520A" w:rsidDel="0005785A">
          <w:rPr>
            <w:rFonts w:ascii="Cambria" w:hAnsi="Cambria"/>
            <w:sz w:val="28"/>
            <w:szCs w:val="28"/>
          </w:rPr>
          <w:delText>dating history, Clara imagined she’d be fine</w:delText>
        </w:r>
        <w:commentRangeStart w:id="3926"/>
        <w:commentRangeStart w:id="3927"/>
        <w:r w:rsidR="006E3719" w:rsidDel="0005785A">
          <w:rPr>
            <w:rFonts w:ascii="Cambria" w:hAnsi="Cambria"/>
            <w:sz w:val="28"/>
            <w:szCs w:val="28"/>
          </w:rPr>
          <w:delText xml:space="preserve">. </w:delText>
        </w:r>
      </w:del>
      <w:del w:id="3928" w:author="Claire S" w:date="2026-07-20T12:19:00Z" w16du:dateUtc="2026-07-20T11:19:00Z">
        <w:r w:rsidR="00FF19E5" w:rsidDel="00EC4207">
          <w:rPr>
            <w:rFonts w:ascii="Cambria" w:hAnsi="Cambria"/>
            <w:sz w:val="28"/>
            <w:szCs w:val="28"/>
          </w:rPr>
          <w:delText>He</w:delText>
        </w:r>
        <w:r w:rsidR="006E3719" w:rsidDel="00EC4207">
          <w:rPr>
            <w:rFonts w:ascii="Cambria" w:hAnsi="Cambria"/>
            <w:sz w:val="28"/>
            <w:szCs w:val="28"/>
          </w:rPr>
          <w:delText>r mum had become even more child-like</w:delText>
        </w:r>
        <w:r w:rsidR="005A520A" w:rsidDel="00EC4207">
          <w:rPr>
            <w:rFonts w:ascii="Cambria" w:hAnsi="Cambria"/>
            <w:sz w:val="28"/>
            <w:szCs w:val="28"/>
          </w:rPr>
          <w:delText xml:space="preserve"> since Clara’s dad left</w:delText>
        </w:r>
        <w:r w:rsidR="009C359E" w:rsidDel="00EC4207">
          <w:rPr>
            <w:rFonts w:ascii="Cambria" w:hAnsi="Cambria"/>
            <w:sz w:val="28"/>
            <w:szCs w:val="28"/>
          </w:rPr>
          <w:delText xml:space="preserve">, </w:delText>
        </w:r>
        <w:r w:rsidR="00FF19E5" w:rsidDel="00EC4207">
          <w:rPr>
            <w:rFonts w:ascii="Cambria" w:hAnsi="Cambria"/>
            <w:sz w:val="28"/>
            <w:szCs w:val="28"/>
          </w:rPr>
          <w:delText xml:space="preserve">but </w:delText>
        </w:r>
        <w:r w:rsidR="009C359E" w:rsidDel="00EC4207">
          <w:rPr>
            <w:rFonts w:ascii="Cambria" w:hAnsi="Cambria"/>
            <w:sz w:val="28"/>
            <w:szCs w:val="28"/>
          </w:rPr>
          <w:delText xml:space="preserve">she was actually an adult, </w:delText>
        </w:r>
        <w:r w:rsidR="00FF19E5" w:rsidDel="00EC4207">
          <w:rPr>
            <w:rFonts w:ascii="Cambria" w:hAnsi="Cambria"/>
            <w:sz w:val="28"/>
            <w:szCs w:val="28"/>
          </w:rPr>
          <w:delText>Clara</w:delText>
        </w:r>
        <w:r w:rsidR="009C359E" w:rsidDel="00EC4207">
          <w:rPr>
            <w:rFonts w:ascii="Cambria" w:hAnsi="Cambria"/>
            <w:sz w:val="28"/>
            <w:szCs w:val="28"/>
          </w:rPr>
          <w:delText xml:space="preserve"> had to remind herself. And her brother Adam was here of course. Though sometimes</w:delText>
        </w:r>
        <w:r w:rsidR="006E3719" w:rsidDel="00EC4207">
          <w:rPr>
            <w:rFonts w:ascii="Cambria" w:hAnsi="Cambria"/>
            <w:sz w:val="28"/>
            <w:szCs w:val="28"/>
          </w:rPr>
          <w:delText>, Clara felt like the only adult left in the family.</w:delText>
        </w:r>
      </w:del>
    </w:p>
    <w:p w14:paraId="439F4769" w14:textId="623772C8" w:rsidR="00C87C65" w:rsidDel="00660BC9" w:rsidRDefault="00395AC8">
      <w:pPr>
        <w:spacing w:line="360" w:lineRule="auto"/>
        <w:ind w:firstLine="720"/>
        <w:contextualSpacing/>
        <w:rPr>
          <w:del w:id="3929" w:author="Claire S" w:date="2026-06-02T09:32:00Z" w16du:dateUtc="2026-06-02T08:32:00Z"/>
          <w:rFonts w:ascii="Cambria" w:hAnsi="Cambria"/>
          <w:sz w:val="28"/>
          <w:szCs w:val="28"/>
        </w:rPr>
      </w:pPr>
      <w:ins w:id="3930" w:author="Claire S" w:date="2026-05-11T12:38:00Z" w16du:dateUtc="2026-05-11T11:38:00Z">
        <w:r>
          <w:rPr>
            <w:rFonts w:ascii="Cambria" w:hAnsi="Cambria"/>
            <w:sz w:val="28"/>
            <w:szCs w:val="28"/>
          </w:rPr>
          <w:t xml:space="preserve">And Adam was </w:t>
        </w:r>
      </w:ins>
      <w:ins w:id="3931" w:author="Daisy Watt" w:date="2026-06-18T23:06:00Z" w16du:dateUtc="2026-06-18T22:06:00Z">
        <w:r w:rsidR="000B78E3">
          <w:rPr>
            <w:rFonts w:ascii="Cambria" w:hAnsi="Cambria"/>
            <w:sz w:val="28"/>
            <w:szCs w:val="28"/>
          </w:rPr>
          <w:t>t</w:t>
        </w:r>
      </w:ins>
      <w:ins w:id="3932" w:author="Claire S" w:date="2026-05-11T12:38:00Z" w16du:dateUtc="2026-05-11T11:38:00Z">
        <w:r>
          <w:rPr>
            <w:rFonts w:ascii="Cambria" w:hAnsi="Cambria"/>
            <w:sz w:val="28"/>
            <w:szCs w:val="28"/>
          </w:rPr>
          <w:t>here, of course</w:t>
        </w:r>
      </w:ins>
      <w:ins w:id="3933" w:author="Claire S" w:date="2026-07-21T09:25:00Z" w16du:dateUtc="2026-07-21T08:25:00Z">
        <w:r w:rsidR="006A179A">
          <w:rPr>
            <w:rFonts w:ascii="Cambria" w:hAnsi="Cambria"/>
            <w:sz w:val="28"/>
            <w:szCs w:val="28"/>
          </w:rPr>
          <w:t>. But for some reason</w:t>
        </w:r>
      </w:ins>
      <w:del w:id="3934" w:author="Claire S" w:date="2026-05-11T12:38:00Z" w16du:dateUtc="2026-05-11T11:38:00Z">
        <w:r w:rsidR="006E3719" w:rsidDel="00395AC8">
          <w:rPr>
            <w:rFonts w:ascii="Cambria" w:hAnsi="Cambria"/>
            <w:sz w:val="28"/>
            <w:szCs w:val="28"/>
          </w:rPr>
          <w:delText>Sure, her brother Adam</w:delText>
        </w:r>
      </w:del>
      <w:ins w:id="3935" w:author="Claire S" w:date="2026-05-27T11:53:00Z" w16du:dateUtc="2026-05-27T10:53:00Z">
        <w:r w:rsidR="00A126EA">
          <w:rPr>
            <w:rFonts w:ascii="Cambria" w:hAnsi="Cambria"/>
            <w:sz w:val="28"/>
            <w:szCs w:val="28"/>
          </w:rPr>
          <w:t>, Clara</w:t>
        </w:r>
      </w:ins>
      <w:ins w:id="3936" w:author="Claire S" w:date="2026-07-21T09:26:00Z" w16du:dateUtc="2026-07-21T08:26:00Z">
        <w:r w:rsidR="006A179A">
          <w:rPr>
            <w:rFonts w:ascii="Cambria" w:hAnsi="Cambria"/>
            <w:sz w:val="28"/>
            <w:szCs w:val="28"/>
          </w:rPr>
          <w:t xml:space="preserve"> didn’t feel</w:t>
        </w:r>
      </w:ins>
      <w:ins w:id="3937" w:author="Claire S" w:date="2026-05-27T11:53:00Z" w16du:dateUtc="2026-05-27T10:53:00Z">
        <w:r w:rsidR="00A126EA">
          <w:rPr>
            <w:rFonts w:ascii="Cambria" w:hAnsi="Cambria"/>
            <w:sz w:val="28"/>
            <w:szCs w:val="28"/>
          </w:rPr>
          <w:t xml:space="preserve"> </w:t>
        </w:r>
      </w:ins>
      <w:ins w:id="3938" w:author="Daisy Watt" w:date="2026-06-18T23:07:00Z" w16du:dateUtc="2026-06-18T22:07:00Z">
        <w:r w:rsidR="000B78E3" w:rsidRPr="00E0070C">
          <w:rPr>
            <w:rFonts w:ascii="Cambria" w:hAnsi="Cambria"/>
            <w:sz w:val="28"/>
            <w:szCs w:val="28"/>
          </w:rPr>
          <w:t>reas</w:t>
        </w:r>
      </w:ins>
      <w:ins w:id="3939" w:author="Claire S" w:date="2026-05-27T11:53:00Z" w16du:dateUtc="2026-05-27T10:53:00Z">
        <w:r w:rsidR="00A126EA" w:rsidRPr="00E0070C">
          <w:rPr>
            <w:rFonts w:ascii="Cambria" w:hAnsi="Cambria"/>
            <w:sz w:val="28"/>
            <w:szCs w:val="28"/>
          </w:rPr>
          <w:t>sure</w:t>
        </w:r>
      </w:ins>
      <w:ins w:id="3940" w:author="Daisy Watt" w:date="2026-06-18T23:07:00Z" w16du:dateUtc="2026-06-18T22:07:00Z">
        <w:r w:rsidR="000B78E3" w:rsidRPr="00E0070C">
          <w:rPr>
            <w:rFonts w:ascii="Cambria" w:hAnsi="Cambria"/>
            <w:sz w:val="28"/>
            <w:szCs w:val="28"/>
          </w:rPr>
          <w:t>d b</w:t>
        </w:r>
        <w:r w:rsidR="000B78E3">
          <w:rPr>
            <w:rFonts w:ascii="Cambria" w:hAnsi="Cambria"/>
            <w:sz w:val="28"/>
            <w:szCs w:val="28"/>
          </w:rPr>
          <w:t>y</w:t>
        </w:r>
      </w:ins>
      <w:ins w:id="3941" w:author="Claire S" w:date="2026-05-27T11:53:00Z" w16du:dateUtc="2026-05-27T10:53:00Z">
        <w:r w:rsidR="00A126EA">
          <w:rPr>
            <w:rFonts w:ascii="Cambria" w:hAnsi="Cambria"/>
            <w:sz w:val="28"/>
            <w:szCs w:val="28"/>
          </w:rPr>
          <w:t xml:space="preserve"> that</w:t>
        </w:r>
        <w:del w:id="3942" w:author="Daisy Watt" w:date="2026-06-18T23:07:00Z" w16du:dateUtc="2026-06-18T22:07:00Z">
          <w:r w:rsidR="00A126EA">
            <w:rPr>
              <w:rFonts w:ascii="Cambria" w:hAnsi="Cambria"/>
              <w:sz w:val="28"/>
              <w:szCs w:val="28"/>
            </w:rPr>
            <w:delText xml:space="preserve"> was reas</w:delText>
          </w:r>
          <w:r w:rsidR="00A126EA" w:rsidRPr="000B78E3">
            <w:rPr>
              <w:rFonts w:ascii="Cambria" w:hAnsi="Cambria"/>
              <w:sz w:val="28"/>
              <w:szCs w:val="28"/>
              <w:highlight w:val="yellow"/>
              <w:rPrChange w:id="3943" w:author="Daisy Watt" w:date="2026-06-23T12:42:00Z" w16du:dateUtc="2026-06-23T10:42:00Z">
                <w:rPr>
                  <w:rFonts w:ascii="Cambria" w:hAnsi="Cambria"/>
                  <w:sz w:val="28"/>
                  <w:szCs w:val="28"/>
                </w:rPr>
              </w:rPrChange>
            </w:rPr>
            <w:delText>sur</w:delText>
          </w:r>
          <w:r w:rsidR="00A126EA">
            <w:rPr>
              <w:rFonts w:ascii="Cambria" w:hAnsi="Cambria"/>
              <w:sz w:val="28"/>
              <w:szCs w:val="28"/>
            </w:rPr>
            <w:delText>ing</w:delText>
          </w:r>
        </w:del>
      </w:ins>
      <w:del w:id="3944" w:author="Daisy Watt" w:date="2026-06-18T23:07:00Z" w16du:dateUtc="2026-06-18T22:07:00Z">
        <w:r w:rsidR="006E3719" w:rsidDel="00395AC8">
          <w:rPr>
            <w:rFonts w:ascii="Cambria" w:hAnsi="Cambria"/>
            <w:sz w:val="28"/>
            <w:szCs w:val="28"/>
          </w:rPr>
          <w:delText xml:space="preserve"> </w:delText>
        </w:r>
      </w:del>
      <w:del w:id="3945" w:author="Claire S" w:date="2026-05-11T12:38:00Z" w16du:dateUtc="2026-05-11T11:38:00Z">
        <w:r w:rsidR="006E3719" w:rsidDel="00395AC8">
          <w:rPr>
            <w:rFonts w:ascii="Cambria" w:hAnsi="Cambria"/>
            <w:sz w:val="28"/>
            <w:szCs w:val="28"/>
          </w:rPr>
          <w:delText>came</w:delText>
        </w:r>
      </w:del>
      <w:del w:id="3946" w:author="Claire S" w:date="2026-05-27T11:53:00Z" w16du:dateUtc="2026-05-27T10:53:00Z">
        <w:r w:rsidR="006E3719" w:rsidDel="00A126EA">
          <w:rPr>
            <w:rFonts w:ascii="Cambria" w:hAnsi="Cambria"/>
            <w:sz w:val="28"/>
            <w:szCs w:val="28"/>
          </w:rPr>
          <w:delText xml:space="preserve"> and </w:delText>
        </w:r>
      </w:del>
      <w:del w:id="3947" w:author="Claire S" w:date="2026-05-11T12:38:00Z" w16du:dateUtc="2026-05-11T11:38:00Z">
        <w:r w:rsidR="006E3719" w:rsidDel="00395AC8">
          <w:rPr>
            <w:rFonts w:ascii="Cambria" w:hAnsi="Cambria"/>
            <w:sz w:val="28"/>
            <w:szCs w:val="28"/>
          </w:rPr>
          <w:delText>went</w:delText>
        </w:r>
      </w:del>
      <w:del w:id="3948" w:author="Claire S" w:date="2026-05-27T11:53:00Z" w16du:dateUtc="2026-05-27T10:53:00Z">
        <w:r w:rsidR="006E3719" w:rsidDel="00A126EA">
          <w:rPr>
            <w:rFonts w:ascii="Cambria" w:hAnsi="Cambria"/>
            <w:sz w:val="28"/>
            <w:szCs w:val="28"/>
          </w:rPr>
          <w:delText xml:space="preserve">, treating the house like a hotel - a boring cliché her mum trotted out when Clara was a teenager, but she had far more sympathy with </w:delText>
        </w:r>
      </w:del>
      <w:del w:id="3949" w:author="Claire S" w:date="2026-05-11T12:38:00Z" w16du:dateUtc="2026-05-11T11:38:00Z">
        <w:r w:rsidR="006E3719" w:rsidDel="00395AC8">
          <w:rPr>
            <w:rFonts w:ascii="Cambria" w:hAnsi="Cambria"/>
            <w:sz w:val="28"/>
            <w:szCs w:val="28"/>
          </w:rPr>
          <w:delText xml:space="preserve">it </w:delText>
        </w:r>
      </w:del>
      <w:del w:id="3950" w:author="Claire S" w:date="2026-05-27T11:53:00Z" w16du:dateUtc="2026-05-27T10:53:00Z">
        <w:r w:rsidR="006E3719" w:rsidDel="00A126EA">
          <w:rPr>
            <w:rFonts w:ascii="Cambria" w:hAnsi="Cambria"/>
            <w:sz w:val="28"/>
            <w:szCs w:val="28"/>
          </w:rPr>
          <w:delText>now</w:delText>
        </w:r>
      </w:del>
      <w:r w:rsidR="006E3719">
        <w:rPr>
          <w:rFonts w:ascii="Cambria" w:hAnsi="Cambria"/>
          <w:sz w:val="28"/>
          <w:szCs w:val="28"/>
        </w:rPr>
        <w:t xml:space="preserve">. </w:t>
      </w:r>
      <w:ins w:id="3951" w:author="Claire S" w:date="2026-06-02T09:32:00Z" w16du:dateUtc="2026-06-02T08:32:00Z">
        <w:del w:id="3952" w:author="Daisy Watt" w:date="2026-06-18T22:45:00Z" w16du:dateUtc="2026-06-18T21:45:00Z">
          <w:r w:rsidR="00660BC9" w:rsidDel="00946192">
            <w:rPr>
              <w:rFonts w:ascii="Cambria" w:hAnsi="Cambria"/>
              <w:sz w:val="28"/>
              <w:szCs w:val="28"/>
            </w:rPr>
            <w:delText xml:space="preserve"> </w:delText>
          </w:r>
        </w:del>
      </w:ins>
    </w:p>
    <w:p w14:paraId="7E83EB66" w14:textId="6E24170C" w:rsidR="006E3719" w:rsidRDefault="006E3719" w:rsidP="00E0070C">
      <w:pPr>
        <w:spacing w:line="360" w:lineRule="auto"/>
        <w:ind w:firstLine="720"/>
        <w:contextualSpacing/>
        <w:rPr>
          <w:rFonts w:ascii="Cambria" w:hAnsi="Cambria"/>
          <w:sz w:val="28"/>
          <w:szCs w:val="28"/>
        </w:rPr>
      </w:pPr>
      <w:del w:id="3953" w:author="Claire S" w:date="2026-06-02T09:32:00Z" w16du:dateUtc="2026-06-02T08:32:00Z">
        <w:r w:rsidDel="00660BC9">
          <w:rPr>
            <w:rFonts w:ascii="Cambria" w:hAnsi="Cambria"/>
            <w:sz w:val="28"/>
            <w:szCs w:val="28"/>
          </w:rPr>
          <w:delText>Adam</w:delText>
        </w:r>
        <w:r w:rsidR="00EA6FAB" w:rsidDel="00660BC9">
          <w:rPr>
            <w:rFonts w:ascii="Cambria" w:hAnsi="Cambria"/>
            <w:sz w:val="28"/>
            <w:szCs w:val="28"/>
          </w:rPr>
          <w:delText xml:space="preserve"> had</w:delText>
        </w:r>
        <w:r w:rsidDel="00660BC9">
          <w:rPr>
            <w:rFonts w:ascii="Cambria" w:hAnsi="Cambria"/>
            <w:sz w:val="28"/>
            <w:szCs w:val="28"/>
          </w:rPr>
          <w:delText xml:space="preserve"> a</w:delText>
        </w:r>
      </w:del>
      <w:del w:id="3954" w:author="Claire S" w:date="2026-07-20T12:18:00Z" w16du:dateUtc="2026-07-20T11:18:00Z">
        <w:r w:rsidDel="00E0070C">
          <w:rPr>
            <w:rFonts w:ascii="Cambria" w:hAnsi="Cambria"/>
            <w:sz w:val="28"/>
            <w:szCs w:val="28"/>
          </w:rPr>
          <w:delText xml:space="preserve">lways been a lovely friendly </w:delText>
        </w:r>
        <w:r w:rsidR="00632B00" w:rsidDel="00E0070C">
          <w:rPr>
            <w:rFonts w:ascii="Cambria" w:hAnsi="Cambria"/>
            <w:sz w:val="28"/>
            <w:szCs w:val="28"/>
          </w:rPr>
          <w:delText>boy,</w:delText>
        </w:r>
        <w:r w:rsidR="00EA6FAB" w:rsidDel="00E0070C">
          <w:rPr>
            <w:rFonts w:ascii="Cambria" w:hAnsi="Cambria"/>
            <w:sz w:val="28"/>
            <w:szCs w:val="28"/>
          </w:rPr>
          <w:delText xml:space="preserve"> but he </w:delText>
        </w:r>
      </w:del>
      <w:del w:id="3955" w:author="Claire S" w:date="2026-06-02T17:51:00Z" w16du:dateUtc="2026-06-02T16:51:00Z">
        <w:r w:rsidR="00EA6FAB" w:rsidDel="00170EC1">
          <w:rPr>
            <w:rFonts w:ascii="Cambria" w:hAnsi="Cambria"/>
            <w:sz w:val="28"/>
            <w:szCs w:val="28"/>
          </w:rPr>
          <w:delText xml:space="preserve">just </w:delText>
        </w:r>
      </w:del>
      <w:del w:id="3956" w:author="Claire S" w:date="2026-05-11T12:39:00Z" w16du:dateUtc="2026-05-11T11:39:00Z">
        <w:r w:rsidR="00EA6FAB" w:rsidDel="00395AC8">
          <w:rPr>
            <w:rFonts w:ascii="Cambria" w:hAnsi="Cambria"/>
            <w:sz w:val="28"/>
            <w:szCs w:val="28"/>
          </w:rPr>
          <w:delText>wasn’t</w:delText>
        </w:r>
      </w:del>
      <w:del w:id="3957" w:author="Claire S" w:date="2026-06-02T17:51:00Z" w16du:dateUtc="2026-06-02T16:51:00Z">
        <w:r w:rsidR="00EA6FAB" w:rsidDel="00170EC1">
          <w:rPr>
            <w:rFonts w:ascii="Cambria" w:hAnsi="Cambria"/>
            <w:sz w:val="28"/>
            <w:szCs w:val="28"/>
          </w:rPr>
          <w:delText xml:space="preserve"> the same</w:delText>
        </w:r>
      </w:del>
      <w:del w:id="3958" w:author="Claire S" w:date="2026-07-20T12:18:00Z" w16du:dateUtc="2026-07-20T11:18:00Z">
        <w:r w:rsidR="00EA6FAB" w:rsidDel="00E0070C">
          <w:rPr>
            <w:rFonts w:ascii="Cambria" w:hAnsi="Cambria"/>
            <w:sz w:val="28"/>
            <w:szCs w:val="28"/>
          </w:rPr>
          <w:delText xml:space="preserve"> </w:delText>
        </w:r>
        <w:r w:rsidDel="00E0070C">
          <w:rPr>
            <w:rFonts w:ascii="Cambria" w:hAnsi="Cambria"/>
            <w:sz w:val="28"/>
            <w:szCs w:val="28"/>
          </w:rPr>
          <w:delText>recently</w:delText>
        </w:r>
        <w:r w:rsidR="00EA6FAB" w:rsidDel="00E0070C">
          <w:rPr>
            <w:rFonts w:ascii="Cambria" w:hAnsi="Cambria"/>
            <w:sz w:val="28"/>
            <w:szCs w:val="28"/>
          </w:rPr>
          <w:delText>.</w:delText>
        </w:r>
        <w:r w:rsidR="00632B00" w:rsidDel="00E0070C">
          <w:rPr>
            <w:rFonts w:ascii="Cambria" w:hAnsi="Cambria"/>
            <w:sz w:val="28"/>
            <w:szCs w:val="28"/>
          </w:rPr>
          <w:delText xml:space="preserve"> </w:delText>
        </w:r>
      </w:del>
      <w:del w:id="3959" w:author="Claire S" w:date="2026-07-20T12:17:00Z" w16du:dateUtc="2026-07-20T11:17:00Z">
        <w:r w:rsidR="00632B00" w:rsidRPr="000B78E3" w:rsidDel="00E0070C">
          <w:rPr>
            <w:rFonts w:ascii="Cambria" w:hAnsi="Cambria"/>
            <w:sz w:val="28"/>
            <w:szCs w:val="28"/>
            <w:highlight w:val="green"/>
            <w:rPrChange w:id="3960" w:author="Daisy Watt" w:date="2026-06-23T12:42:00Z" w16du:dateUtc="2026-06-23T10:42:00Z">
              <w:rPr>
                <w:rFonts w:ascii="Cambria" w:hAnsi="Cambria"/>
                <w:sz w:val="28"/>
                <w:szCs w:val="28"/>
              </w:rPr>
            </w:rPrChange>
          </w:rPr>
          <w:delText>Another thing to blame their errant dad for</w:delText>
        </w:r>
        <w:r w:rsidR="00632B00" w:rsidDel="00E0070C">
          <w:rPr>
            <w:rFonts w:ascii="Cambria" w:hAnsi="Cambria"/>
            <w:sz w:val="28"/>
            <w:szCs w:val="28"/>
          </w:rPr>
          <w:delText>.</w:delText>
        </w:r>
      </w:del>
    </w:p>
    <w:commentRangeEnd w:id="3926"/>
    <w:p w14:paraId="595E3664" w14:textId="77777777" w:rsidR="00EA6FAB" w:rsidRDefault="0041123E" w:rsidP="006E3719">
      <w:pPr>
        <w:spacing w:line="360" w:lineRule="auto"/>
        <w:contextualSpacing/>
        <w:rPr>
          <w:rFonts w:ascii="Cambria" w:hAnsi="Cambria"/>
          <w:sz w:val="28"/>
          <w:szCs w:val="28"/>
        </w:rPr>
      </w:pPr>
      <w:r>
        <w:rPr>
          <w:rStyle w:val="CommentReference"/>
          <w:rFonts w:ascii="Cambria" w:hAnsi="Cambria"/>
          <w:sz w:val="28"/>
          <w:szCs w:val="28"/>
        </w:rPr>
        <w:commentReference w:id="3926"/>
      </w:r>
      <w:commentRangeEnd w:id="3927"/>
      <w:r w:rsidR="00C34DA4">
        <w:rPr>
          <w:rStyle w:val="CommentReference"/>
          <w:rFonts w:ascii="Cambria" w:hAnsi="Cambria"/>
          <w:sz w:val="28"/>
          <w:szCs w:val="28"/>
        </w:rPr>
        <w:commentReference w:id="3927"/>
      </w:r>
    </w:p>
    <w:p w14:paraId="356E2759" w14:textId="77777777" w:rsidR="006E3719" w:rsidRDefault="006E3719" w:rsidP="006E3719">
      <w:pPr>
        <w:spacing w:line="360" w:lineRule="auto"/>
        <w:contextualSpacing/>
        <w:rPr>
          <w:rFonts w:ascii="Cambria" w:hAnsi="Cambria"/>
          <w:sz w:val="28"/>
          <w:szCs w:val="28"/>
        </w:rPr>
      </w:pPr>
      <w:r>
        <w:rPr>
          <w:rFonts w:ascii="Cambria" w:hAnsi="Cambria"/>
          <w:sz w:val="28"/>
          <w:szCs w:val="28"/>
        </w:rPr>
        <w:t>*</w:t>
      </w:r>
    </w:p>
    <w:p w14:paraId="5DE85CE5" w14:textId="15C944C6" w:rsidR="006E3719" w:rsidRDefault="006E3719" w:rsidP="006E3719">
      <w:pPr>
        <w:spacing w:line="360" w:lineRule="auto"/>
        <w:contextualSpacing/>
        <w:rPr>
          <w:rFonts w:ascii="Cambria" w:hAnsi="Cambria"/>
          <w:sz w:val="28"/>
          <w:szCs w:val="28"/>
        </w:rPr>
      </w:pPr>
      <w:del w:id="3961" w:author="Claire S" w:date="2026-06-06T16:56:00Z" w16du:dateUtc="2026-06-06T15:56:00Z">
        <w:r w:rsidDel="00A00234">
          <w:rPr>
            <w:rFonts w:ascii="Cambria" w:hAnsi="Cambria"/>
            <w:sz w:val="28"/>
            <w:szCs w:val="28"/>
          </w:rPr>
          <w:delText xml:space="preserve">After </w:delText>
        </w:r>
      </w:del>
      <w:ins w:id="3962" w:author="Claire S" w:date="2026-06-06T16:56:00Z" w16du:dateUtc="2026-06-06T15:56:00Z">
        <w:r w:rsidR="00A00234">
          <w:rPr>
            <w:rFonts w:ascii="Cambria" w:hAnsi="Cambria"/>
            <w:sz w:val="28"/>
            <w:szCs w:val="28"/>
          </w:rPr>
          <w:t xml:space="preserve">Clara’s mum </w:t>
        </w:r>
      </w:ins>
      <w:del w:id="3963" w:author="Claire S" w:date="2026-06-06T16:56:00Z" w16du:dateUtc="2026-06-06T15:56:00Z">
        <w:r w:rsidDel="00A00234">
          <w:rPr>
            <w:rFonts w:ascii="Cambria" w:hAnsi="Cambria"/>
            <w:sz w:val="28"/>
            <w:szCs w:val="28"/>
          </w:rPr>
          <w:delText xml:space="preserve">promising </w:delText>
        </w:r>
      </w:del>
      <w:ins w:id="3964" w:author="Claire S" w:date="2026-06-06T16:56:00Z" w16du:dateUtc="2026-06-06T15:56:00Z">
        <w:r w:rsidR="00A00234">
          <w:rPr>
            <w:rFonts w:ascii="Cambria" w:hAnsi="Cambria"/>
            <w:sz w:val="28"/>
            <w:szCs w:val="28"/>
          </w:rPr>
          <w:t xml:space="preserve">promised </w:t>
        </w:r>
      </w:ins>
      <w:r>
        <w:rPr>
          <w:rFonts w:ascii="Cambria" w:hAnsi="Cambria"/>
          <w:sz w:val="28"/>
          <w:szCs w:val="28"/>
        </w:rPr>
        <w:t>to have a ‘Sex on the Beach for you</w:t>
      </w:r>
      <w:del w:id="3965" w:author="Daisy Watt" w:date="2026-06-18T23:09:00Z" w16du:dateUtc="2026-06-18T22:09:00Z">
        <w:r>
          <w:rPr>
            <w:rFonts w:ascii="Cambria" w:hAnsi="Cambria"/>
            <w:sz w:val="28"/>
            <w:szCs w:val="28"/>
          </w:rPr>
          <w:delText>,</w:delText>
        </w:r>
      </w:del>
      <w:r>
        <w:rPr>
          <w:rFonts w:ascii="Cambria" w:hAnsi="Cambria"/>
          <w:sz w:val="28"/>
          <w:szCs w:val="28"/>
        </w:rPr>
        <w:t xml:space="preserve">’ </w:t>
      </w:r>
      <w:del w:id="3966" w:author="Claire S" w:date="2026-06-06T16:56:00Z" w16du:dateUtc="2026-06-06T15:56:00Z">
        <w:r w:rsidDel="00A00234">
          <w:rPr>
            <w:rFonts w:ascii="Cambria" w:hAnsi="Cambria"/>
            <w:sz w:val="28"/>
            <w:szCs w:val="28"/>
          </w:rPr>
          <w:delText>Clara’s mum</w:delText>
        </w:r>
      </w:del>
      <w:ins w:id="3967" w:author="Claire S" w:date="2026-06-06T16:56:00Z" w16du:dateUtc="2026-06-06T15:56:00Z">
        <w:r w:rsidR="00A00234">
          <w:rPr>
            <w:rFonts w:ascii="Cambria" w:hAnsi="Cambria"/>
            <w:sz w:val="28"/>
            <w:szCs w:val="28"/>
          </w:rPr>
          <w:t>and</w:t>
        </w:r>
      </w:ins>
      <w:r>
        <w:rPr>
          <w:rFonts w:ascii="Cambria" w:hAnsi="Cambria"/>
          <w:sz w:val="28"/>
          <w:szCs w:val="28"/>
        </w:rPr>
        <w:t xml:space="preserve"> hung up, leaving Clara’s mind boggl</w:t>
      </w:r>
      <w:ins w:id="3968" w:author="Daisy Watt" w:date="2026-06-18T23:10:00Z" w16du:dateUtc="2026-06-18T22:10:00Z">
        <w:r w:rsidR="00572274">
          <w:rPr>
            <w:rFonts w:ascii="Cambria" w:hAnsi="Cambria"/>
            <w:sz w:val="28"/>
            <w:szCs w:val="28"/>
          </w:rPr>
          <w:t>ed</w:t>
        </w:r>
      </w:ins>
      <w:del w:id="3969" w:author="Daisy Watt" w:date="2026-06-18T23:10:00Z" w16du:dateUtc="2026-06-18T22:10:00Z">
        <w:r w:rsidDel="00572274">
          <w:rPr>
            <w:rFonts w:ascii="Cambria" w:hAnsi="Cambria"/>
            <w:sz w:val="28"/>
            <w:szCs w:val="28"/>
          </w:rPr>
          <w:delText>ing</w:delText>
        </w:r>
      </w:del>
      <w:r>
        <w:rPr>
          <w:rFonts w:ascii="Cambria" w:hAnsi="Cambria"/>
          <w:sz w:val="28"/>
          <w:szCs w:val="28"/>
        </w:rPr>
        <w:t xml:space="preserve"> at the thought. </w:t>
      </w:r>
      <w:del w:id="3970" w:author="Daisy Watt" w:date="2026-06-18T23:10:00Z" w16du:dateUtc="2026-06-18T22:10:00Z">
        <w:r>
          <w:rPr>
            <w:rFonts w:ascii="Cambria" w:hAnsi="Cambria"/>
            <w:sz w:val="28"/>
            <w:szCs w:val="28"/>
          </w:rPr>
          <w:delText xml:space="preserve"> </w:delText>
        </w:r>
      </w:del>
      <w:del w:id="3971" w:author="Claire S" w:date="2026-05-27T11:53:00Z" w16du:dateUtc="2026-05-27T10:53:00Z">
        <w:r w:rsidDel="008D4991">
          <w:rPr>
            <w:rFonts w:ascii="Cambria" w:hAnsi="Cambria"/>
            <w:sz w:val="28"/>
            <w:szCs w:val="28"/>
          </w:rPr>
          <w:delText>She picked</w:delText>
        </w:r>
      </w:del>
      <w:ins w:id="3972" w:author="Claire S" w:date="2026-05-27T11:53:00Z" w16du:dateUtc="2026-05-27T10:53:00Z">
        <w:r w:rsidR="008D4991">
          <w:rPr>
            <w:rFonts w:ascii="Cambria" w:hAnsi="Cambria"/>
            <w:sz w:val="28"/>
            <w:szCs w:val="28"/>
          </w:rPr>
          <w:t>Picking up</w:t>
        </w:r>
      </w:ins>
      <w:r>
        <w:rPr>
          <w:rFonts w:ascii="Cambria" w:hAnsi="Cambria"/>
          <w:sz w:val="28"/>
          <w:szCs w:val="28"/>
        </w:rPr>
        <w:t xml:space="preserve"> the </w:t>
      </w:r>
      <w:r w:rsidR="00E000B0">
        <w:rPr>
          <w:rFonts w:ascii="Cambria" w:hAnsi="Cambria"/>
          <w:sz w:val="28"/>
          <w:szCs w:val="28"/>
        </w:rPr>
        <w:t xml:space="preserve">blessed </w:t>
      </w:r>
      <w:r>
        <w:rPr>
          <w:rFonts w:ascii="Cambria" w:hAnsi="Cambria"/>
          <w:sz w:val="28"/>
          <w:szCs w:val="28"/>
        </w:rPr>
        <w:t xml:space="preserve">iPad </w:t>
      </w:r>
      <w:del w:id="3973" w:author="Claire S" w:date="2026-05-27T11:53:00Z" w16du:dateUtc="2026-05-27T10:53:00Z">
        <w:r w:rsidDel="008D4991">
          <w:rPr>
            <w:rFonts w:ascii="Cambria" w:hAnsi="Cambria"/>
            <w:sz w:val="28"/>
            <w:szCs w:val="28"/>
          </w:rPr>
          <w:delText xml:space="preserve">up </w:delText>
        </w:r>
      </w:del>
      <w:r>
        <w:rPr>
          <w:rFonts w:ascii="Cambria" w:hAnsi="Cambria"/>
          <w:sz w:val="28"/>
          <w:szCs w:val="28"/>
        </w:rPr>
        <w:t xml:space="preserve">again, </w:t>
      </w:r>
      <w:ins w:id="3974" w:author="Claire S" w:date="2026-05-27T11:53:00Z" w16du:dateUtc="2026-05-27T10:53:00Z">
        <w:r w:rsidR="008D4991">
          <w:rPr>
            <w:rFonts w:ascii="Cambria" w:hAnsi="Cambria"/>
            <w:sz w:val="28"/>
            <w:szCs w:val="28"/>
          </w:rPr>
          <w:t>she scrolled</w:t>
        </w:r>
      </w:ins>
      <w:del w:id="3975" w:author="Claire S" w:date="2026-05-27T11:53:00Z" w16du:dateUtc="2026-05-27T10:53:00Z">
        <w:r w:rsidDel="008D4991">
          <w:rPr>
            <w:rFonts w:ascii="Cambria" w:hAnsi="Cambria"/>
            <w:sz w:val="28"/>
            <w:szCs w:val="28"/>
          </w:rPr>
          <w:delText>scrolling to see if there was</w:delText>
        </w:r>
      </w:del>
      <w:ins w:id="3976" w:author="Claire S" w:date="2026-05-27T11:53:00Z" w16du:dateUtc="2026-05-27T10:53:00Z">
        <w:r w:rsidR="008D4991">
          <w:rPr>
            <w:rFonts w:ascii="Cambria" w:hAnsi="Cambria"/>
            <w:sz w:val="28"/>
            <w:szCs w:val="28"/>
          </w:rPr>
          <w:t xml:space="preserve"> for</w:t>
        </w:r>
      </w:ins>
      <w:r>
        <w:rPr>
          <w:rFonts w:ascii="Cambria" w:hAnsi="Cambria"/>
          <w:sz w:val="28"/>
          <w:szCs w:val="28"/>
        </w:rPr>
        <w:t xml:space="preserve"> </w:t>
      </w:r>
      <w:ins w:id="3977" w:author="Claire S" w:date="2026-06-02T17:52:00Z" w16du:dateUtc="2026-06-02T16:52:00Z">
        <w:r w:rsidR="007E21E9">
          <w:rPr>
            <w:rFonts w:ascii="Cambria" w:hAnsi="Cambria"/>
            <w:sz w:val="28"/>
            <w:szCs w:val="28"/>
          </w:rPr>
          <w:t>news</w:t>
        </w:r>
      </w:ins>
      <w:del w:id="3978" w:author="Claire S" w:date="2026-06-02T17:52:00Z" w16du:dateUtc="2026-06-02T16:52:00Z">
        <w:r w:rsidDel="007E21E9">
          <w:rPr>
            <w:rFonts w:ascii="Cambria" w:hAnsi="Cambria"/>
            <w:sz w:val="28"/>
            <w:szCs w:val="28"/>
          </w:rPr>
          <w:delText>anything</w:delText>
        </w:r>
      </w:del>
      <w:r>
        <w:rPr>
          <w:rFonts w:ascii="Cambria" w:hAnsi="Cambria"/>
          <w:sz w:val="28"/>
          <w:szCs w:val="28"/>
        </w:rPr>
        <w:t xml:space="preserve"> </w:t>
      </w:r>
      <w:del w:id="3979" w:author="Claire S" w:date="2026-05-27T11:54:00Z" w16du:dateUtc="2026-05-27T10:54:00Z">
        <w:r w:rsidDel="008D4991">
          <w:rPr>
            <w:rFonts w:ascii="Cambria" w:hAnsi="Cambria"/>
            <w:sz w:val="28"/>
            <w:szCs w:val="28"/>
          </w:rPr>
          <w:delText xml:space="preserve">online </w:delText>
        </w:r>
      </w:del>
      <w:r>
        <w:rPr>
          <w:rFonts w:ascii="Cambria" w:hAnsi="Cambria"/>
          <w:sz w:val="28"/>
          <w:szCs w:val="28"/>
        </w:rPr>
        <w:t xml:space="preserve">about the </w:t>
      </w:r>
      <w:ins w:id="3980" w:author="Daisy Watt" w:date="2026-06-18T23:10:00Z" w16du:dateUtc="2026-06-18T22:10:00Z">
        <w:r w:rsidR="00572274">
          <w:rPr>
            <w:rFonts w:ascii="Cambria" w:hAnsi="Cambria"/>
            <w:sz w:val="28"/>
            <w:szCs w:val="28"/>
          </w:rPr>
          <w:t>b</w:t>
        </w:r>
      </w:ins>
      <w:ins w:id="3981" w:author="Claire S" w:date="2026-05-27T11:54:00Z" w16du:dateUtc="2026-05-27T10:54:00Z">
        <w:del w:id="3982" w:author="Daisy Watt" w:date="2026-06-18T23:10:00Z" w16du:dateUtc="2026-06-18T22:10:00Z">
          <w:r w:rsidR="00951036" w:rsidDel="00572274">
            <w:rPr>
              <w:rFonts w:ascii="Cambria" w:hAnsi="Cambria"/>
              <w:sz w:val="28"/>
              <w:szCs w:val="28"/>
            </w:rPr>
            <w:delText>B</w:delText>
          </w:r>
        </w:del>
        <w:r w:rsidR="00951036">
          <w:rPr>
            <w:rFonts w:ascii="Cambria" w:hAnsi="Cambria"/>
            <w:sz w:val="28"/>
            <w:szCs w:val="28"/>
          </w:rPr>
          <w:t xml:space="preserve">ook </w:t>
        </w:r>
      </w:ins>
      <w:ins w:id="3983" w:author="Daisy Watt" w:date="2026-06-18T23:10:00Z" w16du:dateUtc="2026-06-18T22:10:00Z">
        <w:r w:rsidR="00572274">
          <w:rPr>
            <w:rFonts w:ascii="Cambria" w:hAnsi="Cambria"/>
            <w:sz w:val="28"/>
            <w:szCs w:val="28"/>
          </w:rPr>
          <w:t>a</w:t>
        </w:r>
      </w:ins>
      <w:del w:id="3984" w:author="Daisy Watt" w:date="2026-06-18T23:10:00Z" w16du:dateUtc="2026-06-18T22:10:00Z">
        <w:r>
          <w:rPr>
            <w:rFonts w:ascii="Cambria" w:hAnsi="Cambria"/>
            <w:sz w:val="28"/>
            <w:szCs w:val="28"/>
          </w:rPr>
          <w:delText>A</w:delText>
        </w:r>
      </w:del>
      <w:r>
        <w:rPr>
          <w:rFonts w:ascii="Cambria" w:hAnsi="Cambria"/>
          <w:sz w:val="28"/>
          <w:szCs w:val="28"/>
        </w:rPr>
        <w:t xml:space="preserve">wards.  </w:t>
      </w:r>
    </w:p>
    <w:p w14:paraId="364095AF" w14:textId="4A851431" w:rsidR="006E3719" w:rsidRDefault="006E3719" w:rsidP="006E3719">
      <w:pPr>
        <w:spacing w:line="360" w:lineRule="auto"/>
        <w:ind w:firstLine="720"/>
        <w:contextualSpacing/>
        <w:rPr>
          <w:rFonts w:ascii="Cambria" w:hAnsi="Cambria"/>
          <w:sz w:val="28"/>
          <w:szCs w:val="28"/>
        </w:rPr>
      </w:pPr>
      <w:r>
        <w:rPr>
          <w:rFonts w:ascii="Cambria" w:hAnsi="Cambria"/>
          <w:sz w:val="28"/>
          <w:szCs w:val="28"/>
        </w:rPr>
        <w:t xml:space="preserve">Nothing yet about the body she was positive had just fallen from the ceiling. Some stuff about the various </w:t>
      </w:r>
      <w:ins w:id="3985" w:author="Daisy Watt" w:date="2026-06-18T23:10:00Z" w16du:dateUtc="2026-06-18T22:10:00Z">
        <w:r w:rsidR="00572274">
          <w:rPr>
            <w:rFonts w:ascii="Cambria" w:hAnsi="Cambria"/>
            <w:sz w:val="28"/>
            <w:szCs w:val="28"/>
          </w:rPr>
          <w:t>a</w:t>
        </w:r>
      </w:ins>
      <w:del w:id="3986" w:author="Daisy Watt" w:date="2026-06-18T23:10:00Z" w16du:dateUtc="2026-06-18T22:10:00Z">
        <w:r>
          <w:rPr>
            <w:rFonts w:ascii="Cambria" w:hAnsi="Cambria"/>
            <w:sz w:val="28"/>
            <w:szCs w:val="28"/>
          </w:rPr>
          <w:delText>A</w:delText>
        </w:r>
      </w:del>
      <w:r>
        <w:rPr>
          <w:rFonts w:ascii="Cambria" w:hAnsi="Cambria"/>
          <w:sz w:val="28"/>
          <w:szCs w:val="28"/>
        </w:rPr>
        <w:t xml:space="preserve">wards won, and a PR girl called Angel from Hodder had just tweeted a blurry photo of the bewildered presenters on stage: a supposed comedy duo from the 1990s: </w:t>
      </w:r>
    </w:p>
    <w:p w14:paraId="571244CD" w14:textId="77777777" w:rsidR="00892724" w:rsidRDefault="00892724" w:rsidP="006E3719">
      <w:pPr>
        <w:spacing w:line="360" w:lineRule="auto"/>
        <w:ind w:firstLine="720"/>
        <w:contextualSpacing/>
        <w:rPr>
          <w:rFonts w:ascii="Cambria" w:hAnsi="Cambria"/>
          <w:b/>
          <w:bCs/>
          <w:sz w:val="28"/>
          <w:szCs w:val="28"/>
        </w:rPr>
      </w:pPr>
    </w:p>
    <w:p w14:paraId="66BB21E7" w14:textId="290F9D4C" w:rsidR="006E3719" w:rsidRPr="007F142C" w:rsidRDefault="006E3719" w:rsidP="006E3719">
      <w:pPr>
        <w:spacing w:line="360" w:lineRule="auto"/>
        <w:ind w:firstLine="720"/>
        <w:contextualSpacing/>
        <w:rPr>
          <w:rFonts w:ascii="Cambria" w:hAnsi="Cambria"/>
          <w:b/>
          <w:bCs/>
          <w:i/>
          <w:iCs/>
          <w:sz w:val="28"/>
          <w:szCs w:val="28"/>
        </w:rPr>
      </w:pPr>
      <w:r w:rsidRPr="007F142C">
        <w:rPr>
          <w:rFonts w:ascii="Cambria" w:hAnsi="Cambria"/>
          <w:b/>
          <w:bCs/>
          <w:sz w:val="28"/>
          <w:szCs w:val="28"/>
        </w:rPr>
        <w:t>‘</w:t>
      </w:r>
      <w:r w:rsidRPr="007F142C">
        <w:rPr>
          <w:rFonts w:ascii="Cambria" w:hAnsi="Cambria"/>
          <w:b/>
          <w:bCs/>
          <w:i/>
          <w:iCs/>
          <w:sz w:val="28"/>
          <w:szCs w:val="28"/>
        </w:rPr>
        <w:t>Gassed to see these two has-beens f***ing it right up!!</w:t>
      </w:r>
      <w:r>
        <w:rPr>
          <w:rFonts w:ascii="Cambria" w:hAnsi="Cambria"/>
          <w:b/>
          <w:bCs/>
          <w:i/>
          <w:iCs/>
          <w:sz w:val="28"/>
          <w:szCs w:val="28"/>
        </w:rPr>
        <w:t xml:space="preserve"> LMAO</w:t>
      </w:r>
      <w:r w:rsidRPr="007F142C">
        <w:rPr>
          <w:rFonts w:ascii="Cambria" w:hAnsi="Cambria"/>
          <w:b/>
          <w:bCs/>
          <w:i/>
          <w:iCs/>
          <w:sz w:val="28"/>
          <w:szCs w:val="28"/>
        </w:rPr>
        <w:t xml:space="preserve"> </w:t>
      </w:r>
      <w:r w:rsidRPr="007F142C">
        <w:rPr>
          <mc:AlternateContent>
            <mc:Choice Requires="w16se">
              <w:rFonts w:ascii="Cambria" w:hAnsi="Cambria"/>
            </mc:Choice>
            <mc:Fallback>
              <w:rFonts w:ascii="Apple Color Emoji" w:eastAsia="Apple Color Emoji" w:hAnsi="Apple Color Emoji" w:cs="Apple Color Emoji"/>
            </mc:Fallback>
          </mc:AlternateContent>
          <w:b/>
          <w:bCs/>
          <w:sz w:val="28"/>
          <w:szCs w:val="28"/>
        </w:rPr>
        <mc:AlternateContent>
          <mc:Choice Requires="w16se">
            <w16se:symEx w16se:font="Apple Color Emoji" w16se:char="1F60F"/>
          </mc:Choice>
          <mc:Fallback>
            <w:t>😏</w:t>
          </mc:Fallback>
        </mc:AlternateContent>
      </w:r>
      <w:r w:rsidRPr="007F142C">
        <w:rPr>
          <w:rFonts w:ascii="Cambria" w:hAnsi="Cambria"/>
          <w:b/>
          <w:bCs/>
          <w:sz w:val="28"/>
          <w:szCs w:val="28"/>
        </w:rPr>
        <w:t>’</w:t>
      </w:r>
      <w:r w:rsidRPr="007F142C">
        <w:rPr>
          <w:rFonts w:ascii="Cambria" w:hAnsi="Cambria"/>
          <w:b/>
          <w:bCs/>
          <w:i/>
          <w:iCs/>
          <w:sz w:val="28"/>
          <w:szCs w:val="28"/>
        </w:rPr>
        <w:t>.</w:t>
      </w:r>
    </w:p>
    <w:p w14:paraId="48663712" w14:textId="77777777" w:rsidR="00B4463F" w:rsidRDefault="00B4463F" w:rsidP="00B4463F">
      <w:pPr>
        <w:spacing w:line="360" w:lineRule="auto"/>
        <w:contextualSpacing/>
        <w:rPr>
          <w:rFonts w:ascii="Cambria" w:hAnsi="Cambria"/>
          <w:sz w:val="28"/>
          <w:szCs w:val="28"/>
        </w:rPr>
      </w:pPr>
    </w:p>
    <w:p w14:paraId="63331E7F" w14:textId="7D93B749" w:rsidR="006F546A" w:rsidRDefault="006E3719" w:rsidP="00B4463F">
      <w:pPr>
        <w:spacing w:line="360" w:lineRule="auto"/>
        <w:contextualSpacing/>
        <w:rPr>
          <w:rFonts w:ascii="Cambria" w:hAnsi="Cambria"/>
          <w:sz w:val="28"/>
          <w:szCs w:val="28"/>
        </w:rPr>
      </w:pPr>
      <w:commentRangeStart w:id="3987"/>
      <w:commentRangeStart w:id="3988"/>
      <w:commentRangeStart w:id="3989"/>
      <w:r>
        <w:rPr>
          <w:rFonts w:ascii="Cambria" w:hAnsi="Cambria"/>
          <w:sz w:val="28"/>
          <w:szCs w:val="28"/>
        </w:rPr>
        <w:t>T</w:t>
      </w:r>
      <w:commentRangeEnd w:id="3987"/>
      <w:r w:rsidR="00442196">
        <w:rPr>
          <w:rStyle w:val="CommentReference"/>
          <w:rFonts w:ascii="Cambria" w:hAnsi="Cambria"/>
          <w:sz w:val="28"/>
          <w:szCs w:val="28"/>
        </w:rPr>
        <w:commentReference w:id="3987"/>
      </w:r>
      <w:commentRangeEnd w:id="3988"/>
      <w:r w:rsidR="00C87C65">
        <w:rPr>
          <w:rStyle w:val="CommentReference"/>
          <w:rFonts w:ascii="Cambria" w:hAnsi="Cambria"/>
          <w:sz w:val="28"/>
          <w:szCs w:val="28"/>
        </w:rPr>
        <w:commentReference w:id="3988"/>
      </w:r>
      <w:commentRangeEnd w:id="3989"/>
      <w:r w:rsidR="00572274">
        <w:rPr>
          <w:rStyle w:val="CommentReference"/>
          <w:rFonts w:ascii="Cambria" w:hAnsi="Cambria"/>
          <w:sz w:val="28"/>
          <w:szCs w:val="28"/>
        </w:rPr>
        <w:commentReference w:id="3989"/>
      </w:r>
      <w:r>
        <w:rPr>
          <w:rFonts w:ascii="Cambria" w:hAnsi="Cambria"/>
          <w:sz w:val="28"/>
          <w:szCs w:val="28"/>
        </w:rPr>
        <w:t xml:space="preserve">he iPad was running slow. </w:t>
      </w:r>
      <w:del w:id="3990" w:author="Claire S" w:date="2026-05-27T11:54:00Z" w16du:dateUtc="2026-05-27T10:54:00Z">
        <w:r w:rsidDel="00951036">
          <w:rPr>
            <w:rFonts w:ascii="Cambria" w:hAnsi="Cambria"/>
            <w:sz w:val="28"/>
            <w:szCs w:val="28"/>
          </w:rPr>
          <w:delText>Clara plugged</w:delText>
        </w:r>
      </w:del>
      <w:ins w:id="3991" w:author="Claire S" w:date="2026-05-27T11:54:00Z" w16du:dateUtc="2026-05-27T10:54:00Z">
        <w:r w:rsidR="00951036">
          <w:rPr>
            <w:rFonts w:ascii="Cambria" w:hAnsi="Cambria"/>
            <w:sz w:val="28"/>
            <w:szCs w:val="28"/>
          </w:rPr>
          <w:t>Plugging</w:t>
        </w:r>
      </w:ins>
      <w:r>
        <w:rPr>
          <w:rFonts w:ascii="Cambria" w:hAnsi="Cambria"/>
          <w:sz w:val="28"/>
          <w:szCs w:val="28"/>
        </w:rPr>
        <w:t xml:space="preserve"> it in</w:t>
      </w:r>
      <w:del w:id="3992" w:author="Claire S" w:date="2026-05-27T11:54:00Z" w16du:dateUtc="2026-05-27T10:54:00Z">
        <w:r w:rsidDel="00951036">
          <w:rPr>
            <w:rFonts w:ascii="Cambria" w:hAnsi="Cambria"/>
            <w:sz w:val="28"/>
            <w:szCs w:val="28"/>
          </w:rPr>
          <w:delText xml:space="preserve"> and</w:delText>
        </w:r>
      </w:del>
      <w:ins w:id="3993" w:author="Claire S" w:date="2026-05-27T11:54:00Z" w16du:dateUtc="2026-05-27T10:54:00Z">
        <w:r w:rsidR="00951036">
          <w:rPr>
            <w:rFonts w:ascii="Cambria" w:hAnsi="Cambria"/>
            <w:sz w:val="28"/>
            <w:szCs w:val="28"/>
          </w:rPr>
          <w:t>, Clara</w:t>
        </w:r>
      </w:ins>
      <w:r>
        <w:rPr>
          <w:rFonts w:ascii="Cambria" w:hAnsi="Cambria"/>
          <w:sz w:val="28"/>
          <w:szCs w:val="28"/>
        </w:rPr>
        <w:t xml:space="preserve"> started closing tabs: her mum’s </w:t>
      </w:r>
      <w:del w:id="3994" w:author="Daisy Watt" w:date="2026-06-18T23:11:00Z" w16du:dateUtc="2026-06-18T22:11:00Z">
        <w:r>
          <w:rPr>
            <w:rFonts w:ascii="Cambria" w:hAnsi="Cambria"/>
            <w:sz w:val="28"/>
            <w:szCs w:val="28"/>
          </w:rPr>
          <w:delText xml:space="preserve">Boomer </w:delText>
        </w:r>
      </w:del>
      <w:r>
        <w:rPr>
          <w:rFonts w:ascii="Cambria" w:hAnsi="Cambria"/>
          <w:sz w:val="28"/>
          <w:szCs w:val="28"/>
        </w:rPr>
        <w:t xml:space="preserve">Facebook habit, her own Vinted one, the Netflix sign-in.  </w:t>
      </w:r>
    </w:p>
    <w:p w14:paraId="34109820" w14:textId="36B89B85" w:rsidR="006E3719" w:rsidRDefault="006E3719" w:rsidP="006F546A">
      <w:pPr>
        <w:spacing w:line="360" w:lineRule="auto"/>
        <w:ind w:firstLine="720"/>
        <w:contextualSpacing/>
        <w:rPr>
          <w:rFonts w:ascii="Cambria" w:hAnsi="Cambria"/>
          <w:sz w:val="28"/>
          <w:szCs w:val="28"/>
        </w:rPr>
      </w:pPr>
      <w:r>
        <w:rPr>
          <w:rFonts w:ascii="Cambria" w:hAnsi="Cambria"/>
          <w:sz w:val="28"/>
          <w:szCs w:val="28"/>
        </w:rPr>
        <w:t>But the final tab came to life before she could close it: ‘</w:t>
      </w:r>
      <w:r w:rsidRPr="00670250">
        <w:rPr>
          <w:rFonts w:ascii="Cambria" w:hAnsi="Cambria"/>
          <w:i/>
          <w:iCs/>
          <w:sz w:val="28"/>
          <w:szCs w:val="28"/>
        </w:rPr>
        <w:t>Armed for Action</w:t>
      </w:r>
      <w:r>
        <w:rPr>
          <w:rFonts w:ascii="Cambria" w:hAnsi="Cambria"/>
          <w:i/>
          <w:iCs/>
          <w:sz w:val="28"/>
          <w:szCs w:val="28"/>
        </w:rPr>
        <w:t>!</w:t>
      </w:r>
      <w:r w:rsidRPr="00670250">
        <w:rPr>
          <w:rFonts w:ascii="Cambria" w:hAnsi="Cambria"/>
          <w:i/>
          <w:iCs/>
          <w:sz w:val="28"/>
          <w:szCs w:val="28"/>
        </w:rPr>
        <w:t>’</w:t>
      </w:r>
      <w:r>
        <w:rPr>
          <w:rFonts w:ascii="Cambria" w:hAnsi="Cambria"/>
          <w:sz w:val="28"/>
          <w:szCs w:val="28"/>
        </w:rPr>
        <w:t xml:space="preserve"> and a video with the </w:t>
      </w:r>
      <w:r w:rsidRPr="000547EA">
        <w:rPr>
          <w:rFonts w:ascii="Cambria" w:hAnsi="Cambria"/>
          <w:i/>
          <w:iCs/>
          <w:sz w:val="28"/>
          <w:szCs w:val="28"/>
        </w:rPr>
        <w:t>Platoon</w:t>
      </w:r>
      <w:r>
        <w:rPr>
          <w:rFonts w:ascii="Cambria" w:hAnsi="Cambria"/>
          <w:sz w:val="28"/>
          <w:szCs w:val="28"/>
        </w:rPr>
        <w:t xml:space="preserve"> theme tune, showing grown men running around a muddy field, all wearing vests and camouflage, chasing each other, wrestling each other to the ground.</w:t>
      </w:r>
    </w:p>
    <w:p w14:paraId="7BA8CB1A" w14:textId="523E598D" w:rsidR="006E3719" w:rsidRDefault="006E3719" w:rsidP="006E3719">
      <w:pPr>
        <w:spacing w:line="360" w:lineRule="auto"/>
        <w:ind w:firstLine="720"/>
        <w:contextualSpacing/>
        <w:rPr>
          <w:rFonts w:ascii="Cambria" w:hAnsi="Cambria"/>
          <w:i/>
          <w:iCs/>
          <w:sz w:val="28"/>
          <w:szCs w:val="28"/>
        </w:rPr>
      </w:pPr>
      <w:r>
        <w:rPr>
          <w:rFonts w:ascii="Cambria" w:hAnsi="Cambria"/>
          <w:i/>
          <w:iCs/>
          <w:sz w:val="28"/>
          <w:szCs w:val="28"/>
        </w:rPr>
        <w:t>‘</w:t>
      </w:r>
      <w:r w:rsidRPr="003768D1">
        <w:rPr>
          <w:rFonts w:ascii="Cambria" w:hAnsi="Cambria"/>
          <w:i/>
          <w:iCs/>
          <w:sz w:val="28"/>
          <w:szCs w:val="28"/>
        </w:rPr>
        <w:t xml:space="preserve">Join our group now: no more being kicked </w:t>
      </w:r>
      <w:del w:id="3995" w:author="Daisy Watt" w:date="2026-06-19T05:36:00Z" w16du:dateUtc="2026-06-19T04:36:00Z">
        <w:r w:rsidRPr="003768D1">
          <w:rPr>
            <w:rFonts w:ascii="Cambria" w:hAnsi="Cambria"/>
            <w:i/>
            <w:iCs/>
            <w:sz w:val="28"/>
            <w:szCs w:val="28"/>
          </w:rPr>
          <w:delText>in</w:delText>
        </w:r>
      </w:del>
      <w:r w:rsidRPr="003768D1">
        <w:rPr>
          <w:rFonts w:ascii="Cambria" w:hAnsi="Cambria"/>
          <w:i/>
          <w:iCs/>
          <w:sz w:val="28"/>
          <w:szCs w:val="28"/>
        </w:rPr>
        <w:t xml:space="preserve">to the </w:t>
      </w:r>
      <w:del w:id="3996" w:author="Daisy Watt" w:date="2026-06-19T05:36:00Z" w16du:dateUtc="2026-06-19T04:36:00Z">
        <w:r w:rsidRPr="003768D1">
          <w:rPr>
            <w:rFonts w:ascii="Cambria" w:hAnsi="Cambria"/>
            <w:i/>
            <w:iCs/>
            <w:sz w:val="28"/>
            <w:szCs w:val="28"/>
          </w:rPr>
          <w:delText>gutter</w:delText>
        </w:r>
      </w:del>
      <w:ins w:id="3997" w:author="Daisy Watt" w:date="2026-06-19T05:36:00Z" w16du:dateUtc="2026-06-19T04:36:00Z">
        <w:r w:rsidR="007B0F1C">
          <w:rPr>
            <w:rFonts w:ascii="Cambria" w:hAnsi="Cambria"/>
            <w:i/>
            <w:iCs/>
            <w:sz w:val="28"/>
            <w:szCs w:val="28"/>
          </w:rPr>
          <w:t>kerb</w:t>
        </w:r>
      </w:ins>
      <w:r w:rsidRPr="003768D1">
        <w:rPr>
          <w:rFonts w:ascii="Cambria" w:hAnsi="Cambria"/>
          <w:i/>
          <w:iCs/>
          <w:sz w:val="28"/>
          <w:szCs w:val="28"/>
        </w:rPr>
        <w:t xml:space="preserve"> by </w:t>
      </w:r>
      <w:commentRangeStart w:id="3998"/>
      <w:del w:id="3999" w:author="Daisy Watt" w:date="2026-06-19T05:35:00Z" w16du:dateUtc="2026-06-19T04:35:00Z">
        <w:r>
          <w:rPr>
            <w:rFonts w:ascii="Cambria" w:hAnsi="Cambria"/>
            <w:i/>
            <w:iCs/>
            <w:sz w:val="28"/>
            <w:szCs w:val="28"/>
          </w:rPr>
          <w:delText>silly</w:delText>
        </w:r>
      </w:del>
      <w:ins w:id="4000" w:author="Daisy Watt" w:date="2026-06-19T05:35:00Z" w16du:dateUtc="2026-06-19T04:35:00Z">
        <w:r w:rsidR="002E0018">
          <w:rPr>
            <w:rFonts w:ascii="Cambria" w:hAnsi="Cambria"/>
            <w:i/>
            <w:iCs/>
            <w:sz w:val="28"/>
            <w:szCs w:val="28"/>
          </w:rPr>
          <w:t>d</w:t>
        </w:r>
      </w:ins>
      <w:ins w:id="4001" w:author="Daisy Watt" w:date="2026-06-19T05:36:00Z" w16du:dateUtc="2026-06-19T04:36:00Z">
        <w:r w:rsidR="002E0018">
          <w:rPr>
            <w:rFonts w:ascii="Cambria" w:hAnsi="Cambria"/>
            <w:i/>
            <w:iCs/>
            <w:sz w:val="28"/>
            <w:szCs w:val="28"/>
          </w:rPr>
          <w:t>umb</w:t>
        </w:r>
      </w:ins>
      <w:commentRangeEnd w:id="3998"/>
      <w:r w:rsidR="007B0F1C">
        <w:rPr>
          <w:rStyle w:val="CommentReference"/>
          <w:rFonts w:ascii="Cambria" w:hAnsi="Cambria"/>
          <w:i/>
          <w:iCs/>
          <w:sz w:val="28"/>
          <w:szCs w:val="28"/>
        </w:rPr>
        <w:commentReference w:id="3998"/>
      </w:r>
      <w:r>
        <w:rPr>
          <w:rFonts w:ascii="Cambria" w:hAnsi="Cambria"/>
          <w:i/>
          <w:iCs/>
          <w:sz w:val="28"/>
          <w:szCs w:val="28"/>
        </w:rPr>
        <w:t xml:space="preserve"> bitches!’ </w:t>
      </w:r>
      <w:r>
        <w:rPr>
          <w:rFonts w:ascii="Cambria" w:hAnsi="Cambria"/>
          <w:sz w:val="28"/>
          <w:szCs w:val="28"/>
        </w:rPr>
        <w:t>barked</w:t>
      </w:r>
      <w:r w:rsidRPr="007A4A31">
        <w:rPr>
          <w:rFonts w:ascii="Cambria" w:hAnsi="Cambria"/>
          <w:sz w:val="28"/>
          <w:szCs w:val="28"/>
        </w:rPr>
        <w:t xml:space="preserve"> the </w:t>
      </w:r>
      <w:del w:id="4002" w:author="Claire S" w:date="2026-07-20T12:27:00Z" w16du:dateUtc="2026-07-20T11:27:00Z">
        <w:r w:rsidRPr="007A4A31" w:rsidDel="00D3773D">
          <w:rPr>
            <w:rFonts w:ascii="Cambria" w:hAnsi="Cambria"/>
            <w:sz w:val="28"/>
            <w:szCs w:val="28"/>
          </w:rPr>
          <w:delText>Americanised</w:delText>
        </w:r>
        <w:r w:rsidDel="00D3773D">
          <w:rPr>
            <w:rFonts w:ascii="Cambria" w:hAnsi="Cambria"/>
            <w:i/>
            <w:iCs/>
            <w:sz w:val="28"/>
            <w:szCs w:val="28"/>
          </w:rPr>
          <w:delText xml:space="preserve"> </w:delText>
        </w:r>
      </w:del>
      <w:ins w:id="4003" w:author="Claire S" w:date="2026-07-20T12:27:00Z" w16du:dateUtc="2026-07-20T11:27:00Z">
        <w:r w:rsidR="00D3773D">
          <w:rPr>
            <w:rFonts w:ascii="Cambria" w:hAnsi="Cambria"/>
            <w:sz w:val="28"/>
            <w:szCs w:val="28"/>
          </w:rPr>
          <w:t>transatlantic</w:t>
        </w:r>
        <w:r w:rsidR="00D3773D">
          <w:rPr>
            <w:rFonts w:ascii="Cambria" w:hAnsi="Cambria"/>
            <w:i/>
            <w:iCs/>
            <w:sz w:val="28"/>
            <w:szCs w:val="28"/>
          </w:rPr>
          <w:t xml:space="preserve"> </w:t>
        </w:r>
      </w:ins>
      <w:r w:rsidRPr="007A4A31">
        <w:rPr>
          <w:rFonts w:ascii="Cambria" w:hAnsi="Cambria"/>
          <w:sz w:val="28"/>
          <w:szCs w:val="28"/>
        </w:rPr>
        <w:t>voiceover.</w:t>
      </w:r>
      <w:r>
        <w:rPr>
          <w:rFonts w:ascii="Cambria" w:hAnsi="Cambria"/>
          <w:i/>
          <w:iCs/>
          <w:sz w:val="28"/>
          <w:szCs w:val="28"/>
        </w:rPr>
        <w:t xml:space="preserve"> </w:t>
      </w:r>
      <w:del w:id="4004" w:author="Daisy Watt" w:date="2026-06-18T23:12:00Z" w16du:dateUtc="2026-06-18T22:12:00Z">
        <w:r>
          <w:rPr>
            <w:rFonts w:ascii="Cambria" w:hAnsi="Cambria"/>
            <w:i/>
            <w:iCs/>
            <w:sz w:val="28"/>
            <w:szCs w:val="28"/>
          </w:rPr>
          <w:delText xml:space="preserve"> </w:delText>
        </w:r>
      </w:del>
      <w:r>
        <w:rPr>
          <w:rFonts w:ascii="Cambria" w:hAnsi="Cambria"/>
          <w:i/>
          <w:iCs/>
          <w:sz w:val="28"/>
          <w:szCs w:val="28"/>
        </w:rPr>
        <w:t xml:space="preserve">‘Learn how to combat fight, how to kill a man, and how to </w:t>
      </w:r>
      <w:del w:id="4005" w:author="Daisy Watt" w:date="2026-06-19T05:39:00Z" w16du:dateUtc="2026-06-19T04:39:00Z">
        <w:r>
          <w:rPr>
            <w:rFonts w:ascii="Cambria" w:hAnsi="Cambria"/>
            <w:i/>
            <w:iCs/>
            <w:sz w:val="28"/>
            <w:szCs w:val="28"/>
          </w:rPr>
          <w:delText>pull</w:delText>
        </w:r>
      </w:del>
      <w:ins w:id="4006" w:author="Daisy Watt" w:date="2026-06-19T05:39:00Z" w16du:dateUtc="2026-06-19T04:39:00Z">
        <w:r w:rsidR="008A0BE1">
          <w:rPr>
            <w:rFonts w:ascii="Cambria" w:hAnsi="Cambria"/>
            <w:i/>
            <w:iCs/>
            <w:sz w:val="28"/>
            <w:szCs w:val="28"/>
          </w:rPr>
          <w:t>get</w:t>
        </w:r>
      </w:ins>
      <w:r>
        <w:rPr>
          <w:rFonts w:ascii="Cambria" w:hAnsi="Cambria"/>
          <w:i/>
          <w:iCs/>
          <w:sz w:val="28"/>
          <w:szCs w:val="28"/>
        </w:rPr>
        <w:t xml:space="preserve"> as much pussy as you’ll ever want!! </w:t>
      </w:r>
      <w:ins w:id="4007" w:author="Claire S" w:date="2026-06-02T09:32:00Z" w16du:dateUtc="2026-06-02T08:32:00Z">
        <w:r w:rsidR="00C9763D">
          <w:rPr>
            <w:rFonts w:ascii="Cambria" w:hAnsi="Cambria"/>
            <w:i/>
            <w:iCs/>
            <w:sz w:val="28"/>
            <w:szCs w:val="28"/>
          </w:rPr>
          <w:t xml:space="preserve">Don’t be a simp – no room for </w:t>
        </w:r>
      </w:ins>
      <w:ins w:id="4008" w:author="Claire S" w:date="2026-06-06T16:56:00Z" w16du:dateUtc="2026-06-06T15:56:00Z">
        <w:r w:rsidR="00A00234">
          <w:rPr>
            <w:rFonts w:ascii="Cambria" w:hAnsi="Cambria"/>
            <w:i/>
            <w:iCs/>
            <w:sz w:val="28"/>
            <w:szCs w:val="28"/>
          </w:rPr>
          <w:t>soy boy</w:t>
        </w:r>
      </w:ins>
      <w:ins w:id="4009" w:author="Claire S" w:date="2026-06-02T09:32:00Z" w16du:dateUtc="2026-06-02T08:32:00Z">
        <w:r w:rsidR="00C9763D">
          <w:rPr>
            <w:rFonts w:ascii="Cambria" w:hAnsi="Cambria"/>
            <w:i/>
            <w:iCs/>
            <w:sz w:val="28"/>
            <w:szCs w:val="28"/>
          </w:rPr>
          <w:t xml:space="preserve">s in our </w:t>
        </w:r>
      </w:ins>
      <w:ins w:id="4010" w:author="Daisy Watt" w:date="2026-06-19T05:39:00Z" w16du:dateUtc="2026-06-19T04:39:00Z">
        <w:r w:rsidR="008A0BE1">
          <w:rPr>
            <w:rFonts w:ascii="Cambria" w:hAnsi="Cambria"/>
            <w:i/>
            <w:iCs/>
            <w:sz w:val="28"/>
            <w:szCs w:val="28"/>
          </w:rPr>
          <w:t>dojo!</w:t>
        </w:r>
      </w:ins>
      <w:ins w:id="4011" w:author="Claire S" w:date="2026-06-02T09:32:00Z" w16du:dateUtc="2026-06-02T08:32:00Z">
        <w:del w:id="4012" w:author="Daisy Watt" w:date="2026-06-19T05:39:00Z" w16du:dateUtc="2026-06-19T04:39:00Z">
          <w:r w:rsidR="00C9763D">
            <w:rPr>
              <w:rFonts w:ascii="Cambria" w:hAnsi="Cambria"/>
              <w:i/>
              <w:iCs/>
              <w:sz w:val="28"/>
              <w:szCs w:val="28"/>
            </w:rPr>
            <w:delText>Dojo!</w:delText>
          </w:r>
        </w:del>
      </w:ins>
    </w:p>
    <w:p w14:paraId="1584AF97" w14:textId="767E20AA" w:rsidR="006E3719" w:rsidRDefault="006E3719" w:rsidP="006E3719">
      <w:pPr>
        <w:spacing w:line="360" w:lineRule="auto"/>
        <w:ind w:firstLine="720"/>
        <w:contextualSpacing/>
        <w:rPr>
          <w:rFonts w:ascii="Cambria" w:hAnsi="Cambria"/>
          <w:sz w:val="28"/>
          <w:szCs w:val="28"/>
        </w:rPr>
      </w:pPr>
      <w:r w:rsidRPr="007A4A31">
        <w:rPr>
          <w:rFonts w:ascii="Cambria" w:hAnsi="Cambria"/>
          <w:sz w:val="28"/>
          <w:szCs w:val="28"/>
        </w:rPr>
        <w:t>Now</w:t>
      </w:r>
      <w:ins w:id="4013" w:author="Daisy Watt" w:date="2026-06-18T23:12:00Z" w16du:dateUtc="2026-06-18T22:12:00Z">
        <w:r w:rsidR="00200590">
          <w:rPr>
            <w:rFonts w:ascii="Cambria" w:hAnsi="Cambria"/>
            <w:sz w:val="28"/>
            <w:szCs w:val="28"/>
          </w:rPr>
          <w:t>,</w:t>
        </w:r>
      </w:ins>
      <w:r>
        <w:rPr>
          <w:rFonts w:ascii="Cambria" w:hAnsi="Cambria"/>
          <w:i/>
          <w:iCs/>
          <w:sz w:val="28"/>
          <w:szCs w:val="28"/>
        </w:rPr>
        <w:t xml:space="preserve"> </w:t>
      </w:r>
      <w:r>
        <w:rPr>
          <w:rFonts w:ascii="Cambria" w:hAnsi="Cambria"/>
          <w:sz w:val="28"/>
          <w:szCs w:val="28"/>
        </w:rPr>
        <w:t>t</w:t>
      </w:r>
      <w:r w:rsidRPr="00716CB7">
        <w:rPr>
          <w:rFonts w:ascii="Cambria" w:hAnsi="Cambria"/>
          <w:sz w:val="28"/>
          <w:szCs w:val="28"/>
        </w:rPr>
        <w:t xml:space="preserve">wo thick-set grinning </w:t>
      </w:r>
      <w:r>
        <w:rPr>
          <w:rFonts w:ascii="Cambria" w:hAnsi="Cambria"/>
          <w:sz w:val="28"/>
          <w:szCs w:val="28"/>
        </w:rPr>
        <w:t>men stood shoulder to shoulder in front of</w:t>
      </w:r>
      <w:ins w:id="4014" w:author="Claire S" w:date="2026-07-20T12:27:00Z" w16du:dateUtc="2026-07-20T11:27:00Z">
        <w:r w:rsidR="00FB2FAE">
          <w:rPr>
            <w:rFonts w:ascii="Cambria" w:hAnsi="Cambria"/>
            <w:sz w:val="28"/>
            <w:szCs w:val="28"/>
          </w:rPr>
          <w:t xml:space="preserve"> a </w:t>
        </w:r>
      </w:ins>
      <w:ins w:id="4015" w:author="Claire S" w:date="2026-07-21T09:26:00Z" w16du:dateUtc="2026-07-21T08:26:00Z">
        <w:r w:rsidR="006A179A">
          <w:rPr>
            <w:rFonts w:ascii="Cambria" w:hAnsi="Cambria"/>
            <w:sz w:val="28"/>
            <w:szCs w:val="28"/>
          </w:rPr>
          <w:t xml:space="preserve">concrete </w:t>
        </w:r>
      </w:ins>
      <w:ins w:id="4016" w:author="Claire S" w:date="2026-07-20T12:27:00Z" w16du:dateUtc="2026-07-20T11:27:00Z">
        <w:r w:rsidR="00FB2FAE">
          <w:rPr>
            <w:rFonts w:ascii="Cambria" w:hAnsi="Cambria"/>
            <w:sz w:val="28"/>
            <w:szCs w:val="28"/>
          </w:rPr>
          <w:t>gym, the caption announcing</w:t>
        </w:r>
      </w:ins>
      <w:r>
        <w:rPr>
          <w:rFonts w:ascii="Cambria" w:hAnsi="Cambria"/>
          <w:sz w:val="28"/>
          <w:szCs w:val="28"/>
        </w:rPr>
        <w:t xml:space="preserve"> ‘</w:t>
      </w:r>
      <w:commentRangeStart w:id="4017"/>
      <w:r>
        <w:rPr>
          <w:rFonts w:ascii="Cambria" w:hAnsi="Cambria"/>
          <w:i/>
          <w:iCs/>
          <w:sz w:val="28"/>
          <w:szCs w:val="28"/>
        </w:rPr>
        <w:t>T</w:t>
      </w:r>
      <w:r w:rsidRPr="00EB4409">
        <w:rPr>
          <w:rFonts w:ascii="Cambria" w:hAnsi="Cambria"/>
          <w:i/>
          <w:iCs/>
          <w:sz w:val="28"/>
          <w:szCs w:val="28"/>
        </w:rPr>
        <w:t xml:space="preserve">he </w:t>
      </w:r>
      <w:r>
        <w:rPr>
          <w:rFonts w:ascii="Cambria" w:hAnsi="Cambria"/>
          <w:i/>
          <w:iCs/>
          <w:sz w:val="28"/>
          <w:szCs w:val="28"/>
        </w:rPr>
        <w:t xml:space="preserve">Most Sick </w:t>
      </w:r>
      <w:r w:rsidRPr="00EB4409">
        <w:rPr>
          <w:rFonts w:ascii="Cambria" w:hAnsi="Cambria"/>
          <w:i/>
          <w:iCs/>
          <w:sz w:val="28"/>
          <w:szCs w:val="28"/>
        </w:rPr>
        <w:t>Dick of all Dojos</w:t>
      </w:r>
      <w:r>
        <w:rPr>
          <w:rFonts w:ascii="Cambria" w:hAnsi="Cambria"/>
          <w:i/>
          <w:iCs/>
          <w:sz w:val="28"/>
          <w:szCs w:val="28"/>
        </w:rPr>
        <w:t>, Romford, Essex’</w:t>
      </w:r>
      <w:commentRangeEnd w:id="4017"/>
      <w:r w:rsidR="008A0BE1">
        <w:rPr>
          <w:rStyle w:val="CommentReference"/>
          <w:rFonts w:ascii="Cambria" w:hAnsi="Cambria"/>
          <w:sz w:val="28"/>
          <w:szCs w:val="28"/>
        </w:rPr>
        <w:commentReference w:id="4017"/>
      </w:r>
      <w:r>
        <w:rPr>
          <w:rFonts w:ascii="Cambria" w:hAnsi="Cambria"/>
          <w:sz w:val="28"/>
          <w:szCs w:val="28"/>
        </w:rPr>
        <w:t>; both in camouflage trousers and vest</w:t>
      </w:r>
      <w:ins w:id="4018" w:author="Daisy Watt" w:date="2026-06-18T23:13:00Z" w16du:dateUtc="2026-06-18T22:13:00Z">
        <w:r w:rsidR="00200590">
          <w:rPr>
            <w:rFonts w:ascii="Cambria" w:hAnsi="Cambria"/>
            <w:sz w:val="28"/>
            <w:szCs w:val="28"/>
          </w:rPr>
          <w:t xml:space="preserve"> </w:t>
        </w:r>
      </w:ins>
      <w:del w:id="4019" w:author="Daisy Watt" w:date="2026-06-18T23:13:00Z" w16du:dateUtc="2026-06-18T22:13:00Z">
        <w:r>
          <w:rPr>
            <w:rFonts w:ascii="Cambria" w:hAnsi="Cambria"/>
            <w:sz w:val="28"/>
            <w:szCs w:val="28"/>
          </w:rPr>
          <w:delText>-</w:delText>
        </w:r>
      </w:del>
      <w:r>
        <w:rPr>
          <w:rFonts w:ascii="Cambria" w:hAnsi="Cambria"/>
          <w:sz w:val="28"/>
          <w:szCs w:val="28"/>
        </w:rPr>
        <w:t xml:space="preserve">tops, their bulging muscles oiled, their weirdly slick chests completely hairless. </w:t>
      </w:r>
    </w:p>
    <w:p w14:paraId="1E50F32C" w14:textId="6607A168" w:rsidR="006E3719" w:rsidRPr="00EA4403" w:rsidRDefault="006E3719" w:rsidP="006E3719">
      <w:pPr>
        <w:spacing w:line="360" w:lineRule="auto"/>
        <w:ind w:firstLine="720"/>
        <w:contextualSpacing/>
        <w:rPr>
          <w:rFonts w:ascii="Cambria" w:hAnsi="Cambria"/>
          <w:i/>
          <w:iCs/>
          <w:sz w:val="28"/>
          <w:szCs w:val="28"/>
        </w:rPr>
      </w:pPr>
      <w:r w:rsidRPr="00EA4403">
        <w:rPr>
          <w:rFonts w:ascii="Cambria" w:hAnsi="Cambria"/>
          <w:i/>
          <w:iCs/>
          <w:sz w:val="28"/>
          <w:szCs w:val="28"/>
        </w:rPr>
        <w:t xml:space="preserve">‘Sign up now, and we promise to </w:t>
      </w:r>
      <w:r>
        <w:rPr>
          <w:rFonts w:ascii="Cambria" w:hAnsi="Cambria"/>
          <w:i/>
          <w:iCs/>
          <w:sz w:val="28"/>
          <w:szCs w:val="28"/>
        </w:rPr>
        <w:t>make all your dreams come true. No more rejection, ever! We swear to show you how to make the girls fall at your feet and pant, and what to do with them bitches if they don’t!</w:t>
      </w:r>
      <w:del w:id="4020" w:author="Daisy Watt" w:date="2026-06-18T23:13:00Z" w16du:dateUtc="2026-06-18T22:13:00Z">
        <w:r>
          <w:rPr>
            <w:rFonts w:ascii="Cambria" w:hAnsi="Cambria"/>
            <w:i/>
            <w:iCs/>
            <w:sz w:val="28"/>
            <w:szCs w:val="28"/>
          </w:rPr>
          <w:delText xml:space="preserve"> </w:delText>
        </w:r>
      </w:del>
      <w:r>
        <w:rPr>
          <w:rFonts w:ascii="Cambria" w:hAnsi="Cambria"/>
          <w:i/>
          <w:iCs/>
          <w:sz w:val="28"/>
          <w:szCs w:val="28"/>
        </w:rPr>
        <w:t xml:space="preserve"> </w:t>
      </w:r>
      <w:ins w:id="4021" w:author="Claire S" w:date="2026-06-06T16:57:00Z" w16du:dateUtc="2026-06-06T15:57:00Z">
        <w:r w:rsidR="00A00234">
          <w:rPr>
            <w:rFonts w:ascii="Cambria" w:hAnsi="Cambria"/>
            <w:i/>
            <w:iCs/>
            <w:sz w:val="28"/>
            <w:szCs w:val="28"/>
          </w:rPr>
          <w:t xml:space="preserve">#looksmaxxing </w:t>
        </w:r>
      </w:ins>
      <w:r>
        <w:rPr>
          <w:rFonts w:ascii="Cambria" w:hAnsi="Cambria"/>
          <w:i/>
          <w:iCs/>
          <w:sz w:val="28"/>
          <w:szCs w:val="28"/>
        </w:rPr>
        <w:t>Women have gone too far in their ugly power</w:t>
      </w:r>
      <w:ins w:id="4022" w:author="Daisy Watt" w:date="2026-06-19T05:41:00Z" w16du:dateUtc="2026-06-19T04:41:00Z">
        <w:r w:rsidR="008A0BE1">
          <w:rPr>
            <w:rFonts w:ascii="Cambria" w:hAnsi="Cambria"/>
            <w:i/>
            <w:iCs/>
            <w:sz w:val="28"/>
            <w:szCs w:val="28"/>
          </w:rPr>
          <w:t>.</w:t>
        </w:r>
      </w:ins>
      <w:del w:id="4023" w:author="Daisy Watt" w:date="2026-06-19T05:41:00Z" w16du:dateUtc="2026-06-19T04:41:00Z">
        <w:r w:rsidDel="008A0BE1">
          <w:rPr>
            <w:rFonts w:ascii="Cambria" w:hAnsi="Cambria"/>
            <w:i/>
            <w:iCs/>
            <w:sz w:val="28"/>
            <w:szCs w:val="28"/>
          </w:rPr>
          <w:delText>,</w:delText>
        </w:r>
      </w:del>
      <w:r>
        <w:rPr>
          <w:rFonts w:ascii="Cambria" w:hAnsi="Cambria"/>
          <w:i/>
          <w:iCs/>
          <w:sz w:val="28"/>
          <w:szCs w:val="28"/>
        </w:rPr>
        <w:t xml:space="preserve"> </w:t>
      </w:r>
      <w:del w:id="4024" w:author="Daisy Watt" w:date="2026-06-19T05:41:00Z" w16du:dateUtc="2026-06-19T04:41:00Z">
        <w:r w:rsidDel="008A0BE1">
          <w:rPr>
            <w:rFonts w:ascii="Cambria" w:hAnsi="Cambria"/>
            <w:i/>
            <w:iCs/>
            <w:sz w:val="28"/>
            <w:szCs w:val="28"/>
          </w:rPr>
          <w:delText>i</w:delText>
        </w:r>
      </w:del>
      <w:ins w:id="4025" w:author="Daisy Watt" w:date="2026-06-19T05:41:00Z" w16du:dateUtc="2026-06-19T04:41:00Z">
        <w:r w:rsidR="008A0BE1">
          <w:rPr>
            <w:rFonts w:ascii="Cambria" w:hAnsi="Cambria"/>
            <w:i/>
            <w:iCs/>
            <w:sz w:val="28"/>
            <w:szCs w:val="28"/>
          </w:rPr>
          <w:t>I</w:t>
        </w:r>
      </w:ins>
      <w:r>
        <w:rPr>
          <w:rFonts w:ascii="Cambria" w:hAnsi="Cambria"/>
          <w:i/>
          <w:iCs/>
          <w:sz w:val="28"/>
          <w:szCs w:val="28"/>
        </w:rPr>
        <w:t>t’s time to learn how to take them down with us – #MensRightsActivists in action</w:t>
      </w:r>
      <w:ins w:id="4026" w:author="Claire S" w:date="2026-06-06T16:57:00Z" w16du:dateUtc="2026-06-06T15:57:00Z">
        <w:r w:rsidR="00A00234">
          <w:rPr>
            <w:rFonts w:ascii="Cambria" w:hAnsi="Cambria"/>
            <w:i/>
            <w:iCs/>
            <w:sz w:val="28"/>
            <w:szCs w:val="28"/>
          </w:rPr>
          <w:t xml:space="preserve"> #</w:t>
        </w:r>
      </w:ins>
      <w:ins w:id="4027" w:author="Claire S" w:date="2026-07-20T12:28:00Z" w16du:dateUtc="2026-07-20T11:28:00Z">
        <w:r w:rsidR="00B27365">
          <w:rPr>
            <w:rFonts w:ascii="Cambria" w:hAnsi="Cambria"/>
            <w:i/>
            <w:iCs/>
            <w:sz w:val="28"/>
            <w:szCs w:val="28"/>
          </w:rPr>
          <w:t>beckys #foids</w:t>
        </w:r>
      </w:ins>
      <w:del w:id="4028" w:author="Claire S" w:date="2026-07-20T12:28:00Z" w16du:dateUtc="2026-07-20T11:28:00Z">
        <w:r w:rsidDel="00B27365">
          <w:rPr>
            <w:rFonts w:ascii="Cambria" w:hAnsi="Cambria"/>
            <w:i/>
            <w:iCs/>
            <w:sz w:val="28"/>
            <w:szCs w:val="28"/>
          </w:rPr>
          <w:delText>.</w:delText>
        </w:r>
      </w:del>
      <w:r>
        <w:rPr>
          <w:rFonts w:ascii="Cambria" w:hAnsi="Cambria"/>
          <w:i/>
          <w:iCs/>
          <w:sz w:val="28"/>
          <w:szCs w:val="28"/>
        </w:rPr>
        <w:t>’</w:t>
      </w:r>
    </w:p>
    <w:p w14:paraId="5CBD0E41" w14:textId="748B60D1" w:rsidR="00E000B0" w:rsidRDefault="006E3719" w:rsidP="00E000B0">
      <w:pPr>
        <w:spacing w:line="360" w:lineRule="auto"/>
        <w:ind w:firstLine="720"/>
        <w:contextualSpacing/>
        <w:rPr>
          <w:ins w:id="4029" w:author="Claire S" w:date="2026-05-11T12:39:00Z" w16du:dateUtc="2026-05-11T11:39:00Z"/>
          <w:rFonts w:ascii="Cambria" w:hAnsi="Cambria"/>
          <w:sz w:val="28"/>
          <w:szCs w:val="28"/>
        </w:rPr>
      </w:pPr>
      <w:r>
        <w:rPr>
          <w:rFonts w:ascii="Cambria" w:hAnsi="Cambria"/>
          <w:sz w:val="28"/>
          <w:szCs w:val="28"/>
        </w:rPr>
        <w:t>Clara’s belly rolled</w:t>
      </w:r>
      <w:r w:rsidR="00E000B0">
        <w:rPr>
          <w:rFonts w:ascii="Cambria" w:hAnsi="Cambria"/>
          <w:sz w:val="28"/>
          <w:szCs w:val="28"/>
        </w:rPr>
        <w:t xml:space="preserve"> at the horrible sexist </w:t>
      </w:r>
      <w:commentRangeStart w:id="4030"/>
      <w:r w:rsidR="00E000B0">
        <w:rPr>
          <w:rFonts w:ascii="Cambria" w:hAnsi="Cambria"/>
          <w:sz w:val="28"/>
          <w:szCs w:val="28"/>
        </w:rPr>
        <w:t>language</w:t>
      </w:r>
      <w:commentRangeEnd w:id="4030"/>
      <w:r w:rsidR="00110E1C">
        <w:rPr>
          <w:rStyle w:val="CommentReference"/>
          <w:rFonts w:ascii="Cambria" w:hAnsi="Cambria"/>
          <w:sz w:val="28"/>
          <w:szCs w:val="28"/>
        </w:rPr>
        <w:commentReference w:id="4030"/>
      </w:r>
      <w:r w:rsidR="00E000B0">
        <w:rPr>
          <w:rFonts w:ascii="Cambria" w:hAnsi="Cambria"/>
          <w:sz w:val="28"/>
          <w:szCs w:val="28"/>
        </w:rPr>
        <w:t>.</w:t>
      </w:r>
    </w:p>
    <w:p w14:paraId="38D89539" w14:textId="4EA3C935" w:rsidR="000C2023" w:rsidRPr="00B03D0A" w:rsidRDefault="000C2023" w:rsidP="00E000B0">
      <w:pPr>
        <w:spacing w:line="360" w:lineRule="auto"/>
        <w:ind w:firstLine="720"/>
        <w:contextualSpacing/>
        <w:rPr>
          <w:rFonts w:ascii="Cambria" w:hAnsi="Cambria"/>
          <w:i/>
          <w:iCs/>
          <w:sz w:val="28"/>
          <w:szCs w:val="28"/>
          <w:rPrChange w:id="4031" w:author="Claire S" w:date="2026-06-03T11:07:00Z" w16du:dateUtc="2026-06-03T10:07:00Z">
            <w:rPr>
              <w:rFonts w:ascii="Cambria" w:hAnsi="Cambria"/>
              <w:sz w:val="28"/>
              <w:szCs w:val="28"/>
            </w:rPr>
          </w:rPrChange>
        </w:rPr>
      </w:pPr>
      <w:ins w:id="4032" w:author="Claire S" w:date="2026-05-11T12:39:00Z" w16du:dateUtc="2026-05-11T11:39:00Z">
        <w:r>
          <w:rPr>
            <w:rFonts w:ascii="Cambria" w:hAnsi="Cambria"/>
            <w:sz w:val="28"/>
            <w:szCs w:val="28"/>
          </w:rPr>
          <w:t>Below it, a stream of excited comments from men with tags like Jock</w:t>
        </w:r>
      </w:ins>
      <w:ins w:id="4033" w:author="Claire S" w:date="2026-05-11T12:40:00Z" w16du:dateUtc="2026-05-11T11:40:00Z">
        <w:r>
          <w:rPr>
            <w:rFonts w:ascii="Cambria" w:hAnsi="Cambria"/>
            <w:sz w:val="28"/>
            <w:szCs w:val="28"/>
          </w:rPr>
          <w:t>Hard</w:t>
        </w:r>
      </w:ins>
      <w:ins w:id="4034" w:author="Claire S" w:date="2026-07-20T12:29:00Z" w16du:dateUtc="2026-07-20T11:29:00Z">
        <w:r w:rsidR="00B27365">
          <w:rPr>
            <w:rFonts w:ascii="Cambria" w:hAnsi="Cambria"/>
            <w:sz w:val="28"/>
            <w:szCs w:val="28"/>
          </w:rPr>
          <w:t>69</w:t>
        </w:r>
      </w:ins>
      <w:ins w:id="4035" w:author="Claire S" w:date="2026-05-11T12:40:00Z" w16du:dateUtc="2026-05-11T11:40:00Z">
        <w:r>
          <w:rPr>
            <w:rFonts w:ascii="Cambria" w:hAnsi="Cambria"/>
            <w:sz w:val="28"/>
            <w:szCs w:val="28"/>
          </w:rPr>
          <w:t xml:space="preserve">, and </w:t>
        </w:r>
        <w:r w:rsidR="00A8043B">
          <w:rPr>
            <w:rFonts w:ascii="Cambria" w:hAnsi="Cambria"/>
            <w:sz w:val="28"/>
            <w:szCs w:val="28"/>
          </w:rPr>
          <w:t>Show</w:t>
        </w:r>
      </w:ins>
      <w:ins w:id="4036" w:author="Daisy Watt" w:date="2026-06-18T23:14:00Z" w16du:dateUtc="2026-06-18T22:14:00Z">
        <w:r w:rsidR="00200590">
          <w:rPr>
            <w:rFonts w:ascii="Cambria" w:hAnsi="Cambria"/>
            <w:sz w:val="28"/>
            <w:szCs w:val="28"/>
          </w:rPr>
          <w:t>E</w:t>
        </w:r>
      </w:ins>
      <w:ins w:id="4037" w:author="Claire S" w:date="2026-05-11T12:40:00Z" w16du:dateUtc="2026-05-11T11:40:00Z">
        <w:del w:id="4038" w:author="Daisy Watt" w:date="2026-06-18T23:14:00Z" w16du:dateUtc="2026-06-18T22:14:00Z">
          <w:r w:rsidR="00A8043B" w:rsidDel="00200590">
            <w:rPr>
              <w:rFonts w:ascii="Cambria" w:hAnsi="Cambria"/>
              <w:sz w:val="28"/>
              <w:szCs w:val="28"/>
            </w:rPr>
            <w:delText>’e</w:delText>
          </w:r>
        </w:del>
        <w:r w:rsidR="00A8043B">
          <w:rPr>
            <w:rFonts w:ascii="Cambria" w:hAnsi="Cambria"/>
            <w:sz w:val="28"/>
            <w:szCs w:val="28"/>
          </w:rPr>
          <w:t xml:space="preserve">mHow.  </w:t>
        </w:r>
      </w:ins>
      <w:ins w:id="4039" w:author="Claire S" w:date="2026-06-03T11:01:00Z" w16du:dateUtc="2026-06-03T10:01:00Z">
        <w:r w:rsidR="00185949">
          <w:rPr>
            <w:rFonts w:ascii="Cambria" w:hAnsi="Cambria"/>
            <w:sz w:val="28"/>
            <w:szCs w:val="28"/>
          </w:rPr>
          <w:t>And a comment from</w:t>
        </w:r>
      </w:ins>
      <w:ins w:id="4040" w:author="Claire S" w:date="2026-06-03T11:02:00Z" w16du:dateUtc="2026-06-03T10:02:00Z">
        <w:r w:rsidR="00185949">
          <w:rPr>
            <w:rFonts w:ascii="Cambria" w:hAnsi="Cambria"/>
            <w:sz w:val="28"/>
            <w:szCs w:val="28"/>
          </w:rPr>
          <w:t xml:space="preserve"> Adamski</w:t>
        </w:r>
        <w:r w:rsidR="00230ABE">
          <w:rPr>
            <w:rFonts w:ascii="Cambria" w:hAnsi="Cambria"/>
            <w:sz w:val="28"/>
            <w:szCs w:val="28"/>
          </w:rPr>
          <w:t>04</w:t>
        </w:r>
      </w:ins>
      <w:ins w:id="4041" w:author="Claire S" w:date="2026-06-03T11:15:00Z" w16du:dateUtc="2026-06-03T10:15:00Z">
        <w:r w:rsidR="00E86FB4">
          <w:rPr>
            <w:rFonts w:ascii="Cambria" w:hAnsi="Cambria"/>
            <w:sz w:val="28"/>
            <w:szCs w:val="28"/>
          </w:rPr>
          <w:t>:</w:t>
        </w:r>
      </w:ins>
      <w:ins w:id="4042" w:author="Claire S" w:date="2026-06-03T11:02:00Z" w16du:dateUtc="2026-06-03T10:02:00Z">
        <w:r w:rsidR="00825D55">
          <w:rPr>
            <w:rFonts w:ascii="Cambria" w:hAnsi="Cambria"/>
            <w:sz w:val="28"/>
            <w:szCs w:val="28"/>
          </w:rPr>
          <w:t xml:space="preserve"> </w:t>
        </w:r>
        <w:r w:rsidR="00825D55" w:rsidRPr="0005375D">
          <w:rPr>
            <w:rFonts w:ascii="Cambria" w:hAnsi="Cambria"/>
            <w:i/>
            <w:iCs/>
            <w:sz w:val="28"/>
            <w:szCs w:val="28"/>
            <w:rPrChange w:id="4043" w:author="Claire S" w:date="2026-06-03T11:13:00Z" w16du:dateUtc="2026-06-03T10:13:00Z">
              <w:rPr>
                <w:rFonts w:ascii="Cambria" w:hAnsi="Cambria"/>
                <w:sz w:val="28"/>
                <w:szCs w:val="28"/>
              </w:rPr>
            </w:rPrChange>
          </w:rPr>
          <w:t>‘</w:t>
        </w:r>
      </w:ins>
      <w:ins w:id="4044" w:author="Claire S" w:date="2026-06-03T11:12:00Z" w16du:dateUtc="2026-06-03T10:12:00Z">
        <w:r w:rsidR="00A0129D" w:rsidRPr="0005375D">
          <w:rPr>
            <w:rFonts w:ascii="Cambria" w:hAnsi="Cambria"/>
            <w:i/>
            <w:iCs/>
            <w:sz w:val="28"/>
            <w:szCs w:val="28"/>
            <w:rPrChange w:id="4045" w:author="Claire S" w:date="2026-06-03T11:13:00Z" w16du:dateUtc="2026-06-03T10:13:00Z">
              <w:rPr>
                <w:rFonts w:ascii="Cambria" w:hAnsi="Cambria"/>
                <w:sz w:val="28"/>
                <w:szCs w:val="28"/>
              </w:rPr>
            </w:rPrChange>
          </w:rPr>
          <w:t>Muscle=</w:t>
        </w:r>
      </w:ins>
      <w:ins w:id="4046" w:author="Claire S" w:date="2026-06-03T11:07:00Z" w16du:dateUtc="2026-06-03T10:07:00Z">
        <w:r w:rsidR="00B03D0A" w:rsidRPr="00B03D0A">
          <w:rPr>
            <w:rFonts w:ascii="Cambria" w:hAnsi="Cambria"/>
            <w:i/>
            <w:iCs/>
            <w:sz w:val="28"/>
            <w:szCs w:val="28"/>
            <w:rPrChange w:id="4047" w:author="Claire S" w:date="2026-06-03T11:07:00Z" w16du:dateUtc="2026-06-03T10:07:00Z">
              <w:rPr>
                <w:rFonts w:ascii="Cambria" w:hAnsi="Cambria"/>
                <w:sz w:val="28"/>
                <w:szCs w:val="28"/>
              </w:rPr>
            </w:rPrChange>
          </w:rPr>
          <w:t>Money</w:t>
        </w:r>
      </w:ins>
      <w:ins w:id="4048" w:author="Claire S" w:date="2026-06-03T11:15:00Z" w16du:dateUtc="2026-06-03T10:15:00Z">
        <w:r w:rsidR="002F5B4A">
          <w:rPr>
            <w:rFonts w:ascii="Cambria" w:hAnsi="Cambria"/>
            <w:i/>
            <w:iCs/>
            <w:sz w:val="28"/>
            <w:szCs w:val="28"/>
          </w:rPr>
          <w:t>, pussy</w:t>
        </w:r>
      </w:ins>
      <w:ins w:id="4049" w:author="Claire S" w:date="2026-06-03T11:12:00Z" w16du:dateUtc="2026-06-03T10:12:00Z">
        <w:r w:rsidR="00A0129D">
          <w:rPr>
            <w:rFonts w:ascii="Cambria" w:hAnsi="Cambria"/>
            <w:i/>
            <w:iCs/>
            <w:sz w:val="28"/>
            <w:szCs w:val="28"/>
          </w:rPr>
          <w:t xml:space="preserve"> </w:t>
        </w:r>
      </w:ins>
      <w:ins w:id="4050" w:author="Claire S" w:date="2026-06-03T11:13:00Z" w16du:dateUtc="2026-06-03T10:13:00Z">
        <w:r w:rsidR="0005375D">
          <w:rPr>
            <w:rFonts w:ascii="Cambria" w:hAnsi="Cambria"/>
            <w:i/>
            <w:iCs/>
            <w:sz w:val="28"/>
            <w:szCs w:val="28"/>
          </w:rPr>
          <w:t xml:space="preserve">don’t date down </w:t>
        </w:r>
        <w:r w:rsidR="0005375D">
          <w:rPr>
            <mc:AlternateContent>
              <mc:Choice Requires="w16se">
                <w:rFonts w:ascii="Cambria" w:hAnsi="Cambria"/>
              </mc:Choice>
              <mc:Fallback>
                <w:rFonts w:ascii="Apple Color Emoji" w:eastAsia="Apple Color Emoji" w:hAnsi="Apple Color Emoji" w:cs="Apple Color Emoji"/>
              </mc:Fallback>
            </mc:AlternateContent>
            <w:i/>
            <w:iCs/>
            <w:sz w:val="28"/>
            <w:szCs w:val="28"/>
          </w:rPr>
          <mc:AlternateContent>
            <mc:Choice Requires="w16se">
              <w16se:symEx w16se:font="Apple Color Emoji" w16se:char="1F61C"/>
            </mc:Choice>
            <mc:Fallback>
              <w:t>😜</w:t>
            </mc:Fallback>
          </mc:AlternateContent>
        </w:r>
      </w:ins>
      <w:ins w:id="4051" w:author="Claire S" w:date="2026-06-06T16:57:00Z" w16du:dateUtc="2026-06-06T15:57:00Z">
        <w:r w:rsidR="00A00234">
          <w:rPr>
            <w:rFonts w:ascii="Cambria" w:hAnsi="Cambria"/>
            <w:i/>
            <w:iCs/>
            <w:sz w:val="28"/>
            <w:szCs w:val="28"/>
          </w:rPr>
          <w:t xml:space="preserve"> learn </w:t>
        </w:r>
        <w:r w:rsidR="00662D5F">
          <w:rPr>
            <w:rFonts w:ascii="Cambria" w:hAnsi="Cambria"/>
            <w:i/>
            <w:iCs/>
            <w:sz w:val="28"/>
            <w:szCs w:val="28"/>
          </w:rPr>
          <w:t>2</w:t>
        </w:r>
        <w:r w:rsidR="00A00234">
          <w:rPr>
            <w:rFonts w:ascii="Cambria" w:hAnsi="Cambria"/>
            <w:i/>
            <w:iCs/>
            <w:sz w:val="28"/>
            <w:szCs w:val="28"/>
          </w:rPr>
          <w:t xml:space="preserve"> </w:t>
        </w:r>
        <w:r w:rsidR="00662D5F">
          <w:rPr>
            <w:rFonts w:ascii="Cambria" w:hAnsi="Cambria"/>
            <w:i/>
            <w:iCs/>
            <w:sz w:val="28"/>
            <w:szCs w:val="28"/>
          </w:rPr>
          <w:t xml:space="preserve">control the </w:t>
        </w:r>
      </w:ins>
      <w:ins w:id="4052" w:author="Claire S" w:date="2026-07-20T12:28:00Z" w16du:dateUtc="2026-07-20T11:28:00Z">
        <w:r w:rsidR="00B27365">
          <w:rPr>
            <w:rFonts w:ascii="Cambria" w:hAnsi="Cambria"/>
            <w:i/>
            <w:iCs/>
            <w:sz w:val="28"/>
            <w:szCs w:val="28"/>
          </w:rPr>
          <w:t>femoid</w:t>
        </w:r>
      </w:ins>
      <w:ins w:id="4053" w:author="Claire S" w:date="2026-06-06T16:57:00Z" w16du:dateUtc="2026-06-06T15:57:00Z">
        <w:r w:rsidR="00662D5F">
          <w:rPr>
            <w:rFonts w:ascii="Cambria" w:hAnsi="Cambria"/>
            <w:i/>
            <w:iCs/>
            <w:sz w:val="28"/>
            <w:szCs w:val="28"/>
          </w:rPr>
          <w:t>s</w:t>
        </w:r>
      </w:ins>
      <w:ins w:id="4054" w:author="Claire S" w:date="2026-07-20T12:29:00Z" w16du:dateUtc="2026-07-20T11:29:00Z">
        <w:r w:rsidR="00DD0168">
          <w:rPr>
            <w:rFonts w:ascii="Cambria" w:hAnsi="Cambria"/>
            <w:i/>
            <w:iCs/>
            <w:sz w:val="28"/>
            <w:szCs w:val="28"/>
          </w:rPr>
          <w:t>!</w:t>
        </w:r>
      </w:ins>
    </w:p>
    <w:p w14:paraId="728C365D" w14:textId="1120F60C" w:rsidR="00E435A4" w:rsidRDefault="004F0A27" w:rsidP="00654A70">
      <w:pPr>
        <w:spacing w:line="360" w:lineRule="auto"/>
        <w:ind w:firstLine="720"/>
        <w:contextualSpacing/>
        <w:rPr>
          <w:ins w:id="4055" w:author="Claire S" w:date="2026-07-21T09:27:00Z" w16du:dateUtc="2026-07-21T08:27:00Z"/>
          <w:rFonts w:ascii="Cambria" w:hAnsi="Cambria"/>
          <w:sz w:val="28"/>
          <w:szCs w:val="28"/>
        </w:rPr>
      </w:pPr>
      <w:ins w:id="4056" w:author="Claire S" w:date="2026-06-03T11:23:00Z" w16du:dateUtc="2026-06-03T10:23:00Z">
        <w:r>
          <w:rPr>
            <w:rFonts w:ascii="Cambria" w:hAnsi="Cambria"/>
            <w:sz w:val="28"/>
            <w:szCs w:val="28"/>
          </w:rPr>
          <w:t xml:space="preserve">Was that </w:t>
        </w:r>
        <w:r w:rsidRPr="00200590">
          <w:rPr>
            <w:rFonts w:ascii="Cambria" w:hAnsi="Cambria"/>
            <w:i/>
            <w:sz w:val="28"/>
            <w:szCs w:val="28"/>
            <w:rPrChange w:id="4057" w:author="Daisy Watt" w:date="2026-06-23T12:42:00Z" w16du:dateUtc="2026-06-23T10:42:00Z">
              <w:rPr>
                <w:rFonts w:ascii="Cambria" w:hAnsi="Cambria"/>
                <w:sz w:val="28"/>
                <w:szCs w:val="28"/>
              </w:rPr>
            </w:rPrChange>
          </w:rPr>
          <w:t>her</w:t>
        </w:r>
        <w:r>
          <w:rPr>
            <w:rFonts w:ascii="Cambria" w:hAnsi="Cambria"/>
            <w:sz w:val="28"/>
            <w:szCs w:val="28"/>
          </w:rPr>
          <w:t xml:space="preserve"> Adam? </w:t>
        </w:r>
      </w:ins>
      <w:ins w:id="4058" w:author="Claire S" w:date="2026-07-21T09:27:00Z" w16du:dateUtc="2026-07-21T08:27:00Z">
        <w:r w:rsidR="00E435A4">
          <w:rPr>
            <w:rFonts w:ascii="Cambria" w:hAnsi="Cambria"/>
            <w:sz w:val="28"/>
            <w:szCs w:val="28"/>
          </w:rPr>
          <w:t>And w</w:t>
        </w:r>
      </w:ins>
      <w:ins w:id="4059" w:author="Claire S" w:date="2026-06-06T16:58:00Z" w16du:dateUtc="2026-06-06T15:58:00Z">
        <w:r w:rsidR="00662D5F">
          <w:rPr>
            <w:rFonts w:ascii="Cambria" w:hAnsi="Cambria"/>
            <w:sz w:val="28"/>
            <w:szCs w:val="28"/>
          </w:rPr>
          <w:t xml:space="preserve">hat was a </w:t>
        </w:r>
      </w:ins>
      <w:ins w:id="4060" w:author="Claire S" w:date="2026-07-20T12:29:00Z" w16du:dateUtc="2026-07-20T11:29:00Z">
        <w:r w:rsidR="00DD0168">
          <w:rPr>
            <w:rFonts w:ascii="Cambria" w:hAnsi="Cambria"/>
            <w:sz w:val="28"/>
            <w:szCs w:val="28"/>
          </w:rPr>
          <w:t>Becky</w:t>
        </w:r>
      </w:ins>
      <w:ins w:id="4061" w:author="Claire S" w:date="2026-07-20T14:08:00Z" w16du:dateUtc="2026-07-20T13:08:00Z">
        <w:r w:rsidR="00302369">
          <w:rPr>
            <w:rFonts w:ascii="Cambria" w:hAnsi="Cambria"/>
            <w:sz w:val="28"/>
            <w:szCs w:val="28"/>
          </w:rPr>
          <w:t>,</w:t>
        </w:r>
      </w:ins>
      <w:ins w:id="4062" w:author="Claire S" w:date="2026-07-20T12:29:00Z" w16du:dateUtc="2026-07-20T11:29:00Z">
        <w:r w:rsidR="00DD0168">
          <w:rPr>
            <w:rFonts w:ascii="Cambria" w:hAnsi="Cambria"/>
            <w:sz w:val="28"/>
            <w:szCs w:val="28"/>
          </w:rPr>
          <w:t xml:space="preserve"> or a femoid</w:t>
        </w:r>
      </w:ins>
      <w:ins w:id="4063" w:author="Claire S" w:date="2026-08-04T12:00:00Z" w16du:dateUtc="2026-08-04T11:00:00Z">
        <w:r w:rsidR="007F09BF">
          <w:rPr>
            <w:rFonts w:ascii="Cambria" w:hAnsi="Cambria"/>
            <w:sz w:val="28"/>
            <w:szCs w:val="28"/>
          </w:rPr>
          <w:t xml:space="preserve">? </w:t>
        </w:r>
      </w:ins>
      <w:ins w:id="4064" w:author="Claire S" w:date="2026-06-08T12:53:00Z" w16du:dateUtc="2026-06-08T11:53:00Z">
        <w:del w:id="4065" w:author="Daisy Watt" w:date="2026-06-18T23:14:00Z" w16du:dateUtc="2026-06-18T22:14:00Z">
          <w:r w:rsidR="000D2D4C">
            <w:rPr>
              <w:rFonts w:ascii="Cambria" w:hAnsi="Cambria"/>
              <w:sz w:val="28"/>
              <w:szCs w:val="28"/>
            </w:rPr>
            <w:delText>-</w:delText>
          </w:r>
        </w:del>
      </w:ins>
      <w:ins w:id="4066" w:author="Daisy Watt" w:date="2026-06-18T23:14:00Z" w16du:dateUtc="2026-06-18T22:14:00Z">
        <w:del w:id="4067" w:author="Claire S" w:date="2026-08-04T12:00:00Z" w16du:dateUtc="2026-08-04T11:00:00Z">
          <w:r w:rsidR="00200590" w:rsidDel="007F09BF">
            <w:rPr>
              <w:rFonts w:ascii="Cambria" w:hAnsi="Cambria"/>
              <w:sz w:val="28"/>
              <w:szCs w:val="28"/>
            </w:rPr>
            <w:delText>–</w:delText>
          </w:r>
        </w:del>
      </w:ins>
      <w:ins w:id="4068" w:author="Claire S" w:date="2026-08-04T12:00:00Z" w16du:dateUtc="2026-08-04T11:00:00Z">
        <w:r w:rsidR="007F09BF">
          <w:rPr>
            <w:rFonts w:ascii="Cambria" w:hAnsi="Cambria"/>
            <w:sz w:val="28"/>
            <w:szCs w:val="28"/>
          </w:rPr>
          <w:t>D</w:t>
        </w:r>
      </w:ins>
      <w:ins w:id="4069" w:author="Claire S" w:date="2026-07-20T14:08:00Z" w16du:dateUtc="2026-07-20T13:08:00Z">
        <w:r w:rsidR="00302369">
          <w:rPr>
            <w:rFonts w:ascii="Cambria" w:hAnsi="Cambria"/>
            <w:sz w:val="28"/>
            <w:szCs w:val="28"/>
          </w:rPr>
          <w:t>erogatory</w:t>
        </w:r>
      </w:ins>
      <w:ins w:id="4070" w:author="Claire S" w:date="2026-07-20T12:29:00Z" w16du:dateUtc="2026-07-20T11:29:00Z">
        <w:r w:rsidR="00DD0168">
          <w:rPr>
            <w:rFonts w:ascii="Cambria" w:hAnsi="Cambria"/>
            <w:sz w:val="28"/>
            <w:szCs w:val="28"/>
          </w:rPr>
          <w:t xml:space="preserve"> words for women</w:t>
        </w:r>
      </w:ins>
      <w:ins w:id="4071" w:author="Claire S" w:date="2026-07-21T09:27:00Z" w16du:dateUtc="2026-07-21T08:27:00Z">
        <w:r w:rsidR="00E435A4">
          <w:rPr>
            <w:rFonts w:ascii="Cambria" w:hAnsi="Cambria"/>
            <w:sz w:val="28"/>
            <w:szCs w:val="28"/>
          </w:rPr>
          <w:t>, she assumed.</w:t>
        </w:r>
      </w:ins>
      <w:ins w:id="4072" w:author="Claire S" w:date="2026-06-06T16:58:00Z" w16du:dateUtc="2026-06-06T15:58:00Z">
        <w:r w:rsidR="00662D5F">
          <w:rPr>
            <w:rFonts w:ascii="Cambria" w:hAnsi="Cambria"/>
            <w:sz w:val="28"/>
            <w:szCs w:val="28"/>
          </w:rPr>
          <w:t xml:space="preserve"> </w:t>
        </w:r>
      </w:ins>
    </w:p>
    <w:p w14:paraId="285FA9DB" w14:textId="570EEC4D" w:rsidR="00654A70" w:rsidRDefault="00662D5F" w:rsidP="00654A70">
      <w:pPr>
        <w:spacing w:line="360" w:lineRule="auto"/>
        <w:ind w:firstLine="720"/>
        <w:contextualSpacing/>
        <w:rPr>
          <w:rFonts w:ascii="Cambria" w:hAnsi="Cambria"/>
          <w:sz w:val="28"/>
          <w:szCs w:val="28"/>
        </w:rPr>
      </w:pPr>
      <w:ins w:id="4073" w:author="Claire S" w:date="2026-06-06T16:58:00Z" w16du:dateUtc="2026-06-06T15:58:00Z">
        <w:r>
          <w:rPr>
            <w:rFonts w:ascii="Cambria" w:hAnsi="Cambria"/>
            <w:sz w:val="28"/>
            <w:szCs w:val="28"/>
          </w:rPr>
          <w:t>Honestly, Clara</w:t>
        </w:r>
      </w:ins>
      <w:del w:id="4074" w:author="Claire S" w:date="2026-06-06T16:58:00Z" w16du:dateUtc="2026-06-06T15:58:00Z">
        <w:r w:rsidR="00654A70" w:rsidDel="00662D5F">
          <w:rPr>
            <w:rFonts w:ascii="Cambria" w:hAnsi="Cambria"/>
            <w:sz w:val="28"/>
            <w:szCs w:val="28"/>
          </w:rPr>
          <w:delText>She</w:delText>
        </w:r>
      </w:del>
      <w:r w:rsidR="00654A70">
        <w:rPr>
          <w:rFonts w:ascii="Cambria" w:hAnsi="Cambria"/>
          <w:sz w:val="28"/>
          <w:szCs w:val="28"/>
        </w:rPr>
        <w:t xml:space="preserve"> was already worried about some of the conspiracy theories she’d heard her younger brother spout </w:t>
      </w:r>
      <w:ins w:id="4075" w:author="Claire S" w:date="2026-06-06T16:58:00Z" w16du:dateUtc="2026-06-06T15:58:00Z">
        <w:r>
          <w:rPr>
            <w:rFonts w:ascii="Cambria" w:hAnsi="Cambria"/>
            <w:sz w:val="28"/>
            <w:szCs w:val="28"/>
          </w:rPr>
          <w:t>recently</w:t>
        </w:r>
      </w:ins>
      <w:ins w:id="4076" w:author="Daisy Watt" w:date="2026-06-18T23:14:00Z" w16du:dateUtc="2026-06-18T22:14:00Z">
        <w:r w:rsidR="00200590">
          <w:rPr>
            <w:rFonts w:ascii="Cambria" w:hAnsi="Cambria"/>
            <w:sz w:val="28"/>
            <w:szCs w:val="28"/>
          </w:rPr>
          <w:t>,</w:t>
        </w:r>
      </w:ins>
      <w:ins w:id="4077" w:author="Claire S" w:date="2026-06-06T16:58:00Z" w16du:dateUtc="2026-06-06T15:58:00Z">
        <w:del w:id="4078" w:author="Daisy Watt" w:date="2026-06-18T23:14:00Z" w16du:dateUtc="2026-06-18T22:14:00Z">
          <w:r>
            <w:rPr>
              <w:rFonts w:ascii="Cambria" w:hAnsi="Cambria"/>
              <w:sz w:val="28"/>
              <w:szCs w:val="28"/>
            </w:rPr>
            <w:delText xml:space="preserve"> </w:delText>
          </w:r>
        </w:del>
      </w:ins>
      <w:del w:id="4079" w:author="Daisy Watt" w:date="2026-06-18T23:14:00Z" w16du:dateUtc="2026-06-18T22:14:00Z">
        <w:r w:rsidR="00654A70">
          <w:rPr>
            <w:rFonts w:ascii="Cambria" w:hAnsi="Cambria"/>
            <w:sz w:val="28"/>
            <w:szCs w:val="28"/>
          </w:rPr>
          <w:delText>–</w:delText>
        </w:r>
      </w:del>
      <w:r w:rsidR="00654A70">
        <w:rPr>
          <w:rFonts w:ascii="Cambria" w:hAnsi="Cambria"/>
          <w:sz w:val="28"/>
          <w:szCs w:val="28"/>
        </w:rPr>
        <w:t xml:space="preserve"> but this was even worse.</w:t>
      </w:r>
      <w:r w:rsidR="00E20ACE">
        <w:rPr>
          <w:rFonts w:ascii="Cambria" w:hAnsi="Cambria"/>
          <w:sz w:val="28"/>
          <w:szCs w:val="28"/>
        </w:rPr>
        <w:t xml:space="preserve"> </w:t>
      </w:r>
      <w:r w:rsidR="00654A70">
        <w:rPr>
          <w:rFonts w:ascii="Cambria" w:hAnsi="Cambria"/>
          <w:sz w:val="28"/>
          <w:szCs w:val="28"/>
        </w:rPr>
        <w:t xml:space="preserve">What </w:t>
      </w:r>
      <w:del w:id="4080" w:author="Claire S" w:date="2026-07-20T12:28:00Z" w16du:dateUtc="2026-07-20T11:28:00Z">
        <w:r w:rsidR="00654A70" w:rsidRPr="00200590" w:rsidDel="00B27365">
          <w:rPr>
            <w:rFonts w:ascii="Cambria" w:hAnsi="Cambria"/>
            <w:sz w:val="28"/>
            <w:szCs w:val="28"/>
            <w:highlight w:val="green"/>
            <w:rPrChange w:id="4081" w:author="Daisy Watt" w:date="2026-06-23T12:42:00Z" w16du:dateUtc="2026-06-23T10:42:00Z">
              <w:rPr>
                <w:rFonts w:ascii="Cambria" w:hAnsi="Cambria"/>
                <w:sz w:val="28"/>
                <w:szCs w:val="28"/>
              </w:rPr>
            </w:rPrChange>
          </w:rPr>
          <w:delText>the hell</w:delText>
        </w:r>
      </w:del>
      <w:ins w:id="4082" w:author="Claire S" w:date="2026-07-20T12:28:00Z" w16du:dateUtc="2026-07-20T11:28:00Z">
        <w:r w:rsidR="00B27365">
          <w:rPr>
            <w:rFonts w:ascii="Cambria" w:hAnsi="Cambria"/>
            <w:sz w:val="28"/>
            <w:szCs w:val="28"/>
          </w:rPr>
          <w:t>on earth</w:t>
        </w:r>
      </w:ins>
      <w:r w:rsidR="00654A70">
        <w:rPr>
          <w:rFonts w:ascii="Cambria" w:hAnsi="Cambria"/>
          <w:sz w:val="28"/>
          <w:szCs w:val="28"/>
        </w:rPr>
        <w:t xml:space="preserve"> was </w:t>
      </w:r>
      <w:del w:id="4083" w:author="Claire S" w:date="2026-06-03T11:23:00Z" w16du:dateUtc="2026-06-03T10:23:00Z">
        <w:r w:rsidR="00654A70" w:rsidDel="004F0A27">
          <w:rPr>
            <w:rFonts w:ascii="Cambria" w:hAnsi="Cambria"/>
            <w:sz w:val="28"/>
            <w:szCs w:val="28"/>
          </w:rPr>
          <w:delText xml:space="preserve">Adam </w:delText>
        </w:r>
      </w:del>
      <w:ins w:id="4084" w:author="Claire S" w:date="2026-06-06T16:58:00Z" w16du:dateUtc="2026-06-06T15:58:00Z">
        <w:r>
          <w:rPr>
            <w:rFonts w:ascii="Cambria" w:hAnsi="Cambria"/>
            <w:sz w:val="28"/>
            <w:szCs w:val="28"/>
          </w:rPr>
          <w:t>Adam</w:t>
        </w:r>
      </w:ins>
      <w:ins w:id="4085" w:author="Claire S" w:date="2026-06-03T11:24:00Z" w16du:dateUtc="2026-06-03T10:24:00Z">
        <w:r w:rsidR="004F0A27">
          <w:rPr>
            <w:rFonts w:ascii="Cambria" w:hAnsi="Cambria"/>
            <w:sz w:val="28"/>
            <w:szCs w:val="28"/>
          </w:rPr>
          <w:t xml:space="preserve"> </w:t>
        </w:r>
      </w:ins>
      <w:r w:rsidR="00654A70">
        <w:rPr>
          <w:rFonts w:ascii="Cambria" w:hAnsi="Cambria"/>
          <w:sz w:val="28"/>
          <w:szCs w:val="28"/>
        </w:rPr>
        <w:t xml:space="preserve">getting into? </w:t>
      </w:r>
    </w:p>
    <w:p w14:paraId="302D1526" w14:textId="2031A22C" w:rsidR="00E000B0" w:rsidRDefault="00E20ACE" w:rsidP="00654A70">
      <w:pPr>
        <w:spacing w:line="360" w:lineRule="auto"/>
        <w:ind w:firstLine="720"/>
        <w:contextualSpacing/>
        <w:rPr>
          <w:ins w:id="4086" w:author="Claire S" w:date="2026-05-27T11:55:00Z" w16du:dateUtc="2026-05-27T10:55:00Z"/>
          <w:rFonts w:ascii="Cambria" w:hAnsi="Cambria"/>
          <w:sz w:val="28"/>
          <w:szCs w:val="28"/>
        </w:rPr>
      </w:pPr>
      <w:r>
        <w:rPr>
          <w:rFonts w:ascii="Cambria" w:hAnsi="Cambria"/>
          <w:sz w:val="28"/>
          <w:szCs w:val="28"/>
        </w:rPr>
        <w:t xml:space="preserve">Nothing good, by the looks of </w:t>
      </w:r>
      <w:del w:id="4087" w:author="Claire S" w:date="2026-05-11T12:40:00Z" w16du:dateUtc="2026-05-11T11:40:00Z">
        <w:r w:rsidDel="00A8043B">
          <w:rPr>
            <w:rFonts w:ascii="Cambria" w:hAnsi="Cambria"/>
            <w:sz w:val="28"/>
            <w:szCs w:val="28"/>
          </w:rPr>
          <w:delText>this</w:delText>
        </w:r>
      </w:del>
      <w:ins w:id="4088" w:author="Claire S" w:date="2026-05-11T12:40:00Z" w16du:dateUtc="2026-05-11T11:40:00Z">
        <w:r w:rsidR="00A8043B">
          <w:rPr>
            <w:rFonts w:ascii="Cambria" w:hAnsi="Cambria"/>
            <w:sz w:val="28"/>
            <w:szCs w:val="28"/>
          </w:rPr>
          <w:t>things</w:t>
        </w:r>
      </w:ins>
      <w:r>
        <w:rPr>
          <w:rFonts w:ascii="Cambria" w:hAnsi="Cambria"/>
          <w:sz w:val="28"/>
          <w:szCs w:val="28"/>
        </w:rPr>
        <w:t>.</w:t>
      </w:r>
    </w:p>
    <w:p w14:paraId="2287E0E1" w14:textId="61E56ADF" w:rsidR="000D2D4C" w:rsidRDefault="002E3915" w:rsidP="00654A70">
      <w:pPr>
        <w:spacing w:line="360" w:lineRule="auto"/>
        <w:ind w:firstLine="720"/>
        <w:contextualSpacing/>
        <w:rPr>
          <w:ins w:id="4089" w:author="Claire S" w:date="2026-06-08T12:53:00Z" w16du:dateUtc="2026-06-08T11:53:00Z"/>
          <w:rFonts w:ascii="Cambria" w:hAnsi="Cambria"/>
          <w:sz w:val="28"/>
          <w:szCs w:val="28"/>
        </w:rPr>
      </w:pPr>
      <w:ins w:id="4090" w:author="Claire S" w:date="2026-05-27T11:55:00Z" w16du:dateUtc="2026-05-27T10:55:00Z">
        <w:r>
          <w:rPr>
            <w:rFonts w:ascii="Cambria" w:hAnsi="Cambria"/>
            <w:sz w:val="28"/>
            <w:szCs w:val="28"/>
          </w:rPr>
          <w:t>B</w:t>
        </w:r>
      </w:ins>
      <w:ins w:id="4091" w:author="Claire S" w:date="2026-05-27T12:12:00Z" w16du:dateUtc="2026-05-27T11:12:00Z">
        <w:r w:rsidR="00B66624">
          <w:rPr>
            <w:rFonts w:ascii="Cambria" w:hAnsi="Cambria"/>
            <w:sz w:val="28"/>
            <w:szCs w:val="28"/>
          </w:rPr>
          <w:t>ut b</w:t>
        </w:r>
      </w:ins>
      <w:ins w:id="4092" w:author="Claire S" w:date="2026-05-27T11:55:00Z" w16du:dateUtc="2026-05-27T10:55:00Z">
        <w:r>
          <w:rPr>
            <w:rFonts w:ascii="Cambria" w:hAnsi="Cambria"/>
            <w:sz w:val="28"/>
            <w:szCs w:val="28"/>
          </w:rPr>
          <w:t xml:space="preserve">efore she could </w:t>
        </w:r>
      </w:ins>
      <w:ins w:id="4093" w:author="Claire S" w:date="2026-05-27T12:12:00Z" w16du:dateUtc="2026-05-27T11:12:00Z">
        <w:del w:id="4094" w:author="Daisy Watt" w:date="2026-06-18T23:15:00Z" w16du:dateUtc="2026-06-18T22:15:00Z">
          <w:r w:rsidR="00B66624">
            <w:rPr>
              <w:rFonts w:ascii="Cambria" w:hAnsi="Cambria"/>
              <w:sz w:val="28"/>
              <w:szCs w:val="28"/>
            </w:rPr>
            <w:delText>con</w:delText>
          </w:r>
          <w:r w:rsidR="00B66624" w:rsidRPr="00200590">
            <w:rPr>
              <w:rFonts w:ascii="Cambria" w:hAnsi="Cambria"/>
              <w:sz w:val="28"/>
              <w:szCs w:val="28"/>
              <w:highlight w:val="yellow"/>
              <w:rPrChange w:id="4095" w:author="Daisy Watt" w:date="2026-06-23T12:42:00Z" w16du:dateUtc="2026-06-23T10:42:00Z">
                <w:rPr>
                  <w:rFonts w:ascii="Cambria" w:hAnsi="Cambria"/>
                  <w:sz w:val="28"/>
                  <w:szCs w:val="28"/>
                </w:rPr>
              </w:rPrChange>
            </w:rPr>
            <w:delText>front</w:delText>
          </w:r>
        </w:del>
      </w:ins>
      <w:ins w:id="4096" w:author="Daisy Watt" w:date="2026-06-18T23:15:00Z" w16du:dateUtc="2026-06-18T22:15:00Z">
        <w:r w:rsidR="00200590">
          <w:rPr>
            <w:rFonts w:ascii="Cambria" w:hAnsi="Cambria"/>
            <w:sz w:val="28"/>
            <w:szCs w:val="28"/>
          </w:rPr>
          <w:t>question</w:t>
        </w:r>
      </w:ins>
      <w:ins w:id="4097" w:author="Claire S" w:date="2026-05-27T11:56:00Z" w16du:dateUtc="2026-05-27T10:56:00Z">
        <w:r>
          <w:rPr>
            <w:rFonts w:ascii="Cambria" w:hAnsi="Cambria"/>
            <w:sz w:val="28"/>
            <w:szCs w:val="28"/>
          </w:rPr>
          <w:t xml:space="preserve"> him, she heard </w:t>
        </w:r>
        <w:r w:rsidRPr="00B27365">
          <w:rPr>
            <w:rFonts w:ascii="Cambria" w:hAnsi="Cambria"/>
            <w:sz w:val="28"/>
            <w:szCs w:val="28"/>
          </w:rPr>
          <w:t xml:space="preserve">the front door </w:t>
        </w:r>
      </w:ins>
      <w:ins w:id="4098" w:author="Claire S" w:date="2026-05-27T12:12:00Z" w16du:dateUtc="2026-05-27T11:12:00Z">
        <w:r w:rsidR="00B66624" w:rsidRPr="00B27365">
          <w:rPr>
            <w:rFonts w:ascii="Cambria" w:hAnsi="Cambria"/>
            <w:sz w:val="28"/>
            <w:szCs w:val="28"/>
          </w:rPr>
          <w:t>s</w:t>
        </w:r>
      </w:ins>
      <w:ins w:id="4099" w:author="Claire S" w:date="2026-05-27T12:13:00Z" w16du:dateUtc="2026-05-27T11:13:00Z">
        <w:r w:rsidR="00B66624" w:rsidRPr="00B27365">
          <w:rPr>
            <w:rFonts w:ascii="Cambria" w:hAnsi="Cambria"/>
            <w:sz w:val="28"/>
            <w:szCs w:val="28"/>
          </w:rPr>
          <w:t>lam</w:t>
        </w:r>
        <w:r w:rsidR="00B66624">
          <w:rPr>
            <w:rFonts w:ascii="Cambria" w:hAnsi="Cambria"/>
            <w:sz w:val="28"/>
            <w:szCs w:val="28"/>
          </w:rPr>
          <w:t xml:space="preserve"> </w:t>
        </w:r>
      </w:ins>
      <w:ins w:id="4100" w:author="Claire S" w:date="2026-05-27T11:56:00Z" w16du:dateUtc="2026-05-27T10:56:00Z">
        <w:r>
          <w:rPr>
            <w:rFonts w:ascii="Cambria" w:hAnsi="Cambria"/>
            <w:sz w:val="28"/>
            <w:szCs w:val="28"/>
          </w:rPr>
          <w:t>shut</w:t>
        </w:r>
      </w:ins>
      <w:ins w:id="4101" w:author="Claire S" w:date="2026-06-02T09:33:00Z" w16du:dateUtc="2026-06-02T08:33:00Z">
        <w:r w:rsidR="00404D60">
          <w:rPr>
            <w:rFonts w:ascii="Cambria" w:hAnsi="Cambria"/>
            <w:sz w:val="28"/>
            <w:szCs w:val="28"/>
          </w:rPr>
          <w:t>. He’d left – despite it being the middle of the night.</w:t>
        </w:r>
      </w:ins>
      <w:ins w:id="4102" w:author="Claire S" w:date="2026-06-03T11:15:00Z" w16du:dateUtc="2026-06-03T10:15:00Z">
        <w:r w:rsidR="00E86FB4">
          <w:rPr>
            <w:rFonts w:ascii="Cambria" w:hAnsi="Cambria"/>
            <w:sz w:val="28"/>
            <w:szCs w:val="28"/>
          </w:rPr>
          <w:t xml:space="preserve"> </w:t>
        </w:r>
      </w:ins>
    </w:p>
    <w:p w14:paraId="23E8E696" w14:textId="2E237D3A" w:rsidR="002E3915" w:rsidRDefault="00E86FB4" w:rsidP="00654A70">
      <w:pPr>
        <w:spacing w:line="360" w:lineRule="auto"/>
        <w:ind w:firstLine="720"/>
        <w:contextualSpacing/>
        <w:rPr>
          <w:rFonts w:ascii="Cambria" w:hAnsi="Cambria"/>
          <w:sz w:val="28"/>
          <w:szCs w:val="28"/>
        </w:rPr>
      </w:pPr>
      <w:ins w:id="4103" w:author="Claire S" w:date="2026-06-03T11:15:00Z" w16du:dateUtc="2026-06-03T10:15:00Z">
        <w:r w:rsidRPr="00B27365">
          <w:rPr>
            <w:rFonts w:ascii="Cambria" w:hAnsi="Cambria"/>
            <w:sz w:val="28"/>
            <w:szCs w:val="28"/>
          </w:rPr>
          <w:t>Where the hell</w:t>
        </w:r>
        <w:r>
          <w:rPr>
            <w:rFonts w:ascii="Cambria" w:hAnsi="Cambria"/>
            <w:sz w:val="28"/>
            <w:szCs w:val="28"/>
          </w:rPr>
          <w:t xml:space="preserve"> was he going?</w:t>
        </w:r>
      </w:ins>
    </w:p>
    <w:p w14:paraId="2F141317" w14:textId="6872AA87" w:rsidR="00E000B0" w:rsidDel="000A5A60" w:rsidRDefault="00E000B0" w:rsidP="008E09CE">
      <w:pPr>
        <w:spacing w:line="360" w:lineRule="auto"/>
        <w:contextualSpacing/>
        <w:rPr>
          <w:del w:id="4104" w:author="Claire S" w:date="2026-05-06T10:50:00Z" w16du:dateUtc="2026-05-06T09:50:00Z"/>
          <w:rFonts w:ascii="Cambria" w:hAnsi="Cambria"/>
          <w:sz w:val="28"/>
          <w:szCs w:val="28"/>
        </w:rPr>
      </w:pPr>
    </w:p>
    <w:p w14:paraId="6D1A01B5" w14:textId="77777777" w:rsidR="000A5A60" w:rsidRDefault="000A5A60" w:rsidP="00E000B0">
      <w:pPr>
        <w:spacing w:line="360" w:lineRule="auto"/>
        <w:ind w:firstLine="720"/>
        <w:contextualSpacing/>
        <w:rPr>
          <w:ins w:id="4105" w:author="Claire S" w:date="2026-05-07T08:38:00Z" w16du:dateUtc="2026-05-07T07:38:00Z"/>
          <w:rFonts w:ascii="Cambria" w:hAnsi="Cambria"/>
          <w:sz w:val="28"/>
          <w:szCs w:val="28"/>
        </w:rPr>
      </w:pPr>
    </w:p>
    <w:p w14:paraId="6EB3BDCC" w14:textId="77777777" w:rsidR="000A5A60" w:rsidRDefault="000A5A60" w:rsidP="00E000B0">
      <w:pPr>
        <w:spacing w:line="360" w:lineRule="auto"/>
        <w:ind w:firstLine="720"/>
        <w:contextualSpacing/>
        <w:rPr>
          <w:ins w:id="4106" w:author="Claire S" w:date="2026-05-07T08:38:00Z" w16du:dateUtc="2026-05-07T07:38:00Z"/>
          <w:rFonts w:ascii="Cambria" w:hAnsi="Cambria"/>
          <w:sz w:val="28"/>
          <w:szCs w:val="28"/>
        </w:rPr>
      </w:pPr>
    </w:p>
    <w:p w14:paraId="0DE03040" w14:textId="77777777" w:rsidR="000A5A60" w:rsidRDefault="000A5A60" w:rsidP="00E000B0">
      <w:pPr>
        <w:spacing w:line="360" w:lineRule="auto"/>
        <w:ind w:firstLine="720"/>
        <w:contextualSpacing/>
        <w:rPr>
          <w:ins w:id="4107" w:author="Claire S" w:date="2026-05-07T08:38:00Z" w16du:dateUtc="2026-05-07T07:38:00Z"/>
          <w:rFonts w:ascii="Cambria" w:hAnsi="Cambria"/>
          <w:sz w:val="28"/>
          <w:szCs w:val="28"/>
        </w:rPr>
      </w:pPr>
    </w:p>
    <w:p w14:paraId="51CF1851" w14:textId="77777777" w:rsidR="000A5A60" w:rsidRDefault="000A5A60" w:rsidP="00E000B0">
      <w:pPr>
        <w:spacing w:line="360" w:lineRule="auto"/>
        <w:ind w:firstLine="720"/>
        <w:contextualSpacing/>
        <w:rPr>
          <w:ins w:id="4108" w:author="Claire S" w:date="2026-05-07T08:38:00Z" w16du:dateUtc="2026-05-07T07:38:00Z"/>
          <w:rFonts w:ascii="Cambria" w:hAnsi="Cambria"/>
          <w:sz w:val="28"/>
          <w:szCs w:val="28"/>
        </w:rPr>
      </w:pPr>
    </w:p>
    <w:p w14:paraId="34A299FE" w14:textId="77777777" w:rsidR="000A5A60" w:rsidRDefault="000A5A60" w:rsidP="00E000B0">
      <w:pPr>
        <w:spacing w:line="360" w:lineRule="auto"/>
        <w:ind w:firstLine="720"/>
        <w:contextualSpacing/>
        <w:rPr>
          <w:ins w:id="4109" w:author="Claire S" w:date="2026-07-20T12:29:00Z" w16du:dateUtc="2026-07-20T11:29:00Z"/>
          <w:rFonts w:ascii="Cambria" w:hAnsi="Cambria"/>
          <w:sz w:val="28"/>
          <w:szCs w:val="28"/>
        </w:rPr>
      </w:pPr>
    </w:p>
    <w:p w14:paraId="29FFD51B" w14:textId="77777777" w:rsidR="00642450" w:rsidRDefault="00642450" w:rsidP="00E000B0">
      <w:pPr>
        <w:spacing w:line="360" w:lineRule="auto"/>
        <w:ind w:firstLine="720"/>
        <w:contextualSpacing/>
        <w:rPr>
          <w:ins w:id="4110" w:author="Claire S" w:date="2026-07-20T12:29:00Z" w16du:dateUtc="2026-07-20T11:29:00Z"/>
          <w:rFonts w:ascii="Cambria" w:hAnsi="Cambria"/>
          <w:sz w:val="28"/>
          <w:szCs w:val="28"/>
        </w:rPr>
      </w:pPr>
    </w:p>
    <w:p w14:paraId="3491C091" w14:textId="77777777" w:rsidR="00642450" w:rsidRDefault="00642450" w:rsidP="00E000B0">
      <w:pPr>
        <w:spacing w:line="360" w:lineRule="auto"/>
        <w:ind w:firstLine="720"/>
        <w:contextualSpacing/>
        <w:rPr>
          <w:ins w:id="4111" w:author="Claire S" w:date="2026-07-20T12:29:00Z" w16du:dateUtc="2026-07-20T11:29:00Z"/>
          <w:rFonts w:ascii="Cambria" w:hAnsi="Cambria"/>
          <w:sz w:val="28"/>
          <w:szCs w:val="28"/>
        </w:rPr>
      </w:pPr>
    </w:p>
    <w:p w14:paraId="3A2E59BF" w14:textId="77777777" w:rsidR="00642450" w:rsidRDefault="00642450" w:rsidP="00E000B0">
      <w:pPr>
        <w:spacing w:line="360" w:lineRule="auto"/>
        <w:ind w:firstLine="720"/>
        <w:contextualSpacing/>
        <w:rPr>
          <w:ins w:id="4112" w:author="Claire S" w:date="2026-07-20T12:29:00Z" w16du:dateUtc="2026-07-20T11:29:00Z"/>
          <w:rFonts w:ascii="Cambria" w:hAnsi="Cambria"/>
          <w:sz w:val="28"/>
          <w:szCs w:val="28"/>
        </w:rPr>
      </w:pPr>
    </w:p>
    <w:p w14:paraId="05179937" w14:textId="77777777" w:rsidR="00642450" w:rsidRDefault="00642450" w:rsidP="00E000B0">
      <w:pPr>
        <w:spacing w:line="360" w:lineRule="auto"/>
        <w:ind w:firstLine="720"/>
        <w:contextualSpacing/>
        <w:rPr>
          <w:ins w:id="4113" w:author="Claire S" w:date="2026-07-20T12:29:00Z" w16du:dateUtc="2026-07-20T11:29:00Z"/>
          <w:rFonts w:ascii="Cambria" w:hAnsi="Cambria"/>
          <w:sz w:val="28"/>
          <w:szCs w:val="28"/>
        </w:rPr>
      </w:pPr>
    </w:p>
    <w:p w14:paraId="20A5A08C" w14:textId="77777777" w:rsidR="00642450" w:rsidRDefault="00642450" w:rsidP="00E000B0">
      <w:pPr>
        <w:spacing w:line="360" w:lineRule="auto"/>
        <w:ind w:firstLine="720"/>
        <w:contextualSpacing/>
        <w:rPr>
          <w:ins w:id="4114" w:author="Claire S" w:date="2026-07-20T12:29:00Z" w16du:dateUtc="2026-07-20T11:29:00Z"/>
          <w:rFonts w:ascii="Cambria" w:hAnsi="Cambria"/>
          <w:sz w:val="28"/>
          <w:szCs w:val="28"/>
        </w:rPr>
      </w:pPr>
    </w:p>
    <w:p w14:paraId="3834270D" w14:textId="77777777" w:rsidR="00642450" w:rsidRDefault="00642450" w:rsidP="00E000B0">
      <w:pPr>
        <w:spacing w:line="360" w:lineRule="auto"/>
        <w:ind w:firstLine="720"/>
        <w:contextualSpacing/>
        <w:rPr>
          <w:ins w:id="4115" w:author="Claire S" w:date="2026-07-20T12:30:00Z" w16du:dateUtc="2026-07-20T11:30:00Z"/>
          <w:rFonts w:ascii="Cambria" w:hAnsi="Cambria"/>
          <w:sz w:val="28"/>
          <w:szCs w:val="28"/>
        </w:rPr>
      </w:pPr>
    </w:p>
    <w:p w14:paraId="7B74C484" w14:textId="77777777" w:rsidR="00642450" w:rsidRDefault="00642450" w:rsidP="00E000B0">
      <w:pPr>
        <w:spacing w:line="360" w:lineRule="auto"/>
        <w:ind w:firstLine="720"/>
        <w:contextualSpacing/>
        <w:rPr>
          <w:ins w:id="4116" w:author="Claire S" w:date="2026-05-07T08:38:00Z" w16du:dateUtc="2026-05-07T07:38:00Z"/>
          <w:rFonts w:ascii="Cambria" w:hAnsi="Cambria"/>
          <w:sz w:val="28"/>
          <w:szCs w:val="28"/>
        </w:rPr>
      </w:pPr>
    </w:p>
    <w:p w14:paraId="01302320" w14:textId="77777777" w:rsidR="000A5A60" w:rsidRDefault="000A5A60">
      <w:pPr>
        <w:spacing w:line="360" w:lineRule="auto"/>
        <w:contextualSpacing/>
        <w:rPr>
          <w:ins w:id="4117" w:author="Claire S" w:date="2026-05-07T08:38:00Z" w16du:dateUtc="2026-05-07T07:38:00Z"/>
          <w:rFonts w:ascii="Cambria" w:hAnsi="Cambria"/>
          <w:sz w:val="28"/>
          <w:szCs w:val="28"/>
        </w:rPr>
        <w:pPrChange w:id="4118" w:author="Claire S" w:date="2026-06-06T16:58:00Z" w16du:dateUtc="2026-06-06T15:58:00Z">
          <w:pPr>
            <w:spacing w:line="360" w:lineRule="auto"/>
            <w:ind w:firstLine="720"/>
            <w:contextualSpacing/>
          </w:pPr>
        </w:pPrChange>
      </w:pPr>
    </w:p>
    <w:p w14:paraId="0959E0EA" w14:textId="1204DF80" w:rsidR="00E000B0" w:rsidDel="000A5A60" w:rsidRDefault="00E000B0" w:rsidP="008E09CE">
      <w:pPr>
        <w:spacing w:line="360" w:lineRule="auto"/>
        <w:contextualSpacing/>
        <w:rPr>
          <w:del w:id="4119" w:author="Claire S" w:date="2026-05-06T10:50:00Z" w16du:dateUtc="2026-05-06T09:50:00Z"/>
          <w:rFonts w:ascii="Cambria" w:hAnsi="Cambria"/>
          <w:i/>
          <w:iCs/>
          <w:sz w:val="28"/>
          <w:szCs w:val="28"/>
        </w:rPr>
      </w:pPr>
      <w:commentRangeStart w:id="4120"/>
    </w:p>
    <w:p w14:paraId="2F044A57" w14:textId="5FFEFEE6" w:rsidR="006E3719" w:rsidRPr="00EB1617" w:rsidRDefault="006E3719" w:rsidP="00EB1617">
      <w:pPr>
        <w:spacing w:line="360" w:lineRule="auto"/>
        <w:rPr>
          <w:del w:id="4121" w:author="Claire S" w:date="2026-05-06T10:50:00Z" w16du:dateUtc="2026-05-06T09:50:00Z"/>
          <w:rFonts w:ascii="Cambria" w:hAnsi="Cambria"/>
          <w:sz w:val="28"/>
          <w:szCs w:val="28"/>
        </w:rPr>
      </w:pPr>
    </w:p>
    <w:p w14:paraId="53C527F5" w14:textId="5485AFBF" w:rsidR="007A3351" w:rsidRDefault="007A3351" w:rsidP="008E09CE">
      <w:pPr>
        <w:spacing w:line="360" w:lineRule="auto"/>
        <w:contextualSpacing/>
        <w:rPr>
          <w:del w:id="4122" w:author="Claire S" w:date="2026-05-06T10:50:00Z" w16du:dateUtc="2026-05-06T09:50:00Z"/>
          <w:rFonts w:ascii="Cambria" w:hAnsi="Cambria"/>
          <w:b/>
          <w:bCs/>
          <w:color w:val="000000" w:themeColor="text1"/>
          <w:sz w:val="28"/>
          <w:szCs w:val="28"/>
        </w:rPr>
      </w:pPr>
    </w:p>
    <w:p w14:paraId="7E27BD59" w14:textId="27B40556" w:rsidR="007A3351" w:rsidRDefault="007A3351" w:rsidP="008E09CE">
      <w:pPr>
        <w:spacing w:line="360" w:lineRule="auto"/>
        <w:contextualSpacing/>
        <w:rPr>
          <w:del w:id="4123" w:author="Claire S" w:date="2026-05-06T10:50:00Z" w16du:dateUtc="2026-05-06T09:50:00Z"/>
          <w:rFonts w:ascii="Cambria" w:hAnsi="Cambria"/>
          <w:b/>
          <w:bCs/>
          <w:color w:val="000000" w:themeColor="text1"/>
          <w:sz w:val="28"/>
          <w:szCs w:val="28"/>
        </w:rPr>
      </w:pPr>
    </w:p>
    <w:p w14:paraId="40EA1DBA" w14:textId="403D6AA4" w:rsidR="007A3351" w:rsidRDefault="007A3351" w:rsidP="008E09CE">
      <w:pPr>
        <w:spacing w:line="360" w:lineRule="auto"/>
        <w:contextualSpacing/>
        <w:rPr>
          <w:del w:id="4124" w:author="Claire S" w:date="2026-05-06T10:50:00Z" w16du:dateUtc="2026-05-06T09:50:00Z"/>
          <w:rFonts w:ascii="Cambria" w:hAnsi="Cambria"/>
          <w:b/>
          <w:bCs/>
          <w:color w:val="000000" w:themeColor="text1"/>
          <w:sz w:val="28"/>
          <w:szCs w:val="28"/>
        </w:rPr>
      </w:pPr>
    </w:p>
    <w:p w14:paraId="73D74780" w14:textId="0F30EA7A" w:rsidR="007A3351" w:rsidRDefault="007A3351" w:rsidP="008E09CE">
      <w:pPr>
        <w:spacing w:line="360" w:lineRule="auto"/>
        <w:contextualSpacing/>
        <w:rPr>
          <w:del w:id="4125" w:author="Claire S" w:date="2026-05-06T10:50:00Z" w16du:dateUtc="2026-05-06T09:50:00Z"/>
          <w:rFonts w:ascii="Cambria" w:hAnsi="Cambria"/>
          <w:b/>
          <w:bCs/>
          <w:color w:val="000000" w:themeColor="text1"/>
          <w:sz w:val="28"/>
          <w:szCs w:val="28"/>
        </w:rPr>
      </w:pPr>
    </w:p>
    <w:p w14:paraId="1524ADEC" w14:textId="629FF614" w:rsidR="007A3351" w:rsidRDefault="007A3351" w:rsidP="008E09CE">
      <w:pPr>
        <w:spacing w:line="360" w:lineRule="auto"/>
        <w:contextualSpacing/>
        <w:rPr>
          <w:del w:id="4126" w:author="Claire S" w:date="2026-05-06T10:50:00Z" w16du:dateUtc="2026-05-06T09:50:00Z"/>
          <w:rFonts w:ascii="Cambria" w:hAnsi="Cambria"/>
          <w:b/>
          <w:bCs/>
          <w:color w:val="000000" w:themeColor="text1"/>
          <w:sz w:val="28"/>
          <w:szCs w:val="28"/>
        </w:rPr>
      </w:pPr>
    </w:p>
    <w:p w14:paraId="5FB83E3A" w14:textId="2DB03A1A" w:rsidR="007A3351" w:rsidRDefault="007A3351" w:rsidP="008E09CE">
      <w:pPr>
        <w:spacing w:line="360" w:lineRule="auto"/>
        <w:contextualSpacing/>
        <w:rPr>
          <w:del w:id="4127" w:author="Claire S" w:date="2026-05-06T10:50:00Z" w16du:dateUtc="2026-05-06T09:50:00Z"/>
          <w:rFonts w:ascii="Cambria" w:hAnsi="Cambria"/>
          <w:b/>
          <w:bCs/>
          <w:color w:val="000000" w:themeColor="text1"/>
          <w:sz w:val="28"/>
          <w:szCs w:val="28"/>
        </w:rPr>
      </w:pPr>
    </w:p>
    <w:p w14:paraId="14B9A323" w14:textId="153CE8BF" w:rsidR="007A3351" w:rsidRDefault="007A3351" w:rsidP="008E09CE">
      <w:pPr>
        <w:spacing w:line="360" w:lineRule="auto"/>
        <w:contextualSpacing/>
        <w:rPr>
          <w:del w:id="4128" w:author="Claire S" w:date="2026-05-06T10:50:00Z" w16du:dateUtc="2026-05-06T09:50:00Z"/>
          <w:rFonts w:ascii="Cambria" w:hAnsi="Cambria"/>
          <w:b/>
          <w:bCs/>
          <w:color w:val="000000" w:themeColor="text1"/>
          <w:sz w:val="28"/>
          <w:szCs w:val="28"/>
        </w:rPr>
      </w:pPr>
    </w:p>
    <w:p w14:paraId="0CB0D68D" w14:textId="5CB9A414" w:rsidR="007A3351" w:rsidRDefault="007A3351" w:rsidP="008E09CE">
      <w:pPr>
        <w:spacing w:line="360" w:lineRule="auto"/>
        <w:contextualSpacing/>
        <w:rPr>
          <w:del w:id="4129" w:author="Claire S" w:date="2026-05-06T10:50:00Z" w16du:dateUtc="2026-05-06T09:50:00Z"/>
          <w:rFonts w:ascii="Cambria" w:hAnsi="Cambria"/>
          <w:b/>
          <w:bCs/>
          <w:color w:val="000000" w:themeColor="text1"/>
          <w:sz w:val="28"/>
          <w:szCs w:val="28"/>
        </w:rPr>
      </w:pPr>
    </w:p>
    <w:p w14:paraId="2B694712" w14:textId="415E136F" w:rsidR="007A3351" w:rsidRDefault="007A3351" w:rsidP="008E09CE">
      <w:pPr>
        <w:spacing w:line="360" w:lineRule="auto"/>
        <w:contextualSpacing/>
        <w:rPr>
          <w:del w:id="4130" w:author="Claire S" w:date="2026-05-06T10:50:00Z" w16du:dateUtc="2026-05-06T09:50:00Z"/>
          <w:rFonts w:ascii="Cambria" w:hAnsi="Cambria"/>
          <w:b/>
          <w:bCs/>
          <w:color w:val="000000" w:themeColor="text1"/>
          <w:sz w:val="28"/>
          <w:szCs w:val="28"/>
        </w:rPr>
      </w:pPr>
    </w:p>
    <w:p w14:paraId="049D4CEF" w14:textId="511C61AA" w:rsidR="007A3351" w:rsidRDefault="007A3351" w:rsidP="008E09CE">
      <w:pPr>
        <w:spacing w:line="360" w:lineRule="auto"/>
        <w:contextualSpacing/>
        <w:rPr>
          <w:del w:id="4131" w:author="Claire S" w:date="2026-05-06T10:50:00Z" w16du:dateUtc="2026-05-06T09:50:00Z"/>
          <w:rFonts w:ascii="Cambria" w:hAnsi="Cambria"/>
          <w:b/>
          <w:bCs/>
          <w:color w:val="000000" w:themeColor="text1"/>
          <w:sz w:val="28"/>
          <w:szCs w:val="28"/>
        </w:rPr>
      </w:pPr>
    </w:p>
    <w:p w14:paraId="248DFFE8" w14:textId="48DB9684" w:rsidR="007A3351" w:rsidRDefault="007A3351" w:rsidP="008E09CE">
      <w:pPr>
        <w:spacing w:line="360" w:lineRule="auto"/>
        <w:contextualSpacing/>
        <w:rPr>
          <w:del w:id="4132" w:author="Claire S" w:date="2026-05-06T10:50:00Z" w16du:dateUtc="2026-05-06T09:50:00Z"/>
          <w:rFonts w:ascii="Cambria" w:hAnsi="Cambria"/>
          <w:b/>
          <w:bCs/>
          <w:color w:val="000000" w:themeColor="text1"/>
          <w:sz w:val="28"/>
          <w:szCs w:val="28"/>
        </w:rPr>
      </w:pPr>
    </w:p>
    <w:p w14:paraId="34F0A0EE" w14:textId="16145C99" w:rsidR="008E09CE" w:rsidDel="00060DE0" w:rsidRDefault="008E09CE" w:rsidP="008E09CE">
      <w:pPr>
        <w:spacing w:line="360" w:lineRule="auto"/>
        <w:contextualSpacing/>
        <w:rPr>
          <w:del w:id="4133" w:author="Claire S" w:date="2026-05-26T09:02:00Z" w16du:dateUtc="2026-05-26T08:02:00Z"/>
          <w:rFonts w:ascii="Cambria" w:hAnsi="Cambria"/>
          <w:b/>
          <w:bCs/>
          <w:color w:val="000000" w:themeColor="text1"/>
          <w:sz w:val="28"/>
          <w:szCs w:val="28"/>
        </w:rPr>
      </w:pPr>
      <w:del w:id="4134" w:author="Claire S" w:date="2026-05-26T09:02:00Z" w16du:dateUtc="2026-05-26T08:02:00Z">
        <w:r w:rsidRPr="008E09CE" w:rsidDel="00060DE0">
          <w:rPr>
            <w:rFonts w:ascii="Cambria" w:hAnsi="Cambria"/>
            <w:b/>
            <w:bCs/>
            <w:color w:val="000000" w:themeColor="text1"/>
            <w:sz w:val="28"/>
            <w:szCs w:val="28"/>
          </w:rPr>
          <w:delText xml:space="preserve">CHAPTER </w:delText>
        </w:r>
        <w:r w:rsidR="00700A90" w:rsidDel="00060DE0">
          <w:rPr>
            <w:rFonts w:ascii="Cambria" w:hAnsi="Cambria"/>
            <w:b/>
            <w:bCs/>
            <w:color w:val="000000" w:themeColor="text1"/>
            <w:sz w:val="28"/>
            <w:szCs w:val="28"/>
          </w:rPr>
          <w:delText>4</w:delText>
        </w:r>
      </w:del>
    </w:p>
    <w:p w14:paraId="49462C8C" w14:textId="334656B8" w:rsidR="00AF1061" w:rsidRPr="008E09CE" w:rsidDel="00060DE0" w:rsidRDefault="00083449" w:rsidP="008E09CE">
      <w:pPr>
        <w:spacing w:line="360" w:lineRule="auto"/>
        <w:contextualSpacing/>
        <w:rPr>
          <w:del w:id="4135" w:author="Claire S" w:date="2026-05-26T09:02:00Z" w16du:dateUtc="2026-05-26T08:02:00Z"/>
          <w:rFonts w:ascii="Cambria" w:hAnsi="Cambria"/>
          <w:b/>
          <w:bCs/>
          <w:color w:val="000000" w:themeColor="text1"/>
          <w:sz w:val="28"/>
          <w:szCs w:val="28"/>
        </w:rPr>
      </w:pPr>
      <w:del w:id="4136" w:author="Claire S" w:date="2026-05-26T09:02:00Z" w16du:dateUtc="2026-05-26T08:02:00Z">
        <w:r w:rsidDel="00060DE0">
          <w:rPr>
            <w:rFonts w:ascii="Cambria" w:hAnsi="Cambria"/>
            <w:b/>
            <w:bCs/>
            <w:color w:val="000000" w:themeColor="text1"/>
            <w:sz w:val="28"/>
            <w:szCs w:val="28"/>
          </w:rPr>
          <w:delText xml:space="preserve">SAT NIGHT </w:delText>
        </w:r>
      </w:del>
      <w:del w:id="4137" w:author="Claire S" w:date="2026-05-25T16:23:00Z" w16du:dateUtc="2026-05-25T15:23:00Z">
        <w:r w:rsidR="00F4102A" w:rsidDel="00AF1061">
          <w:rPr>
            <w:rFonts w:ascii="Cambria" w:hAnsi="Cambria"/>
            <w:b/>
            <w:bCs/>
            <w:color w:val="000000" w:themeColor="text1"/>
            <w:sz w:val="28"/>
            <w:szCs w:val="28"/>
          </w:rPr>
          <w:delText>11</w:delText>
        </w:r>
        <w:r w:rsidDel="00AF1061">
          <w:rPr>
            <w:rFonts w:ascii="Cambria" w:hAnsi="Cambria"/>
            <w:b/>
            <w:bCs/>
            <w:color w:val="000000" w:themeColor="text1"/>
            <w:sz w:val="28"/>
            <w:szCs w:val="28"/>
          </w:rPr>
          <w:delText xml:space="preserve"> PM</w:delText>
        </w:r>
      </w:del>
    </w:p>
    <w:p w14:paraId="3F3C2BD6" w14:textId="05C55508" w:rsidR="00B42E2E" w:rsidDel="00060DE0" w:rsidRDefault="00B42E2E" w:rsidP="00B42E2E">
      <w:pPr>
        <w:spacing w:line="360" w:lineRule="auto"/>
        <w:ind w:firstLine="720"/>
        <w:contextualSpacing/>
        <w:rPr>
          <w:del w:id="4138" w:author="Claire S" w:date="2026-05-26T09:02:00Z" w16du:dateUtc="2026-05-26T08:02:00Z"/>
          <w:rFonts w:ascii="Cambria" w:hAnsi="Cambria"/>
          <w:sz w:val="28"/>
          <w:szCs w:val="28"/>
        </w:rPr>
      </w:pPr>
      <w:del w:id="4139" w:author="Claire S" w:date="2026-05-26T09:02:00Z" w16du:dateUtc="2026-05-26T08:02:00Z">
        <w:r w:rsidRPr="007B7564" w:rsidDel="00060DE0">
          <w:rPr>
            <w:rFonts w:ascii="Cambria" w:hAnsi="Cambria"/>
            <w:sz w:val="28"/>
            <w:szCs w:val="28"/>
          </w:rPr>
          <w:delText>‘</w:delText>
        </w:r>
        <w:r w:rsidDel="00060DE0">
          <w:rPr>
            <w:rFonts w:ascii="Cambria" w:hAnsi="Cambria"/>
            <w:sz w:val="28"/>
            <w:szCs w:val="28"/>
          </w:rPr>
          <w:delText>W</w:delText>
        </w:r>
        <w:r w:rsidRPr="007B7564" w:rsidDel="00060DE0">
          <w:rPr>
            <w:rFonts w:ascii="Cambria" w:hAnsi="Cambria"/>
            <w:sz w:val="28"/>
            <w:szCs w:val="28"/>
          </w:rPr>
          <w:delText xml:space="preserve">hoever </w:delText>
        </w:r>
        <w:r w:rsidDel="00060DE0">
          <w:rPr>
            <w:rFonts w:ascii="Cambria" w:hAnsi="Cambria"/>
            <w:sz w:val="28"/>
            <w:szCs w:val="28"/>
          </w:rPr>
          <w:delText xml:space="preserve">hung a fake dead body over our heads </w:delText>
        </w:r>
        <w:r w:rsidRPr="007B7564" w:rsidDel="00060DE0">
          <w:rPr>
            <w:rFonts w:ascii="Cambria" w:hAnsi="Cambria"/>
            <w:sz w:val="28"/>
            <w:szCs w:val="28"/>
          </w:rPr>
          <w:delText>is a total</w:delText>
        </w:r>
        <w:r w:rsidDel="00060DE0">
          <w:rPr>
            <w:rFonts w:ascii="Cambria" w:hAnsi="Cambria"/>
            <w:sz w:val="28"/>
            <w:szCs w:val="28"/>
          </w:rPr>
          <w:delText xml:space="preserve"> prat!</w:delText>
        </w:r>
        <w:r w:rsidRPr="007B7564" w:rsidDel="00060DE0">
          <w:rPr>
            <w:rFonts w:ascii="Cambria" w:hAnsi="Cambria"/>
            <w:sz w:val="28"/>
            <w:szCs w:val="28"/>
          </w:rPr>
          <w:delText xml:space="preserve">’ </w:delText>
        </w:r>
        <w:r w:rsidDel="00060DE0">
          <w:rPr>
            <w:rFonts w:ascii="Cambria" w:hAnsi="Cambria"/>
            <w:sz w:val="28"/>
            <w:szCs w:val="28"/>
          </w:rPr>
          <w:delText xml:space="preserve">Savannah declared with the confidence of a woman used to being agreed with. </w:delText>
        </w:r>
        <w:r w:rsidR="00083449" w:rsidDel="00060DE0">
          <w:rPr>
            <w:rFonts w:ascii="Cambria" w:hAnsi="Cambria"/>
            <w:sz w:val="28"/>
            <w:szCs w:val="28"/>
          </w:rPr>
          <w:delText xml:space="preserve">A confidence she wasn’t entirely sure she felt </w:delText>
        </w:r>
        <w:r w:rsidR="00F1660B" w:rsidDel="00060DE0">
          <w:rPr>
            <w:rFonts w:ascii="Cambria" w:hAnsi="Cambria"/>
            <w:sz w:val="28"/>
            <w:szCs w:val="28"/>
          </w:rPr>
          <w:delText xml:space="preserve">since seeing </w:delText>
        </w:r>
        <w:r w:rsidR="00083449" w:rsidDel="00060DE0">
          <w:rPr>
            <w:rFonts w:ascii="Cambria" w:hAnsi="Cambria"/>
            <w:sz w:val="28"/>
            <w:szCs w:val="28"/>
          </w:rPr>
          <w:delText xml:space="preserve">the </w:delText>
        </w:r>
        <w:r w:rsidR="00256214" w:rsidDel="00060DE0">
          <w:rPr>
            <w:rFonts w:ascii="Cambria" w:hAnsi="Cambria"/>
            <w:sz w:val="28"/>
            <w:szCs w:val="28"/>
          </w:rPr>
          <w:delText>‘</w:delText>
        </w:r>
        <w:r w:rsidR="00083449" w:rsidDel="00060DE0">
          <w:rPr>
            <w:rFonts w:ascii="Cambria" w:hAnsi="Cambria"/>
            <w:sz w:val="28"/>
            <w:szCs w:val="28"/>
          </w:rPr>
          <w:delText>dead</w:delText>
        </w:r>
        <w:r w:rsidR="00256214" w:rsidDel="00060DE0">
          <w:rPr>
            <w:rFonts w:ascii="Cambria" w:hAnsi="Cambria"/>
            <w:sz w:val="28"/>
            <w:szCs w:val="28"/>
          </w:rPr>
          <w:delText>’</w:delText>
        </w:r>
        <w:r w:rsidR="00083449" w:rsidDel="00060DE0">
          <w:rPr>
            <w:rFonts w:ascii="Cambria" w:hAnsi="Cambria"/>
            <w:sz w:val="28"/>
            <w:szCs w:val="28"/>
          </w:rPr>
          <w:delText xml:space="preserve"> body</w:delText>
        </w:r>
        <w:r w:rsidR="00F1660B" w:rsidDel="00060DE0">
          <w:rPr>
            <w:rFonts w:ascii="Cambria" w:hAnsi="Cambria"/>
            <w:sz w:val="28"/>
            <w:szCs w:val="28"/>
          </w:rPr>
          <w:delText xml:space="preserve"> falling above them</w:delText>
        </w:r>
        <w:r w:rsidR="00083449" w:rsidDel="00060DE0">
          <w:rPr>
            <w:rFonts w:ascii="Cambria" w:hAnsi="Cambria"/>
            <w:sz w:val="28"/>
            <w:szCs w:val="28"/>
          </w:rPr>
          <w:delText>, but it was good to pretend. ‘</w:delText>
        </w:r>
        <w:r w:rsidR="00083449" w:rsidRPr="00083449" w:rsidDel="00060DE0">
          <w:rPr>
            <w:rFonts w:ascii="Cambria" w:hAnsi="Cambria"/>
            <w:i/>
            <w:iCs/>
            <w:sz w:val="28"/>
            <w:szCs w:val="28"/>
          </w:rPr>
          <w:delText>Fake it till you make it’</w:delText>
        </w:r>
        <w:r w:rsidR="00083449" w:rsidDel="00060DE0">
          <w:rPr>
            <w:rFonts w:ascii="Cambria" w:hAnsi="Cambria"/>
            <w:sz w:val="28"/>
            <w:szCs w:val="28"/>
          </w:rPr>
          <w:delText xml:space="preserve"> was one of her favourite mantras</w:delText>
        </w:r>
        <w:r w:rsidR="00F70125" w:rsidDel="00060DE0">
          <w:rPr>
            <w:rFonts w:ascii="Cambria" w:hAnsi="Cambria"/>
            <w:sz w:val="28"/>
            <w:szCs w:val="28"/>
          </w:rPr>
          <w:delText>, learnt at her mother</w:delText>
        </w:r>
        <w:r w:rsidR="00B62FB3" w:rsidDel="00060DE0">
          <w:rPr>
            <w:rFonts w:ascii="Cambria" w:hAnsi="Cambria"/>
            <w:sz w:val="28"/>
            <w:szCs w:val="28"/>
          </w:rPr>
          <w:delText xml:space="preserve"> Lissa’</w:delText>
        </w:r>
        <w:r w:rsidR="00F70125" w:rsidDel="00060DE0">
          <w:rPr>
            <w:rFonts w:ascii="Cambria" w:hAnsi="Cambria"/>
            <w:sz w:val="28"/>
            <w:szCs w:val="28"/>
          </w:rPr>
          <w:delText>s knee</w:delText>
        </w:r>
        <w:r w:rsidR="00083449" w:rsidDel="00060DE0">
          <w:rPr>
            <w:rFonts w:ascii="Cambria" w:hAnsi="Cambria"/>
            <w:sz w:val="28"/>
            <w:szCs w:val="28"/>
          </w:rPr>
          <w:delText>.</w:delText>
        </w:r>
      </w:del>
    </w:p>
    <w:p w14:paraId="68F7D12D" w14:textId="761F695B" w:rsidR="004556C9" w:rsidDel="00060DE0" w:rsidRDefault="0008675E" w:rsidP="0008675E">
      <w:pPr>
        <w:spacing w:line="360" w:lineRule="auto"/>
        <w:ind w:firstLine="720"/>
        <w:contextualSpacing/>
        <w:rPr>
          <w:del w:id="4140" w:author="Claire S" w:date="2026-05-26T09:02:00Z" w16du:dateUtc="2026-05-26T08:02:00Z"/>
          <w:rFonts w:ascii="Cambria" w:hAnsi="Cambria"/>
          <w:sz w:val="28"/>
          <w:szCs w:val="28"/>
        </w:rPr>
      </w:pPr>
      <w:del w:id="4141" w:author="Claire S" w:date="2026-05-26T09:02:00Z" w16du:dateUtc="2026-05-26T08:02:00Z">
        <w:r w:rsidDel="00060DE0">
          <w:rPr>
            <w:rFonts w:ascii="Cambria" w:hAnsi="Cambria"/>
            <w:sz w:val="28"/>
            <w:szCs w:val="28"/>
          </w:rPr>
          <w:delText>‘</w:delText>
        </w:r>
        <w:r w:rsidR="00E50672" w:rsidDel="00060DE0">
          <w:rPr>
            <w:rFonts w:ascii="Cambria" w:hAnsi="Cambria"/>
            <w:sz w:val="28"/>
            <w:szCs w:val="28"/>
          </w:rPr>
          <w:delText xml:space="preserve">Yeah, </w:delText>
        </w:r>
        <w:r w:rsidR="00FC0B28" w:rsidDel="00060DE0">
          <w:rPr>
            <w:rFonts w:ascii="Cambria" w:hAnsi="Cambria"/>
            <w:sz w:val="28"/>
            <w:szCs w:val="28"/>
          </w:rPr>
          <w:delText xml:space="preserve">all </w:delText>
        </w:r>
        <w:r w:rsidR="00E50672" w:rsidDel="00060DE0">
          <w:rPr>
            <w:rFonts w:ascii="Cambria" w:hAnsi="Cambria"/>
            <w:sz w:val="28"/>
            <w:szCs w:val="28"/>
          </w:rPr>
          <w:delText>v</w:delText>
        </w:r>
        <w:r w:rsidDel="00060DE0">
          <w:rPr>
            <w:rFonts w:ascii="Cambria" w:hAnsi="Cambria"/>
            <w:sz w:val="28"/>
            <w:szCs w:val="28"/>
          </w:rPr>
          <w:delText>ery juvenile</w:delText>
        </w:r>
        <w:r w:rsidR="00FC0B28" w:rsidDel="00060DE0">
          <w:rPr>
            <w:rFonts w:ascii="Cambria" w:hAnsi="Cambria"/>
            <w:sz w:val="28"/>
            <w:szCs w:val="28"/>
          </w:rPr>
          <w:delText>.</w:delText>
        </w:r>
        <w:r w:rsidDel="00060DE0">
          <w:rPr>
            <w:rFonts w:ascii="Cambria" w:hAnsi="Cambria"/>
            <w:sz w:val="28"/>
            <w:szCs w:val="28"/>
          </w:rPr>
          <w:delText xml:space="preserve">’ </w:delText>
        </w:r>
        <w:r w:rsidR="00FC0B28" w:rsidDel="00060DE0">
          <w:rPr>
            <w:rFonts w:ascii="Cambria" w:hAnsi="Cambria"/>
            <w:sz w:val="28"/>
            <w:szCs w:val="28"/>
          </w:rPr>
          <w:delText>I</w:delText>
        </w:r>
        <w:r w:rsidR="00E50672" w:rsidDel="00060DE0">
          <w:rPr>
            <w:rFonts w:ascii="Cambria" w:hAnsi="Cambria"/>
            <w:sz w:val="28"/>
            <w:szCs w:val="28"/>
          </w:rPr>
          <w:delText xml:space="preserve">n the back of the black cab, </w:delText>
        </w:r>
        <w:r w:rsidDel="00060DE0">
          <w:rPr>
            <w:rFonts w:ascii="Cambria" w:hAnsi="Cambria"/>
            <w:sz w:val="28"/>
            <w:szCs w:val="28"/>
          </w:rPr>
          <w:delText>Dex massaged his temples, which immediately annoyed Savannah</w:delText>
        </w:r>
        <w:r w:rsidR="006D0EAB" w:rsidDel="00060DE0">
          <w:rPr>
            <w:rFonts w:ascii="Cambria" w:hAnsi="Cambria"/>
            <w:sz w:val="28"/>
            <w:szCs w:val="28"/>
          </w:rPr>
          <w:delText>.  She was in a state</w:delText>
        </w:r>
      </w:del>
      <w:del w:id="4142" w:author="Claire S" w:date="2026-04-30T11:23:00Z" w16du:dateUtc="2026-04-30T10:23:00Z">
        <w:r w:rsidR="006D0EAB">
          <w:rPr>
            <w:rFonts w:ascii="Cambria" w:hAnsi="Cambria"/>
            <w:sz w:val="28"/>
            <w:szCs w:val="28"/>
          </w:rPr>
          <w:delText xml:space="preserve"> already</w:delText>
        </w:r>
        <w:r w:rsidR="007B750A">
          <w:rPr>
            <w:rFonts w:ascii="Cambria" w:hAnsi="Cambria"/>
            <w:sz w:val="28"/>
            <w:szCs w:val="28"/>
          </w:rPr>
          <w:delText>,</w:delText>
        </w:r>
        <w:r w:rsidR="006D0EAB">
          <w:rPr>
            <w:rFonts w:ascii="Cambria" w:hAnsi="Cambria"/>
            <w:sz w:val="28"/>
            <w:szCs w:val="28"/>
          </w:rPr>
          <w:delText xml:space="preserve"> and </w:delText>
        </w:r>
      </w:del>
      <w:del w:id="4143" w:author="Claire S" w:date="2026-05-26T09:02:00Z" w16du:dateUtc="2026-05-26T08:02:00Z">
        <w:r w:rsidR="006D0EAB" w:rsidDel="00060DE0">
          <w:rPr>
            <w:rFonts w:ascii="Cambria" w:hAnsi="Cambria"/>
            <w:sz w:val="28"/>
            <w:szCs w:val="28"/>
          </w:rPr>
          <w:delText xml:space="preserve">she needed to wind down with </w:delText>
        </w:r>
      </w:del>
      <w:del w:id="4144" w:author="Claire S" w:date="2026-04-30T11:23:00Z" w16du:dateUtc="2026-04-30T10:23:00Z">
        <w:r w:rsidR="006D0EAB">
          <w:rPr>
            <w:rFonts w:ascii="Cambria" w:hAnsi="Cambria"/>
            <w:sz w:val="28"/>
            <w:szCs w:val="28"/>
          </w:rPr>
          <w:delText xml:space="preserve">some </w:delText>
        </w:r>
      </w:del>
      <w:del w:id="4145" w:author="Claire S" w:date="2026-05-26T09:02:00Z" w16du:dateUtc="2026-05-26T08:02:00Z">
        <w:r w:rsidR="006D0EAB" w:rsidDel="00060DE0">
          <w:rPr>
            <w:rFonts w:ascii="Cambria" w:hAnsi="Cambria"/>
            <w:sz w:val="28"/>
            <w:szCs w:val="28"/>
          </w:rPr>
          <w:delText>more alcohol, and</w:delText>
        </w:r>
        <w:r w:rsidR="007B750A" w:rsidDel="00060DE0">
          <w:rPr>
            <w:rFonts w:ascii="Cambria" w:hAnsi="Cambria"/>
            <w:sz w:val="28"/>
            <w:szCs w:val="28"/>
          </w:rPr>
          <w:delText xml:space="preserve"> some</w:delText>
        </w:r>
        <w:r w:rsidR="006D0EAB" w:rsidDel="00060DE0">
          <w:rPr>
            <w:rFonts w:ascii="Cambria" w:hAnsi="Cambria"/>
            <w:sz w:val="28"/>
            <w:szCs w:val="28"/>
          </w:rPr>
          <w:delText xml:space="preserve"> </w:delText>
        </w:r>
        <w:r w:rsidR="007B40D8" w:rsidDel="00060DE0">
          <w:rPr>
            <w:rFonts w:ascii="Cambria" w:hAnsi="Cambria"/>
            <w:sz w:val="28"/>
            <w:szCs w:val="28"/>
          </w:rPr>
          <w:delText xml:space="preserve">actual </w:delText>
        </w:r>
        <w:r w:rsidR="006D0EAB" w:rsidDel="00060DE0">
          <w:rPr>
            <w:rFonts w:ascii="Cambria" w:hAnsi="Cambria"/>
            <w:sz w:val="28"/>
            <w:szCs w:val="28"/>
          </w:rPr>
          <w:delText>fun</w:delText>
        </w:r>
        <w:r w:rsidR="00D874AC" w:rsidDel="00060DE0">
          <w:rPr>
            <w:rFonts w:ascii="Cambria" w:hAnsi="Cambria"/>
            <w:sz w:val="28"/>
            <w:szCs w:val="28"/>
          </w:rPr>
          <w:delText>. I</w:delText>
        </w:r>
        <w:r w:rsidR="00EB53B8" w:rsidDel="00060DE0">
          <w:rPr>
            <w:rFonts w:ascii="Cambria" w:hAnsi="Cambria"/>
            <w:sz w:val="28"/>
            <w:szCs w:val="28"/>
          </w:rPr>
          <w:delText xml:space="preserve">f </w:delText>
        </w:r>
        <w:r w:rsidR="006D0EAB" w:rsidDel="00060DE0">
          <w:rPr>
            <w:rFonts w:ascii="Cambria" w:hAnsi="Cambria"/>
            <w:sz w:val="28"/>
            <w:szCs w:val="28"/>
          </w:rPr>
          <w:delText>Dex</w:delText>
        </w:r>
        <w:r w:rsidR="00EB53B8" w:rsidDel="00060DE0">
          <w:rPr>
            <w:rFonts w:ascii="Cambria" w:hAnsi="Cambria"/>
            <w:sz w:val="28"/>
            <w:szCs w:val="28"/>
          </w:rPr>
          <w:delText xml:space="preserve"> got</w:delText>
        </w:r>
        <w:r w:rsidDel="00060DE0">
          <w:rPr>
            <w:rFonts w:ascii="Cambria" w:hAnsi="Cambria"/>
            <w:sz w:val="28"/>
            <w:szCs w:val="28"/>
          </w:rPr>
          <w:delText xml:space="preserve"> one of his migraines</w:delText>
        </w:r>
        <w:r w:rsidR="00EB53B8" w:rsidDel="00060DE0">
          <w:rPr>
            <w:rFonts w:ascii="Cambria" w:hAnsi="Cambria"/>
            <w:sz w:val="28"/>
            <w:szCs w:val="28"/>
          </w:rPr>
          <w:delText xml:space="preserve">, </w:delText>
        </w:r>
        <w:r w:rsidR="00C92BC0" w:rsidDel="00060DE0">
          <w:rPr>
            <w:rFonts w:ascii="Cambria" w:hAnsi="Cambria"/>
            <w:sz w:val="28"/>
            <w:szCs w:val="28"/>
          </w:rPr>
          <w:delText>he’d ruin</w:delText>
        </w:r>
        <w:r w:rsidR="00D874AC" w:rsidDel="00060DE0">
          <w:rPr>
            <w:rFonts w:ascii="Cambria" w:hAnsi="Cambria"/>
            <w:sz w:val="28"/>
            <w:szCs w:val="28"/>
          </w:rPr>
          <w:delText xml:space="preserve"> </w:delText>
        </w:r>
        <w:r w:rsidR="00D83167" w:rsidDel="00060DE0">
          <w:rPr>
            <w:rFonts w:ascii="Cambria" w:hAnsi="Cambria"/>
            <w:sz w:val="28"/>
            <w:szCs w:val="28"/>
          </w:rPr>
          <w:delText>the</w:delText>
        </w:r>
        <w:r w:rsidDel="00060DE0">
          <w:rPr>
            <w:rFonts w:ascii="Cambria" w:hAnsi="Cambria"/>
            <w:sz w:val="28"/>
            <w:szCs w:val="28"/>
          </w:rPr>
          <w:delText xml:space="preserve"> </w:delText>
        </w:r>
        <w:r w:rsidR="004556C9" w:rsidDel="00060DE0">
          <w:rPr>
            <w:rFonts w:ascii="Cambria" w:hAnsi="Cambria"/>
            <w:sz w:val="28"/>
            <w:szCs w:val="28"/>
          </w:rPr>
          <w:delText xml:space="preserve">whole </w:delText>
        </w:r>
        <w:r w:rsidDel="00060DE0">
          <w:rPr>
            <w:rFonts w:ascii="Cambria" w:hAnsi="Cambria"/>
            <w:sz w:val="28"/>
            <w:szCs w:val="28"/>
          </w:rPr>
          <w:delText>night</w:delText>
        </w:r>
        <w:r w:rsidR="00D874AC" w:rsidDel="00060DE0">
          <w:rPr>
            <w:rFonts w:ascii="Cambria" w:hAnsi="Cambria"/>
            <w:sz w:val="28"/>
            <w:szCs w:val="28"/>
          </w:rPr>
          <w:delText>.</w:delText>
        </w:r>
        <w:r w:rsidDel="00060DE0">
          <w:rPr>
            <w:rFonts w:ascii="Cambria" w:hAnsi="Cambria"/>
            <w:sz w:val="28"/>
            <w:szCs w:val="28"/>
          </w:rPr>
          <w:delText xml:space="preserve"> </w:delText>
        </w:r>
      </w:del>
    </w:p>
    <w:p w14:paraId="7AAE156C" w14:textId="077A00F3" w:rsidR="0008675E" w:rsidDel="00060DE0" w:rsidRDefault="0008675E" w:rsidP="0008675E">
      <w:pPr>
        <w:spacing w:line="360" w:lineRule="auto"/>
        <w:ind w:firstLine="720"/>
        <w:contextualSpacing/>
        <w:rPr>
          <w:del w:id="4146" w:author="Claire S" w:date="2026-05-26T09:02:00Z" w16du:dateUtc="2026-05-26T08:02:00Z"/>
          <w:rFonts w:ascii="Cambria" w:hAnsi="Cambria"/>
          <w:sz w:val="28"/>
          <w:szCs w:val="28"/>
        </w:rPr>
      </w:pPr>
      <w:del w:id="4147" w:author="Claire S" w:date="2026-05-26T09:02:00Z" w16du:dateUtc="2026-05-26T08:02:00Z">
        <w:r w:rsidDel="00060DE0">
          <w:rPr>
            <w:rFonts w:ascii="Cambria" w:hAnsi="Cambria"/>
            <w:sz w:val="28"/>
            <w:szCs w:val="28"/>
          </w:rPr>
          <w:delText>As</w:delText>
        </w:r>
        <w:r w:rsidRPr="00886783" w:rsidDel="00060DE0">
          <w:rPr>
            <w:rFonts w:ascii="Cambria" w:hAnsi="Cambria"/>
            <w:sz w:val="28"/>
            <w:szCs w:val="28"/>
          </w:rPr>
          <w:delText xml:space="preserve"> </w:delText>
        </w:r>
        <w:r w:rsidDel="00060DE0">
          <w:rPr>
            <w:rFonts w:ascii="Cambria" w:hAnsi="Cambria"/>
            <w:sz w:val="28"/>
            <w:szCs w:val="28"/>
          </w:rPr>
          <w:delText xml:space="preserve">their taxi sped towards the flashy Langley London headquarters, </w:delText>
        </w:r>
        <w:r w:rsidR="007B40D8" w:rsidDel="00060DE0">
          <w:rPr>
            <w:rFonts w:ascii="Cambria" w:hAnsi="Cambria"/>
            <w:sz w:val="28"/>
            <w:szCs w:val="28"/>
          </w:rPr>
          <w:delText>Savannah</w:delText>
        </w:r>
        <w:r w:rsidDel="00060DE0">
          <w:rPr>
            <w:rFonts w:ascii="Cambria" w:hAnsi="Cambria"/>
            <w:sz w:val="28"/>
            <w:szCs w:val="28"/>
          </w:rPr>
          <w:delText xml:space="preserve"> shifted against </w:delText>
        </w:r>
        <w:r w:rsidR="00E50672" w:rsidDel="00060DE0">
          <w:rPr>
            <w:rFonts w:ascii="Cambria" w:hAnsi="Cambria"/>
            <w:sz w:val="28"/>
            <w:szCs w:val="28"/>
          </w:rPr>
          <w:delText>him</w:delText>
        </w:r>
      </w:del>
      <w:del w:id="4148" w:author="Claire S" w:date="2026-05-11T12:45:00Z" w16du:dateUtc="2026-05-11T11:45:00Z">
        <w:r w:rsidR="007B40D8" w:rsidDel="00294AF5">
          <w:rPr>
            <w:rFonts w:ascii="Cambria" w:hAnsi="Cambria"/>
            <w:sz w:val="28"/>
            <w:szCs w:val="28"/>
          </w:rPr>
          <w:delText>, as if to remind him she was there</w:delText>
        </w:r>
      </w:del>
      <w:del w:id="4149" w:author="Claire S" w:date="2026-05-26T09:02:00Z" w16du:dateUtc="2026-05-26T08:02:00Z">
        <w:r w:rsidR="007B40D8" w:rsidDel="00060DE0">
          <w:rPr>
            <w:rFonts w:ascii="Cambria" w:hAnsi="Cambria"/>
            <w:sz w:val="28"/>
            <w:szCs w:val="28"/>
          </w:rPr>
          <w:delText>;</w:delText>
        </w:r>
        <w:r w:rsidDel="00060DE0">
          <w:rPr>
            <w:rFonts w:ascii="Cambria" w:hAnsi="Cambria"/>
            <w:sz w:val="28"/>
            <w:szCs w:val="28"/>
          </w:rPr>
          <w:delText xml:space="preserve"> her slithery silver dress riding up to reveal a shapely thigh</w:delText>
        </w:r>
        <w:r w:rsidR="007B40D8" w:rsidDel="00060DE0">
          <w:rPr>
            <w:rFonts w:ascii="Cambria" w:hAnsi="Cambria"/>
            <w:sz w:val="28"/>
            <w:szCs w:val="28"/>
          </w:rPr>
          <w:delText>. She was</w:delText>
        </w:r>
        <w:r w:rsidDel="00060DE0">
          <w:rPr>
            <w:rFonts w:ascii="Cambria" w:hAnsi="Cambria"/>
            <w:sz w:val="28"/>
            <w:szCs w:val="28"/>
          </w:rPr>
          <w:delText xml:space="preserve"> hyper-aware of Jackson Rayne opposite her on the jump-seat, tuxedo</w:delText>
        </w:r>
        <w:r w:rsidR="004556C9" w:rsidDel="00060DE0">
          <w:rPr>
            <w:rFonts w:ascii="Cambria" w:hAnsi="Cambria"/>
            <w:sz w:val="28"/>
            <w:szCs w:val="28"/>
          </w:rPr>
          <w:delText xml:space="preserve"> </w:delText>
        </w:r>
        <w:r w:rsidDel="00060DE0">
          <w:rPr>
            <w:rFonts w:ascii="Cambria" w:hAnsi="Cambria"/>
            <w:sz w:val="28"/>
            <w:szCs w:val="28"/>
          </w:rPr>
          <w:delText xml:space="preserve">jacket </w:delText>
        </w:r>
        <w:r w:rsidR="00B16E07" w:rsidDel="00060DE0">
          <w:rPr>
            <w:rFonts w:ascii="Cambria" w:hAnsi="Cambria"/>
            <w:sz w:val="28"/>
            <w:szCs w:val="28"/>
          </w:rPr>
          <w:delText>thrown across his big thighs</w:delText>
        </w:r>
        <w:r w:rsidR="00162266" w:rsidDel="00060DE0">
          <w:rPr>
            <w:rFonts w:ascii="Cambria" w:hAnsi="Cambria"/>
            <w:sz w:val="28"/>
            <w:szCs w:val="28"/>
          </w:rPr>
          <w:delText>;</w:delText>
        </w:r>
      </w:del>
      <w:del w:id="4150" w:author="Claire S" w:date="2026-05-11T12:46:00Z" w16du:dateUtc="2026-05-11T11:46:00Z">
        <w:r w:rsidDel="00437728">
          <w:rPr>
            <w:rFonts w:ascii="Cambria" w:hAnsi="Cambria"/>
            <w:sz w:val="28"/>
            <w:szCs w:val="28"/>
          </w:rPr>
          <w:delText xml:space="preserve"> </w:delText>
        </w:r>
        <w:r w:rsidR="00162266" w:rsidDel="00437728">
          <w:rPr>
            <w:rFonts w:ascii="Cambria" w:hAnsi="Cambria"/>
            <w:sz w:val="28"/>
            <w:szCs w:val="28"/>
          </w:rPr>
          <w:delText>c</w:delText>
        </w:r>
      </w:del>
      <w:del w:id="4151" w:author="Claire S" w:date="2026-04-30T11:23:00Z" w16du:dateUtc="2026-04-30T10:23:00Z">
        <w:r>
          <w:rPr>
            <w:rFonts w:ascii="Cambria" w:hAnsi="Cambria"/>
            <w:sz w:val="28"/>
            <w:szCs w:val="28"/>
          </w:rPr>
          <w:delText xml:space="preserve">Admiring </w:delText>
        </w:r>
        <w:r w:rsidR="00632F6F">
          <w:rPr>
            <w:rFonts w:ascii="Cambria" w:hAnsi="Cambria"/>
            <w:sz w:val="28"/>
            <w:szCs w:val="28"/>
          </w:rPr>
          <w:delText>how</w:delText>
        </w:r>
      </w:del>
      <w:del w:id="4152" w:author="Claire S" w:date="2026-05-11T12:46:00Z" w16du:dateUtc="2026-05-11T11:46:00Z">
        <w:r w:rsidDel="00437728">
          <w:rPr>
            <w:rFonts w:ascii="Cambria" w:hAnsi="Cambria"/>
            <w:sz w:val="28"/>
            <w:szCs w:val="28"/>
          </w:rPr>
          <w:delText xml:space="preserve"> his </w:delText>
        </w:r>
      </w:del>
      <w:del w:id="4153" w:author="Claire S" w:date="2026-05-07T08:38:00Z" w16du:dateUtc="2026-05-07T07:38:00Z">
        <w:r w:rsidR="00632F6F" w:rsidDel="001A3322">
          <w:rPr>
            <w:rFonts w:ascii="Cambria" w:hAnsi="Cambria"/>
            <w:sz w:val="28"/>
            <w:szCs w:val="28"/>
          </w:rPr>
          <w:delText xml:space="preserve">muscled </w:delText>
        </w:r>
      </w:del>
      <w:del w:id="4154" w:author="Claire S" w:date="2026-05-11T12:46:00Z" w16du:dateUtc="2026-05-11T11:46:00Z">
        <w:r w:rsidDel="00437728">
          <w:rPr>
            <w:rFonts w:ascii="Cambria" w:hAnsi="Cambria"/>
            <w:sz w:val="28"/>
            <w:szCs w:val="28"/>
          </w:rPr>
          <w:delText xml:space="preserve">biceps </w:delText>
        </w:r>
      </w:del>
      <w:del w:id="4155" w:author="Claire S" w:date="2026-04-30T11:23:00Z" w16du:dateUtc="2026-04-30T10:23:00Z">
        <w:r>
          <w:rPr>
            <w:rFonts w:ascii="Cambria" w:hAnsi="Cambria"/>
            <w:sz w:val="28"/>
            <w:szCs w:val="28"/>
          </w:rPr>
          <w:delText>push</w:delText>
        </w:r>
        <w:r w:rsidR="00632F6F">
          <w:rPr>
            <w:rFonts w:ascii="Cambria" w:hAnsi="Cambria"/>
            <w:sz w:val="28"/>
            <w:szCs w:val="28"/>
          </w:rPr>
          <w:delText>ed</w:delText>
        </w:r>
      </w:del>
      <w:del w:id="4156" w:author="Claire S" w:date="2026-05-11T12:46:00Z" w16du:dateUtc="2026-05-11T11:46:00Z">
        <w:r w:rsidDel="00437728">
          <w:rPr>
            <w:rFonts w:ascii="Cambria" w:hAnsi="Cambria"/>
            <w:sz w:val="28"/>
            <w:szCs w:val="28"/>
          </w:rPr>
          <w:delText xml:space="preserve"> against the white </w:delText>
        </w:r>
        <w:r w:rsidR="004556C9" w:rsidDel="00437728">
          <w:rPr>
            <w:rFonts w:ascii="Cambria" w:hAnsi="Cambria"/>
            <w:sz w:val="28"/>
            <w:szCs w:val="28"/>
          </w:rPr>
          <w:delText xml:space="preserve">fabric of his </w:delText>
        </w:r>
        <w:r w:rsidDel="00437728">
          <w:rPr>
            <w:rFonts w:ascii="Cambria" w:hAnsi="Cambria"/>
            <w:sz w:val="28"/>
            <w:szCs w:val="28"/>
          </w:rPr>
          <w:delText>shirt</w:delText>
        </w:r>
      </w:del>
      <w:del w:id="4157" w:author="Claire S" w:date="2026-05-07T08:38:00Z" w16du:dateUtc="2026-05-07T07:38:00Z">
        <w:r w:rsidDel="001A3322">
          <w:rPr>
            <w:rFonts w:ascii="Cambria" w:hAnsi="Cambria"/>
            <w:sz w:val="28"/>
            <w:szCs w:val="28"/>
          </w:rPr>
          <w:delText xml:space="preserve">. </w:delText>
        </w:r>
      </w:del>
    </w:p>
    <w:p w14:paraId="63ECE04D" w14:textId="32740F50" w:rsidR="00072AA2" w:rsidDel="00060DE0" w:rsidRDefault="0008675E" w:rsidP="00072AA2">
      <w:pPr>
        <w:spacing w:line="360" w:lineRule="auto"/>
        <w:ind w:firstLine="720"/>
        <w:contextualSpacing/>
        <w:rPr>
          <w:del w:id="4158" w:author="Claire S" w:date="2026-05-26T09:02:00Z" w16du:dateUtc="2026-05-26T08:02:00Z"/>
          <w:rFonts w:ascii="Cambria" w:hAnsi="Cambria"/>
          <w:sz w:val="28"/>
          <w:szCs w:val="28"/>
        </w:rPr>
      </w:pPr>
      <w:del w:id="4159" w:author="Claire S" w:date="2026-05-11T12:41:00Z" w16du:dateUtc="2026-05-11T11:41:00Z">
        <w:r w:rsidDel="00CF0EFB">
          <w:rPr>
            <w:rFonts w:ascii="Cambria" w:hAnsi="Cambria"/>
            <w:sz w:val="28"/>
            <w:szCs w:val="28"/>
          </w:rPr>
          <w:delText>‘</w:delText>
        </w:r>
        <w:r w:rsidR="00E52F49" w:rsidDel="00CF0EFB">
          <w:rPr>
            <w:rFonts w:ascii="Cambria" w:hAnsi="Cambria"/>
            <w:sz w:val="28"/>
            <w:szCs w:val="28"/>
          </w:rPr>
          <w:delText>Another award ceremony bites the dust,</w:delText>
        </w:r>
        <w:r w:rsidDel="00CF0EFB">
          <w:rPr>
            <w:rFonts w:ascii="Cambria" w:hAnsi="Cambria"/>
            <w:sz w:val="28"/>
            <w:szCs w:val="28"/>
          </w:rPr>
          <w:delText>’ Rayne yawned widely</w:delText>
        </w:r>
        <w:r w:rsidR="00E62E32" w:rsidDel="00CF0EFB">
          <w:rPr>
            <w:rFonts w:ascii="Cambria" w:hAnsi="Cambria"/>
            <w:sz w:val="28"/>
            <w:szCs w:val="28"/>
          </w:rPr>
          <w:delText xml:space="preserve">, </w:delText>
        </w:r>
        <w:r w:rsidR="00F874A3" w:rsidDel="00CF0EFB">
          <w:rPr>
            <w:rFonts w:ascii="Cambria" w:hAnsi="Cambria"/>
            <w:sz w:val="28"/>
            <w:szCs w:val="28"/>
          </w:rPr>
          <w:delText>displaying</w:delText>
        </w:r>
        <w:r w:rsidR="00E62E32" w:rsidDel="00CF0EFB">
          <w:rPr>
            <w:rFonts w:ascii="Cambria" w:hAnsi="Cambria"/>
            <w:sz w:val="28"/>
            <w:szCs w:val="28"/>
          </w:rPr>
          <w:delText xml:space="preserve"> strong white teeth</w:delText>
        </w:r>
        <w:r w:rsidDel="00CF0EFB">
          <w:rPr>
            <w:rFonts w:ascii="Cambria" w:hAnsi="Cambria"/>
            <w:sz w:val="28"/>
            <w:szCs w:val="28"/>
          </w:rPr>
          <w:delText xml:space="preserve">. </w:delText>
        </w:r>
      </w:del>
      <w:del w:id="4160" w:author="Claire S" w:date="2026-05-26T09:02:00Z" w16du:dateUtc="2026-05-26T08:02:00Z">
        <w:r w:rsidDel="00060DE0">
          <w:rPr>
            <w:rFonts w:ascii="Cambria" w:hAnsi="Cambria"/>
            <w:sz w:val="28"/>
            <w:szCs w:val="28"/>
          </w:rPr>
          <w:delText>‘</w:delText>
        </w:r>
        <w:r w:rsidR="00E52F49" w:rsidDel="00060DE0">
          <w:rPr>
            <w:rFonts w:ascii="Cambria" w:hAnsi="Cambria"/>
            <w:sz w:val="28"/>
            <w:szCs w:val="28"/>
          </w:rPr>
          <w:delText xml:space="preserve">Wanna win something at the next </w:delText>
        </w:r>
      </w:del>
      <w:del w:id="4161" w:author="Claire S" w:date="2026-05-11T12:41:00Z" w16du:dateUtc="2026-05-11T11:41:00Z">
        <w:r w:rsidR="00E52F49" w:rsidDel="00CF0EFB">
          <w:rPr>
            <w:rFonts w:ascii="Cambria" w:hAnsi="Cambria"/>
            <w:sz w:val="28"/>
            <w:szCs w:val="28"/>
          </w:rPr>
          <w:delText>one</w:delText>
        </w:r>
        <w:r w:rsidR="004951D9" w:rsidDel="00CF0EFB">
          <w:rPr>
            <w:rFonts w:ascii="Cambria" w:hAnsi="Cambria"/>
            <w:sz w:val="28"/>
            <w:szCs w:val="28"/>
          </w:rPr>
          <w:delText>,</w:delText>
        </w:r>
        <w:r w:rsidR="00E52F49" w:rsidDel="00CF0EFB">
          <w:rPr>
            <w:rFonts w:ascii="Cambria" w:hAnsi="Cambria"/>
            <w:sz w:val="28"/>
            <w:szCs w:val="28"/>
          </w:rPr>
          <w:delText xml:space="preserve"> though</w:delText>
        </w:r>
      </w:del>
      <w:del w:id="4162" w:author="Claire S" w:date="2026-05-11T12:42:00Z" w16du:dateUtc="2026-05-11T11:42:00Z">
        <w:r w:rsidDel="00CF0EFB">
          <w:rPr>
            <w:rFonts w:ascii="Cambria" w:hAnsi="Cambria"/>
            <w:sz w:val="28"/>
            <w:szCs w:val="28"/>
          </w:rPr>
          <w:delText>.</w:delText>
        </w:r>
      </w:del>
      <w:del w:id="4163" w:author="Claire S" w:date="2026-05-26T09:02:00Z" w16du:dateUtc="2026-05-26T08:02:00Z">
        <w:r w:rsidDel="00060DE0">
          <w:rPr>
            <w:rFonts w:ascii="Cambria" w:hAnsi="Cambria"/>
            <w:sz w:val="28"/>
            <w:szCs w:val="28"/>
          </w:rPr>
          <w:delText>’</w:delText>
        </w:r>
        <w:r w:rsidR="00072AA2" w:rsidDel="00060DE0">
          <w:rPr>
            <w:rFonts w:ascii="Cambria" w:hAnsi="Cambria"/>
            <w:sz w:val="28"/>
            <w:szCs w:val="28"/>
          </w:rPr>
          <w:delText xml:space="preserve"> </w:delText>
        </w:r>
        <w:r w:rsidR="004951D9" w:rsidDel="00060DE0">
          <w:rPr>
            <w:rFonts w:ascii="Cambria" w:hAnsi="Cambria"/>
            <w:sz w:val="28"/>
            <w:szCs w:val="28"/>
          </w:rPr>
          <w:delText>But</w:delText>
        </w:r>
        <w:r w:rsidR="00D42E09" w:rsidDel="00060DE0">
          <w:rPr>
            <w:rFonts w:ascii="Cambria" w:hAnsi="Cambria"/>
            <w:sz w:val="28"/>
            <w:szCs w:val="28"/>
          </w:rPr>
          <w:delText xml:space="preserve"> h</w:delText>
        </w:r>
        <w:r w:rsidR="00072AA2" w:rsidDel="00060DE0">
          <w:rPr>
            <w:rFonts w:ascii="Cambria" w:hAnsi="Cambria"/>
            <w:sz w:val="28"/>
            <w:szCs w:val="28"/>
          </w:rPr>
          <w:delText xml:space="preserve">e was so successful already, </w:delText>
        </w:r>
        <w:r w:rsidR="004951D9" w:rsidDel="00060DE0">
          <w:rPr>
            <w:rFonts w:ascii="Cambria" w:hAnsi="Cambria"/>
            <w:sz w:val="28"/>
            <w:szCs w:val="28"/>
          </w:rPr>
          <w:delText xml:space="preserve">Savannah thought, </w:delText>
        </w:r>
        <w:r w:rsidR="00072AA2" w:rsidDel="00060DE0">
          <w:rPr>
            <w:rFonts w:ascii="Cambria" w:hAnsi="Cambria"/>
            <w:sz w:val="28"/>
            <w:szCs w:val="28"/>
          </w:rPr>
          <w:delText xml:space="preserve">what did one little </w:delText>
        </w:r>
        <w:r w:rsidR="00D83392" w:rsidDel="00060DE0">
          <w:rPr>
            <w:rFonts w:ascii="Cambria" w:hAnsi="Cambria"/>
            <w:sz w:val="28"/>
            <w:szCs w:val="28"/>
          </w:rPr>
          <w:delText>prize</w:delText>
        </w:r>
        <w:r w:rsidR="00072AA2" w:rsidDel="00060DE0">
          <w:rPr>
            <w:rFonts w:ascii="Cambria" w:hAnsi="Cambria"/>
            <w:sz w:val="28"/>
            <w:szCs w:val="28"/>
          </w:rPr>
          <w:delText xml:space="preserve"> matter?</w:delText>
        </w:r>
        <w:r w:rsidR="004E7F8F" w:rsidDel="00060DE0">
          <w:rPr>
            <w:rFonts w:ascii="Cambria" w:hAnsi="Cambria"/>
            <w:sz w:val="28"/>
            <w:szCs w:val="28"/>
          </w:rPr>
          <w:delText xml:space="preserve">  </w:delText>
        </w:r>
      </w:del>
    </w:p>
    <w:p w14:paraId="49F00C51" w14:textId="26CAE1CE" w:rsidR="0008675E" w:rsidDel="00FA6A11" w:rsidRDefault="0008675E">
      <w:pPr>
        <w:spacing w:line="360" w:lineRule="auto"/>
        <w:ind w:firstLine="720"/>
        <w:contextualSpacing/>
        <w:rPr>
          <w:del w:id="4164" w:author="Claire S" w:date="2026-05-11T12:42:00Z" w16du:dateUtc="2026-05-11T11:42:00Z"/>
          <w:rFonts w:ascii="Cambria" w:hAnsi="Cambria"/>
          <w:sz w:val="28"/>
          <w:szCs w:val="28"/>
        </w:rPr>
      </w:pPr>
      <w:del w:id="4165" w:author="Claire S" w:date="2026-05-11T12:42:00Z" w16du:dateUtc="2026-05-11T11:42:00Z">
        <w:r w:rsidDel="00FA6A11">
          <w:rPr>
            <w:rFonts w:ascii="Cambria" w:hAnsi="Cambria"/>
            <w:sz w:val="28"/>
            <w:szCs w:val="28"/>
          </w:rPr>
          <w:delText>‘</w:delText>
        </w:r>
        <w:r w:rsidR="004951D9" w:rsidDel="00FA6A11">
          <w:rPr>
            <w:rFonts w:ascii="Cambria" w:hAnsi="Cambria"/>
            <w:sz w:val="28"/>
            <w:szCs w:val="28"/>
          </w:rPr>
          <w:delText>You will</w:delText>
        </w:r>
        <w:r w:rsidDel="00FA6A11">
          <w:rPr>
            <w:rFonts w:ascii="Cambria" w:hAnsi="Cambria"/>
            <w:sz w:val="28"/>
            <w:szCs w:val="28"/>
          </w:rPr>
          <w:delText xml:space="preserve">,’ Dex </w:delText>
        </w:r>
        <w:r w:rsidR="004951D9" w:rsidDel="00FA6A11">
          <w:rPr>
            <w:rFonts w:ascii="Cambria" w:hAnsi="Cambria"/>
            <w:sz w:val="28"/>
            <w:szCs w:val="28"/>
          </w:rPr>
          <w:delText>smiled</w:delText>
        </w:r>
        <w:r w:rsidDel="00FA6A11">
          <w:rPr>
            <w:rFonts w:ascii="Cambria" w:hAnsi="Cambria"/>
            <w:sz w:val="28"/>
            <w:szCs w:val="28"/>
          </w:rPr>
          <w:delText>, then grimaced in pain</w:delText>
        </w:r>
      </w:del>
      <w:del w:id="4166" w:author="Claire S" w:date="2026-04-30T11:23:00Z" w16du:dateUtc="2026-04-30T10:23:00Z">
        <w:r w:rsidR="00B56155">
          <w:rPr>
            <w:rFonts w:ascii="Cambria" w:hAnsi="Cambria"/>
            <w:sz w:val="28"/>
            <w:szCs w:val="28"/>
          </w:rPr>
          <w:delText>, which snapped Savannah out of her fantasy</w:delText>
        </w:r>
        <w:r w:rsidR="00D42E09">
          <w:rPr>
            <w:rFonts w:ascii="Cambria" w:hAnsi="Cambria"/>
            <w:sz w:val="28"/>
            <w:szCs w:val="28"/>
          </w:rPr>
          <w:delText xml:space="preserve"> about Rayne’s thighs</w:delText>
        </w:r>
      </w:del>
      <w:del w:id="4167" w:author="Claire S" w:date="2026-05-11T12:42:00Z" w16du:dateUtc="2026-05-11T11:42:00Z">
        <w:r w:rsidR="00B56155" w:rsidDel="00FA6A11">
          <w:rPr>
            <w:rFonts w:ascii="Cambria" w:hAnsi="Cambria"/>
            <w:sz w:val="28"/>
            <w:szCs w:val="28"/>
          </w:rPr>
          <w:delText>.</w:delText>
        </w:r>
      </w:del>
    </w:p>
    <w:p w14:paraId="19156555" w14:textId="5899AEC8" w:rsidR="0008675E" w:rsidDel="00060DE0" w:rsidRDefault="0008675E">
      <w:pPr>
        <w:spacing w:line="360" w:lineRule="auto"/>
        <w:ind w:firstLine="720"/>
        <w:contextualSpacing/>
        <w:rPr>
          <w:del w:id="4168" w:author="Claire S" w:date="2026-05-26T09:02:00Z" w16du:dateUtc="2026-05-26T08:02:00Z"/>
          <w:rFonts w:ascii="Cambria" w:hAnsi="Cambria"/>
          <w:sz w:val="28"/>
          <w:szCs w:val="28"/>
        </w:rPr>
        <w:pPrChange w:id="4169" w:author="Claire S" w:date="2026-05-11T12:42:00Z" w16du:dateUtc="2026-05-11T11:42:00Z">
          <w:pPr>
            <w:spacing w:line="360" w:lineRule="auto"/>
            <w:contextualSpacing/>
          </w:pPr>
        </w:pPrChange>
      </w:pPr>
      <w:del w:id="4170" w:author="Claire S" w:date="2026-05-11T12:42:00Z" w16du:dateUtc="2026-05-11T11:42:00Z">
        <w:r w:rsidDel="00FA6A11">
          <w:rPr>
            <w:rFonts w:ascii="Cambria" w:hAnsi="Cambria"/>
            <w:sz w:val="28"/>
            <w:szCs w:val="28"/>
          </w:rPr>
          <w:tab/>
        </w:r>
        <w:r w:rsidR="00014FAD" w:rsidDel="00FA6A11">
          <w:rPr>
            <w:rFonts w:ascii="Cambria" w:hAnsi="Cambria"/>
            <w:sz w:val="28"/>
            <w:szCs w:val="28"/>
          </w:rPr>
          <w:delText>A friend on t</w:delText>
        </w:r>
        <w:r w:rsidR="001D1AB0" w:rsidDel="00FA6A11">
          <w:rPr>
            <w:rFonts w:ascii="Cambria" w:hAnsi="Cambria"/>
            <w:sz w:val="28"/>
            <w:szCs w:val="28"/>
          </w:rPr>
          <w:delText>he</w:delText>
        </w:r>
        <w:r w:rsidDel="00FA6A11">
          <w:rPr>
            <w:rFonts w:ascii="Cambria" w:hAnsi="Cambria"/>
            <w:sz w:val="28"/>
            <w:szCs w:val="28"/>
          </w:rPr>
          <w:delText xml:space="preserve"> Awards committee</w:delText>
        </w:r>
        <w:r w:rsidR="001D1AB0" w:rsidDel="00FA6A11">
          <w:rPr>
            <w:rFonts w:ascii="Cambria" w:hAnsi="Cambria"/>
            <w:sz w:val="28"/>
            <w:szCs w:val="28"/>
          </w:rPr>
          <w:delText xml:space="preserve"> had given Dex a heads-up</w:delText>
        </w:r>
        <w:r w:rsidR="008E09CE" w:rsidDel="00FA6A11">
          <w:rPr>
            <w:rFonts w:ascii="Cambria" w:hAnsi="Cambria"/>
            <w:sz w:val="28"/>
            <w:szCs w:val="28"/>
          </w:rPr>
          <w:delText>,</w:delText>
        </w:r>
        <w:r w:rsidR="001D1AB0" w:rsidDel="00FA6A11">
          <w:rPr>
            <w:rFonts w:ascii="Cambria" w:hAnsi="Cambria"/>
            <w:sz w:val="28"/>
            <w:szCs w:val="28"/>
          </w:rPr>
          <w:delText xml:space="preserve"> </w:delText>
        </w:r>
        <w:r w:rsidDel="00FA6A11">
          <w:rPr>
            <w:rFonts w:ascii="Cambria" w:hAnsi="Cambria"/>
            <w:sz w:val="28"/>
            <w:szCs w:val="28"/>
          </w:rPr>
          <w:delText>warn</w:delText>
        </w:r>
        <w:r w:rsidR="008E09CE" w:rsidDel="00FA6A11">
          <w:rPr>
            <w:rFonts w:ascii="Cambria" w:hAnsi="Cambria"/>
            <w:sz w:val="28"/>
            <w:szCs w:val="28"/>
          </w:rPr>
          <w:delText>ing that</w:delText>
        </w:r>
        <w:r w:rsidDel="00FA6A11">
          <w:rPr>
            <w:rFonts w:ascii="Cambria" w:hAnsi="Cambria"/>
            <w:sz w:val="28"/>
            <w:szCs w:val="28"/>
          </w:rPr>
          <w:delText xml:space="preserve"> Rayne</w:delText>
        </w:r>
        <w:r w:rsidR="007E4E41" w:rsidDel="00FA6A11">
          <w:rPr>
            <w:rFonts w:ascii="Cambria" w:hAnsi="Cambria"/>
            <w:sz w:val="28"/>
            <w:szCs w:val="28"/>
          </w:rPr>
          <w:delText xml:space="preserve"> wasn’t </w:delText>
        </w:r>
        <w:r w:rsidR="00D62F21" w:rsidDel="00FA6A11">
          <w:rPr>
            <w:rFonts w:ascii="Cambria" w:hAnsi="Cambria"/>
            <w:sz w:val="28"/>
            <w:szCs w:val="28"/>
          </w:rPr>
          <w:delText>winn</w:delText>
        </w:r>
        <w:r w:rsidR="007E4E41" w:rsidDel="00FA6A11">
          <w:rPr>
            <w:rFonts w:ascii="Cambria" w:hAnsi="Cambria"/>
            <w:sz w:val="28"/>
            <w:szCs w:val="28"/>
          </w:rPr>
          <w:delText>ing ‘Best Author’ this year</w:delText>
        </w:r>
        <w:r w:rsidDel="00FA6A11">
          <w:rPr>
            <w:rFonts w:ascii="Cambria" w:hAnsi="Cambria"/>
            <w:sz w:val="28"/>
            <w:szCs w:val="28"/>
          </w:rPr>
          <w:delText xml:space="preserve">.  </w:delText>
        </w:r>
        <w:r w:rsidR="00D62F21" w:rsidDel="00FA6A11">
          <w:rPr>
            <w:rFonts w:ascii="Cambria" w:hAnsi="Cambria"/>
            <w:sz w:val="28"/>
            <w:szCs w:val="28"/>
          </w:rPr>
          <w:delText xml:space="preserve">Why </w:delText>
        </w:r>
        <w:r w:rsidR="00BA4834" w:rsidDel="00FA6A11">
          <w:rPr>
            <w:rFonts w:ascii="Cambria" w:hAnsi="Cambria"/>
            <w:sz w:val="28"/>
            <w:szCs w:val="28"/>
          </w:rPr>
          <w:delText>Rayne</w:delText>
        </w:r>
        <w:r w:rsidR="001D1AB0" w:rsidDel="00FA6A11">
          <w:rPr>
            <w:rFonts w:ascii="Cambria" w:hAnsi="Cambria"/>
            <w:sz w:val="28"/>
            <w:szCs w:val="28"/>
          </w:rPr>
          <w:delText xml:space="preserve"> </w:delText>
        </w:r>
        <w:r w:rsidR="00D62F21" w:rsidDel="00FA6A11">
          <w:rPr>
            <w:rFonts w:ascii="Cambria" w:hAnsi="Cambria"/>
            <w:sz w:val="28"/>
            <w:szCs w:val="28"/>
          </w:rPr>
          <w:delText xml:space="preserve">needed warning, Savannah </w:delText>
        </w:r>
        <w:r w:rsidR="00D42E09" w:rsidDel="00FA6A11">
          <w:rPr>
            <w:rFonts w:ascii="Cambria" w:hAnsi="Cambria"/>
            <w:sz w:val="28"/>
            <w:szCs w:val="28"/>
          </w:rPr>
          <w:delText>wasn’t sure</w:delText>
        </w:r>
        <w:r w:rsidR="000B18D4" w:rsidDel="00FA6A11">
          <w:rPr>
            <w:rFonts w:ascii="Cambria" w:hAnsi="Cambria"/>
            <w:sz w:val="28"/>
            <w:szCs w:val="28"/>
          </w:rPr>
          <w:delText xml:space="preserve">, given he was </w:delText>
        </w:r>
        <w:r w:rsidR="00F423E7" w:rsidDel="00FA6A11">
          <w:rPr>
            <w:rFonts w:ascii="Cambria" w:hAnsi="Cambria"/>
            <w:sz w:val="28"/>
            <w:szCs w:val="28"/>
          </w:rPr>
          <w:delText>an adult</w:delText>
        </w:r>
        <w:r w:rsidR="00D843BD" w:rsidDel="00FA6A11">
          <w:rPr>
            <w:rFonts w:ascii="Cambria" w:hAnsi="Cambria"/>
            <w:sz w:val="28"/>
            <w:szCs w:val="28"/>
          </w:rPr>
          <w:delText>,</w:delText>
        </w:r>
        <w:r w:rsidR="00D62F21" w:rsidDel="00FA6A11">
          <w:rPr>
            <w:rFonts w:ascii="Cambria" w:hAnsi="Cambria"/>
            <w:sz w:val="28"/>
            <w:szCs w:val="28"/>
          </w:rPr>
          <w:delText xml:space="preserve"> but a</w:delText>
        </w:r>
      </w:del>
      <w:del w:id="4171" w:author="Claire S" w:date="2026-05-26T09:02:00Z" w16du:dateUtc="2026-05-26T08:02:00Z">
        <w:r w:rsidDel="00060DE0">
          <w:rPr>
            <w:rFonts w:ascii="Cambria" w:hAnsi="Cambria"/>
            <w:sz w:val="28"/>
            <w:szCs w:val="28"/>
          </w:rPr>
          <w:delText xml:space="preserve">uthors were a weird, needy breed; horribly sensitive and too often </w:delText>
        </w:r>
        <w:r w:rsidRPr="00414B59" w:rsidDel="00060DE0">
          <w:rPr>
            <w:rFonts w:ascii="Cambria" w:hAnsi="Cambria"/>
            <w:sz w:val="28"/>
            <w:szCs w:val="28"/>
          </w:rPr>
          <w:delText>ego-ridden</w:delText>
        </w:r>
        <w:r w:rsidDel="00060DE0">
          <w:rPr>
            <w:rFonts w:ascii="Cambria" w:hAnsi="Cambria"/>
            <w:sz w:val="28"/>
            <w:szCs w:val="28"/>
          </w:rPr>
          <w:delText xml:space="preserve">; desperate to </w:delText>
        </w:r>
        <w:r w:rsidR="00C44469" w:rsidDel="00060DE0">
          <w:rPr>
            <w:rFonts w:ascii="Cambria" w:hAnsi="Cambria"/>
            <w:sz w:val="28"/>
            <w:szCs w:val="28"/>
          </w:rPr>
          <w:delText>bang on</w:delText>
        </w:r>
        <w:r w:rsidDel="00060DE0">
          <w:rPr>
            <w:rFonts w:ascii="Cambria" w:hAnsi="Cambria"/>
            <w:sz w:val="28"/>
            <w:szCs w:val="28"/>
          </w:rPr>
          <w:delText xml:space="preserve"> about themselves and their boring books.  </w:delText>
        </w:r>
        <w:r w:rsidR="000B18D4" w:rsidDel="00060DE0">
          <w:rPr>
            <w:rFonts w:ascii="Cambria" w:hAnsi="Cambria"/>
            <w:sz w:val="28"/>
            <w:szCs w:val="28"/>
          </w:rPr>
          <w:delText>For all</w:delText>
        </w:r>
        <w:r w:rsidR="00C44469" w:rsidDel="00060DE0">
          <w:rPr>
            <w:rFonts w:ascii="Cambria" w:hAnsi="Cambria"/>
            <w:sz w:val="28"/>
            <w:szCs w:val="28"/>
          </w:rPr>
          <w:delText xml:space="preserve"> her publishing </w:delText>
        </w:r>
        <w:r w:rsidR="00464872" w:rsidDel="00060DE0">
          <w:rPr>
            <w:rFonts w:ascii="Cambria" w:hAnsi="Cambria"/>
            <w:sz w:val="28"/>
            <w:szCs w:val="28"/>
          </w:rPr>
          <w:delText>lineage</w:delText>
        </w:r>
        <w:r w:rsidR="00C44469" w:rsidDel="00060DE0">
          <w:rPr>
            <w:rFonts w:ascii="Cambria" w:hAnsi="Cambria"/>
            <w:sz w:val="28"/>
            <w:szCs w:val="28"/>
          </w:rPr>
          <w:delText xml:space="preserve">, </w:delText>
        </w:r>
        <w:r w:rsidR="00464872" w:rsidDel="00060DE0">
          <w:rPr>
            <w:rFonts w:ascii="Cambria" w:hAnsi="Cambria"/>
            <w:sz w:val="28"/>
            <w:szCs w:val="28"/>
          </w:rPr>
          <w:delText xml:space="preserve">personally </w:delText>
        </w:r>
        <w:r w:rsidR="00014FAD" w:rsidDel="00060DE0">
          <w:rPr>
            <w:rFonts w:ascii="Cambria" w:hAnsi="Cambria"/>
            <w:sz w:val="28"/>
            <w:szCs w:val="28"/>
          </w:rPr>
          <w:delText>Savannah</w:delText>
        </w:r>
        <w:r w:rsidR="00464872" w:rsidDel="00060DE0">
          <w:rPr>
            <w:rFonts w:ascii="Cambria" w:hAnsi="Cambria"/>
            <w:sz w:val="28"/>
            <w:szCs w:val="28"/>
          </w:rPr>
          <w:delText xml:space="preserve"> </w:delText>
        </w:r>
        <w:r w:rsidR="00D843BD" w:rsidDel="00060DE0">
          <w:rPr>
            <w:rFonts w:ascii="Cambria" w:hAnsi="Cambria"/>
            <w:sz w:val="28"/>
            <w:szCs w:val="28"/>
          </w:rPr>
          <w:delText>detested</w:delText>
        </w:r>
        <w:r w:rsidR="00464872" w:rsidDel="00060DE0">
          <w:rPr>
            <w:rFonts w:ascii="Cambria" w:hAnsi="Cambria"/>
            <w:sz w:val="28"/>
            <w:szCs w:val="28"/>
          </w:rPr>
          <w:delText xml:space="preserve"> reading </w:delText>
        </w:r>
        <w:r w:rsidR="001B0EA1" w:rsidDel="00060DE0">
          <w:rPr>
            <w:rFonts w:ascii="Cambria" w:hAnsi="Cambria"/>
            <w:sz w:val="28"/>
            <w:szCs w:val="28"/>
          </w:rPr>
          <w:delText>-</w:delText>
        </w:r>
        <w:r w:rsidDel="00060DE0">
          <w:rPr>
            <w:rFonts w:ascii="Cambria" w:hAnsi="Cambria"/>
            <w:sz w:val="28"/>
            <w:szCs w:val="28"/>
          </w:rPr>
          <w:delText xml:space="preserve"> the o</w:delText>
        </w:r>
        <w:r w:rsidR="001B0EA1" w:rsidDel="00060DE0">
          <w:rPr>
            <w:rFonts w:ascii="Cambria" w:hAnsi="Cambria"/>
            <w:sz w:val="28"/>
            <w:szCs w:val="28"/>
          </w:rPr>
          <w:delText>dd</w:delText>
        </w:r>
        <w:r w:rsidDel="00060DE0">
          <w:rPr>
            <w:rFonts w:ascii="Cambria" w:hAnsi="Cambria"/>
            <w:sz w:val="28"/>
            <w:szCs w:val="28"/>
          </w:rPr>
          <w:delText xml:space="preserve"> </w:delText>
        </w:r>
        <w:r w:rsidRPr="0066063F" w:rsidDel="00060DE0">
          <w:rPr>
            <w:rFonts w:ascii="Cambria" w:hAnsi="Cambria"/>
            <w:i/>
            <w:iCs/>
            <w:sz w:val="28"/>
            <w:szCs w:val="28"/>
          </w:rPr>
          <w:delText>Sweet Valley High</w:delText>
        </w:r>
        <w:r w:rsidDel="00060DE0">
          <w:rPr>
            <w:rFonts w:ascii="Cambria" w:hAnsi="Cambria"/>
            <w:sz w:val="28"/>
            <w:szCs w:val="28"/>
          </w:rPr>
          <w:delText>, maybe, as a kid</w:delText>
        </w:r>
        <w:r w:rsidR="00106536" w:rsidDel="00060DE0">
          <w:rPr>
            <w:rFonts w:ascii="Cambria" w:hAnsi="Cambria"/>
            <w:sz w:val="28"/>
            <w:szCs w:val="28"/>
          </w:rPr>
          <w:delText xml:space="preserve">; </w:delText>
        </w:r>
        <w:r w:rsidR="00106536" w:rsidRPr="00106536" w:rsidDel="00060DE0">
          <w:rPr>
            <w:rFonts w:ascii="Cambria" w:hAnsi="Cambria"/>
            <w:i/>
            <w:iCs/>
            <w:sz w:val="28"/>
            <w:szCs w:val="28"/>
          </w:rPr>
          <w:delText>Black Beauty</w:delText>
        </w:r>
        <w:r w:rsidR="00106536" w:rsidDel="00060DE0">
          <w:rPr>
            <w:rFonts w:ascii="Cambria" w:hAnsi="Cambria"/>
            <w:sz w:val="28"/>
            <w:szCs w:val="28"/>
          </w:rPr>
          <w:delText xml:space="preserve"> as an audiobook at a push</w:delText>
        </w:r>
        <w:r w:rsidR="001B0EA1" w:rsidDel="00060DE0">
          <w:rPr>
            <w:rFonts w:ascii="Cambria" w:hAnsi="Cambria"/>
            <w:sz w:val="28"/>
            <w:szCs w:val="28"/>
          </w:rPr>
          <w:delText>.  D</w:delText>
        </w:r>
        <w:r w:rsidDel="00060DE0">
          <w:rPr>
            <w:rFonts w:ascii="Cambria" w:hAnsi="Cambria"/>
            <w:sz w:val="28"/>
            <w:szCs w:val="28"/>
          </w:rPr>
          <w:delText>ogs and horses were far more her thing; replaced by boys</w:delText>
        </w:r>
        <w:r w:rsidR="001B0EA1" w:rsidDel="00060DE0">
          <w:rPr>
            <w:rFonts w:ascii="Cambria" w:hAnsi="Cambria"/>
            <w:sz w:val="28"/>
            <w:szCs w:val="28"/>
          </w:rPr>
          <w:delText>, holidays</w:delText>
        </w:r>
        <w:r w:rsidDel="00060DE0">
          <w:rPr>
            <w:rFonts w:ascii="Cambria" w:hAnsi="Cambria"/>
            <w:sz w:val="28"/>
            <w:szCs w:val="28"/>
          </w:rPr>
          <w:delText xml:space="preserve"> and </w:delText>
        </w:r>
        <w:r w:rsidR="00666688" w:rsidDel="00060DE0">
          <w:rPr>
            <w:rFonts w:ascii="Cambria" w:hAnsi="Cambria"/>
            <w:sz w:val="28"/>
            <w:szCs w:val="28"/>
          </w:rPr>
          <w:delText>designer clothes</w:delText>
        </w:r>
        <w:r w:rsidDel="00060DE0">
          <w:rPr>
            <w:rFonts w:ascii="Cambria" w:hAnsi="Cambria"/>
            <w:sz w:val="28"/>
            <w:szCs w:val="28"/>
          </w:rPr>
          <w:delText xml:space="preserve"> as she grew up. </w:delText>
        </w:r>
      </w:del>
    </w:p>
    <w:p w14:paraId="59D1D279" w14:textId="29CB6C82" w:rsidR="006A3E6E" w:rsidDel="00060DE0" w:rsidRDefault="0008675E" w:rsidP="006A3E6E">
      <w:pPr>
        <w:spacing w:line="360" w:lineRule="auto"/>
        <w:ind w:firstLine="720"/>
        <w:contextualSpacing/>
        <w:rPr>
          <w:del w:id="4172" w:author="Claire S" w:date="2026-05-26T09:02:00Z" w16du:dateUtc="2026-05-26T08:02:00Z"/>
          <w:rFonts w:ascii="Cambria" w:hAnsi="Cambria"/>
          <w:sz w:val="28"/>
          <w:szCs w:val="28"/>
        </w:rPr>
      </w:pPr>
      <w:del w:id="4173" w:author="Claire S" w:date="2026-05-26T09:02:00Z" w16du:dateUtc="2026-05-26T08:02:00Z">
        <w:r w:rsidDel="00060DE0">
          <w:rPr>
            <w:rFonts w:ascii="Cambria" w:hAnsi="Cambria"/>
            <w:sz w:val="28"/>
            <w:szCs w:val="28"/>
          </w:rPr>
          <w:delText>‘His mind-set’s</w:delText>
        </w:r>
        <w:r w:rsidR="0000280F" w:rsidDel="00060DE0">
          <w:rPr>
            <w:rFonts w:ascii="Cambria" w:hAnsi="Cambria"/>
            <w:sz w:val="28"/>
            <w:szCs w:val="28"/>
          </w:rPr>
          <w:delText xml:space="preserve"> </w:delText>
        </w:r>
        <w:r w:rsidDel="00060DE0">
          <w:rPr>
            <w:rFonts w:ascii="Cambria" w:hAnsi="Cambria"/>
            <w:sz w:val="28"/>
            <w:szCs w:val="28"/>
          </w:rPr>
          <w:delText>inspiring,’ Dex</w:delText>
        </w:r>
        <w:r w:rsidR="0000280F" w:rsidDel="00060DE0">
          <w:rPr>
            <w:rFonts w:ascii="Cambria" w:hAnsi="Cambria"/>
            <w:sz w:val="28"/>
            <w:szCs w:val="28"/>
          </w:rPr>
          <w:delText xml:space="preserve"> had told Savannah, feeding her</w:delText>
        </w:r>
        <w:r w:rsidR="00945EB3" w:rsidDel="00060DE0">
          <w:rPr>
            <w:rFonts w:ascii="Cambria" w:hAnsi="Cambria"/>
            <w:sz w:val="28"/>
            <w:szCs w:val="28"/>
          </w:rPr>
          <w:delText xml:space="preserve"> an</w:delText>
        </w:r>
        <w:r w:rsidDel="00060DE0">
          <w:rPr>
            <w:rFonts w:ascii="Cambria" w:hAnsi="Cambria"/>
            <w:sz w:val="28"/>
            <w:szCs w:val="28"/>
          </w:rPr>
          <w:delText xml:space="preserve"> oyster in their favourite Notting Hill bistro. ‘He’s one of the few </w:delText>
        </w:r>
        <w:r w:rsidR="009B2865" w:rsidDel="00060DE0">
          <w:rPr>
            <w:rFonts w:ascii="Cambria" w:hAnsi="Cambria"/>
            <w:sz w:val="28"/>
            <w:szCs w:val="28"/>
          </w:rPr>
          <w:delText xml:space="preserve">willing to </w:delText>
        </w:r>
        <w:r w:rsidDel="00060DE0">
          <w:rPr>
            <w:rFonts w:ascii="Cambria" w:hAnsi="Cambria"/>
            <w:sz w:val="28"/>
            <w:szCs w:val="28"/>
          </w:rPr>
          <w:delText xml:space="preserve">put his money where his mouth is.’ </w:delText>
        </w:r>
        <w:r w:rsidR="006A3E6E" w:rsidDel="00060DE0">
          <w:rPr>
            <w:rFonts w:ascii="Cambria" w:hAnsi="Cambria"/>
            <w:sz w:val="28"/>
            <w:szCs w:val="28"/>
          </w:rPr>
          <w:delText xml:space="preserve">Dex’s </w:delText>
        </w:r>
        <w:r w:rsidR="00FC2269" w:rsidDel="00060DE0">
          <w:rPr>
            <w:rFonts w:ascii="Cambria" w:hAnsi="Cambria"/>
            <w:sz w:val="28"/>
            <w:szCs w:val="28"/>
          </w:rPr>
          <w:delText xml:space="preserve">latest </w:delText>
        </w:r>
        <w:r w:rsidR="006A3E6E" w:rsidDel="00060DE0">
          <w:rPr>
            <w:rFonts w:ascii="Cambria" w:hAnsi="Cambria"/>
            <w:sz w:val="28"/>
            <w:szCs w:val="28"/>
          </w:rPr>
          <w:delText xml:space="preserve">idea was to use Rayne’s very macho ‘brand’ to fight toxic masculinity. </w:delText>
        </w:r>
      </w:del>
    </w:p>
    <w:p w14:paraId="15A4A962" w14:textId="68ABAABE" w:rsidR="00A32457" w:rsidDel="00437728" w:rsidRDefault="00A32457" w:rsidP="00EE26E3">
      <w:pPr>
        <w:spacing w:line="360" w:lineRule="auto"/>
        <w:ind w:firstLine="720"/>
        <w:contextualSpacing/>
        <w:rPr>
          <w:del w:id="4174" w:author="Claire S" w:date="2026-05-11T12:46:00Z" w16du:dateUtc="2026-05-11T11:46:00Z"/>
          <w:rFonts w:ascii="Cambria" w:hAnsi="Cambria"/>
          <w:sz w:val="28"/>
          <w:szCs w:val="28"/>
        </w:rPr>
      </w:pPr>
      <w:del w:id="4175" w:author="Claire S" w:date="2026-05-11T12:46:00Z" w16du:dateUtc="2026-05-11T11:46:00Z">
        <w:r w:rsidDel="00437728">
          <w:rPr>
            <w:rFonts w:ascii="Cambria" w:hAnsi="Cambria"/>
            <w:sz w:val="28"/>
            <w:szCs w:val="28"/>
          </w:rPr>
          <w:delText xml:space="preserve">That night, </w:delText>
        </w:r>
        <w:r w:rsidR="00626670" w:rsidDel="00437728">
          <w:rPr>
            <w:rFonts w:ascii="Cambria" w:hAnsi="Cambria"/>
            <w:sz w:val="28"/>
            <w:szCs w:val="28"/>
          </w:rPr>
          <w:delText xml:space="preserve">Savannah </w:delText>
        </w:r>
        <w:r w:rsidR="00C37D3D" w:rsidDel="00437728">
          <w:rPr>
            <w:rFonts w:ascii="Cambria" w:hAnsi="Cambria"/>
            <w:sz w:val="28"/>
            <w:szCs w:val="28"/>
          </w:rPr>
          <w:delText xml:space="preserve">had been </w:delText>
        </w:r>
        <w:r w:rsidR="00D15FB7" w:rsidDel="00437728">
          <w:rPr>
            <w:rFonts w:ascii="Cambria" w:hAnsi="Cambria"/>
            <w:sz w:val="28"/>
            <w:szCs w:val="28"/>
          </w:rPr>
          <w:delText>focussed on</w:delText>
        </w:r>
      </w:del>
      <w:del w:id="4176" w:author="Claire S" w:date="2026-04-30T11:23:00Z" w16du:dateUtc="2026-04-30T10:23:00Z">
        <w:r w:rsidR="00C37D3D">
          <w:rPr>
            <w:rFonts w:ascii="Cambria" w:hAnsi="Cambria"/>
            <w:sz w:val="28"/>
            <w:szCs w:val="28"/>
          </w:rPr>
          <w:delText>far</w:delText>
        </w:r>
        <w:r w:rsidR="00626670">
          <w:rPr>
            <w:rFonts w:ascii="Cambria" w:hAnsi="Cambria"/>
            <w:sz w:val="28"/>
            <w:szCs w:val="28"/>
          </w:rPr>
          <w:delText xml:space="preserve"> more interested</w:delText>
        </w:r>
      </w:del>
      <w:del w:id="4177" w:author="Claire S" w:date="2026-05-11T12:46:00Z" w16du:dateUtc="2026-05-11T11:46:00Z">
        <w:r w:rsidR="00626670" w:rsidDel="00437728">
          <w:rPr>
            <w:rFonts w:ascii="Cambria" w:hAnsi="Cambria"/>
            <w:sz w:val="28"/>
            <w:szCs w:val="28"/>
          </w:rPr>
          <w:delText xml:space="preserve"> </w:delText>
        </w:r>
        <w:r w:rsidR="003F2613" w:rsidDel="00437728">
          <w:rPr>
            <w:rFonts w:ascii="Cambria" w:hAnsi="Cambria"/>
            <w:sz w:val="28"/>
            <w:szCs w:val="28"/>
          </w:rPr>
          <w:delText xml:space="preserve">where she’d like </w:delText>
        </w:r>
      </w:del>
      <w:del w:id="4178" w:author="Claire S" w:date="2026-04-30T11:23:00Z" w16du:dateUtc="2026-04-30T10:23:00Z">
        <w:r w:rsidR="003C599F">
          <w:rPr>
            <w:rFonts w:ascii="Cambria" w:hAnsi="Cambria"/>
            <w:sz w:val="28"/>
            <w:szCs w:val="28"/>
          </w:rPr>
          <w:delText>where</w:delText>
        </w:r>
        <w:r w:rsidR="00CB2360">
          <w:rPr>
            <w:rFonts w:ascii="Cambria" w:hAnsi="Cambria"/>
            <w:sz w:val="28"/>
            <w:szCs w:val="28"/>
          </w:rPr>
          <w:delText xml:space="preserve"> she wanted Dex</w:delText>
        </w:r>
        <w:r w:rsidR="003C599F">
          <w:rPr>
            <w:rFonts w:ascii="Cambria" w:hAnsi="Cambria"/>
            <w:sz w:val="28"/>
            <w:szCs w:val="28"/>
          </w:rPr>
          <w:delText xml:space="preserve"> to put his mouth</w:delText>
        </w:r>
      </w:del>
      <w:del w:id="4179" w:author="Claire S" w:date="2026-05-11T12:46:00Z" w16du:dateUtc="2026-05-11T11:46:00Z">
        <w:r w:rsidR="00626670" w:rsidDel="00437728">
          <w:rPr>
            <w:rFonts w:ascii="Cambria" w:hAnsi="Cambria"/>
            <w:sz w:val="28"/>
            <w:szCs w:val="28"/>
          </w:rPr>
          <w:delText xml:space="preserve"> </w:delText>
        </w:r>
        <w:r w:rsidR="003F2613" w:rsidDel="00437728">
          <w:rPr>
            <w:rFonts w:ascii="Cambria" w:hAnsi="Cambria"/>
            <w:sz w:val="28"/>
            <w:szCs w:val="28"/>
          </w:rPr>
          <w:delText xml:space="preserve">to put his mouth </w:delText>
        </w:r>
        <w:r w:rsidR="00626670" w:rsidDel="00437728">
          <w:rPr>
            <w:rFonts w:ascii="Cambria" w:hAnsi="Cambria"/>
            <w:sz w:val="28"/>
            <w:szCs w:val="28"/>
          </w:rPr>
          <w:delText>but</w:delText>
        </w:r>
        <w:r w:rsidR="00230D62" w:rsidDel="00437728">
          <w:rPr>
            <w:rFonts w:ascii="Cambria" w:hAnsi="Cambria"/>
            <w:sz w:val="28"/>
            <w:szCs w:val="28"/>
          </w:rPr>
          <w:delText>,</w:delText>
        </w:r>
        <w:r w:rsidR="00626670" w:rsidDel="00437728">
          <w:rPr>
            <w:rFonts w:ascii="Cambria" w:hAnsi="Cambria"/>
            <w:sz w:val="28"/>
            <w:szCs w:val="28"/>
          </w:rPr>
          <w:delText xml:space="preserve"> gazing </w:delText>
        </w:r>
        <w:r w:rsidR="0008675E" w:rsidDel="00437728">
          <w:rPr>
            <w:rFonts w:ascii="Cambria" w:hAnsi="Cambria"/>
            <w:sz w:val="28"/>
            <w:szCs w:val="28"/>
          </w:rPr>
          <w:delText xml:space="preserve">at </w:delText>
        </w:r>
        <w:r w:rsidR="00945EB3" w:rsidDel="00437728">
          <w:rPr>
            <w:rFonts w:ascii="Cambria" w:hAnsi="Cambria"/>
            <w:sz w:val="28"/>
            <w:szCs w:val="28"/>
          </w:rPr>
          <w:delText>Rayne</w:delText>
        </w:r>
        <w:r w:rsidR="0008675E" w:rsidDel="00437728">
          <w:rPr>
            <w:rFonts w:ascii="Cambria" w:hAnsi="Cambria"/>
            <w:sz w:val="28"/>
            <w:szCs w:val="28"/>
          </w:rPr>
          <w:delText xml:space="preserve"> </w:delText>
        </w:r>
        <w:r w:rsidR="00626670" w:rsidDel="00437728">
          <w:rPr>
            <w:rFonts w:ascii="Cambria" w:hAnsi="Cambria"/>
            <w:sz w:val="28"/>
            <w:szCs w:val="28"/>
          </w:rPr>
          <w:delText xml:space="preserve">now, </w:delText>
        </w:r>
        <w:r w:rsidR="00CB2360" w:rsidDel="00437728">
          <w:rPr>
            <w:rFonts w:ascii="Cambria" w:hAnsi="Cambria"/>
            <w:sz w:val="28"/>
            <w:szCs w:val="28"/>
          </w:rPr>
          <w:delText>h</w:delText>
        </w:r>
        <w:r w:rsidR="00EE26E3" w:rsidDel="00437728">
          <w:rPr>
            <w:rFonts w:ascii="Cambria" w:hAnsi="Cambria"/>
            <w:sz w:val="28"/>
            <w:szCs w:val="28"/>
          </w:rPr>
          <w:delText>i</w:delText>
        </w:r>
        <w:r w:rsidR="00206FB5" w:rsidDel="00437728">
          <w:rPr>
            <w:rFonts w:ascii="Cambria" w:hAnsi="Cambria"/>
            <w:sz w:val="28"/>
            <w:szCs w:val="28"/>
          </w:rPr>
          <w:delText>s hawk-like profile</w:delText>
        </w:r>
        <w:r w:rsidR="0092278B" w:rsidDel="00437728">
          <w:rPr>
            <w:rFonts w:ascii="Cambria" w:hAnsi="Cambria"/>
            <w:sz w:val="28"/>
            <w:szCs w:val="28"/>
          </w:rPr>
          <w:delText xml:space="preserve"> was imposing,</w:delText>
        </w:r>
        <w:r w:rsidR="006C2958" w:rsidDel="00437728">
          <w:rPr>
            <w:rFonts w:ascii="Cambria" w:hAnsi="Cambria"/>
            <w:sz w:val="28"/>
            <w:szCs w:val="28"/>
          </w:rPr>
          <w:delText xml:space="preserve"> </w:delText>
        </w:r>
        <w:r w:rsidR="00206FB5" w:rsidDel="00437728">
          <w:rPr>
            <w:rFonts w:ascii="Cambria" w:hAnsi="Cambria"/>
            <w:sz w:val="28"/>
            <w:szCs w:val="28"/>
          </w:rPr>
          <w:delText>silhouetted perfectly against the window as the slick, dark streets</w:delText>
        </w:r>
        <w:r w:rsidR="009914CC" w:rsidDel="00437728">
          <w:rPr>
            <w:rFonts w:ascii="Cambria" w:hAnsi="Cambria"/>
            <w:sz w:val="28"/>
            <w:szCs w:val="28"/>
          </w:rPr>
          <w:delText xml:space="preserve"> </w:delText>
        </w:r>
        <w:r w:rsidR="00230D62" w:rsidDel="00437728">
          <w:rPr>
            <w:rFonts w:ascii="Cambria" w:hAnsi="Cambria"/>
            <w:sz w:val="28"/>
            <w:szCs w:val="28"/>
          </w:rPr>
          <w:delText>of London</w:delText>
        </w:r>
        <w:r w:rsidR="009914CC" w:rsidDel="00437728">
          <w:rPr>
            <w:rFonts w:ascii="Cambria" w:hAnsi="Cambria"/>
            <w:sz w:val="28"/>
            <w:szCs w:val="28"/>
          </w:rPr>
          <w:delText xml:space="preserve"> flashed by</w:delText>
        </w:r>
        <w:r w:rsidR="0092278B" w:rsidDel="00437728">
          <w:rPr>
            <w:rFonts w:ascii="Cambria" w:hAnsi="Cambria"/>
            <w:sz w:val="28"/>
            <w:szCs w:val="28"/>
          </w:rPr>
          <w:delText xml:space="preserve">.  </w:delText>
        </w:r>
      </w:del>
    </w:p>
    <w:p w14:paraId="3DCD1D54" w14:textId="2E6853B3" w:rsidR="00061B39" w:rsidDel="00060DE0" w:rsidRDefault="00A32457" w:rsidP="00061B39">
      <w:pPr>
        <w:spacing w:line="360" w:lineRule="auto"/>
        <w:ind w:firstLine="720"/>
        <w:contextualSpacing/>
        <w:rPr>
          <w:del w:id="4180" w:author="Claire S" w:date="2026-05-26T09:02:00Z" w16du:dateUtc="2026-05-26T08:02:00Z"/>
          <w:rFonts w:ascii="Cambria" w:hAnsi="Cambria"/>
          <w:sz w:val="28"/>
          <w:szCs w:val="28"/>
        </w:rPr>
      </w:pPr>
      <w:del w:id="4181" w:author="Claire S" w:date="2026-05-26T09:02:00Z" w16du:dateUtc="2026-05-26T08:02:00Z">
        <w:r w:rsidDel="00060DE0">
          <w:rPr>
            <w:rFonts w:ascii="Cambria" w:hAnsi="Cambria"/>
            <w:sz w:val="28"/>
            <w:szCs w:val="28"/>
          </w:rPr>
          <w:delText>‘</w:delText>
        </w:r>
        <w:r w:rsidR="00697859" w:rsidDel="00060DE0">
          <w:rPr>
            <w:rFonts w:ascii="Cambria" w:hAnsi="Cambria"/>
            <w:sz w:val="28"/>
            <w:szCs w:val="28"/>
          </w:rPr>
          <w:delText xml:space="preserve">Did you see the protestors </w:delText>
        </w:r>
        <w:r w:rsidR="003F124E" w:rsidDel="00060DE0">
          <w:rPr>
            <w:rFonts w:ascii="Cambria" w:hAnsi="Cambria"/>
            <w:sz w:val="28"/>
            <w:szCs w:val="28"/>
          </w:rPr>
          <w:delText>outside</w:delText>
        </w:r>
        <w:r w:rsidR="00DD1641" w:rsidDel="00060DE0">
          <w:rPr>
            <w:rFonts w:ascii="Cambria" w:hAnsi="Cambria"/>
            <w:sz w:val="28"/>
            <w:szCs w:val="28"/>
          </w:rPr>
          <w:delText xml:space="preserve"> when we left</w:delText>
        </w:r>
        <w:r w:rsidDel="00060DE0">
          <w:rPr>
            <w:rFonts w:ascii="Cambria" w:hAnsi="Cambria"/>
            <w:sz w:val="28"/>
            <w:szCs w:val="28"/>
          </w:rPr>
          <w:delText>?’</w:delText>
        </w:r>
        <w:r w:rsidR="00061B39" w:rsidDel="00060DE0">
          <w:rPr>
            <w:rFonts w:ascii="Cambria" w:hAnsi="Cambria"/>
            <w:sz w:val="28"/>
            <w:szCs w:val="28"/>
          </w:rPr>
          <w:delText xml:space="preserve"> said a quiet little voice</w:delText>
        </w:r>
      </w:del>
      <w:del w:id="4182" w:author="Claire S" w:date="2026-05-11T12:46:00Z" w16du:dateUtc="2026-05-11T11:46:00Z">
        <w:r w:rsidR="00061B39" w:rsidDel="0090595A">
          <w:rPr>
            <w:rFonts w:ascii="Cambria" w:hAnsi="Cambria"/>
            <w:sz w:val="28"/>
            <w:szCs w:val="28"/>
          </w:rPr>
          <w:delText xml:space="preserve">; </w:delText>
        </w:r>
      </w:del>
      <w:del w:id="4183" w:author="Claire S" w:date="2026-05-25T14:02:00Z" w16du:dateUtc="2026-05-25T13:02:00Z">
        <w:r w:rsidR="00061B39" w:rsidDel="00595531">
          <w:rPr>
            <w:rFonts w:ascii="Cambria" w:hAnsi="Cambria"/>
            <w:sz w:val="28"/>
            <w:szCs w:val="28"/>
          </w:rPr>
          <w:delText xml:space="preserve">Dex’s drippy little assistant </w:delText>
        </w:r>
      </w:del>
      <w:del w:id="4184" w:author="Claire S" w:date="2026-05-26T09:02:00Z" w16du:dateUtc="2026-05-26T08:02:00Z">
        <w:r w:rsidR="00061B39" w:rsidDel="00060DE0">
          <w:rPr>
            <w:rFonts w:ascii="Cambria" w:hAnsi="Cambria"/>
            <w:sz w:val="28"/>
            <w:szCs w:val="28"/>
          </w:rPr>
          <w:delText>Violet</w:delText>
        </w:r>
      </w:del>
      <w:del w:id="4185" w:author="Claire S" w:date="2026-05-11T12:46:00Z" w16du:dateUtc="2026-05-11T11:46:00Z">
        <w:r w:rsidR="00061B39" w:rsidDel="0090595A">
          <w:rPr>
            <w:rFonts w:ascii="Cambria" w:hAnsi="Cambria"/>
            <w:sz w:val="28"/>
            <w:szCs w:val="28"/>
          </w:rPr>
          <w:delText>, sitting</w:delText>
        </w:r>
      </w:del>
      <w:del w:id="4186" w:author="Claire S" w:date="2026-05-26T09:02:00Z" w16du:dateUtc="2026-05-26T08:02:00Z">
        <w:r w:rsidR="00061B39" w:rsidDel="00060DE0">
          <w:rPr>
            <w:rFonts w:ascii="Cambria" w:hAnsi="Cambria"/>
            <w:sz w:val="28"/>
            <w:szCs w:val="28"/>
          </w:rPr>
          <w:delText xml:space="preserve"> in the cab’s far corner.  </w:delText>
        </w:r>
      </w:del>
    </w:p>
    <w:p w14:paraId="1C51C299" w14:textId="4F58F534" w:rsidR="00995341" w:rsidDel="00060DE0" w:rsidRDefault="00995341" w:rsidP="00995341">
      <w:pPr>
        <w:spacing w:line="360" w:lineRule="auto"/>
        <w:ind w:firstLine="720"/>
        <w:contextualSpacing/>
        <w:rPr>
          <w:del w:id="4187" w:author="Claire S" w:date="2026-05-26T09:02:00Z" w16du:dateUtc="2026-05-26T08:02:00Z"/>
          <w:rFonts w:ascii="Cambria" w:hAnsi="Cambria"/>
          <w:sz w:val="28"/>
          <w:szCs w:val="28"/>
        </w:rPr>
      </w:pPr>
      <w:del w:id="4188" w:author="Claire S" w:date="2026-05-26T09:02:00Z" w16du:dateUtc="2026-05-26T08:02:00Z">
        <w:r w:rsidDel="00060DE0">
          <w:rPr>
            <w:rFonts w:ascii="Cambria" w:hAnsi="Cambria"/>
            <w:sz w:val="28"/>
            <w:szCs w:val="28"/>
          </w:rPr>
          <w:delText xml:space="preserve">‘They need to sort their security at these </w:delText>
        </w:r>
      </w:del>
      <w:del w:id="4189" w:author="Claire S" w:date="2026-05-11T12:42:00Z" w16du:dateUtc="2026-05-11T11:42:00Z">
        <w:r w:rsidDel="0087551D">
          <w:rPr>
            <w:rFonts w:ascii="Cambria" w:hAnsi="Cambria"/>
            <w:sz w:val="28"/>
            <w:szCs w:val="28"/>
          </w:rPr>
          <w:delText>Award ceremonies</w:delText>
        </w:r>
      </w:del>
      <w:del w:id="4190" w:author="Claire S" w:date="2026-05-26T09:02:00Z" w16du:dateUtc="2026-05-26T08:02:00Z">
        <w:r w:rsidDel="00060DE0">
          <w:rPr>
            <w:rFonts w:ascii="Cambria" w:hAnsi="Cambria"/>
            <w:sz w:val="28"/>
            <w:szCs w:val="28"/>
          </w:rPr>
          <w:delText>,’ Jackson said.</w:delText>
        </w:r>
      </w:del>
    </w:p>
    <w:p w14:paraId="47B78521" w14:textId="256A9B76" w:rsidR="00DD1641" w:rsidDel="00060DE0" w:rsidRDefault="00DD1641" w:rsidP="00DD1641">
      <w:pPr>
        <w:spacing w:line="360" w:lineRule="auto"/>
        <w:ind w:firstLine="720"/>
        <w:contextualSpacing/>
        <w:rPr>
          <w:del w:id="4191" w:author="Claire S" w:date="2026-05-26T09:02:00Z" w16du:dateUtc="2026-05-26T08:02:00Z"/>
          <w:rFonts w:ascii="Cambria" w:hAnsi="Cambria"/>
          <w:sz w:val="28"/>
          <w:szCs w:val="28"/>
        </w:rPr>
      </w:pPr>
      <w:del w:id="4192" w:author="Claire S" w:date="2026-05-26T09:02:00Z" w16du:dateUtc="2026-05-26T08:02:00Z">
        <w:r w:rsidDel="00060DE0">
          <w:rPr>
            <w:rFonts w:ascii="Cambria" w:hAnsi="Cambria"/>
            <w:sz w:val="28"/>
            <w:szCs w:val="28"/>
          </w:rPr>
          <w:delText>‘</w:delText>
        </w:r>
        <w:r w:rsidR="00995341" w:rsidDel="00060DE0">
          <w:rPr>
            <w:rFonts w:ascii="Cambria" w:hAnsi="Cambria"/>
            <w:sz w:val="28"/>
            <w:szCs w:val="28"/>
          </w:rPr>
          <w:delText>I agree. And honestly</w:delText>
        </w:r>
        <w:r w:rsidDel="00060DE0">
          <w:rPr>
            <w:rFonts w:ascii="Cambria" w:hAnsi="Cambria"/>
            <w:sz w:val="28"/>
            <w:szCs w:val="28"/>
          </w:rPr>
          <w:delText xml:space="preserve">, anti-billionaire stuff.  I mean, I wish!’ Savannah </w:delText>
        </w:r>
        <w:r w:rsidR="00995341" w:rsidDel="00060DE0">
          <w:rPr>
            <w:rFonts w:ascii="Cambria" w:hAnsi="Cambria"/>
            <w:sz w:val="28"/>
            <w:szCs w:val="28"/>
          </w:rPr>
          <w:delText>sighe</w:delText>
        </w:r>
        <w:r w:rsidR="00D85C99" w:rsidDel="00060DE0">
          <w:rPr>
            <w:rFonts w:ascii="Cambria" w:hAnsi="Cambria"/>
            <w:sz w:val="28"/>
            <w:szCs w:val="28"/>
          </w:rPr>
          <w:delText>d.</w:delText>
        </w:r>
        <w:r w:rsidR="00995341" w:rsidDel="00060DE0">
          <w:rPr>
            <w:rFonts w:ascii="Cambria" w:hAnsi="Cambria"/>
            <w:sz w:val="28"/>
            <w:szCs w:val="28"/>
          </w:rPr>
          <w:delText xml:space="preserve"> ‘Millionaires maybe, but we’re hardly Amazon.’</w:delText>
        </w:r>
      </w:del>
    </w:p>
    <w:p w14:paraId="1FA3E8F0" w14:textId="0B7E899D" w:rsidR="00DD1641" w:rsidDel="00060DE0" w:rsidRDefault="00D85C99" w:rsidP="00DD1641">
      <w:pPr>
        <w:spacing w:line="360" w:lineRule="auto"/>
        <w:ind w:firstLine="720"/>
        <w:contextualSpacing/>
        <w:rPr>
          <w:del w:id="4193" w:author="Claire S" w:date="2026-05-26T09:02:00Z" w16du:dateUtc="2026-05-26T08:02:00Z"/>
          <w:rFonts w:ascii="Cambria" w:hAnsi="Cambria"/>
          <w:sz w:val="28"/>
          <w:szCs w:val="28"/>
        </w:rPr>
      </w:pPr>
      <w:del w:id="4194" w:author="Claire S" w:date="2026-05-26T09:02:00Z" w16du:dateUtc="2026-05-26T08:02:00Z">
        <w:r w:rsidDel="00060DE0">
          <w:rPr>
            <w:rFonts w:ascii="Cambria" w:hAnsi="Cambria"/>
            <w:sz w:val="28"/>
            <w:szCs w:val="28"/>
          </w:rPr>
          <w:delText>‘</w:delText>
        </w:r>
        <w:r w:rsidR="00995341" w:rsidDel="00060DE0">
          <w:rPr>
            <w:rFonts w:ascii="Cambria" w:hAnsi="Cambria"/>
            <w:sz w:val="28"/>
            <w:szCs w:val="28"/>
          </w:rPr>
          <w:delText>A</w:delText>
        </w:r>
        <w:r w:rsidDel="00060DE0">
          <w:rPr>
            <w:rFonts w:ascii="Cambria" w:hAnsi="Cambria"/>
            <w:sz w:val="28"/>
            <w:szCs w:val="28"/>
          </w:rPr>
          <w:delText>ngel</w:delText>
        </w:r>
        <w:r w:rsidR="00995341" w:rsidDel="00060DE0">
          <w:rPr>
            <w:rFonts w:ascii="Cambria" w:hAnsi="Cambria"/>
            <w:sz w:val="28"/>
            <w:szCs w:val="28"/>
          </w:rPr>
          <w:delText>!’</w:delText>
        </w:r>
        <w:r w:rsidDel="00060DE0">
          <w:rPr>
            <w:rFonts w:ascii="Cambria" w:hAnsi="Cambria"/>
            <w:sz w:val="28"/>
            <w:szCs w:val="28"/>
          </w:rPr>
          <w:delText xml:space="preserve"> </w:delText>
        </w:r>
        <w:r w:rsidR="00DD1641" w:rsidDel="00060DE0">
          <w:rPr>
            <w:rFonts w:ascii="Cambria" w:hAnsi="Cambria"/>
            <w:sz w:val="28"/>
            <w:szCs w:val="28"/>
          </w:rPr>
          <w:delText>A flicker of a frown crossed Dex’s face</w:delText>
        </w:r>
        <w:r w:rsidR="00D15FB7" w:rsidDel="00060DE0">
          <w:rPr>
            <w:rFonts w:ascii="Cambria" w:hAnsi="Cambria"/>
            <w:sz w:val="28"/>
            <w:szCs w:val="28"/>
          </w:rPr>
          <w:delText>,</w:delText>
        </w:r>
        <w:r w:rsidR="00995341" w:rsidDel="00060DE0">
          <w:rPr>
            <w:rFonts w:ascii="Cambria" w:hAnsi="Cambria"/>
            <w:sz w:val="28"/>
            <w:szCs w:val="28"/>
          </w:rPr>
          <w:delText xml:space="preserve"> and Savannah understood she’d crossed a line</w:delText>
        </w:r>
        <w:r w:rsidR="00DD1641" w:rsidDel="00060DE0">
          <w:rPr>
            <w:rFonts w:ascii="Cambria" w:hAnsi="Cambria"/>
            <w:sz w:val="28"/>
            <w:szCs w:val="28"/>
          </w:rPr>
          <w:delText>. ‘</w:delText>
        </w:r>
        <w:r w:rsidDel="00060DE0">
          <w:rPr>
            <w:rFonts w:ascii="Cambria" w:hAnsi="Cambria"/>
            <w:sz w:val="28"/>
            <w:szCs w:val="28"/>
          </w:rPr>
          <w:delText>Actually</w:delText>
        </w:r>
        <w:r w:rsidR="00995341" w:rsidDel="00060DE0">
          <w:rPr>
            <w:rFonts w:ascii="Cambria" w:hAnsi="Cambria"/>
            <w:sz w:val="28"/>
            <w:szCs w:val="28"/>
          </w:rPr>
          <w:delText xml:space="preserve">, </w:delText>
        </w:r>
        <w:r w:rsidR="00DD1641" w:rsidDel="00060DE0">
          <w:rPr>
            <w:rFonts w:ascii="Cambria" w:hAnsi="Cambria"/>
            <w:sz w:val="28"/>
            <w:szCs w:val="28"/>
          </w:rPr>
          <w:delText>Clara warn</w:delText>
        </w:r>
        <w:r w:rsidR="00D15FB7" w:rsidDel="00060DE0">
          <w:rPr>
            <w:rFonts w:ascii="Cambria" w:hAnsi="Cambria"/>
            <w:sz w:val="28"/>
            <w:szCs w:val="28"/>
          </w:rPr>
          <w:delText>ed</w:delText>
        </w:r>
        <w:r w:rsidR="00DD1641" w:rsidDel="00060DE0">
          <w:rPr>
            <w:rFonts w:ascii="Cambria" w:hAnsi="Cambria"/>
            <w:sz w:val="28"/>
            <w:szCs w:val="28"/>
          </w:rPr>
          <w:delText xml:space="preserve"> me she’d seen</w:delText>
        </w:r>
        <w:r w:rsidR="00D15FB7" w:rsidDel="00060DE0">
          <w:rPr>
            <w:rFonts w:ascii="Cambria" w:hAnsi="Cambria"/>
            <w:sz w:val="28"/>
            <w:szCs w:val="28"/>
          </w:rPr>
          <w:delText xml:space="preserve"> </w:delText>
        </w:r>
        <w:r w:rsidDel="00060DE0">
          <w:rPr>
            <w:rFonts w:ascii="Cambria" w:hAnsi="Cambria"/>
            <w:sz w:val="28"/>
            <w:szCs w:val="28"/>
          </w:rPr>
          <w:delText>something on their socials</w:delText>
        </w:r>
        <w:r w:rsidR="00995341" w:rsidDel="00060DE0">
          <w:rPr>
            <w:rFonts w:ascii="Cambria" w:hAnsi="Cambria"/>
            <w:sz w:val="28"/>
            <w:szCs w:val="28"/>
          </w:rPr>
          <w:delText>,</w:delText>
        </w:r>
        <w:r w:rsidR="00DD1641" w:rsidDel="00060DE0">
          <w:rPr>
            <w:rFonts w:ascii="Cambria" w:hAnsi="Cambria"/>
            <w:sz w:val="28"/>
            <w:szCs w:val="28"/>
          </w:rPr>
          <w:delText>’</w:delText>
        </w:r>
        <w:r w:rsidR="00995341" w:rsidDel="00060DE0">
          <w:rPr>
            <w:rFonts w:ascii="Cambria" w:hAnsi="Cambria"/>
            <w:sz w:val="28"/>
            <w:szCs w:val="28"/>
          </w:rPr>
          <w:delText xml:space="preserve"> </w:delText>
        </w:r>
        <w:r w:rsidR="00D15FB7" w:rsidDel="00060DE0">
          <w:rPr>
            <w:rFonts w:ascii="Cambria" w:hAnsi="Cambria"/>
            <w:sz w:val="28"/>
            <w:szCs w:val="28"/>
          </w:rPr>
          <w:delText xml:space="preserve">Dex </w:delText>
        </w:r>
      </w:del>
      <w:del w:id="4195" w:author="Claire S" w:date="2026-05-11T12:47:00Z" w16du:dateUtc="2026-05-11T11:47:00Z">
        <w:r w:rsidR="00D15FB7" w:rsidDel="004E7CA3">
          <w:rPr>
            <w:rFonts w:ascii="Cambria" w:hAnsi="Cambria"/>
            <w:sz w:val="28"/>
            <w:szCs w:val="28"/>
          </w:rPr>
          <w:delText>went on</w:delText>
        </w:r>
      </w:del>
      <w:del w:id="4196" w:author="Claire S" w:date="2026-05-26T09:02:00Z" w16du:dateUtc="2026-05-26T08:02:00Z">
        <w:r w:rsidR="00995341" w:rsidDel="00060DE0">
          <w:rPr>
            <w:rFonts w:ascii="Cambria" w:hAnsi="Cambria"/>
            <w:sz w:val="28"/>
            <w:szCs w:val="28"/>
          </w:rPr>
          <w:delText>.</w:delText>
        </w:r>
        <w:r w:rsidR="00D15FB7" w:rsidDel="00060DE0">
          <w:rPr>
            <w:rFonts w:ascii="Cambria" w:hAnsi="Cambria"/>
            <w:sz w:val="28"/>
            <w:szCs w:val="28"/>
          </w:rPr>
          <w:delText xml:space="preserve"> </w:delText>
        </w:r>
      </w:del>
      <w:del w:id="4197" w:author="Claire S" w:date="2026-05-07T08:39:00Z" w16du:dateUtc="2026-05-07T07:39:00Z">
        <w:r w:rsidR="00D15FB7" w:rsidDel="00CA0214">
          <w:rPr>
            <w:rFonts w:ascii="Cambria" w:hAnsi="Cambria"/>
            <w:sz w:val="28"/>
            <w:szCs w:val="28"/>
          </w:rPr>
          <w:delText>‘</w:delText>
        </w:r>
      </w:del>
    </w:p>
    <w:p w14:paraId="69EA8BDE" w14:textId="71C50BB0" w:rsidR="008F7197" w:rsidRPr="00830857" w:rsidDel="006C4897" w:rsidRDefault="00461DB3" w:rsidP="008F7197">
      <w:pPr>
        <w:spacing w:line="360" w:lineRule="auto"/>
        <w:ind w:firstLine="720"/>
        <w:contextualSpacing/>
        <w:rPr>
          <w:del w:id="4198" w:author="Claire S" w:date="2026-05-11T12:43:00Z" w16du:dateUtc="2026-05-11T11:43:00Z"/>
          <w:rFonts w:ascii="Cambria" w:hAnsi="Cambria"/>
          <w:color w:val="EE0000"/>
          <w:sz w:val="28"/>
          <w:rPrChange w:id="4199" w:author="Claire S" w:date="2026-04-30T11:23:00Z" w16du:dateUtc="2026-04-30T10:23:00Z">
            <w:rPr>
              <w:del w:id="4200" w:author="Claire S" w:date="2026-05-11T12:43:00Z" w16du:dateUtc="2026-05-11T11:43:00Z"/>
              <w:rFonts w:ascii="Cambria" w:hAnsi="Cambria"/>
              <w:sz w:val="28"/>
              <w:szCs w:val="28"/>
            </w:rPr>
          </w:rPrChange>
        </w:rPr>
      </w:pPr>
      <w:del w:id="4201" w:author="Claire S" w:date="2026-05-11T12:43:00Z" w16du:dateUtc="2026-05-11T11:43:00Z">
        <w:r w:rsidDel="006C4897">
          <w:rPr>
            <w:rFonts w:ascii="Cambria" w:hAnsi="Cambria"/>
            <w:sz w:val="28"/>
            <w:szCs w:val="28"/>
          </w:rPr>
          <w:delText>‘Who</w:delText>
        </w:r>
        <w:r w:rsidR="00D85C99" w:rsidDel="006C4897">
          <w:rPr>
            <w:rFonts w:ascii="Cambria" w:hAnsi="Cambria"/>
            <w:sz w:val="28"/>
            <w:szCs w:val="28"/>
          </w:rPr>
          <w:delText>’</w:delText>
        </w:r>
        <w:r w:rsidDel="006C4897">
          <w:rPr>
            <w:rFonts w:ascii="Cambria" w:hAnsi="Cambria"/>
            <w:sz w:val="28"/>
            <w:szCs w:val="28"/>
          </w:rPr>
          <w:delText>s Clara</w:delText>
        </w:r>
        <w:r w:rsidR="00895D3B" w:rsidDel="006C4897">
          <w:rPr>
            <w:rFonts w:ascii="Cambria" w:hAnsi="Cambria"/>
            <w:sz w:val="28"/>
            <w:szCs w:val="28"/>
          </w:rPr>
          <w:delText>?</w:delText>
        </w:r>
        <w:r w:rsidR="008F7197" w:rsidDel="006C4897">
          <w:rPr>
            <w:rFonts w:ascii="Cambria" w:hAnsi="Cambria"/>
            <w:sz w:val="28"/>
            <w:szCs w:val="28"/>
          </w:rPr>
          <w:delText>’ Savannah</w:delText>
        </w:r>
        <w:r w:rsidR="002E076C" w:rsidDel="006C4897">
          <w:rPr>
            <w:rFonts w:ascii="Cambria" w:hAnsi="Cambria"/>
            <w:sz w:val="28"/>
            <w:szCs w:val="28"/>
          </w:rPr>
          <w:delText xml:space="preserve"> </w:delText>
        </w:r>
        <w:r w:rsidR="00D7318A" w:rsidDel="006C4897">
          <w:rPr>
            <w:rFonts w:ascii="Cambria" w:hAnsi="Cambria"/>
            <w:sz w:val="28"/>
            <w:szCs w:val="28"/>
          </w:rPr>
          <w:delText>was</w:delText>
        </w:r>
        <w:r w:rsidR="00512627" w:rsidDel="006C4897">
          <w:rPr>
            <w:rFonts w:ascii="Cambria" w:hAnsi="Cambria"/>
            <w:sz w:val="28"/>
            <w:szCs w:val="28"/>
          </w:rPr>
          <w:delText xml:space="preserve"> </w:delText>
        </w:r>
        <w:r w:rsidR="002E076C" w:rsidDel="006C4897">
          <w:rPr>
            <w:rFonts w:ascii="Cambria" w:hAnsi="Cambria"/>
            <w:sz w:val="28"/>
            <w:szCs w:val="28"/>
          </w:rPr>
          <w:delText>impatient</w:delText>
        </w:r>
        <w:r w:rsidR="00995341" w:rsidDel="006C4897">
          <w:rPr>
            <w:rFonts w:ascii="Cambria" w:hAnsi="Cambria"/>
            <w:sz w:val="28"/>
            <w:szCs w:val="28"/>
          </w:rPr>
          <w:delText xml:space="preserve"> and embarrassed</w:delText>
        </w:r>
        <w:r w:rsidR="008F7197" w:rsidDel="006C4897">
          <w:rPr>
            <w:rFonts w:ascii="Cambria" w:hAnsi="Cambria"/>
            <w:sz w:val="28"/>
            <w:szCs w:val="28"/>
          </w:rPr>
          <w:delText>.</w:delText>
        </w:r>
        <w:r w:rsidR="00995341" w:rsidDel="006C4897">
          <w:rPr>
            <w:rFonts w:ascii="Cambria" w:hAnsi="Cambria"/>
            <w:sz w:val="28"/>
            <w:szCs w:val="28"/>
          </w:rPr>
          <w:delText>She hated hanging out with staff socially for this exact reason.</w:delText>
        </w:r>
      </w:del>
    </w:p>
    <w:p w14:paraId="450027EB" w14:textId="2BE054F5" w:rsidR="00D813AA" w:rsidDel="006C4897" w:rsidRDefault="008F7197" w:rsidP="008F7197">
      <w:pPr>
        <w:spacing w:line="360" w:lineRule="auto"/>
        <w:ind w:firstLine="720"/>
        <w:contextualSpacing/>
        <w:rPr>
          <w:del w:id="4202" w:author="Claire S" w:date="2026-05-11T12:43:00Z" w16du:dateUtc="2026-05-11T11:43:00Z"/>
          <w:rFonts w:ascii="Cambria" w:hAnsi="Cambria"/>
          <w:sz w:val="28"/>
          <w:szCs w:val="28"/>
        </w:rPr>
      </w:pPr>
      <w:del w:id="4203" w:author="Claire S" w:date="2026-05-11T12:43:00Z" w16du:dateUtc="2026-05-11T11:43:00Z">
        <w:r w:rsidDel="006C4897">
          <w:rPr>
            <w:rFonts w:ascii="Cambria" w:hAnsi="Cambria"/>
            <w:sz w:val="28"/>
            <w:szCs w:val="28"/>
          </w:rPr>
          <w:delText>‘</w:delText>
        </w:r>
      </w:del>
      <w:del w:id="4204" w:author="Claire S" w:date="2026-05-07T08:39:00Z" w16du:dateUtc="2026-05-07T07:39:00Z">
        <w:r w:rsidR="00DD1641" w:rsidDel="00CA0214">
          <w:rPr>
            <w:rFonts w:ascii="Cambria" w:hAnsi="Cambria"/>
            <w:sz w:val="28"/>
            <w:szCs w:val="28"/>
          </w:rPr>
          <w:delText>One of my</w:delText>
        </w:r>
      </w:del>
      <w:del w:id="4205" w:author="Claire S" w:date="2026-05-11T12:43:00Z" w16du:dateUtc="2026-05-11T11:43:00Z">
        <w:r w:rsidR="00D813AA" w:rsidDel="006C4897">
          <w:rPr>
            <w:rFonts w:ascii="Cambria" w:hAnsi="Cambria"/>
            <w:sz w:val="28"/>
            <w:szCs w:val="28"/>
          </w:rPr>
          <w:delText xml:space="preserve"> </w:delText>
        </w:r>
        <w:r w:rsidDel="006C4897">
          <w:rPr>
            <w:rFonts w:ascii="Cambria" w:hAnsi="Cambria"/>
            <w:sz w:val="28"/>
            <w:szCs w:val="28"/>
          </w:rPr>
          <w:delText>crime fiction editor</w:delText>
        </w:r>
      </w:del>
      <w:del w:id="4206" w:author="Claire S" w:date="2026-05-07T08:39:00Z" w16du:dateUtc="2026-05-07T07:39:00Z">
        <w:r w:rsidR="00995341" w:rsidDel="00CA0214">
          <w:rPr>
            <w:rFonts w:ascii="Cambria" w:hAnsi="Cambria"/>
            <w:sz w:val="28"/>
            <w:szCs w:val="28"/>
          </w:rPr>
          <w:delText>s</w:delText>
        </w:r>
        <w:r w:rsidDel="00CA0214">
          <w:rPr>
            <w:rFonts w:ascii="Cambria" w:hAnsi="Cambria"/>
            <w:sz w:val="28"/>
            <w:szCs w:val="28"/>
          </w:rPr>
          <w:delText>,</w:delText>
        </w:r>
        <w:r w:rsidR="005965C6" w:rsidDel="00CA0214">
          <w:rPr>
            <w:rFonts w:ascii="Cambria" w:hAnsi="Cambria"/>
            <w:sz w:val="28"/>
            <w:szCs w:val="28"/>
          </w:rPr>
          <w:delText xml:space="preserve"> just promoted</w:delText>
        </w:r>
      </w:del>
      <w:del w:id="4207" w:author="Claire S" w:date="2026-05-11T12:43:00Z" w16du:dateUtc="2026-05-11T11:43:00Z">
        <w:r w:rsidR="005965C6" w:rsidDel="006C4897">
          <w:rPr>
            <w:rFonts w:ascii="Cambria" w:hAnsi="Cambria"/>
            <w:sz w:val="28"/>
            <w:szCs w:val="28"/>
          </w:rPr>
          <w:delText>.</w:delText>
        </w:r>
        <w:r w:rsidDel="006C4897">
          <w:rPr>
            <w:rFonts w:ascii="Cambria" w:hAnsi="Cambria"/>
            <w:sz w:val="28"/>
            <w:szCs w:val="28"/>
          </w:rPr>
          <w:delText xml:space="preserve">’ Dex said. ‘Got the bones of a great </w:delText>
        </w:r>
        <w:r w:rsidR="00DD1641" w:rsidDel="006C4897">
          <w:rPr>
            <w:rFonts w:ascii="Cambria" w:hAnsi="Cambria"/>
            <w:sz w:val="28"/>
            <w:szCs w:val="28"/>
          </w:rPr>
          <w:delText>editor</w:delText>
        </w:r>
        <w:r w:rsidDel="006C4897">
          <w:rPr>
            <w:rFonts w:ascii="Cambria" w:hAnsi="Cambria"/>
            <w:sz w:val="28"/>
            <w:szCs w:val="28"/>
          </w:rPr>
          <w:delText>.</w:delText>
        </w:r>
        <w:r w:rsidR="00D813AA" w:rsidDel="006C4897">
          <w:rPr>
            <w:rFonts w:ascii="Cambria" w:hAnsi="Cambria"/>
            <w:sz w:val="28"/>
            <w:szCs w:val="28"/>
          </w:rPr>
          <w:delText>’</w:delText>
        </w:r>
      </w:del>
    </w:p>
    <w:p w14:paraId="7F3489B8" w14:textId="1C49B2F2" w:rsidR="00D813AA" w:rsidDel="00060DE0" w:rsidRDefault="00995341" w:rsidP="008F7197">
      <w:pPr>
        <w:spacing w:line="360" w:lineRule="auto"/>
        <w:ind w:firstLine="720"/>
        <w:contextualSpacing/>
        <w:rPr>
          <w:del w:id="4208" w:author="Claire S" w:date="2026-05-26T09:02:00Z" w16du:dateUtc="2026-05-26T08:02:00Z"/>
          <w:rFonts w:ascii="Cambria" w:hAnsi="Cambria"/>
          <w:sz w:val="28"/>
          <w:szCs w:val="28"/>
        </w:rPr>
      </w:pPr>
      <w:del w:id="4209" w:author="Claire S" w:date="2026-05-26T09:02:00Z" w16du:dateUtc="2026-05-26T08:02:00Z">
        <w:r w:rsidDel="00060DE0">
          <w:rPr>
            <w:rFonts w:ascii="Cambria" w:hAnsi="Cambria"/>
            <w:sz w:val="28"/>
            <w:szCs w:val="28"/>
          </w:rPr>
          <w:delText>‘</w:delText>
        </w:r>
      </w:del>
      <w:del w:id="4210" w:author="Claire S" w:date="2026-05-11T12:43:00Z" w16du:dateUtc="2026-05-11T11:43:00Z">
        <w:r w:rsidDel="006C4897">
          <w:rPr>
            <w:rFonts w:ascii="Cambria" w:hAnsi="Cambria"/>
            <w:sz w:val="28"/>
            <w:szCs w:val="28"/>
          </w:rPr>
          <w:delText>Oh.</w:delText>
        </w:r>
      </w:del>
      <w:del w:id="4211" w:author="Claire S" w:date="2026-05-26T09:02:00Z" w16du:dateUtc="2026-05-26T08:02:00Z">
        <w:r w:rsidDel="00060DE0">
          <w:rPr>
            <w:rFonts w:ascii="Cambria" w:hAnsi="Cambria"/>
            <w:sz w:val="28"/>
            <w:szCs w:val="28"/>
          </w:rPr>
          <w:delText xml:space="preserve">’ </w:delText>
        </w:r>
        <w:r w:rsidR="00D813AA" w:rsidDel="00060DE0">
          <w:rPr>
            <w:rFonts w:ascii="Cambria" w:hAnsi="Cambria"/>
            <w:sz w:val="28"/>
            <w:szCs w:val="28"/>
          </w:rPr>
          <w:delText xml:space="preserve">Savannah had a vague recollection of someone </w:delText>
        </w:r>
      </w:del>
      <w:del w:id="4212" w:author="Claire S" w:date="2026-05-11T12:47:00Z" w16du:dateUtc="2026-05-11T11:47:00Z">
        <w:r w:rsidR="00DD1641" w:rsidDel="004E7CA3">
          <w:rPr>
            <w:rFonts w:ascii="Cambria" w:hAnsi="Cambria"/>
            <w:sz w:val="28"/>
            <w:szCs w:val="28"/>
          </w:rPr>
          <w:delText xml:space="preserve">called Clara </w:delText>
        </w:r>
      </w:del>
      <w:del w:id="4213" w:author="Claire S" w:date="2026-05-07T08:40:00Z" w16du:dateUtc="2026-05-07T07:40:00Z">
        <w:r w:rsidR="00D813AA" w:rsidDel="001C02F4">
          <w:rPr>
            <w:rFonts w:ascii="Cambria" w:hAnsi="Cambria"/>
            <w:sz w:val="28"/>
            <w:szCs w:val="28"/>
          </w:rPr>
          <w:delText>at Ruth’s house when it burnt down</w:delText>
        </w:r>
      </w:del>
      <w:del w:id="4214" w:author="Claire S" w:date="2026-05-26T09:02:00Z" w16du:dateUtc="2026-05-26T08:02:00Z">
        <w:r w:rsidR="00D813AA" w:rsidDel="00060DE0">
          <w:rPr>
            <w:rFonts w:ascii="Cambria" w:hAnsi="Cambria"/>
            <w:sz w:val="28"/>
            <w:szCs w:val="28"/>
          </w:rPr>
          <w:delText>.</w:delText>
        </w:r>
        <w:r w:rsidR="00C336D7" w:rsidDel="00060DE0">
          <w:rPr>
            <w:rFonts w:ascii="Cambria" w:hAnsi="Cambria"/>
            <w:sz w:val="28"/>
            <w:szCs w:val="28"/>
          </w:rPr>
          <w:delText xml:space="preserve"> ‘Don’t know her.’</w:delText>
        </w:r>
      </w:del>
    </w:p>
    <w:p w14:paraId="66B51511" w14:textId="253DBC05" w:rsidR="000D4DC9" w:rsidDel="00060DE0" w:rsidRDefault="000D4DC9" w:rsidP="008F7197">
      <w:pPr>
        <w:spacing w:line="360" w:lineRule="auto"/>
        <w:ind w:firstLine="720"/>
        <w:contextualSpacing/>
        <w:rPr>
          <w:del w:id="4215" w:author="Claire S" w:date="2026-05-26T09:02:00Z" w16du:dateUtc="2026-05-26T08:02:00Z"/>
          <w:rFonts w:ascii="Cambria" w:hAnsi="Cambria"/>
          <w:sz w:val="28"/>
          <w:szCs w:val="28"/>
        </w:rPr>
      </w:pPr>
      <w:del w:id="4216" w:author="Claire S" w:date="2026-05-26T09:02:00Z" w16du:dateUtc="2026-05-26T08:02:00Z">
        <w:r w:rsidDel="00060DE0">
          <w:rPr>
            <w:rFonts w:ascii="Cambria" w:hAnsi="Cambria"/>
            <w:sz w:val="28"/>
            <w:szCs w:val="28"/>
          </w:rPr>
          <w:delText>‘</w:delText>
        </w:r>
      </w:del>
      <w:del w:id="4217" w:author="Claire S" w:date="2026-05-11T12:47:00Z" w16du:dateUtc="2026-05-11T11:47:00Z">
        <w:r w:rsidR="00D344C3" w:rsidDel="004E7CA3">
          <w:rPr>
            <w:rFonts w:ascii="Cambria" w:hAnsi="Cambria"/>
            <w:sz w:val="28"/>
            <w:szCs w:val="28"/>
          </w:rPr>
          <w:delText>S</w:delText>
        </w:r>
      </w:del>
      <w:del w:id="4218" w:author="Claire S" w:date="2026-05-25T14:02:00Z" w16du:dateUtc="2026-05-25T13:02:00Z">
        <w:r w:rsidR="00D344C3" w:rsidDel="001C3689">
          <w:rPr>
            <w:rFonts w:ascii="Cambria" w:hAnsi="Cambria"/>
            <w:sz w:val="28"/>
            <w:szCs w:val="28"/>
          </w:rPr>
          <w:delText xml:space="preserve">he’s </w:delText>
        </w:r>
      </w:del>
      <w:del w:id="4219" w:author="Claire S" w:date="2026-05-26T09:02:00Z" w16du:dateUtc="2026-05-26T08:02:00Z">
        <w:r w:rsidR="00995341" w:rsidDel="00060DE0">
          <w:rPr>
            <w:rFonts w:ascii="Cambria" w:hAnsi="Cambria"/>
            <w:sz w:val="28"/>
            <w:szCs w:val="28"/>
          </w:rPr>
          <w:delText>my best friend</w:delText>
        </w:r>
      </w:del>
      <w:del w:id="4220" w:author="Claire S" w:date="2026-05-11T12:47:00Z" w16du:dateUtc="2026-05-11T11:47:00Z">
        <w:r w:rsidR="00995341" w:rsidDel="004E7CA3">
          <w:rPr>
            <w:rFonts w:ascii="Cambria" w:hAnsi="Cambria"/>
            <w:sz w:val="28"/>
            <w:szCs w:val="28"/>
          </w:rPr>
          <w:delText>, and</w:delText>
        </w:r>
        <w:r w:rsidR="00D344C3" w:rsidDel="004E7CA3">
          <w:rPr>
            <w:rFonts w:ascii="Cambria" w:hAnsi="Cambria"/>
            <w:sz w:val="28"/>
            <w:szCs w:val="28"/>
          </w:rPr>
          <w:delText xml:space="preserve"> I think</w:delText>
        </w:r>
        <w:r w:rsidDel="004E7CA3">
          <w:rPr>
            <w:rFonts w:ascii="Cambria" w:hAnsi="Cambria"/>
            <w:sz w:val="28"/>
            <w:szCs w:val="28"/>
          </w:rPr>
          <w:delText xml:space="preserve"> Langley’s lucky to have her,</w:delText>
        </w:r>
      </w:del>
      <w:del w:id="4221" w:author="Claire S" w:date="2026-05-26T09:02:00Z" w16du:dateUtc="2026-05-26T08:02:00Z">
        <w:r w:rsidDel="00060DE0">
          <w:rPr>
            <w:rFonts w:ascii="Cambria" w:hAnsi="Cambria"/>
            <w:sz w:val="28"/>
            <w:szCs w:val="28"/>
          </w:rPr>
          <w:delText>’ Violet said bravely.</w:delText>
        </w:r>
        <w:r w:rsidR="00D344C3" w:rsidDel="00060DE0">
          <w:rPr>
            <w:rFonts w:ascii="Cambria" w:hAnsi="Cambria"/>
            <w:sz w:val="28"/>
            <w:szCs w:val="28"/>
          </w:rPr>
          <w:delText xml:space="preserve"> </w:delText>
        </w:r>
      </w:del>
      <w:del w:id="4222" w:author="Claire S" w:date="2026-05-11T12:47:00Z" w16du:dateUtc="2026-05-11T11:47:00Z">
        <w:r w:rsidR="00D344C3" w:rsidDel="004E7CA3">
          <w:rPr>
            <w:rFonts w:ascii="Cambria" w:hAnsi="Cambria"/>
            <w:sz w:val="28"/>
            <w:szCs w:val="28"/>
          </w:rPr>
          <w:delText>‘Clara is brilliant.’</w:delText>
        </w:r>
      </w:del>
    </w:p>
    <w:p w14:paraId="01A42F7F" w14:textId="0037750A" w:rsidR="008F7197" w:rsidDel="00060DE0" w:rsidRDefault="00D813AA" w:rsidP="0049745B">
      <w:pPr>
        <w:spacing w:line="360" w:lineRule="auto"/>
        <w:ind w:firstLine="720"/>
        <w:contextualSpacing/>
        <w:rPr>
          <w:del w:id="4223" w:author="Claire S" w:date="2026-05-26T09:02:00Z" w16du:dateUtc="2026-05-26T08:02:00Z"/>
          <w:rFonts w:ascii="Cambria" w:hAnsi="Cambria"/>
          <w:sz w:val="28"/>
          <w:szCs w:val="28"/>
        </w:rPr>
      </w:pPr>
      <w:del w:id="4224" w:author="Claire S" w:date="2026-05-26T09:02:00Z" w16du:dateUtc="2026-05-26T08:02:00Z">
        <w:r w:rsidDel="00060DE0">
          <w:rPr>
            <w:rFonts w:ascii="Cambria" w:hAnsi="Cambria"/>
            <w:sz w:val="28"/>
            <w:szCs w:val="28"/>
          </w:rPr>
          <w:delText>‘</w:delText>
        </w:r>
        <w:r w:rsidR="00995341" w:rsidDel="00060DE0">
          <w:rPr>
            <w:rFonts w:ascii="Cambria" w:hAnsi="Cambria"/>
            <w:sz w:val="28"/>
            <w:szCs w:val="28"/>
          </w:rPr>
          <w:delText>Quite</w:delText>
        </w:r>
        <w:r w:rsidR="000D4DC9" w:rsidDel="00060DE0">
          <w:rPr>
            <w:rFonts w:ascii="Cambria" w:hAnsi="Cambria"/>
            <w:sz w:val="28"/>
            <w:szCs w:val="28"/>
          </w:rPr>
          <w:delText xml:space="preserve"> agree</w:delText>
        </w:r>
        <w:r w:rsidR="0049745B" w:rsidDel="00060DE0">
          <w:rPr>
            <w:rFonts w:ascii="Cambria" w:hAnsi="Cambria"/>
            <w:sz w:val="28"/>
            <w:szCs w:val="28"/>
          </w:rPr>
          <w:delText>, Violet</w:delText>
        </w:r>
        <w:r w:rsidR="00ED18F7" w:rsidDel="00060DE0">
          <w:rPr>
            <w:rFonts w:ascii="Cambria" w:hAnsi="Cambria"/>
            <w:sz w:val="28"/>
            <w:szCs w:val="28"/>
          </w:rPr>
          <w:delText>,</w:delText>
        </w:r>
        <w:r w:rsidR="008F7197" w:rsidDel="00060DE0">
          <w:rPr>
            <w:rFonts w:ascii="Cambria" w:hAnsi="Cambria"/>
            <w:sz w:val="28"/>
            <w:szCs w:val="28"/>
          </w:rPr>
          <w:delText xml:space="preserve">’ </w:delText>
        </w:r>
        <w:r w:rsidR="0049745B" w:rsidDel="00060DE0">
          <w:rPr>
            <w:rFonts w:ascii="Cambria" w:hAnsi="Cambria"/>
            <w:sz w:val="28"/>
            <w:szCs w:val="28"/>
          </w:rPr>
          <w:delText>Dex</w:delText>
        </w:r>
        <w:r w:rsidR="00ED18F7" w:rsidDel="00060DE0">
          <w:rPr>
            <w:rFonts w:ascii="Cambria" w:hAnsi="Cambria"/>
            <w:sz w:val="28"/>
            <w:szCs w:val="28"/>
          </w:rPr>
          <w:delText xml:space="preserve"> smiled at </w:delText>
        </w:r>
        <w:r w:rsidR="00D344C3" w:rsidDel="00060DE0">
          <w:rPr>
            <w:rFonts w:ascii="Cambria" w:hAnsi="Cambria"/>
            <w:sz w:val="28"/>
            <w:szCs w:val="28"/>
          </w:rPr>
          <w:delText>his assistant</w:delText>
        </w:r>
        <w:r w:rsidR="005965C6" w:rsidDel="00060DE0">
          <w:rPr>
            <w:rFonts w:ascii="Cambria" w:hAnsi="Cambria"/>
            <w:sz w:val="28"/>
            <w:szCs w:val="28"/>
          </w:rPr>
          <w:delText>,</w:delText>
        </w:r>
        <w:r w:rsidR="00D7318A" w:rsidDel="00060DE0">
          <w:rPr>
            <w:rFonts w:ascii="Cambria" w:hAnsi="Cambria"/>
            <w:sz w:val="28"/>
            <w:szCs w:val="28"/>
          </w:rPr>
          <w:delText xml:space="preserve"> who</w:delText>
        </w:r>
        <w:r w:rsidR="005965C6" w:rsidDel="00060DE0">
          <w:rPr>
            <w:rFonts w:ascii="Cambria" w:hAnsi="Cambria"/>
            <w:sz w:val="28"/>
            <w:szCs w:val="28"/>
          </w:rPr>
          <w:delText xml:space="preserve"> gave a wobbly</w:delText>
        </w:r>
        <w:r w:rsidR="00D7318A" w:rsidDel="00060DE0">
          <w:rPr>
            <w:rFonts w:ascii="Cambria" w:hAnsi="Cambria"/>
            <w:sz w:val="28"/>
            <w:szCs w:val="28"/>
          </w:rPr>
          <w:delText xml:space="preserve"> smile</w:delText>
        </w:r>
        <w:r w:rsidR="005965C6" w:rsidDel="00060DE0">
          <w:rPr>
            <w:rFonts w:ascii="Cambria" w:hAnsi="Cambria"/>
            <w:sz w:val="28"/>
            <w:szCs w:val="28"/>
          </w:rPr>
          <w:delText xml:space="preserve"> in return</w:delText>
        </w:r>
        <w:r w:rsidR="00ED18F7" w:rsidDel="00060DE0">
          <w:rPr>
            <w:rFonts w:ascii="Cambria" w:hAnsi="Cambria"/>
            <w:sz w:val="28"/>
            <w:szCs w:val="28"/>
          </w:rPr>
          <w:delText>.</w:delText>
        </w:r>
        <w:r w:rsidR="008F7197" w:rsidDel="00060DE0">
          <w:rPr>
            <w:rFonts w:ascii="Cambria" w:hAnsi="Cambria"/>
            <w:sz w:val="28"/>
            <w:szCs w:val="28"/>
          </w:rPr>
          <w:delText xml:space="preserve">  </w:delText>
        </w:r>
      </w:del>
    </w:p>
    <w:p w14:paraId="6F4647DC" w14:textId="321944B8" w:rsidR="000636FB" w:rsidDel="00703D99" w:rsidRDefault="00971389">
      <w:pPr>
        <w:spacing w:line="360" w:lineRule="auto"/>
        <w:ind w:firstLine="720"/>
        <w:contextualSpacing/>
        <w:rPr>
          <w:del w:id="4225" w:author="Claire S" w:date="2026-05-06T10:50:00Z" w16du:dateUtc="2026-05-06T09:50:00Z"/>
          <w:moveTo w:id="4226" w:author="Claire S" w:date="2026-05-06T10:50:00Z" w16du:dateUtc="2026-05-06T09:50:00Z"/>
          <w:rFonts w:ascii="Cambria" w:hAnsi="Cambria"/>
          <w:sz w:val="28"/>
          <w:szCs w:val="28"/>
        </w:rPr>
      </w:pPr>
      <w:del w:id="4227" w:author="Claire S" w:date="2026-05-26T09:02:00Z" w16du:dateUtc="2026-05-26T08:02:00Z">
        <w:r w:rsidDel="00060DE0">
          <w:rPr>
            <w:rFonts w:ascii="Cambria" w:hAnsi="Cambria"/>
            <w:sz w:val="28"/>
            <w:szCs w:val="28"/>
          </w:rPr>
          <w:delText>‘Yeah, she’s ace</w:delText>
        </w:r>
        <w:r w:rsidR="000E79A9" w:rsidDel="00060DE0">
          <w:rPr>
            <w:rFonts w:ascii="Cambria" w:hAnsi="Cambria"/>
            <w:sz w:val="28"/>
            <w:szCs w:val="28"/>
          </w:rPr>
          <w:delText>,</w:delText>
        </w:r>
        <w:r w:rsidDel="00060DE0">
          <w:rPr>
            <w:rFonts w:ascii="Cambria" w:hAnsi="Cambria"/>
            <w:sz w:val="28"/>
            <w:szCs w:val="28"/>
          </w:rPr>
          <w:delText>’</w:delText>
        </w:r>
        <w:r w:rsidR="00316C3C" w:rsidDel="00060DE0">
          <w:rPr>
            <w:rFonts w:ascii="Cambria" w:hAnsi="Cambria"/>
            <w:sz w:val="28"/>
            <w:szCs w:val="28"/>
          </w:rPr>
          <w:delText xml:space="preserve"> </w:delText>
        </w:r>
        <w:r w:rsidR="0058316A" w:rsidDel="00060DE0">
          <w:rPr>
            <w:rFonts w:ascii="Cambria" w:hAnsi="Cambria"/>
            <w:sz w:val="28"/>
            <w:szCs w:val="28"/>
          </w:rPr>
          <w:delText>Ishan</w:delText>
        </w:r>
        <w:r w:rsidDel="00060DE0">
          <w:rPr>
            <w:rFonts w:ascii="Cambria" w:hAnsi="Cambria"/>
            <w:sz w:val="28"/>
            <w:szCs w:val="28"/>
          </w:rPr>
          <w:delText xml:space="preserve"> agreed too, </w:delText>
        </w:r>
      </w:del>
      <w:del w:id="4228" w:author="Claire S" w:date="2026-05-07T08:40:00Z" w16du:dateUtc="2026-05-07T07:40:00Z">
        <w:r w:rsidDel="001C02F4">
          <w:rPr>
            <w:rFonts w:ascii="Cambria" w:hAnsi="Cambria"/>
            <w:sz w:val="28"/>
            <w:szCs w:val="28"/>
          </w:rPr>
          <w:delText>and</w:delText>
        </w:r>
      </w:del>
      <w:del w:id="4229" w:author="Claire S" w:date="2026-05-26T09:02:00Z" w16du:dateUtc="2026-05-26T08:02:00Z">
        <w:r w:rsidDel="00060DE0">
          <w:rPr>
            <w:rFonts w:ascii="Cambria" w:hAnsi="Cambria"/>
            <w:sz w:val="28"/>
            <w:szCs w:val="28"/>
          </w:rPr>
          <w:delText xml:space="preserve"> Savannah</w:delText>
        </w:r>
      </w:del>
      <w:del w:id="4230" w:author="Claire S" w:date="2026-05-07T08:40:00Z" w16du:dateUtc="2026-05-07T07:40:00Z">
        <w:r w:rsidDel="001C02F4">
          <w:rPr>
            <w:rFonts w:ascii="Cambria" w:hAnsi="Cambria"/>
            <w:sz w:val="28"/>
            <w:szCs w:val="28"/>
          </w:rPr>
          <w:delText xml:space="preserve"> felt</w:delText>
        </w:r>
      </w:del>
      <w:del w:id="4231" w:author="Claire S" w:date="2026-05-26T09:02:00Z" w16du:dateUtc="2026-05-26T08:02:00Z">
        <w:r w:rsidDel="00060DE0">
          <w:rPr>
            <w:rFonts w:ascii="Cambria" w:hAnsi="Cambria"/>
            <w:sz w:val="28"/>
            <w:szCs w:val="28"/>
          </w:rPr>
          <w:delText xml:space="preserve"> even more</w:delText>
        </w:r>
      </w:del>
      <w:del w:id="4232" w:author="Claire S" w:date="2026-05-07T08:40:00Z" w16du:dateUtc="2026-05-07T07:40:00Z">
        <w:r w:rsidDel="001C02F4">
          <w:rPr>
            <w:rFonts w:ascii="Cambria" w:hAnsi="Cambria"/>
            <w:sz w:val="28"/>
            <w:szCs w:val="28"/>
          </w:rPr>
          <w:delText xml:space="preserve"> irritated</w:delText>
        </w:r>
      </w:del>
      <w:del w:id="4233" w:author="Claire S" w:date="2026-05-11T12:48:00Z" w16du:dateUtc="2026-05-11T11:48:00Z">
        <w:r w:rsidDel="0070637B">
          <w:rPr>
            <w:rFonts w:ascii="Cambria" w:hAnsi="Cambria"/>
            <w:sz w:val="28"/>
            <w:szCs w:val="28"/>
          </w:rPr>
          <w:delText>.</w:delText>
        </w:r>
        <w:r w:rsidR="000809DA" w:rsidDel="0070637B">
          <w:rPr>
            <w:rFonts w:ascii="Cambria" w:hAnsi="Cambria"/>
            <w:sz w:val="28"/>
            <w:szCs w:val="28"/>
          </w:rPr>
          <w:delText xml:space="preserve"> </w:delText>
        </w:r>
        <w:r w:rsidR="002E076C" w:rsidDel="0070637B">
          <w:rPr>
            <w:rFonts w:ascii="Cambria" w:hAnsi="Cambria"/>
            <w:sz w:val="28"/>
            <w:szCs w:val="28"/>
          </w:rPr>
          <w:delText>Savannah</w:delText>
        </w:r>
        <w:r w:rsidR="000809DA" w:rsidDel="0070637B">
          <w:rPr>
            <w:rFonts w:ascii="Cambria" w:hAnsi="Cambria"/>
            <w:sz w:val="28"/>
            <w:szCs w:val="28"/>
          </w:rPr>
          <w:delText xml:space="preserve"> </w:delText>
        </w:r>
      </w:del>
      <w:del w:id="4234" w:author="Claire S" w:date="2026-05-26T09:02:00Z" w16du:dateUtc="2026-05-26T08:02:00Z">
        <w:r w:rsidR="000809DA" w:rsidDel="00060DE0">
          <w:rPr>
            <w:rFonts w:ascii="Cambria" w:hAnsi="Cambria"/>
            <w:sz w:val="28"/>
            <w:szCs w:val="28"/>
          </w:rPr>
          <w:delText>was fond of</w:delText>
        </w:r>
        <w:r w:rsidR="008F7197" w:rsidDel="00060DE0">
          <w:rPr>
            <w:rFonts w:ascii="Cambria" w:hAnsi="Cambria"/>
            <w:sz w:val="28"/>
            <w:szCs w:val="28"/>
          </w:rPr>
          <w:delText xml:space="preserve"> </w:delText>
        </w:r>
      </w:del>
      <w:del w:id="4235" w:author="Claire S" w:date="2026-04-30T11:23:00Z" w16du:dateUtc="2026-04-30T10:23:00Z">
        <w:r w:rsidR="008F7197">
          <w:rPr>
            <w:rFonts w:ascii="Cambria" w:hAnsi="Cambria"/>
            <w:sz w:val="28"/>
            <w:szCs w:val="28"/>
          </w:rPr>
          <w:delText>Ishan</w:delText>
        </w:r>
        <w:r w:rsidR="000809DA">
          <w:rPr>
            <w:rFonts w:ascii="Cambria" w:hAnsi="Cambria"/>
            <w:sz w:val="28"/>
            <w:szCs w:val="28"/>
          </w:rPr>
          <w:delText xml:space="preserve">, </w:delText>
        </w:r>
        <w:r w:rsidR="002E076C">
          <w:rPr>
            <w:rFonts w:ascii="Cambria" w:hAnsi="Cambria"/>
            <w:sz w:val="28"/>
            <w:szCs w:val="28"/>
          </w:rPr>
          <w:delText xml:space="preserve">especially since </w:delText>
        </w:r>
        <w:r w:rsidR="000809DA">
          <w:rPr>
            <w:rFonts w:ascii="Cambria" w:hAnsi="Cambria"/>
            <w:sz w:val="28"/>
            <w:szCs w:val="28"/>
          </w:rPr>
          <w:delText>he’d</w:delText>
        </w:r>
      </w:del>
      <w:del w:id="4236" w:author="Claire S" w:date="2026-05-26T09:02:00Z" w16du:dateUtc="2026-05-26T08:02:00Z">
        <w:r w:rsidR="00044C7D" w:rsidDel="00060DE0">
          <w:rPr>
            <w:rFonts w:ascii="Cambria" w:hAnsi="Cambria"/>
            <w:sz w:val="28"/>
            <w:szCs w:val="28"/>
          </w:rPr>
          <w:delText xml:space="preserve"> </w:delText>
        </w:r>
      </w:del>
      <w:del w:id="4237" w:author="Claire S" w:date="2026-05-11T12:48:00Z" w16du:dateUtc="2026-05-11T11:48:00Z">
        <w:r w:rsidR="00044C7D" w:rsidDel="0070637B">
          <w:rPr>
            <w:rFonts w:ascii="Cambria" w:hAnsi="Cambria"/>
            <w:sz w:val="28"/>
            <w:szCs w:val="28"/>
          </w:rPr>
          <w:delText xml:space="preserve">worked hard </w:delText>
        </w:r>
      </w:del>
      <w:del w:id="4238" w:author="Claire S" w:date="2026-04-30T11:23:00Z" w16du:dateUtc="2026-04-30T10:23:00Z">
        <w:r w:rsidR="00044C7D">
          <w:rPr>
            <w:rFonts w:ascii="Cambria" w:hAnsi="Cambria"/>
            <w:sz w:val="28"/>
            <w:szCs w:val="28"/>
          </w:rPr>
          <w:delText>recently</w:delText>
        </w:r>
        <w:r w:rsidR="00717EC2">
          <w:rPr>
            <w:rFonts w:ascii="Cambria" w:hAnsi="Cambria"/>
            <w:sz w:val="28"/>
            <w:szCs w:val="28"/>
          </w:rPr>
          <w:delText xml:space="preserve"> </w:delText>
        </w:r>
      </w:del>
      <w:del w:id="4239" w:author="Claire S" w:date="2026-05-11T12:48:00Z" w16du:dateUtc="2026-05-11T11:48:00Z">
        <w:r w:rsidR="00717EC2" w:rsidDel="0070637B">
          <w:rPr>
            <w:rFonts w:ascii="Cambria" w:hAnsi="Cambria"/>
            <w:sz w:val="28"/>
            <w:szCs w:val="28"/>
          </w:rPr>
          <w:delText>to</w:delText>
        </w:r>
      </w:del>
      <w:del w:id="4240" w:author="Claire S" w:date="2026-05-07T08:41:00Z" w16du:dateUtc="2026-05-07T07:41:00Z">
        <w:r w:rsidR="004F672A" w:rsidDel="001C02F4">
          <w:rPr>
            <w:rFonts w:ascii="Cambria" w:hAnsi="Cambria"/>
            <w:sz w:val="28"/>
            <w:szCs w:val="28"/>
          </w:rPr>
          <w:delText xml:space="preserve"> sort</w:delText>
        </w:r>
      </w:del>
      <w:del w:id="4241" w:author="Claire S" w:date="2026-05-26T09:02:00Z" w16du:dateUtc="2026-05-26T08:02:00Z">
        <w:r w:rsidR="004F672A" w:rsidDel="00060DE0">
          <w:rPr>
            <w:rFonts w:ascii="Cambria" w:hAnsi="Cambria"/>
            <w:sz w:val="28"/>
            <w:szCs w:val="28"/>
          </w:rPr>
          <w:delText xml:space="preserve"> her rampant expense</w:delText>
        </w:r>
        <w:r w:rsidR="002E076C" w:rsidDel="00060DE0">
          <w:rPr>
            <w:rFonts w:ascii="Cambria" w:hAnsi="Cambria"/>
            <w:sz w:val="28"/>
            <w:szCs w:val="28"/>
          </w:rPr>
          <w:delText>-account</w:delText>
        </w:r>
      </w:del>
      <w:del w:id="4242" w:author="Claire S" w:date="2026-05-07T08:41:00Z" w16du:dateUtc="2026-05-07T07:41:00Z">
        <w:r w:rsidR="002E076C" w:rsidDel="001C02F4">
          <w:rPr>
            <w:rFonts w:ascii="Cambria" w:hAnsi="Cambria"/>
            <w:sz w:val="28"/>
            <w:szCs w:val="28"/>
          </w:rPr>
          <w:delText xml:space="preserve"> out</w:delText>
        </w:r>
      </w:del>
      <w:del w:id="4243" w:author="Claire S" w:date="2026-05-11T12:48:00Z" w16du:dateUtc="2026-05-11T11:48:00Z">
        <w:r w:rsidR="0052073D" w:rsidDel="0070637B">
          <w:rPr>
            <w:rFonts w:ascii="Cambria" w:hAnsi="Cambria"/>
            <w:sz w:val="28"/>
            <w:szCs w:val="28"/>
          </w:rPr>
          <w:delText xml:space="preserve">. </w:delText>
        </w:r>
        <w:r w:rsidR="00717EC2" w:rsidDel="0070637B">
          <w:rPr>
            <w:rFonts w:ascii="Cambria" w:hAnsi="Cambria"/>
            <w:sz w:val="28"/>
            <w:szCs w:val="28"/>
          </w:rPr>
          <w:delText xml:space="preserve">He </w:delText>
        </w:r>
        <w:r w:rsidR="0068722D" w:rsidDel="0070637B">
          <w:rPr>
            <w:rFonts w:ascii="Cambria" w:hAnsi="Cambria"/>
            <w:sz w:val="28"/>
            <w:szCs w:val="28"/>
          </w:rPr>
          <w:delText>cover</w:delText>
        </w:r>
        <w:r w:rsidR="0052073D" w:rsidDel="0070637B">
          <w:rPr>
            <w:rFonts w:ascii="Cambria" w:hAnsi="Cambria"/>
            <w:sz w:val="28"/>
            <w:szCs w:val="28"/>
          </w:rPr>
          <w:delText>ed</w:delText>
        </w:r>
        <w:r w:rsidR="0068722D" w:rsidDel="0070637B">
          <w:rPr>
            <w:rFonts w:ascii="Cambria" w:hAnsi="Cambria"/>
            <w:sz w:val="28"/>
            <w:szCs w:val="28"/>
          </w:rPr>
          <w:delText xml:space="preserve"> her back</w:delText>
        </w:r>
        <w:r w:rsidR="00044C7D" w:rsidDel="0070637B">
          <w:rPr>
            <w:rFonts w:ascii="Cambria" w:hAnsi="Cambria"/>
            <w:sz w:val="28"/>
            <w:szCs w:val="28"/>
          </w:rPr>
          <w:delText xml:space="preserve"> when she was on one of her many mini-breaks</w:delText>
        </w:r>
      </w:del>
      <w:del w:id="4244" w:author="Claire S" w:date="2026-05-26T09:02:00Z" w16du:dateUtc="2026-05-26T08:02:00Z">
        <w:r w:rsidR="002E076C" w:rsidDel="00060DE0">
          <w:rPr>
            <w:rFonts w:ascii="Cambria" w:hAnsi="Cambria"/>
            <w:sz w:val="28"/>
            <w:szCs w:val="28"/>
          </w:rPr>
          <w:delText>;</w:delText>
        </w:r>
      </w:del>
      <w:del w:id="4245" w:author="Claire S" w:date="2026-05-07T08:41:00Z" w16du:dateUtc="2026-05-07T07:41:00Z">
        <w:r w:rsidR="002E076C" w:rsidDel="001C02F4">
          <w:rPr>
            <w:rFonts w:ascii="Cambria" w:hAnsi="Cambria"/>
            <w:sz w:val="28"/>
            <w:szCs w:val="28"/>
          </w:rPr>
          <w:delText xml:space="preserve"> </w:delText>
        </w:r>
        <w:r w:rsidR="00717EC2" w:rsidDel="001C02F4">
          <w:rPr>
            <w:rFonts w:ascii="Cambria" w:hAnsi="Cambria"/>
            <w:sz w:val="28"/>
            <w:szCs w:val="28"/>
          </w:rPr>
          <w:delText>he</w:delText>
        </w:r>
      </w:del>
      <w:del w:id="4246" w:author="Claire S" w:date="2026-05-26T09:02:00Z" w16du:dateUtc="2026-05-26T08:02:00Z">
        <w:r w:rsidR="002E076C" w:rsidDel="00060DE0">
          <w:rPr>
            <w:rFonts w:ascii="Cambria" w:hAnsi="Cambria"/>
            <w:sz w:val="28"/>
            <w:szCs w:val="28"/>
          </w:rPr>
          <w:delText xml:space="preserve"> </w:delText>
        </w:r>
        <w:r w:rsidR="00BB1AD0" w:rsidDel="00060DE0">
          <w:rPr>
            <w:rFonts w:ascii="Cambria" w:hAnsi="Cambria"/>
            <w:sz w:val="28"/>
            <w:szCs w:val="28"/>
          </w:rPr>
          <w:delText xml:space="preserve">copyread all her </w:delText>
        </w:r>
        <w:r w:rsidR="00717EC2" w:rsidDel="00060DE0">
          <w:rPr>
            <w:rFonts w:ascii="Cambria" w:hAnsi="Cambria"/>
            <w:sz w:val="28"/>
            <w:szCs w:val="28"/>
          </w:rPr>
          <w:delText xml:space="preserve">emails and checked </w:delText>
        </w:r>
      </w:del>
      <w:del w:id="4247" w:author="Claire S" w:date="2026-05-11T12:49:00Z" w16du:dateUtc="2026-05-11T11:49:00Z">
        <w:r w:rsidR="00717EC2" w:rsidDel="00E82AF0">
          <w:rPr>
            <w:rFonts w:ascii="Cambria" w:hAnsi="Cambria"/>
            <w:sz w:val="28"/>
            <w:szCs w:val="28"/>
          </w:rPr>
          <w:delText xml:space="preserve">her </w:delText>
        </w:r>
      </w:del>
      <w:del w:id="4248" w:author="Claire S" w:date="2026-05-26T09:02:00Z" w16du:dateUtc="2026-05-26T08:02:00Z">
        <w:r w:rsidR="00717EC2" w:rsidDel="00060DE0">
          <w:rPr>
            <w:rFonts w:ascii="Cambria" w:hAnsi="Cambria"/>
            <w:sz w:val="28"/>
            <w:szCs w:val="28"/>
          </w:rPr>
          <w:delText>campaign notes</w:delText>
        </w:r>
        <w:r w:rsidR="000809DA" w:rsidDel="00060DE0">
          <w:rPr>
            <w:rFonts w:ascii="Cambria" w:hAnsi="Cambria"/>
            <w:sz w:val="28"/>
            <w:szCs w:val="28"/>
          </w:rPr>
          <w:delText xml:space="preserve">. </w:delText>
        </w:r>
      </w:del>
      <w:del w:id="4249" w:author="Claire S" w:date="2026-05-25T14:02:00Z" w16du:dateUtc="2026-05-25T13:02:00Z">
        <w:r w:rsidR="000809DA" w:rsidDel="001C3689">
          <w:rPr>
            <w:rFonts w:ascii="Cambria" w:hAnsi="Cambria"/>
            <w:sz w:val="28"/>
            <w:szCs w:val="28"/>
          </w:rPr>
          <w:delText>H</w:delText>
        </w:r>
        <w:r w:rsidR="008F7197" w:rsidDel="001C3689">
          <w:rPr>
            <w:rFonts w:ascii="Cambria" w:hAnsi="Cambria"/>
            <w:sz w:val="28"/>
            <w:szCs w:val="28"/>
          </w:rPr>
          <w:delText>e</w:delText>
        </w:r>
        <w:r w:rsidR="000809DA" w:rsidDel="001C3689">
          <w:rPr>
            <w:rFonts w:ascii="Cambria" w:hAnsi="Cambria"/>
            <w:sz w:val="28"/>
            <w:szCs w:val="28"/>
          </w:rPr>
          <w:delText>’d</w:delText>
        </w:r>
        <w:r w:rsidR="008F7197" w:rsidDel="001C3689">
          <w:rPr>
            <w:rFonts w:ascii="Cambria" w:hAnsi="Cambria"/>
            <w:sz w:val="28"/>
            <w:szCs w:val="28"/>
          </w:rPr>
          <w:delText xml:space="preserve"> deserved a treat</w:delText>
        </w:r>
        <w:r w:rsidR="000809DA" w:rsidDel="001C3689">
          <w:rPr>
            <w:rFonts w:ascii="Cambria" w:hAnsi="Cambria"/>
            <w:sz w:val="28"/>
            <w:szCs w:val="28"/>
          </w:rPr>
          <w:delText>, and</w:delText>
        </w:r>
      </w:del>
      <w:del w:id="4250" w:author="Claire S" w:date="2026-05-26T09:02:00Z" w16du:dateUtc="2026-05-26T08:02:00Z">
        <w:r w:rsidR="000809DA" w:rsidDel="00060DE0">
          <w:rPr>
            <w:rFonts w:ascii="Cambria" w:hAnsi="Cambria"/>
            <w:sz w:val="28"/>
            <w:szCs w:val="28"/>
          </w:rPr>
          <w:delText xml:space="preserve"> he </w:delText>
        </w:r>
        <w:r w:rsidR="00717EC2" w:rsidDel="00060DE0">
          <w:rPr>
            <w:rFonts w:ascii="Cambria" w:hAnsi="Cambria"/>
            <w:sz w:val="28"/>
            <w:szCs w:val="28"/>
          </w:rPr>
          <w:delText xml:space="preserve">was </w:delText>
        </w:r>
      </w:del>
      <w:del w:id="4251" w:author="Claire S" w:date="2026-05-11T12:49:00Z" w16du:dateUtc="2026-05-11T11:49:00Z">
        <w:r w:rsidR="00717EC2" w:rsidDel="00E82AF0">
          <w:rPr>
            <w:rFonts w:ascii="Cambria" w:hAnsi="Cambria"/>
            <w:sz w:val="28"/>
            <w:szCs w:val="28"/>
          </w:rPr>
          <w:delText xml:space="preserve">quite </w:delText>
        </w:r>
      </w:del>
      <w:del w:id="4252" w:author="Claire S" w:date="2026-05-26T09:02:00Z" w16du:dateUtc="2026-05-26T08:02:00Z">
        <w:r w:rsidR="00717EC2" w:rsidDel="00060DE0">
          <w:rPr>
            <w:rFonts w:ascii="Cambria" w:hAnsi="Cambria"/>
            <w:sz w:val="28"/>
            <w:szCs w:val="28"/>
          </w:rPr>
          <w:delText>easy on the eye</w:delText>
        </w:r>
        <w:r w:rsidR="00EF2710" w:rsidDel="00060DE0">
          <w:rPr>
            <w:rFonts w:ascii="Cambria" w:hAnsi="Cambria"/>
            <w:sz w:val="28"/>
            <w:szCs w:val="28"/>
          </w:rPr>
          <w:delText xml:space="preserve"> -</w:delText>
        </w:r>
        <w:r w:rsidR="000809DA" w:rsidDel="00060DE0">
          <w:rPr>
            <w:rFonts w:ascii="Cambria" w:hAnsi="Cambria"/>
            <w:sz w:val="28"/>
            <w:szCs w:val="28"/>
          </w:rPr>
          <w:delText xml:space="preserve"> if you liked floppy Hugh Grant hair and a boyish vibe, which Savannah didn’t. </w:delText>
        </w:r>
      </w:del>
      <w:moveToRangeStart w:id="4253" w:author="Claire S" w:date="2026-05-06T10:50:00Z" w:name="move228957046"/>
      <w:moveTo w:id="4254" w:author="Claire S" w:date="2026-05-06T10:50:00Z" w16du:dateUtc="2026-05-06T09:50:00Z">
        <w:del w:id="4255" w:author="Claire S" w:date="2026-05-11T12:49:00Z" w16du:dateUtc="2026-05-11T11:49:00Z">
          <w:r w:rsidR="000636FB" w:rsidDel="00E82AF0">
            <w:rPr>
              <w:rFonts w:ascii="Cambria" w:hAnsi="Cambria"/>
              <w:sz w:val="28"/>
              <w:szCs w:val="28"/>
            </w:rPr>
            <w:delText>But drippy Violet was probably dying to get off with Ishan.</w:delText>
          </w:r>
        </w:del>
      </w:moveTo>
    </w:p>
    <w:moveToRangeEnd w:id="4253"/>
    <w:p w14:paraId="58033CC4" w14:textId="0E6E2016" w:rsidR="000E79A9" w:rsidDel="00E82AF0" w:rsidRDefault="000E79A9">
      <w:pPr>
        <w:spacing w:line="360" w:lineRule="auto"/>
        <w:ind w:firstLine="720"/>
        <w:contextualSpacing/>
        <w:rPr>
          <w:del w:id="4256" w:author="Claire S" w:date="2026-05-11T12:49:00Z" w16du:dateUtc="2026-05-11T11:49:00Z"/>
          <w:rFonts w:ascii="Cambria" w:hAnsi="Cambria"/>
          <w:sz w:val="28"/>
          <w:szCs w:val="28"/>
        </w:rPr>
      </w:pPr>
    </w:p>
    <w:p w14:paraId="299F9D4D" w14:textId="0B117574" w:rsidR="002B0EF4" w:rsidDel="00060DE0" w:rsidRDefault="00DA3614" w:rsidP="00F56FC7">
      <w:pPr>
        <w:spacing w:line="360" w:lineRule="auto"/>
        <w:ind w:firstLine="720"/>
        <w:contextualSpacing/>
        <w:rPr>
          <w:del w:id="4257" w:author="Claire S" w:date="2026-05-26T09:02:00Z" w16du:dateUtc="2026-05-26T08:02:00Z"/>
          <w:rFonts w:ascii="Cambria" w:hAnsi="Cambria"/>
          <w:sz w:val="28"/>
          <w:szCs w:val="28"/>
        </w:rPr>
      </w:pPr>
      <w:del w:id="4258" w:author="Claire S" w:date="2026-05-11T12:49:00Z" w16du:dateUtc="2026-05-11T11:49:00Z">
        <w:r w:rsidDel="00E82AF0">
          <w:rPr>
            <w:rFonts w:ascii="Cambria" w:hAnsi="Cambria"/>
            <w:sz w:val="28"/>
            <w:szCs w:val="28"/>
          </w:rPr>
          <w:delText xml:space="preserve">Savannah </w:delText>
        </w:r>
      </w:del>
      <w:del w:id="4259" w:author="Claire S" w:date="2026-05-26T09:02:00Z" w16du:dateUtc="2026-05-26T08:02:00Z">
        <w:r w:rsidDel="00060DE0">
          <w:rPr>
            <w:rFonts w:ascii="Cambria" w:hAnsi="Cambria"/>
            <w:sz w:val="28"/>
            <w:szCs w:val="28"/>
          </w:rPr>
          <w:delText xml:space="preserve">preferred </w:delText>
        </w:r>
        <w:r w:rsidR="00445669" w:rsidDel="00060DE0">
          <w:rPr>
            <w:rFonts w:ascii="Cambria" w:hAnsi="Cambria"/>
            <w:sz w:val="28"/>
            <w:szCs w:val="28"/>
          </w:rPr>
          <w:delText>older</w:delText>
        </w:r>
        <w:r w:rsidDel="00060DE0">
          <w:rPr>
            <w:rFonts w:ascii="Cambria" w:hAnsi="Cambria"/>
            <w:sz w:val="28"/>
            <w:szCs w:val="28"/>
          </w:rPr>
          <w:delText xml:space="preserve"> men</w:delText>
        </w:r>
        <w:r w:rsidR="00445669" w:rsidDel="00060DE0">
          <w:rPr>
            <w:rFonts w:ascii="Cambria" w:hAnsi="Cambria"/>
            <w:sz w:val="28"/>
            <w:szCs w:val="28"/>
          </w:rPr>
          <w:delText>; go figure, she could hear her twin Bella mutter</w:delText>
        </w:r>
      </w:del>
      <w:del w:id="4260" w:author="Claire S" w:date="2026-05-25T14:03:00Z" w16du:dateUtc="2026-05-25T13:03:00Z">
        <w:r w:rsidR="00445669" w:rsidDel="00C8077F">
          <w:rPr>
            <w:rFonts w:ascii="Cambria" w:hAnsi="Cambria"/>
            <w:sz w:val="28"/>
            <w:szCs w:val="28"/>
          </w:rPr>
          <w:delText>; the daddy complex</w:delText>
        </w:r>
      </w:del>
      <w:del w:id="4261" w:author="Claire S" w:date="2026-05-26T09:02:00Z" w16du:dateUtc="2026-05-26T08:02:00Z">
        <w:r w:rsidR="00445669" w:rsidDel="00060DE0">
          <w:rPr>
            <w:rFonts w:ascii="Cambria" w:hAnsi="Cambria"/>
            <w:sz w:val="28"/>
            <w:szCs w:val="28"/>
          </w:rPr>
          <w:delText>.</w:delText>
        </w:r>
      </w:del>
    </w:p>
    <w:p w14:paraId="45217B6D" w14:textId="7329E679" w:rsidR="000809DA" w:rsidDel="00060DE0" w:rsidRDefault="000809DA" w:rsidP="000809DA">
      <w:pPr>
        <w:spacing w:line="360" w:lineRule="auto"/>
        <w:ind w:firstLine="720"/>
        <w:contextualSpacing/>
        <w:rPr>
          <w:del w:id="4262" w:author="Claire S" w:date="2026-05-26T09:02:00Z" w16du:dateUtc="2026-05-26T08:02:00Z"/>
          <w:moveFrom w:id="4263" w:author="Claire S" w:date="2026-05-06T10:50:00Z" w16du:dateUtc="2026-05-06T09:50:00Z"/>
          <w:rFonts w:ascii="Cambria" w:hAnsi="Cambria"/>
          <w:sz w:val="28"/>
          <w:szCs w:val="28"/>
        </w:rPr>
      </w:pPr>
      <w:moveFromRangeStart w:id="4264" w:author="Claire S" w:date="2026-05-06T10:50:00Z" w:name="move228957046"/>
      <w:moveFrom w:id="4265" w:author="Claire S" w:date="2026-05-06T10:50:00Z" w16du:dateUtc="2026-05-06T09:50:00Z">
        <w:del w:id="4266" w:author="Claire S" w:date="2026-05-26T09:02:00Z" w16du:dateUtc="2026-05-26T08:02:00Z">
          <w:r w:rsidDel="00060DE0">
            <w:rPr>
              <w:rFonts w:ascii="Cambria" w:hAnsi="Cambria"/>
              <w:sz w:val="28"/>
              <w:szCs w:val="28"/>
            </w:rPr>
            <w:delText xml:space="preserve">But drippy Violet was probably dying to get off with </w:delText>
          </w:r>
          <w:r w:rsidR="00445669" w:rsidDel="00060DE0">
            <w:rPr>
              <w:rFonts w:ascii="Cambria" w:hAnsi="Cambria"/>
              <w:sz w:val="28"/>
              <w:szCs w:val="28"/>
            </w:rPr>
            <w:delText>Ishan</w:delText>
          </w:r>
          <w:r w:rsidDel="00060DE0">
            <w:rPr>
              <w:rFonts w:ascii="Cambria" w:hAnsi="Cambria"/>
              <w:sz w:val="28"/>
              <w:szCs w:val="28"/>
            </w:rPr>
            <w:delText>.</w:delText>
          </w:r>
        </w:del>
      </w:moveFrom>
    </w:p>
    <w:moveFromRangeEnd w:id="4264"/>
    <w:p w14:paraId="776E1972" w14:textId="3BF13BDC" w:rsidR="000809DA" w:rsidDel="00060DE0" w:rsidRDefault="008F7197" w:rsidP="00A32457">
      <w:pPr>
        <w:spacing w:line="360" w:lineRule="auto"/>
        <w:contextualSpacing/>
        <w:rPr>
          <w:del w:id="4267" w:author="Claire S" w:date="2026-05-26T09:02:00Z" w16du:dateUtc="2026-05-26T08:02:00Z"/>
          <w:rFonts w:ascii="Cambria" w:hAnsi="Cambria"/>
          <w:sz w:val="28"/>
          <w:szCs w:val="28"/>
        </w:rPr>
      </w:pPr>
      <w:del w:id="4268" w:author="Claire S" w:date="2026-05-26T09:02:00Z" w16du:dateUtc="2026-05-26T08:02:00Z">
        <w:r w:rsidDel="00060DE0">
          <w:rPr>
            <w:rFonts w:ascii="Cambria" w:hAnsi="Cambria"/>
            <w:sz w:val="28"/>
            <w:szCs w:val="28"/>
          </w:rPr>
          <w:tab/>
          <w:delText>‘</w:delText>
        </w:r>
        <w:r w:rsidR="00DC029C" w:rsidDel="00060DE0">
          <w:rPr>
            <w:rFonts w:ascii="Cambria" w:hAnsi="Cambria"/>
            <w:sz w:val="28"/>
            <w:szCs w:val="28"/>
          </w:rPr>
          <w:delText>I d</w:delText>
        </w:r>
        <w:r w:rsidDel="00060DE0">
          <w:rPr>
            <w:rFonts w:ascii="Cambria" w:hAnsi="Cambria"/>
            <w:sz w:val="28"/>
            <w:szCs w:val="28"/>
          </w:rPr>
          <w:delText xml:space="preserve">o </w:delText>
        </w:r>
        <w:r w:rsidR="00FF3655" w:rsidDel="00060DE0">
          <w:rPr>
            <w:rFonts w:ascii="Cambria" w:hAnsi="Cambria"/>
            <w:sz w:val="28"/>
            <w:szCs w:val="28"/>
          </w:rPr>
          <w:delText>feel a bit freaked out by that whole stunt</w:delText>
        </w:r>
      </w:del>
      <w:del w:id="4269" w:author="Claire S" w:date="2026-05-11T12:50:00Z" w16du:dateUtc="2026-05-11T11:50:00Z">
        <w:r w:rsidR="00FF3655" w:rsidDel="00E82AF0">
          <w:rPr>
            <w:rFonts w:ascii="Cambria" w:hAnsi="Cambria"/>
            <w:sz w:val="28"/>
            <w:szCs w:val="28"/>
          </w:rPr>
          <w:delText xml:space="preserve"> though</w:delText>
        </w:r>
      </w:del>
      <w:del w:id="4270" w:author="Claire S" w:date="2026-05-26T09:02:00Z" w16du:dateUtc="2026-05-26T08:02:00Z">
        <w:r w:rsidR="00FF3655" w:rsidDel="00060DE0">
          <w:rPr>
            <w:rFonts w:ascii="Cambria" w:hAnsi="Cambria"/>
            <w:sz w:val="28"/>
            <w:szCs w:val="28"/>
          </w:rPr>
          <w:delText>,</w:delText>
        </w:r>
        <w:r w:rsidDel="00060DE0">
          <w:rPr>
            <w:rFonts w:ascii="Cambria" w:hAnsi="Cambria"/>
            <w:sz w:val="28"/>
            <w:szCs w:val="28"/>
          </w:rPr>
          <w:delText xml:space="preserve">’ Violet </w:delText>
        </w:r>
      </w:del>
      <w:del w:id="4271" w:author="Claire S" w:date="2026-05-11T12:50:00Z" w16du:dateUtc="2026-05-11T11:50:00Z">
        <w:r w:rsidDel="00E82AF0">
          <w:rPr>
            <w:rFonts w:ascii="Cambria" w:hAnsi="Cambria"/>
            <w:sz w:val="28"/>
            <w:szCs w:val="28"/>
          </w:rPr>
          <w:delText>said nervously</w:delText>
        </w:r>
      </w:del>
      <w:del w:id="4272" w:author="Claire S" w:date="2026-05-26T09:02:00Z" w16du:dateUtc="2026-05-26T08:02:00Z">
        <w:r w:rsidR="00414C2C" w:rsidDel="00060DE0">
          <w:rPr>
            <w:rFonts w:ascii="Cambria" w:hAnsi="Cambria"/>
            <w:sz w:val="28"/>
            <w:szCs w:val="28"/>
          </w:rPr>
          <w:delText>.</w:delText>
        </w:r>
        <w:r w:rsidR="00EF0FD8" w:rsidDel="00060DE0">
          <w:rPr>
            <w:rFonts w:ascii="Cambria" w:hAnsi="Cambria"/>
            <w:sz w:val="28"/>
            <w:szCs w:val="28"/>
          </w:rPr>
          <w:delText xml:space="preserve"> </w:delText>
        </w:r>
      </w:del>
    </w:p>
    <w:p w14:paraId="2EFCB9BB" w14:textId="20C82A11" w:rsidR="008F7197" w:rsidDel="00060DE0" w:rsidRDefault="00EF2710" w:rsidP="001C02F4">
      <w:pPr>
        <w:spacing w:line="360" w:lineRule="auto"/>
        <w:ind w:firstLine="720"/>
        <w:contextualSpacing/>
        <w:rPr>
          <w:del w:id="4273" w:author="Claire S" w:date="2026-05-26T09:02:00Z" w16du:dateUtc="2026-05-26T08:02:00Z"/>
          <w:rFonts w:ascii="Cambria" w:hAnsi="Cambria"/>
          <w:sz w:val="28"/>
          <w:szCs w:val="28"/>
        </w:rPr>
      </w:pPr>
      <w:del w:id="4274" w:author="Claire S" w:date="2026-05-26T09:02:00Z" w16du:dateUtc="2026-05-26T08:02:00Z">
        <w:r w:rsidDel="00060DE0">
          <w:rPr>
            <w:rFonts w:ascii="Cambria" w:hAnsi="Cambria"/>
            <w:sz w:val="28"/>
            <w:szCs w:val="28"/>
          </w:rPr>
          <w:delText xml:space="preserve">God, </w:delText>
        </w:r>
      </w:del>
      <w:del w:id="4275" w:author="Claire S" w:date="2026-05-25T14:03:00Z" w16du:dateUtc="2026-05-25T13:03:00Z">
        <w:r w:rsidDel="00C8077F">
          <w:rPr>
            <w:rFonts w:ascii="Cambria" w:hAnsi="Cambria"/>
            <w:sz w:val="28"/>
            <w:szCs w:val="28"/>
          </w:rPr>
          <w:delText>c</w:delText>
        </w:r>
        <w:r w:rsidR="00EF0FD8" w:rsidDel="00C8077F">
          <w:rPr>
            <w:rFonts w:ascii="Cambria" w:hAnsi="Cambria"/>
            <w:sz w:val="28"/>
            <w:szCs w:val="28"/>
          </w:rPr>
          <w:delText xml:space="preserve">ouldn’t she just </w:delText>
        </w:r>
      </w:del>
      <w:del w:id="4276" w:author="Claire S" w:date="2026-05-07T08:41:00Z" w16du:dateUtc="2026-05-07T07:41:00Z">
        <w:r w:rsidR="00FF3655" w:rsidDel="001C02F4">
          <w:rPr>
            <w:rFonts w:ascii="Cambria" w:hAnsi="Cambria"/>
            <w:sz w:val="28"/>
            <w:szCs w:val="28"/>
          </w:rPr>
          <w:delText>shut up</w:delText>
        </w:r>
      </w:del>
      <w:del w:id="4277" w:author="Claire S" w:date="2026-05-25T14:03:00Z" w16du:dateUtc="2026-05-25T13:03:00Z">
        <w:r w:rsidR="00EF0FD8" w:rsidDel="00C8077F">
          <w:rPr>
            <w:rFonts w:ascii="Cambria" w:hAnsi="Cambria"/>
            <w:sz w:val="28"/>
            <w:szCs w:val="28"/>
          </w:rPr>
          <w:delText>?</w:delText>
        </w:r>
      </w:del>
      <w:del w:id="4278" w:author="Claire S" w:date="2026-05-06T10:50:00Z" w16du:dateUtc="2026-05-06T09:50:00Z">
        <w:r w:rsidR="00EF0FD8">
          <w:rPr>
            <w:rFonts w:ascii="Cambria" w:hAnsi="Cambria"/>
            <w:sz w:val="28"/>
            <w:szCs w:val="28"/>
          </w:rPr>
          <w:delText xml:space="preserve"> </w:delText>
        </w:r>
      </w:del>
      <w:del w:id="4279" w:author="Claire S" w:date="2026-05-26T09:02:00Z" w16du:dateUtc="2026-05-26T08:02:00Z">
        <w:r w:rsidR="00EF0FD8" w:rsidDel="00060DE0">
          <w:rPr>
            <w:rFonts w:ascii="Cambria" w:hAnsi="Cambria"/>
            <w:sz w:val="28"/>
            <w:szCs w:val="28"/>
          </w:rPr>
          <w:delText xml:space="preserve"> </w:delText>
        </w:r>
        <w:r w:rsidR="008F7197" w:rsidDel="00060DE0">
          <w:rPr>
            <w:rFonts w:ascii="Cambria" w:hAnsi="Cambria"/>
            <w:sz w:val="28"/>
            <w:szCs w:val="28"/>
          </w:rPr>
          <w:delText>Savannah roll</w:delText>
        </w:r>
      </w:del>
      <w:del w:id="4280" w:author="Claire S" w:date="2026-05-08T08:24:00Z" w16du:dateUtc="2026-05-08T07:24:00Z">
        <w:r w:rsidR="008F7197" w:rsidDel="000847FB">
          <w:rPr>
            <w:rFonts w:ascii="Cambria" w:hAnsi="Cambria"/>
            <w:sz w:val="28"/>
            <w:szCs w:val="28"/>
          </w:rPr>
          <w:delText>ed</w:delText>
        </w:r>
      </w:del>
      <w:del w:id="4281" w:author="Claire S" w:date="2026-05-26T09:02:00Z" w16du:dateUtc="2026-05-26T08:02:00Z">
        <w:r w:rsidR="008F7197" w:rsidDel="00060DE0">
          <w:rPr>
            <w:rFonts w:ascii="Cambria" w:hAnsi="Cambria"/>
            <w:sz w:val="28"/>
            <w:szCs w:val="28"/>
          </w:rPr>
          <w:delText xml:space="preserve"> her eyes</w:delText>
        </w:r>
        <w:r w:rsidR="00414C2C" w:rsidDel="00060DE0">
          <w:rPr>
            <w:rFonts w:ascii="Cambria" w:hAnsi="Cambria"/>
            <w:sz w:val="28"/>
            <w:szCs w:val="28"/>
          </w:rPr>
          <w:delText xml:space="preserve"> </w:delText>
        </w:r>
      </w:del>
      <w:del w:id="4282" w:author="Claire S" w:date="2026-05-08T08:25:00Z" w16du:dateUtc="2026-05-08T07:25:00Z">
        <w:r w:rsidR="00414C2C" w:rsidDel="000847FB">
          <w:rPr>
            <w:rFonts w:ascii="Cambria" w:hAnsi="Cambria"/>
            <w:sz w:val="28"/>
            <w:szCs w:val="28"/>
          </w:rPr>
          <w:delText xml:space="preserve">as </w:delText>
        </w:r>
      </w:del>
      <w:del w:id="4283" w:author="Claire S" w:date="2026-05-26T09:02:00Z" w16du:dateUtc="2026-05-26T08:02:00Z">
        <w:r w:rsidR="00414C2C" w:rsidDel="00060DE0">
          <w:rPr>
            <w:rFonts w:ascii="Cambria" w:hAnsi="Cambria"/>
            <w:sz w:val="28"/>
            <w:szCs w:val="28"/>
          </w:rPr>
          <w:delText>Violet gave her a tentative smile</w:delText>
        </w:r>
        <w:r w:rsidR="00EF0FD8" w:rsidDel="00060DE0">
          <w:rPr>
            <w:rFonts w:ascii="Cambria" w:hAnsi="Cambria"/>
            <w:sz w:val="28"/>
            <w:szCs w:val="28"/>
          </w:rPr>
          <w:delText>.</w:delText>
        </w:r>
        <w:r w:rsidDel="00060DE0">
          <w:rPr>
            <w:rFonts w:ascii="Cambria" w:hAnsi="Cambria"/>
            <w:sz w:val="28"/>
            <w:szCs w:val="28"/>
          </w:rPr>
          <w:delText xml:space="preserve"> ‘</w:delText>
        </w:r>
        <w:r w:rsidR="00FF3655" w:rsidDel="00060DE0">
          <w:rPr>
            <w:rFonts w:ascii="Cambria" w:hAnsi="Cambria"/>
            <w:sz w:val="28"/>
            <w:szCs w:val="28"/>
          </w:rPr>
          <w:delText>Don’t you?’</w:delText>
        </w:r>
      </w:del>
    </w:p>
    <w:p w14:paraId="1BEF7B55" w14:textId="2723D9AA" w:rsidR="00362A8E" w:rsidDel="00060DE0" w:rsidRDefault="008F7197" w:rsidP="00A32457">
      <w:pPr>
        <w:spacing w:line="360" w:lineRule="auto"/>
        <w:contextualSpacing/>
        <w:rPr>
          <w:del w:id="4284" w:author="Claire S" w:date="2026-05-26T09:02:00Z" w16du:dateUtc="2026-05-26T08:02:00Z"/>
          <w:rFonts w:ascii="Cambria" w:hAnsi="Cambria"/>
          <w:sz w:val="28"/>
          <w:szCs w:val="28"/>
        </w:rPr>
      </w:pPr>
      <w:del w:id="4285" w:author="Claire S" w:date="2026-05-26T09:02:00Z" w16du:dateUtc="2026-05-26T08:02:00Z">
        <w:r w:rsidDel="00060DE0">
          <w:rPr>
            <w:rFonts w:ascii="Cambria" w:hAnsi="Cambria"/>
            <w:sz w:val="28"/>
            <w:szCs w:val="28"/>
          </w:rPr>
          <w:tab/>
        </w:r>
        <w:r w:rsidR="00362A8E" w:rsidDel="00060DE0">
          <w:rPr>
            <w:rFonts w:ascii="Cambria" w:hAnsi="Cambria"/>
            <w:sz w:val="28"/>
            <w:szCs w:val="28"/>
          </w:rPr>
          <w:delText>‘I really wouldn’t worry about i</w:delText>
        </w:r>
        <w:r w:rsidR="00FF3655" w:rsidDel="00060DE0">
          <w:rPr>
            <w:rFonts w:ascii="Cambria" w:hAnsi="Cambria"/>
            <w:sz w:val="28"/>
            <w:szCs w:val="28"/>
          </w:rPr>
          <w:delText xml:space="preserve">t, love,’ Jackson Rayne </w:delText>
        </w:r>
      </w:del>
      <w:del w:id="4286" w:author="Claire S" w:date="2026-05-06T10:51:00Z" w16du:dateUtc="2026-05-06T09:51:00Z">
        <w:r w:rsidR="00FF3655" w:rsidDel="00703D99">
          <w:rPr>
            <w:rFonts w:ascii="Cambria" w:hAnsi="Cambria"/>
            <w:sz w:val="28"/>
            <w:szCs w:val="28"/>
          </w:rPr>
          <w:delText>turned to</w:delText>
        </w:r>
      </w:del>
      <w:del w:id="4287" w:author="Claire S" w:date="2026-05-26T09:02:00Z" w16du:dateUtc="2026-05-26T08:02:00Z">
        <w:r w:rsidR="00FF3655" w:rsidDel="00060DE0">
          <w:rPr>
            <w:rFonts w:ascii="Cambria" w:hAnsi="Cambria"/>
            <w:sz w:val="28"/>
            <w:szCs w:val="28"/>
          </w:rPr>
          <w:delText xml:space="preserve"> Violet </w:delText>
        </w:r>
      </w:del>
      <w:del w:id="4288" w:author="Claire S" w:date="2026-05-06T10:51:00Z" w16du:dateUtc="2026-05-06T09:51:00Z">
        <w:r w:rsidR="00FF3655" w:rsidDel="00703D99">
          <w:rPr>
            <w:rFonts w:ascii="Cambria" w:hAnsi="Cambria"/>
            <w:sz w:val="28"/>
            <w:szCs w:val="28"/>
          </w:rPr>
          <w:delText xml:space="preserve">with </w:delText>
        </w:r>
      </w:del>
      <w:del w:id="4289" w:author="Claire S" w:date="2026-05-26T09:02:00Z" w16du:dateUtc="2026-05-26T08:02:00Z">
        <w:r w:rsidR="00FF3655" w:rsidDel="00060DE0">
          <w:rPr>
            <w:rFonts w:ascii="Cambria" w:hAnsi="Cambria"/>
            <w:sz w:val="28"/>
            <w:szCs w:val="28"/>
          </w:rPr>
          <w:delText>a reassuring smile.</w:delText>
        </w:r>
        <w:r w:rsidR="00445C82" w:rsidDel="00060DE0">
          <w:rPr>
            <w:rFonts w:ascii="Cambria" w:hAnsi="Cambria"/>
            <w:sz w:val="28"/>
            <w:szCs w:val="28"/>
          </w:rPr>
          <w:delText xml:space="preserve"> </w:delText>
        </w:r>
        <w:r w:rsidR="00FF3655" w:rsidDel="00060DE0">
          <w:rPr>
            <w:rFonts w:ascii="Cambria" w:hAnsi="Cambria"/>
            <w:sz w:val="28"/>
            <w:szCs w:val="28"/>
          </w:rPr>
          <w:delText>‘</w:delText>
        </w:r>
        <w:r w:rsidR="008A545C" w:rsidDel="00060DE0">
          <w:rPr>
            <w:rFonts w:ascii="Cambria" w:hAnsi="Cambria"/>
            <w:sz w:val="28"/>
            <w:szCs w:val="28"/>
          </w:rPr>
          <w:delText>I</w:delText>
        </w:r>
      </w:del>
      <w:del w:id="4290" w:author="Claire S" w:date="2026-05-07T08:41:00Z" w16du:dateUtc="2026-05-07T07:41:00Z">
        <w:r w:rsidR="008A545C" w:rsidDel="001C02F4">
          <w:rPr>
            <w:rFonts w:ascii="Cambria" w:hAnsi="Cambria"/>
            <w:sz w:val="28"/>
            <w:szCs w:val="28"/>
          </w:rPr>
          <w:delText xml:space="preserve"> bet i</w:delText>
        </w:r>
      </w:del>
      <w:del w:id="4291" w:author="Claire S" w:date="2026-05-26T09:02:00Z" w16du:dateUtc="2026-05-26T08:02:00Z">
        <w:r w:rsidR="00445C82" w:rsidDel="00060DE0">
          <w:rPr>
            <w:rFonts w:ascii="Cambria" w:hAnsi="Cambria"/>
            <w:sz w:val="28"/>
            <w:szCs w:val="28"/>
          </w:rPr>
          <w:delText>t’s just some lame joke.</w:delText>
        </w:r>
        <w:r w:rsidR="00362A8E" w:rsidDel="00060DE0">
          <w:rPr>
            <w:rFonts w:ascii="Cambria" w:hAnsi="Cambria"/>
            <w:sz w:val="28"/>
            <w:szCs w:val="28"/>
          </w:rPr>
          <w:delText xml:space="preserve">’ </w:delText>
        </w:r>
      </w:del>
    </w:p>
    <w:p w14:paraId="53683CD0" w14:textId="4EB301E7" w:rsidR="00362A8E" w:rsidDel="00060DE0" w:rsidRDefault="001950EA" w:rsidP="00362A8E">
      <w:pPr>
        <w:spacing w:line="360" w:lineRule="auto"/>
        <w:ind w:firstLine="720"/>
        <w:contextualSpacing/>
        <w:rPr>
          <w:del w:id="4292" w:author="Claire S" w:date="2026-05-26T09:02:00Z" w16du:dateUtc="2026-05-26T08:02:00Z"/>
          <w:rFonts w:ascii="Cambria" w:hAnsi="Cambria"/>
          <w:sz w:val="28"/>
          <w:szCs w:val="28"/>
        </w:rPr>
      </w:pPr>
      <w:del w:id="4293" w:author="Claire S" w:date="2026-05-26T09:02:00Z" w16du:dateUtc="2026-05-26T08:02:00Z">
        <w:r w:rsidDel="00060DE0">
          <w:rPr>
            <w:rFonts w:ascii="Cambria" w:hAnsi="Cambria"/>
            <w:sz w:val="28"/>
            <w:szCs w:val="28"/>
          </w:rPr>
          <w:delText xml:space="preserve">Savannah </w:delText>
        </w:r>
      </w:del>
      <w:del w:id="4294" w:author="Claire S" w:date="2026-05-06T10:51:00Z" w16du:dateUtc="2026-05-06T09:51:00Z">
        <w:r>
          <w:rPr>
            <w:rFonts w:ascii="Cambria" w:hAnsi="Cambria"/>
            <w:sz w:val="28"/>
            <w:szCs w:val="28"/>
          </w:rPr>
          <w:delText xml:space="preserve">smiled </w:delText>
        </w:r>
      </w:del>
      <w:del w:id="4295" w:author="Claire S" w:date="2026-05-26T09:02:00Z" w16du:dateUtc="2026-05-26T08:02:00Z">
        <w:r w:rsidDel="00060DE0">
          <w:rPr>
            <w:rFonts w:ascii="Cambria" w:hAnsi="Cambria"/>
            <w:sz w:val="28"/>
            <w:szCs w:val="28"/>
          </w:rPr>
          <w:delText>at him gratefully.</w:delText>
        </w:r>
        <w:r w:rsidR="00362A8E" w:rsidDel="00060DE0">
          <w:rPr>
            <w:rFonts w:ascii="Cambria" w:hAnsi="Cambria"/>
            <w:sz w:val="28"/>
            <w:szCs w:val="28"/>
          </w:rPr>
          <w:delText xml:space="preserve"> </w:delText>
        </w:r>
        <w:r w:rsidR="000809DA" w:rsidDel="00060DE0">
          <w:rPr>
            <w:rFonts w:ascii="Cambria" w:hAnsi="Cambria"/>
            <w:sz w:val="28"/>
            <w:szCs w:val="28"/>
          </w:rPr>
          <w:delText>‘Yeah</w:delText>
        </w:r>
        <w:r w:rsidR="00362A8E" w:rsidDel="00060DE0">
          <w:rPr>
            <w:rFonts w:ascii="Cambria" w:hAnsi="Cambria"/>
            <w:sz w:val="28"/>
            <w:szCs w:val="28"/>
          </w:rPr>
          <w:delText>,</w:delText>
        </w:r>
        <w:r w:rsidR="000809DA" w:rsidDel="00060DE0">
          <w:rPr>
            <w:rFonts w:ascii="Cambria" w:hAnsi="Cambria"/>
            <w:sz w:val="28"/>
            <w:szCs w:val="28"/>
          </w:rPr>
          <w:delText xml:space="preserve"> </w:delText>
        </w:r>
        <w:r w:rsidR="006D498F" w:rsidDel="00060DE0">
          <w:rPr>
            <w:rFonts w:ascii="Cambria" w:hAnsi="Cambria"/>
            <w:sz w:val="28"/>
            <w:szCs w:val="28"/>
          </w:rPr>
          <w:delText>let’s not</w:delText>
        </w:r>
        <w:r w:rsidR="000809DA" w:rsidDel="00060DE0">
          <w:rPr>
            <w:rFonts w:ascii="Cambria" w:hAnsi="Cambria"/>
            <w:sz w:val="28"/>
            <w:szCs w:val="28"/>
          </w:rPr>
          <w:delText xml:space="preserve"> worry.’ </w:delText>
        </w:r>
        <w:r w:rsidR="00362A8E" w:rsidDel="00060DE0">
          <w:rPr>
            <w:rFonts w:ascii="Cambria" w:hAnsi="Cambria"/>
            <w:sz w:val="28"/>
            <w:szCs w:val="28"/>
          </w:rPr>
          <w:delText>She patted Dex’s thigh, but he didn’t look worried</w:delText>
        </w:r>
        <w:r w:rsidR="00BB1AD0" w:rsidDel="00060DE0">
          <w:rPr>
            <w:rFonts w:ascii="Cambria" w:hAnsi="Cambria"/>
            <w:sz w:val="28"/>
            <w:szCs w:val="28"/>
          </w:rPr>
          <w:delText>;</w:delText>
        </w:r>
        <w:r w:rsidR="00362A8E" w:rsidDel="00060DE0">
          <w:rPr>
            <w:rFonts w:ascii="Cambria" w:hAnsi="Cambria"/>
            <w:sz w:val="28"/>
            <w:szCs w:val="28"/>
          </w:rPr>
          <w:delText xml:space="preserve"> he just looked </w:delText>
        </w:r>
        <w:r w:rsidR="00EF0FD8" w:rsidDel="00060DE0">
          <w:rPr>
            <w:rFonts w:ascii="Cambria" w:hAnsi="Cambria"/>
            <w:sz w:val="28"/>
            <w:szCs w:val="28"/>
          </w:rPr>
          <w:delText xml:space="preserve">as if he was </w:delText>
        </w:r>
        <w:r w:rsidR="00362A8E" w:rsidDel="00060DE0">
          <w:rPr>
            <w:rFonts w:ascii="Cambria" w:hAnsi="Cambria"/>
            <w:sz w:val="28"/>
            <w:szCs w:val="28"/>
          </w:rPr>
          <w:delText xml:space="preserve">in pain. </w:delText>
        </w:r>
      </w:del>
    </w:p>
    <w:p w14:paraId="67E67BD1" w14:textId="505B8134" w:rsidR="007310B9" w:rsidRDefault="00414C2C" w:rsidP="008714D2">
      <w:pPr>
        <w:spacing w:line="360" w:lineRule="auto"/>
        <w:ind w:firstLine="720"/>
        <w:contextualSpacing/>
        <w:rPr>
          <w:del w:id="4296" w:author="Claire S" w:date="2026-05-06T10:52:00Z" w16du:dateUtc="2026-05-06T09:52:00Z"/>
          <w:rFonts w:ascii="Cambria" w:hAnsi="Cambria"/>
          <w:sz w:val="28"/>
          <w:szCs w:val="28"/>
        </w:rPr>
      </w:pPr>
      <w:del w:id="4297" w:author="Claire S" w:date="2026-05-11T12:50:00Z" w16du:dateUtc="2026-05-11T11:50:00Z">
        <w:r w:rsidDel="00CF58C1">
          <w:rPr>
            <w:rFonts w:ascii="Cambria" w:hAnsi="Cambria"/>
            <w:sz w:val="28"/>
            <w:szCs w:val="28"/>
          </w:rPr>
          <w:delText xml:space="preserve">Which meant he might </w:delText>
        </w:r>
        <w:r w:rsidR="008714D2" w:rsidDel="00CF58C1">
          <w:rPr>
            <w:rFonts w:ascii="Cambria" w:hAnsi="Cambria"/>
            <w:sz w:val="28"/>
            <w:szCs w:val="28"/>
          </w:rPr>
          <w:delText xml:space="preserve">want to </w:delText>
        </w:r>
        <w:r w:rsidDel="00CF58C1">
          <w:rPr>
            <w:rFonts w:ascii="Cambria" w:hAnsi="Cambria"/>
            <w:sz w:val="28"/>
            <w:szCs w:val="28"/>
          </w:rPr>
          <w:delText xml:space="preserve">go home, she realised. </w:delText>
        </w:r>
      </w:del>
      <w:del w:id="4298" w:author="Claire S" w:date="2026-05-26T09:02:00Z" w16du:dateUtc="2026-05-26T08:02:00Z">
        <w:r w:rsidR="00C336D7" w:rsidDel="00060DE0">
          <w:rPr>
            <w:rFonts w:ascii="Cambria" w:hAnsi="Cambria"/>
            <w:sz w:val="28"/>
            <w:szCs w:val="28"/>
          </w:rPr>
          <w:delText>flash</w:delText>
        </w:r>
        <w:r w:rsidR="00330E9A" w:rsidDel="00060DE0">
          <w:rPr>
            <w:rFonts w:ascii="Cambria" w:hAnsi="Cambria"/>
            <w:sz w:val="28"/>
            <w:szCs w:val="28"/>
          </w:rPr>
          <w:delText xml:space="preserve">ex </w:delText>
        </w:r>
        <w:r w:rsidR="00667163" w:rsidDel="00060DE0">
          <w:rPr>
            <w:rFonts w:ascii="Cambria" w:hAnsi="Cambria"/>
            <w:sz w:val="28"/>
            <w:szCs w:val="28"/>
          </w:rPr>
          <w:delText>didn’t come into Langley’sbecause he was ing</w:delText>
        </w:r>
        <w:r w:rsidR="00330E9A" w:rsidDel="00060DE0">
          <w:rPr>
            <w:rFonts w:ascii="Cambria" w:hAnsi="Cambria"/>
            <w:sz w:val="28"/>
            <w:szCs w:val="28"/>
          </w:rPr>
          <w:delText xml:space="preserve"> </w:delText>
        </w:r>
      </w:del>
      <w:del w:id="4299" w:author="Claire S" w:date="2026-04-30T11:23:00Z" w16du:dateUtc="2026-04-30T10:23:00Z">
        <w:r>
          <w:rPr>
            <w:rFonts w:ascii="Cambria" w:hAnsi="Cambria"/>
            <w:sz w:val="28"/>
            <w:szCs w:val="28"/>
          </w:rPr>
          <w:delText xml:space="preserve"> </w:delText>
        </w:r>
      </w:del>
      <w:del w:id="4300" w:author="Claire S" w:date="2026-05-26T09:02:00Z" w16du:dateUtc="2026-05-26T08:02:00Z">
        <w:r w:rsidDel="00060DE0">
          <w:rPr>
            <w:rFonts w:ascii="Cambria" w:hAnsi="Cambria"/>
            <w:sz w:val="28"/>
            <w:szCs w:val="28"/>
          </w:rPr>
          <w:delText xml:space="preserve">But </w:delText>
        </w:r>
        <w:r w:rsidR="007310B9" w:rsidDel="00060DE0">
          <w:rPr>
            <w:rFonts w:ascii="Cambria" w:hAnsi="Cambria"/>
            <w:sz w:val="28"/>
            <w:szCs w:val="28"/>
          </w:rPr>
          <w:delText>S</w:delText>
        </w:r>
        <w:r w:rsidR="004F672A" w:rsidDel="00060DE0">
          <w:rPr>
            <w:rFonts w:ascii="Cambria" w:hAnsi="Cambria"/>
            <w:sz w:val="28"/>
            <w:szCs w:val="28"/>
          </w:rPr>
          <w:delText>avannah</w:delText>
        </w:r>
        <w:r w:rsidR="007310B9" w:rsidDel="00060DE0">
          <w:rPr>
            <w:rFonts w:ascii="Cambria" w:hAnsi="Cambria"/>
            <w:sz w:val="28"/>
            <w:szCs w:val="28"/>
          </w:rPr>
          <w:delText xml:space="preserve"> didn’t </w:delText>
        </w:r>
      </w:del>
      <w:del w:id="4301" w:author="Claire S" w:date="2026-04-30T11:23:00Z" w16du:dateUtc="2026-04-30T10:23:00Z">
        <w:r w:rsidR="007310B9">
          <w:rPr>
            <w:rFonts w:ascii="Cambria" w:hAnsi="Cambria"/>
            <w:sz w:val="28"/>
            <w:szCs w:val="28"/>
          </w:rPr>
          <w:delText>even feel bad</w:delText>
        </w:r>
        <w:r>
          <w:rPr>
            <w:rFonts w:ascii="Cambria" w:hAnsi="Cambria"/>
            <w:sz w:val="28"/>
            <w:szCs w:val="28"/>
          </w:rPr>
          <w:delText xml:space="preserve"> about</w:delText>
        </w:r>
      </w:del>
      <w:del w:id="4302" w:author="Claire S" w:date="2026-05-26T09:02:00Z" w16du:dateUtc="2026-05-26T08:02:00Z">
        <w:r w:rsidDel="00060DE0">
          <w:rPr>
            <w:rFonts w:ascii="Cambria" w:hAnsi="Cambria"/>
            <w:sz w:val="28"/>
            <w:szCs w:val="28"/>
          </w:rPr>
          <w:delText xml:space="preserve"> that</w:delText>
        </w:r>
        <w:r w:rsidR="007310B9" w:rsidDel="00060DE0">
          <w:rPr>
            <w:rFonts w:ascii="Cambria" w:hAnsi="Cambria"/>
            <w:sz w:val="28"/>
            <w:szCs w:val="28"/>
          </w:rPr>
          <w:delText xml:space="preserve">. </w:delText>
        </w:r>
      </w:del>
      <w:del w:id="4303" w:author="Claire S" w:date="2026-05-06T10:51:00Z" w16du:dateUtc="2026-05-06T09:51:00Z">
        <w:r>
          <w:rPr>
            <w:rFonts w:ascii="Cambria" w:hAnsi="Cambria"/>
            <w:sz w:val="28"/>
            <w:szCs w:val="28"/>
          </w:rPr>
          <w:delText>S</w:delText>
        </w:r>
      </w:del>
      <w:del w:id="4304" w:author="Claire S" w:date="2026-05-26T09:02:00Z" w16du:dateUtc="2026-05-26T08:02:00Z">
        <w:r w:rsidDel="00060DE0">
          <w:rPr>
            <w:rFonts w:ascii="Cambria" w:hAnsi="Cambria"/>
            <w:sz w:val="28"/>
            <w:szCs w:val="28"/>
          </w:rPr>
          <w:delText>he</w:delText>
        </w:r>
      </w:del>
      <w:del w:id="4305" w:author="Claire S" w:date="2026-05-11T13:52:00Z" w16du:dateUtc="2026-05-11T12:52:00Z">
        <w:r>
          <w:rPr>
            <w:rFonts w:ascii="Cambria" w:hAnsi="Cambria"/>
            <w:sz w:val="28"/>
            <w:szCs w:val="28"/>
          </w:rPr>
          <w:delText xml:space="preserve"> </w:delText>
        </w:r>
        <w:r w:rsidR="001C1126">
          <w:rPr>
            <w:rFonts w:ascii="Cambria" w:hAnsi="Cambria"/>
            <w:sz w:val="28"/>
            <w:szCs w:val="28"/>
          </w:rPr>
          <w:delText>was</w:delText>
        </w:r>
      </w:del>
      <w:del w:id="4306" w:author="Claire S" w:date="2026-05-26T09:02:00Z" w16du:dateUtc="2026-05-26T08:02:00Z">
        <w:r w:rsidR="001C1126" w:rsidDel="00060DE0">
          <w:rPr>
            <w:rFonts w:ascii="Cambria" w:hAnsi="Cambria"/>
            <w:sz w:val="28"/>
            <w:szCs w:val="28"/>
          </w:rPr>
          <w:delText xml:space="preserve"> go</w:delText>
        </w:r>
      </w:del>
      <w:del w:id="4307" w:author="Claire S" w:date="2026-05-11T13:52:00Z" w16du:dateUtc="2026-05-11T12:52:00Z">
        <w:r w:rsidR="001C1126">
          <w:rPr>
            <w:rFonts w:ascii="Cambria" w:hAnsi="Cambria"/>
            <w:sz w:val="28"/>
            <w:szCs w:val="28"/>
          </w:rPr>
          <w:delText>ing</w:delText>
        </w:r>
      </w:del>
      <w:del w:id="4308" w:author="Claire S" w:date="2026-05-26T09:02:00Z" w16du:dateUtc="2026-05-26T08:02:00Z">
        <w:r w:rsidR="001C1126" w:rsidDel="00060DE0">
          <w:rPr>
            <w:rFonts w:ascii="Cambria" w:hAnsi="Cambria"/>
            <w:sz w:val="28"/>
            <w:szCs w:val="28"/>
          </w:rPr>
          <w:delText xml:space="preserve"> into Langley’s come what may</w:delText>
        </w:r>
      </w:del>
      <w:del w:id="4309" w:author="Claire S" w:date="2026-05-06T10:51:00Z" w16du:dateUtc="2026-05-06T09:51:00Z">
        <w:r w:rsidR="001C1126">
          <w:rPr>
            <w:rFonts w:ascii="Cambria" w:hAnsi="Cambria"/>
            <w:sz w:val="28"/>
            <w:szCs w:val="28"/>
          </w:rPr>
          <w:delText>: s</w:delText>
        </w:r>
      </w:del>
      <w:del w:id="4310" w:author="Claire S" w:date="2026-05-11T13:52:00Z" w16du:dateUtc="2026-05-11T12:52:00Z">
        <w:r w:rsidR="001C1126">
          <w:rPr>
            <w:rFonts w:ascii="Cambria" w:hAnsi="Cambria"/>
            <w:sz w:val="28"/>
            <w:szCs w:val="28"/>
          </w:rPr>
          <w:delText xml:space="preserve">he </w:delText>
        </w:r>
        <w:r>
          <w:rPr>
            <w:rFonts w:ascii="Cambria" w:hAnsi="Cambria"/>
            <w:sz w:val="28"/>
            <w:szCs w:val="28"/>
          </w:rPr>
          <w:delText>needed</w:delText>
        </w:r>
      </w:del>
      <w:del w:id="4311" w:author="Claire S" w:date="2026-05-26T09:02:00Z" w16du:dateUtc="2026-05-26T08:02:00Z">
        <w:r w:rsidDel="00060DE0">
          <w:rPr>
            <w:rFonts w:ascii="Cambria" w:hAnsi="Cambria"/>
            <w:sz w:val="28"/>
            <w:szCs w:val="28"/>
          </w:rPr>
          <w:delText xml:space="preserve"> a strong drink and distraction after th</w:delText>
        </w:r>
      </w:del>
      <w:del w:id="4312" w:author="Claire S" w:date="2026-05-11T13:52:00Z" w16du:dateUtc="2026-05-11T12:52:00Z">
        <w:r w:rsidDel="003C2850">
          <w:rPr>
            <w:rFonts w:ascii="Cambria" w:hAnsi="Cambria"/>
            <w:sz w:val="28"/>
            <w:szCs w:val="28"/>
          </w:rPr>
          <w:delText>at</w:delText>
        </w:r>
      </w:del>
      <w:del w:id="4313" w:author="Claire S" w:date="2026-05-26T09:02:00Z" w16du:dateUtc="2026-05-26T08:02:00Z">
        <w:r w:rsidDel="00060DE0">
          <w:rPr>
            <w:rFonts w:ascii="Cambria" w:hAnsi="Cambria"/>
            <w:sz w:val="28"/>
            <w:szCs w:val="28"/>
          </w:rPr>
          <w:delText xml:space="preserve"> shock</w:delText>
        </w:r>
      </w:del>
      <w:del w:id="4314" w:author="Claire S" w:date="2026-05-11T13:52:00Z" w16du:dateUtc="2026-05-11T12:52:00Z">
        <w:r>
          <w:rPr>
            <w:rFonts w:ascii="Cambria" w:hAnsi="Cambria"/>
            <w:sz w:val="28"/>
            <w:szCs w:val="28"/>
          </w:rPr>
          <w:delText>ing affair</w:delText>
        </w:r>
      </w:del>
      <w:del w:id="4315" w:author="Claire S" w:date="2026-05-26T09:02:00Z" w16du:dateUtc="2026-05-26T08:02:00Z">
        <w:r w:rsidR="00A559BB" w:rsidDel="00060DE0">
          <w:rPr>
            <w:rFonts w:ascii="Cambria" w:hAnsi="Cambria"/>
            <w:sz w:val="28"/>
            <w:szCs w:val="28"/>
          </w:rPr>
          <w:delText xml:space="preserve"> in the ballroom</w:delText>
        </w:r>
        <w:r w:rsidDel="00060DE0">
          <w:rPr>
            <w:rFonts w:ascii="Cambria" w:hAnsi="Cambria"/>
            <w:sz w:val="28"/>
            <w:szCs w:val="28"/>
          </w:rPr>
          <w:delText xml:space="preserve">.  </w:delText>
        </w:r>
        <w:r w:rsidR="00A559BB" w:rsidDel="00060DE0">
          <w:rPr>
            <w:rFonts w:ascii="Cambria" w:hAnsi="Cambria"/>
            <w:sz w:val="28"/>
            <w:szCs w:val="28"/>
          </w:rPr>
          <w:delText>W</w:delText>
        </w:r>
        <w:r w:rsidR="007310B9" w:rsidDel="00060DE0">
          <w:rPr>
            <w:rFonts w:ascii="Cambria" w:hAnsi="Cambria"/>
            <w:sz w:val="28"/>
            <w:szCs w:val="28"/>
          </w:rPr>
          <w:delText xml:space="preserve">hen Savannah had something or someone in her sights, she was like a </w:delText>
        </w:r>
        <w:r w:rsidR="002B54D9" w:rsidDel="00060DE0">
          <w:rPr>
            <w:rFonts w:ascii="Cambria" w:hAnsi="Cambria"/>
            <w:sz w:val="28"/>
            <w:szCs w:val="28"/>
          </w:rPr>
          <w:delText>guided</w:delText>
        </w:r>
        <w:r w:rsidR="007310B9" w:rsidDel="00060DE0">
          <w:rPr>
            <w:rFonts w:ascii="Cambria" w:hAnsi="Cambria"/>
            <w:sz w:val="28"/>
            <w:szCs w:val="28"/>
          </w:rPr>
          <w:delText xml:space="preserve"> missile.</w:delText>
        </w:r>
        <w:r w:rsidR="00EE580E" w:rsidDel="00060DE0">
          <w:rPr>
            <w:rFonts w:ascii="Cambria" w:hAnsi="Cambria"/>
            <w:sz w:val="28"/>
            <w:szCs w:val="28"/>
          </w:rPr>
          <w:delText xml:space="preserve">  </w:delText>
        </w:r>
      </w:del>
    </w:p>
    <w:p w14:paraId="5424FFC3" w14:textId="3C84B038" w:rsidR="00A049D1" w:rsidDel="00060DE0" w:rsidRDefault="00A049D1" w:rsidP="0058316A">
      <w:pPr>
        <w:spacing w:line="360" w:lineRule="auto"/>
        <w:ind w:firstLine="720"/>
        <w:contextualSpacing/>
        <w:rPr>
          <w:del w:id="4316" w:author="Claire S" w:date="2026-05-26T09:02:00Z" w16du:dateUtc="2026-05-26T08:02:00Z"/>
          <w:rFonts w:ascii="Cambria" w:hAnsi="Cambria"/>
          <w:sz w:val="28"/>
          <w:szCs w:val="28"/>
        </w:rPr>
      </w:pPr>
      <w:del w:id="4317" w:author="Claire S" w:date="2026-04-30T11:23:00Z" w16du:dateUtc="2026-04-30T10:23:00Z">
        <w:r>
          <w:rPr>
            <w:rFonts w:ascii="Cambria" w:hAnsi="Cambria"/>
            <w:sz w:val="28"/>
            <w:szCs w:val="28"/>
          </w:rPr>
          <w:delText>And</w:delText>
        </w:r>
      </w:del>
      <w:del w:id="4318" w:author="Claire S" w:date="2026-05-26T09:02:00Z" w16du:dateUtc="2026-05-26T08:02:00Z">
        <w:r w:rsidDel="00060DE0">
          <w:rPr>
            <w:rFonts w:ascii="Cambria" w:hAnsi="Cambria"/>
            <w:sz w:val="28"/>
            <w:szCs w:val="28"/>
          </w:rPr>
          <w:delText xml:space="preserve"> Jackson Rayne was </w:delText>
        </w:r>
        <w:r w:rsidR="004F672A" w:rsidDel="00060DE0">
          <w:rPr>
            <w:rFonts w:ascii="Cambria" w:hAnsi="Cambria"/>
            <w:sz w:val="28"/>
            <w:szCs w:val="28"/>
          </w:rPr>
          <w:delText xml:space="preserve">most definitely </w:delText>
        </w:r>
        <w:r w:rsidDel="00060DE0">
          <w:rPr>
            <w:rFonts w:ascii="Cambria" w:hAnsi="Cambria"/>
            <w:sz w:val="28"/>
            <w:szCs w:val="28"/>
          </w:rPr>
          <w:delText>in her sights.</w:delText>
        </w:r>
      </w:del>
    </w:p>
    <w:p w14:paraId="6878C244" w14:textId="49692B56" w:rsidR="008714D2" w:rsidDel="00060DE0" w:rsidRDefault="008714D2" w:rsidP="007310B9">
      <w:pPr>
        <w:spacing w:line="360" w:lineRule="auto"/>
        <w:contextualSpacing/>
        <w:rPr>
          <w:del w:id="4319" w:author="Claire S" w:date="2026-05-26T09:02:00Z" w16du:dateUtc="2026-05-26T08:02:00Z"/>
          <w:rFonts w:ascii="Cambria" w:hAnsi="Cambria"/>
          <w:b/>
          <w:bCs/>
          <w:sz w:val="28"/>
          <w:szCs w:val="28"/>
        </w:rPr>
      </w:pPr>
    </w:p>
    <w:p w14:paraId="1FF7FC66" w14:textId="62B057A9" w:rsidR="005920AB" w:rsidDel="00060DE0" w:rsidRDefault="005920AB" w:rsidP="007310B9">
      <w:pPr>
        <w:spacing w:line="360" w:lineRule="auto"/>
        <w:contextualSpacing/>
        <w:rPr>
          <w:del w:id="4320" w:author="Claire S" w:date="2026-05-26T09:02:00Z" w16du:dateUtc="2026-05-26T08:02:00Z"/>
          <w:rFonts w:ascii="Cambria" w:hAnsi="Cambria"/>
          <w:b/>
          <w:bCs/>
          <w:sz w:val="28"/>
          <w:szCs w:val="28"/>
        </w:rPr>
      </w:pPr>
    </w:p>
    <w:p w14:paraId="52293066" w14:textId="221FCAEF" w:rsidR="005920AB" w:rsidDel="00060DE0" w:rsidRDefault="005920AB" w:rsidP="007310B9">
      <w:pPr>
        <w:spacing w:line="360" w:lineRule="auto"/>
        <w:contextualSpacing/>
        <w:rPr>
          <w:del w:id="4321" w:author="Claire S" w:date="2026-05-26T09:02:00Z" w16du:dateUtc="2026-05-26T08:02:00Z"/>
          <w:rFonts w:ascii="Cambria" w:hAnsi="Cambria"/>
          <w:b/>
          <w:bCs/>
          <w:sz w:val="28"/>
          <w:szCs w:val="28"/>
        </w:rPr>
      </w:pPr>
    </w:p>
    <w:p w14:paraId="5F53892B" w14:textId="38B8F2D0" w:rsidR="005920AB" w:rsidDel="00060DE0" w:rsidRDefault="005920AB" w:rsidP="007310B9">
      <w:pPr>
        <w:spacing w:line="360" w:lineRule="auto"/>
        <w:contextualSpacing/>
        <w:rPr>
          <w:del w:id="4322" w:author="Claire S" w:date="2026-05-26T09:02:00Z" w16du:dateUtc="2026-05-26T08:02:00Z"/>
          <w:rFonts w:ascii="Cambria" w:hAnsi="Cambria"/>
          <w:b/>
          <w:bCs/>
          <w:sz w:val="28"/>
          <w:szCs w:val="28"/>
        </w:rPr>
      </w:pPr>
    </w:p>
    <w:p w14:paraId="061E7E2B" w14:textId="4D8C71BE" w:rsidR="00664015" w:rsidDel="00060DE0" w:rsidRDefault="00664015" w:rsidP="007310B9">
      <w:pPr>
        <w:spacing w:line="360" w:lineRule="auto"/>
        <w:contextualSpacing/>
        <w:rPr>
          <w:del w:id="4323" w:author="Claire S" w:date="2026-05-26T09:02:00Z" w16du:dateUtc="2026-05-26T08:02:00Z"/>
          <w:rFonts w:ascii="Cambria" w:hAnsi="Cambria"/>
          <w:b/>
          <w:bCs/>
          <w:sz w:val="28"/>
          <w:szCs w:val="28"/>
        </w:rPr>
      </w:pPr>
    </w:p>
    <w:p w14:paraId="77F4412F" w14:textId="1FF472BF" w:rsidR="005920AB" w:rsidDel="00060DE0" w:rsidRDefault="005920AB" w:rsidP="007310B9">
      <w:pPr>
        <w:spacing w:line="360" w:lineRule="auto"/>
        <w:contextualSpacing/>
        <w:rPr>
          <w:del w:id="4324" w:author="Claire S" w:date="2026-05-26T09:02:00Z" w16du:dateUtc="2026-05-26T08:02:00Z"/>
          <w:rFonts w:ascii="Cambria" w:hAnsi="Cambria"/>
          <w:b/>
          <w:bCs/>
          <w:sz w:val="28"/>
          <w:szCs w:val="28"/>
        </w:rPr>
      </w:pPr>
    </w:p>
    <w:p w14:paraId="6AD1540A" w14:textId="18D383E1" w:rsidR="005920AB" w:rsidDel="00420424" w:rsidRDefault="005920AB" w:rsidP="007310B9">
      <w:pPr>
        <w:spacing w:line="360" w:lineRule="auto"/>
        <w:contextualSpacing/>
        <w:rPr>
          <w:del w:id="4325" w:author="Claire S" w:date="2026-05-11T12:44:00Z" w16du:dateUtc="2026-05-11T11:44:00Z"/>
          <w:rFonts w:ascii="Cambria" w:hAnsi="Cambria"/>
          <w:b/>
          <w:bCs/>
          <w:sz w:val="28"/>
          <w:szCs w:val="28"/>
        </w:rPr>
      </w:pPr>
    </w:p>
    <w:p w14:paraId="2AE0C38B" w14:textId="0577194C" w:rsidR="005920AB" w:rsidDel="00420424" w:rsidRDefault="005920AB" w:rsidP="007310B9">
      <w:pPr>
        <w:spacing w:line="360" w:lineRule="auto"/>
        <w:contextualSpacing/>
        <w:rPr>
          <w:del w:id="4326" w:author="Claire S" w:date="2026-05-11T12:44:00Z" w16du:dateUtc="2026-05-11T11:44:00Z"/>
          <w:rFonts w:ascii="Cambria" w:hAnsi="Cambria"/>
          <w:b/>
          <w:bCs/>
          <w:sz w:val="28"/>
          <w:szCs w:val="28"/>
        </w:rPr>
      </w:pPr>
    </w:p>
    <w:p w14:paraId="0BD3DA5A" w14:textId="4A8A1C42" w:rsidR="005920AB" w:rsidDel="00BF0E8E" w:rsidRDefault="005920AB" w:rsidP="007310B9">
      <w:pPr>
        <w:spacing w:line="360" w:lineRule="auto"/>
        <w:contextualSpacing/>
        <w:rPr>
          <w:del w:id="4327" w:author="Claire S" w:date="2026-05-06T10:52:00Z" w16du:dateUtc="2026-05-06T09:52:00Z"/>
          <w:rFonts w:ascii="Cambria" w:hAnsi="Cambria"/>
          <w:b/>
          <w:bCs/>
          <w:sz w:val="28"/>
          <w:szCs w:val="28"/>
        </w:rPr>
      </w:pPr>
    </w:p>
    <w:p w14:paraId="2DC5863F" w14:textId="1C5D5BDD" w:rsidR="005920AB" w:rsidDel="00BF0E8E" w:rsidRDefault="005920AB" w:rsidP="007310B9">
      <w:pPr>
        <w:spacing w:line="360" w:lineRule="auto"/>
        <w:contextualSpacing/>
        <w:rPr>
          <w:del w:id="4328" w:author="Claire S" w:date="2026-05-06T10:51:00Z" w16du:dateUtc="2026-05-06T09:51:00Z"/>
          <w:rFonts w:ascii="Cambria" w:hAnsi="Cambria"/>
          <w:b/>
          <w:bCs/>
          <w:sz w:val="28"/>
          <w:szCs w:val="28"/>
        </w:rPr>
      </w:pPr>
    </w:p>
    <w:p w14:paraId="7A4B4267" w14:textId="4499FA89" w:rsidR="005920AB" w:rsidRDefault="005920AB" w:rsidP="007310B9">
      <w:pPr>
        <w:spacing w:line="360" w:lineRule="auto"/>
        <w:contextualSpacing/>
        <w:rPr>
          <w:del w:id="4329" w:author="Claire S" w:date="2026-05-06T10:51:00Z" w16du:dateUtc="2026-05-06T09:51:00Z"/>
          <w:rFonts w:ascii="Cambria" w:hAnsi="Cambria"/>
          <w:b/>
          <w:bCs/>
          <w:sz w:val="28"/>
          <w:szCs w:val="28"/>
        </w:rPr>
      </w:pPr>
    </w:p>
    <w:p w14:paraId="7CB5EDAF" w14:textId="622D3E06" w:rsidR="005920AB" w:rsidRDefault="005920AB" w:rsidP="007310B9">
      <w:pPr>
        <w:spacing w:line="360" w:lineRule="auto"/>
        <w:contextualSpacing/>
        <w:rPr>
          <w:del w:id="4330" w:author="Claire S" w:date="2026-05-06T10:51:00Z" w16du:dateUtc="2026-05-06T09:51:00Z"/>
          <w:rFonts w:ascii="Cambria" w:hAnsi="Cambria"/>
          <w:b/>
          <w:bCs/>
          <w:sz w:val="28"/>
          <w:szCs w:val="28"/>
        </w:rPr>
      </w:pPr>
    </w:p>
    <w:p w14:paraId="552CB671" w14:textId="7CB1475D" w:rsidR="005920AB" w:rsidRDefault="005920AB" w:rsidP="007310B9">
      <w:pPr>
        <w:spacing w:line="360" w:lineRule="auto"/>
        <w:contextualSpacing/>
        <w:rPr>
          <w:del w:id="4331" w:author="Claire S" w:date="2026-05-06T10:51:00Z" w16du:dateUtc="2026-05-06T09:51:00Z"/>
          <w:rFonts w:ascii="Cambria" w:hAnsi="Cambria"/>
          <w:b/>
          <w:bCs/>
          <w:sz w:val="28"/>
          <w:szCs w:val="28"/>
        </w:rPr>
      </w:pPr>
    </w:p>
    <w:p w14:paraId="10AD4206" w14:textId="380BBD29" w:rsidR="005920AB" w:rsidRDefault="005920AB" w:rsidP="007310B9">
      <w:pPr>
        <w:spacing w:line="360" w:lineRule="auto"/>
        <w:contextualSpacing/>
        <w:rPr>
          <w:del w:id="4332" w:author="Claire S" w:date="2026-05-06T10:51:00Z" w16du:dateUtc="2026-05-06T09:51:00Z"/>
          <w:rFonts w:ascii="Cambria" w:hAnsi="Cambria"/>
          <w:b/>
          <w:bCs/>
          <w:sz w:val="28"/>
          <w:szCs w:val="28"/>
        </w:rPr>
      </w:pPr>
    </w:p>
    <w:p w14:paraId="35A8ED85" w14:textId="3564A9D5" w:rsidR="005920AB" w:rsidRDefault="005920AB" w:rsidP="007310B9">
      <w:pPr>
        <w:spacing w:line="360" w:lineRule="auto"/>
        <w:contextualSpacing/>
        <w:rPr>
          <w:del w:id="4333" w:author="Claire S" w:date="2026-05-06T10:51:00Z" w16du:dateUtc="2026-05-06T09:51:00Z"/>
          <w:rFonts w:ascii="Cambria" w:hAnsi="Cambria"/>
          <w:b/>
          <w:bCs/>
          <w:sz w:val="28"/>
          <w:szCs w:val="28"/>
        </w:rPr>
      </w:pPr>
    </w:p>
    <w:p w14:paraId="739272CE" w14:textId="71D42558" w:rsidR="005920AB" w:rsidRDefault="005920AB" w:rsidP="007310B9">
      <w:pPr>
        <w:spacing w:line="360" w:lineRule="auto"/>
        <w:contextualSpacing/>
        <w:rPr>
          <w:del w:id="4334" w:author="Claire S" w:date="2026-05-06T10:51:00Z" w16du:dateUtc="2026-05-06T09:51:00Z"/>
          <w:rFonts w:ascii="Cambria" w:hAnsi="Cambria"/>
          <w:b/>
          <w:bCs/>
          <w:sz w:val="28"/>
          <w:szCs w:val="28"/>
        </w:rPr>
      </w:pPr>
    </w:p>
    <w:p w14:paraId="1E018DC0" w14:textId="2F6AFF79" w:rsidR="0092245A" w:rsidRDefault="0092245A" w:rsidP="007310B9">
      <w:pPr>
        <w:spacing w:line="360" w:lineRule="auto"/>
        <w:contextualSpacing/>
        <w:rPr>
          <w:del w:id="4335" w:author="Claire S" w:date="2026-05-06T10:52:00Z" w16du:dateUtc="2026-05-06T09:52:00Z"/>
          <w:rFonts w:ascii="Cambria" w:hAnsi="Cambria"/>
          <w:b/>
          <w:bCs/>
          <w:sz w:val="28"/>
          <w:szCs w:val="28"/>
        </w:rPr>
      </w:pPr>
    </w:p>
    <w:p w14:paraId="0D32D5C8" w14:textId="77777777" w:rsidR="0092245A" w:rsidRDefault="0092245A" w:rsidP="007310B9">
      <w:pPr>
        <w:spacing w:line="360" w:lineRule="auto"/>
        <w:contextualSpacing/>
        <w:rPr>
          <w:del w:id="4336" w:author="Claire S" w:date="2026-04-30T11:23:00Z" w16du:dateUtc="2026-04-30T10:23:00Z"/>
          <w:rFonts w:ascii="Cambria" w:hAnsi="Cambria"/>
          <w:b/>
          <w:bCs/>
          <w:sz w:val="28"/>
          <w:szCs w:val="28"/>
        </w:rPr>
      </w:pPr>
    </w:p>
    <w:p w14:paraId="20302CE9" w14:textId="77777777" w:rsidR="0092245A" w:rsidRDefault="0092245A" w:rsidP="007310B9">
      <w:pPr>
        <w:spacing w:line="360" w:lineRule="auto"/>
        <w:contextualSpacing/>
        <w:rPr>
          <w:del w:id="4337" w:author="Claire S" w:date="2026-04-30T11:23:00Z" w16du:dateUtc="2026-04-30T10:23:00Z"/>
          <w:rFonts w:ascii="Cambria" w:hAnsi="Cambria"/>
          <w:b/>
          <w:bCs/>
          <w:sz w:val="28"/>
          <w:szCs w:val="28"/>
        </w:rPr>
      </w:pPr>
    </w:p>
    <w:p w14:paraId="5E2B9BEA" w14:textId="77777777" w:rsidR="00445C82" w:rsidRDefault="00445C82" w:rsidP="007310B9">
      <w:pPr>
        <w:spacing w:line="360" w:lineRule="auto"/>
        <w:contextualSpacing/>
        <w:rPr>
          <w:del w:id="4338" w:author="Claire S" w:date="2026-04-30T11:23:00Z" w16du:dateUtc="2026-04-30T10:23:00Z"/>
          <w:rFonts w:ascii="Cambria" w:hAnsi="Cambria"/>
          <w:b/>
          <w:bCs/>
          <w:sz w:val="28"/>
          <w:szCs w:val="28"/>
        </w:rPr>
      </w:pPr>
    </w:p>
    <w:p w14:paraId="3C5BC7BF" w14:textId="4BCE2012" w:rsidR="007310B9" w:rsidDel="00FF2860" w:rsidRDefault="007310B9" w:rsidP="007310B9">
      <w:pPr>
        <w:spacing w:line="360" w:lineRule="auto"/>
        <w:contextualSpacing/>
        <w:rPr>
          <w:del w:id="4339" w:author="Claire S" w:date="2026-05-27T12:12:00Z" w16du:dateUtc="2026-05-27T11:12:00Z"/>
          <w:rFonts w:ascii="Cambria" w:hAnsi="Cambria"/>
          <w:b/>
          <w:bCs/>
          <w:sz w:val="28"/>
          <w:szCs w:val="28"/>
        </w:rPr>
      </w:pPr>
      <w:del w:id="4340" w:author="Claire S" w:date="2026-05-27T12:12:00Z" w16du:dateUtc="2026-05-27T11:12:00Z">
        <w:r w:rsidRPr="007310B9" w:rsidDel="00FF2860">
          <w:rPr>
            <w:rFonts w:ascii="Cambria" w:hAnsi="Cambria"/>
            <w:b/>
            <w:bCs/>
            <w:sz w:val="28"/>
            <w:szCs w:val="28"/>
          </w:rPr>
          <w:delText xml:space="preserve">CHAPTER </w:delText>
        </w:r>
        <w:r w:rsidR="0068722D" w:rsidDel="00FF2860">
          <w:rPr>
            <w:rFonts w:ascii="Cambria" w:hAnsi="Cambria"/>
            <w:b/>
            <w:bCs/>
            <w:sz w:val="28"/>
            <w:szCs w:val="28"/>
          </w:rPr>
          <w:delText>5</w:delText>
        </w:r>
      </w:del>
    </w:p>
    <w:p w14:paraId="274CB2F1" w14:textId="57CE3B06" w:rsidR="002B54D9" w:rsidDel="00FF2860" w:rsidRDefault="002B54D9" w:rsidP="007310B9">
      <w:pPr>
        <w:spacing w:line="360" w:lineRule="auto"/>
        <w:contextualSpacing/>
        <w:rPr>
          <w:del w:id="4341" w:author="Claire S" w:date="2026-05-27T12:12:00Z" w16du:dateUtc="2026-05-27T11:12:00Z"/>
          <w:rFonts w:ascii="Cambria" w:hAnsi="Cambria"/>
          <w:b/>
          <w:bCs/>
          <w:sz w:val="28"/>
          <w:szCs w:val="28"/>
        </w:rPr>
      </w:pPr>
      <w:del w:id="4342" w:author="Claire S" w:date="2026-05-27T12:12:00Z" w16du:dateUtc="2026-05-27T11:12:00Z">
        <w:r w:rsidDel="00FF2860">
          <w:rPr>
            <w:rFonts w:ascii="Cambria" w:hAnsi="Cambria"/>
            <w:b/>
            <w:bCs/>
            <w:sz w:val="28"/>
            <w:szCs w:val="28"/>
          </w:rPr>
          <w:delText>SAT NIGHT</w:delText>
        </w:r>
        <w:r w:rsidR="0068722D" w:rsidDel="00FF2860">
          <w:rPr>
            <w:rFonts w:ascii="Cambria" w:hAnsi="Cambria"/>
            <w:b/>
            <w:bCs/>
            <w:sz w:val="28"/>
            <w:szCs w:val="28"/>
          </w:rPr>
          <w:delText xml:space="preserve"> </w:delText>
        </w:r>
      </w:del>
      <w:del w:id="4343" w:author="Claire S" w:date="2026-05-27T11:55:00Z" w16du:dateUtc="2026-05-27T10:55:00Z">
        <w:r w:rsidR="0068722D" w:rsidDel="004E6804">
          <w:rPr>
            <w:rFonts w:ascii="Cambria" w:hAnsi="Cambria"/>
            <w:b/>
            <w:bCs/>
            <w:sz w:val="28"/>
            <w:szCs w:val="28"/>
          </w:rPr>
          <w:delText>11.05PM</w:delText>
        </w:r>
      </w:del>
    </w:p>
    <w:p w14:paraId="20271E65" w14:textId="1AA0DFC8" w:rsidR="0033724C" w:rsidDel="00FF2860" w:rsidRDefault="0033724C" w:rsidP="007310B9">
      <w:pPr>
        <w:spacing w:line="360" w:lineRule="auto"/>
        <w:contextualSpacing/>
        <w:rPr>
          <w:del w:id="4344" w:author="Claire S" w:date="2026-05-27T12:12:00Z" w16du:dateUtc="2026-05-27T11:12:00Z"/>
          <w:rFonts w:ascii="Cambria" w:hAnsi="Cambria"/>
          <w:sz w:val="28"/>
          <w:szCs w:val="28"/>
        </w:rPr>
      </w:pPr>
      <w:del w:id="4345" w:author="Claire S" w:date="2026-05-27T12:12:00Z" w16du:dateUtc="2026-05-27T11:12:00Z">
        <w:r w:rsidRPr="0033724C" w:rsidDel="00FF2860">
          <w:rPr>
            <w:rFonts w:ascii="Cambria" w:hAnsi="Cambria"/>
            <w:sz w:val="28"/>
            <w:szCs w:val="28"/>
          </w:rPr>
          <w:delText xml:space="preserve">As the taxi </w:delText>
        </w:r>
      </w:del>
      <w:del w:id="4346" w:author="Claire S" w:date="2026-05-07T08:42:00Z" w16du:dateUtc="2026-05-07T07:42:00Z">
        <w:r w:rsidRPr="0033724C" w:rsidDel="00BF0E8E">
          <w:rPr>
            <w:rFonts w:ascii="Cambria" w:hAnsi="Cambria"/>
            <w:sz w:val="28"/>
            <w:szCs w:val="28"/>
          </w:rPr>
          <w:delText>pulled into</w:delText>
        </w:r>
      </w:del>
      <w:del w:id="4347" w:author="Claire S" w:date="2026-05-27T12:12:00Z" w16du:dateUtc="2026-05-27T11:12:00Z">
        <w:r w:rsidRPr="0033724C" w:rsidDel="00FF2860">
          <w:rPr>
            <w:rFonts w:ascii="Cambria" w:hAnsi="Cambria"/>
            <w:sz w:val="28"/>
            <w:szCs w:val="28"/>
          </w:rPr>
          <w:delText xml:space="preserve"> Portman Square</w:delText>
        </w:r>
        <w:r w:rsidDel="00FF2860">
          <w:rPr>
            <w:rFonts w:ascii="Cambria" w:hAnsi="Cambria"/>
            <w:sz w:val="28"/>
            <w:szCs w:val="28"/>
          </w:rPr>
          <w:delText xml:space="preserve"> </w:delText>
        </w:r>
      </w:del>
      <w:del w:id="4348" w:author="Claire S" w:date="2026-05-11T13:54:00Z" w16du:dateUtc="2026-05-11T12:54:00Z">
        <w:r>
          <w:rPr>
            <w:rFonts w:ascii="Cambria" w:hAnsi="Cambria"/>
            <w:sz w:val="28"/>
            <w:szCs w:val="28"/>
          </w:rPr>
          <w:delText xml:space="preserve">and </w:delText>
        </w:r>
      </w:del>
      <w:del w:id="4349" w:author="Claire S" w:date="2026-05-07T08:42:00Z" w16du:dateUtc="2026-05-07T07:42:00Z">
        <w:r w:rsidR="00A049D1" w:rsidDel="00BF0E8E">
          <w:rPr>
            <w:rFonts w:ascii="Cambria" w:hAnsi="Cambria"/>
            <w:sz w:val="28"/>
            <w:szCs w:val="28"/>
          </w:rPr>
          <w:delText xml:space="preserve">drove </w:delText>
        </w:r>
      </w:del>
      <w:del w:id="4350" w:author="Claire S" w:date="2026-05-11T13:54:00Z" w16du:dateUtc="2026-05-11T12:54:00Z">
        <w:r w:rsidDel="002D6D1B">
          <w:rPr>
            <w:rFonts w:ascii="Cambria" w:hAnsi="Cambria"/>
            <w:sz w:val="28"/>
            <w:szCs w:val="28"/>
          </w:rPr>
          <w:delText xml:space="preserve">up </w:delText>
        </w:r>
      </w:del>
      <w:del w:id="4351" w:author="Claire S" w:date="2026-05-07T08:42:00Z" w16du:dateUtc="2026-05-07T07:42:00Z">
        <w:r w:rsidDel="00BF0E8E">
          <w:rPr>
            <w:rFonts w:ascii="Cambria" w:hAnsi="Cambria"/>
            <w:sz w:val="28"/>
            <w:szCs w:val="28"/>
          </w:rPr>
          <w:delText>to</w:delText>
        </w:r>
      </w:del>
      <w:del w:id="4352" w:author="Claire S" w:date="2026-05-27T12:12:00Z" w16du:dateUtc="2026-05-27T11:12:00Z">
        <w:r w:rsidDel="00FF2860">
          <w:rPr>
            <w:rFonts w:ascii="Cambria" w:hAnsi="Cambria"/>
            <w:sz w:val="28"/>
            <w:szCs w:val="28"/>
          </w:rPr>
          <w:delText xml:space="preserve"> the </w:delText>
        </w:r>
      </w:del>
      <w:del w:id="4353" w:author="Claire S" w:date="2026-05-11T13:54:00Z" w16du:dateUtc="2026-05-11T12:54:00Z">
        <w:r>
          <w:rPr>
            <w:rFonts w:ascii="Cambria" w:hAnsi="Cambria"/>
            <w:sz w:val="28"/>
            <w:szCs w:val="28"/>
          </w:rPr>
          <w:delText xml:space="preserve">magnificent </w:delText>
        </w:r>
      </w:del>
      <w:del w:id="4354" w:author="Claire S" w:date="2026-05-27T12:12:00Z" w16du:dateUtc="2026-05-27T11:12:00Z">
        <w:r w:rsidDel="00FF2860">
          <w:rPr>
            <w:rFonts w:ascii="Cambria" w:hAnsi="Cambria"/>
            <w:sz w:val="28"/>
            <w:szCs w:val="28"/>
          </w:rPr>
          <w:delText xml:space="preserve">Langley </w:delText>
        </w:r>
        <w:r w:rsidR="0055082F" w:rsidDel="00FF2860">
          <w:rPr>
            <w:rFonts w:ascii="Cambria" w:hAnsi="Cambria"/>
            <w:sz w:val="28"/>
            <w:szCs w:val="28"/>
          </w:rPr>
          <w:delText>building</w:delText>
        </w:r>
        <w:r w:rsidRPr="0033724C" w:rsidDel="00FF2860">
          <w:rPr>
            <w:rFonts w:ascii="Cambria" w:hAnsi="Cambria"/>
            <w:sz w:val="28"/>
            <w:szCs w:val="28"/>
          </w:rPr>
          <w:delText>, the figure s</w:delText>
        </w:r>
        <w:r w:rsidR="0055082F" w:rsidDel="00FF2860">
          <w:rPr>
            <w:rFonts w:ascii="Cambria" w:hAnsi="Cambria"/>
            <w:sz w:val="28"/>
            <w:szCs w:val="28"/>
          </w:rPr>
          <w:delText>tubbed out its cigarette and s</w:delText>
        </w:r>
        <w:r w:rsidRPr="0033724C" w:rsidDel="00FF2860">
          <w:rPr>
            <w:rFonts w:ascii="Cambria" w:hAnsi="Cambria"/>
            <w:sz w:val="28"/>
            <w:szCs w:val="28"/>
          </w:rPr>
          <w:delText>tepped back into the shadows.</w:delText>
        </w:r>
      </w:del>
    </w:p>
    <w:p w14:paraId="49BD5572" w14:textId="0E658895" w:rsidR="0055082F" w:rsidDel="00FF2860" w:rsidRDefault="0055082F" w:rsidP="007310B9">
      <w:pPr>
        <w:spacing w:line="360" w:lineRule="auto"/>
        <w:contextualSpacing/>
        <w:rPr>
          <w:del w:id="4355" w:author="Claire S" w:date="2026-05-27T12:12:00Z" w16du:dateUtc="2026-05-27T11:12:00Z"/>
          <w:rFonts w:ascii="Cambria" w:hAnsi="Cambria"/>
          <w:sz w:val="28"/>
          <w:szCs w:val="28"/>
        </w:rPr>
      </w:pPr>
      <w:del w:id="4356" w:author="Claire S" w:date="2026-05-27T12:12:00Z" w16du:dateUtc="2026-05-27T11:12:00Z">
        <w:r w:rsidDel="00FF2860">
          <w:rPr>
            <w:rFonts w:ascii="Cambria" w:hAnsi="Cambria"/>
            <w:sz w:val="28"/>
            <w:szCs w:val="28"/>
          </w:rPr>
          <w:tab/>
          <w:delText xml:space="preserve">It was good to have had a heads-up; the text that had come through about half hour ago had given him time to </w:delText>
        </w:r>
        <w:r w:rsidR="00C46942" w:rsidDel="00FF2860">
          <w:rPr>
            <w:rFonts w:ascii="Cambria" w:hAnsi="Cambria"/>
            <w:sz w:val="28"/>
            <w:szCs w:val="28"/>
          </w:rPr>
          <w:delText>hire the Lim</w:delText>
        </w:r>
        <w:r w:rsidDel="00FF2860">
          <w:rPr>
            <w:rFonts w:ascii="Cambria" w:hAnsi="Cambria"/>
            <w:sz w:val="28"/>
            <w:szCs w:val="28"/>
          </w:rPr>
          <w:delText xml:space="preserve">e bike and </w:delText>
        </w:r>
        <w:r w:rsidR="00A049D1" w:rsidDel="00FF2860">
          <w:rPr>
            <w:rFonts w:ascii="Cambria" w:hAnsi="Cambria"/>
            <w:sz w:val="28"/>
            <w:szCs w:val="28"/>
          </w:rPr>
          <w:delText xml:space="preserve">cross the city </w:delText>
        </w:r>
        <w:r w:rsidR="00C46942" w:rsidDel="00FF2860">
          <w:rPr>
            <w:rFonts w:ascii="Cambria" w:hAnsi="Cambria"/>
            <w:sz w:val="28"/>
            <w:szCs w:val="28"/>
          </w:rPr>
          <w:delText>swiftly</w:delText>
        </w:r>
        <w:r w:rsidR="001D59C3" w:rsidDel="00FF2860">
          <w:rPr>
            <w:rFonts w:ascii="Cambria" w:hAnsi="Cambria"/>
            <w:sz w:val="28"/>
            <w:szCs w:val="28"/>
          </w:rPr>
          <w:delText>.</w:delText>
        </w:r>
      </w:del>
    </w:p>
    <w:p w14:paraId="5E4676D1" w14:textId="2A657E63" w:rsidR="001D59C3" w:rsidDel="00FF2860" w:rsidRDefault="001D59C3" w:rsidP="007310B9">
      <w:pPr>
        <w:spacing w:line="360" w:lineRule="auto"/>
        <w:contextualSpacing/>
        <w:rPr>
          <w:del w:id="4357" w:author="Claire S" w:date="2026-05-27T12:12:00Z" w16du:dateUtc="2026-05-27T11:12:00Z"/>
          <w:rFonts w:ascii="Cambria" w:hAnsi="Cambria"/>
          <w:sz w:val="28"/>
          <w:szCs w:val="28"/>
        </w:rPr>
      </w:pPr>
      <w:del w:id="4358" w:author="Claire S" w:date="2026-05-27T12:12:00Z" w16du:dateUtc="2026-05-27T11:12:00Z">
        <w:r w:rsidDel="00FF2860">
          <w:rPr>
            <w:rFonts w:ascii="Cambria" w:hAnsi="Cambria"/>
            <w:sz w:val="28"/>
            <w:szCs w:val="28"/>
          </w:rPr>
          <w:tab/>
          <w:delText xml:space="preserve">What havoc might this </w:delText>
        </w:r>
        <w:r w:rsidR="00A049D1" w:rsidDel="00FF2860">
          <w:rPr>
            <w:rFonts w:ascii="Cambria" w:hAnsi="Cambria"/>
            <w:sz w:val="28"/>
            <w:szCs w:val="28"/>
          </w:rPr>
          <w:delText xml:space="preserve">whole venture </w:delText>
        </w:r>
        <w:r w:rsidDel="00FF2860">
          <w:rPr>
            <w:rFonts w:ascii="Cambria" w:hAnsi="Cambria"/>
            <w:sz w:val="28"/>
            <w:szCs w:val="28"/>
          </w:rPr>
          <w:delText>wreak?</w:delText>
        </w:r>
      </w:del>
    </w:p>
    <w:p w14:paraId="38DC1921" w14:textId="44C00400" w:rsidR="00A049D1" w:rsidDel="00FF2860" w:rsidRDefault="00A049D1" w:rsidP="007310B9">
      <w:pPr>
        <w:spacing w:line="360" w:lineRule="auto"/>
        <w:contextualSpacing/>
        <w:rPr>
          <w:del w:id="4359" w:author="Claire S" w:date="2026-05-27T12:12:00Z" w16du:dateUtc="2026-05-27T11:12:00Z"/>
          <w:rFonts w:ascii="Cambria" w:hAnsi="Cambria"/>
          <w:sz w:val="28"/>
          <w:szCs w:val="28"/>
        </w:rPr>
      </w:pPr>
      <w:del w:id="4360" w:author="Claire S" w:date="2026-05-27T12:12:00Z" w16du:dateUtc="2026-05-27T11:12:00Z">
        <w:r w:rsidDel="00FF2860">
          <w:rPr>
            <w:rFonts w:ascii="Cambria" w:hAnsi="Cambria"/>
            <w:sz w:val="28"/>
            <w:szCs w:val="28"/>
          </w:rPr>
          <w:tab/>
          <w:delText>A lot, most probably – that was the plan.</w:delText>
        </w:r>
      </w:del>
    </w:p>
    <w:p w14:paraId="131046DD" w14:textId="2A257E90" w:rsidR="00665202" w:rsidDel="00FF2860" w:rsidRDefault="00665202" w:rsidP="007310B9">
      <w:pPr>
        <w:spacing w:line="360" w:lineRule="auto"/>
        <w:contextualSpacing/>
        <w:rPr>
          <w:del w:id="4361" w:author="Claire S" w:date="2026-05-27T12:12:00Z" w16du:dateUtc="2026-05-27T11:12:00Z"/>
          <w:rFonts w:ascii="Cambria" w:hAnsi="Cambria"/>
          <w:sz w:val="28"/>
          <w:szCs w:val="28"/>
        </w:rPr>
      </w:pPr>
      <w:del w:id="4362" w:author="Claire S" w:date="2026-05-27T12:12:00Z" w16du:dateUtc="2026-05-27T11:12:00Z">
        <w:r w:rsidDel="00FF2860">
          <w:rPr>
            <w:rFonts w:ascii="Cambria" w:hAnsi="Cambria"/>
            <w:sz w:val="28"/>
            <w:szCs w:val="28"/>
          </w:rPr>
          <w:tab/>
        </w:r>
        <w:r w:rsidR="00D03897" w:rsidDel="00FF2860">
          <w:rPr>
            <w:rFonts w:ascii="Cambria" w:hAnsi="Cambria"/>
            <w:sz w:val="28"/>
            <w:szCs w:val="28"/>
          </w:rPr>
          <w:delText>On his phone,</w:delText>
        </w:r>
        <w:r w:rsidDel="00FF2860">
          <w:rPr>
            <w:rFonts w:ascii="Cambria" w:hAnsi="Cambria"/>
            <w:sz w:val="28"/>
            <w:szCs w:val="28"/>
          </w:rPr>
          <w:delText xml:space="preserve"> he had a copy of The List, and he </w:delText>
        </w:r>
        <w:r w:rsidR="001D59C3" w:rsidDel="00FF2860">
          <w:rPr>
            <w:rFonts w:ascii="Cambria" w:hAnsi="Cambria"/>
            <w:sz w:val="28"/>
            <w:szCs w:val="28"/>
          </w:rPr>
          <w:delText>didn’t give a toss, to be honest</w:delText>
        </w:r>
        <w:r w:rsidDel="00FF2860">
          <w:rPr>
            <w:rFonts w:ascii="Cambria" w:hAnsi="Cambria"/>
            <w:sz w:val="28"/>
            <w:szCs w:val="28"/>
          </w:rPr>
          <w:delText>, about the destruction; i</w:delText>
        </w:r>
        <w:r w:rsidR="001D59C3" w:rsidDel="00FF2860">
          <w:rPr>
            <w:rFonts w:ascii="Cambria" w:hAnsi="Cambria"/>
            <w:sz w:val="28"/>
            <w:szCs w:val="28"/>
          </w:rPr>
          <w:delText xml:space="preserve">t was all about </w:delText>
        </w:r>
        <w:r w:rsidR="00D03897" w:rsidDel="00FF2860">
          <w:rPr>
            <w:rFonts w:ascii="Cambria" w:hAnsi="Cambria"/>
            <w:sz w:val="28"/>
            <w:szCs w:val="28"/>
          </w:rPr>
          <w:delText>starti</w:delText>
        </w:r>
        <w:r w:rsidR="001D59C3" w:rsidDel="00FF2860">
          <w:rPr>
            <w:rFonts w:ascii="Cambria" w:hAnsi="Cambria"/>
            <w:sz w:val="28"/>
            <w:szCs w:val="28"/>
          </w:rPr>
          <w:delText xml:space="preserve">ng the game.  </w:delText>
        </w:r>
        <w:r w:rsidDel="00FF2860">
          <w:rPr>
            <w:rFonts w:ascii="Cambria" w:hAnsi="Cambria"/>
            <w:sz w:val="28"/>
            <w:szCs w:val="28"/>
          </w:rPr>
          <w:delText>He’d never had a chance from the get-go, but now he</w:delText>
        </w:r>
        <w:r w:rsidR="00907881" w:rsidDel="00FF2860">
          <w:rPr>
            <w:rFonts w:ascii="Cambria" w:hAnsi="Cambria"/>
            <w:sz w:val="28"/>
            <w:szCs w:val="28"/>
          </w:rPr>
          <w:delText xml:space="preserve">’d been given the chance to </w:delText>
        </w:r>
        <w:r w:rsidDel="00FF2860">
          <w:rPr>
            <w:rFonts w:ascii="Cambria" w:hAnsi="Cambria"/>
            <w:sz w:val="28"/>
            <w:szCs w:val="28"/>
          </w:rPr>
          <w:delText>even things up.</w:delText>
        </w:r>
      </w:del>
    </w:p>
    <w:p w14:paraId="4439122D" w14:textId="0C1EB7C6" w:rsidR="001D59C3" w:rsidDel="00FF2860" w:rsidRDefault="001D59C3" w:rsidP="00665202">
      <w:pPr>
        <w:spacing w:line="360" w:lineRule="auto"/>
        <w:ind w:firstLine="720"/>
        <w:contextualSpacing/>
        <w:rPr>
          <w:del w:id="4363" w:author="Claire S" w:date="2026-05-27T12:12:00Z" w16du:dateUtc="2026-05-27T11:12:00Z"/>
          <w:rFonts w:ascii="Cambria" w:hAnsi="Cambria"/>
          <w:sz w:val="28"/>
          <w:szCs w:val="28"/>
        </w:rPr>
      </w:pPr>
      <w:del w:id="4364" w:author="Claire S" w:date="2026-05-27T12:12:00Z" w16du:dateUtc="2026-05-27T11:12:00Z">
        <w:r w:rsidDel="00FF2860">
          <w:rPr>
            <w:rFonts w:ascii="Cambria" w:hAnsi="Cambria"/>
            <w:sz w:val="28"/>
            <w:szCs w:val="28"/>
          </w:rPr>
          <w:delText>He pulled the device from his bag</w:delText>
        </w:r>
        <w:r w:rsidR="00A049D1" w:rsidDel="00FF2860">
          <w:rPr>
            <w:rFonts w:ascii="Cambria" w:hAnsi="Cambria"/>
            <w:sz w:val="28"/>
            <w:szCs w:val="28"/>
          </w:rPr>
          <w:delText>,</w:delText>
        </w:r>
        <w:r w:rsidDel="00FF2860">
          <w:rPr>
            <w:rFonts w:ascii="Cambria" w:hAnsi="Cambria"/>
            <w:sz w:val="28"/>
            <w:szCs w:val="28"/>
          </w:rPr>
          <w:delText xml:space="preserve"> and began to prime it.</w:delText>
        </w:r>
      </w:del>
    </w:p>
    <w:p w14:paraId="1FBFC52C" w14:textId="7FE0CA6E" w:rsidR="001D59C3" w:rsidRPr="0033724C" w:rsidDel="00FF2860" w:rsidRDefault="001D59C3" w:rsidP="007849B6">
      <w:pPr>
        <w:spacing w:line="360" w:lineRule="auto"/>
        <w:ind w:firstLine="720"/>
        <w:contextualSpacing/>
        <w:rPr>
          <w:del w:id="4365" w:author="Claire S" w:date="2026-05-27T12:12:00Z" w16du:dateUtc="2026-05-27T11:12:00Z"/>
          <w:rFonts w:ascii="Cambria" w:hAnsi="Cambria"/>
          <w:sz w:val="28"/>
          <w:szCs w:val="28"/>
        </w:rPr>
      </w:pPr>
      <w:del w:id="4366" w:author="Claire S" w:date="2026-05-27T12:12:00Z" w16du:dateUtc="2026-05-27T11:12:00Z">
        <w:r w:rsidDel="00FF2860">
          <w:rPr>
            <w:rFonts w:ascii="Cambria" w:hAnsi="Cambria"/>
            <w:sz w:val="28"/>
            <w:szCs w:val="28"/>
          </w:rPr>
          <w:delText xml:space="preserve">These privileged bastards: they wouldn’t know what had hit them by the time he’d done </w:delText>
        </w:r>
        <w:r w:rsidR="007849B6" w:rsidDel="00FF2860">
          <w:rPr>
            <w:rFonts w:ascii="Cambria" w:hAnsi="Cambria"/>
            <w:sz w:val="28"/>
            <w:szCs w:val="28"/>
          </w:rPr>
          <w:delText>his job</w:delText>
        </w:r>
        <w:r w:rsidDel="00FF2860">
          <w:rPr>
            <w:rFonts w:ascii="Cambria" w:hAnsi="Cambria"/>
            <w:sz w:val="28"/>
            <w:szCs w:val="28"/>
          </w:rPr>
          <w:delText>.</w:delText>
        </w:r>
        <w:r w:rsidR="007A706C" w:rsidDel="00FF2860">
          <w:rPr>
            <w:rFonts w:ascii="Cambria" w:hAnsi="Cambria"/>
            <w:sz w:val="28"/>
            <w:szCs w:val="28"/>
          </w:rPr>
          <w:delText xml:space="preserve">  </w:delText>
        </w:r>
        <w:r w:rsidR="007849B6" w:rsidDel="00FF2860">
          <w:rPr>
            <w:rFonts w:ascii="Cambria" w:hAnsi="Cambria"/>
            <w:sz w:val="28"/>
            <w:szCs w:val="28"/>
          </w:rPr>
          <w:delText>But i</w:delText>
        </w:r>
        <w:r w:rsidR="007A706C" w:rsidDel="00FF2860">
          <w:rPr>
            <w:rFonts w:ascii="Cambria" w:hAnsi="Cambria"/>
            <w:sz w:val="28"/>
            <w:szCs w:val="28"/>
          </w:rPr>
          <w:delText>t was high time they paid the full price for what they took without thinking.</w:delText>
        </w:r>
      </w:del>
    </w:p>
    <w:p w14:paraId="4B760908" w14:textId="6DC2E2A8" w:rsidR="00D03897" w:rsidDel="00FF2860" w:rsidRDefault="00D03897" w:rsidP="00C233D7">
      <w:pPr>
        <w:spacing w:line="360" w:lineRule="auto"/>
        <w:ind w:firstLine="720"/>
        <w:contextualSpacing/>
        <w:rPr>
          <w:del w:id="4367" w:author="Claire S" w:date="2026-05-27T12:12:00Z" w16du:dateUtc="2026-05-27T11:12:00Z"/>
          <w:rFonts w:ascii="Cambria" w:hAnsi="Cambria"/>
          <w:sz w:val="28"/>
          <w:szCs w:val="28"/>
        </w:rPr>
      </w:pPr>
    </w:p>
    <w:p w14:paraId="2C8D20DD" w14:textId="687E3B3E" w:rsidR="00D03897" w:rsidDel="00FF2860" w:rsidRDefault="00D03897" w:rsidP="00D03897">
      <w:pPr>
        <w:spacing w:line="360" w:lineRule="auto"/>
        <w:contextualSpacing/>
        <w:rPr>
          <w:del w:id="4368" w:author="Claire S" w:date="2026-05-27T12:12:00Z" w16du:dateUtc="2026-05-27T11:12:00Z"/>
          <w:rFonts w:ascii="Cambria" w:hAnsi="Cambria"/>
          <w:b/>
          <w:bCs/>
          <w:sz w:val="28"/>
          <w:szCs w:val="28"/>
        </w:rPr>
      </w:pPr>
    </w:p>
    <w:p w14:paraId="23D29081" w14:textId="4DB3AF3C" w:rsidR="00D03897" w:rsidDel="00FF2860" w:rsidRDefault="00D03897" w:rsidP="00D03897">
      <w:pPr>
        <w:spacing w:line="360" w:lineRule="auto"/>
        <w:contextualSpacing/>
        <w:rPr>
          <w:del w:id="4369" w:author="Claire S" w:date="2026-05-27T12:12:00Z" w16du:dateUtc="2026-05-27T11:12:00Z"/>
          <w:rFonts w:ascii="Cambria" w:hAnsi="Cambria"/>
          <w:b/>
          <w:bCs/>
          <w:sz w:val="28"/>
          <w:szCs w:val="28"/>
        </w:rPr>
      </w:pPr>
    </w:p>
    <w:p w14:paraId="3CC447CE" w14:textId="0156785A" w:rsidR="00D03897" w:rsidDel="00FF2860" w:rsidRDefault="00D03897" w:rsidP="00D03897">
      <w:pPr>
        <w:spacing w:line="360" w:lineRule="auto"/>
        <w:contextualSpacing/>
        <w:rPr>
          <w:del w:id="4370" w:author="Claire S" w:date="2026-05-27T12:12:00Z" w16du:dateUtc="2026-05-27T11:12:00Z"/>
          <w:rFonts w:ascii="Cambria" w:hAnsi="Cambria"/>
          <w:b/>
          <w:bCs/>
          <w:sz w:val="28"/>
          <w:szCs w:val="28"/>
        </w:rPr>
      </w:pPr>
    </w:p>
    <w:p w14:paraId="0D9D6402" w14:textId="7E59A367" w:rsidR="00D03897" w:rsidDel="00FF2860" w:rsidRDefault="00D03897" w:rsidP="00D03897">
      <w:pPr>
        <w:spacing w:line="360" w:lineRule="auto"/>
        <w:contextualSpacing/>
        <w:rPr>
          <w:del w:id="4371" w:author="Claire S" w:date="2026-05-27T12:12:00Z" w16du:dateUtc="2026-05-27T11:12:00Z"/>
          <w:rFonts w:ascii="Cambria" w:hAnsi="Cambria"/>
          <w:b/>
          <w:bCs/>
          <w:sz w:val="28"/>
          <w:szCs w:val="28"/>
        </w:rPr>
      </w:pPr>
    </w:p>
    <w:p w14:paraId="5C51DF45" w14:textId="4FDEADBD" w:rsidR="00D03897" w:rsidDel="00FF2860" w:rsidRDefault="00D03897" w:rsidP="00D03897">
      <w:pPr>
        <w:spacing w:line="360" w:lineRule="auto"/>
        <w:contextualSpacing/>
        <w:rPr>
          <w:del w:id="4372" w:author="Claire S" w:date="2026-05-27T12:12:00Z" w16du:dateUtc="2026-05-27T11:12:00Z"/>
          <w:rFonts w:ascii="Cambria" w:hAnsi="Cambria"/>
          <w:b/>
          <w:bCs/>
          <w:sz w:val="28"/>
          <w:szCs w:val="28"/>
        </w:rPr>
      </w:pPr>
    </w:p>
    <w:p w14:paraId="3228A2A5" w14:textId="2CBC0726" w:rsidR="00D03897" w:rsidDel="00FF2860" w:rsidRDefault="00D03897" w:rsidP="00D03897">
      <w:pPr>
        <w:spacing w:line="360" w:lineRule="auto"/>
        <w:contextualSpacing/>
        <w:rPr>
          <w:del w:id="4373" w:author="Claire S" w:date="2026-05-27T12:12:00Z" w16du:dateUtc="2026-05-27T11:12:00Z"/>
          <w:rFonts w:ascii="Cambria" w:hAnsi="Cambria"/>
          <w:b/>
          <w:bCs/>
          <w:sz w:val="28"/>
          <w:szCs w:val="28"/>
        </w:rPr>
      </w:pPr>
    </w:p>
    <w:p w14:paraId="4980B636" w14:textId="446B0E54" w:rsidR="00D03897" w:rsidDel="00FF2860" w:rsidRDefault="00D03897" w:rsidP="00D03897">
      <w:pPr>
        <w:spacing w:line="360" w:lineRule="auto"/>
        <w:contextualSpacing/>
        <w:rPr>
          <w:del w:id="4374" w:author="Claire S" w:date="2026-05-27T12:12:00Z" w16du:dateUtc="2026-05-27T11:12:00Z"/>
          <w:rFonts w:ascii="Cambria" w:hAnsi="Cambria"/>
          <w:b/>
          <w:bCs/>
          <w:sz w:val="28"/>
          <w:szCs w:val="28"/>
        </w:rPr>
      </w:pPr>
    </w:p>
    <w:p w14:paraId="18286E24" w14:textId="14E0E63B" w:rsidR="00C10680" w:rsidDel="00FF2860" w:rsidRDefault="00C10680" w:rsidP="0068722D">
      <w:pPr>
        <w:spacing w:after="0" w:line="360" w:lineRule="auto"/>
        <w:rPr>
          <w:del w:id="4375" w:author="Claire S" w:date="2026-05-27T12:12:00Z" w16du:dateUtc="2026-05-27T11:12:00Z"/>
          <w:rFonts w:ascii="Cambria" w:hAnsi="Cambria"/>
          <w:b/>
          <w:bCs/>
          <w:sz w:val="28"/>
          <w:szCs w:val="28"/>
        </w:rPr>
      </w:pPr>
    </w:p>
    <w:p w14:paraId="625A0DDA" w14:textId="12ED2174" w:rsidR="007849B6" w:rsidDel="00FF2860" w:rsidRDefault="007849B6" w:rsidP="0068722D">
      <w:pPr>
        <w:spacing w:after="0" w:line="360" w:lineRule="auto"/>
        <w:rPr>
          <w:del w:id="4376" w:author="Claire S" w:date="2026-05-27T12:12:00Z" w16du:dateUtc="2026-05-27T11:12:00Z"/>
          <w:rFonts w:ascii="Cambria" w:hAnsi="Cambria"/>
          <w:b/>
          <w:bCs/>
          <w:sz w:val="28"/>
          <w:szCs w:val="28"/>
        </w:rPr>
      </w:pPr>
    </w:p>
    <w:p w14:paraId="02B6F001" w14:textId="3AD14599" w:rsidR="007851D4" w:rsidRDefault="007851D4" w:rsidP="0068722D">
      <w:pPr>
        <w:spacing w:after="0" w:line="360" w:lineRule="auto"/>
        <w:rPr>
          <w:ins w:id="4377" w:author="Claire S" w:date="2026-08-04T13:45:00Z" w16du:dateUtc="2026-08-04T12:45:00Z"/>
          <w:rFonts w:ascii="Cambria" w:hAnsi="Cambria"/>
          <w:b/>
          <w:bCs/>
          <w:sz w:val="28"/>
          <w:szCs w:val="28"/>
        </w:rPr>
      </w:pPr>
      <w:r w:rsidRPr="00EE580E">
        <w:rPr>
          <w:rFonts w:ascii="Cambria" w:hAnsi="Cambria"/>
          <w:b/>
          <w:bCs/>
          <w:sz w:val="28"/>
          <w:szCs w:val="28"/>
        </w:rPr>
        <w:t>CHAPTER</w:t>
      </w:r>
      <w:commentRangeEnd w:id="4120"/>
      <w:r w:rsidR="00676F85" w:rsidRPr="00EE580E">
        <w:rPr>
          <w:rStyle w:val="CommentReference"/>
          <w:rFonts w:ascii="Cambria" w:hAnsi="Cambria"/>
          <w:b/>
          <w:bCs/>
          <w:sz w:val="28"/>
          <w:szCs w:val="28"/>
        </w:rPr>
        <w:commentReference w:id="4120"/>
      </w:r>
      <w:r w:rsidRPr="00EE580E">
        <w:rPr>
          <w:rFonts w:ascii="Cambria" w:hAnsi="Cambria"/>
          <w:b/>
          <w:bCs/>
          <w:sz w:val="28"/>
          <w:szCs w:val="28"/>
        </w:rPr>
        <w:t xml:space="preserve"> </w:t>
      </w:r>
      <w:del w:id="4378" w:author="Claire S" w:date="2026-05-27T12:12:00Z" w16du:dateUtc="2026-05-27T11:12:00Z">
        <w:r w:rsidR="0068722D" w:rsidDel="00FF2860">
          <w:rPr>
            <w:rFonts w:ascii="Cambria" w:hAnsi="Cambria"/>
            <w:b/>
            <w:bCs/>
            <w:sz w:val="28"/>
            <w:szCs w:val="28"/>
          </w:rPr>
          <w:delText>6</w:delText>
        </w:r>
      </w:del>
      <w:ins w:id="4379" w:author="Claire S" w:date="2026-05-27T12:12:00Z" w16du:dateUtc="2026-05-27T11:12:00Z">
        <w:r w:rsidR="00FF2860">
          <w:rPr>
            <w:rFonts w:ascii="Cambria" w:hAnsi="Cambria"/>
            <w:b/>
            <w:bCs/>
            <w:sz w:val="28"/>
            <w:szCs w:val="28"/>
          </w:rPr>
          <w:t>5</w:t>
        </w:r>
      </w:ins>
    </w:p>
    <w:p w14:paraId="35C1D481" w14:textId="4A74F31A" w:rsidR="007F20AA" w:rsidRDefault="007F20AA" w:rsidP="0068722D">
      <w:pPr>
        <w:spacing w:after="0" w:line="360" w:lineRule="auto"/>
        <w:rPr>
          <w:rFonts w:ascii="Cambria" w:hAnsi="Cambria"/>
          <w:b/>
          <w:bCs/>
          <w:sz w:val="28"/>
          <w:szCs w:val="28"/>
        </w:rPr>
      </w:pPr>
      <w:ins w:id="4380" w:author="Claire S" w:date="2026-08-04T13:45:00Z" w16du:dateUtc="2026-08-04T12:45:00Z">
        <w:r>
          <w:rPr>
            <w:rFonts w:ascii="Cambria" w:hAnsi="Cambria"/>
            <w:b/>
            <w:bCs/>
            <w:sz w:val="28"/>
            <w:szCs w:val="28"/>
          </w:rPr>
          <w:t>SAVANNAH: SATURDAY NIGHT</w:t>
        </w:r>
      </w:ins>
    </w:p>
    <w:p w14:paraId="41316022" w14:textId="406AD55C" w:rsidR="00665202" w:rsidRPr="00EE580E" w:rsidDel="00EF1435" w:rsidRDefault="00665202" w:rsidP="0068722D">
      <w:pPr>
        <w:spacing w:after="0" w:line="360" w:lineRule="auto"/>
        <w:rPr>
          <w:del w:id="4381" w:author="Daisy Watt" w:date="2026-06-18T21:49:00Z" w16du:dateUtc="2026-06-18T20:49:00Z"/>
          <w:rFonts w:ascii="Cambria" w:hAnsi="Cambria"/>
          <w:b/>
          <w:bCs/>
          <w:sz w:val="28"/>
          <w:szCs w:val="28"/>
        </w:rPr>
      </w:pPr>
      <w:del w:id="4382" w:author="Daisy Watt" w:date="2026-06-18T21:49:00Z" w16du:dateUtc="2026-06-18T20:49:00Z">
        <w:r w:rsidDel="00EF1435">
          <w:rPr>
            <w:rFonts w:ascii="Cambria" w:hAnsi="Cambria"/>
            <w:b/>
            <w:bCs/>
            <w:sz w:val="28"/>
            <w:szCs w:val="28"/>
          </w:rPr>
          <w:delText>SAT NIGHT</w:delText>
        </w:r>
        <w:r w:rsidR="0068722D" w:rsidDel="00EF1435">
          <w:rPr>
            <w:rFonts w:ascii="Cambria" w:hAnsi="Cambria"/>
            <w:b/>
            <w:bCs/>
            <w:sz w:val="28"/>
            <w:szCs w:val="28"/>
          </w:rPr>
          <w:delText xml:space="preserve"> 11.05PM</w:delText>
        </w:r>
      </w:del>
    </w:p>
    <w:p w14:paraId="5BA5AA8C" w14:textId="6F079534" w:rsidR="00A05080" w:rsidRPr="00A05080" w:rsidRDefault="007463E7">
      <w:pPr>
        <w:spacing w:line="360" w:lineRule="auto"/>
        <w:contextualSpacing/>
        <w:rPr>
          <w:rFonts w:ascii="Cambria" w:hAnsi="Cambria"/>
          <w:sz w:val="28"/>
          <w:szCs w:val="28"/>
        </w:rPr>
        <w:pPrChange w:id="4383" w:author="Claire S" w:date="2026-05-11T12:51:00Z" w16du:dateUtc="2026-05-11T11:51:00Z">
          <w:pPr>
            <w:spacing w:line="360" w:lineRule="auto"/>
            <w:ind w:firstLine="720"/>
            <w:contextualSpacing/>
          </w:pPr>
        </w:pPrChange>
      </w:pPr>
      <w:ins w:id="4384" w:author="Claire S" w:date="2026-05-11T12:51:00Z" w16du:dateUtc="2026-05-11T11:51:00Z">
        <w:r>
          <w:rPr>
            <w:rFonts w:ascii="Cambria" w:hAnsi="Cambria"/>
            <w:sz w:val="28"/>
            <w:szCs w:val="28"/>
          </w:rPr>
          <w:t>A</w:t>
        </w:r>
      </w:ins>
      <w:del w:id="4385" w:author="Claire S" w:date="2026-05-11T12:51:00Z" w16du:dateUtc="2026-05-11T11:51:00Z">
        <w:r w:rsidR="00DD64C4" w:rsidDel="007463E7">
          <w:rPr>
            <w:rFonts w:ascii="Cambria" w:hAnsi="Cambria"/>
            <w:sz w:val="28"/>
            <w:szCs w:val="28"/>
          </w:rPr>
          <w:delText>‘</w:delText>
        </w:r>
        <w:r w:rsidR="00EE580E" w:rsidDel="007463E7">
          <w:rPr>
            <w:rFonts w:ascii="Cambria" w:hAnsi="Cambria"/>
            <w:sz w:val="28"/>
            <w:szCs w:val="28"/>
          </w:rPr>
          <w:delText>M</w:delText>
        </w:r>
        <w:r w:rsidR="00DD64C4" w:rsidDel="007463E7">
          <w:rPr>
            <w:rFonts w:ascii="Cambria" w:hAnsi="Cambria"/>
            <w:sz w:val="28"/>
            <w:szCs w:val="28"/>
          </w:rPr>
          <w:delText xml:space="preserve">y head’s </w:delText>
        </w:r>
        <w:r w:rsidR="00E57A44" w:rsidDel="007463E7">
          <w:rPr>
            <w:rFonts w:ascii="Cambria" w:hAnsi="Cambria"/>
            <w:sz w:val="28"/>
            <w:szCs w:val="28"/>
          </w:rPr>
          <w:delText>splitti</w:delText>
        </w:r>
        <w:r w:rsidR="00DD64C4" w:rsidDel="007463E7">
          <w:rPr>
            <w:rFonts w:ascii="Cambria" w:hAnsi="Cambria"/>
            <w:sz w:val="28"/>
            <w:szCs w:val="28"/>
          </w:rPr>
          <w:delText>ng</w:delText>
        </w:r>
        <w:r w:rsidR="003C0270" w:rsidDel="007463E7">
          <w:rPr>
            <w:rFonts w:ascii="Cambria" w:hAnsi="Cambria"/>
            <w:sz w:val="28"/>
            <w:szCs w:val="28"/>
          </w:rPr>
          <w:delText>,’</w:delText>
        </w:r>
        <w:r w:rsidR="00DD64C4" w:rsidDel="007463E7">
          <w:rPr>
            <w:rFonts w:ascii="Cambria" w:hAnsi="Cambria"/>
            <w:sz w:val="28"/>
            <w:szCs w:val="28"/>
          </w:rPr>
          <w:delText xml:space="preserve"> </w:delText>
        </w:r>
        <w:r w:rsidR="003F7929" w:rsidDel="007463E7">
          <w:rPr>
            <w:rFonts w:ascii="Cambria" w:hAnsi="Cambria"/>
            <w:sz w:val="28"/>
            <w:szCs w:val="28"/>
          </w:rPr>
          <w:delText xml:space="preserve">Dex </w:delText>
        </w:r>
        <w:r w:rsidR="00E57A44" w:rsidDel="007463E7">
          <w:rPr>
            <w:rFonts w:ascii="Cambria" w:hAnsi="Cambria"/>
            <w:sz w:val="28"/>
            <w:szCs w:val="28"/>
          </w:rPr>
          <w:delText>gr</w:delText>
        </w:r>
        <w:r w:rsidR="0062446E" w:rsidDel="007463E7">
          <w:rPr>
            <w:rFonts w:ascii="Cambria" w:hAnsi="Cambria"/>
            <w:sz w:val="28"/>
            <w:szCs w:val="28"/>
          </w:rPr>
          <w:delText>oan</w:delText>
        </w:r>
        <w:r w:rsidR="00E57A44" w:rsidDel="007463E7">
          <w:rPr>
            <w:rFonts w:ascii="Cambria" w:hAnsi="Cambria"/>
            <w:sz w:val="28"/>
            <w:szCs w:val="28"/>
          </w:rPr>
          <w:delText>e</w:delText>
        </w:r>
        <w:r w:rsidR="003F7929" w:rsidDel="007463E7">
          <w:rPr>
            <w:rFonts w:ascii="Cambria" w:hAnsi="Cambria"/>
            <w:sz w:val="28"/>
            <w:szCs w:val="28"/>
          </w:rPr>
          <w:delText>d</w:delText>
        </w:r>
        <w:r w:rsidR="00DD64C4" w:rsidDel="007463E7">
          <w:rPr>
            <w:rFonts w:ascii="Cambria" w:hAnsi="Cambria"/>
            <w:sz w:val="28"/>
            <w:szCs w:val="28"/>
          </w:rPr>
          <w:delText xml:space="preserve"> a</w:delText>
        </w:r>
      </w:del>
      <w:r w:rsidR="00DD64C4">
        <w:rPr>
          <w:rFonts w:ascii="Cambria" w:hAnsi="Cambria"/>
          <w:sz w:val="28"/>
          <w:szCs w:val="28"/>
        </w:rPr>
        <w:t xml:space="preserve">s the taxi </w:t>
      </w:r>
      <w:r w:rsidR="00CF4BD6">
        <w:rPr>
          <w:rFonts w:ascii="Cambria" w:hAnsi="Cambria"/>
          <w:sz w:val="28"/>
          <w:szCs w:val="28"/>
        </w:rPr>
        <w:t>pulled up</w:t>
      </w:r>
      <w:r w:rsidR="0062446E">
        <w:rPr>
          <w:rFonts w:ascii="Cambria" w:hAnsi="Cambria"/>
          <w:sz w:val="28"/>
          <w:szCs w:val="28"/>
        </w:rPr>
        <w:t xml:space="preserve"> outside</w:t>
      </w:r>
      <w:ins w:id="4386" w:author="Claire S" w:date="2026-05-11T12:51:00Z" w16du:dateUtc="2026-05-11T11:51:00Z">
        <w:r>
          <w:rPr>
            <w:rFonts w:ascii="Cambria" w:hAnsi="Cambria"/>
            <w:sz w:val="28"/>
            <w:szCs w:val="28"/>
          </w:rPr>
          <w:t xml:space="preserve"> Langley &amp; Co</w:t>
        </w:r>
      </w:ins>
      <w:ins w:id="4387" w:author="Daisy Watt" w:date="2026-06-18T21:49:00Z" w16du:dateUtc="2026-06-18T20:49:00Z">
        <w:r w:rsidR="00AC3496">
          <w:rPr>
            <w:rFonts w:ascii="Cambria" w:hAnsi="Cambria"/>
            <w:sz w:val="28"/>
            <w:szCs w:val="28"/>
          </w:rPr>
          <w:t>.</w:t>
        </w:r>
      </w:ins>
      <w:ins w:id="4388" w:author="Claire S" w:date="2026-05-11T12:51:00Z" w16du:dateUtc="2026-05-11T11:51:00Z">
        <w:r>
          <w:rPr>
            <w:rFonts w:ascii="Cambria" w:hAnsi="Cambria"/>
            <w:sz w:val="28"/>
            <w:szCs w:val="28"/>
          </w:rPr>
          <w:t xml:space="preserve">, </w:t>
        </w:r>
      </w:ins>
      <w:del w:id="4389" w:author="Claire S" w:date="2026-05-11T12:51:00Z" w16du:dateUtc="2026-05-11T11:51:00Z">
        <w:r w:rsidR="00460DCA" w:rsidDel="007463E7">
          <w:rPr>
            <w:rFonts w:ascii="Cambria" w:hAnsi="Cambria"/>
            <w:sz w:val="28"/>
            <w:szCs w:val="28"/>
          </w:rPr>
          <w:delText xml:space="preserve"> Langley’s London office</w:delText>
        </w:r>
        <w:r w:rsidR="00CC7C2B" w:rsidDel="007463E7">
          <w:rPr>
            <w:rFonts w:ascii="Cambria" w:hAnsi="Cambria"/>
            <w:sz w:val="28"/>
            <w:szCs w:val="28"/>
          </w:rPr>
          <w:delText xml:space="preserve">.  </w:delText>
        </w:r>
      </w:del>
      <w:ins w:id="4390" w:author="Claire S" w:date="2026-05-11T12:51:00Z" w16du:dateUtc="2026-05-11T11:51:00Z">
        <w:r>
          <w:rPr>
            <w:rFonts w:ascii="Cambria" w:hAnsi="Cambria"/>
            <w:sz w:val="28"/>
            <w:szCs w:val="28"/>
          </w:rPr>
          <w:t>th</w:t>
        </w:r>
      </w:ins>
      <w:ins w:id="4391" w:author="Claire S" w:date="2026-04-30T11:23:00Z" w16du:dateUtc="2026-04-30T10:23:00Z">
        <w:r w:rsidR="00E6537A">
          <w:rPr>
            <w:rFonts w:ascii="Cambria" w:hAnsi="Cambria"/>
            <w:sz w:val="28"/>
            <w:szCs w:val="28"/>
          </w:rPr>
          <w:t xml:space="preserve">e </w:t>
        </w:r>
      </w:ins>
      <w:del w:id="4392" w:author="Claire S" w:date="2026-04-30T11:23:00Z" w16du:dateUtc="2026-04-30T10:23:00Z">
        <w:r w:rsidR="00CC7C2B">
          <w:rPr>
            <w:rFonts w:ascii="Cambria" w:hAnsi="Cambria"/>
            <w:sz w:val="28"/>
            <w:szCs w:val="28"/>
          </w:rPr>
          <w:delText>It</w:delText>
        </w:r>
        <w:r w:rsidR="00460DCA">
          <w:rPr>
            <w:rFonts w:ascii="Cambria" w:hAnsi="Cambria"/>
            <w:sz w:val="28"/>
            <w:szCs w:val="28"/>
          </w:rPr>
          <w:delText xml:space="preserve"> looked spectacular tonight, </w:delText>
        </w:r>
        <w:r w:rsidR="00E6537A">
          <w:rPr>
            <w:rFonts w:ascii="Cambria" w:hAnsi="Cambria"/>
            <w:sz w:val="28"/>
            <w:szCs w:val="28"/>
          </w:rPr>
          <w:delText xml:space="preserve">the </w:delText>
        </w:r>
      </w:del>
      <w:r w:rsidR="00E6537A">
        <w:rPr>
          <w:rFonts w:ascii="Cambria" w:hAnsi="Cambria"/>
          <w:sz w:val="28"/>
          <w:szCs w:val="28"/>
        </w:rPr>
        <w:t>g</w:t>
      </w:r>
      <w:del w:id="4393" w:author="Claire S" w:date="2026-05-11T12:51:00Z" w16du:dateUtc="2026-05-11T11:51:00Z">
        <w:r w:rsidR="00E6537A" w:rsidDel="007463E7">
          <w:rPr>
            <w:rFonts w:ascii="Cambria" w:hAnsi="Cambria"/>
            <w:sz w:val="28"/>
            <w:szCs w:val="28"/>
          </w:rPr>
          <w:delText>ian</w:delText>
        </w:r>
      </w:del>
      <w:ins w:id="4394" w:author="Claire S" w:date="2026-05-11T12:51:00Z" w16du:dateUtc="2026-05-11T11:51:00Z">
        <w:r>
          <w:rPr>
            <w:rFonts w:ascii="Cambria" w:hAnsi="Cambria"/>
            <w:sz w:val="28"/>
            <w:szCs w:val="28"/>
          </w:rPr>
          <w:t>rea</w:t>
        </w:r>
      </w:ins>
      <w:r w:rsidR="00E6537A">
        <w:rPr>
          <w:rFonts w:ascii="Cambria" w:hAnsi="Cambria"/>
          <w:sz w:val="28"/>
          <w:szCs w:val="28"/>
        </w:rPr>
        <w:t xml:space="preserve">t </w:t>
      </w:r>
      <w:r w:rsidR="00DE185B">
        <w:rPr>
          <w:rFonts w:ascii="Cambria" w:hAnsi="Cambria"/>
          <w:sz w:val="28"/>
          <w:szCs w:val="28"/>
        </w:rPr>
        <w:t>ston</w:t>
      </w:r>
      <w:r w:rsidR="00E6537A">
        <w:rPr>
          <w:rFonts w:ascii="Cambria" w:hAnsi="Cambria"/>
          <w:sz w:val="28"/>
          <w:szCs w:val="28"/>
        </w:rPr>
        <w:t xml:space="preserve">e </w:t>
      </w:r>
      <w:ins w:id="4395" w:author="Daisy Watt" w:date="2026-06-19T05:53:00Z" w16du:dateUtc="2026-06-19T04:53:00Z">
        <w:r w:rsidR="000279C9">
          <w:rPr>
            <w:rFonts w:ascii="Cambria" w:hAnsi="Cambria"/>
            <w:sz w:val="28"/>
            <w:szCs w:val="28"/>
          </w:rPr>
          <w:t xml:space="preserve">liger </w:t>
        </w:r>
      </w:ins>
      <w:del w:id="4396" w:author="Daisy Watt" w:date="2026-06-19T05:53:00Z" w16du:dateUtc="2026-06-19T04:53:00Z">
        <w:r w:rsidR="00E6537A">
          <w:rPr>
            <w:rFonts w:ascii="Cambria" w:hAnsi="Cambria"/>
            <w:sz w:val="28"/>
            <w:szCs w:val="28"/>
          </w:rPr>
          <w:delText xml:space="preserve">Liger </w:delText>
        </w:r>
      </w:del>
      <w:ins w:id="4397" w:author="Claire S" w:date="2026-04-30T11:23:00Z" w16du:dateUtc="2026-04-30T10:23:00Z">
        <w:r w:rsidR="005621C9">
          <w:rPr>
            <w:rFonts w:ascii="Cambria" w:hAnsi="Cambria"/>
            <w:sz w:val="28"/>
            <w:szCs w:val="28"/>
          </w:rPr>
          <w:t>prowl</w:t>
        </w:r>
        <w:r w:rsidR="001E57E1">
          <w:rPr>
            <w:rFonts w:ascii="Cambria" w:hAnsi="Cambria"/>
            <w:sz w:val="28"/>
            <w:szCs w:val="28"/>
          </w:rPr>
          <w:t>ed</w:t>
        </w:r>
      </w:ins>
      <w:del w:id="4398" w:author="Claire S" w:date="2026-04-30T11:23:00Z" w16du:dateUtc="2026-04-30T10:23:00Z">
        <w:r w:rsidR="005621C9">
          <w:rPr>
            <w:rFonts w:ascii="Cambria" w:hAnsi="Cambria"/>
            <w:sz w:val="28"/>
            <w:szCs w:val="28"/>
          </w:rPr>
          <w:delText>prowling</w:delText>
        </w:r>
      </w:del>
      <w:r w:rsidR="005621C9">
        <w:rPr>
          <w:rFonts w:ascii="Cambria" w:hAnsi="Cambria"/>
          <w:sz w:val="28"/>
          <w:szCs w:val="28"/>
        </w:rPr>
        <w:t xml:space="preserve"> </w:t>
      </w:r>
      <w:r w:rsidR="00E6537A">
        <w:rPr>
          <w:rFonts w:ascii="Cambria" w:hAnsi="Cambria"/>
          <w:sz w:val="28"/>
          <w:szCs w:val="28"/>
        </w:rPr>
        <w:t xml:space="preserve">on the roof like a </w:t>
      </w:r>
      <w:r w:rsidR="00DE185B">
        <w:rPr>
          <w:rFonts w:ascii="Cambria" w:hAnsi="Cambria"/>
          <w:sz w:val="28"/>
          <w:szCs w:val="28"/>
        </w:rPr>
        <w:t>ferocious</w:t>
      </w:r>
      <w:r w:rsidR="00E6537A">
        <w:rPr>
          <w:rFonts w:ascii="Cambria" w:hAnsi="Cambria"/>
          <w:sz w:val="28"/>
          <w:szCs w:val="28"/>
        </w:rPr>
        <w:t xml:space="preserve"> sentry, </w:t>
      </w:r>
      <w:del w:id="4399" w:author="Claire S" w:date="2026-05-11T13:51:00Z" w16du:dateUtc="2026-05-11T12:51:00Z">
        <w:r w:rsidR="007849B6">
          <w:rPr>
            <w:rFonts w:ascii="Cambria" w:hAnsi="Cambria"/>
            <w:sz w:val="28"/>
            <w:szCs w:val="28"/>
          </w:rPr>
          <w:delText>the whole building</w:delText>
        </w:r>
        <w:r w:rsidR="00460DCA">
          <w:rPr>
            <w:rFonts w:ascii="Cambria" w:hAnsi="Cambria"/>
            <w:sz w:val="28"/>
            <w:szCs w:val="28"/>
          </w:rPr>
          <w:delText xml:space="preserve"> </w:delText>
        </w:r>
      </w:del>
      <w:r w:rsidR="00460DCA">
        <w:rPr>
          <w:rFonts w:ascii="Cambria" w:hAnsi="Cambria"/>
          <w:sz w:val="28"/>
          <w:szCs w:val="28"/>
        </w:rPr>
        <w:t>lit</w:t>
      </w:r>
      <w:r w:rsidR="001564DF">
        <w:rPr>
          <w:rFonts w:ascii="Cambria" w:hAnsi="Cambria"/>
          <w:sz w:val="28"/>
          <w:szCs w:val="28"/>
        </w:rPr>
        <w:t xml:space="preserve"> </w:t>
      </w:r>
      <w:r w:rsidR="00460DCA">
        <w:rPr>
          <w:rFonts w:ascii="Cambria" w:hAnsi="Cambria"/>
          <w:sz w:val="28"/>
          <w:szCs w:val="28"/>
        </w:rPr>
        <w:t xml:space="preserve">by floodlights positioned in </w:t>
      </w:r>
      <w:r w:rsidR="007810F3">
        <w:rPr>
          <w:rFonts w:ascii="Cambria" w:hAnsi="Cambria"/>
          <w:sz w:val="28"/>
          <w:szCs w:val="28"/>
        </w:rPr>
        <w:t>a deep trench</w:t>
      </w:r>
      <w:r w:rsidR="004F1287">
        <w:rPr>
          <w:rFonts w:ascii="Cambria" w:hAnsi="Cambria"/>
          <w:sz w:val="28"/>
          <w:szCs w:val="28"/>
        </w:rPr>
        <w:t xml:space="preserve"> inside the </w:t>
      </w:r>
      <w:r w:rsidR="001564DF">
        <w:rPr>
          <w:rFonts w:ascii="Cambria" w:hAnsi="Cambria"/>
          <w:sz w:val="28"/>
          <w:szCs w:val="28"/>
        </w:rPr>
        <w:t>gold-plated</w:t>
      </w:r>
      <w:r w:rsidR="00460DCA">
        <w:rPr>
          <w:rFonts w:ascii="Cambria" w:hAnsi="Cambria"/>
          <w:sz w:val="28"/>
          <w:szCs w:val="28"/>
        </w:rPr>
        <w:t xml:space="preserve"> </w:t>
      </w:r>
      <w:r w:rsidR="00151AD1" w:rsidRPr="00A05080">
        <w:rPr>
          <w:rFonts w:ascii="Cambria" w:hAnsi="Cambria"/>
          <w:sz w:val="28"/>
          <w:szCs w:val="28"/>
        </w:rPr>
        <w:t>railings</w:t>
      </w:r>
      <w:ins w:id="4400" w:author="Claire S" w:date="2026-05-11T13:51:00Z" w16du:dateUtc="2026-05-11T12:51:00Z">
        <w:r w:rsidR="00161A52">
          <w:rPr>
            <w:rFonts w:ascii="Cambria" w:hAnsi="Cambria"/>
            <w:sz w:val="28"/>
            <w:szCs w:val="28"/>
          </w:rPr>
          <w:t>. The effect</w:t>
        </w:r>
      </w:ins>
      <w:ins w:id="4401" w:author="Claire S" w:date="2026-04-30T11:23:00Z" w16du:dateUtc="2026-04-30T10:23:00Z">
        <w:r w:rsidR="001E57E1">
          <w:rPr>
            <w:rFonts w:ascii="Cambria" w:hAnsi="Cambria"/>
            <w:sz w:val="28"/>
            <w:szCs w:val="28"/>
          </w:rPr>
          <w:t xml:space="preserve"> was spectacular</w:t>
        </w:r>
      </w:ins>
      <w:r w:rsidR="00151AD1" w:rsidRPr="00A05080">
        <w:rPr>
          <w:rFonts w:ascii="Cambria" w:hAnsi="Cambria"/>
          <w:sz w:val="28"/>
          <w:szCs w:val="28"/>
        </w:rPr>
        <w:t xml:space="preserve">.  </w:t>
      </w:r>
    </w:p>
    <w:p w14:paraId="2C2D0E96" w14:textId="6BB3D77D" w:rsidR="00E24539" w:rsidRDefault="004639E0" w:rsidP="008471D0">
      <w:pPr>
        <w:spacing w:line="360" w:lineRule="auto"/>
        <w:ind w:firstLine="720"/>
        <w:contextualSpacing/>
        <w:rPr>
          <w:rFonts w:ascii="Cambria" w:hAnsi="Cambria"/>
          <w:color w:val="000000"/>
          <w:sz w:val="28"/>
          <w:szCs w:val="28"/>
        </w:rPr>
      </w:pPr>
      <w:ins w:id="4402" w:author="Daisy Watt" w:date="2026-06-19T05:53:00Z" w16du:dateUtc="2026-06-19T04:53:00Z">
        <w:r>
          <w:rPr>
            <w:rFonts w:ascii="Cambria" w:hAnsi="Cambria"/>
            <w:color w:val="000000"/>
            <w:sz w:val="28"/>
            <w:szCs w:val="28"/>
          </w:rPr>
          <w:t>Savannah’s big</w:t>
        </w:r>
      </w:ins>
      <w:del w:id="4403" w:author="Daisy Watt" w:date="2026-06-19T05:53:00Z" w16du:dateUtc="2026-06-19T04:53:00Z">
        <w:r w:rsidR="00A05080" w:rsidRPr="00A05080">
          <w:rPr>
            <w:rFonts w:ascii="Cambria" w:hAnsi="Cambria"/>
            <w:color w:val="000000"/>
            <w:sz w:val="28"/>
            <w:szCs w:val="28"/>
          </w:rPr>
          <w:delText>Big</w:delText>
        </w:r>
      </w:del>
      <w:r w:rsidR="00A05080" w:rsidRPr="00A05080">
        <w:rPr>
          <w:rFonts w:ascii="Cambria" w:hAnsi="Cambria"/>
          <w:color w:val="000000"/>
          <w:sz w:val="28"/>
          <w:szCs w:val="28"/>
        </w:rPr>
        <w:t xml:space="preserve"> sis Ruth had bribed a couple of local councillors </w:t>
      </w:r>
      <w:r w:rsidR="00331A2A">
        <w:rPr>
          <w:rFonts w:ascii="Cambria" w:hAnsi="Cambria"/>
          <w:color w:val="000000"/>
          <w:sz w:val="28"/>
          <w:szCs w:val="28"/>
        </w:rPr>
        <w:t xml:space="preserve">on the </w:t>
      </w:r>
      <w:r w:rsidR="005A62E4">
        <w:rPr>
          <w:rFonts w:ascii="Cambria" w:hAnsi="Cambria"/>
          <w:color w:val="000000"/>
          <w:sz w:val="28"/>
          <w:szCs w:val="28"/>
        </w:rPr>
        <w:t>QT</w:t>
      </w:r>
      <w:r w:rsidR="00331A2A">
        <w:rPr>
          <w:rFonts w:ascii="Cambria" w:hAnsi="Cambria"/>
          <w:color w:val="000000"/>
          <w:sz w:val="28"/>
          <w:szCs w:val="28"/>
        </w:rPr>
        <w:t xml:space="preserve"> </w:t>
      </w:r>
      <w:r w:rsidR="00A05080" w:rsidRPr="00A05080">
        <w:rPr>
          <w:rFonts w:ascii="Cambria" w:hAnsi="Cambria"/>
          <w:color w:val="000000"/>
          <w:sz w:val="28"/>
          <w:szCs w:val="28"/>
        </w:rPr>
        <w:t>to allow the</w:t>
      </w:r>
      <w:r w:rsidR="00CD3722">
        <w:rPr>
          <w:rFonts w:ascii="Cambria" w:hAnsi="Cambria"/>
          <w:color w:val="000000"/>
          <w:sz w:val="28"/>
          <w:szCs w:val="28"/>
        </w:rPr>
        <w:t xml:space="preserve"> Langley</w:t>
      </w:r>
      <w:r w:rsidR="00A05080" w:rsidRPr="00A05080">
        <w:rPr>
          <w:rFonts w:ascii="Cambria" w:hAnsi="Cambria"/>
          <w:color w:val="000000"/>
          <w:sz w:val="28"/>
          <w:szCs w:val="28"/>
        </w:rPr>
        <w:t xml:space="preserve"> family to dig out the front wells, despite the </w:t>
      </w:r>
      <w:r w:rsidR="00A05080" w:rsidRPr="00F616D4">
        <w:rPr>
          <w:rFonts w:ascii="Cambria" w:hAnsi="Cambria"/>
          <w:color w:val="000000"/>
          <w:sz w:val="28"/>
          <w:szCs w:val="28"/>
        </w:rPr>
        <w:t>building being</w:t>
      </w:r>
      <w:r w:rsidR="00A05080" w:rsidRPr="00A05080">
        <w:rPr>
          <w:rFonts w:ascii="Cambria" w:hAnsi="Cambria"/>
          <w:color w:val="000000"/>
          <w:sz w:val="28"/>
          <w:szCs w:val="28"/>
        </w:rPr>
        <w:t xml:space="preserve"> listed and historic. </w:t>
      </w:r>
      <w:ins w:id="4404" w:author="Daisy Watt" w:date="2026-06-19T05:54:00Z" w16du:dateUtc="2026-06-19T04:54:00Z">
        <w:r w:rsidR="00BC256E" w:rsidRPr="00F616D4">
          <w:rPr>
            <w:rFonts w:ascii="Cambria" w:hAnsi="Cambria"/>
            <w:color w:val="000000"/>
            <w:sz w:val="28"/>
            <w:szCs w:val="28"/>
            <w:rPrChange w:id="4405" w:author="Claire S" w:date="2026-07-20T12:33:00Z" w16du:dateUtc="2026-07-20T11:33:00Z">
              <w:rPr>
                <w:rFonts w:ascii="Cambria" w:hAnsi="Cambria"/>
                <w:color w:val="000000"/>
                <w:sz w:val="28"/>
                <w:szCs w:val="28"/>
                <w:highlight w:val="yellow"/>
              </w:rPr>
            </w:rPrChange>
          </w:rPr>
          <w:t>Constructed</w:t>
        </w:r>
      </w:ins>
      <w:r w:rsidR="00A05080" w:rsidRPr="00F616D4">
        <w:rPr>
          <w:rFonts w:ascii="Cambria" w:hAnsi="Cambria"/>
          <w:color w:val="000000"/>
          <w:sz w:val="28"/>
          <w:szCs w:val="28"/>
        </w:rPr>
        <w:t xml:space="preserve"> o</w:t>
      </w:r>
      <w:r w:rsidR="00A05080" w:rsidRPr="00A05080">
        <w:rPr>
          <w:rFonts w:ascii="Cambria" w:hAnsi="Cambria"/>
          <w:color w:val="000000"/>
          <w:sz w:val="28"/>
          <w:szCs w:val="28"/>
        </w:rPr>
        <w:t>ver the bones of a</w:t>
      </w:r>
      <w:r w:rsidR="002F1589">
        <w:rPr>
          <w:rFonts w:ascii="Cambria" w:hAnsi="Cambria"/>
          <w:color w:val="000000"/>
          <w:sz w:val="28"/>
          <w:szCs w:val="28"/>
        </w:rPr>
        <w:t xml:space="preserve"> medieval </w:t>
      </w:r>
      <w:r w:rsidR="00A05080" w:rsidRPr="00A05080">
        <w:rPr>
          <w:rFonts w:ascii="Cambria" w:hAnsi="Cambria"/>
          <w:color w:val="000000"/>
          <w:sz w:val="28"/>
          <w:szCs w:val="28"/>
        </w:rPr>
        <w:t>graveyard</w:t>
      </w:r>
      <w:del w:id="4406" w:author="Claire S" w:date="2026-07-20T12:33:00Z" w16du:dateUtc="2026-07-20T11:33:00Z">
        <w:r w:rsidR="00A05080" w:rsidRPr="00A05080" w:rsidDel="00F616D4">
          <w:rPr>
            <w:rFonts w:ascii="Cambria" w:hAnsi="Cambria"/>
            <w:color w:val="000000"/>
            <w:sz w:val="28"/>
            <w:szCs w:val="28"/>
          </w:rPr>
          <w:delText>,</w:delText>
        </w:r>
        <w:r w:rsidR="00A05080" w:rsidRPr="00A05080" w:rsidDel="00F616D4">
          <w:rPr>
            <w:rStyle w:val="apple-converted-space"/>
            <w:rFonts w:ascii="Cambria" w:hAnsi="Cambria"/>
            <w:color w:val="000000"/>
            <w:sz w:val="28"/>
            <w:szCs w:val="28"/>
          </w:rPr>
          <w:delText> </w:delText>
        </w:r>
      </w:del>
      <w:ins w:id="4407" w:author="Claire S" w:date="2026-07-20T12:33:00Z" w16du:dateUtc="2026-07-20T11:33:00Z">
        <w:r w:rsidR="00F616D4">
          <w:rPr>
            <w:rFonts w:ascii="Cambria" w:hAnsi="Cambria"/>
            <w:color w:val="000000"/>
            <w:sz w:val="28"/>
            <w:szCs w:val="28"/>
          </w:rPr>
          <w:t>, now</w:t>
        </w:r>
      </w:ins>
      <w:ins w:id="4408" w:author="Claire S" w:date="2026-07-20T13:58:00Z" w16du:dateUtc="2026-07-20T12:58:00Z">
        <w:r w:rsidR="003D39F7">
          <w:rPr>
            <w:rFonts w:ascii="Cambria" w:hAnsi="Cambria"/>
            <w:color w:val="000000"/>
            <w:sz w:val="28"/>
            <w:szCs w:val="28"/>
          </w:rPr>
          <w:t>adays</w:t>
        </w:r>
      </w:ins>
      <w:ins w:id="4409" w:author="Claire S" w:date="2026-07-20T12:33:00Z" w16du:dateUtc="2026-07-20T11:33:00Z">
        <w:r w:rsidR="00F616D4">
          <w:rPr>
            <w:rFonts w:ascii="Cambria" w:hAnsi="Cambria"/>
            <w:color w:val="000000"/>
            <w:sz w:val="28"/>
            <w:szCs w:val="28"/>
          </w:rPr>
          <w:t xml:space="preserve"> it was </w:t>
        </w:r>
      </w:ins>
      <w:ins w:id="4410" w:author="Claire S" w:date="2026-07-20T13:58:00Z" w16du:dateUtc="2026-07-20T12:58:00Z">
        <w:r w:rsidR="003D39F7">
          <w:rPr>
            <w:rFonts w:ascii="Cambria" w:hAnsi="Cambria"/>
            <w:color w:val="000000"/>
            <w:sz w:val="28"/>
            <w:szCs w:val="28"/>
          </w:rPr>
          <w:t xml:space="preserve">glossy and </w:t>
        </w:r>
      </w:ins>
      <w:ins w:id="4411" w:author="Claire S" w:date="2026-07-20T12:33:00Z" w16du:dateUtc="2026-07-20T11:33:00Z">
        <w:r w:rsidR="00F616D4">
          <w:rPr>
            <w:rFonts w:ascii="Cambria" w:hAnsi="Cambria"/>
            <w:color w:val="000000"/>
            <w:sz w:val="28"/>
            <w:szCs w:val="28"/>
          </w:rPr>
          <w:t>modern</w:t>
        </w:r>
      </w:ins>
      <w:del w:id="4412" w:author="Claire S" w:date="2026-07-20T12:33:00Z" w16du:dateUtc="2026-07-20T11:33:00Z">
        <w:r w:rsidR="00A05080" w:rsidRPr="00A05080" w:rsidDel="00F616D4">
          <w:rPr>
            <w:rFonts w:ascii="Cambria" w:hAnsi="Cambria"/>
            <w:color w:val="000000"/>
            <w:sz w:val="28"/>
            <w:szCs w:val="28"/>
          </w:rPr>
          <w:delText xml:space="preserve">for all its </w:delText>
        </w:r>
      </w:del>
      <w:del w:id="4413" w:author="Claire S" w:date="2026-07-20T13:58:00Z" w16du:dateUtc="2026-07-20T12:58:00Z">
        <w:r w:rsidR="00A05080" w:rsidRPr="00A05080" w:rsidDel="003D39F7">
          <w:rPr>
            <w:rFonts w:ascii="Cambria" w:hAnsi="Cambria"/>
            <w:color w:val="000000"/>
            <w:sz w:val="28"/>
            <w:szCs w:val="28"/>
          </w:rPr>
          <w:delText>gloss</w:delText>
        </w:r>
      </w:del>
      <w:ins w:id="4414" w:author="Claire S" w:date="2026-07-20T12:33:00Z" w16du:dateUtc="2026-07-20T11:33:00Z">
        <w:r w:rsidR="00F616D4">
          <w:rPr>
            <w:rFonts w:ascii="Cambria" w:hAnsi="Cambria"/>
            <w:color w:val="000000"/>
            <w:sz w:val="28"/>
            <w:szCs w:val="28"/>
          </w:rPr>
          <w:t xml:space="preserve">, and </w:t>
        </w:r>
      </w:ins>
      <w:del w:id="4415" w:author="Claire S" w:date="2026-07-20T12:33:00Z" w16du:dateUtc="2026-07-20T11:33:00Z">
        <w:r w:rsidR="00A05080" w:rsidRPr="00A05080" w:rsidDel="00F616D4">
          <w:rPr>
            <w:rFonts w:ascii="Cambria" w:hAnsi="Cambria"/>
            <w:color w:val="000000"/>
            <w:sz w:val="28"/>
            <w:szCs w:val="28"/>
          </w:rPr>
          <w:delText>y modernisation,</w:delText>
        </w:r>
        <w:r w:rsidR="00A05080" w:rsidRPr="00A05080" w:rsidDel="00F616D4">
          <w:rPr>
            <w:rStyle w:val="apple-converted-space"/>
            <w:rFonts w:ascii="Cambria" w:hAnsi="Cambria"/>
            <w:color w:val="000000"/>
            <w:sz w:val="28"/>
            <w:szCs w:val="28"/>
          </w:rPr>
          <w:delText> </w:delText>
        </w:r>
        <w:commentRangeStart w:id="4416"/>
        <w:r w:rsidR="002F1589" w:rsidDel="00F616D4">
          <w:rPr>
            <w:rStyle w:val="apple-converted-space"/>
            <w:rFonts w:ascii="Cambria" w:hAnsi="Cambria"/>
            <w:color w:val="000000"/>
            <w:sz w:val="28"/>
            <w:szCs w:val="28"/>
          </w:rPr>
          <w:delText xml:space="preserve">the original buildings of </w:delText>
        </w:r>
        <w:r w:rsidR="00A05080" w:rsidRPr="00A05080" w:rsidDel="00F616D4">
          <w:rPr>
            <w:rFonts w:ascii="Cambria" w:hAnsi="Cambria"/>
            <w:color w:val="000000"/>
            <w:sz w:val="28"/>
            <w:szCs w:val="28"/>
          </w:rPr>
          <w:delText>Langley House w</w:delText>
        </w:r>
        <w:r w:rsidR="002F1589" w:rsidDel="00F616D4">
          <w:rPr>
            <w:rFonts w:ascii="Cambria" w:hAnsi="Cambria"/>
            <w:color w:val="000000"/>
            <w:sz w:val="28"/>
            <w:szCs w:val="28"/>
          </w:rPr>
          <w:delText>ere</w:delText>
        </w:r>
        <w:r w:rsidR="00A05080" w:rsidRPr="00A05080" w:rsidDel="00F616D4">
          <w:rPr>
            <w:rFonts w:ascii="Cambria" w:hAnsi="Cambria"/>
            <w:color w:val="000000"/>
            <w:sz w:val="28"/>
            <w:szCs w:val="28"/>
          </w:rPr>
          <w:delText xml:space="preserve"> </w:delText>
        </w:r>
      </w:del>
      <w:ins w:id="4417" w:author="Daisy Watt" w:date="2026-06-19T05:56:00Z" w16du:dateUtc="2026-06-19T04:56:00Z">
        <w:del w:id="4418" w:author="Claire S" w:date="2026-07-20T12:33:00Z" w16du:dateUtc="2026-07-20T11:33:00Z">
          <w:r w:rsidR="003E1D50" w:rsidDel="00F616D4">
            <w:rPr>
              <w:rStyle w:val="apple-converted-space"/>
              <w:rFonts w:ascii="Cambria" w:hAnsi="Cambria"/>
              <w:color w:val="000000"/>
              <w:sz w:val="28"/>
              <w:szCs w:val="28"/>
            </w:rPr>
            <w:delText xml:space="preserve">place was </w:delText>
          </w:r>
        </w:del>
      </w:ins>
      <w:del w:id="4419" w:author="Claire S" w:date="2026-07-20T12:33:00Z" w16du:dateUtc="2026-07-20T11:33:00Z">
        <w:r w:rsidR="008A52D2" w:rsidDel="00F616D4">
          <w:rPr>
            <w:rFonts w:ascii="Cambria" w:hAnsi="Cambria"/>
            <w:color w:val="000000"/>
            <w:sz w:val="28"/>
            <w:szCs w:val="28"/>
          </w:rPr>
          <w:delText>bursting with</w:delText>
        </w:r>
        <w:r w:rsidR="00A05080" w:rsidRPr="00A05080" w:rsidDel="00F616D4">
          <w:rPr>
            <w:rFonts w:ascii="Cambria" w:hAnsi="Cambria"/>
            <w:color w:val="000000"/>
            <w:sz w:val="28"/>
            <w:szCs w:val="28"/>
          </w:rPr>
          <w:delText xml:space="preserve"> secret passages and stairwells</w:delText>
        </w:r>
        <w:r w:rsidR="002F1589" w:rsidDel="00F616D4">
          <w:rPr>
            <w:rFonts w:ascii="Cambria" w:hAnsi="Cambria"/>
            <w:color w:val="000000"/>
            <w:sz w:val="28"/>
            <w:szCs w:val="28"/>
          </w:rPr>
          <w:delText xml:space="preserve"> -</w:delText>
        </w:r>
        <w:r w:rsidR="00A05080" w:rsidRPr="00A05080" w:rsidDel="00F616D4">
          <w:rPr>
            <w:rFonts w:ascii="Cambria" w:hAnsi="Cambria"/>
            <w:color w:val="000000"/>
            <w:sz w:val="28"/>
            <w:szCs w:val="28"/>
          </w:rPr>
          <w:delText xml:space="preserve"> </w:delText>
        </w:r>
        <w:r w:rsidR="00A05080" w:rsidDel="00F616D4">
          <w:rPr>
            <w:rFonts w:ascii="Cambria" w:hAnsi="Cambria"/>
            <w:color w:val="000000"/>
            <w:sz w:val="28"/>
            <w:szCs w:val="28"/>
          </w:rPr>
          <w:delText xml:space="preserve">though </w:delText>
        </w:r>
        <w:r w:rsidR="00A05080" w:rsidRPr="00A05080" w:rsidDel="00F616D4">
          <w:rPr>
            <w:rFonts w:ascii="Cambria" w:hAnsi="Cambria"/>
            <w:color w:val="000000"/>
            <w:sz w:val="28"/>
            <w:szCs w:val="28"/>
          </w:rPr>
          <w:delText>the</w:delText>
        </w:r>
        <w:r w:rsidR="008A52D2" w:rsidDel="00F616D4">
          <w:rPr>
            <w:rFonts w:ascii="Cambria" w:hAnsi="Cambria"/>
            <w:color w:val="000000"/>
            <w:sz w:val="28"/>
            <w:szCs w:val="28"/>
          </w:rPr>
          <w:delText xml:space="preserve"> bright</w:delText>
        </w:r>
        <w:r w:rsidR="00A05080" w:rsidRPr="00A05080" w:rsidDel="00F616D4">
          <w:rPr>
            <w:rFonts w:ascii="Cambria" w:hAnsi="Cambria"/>
            <w:color w:val="000000"/>
            <w:sz w:val="28"/>
            <w:szCs w:val="28"/>
          </w:rPr>
          <w:delText xml:space="preserve"> floodlights </w:delText>
        </w:r>
        <w:r w:rsidR="002F1589" w:rsidDel="00F616D4">
          <w:rPr>
            <w:rFonts w:ascii="Cambria" w:hAnsi="Cambria"/>
            <w:color w:val="000000"/>
            <w:sz w:val="28"/>
            <w:szCs w:val="28"/>
          </w:rPr>
          <w:delText>belied</w:delText>
        </w:r>
        <w:r w:rsidR="00A05080" w:rsidDel="00F616D4">
          <w:rPr>
            <w:rFonts w:ascii="Cambria" w:hAnsi="Cambria"/>
            <w:color w:val="000000"/>
            <w:sz w:val="28"/>
            <w:szCs w:val="28"/>
          </w:rPr>
          <w:delText xml:space="preserve"> </w:delText>
        </w:r>
        <w:r w:rsidR="00E269D8" w:rsidDel="00F616D4">
          <w:rPr>
            <w:rFonts w:ascii="Cambria" w:hAnsi="Cambria"/>
            <w:color w:val="000000"/>
            <w:sz w:val="28"/>
            <w:szCs w:val="28"/>
          </w:rPr>
          <w:delText xml:space="preserve">such </w:delText>
        </w:r>
        <w:r w:rsidR="008A52D2" w:rsidDel="00F616D4">
          <w:rPr>
            <w:rFonts w:ascii="Cambria" w:hAnsi="Cambria"/>
            <w:color w:val="000000"/>
            <w:sz w:val="28"/>
            <w:szCs w:val="28"/>
          </w:rPr>
          <w:delText>intricate architecture</w:delText>
        </w:r>
        <w:r w:rsidR="002F1589" w:rsidDel="00F616D4">
          <w:rPr>
            <w:rFonts w:ascii="Cambria" w:hAnsi="Cambria"/>
            <w:color w:val="000000"/>
            <w:sz w:val="28"/>
            <w:szCs w:val="28"/>
          </w:rPr>
          <w:delText xml:space="preserve">. </w:delText>
        </w:r>
        <w:commentRangeEnd w:id="4416"/>
        <w:r w:rsidR="00E32BBA" w:rsidDel="00F616D4">
          <w:rPr>
            <w:rStyle w:val="CommentReference"/>
            <w:rFonts w:ascii="Cambria" w:hAnsi="Cambria"/>
            <w:color w:val="000000"/>
            <w:sz w:val="28"/>
            <w:szCs w:val="28"/>
          </w:rPr>
          <w:commentReference w:id="4416"/>
        </w:r>
      </w:del>
      <w:del w:id="4420" w:author="Claire S" w:date="2026-05-11T13:51:00Z" w16du:dateUtc="2026-05-11T12:51:00Z">
        <w:r w:rsidR="002F1589">
          <w:rPr>
            <w:rFonts w:ascii="Cambria" w:hAnsi="Cambria"/>
            <w:color w:val="000000"/>
            <w:sz w:val="28"/>
            <w:szCs w:val="28"/>
          </w:rPr>
          <w:delText>Tonight</w:delText>
        </w:r>
        <w:r w:rsidR="0058316A">
          <w:rPr>
            <w:rFonts w:ascii="Cambria" w:hAnsi="Cambria"/>
            <w:color w:val="000000"/>
            <w:sz w:val="28"/>
            <w:szCs w:val="28"/>
          </w:rPr>
          <w:delText>,</w:delText>
        </w:r>
        <w:r w:rsidR="00E269D8">
          <w:rPr>
            <w:rFonts w:ascii="Cambria" w:hAnsi="Cambria"/>
            <w:color w:val="000000"/>
            <w:sz w:val="28"/>
            <w:szCs w:val="28"/>
          </w:rPr>
          <w:delText xml:space="preserve"> it</w:delText>
        </w:r>
        <w:r w:rsidR="00A05080" w:rsidRPr="00A05080">
          <w:rPr>
            <w:rFonts w:ascii="Cambria" w:hAnsi="Cambria"/>
            <w:color w:val="000000"/>
            <w:sz w:val="28"/>
            <w:szCs w:val="28"/>
          </w:rPr>
          <w:delText xml:space="preserve"> look</w:delText>
        </w:r>
        <w:r w:rsidR="00E269D8">
          <w:rPr>
            <w:rFonts w:ascii="Cambria" w:hAnsi="Cambria"/>
            <w:color w:val="000000"/>
            <w:sz w:val="28"/>
            <w:szCs w:val="28"/>
          </w:rPr>
          <w:delText>ed</w:delText>
        </w:r>
        <w:r w:rsidR="00A05080" w:rsidRPr="00A05080">
          <w:rPr>
            <w:rFonts w:ascii="Cambria" w:hAnsi="Cambria"/>
            <w:color w:val="000000"/>
            <w:sz w:val="28"/>
            <w:szCs w:val="28"/>
          </w:rPr>
          <w:delText xml:space="preserve"> magnificent</w:delText>
        </w:r>
        <w:r w:rsidR="002F1589">
          <w:rPr>
            <w:rFonts w:ascii="Cambria" w:hAnsi="Cambria"/>
            <w:color w:val="000000"/>
            <w:sz w:val="28"/>
            <w:szCs w:val="28"/>
          </w:rPr>
          <w:delText xml:space="preserve"> and</w:delText>
        </w:r>
        <w:r w:rsidR="00A05080" w:rsidRPr="00A05080">
          <w:rPr>
            <w:rFonts w:ascii="Cambria" w:hAnsi="Cambria"/>
            <w:color w:val="000000"/>
            <w:sz w:val="28"/>
            <w:szCs w:val="28"/>
          </w:rPr>
          <w:delText> </w:delText>
        </w:r>
      </w:del>
      <w:r w:rsidR="006C23B4">
        <w:rPr>
          <w:rFonts w:ascii="Cambria" w:hAnsi="Cambria"/>
          <w:color w:val="000000"/>
          <w:sz w:val="28"/>
          <w:szCs w:val="28"/>
        </w:rPr>
        <w:t>Savannah</w:t>
      </w:r>
      <w:r w:rsidR="008A52D2">
        <w:rPr>
          <w:rFonts w:ascii="Cambria" w:hAnsi="Cambria"/>
          <w:color w:val="000000"/>
          <w:sz w:val="28"/>
          <w:szCs w:val="28"/>
        </w:rPr>
        <w:t xml:space="preserve"> </w:t>
      </w:r>
      <w:r w:rsidR="00A05080" w:rsidRPr="00A05080">
        <w:rPr>
          <w:rFonts w:ascii="Cambria" w:hAnsi="Cambria"/>
          <w:color w:val="000000"/>
          <w:sz w:val="28"/>
          <w:szCs w:val="28"/>
        </w:rPr>
        <w:t>felt a rush of pride</w:t>
      </w:r>
      <w:del w:id="4421" w:author="Claire S" w:date="2026-05-11T12:54:00Z" w16du:dateUtc="2026-05-11T11:54:00Z">
        <w:r w:rsidR="00A05080" w:rsidRPr="00A05080" w:rsidDel="00BB5C30">
          <w:rPr>
            <w:rFonts w:ascii="Cambria" w:hAnsi="Cambria"/>
            <w:color w:val="000000"/>
            <w:sz w:val="28"/>
            <w:szCs w:val="28"/>
          </w:rPr>
          <w:delText xml:space="preserve"> that</w:delText>
        </w:r>
      </w:del>
      <w:r w:rsidR="00A05080" w:rsidRPr="00A05080">
        <w:rPr>
          <w:rFonts w:ascii="Cambria" w:hAnsi="Cambria"/>
          <w:color w:val="000000"/>
          <w:sz w:val="28"/>
          <w:szCs w:val="28"/>
        </w:rPr>
        <w:t xml:space="preserve"> </w:t>
      </w:r>
      <w:ins w:id="4422" w:author="Daisy Watt" w:date="2026-06-19T05:48:00Z" w16du:dateUtc="2026-06-19T04:48:00Z">
        <w:r w:rsidR="00192ACA">
          <w:rPr>
            <w:rFonts w:ascii="Cambria" w:hAnsi="Cambria"/>
            <w:color w:val="000000"/>
            <w:sz w:val="28"/>
            <w:szCs w:val="28"/>
          </w:rPr>
          <w:t xml:space="preserve">that </w:t>
        </w:r>
      </w:ins>
      <w:commentRangeStart w:id="4423"/>
      <w:r w:rsidR="00A05080" w:rsidRPr="00A05080">
        <w:rPr>
          <w:rFonts w:ascii="Cambria" w:hAnsi="Cambria"/>
          <w:color w:val="000000"/>
          <w:sz w:val="28"/>
          <w:szCs w:val="28"/>
        </w:rPr>
        <w:t>her own dad had created all this</w:t>
      </w:r>
      <w:commentRangeEnd w:id="4423"/>
      <w:r w:rsidR="00F569BA" w:rsidRPr="00A05080">
        <w:rPr>
          <w:rStyle w:val="CommentReference"/>
          <w:rFonts w:ascii="Cambria" w:hAnsi="Cambria"/>
          <w:color w:val="000000"/>
          <w:sz w:val="28"/>
          <w:szCs w:val="28"/>
        </w:rPr>
        <w:commentReference w:id="4423"/>
      </w:r>
      <w:r w:rsidR="00A05080" w:rsidRPr="00A05080">
        <w:rPr>
          <w:rFonts w:ascii="Cambria" w:hAnsi="Cambria"/>
          <w:color w:val="000000"/>
          <w:sz w:val="28"/>
          <w:szCs w:val="28"/>
        </w:rPr>
        <w:t xml:space="preserve">; that </w:t>
      </w:r>
      <w:del w:id="4424" w:author="Claire S" w:date="2026-05-11T13:51:00Z" w16du:dateUtc="2026-05-11T12:51:00Z">
        <w:r w:rsidR="00A05080" w:rsidRPr="00A05080">
          <w:rPr>
            <w:rFonts w:ascii="Cambria" w:hAnsi="Cambria"/>
            <w:color w:val="000000"/>
            <w:sz w:val="28"/>
            <w:szCs w:val="28"/>
          </w:rPr>
          <w:delText xml:space="preserve">it was </w:delText>
        </w:r>
      </w:del>
      <w:r w:rsidR="00A05080" w:rsidRPr="00A05080">
        <w:rPr>
          <w:rFonts w:ascii="Cambria" w:hAnsi="Cambria"/>
          <w:color w:val="000000"/>
          <w:sz w:val="28"/>
          <w:szCs w:val="28"/>
        </w:rPr>
        <w:t xml:space="preserve">her family name </w:t>
      </w:r>
      <w:ins w:id="4425" w:author="Claire S" w:date="2026-05-11T13:51:00Z" w16du:dateUtc="2026-05-11T12:51:00Z">
        <w:r w:rsidR="0014763B">
          <w:rPr>
            <w:rFonts w:ascii="Cambria" w:hAnsi="Cambria"/>
            <w:color w:val="000000"/>
            <w:sz w:val="28"/>
            <w:szCs w:val="28"/>
          </w:rPr>
          <w:t>was</w:t>
        </w:r>
      </w:ins>
      <w:ins w:id="4426" w:author="Claire S" w:date="2026-05-11T13:52:00Z" w16du:dateUtc="2026-05-11T12:52:00Z">
        <w:r w:rsidR="0014763B">
          <w:rPr>
            <w:rFonts w:ascii="Cambria" w:hAnsi="Cambria"/>
            <w:color w:val="000000"/>
            <w:sz w:val="28"/>
            <w:szCs w:val="28"/>
          </w:rPr>
          <w:t xml:space="preserve"> </w:t>
        </w:r>
      </w:ins>
      <w:r w:rsidR="00A05080" w:rsidRPr="00A05080">
        <w:rPr>
          <w:rFonts w:ascii="Cambria" w:hAnsi="Cambria"/>
          <w:color w:val="000000"/>
          <w:sz w:val="28"/>
          <w:szCs w:val="28"/>
        </w:rPr>
        <w:t xml:space="preserve">written across the </w:t>
      </w:r>
      <w:del w:id="4427" w:author="Claire S" w:date="2026-05-11T13:51:00Z" w16du:dateUtc="2026-05-11T12:51:00Z">
        <w:r w:rsidR="00A05080" w:rsidRPr="00A05080">
          <w:rPr>
            <w:rFonts w:ascii="Cambria" w:hAnsi="Cambria"/>
            <w:color w:val="000000"/>
            <w:sz w:val="28"/>
            <w:szCs w:val="28"/>
          </w:rPr>
          <w:delText>front</w:delText>
        </w:r>
      </w:del>
      <w:ins w:id="4428" w:author="Claire S" w:date="2026-05-11T13:51:00Z" w16du:dateUtc="2026-05-11T12:51:00Z">
        <w:r w:rsidR="0014763B">
          <w:rPr>
            <w:rFonts w:ascii="Cambria" w:hAnsi="Cambria"/>
            <w:color w:val="000000"/>
            <w:sz w:val="28"/>
            <w:szCs w:val="28"/>
          </w:rPr>
          <w:t>building</w:t>
        </w:r>
      </w:ins>
      <w:r w:rsidR="00A05080" w:rsidRPr="00A05080">
        <w:rPr>
          <w:rFonts w:ascii="Cambria" w:hAnsi="Cambria"/>
          <w:color w:val="000000"/>
          <w:sz w:val="28"/>
          <w:szCs w:val="28"/>
        </w:rPr>
        <w:t>. </w:t>
      </w:r>
      <w:ins w:id="4429" w:author="Claire S" w:date="2026-07-20T12:35:00Z" w16du:dateUtc="2026-07-20T11:35:00Z">
        <w:r w:rsidR="00841C13">
          <w:rPr>
            <w:rFonts w:ascii="Cambria" w:hAnsi="Cambria"/>
            <w:color w:val="000000"/>
            <w:sz w:val="28"/>
            <w:szCs w:val="28"/>
          </w:rPr>
          <w:t xml:space="preserve"> She glanced at Jack</w:t>
        </w:r>
      </w:ins>
      <w:ins w:id="4430" w:author="Claire S" w:date="2026-07-20T12:36:00Z" w16du:dateUtc="2026-07-20T11:36:00Z">
        <w:r w:rsidR="00841C13">
          <w:rPr>
            <w:rFonts w:ascii="Cambria" w:hAnsi="Cambria"/>
            <w:color w:val="000000"/>
            <w:sz w:val="28"/>
            <w:szCs w:val="28"/>
          </w:rPr>
          <w:t>son</w:t>
        </w:r>
      </w:ins>
      <w:ins w:id="4431" w:author="Claire S" w:date="2026-07-20T14:12:00Z" w16du:dateUtc="2026-07-20T13:12:00Z">
        <w:r w:rsidR="000358F3">
          <w:rPr>
            <w:rFonts w:ascii="Cambria" w:hAnsi="Cambria"/>
            <w:color w:val="000000"/>
            <w:sz w:val="28"/>
            <w:szCs w:val="28"/>
          </w:rPr>
          <w:t>,</w:t>
        </w:r>
      </w:ins>
      <w:ins w:id="4432" w:author="Claire S" w:date="2026-07-20T14:08:00Z" w16du:dateUtc="2026-07-20T13:08:00Z">
        <w:r w:rsidR="00031FD4">
          <w:rPr>
            <w:rFonts w:ascii="Cambria" w:hAnsi="Cambria"/>
            <w:color w:val="000000"/>
            <w:sz w:val="28"/>
            <w:szCs w:val="28"/>
          </w:rPr>
          <w:t xml:space="preserve"> who met her </w:t>
        </w:r>
      </w:ins>
      <w:ins w:id="4433" w:author="Claire S" w:date="2026-07-20T14:13:00Z" w16du:dateUtc="2026-07-20T13:13:00Z">
        <w:r w:rsidR="000358F3">
          <w:rPr>
            <w:rFonts w:ascii="Cambria" w:hAnsi="Cambria"/>
            <w:color w:val="000000"/>
            <w:sz w:val="28"/>
            <w:szCs w:val="28"/>
          </w:rPr>
          <w:t>gaze</w:t>
        </w:r>
      </w:ins>
      <w:ins w:id="4434" w:author="Claire S" w:date="2026-07-20T14:08:00Z" w16du:dateUtc="2026-07-20T13:08:00Z">
        <w:r w:rsidR="00031FD4">
          <w:rPr>
            <w:rFonts w:ascii="Cambria" w:hAnsi="Cambria"/>
            <w:color w:val="000000"/>
            <w:sz w:val="28"/>
            <w:szCs w:val="28"/>
          </w:rPr>
          <w:t xml:space="preserve"> boldly.  </w:t>
        </w:r>
      </w:ins>
      <w:ins w:id="4435" w:author="Claire S" w:date="2026-07-21T09:29:00Z" w16du:dateUtc="2026-07-21T08:29:00Z">
        <w:r w:rsidR="00CC7F43">
          <w:rPr>
            <w:rFonts w:ascii="Cambria" w:hAnsi="Cambria"/>
            <w:color w:val="000000"/>
            <w:sz w:val="28"/>
            <w:szCs w:val="28"/>
          </w:rPr>
          <w:t>She grinned: w</w:t>
        </w:r>
      </w:ins>
      <w:ins w:id="4436" w:author="Claire S" w:date="2026-07-20T14:08:00Z" w16du:dateUtc="2026-07-20T13:08:00Z">
        <w:r w:rsidR="00031FD4">
          <w:rPr>
            <w:rFonts w:ascii="Cambria" w:hAnsi="Cambria"/>
            <w:color w:val="000000"/>
            <w:sz w:val="28"/>
            <w:szCs w:val="28"/>
          </w:rPr>
          <w:t xml:space="preserve">as he </w:t>
        </w:r>
      </w:ins>
      <w:ins w:id="4437" w:author="Claire S" w:date="2026-07-20T14:02:00Z" w16du:dateUtc="2026-07-20T13:02:00Z">
        <w:r w:rsidR="00EF47AD">
          <w:rPr>
            <w:rFonts w:ascii="Cambria" w:hAnsi="Cambria"/>
            <w:color w:val="000000"/>
            <w:sz w:val="28"/>
            <w:szCs w:val="28"/>
          </w:rPr>
          <w:t>also impressed</w:t>
        </w:r>
        <w:r w:rsidR="002A2DE0">
          <w:rPr>
            <w:rFonts w:ascii="Cambria" w:hAnsi="Cambria"/>
            <w:color w:val="000000"/>
            <w:sz w:val="28"/>
            <w:szCs w:val="28"/>
          </w:rPr>
          <w:t xml:space="preserve"> by her proximity to power</w:t>
        </w:r>
      </w:ins>
      <w:ins w:id="4438" w:author="Claire S" w:date="2026-07-20T14:08:00Z" w16du:dateUtc="2026-07-20T13:08:00Z">
        <w:r w:rsidR="00031FD4">
          <w:rPr>
            <w:rFonts w:ascii="Cambria" w:hAnsi="Cambria"/>
            <w:color w:val="000000"/>
            <w:sz w:val="28"/>
            <w:szCs w:val="28"/>
          </w:rPr>
          <w:t>?</w:t>
        </w:r>
      </w:ins>
      <w:ins w:id="4439" w:author="Claire S" w:date="2026-07-20T12:36:00Z" w16du:dateUtc="2026-07-20T11:36:00Z">
        <w:r w:rsidR="00841C13">
          <w:rPr>
            <w:rFonts w:ascii="Cambria" w:hAnsi="Cambria"/>
            <w:color w:val="000000"/>
            <w:sz w:val="28"/>
            <w:szCs w:val="28"/>
          </w:rPr>
          <w:t xml:space="preserve"> </w:t>
        </w:r>
      </w:ins>
    </w:p>
    <w:p w14:paraId="49B4D07A" w14:textId="1A174B03" w:rsidR="007652B5" w:rsidDel="00F616D4" w:rsidRDefault="00841C13" w:rsidP="0058316A">
      <w:pPr>
        <w:spacing w:line="360" w:lineRule="auto"/>
        <w:ind w:firstLine="720"/>
        <w:contextualSpacing/>
        <w:rPr>
          <w:del w:id="4440" w:author="Claire S" w:date="2026-07-20T12:33:00Z" w16du:dateUtc="2026-07-20T11:33:00Z"/>
          <w:rFonts w:ascii="Cambria" w:hAnsi="Cambria"/>
          <w:color w:val="000000"/>
          <w:sz w:val="28"/>
          <w:szCs w:val="28"/>
        </w:rPr>
      </w:pPr>
      <w:ins w:id="4441" w:author="Claire S" w:date="2026-07-20T12:36:00Z" w16du:dateUtc="2026-07-20T11:36:00Z">
        <w:r>
          <w:rPr>
            <w:rFonts w:ascii="Cambria" w:hAnsi="Cambria"/>
            <w:color w:val="000000"/>
            <w:sz w:val="28"/>
            <w:szCs w:val="28"/>
          </w:rPr>
          <w:t xml:space="preserve">‘Sorry, angel.’ </w:t>
        </w:r>
      </w:ins>
      <w:ins w:id="4442" w:author="Claire S" w:date="2026-07-20T14:09:00Z" w16du:dateUtc="2026-07-20T13:09:00Z">
        <w:r w:rsidR="00031FD4">
          <w:rPr>
            <w:rFonts w:ascii="Cambria" w:hAnsi="Cambria"/>
            <w:color w:val="000000"/>
            <w:sz w:val="28"/>
            <w:szCs w:val="28"/>
          </w:rPr>
          <w:t>Her fantasy</w:t>
        </w:r>
      </w:ins>
      <w:ins w:id="4443" w:author="Claire S" w:date="2026-07-20T12:36:00Z" w16du:dateUtc="2026-07-20T11:36:00Z">
        <w:r>
          <w:rPr>
            <w:rFonts w:ascii="Cambria" w:hAnsi="Cambria"/>
            <w:color w:val="000000"/>
            <w:sz w:val="28"/>
            <w:szCs w:val="28"/>
          </w:rPr>
          <w:t xml:space="preserve"> was broken by </w:t>
        </w:r>
      </w:ins>
      <w:del w:id="4444" w:author="Daisy Watt" w:date="2026-06-19T06:05:00Z" w16du:dateUtc="2026-06-19T05:05:00Z">
        <w:r w:rsidR="0058316A">
          <w:rPr>
            <w:rFonts w:ascii="Cambria" w:hAnsi="Cambria"/>
            <w:color w:val="000000"/>
            <w:sz w:val="28"/>
            <w:szCs w:val="28"/>
          </w:rPr>
          <w:delText xml:space="preserve">But as Jackson opened the cab door, </w:delText>
        </w:r>
      </w:del>
      <w:ins w:id="4445" w:author="Claire S" w:date="2026-05-11T13:55:00Z" w16du:dateUtc="2026-05-11T12:55:00Z">
        <w:r w:rsidR="00115579" w:rsidRPr="00A05080">
          <w:rPr>
            <w:rFonts w:ascii="Cambria" w:hAnsi="Cambria"/>
            <w:sz w:val="28"/>
            <w:szCs w:val="28"/>
          </w:rPr>
          <w:t>Dex</w:t>
        </w:r>
      </w:ins>
      <w:ins w:id="4446" w:author="Claire S" w:date="2026-07-20T14:02:00Z" w16du:dateUtc="2026-07-20T13:02:00Z">
        <w:r w:rsidR="002A2DE0">
          <w:rPr>
            <w:rFonts w:ascii="Cambria" w:hAnsi="Cambria"/>
            <w:sz w:val="28"/>
            <w:szCs w:val="28"/>
          </w:rPr>
          <w:t>,</w:t>
        </w:r>
      </w:ins>
      <w:ins w:id="4447" w:author="Claire S" w:date="2026-05-11T13:55:00Z" w16du:dateUtc="2026-05-11T12:55:00Z">
        <w:r w:rsidR="00115579" w:rsidRPr="00A05080">
          <w:rPr>
            <w:rFonts w:ascii="Cambria" w:hAnsi="Cambria"/>
            <w:sz w:val="28"/>
            <w:szCs w:val="28"/>
          </w:rPr>
          <w:t xml:space="preserve"> squeez</w:t>
        </w:r>
      </w:ins>
      <w:ins w:id="4448" w:author="Claire S" w:date="2026-07-20T12:36:00Z" w16du:dateUtc="2026-07-20T11:36:00Z">
        <w:r>
          <w:rPr>
            <w:rFonts w:ascii="Cambria" w:hAnsi="Cambria"/>
            <w:sz w:val="28"/>
            <w:szCs w:val="28"/>
          </w:rPr>
          <w:t>ing</w:t>
        </w:r>
      </w:ins>
      <w:ins w:id="4449" w:author="Claire S" w:date="2026-05-11T13:55:00Z" w16du:dateUtc="2026-05-11T12:55:00Z">
        <w:r w:rsidR="00115579" w:rsidRPr="00A05080">
          <w:rPr>
            <w:rFonts w:ascii="Cambria" w:hAnsi="Cambria"/>
            <w:sz w:val="28"/>
            <w:szCs w:val="28"/>
          </w:rPr>
          <w:t xml:space="preserve"> her hand sadly</w:t>
        </w:r>
      </w:ins>
      <w:del w:id="4450" w:author="Claire S" w:date="2026-05-11T13:55:00Z" w16du:dateUtc="2026-05-11T12:55:00Z">
        <w:r w:rsidR="00ED5122" w:rsidRPr="00A05080">
          <w:rPr>
            <w:rFonts w:ascii="Cambria" w:hAnsi="Cambria"/>
            <w:sz w:val="28"/>
            <w:szCs w:val="28"/>
          </w:rPr>
          <w:delText>h</w:delText>
        </w:r>
        <w:r w:rsidR="00470172" w:rsidRPr="00A05080">
          <w:rPr>
            <w:rFonts w:ascii="Cambria" w:hAnsi="Cambria"/>
            <w:sz w:val="28"/>
            <w:szCs w:val="28"/>
          </w:rPr>
          <w:delText>er bubble burst</w:delText>
        </w:r>
      </w:del>
      <w:r w:rsidR="00470172" w:rsidRPr="00A05080">
        <w:rPr>
          <w:rFonts w:ascii="Cambria" w:hAnsi="Cambria"/>
          <w:sz w:val="28"/>
          <w:szCs w:val="28"/>
        </w:rPr>
        <w:t>.</w:t>
      </w:r>
      <w:r w:rsidR="0058316A">
        <w:rPr>
          <w:rFonts w:ascii="Cambria" w:hAnsi="Cambria"/>
          <w:color w:val="000000"/>
          <w:sz w:val="28"/>
          <w:szCs w:val="28"/>
        </w:rPr>
        <w:t xml:space="preserve"> </w:t>
      </w:r>
    </w:p>
    <w:p w14:paraId="4A82F8F2" w14:textId="5D48CF6E" w:rsidR="00197441" w:rsidRPr="0058316A" w:rsidRDefault="00151AD1" w:rsidP="00F616D4">
      <w:pPr>
        <w:spacing w:line="360" w:lineRule="auto"/>
        <w:ind w:firstLine="720"/>
        <w:contextualSpacing/>
        <w:rPr>
          <w:rFonts w:ascii="Cambria" w:hAnsi="Cambria"/>
          <w:color w:val="000000"/>
          <w:sz w:val="28"/>
          <w:szCs w:val="28"/>
        </w:rPr>
      </w:pPr>
      <w:r>
        <w:rPr>
          <w:rFonts w:ascii="Cambria" w:hAnsi="Cambria"/>
          <w:sz w:val="28"/>
          <w:szCs w:val="28"/>
        </w:rPr>
        <w:t>‘</w:t>
      </w:r>
      <w:del w:id="4451" w:author="Claire S" w:date="2026-07-20T14:03:00Z" w16du:dateUtc="2026-07-20T13:03:00Z">
        <w:r w:rsidR="00470172" w:rsidRPr="00F616D4" w:rsidDel="002A2DE0">
          <w:rPr>
            <w:rFonts w:ascii="Cambria" w:hAnsi="Cambria"/>
            <w:sz w:val="28"/>
            <w:szCs w:val="28"/>
          </w:rPr>
          <w:delText xml:space="preserve">Sorry, angel, </w:delText>
        </w:r>
        <w:r w:rsidR="00236834" w:rsidRPr="00F616D4" w:rsidDel="002A2DE0">
          <w:rPr>
            <w:rFonts w:ascii="Cambria" w:hAnsi="Cambria"/>
            <w:sz w:val="28"/>
            <w:szCs w:val="28"/>
          </w:rPr>
          <w:delText>but</w:delText>
        </w:r>
        <w:r w:rsidR="00236834" w:rsidDel="002A2DE0">
          <w:rPr>
            <w:rFonts w:ascii="Cambria" w:hAnsi="Cambria"/>
            <w:sz w:val="28"/>
            <w:szCs w:val="28"/>
          </w:rPr>
          <w:delText xml:space="preserve"> </w:delText>
        </w:r>
      </w:del>
      <w:r w:rsidR="00236834">
        <w:rPr>
          <w:rFonts w:ascii="Cambria" w:hAnsi="Cambria"/>
          <w:sz w:val="28"/>
          <w:szCs w:val="28"/>
        </w:rPr>
        <w:t>I’m good for nothing</w:t>
      </w:r>
      <w:del w:id="4452" w:author="Claire S" w:date="2026-05-11T13:55:00Z" w16du:dateUtc="2026-05-11T12:55:00Z">
        <w:r w:rsidR="00487F88">
          <w:rPr>
            <w:rFonts w:ascii="Cambria" w:hAnsi="Cambria"/>
            <w:sz w:val="28"/>
            <w:szCs w:val="28"/>
          </w:rPr>
          <w:delText>,</w:delText>
        </w:r>
        <w:r w:rsidR="007652B5">
          <w:rPr>
            <w:rFonts w:ascii="Cambria" w:hAnsi="Cambria"/>
            <w:sz w:val="28"/>
            <w:szCs w:val="28"/>
          </w:rPr>
          <w:delText>’</w:delText>
        </w:r>
        <w:r w:rsidR="007652B5" w:rsidRPr="00A05080">
          <w:rPr>
            <w:rFonts w:ascii="Cambria" w:hAnsi="Cambria"/>
            <w:sz w:val="28"/>
            <w:szCs w:val="28"/>
          </w:rPr>
          <w:delText xml:space="preserve"> Dex squeezed her hand sadly</w:delText>
        </w:r>
        <w:r w:rsidR="007652B5">
          <w:rPr>
            <w:rFonts w:ascii="Cambria" w:hAnsi="Cambria"/>
            <w:sz w:val="28"/>
            <w:szCs w:val="28"/>
          </w:rPr>
          <w:delText>.</w:delText>
        </w:r>
      </w:del>
      <w:ins w:id="4453" w:author="Claire S" w:date="2026-05-11T13:55:00Z" w16du:dateUtc="2026-05-11T12:55:00Z">
        <w:r w:rsidR="00CA57F1">
          <w:rPr>
            <w:rFonts w:ascii="Cambria" w:hAnsi="Cambria"/>
            <w:sz w:val="28"/>
            <w:szCs w:val="28"/>
          </w:rPr>
          <w:t>.</w:t>
        </w:r>
      </w:ins>
      <w:del w:id="4454" w:author="Claire S" w:date="2026-05-11T13:55:00Z" w16du:dateUtc="2026-05-11T12:55:00Z">
        <w:r w:rsidR="007652B5">
          <w:rPr>
            <w:rFonts w:ascii="Cambria" w:hAnsi="Cambria"/>
            <w:sz w:val="28"/>
            <w:szCs w:val="28"/>
          </w:rPr>
          <w:delText xml:space="preserve"> ‘</w:delText>
        </w:r>
        <w:r w:rsidR="00470172">
          <w:rPr>
            <w:rFonts w:ascii="Cambria" w:hAnsi="Cambria"/>
            <w:sz w:val="28"/>
            <w:szCs w:val="28"/>
          </w:rPr>
          <w:delText>I’</w:delText>
        </w:r>
        <w:r w:rsidR="008F7596">
          <w:rPr>
            <w:rFonts w:ascii="Cambria" w:hAnsi="Cambria"/>
            <w:sz w:val="28"/>
            <w:szCs w:val="28"/>
          </w:rPr>
          <w:delText xml:space="preserve">ll </w:delText>
        </w:r>
        <w:r w:rsidR="00470172">
          <w:rPr>
            <w:rFonts w:ascii="Cambria" w:hAnsi="Cambria"/>
            <w:sz w:val="28"/>
            <w:szCs w:val="28"/>
          </w:rPr>
          <w:delText xml:space="preserve">take the taxi on </w:delText>
        </w:r>
        <w:commentRangeStart w:id="4455"/>
        <w:r w:rsidR="00470172">
          <w:rPr>
            <w:rFonts w:ascii="Cambria" w:hAnsi="Cambria"/>
            <w:sz w:val="28"/>
            <w:szCs w:val="28"/>
          </w:rPr>
          <w:delText>home</w:delText>
        </w:r>
      </w:del>
      <w:commentRangeEnd w:id="4455"/>
      <w:r w:rsidR="0006736D">
        <w:rPr>
          <w:rStyle w:val="CommentReference"/>
          <w:rFonts w:ascii="Cambria" w:hAnsi="Cambria"/>
          <w:sz w:val="28"/>
          <w:szCs w:val="28"/>
        </w:rPr>
        <w:commentReference w:id="4455"/>
      </w:r>
      <w:del w:id="4456" w:author="Claire S" w:date="2026-05-11T13:55:00Z" w16du:dateUtc="2026-05-11T12:55:00Z">
        <w:r w:rsidR="00470172">
          <w:rPr>
            <w:rFonts w:ascii="Cambria" w:hAnsi="Cambria"/>
            <w:sz w:val="28"/>
            <w:szCs w:val="28"/>
          </w:rPr>
          <w:delText>.</w:delText>
        </w:r>
      </w:del>
      <w:r w:rsidR="00197441">
        <w:rPr>
          <w:rFonts w:ascii="Cambria" w:hAnsi="Cambria"/>
          <w:sz w:val="28"/>
          <w:szCs w:val="28"/>
        </w:rPr>
        <w:t>’</w:t>
      </w:r>
    </w:p>
    <w:p w14:paraId="4DA93DA6" w14:textId="41D8A30F" w:rsidR="00470006" w:rsidRDefault="00E269D8" w:rsidP="00322DFC">
      <w:pPr>
        <w:spacing w:line="360" w:lineRule="auto"/>
        <w:ind w:firstLine="720"/>
        <w:contextualSpacing/>
        <w:rPr>
          <w:ins w:id="4457" w:author="Claire S" w:date="2026-06-02T17:53:00Z" w16du:dateUtc="2026-06-02T16:53:00Z"/>
          <w:rFonts w:ascii="Cambria" w:hAnsi="Cambria"/>
          <w:sz w:val="28"/>
          <w:szCs w:val="28"/>
        </w:rPr>
      </w:pPr>
      <w:r>
        <w:rPr>
          <w:rFonts w:ascii="Cambria" w:hAnsi="Cambria"/>
          <w:sz w:val="28"/>
          <w:szCs w:val="28"/>
        </w:rPr>
        <w:t>‘Baby!</w:t>
      </w:r>
      <w:ins w:id="4458" w:author="Claire S" w:date="2026-07-20T14:03:00Z" w16du:dateUtc="2026-07-20T13:03:00Z">
        <w:r w:rsidR="002A2DE0">
          <w:rPr>
            <w:rFonts w:ascii="Cambria" w:hAnsi="Cambria"/>
            <w:sz w:val="28"/>
            <w:szCs w:val="28"/>
          </w:rPr>
          <w:t xml:space="preserve">’ </w:t>
        </w:r>
      </w:ins>
      <w:ins w:id="4459" w:author="Claire S" w:date="2026-07-21T09:29:00Z" w16du:dateUtc="2026-07-21T08:29:00Z">
        <w:r w:rsidR="006B148F">
          <w:rPr>
            <w:rFonts w:ascii="Cambria" w:hAnsi="Cambria"/>
            <w:sz w:val="28"/>
            <w:szCs w:val="28"/>
          </w:rPr>
          <w:t>Savannah’s</w:t>
        </w:r>
      </w:ins>
      <w:ins w:id="4460" w:author="Claire S" w:date="2026-07-20T14:03:00Z" w16du:dateUtc="2026-07-20T13:03:00Z">
        <w:r w:rsidR="002A2DE0">
          <w:rPr>
            <w:rFonts w:ascii="Cambria" w:hAnsi="Cambria"/>
            <w:sz w:val="28"/>
            <w:szCs w:val="28"/>
          </w:rPr>
          <w:t xml:space="preserve"> heart sank. ‘</w:t>
        </w:r>
      </w:ins>
      <w:ins w:id="4461" w:author="Claire S" w:date="2026-06-02T17:53:00Z" w16du:dateUtc="2026-06-02T16:53:00Z">
        <w:r w:rsidR="00470006">
          <w:rPr>
            <w:rFonts w:ascii="Cambria" w:hAnsi="Cambria"/>
            <w:sz w:val="28"/>
            <w:szCs w:val="28"/>
          </w:rPr>
          <w:t xml:space="preserve">Shall I come </w:t>
        </w:r>
      </w:ins>
      <w:ins w:id="4462" w:author="Claire S" w:date="2026-06-02T17:54:00Z" w16du:dateUtc="2026-06-02T16:54:00Z">
        <w:r w:rsidR="00DC2029">
          <w:rPr>
            <w:rFonts w:ascii="Cambria" w:hAnsi="Cambria"/>
            <w:sz w:val="28"/>
            <w:szCs w:val="28"/>
          </w:rPr>
          <w:t>with you</w:t>
        </w:r>
      </w:ins>
      <w:ins w:id="4463" w:author="Daisy Watt" w:date="2026-06-19T07:50:00Z" w16du:dateUtc="2026-06-19T06:50:00Z">
        <w:r w:rsidR="003F5D60">
          <w:rPr>
            <w:rFonts w:ascii="Cambria" w:hAnsi="Cambria"/>
            <w:sz w:val="28"/>
            <w:szCs w:val="28"/>
          </w:rPr>
          <w:t>,</w:t>
        </w:r>
      </w:ins>
      <w:ins w:id="4464" w:author="Claire S" w:date="2026-06-02T17:54:00Z" w16du:dateUtc="2026-06-02T16:54:00Z">
        <w:r w:rsidR="00DC2029">
          <w:rPr>
            <w:rFonts w:ascii="Cambria" w:hAnsi="Cambria"/>
            <w:sz w:val="28"/>
            <w:szCs w:val="28"/>
          </w:rPr>
          <w:t xml:space="preserve"> then</w:t>
        </w:r>
      </w:ins>
      <w:ins w:id="4465" w:author="Claire S" w:date="2026-06-02T17:53:00Z" w16du:dateUtc="2026-06-02T16:53:00Z">
        <w:r w:rsidR="00470006">
          <w:rPr>
            <w:rFonts w:ascii="Cambria" w:hAnsi="Cambria"/>
            <w:sz w:val="28"/>
            <w:szCs w:val="28"/>
          </w:rPr>
          <w:t>?</w:t>
        </w:r>
      </w:ins>
      <w:r>
        <w:rPr>
          <w:rFonts w:ascii="Cambria" w:hAnsi="Cambria"/>
          <w:sz w:val="28"/>
          <w:szCs w:val="28"/>
        </w:rPr>
        <w:t xml:space="preserve">’ </w:t>
      </w:r>
    </w:p>
    <w:p w14:paraId="73FD0607" w14:textId="2E3722CD" w:rsidR="00470006" w:rsidRDefault="00470006" w:rsidP="00322DFC">
      <w:pPr>
        <w:spacing w:line="360" w:lineRule="auto"/>
        <w:ind w:firstLine="720"/>
        <w:contextualSpacing/>
        <w:rPr>
          <w:ins w:id="4466" w:author="Claire S" w:date="2026-06-02T17:53:00Z" w16du:dateUtc="2026-06-02T16:53:00Z"/>
          <w:rFonts w:ascii="Cambria" w:hAnsi="Cambria"/>
          <w:sz w:val="28"/>
          <w:szCs w:val="28"/>
        </w:rPr>
      </w:pPr>
      <w:ins w:id="4467" w:author="Claire S" w:date="2026-06-02T17:53:00Z" w16du:dateUtc="2026-06-02T16:53:00Z">
        <w:r>
          <w:rPr>
            <w:rFonts w:ascii="Cambria" w:hAnsi="Cambria"/>
            <w:sz w:val="28"/>
            <w:szCs w:val="28"/>
          </w:rPr>
          <w:t xml:space="preserve">‘No, </w:t>
        </w:r>
      </w:ins>
      <w:ins w:id="4468" w:author="Claire S" w:date="2026-07-20T12:33:00Z" w16du:dateUtc="2026-07-20T11:33:00Z">
        <w:r w:rsidR="00F616D4">
          <w:rPr>
            <w:rFonts w:ascii="Cambria" w:hAnsi="Cambria"/>
            <w:sz w:val="28"/>
            <w:szCs w:val="28"/>
          </w:rPr>
          <w:t>sweetheart</w:t>
        </w:r>
      </w:ins>
      <w:ins w:id="4469" w:author="Claire S" w:date="2026-06-02T17:53:00Z" w16du:dateUtc="2026-06-02T16:53:00Z">
        <w:r>
          <w:rPr>
            <w:rFonts w:ascii="Cambria" w:hAnsi="Cambria"/>
            <w:sz w:val="28"/>
            <w:szCs w:val="28"/>
          </w:rPr>
          <w:t>, it’s fine</w:t>
        </w:r>
      </w:ins>
      <w:ins w:id="4470" w:author="Claire S" w:date="2026-07-21T09:31:00Z" w16du:dateUtc="2026-07-21T08:31:00Z">
        <w:r w:rsidR="00574353">
          <w:rPr>
            <w:rFonts w:ascii="Cambria" w:hAnsi="Cambria"/>
            <w:sz w:val="28"/>
            <w:szCs w:val="28"/>
          </w:rPr>
          <w:t>,’ he was firm</w:t>
        </w:r>
      </w:ins>
      <w:ins w:id="4471" w:author="Claire S" w:date="2026-06-02T17:53:00Z" w16du:dateUtc="2026-06-02T16:53:00Z">
        <w:r>
          <w:rPr>
            <w:rFonts w:ascii="Cambria" w:hAnsi="Cambria"/>
            <w:sz w:val="28"/>
            <w:szCs w:val="28"/>
          </w:rPr>
          <w:t xml:space="preserve">. </w:t>
        </w:r>
      </w:ins>
      <w:ins w:id="4472" w:author="Claire S" w:date="2026-07-21T09:31:00Z" w16du:dateUtc="2026-07-21T08:31:00Z">
        <w:r w:rsidR="00574353">
          <w:rPr>
            <w:rFonts w:ascii="Cambria" w:hAnsi="Cambria"/>
            <w:sz w:val="28"/>
            <w:szCs w:val="28"/>
          </w:rPr>
          <w:t>‘</w:t>
        </w:r>
      </w:ins>
      <w:ins w:id="4473" w:author="Claire S" w:date="2026-06-02T17:53:00Z" w16du:dateUtc="2026-06-02T16:53:00Z">
        <w:del w:id="4474" w:author="Daisy Watt" w:date="2026-06-19T05:48:00Z" w16du:dateUtc="2026-06-19T04:48:00Z">
          <w:r>
            <w:rPr>
              <w:rFonts w:ascii="Cambria" w:hAnsi="Cambria"/>
              <w:sz w:val="28"/>
              <w:szCs w:val="28"/>
            </w:rPr>
            <w:delText xml:space="preserve"> </w:delText>
          </w:r>
        </w:del>
        <w:r>
          <w:rPr>
            <w:rFonts w:ascii="Cambria" w:hAnsi="Cambria"/>
            <w:sz w:val="28"/>
            <w:szCs w:val="28"/>
          </w:rPr>
          <w:t>Have a drink or three for me</w:t>
        </w:r>
      </w:ins>
      <w:ins w:id="4475" w:author="Claire S" w:date="2026-06-02T17:54:00Z" w16du:dateUtc="2026-06-02T16:54:00Z">
        <w:r w:rsidR="00DC2029">
          <w:rPr>
            <w:rFonts w:ascii="Cambria" w:hAnsi="Cambria"/>
            <w:sz w:val="28"/>
            <w:szCs w:val="28"/>
          </w:rPr>
          <w:t>.</w:t>
        </w:r>
      </w:ins>
      <w:ins w:id="4476" w:author="Claire S" w:date="2026-06-02T17:53:00Z" w16du:dateUtc="2026-06-02T16:53:00Z">
        <w:r>
          <w:rPr>
            <w:rFonts w:ascii="Cambria" w:hAnsi="Cambria"/>
            <w:sz w:val="28"/>
            <w:szCs w:val="28"/>
          </w:rPr>
          <w:t>’</w:t>
        </w:r>
      </w:ins>
    </w:p>
    <w:p w14:paraId="0C4FBECA" w14:textId="686EB7FD" w:rsidR="00197441" w:rsidRDefault="00470006">
      <w:pPr>
        <w:spacing w:line="360" w:lineRule="auto"/>
        <w:ind w:firstLine="720"/>
        <w:contextualSpacing/>
        <w:rPr>
          <w:del w:id="4477" w:author="Claire S" w:date="2026-04-30T11:23:00Z" w16du:dateUtc="2026-04-30T10:23:00Z"/>
          <w:rFonts w:ascii="Cambria" w:hAnsi="Cambria"/>
          <w:sz w:val="28"/>
          <w:szCs w:val="28"/>
        </w:rPr>
      </w:pPr>
      <w:ins w:id="4478" w:author="Claire S" w:date="2026-06-02T17:53:00Z" w16du:dateUtc="2026-06-02T16:53:00Z">
        <w:r>
          <w:rPr>
            <w:rFonts w:ascii="Cambria" w:hAnsi="Cambria"/>
            <w:sz w:val="28"/>
            <w:szCs w:val="28"/>
          </w:rPr>
          <w:t xml:space="preserve">‘Okay.’ </w:t>
        </w:r>
      </w:ins>
      <w:ins w:id="4479" w:author="Claire S" w:date="2026-06-02T09:37:00Z" w16du:dateUtc="2026-06-02T08:37:00Z">
        <w:r w:rsidR="000440F3">
          <w:rPr>
            <w:rFonts w:ascii="Cambria" w:hAnsi="Cambria"/>
            <w:sz w:val="28"/>
            <w:szCs w:val="28"/>
          </w:rPr>
          <w:t>Bu</w:t>
        </w:r>
      </w:ins>
      <w:ins w:id="4480" w:author="Claire S" w:date="2026-05-27T11:57:00Z" w16du:dateUtc="2026-05-27T10:57:00Z">
        <w:r w:rsidR="00F812CD">
          <w:rPr>
            <w:rFonts w:ascii="Cambria" w:hAnsi="Cambria"/>
            <w:sz w:val="28"/>
            <w:szCs w:val="28"/>
          </w:rPr>
          <w:t xml:space="preserve">t </w:t>
        </w:r>
      </w:ins>
      <w:del w:id="4481" w:author="Claire S" w:date="2026-05-27T11:56:00Z" w16du:dateUtc="2026-05-27T10:56:00Z">
        <w:r w:rsidR="006C23B4" w:rsidDel="005E0476">
          <w:rPr>
            <w:rFonts w:ascii="Cambria" w:hAnsi="Cambria"/>
            <w:sz w:val="28"/>
            <w:szCs w:val="28"/>
          </w:rPr>
          <w:delText>Savannah</w:delText>
        </w:r>
        <w:r w:rsidR="008A52D2" w:rsidDel="005E0476">
          <w:rPr>
            <w:rFonts w:ascii="Cambria" w:hAnsi="Cambria"/>
            <w:sz w:val="28"/>
            <w:szCs w:val="28"/>
          </w:rPr>
          <w:delText xml:space="preserve"> </w:delText>
        </w:r>
        <w:r w:rsidR="00197441" w:rsidDel="005E0476">
          <w:rPr>
            <w:rFonts w:ascii="Cambria" w:hAnsi="Cambria"/>
            <w:sz w:val="28"/>
            <w:szCs w:val="28"/>
          </w:rPr>
          <w:delText xml:space="preserve">wasn’t sure whether to be </w:delText>
        </w:r>
      </w:del>
      <w:del w:id="4482" w:author="Claire S" w:date="2026-05-11T13:57:00Z" w16du:dateUtc="2026-05-11T12:57:00Z">
        <w:r w:rsidR="00197441">
          <w:rPr>
            <w:rFonts w:ascii="Cambria" w:hAnsi="Cambria"/>
            <w:sz w:val="28"/>
            <w:szCs w:val="28"/>
          </w:rPr>
          <w:delText>devastated</w:delText>
        </w:r>
        <w:r w:rsidR="00197441" w:rsidDel="00F5328D">
          <w:rPr>
            <w:rFonts w:ascii="Cambria" w:hAnsi="Cambria"/>
            <w:sz w:val="28"/>
            <w:szCs w:val="28"/>
          </w:rPr>
          <w:delText xml:space="preserve"> </w:delText>
        </w:r>
      </w:del>
      <w:del w:id="4483" w:author="Claire S" w:date="2026-05-27T11:56:00Z" w16du:dateUtc="2026-05-27T10:56:00Z">
        <w:r w:rsidR="00197441" w:rsidDel="005E0476">
          <w:rPr>
            <w:rFonts w:ascii="Cambria" w:hAnsi="Cambria"/>
            <w:sz w:val="28"/>
            <w:szCs w:val="28"/>
          </w:rPr>
          <w:delText>or delighted</w:delText>
        </w:r>
        <w:r w:rsidR="00075AF5" w:rsidDel="005E0476">
          <w:rPr>
            <w:rFonts w:ascii="Cambria" w:hAnsi="Cambria"/>
            <w:sz w:val="28"/>
            <w:szCs w:val="28"/>
          </w:rPr>
          <w:delText xml:space="preserve"> </w:delText>
        </w:r>
      </w:del>
      <w:del w:id="4484" w:author="Claire S" w:date="2026-04-30T11:23:00Z" w16du:dateUtc="2026-04-30T10:23:00Z">
        <w:r w:rsidR="00075AF5">
          <w:rPr>
            <w:rFonts w:ascii="Cambria" w:hAnsi="Cambria"/>
            <w:sz w:val="28"/>
            <w:szCs w:val="28"/>
          </w:rPr>
          <w:delText xml:space="preserve">that she’d be </w:delText>
        </w:r>
      </w:del>
      <w:del w:id="4485" w:author="Claire S" w:date="2026-05-27T11:56:00Z" w16du:dateUtc="2026-05-27T10:56:00Z">
        <w:r w:rsidR="00075AF5" w:rsidDel="005E0476">
          <w:rPr>
            <w:rFonts w:ascii="Cambria" w:hAnsi="Cambria"/>
            <w:sz w:val="28"/>
            <w:szCs w:val="28"/>
          </w:rPr>
          <w:delText>left alone with Jackson</w:delText>
        </w:r>
      </w:del>
      <w:ins w:id="4486" w:author="Claire S" w:date="2026-05-27T11:57:00Z" w16du:dateUtc="2026-05-27T10:57:00Z">
        <w:r w:rsidR="00F812CD">
          <w:rPr>
            <w:rFonts w:ascii="Cambria" w:hAnsi="Cambria"/>
            <w:sz w:val="28"/>
            <w:szCs w:val="28"/>
          </w:rPr>
          <w:t>t</w:t>
        </w:r>
      </w:ins>
      <w:ins w:id="4487" w:author="Claire S" w:date="2026-04-30T11:23:00Z" w16du:dateUtc="2026-04-30T10:23:00Z">
        <w:r w:rsidR="001E57E1">
          <w:rPr>
            <w:rFonts w:ascii="Cambria" w:hAnsi="Cambria"/>
            <w:sz w:val="28"/>
            <w:szCs w:val="28"/>
          </w:rPr>
          <w:t xml:space="preserve">he </w:t>
        </w:r>
      </w:ins>
      <w:ins w:id="4488" w:author="Claire S" w:date="2026-05-06T10:52:00Z" w16du:dateUtc="2026-05-06T09:52:00Z">
        <w:r w:rsidR="00797154">
          <w:rPr>
            <w:rFonts w:ascii="Cambria" w:hAnsi="Cambria"/>
            <w:sz w:val="28"/>
            <w:szCs w:val="28"/>
          </w:rPr>
          <w:t xml:space="preserve">little voice in </w:t>
        </w:r>
      </w:ins>
      <w:ins w:id="4489" w:author="Claire S" w:date="2026-05-27T11:56:00Z" w16du:dateUtc="2026-05-27T10:56:00Z">
        <w:r w:rsidR="005E0476">
          <w:rPr>
            <w:rFonts w:ascii="Cambria" w:hAnsi="Cambria"/>
            <w:sz w:val="28"/>
            <w:szCs w:val="28"/>
          </w:rPr>
          <w:t>Savannah’s</w:t>
        </w:r>
      </w:ins>
      <w:ins w:id="4490" w:author="Claire S" w:date="2026-05-06T10:52:00Z" w16du:dateUtc="2026-05-06T09:52:00Z">
        <w:r w:rsidR="00797154">
          <w:rPr>
            <w:rFonts w:ascii="Cambria" w:hAnsi="Cambria"/>
            <w:sz w:val="28"/>
            <w:szCs w:val="28"/>
          </w:rPr>
          <w:t xml:space="preserve"> head</w:t>
        </w:r>
      </w:ins>
      <w:ins w:id="4491" w:author="Claire S" w:date="2026-04-30T11:23:00Z" w16du:dateUtc="2026-04-30T10:23:00Z">
        <w:r w:rsidR="001E57E1">
          <w:rPr>
            <w:rFonts w:ascii="Cambria" w:hAnsi="Cambria"/>
            <w:sz w:val="28"/>
            <w:szCs w:val="28"/>
          </w:rPr>
          <w:t xml:space="preserve"> </w:t>
        </w:r>
      </w:ins>
      <w:ins w:id="4492" w:author="Claire S" w:date="2026-06-03T11:24:00Z" w16du:dateUtc="2026-06-03T10:24:00Z">
        <w:r w:rsidR="004F0A27">
          <w:rPr>
            <w:rFonts w:ascii="Cambria" w:hAnsi="Cambria"/>
            <w:sz w:val="28"/>
            <w:szCs w:val="28"/>
          </w:rPr>
          <w:t>ask</w:t>
        </w:r>
      </w:ins>
      <w:ins w:id="4493" w:author="Claire S" w:date="2026-04-30T11:23:00Z" w16du:dateUtc="2026-04-30T10:23:00Z">
        <w:r w:rsidR="00757A51">
          <w:rPr>
            <w:rFonts w:ascii="Cambria" w:hAnsi="Cambria"/>
            <w:sz w:val="28"/>
            <w:szCs w:val="28"/>
          </w:rPr>
          <w:t>ed</w:t>
        </w:r>
      </w:ins>
      <w:ins w:id="4494" w:author="Claire S" w:date="2026-07-21T09:29:00Z" w16du:dateUtc="2026-07-21T08:29:00Z">
        <w:r w:rsidR="006B148F">
          <w:rPr>
            <w:rFonts w:ascii="Cambria" w:hAnsi="Cambria"/>
            <w:sz w:val="28"/>
            <w:szCs w:val="28"/>
          </w:rPr>
          <w:t xml:space="preserve"> again</w:t>
        </w:r>
      </w:ins>
      <w:ins w:id="4495" w:author="Claire S" w:date="2026-06-02T17:53:00Z" w16du:dateUtc="2026-06-02T16:53:00Z">
        <w:r>
          <w:rPr>
            <w:rFonts w:ascii="Cambria" w:hAnsi="Cambria"/>
            <w:sz w:val="28"/>
            <w:szCs w:val="28"/>
          </w:rPr>
          <w:t>:</w:t>
        </w:r>
      </w:ins>
      <w:ins w:id="4496" w:author="Claire S" w:date="2026-06-02T17:52:00Z" w16du:dateUtc="2026-06-02T16:52:00Z">
        <w:r>
          <w:rPr>
            <w:rFonts w:ascii="Cambria" w:hAnsi="Cambria"/>
            <w:sz w:val="28"/>
            <w:szCs w:val="28"/>
          </w:rPr>
          <w:t xml:space="preserve"> why was </w:t>
        </w:r>
      </w:ins>
      <w:ins w:id="4497" w:author="Claire S" w:date="2026-04-30T11:23:00Z" w16du:dateUtc="2026-04-30T10:23:00Z">
        <w:r w:rsidR="001E57E1">
          <w:rPr>
            <w:rFonts w:ascii="Cambria" w:hAnsi="Cambria"/>
            <w:sz w:val="28"/>
            <w:szCs w:val="28"/>
          </w:rPr>
          <w:t xml:space="preserve">Dex </w:t>
        </w:r>
      </w:ins>
      <w:ins w:id="4498" w:author="Claire S" w:date="2026-06-02T17:52:00Z" w16du:dateUtc="2026-06-02T16:52:00Z">
        <w:r>
          <w:rPr>
            <w:rFonts w:ascii="Cambria" w:hAnsi="Cambria"/>
            <w:sz w:val="28"/>
            <w:szCs w:val="28"/>
          </w:rPr>
          <w:t>really</w:t>
        </w:r>
      </w:ins>
      <w:ins w:id="4499" w:author="Claire S" w:date="2026-04-30T11:23:00Z" w16du:dateUtc="2026-04-30T10:23:00Z">
        <w:r w:rsidR="00A02F52">
          <w:rPr>
            <w:rFonts w:ascii="Cambria" w:hAnsi="Cambria"/>
            <w:sz w:val="28"/>
            <w:szCs w:val="28"/>
          </w:rPr>
          <w:t xml:space="preserve"> </w:t>
        </w:r>
        <w:r w:rsidR="001E57E1">
          <w:rPr>
            <w:rFonts w:ascii="Cambria" w:hAnsi="Cambria"/>
            <w:sz w:val="28"/>
            <w:szCs w:val="28"/>
          </w:rPr>
          <w:t>leaving</w:t>
        </w:r>
      </w:ins>
      <w:ins w:id="4500" w:author="Claire S" w:date="2026-05-06T10:53:00Z" w16du:dateUtc="2026-05-06T09:53:00Z">
        <w:r w:rsidR="00797154">
          <w:rPr>
            <w:rFonts w:ascii="Cambria" w:hAnsi="Cambria"/>
            <w:sz w:val="28"/>
            <w:szCs w:val="28"/>
          </w:rPr>
          <w:t>?</w:t>
        </w:r>
      </w:ins>
      <w:ins w:id="4501" w:author="Claire S" w:date="2026-04-30T11:23:00Z" w16du:dateUtc="2026-04-30T10:23:00Z">
        <w:r w:rsidR="001E57E1">
          <w:rPr>
            <w:rFonts w:ascii="Cambria" w:hAnsi="Cambria"/>
            <w:sz w:val="28"/>
            <w:szCs w:val="28"/>
          </w:rPr>
          <w:t xml:space="preserve"> </w:t>
        </w:r>
      </w:ins>
      <w:del w:id="4502" w:author="Claire S" w:date="2026-04-30T11:23:00Z" w16du:dateUtc="2026-04-30T10:23:00Z">
        <w:r w:rsidR="00075AF5">
          <w:rPr>
            <w:rFonts w:ascii="Cambria" w:hAnsi="Cambria"/>
            <w:sz w:val="28"/>
            <w:szCs w:val="28"/>
          </w:rPr>
          <w:delText xml:space="preserve"> -</w:delText>
        </w:r>
      </w:del>
      <w:del w:id="4503" w:author="Claire S" w:date="2026-05-06T10:53:00Z" w16du:dateUtc="2026-05-06T09:53:00Z">
        <w:r w:rsidR="004D0A2A">
          <w:rPr>
            <w:rFonts w:ascii="Cambria" w:hAnsi="Cambria"/>
            <w:sz w:val="28"/>
            <w:szCs w:val="28"/>
          </w:rPr>
          <w:delText xml:space="preserve"> </w:delText>
        </w:r>
        <w:r w:rsidR="00283E77">
          <w:rPr>
            <w:rFonts w:ascii="Cambria" w:hAnsi="Cambria"/>
            <w:sz w:val="28"/>
            <w:szCs w:val="28"/>
          </w:rPr>
          <w:delText xml:space="preserve">but </w:delText>
        </w:r>
      </w:del>
      <w:del w:id="4504" w:author="Claire S" w:date="2026-04-30T11:23:00Z" w16du:dateUtc="2026-04-30T10:23:00Z">
        <w:r w:rsidR="00283E77">
          <w:rPr>
            <w:rFonts w:ascii="Cambria" w:hAnsi="Cambria"/>
            <w:sz w:val="28"/>
            <w:szCs w:val="28"/>
          </w:rPr>
          <w:delText>the latter took</w:delText>
        </w:r>
      </w:del>
      <w:del w:id="4505" w:author="Claire S" w:date="2026-05-06T10:54:00Z" w16du:dateUtc="2026-05-06T09:54:00Z">
        <w:r w:rsidR="004D0A2A">
          <w:rPr>
            <w:rFonts w:ascii="Cambria" w:hAnsi="Cambria"/>
            <w:sz w:val="28"/>
            <w:szCs w:val="28"/>
          </w:rPr>
          <w:delText xml:space="preserve"> less effort than irritation</w:delText>
        </w:r>
      </w:del>
      <w:del w:id="4506" w:author="Claire S" w:date="2026-04-30T11:23:00Z" w16du:dateUtc="2026-04-30T10:23:00Z">
        <w:r w:rsidR="00283E77">
          <w:rPr>
            <w:rFonts w:ascii="Cambria" w:hAnsi="Cambria"/>
            <w:sz w:val="28"/>
            <w:szCs w:val="28"/>
          </w:rPr>
          <w:delText xml:space="preserve"> -</w:delText>
        </w:r>
      </w:del>
      <w:del w:id="4507" w:author="Claire S" w:date="2026-05-06T10:54:00Z" w16du:dateUtc="2026-05-06T09:54:00Z">
        <w:r w:rsidR="004D0A2A">
          <w:rPr>
            <w:rFonts w:ascii="Cambria" w:hAnsi="Cambria"/>
            <w:sz w:val="28"/>
            <w:szCs w:val="28"/>
          </w:rPr>
          <w:delText xml:space="preserve"> plus </w:delText>
        </w:r>
        <w:r w:rsidR="00283E77">
          <w:rPr>
            <w:rFonts w:ascii="Cambria" w:hAnsi="Cambria"/>
            <w:sz w:val="28"/>
            <w:szCs w:val="28"/>
          </w:rPr>
          <w:delText xml:space="preserve">frowning </w:delText>
        </w:r>
        <w:r w:rsidR="0012741D">
          <w:rPr>
            <w:rFonts w:ascii="Cambria" w:hAnsi="Cambria"/>
            <w:sz w:val="28"/>
            <w:szCs w:val="28"/>
          </w:rPr>
          <w:delText xml:space="preserve">was too hard </w:delText>
        </w:r>
      </w:del>
      <w:del w:id="4508" w:author="Claire S" w:date="2026-04-30T11:23:00Z" w16du:dateUtc="2026-04-30T10:23:00Z">
        <w:r w:rsidR="0012741D">
          <w:rPr>
            <w:rFonts w:ascii="Cambria" w:hAnsi="Cambria"/>
            <w:sz w:val="28"/>
            <w:szCs w:val="28"/>
          </w:rPr>
          <w:delText>at the moment</w:delText>
        </w:r>
        <w:r w:rsidR="00197441">
          <w:rPr>
            <w:rFonts w:ascii="Cambria" w:hAnsi="Cambria"/>
            <w:sz w:val="28"/>
            <w:szCs w:val="28"/>
          </w:rPr>
          <w:delText>.</w:delText>
        </w:r>
      </w:del>
    </w:p>
    <w:p w14:paraId="4A68A5CB" w14:textId="607C046E" w:rsidR="00321A1C" w:rsidRDefault="00197441">
      <w:pPr>
        <w:spacing w:line="360" w:lineRule="auto"/>
        <w:ind w:firstLine="720"/>
        <w:contextualSpacing/>
        <w:rPr>
          <w:del w:id="4509" w:author="Claire S" w:date="2026-04-30T11:23:00Z" w16du:dateUtc="2026-04-30T10:23:00Z"/>
          <w:rFonts w:ascii="Cambria" w:hAnsi="Cambria"/>
          <w:sz w:val="28"/>
          <w:szCs w:val="28"/>
        </w:rPr>
      </w:pPr>
      <w:del w:id="4510" w:author="Claire S" w:date="2026-04-30T11:23:00Z" w16du:dateUtc="2026-04-30T10:23:00Z">
        <w:r>
          <w:rPr>
            <w:rFonts w:ascii="Cambria" w:hAnsi="Cambria"/>
            <w:sz w:val="28"/>
            <w:szCs w:val="28"/>
          </w:rPr>
          <w:delText>‘</w:delText>
        </w:r>
        <w:r w:rsidR="005E1354">
          <w:rPr>
            <w:rFonts w:ascii="Cambria" w:hAnsi="Cambria"/>
            <w:sz w:val="28"/>
            <w:szCs w:val="28"/>
          </w:rPr>
          <w:delText>Have a nightcap for</w:delText>
        </w:r>
        <w:r w:rsidR="00151AD1">
          <w:rPr>
            <w:rFonts w:ascii="Cambria" w:hAnsi="Cambria"/>
            <w:sz w:val="28"/>
            <w:szCs w:val="28"/>
          </w:rPr>
          <w:delText xml:space="preserve"> me</w:delText>
        </w:r>
        <w:r w:rsidR="008A52D2">
          <w:rPr>
            <w:rFonts w:ascii="Cambria" w:hAnsi="Cambria"/>
            <w:sz w:val="28"/>
            <w:szCs w:val="28"/>
          </w:rPr>
          <w:delText>,</w:delText>
        </w:r>
        <w:r w:rsidR="00B472A3">
          <w:rPr>
            <w:rFonts w:ascii="Cambria" w:hAnsi="Cambria"/>
            <w:sz w:val="28"/>
            <w:szCs w:val="28"/>
          </w:rPr>
          <w:delText>’</w:delText>
        </w:r>
        <w:r>
          <w:rPr>
            <w:rFonts w:ascii="Cambria" w:hAnsi="Cambria"/>
            <w:sz w:val="28"/>
            <w:szCs w:val="28"/>
          </w:rPr>
          <w:delText xml:space="preserve"> </w:delText>
        </w:r>
        <w:r w:rsidR="00E269D8">
          <w:rPr>
            <w:rFonts w:ascii="Cambria" w:hAnsi="Cambria"/>
            <w:sz w:val="28"/>
            <w:szCs w:val="28"/>
          </w:rPr>
          <w:delText>Dex</w:delText>
        </w:r>
        <w:r w:rsidR="00F51739">
          <w:rPr>
            <w:rFonts w:ascii="Cambria" w:hAnsi="Cambria"/>
            <w:sz w:val="28"/>
            <w:szCs w:val="28"/>
          </w:rPr>
          <w:delText xml:space="preserve"> gave her a weary smile.</w:delText>
        </w:r>
        <w:r w:rsidR="00321A1C">
          <w:rPr>
            <w:rFonts w:ascii="Cambria" w:hAnsi="Cambria"/>
            <w:sz w:val="28"/>
            <w:szCs w:val="28"/>
          </w:rPr>
          <w:delText xml:space="preserve"> ‘</w:delText>
        </w:r>
        <w:r w:rsidR="008A52D2">
          <w:rPr>
            <w:rFonts w:ascii="Cambria" w:hAnsi="Cambria"/>
            <w:sz w:val="28"/>
            <w:szCs w:val="28"/>
          </w:rPr>
          <w:delText>Sav</w:delText>
        </w:r>
        <w:r w:rsidR="00321A1C">
          <w:rPr>
            <w:rFonts w:ascii="Cambria" w:hAnsi="Cambria"/>
            <w:sz w:val="28"/>
            <w:szCs w:val="28"/>
          </w:rPr>
          <w:delText xml:space="preserve">’ll look after you well, Jackson,’ Dex nodded at him. </w:delText>
        </w:r>
      </w:del>
    </w:p>
    <w:p w14:paraId="5AF8B828" w14:textId="1F6C60BC" w:rsidR="00322DFC" w:rsidRDefault="00321A1C" w:rsidP="00322DFC">
      <w:pPr>
        <w:spacing w:line="360" w:lineRule="auto"/>
        <w:ind w:firstLine="720"/>
        <w:contextualSpacing/>
        <w:rPr>
          <w:rFonts w:ascii="Cambria" w:hAnsi="Cambria"/>
          <w:sz w:val="28"/>
          <w:szCs w:val="28"/>
        </w:rPr>
      </w:pPr>
      <w:del w:id="4511" w:author="Claire S" w:date="2026-04-30T11:23:00Z" w16du:dateUtc="2026-04-30T10:23:00Z">
        <w:r w:rsidRPr="002671EC">
          <w:rPr>
            <w:rFonts w:ascii="Cambria" w:hAnsi="Cambria"/>
            <w:i/>
            <w:iCs/>
            <w:sz w:val="28"/>
            <w:szCs w:val="28"/>
          </w:rPr>
          <w:delText>You bet I will</w:delText>
        </w:r>
        <w:r>
          <w:rPr>
            <w:rFonts w:ascii="Cambria" w:hAnsi="Cambria"/>
            <w:sz w:val="28"/>
            <w:szCs w:val="28"/>
          </w:rPr>
          <w:delText xml:space="preserve">, thought </w:delText>
        </w:r>
        <w:r w:rsidR="008A52D2">
          <w:rPr>
            <w:rFonts w:ascii="Cambria" w:hAnsi="Cambria"/>
            <w:sz w:val="28"/>
            <w:szCs w:val="28"/>
          </w:rPr>
          <w:delText>Savannah</w:delText>
        </w:r>
        <w:r>
          <w:rPr>
            <w:rFonts w:ascii="Cambria" w:hAnsi="Cambria"/>
            <w:sz w:val="28"/>
            <w:szCs w:val="28"/>
          </w:rPr>
          <w:delText xml:space="preserve">. </w:delText>
        </w:r>
      </w:del>
      <w:del w:id="4512" w:author="Claire S" w:date="2026-05-11T12:57:00Z" w16du:dateUtc="2026-05-11T11:57:00Z">
        <w:r w:rsidDel="00290855">
          <w:rPr>
            <w:rFonts w:ascii="Cambria" w:hAnsi="Cambria"/>
            <w:sz w:val="28"/>
            <w:szCs w:val="28"/>
          </w:rPr>
          <w:delText xml:space="preserve"> </w:delText>
        </w:r>
      </w:del>
      <w:r w:rsidR="00B8223A">
        <w:rPr>
          <w:rFonts w:ascii="Cambria" w:hAnsi="Cambria"/>
          <w:sz w:val="28"/>
          <w:szCs w:val="28"/>
        </w:rPr>
        <w:t>‘Poor darling</w:t>
      </w:r>
      <w:del w:id="4513" w:author="Daisy Watt" w:date="2026-06-19T07:51:00Z" w16du:dateUtc="2026-06-19T06:51:00Z">
        <w:r w:rsidR="00B8223A">
          <w:rPr>
            <w:rFonts w:ascii="Cambria" w:hAnsi="Cambria"/>
            <w:sz w:val="28"/>
            <w:szCs w:val="28"/>
          </w:rPr>
          <w:delText>,</w:delText>
        </w:r>
      </w:del>
      <w:ins w:id="4514" w:author="Daisy Watt" w:date="2026-06-19T07:51:00Z" w16du:dateUtc="2026-06-19T06:51:00Z">
        <w:r w:rsidR="006A1C11">
          <w:rPr>
            <w:rFonts w:ascii="Cambria" w:hAnsi="Cambria"/>
            <w:sz w:val="28"/>
            <w:szCs w:val="28"/>
          </w:rPr>
          <w:t>.</w:t>
        </w:r>
      </w:ins>
      <w:r w:rsidR="00B8223A">
        <w:rPr>
          <w:rFonts w:ascii="Cambria" w:hAnsi="Cambria"/>
          <w:sz w:val="28"/>
          <w:szCs w:val="28"/>
        </w:rPr>
        <w:t xml:space="preserve">’ </w:t>
      </w:r>
      <w:del w:id="4515" w:author="Daisy Watt" w:date="2026-06-19T07:51:00Z" w16du:dateUtc="2026-06-19T06:51:00Z">
        <w:r w:rsidR="00B8223A" w:rsidDel="0022681B">
          <w:rPr>
            <w:rFonts w:ascii="Cambria" w:hAnsi="Cambria"/>
            <w:sz w:val="28"/>
            <w:szCs w:val="28"/>
          </w:rPr>
          <w:delText xml:space="preserve">she </w:delText>
        </w:r>
        <w:r w:rsidR="00283E77">
          <w:rPr>
            <w:rFonts w:ascii="Cambria" w:hAnsi="Cambria"/>
            <w:sz w:val="28"/>
            <w:szCs w:val="28"/>
          </w:rPr>
          <w:delText xml:space="preserve">patted </w:delText>
        </w:r>
      </w:del>
      <w:ins w:id="4516" w:author="Claire S" w:date="2026-06-02T17:58:00Z" w16du:dateUtc="2026-06-02T16:58:00Z">
        <w:del w:id="4517" w:author="Daisy Watt" w:date="2026-06-19T07:51:00Z" w16du:dateUtc="2026-06-19T06:51:00Z">
          <w:r w:rsidR="0022681B" w:rsidDel="006A1C11">
            <w:rPr>
              <w:rFonts w:ascii="Cambria" w:hAnsi="Cambria"/>
              <w:sz w:val="28"/>
              <w:szCs w:val="28"/>
            </w:rPr>
            <w:delText>t</w:delText>
          </w:r>
        </w:del>
      </w:ins>
      <w:ins w:id="4518" w:author="Daisy Watt" w:date="2026-06-19T07:51:00Z" w16du:dateUtc="2026-06-19T06:51:00Z">
        <w:r w:rsidR="006A1C11">
          <w:rPr>
            <w:rFonts w:ascii="Cambria" w:hAnsi="Cambria"/>
            <w:sz w:val="28"/>
            <w:szCs w:val="28"/>
          </w:rPr>
          <w:t>T</w:t>
        </w:r>
      </w:ins>
      <w:ins w:id="4519" w:author="Claire S" w:date="2026-06-02T17:58:00Z" w16du:dateUtc="2026-06-02T16:58:00Z">
        <w:r w:rsidR="0022681B">
          <w:rPr>
            <w:rFonts w:ascii="Cambria" w:hAnsi="Cambria"/>
            <w:sz w:val="28"/>
            <w:szCs w:val="28"/>
          </w:rPr>
          <w:t>rying</w:t>
        </w:r>
      </w:ins>
      <w:ins w:id="4520" w:author="Claire S" w:date="2026-05-11T13:56:00Z" w16du:dateUtc="2026-05-11T12:56:00Z">
        <w:r w:rsidR="00EC555A">
          <w:rPr>
            <w:rFonts w:ascii="Cambria" w:hAnsi="Cambria"/>
            <w:sz w:val="28"/>
            <w:szCs w:val="28"/>
          </w:rPr>
          <w:t xml:space="preserve"> to quieten her anxiety</w:t>
        </w:r>
      </w:ins>
      <w:ins w:id="4521" w:author="Claire S" w:date="2026-06-02T17:54:00Z" w16du:dateUtc="2026-06-02T16:54:00Z">
        <w:r w:rsidR="00DC2029">
          <w:rPr>
            <w:rFonts w:ascii="Cambria" w:hAnsi="Cambria"/>
            <w:sz w:val="28"/>
            <w:szCs w:val="28"/>
          </w:rPr>
          <w:t>,</w:t>
        </w:r>
      </w:ins>
      <w:del w:id="4522" w:author="Claire S" w:date="2026-04-30T11:23:00Z" w16du:dateUtc="2026-04-30T10:23:00Z">
        <w:r w:rsidR="00283E77">
          <w:rPr>
            <w:rFonts w:ascii="Cambria" w:hAnsi="Cambria"/>
            <w:sz w:val="28"/>
            <w:szCs w:val="28"/>
          </w:rPr>
          <w:delText>him</w:delText>
        </w:r>
      </w:del>
      <w:del w:id="4523" w:author="Claire S" w:date="2026-05-11T13:57:00Z" w16du:dateUtc="2026-05-11T12:57:00Z">
        <w:r w:rsidR="00C675D8" w:rsidDel="00F5328D">
          <w:rPr>
            <w:rFonts w:ascii="Cambria" w:hAnsi="Cambria"/>
            <w:sz w:val="28"/>
            <w:szCs w:val="28"/>
          </w:rPr>
          <w:delText>.</w:delText>
        </w:r>
        <w:r w:rsidR="008A52D2">
          <w:rPr>
            <w:rFonts w:ascii="Cambria" w:hAnsi="Cambria"/>
            <w:sz w:val="28"/>
            <w:szCs w:val="28"/>
          </w:rPr>
          <w:delText xml:space="preserve"> </w:delText>
        </w:r>
        <w:r w:rsidR="008F7596">
          <w:rPr>
            <w:rFonts w:ascii="Cambria" w:hAnsi="Cambria"/>
            <w:sz w:val="28"/>
            <w:szCs w:val="28"/>
          </w:rPr>
          <w:delText>‘</w:delText>
        </w:r>
      </w:del>
      <w:del w:id="4524" w:author="Claire S" w:date="2026-05-11T12:52:00Z" w16du:dateUtc="2026-05-11T11:52:00Z">
        <w:r w:rsidR="002671EC" w:rsidDel="0060249F">
          <w:rPr>
            <w:rFonts w:ascii="Cambria" w:hAnsi="Cambria"/>
            <w:sz w:val="28"/>
            <w:szCs w:val="28"/>
          </w:rPr>
          <w:delText xml:space="preserve">Make sure you take </w:delText>
        </w:r>
        <w:r w:rsidR="00840DAB" w:rsidDel="0060249F">
          <w:rPr>
            <w:rFonts w:ascii="Cambria" w:hAnsi="Cambria"/>
            <w:sz w:val="28"/>
            <w:szCs w:val="28"/>
          </w:rPr>
          <w:delText>your</w:delText>
        </w:r>
        <w:r w:rsidR="002671EC" w:rsidDel="0060249F">
          <w:rPr>
            <w:rFonts w:ascii="Cambria" w:hAnsi="Cambria"/>
            <w:sz w:val="28"/>
            <w:szCs w:val="28"/>
          </w:rPr>
          <w:delText xml:space="preserve"> meds</w:delText>
        </w:r>
        <w:r w:rsidR="0020765F" w:rsidDel="0060249F">
          <w:rPr>
            <w:rFonts w:ascii="Cambria" w:hAnsi="Cambria"/>
            <w:sz w:val="28"/>
            <w:szCs w:val="28"/>
          </w:rPr>
          <w:delText>, honey</w:delText>
        </w:r>
        <w:r w:rsidR="00560F17" w:rsidDel="0060249F">
          <w:rPr>
            <w:rFonts w:ascii="Cambria" w:hAnsi="Cambria"/>
            <w:sz w:val="28"/>
            <w:szCs w:val="28"/>
          </w:rPr>
          <w:delText xml:space="preserve">, and </w:delText>
        </w:r>
      </w:del>
      <w:del w:id="4525" w:author="Claire S" w:date="2026-05-11T13:57:00Z" w16du:dateUtc="2026-05-11T12:57:00Z">
        <w:r w:rsidR="00560F17">
          <w:rPr>
            <w:rFonts w:ascii="Cambria" w:hAnsi="Cambria"/>
            <w:sz w:val="28"/>
            <w:szCs w:val="28"/>
          </w:rPr>
          <w:delText>I’ll tuck you in when I get home</w:delText>
        </w:r>
        <w:r w:rsidR="008F7596">
          <w:rPr>
            <w:rFonts w:ascii="Cambria" w:hAnsi="Cambria"/>
            <w:sz w:val="28"/>
            <w:szCs w:val="28"/>
          </w:rPr>
          <w:delText>.’</w:delText>
        </w:r>
        <w:r w:rsidR="00847C92">
          <w:rPr>
            <w:rFonts w:ascii="Cambria" w:hAnsi="Cambria"/>
            <w:sz w:val="28"/>
            <w:szCs w:val="28"/>
          </w:rPr>
          <w:delText xml:space="preserve"> </w:delText>
        </w:r>
      </w:del>
      <w:ins w:id="4526" w:author="Claire S" w:date="2026-05-11T13:57:00Z" w16du:dateUtc="2026-05-11T12:57:00Z">
        <w:r w:rsidR="00F5328D">
          <w:rPr>
            <w:rFonts w:ascii="Cambria" w:hAnsi="Cambria"/>
            <w:sz w:val="28"/>
            <w:szCs w:val="28"/>
          </w:rPr>
          <w:t xml:space="preserve"> </w:t>
        </w:r>
      </w:ins>
      <w:ins w:id="4527" w:author="Claire S" w:date="2026-06-02T17:58:00Z" w16du:dateUtc="2026-06-02T16:58:00Z">
        <w:r w:rsidR="0022681B">
          <w:rPr>
            <w:rFonts w:ascii="Cambria" w:hAnsi="Cambria"/>
            <w:sz w:val="28"/>
            <w:szCs w:val="28"/>
          </w:rPr>
          <w:t xml:space="preserve">she </w:t>
        </w:r>
      </w:ins>
      <w:ins w:id="4528" w:author="Claire S" w:date="2026-05-11T13:57:00Z" w16du:dateUtc="2026-05-11T12:57:00Z">
        <w:r w:rsidR="00F5328D">
          <w:rPr>
            <w:rFonts w:ascii="Cambria" w:hAnsi="Cambria"/>
            <w:sz w:val="28"/>
            <w:szCs w:val="28"/>
          </w:rPr>
          <w:t>k</w:t>
        </w:r>
      </w:ins>
      <w:ins w:id="4529" w:author="Claire S" w:date="2026-04-30T11:23:00Z" w16du:dateUtc="2026-04-30T10:23:00Z">
        <w:r w:rsidR="00565B77">
          <w:rPr>
            <w:rFonts w:ascii="Cambria" w:hAnsi="Cambria"/>
            <w:sz w:val="28"/>
            <w:szCs w:val="28"/>
          </w:rPr>
          <w:t>iss</w:t>
        </w:r>
      </w:ins>
      <w:ins w:id="4530" w:author="Claire S" w:date="2026-06-02T17:58:00Z" w16du:dateUtc="2026-06-02T16:58:00Z">
        <w:r w:rsidR="0022681B">
          <w:rPr>
            <w:rFonts w:ascii="Cambria" w:hAnsi="Cambria"/>
            <w:sz w:val="28"/>
            <w:szCs w:val="28"/>
          </w:rPr>
          <w:t>ed</w:t>
        </w:r>
      </w:ins>
      <w:ins w:id="4531" w:author="Claire S" w:date="2026-04-30T11:23:00Z" w16du:dateUtc="2026-04-30T10:23:00Z">
        <w:r w:rsidR="00565B77">
          <w:rPr>
            <w:rFonts w:ascii="Cambria" w:hAnsi="Cambria"/>
            <w:sz w:val="28"/>
            <w:szCs w:val="28"/>
          </w:rPr>
          <w:t xml:space="preserve"> </w:t>
        </w:r>
      </w:ins>
      <w:ins w:id="4532" w:author="Claire S" w:date="2026-05-11T12:57:00Z" w16du:dateUtc="2026-05-11T11:57:00Z">
        <w:r w:rsidR="00E37255">
          <w:rPr>
            <w:rFonts w:ascii="Cambria" w:hAnsi="Cambria"/>
            <w:sz w:val="28"/>
            <w:szCs w:val="28"/>
          </w:rPr>
          <w:t>him</w:t>
        </w:r>
      </w:ins>
      <w:ins w:id="4533" w:author="Claire S" w:date="2026-04-30T11:23:00Z" w16du:dateUtc="2026-04-30T10:23:00Z">
        <w:r w:rsidR="00847C92">
          <w:rPr>
            <w:rFonts w:ascii="Cambria" w:hAnsi="Cambria"/>
            <w:sz w:val="28"/>
            <w:szCs w:val="28"/>
          </w:rPr>
          <w:t xml:space="preserve"> a </w:t>
        </w:r>
        <w:r w:rsidR="009525E6">
          <w:rPr>
            <w:rFonts w:ascii="Cambria" w:hAnsi="Cambria"/>
            <w:sz w:val="28"/>
            <w:szCs w:val="28"/>
          </w:rPr>
          <w:t>slow goodbye</w:t>
        </w:r>
        <w:r w:rsidR="00565B77">
          <w:rPr>
            <w:rFonts w:ascii="Cambria" w:hAnsi="Cambria"/>
            <w:sz w:val="28"/>
            <w:szCs w:val="28"/>
          </w:rPr>
          <w:t xml:space="preserve">, </w:t>
        </w:r>
        <w:r w:rsidR="005A3D40">
          <w:rPr>
            <w:rFonts w:ascii="Cambria" w:hAnsi="Cambria"/>
            <w:sz w:val="28"/>
            <w:szCs w:val="28"/>
          </w:rPr>
          <w:t>hop</w:t>
        </w:r>
      </w:ins>
      <w:ins w:id="4534" w:author="Claire S" w:date="2026-05-11T13:59:00Z" w16du:dateUtc="2026-05-11T12:59:00Z">
        <w:r w:rsidR="00912B94">
          <w:rPr>
            <w:rFonts w:ascii="Cambria" w:hAnsi="Cambria"/>
            <w:sz w:val="28"/>
            <w:szCs w:val="28"/>
          </w:rPr>
          <w:t>ing</w:t>
        </w:r>
      </w:ins>
      <w:del w:id="4535" w:author="Claire S" w:date="2026-04-30T11:23:00Z" w16du:dateUtc="2026-04-30T10:23:00Z">
        <w:r w:rsidR="00847C92">
          <w:rPr>
            <w:rFonts w:ascii="Cambria" w:hAnsi="Cambria"/>
            <w:sz w:val="28"/>
            <w:szCs w:val="28"/>
          </w:rPr>
          <w:delText>She gave</w:delText>
        </w:r>
      </w:del>
      <w:r w:rsidR="00847C92">
        <w:rPr>
          <w:rFonts w:ascii="Cambria" w:hAnsi="Cambria"/>
          <w:sz w:val="28"/>
          <w:szCs w:val="28"/>
        </w:rPr>
        <w:t xml:space="preserve"> </w:t>
      </w:r>
      <w:del w:id="4536" w:author="Claire S" w:date="2026-05-11T13:56:00Z" w16du:dateUtc="2026-05-11T12:56:00Z">
        <w:r w:rsidR="00847C92">
          <w:rPr>
            <w:rFonts w:ascii="Cambria" w:hAnsi="Cambria"/>
            <w:sz w:val="28"/>
            <w:szCs w:val="28"/>
          </w:rPr>
          <w:delText xml:space="preserve">Dex </w:delText>
        </w:r>
      </w:del>
      <w:ins w:id="4537" w:author="Claire S" w:date="2026-05-11T13:56:00Z" w16du:dateUtc="2026-05-11T12:56:00Z">
        <w:r w:rsidR="00EC555A">
          <w:rPr>
            <w:rFonts w:ascii="Cambria" w:hAnsi="Cambria"/>
            <w:sz w:val="28"/>
            <w:szCs w:val="28"/>
          </w:rPr>
          <w:t>he’d</w:t>
        </w:r>
      </w:ins>
      <w:ins w:id="4538" w:author="Claire S" w:date="2026-04-30T11:23:00Z" w16du:dateUtc="2026-04-30T10:23:00Z">
        <w:r w:rsidR="005A3D40">
          <w:rPr>
            <w:rFonts w:ascii="Cambria" w:hAnsi="Cambria"/>
            <w:sz w:val="28"/>
            <w:szCs w:val="28"/>
          </w:rPr>
          <w:t xml:space="preserve"> be jealous </w:t>
        </w:r>
      </w:ins>
      <w:ins w:id="4539" w:author="Claire S" w:date="2026-06-02T17:58:00Z" w16du:dateUtc="2026-06-02T16:58:00Z">
        <w:r w:rsidR="0022681B">
          <w:rPr>
            <w:rFonts w:ascii="Cambria" w:hAnsi="Cambria"/>
            <w:sz w:val="28"/>
            <w:szCs w:val="28"/>
          </w:rPr>
          <w:t>leaving her with Rayne</w:t>
        </w:r>
      </w:ins>
      <w:del w:id="4540" w:author="Claire S" w:date="2026-04-30T11:23:00Z" w16du:dateUtc="2026-04-30T10:23:00Z">
        <w:r w:rsidR="00847C92">
          <w:rPr>
            <w:rFonts w:ascii="Cambria" w:hAnsi="Cambria"/>
            <w:sz w:val="28"/>
            <w:szCs w:val="28"/>
          </w:rPr>
          <w:delText>a lascivious kiss, keeping one eye on Jackson Rayne</w:delText>
        </w:r>
      </w:del>
      <w:del w:id="4541" w:author="Claire S" w:date="2026-05-11T13:57:00Z" w16du:dateUtc="2026-05-11T12:57:00Z">
        <w:r w:rsidR="00322DFC">
          <w:rPr>
            <w:rFonts w:ascii="Cambria" w:hAnsi="Cambria"/>
            <w:sz w:val="28"/>
            <w:szCs w:val="28"/>
          </w:rPr>
          <w:delText>.</w:delText>
        </w:r>
      </w:del>
      <w:ins w:id="4542" w:author="Claire S" w:date="2026-05-11T13:59:00Z" w16du:dateUtc="2026-05-11T12:59:00Z">
        <w:r w:rsidR="0034418C">
          <w:rPr>
            <w:rFonts w:ascii="Cambria" w:hAnsi="Cambria"/>
            <w:sz w:val="28"/>
            <w:szCs w:val="28"/>
          </w:rPr>
          <w:t>.</w:t>
        </w:r>
      </w:ins>
      <w:ins w:id="4543" w:author="Claire S" w:date="2026-07-20T14:03:00Z" w16du:dateUtc="2026-07-20T13:03:00Z">
        <w:r w:rsidR="00BF4A6F">
          <w:rPr>
            <w:rFonts w:ascii="Cambria" w:hAnsi="Cambria"/>
            <w:sz w:val="28"/>
            <w:szCs w:val="28"/>
          </w:rPr>
          <w:t xml:space="preserve"> But </w:t>
        </w:r>
      </w:ins>
      <w:ins w:id="4544" w:author="Claire S" w:date="2026-07-21T09:29:00Z" w16du:dateUtc="2026-07-21T08:29:00Z">
        <w:r w:rsidR="006B148F">
          <w:rPr>
            <w:rFonts w:ascii="Cambria" w:hAnsi="Cambria"/>
            <w:sz w:val="28"/>
            <w:szCs w:val="28"/>
          </w:rPr>
          <w:t xml:space="preserve">now </w:t>
        </w:r>
      </w:ins>
      <w:ins w:id="4545" w:author="Claire S" w:date="2026-07-20T14:03:00Z" w16du:dateUtc="2026-07-20T13:03:00Z">
        <w:r w:rsidR="00BF4A6F">
          <w:rPr>
            <w:rFonts w:ascii="Cambria" w:hAnsi="Cambria"/>
            <w:sz w:val="28"/>
            <w:szCs w:val="28"/>
          </w:rPr>
          <w:t xml:space="preserve">another voice in her head </w:t>
        </w:r>
      </w:ins>
      <w:ins w:id="4546" w:author="Claire S" w:date="2026-07-21T09:29:00Z" w16du:dateUtc="2026-07-21T08:29:00Z">
        <w:r w:rsidR="006B148F">
          <w:rPr>
            <w:rFonts w:ascii="Cambria" w:hAnsi="Cambria"/>
            <w:sz w:val="28"/>
            <w:szCs w:val="28"/>
          </w:rPr>
          <w:t>chimed in</w:t>
        </w:r>
      </w:ins>
      <w:ins w:id="4547" w:author="Claire S" w:date="2026-07-20T14:03:00Z" w16du:dateUtc="2026-07-20T13:03:00Z">
        <w:r w:rsidR="00BF4A6F">
          <w:rPr>
            <w:rFonts w:ascii="Cambria" w:hAnsi="Cambria"/>
            <w:sz w:val="28"/>
            <w:szCs w:val="28"/>
          </w:rPr>
          <w:t>,</w:t>
        </w:r>
        <w:r w:rsidR="00BF4A6F" w:rsidRPr="00BF4A6F">
          <w:rPr>
            <w:rFonts w:ascii="Cambria" w:hAnsi="Cambria"/>
            <w:i/>
            <w:iCs/>
            <w:sz w:val="28"/>
            <w:szCs w:val="28"/>
            <w:rPrChange w:id="4548" w:author="Claire S" w:date="2026-07-20T14:03:00Z" w16du:dateUtc="2026-07-20T13:03:00Z">
              <w:rPr>
                <w:rFonts w:ascii="Cambria" w:hAnsi="Cambria"/>
                <w:sz w:val="28"/>
                <w:szCs w:val="28"/>
              </w:rPr>
            </w:rPrChange>
          </w:rPr>
          <w:t xml:space="preserve"> what might Jackson be up for</w:t>
        </w:r>
        <w:r w:rsidR="00BF4A6F">
          <w:rPr>
            <w:rFonts w:ascii="Cambria" w:hAnsi="Cambria"/>
            <w:sz w:val="28"/>
            <w:szCs w:val="28"/>
          </w:rPr>
          <w:t>?</w:t>
        </w:r>
      </w:ins>
      <w:ins w:id="4549" w:author="Claire S" w:date="2026-05-11T13:59:00Z" w16du:dateUtc="2026-05-11T12:59:00Z">
        <w:r w:rsidR="0034418C">
          <w:rPr>
            <w:rFonts w:ascii="Cambria" w:hAnsi="Cambria"/>
            <w:sz w:val="28"/>
            <w:szCs w:val="28"/>
          </w:rPr>
          <w:t xml:space="preserve"> </w:t>
        </w:r>
      </w:ins>
      <w:ins w:id="4550" w:author="Claire S" w:date="2026-07-21T09:30:00Z" w16du:dateUtc="2026-07-21T08:30:00Z">
        <w:r w:rsidR="006B148F">
          <w:rPr>
            <w:rFonts w:ascii="Cambria" w:hAnsi="Cambria"/>
            <w:sz w:val="28"/>
            <w:szCs w:val="28"/>
          </w:rPr>
          <w:t xml:space="preserve">He was definitely still looking at her. </w:t>
        </w:r>
      </w:ins>
      <w:ins w:id="4551" w:author="Claire S" w:date="2026-05-11T13:57:00Z" w16du:dateUtc="2026-05-11T12:57:00Z">
        <w:r w:rsidR="00F5328D">
          <w:rPr>
            <w:rFonts w:ascii="Cambria" w:hAnsi="Cambria"/>
            <w:sz w:val="28"/>
            <w:szCs w:val="28"/>
          </w:rPr>
          <w:t>‘I’ll tuck you in when I get home.’</w:t>
        </w:r>
      </w:ins>
      <w:ins w:id="4552" w:author="Claire S" w:date="2026-05-11T13:59:00Z" w16du:dateUtc="2026-05-11T12:59:00Z">
        <w:r w:rsidR="0034418C">
          <w:rPr>
            <w:rFonts w:ascii="Cambria" w:hAnsi="Cambria"/>
            <w:sz w:val="28"/>
            <w:szCs w:val="28"/>
          </w:rPr>
          <w:t xml:space="preserve"> </w:t>
        </w:r>
      </w:ins>
    </w:p>
    <w:p w14:paraId="13EFA245" w14:textId="10033992" w:rsidR="008F7596" w:rsidRDefault="008F7596" w:rsidP="008F7596">
      <w:pPr>
        <w:spacing w:line="360" w:lineRule="auto"/>
        <w:ind w:firstLine="720"/>
        <w:contextualSpacing/>
        <w:rPr>
          <w:rFonts w:ascii="Cambria" w:hAnsi="Cambria"/>
          <w:sz w:val="28"/>
          <w:szCs w:val="28"/>
        </w:rPr>
      </w:pPr>
      <w:r>
        <w:rPr>
          <w:rFonts w:ascii="Cambria" w:hAnsi="Cambria"/>
          <w:sz w:val="28"/>
          <w:szCs w:val="28"/>
        </w:rPr>
        <w:t>‘</w:t>
      </w:r>
      <w:r w:rsidR="0098364A">
        <w:rPr>
          <w:rFonts w:ascii="Cambria" w:hAnsi="Cambria"/>
          <w:sz w:val="28"/>
          <w:szCs w:val="28"/>
        </w:rPr>
        <w:t>C</w:t>
      </w:r>
      <w:r w:rsidR="00560F17">
        <w:rPr>
          <w:rFonts w:ascii="Cambria" w:hAnsi="Cambria"/>
          <w:sz w:val="28"/>
          <w:szCs w:val="28"/>
        </w:rPr>
        <w:t xml:space="preserve">an’t wait. </w:t>
      </w:r>
      <w:del w:id="4553" w:author="Claire S" w:date="2026-04-30T11:23:00Z" w16du:dateUtc="2026-04-30T10:23:00Z">
        <w:r w:rsidR="00560F17">
          <w:rPr>
            <w:rFonts w:ascii="Cambria" w:hAnsi="Cambria"/>
            <w:sz w:val="28"/>
            <w:szCs w:val="28"/>
          </w:rPr>
          <w:delText xml:space="preserve"> </w:delText>
        </w:r>
      </w:del>
      <w:r w:rsidR="002671EC">
        <w:rPr>
          <w:rFonts w:ascii="Cambria" w:hAnsi="Cambria"/>
          <w:sz w:val="28"/>
          <w:szCs w:val="28"/>
        </w:rPr>
        <w:t>Jackson</w:t>
      </w:r>
      <w:ins w:id="4554" w:author="Daisy Watt" w:date="2026-06-19T07:54:00Z" w16du:dateUtc="2026-06-19T06:54:00Z">
        <w:r w:rsidR="00C82A8B">
          <w:rPr>
            <w:rFonts w:ascii="Cambria" w:hAnsi="Cambria"/>
            <w:sz w:val="28"/>
            <w:szCs w:val="28"/>
          </w:rPr>
          <w:t>.</w:t>
        </w:r>
      </w:ins>
      <w:del w:id="4555" w:author="Daisy Watt" w:date="2026-06-19T07:54:00Z" w16du:dateUtc="2026-06-19T06:54:00Z">
        <w:r w:rsidR="002671EC">
          <w:rPr>
            <w:rFonts w:ascii="Cambria" w:hAnsi="Cambria"/>
            <w:sz w:val="28"/>
            <w:szCs w:val="28"/>
          </w:rPr>
          <w:delText>,</w:delText>
        </w:r>
      </w:del>
      <w:r w:rsidR="002671EC">
        <w:rPr>
          <w:rFonts w:ascii="Cambria" w:hAnsi="Cambria"/>
          <w:sz w:val="28"/>
          <w:szCs w:val="28"/>
        </w:rPr>
        <w:t>’ Dex shook his author’s hand. ‘</w:t>
      </w:r>
      <w:r>
        <w:rPr>
          <w:rFonts w:ascii="Cambria" w:hAnsi="Cambria"/>
          <w:sz w:val="28"/>
          <w:szCs w:val="28"/>
        </w:rPr>
        <w:t>I</w:t>
      </w:r>
      <w:r w:rsidR="00C9730D">
        <w:rPr>
          <w:rFonts w:ascii="Cambria" w:hAnsi="Cambria"/>
          <w:sz w:val="28"/>
          <w:szCs w:val="28"/>
        </w:rPr>
        <w:t xml:space="preserve">’m dying </w:t>
      </w:r>
      <w:r>
        <w:rPr>
          <w:rFonts w:ascii="Cambria" w:hAnsi="Cambria"/>
          <w:sz w:val="28"/>
          <w:szCs w:val="28"/>
        </w:rPr>
        <w:t>to read the memoir</w:t>
      </w:r>
      <w:r w:rsidR="00557180">
        <w:rPr>
          <w:rFonts w:ascii="Cambria" w:hAnsi="Cambria"/>
          <w:sz w:val="28"/>
          <w:szCs w:val="28"/>
        </w:rPr>
        <w:t xml:space="preserve">’s first </w:t>
      </w:r>
      <w:r>
        <w:rPr>
          <w:rFonts w:ascii="Cambria" w:hAnsi="Cambria"/>
          <w:sz w:val="28"/>
          <w:szCs w:val="28"/>
        </w:rPr>
        <w:t>draft.</w:t>
      </w:r>
      <w:ins w:id="4556" w:author="Claire S" w:date="2026-06-02T17:59:00Z" w16du:dateUtc="2026-06-02T16:59:00Z">
        <w:r w:rsidR="000D4F6A">
          <w:rPr>
            <w:rFonts w:ascii="Cambria" w:hAnsi="Cambria"/>
            <w:sz w:val="28"/>
            <w:szCs w:val="28"/>
          </w:rPr>
          <w:t>’</w:t>
        </w:r>
      </w:ins>
      <w:del w:id="4557" w:author="Claire S" w:date="2026-06-02T17:59:00Z" w16du:dateUtc="2026-06-02T16:59:00Z">
        <w:r w:rsidDel="000D4F6A">
          <w:rPr>
            <w:rFonts w:ascii="Cambria" w:hAnsi="Cambria"/>
            <w:sz w:val="28"/>
            <w:szCs w:val="28"/>
          </w:rPr>
          <w:delText>’</w:delText>
        </w:r>
      </w:del>
    </w:p>
    <w:p w14:paraId="1C8C4A38" w14:textId="5E92AAF9" w:rsidR="001D37F8" w:rsidRDefault="008F7596" w:rsidP="008F7596">
      <w:pPr>
        <w:spacing w:line="360" w:lineRule="auto"/>
        <w:ind w:firstLine="720"/>
        <w:contextualSpacing/>
        <w:rPr>
          <w:ins w:id="4558" w:author="Claire S" w:date="2026-08-03T12:00:00Z" w16du:dateUtc="2026-08-03T11:00:00Z"/>
          <w:rFonts w:ascii="Cambria" w:hAnsi="Cambria"/>
          <w:sz w:val="28"/>
          <w:szCs w:val="28"/>
        </w:rPr>
      </w:pPr>
      <w:r>
        <w:rPr>
          <w:rFonts w:ascii="Cambria" w:hAnsi="Cambria"/>
          <w:sz w:val="28"/>
          <w:szCs w:val="28"/>
        </w:rPr>
        <w:t>‘I’</w:t>
      </w:r>
      <w:r w:rsidR="00557180">
        <w:rPr>
          <w:rFonts w:ascii="Cambria" w:hAnsi="Cambria"/>
          <w:sz w:val="28"/>
          <w:szCs w:val="28"/>
        </w:rPr>
        <w:t>ve</w:t>
      </w:r>
      <w:r>
        <w:rPr>
          <w:rFonts w:ascii="Cambria" w:hAnsi="Cambria"/>
          <w:sz w:val="28"/>
          <w:szCs w:val="28"/>
        </w:rPr>
        <w:t xml:space="preserve"> take</w:t>
      </w:r>
      <w:r w:rsidR="00404357">
        <w:rPr>
          <w:rFonts w:ascii="Cambria" w:hAnsi="Cambria"/>
          <w:sz w:val="28"/>
          <w:szCs w:val="28"/>
        </w:rPr>
        <w:t>n</w:t>
      </w:r>
      <w:r>
        <w:rPr>
          <w:rFonts w:ascii="Cambria" w:hAnsi="Cambria"/>
          <w:sz w:val="28"/>
          <w:szCs w:val="28"/>
        </w:rPr>
        <w:t xml:space="preserve"> all your </w:t>
      </w:r>
      <w:r w:rsidR="00557180">
        <w:rPr>
          <w:rFonts w:ascii="Cambria" w:hAnsi="Cambria"/>
          <w:sz w:val="28"/>
          <w:szCs w:val="28"/>
        </w:rPr>
        <w:t>suggestions</w:t>
      </w:r>
      <w:r>
        <w:rPr>
          <w:rFonts w:ascii="Cambria" w:hAnsi="Cambria"/>
          <w:sz w:val="28"/>
          <w:szCs w:val="28"/>
        </w:rPr>
        <w:t xml:space="preserve"> on board, mate.’ </w:t>
      </w:r>
      <w:commentRangeStart w:id="4559"/>
      <w:r>
        <w:rPr>
          <w:rFonts w:ascii="Cambria" w:hAnsi="Cambria"/>
          <w:sz w:val="28"/>
          <w:szCs w:val="28"/>
        </w:rPr>
        <w:t>Rayne pulled a wad</w:t>
      </w:r>
      <w:ins w:id="4560" w:author="Claire S" w:date="2026-05-11T12:53:00Z" w16du:dateUtc="2026-05-11T11:53:00Z">
        <w:r w:rsidR="001D3E64">
          <w:rPr>
            <w:rFonts w:ascii="Cambria" w:hAnsi="Cambria"/>
            <w:sz w:val="28"/>
            <w:szCs w:val="28"/>
          </w:rPr>
          <w:t xml:space="preserve"> </w:t>
        </w:r>
      </w:ins>
      <w:del w:id="4561" w:author="Claire S" w:date="2026-05-11T12:52:00Z" w16du:dateUtc="2026-05-11T11:52:00Z">
        <w:r w:rsidDel="0060249F">
          <w:rPr>
            <w:rFonts w:ascii="Cambria" w:hAnsi="Cambria"/>
            <w:sz w:val="28"/>
            <w:szCs w:val="28"/>
          </w:rPr>
          <w:delText xml:space="preserve"> of notes </w:delText>
        </w:r>
      </w:del>
      <w:r>
        <w:rPr>
          <w:rFonts w:ascii="Cambria" w:hAnsi="Cambria"/>
          <w:sz w:val="28"/>
          <w:szCs w:val="28"/>
        </w:rPr>
        <w:t>from his pocket</w:t>
      </w:r>
      <w:r w:rsidR="00CF31E7">
        <w:rPr>
          <w:rFonts w:ascii="Cambria" w:hAnsi="Cambria"/>
          <w:sz w:val="28"/>
          <w:szCs w:val="28"/>
        </w:rPr>
        <w:t xml:space="preserve"> and offered Dex a fifty</w:t>
      </w:r>
      <w:commentRangeEnd w:id="4559"/>
      <w:r w:rsidR="00C82A8B">
        <w:rPr>
          <w:rStyle w:val="CommentReference"/>
          <w:rFonts w:ascii="Cambria" w:hAnsi="Cambria"/>
          <w:sz w:val="28"/>
          <w:szCs w:val="28"/>
        </w:rPr>
        <w:commentReference w:id="4559"/>
      </w:r>
      <w:ins w:id="4562" w:author="Claire S" w:date="2026-07-20T12:34:00Z" w16du:dateUtc="2026-07-20T11:34:00Z">
        <w:r w:rsidR="00B366B9">
          <w:rPr>
            <w:rFonts w:ascii="Cambria" w:hAnsi="Cambria"/>
            <w:sz w:val="28"/>
            <w:szCs w:val="28"/>
          </w:rPr>
          <w:t xml:space="preserve"> for the cab</w:t>
        </w:r>
      </w:ins>
      <w:ins w:id="4563" w:author="Claire S" w:date="2026-07-20T14:13:00Z" w16du:dateUtc="2026-07-20T13:13:00Z">
        <w:r w:rsidR="000358F3">
          <w:rPr>
            <w:rFonts w:ascii="Cambria" w:hAnsi="Cambria"/>
            <w:sz w:val="28"/>
            <w:szCs w:val="28"/>
          </w:rPr>
          <w:t>,</w:t>
        </w:r>
      </w:ins>
      <w:ins w:id="4564" w:author="Claire S" w:date="2026-07-20T12:36:00Z" w16du:dateUtc="2026-07-20T11:36:00Z">
        <w:r w:rsidR="00841C13">
          <w:rPr>
            <w:rFonts w:ascii="Cambria" w:hAnsi="Cambria"/>
            <w:sz w:val="28"/>
            <w:szCs w:val="28"/>
          </w:rPr>
          <w:t xml:space="preserve"> </w:t>
        </w:r>
      </w:ins>
      <w:ins w:id="4565" w:author="Claire S" w:date="2026-07-21T09:47:00Z" w16du:dateUtc="2026-07-21T08:47:00Z">
        <w:r w:rsidR="004F5B96">
          <w:rPr>
            <w:rFonts w:ascii="Cambria" w:hAnsi="Cambria"/>
            <w:sz w:val="28"/>
            <w:szCs w:val="28"/>
          </w:rPr>
          <w:t xml:space="preserve">which </w:t>
        </w:r>
      </w:ins>
      <w:ins w:id="4566" w:author="Claire S" w:date="2026-07-20T14:04:00Z" w16du:dateUtc="2026-07-20T13:04:00Z">
        <w:r w:rsidR="006615B6">
          <w:rPr>
            <w:rFonts w:ascii="Cambria" w:hAnsi="Cambria"/>
            <w:sz w:val="28"/>
            <w:szCs w:val="28"/>
          </w:rPr>
          <w:t>amaz</w:t>
        </w:r>
      </w:ins>
      <w:ins w:id="4567" w:author="Claire S" w:date="2026-07-21T09:47:00Z" w16du:dateUtc="2026-07-21T08:47:00Z">
        <w:r w:rsidR="004F5B96">
          <w:rPr>
            <w:rFonts w:ascii="Cambria" w:hAnsi="Cambria"/>
            <w:sz w:val="28"/>
            <w:szCs w:val="28"/>
          </w:rPr>
          <w:t>ed</w:t>
        </w:r>
      </w:ins>
      <w:ins w:id="4568" w:author="Claire S" w:date="2026-07-20T12:36:00Z" w16du:dateUtc="2026-07-20T11:36:00Z">
        <w:r w:rsidR="00841C13">
          <w:rPr>
            <w:rFonts w:ascii="Cambria" w:hAnsi="Cambria"/>
            <w:sz w:val="28"/>
            <w:szCs w:val="28"/>
          </w:rPr>
          <w:t xml:space="preserve"> Savannah. </w:t>
        </w:r>
      </w:ins>
      <w:ins w:id="4569" w:author="Claire S" w:date="2026-07-20T14:13:00Z" w16du:dateUtc="2026-07-20T13:13:00Z">
        <w:r w:rsidR="000358F3">
          <w:rPr>
            <w:rFonts w:ascii="Cambria" w:hAnsi="Cambria"/>
            <w:sz w:val="28"/>
            <w:szCs w:val="28"/>
          </w:rPr>
          <w:t>A</w:t>
        </w:r>
      </w:ins>
      <w:ins w:id="4570" w:author="Claire S" w:date="2026-07-20T12:34:00Z" w16du:dateUtc="2026-07-20T11:34:00Z">
        <w:r w:rsidR="00B366B9">
          <w:rPr>
            <w:rFonts w:ascii="Cambria" w:hAnsi="Cambria"/>
            <w:sz w:val="28"/>
            <w:szCs w:val="28"/>
          </w:rPr>
          <w:t>uthor</w:t>
        </w:r>
      </w:ins>
      <w:ins w:id="4571" w:author="Claire S" w:date="2026-07-20T14:13:00Z" w16du:dateUtc="2026-07-20T13:13:00Z">
        <w:r w:rsidR="000358F3">
          <w:rPr>
            <w:rFonts w:ascii="Cambria" w:hAnsi="Cambria"/>
            <w:sz w:val="28"/>
            <w:szCs w:val="28"/>
          </w:rPr>
          <w:t xml:space="preserve">s rarely paid for anything </w:t>
        </w:r>
      </w:ins>
      <w:ins w:id="4572" w:author="Claire S" w:date="2026-07-20T12:37:00Z" w16du:dateUtc="2026-07-20T11:37:00Z">
        <w:r w:rsidR="00841C13">
          <w:rPr>
            <w:rFonts w:ascii="Cambria" w:hAnsi="Cambria"/>
            <w:sz w:val="28"/>
            <w:szCs w:val="28"/>
          </w:rPr>
          <w:t>in the</w:t>
        </w:r>
      </w:ins>
      <w:ins w:id="4573" w:author="Claire S" w:date="2026-07-20T14:04:00Z" w16du:dateUtc="2026-07-20T13:04:00Z">
        <w:r w:rsidR="006615B6">
          <w:rPr>
            <w:rFonts w:ascii="Cambria" w:hAnsi="Cambria"/>
            <w:sz w:val="28"/>
            <w:szCs w:val="28"/>
          </w:rPr>
          <w:t>ir editor’s</w:t>
        </w:r>
      </w:ins>
      <w:ins w:id="4574" w:author="Claire S" w:date="2026-07-20T12:37:00Z" w16du:dateUtc="2026-07-20T11:37:00Z">
        <w:r w:rsidR="00841C13">
          <w:rPr>
            <w:rFonts w:ascii="Cambria" w:hAnsi="Cambria"/>
            <w:sz w:val="28"/>
            <w:szCs w:val="28"/>
          </w:rPr>
          <w:t xml:space="preserve"> company</w:t>
        </w:r>
      </w:ins>
      <w:ins w:id="4575" w:author="Claire S" w:date="2026-07-20T14:13:00Z" w16du:dateUtc="2026-07-20T13:13:00Z">
        <w:r w:rsidR="000358F3">
          <w:rPr>
            <w:rFonts w:ascii="Cambria" w:hAnsi="Cambria"/>
            <w:sz w:val="28"/>
            <w:szCs w:val="28"/>
          </w:rPr>
          <w:t>.</w:t>
        </w:r>
      </w:ins>
      <w:ins w:id="4576" w:author="Claire S" w:date="2026-07-20T12:37:00Z" w16du:dateUtc="2026-07-20T11:37:00Z">
        <w:r w:rsidR="00841C13">
          <w:rPr>
            <w:rFonts w:ascii="Cambria" w:hAnsi="Cambria"/>
            <w:sz w:val="28"/>
            <w:szCs w:val="28"/>
          </w:rPr>
          <w:t xml:space="preserve"> </w:t>
        </w:r>
      </w:ins>
      <w:del w:id="4577" w:author="Claire S" w:date="2026-05-11T12:53:00Z" w16du:dateUtc="2026-05-11T11:53:00Z">
        <w:r w:rsidR="004204C1" w:rsidDel="001D3E64">
          <w:rPr>
            <w:rFonts w:ascii="Cambria" w:hAnsi="Cambria"/>
            <w:sz w:val="28"/>
            <w:szCs w:val="28"/>
          </w:rPr>
          <w:delText xml:space="preserve">, which </w:delText>
        </w:r>
        <w:r w:rsidR="00B15B10" w:rsidDel="001D3E64">
          <w:rPr>
            <w:rFonts w:ascii="Cambria" w:hAnsi="Cambria"/>
            <w:sz w:val="28"/>
            <w:szCs w:val="28"/>
          </w:rPr>
          <w:delText>he</w:delText>
        </w:r>
        <w:r w:rsidR="004204C1" w:rsidDel="001D3E64">
          <w:rPr>
            <w:rFonts w:ascii="Cambria" w:hAnsi="Cambria"/>
            <w:sz w:val="28"/>
            <w:szCs w:val="28"/>
          </w:rPr>
          <w:delText xml:space="preserve"> declined</w:delText>
        </w:r>
      </w:del>
      <w:del w:id="4578" w:author="Claire S" w:date="2026-07-20T12:37:00Z" w16du:dateUtc="2026-07-20T11:37:00Z">
        <w:r w:rsidDel="00841C13">
          <w:rPr>
            <w:rFonts w:ascii="Cambria" w:hAnsi="Cambria"/>
            <w:sz w:val="28"/>
            <w:szCs w:val="28"/>
          </w:rPr>
          <w:delText>.</w:delText>
        </w:r>
      </w:del>
      <w:del w:id="4579" w:author="Claire S" w:date="2026-07-20T14:04:00Z" w16du:dateUtc="2026-07-20T13:04:00Z">
        <w:r w:rsidDel="006615B6">
          <w:rPr>
            <w:rFonts w:ascii="Cambria" w:hAnsi="Cambria"/>
            <w:sz w:val="28"/>
            <w:szCs w:val="28"/>
          </w:rPr>
          <w:delText xml:space="preserve"> </w:delText>
        </w:r>
      </w:del>
      <w:r w:rsidR="006517CE">
        <w:rPr>
          <w:rFonts w:ascii="Cambria" w:hAnsi="Cambria"/>
          <w:sz w:val="28"/>
          <w:szCs w:val="28"/>
        </w:rPr>
        <w:t>‘See you</w:t>
      </w:r>
      <w:r w:rsidR="00B15B10">
        <w:rPr>
          <w:rFonts w:ascii="Cambria" w:hAnsi="Cambria"/>
          <w:sz w:val="28"/>
          <w:szCs w:val="28"/>
        </w:rPr>
        <w:t xml:space="preserve"> for </w:t>
      </w:r>
      <w:ins w:id="4580" w:author="Claire S" w:date="2026-08-03T12:00:00Z" w16du:dateUtc="2026-08-03T11:00:00Z">
        <w:r w:rsidR="001D37F8">
          <w:rPr>
            <w:rFonts w:ascii="Cambria" w:hAnsi="Cambria"/>
            <w:sz w:val="28"/>
            <w:szCs w:val="28"/>
          </w:rPr>
          <w:t>golf</w:t>
        </w:r>
      </w:ins>
      <w:del w:id="4581" w:author="Claire S" w:date="2026-08-03T12:00:00Z" w16du:dateUtc="2026-08-03T11:00:00Z">
        <w:r w:rsidR="00B15B10" w:rsidDel="001D37F8">
          <w:rPr>
            <w:rFonts w:ascii="Cambria" w:hAnsi="Cambria"/>
            <w:sz w:val="28"/>
            <w:szCs w:val="28"/>
          </w:rPr>
          <w:delText>golf</w:delText>
        </w:r>
        <w:r w:rsidR="006517CE" w:rsidDel="001D37F8">
          <w:rPr>
            <w:rFonts w:ascii="Cambria" w:hAnsi="Cambria"/>
            <w:sz w:val="28"/>
            <w:szCs w:val="28"/>
          </w:rPr>
          <w:delText xml:space="preserve"> </w:delText>
        </w:r>
      </w:del>
    </w:p>
    <w:p w14:paraId="5807B071" w14:textId="5CC50B21" w:rsidR="008F7596" w:rsidRDefault="00847425">
      <w:pPr>
        <w:spacing w:line="360" w:lineRule="auto"/>
        <w:contextualSpacing/>
        <w:rPr>
          <w:rFonts w:ascii="Cambria" w:hAnsi="Cambria"/>
          <w:sz w:val="28"/>
          <w:szCs w:val="28"/>
        </w:rPr>
        <w:pPrChange w:id="4582" w:author="Claire S" w:date="2026-08-03T12:00:00Z" w16du:dateUtc="2026-08-03T11:00:00Z">
          <w:pPr>
            <w:spacing w:line="360" w:lineRule="auto"/>
            <w:ind w:firstLine="720"/>
            <w:contextualSpacing/>
          </w:pPr>
        </w:pPrChange>
      </w:pPr>
      <w:r>
        <w:rPr>
          <w:rFonts w:ascii="Cambria" w:hAnsi="Cambria"/>
          <w:sz w:val="28"/>
          <w:szCs w:val="28"/>
        </w:rPr>
        <w:t>on Thursday</w:t>
      </w:r>
      <w:r w:rsidR="006517CE">
        <w:rPr>
          <w:rFonts w:ascii="Cambria" w:hAnsi="Cambria"/>
          <w:sz w:val="28"/>
          <w:szCs w:val="28"/>
        </w:rPr>
        <w:t>?’</w:t>
      </w:r>
    </w:p>
    <w:p w14:paraId="525D13DF" w14:textId="73B89F29" w:rsidR="0058316A" w:rsidRDefault="00697406" w:rsidP="0058316A">
      <w:pPr>
        <w:spacing w:line="360" w:lineRule="auto"/>
        <w:ind w:firstLine="720"/>
        <w:contextualSpacing/>
        <w:rPr>
          <w:rFonts w:ascii="Cambria" w:hAnsi="Cambria"/>
          <w:sz w:val="28"/>
          <w:szCs w:val="28"/>
        </w:rPr>
      </w:pPr>
      <w:r>
        <w:rPr>
          <w:rFonts w:ascii="Cambria" w:hAnsi="Cambria"/>
          <w:sz w:val="28"/>
          <w:szCs w:val="28"/>
        </w:rPr>
        <w:t xml:space="preserve">‘Definitely.’ Dex </w:t>
      </w:r>
      <w:ins w:id="4583" w:author="Claire S" w:date="2026-05-11T12:53:00Z" w16du:dateUtc="2026-05-11T11:53:00Z">
        <w:r w:rsidR="00D32AC4">
          <w:rPr>
            <w:rFonts w:ascii="Cambria" w:hAnsi="Cambria"/>
            <w:sz w:val="28"/>
            <w:szCs w:val="28"/>
          </w:rPr>
          <w:t>declined the money</w:t>
        </w:r>
      </w:ins>
      <w:ins w:id="4584" w:author="Daisy Watt" w:date="2026-06-19T07:59:00Z" w16du:dateUtc="2026-06-19T06:59:00Z">
        <w:r w:rsidR="00C82A8B">
          <w:rPr>
            <w:rFonts w:ascii="Cambria" w:hAnsi="Cambria"/>
            <w:sz w:val="28"/>
            <w:szCs w:val="28"/>
          </w:rPr>
          <w:t>,</w:t>
        </w:r>
      </w:ins>
      <w:ins w:id="4585" w:author="Claire S" w:date="2026-05-11T12:53:00Z" w16du:dateUtc="2026-05-11T11:53:00Z">
        <w:del w:id="4586" w:author="Daisy Watt" w:date="2026-06-19T07:59:00Z" w16du:dateUtc="2026-06-19T06:59:00Z">
          <w:r w:rsidR="00D32AC4">
            <w:rPr>
              <w:rFonts w:ascii="Cambria" w:hAnsi="Cambria"/>
              <w:sz w:val="28"/>
              <w:szCs w:val="28"/>
            </w:rPr>
            <w:delText>;</w:delText>
          </w:r>
        </w:del>
        <w:r w:rsidR="00D32AC4">
          <w:rPr>
            <w:rFonts w:ascii="Cambria" w:hAnsi="Cambria"/>
            <w:sz w:val="28"/>
            <w:szCs w:val="28"/>
          </w:rPr>
          <w:t xml:space="preserve"> l</w:t>
        </w:r>
      </w:ins>
      <w:del w:id="4587" w:author="Claire S" w:date="2026-05-11T12:53:00Z" w16du:dateUtc="2026-05-11T11:53:00Z">
        <w:r w:rsidDel="00D32AC4">
          <w:rPr>
            <w:rFonts w:ascii="Cambria" w:hAnsi="Cambria"/>
            <w:sz w:val="28"/>
            <w:szCs w:val="28"/>
          </w:rPr>
          <w:delText xml:space="preserve">was </w:delText>
        </w:r>
        <w:r w:rsidR="00B15B10" w:rsidDel="00D32AC4">
          <w:rPr>
            <w:rFonts w:ascii="Cambria" w:hAnsi="Cambria"/>
            <w:sz w:val="28"/>
            <w:szCs w:val="28"/>
          </w:rPr>
          <w:delText>l</w:delText>
        </w:r>
      </w:del>
      <w:r w:rsidR="00B15B10">
        <w:rPr>
          <w:rFonts w:ascii="Cambria" w:hAnsi="Cambria"/>
          <w:sz w:val="28"/>
          <w:szCs w:val="28"/>
        </w:rPr>
        <w:t xml:space="preserve">ooking </w:t>
      </w:r>
      <w:r>
        <w:rPr>
          <w:rFonts w:ascii="Cambria" w:hAnsi="Cambria"/>
          <w:sz w:val="28"/>
          <w:szCs w:val="28"/>
        </w:rPr>
        <w:t>pale</w:t>
      </w:r>
      <w:r w:rsidR="00B15B10">
        <w:rPr>
          <w:rFonts w:ascii="Cambria" w:hAnsi="Cambria"/>
          <w:sz w:val="28"/>
          <w:szCs w:val="28"/>
        </w:rPr>
        <w:t>r</w:t>
      </w:r>
      <w:r>
        <w:rPr>
          <w:rFonts w:ascii="Cambria" w:hAnsi="Cambria"/>
          <w:sz w:val="28"/>
          <w:szCs w:val="28"/>
        </w:rPr>
        <w:t xml:space="preserve"> now</w:t>
      </w:r>
      <w:r w:rsidR="005728EC">
        <w:rPr>
          <w:rFonts w:ascii="Cambria" w:hAnsi="Cambria"/>
          <w:sz w:val="28"/>
          <w:szCs w:val="28"/>
        </w:rPr>
        <w:t xml:space="preserve">. </w:t>
      </w:r>
      <w:r w:rsidR="005728EC" w:rsidRPr="00D16351">
        <w:rPr>
          <w:rFonts w:ascii="Cambria" w:hAnsi="Cambria"/>
          <w:i/>
          <w:iCs/>
          <w:sz w:val="28"/>
          <w:szCs w:val="28"/>
        </w:rPr>
        <w:t>Honestly</w:t>
      </w:r>
      <w:r w:rsidR="005728EC">
        <w:rPr>
          <w:rFonts w:ascii="Cambria" w:hAnsi="Cambria"/>
          <w:sz w:val="28"/>
          <w:szCs w:val="28"/>
        </w:rPr>
        <w:t>,</w:t>
      </w:r>
      <w:r>
        <w:rPr>
          <w:rFonts w:ascii="Cambria" w:hAnsi="Cambria"/>
          <w:sz w:val="28"/>
          <w:szCs w:val="28"/>
        </w:rPr>
        <w:t xml:space="preserve"> </w:t>
      </w:r>
      <w:r w:rsidR="006C23B4">
        <w:rPr>
          <w:rFonts w:ascii="Cambria" w:hAnsi="Cambria"/>
          <w:sz w:val="28"/>
          <w:szCs w:val="28"/>
        </w:rPr>
        <w:t>Savannah</w:t>
      </w:r>
      <w:ins w:id="4588" w:author="Daisy Watt" w:date="2026-06-19T07:59:00Z" w16du:dateUtc="2026-06-19T06:59:00Z">
        <w:r w:rsidR="008A52D2">
          <w:rPr>
            <w:rFonts w:ascii="Cambria" w:hAnsi="Cambria"/>
            <w:sz w:val="28"/>
            <w:szCs w:val="28"/>
          </w:rPr>
          <w:t xml:space="preserve"> </w:t>
        </w:r>
        <w:r w:rsidR="00622A6B" w:rsidDel="00A52016">
          <w:rPr>
            <w:rFonts w:ascii="Cambria" w:hAnsi="Cambria"/>
            <w:sz w:val="28"/>
            <w:szCs w:val="28"/>
          </w:rPr>
          <w:t>thought</w:t>
        </w:r>
        <w:r w:rsidR="00C82A8B">
          <w:rPr>
            <w:rFonts w:ascii="Cambria" w:hAnsi="Cambria"/>
            <w:sz w:val="28"/>
            <w:szCs w:val="28"/>
          </w:rPr>
          <w:t xml:space="preserve"> as she</w:t>
        </w:r>
      </w:ins>
      <w:r w:rsidR="008A52D2">
        <w:rPr>
          <w:rFonts w:ascii="Cambria" w:hAnsi="Cambria"/>
          <w:sz w:val="28"/>
          <w:szCs w:val="28"/>
        </w:rPr>
        <w:t xml:space="preserve"> </w:t>
      </w:r>
      <w:del w:id="4589" w:author="Claire S" w:date="2026-05-11T12:58:00Z" w16du:dateUtc="2026-05-11T11:58:00Z">
        <w:r w:rsidR="00622A6B" w:rsidDel="00A52016">
          <w:rPr>
            <w:rFonts w:ascii="Cambria" w:hAnsi="Cambria"/>
            <w:sz w:val="28"/>
            <w:szCs w:val="28"/>
          </w:rPr>
          <w:delText>thought</w:delText>
        </w:r>
        <w:r w:rsidR="000A1052" w:rsidDel="00A52016">
          <w:rPr>
            <w:rFonts w:ascii="Cambria" w:hAnsi="Cambria"/>
            <w:sz w:val="28"/>
            <w:szCs w:val="28"/>
          </w:rPr>
          <w:delText xml:space="preserve">, </w:delText>
        </w:r>
      </w:del>
      <w:del w:id="4590" w:author="Claire S" w:date="2026-06-02T18:00:00Z" w16du:dateUtc="2026-06-02T17:00:00Z">
        <w:r w:rsidR="000A1052" w:rsidDel="000D4F6A">
          <w:rPr>
            <w:rFonts w:ascii="Cambria" w:hAnsi="Cambria"/>
            <w:sz w:val="28"/>
            <w:szCs w:val="28"/>
          </w:rPr>
          <w:delText>edg</w:delText>
        </w:r>
      </w:del>
      <w:del w:id="4591" w:author="Claire S" w:date="2026-05-11T12:58:00Z" w16du:dateUtc="2026-05-11T11:58:00Z">
        <w:r w:rsidR="000A1052" w:rsidDel="00A52016">
          <w:rPr>
            <w:rFonts w:ascii="Cambria" w:hAnsi="Cambria"/>
            <w:sz w:val="28"/>
            <w:szCs w:val="28"/>
          </w:rPr>
          <w:delText>ing</w:delText>
        </w:r>
      </w:del>
      <w:ins w:id="4592" w:author="Claire S" w:date="2026-06-02T18:00:00Z" w16du:dateUtc="2026-06-02T17:00:00Z">
        <w:r w:rsidR="000D4F6A">
          <w:rPr>
            <w:rFonts w:ascii="Cambria" w:hAnsi="Cambria"/>
            <w:sz w:val="28"/>
            <w:szCs w:val="28"/>
          </w:rPr>
          <w:t>slid to</w:t>
        </w:r>
      </w:ins>
      <w:del w:id="4593" w:author="Claire S" w:date="2026-06-02T18:00:00Z" w16du:dateUtc="2026-06-02T17:00:00Z">
        <w:r w:rsidR="000A1052" w:rsidDel="000D4F6A">
          <w:rPr>
            <w:rFonts w:ascii="Cambria" w:hAnsi="Cambria"/>
            <w:sz w:val="28"/>
            <w:szCs w:val="28"/>
          </w:rPr>
          <w:delText xml:space="preserve"> towards</w:delText>
        </w:r>
      </w:del>
      <w:r w:rsidR="000A1052">
        <w:rPr>
          <w:rFonts w:ascii="Cambria" w:hAnsi="Cambria"/>
          <w:sz w:val="28"/>
          <w:szCs w:val="28"/>
        </w:rPr>
        <w:t xml:space="preserve"> the taxi door</w:t>
      </w:r>
      <w:ins w:id="4594" w:author="Claire S" w:date="2026-05-11T12:58:00Z" w16du:dateUtc="2026-05-11T11:58:00Z">
        <w:del w:id="4595" w:author="Daisy Watt" w:date="2026-06-19T08:00:00Z" w16du:dateUtc="2026-06-19T07:00:00Z">
          <w:r w:rsidR="00A52016">
            <w:rPr>
              <w:rFonts w:ascii="Cambria" w:hAnsi="Cambria"/>
              <w:sz w:val="28"/>
              <w:szCs w:val="28"/>
            </w:rPr>
            <w:delText xml:space="preserve"> thinking</w:delText>
          </w:r>
        </w:del>
      </w:ins>
      <w:r w:rsidR="00622A6B">
        <w:rPr>
          <w:rFonts w:ascii="Cambria" w:hAnsi="Cambria"/>
          <w:sz w:val="28"/>
          <w:szCs w:val="28"/>
        </w:rPr>
        <w:t xml:space="preserve">, </w:t>
      </w:r>
      <w:r w:rsidR="00622A6B" w:rsidRPr="00D16351">
        <w:rPr>
          <w:rFonts w:ascii="Cambria" w:hAnsi="Cambria"/>
          <w:i/>
          <w:iCs/>
          <w:sz w:val="28"/>
          <w:szCs w:val="28"/>
        </w:rPr>
        <w:t>b</w:t>
      </w:r>
      <w:r w:rsidR="008A52D2" w:rsidRPr="00D16351">
        <w:rPr>
          <w:rFonts w:ascii="Cambria" w:hAnsi="Cambria"/>
          <w:i/>
          <w:iCs/>
          <w:sz w:val="28"/>
          <w:szCs w:val="28"/>
        </w:rPr>
        <w:t xml:space="preserve">eing </w:t>
      </w:r>
      <w:r w:rsidR="00C9730D" w:rsidRPr="00D16351">
        <w:rPr>
          <w:rFonts w:ascii="Cambria" w:hAnsi="Cambria"/>
          <w:i/>
          <w:iCs/>
          <w:sz w:val="28"/>
          <w:szCs w:val="28"/>
        </w:rPr>
        <w:t>unhealthy</w:t>
      </w:r>
      <w:r w:rsidR="00B15B10" w:rsidRPr="00D16351">
        <w:rPr>
          <w:rFonts w:ascii="Cambria" w:hAnsi="Cambria"/>
          <w:i/>
          <w:iCs/>
          <w:sz w:val="28"/>
          <w:szCs w:val="28"/>
        </w:rPr>
        <w:t xml:space="preserve"> is </w:t>
      </w:r>
      <w:del w:id="4596" w:author="Claire S" w:date="2026-05-11T12:58:00Z" w16du:dateUtc="2026-05-11T11:58:00Z">
        <w:r w:rsidR="0047148C" w:rsidDel="00A52016">
          <w:rPr>
            <w:rFonts w:ascii="Cambria" w:hAnsi="Cambria"/>
            <w:i/>
            <w:iCs/>
            <w:sz w:val="28"/>
            <w:szCs w:val="28"/>
          </w:rPr>
          <w:delText xml:space="preserve">quite </w:delText>
        </w:r>
      </w:del>
      <w:r w:rsidR="00095472" w:rsidRPr="00D16351">
        <w:rPr>
          <w:rFonts w:ascii="Cambria" w:hAnsi="Cambria"/>
          <w:i/>
          <w:iCs/>
          <w:sz w:val="28"/>
          <w:szCs w:val="28"/>
        </w:rPr>
        <w:t>un</w:t>
      </w:r>
      <w:r w:rsidR="00CE726D" w:rsidRPr="00D16351">
        <w:rPr>
          <w:rFonts w:ascii="Cambria" w:hAnsi="Cambria"/>
          <w:i/>
          <w:iCs/>
          <w:sz w:val="28"/>
          <w:szCs w:val="28"/>
        </w:rPr>
        <w:t>sexy</w:t>
      </w:r>
      <w:r>
        <w:rPr>
          <w:rFonts w:ascii="Cambria" w:hAnsi="Cambria"/>
          <w:sz w:val="28"/>
          <w:szCs w:val="28"/>
        </w:rPr>
        <w:t>.</w:t>
      </w:r>
      <w:r w:rsidR="00B15B10">
        <w:rPr>
          <w:rFonts w:ascii="Cambria" w:hAnsi="Cambria"/>
          <w:sz w:val="28"/>
          <w:szCs w:val="28"/>
        </w:rPr>
        <w:t xml:space="preserve"> </w:t>
      </w:r>
      <w:del w:id="4597" w:author="Daisy Watt" w:date="2026-06-19T05:49:00Z" w16du:dateUtc="2026-06-19T04:49:00Z">
        <w:r w:rsidR="008F7596">
          <w:rPr>
            <w:rFonts w:ascii="Cambria" w:hAnsi="Cambria"/>
            <w:sz w:val="28"/>
            <w:szCs w:val="28"/>
          </w:rPr>
          <w:delText xml:space="preserve"> </w:delText>
        </w:r>
      </w:del>
      <w:ins w:id="4598" w:author="Claire S" w:date="2026-05-27T11:57:00Z" w16du:dateUtc="2026-05-27T10:57:00Z">
        <w:r w:rsidR="00900B21">
          <w:rPr>
            <w:rFonts w:ascii="Cambria" w:hAnsi="Cambria"/>
            <w:sz w:val="28"/>
            <w:szCs w:val="28"/>
          </w:rPr>
          <w:t>Still,</w:t>
        </w:r>
      </w:ins>
      <w:ins w:id="4599" w:author="Claire S" w:date="2026-04-30T11:23:00Z" w16du:dateUtc="2026-04-30T10:23:00Z">
        <w:r w:rsidR="00AA6160">
          <w:rPr>
            <w:rFonts w:ascii="Cambria" w:hAnsi="Cambria"/>
            <w:sz w:val="28"/>
            <w:szCs w:val="28"/>
          </w:rPr>
          <w:t xml:space="preserve"> it was better than the other possibility</w:t>
        </w:r>
      </w:ins>
      <w:ins w:id="4600" w:author="Claire S" w:date="2026-05-11T12:58:00Z" w16du:dateUtc="2026-05-11T11:58:00Z">
        <w:del w:id="4601" w:author="Daisy Watt" w:date="2026-06-19T08:00:00Z" w16du:dateUtc="2026-06-19T07:00:00Z">
          <w:r w:rsidR="00A52016">
            <w:rPr>
              <w:rFonts w:ascii="Cambria" w:hAnsi="Cambria"/>
              <w:sz w:val="28"/>
              <w:szCs w:val="28"/>
            </w:rPr>
            <w:delText xml:space="preserve">; that he was running </w:delText>
          </w:r>
        </w:del>
      </w:ins>
      <w:ins w:id="4602" w:author="Claire S" w:date="2026-06-02T09:37:00Z" w16du:dateUtc="2026-06-02T08:37:00Z">
        <w:del w:id="4603" w:author="Daisy Watt" w:date="2026-06-19T08:00:00Z" w16du:dateUtc="2026-06-19T07:00:00Z">
          <w:r w:rsidR="00127B88">
            <w:rPr>
              <w:rFonts w:ascii="Cambria" w:hAnsi="Cambria"/>
              <w:sz w:val="28"/>
              <w:szCs w:val="28"/>
            </w:rPr>
            <w:delText>away</w:delText>
          </w:r>
        </w:del>
      </w:ins>
      <w:ins w:id="4604" w:author="Daisy Watt" w:date="2026-06-19T08:00:00Z" w16du:dateUtc="2026-06-19T07:00:00Z">
        <w:r w:rsidR="00900B21">
          <w:rPr>
            <w:rFonts w:ascii="Cambria" w:hAnsi="Cambria"/>
            <w:sz w:val="28"/>
            <w:szCs w:val="28"/>
          </w:rPr>
          <w:t xml:space="preserve"> </w:t>
        </w:r>
        <w:commentRangeStart w:id="4605"/>
        <w:del w:id="4606" w:author="Claire S" w:date="2026-07-21T09:30:00Z" w16du:dateUtc="2026-07-21T08:30:00Z">
          <w:r w:rsidR="00C82A8B" w:rsidDel="006B148F">
            <w:rPr>
              <w:rFonts w:ascii="Cambria" w:hAnsi="Cambria"/>
              <w:sz w:val="28"/>
              <w:szCs w:val="28"/>
            </w:rPr>
            <w:delText>she’d been afraid of</w:delText>
          </w:r>
        </w:del>
      </w:ins>
      <w:ins w:id="4607" w:author="Daisy Watt" w:date="2026-06-19T05:49:00Z" w16du:dateUtc="2026-06-19T04:49:00Z">
        <w:del w:id="4608" w:author="Claire S" w:date="2026-07-21T09:30:00Z" w16du:dateUtc="2026-07-21T08:30:00Z">
          <w:r w:rsidR="002A1011" w:rsidDel="006B148F">
            <w:rPr>
              <w:rFonts w:ascii="Cambria" w:hAnsi="Cambria"/>
              <w:sz w:val="28"/>
              <w:szCs w:val="28"/>
            </w:rPr>
            <w:delText>.</w:delText>
          </w:r>
        </w:del>
      </w:ins>
      <w:commentRangeEnd w:id="4605"/>
      <w:del w:id="4609" w:author="Claire S" w:date="2026-07-21T09:30:00Z" w16du:dateUtc="2026-07-21T08:30:00Z">
        <w:r w:rsidR="00C82A8B" w:rsidDel="006B148F">
          <w:rPr>
            <w:rStyle w:val="CommentReference"/>
            <w:rFonts w:ascii="Cambria" w:hAnsi="Cambria"/>
            <w:sz w:val="28"/>
            <w:szCs w:val="28"/>
          </w:rPr>
          <w:commentReference w:id="4605"/>
        </w:r>
      </w:del>
      <w:ins w:id="4610" w:author="Claire S" w:date="2026-07-21T09:30:00Z" w16du:dateUtc="2026-07-21T08:30:00Z">
        <w:r w:rsidR="006B148F">
          <w:rPr>
            <w:rFonts w:ascii="Cambria" w:hAnsi="Cambria"/>
            <w:sz w:val="28"/>
            <w:szCs w:val="28"/>
          </w:rPr>
          <w:t>-</w:t>
        </w:r>
      </w:ins>
    </w:p>
    <w:p w14:paraId="6D7915CF" w14:textId="6CAC8171" w:rsidR="00B42B0D" w:rsidRDefault="00095472" w:rsidP="00AB2E3E">
      <w:pPr>
        <w:spacing w:line="360" w:lineRule="auto"/>
        <w:ind w:firstLine="720"/>
        <w:contextualSpacing/>
        <w:rPr>
          <w:rFonts w:ascii="Cambria" w:hAnsi="Cambria"/>
          <w:sz w:val="28"/>
          <w:szCs w:val="28"/>
        </w:rPr>
      </w:pPr>
      <w:r>
        <w:rPr>
          <w:rFonts w:ascii="Cambria" w:hAnsi="Cambria"/>
          <w:sz w:val="28"/>
          <w:szCs w:val="28"/>
        </w:rPr>
        <w:t>‘</w:t>
      </w:r>
      <w:del w:id="4611" w:author="Claire S" w:date="2026-06-02T18:00:00Z" w16du:dateUtc="2026-06-02T17:00:00Z">
        <w:r w:rsidDel="003B12D1">
          <w:rPr>
            <w:rFonts w:ascii="Cambria" w:hAnsi="Cambria"/>
            <w:sz w:val="28"/>
            <w:szCs w:val="28"/>
          </w:rPr>
          <w:delText xml:space="preserve">Shall </w:delText>
        </w:r>
      </w:del>
      <w:r>
        <w:rPr>
          <w:rFonts w:ascii="Cambria" w:hAnsi="Cambria"/>
          <w:sz w:val="28"/>
          <w:szCs w:val="28"/>
        </w:rPr>
        <w:t xml:space="preserve">I </w:t>
      </w:r>
      <w:ins w:id="4612" w:author="Claire S" w:date="2026-06-02T18:00:00Z" w16du:dateUtc="2026-06-02T17:00:00Z">
        <w:r w:rsidR="003B12D1">
          <w:rPr>
            <w:rFonts w:ascii="Cambria" w:hAnsi="Cambria"/>
            <w:sz w:val="28"/>
            <w:szCs w:val="28"/>
          </w:rPr>
          <w:t xml:space="preserve">can </w:t>
        </w:r>
      </w:ins>
      <w:r>
        <w:rPr>
          <w:rFonts w:ascii="Cambria" w:hAnsi="Cambria"/>
          <w:sz w:val="28"/>
          <w:szCs w:val="28"/>
        </w:rPr>
        <w:t>see you home</w:t>
      </w:r>
      <w:r w:rsidR="00B15B10">
        <w:rPr>
          <w:rFonts w:ascii="Cambria" w:hAnsi="Cambria"/>
          <w:sz w:val="28"/>
          <w:szCs w:val="28"/>
        </w:rPr>
        <w:t>, Dex</w:t>
      </w:r>
      <w:del w:id="4613" w:author="Daisy Watt" w:date="2026-06-19T08:04:00Z" w16du:dateUtc="2026-06-19T07:04:00Z">
        <w:r w:rsidDel="003B12D1">
          <w:rPr>
            <w:rFonts w:ascii="Cambria" w:hAnsi="Cambria"/>
            <w:sz w:val="28"/>
            <w:szCs w:val="28"/>
          </w:rPr>
          <w:delText>?</w:delText>
        </w:r>
      </w:del>
      <w:ins w:id="4614" w:author="Claire S" w:date="2026-06-02T18:00:00Z" w16du:dateUtc="2026-06-02T17:00:00Z">
        <w:del w:id="4615" w:author="Daisy Watt" w:date="2026-06-19T08:04:00Z" w16du:dateUtc="2026-06-19T07:04:00Z">
          <w:r w:rsidR="003B12D1">
            <w:rPr>
              <w:rFonts w:ascii="Cambria" w:hAnsi="Cambria"/>
              <w:sz w:val="28"/>
              <w:szCs w:val="28"/>
            </w:rPr>
            <w:delText>,</w:delText>
          </w:r>
        </w:del>
      </w:ins>
      <w:ins w:id="4616" w:author="Daisy Watt" w:date="2026-06-19T08:07:00Z" w16du:dateUtc="2026-06-19T07:07:00Z">
        <w:r w:rsidR="00C82A8B">
          <w:rPr>
            <w:rFonts w:ascii="Cambria" w:hAnsi="Cambria"/>
            <w:sz w:val="28"/>
            <w:szCs w:val="28"/>
          </w:rPr>
          <w:t>,</w:t>
        </w:r>
      </w:ins>
      <w:r>
        <w:rPr>
          <w:rFonts w:ascii="Cambria" w:hAnsi="Cambria"/>
          <w:sz w:val="28"/>
          <w:szCs w:val="28"/>
        </w:rPr>
        <w:t xml:space="preserve">’ </w:t>
      </w:r>
      <w:del w:id="4617" w:author="Daisy Watt" w:date="2026-06-19T08:07:00Z" w16du:dateUtc="2026-06-19T07:07:00Z">
        <w:r w:rsidR="000A1052" w:rsidDel="00C82A8B">
          <w:rPr>
            <w:rFonts w:ascii="Cambria" w:hAnsi="Cambria"/>
            <w:sz w:val="28"/>
            <w:szCs w:val="28"/>
          </w:rPr>
          <w:delText>H</w:delText>
        </w:r>
      </w:del>
      <w:ins w:id="4618" w:author="Daisy Watt" w:date="2026-06-19T08:07:00Z" w16du:dateUtc="2026-06-19T07:07:00Z">
        <w:r w:rsidR="00C82A8B">
          <w:rPr>
            <w:rFonts w:ascii="Cambria" w:hAnsi="Cambria"/>
            <w:sz w:val="28"/>
            <w:szCs w:val="28"/>
          </w:rPr>
          <w:t>h</w:t>
        </w:r>
      </w:ins>
      <w:r w:rsidR="000A1052">
        <w:rPr>
          <w:rFonts w:ascii="Cambria" w:hAnsi="Cambria"/>
          <w:sz w:val="28"/>
          <w:szCs w:val="28"/>
        </w:rPr>
        <w:t>is</w:t>
      </w:r>
      <w:r>
        <w:rPr>
          <w:rFonts w:ascii="Cambria" w:hAnsi="Cambria"/>
          <w:sz w:val="28"/>
          <w:szCs w:val="28"/>
        </w:rPr>
        <w:t xml:space="preserve"> little </w:t>
      </w:r>
      <w:commentRangeStart w:id="4619"/>
      <w:del w:id="4620" w:author="Daisy Watt" w:date="2026-06-19T05:50:00Z" w16du:dateUtc="2026-06-19T04:50:00Z">
        <w:r>
          <w:rPr>
            <w:rFonts w:ascii="Cambria" w:hAnsi="Cambria"/>
            <w:sz w:val="28"/>
            <w:szCs w:val="28"/>
          </w:rPr>
          <w:delText>mouse</w:delText>
        </w:r>
      </w:del>
      <w:commentRangeEnd w:id="4619"/>
      <w:r w:rsidR="007C510C">
        <w:rPr>
          <w:rStyle w:val="CommentReference"/>
          <w:rFonts w:ascii="Cambria" w:hAnsi="Cambria"/>
          <w:sz w:val="28"/>
          <w:szCs w:val="28"/>
        </w:rPr>
        <w:commentReference w:id="4619"/>
      </w:r>
      <w:del w:id="4621" w:author="Daisy Watt" w:date="2026-06-19T05:50:00Z" w16du:dateUtc="2026-06-19T04:50:00Z">
        <w:r w:rsidR="00B42B0D">
          <w:rPr>
            <w:rFonts w:ascii="Cambria" w:hAnsi="Cambria"/>
            <w:sz w:val="28"/>
            <w:szCs w:val="28"/>
          </w:rPr>
          <w:delText xml:space="preserve"> </w:delText>
        </w:r>
      </w:del>
      <w:r w:rsidR="00B42B0D">
        <w:rPr>
          <w:rFonts w:ascii="Cambria" w:hAnsi="Cambria"/>
          <w:sz w:val="28"/>
          <w:szCs w:val="28"/>
        </w:rPr>
        <w:t xml:space="preserve">assistant </w:t>
      </w:r>
      <w:del w:id="4622" w:author="Daisy Watt" w:date="2026-06-19T08:06:00Z" w16du:dateUtc="2026-06-19T07:06:00Z">
        <w:r w:rsidR="00B42B0D" w:rsidRPr="00F616D4">
          <w:rPr>
            <w:rFonts w:ascii="Cambria" w:hAnsi="Cambria"/>
            <w:sz w:val="28"/>
            <w:szCs w:val="28"/>
          </w:rPr>
          <w:delText>gaz</w:delText>
        </w:r>
        <w:r w:rsidR="00B15B10" w:rsidRPr="00F616D4">
          <w:rPr>
            <w:rFonts w:ascii="Cambria" w:hAnsi="Cambria"/>
            <w:sz w:val="28"/>
            <w:szCs w:val="28"/>
          </w:rPr>
          <w:delText>ed</w:delText>
        </w:r>
        <w:r w:rsidR="00B42B0D" w:rsidRPr="00F616D4">
          <w:rPr>
            <w:rFonts w:ascii="Cambria" w:hAnsi="Cambria"/>
            <w:sz w:val="28"/>
            <w:szCs w:val="28"/>
          </w:rPr>
          <w:delText xml:space="preserve"> at </w:delText>
        </w:r>
      </w:del>
      <w:del w:id="4623" w:author="Daisy Watt" w:date="2026-06-19T05:50:00Z" w16du:dateUtc="2026-06-19T04:50:00Z">
        <w:r w:rsidR="00B15B10" w:rsidRPr="00F616D4">
          <w:rPr>
            <w:rFonts w:ascii="Cambria" w:hAnsi="Cambria"/>
            <w:sz w:val="28"/>
            <w:szCs w:val="28"/>
          </w:rPr>
          <w:delText>her boss</w:delText>
        </w:r>
      </w:del>
      <w:del w:id="4624" w:author="Daisy Watt" w:date="2026-06-19T08:06:00Z" w16du:dateUtc="2026-06-19T07:06:00Z">
        <w:r w:rsidR="00B15B10" w:rsidRPr="00F616D4">
          <w:rPr>
            <w:rFonts w:ascii="Cambria" w:hAnsi="Cambria"/>
            <w:sz w:val="28"/>
            <w:szCs w:val="28"/>
          </w:rPr>
          <w:delText xml:space="preserve"> </w:delText>
        </w:r>
        <w:r w:rsidR="005E0810" w:rsidRPr="00F616D4">
          <w:rPr>
            <w:rFonts w:ascii="Cambria" w:hAnsi="Cambria"/>
            <w:sz w:val="28"/>
            <w:szCs w:val="28"/>
          </w:rPr>
          <w:delText xml:space="preserve">like </w:delText>
        </w:r>
        <w:r w:rsidR="00276DA6" w:rsidRPr="00F616D4">
          <w:rPr>
            <w:rFonts w:ascii="Cambria" w:hAnsi="Cambria"/>
            <w:sz w:val="28"/>
            <w:szCs w:val="28"/>
          </w:rPr>
          <w:delText>a kicked puppy</w:delText>
        </w:r>
      </w:del>
      <w:ins w:id="4625" w:author="Daisy Watt" w:date="2026-06-19T08:06:00Z" w16du:dateUtc="2026-06-19T07:06:00Z">
        <w:r w:rsidR="00C82A8B" w:rsidRPr="00F616D4">
          <w:rPr>
            <w:rFonts w:ascii="Cambria" w:hAnsi="Cambria"/>
            <w:sz w:val="28"/>
            <w:szCs w:val="28"/>
            <w:rPrChange w:id="4626" w:author="Claire S" w:date="2026-07-20T12:33:00Z" w16du:dateUtc="2026-07-20T11:33:00Z">
              <w:rPr>
                <w:rFonts w:ascii="Cambria" w:hAnsi="Cambria"/>
                <w:sz w:val="28"/>
                <w:szCs w:val="28"/>
                <w:highlight w:val="yellow"/>
              </w:rPr>
            </w:rPrChange>
          </w:rPr>
          <w:t>s</w:t>
        </w:r>
        <w:r w:rsidR="00C82A8B" w:rsidRPr="00F616D4">
          <w:rPr>
            <w:rFonts w:ascii="Cambria" w:hAnsi="Cambria"/>
            <w:sz w:val="28"/>
            <w:szCs w:val="28"/>
          </w:rPr>
          <w:t>a</w:t>
        </w:r>
        <w:r w:rsidR="00C82A8B">
          <w:rPr>
            <w:rFonts w:ascii="Cambria" w:hAnsi="Cambria"/>
            <w:sz w:val="28"/>
            <w:szCs w:val="28"/>
          </w:rPr>
          <w:t>id</w:t>
        </w:r>
      </w:ins>
      <w:r w:rsidR="00B42B0D">
        <w:rPr>
          <w:rFonts w:ascii="Cambria" w:hAnsi="Cambria"/>
          <w:sz w:val="28"/>
          <w:szCs w:val="28"/>
        </w:rPr>
        <w:t>. ‘You look really poorly.’</w:t>
      </w:r>
    </w:p>
    <w:p w14:paraId="18D4705D" w14:textId="65FA1109" w:rsidR="00F07CF6" w:rsidRDefault="008A52D2" w:rsidP="004F4637">
      <w:pPr>
        <w:spacing w:line="360" w:lineRule="auto"/>
        <w:contextualSpacing/>
        <w:rPr>
          <w:rFonts w:ascii="Cambria" w:hAnsi="Cambria"/>
          <w:sz w:val="28"/>
          <w:szCs w:val="28"/>
        </w:rPr>
      </w:pPr>
      <w:r>
        <w:rPr>
          <w:rFonts w:ascii="Cambria" w:hAnsi="Cambria"/>
          <w:sz w:val="28"/>
          <w:szCs w:val="28"/>
        </w:rPr>
        <w:tab/>
        <w:t>‘</w:t>
      </w:r>
      <w:r w:rsidR="00095472">
        <w:rPr>
          <w:rFonts w:ascii="Cambria" w:hAnsi="Cambria"/>
          <w:sz w:val="28"/>
          <w:szCs w:val="28"/>
        </w:rPr>
        <w:t>I’ll be fine</w:t>
      </w:r>
      <w:r w:rsidR="00B15B10">
        <w:rPr>
          <w:rFonts w:ascii="Cambria" w:hAnsi="Cambria"/>
          <w:sz w:val="28"/>
          <w:szCs w:val="28"/>
        </w:rPr>
        <w:t>, love</w:t>
      </w:r>
      <w:del w:id="4627" w:author="Daisy Watt" w:date="2026-06-19T08:05:00Z" w16du:dateUtc="2026-06-19T07:05:00Z">
        <w:r w:rsidR="00095472">
          <w:rPr>
            <w:rFonts w:ascii="Cambria" w:hAnsi="Cambria"/>
            <w:sz w:val="28"/>
            <w:szCs w:val="28"/>
          </w:rPr>
          <w:delText>,</w:delText>
        </w:r>
      </w:del>
      <w:ins w:id="4628" w:author="Daisy Watt" w:date="2026-06-19T08:05:00Z" w16du:dateUtc="2026-06-19T07:05:00Z">
        <w:r w:rsidR="00C82A8B">
          <w:rPr>
            <w:rFonts w:ascii="Cambria" w:hAnsi="Cambria"/>
            <w:sz w:val="28"/>
            <w:szCs w:val="28"/>
          </w:rPr>
          <w:t>.</w:t>
        </w:r>
      </w:ins>
      <w:r w:rsidR="00095472">
        <w:rPr>
          <w:rFonts w:ascii="Cambria" w:hAnsi="Cambria"/>
          <w:sz w:val="28"/>
          <w:szCs w:val="28"/>
        </w:rPr>
        <w:t>’ Dex extended his weary smile to Violet</w:t>
      </w:r>
      <w:ins w:id="4629" w:author="Daisy Watt" w:date="2026-06-19T08:05:00Z" w16du:dateUtc="2026-06-19T07:05:00Z">
        <w:r w:rsidR="00C82A8B">
          <w:rPr>
            <w:rFonts w:ascii="Cambria" w:hAnsi="Cambria"/>
            <w:sz w:val="28"/>
            <w:szCs w:val="28"/>
          </w:rPr>
          <w:t>,</w:t>
        </w:r>
      </w:ins>
      <w:r w:rsidR="00095472">
        <w:rPr>
          <w:rFonts w:ascii="Cambria" w:hAnsi="Cambria"/>
          <w:sz w:val="28"/>
          <w:szCs w:val="28"/>
        </w:rPr>
        <w:t xml:space="preserve"> </w:t>
      </w:r>
      <w:del w:id="4630" w:author="Claire S" w:date="2026-05-11T12:58:00Z" w16du:dateUtc="2026-05-11T11:58:00Z">
        <w:r w:rsidR="00095472" w:rsidDel="00A52016">
          <w:rPr>
            <w:rFonts w:ascii="Cambria" w:hAnsi="Cambria"/>
            <w:sz w:val="28"/>
            <w:szCs w:val="28"/>
          </w:rPr>
          <w:delText>too</w:delText>
        </w:r>
        <w:r w:rsidR="00276DA6" w:rsidDel="00A52016">
          <w:rPr>
            <w:rFonts w:ascii="Cambria" w:hAnsi="Cambria"/>
            <w:sz w:val="28"/>
            <w:szCs w:val="28"/>
          </w:rPr>
          <w:delText xml:space="preserve"> </w:delText>
        </w:r>
      </w:del>
      <w:r w:rsidR="00276DA6">
        <w:rPr>
          <w:rFonts w:ascii="Cambria" w:hAnsi="Cambria"/>
          <w:sz w:val="28"/>
          <w:szCs w:val="28"/>
        </w:rPr>
        <w:t>a</w:t>
      </w:r>
      <w:del w:id="4631" w:author="Claire S" w:date="2026-05-27T11:57:00Z" w16du:dateUtc="2026-05-27T10:57:00Z">
        <w:r w:rsidR="00276DA6" w:rsidDel="00900B21">
          <w:rPr>
            <w:rFonts w:ascii="Cambria" w:hAnsi="Cambria"/>
            <w:sz w:val="28"/>
            <w:szCs w:val="28"/>
          </w:rPr>
          <w:delText>s</w:delText>
        </w:r>
      </w:del>
      <w:ins w:id="4632" w:author="Claire S" w:date="2026-05-27T11:57:00Z" w16du:dateUtc="2026-05-27T10:57:00Z">
        <w:r w:rsidR="00900B21">
          <w:rPr>
            <w:rFonts w:ascii="Cambria" w:hAnsi="Cambria"/>
            <w:sz w:val="28"/>
            <w:szCs w:val="28"/>
          </w:rPr>
          <w:t>nd</w:t>
        </w:r>
      </w:ins>
      <w:r w:rsidR="00276DA6">
        <w:rPr>
          <w:rFonts w:ascii="Cambria" w:hAnsi="Cambria"/>
          <w:sz w:val="28"/>
          <w:szCs w:val="28"/>
        </w:rPr>
        <w:t xml:space="preserve"> </w:t>
      </w:r>
      <w:del w:id="4633" w:author="Daisy Watt" w:date="2026-06-19T08:07:00Z" w16du:dateUtc="2026-06-19T07:07:00Z">
        <w:r w:rsidR="006C23B4">
          <w:rPr>
            <w:rFonts w:ascii="Cambria" w:hAnsi="Cambria"/>
            <w:sz w:val="28"/>
            <w:szCs w:val="28"/>
          </w:rPr>
          <w:delText>Savannah</w:delText>
        </w:r>
        <w:r>
          <w:rPr>
            <w:rFonts w:ascii="Cambria" w:hAnsi="Cambria"/>
            <w:sz w:val="28"/>
            <w:szCs w:val="28"/>
          </w:rPr>
          <w:delText xml:space="preserve"> </w:delText>
        </w:r>
        <w:r w:rsidR="00BB220F" w:rsidDel="00900B21">
          <w:rPr>
            <w:rFonts w:ascii="Cambria" w:hAnsi="Cambria"/>
            <w:sz w:val="28"/>
            <w:szCs w:val="28"/>
          </w:rPr>
          <w:delText>watched</w:delText>
        </w:r>
        <w:r w:rsidR="001C7DB1" w:rsidDel="00900B21">
          <w:rPr>
            <w:rFonts w:ascii="Cambria" w:hAnsi="Cambria"/>
            <w:sz w:val="28"/>
            <w:szCs w:val="28"/>
          </w:rPr>
          <w:delText xml:space="preserve"> </w:delText>
        </w:r>
      </w:del>
      <w:ins w:id="4634" w:author="Claire S" w:date="2026-05-27T11:58:00Z" w16du:dateUtc="2026-05-27T10:58:00Z">
        <w:del w:id="4635" w:author="Daisy Watt" w:date="2026-06-19T08:07:00Z" w16du:dateUtc="2026-06-19T07:07:00Z">
          <w:r w:rsidR="00900B21">
            <w:rPr>
              <w:rFonts w:ascii="Cambria" w:hAnsi="Cambria"/>
              <w:sz w:val="28"/>
              <w:szCs w:val="28"/>
            </w:rPr>
            <w:delText xml:space="preserve">caught </w:delText>
          </w:r>
        </w:del>
      </w:ins>
      <w:r w:rsidR="001C7DB1">
        <w:rPr>
          <w:rFonts w:ascii="Cambria" w:hAnsi="Cambria"/>
          <w:sz w:val="28"/>
          <w:szCs w:val="28"/>
        </w:rPr>
        <w:t xml:space="preserve">the young </w:t>
      </w:r>
      <w:r w:rsidR="001C7DB1" w:rsidRPr="00031FD4">
        <w:rPr>
          <w:rFonts w:ascii="Cambria" w:hAnsi="Cambria"/>
          <w:sz w:val="28"/>
          <w:szCs w:val="28"/>
        </w:rPr>
        <w:t>woman</w:t>
      </w:r>
      <w:del w:id="4636" w:author="Daisy Watt" w:date="2026-06-19T08:07:00Z" w16du:dateUtc="2026-06-19T07:07:00Z">
        <w:r w:rsidR="004F4637" w:rsidRPr="00031FD4">
          <w:rPr>
            <w:rFonts w:ascii="Cambria" w:hAnsi="Cambria"/>
            <w:sz w:val="28"/>
            <w:szCs w:val="28"/>
          </w:rPr>
          <w:delText>’s</w:delText>
        </w:r>
      </w:del>
      <w:r w:rsidR="004F4637" w:rsidRPr="00031FD4">
        <w:rPr>
          <w:rFonts w:ascii="Cambria" w:hAnsi="Cambria"/>
          <w:sz w:val="28"/>
          <w:szCs w:val="28"/>
        </w:rPr>
        <w:t xml:space="preserve"> </w:t>
      </w:r>
      <w:del w:id="4637" w:author="Daisy Watt" w:date="2026-06-19T08:07:00Z" w16du:dateUtc="2026-06-19T07:07:00Z">
        <w:r w:rsidR="004F4637" w:rsidRPr="00031FD4">
          <w:rPr>
            <w:rFonts w:ascii="Cambria" w:hAnsi="Cambria"/>
            <w:sz w:val="28"/>
            <w:szCs w:val="28"/>
          </w:rPr>
          <w:delText xml:space="preserve">enamoured </w:delText>
        </w:r>
      </w:del>
      <w:r w:rsidR="004F4637" w:rsidRPr="00031FD4">
        <w:rPr>
          <w:rFonts w:ascii="Cambria" w:hAnsi="Cambria"/>
          <w:sz w:val="28"/>
          <w:szCs w:val="28"/>
        </w:rPr>
        <w:t>gaze</w:t>
      </w:r>
      <w:ins w:id="4638" w:author="Daisy Watt" w:date="2026-06-19T08:07:00Z" w16du:dateUtc="2026-06-19T07:07:00Z">
        <w:r w:rsidR="00C82A8B" w:rsidRPr="00031FD4">
          <w:rPr>
            <w:rFonts w:ascii="Cambria" w:hAnsi="Cambria"/>
            <w:sz w:val="28"/>
            <w:szCs w:val="28"/>
          </w:rPr>
          <w:t>d at him</w:t>
        </w:r>
        <w:r w:rsidR="00C82A8B">
          <w:rPr>
            <w:rFonts w:ascii="Cambria" w:hAnsi="Cambria"/>
            <w:sz w:val="28"/>
            <w:szCs w:val="28"/>
          </w:rPr>
          <w:t xml:space="preserve"> like a kicked puppy.</w:t>
        </w:r>
      </w:ins>
      <w:del w:id="4639" w:author="Daisy Watt" w:date="2026-06-19T08:07:00Z" w16du:dateUtc="2026-06-19T07:07:00Z">
        <w:r w:rsidR="00276DA6">
          <w:rPr>
            <w:rFonts w:ascii="Cambria" w:hAnsi="Cambria"/>
            <w:sz w:val="28"/>
            <w:szCs w:val="28"/>
          </w:rPr>
          <w:delText xml:space="preserve">. </w:delText>
        </w:r>
      </w:del>
    </w:p>
    <w:p w14:paraId="026B6088" w14:textId="39C9FF24" w:rsidR="00095472" w:rsidRDefault="00276DA6" w:rsidP="00900B21">
      <w:pPr>
        <w:spacing w:line="360" w:lineRule="auto"/>
        <w:ind w:firstLine="720"/>
        <w:contextualSpacing/>
        <w:rPr>
          <w:rFonts w:ascii="Cambria" w:hAnsi="Cambria"/>
          <w:sz w:val="28"/>
          <w:szCs w:val="28"/>
        </w:rPr>
      </w:pPr>
      <w:r w:rsidRPr="00095472">
        <w:rPr>
          <w:rFonts w:ascii="Cambria" w:hAnsi="Cambria"/>
          <w:i/>
          <w:iCs/>
          <w:sz w:val="28"/>
          <w:szCs w:val="28"/>
        </w:rPr>
        <w:t>So</w:t>
      </w:r>
      <w:ins w:id="4640" w:author="Daisy Watt" w:date="2026-06-19T05:51:00Z" w16du:dateUtc="2026-06-19T04:51:00Z">
        <w:r w:rsidR="00362114">
          <w:rPr>
            <w:rFonts w:ascii="Cambria" w:hAnsi="Cambria"/>
            <w:i/>
            <w:iCs/>
            <w:sz w:val="28"/>
            <w:szCs w:val="28"/>
          </w:rPr>
          <w:t>,</w:t>
        </w:r>
      </w:ins>
      <w:r w:rsidRPr="00095472">
        <w:rPr>
          <w:rFonts w:ascii="Cambria" w:hAnsi="Cambria"/>
          <w:i/>
          <w:iCs/>
          <w:sz w:val="28"/>
          <w:szCs w:val="28"/>
        </w:rPr>
        <w:t xml:space="preserve"> </w:t>
      </w:r>
      <w:r w:rsidR="004F4637">
        <w:rPr>
          <w:rFonts w:ascii="Cambria" w:hAnsi="Cambria"/>
          <w:i/>
          <w:iCs/>
          <w:sz w:val="28"/>
          <w:szCs w:val="28"/>
        </w:rPr>
        <w:t>I was right</w:t>
      </w:r>
      <w:r>
        <w:rPr>
          <w:rFonts w:ascii="Cambria" w:hAnsi="Cambria"/>
          <w:i/>
          <w:iCs/>
          <w:sz w:val="28"/>
          <w:szCs w:val="28"/>
        </w:rPr>
        <w:t>!</w:t>
      </w:r>
      <w:r w:rsidR="00C249D2">
        <w:rPr>
          <w:rFonts w:ascii="Cambria" w:hAnsi="Cambria"/>
          <w:i/>
          <w:iCs/>
          <w:sz w:val="28"/>
          <w:szCs w:val="28"/>
        </w:rPr>
        <w:t xml:space="preserve"> </w:t>
      </w:r>
      <w:ins w:id="4641" w:author="Daisy Watt" w:date="2026-06-19T08:08:00Z" w16du:dateUtc="2026-06-19T07:08:00Z">
        <w:r w:rsidR="00C82A8B" w:rsidRPr="00C82A8B">
          <w:rPr>
            <w:rFonts w:ascii="Cambria" w:hAnsi="Cambria"/>
            <w:sz w:val="28"/>
            <w:szCs w:val="28"/>
            <w:rPrChange w:id="4642" w:author="Daisy Watt" w:date="2026-06-19T08:08:00Z" w16du:dateUtc="2026-06-19T07:08:00Z">
              <w:rPr>
                <w:rFonts w:ascii="Cambria" w:hAnsi="Cambria"/>
                <w:i/>
                <w:iCs/>
                <w:sz w:val="28"/>
                <w:szCs w:val="28"/>
              </w:rPr>
            </w:rPrChange>
          </w:rPr>
          <w:t>Savannah had</w:t>
        </w:r>
        <w:r w:rsidR="00C249D2" w:rsidRPr="00C82A8B">
          <w:rPr>
            <w:rFonts w:ascii="Cambria" w:hAnsi="Cambria"/>
            <w:sz w:val="28"/>
            <w:szCs w:val="28"/>
            <w:rPrChange w:id="4643" w:author="Daisy Watt" w:date="2026-06-23T12:42:00Z" w16du:dateUtc="2026-06-23T10:42:00Z">
              <w:rPr>
                <w:rFonts w:ascii="Cambria" w:hAnsi="Cambria"/>
                <w:i/>
                <w:iCs/>
                <w:sz w:val="28"/>
                <w:szCs w:val="28"/>
              </w:rPr>
            </w:rPrChange>
          </w:rPr>
          <w:t xml:space="preserve"> </w:t>
        </w:r>
      </w:ins>
      <w:del w:id="4644" w:author="Daisy Watt" w:date="2026-06-19T08:08:00Z" w16du:dateUtc="2026-06-19T07:08:00Z">
        <w:r w:rsidR="00C249D2" w:rsidRPr="00C82A8B">
          <w:rPr>
            <w:rFonts w:ascii="Cambria" w:hAnsi="Cambria"/>
            <w:sz w:val="28"/>
            <w:szCs w:val="28"/>
            <w:rPrChange w:id="4645" w:author="Daisy Watt" w:date="2026-06-23T12:42:00Z" w16du:dateUtc="2026-06-23T10:42:00Z">
              <w:rPr>
                <w:rFonts w:ascii="Cambria" w:hAnsi="Cambria"/>
                <w:i/>
                <w:iCs/>
                <w:sz w:val="28"/>
                <w:szCs w:val="28"/>
              </w:rPr>
            </w:rPrChange>
          </w:rPr>
          <w:delText xml:space="preserve"> </w:delText>
        </w:r>
        <w:r w:rsidR="00C15C5C" w:rsidRPr="00C15C5C">
          <w:rPr>
            <w:rFonts w:ascii="Cambria" w:hAnsi="Cambria"/>
            <w:sz w:val="28"/>
            <w:szCs w:val="28"/>
          </w:rPr>
          <w:delText xml:space="preserve">She’d </w:delText>
        </w:r>
      </w:del>
      <w:del w:id="4646" w:author="Claire S" w:date="2026-05-11T12:58:00Z" w16du:dateUtc="2026-05-11T11:58:00Z">
        <w:r w:rsidR="004F4637" w:rsidDel="005C56F8">
          <w:rPr>
            <w:rFonts w:ascii="Cambria" w:hAnsi="Cambria"/>
            <w:sz w:val="28"/>
            <w:szCs w:val="28"/>
          </w:rPr>
          <w:delText xml:space="preserve">always </w:delText>
        </w:r>
      </w:del>
      <w:r w:rsidR="00C15C5C" w:rsidRPr="00C15C5C">
        <w:rPr>
          <w:rFonts w:ascii="Cambria" w:hAnsi="Cambria"/>
          <w:sz w:val="28"/>
          <w:szCs w:val="28"/>
        </w:rPr>
        <w:t xml:space="preserve">warned </w:t>
      </w:r>
      <w:r w:rsidR="00C249D2" w:rsidRPr="00C15C5C">
        <w:rPr>
          <w:rFonts w:ascii="Cambria" w:hAnsi="Cambria"/>
          <w:sz w:val="28"/>
          <w:szCs w:val="28"/>
        </w:rPr>
        <w:t>Dex</w:t>
      </w:r>
      <w:r w:rsidR="00C249D2" w:rsidRPr="00C249D2">
        <w:rPr>
          <w:rFonts w:ascii="Cambria" w:hAnsi="Cambria"/>
          <w:sz w:val="28"/>
          <w:szCs w:val="28"/>
        </w:rPr>
        <w:t xml:space="preserve"> </w:t>
      </w:r>
      <w:r w:rsidR="00C15C5C">
        <w:rPr>
          <w:rFonts w:ascii="Cambria" w:hAnsi="Cambria"/>
          <w:sz w:val="28"/>
          <w:szCs w:val="28"/>
        </w:rPr>
        <w:t xml:space="preserve">he </w:t>
      </w:r>
      <w:r w:rsidR="00C249D2" w:rsidRPr="00C249D2">
        <w:rPr>
          <w:rFonts w:ascii="Cambria" w:hAnsi="Cambria"/>
          <w:sz w:val="28"/>
          <w:szCs w:val="28"/>
        </w:rPr>
        <w:t xml:space="preserve">was </w:t>
      </w:r>
      <w:del w:id="4647" w:author="Claire S" w:date="2026-05-11T12:58:00Z" w16du:dateUtc="2026-05-11T11:58:00Z">
        <w:r w:rsidR="00C249D2" w:rsidRPr="00C249D2" w:rsidDel="005C56F8">
          <w:rPr>
            <w:rFonts w:ascii="Cambria" w:hAnsi="Cambria"/>
            <w:sz w:val="28"/>
            <w:szCs w:val="28"/>
          </w:rPr>
          <w:delText xml:space="preserve">much </w:delText>
        </w:r>
      </w:del>
      <w:r w:rsidR="00C249D2" w:rsidRPr="00C249D2">
        <w:rPr>
          <w:rFonts w:ascii="Cambria" w:hAnsi="Cambria"/>
          <w:sz w:val="28"/>
          <w:szCs w:val="28"/>
        </w:rPr>
        <w:t>too nice to his staff</w:t>
      </w:r>
      <w:r w:rsidR="00C15C5C">
        <w:rPr>
          <w:rFonts w:ascii="Cambria" w:hAnsi="Cambria"/>
          <w:sz w:val="28"/>
          <w:szCs w:val="28"/>
        </w:rPr>
        <w:t>.</w:t>
      </w:r>
      <w:r w:rsidR="004F4637">
        <w:rPr>
          <w:rFonts w:ascii="Cambria" w:hAnsi="Cambria"/>
          <w:sz w:val="28"/>
          <w:szCs w:val="28"/>
        </w:rPr>
        <w:t xml:space="preserve"> </w:t>
      </w:r>
      <w:r w:rsidR="00C249D2">
        <w:rPr>
          <w:rFonts w:ascii="Cambria" w:hAnsi="Cambria"/>
          <w:sz w:val="28"/>
          <w:szCs w:val="28"/>
        </w:rPr>
        <w:t>‘It’s not good to blur boundaries</w:t>
      </w:r>
      <w:r w:rsidR="00D16E7A">
        <w:rPr>
          <w:rFonts w:ascii="Cambria" w:hAnsi="Cambria"/>
          <w:sz w:val="28"/>
          <w:szCs w:val="28"/>
        </w:rPr>
        <w:t xml:space="preserve">,’ she’d </w:t>
      </w:r>
      <w:r w:rsidR="0084160E">
        <w:rPr>
          <w:rFonts w:ascii="Cambria" w:hAnsi="Cambria"/>
          <w:sz w:val="28"/>
          <w:szCs w:val="28"/>
        </w:rPr>
        <w:t>snapped</w:t>
      </w:r>
      <w:r w:rsidR="00B15B10">
        <w:rPr>
          <w:rFonts w:ascii="Cambria" w:hAnsi="Cambria"/>
          <w:sz w:val="28"/>
          <w:szCs w:val="28"/>
        </w:rPr>
        <w:t xml:space="preserve"> </w:t>
      </w:r>
      <w:r w:rsidR="00D16E7A">
        <w:rPr>
          <w:rFonts w:ascii="Cambria" w:hAnsi="Cambria"/>
          <w:sz w:val="28"/>
          <w:szCs w:val="28"/>
        </w:rPr>
        <w:t>once</w:t>
      </w:r>
      <w:r w:rsidR="00583366">
        <w:rPr>
          <w:rFonts w:ascii="Cambria" w:hAnsi="Cambria"/>
          <w:sz w:val="28"/>
          <w:szCs w:val="28"/>
        </w:rPr>
        <w:t>,</w:t>
      </w:r>
      <w:r w:rsidR="00D16E7A">
        <w:rPr>
          <w:rFonts w:ascii="Cambria" w:hAnsi="Cambria"/>
          <w:sz w:val="28"/>
          <w:szCs w:val="28"/>
        </w:rPr>
        <w:t xml:space="preserve"> after </w:t>
      </w:r>
      <w:r w:rsidR="00B15B10">
        <w:rPr>
          <w:rFonts w:ascii="Cambria" w:hAnsi="Cambria"/>
          <w:sz w:val="28"/>
          <w:szCs w:val="28"/>
        </w:rPr>
        <w:t>hear</w:t>
      </w:r>
      <w:r w:rsidR="00C15C5C">
        <w:rPr>
          <w:rFonts w:ascii="Cambria" w:hAnsi="Cambria"/>
          <w:sz w:val="28"/>
          <w:szCs w:val="28"/>
        </w:rPr>
        <w:t>ing</w:t>
      </w:r>
      <w:r w:rsidR="00D16E7A">
        <w:rPr>
          <w:rFonts w:ascii="Cambria" w:hAnsi="Cambria"/>
          <w:sz w:val="28"/>
          <w:szCs w:val="28"/>
        </w:rPr>
        <w:t xml:space="preserve"> him </w:t>
      </w:r>
      <w:del w:id="4648" w:author="Claire S" w:date="2026-05-11T14:00:00Z" w16du:dateUtc="2026-05-11T13:00:00Z">
        <w:r w:rsidR="00D16E7A">
          <w:rPr>
            <w:rFonts w:ascii="Cambria" w:hAnsi="Cambria"/>
            <w:sz w:val="28"/>
            <w:szCs w:val="28"/>
          </w:rPr>
          <w:delText xml:space="preserve">praising </w:delText>
        </w:r>
      </w:del>
      <w:ins w:id="4649" w:author="Claire S" w:date="2026-05-11T14:00:00Z" w16du:dateUtc="2026-05-11T13:00:00Z">
        <w:r w:rsidR="00353137">
          <w:rPr>
            <w:rFonts w:ascii="Cambria" w:hAnsi="Cambria"/>
            <w:sz w:val="28"/>
            <w:szCs w:val="28"/>
          </w:rPr>
          <w:t xml:space="preserve">praise </w:t>
        </w:r>
      </w:ins>
      <w:del w:id="4650" w:author="Claire S" w:date="2026-05-11T12:59:00Z" w16du:dateUtc="2026-05-11T11:59:00Z">
        <w:r w:rsidR="00D16E7A" w:rsidDel="005C56F8">
          <w:rPr>
            <w:rFonts w:ascii="Cambria" w:hAnsi="Cambria"/>
            <w:sz w:val="28"/>
            <w:szCs w:val="28"/>
          </w:rPr>
          <w:delText xml:space="preserve">a </w:delText>
        </w:r>
      </w:del>
      <w:ins w:id="4651" w:author="Claire S" w:date="2026-05-11T12:59:00Z" w16du:dateUtc="2026-05-11T11:59:00Z">
        <w:r w:rsidR="005C56F8">
          <w:rPr>
            <w:rFonts w:ascii="Cambria" w:hAnsi="Cambria"/>
            <w:sz w:val="28"/>
            <w:szCs w:val="28"/>
          </w:rPr>
          <w:t xml:space="preserve">a </w:t>
        </w:r>
      </w:ins>
      <w:ins w:id="4652" w:author="Claire S" w:date="2026-05-11T14:01:00Z" w16du:dateUtc="2026-05-11T13:01:00Z">
        <w:r w:rsidR="00353137">
          <w:rPr>
            <w:rFonts w:ascii="Cambria" w:hAnsi="Cambria"/>
            <w:sz w:val="28"/>
            <w:szCs w:val="28"/>
          </w:rPr>
          <w:t>new</w:t>
        </w:r>
      </w:ins>
      <w:del w:id="4653" w:author="Claire S" w:date="2026-05-11T14:01:00Z" w16du:dateUtc="2026-05-11T13:01:00Z">
        <w:r w:rsidR="00D16E7A">
          <w:rPr>
            <w:rFonts w:ascii="Cambria" w:hAnsi="Cambria"/>
            <w:sz w:val="28"/>
            <w:szCs w:val="28"/>
          </w:rPr>
          <w:delText>young</w:delText>
        </w:r>
      </w:del>
      <w:r w:rsidR="00D16E7A">
        <w:rPr>
          <w:rFonts w:ascii="Cambria" w:hAnsi="Cambria"/>
          <w:sz w:val="28"/>
          <w:szCs w:val="28"/>
        </w:rPr>
        <w:t xml:space="preserve"> editor</w:t>
      </w:r>
      <w:del w:id="4654" w:author="Claire S" w:date="2026-05-11T12:59:00Z" w16du:dateUtc="2026-05-11T11:59:00Z">
        <w:r w:rsidR="00D16E7A" w:rsidDel="005C56F8">
          <w:rPr>
            <w:rFonts w:ascii="Cambria" w:hAnsi="Cambria"/>
            <w:sz w:val="28"/>
            <w:szCs w:val="28"/>
          </w:rPr>
          <w:delText>, Clara</w:delText>
        </w:r>
        <w:r w:rsidR="00B15B10" w:rsidDel="005C56F8">
          <w:rPr>
            <w:rFonts w:ascii="Cambria" w:hAnsi="Cambria"/>
            <w:sz w:val="28"/>
            <w:szCs w:val="28"/>
          </w:rPr>
          <w:delText xml:space="preserve"> something-or-other</w:delText>
        </w:r>
        <w:r w:rsidR="00D16E7A" w:rsidDel="005C56F8">
          <w:rPr>
            <w:rFonts w:ascii="Cambria" w:hAnsi="Cambria"/>
            <w:sz w:val="28"/>
            <w:szCs w:val="28"/>
          </w:rPr>
          <w:delText>.</w:delText>
        </w:r>
      </w:del>
      <w:del w:id="4655" w:author="Claire S" w:date="2026-05-11T14:01:00Z" w16du:dateUtc="2026-05-11T13:01:00Z">
        <w:r w:rsidR="00EB63CD">
          <w:rPr>
            <w:rFonts w:ascii="Cambria" w:hAnsi="Cambria"/>
            <w:sz w:val="28"/>
            <w:szCs w:val="28"/>
          </w:rPr>
          <w:delText xml:space="preserve"> </w:delText>
        </w:r>
        <w:r w:rsidR="00EB63CD" w:rsidRPr="005C56F8">
          <w:rPr>
            <w:rFonts w:ascii="Cambria" w:hAnsi="Cambria"/>
            <w:i/>
            <w:iCs/>
            <w:sz w:val="28"/>
            <w:szCs w:val="28"/>
            <w:rPrChange w:id="4656" w:author="Claire S" w:date="2026-05-11T12:59:00Z" w16du:dateUtc="2026-05-11T11:59:00Z">
              <w:rPr>
                <w:rFonts w:ascii="Cambria" w:hAnsi="Cambria"/>
                <w:sz w:val="28"/>
                <w:szCs w:val="28"/>
              </w:rPr>
            </w:rPrChange>
          </w:rPr>
          <w:delText>Aha!</w:delText>
        </w:r>
        <w:r w:rsidR="00EB63CD">
          <w:rPr>
            <w:rFonts w:ascii="Cambria" w:hAnsi="Cambria"/>
            <w:sz w:val="28"/>
            <w:szCs w:val="28"/>
          </w:rPr>
          <w:delText xml:space="preserve"> </w:delText>
        </w:r>
      </w:del>
      <w:del w:id="4657" w:author="Claire S" w:date="2026-05-11T12:59:00Z" w16du:dateUtc="2026-05-11T11:59:00Z">
        <w:r w:rsidR="00EB63CD" w:rsidRPr="00353137" w:rsidDel="005C56F8">
          <w:rPr>
            <w:rFonts w:ascii="Cambria" w:hAnsi="Cambria"/>
            <w:i/>
            <w:iCs/>
            <w:sz w:val="28"/>
            <w:szCs w:val="28"/>
            <w:rPrChange w:id="4658" w:author="Claire S" w:date="2026-05-11T14:01:00Z" w16du:dateUtc="2026-05-11T13:01:00Z">
              <w:rPr>
                <w:rFonts w:ascii="Cambria" w:hAnsi="Cambria"/>
                <w:sz w:val="28"/>
                <w:szCs w:val="28"/>
              </w:rPr>
            </w:rPrChange>
          </w:rPr>
          <w:delText>T</w:delText>
        </w:r>
      </w:del>
      <w:del w:id="4659" w:author="Claire S" w:date="2026-05-11T14:01:00Z" w16du:dateUtc="2026-05-11T13:01:00Z">
        <w:r w:rsidR="00EB63CD" w:rsidRPr="00353137" w:rsidDel="00CD1BE2">
          <w:rPr>
            <w:rFonts w:ascii="Cambria" w:hAnsi="Cambria"/>
            <w:i/>
            <w:iCs/>
            <w:sz w:val="28"/>
            <w:szCs w:val="28"/>
            <w:rPrChange w:id="4660" w:author="Claire S" w:date="2026-05-11T14:01:00Z" w16du:dateUtc="2026-05-11T13:01:00Z">
              <w:rPr>
                <w:rFonts w:ascii="Cambria" w:hAnsi="Cambria"/>
                <w:sz w:val="28"/>
                <w:szCs w:val="28"/>
              </w:rPr>
            </w:rPrChange>
          </w:rPr>
          <w:delText>hat</w:delText>
        </w:r>
        <w:r w:rsidR="005C56F8">
          <w:rPr>
            <w:rFonts w:ascii="Cambria" w:hAnsi="Cambria"/>
            <w:sz w:val="28"/>
            <w:szCs w:val="28"/>
          </w:rPr>
          <w:delText xml:space="preserve"> </w:delText>
        </w:r>
        <w:r w:rsidR="00EB63CD">
          <w:rPr>
            <w:rFonts w:ascii="Cambria" w:hAnsi="Cambria"/>
            <w:sz w:val="28"/>
            <w:szCs w:val="28"/>
          </w:rPr>
          <w:delText>Clara, the penny dropped now</w:delText>
        </w:r>
      </w:del>
      <w:ins w:id="4661" w:author="Claire S" w:date="2026-05-11T14:01:00Z" w16du:dateUtc="2026-05-11T13:01:00Z">
        <w:r w:rsidR="00DF570E">
          <w:rPr>
            <w:rFonts w:ascii="Cambria" w:hAnsi="Cambria"/>
            <w:sz w:val="28"/>
            <w:szCs w:val="28"/>
          </w:rPr>
          <w:t xml:space="preserve"> calle</w:t>
        </w:r>
      </w:ins>
      <w:ins w:id="4662" w:author="Daisy Watt" w:date="2026-06-19T08:09:00Z" w16du:dateUtc="2026-06-19T07:09:00Z">
        <w:r w:rsidR="00DF570E">
          <w:rPr>
            <w:rFonts w:ascii="Cambria" w:hAnsi="Cambria"/>
            <w:sz w:val="28"/>
            <w:szCs w:val="28"/>
          </w:rPr>
          <w:t>d</w:t>
        </w:r>
        <w:r w:rsidR="00C82A8B">
          <w:rPr>
            <w:rFonts w:ascii="Cambria" w:hAnsi="Cambria"/>
            <w:sz w:val="28"/>
            <w:szCs w:val="28"/>
          </w:rPr>
          <w:t>…</w:t>
        </w:r>
      </w:ins>
      <w:ins w:id="4663" w:author="Claire S" w:date="2026-05-11T14:01:00Z" w16du:dateUtc="2026-05-11T13:01:00Z">
        <w:del w:id="4664" w:author="Daisy Watt" w:date="2026-06-19T08:09:00Z" w16du:dateUtc="2026-06-19T07:09:00Z">
          <w:r w:rsidR="00DF570E" w:rsidDel="00C82A8B">
            <w:rPr>
              <w:rFonts w:ascii="Cambria" w:hAnsi="Cambria"/>
              <w:sz w:val="28"/>
              <w:szCs w:val="28"/>
            </w:rPr>
            <w:delText>d</w:delText>
          </w:r>
        </w:del>
      </w:ins>
      <w:ins w:id="4665" w:author="Claire S" w:date="2026-05-27T11:58:00Z" w16du:dateUtc="2026-05-27T10:58:00Z">
        <w:del w:id="4666" w:author="Daisy Watt" w:date="2026-06-19T08:09:00Z" w16du:dateUtc="2026-06-19T07:09:00Z">
          <w:r w:rsidR="00900B21">
            <w:rPr>
              <w:rFonts w:ascii="Cambria" w:hAnsi="Cambria"/>
              <w:sz w:val="28"/>
              <w:szCs w:val="28"/>
            </w:rPr>
            <w:delText xml:space="preserve"> -</w:delText>
          </w:r>
        </w:del>
      </w:ins>
      <w:ins w:id="4667" w:author="Claire S" w:date="2026-05-11T14:01:00Z" w16du:dateUtc="2026-05-11T13:01:00Z">
        <w:r w:rsidR="00DF570E">
          <w:rPr>
            <w:rFonts w:ascii="Cambria" w:hAnsi="Cambria"/>
            <w:sz w:val="28"/>
            <w:szCs w:val="28"/>
          </w:rPr>
          <w:t xml:space="preserve"> </w:t>
        </w:r>
      </w:ins>
      <w:del w:id="4668" w:author="Claire S" w:date="2026-05-11T14:01:00Z" w16du:dateUtc="2026-05-11T13:01:00Z">
        <w:r w:rsidR="00EB63CD" w:rsidDel="00DF570E">
          <w:rPr>
            <w:rFonts w:ascii="Cambria" w:hAnsi="Cambria"/>
            <w:sz w:val="28"/>
            <w:szCs w:val="28"/>
          </w:rPr>
          <w:delText>.</w:delText>
        </w:r>
      </w:del>
      <w:del w:id="4669" w:author="Claire S" w:date="2026-06-02T09:37:00Z" w16du:dateUtc="2026-06-02T08:37:00Z">
        <w:r w:rsidR="00D16E7A" w:rsidDel="00127B88">
          <w:rPr>
            <w:rFonts w:ascii="Cambria" w:hAnsi="Cambria"/>
            <w:sz w:val="28"/>
            <w:szCs w:val="28"/>
          </w:rPr>
          <w:delText xml:space="preserve"> </w:delText>
        </w:r>
      </w:del>
      <w:ins w:id="4670" w:author="Claire S" w:date="2026-05-27T11:58:00Z" w16du:dateUtc="2026-05-27T10:58:00Z">
        <w:r w:rsidR="00900B21" w:rsidRPr="005B0A2C">
          <w:rPr>
            <w:rFonts w:ascii="Cambria" w:hAnsi="Cambria"/>
            <w:i/>
            <w:iCs/>
            <w:sz w:val="28"/>
            <w:szCs w:val="28"/>
          </w:rPr>
          <w:t>Aha!</w:t>
        </w:r>
        <w:r w:rsidR="00900B21">
          <w:rPr>
            <w:rFonts w:ascii="Cambria" w:hAnsi="Cambria"/>
            <w:sz w:val="28"/>
            <w:szCs w:val="28"/>
          </w:rPr>
          <w:t xml:space="preserve"> So </w:t>
        </w:r>
        <w:r w:rsidR="00900B21" w:rsidRPr="005B0A2C">
          <w:rPr>
            <w:rFonts w:ascii="Cambria" w:hAnsi="Cambria"/>
            <w:i/>
            <w:iCs/>
            <w:sz w:val="28"/>
            <w:szCs w:val="28"/>
          </w:rPr>
          <w:t>that</w:t>
        </w:r>
        <w:r w:rsidR="00900B21">
          <w:rPr>
            <w:rFonts w:ascii="Cambria" w:hAnsi="Cambria"/>
            <w:sz w:val="28"/>
            <w:szCs w:val="28"/>
          </w:rPr>
          <w:t xml:space="preserve"> was Clara; the penny dropped</w:t>
        </w:r>
      </w:ins>
      <w:ins w:id="4671" w:author="Daisy Watt" w:date="2026-06-19T08:09:00Z" w16du:dateUtc="2026-06-19T07:09:00Z">
        <w:r w:rsidR="00C82A8B">
          <w:rPr>
            <w:rFonts w:ascii="Cambria" w:hAnsi="Cambria"/>
            <w:sz w:val="28"/>
            <w:szCs w:val="28"/>
          </w:rPr>
          <w:t>,</w:t>
        </w:r>
      </w:ins>
      <w:ins w:id="4672" w:author="Claire S" w:date="2026-05-27T11:58:00Z" w16du:dateUtc="2026-05-27T10:58:00Z">
        <w:r w:rsidR="00900B21">
          <w:rPr>
            <w:rFonts w:ascii="Cambria" w:hAnsi="Cambria"/>
            <w:sz w:val="28"/>
            <w:szCs w:val="28"/>
          </w:rPr>
          <w:t xml:space="preserve"> now</w:t>
        </w:r>
      </w:ins>
      <w:ins w:id="4673" w:author="Claire S" w:date="2026-06-02T18:00:00Z" w16du:dateUtc="2026-06-02T17:00:00Z">
        <w:r w:rsidR="003B12D1">
          <w:rPr>
            <w:rFonts w:ascii="Cambria" w:hAnsi="Cambria"/>
            <w:sz w:val="28"/>
            <w:szCs w:val="28"/>
          </w:rPr>
          <w:t>.</w:t>
        </w:r>
      </w:ins>
      <w:ins w:id="4674" w:author="Claire S" w:date="2026-05-27T11:58:00Z" w16du:dateUtc="2026-05-27T10:58:00Z">
        <w:r w:rsidR="00900B21">
          <w:rPr>
            <w:rFonts w:ascii="Cambria" w:hAnsi="Cambria"/>
            <w:sz w:val="28"/>
            <w:szCs w:val="28"/>
          </w:rPr>
          <w:t xml:space="preserve"> </w:t>
        </w:r>
      </w:ins>
      <w:r w:rsidR="00D16E7A">
        <w:rPr>
          <w:rFonts w:ascii="Cambria" w:hAnsi="Cambria"/>
          <w:sz w:val="28"/>
          <w:szCs w:val="28"/>
        </w:rPr>
        <w:t>‘They get the wrong idea</w:t>
      </w:r>
      <w:ins w:id="4675" w:author="Claire S" w:date="2026-05-11T14:01:00Z" w16du:dateUtc="2026-05-11T13:01:00Z">
        <w:r w:rsidR="00DF570E">
          <w:rPr>
            <w:rFonts w:ascii="Cambria" w:hAnsi="Cambria"/>
            <w:sz w:val="28"/>
            <w:szCs w:val="28"/>
          </w:rPr>
          <w:t>,</w:t>
        </w:r>
      </w:ins>
      <w:del w:id="4676" w:author="Claire S" w:date="2026-05-11T14:01:00Z" w16du:dateUtc="2026-05-11T13:01:00Z">
        <w:r w:rsidR="0084160E">
          <w:rPr>
            <w:rFonts w:ascii="Cambria" w:hAnsi="Cambria"/>
            <w:sz w:val="28"/>
            <w:szCs w:val="28"/>
          </w:rPr>
          <w:delText xml:space="preserve"> </w:delText>
        </w:r>
        <w:r w:rsidR="008A52D2">
          <w:rPr>
            <w:rFonts w:ascii="Cambria" w:hAnsi="Cambria"/>
            <w:sz w:val="28"/>
            <w:szCs w:val="28"/>
          </w:rPr>
          <w:delText xml:space="preserve">- </w:delText>
        </w:r>
        <w:r w:rsidR="0084160E">
          <w:rPr>
            <w:rFonts w:ascii="Cambria" w:hAnsi="Cambria"/>
            <w:sz w:val="28"/>
            <w:szCs w:val="28"/>
          </w:rPr>
          <w:delText>and</w:delText>
        </w:r>
      </w:del>
      <w:r w:rsidR="0084160E">
        <w:rPr>
          <w:rFonts w:ascii="Cambria" w:hAnsi="Cambria"/>
          <w:sz w:val="28"/>
          <w:szCs w:val="28"/>
        </w:rPr>
        <w:t xml:space="preserve"> then where’ll you be?</w:t>
      </w:r>
      <w:r w:rsidR="00D16E7A">
        <w:rPr>
          <w:rFonts w:ascii="Cambria" w:hAnsi="Cambria"/>
          <w:sz w:val="28"/>
          <w:szCs w:val="28"/>
        </w:rPr>
        <w:t>’</w:t>
      </w:r>
      <w:ins w:id="4677" w:author="Claire S" w:date="2026-05-27T11:58:00Z" w16du:dateUtc="2026-05-27T10:58:00Z">
        <w:r w:rsidR="00900B21">
          <w:rPr>
            <w:rFonts w:ascii="Cambria" w:hAnsi="Cambria"/>
            <w:sz w:val="28"/>
            <w:szCs w:val="28"/>
          </w:rPr>
          <w:t xml:space="preserve"> she’d told him.</w:t>
        </w:r>
      </w:ins>
      <w:del w:id="4678" w:author="Claire S" w:date="2026-05-27T11:58:00Z" w16du:dateUtc="2026-05-27T10:58:00Z">
        <w:r w:rsidR="00D16E7A" w:rsidDel="00900B21">
          <w:rPr>
            <w:rFonts w:ascii="Cambria" w:hAnsi="Cambria"/>
            <w:sz w:val="28"/>
            <w:szCs w:val="28"/>
          </w:rPr>
          <w:delText xml:space="preserve"> </w:delText>
        </w:r>
      </w:del>
    </w:p>
    <w:p w14:paraId="564694C2" w14:textId="5D8531F5" w:rsidR="008A52D2" w:rsidRDefault="00D16E7A" w:rsidP="00276DA6">
      <w:pPr>
        <w:spacing w:line="360" w:lineRule="auto"/>
        <w:ind w:firstLine="720"/>
        <w:contextualSpacing/>
        <w:rPr>
          <w:rFonts w:ascii="Cambria" w:hAnsi="Cambria"/>
          <w:sz w:val="28"/>
          <w:szCs w:val="28"/>
        </w:rPr>
      </w:pPr>
      <w:r>
        <w:rPr>
          <w:rFonts w:ascii="Cambria" w:hAnsi="Cambria"/>
          <w:sz w:val="28"/>
          <w:szCs w:val="28"/>
        </w:rPr>
        <w:t>‘</w:t>
      </w:r>
      <w:del w:id="4679" w:author="Claire S" w:date="2026-05-11T14:02:00Z" w16du:dateUtc="2026-05-11T13:02:00Z">
        <w:r>
          <w:rPr>
            <w:rFonts w:ascii="Cambria" w:hAnsi="Cambria"/>
            <w:sz w:val="28"/>
            <w:szCs w:val="28"/>
          </w:rPr>
          <w:delText>What,</w:delText>
        </w:r>
      </w:del>
      <w:ins w:id="4680" w:author="Claire S" w:date="2026-05-11T14:02:00Z" w16du:dateUtc="2026-05-11T13:02:00Z">
        <w:r w:rsidR="00102995">
          <w:rPr>
            <w:rFonts w:ascii="Cambria" w:hAnsi="Cambria"/>
            <w:sz w:val="28"/>
            <w:szCs w:val="28"/>
          </w:rPr>
          <w:t>L</w:t>
        </w:r>
      </w:ins>
      <w:del w:id="4681" w:author="Claire S" w:date="2026-05-11T14:02:00Z" w16du:dateUtc="2026-05-11T13:02:00Z">
        <w:r>
          <w:rPr>
            <w:rFonts w:ascii="Cambria" w:hAnsi="Cambria"/>
            <w:sz w:val="28"/>
            <w:szCs w:val="28"/>
          </w:rPr>
          <w:delText xml:space="preserve"> l</w:delText>
        </w:r>
      </w:del>
      <w:r>
        <w:rPr>
          <w:rFonts w:ascii="Cambria" w:hAnsi="Cambria"/>
          <w:sz w:val="28"/>
          <w:szCs w:val="28"/>
        </w:rPr>
        <w:t xml:space="preserve">ike the boundary we </w:t>
      </w:r>
      <w:ins w:id="4682" w:author="Claire S" w:date="2026-05-11T14:01:00Z" w16du:dateUtc="2026-05-11T13:01:00Z">
        <w:r w:rsidR="00102995">
          <w:rPr>
            <w:rFonts w:ascii="Cambria" w:hAnsi="Cambria"/>
            <w:sz w:val="28"/>
            <w:szCs w:val="28"/>
          </w:rPr>
          <w:t xml:space="preserve">totally </w:t>
        </w:r>
      </w:ins>
      <w:del w:id="4683" w:author="Claire S" w:date="2026-05-11T12:59:00Z" w16du:dateUtc="2026-05-11T11:59:00Z">
        <w:r w:rsidR="008A52D2" w:rsidDel="005C56F8">
          <w:rPr>
            <w:rFonts w:ascii="Cambria" w:hAnsi="Cambria"/>
            <w:sz w:val="28"/>
            <w:szCs w:val="28"/>
          </w:rPr>
          <w:delText xml:space="preserve">completely </w:delText>
        </w:r>
      </w:del>
      <w:r>
        <w:rPr>
          <w:rFonts w:ascii="Cambria" w:hAnsi="Cambria"/>
          <w:sz w:val="28"/>
          <w:szCs w:val="28"/>
        </w:rPr>
        <w:t>blurred</w:t>
      </w:r>
      <w:r w:rsidR="00B15B10">
        <w:rPr>
          <w:rFonts w:ascii="Cambria" w:hAnsi="Cambria"/>
          <w:sz w:val="28"/>
          <w:szCs w:val="28"/>
        </w:rPr>
        <w:t>?</w:t>
      </w:r>
      <w:r>
        <w:rPr>
          <w:rFonts w:ascii="Cambria" w:hAnsi="Cambria"/>
          <w:sz w:val="28"/>
          <w:szCs w:val="28"/>
        </w:rPr>
        <w:t xml:space="preserve">’ Dex had </w:t>
      </w:r>
      <w:del w:id="4684" w:author="Claire S" w:date="2026-05-11T12:59:00Z" w16du:dateUtc="2026-05-11T11:59:00Z">
        <w:r w:rsidDel="005C56F8">
          <w:rPr>
            <w:rFonts w:ascii="Cambria" w:hAnsi="Cambria"/>
            <w:sz w:val="28"/>
            <w:szCs w:val="28"/>
          </w:rPr>
          <w:delText xml:space="preserve">grinned </w:delText>
        </w:r>
        <w:r w:rsidR="00B15B10" w:rsidDel="005C56F8">
          <w:rPr>
            <w:rFonts w:ascii="Cambria" w:hAnsi="Cambria"/>
            <w:sz w:val="28"/>
            <w:szCs w:val="28"/>
          </w:rPr>
          <w:delText xml:space="preserve">as he </w:delText>
        </w:r>
      </w:del>
      <w:r w:rsidR="00B15B10">
        <w:rPr>
          <w:rFonts w:ascii="Cambria" w:hAnsi="Cambria"/>
          <w:sz w:val="28"/>
          <w:szCs w:val="28"/>
        </w:rPr>
        <w:t xml:space="preserve">pulled her </w:t>
      </w:r>
      <w:del w:id="4685" w:author="Claire S" w:date="2026-05-27T11:58:00Z" w16du:dateUtc="2026-05-27T10:58:00Z">
        <w:r w:rsidR="00087202" w:rsidDel="00900B21">
          <w:rPr>
            <w:rFonts w:ascii="Cambria" w:hAnsi="Cambria"/>
            <w:sz w:val="28"/>
            <w:szCs w:val="28"/>
          </w:rPr>
          <w:delText>to him</w:delText>
        </w:r>
      </w:del>
      <w:ins w:id="4686" w:author="Claire S" w:date="2026-05-27T11:58:00Z" w16du:dateUtc="2026-05-27T10:58:00Z">
        <w:r w:rsidR="00900B21">
          <w:rPr>
            <w:rFonts w:ascii="Cambria" w:hAnsi="Cambria"/>
            <w:sz w:val="28"/>
            <w:szCs w:val="28"/>
          </w:rPr>
          <w:t>into his arms</w:t>
        </w:r>
      </w:ins>
      <w:r w:rsidR="00C53C42">
        <w:rPr>
          <w:rFonts w:ascii="Cambria" w:hAnsi="Cambria"/>
          <w:sz w:val="28"/>
          <w:szCs w:val="28"/>
        </w:rPr>
        <w:t xml:space="preserve">. </w:t>
      </w:r>
    </w:p>
    <w:p w14:paraId="1138B339" w14:textId="0E785AD3" w:rsidR="00D16E7A" w:rsidRDefault="00C53C42" w:rsidP="00276DA6">
      <w:pPr>
        <w:spacing w:line="360" w:lineRule="auto"/>
        <w:ind w:firstLine="720"/>
        <w:contextualSpacing/>
        <w:rPr>
          <w:ins w:id="4687" w:author="Claire S" w:date="2026-05-11T14:01:00Z" w16du:dateUtc="2026-05-11T13:01:00Z"/>
          <w:rFonts w:ascii="Cambria" w:hAnsi="Cambria"/>
          <w:sz w:val="28"/>
          <w:szCs w:val="28"/>
        </w:rPr>
      </w:pPr>
      <w:r>
        <w:rPr>
          <w:rFonts w:ascii="Cambria" w:hAnsi="Cambria"/>
          <w:sz w:val="28"/>
          <w:szCs w:val="28"/>
        </w:rPr>
        <w:t>‘Touch</w:t>
      </w:r>
      <w:r w:rsidR="006D6C66">
        <w:rPr>
          <w:rFonts w:ascii="Cambria" w:hAnsi="Cambria"/>
          <w:sz w:val="28"/>
          <w:szCs w:val="28"/>
        </w:rPr>
        <w:t>é</w:t>
      </w:r>
      <w:ins w:id="4688" w:author="Daisy Watt" w:date="2026-06-19T05:52:00Z" w16du:dateUtc="2026-06-19T04:52:00Z">
        <w:r w:rsidR="00E96446">
          <w:rPr>
            <w:rFonts w:ascii="Cambria" w:hAnsi="Cambria"/>
            <w:sz w:val="28"/>
            <w:szCs w:val="28"/>
          </w:rPr>
          <w:t>e</w:t>
        </w:r>
      </w:ins>
      <w:r w:rsidR="00C15C5C">
        <w:rPr>
          <w:rFonts w:ascii="Cambria" w:hAnsi="Cambria"/>
          <w:sz w:val="28"/>
          <w:szCs w:val="28"/>
        </w:rPr>
        <w:t>, my darling</w:t>
      </w:r>
      <w:r>
        <w:rPr>
          <w:rFonts w:ascii="Cambria" w:hAnsi="Cambria"/>
          <w:sz w:val="28"/>
          <w:szCs w:val="28"/>
        </w:rPr>
        <w:t xml:space="preserve">!’ </w:t>
      </w:r>
      <w:r w:rsidR="006343CF">
        <w:rPr>
          <w:rFonts w:ascii="Cambria" w:hAnsi="Cambria"/>
          <w:sz w:val="28"/>
          <w:szCs w:val="28"/>
        </w:rPr>
        <w:t>Savannah had giggled happily</w:t>
      </w:r>
      <w:r w:rsidR="00583366">
        <w:rPr>
          <w:rFonts w:ascii="Cambria" w:hAnsi="Cambria"/>
          <w:sz w:val="28"/>
          <w:szCs w:val="28"/>
        </w:rPr>
        <w:t xml:space="preserve"> as he’d slid a hand under her skirt</w:t>
      </w:r>
      <w:r w:rsidR="006343CF">
        <w:rPr>
          <w:rFonts w:ascii="Cambria" w:hAnsi="Cambria"/>
          <w:sz w:val="28"/>
          <w:szCs w:val="28"/>
        </w:rPr>
        <w:t>.</w:t>
      </w:r>
    </w:p>
    <w:p w14:paraId="3E5515AF" w14:textId="1466B54B" w:rsidR="00DF570E" w:rsidDel="00900B21" w:rsidRDefault="00DF570E" w:rsidP="00276DA6">
      <w:pPr>
        <w:spacing w:line="360" w:lineRule="auto"/>
        <w:ind w:firstLine="720"/>
        <w:contextualSpacing/>
        <w:rPr>
          <w:del w:id="4689" w:author="Claire S" w:date="2026-05-27T11:58:00Z" w16du:dateUtc="2026-05-27T10:58:00Z"/>
          <w:rFonts w:ascii="Cambria" w:hAnsi="Cambria"/>
          <w:sz w:val="28"/>
          <w:szCs w:val="28"/>
        </w:rPr>
      </w:pPr>
      <w:commentRangeStart w:id="4690"/>
    </w:p>
    <w:p w14:paraId="70ED330D" w14:textId="0B30A764" w:rsidR="00087202" w:rsidDel="00AC0D70" w:rsidRDefault="00AC0D70" w:rsidP="00087202">
      <w:pPr>
        <w:spacing w:line="360" w:lineRule="auto"/>
        <w:contextualSpacing/>
        <w:rPr>
          <w:del w:id="4691" w:author="Claire S" w:date="2026-07-20T12:37:00Z" w16du:dateUtc="2026-07-20T11:37:00Z"/>
          <w:rFonts w:ascii="Cambria" w:hAnsi="Cambria"/>
          <w:sz w:val="28"/>
          <w:szCs w:val="28"/>
        </w:rPr>
      </w:pPr>
      <w:ins w:id="4692" w:author="Claire S" w:date="2026-07-20T12:37:00Z" w16du:dateUtc="2026-07-20T11:37:00Z">
        <w:r>
          <w:rPr>
            <w:rFonts w:ascii="Cambria" w:hAnsi="Cambria"/>
            <w:sz w:val="28"/>
            <w:szCs w:val="28"/>
          </w:rPr>
          <w:tab/>
        </w:r>
      </w:ins>
      <w:del w:id="4693" w:author="Claire S" w:date="2026-07-20T12:37:00Z" w16du:dateUtc="2026-07-20T11:37:00Z">
        <w:r w:rsidR="008A52D2" w:rsidDel="00AC0D70">
          <w:rPr>
            <w:rFonts w:ascii="Cambria" w:hAnsi="Cambria"/>
            <w:sz w:val="28"/>
            <w:szCs w:val="28"/>
          </w:rPr>
          <w:delText>*</w:delText>
        </w:r>
        <w:commentRangeEnd w:id="4690"/>
        <w:r w:rsidR="00A02B4A" w:rsidDel="00AC0D70">
          <w:rPr>
            <w:rStyle w:val="CommentReference"/>
            <w:rFonts w:ascii="Cambria" w:hAnsi="Cambria"/>
            <w:sz w:val="28"/>
            <w:szCs w:val="28"/>
          </w:rPr>
          <w:commentReference w:id="4690"/>
        </w:r>
      </w:del>
    </w:p>
    <w:p w14:paraId="11613942" w14:textId="2D43071F" w:rsidR="006F78D5" w:rsidDel="006F68F7" w:rsidRDefault="00583366" w:rsidP="00583366">
      <w:pPr>
        <w:spacing w:line="360" w:lineRule="auto"/>
        <w:contextualSpacing/>
        <w:rPr>
          <w:del w:id="4694" w:author="Claire S" w:date="2026-06-02T09:37:00Z" w16du:dateUtc="2026-06-02T08:37:00Z"/>
          <w:rFonts w:ascii="Cambria" w:hAnsi="Cambria"/>
          <w:sz w:val="28"/>
          <w:szCs w:val="28"/>
        </w:rPr>
      </w:pPr>
      <w:del w:id="4695" w:author="Claire S" w:date="2026-05-27T11:58:00Z" w16du:dateUtc="2026-05-27T10:58:00Z">
        <w:r w:rsidDel="00900B21">
          <w:rPr>
            <w:rFonts w:ascii="Cambria" w:hAnsi="Cambria"/>
            <w:sz w:val="28"/>
            <w:szCs w:val="28"/>
          </w:rPr>
          <w:delText xml:space="preserve">Watching </w:delText>
        </w:r>
      </w:del>
      <w:del w:id="4696" w:author="Claire S" w:date="2026-06-02T09:37:00Z" w16du:dateUtc="2026-06-02T08:37:00Z">
        <w:r w:rsidR="00037F59" w:rsidDel="006F68F7">
          <w:rPr>
            <w:rFonts w:ascii="Cambria" w:hAnsi="Cambria"/>
            <w:sz w:val="28"/>
            <w:szCs w:val="28"/>
          </w:rPr>
          <w:delText>the taxi</w:delText>
        </w:r>
      </w:del>
      <w:del w:id="4697" w:author="Claire S" w:date="2026-05-27T11:59:00Z" w16du:dateUtc="2026-05-27T10:59:00Z">
        <w:r w:rsidR="00037F59" w:rsidDel="00137967">
          <w:rPr>
            <w:rFonts w:ascii="Cambria" w:hAnsi="Cambria"/>
            <w:sz w:val="28"/>
            <w:szCs w:val="28"/>
          </w:rPr>
          <w:delText xml:space="preserve"> </w:delText>
        </w:r>
      </w:del>
      <w:del w:id="4698" w:author="Claire S" w:date="2026-05-27T11:58:00Z" w16du:dateUtc="2026-05-27T10:58:00Z">
        <w:r w:rsidR="00B621F0" w:rsidDel="00900B21">
          <w:rPr>
            <w:rFonts w:ascii="Cambria" w:hAnsi="Cambria"/>
            <w:sz w:val="28"/>
            <w:szCs w:val="28"/>
          </w:rPr>
          <w:delText xml:space="preserve">drive </w:delText>
        </w:r>
      </w:del>
      <w:del w:id="4699" w:author="Claire S" w:date="2026-05-27T11:59:00Z" w16du:dateUtc="2026-05-27T10:59:00Z">
        <w:r w:rsidR="00B621F0" w:rsidDel="00137967">
          <w:rPr>
            <w:rFonts w:ascii="Cambria" w:hAnsi="Cambria"/>
            <w:sz w:val="28"/>
            <w:szCs w:val="28"/>
          </w:rPr>
          <w:delText>off</w:delText>
        </w:r>
        <w:r w:rsidR="00C15C5C" w:rsidDel="00137967">
          <w:rPr>
            <w:rFonts w:ascii="Cambria" w:hAnsi="Cambria"/>
            <w:sz w:val="28"/>
            <w:szCs w:val="28"/>
          </w:rPr>
          <w:delText>,</w:delText>
        </w:r>
        <w:r w:rsidR="002671EC" w:rsidDel="00137967">
          <w:rPr>
            <w:rFonts w:ascii="Cambria" w:hAnsi="Cambria"/>
            <w:sz w:val="28"/>
            <w:szCs w:val="28"/>
          </w:rPr>
          <w:delText xml:space="preserve"> </w:delText>
        </w:r>
        <w:r w:rsidR="006C23B4" w:rsidDel="00137967">
          <w:rPr>
            <w:rFonts w:ascii="Cambria" w:hAnsi="Cambria"/>
            <w:sz w:val="28"/>
            <w:szCs w:val="28"/>
          </w:rPr>
          <w:delText>Savannah</w:delText>
        </w:r>
        <w:r w:rsidR="008A52D2" w:rsidDel="00137967">
          <w:rPr>
            <w:rFonts w:ascii="Cambria" w:hAnsi="Cambria"/>
            <w:sz w:val="28"/>
            <w:szCs w:val="28"/>
          </w:rPr>
          <w:delText xml:space="preserve"> </w:delText>
        </w:r>
        <w:r w:rsidR="00D45CA0" w:rsidDel="00900B21">
          <w:rPr>
            <w:rFonts w:ascii="Cambria" w:hAnsi="Cambria"/>
            <w:sz w:val="28"/>
            <w:szCs w:val="28"/>
          </w:rPr>
          <w:delText>bl</w:delText>
        </w:r>
      </w:del>
      <w:del w:id="4700" w:author="Claire S" w:date="2026-05-11T13:06:00Z" w16du:dateUtc="2026-05-11T12:06:00Z">
        <w:r w:rsidR="00D45CA0" w:rsidDel="00A9250D">
          <w:rPr>
            <w:rFonts w:ascii="Cambria" w:hAnsi="Cambria"/>
            <w:sz w:val="28"/>
            <w:szCs w:val="28"/>
          </w:rPr>
          <w:delText>o</w:delText>
        </w:r>
      </w:del>
      <w:del w:id="4701" w:author="Claire S" w:date="2026-05-27T11:59:00Z" w16du:dateUtc="2026-05-27T10:59:00Z">
        <w:r w:rsidR="00D45CA0" w:rsidDel="00900B21">
          <w:rPr>
            <w:rFonts w:ascii="Cambria" w:hAnsi="Cambria"/>
            <w:sz w:val="28"/>
            <w:szCs w:val="28"/>
          </w:rPr>
          <w:delText>w</w:delText>
        </w:r>
      </w:del>
      <w:del w:id="4702" w:author="Claire S" w:date="2026-05-11T13:06:00Z" w16du:dateUtc="2026-05-11T12:06:00Z">
        <w:r w:rsidR="00D45CA0" w:rsidDel="00A9250D">
          <w:rPr>
            <w:rFonts w:ascii="Cambria" w:hAnsi="Cambria"/>
            <w:sz w:val="28"/>
            <w:szCs w:val="28"/>
          </w:rPr>
          <w:delText>ing</w:delText>
        </w:r>
      </w:del>
      <w:del w:id="4703" w:author="Claire S" w:date="2026-05-27T11:59:00Z" w16du:dateUtc="2026-05-27T10:59:00Z">
        <w:r w:rsidR="00D45CA0" w:rsidDel="00900B21">
          <w:rPr>
            <w:rFonts w:ascii="Cambria" w:hAnsi="Cambria"/>
            <w:sz w:val="28"/>
            <w:szCs w:val="28"/>
          </w:rPr>
          <w:delText xml:space="preserve"> kisses</w:delText>
        </w:r>
        <w:r w:rsidR="00DA1AAE" w:rsidDel="00900B21">
          <w:rPr>
            <w:rFonts w:ascii="Cambria" w:hAnsi="Cambria"/>
            <w:sz w:val="28"/>
            <w:szCs w:val="28"/>
          </w:rPr>
          <w:delText xml:space="preserve"> </w:delText>
        </w:r>
      </w:del>
      <w:del w:id="4704" w:author="Claire S" w:date="2026-05-11T13:06:00Z" w16du:dateUtc="2026-05-11T12:06:00Z">
        <w:r w:rsidR="00166D35" w:rsidDel="00100657">
          <w:rPr>
            <w:rFonts w:ascii="Cambria" w:hAnsi="Cambria"/>
            <w:sz w:val="28"/>
            <w:szCs w:val="28"/>
          </w:rPr>
          <w:delText>to</w:delText>
        </w:r>
        <w:r w:rsidR="00DA1AAE" w:rsidDel="00100657">
          <w:rPr>
            <w:rFonts w:ascii="Cambria" w:hAnsi="Cambria"/>
            <w:sz w:val="28"/>
            <w:szCs w:val="28"/>
          </w:rPr>
          <w:delText xml:space="preserve"> the back of </w:delText>
        </w:r>
        <w:r w:rsidR="00166D35" w:rsidDel="00100657">
          <w:rPr>
            <w:rFonts w:ascii="Cambria" w:hAnsi="Cambria"/>
            <w:sz w:val="28"/>
            <w:szCs w:val="28"/>
          </w:rPr>
          <w:delText>Dex’s</w:delText>
        </w:r>
        <w:r w:rsidR="00DA1AAE" w:rsidDel="00100657">
          <w:rPr>
            <w:rFonts w:ascii="Cambria" w:hAnsi="Cambria"/>
            <w:sz w:val="28"/>
            <w:szCs w:val="28"/>
          </w:rPr>
          <w:delText xml:space="preserve"> head</w:delText>
        </w:r>
        <w:r w:rsidR="00BB220F" w:rsidDel="00A9250D">
          <w:rPr>
            <w:rFonts w:ascii="Cambria" w:hAnsi="Cambria"/>
            <w:sz w:val="28"/>
            <w:szCs w:val="28"/>
          </w:rPr>
          <w:delText>,</w:delText>
        </w:r>
        <w:r w:rsidR="00C15C5C" w:rsidDel="00A9250D">
          <w:rPr>
            <w:rFonts w:ascii="Cambria" w:hAnsi="Cambria"/>
            <w:sz w:val="28"/>
            <w:szCs w:val="28"/>
          </w:rPr>
          <w:delText xml:space="preserve"> </w:delText>
        </w:r>
        <w:r w:rsidR="00D45CA0" w:rsidDel="00A9250D">
          <w:rPr>
            <w:rFonts w:ascii="Cambria" w:hAnsi="Cambria"/>
            <w:sz w:val="28"/>
            <w:szCs w:val="28"/>
          </w:rPr>
          <w:delText>she</w:delText>
        </w:r>
      </w:del>
      <w:del w:id="4705" w:author="Claire S" w:date="2026-05-27T11:59:00Z" w16du:dateUtc="2026-05-27T10:59:00Z">
        <w:r w:rsidR="008970FF" w:rsidDel="00900B21">
          <w:rPr>
            <w:rFonts w:ascii="Cambria" w:hAnsi="Cambria"/>
            <w:sz w:val="28"/>
            <w:szCs w:val="28"/>
          </w:rPr>
          <w:delText xml:space="preserve"> </w:delText>
        </w:r>
        <w:r w:rsidDel="00137967">
          <w:rPr>
            <w:rFonts w:ascii="Cambria" w:hAnsi="Cambria"/>
            <w:sz w:val="28"/>
            <w:szCs w:val="28"/>
          </w:rPr>
          <w:delText>thought</w:delText>
        </w:r>
      </w:del>
      <w:del w:id="4706" w:author="Claire S" w:date="2026-06-02T09:37:00Z" w16du:dateUtc="2026-06-02T08:37:00Z">
        <w:r w:rsidDel="006F68F7">
          <w:rPr>
            <w:rFonts w:ascii="Cambria" w:hAnsi="Cambria"/>
            <w:sz w:val="28"/>
            <w:szCs w:val="28"/>
          </w:rPr>
          <w:delText xml:space="preserve"> </w:delText>
        </w:r>
      </w:del>
      <w:del w:id="4707" w:author="Claire S" w:date="2026-05-27T11:59:00Z" w16du:dateUtc="2026-05-27T10:59:00Z">
        <w:r w:rsidRPr="00583366" w:rsidDel="00900B21">
          <w:rPr>
            <w:rFonts w:ascii="Cambria" w:hAnsi="Cambria"/>
            <w:i/>
            <w:iCs/>
            <w:sz w:val="28"/>
            <w:szCs w:val="28"/>
          </w:rPr>
          <w:delText>We</w:delText>
        </w:r>
        <w:r w:rsidRPr="00087202" w:rsidDel="00900B21">
          <w:rPr>
            <w:rFonts w:ascii="Cambria" w:hAnsi="Cambria"/>
            <w:i/>
            <w:iCs/>
            <w:sz w:val="28"/>
            <w:szCs w:val="28"/>
          </w:rPr>
          <w:delText xml:space="preserve"> just need to get rid of this drip</w:delText>
        </w:r>
        <w:r w:rsidR="006B32C7" w:rsidDel="00900B21">
          <w:rPr>
            <w:rFonts w:ascii="Cambria" w:hAnsi="Cambria"/>
            <w:i/>
            <w:iCs/>
            <w:sz w:val="28"/>
            <w:szCs w:val="28"/>
          </w:rPr>
          <w:delText>,</w:delText>
        </w:r>
        <w:r w:rsidRPr="00087202" w:rsidDel="00900B21">
          <w:rPr>
            <w:rFonts w:ascii="Cambria" w:hAnsi="Cambria"/>
            <w:i/>
            <w:iCs/>
            <w:sz w:val="28"/>
            <w:szCs w:val="28"/>
          </w:rPr>
          <w:delText xml:space="preserve"> and </w:delText>
        </w:r>
        <w:r w:rsidR="00D16351" w:rsidDel="00900B21">
          <w:rPr>
            <w:rFonts w:ascii="Cambria" w:hAnsi="Cambria"/>
            <w:i/>
            <w:iCs/>
            <w:sz w:val="28"/>
            <w:szCs w:val="28"/>
          </w:rPr>
          <w:delText>Ishan</w:delText>
        </w:r>
        <w:r w:rsidDel="00900B21">
          <w:rPr>
            <w:rFonts w:ascii="Cambria" w:hAnsi="Cambria"/>
            <w:i/>
            <w:iCs/>
            <w:sz w:val="28"/>
            <w:szCs w:val="28"/>
          </w:rPr>
          <w:delText xml:space="preserve">.  </w:delText>
        </w:r>
      </w:del>
      <w:del w:id="4708" w:author="Claire S" w:date="2026-05-11T12:59:00Z" w16du:dateUtc="2026-05-11T11:59:00Z">
        <w:r w:rsidR="006B32C7" w:rsidRPr="006B32C7" w:rsidDel="0018642F">
          <w:rPr>
            <w:rFonts w:ascii="Cambria" w:hAnsi="Cambria"/>
            <w:sz w:val="28"/>
            <w:szCs w:val="28"/>
          </w:rPr>
          <w:delText xml:space="preserve">However </w:delText>
        </w:r>
        <w:r w:rsidR="00D16351" w:rsidDel="0018642F">
          <w:rPr>
            <w:rFonts w:ascii="Cambria" w:hAnsi="Cambria"/>
            <w:sz w:val="28"/>
            <w:szCs w:val="28"/>
          </w:rPr>
          <w:delText>fond of her assistant</w:delText>
        </w:r>
        <w:r w:rsidR="006B32C7" w:rsidDel="0018642F">
          <w:rPr>
            <w:rFonts w:ascii="Cambria" w:hAnsi="Cambria"/>
            <w:sz w:val="28"/>
            <w:szCs w:val="28"/>
          </w:rPr>
          <w:delText xml:space="preserve"> she was,</w:delText>
        </w:r>
        <w:r w:rsidR="00D16351" w:rsidDel="0018642F">
          <w:rPr>
            <w:rFonts w:ascii="Cambria" w:hAnsi="Cambria"/>
            <w:sz w:val="28"/>
            <w:szCs w:val="28"/>
          </w:rPr>
          <w:delText xml:space="preserve"> she didn’t want</w:delText>
        </w:r>
        <w:r w:rsidR="006F78D5" w:rsidDel="0018642F">
          <w:rPr>
            <w:rFonts w:ascii="Cambria" w:hAnsi="Cambria"/>
            <w:sz w:val="28"/>
            <w:szCs w:val="28"/>
          </w:rPr>
          <w:delText xml:space="preserve"> either of</w:delText>
        </w:r>
        <w:r w:rsidR="00D16351" w:rsidDel="0018642F">
          <w:rPr>
            <w:rFonts w:ascii="Cambria" w:hAnsi="Cambria"/>
            <w:sz w:val="28"/>
            <w:szCs w:val="28"/>
          </w:rPr>
          <w:delText xml:space="preserve"> them around</w:delText>
        </w:r>
        <w:r w:rsidR="006F78D5" w:rsidDel="0018642F">
          <w:rPr>
            <w:rFonts w:ascii="Cambria" w:hAnsi="Cambria"/>
            <w:sz w:val="28"/>
            <w:szCs w:val="28"/>
          </w:rPr>
          <w:delText xml:space="preserve">.  </w:delText>
        </w:r>
      </w:del>
    </w:p>
    <w:p w14:paraId="291EA0E7" w14:textId="08363CE8" w:rsidR="008A52D2" w:rsidRPr="006F78D5" w:rsidRDefault="006B32C7">
      <w:pPr>
        <w:spacing w:line="360" w:lineRule="auto"/>
        <w:contextualSpacing/>
        <w:rPr>
          <w:rFonts w:ascii="Cambria" w:hAnsi="Cambria"/>
          <w:i/>
          <w:iCs/>
          <w:sz w:val="28"/>
          <w:szCs w:val="28"/>
        </w:rPr>
        <w:pPrChange w:id="4709" w:author="Claire S" w:date="2026-06-02T09:38:00Z" w16du:dateUtc="2026-06-02T08:38:00Z">
          <w:pPr>
            <w:spacing w:line="360" w:lineRule="auto"/>
            <w:ind w:firstLine="720"/>
            <w:contextualSpacing/>
          </w:pPr>
        </w:pPrChange>
      </w:pPr>
      <w:del w:id="4710" w:author="Claire S" w:date="2026-06-02T09:38:00Z" w16du:dateUtc="2026-06-02T08:38:00Z">
        <w:r w:rsidDel="006F68F7">
          <w:rPr>
            <w:rFonts w:ascii="Cambria" w:hAnsi="Cambria"/>
            <w:sz w:val="28"/>
            <w:szCs w:val="28"/>
          </w:rPr>
          <w:delText xml:space="preserve">But </w:delText>
        </w:r>
        <w:r w:rsidR="004204C1" w:rsidDel="006F68F7">
          <w:rPr>
            <w:rFonts w:ascii="Cambria" w:hAnsi="Cambria"/>
            <w:sz w:val="28"/>
            <w:szCs w:val="28"/>
          </w:rPr>
          <w:delText>Jackson took care of that too</w:delText>
        </w:r>
      </w:del>
      <w:del w:id="4711" w:author="Claire S" w:date="2026-05-11T13:07:00Z" w16du:dateUtc="2026-05-11T12:07:00Z">
        <w:r w:rsidR="0078289E" w:rsidDel="00A9250D">
          <w:rPr>
            <w:rFonts w:ascii="Cambria" w:hAnsi="Cambria"/>
            <w:sz w:val="28"/>
            <w:szCs w:val="28"/>
          </w:rPr>
          <w:delText xml:space="preserve"> as she smiled demurely from beneath her lash</w:delText>
        </w:r>
        <w:r w:rsidR="00D16351" w:rsidDel="00A9250D">
          <w:rPr>
            <w:rFonts w:ascii="Cambria" w:hAnsi="Cambria"/>
            <w:sz w:val="28"/>
            <w:szCs w:val="28"/>
          </w:rPr>
          <w:delText xml:space="preserve"> extension</w:delText>
        </w:r>
        <w:r w:rsidR="0078289E" w:rsidDel="00A9250D">
          <w:rPr>
            <w:rFonts w:ascii="Cambria" w:hAnsi="Cambria"/>
            <w:sz w:val="28"/>
            <w:szCs w:val="28"/>
          </w:rPr>
          <w:delText>s</w:delText>
        </w:r>
      </w:del>
      <w:del w:id="4712" w:author="Claire S" w:date="2026-06-02T09:38:00Z" w16du:dateUtc="2026-06-02T08:38:00Z">
        <w:r w:rsidR="0078289E" w:rsidDel="006F68F7">
          <w:rPr>
            <w:rFonts w:ascii="Cambria" w:hAnsi="Cambria"/>
            <w:sz w:val="28"/>
            <w:szCs w:val="28"/>
          </w:rPr>
          <w:delText>.</w:delText>
        </w:r>
        <w:r w:rsidR="00087202" w:rsidDel="006F68F7">
          <w:rPr>
            <w:rFonts w:ascii="Cambria" w:hAnsi="Cambria"/>
            <w:sz w:val="28"/>
            <w:szCs w:val="28"/>
          </w:rPr>
          <w:delText xml:space="preserve"> </w:delText>
        </w:r>
      </w:del>
      <w:r w:rsidR="00B621F0">
        <w:rPr>
          <w:rFonts w:ascii="Cambria" w:hAnsi="Cambria"/>
          <w:sz w:val="28"/>
          <w:szCs w:val="28"/>
        </w:rPr>
        <w:t>‘</w:t>
      </w:r>
      <w:commentRangeStart w:id="4713"/>
      <w:r w:rsidR="00B621F0">
        <w:rPr>
          <w:rFonts w:ascii="Cambria" w:hAnsi="Cambria"/>
          <w:sz w:val="28"/>
          <w:szCs w:val="28"/>
        </w:rPr>
        <w:t>Have</w:t>
      </w:r>
      <w:commentRangeEnd w:id="4713"/>
      <w:r w:rsidR="008A33F4">
        <w:rPr>
          <w:rStyle w:val="CommentReference"/>
          <w:rFonts w:ascii="Cambria" w:hAnsi="Cambria"/>
          <w:sz w:val="28"/>
          <w:szCs w:val="28"/>
        </w:rPr>
        <w:commentReference w:id="4713"/>
      </w:r>
      <w:r w:rsidR="00B621F0">
        <w:rPr>
          <w:rFonts w:ascii="Cambria" w:hAnsi="Cambria"/>
          <w:sz w:val="28"/>
          <w:szCs w:val="28"/>
        </w:rPr>
        <w:t xml:space="preserve"> a nightcap on me</w:t>
      </w:r>
      <w:del w:id="4714" w:author="Daisy Watt" w:date="2026-06-19T08:30:00Z" w16du:dateUtc="2026-06-19T07:30:00Z">
        <w:r w:rsidR="00B621F0">
          <w:rPr>
            <w:rFonts w:ascii="Cambria" w:hAnsi="Cambria"/>
            <w:sz w:val="28"/>
            <w:szCs w:val="28"/>
          </w:rPr>
          <w:delText>,</w:delText>
        </w:r>
      </w:del>
      <w:ins w:id="4715" w:author="Daisy Watt" w:date="2026-06-19T08:30:00Z" w16du:dateUtc="2026-06-19T07:30:00Z">
        <w:r w:rsidR="00EA616E">
          <w:rPr>
            <w:rFonts w:ascii="Cambria" w:hAnsi="Cambria"/>
            <w:sz w:val="28"/>
            <w:szCs w:val="28"/>
          </w:rPr>
          <w:t>.</w:t>
        </w:r>
      </w:ins>
      <w:r w:rsidR="00B621F0">
        <w:rPr>
          <w:rFonts w:ascii="Cambria" w:hAnsi="Cambria"/>
          <w:sz w:val="28"/>
          <w:szCs w:val="28"/>
        </w:rPr>
        <w:t xml:space="preserve">’ </w:t>
      </w:r>
      <w:del w:id="4716" w:author="Claire S" w:date="2026-06-02T09:38:00Z" w16du:dateUtc="2026-06-02T08:38:00Z">
        <w:r w:rsidR="00DA1AAE" w:rsidDel="006F68F7">
          <w:rPr>
            <w:rFonts w:ascii="Cambria" w:hAnsi="Cambria"/>
            <w:sz w:val="28"/>
            <w:szCs w:val="28"/>
          </w:rPr>
          <w:delText xml:space="preserve">he </w:delText>
        </w:r>
      </w:del>
      <w:ins w:id="4717" w:author="Claire S" w:date="2026-06-02T09:38:00Z" w16du:dateUtc="2026-06-02T08:38:00Z">
        <w:r w:rsidR="006F68F7">
          <w:rPr>
            <w:rFonts w:ascii="Cambria" w:hAnsi="Cambria"/>
            <w:sz w:val="28"/>
            <w:szCs w:val="28"/>
          </w:rPr>
          <w:t xml:space="preserve">Jackson </w:t>
        </w:r>
      </w:ins>
      <w:r w:rsidR="00B621F0">
        <w:rPr>
          <w:rFonts w:ascii="Cambria" w:hAnsi="Cambria"/>
          <w:sz w:val="28"/>
          <w:szCs w:val="28"/>
        </w:rPr>
        <w:t xml:space="preserve">pressed </w:t>
      </w:r>
      <w:r w:rsidR="00A9097C">
        <w:rPr>
          <w:rFonts w:ascii="Cambria" w:hAnsi="Cambria"/>
          <w:sz w:val="28"/>
          <w:szCs w:val="28"/>
        </w:rPr>
        <w:t>a few</w:t>
      </w:r>
      <w:r w:rsidR="00DA1AAE">
        <w:rPr>
          <w:rFonts w:ascii="Cambria" w:hAnsi="Cambria"/>
          <w:sz w:val="28"/>
          <w:szCs w:val="28"/>
        </w:rPr>
        <w:t xml:space="preserve"> fifties</w:t>
      </w:r>
      <w:r w:rsidR="00B621F0">
        <w:rPr>
          <w:rFonts w:ascii="Cambria" w:hAnsi="Cambria"/>
          <w:sz w:val="28"/>
          <w:szCs w:val="28"/>
        </w:rPr>
        <w:t xml:space="preserve"> into Violet’s hand</w:t>
      </w:r>
      <w:r w:rsidR="00DA1AAE">
        <w:rPr>
          <w:rFonts w:ascii="Cambria" w:hAnsi="Cambria"/>
          <w:sz w:val="28"/>
          <w:szCs w:val="28"/>
        </w:rPr>
        <w:t>.</w:t>
      </w:r>
      <w:r w:rsidR="00D45CA0">
        <w:rPr>
          <w:rFonts w:ascii="Cambria" w:hAnsi="Cambria"/>
          <w:sz w:val="28"/>
          <w:szCs w:val="28"/>
        </w:rPr>
        <w:t xml:space="preserve"> ‘You guys work</w:t>
      </w:r>
      <w:r w:rsidR="00E2128F">
        <w:rPr>
          <w:rFonts w:ascii="Cambria" w:hAnsi="Cambria"/>
          <w:sz w:val="28"/>
          <w:szCs w:val="28"/>
        </w:rPr>
        <w:t xml:space="preserve"> far</w:t>
      </w:r>
      <w:r w:rsidR="00D45CA0">
        <w:rPr>
          <w:rFonts w:ascii="Cambria" w:hAnsi="Cambria"/>
          <w:sz w:val="28"/>
          <w:szCs w:val="28"/>
        </w:rPr>
        <w:t xml:space="preserve"> too hard</w:t>
      </w:r>
      <w:r w:rsidR="00E2128F">
        <w:rPr>
          <w:rFonts w:ascii="Cambria" w:hAnsi="Cambria"/>
          <w:sz w:val="28"/>
          <w:szCs w:val="28"/>
        </w:rPr>
        <w:t xml:space="preserve"> for </w:t>
      </w:r>
      <w:r w:rsidR="000532C3">
        <w:rPr>
          <w:rFonts w:ascii="Cambria" w:hAnsi="Cambria"/>
          <w:sz w:val="28"/>
          <w:szCs w:val="28"/>
        </w:rPr>
        <w:t>our g</w:t>
      </w:r>
      <w:r w:rsidR="00E2128F">
        <w:rPr>
          <w:rFonts w:ascii="Cambria" w:hAnsi="Cambria"/>
          <w:sz w:val="28"/>
          <w:szCs w:val="28"/>
        </w:rPr>
        <w:t>lory</w:t>
      </w:r>
      <w:ins w:id="4718" w:author="Claire S" w:date="2026-06-02T09:38:00Z" w16du:dateUtc="2026-06-02T08:38:00Z">
        <w:r w:rsidR="006F68F7">
          <w:rPr>
            <w:rFonts w:ascii="Cambria" w:hAnsi="Cambria"/>
            <w:sz w:val="28"/>
            <w:szCs w:val="28"/>
          </w:rPr>
          <w:t xml:space="preserve">. </w:t>
        </w:r>
      </w:ins>
      <w:ins w:id="4719" w:author="Claire S" w:date="2026-06-02T18:00:00Z" w16du:dateUtc="2026-06-02T17:00:00Z">
        <w:r w:rsidR="00696C57">
          <w:rPr>
            <w:rFonts w:ascii="Cambria" w:hAnsi="Cambria"/>
            <w:sz w:val="28"/>
            <w:szCs w:val="28"/>
          </w:rPr>
          <w:t>G</w:t>
        </w:r>
      </w:ins>
      <w:ins w:id="4720" w:author="Claire S" w:date="2026-06-02T09:38:00Z" w16du:dateUtc="2026-06-02T08:38:00Z">
        <w:r w:rsidR="006F68F7">
          <w:rPr>
            <w:rFonts w:ascii="Cambria" w:hAnsi="Cambria"/>
            <w:sz w:val="28"/>
            <w:szCs w:val="28"/>
          </w:rPr>
          <w:t>o and have a laugh</w:t>
        </w:r>
      </w:ins>
      <w:r w:rsidR="00D45CA0">
        <w:rPr>
          <w:rFonts w:ascii="Cambria" w:hAnsi="Cambria"/>
          <w:sz w:val="28"/>
          <w:szCs w:val="28"/>
        </w:rPr>
        <w:t>.’</w:t>
      </w:r>
    </w:p>
    <w:p w14:paraId="74DB99A7" w14:textId="2705842F" w:rsidR="00F90678" w:rsidRDefault="008A52D2" w:rsidP="000532C3">
      <w:pPr>
        <w:spacing w:line="360" w:lineRule="auto"/>
        <w:ind w:firstLine="720"/>
        <w:contextualSpacing/>
        <w:rPr>
          <w:rFonts w:ascii="Cambria" w:hAnsi="Cambria"/>
          <w:sz w:val="28"/>
          <w:szCs w:val="28"/>
        </w:rPr>
      </w:pPr>
      <w:r w:rsidRPr="00D2422D">
        <w:rPr>
          <w:rFonts w:ascii="Cambria" w:hAnsi="Cambria"/>
          <w:i/>
          <w:iCs/>
          <w:sz w:val="28"/>
          <w:szCs w:val="28"/>
        </w:rPr>
        <w:t>He</w:t>
      </w:r>
      <w:r w:rsidR="00D2422D" w:rsidRPr="00D2422D">
        <w:rPr>
          <w:rFonts w:ascii="Cambria" w:hAnsi="Cambria"/>
          <w:i/>
          <w:iCs/>
          <w:sz w:val="28"/>
          <w:szCs w:val="28"/>
        </w:rPr>
        <w:t xml:space="preserve">’s such an </w:t>
      </w:r>
      <w:del w:id="4721" w:author="Daisy Watt" w:date="2026-06-19T08:30:00Z" w16du:dateUtc="2026-06-19T07:30:00Z">
        <w:r w:rsidR="00D2422D" w:rsidRPr="00D2422D" w:rsidDel="00A233AF">
          <w:rPr>
            <w:rFonts w:ascii="Cambria" w:hAnsi="Cambria"/>
            <w:i/>
            <w:iCs/>
            <w:sz w:val="28"/>
            <w:szCs w:val="28"/>
          </w:rPr>
          <w:delText>A</w:delText>
        </w:r>
      </w:del>
      <w:ins w:id="4722" w:author="Daisy Watt" w:date="2026-06-19T08:30:00Z" w16du:dateUtc="2026-06-19T07:30:00Z">
        <w:r w:rsidR="00A233AF">
          <w:rPr>
            <w:rFonts w:ascii="Cambria" w:hAnsi="Cambria"/>
            <w:i/>
            <w:iCs/>
            <w:sz w:val="28"/>
            <w:szCs w:val="28"/>
          </w:rPr>
          <w:t>a</w:t>
        </w:r>
      </w:ins>
      <w:r w:rsidR="00D2422D" w:rsidRPr="00D2422D">
        <w:rPr>
          <w:rFonts w:ascii="Cambria" w:hAnsi="Cambria"/>
          <w:i/>
          <w:iCs/>
          <w:sz w:val="28"/>
          <w:szCs w:val="28"/>
        </w:rPr>
        <w:t>lp</w:t>
      </w:r>
      <w:r w:rsidR="00D2422D">
        <w:rPr>
          <w:rFonts w:ascii="Cambria" w:hAnsi="Cambria"/>
          <w:i/>
          <w:iCs/>
          <w:sz w:val="28"/>
          <w:szCs w:val="28"/>
        </w:rPr>
        <w:t>h</w:t>
      </w:r>
      <w:r w:rsidR="00D2422D" w:rsidRPr="00D2422D">
        <w:rPr>
          <w:rFonts w:ascii="Cambria" w:hAnsi="Cambria"/>
          <w:i/>
          <w:iCs/>
          <w:sz w:val="28"/>
          <w:szCs w:val="28"/>
        </w:rPr>
        <w:t>a</w:t>
      </w:r>
      <w:r w:rsidR="00C15C5C">
        <w:rPr>
          <w:rFonts w:ascii="Cambria" w:hAnsi="Cambria"/>
          <w:sz w:val="28"/>
          <w:szCs w:val="28"/>
        </w:rPr>
        <w:t>, thought</w:t>
      </w:r>
      <w:r w:rsidR="00166D35">
        <w:rPr>
          <w:rFonts w:ascii="Cambria" w:hAnsi="Cambria"/>
          <w:sz w:val="28"/>
          <w:szCs w:val="28"/>
        </w:rPr>
        <w:t xml:space="preserve"> Savanna</w:t>
      </w:r>
      <w:ins w:id="4723" w:author="Daisy Watt" w:date="2026-06-19T08:22:00Z" w16du:dateUtc="2026-06-19T07:22:00Z">
        <w:r w:rsidR="00C82A8B">
          <w:rPr>
            <w:rFonts w:ascii="Cambria" w:hAnsi="Cambria"/>
            <w:sz w:val="28"/>
            <w:szCs w:val="28"/>
          </w:rPr>
          <w:t>h</w:t>
        </w:r>
      </w:ins>
      <w:ins w:id="4724" w:author="Claire S" w:date="2026-05-11T13:07:00Z" w16du:dateUtc="2026-05-11T12:07:00Z">
        <w:r w:rsidR="00A9250D">
          <w:rPr>
            <w:rFonts w:ascii="Cambria" w:hAnsi="Cambria"/>
            <w:sz w:val="28"/>
            <w:szCs w:val="28"/>
          </w:rPr>
          <w:t>,</w:t>
        </w:r>
      </w:ins>
      <w:del w:id="4725" w:author="Claire S" w:date="2026-05-11T13:07:00Z" w16du:dateUtc="2026-05-11T12:07:00Z">
        <w:r w:rsidR="00166D35" w:rsidDel="00A9250D">
          <w:rPr>
            <w:rFonts w:ascii="Cambria" w:hAnsi="Cambria"/>
            <w:sz w:val="28"/>
            <w:szCs w:val="28"/>
          </w:rPr>
          <w:delText>h</w:delText>
        </w:r>
      </w:del>
      <w:ins w:id="4726" w:author="Claire S" w:date="2026-05-11T13:07:00Z" w16du:dateUtc="2026-05-11T12:07:00Z">
        <w:r w:rsidR="00A9250D">
          <w:rPr>
            <w:rFonts w:ascii="Cambria" w:hAnsi="Cambria"/>
            <w:sz w:val="28"/>
            <w:szCs w:val="28"/>
          </w:rPr>
          <w:t xml:space="preserve"> smil</w:t>
        </w:r>
      </w:ins>
      <w:ins w:id="4727" w:author="Claire S" w:date="2026-05-11T13:50:00Z" w16du:dateUtc="2026-05-11T12:50:00Z">
        <w:r w:rsidR="00A41135">
          <w:rPr>
            <w:rFonts w:ascii="Cambria" w:hAnsi="Cambria"/>
            <w:sz w:val="28"/>
            <w:szCs w:val="28"/>
          </w:rPr>
          <w:t>ing</w:t>
        </w:r>
      </w:ins>
      <w:ins w:id="4728" w:author="Claire S" w:date="2026-05-11T13:07:00Z" w16du:dateUtc="2026-05-11T12:07:00Z">
        <w:r w:rsidR="00A9250D">
          <w:rPr>
            <w:rFonts w:ascii="Cambria" w:hAnsi="Cambria"/>
            <w:sz w:val="28"/>
            <w:szCs w:val="28"/>
          </w:rPr>
          <w:t xml:space="preserve"> demurely </w:t>
        </w:r>
      </w:ins>
      <w:ins w:id="4729" w:author="Claire S" w:date="2026-05-11T13:50:00Z" w16du:dateUtc="2026-05-11T12:50:00Z">
        <w:r w:rsidR="00A41135">
          <w:rPr>
            <w:rFonts w:ascii="Cambria" w:hAnsi="Cambria"/>
            <w:sz w:val="28"/>
            <w:szCs w:val="28"/>
          </w:rPr>
          <w:t>under</w:t>
        </w:r>
      </w:ins>
      <w:ins w:id="4730" w:author="Claire S" w:date="2026-05-11T13:07:00Z" w16du:dateUtc="2026-05-11T12:07:00Z">
        <w:r w:rsidR="00A9250D">
          <w:rPr>
            <w:rFonts w:ascii="Cambria" w:hAnsi="Cambria"/>
            <w:sz w:val="28"/>
            <w:szCs w:val="28"/>
          </w:rPr>
          <w:t xml:space="preserve"> her lash extensions</w:t>
        </w:r>
      </w:ins>
      <w:del w:id="4731" w:author="Claire S" w:date="2026-05-11T13:50:00Z" w16du:dateUtc="2026-05-11T12:50:00Z">
        <w:r w:rsidR="00C15C5C">
          <w:rPr>
            <w:rFonts w:ascii="Cambria" w:hAnsi="Cambria"/>
            <w:sz w:val="28"/>
            <w:szCs w:val="28"/>
          </w:rPr>
          <w:delText xml:space="preserve">, </w:delText>
        </w:r>
      </w:del>
      <w:del w:id="4732" w:author="Claire S" w:date="2026-05-11T13:07:00Z" w16du:dateUtc="2026-05-11T12:07:00Z">
        <w:r w:rsidR="00166D35" w:rsidDel="00A9250D">
          <w:rPr>
            <w:rFonts w:ascii="Cambria" w:hAnsi="Cambria"/>
            <w:sz w:val="28"/>
            <w:szCs w:val="28"/>
          </w:rPr>
          <w:delText xml:space="preserve">quickly </w:delText>
        </w:r>
      </w:del>
      <w:del w:id="4733" w:author="Claire S" w:date="2026-05-11T13:50:00Z" w16du:dateUtc="2026-05-11T12:50:00Z">
        <w:r w:rsidR="00C15C5C">
          <w:rPr>
            <w:rFonts w:ascii="Cambria" w:hAnsi="Cambria"/>
            <w:sz w:val="28"/>
            <w:szCs w:val="28"/>
          </w:rPr>
          <w:delText>reapplying her lips</w:delText>
        </w:r>
        <w:r w:rsidR="00EB63CD">
          <w:rPr>
            <w:rFonts w:ascii="Cambria" w:hAnsi="Cambria"/>
            <w:sz w:val="28"/>
            <w:szCs w:val="28"/>
          </w:rPr>
          <w:delText>tick</w:delText>
        </w:r>
      </w:del>
      <w:r w:rsidR="00C15C5C">
        <w:rPr>
          <w:rFonts w:ascii="Cambria" w:hAnsi="Cambria"/>
          <w:sz w:val="28"/>
          <w:szCs w:val="28"/>
        </w:rPr>
        <w:t xml:space="preserve"> </w:t>
      </w:r>
      <w:r w:rsidR="00D45CA0">
        <w:rPr>
          <w:rFonts w:ascii="Cambria" w:hAnsi="Cambria"/>
          <w:sz w:val="28"/>
          <w:szCs w:val="28"/>
        </w:rPr>
        <w:t xml:space="preserve">as he </w:t>
      </w:r>
      <w:r w:rsidR="000532C3">
        <w:rPr>
          <w:rFonts w:ascii="Cambria" w:hAnsi="Cambria"/>
          <w:sz w:val="28"/>
          <w:szCs w:val="28"/>
        </w:rPr>
        <w:t>pocketed his roll of money</w:t>
      </w:r>
      <w:r w:rsidR="00C15C5C">
        <w:rPr>
          <w:rFonts w:ascii="Cambria" w:hAnsi="Cambria"/>
          <w:sz w:val="28"/>
          <w:szCs w:val="28"/>
        </w:rPr>
        <w:t>.</w:t>
      </w:r>
      <w:r w:rsidR="00DA1AAE">
        <w:rPr>
          <w:rFonts w:ascii="Cambria" w:hAnsi="Cambria"/>
          <w:sz w:val="28"/>
          <w:szCs w:val="28"/>
        </w:rPr>
        <w:t xml:space="preserve"> </w:t>
      </w:r>
      <w:ins w:id="4734" w:author="Claire S" w:date="2026-07-20T13:58:00Z" w16du:dateUtc="2026-07-20T12:58:00Z">
        <w:r w:rsidR="003D39F7">
          <w:rPr>
            <w:rFonts w:ascii="Cambria" w:hAnsi="Cambria"/>
            <w:sz w:val="28"/>
            <w:szCs w:val="28"/>
          </w:rPr>
          <w:t xml:space="preserve">But she didn’t feel demure anymore; she felt a thrill go through her as she </w:t>
        </w:r>
      </w:ins>
      <w:ins w:id="4735" w:author="Claire S" w:date="2026-07-20T14:09:00Z" w16du:dateUtc="2026-07-20T13:09:00Z">
        <w:r w:rsidR="00C203B6">
          <w:rPr>
            <w:rFonts w:ascii="Cambria" w:hAnsi="Cambria"/>
            <w:sz w:val="28"/>
            <w:szCs w:val="28"/>
          </w:rPr>
          <w:t>watched</w:t>
        </w:r>
      </w:ins>
      <w:ins w:id="4736" w:author="Claire S" w:date="2026-07-20T13:58:00Z" w16du:dateUtc="2026-07-20T12:58:00Z">
        <w:r w:rsidR="003D39F7">
          <w:rPr>
            <w:rFonts w:ascii="Cambria" w:hAnsi="Cambria"/>
            <w:sz w:val="28"/>
            <w:szCs w:val="28"/>
          </w:rPr>
          <w:t xml:space="preserve"> him.</w:t>
        </w:r>
      </w:ins>
    </w:p>
    <w:p w14:paraId="07E6A389" w14:textId="3EE2A4D8" w:rsidR="008A52D2" w:rsidDel="004E287D" w:rsidRDefault="008A52D2">
      <w:pPr>
        <w:spacing w:line="360" w:lineRule="auto"/>
        <w:ind w:firstLine="720"/>
        <w:contextualSpacing/>
        <w:rPr>
          <w:del w:id="4737" w:author="Claire S" w:date="2026-06-02T18:01:00Z" w16du:dateUtc="2026-06-02T17:01:00Z"/>
          <w:rFonts w:ascii="Cambria" w:hAnsi="Cambria"/>
          <w:sz w:val="28"/>
          <w:szCs w:val="28"/>
        </w:rPr>
      </w:pPr>
      <w:r>
        <w:rPr>
          <w:rFonts w:ascii="Cambria" w:hAnsi="Cambria"/>
          <w:sz w:val="28"/>
          <w:szCs w:val="28"/>
        </w:rPr>
        <w:t xml:space="preserve">‘Oh, thanks so much!’ </w:t>
      </w:r>
      <w:r w:rsidR="000532C3">
        <w:rPr>
          <w:rFonts w:ascii="Cambria" w:hAnsi="Cambria"/>
          <w:sz w:val="28"/>
          <w:szCs w:val="28"/>
        </w:rPr>
        <w:t xml:space="preserve">The tiny young woman </w:t>
      </w:r>
      <w:del w:id="4738" w:author="Claire S" w:date="2026-07-20T12:37:00Z" w16du:dateUtc="2026-07-20T11:37:00Z">
        <w:r w:rsidRPr="00EC6FA9" w:rsidDel="00AC0D70">
          <w:rPr>
            <w:rFonts w:ascii="Cambria" w:hAnsi="Cambria"/>
            <w:sz w:val="28"/>
            <w:szCs w:val="28"/>
            <w:highlight w:val="green"/>
            <w:rPrChange w:id="4739" w:author="Daisy Watt" w:date="2026-06-23T12:42:00Z" w16du:dateUtc="2026-06-23T10:42:00Z">
              <w:rPr>
                <w:rFonts w:ascii="Cambria" w:hAnsi="Cambria"/>
                <w:sz w:val="28"/>
                <w:szCs w:val="28"/>
              </w:rPr>
            </w:rPrChange>
          </w:rPr>
          <w:delText>gaz</w:delText>
        </w:r>
        <w:r w:rsidR="00DA1AAE" w:rsidRPr="00EC6FA9" w:rsidDel="00AC0D70">
          <w:rPr>
            <w:rFonts w:ascii="Cambria" w:hAnsi="Cambria"/>
            <w:sz w:val="28"/>
            <w:szCs w:val="28"/>
            <w:highlight w:val="green"/>
            <w:rPrChange w:id="4740" w:author="Daisy Watt" w:date="2026-06-23T12:42:00Z" w16du:dateUtc="2026-06-23T10:42:00Z">
              <w:rPr>
                <w:rFonts w:ascii="Cambria" w:hAnsi="Cambria"/>
                <w:sz w:val="28"/>
                <w:szCs w:val="28"/>
              </w:rPr>
            </w:rPrChange>
          </w:rPr>
          <w:delText>ed</w:delText>
        </w:r>
        <w:r w:rsidR="00DA1AAE" w:rsidDel="00AC0D70">
          <w:rPr>
            <w:rFonts w:ascii="Cambria" w:hAnsi="Cambria"/>
            <w:sz w:val="28"/>
            <w:szCs w:val="28"/>
          </w:rPr>
          <w:delText xml:space="preserve"> </w:delText>
        </w:r>
      </w:del>
      <w:ins w:id="4741" w:author="Claire S" w:date="2026-07-20T14:09:00Z" w16du:dateUtc="2026-07-20T13:09:00Z">
        <w:r w:rsidR="00C203B6">
          <w:rPr>
            <w:rFonts w:ascii="Cambria" w:hAnsi="Cambria"/>
            <w:sz w:val="28"/>
            <w:szCs w:val="28"/>
          </w:rPr>
          <w:t xml:space="preserve">was all </w:t>
        </w:r>
      </w:ins>
      <w:del w:id="4742" w:author="Claire S" w:date="2026-07-20T12:37:00Z" w16du:dateUtc="2026-07-20T11:37:00Z">
        <w:r w:rsidR="00DA1AAE" w:rsidDel="00AC0D70">
          <w:rPr>
            <w:rFonts w:ascii="Cambria" w:hAnsi="Cambria"/>
            <w:sz w:val="28"/>
            <w:szCs w:val="28"/>
          </w:rPr>
          <w:delText>up</w:delText>
        </w:r>
      </w:del>
      <w:del w:id="4743" w:author="Claire S" w:date="2026-07-20T14:09:00Z" w16du:dateUtc="2026-07-20T13:09:00Z">
        <w:r w:rsidR="00DA1AAE" w:rsidDel="00C203B6">
          <w:rPr>
            <w:rFonts w:ascii="Cambria" w:hAnsi="Cambria"/>
            <w:sz w:val="28"/>
            <w:szCs w:val="28"/>
          </w:rPr>
          <w:delText xml:space="preserve"> at the author</w:delText>
        </w:r>
        <w:r w:rsidDel="00C203B6">
          <w:rPr>
            <w:rFonts w:ascii="Cambria" w:hAnsi="Cambria"/>
            <w:sz w:val="28"/>
            <w:szCs w:val="28"/>
          </w:rPr>
          <w:delText xml:space="preserve"> in </w:delText>
        </w:r>
      </w:del>
      <w:r>
        <w:rPr>
          <w:rFonts w:ascii="Cambria" w:hAnsi="Cambria"/>
          <w:sz w:val="28"/>
          <w:szCs w:val="28"/>
        </w:rPr>
        <w:t>surprised gratitude</w:t>
      </w:r>
      <w:r w:rsidR="00692762">
        <w:rPr>
          <w:rFonts w:ascii="Cambria" w:hAnsi="Cambria"/>
          <w:sz w:val="28"/>
          <w:szCs w:val="28"/>
        </w:rPr>
        <w:t>.</w:t>
      </w:r>
      <w:r w:rsidR="00F90678">
        <w:rPr>
          <w:rFonts w:ascii="Cambria" w:hAnsi="Cambria"/>
          <w:sz w:val="28"/>
          <w:szCs w:val="28"/>
        </w:rPr>
        <w:t xml:space="preserve"> </w:t>
      </w:r>
      <w:del w:id="4744" w:author="Claire S" w:date="2026-06-02T18:01:00Z" w16du:dateUtc="2026-06-02T17:01:00Z">
        <w:r w:rsidR="00DA1AAE" w:rsidDel="004E287D">
          <w:rPr>
            <w:rFonts w:ascii="Cambria" w:hAnsi="Cambria"/>
            <w:sz w:val="28"/>
            <w:szCs w:val="28"/>
          </w:rPr>
          <w:delText>‘You</w:delText>
        </w:r>
        <w:r w:rsidDel="004E287D">
          <w:rPr>
            <w:rFonts w:ascii="Cambria" w:hAnsi="Cambria"/>
            <w:sz w:val="28"/>
            <w:szCs w:val="28"/>
          </w:rPr>
          <w:delText>’re sure you</w:delText>
        </w:r>
        <w:r w:rsidR="00DA1AAE" w:rsidDel="004E287D">
          <w:rPr>
            <w:rFonts w:ascii="Cambria" w:hAnsi="Cambria"/>
            <w:sz w:val="28"/>
            <w:szCs w:val="28"/>
          </w:rPr>
          <w:delText xml:space="preserve"> don’t want us to come in</w:delText>
        </w:r>
        <w:r w:rsidDel="004E287D">
          <w:rPr>
            <w:rFonts w:ascii="Cambria" w:hAnsi="Cambria"/>
            <w:sz w:val="28"/>
            <w:szCs w:val="28"/>
          </w:rPr>
          <w:delText xml:space="preserve"> with you</w:delText>
        </w:r>
        <w:r w:rsidR="00DA1AAE" w:rsidDel="004E287D">
          <w:rPr>
            <w:rFonts w:ascii="Cambria" w:hAnsi="Cambria"/>
            <w:sz w:val="28"/>
            <w:szCs w:val="28"/>
          </w:rPr>
          <w:delText>?’</w:delText>
        </w:r>
        <w:r w:rsidR="002856C7" w:rsidDel="004E287D">
          <w:rPr>
            <w:rFonts w:ascii="Cambria" w:hAnsi="Cambria"/>
            <w:sz w:val="28"/>
            <w:szCs w:val="28"/>
          </w:rPr>
          <w:delText xml:space="preserve"> </w:delText>
        </w:r>
      </w:del>
    </w:p>
    <w:p w14:paraId="4C86F481" w14:textId="11D07AE7" w:rsidR="00A9097C" w:rsidDel="004E287D" w:rsidRDefault="00DA1AAE">
      <w:pPr>
        <w:spacing w:line="360" w:lineRule="auto"/>
        <w:ind w:firstLine="720"/>
        <w:contextualSpacing/>
        <w:rPr>
          <w:del w:id="4745" w:author="Claire S" w:date="2026-06-02T18:01:00Z" w16du:dateUtc="2026-06-02T17:01:00Z"/>
          <w:rFonts w:ascii="Cambria" w:hAnsi="Cambria"/>
          <w:sz w:val="28"/>
          <w:szCs w:val="28"/>
        </w:rPr>
      </w:pPr>
      <w:del w:id="4746" w:author="Claire S" w:date="2026-06-02T18:01:00Z" w16du:dateUtc="2026-06-02T17:01:00Z">
        <w:r w:rsidDel="004E287D">
          <w:rPr>
            <w:rFonts w:ascii="Cambria" w:hAnsi="Cambria"/>
            <w:sz w:val="28"/>
            <w:szCs w:val="28"/>
          </w:rPr>
          <w:delText>‘The night’s young</w:delText>
        </w:r>
        <w:r w:rsidR="00E90EE1" w:rsidDel="004E287D">
          <w:rPr>
            <w:rFonts w:ascii="Cambria" w:hAnsi="Cambria"/>
            <w:sz w:val="28"/>
            <w:szCs w:val="28"/>
          </w:rPr>
          <w:delText>,</w:delText>
        </w:r>
        <w:r w:rsidR="00A9097C" w:rsidDel="004E287D">
          <w:rPr>
            <w:rFonts w:ascii="Cambria" w:hAnsi="Cambria"/>
            <w:sz w:val="28"/>
            <w:szCs w:val="28"/>
          </w:rPr>
          <w:delText xml:space="preserve"> </w:delText>
        </w:r>
        <w:r w:rsidR="00EF2B22" w:rsidDel="004E287D">
          <w:rPr>
            <w:rFonts w:ascii="Cambria" w:hAnsi="Cambria"/>
            <w:sz w:val="28"/>
            <w:szCs w:val="28"/>
          </w:rPr>
          <w:delText xml:space="preserve">just </w:delText>
        </w:r>
        <w:r w:rsidR="0031647A" w:rsidDel="004E287D">
          <w:rPr>
            <w:rFonts w:ascii="Cambria" w:hAnsi="Cambria"/>
            <w:sz w:val="28"/>
            <w:szCs w:val="28"/>
          </w:rPr>
          <w:delText>like</w:delText>
        </w:r>
        <w:r w:rsidR="00A9097C" w:rsidDel="004E287D">
          <w:rPr>
            <w:rFonts w:ascii="Cambria" w:hAnsi="Cambria"/>
            <w:sz w:val="28"/>
            <w:szCs w:val="28"/>
          </w:rPr>
          <w:delText xml:space="preserve"> you</w:delText>
        </w:r>
        <w:r w:rsidR="009229AA" w:rsidDel="004E287D">
          <w:rPr>
            <w:rFonts w:ascii="Cambria" w:hAnsi="Cambria"/>
            <w:sz w:val="28"/>
            <w:szCs w:val="28"/>
          </w:rPr>
          <w:delText>,</w:delText>
        </w:r>
        <w:r w:rsidDel="004E287D">
          <w:rPr>
            <w:rFonts w:ascii="Cambria" w:hAnsi="Cambria"/>
            <w:sz w:val="28"/>
            <w:szCs w:val="28"/>
          </w:rPr>
          <w:delText xml:space="preserve">’ Rayne turned away. </w:delText>
        </w:r>
        <w:r w:rsidR="00EF2B22" w:rsidDel="004E287D">
          <w:rPr>
            <w:rFonts w:ascii="Cambria" w:hAnsi="Cambria"/>
            <w:sz w:val="28"/>
            <w:szCs w:val="28"/>
          </w:rPr>
          <w:delText>‘Paint the town red on me.’</w:delText>
        </w:r>
      </w:del>
    </w:p>
    <w:p w14:paraId="1F808F1B" w14:textId="555B80E9" w:rsidR="00BF72CB" w:rsidRDefault="00BF72CB" w:rsidP="004E287D">
      <w:pPr>
        <w:spacing w:line="360" w:lineRule="auto"/>
        <w:ind w:firstLine="720"/>
        <w:contextualSpacing/>
        <w:rPr>
          <w:rFonts w:ascii="Cambria" w:hAnsi="Cambria"/>
          <w:sz w:val="28"/>
          <w:szCs w:val="28"/>
        </w:rPr>
      </w:pPr>
      <w:del w:id="4747" w:author="Claire S" w:date="2026-06-02T18:01:00Z" w16du:dateUtc="2026-06-02T17:01:00Z">
        <w:r w:rsidDel="004E287D">
          <w:rPr>
            <w:rFonts w:ascii="Cambria" w:hAnsi="Cambria"/>
            <w:sz w:val="28"/>
            <w:szCs w:val="28"/>
          </w:rPr>
          <w:delText>‘</w:delText>
        </w:r>
        <w:r w:rsidR="008E725B" w:rsidDel="004E287D">
          <w:rPr>
            <w:rFonts w:ascii="Cambria" w:hAnsi="Cambria"/>
            <w:sz w:val="28"/>
            <w:szCs w:val="28"/>
          </w:rPr>
          <w:delText>Great</w:delText>
        </w:r>
      </w:del>
      <w:del w:id="4748" w:author="Claire S" w:date="2026-05-27T12:00:00Z" w16du:dateUtc="2026-05-27T11:00:00Z">
        <w:r w:rsidR="008E725B" w:rsidDel="009A1AC7">
          <w:rPr>
            <w:rFonts w:ascii="Cambria" w:hAnsi="Cambria"/>
            <w:sz w:val="28"/>
            <w:szCs w:val="28"/>
          </w:rPr>
          <w:delText>!</w:delText>
        </w:r>
      </w:del>
      <w:del w:id="4749" w:author="Claire S" w:date="2026-06-02T18:01:00Z" w16du:dateUtc="2026-06-02T17:01:00Z">
        <w:r w:rsidDel="004E287D">
          <w:rPr>
            <w:rFonts w:ascii="Cambria" w:hAnsi="Cambria"/>
            <w:sz w:val="28"/>
            <w:szCs w:val="28"/>
          </w:rPr>
          <w:delText xml:space="preserve">’ </w:delText>
        </w:r>
      </w:del>
      <w:del w:id="4750" w:author="Claire S" w:date="2026-05-27T12:01:00Z" w16du:dateUtc="2026-05-27T11:01:00Z">
        <w:r w:rsidR="008E725B" w:rsidDel="00B213A8">
          <w:rPr>
            <w:rFonts w:ascii="Cambria" w:hAnsi="Cambria"/>
            <w:sz w:val="28"/>
            <w:szCs w:val="28"/>
          </w:rPr>
          <w:delText>T</w:delText>
        </w:r>
        <w:r w:rsidDel="00B213A8">
          <w:rPr>
            <w:rFonts w:ascii="Cambria" w:hAnsi="Cambria"/>
            <w:sz w:val="28"/>
            <w:szCs w:val="28"/>
          </w:rPr>
          <w:delText>he young woman</w:delText>
        </w:r>
      </w:del>
      <w:del w:id="4751" w:author="Claire S" w:date="2026-06-02T18:01:00Z" w16du:dateUtc="2026-06-02T17:01:00Z">
        <w:r w:rsidDel="004E287D">
          <w:rPr>
            <w:rFonts w:ascii="Cambria" w:hAnsi="Cambria"/>
            <w:sz w:val="28"/>
            <w:szCs w:val="28"/>
          </w:rPr>
          <w:delText xml:space="preserve"> </w:delText>
        </w:r>
      </w:del>
      <w:del w:id="4752" w:author="Claire S" w:date="2026-05-27T12:00:00Z" w16du:dateUtc="2026-05-27T11:00:00Z">
        <w:r w:rsidDel="009A1AC7">
          <w:rPr>
            <w:rFonts w:ascii="Cambria" w:hAnsi="Cambria"/>
            <w:sz w:val="28"/>
            <w:szCs w:val="28"/>
          </w:rPr>
          <w:delText>looked</w:delText>
        </w:r>
      </w:del>
      <w:del w:id="4753" w:author="Claire S" w:date="2026-06-02T18:01:00Z" w16du:dateUtc="2026-06-02T17:01:00Z">
        <w:r w:rsidDel="004E287D">
          <w:rPr>
            <w:rFonts w:ascii="Cambria" w:hAnsi="Cambria"/>
            <w:sz w:val="28"/>
            <w:szCs w:val="28"/>
          </w:rPr>
          <w:delText xml:space="preserve"> </w:delText>
        </w:r>
      </w:del>
      <w:del w:id="4754" w:author="Claire S" w:date="2026-05-27T12:00:00Z" w16du:dateUtc="2026-05-27T11:00:00Z">
        <w:r w:rsidR="005728EC" w:rsidDel="009A1AC7">
          <w:rPr>
            <w:rFonts w:ascii="Cambria" w:hAnsi="Cambria"/>
            <w:sz w:val="28"/>
            <w:szCs w:val="28"/>
          </w:rPr>
          <w:delText xml:space="preserve">both </w:delText>
        </w:r>
        <w:r w:rsidDel="009A1AC7">
          <w:rPr>
            <w:rFonts w:ascii="Cambria" w:hAnsi="Cambria"/>
            <w:sz w:val="28"/>
            <w:szCs w:val="28"/>
          </w:rPr>
          <w:delText xml:space="preserve">surprised and </w:delText>
        </w:r>
      </w:del>
      <w:del w:id="4755" w:author="Claire S" w:date="2026-06-02T18:01:00Z" w16du:dateUtc="2026-06-02T17:01:00Z">
        <w:r w:rsidDel="004E287D">
          <w:rPr>
            <w:rFonts w:ascii="Cambria" w:hAnsi="Cambria"/>
            <w:sz w:val="28"/>
            <w:szCs w:val="28"/>
          </w:rPr>
          <w:delText>delighted.</w:delText>
        </w:r>
      </w:del>
      <w:ins w:id="4756" w:author="Claire S" w:date="2026-05-27T12:00:00Z" w16du:dateUtc="2026-05-27T11:00:00Z">
        <w:r w:rsidR="009A1AC7">
          <w:rPr>
            <w:rFonts w:ascii="Cambria" w:hAnsi="Cambria"/>
            <w:sz w:val="28"/>
            <w:szCs w:val="28"/>
          </w:rPr>
          <w:t>‘That’s so kind.’</w:t>
        </w:r>
      </w:ins>
    </w:p>
    <w:p w14:paraId="00D661B8" w14:textId="439D66E7" w:rsidR="00A6037B" w:rsidRDefault="006F78D5" w:rsidP="006F78D5">
      <w:pPr>
        <w:spacing w:line="360" w:lineRule="auto"/>
        <w:ind w:firstLine="720"/>
        <w:contextualSpacing/>
        <w:rPr>
          <w:rFonts w:ascii="Cambria" w:hAnsi="Cambria"/>
          <w:sz w:val="28"/>
          <w:szCs w:val="28"/>
        </w:rPr>
      </w:pPr>
      <w:r>
        <w:rPr>
          <w:rFonts w:ascii="Cambria" w:hAnsi="Cambria"/>
          <w:sz w:val="28"/>
          <w:szCs w:val="28"/>
        </w:rPr>
        <w:t>‘Have fun, Ish</w:t>
      </w:r>
      <w:ins w:id="4757" w:author="Claire S" w:date="2026-05-27T12:00:00Z" w16du:dateUtc="2026-05-27T11:00:00Z">
        <w:r w:rsidR="009A1AC7">
          <w:rPr>
            <w:rFonts w:ascii="Cambria" w:hAnsi="Cambria"/>
            <w:sz w:val="28"/>
            <w:szCs w:val="28"/>
          </w:rPr>
          <w:t>.</w:t>
        </w:r>
      </w:ins>
      <w:del w:id="4758" w:author="Claire S" w:date="2026-05-27T12:00:00Z" w16du:dateUtc="2026-05-27T11:00:00Z">
        <w:r w:rsidDel="009A1AC7">
          <w:rPr>
            <w:rFonts w:ascii="Cambria" w:hAnsi="Cambria"/>
            <w:sz w:val="28"/>
            <w:szCs w:val="28"/>
          </w:rPr>
          <w:delText>!</w:delText>
        </w:r>
      </w:del>
      <w:r>
        <w:rPr>
          <w:rFonts w:ascii="Cambria" w:hAnsi="Cambria"/>
          <w:sz w:val="28"/>
          <w:szCs w:val="28"/>
        </w:rPr>
        <w:t>’ Savannah blew him a kiss, and</w:t>
      </w:r>
      <w:ins w:id="4759" w:author="Claire S" w:date="2026-06-03T11:24:00Z" w16du:dateUtc="2026-06-03T10:24:00Z">
        <w:r w:rsidR="00B20B19">
          <w:rPr>
            <w:rFonts w:ascii="Cambria" w:hAnsi="Cambria"/>
            <w:sz w:val="28"/>
            <w:szCs w:val="28"/>
          </w:rPr>
          <w:t xml:space="preserve"> w</w:t>
        </w:r>
      </w:ins>
      <w:ins w:id="4760" w:author="Claire S" w:date="2026-06-03T11:25:00Z" w16du:dateUtc="2026-06-03T10:25:00Z">
        <w:r w:rsidR="00B20B19">
          <w:rPr>
            <w:rFonts w:ascii="Cambria" w:hAnsi="Cambria"/>
            <w:sz w:val="28"/>
            <w:szCs w:val="28"/>
          </w:rPr>
          <w:t xml:space="preserve">hen </w:t>
        </w:r>
      </w:ins>
      <w:del w:id="4761" w:author="Claire S" w:date="2026-06-03T11:25:00Z" w16du:dateUtc="2026-06-03T10:25:00Z">
        <w:r w:rsidDel="00B20B19">
          <w:rPr>
            <w:rFonts w:ascii="Cambria" w:hAnsi="Cambria"/>
            <w:sz w:val="28"/>
            <w:szCs w:val="28"/>
          </w:rPr>
          <w:delText xml:space="preserve"> h</w:delText>
        </w:r>
      </w:del>
      <w:ins w:id="4762" w:author="Claire S" w:date="2026-06-03T11:25:00Z" w16du:dateUtc="2026-06-03T10:25:00Z">
        <w:r w:rsidR="00B20B19">
          <w:rPr>
            <w:rFonts w:ascii="Cambria" w:hAnsi="Cambria"/>
            <w:sz w:val="28"/>
            <w:szCs w:val="28"/>
          </w:rPr>
          <w:t>h</w:t>
        </w:r>
      </w:ins>
      <w:r>
        <w:rPr>
          <w:rFonts w:ascii="Cambria" w:hAnsi="Cambria"/>
          <w:sz w:val="28"/>
          <w:szCs w:val="28"/>
        </w:rPr>
        <w:t xml:space="preserve">e </w:t>
      </w:r>
      <w:del w:id="4763" w:author="Claire S" w:date="2026-06-03T11:25:00Z" w16du:dateUtc="2026-06-03T10:25:00Z">
        <w:r w:rsidDel="00B20B19">
          <w:rPr>
            <w:rFonts w:ascii="Cambria" w:hAnsi="Cambria"/>
            <w:sz w:val="28"/>
            <w:szCs w:val="28"/>
          </w:rPr>
          <w:delText xml:space="preserve">sort of </w:delText>
        </w:r>
      </w:del>
      <w:r>
        <w:rPr>
          <w:rFonts w:ascii="Cambria" w:hAnsi="Cambria"/>
          <w:sz w:val="28"/>
          <w:szCs w:val="28"/>
        </w:rPr>
        <w:t>flushed</w:t>
      </w:r>
      <w:ins w:id="4764" w:author="Claire S" w:date="2026-06-03T11:25:00Z" w16du:dateUtc="2026-06-03T10:25:00Z">
        <w:r w:rsidR="00B20B19">
          <w:rPr>
            <w:rFonts w:ascii="Cambria" w:hAnsi="Cambria"/>
            <w:sz w:val="28"/>
            <w:szCs w:val="28"/>
          </w:rPr>
          <w:t>, she smirked.</w:t>
        </w:r>
      </w:ins>
      <w:ins w:id="4765" w:author="Claire S" w:date="2026-07-20T14:14:00Z" w16du:dateUtc="2026-07-20T13:14:00Z">
        <w:r w:rsidR="000358F3">
          <w:rPr>
            <w:rFonts w:ascii="Cambria" w:hAnsi="Cambria"/>
            <w:sz w:val="28"/>
            <w:szCs w:val="28"/>
          </w:rPr>
          <w:t xml:space="preserve"> She </w:t>
        </w:r>
      </w:ins>
      <w:ins w:id="4766" w:author="Claire S" w:date="2026-07-21T09:48:00Z" w16du:dateUtc="2026-07-21T08:48:00Z">
        <w:r w:rsidR="009A31F1">
          <w:rPr>
            <w:rFonts w:ascii="Cambria" w:hAnsi="Cambria"/>
            <w:sz w:val="28"/>
            <w:szCs w:val="28"/>
          </w:rPr>
          <w:t>felt Jackson’s eyes on</w:t>
        </w:r>
      </w:ins>
      <w:ins w:id="4767" w:author="Claire S" w:date="2026-07-20T14:14:00Z" w16du:dateUtc="2026-07-20T13:14:00Z">
        <w:r w:rsidR="000358F3">
          <w:rPr>
            <w:rFonts w:ascii="Cambria" w:hAnsi="Cambria"/>
            <w:sz w:val="28"/>
            <w:szCs w:val="28"/>
          </w:rPr>
          <w:t xml:space="preserve"> her, and she shivered with excitement.</w:t>
        </w:r>
      </w:ins>
      <w:del w:id="4768" w:author="Claire S" w:date="2026-06-03T11:25:00Z" w16du:dateUtc="2026-06-03T10:25:00Z">
        <w:r w:rsidDel="00B20B19">
          <w:rPr>
            <w:rFonts w:ascii="Cambria" w:hAnsi="Cambria"/>
            <w:sz w:val="28"/>
            <w:szCs w:val="28"/>
          </w:rPr>
          <w:delText>.</w:delText>
        </w:r>
      </w:del>
    </w:p>
    <w:p w14:paraId="3891F134" w14:textId="3EA01FE1" w:rsidR="00DA1AAE" w:rsidRDefault="006F78D5" w:rsidP="006F78D5">
      <w:pPr>
        <w:spacing w:line="360" w:lineRule="auto"/>
        <w:ind w:firstLine="720"/>
        <w:contextualSpacing/>
        <w:rPr>
          <w:ins w:id="4769" w:author="Claire S" w:date="2026-06-03T11:03:00Z" w16du:dateUtc="2026-06-03T10:03:00Z"/>
          <w:rFonts w:ascii="Cambria" w:hAnsi="Cambria"/>
          <w:sz w:val="28"/>
          <w:szCs w:val="28"/>
        </w:rPr>
      </w:pPr>
      <w:r>
        <w:rPr>
          <w:rFonts w:ascii="Cambria" w:hAnsi="Cambria"/>
          <w:sz w:val="28"/>
          <w:szCs w:val="28"/>
        </w:rPr>
        <w:t>‘</w:t>
      </w:r>
      <w:del w:id="4770" w:author="Claire S" w:date="2026-06-03T11:25:00Z" w16du:dateUtc="2026-06-03T10:25:00Z">
        <w:r w:rsidDel="00B20B19">
          <w:rPr>
            <w:rFonts w:ascii="Cambria" w:hAnsi="Cambria"/>
            <w:sz w:val="28"/>
            <w:szCs w:val="28"/>
          </w:rPr>
          <w:delText xml:space="preserve">Thanks. </w:delText>
        </w:r>
      </w:del>
      <w:r w:rsidR="00DA1AAE">
        <w:rPr>
          <w:rFonts w:ascii="Cambria" w:hAnsi="Cambria"/>
          <w:sz w:val="28"/>
          <w:szCs w:val="28"/>
        </w:rPr>
        <w:t>C’mon, Vi</w:t>
      </w:r>
      <w:del w:id="4771" w:author="Daisy Watt" w:date="2026-06-19T08:46:00Z" w16du:dateUtc="2026-06-19T07:46:00Z">
        <w:r w:rsidR="00C15C5C">
          <w:rPr>
            <w:rFonts w:ascii="Cambria" w:hAnsi="Cambria"/>
            <w:sz w:val="28"/>
            <w:szCs w:val="28"/>
          </w:rPr>
          <w:delText>,</w:delText>
        </w:r>
      </w:del>
      <w:ins w:id="4772" w:author="Daisy Watt" w:date="2026-06-19T08:46:00Z" w16du:dateUtc="2026-06-19T07:46:00Z">
        <w:r w:rsidR="00672BC8">
          <w:rPr>
            <w:rFonts w:ascii="Cambria" w:hAnsi="Cambria"/>
            <w:sz w:val="28"/>
            <w:szCs w:val="28"/>
          </w:rPr>
          <w:t>.</w:t>
        </w:r>
      </w:ins>
      <w:r w:rsidR="00C15C5C">
        <w:rPr>
          <w:rFonts w:ascii="Cambria" w:hAnsi="Cambria"/>
          <w:sz w:val="28"/>
          <w:szCs w:val="28"/>
        </w:rPr>
        <w:t>’ Ishan took Violet’s arm. ‘</w:t>
      </w:r>
      <w:ins w:id="4773" w:author="Claire S" w:date="2026-06-03T11:16:00Z" w16du:dateUtc="2026-06-03T10:16:00Z">
        <w:r w:rsidR="00F16BBB">
          <w:rPr>
            <w:rFonts w:ascii="Cambria" w:hAnsi="Cambria"/>
            <w:sz w:val="28"/>
            <w:szCs w:val="28"/>
          </w:rPr>
          <w:t>Maude</w:t>
        </w:r>
      </w:ins>
      <w:ins w:id="4774" w:author="Claire S" w:date="2026-06-03T11:25:00Z" w16du:dateUtc="2026-06-03T10:25:00Z">
        <w:r w:rsidR="00B20B19">
          <w:rPr>
            <w:rFonts w:ascii="Cambria" w:hAnsi="Cambria"/>
            <w:sz w:val="28"/>
            <w:szCs w:val="28"/>
          </w:rPr>
          <w:t>’s</w:t>
        </w:r>
      </w:ins>
      <w:ins w:id="4775" w:author="Claire S" w:date="2026-06-03T11:16:00Z" w16du:dateUtc="2026-06-03T10:16:00Z">
        <w:r w:rsidR="00F16BBB">
          <w:rPr>
            <w:rFonts w:ascii="Cambria" w:hAnsi="Cambria"/>
            <w:sz w:val="28"/>
            <w:szCs w:val="28"/>
          </w:rPr>
          <w:t xml:space="preserve"> in town</w:t>
        </w:r>
      </w:ins>
      <w:del w:id="4776" w:author="Claire S" w:date="2026-06-03T11:16:00Z" w16du:dateUtc="2026-06-03T10:16:00Z">
        <w:r w:rsidR="00B66124" w:rsidDel="00F16BBB">
          <w:rPr>
            <w:rFonts w:ascii="Cambria" w:hAnsi="Cambria"/>
            <w:sz w:val="28"/>
            <w:szCs w:val="28"/>
          </w:rPr>
          <w:delText>I know a cool bar</w:delText>
        </w:r>
      </w:del>
      <w:del w:id="4777" w:author="Claire S" w:date="2026-06-02T18:02:00Z" w16du:dateUtc="2026-06-02T17:02:00Z">
        <w:r w:rsidR="00B66124" w:rsidDel="004E287D">
          <w:rPr>
            <w:rFonts w:ascii="Cambria" w:hAnsi="Cambria"/>
            <w:sz w:val="28"/>
            <w:szCs w:val="28"/>
          </w:rPr>
          <w:delText xml:space="preserve"> near</w:delText>
        </w:r>
      </w:del>
      <w:del w:id="4778" w:author="Claire S" w:date="2026-06-02T18:01:00Z" w16du:dateUtc="2026-06-02T17:01:00Z">
        <w:r w:rsidR="00B66124" w:rsidDel="004E287D">
          <w:rPr>
            <w:rFonts w:ascii="Cambria" w:hAnsi="Cambria"/>
            <w:sz w:val="28"/>
            <w:szCs w:val="28"/>
          </w:rPr>
          <w:delText xml:space="preserve"> here</w:delText>
        </w:r>
      </w:del>
      <w:del w:id="4779" w:author="Claire S" w:date="2026-06-03T11:16:00Z" w16du:dateUtc="2026-06-03T10:16:00Z">
        <w:r w:rsidR="001B313A" w:rsidDel="00F16BBB">
          <w:rPr>
            <w:rFonts w:ascii="Cambria" w:hAnsi="Cambria"/>
            <w:sz w:val="28"/>
            <w:szCs w:val="28"/>
          </w:rPr>
          <w:delText xml:space="preserve">, does wicked </w:delText>
        </w:r>
        <w:r w:rsidR="008970FF" w:rsidDel="00F16BBB">
          <w:rPr>
            <w:rFonts w:ascii="Cambria" w:hAnsi="Cambria"/>
            <w:sz w:val="28"/>
            <w:szCs w:val="28"/>
          </w:rPr>
          <w:delText>cocktails</w:delText>
        </w:r>
      </w:del>
      <w:del w:id="4780" w:author="Claire S" w:date="2026-06-02T18:01:00Z" w16du:dateUtc="2026-06-02T17:01:00Z">
        <w:r w:rsidR="00DA1AAE" w:rsidDel="004E287D">
          <w:rPr>
            <w:rFonts w:ascii="Cambria" w:hAnsi="Cambria"/>
            <w:sz w:val="28"/>
            <w:szCs w:val="28"/>
          </w:rPr>
          <w:delText>.</w:delText>
        </w:r>
      </w:del>
      <w:ins w:id="4781" w:author="Claire S" w:date="2026-06-02T18:01:00Z" w16du:dateUtc="2026-06-02T17:01:00Z">
        <w:r w:rsidR="004E287D">
          <w:rPr>
            <w:rFonts w:ascii="Cambria" w:hAnsi="Cambria"/>
            <w:sz w:val="28"/>
            <w:szCs w:val="28"/>
          </w:rPr>
          <w:t xml:space="preserve">. </w:t>
        </w:r>
      </w:ins>
      <w:ins w:id="4782" w:author="Claire S" w:date="2026-05-27T12:01:00Z" w16du:dateUtc="2026-05-27T11:01:00Z">
        <w:r w:rsidR="00B213A8">
          <w:rPr>
            <w:rFonts w:ascii="Cambria" w:hAnsi="Cambria"/>
            <w:sz w:val="28"/>
            <w:szCs w:val="28"/>
          </w:rPr>
          <w:t>I’ll message</w:t>
        </w:r>
      </w:ins>
      <w:ins w:id="4783" w:author="Claire S" w:date="2026-06-02T18:02:00Z" w16du:dateUtc="2026-06-02T17:02:00Z">
        <w:r w:rsidR="004E287D">
          <w:rPr>
            <w:rFonts w:ascii="Cambria" w:hAnsi="Cambria"/>
            <w:sz w:val="28"/>
            <w:szCs w:val="28"/>
          </w:rPr>
          <w:t xml:space="preserve"> her</w:t>
        </w:r>
      </w:ins>
      <w:ins w:id="4784" w:author="Claire S" w:date="2026-06-02T18:01:00Z" w16du:dateUtc="2026-06-02T17:01:00Z">
        <w:r w:rsidR="004E287D">
          <w:rPr>
            <w:rFonts w:ascii="Cambria" w:hAnsi="Cambria"/>
            <w:sz w:val="28"/>
            <w:szCs w:val="28"/>
          </w:rPr>
          <w:t>.</w:t>
        </w:r>
      </w:ins>
      <w:r w:rsidR="00DA1AAE">
        <w:rPr>
          <w:rFonts w:ascii="Cambria" w:hAnsi="Cambria"/>
          <w:sz w:val="28"/>
          <w:szCs w:val="28"/>
        </w:rPr>
        <w:t>’</w:t>
      </w:r>
    </w:p>
    <w:p w14:paraId="7FAEDA41" w14:textId="04F92EEA" w:rsidR="00825D55" w:rsidDel="009E5ADB" w:rsidRDefault="00D711AB" w:rsidP="009E5ADB">
      <w:pPr>
        <w:spacing w:line="360" w:lineRule="auto"/>
        <w:ind w:firstLine="720"/>
        <w:contextualSpacing/>
        <w:rPr>
          <w:del w:id="4785" w:author="Claire S" w:date="2026-06-08T12:53:00Z" w16du:dateUtc="2026-06-08T11:53:00Z"/>
          <w:rFonts w:ascii="Cambria" w:hAnsi="Cambria"/>
          <w:sz w:val="28"/>
          <w:szCs w:val="28"/>
        </w:rPr>
      </w:pPr>
      <w:ins w:id="4786" w:author="Claire S" w:date="2026-06-03T11:16:00Z" w16du:dateUtc="2026-06-03T10:16:00Z">
        <w:r>
          <w:rPr>
            <w:rFonts w:ascii="Cambria" w:hAnsi="Cambria"/>
            <w:sz w:val="28"/>
            <w:szCs w:val="28"/>
          </w:rPr>
          <w:t>Bu</w:t>
        </w:r>
      </w:ins>
      <w:ins w:id="4787" w:author="Claire S" w:date="2026-06-03T11:17:00Z" w16du:dateUtc="2026-06-03T10:17:00Z">
        <w:r>
          <w:rPr>
            <w:rFonts w:ascii="Cambria" w:hAnsi="Cambria"/>
            <w:sz w:val="28"/>
            <w:szCs w:val="28"/>
          </w:rPr>
          <w:t xml:space="preserve">t </w:t>
        </w:r>
      </w:ins>
      <w:ins w:id="4788" w:author="Claire S" w:date="2026-06-03T11:03:00Z" w16du:dateUtc="2026-06-03T10:03:00Z">
        <w:r w:rsidR="00825D55">
          <w:rPr>
            <w:rFonts w:ascii="Cambria" w:hAnsi="Cambria"/>
            <w:sz w:val="28"/>
            <w:szCs w:val="28"/>
          </w:rPr>
          <w:t xml:space="preserve">Savannah </w:t>
        </w:r>
      </w:ins>
      <w:ins w:id="4789" w:author="Claire S" w:date="2026-06-03T11:17:00Z" w16du:dateUtc="2026-06-03T10:17:00Z">
        <w:r>
          <w:rPr>
            <w:rFonts w:ascii="Cambria" w:hAnsi="Cambria"/>
            <w:sz w:val="28"/>
            <w:szCs w:val="28"/>
          </w:rPr>
          <w:t xml:space="preserve">wasn’t listening anymore. When she </w:t>
        </w:r>
      </w:ins>
      <w:ins w:id="4790" w:author="Claire S" w:date="2026-06-03T11:03:00Z" w16du:dateUtc="2026-06-03T10:03:00Z">
        <w:r w:rsidR="00825D55">
          <w:rPr>
            <w:rFonts w:ascii="Cambria" w:hAnsi="Cambria"/>
            <w:sz w:val="28"/>
            <w:szCs w:val="28"/>
          </w:rPr>
          <w:t>had something or someone in her sights, she was like a guided missile</w:t>
        </w:r>
      </w:ins>
      <w:ins w:id="4791" w:author="Daisy Watt" w:date="2026-06-19T08:36:00Z" w16du:dateUtc="2026-06-19T07:36:00Z">
        <w:del w:id="4792" w:author="Claire S" w:date="2026-07-20T14:47:00Z" w16du:dateUtc="2026-07-20T13:47:00Z">
          <w:r w:rsidR="00006D85" w:rsidDel="00E00CB2">
            <w:rPr>
              <w:rFonts w:ascii="Cambria" w:hAnsi="Cambria"/>
              <w:sz w:val="28"/>
              <w:szCs w:val="28"/>
            </w:rPr>
            <w:delText>,</w:delText>
          </w:r>
        </w:del>
      </w:ins>
      <w:ins w:id="4793" w:author="Claire S" w:date="2026-06-03T11:17:00Z" w16du:dateUtc="2026-06-03T10:17:00Z">
        <w:r>
          <w:rPr>
            <w:rFonts w:ascii="Cambria" w:hAnsi="Cambria"/>
            <w:sz w:val="28"/>
            <w:szCs w:val="28"/>
          </w:rPr>
          <w:t xml:space="preserve"> a</w:t>
        </w:r>
      </w:ins>
      <w:ins w:id="4794" w:author="Claire S" w:date="2026-06-03T11:03:00Z" w16du:dateUtc="2026-06-03T10:03:00Z">
        <w:r w:rsidR="00825D55">
          <w:rPr>
            <w:rFonts w:ascii="Cambria" w:hAnsi="Cambria"/>
            <w:sz w:val="28"/>
            <w:szCs w:val="28"/>
          </w:rPr>
          <w:t>nd</w:t>
        </w:r>
      </w:ins>
      <w:ins w:id="4795" w:author="Claire S" w:date="2026-07-20T14:47:00Z" w16du:dateUtc="2026-07-20T13:47:00Z">
        <w:r w:rsidR="00E00CB2">
          <w:rPr>
            <w:rFonts w:ascii="Cambria" w:hAnsi="Cambria"/>
            <w:sz w:val="28"/>
            <w:szCs w:val="28"/>
          </w:rPr>
          <w:t>,</w:t>
        </w:r>
      </w:ins>
      <w:ins w:id="4796" w:author="Daisy Watt" w:date="2026-06-19T08:36:00Z" w16du:dateUtc="2026-06-19T07:36:00Z">
        <w:r w:rsidR="0057682D">
          <w:rPr>
            <w:rFonts w:ascii="Cambria" w:hAnsi="Cambria"/>
            <w:sz w:val="28"/>
            <w:szCs w:val="28"/>
          </w:rPr>
          <w:t xml:space="preserve"> </w:t>
        </w:r>
        <w:commentRangeStart w:id="4797"/>
        <w:r w:rsidR="0057682D">
          <w:rPr>
            <w:rFonts w:ascii="Cambria" w:hAnsi="Cambria"/>
            <w:sz w:val="28"/>
            <w:szCs w:val="28"/>
          </w:rPr>
          <w:t>tonight</w:t>
        </w:r>
      </w:ins>
      <w:ins w:id="4798" w:author="Claire S" w:date="2026-06-03T11:25:00Z" w16du:dateUtc="2026-06-03T10:25:00Z">
        <w:r w:rsidR="004B2B65">
          <w:rPr>
            <w:rFonts w:ascii="Cambria" w:hAnsi="Cambria"/>
            <w:sz w:val="28"/>
            <w:szCs w:val="28"/>
          </w:rPr>
          <w:t>,</w:t>
        </w:r>
      </w:ins>
      <w:ins w:id="4799" w:author="Claire S" w:date="2026-06-03T11:03:00Z" w16du:dateUtc="2026-06-03T10:03:00Z">
        <w:r w:rsidR="00825D55">
          <w:rPr>
            <w:rFonts w:ascii="Cambria" w:hAnsi="Cambria"/>
            <w:sz w:val="28"/>
            <w:szCs w:val="28"/>
          </w:rPr>
          <w:t xml:space="preserve"> </w:t>
        </w:r>
        <w:del w:id="4800" w:author="Daisy Watt" w:date="2026-06-19T08:36:00Z" w16du:dateUtc="2026-06-19T07:36:00Z">
          <w:r w:rsidR="00825D55">
            <w:rPr>
              <w:rFonts w:ascii="Cambria" w:hAnsi="Cambria"/>
              <w:sz w:val="28"/>
              <w:szCs w:val="28"/>
            </w:rPr>
            <w:delText xml:space="preserve">given everything that Dex had taught her </w:delText>
          </w:r>
        </w:del>
      </w:ins>
      <w:ins w:id="4801" w:author="Claire S" w:date="2026-06-03T11:17:00Z" w16du:dateUtc="2026-06-03T10:17:00Z">
        <w:del w:id="4802" w:author="Daisy Watt" w:date="2026-06-19T08:36:00Z" w16du:dateUtc="2026-06-19T07:36:00Z">
          <w:r>
            <w:rPr>
              <w:rFonts w:ascii="Cambria" w:hAnsi="Cambria"/>
              <w:sz w:val="28"/>
              <w:szCs w:val="28"/>
            </w:rPr>
            <w:delText>that</w:delText>
          </w:r>
        </w:del>
      </w:ins>
      <w:ins w:id="4803" w:author="Claire S" w:date="2026-06-03T11:03:00Z" w16du:dateUtc="2026-06-03T10:03:00Z">
        <w:del w:id="4804" w:author="Daisy Watt" w:date="2026-06-19T08:36:00Z" w16du:dateUtc="2026-06-19T07:36:00Z">
          <w:r w:rsidR="00825D55">
            <w:rPr>
              <w:rFonts w:ascii="Cambria" w:hAnsi="Cambria"/>
              <w:sz w:val="28"/>
              <w:szCs w:val="28"/>
            </w:rPr>
            <w:delText xml:space="preserve"> he wanted, </w:delText>
          </w:r>
        </w:del>
        <w:r w:rsidR="00825D55">
          <w:rPr>
            <w:rFonts w:ascii="Cambria" w:hAnsi="Cambria"/>
            <w:sz w:val="28"/>
            <w:szCs w:val="28"/>
          </w:rPr>
          <w:t xml:space="preserve">Jackson Rayne was </w:t>
        </w:r>
        <w:del w:id="4805" w:author="Daisy Watt" w:date="2026-06-19T08:36:00Z" w16du:dateUtc="2026-06-19T07:36:00Z">
          <w:r w:rsidR="00825D55">
            <w:rPr>
              <w:rFonts w:ascii="Cambria" w:hAnsi="Cambria"/>
              <w:sz w:val="28"/>
              <w:szCs w:val="28"/>
            </w:rPr>
            <w:delText>in her sights</w:delText>
          </w:r>
        </w:del>
      </w:ins>
      <w:ins w:id="4806" w:author="Daisy Watt" w:date="2026-06-19T08:36:00Z" w16du:dateUtc="2026-06-19T07:36:00Z">
        <w:r w:rsidR="0057682D">
          <w:rPr>
            <w:rFonts w:ascii="Cambria" w:hAnsi="Cambria"/>
            <w:sz w:val="28"/>
            <w:szCs w:val="28"/>
          </w:rPr>
          <w:t>her target</w:t>
        </w:r>
      </w:ins>
      <w:ins w:id="4807" w:author="Claire S" w:date="2026-06-03T11:03:00Z" w16du:dateUtc="2026-06-03T10:03:00Z">
        <w:r w:rsidR="00825D55">
          <w:rPr>
            <w:rFonts w:ascii="Cambria" w:hAnsi="Cambria"/>
            <w:sz w:val="28"/>
            <w:szCs w:val="28"/>
          </w:rPr>
          <w:t xml:space="preserve">. </w:t>
        </w:r>
      </w:ins>
      <w:commentRangeEnd w:id="4797"/>
      <w:r w:rsidR="00006D85">
        <w:rPr>
          <w:rStyle w:val="CommentReference"/>
          <w:rFonts w:ascii="Cambria" w:hAnsi="Cambria"/>
          <w:sz w:val="28"/>
          <w:szCs w:val="28"/>
        </w:rPr>
        <w:commentReference w:id="4797"/>
      </w:r>
    </w:p>
    <w:p w14:paraId="02E00225" w14:textId="77777777" w:rsidR="009E5ADB" w:rsidRDefault="009E5ADB" w:rsidP="00825D55">
      <w:pPr>
        <w:spacing w:line="360" w:lineRule="auto"/>
        <w:ind w:firstLine="720"/>
        <w:contextualSpacing/>
        <w:rPr>
          <w:ins w:id="4808" w:author="Claire S" w:date="2026-06-08T12:54:00Z" w16du:dateUtc="2026-06-08T11:54:00Z"/>
          <w:rFonts w:ascii="Cambria" w:hAnsi="Cambria"/>
          <w:sz w:val="28"/>
          <w:szCs w:val="28"/>
        </w:rPr>
      </w:pPr>
    </w:p>
    <w:p w14:paraId="29B3C7E1" w14:textId="71B8AF58" w:rsidR="000358F3" w:rsidRDefault="00100DD7" w:rsidP="00443432">
      <w:pPr>
        <w:spacing w:line="360" w:lineRule="auto"/>
        <w:ind w:firstLine="720"/>
        <w:contextualSpacing/>
        <w:rPr>
          <w:ins w:id="4809" w:author="Claire S" w:date="2026-07-20T14:14:00Z" w16du:dateUtc="2026-07-20T13:14:00Z"/>
          <w:rFonts w:ascii="Cambria" w:hAnsi="Cambria"/>
          <w:sz w:val="28"/>
          <w:szCs w:val="28"/>
        </w:rPr>
      </w:pPr>
      <w:ins w:id="4810" w:author="Claire S" w:date="2026-06-02T18:03:00Z" w16du:dateUtc="2026-06-02T17:03:00Z">
        <w:r>
          <w:rPr>
            <w:rFonts w:ascii="Cambria" w:hAnsi="Cambria"/>
            <w:sz w:val="28"/>
            <w:szCs w:val="28"/>
          </w:rPr>
          <w:t xml:space="preserve">Swaying up the stairs into her family’s </w:t>
        </w:r>
      </w:ins>
      <w:ins w:id="4811" w:author="Claire S" w:date="2026-07-20T14:47:00Z" w16du:dateUtc="2026-07-20T13:47:00Z">
        <w:r w:rsidR="00AA192C">
          <w:rPr>
            <w:rFonts w:ascii="Cambria" w:hAnsi="Cambria"/>
            <w:sz w:val="28"/>
            <w:szCs w:val="28"/>
          </w:rPr>
          <w:t>offices</w:t>
        </w:r>
      </w:ins>
      <w:ins w:id="4812" w:author="Claire S" w:date="2026-06-02T18:03:00Z" w16du:dateUtc="2026-06-02T17:03:00Z">
        <w:r>
          <w:rPr>
            <w:rFonts w:ascii="Cambria" w:hAnsi="Cambria"/>
            <w:sz w:val="28"/>
            <w:szCs w:val="28"/>
          </w:rPr>
          <w:t xml:space="preserve">, Savannah </w:t>
        </w:r>
      </w:ins>
      <w:ins w:id="4813" w:author="Claire S" w:date="2026-07-21T09:31:00Z" w16du:dateUtc="2026-07-21T08:31:00Z">
        <w:r w:rsidR="00574353">
          <w:rPr>
            <w:rFonts w:ascii="Cambria" w:hAnsi="Cambria"/>
            <w:sz w:val="28"/>
            <w:szCs w:val="28"/>
          </w:rPr>
          <w:t>only</w:t>
        </w:r>
      </w:ins>
      <w:ins w:id="4814" w:author="Claire S" w:date="2026-07-20T14:10:00Z" w16du:dateUtc="2026-07-20T13:10:00Z">
        <w:r w:rsidR="00C203B6">
          <w:rPr>
            <w:rFonts w:ascii="Cambria" w:hAnsi="Cambria"/>
            <w:sz w:val="28"/>
            <w:szCs w:val="28"/>
          </w:rPr>
          <w:t xml:space="preserve"> </w:t>
        </w:r>
      </w:ins>
      <w:ins w:id="4815" w:author="Claire S" w:date="2026-07-20T14:13:00Z" w16du:dateUtc="2026-07-20T13:13:00Z">
        <w:r w:rsidR="000358F3">
          <w:rPr>
            <w:rFonts w:ascii="Cambria" w:hAnsi="Cambria"/>
            <w:sz w:val="28"/>
            <w:szCs w:val="28"/>
          </w:rPr>
          <w:t>ai</w:t>
        </w:r>
      </w:ins>
      <w:ins w:id="4816" w:author="Claire S" w:date="2026-07-20T14:14:00Z" w16du:dateUtc="2026-07-20T13:14:00Z">
        <w:r w:rsidR="000358F3">
          <w:rPr>
            <w:rFonts w:ascii="Cambria" w:hAnsi="Cambria"/>
            <w:sz w:val="28"/>
            <w:szCs w:val="28"/>
          </w:rPr>
          <w:t xml:space="preserve">m </w:t>
        </w:r>
      </w:ins>
      <w:ins w:id="4817" w:author="Claire S" w:date="2026-07-20T14:10:00Z" w16du:dateUtc="2026-07-20T13:10:00Z">
        <w:r w:rsidR="00C203B6">
          <w:rPr>
            <w:rFonts w:ascii="Cambria" w:hAnsi="Cambria"/>
            <w:sz w:val="28"/>
            <w:szCs w:val="28"/>
          </w:rPr>
          <w:t xml:space="preserve">was to </w:t>
        </w:r>
      </w:ins>
      <w:ins w:id="4818" w:author="Claire S" w:date="2026-07-21T09:31:00Z" w16du:dateUtc="2026-07-21T08:31:00Z">
        <w:r w:rsidR="00574353">
          <w:rPr>
            <w:rFonts w:ascii="Cambria" w:hAnsi="Cambria"/>
            <w:sz w:val="28"/>
            <w:szCs w:val="28"/>
          </w:rPr>
          <w:t>eliminate</w:t>
        </w:r>
      </w:ins>
      <w:ins w:id="4819" w:author="Claire S" w:date="2026-07-20T14:10:00Z" w16du:dateUtc="2026-07-20T13:10:00Z">
        <w:r w:rsidR="00C203B6">
          <w:rPr>
            <w:rFonts w:ascii="Cambria" w:hAnsi="Cambria"/>
            <w:sz w:val="28"/>
            <w:szCs w:val="28"/>
          </w:rPr>
          <w:t xml:space="preserve"> every fear about Dex</w:t>
        </w:r>
      </w:ins>
      <w:ins w:id="4820" w:author="Claire S" w:date="2026-07-20T14:14:00Z" w16du:dateUtc="2026-07-20T13:14:00Z">
        <w:r w:rsidR="000358F3">
          <w:rPr>
            <w:rFonts w:ascii="Cambria" w:hAnsi="Cambria"/>
            <w:sz w:val="28"/>
            <w:szCs w:val="28"/>
          </w:rPr>
          <w:t>’s</w:t>
        </w:r>
      </w:ins>
      <w:ins w:id="4821" w:author="Claire S" w:date="2026-07-20T14:10:00Z" w16du:dateUtc="2026-07-20T13:10:00Z">
        <w:r w:rsidR="00C203B6">
          <w:rPr>
            <w:rFonts w:ascii="Cambria" w:hAnsi="Cambria"/>
            <w:sz w:val="28"/>
            <w:szCs w:val="28"/>
          </w:rPr>
          <w:t xml:space="preserve"> fidelity</w:t>
        </w:r>
      </w:ins>
      <w:ins w:id="4822" w:author="Claire S" w:date="2026-07-20T14:11:00Z" w16du:dateUtc="2026-07-20T13:11:00Z">
        <w:r w:rsidR="00C203B6">
          <w:rPr>
            <w:rFonts w:ascii="Cambria" w:hAnsi="Cambria"/>
            <w:sz w:val="28"/>
            <w:szCs w:val="28"/>
          </w:rPr>
          <w:t>, or the memory of the swaying body</w:t>
        </w:r>
      </w:ins>
      <w:ins w:id="4823" w:author="Claire S" w:date="2026-07-21T09:48:00Z" w16du:dateUtc="2026-07-21T08:48:00Z">
        <w:r w:rsidR="009A31F1">
          <w:rPr>
            <w:rFonts w:ascii="Cambria" w:hAnsi="Cambria"/>
            <w:sz w:val="28"/>
            <w:szCs w:val="28"/>
          </w:rPr>
          <w:t>…</w:t>
        </w:r>
      </w:ins>
      <w:ins w:id="4824" w:author="Claire S" w:date="2026-07-20T14:14:00Z" w16du:dateUtc="2026-07-20T13:14:00Z">
        <w:r w:rsidR="000358F3">
          <w:rPr>
            <w:rFonts w:ascii="Cambria" w:hAnsi="Cambria"/>
            <w:sz w:val="28"/>
            <w:szCs w:val="28"/>
          </w:rPr>
          <w:t xml:space="preserve"> </w:t>
        </w:r>
      </w:ins>
    </w:p>
    <w:p w14:paraId="250081A5" w14:textId="28A3BF96" w:rsidR="00B621F0" w:rsidDel="00F7491B" w:rsidRDefault="000358F3">
      <w:pPr>
        <w:spacing w:line="360" w:lineRule="auto"/>
        <w:ind w:firstLine="720"/>
        <w:contextualSpacing/>
        <w:rPr>
          <w:del w:id="4825" w:author="Claire S" w:date="2026-06-02T18:03:00Z" w16du:dateUtc="2026-06-02T17:03:00Z"/>
          <w:rFonts w:ascii="Cambria" w:hAnsi="Cambria"/>
          <w:sz w:val="28"/>
          <w:szCs w:val="28"/>
        </w:rPr>
        <w:pPrChange w:id="4826" w:author="Claire S" w:date="2026-07-20T14:12:00Z" w16du:dateUtc="2026-07-20T13:12:00Z">
          <w:pPr>
            <w:spacing w:line="360" w:lineRule="auto"/>
            <w:contextualSpacing/>
          </w:pPr>
        </w:pPrChange>
      </w:pPr>
      <w:ins w:id="4827" w:author="Claire S" w:date="2026-07-20T14:14:00Z" w16du:dateUtc="2026-07-20T13:14:00Z">
        <w:r>
          <w:rPr>
            <w:rFonts w:ascii="Cambria" w:hAnsi="Cambria"/>
            <w:sz w:val="28"/>
            <w:szCs w:val="28"/>
          </w:rPr>
          <w:t xml:space="preserve"> </w:t>
        </w:r>
      </w:ins>
      <w:ins w:id="4828" w:author="Claire S" w:date="2026-07-21T09:48:00Z" w16du:dateUtc="2026-07-21T08:48:00Z">
        <w:r w:rsidR="009A31F1">
          <w:rPr>
            <w:rFonts w:ascii="Cambria" w:hAnsi="Cambria"/>
            <w:sz w:val="28"/>
            <w:szCs w:val="28"/>
          </w:rPr>
          <w:t>G</w:t>
        </w:r>
      </w:ins>
      <w:ins w:id="4829" w:author="Claire S" w:date="2026-07-20T14:12:00Z" w16du:dateUtc="2026-07-20T13:12:00Z">
        <w:r w:rsidR="00443432">
          <w:rPr>
            <w:rFonts w:ascii="Cambria" w:hAnsi="Cambria"/>
            <w:sz w:val="28"/>
            <w:szCs w:val="28"/>
          </w:rPr>
          <w:t>ood tequila and J</w:t>
        </w:r>
      </w:ins>
      <w:ins w:id="4830" w:author="Claire S" w:date="2026-07-20T14:11:00Z" w16du:dateUtc="2026-07-20T13:11:00Z">
        <w:r w:rsidR="00C203B6">
          <w:rPr>
            <w:rFonts w:ascii="Cambria" w:hAnsi="Cambria"/>
            <w:sz w:val="28"/>
            <w:szCs w:val="28"/>
          </w:rPr>
          <w:t xml:space="preserve">ackson </w:t>
        </w:r>
      </w:ins>
      <w:ins w:id="4831" w:author="Claire S" w:date="2026-07-20T14:12:00Z" w16du:dateUtc="2026-07-20T13:12:00Z">
        <w:r w:rsidR="00443432">
          <w:rPr>
            <w:rFonts w:ascii="Cambria" w:hAnsi="Cambria"/>
            <w:sz w:val="28"/>
            <w:szCs w:val="28"/>
          </w:rPr>
          <w:t>Rayne</w:t>
        </w:r>
      </w:ins>
      <w:ins w:id="4832" w:author="Claire S" w:date="2026-07-21T09:48:00Z" w16du:dateUtc="2026-07-21T08:48:00Z">
        <w:r w:rsidR="009A31F1">
          <w:rPr>
            <w:rFonts w:ascii="Cambria" w:hAnsi="Cambria"/>
            <w:sz w:val="28"/>
            <w:szCs w:val="28"/>
          </w:rPr>
          <w:t xml:space="preserve"> could help her do that</w:t>
        </w:r>
      </w:ins>
      <w:ins w:id="4833" w:author="Claire S" w:date="2026-07-20T14:12:00Z" w16du:dateUtc="2026-07-20T13:12:00Z">
        <w:r w:rsidR="00443432">
          <w:rPr>
            <w:rFonts w:ascii="Cambria" w:hAnsi="Cambria"/>
            <w:sz w:val="28"/>
            <w:szCs w:val="28"/>
          </w:rPr>
          <w:t>…</w:t>
        </w:r>
      </w:ins>
      <w:del w:id="4834" w:author="Claire S" w:date="2026-06-03T11:18:00Z" w16du:dateUtc="2026-06-03T10:18:00Z">
        <w:r w:rsidR="00504715" w:rsidDel="00F7491B">
          <w:rPr>
            <w:rFonts w:ascii="Cambria" w:hAnsi="Cambria"/>
            <w:sz w:val="28"/>
            <w:szCs w:val="28"/>
          </w:rPr>
          <w:delText xml:space="preserve">Now </w:delText>
        </w:r>
      </w:del>
      <w:del w:id="4835" w:author="Claire S" w:date="2026-06-02T18:03:00Z" w16du:dateUtc="2026-06-02T17:03:00Z">
        <w:r w:rsidR="00504715" w:rsidDel="00100DD7">
          <w:rPr>
            <w:rFonts w:ascii="Cambria" w:hAnsi="Cambria"/>
            <w:sz w:val="28"/>
            <w:szCs w:val="28"/>
          </w:rPr>
          <w:delText xml:space="preserve">Savannah </w:delText>
        </w:r>
      </w:del>
      <w:del w:id="4836" w:author="Claire S" w:date="2026-06-03T11:18:00Z" w16du:dateUtc="2026-06-03T10:18:00Z">
        <w:r w:rsidR="00504715" w:rsidDel="00F7491B">
          <w:rPr>
            <w:rFonts w:ascii="Cambria" w:hAnsi="Cambria"/>
            <w:sz w:val="28"/>
            <w:szCs w:val="28"/>
          </w:rPr>
          <w:delText xml:space="preserve">had the author to herself, </w:delText>
        </w:r>
      </w:del>
      <w:commentRangeStart w:id="4837"/>
      <w:del w:id="4838" w:author="Claire S" w:date="2026-06-02T18:03:00Z" w16du:dateUtc="2026-06-02T17:03:00Z">
        <w:r w:rsidR="00504715" w:rsidDel="00100DD7">
          <w:rPr>
            <w:rFonts w:ascii="Cambria" w:hAnsi="Cambria"/>
            <w:sz w:val="28"/>
            <w:szCs w:val="28"/>
          </w:rPr>
          <w:delText>she</w:delText>
        </w:r>
      </w:del>
      <w:del w:id="4839" w:author="Claire S" w:date="2026-06-02T18:02:00Z" w16du:dateUtc="2026-06-02T17:02:00Z">
        <w:r w:rsidR="00504715" w:rsidDel="004E287D">
          <w:rPr>
            <w:rFonts w:ascii="Cambria" w:hAnsi="Cambria"/>
            <w:sz w:val="28"/>
            <w:szCs w:val="28"/>
          </w:rPr>
          <w:delText xml:space="preserve"> </w:delText>
        </w:r>
        <w:r w:rsidR="008A52D2" w:rsidDel="004E287D">
          <w:rPr>
            <w:rFonts w:ascii="Cambria" w:hAnsi="Cambria"/>
            <w:sz w:val="28"/>
            <w:szCs w:val="28"/>
          </w:rPr>
          <w:delText>didn’t give the</w:delText>
        </w:r>
        <w:r w:rsidR="00C15C5C" w:rsidDel="004E287D">
          <w:rPr>
            <w:rFonts w:ascii="Cambria" w:hAnsi="Cambria"/>
            <w:sz w:val="28"/>
            <w:szCs w:val="28"/>
          </w:rPr>
          <w:delText xml:space="preserve"> pair </w:delText>
        </w:r>
        <w:r w:rsidR="009229AA" w:rsidDel="004E287D">
          <w:rPr>
            <w:rFonts w:ascii="Cambria" w:hAnsi="Cambria"/>
            <w:sz w:val="28"/>
            <w:szCs w:val="28"/>
          </w:rPr>
          <w:delText>another</w:delText>
        </w:r>
        <w:r w:rsidR="008A52D2" w:rsidDel="004E287D">
          <w:rPr>
            <w:rFonts w:ascii="Cambria" w:hAnsi="Cambria"/>
            <w:sz w:val="28"/>
            <w:szCs w:val="28"/>
          </w:rPr>
          <w:delText xml:space="preserve"> thought</w:delText>
        </w:r>
      </w:del>
      <w:del w:id="4840" w:author="Claire S" w:date="2026-05-27T12:11:00Z" w16du:dateUtc="2026-05-27T11:11:00Z">
        <w:r w:rsidR="007C4C7E" w:rsidDel="00425E77">
          <w:rPr>
            <w:rFonts w:ascii="Cambria" w:hAnsi="Cambria"/>
            <w:sz w:val="28"/>
            <w:szCs w:val="28"/>
          </w:rPr>
          <w:delText xml:space="preserve"> as </w:delText>
        </w:r>
        <w:r w:rsidR="00484374" w:rsidDel="00425E77">
          <w:rPr>
            <w:rFonts w:ascii="Cambria" w:hAnsi="Cambria"/>
            <w:sz w:val="28"/>
            <w:szCs w:val="28"/>
          </w:rPr>
          <w:delText xml:space="preserve">she </w:delText>
        </w:r>
        <w:r w:rsidR="00692762" w:rsidDel="00425E77">
          <w:rPr>
            <w:rFonts w:ascii="Cambria" w:hAnsi="Cambria"/>
            <w:sz w:val="28"/>
            <w:szCs w:val="28"/>
          </w:rPr>
          <w:delText xml:space="preserve">swayed her </w:delText>
        </w:r>
        <w:r w:rsidR="00484374" w:rsidDel="00425E77">
          <w:rPr>
            <w:rFonts w:ascii="Cambria" w:hAnsi="Cambria"/>
            <w:sz w:val="28"/>
            <w:szCs w:val="28"/>
          </w:rPr>
          <w:delText>way up the stairs into her family’s</w:delText>
        </w:r>
        <w:r w:rsidR="007C4C7E" w:rsidDel="00425E77">
          <w:rPr>
            <w:rFonts w:ascii="Cambria" w:hAnsi="Cambria"/>
            <w:sz w:val="28"/>
            <w:szCs w:val="28"/>
          </w:rPr>
          <w:delText xml:space="preserve"> building</w:delText>
        </w:r>
      </w:del>
      <w:del w:id="4841" w:author="Claire S" w:date="2026-06-02T18:03:00Z" w16du:dateUtc="2026-06-02T17:03:00Z">
        <w:r w:rsidR="0028565A" w:rsidDel="00100DD7">
          <w:rPr>
            <w:rFonts w:ascii="Cambria" w:hAnsi="Cambria"/>
            <w:sz w:val="28"/>
            <w:szCs w:val="28"/>
          </w:rPr>
          <w:delText xml:space="preserve">. </w:delText>
        </w:r>
      </w:del>
      <w:commentRangeEnd w:id="4837"/>
      <w:del w:id="4842" w:author="Claire S" w:date="2026-07-20T14:10:00Z" w16du:dateUtc="2026-07-20T13:10:00Z">
        <w:r w:rsidR="00F00FAB" w:rsidDel="00C203B6">
          <w:rPr>
            <w:rStyle w:val="CommentReference"/>
            <w:rFonts w:ascii="Cambria" w:hAnsi="Cambria"/>
            <w:sz w:val="28"/>
            <w:szCs w:val="28"/>
          </w:rPr>
          <w:commentReference w:id="4837"/>
        </w:r>
      </w:del>
      <w:del w:id="4843" w:author="Claire S" w:date="2026-05-06T10:56:00Z" w16du:dateUtc="2026-05-06T09:56:00Z">
        <w:r w:rsidR="0028565A">
          <w:rPr>
            <w:rFonts w:ascii="Cambria" w:hAnsi="Cambria"/>
            <w:sz w:val="28"/>
            <w:szCs w:val="28"/>
          </w:rPr>
          <w:delText>S</w:delText>
        </w:r>
      </w:del>
      <w:del w:id="4844" w:author="Claire S" w:date="2026-05-27T12:11:00Z" w16du:dateUtc="2026-05-27T11:11:00Z">
        <w:r w:rsidR="0028565A" w:rsidDel="00425E77">
          <w:rPr>
            <w:rFonts w:ascii="Cambria" w:hAnsi="Cambria"/>
            <w:sz w:val="28"/>
            <w:szCs w:val="28"/>
          </w:rPr>
          <w:delText>he</w:delText>
        </w:r>
        <w:r w:rsidR="00692762" w:rsidDel="00425E77">
          <w:rPr>
            <w:rFonts w:ascii="Cambria" w:hAnsi="Cambria"/>
            <w:sz w:val="28"/>
            <w:szCs w:val="28"/>
          </w:rPr>
          <w:delText xml:space="preserve"> </w:delText>
        </w:r>
      </w:del>
      <w:del w:id="4845" w:author="Claire S" w:date="2026-06-02T18:03:00Z" w16du:dateUtc="2026-06-02T17:03:00Z">
        <w:r w:rsidR="00506AEF" w:rsidDel="00100DD7">
          <w:rPr>
            <w:rFonts w:ascii="Cambria" w:hAnsi="Cambria"/>
            <w:sz w:val="28"/>
            <w:szCs w:val="28"/>
          </w:rPr>
          <w:delText xml:space="preserve">never </w:delText>
        </w:r>
      </w:del>
      <w:del w:id="4846" w:author="Claire S" w:date="2026-05-27T12:12:00Z" w16du:dateUtc="2026-05-27T11:12:00Z">
        <w:r w:rsidR="00506AEF" w:rsidDel="00425E77">
          <w:rPr>
            <w:rFonts w:ascii="Cambria" w:hAnsi="Cambria"/>
            <w:sz w:val="28"/>
            <w:szCs w:val="28"/>
          </w:rPr>
          <w:delText>doubt</w:delText>
        </w:r>
        <w:r w:rsidR="0028565A" w:rsidDel="00425E77">
          <w:rPr>
            <w:rFonts w:ascii="Cambria" w:hAnsi="Cambria"/>
            <w:sz w:val="28"/>
            <w:szCs w:val="28"/>
          </w:rPr>
          <w:delText>ed</w:delText>
        </w:r>
        <w:r w:rsidR="008970FF" w:rsidDel="00425E77">
          <w:rPr>
            <w:rFonts w:ascii="Cambria" w:hAnsi="Cambria"/>
            <w:sz w:val="28"/>
            <w:szCs w:val="28"/>
          </w:rPr>
          <w:delText xml:space="preserve"> </w:delText>
        </w:r>
      </w:del>
      <w:del w:id="4847" w:author="Claire S" w:date="2026-06-02T18:03:00Z" w16du:dateUtc="2026-06-02T17:03:00Z">
        <w:r w:rsidR="008970FF" w:rsidDel="00100DD7">
          <w:rPr>
            <w:rFonts w:ascii="Cambria" w:hAnsi="Cambria"/>
            <w:sz w:val="28"/>
            <w:szCs w:val="28"/>
          </w:rPr>
          <w:delText>for a second</w:delText>
        </w:r>
        <w:r w:rsidR="00692762" w:rsidDel="00100DD7">
          <w:rPr>
            <w:rFonts w:ascii="Cambria" w:hAnsi="Cambria"/>
            <w:sz w:val="28"/>
            <w:szCs w:val="28"/>
          </w:rPr>
          <w:delText xml:space="preserve"> Jackson Rayne </w:delText>
        </w:r>
        <w:r w:rsidR="00506AEF" w:rsidDel="00100DD7">
          <w:rPr>
            <w:rFonts w:ascii="Cambria" w:hAnsi="Cambria"/>
            <w:sz w:val="28"/>
            <w:szCs w:val="28"/>
          </w:rPr>
          <w:delText>would</w:delText>
        </w:r>
        <w:r w:rsidR="00692762" w:rsidDel="00100DD7">
          <w:rPr>
            <w:rFonts w:ascii="Cambria" w:hAnsi="Cambria"/>
            <w:sz w:val="28"/>
            <w:szCs w:val="28"/>
          </w:rPr>
          <w:delText xml:space="preserve"> follow</w:delText>
        </w:r>
        <w:r w:rsidR="007C4C7E" w:rsidDel="00100DD7">
          <w:rPr>
            <w:rFonts w:ascii="Cambria" w:hAnsi="Cambria"/>
            <w:sz w:val="28"/>
            <w:szCs w:val="28"/>
          </w:rPr>
          <w:delText>.</w:delText>
        </w:r>
        <w:r w:rsidR="00B621F0" w:rsidDel="00100DD7">
          <w:rPr>
            <w:rFonts w:ascii="Cambria" w:hAnsi="Cambria"/>
            <w:sz w:val="28"/>
            <w:szCs w:val="28"/>
          </w:rPr>
          <w:delText xml:space="preserve"> </w:delText>
        </w:r>
      </w:del>
    </w:p>
    <w:p w14:paraId="222676DE" w14:textId="13D70656" w:rsidR="008E725B" w:rsidDel="00100DD7" w:rsidRDefault="008E725B">
      <w:pPr>
        <w:spacing w:line="360" w:lineRule="auto"/>
        <w:ind w:firstLine="720"/>
        <w:contextualSpacing/>
        <w:rPr>
          <w:del w:id="4848" w:author="Claire S" w:date="2026-06-02T18:03:00Z" w16du:dateUtc="2026-06-02T17:03:00Z"/>
          <w:rFonts w:ascii="Cambria" w:hAnsi="Cambria"/>
          <w:sz w:val="28"/>
          <w:szCs w:val="28"/>
        </w:rPr>
      </w:pPr>
    </w:p>
    <w:p w14:paraId="34A5FB10" w14:textId="77777777" w:rsidR="000D447F" w:rsidDel="000D3723" w:rsidRDefault="000D447F">
      <w:pPr>
        <w:spacing w:line="360" w:lineRule="auto"/>
        <w:ind w:firstLine="720"/>
        <w:contextualSpacing/>
        <w:rPr>
          <w:del w:id="4849" w:author="Claire S" w:date="2026-06-02T18:04:00Z" w16du:dateUtc="2026-06-02T17:04:00Z"/>
          <w:rFonts w:ascii="Cambria" w:hAnsi="Cambria"/>
          <w:color w:val="EE0000"/>
          <w:sz w:val="28"/>
          <w:szCs w:val="28"/>
        </w:rPr>
        <w:pPrChange w:id="4850" w:author="Claire S" w:date="2026-07-20T14:12:00Z" w16du:dateUtc="2026-07-20T13:12:00Z">
          <w:pPr>
            <w:spacing w:line="360" w:lineRule="auto"/>
            <w:contextualSpacing/>
          </w:pPr>
        </w:pPrChange>
      </w:pPr>
    </w:p>
    <w:p w14:paraId="5643AA04" w14:textId="0F1A4EAE" w:rsidR="000D447F" w:rsidDel="000D3723" w:rsidRDefault="000D447F">
      <w:pPr>
        <w:spacing w:line="360" w:lineRule="auto"/>
        <w:ind w:firstLine="720"/>
        <w:contextualSpacing/>
        <w:rPr>
          <w:del w:id="4851" w:author="Claire S" w:date="2026-06-02T18:04:00Z" w16du:dateUtc="2026-06-02T17:04:00Z"/>
          <w:rFonts w:ascii="Cambria" w:hAnsi="Cambria"/>
          <w:color w:val="EE0000"/>
          <w:sz w:val="28"/>
          <w:szCs w:val="28"/>
        </w:rPr>
        <w:pPrChange w:id="4852" w:author="Claire S" w:date="2026-07-20T14:12:00Z" w16du:dateUtc="2026-07-20T13:12:00Z">
          <w:pPr>
            <w:spacing w:line="360" w:lineRule="auto"/>
            <w:contextualSpacing/>
          </w:pPr>
        </w:pPrChange>
      </w:pPr>
    </w:p>
    <w:p w14:paraId="738CD178" w14:textId="7F491DBB" w:rsidR="000D447F" w:rsidDel="000D3723" w:rsidRDefault="000D447F">
      <w:pPr>
        <w:spacing w:line="360" w:lineRule="auto"/>
        <w:ind w:firstLine="720"/>
        <w:contextualSpacing/>
        <w:rPr>
          <w:del w:id="4853" w:author="Claire S" w:date="2026-06-02T18:04:00Z" w16du:dateUtc="2026-06-02T17:04:00Z"/>
          <w:rFonts w:ascii="Cambria" w:hAnsi="Cambria"/>
          <w:color w:val="EE0000"/>
          <w:sz w:val="28"/>
          <w:szCs w:val="28"/>
        </w:rPr>
        <w:pPrChange w:id="4854" w:author="Claire S" w:date="2026-07-20T14:12:00Z" w16du:dateUtc="2026-07-20T13:12:00Z">
          <w:pPr>
            <w:spacing w:line="360" w:lineRule="auto"/>
            <w:contextualSpacing/>
          </w:pPr>
        </w:pPrChange>
      </w:pPr>
    </w:p>
    <w:p w14:paraId="29641BB5" w14:textId="33069BCD" w:rsidR="000D447F" w:rsidDel="000D3723" w:rsidRDefault="000D447F">
      <w:pPr>
        <w:spacing w:line="360" w:lineRule="auto"/>
        <w:ind w:firstLine="720"/>
        <w:contextualSpacing/>
        <w:rPr>
          <w:del w:id="4855" w:author="Claire S" w:date="2026-06-02T18:04:00Z" w16du:dateUtc="2026-06-02T17:04:00Z"/>
          <w:rFonts w:ascii="Cambria" w:hAnsi="Cambria"/>
          <w:color w:val="EE0000"/>
          <w:sz w:val="28"/>
          <w:szCs w:val="28"/>
        </w:rPr>
        <w:pPrChange w:id="4856" w:author="Claire S" w:date="2026-07-20T14:12:00Z" w16du:dateUtc="2026-07-20T13:12:00Z">
          <w:pPr>
            <w:spacing w:line="360" w:lineRule="auto"/>
            <w:contextualSpacing/>
          </w:pPr>
        </w:pPrChange>
      </w:pPr>
    </w:p>
    <w:p w14:paraId="73AE8652" w14:textId="1F93CD88" w:rsidR="000D447F" w:rsidDel="000D3723" w:rsidRDefault="000D447F">
      <w:pPr>
        <w:spacing w:line="360" w:lineRule="auto"/>
        <w:ind w:firstLine="720"/>
        <w:contextualSpacing/>
        <w:rPr>
          <w:del w:id="4857" w:author="Claire S" w:date="2026-06-02T18:04:00Z" w16du:dateUtc="2026-06-02T17:04:00Z"/>
          <w:rFonts w:ascii="Cambria" w:hAnsi="Cambria"/>
          <w:color w:val="EE0000"/>
          <w:sz w:val="28"/>
          <w:szCs w:val="28"/>
        </w:rPr>
        <w:pPrChange w:id="4858" w:author="Claire S" w:date="2026-07-20T14:12:00Z" w16du:dateUtc="2026-07-20T13:12:00Z">
          <w:pPr>
            <w:spacing w:line="360" w:lineRule="auto"/>
            <w:contextualSpacing/>
          </w:pPr>
        </w:pPrChange>
      </w:pPr>
    </w:p>
    <w:p w14:paraId="584DC984" w14:textId="0440ADE1" w:rsidR="000D447F" w:rsidDel="000D3723" w:rsidRDefault="000D447F">
      <w:pPr>
        <w:spacing w:line="360" w:lineRule="auto"/>
        <w:ind w:firstLine="720"/>
        <w:contextualSpacing/>
        <w:rPr>
          <w:del w:id="4859" w:author="Claire S" w:date="2026-06-02T18:04:00Z" w16du:dateUtc="2026-06-02T17:04:00Z"/>
          <w:rFonts w:ascii="Cambria" w:hAnsi="Cambria"/>
          <w:color w:val="EE0000"/>
          <w:sz w:val="28"/>
          <w:szCs w:val="28"/>
        </w:rPr>
        <w:pPrChange w:id="4860" w:author="Claire S" w:date="2026-07-20T14:12:00Z" w16du:dateUtc="2026-07-20T13:12:00Z">
          <w:pPr>
            <w:spacing w:line="360" w:lineRule="auto"/>
            <w:contextualSpacing/>
          </w:pPr>
        </w:pPrChange>
      </w:pPr>
    </w:p>
    <w:p w14:paraId="08FE98EE" w14:textId="405B518D" w:rsidR="000D447F" w:rsidDel="000D3723" w:rsidRDefault="000D447F">
      <w:pPr>
        <w:spacing w:line="360" w:lineRule="auto"/>
        <w:ind w:firstLine="720"/>
        <w:contextualSpacing/>
        <w:rPr>
          <w:del w:id="4861" w:author="Claire S" w:date="2026-06-02T18:04:00Z" w16du:dateUtc="2026-06-02T17:04:00Z"/>
          <w:rFonts w:ascii="Cambria" w:hAnsi="Cambria"/>
          <w:color w:val="EE0000"/>
          <w:sz w:val="28"/>
          <w:szCs w:val="28"/>
        </w:rPr>
        <w:pPrChange w:id="4862" w:author="Claire S" w:date="2026-07-20T14:12:00Z" w16du:dateUtc="2026-07-20T13:12:00Z">
          <w:pPr>
            <w:spacing w:line="360" w:lineRule="auto"/>
            <w:contextualSpacing/>
          </w:pPr>
        </w:pPrChange>
      </w:pPr>
    </w:p>
    <w:p w14:paraId="1588E290" w14:textId="2299658B" w:rsidR="000D447F" w:rsidDel="000D3723" w:rsidRDefault="000D447F">
      <w:pPr>
        <w:spacing w:line="360" w:lineRule="auto"/>
        <w:ind w:firstLine="720"/>
        <w:contextualSpacing/>
        <w:rPr>
          <w:del w:id="4863" w:author="Claire S" w:date="2026-06-02T18:04:00Z" w16du:dateUtc="2026-06-02T17:04:00Z"/>
          <w:rFonts w:ascii="Cambria" w:hAnsi="Cambria"/>
          <w:color w:val="EE0000"/>
          <w:sz w:val="28"/>
          <w:szCs w:val="28"/>
        </w:rPr>
        <w:pPrChange w:id="4864" w:author="Claire S" w:date="2026-07-20T14:12:00Z" w16du:dateUtc="2026-07-20T13:12:00Z">
          <w:pPr>
            <w:spacing w:line="360" w:lineRule="auto"/>
            <w:contextualSpacing/>
          </w:pPr>
        </w:pPrChange>
      </w:pPr>
    </w:p>
    <w:p w14:paraId="2564D290" w14:textId="71D94E40" w:rsidR="000D447F" w:rsidDel="000D3723" w:rsidRDefault="000D447F">
      <w:pPr>
        <w:spacing w:line="360" w:lineRule="auto"/>
        <w:ind w:firstLine="720"/>
        <w:contextualSpacing/>
        <w:rPr>
          <w:del w:id="4865" w:author="Claire S" w:date="2026-06-02T18:04:00Z" w16du:dateUtc="2026-06-02T17:04:00Z"/>
          <w:rFonts w:ascii="Cambria" w:hAnsi="Cambria"/>
          <w:color w:val="EE0000"/>
          <w:sz w:val="28"/>
          <w:szCs w:val="28"/>
        </w:rPr>
        <w:pPrChange w:id="4866" w:author="Claire S" w:date="2026-07-20T14:12:00Z" w16du:dateUtc="2026-07-20T13:12:00Z">
          <w:pPr>
            <w:spacing w:line="360" w:lineRule="auto"/>
            <w:contextualSpacing/>
          </w:pPr>
        </w:pPrChange>
      </w:pPr>
    </w:p>
    <w:p w14:paraId="07501911" w14:textId="389BD567" w:rsidR="000D447F" w:rsidDel="000D3723" w:rsidRDefault="000D447F">
      <w:pPr>
        <w:spacing w:line="360" w:lineRule="auto"/>
        <w:ind w:firstLine="720"/>
        <w:contextualSpacing/>
        <w:rPr>
          <w:del w:id="4867" w:author="Claire S" w:date="2026-06-02T18:04:00Z" w16du:dateUtc="2026-06-02T17:04:00Z"/>
          <w:rFonts w:ascii="Cambria" w:hAnsi="Cambria"/>
          <w:color w:val="EE0000"/>
          <w:sz w:val="28"/>
          <w:szCs w:val="28"/>
        </w:rPr>
        <w:pPrChange w:id="4868" w:author="Claire S" w:date="2026-07-20T14:12:00Z" w16du:dateUtc="2026-07-20T13:12:00Z">
          <w:pPr>
            <w:spacing w:line="360" w:lineRule="auto"/>
            <w:contextualSpacing/>
          </w:pPr>
        </w:pPrChange>
      </w:pPr>
    </w:p>
    <w:p w14:paraId="399085C8" w14:textId="4D569653" w:rsidR="000D447F" w:rsidDel="000D3723" w:rsidRDefault="000D447F">
      <w:pPr>
        <w:spacing w:line="360" w:lineRule="auto"/>
        <w:ind w:firstLine="720"/>
        <w:contextualSpacing/>
        <w:rPr>
          <w:del w:id="4869" w:author="Claire S" w:date="2026-06-02T18:04:00Z" w16du:dateUtc="2026-06-02T17:04:00Z"/>
          <w:rFonts w:ascii="Cambria" w:hAnsi="Cambria"/>
          <w:color w:val="EE0000"/>
          <w:sz w:val="28"/>
          <w:szCs w:val="28"/>
        </w:rPr>
        <w:pPrChange w:id="4870" w:author="Claire S" w:date="2026-07-20T14:12:00Z" w16du:dateUtc="2026-07-20T13:12:00Z">
          <w:pPr>
            <w:spacing w:line="360" w:lineRule="auto"/>
            <w:contextualSpacing/>
          </w:pPr>
        </w:pPrChange>
      </w:pPr>
    </w:p>
    <w:p w14:paraId="49F63AD9" w14:textId="62931796" w:rsidR="00095858" w:rsidDel="000D3723" w:rsidRDefault="00095858">
      <w:pPr>
        <w:spacing w:line="360" w:lineRule="auto"/>
        <w:ind w:firstLine="720"/>
        <w:contextualSpacing/>
        <w:rPr>
          <w:del w:id="4871" w:author="Claire S" w:date="2026-06-02T18:04:00Z" w16du:dateUtc="2026-06-02T17:04:00Z"/>
          <w:rFonts w:ascii="Cambria" w:hAnsi="Cambria"/>
          <w:color w:val="EE0000"/>
          <w:sz w:val="28"/>
          <w:szCs w:val="28"/>
        </w:rPr>
        <w:pPrChange w:id="4872" w:author="Claire S" w:date="2026-07-20T14:12:00Z" w16du:dateUtc="2026-07-20T13:12:00Z">
          <w:pPr>
            <w:spacing w:line="360" w:lineRule="auto"/>
            <w:contextualSpacing/>
          </w:pPr>
        </w:pPrChange>
      </w:pPr>
    </w:p>
    <w:p w14:paraId="5D678711" w14:textId="77777777" w:rsidR="00601935" w:rsidRDefault="00601935">
      <w:pPr>
        <w:spacing w:line="360" w:lineRule="auto"/>
        <w:ind w:firstLine="720"/>
        <w:contextualSpacing/>
        <w:rPr>
          <w:ins w:id="4873" w:author="Claire S" w:date="2026-05-27T12:12:00Z" w16du:dateUtc="2026-05-27T11:12:00Z"/>
          <w:rFonts w:ascii="Cambria" w:hAnsi="Cambria"/>
          <w:color w:val="EE0000"/>
          <w:sz w:val="28"/>
          <w:szCs w:val="28"/>
        </w:rPr>
        <w:pPrChange w:id="4874" w:author="Claire S" w:date="2026-07-20T14:12:00Z" w16du:dateUtc="2026-07-20T13:12:00Z">
          <w:pPr>
            <w:spacing w:line="360" w:lineRule="auto"/>
            <w:contextualSpacing/>
          </w:pPr>
        </w:pPrChange>
      </w:pPr>
    </w:p>
    <w:p w14:paraId="57934CDB" w14:textId="77777777" w:rsidR="00C203B6" w:rsidRDefault="00C203B6" w:rsidP="00FF2860">
      <w:pPr>
        <w:spacing w:line="360" w:lineRule="auto"/>
        <w:contextualSpacing/>
        <w:rPr>
          <w:ins w:id="4875" w:author="Claire S" w:date="2026-07-20T14:10:00Z" w16du:dateUtc="2026-07-20T13:10:00Z"/>
          <w:rFonts w:ascii="Cambria" w:hAnsi="Cambria"/>
          <w:b/>
          <w:bCs/>
          <w:sz w:val="28"/>
          <w:szCs w:val="28"/>
        </w:rPr>
      </w:pPr>
    </w:p>
    <w:p w14:paraId="7B27DF92" w14:textId="77777777" w:rsidR="00C203B6" w:rsidRDefault="00C203B6" w:rsidP="00FF2860">
      <w:pPr>
        <w:spacing w:line="360" w:lineRule="auto"/>
        <w:contextualSpacing/>
        <w:rPr>
          <w:ins w:id="4876" w:author="Claire S" w:date="2026-07-20T14:10:00Z" w16du:dateUtc="2026-07-20T13:10:00Z"/>
          <w:rFonts w:ascii="Cambria" w:hAnsi="Cambria"/>
          <w:b/>
          <w:bCs/>
          <w:sz w:val="28"/>
          <w:szCs w:val="28"/>
        </w:rPr>
      </w:pPr>
    </w:p>
    <w:p w14:paraId="2A479910" w14:textId="77777777" w:rsidR="00C203B6" w:rsidRDefault="00C203B6" w:rsidP="00FF2860">
      <w:pPr>
        <w:spacing w:line="360" w:lineRule="auto"/>
        <w:contextualSpacing/>
        <w:rPr>
          <w:ins w:id="4877" w:author="Claire S" w:date="2026-07-20T14:10:00Z" w16du:dateUtc="2026-07-20T13:10:00Z"/>
          <w:rFonts w:ascii="Cambria" w:hAnsi="Cambria"/>
          <w:b/>
          <w:bCs/>
          <w:sz w:val="28"/>
          <w:szCs w:val="28"/>
        </w:rPr>
      </w:pPr>
    </w:p>
    <w:p w14:paraId="669ACED5" w14:textId="77777777" w:rsidR="00C203B6" w:rsidRDefault="00C203B6" w:rsidP="00FF2860">
      <w:pPr>
        <w:spacing w:line="360" w:lineRule="auto"/>
        <w:contextualSpacing/>
        <w:rPr>
          <w:ins w:id="4878" w:author="Claire S" w:date="2026-07-20T14:10:00Z" w16du:dateUtc="2026-07-20T13:10:00Z"/>
          <w:rFonts w:ascii="Cambria" w:hAnsi="Cambria"/>
          <w:b/>
          <w:bCs/>
          <w:sz w:val="28"/>
          <w:szCs w:val="28"/>
        </w:rPr>
      </w:pPr>
    </w:p>
    <w:p w14:paraId="241C3E17" w14:textId="77777777" w:rsidR="00C203B6" w:rsidRDefault="00C203B6" w:rsidP="00FF2860">
      <w:pPr>
        <w:spacing w:line="360" w:lineRule="auto"/>
        <w:contextualSpacing/>
        <w:rPr>
          <w:ins w:id="4879" w:author="Claire S" w:date="2026-07-20T14:10:00Z" w16du:dateUtc="2026-07-20T13:10:00Z"/>
          <w:rFonts w:ascii="Cambria" w:hAnsi="Cambria"/>
          <w:b/>
          <w:bCs/>
          <w:sz w:val="28"/>
          <w:szCs w:val="28"/>
        </w:rPr>
      </w:pPr>
    </w:p>
    <w:p w14:paraId="4F045350" w14:textId="77777777" w:rsidR="00C203B6" w:rsidRDefault="00C203B6" w:rsidP="00FF2860">
      <w:pPr>
        <w:spacing w:line="360" w:lineRule="auto"/>
        <w:contextualSpacing/>
        <w:rPr>
          <w:ins w:id="4880" w:author="Claire S" w:date="2026-07-20T14:10:00Z" w16du:dateUtc="2026-07-20T13:10:00Z"/>
          <w:rFonts w:ascii="Cambria" w:hAnsi="Cambria"/>
          <w:b/>
          <w:bCs/>
          <w:sz w:val="28"/>
          <w:szCs w:val="28"/>
        </w:rPr>
      </w:pPr>
    </w:p>
    <w:p w14:paraId="533CF8FB" w14:textId="77777777" w:rsidR="00C203B6" w:rsidRDefault="00C203B6" w:rsidP="00FF2860">
      <w:pPr>
        <w:spacing w:line="360" w:lineRule="auto"/>
        <w:contextualSpacing/>
        <w:rPr>
          <w:ins w:id="4881" w:author="Claire S" w:date="2026-07-20T14:10:00Z" w16du:dateUtc="2026-07-20T13:10:00Z"/>
          <w:rFonts w:ascii="Cambria" w:hAnsi="Cambria"/>
          <w:b/>
          <w:bCs/>
          <w:sz w:val="28"/>
          <w:szCs w:val="28"/>
        </w:rPr>
      </w:pPr>
    </w:p>
    <w:p w14:paraId="5F966FC4" w14:textId="77777777" w:rsidR="00C203B6" w:rsidRDefault="00C203B6" w:rsidP="00FF2860">
      <w:pPr>
        <w:spacing w:line="360" w:lineRule="auto"/>
        <w:contextualSpacing/>
        <w:rPr>
          <w:ins w:id="4882" w:author="Claire S" w:date="2026-07-20T14:10:00Z" w16du:dateUtc="2026-07-20T13:10:00Z"/>
          <w:rFonts w:ascii="Cambria" w:hAnsi="Cambria"/>
          <w:b/>
          <w:bCs/>
          <w:sz w:val="28"/>
          <w:szCs w:val="28"/>
        </w:rPr>
      </w:pPr>
    </w:p>
    <w:p w14:paraId="2C52CF04" w14:textId="77777777" w:rsidR="00C203B6" w:rsidRDefault="00C203B6" w:rsidP="00FF2860">
      <w:pPr>
        <w:spacing w:line="360" w:lineRule="auto"/>
        <w:contextualSpacing/>
        <w:rPr>
          <w:ins w:id="4883" w:author="Claire S" w:date="2026-07-20T14:10:00Z" w16du:dateUtc="2026-07-20T13:10:00Z"/>
          <w:rFonts w:ascii="Cambria" w:hAnsi="Cambria"/>
          <w:b/>
          <w:bCs/>
          <w:sz w:val="28"/>
          <w:szCs w:val="28"/>
        </w:rPr>
      </w:pPr>
    </w:p>
    <w:p w14:paraId="3FBD1CF3" w14:textId="77777777" w:rsidR="00C203B6" w:rsidRDefault="00C203B6" w:rsidP="00FF2860">
      <w:pPr>
        <w:spacing w:line="360" w:lineRule="auto"/>
        <w:contextualSpacing/>
        <w:rPr>
          <w:ins w:id="4884" w:author="Claire S" w:date="2026-07-20T14:11:00Z" w16du:dateUtc="2026-07-20T13:11:00Z"/>
          <w:rFonts w:ascii="Cambria" w:hAnsi="Cambria"/>
          <w:b/>
          <w:bCs/>
          <w:sz w:val="28"/>
          <w:szCs w:val="28"/>
        </w:rPr>
      </w:pPr>
    </w:p>
    <w:p w14:paraId="4D4E9445" w14:textId="77777777" w:rsidR="00443432" w:rsidRDefault="00443432" w:rsidP="00FF2860">
      <w:pPr>
        <w:spacing w:line="360" w:lineRule="auto"/>
        <w:contextualSpacing/>
        <w:rPr>
          <w:ins w:id="4885" w:author="Claire S" w:date="2026-07-20T14:11:00Z" w16du:dateUtc="2026-07-20T13:11:00Z"/>
          <w:rFonts w:ascii="Cambria" w:hAnsi="Cambria"/>
          <w:b/>
          <w:bCs/>
          <w:sz w:val="28"/>
          <w:szCs w:val="28"/>
        </w:rPr>
      </w:pPr>
    </w:p>
    <w:p w14:paraId="68A22D45" w14:textId="77777777" w:rsidR="00443432" w:rsidRDefault="00443432" w:rsidP="00FF2860">
      <w:pPr>
        <w:spacing w:line="360" w:lineRule="auto"/>
        <w:contextualSpacing/>
        <w:rPr>
          <w:ins w:id="4886" w:author="Claire S" w:date="2026-07-20T14:11:00Z" w16du:dateUtc="2026-07-20T13:11:00Z"/>
          <w:rFonts w:ascii="Cambria" w:hAnsi="Cambria"/>
          <w:b/>
          <w:bCs/>
          <w:sz w:val="28"/>
          <w:szCs w:val="28"/>
        </w:rPr>
      </w:pPr>
    </w:p>
    <w:p w14:paraId="4BE2FFFF" w14:textId="77777777" w:rsidR="00443432" w:rsidRDefault="00443432" w:rsidP="00FF2860">
      <w:pPr>
        <w:spacing w:line="360" w:lineRule="auto"/>
        <w:contextualSpacing/>
        <w:rPr>
          <w:ins w:id="4887" w:author="Claire S" w:date="2026-07-20T14:11:00Z" w16du:dateUtc="2026-07-20T13:11:00Z"/>
          <w:rFonts w:ascii="Cambria" w:hAnsi="Cambria"/>
          <w:b/>
          <w:bCs/>
          <w:sz w:val="28"/>
          <w:szCs w:val="28"/>
        </w:rPr>
      </w:pPr>
    </w:p>
    <w:p w14:paraId="004C412F" w14:textId="77777777" w:rsidR="00443432" w:rsidRDefault="00443432" w:rsidP="00FF2860">
      <w:pPr>
        <w:spacing w:line="360" w:lineRule="auto"/>
        <w:contextualSpacing/>
        <w:rPr>
          <w:ins w:id="4888" w:author="Claire S" w:date="2026-07-20T14:11:00Z" w16du:dateUtc="2026-07-20T13:11:00Z"/>
          <w:rFonts w:ascii="Cambria" w:hAnsi="Cambria"/>
          <w:b/>
          <w:bCs/>
          <w:sz w:val="28"/>
          <w:szCs w:val="28"/>
        </w:rPr>
      </w:pPr>
    </w:p>
    <w:p w14:paraId="6C07A548" w14:textId="77777777" w:rsidR="00443432" w:rsidRDefault="00443432" w:rsidP="00FF2860">
      <w:pPr>
        <w:spacing w:line="360" w:lineRule="auto"/>
        <w:contextualSpacing/>
        <w:rPr>
          <w:ins w:id="4889" w:author="Claire S" w:date="2026-07-20T14:11:00Z" w16du:dateUtc="2026-07-20T13:11:00Z"/>
          <w:rFonts w:ascii="Cambria" w:hAnsi="Cambria"/>
          <w:b/>
          <w:bCs/>
          <w:sz w:val="28"/>
          <w:szCs w:val="28"/>
        </w:rPr>
      </w:pPr>
    </w:p>
    <w:p w14:paraId="64C897D8" w14:textId="77777777" w:rsidR="00443432" w:rsidRDefault="00443432" w:rsidP="00FF2860">
      <w:pPr>
        <w:spacing w:line="360" w:lineRule="auto"/>
        <w:contextualSpacing/>
        <w:rPr>
          <w:ins w:id="4890" w:author="Claire S" w:date="2026-07-20T14:11:00Z" w16du:dateUtc="2026-07-20T13:11:00Z"/>
          <w:rFonts w:ascii="Cambria" w:hAnsi="Cambria"/>
          <w:b/>
          <w:bCs/>
          <w:sz w:val="28"/>
          <w:szCs w:val="28"/>
        </w:rPr>
      </w:pPr>
    </w:p>
    <w:p w14:paraId="1359892B" w14:textId="77777777" w:rsidR="00443432" w:rsidRDefault="00443432" w:rsidP="00FF2860">
      <w:pPr>
        <w:spacing w:line="360" w:lineRule="auto"/>
        <w:contextualSpacing/>
        <w:rPr>
          <w:ins w:id="4891" w:author="Claire S" w:date="2026-07-20T14:11:00Z" w16du:dateUtc="2026-07-20T13:11:00Z"/>
          <w:rFonts w:ascii="Cambria" w:hAnsi="Cambria"/>
          <w:b/>
          <w:bCs/>
          <w:sz w:val="28"/>
          <w:szCs w:val="28"/>
        </w:rPr>
      </w:pPr>
    </w:p>
    <w:p w14:paraId="77D3081B" w14:textId="77777777" w:rsidR="00443432" w:rsidRDefault="00443432" w:rsidP="00FF2860">
      <w:pPr>
        <w:spacing w:line="360" w:lineRule="auto"/>
        <w:contextualSpacing/>
        <w:rPr>
          <w:ins w:id="4892" w:author="Claire S" w:date="2026-07-20T14:11:00Z" w16du:dateUtc="2026-07-20T13:11:00Z"/>
          <w:rFonts w:ascii="Cambria" w:hAnsi="Cambria"/>
          <w:b/>
          <w:bCs/>
          <w:sz w:val="28"/>
          <w:szCs w:val="28"/>
        </w:rPr>
      </w:pPr>
    </w:p>
    <w:p w14:paraId="4E94EBCF" w14:textId="77777777" w:rsidR="00443432" w:rsidRDefault="00443432" w:rsidP="00FF2860">
      <w:pPr>
        <w:spacing w:line="360" w:lineRule="auto"/>
        <w:contextualSpacing/>
        <w:rPr>
          <w:ins w:id="4893" w:author="Claire S" w:date="2026-07-20T14:11:00Z" w16du:dateUtc="2026-07-20T13:11:00Z"/>
          <w:rFonts w:ascii="Cambria" w:hAnsi="Cambria"/>
          <w:b/>
          <w:bCs/>
          <w:sz w:val="28"/>
          <w:szCs w:val="28"/>
        </w:rPr>
      </w:pPr>
    </w:p>
    <w:p w14:paraId="77195094" w14:textId="77777777" w:rsidR="00443432" w:rsidRDefault="00443432" w:rsidP="00FF2860">
      <w:pPr>
        <w:spacing w:line="360" w:lineRule="auto"/>
        <w:contextualSpacing/>
        <w:rPr>
          <w:ins w:id="4894" w:author="Claire S" w:date="2026-07-20T14:11:00Z" w16du:dateUtc="2026-07-20T13:11:00Z"/>
          <w:rFonts w:ascii="Cambria" w:hAnsi="Cambria"/>
          <w:b/>
          <w:bCs/>
          <w:sz w:val="28"/>
          <w:szCs w:val="28"/>
        </w:rPr>
      </w:pPr>
    </w:p>
    <w:p w14:paraId="71A0ED83" w14:textId="77777777" w:rsidR="000358F3" w:rsidRDefault="000358F3" w:rsidP="00FF2860">
      <w:pPr>
        <w:spacing w:line="360" w:lineRule="auto"/>
        <w:contextualSpacing/>
        <w:rPr>
          <w:ins w:id="4895" w:author="Claire S" w:date="2026-07-20T14:10:00Z" w16du:dateUtc="2026-07-20T13:10:00Z"/>
          <w:rFonts w:ascii="Cambria" w:hAnsi="Cambria"/>
          <w:b/>
          <w:bCs/>
          <w:sz w:val="28"/>
          <w:szCs w:val="28"/>
        </w:rPr>
      </w:pPr>
    </w:p>
    <w:p w14:paraId="3E1D3EC2" w14:textId="77777777" w:rsidR="009A31F1" w:rsidRDefault="009A31F1" w:rsidP="00FF2860">
      <w:pPr>
        <w:spacing w:line="360" w:lineRule="auto"/>
        <w:contextualSpacing/>
        <w:rPr>
          <w:ins w:id="4896" w:author="Claire S" w:date="2026-07-21T09:49:00Z" w16du:dateUtc="2026-07-21T08:49:00Z"/>
          <w:rFonts w:ascii="Cambria" w:hAnsi="Cambria"/>
          <w:b/>
          <w:bCs/>
          <w:sz w:val="28"/>
          <w:szCs w:val="28"/>
        </w:rPr>
      </w:pPr>
    </w:p>
    <w:p w14:paraId="0BADB541" w14:textId="77777777" w:rsidR="009A31F1" w:rsidRDefault="009A31F1" w:rsidP="00FF2860">
      <w:pPr>
        <w:spacing w:line="360" w:lineRule="auto"/>
        <w:contextualSpacing/>
        <w:rPr>
          <w:ins w:id="4897" w:author="Claire S" w:date="2026-07-21T09:49:00Z" w16du:dateUtc="2026-07-21T08:49:00Z"/>
          <w:rFonts w:ascii="Cambria" w:hAnsi="Cambria"/>
          <w:b/>
          <w:bCs/>
          <w:sz w:val="28"/>
          <w:szCs w:val="28"/>
        </w:rPr>
      </w:pPr>
    </w:p>
    <w:p w14:paraId="2948FF70" w14:textId="77777777" w:rsidR="009A31F1" w:rsidRDefault="009A31F1" w:rsidP="00FF2860">
      <w:pPr>
        <w:spacing w:line="360" w:lineRule="auto"/>
        <w:contextualSpacing/>
        <w:rPr>
          <w:ins w:id="4898" w:author="Claire S" w:date="2026-07-21T09:49:00Z" w16du:dateUtc="2026-07-21T08:49:00Z"/>
          <w:rFonts w:ascii="Cambria" w:hAnsi="Cambria"/>
          <w:b/>
          <w:bCs/>
          <w:sz w:val="28"/>
          <w:szCs w:val="28"/>
        </w:rPr>
      </w:pPr>
    </w:p>
    <w:p w14:paraId="08AE1147" w14:textId="17EAE467" w:rsidR="00FF2860" w:rsidRDefault="00FF2860" w:rsidP="00FF2860">
      <w:pPr>
        <w:spacing w:line="360" w:lineRule="auto"/>
        <w:contextualSpacing/>
        <w:rPr>
          <w:ins w:id="4899" w:author="Claire S" w:date="2026-05-27T12:12:00Z" w16du:dateUtc="2026-05-27T11:12:00Z"/>
          <w:rFonts w:ascii="Cambria" w:hAnsi="Cambria"/>
          <w:b/>
          <w:bCs/>
          <w:sz w:val="28"/>
          <w:szCs w:val="28"/>
        </w:rPr>
      </w:pPr>
      <w:ins w:id="4900" w:author="Claire S" w:date="2026-05-27T12:12:00Z" w16du:dateUtc="2026-05-27T11:12:00Z">
        <w:r w:rsidRPr="007310B9">
          <w:rPr>
            <w:rFonts w:ascii="Cambria" w:hAnsi="Cambria"/>
            <w:b/>
            <w:bCs/>
            <w:sz w:val="28"/>
            <w:szCs w:val="28"/>
          </w:rPr>
          <w:t xml:space="preserve">CHAPTER </w:t>
        </w:r>
        <w:r>
          <w:rPr>
            <w:rFonts w:ascii="Cambria" w:hAnsi="Cambria"/>
            <w:b/>
            <w:bCs/>
            <w:sz w:val="28"/>
            <w:szCs w:val="28"/>
          </w:rPr>
          <w:t>6</w:t>
        </w:r>
      </w:ins>
    </w:p>
    <w:p w14:paraId="18D9926F" w14:textId="602E2453" w:rsidR="00FF2860" w:rsidRDefault="00F52CA0" w:rsidP="00FF2860">
      <w:pPr>
        <w:spacing w:line="360" w:lineRule="auto"/>
        <w:contextualSpacing/>
        <w:rPr>
          <w:ins w:id="4901" w:author="Claire S" w:date="2026-05-27T12:12:00Z" w16du:dateUtc="2026-05-27T11:12:00Z"/>
          <w:rFonts w:ascii="Cambria" w:hAnsi="Cambria"/>
          <w:b/>
          <w:bCs/>
          <w:sz w:val="28"/>
          <w:szCs w:val="28"/>
        </w:rPr>
      </w:pPr>
      <w:ins w:id="4902" w:author="Claire S" w:date="2026-08-04T13:46:00Z" w16du:dateUtc="2026-08-04T12:46:00Z">
        <w:r>
          <w:rPr>
            <w:rFonts w:ascii="Cambria" w:hAnsi="Cambria"/>
            <w:b/>
            <w:bCs/>
            <w:sz w:val="28"/>
            <w:szCs w:val="28"/>
          </w:rPr>
          <w:t xml:space="preserve">THE STRANGER: </w:t>
        </w:r>
      </w:ins>
      <w:ins w:id="4903" w:author="Claire S" w:date="2026-07-24T12:35:00Z" w16du:dateUtc="2026-07-24T11:35:00Z">
        <w:r w:rsidR="00F53552">
          <w:rPr>
            <w:rFonts w:ascii="Cambria" w:hAnsi="Cambria"/>
            <w:b/>
            <w:bCs/>
            <w:sz w:val="28"/>
            <w:szCs w:val="28"/>
          </w:rPr>
          <w:t>SATURDAY NIGHT</w:t>
        </w:r>
      </w:ins>
      <w:ins w:id="4904" w:author="Claire S" w:date="2026-05-27T12:12:00Z" w16du:dateUtc="2026-05-27T11:12:00Z">
        <w:del w:id="4905" w:author="Daisy Watt" w:date="2026-06-19T08:46:00Z" w16du:dateUtc="2026-06-19T07:46:00Z">
          <w:r w:rsidR="00FF2860">
            <w:rPr>
              <w:rFonts w:ascii="Cambria" w:hAnsi="Cambria"/>
              <w:b/>
              <w:bCs/>
              <w:sz w:val="28"/>
              <w:szCs w:val="28"/>
            </w:rPr>
            <w:delText xml:space="preserve">SAT NIGHT </w:delText>
          </w:r>
        </w:del>
      </w:ins>
    </w:p>
    <w:p w14:paraId="6DD3644B" w14:textId="72D7B81B" w:rsidR="00FF2860" w:rsidRDefault="00FF2860" w:rsidP="00FF2860">
      <w:pPr>
        <w:spacing w:line="360" w:lineRule="auto"/>
        <w:contextualSpacing/>
        <w:rPr>
          <w:ins w:id="4906" w:author="Claire S" w:date="2026-05-27T12:12:00Z" w16du:dateUtc="2026-05-27T11:12:00Z"/>
          <w:rFonts w:ascii="Cambria" w:hAnsi="Cambria"/>
          <w:sz w:val="28"/>
          <w:szCs w:val="28"/>
        </w:rPr>
      </w:pPr>
      <w:commentRangeStart w:id="4907"/>
      <w:ins w:id="4908" w:author="Claire S" w:date="2026-05-27T12:12:00Z" w16du:dateUtc="2026-05-27T11:12:00Z">
        <w:r w:rsidRPr="0033724C">
          <w:rPr>
            <w:rFonts w:ascii="Cambria" w:hAnsi="Cambria"/>
            <w:sz w:val="28"/>
            <w:szCs w:val="28"/>
          </w:rPr>
          <w:t xml:space="preserve">As the </w:t>
        </w:r>
      </w:ins>
      <w:ins w:id="4909" w:author="Claire S" w:date="2026-07-20T14:45:00Z" w16du:dateUtc="2026-07-20T13:45:00Z">
        <w:r w:rsidR="007D42CB">
          <w:rPr>
            <w:rFonts w:ascii="Cambria" w:hAnsi="Cambria"/>
            <w:sz w:val="28"/>
            <w:szCs w:val="28"/>
          </w:rPr>
          <w:t xml:space="preserve">woman dressed </w:t>
        </w:r>
      </w:ins>
      <w:ins w:id="4910" w:author="Claire S" w:date="2026-07-20T14:47:00Z" w16du:dateUtc="2026-07-20T13:47:00Z">
        <w:r w:rsidR="00AA192C">
          <w:rPr>
            <w:rFonts w:ascii="Cambria" w:hAnsi="Cambria"/>
            <w:sz w:val="28"/>
            <w:szCs w:val="28"/>
          </w:rPr>
          <w:t>in silver trot</w:t>
        </w:r>
      </w:ins>
      <w:ins w:id="4911" w:author="Claire S" w:date="2026-07-20T14:48:00Z" w16du:dateUtc="2026-07-20T13:48:00Z">
        <w:r w:rsidR="00AA192C">
          <w:rPr>
            <w:rFonts w:ascii="Cambria" w:hAnsi="Cambria"/>
            <w:sz w:val="28"/>
            <w:szCs w:val="28"/>
          </w:rPr>
          <w:t>ted</w:t>
        </w:r>
      </w:ins>
      <w:ins w:id="4912" w:author="Claire S" w:date="2026-07-20T14:45:00Z" w16du:dateUtc="2026-07-20T13:45:00Z">
        <w:r w:rsidR="007D42CB">
          <w:rPr>
            <w:rFonts w:ascii="Cambria" w:hAnsi="Cambria"/>
            <w:sz w:val="28"/>
            <w:szCs w:val="28"/>
          </w:rPr>
          <w:t xml:space="preserve"> into </w:t>
        </w:r>
      </w:ins>
      <w:ins w:id="4913" w:author="Claire S" w:date="2026-07-20T14:46:00Z" w16du:dateUtc="2026-07-20T13:46:00Z">
        <w:r w:rsidR="007D42CB">
          <w:rPr>
            <w:rFonts w:ascii="Cambria" w:hAnsi="Cambria"/>
            <w:sz w:val="28"/>
            <w:szCs w:val="28"/>
          </w:rPr>
          <w:t>t</w:t>
        </w:r>
      </w:ins>
      <w:ins w:id="4914" w:author="Claire S" w:date="2026-05-27T12:12:00Z" w16du:dateUtc="2026-05-27T11:12:00Z">
        <w:r>
          <w:rPr>
            <w:rFonts w:ascii="Cambria" w:hAnsi="Cambria"/>
            <w:sz w:val="28"/>
            <w:szCs w:val="28"/>
          </w:rPr>
          <w:t>he splendid Langley building</w:t>
        </w:r>
      </w:ins>
      <w:ins w:id="4915" w:author="Claire S" w:date="2026-07-20T14:46:00Z" w16du:dateUtc="2026-07-20T13:46:00Z">
        <w:r w:rsidR="007D42CB">
          <w:rPr>
            <w:rFonts w:ascii="Cambria" w:hAnsi="Cambria"/>
            <w:sz w:val="28"/>
            <w:szCs w:val="28"/>
          </w:rPr>
          <w:t>, followed</w:t>
        </w:r>
      </w:ins>
      <w:ins w:id="4916" w:author="Claire S" w:date="2026-07-20T14:48:00Z" w16du:dateUtc="2026-07-20T13:48:00Z">
        <w:r w:rsidR="00AA192C">
          <w:rPr>
            <w:rFonts w:ascii="Cambria" w:hAnsi="Cambria"/>
            <w:sz w:val="28"/>
            <w:szCs w:val="28"/>
          </w:rPr>
          <w:t xml:space="preserve"> closely</w:t>
        </w:r>
      </w:ins>
      <w:ins w:id="4917" w:author="Claire S" w:date="2026-07-20T14:46:00Z" w16du:dateUtc="2026-07-20T13:46:00Z">
        <w:r w:rsidR="007D42CB">
          <w:rPr>
            <w:rFonts w:ascii="Cambria" w:hAnsi="Cambria"/>
            <w:sz w:val="28"/>
            <w:szCs w:val="28"/>
          </w:rPr>
          <w:t xml:space="preserve"> by a man in a tux</w:t>
        </w:r>
      </w:ins>
      <w:ins w:id="4918" w:author="Claire S" w:date="2026-05-27T12:12:00Z" w16du:dateUtc="2026-05-27T11:12:00Z">
        <w:r w:rsidRPr="0033724C">
          <w:rPr>
            <w:rFonts w:ascii="Cambria" w:hAnsi="Cambria"/>
            <w:sz w:val="28"/>
            <w:szCs w:val="28"/>
          </w:rPr>
          <w:t>,</w:t>
        </w:r>
      </w:ins>
      <w:commentRangeEnd w:id="4907"/>
      <w:r w:rsidR="00465547" w:rsidRPr="0033724C">
        <w:rPr>
          <w:rStyle w:val="CommentReference"/>
          <w:rFonts w:ascii="Cambria" w:hAnsi="Cambria"/>
          <w:sz w:val="28"/>
          <w:szCs w:val="28"/>
        </w:rPr>
        <w:commentReference w:id="4907"/>
      </w:r>
      <w:ins w:id="4919" w:author="Claire S" w:date="2026-05-27T12:12:00Z" w16du:dateUtc="2026-05-27T11:12:00Z">
        <w:r w:rsidRPr="0033724C">
          <w:rPr>
            <w:rFonts w:ascii="Cambria" w:hAnsi="Cambria"/>
            <w:sz w:val="28"/>
            <w:szCs w:val="28"/>
          </w:rPr>
          <w:t xml:space="preserve"> the figure s</w:t>
        </w:r>
        <w:r>
          <w:rPr>
            <w:rFonts w:ascii="Cambria" w:hAnsi="Cambria"/>
            <w:sz w:val="28"/>
            <w:szCs w:val="28"/>
          </w:rPr>
          <w:t xml:space="preserve">tubbed out </w:t>
        </w:r>
        <w:del w:id="4920" w:author="Daisy Watt" w:date="2026-06-19T08:48:00Z" w16du:dateUtc="2026-06-19T07:48:00Z">
          <w:r>
            <w:rPr>
              <w:rFonts w:ascii="Cambria" w:hAnsi="Cambria"/>
              <w:sz w:val="28"/>
              <w:szCs w:val="28"/>
            </w:rPr>
            <w:delText>its</w:delText>
          </w:r>
        </w:del>
      </w:ins>
      <w:ins w:id="4921" w:author="Daisy Watt" w:date="2026-06-19T10:09:00Z" w16du:dateUtc="2026-06-19T09:09:00Z">
        <w:r w:rsidR="008D4F94">
          <w:rPr>
            <w:rFonts w:ascii="Cambria" w:hAnsi="Cambria"/>
            <w:sz w:val="28"/>
            <w:szCs w:val="28"/>
          </w:rPr>
          <w:t>his</w:t>
        </w:r>
      </w:ins>
      <w:ins w:id="4922" w:author="Claire S" w:date="2026-05-27T12:12:00Z" w16du:dateUtc="2026-05-27T11:12:00Z">
        <w:r>
          <w:rPr>
            <w:rFonts w:ascii="Cambria" w:hAnsi="Cambria"/>
            <w:sz w:val="28"/>
            <w:szCs w:val="28"/>
          </w:rPr>
          <w:t xml:space="preserve"> cigarette and s</w:t>
        </w:r>
        <w:r w:rsidRPr="0033724C">
          <w:rPr>
            <w:rFonts w:ascii="Cambria" w:hAnsi="Cambria"/>
            <w:sz w:val="28"/>
            <w:szCs w:val="28"/>
          </w:rPr>
          <w:t>tepped back into the shadows.</w:t>
        </w:r>
      </w:ins>
    </w:p>
    <w:p w14:paraId="61BB8562" w14:textId="4EFD1DC9" w:rsidR="00FF2860" w:rsidRDefault="00FF2860" w:rsidP="00FF2860">
      <w:pPr>
        <w:spacing w:line="360" w:lineRule="auto"/>
        <w:contextualSpacing/>
        <w:rPr>
          <w:ins w:id="4923" w:author="Claire S" w:date="2026-05-27T12:12:00Z" w16du:dateUtc="2026-05-27T11:12:00Z"/>
          <w:rFonts w:ascii="Cambria" w:hAnsi="Cambria"/>
          <w:sz w:val="28"/>
          <w:szCs w:val="28"/>
        </w:rPr>
      </w:pPr>
      <w:ins w:id="4924" w:author="Claire S" w:date="2026-05-27T12:12:00Z" w16du:dateUtc="2026-05-27T11:12:00Z">
        <w:r>
          <w:rPr>
            <w:rFonts w:ascii="Cambria" w:hAnsi="Cambria"/>
            <w:sz w:val="28"/>
            <w:szCs w:val="28"/>
          </w:rPr>
          <w:tab/>
          <w:t>It was good to have had a heads</w:t>
        </w:r>
      </w:ins>
      <w:ins w:id="4925" w:author="Claire S" w:date="2026-07-21T09:49:00Z" w16du:dateUtc="2026-07-21T08:49:00Z">
        <w:r w:rsidR="00AD1005">
          <w:rPr>
            <w:rFonts w:ascii="Cambria" w:hAnsi="Cambria"/>
            <w:sz w:val="28"/>
            <w:szCs w:val="28"/>
          </w:rPr>
          <w:t>-</w:t>
        </w:r>
      </w:ins>
      <w:ins w:id="4926" w:author="Daisy Watt" w:date="2026-06-19T09:59:00Z" w16du:dateUtc="2026-06-19T08:59:00Z">
        <w:del w:id="4927" w:author="Claire S" w:date="2026-07-21T09:49:00Z" w16du:dateUtc="2026-07-21T08:49:00Z">
          <w:r w:rsidR="00CF061F" w:rsidDel="00AD1005">
            <w:rPr>
              <w:rFonts w:ascii="Cambria" w:hAnsi="Cambria"/>
              <w:sz w:val="28"/>
              <w:szCs w:val="28"/>
            </w:rPr>
            <w:delText xml:space="preserve"> </w:delText>
          </w:r>
        </w:del>
      </w:ins>
      <w:ins w:id="4928" w:author="Claire S" w:date="2026-05-27T12:12:00Z" w16du:dateUtc="2026-05-27T11:12:00Z">
        <w:del w:id="4929" w:author="Daisy Watt" w:date="2026-06-19T09:59:00Z" w16du:dateUtc="2026-06-19T08:59:00Z">
          <w:r>
            <w:rPr>
              <w:rFonts w:ascii="Cambria" w:hAnsi="Cambria"/>
              <w:sz w:val="28"/>
              <w:szCs w:val="28"/>
            </w:rPr>
            <w:delText>-</w:delText>
          </w:r>
        </w:del>
        <w:r>
          <w:rPr>
            <w:rFonts w:ascii="Cambria" w:hAnsi="Cambria"/>
            <w:sz w:val="28"/>
            <w:szCs w:val="28"/>
          </w:rPr>
          <w:t>up; the text that had come through about half hour ago had given him time to hire the Lime bike and cross the city swiftly.</w:t>
        </w:r>
      </w:ins>
    </w:p>
    <w:p w14:paraId="71F8EF45" w14:textId="77777777" w:rsidR="00FF2860" w:rsidRDefault="00FF2860" w:rsidP="00FF2860">
      <w:pPr>
        <w:spacing w:line="360" w:lineRule="auto"/>
        <w:contextualSpacing/>
        <w:rPr>
          <w:ins w:id="4930" w:author="Claire S" w:date="2026-05-27T12:12:00Z" w16du:dateUtc="2026-05-27T11:12:00Z"/>
          <w:rFonts w:ascii="Cambria" w:hAnsi="Cambria"/>
          <w:sz w:val="28"/>
          <w:szCs w:val="28"/>
        </w:rPr>
      </w:pPr>
      <w:ins w:id="4931" w:author="Claire S" w:date="2026-05-27T12:12:00Z" w16du:dateUtc="2026-05-27T11:12:00Z">
        <w:r>
          <w:rPr>
            <w:rFonts w:ascii="Cambria" w:hAnsi="Cambria"/>
            <w:sz w:val="28"/>
            <w:szCs w:val="28"/>
          </w:rPr>
          <w:tab/>
          <w:t>What havoc might this whole venture wreak?</w:t>
        </w:r>
      </w:ins>
    </w:p>
    <w:p w14:paraId="76000EC4" w14:textId="77777777" w:rsidR="00FF2860" w:rsidRDefault="00FF2860" w:rsidP="00FF2860">
      <w:pPr>
        <w:spacing w:line="360" w:lineRule="auto"/>
        <w:contextualSpacing/>
        <w:rPr>
          <w:ins w:id="4932" w:author="Claire S" w:date="2026-05-27T12:12:00Z" w16du:dateUtc="2026-05-27T11:12:00Z"/>
          <w:rFonts w:ascii="Cambria" w:hAnsi="Cambria"/>
          <w:sz w:val="28"/>
          <w:szCs w:val="28"/>
        </w:rPr>
      </w:pPr>
      <w:ins w:id="4933" w:author="Claire S" w:date="2026-05-27T12:12:00Z" w16du:dateUtc="2026-05-27T11:12:00Z">
        <w:r>
          <w:rPr>
            <w:rFonts w:ascii="Cambria" w:hAnsi="Cambria"/>
            <w:sz w:val="28"/>
            <w:szCs w:val="28"/>
          </w:rPr>
          <w:tab/>
          <w:t>A lot, most probably – that was the plan.</w:t>
        </w:r>
      </w:ins>
    </w:p>
    <w:p w14:paraId="7B437A33" w14:textId="7F44020D" w:rsidR="00FF2860" w:rsidRDefault="00FF2860" w:rsidP="00FF2860">
      <w:pPr>
        <w:spacing w:line="360" w:lineRule="auto"/>
        <w:contextualSpacing/>
        <w:rPr>
          <w:ins w:id="4934" w:author="Claire S" w:date="2026-05-27T12:12:00Z" w16du:dateUtc="2026-05-27T11:12:00Z"/>
          <w:rFonts w:ascii="Cambria" w:hAnsi="Cambria"/>
          <w:sz w:val="28"/>
          <w:szCs w:val="28"/>
        </w:rPr>
      </w:pPr>
      <w:ins w:id="4935" w:author="Claire S" w:date="2026-05-27T12:12:00Z" w16du:dateUtc="2026-05-27T11:12:00Z">
        <w:r>
          <w:rPr>
            <w:rFonts w:ascii="Cambria" w:hAnsi="Cambria"/>
            <w:sz w:val="28"/>
            <w:szCs w:val="28"/>
          </w:rPr>
          <w:tab/>
          <w:t xml:space="preserve">On his phone, he had a copy of The List, and he didn’t give a toss, to be honest, about the destruction; it was all about starting the game. </w:t>
        </w:r>
      </w:ins>
      <w:ins w:id="4936" w:author="Claire S" w:date="2026-07-20T14:48:00Z" w16du:dateUtc="2026-07-20T13:48:00Z">
        <w:r w:rsidR="00E63C1A">
          <w:rPr>
            <w:rFonts w:ascii="Cambria" w:hAnsi="Cambria"/>
            <w:sz w:val="28"/>
            <w:szCs w:val="28"/>
          </w:rPr>
          <w:t xml:space="preserve"> Life had dealt him an unfair hand</w:t>
        </w:r>
      </w:ins>
      <w:commentRangeStart w:id="4937"/>
      <w:ins w:id="4938" w:author="Claire S" w:date="2026-05-27T12:12:00Z" w16du:dateUtc="2026-05-27T11:12:00Z">
        <w:r>
          <w:rPr>
            <w:rFonts w:ascii="Cambria" w:hAnsi="Cambria"/>
            <w:sz w:val="28"/>
            <w:szCs w:val="28"/>
          </w:rPr>
          <w:t>,</w:t>
        </w:r>
      </w:ins>
      <w:commentRangeEnd w:id="4937"/>
      <w:r w:rsidR="008D4F94">
        <w:rPr>
          <w:rStyle w:val="CommentReference"/>
          <w:rFonts w:ascii="Cambria" w:hAnsi="Cambria"/>
          <w:sz w:val="28"/>
          <w:szCs w:val="28"/>
        </w:rPr>
        <w:commentReference w:id="4937"/>
      </w:r>
      <w:ins w:id="4939" w:author="Claire S" w:date="2026-05-27T12:12:00Z" w16du:dateUtc="2026-05-27T11:12:00Z">
        <w:r>
          <w:rPr>
            <w:rFonts w:ascii="Cambria" w:hAnsi="Cambria"/>
            <w:sz w:val="28"/>
            <w:szCs w:val="28"/>
          </w:rPr>
          <w:t xml:space="preserve"> but now he’d been given the chance to even things up.</w:t>
        </w:r>
      </w:ins>
    </w:p>
    <w:p w14:paraId="66B3E040" w14:textId="77777777" w:rsidR="00FF2860" w:rsidRDefault="00FF2860" w:rsidP="00FF2860">
      <w:pPr>
        <w:spacing w:line="360" w:lineRule="auto"/>
        <w:ind w:firstLine="720"/>
        <w:contextualSpacing/>
        <w:rPr>
          <w:ins w:id="4940" w:author="Claire S" w:date="2026-05-27T12:12:00Z" w16du:dateUtc="2026-05-27T11:12:00Z"/>
          <w:rFonts w:ascii="Cambria" w:hAnsi="Cambria"/>
          <w:sz w:val="28"/>
          <w:szCs w:val="28"/>
        </w:rPr>
      </w:pPr>
      <w:ins w:id="4941" w:author="Claire S" w:date="2026-05-27T12:12:00Z" w16du:dateUtc="2026-05-27T11:12:00Z">
        <w:r>
          <w:rPr>
            <w:rFonts w:ascii="Cambria" w:hAnsi="Cambria"/>
            <w:sz w:val="28"/>
            <w:szCs w:val="28"/>
          </w:rPr>
          <w:t>He pulled the device from his bag, and began to prime it.</w:t>
        </w:r>
      </w:ins>
    </w:p>
    <w:p w14:paraId="1DAEDC7B" w14:textId="26E6229F" w:rsidR="00FF2860" w:rsidRPr="0033724C" w:rsidRDefault="00FF2860" w:rsidP="00FF2860">
      <w:pPr>
        <w:spacing w:line="360" w:lineRule="auto"/>
        <w:ind w:firstLine="720"/>
        <w:contextualSpacing/>
        <w:rPr>
          <w:ins w:id="4942" w:author="Claire S" w:date="2026-05-27T12:12:00Z" w16du:dateUtc="2026-05-27T11:12:00Z"/>
          <w:rFonts w:ascii="Cambria" w:hAnsi="Cambria"/>
          <w:sz w:val="28"/>
          <w:szCs w:val="28"/>
        </w:rPr>
      </w:pPr>
      <w:ins w:id="4943" w:author="Claire S" w:date="2026-05-27T12:12:00Z" w16du:dateUtc="2026-05-27T11:12:00Z">
        <w:r>
          <w:rPr>
            <w:rFonts w:ascii="Cambria" w:hAnsi="Cambria"/>
            <w:sz w:val="28"/>
            <w:szCs w:val="28"/>
          </w:rPr>
          <w:t xml:space="preserve">These privileged bastards: they wouldn’t know what had hit them by the time he’d done his job.  </w:t>
        </w:r>
        <w:del w:id="4944" w:author="Daisy Watt" w:date="2026-06-19T10:13:00Z" w16du:dateUtc="2026-06-19T09:13:00Z">
          <w:r>
            <w:rPr>
              <w:rFonts w:ascii="Cambria" w:hAnsi="Cambria"/>
              <w:sz w:val="28"/>
              <w:szCs w:val="28"/>
            </w:rPr>
            <w:delText xml:space="preserve">But </w:delText>
          </w:r>
          <w:r w:rsidDel="008D4F94">
            <w:rPr>
              <w:rFonts w:ascii="Cambria" w:hAnsi="Cambria"/>
              <w:sz w:val="28"/>
              <w:szCs w:val="28"/>
            </w:rPr>
            <w:delText>i</w:delText>
          </w:r>
        </w:del>
      </w:ins>
      <w:ins w:id="4945" w:author="Daisy Watt" w:date="2026-06-19T10:13:00Z" w16du:dateUtc="2026-06-19T09:13:00Z">
        <w:r w:rsidR="008D4F94">
          <w:rPr>
            <w:rFonts w:ascii="Cambria" w:hAnsi="Cambria"/>
            <w:sz w:val="28"/>
            <w:szCs w:val="28"/>
          </w:rPr>
          <w:t>I</w:t>
        </w:r>
      </w:ins>
      <w:ins w:id="4946" w:author="Claire S" w:date="2026-05-27T12:12:00Z" w16du:dateUtc="2026-05-27T11:12:00Z">
        <w:r>
          <w:rPr>
            <w:rFonts w:ascii="Cambria" w:hAnsi="Cambria"/>
            <w:sz w:val="28"/>
            <w:szCs w:val="28"/>
          </w:rPr>
          <w:t>t was high time they paid the full price for what they took without thinking.</w:t>
        </w:r>
      </w:ins>
    </w:p>
    <w:p w14:paraId="584D1D5E" w14:textId="77777777" w:rsidR="00FF2860" w:rsidRDefault="00FF2860" w:rsidP="00FF2860">
      <w:pPr>
        <w:spacing w:line="360" w:lineRule="auto"/>
        <w:ind w:firstLine="720"/>
        <w:contextualSpacing/>
        <w:rPr>
          <w:ins w:id="4947" w:author="Claire S" w:date="2026-05-27T12:12:00Z" w16du:dateUtc="2026-05-27T11:12:00Z"/>
          <w:rFonts w:ascii="Cambria" w:hAnsi="Cambria"/>
          <w:sz w:val="28"/>
          <w:szCs w:val="28"/>
        </w:rPr>
      </w:pPr>
    </w:p>
    <w:p w14:paraId="216C9251" w14:textId="77777777" w:rsidR="00FF2860" w:rsidRDefault="00FF2860" w:rsidP="00FF2860">
      <w:pPr>
        <w:spacing w:line="360" w:lineRule="auto"/>
        <w:contextualSpacing/>
        <w:rPr>
          <w:ins w:id="4948" w:author="Claire S" w:date="2026-05-27T12:12:00Z" w16du:dateUtc="2026-05-27T11:12:00Z"/>
          <w:rFonts w:ascii="Cambria" w:hAnsi="Cambria"/>
          <w:b/>
          <w:bCs/>
          <w:sz w:val="28"/>
          <w:szCs w:val="28"/>
        </w:rPr>
      </w:pPr>
    </w:p>
    <w:p w14:paraId="5D35E7DE" w14:textId="77777777" w:rsidR="00FF2860" w:rsidRDefault="00FF2860" w:rsidP="00FF2860">
      <w:pPr>
        <w:spacing w:line="360" w:lineRule="auto"/>
        <w:contextualSpacing/>
        <w:rPr>
          <w:ins w:id="4949" w:author="Claire S" w:date="2026-05-27T12:12:00Z" w16du:dateUtc="2026-05-27T11:12:00Z"/>
          <w:rFonts w:ascii="Cambria" w:hAnsi="Cambria"/>
          <w:b/>
          <w:bCs/>
          <w:sz w:val="28"/>
          <w:szCs w:val="28"/>
        </w:rPr>
      </w:pPr>
    </w:p>
    <w:p w14:paraId="780D238F" w14:textId="77777777" w:rsidR="00FF2860" w:rsidRDefault="00FF2860" w:rsidP="00FF2860">
      <w:pPr>
        <w:spacing w:line="360" w:lineRule="auto"/>
        <w:contextualSpacing/>
        <w:rPr>
          <w:ins w:id="4950" w:author="Claire S" w:date="2026-05-27T12:12:00Z" w16du:dateUtc="2026-05-27T11:12:00Z"/>
          <w:rFonts w:ascii="Cambria" w:hAnsi="Cambria"/>
          <w:b/>
          <w:bCs/>
          <w:sz w:val="28"/>
          <w:szCs w:val="28"/>
        </w:rPr>
      </w:pPr>
    </w:p>
    <w:p w14:paraId="03AD2275" w14:textId="77777777" w:rsidR="00FF2860" w:rsidRDefault="00FF2860" w:rsidP="00476536">
      <w:pPr>
        <w:spacing w:line="360" w:lineRule="auto"/>
        <w:contextualSpacing/>
        <w:rPr>
          <w:ins w:id="4951" w:author="Claire S" w:date="2026-05-27T12:12:00Z" w16du:dateUtc="2026-05-27T11:12:00Z"/>
          <w:rFonts w:ascii="Cambria" w:hAnsi="Cambria"/>
          <w:color w:val="EE0000"/>
          <w:sz w:val="28"/>
          <w:szCs w:val="28"/>
        </w:rPr>
      </w:pPr>
    </w:p>
    <w:p w14:paraId="70891CD6" w14:textId="77777777" w:rsidR="00FF2860" w:rsidRDefault="00FF2860" w:rsidP="00476536">
      <w:pPr>
        <w:spacing w:line="360" w:lineRule="auto"/>
        <w:contextualSpacing/>
        <w:rPr>
          <w:ins w:id="4952" w:author="Claire S" w:date="2026-05-27T12:12:00Z" w16du:dateUtc="2026-05-27T11:12:00Z"/>
          <w:rFonts w:ascii="Cambria" w:hAnsi="Cambria"/>
          <w:color w:val="EE0000"/>
          <w:sz w:val="28"/>
          <w:szCs w:val="28"/>
        </w:rPr>
      </w:pPr>
    </w:p>
    <w:p w14:paraId="5C6F4816" w14:textId="77777777" w:rsidR="00FF2860" w:rsidRDefault="00FF2860" w:rsidP="00476536">
      <w:pPr>
        <w:spacing w:line="360" w:lineRule="auto"/>
        <w:contextualSpacing/>
        <w:rPr>
          <w:ins w:id="4953" w:author="Claire S" w:date="2026-05-27T12:12:00Z" w16du:dateUtc="2026-05-27T11:12:00Z"/>
          <w:rFonts w:ascii="Cambria" w:hAnsi="Cambria"/>
          <w:color w:val="EE0000"/>
          <w:sz w:val="28"/>
          <w:szCs w:val="28"/>
        </w:rPr>
      </w:pPr>
    </w:p>
    <w:p w14:paraId="4DC6FFBC" w14:textId="77777777" w:rsidR="00FF2860" w:rsidRDefault="00FF2860" w:rsidP="00476536">
      <w:pPr>
        <w:spacing w:line="360" w:lineRule="auto"/>
        <w:contextualSpacing/>
        <w:rPr>
          <w:ins w:id="4954" w:author="Claire S" w:date="2026-05-27T12:12:00Z" w16du:dateUtc="2026-05-27T11:12:00Z"/>
          <w:rFonts w:ascii="Cambria" w:hAnsi="Cambria"/>
          <w:color w:val="EE0000"/>
          <w:sz w:val="28"/>
          <w:szCs w:val="28"/>
        </w:rPr>
      </w:pPr>
    </w:p>
    <w:p w14:paraId="30D61729" w14:textId="77777777" w:rsidR="00FF2860" w:rsidRDefault="00FF2860" w:rsidP="00476536">
      <w:pPr>
        <w:spacing w:line="360" w:lineRule="auto"/>
        <w:contextualSpacing/>
        <w:rPr>
          <w:ins w:id="4955" w:author="Claire S" w:date="2026-05-27T12:12:00Z" w16du:dateUtc="2026-05-27T11:12:00Z"/>
          <w:rFonts w:ascii="Cambria" w:hAnsi="Cambria"/>
          <w:color w:val="EE0000"/>
          <w:sz w:val="28"/>
          <w:szCs w:val="28"/>
        </w:rPr>
      </w:pPr>
    </w:p>
    <w:p w14:paraId="38B11285" w14:textId="77777777" w:rsidR="00FF2860" w:rsidRDefault="00FF2860" w:rsidP="00476536">
      <w:pPr>
        <w:spacing w:line="360" w:lineRule="auto"/>
        <w:contextualSpacing/>
        <w:rPr>
          <w:ins w:id="4956" w:author="Claire S" w:date="2026-05-27T12:13:00Z" w16du:dateUtc="2026-05-27T11:13:00Z"/>
          <w:rFonts w:ascii="Cambria" w:hAnsi="Cambria"/>
          <w:color w:val="EE0000"/>
          <w:sz w:val="28"/>
          <w:szCs w:val="28"/>
        </w:rPr>
      </w:pPr>
    </w:p>
    <w:p w14:paraId="6AB6C362" w14:textId="5B3EA3E1" w:rsidR="000D447F" w:rsidDel="001E55E4" w:rsidRDefault="000D447F" w:rsidP="00476536">
      <w:pPr>
        <w:spacing w:line="360" w:lineRule="auto"/>
        <w:contextualSpacing/>
        <w:rPr>
          <w:del w:id="4957" w:author="Claire S" w:date="2026-05-08T08:34:00Z" w16du:dateUtc="2026-05-08T07:34:00Z"/>
          <w:rFonts w:ascii="Cambria" w:hAnsi="Cambria"/>
          <w:color w:val="EE0000"/>
          <w:sz w:val="28"/>
          <w:szCs w:val="28"/>
        </w:rPr>
      </w:pPr>
    </w:p>
    <w:p w14:paraId="42E9F2AF" w14:textId="0D21E2F5" w:rsidR="000D447F" w:rsidDel="001E55E4" w:rsidRDefault="000D447F" w:rsidP="00476536">
      <w:pPr>
        <w:spacing w:line="360" w:lineRule="auto"/>
        <w:contextualSpacing/>
        <w:rPr>
          <w:del w:id="4958" w:author="Claire S" w:date="2026-05-08T08:34:00Z" w16du:dateUtc="2026-05-08T07:34:00Z"/>
          <w:rFonts w:ascii="Cambria" w:hAnsi="Cambria"/>
          <w:color w:val="EE0000"/>
          <w:sz w:val="28"/>
          <w:szCs w:val="28"/>
        </w:rPr>
      </w:pPr>
    </w:p>
    <w:p w14:paraId="1303F976" w14:textId="77777777" w:rsidR="000D447F" w:rsidRDefault="000D447F" w:rsidP="00476536">
      <w:pPr>
        <w:spacing w:line="360" w:lineRule="auto"/>
        <w:contextualSpacing/>
        <w:rPr>
          <w:del w:id="4959" w:author="Claire S" w:date="2026-04-30T11:23:00Z" w16du:dateUtc="2026-04-30T10:23:00Z"/>
          <w:rFonts w:ascii="Cambria" w:hAnsi="Cambria"/>
          <w:color w:val="EE0000"/>
          <w:sz w:val="28"/>
          <w:szCs w:val="28"/>
        </w:rPr>
      </w:pPr>
    </w:p>
    <w:p w14:paraId="6ACB59F2" w14:textId="77777777" w:rsidR="0028565A" w:rsidRDefault="0028565A" w:rsidP="00476536">
      <w:pPr>
        <w:spacing w:line="360" w:lineRule="auto"/>
        <w:contextualSpacing/>
        <w:rPr>
          <w:del w:id="4960" w:author="Claire S" w:date="2026-04-30T11:23:00Z" w16du:dateUtc="2026-04-30T10:23:00Z"/>
          <w:rFonts w:ascii="Cambria" w:hAnsi="Cambria"/>
          <w:color w:val="EE0000"/>
          <w:sz w:val="28"/>
          <w:szCs w:val="28"/>
        </w:rPr>
      </w:pPr>
    </w:p>
    <w:p w14:paraId="29CF4F4A" w14:textId="77777777" w:rsidR="0028565A" w:rsidRDefault="0028565A" w:rsidP="00476536">
      <w:pPr>
        <w:spacing w:line="360" w:lineRule="auto"/>
        <w:contextualSpacing/>
        <w:rPr>
          <w:del w:id="4961" w:author="Claire S" w:date="2026-04-30T11:23:00Z" w16du:dateUtc="2026-04-30T10:23:00Z"/>
          <w:rFonts w:ascii="Cambria" w:hAnsi="Cambria"/>
          <w:color w:val="EE0000"/>
          <w:sz w:val="28"/>
          <w:szCs w:val="28"/>
        </w:rPr>
      </w:pPr>
    </w:p>
    <w:p w14:paraId="513131C9" w14:textId="77777777" w:rsidR="0028565A" w:rsidRDefault="0028565A" w:rsidP="00476536">
      <w:pPr>
        <w:spacing w:line="360" w:lineRule="auto"/>
        <w:contextualSpacing/>
        <w:rPr>
          <w:del w:id="4962" w:author="Claire S" w:date="2026-04-30T11:23:00Z" w16du:dateUtc="2026-04-30T10:23:00Z"/>
          <w:rFonts w:ascii="Cambria" w:hAnsi="Cambria"/>
          <w:color w:val="EE0000"/>
          <w:sz w:val="28"/>
          <w:szCs w:val="28"/>
        </w:rPr>
      </w:pPr>
    </w:p>
    <w:p w14:paraId="6EF83074" w14:textId="11219A82" w:rsidR="000D447F" w:rsidRDefault="000D447F" w:rsidP="00476536">
      <w:pPr>
        <w:spacing w:line="360" w:lineRule="auto"/>
        <w:contextualSpacing/>
        <w:rPr>
          <w:ins w:id="4963" w:author="Claire S" w:date="2026-07-24T12:35:00Z" w16du:dateUtc="2026-07-24T11:35:00Z"/>
          <w:rFonts w:ascii="Cambria" w:hAnsi="Cambria"/>
          <w:b/>
          <w:bCs/>
          <w:color w:val="000000" w:themeColor="text1"/>
          <w:sz w:val="28"/>
          <w:szCs w:val="28"/>
        </w:rPr>
      </w:pPr>
      <w:commentRangeStart w:id="4964"/>
      <w:commentRangeStart w:id="4965"/>
      <w:commentRangeStart w:id="4966"/>
      <w:r w:rsidRPr="000B185F">
        <w:rPr>
          <w:rFonts w:ascii="Cambria" w:hAnsi="Cambria"/>
          <w:b/>
          <w:bCs/>
          <w:color w:val="000000" w:themeColor="text1"/>
          <w:sz w:val="28"/>
          <w:szCs w:val="28"/>
        </w:rPr>
        <w:t xml:space="preserve">CHAPTER </w:t>
      </w:r>
      <w:r w:rsidR="0068722D">
        <w:rPr>
          <w:rFonts w:ascii="Cambria" w:hAnsi="Cambria"/>
          <w:b/>
          <w:bCs/>
          <w:color w:val="000000" w:themeColor="text1"/>
          <w:sz w:val="28"/>
          <w:szCs w:val="28"/>
        </w:rPr>
        <w:t>7</w:t>
      </w:r>
      <w:commentRangeEnd w:id="4964"/>
      <w:r w:rsidR="000A1F9E">
        <w:rPr>
          <w:rStyle w:val="CommentReference"/>
          <w:rFonts w:ascii="Cambria" w:hAnsi="Cambria"/>
          <w:b/>
          <w:bCs/>
          <w:color w:val="000000" w:themeColor="text1"/>
          <w:sz w:val="28"/>
          <w:szCs w:val="28"/>
        </w:rPr>
        <w:commentReference w:id="4964"/>
      </w:r>
      <w:commentRangeEnd w:id="4965"/>
      <w:r w:rsidR="004A7C0D">
        <w:rPr>
          <w:rStyle w:val="CommentReference"/>
          <w:rFonts w:ascii="Cambria" w:hAnsi="Cambria"/>
          <w:b/>
          <w:bCs/>
          <w:color w:val="000000" w:themeColor="text1"/>
          <w:sz w:val="28"/>
          <w:szCs w:val="28"/>
        </w:rPr>
        <w:commentReference w:id="4965"/>
      </w:r>
      <w:commentRangeEnd w:id="4966"/>
      <w:r w:rsidR="003E73FF">
        <w:rPr>
          <w:rStyle w:val="CommentReference"/>
          <w:rFonts w:ascii="Cambria" w:hAnsi="Cambria"/>
          <w:b/>
          <w:bCs/>
          <w:color w:val="000000" w:themeColor="text1"/>
          <w:sz w:val="28"/>
          <w:szCs w:val="28"/>
        </w:rPr>
        <w:commentReference w:id="4966"/>
      </w:r>
    </w:p>
    <w:p w14:paraId="19649348" w14:textId="43406D5E" w:rsidR="00F53552" w:rsidRDefault="00F52CA0" w:rsidP="00476536">
      <w:pPr>
        <w:spacing w:line="360" w:lineRule="auto"/>
        <w:contextualSpacing/>
        <w:rPr>
          <w:rFonts w:ascii="Cambria" w:hAnsi="Cambria"/>
          <w:b/>
          <w:bCs/>
          <w:color w:val="000000" w:themeColor="text1"/>
          <w:sz w:val="28"/>
          <w:szCs w:val="28"/>
        </w:rPr>
      </w:pPr>
      <w:ins w:id="4967" w:author="Claire S" w:date="2026-08-04T13:45:00Z" w16du:dateUtc="2026-08-04T12:45:00Z">
        <w:r>
          <w:rPr>
            <w:rFonts w:ascii="Cambria" w:hAnsi="Cambria"/>
            <w:b/>
            <w:bCs/>
            <w:color w:val="000000" w:themeColor="text1"/>
            <w:sz w:val="28"/>
            <w:szCs w:val="28"/>
          </w:rPr>
          <w:t xml:space="preserve">ISHAN: </w:t>
        </w:r>
      </w:ins>
      <w:ins w:id="4968" w:author="Claire S" w:date="2026-07-24T12:35:00Z" w16du:dateUtc="2026-07-24T11:35:00Z">
        <w:r w:rsidR="00F53552">
          <w:rPr>
            <w:rFonts w:ascii="Cambria" w:hAnsi="Cambria"/>
            <w:b/>
            <w:bCs/>
            <w:color w:val="000000" w:themeColor="text1"/>
            <w:sz w:val="28"/>
            <w:szCs w:val="28"/>
          </w:rPr>
          <w:t>SATURDAY NIGHT</w:t>
        </w:r>
      </w:ins>
    </w:p>
    <w:p w14:paraId="1DFE46F7" w14:textId="462D8523" w:rsidR="0068722D" w:rsidRPr="000B185F" w:rsidRDefault="0068722D" w:rsidP="00476536">
      <w:pPr>
        <w:spacing w:line="360" w:lineRule="auto"/>
        <w:contextualSpacing/>
        <w:rPr>
          <w:del w:id="4969" w:author="Daisy Watt" w:date="2026-06-19T10:13:00Z" w16du:dateUtc="2026-06-19T09:13:00Z"/>
          <w:rFonts w:ascii="Cambria" w:hAnsi="Cambria"/>
          <w:b/>
          <w:bCs/>
          <w:color w:val="000000" w:themeColor="text1"/>
          <w:sz w:val="28"/>
          <w:szCs w:val="28"/>
        </w:rPr>
      </w:pPr>
      <w:del w:id="4970" w:author="Daisy Watt" w:date="2026-06-19T10:13:00Z" w16du:dateUtc="2026-06-19T09:13:00Z">
        <w:r>
          <w:rPr>
            <w:rFonts w:ascii="Cambria" w:hAnsi="Cambria"/>
            <w:b/>
            <w:bCs/>
            <w:color w:val="000000" w:themeColor="text1"/>
            <w:sz w:val="28"/>
            <w:szCs w:val="28"/>
          </w:rPr>
          <w:delText>SA</w:delText>
        </w:r>
      </w:del>
      <w:ins w:id="4971" w:author="Claire S" w:date="2026-06-06T10:32:00Z" w16du:dateUtc="2026-06-06T09:32:00Z">
        <w:del w:id="4972" w:author="Daisy Watt" w:date="2026-06-19T10:13:00Z" w16du:dateUtc="2026-06-19T09:13:00Z">
          <w:r w:rsidR="00A07B0D">
            <w:rPr>
              <w:rFonts w:ascii="Cambria" w:hAnsi="Cambria"/>
              <w:b/>
              <w:bCs/>
              <w:color w:val="000000" w:themeColor="text1"/>
              <w:sz w:val="28"/>
              <w:szCs w:val="28"/>
            </w:rPr>
            <w:delText>T</w:delText>
          </w:r>
        </w:del>
      </w:ins>
      <w:del w:id="4973" w:author="Daisy Watt" w:date="2026-06-19T10:13:00Z" w16du:dateUtc="2026-06-19T09:13:00Z">
        <w:r w:rsidDel="00A07B0D">
          <w:rPr>
            <w:rFonts w:ascii="Cambria" w:hAnsi="Cambria"/>
            <w:b/>
            <w:bCs/>
            <w:color w:val="000000" w:themeColor="text1"/>
            <w:sz w:val="28"/>
            <w:szCs w:val="28"/>
          </w:rPr>
          <w:delText>TURDAY</w:delText>
        </w:r>
        <w:r>
          <w:rPr>
            <w:rFonts w:ascii="Cambria" w:hAnsi="Cambria"/>
            <w:b/>
            <w:bCs/>
            <w:color w:val="000000" w:themeColor="text1"/>
            <w:sz w:val="28"/>
            <w:szCs w:val="28"/>
          </w:rPr>
          <w:delText xml:space="preserve"> NIGHT </w:delText>
        </w:r>
        <w:r w:rsidDel="00A07B0D">
          <w:rPr>
            <w:rFonts w:ascii="Cambria" w:hAnsi="Cambria"/>
            <w:b/>
            <w:bCs/>
            <w:color w:val="000000" w:themeColor="text1"/>
            <w:sz w:val="28"/>
            <w:szCs w:val="28"/>
          </w:rPr>
          <w:delText>11.15PM</w:delText>
        </w:r>
      </w:del>
    </w:p>
    <w:p w14:paraId="5B150897" w14:textId="7DDBC186" w:rsidR="000D447F" w:rsidRDefault="00023C58" w:rsidP="00476536">
      <w:pPr>
        <w:spacing w:line="360" w:lineRule="auto"/>
        <w:contextualSpacing/>
        <w:rPr>
          <w:rFonts w:ascii="Cambria" w:hAnsi="Cambria"/>
          <w:color w:val="000000" w:themeColor="text1"/>
          <w:sz w:val="28"/>
          <w:szCs w:val="28"/>
        </w:rPr>
      </w:pPr>
      <w:r>
        <w:rPr>
          <w:rFonts w:ascii="Cambria" w:hAnsi="Cambria"/>
          <w:color w:val="000000" w:themeColor="text1"/>
          <w:sz w:val="28"/>
          <w:szCs w:val="28"/>
        </w:rPr>
        <w:t xml:space="preserve">It was bitterly cold </w:t>
      </w:r>
      <w:r w:rsidR="00504715">
        <w:rPr>
          <w:rFonts w:ascii="Cambria" w:hAnsi="Cambria"/>
          <w:color w:val="000000" w:themeColor="text1"/>
          <w:sz w:val="28"/>
          <w:szCs w:val="28"/>
        </w:rPr>
        <w:t xml:space="preserve">on the </w:t>
      </w:r>
      <w:r w:rsidR="008C2FAC">
        <w:rPr>
          <w:rFonts w:ascii="Cambria" w:hAnsi="Cambria"/>
          <w:color w:val="000000" w:themeColor="text1"/>
          <w:sz w:val="28"/>
          <w:szCs w:val="28"/>
        </w:rPr>
        <w:t xml:space="preserve">grand London </w:t>
      </w:r>
      <w:r w:rsidR="00B610DF">
        <w:rPr>
          <w:rFonts w:ascii="Cambria" w:hAnsi="Cambria"/>
          <w:color w:val="000000" w:themeColor="text1"/>
          <w:sz w:val="28"/>
          <w:szCs w:val="28"/>
        </w:rPr>
        <w:t>square</w:t>
      </w:r>
      <w:r>
        <w:rPr>
          <w:rFonts w:ascii="Cambria" w:hAnsi="Cambria"/>
          <w:color w:val="000000" w:themeColor="text1"/>
          <w:sz w:val="28"/>
          <w:szCs w:val="28"/>
        </w:rPr>
        <w:t xml:space="preserve"> a</w:t>
      </w:r>
      <w:r w:rsidR="00EF2B22">
        <w:rPr>
          <w:rFonts w:ascii="Cambria" w:hAnsi="Cambria"/>
          <w:color w:val="000000" w:themeColor="text1"/>
          <w:sz w:val="28"/>
          <w:szCs w:val="28"/>
        </w:rPr>
        <w:t>s the wind picked up,</w:t>
      </w:r>
      <w:r>
        <w:rPr>
          <w:rFonts w:ascii="Cambria" w:hAnsi="Cambria"/>
          <w:color w:val="000000" w:themeColor="text1"/>
          <w:sz w:val="28"/>
          <w:szCs w:val="28"/>
        </w:rPr>
        <w:t xml:space="preserve"> and</w:t>
      </w:r>
      <w:r w:rsidR="00EF2B22">
        <w:rPr>
          <w:rFonts w:ascii="Cambria" w:hAnsi="Cambria"/>
          <w:color w:val="000000" w:themeColor="text1"/>
          <w:sz w:val="28"/>
          <w:szCs w:val="28"/>
        </w:rPr>
        <w:t xml:space="preserve"> </w:t>
      </w:r>
      <w:del w:id="4974" w:author="Claire S" w:date="2026-07-20T14:49:00Z" w16du:dateUtc="2026-07-20T13:49:00Z">
        <w:r w:rsidR="000D447F" w:rsidDel="005D6517">
          <w:rPr>
            <w:rFonts w:ascii="Cambria" w:hAnsi="Cambria"/>
            <w:color w:val="000000" w:themeColor="text1"/>
            <w:sz w:val="28"/>
            <w:szCs w:val="28"/>
          </w:rPr>
          <w:delText xml:space="preserve">Violet and </w:delText>
        </w:r>
      </w:del>
      <w:r w:rsidR="000D447F">
        <w:rPr>
          <w:rFonts w:ascii="Cambria" w:hAnsi="Cambria"/>
          <w:color w:val="000000" w:themeColor="text1"/>
          <w:sz w:val="28"/>
          <w:szCs w:val="28"/>
        </w:rPr>
        <w:t xml:space="preserve">Ishan shrugged </w:t>
      </w:r>
      <w:r w:rsidR="00504715">
        <w:rPr>
          <w:rFonts w:ascii="Cambria" w:hAnsi="Cambria"/>
          <w:color w:val="000000" w:themeColor="text1"/>
          <w:sz w:val="28"/>
          <w:szCs w:val="28"/>
        </w:rPr>
        <w:t xml:space="preserve">deeper </w:t>
      </w:r>
      <w:r w:rsidR="000D447F">
        <w:rPr>
          <w:rFonts w:ascii="Cambria" w:hAnsi="Cambria"/>
          <w:color w:val="000000" w:themeColor="text1"/>
          <w:sz w:val="28"/>
          <w:szCs w:val="28"/>
        </w:rPr>
        <w:t xml:space="preserve">into </w:t>
      </w:r>
      <w:del w:id="4975" w:author="Claire S" w:date="2026-07-20T14:49:00Z" w16du:dateUtc="2026-07-20T13:49:00Z">
        <w:r w:rsidR="000D447F" w:rsidDel="005D6517">
          <w:rPr>
            <w:rFonts w:ascii="Cambria" w:hAnsi="Cambria"/>
            <w:color w:val="000000" w:themeColor="text1"/>
            <w:sz w:val="28"/>
            <w:szCs w:val="28"/>
          </w:rPr>
          <w:delText>their coats</w:delText>
        </w:r>
      </w:del>
      <w:ins w:id="4976" w:author="Claire S" w:date="2026-07-20T14:49:00Z" w16du:dateUtc="2026-07-20T13:49:00Z">
        <w:r w:rsidR="005D6517">
          <w:rPr>
            <w:rFonts w:ascii="Cambria" w:hAnsi="Cambria"/>
            <w:color w:val="000000" w:themeColor="text1"/>
            <w:sz w:val="28"/>
            <w:szCs w:val="28"/>
          </w:rPr>
          <w:t>his jacket</w:t>
        </w:r>
      </w:ins>
      <w:r w:rsidR="000D447F">
        <w:rPr>
          <w:rFonts w:ascii="Cambria" w:hAnsi="Cambria"/>
          <w:color w:val="000000" w:themeColor="text1"/>
          <w:sz w:val="28"/>
          <w:szCs w:val="28"/>
        </w:rPr>
        <w:t xml:space="preserve"> </w:t>
      </w:r>
      <w:r w:rsidR="00B610DF">
        <w:rPr>
          <w:rFonts w:ascii="Cambria" w:hAnsi="Cambria"/>
          <w:color w:val="000000" w:themeColor="text1"/>
          <w:sz w:val="28"/>
          <w:szCs w:val="28"/>
        </w:rPr>
        <w:t xml:space="preserve">as </w:t>
      </w:r>
      <w:del w:id="4977" w:author="Claire S" w:date="2026-07-20T14:49:00Z" w16du:dateUtc="2026-07-20T13:49:00Z">
        <w:r w:rsidR="00B610DF" w:rsidDel="005D6517">
          <w:rPr>
            <w:rFonts w:ascii="Cambria" w:hAnsi="Cambria"/>
            <w:color w:val="000000" w:themeColor="text1"/>
            <w:sz w:val="28"/>
            <w:szCs w:val="28"/>
          </w:rPr>
          <w:delText>the</w:delText>
        </w:r>
      </w:del>
      <w:ins w:id="4978" w:author="Claire S" w:date="2026-07-20T14:49:00Z" w16du:dateUtc="2026-07-20T13:49:00Z">
        <w:r w:rsidR="005D6517">
          <w:rPr>
            <w:rFonts w:ascii="Cambria" w:hAnsi="Cambria"/>
            <w:color w:val="000000" w:themeColor="text1"/>
            <w:sz w:val="28"/>
            <w:szCs w:val="28"/>
          </w:rPr>
          <w:t>they</w:t>
        </w:r>
      </w:ins>
      <w:del w:id="4979" w:author="Claire S" w:date="2026-07-20T14:49:00Z" w16du:dateUtc="2026-07-20T13:49:00Z">
        <w:r w:rsidR="00B610DF" w:rsidDel="005D6517">
          <w:rPr>
            <w:rFonts w:ascii="Cambria" w:hAnsi="Cambria"/>
            <w:color w:val="000000" w:themeColor="text1"/>
            <w:sz w:val="28"/>
            <w:szCs w:val="28"/>
          </w:rPr>
          <w:delText xml:space="preserve">y </w:delText>
        </w:r>
      </w:del>
      <w:ins w:id="4980" w:author="Claire S" w:date="2026-07-20T14:49:00Z" w16du:dateUtc="2026-07-20T13:49:00Z">
        <w:r w:rsidR="005D6517">
          <w:rPr>
            <w:rFonts w:ascii="Cambria" w:hAnsi="Cambria"/>
            <w:color w:val="000000" w:themeColor="text1"/>
            <w:sz w:val="28"/>
            <w:szCs w:val="28"/>
          </w:rPr>
          <w:t xml:space="preserve"> </w:t>
        </w:r>
      </w:ins>
      <w:r w:rsidR="00B610DF">
        <w:rPr>
          <w:rFonts w:ascii="Cambria" w:hAnsi="Cambria"/>
          <w:color w:val="000000" w:themeColor="text1"/>
          <w:sz w:val="28"/>
          <w:szCs w:val="28"/>
        </w:rPr>
        <w:t xml:space="preserve">headed away from </w:t>
      </w:r>
      <w:r>
        <w:rPr>
          <w:rFonts w:ascii="Cambria" w:hAnsi="Cambria"/>
          <w:color w:val="000000" w:themeColor="text1"/>
          <w:sz w:val="28"/>
          <w:szCs w:val="28"/>
        </w:rPr>
        <w:t>Langley &amp; Co</w:t>
      </w:r>
      <w:r w:rsidR="00B610DF">
        <w:rPr>
          <w:rFonts w:ascii="Cambria" w:hAnsi="Cambria"/>
          <w:color w:val="000000" w:themeColor="text1"/>
          <w:sz w:val="28"/>
          <w:szCs w:val="28"/>
        </w:rPr>
        <w:t>.</w:t>
      </w:r>
      <w:ins w:id="4981" w:author="Daisy Watt" w:date="2026-06-19T10:13:00Z" w16du:dateUtc="2026-06-19T09:13:00Z">
        <w:r w:rsidR="008D4F94">
          <w:rPr>
            <w:rFonts w:ascii="Cambria" w:hAnsi="Cambria"/>
            <w:color w:val="000000" w:themeColor="text1"/>
            <w:sz w:val="28"/>
            <w:szCs w:val="28"/>
          </w:rPr>
          <w:t>’s office.</w:t>
        </w:r>
      </w:ins>
    </w:p>
    <w:p w14:paraId="3F27CD53" w14:textId="5FA37B12" w:rsidR="00895E02" w:rsidRPr="000D447F" w:rsidRDefault="000D447F" w:rsidP="00476536">
      <w:pPr>
        <w:spacing w:line="360" w:lineRule="auto"/>
        <w:contextualSpacing/>
        <w:rPr>
          <w:rFonts w:ascii="Cambria" w:hAnsi="Cambria"/>
          <w:color w:val="000000" w:themeColor="text1"/>
          <w:sz w:val="28"/>
          <w:szCs w:val="28"/>
        </w:rPr>
      </w:pPr>
      <w:r>
        <w:rPr>
          <w:rFonts w:ascii="Cambria" w:hAnsi="Cambria"/>
          <w:color w:val="000000" w:themeColor="text1"/>
          <w:sz w:val="28"/>
          <w:szCs w:val="28"/>
        </w:rPr>
        <w:tab/>
        <w:t>‘</w:t>
      </w:r>
      <w:r w:rsidR="000B185F">
        <w:rPr>
          <w:rFonts w:ascii="Cambria" w:hAnsi="Cambria"/>
          <w:color w:val="000000" w:themeColor="text1"/>
          <w:sz w:val="28"/>
          <w:szCs w:val="28"/>
        </w:rPr>
        <w:t>I don’t</w:t>
      </w:r>
      <w:ins w:id="4982" w:author="Daisy Watt" w:date="2026-06-19T10:13:00Z" w16du:dateUtc="2026-06-19T09:13:00Z">
        <w:r w:rsidR="008D4F94">
          <w:rPr>
            <w:rFonts w:ascii="Cambria" w:hAnsi="Cambria"/>
            <w:color w:val="000000" w:themeColor="text1"/>
            <w:sz w:val="28"/>
            <w:szCs w:val="28"/>
          </w:rPr>
          <w:t xml:space="preserve"> know</w:t>
        </w:r>
      </w:ins>
      <w:r w:rsidR="000B185F">
        <w:rPr>
          <w:rFonts w:ascii="Cambria" w:hAnsi="Cambria"/>
          <w:color w:val="000000" w:themeColor="text1"/>
          <w:sz w:val="28"/>
          <w:szCs w:val="28"/>
        </w:rPr>
        <w:t xml:space="preserve"> about you, but </w:t>
      </w:r>
      <w:r w:rsidR="00895E02" w:rsidRPr="000D447F">
        <w:rPr>
          <w:rFonts w:ascii="Cambria" w:hAnsi="Cambria"/>
          <w:color w:val="000000" w:themeColor="text1"/>
          <w:sz w:val="28"/>
          <w:szCs w:val="28"/>
        </w:rPr>
        <w:t>I don’t trust that man</w:t>
      </w:r>
      <w:r>
        <w:rPr>
          <w:rFonts w:ascii="Cambria" w:hAnsi="Cambria"/>
          <w:color w:val="000000" w:themeColor="text1"/>
          <w:sz w:val="28"/>
          <w:szCs w:val="28"/>
        </w:rPr>
        <w:t>,</w:t>
      </w:r>
      <w:r w:rsidR="00895E02" w:rsidRPr="000D447F">
        <w:rPr>
          <w:rFonts w:ascii="Cambria" w:hAnsi="Cambria"/>
          <w:color w:val="000000" w:themeColor="text1"/>
          <w:sz w:val="28"/>
          <w:szCs w:val="28"/>
        </w:rPr>
        <w:t>’ Violet said</w:t>
      </w:r>
      <w:r w:rsidR="0056008F">
        <w:rPr>
          <w:rFonts w:ascii="Cambria" w:hAnsi="Cambria"/>
          <w:color w:val="000000" w:themeColor="text1"/>
          <w:sz w:val="28"/>
          <w:szCs w:val="28"/>
        </w:rPr>
        <w:t xml:space="preserve"> quietly</w:t>
      </w:r>
      <w:del w:id="4983" w:author="Claire S" w:date="2026-05-06T10:56:00Z" w16du:dateUtc="2026-05-06T09:56:00Z">
        <w:r w:rsidR="00337835">
          <w:rPr>
            <w:rFonts w:ascii="Cambria" w:hAnsi="Cambria"/>
            <w:color w:val="000000" w:themeColor="text1"/>
            <w:sz w:val="28"/>
            <w:szCs w:val="28"/>
          </w:rPr>
          <w:delText xml:space="preserve"> as Ishan shepherded her across the road</w:delText>
        </w:r>
      </w:del>
      <w:del w:id="4984" w:author="Claire S" w:date="2026-05-07T08:29:00Z" w16du:dateUtc="2026-05-07T07:29:00Z">
        <w:r w:rsidR="00337835" w:rsidDel="007E4089">
          <w:rPr>
            <w:rFonts w:ascii="Cambria" w:hAnsi="Cambria"/>
            <w:color w:val="000000" w:themeColor="text1"/>
            <w:sz w:val="28"/>
            <w:szCs w:val="28"/>
          </w:rPr>
          <w:delText>,</w:delText>
        </w:r>
      </w:del>
      <w:del w:id="4985" w:author="Claire S" w:date="2026-05-07T08:28:00Z" w16du:dateUtc="2026-05-07T07:28:00Z">
        <w:r w:rsidR="00337835" w:rsidDel="007E4089">
          <w:rPr>
            <w:rFonts w:ascii="Cambria" w:hAnsi="Cambria"/>
            <w:color w:val="000000" w:themeColor="text1"/>
            <w:sz w:val="28"/>
            <w:szCs w:val="28"/>
          </w:rPr>
          <w:delText xml:space="preserve"> towards Soho</w:delText>
        </w:r>
      </w:del>
      <w:del w:id="4986" w:author="Claire S" w:date="2026-07-21T10:06:00Z" w16du:dateUtc="2026-07-21T09:06:00Z">
        <w:r w:rsidR="00337835" w:rsidDel="00C02CE1">
          <w:rPr>
            <w:rFonts w:ascii="Cambria" w:hAnsi="Cambria"/>
            <w:color w:val="000000" w:themeColor="text1"/>
            <w:sz w:val="28"/>
            <w:szCs w:val="28"/>
          </w:rPr>
          <w:delText>.</w:delText>
        </w:r>
      </w:del>
      <w:ins w:id="4987" w:author="Claire S" w:date="2026-07-21T10:06:00Z" w16du:dateUtc="2026-07-21T09:06:00Z">
        <w:r w:rsidR="00C02CE1">
          <w:rPr>
            <w:rFonts w:ascii="Cambria" w:hAnsi="Cambria"/>
            <w:color w:val="000000" w:themeColor="text1"/>
            <w:sz w:val="28"/>
            <w:szCs w:val="28"/>
          </w:rPr>
          <w:t xml:space="preserve"> as Ishan shepherded her towards Soho.</w:t>
        </w:r>
      </w:ins>
    </w:p>
    <w:p w14:paraId="7C589EE3" w14:textId="0D25CB40" w:rsidR="000E1CC5" w:rsidRPr="000D447F" w:rsidRDefault="000E1CC5" w:rsidP="000D447F">
      <w:pPr>
        <w:spacing w:line="360" w:lineRule="auto"/>
        <w:ind w:firstLine="720"/>
        <w:contextualSpacing/>
        <w:rPr>
          <w:rFonts w:ascii="Cambria" w:hAnsi="Cambria"/>
          <w:color w:val="000000" w:themeColor="text1"/>
          <w:sz w:val="28"/>
          <w:szCs w:val="28"/>
        </w:rPr>
      </w:pPr>
      <w:r w:rsidRPr="000D447F">
        <w:rPr>
          <w:rFonts w:ascii="Cambria" w:hAnsi="Cambria"/>
          <w:color w:val="000000" w:themeColor="text1"/>
          <w:sz w:val="28"/>
          <w:szCs w:val="28"/>
        </w:rPr>
        <w:t>‘</w:t>
      </w:r>
      <w:del w:id="4988" w:author="Claire S" w:date="2026-07-21T10:25:00Z" w16du:dateUtc="2026-07-21T09:25:00Z">
        <w:r w:rsidRPr="000D447F" w:rsidDel="000540C8">
          <w:rPr>
            <w:rFonts w:ascii="Cambria" w:hAnsi="Cambria"/>
            <w:color w:val="000000" w:themeColor="text1"/>
            <w:sz w:val="28"/>
            <w:szCs w:val="28"/>
          </w:rPr>
          <w:delText>Wh</w:delText>
        </w:r>
        <w:r w:rsidR="00DB6A5A" w:rsidDel="000540C8">
          <w:rPr>
            <w:rFonts w:ascii="Cambria" w:hAnsi="Cambria"/>
            <w:color w:val="000000" w:themeColor="text1"/>
            <w:sz w:val="28"/>
            <w:szCs w:val="28"/>
          </w:rPr>
          <w:delText>ich one</w:delText>
        </w:r>
      </w:del>
      <w:ins w:id="4989" w:author="Claire S" w:date="2026-07-21T10:25:00Z" w16du:dateUtc="2026-07-21T09:25:00Z">
        <w:r w:rsidR="000540C8">
          <w:rPr>
            <w:rFonts w:ascii="Cambria" w:hAnsi="Cambria"/>
            <w:color w:val="000000" w:themeColor="text1"/>
            <w:sz w:val="28"/>
            <w:szCs w:val="28"/>
          </w:rPr>
          <w:t xml:space="preserve">Who, </w:t>
        </w:r>
      </w:ins>
      <w:del w:id="4990" w:author="Claire S" w:date="2026-07-21T10:25:00Z" w16du:dateUtc="2026-07-21T09:25:00Z">
        <w:r w:rsidRPr="000D447F" w:rsidDel="000540C8">
          <w:rPr>
            <w:rFonts w:ascii="Cambria" w:hAnsi="Cambria"/>
            <w:color w:val="000000" w:themeColor="text1"/>
            <w:sz w:val="28"/>
            <w:szCs w:val="28"/>
          </w:rPr>
          <w:delText>?</w:delText>
        </w:r>
      </w:del>
      <w:del w:id="4991" w:author="Claire S" w:date="2026-07-21T10:06:00Z" w16du:dateUtc="2026-07-21T09:06:00Z">
        <w:r w:rsidR="00B610DF" w:rsidDel="00C02CE1">
          <w:rPr>
            <w:rFonts w:ascii="Cambria" w:hAnsi="Cambria"/>
            <w:color w:val="000000" w:themeColor="text1"/>
            <w:sz w:val="28"/>
            <w:szCs w:val="28"/>
          </w:rPr>
          <w:delText xml:space="preserve">’ </w:delText>
        </w:r>
        <w:r w:rsidR="00337835" w:rsidDel="00C02CE1">
          <w:rPr>
            <w:rFonts w:ascii="Cambria" w:hAnsi="Cambria"/>
            <w:color w:val="000000" w:themeColor="text1"/>
            <w:sz w:val="28"/>
            <w:szCs w:val="28"/>
          </w:rPr>
          <w:delText xml:space="preserve">Ishan </w:delText>
        </w:r>
      </w:del>
      <w:del w:id="4992" w:author="Claire S" w:date="2026-05-06T10:57:00Z" w16du:dateUtc="2026-05-06T09:57:00Z">
        <w:r w:rsidR="00337835" w:rsidDel="00635310">
          <w:rPr>
            <w:rFonts w:ascii="Cambria" w:hAnsi="Cambria"/>
            <w:color w:val="000000" w:themeColor="text1"/>
            <w:sz w:val="28"/>
            <w:szCs w:val="28"/>
          </w:rPr>
          <w:delText>asked</w:delText>
        </w:r>
      </w:del>
      <w:del w:id="4993" w:author="Claire S" w:date="2026-07-21T10:06:00Z" w16du:dateUtc="2026-07-21T09:06:00Z">
        <w:r w:rsidR="00B610DF" w:rsidDel="00C02CE1">
          <w:rPr>
            <w:rFonts w:ascii="Cambria" w:hAnsi="Cambria"/>
            <w:color w:val="000000" w:themeColor="text1"/>
            <w:sz w:val="28"/>
            <w:szCs w:val="28"/>
          </w:rPr>
          <w:delText>.</w:delText>
        </w:r>
      </w:del>
      <w:del w:id="4994" w:author="Claire S" w:date="2026-07-21T10:07:00Z" w16du:dateUtc="2026-07-21T09:07:00Z">
        <w:r w:rsidR="00DB6A5A" w:rsidDel="00C02CE1">
          <w:rPr>
            <w:rFonts w:ascii="Cambria" w:hAnsi="Cambria"/>
            <w:color w:val="000000" w:themeColor="text1"/>
            <w:sz w:val="28"/>
            <w:szCs w:val="28"/>
          </w:rPr>
          <w:delText xml:space="preserve"> </w:delText>
        </w:r>
        <w:r w:rsidR="00B610DF" w:rsidDel="00C02CE1">
          <w:rPr>
            <w:rFonts w:ascii="Cambria" w:hAnsi="Cambria"/>
            <w:color w:val="000000" w:themeColor="text1"/>
            <w:sz w:val="28"/>
            <w:szCs w:val="28"/>
          </w:rPr>
          <w:delText>‘</w:delText>
        </w:r>
      </w:del>
      <w:r w:rsidR="00B610DF">
        <w:rPr>
          <w:rFonts w:ascii="Cambria" w:hAnsi="Cambria"/>
          <w:color w:val="000000" w:themeColor="text1"/>
          <w:sz w:val="28"/>
          <w:szCs w:val="28"/>
        </w:rPr>
        <w:t xml:space="preserve">Jackson </w:t>
      </w:r>
      <w:r w:rsidR="00DB6A5A">
        <w:rPr>
          <w:rFonts w:ascii="Cambria" w:hAnsi="Cambria"/>
          <w:color w:val="000000" w:themeColor="text1"/>
          <w:sz w:val="28"/>
          <w:szCs w:val="28"/>
        </w:rPr>
        <w:t>Rayne?</w:t>
      </w:r>
      <w:r w:rsidRPr="000D447F">
        <w:rPr>
          <w:rFonts w:ascii="Cambria" w:hAnsi="Cambria"/>
          <w:color w:val="000000" w:themeColor="text1"/>
          <w:sz w:val="28"/>
          <w:szCs w:val="28"/>
        </w:rPr>
        <w:t>’</w:t>
      </w:r>
      <w:ins w:id="4995" w:author="Claire S" w:date="2026-05-07T08:29:00Z" w16du:dateUtc="2026-05-07T07:29:00Z">
        <w:r w:rsidR="000A1973">
          <w:rPr>
            <w:rFonts w:ascii="Cambria" w:hAnsi="Cambria"/>
            <w:color w:val="000000" w:themeColor="text1"/>
            <w:sz w:val="28"/>
            <w:szCs w:val="28"/>
          </w:rPr>
          <w:t xml:space="preserve"> </w:t>
        </w:r>
      </w:ins>
      <w:ins w:id="4996" w:author="Claire S" w:date="2026-07-21T10:06:00Z" w16du:dateUtc="2026-07-21T09:06:00Z">
        <w:r w:rsidR="00C02CE1">
          <w:rPr>
            <w:rFonts w:ascii="Cambria" w:hAnsi="Cambria"/>
            <w:color w:val="000000" w:themeColor="text1"/>
            <w:sz w:val="28"/>
            <w:szCs w:val="28"/>
          </w:rPr>
          <w:t>Ishan</w:t>
        </w:r>
      </w:ins>
      <w:ins w:id="4997" w:author="Claire S" w:date="2026-05-07T08:29:00Z" w16du:dateUtc="2026-05-07T07:29:00Z">
        <w:r w:rsidR="000A1973">
          <w:rPr>
            <w:rFonts w:ascii="Cambria" w:hAnsi="Cambria"/>
            <w:color w:val="000000" w:themeColor="text1"/>
            <w:sz w:val="28"/>
            <w:szCs w:val="28"/>
          </w:rPr>
          <w:t xml:space="preserve"> </w:t>
        </w:r>
      </w:ins>
      <w:ins w:id="4998" w:author="Claire S" w:date="2026-07-21T10:25:00Z" w16du:dateUtc="2026-07-21T09:25:00Z">
        <w:r w:rsidR="000540C8">
          <w:rPr>
            <w:rFonts w:ascii="Cambria" w:hAnsi="Cambria"/>
            <w:color w:val="000000" w:themeColor="text1"/>
            <w:sz w:val="28"/>
            <w:szCs w:val="28"/>
          </w:rPr>
          <w:t>noticed</w:t>
        </w:r>
      </w:ins>
      <w:ins w:id="4999" w:author="Claire S" w:date="2026-05-07T08:29:00Z" w16du:dateUtc="2026-05-07T07:29:00Z">
        <w:r w:rsidR="000A1973">
          <w:rPr>
            <w:rFonts w:ascii="Cambria" w:hAnsi="Cambria"/>
            <w:color w:val="000000" w:themeColor="text1"/>
            <w:sz w:val="28"/>
            <w:szCs w:val="28"/>
          </w:rPr>
          <w:t xml:space="preserve"> how solemn </w:t>
        </w:r>
      </w:ins>
      <w:ins w:id="5000" w:author="Claire S" w:date="2026-07-21T10:25:00Z" w16du:dateUtc="2026-07-21T09:25:00Z">
        <w:r w:rsidR="000540C8">
          <w:rPr>
            <w:rFonts w:ascii="Cambria" w:hAnsi="Cambria"/>
            <w:color w:val="000000" w:themeColor="text1"/>
            <w:sz w:val="28"/>
            <w:szCs w:val="28"/>
          </w:rPr>
          <w:t>his friend’s</w:t>
        </w:r>
      </w:ins>
      <w:ins w:id="5001" w:author="Claire S" w:date="2026-05-07T08:29:00Z" w16du:dateUtc="2026-05-07T07:29:00Z">
        <w:r w:rsidR="000A1973">
          <w:rPr>
            <w:rFonts w:ascii="Cambria" w:hAnsi="Cambria"/>
            <w:color w:val="000000" w:themeColor="text1"/>
            <w:sz w:val="28"/>
            <w:szCs w:val="28"/>
          </w:rPr>
          <w:t xml:space="preserve"> heart-shaped face was</w:t>
        </w:r>
      </w:ins>
      <w:ins w:id="5002" w:author="Claire S" w:date="2026-07-21T10:07:00Z" w16du:dateUtc="2026-07-21T09:07:00Z">
        <w:r w:rsidR="00C02CE1">
          <w:rPr>
            <w:rFonts w:ascii="Cambria" w:hAnsi="Cambria"/>
            <w:color w:val="000000" w:themeColor="text1"/>
            <w:sz w:val="28"/>
            <w:szCs w:val="28"/>
          </w:rPr>
          <w:t xml:space="preserve">. She’d </w:t>
        </w:r>
      </w:ins>
      <w:ins w:id="5003" w:author="Claire S" w:date="2026-07-21T09:49:00Z" w16du:dateUtc="2026-07-21T08:49:00Z">
        <w:r w:rsidR="00AD1005">
          <w:rPr>
            <w:rFonts w:ascii="Cambria" w:hAnsi="Cambria"/>
            <w:color w:val="000000" w:themeColor="text1"/>
            <w:sz w:val="28"/>
            <w:szCs w:val="28"/>
          </w:rPr>
          <w:t xml:space="preserve">seemed really freaked out by the </w:t>
        </w:r>
      </w:ins>
      <w:ins w:id="5004" w:author="Claire S" w:date="2026-07-21T10:06:00Z" w16du:dateUtc="2026-07-21T09:06:00Z">
        <w:r w:rsidR="00C02CE1">
          <w:rPr>
            <w:rFonts w:ascii="Cambria" w:hAnsi="Cambria"/>
            <w:color w:val="000000" w:themeColor="text1"/>
            <w:sz w:val="28"/>
            <w:szCs w:val="28"/>
          </w:rPr>
          <w:t xml:space="preserve">hanging </w:t>
        </w:r>
      </w:ins>
      <w:ins w:id="5005" w:author="Claire S" w:date="2026-07-21T09:49:00Z" w16du:dateUtc="2026-07-21T08:49:00Z">
        <w:r w:rsidR="00AD1005">
          <w:rPr>
            <w:rFonts w:ascii="Cambria" w:hAnsi="Cambria"/>
            <w:color w:val="000000" w:themeColor="text1"/>
            <w:sz w:val="28"/>
            <w:szCs w:val="28"/>
          </w:rPr>
          <w:t>body</w:t>
        </w:r>
      </w:ins>
      <w:ins w:id="5006" w:author="Claire S" w:date="2026-07-21T10:07:00Z" w16du:dateUtc="2026-07-21T09:07:00Z">
        <w:r w:rsidR="00C02CE1">
          <w:rPr>
            <w:rFonts w:ascii="Cambria" w:hAnsi="Cambria"/>
            <w:color w:val="000000" w:themeColor="text1"/>
            <w:sz w:val="28"/>
            <w:szCs w:val="28"/>
          </w:rPr>
          <w:t>.  Personally,</w:t>
        </w:r>
      </w:ins>
      <w:ins w:id="5007" w:author="Claire S" w:date="2026-07-21T09:49:00Z" w16du:dateUtc="2026-07-21T08:49:00Z">
        <w:r w:rsidR="00AD1005">
          <w:rPr>
            <w:rFonts w:ascii="Cambria" w:hAnsi="Cambria"/>
            <w:color w:val="000000" w:themeColor="text1"/>
            <w:sz w:val="28"/>
            <w:szCs w:val="28"/>
          </w:rPr>
          <w:t xml:space="preserve"> Ish was </w:t>
        </w:r>
      </w:ins>
      <w:ins w:id="5008" w:author="Claire S" w:date="2026-07-21T10:07:00Z" w16du:dateUtc="2026-07-21T09:07:00Z">
        <w:r w:rsidR="00C02CE1">
          <w:rPr>
            <w:rFonts w:ascii="Cambria" w:hAnsi="Cambria"/>
            <w:color w:val="000000" w:themeColor="text1"/>
            <w:sz w:val="28"/>
            <w:szCs w:val="28"/>
          </w:rPr>
          <w:t>doin</w:t>
        </w:r>
      </w:ins>
      <w:ins w:id="5009" w:author="Claire S" w:date="2026-07-21T09:49:00Z" w16du:dateUtc="2026-07-21T08:49:00Z">
        <w:r w:rsidR="00AD1005">
          <w:rPr>
            <w:rFonts w:ascii="Cambria" w:hAnsi="Cambria"/>
            <w:color w:val="000000" w:themeColor="text1"/>
            <w:sz w:val="28"/>
            <w:szCs w:val="28"/>
          </w:rPr>
          <w:t xml:space="preserve">g </w:t>
        </w:r>
      </w:ins>
      <w:ins w:id="5010" w:author="Claire S" w:date="2026-07-21T10:07:00Z" w16du:dateUtc="2026-07-21T09:07:00Z">
        <w:r w:rsidR="00C02CE1">
          <w:rPr>
            <w:rFonts w:ascii="Cambria" w:hAnsi="Cambria"/>
            <w:color w:val="000000" w:themeColor="text1"/>
            <w:sz w:val="28"/>
            <w:szCs w:val="28"/>
          </w:rPr>
          <w:t xml:space="preserve">his best </w:t>
        </w:r>
      </w:ins>
      <w:ins w:id="5011" w:author="Claire S" w:date="2026-07-21T09:49:00Z" w16du:dateUtc="2026-07-21T08:49:00Z">
        <w:r w:rsidR="00AD1005">
          <w:rPr>
            <w:rFonts w:ascii="Cambria" w:hAnsi="Cambria"/>
            <w:color w:val="000000" w:themeColor="text1"/>
            <w:sz w:val="28"/>
            <w:szCs w:val="28"/>
          </w:rPr>
          <w:t>not to think of</w:t>
        </w:r>
      </w:ins>
      <w:ins w:id="5012" w:author="Claire S" w:date="2026-07-21T10:07:00Z" w16du:dateUtc="2026-07-21T09:07:00Z">
        <w:r w:rsidR="00C02CE1">
          <w:rPr>
            <w:rFonts w:ascii="Cambria" w:hAnsi="Cambria"/>
            <w:color w:val="000000" w:themeColor="text1"/>
            <w:sz w:val="28"/>
            <w:szCs w:val="28"/>
          </w:rPr>
          <w:t xml:space="preserve"> it again</w:t>
        </w:r>
      </w:ins>
      <w:ins w:id="5013" w:author="Claire S" w:date="2026-07-21T09:49:00Z" w16du:dateUtc="2026-07-21T08:49:00Z">
        <w:r w:rsidR="00AD1005">
          <w:rPr>
            <w:rFonts w:ascii="Cambria" w:hAnsi="Cambria"/>
            <w:color w:val="000000" w:themeColor="text1"/>
            <w:sz w:val="28"/>
            <w:szCs w:val="28"/>
          </w:rPr>
          <w:t xml:space="preserve"> right now.</w:t>
        </w:r>
      </w:ins>
    </w:p>
    <w:p w14:paraId="07EDCF18" w14:textId="0FD10FD6" w:rsidR="000E1CC5" w:rsidRDefault="000E1CC5" w:rsidP="00D93355">
      <w:pPr>
        <w:spacing w:line="360" w:lineRule="auto"/>
        <w:ind w:firstLine="720"/>
        <w:contextualSpacing/>
        <w:rPr>
          <w:rFonts w:ascii="Cambria" w:hAnsi="Cambria"/>
          <w:color w:val="000000" w:themeColor="text1"/>
          <w:sz w:val="28"/>
          <w:szCs w:val="28"/>
        </w:rPr>
      </w:pPr>
      <w:r w:rsidRPr="000D447F">
        <w:rPr>
          <w:rFonts w:ascii="Cambria" w:hAnsi="Cambria"/>
          <w:color w:val="000000" w:themeColor="text1"/>
          <w:sz w:val="28"/>
          <w:szCs w:val="28"/>
        </w:rPr>
        <w:t>‘</w:t>
      </w:r>
      <w:del w:id="5014" w:author="Claire S" w:date="2026-05-07T08:29:00Z" w16du:dateUtc="2026-05-07T07:29:00Z">
        <w:r w:rsidR="00DB6A5A" w:rsidDel="000A1973">
          <w:rPr>
            <w:rFonts w:ascii="Cambria" w:hAnsi="Cambria"/>
            <w:color w:val="000000" w:themeColor="text1"/>
            <w:sz w:val="28"/>
            <w:szCs w:val="28"/>
          </w:rPr>
          <w:delText>Yeah</w:delText>
        </w:r>
        <w:r w:rsidR="00B610DF" w:rsidDel="000A1973">
          <w:rPr>
            <w:rFonts w:ascii="Cambria" w:hAnsi="Cambria"/>
            <w:color w:val="000000" w:themeColor="text1"/>
            <w:sz w:val="28"/>
            <w:szCs w:val="28"/>
          </w:rPr>
          <w:delText>,’ Violet</w:delText>
        </w:r>
        <w:r w:rsidR="008C2FAC" w:rsidDel="000A1973">
          <w:rPr>
            <w:rFonts w:ascii="Cambria" w:hAnsi="Cambria"/>
            <w:color w:val="000000" w:themeColor="text1"/>
            <w:sz w:val="28"/>
            <w:szCs w:val="28"/>
          </w:rPr>
          <w:delText>’s heart-shaped face was</w:delText>
        </w:r>
        <w:r w:rsidR="00B610DF" w:rsidDel="000A1973">
          <w:rPr>
            <w:rFonts w:ascii="Cambria" w:hAnsi="Cambria"/>
            <w:color w:val="000000" w:themeColor="text1"/>
            <w:sz w:val="28"/>
            <w:szCs w:val="28"/>
          </w:rPr>
          <w:delText xml:space="preserve"> s</w:delText>
        </w:r>
        <w:r w:rsidR="001E662E" w:rsidDel="000A1973">
          <w:rPr>
            <w:rFonts w:ascii="Cambria" w:hAnsi="Cambria"/>
            <w:color w:val="000000" w:themeColor="text1"/>
            <w:sz w:val="28"/>
            <w:szCs w:val="28"/>
          </w:rPr>
          <w:delText>olemn</w:delText>
        </w:r>
        <w:r w:rsidR="00B610DF" w:rsidDel="000A1973">
          <w:rPr>
            <w:rFonts w:ascii="Cambria" w:hAnsi="Cambria"/>
            <w:color w:val="000000" w:themeColor="text1"/>
            <w:sz w:val="28"/>
            <w:szCs w:val="28"/>
          </w:rPr>
          <w:delText>. ‘</w:delText>
        </w:r>
      </w:del>
      <w:del w:id="5015" w:author="Claire S" w:date="2026-05-07T08:30:00Z" w16du:dateUtc="2026-05-07T07:30:00Z">
        <w:r w:rsidR="00B610DF" w:rsidDel="000A1973">
          <w:rPr>
            <w:rFonts w:ascii="Cambria" w:hAnsi="Cambria"/>
            <w:color w:val="000000" w:themeColor="text1"/>
            <w:sz w:val="28"/>
            <w:szCs w:val="28"/>
          </w:rPr>
          <w:delText>You know,</w:delText>
        </w:r>
        <w:r w:rsidR="00D93355" w:rsidDel="000A1973">
          <w:rPr>
            <w:rFonts w:ascii="Cambria" w:hAnsi="Cambria"/>
            <w:color w:val="000000" w:themeColor="text1"/>
            <w:sz w:val="28"/>
            <w:szCs w:val="28"/>
          </w:rPr>
          <w:delText xml:space="preserve"> </w:delText>
        </w:r>
      </w:del>
      <w:ins w:id="5016" w:author="Claire S" w:date="2026-05-07T08:30:00Z" w16du:dateUtc="2026-05-07T07:30:00Z">
        <w:r w:rsidR="000A1973">
          <w:rPr>
            <w:rFonts w:ascii="Cambria" w:hAnsi="Cambria"/>
            <w:color w:val="000000" w:themeColor="text1"/>
            <w:sz w:val="28"/>
            <w:szCs w:val="28"/>
          </w:rPr>
          <w:t>H</w:t>
        </w:r>
      </w:ins>
      <w:del w:id="5017" w:author="Claire S" w:date="2026-05-07T08:30:00Z" w16du:dateUtc="2026-05-07T07:30:00Z">
        <w:r w:rsidR="00CF26E8" w:rsidDel="000A1973">
          <w:rPr>
            <w:rFonts w:ascii="Cambria" w:hAnsi="Cambria"/>
            <w:color w:val="000000" w:themeColor="text1"/>
            <w:sz w:val="28"/>
            <w:szCs w:val="28"/>
          </w:rPr>
          <w:delText>h</w:delText>
        </w:r>
      </w:del>
      <w:r w:rsidRPr="000D447F">
        <w:rPr>
          <w:rFonts w:ascii="Cambria" w:hAnsi="Cambria"/>
          <w:color w:val="000000" w:themeColor="text1"/>
          <w:sz w:val="28"/>
          <w:szCs w:val="28"/>
        </w:rPr>
        <w:t>e’s a killing machine</w:t>
      </w:r>
      <w:r w:rsidR="008C2FAC">
        <w:rPr>
          <w:rFonts w:ascii="Cambria" w:hAnsi="Cambria"/>
          <w:color w:val="000000" w:themeColor="text1"/>
          <w:sz w:val="28"/>
          <w:szCs w:val="28"/>
        </w:rPr>
        <w:t>. I’ve had to type up his biog that many times</w:t>
      </w:r>
      <w:r w:rsidR="006F7337">
        <w:rPr>
          <w:rFonts w:ascii="Cambria" w:hAnsi="Cambria"/>
          <w:color w:val="000000" w:themeColor="text1"/>
          <w:sz w:val="28"/>
          <w:szCs w:val="28"/>
        </w:rPr>
        <w:t>, it’s etched on my brain</w:t>
      </w:r>
      <w:r w:rsidR="00367F76">
        <w:rPr>
          <w:rFonts w:ascii="Cambria" w:hAnsi="Cambria"/>
          <w:color w:val="000000" w:themeColor="text1"/>
          <w:sz w:val="28"/>
          <w:szCs w:val="28"/>
        </w:rPr>
        <w:t xml:space="preserve"> </w:t>
      </w:r>
      <w:del w:id="5018" w:author="Daisy Watt" w:date="2026-06-19T10:14:00Z" w16du:dateUtc="2026-06-19T09:14:00Z">
        <w:r w:rsidR="00367F76">
          <w:rPr>
            <w:rFonts w:ascii="Cambria" w:hAnsi="Cambria"/>
            <w:color w:val="000000" w:themeColor="text1"/>
            <w:sz w:val="28"/>
            <w:szCs w:val="28"/>
          </w:rPr>
          <w:delText>-</w:delText>
        </w:r>
      </w:del>
      <w:ins w:id="5019" w:author="Daisy Watt" w:date="2026-06-19T10:14:00Z" w16du:dateUtc="2026-06-19T09:14:00Z">
        <w:r w:rsidR="008D4F94">
          <w:rPr>
            <w:rFonts w:ascii="Cambria" w:hAnsi="Cambria"/>
            <w:color w:val="000000" w:themeColor="text1"/>
            <w:sz w:val="28"/>
            <w:szCs w:val="28"/>
          </w:rPr>
          <w:t>–</w:t>
        </w:r>
      </w:ins>
      <w:r w:rsidR="00367F76">
        <w:rPr>
          <w:rFonts w:ascii="Cambria" w:hAnsi="Cambria"/>
          <w:color w:val="000000" w:themeColor="text1"/>
          <w:sz w:val="28"/>
          <w:szCs w:val="28"/>
        </w:rPr>
        <w:t xml:space="preserve"> unfortunately</w:t>
      </w:r>
      <w:r w:rsidRPr="000D447F">
        <w:rPr>
          <w:rFonts w:ascii="Cambria" w:hAnsi="Cambria"/>
          <w:color w:val="000000" w:themeColor="text1"/>
          <w:sz w:val="28"/>
          <w:szCs w:val="28"/>
        </w:rPr>
        <w:t>.’</w:t>
      </w:r>
    </w:p>
    <w:p w14:paraId="74DFB08D" w14:textId="6FD64798" w:rsidR="007E399B" w:rsidRDefault="007E399B" w:rsidP="000D447F">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3D0B4B">
        <w:rPr>
          <w:rFonts w:ascii="Cambria" w:hAnsi="Cambria"/>
          <w:color w:val="000000" w:themeColor="text1"/>
          <w:sz w:val="28"/>
          <w:szCs w:val="28"/>
        </w:rPr>
        <w:t>Really</w:t>
      </w:r>
      <w:r w:rsidR="00DB6A5A">
        <w:rPr>
          <w:rFonts w:ascii="Cambria" w:hAnsi="Cambria"/>
          <w:color w:val="000000" w:themeColor="text1"/>
          <w:sz w:val="28"/>
          <w:szCs w:val="28"/>
        </w:rPr>
        <w:t>?</w:t>
      </w:r>
      <w:r>
        <w:rPr>
          <w:rFonts w:ascii="Cambria" w:hAnsi="Cambria"/>
          <w:color w:val="000000" w:themeColor="text1"/>
          <w:sz w:val="28"/>
          <w:szCs w:val="28"/>
        </w:rPr>
        <w:t>’ Ishan considered her words for a second. ‘You mean</w:t>
      </w:r>
      <w:r w:rsidR="00D93355">
        <w:rPr>
          <w:rFonts w:ascii="Cambria" w:hAnsi="Cambria"/>
          <w:color w:val="000000" w:themeColor="text1"/>
          <w:sz w:val="28"/>
          <w:szCs w:val="28"/>
        </w:rPr>
        <w:t>, like,</w:t>
      </w:r>
      <w:r>
        <w:rPr>
          <w:rFonts w:ascii="Cambria" w:hAnsi="Cambria"/>
          <w:color w:val="000000" w:themeColor="text1"/>
          <w:sz w:val="28"/>
          <w:szCs w:val="28"/>
        </w:rPr>
        <w:t xml:space="preserve"> </w:t>
      </w:r>
      <w:r w:rsidR="00367F76">
        <w:rPr>
          <w:rFonts w:ascii="Cambria" w:hAnsi="Cambria"/>
          <w:color w:val="000000" w:themeColor="text1"/>
          <w:sz w:val="28"/>
          <w:szCs w:val="28"/>
        </w:rPr>
        <w:t>he killed loads of people</w:t>
      </w:r>
      <w:r>
        <w:rPr>
          <w:rFonts w:ascii="Cambria" w:hAnsi="Cambria"/>
          <w:color w:val="000000" w:themeColor="text1"/>
          <w:sz w:val="28"/>
          <w:szCs w:val="28"/>
        </w:rPr>
        <w:t xml:space="preserve"> </w:t>
      </w:r>
      <w:r w:rsidR="00B610DF">
        <w:rPr>
          <w:rFonts w:ascii="Cambria" w:hAnsi="Cambria"/>
          <w:color w:val="000000" w:themeColor="text1"/>
          <w:sz w:val="28"/>
          <w:szCs w:val="28"/>
        </w:rPr>
        <w:t xml:space="preserve">in </w:t>
      </w:r>
      <w:r w:rsidR="00367F76">
        <w:rPr>
          <w:rFonts w:ascii="Cambria" w:hAnsi="Cambria"/>
          <w:color w:val="000000" w:themeColor="text1"/>
          <w:sz w:val="28"/>
          <w:szCs w:val="28"/>
        </w:rPr>
        <w:t>the army</w:t>
      </w:r>
      <w:r>
        <w:rPr>
          <w:rFonts w:ascii="Cambria" w:hAnsi="Cambria"/>
          <w:color w:val="000000" w:themeColor="text1"/>
          <w:sz w:val="28"/>
          <w:szCs w:val="28"/>
        </w:rPr>
        <w:t>?’</w:t>
      </w:r>
    </w:p>
    <w:p w14:paraId="2EBE20EA" w14:textId="0B9349FA" w:rsidR="00181E35" w:rsidRDefault="007E399B" w:rsidP="000D447F">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DB6A5A">
        <w:rPr>
          <w:rFonts w:ascii="Cambria" w:hAnsi="Cambria"/>
          <w:color w:val="000000" w:themeColor="text1"/>
          <w:sz w:val="28"/>
          <w:szCs w:val="28"/>
        </w:rPr>
        <w:t>H</w:t>
      </w:r>
      <w:r w:rsidR="00181E35">
        <w:rPr>
          <w:rFonts w:ascii="Cambria" w:hAnsi="Cambria"/>
          <w:color w:val="000000" w:themeColor="text1"/>
          <w:sz w:val="28"/>
          <w:szCs w:val="28"/>
        </w:rPr>
        <w:t>e was in the Special Forces</w:t>
      </w:r>
      <w:r w:rsidR="000D7552">
        <w:rPr>
          <w:rFonts w:ascii="Cambria" w:hAnsi="Cambria"/>
          <w:color w:val="000000" w:themeColor="text1"/>
          <w:sz w:val="28"/>
          <w:szCs w:val="28"/>
        </w:rPr>
        <w:t xml:space="preserve"> before </w:t>
      </w:r>
      <w:r w:rsidR="00367F76">
        <w:rPr>
          <w:rFonts w:ascii="Cambria" w:hAnsi="Cambria"/>
          <w:color w:val="000000" w:themeColor="text1"/>
          <w:sz w:val="28"/>
          <w:szCs w:val="28"/>
        </w:rPr>
        <w:t xml:space="preserve">he wrote that first </w:t>
      </w:r>
      <w:r w:rsidR="006F7337">
        <w:rPr>
          <w:rFonts w:ascii="Cambria" w:hAnsi="Cambria"/>
          <w:color w:val="000000" w:themeColor="text1"/>
          <w:sz w:val="28"/>
          <w:szCs w:val="28"/>
        </w:rPr>
        <w:t>book.</w:t>
      </w:r>
      <w:r w:rsidR="000D7552">
        <w:rPr>
          <w:rFonts w:ascii="Cambria" w:hAnsi="Cambria"/>
          <w:color w:val="000000" w:themeColor="text1"/>
          <w:sz w:val="28"/>
          <w:szCs w:val="28"/>
        </w:rPr>
        <w:t xml:space="preserve"> Load</w:t>
      </w:r>
      <w:r w:rsidR="00E14651">
        <w:rPr>
          <w:rFonts w:ascii="Cambria" w:hAnsi="Cambria"/>
          <w:color w:val="000000" w:themeColor="text1"/>
          <w:sz w:val="28"/>
          <w:szCs w:val="28"/>
        </w:rPr>
        <w:t>s</w:t>
      </w:r>
      <w:r w:rsidR="00181E35">
        <w:rPr>
          <w:rFonts w:ascii="Cambria" w:hAnsi="Cambria"/>
          <w:color w:val="000000" w:themeColor="text1"/>
          <w:sz w:val="28"/>
          <w:szCs w:val="28"/>
        </w:rPr>
        <w:t xml:space="preserve"> of </w:t>
      </w:r>
      <w:del w:id="5020" w:author="Claire S" w:date="2026-05-27T12:14:00Z" w16du:dateUtc="2026-05-27T11:14:00Z">
        <w:r w:rsidR="00181E35" w:rsidDel="00085E49">
          <w:rPr>
            <w:rFonts w:ascii="Cambria" w:hAnsi="Cambria"/>
            <w:color w:val="000000" w:themeColor="text1"/>
            <w:sz w:val="28"/>
            <w:szCs w:val="28"/>
          </w:rPr>
          <w:delText>killings</w:delText>
        </w:r>
      </w:del>
      <w:ins w:id="5021" w:author="Claire S" w:date="2026-05-27T12:14:00Z" w16du:dateUtc="2026-05-27T11:14:00Z">
        <w:r w:rsidR="00085E49">
          <w:rPr>
            <w:rFonts w:ascii="Cambria" w:hAnsi="Cambria"/>
            <w:color w:val="000000" w:themeColor="text1"/>
            <w:sz w:val="28"/>
            <w:szCs w:val="28"/>
          </w:rPr>
          <w:t>death</w:t>
        </w:r>
      </w:ins>
      <w:r w:rsidR="000D7552">
        <w:rPr>
          <w:rFonts w:ascii="Cambria" w:hAnsi="Cambria"/>
          <w:color w:val="000000" w:themeColor="text1"/>
          <w:sz w:val="28"/>
          <w:szCs w:val="28"/>
        </w:rPr>
        <w:t>,</w:t>
      </w:r>
      <w:r w:rsidR="00181E35">
        <w:rPr>
          <w:rFonts w:ascii="Cambria" w:hAnsi="Cambria"/>
          <w:color w:val="000000" w:themeColor="text1"/>
          <w:sz w:val="28"/>
          <w:szCs w:val="28"/>
        </w:rPr>
        <w:t xml:space="preserve"> apparently</w:t>
      </w:r>
      <w:del w:id="5022" w:author="Daisy Watt" w:date="2026-06-19T10:14:00Z" w16du:dateUtc="2026-06-19T09:14:00Z">
        <w:r w:rsidR="003D0B4B">
          <w:rPr>
            <w:rFonts w:ascii="Cambria" w:hAnsi="Cambria"/>
            <w:color w:val="000000" w:themeColor="text1"/>
            <w:sz w:val="28"/>
            <w:szCs w:val="28"/>
          </w:rPr>
          <w:delText>,</w:delText>
        </w:r>
      </w:del>
      <w:ins w:id="5023" w:author="Daisy Watt" w:date="2026-06-19T10:14:00Z" w16du:dateUtc="2026-06-19T09:14:00Z">
        <w:r w:rsidR="008D4F94">
          <w:rPr>
            <w:rFonts w:ascii="Cambria" w:hAnsi="Cambria"/>
            <w:color w:val="000000" w:themeColor="text1"/>
            <w:sz w:val="28"/>
            <w:szCs w:val="28"/>
          </w:rPr>
          <w:t>.</w:t>
        </w:r>
      </w:ins>
      <w:r w:rsidR="003D0B4B">
        <w:rPr>
          <w:rFonts w:ascii="Cambria" w:hAnsi="Cambria"/>
          <w:color w:val="000000" w:themeColor="text1"/>
          <w:sz w:val="28"/>
          <w:szCs w:val="28"/>
        </w:rPr>
        <w:t>’ Violet pulled a vape out of her coat pocket. ‘</w:t>
      </w:r>
      <w:r w:rsidR="00181E35">
        <w:rPr>
          <w:rFonts w:ascii="Cambria" w:hAnsi="Cambria"/>
          <w:color w:val="000000" w:themeColor="text1"/>
          <w:sz w:val="28"/>
          <w:szCs w:val="28"/>
        </w:rPr>
        <w:t xml:space="preserve">It’s his </w:t>
      </w:r>
      <w:del w:id="5024" w:author="Daisy Watt" w:date="2026-06-19T10:14:00Z" w16du:dateUtc="2026-06-19T09:14:00Z">
        <w:r w:rsidR="00181E35">
          <w:rPr>
            <w:rFonts w:ascii="Cambria" w:hAnsi="Cambria"/>
            <w:color w:val="000000" w:themeColor="text1"/>
            <w:sz w:val="28"/>
            <w:szCs w:val="28"/>
          </w:rPr>
          <w:delText xml:space="preserve">big </w:delText>
        </w:r>
      </w:del>
      <w:r w:rsidR="00181E35">
        <w:rPr>
          <w:rFonts w:ascii="Cambria" w:hAnsi="Cambria"/>
          <w:color w:val="000000" w:themeColor="text1"/>
          <w:sz w:val="28"/>
          <w:szCs w:val="28"/>
        </w:rPr>
        <w:t>schtick</w:t>
      </w:r>
      <w:r w:rsidR="000D7552">
        <w:rPr>
          <w:rFonts w:ascii="Cambria" w:hAnsi="Cambria"/>
          <w:color w:val="000000" w:themeColor="text1"/>
          <w:sz w:val="28"/>
          <w:szCs w:val="28"/>
        </w:rPr>
        <w:t>.</w:t>
      </w:r>
      <w:r w:rsidR="00181E35">
        <w:rPr>
          <w:rFonts w:ascii="Cambria" w:hAnsi="Cambria"/>
          <w:color w:val="000000" w:themeColor="text1"/>
          <w:sz w:val="28"/>
          <w:szCs w:val="28"/>
        </w:rPr>
        <w:t>’</w:t>
      </w:r>
    </w:p>
    <w:p w14:paraId="1D6EDEC0" w14:textId="38262CA7" w:rsidR="00181E35" w:rsidRDefault="00181E35" w:rsidP="000D447F">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‘Not really my bag</w:t>
      </w:r>
      <w:del w:id="5025" w:author="Daisy Watt" w:date="2026-06-19T10:14:00Z" w16du:dateUtc="2026-06-19T09:14:00Z">
        <w:r>
          <w:rPr>
            <w:rFonts w:ascii="Cambria" w:hAnsi="Cambria"/>
            <w:color w:val="000000" w:themeColor="text1"/>
            <w:sz w:val="28"/>
            <w:szCs w:val="28"/>
          </w:rPr>
          <w:delText>,</w:delText>
        </w:r>
      </w:del>
      <w:ins w:id="5026" w:author="Daisy Watt" w:date="2026-06-19T10:14:00Z" w16du:dateUtc="2026-06-19T09:14:00Z">
        <w:r w:rsidR="008D4F94">
          <w:rPr>
            <w:rFonts w:ascii="Cambria" w:hAnsi="Cambria"/>
            <w:color w:val="000000" w:themeColor="text1"/>
            <w:sz w:val="28"/>
            <w:szCs w:val="28"/>
          </w:rPr>
          <w:t>.</w:t>
        </w:r>
      </w:ins>
      <w:r>
        <w:rPr>
          <w:rFonts w:ascii="Cambria" w:hAnsi="Cambria"/>
          <w:color w:val="000000" w:themeColor="text1"/>
          <w:sz w:val="28"/>
          <w:szCs w:val="28"/>
        </w:rPr>
        <w:t>’ Ishan grinned</w:t>
      </w:r>
      <w:ins w:id="5027" w:author="Claire S" w:date="2026-05-06T10:59:00Z" w16du:dateUtc="2026-05-06T09:59:00Z">
        <w:r w:rsidR="00574F94">
          <w:rPr>
            <w:rFonts w:ascii="Cambria" w:hAnsi="Cambria"/>
            <w:color w:val="000000" w:themeColor="text1"/>
            <w:sz w:val="28"/>
            <w:szCs w:val="28"/>
          </w:rPr>
          <w:t xml:space="preserve"> down at her</w:t>
        </w:r>
      </w:ins>
      <w:r>
        <w:rPr>
          <w:rFonts w:ascii="Cambria" w:hAnsi="Cambria"/>
          <w:color w:val="000000" w:themeColor="text1"/>
          <w:sz w:val="28"/>
          <w:szCs w:val="28"/>
        </w:rPr>
        <w:t xml:space="preserve">. ‘I prefer </w:t>
      </w:r>
      <w:del w:id="5028" w:author="Daisy Watt" w:date="2026-06-19T10:14:00Z" w16du:dateUtc="2026-06-19T09:14:00Z">
        <w:r w:rsidDel="008D4F94">
          <w:rPr>
            <w:rFonts w:ascii="Cambria" w:hAnsi="Cambria"/>
            <w:color w:val="000000" w:themeColor="text1"/>
            <w:sz w:val="28"/>
            <w:szCs w:val="28"/>
          </w:rPr>
          <w:delText>M</w:delText>
        </w:r>
      </w:del>
      <w:ins w:id="5029" w:author="Daisy Watt" w:date="2026-06-19T10:14:00Z" w16du:dateUtc="2026-06-19T09:14:00Z">
        <w:del w:id="5030" w:author="Claire S" w:date="2026-07-21T10:25:00Z" w16du:dateUtc="2026-07-21T09:25:00Z">
          <w:r w:rsidR="008D4F94" w:rsidDel="004B23AC">
            <w:rPr>
              <w:rFonts w:ascii="Cambria" w:hAnsi="Cambria"/>
              <w:color w:val="000000" w:themeColor="text1"/>
              <w:sz w:val="28"/>
              <w:szCs w:val="28"/>
            </w:rPr>
            <w:delText>m</w:delText>
          </w:r>
        </w:del>
      </w:ins>
      <w:del w:id="5031" w:author="Claire S" w:date="2026-07-21T10:25:00Z" w16du:dateUtc="2026-07-21T09:25:00Z">
        <w:r w:rsidDel="004B23AC">
          <w:rPr>
            <w:rFonts w:ascii="Cambria" w:hAnsi="Cambria"/>
            <w:color w:val="000000" w:themeColor="text1"/>
            <w:sz w:val="28"/>
            <w:szCs w:val="28"/>
          </w:rPr>
          <w:delText>artians</w:delText>
        </w:r>
      </w:del>
      <w:ins w:id="5032" w:author="Claire S" w:date="2026-07-21T10:25:00Z" w16du:dateUtc="2026-07-21T09:25:00Z">
        <w:r w:rsidR="004B23AC">
          <w:rPr>
            <w:rFonts w:ascii="Cambria" w:hAnsi="Cambria"/>
            <w:color w:val="000000" w:themeColor="text1"/>
            <w:sz w:val="28"/>
            <w:szCs w:val="28"/>
          </w:rPr>
          <w:t>Martians</w:t>
        </w:r>
      </w:ins>
      <w:r>
        <w:rPr>
          <w:rFonts w:ascii="Cambria" w:hAnsi="Cambria"/>
          <w:color w:val="000000" w:themeColor="text1"/>
          <w:sz w:val="28"/>
          <w:szCs w:val="28"/>
        </w:rPr>
        <w:t xml:space="preserve"> and</w:t>
      </w:r>
      <w:r w:rsidR="000D7552">
        <w:rPr>
          <w:rFonts w:ascii="Cambria" w:hAnsi="Cambria"/>
          <w:color w:val="000000" w:themeColor="text1"/>
          <w:sz w:val="28"/>
          <w:szCs w:val="28"/>
        </w:rPr>
        <w:t xml:space="preserve"> </w:t>
      </w:r>
      <w:r w:rsidR="000722C6">
        <w:rPr>
          <w:rFonts w:ascii="Cambria" w:hAnsi="Cambria"/>
          <w:color w:val="000000" w:themeColor="text1"/>
          <w:sz w:val="28"/>
          <w:szCs w:val="28"/>
        </w:rPr>
        <w:t>asteroids</w:t>
      </w:r>
      <w:r w:rsidR="000D7552">
        <w:rPr>
          <w:rFonts w:ascii="Cambria" w:hAnsi="Cambria"/>
          <w:color w:val="000000" w:themeColor="text1"/>
          <w:sz w:val="28"/>
          <w:szCs w:val="28"/>
        </w:rPr>
        <w:t xml:space="preserve"> </w:t>
      </w:r>
      <w:r w:rsidR="000722C6">
        <w:rPr>
          <w:rFonts w:ascii="Cambria" w:hAnsi="Cambria"/>
          <w:color w:val="000000" w:themeColor="text1"/>
          <w:sz w:val="28"/>
          <w:szCs w:val="28"/>
        </w:rPr>
        <w:t xml:space="preserve">to </w:t>
      </w:r>
      <w:del w:id="5033" w:author="Daisy Watt" w:date="2026-06-19T10:14:00Z" w16du:dateUtc="2026-06-19T09:14:00Z">
        <w:r w:rsidR="00C07167" w:rsidDel="008C665A">
          <w:rPr>
            <w:rFonts w:ascii="Cambria" w:hAnsi="Cambria"/>
            <w:color w:val="000000" w:themeColor="text1"/>
            <w:sz w:val="28"/>
            <w:szCs w:val="28"/>
          </w:rPr>
          <w:delText>crimes</w:delText>
        </w:r>
        <w:r w:rsidR="000722C6" w:rsidDel="008C665A">
          <w:rPr>
            <w:rFonts w:ascii="Cambria" w:hAnsi="Cambria"/>
            <w:color w:val="000000" w:themeColor="text1"/>
            <w:sz w:val="28"/>
            <w:szCs w:val="28"/>
          </w:rPr>
          <w:delText xml:space="preserve"> and </w:delText>
        </w:r>
        <w:r w:rsidR="000722C6">
          <w:rPr>
            <w:rFonts w:ascii="Cambria" w:hAnsi="Cambria"/>
            <w:color w:val="000000" w:themeColor="text1"/>
            <w:sz w:val="28"/>
            <w:szCs w:val="28"/>
          </w:rPr>
          <w:delText>murder</w:delText>
        </w:r>
      </w:del>
      <w:ins w:id="5034" w:author="Daisy Watt" w:date="2026-06-19T10:14:00Z" w16du:dateUtc="2026-06-19T09:14:00Z">
        <w:r w:rsidR="008D4F94">
          <w:rPr>
            <w:rFonts w:ascii="Cambria" w:hAnsi="Cambria"/>
            <w:color w:val="000000" w:themeColor="text1"/>
            <w:sz w:val="28"/>
            <w:szCs w:val="28"/>
          </w:rPr>
          <w:t>battle scenes</w:t>
        </w:r>
      </w:ins>
      <w:r>
        <w:rPr>
          <w:rFonts w:ascii="Cambria" w:hAnsi="Cambria"/>
          <w:color w:val="000000" w:themeColor="text1"/>
          <w:sz w:val="28"/>
          <w:szCs w:val="28"/>
        </w:rPr>
        <w:t>.’</w:t>
      </w:r>
    </w:p>
    <w:p w14:paraId="63CACF5C" w14:textId="046B9EA8" w:rsidR="00D93355" w:rsidRDefault="00181E35" w:rsidP="000D447F">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0722C6">
        <w:rPr>
          <w:rFonts w:ascii="Cambria" w:hAnsi="Cambria"/>
          <w:color w:val="000000" w:themeColor="text1"/>
          <w:sz w:val="28"/>
          <w:szCs w:val="28"/>
        </w:rPr>
        <w:t xml:space="preserve">Ha! </w:t>
      </w:r>
      <w:r w:rsidR="006557C8">
        <w:rPr>
          <w:rFonts w:ascii="Cambria" w:hAnsi="Cambria"/>
          <w:color w:val="000000" w:themeColor="text1"/>
          <w:sz w:val="28"/>
          <w:szCs w:val="28"/>
        </w:rPr>
        <w:t xml:space="preserve">Don’t blame you.  </w:t>
      </w:r>
      <w:r w:rsidR="00D92437">
        <w:rPr>
          <w:rFonts w:ascii="Cambria" w:hAnsi="Cambria"/>
          <w:color w:val="000000" w:themeColor="text1"/>
          <w:sz w:val="28"/>
          <w:szCs w:val="28"/>
        </w:rPr>
        <w:t>B</w:t>
      </w:r>
      <w:r w:rsidR="007E399B">
        <w:rPr>
          <w:rFonts w:ascii="Cambria" w:hAnsi="Cambria"/>
          <w:color w:val="000000" w:themeColor="text1"/>
          <w:sz w:val="28"/>
          <w:szCs w:val="28"/>
        </w:rPr>
        <w:t>ut</w:t>
      </w:r>
      <w:r w:rsidR="00D93355">
        <w:rPr>
          <w:rFonts w:ascii="Cambria" w:hAnsi="Cambria"/>
          <w:color w:val="000000" w:themeColor="text1"/>
          <w:sz w:val="28"/>
          <w:szCs w:val="28"/>
        </w:rPr>
        <w:t xml:space="preserve"> it’s</w:t>
      </w:r>
      <w:r w:rsidR="007E399B">
        <w:rPr>
          <w:rFonts w:ascii="Cambria" w:hAnsi="Cambria"/>
          <w:color w:val="000000" w:themeColor="text1"/>
          <w:sz w:val="28"/>
          <w:szCs w:val="28"/>
        </w:rPr>
        <w:t xml:space="preserve"> not just t</w:t>
      </w:r>
      <w:r w:rsidR="000D7552">
        <w:rPr>
          <w:rFonts w:ascii="Cambria" w:hAnsi="Cambria"/>
          <w:color w:val="000000" w:themeColor="text1"/>
          <w:sz w:val="28"/>
          <w:szCs w:val="28"/>
        </w:rPr>
        <w:t xml:space="preserve">he </w:t>
      </w:r>
      <w:r w:rsidR="000722C6">
        <w:rPr>
          <w:rFonts w:ascii="Cambria" w:hAnsi="Cambria"/>
          <w:color w:val="000000" w:themeColor="text1"/>
          <w:sz w:val="28"/>
          <w:szCs w:val="28"/>
        </w:rPr>
        <w:t>crappy career choices</w:t>
      </w:r>
      <w:r w:rsidR="007E399B">
        <w:rPr>
          <w:rFonts w:ascii="Cambria" w:hAnsi="Cambria"/>
          <w:color w:val="000000" w:themeColor="text1"/>
          <w:sz w:val="28"/>
          <w:szCs w:val="28"/>
        </w:rPr>
        <w:t xml:space="preserve">.’ </w:t>
      </w:r>
      <w:r w:rsidR="003D0B4B">
        <w:rPr>
          <w:rFonts w:ascii="Cambria" w:hAnsi="Cambria"/>
          <w:color w:val="000000" w:themeColor="text1"/>
          <w:sz w:val="28"/>
          <w:szCs w:val="28"/>
        </w:rPr>
        <w:t xml:space="preserve">Violet </w:t>
      </w:r>
      <w:r w:rsidR="009E5029">
        <w:rPr>
          <w:rFonts w:ascii="Cambria" w:hAnsi="Cambria"/>
          <w:color w:val="000000" w:themeColor="text1"/>
          <w:sz w:val="28"/>
          <w:szCs w:val="28"/>
        </w:rPr>
        <w:t>exhaled</w:t>
      </w:r>
      <w:r w:rsidR="007E399B">
        <w:rPr>
          <w:rFonts w:ascii="Cambria" w:hAnsi="Cambria"/>
          <w:color w:val="000000" w:themeColor="text1"/>
          <w:sz w:val="28"/>
          <w:szCs w:val="28"/>
        </w:rPr>
        <w:t xml:space="preserve"> </w:t>
      </w:r>
      <w:r w:rsidR="005A1CB1">
        <w:rPr>
          <w:rFonts w:ascii="Cambria" w:hAnsi="Cambria"/>
          <w:color w:val="000000" w:themeColor="text1"/>
          <w:sz w:val="28"/>
          <w:szCs w:val="28"/>
        </w:rPr>
        <w:t xml:space="preserve">a </w:t>
      </w:r>
      <w:r w:rsidR="007E399B">
        <w:rPr>
          <w:rFonts w:ascii="Cambria" w:hAnsi="Cambria"/>
          <w:color w:val="000000" w:themeColor="text1"/>
          <w:sz w:val="28"/>
          <w:szCs w:val="28"/>
        </w:rPr>
        <w:t>cloud of cherry-flavour</w:t>
      </w:r>
      <w:ins w:id="5035" w:author="Daisy Watt" w:date="2026-06-19T10:15:00Z" w16du:dateUtc="2026-06-19T09:15:00Z">
        <w:r w:rsidR="008D4F94">
          <w:rPr>
            <w:rFonts w:ascii="Cambria" w:hAnsi="Cambria"/>
            <w:color w:val="000000" w:themeColor="text1"/>
            <w:sz w:val="28"/>
            <w:szCs w:val="28"/>
          </w:rPr>
          <w:t>ed</w:t>
        </w:r>
      </w:ins>
      <w:r w:rsidR="007E399B">
        <w:rPr>
          <w:rFonts w:ascii="Cambria" w:hAnsi="Cambria"/>
          <w:color w:val="000000" w:themeColor="text1"/>
          <w:sz w:val="28"/>
          <w:szCs w:val="28"/>
        </w:rPr>
        <w:t xml:space="preserve"> smoke into the freezing night air. </w:t>
      </w:r>
      <w:r w:rsidR="00D93355">
        <w:rPr>
          <w:rFonts w:ascii="Cambria" w:hAnsi="Cambria"/>
          <w:color w:val="000000" w:themeColor="text1"/>
          <w:sz w:val="28"/>
          <w:szCs w:val="28"/>
        </w:rPr>
        <w:t>‘</w:t>
      </w:r>
      <w:r w:rsidR="000722C6">
        <w:rPr>
          <w:rFonts w:ascii="Cambria" w:hAnsi="Cambria"/>
          <w:color w:val="000000" w:themeColor="text1"/>
          <w:sz w:val="28"/>
          <w:szCs w:val="28"/>
        </w:rPr>
        <w:t>It’s the fact h</w:t>
      </w:r>
      <w:r w:rsidR="00D93355">
        <w:rPr>
          <w:rFonts w:ascii="Cambria" w:hAnsi="Cambria"/>
          <w:color w:val="000000" w:themeColor="text1"/>
          <w:sz w:val="28"/>
          <w:szCs w:val="28"/>
        </w:rPr>
        <w:t>e owes everything to Dex</w:t>
      </w:r>
      <w:r w:rsidR="00332036">
        <w:rPr>
          <w:rFonts w:ascii="Cambria" w:hAnsi="Cambria"/>
          <w:color w:val="000000" w:themeColor="text1"/>
          <w:sz w:val="28"/>
          <w:szCs w:val="28"/>
        </w:rPr>
        <w:t>, except</w:t>
      </w:r>
      <w:r w:rsidR="009E5029">
        <w:rPr>
          <w:rFonts w:ascii="Cambria" w:hAnsi="Cambria"/>
          <w:color w:val="000000" w:themeColor="text1"/>
          <w:sz w:val="28"/>
          <w:szCs w:val="28"/>
        </w:rPr>
        <w:t xml:space="preserve"> he</w:t>
      </w:r>
      <w:r w:rsidR="000722C6">
        <w:rPr>
          <w:rFonts w:ascii="Cambria" w:hAnsi="Cambria"/>
          <w:color w:val="000000" w:themeColor="text1"/>
          <w:sz w:val="28"/>
          <w:szCs w:val="28"/>
        </w:rPr>
        <w:t xml:space="preserve"> never acts like he does</w:t>
      </w:r>
      <w:r w:rsidR="00D93355">
        <w:rPr>
          <w:rFonts w:ascii="Cambria" w:hAnsi="Cambria"/>
          <w:color w:val="000000" w:themeColor="text1"/>
          <w:sz w:val="28"/>
          <w:szCs w:val="28"/>
        </w:rPr>
        <w:t>.’</w:t>
      </w:r>
    </w:p>
    <w:p w14:paraId="31D2949E" w14:textId="31169815" w:rsidR="008E610E" w:rsidRDefault="00D93355" w:rsidP="00E30C1A">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‘But isn’t that true of most authors and their editors?</w:t>
      </w:r>
      <w:r w:rsidR="00E30C1A">
        <w:rPr>
          <w:rFonts w:ascii="Cambria" w:hAnsi="Cambria"/>
          <w:color w:val="000000" w:themeColor="text1"/>
          <w:sz w:val="28"/>
          <w:szCs w:val="28"/>
        </w:rPr>
        <w:t xml:space="preserve"> Though I</w:t>
      </w:r>
      <w:r w:rsidR="008E610E">
        <w:rPr>
          <w:rFonts w:ascii="Cambria" w:hAnsi="Cambria"/>
          <w:color w:val="000000" w:themeColor="text1"/>
          <w:sz w:val="28"/>
          <w:szCs w:val="28"/>
        </w:rPr>
        <w:t xml:space="preserve">’m surprised he’s a good writer,’ Ishan said as they </w:t>
      </w:r>
      <w:r w:rsidR="00E30C1A">
        <w:rPr>
          <w:rFonts w:ascii="Cambria" w:hAnsi="Cambria"/>
          <w:color w:val="000000" w:themeColor="text1"/>
          <w:sz w:val="28"/>
          <w:szCs w:val="28"/>
        </w:rPr>
        <w:t>scurried a</w:t>
      </w:r>
      <w:r w:rsidR="005D4C58">
        <w:rPr>
          <w:rFonts w:ascii="Cambria" w:hAnsi="Cambria"/>
          <w:color w:val="000000" w:themeColor="text1"/>
          <w:sz w:val="28"/>
          <w:szCs w:val="28"/>
        </w:rPr>
        <w:t>cross Oxford Street</w:t>
      </w:r>
      <w:r w:rsidR="00E30C1A">
        <w:rPr>
          <w:rFonts w:ascii="Cambria" w:hAnsi="Cambria"/>
          <w:color w:val="000000" w:themeColor="text1"/>
          <w:sz w:val="28"/>
          <w:szCs w:val="28"/>
        </w:rPr>
        <w:t xml:space="preserve">, a red </w:t>
      </w:r>
      <w:r w:rsidR="0025507B">
        <w:rPr>
          <w:rFonts w:ascii="Cambria" w:hAnsi="Cambria"/>
          <w:color w:val="000000" w:themeColor="text1"/>
          <w:sz w:val="28"/>
          <w:szCs w:val="28"/>
        </w:rPr>
        <w:t>double-decker</w:t>
      </w:r>
      <w:r w:rsidR="00E30C1A">
        <w:rPr>
          <w:rFonts w:ascii="Cambria" w:hAnsi="Cambria"/>
          <w:color w:val="000000" w:themeColor="text1"/>
          <w:sz w:val="28"/>
          <w:szCs w:val="28"/>
        </w:rPr>
        <w:t xml:space="preserve"> </w:t>
      </w:r>
      <w:r w:rsidR="0025507B">
        <w:rPr>
          <w:rFonts w:ascii="Cambria" w:hAnsi="Cambria"/>
          <w:color w:val="000000" w:themeColor="text1"/>
          <w:sz w:val="28"/>
          <w:szCs w:val="28"/>
        </w:rPr>
        <w:t xml:space="preserve">bus </w:t>
      </w:r>
      <w:r w:rsidR="00E30C1A">
        <w:rPr>
          <w:rFonts w:ascii="Cambria" w:hAnsi="Cambria"/>
          <w:color w:val="000000" w:themeColor="text1"/>
          <w:sz w:val="28"/>
          <w:szCs w:val="28"/>
        </w:rPr>
        <w:t>bearing down on them</w:t>
      </w:r>
      <w:r w:rsidR="005D4C58">
        <w:rPr>
          <w:rFonts w:ascii="Cambria" w:hAnsi="Cambria"/>
          <w:color w:val="000000" w:themeColor="text1"/>
          <w:sz w:val="28"/>
          <w:szCs w:val="28"/>
        </w:rPr>
        <w:t>.</w:t>
      </w:r>
      <w:r w:rsidR="00D92437">
        <w:rPr>
          <w:rFonts w:ascii="Cambria" w:hAnsi="Cambria"/>
          <w:color w:val="000000" w:themeColor="text1"/>
          <w:sz w:val="28"/>
          <w:szCs w:val="28"/>
        </w:rPr>
        <w:t xml:space="preserve"> ‘</w:t>
      </w:r>
      <w:r w:rsidR="009A34D6">
        <w:rPr>
          <w:rFonts w:ascii="Cambria" w:hAnsi="Cambria"/>
          <w:color w:val="000000" w:themeColor="text1"/>
          <w:sz w:val="28"/>
          <w:szCs w:val="28"/>
        </w:rPr>
        <w:t>H</w:t>
      </w:r>
      <w:r w:rsidR="00B913EE">
        <w:rPr>
          <w:rFonts w:ascii="Cambria" w:hAnsi="Cambria"/>
          <w:color w:val="000000" w:themeColor="text1"/>
          <w:sz w:val="28"/>
          <w:szCs w:val="28"/>
        </w:rPr>
        <w:t>e</w:t>
      </w:r>
      <w:r w:rsidR="00D92437">
        <w:rPr>
          <w:rFonts w:ascii="Cambria" w:hAnsi="Cambria"/>
          <w:color w:val="000000" w:themeColor="text1"/>
          <w:sz w:val="28"/>
          <w:szCs w:val="28"/>
        </w:rPr>
        <w:t xml:space="preserve"> definitely hasn’t got the gift of the gab.’</w:t>
      </w:r>
    </w:p>
    <w:p w14:paraId="1E57EE0B" w14:textId="54888597" w:rsidR="0039022F" w:rsidRDefault="00C17C9C" w:rsidP="004B23AC">
      <w:pPr>
        <w:spacing w:line="360" w:lineRule="auto"/>
        <w:ind w:firstLine="720"/>
        <w:contextualSpacing/>
        <w:rPr>
          <w:ins w:id="5036" w:author="Claire S" w:date="2026-07-21T09:50:00Z" w16du:dateUtc="2026-07-21T08:50:00Z"/>
          <w:rFonts w:ascii="Cambria" w:hAnsi="Cambria"/>
          <w:color w:val="000000" w:themeColor="text1"/>
          <w:sz w:val="28"/>
          <w:szCs w:val="28"/>
        </w:rPr>
      </w:pPr>
      <w:r>
        <w:rPr>
          <w:rFonts w:ascii="Cambria" w:hAnsi="Cambria"/>
          <w:color w:val="000000" w:themeColor="text1"/>
          <w:sz w:val="28"/>
          <w:szCs w:val="28"/>
        </w:rPr>
        <w:t>‘</w:t>
      </w:r>
      <w:r w:rsidRPr="009A34D6">
        <w:rPr>
          <w:rFonts w:ascii="Cambria" w:hAnsi="Cambria"/>
          <w:i/>
          <w:iCs/>
          <w:color w:val="000000" w:themeColor="text1"/>
          <w:sz w:val="28"/>
          <w:szCs w:val="28"/>
        </w:rPr>
        <w:t>Is</w:t>
      </w:r>
      <w:r>
        <w:rPr>
          <w:rFonts w:ascii="Cambria" w:hAnsi="Cambria"/>
          <w:color w:val="000000" w:themeColor="text1"/>
          <w:sz w:val="28"/>
          <w:szCs w:val="28"/>
        </w:rPr>
        <w:t xml:space="preserve"> he a good writer</w:t>
      </w:r>
      <w:ins w:id="5037" w:author="Daisy Watt" w:date="2026-06-19T10:15:00Z" w16du:dateUtc="2026-06-19T09:15:00Z">
        <w:r w:rsidR="008D4F94">
          <w:rPr>
            <w:rFonts w:ascii="Cambria" w:hAnsi="Cambria"/>
            <w:color w:val="000000" w:themeColor="text1"/>
            <w:sz w:val="28"/>
            <w:szCs w:val="28"/>
          </w:rPr>
          <w:t>,</w:t>
        </w:r>
      </w:ins>
      <w:r>
        <w:rPr>
          <w:rFonts w:ascii="Cambria" w:hAnsi="Cambria"/>
          <w:color w:val="000000" w:themeColor="text1"/>
          <w:sz w:val="28"/>
          <w:szCs w:val="28"/>
        </w:rPr>
        <w:t xml:space="preserve"> though?’ Violet muttered</w:t>
      </w:r>
      <w:ins w:id="5038" w:author="Claire S" w:date="2026-07-21T09:50:00Z" w16du:dateUtc="2026-07-21T08:50:00Z">
        <w:r w:rsidR="0039022F">
          <w:rPr>
            <w:rFonts w:ascii="Cambria" w:hAnsi="Cambria"/>
            <w:color w:val="000000" w:themeColor="text1"/>
            <w:sz w:val="28"/>
            <w:szCs w:val="28"/>
          </w:rPr>
          <w:t xml:space="preserve">. </w:t>
        </w:r>
      </w:ins>
      <w:ins w:id="5039" w:author="Claire S" w:date="2026-07-21T09:52:00Z" w16du:dateUtc="2026-07-21T08:52:00Z">
        <w:r w:rsidR="007B5158">
          <w:rPr>
            <w:rFonts w:ascii="Cambria" w:hAnsi="Cambria"/>
            <w:color w:val="000000" w:themeColor="text1"/>
            <w:sz w:val="28"/>
            <w:szCs w:val="28"/>
          </w:rPr>
          <w:t>‘</w:t>
        </w:r>
      </w:ins>
      <w:ins w:id="5040" w:author="Claire S" w:date="2026-07-21T10:26:00Z" w16du:dateUtc="2026-07-21T09:26:00Z">
        <w:r w:rsidR="004B23AC">
          <w:rPr>
            <w:rFonts w:ascii="Cambria" w:hAnsi="Cambria"/>
            <w:color w:val="000000" w:themeColor="text1"/>
            <w:sz w:val="28"/>
            <w:szCs w:val="28"/>
          </w:rPr>
          <w:t>A lot of it has to be rewritten.’</w:t>
        </w:r>
      </w:ins>
    </w:p>
    <w:p w14:paraId="0F4BF8AB" w14:textId="5D7BBD79" w:rsidR="0056008F" w:rsidDel="004B23AC" w:rsidRDefault="004B23AC">
      <w:pPr>
        <w:spacing w:line="360" w:lineRule="auto"/>
        <w:ind w:firstLine="720"/>
        <w:contextualSpacing/>
        <w:rPr>
          <w:del w:id="5041" w:author="Claire S" w:date="2026-07-21T10:26:00Z" w16du:dateUtc="2026-07-21T09:26:00Z"/>
          <w:rFonts w:ascii="Cambria" w:hAnsi="Cambria"/>
          <w:color w:val="000000" w:themeColor="text1"/>
          <w:sz w:val="28"/>
          <w:szCs w:val="28"/>
        </w:rPr>
      </w:pPr>
      <w:ins w:id="5042" w:author="Claire S" w:date="2026-07-21T10:26:00Z" w16du:dateUtc="2026-07-21T09:26:00Z">
        <w:r>
          <w:rPr>
            <w:rFonts w:ascii="Cambria" w:hAnsi="Cambria"/>
            <w:color w:val="000000" w:themeColor="text1"/>
            <w:sz w:val="28"/>
            <w:szCs w:val="28"/>
          </w:rPr>
          <w:t xml:space="preserve">‘He must be, mustn’t he?’ </w:t>
        </w:r>
      </w:ins>
      <w:ins w:id="5043" w:author="Claire S" w:date="2026-07-21T09:50:00Z" w16du:dateUtc="2026-07-21T08:50:00Z">
        <w:r w:rsidR="0039022F">
          <w:rPr>
            <w:rFonts w:ascii="Cambria" w:hAnsi="Cambria"/>
            <w:color w:val="000000" w:themeColor="text1"/>
            <w:sz w:val="28"/>
            <w:szCs w:val="28"/>
          </w:rPr>
          <w:t xml:space="preserve">Ishan </w:t>
        </w:r>
      </w:ins>
      <w:ins w:id="5044" w:author="Claire S" w:date="2026-07-21T09:51:00Z" w16du:dateUtc="2026-07-21T08:51:00Z">
        <w:r w:rsidR="0018357C">
          <w:rPr>
            <w:rFonts w:ascii="Cambria" w:hAnsi="Cambria"/>
            <w:color w:val="000000" w:themeColor="text1"/>
            <w:sz w:val="28"/>
            <w:szCs w:val="28"/>
          </w:rPr>
          <w:t>looked down at her</w:t>
        </w:r>
      </w:ins>
      <w:del w:id="5045" w:author="Claire S" w:date="2026-05-06T10:59:00Z" w16du:dateUtc="2026-05-06T09:59:00Z">
        <w:r w:rsidR="00C17C9C">
          <w:rPr>
            <w:rFonts w:ascii="Cambria" w:hAnsi="Cambria"/>
            <w:color w:val="000000" w:themeColor="text1"/>
            <w:sz w:val="28"/>
            <w:szCs w:val="28"/>
          </w:rPr>
          <w:delText xml:space="preserve"> as t</w:delText>
        </w:r>
        <w:r w:rsidR="00D92437">
          <w:rPr>
            <w:rFonts w:ascii="Cambria" w:hAnsi="Cambria"/>
            <w:color w:val="000000" w:themeColor="text1"/>
            <w:sz w:val="28"/>
            <w:szCs w:val="28"/>
          </w:rPr>
          <w:delText xml:space="preserve">hey </w:delText>
        </w:r>
        <w:r w:rsidR="00C306A1">
          <w:rPr>
            <w:rFonts w:ascii="Cambria" w:hAnsi="Cambria"/>
            <w:color w:val="000000" w:themeColor="text1"/>
            <w:sz w:val="28"/>
            <w:szCs w:val="28"/>
          </w:rPr>
          <w:delText xml:space="preserve">began to </w:delText>
        </w:r>
        <w:r w:rsidR="00D92437">
          <w:rPr>
            <w:rFonts w:ascii="Cambria" w:hAnsi="Cambria"/>
            <w:color w:val="000000" w:themeColor="text1"/>
            <w:sz w:val="28"/>
            <w:szCs w:val="28"/>
          </w:rPr>
          <w:delText xml:space="preserve">navigate the </w:delText>
        </w:r>
        <w:r w:rsidR="000722C6">
          <w:rPr>
            <w:rFonts w:ascii="Cambria" w:hAnsi="Cambria"/>
            <w:color w:val="000000" w:themeColor="text1"/>
            <w:sz w:val="28"/>
            <w:szCs w:val="28"/>
          </w:rPr>
          <w:delText xml:space="preserve">raucous </w:delText>
        </w:r>
        <w:r w:rsidR="00D92437">
          <w:rPr>
            <w:rFonts w:ascii="Cambria" w:hAnsi="Cambria"/>
            <w:color w:val="000000" w:themeColor="text1"/>
            <w:sz w:val="28"/>
            <w:szCs w:val="28"/>
          </w:rPr>
          <w:delText>Saturday night crowds</w:delText>
        </w:r>
      </w:del>
      <w:r w:rsidR="00151E8C">
        <w:rPr>
          <w:rFonts w:ascii="Cambria" w:hAnsi="Cambria"/>
          <w:color w:val="000000" w:themeColor="text1"/>
          <w:sz w:val="28"/>
          <w:szCs w:val="28"/>
        </w:rPr>
        <w:t>.</w:t>
      </w:r>
      <w:r w:rsidR="00C76A23">
        <w:rPr>
          <w:rFonts w:ascii="Cambria" w:hAnsi="Cambria"/>
          <w:color w:val="000000" w:themeColor="text1"/>
          <w:sz w:val="28"/>
          <w:szCs w:val="28"/>
        </w:rPr>
        <w:t xml:space="preserve"> </w:t>
      </w:r>
      <w:ins w:id="5046" w:author="Claire S" w:date="2026-07-21T09:51:00Z" w16du:dateUtc="2026-07-21T08:51:00Z">
        <w:r w:rsidR="0018357C">
          <w:rPr>
            <w:rFonts w:ascii="Cambria" w:hAnsi="Cambria"/>
            <w:color w:val="000000" w:themeColor="text1"/>
            <w:sz w:val="28"/>
            <w:szCs w:val="28"/>
          </w:rPr>
          <w:t>‘</w:t>
        </w:r>
      </w:ins>
      <w:ins w:id="5047" w:author="Claire S" w:date="2026-07-21T10:27:00Z" w16du:dateUtc="2026-07-21T09:27:00Z">
        <w:r>
          <w:rPr>
            <w:rFonts w:ascii="Cambria" w:hAnsi="Cambria"/>
            <w:color w:val="000000" w:themeColor="text1"/>
            <w:sz w:val="28"/>
            <w:szCs w:val="28"/>
          </w:rPr>
          <w:t>H</w:t>
        </w:r>
      </w:ins>
      <w:del w:id="5048" w:author="Claire S" w:date="2026-07-21T10:26:00Z" w16du:dateUtc="2026-07-21T09:26:00Z">
        <w:r w:rsidR="00C76A23" w:rsidDel="004B23AC">
          <w:rPr>
            <w:rFonts w:ascii="Cambria" w:hAnsi="Cambria"/>
            <w:color w:val="000000" w:themeColor="text1"/>
            <w:sz w:val="28"/>
            <w:szCs w:val="28"/>
          </w:rPr>
          <w:delText>‘</w:delText>
        </w:r>
      </w:del>
      <w:del w:id="5049" w:author="Claire S" w:date="2026-07-21T09:50:00Z" w16du:dateUtc="2026-07-21T08:50:00Z">
        <w:r w:rsidR="00C76A23" w:rsidDel="0039022F">
          <w:rPr>
            <w:rFonts w:ascii="Cambria" w:hAnsi="Cambria"/>
            <w:color w:val="000000" w:themeColor="text1"/>
            <w:sz w:val="28"/>
            <w:szCs w:val="28"/>
          </w:rPr>
          <w:delText>R</w:delText>
        </w:r>
      </w:del>
      <w:del w:id="5050" w:author="Claire S" w:date="2026-07-21T09:52:00Z" w16du:dateUtc="2026-07-21T08:52:00Z">
        <w:r w:rsidR="00C76A23" w:rsidDel="007B5158">
          <w:rPr>
            <w:rFonts w:ascii="Cambria" w:hAnsi="Cambria"/>
            <w:color w:val="000000" w:themeColor="text1"/>
            <w:sz w:val="28"/>
            <w:szCs w:val="28"/>
          </w:rPr>
          <w:delText>eally?</w:delText>
        </w:r>
        <w:r w:rsidR="000A657C" w:rsidDel="007B5158">
          <w:rPr>
            <w:rFonts w:ascii="Cambria" w:hAnsi="Cambria"/>
            <w:color w:val="000000" w:themeColor="text1"/>
            <w:sz w:val="28"/>
            <w:szCs w:val="28"/>
          </w:rPr>
          <w:delText xml:space="preserve"> </w:delText>
        </w:r>
      </w:del>
      <w:del w:id="5051" w:author="Claire S" w:date="2026-05-07T13:11:00Z" w16du:dateUtc="2026-05-07T12:11:00Z">
        <w:r w:rsidR="000A657C">
          <w:rPr>
            <w:rFonts w:ascii="Cambria" w:hAnsi="Cambria"/>
            <w:color w:val="000000" w:themeColor="text1"/>
            <w:sz w:val="28"/>
            <w:szCs w:val="28"/>
          </w:rPr>
          <w:delText>Dex has to</w:delText>
        </w:r>
      </w:del>
      <w:del w:id="5052" w:author="Claire S" w:date="2026-07-21T10:26:00Z" w16du:dateUtc="2026-07-21T09:26:00Z">
        <w:r w:rsidR="000A657C" w:rsidDel="004B23AC">
          <w:rPr>
            <w:rFonts w:ascii="Cambria" w:hAnsi="Cambria"/>
            <w:color w:val="000000" w:themeColor="text1"/>
            <w:sz w:val="28"/>
            <w:szCs w:val="28"/>
          </w:rPr>
          <w:delText xml:space="preserve"> rewrit</w:delText>
        </w:r>
      </w:del>
      <w:del w:id="5053" w:author="Claire S" w:date="2026-05-07T13:11:00Z" w16du:dateUtc="2026-05-07T12:11:00Z">
        <w:r w:rsidR="000A657C" w:rsidDel="00413465">
          <w:rPr>
            <w:rFonts w:ascii="Cambria" w:hAnsi="Cambria"/>
            <w:color w:val="000000" w:themeColor="text1"/>
            <w:sz w:val="28"/>
            <w:szCs w:val="28"/>
          </w:rPr>
          <w:delText>e</w:delText>
        </w:r>
        <w:r w:rsidR="000A657C">
          <w:rPr>
            <w:rFonts w:ascii="Cambria" w:hAnsi="Cambria"/>
            <w:color w:val="000000" w:themeColor="text1"/>
            <w:sz w:val="28"/>
            <w:szCs w:val="28"/>
          </w:rPr>
          <w:delText xml:space="preserve"> most of it</w:delText>
        </w:r>
      </w:del>
      <w:ins w:id="5054" w:author="Daisy Watt" w:date="2026-06-19T10:15:00Z" w16du:dateUtc="2026-06-19T09:15:00Z">
        <w:del w:id="5055" w:author="Claire S" w:date="2026-07-21T10:26:00Z" w16du:dateUtc="2026-07-21T09:26:00Z">
          <w:r w:rsidR="008D4F94" w:rsidDel="004B23AC">
            <w:rPr>
              <w:rFonts w:ascii="Cambria" w:hAnsi="Cambria"/>
              <w:color w:val="000000" w:themeColor="text1"/>
              <w:sz w:val="28"/>
              <w:szCs w:val="28"/>
            </w:rPr>
            <w:delText>.</w:delText>
          </w:r>
        </w:del>
      </w:ins>
      <w:del w:id="5056" w:author="Claire S" w:date="2026-07-21T10:26:00Z" w16du:dateUtc="2026-07-21T09:26:00Z">
        <w:r w:rsidR="000A657C" w:rsidDel="004B23AC">
          <w:rPr>
            <w:rFonts w:ascii="Cambria" w:hAnsi="Cambria"/>
            <w:color w:val="000000" w:themeColor="text1"/>
            <w:sz w:val="28"/>
            <w:szCs w:val="28"/>
          </w:rPr>
          <w:delText>-</w:delText>
        </w:r>
        <w:r w:rsidR="00C76A23" w:rsidDel="004B23AC">
          <w:rPr>
            <w:rFonts w:ascii="Cambria" w:hAnsi="Cambria"/>
            <w:color w:val="000000" w:themeColor="text1"/>
            <w:sz w:val="28"/>
            <w:szCs w:val="28"/>
          </w:rPr>
          <w:delText>’</w:delText>
        </w:r>
      </w:del>
    </w:p>
    <w:p w14:paraId="3B4262D2" w14:textId="501FB689" w:rsidR="00A70C39" w:rsidRDefault="00BB3D3A" w:rsidP="00FD0D08">
      <w:pPr>
        <w:spacing w:line="360" w:lineRule="auto"/>
        <w:ind w:firstLine="720"/>
        <w:contextualSpacing/>
        <w:rPr>
          <w:rFonts w:ascii="Cambria" w:hAnsi="Cambria"/>
          <w:color w:val="000000" w:themeColor="text1"/>
          <w:sz w:val="28"/>
          <w:szCs w:val="28"/>
        </w:rPr>
      </w:pPr>
      <w:del w:id="5057" w:author="Claire S" w:date="2026-07-21T10:26:00Z" w16du:dateUtc="2026-07-21T09:26:00Z">
        <w:r w:rsidDel="004B23AC">
          <w:rPr>
            <w:rFonts w:ascii="Cambria" w:hAnsi="Cambria"/>
            <w:color w:val="000000" w:themeColor="text1"/>
            <w:sz w:val="28"/>
            <w:szCs w:val="28"/>
          </w:rPr>
          <w:delText>‘</w:delText>
        </w:r>
      </w:del>
      <w:del w:id="5058" w:author="Claire S" w:date="2026-07-21T09:52:00Z" w16du:dateUtc="2026-07-21T08:52:00Z">
        <w:r w:rsidDel="007B5158">
          <w:rPr>
            <w:rFonts w:ascii="Cambria" w:hAnsi="Cambria"/>
            <w:color w:val="000000" w:themeColor="text1"/>
            <w:sz w:val="28"/>
            <w:szCs w:val="28"/>
          </w:rPr>
          <w:delText>H</w:delText>
        </w:r>
      </w:del>
      <w:r>
        <w:rPr>
          <w:rFonts w:ascii="Cambria" w:hAnsi="Cambria"/>
          <w:color w:val="000000" w:themeColor="text1"/>
          <w:sz w:val="28"/>
          <w:szCs w:val="28"/>
        </w:rPr>
        <w:t>e sells enough</w:t>
      </w:r>
      <w:del w:id="5059" w:author="Claire S" w:date="2026-07-21T10:27:00Z" w16du:dateUtc="2026-07-21T09:27:00Z">
        <w:r w:rsidR="007966A9" w:rsidDel="004B23AC">
          <w:rPr>
            <w:rFonts w:ascii="Cambria" w:hAnsi="Cambria"/>
            <w:color w:val="000000" w:themeColor="text1"/>
            <w:sz w:val="28"/>
            <w:szCs w:val="28"/>
          </w:rPr>
          <w:delText>,</w:delText>
        </w:r>
      </w:del>
      <w:ins w:id="5060" w:author="Claire S" w:date="2026-07-21T10:27:00Z" w16du:dateUtc="2026-07-21T09:27:00Z">
        <w:r w:rsidR="004B23AC">
          <w:rPr>
            <w:rFonts w:ascii="Cambria" w:hAnsi="Cambria"/>
            <w:color w:val="000000" w:themeColor="text1"/>
            <w:sz w:val="28"/>
            <w:szCs w:val="28"/>
          </w:rPr>
          <w:t>.</w:t>
        </w:r>
      </w:ins>
      <w:del w:id="5061" w:author="Claire S" w:date="2026-07-21T09:51:00Z" w16du:dateUtc="2026-07-21T08:51:00Z">
        <w:r w:rsidR="007966A9" w:rsidDel="0018357C">
          <w:rPr>
            <w:rFonts w:ascii="Cambria" w:hAnsi="Cambria"/>
            <w:color w:val="000000" w:themeColor="text1"/>
            <w:sz w:val="28"/>
            <w:szCs w:val="28"/>
          </w:rPr>
          <w:delText xml:space="preserve"> so </w:delText>
        </w:r>
      </w:del>
      <w:del w:id="5062" w:author="Claire S" w:date="2026-05-27T12:15:00Z" w16du:dateUtc="2026-05-27T11:15:00Z">
        <w:r w:rsidR="007966A9" w:rsidDel="00654666">
          <w:rPr>
            <w:rFonts w:ascii="Cambria" w:hAnsi="Cambria"/>
            <w:color w:val="000000" w:themeColor="text1"/>
            <w:sz w:val="28"/>
            <w:szCs w:val="28"/>
          </w:rPr>
          <w:delText>I guess</w:delText>
        </w:r>
        <w:r w:rsidR="00B913EE" w:rsidDel="00654666">
          <w:rPr>
            <w:rFonts w:ascii="Cambria" w:hAnsi="Cambria"/>
            <w:color w:val="000000" w:themeColor="text1"/>
            <w:sz w:val="28"/>
            <w:szCs w:val="28"/>
          </w:rPr>
          <w:delText xml:space="preserve"> </w:delText>
        </w:r>
      </w:del>
      <w:del w:id="5063" w:author="Claire S" w:date="2026-07-21T09:51:00Z" w16du:dateUtc="2026-07-21T08:51:00Z">
        <w:r w:rsidR="00B913EE" w:rsidDel="0018357C">
          <w:rPr>
            <w:rFonts w:ascii="Cambria" w:hAnsi="Cambria"/>
            <w:color w:val="000000" w:themeColor="text1"/>
            <w:sz w:val="28"/>
            <w:szCs w:val="28"/>
          </w:rPr>
          <w:delText>he must be</w:delText>
        </w:r>
      </w:del>
      <w:del w:id="5064" w:author="Claire S" w:date="2026-05-27T12:15:00Z" w16du:dateUtc="2026-05-27T11:15:00Z">
        <w:r w:rsidR="00B913EE" w:rsidDel="00654666">
          <w:rPr>
            <w:rFonts w:ascii="Cambria" w:hAnsi="Cambria"/>
            <w:color w:val="000000" w:themeColor="text1"/>
            <w:sz w:val="28"/>
            <w:szCs w:val="28"/>
          </w:rPr>
          <w:delText>,</w:delText>
        </w:r>
      </w:del>
      <w:r>
        <w:rPr>
          <w:rFonts w:ascii="Cambria" w:hAnsi="Cambria"/>
          <w:color w:val="000000" w:themeColor="text1"/>
          <w:sz w:val="28"/>
          <w:szCs w:val="28"/>
        </w:rPr>
        <w:t xml:space="preserve">’ </w:t>
      </w:r>
      <w:ins w:id="5065" w:author="Claire S" w:date="2026-07-21T10:27:00Z" w16du:dateUtc="2026-07-21T09:27:00Z">
        <w:r w:rsidR="004B23AC">
          <w:rPr>
            <w:rFonts w:ascii="Cambria" w:hAnsi="Cambria"/>
            <w:color w:val="000000" w:themeColor="text1"/>
            <w:sz w:val="28"/>
            <w:szCs w:val="28"/>
          </w:rPr>
          <w:t>He</w:t>
        </w:r>
      </w:ins>
      <w:del w:id="5066" w:author="Claire S" w:date="2026-07-21T10:27:00Z" w16du:dateUtc="2026-07-21T09:27:00Z">
        <w:r w:rsidDel="004B23AC">
          <w:rPr>
            <w:rFonts w:ascii="Cambria" w:hAnsi="Cambria"/>
            <w:color w:val="000000" w:themeColor="text1"/>
            <w:sz w:val="28"/>
            <w:szCs w:val="28"/>
          </w:rPr>
          <w:delText>Ishan</w:delText>
        </w:r>
      </w:del>
      <w:r>
        <w:rPr>
          <w:rFonts w:ascii="Cambria" w:hAnsi="Cambria"/>
          <w:color w:val="000000" w:themeColor="text1"/>
          <w:sz w:val="28"/>
          <w:szCs w:val="28"/>
        </w:rPr>
        <w:t xml:space="preserve"> </w:t>
      </w:r>
      <w:del w:id="5067" w:author="Claire S" w:date="2026-07-21T09:51:00Z" w16du:dateUtc="2026-07-21T08:51:00Z">
        <w:r w:rsidDel="0018357C">
          <w:rPr>
            <w:rFonts w:ascii="Cambria" w:hAnsi="Cambria"/>
            <w:color w:val="000000" w:themeColor="text1"/>
            <w:sz w:val="28"/>
            <w:szCs w:val="28"/>
          </w:rPr>
          <w:delText>shrugged</w:delText>
        </w:r>
      </w:del>
      <w:ins w:id="5068" w:author="Claire S" w:date="2026-05-06T10:59:00Z" w16du:dateUtc="2026-05-06T09:59:00Z">
        <w:r w:rsidR="009D583E">
          <w:rPr>
            <w:rFonts w:ascii="Cambria" w:hAnsi="Cambria"/>
            <w:color w:val="000000" w:themeColor="text1"/>
            <w:sz w:val="28"/>
            <w:szCs w:val="28"/>
          </w:rPr>
          <w:t>began to navigate the raucous Saturday night crowds</w:t>
        </w:r>
      </w:ins>
      <w:ins w:id="5069" w:author="Claire S" w:date="2026-07-21T09:51:00Z" w16du:dateUtc="2026-07-21T08:51:00Z">
        <w:r w:rsidR="0018357C">
          <w:rPr>
            <w:rFonts w:ascii="Cambria" w:hAnsi="Cambria"/>
            <w:color w:val="000000" w:themeColor="text1"/>
            <w:sz w:val="28"/>
            <w:szCs w:val="28"/>
          </w:rPr>
          <w:t xml:space="preserve">, protecting </w:t>
        </w:r>
      </w:ins>
      <w:ins w:id="5070" w:author="Claire S" w:date="2026-07-22T10:46:00Z" w16du:dateUtc="2026-07-22T09:46:00Z">
        <w:r w:rsidR="000020EC">
          <w:rPr>
            <w:rFonts w:ascii="Cambria" w:hAnsi="Cambria"/>
            <w:color w:val="000000" w:themeColor="text1"/>
            <w:sz w:val="28"/>
            <w:szCs w:val="28"/>
          </w:rPr>
          <w:t xml:space="preserve">tiny </w:t>
        </w:r>
      </w:ins>
      <w:ins w:id="5071" w:author="Claire S" w:date="2026-07-21T09:51:00Z" w16du:dateUtc="2026-07-21T08:51:00Z">
        <w:r w:rsidR="0018357C">
          <w:rPr>
            <w:rFonts w:ascii="Cambria" w:hAnsi="Cambria"/>
            <w:color w:val="000000" w:themeColor="text1"/>
            <w:sz w:val="28"/>
            <w:szCs w:val="28"/>
          </w:rPr>
          <w:t>Violet</w:t>
        </w:r>
      </w:ins>
      <w:r>
        <w:rPr>
          <w:rFonts w:ascii="Cambria" w:hAnsi="Cambria"/>
          <w:color w:val="000000" w:themeColor="text1"/>
          <w:sz w:val="28"/>
          <w:szCs w:val="28"/>
        </w:rPr>
        <w:t>.</w:t>
      </w:r>
      <w:r w:rsidR="003C436F">
        <w:rPr>
          <w:rFonts w:ascii="Cambria" w:hAnsi="Cambria"/>
          <w:color w:val="000000" w:themeColor="text1"/>
          <w:sz w:val="28"/>
          <w:szCs w:val="28"/>
        </w:rPr>
        <w:t xml:space="preserve"> ‘</w:t>
      </w:r>
      <w:ins w:id="5072" w:author="Claire S" w:date="2026-07-21T10:33:00Z" w16du:dateUtc="2026-07-21T09:33:00Z">
        <w:r w:rsidR="00FD0D08">
          <w:rPr>
            <w:rFonts w:ascii="Cambria" w:hAnsi="Cambria"/>
            <w:color w:val="000000" w:themeColor="text1"/>
            <w:sz w:val="28"/>
            <w:szCs w:val="28"/>
          </w:rPr>
          <w:t>He must have</w:t>
        </w:r>
      </w:ins>
      <w:del w:id="5073" w:author="Claire S" w:date="2026-07-21T09:52:00Z" w16du:dateUtc="2026-07-21T08:52:00Z">
        <w:r w:rsidR="003C436F" w:rsidDel="007B5158">
          <w:rPr>
            <w:rFonts w:ascii="Cambria" w:hAnsi="Cambria"/>
            <w:color w:val="000000" w:themeColor="text1"/>
            <w:sz w:val="28"/>
            <w:szCs w:val="28"/>
          </w:rPr>
          <w:delText>H</w:delText>
        </w:r>
      </w:del>
      <w:del w:id="5074" w:author="Claire S" w:date="2026-07-21T10:33:00Z" w16du:dateUtc="2026-07-21T09:33:00Z">
        <w:r w:rsidR="003C436F" w:rsidDel="00FD0D08">
          <w:rPr>
            <w:rFonts w:ascii="Cambria" w:hAnsi="Cambria"/>
            <w:color w:val="000000" w:themeColor="text1"/>
            <w:sz w:val="28"/>
            <w:szCs w:val="28"/>
          </w:rPr>
          <w:delText>e</w:delText>
        </w:r>
        <w:r w:rsidR="00B913EE" w:rsidDel="00FD0D08">
          <w:rPr>
            <w:rFonts w:ascii="Cambria" w:hAnsi="Cambria"/>
            <w:color w:val="000000" w:themeColor="text1"/>
            <w:sz w:val="28"/>
            <w:szCs w:val="28"/>
          </w:rPr>
          <w:delText>’s got</w:delText>
        </w:r>
      </w:del>
      <w:r w:rsidR="003C436F">
        <w:rPr>
          <w:rFonts w:ascii="Cambria" w:hAnsi="Cambria"/>
          <w:color w:val="000000" w:themeColor="text1"/>
          <w:sz w:val="28"/>
          <w:szCs w:val="28"/>
        </w:rPr>
        <w:t xml:space="preserve"> something</w:t>
      </w:r>
      <w:r w:rsidR="00086D66">
        <w:rPr>
          <w:rFonts w:ascii="Cambria" w:hAnsi="Cambria"/>
          <w:color w:val="000000" w:themeColor="text1"/>
          <w:sz w:val="28"/>
          <w:szCs w:val="28"/>
        </w:rPr>
        <w:t>, cos he c</w:t>
      </w:r>
      <w:r w:rsidR="00A70C39">
        <w:rPr>
          <w:rFonts w:ascii="Cambria" w:hAnsi="Cambria"/>
          <w:color w:val="000000" w:themeColor="text1"/>
          <w:sz w:val="28"/>
          <w:szCs w:val="28"/>
        </w:rPr>
        <w:t xml:space="preserve">ertainly </w:t>
      </w:r>
      <w:del w:id="5075" w:author="Claire S" w:date="2026-07-21T10:33:00Z" w16du:dateUtc="2026-07-21T09:33:00Z">
        <w:r w:rsidR="00A70C39" w:rsidDel="00FD0D08">
          <w:rPr>
            <w:rFonts w:ascii="Cambria" w:hAnsi="Cambria"/>
            <w:color w:val="000000" w:themeColor="text1"/>
            <w:sz w:val="28"/>
            <w:szCs w:val="28"/>
          </w:rPr>
          <w:delText xml:space="preserve">seems to </w:delText>
        </w:r>
      </w:del>
      <w:r w:rsidR="00A70C39">
        <w:rPr>
          <w:rFonts w:ascii="Cambria" w:hAnsi="Cambria"/>
          <w:color w:val="000000" w:themeColor="text1"/>
          <w:sz w:val="28"/>
          <w:szCs w:val="28"/>
        </w:rPr>
        <w:t>score</w:t>
      </w:r>
      <w:ins w:id="5076" w:author="Claire S" w:date="2026-07-21T10:33:00Z" w16du:dateUtc="2026-07-21T09:33:00Z">
        <w:r w:rsidR="00FD0D08">
          <w:rPr>
            <w:rFonts w:ascii="Cambria" w:hAnsi="Cambria"/>
            <w:color w:val="000000" w:themeColor="text1"/>
            <w:sz w:val="28"/>
            <w:szCs w:val="28"/>
          </w:rPr>
          <w:t>s</w:t>
        </w:r>
      </w:ins>
      <w:r w:rsidR="00A70C39">
        <w:rPr>
          <w:rFonts w:ascii="Cambria" w:hAnsi="Cambria"/>
          <w:color w:val="000000" w:themeColor="text1"/>
          <w:sz w:val="28"/>
          <w:szCs w:val="28"/>
        </w:rPr>
        <w:t xml:space="preserve"> with </w:t>
      </w:r>
      <w:del w:id="5077" w:author="Claire S" w:date="2026-07-21T10:33:00Z" w16du:dateUtc="2026-07-21T09:33:00Z">
        <w:r w:rsidR="00A70C39" w:rsidDel="00FD0D08">
          <w:rPr>
            <w:rFonts w:ascii="Cambria" w:hAnsi="Cambria"/>
            <w:color w:val="000000" w:themeColor="text1"/>
            <w:sz w:val="28"/>
            <w:szCs w:val="28"/>
          </w:rPr>
          <w:delText xml:space="preserve">the </w:delText>
        </w:r>
      </w:del>
      <w:r w:rsidR="00A70C39">
        <w:rPr>
          <w:rFonts w:ascii="Cambria" w:hAnsi="Cambria"/>
          <w:color w:val="000000" w:themeColor="text1"/>
          <w:sz w:val="28"/>
          <w:szCs w:val="28"/>
        </w:rPr>
        <w:t>women.’</w:t>
      </w:r>
    </w:p>
    <w:p w14:paraId="33CD9ACC" w14:textId="4D242088" w:rsidR="00A70C39" w:rsidRDefault="00A70C39" w:rsidP="00A70C39">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F6089D">
        <w:rPr>
          <w:rFonts w:ascii="Cambria" w:hAnsi="Cambria"/>
          <w:color w:val="000000" w:themeColor="text1"/>
          <w:sz w:val="28"/>
          <w:szCs w:val="28"/>
        </w:rPr>
        <w:t>Yeah,</w:t>
      </w:r>
      <w:r>
        <w:rPr>
          <w:rFonts w:ascii="Cambria" w:hAnsi="Cambria"/>
          <w:color w:val="000000" w:themeColor="text1"/>
          <w:sz w:val="28"/>
          <w:szCs w:val="28"/>
        </w:rPr>
        <w:t xml:space="preserve"> Savannah Langley </w:t>
      </w:r>
      <w:del w:id="5078" w:author="Claire S" w:date="2026-05-27T12:16:00Z" w16du:dateUtc="2026-05-27T11:16:00Z">
        <w:r w:rsidDel="007176E3">
          <w:rPr>
            <w:rFonts w:ascii="Cambria" w:hAnsi="Cambria"/>
            <w:color w:val="000000" w:themeColor="text1"/>
            <w:sz w:val="28"/>
            <w:szCs w:val="28"/>
          </w:rPr>
          <w:delText xml:space="preserve">was all over </w:delText>
        </w:r>
      </w:del>
      <w:del w:id="5079" w:author="Claire S" w:date="2026-05-27T12:15:00Z" w16du:dateUtc="2026-05-27T11:15:00Z">
        <w:r w:rsidR="008B64A9" w:rsidDel="007176E3">
          <w:rPr>
            <w:rFonts w:ascii="Cambria" w:hAnsi="Cambria"/>
            <w:color w:val="000000" w:themeColor="text1"/>
            <w:sz w:val="28"/>
            <w:szCs w:val="28"/>
          </w:rPr>
          <w:delText>the bloke</w:delText>
        </w:r>
      </w:del>
      <w:ins w:id="5080" w:author="Claire S" w:date="2026-05-27T12:16:00Z" w16du:dateUtc="2026-05-27T11:16:00Z">
        <w:r w:rsidR="007176E3">
          <w:rPr>
            <w:rFonts w:ascii="Cambria" w:hAnsi="Cambria"/>
            <w:color w:val="000000" w:themeColor="text1"/>
            <w:sz w:val="28"/>
            <w:szCs w:val="28"/>
          </w:rPr>
          <w:t>looked keen</w:t>
        </w:r>
      </w:ins>
      <w:ins w:id="5081" w:author="Claire S" w:date="2026-07-21T10:34:00Z" w16du:dateUtc="2026-07-21T09:34:00Z">
        <w:r w:rsidR="00FD0D08">
          <w:rPr>
            <w:rFonts w:ascii="Cambria" w:hAnsi="Cambria"/>
            <w:color w:val="000000" w:themeColor="text1"/>
            <w:sz w:val="28"/>
            <w:szCs w:val="28"/>
          </w:rPr>
          <w:t>, b</w:t>
        </w:r>
      </w:ins>
      <w:ins w:id="5082" w:author="Claire S" w:date="2026-05-27T12:15:00Z" w16du:dateUtc="2026-05-27T11:15:00Z">
        <w:r w:rsidR="007176E3">
          <w:rPr>
            <w:rFonts w:ascii="Cambria" w:hAnsi="Cambria"/>
            <w:color w:val="000000" w:themeColor="text1"/>
            <w:sz w:val="28"/>
            <w:szCs w:val="28"/>
          </w:rPr>
          <w:t>ut</w:t>
        </w:r>
      </w:ins>
      <w:ins w:id="5083" w:author="Claire S" w:date="2026-07-21T10:33:00Z" w16du:dateUtc="2026-07-21T09:33:00Z">
        <w:r w:rsidR="00FD0D08">
          <w:rPr>
            <w:rFonts w:ascii="Cambria" w:hAnsi="Cambria"/>
            <w:color w:val="000000" w:themeColor="text1"/>
            <w:sz w:val="28"/>
            <w:szCs w:val="28"/>
          </w:rPr>
          <w:t>’</w:t>
        </w:r>
      </w:ins>
      <w:ins w:id="5084" w:author="Claire S" w:date="2026-07-21T10:34:00Z" w16du:dateUtc="2026-07-21T09:34:00Z">
        <w:r w:rsidR="00FD0D08">
          <w:rPr>
            <w:rFonts w:ascii="Cambria" w:hAnsi="Cambria"/>
            <w:color w:val="000000" w:themeColor="text1"/>
            <w:sz w:val="28"/>
            <w:szCs w:val="28"/>
          </w:rPr>
          <w:t>,</w:t>
        </w:r>
      </w:ins>
      <w:ins w:id="5085" w:author="Claire S" w:date="2026-07-21T10:33:00Z" w16du:dateUtc="2026-07-21T09:33:00Z">
        <w:r w:rsidR="00FD0D08">
          <w:rPr>
            <w:rFonts w:ascii="Cambria" w:hAnsi="Cambria"/>
            <w:color w:val="000000" w:themeColor="text1"/>
            <w:sz w:val="28"/>
            <w:szCs w:val="28"/>
          </w:rPr>
          <w:t xml:space="preserve"> she frowned, ‘</w:t>
        </w:r>
      </w:ins>
      <w:del w:id="5086" w:author="Claire S" w:date="2026-05-27T12:15:00Z" w16du:dateUtc="2026-05-27T11:15:00Z">
        <w:r w:rsidR="008B64A9" w:rsidDel="007176E3">
          <w:rPr>
            <w:rFonts w:ascii="Cambria" w:hAnsi="Cambria"/>
            <w:color w:val="000000" w:themeColor="text1"/>
            <w:sz w:val="28"/>
            <w:szCs w:val="28"/>
          </w:rPr>
          <w:delText>,</w:delText>
        </w:r>
        <w:r w:rsidDel="007176E3">
          <w:rPr>
            <w:rFonts w:ascii="Cambria" w:hAnsi="Cambria"/>
            <w:color w:val="000000" w:themeColor="text1"/>
            <w:sz w:val="28"/>
            <w:szCs w:val="28"/>
          </w:rPr>
          <w:delText xml:space="preserve"> even though </w:delText>
        </w:r>
      </w:del>
      <w:r>
        <w:rPr>
          <w:rFonts w:ascii="Cambria" w:hAnsi="Cambria"/>
          <w:color w:val="000000" w:themeColor="text1"/>
          <w:sz w:val="28"/>
          <w:szCs w:val="28"/>
        </w:rPr>
        <w:t>Dex has done so much for him</w:t>
      </w:r>
      <w:del w:id="5087" w:author="Daisy Watt" w:date="2026-06-19T10:16:00Z" w16du:dateUtc="2026-06-19T09:16:00Z">
        <w:r>
          <w:rPr>
            <w:rFonts w:ascii="Cambria" w:hAnsi="Cambria"/>
            <w:color w:val="000000" w:themeColor="text1"/>
            <w:sz w:val="28"/>
            <w:szCs w:val="28"/>
          </w:rPr>
          <w:delText xml:space="preserve"> -</w:delText>
        </w:r>
      </w:del>
      <w:ins w:id="5088" w:author="Daisy Watt" w:date="2026-06-19T10:16:00Z" w16du:dateUtc="2026-06-19T09:16:00Z">
        <w:r w:rsidR="008D4F94">
          <w:rPr>
            <w:rFonts w:ascii="Cambria" w:hAnsi="Cambria"/>
            <w:color w:val="000000" w:themeColor="text1"/>
            <w:sz w:val="28"/>
            <w:szCs w:val="28"/>
          </w:rPr>
          <w:t>.’</w:t>
        </w:r>
      </w:ins>
      <w:del w:id="5089" w:author="Daisy Watt" w:date="2026-06-19T10:16:00Z" w16du:dateUtc="2026-06-19T09:16:00Z">
        <w:r>
          <w:rPr>
            <w:rFonts w:ascii="Cambria" w:hAnsi="Cambria"/>
            <w:color w:val="000000" w:themeColor="text1"/>
            <w:sz w:val="28"/>
            <w:szCs w:val="28"/>
          </w:rPr>
          <w:delText>’</w:delText>
        </w:r>
      </w:del>
    </w:p>
    <w:p w14:paraId="040F9405" w14:textId="25A76825" w:rsidR="00BB3D3A" w:rsidRDefault="00A70C39" w:rsidP="000D447F">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 xml:space="preserve">‘He’s got that </w:t>
      </w:r>
      <w:r w:rsidR="00C306A1">
        <w:rPr>
          <w:rFonts w:ascii="Cambria" w:hAnsi="Cambria"/>
          <w:color w:val="000000" w:themeColor="text1"/>
          <w:sz w:val="28"/>
          <w:szCs w:val="28"/>
        </w:rPr>
        <w:t xml:space="preserve">brooding </w:t>
      </w:r>
      <w:r>
        <w:rPr>
          <w:rFonts w:ascii="Cambria" w:hAnsi="Cambria"/>
          <w:color w:val="000000" w:themeColor="text1"/>
          <w:sz w:val="28"/>
          <w:szCs w:val="28"/>
        </w:rPr>
        <w:t>Heathcliff vibe about him</w:t>
      </w:r>
      <w:r w:rsidR="00C306A1">
        <w:rPr>
          <w:rFonts w:ascii="Cambria" w:hAnsi="Cambria"/>
          <w:color w:val="000000" w:themeColor="text1"/>
          <w:sz w:val="28"/>
          <w:szCs w:val="28"/>
        </w:rPr>
        <w:t>,</w:t>
      </w:r>
      <w:r w:rsidR="008B64A9">
        <w:rPr>
          <w:rFonts w:ascii="Cambria" w:hAnsi="Cambria"/>
          <w:color w:val="000000" w:themeColor="text1"/>
          <w:sz w:val="28"/>
          <w:szCs w:val="28"/>
        </w:rPr>
        <w:t xml:space="preserve"> I guess</w:t>
      </w:r>
      <w:r w:rsidR="009A34D6">
        <w:rPr>
          <w:rFonts w:ascii="Cambria" w:hAnsi="Cambria"/>
          <w:color w:val="000000" w:themeColor="text1"/>
          <w:sz w:val="28"/>
          <w:szCs w:val="28"/>
        </w:rPr>
        <w:t>. Strong and silent</w:t>
      </w:r>
      <w:r w:rsidR="00F6089D">
        <w:rPr>
          <w:rFonts w:ascii="Cambria" w:hAnsi="Cambria"/>
          <w:color w:val="000000" w:themeColor="text1"/>
          <w:sz w:val="28"/>
          <w:szCs w:val="28"/>
        </w:rPr>
        <w:t>.</w:t>
      </w:r>
      <w:r w:rsidR="00C306A1">
        <w:rPr>
          <w:rFonts w:ascii="Cambria" w:hAnsi="Cambria"/>
          <w:color w:val="000000" w:themeColor="text1"/>
          <w:sz w:val="28"/>
          <w:szCs w:val="28"/>
        </w:rPr>
        <w:t xml:space="preserve">’ </w:t>
      </w:r>
      <w:del w:id="5090" w:author="Claire S" w:date="2026-07-21T10:33:00Z" w16du:dateUtc="2026-07-21T09:33:00Z">
        <w:r w:rsidR="00C306A1" w:rsidDel="00FD0D08">
          <w:rPr>
            <w:rFonts w:ascii="Cambria" w:hAnsi="Cambria"/>
            <w:color w:val="000000" w:themeColor="text1"/>
            <w:sz w:val="28"/>
            <w:szCs w:val="28"/>
          </w:rPr>
          <w:delText>Skinny I</w:delText>
        </w:r>
      </w:del>
      <w:ins w:id="5091" w:author="Claire S" w:date="2026-07-21T10:33:00Z" w16du:dateUtc="2026-07-21T09:33:00Z">
        <w:r w:rsidR="00FD0D08">
          <w:rPr>
            <w:rFonts w:ascii="Cambria" w:hAnsi="Cambria"/>
            <w:color w:val="000000" w:themeColor="text1"/>
            <w:sz w:val="28"/>
            <w:szCs w:val="28"/>
          </w:rPr>
          <w:t>Rueful,</w:t>
        </w:r>
      </w:ins>
      <w:ins w:id="5092" w:author="Claire S" w:date="2026-07-21T10:34:00Z" w16du:dateUtc="2026-07-21T09:34:00Z">
        <w:r w:rsidR="00FD0D08">
          <w:rPr>
            <w:rFonts w:ascii="Cambria" w:hAnsi="Cambria"/>
            <w:color w:val="000000" w:themeColor="text1"/>
            <w:sz w:val="28"/>
            <w:szCs w:val="28"/>
          </w:rPr>
          <w:t xml:space="preserve"> I</w:t>
        </w:r>
      </w:ins>
      <w:r w:rsidR="00C306A1">
        <w:rPr>
          <w:rFonts w:ascii="Cambria" w:hAnsi="Cambria"/>
          <w:color w:val="000000" w:themeColor="text1"/>
          <w:sz w:val="28"/>
          <w:szCs w:val="28"/>
        </w:rPr>
        <w:t xml:space="preserve">shan </w:t>
      </w:r>
      <w:del w:id="5093" w:author="Claire S" w:date="2026-07-21T10:33:00Z" w16du:dateUtc="2026-07-21T09:33:00Z">
        <w:r w:rsidR="00C306A1" w:rsidDel="00FD0D08">
          <w:rPr>
            <w:rFonts w:ascii="Cambria" w:hAnsi="Cambria"/>
            <w:color w:val="000000" w:themeColor="text1"/>
            <w:sz w:val="28"/>
            <w:szCs w:val="28"/>
          </w:rPr>
          <w:delText xml:space="preserve">looked </w:delText>
        </w:r>
      </w:del>
      <w:ins w:id="5094" w:author="Claire S" w:date="2026-07-21T10:33:00Z" w16du:dateUtc="2026-07-21T09:33:00Z">
        <w:r w:rsidR="00FD0D08">
          <w:rPr>
            <w:rFonts w:ascii="Cambria" w:hAnsi="Cambria"/>
            <w:color w:val="000000" w:themeColor="text1"/>
            <w:sz w:val="28"/>
            <w:szCs w:val="28"/>
          </w:rPr>
          <w:t>considered his own skinny frame</w:t>
        </w:r>
      </w:ins>
      <w:del w:id="5095" w:author="Claire S" w:date="2026-07-21T10:33:00Z" w16du:dateUtc="2026-07-21T09:33:00Z">
        <w:r w:rsidR="00C306A1" w:rsidDel="00FD0D08">
          <w:rPr>
            <w:rFonts w:ascii="Cambria" w:hAnsi="Cambria"/>
            <w:color w:val="000000" w:themeColor="text1"/>
            <w:sz w:val="28"/>
            <w:szCs w:val="28"/>
          </w:rPr>
          <w:delText>rueful</w:delText>
        </w:r>
      </w:del>
      <w:r w:rsidR="00C306A1">
        <w:rPr>
          <w:rFonts w:ascii="Cambria" w:hAnsi="Cambria"/>
          <w:color w:val="000000" w:themeColor="text1"/>
          <w:sz w:val="28"/>
          <w:szCs w:val="28"/>
        </w:rPr>
        <w:t>.</w:t>
      </w:r>
      <w:r>
        <w:rPr>
          <w:rFonts w:ascii="Cambria" w:hAnsi="Cambria"/>
          <w:color w:val="000000" w:themeColor="text1"/>
          <w:sz w:val="28"/>
          <w:szCs w:val="28"/>
        </w:rPr>
        <w:t xml:space="preserve"> </w:t>
      </w:r>
      <w:r w:rsidR="00C306A1">
        <w:rPr>
          <w:rFonts w:ascii="Cambria" w:hAnsi="Cambria"/>
          <w:color w:val="000000" w:themeColor="text1"/>
          <w:sz w:val="28"/>
          <w:szCs w:val="28"/>
        </w:rPr>
        <w:t>‘</w:t>
      </w:r>
      <w:r w:rsidR="009A34D6">
        <w:rPr>
          <w:rFonts w:ascii="Cambria" w:hAnsi="Cambria"/>
          <w:color w:val="000000" w:themeColor="text1"/>
          <w:sz w:val="28"/>
          <w:szCs w:val="28"/>
        </w:rPr>
        <w:t>Maybe that’s what</w:t>
      </w:r>
      <w:r w:rsidR="005A1CB1">
        <w:rPr>
          <w:rFonts w:ascii="Cambria" w:hAnsi="Cambria"/>
          <w:color w:val="000000" w:themeColor="text1"/>
          <w:sz w:val="28"/>
          <w:szCs w:val="28"/>
        </w:rPr>
        <w:t xml:space="preserve"> Sexy Sav likes</w:t>
      </w:r>
      <w:del w:id="5096" w:author="Claire S" w:date="2026-06-02T09:39:00Z" w16du:dateUtc="2026-06-02T08:39:00Z">
        <w:r w:rsidR="005A1CB1" w:rsidDel="00125F75">
          <w:rPr>
            <w:rFonts w:ascii="Cambria" w:hAnsi="Cambria"/>
            <w:color w:val="000000" w:themeColor="text1"/>
            <w:sz w:val="28"/>
            <w:szCs w:val="28"/>
          </w:rPr>
          <w:delText>!</w:delText>
        </w:r>
      </w:del>
      <w:ins w:id="5097" w:author="Claire S" w:date="2026-06-02T09:39:00Z" w16du:dateUtc="2026-06-02T08:39:00Z">
        <w:r w:rsidR="00125F75">
          <w:rPr>
            <w:rFonts w:ascii="Cambria" w:hAnsi="Cambria"/>
            <w:color w:val="000000" w:themeColor="text1"/>
            <w:sz w:val="28"/>
            <w:szCs w:val="28"/>
          </w:rPr>
          <w:t>.</w:t>
        </w:r>
      </w:ins>
      <w:r w:rsidR="003C436F">
        <w:rPr>
          <w:rFonts w:ascii="Cambria" w:hAnsi="Cambria"/>
          <w:color w:val="000000" w:themeColor="text1"/>
          <w:sz w:val="28"/>
          <w:szCs w:val="28"/>
        </w:rPr>
        <w:t>’</w:t>
      </w:r>
    </w:p>
    <w:p w14:paraId="3D037E33" w14:textId="43E42B71" w:rsidR="00EA3BF7" w:rsidRDefault="00A70C39" w:rsidP="00A70C39">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‘Sexy Sav?</w:t>
      </w:r>
      <w:r w:rsidR="00C306A1">
        <w:rPr>
          <w:rFonts w:ascii="Cambria" w:hAnsi="Cambria"/>
          <w:color w:val="000000" w:themeColor="text1"/>
          <w:sz w:val="28"/>
          <w:szCs w:val="28"/>
        </w:rPr>
        <w:t xml:space="preserve"> Euch</w:t>
      </w:r>
      <w:del w:id="5098" w:author="Claire S" w:date="2026-06-02T09:39:00Z" w16du:dateUtc="2026-06-02T08:39:00Z">
        <w:r w:rsidR="00C306A1" w:rsidDel="00125F75">
          <w:rPr>
            <w:rFonts w:ascii="Cambria" w:hAnsi="Cambria"/>
            <w:color w:val="000000" w:themeColor="text1"/>
            <w:sz w:val="28"/>
            <w:szCs w:val="28"/>
          </w:rPr>
          <w:delText>!</w:delText>
        </w:r>
      </w:del>
      <w:ins w:id="5099" w:author="Claire S" w:date="2026-06-02T09:39:00Z" w16du:dateUtc="2026-06-02T08:39:00Z">
        <w:r w:rsidR="00125F75">
          <w:rPr>
            <w:rFonts w:ascii="Cambria" w:hAnsi="Cambria"/>
            <w:color w:val="000000" w:themeColor="text1"/>
            <w:sz w:val="28"/>
            <w:szCs w:val="28"/>
          </w:rPr>
          <w:t>.</w:t>
        </w:r>
      </w:ins>
      <w:r>
        <w:rPr>
          <w:rFonts w:ascii="Cambria" w:hAnsi="Cambria"/>
          <w:color w:val="000000" w:themeColor="text1"/>
          <w:sz w:val="28"/>
          <w:szCs w:val="28"/>
        </w:rPr>
        <w:t xml:space="preserve">’ </w:t>
      </w:r>
      <w:r w:rsidR="005A1CB1">
        <w:rPr>
          <w:rFonts w:ascii="Cambria" w:hAnsi="Cambria"/>
          <w:color w:val="000000" w:themeColor="text1"/>
          <w:sz w:val="28"/>
          <w:szCs w:val="28"/>
        </w:rPr>
        <w:t xml:space="preserve">Violet </w:t>
      </w:r>
      <w:r>
        <w:rPr>
          <w:rFonts w:ascii="Cambria" w:hAnsi="Cambria"/>
          <w:color w:val="000000" w:themeColor="text1"/>
          <w:sz w:val="28"/>
          <w:szCs w:val="28"/>
        </w:rPr>
        <w:t xml:space="preserve">rolled her eyes. </w:t>
      </w:r>
      <w:r w:rsidR="00AA2AB0">
        <w:rPr>
          <w:rFonts w:ascii="Cambria" w:hAnsi="Cambria"/>
          <w:color w:val="000000" w:themeColor="text1"/>
          <w:sz w:val="28"/>
          <w:szCs w:val="28"/>
        </w:rPr>
        <w:t>‘</w:t>
      </w:r>
      <w:r w:rsidR="008B64A9">
        <w:rPr>
          <w:rFonts w:ascii="Cambria" w:hAnsi="Cambria"/>
          <w:color w:val="000000" w:themeColor="text1"/>
          <w:sz w:val="28"/>
          <w:szCs w:val="28"/>
        </w:rPr>
        <w:t>And Heathcliff was a proper bully</w:t>
      </w:r>
      <w:r w:rsidR="00913385">
        <w:rPr>
          <w:rFonts w:ascii="Cambria" w:hAnsi="Cambria"/>
          <w:color w:val="000000" w:themeColor="text1"/>
          <w:sz w:val="28"/>
          <w:szCs w:val="28"/>
        </w:rPr>
        <w:t>,</w:t>
      </w:r>
      <w:r w:rsidR="008B64A9">
        <w:rPr>
          <w:rFonts w:ascii="Cambria" w:hAnsi="Cambria"/>
          <w:color w:val="000000" w:themeColor="text1"/>
          <w:sz w:val="28"/>
          <w:szCs w:val="28"/>
        </w:rPr>
        <w:t xml:space="preserve"> wasn’t he? </w:t>
      </w:r>
      <w:r w:rsidR="00913385">
        <w:rPr>
          <w:rFonts w:ascii="Cambria" w:hAnsi="Cambria"/>
          <w:color w:val="000000" w:themeColor="text1"/>
          <w:sz w:val="28"/>
          <w:szCs w:val="28"/>
        </w:rPr>
        <w:t>Like, n</w:t>
      </w:r>
      <w:r w:rsidR="008B64A9">
        <w:rPr>
          <w:rFonts w:ascii="Cambria" w:hAnsi="Cambria"/>
          <w:color w:val="000000" w:themeColor="text1"/>
          <w:sz w:val="28"/>
          <w:szCs w:val="28"/>
        </w:rPr>
        <w:t>uts</w:t>
      </w:r>
      <w:r w:rsidR="0023622C">
        <w:rPr>
          <w:rFonts w:ascii="Cambria" w:hAnsi="Cambria"/>
          <w:color w:val="000000" w:themeColor="text1"/>
          <w:sz w:val="28"/>
          <w:szCs w:val="28"/>
        </w:rPr>
        <w:t xml:space="preserve">. </w:t>
      </w:r>
      <w:r w:rsidR="008B64A9">
        <w:rPr>
          <w:rFonts w:ascii="Cambria" w:hAnsi="Cambria"/>
          <w:color w:val="000000" w:themeColor="text1"/>
          <w:sz w:val="28"/>
          <w:szCs w:val="28"/>
        </w:rPr>
        <w:t>I d</w:t>
      </w:r>
      <w:r w:rsidR="00C306A1">
        <w:rPr>
          <w:rFonts w:ascii="Cambria" w:hAnsi="Cambria"/>
          <w:color w:val="000000" w:themeColor="text1"/>
          <w:sz w:val="28"/>
          <w:szCs w:val="28"/>
        </w:rPr>
        <w:t>on’t know</w:t>
      </w:r>
      <w:r w:rsidR="008B64A9">
        <w:rPr>
          <w:rFonts w:ascii="Cambria" w:hAnsi="Cambria"/>
          <w:color w:val="000000" w:themeColor="text1"/>
          <w:sz w:val="28"/>
          <w:szCs w:val="28"/>
        </w:rPr>
        <w:t>, t</w:t>
      </w:r>
      <w:r w:rsidR="0023622C">
        <w:rPr>
          <w:rFonts w:ascii="Cambria" w:hAnsi="Cambria"/>
          <w:color w:val="000000" w:themeColor="text1"/>
          <w:sz w:val="28"/>
          <w:szCs w:val="28"/>
        </w:rPr>
        <w:t xml:space="preserve">here’s </w:t>
      </w:r>
      <w:r w:rsidR="00C306A1">
        <w:rPr>
          <w:rFonts w:ascii="Cambria" w:hAnsi="Cambria"/>
          <w:color w:val="000000" w:themeColor="text1"/>
          <w:sz w:val="28"/>
          <w:szCs w:val="28"/>
        </w:rPr>
        <w:t xml:space="preserve">just </w:t>
      </w:r>
      <w:r w:rsidR="0023622C">
        <w:rPr>
          <w:rFonts w:ascii="Cambria" w:hAnsi="Cambria"/>
          <w:color w:val="000000" w:themeColor="text1"/>
          <w:sz w:val="28"/>
          <w:szCs w:val="28"/>
        </w:rPr>
        <w:t xml:space="preserve">something – off about </w:t>
      </w:r>
      <w:r w:rsidR="00B913EE">
        <w:rPr>
          <w:rFonts w:ascii="Cambria" w:hAnsi="Cambria"/>
          <w:color w:val="000000" w:themeColor="text1"/>
          <w:sz w:val="28"/>
          <w:szCs w:val="28"/>
        </w:rPr>
        <w:t>the dude</w:t>
      </w:r>
      <w:del w:id="5100" w:author="Daisy Watt" w:date="2026-06-19T10:18:00Z" w16du:dateUtc="2026-06-19T09:18:00Z">
        <w:r w:rsidR="0023622C">
          <w:rPr>
            <w:rFonts w:ascii="Cambria" w:hAnsi="Cambria"/>
            <w:color w:val="000000" w:themeColor="text1"/>
            <w:sz w:val="28"/>
            <w:szCs w:val="28"/>
          </w:rPr>
          <w:delText>,</w:delText>
        </w:r>
      </w:del>
      <w:ins w:id="5101" w:author="Daisy Watt" w:date="2026-06-19T10:18:00Z" w16du:dateUtc="2026-06-19T09:18:00Z">
        <w:r w:rsidR="008D4F94">
          <w:rPr>
            <w:rFonts w:ascii="Cambria" w:hAnsi="Cambria"/>
            <w:color w:val="000000" w:themeColor="text1"/>
            <w:sz w:val="28"/>
            <w:szCs w:val="28"/>
          </w:rPr>
          <w:t>.</w:t>
        </w:r>
      </w:ins>
      <w:r w:rsidR="0023622C">
        <w:rPr>
          <w:rFonts w:ascii="Cambria" w:hAnsi="Cambria"/>
          <w:color w:val="000000" w:themeColor="text1"/>
          <w:sz w:val="28"/>
          <w:szCs w:val="28"/>
        </w:rPr>
        <w:t>’</w:t>
      </w:r>
      <w:r w:rsidR="00BB3D3A">
        <w:rPr>
          <w:rFonts w:ascii="Cambria" w:hAnsi="Cambria"/>
          <w:color w:val="000000" w:themeColor="text1"/>
          <w:sz w:val="28"/>
          <w:szCs w:val="28"/>
        </w:rPr>
        <w:t xml:space="preserve"> Violet pocketed her vape as they </w:t>
      </w:r>
      <w:r w:rsidR="00C306A1">
        <w:rPr>
          <w:rFonts w:ascii="Cambria" w:hAnsi="Cambria"/>
          <w:color w:val="000000" w:themeColor="text1"/>
          <w:sz w:val="28"/>
          <w:szCs w:val="28"/>
        </w:rPr>
        <w:t xml:space="preserve">turned </w:t>
      </w:r>
      <w:del w:id="5102" w:author="Daisy Watt" w:date="2026-06-19T10:18:00Z" w16du:dateUtc="2026-06-19T09:18:00Z">
        <w:r w:rsidR="00C306A1" w:rsidDel="008D4F94">
          <w:rPr>
            <w:rFonts w:ascii="Cambria" w:hAnsi="Cambria"/>
            <w:color w:val="000000" w:themeColor="text1"/>
            <w:sz w:val="28"/>
            <w:szCs w:val="28"/>
          </w:rPr>
          <w:delText>i</w:delText>
        </w:r>
      </w:del>
      <w:ins w:id="5103" w:author="Daisy Watt" w:date="2026-06-19T10:18:00Z" w16du:dateUtc="2026-06-19T09:18:00Z">
        <w:r w:rsidR="008D4F94">
          <w:rPr>
            <w:rFonts w:ascii="Cambria" w:hAnsi="Cambria"/>
            <w:color w:val="000000" w:themeColor="text1"/>
            <w:sz w:val="28"/>
            <w:szCs w:val="28"/>
          </w:rPr>
          <w:t>o</w:t>
        </w:r>
      </w:ins>
      <w:r w:rsidR="00C306A1">
        <w:rPr>
          <w:rFonts w:ascii="Cambria" w:hAnsi="Cambria"/>
          <w:color w:val="000000" w:themeColor="text1"/>
          <w:sz w:val="28"/>
          <w:szCs w:val="28"/>
        </w:rPr>
        <w:t>nto</w:t>
      </w:r>
      <w:r w:rsidR="00BB3D3A">
        <w:rPr>
          <w:rFonts w:ascii="Cambria" w:hAnsi="Cambria"/>
          <w:color w:val="000000" w:themeColor="text1"/>
          <w:sz w:val="28"/>
          <w:szCs w:val="28"/>
        </w:rPr>
        <w:t xml:space="preserve"> </w:t>
      </w:r>
      <w:r w:rsidR="008B64A9">
        <w:rPr>
          <w:rFonts w:ascii="Cambria" w:hAnsi="Cambria"/>
          <w:color w:val="000000" w:themeColor="text1"/>
          <w:sz w:val="28"/>
          <w:szCs w:val="28"/>
        </w:rPr>
        <w:t>Wardour Street</w:t>
      </w:r>
      <w:r w:rsidR="00C306A1">
        <w:rPr>
          <w:rFonts w:ascii="Cambria" w:hAnsi="Cambria"/>
          <w:color w:val="000000" w:themeColor="text1"/>
          <w:sz w:val="28"/>
          <w:szCs w:val="28"/>
        </w:rPr>
        <w:t xml:space="preserve">, a jumble of </w:t>
      </w:r>
      <w:r w:rsidR="007F06D2">
        <w:rPr>
          <w:rFonts w:ascii="Cambria" w:hAnsi="Cambria"/>
          <w:color w:val="000000" w:themeColor="text1"/>
          <w:sz w:val="28"/>
          <w:szCs w:val="28"/>
        </w:rPr>
        <w:t>late-night</w:t>
      </w:r>
      <w:r w:rsidR="00337B3E">
        <w:rPr>
          <w:rFonts w:ascii="Cambria" w:hAnsi="Cambria"/>
          <w:color w:val="000000" w:themeColor="text1"/>
          <w:sz w:val="28"/>
          <w:szCs w:val="28"/>
        </w:rPr>
        <w:t xml:space="preserve"> activity; </w:t>
      </w:r>
      <w:r w:rsidR="007F06D2">
        <w:rPr>
          <w:rFonts w:ascii="Cambria" w:hAnsi="Cambria"/>
          <w:color w:val="000000" w:themeColor="text1"/>
          <w:sz w:val="28"/>
          <w:szCs w:val="28"/>
        </w:rPr>
        <w:t xml:space="preserve">busy </w:t>
      </w:r>
      <w:r w:rsidR="00337B3E">
        <w:rPr>
          <w:rFonts w:ascii="Cambria" w:hAnsi="Cambria"/>
          <w:color w:val="000000" w:themeColor="text1"/>
          <w:sz w:val="28"/>
          <w:szCs w:val="28"/>
        </w:rPr>
        <w:t>cafes</w:t>
      </w:r>
      <w:r w:rsidR="00B112E9">
        <w:rPr>
          <w:rFonts w:ascii="Cambria" w:hAnsi="Cambria"/>
          <w:color w:val="000000" w:themeColor="text1"/>
          <w:sz w:val="28"/>
          <w:szCs w:val="28"/>
        </w:rPr>
        <w:t xml:space="preserve"> and candle</w:t>
      </w:r>
      <w:r w:rsidR="007F06D2">
        <w:rPr>
          <w:rFonts w:ascii="Cambria" w:hAnsi="Cambria"/>
          <w:color w:val="000000" w:themeColor="text1"/>
          <w:sz w:val="28"/>
          <w:szCs w:val="28"/>
        </w:rPr>
        <w:t xml:space="preserve">lit </w:t>
      </w:r>
      <w:r w:rsidR="00337B3E">
        <w:rPr>
          <w:rFonts w:ascii="Cambria" w:hAnsi="Cambria"/>
          <w:color w:val="000000" w:themeColor="text1"/>
          <w:sz w:val="28"/>
          <w:szCs w:val="28"/>
        </w:rPr>
        <w:t>bars playing throbbing music</w:t>
      </w:r>
      <w:r w:rsidR="00BB3D3A">
        <w:rPr>
          <w:rFonts w:ascii="Cambria" w:hAnsi="Cambria"/>
          <w:color w:val="000000" w:themeColor="text1"/>
          <w:sz w:val="28"/>
          <w:szCs w:val="28"/>
        </w:rPr>
        <w:t>.</w:t>
      </w:r>
      <w:r w:rsidR="00B913EE">
        <w:rPr>
          <w:rFonts w:ascii="Cambria" w:hAnsi="Cambria"/>
          <w:color w:val="000000" w:themeColor="text1"/>
          <w:sz w:val="28"/>
          <w:szCs w:val="28"/>
        </w:rPr>
        <w:t xml:space="preserve"> </w:t>
      </w:r>
      <w:r w:rsidR="008B64A9">
        <w:rPr>
          <w:rFonts w:ascii="Cambria" w:hAnsi="Cambria"/>
          <w:color w:val="000000" w:themeColor="text1"/>
          <w:sz w:val="28"/>
          <w:szCs w:val="28"/>
        </w:rPr>
        <w:t>‘In my humble opinion, anyway.</w:t>
      </w:r>
      <w:r w:rsidR="00913385">
        <w:rPr>
          <w:rFonts w:ascii="Cambria" w:hAnsi="Cambria"/>
          <w:color w:val="000000" w:themeColor="text1"/>
          <w:sz w:val="28"/>
          <w:szCs w:val="28"/>
        </w:rPr>
        <w:t xml:space="preserve"> A</w:t>
      </w:r>
      <w:r w:rsidR="00337B3E">
        <w:rPr>
          <w:rFonts w:ascii="Cambria" w:hAnsi="Cambria"/>
          <w:color w:val="000000" w:themeColor="text1"/>
          <w:sz w:val="28"/>
          <w:szCs w:val="28"/>
        </w:rPr>
        <w:t>lso,</w:t>
      </w:r>
      <w:r w:rsidR="00913385">
        <w:rPr>
          <w:rFonts w:ascii="Cambria" w:hAnsi="Cambria"/>
          <w:color w:val="000000" w:themeColor="text1"/>
          <w:sz w:val="28"/>
          <w:szCs w:val="28"/>
        </w:rPr>
        <w:t xml:space="preserve"> poor Dex worships Savannah</w:t>
      </w:r>
      <w:r w:rsidR="00E14651">
        <w:rPr>
          <w:rFonts w:ascii="Cambria" w:hAnsi="Cambria"/>
          <w:color w:val="000000" w:themeColor="text1"/>
          <w:sz w:val="28"/>
          <w:szCs w:val="28"/>
        </w:rPr>
        <w:t>.</w:t>
      </w:r>
      <w:r w:rsidR="00913385">
        <w:rPr>
          <w:rFonts w:ascii="Cambria" w:hAnsi="Cambria"/>
          <w:color w:val="000000" w:themeColor="text1"/>
          <w:sz w:val="28"/>
          <w:szCs w:val="28"/>
        </w:rPr>
        <w:t>’</w:t>
      </w:r>
    </w:p>
    <w:p w14:paraId="042EB9C9" w14:textId="642C3D78" w:rsidR="00796C1B" w:rsidRDefault="00796C1B" w:rsidP="00004472">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8B64A9">
        <w:rPr>
          <w:rFonts w:ascii="Cambria" w:hAnsi="Cambria"/>
          <w:color w:val="000000" w:themeColor="text1"/>
          <w:sz w:val="28"/>
          <w:szCs w:val="28"/>
        </w:rPr>
        <w:t>Maybe</w:t>
      </w:r>
      <w:r>
        <w:rPr>
          <w:rFonts w:ascii="Cambria" w:hAnsi="Cambria"/>
          <w:color w:val="000000" w:themeColor="text1"/>
          <w:sz w:val="28"/>
          <w:szCs w:val="28"/>
        </w:rPr>
        <w:t xml:space="preserve">,’ </w:t>
      </w:r>
      <w:r w:rsidR="00EA3BF7">
        <w:rPr>
          <w:rFonts w:ascii="Cambria" w:hAnsi="Cambria"/>
          <w:color w:val="000000" w:themeColor="text1"/>
          <w:sz w:val="28"/>
          <w:szCs w:val="28"/>
        </w:rPr>
        <w:t>Ishan</w:t>
      </w:r>
      <w:r w:rsidR="00371F5F" w:rsidRPr="00371F5F">
        <w:rPr>
          <w:rFonts w:ascii="Cambria" w:hAnsi="Cambria"/>
          <w:color w:val="000000" w:themeColor="text1"/>
          <w:sz w:val="28"/>
          <w:szCs w:val="28"/>
        </w:rPr>
        <w:t xml:space="preserve"> </w:t>
      </w:r>
      <w:r w:rsidR="00371F5F">
        <w:rPr>
          <w:rFonts w:ascii="Cambria" w:hAnsi="Cambria"/>
          <w:color w:val="000000" w:themeColor="text1"/>
          <w:sz w:val="28"/>
          <w:szCs w:val="28"/>
        </w:rPr>
        <w:t>agreed absently,</w:t>
      </w:r>
      <w:r w:rsidR="00EA3BF7">
        <w:rPr>
          <w:rFonts w:ascii="Cambria" w:hAnsi="Cambria"/>
          <w:color w:val="000000" w:themeColor="text1"/>
          <w:sz w:val="28"/>
          <w:szCs w:val="28"/>
        </w:rPr>
        <w:t xml:space="preserve"> checking his phone.</w:t>
      </w:r>
      <w:r>
        <w:rPr>
          <w:rFonts w:ascii="Cambria" w:hAnsi="Cambria"/>
          <w:color w:val="000000" w:themeColor="text1"/>
          <w:sz w:val="28"/>
          <w:szCs w:val="28"/>
        </w:rPr>
        <w:t xml:space="preserve"> </w:t>
      </w:r>
      <w:ins w:id="5104" w:author="Claire S" w:date="2026-05-06T10:57:00Z" w16du:dateUtc="2026-05-06T09:57:00Z">
        <w:r w:rsidR="00534DC3">
          <w:rPr>
            <w:rFonts w:ascii="Cambria" w:hAnsi="Cambria"/>
            <w:color w:val="000000" w:themeColor="text1"/>
            <w:sz w:val="28"/>
            <w:szCs w:val="28"/>
          </w:rPr>
          <w:t>It was cold out here, and he wanted to get back inside</w:t>
        </w:r>
      </w:ins>
      <w:ins w:id="5105" w:author="Claire S" w:date="2026-05-07T13:11:00Z" w16du:dateUtc="2026-05-07T12:11:00Z">
        <w:r w:rsidR="00413465">
          <w:rPr>
            <w:rFonts w:ascii="Cambria" w:hAnsi="Cambria"/>
            <w:color w:val="000000" w:themeColor="text1"/>
            <w:sz w:val="28"/>
            <w:szCs w:val="28"/>
          </w:rPr>
          <w:t>, plus Viole</w:t>
        </w:r>
      </w:ins>
      <w:ins w:id="5106" w:author="Claire S" w:date="2026-05-07T13:12:00Z" w16du:dateUtc="2026-05-07T12:12:00Z">
        <w:r w:rsidR="00413465">
          <w:rPr>
            <w:rFonts w:ascii="Cambria" w:hAnsi="Cambria"/>
            <w:color w:val="000000" w:themeColor="text1"/>
            <w:sz w:val="28"/>
            <w:szCs w:val="28"/>
          </w:rPr>
          <w:t>t</w:t>
        </w:r>
      </w:ins>
      <w:ins w:id="5107" w:author="Claire S" w:date="2026-07-21T09:52:00Z" w16du:dateUtc="2026-07-21T08:52:00Z">
        <w:r w:rsidR="007B5158">
          <w:rPr>
            <w:rFonts w:ascii="Cambria" w:hAnsi="Cambria"/>
            <w:color w:val="000000" w:themeColor="text1"/>
            <w:sz w:val="28"/>
            <w:szCs w:val="28"/>
          </w:rPr>
          <w:t>’s vibe</w:t>
        </w:r>
      </w:ins>
      <w:ins w:id="5108" w:author="Claire S" w:date="2026-05-07T13:12:00Z" w16du:dateUtc="2026-05-07T12:12:00Z">
        <w:r w:rsidR="00413465">
          <w:rPr>
            <w:rFonts w:ascii="Cambria" w:hAnsi="Cambria"/>
            <w:color w:val="000000" w:themeColor="text1"/>
            <w:sz w:val="28"/>
            <w:szCs w:val="28"/>
          </w:rPr>
          <w:t xml:space="preserve"> was bringing him down</w:t>
        </w:r>
      </w:ins>
      <w:ins w:id="5109" w:author="Claire S" w:date="2026-05-06T10:57:00Z" w16du:dateUtc="2026-05-06T09:57:00Z">
        <w:r w:rsidR="00534DC3">
          <w:rPr>
            <w:rFonts w:ascii="Cambria" w:hAnsi="Cambria"/>
            <w:color w:val="000000" w:themeColor="text1"/>
            <w:sz w:val="28"/>
            <w:szCs w:val="28"/>
          </w:rPr>
          <w:t xml:space="preserve">. </w:t>
        </w:r>
      </w:ins>
      <w:r w:rsidR="00913385">
        <w:rPr>
          <w:rFonts w:ascii="Cambria" w:hAnsi="Cambria"/>
          <w:color w:val="000000" w:themeColor="text1"/>
          <w:sz w:val="28"/>
          <w:szCs w:val="28"/>
        </w:rPr>
        <w:t>‘But she’s hot</w:t>
      </w:r>
      <w:ins w:id="5110" w:author="Daisy Watt" w:date="2026-06-19T10:17:00Z" w16du:dateUtc="2026-06-19T09:17:00Z">
        <w:r w:rsidR="008D4F94">
          <w:rPr>
            <w:rFonts w:ascii="Cambria" w:hAnsi="Cambria"/>
            <w:color w:val="000000" w:themeColor="text1"/>
            <w:sz w:val="28"/>
            <w:szCs w:val="28"/>
          </w:rPr>
          <w:t>,</w:t>
        </w:r>
      </w:ins>
      <w:r w:rsidR="00913385">
        <w:rPr>
          <w:rFonts w:ascii="Cambria" w:hAnsi="Cambria"/>
          <w:color w:val="000000" w:themeColor="text1"/>
          <w:sz w:val="28"/>
          <w:szCs w:val="28"/>
        </w:rPr>
        <w:t xml:space="preserve"> too.</w:t>
      </w:r>
      <w:r w:rsidR="009A34D6">
        <w:rPr>
          <w:rFonts w:ascii="Cambria" w:hAnsi="Cambria"/>
          <w:color w:val="000000" w:themeColor="text1"/>
          <w:sz w:val="28"/>
          <w:szCs w:val="28"/>
        </w:rPr>
        <w:t xml:space="preserve"> And she can be </w:t>
      </w:r>
      <w:ins w:id="5111" w:author="Claire S" w:date="2026-05-06T10:57:00Z" w16du:dateUtc="2026-05-06T09:57:00Z">
        <w:r w:rsidR="00534DC3">
          <w:rPr>
            <w:rFonts w:ascii="Cambria" w:hAnsi="Cambria"/>
            <w:color w:val="000000" w:themeColor="text1"/>
            <w:sz w:val="28"/>
            <w:szCs w:val="28"/>
          </w:rPr>
          <w:t>super</w:t>
        </w:r>
      </w:ins>
      <w:del w:id="5112" w:author="Claire S" w:date="2026-05-06T10:57:00Z" w16du:dateUtc="2026-05-06T09:57:00Z">
        <w:r w:rsidR="009A34D6">
          <w:rPr>
            <w:rFonts w:ascii="Cambria" w:hAnsi="Cambria"/>
            <w:color w:val="000000" w:themeColor="text1"/>
            <w:sz w:val="28"/>
            <w:szCs w:val="28"/>
          </w:rPr>
          <w:delText>really</w:delText>
        </w:r>
      </w:del>
      <w:r w:rsidR="009A34D6">
        <w:rPr>
          <w:rFonts w:ascii="Cambria" w:hAnsi="Cambria"/>
          <w:color w:val="000000" w:themeColor="text1"/>
          <w:sz w:val="28"/>
          <w:szCs w:val="28"/>
        </w:rPr>
        <w:t xml:space="preserve"> generous.</w:t>
      </w:r>
      <w:r w:rsidR="00913385">
        <w:rPr>
          <w:rFonts w:ascii="Cambria" w:hAnsi="Cambria"/>
          <w:color w:val="000000" w:themeColor="text1"/>
          <w:sz w:val="28"/>
          <w:szCs w:val="28"/>
        </w:rPr>
        <w:t>’</w:t>
      </w:r>
    </w:p>
    <w:p w14:paraId="2E6FBC84" w14:textId="36CFDBB3" w:rsidR="00E1266C" w:rsidRDefault="00EA3BF7" w:rsidP="0023622C">
      <w:pPr>
        <w:spacing w:line="360" w:lineRule="auto"/>
        <w:ind w:firstLine="720"/>
        <w:contextualSpacing/>
        <w:rPr>
          <w:ins w:id="5113" w:author="Claire S" w:date="2026-05-06T11:00:00Z" w16du:dateUtc="2026-05-06T10:00:00Z"/>
          <w:rFonts w:ascii="Cambria" w:hAnsi="Cambria"/>
          <w:color w:val="000000" w:themeColor="text1"/>
          <w:sz w:val="28"/>
          <w:szCs w:val="28"/>
        </w:rPr>
      </w:pPr>
      <w:r>
        <w:rPr>
          <w:rFonts w:ascii="Cambria" w:hAnsi="Cambria"/>
          <w:color w:val="000000" w:themeColor="text1"/>
          <w:sz w:val="28"/>
          <w:szCs w:val="28"/>
        </w:rPr>
        <w:t>‘</w:t>
      </w:r>
      <w:r w:rsidR="009A34D6">
        <w:rPr>
          <w:rFonts w:ascii="Cambria" w:hAnsi="Cambria"/>
          <w:color w:val="000000" w:themeColor="text1"/>
          <w:sz w:val="28"/>
          <w:szCs w:val="28"/>
        </w:rPr>
        <w:t>Really? But</w:t>
      </w:r>
      <w:r w:rsidR="007F06D2">
        <w:rPr>
          <w:rFonts w:ascii="Cambria" w:hAnsi="Cambria"/>
          <w:color w:val="000000" w:themeColor="text1"/>
          <w:sz w:val="28"/>
          <w:szCs w:val="28"/>
        </w:rPr>
        <w:t xml:space="preserve"> God</w:t>
      </w:r>
      <w:r w:rsidR="009A34D6">
        <w:rPr>
          <w:rFonts w:ascii="Cambria" w:hAnsi="Cambria"/>
          <w:color w:val="000000" w:themeColor="text1"/>
          <w:sz w:val="28"/>
          <w:szCs w:val="28"/>
        </w:rPr>
        <w:t>, i</w:t>
      </w:r>
      <w:r w:rsidR="00371F5F">
        <w:rPr>
          <w:rFonts w:ascii="Cambria" w:hAnsi="Cambria"/>
          <w:color w:val="000000" w:themeColor="text1"/>
          <w:sz w:val="28"/>
          <w:szCs w:val="28"/>
        </w:rPr>
        <w:t>t was</w:t>
      </w:r>
      <w:r w:rsidR="008B64A9">
        <w:rPr>
          <w:rFonts w:ascii="Cambria" w:hAnsi="Cambria"/>
          <w:color w:val="000000" w:themeColor="text1"/>
          <w:sz w:val="28"/>
          <w:szCs w:val="28"/>
        </w:rPr>
        <w:t xml:space="preserve"> all a bit</w:t>
      </w:r>
      <w:del w:id="5114" w:author="Daisy Watt" w:date="2026-06-19T10:17:00Z" w16du:dateUtc="2026-06-19T09:17:00Z">
        <w:r w:rsidR="008B64A9">
          <w:rPr>
            <w:rFonts w:ascii="Cambria" w:hAnsi="Cambria"/>
            <w:color w:val="000000" w:themeColor="text1"/>
            <w:sz w:val="28"/>
            <w:szCs w:val="28"/>
          </w:rPr>
          <w:delText xml:space="preserve"> –</w:delText>
        </w:r>
      </w:del>
      <w:r w:rsidR="008B64A9">
        <w:rPr>
          <w:rFonts w:ascii="Cambria" w:hAnsi="Cambria"/>
          <w:color w:val="000000" w:themeColor="text1"/>
          <w:sz w:val="28"/>
          <w:szCs w:val="28"/>
        </w:rPr>
        <w:t xml:space="preserve"> cringe just now</w:t>
      </w:r>
      <w:del w:id="5115" w:author="Daisy Watt" w:date="2026-06-19T10:17:00Z" w16du:dateUtc="2026-06-19T09:17:00Z">
        <w:r>
          <w:rPr>
            <w:rFonts w:ascii="Cambria" w:hAnsi="Cambria"/>
            <w:color w:val="000000" w:themeColor="text1"/>
            <w:sz w:val="28"/>
            <w:szCs w:val="28"/>
          </w:rPr>
          <w:delText>,</w:delText>
        </w:r>
      </w:del>
      <w:ins w:id="5116" w:author="Claire S" w:date="2026-05-06T11:00:00Z" w16du:dateUtc="2026-05-06T10:00:00Z">
        <w:del w:id="5117" w:author="Daisy Watt" w:date="2026-06-19T10:17:00Z" w16du:dateUtc="2026-06-19T09:17:00Z">
          <w:r w:rsidR="00E1266C">
            <w:rPr>
              <w:rFonts w:ascii="Cambria" w:hAnsi="Cambria"/>
              <w:color w:val="000000" w:themeColor="text1"/>
              <w:sz w:val="28"/>
              <w:szCs w:val="28"/>
            </w:rPr>
            <w:delText xml:space="preserve"> -</w:delText>
          </w:r>
        </w:del>
      </w:ins>
      <w:ins w:id="5118" w:author="Daisy Watt" w:date="2026-06-19T10:17:00Z" w16du:dateUtc="2026-06-19T09:17:00Z">
        <w:r w:rsidR="008D4F94">
          <w:rPr>
            <w:rFonts w:ascii="Cambria" w:hAnsi="Cambria"/>
            <w:color w:val="000000" w:themeColor="text1"/>
            <w:sz w:val="28"/>
            <w:szCs w:val="28"/>
          </w:rPr>
          <w:t>.</w:t>
        </w:r>
      </w:ins>
      <w:r>
        <w:rPr>
          <w:rFonts w:ascii="Cambria" w:hAnsi="Cambria"/>
          <w:color w:val="000000" w:themeColor="text1"/>
          <w:sz w:val="28"/>
          <w:szCs w:val="28"/>
        </w:rPr>
        <w:t>’</w:t>
      </w:r>
    </w:p>
    <w:p w14:paraId="0BF45AF4" w14:textId="3B4E7126" w:rsidR="00E1266C" w:rsidRDefault="00E1266C" w:rsidP="00E1266C">
      <w:pPr>
        <w:spacing w:line="360" w:lineRule="auto"/>
        <w:ind w:firstLine="720"/>
        <w:contextualSpacing/>
        <w:rPr>
          <w:ins w:id="5119" w:author="Claire S" w:date="2026-05-06T11:00:00Z" w16du:dateUtc="2026-05-06T10:00:00Z"/>
          <w:rFonts w:ascii="Cambria" w:hAnsi="Cambria"/>
          <w:color w:val="000000" w:themeColor="text1"/>
          <w:sz w:val="28"/>
          <w:szCs w:val="28"/>
        </w:rPr>
      </w:pPr>
      <w:ins w:id="5120" w:author="Claire S" w:date="2026-05-06T11:00:00Z" w16du:dateUtc="2026-05-06T10:00:00Z">
        <w:r>
          <w:rPr>
            <w:rFonts w:ascii="Cambria" w:hAnsi="Cambria"/>
            <w:color w:val="000000" w:themeColor="text1"/>
            <w:sz w:val="28"/>
            <w:szCs w:val="28"/>
          </w:rPr>
          <w:t xml:space="preserve">Ishan </w:t>
        </w:r>
      </w:ins>
      <w:ins w:id="5121" w:author="Claire S" w:date="2026-05-07T08:31:00Z" w16du:dateUtc="2026-05-07T07:31:00Z">
        <w:r w:rsidR="00966527">
          <w:rPr>
            <w:rFonts w:ascii="Cambria" w:hAnsi="Cambria"/>
            <w:color w:val="000000" w:themeColor="text1"/>
            <w:sz w:val="28"/>
            <w:szCs w:val="28"/>
          </w:rPr>
          <w:t xml:space="preserve">had walked on a few metres before he </w:t>
        </w:r>
      </w:ins>
      <w:ins w:id="5122" w:author="Claire S" w:date="2026-05-06T11:00:00Z" w16du:dateUtc="2026-05-06T10:00:00Z">
        <w:r>
          <w:rPr>
            <w:rFonts w:ascii="Cambria" w:hAnsi="Cambria"/>
            <w:color w:val="000000" w:themeColor="text1"/>
            <w:sz w:val="28"/>
            <w:szCs w:val="28"/>
          </w:rPr>
          <w:t>realis</w:t>
        </w:r>
      </w:ins>
      <w:ins w:id="5123" w:author="Claire S" w:date="2026-05-07T08:31:00Z" w16du:dateUtc="2026-05-07T07:31:00Z">
        <w:r w:rsidR="00966527">
          <w:rPr>
            <w:rFonts w:ascii="Cambria" w:hAnsi="Cambria"/>
            <w:color w:val="000000" w:themeColor="text1"/>
            <w:sz w:val="28"/>
            <w:szCs w:val="28"/>
          </w:rPr>
          <w:t xml:space="preserve">ed </w:t>
        </w:r>
      </w:ins>
      <w:del w:id="5124" w:author="Claire S" w:date="2026-05-07T08:31:00Z" w16du:dateUtc="2026-05-07T07:31:00Z">
        <w:r w:rsidR="00EA3BF7" w:rsidDel="00966527">
          <w:rPr>
            <w:rFonts w:ascii="Cambria" w:hAnsi="Cambria"/>
            <w:color w:val="000000" w:themeColor="text1"/>
            <w:sz w:val="28"/>
            <w:szCs w:val="28"/>
          </w:rPr>
          <w:delText xml:space="preserve"> </w:delText>
        </w:r>
      </w:del>
      <w:r w:rsidR="00EA3BF7">
        <w:rPr>
          <w:rFonts w:ascii="Cambria" w:hAnsi="Cambria"/>
          <w:color w:val="000000" w:themeColor="text1"/>
          <w:sz w:val="28"/>
          <w:szCs w:val="28"/>
        </w:rPr>
        <w:t xml:space="preserve">Violet </w:t>
      </w:r>
      <w:ins w:id="5125" w:author="Claire S" w:date="2026-05-06T11:00:00Z" w16du:dateUtc="2026-05-06T10:00:00Z">
        <w:r>
          <w:rPr>
            <w:rFonts w:ascii="Cambria" w:hAnsi="Cambria"/>
            <w:color w:val="000000" w:themeColor="text1"/>
            <w:sz w:val="28"/>
            <w:szCs w:val="28"/>
          </w:rPr>
          <w:t xml:space="preserve">had </w:t>
        </w:r>
      </w:ins>
      <w:r w:rsidR="00004472">
        <w:rPr>
          <w:rFonts w:ascii="Cambria" w:hAnsi="Cambria"/>
          <w:color w:val="000000" w:themeColor="text1"/>
          <w:sz w:val="28"/>
          <w:szCs w:val="28"/>
        </w:rPr>
        <w:t xml:space="preserve">stopped </w:t>
      </w:r>
      <w:r w:rsidR="00337B3E">
        <w:rPr>
          <w:rFonts w:ascii="Cambria" w:hAnsi="Cambria"/>
          <w:color w:val="000000" w:themeColor="text1"/>
          <w:sz w:val="28"/>
          <w:szCs w:val="28"/>
        </w:rPr>
        <w:t>in her tracks</w:t>
      </w:r>
      <w:del w:id="5126" w:author="Claire S" w:date="2026-05-06T11:00:00Z" w16du:dateUtc="2026-05-06T10:00:00Z">
        <w:r w:rsidR="00DC4CD1">
          <w:rPr>
            <w:rFonts w:ascii="Cambria" w:hAnsi="Cambria"/>
            <w:color w:val="000000" w:themeColor="text1"/>
            <w:sz w:val="28"/>
            <w:szCs w:val="28"/>
          </w:rPr>
          <w:delText>, hesitating for a second</w:delText>
        </w:r>
      </w:del>
      <w:r w:rsidR="00EA3BF7">
        <w:rPr>
          <w:rFonts w:ascii="Cambria" w:hAnsi="Cambria"/>
          <w:color w:val="000000" w:themeColor="text1"/>
          <w:sz w:val="28"/>
          <w:szCs w:val="28"/>
        </w:rPr>
        <w:t xml:space="preserve">. </w:t>
      </w:r>
      <w:ins w:id="5127" w:author="Claire S" w:date="2026-05-06T11:00:00Z" w16du:dateUtc="2026-05-06T10:00:00Z">
        <w:r>
          <w:rPr>
            <w:rFonts w:ascii="Cambria" w:hAnsi="Cambria"/>
            <w:color w:val="000000" w:themeColor="text1"/>
            <w:sz w:val="28"/>
            <w:szCs w:val="28"/>
          </w:rPr>
          <w:t>‘What’s up, Vi?’</w:t>
        </w:r>
      </w:ins>
    </w:p>
    <w:p w14:paraId="0EAD6335" w14:textId="38BA9A4F" w:rsidR="0023622C" w:rsidRDefault="00EA3BF7" w:rsidP="0023622C">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del w:id="5128" w:author="Claire S" w:date="2026-05-06T11:00:00Z" w16du:dateUtc="2026-05-06T10:00:00Z">
        <w:r w:rsidR="00371F5F">
          <w:rPr>
            <w:rFonts w:ascii="Cambria" w:hAnsi="Cambria"/>
            <w:color w:val="000000" w:themeColor="text1"/>
            <w:sz w:val="28"/>
            <w:szCs w:val="28"/>
          </w:rPr>
          <w:delText xml:space="preserve">Ishan, </w:delText>
        </w:r>
        <w:r w:rsidR="008B64A9">
          <w:rPr>
            <w:rFonts w:ascii="Cambria" w:hAnsi="Cambria"/>
            <w:color w:val="000000" w:themeColor="text1"/>
            <w:sz w:val="28"/>
            <w:szCs w:val="28"/>
          </w:rPr>
          <w:delText>can</w:delText>
        </w:r>
      </w:del>
      <w:ins w:id="5129" w:author="Claire S" w:date="2026-05-06T11:00:00Z" w16du:dateUtc="2026-05-06T10:00:00Z">
        <w:r w:rsidR="00E1266C">
          <w:rPr>
            <w:rFonts w:ascii="Cambria" w:hAnsi="Cambria"/>
            <w:color w:val="000000" w:themeColor="text1"/>
            <w:sz w:val="28"/>
            <w:szCs w:val="28"/>
          </w:rPr>
          <w:t>Can</w:t>
        </w:r>
      </w:ins>
      <w:r w:rsidR="008B64A9">
        <w:rPr>
          <w:rFonts w:ascii="Cambria" w:hAnsi="Cambria"/>
          <w:color w:val="000000" w:themeColor="text1"/>
          <w:sz w:val="28"/>
          <w:szCs w:val="28"/>
        </w:rPr>
        <w:t xml:space="preserve"> I</w:t>
      </w:r>
      <w:r w:rsidR="00371F5F">
        <w:rPr>
          <w:rFonts w:ascii="Cambria" w:hAnsi="Cambria"/>
          <w:color w:val="000000" w:themeColor="text1"/>
          <w:sz w:val="28"/>
          <w:szCs w:val="28"/>
        </w:rPr>
        <w:t xml:space="preserve"> tell you</w:t>
      </w:r>
      <w:r w:rsidR="009E2DC0">
        <w:rPr>
          <w:rFonts w:ascii="Cambria" w:hAnsi="Cambria"/>
          <w:color w:val="000000" w:themeColor="text1"/>
          <w:sz w:val="28"/>
          <w:szCs w:val="28"/>
        </w:rPr>
        <w:t xml:space="preserve"> some</w:t>
      </w:r>
      <w:r w:rsidR="00004472">
        <w:rPr>
          <w:rFonts w:ascii="Cambria" w:hAnsi="Cambria"/>
          <w:color w:val="000000" w:themeColor="text1"/>
          <w:sz w:val="28"/>
          <w:szCs w:val="28"/>
        </w:rPr>
        <w:t>thing</w:t>
      </w:r>
      <w:r w:rsidR="008B64A9">
        <w:rPr>
          <w:rFonts w:ascii="Cambria" w:hAnsi="Cambria"/>
          <w:color w:val="000000" w:themeColor="text1"/>
          <w:sz w:val="28"/>
          <w:szCs w:val="28"/>
        </w:rPr>
        <w:t>?</w:t>
      </w:r>
      <w:r w:rsidR="002146C5">
        <w:rPr>
          <w:rFonts w:ascii="Cambria" w:hAnsi="Cambria"/>
          <w:color w:val="000000" w:themeColor="text1"/>
          <w:sz w:val="28"/>
          <w:szCs w:val="28"/>
        </w:rPr>
        <w:t xml:space="preserve">  Something I found out</w:t>
      </w:r>
      <w:del w:id="5130" w:author="Daisy Watt" w:date="2026-06-19T10:18:00Z" w16du:dateUtc="2026-06-19T09:18:00Z">
        <w:r w:rsidR="002146C5">
          <w:rPr>
            <w:rFonts w:ascii="Cambria" w:hAnsi="Cambria"/>
            <w:color w:val="000000" w:themeColor="text1"/>
            <w:sz w:val="28"/>
            <w:szCs w:val="28"/>
          </w:rPr>
          <w:delText xml:space="preserve"> -</w:delText>
        </w:r>
      </w:del>
      <w:ins w:id="5131" w:author="Daisy Watt" w:date="2026-06-19T10:19:00Z" w16du:dateUtc="2026-06-19T09:19:00Z">
        <w:r w:rsidR="008D4F94">
          <w:rPr>
            <w:rFonts w:ascii="Cambria" w:hAnsi="Cambria"/>
            <w:color w:val="000000" w:themeColor="text1"/>
            <w:sz w:val="28"/>
            <w:szCs w:val="28"/>
          </w:rPr>
          <w:t>.’</w:t>
        </w:r>
      </w:ins>
      <w:del w:id="5132" w:author="Daisy Watt" w:date="2026-06-19T10:19:00Z" w16du:dateUtc="2026-06-19T09:19:00Z">
        <w:r>
          <w:rPr>
            <w:rFonts w:ascii="Cambria" w:hAnsi="Cambria"/>
            <w:color w:val="000000" w:themeColor="text1"/>
            <w:sz w:val="28"/>
            <w:szCs w:val="28"/>
          </w:rPr>
          <w:delText>’</w:delText>
        </w:r>
      </w:del>
    </w:p>
    <w:p w14:paraId="2A6A32BE" w14:textId="4AD628E0" w:rsidR="00EA4557" w:rsidRDefault="004B5345" w:rsidP="009E2DC0">
      <w:pPr>
        <w:spacing w:line="360" w:lineRule="auto"/>
        <w:ind w:firstLine="720"/>
        <w:contextualSpacing/>
        <w:rPr>
          <w:rFonts w:ascii="Cambria" w:hAnsi="Cambria"/>
          <w:color w:val="000000" w:themeColor="text1"/>
          <w:sz w:val="28"/>
          <w:szCs w:val="28"/>
        </w:rPr>
      </w:pPr>
      <w:ins w:id="5133" w:author="Claire S" w:date="2026-05-06T10:57:00Z" w16du:dateUtc="2026-05-06T09:57:00Z">
        <w:r>
          <w:rPr>
            <w:rFonts w:ascii="Cambria" w:hAnsi="Cambria"/>
            <w:color w:val="000000" w:themeColor="text1"/>
            <w:sz w:val="28"/>
            <w:szCs w:val="28"/>
          </w:rPr>
          <w:t xml:space="preserve">‘Sure.’ </w:t>
        </w:r>
      </w:ins>
      <w:r w:rsidR="00DC4CD1">
        <w:rPr>
          <w:rFonts w:ascii="Cambria" w:hAnsi="Cambria"/>
          <w:color w:val="000000" w:themeColor="text1"/>
          <w:sz w:val="28"/>
          <w:szCs w:val="28"/>
        </w:rPr>
        <w:t xml:space="preserve">But </w:t>
      </w:r>
      <w:del w:id="5134" w:author="Claire S" w:date="2026-05-06T11:00:00Z" w16du:dateUtc="2026-05-06T10:00:00Z">
        <w:r w:rsidR="009E2DC0" w:rsidDel="00E1266C">
          <w:rPr>
            <w:rFonts w:ascii="Cambria" w:hAnsi="Cambria"/>
            <w:color w:val="000000" w:themeColor="text1"/>
            <w:sz w:val="28"/>
            <w:szCs w:val="28"/>
          </w:rPr>
          <w:delText xml:space="preserve">Ishan </w:delText>
        </w:r>
      </w:del>
      <w:ins w:id="5135" w:author="Claire S" w:date="2026-05-06T11:00:00Z" w16du:dateUtc="2026-05-06T10:00:00Z">
        <w:r w:rsidR="00E1266C">
          <w:rPr>
            <w:rFonts w:ascii="Cambria" w:hAnsi="Cambria"/>
            <w:color w:val="000000" w:themeColor="text1"/>
            <w:sz w:val="28"/>
            <w:szCs w:val="28"/>
          </w:rPr>
          <w:t xml:space="preserve">he was </w:t>
        </w:r>
      </w:ins>
      <w:ins w:id="5136" w:author="Claire S" w:date="2026-05-06T11:01:00Z" w16du:dateUtc="2026-05-06T10:01:00Z">
        <w:r w:rsidR="00E1266C">
          <w:rPr>
            <w:rFonts w:ascii="Cambria" w:hAnsi="Cambria"/>
            <w:color w:val="000000" w:themeColor="text1"/>
            <w:sz w:val="28"/>
            <w:szCs w:val="28"/>
          </w:rPr>
          <w:t>distracted by a small group further down the road, in a huddle of cigarette smoke, by a neon-lit door</w:t>
        </w:r>
      </w:ins>
      <w:del w:id="5137" w:author="Claire S" w:date="2026-05-06T11:01:00Z" w16du:dateUtc="2026-05-06T10:01:00Z">
        <w:r w:rsidR="00337B3E" w:rsidDel="00E1266C">
          <w:rPr>
            <w:rFonts w:ascii="Cambria" w:hAnsi="Cambria"/>
            <w:color w:val="000000" w:themeColor="text1"/>
            <w:sz w:val="28"/>
            <w:szCs w:val="28"/>
          </w:rPr>
          <w:delText>was</w:delText>
        </w:r>
        <w:r w:rsidR="009E2DC0" w:rsidDel="00E1266C">
          <w:rPr>
            <w:rFonts w:ascii="Cambria" w:hAnsi="Cambria"/>
            <w:color w:val="000000" w:themeColor="text1"/>
            <w:sz w:val="28"/>
            <w:szCs w:val="28"/>
          </w:rPr>
          <w:delText xml:space="preserve"> </w:delText>
        </w:r>
        <w:r w:rsidR="00DC4CD1" w:rsidDel="00E1266C">
          <w:rPr>
            <w:rFonts w:ascii="Cambria" w:hAnsi="Cambria"/>
            <w:color w:val="000000" w:themeColor="text1"/>
            <w:sz w:val="28"/>
            <w:szCs w:val="28"/>
          </w:rPr>
          <w:delText xml:space="preserve">already </w:delText>
        </w:r>
        <w:r w:rsidR="009E2DC0" w:rsidDel="00E1266C">
          <w:rPr>
            <w:rFonts w:ascii="Cambria" w:hAnsi="Cambria"/>
            <w:color w:val="000000" w:themeColor="text1"/>
            <w:sz w:val="28"/>
            <w:szCs w:val="28"/>
          </w:rPr>
          <w:delText>hurrying forward</w:delText>
        </w:r>
        <w:r w:rsidR="00337B3E" w:rsidDel="00E1266C">
          <w:rPr>
            <w:rFonts w:ascii="Cambria" w:hAnsi="Cambria"/>
            <w:color w:val="000000" w:themeColor="text1"/>
            <w:sz w:val="28"/>
            <w:szCs w:val="28"/>
          </w:rPr>
          <w:delText>, waving</w:delText>
        </w:r>
      </w:del>
      <w:r w:rsidR="009E2DC0">
        <w:rPr>
          <w:rFonts w:ascii="Cambria" w:hAnsi="Cambria"/>
          <w:color w:val="000000" w:themeColor="text1"/>
          <w:sz w:val="28"/>
          <w:szCs w:val="28"/>
        </w:rPr>
        <w:t xml:space="preserve">. </w:t>
      </w:r>
      <w:r w:rsidR="00EA4557">
        <w:rPr>
          <w:rFonts w:ascii="Cambria" w:hAnsi="Cambria"/>
          <w:color w:val="000000" w:themeColor="text1"/>
          <w:sz w:val="28"/>
          <w:szCs w:val="28"/>
        </w:rPr>
        <w:t>‘</w:t>
      </w:r>
      <w:r w:rsidR="00DC4CD1">
        <w:rPr>
          <w:rFonts w:ascii="Cambria" w:hAnsi="Cambria"/>
          <w:color w:val="000000" w:themeColor="text1"/>
          <w:sz w:val="28"/>
          <w:szCs w:val="28"/>
        </w:rPr>
        <w:t>Hey</w:t>
      </w:r>
      <w:r w:rsidR="00371F5F">
        <w:rPr>
          <w:rFonts w:ascii="Cambria" w:hAnsi="Cambria"/>
          <w:color w:val="000000" w:themeColor="text1"/>
          <w:sz w:val="28"/>
          <w:szCs w:val="28"/>
        </w:rPr>
        <w:t>!</w:t>
      </w:r>
      <w:r w:rsidR="00EA3BF7">
        <w:rPr>
          <w:rFonts w:ascii="Cambria" w:hAnsi="Cambria"/>
          <w:color w:val="000000" w:themeColor="text1"/>
          <w:sz w:val="28"/>
          <w:szCs w:val="28"/>
        </w:rPr>
        <w:t xml:space="preserve">’ </w:t>
      </w:r>
      <w:r w:rsidR="00A66AA3">
        <w:rPr>
          <w:rFonts w:ascii="Cambria" w:hAnsi="Cambria"/>
          <w:color w:val="000000" w:themeColor="text1"/>
          <w:sz w:val="28"/>
          <w:szCs w:val="28"/>
        </w:rPr>
        <w:t>He</w:t>
      </w:r>
      <w:r w:rsidR="00371F5F">
        <w:rPr>
          <w:rFonts w:ascii="Cambria" w:hAnsi="Cambria"/>
          <w:color w:val="000000" w:themeColor="text1"/>
          <w:sz w:val="28"/>
          <w:szCs w:val="28"/>
        </w:rPr>
        <w:t xml:space="preserve"> </w:t>
      </w:r>
      <w:ins w:id="5138" w:author="Claire S" w:date="2026-05-06T11:01:00Z" w16du:dateUtc="2026-05-06T10:01:00Z">
        <w:r w:rsidR="00E1266C">
          <w:rPr>
            <w:rFonts w:ascii="Cambria" w:hAnsi="Cambria"/>
            <w:color w:val="000000" w:themeColor="text1"/>
            <w:sz w:val="28"/>
            <w:szCs w:val="28"/>
          </w:rPr>
          <w:t>hurried forward</w:t>
        </w:r>
      </w:ins>
      <w:ins w:id="5139" w:author="Daisy Watt" w:date="2026-06-16T17:17:00Z" w16du:dateUtc="2026-06-16T16:17:00Z">
        <w:r w:rsidR="00F00933">
          <w:rPr>
            <w:rFonts w:ascii="Cambria" w:hAnsi="Cambria"/>
            <w:color w:val="000000" w:themeColor="text1"/>
            <w:sz w:val="28"/>
            <w:szCs w:val="28"/>
          </w:rPr>
          <w:t>s</w:t>
        </w:r>
      </w:ins>
      <w:ins w:id="5140" w:author="Claire S" w:date="2026-05-06T11:01:00Z" w16du:dateUtc="2026-05-06T10:01:00Z">
        <w:r w:rsidR="00E1266C">
          <w:rPr>
            <w:rFonts w:ascii="Cambria" w:hAnsi="Cambria"/>
            <w:color w:val="000000" w:themeColor="text1"/>
            <w:sz w:val="28"/>
            <w:szCs w:val="28"/>
          </w:rPr>
          <w:t>, waving.</w:t>
        </w:r>
      </w:ins>
      <w:del w:id="5141" w:author="Claire S" w:date="2026-05-06T11:01:00Z" w16du:dateUtc="2026-05-06T10:01:00Z">
        <w:r w:rsidR="00337B3E">
          <w:rPr>
            <w:rFonts w:ascii="Cambria" w:hAnsi="Cambria"/>
            <w:color w:val="000000" w:themeColor="text1"/>
            <w:sz w:val="28"/>
            <w:szCs w:val="28"/>
          </w:rPr>
          <w:delText xml:space="preserve">pointed </w:delText>
        </w:r>
        <w:r w:rsidR="00371F5F">
          <w:rPr>
            <w:rFonts w:ascii="Cambria" w:hAnsi="Cambria"/>
            <w:color w:val="000000" w:themeColor="text1"/>
            <w:sz w:val="28"/>
            <w:szCs w:val="28"/>
          </w:rPr>
          <w:delText xml:space="preserve">at a small </w:delText>
        </w:r>
        <w:r w:rsidR="00A66AA3">
          <w:rPr>
            <w:rFonts w:ascii="Cambria" w:hAnsi="Cambria"/>
            <w:color w:val="000000" w:themeColor="text1"/>
            <w:sz w:val="28"/>
            <w:szCs w:val="28"/>
          </w:rPr>
          <w:delText>group,</w:delText>
        </w:r>
      </w:del>
      <w:r w:rsidR="00371F5F">
        <w:rPr>
          <w:rFonts w:ascii="Cambria" w:hAnsi="Cambria"/>
          <w:color w:val="000000" w:themeColor="text1"/>
          <w:sz w:val="28"/>
          <w:szCs w:val="28"/>
        </w:rPr>
        <w:t xml:space="preserve"> </w:t>
      </w:r>
      <w:del w:id="5142" w:author="Claire S" w:date="2026-05-06T11:01:00Z" w16du:dateUtc="2026-05-06T10:01:00Z">
        <w:r w:rsidR="009E2DC0">
          <w:rPr>
            <w:rFonts w:ascii="Cambria" w:hAnsi="Cambria"/>
            <w:color w:val="000000" w:themeColor="text1"/>
            <w:sz w:val="28"/>
            <w:szCs w:val="28"/>
          </w:rPr>
          <w:delText xml:space="preserve">huddled smoking </w:delText>
        </w:r>
        <w:r w:rsidR="00371F5F">
          <w:rPr>
            <w:rFonts w:ascii="Cambria" w:hAnsi="Cambria"/>
            <w:color w:val="000000" w:themeColor="text1"/>
            <w:sz w:val="28"/>
            <w:szCs w:val="28"/>
          </w:rPr>
          <w:delText>by a neon-lit door</w:delText>
        </w:r>
        <w:r w:rsidR="00EA3BF7">
          <w:rPr>
            <w:rFonts w:ascii="Cambria" w:hAnsi="Cambria"/>
            <w:color w:val="000000" w:themeColor="text1"/>
            <w:sz w:val="28"/>
            <w:szCs w:val="28"/>
          </w:rPr>
          <w:delText xml:space="preserve">. </w:delText>
        </w:r>
      </w:del>
      <w:r w:rsidR="00EA3BF7">
        <w:rPr>
          <w:rFonts w:ascii="Cambria" w:hAnsi="Cambria"/>
          <w:color w:val="000000" w:themeColor="text1"/>
          <w:sz w:val="28"/>
          <w:szCs w:val="28"/>
        </w:rPr>
        <w:t>‘</w:t>
      </w:r>
      <w:r w:rsidR="0023622C">
        <w:rPr>
          <w:rFonts w:ascii="Cambria" w:hAnsi="Cambria"/>
          <w:color w:val="000000" w:themeColor="text1"/>
          <w:sz w:val="28"/>
          <w:szCs w:val="28"/>
        </w:rPr>
        <w:t xml:space="preserve">Oh, sick, </w:t>
      </w:r>
      <w:r w:rsidR="00EA4557">
        <w:rPr>
          <w:rFonts w:ascii="Cambria" w:hAnsi="Cambria"/>
          <w:color w:val="000000" w:themeColor="text1"/>
          <w:sz w:val="28"/>
          <w:szCs w:val="28"/>
        </w:rPr>
        <w:t xml:space="preserve">Maude’s </w:t>
      </w:r>
      <w:r w:rsidR="008B64A9">
        <w:rPr>
          <w:rFonts w:ascii="Cambria" w:hAnsi="Cambria"/>
          <w:color w:val="000000" w:themeColor="text1"/>
          <w:sz w:val="28"/>
          <w:szCs w:val="28"/>
        </w:rPr>
        <w:t xml:space="preserve">already </w:t>
      </w:r>
      <w:r w:rsidR="00EA4557">
        <w:rPr>
          <w:rFonts w:ascii="Cambria" w:hAnsi="Cambria"/>
          <w:color w:val="000000" w:themeColor="text1"/>
          <w:sz w:val="28"/>
          <w:szCs w:val="28"/>
        </w:rPr>
        <w:t>here</w:t>
      </w:r>
      <w:ins w:id="5143" w:author="Claire S" w:date="2026-06-02T09:40:00Z" w16du:dateUtc="2026-06-02T08:40:00Z">
        <w:r w:rsidR="00125F75">
          <w:rPr>
            <w:rFonts w:ascii="Cambria" w:hAnsi="Cambria"/>
            <w:color w:val="000000" w:themeColor="text1"/>
            <w:sz w:val="28"/>
            <w:szCs w:val="28"/>
          </w:rPr>
          <w:t xml:space="preserve"> -</w:t>
        </w:r>
      </w:ins>
      <w:del w:id="5144" w:author="Claire S" w:date="2026-06-02T09:40:00Z" w16du:dateUtc="2026-06-02T08:40:00Z">
        <w:r w:rsidR="00EA4557" w:rsidDel="00125F75">
          <w:rPr>
            <w:rFonts w:ascii="Cambria" w:hAnsi="Cambria"/>
            <w:color w:val="000000" w:themeColor="text1"/>
            <w:sz w:val="28"/>
            <w:szCs w:val="28"/>
          </w:rPr>
          <w:delText>!</w:delText>
        </w:r>
      </w:del>
      <w:r w:rsidR="00EA4557">
        <w:rPr>
          <w:rFonts w:ascii="Cambria" w:hAnsi="Cambria"/>
          <w:color w:val="000000" w:themeColor="text1"/>
          <w:sz w:val="28"/>
          <w:szCs w:val="28"/>
        </w:rPr>
        <w:t>’</w:t>
      </w:r>
    </w:p>
    <w:p w14:paraId="2CFAFF50" w14:textId="018B4A8A" w:rsidR="0023622C" w:rsidRDefault="002C4606" w:rsidP="008A705D">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8A705D">
        <w:rPr>
          <w:rFonts w:ascii="Cambria" w:hAnsi="Cambria"/>
          <w:color w:val="000000" w:themeColor="text1"/>
          <w:sz w:val="28"/>
          <w:szCs w:val="28"/>
        </w:rPr>
        <w:t>Sick,</w:t>
      </w:r>
      <w:r>
        <w:rPr>
          <w:rFonts w:ascii="Cambria" w:hAnsi="Cambria"/>
          <w:color w:val="000000" w:themeColor="text1"/>
          <w:sz w:val="28"/>
          <w:szCs w:val="28"/>
        </w:rPr>
        <w:t xml:space="preserve">’ </w:t>
      </w:r>
      <w:r w:rsidR="008A705D">
        <w:rPr>
          <w:rFonts w:ascii="Cambria" w:hAnsi="Cambria"/>
          <w:color w:val="000000" w:themeColor="text1"/>
          <w:sz w:val="28"/>
          <w:szCs w:val="28"/>
        </w:rPr>
        <w:t>agree</w:t>
      </w:r>
      <w:r w:rsidR="00371F5F">
        <w:rPr>
          <w:rFonts w:ascii="Cambria" w:hAnsi="Cambria"/>
          <w:color w:val="000000" w:themeColor="text1"/>
          <w:sz w:val="28"/>
          <w:szCs w:val="28"/>
        </w:rPr>
        <w:t xml:space="preserve">d </w:t>
      </w:r>
      <w:r w:rsidR="0023622C">
        <w:rPr>
          <w:rFonts w:ascii="Cambria" w:hAnsi="Cambria"/>
          <w:color w:val="000000" w:themeColor="text1"/>
          <w:sz w:val="28"/>
          <w:szCs w:val="28"/>
        </w:rPr>
        <w:t>Violet</w:t>
      </w:r>
      <w:r w:rsidR="008A705D">
        <w:rPr>
          <w:rFonts w:ascii="Cambria" w:hAnsi="Cambria"/>
          <w:color w:val="000000" w:themeColor="text1"/>
          <w:sz w:val="28"/>
          <w:szCs w:val="28"/>
        </w:rPr>
        <w:t xml:space="preserve"> quietly</w:t>
      </w:r>
      <w:r w:rsidR="0023622C">
        <w:rPr>
          <w:rFonts w:ascii="Cambria" w:hAnsi="Cambria"/>
          <w:color w:val="000000" w:themeColor="text1"/>
          <w:sz w:val="28"/>
          <w:szCs w:val="28"/>
        </w:rPr>
        <w:t xml:space="preserve">. </w:t>
      </w:r>
    </w:p>
    <w:p w14:paraId="2581EB85" w14:textId="3BED8EFF" w:rsidR="00337B3E" w:rsidRDefault="00337B3E" w:rsidP="00EA4557">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‘Sorry,’ Ishan turned back</w:t>
      </w:r>
      <w:r w:rsidR="00A66AA3">
        <w:rPr>
          <w:rFonts w:ascii="Cambria" w:hAnsi="Cambria"/>
          <w:color w:val="000000" w:themeColor="text1"/>
          <w:sz w:val="28"/>
          <w:szCs w:val="28"/>
        </w:rPr>
        <w:t>.</w:t>
      </w:r>
      <w:r>
        <w:rPr>
          <w:rFonts w:ascii="Cambria" w:hAnsi="Cambria"/>
          <w:color w:val="000000" w:themeColor="text1"/>
          <w:sz w:val="28"/>
          <w:szCs w:val="28"/>
        </w:rPr>
        <w:t xml:space="preserve"> ‘</w:t>
      </w:r>
      <w:r w:rsidR="00A66AA3">
        <w:rPr>
          <w:rFonts w:ascii="Cambria" w:hAnsi="Cambria"/>
          <w:color w:val="000000" w:themeColor="text1"/>
          <w:sz w:val="28"/>
          <w:szCs w:val="28"/>
        </w:rPr>
        <w:t>W</w:t>
      </w:r>
      <w:r w:rsidR="008A705D">
        <w:rPr>
          <w:rFonts w:ascii="Cambria" w:hAnsi="Cambria"/>
          <w:color w:val="000000" w:themeColor="text1"/>
          <w:sz w:val="28"/>
          <w:szCs w:val="28"/>
        </w:rPr>
        <w:t>hat were you saying</w:t>
      </w:r>
      <w:r w:rsidR="009043B7">
        <w:rPr>
          <w:rFonts w:ascii="Cambria" w:hAnsi="Cambria"/>
          <w:color w:val="000000" w:themeColor="text1"/>
          <w:sz w:val="28"/>
          <w:szCs w:val="28"/>
        </w:rPr>
        <w:t>, Vi</w:t>
      </w:r>
      <w:r w:rsidR="008A705D">
        <w:rPr>
          <w:rFonts w:ascii="Cambria" w:hAnsi="Cambria"/>
          <w:color w:val="000000" w:themeColor="text1"/>
          <w:sz w:val="28"/>
          <w:szCs w:val="28"/>
        </w:rPr>
        <w:t>?’</w:t>
      </w:r>
    </w:p>
    <w:p w14:paraId="3E04CEEA" w14:textId="7B6BB6E2" w:rsidR="008A705D" w:rsidRDefault="008A705D" w:rsidP="00EA4557">
      <w:pPr>
        <w:spacing w:line="360" w:lineRule="auto"/>
        <w:ind w:firstLine="720"/>
        <w:contextualSpacing/>
        <w:rPr>
          <w:ins w:id="5145" w:author="Claire S" w:date="2026-05-06T10:59:00Z" w16du:dateUtc="2026-05-06T09:59:00Z"/>
          <w:rFonts w:ascii="Cambria" w:hAnsi="Cambria"/>
          <w:color w:val="000000" w:themeColor="text1"/>
          <w:sz w:val="28"/>
          <w:szCs w:val="28"/>
        </w:rPr>
      </w:pPr>
      <w:r>
        <w:rPr>
          <w:rFonts w:ascii="Cambria" w:hAnsi="Cambria"/>
          <w:color w:val="000000" w:themeColor="text1"/>
          <w:sz w:val="28"/>
          <w:szCs w:val="28"/>
        </w:rPr>
        <w:t xml:space="preserve">‘Forget it,’ </w:t>
      </w:r>
      <w:ins w:id="5146" w:author="Claire S" w:date="2026-05-07T13:12:00Z" w16du:dateUtc="2026-05-07T12:12:00Z">
        <w:r w:rsidR="004A7C0D">
          <w:rPr>
            <w:rFonts w:ascii="Cambria" w:hAnsi="Cambria"/>
            <w:color w:val="000000" w:themeColor="text1"/>
            <w:sz w:val="28"/>
            <w:szCs w:val="28"/>
          </w:rPr>
          <w:t xml:space="preserve">she </w:t>
        </w:r>
      </w:ins>
      <w:r>
        <w:rPr>
          <w:rFonts w:ascii="Cambria" w:hAnsi="Cambria"/>
          <w:color w:val="000000" w:themeColor="text1"/>
          <w:sz w:val="28"/>
          <w:szCs w:val="28"/>
        </w:rPr>
        <w:t>mumbled</w:t>
      </w:r>
      <w:del w:id="5147" w:author="Claire S" w:date="2026-05-07T13:12:00Z" w16du:dateUtc="2026-05-07T12:12:00Z">
        <w:r>
          <w:rPr>
            <w:rFonts w:ascii="Cambria" w:hAnsi="Cambria"/>
            <w:color w:val="000000" w:themeColor="text1"/>
            <w:sz w:val="28"/>
            <w:szCs w:val="28"/>
          </w:rPr>
          <w:delText xml:space="preserve"> Violet</w:delText>
        </w:r>
      </w:del>
      <w:del w:id="5148" w:author="Claire S" w:date="2026-05-06T10:58:00Z" w16du:dateUtc="2026-05-06T09:58:00Z">
        <w:r>
          <w:rPr>
            <w:rFonts w:ascii="Cambria" w:hAnsi="Cambria"/>
            <w:color w:val="000000" w:themeColor="text1"/>
            <w:sz w:val="28"/>
            <w:szCs w:val="28"/>
          </w:rPr>
          <w:delText xml:space="preserve">, and trailed behind him to meet </w:delText>
        </w:r>
        <w:commentRangeStart w:id="5149"/>
        <w:r>
          <w:rPr>
            <w:rFonts w:ascii="Cambria" w:hAnsi="Cambria"/>
            <w:color w:val="000000" w:themeColor="text1"/>
            <w:sz w:val="28"/>
            <w:szCs w:val="28"/>
          </w:rPr>
          <w:delText xml:space="preserve">the </w:delText>
        </w:r>
        <w:r w:rsidR="002146C5">
          <w:rPr>
            <w:rFonts w:ascii="Cambria" w:hAnsi="Cambria"/>
            <w:color w:val="000000" w:themeColor="text1"/>
            <w:sz w:val="28"/>
            <w:szCs w:val="28"/>
          </w:rPr>
          <w:delText xml:space="preserve">foremost </w:delText>
        </w:r>
        <w:r>
          <w:rPr>
            <w:rFonts w:ascii="Cambria" w:hAnsi="Cambria"/>
            <w:color w:val="000000" w:themeColor="text1"/>
            <w:sz w:val="28"/>
            <w:szCs w:val="28"/>
          </w:rPr>
          <w:delText>Mean Girl of Langley and Co</w:delText>
        </w:r>
      </w:del>
      <w:ins w:id="5150" w:author="Claire S" w:date="2026-05-06T10:58:00Z" w16du:dateUtc="2026-05-06T09:58:00Z">
        <w:r w:rsidR="00294327">
          <w:rPr>
            <w:rFonts w:ascii="Cambria" w:hAnsi="Cambria"/>
            <w:color w:val="000000" w:themeColor="text1"/>
            <w:sz w:val="28"/>
            <w:szCs w:val="28"/>
          </w:rPr>
          <w:t>.</w:t>
        </w:r>
      </w:ins>
      <w:del w:id="5151" w:author="Claire S" w:date="2026-05-06T10:58:00Z" w16du:dateUtc="2026-05-06T09:58:00Z">
        <w:r>
          <w:rPr>
            <w:rFonts w:ascii="Cambria" w:hAnsi="Cambria"/>
            <w:color w:val="000000" w:themeColor="text1"/>
            <w:sz w:val="28"/>
            <w:szCs w:val="28"/>
          </w:rPr>
          <w:delText>.</w:delText>
        </w:r>
      </w:del>
      <w:commentRangeEnd w:id="5149"/>
      <w:r w:rsidR="000A1F9E">
        <w:rPr>
          <w:rStyle w:val="CommentReference"/>
          <w:rFonts w:ascii="Cambria" w:hAnsi="Cambria"/>
          <w:color w:val="000000" w:themeColor="text1"/>
          <w:sz w:val="28"/>
          <w:szCs w:val="28"/>
        </w:rPr>
        <w:commentReference w:id="5149"/>
      </w:r>
    </w:p>
    <w:p w14:paraId="064CE3C5" w14:textId="3EEE84CD" w:rsidR="005C1F5E" w:rsidDel="007F02DB" w:rsidRDefault="00574F94">
      <w:pPr>
        <w:spacing w:line="360" w:lineRule="auto"/>
        <w:ind w:firstLine="720"/>
        <w:contextualSpacing/>
        <w:rPr>
          <w:del w:id="5152" w:author="Claire S" w:date="2026-05-07T08:33:00Z" w16du:dateUtc="2026-05-07T07:33:00Z"/>
          <w:rFonts w:ascii="Cambria" w:hAnsi="Cambria"/>
          <w:color w:val="000000" w:themeColor="text1"/>
          <w:sz w:val="28"/>
          <w:szCs w:val="28"/>
        </w:rPr>
        <w:pPrChange w:id="5153" w:author="Claire S" w:date="2026-07-24T12:36:00Z" w16du:dateUtc="2026-07-24T11:36:00Z">
          <w:pPr>
            <w:spacing w:line="360" w:lineRule="auto"/>
            <w:contextualSpacing/>
          </w:pPr>
        </w:pPrChange>
      </w:pPr>
      <w:ins w:id="5154" w:author="Claire S" w:date="2026-05-06T10:59:00Z" w16du:dateUtc="2026-05-06T09:59:00Z">
        <w:r>
          <w:rPr>
            <w:rFonts w:ascii="Cambria" w:hAnsi="Cambria"/>
            <w:color w:val="000000" w:themeColor="text1"/>
            <w:sz w:val="28"/>
            <w:szCs w:val="28"/>
          </w:rPr>
          <w:t>‘C’mon then, let’s celebrate.’</w:t>
        </w:r>
      </w:ins>
      <w:ins w:id="5155" w:author="Claire S" w:date="2026-05-07T08:32:00Z" w16du:dateUtc="2026-05-07T07:32:00Z">
        <w:r w:rsidR="005C1F5E">
          <w:rPr>
            <w:rFonts w:ascii="Cambria" w:hAnsi="Cambria"/>
            <w:color w:val="000000" w:themeColor="text1"/>
            <w:sz w:val="28"/>
            <w:szCs w:val="28"/>
          </w:rPr>
          <w:t xml:space="preserve"> He strode on</w:t>
        </w:r>
      </w:ins>
      <w:ins w:id="5156" w:author="Claire S" w:date="2026-05-07T13:12:00Z" w16du:dateUtc="2026-05-07T12:12:00Z">
        <w:r w:rsidR="004A7C0D">
          <w:rPr>
            <w:rFonts w:ascii="Cambria" w:hAnsi="Cambria"/>
            <w:color w:val="000000" w:themeColor="text1"/>
            <w:sz w:val="28"/>
            <w:szCs w:val="28"/>
          </w:rPr>
          <w:t xml:space="preserve"> towards the group, </w:t>
        </w:r>
      </w:ins>
      <w:ins w:id="5157" w:author="Claire S" w:date="2026-07-21T09:53:00Z" w16du:dateUtc="2026-07-21T08:53:00Z">
        <w:r w:rsidR="007F02DB">
          <w:rPr>
            <w:rFonts w:ascii="Cambria" w:hAnsi="Cambria"/>
            <w:color w:val="000000" w:themeColor="text1"/>
            <w:sz w:val="28"/>
            <w:szCs w:val="28"/>
          </w:rPr>
          <w:t xml:space="preserve">choosing to ignore the fact </w:t>
        </w:r>
      </w:ins>
      <w:ins w:id="5158" w:author="Claire S" w:date="2026-05-07T08:32:00Z" w16du:dateUtc="2026-05-07T07:32:00Z">
        <w:r w:rsidR="005C1F5E">
          <w:rPr>
            <w:rFonts w:ascii="Cambria" w:hAnsi="Cambria"/>
            <w:color w:val="000000" w:themeColor="text1"/>
            <w:sz w:val="28"/>
            <w:szCs w:val="28"/>
          </w:rPr>
          <w:t xml:space="preserve">Violet </w:t>
        </w:r>
      </w:ins>
      <w:ins w:id="5159" w:author="Claire S" w:date="2026-07-21T09:53:00Z" w16du:dateUtc="2026-07-21T08:53:00Z">
        <w:r w:rsidR="007F02DB">
          <w:rPr>
            <w:rFonts w:ascii="Cambria" w:hAnsi="Cambria"/>
            <w:color w:val="000000" w:themeColor="text1"/>
            <w:sz w:val="28"/>
            <w:szCs w:val="28"/>
          </w:rPr>
          <w:t>didn’t look</w:t>
        </w:r>
      </w:ins>
      <w:ins w:id="5160" w:author="Claire S" w:date="2026-07-24T12:36:00Z" w16du:dateUtc="2026-07-24T11:36:00Z">
        <w:r w:rsidR="00F53552">
          <w:rPr>
            <w:rFonts w:ascii="Cambria" w:hAnsi="Cambria"/>
            <w:color w:val="000000" w:themeColor="text1"/>
            <w:sz w:val="28"/>
            <w:szCs w:val="28"/>
          </w:rPr>
          <w:t xml:space="preserve"> very</w:t>
        </w:r>
      </w:ins>
      <w:ins w:id="5161" w:author="Claire S" w:date="2026-07-21T09:53:00Z" w16du:dateUtc="2026-07-21T08:53:00Z">
        <w:r w:rsidR="007F02DB">
          <w:rPr>
            <w:rFonts w:ascii="Cambria" w:hAnsi="Cambria"/>
            <w:color w:val="000000" w:themeColor="text1"/>
            <w:sz w:val="28"/>
            <w:szCs w:val="28"/>
          </w:rPr>
          <w:t xml:space="preserve"> keen</w:t>
        </w:r>
      </w:ins>
      <w:ins w:id="5162" w:author="Claire S" w:date="2026-07-24T12:36:00Z" w16du:dateUtc="2026-07-24T11:36:00Z">
        <w:r w:rsidR="00F53552">
          <w:rPr>
            <w:rFonts w:ascii="Cambria" w:hAnsi="Cambria"/>
            <w:color w:val="000000" w:themeColor="text1"/>
            <w:sz w:val="28"/>
            <w:szCs w:val="28"/>
          </w:rPr>
          <w:t>.</w:t>
        </w:r>
      </w:ins>
    </w:p>
    <w:p w14:paraId="376AA672" w14:textId="2A0E6A36" w:rsidR="005D4C58" w:rsidRPr="000D447F" w:rsidDel="005C1F5E" w:rsidRDefault="005D4C58">
      <w:pPr>
        <w:spacing w:line="360" w:lineRule="auto"/>
        <w:ind w:firstLine="720"/>
        <w:contextualSpacing/>
        <w:rPr>
          <w:del w:id="5163" w:author="Claire S" w:date="2026-05-07T08:33:00Z" w16du:dateUtc="2026-05-07T07:33:00Z"/>
          <w:rFonts w:ascii="Cambria" w:hAnsi="Cambria"/>
          <w:color w:val="000000" w:themeColor="text1"/>
          <w:sz w:val="28"/>
          <w:szCs w:val="28"/>
        </w:rPr>
      </w:pPr>
    </w:p>
    <w:p w14:paraId="134EF84B" w14:textId="5EA7B173" w:rsidR="00895E02" w:rsidRDefault="00895E02">
      <w:pPr>
        <w:spacing w:line="360" w:lineRule="auto"/>
        <w:ind w:firstLine="720"/>
        <w:contextualSpacing/>
        <w:rPr>
          <w:del w:id="5164" w:author="Claire S" w:date="2026-05-06T10:58:00Z" w16du:dateUtc="2026-05-06T09:58:00Z"/>
          <w:rFonts w:ascii="Cambria" w:hAnsi="Cambria"/>
          <w:sz w:val="28"/>
          <w:szCs w:val="28"/>
        </w:rPr>
        <w:pPrChange w:id="5165" w:author="Claire S" w:date="2026-07-24T12:36:00Z" w16du:dateUtc="2026-07-24T11:36:00Z">
          <w:pPr>
            <w:spacing w:line="360" w:lineRule="auto"/>
            <w:contextualSpacing/>
          </w:pPr>
        </w:pPrChange>
      </w:pPr>
    </w:p>
    <w:p w14:paraId="0067FDCE" w14:textId="624F7C2A" w:rsidR="00895E02" w:rsidRDefault="00895E02">
      <w:pPr>
        <w:spacing w:line="360" w:lineRule="auto"/>
        <w:ind w:firstLine="720"/>
        <w:contextualSpacing/>
        <w:rPr>
          <w:del w:id="5166" w:author="Claire S" w:date="2026-05-06T10:58:00Z" w16du:dateUtc="2026-05-06T09:58:00Z"/>
          <w:rFonts w:ascii="Cambria" w:hAnsi="Cambria"/>
          <w:sz w:val="28"/>
          <w:szCs w:val="28"/>
        </w:rPr>
        <w:pPrChange w:id="5167" w:author="Claire S" w:date="2026-07-24T12:36:00Z" w16du:dateUtc="2026-07-24T11:36:00Z">
          <w:pPr>
            <w:spacing w:line="360" w:lineRule="auto"/>
            <w:contextualSpacing/>
          </w:pPr>
        </w:pPrChange>
      </w:pPr>
    </w:p>
    <w:p w14:paraId="0BCB4D5E" w14:textId="1E5B4CF9" w:rsidR="001E7E19" w:rsidRDefault="001E7E19">
      <w:pPr>
        <w:spacing w:line="360" w:lineRule="auto"/>
        <w:ind w:firstLine="720"/>
        <w:contextualSpacing/>
        <w:rPr>
          <w:del w:id="5168" w:author="Claire S" w:date="2026-05-06T10:58:00Z" w16du:dateUtc="2026-05-06T09:58:00Z"/>
          <w:rFonts w:ascii="Cambria" w:hAnsi="Cambria"/>
          <w:sz w:val="28"/>
          <w:szCs w:val="28"/>
        </w:rPr>
        <w:pPrChange w:id="5169" w:author="Claire S" w:date="2026-07-24T12:36:00Z" w16du:dateUtc="2026-07-24T11:36:00Z">
          <w:pPr>
            <w:spacing w:line="360" w:lineRule="auto"/>
            <w:contextualSpacing/>
          </w:pPr>
        </w:pPrChange>
      </w:pPr>
    </w:p>
    <w:p w14:paraId="3C8A1626" w14:textId="2FA4ADA5" w:rsidR="001E7E19" w:rsidRDefault="001E7E19">
      <w:pPr>
        <w:spacing w:line="360" w:lineRule="auto"/>
        <w:ind w:firstLine="720"/>
        <w:contextualSpacing/>
        <w:rPr>
          <w:del w:id="5170" w:author="Claire S" w:date="2026-05-06T10:58:00Z" w16du:dateUtc="2026-05-06T09:58:00Z"/>
          <w:rFonts w:ascii="Cambria" w:hAnsi="Cambria"/>
          <w:sz w:val="28"/>
          <w:szCs w:val="28"/>
        </w:rPr>
        <w:pPrChange w:id="5171" w:author="Claire S" w:date="2026-07-24T12:36:00Z" w16du:dateUtc="2026-07-24T11:36:00Z">
          <w:pPr>
            <w:spacing w:line="360" w:lineRule="auto"/>
            <w:contextualSpacing/>
          </w:pPr>
        </w:pPrChange>
      </w:pPr>
    </w:p>
    <w:p w14:paraId="6866428F" w14:textId="0E17F349" w:rsidR="00BB3AB7" w:rsidRDefault="00AA2AB0">
      <w:pPr>
        <w:spacing w:line="360" w:lineRule="auto"/>
        <w:ind w:firstLine="720"/>
        <w:contextualSpacing/>
        <w:rPr>
          <w:ins w:id="5172" w:author="Claire S" w:date="2026-07-21T10:34:00Z" w16du:dateUtc="2026-07-21T09:34:00Z"/>
          <w:rFonts w:ascii="Cambria" w:hAnsi="Cambria"/>
          <w:b/>
          <w:bCs/>
          <w:sz w:val="28"/>
          <w:szCs w:val="28"/>
        </w:rPr>
        <w:pPrChange w:id="5173" w:author="Claire S" w:date="2026-07-24T12:36:00Z" w16du:dateUtc="2026-07-24T11:36:00Z">
          <w:pPr>
            <w:spacing w:line="360" w:lineRule="auto"/>
            <w:contextualSpacing/>
          </w:pPr>
        </w:pPrChange>
      </w:pPr>
      <w:del w:id="5174" w:author="Claire S" w:date="2026-07-21T10:34:00Z" w16du:dateUtc="2026-07-21T09:34:00Z">
        <w:r w:rsidRPr="00D92437" w:rsidDel="00BB3AB7">
          <w:rPr>
            <w:rFonts w:ascii="Cambria" w:hAnsi="Cambria"/>
            <w:b/>
            <w:bCs/>
            <w:sz w:val="28"/>
            <w:szCs w:val="28"/>
          </w:rPr>
          <w:delText>C</w:delText>
        </w:r>
      </w:del>
    </w:p>
    <w:p w14:paraId="5280BDF7" w14:textId="629140D1" w:rsidR="007B7564" w:rsidRDefault="00BB3AB7" w:rsidP="00476536">
      <w:pPr>
        <w:spacing w:line="360" w:lineRule="auto"/>
        <w:contextualSpacing/>
        <w:rPr>
          <w:ins w:id="5175" w:author="Claire S" w:date="2026-07-24T12:36:00Z" w16du:dateUtc="2026-07-24T11:36:00Z"/>
          <w:rFonts w:ascii="Cambria" w:hAnsi="Cambria"/>
          <w:b/>
          <w:bCs/>
          <w:sz w:val="28"/>
          <w:szCs w:val="28"/>
        </w:rPr>
      </w:pPr>
      <w:ins w:id="5176" w:author="Claire S" w:date="2026-07-21T10:34:00Z" w16du:dateUtc="2026-07-21T09:34:00Z">
        <w:r>
          <w:rPr>
            <w:rFonts w:ascii="Cambria" w:hAnsi="Cambria"/>
            <w:b/>
            <w:bCs/>
            <w:sz w:val="28"/>
            <w:szCs w:val="28"/>
          </w:rPr>
          <w:t>C</w:t>
        </w:r>
      </w:ins>
      <w:r w:rsidR="00AA2AB0" w:rsidRPr="00D92437">
        <w:rPr>
          <w:rFonts w:ascii="Cambria" w:hAnsi="Cambria"/>
          <w:b/>
          <w:bCs/>
          <w:sz w:val="28"/>
          <w:szCs w:val="28"/>
        </w:rPr>
        <w:t xml:space="preserve">HAPTER </w:t>
      </w:r>
      <w:r w:rsidR="0068722D">
        <w:rPr>
          <w:rFonts w:ascii="Cambria" w:hAnsi="Cambria"/>
          <w:b/>
          <w:bCs/>
          <w:sz w:val="28"/>
          <w:szCs w:val="28"/>
        </w:rPr>
        <w:t>8</w:t>
      </w:r>
    </w:p>
    <w:p w14:paraId="599DE545" w14:textId="66D77EE8" w:rsidR="00F53552" w:rsidRDefault="00F52CA0" w:rsidP="00476536">
      <w:pPr>
        <w:spacing w:line="360" w:lineRule="auto"/>
        <w:contextualSpacing/>
        <w:rPr>
          <w:rFonts w:ascii="Cambria" w:hAnsi="Cambria"/>
          <w:b/>
          <w:bCs/>
          <w:sz w:val="28"/>
          <w:szCs w:val="28"/>
        </w:rPr>
      </w:pPr>
      <w:ins w:id="5177" w:author="Claire S" w:date="2026-08-04T13:46:00Z" w16du:dateUtc="2026-08-04T12:46:00Z">
        <w:r>
          <w:rPr>
            <w:rFonts w:ascii="Cambria" w:hAnsi="Cambria"/>
            <w:b/>
            <w:bCs/>
            <w:sz w:val="28"/>
            <w:szCs w:val="28"/>
          </w:rPr>
          <w:t xml:space="preserve">SAVANNAH: </w:t>
        </w:r>
      </w:ins>
      <w:ins w:id="5178" w:author="Claire S" w:date="2026-07-24T12:36:00Z" w16du:dateUtc="2026-07-24T11:36:00Z">
        <w:r w:rsidR="00F53552">
          <w:rPr>
            <w:rFonts w:ascii="Cambria" w:hAnsi="Cambria"/>
            <w:b/>
            <w:bCs/>
            <w:sz w:val="28"/>
            <w:szCs w:val="28"/>
          </w:rPr>
          <w:t>SATURDAY NIGHT</w:t>
        </w:r>
      </w:ins>
    </w:p>
    <w:p w14:paraId="661AF997" w14:textId="7A653B89" w:rsidR="00CE28B0" w:rsidRPr="00D92437" w:rsidRDefault="0068722D" w:rsidP="00476536">
      <w:pPr>
        <w:spacing w:line="360" w:lineRule="auto"/>
        <w:contextualSpacing/>
        <w:rPr>
          <w:del w:id="5179" w:author="Daisy Watt" w:date="2026-06-19T10:19:00Z" w16du:dateUtc="2026-06-19T09:19:00Z"/>
          <w:rFonts w:ascii="Cambria" w:hAnsi="Cambria"/>
          <w:b/>
          <w:bCs/>
          <w:sz w:val="28"/>
          <w:szCs w:val="28"/>
        </w:rPr>
      </w:pPr>
      <w:del w:id="5180" w:author="Daisy Watt" w:date="2026-06-19T10:19:00Z" w16du:dateUtc="2026-06-19T09:19:00Z">
        <w:r>
          <w:rPr>
            <w:rFonts w:ascii="Cambria" w:hAnsi="Cambria"/>
            <w:b/>
            <w:bCs/>
            <w:sz w:val="28"/>
            <w:szCs w:val="28"/>
          </w:rPr>
          <w:delText>SAT NIGHT</w:delText>
        </w:r>
        <w:r w:rsidR="00CE28B0">
          <w:rPr>
            <w:rFonts w:ascii="Cambria" w:hAnsi="Cambria"/>
            <w:b/>
            <w:bCs/>
            <w:sz w:val="28"/>
            <w:szCs w:val="28"/>
          </w:rPr>
          <w:delText xml:space="preserve"> </w:delText>
        </w:r>
        <w:r w:rsidDel="00A07B0D">
          <w:rPr>
            <w:rFonts w:ascii="Cambria" w:hAnsi="Cambria"/>
            <w:b/>
            <w:bCs/>
            <w:sz w:val="28"/>
            <w:szCs w:val="28"/>
          </w:rPr>
          <w:delText>12AM</w:delText>
        </w:r>
      </w:del>
    </w:p>
    <w:p w14:paraId="394F3957" w14:textId="133FBBEE" w:rsidR="007B7564" w:rsidDel="002B14D4" w:rsidRDefault="006517CE" w:rsidP="00476536">
      <w:pPr>
        <w:spacing w:line="360" w:lineRule="auto"/>
        <w:contextualSpacing/>
        <w:rPr>
          <w:del w:id="5181" w:author="Claire S" w:date="2026-06-03T11:26:00Z" w16du:dateUtc="2026-06-03T10:26:00Z"/>
          <w:rFonts w:ascii="Cambria" w:hAnsi="Cambria"/>
          <w:sz w:val="28"/>
          <w:szCs w:val="28"/>
        </w:rPr>
      </w:pPr>
      <w:del w:id="5182" w:author="Claire S" w:date="2026-06-03T11:26:00Z" w16du:dateUtc="2026-06-03T10:26:00Z">
        <w:r w:rsidDel="002B14D4">
          <w:rPr>
            <w:rFonts w:ascii="Cambria" w:hAnsi="Cambria"/>
            <w:sz w:val="28"/>
            <w:szCs w:val="28"/>
          </w:rPr>
          <w:delText>Honestly</w:delText>
        </w:r>
        <w:r w:rsidR="007C4C7E" w:rsidDel="002B14D4">
          <w:rPr>
            <w:rFonts w:ascii="Cambria" w:hAnsi="Cambria"/>
            <w:sz w:val="28"/>
            <w:szCs w:val="28"/>
          </w:rPr>
          <w:delText>,</w:delText>
        </w:r>
        <w:r w:rsidDel="002B14D4">
          <w:rPr>
            <w:rFonts w:ascii="Cambria" w:hAnsi="Cambria"/>
            <w:sz w:val="28"/>
            <w:szCs w:val="28"/>
          </w:rPr>
          <w:delText xml:space="preserve"> </w:delText>
        </w:r>
        <w:r w:rsidR="006C23B4" w:rsidDel="002B14D4">
          <w:rPr>
            <w:rFonts w:ascii="Cambria" w:hAnsi="Cambria"/>
            <w:sz w:val="28"/>
            <w:szCs w:val="28"/>
          </w:rPr>
          <w:delText>Savannah</w:delText>
        </w:r>
        <w:r w:rsidR="008A52D2" w:rsidDel="002B14D4">
          <w:rPr>
            <w:rFonts w:ascii="Cambria" w:hAnsi="Cambria"/>
            <w:sz w:val="28"/>
            <w:szCs w:val="28"/>
          </w:rPr>
          <w:delText xml:space="preserve"> </w:delText>
        </w:r>
        <w:r w:rsidDel="002B14D4">
          <w:rPr>
            <w:rFonts w:ascii="Cambria" w:hAnsi="Cambria"/>
            <w:sz w:val="28"/>
            <w:szCs w:val="28"/>
          </w:rPr>
          <w:delText>thought</w:delText>
        </w:r>
        <w:r w:rsidR="00563994" w:rsidDel="002B14D4">
          <w:rPr>
            <w:rFonts w:ascii="Cambria" w:hAnsi="Cambria"/>
            <w:sz w:val="28"/>
            <w:szCs w:val="28"/>
          </w:rPr>
          <w:delText xml:space="preserve">, </w:delText>
        </w:r>
        <w:r w:rsidR="001E7E19" w:rsidDel="002B14D4">
          <w:rPr>
            <w:rFonts w:ascii="Cambria" w:hAnsi="Cambria"/>
            <w:sz w:val="28"/>
            <w:szCs w:val="28"/>
          </w:rPr>
          <w:delText xml:space="preserve">flat </w:delText>
        </w:r>
        <w:r w:rsidR="00563994" w:rsidDel="002B14D4">
          <w:rPr>
            <w:rFonts w:ascii="Cambria" w:hAnsi="Cambria"/>
            <w:sz w:val="28"/>
            <w:szCs w:val="28"/>
          </w:rPr>
          <w:delText>on her back on the board</w:delText>
        </w:r>
        <w:r w:rsidR="007C4C7E" w:rsidDel="002B14D4">
          <w:rPr>
            <w:rFonts w:ascii="Cambria" w:hAnsi="Cambria"/>
            <w:sz w:val="28"/>
            <w:szCs w:val="28"/>
          </w:rPr>
          <w:delText xml:space="preserve">room </w:delText>
        </w:r>
        <w:r w:rsidR="00563994" w:rsidDel="002B14D4">
          <w:rPr>
            <w:rFonts w:ascii="Cambria" w:hAnsi="Cambria"/>
            <w:sz w:val="28"/>
            <w:szCs w:val="28"/>
          </w:rPr>
          <w:delText>table</w:delText>
        </w:r>
        <w:r w:rsidR="00DA1AAE" w:rsidDel="002B14D4">
          <w:rPr>
            <w:rFonts w:ascii="Cambria" w:hAnsi="Cambria"/>
            <w:sz w:val="28"/>
            <w:szCs w:val="28"/>
          </w:rPr>
          <w:delText xml:space="preserve"> half</w:delText>
        </w:r>
        <w:r w:rsidR="004E4FBA" w:rsidDel="002B14D4">
          <w:rPr>
            <w:rFonts w:ascii="Cambria" w:hAnsi="Cambria"/>
            <w:sz w:val="28"/>
            <w:szCs w:val="28"/>
          </w:rPr>
          <w:delText>-</w:delText>
        </w:r>
        <w:r w:rsidR="00DA1AAE" w:rsidDel="002B14D4">
          <w:rPr>
            <w:rFonts w:ascii="Cambria" w:hAnsi="Cambria"/>
            <w:sz w:val="28"/>
            <w:szCs w:val="28"/>
          </w:rPr>
          <w:delText>an</w:delText>
        </w:r>
        <w:r w:rsidR="004E4FBA" w:rsidDel="002B14D4">
          <w:rPr>
            <w:rFonts w:ascii="Cambria" w:hAnsi="Cambria"/>
            <w:sz w:val="28"/>
            <w:szCs w:val="28"/>
          </w:rPr>
          <w:delText>-</w:delText>
        </w:r>
        <w:r w:rsidR="00DA1AAE" w:rsidDel="002B14D4">
          <w:rPr>
            <w:rFonts w:ascii="Cambria" w:hAnsi="Cambria"/>
            <w:sz w:val="28"/>
            <w:szCs w:val="28"/>
          </w:rPr>
          <w:delText>hour later</w:delText>
        </w:r>
        <w:r w:rsidDel="002B14D4">
          <w:rPr>
            <w:rFonts w:ascii="Cambria" w:hAnsi="Cambria"/>
            <w:sz w:val="28"/>
            <w:szCs w:val="28"/>
          </w:rPr>
          <w:delText xml:space="preserve"> as Jackson peeled her </w:delText>
        </w:r>
        <w:r w:rsidR="00093F5F" w:rsidDel="002B14D4">
          <w:rPr>
            <w:rFonts w:ascii="Cambria" w:hAnsi="Cambria"/>
            <w:sz w:val="28"/>
            <w:szCs w:val="28"/>
          </w:rPr>
          <w:delText>underwear</w:delText>
        </w:r>
        <w:r w:rsidDel="002B14D4">
          <w:rPr>
            <w:rFonts w:ascii="Cambria" w:hAnsi="Cambria"/>
            <w:sz w:val="28"/>
            <w:szCs w:val="28"/>
          </w:rPr>
          <w:delText xml:space="preserve"> </w:delText>
        </w:r>
        <w:r w:rsidR="000E79A0" w:rsidDel="002B14D4">
          <w:rPr>
            <w:rFonts w:ascii="Cambria" w:hAnsi="Cambria"/>
            <w:sz w:val="28"/>
            <w:szCs w:val="28"/>
          </w:rPr>
          <w:delText>down</w:delText>
        </w:r>
        <w:r w:rsidR="00DA1AAE" w:rsidDel="002B14D4">
          <w:rPr>
            <w:rFonts w:ascii="Cambria" w:hAnsi="Cambria"/>
            <w:sz w:val="28"/>
            <w:szCs w:val="28"/>
          </w:rPr>
          <w:delText xml:space="preserve"> slowly</w:delText>
        </w:r>
        <w:r w:rsidDel="002B14D4">
          <w:rPr>
            <w:rFonts w:ascii="Cambria" w:hAnsi="Cambria"/>
            <w:sz w:val="28"/>
            <w:szCs w:val="28"/>
          </w:rPr>
          <w:delText xml:space="preserve">, </w:delText>
        </w:r>
        <w:r w:rsidR="003552E5" w:rsidDel="002B14D4">
          <w:rPr>
            <w:rFonts w:ascii="Cambria" w:hAnsi="Cambria"/>
            <w:sz w:val="28"/>
            <w:szCs w:val="28"/>
          </w:rPr>
          <w:delText>it</w:delText>
        </w:r>
        <w:r w:rsidR="00563994" w:rsidDel="002B14D4">
          <w:rPr>
            <w:rFonts w:ascii="Cambria" w:hAnsi="Cambria"/>
            <w:sz w:val="28"/>
            <w:szCs w:val="28"/>
          </w:rPr>
          <w:delText xml:space="preserve"> had been a dream for a while</w:delText>
        </w:r>
        <w:r w:rsidR="000E79A0" w:rsidDel="002B14D4">
          <w:rPr>
            <w:rFonts w:ascii="Cambria" w:hAnsi="Cambria"/>
            <w:sz w:val="28"/>
            <w:szCs w:val="28"/>
          </w:rPr>
          <w:delText>.</w:delText>
        </w:r>
      </w:del>
    </w:p>
    <w:p w14:paraId="0113BF45" w14:textId="7F75DF24" w:rsidR="00995DB2" w:rsidRDefault="00995DB2" w:rsidP="00476536">
      <w:pPr>
        <w:spacing w:line="360" w:lineRule="auto"/>
        <w:contextualSpacing/>
        <w:rPr>
          <w:rFonts w:ascii="Cambria" w:hAnsi="Cambria"/>
          <w:sz w:val="28"/>
          <w:szCs w:val="28"/>
        </w:rPr>
      </w:pPr>
      <w:r>
        <w:rPr>
          <w:rFonts w:ascii="Cambria" w:hAnsi="Cambria"/>
          <w:sz w:val="28"/>
          <w:szCs w:val="28"/>
        </w:rPr>
        <w:tab/>
        <w:t>‘Dex’ll be s</w:t>
      </w:r>
      <w:r w:rsidR="00EA3BF7">
        <w:rPr>
          <w:rFonts w:ascii="Cambria" w:hAnsi="Cambria"/>
          <w:sz w:val="28"/>
          <w:szCs w:val="28"/>
        </w:rPr>
        <w:t>o s</w:t>
      </w:r>
      <w:r>
        <w:rPr>
          <w:rFonts w:ascii="Cambria" w:hAnsi="Cambria"/>
          <w:sz w:val="28"/>
          <w:szCs w:val="28"/>
        </w:rPr>
        <w:t xml:space="preserve">ad he missed this,’ </w:t>
      </w:r>
      <w:del w:id="5183" w:author="Claire S" w:date="2026-06-03T11:26:00Z" w16du:dateUtc="2026-06-03T10:26:00Z">
        <w:r w:rsidDel="002B14D4">
          <w:rPr>
            <w:rFonts w:ascii="Cambria" w:hAnsi="Cambria"/>
            <w:sz w:val="28"/>
            <w:szCs w:val="28"/>
          </w:rPr>
          <w:delText xml:space="preserve">she </w:delText>
        </w:r>
      </w:del>
      <w:ins w:id="5184" w:author="Claire S" w:date="2026-06-03T11:26:00Z" w16du:dateUtc="2026-06-03T10:26:00Z">
        <w:r w:rsidR="002B14D4">
          <w:rPr>
            <w:rFonts w:ascii="Cambria" w:hAnsi="Cambria"/>
            <w:sz w:val="28"/>
            <w:szCs w:val="28"/>
          </w:rPr>
          <w:t xml:space="preserve">Savannah </w:t>
        </w:r>
      </w:ins>
      <w:r w:rsidR="00497146">
        <w:rPr>
          <w:rFonts w:ascii="Cambria" w:hAnsi="Cambria"/>
          <w:sz w:val="28"/>
          <w:szCs w:val="28"/>
        </w:rPr>
        <w:t>breath</w:t>
      </w:r>
      <w:r>
        <w:rPr>
          <w:rFonts w:ascii="Cambria" w:hAnsi="Cambria"/>
          <w:sz w:val="28"/>
          <w:szCs w:val="28"/>
        </w:rPr>
        <w:t>ed</w:t>
      </w:r>
      <w:ins w:id="5185" w:author="Daisy Watt" w:date="2026-06-19T10:41:00Z" w16du:dateUtc="2026-06-19T09:41:00Z">
        <w:r w:rsidR="007C4C7E">
          <w:rPr>
            <w:rFonts w:ascii="Cambria" w:hAnsi="Cambria"/>
            <w:sz w:val="28"/>
            <w:szCs w:val="28"/>
          </w:rPr>
          <w:t xml:space="preserve"> </w:t>
        </w:r>
        <w:r w:rsidR="008D4F94">
          <w:rPr>
            <w:rFonts w:ascii="Cambria" w:hAnsi="Cambria"/>
            <w:sz w:val="28"/>
            <w:szCs w:val="28"/>
          </w:rPr>
          <w:t>half an hour later,</w:t>
        </w:r>
      </w:ins>
      <w:r w:rsidR="007C4C7E">
        <w:rPr>
          <w:rFonts w:ascii="Cambria" w:hAnsi="Cambria"/>
          <w:sz w:val="28"/>
          <w:szCs w:val="28"/>
        </w:rPr>
        <w:t xml:space="preserve"> as </w:t>
      </w:r>
      <w:del w:id="5186" w:author="Claire S" w:date="2026-06-03T11:26:00Z" w16du:dateUtc="2026-06-03T10:26:00Z">
        <w:r w:rsidR="00461B6D" w:rsidDel="002B14D4">
          <w:rPr>
            <w:rFonts w:ascii="Cambria" w:hAnsi="Cambria"/>
            <w:sz w:val="28"/>
            <w:szCs w:val="28"/>
          </w:rPr>
          <w:delText>t</w:delText>
        </w:r>
        <w:r w:rsidR="007C4C7E" w:rsidDel="002B14D4">
          <w:rPr>
            <w:rFonts w:ascii="Cambria" w:hAnsi="Cambria"/>
            <w:sz w:val="28"/>
            <w:szCs w:val="28"/>
          </w:rPr>
          <w:delText>he</w:delText>
        </w:r>
        <w:r w:rsidR="00461B6D" w:rsidDel="002B14D4">
          <w:rPr>
            <w:rFonts w:ascii="Cambria" w:hAnsi="Cambria"/>
            <w:sz w:val="28"/>
            <w:szCs w:val="28"/>
          </w:rPr>
          <w:delText xml:space="preserve"> autho</w:delText>
        </w:r>
      </w:del>
      <w:ins w:id="5187" w:author="Claire S" w:date="2026-06-03T11:26:00Z" w16du:dateUtc="2026-06-03T10:26:00Z">
        <w:r w:rsidR="002B14D4">
          <w:rPr>
            <w:rFonts w:ascii="Cambria" w:hAnsi="Cambria"/>
            <w:sz w:val="28"/>
            <w:szCs w:val="28"/>
          </w:rPr>
          <w:t>Jackson Rayne</w:t>
        </w:r>
      </w:ins>
      <w:del w:id="5188" w:author="Claire S" w:date="2026-06-03T11:26:00Z" w16du:dateUtc="2026-06-03T10:26:00Z">
        <w:r w:rsidR="00461B6D" w:rsidDel="002B14D4">
          <w:rPr>
            <w:rFonts w:ascii="Cambria" w:hAnsi="Cambria"/>
            <w:sz w:val="28"/>
            <w:szCs w:val="28"/>
          </w:rPr>
          <w:delText>r</w:delText>
        </w:r>
      </w:del>
      <w:r w:rsidR="007C4C7E">
        <w:rPr>
          <w:rFonts w:ascii="Cambria" w:hAnsi="Cambria"/>
          <w:sz w:val="28"/>
          <w:szCs w:val="28"/>
        </w:rPr>
        <w:t xml:space="preserve"> </w:t>
      </w:r>
      <w:r w:rsidR="00862379">
        <w:rPr>
          <w:rFonts w:ascii="Cambria" w:hAnsi="Cambria"/>
          <w:sz w:val="28"/>
          <w:szCs w:val="28"/>
        </w:rPr>
        <w:t xml:space="preserve">flicked her </w:t>
      </w:r>
      <w:r w:rsidR="00461B6D">
        <w:rPr>
          <w:rFonts w:ascii="Cambria" w:hAnsi="Cambria"/>
          <w:sz w:val="28"/>
          <w:szCs w:val="28"/>
        </w:rPr>
        <w:t xml:space="preserve">silk </w:t>
      </w:r>
      <w:r w:rsidR="002C7899">
        <w:rPr>
          <w:rFonts w:ascii="Cambria" w:hAnsi="Cambria"/>
          <w:sz w:val="28"/>
          <w:szCs w:val="28"/>
        </w:rPr>
        <w:t>G</w:t>
      </w:r>
      <w:r w:rsidR="00461B6D">
        <w:rPr>
          <w:rFonts w:ascii="Cambria" w:hAnsi="Cambria"/>
          <w:sz w:val="28"/>
          <w:szCs w:val="28"/>
        </w:rPr>
        <w:t>-string</w:t>
      </w:r>
      <w:r w:rsidR="00862379">
        <w:rPr>
          <w:rFonts w:ascii="Cambria" w:hAnsi="Cambria"/>
          <w:sz w:val="28"/>
          <w:szCs w:val="28"/>
        </w:rPr>
        <w:t xml:space="preserve"> over her ankle</w:t>
      </w:r>
      <w:r w:rsidR="003014BE">
        <w:rPr>
          <w:rFonts w:ascii="Cambria" w:hAnsi="Cambria"/>
          <w:sz w:val="28"/>
          <w:szCs w:val="28"/>
        </w:rPr>
        <w:t>, extended as elegantly as her precarious position allowed</w:t>
      </w:r>
      <w:ins w:id="5189" w:author="Claire S" w:date="2026-06-03T11:26:00Z" w16du:dateUtc="2026-06-03T10:26:00Z">
        <w:r w:rsidR="002B14D4">
          <w:rPr>
            <w:rFonts w:ascii="Cambria" w:hAnsi="Cambria"/>
            <w:sz w:val="28"/>
            <w:szCs w:val="28"/>
          </w:rPr>
          <w:t xml:space="preserve"> on the boardroom tab</w:t>
        </w:r>
      </w:ins>
      <w:ins w:id="5190" w:author="Daisy Watt" w:date="2026-06-19T10:41:00Z" w16du:dateUtc="2026-06-19T09:41:00Z">
        <w:r w:rsidR="008D4F94">
          <w:rPr>
            <w:rFonts w:ascii="Cambria" w:hAnsi="Cambria"/>
            <w:sz w:val="28"/>
            <w:szCs w:val="28"/>
          </w:rPr>
          <w:t>le</w:t>
        </w:r>
      </w:ins>
      <w:ins w:id="5191" w:author="Claire S" w:date="2026-06-03T11:26:00Z" w16du:dateUtc="2026-06-03T10:26:00Z">
        <w:del w:id="5192" w:author="Daisy Watt" w:date="2026-06-19T10:41:00Z" w16du:dateUtc="2026-06-19T09:41:00Z">
          <w:r w:rsidR="002B14D4" w:rsidDel="008D4F94">
            <w:rPr>
              <w:rFonts w:ascii="Cambria" w:hAnsi="Cambria"/>
              <w:sz w:val="28"/>
              <w:szCs w:val="28"/>
            </w:rPr>
            <w:delText>le</w:delText>
          </w:r>
          <w:r w:rsidR="002B14D4">
            <w:rPr>
              <w:rFonts w:ascii="Cambria" w:hAnsi="Cambria"/>
              <w:sz w:val="28"/>
              <w:szCs w:val="28"/>
            </w:rPr>
            <w:delText>, half</w:delText>
          </w:r>
        </w:del>
        <w:del w:id="5193" w:author="Daisy Watt" w:date="2026-06-19T10:21:00Z" w16du:dateUtc="2026-06-19T09:21:00Z">
          <w:r w:rsidR="002B14D4">
            <w:rPr>
              <w:rFonts w:ascii="Cambria" w:hAnsi="Cambria"/>
              <w:sz w:val="28"/>
              <w:szCs w:val="28"/>
            </w:rPr>
            <w:delText>-</w:delText>
          </w:r>
        </w:del>
        <w:del w:id="5194" w:author="Daisy Watt" w:date="2026-06-19T10:41:00Z" w16du:dateUtc="2026-06-19T09:41:00Z">
          <w:r w:rsidR="002B14D4">
            <w:rPr>
              <w:rFonts w:ascii="Cambria" w:hAnsi="Cambria"/>
              <w:sz w:val="28"/>
              <w:szCs w:val="28"/>
            </w:rPr>
            <w:delText>an</w:delText>
          </w:r>
        </w:del>
        <w:del w:id="5195" w:author="Daisy Watt" w:date="2026-06-19T10:21:00Z" w16du:dateUtc="2026-06-19T09:21:00Z">
          <w:r w:rsidR="002B14D4">
            <w:rPr>
              <w:rFonts w:ascii="Cambria" w:hAnsi="Cambria"/>
              <w:sz w:val="28"/>
              <w:szCs w:val="28"/>
            </w:rPr>
            <w:delText>-</w:delText>
          </w:r>
        </w:del>
        <w:del w:id="5196" w:author="Daisy Watt" w:date="2026-06-19T10:41:00Z" w16du:dateUtc="2026-06-19T09:41:00Z">
          <w:r w:rsidR="002B14D4">
            <w:rPr>
              <w:rFonts w:ascii="Cambria" w:hAnsi="Cambria"/>
              <w:sz w:val="28"/>
              <w:szCs w:val="28"/>
            </w:rPr>
            <w:delText>hour later</w:delText>
          </w:r>
        </w:del>
      </w:ins>
      <w:r>
        <w:rPr>
          <w:rFonts w:ascii="Cambria" w:hAnsi="Cambria"/>
          <w:sz w:val="28"/>
          <w:szCs w:val="28"/>
        </w:rPr>
        <w:t>.</w:t>
      </w:r>
    </w:p>
    <w:p w14:paraId="1856526A" w14:textId="388D65E5" w:rsidR="00093F5F" w:rsidRDefault="00995DB2" w:rsidP="00476536">
      <w:pPr>
        <w:spacing w:line="360" w:lineRule="auto"/>
        <w:contextualSpacing/>
        <w:rPr>
          <w:rFonts w:ascii="Cambria" w:hAnsi="Cambria"/>
          <w:sz w:val="28"/>
          <w:szCs w:val="28"/>
        </w:rPr>
      </w:pPr>
      <w:r>
        <w:rPr>
          <w:rFonts w:ascii="Cambria" w:hAnsi="Cambria"/>
          <w:sz w:val="28"/>
          <w:szCs w:val="28"/>
        </w:rPr>
        <w:tab/>
        <w:t>‘Not the jealous type then</w:t>
      </w:r>
      <w:r w:rsidR="00862379">
        <w:rPr>
          <w:rFonts w:ascii="Cambria" w:hAnsi="Cambria"/>
          <w:sz w:val="28"/>
          <w:szCs w:val="28"/>
        </w:rPr>
        <w:t xml:space="preserve">, </w:t>
      </w:r>
      <w:r w:rsidR="00461B6D">
        <w:rPr>
          <w:rFonts w:ascii="Cambria" w:hAnsi="Cambria"/>
          <w:sz w:val="28"/>
          <w:szCs w:val="28"/>
        </w:rPr>
        <w:t xml:space="preserve">our </w:t>
      </w:r>
      <w:r w:rsidR="00862379">
        <w:rPr>
          <w:rFonts w:ascii="Cambria" w:hAnsi="Cambria"/>
          <w:sz w:val="28"/>
          <w:szCs w:val="28"/>
        </w:rPr>
        <w:t>Mr Harris</w:t>
      </w:r>
      <w:r>
        <w:rPr>
          <w:rFonts w:ascii="Cambria" w:hAnsi="Cambria"/>
          <w:sz w:val="28"/>
          <w:szCs w:val="28"/>
        </w:rPr>
        <w:t>?’</w:t>
      </w:r>
      <w:r w:rsidR="00461B6D" w:rsidRPr="00461B6D">
        <w:rPr>
          <w:rFonts w:ascii="Cambria" w:hAnsi="Cambria"/>
          <w:sz w:val="28"/>
          <w:szCs w:val="28"/>
        </w:rPr>
        <w:t xml:space="preserve"> </w:t>
      </w:r>
      <w:r w:rsidR="00461B6D">
        <w:rPr>
          <w:rFonts w:ascii="Cambria" w:hAnsi="Cambria"/>
          <w:sz w:val="28"/>
          <w:szCs w:val="28"/>
        </w:rPr>
        <w:t>Jackson’s eyes glinted in the dim lighting</w:t>
      </w:r>
      <w:del w:id="5197" w:author="Claire S" w:date="2026-04-30T11:23:00Z" w16du:dateUtc="2026-04-30T10:23:00Z">
        <w:r w:rsidR="00737745">
          <w:rPr>
            <w:rFonts w:ascii="Cambria" w:hAnsi="Cambria"/>
            <w:sz w:val="28"/>
            <w:szCs w:val="28"/>
          </w:rPr>
          <w:delText xml:space="preserve"> as he </w:delText>
        </w:r>
        <w:r w:rsidR="008C2FC0">
          <w:rPr>
            <w:rFonts w:ascii="Cambria" w:hAnsi="Cambria"/>
            <w:sz w:val="28"/>
            <w:szCs w:val="28"/>
          </w:rPr>
          <w:delText xml:space="preserve">put </w:delText>
        </w:r>
        <w:r w:rsidR="00F6089D">
          <w:rPr>
            <w:rFonts w:ascii="Cambria" w:hAnsi="Cambria"/>
            <w:sz w:val="28"/>
            <w:szCs w:val="28"/>
          </w:rPr>
          <w:delText>his</w:delText>
        </w:r>
        <w:r w:rsidR="008C2FC0">
          <w:rPr>
            <w:rFonts w:ascii="Cambria" w:hAnsi="Cambria"/>
            <w:sz w:val="28"/>
            <w:szCs w:val="28"/>
          </w:rPr>
          <w:delText xml:space="preserve"> strong hands on </w:delText>
        </w:r>
        <w:r w:rsidR="00E71AAC">
          <w:rPr>
            <w:rFonts w:ascii="Cambria" w:hAnsi="Cambria"/>
            <w:sz w:val="28"/>
            <w:szCs w:val="28"/>
          </w:rPr>
          <w:delText>Savannah’</w:delText>
        </w:r>
        <w:r w:rsidR="00BD6771">
          <w:rPr>
            <w:rFonts w:ascii="Cambria" w:hAnsi="Cambria"/>
            <w:sz w:val="28"/>
            <w:szCs w:val="28"/>
          </w:rPr>
          <w:delText>s</w:delText>
        </w:r>
        <w:r w:rsidR="00737745">
          <w:rPr>
            <w:rFonts w:ascii="Cambria" w:hAnsi="Cambria"/>
            <w:sz w:val="28"/>
            <w:szCs w:val="28"/>
          </w:rPr>
          <w:delText xml:space="preserve"> hips</w:delText>
        </w:r>
        <w:r w:rsidR="009A34D6">
          <w:rPr>
            <w:rFonts w:ascii="Cambria" w:hAnsi="Cambria"/>
            <w:sz w:val="28"/>
            <w:szCs w:val="28"/>
          </w:rPr>
          <w:delText>,</w:delText>
        </w:r>
        <w:r w:rsidR="008C2FC0">
          <w:rPr>
            <w:rFonts w:ascii="Cambria" w:hAnsi="Cambria"/>
            <w:sz w:val="28"/>
            <w:szCs w:val="28"/>
          </w:rPr>
          <w:delText xml:space="preserve"> grasp</w:delText>
        </w:r>
        <w:r w:rsidR="009A34D6">
          <w:rPr>
            <w:rFonts w:ascii="Cambria" w:hAnsi="Cambria"/>
            <w:sz w:val="28"/>
            <w:szCs w:val="28"/>
          </w:rPr>
          <w:delText>ing them</w:delText>
        </w:r>
        <w:r w:rsidR="008C2FC0">
          <w:rPr>
            <w:rFonts w:ascii="Cambria" w:hAnsi="Cambria"/>
            <w:sz w:val="28"/>
            <w:szCs w:val="28"/>
          </w:rPr>
          <w:delText xml:space="preserve"> tight</w:delText>
        </w:r>
      </w:del>
      <w:r w:rsidR="00737745">
        <w:rPr>
          <w:rFonts w:ascii="Cambria" w:hAnsi="Cambria"/>
          <w:sz w:val="28"/>
          <w:szCs w:val="28"/>
        </w:rPr>
        <w:t>.</w:t>
      </w:r>
      <w:r w:rsidR="00DA1AAE">
        <w:rPr>
          <w:rFonts w:ascii="Cambria" w:hAnsi="Cambria"/>
          <w:sz w:val="28"/>
          <w:szCs w:val="28"/>
        </w:rPr>
        <w:t xml:space="preserve"> </w:t>
      </w:r>
    </w:p>
    <w:p w14:paraId="1842C6BD" w14:textId="60B3EE41" w:rsidR="001E55E4" w:rsidRDefault="00650F9A">
      <w:pPr>
        <w:spacing w:line="360" w:lineRule="auto"/>
        <w:contextualSpacing/>
        <w:rPr>
          <w:ins w:id="5198" w:author="Claire S" w:date="2026-05-08T08:35:00Z" w16du:dateUtc="2026-05-08T07:35:00Z"/>
          <w:rFonts w:ascii="Cambria" w:hAnsi="Cambria"/>
          <w:sz w:val="28"/>
          <w:szCs w:val="28"/>
        </w:rPr>
      </w:pPr>
      <w:ins w:id="5199" w:author="Claire S" w:date="2026-04-30T11:23:00Z" w16du:dateUtc="2026-04-30T10:23:00Z">
        <w:r>
          <w:rPr>
            <w:rFonts w:ascii="Cambria" w:hAnsi="Cambria"/>
            <w:sz w:val="28"/>
            <w:szCs w:val="28"/>
          </w:rPr>
          <w:tab/>
          <w:t xml:space="preserve">‘Sadly not,’ she said as </w:t>
        </w:r>
      </w:ins>
      <w:ins w:id="5200" w:author="Claire S" w:date="2026-06-02T18:05:00Z" w16du:dateUtc="2026-06-02T17:05:00Z">
        <w:r w:rsidR="002F2560">
          <w:rPr>
            <w:rFonts w:ascii="Cambria" w:hAnsi="Cambria"/>
            <w:sz w:val="28"/>
            <w:szCs w:val="28"/>
          </w:rPr>
          <w:t>Jackson</w:t>
        </w:r>
      </w:ins>
      <w:ins w:id="5201" w:author="Claire S" w:date="2026-04-30T11:23:00Z" w16du:dateUtc="2026-04-30T10:23:00Z">
        <w:r>
          <w:rPr>
            <w:rFonts w:ascii="Cambria" w:hAnsi="Cambria"/>
            <w:sz w:val="28"/>
            <w:szCs w:val="28"/>
          </w:rPr>
          <w:t xml:space="preserve"> clasped her hips </w:t>
        </w:r>
      </w:ins>
      <w:ins w:id="5202" w:author="Claire S" w:date="2026-05-07T13:13:00Z" w16du:dateUtc="2026-05-07T12:13:00Z">
        <w:r w:rsidR="007B14BC">
          <w:rPr>
            <w:rFonts w:ascii="Cambria" w:hAnsi="Cambria"/>
            <w:sz w:val="28"/>
            <w:szCs w:val="28"/>
          </w:rPr>
          <w:t>in</w:t>
        </w:r>
      </w:ins>
      <w:ins w:id="5203" w:author="Claire S" w:date="2026-04-30T11:23:00Z" w16du:dateUtc="2026-04-30T10:23:00Z">
        <w:r>
          <w:rPr>
            <w:rFonts w:ascii="Cambria" w:hAnsi="Cambria"/>
            <w:sz w:val="28"/>
            <w:szCs w:val="28"/>
          </w:rPr>
          <w:t xml:space="preserve"> strong hands</w:t>
        </w:r>
      </w:ins>
      <w:ins w:id="5204" w:author="Claire S" w:date="2026-05-27T12:17:00Z" w16du:dateUtc="2026-05-27T11:17:00Z">
        <w:r w:rsidR="00695487">
          <w:rPr>
            <w:rFonts w:ascii="Cambria" w:hAnsi="Cambria"/>
            <w:sz w:val="28"/>
            <w:szCs w:val="28"/>
          </w:rPr>
          <w:t>. She pushed away her</w:t>
        </w:r>
      </w:ins>
      <w:ins w:id="5205" w:author="Claire S" w:date="2026-05-07T08:35:00Z" w16du:dateUtc="2026-05-07T07:35:00Z">
        <w:r w:rsidR="00C140E9">
          <w:rPr>
            <w:rFonts w:ascii="Cambria" w:hAnsi="Cambria"/>
            <w:sz w:val="28"/>
            <w:szCs w:val="28"/>
          </w:rPr>
          <w:t xml:space="preserve"> sorrow about Dex’s </w:t>
        </w:r>
      </w:ins>
      <w:ins w:id="5206" w:author="Claire S" w:date="2026-05-08T08:35:00Z" w16du:dateUtc="2026-05-08T07:35:00Z">
        <w:r w:rsidR="001E55E4">
          <w:rPr>
            <w:rFonts w:ascii="Cambria" w:hAnsi="Cambria"/>
            <w:sz w:val="28"/>
            <w:szCs w:val="28"/>
          </w:rPr>
          <w:t>attitude</w:t>
        </w:r>
      </w:ins>
      <w:ins w:id="5207" w:author="Claire S" w:date="2026-05-07T08:35:00Z" w16du:dateUtc="2026-05-07T07:35:00Z">
        <w:r w:rsidR="00C140E9">
          <w:rPr>
            <w:rFonts w:ascii="Cambria" w:hAnsi="Cambria"/>
            <w:sz w:val="28"/>
            <w:szCs w:val="28"/>
          </w:rPr>
          <w:t xml:space="preserve"> to shar</w:t>
        </w:r>
      </w:ins>
      <w:ins w:id="5208" w:author="Claire S" w:date="2026-05-08T08:35:00Z" w16du:dateUtc="2026-05-08T07:35:00Z">
        <w:r w:rsidR="001E55E4">
          <w:rPr>
            <w:rFonts w:ascii="Cambria" w:hAnsi="Cambria"/>
            <w:sz w:val="28"/>
            <w:szCs w:val="28"/>
          </w:rPr>
          <w:t>ing her</w:t>
        </w:r>
      </w:ins>
      <w:ins w:id="5209" w:author="Claire S" w:date="2026-07-21T10:34:00Z" w16du:dateUtc="2026-07-21T09:34:00Z">
        <w:r w:rsidR="00BB3AB7">
          <w:rPr>
            <w:rFonts w:ascii="Cambria" w:hAnsi="Cambria"/>
            <w:sz w:val="28"/>
            <w:szCs w:val="28"/>
          </w:rPr>
          <w:t xml:space="preserve"> – which was helped by all </w:t>
        </w:r>
      </w:ins>
      <w:ins w:id="5210" w:author="Claire S" w:date="2026-07-21T10:35:00Z" w16du:dateUtc="2026-07-21T09:35:00Z">
        <w:r w:rsidR="00BB3AB7">
          <w:rPr>
            <w:rFonts w:ascii="Cambria" w:hAnsi="Cambria"/>
            <w:sz w:val="28"/>
            <w:szCs w:val="28"/>
          </w:rPr>
          <w:t>t</w:t>
        </w:r>
      </w:ins>
      <w:ins w:id="5211" w:author="Claire S" w:date="2026-07-21T10:34:00Z" w16du:dateUtc="2026-07-21T09:34:00Z">
        <w:r w:rsidR="00BB3AB7">
          <w:rPr>
            <w:rFonts w:ascii="Cambria" w:hAnsi="Cambria"/>
            <w:sz w:val="28"/>
            <w:szCs w:val="28"/>
          </w:rPr>
          <w:t>he</w:t>
        </w:r>
      </w:ins>
      <w:ins w:id="5212" w:author="Claire S" w:date="2026-06-03T11:26:00Z" w16du:dateUtc="2026-06-03T10:26:00Z">
        <w:r w:rsidR="002B14D4">
          <w:rPr>
            <w:rFonts w:ascii="Cambria" w:hAnsi="Cambria"/>
            <w:sz w:val="28"/>
            <w:szCs w:val="28"/>
          </w:rPr>
          <w:t xml:space="preserve"> tequila</w:t>
        </w:r>
      </w:ins>
      <w:ins w:id="5213" w:author="Claire S" w:date="2026-07-21T10:35:00Z" w16du:dateUtc="2026-07-21T09:35:00Z">
        <w:r w:rsidR="00BB3AB7">
          <w:rPr>
            <w:rFonts w:ascii="Cambria" w:hAnsi="Cambria"/>
            <w:sz w:val="28"/>
            <w:szCs w:val="28"/>
          </w:rPr>
          <w:t>. Sh</w:t>
        </w:r>
      </w:ins>
      <w:ins w:id="5214" w:author="Claire S" w:date="2026-06-03T11:27:00Z" w16du:dateUtc="2026-06-03T10:27:00Z">
        <w:r w:rsidR="002B14D4">
          <w:rPr>
            <w:rFonts w:ascii="Cambria" w:hAnsi="Cambria"/>
            <w:sz w:val="28"/>
            <w:szCs w:val="28"/>
          </w:rPr>
          <w:t>e hadn’t drunk this much since before rehab.</w:t>
        </w:r>
      </w:ins>
    </w:p>
    <w:p w14:paraId="49DFE392" w14:textId="47873215" w:rsidR="00AC10DF" w:rsidRDefault="00AC10DF">
      <w:pPr>
        <w:spacing w:line="360" w:lineRule="auto"/>
        <w:ind w:firstLine="720"/>
        <w:contextualSpacing/>
        <w:rPr>
          <w:ins w:id="5215" w:author="Claire S" w:date="2026-05-08T08:35:00Z" w16du:dateUtc="2026-05-08T07:35:00Z"/>
          <w:rFonts w:ascii="Cambria" w:hAnsi="Cambria"/>
          <w:sz w:val="28"/>
          <w:szCs w:val="28"/>
        </w:rPr>
        <w:pPrChange w:id="5216" w:author="Claire S" w:date="2026-05-08T08:35:00Z" w16du:dateUtc="2026-05-08T07:35:00Z">
          <w:pPr>
            <w:spacing w:line="360" w:lineRule="auto"/>
            <w:contextualSpacing/>
          </w:pPr>
        </w:pPrChange>
      </w:pPr>
      <w:commentRangeStart w:id="5217"/>
      <w:ins w:id="5218" w:author="Claire S" w:date="2026-05-08T08:35:00Z" w16du:dateUtc="2026-05-08T07:35:00Z">
        <w:r>
          <w:rPr>
            <w:rFonts w:ascii="Cambria" w:hAnsi="Cambria"/>
            <w:sz w:val="28"/>
            <w:szCs w:val="28"/>
          </w:rPr>
          <w:t>‘</w:t>
        </w:r>
        <w:r w:rsidRPr="007E2833">
          <w:rPr>
            <w:rFonts w:ascii="Cambria" w:hAnsi="Cambria"/>
            <w:i/>
            <w:iCs/>
            <w:sz w:val="28"/>
            <w:szCs w:val="28"/>
          </w:rPr>
          <w:t>Sadly</w:t>
        </w:r>
        <w:r>
          <w:rPr>
            <w:rFonts w:ascii="Cambria" w:hAnsi="Cambria"/>
            <w:sz w:val="28"/>
            <w:szCs w:val="28"/>
          </w:rPr>
          <w:t xml:space="preserve"> not?’ Jackson gazed down at her. ‘What d’you mean?’</w:t>
        </w:r>
      </w:ins>
    </w:p>
    <w:p w14:paraId="37365716" w14:textId="64D339F7" w:rsidR="00AC10DF" w:rsidRDefault="00AC10DF" w:rsidP="00AC10DF">
      <w:pPr>
        <w:spacing w:line="360" w:lineRule="auto"/>
        <w:contextualSpacing/>
        <w:rPr>
          <w:ins w:id="5219" w:author="Claire S" w:date="2026-05-08T08:35:00Z" w16du:dateUtc="2026-05-08T07:35:00Z"/>
          <w:rFonts w:ascii="Cambria" w:hAnsi="Cambria"/>
          <w:sz w:val="28"/>
          <w:szCs w:val="28"/>
        </w:rPr>
      </w:pPr>
      <w:ins w:id="5220" w:author="Claire S" w:date="2026-05-08T08:35:00Z" w16du:dateUtc="2026-05-08T07:35:00Z">
        <w:r>
          <w:rPr>
            <w:rFonts w:ascii="Cambria" w:hAnsi="Cambria"/>
            <w:sz w:val="28"/>
            <w:szCs w:val="28"/>
          </w:rPr>
          <w:tab/>
          <w:t>‘Dex’s definitely not jealous. He’s kind of</w:t>
        </w:r>
      </w:ins>
      <w:ins w:id="5221" w:author="Claire S" w:date="2026-07-21T10:35:00Z" w16du:dateUtc="2026-07-21T09:35:00Z">
        <w:r w:rsidR="00BB3AB7">
          <w:rPr>
            <w:rFonts w:ascii="Cambria" w:hAnsi="Cambria"/>
            <w:sz w:val="28"/>
            <w:szCs w:val="28"/>
          </w:rPr>
          <w:t xml:space="preserve"> -’ the word stuck in her throat. ‘He’s</w:t>
        </w:r>
      </w:ins>
      <w:ins w:id="5222" w:author="Claire S" w:date="2026-05-08T08:35:00Z" w16du:dateUtc="2026-05-08T07:35:00Z">
        <w:r>
          <w:rPr>
            <w:rFonts w:ascii="Cambria" w:hAnsi="Cambria"/>
            <w:sz w:val="28"/>
            <w:szCs w:val="28"/>
          </w:rPr>
          <w:t xml:space="preserve"> into us being ope</w:t>
        </w:r>
        <w:del w:id="5223" w:author="Daisy Watt" w:date="2026-06-19T10:44:00Z" w16du:dateUtc="2026-06-19T09:44:00Z">
          <w:r>
            <w:rPr>
              <w:rFonts w:ascii="Cambria" w:hAnsi="Cambria"/>
              <w:sz w:val="28"/>
              <w:szCs w:val="28"/>
            </w:rPr>
            <w:delText>n -</w:delText>
          </w:r>
        </w:del>
      </w:ins>
      <w:ins w:id="5224" w:author="Daisy Watt" w:date="2026-06-19T10:45:00Z" w16du:dateUtc="2026-06-19T09:45:00Z">
        <w:r w:rsidR="008D4F94">
          <w:rPr>
            <w:rFonts w:ascii="Cambria" w:hAnsi="Cambria"/>
            <w:sz w:val="28"/>
            <w:szCs w:val="28"/>
          </w:rPr>
          <w:t>n.’</w:t>
        </w:r>
      </w:ins>
      <w:ins w:id="5225" w:author="Claire S" w:date="2026-05-08T08:35:00Z" w16du:dateUtc="2026-05-08T07:35:00Z">
        <w:del w:id="5226" w:author="Daisy Watt" w:date="2026-06-19T10:45:00Z" w16du:dateUtc="2026-06-19T09:45:00Z">
          <w:r>
            <w:rPr>
              <w:rFonts w:ascii="Cambria" w:hAnsi="Cambria"/>
              <w:sz w:val="28"/>
              <w:szCs w:val="28"/>
            </w:rPr>
            <w:delText>’</w:delText>
          </w:r>
        </w:del>
      </w:ins>
    </w:p>
    <w:p w14:paraId="47936E7C" w14:textId="6B4B68A6" w:rsidR="00BD6771" w:rsidRDefault="00AC10DF">
      <w:pPr>
        <w:spacing w:line="360" w:lineRule="auto"/>
        <w:ind w:firstLine="720"/>
        <w:contextualSpacing/>
        <w:rPr>
          <w:ins w:id="5227" w:author="Claire S" w:date="2026-05-07T08:35:00Z" w16du:dateUtc="2026-05-07T07:35:00Z"/>
          <w:rFonts w:ascii="Cambria" w:hAnsi="Cambria"/>
          <w:sz w:val="28"/>
          <w:szCs w:val="28"/>
        </w:rPr>
        <w:pPrChange w:id="5228" w:author="Claire S" w:date="2026-05-08T08:36:00Z" w16du:dateUtc="2026-05-08T07:36:00Z">
          <w:pPr>
            <w:spacing w:line="360" w:lineRule="auto"/>
            <w:contextualSpacing/>
          </w:pPr>
        </w:pPrChange>
      </w:pPr>
      <w:ins w:id="5229" w:author="Claire S" w:date="2026-05-08T08:35:00Z" w16du:dateUtc="2026-05-08T07:35:00Z">
        <w:r>
          <w:rPr>
            <w:rFonts w:ascii="Cambria" w:hAnsi="Cambria"/>
            <w:sz w:val="28"/>
            <w:szCs w:val="28"/>
          </w:rPr>
          <w:t>‘His loss</w:t>
        </w:r>
      </w:ins>
      <w:commentRangeEnd w:id="5217"/>
      <w:r w:rsidR="008D4F94">
        <w:rPr>
          <w:rStyle w:val="CommentReference"/>
          <w:rFonts w:ascii="Cambria" w:hAnsi="Cambria"/>
          <w:sz w:val="28"/>
          <w:szCs w:val="28"/>
        </w:rPr>
        <w:commentReference w:id="5217"/>
      </w:r>
      <w:ins w:id="5230" w:author="Claire S" w:date="2026-05-08T08:35:00Z" w16du:dateUtc="2026-05-08T07:35:00Z">
        <w:del w:id="5231" w:author="Daisy Watt" w:date="2026-06-19T10:45:00Z" w16du:dateUtc="2026-06-19T09:45:00Z">
          <w:r w:rsidDel="008D4F94">
            <w:rPr>
              <w:rFonts w:ascii="Cambria" w:hAnsi="Cambria"/>
              <w:sz w:val="28"/>
              <w:szCs w:val="28"/>
            </w:rPr>
            <w:delText>,</w:delText>
          </w:r>
        </w:del>
      </w:ins>
      <w:ins w:id="5232" w:author="Daisy Watt" w:date="2026-06-19T10:45:00Z" w16du:dateUtc="2026-06-19T09:45:00Z">
        <w:r w:rsidR="008D4F94">
          <w:rPr>
            <w:rFonts w:ascii="Cambria" w:hAnsi="Cambria"/>
            <w:sz w:val="28"/>
            <w:szCs w:val="28"/>
          </w:rPr>
          <w:t>.</w:t>
        </w:r>
      </w:ins>
      <w:ins w:id="5233" w:author="Claire S" w:date="2026-05-08T08:35:00Z" w16du:dateUtc="2026-05-08T07:35:00Z">
        <w:r>
          <w:rPr>
            <w:rFonts w:ascii="Cambria" w:hAnsi="Cambria"/>
            <w:sz w:val="28"/>
            <w:szCs w:val="28"/>
          </w:rPr>
          <w:t>’</w:t>
        </w:r>
      </w:ins>
      <w:ins w:id="5234" w:author="Claire S" w:date="2026-05-07T08:35:00Z" w16du:dateUtc="2026-05-07T07:35:00Z">
        <w:r w:rsidR="00C140E9">
          <w:rPr>
            <w:rFonts w:ascii="Cambria" w:hAnsi="Cambria"/>
            <w:sz w:val="28"/>
            <w:szCs w:val="28"/>
          </w:rPr>
          <w:t xml:space="preserve"> Jackson</w:t>
        </w:r>
      </w:ins>
      <w:del w:id="5235" w:author="Claire S" w:date="2026-05-07T08:34:00Z" w16du:dateUtc="2026-05-07T07:34:00Z">
        <w:r w:rsidR="00BD6771" w:rsidDel="00C140E9">
          <w:rPr>
            <w:rFonts w:ascii="Cambria" w:hAnsi="Cambria"/>
            <w:sz w:val="28"/>
            <w:szCs w:val="28"/>
          </w:rPr>
          <w:delText>‘</w:delText>
        </w:r>
        <w:r w:rsidR="009229AA" w:rsidDel="00C140E9">
          <w:rPr>
            <w:rFonts w:ascii="Cambria" w:hAnsi="Cambria"/>
            <w:sz w:val="28"/>
            <w:szCs w:val="28"/>
          </w:rPr>
          <w:delText>Ooh</w:delText>
        </w:r>
        <w:r w:rsidR="00BD6771" w:rsidDel="00C140E9">
          <w:rPr>
            <w:rFonts w:ascii="Cambria" w:hAnsi="Cambria"/>
            <w:sz w:val="28"/>
            <w:szCs w:val="28"/>
          </w:rPr>
          <w:delText>!’ she gasped</w:delText>
        </w:r>
        <w:r w:rsidR="000C2520" w:rsidDel="00C140E9">
          <w:rPr>
            <w:rFonts w:ascii="Cambria" w:hAnsi="Cambria"/>
            <w:sz w:val="28"/>
            <w:szCs w:val="28"/>
          </w:rPr>
          <w:delText xml:space="preserve"> as he pulled her towards him</w:delText>
        </w:r>
      </w:del>
      <w:ins w:id="5236" w:author="Claire S" w:date="2026-05-07T08:34:00Z" w16du:dateUtc="2026-05-07T07:34:00Z">
        <w:r w:rsidR="00C140E9">
          <w:rPr>
            <w:rFonts w:ascii="Cambria" w:hAnsi="Cambria"/>
            <w:sz w:val="28"/>
            <w:szCs w:val="28"/>
          </w:rPr>
          <w:t xml:space="preserve"> pulled her towards him</w:t>
        </w:r>
      </w:ins>
      <w:ins w:id="5237" w:author="Claire S" w:date="2026-05-08T08:36:00Z" w16du:dateUtc="2026-05-08T07:36:00Z">
        <w:r>
          <w:rPr>
            <w:rFonts w:ascii="Cambria" w:hAnsi="Cambria"/>
            <w:sz w:val="28"/>
            <w:szCs w:val="28"/>
          </w:rPr>
          <w:t>,</w:t>
        </w:r>
      </w:ins>
      <w:ins w:id="5238" w:author="Claire S" w:date="2026-05-08T08:35:00Z" w16du:dateUtc="2026-05-08T07:35:00Z">
        <w:r>
          <w:rPr>
            <w:rFonts w:ascii="Cambria" w:hAnsi="Cambria"/>
            <w:sz w:val="28"/>
            <w:szCs w:val="28"/>
          </w:rPr>
          <w:t xml:space="preserve"> </w:t>
        </w:r>
      </w:ins>
      <w:ins w:id="5239" w:author="Claire S" w:date="2026-06-02T18:05:00Z" w16du:dateUtc="2026-06-02T17:05:00Z">
        <w:r w:rsidR="00DD2D2D">
          <w:rPr>
            <w:rFonts w:ascii="Cambria" w:hAnsi="Cambria"/>
            <w:sz w:val="28"/>
            <w:szCs w:val="28"/>
          </w:rPr>
          <w:t xml:space="preserve">stopping her thinking, </w:t>
        </w:r>
        <w:r w:rsidR="00DD2D2D" w:rsidRPr="00DD2D2D">
          <w:rPr>
            <w:rFonts w:ascii="Cambria" w:hAnsi="Cambria"/>
            <w:i/>
            <w:iCs/>
            <w:sz w:val="28"/>
            <w:szCs w:val="28"/>
            <w:rPrChange w:id="5240" w:author="Claire S" w:date="2026-06-02T18:05:00Z" w16du:dateUtc="2026-06-02T17:05:00Z">
              <w:rPr>
                <w:rFonts w:ascii="Cambria" w:hAnsi="Cambria"/>
                <w:sz w:val="28"/>
                <w:szCs w:val="28"/>
              </w:rPr>
            </w:rPrChange>
          </w:rPr>
          <w:t>and I’m not</w:t>
        </w:r>
      </w:ins>
      <w:r w:rsidR="00BD6771" w:rsidRPr="00DD2D2D">
        <w:rPr>
          <w:rFonts w:ascii="Cambria" w:hAnsi="Cambria"/>
          <w:i/>
          <w:iCs/>
          <w:sz w:val="28"/>
          <w:szCs w:val="28"/>
          <w:rPrChange w:id="5241" w:author="Claire S" w:date="2026-06-02T18:05:00Z" w16du:dateUtc="2026-06-02T17:05:00Z">
            <w:rPr>
              <w:rFonts w:ascii="Cambria" w:hAnsi="Cambria"/>
              <w:sz w:val="28"/>
              <w:szCs w:val="28"/>
            </w:rPr>
          </w:rPrChange>
        </w:rPr>
        <w:t>.</w:t>
      </w:r>
      <w:del w:id="5242" w:author="Claire S" w:date="2026-05-08T08:36:00Z" w16du:dateUtc="2026-05-08T07:36:00Z">
        <w:r w:rsidR="00BD6771" w:rsidDel="00DF6C39">
          <w:rPr>
            <w:rFonts w:ascii="Cambria" w:hAnsi="Cambria"/>
            <w:sz w:val="28"/>
            <w:szCs w:val="28"/>
          </w:rPr>
          <w:delText xml:space="preserve"> </w:delText>
        </w:r>
      </w:del>
      <w:ins w:id="5243" w:author="Claire S" w:date="2026-05-07T08:34:00Z" w16du:dateUtc="2026-05-07T07:34:00Z">
        <w:r w:rsidR="00C140E9">
          <w:rPr>
            <w:rFonts w:ascii="Cambria" w:hAnsi="Cambria"/>
            <w:sz w:val="28"/>
            <w:szCs w:val="28"/>
          </w:rPr>
          <w:t xml:space="preserve"> </w:t>
        </w:r>
      </w:ins>
      <w:ins w:id="5244" w:author="Claire S" w:date="2026-07-21T10:35:00Z" w16du:dateUtc="2026-07-21T09:35:00Z">
        <w:r w:rsidR="00BB3AB7">
          <w:rPr>
            <w:rFonts w:ascii="Cambria" w:hAnsi="Cambria"/>
            <w:sz w:val="28"/>
            <w:szCs w:val="28"/>
          </w:rPr>
          <w:t>Jackson</w:t>
        </w:r>
      </w:ins>
      <w:ins w:id="5245" w:author="Claire S" w:date="2026-05-07T13:14:00Z" w16du:dateUtc="2026-05-07T12:14:00Z">
        <w:r w:rsidR="007B14BC">
          <w:rPr>
            <w:rFonts w:ascii="Cambria" w:hAnsi="Cambria"/>
            <w:sz w:val="28"/>
            <w:szCs w:val="28"/>
          </w:rPr>
          <w:t xml:space="preserve"> was</w:t>
        </w:r>
      </w:ins>
      <w:ins w:id="5246" w:author="Claire S" w:date="2026-05-07T08:35:00Z" w16du:dateUtc="2026-05-07T07:35:00Z">
        <w:r w:rsidR="00C140E9">
          <w:rPr>
            <w:rFonts w:ascii="Cambria" w:hAnsi="Cambria"/>
            <w:sz w:val="28"/>
            <w:szCs w:val="28"/>
          </w:rPr>
          <w:t xml:space="preserve"> </w:t>
        </w:r>
      </w:ins>
      <w:del w:id="5247" w:author="Claire S" w:date="2026-05-07T08:35:00Z" w16du:dateUtc="2026-05-07T07:35:00Z">
        <w:r w:rsidR="00BD6771" w:rsidDel="00C140E9">
          <w:rPr>
            <w:rFonts w:ascii="Cambria" w:hAnsi="Cambria"/>
            <w:sz w:val="28"/>
            <w:szCs w:val="28"/>
          </w:rPr>
          <w:delText>He was</w:delText>
        </w:r>
        <w:r w:rsidR="009229AA" w:rsidDel="00C140E9">
          <w:rPr>
            <w:rFonts w:ascii="Cambria" w:hAnsi="Cambria"/>
            <w:sz w:val="28"/>
            <w:szCs w:val="28"/>
          </w:rPr>
          <w:delText xml:space="preserve"> </w:delText>
        </w:r>
      </w:del>
      <w:del w:id="5248" w:author="Claire S" w:date="2026-05-07T13:14:00Z" w16du:dateUtc="2026-05-07T12:14:00Z">
        <w:r w:rsidR="009229AA">
          <w:rPr>
            <w:rFonts w:ascii="Cambria" w:hAnsi="Cambria"/>
            <w:sz w:val="28"/>
            <w:szCs w:val="28"/>
          </w:rPr>
          <w:delText>s</w:delText>
        </w:r>
        <w:r w:rsidR="00093F5F">
          <w:rPr>
            <w:rFonts w:ascii="Cambria" w:hAnsi="Cambria"/>
            <w:sz w:val="28"/>
            <w:szCs w:val="28"/>
          </w:rPr>
          <w:delText xml:space="preserve">o </w:delText>
        </w:r>
      </w:del>
      <w:del w:id="5249" w:author="Claire S" w:date="2026-05-08T08:36:00Z" w16du:dateUtc="2026-05-08T07:36:00Z">
        <w:r w:rsidR="00093F5F" w:rsidDel="00DF6C39">
          <w:rPr>
            <w:rFonts w:ascii="Cambria" w:hAnsi="Cambria"/>
            <w:sz w:val="28"/>
            <w:szCs w:val="28"/>
          </w:rPr>
          <w:delText>m</w:delText>
        </w:r>
        <w:r w:rsidR="00DA1AAE" w:rsidDel="00DF6C39">
          <w:rPr>
            <w:rFonts w:ascii="Cambria" w:hAnsi="Cambria"/>
            <w:sz w:val="28"/>
            <w:szCs w:val="28"/>
          </w:rPr>
          <w:delText>asterful</w:delText>
        </w:r>
        <w:r w:rsidR="00BD6771" w:rsidDel="00DF6C39">
          <w:rPr>
            <w:rFonts w:ascii="Cambria" w:hAnsi="Cambria"/>
            <w:sz w:val="28"/>
            <w:szCs w:val="28"/>
          </w:rPr>
          <w:delText xml:space="preserve">, </w:delText>
        </w:r>
      </w:del>
      <w:r w:rsidR="00C15C5C">
        <w:rPr>
          <w:rFonts w:ascii="Cambria" w:hAnsi="Cambria"/>
          <w:sz w:val="28"/>
          <w:szCs w:val="28"/>
        </w:rPr>
        <w:t>like one of those studs from</w:t>
      </w:r>
      <w:r w:rsidR="009229AA">
        <w:rPr>
          <w:rFonts w:ascii="Cambria" w:hAnsi="Cambria"/>
          <w:sz w:val="28"/>
          <w:szCs w:val="28"/>
        </w:rPr>
        <w:t xml:space="preserve"> the telly’s</w:t>
      </w:r>
      <w:r w:rsidR="00C15C5C">
        <w:rPr>
          <w:rFonts w:ascii="Cambria" w:hAnsi="Cambria"/>
          <w:sz w:val="28"/>
          <w:szCs w:val="28"/>
        </w:rPr>
        <w:t xml:space="preserve"> </w:t>
      </w:r>
      <w:r w:rsidR="00C15C5C" w:rsidRPr="008D4F94">
        <w:rPr>
          <w:rFonts w:ascii="Cambria" w:hAnsi="Cambria"/>
          <w:i/>
          <w:sz w:val="28"/>
          <w:szCs w:val="28"/>
          <w:rPrChange w:id="5250" w:author="Daisy Watt" w:date="2026-06-23T12:42:00Z" w16du:dateUtc="2026-06-23T10:42:00Z">
            <w:rPr>
              <w:rFonts w:ascii="Cambria" w:hAnsi="Cambria"/>
              <w:sz w:val="28"/>
              <w:szCs w:val="28"/>
            </w:rPr>
          </w:rPrChange>
        </w:rPr>
        <w:t>SAS Rescue</w:t>
      </w:r>
      <w:r w:rsidR="00C15C5C">
        <w:rPr>
          <w:rFonts w:ascii="Cambria" w:hAnsi="Cambria"/>
          <w:sz w:val="28"/>
          <w:szCs w:val="28"/>
        </w:rPr>
        <w:t xml:space="preserve">; </w:t>
      </w:r>
      <w:r w:rsidR="009229AA">
        <w:rPr>
          <w:rFonts w:ascii="Cambria" w:hAnsi="Cambria"/>
          <w:sz w:val="28"/>
          <w:szCs w:val="28"/>
        </w:rPr>
        <w:t>such</w:t>
      </w:r>
      <w:r w:rsidR="00C15C5C">
        <w:rPr>
          <w:rFonts w:ascii="Cambria" w:hAnsi="Cambria"/>
          <w:sz w:val="28"/>
          <w:szCs w:val="28"/>
        </w:rPr>
        <w:t xml:space="preserve"> real men</w:t>
      </w:r>
      <w:del w:id="5251" w:author="Claire S" w:date="2026-07-21T10:35:00Z" w16du:dateUtc="2026-07-21T09:35:00Z">
        <w:r w:rsidR="00C15C5C" w:rsidDel="00BB3AB7">
          <w:rPr>
            <w:rFonts w:ascii="Cambria" w:hAnsi="Cambria"/>
            <w:sz w:val="28"/>
            <w:szCs w:val="28"/>
          </w:rPr>
          <w:delText>.</w:delText>
        </w:r>
        <w:r w:rsidR="00494D56" w:rsidDel="00BB3AB7">
          <w:rPr>
            <w:rFonts w:ascii="Cambria" w:hAnsi="Cambria"/>
            <w:sz w:val="28"/>
            <w:szCs w:val="28"/>
          </w:rPr>
          <w:delText xml:space="preserve"> </w:delText>
        </w:r>
      </w:del>
      <w:ins w:id="5252" w:author="Claire S" w:date="2026-07-21T10:35:00Z" w16du:dateUtc="2026-07-21T09:35:00Z">
        <w:r w:rsidR="00BB3AB7">
          <w:rPr>
            <w:rFonts w:ascii="Cambria" w:hAnsi="Cambria"/>
            <w:sz w:val="28"/>
            <w:szCs w:val="28"/>
          </w:rPr>
          <w:t>, and he</w:t>
        </w:r>
      </w:ins>
      <w:commentRangeStart w:id="5253"/>
      <w:del w:id="5254" w:author="Claire S" w:date="2026-04-30T11:23:00Z" w16du:dateUtc="2026-04-30T10:23:00Z">
        <w:r w:rsidR="00494D56">
          <w:rPr>
            <w:rFonts w:ascii="Cambria" w:hAnsi="Cambria"/>
            <w:sz w:val="28"/>
            <w:szCs w:val="28"/>
          </w:rPr>
          <w:delText xml:space="preserve"> </w:delText>
        </w:r>
      </w:del>
      <w:del w:id="5255" w:author="Claire S" w:date="2026-07-21T09:55:00Z" w16du:dateUtc="2026-07-21T08:55:00Z">
        <w:r w:rsidR="00494D56" w:rsidDel="00F976A3">
          <w:rPr>
            <w:rFonts w:ascii="Cambria" w:hAnsi="Cambria"/>
            <w:sz w:val="28"/>
            <w:szCs w:val="28"/>
          </w:rPr>
          <w:delText>Not very bright maybe, but those bodies</w:delText>
        </w:r>
        <w:r w:rsidR="00F6089D" w:rsidDel="00F976A3">
          <w:rPr>
            <w:rFonts w:ascii="Cambria" w:hAnsi="Cambria"/>
            <w:sz w:val="28"/>
            <w:szCs w:val="28"/>
          </w:rPr>
          <w:delText>!</w:delText>
        </w:r>
        <w:commentRangeEnd w:id="5253"/>
        <w:r w:rsidR="008D4F94" w:rsidDel="00F976A3">
          <w:rPr>
            <w:rStyle w:val="CommentReference"/>
            <w:rFonts w:ascii="Cambria" w:hAnsi="Cambria"/>
            <w:sz w:val="28"/>
            <w:szCs w:val="28"/>
          </w:rPr>
          <w:commentReference w:id="5253"/>
        </w:r>
        <w:r w:rsidR="00F6089D" w:rsidDel="00F976A3">
          <w:rPr>
            <w:rFonts w:ascii="Cambria" w:hAnsi="Cambria"/>
            <w:sz w:val="28"/>
            <w:szCs w:val="28"/>
          </w:rPr>
          <w:delText xml:space="preserve"> </w:delText>
        </w:r>
      </w:del>
      <w:del w:id="5256" w:author="Claire S" w:date="2026-07-21T10:35:00Z" w16du:dateUtc="2026-07-21T09:35:00Z">
        <w:r w:rsidR="00BD6771" w:rsidDel="00BB3AB7">
          <w:rPr>
            <w:rFonts w:ascii="Cambria" w:hAnsi="Cambria"/>
            <w:sz w:val="28"/>
            <w:szCs w:val="28"/>
          </w:rPr>
          <w:delText>And Jackson</w:delText>
        </w:r>
      </w:del>
      <w:r w:rsidR="00BD6771">
        <w:rPr>
          <w:rFonts w:ascii="Cambria" w:hAnsi="Cambria"/>
          <w:sz w:val="28"/>
          <w:szCs w:val="28"/>
        </w:rPr>
        <w:t xml:space="preserve"> had </w:t>
      </w:r>
      <w:r w:rsidR="00DA0385">
        <w:rPr>
          <w:rFonts w:ascii="Cambria" w:hAnsi="Cambria"/>
          <w:sz w:val="28"/>
          <w:szCs w:val="28"/>
        </w:rPr>
        <w:t xml:space="preserve">both </w:t>
      </w:r>
      <w:r w:rsidR="00BD6771">
        <w:rPr>
          <w:rFonts w:ascii="Cambria" w:hAnsi="Cambria"/>
          <w:sz w:val="28"/>
          <w:szCs w:val="28"/>
        </w:rPr>
        <w:t>brains and brawn</w:t>
      </w:r>
      <w:r w:rsidR="00F6089D">
        <w:rPr>
          <w:rFonts w:ascii="Cambria" w:hAnsi="Cambria"/>
          <w:sz w:val="28"/>
          <w:szCs w:val="28"/>
        </w:rPr>
        <w:t xml:space="preserve"> </w:t>
      </w:r>
      <w:del w:id="5257" w:author="Daisy Watt" w:date="2026-06-19T10:28:00Z" w16du:dateUtc="2026-06-19T09:28:00Z">
        <w:r w:rsidR="00F6089D">
          <w:rPr>
            <w:rFonts w:ascii="Cambria" w:hAnsi="Cambria"/>
            <w:sz w:val="28"/>
            <w:szCs w:val="28"/>
          </w:rPr>
          <w:delText>-</w:delText>
        </w:r>
      </w:del>
      <w:ins w:id="5258" w:author="Daisy Watt" w:date="2026-06-19T10:28:00Z" w16du:dateUtc="2026-06-19T09:28:00Z">
        <w:r w:rsidR="008D4F94">
          <w:rPr>
            <w:rFonts w:ascii="Cambria" w:hAnsi="Cambria"/>
            <w:sz w:val="28"/>
            <w:szCs w:val="28"/>
          </w:rPr>
          <w:t>–</w:t>
        </w:r>
      </w:ins>
      <w:r w:rsidR="00F6089D">
        <w:rPr>
          <w:rFonts w:ascii="Cambria" w:hAnsi="Cambria"/>
          <w:sz w:val="28"/>
          <w:szCs w:val="28"/>
        </w:rPr>
        <w:t xml:space="preserve"> o</w:t>
      </w:r>
      <w:r w:rsidR="008C2FC0">
        <w:rPr>
          <w:rFonts w:ascii="Cambria" w:hAnsi="Cambria"/>
          <w:sz w:val="28"/>
          <w:szCs w:val="28"/>
        </w:rPr>
        <w:t>h, and money and fame</w:t>
      </w:r>
      <w:r w:rsidR="00F6089D">
        <w:rPr>
          <w:rFonts w:ascii="Cambria" w:hAnsi="Cambria"/>
          <w:sz w:val="28"/>
          <w:szCs w:val="28"/>
        </w:rPr>
        <w:t>. W</w:t>
      </w:r>
      <w:r w:rsidR="008C2FC0">
        <w:rPr>
          <w:rFonts w:ascii="Cambria" w:hAnsi="Cambria"/>
          <w:sz w:val="28"/>
          <w:szCs w:val="28"/>
        </w:rPr>
        <w:t>hat more could a girl want?</w:t>
      </w:r>
    </w:p>
    <w:p w14:paraId="48767390" w14:textId="14E4956A" w:rsidR="00F61D8F" w:rsidRPr="00000EA4" w:rsidRDefault="00F61D8F">
      <w:pPr>
        <w:spacing w:line="360" w:lineRule="auto"/>
        <w:contextualSpacing/>
        <w:rPr>
          <w:rFonts w:ascii="Cambria" w:hAnsi="Cambria"/>
          <w:i/>
          <w:iCs/>
          <w:sz w:val="28"/>
          <w:szCs w:val="28"/>
          <w:rPrChange w:id="5259" w:author="Claire S" w:date="2026-07-22T10:46:00Z" w16du:dateUtc="2026-07-22T09:46:00Z">
            <w:rPr>
              <w:rFonts w:ascii="Cambria" w:hAnsi="Cambria"/>
              <w:sz w:val="28"/>
              <w:szCs w:val="28"/>
            </w:rPr>
          </w:rPrChange>
        </w:rPr>
        <w:pPrChange w:id="5260" w:author="Claire S" w:date="2026-04-30T11:23:00Z" w16du:dateUtc="2026-04-30T10:23:00Z">
          <w:pPr>
            <w:spacing w:line="360" w:lineRule="auto"/>
            <w:ind w:firstLine="720"/>
            <w:contextualSpacing/>
          </w:pPr>
        </w:pPrChange>
      </w:pPr>
      <w:ins w:id="5261" w:author="Claire S" w:date="2026-05-07T08:35:00Z" w16du:dateUtc="2026-05-07T07:35:00Z">
        <w:r>
          <w:rPr>
            <w:rFonts w:ascii="Cambria" w:hAnsi="Cambria"/>
            <w:sz w:val="28"/>
            <w:szCs w:val="28"/>
          </w:rPr>
          <w:tab/>
        </w:r>
        <w:r w:rsidRPr="00000EA4">
          <w:rPr>
            <w:rFonts w:ascii="Cambria" w:hAnsi="Cambria"/>
            <w:i/>
            <w:iCs/>
            <w:sz w:val="28"/>
            <w:szCs w:val="28"/>
            <w:rPrChange w:id="5262" w:author="Claire S" w:date="2026-07-22T10:46:00Z" w16du:dateUtc="2026-07-22T09:46:00Z">
              <w:rPr>
                <w:rFonts w:ascii="Cambria" w:hAnsi="Cambria"/>
                <w:sz w:val="28"/>
                <w:szCs w:val="28"/>
              </w:rPr>
            </w:rPrChange>
          </w:rPr>
          <w:t>Undying love? F</w:t>
        </w:r>
      </w:ins>
      <w:ins w:id="5263" w:author="Claire S" w:date="2026-05-27T12:17:00Z" w16du:dateUtc="2026-05-27T11:17:00Z">
        <w:r w:rsidR="00307620" w:rsidRPr="00000EA4">
          <w:rPr>
            <w:rFonts w:ascii="Cambria" w:hAnsi="Cambria"/>
            <w:i/>
            <w:iCs/>
            <w:sz w:val="28"/>
            <w:szCs w:val="28"/>
            <w:rPrChange w:id="5264" w:author="Claire S" w:date="2026-07-22T10:46:00Z" w16du:dateUtc="2026-07-22T09:46:00Z">
              <w:rPr>
                <w:rFonts w:ascii="Cambria" w:hAnsi="Cambria"/>
                <w:sz w:val="28"/>
                <w:szCs w:val="28"/>
              </w:rPr>
            </w:rPrChange>
          </w:rPr>
          <w:t>idelity?</w:t>
        </w:r>
      </w:ins>
      <w:ins w:id="5265" w:author="Claire S" w:date="2026-05-07T08:35:00Z" w16du:dateUtc="2026-05-07T07:35:00Z">
        <w:r w:rsidRPr="00000EA4">
          <w:rPr>
            <w:rFonts w:ascii="Cambria" w:hAnsi="Cambria"/>
            <w:i/>
            <w:iCs/>
            <w:sz w:val="28"/>
            <w:szCs w:val="28"/>
            <w:rPrChange w:id="5266" w:author="Claire S" w:date="2026-07-22T10:46:00Z" w16du:dateUtc="2026-07-22T09:46:00Z">
              <w:rPr>
                <w:rFonts w:ascii="Cambria" w:hAnsi="Cambria"/>
                <w:sz w:val="28"/>
                <w:szCs w:val="28"/>
              </w:rPr>
            </w:rPrChange>
          </w:rPr>
          <w:t xml:space="preserve">  </w:t>
        </w:r>
      </w:ins>
    </w:p>
    <w:p w14:paraId="0D20EEAE" w14:textId="21AD2A9B" w:rsidR="00563994" w:rsidRDefault="0013273E" w:rsidP="00034290">
      <w:pPr>
        <w:spacing w:line="360" w:lineRule="auto"/>
        <w:contextualSpacing/>
        <w:rPr>
          <w:rFonts w:ascii="Cambria" w:hAnsi="Cambria"/>
          <w:sz w:val="28"/>
          <w:szCs w:val="28"/>
        </w:rPr>
      </w:pPr>
      <w:ins w:id="5267" w:author="Claire S" w:date="2026-04-30T11:23:00Z" w16du:dateUtc="2026-04-30T10:23:00Z">
        <w:r>
          <w:rPr>
            <w:rFonts w:ascii="Cambria" w:hAnsi="Cambria"/>
            <w:sz w:val="28"/>
            <w:szCs w:val="28"/>
          </w:rPr>
          <w:tab/>
        </w:r>
      </w:ins>
      <w:ins w:id="5268" w:author="Claire S" w:date="2026-05-27T12:18:00Z" w16du:dateUtc="2026-05-27T11:18:00Z">
        <w:r w:rsidR="00307620">
          <w:rPr>
            <w:rFonts w:ascii="Cambria" w:hAnsi="Cambria"/>
            <w:sz w:val="28"/>
            <w:szCs w:val="28"/>
          </w:rPr>
          <w:t>Savannah hit pause on those thoughts</w:t>
        </w:r>
      </w:ins>
      <w:ins w:id="5269" w:author="Claire S" w:date="2026-05-08T08:37:00Z" w16du:dateUtc="2026-05-08T07:37:00Z">
        <w:r w:rsidR="00034290">
          <w:rPr>
            <w:rFonts w:ascii="Cambria" w:hAnsi="Cambria"/>
            <w:sz w:val="28"/>
            <w:szCs w:val="28"/>
          </w:rPr>
          <w:t xml:space="preserve"> as </w:t>
        </w:r>
      </w:ins>
      <w:del w:id="5270" w:author="Claire S" w:date="2026-05-08T08:35:00Z" w16du:dateUtc="2026-05-08T07:35:00Z">
        <w:r w:rsidR="00563994" w:rsidDel="00AC10DF">
          <w:rPr>
            <w:rFonts w:ascii="Cambria" w:hAnsi="Cambria"/>
            <w:sz w:val="28"/>
            <w:szCs w:val="28"/>
          </w:rPr>
          <w:tab/>
          <w:delText>‘</w:delText>
        </w:r>
        <w:r w:rsidR="00CE28B0" w:rsidDel="00AC10DF">
          <w:rPr>
            <w:rFonts w:ascii="Cambria" w:hAnsi="Cambria"/>
            <w:sz w:val="28"/>
            <w:szCs w:val="28"/>
          </w:rPr>
          <w:delText>Dex’s d</w:delText>
        </w:r>
        <w:r w:rsidR="00862379" w:rsidDel="00AC10DF">
          <w:rPr>
            <w:rFonts w:ascii="Cambria" w:hAnsi="Cambria"/>
            <w:sz w:val="28"/>
            <w:szCs w:val="28"/>
          </w:rPr>
          <w:delText xml:space="preserve">efinitely </w:delText>
        </w:r>
        <w:r w:rsidR="00995DB2" w:rsidDel="00AC10DF">
          <w:rPr>
            <w:rFonts w:ascii="Cambria" w:hAnsi="Cambria"/>
            <w:sz w:val="28"/>
            <w:szCs w:val="28"/>
          </w:rPr>
          <w:delText>not</w:delText>
        </w:r>
        <w:r w:rsidR="00CE28B0" w:rsidDel="00AC10DF">
          <w:rPr>
            <w:rFonts w:ascii="Cambria" w:hAnsi="Cambria"/>
            <w:sz w:val="28"/>
            <w:szCs w:val="28"/>
          </w:rPr>
          <w:delText xml:space="preserve"> jealous</w:delText>
        </w:r>
      </w:del>
      <w:del w:id="5271" w:author="Claire S" w:date="2026-05-07T08:36:00Z" w16du:dateUtc="2026-05-07T07:36:00Z">
        <w:r w:rsidR="00563994" w:rsidDel="00F61D8F">
          <w:rPr>
            <w:rFonts w:ascii="Cambria" w:hAnsi="Cambria"/>
            <w:sz w:val="28"/>
            <w:szCs w:val="28"/>
          </w:rPr>
          <w:delText>,</w:delText>
        </w:r>
      </w:del>
      <w:del w:id="5272" w:author="Claire S" w:date="2026-05-08T08:35:00Z" w16du:dateUtc="2026-05-08T07:35:00Z">
        <w:r w:rsidR="00563994" w:rsidDel="00AC10DF">
          <w:rPr>
            <w:rFonts w:ascii="Cambria" w:hAnsi="Cambria"/>
            <w:sz w:val="28"/>
            <w:szCs w:val="28"/>
          </w:rPr>
          <w:delText xml:space="preserve">’ </w:delText>
        </w:r>
      </w:del>
      <w:del w:id="5273" w:author="Claire S" w:date="2026-05-08T08:37:00Z" w16du:dateUtc="2026-05-08T07:37:00Z">
        <w:r w:rsidR="006C23B4" w:rsidDel="00034290">
          <w:rPr>
            <w:rFonts w:ascii="Cambria" w:hAnsi="Cambria"/>
            <w:sz w:val="28"/>
            <w:szCs w:val="28"/>
          </w:rPr>
          <w:delText>Savannah</w:delText>
        </w:r>
        <w:r w:rsidR="00C15C5C" w:rsidDel="00034290">
          <w:rPr>
            <w:rFonts w:ascii="Cambria" w:hAnsi="Cambria"/>
            <w:sz w:val="28"/>
            <w:szCs w:val="28"/>
          </w:rPr>
          <w:delText xml:space="preserve"> </w:delText>
        </w:r>
        <w:r w:rsidR="00995DB2" w:rsidDel="00034290">
          <w:rPr>
            <w:rFonts w:ascii="Cambria" w:hAnsi="Cambria"/>
            <w:sz w:val="28"/>
            <w:szCs w:val="28"/>
          </w:rPr>
          <w:delText>wriggl</w:delText>
        </w:r>
        <w:r w:rsidR="00FE4327" w:rsidDel="00034290">
          <w:rPr>
            <w:rFonts w:ascii="Cambria" w:hAnsi="Cambria"/>
            <w:sz w:val="28"/>
            <w:szCs w:val="28"/>
          </w:rPr>
          <w:delText>ed</w:delText>
        </w:r>
        <w:r w:rsidR="00301BF1" w:rsidDel="00034290">
          <w:rPr>
            <w:rFonts w:ascii="Cambria" w:hAnsi="Cambria"/>
            <w:sz w:val="28"/>
            <w:szCs w:val="28"/>
          </w:rPr>
          <w:delText xml:space="preserve"> </w:delText>
        </w:r>
      </w:del>
      <w:del w:id="5274" w:author="Claire S" w:date="2026-04-30T11:23:00Z" w16du:dateUtc="2026-04-30T10:23:00Z">
        <w:r w:rsidR="00995DB2">
          <w:rPr>
            <w:rFonts w:ascii="Cambria" w:hAnsi="Cambria"/>
            <w:sz w:val="28"/>
            <w:szCs w:val="28"/>
          </w:rPr>
          <w:delText xml:space="preserve">in ecstasy </w:delText>
        </w:r>
      </w:del>
      <w:del w:id="5275" w:author="Claire S" w:date="2026-05-08T08:37:00Z" w16du:dateUtc="2026-05-08T07:37:00Z">
        <w:r w:rsidR="00301BF1" w:rsidDel="00034290">
          <w:rPr>
            <w:rFonts w:ascii="Cambria" w:hAnsi="Cambria"/>
            <w:sz w:val="28"/>
            <w:szCs w:val="28"/>
          </w:rPr>
          <w:delText xml:space="preserve">as </w:delText>
        </w:r>
      </w:del>
      <w:r w:rsidR="002C7899">
        <w:rPr>
          <w:rFonts w:ascii="Cambria" w:hAnsi="Cambria"/>
          <w:sz w:val="28"/>
          <w:szCs w:val="28"/>
        </w:rPr>
        <w:t>Jackson</w:t>
      </w:r>
      <w:del w:id="5276" w:author="Claire S" w:date="2026-05-27T12:18:00Z" w16du:dateUtc="2026-05-27T11:18:00Z">
        <w:r w:rsidR="00737745" w:rsidDel="00307620">
          <w:rPr>
            <w:rFonts w:ascii="Cambria" w:hAnsi="Cambria"/>
            <w:sz w:val="28"/>
            <w:szCs w:val="28"/>
          </w:rPr>
          <w:delText xml:space="preserve"> leant over </w:delText>
        </w:r>
        <w:r w:rsidR="00D556EF" w:rsidDel="00307620">
          <w:rPr>
            <w:rFonts w:ascii="Cambria" w:hAnsi="Cambria"/>
            <w:sz w:val="28"/>
            <w:szCs w:val="28"/>
          </w:rPr>
          <w:delText xml:space="preserve">and </w:delText>
        </w:r>
      </w:del>
      <w:ins w:id="5277" w:author="Claire S" w:date="2026-05-27T12:18:00Z" w16du:dateUtc="2026-05-27T11:18:00Z">
        <w:r w:rsidR="00307620">
          <w:rPr>
            <w:rFonts w:ascii="Cambria" w:hAnsi="Cambria"/>
            <w:sz w:val="28"/>
            <w:szCs w:val="28"/>
          </w:rPr>
          <w:t xml:space="preserve"> </w:t>
        </w:r>
      </w:ins>
      <w:r w:rsidR="00301BF1">
        <w:rPr>
          <w:rFonts w:ascii="Cambria" w:hAnsi="Cambria"/>
          <w:sz w:val="28"/>
          <w:szCs w:val="28"/>
        </w:rPr>
        <w:t xml:space="preserve">licked her </w:t>
      </w:r>
      <w:r w:rsidR="00996E84">
        <w:rPr>
          <w:rFonts w:ascii="Cambria" w:hAnsi="Cambria"/>
          <w:sz w:val="28"/>
          <w:szCs w:val="28"/>
        </w:rPr>
        <w:t xml:space="preserve">naked </w:t>
      </w:r>
      <w:r w:rsidR="00301BF1">
        <w:rPr>
          <w:rFonts w:ascii="Cambria" w:hAnsi="Cambria"/>
          <w:sz w:val="28"/>
          <w:szCs w:val="28"/>
        </w:rPr>
        <w:t>inner thigh</w:t>
      </w:r>
      <w:del w:id="5278" w:author="Claire S" w:date="2026-06-02T18:06:00Z" w16du:dateUtc="2026-06-02T17:06:00Z">
        <w:r w:rsidR="00D66A02" w:rsidDel="00017AC5">
          <w:rPr>
            <w:rFonts w:ascii="Cambria" w:hAnsi="Cambria"/>
            <w:sz w:val="28"/>
            <w:szCs w:val="28"/>
          </w:rPr>
          <w:delText>,</w:delText>
        </w:r>
        <w:r w:rsidR="00F95B9A" w:rsidDel="00017AC5">
          <w:rPr>
            <w:rFonts w:ascii="Cambria" w:hAnsi="Cambria"/>
            <w:sz w:val="28"/>
            <w:szCs w:val="28"/>
          </w:rPr>
          <w:delText xml:space="preserve"> just above her hold-up</w:delText>
        </w:r>
      </w:del>
      <w:ins w:id="5279" w:author="Claire S" w:date="2026-05-27T12:18:00Z" w16du:dateUtc="2026-05-27T11:18:00Z">
        <w:r w:rsidR="00307620">
          <w:rPr>
            <w:rFonts w:ascii="Cambria" w:hAnsi="Cambria"/>
            <w:sz w:val="28"/>
            <w:szCs w:val="28"/>
          </w:rPr>
          <w:t xml:space="preserve">. </w:t>
        </w:r>
      </w:ins>
      <w:ins w:id="5280" w:author="Claire S" w:date="2026-06-02T18:06:00Z" w16du:dateUtc="2026-06-02T17:06:00Z">
        <w:r w:rsidR="00017AC5">
          <w:rPr>
            <w:rFonts w:ascii="Cambria" w:hAnsi="Cambria"/>
            <w:sz w:val="28"/>
            <w:szCs w:val="28"/>
          </w:rPr>
          <w:t>W</w:t>
        </w:r>
      </w:ins>
      <w:ins w:id="5281" w:author="Claire S" w:date="2026-05-08T08:37:00Z" w16du:dateUtc="2026-05-08T07:37:00Z">
        <w:r w:rsidR="00034290">
          <w:rPr>
            <w:rFonts w:ascii="Cambria" w:hAnsi="Cambria"/>
            <w:sz w:val="28"/>
            <w:szCs w:val="28"/>
          </w:rPr>
          <w:t>rigg</w:t>
        </w:r>
      </w:ins>
      <w:ins w:id="5282" w:author="Claire S" w:date="2026-05-27T12:18:00Z" w16du:dateUtc="2026-05-27T11:18:00Z">
        <w:r w:rsidR="00307620">
          <w:rPr>
            <w:rFonts w:ascii="Cambria" w:hAnsi="Cambria"/>
            <w:sz w:val="28"/>
            <w:szCs w:val="28"/>
          </w:rPr>
          <w:t>l</w:t>
        </w:r>
      </w:ins>
      <w:ins w:id="5283" w:author="Claire S" w:date="2026-06-02T18:06:00Z" w16du:dateUtc="2026-06-02T17:06:00Z">
        <w:r w:rsidR="00017AC5">
          <w:rPr>
            <w:rFonts w:ascii="Cambria" w:hAnsi="Cambria"/>
            <w:sz w:val="28"/>
            <w:szCs w:val="28"/>
          </w:rPr>
          <w:t xml:space="preserve">ing, </w:t>
        </w:r>
      </w:ins>
      <w:ins w:id="5284" w:author="Claire S" w:date="2026-05-08T08:37:00Z" w16du:dateUtc="2026-05-08T07:37:00Z">
        <w:r w:rsidR="00034290">
          <w:rPr>
            <w:rFonts w:ascii="Cambria" w:hAnsi="Cambria"/>
            <w:sz w:val="28"/>
            <w:szCs w:val="28"/>
          </w:rPr>
          <w:t>she waved a hand in the air above Jackson’s head</w:t>
        </w:r>
      </w:ins>
      <w:ins w:id="5285" w:author="Claire S" w:date="2026-04-30T11:23:00Z" w16du:dateUtc="2026-04-30T10:23:00Z">
        <w:r w:rsidR="00862379">
          <w:rPr>
            <w:rFonts w:ascii="Cambria" w:hAnsi="Cambria"/>
            <w:sz w:val="28"/>
            <w:szCs w:val="28"/>
          </w:rPr>
          <w:t>.</w:t>
        </w:r>
      </w:ins>
      <w:del w:id="5286" w:author="Claire S" w:date="2026-04-30T11:23:00Z" w16du:dateUtc="2026-04-30T10:23:00Z">
        <w:r w:rsidR="00461B6D">
          <w:rPr>
            <w:rFonts w:ascii="Cambria" w:hAnsi="Cambria"/>
            <w:sz w:val="28"/>
            <w:szCs w:val="28"/>
          </w:rPr>
          <w:delText>…God, h</w:delText>
        </w:r>
        <w:r w:rsidR="000E79A0">
          <w:rPr>
            <w:rFonts w:ascii="Cambria" w:hAnsi="Cambria"/>
            <w:sz w:val="28"/>
            <w:szCs w:val="28"/>
          </w:rPr>
          <w:delText xml:space="preserve">e really was </w:delText>
        </w:r>
        <w:r w:rsidR="00862379">
          <w:rPr>
            <w:rFonts w:ascii="Cambria" w:hAnsi="Cambria"/>
            <w:sz w:val="28"/>
            <w:szCs w:val="28"/>
          </w:rPr>
          <w:delText>something else.</w:delText>
        </w:r>
      </w:del>
      <w:r w:rsidR="000E79A0">
        <w:rPr>
          <w:rFonts w:ascii="Cambria" w:hAnsi="Cambria"/>
          <w:sz w:val="28"/>
          <w:szCs w:val="28"/>
        </w:rPr>
        <w:t xml:space="preserve"> </w:t>
      </w:r>
      <w:r w:rsidR="005044D2">
        <w:rPr>
          <w:rFonts w:ascii="Cambria" w:hAnsi="Cambria"/>
          <w:sz w:val="28"/>
          <w:szCs w:val="28"/>
        </w:rPr>
        <w:t xml:space="preserve">‘But I’ve always wanted to make </w:t>
      </w:r>
      <w:r w:rsidR="005044D2" w:rsidRPr="00461B6D">
        <w:rPr>
          <w:rFonts w:ascii="Cambria" w:hAnsi="Cambria"/>
          <w:i/>
          <w:iCs/>
          <w:sz w:val="28"/>
          <w:szCs w:val="28"/>
        </w:rPr>
        <w:t>him</w:t>
      </w:r>
      <w:r w:rsidR="005044D2">
        <w:rPr>
          <w:rFonts w:ascii="Cambria" w:hAnsi="Cambria"/>
          <w:sz w:val="28"/>
          <w:szCs w:val="28"/>
        </w:rPr>
        <w:t xml:space="preserve"> jealou</w:t>
      </w:r>
      <w:ins w:id="5287" w:author="Daisy Watt" w:date="2026-06-19T10:50:00Z" w16du:dateUtc="2026-06-19T09:50:00Z">
        <w:r w:rsidR="005044D2">
          <w:rPr>
            <w:rFonts w:ascii="Cambria" w:hAnsi="Cambria"/>
            <w:sz w:val="28"/>
            <w:szCs w:val="28"/>
          </w:rPr>
          <w:t>s</w:t>
        </w:r>
        <w:r w:rsidR="008D4F94">
          <w:rPr>
            <w:rFonts w:ascii="Cambria" w:hAnsi="Cambria"/>
            <w:sz w:val="28"/>
            <w:szCs w:val="28"/>
          </w:rPr>
          <w:t>…</w:t>
        </w:r>
      </w:ins>
      <w:del w:id="5288" w:author="Daisy Watt" w:date="2026-06-19T10:50:00Z" w16du:dateUtc="2026-06-19T09:50:00Z">
        <w:r w:rsidR="005044D2" w:rsidDel="008D4F94">
          <w:rPr>
            <w:rFonts w:ascii="Cambria" w:hAnsi="Cambria"/>
            <w:sz w:val="28"/>
            <w:szCs w:val="28"/>
          </w:rPr>
          <w:delText>s</w:delText>
        </w:r>
        <w:r w:rsidR="005044D2">
          <w:rPr>
            <w:rFonts w:ascii="Cambria" w:hAnsi="Cambria"/>
            <w:sz w:val="28"/>
            <w:szCs w:val="28"/>
          </w:rPr>
          <w:delText xml:space="preserve"> -</w:delText>
        </w:r>
      </w:del>
      <w:r w:rsidR="005044D2">
        <w:rPr>
          <w:rFonts w:ascii="Cambria" w:hAnsi="Cambria"/>
          <w:sz w:val="28"/>
          <w:szCs w:val="28"/>
        </w:rPr>
        <w:t>’</w:t>
      </w:r>
      <w:del w:id="5289" w:author="Claire S" w:date="2026-05-08T08:37:00Z" w16du:dateUtc="2026-05-08T07:37:00Z">
        <w:r w:rsidR="005044D2" w:rsidDel="00034290">
          <w:rPr>
            <w:rFonts w:ascii="Cambria" w:hAnsi="Cambria"/>
            <w:sz w:val="28"/>
            <w:szCs w:val="28"/>
          </w:rPr>
          <w:delText xml:space="preserve"> she waved a hand in the air above Jackson’s head</w:delText>
        </w:r>
      </w:del>
      <w:del w:id="5290" w:author="Claire S" w:date="2026-05-27T12:18:00Z" w16du:dateUtc="2026-05-27T11:18:00Z">
        <w:r w:rsidR="00A035CE" w:rsidDel="00307620">
          <w:rPr>
            <w:rFonts w:ascii="Cambria" w:hAnsi="Cambria"/>
            <w:sz w:val="28"/>
            <w:szCs w:val="28"/>
          </w:rPr>
          <w:delText>.</w:delText>
        </w:r>
      </w:del>
    </w:p>
    <w:p w14:paraId="5A8D2894" w14:textId="0A1B2B81" w:rsidR="00995DB2" w:rsidRDefault="00995DB2" w:rsidP="00476536">
      <w:pPr>
        <w:spacing w:line="360" w:lineRule="auto"/>
        <w:contextualSpacing/>
        <w:rPr>
          <w:rFonts w:ascii="Cambria" w:hAnsi="Cambria"/>
          <w:sz w:val="28"/>
          <w:szCs w:val="28"/>
        </w:rPr>
      </w:pPr>
      <w:r>
        <w:rPr>
          <w:rFonts w:ascii="Cambria" w:hAnsi="Cambria"/>
          <w:sz w:val="28"/>
          <w:szCs w:val="28"/>
        </w:rPr>
        <w:tab/>
        <w:t xml:space="preserve">‘Who?’ Jackson </w:t>
      </w:r>
      <w:del w:id="5291" w:author="Claire S" w:date="2026-06-02T18:06:00Z" w16du:dateUtc="2026-06-02T17:06:00Z">
        <w:r w:rsidR="00884CED" w:rsidDel="00017AC5">
          <w:rPr>
            <w:rFonts w:ascii="Cambria" w:hAnsi="Cambria"/>
            <w:sz w:val="28"/>
            <w:szCs w:val="28"/>
          </w:rPr>
          <w:delText>glanc</w:delText>
        </w:r>
        <w:r w:rsidDel="00017AC5">
          <w:rPr>
            <w:rFonts w:ascii="Cambria" w:hAnsi="Cambria"/>
            <w:sz w:val="28"/>
            <w:szCs w:val="28"/>
          </w:rPr>
          <w:delText>ed u</w:delText>
        </w:r>
      </w:del>
      <w:ins w:id="5292" w:author="Claire S" w:date="2026-06-02T18:06:00Z" w16du:dateUtc="2026-06-02T17:06:00Z">
        <w:r w:rsidR="00017AC5">
          <w:rPr>
            <w:rFonts w:ascii="Cambria" w:hAnsi="Cambria"/>
            <w:sz w:val="28"/>
            <w:szCs w:val="28"/>
          </w:rPr>
          <w:t>looked around</w:t>
        </w:r>
      </w:ins>
      <w:del w:id="5293" w:author="Claire S" w:date="2026-06-02T18:06:00Z" w16du:dateUtc="2026-06-02T17:06:00Z">
        <w:r w:rsidDel="00017AC5">
          <w:rPr>
            <w:rFonts w:ascii="Cambria" w:hAnsi="Cambria"/>
            <w:sz w:val="28"/>
            <w:szCs w:val="28"/>
          </w:rPr>
          <w:delText>p</w:delText>
        </w:r>
      </w:del>
      <w:r>
        <w:rPr>
          <w:rFonts w:ascii="Cambria" w:hAnsi="Cambria"/>
          <w:sz w:val="28"/>
          <w:szCs w:val="28"/>
        </w:rPr>
        <w:t>.</w:t>
      </w:r>
      <w:r w:rsidR="00674A2B">
        <w:rPr>
          <w:rFonts w:ascii="Cambria" w:hAnsi="Cambria"/>
          <w:sz w:val="28"/>
          <w:szCs w:val="28"/>
        </w:rPr>
        <w:t xml:space="preserve"> </w:t>
      </w:r>
      <w:del w:id="5294" w:author="Claire S" w:date="2026-04-30T11:23:00Z" w16du:dateUtc="2026-04-30T10:23:00Z">
        <w:r w:rsidR="00674A2B">
          <w:rPr>
            <w:rFonts w:ascii="Cambria" w:hAnsi="Cambria"/>
            <w:sz w:val="28"/>
            <w:szCs w:val="28"/>
          </w:rPr>
          <w:delText>‘Dex?’</w:delText>
        </w:r>
      </w:del>
    </w:p>
    <w:p w14:paraId="13663C23" w14:textId="3B5A1061" w:rsidR="00995DB2" w:rsidRDefault="00995DB2" w:rsidP="00476536">
      <w:pPr>
        <w:spacing w:line="360" w:lineRule="auto"/>
        <w:contextualSpacing/>
        <w:rPr>
          <w:rFonts w:ascii="Cambria" w:hAnsi="Cambria"/>
          <w:sz w:val="28"/>
          <w:szCs w:val="28"/>
        </w:rPr>
      </w:pPr>
      <w:r>
        <w:rPr>
          <w:rFonts w:ascii="Cambria" w:hAnsi="Cambria"/>
          <w:sz w:val="28"/>
          <w:szCs w:val="28"/>
        </w:rPr>
        <w:tab/>
        <w:t>‘</w:t>
      </w:r>
      <w:del w:id="5295" w:author="Claire S" w:date="2026-04-30T11:23:00Z" w16du:dateUtc="2026-04-30T10:23:00Z">
        <w:r w:rsidR="00674A2B">
          <w:rPr>
            <w:rFonts w:ascii="Cambria" w:hAnsi="Cambria"/>
            <w:sz w:val="28"/>
            <w:szCs w:val="28"/>
          </w:rPr>
          <w:delText xml:space="preserve">No. </w:delText>
        </w:r>
      </w:del>
      <w:r>
        <w:rPr>
          <w:rFonts w:ascii="Cambria" w:hAnsi="Cambria"/>
          <w:sz w:val="28"/>
          <w:szCs w:val="28"/>
        </w:rPr>
        <w:t xml:space="preserve">Daddy,’ </w:t>
      </w:r>
      <w:r w:rsidR="006C23B4">
        <w:rPr>
          <w:rFonts w:ascii="Cambria" w:hAnsi="Cambria"/>
          <w:sz w:val="28"/>
          <w:szCs w:val="28"/>
        </w:rPr>
        <w:t>Savannah</w:t>
      </w:r>
      <w:r w:rsidR="00C15C5C">
        <w:rPr>
          <w:rFonts w:ascii="Cambria" w:hAnsi="Cambria"/>
          <w:sz w:val="28"/>
          <w:szCs w:val="28"/>
        </w:rPr>
        <w:t xml:space="preserve"> </w:t>
      </w:r>
      <w:ins w:id="5296" w:author="Claire S" w:date="2026-04-30T11:23:00Z" w16du:dateUtc="2026-04-30T10:23:00Z">
        <w:r>
          <w:rPr>
            <w:rFonts w:ascii="Cambria" w:hAnsi="Cambria"/>
            <w:sz w:val="28"/>
            <w:szCs w:val="28"/>
          </w:rPr>
          <w:t>point</w:t>
        </w:r>
        <w:r w:rsidR="000F6DC3">
          <w:rPr>
            <w:rFonts w:ascii="Cambria" w:hAnsi="Cambria"/>
            <w:sz w:val="28"/>
            <w:szCs w:val="28"/>
          </w:rPr>
          <w:t>ed</w:t>
        </w:r>
      </w:ins>
      <w:del w:id="5297" w:author="Claire S" w:date="2026-04-30T11:23:00Z" w16du:dateUtc="2026-04-30T10:23:00Z">
        <w:r w:rsidR="00C9554B">
          <w:rPr>
            <w:rFonts w:ascii="Cambria" w:hAnsi="Cambria"/>
            <w:sz w:val="28"/>
            <w:szCs w:val="28"/>
          </w:rPr>
          <w:delText xml:space="preserve">gasped, </w:delText>
        </w:r>
        <w:r>
          <w:rPr>
            <w:rFonts w:ascii="Cambria" w:hAnsi="Cambria"/>
            <w:sz w:val="28"/>
            <w:szCs w:val="28"/>
          </w:rPr>
          <w:delText>point</w:delText>
        </w:r>
        <w:r w:rsidR="00C9554B">
          <w:rPr>
            <w:rFonts w:ascii="Cambria" w:hAnsi="Cambria"/>
            <w:sz w:val="28"/>
            <w:szCs w:val="28"/>
          </w:rPr>
          <w:delText>ing</w:delText>
        </w:r>
      </w:del>
      <w:r w:rsidR="00C9554B">
        <w:rPr>
          <w:rFonts w:ascii="Cambria" w:hAnsi="Cambria"/>
          <w:sz w:val="28"/>
          <w:szCs w:val="28"/>
        </w:rPr>
        <w:t xml:space="preserve"> </w:t>
      </w:r>
      <w:r>
        <w:rPr>
          <w:rFonts w:ascii="Cambria" w:hAnsi="Cambria"/>
          <w:sz w:val="28"/>
          <w:szCs w:val="28"/>
        </w:rPr>
        <w:t>at the huge portrait of her father that glowered down at them.  Never one for smiling, her dad</w:t>
      </w:r>
      <w:r w:rsidR="00461B6D">
        <w:rPr>
          <w:rFonts w:ascii="Cambria" w:hAnsi="Cambria"/>
          <w:sz w:val="28"/>
          <w:szCs w:val="28"/>
        </w:rPr>
        <w:t xml:space="preserve">; too busy making money and breaking hearts </w:t>
      </w:r>
      <w:del w:id="5298" w:author="Daisy Watt" w:date="2026-06-19T10:32:00Z" w16du:dateUtc="2026-06-19T09:32:00Z">
        <w:r w:rsidR="00F70E62">
          <w:rPr>
            <w:rFonts w:ascii="Cambria" w:hAnsi="Cambria"/>
            <w:sz w:val="28"/>
            <w:szCs w:val="28"/>
          </w:rPr>
          <w:delText>-</w:delText>
        </w:r>
      </w:del>
      <w:ins w:id="5299" w:author="Daisy Watt" w:date="2026-06-19T10:32:00Z" w16du:dateUtc="2026-06-19T09:32:00Z">
        <w:r w:rsidR="008D4F94">
          <w:rPr>
            <w:rFonts w:ascii="Cambria" w:hAnsi="Cambria"/>
            <w:sz w:val="28"/>
            <w:szCs w:val="28"/>
          </w:rPr>
          <w:t>–</w:t>
        </w:r>
      </w:ins>
      <w:r w:rsidR="00F70E62">
        <w:rPr>
          <w:rFonts w:ascii="Cambria" w:hAnsi="Cambria"/>
          <w:sz w:val="28"/>
          <w:szCs w:val="28"/>
        </w:rPr>
        <w:t xml:space="preserve"> </w:t>
      </w:r>
      <w:r w:rsidR="00461B6D">
        <w:rPr>
          <w:rFonts w:ascii="Cambria" w:hAnsi="Cambria"/>
          <w:sz w:val="28"/>
          <w:szCs w:val="28"/>
        </w:rPr>
        <w:t>and spirits.</w:t>
      </w:r>
    </w:p>
    <w:p w14:paraId="1502B4DA" w14:textId="093334CE" w:rsidR="003E416C" w:rsidRDefault="00FE4327" w:rsidP="00476536">
      <w:pPr>
        <w:spacing w:line="360" w:lineRule="auto"/>
        <w:contextualSpacing/>
        <w:rPr>
          <w:rFonts w:ascii="Cambria" w:hAnsi="Cambria"/>
          <w:sz w:val="28"/>
          <w:szCs w:val="28"/>
        </w:rPr>
      </w:pPr>
      <w:r>
        <w:rPr>
          <w:rFonts w:ascii="Cambria" w:hAnsi="Cambria"/>
          <w:sz w:val="28"/>
          <w:szCs w:val="28"/>
        </w:rPr>
        <w:tab/>
        <w:t>‘</w:t>
      </w:r>
      <w:r w:rsidR="00301BF1">
        <w:rPr>
          <w:rFonts w:ascii="Cambria" w:hAnsi="Cambria"/>
          <w:sz w:val="28"/>
          <w:szCs w:val="28"/>
        </w:rPr>
        <w:t>Is that right?</w:t>
      </w:r>
      <w:r>
        <w:rPr>
          <w:rFonts w:ascii="Cambria" w:hAnsi="Cambria"/>
          <w:sz w:val="28"/>
          <w:szCs w:val="28"/>
        </w:rPr>
        <w:t xml:space="preserve">’ Jackson </w:t>
      </w:r>
      <w:r w:rsidR="00301BF1">
        <w:rPr>
          <w:rFonts w:ascii="Cambria" w:hAnsi="Cambria"/>
          <w:sz w:val="28"/>
          <w:szCs w:val="28"/>
        </w:rPr>
        <w:t>growled</w:t>
      </w:r>
      <w:r w:rsidR="00F70E62">
        <w:rPr>
          <w:rFonts w:ascii="Cambria" w:hAnsi="Cambria"/>
          <w:sz w:val="28"/>
          <w:szCs w:val="28"/>
        </w:rPr>
        <w:t xml:space="preserve"> in her ear</w:t>
      </w:r>
      <w:r w:rsidR="007B3778">
        <w:rPr>
          <w:rFonts w:ascii="Cambria" w:hAnsi="Cambria"/>
          <w:sz w:val="28"/>
          <w:szCs w:val="28"/>
        </w:rPr>
        <w:t>;</w:t>
      </w:r>
      <w:r w:rsidR="00F70E62">
        <w:rPr>
          <w:rFonts w:ascii="Cambria" w:hAnsi="Cambria"/>
          <w:sz w:val="28"/>
          <w:szCs w:val="28"/>
        </w:rPr>
        <w:t xml:space="preserve"> </w:t>
      </w:r>
      <w:r w:rsidR="00D556EF">
        <w:rPr>
          <w:rFonts w:ascii="Cambria" w:hAnsi="Cambria"/>
          <w:sz w:val="28"/>
          <w:szCs w:val="28"/>
        </w:rPr>
        <w:t xml:space="preserve">so </w:t>
      </w:r>
      <w:r w:rsidR="00F70E62">
        <w:rPr>
          <w:rFonts w:ascii="Cambria" w:hAnsi="Cambria"/>
          <w:sz w:val="28"/>
          <w:szCs w:val="28"/>
        </w:rPr>
        <w:t>deliciously near</w:t>
      </w:r>
      <w:r w:rsidR="00CD4F46">
        <w:rPr>
          <w:rFonts w:ascii="Cambria" w:hAnsi="Cambria"/>
          <w:sz w:val="28"/>
          <w:szCs w:val="28"/>
        </w:rPr>
        <w:t xml:space="preserve">, </w:t>
      </w:r>
      <w:r w:rsidR="00D556EF">
        <w:rPr>
          <w:rFonts w:ascii="Cambria" w:hAnsi="Cambria"/>
          <w:sz w:val="28"/>
          <w:szCs w:val="28"/>
        </w:rPr>
        <w:t xml:space="preserve">tingles went </w:t>
      </w:r>
      <w:r w:rsidR="00F415FE">
        <w:rPr>
          <w:rFonts w:ascii="Cambria" w:hAnsi="Cambria"/>
          <w:sz w:val="28"/>
          <w:szCs w:val="28"/>
        </w:rPr>
        <w:t>through her</w:t>
      </w:r>
      <w:r w:rsidR="007B3778">
        <w:rPr>
          <w:rFonts w:ascii="Cambria" w:hAnsi="Cambria"/>
          <w:sz w:val="28"/>
          <w:szCs w:val="28"/>
        </w:rPr>
        <w:t xml:space="preserve"> whole body</w:t>
      </w:r>
      <w:r w:rsidR="00301BF1">
        <w:rPr>
          <w:rFonts w:ascii="Cambria" w:hAnsi="Cambria"/>
          <w:sz w:val="28"/>
          <w:szCs w:val="28"/>
        </w:rPr>
        <w:t xml:space="preserve">. </w:t>
      </w:r>
      <w:r w:rsidR="00037F59">
        <w:rPr>
          <w:rFonts w:ascii="Cambria" w:hAnsi="Cambria"/>
          <w:sz w:val="28"/>
          <w:szCs w:val="28"/>
        </w:rPr>
        <w:t>‘</w:t>
      </w:r>
      <w:del w:id="5300" w:author="Claire S" w:date="2026-05-08T08:37:00Z" w16du:dateUtc="2026-05-08T07:37:00Z">
        <w:r w:rsidR="00F415FE" w:rsidDel="00BD74D7">
          <w:rPr>
            <w:rFonts w:ascii="Cambria" w:hAnsi="Cambria"/>
            <w:sz w:val="28"/>
            <w:szCs w:val="28"/>
          </w:rPr>
          <w:delText>Sounds like you’ve</w:delText>
        </w:r>
      </w:del>
      <w:ins w:id="5301" w:author="Claire S" w:date="2026-05-08T08:37:00Z" w16du:dateUtc="2026-05-08T07:37:00Z">
        <w:r w:rsidR="00BD74D7">
          <w:rPr>
            <w:rFonts w:ascii="Cambria" w:hAnsi="Cambria"/>
            <w:sz w:val="28"/>
            <w:szCs w:val="28"/>
          </w:rPr>
          <w:t>You</w:t>
        </w:r>
      </w:ins>
      <w:r w:rsidR="00F415FE">
        <w:rPr>
          <w:rFonts w:ascii="Cambria" w:hAnsi="Cambria"/>
          <w:sz w:val="28"/>
          <w:szCs w:val="28"/>
        </w:rPr>
        <w:t xml:space="preserve"> g</w:t>
      </w:r>
      <w:r w:rsidR="003E416C">
        <w:rPr>
          <w:rFonts w:ascii="Cambria" w:hAnsi="Cambria"/>
          <w:sz w:val="28"/>
          <w:szCs w:val="28"/>
        </w:rPr>
        <w:t>ot daddy issues</w:t>
      </w:r>
      <w:ins w:id="5302" w:author="Daisy Watt" w:date="2026-06-19T10:32:00Z" w16du:dateUtc="2026-06-19T09:32:00Z">
        <w:r w:rsidR="008D4F94">
          <w:rPr>
            <w:rFonts w:ascii="Cambria" w:hAnsi="Cambria"/>
            <w:sz w:val="28"/>
            <w:szCs w:val="28"/>
          </w:rPr>
          <w:t>,</w:t>
        </w:r>
      </w:ins>
      <w:ins w:id="5303" w:author="Claire S" w:date="2026-05-08T08:38:00Z" w16du:dateUtc="2026-05-08T07:38:00Z">
        <w:r w:rsidR="00BD74D7">
          <w:rPr>
            <w:rFonts w:ascii="Cambria" w:hAnsi="Cambria"/>
            <w:sz w:val="28"/>
            <w:szCs w:val="28"/>
          </w:rPr>
          <w:t xml:space="preserve"> then?</w:t>
        </w:r>
      </w:ins>
      <w:del w:id="5304" w:author="Claire S" w:date="2026-05-08T08:38:00Z" w16du:dateUtc="2026-05-08T07:38:00Z">
        <w:r w:rsidR="00F415FE" w:rsidDel="00BD74D7">
          <w:rPr>
            <w:rFonts w:ascii="Cambria" w:hAnsi="Cambria"/>
            <w:sz w:val="28"/>
            <w:szCs w:val="28"/>
          </w:rPr>
          <w:delText xml:space="preserve"> -</w:delText>
        </w:r>
      </w:del>
      <w:r w:rsidR="003E416C">
        <w:rPr>
          <w:rFonts w:ascii="Cambria" w:hAnsi="Cambria"/>
          <w:sz w:val="28"/>
          <w:szCs w:val="28"/>
        </w:rPr>
        <w:t>’</w:t>
      </w:r>
    </w:p>
    <w:p w14:paraId="5837B7E9" w14:textId="7DD0335B" w:rsidR="003E416C" w:rsidRDefault="003E416C" w:rsidP="00476536">
      <w:pPr>
        <w:spacing w:line="360" w:lineRule="auto"/>
        <w:contextualSpacing/>
        <w:rPr>
          <w:rFonts w:ascii="Cambria" w:hAnsi="Cambria"/>
          <w:sz w:val="28"/>
          <w:szCs w:val="28"/>
        </w:rPr>
      </w:pPr>
      <w:r>
        <w:rPr>
          <w:rFonts w:ascii="Cambria" w:hAnsi="Cambria"/>
          <w:sz w:val="28"/>
          <w:szCs w:val="28"/>
        </w:rPr>
        <w:tab/>
        <w:t>‘</w:t>
      </w:r>
      <w:ins w:id="5305" w:author="Claire S" w:date="2026-04-30T11:23:00Z" w16du:dateUtc="2026-04-30T10:23:00Z">
        <w:r w:rsidR="000F6DC3">
          <w:rPr>
            <w:rFonts w:ascii="Cambria" w:hAnsi="Cambria"/>
            <w:sz w:val="28"/>
            <w:szCs w:val="28"/>
          </w:rPr>
          <w:t>Very p</w:t>
        </w:r>
        <w:r>
          <w:rPr>
            <w:rFonts w:ascii="Cambria" w:hAnsi="Cambria"/>
            <w:sz w:val="28"/>
            <w:szCs w:val="28"/>
          </w:rPr>
          <w:t>robably</w:t>
        </w:r>
      </w:ins>
      <w:del w:id="5306" w:author="Daisy Watt" w:date="2026-06-19T10:50:00Z" w16du:dateUtc="2026-06-19T09:50:00Z">
        <w:r>
          <w:rPr>
            <w:rFonts w:ascii="Cambria" w:hAnsi="Cambria"/>
            <w:sz w:val="28"/>
            <w:szCs w:val="28"/>
          </w:rPr>
          <w:delText>Probably,</w:delText>
        </w:r>
      </w:del>
      <w:ins w:id="5307" w:author="Daisy Watt" w:date="2026-06-19T10:50:00Z" w16du:dateUtc="2026-06-19T09:50:00Z">
        <w:r w:rsidR="008D4F94">
          <w:rPr>
            <w:rFonts w:ascii="Cambria" w:hAnsi="Cambria"/>
            <w:sz w:val="28"/>
            <w:szCs w:val="28"/>
          </w:rPr>
          <w:t>.</w:t>
        </w:r>
      </w:ins>
      <w:r>
        <w:rPr>
          <w:rFonts w:ascii="Cambria" w:hAnsi="Cambria"/>
          <w:sz w:val="28"/>
          <w:szCs w:val="28"/>
        </w:rPr>
        <w:t xml:space="preserve">’ </w:t>
      </w:r>
      <w:r w:rsidR="006C23B4">
        <w:rPr>
          <w:rFonts w:ascii="Cambria" w:hAnsi="Cambria"/>
          <w:sz w:val="28"/>
          <w:szCs w:val="28"/>
        </w:rPr>
        <w:t>Savannah</w:t>
      </w:r>
      <w:r w:rsidR="00C15C5C">
        <w:rPr>
          <w:rFonts w:ascii="Cambria" w:hAnsi="Cambria"/>
          <w:sz w:val="28"/>
          <w:szCs w:val="28"/>
        </w:rPr>
        <w:t xml:space="preserve"> </w:t>
      </w:r>
      <w:r>
        <w:rPr>
          <w:rFonts w:ascii="Cambria" w:hAnsi="Cambria"/>
          <w:sz w:val="28"/>
          <w:szCs w:val="28"/>
        </w:rPr>
        <w:t>half</w:t>
      </w:r>
      <w:r w:rsidR="005C297B">
        <w:rPr>
          <w:rFonts w:ascii="Cambria" w:hAnsi="Cambria"/>
          <w:sz w:val="28"/>
          <w:szCs w:val="28"/>
        </w:rPr>
        <w:t>-</w:t>
      </w:r>
      <w:r>
        <w:rPr>
          <w:rFonts w:ascii="Cambria" w:hAnsi="Cambria"/>
          <w:sz w:val="28"/>
          <w:szCs w:val="28"/>
        </w:rPr>
        <w:t>giggled, half</w:t>
      </w:r>
      <w:r w:rsidR="005C297B">
        <w:rPr>
          <w:rFonts w:ascii="Cambria" w:hAnsi="Cambria"/>
          <w:sz w:val="28"/>
          <w:szCs w:val="28"/>
        </w:rPr>
        <w:t>-</w:t>
      </w:r>
      <w:r>
        <w:rPr>
          <w:rFonts w:ascii="Cambria" w:hAnsi="Cambria"/>
          <w:sz w:val="28"/>
          <w:szCs w:val="28"/>
        </w:rPr>
        <w:t xml:space="preserve">moaned with pleasure as he licked her neck. </w:t>
      </w:r>
      <w:r w:rsidR="00C1013E">
        <w:rPr>
          <w:rFonts w:ascii="Cambria" w:hAnsi="Cambria"/>
          <w:sz w:val="28"/>
          <w:szCs w:val="28"/>
        </w:rPr>
        <w:t>‘</w:t>
      </w:r>
      <w:del w:id="5308" w:author="Daisy Watt" w:date="2026-06-19T10:33:00Z" w16du:dateUtc="2026-06-19T09:33:00Z">
        <w:r w:rsidR="00C1013E" w:rsidDel="0067466D">
          <w:rPr>
            <w:rFonts w:ascii="Cambria" w:hAnsi="Cambria"/>
            <w:sz w:val="28"/>
            <w:szCs w:val="28"/>
          </w:rPr>
          <w:delText>Definitely, my therapist would say.</w:delText>
        </w:r>
        <w:r w:rsidR="00D556EF" w:rsidDel="00A0596C">
          <w:rPr>
            <w:rFonts w:ascii="Cambria" w:hAnsi="Cambria"/>
            <w:sz w:val="28"/>
            <w:szCs w:val="28"/>
          </w:rPr>
          <w:delText xml:space="preserve"> </w:delText>
        </w:r>
      </w:del>
      <w:ins w:id="5309" w:author="Claire S" w:date="2026-06-02T18:07:00Z" w16du:dateUtc="2026-06-02T17:07:00Z">
        <w:del w:id="5310" w:author="Daisy Watt" w:date="2026-06-19T10:33:00Z" w16du:dateUtc="2026-06-19T09:33:00Z">
          <w:r w:rsidR="0067466D">
            <w:rPr>
              <w:rFonts w:ascii="Cambria" w:hAnsi="Cambria"/>
              <w:sz w:val="28"/>
              <w:szCs w:val="28"/>
            </w:rPr>
            <w:delText>But h</w:delText>
          </w:r>
        </w:del>
      </w:ins>
      <w:ins w:id="5311" w:author="Daisy Watt" w:date="2026-06-19T10:33:00Z" w16du:dateUtc="2026-06-19T09:33:00Z">
        <w:r w:rsidR="008D4F94">
          <w:rPr>
            <w:rFonts w:ascii="Cambria" w:hAnsi="Cambria"/>
            <w:sz w:val="28"/>
            <w:szCs w:val="28"/>
          </w:rPr>
          <w:t>H</w:t>
        </w:r>
      </w:ins>
      <w:del w:id="5312" w:author="Claire S" w:date="2026-06-02T18:07:00Z" w16du:dateUtc="2026-06-02T17:07:00Z">
        <w:r w:rsidR="00D556EF" w:rsidDel="0067466D">
          <w:rPr>
            <w:rFonts w:ascii="Cambria" w:hAnsi="Cambria"/>
            <w:sz w:val="28"/>
            <w:szCs w:val="28"/>
          </w:rPr>
          <w:delText xml:space="preserve"> </w:delText>
        </w:r>
        <w:r w:rsidR="00CE50D8" w:rsidDel="0067466D">
          <w:rPr>
            <w:rFonts w:ascii="Cambria" w:hAnsi="Cambria"/>
            <w:sz w:val="28"/>
            <w:szCs w:val="28"/>
          </w:rPr>
          <w:delText>H</w:delText>
        </w:r>
      </w:del>
      <w:r w:rsidR="00CE50D8">
        <w:rPr>
          <w:rFonts w:ascii="Cambria" w:hAnsi="Cambria"/>
          <w:sz w:val="28"/>
          <w:szCs w:val="28"/>
        </w:rPr>
        <w:t>e</w:t>
      </w:r>
      <w:ins w:id="5313" w:author="Claire S" w:date="2026-07-21T10:36:00Z" w16du:dateUtc="2026-07-21T09:36:00Z">
        <w:r w:rsidR="00927FFB">
          <w:rPr>
            <w:rFonts w:ascii="Cambria" w:hAnsi="Cambria"/>
            <w:sz w:val="28"/>
            <w:szCs w:val="28"/>
          </w:rPr>
          <w:t xml:space="preserve"> either ignored me, or wanted to </w:t>
        </w:r>
      </w:ins>
      <w:del w:id="5314" w:author="Claire S" w:date="2026-07-21T10:36:00Z" w16du:dateUtc="2026-07-21T09:36:00Z">
        <w:r w:rsidR="00CE50D8" w:rsidDel="00927FFB">
          <w:rPr>
            <w:rFonts w:ascii="Cambria" w:hAnsi="Cambria"/>
            <w:sz w:val="28"/>
            <w:szCs w:val="28"/>
          </w:rPr>
          <w:delText xml:space="preserve"> could be a right old </w:delText>
        </w:r>
      </w:del>
      <w:ins w:id="5315" w:author="Claire S" w:date="2026-06-02T18:07:00Z" w16du:dateUtc="2026-06-02T17:07:00Z">
        <w:r w:rsidR="0081351E">
          <w:rPr>
            <w:rFonts w:ascii="Cambria" w:hAnsi="Cambria"/>
            <w:sz w:val="28"/>
            <w:szCs w:val="28"/>
          </w:rPr>
          <w:t>control</w:t>
        </w:r>
      </w:ins>
      <w:ins w:id="5316" w:author="Claire S" w:date="2026-07-21T10:36:00Z" w16du:dateUtc="2026-07-21T09:36:00Z">
        <w:r w:rsidR="00927FFB">
          <w:rPr>
            <w:rFonts w:ascii="Cambria" w:hAnsi="Cambria"/>
            <w:sz w:val="28"/>
            <w:szCs w:val="28"/>
          </w:rPr>
          <w:t xml:space="preserve"> what I did</w:t>
        </w:r>
      </w:ins>
      <w:del w:id="5317" w:author="Claire S" w:date="2026-07-21T10:36:00Z" w16du:dateUtc="2026-07-21T09:36:00Z">
        <w:r w:rsidR="00CE50D8" w:rsidDel="00927FFB">
          <w:rPr>
            <w:rFonts w:ascii="Cambria" w:hAnsi="Cambria"/>
            <w:sz w:val="28"/>
            <w:szCs w:val="28"/>
          </w:rPr>
          <w:delText>bastard</w:delText>
        </w:r>
      </w:del>
      <w:r w:rsidR="00CE50D8">
        <w:rPr>
          <w:rFonts w:ascii="Cambria" w:hAnsi="Cambria"/>
          <w:sz w:val="28"/>
          <w:szCs w:val="28"/>
        </w:rPr>
        <w:t xml:space="preserve">. I always wanted </w:t>
      </w:r>
      <w:r w:rsidR="00D556EF">
        <w:rPr>
          <w:rFonts w:ascii="Cambria" w:hAnsi="Cambria"/>
          <w:sz w:val="28"/>
          <w:szCs w:val="28"/>
        </w:rPr>
        <w:t>to fuck someone while my daddy was watching</w:t>
      </w:r>
      <w:r w:rsidR="0093259E">
        <w:rPr>
          <w:rFonts w:ascii="Cambria" w:hAnsi="Cambria"/>
          <w:sz w:val="28"/>
          <w:szCs w:val="28"/>
        </w:rPr>
        <w:t xml:space="preserve"> </w:t>
      </w:r>
      <w:del w:id="5318" w:author="Daisy Watt" w:date="2026-06-19T10:33:00Z" w16du:dateUtc="2026-06-19T09:33:00Z">
        <w:r w:rsidR="00D556EF">
          <w:rPr>
            <w:rFonts w:ascii="Cambria" w:hAnsi="Cambria"/>
            <w:sz w:val="28"/>
            <w:szCs w:val="28"/>
          </w:rPr>
          <w:delText>-</w:delText>
        </w:r>
      </w:del>
      <w:ins w:id="5319" w:author="Daisy Watt" w:date="2026-06-19T10:33:00Z" w16du:dateUtc="2026-06-19T09:33:00Z">
        <w:r w:rsidR="008D4F94">
          <w:rPr>
            <w:rFonts w:ascii="Cambria" w:hAnsi="Cambria"/>
            <w:sz w:val="28"/>
            <w:szCs w:val="28"/>
          </w:rPr>
          <w:t>–</w:t>
        </w:r>
      </w:ins>
      <w:r w:rsidR="0093259E">
        <w:rPr>
          <w:rFonts w:ascii="Cambria" w:hAnsi="Cambria"/>
          <w:sz w:val="28"/>
          <w:szCs w:val="28"/>
        </w:rPr>
        <w:t xml:space="preserve"> just to show him I could.</w:t>
      </w:r>
      <w:r w:rsidR="00C1013E">
        <w:rPr>
          <w:rFonts w:ascii="Cambria" w:hAnsi="Cambria"/>
          <w:sz w:val="28"/>
          <w:szCs w:val="28"/>
        </w:rPr>
        <w:t>’</w:t>
      </w:r>
    </w:p>
    <w:p w14:paraId="07446006" w14:textId="42608742" w:rsidR="00FE4327" w:rsidRDefault="003E416C" w:rsidP="003E416C">
      <w:pPr>
        <w:spacing w:line="360" w:lineRule="auto"/>
        <w:ind w:firstLine="720"/>
        <w:contextualSpacing/>
        <w:rPr>
          <w:rFonts w:ascii="Cambria" w:hAnsi="Cambria"/>
          <w:sz w:val="28"/>
          <w:szCs w:val="28"/>
        </w:rPr>
      </w:pPr>
      <w:r>
        <w:rPr>
          <w:rFonts w:ascii="Cambria" w:hAnsi="Cambria"/>
          <w:sz w:val="28"/>
          <w:szCs w:val="28"/>
        </w:rPr>
        <w:t>‘</w:t>
      </w:r>
      <w:r w:rsidR="00CE50D8">
        <w:rPr>
          <w:rFonts w:ascii="Cambria" w:hAnsi="Cambria"/>
          <w:sz w:val="28"/>
          <w:szCs w:val="28"/>
        </w:rPr>
        <w:t>You naughty girl!</w:t>
      </w:r>
      <w:r w:rsidR="00037F59">
        <w:rPr>
          <w:rFonts w:ascii="Cambria" w:hAnsi="Cambria"/>
          <w:sz w:val="28"/>
          <w:szCs w:val="28"/>
        </w:rPr>
        <w:t>’</w:t>
      </w:r>
      <w:r w:rsidR="00C1013E">
        <w:rPr>
          <w:rFonts w:ascii="Cambria" w:hAnsi="Cambria"/>
          <w:sz w:val="28"/>
          <w:szCs w:val="28"/>
        </w:rPr>
        <w:t xml:space="preserve"> </w:t>
      </w:r>
      <w:r w:rsidR="0093259E">
        <w:rPr>
          <w:rFonts w:ascii="Cambria" w:hAnsi="Cambria"/>
          <w:sz w:val="28"/>
          <w:szCs w:val="28"/>
        </w:rPr>
        <w:t>Jackson</w:t>
      </w:r>
      <w:r w:rsidR="00C1013E">
        <w:rPr>
          <w:rFonts w:ascii="Cambria" w:hAnsi="Cambria"/>
          <w:sz w:val="28"/>
          <w:szCs w:val="28"/>
        </w:rPr>
        <w:t xml:space="preserve"> flipped her over</w:t>
      </w:r>
      <w:r w:rsidR="00CD4F46">
        <w:rPr>
          <w:rFonts w:ascii="Cambria" w:hAnsi="Cambria"/>
          <w:sz w:val="28"/>
          <w:szCs w:val="28"/>
        </w:rPr>
        <w:t xml:space="preserve"> in </w:t>
      </w:r>
      <w:r w:rsidR="006C50B9">
        <w:rPr>
          <w:rFonts w:ascii="Cambria" w:hAnsi="Cambria"/>
          <w:sz w:val="28"/>
          <w:szCs w:val="28"/>
        </w:rPr>
        <w:t>another</w:t>
      </w:r>
      <w:r w:rsidR="00CD4F46">
        <w:rPr>
          <w:rFonts w:ascii="Cambria" w:hAnsi="Cambria"/>
          <w:sz w:val="28"/>
          <w:szCs w:val="28"/>
        </w:rPr>
        <w:t xml:space="preserve"> masterful move</w:t>
      </w:r>
      <w:r w:rsidR="00C1013E">
        <w:rPr>
          <w:rFonts w:ascii="Cambria" w:hAnsi="Cambria"/>
          <w:sz w:val="28"/>
          <w:szCs w:val="28"/>
        </w:rPr>
        <w:t xml:space="preserve">. </w:t>
      </w:r>
      <w:r w:rsidR="00CE50D8">
        <w:rPr>
          <w:rFonts w:ascii="Cambria" w:hAnsi="Cambria"/>
          <w:sz w:val="28"/>
          <w:szCs w:val="28"/>
        </w:rPr>
        <w:t xml:space="preserve">‘I’ll show you what happens to </w:t>
      </w:r>
      <w:r w:rsidR="00CE50D8" w:rsidRPr="00037F59">
        <w:rPr>
          <w:rFonts w:ascii="Cambria" w:hAnsi="Cambria"/>
          <w:sz w:val="28"/>
          <w:szCs w:val="28"/>
        </w:rPr>
        <w:t xml:space="preserve">naughty little </w:t>
      </w:r>
      <w:r w:rsidR="00CE50D8">
        <w:rPr>
          <w:rFonts w:ascii="Cambria" w:hAnsi="Cambria"/>
          <w:sz w:val="28"/>
          <w:szCs w:val="28"/>
        </w:rPr>
        <w:t>girls, shall I?’</w:t>
      </w:r>
    </w:p>
    <w:p w14:paraId="2EFF5C04" w14:textId="537FEE3F" w:rsidR="00037F59" w:rsidRDefault="00037F59" w:rsidP="00476536">
      <w:pPr>
        <w:spacing w:line="360" w:lineRule="auto"/>
        <w:contextualSpacing/>
        <w:rPr>
          <w:rFonts w:ascii="Cambria" w:hAnsi="Cambria"/>
          <w:sz w:val="28"/>
          <w:szCs w:val="28"/>
        </w:rPr>
      </w:pPr>
      <w:r>
        <w:rPr>
          <w:rFonts w:ascii="Cambria" w:hAnsi="Cambria"/>
          <w:sz w:val="28"/>
          <w:szCs w:val="28"/>
        </w:rPr>
        <w:tab/>
        <w:t>‘</w:t>
      </w:r>
      <w:r w:rsidR="005C297B">
        <w:rPr>
          <w:rFonts w:ascii="Cambria" w:hAnsi="Cambria"/>
          <w:sz w:val="28"/>
          <w:szCs w:val="28"/>
        </w:rPr>
        <w:t>Y</w:t>
      </w:r>
      <w:r w:rsidR="00F70E62">
        <w:rPr>
          <w:rFonts w:ascii="Cambria" w:hAnsi="Cambria"/>
          <w:sz w:val="28"/>
          <w:szCs w:val="28"/>
        </w:rPr>
        <w:t>es</w:t>
      </w:r>
      <w:ins w:id="5320" w:author="Daisy Watt" w:date="2026-06-19T10:33:00Z" w16du:dateUtc="2026-06-19T09:33:00Z">
        <w:r w:rsidR="008D4F94">
          <w:rPr>
            <w:rFonts w:ascii="Cambria" w:hAnsi="Cambria"/>
            <w:sz w:val="28"/>
            <w:szCs w:val="28"/>
          </w:rPr>
          <w:t>,</w:t>
        </w:r>
      </w:ins>
      <w:r w:rsidR="00F70E62">
        <w:rPr>
          <w:rFonts w:ascii="Cambria" w:hAnsi="Cambria"/>
          <w:sz w:val="28"/>
          <w:szCs w:val="28"/>
        </w:rPr>
        <w:t xml:space="preserve"> please</w:t>
      </w:r>
      <w:r w:rsidR="00D979CE">
        <w:rPr>
          <w:rFonts w:ascii="Cambria" w:hAnsi="Cambria"/>
          <w:sz w:val="28"/>
          <w:szCs w:val="28"/>
        </w:rPr>
        <w:t>!</w:t>
      </w:r>
      <w:r>
        <w:rPr>
          <w:rFonts w:ascii="Cambria" w:hAnsi="Cambria"/>
          <w:sz w:val="28"/>
          <w:szCs w:val="28"/>
        </w:rPr>
        <w:t xml:space="preserve">’ </w:t>
      </w:r>
      <w:r w:rsidR="006C23B4">
        <w:rPr>
          <w:rFonts w:ascii="Cambria" w:hAnsi="Cambria"/>
          <w:sz w:val="28"/>
          <w:szCs w:val="28"/>
        </w:rPr>
        <w:t>Savannah</w:t>
      </w:r>
      <w:r w:rsidR="00C15C5C">
        <w:rPr>
          <w:rFonts w:ascii="Cambria" w:hAnsi="Cambria"/>
          <w:sz w:val="28"/>
          <w:szCs w:val="28"/>
        </w:rPr>
        <w:t xml:space="preserve"> </w:t>
      </w:r>
      <w:ins w:id="5321" w:author="Claire S" w:date="2026-04-30T11:23:00Z" w16du:dateUtc="2026-04-30T10:23:00Z">
        <w:r w:rsidR="00CB2E20">
          <w:rPr>
            <w:rFonts w:ascii="Cambria" w:hAnsi="Cambria"/>
            <w:sz w:val="28"/>
            <w:szCs w:val="28"/>
          </w:rPr>
          <w:t>sigh</w:t>
        </w:r>
        <w:r w:rsidR="00D979CE">
          <w:rPr>
            <w:rFonts w:ascii="Cambria" w:hAnsi="Cambria"/>
            <w:sz w:val="28"/>
            <w:szCs w:val="28"/>
          </w:rPr>
          <w:t>ed</w:t>
        </w:r>
      </w:ins>
      <w:del w:id="5322" w:author="Claire S" w:date="2026-04-30T11:23:00Z" w16du:dateUtc="2026-04-30T10:23:00Z">
        <w:r w:rsidR="00D979CE">
          <w:rPr>
            <w:rFonts w:ascii="Cambria" w:hAnsi="Cambria"/>
            <w:sz w:val="28"/>
            <w:szCs w:val="28"/>
          </w:rPr>
          <w:delText>breathed</w:delText>
        </w:r>
      </w:del>
      <w:r w:rsidR="00C1013E">
        <w:rPr>
          <w:rFonts w:ascii="Cambria" w:hAnsi="Cambria"/>
          <w:sz w:val="28"/>
          <w:szCs w:val="28"/>
        </w:rPr>
        <w:t xml:space="preserve">, her face </w:t>
      </w:r>
      <w:del w:id="5323" w:author="Daisy Watt" w:date="2026-06-19T10:34:00Z" w16du:dateUtc="2026-06-19T09:34:00Z">
        <w:r w:rsidR="00C1013E">
          <w:rPr>
            <w:rFonts w:ascii="Cambria" w:hAnsi="Cambria"/>
            <w:sz w:val="28"/>
            <w:szCs w:val="28"/>
          </w:rPr>
          <w:delText xml:space="preserve">pressed </w:delText>
        </w:r>
      </w:del>
      <w:del w:id="5324" w:author="Daisy Watt" w:date="2026-06-19T10:33:00Z" w16du:dateUtc="2026-06-19T09:33:00Z">
        <w:r w:rsidR="008D358E">
          <w:rPr>
            <w:rFonts w:ascii="Cambria" w:hAnsi="Cambria"/>
            <w:sz w:val="28"/>
            <w:szCs w:val="28"/>
          </w:rPr>
          <w:delText xml:space="preserve">so </w:delText>
        </w:r>
      </w:del>
      <w:del w:id="5325" w:author="Daisy Watt" w:date="2026-06-19T10:34:00Z" w16du:dateUtc="2026-06-19T09:34:00Z">
        <w:r w:rsidR="008D358E">
          <w:rPr>
            <w:rFonts w:ascii="Cambria" w:hAnsi="Cambria"/>
            <w:sz w:val="28"/>
            <w:szCs w:val="28"/>
          </w:rPr>
          <w:delText xml:space="preserve">hard </w:delText>
        </w:r>
      </w:del>
      <w:del w:id="5326" w:author="Daisy Watt" w:date="2026-06-19T10:33:00Z" w16du:dateUtc="2026-06-19T09:33:00Z">
        <w:r w:rsidR="00C1013E">
          <w:rPr>
            <w:rFonts w:ascii="Cambria" w:hAnsi="Cambria"/>
            <w:sz w:val="28"/>
            <w:szCs w:val="28"/>
          </w:rPr>
          <w:delText>in</w:delText>
        </w:r>
      </w:del>
      <w:r w:rsidR="00C1013E">
        <w:rPr>
          <w:rFonts w:ascii="Cambria" w:hAnsi="Cambria"/>
          <w:sz w:val="28"/>
          <w:szCs w:val="28"/>
        </w:rPr>
        <w:t>to the</w:t>
      </w:r>
      <w:r w:rsidR="00105978">
        <w:rPr>
          <w:rFonts w:ascii="Cambria" w:hAnsi="Cambria"/>
          <w:sz w:val="28"/>
          <w:szCs w:val="28"/>
        </w:rPr>
        <w:t xml:space="preserve"> oak</w:t>
      </w:r>
      <w:r w:rsidR="00C1013E">
        <w:rPr>
          <w:rFonts w:ascii="Cambria" w:hAnsi="Cambria"/>
          <w:sz w:val="28"/>
          <w:szCs w:val="28"/>
        </w:rPr>
        <w:t xml:space="preserve"> table</w:t>
      </w:r>
      <w:r w:rsidR="008D358E">
        <w:rPr>
          <w:rFonts w:ascii="Cambria" w:hAnsi="Cambria"/>
          <w:sz w:val="28"/>
          <w:szCs w:val="28"/>
        </w:rPr>
        <w:t xml:space="preserve">, </w:t>
      </w:r>
      <w:ins w:id="5327" w:author="Daisy Watt" w:date="2026-06-19T10:33:00Z" w16du:dateUtc="2026-06-19T09:33:00Z">
        <w:r w:rsidR="008D4F94">
          <w:rPr>
            <w:rFonts w:ascii="Cambria" w:hAnsi="Cambria"/>
            <w:sz w:val="28"/>
            <w:szCs w:val="28"/>
          </w:rPr>
          <w:t xml:space="preserve">so </w:t>
        </w:r>
      </w:ins>
      <w:r w:rsidR="008D358E">
        <w:rPr>
          <w:rFonts w:ascii="Cambria" w:hAnsi="Cambria"/>
          <w:sz w:val="28"/>
          <w:szCs w:val="28"/>
        </w:rPr>
        <w:t xml:space="preserve">she </w:t>
      </w:r>
      <w:ins w:id="5328" w:author="Claire S" w:date="2026-07-21T09:55:00Z" w16du:dateUtc="2026-07-21T08:55:00Z">
        <w:r w:rsidR="00002819">
          <w:rPr>
            <w:rFonts w:ascii="Cambria" w:hAnsi="Cambria"/>
            <w:sz w:val="28"/>
            <w:szCs w:val="28"/>
          </w:rPr>
          <w:t xml:space="preserve">was inhaling </w:t>
        </w:r>
      </w:ins>
      <w:del w:id="5329" w:author="Claire S" w:date="2026-07-21T09:55:00Z" w16du:dateUtc="2026-07-21T08:55:00Z">
        <w:r w:rsidR="008D358E" w:rsidDel="00002819">
          <w:rPr>
            <w:rFonts w:ascii="Cambria" w:hAnsi="Cambria"/>
            <w:sz w:val="28"/>
            <w:szCs w:val="28"/>
          </w:rPr>
          <w:delText xml:space="preserve">could </w:delText>
        </w:r>
        <w:r w:rsidR="008D358E" w:rsidRPr="008D4F94" w:rsidDel="00002819">
          <w:rPr>
            <w:rFonts w:ascii="Cambria" w:hAnsi="Cambria"/>
            <w:sz w:val="28"/>
            <w:szCs w:val="28"/>
            <w:highlight w:val="green"/>
            <w:rPrChange w:id="5330" w:author="Daisy Watt" w:date="2026-06-23T12:42:00Z" w16du:dateUtc="2026-06-23T10:42:00Z">
              <w:rPr>
                <w:rFonts w:ascii="Cambria" w:hAnsi="Cambria"/>
                <w:sz w:val="28"/>
                <w:szCs w:val="28"/>
              </w:rPr>
            </w:rPrChange>
          </w:rPr>
          <w:delText>smell</w:delText>
        </w:r>
        <w:r w:rsidR="008D358E" w:rsidDel="00002819">
          <w:rPr>
            <w:rFonts w:ascii="Cambria" w:hAnsi="Cambria"/>
            <w:sz w:val="28"/>
            <w:szCs w:val="28"/>
          </w:rPr>
          <w:delText xml:space="preserve"> </w:delText>
        </w:r>
      </w:del>
      <w:del w:id="5331" w:author="Claire S" w:date="2026-07-21T10:36:00Z" w16du:dateUtc="2026-07-21T09:36:00Z">
        <w:r w:rsidR="008D358E" w:rsidDel="00927FFB">
          <w:rPr>
            <w:rFonts w:ascii="Cambria" w:hAnsi="Cambria"/>
            <w:sz w:val="28"/>
            <w:szCs w:val="28"/>
          </w:rPr>
          <w:delText xml:space="preserve">the </w:delText>
        </w:r>
      </w:del>
      <w:r w:rsidR="00CE50D8">
        <w:rPr>
          <w:rFonts w:ascii="Cambria" w:hAnsi="Cambria"/>
          <w:sz w:val="28"/>
          <w:szCs w:val="28"/>
        </w:rPr>
        <w:t>beeswax</w:t>
      </w:r>
      <w:r w:rsidR="00000DD5">
        <w:rPr>
          <w:rFonts w:ascii="Cambria" w:hAnsi="Cambria"/>
          <w:sz w:val="28"/>
          <w:szCs w:val="28"/>
        </w:rPr>
        <w:t xml:space="preserve"> polish</w:t>
      </w:r>
      <w:r w:rsidR="003E416C">
        <w:rPr>
          <w:rFonts w:ascii="Cambria" w:hAnsi="Cambria"/>
          <w:sz w:val="28"/>
          <w:szCs w:val="28"/>
        </w:rPr>
        <w:t>.</w:t>
      </w:r>
      <w:r>
        <w:rPr>
          <w:rFonts w:ascii="Cambria" w:hAnsi="Cambria"/>
          <w:sz w:val="28"/>
          <w:szCs w:val="28"/>
        </w:rPr>
        <w:t xml:space="preserve"> ‘</w:t>
      </w:r>
      <w:r w:rsidR="00DD62D6">
        <w:rPr>
          <w:rFonts w:ascii="Cambria" w:hAnsi="Cambria"/>
          <w:sz w:val="28"/>
          <w:szCs w:val="28"/>
        </w:rPr>
        <w:t xml:space="preserve">I’m dying </w:t>
      </w:r>
      <w:r>
        <w:rPr>
          <w:rFonts w:ascii="Cambria" w:hAnsi="Cambria"/>
          <w:sz w:val="28"/>
          <w:szCs w:val="28"/>
        </w:rPr>
        <w:t>to find out.’</w:t>
      </w:r>
    </w:p>
    <w:p w14:paraId="7266072E" w14:textId="5FDEB6E3" w:rsidR="0094347B" w:rsidRDefault="0094347B" w:rsidP="00476536">
      <w:pPr>
        <w:spacing w:line="360" w:lineRule="auto"/>
        <w:contextualSpacing/>
        <w:rPr>
          <w:rFonts w:ascii="Cambria" w:hAnsi="Cambria"/>
          <w:sz w:val="28"/>
          <w:szCs w:val="28"/>
        </w:rPr>
      </w:pPr>
      <w:r>
        <w:rPr>
          <w:rFonts w:ascii="Cambria" w:hAnsi="Cambria"/>
          <w:sz w:val="28"/>
          <w:szCs w:val="28"/>
        </w:rPr>
        <w:tab/>
        <w:t>‘You will be</w:t>
      </w:r>
      <w:del w:id="5332" w:author="Daisy Watt" w:date="2026-06-19T10:33:00Z" w16du:dateUtc="2026-06-19T09:33:00Z">
        <w:r>
          <w:rPr>
            <w:rFonts w:ascii="Cambria" w:hAnsi="Cambria"/>
            <w:sz w:val="28"/>
            <w:szCs w:val="28"/>
          </w:rPr>
          <w:delText xml:space="preserve">,’ </w:delText>
        </w:r>
        <w:r w:rsidDel="008D4F94">
          <w:rPr>
            <w:rFonts w:ascii="Cambria" w:hAnsi="Cambria"/>
            <w:sz w:val="28"/>
            <w:szCs w:val="28"/>
          </w:rPr>
          <w:delText>h</w:delText>
        </w:r>
      </w:del>
      <w:ins w:id="5333" w:author="Daisy Watt" w:date="2026-06-19T10:33:00Z" w16du:dateUtc="2026-06-19T09:33:00Z">
        <w:r w:rsidR="008D4F94">
          <w:rPr>
            <w:rFonts w:ascii="Cambria" w:hAnsi="Cambria"/>
            <w:sz w:val="28"/>
            <w:szCs w:val="28"/>
          </w:rPr>
          <w:t xml:space="preserve">.’ </w:t>
        </w:r>
      </w:ins>
      <w:del w:id="5334" w:author="Daisy Watt" w:date="2026-06-19T10:51:00Z" w16du:dateUtc="2026-06-19T09:51:00Z">
        <w:r w:rsidDel="008D4F94">
          <w:rPr>
            <w:rFonts w:ascii="Cambria" w:hAnsi="Cambria"/>
            <w:sz w:val="28"/>
            <w:szCs w:val="28"/>
          </w:rPr>
          <w:delText>e</w:delText>
        </w:r>
      </w:del>
      <w:ins w:id="5335" w:author="Daisy Watt" w:date="2026-06-19T10:51:00Z" w16du:dateUtc="2026-06-19T09:51:00Z">
        <w:r w:rsidR="008D4F94">
          <w:rPr>
            <w:rFonts w:ascii="Cambria" w:hAnsi="Cambria"/>
            <w:sz w:val="28"/>
            <w:szCs w:val="28"/>
          </w:rPr>
          <w:t xml:space="preserve">With his hands on the back of her skull, </w:t>
        </w:r>
        <w:r>
          <w:rPr>
            <w:rFonts w:ascii="Cambria" w:hAnsi="Cambria"/>
            <w:sz w:val="28"/>
            <w:szCs w:val="28"/>
          </w:rPr>
          <w:t>he</w:t>
        </w:r>
      </w:ins>
      <w:r>
        <w:rPr>
          <w:rFonts w:ascii="Cambria" w:hAnsi="Cambria"/>
          <w:sz w:val="28"/>
          <w:szCs w:val="28"/>
        </w:rPr>
        <w:t xml:space="preserve"> </w:t>
      </w:r>
      <w:del w:id="5336" w:author="Claire S" w:date="2026-06-03T11:27:00Z" w16du:dateUtc="2026-06-03T10:27:00Z">
        <w:r w:rsidDel="002112A0">
          <w:rPr>
            <w:rFonts w:ascii="Cambria" w:hAnsi="Cambria"/>
            <w:sz w:val="28"/>
            <w:szCs w:val="28"/>
          </w:rPr>
          <w:delText xml:space="preserve">growled, and </w:delText>
        </w:r>
      </w:del>
      <w:r>
        <w:rPr>
          <w:rFonts w:ascii="Cambria" w:hAnsi="Cambria"/>
          <w:sz w:val="28"/>
          <w:szCs w:val="28"/>
        </w:rPr>
        <w:t xml:space="preserve">pushed her down </w:t>
      </w:r>
      <w:r w:rsidR="003014BE">
        <w:rPr>
          <w:rFonts w:ascii="Cambria" w:hAnsi="Cambria"/>
          <w:sz w:val="28"/>
          <w:szCs w:val="28"/>
        </w:rPr>
        <w:t xml:space="preserve">so </w:t>
      </w:r>
      <w:r w:rsidR="0071562D">
        <w:rPr>
          <w:rFonts w:ascii="Cambria" w:hAnsi="Cambria"/>
          <w:sz w:val="28"/>
          <w:szCs w:val="28"/>
        </w:rPr>
        <w:t>forcefully</w:t>
      </w:r>
      <w:r w:rsidR="003014BE">
        <w:rPr>
          <w:rFonts w:ascii="Cambria" w:hAnsi="Cambria"/>
          <w:sz w:val="28"/>
          <w:szCs w:val="28"/>
        </w:rPr>
        <w:t xml:space="preserve">, </w:t>
      </w:r>
      <w:del w:id="5337" w:author="Daisy Watt" w:date="2026-06-19T10:51:00Z" w16du:dateUtc="2026-06-19T09:51:00Z">
        <w:r w:rsidR="0071562D">
          <w:rPr>
            <w:rFonts w:ascii="Cambria" w:hAnsi="Cambria"/>
            <w:sz w:val="28"/>
            <w:szCs w:val="28"/>
          </w:rPr>
          <w:delText>hands over the back of her</w:delText>
        </w:r>
        <w:r w:rsidR="00494D56">
          <w:rPr>
            <w:rFonts w:ascii="Cambria" w:hAnsi="Cambria"/>
            <w:sz w:val="28"/>
            <w:szCs w:val="28"/>
          </w:rPr>
          <w:delText xml:space="preserve"> </w:delText>
        </w:r>
        <w:r w:rsidR="00B61EBF">
          <w:rPr>
            <w:rFonts w:ascii="Cambria" w:hAnsi="Cambria"/>
            <w:sz w:val="28"/>
            <w:szCs w:val="28"/>
          </w:rPr>
          <w:delText>skull</w:delText>
        </w:r>
        <w:r w:rsidR="003014BE">
          <w:rPr>
            <w:rFonts w:ascii="Cambria" w:hAnsi="Cambria"/>
            <w:sz w:val="28"/>
            <w:szCs w:val="28"/>
          </w:rPr>
          <w:delText xml:space="preserve">, </w:delText>
        </w:r>
      </w:del>
      <w:r w:rsidR="003014BE">
        <w:rPr>
          <w:rFonts w:ascii="Cambria" w:hAnsi="Cambria"/>
          <w:sz w:val="28"/>
          <w:szCs w:val="28"/>
        </w:rPr>
        <w:t>she could barely breath</w:t>
      </w:r>
      <w:del w:id="5338" w:author="Daisy Watt" w:date="2026-06-19T10:34:00Z" w16du:dateUtc="2026-06-19T09:34:00Z">
        <w:r>
          <w:rPr>
            <w:rFonts w:ascii="Cambria" w:hAnsi="Cambria"/>
            <w:sz w:val="28"/>
            <w:szCs w:val="28"/>
          </w:rPr>
          <w:delText xml:space="preserve">. </w:delText>
        </w:r>
        <w:r w:rsidR="000A1052">
          <w:rPr>
            <w:rFonts w:ascii="Cambria" w:hAnsi="Cambria"/>
            <w:sz w:val="28"/>
            <w:szCs w:val="28"/>
          </w:rPr>
          <w:delText xml:space="preserve"> </w:delText>
        </w:r>
      </w:del>
      <w:ins w:id="5339" w:author="Daisy Watt" w:date="2026-06-19T10:34:00Z" w16du:dateUtc="2026-06-19T09:34:00Z">
        <w:r w:rsidR="008D4F94">
          <w:rPr>
            <w:rFonts w:ascii="Cambria" w:hAnsi="Cambria"/>
            <w:sz w:val="28"/>
            <w:szCs w:val="28"/>
          </w:rPr>
          <w:t>e.</w:t>
        </w:r>
      </w:ins>
    </w:p>
    <w:p w14:paraId="3E33F254" w14:textId="6C1A5055" w:rsidR="0081351E" w:rsidRDefault="000A1052" w:rsidP="00835D5E">
      <w:pPr>
        <w:spacing w:line="360" w:lineRule="auto"/>
        <w:ind w:firstLine="720"/>
        <w:contextualSpacing/>
        <w:rPr>
          <w:ins w:id="5340" w:author="Claire S" w:date="2026-06-02T18:08:00Z" w16du:dateUtc="2026-06-02T17:08:00Z"/>
          <w:rFonts w:ascii="Cambria" w:hAnsi="Cambria"/>
          <w:sz w:val="28"/>
          <w:szCs w:val="28"/>
        </w:rPr>
      </w:pPr>
      <w:del w:id="5341" w:author="Claire S" w:date="2026-06-02T18:11:00Z" w16du:dateUtc="2026-06-02T17:11:00Z">
        <w:r w:rsidDel="001B39A2">
          <w:rPr>
            <w:rFonts w:ascii="Cambria" w:hAnsi="Cambria"/>
            <w:sz w:val="28"/>
            <w:szCs w:val="28"/>
          </w:rPr>
          <w:tab/>
          <w:delText>She could barely breath</w:delText>
        </w:r>
      </w:del>
      <w:ins w:id="5342" w:author="Daisy Watt" w:date="2026-04-30T11:23:00Z" w16du:dateUtc="2026-04-30T10:23:00Z">
        <w:del w:id="5343" w:author="Claire S" w:date="2026-06-02T18:11:00Z" w16du:dateUtc="2026-06-02T17:11:00Z">
          <w:r w:rsidDel="001B39A2">
            <w:rPr>
              <w:rFonts w:ascii="Cambria" w:hAnsi="Cambria"/>
              <w:sz w:val="28"/>
              <w:szCs w:val="28"/>
            </w:rPr>
            <w:delText>breath</w:delText>
          </w:r>
        </w:del>
      </w:ins>
      <w:ins w:id="5344" w:author="Daisy Watt" w:date="2026-04-24T13:11:00Z" w16du:dateUtc="2026-04-24T12:11:00Z">
        <w:del w:id="5345" w:author="Claire S" w:date="2026-06-02T18:11:00Z" w16du:dateUtc="2026-06-02T17:11:00Z">
          <w:r w:rsidR="000A1F9E" w:rsidDel="001B39A2">
            <w:rPr>
              <w:rFonts w:ascii="Cambria" w:hAnsi="Cambria"/>
              <w:sz w:val="28"/>
              <w:szCs w:val="28"/>
            </w:rPr>
            <w:delText>e</w:delText>
          </w:r>
        </w:del>
      </w:ins>
      <w:del w:id="5346" w:author="Claire S" w:date="2026-06-02T18:11:00Z" w16du:dateUtc="2026-06-02T17:11:00Z">
        <w:r w:rsidR="0071562D" w:rsidDel="001B39A2">
          <w:rPr>
            <w:rFonts w:ascii="Cambria" w:hAnsi="Cambria"/>
            <w:sz w:val="28"/>
            <w:szCs w:val="28"/>
          </w:rPr>
          <w:delText xml:space="preserve"> -</w:delText>
        </w:r>
        <w:r w:rsidDel="001B39A2">
          <w:rPr>
            <w:rFonts w:ascii="Cambria" w:hAnsi="Cambria"/>
            <w:sz w:val="28"/>
            <w:szCs w:val="28"/>
          </w:rPr>
          <w:delText xml:space="preserve"> and it felt electrifying.</w:delText>
        </w:r>
      </w:del>
      <w:ins w:id="5347" w:author="Claire S" w:date="2026-06-02T09:40:00Z" w16du:dateUtc="2026-06-02T08:40:00Z">
        <w:r w:rsidR="00835D5E">
          <w:rPr>
            <w:rFonts w:ascii="Cambria" w:hAnsi="Cambria"/>
            <w:sz w:val="28"/>
            <w:szCs w:val="28"/>
          </w:rPr>
          <w:t xml:space="preserve">And </w:t>
        </w:r>
      </w:ins>
      <w:ins w:id="5348" w:author="Claire S" w:date="2026-06-02T18:07:00Z" w16du:dateUtc="2026-06-02T17:07:00Z">
        <w:r w:rsidR="0081351E">
          <w:rPr>
            <w:rFonts w:ascii="Cambria" w:hAnsi="Cambria"/>
            <w:sz w:val="28"/>
            <w:szCs w:val="28"/>
          </w:rPr>
          <w:t xml:space="preserve">with a nasty flash, </w:t>
        </w:r>
      </w:ins>
      <w:ins w:id="5349" w:author="Claire S" w:date="2026-06-03T11:27:00Z" w16du:dateUtc="2026-06-03T10:27:00Z">
        <w:r w:rsidR="002112A0">
          <w:rPr>
            <w:rFonts w:ascii="Cambria" w:hAnsi="Cambria"/>
            <w:sz w:val="28"/>
            <w:szCs w:val="28"/>
          </w:rPr>
          <w:t>Savannah</w:t>
        </w:r>
      </w:ins>
      <w:ins w:id="5350" w:author="Claire S" w:date="2026-06-02T18:07:00Z" w16du:dateUtc="2026-06-02T17:07:00Z">
        <w:r w:rsidR="0081351E">
          <w:rPr>
            <w:rFonts w:ascii="Cambria" w:hAnsi="Cambria"/>
            <w:sz w:val="28"/>
            <w:szCs w:val="28"/>
          </w:rPr>
          <w:t xml:space="preserve"> remembered </w:t>
        </w:r>
      </w:ins>
      <w:ins w:id="5351" w:author="Claire S" w:date="2026-06-02T09:40:00Z" w16du:dateUtc="2026-06-02T08:40:00Z">
        <w:r w:rsidR="00835D5E">
          <w:rPr>
            <w:rFonts w:ascii="Cambria" w:hAnsi="Cambria"/>
            <w:sz w:val="28"/>
            <w:szCs w:val="28"/>
          </w:rPr>
          <w:t>the thing she’d been grappling with</w:t>
        </w:r>
      </w:ins>
      <w:ins w:id="5352" w:author="Claire S" w:date="2026-06-02T09:41:00Z" w16du:dateUtc="2026-06-02T08:41:00Z">
        <w:r w:rsidR="00835D5E">
          <w:rPr>
            <w:rFonts w:ascii="Cambria" w:hAnsi="Cambria"/>
            <w:sz w:val="28"/>
            <w:szCs w:val="28"/>
          </w:rPr>
          <w:t xml:space="preserve"> since they’d left the Savoy</w:t>
        </w:r>
      </w:ins>
      <w:ins w:id="5353" w:author="Daisy Watt" w:date="2026-06-19T10:51:00Z" w16du:dateUtc="2026-06-19T09:51:00Z">
        <w:r w:rsidR="008D4F94">
          <w:rPr>
            <w:rFonts w:ascii="Cambria" w:hAnsi="Cambria"/>
            <w:sz w:val="28"/>
            <w:szCs w:val="28"/>
          </w:rPr>
          <w:t xml:space="preserve">: </w:t>
        </w:r>
      </w:ins>
      <w:ins w:id="5354" w:author="Claire S" w:date="2026-06-02T09:40:00Z" w16du:dateUtc="2026-06-02T08:40:00Z">
        <w:del w:id="5355" w:author="Daisy Watt" w:date="2026-06-19T10:51:00Z" w16du:dateUtc="2026-06-19T09:51:00Z">
          <w:r w:rsidR="00835D5E">
            <w:rPr>
              <w:rFonts w:ascii="Cambria" w:hAnsi="Cambria"/>
              <w:sz w:val="28"/>
              <w:szCs w:val="28"/>
            </w:rPr>
            <w:delText xml:space="preserve">; </w:delText>
          </w:r>
        </w:del>
        <w:r w:rsidR="00835D5E">
          <w:rPr>
            <w:rFonts w:ascii="Cambria" w:hAnsi="Cambria"/>
            <w:sz w:val="28"/>
            <w:szCs w:val="28"/>
          </w:rPr>
          <w:t>the fact that</w:t>
        </w:r>
      </w:ins>
      <w:ins w:id="5356" w:author="Claire S" w:date="2026-06-02T18:07:00Z" w16du:dateUtc="2026-06-02T17:07:00Z">
        <w:r w:rsidR="0081351E">
          <w:rPr>
            <w:rFonts w:ascii="Cambria" w:hAnsi="Cambria"/>
            <w:sz w:val="28"/>
            <w:szCs w:val="28"/>
          </w:rPr>
          <w:t>,</w:t>
        </w:r>
      </w:ins>
      <w:ins w:id="5357" w:author="Claire S" w:date="2026-06-02T09:40:00Z" w16du:dateUtc="2026-06-02T08:40:00Z">
        <w:r w:rsidR="00835D5E">
          <w:rPr>
            <w:rFonts w:ascii="Cambria" w:hAnsi="Cambria"/>
            <w:sz w:val="28"/>
            <w:szCs w:val="28"/>
          </w:rPr>
          <w:t xml:space="preserve"> for a few seconds in that ballroom, she’d </w:t>
        </w:r>
      </w:ins>
      <w:ins w:id="5358" w:author="Claire S" w:date="2026-06-02T18:08:00Z" w16du:dateUtc="2026-06-02T17:08:00Z">
        <w:r w:rsidR="0081351E">
          <w:rPr>
            <w:rFonts w:ascii="Cambria" w:hAnsi="Cambria"/>
            <w:sz w:val="28"/>
            <w:szCs w:val="28"/>
          </w:rPr>
          <w:t xml:space="preserve">recognised </w:t>
        </w:r>
      </w:ins>
      <w:ins w:id="5359" w:author="Claire S" w:date="2026-06-02T09:40:00Z" w16du:dateUtc="2026-06-02T08:40:00Z">
        <w:r w:rsidR="00835D5E">
          <w:rPr>
            <w:rFonts w:ascii="Cambria" w:hAnsi="Cambria"/>
            <w:sz w:val="28"/>
            <w:szCs w:val="28"/>
          </w:rPr>
          <w:t>the face of the dummy</w:t>
        </w:r>
      </w:ins>
      <w:ins w:id="5360" w:author="Claire S" w:date="2026-06-02T18:08:00Z" w16du:dateUtc="2026-06-02T17:08:00Z">
        <w:r w:rsidR="0081351E">
          <w:rPr>
            <w:rFonts w:ascii="Cambria" w:hAnsi="Cambria"/>
            <w:sz w:val="28"/>
            <w:szCs w:val="28"/>
          </w:rPr>
          <w:t>.</w:t>
        </w:r>
      </w:ins>
    </w:p>
    <w:p w14:paraId="53A1E21B" w14:textId="471ABBB7" w:rsidR="001B39A2" w:rsidRDefault="00657899">
      <w:pPr>
        <w:spacing w:line="360" w:lineRule="auto"/>
        <w:ind w:firstLine="720"/>
        <w:contextualSpacing/>
        <w:rPr>
          <w:ins w:id="5361" w:author="Claire S" w:date="2026-06-02T18:11:00Z" w16du:dateUtc="2026-06-02T17:11:00Z"/>
          <w:rFonts w:ascii="Cambria" w:hAnsi="Cambria"/>
          <w:sz w:val="28"/>
          <w:szCs w:val="28"/>
        </w:rPr>
        <w:pPrChange w:id="5362" w:author="Claire S" w:date="2026-06-03T11:28:00Z" w16du:dateUtc="2026-06-03T10:28:00Z">
          <w:pPr>
            <w:spacing w:line="360" w:lineRule="auto"/>
            <w:contextualSpacing/>
          </w:pPr>
        </w:pPrChange>
      </w:pPr>
      <w:ins w:id="5363" w:author="Claire S" w:date="2026-06-03T11:28:00Z" w16du:dateUtc="2026-06-03T10:28:00Z">
        <w:r>
          <w:rPr>
            <w:rFonts w:ascii="Cambria" w:hAnsi="Cambria"/>
            <w:sz w:val="28"/>
            <w:szCs w:val="28"/>
          </w:rPr>
          <w:t xml:space="preserve">But </w:t>
        </w:r>
      </w:ins>
      <w:ins w:id="5364" w:author="Claire S" w:date="2026-06-02T09:42:00Z" w16du:dateUtc="2026-06-02T08:42:00Z">
        <w:r w:rsidR="006F58C6">
          <w:rPr>
            <w:rFonts w:ascii="Cambria" w:hAnsi="Cambria"/>
            <w:sz w:val="28"/>
            <w:szCs w:val="28"/>
          </w:rPr>
          <w:t>in her drunken haze</w:t>
        </w:r>
      </w:ins>
      <w:ins w:id="5365" w:author="Claire S" w:date="2026-06-02T18:08:00Z" w16du:dateUtc="2026-06-02T17:08:00Z">
        <w:r w:rsidR="004C2485">
          <w:rPr>
            <w:rFonts w:ascii="Cambria" w:hAnsi="Cambria"/>
            <w:sz w:val="28"/>
            <w:szCs w:val="28"/>
          </w:rPr>
          <w:t xml:space="preserve">, </w:t>
        </w:r>
      </w:ins>
      <w:ins w:id="5366" w:author="Claire S" w:date="2026-06-02T09:41:00Z" w16du:dateUtc="2026-06-02T08:41:00Z">
        <w:r w:rsidR="00B22BEF">
          <w:rPr>
            <w:rFonts w:ascii="Cambria" w:hAnsi="Cambria"/>
            <w:sz w:val="28"/>
            <w:szCs w:val="28"/>
          </w:rPr>
          <w:t xml:space="preserve">she couldn’t think whose face it </w:t>
        </w:r>
      </w:ins>
      <w:ins w:id="5367" w:author="Claire S" w:date="2026-06-02T09:42:00Z" w16du:dateUtc="2026-06-02T08:42:00Z">
        <w:r w:rsidR="006F58C6">
          <w:rPr>
            <w:rFonts w:ascii="Cambria" w:hAnsi="Cambria"/>
            <w:sz w:val="28"/>
            <w:szCs w:val="28"/>
          </w:rPr>
          <w:t>had been</w:t>
        </w:r>
      </w:ins>
      <w:ins w:id="5368" w:author="Claire S" w:date="2026-06-03T11:28:00Z" w16du:dateUtc="2026-06-03T10:28:00Z">
        <w:r>
          <w:rPr>
            <w:rFonts w:ascii="Cambria" w:hAnsi="Cambria"/>
            <w:sz w:val="28"/>
            <w:szCs w:val="28"/>
          </w:rPr>
          <w:t xml:space="preserve">, and </w:t>
        </w:r>
      </w:ins>
      <w:ins w:id="5369" w:author="Claire S" w:date="2026-06-02T18:11:00Z" w16du:dateUtc="2026-06-02T17:11:00Z">
        <w:r w:rsidR="001A6F27">
          <w:rPr>
            <w:rFonts w:ascii="Cambria" w:hAnsi="Cambria"/>
            <w:sz w:val="28"/>
            <w:szCs w:val="28"/>
          </w:rPr>
          <w:t xml:space="preserve">the memory slid from her head again as </w:t>
        </w:r>
      </w:ins>
      <w:ins w:id="5370" w:author="Claire S" w:date="2026-06-03T11:28:00Z" w16du:dateUtc="2026-06-03T10:28:00Z">
        <w:r>
          <w:rPr>
            <w:rFonts w:ascii="Cambria" w:hAnsi="Cambria"/>
            <w:sz w:val="28"/>
            <w:szCs w:val="28"/>
          </w:rPr>
          <w:t xml:space="preserve">she let </w:t>
        </w:r>
      </w:ins>
      <w:ins w:id="5371" w:author="Claire S" w:date="2026-06-02T18:11:00Z" w16du:dateUtc="2026-06-02T17:11:00Z">
        <w:r w:rsidR="001A6F27">
          <w:rPr>
            <w:rFonts w:ascii="Cambria" w:hAnsi="Cambria"/>
            <w:sz w:val="28"/>
            <w:szCs w:val="28"/>
          </w:rPr>
          <w:t>Jackson t</w:t>
        </w:r>
      </w:ins>
      <w:ins w:id="5372" w:author="Claire S" w:date="2026-06-03T11:28:00Z" w16du:dateUtc="2026-06-03T10:28:00Z">
        <w:r>
          <w:rPr>
            <w:rFonts w:ascii="Cambria" w:hAnsi="Cambria"/>
            <w:sz w:val="28"/>
            <w:szCs w:val="28"/>
          </w:rPr>
          <w:t>ake</w:t>
        </w:r>
      </w:ins>
      <w:ins w:id="5373" w:author="Claire S" w:date="2026-06-02T18:11:00Z" w16du:dateUtc="2026-06-02T17:11:00Z">
        <w:r w:rsidR="001A6F27">
          <w:rPr>
            <w:rFonts w:ascii="Cambria" w:hAnsi="Cambria"/>
            <w:sz w:val="28"/>
            <w:szCs w:val="28"/>
          </w:rPr>
          <w:t xml:space="preserve"> </w:t>
        </w:r>
      </w:ins>
      <w:ins w:id="5374" w:author="Claire S" w:date="2026-07-21T10:36:00Z" w16du:dateUtc="2026-07-21T09:36:00Z">
        <w:r w:rsidR="00927FFB">
          <w:rPr>
            <w:rFonts w:ascii="Cambria" w:hAnsi="Cambria"/>
            <w:sz w:val="28"/>
            <w:szCs w:val="28"/>
          </w:rPr>
          <w:t>the lead</w:t>
        </w:r>
      </w:ins>
      <w:ins w:id="5375" w:author="Claire S" w:date="2026-06-02T18:11:00Z" w16du:dateUtc="2026-06-02T17:11:00Z">
        <w:r w:rsidR="001A6F27">
          <w:rPr>
            <w:rFonts w:ascii="Cambria" w:hAnsi="Cambria"/>
            <w:sz w:val="28"/>
            <w:szCs w:val="28"/>
          </w:rPr>
          <w:t>.</w:t>
        </w:r>
        <w:r w:rsidR="001B39A2" w:rsidRPr="001B39A2">
          <w:rPr>
            <w:rFonts w:ascii="Cambria" w:hAnsi="Cambria"/>
            <w:sz w:val="28"/>
            <w:szCs w:val="28"/>
          </w:rPr>
          <w:t xml:space="preserve"> </w:t>
        </w:r>
        <w:r w:rsidR="001B39A2">
          <w:rPr>
            <w:rFonts w:ascii="Cambria" w:hAnsi="Cambria"/>
            <w:sz w:val="28"/>
            <w:szCs w:val="28"/>
          </w:rPr>
          <w:tab/>
        </w:r>
      </w:ins>
      <w:ins w:id="5376" w:author="Claire S" w:date="2026-06-08T12:55:00Z" w16du:dateUtc="2026-06-08T11:55:00Z">
        <w:del w:id="5377" w:author="Daisy Watt" w:date="2026-06-19T10:52:00Z" w16du:dateUtc="2026-06-19T09:52:00Z">
          <w:r w:rsidR="009D1975">
            <w:rPr>
              <w:rFonts w:ascii="Cambria" w:hAnsi="Cambria"/>
              <w:sz w:val="28"/>
              <w:szCs w:val="28"/>
            </w:rPr>
            <w:delText>As she lay facedown</w:delText>
          </w:r>
        </w:del>
      </w:ins>
      <w:ins w:id="5378" w:author="Claire S" w:date="2026-06-03T11:28:00Z" w16du:dateUtc="2026-06-03T10:28:00Z">
        <w:del w:id="5379" w:author="Daisy Watt" w:date="2026-06-19T10:52:00Z" w16du:dateUtc="2026-06-19T09:52:00Z">
          <w:r>
            <w:rPr>
              <w:rFonts w:ascii="Cambria" w:hAnsi="Cambria"/>
              <w:sz w:val="28"/>
              <w:szCs w:val="28"/>
            </w:rPr>
            <w:delText xml:space="preserve"> in front of her dad’s portrait, Savannah </w:delText>
          </w:r>
        </w:del>
      </w:ins>
      <w:ins w:id="5380" w:author="Claire S" w:date="2026-06-02T18:11:00Z" w16du:dateUtc="2026-06-02T17:11:00Z">
        <w:del w:id="5381" w:author="Daisy Watt" w:date="2026-06-19T10:52:00Z" w16du:dateUtc="2026-06-19T09:52:00Z">
          <w:r w:rsidR="001B39A2">
            <w:rPr>
              <w:rFonts w:ascii="Cambria" w:hAnsi="Cambria"/>
              <w:sz w:val="28"/>
              <w:szCs w:val="28"/>
            </w:rPr>
            <w:delText xml:space="preserve">could barely breathe - and </w:delText>
          </w:r>
          <w:r w:rsidR="001B39A2" w:rsidDel="008D4F94">
            <w:rPr>
              <w:rFonts w:ascii="Cambria" w:hAnsi="Cambria"/>
              <w:sz w:val="28"/>
              <w:szCs w:val="28"/>
            </w:rPr>
            <w:delText>i</w:delText>
          </w:r>
        </w:del>
      </w:ins>
      <w:ins w:id="5382" w:author="Daisy Watt" w:date="2026-06-19T10:52:00Z" w16du:dateUtc="2026-06-19T09:52:00Z">
        <w:r w:rsidR="008D4F94">
          <w:rPr>
            <w:rFonts w:ascii="Cambria" w:hAnsi="Cambria"/>
            <w:sz w:val="28"/>
            <w:szCs w:val="28"/>
          </w:rPr>
          <w:t>I</w:t>
        </w:r>
      </w:ins>
      <w:ins w:id="5383" w:author="Claire S" w:date="2026-06-02T18:11:00Z" w16du:dateUtc="2026-06-02T17:11:00Z">
        <w:r w:rsidR="001B39A2">
          <w:rPr>
            <w:rFonts w:ascii="Cambria" w:hAnsi="Cambria"/>
            <w:sz w:val="28"/>
            <w:szCs w:val="28"/>
          </w:rPr>
          <w:t xml:space="preserve">t felt electrifying. Electrifying – </w:t>
        </w:r>
      </w:ins>
      <w:ins w:id="5384" w:author="Claire S" w:date="2026-06-08T12:55:00Z" w16du:dateUtc="2026-06-08T11:55:00Z">
        <w:r w:rsidR="009D1975">
          <w:rPr>
            <w:rFonts w:ascii="Cambria" w:hAnsi="Cambria"/>
            <w:sz w:val="28"/>
            <w:szCs w:val="28"/>
          </w:rPr>
          <w:t>mix</w:t>
        </w:r>
      </w:ins>
      <w:ins w:id="5385" w:author="Claire S" w:date="2026-06-02T18:11:00Z" w16du:dateUtc="2026-06-02T17:11:00Z">
        <w:r w:rsidR="001B39A2">
          <w:rPr>
            <w:rFonts w:ascii="Cambria" w:hAnsi="Cambria"/>
            <w:sz w:val="28"/>
            <w:szCs w:val="28"/>
          </w:rPr>
          <w:t xml:space="preserve">ed with something else darker; something she didn’t want to acknowledge right now.  </w:t>
        </w:r>
      </w:ins>
    </w:p>
    <w:p w14:paraId="046C02F3" w14:textId="03B66A0D" w:rsidR="001B39A2" w:rsidRDefault="001B39A2" w:rsidP="001B39A2">
      <w:pPr>
        <w:spacing w:line="360" w:lineRule="auto"/>
        <w:ind w:firstLine="720"/>
        <w:contextualSpacing/>
        <w:rPr>
          <w:ins w:id="5386" w:author="Claire S" w:date="2026-06-02T18:11:00Z" w16du:dateUtc="2026-06-02T17:11:00Z"/>
          <w:rFonts w:ascii="Cambria" w:hAnsi="Cambria"/>
          <w:sz w:val="28"/>
          <w:szCs w:val="28"/>
        </w:rPr>
      </w:pPr>
      <w:ins w:id="5387" w:author="Claire S" w:date="2026-06-02T18:11:00Z" w16du:dateUtc="2026-06-02T17:11:00Z">
        <w:r>
          <w:rPr>
            <w:rFonts w:ascii="Cambria" w:hAnsi="Cambria"/>
            <w:sz w:val="28"/>
            <w:szCs w:val="28"/>
          </w:rPr>
          <w:t xml:space="preserve">Something that </w:t>
        </w:r>
        <w:r w:rsidRPr="00002819">
          <w:rPr>
            <w:rFonts w:ascii="Cambria" w:hAnsi="Cambria"/>
            <w:sz w:val="28"/>
            <w:szCs w:val="28"/>
          </w:rPr>
          <w:t>smel</w:t>
        </w:r>
      </w:ins>
      <w:ins w:id="5388" w:author="Daisy Watt" w:date="2026-06-16T17:36:00Z" w16du:dateUtc="2026-06-16T16:36:00Z">
        <w:r w:rsidR="00B50750" w:rsidRPr="00002819">
          <w:rPr>
            <w:rFonts w:ascii="Cambria" w:hAnsi="Cambria"/>
            <w:sz w:val="28"/>
            <w:szCs w:val="28"/>
          </w:rPr>
          <w:t>led</w:t>
        </w:r>
      </w:ins>
      <w:ins w:id="5389" w:author="Claire S" w:date="2026-06-02T18:11:00Z" w16du:dateUtc="2026-06-02T17:11:00Z">
        <w:del w:id="5390" w:author="Daisy Watt" w:date="2026-06-16T17:36:00Z" w16du:dateUtc="2026-06-16T16:36:00Z">
          <w:r w:rsidRPr="00002819" w:rsidDel="00B50750">
            <w:rPr>
              <w:rFonts w:ascii="Cambria" w:hAnsi="Cambria"/>
              <w:sz w:val="28"/>
              <w:szCs w:val="28"/>
            </w:rPr>
            <w:delText>t</w:delText>
          </w:r>
        </w:del>
        <w:r w:rsidRPr="00002819">
          <w:rPr>
            <w:rFonts w:ascii="Cambria" w:hAnsi="Cambria"/>
            <w:sz w:val="28"/>
            <w:szCs w:val="28"/>
          </w:rPr>
          <w:t xml:space="preserve"> like</w:t>
        </w:r>
        <w:r>
          <w:rPr>
            <w:rFonts w:ascii="Cambria" w:hAnsi="Cambria"/>
            <w:sz w:val="28"/>
            <w:szCs w:val="28"/>
          </w:rPr>
          <w:t xml:space="preserve"> death.</w:t>
        </w:r>
      </w:ins>
    </w:p>
    <w:p w14:paraId="2D68EC3D" w14:textId="3EB9CF49" w:rsidR="001A6F27" w:rsidRDefault="001A6F27" w:rsidP="00835D5E">
      <w:pPr>
        <w:spacing w:line="360" w:lineRule="auto"/>
        <w:ind w:firstLine="720"/>
        <w:contextualSpacing/>
        <w:rPr>
          <w:ins w:id="5391" w:author="Claire S" w:date="2026-06-02T09:40:00Z" w16du:dateUtc="2026-06-02T08:40:00Z"/>
          <w:rFonts w:ascii="Cambria" w:hAnsi="Cambria"/>
          <w:sz w:val="28"/>
          <w:szCs w:val="28"/>
        </w:rPr>
      </w:pPr>
    </w:p>
    <w:p w14:paraId="4E86A913" w14:textId="77777777" w:rsidR="00835D5E" w:rsidRDefault="00835D5E" w:rsidP="00835D5E">
      <w:pPr>
        <w:spacing w:line="360" w:lineRule="auto"/>
        <w:contextualSpacing/>
        <w:rPr>
          <w:ins w:id="5392" w:author="Claire S" w:date="2026-06-02T09:40:00Z" w16du:dateUtc="2026-06-02T08:40:00Z"/>
          <w:rFonts w:ascii="Cambria" w:hAnsi="Cambria"/>
          <w:b/>
          <w:bCs/>
          <w:sz w:val="28"/>
          <w:szCs w:val="28"/>
        </w:rPr>
      </w:pPr>
    </w:p>
    <w:p w14:paraId="19E64FFE" w14:textId="77777777" w:rsidR="00835D5E" w:rsidRDefault="00835D5E" w:rsidP="00476536">
      <w:pPr>
        <w:spacing w:line="360" w:lineRule="auto"/>
        <w:contextualSpacing/>
        <w:rPr>
          <w:ins w:id="5393" w:author="Claire S" w:date="2026-05-08T08:38:00Z" w16du:dateUtc="2026-05-08T07:38:00Z"/>
          <w:rFonts w:ascii="Cambria" w:hAnsi="Cambria"/>
          <w:sz w:val="28"/>
          <w:szCs w:val="28"/>
        </w:rPr>
      </w:pPr>
    </w:p>
    <w:p w14:paraId="49D3504E" w14:textId="7E574BCE" w:rsidR="000A1052" w:rsidRPr="007B7564" w:rsidDel="00B22BEF" w:rsidRDefault="000A1052">
      <w:pPr>
        <w:spacing w:line="360" w:lineRule="auto"/>
        <w:ind w:firstLine="720"/>
        <w:contextualSpacing/>
        <w:rPr>
          <w:del w:id="5394" w:author="Claire S" w:date="2026-06-02T09:41:00Z" w16du:dateUtc="2026-06-02T08:41:00Z"/>
          <w:rFonts w:ascii="Cambria" w:hAnsi="Cambria"/>
          <w:sz w:val="28"/>
          <w:szCs w:val="28"/>
        </w:rPr>
        <w:pPrChange w:id="5395" w:author="Claire S" w:date="2026-05-08T08:38:00Z" w16du:dateUtc="2026-05-08T07:38:00Z">
          <w:pPr>
            <w:spacing w:line="360" w:lineRule="auto"/>
            <w:contextualSpacing/>
          </w:pPr>
        </w:pPrChange>
      </w:pPr>
    </w:p>
    <w:p w14:paraId="31546784" w14:textId="77777777" w:rsidR="008112C0" w:rsidRDefault="008112C0" w:rsidP="00B641CD">
      <w:pPr>
        <w:spacing w:line="360" w:lineRule="auto"/>
        <w:contextualSpacing/>
        <w:rPr>
          <w:rFonts w:ascii="Cambria" w:hAnsi="Cambria"/>
          <w:b/>
          <w:bCs/>
          <w:sz w:val="28"/>
          <w:szCs w:val="28"/>
        </w:rPr>
      </w:pPr>
    </w:p>
    <w:p w14:paraId="114CCDEC" w14:textId="77777777" w:rsidR="003014BE" w:rsidRDefault="003014BE" w:rsidP="00B641CD">
      <w:pPr>
        <w:spacing w:line="360" w:lineRule="auto"/>
        <w:contextualSpacing/>
        <w:rPr>
          <w:ins w:id="5396" w:author="Claire S" w:date="2026-06-03T11:28:00Z" w16du:dateUtc="2026-06-03T10:28:00Z"/>
          <w:rFonts w:ascii="Cambria" w:hAnsi="Cambria"/>
          <w:b/>
          <w:bCs/>
          <w:sz w:val="28"/>
          <w:szCs w:val="28"/>
        </w:rPr>
      </w:pPr>
    </w:p>
    <w:p w14:paraId="5582E040" w14:textId="77777777" w:rsidR="00657899" w:rsidRDefault="00657899" w:rsidP="00B641CD">
      <w:pPr>
        <w:spacing w:line="360" w:lineRule="auto"/>
        <w:contextualSpacing/>
        <w:rPr>
          <w:ins w:id="5397" w:author="Claire S" w:date="2026-06-03T11:28:00Z" w16du:dateUtc="2026-06-03T10:28:00Z"/>
          <w:rFonts w:ascii="Cambria" w:hAnsi="Cambria"/>
          <w:b/>
          <w:bCs/>
          <w:sz w:val="28"/>
          <w:szCs w:val="28"/>
        </w:rPr>
      </w:pPr>
    </w:p>
    <w:p w14:paraId="7200C0BA" w14:textId="77777777" w:rsidR="00657899" w:rsidRDefault="00657899" w:rsidP="00B641CD">
      <w:pPr>
        <w:spacing w:line="360" w:lineRule="auto"/>
        <w:contextualSpacing/>
        <w:rPr>
          <w:ins w:id="5398" w:author="Claire S" w:date="2026-06-03T11:28:00Z" w16du:dateUtc="2026-06-03T10:28:00Z"/>
          <w:rFonts w:ascii="Cambria" w:hAnsi="Cambria"/>
          <w:b/>
          <w:bCs/>
          <w:sz w:val="28"/>
          <w:szCs w:val="28"/>
        </w:rPr>
      </w:pPr>
    </w:p>
    <w:p w14:paraId="253C3370" w14:textId="77777777" w:rsidR="00657899" w:rsidRDefault="00657899" w:rsidP="00B641CD">
      <w:pPr>
        <w:spacing w:line="360" w:lineRule="auto"/>
        <w:contextualSpacing/>
        <w:rPr>
          <w:ins w:id="5399" w:author="Claire S" w:date="2026-06-03T11:28:00Z" w16du:dateUtc="2026-06-03T10:28:00Z"/>
          <w:rFonts w:ascii="Cambria" w:hAnsi="Cambria"/>
          <w:b/>
          <w:bCs/>
          <w:sz w:val="28"/>
          <w:szCs w:val="28"/>
        </w:rPr>
      </w:pPr>
    </w:p>
    <w:p w14:paraId="6D0B15A3" w14:textId="77777777" w:rsidR="00657899" w:rsidRDefault="00657899" w:rsidP="00B641CD">
      <w:pPr>
        <w:spacing w:line="360" w:lineRule="auto"/>
        <w:contextualSpacing/>
        <w:rPr>
          <w:rFonts w:ascii="Cambria" w:hAnsi="Cambria"/>
          <w:b/>
          <w:bCs/>
          <w:sz w:val="28"/>
          <w:szCs w:val="28"/>
        </w:rPr>
      </w:pPr>
    </w:p>
    <w:p w14:paraId="58699A4A" w14:textId="77777777" w:rsidR="003014BE" w:rsidRDefault="003014BE" w:rsidP="00B641CD">
      <w:pPr>
        <w:spacing w:line="360" w:lineRule="auto"/>
        <w:contextualSpacing/>
        <w:rPr>
          <w:rFonts w:ascii="Cambria" w:hAnsi="Cambria"/>
          <w:b/>
          <w:bCs/>
          <w:sz w:val="28"/>
          <w:szCs w:val="28"/>
        </w:rPr>
      </w:pPr>
    </w:p>
    <w:p w14:paraId="4AABC722" w14:textId="6C4A3160" w:rsidR="003014BE" w:rsidDel="004C168A" w:rsidRDefault="003014BE" w:rsidP="00B641CD">
      <w:pPr>
        <w:spacing w:line="360" w:lineRule="auto"/>
        <w:contextualSpacing/>
        <w:rPr>
          <w:del w:id="5400" w:author="Claire S" w:date="2026-07-22T10:46:00Z" w16du:dateUtc="2026-07-22T09:46:00Z"/>
          <w:rFonts w:ascii="Cambria" w:hAnsi="Cambria"/>
          <w:b/>
          <w:bCs/>
          <w:sz w:val="28"/>
          <w:szCs w:val="28"/>
        </w:rPr>
      </w:pPr>
    </w:p>
    <w:p w14:paraId="07ED3FDA" w14:textId="62C4AA78" w:rsidR="003014BE" w:rsidDel="00480188" w:rsidRDefault="003014BE" w:rsidP="00B641CD">
      <w:pPr>
        <w:spacing w:line="360" w:lineRule="auto"/>
        <w:contextualSpacing/>
        <w:rPr>
          <w:del w:id="5401" w:author="Claire S" w:date="2026-06-02T18:11:00Z" w16du:dateUtc="2026-06-02T17:11:00Z"/>
          <w:rFonts w:ascii="Cambria" w:hAnsi="Cambria"/>
          <w:b/>
          <w:bCs/>
          <w:sz w:val="28"/>
          <w:szCs w:val="28"/>
        </w:rPr>
      </w:pPr>
    </w:p>
    <w:p w14:paraId="1B5BD2C2" w14:textId="2DCCB9D4" w:rsidR="003014BE" w:rsidDel="001A6F27" w:rsidRDefault="003014BE" w:rsidP="00B641CD">
      <w:pPr>
        <w:spacing w:line="360" w:lineRule="auto"/>
        <w:contextualSpacing/>
        <w:rPr>
          <w:del w:id="5402" w:author="Claire S" w:date="2026-06-02T18:11:00Z" w16du:dateUtc="2026-06-02T17:11:00Z"/>
          <w:rFonts w:ascii="Cambria" w:hAnsi="Cambria"/>
          <w:b/>
          <w:bCs/>
          <w:sz w:val="28"/>
          <w:szCs w:val="28"/>
        </w:rPr>
      </w:pPr>
    </w:p>
    <w:p w14:paraId="221F39E6" w14:textId="5D71E2C0" w:rsidR="003014BE" w:rsidDel="006F58C6" w:rsidRDefault="003014BE" w:rsidP="00B641CD">
      <w:pPr>
        <w:spacing w:line="360" w:lineRule="auto"/>
        <w:contextualSpacing/>
        <w:rPr>
          <w:del w:id="5403" w:author="Claire S" w:date="2026-06-02T09:42:00Z" w16du:dateUtc="2026-06-02T08:42:00Z"/>
          <w:rFonts w:ascii="Cambria" w:hAnsi="Cambria"/>
          <w:b/>
          <w:bCs/>
          <w:sz w:val="28"/>
          <w:szCs w:val="28"/>
        </w:rPr>
      </w:pPr>
    </w:p>
    <w:p w14:paraId="5B67965A" w14:textId="7514CF9D" w:rsidR="003014BE" w:rsidDel="006F58C6" w:rsidRDefault="003014BE" w:rsidP="00B641CD">
      <w:pPr>
        <w:spacing w:line="360" w:lineRule="auto"/>
        <w:contextualSpacing/>
        <w:rPr>
          <w:del w:id="5404" w:author="Claire S" w:date="2026-06-02T09:42:00Z" w16du:dateUtc="2026-06-02T08:42:00Z"/>
          <w:rFonts w:ascii="Cambria" w:hAnsi="Cambria"/>
          <w:b/>
          <w:bCs/>
          <w:sz w:val="28"/>
          <w:szCs w:val="28"/>
        </w:rPr>
      </w:pPr>
    </w:p>
    <w:p w14:paraId="05865211" w14:textId="3A6DC182" w:rsidR="003014BE" w:rsidDel="006F58C6" w:rsidRDefault="003014BE" w:rsidP="00B641CD">
      <w:pPr>
        <w:spacing w:line="360" w:lineRule="auto"/>
        <w:contextualSpacing/>
        <w:rPr>
          <w:del w:id="5405" w:author="Claire S" w:date="2026-06-02T09:42:00Z" w16du:dateUtc="2026-06-02T08:42:00Z"/>
          <w:rFonts w:ascii="Cambria" w:hAnsi="Cambria"/>
          <w:b/>
          <w:bCs/>
          <w:sz w:val="28"/>
          <w:szCs w:val="28"/>
        </w:rPr>
      </w:pPr>
    </w:p>
    <w:p w14:paraId="4E8D539A" w14:textId="1FA55B4A" w:rsidR="003014BE" w:rsidDel="006F58C6" w:rsidRDefault="003014BE" w:rsidP="00B641CD">
      <w:pPr>
        <w:spacing w:line="360" w:lineRule="auto"/>
        <w:contextualSpacing/>
        <w:rPr>
          <w:del w:id="5406" w:author="Claire S" w:date="2026-06-02T09:42:00Z" w16du:dateUtc="2026-06-02T08:42:00Z"/>
          <w:rFonts w:ascii="Cambria" w:hAnsi="Cambria"/>
          <w:b/>
          <w:bCs/>
          <w:sz w:val="28"/>
          <w:szCs w:val="28"/>
        </w:rPr>
      </w:pPr>
    </w:p>
    <w:p w14:paraId="67A0964E" w14:textId="25ABEF2A" w:rsidR="003014BE" w:rsidDel="006F58C6" w:rsidRDefault="003014BE" w:rsidP="00B641CD">
      <w:pPr>
        <w:spacing w:line="360" w:lineRule="auto"/>
        <w:contextualSpacing/>
        <w:rPr>
          <w:del w:id="5407" w:author="Claire S" w:date="2026-06-02T09:42:00Z" w16du:dateUtc="2026-06-02T08:42:00Z"/>
          <w:rFonts w:ascii="Cambria" w:hAnsi="Cambria"/>
          <w:b/>
          <w:bCs/>
          <w:sz w:val="28"/>
          <w:szCs w:val="28"/>
        </w:rPr>
      </w:pPr>
    </w:p>
    <w:p w14:paraId="6FFF58FB" w14:textId="5002EA76" w:rsidR="003014BE" w:rsidDel="006F58C6" w:rsidRDefault="003014BE" w:rsidP="00B641CD">
      <w:pPr>
        <w:spacing w:line="360" w:lineRule="auto"/>
        <w:contextualSpacing/>
        <w:rPr>
          <w:del w:id="5408" w:author="Claire S" w:date="2026-06-02T09:42:00Z" w16du:dateUtc="2026-06-02T08:42:00Z"/>
          <w:rFonts w:ascii="Cambria" w:hAnsi="Cambria"/>
          <w:b/>
          <w:bCs/>
          <w:sz w:val="28"/>
          <w:szCs w:val="28"/>
        </w:rPr>
      </w:pPr>
    </w:p>
    <w:p w14:paraId="24D6B61A" w14:textId="31B73F77" w:rsidR="003014BE" w:rsidDel="00D905D9" w:rsidRDefault="003014BE" w:rsidP="00B641CD">
      <w:pPr>
        <w:spacing w:line="360" w:lineRule="auto"/>
        <w:contextualSpacing/>
        <w:rPr>
          <w:del w:id="5409" w:author="Claire S" w:date="2026-05-08T08:38:00Z" w16du:dateUtc="2026-05-08T07:38:00Z"/>
          <w:rFonts w:ascii="Cambria" w:hAnsi="Cambria"/>
          <w:b/>
          <w:bCs/>
          <w:sz w:val="28"/>
          <w:szCs w:val="28"/>
        </w:rPr>
      </w:pPr>
    </w:p>
    <w:p w14:paraId="3A3F09FA" w14:textId="5E0A8854" w:rsidR="00A66AA3" w:rsidDel="00D905D9" w:rsidRDefault="00A66AA3" w:rsidP="00B641CD">
      <w:pPr>
        <w:spacing w:line="360" w:lineRule="auto"/>
        <w:contextualSpacing/>
        <w:rPr>
          <w:del w:id="5410" w:author="Claire S" w:date="2026-05-08T08:38:00Z" w16du:dateUtc="2026-05-08T07:38:00Z"/>
          <w:rFonts w:ascii="Cambria" w:hAnsi="Cambria"/>
          <w:b/>
          <w:bCs/>
          <w:sz w:val="28"/>
          <w:szCs w:val="28"/>
        </w:rPr>
      </w:pPr>
    </w:p>
    <w:p w14:paraId="6E14A139" w14:textId="551CDF06" w:rsidR="00A66AA3" w:rsidDel="00D905D9" w:rsidRDefault="00A66AA3" w:rsidP="00B641CD">
      <w:pPr>
        <w:spacing w:line="360" w:lineRule="auto"/>
        <w:contextualSpacing/>
        <w:rPr>
          <w:del w:id="5411" w:author="Claire S" w:date="2026-05-08T08:38:00Z" w16du:dateUtc="2026-05-08T07:38:00Z"/>
          <w:rFonts w:ascii="Cambria" w:hAnsi="Cambria"/>
          <w:b/>
          <w:bCs/>
          <w:sz w:val="28"/>
          <w:szCs w:val="28"/>
        </w:rPr>
      </w:pPr>
    </w:p>
    <w:p w14:paraId="69F36565" w14:textId="3DABABC4" w:rsidR="00A66AA3" w:rsidDel="00F61D8F" w:rsidRDefault="00A66AA3" w:rsidP="00B641CD">
      <w:pPr>
        <w:spacing w:line="360" w:lineRule="auto"/>
        <w:contextualSpacing/>
        <w:rPr>
          <w:del w:id="5412" w:author="Claire S" w:date="2026-05-07T08:36:00Z" w16du:dateUtc="2026-05-07T07:36:00Z"/>
          <w:rFonts w:ascii="Cambria" w:hAnsi="Cambria"/>
          <w:b/>
          <w:bCs/>
          <w:sz w:val="28"/>
          <w:szCs w:val="28"/>
        </w:rPr>
      </w:pPr>
    </w:p>
    <w:p w14:paraId="58E62600" w14:textId="77777777" w:rsidR="00A66AA3" w:rsidRDefault="00A66AA3" w:rsidP="00B641CD">
      <w:pPr>
        <w:spacing w:line="360" w:lineRule="auto"/>
        <w:contextualSpacing/>
        <w:rPr>
          <w:del w:id="5413" w:author="Claire S" w:date="2026-04-30T11:23:00Z" w16du:dateUtc="2026-04-30T10:23:00Z"/>
          <w:rFonts w:ascii="Cambria" w:hAnsi="Cambria"/>
          <w:b/>
          <w:bCs/>
          <w:sz w:val="28"/>
          <w:szCs w:val="28"/>
        </w:rPr>
      </w:pPr>
    </w:p>
    <w:p w14:paraId="677698C9" w14:textId="77777777" w:rsidR="00A66AA3" w:rsidRDefault="00A66AA3" w:rsidP="00B641CD">
      <w:pPr>
        <w:spacing w:line="360" w:lineRule="auto"/>
        <w:contextualSpacing/>
        <w:rPr>
          <w:del w:id="5414" w:author="Claire S" w:date="2026-04-30T11:23:00Z" w16du:dateUtc="2026-04-30T10:23:00Z"/>
          <w:rFonts w:ascii="Cambria" w:hAnsi="Cambria"/>
          <w:b/>
          <w:bCs/>
          <w:sz w:val="28"/>
          <w:szCs w:val="28"/>
        </w:rPr>
      </w:pPr>
    </w:p>
    <w:p w14:paraId="1C3DA58E" w14:textId="77777777" w:rsidR="00F6089D" w:rsidRDefault="00F6089D" w:rsidP="00B641CD">
      <w:pPr>
        <w:spacing w:line="360" w:lineRule="auto"/>
        <w:contextualSpacing/>
        <w:rPr>
          <w:del w:id="5415" w:author="Claire S" w:date="2026-04-30T11:23:00Z" w16du:dateUtc="2026-04-30T10:23:00Z"/>
          <w:rFonts w:ascii="Cambria" w:hAnsi="Cambria"/>
          <w:b/>
          <w:bCs/>
          <w:sz w:val="28"/>
          <w:szCs w:val="28"/>
        </w:rPr>
      </w:pPr>
    </w:p>
    <w:p w14:paraId="039C87B0" w14:textId="1560276B" w:rsidR="003014BE" w:rsidRDefault="003E416C" w:rsidP="00B641CD">
      <w:pPr>
        <w:spacing w:line="360" w:lineRule="auto"/>
        <w:contextualSpacing/>
        <w:rPr>
          <w:rFonts w:ascii="Cambria" w:hAnsi="Cambria"/>
          <w:b/>
          <w:bCs/>
          <w:sz w:val="28"/>
          <w:szCs w:val="28"/>
        </w:rPr>
      </w:pPr>
      <w:commentRangeStart w:id="5416"/>
      <w:r>
        <w:rPr>
          <w:rFonts w:ascii="Cambria" w:hAnsi="Cambria"/>
          <w:b/>
          <w:bCs/>
          <w:sz w:val="28"/>
          <w:szCs w:val="28"/>
        </w:rPr>
        <w:t xml:space="preserve">CHAPTER </w:t>
      </w:r>
      <w:r w:rsidR="000A1052">
        <w:rPr>
          <w:rFonts w:ascii="Cambria" w:hAnsi="Cambria"/>
          <w:b/>
          <w:bCs/>
          <w:sz w:val="28"/>
          <w:szCs w:val="28"/>
        </w:rPr>
        <w:t>9</w:t>
      </w:r>
      <w:commentRangeEnd w:id="5416"/>
      <w:r w:rsidR="00FC58F6">
        <w:rPr>
          <w:rStyle w:val="CommentReference"/>
          <w:rFonts w:ascii="Cambria" w:hAnsi="Cambria"/>
          <w:b/>
          <w:bCs/>
          <w:sz w:val="28"/>
          <w:szCs w:val="28"/>
        </w:rPr>
        <w:commentReference w:id="5416"/>
      </w:r>
    </w:p>
    <w:p w14:paraId="49197A92" w14:textId="0851A641" w:rsidR="001159D5" w:rsidDel="00480188" w:rsidRDefault="007501A7" w:rsidP="00B641CD">
      <w:pPr>
        <w:spacing w:line="360" w:lineRule="auto"/>
        <w:contextualSpacing/>
        <w:rPr>
          <w:del w:id="5417" w:author="Claire S" w:date="2026-07-17T09:10:00Z" w16du:dateUtc="2026-07-17T08:10:00Z"/>
          <w:rFonts w:ascii="Cambria" w:hAnsi="Cambria"/>
          <w:b/>
          <w:bCs/>
          <w:sz w:val="28"/>
          <w:szCs w:val="28"/>
        </w:rPr>
      </w:pPr>
      <w:del w:id="5418" w:author="Claire S" w:date="2026-07-17T09:10:00Z" w16du:dateUtc="2026-07-17T08:10:00Z">
        <w:r w:rsidDel="00480188">
          <w:rPr>
            <w:rFonts w:ascii="Cambria" w:hAnsi="Cambria"/>
            <w:b/>
            <w:bCs/>
            <w:sz w:val="28"/>
            <w:szCs w:val="28"/>
          </w:rPr>
          <w:delText>S</w:delText>
        </w:r>
        <w:r w:rsidR="0068722D" w:rsidDel="00480188">
          <w:rPr>
            <w:rFonts w:ascii="Cambria" w:hAnsi="Cambria"/>
            <w:b/>
            <w:bCs/>
            <w:sz w:val="28"/>
            <w:szCs w:val="28"/>
          </w:rPr>
          <w:delText>UNDAY</w:delText>
        </w:r>
      </w:del>
      <w:ins w:id="5419" w:author="Daisy Watt" w:date="2026-06-19T23:02:00Z" w16du:dateUtc="2026-06-19T21:02:00Z">
        <w:del w:id="5420" w:author="Claire S" w:date="2026-07-17T09:10:00Z" w16du:dateUtc="2026-07-17T08:10:00Z">
          <w:r w:rsidDel="00480188">
            <w:rPr>
              <w:rFonts w:ascii="Cambria" w:hAnsi="Cambria"/>
              <w:b/>
              <w:bCs/>
              <w:sz w:val="28"/>
              <w:szCs w:val="28"/>
            </w:rPr>
            <w:delText xml:space="preserve"> </w:delText>
          </w:r>
          <w:commentRangeStart w:id="5421"/>
          <w:r w:rsidR="00BD4D18" w:rsidDel="00480188">
            <w:rPr>
              <w:rFonts w:ascii="Cambria" w:hAnsi="Cambria"/>
              <w:b/>
              <w:bCs/>
              <w:sz w:val="28"/>
              <w:szCs w:val="28"/>
            </w:rPr>
            <w:delText>MORNING</w:delText>
          </w:r>
        </w:del>
      </w:ins>
      <w:commentRangeEnd w:id="5421"/>
      <w:ins w:id="5422" w:author="Daisy Watt" w:date="2026-06-19T23:03:00Z" w16du:dateUtc="2026-06-19T21:03:00Z">
        <w:del w:id="5423" w:author="Claire S" w:date="2026-07-17T09:10:00Z" w16du:dateUtc="2026-07-17T08:10:00Z">
          <w:r w:rsidR="002938BE" w:rsidDel="00480188">
            <w:rPr>
              <w:rStyle w:val="CommentReference"/>
              <w:rFonts w:ascii="Cambria" w:hAnsi="Cambria"/>
              <w:b/>
              <w:bCs/>
              <w:sz w:val="28"/>
              <w:szCs w:val="28"/>
            </w:rPr>
            <w:commentReference w:id="5421"/>
          </w:r>
        </w:del>
      </w:ins>
      <w:del w:id="5424" w:author="Claire S" w:date="2026-07-17T09:10:00Z" w16du:dateUtc="2026-07-17T08:10:00Z">
        <w:r w:rsidDel="00480188">
          <w:rPr>
            <w:rFonts w:ascii="Cambria" w:hAnsi="Cambria"/>
            <w:b/>
            <w:bCs/>
            <w:sz w:val="28"/>
            <w:szCs w:val="28"/>
          </w:rPr>
          <w:delText xml:space="preserve"> </w:delText>
        </w:r>
        <w:r w:rsidR="00A035CE" w:rsidDel="00480188">
          <w:rPr>
            <w:rFonts w:ascii="Cambria" w:hAnsi="Cambria"/>
            <w:b/>
            <w:bCs/>
            <w:sz w:val="28"/>
            <w:szCs w:val="28"/>
          </w:rPr>
          <w:delText>7</w:delText>
        </w:r>
        <w:r w:rsidR="0068722D" w:rsidDel="00480188">
          <w:rPr>
            <w:rFonts w:ascii="Cambria" w:hAnsi="Cambria"/>
            <w:b/>
            <w:bCs/>
            <w:sz w:val="28"/>
            <w:szCs w:val="28"/>
          </w:rPr>
          <w:delText>AM</w:delText>
        </w:r>
      </w:del>
    </w:p>
    <w:p w14:paraId="1300D7A8" w14:textId="22E33D8C" w:rsidR="009F509F" w:rsidDel="00480188" w:rsidRDefault="00C2458F" w:rsidP="00C2458F">
      <w:pPr>
        <w:spacing w:line="360" w:lineRule="auto"/>
        <w:contextualSpacing/>
        <w:rPr>
          <w:del w:id="5425" w:author="Claire S" w:date="2026-07-17T09:10:00Z" w16du:dateUtc="2026-07-17T08:10:00Z"/>
          <w:rFonts w:ascii="Cambria" w:hAnsi="Cambria"/>
          <w:sz w:val="28"/>
          <w:szCs w:val="28"/>
        </w:rPr>
      </w:pPr>
      <w:del w:id="5426" w:author="Claire S" w:date="2026-07-17T09:10:00Z" w16du:dateUtc="2026-07-17T08:10:00Z">
        <w:r w:rsidDel="00480188">
          <w:rPr>
            <w:rFonts w:ascii="Cambria" w:hAnsi="Cambria"/>
            <w:sz w:val="28"/>
            <w:szCs w:val="28"/>
          </w:rPr>
          <w:delText xml:space="preserve">The </w:delText>
        </w:r>
        <w:r w:rsidR="00DB4128" w:rsidDel="00480188">
          <w:rPr>
            <w:rFonts w:ascii="Cambria" w:hAnsi="Cambria"/>
            <w:sz w:val="28"/>
            <w:szCs w:val="28"/>
          </w:rPr>
          <w:delText xml:space="preserve">newest Langley </w:delText>
        </w:r>
        <w:r w:rsidDel="00480188">
          <w:rPr>
            <w:rFonts w:ascii="Cambria" w:hAnsi="Cambria"/>
            <w:sz w:val="28"/>
            <w:szCs w:val="28"/>
          </w:rPr>
          <w:delText>security guard, M</w:delText>
        </w:r>
        <w:r w:rsidR="001A49D0" w:rsidDel="00480188">
          <w:rPr>
            <w:rFonts w:ascii="Cambria" w:hAnsi="Cambria"/>
            <w:sz w:val="28"/>
            <w:szCs w:val="28"/>
          </w:rPr>
          <w:delText>elvin</w:delText>
        </w:r>
        <w:r w:rsidDel="00480188">
          <w:rPr>
            <w:rFonts w:ascii="Cambria" w:hAnsi="Cambria"/>
            <w:sz w:val="28"/>
            <w:szCs w:val="28"/>
          </w:rPr>
          <w:delText xml:space="preserve"> Jones, stop</w:delText>
        </w:r>
        <w:r w:rsidR="00105978" w:rsidDel="00480188">
          <w:rPr>
            <w:rFonts w:ascii="Cambria" w:hAnsi="Cambria"/>
            <w:sz w:val="28"/>
            <w:szCs w:val="28"/>
          </w:rPr>
          <w:delText>ped</w:delText>
        </w:r>
        <w:r w:rsidDel="00480188">
          <w:rPr>
            <w:rFonts w:ascii="Cambria" w:hAnsi="Cambria"/>
            <w:sz w:val="28"/>
            <w:szCs w:val="28"/>
          </w:rPr>
          <w:delText xml:space="preserve"> </w:delText>
        </w:r>
        <w:r w:rsidR="00484F9B" w:rsidDel="00480188">
          <w:rPr>
            <w:rFonts w:ascii="Cambria" w:hAnsi="Cambria"/>
            <w:sz w:val="28"/>
            <w:szCs w:val="28"/>
          </w:rPr>
          <w:delText xml:space="preserve">stock-still </w:delText>
        </w:r>
        <w:r w:rsidDel="00480188">
          <w:rPr>
            <w:rFonts w:ascii="Cambria" w:hAnsi="Cambria"/>
            <w:sz w:val="28"/>
            <w:szCs w:val="28"/>
          </w:rPr>
          <w:delText xml:space="preserve">on his way through the </w:delText>
        </w:r>
        <w:r w:rsidRPr="009E28B1" w:rsidDel="00480188">
          <w:rPr>
            <w:rFonts w:ascii="Cambria" w:hAnsi="Cambria"/>
            <w:sz w:val="28"/>
            <w:szCs w:val="28"/>
            <w:highlight w:val="yellow"/>
            <w:rPrChange w:id="5427" w:author="Daisy Watt" w:date="2026-06-23T12:42:00Z" w16du:dateUtc="2026-06-23T10:42:00Z">
              <w:rPr>
                <w:rFonts w:ascii="Cambria" w:hAnsi="Cambria"/>
                <w:sz w:val="28"/>
                <w:szCs w:val="28"/>
              </w:rPr>
            </w:rPrChange>
          </w:rPr>
          <w:delText>open</w:delText>
        </w:r>
        <w:r w:rsidR="00484F9B" w:rsidRPr="009E28B1" w:rsidDel="00480188">
          <w:rPr>
            <w:rFonts w:ascii="Cambria" w:hAnsi="Cambria"/>
            <w:sz w:val="28"/>
            <w:szCs w:val="28"/>
            <w:highlight w:val="yellow"/>
            <w:rPrChange w:id="5428" w:author="Daisy Watt" w:date="2026-06-23T12:42:00Z" w16du:dateUtc="2026-06-23T10:42:00Z">
              <w:rPr>
                <w:rFonts w:ascii="Cambria" w:hAnsi="Cambria"/>
                <w:sz w:val="28"/>
                <w:szCs w:val="28"/>
              </w:rPr>
            </w:rPrChange>
          </w:rPr>
          <w:delText>-</w:delText>
        </w:r>
        <w:r w:rsidRPr="009E28B1" w:rsidDel="00480188">
          <w:rPr>
            <w:rFonts w:ascii="Cambria" w:hAnsi="Cambria"/>
            <w:sz w:val="28"/>
            <w:szCs w:val="28"/>
            <w:highlight w:val="yellow"/>
            <w:rPrChange w:id="5429" w:author="Daisy Watt" w:date="2026-06-23T12:42:00Z" w16du:dateUtc="2026-06-23T10:42:00Z">
              <w:rPr>
                <w:rFonts w:ascii="Cambria" w:hAnsi="Cambria"/>
                <w:sz w:val="28"/>
                <w:szCs w:val="28"/>
              </w:rPr>
            </w:rPrChange>
          </w:rPr>
          <w:delText>plan first</w:delText>
        </w:r>
      </w:del>
      <w:ins w:id="5430" w:author="Daisy Watt" w:date="2026-06-19T17:25:00Z" w16du:dateUtc="2026-06-19T15:25:00Z">
        <w:del w:id="5431" w:author="Claire S" w:date="2026-07-17T09:10:00Z" w16du:dateUtc="2026-07-17T08:10:00Z">
          <w:r w:rsidR="00107915" w:rsidRPr="009E28B1" w:rsidDel="00480188">
            <w:rPr>
              <w:rFonts w:ascii="Cambria" w:hAnsi="Cambria"/>
              <w:sz w:val="28"/>
              <w:szCs w:val="28"/>
              <w:highlight w:val="yellow"/>
              <w:rPrChange w:id="5432" w:author="Daisy Watt" w:date="2026-06-19T17:51:00Z" w16du:dateUtc="2026-06-19T15:51:00Z">
                <w:rPr>
                  <w:rFonts w:ascii="Cambria" w:hAnsi="Cambria"/>
                  <w:sz w:val="28"/>
                  <w:szCs w:val="28"/>
                </w:rPr>
              </w:rPrChange>
            </w:rPr>
            <w:delText>-</w:delText>
          </w:r>
        </w:del>
      </w:ins>
      <w:del w:id="5433" w:author="Claire S" w:date="2026-07-17T09:10:00Z" w16du:dateUtc="2026-07-17T08:10:00Z">
        <w:r w:rsidRPr="009E28B1" w:rsidDel="00480188">
          <w:rPr>
            <w:rFonts w:ascii="Cambria" w:hAnsi="Cambria"/>
            <w:sz w:val="28"/>
            <w:szCs w:val="28"/>
            <w:highlight w:val="yellow"/>
            <w:rPrChange w:id="5434" w:author="Daisy Watt" w:date="2026-06-23T12:42:00Z" w16du:dateUtc="2026-06-23T10:42:00Z">
              <w:rPr>
                <w:rFonts w:ascii="Cambria" w:hAnsi="Cambria"/>
                <w:sz w:val="28"/>
                <w:szCs w:val="28"/>
              </w:rPr>
            </w:rPrChange>
          </w:rPr>
          <w:delText xml:space="preserve"> floor</w:delText>
        </w:r>
        <w:r w:rsidR="00484F9B" w:rsidDel="00480188">
          <w:rPr>
            <w:rFonts w:ascii="Cambria" w:hAnsi="Cambria"/>
            <w:sz w:val="28"/>
            <w:szCs w:val="28"/>
          </w:rPr>
          <w:delText xml:space="preserve"> office</w:delText>
        </w:r>
        <w:r w:rsidR="002C7A18" w:rsidDel="00480188">
          <w:rPr>
            <w:rFonts w:ascii="Cambria" w:hAnsi="Cambria"/>
            <w:sz w:val="28"/>
            <w:szCs w:val="28"/>
          </w:rPr>
          <w:delText>, his thermos</w:delText>
        </w:r>
        <w:r w:rsidR="000155F9" w:rsidDel="00480188">
          <w:rPr>
            <w:rFonts w:ascii="Cambria" w:hAnsi="Cambria"/>
            <w:sz w:val="28"/>
            <w:szCs w:val="28"/>
          </w:rPr>
          <w:delText xml:space="preserve"> flask</w:delText>
        </w:r>
        <w:r w:rsidR="002C7A18" w:rsidDel="00480188">
          <w:rPr>
            <w:rFonts w:ascii="Cambria" w:hAnsi="Cambria"/>
            <w:sz w:val="28"/>
            <w:szCs w:val="28"/>
          </w:rPr>
          <w:delText xml:space="preserve"> crashing to the ground.  </w:delText>
        </w:r>
      </w:del>
    </w:p>
    <w:p w14:paraId="17BBF7AB" w14:textId="3CAF3E6C" w:rsidR="00484F9B" w:rsidDel="00480188" w:rsidRDefault="00C2458F" w:rsidP="00C84BB8">
      <w:pPr>
        <w:spacing w:line="360" w:lineRule="auto"/>
        <w:ind w:firstLine="720"/>
        <w:contextualSpacing/>
        <w:rPr>
          <w:del w:id="5435" w:author="Claire S" w:date="2026-07-17T09:10:00Z" w16du:dateUtc="2026-07-17T08:10:00Z"/>
          <w:rFonts w:ascii="Cambria" w:hAnsi="Cambria"/>
          <w:sz w:val="28"/>
          <w:szCs w:val="28"/>
        </w:rPr>
      </w:pPr>
      <w:del w:id="5436" w:author="Claire S" w:date="2026-07-17T09:10:00Z" w16du:dateUtc="2026-07-17T08:10:00Z">
        <w:r w:rsidDel="00480188">
          <w:rPr>
            <w:rFonts w:ascii="Cambria" w:hAnsi="Cambria"/>
            <w:sz w:val="28"/>
            <w:szCs w:val="28"/>
          </w:rPr>
          <w:delText>He’</w:delText>
        </w:r>
        <w:r w:rsidR="00105978" w:rsidDel="00480188">
          <w:rPr>
            <w:rFonts w:ascii="Cambria" w:hAnsi="Cambria"/>
            <w:sz w:val="28"/>
            <w:szCs w:val="28"/>
          </w:rPr>
          <w:delText>d</w:delText>
        </w:r>
        <w:r w:rsidDel="00480188">
          <w:rPr>
            <w:rFonts w:ascii="Cambria" w:hAnsi="Cambria"/>
            <w:sz w:val="28"/>
            <w:szCs w:val="28"/>
          </w:rPr>
          <w:delText xml:space="preserve"> been having a crafty </w:delText>
        </w:r>
        <w:r w:rsidR="00D824A3" w:rsidDel="00480188">
          <w:rPr>
            <w:rFonts w:ascii="Cambria" w:hAnsi="Cambria"/>
            <w:sz w:val="28"/>
            <w:szCs w:val="28"/>
          </w:rPr>
          <w:delText>smok</w:delText>
        </w:r>
        <w:r w:rsidDel="00480188">
          <w:rPr>
            <w:rFonts w:ascii="Cambria" w:hAnsi="Cambria"/>
            <w:sz w:val="28"/>
            <w:szCs w:val="28"/>
          </w:rPr>
          <w:delText xml:space="preserve">e </w:delText>
        </w:r>
        <w:r w:rsidR="00484F9B" w:rsidDel="00480188">
          <w:rPr>
            <w:rFonts w:ascii="Cambria" w:hAnsi="Cambria"/>
            <w:sz w:val="28"/>
            <w:szCs w:val="28"/>
          </w:rPr>
          <w:delText xml:space="preserve">on the </w:delText>
        </w:r>
      </w:del>
      <w:del w:id="5437" w:author="Claire S" w:date="2026-05-21T11:23:00Z" w16du:dateUtc="2026-05-21T10:23:00Z">
        <w:r w:rsidR="00484F9B" w:rsidDel="00C84BB8">
          <w:rPr>
            <w:rFonts w:ascii="Cambria" w:hAnsi="Cambria"/>
            <w:sz w:val="28"/>
            <w:szCs w:val="28"/>
          </w:rPr>
          <w:delText>fire</w:delText>
        </w:r>
      </w:del>
      <w:ins w:id="5438" w:author="Daisy Watt" w:date="2026-06-19T17:42:00Z" w16du:dateUtc="2026-06-19T15:42:00Z">
        <w:del w:id="5439" w:author="Claire S" w:date="2026-07-17T09:10:00Z" w16du:dateUtc="2026-07-17T08:10:00Z">
          <w:r w:rsidR="00B527A7" w:rsidDel="00480188">
            <w:rPr>
              <w:rFonts w:ascii="Cambria" w:hAnsi="Cambria"/>
              <w:sz w:val="28"/>
              <w:szCs w:val="28"/>
            </w:rPr>
            <w:delText xml:space="preserve"> </w:delText>
          </w:r>
        </w:del>
      </w:ins>
      <w:del w:id="5440" w:author="Claire S" w:date="2026-07-17T09:10:00Z" w16du:dateUtc="2026-07-17T08:10:00Z">
        <w:r w:rsidR="00484F9B" w:rsidDel="00480188">
          <w:rPr>
            <w:rFonts w:ascii="Cambria" w:hAnsi="Cambria"/>
            <w:sz w:val="28"/>
            <w:szCs w:val="28"/>
          </w:rPr>
          <w:delText>-escape</w:delText>
        </w:r>
        <w:r w:rsidR="009F509F" w:rsidDel="00480188">
          <w:rPr>
            <w:rFonts w:ascii="Cambria" w:hAnsi="Cambria"/>
            <w:sz w:val="28"/>
            <w:szCs w:val="28"/>
          </w:rPr>
          <w:delText xml:space="preserve"> before his shift</w:delText>
        </w:r>
      </w:del>
      <w:ins w:id="5441" w:author="Daisy Watt" w:date="2026-06-19T17:25:00Z" w16du:dateUtc="2026-06-19T15:25:00Z">
        <w:del w:id="5442" w:author="Claire S" w:date="2026-07-17T09:10:00Z" w16du:dateUtc="2026-07-17T08:10:00Z">
          <w:r w:rsidR="009F509F" w:rsidDel="00480188">
            <w:rPr>
              <w:rFonts w:ascii="Cambria" w:hAnsi="Cambria"/>
              <w:sz w:val="28"/>
              <w:szCs w:val="28"/>
            </w:rPr>
            <w:delText xml:space="preserve"> </w:delText>
          </w:r>
          <w:r w:rsidR="00547782" w:rsidDel="00480188">
            <w:rPr>
              <w:rFonts w:ascii="Cambria" w:hAnsi="Cambria"/>
              <w:sz w:val="28"/>
              <w:szCs w:val="28"/>
            </w:rPr>
            <w:delText>properly</w:delText>
          </w:r>
        </w:del>
      </w:ins>
      <w:del w:id="5443" w:author="Claire S" w:date="2026-07-17T09:10:00Z" w16du:dateUtc="2026-07-17T08:10:00Z">
        <w:r w:rsidR="009F509F" w:rsidDel="00480188">
          <w:rPr>
            <w:rFonts w:ascii="Cambria" w:hAnsi="Cambria"/>
            <w:sz w:val="28"/>
            <w:szCs w:val="28"/>
          </w:rPr>
          <w:delText xml:space="preserve"> start</w:delText>
        </w:r>
        <w:r w:rsidR="00105978" w:rsidDel="00480188">
          <w:rPr>
            <w:rFonts w:ascii="Cambria" w:hAnsi="Cambria"/>
            <w:sz w:val="28"/>
            <w:szCs w:val="28"/>
          </w:rPr>
          <w:delText>ed</w:delText>
        </w:r>
        <w:r w:rsidR="00D824A3" w:rsidDel="00480188">
          <w:rPr>
            <w:rFonts w:ascii="Cambria" w:hAnsi="Cambria"/>
            <w:sz w:val="28"/>
            <w:szCs w:val="28"/>
          </w:rPr>
          <w:delText xml:space="preserve"> properly</w:delText>
        </w:r>
      </w:del>
      <w:ins w:id="5444" w:author="Daisy Watt" w:date="2026-06-19T17:46:00Z" w16du:dateUtc="2026-06-19T15:46:00Z">
        <w:del w:id="5445" w:author="Claire S" w:date="2026-07-17T09:10:00Z" w16du:dateUtc="2026-07-17T08:10:00Z">
          <w:r w:rsidR="006B7235" w:rsidDel="00480188">
            <w:rPr>
              <w:rFonts w:ascii="Cambria" w:hAnsi="Cambria"/>
              <w:sz w:val="28"/>
              <w:szCs w:val="28"/>
            </w:rPr>
            <w:delText xml:space="preserve">. </w:delText>
          </w:r>
        </w:del>
      </w:ins>
      <w:del w:id="5446" w:author="Claire S" w:date="2026-07-17T09:10:00Z" w16du:dateUtc="2026-07-17T08:10:00Z">
        <w:r w:rsidR="00105978" w:rsidDel="00480188">
          <w:rPr>
            <w:rFonts w:ascii="Cambria" w:hAnsi="Cambria"/>
            <w:sz w:val="28"/>
            <w:szCs w:val="28"/>
          </w:rPr>
          <w:delText>, though</w:delText>
        </w:r>
        <w:r w:rsidR="00D824A3" w:rsidDel="00480188">
          <w:rPr>
            <w:rFonts w:ascii="Cambria" w:hAnsi="Cambria"/>
            <w:sz w:val="28"/>
            <w:szCs w:val="28"/>
          </w:rPr>
          <w:delText xml:space="preserve"> </w:delText>
        </w:r>
        <w:r w:rsidR="00EF5892" w:rsidDel="00480188">
          <w:rPr>
            <w:rFonts w:ascii="Cambria" w:hAnsi="Cambria"/>
            <w:sz w:val="28"/>
            <w:szCs w:val="28"/>
          </w:rPr>
          <w:delText xml:space="preserve">he’d already sussed </w:delText>
        </w:r>
        <w:r w:rsidR="00F02678" w:rsidRPr="00E32658" w:rsidDel="00480188">
          <w:rPr>
            <w:rFonts w:ascii="Cambria" w:hAnsi="Cambria"/>
            <w:sz w:val="28"/>
            <w:szCs w:val="28"/>
            <w:highlight w:val="yellow"/>
            <w:rPrChange w:id="5447" w:author="Daisy Watt" w:date="2026-06-23T12:42:00Z" w16du:dateUtc="2026-06-23T10:42:00Z">
              <w:rPr>
                <w:rFonts w:ascii="Cambria" w:hAnsi="Cambria"/>
                <w:sz w:val="28"/>
                <w:szCs w:val="28"/>
              </w:rPr>
            </w:rPrChange>
          </w:rPr>
          <w:delText>Sunday</w:delText>
        </w:r>
        <w:r w:rsidR="00D824A3" w:rsidRPr="00E32658" w:rsidDel="00480188">
          <w:rPr>
            <w:rFonts w:ascii="Cambria" w:hAnsi="Cambria"/>
            <w:sz w:val="28"/>
            <w:szCs w:val="28"/>
            <w:highlight w:val="yellow"/>
            <w:rPrChange w:id="5448" w:author="Daisy Watt" w:date="2026-06-23T12:42:00Z" w16du:dateUtc="2026-06-23T10:42:00Z">
              <w:rPr>
                <w:rFonts w:ascii="Cambria" w:hAnsi="Cambria"/>
                <w:sz w:val="28"/>
                <w:szCs w:val="28"/>
              </w:rPr>
            </w:rPrChange>
          </w:rPr>
          <w:delText xml:space="preserve"> morning</w:delText>
        </w:r>
        <w:r w:rsidR="00105978" w:rsidRPr="00E32658" w:rsidDel="00480188">
          <w:rPr>
            <w:rFonts w:ascii="Cambria" w:hAnsi="Cambria"/>
            <w:sz w:val="28"/>
            <w:szCs w:val="28"/>
            <w:highlight w:val="yellow"/>
            <w:rPrChange w:id="5449" w:author="Daisy Watt" w:date="2026-06-23T12:42:00Z" w16du:dateUtc="2026-06-23T10:42:00Z">
              <w:rPr>
                <w:rFonts w:ascii="Cambria" w:hAnsi="Cambria"/>
                <w:sz w:val="28"/>
                <w:szCs w:val="28"/>
              </w:rPr>
            </w:rPrChange>
          </w:rPr>
          <w:delText xml:space="preserve"> was</w:delText>
        </w:r>
        <w:r w:rsidR="00D824A3" w:rsidRPr="00E32658" w:rsidDel="00480188">
          <w:rPr>
            <w:rFonts w:ascii="Cambria" w:hAnsi="Cambria"/>
            <w:sz w:val="28"/>
            <w:szCs w:val="28"/>
            <w:highlight w:val="yellow"/>
            <w:rPrChange w:id="5450" w:author="Daisy Watt" w:date="2026-06-23T12:42:00Z" w16du:dateUtc="2026-06-23T10:42:00Z">
              <w:rPr>
                <w:rFonts w:ascii="Cambria" w:hAnsi="Cambria"/>
                <w:sz w:val="28"/>
                <w:szCs w:val="28"/>
              </w:rPr>
            </w:rPrChange>
          </w:rPr>
          <w:delText xml:space="preserve"> </w:delText>
        </w:r>
        <w:r w:rsidR="00A35A16" w:rsidRPr="00E32658" w:rsidDel="00480188">
          <w:rPr>
            <w:rFonts w:ascii="Cambria" w:hAnsi="Cambria"/>
            <w:sz w:val="28"/>
            <w:szCs w:val="28"/>
            <w:highlight w:val="yellow"/>
            <w:rPrChange w:id="5451" w:author="Daisy Watt" w:date="2026-06-23T12:42:00Z" w16du:dateUtc="2026-06-23T10:42:00Z">
              <w:rPr>
                <w:rFonts w:ascii="Cambria" w:hAnsi="Cambria"/>
                <w:sz w:val="28"/>
                <w:szCs w:val="28"/>
              </w:rPr>
            </w:rPrChange>
          </w:rPr>
          <w:delText xml:space="preserve">the best day to </w:delText>
        </w:r>
        <w:r w:rsidR="00F1493C" w:rsidRPr="00E32658" w:rsidDel="00480188">
          <w:rPr>
            <w:rFonts w:ascii="Cambria" w:hAnsi="Cambria"/>
            <w:sz w:val="28"/>
            <w:szCs w:val="28"/>
            <w:highlight w:val="yellow"/>
            <w:rPrChange w:id="5452" w:author="Daisy Watt" w:date="2026-06-23T12:42:00Z" w16du:dateUtc="2026-06-23T10:42:00Z">
              <w:rPr>
                <w:rFonts w:ascii="Cambria" w:hAnsi="Cambria"/>
                <w:sz w:val="28"/>
                <w:szCs w:val="28"/>
              </w:rPr>
            </w:rPrChange>
          </w:rPr>
          <w:delText>be on</w:delText>
        </w:r>
        <w:r w:rsidR="00A35A16" w:rsidRPr="00E32658" w:rsidDel="00480188">
          <w:rPr>
            <w:rFonts w:ascii="Cambria" w:hAnsi="Cambria"/>
            <w:sz w:val="28"/>
            <w:szCs w:val="28"/>
            <w:highlight w:val="yellow"/>
            <w:rPrChange w:id="5453" w:author="Daisy Watt" w:date="2026-06-23T12:42:00Z" w16du:dateUtc="2026-06-23T10:42:00Z">
              <w:rPr>
                <w:rFonts w:ascii="Cambria" w:hAnsi="Cambria"/>
                <w:sz w:val="28"/>
                <w:szCs w:val="28"/>
              </w:rPr>
            </w:rPrChange>
          </w:rPr>
          <w:delText xml:space="preserve"> an early.</w:delText>
        </w:r>
        <w:r w:rsidR="00A35A16" w:rsidDel="00480188">
          <w:rPr>
            <w:rFonts w:ascii="Cambria" w:hAnsi="Cambria"/>
            <w:sz w:val="28"/>
            <w:szCs w:val="28"/>
          </w:rPr>
          <w:delText xml:space="preserve"> T</w:delText>
        </w:r>
        <w:r w:rsidR="0056639B" w:rsidDel="00480188">
          <w:rPr>
            <w:rFonts w:ascii="Cambria" w:hAnsi="Cambria"/>
            <w:sz w:val="28"/>
            <w:szCs w:val="28"/>
          </w:rPr>
          <w:delText>he offices were</w:delText>
        </w:r>
      </w:del>
      <w:ins w:id="5454" w:author="Daisy Watt" w:date="2026-06-19T17:44:00Z" w16du:dateUtc="2026-06-19T15:44:00Z">
        <w:del w:id="5455" w:author="Claire S" w:date="2026-07-17T09:10:00Z" w16du:dateUtc="2026-07-17T08:10:00Z">
          <w:r w:rsidR="006D29A7" w:rsidDel="00480188">
            <w:rPr>
              <w:rFonts w:ascii="Cambria" w:hAnsi="Cambria"/>
              <w:sz w:val="28"/>
              <w:szCs w:val="28"/>
            </w:rPr>
            <w:delText>was</w:delText>
          </w:r>
        </w:del>
      </w:ins>
      <w:del w:id="5456" w:author="Claire S" w:date="2026-07-17T09:10:00Z" w16du:dateUtc="2026-07-17T08:10:00Z">
        <w:r w:rsidR="0056639B" w:rsidDel="00480188">
          <w:rPr>
            <w:rFonts w:ascii="Cambria" w:hAnsi="Cambria"/>
            <w:sz w:val="28"/>
            <w:szCs w:val="28"/>
          </w:rPr>
          <w:delText xml:space="preserve"> always empty</w:delText>
        </w:r>
      </w:del>
      <w:ins w:id="5457" w:author="Daisy Watt" w:date="2026-06-19T17:47:00Z" w16du:dateUtc="2026-06-19T15:47:00Z">
        <w:del w:id="5458" w:author="Claire S" w:date="2026-07-17T09:10:00Z" w16du:dateUtc="2026-07-17T08:10:00Z">
          <w:r w:rsidR="006D375A" w:rsidDel="00480188">
            <w:rPr>
              <w:rFonts w:ascii="Cambria" w:hAnsi="Cambria"/>
              <w:sz w:val="28"/>
              <w:szCs w:val="28"/>
            </w:rPr>
            <w:delText xml:space="preserve"> on Sundays</w:delText>
          </w:r>
        </w:del>
      </w:ins>
      <w:del w:id="5459" w:author="Claire S" w:date="2026-07-17T09:10:00Z" w16du:dateUtc="2026-07-17T08:10:00Z">
        <w:r w:rsidR="00EF5892" w:rsidDel="00480188">
          <w:rPr>
            <w:rFonts w:ascii="Cambria" w:hAnsi="Cambria"/>
            <w:sz w:val="28"/>
            <w:szCs w:val="28"/>
          </w:rPr>
          <w:delText>,</w:delText>
        </w:r>
        <w:r w:rsidR="0010497B" w:rsidDel="00480188">
          <w:rPr>
            <w:rFonts w:ascii="Cambria" w:hAnsi="Cambria"/>
            <w:sz w:val="28"/>
            <w:szCs w:val="28"/>
          </w:rPr>
          <w:delText xml:space="preserve"> apart from the </w:delText>
        </w:r>
        <w:r w:rsidR="00A35A16" w:rsidDel="00480188">
          <w:rPr>
            <w:rFonts w:ascii="Cambria" w:hAnsi="Cambria"/>
            <w:sz w:val="28"/>
            <w:szCs w:val="28"/>
          </w:rPr>
          <w:delText xml:space="preserve">rare </w:delText>
        </w:r>
        <w:r w:rsidR="00E4583C" w:rsidDel="00480188">
          <w:rPr>
            <w:rFonts w:ascii="Cambria" w:hAnsi="Cambria"/>
            <w:sz w:val="28"/>
            <w:szCs w:val="28"/>
          </w:rPr>
          <w:delText>e</w:delText>
        </w:r>
        <w:r w:rsidR="0010497B" w:rsidDel="00480188">
          <w:rPr>
            <w:rFonts w:ascii="Cambria" w:hAnsi="Cambria"/>
            <w:sz w:val="28"/>
            <w:szCs w:val="28"/>
          </w:rPr>
          <w:delText>ager beaver</w:delText>
        </w:r>
        <w:r w:rsidR="00EF5892" w:rsidDel="00480188">
          <w:rPr>
            <w:rFonts w:ascii="Cambria" w:hAnsi="Cambria"/>
            <w:sz w:val="28"/>
            <w:szCs w:val="28"/>
          </w:rPr>
          <w:delText xml:space="preserve"> </w:delText>
        </w:r>
        <w:r w:rsidR="00E4583C" w:rsidDel="00480188">
          <w:rPr>
            <w:rFonts w:ascii="Cambria" w:hAnsi="Cambria"/>
            <w:sz w:val="28"/>
            <w:szCs w:val="28"/>
          </w:rPr>
          <w:delText xml:space="preserve">cross-eyed </w:delText>
        </w:r>
        <w:r w:rsidR="00EF5892" w:rsidDel="00480188">
          <w:rPr>
            <w:rFonts w:ascii="Cambria" w:hAnsi="Cambria"/>
            <w:sz w:val="28"/>
            <w:szCs w:val="28"/>
          </w:rPr>
          <w:delText>at their computer</w:delText>
        </w:r>
        <w:r w:rsidR="00AE7603" w:rsidDel="00480188">
          <w:rPr>
            <w:rFonts w:ascii="Cambria" w:hAnsi="Cambria"/>
            <w:sz w:val="28"/>
            <w:szCs w:val="28"/>
          </w:rPr>
          <w:delText xml:space="preserve">, </w:delText>
        </w:r>
        <w:r w:rsidR="00E4583C" w:rsidDel="00480188">
          <w:rPr>
            <w:rFonts w:ascii="Cambria" w:hAnsi="Cambria"/>
            <w:sz w:val="28"/>
            <w:szCs w:val="28"/>
          </w:rPr>
          <w:delText>but</w:delText>
        </w:r>
      </w:del>
      <w:ins w:id="5460" w:author="Daisy Watt" w:date="2026-06-19T17:47:00Z" w16du:dateUtc="2026-06-19T15:47:00Z">
        <w:del w:id="5461" w:author="Claire S" w:date="2026-07-17T09:10:00Z" w16du:dateUtc="2026-07-17T08:10:00Z">
          <w:r w:rsidR="006D375A" w:rsidDel="00480188">
            <w:rPr>
              <w:rFonts w:ascii="Cambria" w:hAnsi="Cambria"/>
              <w:sz w:val="28"/>
              <w:szCs w:val="28"/>
            </w:rPr>
            <w:delText>and</w:delText>
          </w:r>
        </w:del>
      </w:ins>
      <w:del w:id="5462" w:author="Claire S" w:date="2026-07-17T09:10:00Z" w16du:dateUtc="2026-07-17T08:10:00Z">
        <w:r w:rsidR="004C7F46" w:rsidDel="00480188">
          <w:rPr>
            <w:rFonts w:ascii="Cambria" w:hAnsi="Cambria"/>
            <w:sz w:val="28"/>
            <w:szCs w:val="28"/>
          </w:rPr>
          <w:delText xml:space="preserve"> no</w:delText>
        </w:r>
      </w:del>
      <w:ins w:id="5463" w:author="Daisy Watt" w:date="2026-06-19T17:20:00Z" w16du:dateUtc="2026-06-19T15:20:00Z">
        <w:del w:id="5464" w:author="Claire S" w:date="2026-07-17T09:10:00Z" w16du:dateUtc="2026-07-17T08:10:00Z">
          <w:r w:rsidR="003E64F3" w:rsidDel="00480188">
            <w:rPr>
              <w:rFonts w:ascii="Cambria" w:hAnsi="Cambria"/>
              <w:sz w:val="28"/>
              <w:szCs w:val="28"/>
            </w:rPr>
            <w:delText xml:space="preserve"> </w:delText>
          </w:r>
        </w:del>
      </w:ins>
      <w:del w:id="5465" w:author="Claire S" w:date="2026-07-17T09:10:00Z" w16du:dateUtc="2026-07-17T08:10:00Z">
        <w:r w:rsidR="004C7F46" w:rsidDel="00480188">
          <w:rPr>
            <w:rFonts w:ascii="Cambria" w:hAnsi="Cambria"/>
            <w:sz w:val="28"/>
            <w:szCs w:val="28"/>
          </w:rPr>
          <w:delText xml:space="preserve">-one cared if </w:delText>
        </w:r>
        <w:r w:rsidR="00E4583C" w:rsidDel="00480188">
          <w:rPr>
            <w:rFonts w:ascii="Cambria" w:hAnsi="Cambria"/>
            <w:sz w:val="28"/>
            <w:szCs w:val="28"/>
          </w:rPr>
          <w:delText>Melvin</w:delText>
        </w:r>
        <w:r w:rsidR="004C7F46" w:rsidDel="00480188">
          <w:rPr>
            <w:rFonts w:ascii="Cambria" w:hAnsi="Cambria"/>
            <w:sz w:val="28"/>
            <w:szCs w:val="28"/>
          </w:rPr>
          <w:delText xml:space="preserve"> did have the odd cigarette out the back</w:delText>
        </w:r>
      </w:del>
      <w:ins w:id="5466" w:author="Daisy Watt" w:date="2026-06-19T17:47:00Z" w16du:dateUtc="2026-06-19T15:47:00Z">
        <w:del w:id="5467" w:author="Claire S" w:date="2026-07-17T09:10:00Z" w16du:dateUtc="2026-07-17T08:10:00Z">
          <w:r w:rsidR="006D375A" w:rsidDel="00480188">
            <w:rPr>
              <w:rFonts w:ascii="Cambria" w:hAnsi="Cambria"/>
              <w:sz w:val="28"/>
              <w:szCs w:val="28"/>
            </w:rPr>
            <w:delText>break</w:delText>
          </w:r>
        </w:del>
      </w:ins>
      <w:del w:id="5468" w:author="Claire S" w:date="2026-07-17T09:10:00Z" w16du:dateUtc="2026-07-17T08:10:00Z">
        <w:r w:rsidR="00FC07BC" w:rsidDel="00480188">
          <w:rPr>
            <w:rFonts w:ascii="Cambria" w:hAnsi="Cambria"/>
            <w:sz w:val="28"/>
            <w:szCs w:val="28"/>
          </w:rPr>
          <w:delText xml:space="preserve"> or watched the footie</w:delText>
        </w:r>
        <w:r w:rsidR="004C7F46" w:rsidDel="00480188">
          <w:rPr>
            <w:rFonts w:ascii="Cambria" w:hAnsi="Cambria"/>
            <w:sz w:val="28"/>
            <w:szCs w:val="28"/>
          </w:rPr>
          <w:delText xml:space="preserve">: </w:delText>
        </w:r>
        <w:r w:rsidR="00D66A02" w:rsidRPr="00E32658" w:rsidDel="00480188">
          <w:rPr>
            <w:rFonts w:ascii="Cambria" w:hAnsi="Cambria"/>
            <w:sz w:val="28"/>
            <w:szCs w:val="28"/>
            <w:highlight w:val="yellow"/>
            <w:rPrChange w:id="5469" w:author="Daisy Watt" w:date="2026-06-23T12:42:00Z" w16du:dateUtc="2026-06-23T10:42:00Z">
              <w:rPr>
                <w:rFonts w:ascii="Cambria" w:hAnsi="Cambria"/>
                <w:sz w:val="28"/>
                <w:szCs w:val="28"/>
              </w:rPr>
            </w:rPrChange>
          </w:rPr>
          <w:delText>Sundays</w:delText>
        </w:r>
      </w:del>
      <w:ins w:id="5470" w:author="Daisy Watt" w:date="2026-06-19T17:48:00Z" w16du:dateUtc="2026-06-19T15:48:00Z">
        <w:del w:id="5471" w:author="Claire S" w:date="2026-07-17T09:10:00Z" w16du:dateUtc="2026-07-17T08:10:00Z">
          <w:r w:rsidR="00DB4374" w:rsidDel="00480188">
            <w:rPr>
              <w:rFonts w:ascii="Cambria" w:hAnsi="Cambria"/>
              <w:sz w:val="28"/>
              <w:szCs w:val="28"/>
              <w:highlight w:val="yellow"/>
            </w:rPr>
            <w:delText>the whole</w:delText>
          </w:r>
          <w:r w:rsidR="007C75D8" w:rsidDel="00480188">
            <w:rPr>
              <w:rFonts w:ascii="Cambria" w:hAnsi="Cambria"/>
              <w:sz w:val="28"/>
              <w:szCs w:val="28"/>
              <w:highlight w:val="yellow"/>
            </w:rPr>
            <w:delText xml:space="preserve"> shift</w:delText>
          </w:r>
        </w:del>
      </w:ins>
      <w:del w:id="5472" w:author="Claire S" w:date="2026-07-17T09:10:00Z" w16du:dateUtc="2026-07-17T08:10:00Z">
        <w:r w:rsidR="00D66A02" w:rsidRPr="00E32658" w:rsidDel="00480188">
          <w:rPr>
            <w:rFonts w:ascii="Cambria" w:hAnsi="Cambria"/>
            <w:sz w:val="28"/>
            <w:szCs w:val="28"/>
            <w:highlight w:val="yellow"/>
            <w:rPrChange w:id="5473" w:author="Daisy Watt" w:date="2026-06-19T17:46:00Z" w16du:dateUtc="2026-06-19T15:46:00Z">
              <w:rPr>
                <w:rFonts w:ascii="Cambria" w:hAnsi="Cambria"/>
                <w:sz w:val="28"/>
                <w:szCs w:val="28"/>
              </w:rPr>
            </w:rPrChange>
          </w:rPr>
          <w:delText xml:space="preserve"> were</w:delText>
        </w:r>
      </w:del>
      <w:ins w:id="5474" w:author="Daisy Watt" w:date="2026-06-19T17:48:00Z" w16du:dateUtc="2026-06-19T15:48:00Z">
        <w:del w:id="5475" w:author="Claire S" w:date="2026-07-17T09:10:00Z" w16du:dateUtc="2026-07-17T08:10:00Z">
          <w:r w:rsidR="007C75D8" w:rsidDel="00480188">
            <w:rPr>
              <w:rFonts w:ascii="Cambria" w:hAnsi="Cambria"/>
              <w:sz w:val="28"/>
              <w:szCs w:val="28"/>
              <w:highlight w:val="yellow"/>
            </w:rPr>
            <w:delText>was</w:delText>
          </w:r>
        </w:del>
      </w:ins>
      <w:del w:id="5476" w:author="Claire S" w:date="2026-07-17T09:10:00Z" w16du:dateUtc="2026-07-17T08:10:00Z">
        <w:r w:rsidR="00AE7603" w:rsidRPr="00E32658" w:rsidDel="00480188">
          <w:rPr>
            <w:rFonts w:ascii="Cambria" w:hAnsi="Cambria"/>
            <w:sz w:val="28"/>
            <w:szCs w:val="28"/>
            <w:highlight w:val="yellow"/>
            <w:rPrChange w:id="5477" w:author="Daisy Watt" w:date="2026-06-23T12:42:00Z" w16du:dateUtc="2026-06-23T10:42:00Z">
              <w:rPr>
                <w:rFonts w:ascii="Cambria" w:hAnsi="Cambria"/>
                <w:sz w:val="28"/>
                <w:szCs w:val="28"/>
              </w:rPr>
            </w:rPrChange>
          </w:rPr>
          <w:delText xml:space="preserve"> a </w:delText>
        </w:r>
        <w:r w:rsidR="00BA236C" w:rsidRPr="00E32658" w:rsidDel="00480188">
          <w:rPr>
            <w:rFonts w:ascii="Cambria" w:hAnsi="Cambria"/>
            <w:sz w:val="28"/>
            <w:szCs w:val="28"/>
            <w:highlight w:val="yellow"/>
            <w:rPrChange w:id="5478" w:author="Daisy Watt" w:date="2026-06-23T12:42:00Z" w16du:dateUtc="2026-06-23T10:42:00Z">
              <w:rPr>
                <w:rFonts w:ascii="Cambria" w:hAnsi="Cambria"/>
                <w:sz w:val="28"/>
                <w:szCs w:val="28"/>
              </w:rPr>
            </w:rPrChange>
          </w:rPr>
          <w:delText xml:space="preserve">definite </w:delText>
        </w:r>
        <w:r w:rsidR="00AE7603" w:rsidRPr="00E32658" w:rsidDel="00480188">
          <w:rPr>
            <w:rFonts w:ascii="Cambria" w:hAnsi="Cambria"/>
            <w:sz w:val="28"/>
            <w:szCs w:val="28"/>
            <w:highlight w:val="yellow"/>
            <w:rPrChange w:id="5479" w:author="Daisy Watt" w:date="2026-06-23T12:42:00Z" w16du:dateUtc="2026-06-23T10:42:00Z">
              <w:rPr>
                <w:rFonts w:ascii="Cambria" w:hAnsi="Cambria"/>
                <w:sz w:val="28"/>
                <w:szCs w:val="28"/>
              </w:rPr>
            </w:rPrChange>
          </w:rPr>
          <w:delText>doss</w:delText>
        </w:r>
        <w:r w:rsidR="00EF5892" w:rsidRPr="00E32658" w:rsidDel="00480188">
          <w:rPr>
            <w:rFonts w:ascii="Cambria" w:hAnsi="Cambria"/>
            <w:sz w:val="28"/>
            <w:szCs w:val="28"/>
            <w:highlight w:val="yellow"/>
            <w:rPrChange w:id="5480" w:author="Daisy Watt" w:date="2026-06-23T12:42:00Z" w16du:dateUtc="2026-06-23T10:42:00Z">
              <w:rPr>
                <w:rFonts w:ascii="Cambria" w:hAnsi="Cambria"/>
                <w:sz w:val="28"/>
                <w:szCs w:val="28"/>
              </w:rPr>
            </w:rPrChange>
          </w:rPr>
          <w:delText>.</w:delText>
        </w:r>
      </w:del>
    </w:p>
    <w:p w14:paraId="1323E5D6" w14:textId="02E49B60" w:rsidR="00AE7603" w:rsidDel="00480188" w:rsidRDefault="00BA236C" w:rsidP="009F509F">
      <w:pPr>
        <w:spacing w:line="360" w:lineRule="auto"/>
        <w:ind w:firstLine="720"/>
        <w:contextualSpacing/>
        <w:rPr>
          <w:del w:id="5481" w:author="Claire S" w:date="2026-07-17T09:10:00Z" w16du:dateUtc="2026-07-17T08:10:00Z"/>
          <w:rFonts w:ascii="Cambria" w:hAnsi="Cambria"/>
          <w:sz w:val="28"/>
          <w:szCs w:val="28"/>
        </w:rPr>
      </w:pPr>
      <w:del w:id="5482" w:author="Claire S" w:date="2026-07-17T09:10:00Z" w16du:dateUtc="2026-07-17T08:10:00Z">
        <w:r w:rsidDel="00480188">
          <w:rPr>
            <w:rFonts w:ascii="Cambria" w:hAnsi="Cambria"/>
            <w:sz w:val="28"/>
            <w:szCs w:val="28"/>
          </w:rPr>
          <w:delText>Except</w:delText>
        </w:r>
      </w:del>
      <w:ins w:id="5483" w:author="Daisy Watt" w:date="2026-06-19T17:20:00Z" w16du:dateUtc="2026-06-19T15:20:00Z">
        <w:del w:id="5484" w:author="Claire S" w:date="2026-07-17T09:10:00Z" w16du:dateUtc="2026-07-17T08:10:00Z">
          <w:r w:rsidR="001728B0" w:rsidDel="00480188">
            <w:rPr>
              <w:rFonts w:ascii="Cambria" w:hAnsi="Cambria"/>
              <w:sz w:val="28"/>
              <w:szCs w:val="28"/>
            </w:rPr>
            <w:delText>,</w:delText>
          </w:r>
        </w:del>
      </w:ins>
      <w:del w:id="5485" w:author="Claire S" w:date="2026-07-17T09:10:00Z" w16du:dateUtc="2026-07-17T08:10:00Z">
        <w:r w:rsidDel="00480188">
          <w:rPr>
            <w:rFonts w:ascii="Cambria" w:hAnsi="Cambria"/>
            <w:sz w:val="28"/>
            <w:szCs w:val="28"/>
          </w:rPr>
          <w:delText xml:space="preserve"> -</w:delText>
        </w:r>
        <w:r w:rsidR="00D66A02" w:rsidDel="00480188">
          <w:rPr>
            <w:rFonts w:ascii="Cambria" w:hAnsi="Cambria"/>
            <w:sz w:val="28"/>
            <w:szCs w:val="28"/>
          </w:rPr>
          <w:delText xml:space="preserve"> t</w:delText>
        </w:r>
        <w:r w:rsidR="00AE7603" w:rsidDel="00480188">
          <w:rPr>
            <w:rFonts w:ascii="Cambria" w:hAnsi="Cambria"/>
            <w:sz w:val="28"/>
            <w:szCs w:val="28"/>
          </w:rPr>
          <w:delText xml:space="preserve">his morning </w:delText>
        </w:r>
        <w:r w:rsidR="00A35A16" w:rsidDel="00480188">
          <w:rPr>
            <w:rFonts w:ascii="Cambria" w:hAnsi="Cambria"/>
            <w:sz w:val="28"/>
            <w:szCs w:val="28"/>
          </w:rPr>
          <w:delText xml:space="preserve">was turning out </w:delText>
        </w:r>
        <w:r w:rsidR="003F3BAD" w:rsidDel="00480188">
          <w:rPr>
            <w:rFonts w:ascii="Cambria" w:hAnsi="Cambria"/>
            <w:sz w:val="28"/>
            <w:szCs w:val="28"/>
          </w:rPr>
          <w:delText>different</w:delText>
        </w:r>
        <w:r w:rsidR="00AE7603" w:rsidDel="00480188">
          <w:rPr>
            <w:rFonts w:ascii="Cambria" w:hAnsi="Cambria"/>
            <w:sz w:val="28"/>
            <w:szCs w:val="28"/>
          </w:rPr>
          <w:delText>.</w:delText>
        </w:r>
      </w:del>
    </w:p>
    <w:p w14:paraId="0B424C2D" w14:textId="5F850964" w:rsidR="0097241B" w:rsidDel="00480188" w:rsidRDefault="00484F9B" w:rsidP="00B641CD">
      <w:pPr>
        <w:spacing w:line="360" w:lineRule="auto"/>
        <w:contextualSpacing/>
        <w:rPr>
          <w:del w:id="5486" w:author="Claire S" w:date="2026-07-17T09:10:00Z" w16du:dateUtc="2026-07-17T08:10:00Z"/>
          <w:rFonts w:ascii="Cambria" w:hAnsi="Cambria"/>
          <w:sz w:val="28"/>
          <w:szCs w:val="28"/>
        </w:rPr>
      </w:pPr>
      <w:del w:id="5487" w:author="Claire S" w:date="2026-07-17T09:10:00Z" w16du:dateUtc="2026-07-17T08:10:00Z">
        <w:r w:rsidDel="00480188">
          <w:rPr>
            <w:rFonts w:ascii="Cambria" w:hAnsi="Cambria"/>
            <w:sz w:val="28"/>
            <w:szCs w:val="28"/>
          </w:rPr>
          <w:tab/>
        </w:r>
        <w:r w:rsidR="00AE7603" w:rsidDel="00480188">
          <w:rPr>
            <w:rFonts w:ascii="Cambria" w:hAnsi="Cambria"/>
            <w:sz w:val="28"/>
            <w:szCs w:val="28"/>
          </w:rPr>
          <w:delText>‘</w:delText>
        </w:r>
        <w:r w:rsidR="00762075" w:rsidDel="00480188">
          <w:rPr>
            <w:rFonts w:ascii="Cambria" w:hAnsi="Cambria"/>
            <w:sz w:val="28"/>
            <w:szCs w:val="28"/>
          </w:rPr>
          <w:delText xml:space="preserve">Oh </w:delText>
        </w:r>
        <w:r w:rsidR="000F1EBD" w:rsidDel="00480188">
          <w:rPr>
            <w:rFonts w:ascii="Cambria" w:hAnsi="Cambria"/>
            <w:sz w:val="28"/>
            <w:szCs w:val="28"/>
          </w:rPr>
          <w:delText xml:space="preserve">my </w:delText>
        </w:r>
        <w:r w:rsidR="00762075" w:rsidDel="00480188">
          <w:rPr>
            <w:rFonts w:ascii="Cambria" w:hAnsi="Cambria"/>
            <w:sz w:val="28"/>
            <w:szCs w:val="28"/>
          </w:rPr>
          <w:delText>God</w:delText>
        </w:r>
        <w:r w:rsidR="00AE7603" w:rsidDel="00480188">
          <w:rPr>
            <w:rFonts w:ascii="Cambria" w:hAnsi="Cambria"/>
            <w:sz w:val="28"/>
            <w:szCs w:val="28"/>
          </w:rPr>
          <w:delText>!</w:delText>
        </w:r>
        <w:r w:rsidDel="00480188">
          <w:rPr>
            <w:rFonts w:ascii="Cambria" w:hAnsi="Cambria"/>
            <w:sz w:val="28"/>
            <w:szCs w:val="28"/>
          </w:rPr>
          <w:delText>’</w:delText>
        </w:r>
        <w:r w:rsidR="0010497B" w:rsidDel="00480188">
          <w:rPr>
            <w:rFonts w:ascii="Cambria" w:hAnsi="Cambria"/>
            <w:sz w:val="28"/>
            <w:szCs w:val="28"/>
          </w:rPr>
          <w:delText xml:space="preserve"> Melvin</w:delText>
        </w:r>
        <w:r w:rsidR="00EF5892" w:rsidDel="00480188">
          <w:rPr>
            <w:rFonts w:ascii="Cambria" w:hAnsi="Cambria"/>
            <w:sz w:val="28"/>
            <w:szCs w:val="28"/>
          </w:rPr>
          <w:delText xml:space="preserve"> stared </w:delText>
        </w:r>
        <w:r w:rsidR="00993EC2" w:rsidDel="00480188">
          <w:rPr>
            <w:rFonts w:ascii="Cambria" w:hAnsi="Cambria"/>
            <w:sz w:val="28"/>
            <w:szCs w:val="28"/>
          </w:rPr>
          <w:delText xml:space="preserve">into the small glass box </w:delText>
        </w:r>
        <w:r w:rsidR="00A35A16" w:rsidDel="00480188">
          <w:rPr>
            <w:rFonts w:ascii="Cambria" w:hAnsi="Cambria"/>
            <w:sz w:val="28"/>
            <w:szCs w:val="28"/>
          </w:rPr>
          <w:delText xml:space="preserve">of a private </w:delText>
        </w:r>
        <w:r w:rsidR="00993EC2" w:rsidDel="00480188">
          <w:rPr>
            <w:rFonts w:ascii="Cambria" w:hAnsi="Cambria"/>
            <w:sz w:val="28"/>
            <w:szCs w:val="28"/>
          </w:rPr>
          <w:delText>office</w:delText>
        </w:r>
        <w:r w:rsidR="00A35A16" w:rsidDel="00480188">
          <w:rPr>
            <w:rFonts w:ascii="Cambria" w:hAnsi="Cambria"/>
            <w:sz w:val="28"/>
            <w:szCs w:val="28"/>
          </w:rPr>
          <w:delText>,</w:delText>
        </w:r>
        <w:r w:rsidR="00993EC2" w:rsidDel="00480188">
          <w:rPr>
            <w:rFonts w:ascii="Cambria" w:hAnsi="Cambria"/>
            <w:sz w:val="28"/>
            <w:szCs w:val="28"/>
          </w:rPr>
          <w:delText xml:space="preserve"> </w:delText>
        </w:r>
        <w:r w:rsidR="005E21C4" w:rsidDel="00480188">
          <w:rPr>
            <w:rFonts w:ascii="Cambria" w:hAnsi="Cambria"/>
            <w:sz w:val="28"/>
            <w:szCs w:val="28"/>
          </w:rPr>
          <w:delText xml:space="preserve">one of a few </w:delText>
        </w:r>
        <w:r w:rsidR="00993EC2" w:rsidDel="00480188">
          <w:rPr>
            <w:rFonts w:ascii="Cambria" w:hAnsi="Cambria"/>
            <w:sz w:val="28"/>
            <w:szCs w:val="28"/>
          </w:rPr>
          <w:delText>off the main</w:delText>
        </w:r>
        <w:r w:rsidR="00A35A16" w:rsidDel="00480188">
          <w:rPr>
            <w:rFonts w:ascii="Cambria" w:hAnsi="Cambria"/>
            <w:sz w:val="28"/>
            <w:szCs w:val="28"/>
          </w:rPr>
          <w:delText xml:space="preserve"> </w:delText>
        </w:r>
        <w:r w:rsidR="00A35A16" w:rsidRPr="009E28B1" w:rsidDel="00480188">
          <w:rPr>
            <w:rFonts w:ascii="Cambria" w:hAnsi="Cambria"/>
            <w:sz w:val="28"/>
            <w:szCs w:val="28"/>
            <w:highlight w:val="yellow"/>
            <w:rPrChange w:id="5488" w:author="Daisy Watt" w:date="2026-06-23T12:42:00Z" w16du:dateUtc="2026-06-23T10:42:00Z">
              <w:rPr>
                <w:rFonts w:ascii="Cambria" w:hAnsi="Cambria"/>
                <w:sz w:val="28"/>
                <w:szCs w:val="28"/>
              </w:rPr>
            </w:rPrChange>
          </w:rPr>
          <w:delText>open</w:delText>
        </w:r>
        <w:r w:rsidR="005E21C4" w:rsidRPr="009E28B1" w:rsidDel="00480188">
          <w:rPr>
            <w:rFonts w:ascii="Cambria" w:hAnsi="Cambria"/>
            <w:sz w:val="28"/>
            <w:szCs w:val="28"/>
            <w:highlight w:val="yellow"/>
            <w:rPrChange w:id="5489" w:author="Daisy Watt" w:date="2026-06-23T12:42:00Z" w16du:dateUtc="2026-06-23T10:42:00Z">
              <w:rPr>
                <w:rFonts w:ascii="Cambria" w:hAnsi="Cambria"/>
                <w:sz w:val="28"/>
                <w:szCs w:val="28"/>
              </w:rPr>
            </w:rPrChange>
          </w:rPr>
          <w:delText>-</w:delText>
        </w:r>
        <w:r w:rsidR="00A35A16" w:rsidRPr="009E28B1" w:rsidDel="00480188">
          <w:rPr>
            <w:rFonts w:ascii="Cambria" w:hAnsi="Cambria"/>
            <w:sz w:val="28"/>
            <w:szCs w:val="28"/>
            <w:highlight w:val="yellow"/>
            <w:rPrChange w:id="5490" w:author="Daisy Watt" w:date="2026-06-23T12:42:00Z" w16du:dateUtc="2026-06-23T10:42:00Z">
              <w:rPr>
                <w:rFonts w:ascii="Cambria" w:hAnsi="Cambria"/>
                <w:sz w:val="28"/>
                <w:szCs w:val="28"/>
              </w:rPr>
            </w:rPrChange>
          </w:rPr>
          <w:delText>plan</w:delText>
        </w:r>
        <w:r w:rsidR="005E21C4" w:rsidRPr="009E28B1" w:rsidDel="00480188">
          <w:rPr>
            <w:rFonts w:ascii="Cambria" w:hAnsi="Cambria"/>
            <w:sz w:val="28"/>
            <w:szCs w:val="28"/>
            <w:highlight w:val="yellow"/>
            <w:rPrChange w:id="5491" w:author="Daisy Watt" w:date="2026-06-23T12:42:00Z" w16du:dateUtc="2026-06-23T10:42:00Z">
              <w:rPr>
                <w:rFonts w:ascii="Cambria" w:hAnsi="Cambria"/>
                <w:sz w:val="28"/>
                <w:szCs w:val="28"/>
              </w:rPr>
            </w:rPrChange>
          </w:rPr>
          <w:delText xml:space="preserve"> first</w:delText>
        </w:r>
        <w:r w:rsidR="00993EC2" w:rsidRPr="009E28B1" w:rsidDel="00480188">
          <w:rPr>
            <w:rFonts w:ascii="Cambria" w:hAnsi="Cambria"/>
            <w:sz w:val="28"/>
            <w:szCs w:val="28"/>
            <w:highlight w:val="yellow"/>
            <w:rPrChange w:id="5492" w:author="Daisy Watt" w:date="2026-06-23T12:42:00Z" w16du:dateUtc="2026-06-23T10:42:00Z">
              <w:rPr>
                <w:rFonts w:ascii="Cambria" w:hAnsi="Cambria"/>
                <w:sz w:val="28"/>
                <w:szCs w:val="28"/>
              </w:rPr>
            </w:rPrChange>
          </w:rPr>
          <w:delText xml:space="preserve"> floor</w:delText>
        </w:r>
        <w:r w:rsidR="00384AED" w:rsidRPr="009E28B1" w:rsidDel="00480188">
          <w:rPr>
            <w:rFonts w:ascii="Cambria" w:hAnsi="Cambria"/>
            <w:sz w:val="28"/>
            <w:szCs w:val="28"/>
            <w:highlight w:val="yellow"/>
            <w:rPrChange w:id="5493" w:author="Daisy Watt" w:date="2026-06-23T12:42:00Z" w16du:dateUtc="2026-06-23T10:42:00Z">
              <w:rPr>
                <w:rFonts w:ascii="Cambria" w:hAnsi="Cambria"/>
                <w:sz w:val="28"/>
                <w:szCs w:val="28"/>
              </w:rPr>
            </w:rPrChange>
          </w:rPr>
          <w:delText>.</w:delText>
        </w:r>
        <w:r w:rsidR="00384AED" w:rsidDel="00480188">
          <w:rPr>
            <w:rFonts w:ascii="Cambria" w:hAnsi="Cambria"/>
            <w:sz w:val="28"/>
            <w:szCs w:val="28"/>
          </w:rPr>
          <w:delText xml:space="preserve">  He could feel his knees start to shake as he </w:delText>
        </w:r>
        <w:r w:rsidR="00993EC2" w:rsidDel="00480188">
          <w:rPr>
            <w:rFonts w:ascii="Cambria" w:hAnsi="Cambria"/>
            <w:sz w:val="28"/>
            <w:szCs w:val="28"/>
          </w:rPr>
          <w:delText xml:space="preserve">tried to </w:delText>
        </w:r>
        <w:r w:rsidR="00AE7603" w:rsidDel="00480188">
          <w:rPr>
            <w:rFonts w:ascii="Cambria" w:hAnsi="Cambria"/>
            <w:sz w:val="28"/>
            <w:szCs w:val="28"/>
          </w:rPr>
          <w:delText>steady his</w:delText>
        </w:r>
        <w:r w:rsidDel="00480188">
          <w:rPr>
            <w:rFonts w:ascii="Cambria" w:hAnsi="Cambria"/>
            <w:sz w:val="28"/>
            <w:szCs w:val="28"/>
          </w:rPr>
          <w:delText xml:space="preserve"> breath</w:delText>
        </w:r>
        <w:r w:rsidR="00993EC2" w:rsidDel="00480188">
          <w:rPr>
            <w:rFonts w:ascii="Cambria" w:hAnsi="Cambria"/>
            <w:sz w:val="28"/>
            <w:szCs w:val="28"/>
          </w:rPr>
          <w:delText>ing</w:delText>
        </w:r>
        <w:r w:rsidR="00AE7603" w:rsidDel="00480188">
          <w:rPr>
            <w:rFonts w:ascii="Cambria" w:hAnsi="Cambria"/>
            <w:sz w:val="28"/>
            <w:szCs w:val="28"/>
          </w:rPr>
          <w:delText xml:space="preserve">: </w:delText>
        </w:r>
        <w:commentRangeStart w:id="5494"/>
        <w:r w:rsidR="00AE7603" w:rsidDel="00480188">
          <w:rPr>
            <w:rFonts w:ascii="Cambria" w:hAnsi="Cambria"/>
            <w:sz w:val="28"/>
            <w:szCs w:val="28"/>
          </w:rPr>
          <w:delText>not</w:delText>
        </w:r>
        <w:r w:rsidDel="00480188">
          <w:rPr>
            <w:rFonts w:ascii="Cambria" w:hAnsi="Cambria"/>
            <w:sz w:val="28"/>
            <w:szCs w:val="28"/>
          </w:rPr>
          <w:delText xml:space="preserve"> </w:delText>
        </w:r>
        <w:r w:rsidR="001C5C68" w:rsidDel="00480188">
          <w:rPr>
            <w:rFonts w:ascii="Cambria" w:hAnsi="Cambria"/>
            <w:sz w:val="28"/>
            <w:szCs w:val="28"/>
          </w:rPr>
          <w:delText xml:space="preserve">unlike </w:delText>
        </w:r>
        <w:r w:rsidDel="00480188">
          <w:rPr>
            <w:rFonts w:ascii="Cambria" w:hAnsi="Cambria"/>
            <w:sz w:val="28"/>
            <w:szCs w:val="28"/>
          </w:rPr>
          <w:delText xml:space="preserve">his employer </w:delText>
        </w:r>
        <w:r w:rsidR="006C23B4" w:rsidDel="00480188">
          <w:rPr>
            <w:rFonts w:ascii="Cambria" w:hAnsi="Cambria"/>
            <w:sz w:val="28"/>
            <w:szCs w:val="28"/>
          </w:rPr>
          <w:delText>Savannah</w:delText>
        </w:r>
        <w:r w:rsidR="00C15C5C" w:rsidDel="00480188">
          <w:rPr>
            <w:rFonts w:ascii="Cambria" w:hAnsi="Cambria"/>
            <w:sz w:val="28"/>
            <w:szCs w:val="28"/>
          </w:rPr>
          <w:delText xml:space="preserve"> </w:delText>
        </w:r>
        <w:r w:rsidR="001C5C68" w:rsidDel="00480188">
          <w:rPr>
            <w:rFonts w:ascii="Cambria" w:hAnsi="Cambria"/>
            <w:sz w:val="28"/>
            <w:szCs w:val="28"/>
          </w:rPr>
          <w:delText>Wexford-Langley</w:delText>
        </w:r>
        <w:r w:rsidR="00AE7603" w:rsidDel="00480188">
          <w:rPr>
            <w:rFonts w:ascii="Cambria" w:hAnsi="Cambria"/>
            <w:sz w:val="28"/>
            <w:szCs w:val="28"/>
          </w:rPr>
          <w:delText xml:space="preserve"> had</w:delText>
        </w:r>
        <w:r w:rsidR="001C5C68" w:rsidDel="00480188">
          <w:rPr>
            <w:rFonts w:ascii="Cambria" w:hAnsi="Cambria"/>
            <w:sz w:val="28"/>
            <w:szCs w:val="28"/>
          </w:rPr>
          <w:delText>,</w:delText>
        </w:r>
        <w:r w:rsidDel="00480188">
          <w:rPr>
            <w:rFonts w:ascii="Cambria" w:hAnsi="Cambria"/>
            <w:sz w:val="28"/>
            <w:szCs w:val="28"/>
          </w:rPr>
          <w:delText xml:space="preserve"> less than twelve hours ago</w:delText>
        </w:r>
        <w:r w:rsidR="009143A1" w:rsidDel="00480188">
          <w:rPr>
            <w:rFonts w:ascii="Cambria" w:hAnsi="Cambria"/>
            <w:sz w:val="28"/>
            <w:szCs w:val="28"/>
          </w:rPr>
          <w:delText xml:space="preserve">, only feet from where </w:delText>
        </w:r>
        <w:r w:rsidR="00421AB8" w:rsidDel="00480188">
          <w:rPr>
            <w:rFonts w:ascii="Cambria" w:hAnsi="Cambria"/>
            <w:sz w:val="28"/>
            <w:szCs w:val="28"/>
          </w:rPr>
          <w:delText xml:space="preserve">Melvin </w:delText>
        </w:r>
        <w:r w:rsidR="009143A1" w:rsidDel="00480188">
          <w:rPr>
            <w:rFonts w:ascii="Cambria" w:hAnsi="Cambria"/>
            <w:sz w:val="28"/>
            <w:szCs w:val="28"/>
          </w:rPr>
          <w:delText>s</w:delText>
        </w:r>
        <w:r w:rsidR="00421AB8" w:rsidDel="00480188">
          <w:rPr>
            <w:rFonts w:ascii="Cambria" w:hAnsi="Cambria"/>
            <w:sz w:val="28"/>
            <w:szCs w:val="28"/>
          </w:rPr>
          <w:delText>tood now</w:delText>
        </w:r>
      </w:del>
      <w:ins w:id="5495" w:author="Daisy Watt" w:date="2026-06-19T17:55:00Z" w16du:dateUtc="2026-06-19T15:55:00Z">
        <w:del w:id="5496" w:author="Claire S" w:date="2026-07-17T09:10:00Z" w16du:dateUtc="2026-07-17T08:10:00Z">
          <w:r w:rsidR="002D7217" w:rsidDel="00480188">
            <w:rPr>
              <w:rFonts w:ascii="Cambria" w:hAnsi="Cambria"/>
              <w:sz w:val="28"/>
              <w:szCs w:val="28"/>
            </w:rPr>
            <w:delText>,</w:delText>
          </w:r>
        </w:del>
      </w:ins>
      <w:del w:id="5497" w:author="Claire S" w:date="2026-07-17T09:10:00Z" w16du:dateUtc="2026-07-17T08:10:00Z">
        <w:r w:rsidR="00762075" w:rsidDel="00480188">
          <w:rPr>
            <w:rFonts w:ascii="Cambria" w:hAnsi="Cambria"/>
            <w:sz w:val="28"/>
            <w:szCs w:val="28"/>
          </w:rPr>
          <w:delText>; but for very different reasons.</w:delText>
        </w:r>
        <w:commentRangeEnd w:id="5494"/>
        <w:r w:rsidR="004C2798" w:rsidDel="00480188">
          <w:rPr>
            <w:rStyle w:val="CommentReference"/>
            <w:rFonts w:ascii="Cambria" w:hAnsi="Cambria"/>
            <w:sz w:val="28"/>
            <w:szCs w:val="28"/>
          </w:rPr>
          <w:commentReference w:id="5494"/>
        </w:r>
      </w:del>
    </w:p>
    <w:p w14:paraId="5737A4E8" w14:textId="794CB2DA" w:rsidR="005240F6" w:rsidDel="00480188" w:rsidRDefault="00AF4A05" w:rsidP="0010497B">
      <w:pPr>
        <w:spacing w:line="360" w:lineRule="auto"/>
        <w:ind w:firstLine="720"/>
        <w:contextualSpacing/>
        <w:rPr>
          <w:del w:id="5498" w:author="Claire S" w:date="2026-07-17T09:10:00Z" w16du:dateUtc="2026-07-17T08:10:00Z"/>
          <w:rFonts w:ascii="Cambria" w:hAnsi="Cambria"/>
          <w:sz w:val="28"/>
          <w:szCs w:val="28"/>
        </w:rPr>
      </w:pPr>
      <w:del w:id="5499" w:author="Claire S" w:date="2026-07-17T09:10:00Z" w16du:dateUtc="2026-07-17T08:10:00Z">
        <w:r w:rsidDel="00480188">
          <w:rPr>
            <w:rFonts w:ascii="Cambria" w:hAnsi="Cambria"/>
            <w:sz w:val="28"/>
            <w:szCs w:val="28"/>
          </w:rPr>
          <w:delText>Melvin had</w:delText>
        </w:r>
        <w:r w:rsidR="0031647A" w:rsidDel="00480188">
          <w:rPr>
            <w:rFonts w:ascii="Cambria" w:hAnsi="Cambria"/>
            <w:sz w:val="28"/>
            <w:szCs w:val="28"/>
          </w:rPr>
          <w:delText xml:space="preserve"> completely</w:delText>
        </w:r>
        <w:r w:rsidDel="00480188">
          <w:rPr>
            <w:rFonts w:ascii="Cambria" w:hAnsi="Cambria"/>
            <w:sz w:val="28"/>
            <w:szCs w:val="28"/>
          </w:rPr>
          <w:delText xml:space="preserve"> missed the </w:delText>
        </w:r>
        <w:r w:rsidR="00796EF2" w:rsidDel="00480188">
          <w:rPr>
            <w:rFonts w:ascii="Cambria" w:hAnsi="Cambria"/>
            <w:sz w:val="28"/>
            <w:szCs w:val="28"/>
          </w:rPr>
          <w:delText xml:space="preserve">Book </w:delText>
        </w:r>
        <w:r w:rsidDel="00480188">
          <w:rPr>
            <w:rFonts w:ascii="Cambria" w:hAnsi="Cambria"/>
            <w:sz w:val="28"/>
            <w:szCs w:val="28"/>
          </w:rPr>
          <w:delText>A</w:delText>
        </w:r>
      </w:del>
      <w:ins w:id="5500" w:author="Daisy Watt" w:date="2026-06-19T17:55:00Z" w16du:dateUtc="2026-06-19T15:55:00Z">
        <w:del w:id="5501" w:author="Claire S" w:date="2026-07-17T09:10:00Z" w16du:dateUtc="2026-07-17T08:10:00Z">
          <w:r w:rsidR="002D7217" w:rsidDel="00480188">
            <w:rPr>
              <w:rFonts w:ascii="Cambria" w:hAnsi="Cambria"/>
              <w:sz w:val="28"/>
              <w:szCs w:val="28"/>
            </w:rPr>
            <w:delText>a</w:delText>
          </w:r>
        </w:del>
      </w:ins>
      <w:del w:id="5502" w:author="Claire S" w:date="2026-07-17T09:10:00Z" w16du:dateUtc="2026-07-17T08:10:00Z">
        <w:r w:rsidDel="00480188">
          <w:rPr>
            <w:rFonts w:ascii="Cambria" w:hAnsi="Cambria"/>
            <w:sz w:val="28"/>
            <w:szCs w:val="28"/>
          </w:rPr>
          <w:delText>wards</w:delText>
        </w:r>
      </w:del>
      <w:ins w:id="5503" w:author="Daisy Watt" w:date="2026-06-19T17:55:00Z" w16du:dateUtc="2026-06-19T15:55:00Z">
        <w:del w:id="5504" w:author="Claire S" w:date="2026-07-17T09:10:00Z" w16du:dateUtc="2026-07-17T08:10:00Z">
          <w:r w:rsidR="002D7217" w:rsidDel="00480188">
            <w:rPr>
              <w:rFonts w:ascii="Cambria" w:hAnsi="Cambria"/>
              <w:sz w:val="28"/>
              <w:szCs w:val="28"/>
            </w:rPr>
            <w:delText xml:space="preserve"> ceremony</w:delText>
          </w:r>
        </w:del>
      </w:ins>
      <w:del w:id="5505" w:author="Claire S" w:date="2026-07-17T09:10:00Z" w16du:dateUtc="2026-07-17T08:10:00Z">
        <w:r w:rsidR="00F1493C" w:rsidDel="00480188">
          <w:rPr>
            <w:rFonts w:ascii="Cambria" w:hAnsi="Cambria"/>
            <w:sz w:val="28"/>
            <w:szCs w:val="28"/>
          </w:rPr>
          <w:delText xml:space="preserve">. </w:delText>
        </w:r>
        <w:commentRangeStart w:id="5506"/>
        <w:r w:rsidR="001C1A54" w:rsidDel="00480188">
          <w:rPr>
            <w:rFonts w:ascii="Cambria" w:hAnsi="Cambria"/>
            <w:sz w:val="28"/>
            <w:szCs w:val="28"/>
          </w:rPr>
          <w:delText xml:space="preserve">Despite his new job, he had </w:delText>
        </w:r>
        <w:r w:rsidR="00E86F99" w:rsidDel="00480188">
          <w:rPr>
            <w:rFonts w:ascii="Cambria" w:hAnsi="Cambria"/>
            <w:sz w:val="28"/>
            <w:szCs w:val="28"/>
          </w:rPr>
          <w:delText>zero</w:delText>
        </w:r>
        <w:r w:rsidR="00F1493C" w:rsidDel="00480188">
          <w:rPr>
            <w:rFonts w:ascii="Cambria" w:hAnsi="Cambria"/>
            <w:sz w:val="28"/>
            <w:szCs w:val="28"/>
          </w:rPr>
          <w:delText xml:space="preserve"> interest in publishing</w:delText>
        </w:r>
        <w:commentRangeEnd w:id="5506"/>
        <w:r w:rsidR="00E82FED" w:rsidDel="00480188">
          <w:rPr>
            <w:rStyle w:val="CommentReference"/>
            <w:rFonts w:ascii="Cambria" w:hAnsi="Cambria"/>
            <w:sz w:val="28"/>
            <w:szCs w:val="28"/>
          </w:rPr>
          <w:commentReference w:id="5506"/>
        </w:r>
        <w:r w:rsidR="001C1A54" w:rsidDel="00480188">
          <w:rPr>
            <w:rFonts w:ascii="Cambria" w:hAnsi="Cambria"/>
            <w:sz w:val="28"/>
            <w:szCs w:val="28"/>
          </w:rPr>
          <w:delText xml:space="preserve"> and</w:delText>
        </w:r>
        <w:r w:rsidR="00D8552B" w:rsidDel="00480188">
          <w:rPr>
            <w:rFonts w:ascii="Cambria" w:hAnsi="Cambria"/>
            <w:sz w:val="28"/>
            <w:szCs w:val="28"/>
          </w:rPr>
          <w:delText xml:space="preserve"> </w:delText>
        </w:r>
        <w:r w:rsidR="00796EF2" w:rsidDel="00480188">
          <w:rPr>
            <w:rFonts w:ascii="Cambria" w:hAnsi="Cambria"/>
            <w:sz w:val="28"/>
            <w:szCs w:val="28"/>
          </w:rPr>
          <w:delText xml:space="preserve">yesterday evening </w:delText>
        </w:r>
        <w:r w:rsidDel="00480188">
          <w:rPr>
            <w:rFonts w:ascii="Cambria" w:hAnsi="Cambria"/>
            <w:sz w:val="28"/>
            <w:szCs w:val="28"/>
          </w:rPr>
          <w:delText xml:space="preserve">he’d been </w:delText>
        </w:r>
        <w:r w:rsidR="00E86F99" w:rsidDel="00480188">
          <w:rPr>
            <w:rFonts w:ascii="Cambria" w:hAnsi="Cambria"/>
            <w:sz w:val="28"/>
            <w:szCs w:val="28"/>
          </w:rPr>
          <w:delText>in the local football cage</w:delText>
        </w:r>
        <w:r w:rsidR="00E247CC" w:rsidDel="00480188">
          <w:rPr>
            <w:rFonts w:ascii="Cambria" w:hAnsi="Cambria"/>
            <w:sz w:val="28"/>
            <w:szCs w:val="28"/>
          </w:rPr>
          <w:delText>,</w:delText>
        </w:r>
        <w:r w:rsidR="00E86F99" w:rsidDel="00480188">
          <w:rPr>
            <w:rFonts w:ascii="Cambria" w:hAnsi="Cambria"/>
            <w:sz w:val="28"/>
            <w:szCs w:val="28"/>
          </w:rPr>
          <w:delText xml:space="preserve"> </w:delText>
        </w:r>
        <w:r w:rsidR="00D8552B" w:rsidDel="00480188">
          <w:rPr>
            <w:rFonts w:ascii="Cambria" w:hAnsi="Cambria"/>
            <w:sz w:val="28"/>
            <w:szCs w:val="28"/>
          </w:rPr>
          <w:delText xml:space="preserve">having a kickabout </w:delText>
        </w:r>
        <w:r w:rsidR="00E86F99" w:rsidDel="00480188">
          <w:rPr>
            <w:rFonts w:ascii="Cambria" w:hAnsi="Cambria"/>
            <w:sz w:val="28"/>
            <w:szCs w:val="28"/>
          </w:rPr>
          <w:delText>with his young</w:delText>
        </w:r>
        <w:r w:rsidDel="00480188">
          <w:rPr>
            <w:rFonts w:ascii="Cambria" w:hAnsi="Cambria"/>
            <w:sz w:val="28"/>
            <w:szCs w:val="28"/>
          </w:rPr>
          <w:delText xml:space="preserve"> sons</w:delText>
        </w:r>
        <w:r w:rsidR="00E247CC" w:rsidDel="00480188">
          <w:rPr>
            <w:rFonts w:ascii="Cambria" w:hAnsi="Cambria"/>
            <w:sz w:val="28"/>
            <w:szCs w:val="28"/>
          </w:rPr>
          <w:delText xml:space="preserve"> beneath the floodlights.  </w:delText>
        </w:r>
        <w:commentRangeStart w:id="5507"/>
        <w:r w:rsidR="00E247CC" w:rsidDel="00480188">
          <w:rPr>
            <w:rFonts w:ascii="Cambria" w:hAnsi="Cambria"/>
            <w:sz w:val="28"/>
            <w:szCs w:val="28"/>
          </w:rPr>
          <w:delText>Yes,</w:delText>
        </w:r>
        <w:r w:rsidR="00E86F99" w:rsidDel="00480188">
          <w:rPr>
            <w:rFonts w:ascii="Cambria" w:hAnsi="Cambria"/>
            <w:sz w:val="28"/>
            <w:szCs w:val="28"/>
          </w:rPr>
          <w:delText xml:space="preserve"> Melvin ha</w:delText>
        </w:r>
        <w:r w:rsidDel="00480188">
          <w:rPr>
            <w:rFonts w:ascii="Cambria" w:hAnsi="Cambria"/>
            <w:sz w:val="28"/>
            <w:szCs w:val="28"/>
          </w:rPr>
          <w:delText xml:space="preserve">d </w:delText>
        </w:r>
        <w:r w:rsidR="00D8552B" w:rsidDel="00480188">
          <w:rPr>
            <w:rFonts w:ascii="Cambria" w:hAnsi="Cambria"/>
            <w:sz w:val="28"/>
            <w:szCs w:val="28"/>
          </w:rPr>
          <w:delText xml:space="preserve">entirely </w:delText>
        </w:r>
        <w:r w:rsidR="00796EF2" w:rsidDel="00480188">
          <w:rPr>
            <w:rFonts w:ascii="Cambria" w:hAnsi="Cambria"/>
            <w:sz w:val="28"/>
            <w:szCs w:val="28"/>
          </w:rPr>
          <w:delText>missed</w:delText>
        </w:r>
        <w:r w:rsidDel="00480188">
          <w:rPr>
            <w:rFonts w:ascii="Cambria" w:hAnsi="Cambria"/>
            <w:sz w:val="28"/>
            <w:szCs w:val="28"/>
          </w:rPr>
          <w:delText xml:space="preserve"> t</w:delText>
        </w:r>
        <w:r w:rsidR="001159D5" w:rsidRPr="001159D5" w:rsidDel="00480188">
          <w:rPr>
            <w:rFonts w:ascii="Cambria" w:hAnsi="Cambria"/>
            <w:sz w:val="28"/>
            <w:szCs w:val="28"/>
          </w:rPr>
          <w:delText xml:space="preserve">he </w:delText>
        </w:r>
        <w:r w:rsidR="00631A08" w:rsidDel="00480188">
          <w:rPr>
            <w:rFonts w:ascii="Cambria" w:hAnsi="Cambria"/>
            <w:sz w:val="28"/>
            <w:szCs w:val="28"/>
          </w:rPr>
          <w:delText>stuffed dummy</w:delText>
        </w:r>
        <w:r w:rsidR="001159D5" w:rsidRPr="001159D5" w:rsidDel="00480188">
          <w:rPr>
            <w:rFonts w:ascii="Cambria" w:hAnsi="Cambria"/>
            <w:sz w:val="28"/>
            <w:szCs w:val="28"/>
          </w:rPr>
          <w:delText xml:space="preserve"> </w:delText>
        </w:r>
        <w:r w:rsidR="009D2151" w:rsidDel="00480188">
          <w:rPr>
            <w:rFonts w:ascii="Cambria" w:hAnsi="Cambria"/>
            <w:sz w:val="28"/>
            <w:szCs w:val="28"/>
          </w:rPr>
          <w:delText>dropp</w:delText>
        </w:r>
        <w:r w:rsidDel="00480188">
          <w:rPr>
            <w:rFonts w:ascii="Cambria" w:hAnsi="Cambria"/>
            <w:sz w:val="28"/>
            <w:szCs w:val="28"/>
          </w:rPr>
          <w:delText>ing</w:delText>
        </w:r>
        <w:r w:rsidR="001159D5" w:rsidRPr="001159D5" w:rsidDel="00480188">
          <w:rPr>
            <w:rFonts w:ascii="Cambria" w:hAnsi="Cambria"/>
            <w:sz w:val="28"/>
            <w:szCs w:val="28"/>
          </w:rPr>
          <w:delText xml:space="preserve"> from the rafters in </w:delText>
        </w:r>
        <w:r w:rsidR="009D2151" w:rsidDel="00480188">
          <w:rPr>
            <w:rFonts w:ascii="Cambria" w:hAnsi="Cambria"/>
            <w:sz w:val="28"/>
            <w:szCs w:val="28"/>
          </w:rPr>
          <w:delText>T</w:delText>
        </w:r>
        <w:r w:rsidR="001159D5" w:rsidRPr="001159D5" w:rsidDel="00480188">
          <w:rPr>
            <w:rFonts w:ascii="Cambria" w:hAnsi="Cambria"/>
            <w:sz w:val="28"/>
            <w:szCs w:val="28"/>
          </w:rPr>
          <w:delText xml:space="preserve">he Savoy’s </w:delText>
        </w:r>
        <w:r w:rsidR="009D2151" w:rsidDel="00480188">
          <w:rPr>
            <w:rFonts w:ascii="Cambria" w:hAnsi="Cambria"/>
            <w:sz w:val="28"/>
            <w:szCs w:val="28"/>
          </w:rPr>
          <w:delText>b</w:delText>
        </w:r>
        <w:r w:rsidR="001159D5" w:rsidRPr="001159D5" w:rsidDel="00480188">
          <w:rPr>
            <w:rFonts w:ascii="Cambria" w:hAnsi="Cambria"/>
            <w:sz w:val="28"/>
            <w:szCs w:val="28"/>
          </w:rPr>
          <w:delText>allroom</w:delText>
        </w:r>
        <w:commentRangeEnd w:id="5507"/>
        <w:r w:rsidR="00E27A7F" w:rsidDel="00480188">
          <w:rPr>
            <w:rStyle w:val="CommentReference"/>
            <w:rFonts w:ascii="Cambria" w:hAnsi="Cambria"/>
            <w:sz w:val="28"/>
            <w:szCs w:val="28"/>
          </w:rPr>
          <w:commentReference w:id="5507"/>
        </w:r>
        <w:r w:rsidR="000F1EBD" w:rsidDel="00480188">
          <w:rPr>
            <w:rFonts w:ascii="Cambria" w:hAnsi="Cambria"/>
            <w:sz w:val="28"/>
            <w:szCs w:val="28"/>
          </w:rPr>
          <w:delText>.</w:delText>
        </w:r>
      </w:del>
    </w:p>
    <w:p w14:paraId="0AAC9069" w14:textId="048D6AF3" w:rsidR="00000DD5" w:rsidDel="00480188" w:rsidRDefault="001159D5" w:rsidP="00B00BDF">
      <w:pPr>
        <w:spacing w:line="360" w:lineRule="auto"/>
        <w:ind w:firstLine="720"/>
        <w:contextualSpacing/>
        <w:rPr>
          <w:del w:id="5508" w:author="Claire S" w:date="2026-07-17T09:10:00Z" w16du:dateUtc="2026-07-17T08:10:00Z"/>
          <w:rFonts w:ascii="Cambria" w:hAnsi="Cambria"/>
          <w:sz w:val="28"/>
          <w:szCs w:val="28"/>
        </w:rPr>
      </w:pPr>
      <w:del w:id="5509" w:author="Claire S" w:date="2026-07-17T09:10:00Z" w16du:dateUtc="2026-07-17T08:10:00Z">
        <w:r w:rsidDel="00480188">
          <w:rPr>
            <w:rFonts w:ascii="Cambria" w:hAnsi="Cambria"/>
            <w:sz w:val="28"/>
            <w:szCs w:val="28"/>
          </w:rPr>
          <w:delText xml:space="preserve">But the body that </w:delText>
        </w:r>
        <w:r w:rsidR="00364BB2" w:rsidDel="00480188">
          <w:rPr>
            <w:rFonts w:ascii="Cambria" w:hAnsi="Cambria"/>
            <w:sz w:val="28"/>
            <w:szCs w:val="28"/>
          </w:rPr>
          <w:delText>slumped</w:delText>
        </w:r>
        <w:r w:rsidDel="00480188">
          <w:rPr>
            <w:rFonts w:ascii="Cambria" w:hAnsi="Cambria"/>
            <w:sz w:val="28"/>
            <w:szCs w:val="28"/>
          </w:rPr>
          <w:delText xml:space="preserve"> now from the</w:delText>
        </w:r>
        <w:r w:rsidR="00131B3E" w:rsidDel="00480188">
          <w:rPr>
            <w:rFonts w:ascii="Cambria" w:hAnsi="Cambria"/>
            <w:sz w:val="28"/>
            <w:szCs w:val="28"/>
          </w:rPr>
          <w:delText xml:space="preserve"> </w:delText>
        </w:r>
        <w:r w:rsidR="00364BB2" w:rsidDel="00480188">
          <w:rPr>
            <w:rFonts w:ascii="Cambria" w:hAnsi="Cambria"/>
            <w:sz w:val="28"/>
            <w:szCs w:val="28"/>
          </w:rPr>
          <w:delText>back of the</w:delText>
        </w:r>
      </w:del>
      <w:ins w:id="5510" w:author="Daisy Watt" w:date="2026-06-19T22:58:00Z" w16du:dateUtc="2026-06-19T20:58:00Z">
        <w:del w:id="5511" w:author="Claire S" w:date="2026-07-17T09:10:00Z" w16du:dateUtc="2026-07-17T08:10:00Z">
          <w:r w:rsidR="00C670B8" w:rsidDel="00480188">
            <w:rPr>
              <w:rFonts w:ascii="Cambria" w:hAnsi="Cambria"/>
              <w:sz w:val="28"/>
              <w:szCs w:val="28"/>
            </w:rPr>
            <w:delText>a</w:delText>
          </w:r>
        </w:del>
      </w:ins>
      <w:del w:id="5512" w:author="Claire S" w:date="2026-07-17T09:10:00Z" w16du:dateUtc="2026-07-17T08:10:00Z">
        <w:r w:rsidR="00364BB2" w:rsidDel="00480188">
          <w:rPr>
            <w:rFonts w:ascii="Cambria" w:hAnsi="Cambria"/>
            <w:sz w:val="28"/>
            <w:szCs w:val="28"/>
          </w:rPr>
          <w:delText xml:space="preserve"> door</w:delText>
        </w:r>
        <w:r w:rsidR="00131B3E" w:rsidDel="00480188">
          <w:rPr>
            <w:rFonts w:ascii="Cambria" w:hAnsi="Cambria"/>
            <w:sz w:val="28"/>
            <w:szCs w:val="28"/>
          </w:rPr>
          <w:delText xml:space="preserve"> in Langley &amp; Co</w:delText>
        </w:r>
      </w:del>
      <w:ins w:id="5513" w:author="Daisy Watt" w:date="2026-06-19T17:22:00Z" w16du:dateUtc="2026-06-19T15:22:00Z">
        <w:del w:id="5514" w:author="Claire S" w:date="2026-07-17T09:10:00Z" w16du:dateUtc="2026-07-17T08:10:00Z">
          <w:r w:rsidR="008B3058" w:rsidDel="00480188">
            <w:rPr>
              <w:rFonts w:ascii="Cambria" w:hAnsi="Cambria"/>
              <w:sz w:val="28"/>
              <w:szCs w:val="28"/>
            </w:rPr>
            <w:delText>.,</w:delText>
          </w:r>
        </w:del>
      </w:ins>
      <w:del w:id="5515" w:author="Claire S" w:date="2026-07-17T09:10:00Z" w16du:dateUtc="2026-07-17T08:10:00Z">
        <w:r w:rsidR="00131B3E" w:rsidDel="00480188">
          <w:rPr>
            <w:rFonts w:ascii="Cambria" w:hAnsi="Cambria"/>
            <w:sz w:val="28"/>
            <w:szCs w:val="28"/>
          </w:rPr>
          <w:delText>,</w:delText>
        </w:r>
      </w:del>
      <w:ins w:id="5516" w:author="Daisy Watt" w:date="2026-06-19T22:58:00Z" w16du:dateUtc="2026-06-19T20:58:00Z">
        <w:del w:id="5517" w:author="Claire S" w:date="2026-07-17T09:10:00Z" w16du:dateUtc="2026-07-17T08:10:00Z">
          <w:r w:rsidR="00C670B8" w:rsidDel="00480188">
            <w:rPr>
              <w:rFonts w:ascii="Cambria" w:hAnsi="Cambria"/>
              <w:sz w:val="28"/>
              <w:szCs w:val="28"/>
            </w:rPr>
            <w:delText>’s office</w:delText>
          </w:r>
        </w:del>
      </w:ins>
      <w:ins w:id="5518" w:author="Daisy Watt" w:date="2026-06-19T22:59:00Z" w16du:dateUtc="2026-06-19T20:59:00Z">
        <w:del w:id="5519" w:author="Claire S" w:date="2026-07-17T09:10:00Z" w16du:dateUtc="2026-07-17T08:10:00Z">
          <w:r w:rsidR="0092486B" w:rsidDel="00480188">
            <w:rPr>
              <w:rFonts w:ascii="Cambria" w:hAnsi="Cambria"/>
              <w:sz w:val="28"/>
              <w:szCs w:val="28"/>
            </w:rPr>
            <w:delText xml:space="preserve">? </w:delText>
          </w:r>
        </w:del>
      </w:ins>
      <w:del w:id="5520" w:author="Claire S" w:date="2026-07-17T09:10:00Z" w16du:dateUtc="2026-07-17T08:10:00Z">
        <w:r w:rsidDel="00480188">
          <w:rPr>
            <w:rFonts w:ascii="Cambria" w:hAnsi="Cambria"/>
            <w:sz w:val="28"/>
            <w:szCs w:val="28"/>
          </w:rPr>
          <w:delText xml:space="preserve"> </w:delText>
        </w:r>
        <w:r w:rsidR="00631A08" w:rsidDel="00480188">
          <w:rPr>
            <w:rFonts w:ascii="Cambria" w:hAnsi="Cambria"/>
            <w:sz w:val="28"/>
            <w:szCs w:val="28"/>
          </w:rPr>
          <w:delText>t</w:delText>
        </w:r>
      </w:del>
      <w:ins w:id="5521" w:author="Daisy Watt" w:date="2026-06-19T22:59:00Z" w16du:dateUtc="2026-06-19T20:59:00Z">
        <w:del w:id="5522" w:author="Claire S" w:date="2026-07-17T09:10:00Z" w16du:dateUtc="2026-07-17T08:10:00Z">
          <w:r w:rsidR="0092486B" w:rsidDel="00480188">
            <w:rPr>
              <w:rFonts w:ascii="Cambria" w:hAnsi="Cambria"/>
              <w:sz w:val="28"/>
              <w:szCs w:val="28"/>
            </w:rPr>
            <w:delText>T</w:delText>
          </w:r>
        </w:del>
      </w:ins>
      <w:del w:id="5523" w:author="Claire S" w:date="2026-07-17T09:10:00Z" w16du:dateUtc="2026-07-17T08:10:00Z">
        <w:r w:rsidR="00631A08" w:rsidDel="00480188">
          <w:rPr>
            <w:rFonts w:ascii="Cambria" w:hAnsi="Cambria"/>
            <w:sz w:val="28"/>
            <w:szCs w:val="28"/>
          </w:rPr>
          <w:delText xml:space="preserve">hat </w:delText>
        </w:r>
        <w:r w:rsidR="00421AB8" w:rsidRPr="00421AB8" w:rsidDel="00480188">
          <w:rPr>
            <w:rFonts w:ascii="Cambria" w:hAnsi="Cambria"/>
            <w:sz w:val="28"/>
            <w:szCs w:val="28"/>
          </w:rPr>
          <w:delText>wa</w:delText>
        </w:r>
        <w:r w:rsidRPr="00421AB8" w:rsidDel="00480188">
          <w:rPr>
            <w:rFonts w:ascii="Cambria" w:hAnsi="Cambria"/>
            <w:sz w:val="28"/>
            <w:szCs w:val="28"/>
          </w:rPr>
          <w:delText>s</w:delText>
        </w:r>
        <w:r w:rsidR="00B00BDF" w:rsidDel="00480188">
          <w:rPr>
            <w:rFonts w:ascii="Cambria" w:hAnsi="Cambria"/>
            <w:sz w:val="28"/>
            <w:szCs w:val="28"/>
          </w:rPr>
          <w:delText xml:space="preserve"> one hundred per</w:delText>
        </w:r>
      </w:del>
      <w:ins w:id="5524" w:author="Daisy Watt" w:date="2026-06-19T22:59:00Z" w16du:dateUtc="2026-06-19T20:59:00Z">
        <w:del w:id="5525" w:author="Claire S" w:date="2026-07-17T09:10:00Z" w16du:dateUtc="2026-07-17T08:10:00Z">
          <w:r w:rsidR="00362E78" w:rsidDel="00480188">
            <w:rPr>
              <w:rFonts w:ascii="Cambria" w:hAnsi="Cambria"/>
              <w:sz w:val="28"/>
              <w:szCs w:val="28"/>
            </w:rPr>
            <w:delText xml:space="preserve"> </w:delText>
          </w:r>
        </w:del>
      </w:ins>
      <w:del w:id="5526" w:author="Claire S" w:date="2026-07-17T09:10:00Z" w16du:dateUtc="2026-07-17T08:10:00Z">
        <w:r w:rsidR="00B00BDF" w:rsidDel="00480188">
          <w:rPr>
            <w:rFonts w:ascii="Cambria" w:hAnsi="Cambria"/>
            <w:sz w:val="28"/>
            <w:szCs w:val="28"/>
          </w:rPr>
          <w:delText>cent</w:delText>
        </w:r>
        <w:r w:rsidDel="00480188">
          <w:rPr>
            <w:rFonts w:ascii="Cambria" w:hAnsi="Cambria"/>
            <w:sz w:val="28"/>
            <w:szCs w:val="28"/>
          </w:rPr>
          <w:delText xml:space="preserve"> real</w:delText>
        </w:r>
      </w:del>
      <w:ins w:id="5527" w:author="Daisy Watt" w:date="2026-06-19T22:59:00Z" w16du:dateUtc="2026-06-19T20:59:00Z">
        <w:del w:id="5528" w:author="Claire S" w:date="2026-07-17T09:10:00Z" w16du:dateUtc="2026-07-17T08:10:00Z">
          <w:r w:rsidR="00DD53CF" w:rsidDel="00480188">
            <w:rPr>
              <w:rFonts w:ascii="Cambria" w:hAnsi="Cambria"/>
              <w:sz w:val="28"/>
              <w:szCs w:val="28"/>
            </w:rPr>
            <w:delText xml:space="preserve"> –</w:delText>
          </w:r>
        </w:del>
      </w:ins>
      <w:del w:id="5529" w:author="Claire S" w:date="2026-07-17T09:10:00Z" w16du:dateUtc="2026-07-17T08:10:00Z">
        <w:r w:rsidR="00631A08" w:rsidDel="00480188">
          <w:rPr>
            <w:rFonts w:ascii="Cambria" w:hAnsi="Cambria"/>
            <w:sz w:val="28"/>
            <w:szCs w:val="28"/>
          </w:rPr>
          <w:delText xml:space="preserve">, </w:delText>
        </w:r>
        <w:r w:rsidR="000F1EBD" w:rsidDel="00480188">
          <w:rPr>
            <w:rFonts w:ascii="Cambria" w:hAnsi="Cambria"/>
            <w:sz w:val="28"/>
            <w:szCs w:val="28"/>
          </w:rPr>
          <w:delText>Melvin</w:delText>
        </w:r>
        <w:r w:rsidR="00631A08" w:rsidDel="00480188">
          <w:rPr>
            <w:rFonts w:ascii="Cambria" w:hAnsi="Cambria"/>
            <w:sz w:val="28"/>
            <w:szCs w:val="28"/>
          </w:rPr>
          <w:delText xml:space="preserve"> was </w:delText>
        </w:r>
        <w:r w:rsidR="00F852A8" w:rsidDel="00480188">
          <w:rPr>
            <w:rFonts w:ascii="Cambria" w:hAnsi="Cambria"/>
            <w:sz w:val="28"/>
            <w:szCs w:val="28"/>
          </w:rPr>
          <w:delText xml:space="preserve">horribly </w:delText>
        </w:r>
        <w:r w:rsidR="00631A08" w:rsidDel="00480188">
          <w:rPr>
            <w:rFonts w:ascii="Cambria" w:hAnsi="Cambria"/>
            <w:sz w:val="28"/>
            <w:szCs w:val="28"/>
          </w:rPr>
          <w:delText>sure of it</w:delText>
        </w:r>
      </w:del>
      <w:ins w:id="5530" w:author="Daisy Watt" w:date="2026-06-19T17:22:00Z" w16du:dateUtc="2026-06-19T15:22:00Z">
        <w:del w:id="5531" w:author="Claire S" w:date="2026-07-17T09:10:00Z" w16du:dateUtc="2026-07-17T08:10:00Z">
          <w:r w:rsidR="001F7DBA" w:rsidDel="00480188">
            <w:rPr>
              <w:rFonts w:ascii="Cambria" w:hAnsi="Cambria"/>
              <w:sz w:val="28"/>
              <w:szCs w:val="28"/>
            </w:rPr>
            <w:delText>.</w:delText>
          </w:r>
        </w:del>
      </w:ins>
      <w:del w:id="5532" w:author="Claire S" w:date="2026-07-17T09:10:00Z" w16du:dateUtc="2026-07-17T08:10:00Z">
        <w:r w:rsidR="00631A08" w:rsidDel="00480188">
          <w:rPr>
            <w:rFonts w:ascii="Cambria" w:hAnsi="Cambria"/>
            <w:sz w:val="28"/>
            <w:szCs w:val="28"/>
          </w:rPr>
          <w:delText>! O</w:delText>
        </w:r>
        <w:r w:rsidR="00A035CE" w:rsidDel="00480188">
          <w:rPr>
            <w:rFonts w:ascii="Cambria" w:hAnsi="Cambria"/>
            <w:sz w:val="28"/>
            <w:szCs w:val="28"/>
          </w:rPr>
          <w:delText>r rather</w:delText>
        </w:r>
      </w:del>
      <w:ins w:id="5533" w:author="Daisy Watt" w:date="2026-06-19T17:22:00Z" w16du:dateUtc="2026-06-19T15:22:00Z">
        <w:del w:id="5534" w:author="Claire S" w:date="2026-07-17T09:10:00Z" w16du:dateUtc="2026-07-17T08:10:00Z">
          <w:r w:rsidR="001F7DBA" w:rsidDel="00480188">
            <w:rPr>
              <w:rFonts w:ascii="Cambria" w:hAnsi="Cambria"/>
              <w:sz w:val="28"/>
              <w:szCs w:val="28"/>
            </w:rPr>
            <w:delText xml:space="preserve">, </w:delText>
          </w:r>
        </w:del>
      </w:ins>
      <w:del w:id="5535" w:author="Claire S" w:date="2026-07-17T09:10:00Z" w16du:dateUtc="2026-07-17T08:10:00Z">
        <w:r w:rsidR="00A035CE" w:rsidDel="00480188">
          <w:rPr>
            <w:rFonts w:ascii="Cambria" w:hAnsi="Cambria"/>
            <w:sz w:val="28"/>
            <w:szCs w:val="28"/>
          </w:rPr>
          <w:delText xml:space="preserve"> – it </w:delText>
        </w:r>
        <w:r w:rsidR="00B00BDF" w:rsidDel="00480188">
          <w:rPr>
            <w:rFonts w:ascii="Cambria" w:hAnsi="Cambria"/>
            <w:sz w:val="28"/>
            <w:szCs w:val="28"/>
          </w:rPr>
          <w:delText>had been</w:delText>
        </w:r>
        <w:r w:rsidR="00A035CE" w:rsidDel="00480188">
          <w:rPr>
            <w:rFonts w:ascii="Cambria" w:hAnsi="Cambria"/>
            <w:sz w:val="28"/>
            <w:szCs w:val="28"/>
          </w:rPr>
          <w:delText xml:space="preserve"> real </w:delText>
        </w:r>
        <w:r w:rsidR="00A035CE" w:rsidRPr="00421AB8" w:rsidDel="00480188">
          <w:rPr>
            <w:rFonts w:ascii="Cambria" w:hAnsi="Cambria"/>
            <w:i/>
            <w:iCs/>
            <w:sz w:val="28"/>
            <w:szCs w:val="28"/>
          </w:rPr>
          <w:delText>once</w:delText>
        </w:r>
        <w:r w:rsidR="0097241B" w:rsidDel="00480188">
          <w:rPr>
            <w:rFonts w:ascii="Cambria" w:hAnsi="Cambria"/>
            <w:sz w:val="28"/>
            <w:szCs w:val="28"/>
          </w:rPr>
          <w:delText xml:space="preserve">; a </w:delText>
        </w:r>
        <w:r w:rsidR="00A035CE" w:rsidDel="00480188">
          <w:rPr>
            <w:rFonts w:ascii="Cambria" w:hAnsi="Cambria"/>
            <w:sz w:val="28"/>
            <w:szCs w:val="28"/>
          </w:rPr>
          <w:delText>living, breathing, loving, fighting</w:delText>
        </w:r>
        <w:r w:rsidR="0097241B" w:rsidDel="00480188">
          <w:rPr>
            <w:rFonts w:ascii="Cambria" w:hAnsi="Cambria"/>
            <w:sz w:val="28"/>
            <w:szCs w:val="28"/>
          </w:rPr>
          <w:delText xml:space="preserve"> human</w:delText>
        </w:r>
        <w:r w:rsidR="00B00BDF" w:rsidDel="00480188">
          <w:rPr>
            <w:rFonts w:ascii="Cambria" w:hAnsi="Cambria"/>
            <w:sz w:val="28"/>
            <w:szCs w:val="28"/>
          </w:rPr>
          <w:delText xml:space="preserve">. </w:delText>
        </w:r>
      </w:del>
    </w:p>
    <w:p w14:paraId="407C343D" w14:textId="3AD2D592" w:rsidR="00DC76EA" w:rsidDel="00480188" w:rsidRDefault="0097241B" w:rsidP="00B00BDF">
      <w:pPr>
        <w:spacing w:line="360" w:lineRule="auto"/>
        <w:ind w:firstLine="720"/>
        <w:contextualSpacing/>
        <w:rPr>
          <w:del w:id="5536" w:author="Claire S" w:date="2026-07-17T09:10:00Z" w16du:dateUtc="2026-07-17T08:10:00Z"/>
          <w:rFonts w:ascii="Cambria" w:hAnsi="Cambria"/>
          <w:sz w:val="28"/>
          <w:szCs w:val="28"/>
        </w:rPr>
      </w:pPr>
      <w:del w:id="5537" w:author="Claire S" w:date="2026-07-17T09:10:00Z" w16du:dateUtc="2026-07-17T08:10:00Z">
        <w:r w:rsidDel="00480188">
          <w:rPr>
            <w:rFonts w:ascii="Cambria" w:hAnsi="Cambria"/>
            <w:sz w:val="28"/>
            <w:szCs w:val="28"/>
          </w:rPr>
          <w:delText>N</w:delText>
        </w:r>
        <w:r w:rsidR="00A035CE" w:rsidDel="00480188">
          <w:rPr>
            <w:rFonts w:ascii="Cambria" w:hAnsi="Cambria"/>
            <w:sz w:val="28"/>
            <w:szCs w:val="28"/>
          </w:rPr>
          <w:delText>ow</w:delText>
        </w:r>
        <w:r w:rsidR="00C2458F" w:rsidDel="00480188">
          <w:rPr>
            <w:rFonts w:ascii="Cambria" w:hAnsi="Cambria"/>
            <w:sz w:val="28"/>
            <w:szCs w:val="28"/>
          </w:rPr>
          <w:delText>,</w:delText>
        </w:r>
        <w:r w:rsidR="00A035CE" w:rsidDel="00480188">
          <w:rPr>
            <w:rFonts w:ascii="Cambria" w:hAnsi="Cambria"/>
            <w:sz w:val="28"/>
            <w:szCs w:val="28"/>
          </w:rPr>
          <w:delText xml:space="preserve"> </w:delText>
        </w:r>
        <w:r w:rsidDel="00480188">
          <w:rPr>
            <w:rFonts w:ascii="Cambria" w:hAnsi="Cambria"/>
            <w:sz w:val="28"/>
            <w:szCs w:val="28"/>
          </w:rPr>
          <w:delText>though, all life</w:delText>
        </w:r>
        <w:r w:rsidR="00421AB8" w:rsidDel="00480188">
          <w:rPr>
            <w:rFonts w:ascii="Cambria" w:hAnsi="Cambria"/>
            <w:sz w:val="28"/>
            <w:szCs w:val="28"/>
          </w:rPr>
          <w:delText xml:space="preserve"> </w:delText>
        </w:r>
        <w:r w:rsidR="00AE7603" w:rsidDel="00480188">
          <w:rPr>
            <w:rFonts w:ascii="Cambria" w:hAnsi="Cambria"/>
            <w:sz w:val="28"/>
            <w:szCs w:val="28"/>
          </w:rPr>
          <w:delText>was very obviously</w:delText>
        </w:r>
        <w:r w:rsidDel="00480188">
          <w:rPr>
            <w:rFonts w:ascii="Cambria" w:hAnsi="Cambria"/>
            <w:sz w:val="28"/>
            <w:szCs w:val="28"/>
          </w:rPr>
          <w:delText xml:space="preserve"> extinguished, by its own hand, </w:delText>
        </w:r>
        <w:r w:rsidR="006153F9" w:rsidDel="00480188">
          <w:rPr>
            <w:rFonts w:ascii="Cambria" w:hAnsi="Cambria"/>
            <w:sz w:val="28"/>
            <w:szCs w:val="28"/>
          </w:rPr>
          <w:delText xml:space="preserve">he would guess, given the nature of the death.  </w:delText>
        </w:r>
      </w:del>
    </w:p>
    <w:p w14:paraId="46444BC5" w14:textId="64D0197E" w:rsidR="00A035CE" w:rsidDel="00480188" w:rsidRDefault="006153F9" w:rsidP="00B00BDF">
      <w:pPr>
        <w:spacing w:line="360" w:lineRule="auto"/>
        <w:ind w:firstLine="720"/>
        <w:contextualSpacing/>
        <w:rPr>
          <w:del w:id="5538" w:author="Claire S" w:date="2026-07-17T09:10:00Z" w16du:dateUtc="2026-07-17T08:10:00Z"/>
          <w:rFonts w:ascii="Cambria" w:hAnsi="Cambria"/>
          <w:sz w:val="28"/>
          <w:szCs w:val="28"/>
        </w:rPr>
      </w:pPr>
      <w:del w:id="5539" w:author="Claire S" w:date="2026-07-17T09:10:00Z" w16du:dateUtc="2026-07-17T08:10:00Z">
        <w:r w:rsidDel="00480188">
          <w:rPr>
            <w:rFonts w:ascii="Cambria" w:hAnsi="Cambria"/>
            <w:sz w:val="28"/>
            <w:szCs w:val="28"/>
          </w:rPr>
          <w:delText>A</w:delText>
        </w:r>
        <w:r w:rsidR="0097241B" w:rsidDel="00480188">
          <w:rPr>
            <w:rFonts w:ascii="Cambria" w:hAnsi="Cambria"/>
            <w:sz w:val="28"/>
            <w:szCs w:val="28"/>
          </w:rPr>
          <w:delText>s M</w:delText>
        </w:r>
        <w:r w:rsidR="00421AB8" w:rsidDel="00480188">
          <w:rPr>
            <w:rFonts w:ascii="Cambria" w:hAnsi="Cambria"/>
            <w:sz w:val="28"/>
            <w:szCs w:val="28"/>
          </w:rPr>
          <w:delText>elvin</w:delText>
        </w:r>
        <w:r w:rsidR="0097241B" w:rsidDel="00480188">
          <w:rPr>
            <w:rFonts w:ascii="Cambria" w:hAnsi="Cambria"/>
            <w:sz w:val="28"/>
            <w:szCs w:val="28"/>
          </w:rPr>
          <w:delText xml:space="preserve"> swallow</w:delText>
        </w:r>
        <w:r w:rsidR="00421AB8" w:rsidDel="00480188">
          <w:rPr>
            <w:rFonts w:ascii="Cambria" w:hAnsi="Cambria"/>
            <w:sz w:val="28"/>
            <w:szCs w:val="28"/>
          </w:rPr>
          <w:delText>ed</w:delText>
        </w:r>
        <w:r w:rsidR="00806251" w:rsidDel="00480188">
          <w:rPr>
            <w:rFonts w:ascii="Cambria" w:hAnsi="Cambria"/>
            <w:sz w:val="28"/>
            <w:szCs w:val="28"/>
          </w:rPr>
          <w:delText>, dry-mouthed,</w:delText>
        </w:r>
        <w:r w:rsidR="0097241B" w:rsidDel="00480188">
          <w:rPr>
            <w:rFonts w:ascii="Cambria" w:hAnsi="Cambria"/>
            <w:sz w:val="28"/>
            <w:szCs w:val="28"/>
          </w:rPr>
          <w:delText xml:space="preserve"> and reache</w:delText>
        </w:r>
        <w:r w:rsidR="00421AB8" w:rsidDel="00480188">
          <w:rPr>
            <w:rFonts w:ascii="Cambria" w:hAnsi="Cambria"/>
            <w:sz w:val="28"/>
            <w:szCs w:val="28"/>
          </w:rPr>
          <w:delText>d</w:delText>
        </w:r>
        <w:r w:rsidR="0097241B" w:rsidDel="00480188">
          <w:rPr>
            <w:rFonts w:ascii="Cambria" w:hAnsi="Cambria"/>
            <w:sz w:val="28"/>
            <w:szCs w:val="28"/>
          </w:rPr>
          <w:delText xml:space="preserve"> for his walkie-talkie, </w:delText>
        </w:r>
        <w:r w:rsidR="00BD5CD0" w:rsidDel="00480188">
          <w:rPr>
            <w:rFonts w:ascii="Cambria" w:hAnsi="Cambria"/>
            <w:sz w:val="28"/>
            <w:szCs w:val="28"/>
          </w:rPr>
          <w:delText>his eyes never moving from the gruesome sight</w:delText>
        </w:r>
        <w:r w:rsidR="00806251" w:rsidDel="00480188">
          <w:rPr>
            <w:rFonts w:ascii="Cambria" w:hAnsi="Cambria"/>
            <w:sz w:val="28"/>
            <w:szCs w:val="28"/>
          </w:rPr>
          <w:delText xml:space="preserve"> hanging before him</w:delText>
        </w:r>
        <w:r w:rsidR="00BD5CD0" w:rsidDel="00480188">
          <w:rPr>
            <w:rFonts w:ascii="Cambria" w:hAnsi="Cambria"/>
            <w:sz w:val="28"/>
            <w:szCs w:val="28"/>
          </w:rPr>
          <w:delText>,</w:delText>
        </w:r>
        <w:r w:rsidR="00DC76EA" w:rsidDel="00480188">
          <w:rPr>
            <w:rFonts w:ascii="Cambria" w:hAnsi="Cambria"/>
            <w:sz w:val="28"/>
            <w:szCs w:val="28"/>
          </w:rPr>
          <w:delText xml:space="preserve"> attached to the </w:delText>
        </w:r>
        <w:r w:rsidR="00E247CC" w:rsidDel="00480188">
          <w:rPr>
            <w:rFonts w:ascii="Cambria" w:hAnsi="Cambria"/>
            <w:sz w:val="28"/>
            <w:szCs w:val="28"/>
          </w:rPr>
          <w:delText xml:space="preserve">metal </w:delText>
        </w:r>
        <w:r w:rsidR="00364BB2" w:rsidDel="00480188">
          <w:rPr>
            <w:rFonts w:ascii="Cambria" w:hAnsi="Cambria"/>
            <w:sz w:val="28"/>
            <w:szCs w:val="28"/>
          </w:rPr>
          <w:delText>hook</w:delText>
        </w:r>
        <w:r w:rsidR="00E247CC" w:rsidDel="00480188">
          <w:rPr>
            <w:rFonts w:ascii="Cambria" w:hAnsi="Cambria"/>
            <w:sz w:val="28"/>
            <w:szCs w:val="28"/>
          </w:rPr>
          <w:delText xml:space="preserve"> on the office </w:delText>
        </w:r>
        <w:r w:rsidR="00364BB2" w:rsidDel="00480188">
          <w:rPr>
            <w:rFonts w:ascii="Cambria" w:hAnsi="Cambria"/>
            <w:sz w:val="28"/>
            <w:szCs w:val="28"/>
          </w:rPr>
          <w:delText>door</w:delText>
        </w:r>
        <w:r w:rsidR="00E247CC" w:rsidDel="00480188">
          <w:rPr>
            <w:rFonts w:ascii="Cambria" w:hAnsi="Cambria"/>
            <w:sz w:val="28"/>
            <w:szCs w:val="28"/>
          </w:rPr>
          <w:delText>:</w:delText>
        </w:r>
        <w:r w:rsidR="00BD5CD0" w:rsidDel="00480188">
          <w:rPr>
            <w:rFonts w:ascii="Cambria" w:hAnsi="Cambria"/>
            <w:sz w:val="28"/>
            <w:szCs w:val="28"/>
          </w:rPr>
          <w:delText xml:space="preserve"> </w:delText>
        </w:r>
        <w:r w:rsidR="0097241B" w:rsidDel="00480188">
          <w:rPr>
            <w:rFonts w:ascii="Cambria" w:hAnsi="Cambria"/>
            <w:sz w:val="28"/>
            <w:szCs w:val="28"/>
          </w:rPr>
          <w:delText>he</w:delText>
        </w:r>
        <w:r w:rsidR="00421AB8" w:rsidDel="00480188">
          <w:rPr>
            <w:rFonts w:ascii="Cambria" w:hAnsi="Cambria"/>
            <w:sz w:val="28"/>
            <w:szCs w:val="28"/>
          </w:rPr>
          <w:delText xml:space="preserve"> </w:delText>
        </w:r>
        <w:r w:rsidR="00A251B8" w:rsidDel="00480188">
          <w:rPr>
            <w:rFonts w:ascii="Cambria" w:hAnsi="Cambria"/>
            <w:sz w:val="28"/>
            <w:szCs w:val="28"/>
          </w:rPr>
          <w:delText>knew</w:delText>
        </w:r>
        <w:r w:rsidR="00BD5CD0" w:rsidDel="00480188">
          <w:rPr>
            <w:rFonts w:ascii="Cambria" w:hAnsi="Cambria"/>
            <w:sz w:val="28"/>
            <w:szCs w:val="28"/>
          </w:rPr>
          <w:delText xml:space="preserve"> that this body</w:delText>
        </w:r>
        <w:r w:rsidR="0097241B" w:rsidDel="00480188">
          <w:rPr>
            <w:rFonts w:ascii="Cambria" w:hAnsi="Cambria"/>
            <w:sz w:val="28"/>
            <w:szCs w:val="28"/>
          </w:rPr>
          <w:delText xml:space="preserve"> </w:delText>
        </w:r>
        <w:r w:rsidR="00421AB8" w:rsidDel="00480188">
          <w:rPr>
            <w:rFonts w:ascii="Cambria" w:hAnsi="Cambria"/>
            <w:sz w:val="28"/>
            <w:szCs w:val="28"/>
          </w:rPr>
          <w:delText>wa</w:delText>
        </w:r>
        <w:r w:rsidR="0097241B" w:rsidDel="00480188">
          <w:rPr>
            <w:rFonts w:ascii="Cambria" w:hAnsi="Cambria"/>
            <w:sz w:val="28"/>
            <w:szCs w:val="28"/>
          </w:rPr>
          <w:delText xml:space="preserve">s </w:delText>
        </w:r>
        <w:r w:rsidR="00C2458F" w:rsidDel="00480188">
          <w:rPr>
            <w:rFonts w:ascii="Cambria" w:hAnsi="Cambria"/>
            <w:sz w:val="28"/>
            <w:szCs w:val="28"/>
          </w:rPr>
          <w:delText>stone</w:delText>
        </w:r>
        <w:r w:rsidR="009D2151" w:rsidDel="00480188">
          <w:rPr>
            <w:rFonts w:ascii="Cambria" w:hAnsi="Cambria"/>
            <w:sz w:val="28"/>
            <w:szCs w:val="28"/>
          </w:rPr>
          <w:delText>-</w:delText>
        </w:r>
        <w:r w:rsidR="0097241B" w:rsidDel="00480188">
          <w:rPr>
            <w:rFonts w:ascii="Cambria" w:hAnsi="Cambria"/>
            <w:sz w:val="28"/>
            <w:szCs w:val="28"/>
          </w:rPr>
          <w:delText xml:space="preserve">cold </w:delText>
        </w:r>
        <w:r w:rsidR="00C2458F" w:rsidDel="00480188">
          <w:rPr>
            <w:rFonts w:ascii="Cambria" w:hAnsi="Cambria"/>
            <w:sz w:val="28"/>
            <w:szCs w:val="28"/>
          </w:rPr>
          <w:delText>dead.</w:delText>
        </w:r>
      </w:del>
    </w:p>
    <w:p w14:paraId="40F7E0AF" w14:textId="05B0529E" w:rsidR="001C32AD" w:rsidDel="00480188" w:rsidRDefault="001C32AD" w:rsidP="00086738">
      <w:pPr>
        <w:spacing w:line="360" w:lineRule="auto"/>
        <w:ind w:firstLine="720"/>
        <w:contextualSpacing/>
        <w:rPr>
          <w:del w:id="5540" w:author="Claire S" w:date="2026-07-17T09:10:00Z" w16du:dateUtc="2026-07-17T08:10:00Z"/>
          <w:rFonts w:ascii="Cambria" w:hAnsi="Cambria"/>
          <w:sz w:val="28"/>
          <w:szCs w:val="28"/>
        </w:rPr>
      </w:pPr>
      <w:del w:id="5541" w:author="Claire S" w:date="2026-07-17T09:10:00Z" w16du:dateUtc="2026-07-17T08:10:00Z">
        <w:r w:rsidDel="00480188">
          <w:rPr>
            <w:rFonts w:ascii="Cambria" w:hAnsi="Cambria"/>
            <w:sz w:val="28"/>
            <w:szCs w:val="28"/>
          </w:rPr>
          <w:delText xml:space="preserve">And he knew who </w:delText>
        </w:r>
        <w:r w:rsidR="006153F9" w:rsidDel="00480188">
          <w:rPr>
            <w:rFonts w:ascii="Cambria" w:hAnsi="Cambria"/>
            <w:sz w:val="28"/>
            <w:szCs w:val="28"/>
          </w:rPr>
          <w:delText>the body</w:delText>
        </w:r>
        <w:r w:rsidDel="00480188">
          <w:rPr>
            <w:rFonts w:ascii="Cambria" w:hAnsi="Cambria"/>
            <w:sz w:val="28"/>
            <w:szCs w:val="28"/>
          </w:rPr>
          <w:delText xml:space="preserve"> wa</w:delText>
        </w:r>
        <w:r w:rsidR="004B6D7B" w:rsidDel="00480188">
          <w:rPr>
            <w:rFonts w:ascii="Cambria" w:hAnsi="Cambria"/>
            <w:sz w:val="28"/>
            <w:szCs w:val="28"/>
          </w:rPr>
          <w:delText>s</w:delText>
        </w:r>
      </w:del>
      <w:ins w:id="5542" w:author="Daisy Watt" w:date="2026-06-19T17:24:00Z" w16du:dateUtc="2026-06-19T15:24:00Z">
        <w:del w:id="5543" w:author="Claire S" w:date="2026-07-17T09:10:00Z" w16du:dateUtc="2026-07-17T08:10:00Z">
          <w:r w:rsidR="00957E3A" w:rsidDel="00480188">
            <w:rPr>
              <w:rFonts w:ascii="Cambria" w:hAnsi="Cambria"/>
              <w:sz w:val="28"/>
              <w:szCs w:val="28"/>
            </w:rPr>
            <w:delText>:</w:delText>
          </w:r>
        </w:del>
      </w:ins>
      <w:del w:id="5544" w:author="Claire S" w:date="2026-07-17T09:10:00Z" w16du:dateUtc="2026-07-17T08:10:00Z">
        <w:r w:rsidR="00086738" w:rsidDel="00480188">
          <w:rPr>
            <w:rFonts w:ascii="Cambria" w:hAnsi="Cambria"/>
            <w:sz w:val="28"/>
            <w:szCs w:val="28"/>
          </w:rPr>
          <w:delText xml:space="preserve">; </w:delText>
        </w:r>
        <w:r w:rsidR="006153F9" w:rsidDel="00480188">
          <w:rPr>
            <w:rFonts w:ascii="Cambria" w:hAnsi="Cambria"/>
            <w:sz w:val="28"/>
            <w:szCs w:val="28"/>
          </w:rPr>
          <w:delText xml:space="preserve">someone </w:delText>
        </w:r>
        <w:r w:rsidDel="00480188">
          <w:rPr>
            <w:rFonts w:ascii="Cambria" w:hAnsi="Cambria"/>
            <w:sz w:val="28"/>
            <w:szCs w:val="28"/>
          </w:rPr>
          <w:delText>he recognised only too well.</w:delText>
        </w:r>
      </w:del>
    </w:p>
    <w:p w14:paraId="3338F60E" w14:textId="585E38A9" w:rsidR="00DC76EA" w:rsidDel="00480188" w:rsidRDefault="00DC76EA" w:rsidP="004B6D7B">
      <w:pPr>
        <w:spacing w:line="360" w:lineRule="auto"/>
        <w:contextualSpacing/>
        <w:rPr>
          <w:del w:id="5545" w:author="Claire S" w:date="2026-07-17T09:10:00Z" w16du:dateUtc="2026-07-17T08:10:00Z"/>
          <w:rFonts w:ascii="Cambria" w:hAnsi="Cambria"/>
          <w:sz w:val="28"/>
          <w:szCs w:val="28"/>
        </w:rPr>
      </w:pPr>
    </w:p>
    <w:p w14:paraId="27E4D25A" w14:textId="31B08D41" w:rsidR="00C15C5C" w:rsidDel="00480188" w:rsidRDefault="00C15C5C" w:rsidP="00EB0650">
      <w:pPr>
        <w:spacing w:line="360" w:lineRule="auto"/>
        <w:contextualSpacing/>
        <w:rPr>
          <w:del w:id="5546" w:author="Claire S" w:date="2026-07-17T09:10:00Z" w16du:dateUtc="2026-07-17T08:10:00Z"/>
          <w:rFonts w:ascii="Cambria" w:hAnsi="Cambria"/>
          <w:sz w:val="28"/>
          <w:szCs w:val="28"/>
        </w:rPr>
      </w:pPr>
    </w:p>
    <w:p w14:paraId="4985F7D5" w14:textId="1233E2C8" w:rsidR="00C15C5C" w:rsidDel="00002819" w:rsidRDefault="00C15C5C" w:rsidP="00EB0650">
      <w:pPr>
        <w:spacing w:line="360" w:lineRule="auto"/>
        <w:contextualSpacing/>
        <w:rPr>
          <w:del w:id="5547" w:author="Claire S" w:date="2026-07-21T09:56:00Z" w16du:dateUtc="2026-07-21T08:56:00Z"/>
          <w:rFonts w:ascii="Cambria" w:hAnsi="Cambria"/>
          <w:sz w:val="28"/>
          <w:szCs w:val="28"/>
        </w:rPr>
      </w:pPr>
    </w:p>
    <w:p w14:paraId="0B76C6A1" w14:textId="6B8FBE7D" w:rsidR="00C15C5C" w:rsidDel="00002819" w:rsidRDefault="00C15C5C" w:rsidP="00EB0650">
      <w:pPr>
        <w:spacing w:line="360" w:lineRule="auto"/>
        <w:contextualSpacing/>
        <w:rPr>
          <w:del w:id="5548" w:author="Claire S" w:date="2026-07-21T09:56:00Z" w16du:dateUtc="2026-07-21T08:56:00Z"/>
          <w:rFonts w:ascii="Cambria" w:hAnsi="Cambria"/>
          <w:sz w:val="28"/>
          <w:szCs w:val="28"/>
        </w:rPr>
      </w:pPr>
    </w:p>
    <w:p w14:paraId="5A81C4D2" w14:textId="048BA538" w:rsidR="00C15C5C" w:rsidDel="00002819" w:rsidRDefault="00C15C5C" w:rsidP="00EB0650">
      <w:pPr>
        <w:spacing w:line="360" w:lineRule="auto"/>
        <w:contextualSpacing/>
        <w:rPr>
          <w:del w:id="5549" w:author="Claire S" w:date="2026-07-21T09:56:00Z" w16du:dateUtc="2026-07-21T08:56:00Z"/>
          <w:rFonts w:ascii="Cambria" w:hAnsi="Cambria"/>
          <w:sz w:val="28"/>
          <w:szCs w:val="28"/>
        </w:rPr>
      </w:pPr>
    </w:p>
    <w:p w14:paraId="2C01E2B7" w14:textId="5F1FB867" w:rsidR="00C15C5C" w:rsidDel="00002819" w:rsidRDefault="00C15C5C" w:rsidP="00EB0650">
      <w:pPr>
        <w:spacing w:line="360" w:lineRule="auto"/>
        <w:contextualSpacing/>
        <w:rPr>
          <w:del w:id="5550" w:author="Claire S" w:date="2026-07-21T09:56:00Z" w16du:dateUtc="2026-07-21T08:56:00Z"/>
          <w:rFonts w:ascii="Cambria" w:hAnsi="Cambria"/>
          <w:sz w:val="28"/>
          <w:szCs w:val="28"/>
        </w:rPr>
      </w:pPr>
    </w:p>
    <w:p w14:paraId="026A5BDA" w14:textId="5EF2351D" w:rsidR="00C15C5C" w:rsidDel="00002819" w:rsidRDefault="00C15C5C" w:rsidP="00EB0650">
      <w:pPr>
        <w:spacing w:line="360" w:lineRule="auto"/>
        <w:contextualSpacing/>
        <w:rPr>
          <w:del w:id="5551" w:author="Claire S" w:date="2026-07-21T09:56:00Z" w16du:dateUtc="2026-07-21T08:56:00Z"/>
          <w:rFonts w:ascii="Cambria" w:hAnsi="Cambria"/>
          <w:sz w:val="28"/>
          <w:szCs w:val="28"/>
        </w:rPr>
      </w:pPr>
    </w:p>
    <w:p w14:paraId="080F3C99" w14:textId="0CEC7061" w:rsidR="00C15C5C" w:rsidDel="00002819" w:rsidRDefault="00C15C5C" w:rsidP="00EB0650">
      <w:pPr>
        <w:spacing w:line="360" w:lineRule="auto"/>
        <w:contextualSpacing/>
        <w:rPr>
          <w:del w:id="5552" w:author="Claire S" w:date="2026-07-21T09:56:00Z" w16du:dateUtc="2026-07-21T08:56:00Z"/>
          <w:rFonts w:ascii="Cambria" w:hAnsi="Cambria"/>
          <w:sz w:val="28"/>
          <w:szCs w:val="28"/>
        </w:rPr>
      </w:pPr>
    </w:p>
    <w:p w14:paraId="1B140880" w14:textId="65A000B8" w:rsidR="00C15C5C" w:rsidDel="00002819" w:rsidRDefault="00C15C5C" w:rsidP="00EB0650">
      <w:pPr>
        <w:spacing w:line="360" w:lineRule="auto"/>
        <w:contextualSpacing/>
        <w:rPr>
          <w:del w:id="5553" w:author="Claire S" w:date="2026-07-21T09:56:00Z" w16du:dateUtc="2026-07-21T08:56:00Z"/>
          <w:rFonts w:ascii="Cambria" w:hAnsi="Cambria"/>
          <w:sz w:val="28"/>
          <w:szCs w:val="28"/>
        </w:rPr>
      </w:pPr>
    </w:p>
    <w:p w14:paraId="3625899D" w14:textId="4648779F" w:rsidR="00C15C5C" w:rsidDel="00002819" w:rsidRDefault="00C15C5C" w:rsidP="00EB0650">
      <w:pPr>
        <w:spacing w:line="360" w:lineRule="auto"/>
        <w:contextualSpacing/>
        <w:rPr>
          <w:del w:id="5554" w:author="Claire S" w:date="2026-07-21T09:56:00Z" w16du:dateUtc="2026-07-21T08:56:00Z"/>
          <w:rFonts w:ascii="Cambria" w:hAnsi="Cambria"/>
          <w:sz w:val="28"/>
          <w:szCs w:val="28"/>
        </w:rPr>
      </w:pPr>
    </w:p>
    <w:p w14:paraId="4CE9E391" w14:textId="7C4E06B8" w:rsidR="00C15C5C" w:rsidDel="00002819" w:rsidRDefault="00C15C5C" w:rsidP="00EB0650">
      <w:pPr>
        <w:spacing w:line="360" w:lineRule="auto"/>
        <w:contextualSpacing/>
        <w:rPr>
          <w:del w:id="5555" w:author="Claire S" w:date="2026-07-21T09:56:00Z" w16du:dateUtc="2026-07-21T08:56:00Z"/>
          <w:rFonts w:ascii="Cambria" w:hAnsi="Cambria"/>
          <w:sz w:val="28"/>
          <w:szCs w:val="28"/>
        </w:rPr>
      </w:pPr>
    </w:p>
    <w:p w14:paraId="053060A6" w14:textId="0ED19DD5" w:rsidR="00C15C5C" w:rsidDel="00002819" w:rsidRDefault="00C15C5C" w:rsidP="00EB0650">
      <w:pPr>
        <w:spacing w:line="360" w:lineRule="auto"/>
        <w:contextualSpacing/>
        <w:rPr>
          <w:del w:id="5556" w:author="Claire S" w:date="2026-07-21T09:55:00Z" w16du:dateUtc="2026-07-21T08:55:00Z"/>
          <w:rFonts w:ascii="Cambria" w:hAnsi="Cambria"/>
          <w:sz w:val="28"/>
          <w:szCs w:val="28"/>
        </w:rPr>
      </w:pPr>
    </w:p>
    <w:p w14:paraId="7379289B" w14:textId="1AA0A037" w:rsidR="00C15C5C" w:rsidDel="00002819" w:rsidRDefault="00C15C5C" w:rsidP="00EB0650">
      <w:pPr>
        <w:spacing w:line="360" w:lineRule="auto"/>
        <w:contextualSpacing/>
        <w:rPr>
          <w:del w:id="5557" w:author="Claire S" w:date="2026-07-21T09:55:00Z" w16du:dateUtc="2026-07-21T08:55:00Z"/>
          <w:rFonts w:ascii="Cambria" w:hAnsi="Cambria"/>
          <w:sz w:val="28"/>
          <w:szCs w:val="28"/>
        </w:rPr>
      </w:pPr>
    </w:p>
    <w:p w14:paraId="48AB5A15" w14:textId="1F2F1B6D" w:rsidR="00C15C5C" w:rsidDel="00002819" w:rsidRDefault="00C15C5C" w:rsidP="00EB0650">
      <w:pPr>
        <w:spacing w:line="360" w:lineRule="auto"/>
        <w:contextualSpacing/>
        <w:rPr>
          <w:del w:id="5558" w:author="Claire S" w:date="2026-07-21T09:55:00Z" w16du:dateUtc="2026-07-21T08:55:00Z"/>
          <w:rFonts w:ascii="Cambria" w:hAnsi="Cambria"/>
          <w:sz w:val="28"/>
          <w:szCs w:val="28"/>
        </w:rPr>
      </w:pPr>
    </w:p>
    <w:p w14:paraId="07B563E5" w14:textId="6D3BD5F9" w:rsidR="00C15C5C" w:rsidDel="00002819" w:rsidRDefault="00C15C5C" w:rsidP="00EB0650">
      <w:pPr>
        <w:spacing w:line="360" w:lineRule="auto"/>
        <w:contextualSpacing/>
        <w:rPr>
          <w:del w:id="5559" w:author="Claire S" w:date="2026-07-21T09:55:00Z" w16du:dateUtc="2026-07-21T08:55:00Z"/>
          <w:rFonts w:ascii="Cambria" w:hAnsi="Cambria"/>
          <w:sz w:val="28"/>
          <w:szCs w:val="28"/>
        </w:rPr>
      </w:pPr>
    </w:p>
    <w:p w14:paraId="4CAA85E5" w14:textId="2B8CA632" w:rsidR="00C15C5C" w:rsidDel="00002819" w:rsidRDefault="00C15C5C" w:rsidP="00EB0650">
      <w:pPr>
        <w:spacing w:line="360" w:lineRule="auto"/>
        <w:contextualSpacing/>
        <w:rPr>
          <w:del w:id="5560" w:author="Claire S" w:date="2026-07-21T09:55:00Z" w16du:dateUtc="2026-07-21T08:55:00Z"/>
          <w:rFonts w:ascii="Cambria" w:hAnsi="Cambria"/>
          <w:sz w:val="28"/>
          <w:szCs w:val="28"/>
        </w:rPr>
      </w:pPr>
    </w:p>
    <w:p w14:paraId="46132DEB" w14:textId="4DD0A5DA" w:rsidR="00A66AA3" w:rsidDel="00002819" w:rsidRDefault="00A66AA3" w:rsidP="00EB0650">
      <w:pPr>
        <w:spacing w:line="360" w:lineRule="auto"/>
        <w:contextualSpacing/>
        <w:rPr>
          <w:del w:id="5561" w:author="Claire S" w:date="2026-07-21T09:55:00Z" w16du:dateUtc="2026-07-21T08:55:00Z"/>
          <w:rFonts w:ascii="Cambria" w:hAnsi="Cambria"/>
          <w:sz w:val="28"/>
          <w:szCs w:val="28"/>
        </w:rPr>
      </w:pPr>
    </w:p>
    <w:p w14:paraId="5F300197" w14:textId="5877864B" w:rsidR="00A66AA3" w:rsidDel="00002819" w:rsidRDefault="00A66AA3" w:rsidP="00EB0650">
      <w:pPr>
        <w:spacing w:line="360" w:lineRule="auto"/>
        <w:contextualSpacing/>
        <w:rPr>
          <w:del w:id="5562" w:author="Claire S" w:date="2026-07-21T09:55:00Z" w16du:dateUtc="2026-07-21T08:55:00Z"/>
          <w:rFonts w:ascii="Cambria" w:hAnsi="Cambria"/>
          <w:sz w:val="28"/>
          <w:szCs w:val="28"/>
        </w:rPr>
      </w:pPr>
    </w:p>
    <w:p w14:paraId="272FFDDD" w14:textId="7C67CCE0" w:rsidR="00A66AA3" w:rsidDel="00002819" w:rsidRDefault="00A66AA3" w:rsidP="00EB0650">
      <w:pPr>
        <w:spacing w:line="360" w:lineRule="auto"/>
        <w:contextualSpacing/>
        <w:rPr>
          <w:del w:id="5563" w:author="Claire S" w:date="2026-07-21T09:55:00Z" w16du:dateUtc="2026-07-21T08:55:00Z"/>
          <w:rFonts w:ascii="Cambria" w:hAnsi="Cambria"/>
          <w:sz w:val="28"/>
          <w:szCs w:val="28"/>
        </w:rPr>
      </w:pPr>
    </w:p>
    <w:p w14:paraId="41988AFB" w14:textId="352BA137" w:rsidR="00A66AA3" w:rsidDel="00002819" w:rsidRDefault="00A66AA3" w:rsidP="00EB0650">
      <w:pPr>
        <w:spacing w:line="360" w:lineRule="auto"/>
        <w:contextualSpacing/>
        <w:rPr>
          <w:del w:id="5564" w:author="Claire S" w:date="2026-07-21T09:55:00Z" w16du:dateUtc="2026-07-21T08:55:00Z"/>
          <w:rFonts w:ascii="Cambria" w:hAnsi="Cambria"/>
          <w:sz w:val="28"/>
          <w:szCs w:val="28"/>
        </w:rPr>
      </w:pPr>
    </w:p>
    <w:p w14:paraId="0DD316F1" w14:textId="65D48DC6" w:rsidR="00A66AA3" w:rsidDel="00002819" w:rsidRDefault="00A66AA3" w:rsidP="00EB0650">
      <w:pPr>
        <w:spacing w:line="360" w:lineRule="auto"/>
        <w:contextualSpacing/>
        <w:rPr>
          <w:del w:id="5565" w:author="Claire S" w:date="2026-07-21T09:55:00Z" w16du:dateUtc="2026-07-21T08:55:00Z"/>
          <w:rFonts w:ascii="Cambria" w:hAnsi="Cambria"/>
          <w:sz w:val="28"/>
          <w:szCs w:val="28"/>
        </w:rPr>
      </w:pPr>
    </w:p>
    <w:p w14:paraId="58E678E6" w14:textId="264FDA1F" w:rsidR="00A66AA3" w:rsidDel="00002819" w:rsidRDefault="00A66AA3" w:rsidP="00EB0650">
      <w:pPr>
        <w:spacing w:line="360" w:lineRule="auto"/>
        <w:contextualSpacing/>
        <w:rPr>
          <w:del w:id="5566" w:author="Claire S" w:date="2026-07-21T09:55:00Z" w16du:dateUtc="2026-07-21T08:55:00Z"/>
          <w:rFonts w:ascii="Cambria" w:hAnsi="Cambria"/>
          <w:sz w:val="28"/>
          <w:szCs w:val="28"/>
        </w:rPr>
      </w:pPr>
    </w:p>
    <w:p w14:paraId="20D3A382" w14:textId="23A36237" w:rsidR="00C15C5C" w:rsidDel="00002819" w:rsidRDefault="00C15C5C" w:rsidP="00EB0650">
      <w:pPr>
        <w:spacing w:line="360" w:lineRule="auto"/>
        <w:contextualSpacing/>
        <w:rPr>
          <w:del w:id="5567" w:author="Claire S" w:date="2026-07-21T09:55:00Z" w16du:dateUtc="2026-07-21T08:55:00Z"/>
          <w:rFonts w:ascii="Cambria" w:hAnsi="Cambria"/>
          <w:b/>
          <w:bCs/>
          <w:sz w:val="28"/>
          <w:szCs w:val="28"/>
        </w:rPr>
      </w:pPr>
      <w:commentRangeStart w:id="5568"/>
      <w:del w:id="5569" w:author="Claire S" w:date="2026-07-21T09:55:00Z" w16du:dateUtc="2026-07-21T08:55:00Z">
        <w:r w:rsidRPr="00C15C5C" w:rsidDel="00002819">
          <w:rPr>
            <w:rFonts w:ascii="Cambria" w:hAnsi="Cambria"/>
            <w:b/>
            <w:bCs/>
            <w:sz w:val="28"/>
            <w:szCs w:val="28"/>
          </w:rPr>
          <w:delText xml:space="preserve">CHAPTER </w:delText>
        </w:r>
        <w:r w:rsidR="000A1052" w:rsidDel="00002819">
          <w:rPr>
            <w:rFonts w:ascii="Cambria" w:hAnsi="Cambria"/>
            <w:b/>
            <w:bCs/>
            <w:sz w:val="28"/>
            <w:szCs w:val="28"/>
          </w:rPr>
          <w:delText>10</w:delText>
        </w:r>
        <w:r w:rsidRPr="00C15C5C" w:rsidDel="00002819">
          <w:rPr>
            <w:rFonts w:ascii="Cambria" w:hAnsi="Cambria"/>
            <w:b/>
            <w:bCs/>
            <w:sz w:val="28"/>
            <w:szCs w:val="28"/>
          </w:rPr>
          <w:delText xml:space="preserve"> </w:delText>
        </w:r>
        <w:commentRangeEnd w:id="5568"/>
        <w:r w:rsidR="00FC58F6" w:rsidDel="00002819">
          <w:rPr>
            <w:rStyle w:val="CommentReference"/>
            <w:rFonts w:ascii="Cambria" w:hAnsi="Cambria"/>
            <w:b/>
            <w:bCs/>
            <w:sz w:val="28"/>
            <w:szCs w:val="28"/>
          </w:rPr>
          <w:commentReference w:id="5568"/>
        </w:r>
      </w:del>
    </w:p>
    <w:p w14:paraId="75C2BB49" w14:textId="391A2916" w:rsidR="00D8552B" w:rsidRPr="00C15C5C" w:rsidRDefault="0068722D" w:rsidP="00EB0650">
      <w:pPr>
        <w:spacing w:line="360" w:lineRule="auto"/>
        <w:contextualSpacing/>
        <w:rPr>
          <w:rFonts w:ascii="Cambria" w:hAnsi="Cambria"/>
          <w:b/>
          <w:bCs/>
          <w:sz w:val="28"/>
          <w:szCs w:val="28"/>
        </w:rPr>
      </w:pPr>
      <w:commentRangeStart w:id="5570"/>
      <w:r>
        <w:rPr>
          <w:rFonts w:ascii="Cambria" w:hAnsi="Cambria"/>
          <w:b/>
          <w:bCs/>
          <w:sz w:val="28"/>
          <w:szCs w:val="28"/>
        </w:rPr>
        <w:t xml:space="preserve">SUNDAY </w:t>
      </w:r>
      <w:ins w:id="5571" w:author="Daisy Watt" w:date="2026-06-19T23:04:00Z" w16du:dateUtc="2026-06-19T21:04:00Z">
        <w:r w:rsidR="006B621A">
          <w:rPr>
            <w:rFonts w:ascii="Cambria" w:hAnsi="Cambria"/>
            <w:b/>
            <w:bCs/>
            <w:sz w:val="28"/>
            <w:szCs w:val="28"/>
          </w:rPr>
          <w:t>MORNING</w:t>
        </w:r>
      </w:ins>
      <w:del w:id="5572" w:author="Claire S" w:date="2026-06-06T10:33:00Z" w16du:dateUtc="2026-06-06T09:33:00Z">
        <w:r w:rsidR="00D8552B" w:rsidDel="008A3659">
          <w:rPr>
            <w:rFonts w:ascii="Cambria" w:hAnsi="Cambria"/>
            <w:b/>
            <w:bCs/>
            <w:sz w:val="28"/>
            <w:szCs w:val="28"/>
          </w:rPr>
          <w:delText>9</w:delText>
        </w:r>
      </w:del>
      <w:del w:id="5573" w:author="Daisy Watt" w:date="2026-06-19T23:04:00Z" w16du:dateUtc="2026-06-19T21:04:00Z">
        <w:r w:rsidDel="006B621A">
          <w:rPr>
            <w:rFonts w:ascii="Cambria" w:hAnsi="Cambria"/>
            <w:b/>
            <w:bCs/>
            <w:sz w:val="28"/>
            <w:szCs w:val="28"/>
          </w:rPr>
          <w:delText>AM</w:delText>
        </w:r>
      </w:del>
      <w:commentRangeEnd w:id="5570"/>
      <w:r w:rsidR="00C64D0B" w:rsidRPr="00C15C5C">
        <w:rPr>
          <w:rStyle w:val="CommentReference"/>
          <w:rFonts w:ascii="Cambria" w:hAnsi="Cambria"/>
          <w:b/>
          <w:bCs/>
          <w:sz w:val="28"/>
          <w:szCs w:val="28"/>
        </w:rPr>
        <w:commentReference w:id="5570"/>
      </w:r>
    </w:p>
    <w:p w14:paraId="7B026B56" w14:textId="018C85BB" w:rsidR="00911E44" w:rsidRDefault="003014BE" w:rsidP="00EB0650">
      <w:pPr>
        <w:spacing w:line="360" w:lineRule="auto"/>
        <w:contextualSpacing/>
        <w:rPr>
          <w:rFonts w:ascii="Cambria" w:hAnsi="Cambria"/>
          <w:sz w:val="28"/>
          <w:szCs w:val="28"/>
        </w:rPr>
      </w:pPr>
      <w:r>
        <w:rPr>
          <w:rFonts w:ascii="Cambria" w:hAnsi="Cambria"/>
          <w:sz w:val="28"/>
          <w:szCs w:val="28"/>
        </w:rPr>
        <w:t>Upstairs in the Langley penthouse, s</w:t>
      </w:r>
      <w:r w:rsidR="002B4C5F">
        <w:rPr>
          <w:rFonts w:ascii="Cambria" w:hAnsi="Cambria"/>
          <w:sz w:val="28"/>
          <w:szCs w:val="28"/>
        </w:rPr>
        <w:t xml:space="preserve">omeone was banging on the </w:t>
      </w:r>
      <w:r>
        <w:rPr>
          <w:rFonts w:ascii="Cambria" w:hAnsi="Cambria"/>
          <w:sz w:val="28"/>
          <w:szCs w:val="28"/>
        </w:rPr>
        <w:t xml:space="preserve">internal front </w:t>
      </w:r>
      <w:r w:rsidR="002B4C5F">
        <w:rPr>
          <w:rFonts w:ascii="Cambria" w:hAnsi="Cambria"/>
          <w:sz w:val="28"/>
          <w:szCs w:val="28"/>
        </w:rPr>
        <w:t xml:space="preserve">door </w:t>
      </w:r>
      <w:r>
        <w:rPr>
          <w:rFonts w:ascii="Cambria" w:hAnsi="Cambria"/>
          <w:sz w:val="28"/>
          <w:szCs w:val="28"/>
        </w:rPr>
        <w:t>so loudly</w:t>
      </w:r>
      <w:ins w:id="5574" w:author="Daisy Watt" w:date="2026-06-19T23:05:00Z" w16du:dateUtc="2026-06-19T21:05:00Z">
        <w:r w:rsidR="003D0510">
          <w:rPr>
            <w:rFonts w:ascii="Cambria" w:hAnsi="Cambria"/>
            <w:sz w:val="28"/>
            <w:szCs w:val="28"/>
          </w:rPr>
          <w:t xml:space="preserve">, </w:t>
        </w:r>
      </w:ins>
      <w:del w:id="5575" w:author="Daisy Watt" w:date="2026-06-19T23:05:00Z" w16du:dateUtc="2026-06-19T21:05:00Z">
        <w:r>
          <w:rPr>
            <w:rFonts w:ascii="Cambria" w:hAnsi="Cambria"/>
            <w:sz w:val="28"/>
            <w:szCs w:val="28"/>
          </w:rPr>
          <w:delText xml:space="preserve"> </w:delText>
        </w:r>
      </w:del>
      <w:r>
        <w:rPr>
          <w:rFonts w:ascii="Cambria" w:hAnsi="Cambria"/>
          <w:sz w:val="28"/>
          <w:szCs w:val="28"/>
        </w:rPr>
        <w:t xml:space="preserve">it sounded like </w:t>
      </w:r>
      <w:r w:rsidR="00551CA5">
        <w:rPr>
          <w:rFonts w:ascii="Cambria" w:hAnsi="Cambria"/>
          <w:sz w:val="28"/>
          <w:szCs w:val="28"/>
        </w:rPr>
        <w:t>a hamme</w:t>
      </w:r>
      <w:r w:rsidR="002C155D">
        <w:rPr>
          <w:rFonts w:ascii="Cambria" w:hAnsi="Cambria"/>
          <w:sz w:val="28"/>
          <w:szCs w:val="28"/>
        </w:rPr>
        <w:t>r</w:t>
      </w:r>
      <w:ins w:id="5576" w:author="Daisy Watt" w:date="2026-06-19T23:05:00Z" w16du:dateUtc="2026-06-19T21:05:00Z">
        <w:r w:rsidR="003D0510">
          <w:rPr>
            <w:rFonts w:ascii="Cambria" w:hAnsi="Cambria"/>
            <w:sz w:val="28"/>
            <w:szCs w:val="28"/>
          </w:rPr>
          <w:t>.</w:t>
        </w:r>
      </w:ins>
      <w:r>
        <w:rPr>
          <w:rFonts w:ascii="Cambria" w:hAnsi="Cambria"/>
          <w:sz w:val="28"/>
          <w:szCs w:val="28"/>
        </w:rPr>
        <w:t xml:space="preserve"> </w:t>
      </w:r>
      <w:ins w:id="5577" w:author="Daisy Watt" w:date="2026-06-19T23:05:00Z" w16du:dateUtc="2026-06-19T21:05:00Z">
        <w:r w:rsidR="003D0510">
          <w:rPr>
            <w:rFonts w:ascii="Cambria" w:hAnsi="Cambria"/>
            <w:sz w:val="28"/>
            <w:szCs w:val="28"/>
          </w:rPr>
          <w:t>Mean</w:t>
        </w:r>
      </w:ins>
      <w:r w:rsidR="00B00BDF">
        <w:rPr>
          <w:rFonts w:ascii="Cambria" w:hAnsi="Cambria"/>
          <w:sz w:val="28"/>
          <w:szCs w:val="28"/>
        </w:rPr>
        <w:t>while</w:t>
      </w:r>
      <w:r w:rsidR="00CA5A90">
        <w:rPr>
          <w:rFonts w:ascii="Cambria" w:hAnsi="Cambria"/>
          <w:sz w:val="28"/>
          <w:szCs w:val="28"/>
        </w:rPr>
        <w:t>, n</w:t>
      </w:r>
      <w:r w:rsidR="00D80D08">
        <w:rPr>
          <w:rFonts w:ascii="Cambria" w:hAnsi="Cambria"/>
          <w:sz w:val="28"/>
          <w:szCs w:val="28"/>
        </w:rPr>
        <w:t>earby,</w:t>
      </w:r>
      <w:r w:rsidR="002B4C5F">
        <w:rPr>
          <w:rFonts w:ascii="Cambria" w:hAnsi="Cambria"/>
          <w:sz w:val="28"/>
          <w:szCs w:val="28"/>
        </w:rPr>
        <w:t xml:space="preserve"> </w:t>
      </w:r>
      <w:r w:rsidR="00652E23">
        <w:rPr>
          <w:rFonts w:ascii="Cambria" w:hAnsi="Cambria"/>
          <w:sz w:val="28"/>
          <w:szCs w:val="28"/>
        </w:rPr>
        <w:t xml:space="preserve">a phone </w:t>
      </w:r>
      <w:r w:rsidR="00B45987">
        <w:rPr>
          <w:rFonts w:ascii="Cambria" w:hAnsi="Cambria"/>
          <w:sz w:val="28"/>
          <w:szCs w:val="28"/>
        </w:rPr>
        <w:t>rang insistently</w:t>
      </w:r>
      <w:r w:rsidR="00652E23">
        <w:rPr>
          <w:rFonts w:ascii="Cambria" w:hAnsi="Cambria"/>
          <w:sz w:val="28"/>
          <w:szCs w:val="28"/>
        </w:rPr>
        <w:t xml:space="preserve">.  </w:t>
      </w:r>
    </w:p>
    <w:p w14:paraId="00A02DA3" w14:textId="30A4E893" w:rsidR="0095127A" w:rsidRDefault="00652E23" w:rsidP="00B45987">
      <w:pPr>
        <w:spacing w:line="360" w:lineRule="auto"/>
        <w:ind w:firstLine="720"/>
        <w:contextualSpacing/>
        <w:rPr>
          <w:rFonts w:ascii="Cambria" w:hAnsi="Cambria"/>
          <w:sz w:val="28"/>
          <w:szCs w:val="28"/>
        </w:rPr>
      </w:pPr>
      <w:r>
        <w:rPr>
          <w:rFonts w:ascii="Cambria" w:hAnsi="Cambria"/>
          <w:sz w:val="28"/>
          <w:szCs w:val="28"/>
        </w:rPr>
        <w:t>It took a second or two</w:t>
      </w:r>
      <w:ins w:id="5578" w:author="Daisy Watt" w:date="2026-06-19T23:41:00Z" w16du:dateUtc="2026-06-19T21:41:00Z">
        <w:r>
          <w:rPr>
            <w:rFonts w:ascii="Cambria" w:hAnsi="Cambria"/>
            <w:sz w:val="28"/>
            <w:szCs w:val="28"/>
          </w:rPr>
          <w:t xml:space="preserve"> </w:t>
        </w:r>
        <w:r w:rsidR="002B0257">
          <w:rPr>
            <w:rFonts w:ascii="Cambria" w:hAnsi="Cambria"/>
            <w:sz w:val="28"/>
            <w:szCs w:val="28"/>
          </w:rPr>
          <w:t>for Savannah</w:t>
        </w:r>
      </w:ins>
      <w:r>
        <w:rPr>
          <w:rFonts w:ascii="Cambria" w:hAnsi="Cambria"/>
          <w:sz w:val="28"/>
          <w:szCs w:val="28"/>
        </w:rPr>
        <w:t xml:space="preserve"> to re</w:t>
      </w:r>
      <w:r w:rsidR="00590BAB">
        <w:rPr>
          <w:rFonts w:ascii="Cambria" w:hAnsi="Cambria"/>
          <w:sz w:val="28"/>
          <w:szCs w:val="28"/>
        </w:rPr>
        <w:t>gister</w:t>
      </w:r>
      <w:r>
        <w:rPr>
          <w:rFonts w:ascii="Cambria" w:hAnsi="Cambria"/>
          <w:sz w:val="28"/>
          <w:szCs w:val="28"/>
        </w:rPr>
        <w:t xml:space="preserve"> it was </w:t>
      </w:r>
      <w:r w:rsidR="00EB0650">
        <w:rPr>
          <w:rFonts w:ascii="Cambria" w:hAnsi="Cambria"/>
          <w:sz w:val="28"/>
          <w:szCs w:val="28"/>
        </w:rPr>
        <w:t xml:space="preserve">the </w:t>
      </w:r>
      <w:r w:rsidR="00C455C2">
        <w:rPr>
          <w:rFonts w:ascii="Cambria" w:hAnsi="Cambria"/>
          <w:sz w:val="28"/>
          <w:szCs w:val="28"/>
        </w:rPr>
        <w:t>family</w:t>
      </w:r>
      <w:r w:rsidR="00B42770">
        <w:rPr>
          <w:rFonts w:ascii="Cambria" w:hAnsi="Cambria"/>
          <w:sz w:val="28"/>
          <w:szCs w:val="28"/>
        </w:rPr>
        <w:t>’s</w:t>
      </w:r>
      <w:r w:rsidR="009D4ACC">
        <w:rPr>
          <w:rFonts w:ascii="Cambria" w:hAnsi="Cambria"/>
          <w:sz w:val="28"/>
          <w:szCs w:val="28"/>
        </w:rPr>
        <w:t xml:space="preserve"> mock</w:t>
      </w:r>
      <w:ins w:id="5579" w:author="Daisy Watt" w:date="2026-06-19T23:06:00Z" w16du:dateUtc="2026-06-19T21:06:00Z">
        <w:r w:rsidR="00AF1991">
          <w:rPr>
            <w:rFonts w:ascii="Cambria" w:hAnsi="Cambria"/>
            <w:sz w:val="28"/>
            <w:szCs w:val="28"/>
          </w:rPr>
          <w:t>-</w:t>
        </w:r>
      </w:ins>
      <w:del w:id="5580" w:author="Daisy Watt" w:date="2026-06-19T23:06:00Z" w16du:dateUtc="2026-06-19T21:06:00Z">
        <w:r w:rsidR="009D4ACC">
          <w:rPr>
            <w:rFonts w:ascii="Cambria" w:hAnsi="Cambria"/>
            <w:sz w:val="28"/>
            <w:szCs w:val="28"/>
          </w:rPr>
          <w:delText xml:space="preserve"> </w:delText>
        </w:r>
      </w:del>
      <w:r w:rsidR="00DC76EA">
        <w:rPr>
          <w:rFonts w:ascii="Cambria" w:hAnsi="Cambria"/>
          <w:sz w:val="28"/>
          <w:szCs w:val="28"/>
        </w:rPr>
        <w:t>19</w:t>
      </w:r>
      <w:r w:rsidR="009D4ACC">
        <w:rPr>
          <w:rFonts w:ascii="Cambria" w:hAnsi="Cambria"/>
          <w:sz w:val="28"/>
          <w:szCs w:val="28"/>
        </w:rPr>
        <w:t>20s</w:t>
      </w:r>
      <w:r w:rsidR="00B42770">
        <w:rPr>
          <w:rFonts w:ascii="Cambria" w:hAnsi="Cambria"/>
          <w:sz w:val="28"/>
          <w:szCs w:val="28"/>
        </w:rPr>
        <w:t xml:space="preserve"> </w:t>
      </w:r>
      <w:r w:rsidR="000155F9">
        <w:rPr>
          <w:rFonts w:ascii="Cambria" w:hAnsi="Cambria"/>
          <w:sz w:val="28"/>
          <w:szCs w:val="28"/>
        </w:rPr>
        <w:t>landline</w:t>
      </w:r>
      <w:r w:rsidR="00C15C5C">
        <w:rPr>
          <w:rFonts w:ascii="Cambria" w:hAnsi="Cambria"/>
          <w:sz w:val="28"/>
          <w:szCs w:val="28"/>
        </w:rPr>
        <w:t xml:space="preserve"> vibrating</w:t>
      </w:r>
      <w:r w:rsidR="000C4A18">
        <w:rPr>
          <w:rFonts w:ascii="Cambria" w:hAnsi="Cambria"/>
          <w:sz w:val="28"/>
          <w:szCs w:val="28"/>
        </w:rPr>
        <w:t xml:space="preserve"> on the bedside table</w:t>
      </w:r>
      <w:r>
        <w:rPr>
          <w:rFonts w:ascii="Cambria" w:hAnsi="Cambria"/>
          <w:sz w:val="28"/>
          <w:szCs w:val="28"/>
        </w:rPr>
        <w:t>,</w:t>
      </w:r>
      <w:r w:rsidR="00C15C5C">
        <w:rPr>
          <w:rFonts w:ascii="Cambria" w:hAnsi="Cambria"/>
          <w:sz w:val="28"/>
          <w:szCs w:val="28"/>
        </w:rPr>
        <w:t xml:space="preserve"> </w:t>
      </w:r>
      <w:r w:rsidR="00E940D9">
        <w:rPr>
          <w:rFonts w:ascii="Cambria" w:hAnsi="Cambria"/>
          <w:sz w:val="28"/>
          <w:szCs w:val="28"/>
        </w:rPr>
        <w:t>its</w:t>
      </w:r>
      <w:r w:rsidR="00C15C5C">
        <w:rPr>
          <w:rFonts w:ascii="Cambria" w:hAnsi="Cambria"/>
          <w:sz w:val="28"/>
          <w:szCs w:val="28"/>
        </w:rPr>
        <w:t xml:space="preserve"> horrid </w:t>
      </w:r>
      <w:del w:id="5581" w:author="Daisy Watt" w:date="2026-06-19T23:42:00Z" w16du:dateUtc="2026-06-19T21:42:00Z">
        <w:r w:rsidR="00C15C5C">
          <w:rPr>
            <w:rFonts w:ascii="Cambria" w:hAnsi="Cambria"/>
            <w:sz w:val="28"/>
            <w:szCs w:val="28"/>
          </w:rPr>
          <w:delText>ring</w:delText>
        </w:r>
      </w:del>
      <w:ins w:id="5582" w:author="Daisy Watt" w:date="2026-06-19T23:42:00Z" w16du:dateUtc="2026-06-19T21:42:00Z">
        <w:r w:rsidR="00E342DA">
          <w:rPr>
            <w:rFonts w:ascii="Cambria" w:hAnsi="Cambria"/>
            <w:sz w:val="28"/>
            <w:szCs w:val="28"/>
          </w:rPr>
          <w:t>tone</w:t>
        </w:r>
      </w:ins>
      <w:r w:rsidR="002B4C5F">
        <w:rPr>
          <w:rFonts w:ascii="Cambria" w:hAnsi="Cambria"/>
          <w:sz w:val="28"/>
          <w:szCs w:val="28"/>
        </w:rPr>
        <w:t xml:space="preserve"> </w:t>
      </w:r>
      <w:r w:rsidR="00195D3C">
        <w:rPr>
          <w:rFonts w:ascii="Cambria" w:hAnsi="Cambria"/>
          <w:sz w:val="28"/>
          <w:szCs w:val="28"/>
        </w:rPr>
        <w:t xml:space="preserve">drilling into her poor </w:t>
      </w:r>
      <w:r w:rsidR="00241B5F">
        <w:rPr>
          <w:rFonts w:ascii="Cambria" w:hAnsi="Cambria"/>
          <w:sz w:val="28"/>
          <w:szCs w:val="28"/>
        </w:rPr>
        <w:t>splitting</w:t>
      </w:r>
      <w:r w:rsidR="00195D3C">
        <w:rPr>
          <w:rFonts w:ascii="Cambria" w:hAnsi="Cambria"/>
          <w:sz w:val="28"/>
          <w:szCs w:val="28"/>
        </w:rPr>
        <w:t xml:space="preserve"> head</w:t>
      </w:r>
      <w:r w:rsidR="002B4C5F">
        <w:rPr>
          <w:rFonts w:ascii="Cambria" w:hAnsi="Cambria"/>
          <w:sz w:val="28"/>
          <w:szCs w:val="28"/>
        </w:rPr>
        <w:t>.</w:t>
      </w:r>
      <w:r w:rsidR="000155F9">
        <w:rPr>
          <w:rFonts w:ascii="Cambria" w:hAnsi="Cambria"/>
          <w:sz w:val="28"/>
          <w:szCs w:val="28"/>
        </w:rPr>
        <w:t xml:space="preserve"> </w:t>
      </w:r>
      <w:r w:rsidR="00911E44">
        <w:rPr>
          <w:rFonts w:ascii="Cambria" w:hAnsi="Cambria"/>
          <w:sz w:val="28"/>
          <w:szCs w:val="28"/>
        </w:rPr>
        <w:t xml:space="preserve"> </w:t>
      </w:r>
      <w:r w:rsidR="00E940D9">
        <w:rPr>
          <w:rFonts w:ascii="Cambria" w:hAnsi="Cambria"/>
          <w:sz w:val="28"/>
          <w:szCs w:val="28"/>
        </w:rPr>
        <w:t xml:space="preserve">It </w:t>
      </w:r>
      <w:del w:id="5583" w:author="Daisy Watt" w:date="2026-06-19T23:42:00Z" w16du:dateUtc="2026-06-19T21:42:00Z">
        <w:r w:rsidR="00E940D9">
          <w:rPr>
            <w:rFonts w:ascii="Cambria" w:hAnsi="Cambria"/>
            <w:sz w:val="28"/>
            <w:szCs w:val="28"/>
          </w:rPr>
          <w:delText>rung</w:delText>
        </w:r>
      </w:del>
      <w:ins w:id="5584" w:author="Daisy Watt" w:date="2026-06-19T23:42:00Z" w16du:dateUtc="2026-06-19T21:42:00Z">
        <w:r w:rsidR="006225E4">
          <w:rPr>
            <w:rFonts w:ascii="Cambria" w:hAnsi="Cambria"/>
            <w:sz w:val="28"/>
            <w:szCs w:val="28"/>
          </w:rPr>
          <w:t>rang</w:t>
        </w:r>
      </w:ins>
      <w:r w:rsidR="00E940D9">
        <w:rPr>
          <w:rFonts w:ascii="Cambria" w:hAnsi="Cambria"/>
          <w:sz w:val="28"/>
          <w:szCs w:val="28"/>
        </w:rPr>
        <w:t xml:space="preserve"> off, then </w:t>
      </w:r>
      <w:r w:rsidR="00B45987">
        <w:rPr>
          <w:rFonts w:ascii="Cambria" w:hAnsi="Cambria"/>
          <w:sz w:val="28"/>
          <w:szCs w:val="28"/>
        </w:rPr>
        <w:t>began</w:t>
      </w:r>
      <w:r w:rsidR="00E940D9">
        <w:rPr>
          <w:rFonts w:ascii="Cambria" w:hAnsi="Cambria"/>
          <w:sz w:val="28"/>
          <w:szCs w:val="28"/>
        </w:rPr>
        <w:t xml:space="preserve"> again</w:t>
      </w:r>
      <w:r w:rsidR="00B45987">
        <w:rPr>
          <w:rFonts w:ascii="Cambria" w:hAnsi="Cambria"/>
          <w:sz w:val="28"/>
          <w:szCs w:val="28"/>
        </w:rPr>
        <w:t xml:space="preserve">; </w:t>
      </w:r>
      <w:del w:id="5585" w:author="Daisy Watt" w:date="2026-06-19T23:42:00Z" w16du:dateUtc="2026-06-19T21:42:00Z">
        <w:r w:rsidR="00B45987">
          <w:rPr>
            <w:rFonts w:ascii="Cambria" w:hAnsi="Cambria"/>
            <w:sz w:val="28"/>
            <w:szCs w:val="28"/>
          </w:rPr>
          <w:delText>r</w:delText>
        </w:r>
        <w:r w:rsidR="00E940D9">
          <w:rPr>
            <w:rFonts w:ascii="Cambria" w:hAnsi="Cambria"/>
            <w:sz w:val="28"/>
            <w:szCs w:val="28"/>
          </w:rPr>
          <w:delText>ung</w:delText>
        </w:r>
      </w:del>
      <w:ins w:id="5586" w:author="Daisy Watt" w:date="2026-06-19T23:42:00Z" w16du:dateUtc="2026-06-19T21:42:00Z">
        <w:r w:rsidR="006225E4">
          <w:rPr>
            <w:rFonts w:ascii="Cambria" w:hAnsi="Cambria"/>
            <w:sz w:val="28"/>
            <w:szCs w:val="28"/>
          </w:rPr>
          <w:t>rang</w:t>
        </w:r>
      </w:ins>
      <w:r w:rsidR="00E940D9">
        <w:rPr>
          <w:rFonts w:ascii="Cambria" w:hAnsi="Cambria"/>
          <w:sz w:val="28"/>
          <w:szCs w:val="28"/>
        </w:rPr>
        <w:t xml:space="preserve"> off, </w:t>
      </w:r>
      <w:r w:rsidR="00B45987">
        <w:rPr>
          <w:rFonts w:ascii="Cambria" w:hAnsi="Cambria"/>
          <w:sz w:val="28"/>
          <w:szCs w:val="28"/>
        </w:rPr>
        <w:t xml:space="preserve">began </w:t>
      </w:r>
      <w:r w:rsidR="00E940D9">
        <w:rPr>
          <w:rFonts w:ascii="Cambria" w:hAnsi="Cambria"/>
          <w:sz w:val="28"/>
          <w:szCs w:val="28"/>
        </w:rPr>
        <w:t xml:space="preserve">again. </w:t>
      </w:r>
      <w:r w:rsidR="002F1F30">
        <w:rPr>
          <w:rFonts w:ascii="Cambria" w:hAnsi="Cambria"/>
          <w:sz w:val="28"/>
          <w:szCs w:val="28"/>
        </w:rPr>
        <w:t>A</w:t>
      </w:r>
      <w:r w:rsidR="00E940D9">
        <w:rPr>
          <w:rFonts w:ascii="Cambria" w:hAnsi="Cambria"/>
          <w:sz w:val="28"/>
          <w:szCs w:val="28"/>
        </w:rPr>
        <w:t>ware</w:t>
      </w:r>
      <w:r w:rsidR="00EB0650">
        <w:rPr>
          <w:rFonts w:ascii="Cambria" w:hAnsi="Cambria"/>
          <w:sz w:val="28"/>
          <w:szCs w:val="28"/>
        </w:rPr>
        <w:t xml:space="preserve"> </w:t>
      </w:r>
      <w:r w:rsidR="000155F9">
        <w:rPr>
          <w:rFonts w:ascii="Cambria" w:hAnsi="Cambria"/>
          <w:sz w:val="28"/>
          <w:szCs w:val="28"/>
        </w:rPr>
        <w:t xml:space="preserve">she might </w:t>
      </w:r>
      <w:r w:rsidR="00E77D7C">
        <w:rPr>
          <w:rFonts w:ascii="Cambria" w:hAnsi="Cambria"/>
          <w:sz w:val="28"/>
          <w:szCs w:val="28"/>
        </w:rPr>
        <w:t>throw up</w:t>
      </w:r>
      <w:r w:rsidR="00241B5F">
        <w:rPr>
          <w:rFonts w:ascii="Cambria" w:hAnsi="Cambria"/>
          <w:sz w:val="28"/>
          <w:szCs w:val="28"/>
        </w:rPr>
        <w:t xml:space="preserve"> any minute</w:t>
      </w:r>
      <w:r w:rsidR="000155F9">
        <w:rPr>
          <w:rFonts w:ascii="Cambria" w:hAnsi="Cambria"/>
          <w:sz w:val="28"/>
          <w:szCs w:val="28"/>
        </w:rPr>
        <w:t xml:space="preserve">, </w:t>
      </w:r>
      <w:r w:rsidR="006C23B4">
        <w:rPr>
          <w:rFonts w:ascii="Cambria" w:hAnsi="Cambria"/>
          <w:sz w:val="28"/>
          <w:szCs w:val="28"/>
        </w:rPr>
        <w:t>Savannah</w:t>
      </w:r>
      <w:r w:rsidR="00C15C5C">
        <w:rPr>
          <w:rFonts w:ascii="Cambria" w:hAnsi="Cambria"/>
          <w:sz w:val="28"/>
          <w:szCs w:val="28"/>
        </w:rPr>
        <w:t xml:space="preserve"> </w:t>
      </w:r>
      <w:r w:rsidR="00A251B8">
        <w:rPr>
          <w:rFonts w:ascii="Cambria" w:hAnsi="Cambria"/>
          <w:sz w:val="28"/>
          <w:szCs w:val="28"/>
        </w:rPr>
        <w:t>crawled across the bed</w:t>
      </w:r>
      <w:r w:rsidR="002F1F30">
        <w:rPr>
          <w:rFonts w:ascii="Cambria" w:hAnsi="Cambria"/>
          <w:sz w:val="28"/>
          <w:szCs w:val="28"/>
        </w:rPr>
        <w:t xml:space="preserve"> to answer</w:t>
      </w:r>
      <w:r w:rsidR="0095127A">
        <w:rPr>
          <w:rFonts w:ascii="Cambria" w:hAnsi="Cambria"/>
          <w:sz w:val="28"/>
          <w:szCs w:val="28"/>
        </w:rPr>
        <w:t xml:space="preserve">. </w:t>
      </w:r>
    </w:p>
    <w:p w14:paraId="04D61036" w14:textId="419567ED" w:rsidR="000155F9" w:rsidRDefault="000155F9" w:rsidP="00B45987">
      <w:pPr>
        <w:spacing w:line="360" w:lineRule="auto"/>
        <w:ind w:firstLine="720"/>
        <w:contextualSpacing/>
        <w:rPr>
          <w:rFonts w:ascii="Cambria" w:hAnsi="Cambria"/>
          <w:sz w:val="28"/>
          <w:szCs w:val="28"/>
        </w:rPr>
      </w:pPr>
      <w:r>
        <w:rPr>
          <w:rFonts w:ascii="Cambria" w:hAnsi="Cambria"/>
          <w:sz w:val="28"/>
          <w:szCs w:val="28"/>
        </w:rPr>
        <w:t>‘What?’</w:t>
      </w:r>
      <w:r w:rsidR="0095127A">
        <w:rPr>
          <w:rFonts w:ascii="Cambria" w:hAnsi="Cambria"/>
          <w:sz w:val="28"/>
          <w:szCs w:val="28"/>
        </w:rPr>
        <w:t xml:space="preserve"> she snapped, </w:t>
      </w:r>
      <w:r w:rsidR="00815822">
        <w:rPr>
          <w:rFonts w:ascii="Cambria" w:hAnsi="Cambria"/>
          <w:sz w:val="28"/>
          <w:szCs w:val="28"/>
        </w:rPr>
        <w:t xml:space="preserve">just about </w:t>
      </w:r>
      <w:r w:rsidR="00536963">
        <w:rPr>
          <w:rFonts w:ascii="Cambria" w:hAnsi="Cambria"/>
          <w:sz w:val="28"/>
          <w:szCs w:val="28"/>
        </w:rPr>
        <w:t>contain</w:t>
      </w:r>
      <w:r w:rsidR="0095127A">
        <w:rPr>
          <w:rFonts w:ascii="Cambria" w:hAnsi="Cambria"/>
          <w:sz w:val="28"/>
          <w:szCs w:val="28"/>
        </w:rPr>
        <w:t xml:space="preserve">ing </w:t>
      </w:r>
      <w:r w:rsidR="002B1A21">
        <w:rPr>
          <w:rFonts w:ascii="Cambria" w:hAnsi="Cambria"/>
          <w:sz w:val="28"/>
          <w:szCs w:val="28"/>
        </w:rPr>
        <w:t xml:space="preserve">the </w:t>
      </w:r>
      <w:r w:rsidR="00536963">
        <w:rPr>
          <w:rFonts w:ascii="Cambria" w:hAnsi="Cambria"/>
          <w:sz w:val="28"/>
          <w:szCs w:val="28"/>
        </w:rPr>
        <w:t>urge to</w:t>
      </w:r>
      <w:r w:rsidR="0095127A">
        <w:rPr>
          <w:rFonts w:ascii="Cambria" w:hAnsi="Cambria"/>
          <w:sz w:val="28"/>
          <w:szCs w:val="28"/>
        </w:rPr>
        <w:t xml:space="preserve"> retch.</w:t>
      </w:r>
    </w:p>
    <w:p w14:paraId="60F68FDA" w14:textId="35A8F4C8" w:rsidR="002B4C5F" w:rsidRDefault="002B4C5F" w:rsidP="00864B00">
      <w:pPr>
        <w:spacing w:line="360" w:lineRule="auto"/>
        <w:contextualSpacing/>
        <w:rPr>
          <w:rFonts w:ascii="Cambria" w:hAnsi="Cambria"/>
          <w:sz w:val="28"/>
          <w:szCs w:val="28"/>
        </w:rPr>
      </w:pPr>
      <w:r>
        <w:rPr>
          <w:rFonts w:ascii="Cambria" w:hAnsi="Cambria"/>
          <w:sz w:val="28"/>
          <w:szCs w:val="28"/>
        </w:rPr>
        <w:tab/>
      </w:r>
      <w:r w:rsidR="000155F9">
        <w:rPr>
          <w:rFonts w:ascii="Cambria" w:hAnsi="Cambria"/>
          <w:sz w:val="28"/>
          <w:szCs w:val="28"/>
        </w:rPr>
        <w:t xml:space="preserve">‘How </w:t>
      </w:r>
      <w:r w:rsidR="009F2EE9">
        <w:rPr>
          <w:rFonts w:ascii="Cambria" w:hAnsi="Cambria"/>
          <w:sz w:val="28"/>
          <w:szCs w:val="28"/>
        </w:rPr>
        <w:t>delightfully</w:t>
      </w:r>
      <w:r w:rsidR="00B112CA">
        <w:rPr>
          <w:rFonts w:ascii="Cambria" w:hAnsi="Cambria"/>
          <w:sz w:val="28"/>
          <w:szCs w:val="28"/>
        </w:rPr>
        <w:t xml:space="preserve"> </w:t>
      </w:r>
      <w:r w:rsidR="000155F9">
        <w:rPr>
          <w:rFonts w:ascii="Cambria" w:hAnsi="Cambria"/>
          <w:sz w:val="28"/>
          <w:szCs w:val="28"/>
        </w:rPr>
        <w:t xml:space="preserve">cordial.’ </w:t>
      </w:r>
      <w:r>
        <w:rPr>
          <w:rFonts w:ascii="Cambria" w:hAnsi="Cambria"/>
          <w:sz w:val="28"/>
          <w:szCs w:val="28"/>
        </w:rPr>
        <w:t xml:space="preserve">Her </w:t>
      </w:r>
      <w:ins w:id="5587" w:author="Claire S" w:date="2026-07-21T09:56:00Z" w16du:dateUtc="2026-07-21T08:56:00Z">
        <w:r w:rsidR="00F84CFF">
          <w:rPr>
            <w:rFonts w:ascii="Cambria" w:hAnsi="Cambria"/>
            <w:sz w:val="28"/>
            <w:szCs w:val="28"/>
          </w:rPr>
          <w:t xml:space="preserve">big </w:t>
        </w:r>
      </w:ins>
      <w:r>
        <w:rPr>
          <w:rFonts w:ascii="Cambria" w:hAnsi="Cambria"/>
          <w:sz w:val="28"/>
          <w:szCs w:val="28"/>
        </w:rPr>
        <w:t>sister</w:t>
      </w:r>
      <w:ins w:id="5588" w:author="Daisy Watt" w:date="2026-06-19T23:42:00Z" w16du:dateUtc="2026-06-19T21:42:00Z">
        <w:r w:rsidR="00FD204D">
          <w:rPr>
            <w:rFonts w:ascii="Cambria" w:hAnsi="Cambria"/>
            <w:sz w:val="28"/>
            <w:szCs w:val="28"/>
          </w:rPr>
          <w:t>,</w:t>
        </w:r>
      </w:ins>
      <w:r>
        <w:rPr>
          <w:rFonts w:ascii="Cambria" w:hAnsi="Cambria"/>
          <w:sz w:val="28"/>
          <w:szCs w:val="28"/>
        </w:rPr>
        <w:t xml:space="preserve"> Ruth</w:t>
      </w:r>
      <w:del w:id="5589" w:author="Claire S" w:date="2026-07-21T09:56:00Z" w16du:dateUtc="2026-07-21T08:56:00Z">
        <w:r w:rsidR="00CA5A90" w:rsidDel="00F84CFF">
          <w:rPr>
            <w:rFonts w:ascii="Cambria" w:hAnsi="Cambria"/>
            <w:sz w:val="28"/>
            <w:szCs w:val="28"/>
          </w:rPr>
          <w:delText xml:space="preserve"> </w:delText>
        </w:r>
      </w:del>
      <w:del w:id="5590" w:author="Daisy Watt" w:date="2026-06-19T23:42:00Z" w16du:dateUtc="2026-06-19T21:42:00Z">
        <w:r w:rsidR="00CA5A90">
          <w:rPr>
            <w:rFonts w:ascii="Cambria" w:hAnsi="Cambria"/>
            <w:sz w:val="28"/>
            <w:szCs w:val="28"/>
          </w:rPr>
          <w:delText>-</w:delText>
        </w:r>
      </w:del>
      <w:ins w:id="5591" w:author="Daisy Watt" w:date="2026-06-19T23:42:00Z" w16du:dateUtc="2026-06-19T21:42:00Z">
        <w:del w:id="5592" w:author="Claire S" w:date="2026-07-21T09:56:00Z" w16du:dateUtc="2026-07-21T08:56:00Z">
          <w:r w:rsidR="00206692" w:rsidDel="00F84CFF">
            <w:rPr>
              <w:rFonts w:ascii="Cambria" w:hAnsi="Cambria"/>
              <w:sz w:val="28"/>
              <w:szCs w:val="28"/>
            </w:rPr>
            <w:delText>–</w:delText>
          </w:r>
        </w:del>
      </w:ins>
      <w:del w:id="5593" w:author="Claire S" w:date="2026-07-21T09:56:00Z" w16du:dateUtc="2026-07-21T08:56:00Z">
        <w:r w:rsidR="00CA5A90" w:rsidDel="00F84CFF">
          <w:rPr>
            <w:rFonts w:ascii="Cambria" w:hAnsi="Cambria"/>
            <w:sz w:val="28"/>
            <w:szCs w:val="28"/>
          </w:rPr>
          <w:delText xml:space="preserve"> </w:delText>
        </w:r>
        <w:commentRangeStart w:id="5594"/>
        <w:r w:rsidR="00CA5A90" w:rsidDel="00F84CFF">
          <w:rPr>
            <w:rFonts w:ascii="Cambria" w:hAnsi="Cambria"/>
            <w:sz w:val="28"/>
            <w:szCs w:val="28"/>
          </w:rPr>
          <w:delText>or</w:delText>
        </w:r>
      </w:del>
      <w:ins w:id="5595" w:author="Daisy Watt" w:date="2026-06-19T23:42:00Z" w16du:dateUtc="2026-06-19T21:42:00Z">
        <w:del w:id="5596" w:author="Claire S" w:date="2026-07-21T09:56:00Z" w16du:dateUtc="2026-07-21T08:56:00Z">
          <w:r w:rsidR="00206692" w:rsidDel="00F84CFF">
            <w:rPr>
              <w:rFonts w:ascii="Cambria" w:hAnsi="Cambria"/>
              <w:sz w:val="28"/>
              <w:szCs w:val="28"/>
            </w:rPr>
            <w:delText>,</w:delText>
          </w:r>
        </w:del>
      </w:ins>
      <w:del w:id="5597" w:author="Claire S" w:date="2026-07-21T09:56:00Z" w16du:dateUtc="2026-07-21T08:56:00Z">
        <w:r w:rsidR="00CA5A90" w:rsidDel="00F84CFF">
          <w:rPr>
            <w:rFonts w:ascii="Cambria" w:hAnsi="Cambria"/>
            <w:sz w:val="28"/>
            <w:szCs w:val="28"/>
          </w:rPr>
          <w:delText xml:space="preserve"> she </w:delText>
        </w:r>
        <w:r w:rsidDel="00F84CFF">
          <w:rPr>
            <w:rFonts w:ascii="Cambria" w:hAnsi="Cambria"/>
            <w:sz w:val="28"/>
            <w:szCs w:val="28"/>
          </w:rPr>
          <w:delText>should say</w:delText>
        </w:r>
      </w:del>
      <w:ins w:id="5598" w:author="Daisy Watt" w:date="2026-06-19T23:42:00Z" w16du:dateUtc="2026-06-19T21:42:00Z">
        <w:del w:id="5599" w:author="Claire S" w:date="2026-07-21T09:56:00Z" w16du:dateUtc="2026-07-21T08:56:00Z">
          <w:r w:rsidR="00206692" w:rsidDel="00F84CFF">
            <w:rPr>
              <w:rFonts w:ascii="Cambria" w:hAnsi="Cambria"/>
              <w:sz w:val="28"/>
              <w:szCs w:val="28"/>
            </w:rPr>
            <w:delText>,</w:delText>
          </w:r>
        </w:del>
      </w:ins>
      <w:del w:id="5600" w:author="Claire S" w:date="2026-07-21T09:56:00Z" w16du:dateUtc="2026-07-21T08:56:00Z">
        <w:r w:rsidDel="00F84CFF">
          <w:rPr>
            <w:rFonts w:ascii="Cambria" w:hAnsi="Cambria"/>
            <w:sz w:val="28"/>
            <w:szCs w:val="28"/>
          </w:rPr>
          <w:delText xml:space="preserve"> – half-sister</w:delText>
        </w:r>
      </w:del>
      <w:commentRangeEnd w:id="5594"/>
      <w:r w:rsidR="00023425">
        <w:rPr>
          <w:rStyle w:val="CommentReference"/>
          <w:rFonts w:ascii="Cambria" w:hAnsi="Cambria"/>
          <w:sz w:val="28"/>
          <w:szCs w:val="28"/>
        </w:rPr>
        <w:commentReference w:id="5594"/>
      </w:r>
      <w:r>
        <w:rPr>
          <w:rFonts w:ascii="Cambria" w:hAnsi="Cambria"/>
          <w:sz w:val="28"/>
          <w:szCs w:val="28"/>
        </w:rPr>
        <w:t>.</w:t>
      </w:r>
      <w:r w:rsidR="000C4A18">
        <w:rPr>
          <w:rFonts w:ascii="Cambria" w:hAnsi="Cambria"/>
          <w:sz w:val="28"/>
          <w:szCs w:val="28"/>
        </w:rPr>
        <w:t xml:space="preserve"> ‘Good morning</w:t>
      </w:r>
      <w:r w:rsidR="00F24508">
        <w:rPr>
          <w:rFonts w:ascii="Cambria" w:hAnsi="Cambria"/>
          <w:sz w:val="28"/>
          <w:szCs w:val="28"/>
        </w:rPr>
        <w:t xml:space="preserve">, </w:t>
      </w:r>
      <w:r w:rsidR="00E940D9">
        <w:rPr>
          <w:rFonts w:ascii="Cambria" w:hAnsi="Cambria"/>
          <w:sz w:val="28"/>
          <w:szCs w:val="28"/>
        </w:rPr>
        <w:t>Savannah</w:t>
      </w:r>
      <w:del w:id="5601" w:author="Daisy Watt" w:date="2026-06-19T23:44:00Z" w16du:dateUtc="2026-06-19T21:44:00Z">
        <w:r w:rsidR="00E940D9">
          <w:rPr>
            <w:rFonts w:ascii="Cambria" w:hAnsi="Cambria"/>
            <w:sz w:val="28"/>
            <w:szCs w:val="28"/>
          </w:rPr>
          <w:delText>,</w:delText>
        </w:r>
      </w:del>
      <w:ins w:id="5602" w:author="Daisy Watt" w:date="2026-06-19T23:44:00Z" w16du:dateUtc="2026-06-19T21:44:00Z">
        <w:r w:rsidR="00253A58">
          <w:rPr>
            <w:rFonts w:ascii="Cambria" w:hAnsi="Cambria"/>
            <w:sz w:val="28"/>
            <w:szCs w:val="28"/>
          </w:rPr>
          <w:t>.</w:t>
        </w:r>
      </w:ins>
      <w:r w:rsidR="00F24508">
        <w:rPr>
          <w:rFonts w:ascii="Cambria" w:hAnsi="Cambria"/>
          <w:sz w:val="28"/>
          <w:szCs w:val="28"/>
        </w:rPr>
        <w:t xml:space="preserve">’ Ruth refused to call her </w:t>
      </w:r>
      <w:del w:id="5603" w:author="Daisy Watt" w:date="2026-06-19T23:44:00Z" w16du:dateUtc="2026-06-19T21:44:00Z">
        <w:r w:rsidR="00F24508">
          <w:rPr>
            <w:rFonts w:ascii="Cambria" w:hAnsi="Cambria"/>
            <w:sz w:val="28"/>
            <w:szCs w:val="28"/>
          </w:rPr>
          <w:delText xml:space="preserve">younger sister </w:delText>
        </w:r>
      </w:del>
      <w:r w:rsidR="00E940D9">
        <w:rPr>
          <w:rFonts w:ascii="Cambria" w:hAnsi="Cambria"/>
          <w:sz w:val="28"/>
          <w:szCs w:val="28"/>
        </w:rPr>
        <w:t>Savvi</w:t>
      </w:r>
      <w:ins w:id="5604" w:author="Claire S" w:date="2026-04-30T11:23:00Z" w16du:dateUtc="2026-04-30T10:23:00Z">
        <w:r w:rsidR="009A0BF1">
          <w:rPr>
            <w:rFonts w:ascii="Cambria" w:hAnsi="Cambria"/>
            <w:sz w:val="28"/>
            <w:szCs w:val="28"/>
          </w:rPr>
          <w:t>,</w:t>
        </w:r>
      </w:ins>
      <w:r w:rsidR="00B45987">
        <w:rPr>
          <w:rFonts w:ascii="Cambria" w:hAnsi="Cambria"/>
          <w:sz w:val="28"/>
          <w:szCs w:val="28"/>
        </w:rPr>
        <w:t xml:space="preserve"> like most of the family did. I</w:t>
      </w:r>
      <w:r w:rsidR="00F24508">
        <w:rPr>
          <w:rFonts w:ascii="Cambria" w:hAnsi="Cambria"/>
          <w:sz w:val="28"/>
          <w:szCs w:val="28"/>
        </w:rPr>
        <w:t>t was babyish</w:t>
      </w:r>
      <w:ins w:id="5605" w:author="Daisy Watt" w:date="2026-06-19T23:44:00Z" w16du:dateUtc="2026-06-19T21:44:00Z">
        <w:r w:rsidR="00253A58">
          <w:rPr>
            <w:rFonts w:ascii="Cambria" w:hAnsi="Cambria"/>
            <w:sz w:val="28"/>
            <w:szCs w:val="28"/>
          </w:rPr>
          <w:t>, apparently –</w:t>
        </w:r>
      </w:ins>
      <w:del w:id="5606" w:author="Daisy Watt" w:date="2026-06-19T23:44:00Z" w16du:dateUtc="2026-06-19T21:44:00Z">
        <w:r w:rsidR="002B1A21">
          <w:rPr>
            <w:rFonts w:ascii="Cambria" w:hAnsi="Cambria"/>
            <w:sz w:val="28"/>
            <w:szCs w:val="28"/>
          </w:rPr>
          <w:delText>;</w:delText>
        </w:r>
      </w:del>
      <w:r w:rsidR="002B1A21">
        <w:rPr>
          <w:rFonts w:ascii="Cambria" w:hAnsi="Cambria"/>
          <w:sz w:val="28"/>
          <w:szCs w:val="28"/>
        </w:rPr>
        <w:t xml:space="preserve"> </w:t>
      </w:r>
      <w:commentRangeStart w:id="5607"/>
      <w:r w:rsidR="002B1A21">
        <w:rPr>
          <w:rFonts w:ascii="Cambria" w:hAnsi="Cambria"/>
          <w:sz w:val="28"/>
          <w:szCs w:val="28"/>
        </w:rPr>
        <w:t>a view</w:t>
      </w:r>
      <w:r w:rsidR="00F24508">
        <w:rPr>
          <w:rFonts w:ascii="Cambria" w:hAnsi="Cambria"/>
          <w:sz w:val="28"/>
          <w:szCs w:val="28"/>
        </w:rPr>
        <w:t xml:space="preserve"> </w:t>
      </w:r>
      <w:ins w:id="5608" w:author="Claire S" w:date="2026-07-21T09:56:00Z" w16du:dateUtc="2026-07-21T08:56:00Z">
        <w:r w:rsidR="002D0B10">
          <w:rPr>
            <w:rFonts w:ascii="Cambria" w:hAnsi="Cambria"/>
            <w:sz w:val="28"/>
            <w:szCs w:val="28"/>
          </w:rPr>
          <w:t xml:space="preserve">which summed up </w:t>
        </w:r>
      </w:ins>
      <w:ins w:id="5609" w:author="Daisy Watt" w:date="2026-06-19T23:46:00Z" w16du:dateUtc="2026-06-19T21:46:00Z">
        <w:r w:rsidR="00EC5E5B">
          <w:rPr>
            <w:rFonts w:ascii="Cambria" w:hAnsi="Cambria"/>
            <w:sz w:val="28"/>
            <w:szCs w:val="28"/>
          </w:rPr>
          <w:t>Ruth</w:t>
        </w:r>
      </w:ins>
      <w:ins w:id="5610" w:author="Claire S" w:date="2026-07-21T09:57:00Z" w16du:dateUtc="2026-07-21T08:57:00Z">
        <w:r w:rsidR="002D0B10">
          <w:rPr>
            <w:rFonts w:ascii="Cambria" w:hAnsi="Cambria"/>
            <w:sz w:val="28"/>
            <w:szCs w:val="28"/>
          </w:rPr>
          <w:t>’</w:t>
        </w:r>
      </w:ins>
      <w:ins w:id="5611" w:author="Daisy Watt" w:date="2026-06-19T23:46:00Z" w16du:dateUtc="2026-06-19T21:46:00Z">
        <w:del w:id="5612" w:author="Claire S" w:date="2026-07-21T09:57:00Z" w16du:dateUtc="2026-07-21T08:57:00Z">
          <w:r w:rsidR="00EC5E5B" w:rsidDel="002D0B10">
            <w:rPr>
              <w:rFonts w:ascii="Cambria" w:hAnsi="Cambria"/>
              <w:sz w:val="28"/>
              <w:szCs w:val="28"/>
            </w:rPr>
            <w:delText xml:space="preserve"> </w:delText>
          </w:r>
        </w:del>
      </w:ins>
      <w:ins w:id="5613" w:author="Claire S" w:date="2026-04-30T11:23:00Z" w16du:dateUtc="2026-04-30T10:23:00Z">
        <w:del w:id="5614" w:author="Daisy Watt" w:date="2026-06-19T23:45:00Z" w16du:dateUtc="2026-06-19T21:45:00Z">
          <w:r w:rsidR="00351243">
            <w:rPr>
              <w:rFonts w:ascii="Cambria" w:hAnsi="Cambria"/>
              <w:sz w:val="28"/>
              <w:szCs w:val="28"/>
            </w:rPr>
            <w:delText xml:space="preserve">Savannah understood that </w:delText>
          </w:r>
        </w:del>
      </w:ins>
      <w:del w:id="5615" w:author="Daisy Watt" w:date="2026-06-19T23:45:00Z" w16du:dateUtc="2026-06-19T21:45:00Z">
        <w:r w:rsidR="00F24508">
          <w:rPr>
            <w:rFonts w:ascii="Cambria" w:hAnsi="Cambria"/>
            <w:sz w:val="28"/>
            <w:szCs w:val="28"/>
          </w:rPr>
          <w:delText>Ruth</w:delText>
        </w:r>
      </w:del>
      <w:ins w:id="5616" w:author="Claire S" w:date="2026-07-21T09:57:00Z" w16du:dateUtc="2026-07-21T08:57:00Z">
        <w:r w:rsidR="002D0B10">
          <w:rPr>
            <w:rFonts w:ascii="Cambria" w:hAnsi="Cambria"/>
            <w:sz w:val="28"/>
            <w:szCs w:val="28"/>
          </w:rPr>
          <w:t xml:space="preserve">s view of </w:t>
        </w:r>
      </w:ins>
      <w:del w:id="5617" w:author="Daisy Watt" w:date="2026-06-19T23:45:00Z" w16du:dateUtc="2026-06-19T21:45:00Z">
        <w:r w:rsidR="00F24508">
          <w:rPr>
            <w:rFonts w:ascii="Cambria" w:hAnsi="Cambria"/>
            <w:sz w:val="28"/>
            <w:szCs w:val="28"/>
          </w:rPr>
          <w:delText xml:space="preserve"> </w:delText>
        </w:r>
      </w:del>
      <w:del w:id="5618" w:author="Claire S" w:date="2026-07-21T09:57:00Z" w16du:dateUtc="2026-07-21T08:57:00Z">
        <w:r w:rsidR="00F24508" w:rsidDel="002D0B10">
          <w:rPr>
            <w:rFonts w:ascii="Cambria" w:hAnsi="Cambria"/>
            <w:sz w:val="28"/>
            <w:szCs w:val="28"/>
          </w:rPr>
          <w:delText>one hundred per</w:delText>
        </w:r>
      </w:del>
      <w:ins w:id="5619" w:author="Daisy Watt" w:date="2026-06-19T23:09:00Z" w16du:dateUtc="2026-06-19T21:09:00Z">
        <w:del w:id="5620" w:author="Claire S" w:date="2026-07-21T09:57:00Z" w16du:dateUtc="2026-07-21T08:57:00Z">
          <w:r w:rsidR="00577DAB" w:rsidDel="002D0B10">
            <w:rPr>
              <w:rFonts w:ascii="Cambria" w:hAnsi="Cambria"/>
              <w:sz w:val="28"/>
              <w:szCs w:val="28"/>
            </w:rPr>
            <w:delText xml:space="preserve"> </w:delText>
          </w:r>
        </w:del>
      </w:ins>
      <w:del w:id="5621" w:author="Claire S" w:date="2026-07-21T09:57:00Z" w16du:dateUtc="2026-07-21T08:57:00Z">
        <w:r w:rsidR="00F24508" w:rsidDel="002D0B10">
          <w:rPr>
            <w:rFonts w:ascii="Cambria" w:hAnsi="Cambria"/>
            <w:sz w:val="28"/>
            <w:szCs w:val="28"/>
          </w:rPr>
          <w:delText xml:space="preserve">cent </w:delText>
        </w:r>
      </w:del>
      <w:del w:id="5622" w:author="Daisy Watt" w:date="2026-06-19T23:45:00Z" w16du:dateUtc="2026-06-19T21:45:00Z">
        <w:r w:rsidR="002B1A21">
          <w:rPr>
            <w:rFonts w:ascii="Cambria" w:hAnsi="Cambria"/>
            <w:sz w:val="28"/>
            <w:szCs w:val="28"/>
          </w:rPr>
          <w:delText>held about</w:delText>
        </w:r>
        <w:r w:rsidR="00F24508">
          <w:rPr>
            <w:rFonts w:ascii="Cambria" w:hAnsi="Cambria"/>
            <w:sz w:val="28"/>
            <w:szCs w:val="28"/>
          </w:rPr>
          <w:delText xml:space="preserve"> </w:delText>
        </w:r>
      </w:del>
      <w:ins w:id="5623" w:author="Claire S" w:date="2026-04-30T11:23:00Z" w16du:dateUtc="2026-04-30T10:23:00Z">
        <w:del w:id="5624" w:author="Daisy Watt" w:date="2026-06-19T23:45:00Z" w16du:dateUtc="2026-06-19T21:45:00Z">
          <w:r w:rsidR="00351243" w:rsidDel="006D3D87">
            <w:rPr>
              <w:rFonts w:ascii="Cambria" w:hAnsi="Cambria"/>
              <w:sz w:val="28"/>
              <w:szCs w:val="28"/>
            </w:rPr>
            <w:delText>her</w:delText>
          </w:r>
        </w:del>
      </w:ins>
      <w:ins w:id="5625" w:author="Daisy Watt" w:date="2026-06-19T23:46:00Z" w16du:dateUtc="2026-06-19T21:46:00Z">
        <w:del w:id="5626" w:author="Claire S" w:date="2026-07-21T09:57:00Z" w16du:dateUtc="2026-07-21T08:57:00Z">
          <w:r w:rsidR="00D47A5D" w:rsidDel="002D0B10">
            <w:rPr>
              <w:rFonts w:ascii="Cambria" w:hAnsi="Cambria"/>
              <w:sz w:val="28"/>
              <w:szCs w:val="28"/>
            </w:rPr>
            <w:delText>held about</w:delText>
          </w:r>
        </w:del>
      </w:ins>
      <w:ins w:id="5627" w:author="Daisy Watt" w:date="2026-06-19T23:45:00Z" w16du:dateUtc="2026-06-19T21:45:00Z">
        <w:r w:rsidR="006D3D87">
          <w:rPr>
            <w:rFonts w:ascii="Cambria" w:hAnsi="Cambria"/>
            <w:sz w:val="28"/>
            <w:szCs w:val="28"/>
          </w:rPr>
          <w:t xml:space="preserve"> Savannah</w:t>
        </w:r>
      </w:ins>
      <w:ins w:id="5628" w:author="Claire S" w:date="2026-07-21T09:57:00Z" w16du:dateUtc="2026-07-21T08:57:00Z">
        <w:r w:rsidR="002D0B10">
          <w:rPr>
            <w:rFonts w:ascii="Cambria" w:hAnsi="Cambria"/>
            <w:sz w:val="28"/>
            <w:szCs w:val="28"/>
          </w:rPr>
          <w:t xml:space="preserve"> </w:t>
        </w:r>
      </w:ins>
      <w:ins w:id="5629" w:author="Daisy Watt" w:date="2026-06-19T23:45:00Z" w16du:dateUtc="2026-06-19T21:45:00Z">
        <w:del w:id="5630" w:author="Claire S" w:date="2026-07-21T09:57:00Z" w16du:dateUtc="2026-07-21T08:57:00Z">
          <w:r w:rsidR="00EC5E5B" w:rsidDel="002D0B10">
            <w:rPr>
              <w:rFonts w:ascii="Cambria" w:hAnsi="Cambria"/>
              <w:sz w:val="28"/>
              <w:szCs w:val="28"/>
            </w:rPr>
            <w:delText>’s personality, too</w:delText>
          </w:r>
        </w:del>
      </w:ins>
      <w:ins w:id="5631" w:author="Claire S" w:date="2026-07-21T09:57:00Z" w16du:dateUtc="2026-07-21T08:57:00Z">
        <w:r w:rsidR="002D0B10">
          <w:rPr>
            <w:rFonts w:ascii="Cambria" w:hAnsi="Cambria"/>
            <w:sz w:val="28"/>
            <w:szCs w:val="28"/>
          </w:rPr>
          <w:t>generally</w:t>
        </w:r>
      </w:ins>
      <w:del w:id="5632" w:author="Claire S" w:date="2026-04-30T11:23:00Z" w16du:dateUtc="2026-04-30T10:23:00Z">
        <w:r w:rsidR="006C23B4">
          <w:rPr>
            <w:rFonts w:ascii="Cambria" w:hAnsi="Cambria"/>
            <w:sz w:val="28"/>
            <w:szCs w:val="28"/>
          </w:rPr>
          <w:delText>Savannah</w:delText>
        </w:r>
      </w:del>
      <w:r w:rsidR="00F24508">
        <w:rPr>
          <w:rFonts w:ascii="Cambria" w:hAnsi="Cambria"/>
          <w:sz w:val="28"/>
          <w:szCs w:val="28"/>
        </w:rPr>
        <w:t>.</w:t>
      </w:r>
      <w:commentRangeEnd w:id="5607"/>
      <w:r w:rsidR="00073059">
        <w:rPr>
          <w:rStyle w:val="CommentReference"/>
          <w:rFonts w:ascii="Cambria" w:hAnsi="Cambria"/>
          <w:sz w:val="28"/>
          <w:szCs w:val="28"/>
        </w:rPr>
        <w:commentReference w:id="5607"/>
      </w:r>
      <w:ins w:id="5633" w:author="Claire S" w:date="2026-05-07T13:47:00Z" w16du:dateUtc="2026-05-07T12:47:00Z">
        <w:r w:rsidR="00CE5008">
          <w:rPr>
            <w:rFonts w:ascii="Cambria" w:hAnsi="Cambria"/>
            <w:sz w:val="28"/>
            <w:szCs w:val="28"/>
          </w:rPr>
          <w:t xml:space="preserve"> ‘How are you?’</w:t>
        </w:r>
      </w:ins>
    </w:p>
    <w:p w14:paraId="6355FEF7" w14:textId="1ECF7E55" w:rsidR="00034F37" w:rsidRDefault="002B4C5F" w:rsidP="00864B00">
      <w:pPr>
        <w:spacing w:line="360" w:lineRule="auto"/>
        <w:contextualSpacing/>
        <w:rPr>
          <w:rFonts w:ascii="Cambria" w:hAnsi="Cambria"/>
          <w:sz w:val="28"/>
          <w:szCs w:val="28"/>
        </w:rPr>
      </w:pPr>
      <w:r>
        <w:rPr>
          <w:rFonts w:ascii="Cambria" w:hAnsi="Cambria"/>
          <w:sz w:val="28"/>
          <w:szCs w:val="28"/>
        </w:rPr>
        <w:tab/>
        <w:t>‘</w:t>
      </w:r>
      <w:del w:id="5634" w:author="Claire S" w:date="2026-05-07T13:47:00Z" w16du:dateUtc="2026-05-07T12:47:00Z">
        <w:r w:rsidR="000155F9">
          <w:rPr>
            <w:rFonts w:ascii="Cambria" w:hAnsi="Cambria"/>
            <w:sz w:val="28"/>
            <w:szCs w:val="28"/>
          </w:rPr>
          <w:delText>Hi</w:delText>
        </w:r>
      </w:del>
      <w:ins w:id="5635" w:author="Claire S" w:date="2026-05-07T13:47:00Z" w16du:dateUtc="2026-05-07T12:47:00Z">
        <w:r w:rsidR="00CE5008">
          <w:rPr>
            <w:rFonts w:ascii="Cambria" w:hAnsi="Cambria"/>
            <w:sz w:val="28"/>
            <w:szCs w:val="28"/>
          </w:rPr>
          <w:t>Okay</w:t>
        </w:r>
      </w:ins>
      <w:del w:id="5636" w:author="Daisy Watt" w:date="2026-06-19T23:47:00Z" w16du:dateUtc="2026-06-19T21:47:00Z">
        <w:r w:rsidR="000155F9">
          <w:rPr>
            <w:rFonts w:ascii="Cambria" w:hAnsi="Cambria"/>
            <w:sz w:val="28"/>
            <w:szCs w:val="28"/>
          </w:rPr>
          <w:delText>,</w:delText>
        </w:r>
      </w:del>
      <w:ins w:id="5637" w:author="Daisy Watt" w:date="2026-06-19T23:47:00Z" w16du:dateUtc="2026-06-19T21:47:00Z">
        <w:r w:rsidR="00073059">
          <w:rPr>
            <w:rFonts w:ascii="Cambria" w:hAnsi="Cambria"/>
            <w:sz w:val="28"/>
            <w:szCs w:val="28"/>
          </w:rPr>
          <w:t>.</w:t>
        </w:r>
      </w:ins>
      <w:r>
        <w:rPr>
          <w:rFonts w:ascii="Cambria" w:hAnsi="Cambria"/>
          <w:sz w:val="28"/>
          <w:szCs w:val="28"/>
        </w:rPr>
        <w:t xml:space="preserve">’ </w:t>
      </w:r>
      <w:r w:rsidR="006C23B4">
        <w:rPr>
          <w:rFonts w:ascii="Cambria" w:hAnsi="Cambria"/>
          <w:sz w:val="28"/>
          <w:szCs w:val="28"/>
        </w:rPr>
        <w:t>Savannah</w:t>
      </w:r>
      <w:r w:rsidR="00C15C5C">
        <w:rPr>
          <w:rFonts w:ascii="Cambria" w:hAnsi="Cambria"/>
          <w:sz w:val="28"/>
          <w:szCs w:val="28"/>
        </w:rPr>
        <w:t xml:space="preserve"> </w:t>
      </w:r>
      <w:r w:rsidR="000155F9">
        <w:rPr>
          <w:rFonts w:ascii="Cambria" w:hAnsi="Cambria"/>
          <w:sz w:val="28"/>
          <w:szCs w:val="28"/>
        </w:rPr>
        <w:t>yawn</w:t>
      </w:r>
      <w:r>
        <w:rPr>
          <w:rFonts w:ascii="Cambria" w:hAnsi="Cambria"/>
          <w:sz w:val="28"/>
          <w:szCs w:val="28"/>
        </w:rPr>
        <w:t>ed</w:t>
      </w:r>
      <w:r w:rsidR="003758B6">
        <w:rPr>
          <w:rFonts w:ascii="Cambria" w:hAnsi="Cambria"/>
          <w:sz w:val="28"/>
          <w:szCs w:val="28"/>
        </w:rPr>
        <w:t>, feeling</w:t>
      </w:r>
      <w:r w:rsidR="009D574E">
        <w:rPr>
          <w:rFonts w:ascii="Cambria" w:hAnsi="Cambria"/>
          <w:sz w:val="28"/>
          <w:szCs w:val="28"/>
        </w:rPr>
        <w:t xml:space="preserve"> like she’d swallowed the </w:t>
      </w:r>
      <w:r w:rsidR="00AD0870">
        <w:rPr>
          <w:rFonts w:ascii="Cambria" w:hAnsi="Cambria"/>
          <w:sz w:val="28"/>
          <w:szCs w:val="28"/>
        </w:rPr>
        <w:t>Sahara Desert</w:t>
      </w:r>
      <w:r w:rsidR="00A251B8">
        <w:rPr>
          <w:rFonts w:ascii="Cambria" w:hAnsi="Cambria"/>
          <w:sz w:val="28"/>
          <w:szCs w:val="28"/>
        </w:rPr>
        <w:t xml:space="preserve"> </w:t>
      </w:r>
      <w:r w:rsidR="00B112CA">
        <w:rPr>
          <w:rFonts w:ascii="Cambria" w:hAnsi="Cambria"/>
          <w:sz w:val="28"/>
          <w:szCs w:val="28"/>
        </w:rPr>
        <w:t>during</w:t>
      </w:r>
      <w:r w:rsidR="00A251B8">
        <w:rPr>
          <w:rFonts w:ascii="Cambria" w:hAnsi="Cambria"/>
          <w:sz w:val="28"/>
          <w:szCs w:val="28"/>
        </w:rPr>
        <w:t xml:space="preserve"> the night</w:t>
      </w:r>
      <w:r w:rsidR="009D574E">
        <w:rPr>
          <w:rFonts w:ascii="Cambria" w:hAnsi="Cambria"/>
          <w:sz w:val="28"/>
          <w:szCs w:val="28"/>
        </w:rPr>
        <w:t xml:space="preserve">. </w:t>
      </w:r>
      <w:r w:rsidR="000155F9">
        <w:rPr>
          <w:rFonts w:ascii="Cambria" w:hAnsi="Cambria"/>
          <w:sz w:val="28"/>
          <w:szCs w:val="28"/>
        </w:rPr>
        <w:t>‘</w:t>
      </w:r>
      <w:r w:rsidR="00034F37">
        <w:rPr>
          <w:rFonts w:ascii="Cambria" w:hAnsi="Cambria"/>
          <w:sz w:val="28"/>
          <w:szCs w:val="28"/>
        </w:rPr>
        <w:t>How did you know I was here?’</w:t>
      </w:r>
    </w:p>
    <w:p w14:paraId="62AD8BF7" w14:textId="36F8D849" w:rsidR="00034F37" w:rsidRDefault="00034F37" w:rsidP="00864B00">
      <w:pPr>
        <w:spacing w:line="360" w:lineRule="auto"/>
        <w:contextualSpacing/>
        <w:rPr>
          <w:rFonts w:ascii="Cambria" w:hAnsi="Cambria"/>
          <w:sz w:val="28"/>
          <w:szCs w:val="28"/>
        </w:rPr>
      </w:pPr>
      <w:r>
        <w:rPr>
          <w:rFonts w:ascii="Cambria" w:hAnsi="Cambria"/>
          <w:sz w:val="28"/>
          <w:szCs w:val="28"/>
        </w:rPr>
        <w:tab/>
        <w:t>‘Little birds, dear.’</w:t>
      </w:r>
    </w:p>
    <w:p w14:paraId="397F1AD0" w14:textId="065B31EF" w:rsidR="002B4C5F" w:rsidRDefault="00034F37" w:rsidP="00034F37">
      <w:pPr>
        <w:spacing w:line="360" w:lineRule="auto"/>
        <w:contextualSpacing/>
        <w:rPr>
          <w:rFonts w:ascii="Cambria" w:hAnsi="Cambria"/>
          <w:sz w:val="28"/>
          <w:szCs w:val="28"/>
        </w:rPr>
      </w:pPr>
      <w:r>
        <w:rPr>
          <w:rFonts w:ascii="Cambria" w:hAnsi="Cambria"/>
          <w:sz w:val="28"/>
          <w:szCs w:val="28"/>
        </w:rPr>
        <w:tab/>
      </w:r>
      <w:r w:rsidRPr="00384AED">
        <w:rPr>
          <w:rFonts w:ascii="Cambria" w:hAnsi="Cambria"/>
          <w:i/>
          <w:iCs/>
          <w:sz w:val="28"/>
          <w:szCs w:val="28"/>
        </w:rPr>
        <w:t>Spies on every corner, you mean</w:t>
      </w:r>
      <w:r>
        <w:rPr>
          <w:rFonts w:ascii="Cambria" w:hAnsi="Cambria"/>
          <w:sz w:val="28"/>
          <w:szCs w:val="28"/>
        </w:rPr>
        <w:t xml:space="preserve">, </w:t>
      </w:r>
      <w:r w:rsidR="006C23B4">
        <w:rPr>
          <w:rFonts w:ascii="Cambria" w:hAnsi="Cambria"/>
          <w:sz w:val="28"/>
          <w:szCs w:val="28"/>
        </w:rPr>
        <w:t>Savannah</w:t>
      </w:r>
      <w:r w:rsidR="00C15C5C">
        <w:rPr>
          <w:rFonts w:ascii="Cambria" w:hAnsi="Cambria"/>
          <w:sz w:val="28"/>
          <w:szCs w:val="28"/>
        </w:rPr>
        <w:t xml:space="preserve"> </w:t>
      </w:r>
      <w:r>
        <w:rPr>
          <w:rFonts w:ascii="Cambria" w:hAnsi="Cambria"/>
          <w:sz w:val="28"/>
          <w:szCs w:val="28"/>
        </w:rPr>
        <w:t xml:space="preserve">thought fiercely.  </w:t>
      </w:r>
      <w:commentRangeStart w:id="5638"/>
      <w:del w:id="5639" w:author="Claire S" w:date="2026-07-21T10:01:00Z" w16du:dateUtc="2026-07-21T09:01:00Z">
        <w:r w:rsidDel="00A3504E">
          <w:rPr>
            <w:rFonts w:ascii="Cambria" w:hAnsi="Cambria"/>
            <w:sz w:val="28"/>
            <w:szCs w:val="28"/>
          </w:rPr>
          <w:delText>She’d never been close to her older sister</w:delText>
        </w:r>
      </w:del>
      <w:del w:id="5640" w:author="Claire S" w:date="2026-04-30T11:23:00Z" w16du:dateUtc="2026-04-30T10:23:00Z">
        <w:r w:rsidR="00384AED">
          <w:rPr>
            <w:rFonts w:ascii="Cambria" w:hAnsi="Cambria"/>
            <w:sz w:val="28"/>
            <w:szCs w:val="28"/>
          </w:rPr>
          <w:delText>;</w:delText>
        </w:r>
      </w:del>
      <w:del w:id="5641" w:author="Claire S" w:date="2026-07-21T10:01:00Z" w16du:dateUtc="2026-07-21T09:01:00Z">
        <w:r w:rsidR="00384AED" w:rsidDel="00A3504E">
          <w:rPr>
            <w:rFonts w:ascii="Cambria" w:hAnsi="Cambria"/>
            <w:sz w:val="28"/>
            <w:szCs w:val="28"/>
          </w:rPr>
          <w:delText xml:space="preserve"> she didn’t </w:delText>
        </w:r>
      </w:del>
      <w:del w:id="5642" w:author="Claire S" w:date="2026-04-30T11:23:00Z" w16du:dateUtc="2026-04-30T10:23:00Z">
        <w:r w:rsidR="00384AED">
          <w:rPr>
            <w:rFonts w:ascii="Cambria" w:hAnsi="Cambria"/>
            <w:sz w:val="28"/>
            <w:szCs w:val="28"/>
          </w:rPr>
          <w:delText>trust</w:delText>
        </w:r>
      </w:del>
      <w:del w:id="5643" w:author="Claire S" w:date="2026-07-21T10:01:00Z" w16du:dateUtc="2026-07-21T09:01:00Z">
        <w:r w:rsidR="00384AED" w:rsidDel="00A3504E">
          <w:rPr>
            <w:rFonts w:ascii="Cambria" w:hAnsi="Cambria"/>
            <w:sz w:val="28"/>
            <w:szCs w:val="28"/>
          </w:rPr>
          <w:delText xml:space="preserve"> her</w:delText>
        </w:r>
        <w:commentRangeEnd w:id="5638"/>
        <w:r w:rsidR="00515B4A" w:rsidDel="00A3504E">
          <w:rPr>
            <w:rStyle w:val="CommentReference"/>
            <w:rFonts w:ascii="Cambria" w:hAnsi="Cambria"/>
            <w:sz w:val="28"/>
            <w:szCs w:val="28"/>
          </w:rPr>
          <w:commentReference w:id="5638"/>
        </w:r>
      </w:del>
      <w:ins w:id="5644" w:author="Daisy Watt" w:date="2026-06-20T03:22:00Z" w16du:dateUtc="2026-06-20T01:22:00Z">
        <w:del w:id="5645" w:author="Claire S" w:date="2026-07-21T10:01:00Z" w16du:dateUtc="2026-07-21T09:01:00Z">
          <w:r w:rsidR="00730F6B" w:rsidDel="00A3504E">
            <w:rPr>
              <w:rFonts w:ascii="Cambria" w:hAnsi="Cambria"/>
              <w:sz w:val="28"/>
              <w:szCs w:val="28"/>
            </w:rPr>
            <w:delText xml:space="preserve"> – and </w:delText>
          </w:r>
        </w:del>
      </w:ins>
      <w:ins w:id="5646" w:author="Claire S" w:date="2026-07-21T10:01:00Z" w16du:dateUtc="2026-07-21T09:01:00Z">
        <w:r w:rsidR="00A3504E">
          <w:rPr>
            <w:rFonts w:ascii="Cambria" w:hAnsi="Cambria"/>
            <w:sz w:val="28"/>
            <w:szCs w:val="28"/>
          </w:rPr>
          <w:t>Sh</w:t>
        </w:r>
      </w:ins>
      <w:ins w:id="5647" w:author="Daisy Watt" w:date="2026-06-20T03:22:00Z" w16du:dateUtc="2026-06-20T01:22:00Z">
        <w:del w:id="5648" w:author="Claire S" w:date="2026-07-21T10:01:00Z" w16du:dateUtc="2026-07-21T09:01:00Z">
          <w:r w:rsidR="00730F6B" w:rsidDel="00A3504E">
            <w:rPr>
              <w:rFonts w:ascii="Cambria" w:hAnsi="Cambria"/>
              <w:sz w:val="28"/>
              <w:szCs w:val="28"/>
            </w:rPr>
            <w:delText>sh</w:delText>
          </w:r>
        </w:del>
        <w:r w:rsidR="00730F6B">
          <w:rPr>
            <w:rFonts w:ascii="Cambria" w:hAnsi="Cambria"/>
            <w:sz w:val="28"/>
            <w:szCs w:val="28"/>
          </w:rPr>
          <w:t xml:space="preserve">e had no time </w:t>
        </w:r>
      </w:ins>
      <w:ins w:id="5649" w:author="Daisy Watt" w:date="2026-06-20T03:23:00Z" w16du:dateUtc="2026-06-20T01:23:00Z">
        <w:r w:rsidR="00730F6B">
          <w:rPr>
            <w:rFonts w:ascii="Cambria" w:hAnsi="Cambria"/>
            <w:sz w:val="28"/>
            <w:szCs w:val="28"/>
          </w:rPr>
          <w:t>for niceties when she felt this sick</w:t>
        </w:r>
      </w:ins>
      <w:del w:id="5650" w:author="Claire S" w:date="2026-04-30T11:23:00Z" w16du:dateUtc="2026-04-30T10:23:00Z">
        <w:r w:rsidR="00384AED">
          <w:rPr>
            <w:rFonts w:ascii="Cambria" w:hAnsi="Cambria"/>
            <w:sz w:val="28"/>
            <w:szCs w:val="28"/>
          </w:rPr>
          <w:delText xml:space="preserve"> at all;</w:delText>
        </w:r>
      </w:del>
      <w:del w:id="5651" w:author="Claire S" w:date="2026-05-07T13:48:00Z" w16du:dateUtc="2026-05-07T12:48:00Z">
        <w:r w:rsidR="00384AED">
          <w:rPr>
            <w:rFonts w:ascii="Cambria" w:hAnsi="Cambria"/>
            <w:sz w:val="28"/>
            <w:szCs w:val="28"/>
          </w:rPr>
          <w:delText xml:space="preserve"> too focused on the Langley name</w:delText>
        </w:r>
      </w:del>
      <w:r>
        <w:rPr>
          <w:rFonts w:ascii="Cambria" w:hAnsi="Cambria"/>
          <w:sz w:val="28"/>
          <w:szCs w:val="28"/>
        </w:rPr>
        <w:t>. ‘</w:t>
      </w:r>
      <w:r w:rsidR="000155F9">
        <w:rPr>
          <w:rFonts w:ascii="Cambria" w:hAnsi="Cambria"/>
          <w:sz w:val="28"/>
          <w:szCs w:val="28"/>
        </w:rPr>
        <w:t>What do you want?’</w:t>
      </w:r>
      <w:r w:rsidR="00C051F6">
        <w:rPr>
          <w:rFonts w:ascii="Cambria" w:hAnsi="Cambria"/>
          <w:sz w:val="28"/>
          <w:szCs w:val="28"/>
        </w:rPr>
        <w:t xml:space="preserve"> </w:t>
      </w:r>
      <w:del w:id="5652" w:author="Daisy Watt" w:date="2026-06-20T03:23:00Z" w16du:dateUtc="2026-06-20T01:23:00Z">
        <w:r w:rsidR="006C23B4">
          <w:rPr>
            <w:rFonts w:ascii="Cambria" w:hAnsi="Cambria"/>
            <w:sz w:val="28"/>
            <w:szCs w:val="28"/>
          </w:rPr>
          <w:delText>Savannah</w:delText>
        </w:r>
        <w:r w:rsidR="00C15C5C">
          <w:rPr>
            <w:rFonts w:ascii="Cambria" w:hAnsi="Cambria"/>
            <w:sz w:val="28"/>
            <w:szCs w:val="28"/>
          </w:rPr>
          <w:delText xml:space="preserve"> </w:delText>
        </w:r>
        <w:r w:rsidR="00195D3C">
          <w:rPr>
            <w:rFonts w:ascii="Cambria" w:hAnsi="Cambria"/>
            <w:sz w:val="28"/>
            <w:szCs w:val="28"/>
          </w:rPr>
          <w:delText>had no</w:delText>
        </w:r>
        <w:r w:rsidR="00C051F6">
          <w:rPr>
            <w:rFonts w:ascii="Cambria" w:hAnsi="Cambria"/>
            <w:sz w:val="28"/>
            <w:szCs w:val="28"/>
          </w:rPr>
          <w:delText xml:space="preserve"> time for niceties</w:delText>
        </w:r>
      </w:del>
      <w:ins w:id="5653" w:author="Claire S" w:date="2026-04-30T11:23:00Z" w16du:dateUtc="2026-04-30T10:23:00Z">
        <w:del w:id="5654" w:author="Daisy Watt" w:date="2026-06-20T03:23:00Z" w16du:dateUtc="2026-06-20T01:23:00Z">
          <w:r w:rsidR="003965C2">
            <w:rPr>
              <w:rFonts w:ascii="Cambria" w:hAnsi="Cambria"/>
              <w:sz w:val="28"/>
              <w:szCs w:val="28"/>
            </w:rPr>
            <w:delText xml:space="preserve"> when</w:delText>
          </w:r>
        </w:del>
      </w:ins>
      <w:del w:id="5655" w:author="Daisy Watt" w:date="2026-06-20T03:23:00Z" w16du:dateUtc="2026-06-20T01:23:00Z">
        <w:r w:rsidR="00195D3C">
          <w:rPr>
            <w:rFonts w:ascii="Cambria" w:hAnsi="Cambria"/>
            <w:sz w:val="28"/>
            <w:szCs w:val="28"/>
          </w:rPr>
          <w:delText xml:space="preserve">; </w:delText>
        </w:r>
        <w:r w:rsidR="008B4BA2">
          <w:rPr>
            <w:rFonts w:ascii="Cambria" w:hAnsi="Cambria"/>
            <w:sz w:val="28"/>
            <w:szCs w:val="28"/>
          </w:rPr>
          <w:delText xml:space="preserve">she </w:delText>
        </w:r>
      </w:del>
      <w:ins w:id="5656" w:author="Claire S" w:date="2026-04-30T11:23:00Z" w16du:dateUtc="2026-04-30T10:23:00Z">
        <w:del w:id="5657" w:author="Daisy Watt" w:date="2026-06-20T03:23:00Z" w16du:dateUtc="2026-06-20T01:23:00Z">
          <w:r w:rsidR="003965C2">
            <w:rPr>
              <w:rFonts w:ascii="Cambria" w:hAnsi="Cambria"/>
              <w:sz w:val="28"/>
              <w:szCs w:val="28"/>
            </w:rPr>
            <w:delText>felt this</w:delText>
          </w:r>
        </w:del>
      </w:ins>
      <w:del w:id="5658" w:author="Daisy Watt" w:date="2026-06-20T03:23:00Z" w16du:dateUtc="2026-06-20T01:23:00Z">
        <w:r w:rsidR="008B4BA2">
          <w:rPr>
            <w:rFonts w:ascii="Cambria" w:hAnsi="Cambria"/>
            <w:sz w:val="28"/>
            <w:szCs w:val="28"/>
          </w:rPr>
          <w:delText xml:space="preserve">was about to </w:delText>
        </w:r>
        <w:r>
          <w:rPr>
            <w:rFonts w:ascii="Cambria" w:hAnsi="Cambria"/>
            <w:sz w:val="28"/>
            <w:szCs w:val="28"/>
          </w:rPr>
          <w:delText xml:space="preserve">be </w:delText>
        </w:r>
        <w:r w:rsidR="009A3811">
          <w:rPr>
            <w:rFonts w:ascii="Cambria" w:hAnsi="Cambria"/>
            <w:sz w:val="28"/>
            <w:szCs w:val="28"/>
          </w:rPr>
          <w:delText xml:space="preserve">horribly </w:delText>
        </w:r>
        <w:r w:rsidR="00195D3C">
          <w:rPr>
            <w:rFonts w:ascii="Cambria" w:hAnsi="Cambria"/>
            <w:sz w:val="28"/>
            <w:szCs w:val="28"/>
          </w:rPr>
          <w:delText>sick.</w:delText>
        </w:r>
      </w:del>
    </w:p>
    <w:p w14:paraId="5C458588" w14:textId="6C5CFCD9" w:rsidR="00817E31" w:rsidRDefault="009D574E" w:rsidP="00864B00">
      <w:pPr>
        <w:spacing w:line="360" w:lineRule="auto"/>
        <w:contextualSpacing/>
        <w:rPr>
          <w:rFonts w:ascii="Cambria" w:hAnsi="Cambria"/>
          <w:sz w:val="28"/>
          <w:szCs w:val="28"/>
        </w:rPr>
      </w:pPr>
      <w:r>
        <w:rPr>
          <w:rFonts w:ascii="Cambria" w:hAnsi="Cambria"/>
          <w:sz w:val="28"/>
          <w:szCs w:val="28"/>
        </w:rPr>
        <w:tab/>
        <w:t>‘</w:t>
      </w:r>
      <w:r w:rsidR="00C051F6">
        <w:rPr>
          <w:rFonts w:ascii="Cambria" w:hAnsi="Cambria"/>
          <w:sz w:val="28"/>
          <w:szCs w:val="28"/>
        </w:rPr>
        <w:t>Well, obviously</w:t>
      </w:r>
      <w:del w:id="5659" w:author="Daisy Watt" w:date="2026-06-20T03:23:00Z" w16du:dateUtc="2026-06-20T01:23:00Z">
        <w:r w:rsidR="008B4BA2">
          <w:rPr>
            <w:rFonts w:ascii="Cambria" w:hAnsi="Cambria"/>
            <w:sz w:val="28"/>
            <w:szCs w:val="28"/>
          </w:rPr>
          <w:delText xml:space="preserve"> -</w:delText>
        </w:r>
        <w:r w:rsidR="009A3811">
          <w:rPr>
            <w:rFonts w:ascii="Cambria" w:hAnsi="Cambria"/>
            <w:sz w:val="28"/>
            <w:szCs w:val="28"/>
          </w:rPr>
          <w:delText xml:space="preserve">’ </w:delText>
        </w:r>
        <w:r w:rsidR="00817E31">
          <w:rPr>
            <w:rFonts w:ascii="Cambria" w:hAnsi="Cambria"/>
            <w:sz w:val="28"/>
            <w:szCs w:val="28"/>
          </w:rPr>
          <w:delText>had</w:delText>
        </w:r>
        <w:r w:rsidR="009A3811">
          <w:rPr>
            <w:rFonts w:ascii="Cambria" w:hAnsi="Cambria"/>
            <w:sz w:val="28"/>
            <w:szCs w:val="28"/>
          </w:rPr>
          <w:delText xml:space="preserve"> Ruth</w:delText>
        </w:r>
        <w:r w:rsidR="00817E31">
          <w:rPr>
            <w:rFonts w:ascii="Cambria" w:hAnsi="Cambria"/>
            <w:sz w:val="28"/>
            <w:szCs w:val="28"/>
          </w:rPr>
          <w:delText xml:space="preserve"> just</w:delText>
        </w:r>
        <w:r w:rsidR="009A3811">
          <w:rPr>
            <w:rFonts w:ascii="Cambria" w:hAnsi="Cambria"/>
            <w:sz w:val="28"/>
            <w:szCs w:val="28"/>
          </w:rPr>
          <w:delText xml:space="preserve"> hesita</w:delText>
        </w:r>
        <w:r w:rsidR="00F66783">
          <w:rPr>
            <w:rFonts w:ascii="Cambria" w:hAnsi="Cambria"/>
            <w:sz w:val="28"/>
            <w:szCs w:val="28"/>
          </w:rPr>
          <w:delText>t</w:delText>
        </w:r>
        <w:r w:rsidR="00817E31">
          <w:rPr>
            <w:rFonts w:ascii="Cambria" w:hAnsi="Cambria"/>
            <w:sz w:val="28"/>
            <w:szCs w:val="28"/>
          </w:rPr>
          <w:delText>ed</w:delText>
        </w:r>
      </w:del>
      <w:ins w:id="5660" w:author="Daisy Watt" w:date="2026-06-20T03:23:00Z" w16du:dateUtc="2026-06-20T01:23:00Z">
        <w:r w:rsidR="00245695">
          <w:rPr>
            <w:rFonts w:ascii="Cambria" w:hAnsi="Cambria"/>
            <w:sz w:val="28"/>
            <w:szCs w:val="28"/>
          </w:rPr>
          <w:t>…</w:t>
        </w:r>
      </w:ins>
      <w:ins w:id="5661" w:author="Daisy Watt" w:date="2026-06-20T03:24:00Z" w16du:dateUtc="2026-06-20T01:24:00Z">
        <w:r w:rsidR="009F40B7">
          <w:rPr>
            <w:rFonts w:ascii="Cambria" w:hAnsi="Cambria"/>
            <w:sz w:val="28"/>
            <w:szCs w:val="28"/>
          </w:rPr>
          <w:t xml:space="preserve">’ </w:t>
        </w:r>
      </w:ins>
      <w:commentRangeStart w:id="5662"/>
      <w:del w:id="5663" w:author="Daisy Watt" w:date="2026-06-20T03:24:00Z" w16du:dateUtc="2026-06-20T01:24:00Z">
        <w:r w:rsidR="009A3811" w:rsidDel="009F40B7">
          <w:rPr>
            <w:rFonts w:ascii="Cambria" w:hAnsi="Cambria"/>
            <w:sz w:val="28"/>
            <w:szCs w:val="28"/>
          </w:rPr>
          <w:delText>?</w:delText>
        </w:r>
      </w:del>
      <w:del w:id="5664" w:author="Daisy Watt" w:date="2026-06-20T03:26:00Z" w16du:dateUtc="2026-06-20T01:26:00Z">
        <w:r w:rsidR="00817E31" w:rsidDel="006510D9">
          <w:rPr>
            <w:rFonts w:ascii="Cambria" w:hAnsi="Cambria"/>
            <w:sz w:val="28"/>
            <w:szCs w:val="28"/>
          </w:rPr>
          <w:delText xml:space="preserve"> </w:delText>
        </w:r>
      </w:del>
      <w:ins w:id="5665" w:author="Daisy Watt" w:date="2026-06-20T03:26:00Z" w16du:dateUtc="2026-06-20T01:26:00Z">
        <w:r w:rsidR="001755F1">
          <w:rPr>
            <w:rFonts w:ascii="Cambria" w:hAnsi="Cambria"/>
            <w:sz w:val="28"/>
            <w:szCs w:val="28"/>
          </w:rPr>
          <w:t>Ruth</w:t>
        </w:r>
        <w:r w:rsidR="006510D9">
          <w:rPr>
            <w:rFonts w:ascii="Cambria" w:hAnsi="Cambria"/>
            <w:sz w:val="28"/>
            <w:szCs w:val="28"/>
          </w:rPr>
          <w:t xml:space="preserve"> fell silent.</w:t>
        </w:r>
        <w:r w:rsidR="001755F1">
          <w:rPr>
            <w:rFonts w:ascii="Cambria" w:hAnsi="Cambria"/>
            <w:sz w:val="28"/>
            <w:szCs w:val="28"/>
          </w:rPr>
          <w:t xml:space="preserve"> </w:t>
        </w:r>
        <w:commentRangeEnd w:id="5662"/>
        <w:r w:rsidR="008F6A1E">
          <w:rPr>
            <w:rStyle w:val="CommentReference"/>
            <w:rFonts w:ascii="Cambria" w:hAnsi="Cambria"/>
            <w:sz w:val="28"/>
            <w:szCs w:val="28"/>
          </w:rPr>
          <w:commentReference w:id="5662"/>
        </w:r>
      </w:ins>
      <w:r w:rsidR="00817E31">
        <w:rPr>
          <w:rFonts w:ascii="Cambria" w:hAnsi="Cambria"/>
          <w:sz w:val="28"/>
          <w:szCs w:val="28"/>
        </w:rPr>
        <w:t>There was a first time for everything, Savannah supposed.</w:t>
      </w:r>
    </w:p>
    <w:p w14:paraId="6C37516F" w14:textId="14675E85" w:rsidR="00817E31" w:rsidRDefault="00817E31" w:rsidP="00864B00">
      <w:pPr>
        <w:spacing w:line="360" w:lineRule="auto"/>
        <w:contextualSpacing/>
        <w:rPr>
          <w:rFonts w:ascii="Cambria" w:hAnsi="Cambria"/>
          <w:sz w:val="28"/>
          <w:szCs w:val="28"/>
        </w:rPr>
      </w:pPr>
      <w:r>
        <w:rPr>
          <w:rFonts w:ascii="Cambria" w:hAnsi="Cambria"/>
          <w:sz w:val="28"/>
          <w:szCs w:val="28"/>
        </w:rPr>
        <w:tab/>
        <w:t>‘Obviously</w:t>
      </w:r>
      <w:ins w:id="5666" w:author="Daisy Watt" w:date="2026-06-20T03:24:00Z" w16du:dateUtc="2026-06-20T01:24:00Z">
        <w:r w:rsidR="00C01000">
          <w:rPr>
            <w:rFonts w:ascii="Cambria" w:hAnsi="Cambria"/>
            <w:sz w:val="28"/>
            <w:szCs w:val="28"/>
          </w:rPr>
          <w:t>,</w:t>
        </w:r>
      </w:ins>
      <w:r>
        <w:rPr>
          <w:rFonts w:ascii="Cambria" w:hAnsi="Cambria"/>
          <w:sz w:val="28"/>
          <w:szCs w:val="28"/>
        </w:rPr>
        <w:t xml:space="preserve"> what?’</w:t>
      </w:r>
    </w:p>
    <w:p w14:paraId="05658400" w14:textId="37AEDB79" w:rsidR="009D574E" w:rsidRDefault="009A3811" w:rsidP="00817E31">
      <w:pPr>
        <w:spacing w:line="360" w:lineRule="auto"/>
        <w:ind w:firstLine="720"/>
        <w:contextualSpacing/>
        <w:rPr>
          <w:rFonts w:ascii="Cambria" w:hAnsi="Cambria"/>
          <w:sz w:val="28"/>
          <w:szCs w:val="28"/>
        </w:rPr>
      </w:pPr>
      <w:r>
        <w:rPr>
          <w:rFonts w:ascii="Cambria" w:hAnsi="Cambria"/>
          <w:sz w:val="28"/>
          <w:szCs w:val="28"/>
        </w:rPr>
        <w:t>‘</w:t>
      </w:r>
      <w:r w:rsidR="00D60092">
        <w:rPr>
          <w:rFonts w:ascii="Cambria" w:hAnsi="Cambria"/>
          <w:sz w:val="28"/>
          <w:szCs w:val="28"/>
        </w:rPr>
        <w:t>I’m</w:t>
      </w:r>
      <w:r w:rsidR="00094AEE">
        <w:rPr>
          <w:rFonts w:ascii="Cambria" w:hAnsi="Cambria"/>
          <w:sz w:val="28"/>
          <w:szCs w:val="28"/>
        </w:rPr>
        <w:t xml:space="preserve"> so </w:t>
      </w:r>
      <w:r w:rsidR="00D60092">
        <w:rPr>
          <w:rFonts w:ascii="Cambria" w:hAnsi="Cambria"/>
          <w:sz w:val="28"/>
          <w:szCs w:val="28"/>
        </w:rPr>
        <w:t xml:space="preserve">sorry about the </w:t>
      </w:r>
      <w:r w:rsidR="00094AEE">
        <w:rPr>
          <w:rFonts w:ascii="Cambria" w:hAnsi="Cambria"/>
          <w:sz w:val="28"/>
          <w:szCs w:val="28"/>
        </w:rPr>
        <w:t xml:space="preserve">terrible </w:t>
      </w:r>
      <w:r w:rsidR="009D574E">
        <w:rPr>
          <w:rFonts w:ascii="Cambria" w:hAnsi="Cambria"/>
          <w:sz w:val="28"/>
          <w:szCs w:val="28"/>
        </w:rPr>
        <w:t>new</w:t>
      </w:r>
      <w:ins w:id="5667" w:author="Daisy Watt" w:date="2026-06-20T03:24:00Z" w16du:dateUtc="2026-06-20T01:24:00Z">
        <w:r w:rsidR="009D574E">
          <w:rPr>
            <w:rFonts w:ascii="Cambria" w:hAnsi="Cambria"/>
            <w:sz w:val="28"/>
            <w:szCs w:val="28"/>
          </w:rPr>
          <w:t>s</w:t>
        </w:r>
        <w:r w:rsidR="00C01000">
          <w:rPr>
            <w:rFonts w:ascii="Cambria" w:hAnsi="Cambria"/>
            <w:sz w:val="28"/>
            <w:szCs w:val="28"/>
          </w:rPr>
          <w:t>…</w:t>
        </w:r>
      </w:ins>
      <w:del w:id="5668" w:author="Daisy Watt" w:date="2026-06-20T03:24:00Z" w16du:dateUtc="2026-06-20T01:24:00Z">
        <w:r w:rsidR="009D574E" w:rsidDel="00C01000">
          <w:rPr>
            <w:rFonts w:ascii="Cambria" w:hAnsi="Cambria"/>
            <w:sz w:val="28"/>
            <w:szCs w:val="28"/>
          </w:rPr>
          <w:delText>s</w:delText>
        </w:r>
      </w:del>
      <w:ins w:id="5669" w:author="Claire S" w:date="2026-05-07T17:20:00Z" w16du:dateUtc="2026-05-07T16:20:00Z">
        <w:del w:id="5670" w:author="Daisy Watt" w:date="2026-06-20T03:24:00Z" w16du:dateUtc="2026-06-20T01:24:00Z">
          <w:r w:rsidR="00CD1169">
            <w:rPr>
              <w:rFonts w:ascii="Cambria" w:hAnsi="Cambria"/>
              <w:sz w:val="28"/>
              <w:szCs w:val="28"/>
            </w:rPr>
            <w:delText xml:space="preserve"> </w:delText>
          </w:r>
        </w:del>
      </w:ins>
      <w:del w:id="5671" w:author="Daisy Watt" w:date="2026-06-20T03:24:00Z" w16du:dateUtc="2026-06-20T01:24:00Z">
        <w:r w:rsidR="00094AEE">
          <w:rPr>
            <w:rFonts w:ascii="Cambria" w:hAnsi="Cambria"/>
            <w:sz w:val="28"/>
            <w:szCs w:val="28"/>
          </w:rPr>
          <w:delText>-</w:delText>
        </w:r>
      </w:del>
      <w:r w:rsidR="009D574E">
        <w:rPr>
          <w:rFonts w:ascii="Cambria" w:hAnsi="Cambria"/>
          <w:sz w:val="28"/>
          <w:szCs w:val="28"/>
        </w:rPr>
        <w:t>’</w:t>
      </w:r>
    </w:p>
    <w:p w14:paraId="241E3636" w14:textId="7F5A0A7E" w:rsidR="009D574E" w:rsidRDefault="009D574E" w:rsidP="00864B00">
      <w:pPr>
        <w:spacing w:line="360" w:lineRule="auto"/>
        <w:contextualSpacing/>
        <w:rPr>
          <w:rFonts w:ascii="Cambria" w:hAnsi="Cambria"/>
          <w:sz w:val="28"/>
          <w:szCs w:val="28"/>
        </w:rPr>
      </w:pPr>
      <w:r>
        <w:rPr>
          <w:rFonts w:ascii="Cambria" w:hAnsi="Cambria"/>
          <w:sz w:val="28"/>
          <w:szCs w:val="28"/>
        </w:rPr>
        <w:tab/>
        <w:t>‘What news?’</w:t>
      </w:r>
    </w:p>
    <w:p w14:paraId="1DC82500" w14:textId="59498865" w:rsidR="009D574E" w:rsidRDefault="009D574E" w:rsidP="00864B00">
      <w:pPr>
        <w:spacing w:line="360" w:lineRule="auto"/>
        <w:contextualSpacing/>
        <w:rPr>
          <w:rFonts w:ascii="Cambria" w:hAnsi="Cambria"/>
          <w:sz w:val="28"/>
          <w:szCs w:val="28"/>
        </w:rPr>
      </w:pPr>
      <w:r>
        <w:rPr>
          <w:rFonts w:ascii="Cambria" w:hAnsi="Cambria"/>
          <w:sz w:val="28"/>
          <w:szCs w:val="28"/>
        </w:rPr>
        <w:tab/>
        <w:t>‘</w:t>
      </w:r>
      <w:r w:rsidR="00D60092">
        <w:rPr>
          <w:rFonts w:ascii="Cambria" w:hAnsi="Cambria"/>
          <w:sz w:val="28"/>
          <w:szCs w:val="28"/>
        </w:rPr>
        <w:t>Ah</w:t>
      </w:r>
      <w:del w:id="5672" w:author="Daisy Watt" w:date="2026-06-20T03:27:00Z" w16du:dateUtc="2026-06-20T01:27:00Z">
        <w:r w:rsidR="00094AEE">
          <w:rPr>
            <w:rFonts w:ascii="Cambria" w:hAnsi="Cambria"/>
            <w:sz w:val="28"/>
            <w:szCs w:val="28"/>
          </w:rPr>
          <w:delText>,</w:delText>
        </w:r>
      </w:del>
      <w:ins w:id="5673" w:author="Daisy Watt" w:date="2026-06-20T03:27:00Z" w16du:dateUtc="2026-06-20T01:27:00Z">
        <w:r w:rsidR="0083227F">
          <w:rPr>
            <w:rFonts w:ascii="Cambria" w:hAnsi="Cambria"/>
            <w:sz w:val="28"/>
            <w:szCs w:val="28"/>
          </w:rPr>
          <w:t>.</w:t>
        </w:r>
      </w:ins>
      <w:r w:rsidR="00094AEE">
        <w:rPr>
          <w:rFonts w:ascii="Cambria" w:hAnsi="Cambria"/>
          <w:sz w:val="28"/>
          <w:szCs w:val="28"/>
        </w:rPr>
        <w:t>’ Ruth’s own intake of breath was audible</w:t>
      </w:r>
      <w:r w:rsidR="00D60092">
        <w:rPr>
          <w:rFonts w:ascii="Cambria" w:hAnsi="Cambria"/>
          <w:sz w:val="28"/>
          <w:szCs w:val="28"/>
        </w:rPr>
        <w:t xml:space="preserve">. </w:t>
      </w:r>
      <w:r w:rsidR="00094AEE">
        <w:rPr>
          <w:rFonts w:ascii="Cambria" w:hAnsi="Cambria"/>
          <w:sz w:val="28"/>
          <w:szCs w:val="28"/>
        </w:rPr>
        <w:t>‘</w:t>
      </w:r>
      <w:r>
        <w:rPr>
          <w:rFonts w:ascii="Cambria" w:hAnsi="Cambria"/>
          <w:sz w:val="28"/>
          <w:szCs w:val="28"/>
        </w:rPr>
        <w:t>Are you sitting down?’</w:t>
      </w:r>
    </w:p>
    <w:p w14:paraId="5686AE1E" w14:textId="47E16A21" w:rsidR="009D574E" w:rsidRDefault="009D574E" w:rsidP="00C81319">
      <w:pPr>
        <w:spacing w:line="360" w:lineRule="auto"/>
        <w:contextualSpacing/>
        <w:rPr>
          <w:rFonts w:ascii="Cambria" w:hAnsi="Cambria"/>
          <w:sz w:val="28"/>
          <w:szCs w:val="28"/>
        </w:rPr>
      </w:pPr>
      <w:r>
        <w:rPr>
          <w:rFonts w:ascii="Cambria" w:hAnsi="Cambria"/>
          <w:sz w:val="28"/>
          <w:szCs w:val="28"/>
        </w:rPr>
        <w:tab/>
        <w:t>‘I’m bloody lying down</w:t>
      </w:r>
      <w:r w:rsidR="007574DB">
        <w:rPr>
          <w:rFonts w:ascii="Cambria" w:hAnsi="Cambria"/>
          <w:sz w:val="28"/>
          <w:szCs w:val="28"/>
        </w:rPr>
        <w:t>,</w:t>
      </w:r>
      <w:r>
        <w:rPr>
          <w:rFonts w:ascii="Cambria" w:hAnsi="Cambria"/>
          <w:sz w:val="28"/>
          <w:szCs w:val="28"/>
        </w:rPr>
        <w:t xml:space="preserve">’ </w:t>
      </w:r>
      <w:r w:rsidR="006C23B4">
        <w:rPr>
          <w:rFonts w:ascii="Cambria" w:hAnsi="Cambria"/>
          <w:sz w:val="28"/>
          <w:szCs w:val="28"/>
        </w:rPr>
        <w:t>Savannah</w:t>
      </w:r>
      <w:r w:rsidR="00C15C5C">
        <w:rPr>
          <w:rFonts w:ascii="Cambria" w:hAnsi="Cambria"/>
          <w:sz w:val="28"/>
          <w:szCs w:val="28"/>
        </w:rPr>
        <w:t xml:space="preserve"> </w:t>
      </w:r>
      <w:ins w:id="5674" w:author="Claire S" w:date="2026-04-30T11:23:00Z" w16du:dateUtc="2026-04-30T10:23:00Z">
        <w:r w:rsidR="005F2FD4">
          <w:rPr>
            <w:rFonts w:ascii="Cambria" w:hAnsi="Cambria"/>
            <w:sz w:val="28"/>
            <w:szCs w:val="28"/>
          </w:rPr>
          <w:t>drawled</w:t>
        </w:r>
      </w:ins>
      <w:del w:id="5675" w:author="Claire S" w:date="2026-04-30T11:23:00Z" w16du:dateUtc="2026-04-30T10:23:00Z">
        <w:r>
          <w:rPr>
            <w:rFonts w:ascii="Cambria" w:hAnsi="Cambria"/>
            <w:sz w:val="28"/>
            <w:szCs w:val="28"/>
          </w:rPr>
          <w:delText>s</w:delText>
        </w:r>
        <w:r w:rsidR="008A6338">
          <w:rPr>
            <w:rFonts w:ascii="Cambria" w:hAnsi="Cambria"/>
            <w:sz w:val="28"/>
            <w:szCs w:val="28"/>
          </w:rPr>
          <w:delText>n</w:delText>
        </w:r>
        <w:r>
          <w:rPr>
            <w:rFonts w:ascii="Cambria" w:hAnsi="Cambria"/>
            <w:sz w:val="28"/>
            <w:szCs w:val="28"/>
          </w:rPr>
          <w:delText>apped again</w:delText>
        </w:r>
      </w:del>
      <w:r>
        <w:rPr>
          <w:rFonts w:ascii="Cambria" w:hAnsi="Cambria"/>
          <w:sz w:val="28"/>
          <w:szCs w:val="28"/>
        </w:rPr>
        <w:t>, then thought she</w:t>
      </w:r>
      <w:r w:rsidR="00F24508">
        <w:rPr>
          <w:rFonts w:ascii="Cambria" w:hAnsi="Cambria"/>
          <w:sz w:val="28"/>
          <w:szCs w:val="28"/>
        </w:rPr>
        <w:t>’d better</w:t>
      </w:r>
      <w:r w:rsidR="008A6338">
        <w:rPr>
          <w:rFonts w:ascii="Cambria" w:hAnsi="Cambria"/>
          <w:sz w:val="28"/>
          <w:szCs w:val="28"/>
        </w:rPr>
        <w:t xml:space="preserve"> pull herself together. </w:t>
      </w:r>
      <w:r w:rsidR="00C25B17">
        <w:rPr>
          <w:rFonts w:ascii="Cambria" w:hAnsi="Cambria"/>
          <w:sz w:val="28"/>
          <w:szCs w:val="28"/>
        </w:rPr>
        <w:t>Clutching the silk sheet, s</w:t>
      </w:r>
      <w:r w:rsidR="007574DB">
        <w:rPr>
          <w:rFonts w:ascii="Cambria" w:hAnsi="Cambria"/>
          <w:sz w:val="28"/>
          <w:szCs w:val="28"/>
        </w:rPr>
        <w:t xml:space="preserve">he </w:t>
      </w:r>
      <w:r w:rsidR="00F639DE">
        <w:rPr>
          <w:rFonts w:ascii="Cambria" w:hAnsi="Cambria"/>
          <w:sz w:val="28"/>
          <w:szCs w:val="28"/>
        </w:rPr>
        <w:t>dragged</w:t>
      </w:r>
      <w:r w:rsidR="007574DB">
        <w:rPr>
          <w:rFonts w:ascii="Cambria" w:hAnsi="Cambria"/>
          <w:sz w:val="28"/>
          <w:szCs w:val="28"/>
        </w:rPr>
        <w:t xml:space="preserve"> herself up</w:t>
      </w:r>
      <w:r w:rsidR="00C25B17">
        <w:rPr>
          <w:rFonts w:ascii="Cambria" w:hAnsi="Cambria"/>
          <w:sz w:val="28"/>
          <w:szCs w:val="28"/>
        </w:rPr>
        <w:t>, catching</w:t>
      </w:r>
      <w:r w:rsidR="006D463B">
        <w:rPr>
          <w:rFonts w:ascii="Cambria" w:hAnsi="Cambria"/>
          <w:sz w:val="28"/>
          <w:szCs w:val="28"/>
        </w:rPr>
        <w:t xml:space="preserve"> a glimpse of her own bedraggled reflection in the long mirror</w:t>
      </w:r>
      <w:ins w:id="5676" w:author="Daisy Watt" w:date="2026-06-19T23:11:00Z" w16du:dateUtc="2026-06-19T21:11:00Z">
        <w:r w:rsidR="008E2BD3">
          <w:rPr>
            <w:rFonts w:ascii="Cambria" w:hAnsi="Cambria"/>
            <w:sz w:val="28"/>
            <w:szCs w:val="28"/>
          </w:rPr>
          <w:t>,</w:t>
        </w:r>
      </w:ins>
      <w:r w:rsidR="006D463B">
        <w:rPr>
          <w:rFonts w:ascii="Cambria" w:hAnsi="Cambria"/>
          <w:sz w:val="28"/>
          <w:szCs w:val="28"/>
        </w:rPr>
        <w:t xml:space="preserve"> opposite. Not a pretty sight. </w:t>
      </w:r>
      <w:r w:rsidR="008A6338">
        <w:rPr>
          <w:rFonts w:ascii="Cambria" w:hAnsi="Cambria"/>
          <w:sz w:val="28"/>
          <w:szCs w:val="28"/>
        </w:rPr>
        <w:t>‘Sorry. I’m not feeling very well.</w:t>
      </w:r>
      <w:del w:id="5677" w:author="Claire S" w:date="2026-05-07T17:20:00Z" w16du:dateUtc="2026-05-07T16:20:00Z">
        <w:r w:rsidR="008A6338" w:rsidDel="00850A75">
          <w:rPr>
            <w:rFonts w:ascii="Cambria" w:hAnsi="Cambria"/>
            <w:sz w:val="28"/>
            <w:szCs w:val="28"/>
          </w:rPr>
          <w:delText xml:space="preserve"> </w:delText>
        </w:r>
      </w:del>
      <w:r w:rsidR="008A6338">
        <w:rPr>
          <w:rFonts w:ascii="Cambria" w:hAnsi="Cambria"/>
          <w:sz w:val="28"/>
          <w:szCs w:val="28"/>
        </w:rPr>
        <w:t xml:space="preserve"> Getting </w:t>
      </w:r>
      <w:r w:rsidR="007369A7">
        <w:rPr>
          <w:rFonts w:ascii="Cambria" w:hAnsi="Cambria"/>
          <w:sz w:val="28"/>
          <w:szCs w:val="28"/>
        </w:rPr>
        <w:t>flu</w:t>
      </w:r>
      <w:r w:rsidR="00E7130A">
        <w:rPr>
          <w:rFonts w:ascii="Cambria" w:hAnsi="Cambria"/>
          <w:sz w:val="28"/>
          <w:szCs w:val="28"/>
        </w:rPr>
        <w:t>, I think</w:t>
      </w:r>
      <w:ins w:id="5678" w:author="Daisy Watt" w:date="2026-06-20T03:31:00Z" w16du:dateUtc="2026-06-20T01:31:00Z">
        <w:del w:id="5679" w:author="Claire S" w:date="2026-07-21T10:37:00Z" w16du:dateUtc="2026-07-21T09:37:00Z">
          <w:r w:rsidR="00867906" w:rsidDel="00F168D0">
            <w:rPr>
              <w:rFonts w:ascii="Cambria" w:hAnsi="Cambria"/>
              <w:sz w:val="28"/>
              <w:szCs w:val="28"/>
            </w:rPr>
            <w:delText>�</w:delText>
          </w:r>
        </w:del>
        <w:r w:rsidR="00867906">
          <w:rPr>
            <w:rFonts w:ascii="Cambria" w:hAnsi="Cambria"/>
            <w:sz w:val="28"/>
            <w:szCs w:val="28"/>
          </w:rPr>
          <w:t>…</w:t>
        </w:r>
      </w:ins>
      <w:del w:id="5680" w:author="Daisy Watt" w:date="2026-06-20T03:30:00Z" w16du:dateUtc="2026-06-20T01:30:00Z">
        <w:r w:rsidR="00E7130A">
          <w:rPr>
            <w:rFonts w:ascii="Cambria" w:hAnsi="Cambria"/>
            <w:sz w:val="28"/>
            <w:szCs w:val="28"/>
          </w:rPr>
          <w:delText xml:space="preserve"> -</w:delText>
        </w:r>
      </w:del>
      <w:r w:rsidR="008A6338">
        <w:rPr>
          <w:rFonts w:ascii="Cambria" w:hAnsi="Cambria"/>
          <w:sz w:val="28"/>
          <w:szCs w:val="28"/>
        </w:rPr>
        <w:t>’</w:t>
      </w:r>
      <w:r w:rsidR="00F639DE">
        <w:rPr>
          <w:rFonts w:ascii="Cambria" w:hAnsi="Cambria"/>
          <w:sz w:val="28"/>
          <w:szCs w:val="28"/>
        </w:rPr>
        <w:t xml:space="preserve"> </w:t>
      </w:r>
      <w:r w:rsidR="00C81319">
        <w:rPr>
          <w:rFonts w:ascii="Cambria" w:hAnsi="Cambria"/>
          <w:sz w:val="28"/>
          <w:szCs w:val="28"/>
        </w:rPr>
        <w:t>O</w:t>
      </w:r>
      <w:r w:rsidR="00F639DE">
        <w:rPr>
          <w:rFonts w:ascii="Cambria" w:hAnsi="Cambria"/>
          <w:sz w:val="28"/>
          <w:szCs w:val="28"/>
        </w:rPr>
        <w:t>n top of about three hours</w:t>
      </w:r>
      <w:ins w:id="5681" w:author="Daisy Watt" w:date="2026-06-19T23:11:00Z" w16du:dateUtc="2026-06-19T21:11:00Z">
        <w:r w:rsidR="00E52578">
          <w:rPr>
            <w:rFonts w:ascii="Cambria" w:hAnsi="Cambria"/>
            <w:sz w:val="28"/>
            <w:szCs w:val="28"/>
          </w:rPr>
          <w:t>’</w:t>
        </w:r>
      </w:ins>
      <w:r w:rsidR="00F639DE">
        <w:rPr>
          <w:rFonts w:ascii="Cambria" w:hAnsi="Cambria"/>
          <w:sz w:val="28"/>
          <w:szCs w:val="28"/>
        </w:rPr>
        <w:t xml:space="preserve"> sleep.  Jackson Rayne </w:t>
      </w:r>
      <w:r w:rsidR="006167A5">
        <w:rPr>
          <w:rFonts w:ascii="Cambria" w:hAnsi="Cambria"/>
          <w:sz w:val="28"/>
          <w:szCs w:val="28"/>
        </w:rPr>
        <w:t>had proved himself</w:t>
      </w:r>
      <w:r w:rsidR="00F639DE">
        <w:rPr>
          <w:rFonts w:ascii="Cambria" w:hAnsi="Cambria"/>
          <w:sz w:val="28"/>
          <w:szCs w:val="28"/>
        </w:rPr>
        <w:t xml:space="preserve"> a </w:t>
      </w:r>
      <w:ins w:id="5682" w:author="Claire S" w:date="2026-04-30T11:23:00Z" w16du:dateUtc="2026-04-30T10:23:00Z">
        <w:r w:rsidR="005F2FD4">
          <w:rPr>
            <w:rFonts w:ascii="Cambria" w:hAnsi="Cambria"/>
            <w:sz w:val="28"/>
            <w:szCs w:val="28"/>
          </w:rPr>
          <w:t>bit of</w:t>
        </w:r>
      </w:ins>
      <w:del w:id="5683" w:author="Claire S" w:date="2026-04-30T11:23:00Z" w16du:dateUtc="2026-04-30T10:23:00Z">
        <w:r w:rsidR="00F639DE">
          <w:rPr>
            <w:rFonts w:ascii="Cambria" w:hAnsi="Cambria"/>
            <w:sz w:val="28"/>
            <w:szCs w:val="28"/>
          </w:rPr>
          <w:delText>proper stud</w:delText>
        </w:r>
        <w:r w:rsidR="00B953E7">
          <w:rPr>
            <w:rFonts w:ascii="Cambria" w:hAnsi="Cambria"/>
            <w:sz w:val="28"/>
            <w:szCs w:val="28"/>
          </w:rPr>
          <w:delText xml:space="preserve">, </w:delText>
        </w:r>
        <w:r w:rsidR="006C23B4">
          <w:rPr>
            <w:rFonts w:ascii="Cambria" w:hAnsi="Cambria"/>
            <w:sz w:val="28"/>
            <w:szCs w:val="28"/>
          </w:rPr>
          <w:delText>Savannah</w:delText>
        </w:r>
        <w:r w:rsidR="00C15C5C">
          <w:rPr>
            <w:rFonts w:ascii="Cambria" w:hAnsi="Cambria"/>
            <w:sz w:val="28"/>
            <w:szCs w:val="28"/>
          </w:rPr>
          <w:delText xml:space="preserve"> </w:delText>
        </w:r>
        <w:r w:rsidR="00B953E7">
          <w:rPr>
            <w:rFonts w:ascii="Cambria" w:hAnsi="Cambria"/>
            <w:sz w:val="28"/>
            <w:szCs w:val="28"/>
          </w:rPr>
          <w:delText>thought,</w:delText>
        </w:r>
      </w:del>
      <w:r w:rsidR="00F639DE">
        <w:rPr>
          <w:rFonts w:ascii="Cambria" w:hAnsi="Cambria"/>
          <w:sz w:val="28"/>
          <w:szCs w:val="28"/>
        </w:rPr>
        <w:t xml:space="preserve"> a </w:t>
      </w:r>
      <w:ins w:id="5684" w:author="Claire S" w:date="2026-04-30T11:23:00Z" w16du:dateUtc="2026-04-30T10:23:00Z">
        <w:r w:rsidR="009D656C">
          <w:rPr>
            <w:rFonts w:ascii="Cambria" w:hAnsi="Cambria"/>
            <w:sz w:val="28"/>
            <w:szCs w:val="28"/>
          </w:rPr>
          <w:t>go</w:t>
        </w:r>
        <w:del w:id="5685" w:author="Daisy Watt" w:date="2026-06-20T03:33:00Z" w16du:dateUtc="2026-06-20T01:33:00Z">
          <w:r w:rsidR="009D656C">
            <w:rPr>
              <w:rFonts w:ascii="Cambria" w:hAnsi="Cambria"/>
              <w:sz w:val="28"/>
              <w:szCs w:val="28"/>
            </w:rPr>
            <w:delText>-</w:delText>
          </w:r>
        </w:del>
        <w:r w:rsidR="009D656C">
          <w:rPr>
            <w:rFonts w:ascii="Cambria" w:hAnsi="Cambria"/>
            <w:sz w:val="28"/>
            <w:szCs w:val="28"/>
          </w:rPr>
          <w:t>er</w:t>
        </w:r>
      </w:ins>
      <w:del w:id="5686" w:author="Claire S" w:date="2026-04-30T11:23:00Z" w16du:dateUtc="2026-04-30T10:23:00Z">
        <w:r w:rsidR="00F639DE">
          <w:rPr>
            <w:rFonts w:ascii="Cambria" w:hAnsi="Cambria"/>
            <w:sz w:val="28"/>
            <w:szCs w:val="28"/>
          </w:rPr>
          <w:delText>smile curl</w:delText>
        </w:r>
        <w:r w:rsidR="00B953E7">
          <w:rPr>
            <w:rFonts w:ascii="Cambria" w:hAnsi="Cambria"/>
            <w:sz w:val="28"/>
            <w:szCs w:val="28"/>
          </w:rPr>
          <w:delText>ing</w:delText>
        </w:r>
        <w:r w:rsidR="00F639DE">
          <w:rPr>
            <w:rFonts w:ascii="Cambria" w:hAnsi="Cambria"/>
            <w:sz w:val="28"/>
            <w:szCs w:val="28"/>
          </w:rPr>
          <w:delText xml:space="preserve"> round </w:delText>
        </w:r>
        <w:r w:rsidR="00B953E7">
          <w:rPr>
            <w:rFonts w:ascii="Cambria" w:hAnsi="Cambria"/>
            <w:sz w:val="28"/>
            <w:szCs w:val="28"/>
          </w:rPr>
          <w:delText>her</w:delText>
        </w:r>
        <w:r w:rsidR="00F639DE">
          <w:rPr>
            <w:rFonts w:ascii="Cambria" w:hAnsi="Cambria"/>
            <w:sz w:val="28"/>
            <w:szCs w:val="28"/>
          </w:rPr>
          <w:delText xml:space="preserve"> lips</w:delText>
        </w:r>
      </w:del>
      <w:del w:id="5687" w:author="Claire S" w:date="2026-05-07T13:49:00Z" w16du:dateUtc="2026-05-07T12:49:00Z">
        <w:r w:rsidR="00E903B3">
          <w:rPr>
            <w:rFonts w:ascii="Cambria" w:hAnsi="Cambria"/>
            <w:sz w:val="28"/>
            <w:szCs w:val="28"/>
          </w:rPr>
          <w:delText>,</w:delText>
        </w:r>
      </w:del>
      <w:ins w:id="5688" w:author="Claire S" w:date="2026-05-07T13:49:00Z" w16du:dateUtc="2026-05-07T12:49:00Z">
        <w:r w:rsidR="00560CB2">
          <w:rPr>
            <w:rFonts w:ascii="Cambria" w:hAnsi="Cambria"/>
            <w:sz w:val="28"/>
            <w:szCs w:val="28"/>
          </w:rPr>
          <w:t>.  Al</w:t>
        </w:r>
      </w:ins>
      <w:del w:id="5689" w:author="Claire S" w:date="2026-05-07T13:49:00Z" w16du:dateUtc="2026-05-07T12:49:00Z">
        <w:r w:rsidR="00E903B3">
          <w:rPr>
            <w:rFonts w:ascii="Cambria" w:hAnsi="Cambria"/>
            <w:sz w:val="28"/>
            <w:szCs w:val="28"/>
          </w:rPr>
          <w:delText xml:space="preserve"> </w:delText>
        </w:r>
      </w:del>
      <w:r w:rsidR="00E903B3">
        <w:rPr>
          <w:rFonts w:ascii="Cambria" w:hAnsi="Cambria"/>
          <w:sz w:val="28"/>
          <w:szCs w:val="28"/>
        </w:rPr>
        <w:t>though</w:t>
      </w:r>
      <w:ins w:id="5690" w:author="Claire S" w:date="2026-05-07T17:20:00Z" w16du:dateUtc="2026-05-07T16:20:00Z">
        <w:r w:rsidR="00850A75">
          <w:rPr>
            <w:rFonts w:ascii="Cambria" w:hAnsi="Cambria"/>
            <w:sz w:val="28"/>
            <w:szCs w:val="28"/>
          </w:rPr>
          <w:t>,</w:t>
        </w:r>
      </w:ins>
      <w:r w:rsidR="00E903B3">
        <w:rPr>
          <w:rFonts w:ascii="Cambria" w:hAnsi="Cambria"/>
          <w:sz w:val="28"/>
          <w:szCs w:val="28"/>
        </w:rPr>
        <w:t xml:space="preserve"> </w:t>
      </w:r>
      <w:r w:rsidR="00B25129">
        <w:rPr>
          <w:rFonts w:ascii="Cambria" w:hAnsi="Cambria"/>
          <w:sz w:val="28"/>
          <w:szCs w:val="28"/>
        </w:rPr>
        <w:t xml:space="preserve">honestly, </w:t>
      </w:r>
      <w:ins w:id="5691" w:author="Claire S" w:date="2026-07-21T10:37:00Z" w16du:dateUtc="2026-07-21T09:37:00Z">
        <w:r w:rsidR="00F168D0">
          <w:rPr>
            <w:rFonts w:ascii="Cambria" w:hAnsi="Cambria"/>
            <w:sz w:val="28"/>
            <w:szCs w:val="28"/>
          </w:rPr>
          <w:t xml:space="preserve">she thought, </w:t>
        </w:r>
      </w:ins>
      <w:ins w:id="5692" w:author="Claire S" w:date="2026-07-22T10:47:00Z" w16du:dateUtc="2026-07-22T09:47:00Z">
        <w:r w:rsidR="001C244B">
          <w:rPr>
            <w:rFonts w:ascii="Cambria" w:hAnsi="Cambria"/>
            <w:sz w:val="28"/>
            <w:szCs w:val="28"/>
          </w:rPr>
          <w:t>notic</w:t>
        </w:r>
      </w:ins>
      <w:ins w:id="5693" w:author="Claire S" w:date="2026-07-21T10:37:00Z" w16du:dateUtc="2026-07-21T09:37:00Z">
        <w:r w:rsidR="00F168D0">
          <w:rPr>
            <w:rFonts w:ascii="Cambria" w:hAnsi="Cambria"/>
            <w:sz w:val="28"/>
            <w:szCs w:val="28"/>
          </w:rPr>
          <w:t xml:space="preserve">ing her bruised wrist, </w:t>
        </w:r>
      </w:ins>
      <w:r w:rsidR="00B25129">
        <w:rPr>
          <w:rFonts w:ascii="Cambria" w:hAnsi="Cambria"/>
          <w:sz w:val="28"/>
          <w:szCs w:val="28"/>
        </w:rPr>
        <w:t xml:space="preserve">he had been </w:t>
      </w:r>
      <w:del w:id="5694" w:author="Claire S" w:date="2026-05-07T13:49:00Z" w16du:dateUtc="2026-05-07T12:49:00Z">
        <w:r w:rsidR="00B25129">
          <w:rPr>
            <w:rFonts w:ascii="Cambria" w:hAnsi="Cambria"/>
            <w:sz w:val="28"/>
            <w:szCs w:val="28"/>
          </w:rPr>
          <w:delText>quite</w:delText>
        </w:r>
        <w:r w:rsidR="00E903B3">
          <w:rPr>
            <w:rFonts w:ascii="Cambria" w:hAnsi="Cambria"/>
            <w:sz w:val="28"/>
            <w:szCs w:val="28"/>
          </w:rPr>
          <w:delText xml:space="preserve"> </w:delText>
        </w:r>
      </w:del>
      <w:ins w:id="5695" w:author="Claire S" w:date="2026-05-07T13:49:00Z" w16du:dateUtc="2026-05-07T12:49:00Z">
        <w:r w:rsidR="00560CB2">
          <w:rPr>
            <w:rFonts w:ascii="Cambria" w:hAnsi="Cambria"/>
            <w:sz w:val="28"/>
            <w:szCs w:val="28"/>
          </w:rPr>
          <w:t xml:space="preserve">a bit </w:t>
        </w:r>
      </w:ins>
      <w:r w:rsidR="00E903B3">
        <w:rPr>
          <w:rFonts w:ascii="Cambria" w:hAnsi="Cambria"/>
          <w:sz w:val="28"/>
          <w:szCs w:val="28"/>
        </w:rPr>
        <w:t>roug</w:t>
      </w:r>
      <w:ins w:id="5696" w:author="Daisy Watt" w:date="2026-06-20T03:33:00Z" w16du:dateUtc="2026-06-20T01:33:00Z">
        <w:r w:rsidR="00E903B3">
          <w:rPr>
            <w:rFonts w:ascii="Cambria" w:hAnsi="Cambria"/>
            <w:sz w:val="28"/>
            <w:szCs w:val="28"/>
          </w:rPr>
          <w:t>h</w:t>
        </w:r>
        <w:r w:rsidR="00576DAA">
          <w:rPr>
            <w:rFonts w:ascii="Cambria" w:hAnsi="Cambria"/>
            <w:sz w:val="28"/>
            <w:szCs w:val="28"/>
          </w:rPr>
          <w:t>…</w:t>
        </w:r>
      </w:ins>
      <w:del w:id="5697" w:author="Daisy Watt" w:date="2026-06-20T03:33:00Z" w16du:dateUtc="2026-06-20T01:33:00Z">
        <w:r w:rsidR="00E903B3" w:rsidDel="00576DAA">
          <w:rPr>
            <w:rFonts w:ascii="Cambria" w:hAnsi="Cambria"/>
            <w:sz w:val="28"/>
            <w:szCs w:val="28"/>
          </w:rPr>
          <w:delText>h</w:delText>
        </w:r>
        <w:r w:rsidR="00C81319">
          <w:rPr>
            <w:rFonts w:ascii="Cambria" w:hAnsi="Cambria"/>
            <w:sz w:val="28"/>
            <w:szCs w:val="28"/>
          </w:rPr>
          <w:delText xml:space="preserve"> -</w:delText>
        </w:r>
        <w:r w:rsidR="00F639DE">
          <w:rPr>
            <w:rFonts w:ascii="Cambria" w:hAnsi="Cambria"/>
            <w:sz w:val="28"/>
            <w:szCs w:val="28"/>
          </w:rPr>
          <w:delText xml:space="preserve"> </w:delText>
        </w:r>
      </w:del>
    </w:p>
    <w:p w14:paraId="2683280A" w14:textId="6D1A0C3A" w:rsidR="008A6338" w:rsidRDefault="008A6338" w:rsidP="00C77BBC">
      <w:pPr>
        <w:spacing w:line="360" w:lineRule="auto"/>
        <w:ind w:firstLine="720"/>
        <w:contextualSpacing/>
        <w:rPr>
          <w:rFonts w:ascii="Cambria" w:hAnsi="Cambria"/>
          <w:sz w:val="28"/>
          <w:szCs w:val="28"/>
        </w:rPr>
      </w:pPr>
      <w:r>
        <w:rPr>
          <w:rFonts w:ascii="Cambria" w:hAnsi="Cambria"/>
          <w:sz w:val="28"/>
          <w:szCs w:val="28"/>
        </w:rPr>
        <w:t>‘</w:t>
      </w:r>
      <w:r w:rsidR="00E7130A">
        <w:rPr>
          <w:rFonts w:ascii="Cambria" w:hAnsi="Cambria"/>
          <w:sz w:val="28"/>
          <w:szCs w:val="28"/>
        </w:rPr>
        <w:t xml:space="preserve">Listen, </w:t>
      </w:r>
      <w:r w:rsidR="00C478EB">
        <w:rPr>
          <w:rFonts w:ascii="Cambria" w:hAnsi="Cambria"/>
          <w:sz w:val="28"/>
          <w:szCs w:val="28"/>
        </w:rPr>
        <w:t>Savannah</w:t>
      </w:r>
      <w:r w:rsidR="00C81319">
        <w:rPr>
          <w:rFonts w:ascii="Cambria" w:hAnsi="Cambria"/>
          <w:sz w:val="28"/>
          <w:szCs w:val="28"/>
        </w:rPr>
        <w:t>,</w:t>
      </w:r>
      <w:r w:rsidR="00C77BBC">
        <w:rPr>
          <w:rFonts w:ascii="Cambria" w:hAnsi="Cambria"/>
          <w:sz w:val="28"/>
          <w:szCs w:val="28"/>
        </w:rPr>
        <w:t>’ Ruth’s brisk tones cut across her memories. ‘T</w:t>
      </w:r>
      <w:r w:rsidR="00C81319">
        <w:rPr>
          <w:rFonts w:ascii="Cambria" w:hAnsi="Cambria"/>
          <w:sz w:val="28"/>
          <w:szCs w:val="28"/>
        </w:rPr>
        <w:t>here’s no easy way to say this. I</w:t>
      </w:r>
      <w:r w:rsidR="007574DB">
        <w:rPr>
          <w:rFonts w:ascii="Cambria" w:hAnsi="Cambria"/>
          <w:sz w:val="28"/>
          <w:szCs w:val="28"/>
        </w:rPr>
        <w:t>t’s Dex.’</w:t>
      </w:r>
    </w:p>
    <w:p w14:paraId="66FDABB9" w14:textId="5F4A7F5B" w:rsidR="007574DB" w:rsidRDefault="007574DB" w:rsidP="007B4182">
      <w:pPr>
        <w:spacing w:line="360" w:lineRule="auto"/>
        <w:ind w:firstLine="720"/>
        <w:contextualSpacing/>
        <w:rPr>
          <w:rFonts w:ascii="Cambria" w:hAnsi="Cambria"/>
          <w:sz w:val="28"/>
          <w:szCs w:val="28"/>
        </w:rPr>
      </w:pPr>
      <w:r>
        <w:rPr>
          <w:rFonts w:ascii="Cambria" w:hAnsi="Cambria"/>
          <w:sz w:val="28"/>
          <w:szCs w:val="28"/>
        </w:rPr>
        <w:t>‘What’s Dex?’</w:t>
      </w:r>
      <w:r w:rsidR="00A129D7">
        <w:rPr>
          <w:rFonts w:ascii="Cambria" w:hAnsi="Cambria"/>
          <w:sz w:val="28"/>
          <w:szCs w:val="28"/>
        </w:rPr>
        <w:t xml:space="preserve"> </w:t>
      </w:r>
      <w:r w:rsidR="006C23B4">
        <w:rPr>
          <w:rFonts w:ascii="Cambria" w:hAnsi="Cambria"/>
          <w:sz w:val="28"/>
          <w:szCs w:val="28"/>
        </w:rPr>
        <w:t>Savannah</w:t>
      </w:r>
      <w:r w:rsidR="00C15C5C">
        <w:rPr>
          <w:rFonts w:ascii="Cambria" w:hAnsi="Cambria"/>
          <w:sz w:val="28"/>
          <w:szCs w:val="28"/>
        </w:rPr>
        <w:t xml:space="preserve"> </w:t>
      </w:r>
      <w:r w:rsidR="006167A5">
        <w:rPr>
          <w:rFonts w:ascii="Cambria" w:hAnsi="Cambria"/>
          <w:sz w:val="28"/>
          <w:szCs w:val="28"/>
        </w:rPr>
        <w:t xml:space="preserve">could see </w:t>
      </w:r>
      <w:r w:rsidR="00AC5959">
        <w:rPr>
          <w:rFonts w:ascii="Cambria" w:hAnsi="Cambria"/>
          <w:sz w:val="28"/>
          <w:szCs w:val="28"/>
        </w:rPr>
        <w:t xml:space="preserve">last night’s </w:t>
      </w:r>
      <w:r w:rsidR="004C16FF">
        <w:rPr>
          <w:rFonts w:ascii="Cambria" w:hAnsi="Cambria"/>
          <w:sz w:val="28"/>
          <w:szCs w:val="28"/>
        </w:rPr>
        <w:t xml:space="preserve">smoky </w:t>
      </w:r>
      <w:r w:rsidR="00F01706">
        <w:rPr>
          <w:rFonts w:ascii="Cambria" w:hAnsi="Cambria"/>
          <w:sz w:val="28"/>
          <w:szCs w:val="28"/>
        </w:rPr>
        <w:t xml:space="preserve">eye </w:t>
      </w:r>
      <w:r w:rsidR="00AC5959">
        <w:rPr>
          <w:rFonts w:ascii="Cambria" w:hAnsi="Cambria"/>
          <w:sz w:val="28"/>
          <w:szCs w:val="28"/>
        </w:rPr>
        <w:t>make</w:t>
      </w:r>
      <w:del w:id="5698" w:author="Daisy Watt" w:date="2026-06-19T23:11:00Z" w16du:dateUtc="2026-06-19T21:11:00Z">
        <w:r w:rsidR="00AC5959">
          <w:rPr>
            <w:rFonts w:ascii="Cambria" w:hAnsi="Cambria"/>
            <w:sz w:val="28"/>
            <w:szCs w:val="28"/>
          </w:rPr>
          <w:delText>-</w:delText>
        </w:r>
      </w:del>
      <w:r w:rsidR="00AC5959">
        <w:rPr>
          <w:rFonts w:ascii="Cambria" w:hAnsi="Cambria"/>
          <w:sz w:val="28"/>
          <w:szCs w:val="28"/>
        </w:rPr>
        <w:t xml:space="preserve">up </w:t>
      </w:r>
      <w:r w:rsidR="00B953E7">
        <w:rPr>
          <w:rFonts w:ascii="Cambria" w:hAnsi="Cambria"/>
          <w:sz w:val="28"/>
          <w:szCs w:val="28"/>
        </w:rPr>
        <w:t xml:space="preserve">smeared across </w:t>
      </w:r>
      <w:r w:rsidR="00AC5959">
        <w:rPr>
          <w:rFonts w:ascii="Cambria" w:hAnsi="Cambria"/>
          <w:sz w:val="28"/>
          <w:szCs w:val="28"/>
        </w:rPr>
        <w:t>her</w:t>
      </w:r>
      <w:r w:rsidR="007B4182">
        <w:rPr>
          <w:rFonts w:ascii="Cambria" w:hAnsi="Cambria"/>
          <w:sz w:val="28"/>
          <w:szCs w:val="28"/>
        </w:rPr>
        <w:t xml:space="preserve"> </w:t>
      </w:r>
      <w:r w:rsidR="00AC5959">
        <w:rPr>
          <w:rFonts w:ascii="Cambria" w:hAnsi="Cambria"/>
          <w:sz w:val="28"/>
          <w:szCs w:val="28"/>
        </w:rPr>
        <w:t>face</w:t>
      </w:r>
      <w:r w:rsidR="00A129D7">
        <w:rPr>
          <w:rFonts w:ascii="Cambria" w:hAnsi="Cambria"/>
          <w:sz w:val="28"/>
          <w:szCs w:val="28"/>
        </w:rPr>
        <w:t>.</w:t>
      </w:r>
      <w:r w:rsidR="00F01706">
        <w:rPr>
          <w:rFonts w:ascii="Cambria" w:hAnsi="Cambria"/>
          <w:sz w:val="28"/>
          <w:szCs w:val="28"/>
        </w:rPr>
        <w:t xml:space="preserve"> ‘</w:t>
      </w:r>
      <w:r w:rsidR="00B953E7">
        <w:rPr>
          <w:rFonts w:ascii="Cambria" w:hAnsi="Cambria"/>
          <w:sz w:val="28"/>
          <w:szCs w:val="28"/>
        </w:rPr>
        <w:t>What d’you mean</w:t>
      </w:r>
      <w:r w:rsidR="00F01706">
        <w:rPr>
          <w:rFonts w:ascii="Cambria" w:hAnsi="Cambria"/>
          <w:sz w:val="28"/>
          <w:szCs w:val="28"/>
        </w:rPr>
        <w:t>?’</w:t>
      </w:r>
      <w:r w:rsidR="006D463B">
        <w:rPr>
          <w:rFonts w:ascii="Cambria" w:hAnsi="Cambria"/>
          <w:sz w:val="28"/>
          <w:szCs w:val="28"/>
        </w:rPr>
        <w:t xml:space="preserve"> She</w:t>
      </w:r>
      <w:r w:rsidR="00B12149">
        <w:rPr>
          <w:rFonts w:ascii="Cambria" w:hAnsi="Cambria"/>
          <w:sz w:val="28"/>
          <w:szCs w:val="28"/>
        </w:rPr>
        <w:t xml:space="preserve"> had a bad feeling in the pit of her belly, and </w:t>
      </w:r>
      <w:r w:rsidR="00220149">
        <w:rPr>
          <w:rFonts w:ascii="Cambria" w:hAnsi="Cambria"/>
          <w:sz w:val="28"/>
          <w:szCs w:val="28"/>
        </w:rPr>
        <w:t>a sudden craving for her</w:t>
      </w:r>
      <w:r w:rsidR="006D463B">
        <w:rPr>
          <w:rFonts w:ascii="Cambria" w:hAnsi="Cambria"/>
          <w:sz w:val="28"/>
          <w:szCs w:val="28"/>
        </w:rPr>
        <w:t xml:space="preserve"> little dog Kylie. Kylie always made her feel better</w:t>
      </w:r>
      <w:r w:rsidR="007B4182">
        <w:rPr>
          <w:rFonts w:ascii="Cambria" w:hAnsi="Cambria"/>
          <w:sz w:val="28"/>
          <w:szCs w:val="28"/>
        </w:rPr>
        <w:t xml:space="preserve">, </w:t>
      </w:r>
      <w:r w:rsidR="006132E5">
        <w:rPr>
          <w:rFonts w:ascii="Cambria" w:hAnsi="Cambria"/>
          <w:sz w:val="28"/>
          <w:szCs w:val="28"/>
        </w:rPr>
        <w:t xml:space="preserve">the way she depended on Savannah, </w:t>
      </w:r>
      <w:r w:rsidR="007B4182">
        <w:rPr>
          <w:rFonts w:ascii="Cambria" w:hAnsi="Cambria"/>
          <w:sz w:val="28"/>
          <w:szCs w:val="28"/>
        </w:rPr>
        <w:t xml:space="preserve">the trembly warmth of </w:t>
      </w:r>
      <w:del w:id="5699" w:author="Daisy Watt" w:date="2026-06-20T03:34:00Z" w16du:dateUtc="2026-06-20T01:34:00Z">
        <w:r w:rsidR="007B4182">
          <w:rPr>
            <w:rFonts w:ascii="Cambria" w:hAnsi="Cambria"/>
            <w:sz w:val="28"/>
            <w:szCs w:val="28"/>
          </w:rPr>
          <w:delText>the</w:delText>
        </w:r>
      </w:del>
      <w:ins w:id="5700" w:author="Daisy Watt" w:date="2026-06-20T03:34:00Z" w16du:dateUtc="2026-06-20T01:34:00Z">
        <w:r w:rsidR="000F7A77">
          <w:rPr>
            <w:rFonts w:ascii="Cambria" w:hAnsi="Cambria"/>
            <w:sz w:val="28"/>
            <w:szCs w:val="28"/>
          </w:rPr>
          <w:t>her</w:t>
        </w:r>
      </w:ins>
      <w:r w:rsidR="007B4182">
        <w:rPr>
          <w:rFonts w:ascii="Cambria" w:hAnsi="Cambria"/>
          <w:sz w:val="28"/>
          <w:szCs w:val="28"/>
        </w:rPr>
        <w:t xml:space="preserve"> tiny body</w:t>
      </w:r>
      <w:r w:rsidR="009F2EE9">
        <w:rPr>
          <w:rFonts w:ascii="Cambria" w:hAnsi="Cambria"/>
          <w:sz w:val="28"/>
          <w:szCs w:val="28"/>
        </w:rPr>
        <w:t>…</w:t>
      </w:r>
      <w:r w:rsidR="00EF767D">
        <w:rPr>
          <w:rFonts w:ascii="Cambria" w:hAnsi="Cambria"/>
          <w:sz w:val="28"/>
          <w:szCs w:val="28"/>
        </w:rPr>
        <w:t xml:space="preserve"> </w:t>
      </w:r>
      <w:del w:id="5701" w:author="Daisy Watt" w:date="2026-06-20T03:34:00Z" w16du:dateUtc="2026-06-20T01:34:00Z">
        <w:r w:rsidR="006C23B4">
          <w:rPr>
            <w:rFonts w:ascii="Cambria" w:hAnsi="Cambria"/>
            <w:sz w:val="28"/>
            <w:szCs w:val="28"/>
          </w:rPr>
          <w:delText>Savannah</w:delText>
        </w:r>
        <w:r w:rsidR="006132E5">
          <w:rPr>
            <w:rFonts w:ascii="Cambria" w:hAnsi="Cambria"/>
            <w:sz w:val="28"/>
            <w:szCs w:val="28"/>
          </w:rPr>
          <w:delText xml:space="preserve">’s </w:delText>
        </w:r>
        <w:r w:rsidR="00E76099">
          <w:rPr>
            <w:rFonts w:ascii="Cambria" w:hAnsi="Cambria"/>
            <w:sz w:val="28"/>
            <w:szCs w:val="28"/>
          </w:rPr>
          <w:delText>thoughts spirall</w:delText>
        </w:r>
        <w:r w:rsidR="004C16FF">
          <w:rPr>
            <w:rFonts w:ascii="Cambria" w:hAnsi="Cambria"/>
            <w:sz w:val="28"/>
            <w:szCs w:val="28"/>
          </w:rPr>
          <w:delText>ed</w:delText>
        </w:r>
        <w:r w:rsidR="00E76099">
          <w:rPr>
            <w:rFonts w:ascii="Cambria" w:hAnsi="Cambria"/>
            <w:sz w:val="28"/>
            <w:szCs w:val="28"/>
          </w:rPr>
          <w:delText xml:space="preserve"> in a bid to stave off </w:delText>
        </w:r>
        <w:r w:rsidR="009F2EE9">
          <w:rPr>
            <w:rFonts w:ascii="Cambria" w:hAnsi="Cambria"/>
            <w:sz w:val="28"/>
            <w:szCs w:val="28"/>
          </w:rPr>
          <w:delText>Rut</w:delText>
        </w:r>
        <w:r w:rsidR="007B4182">
          <w:rPr>
            <w:rFonts w:ascii="Cambria" w:hAnsi="Cambria"/>
            <w:sz w:val="28"/>
            <w:szCs w:val="28"/>
          </w:rPr>
          <w:delText>h’s next words</w:delText>
        </w:r>
        <w:r w:rsidR="001B63B6">
          <w:rPr>
            <w:rFonts w:ascii="Cambria" w:hAnsi="Cambria"/>
            <w:sz w:val="28"/>
            <w:szCs w:val="28"/>
          </w:rPr>
          <w:delText xml:space="preserve"> -</w:delText>
        </w:r>
      </w:del>
    </w:p>
    <w:p w14:paraId="48AE69E2" w14:textId="75E13BEE" w:rsidR="003758B6" w:rsidRDefault="00105D7F" w:rsidP="00864B00">
      <w:pPr>
        <w:spacing w:line="360" w:lineRule="auto"/>
        <w:contextualSpacing/>
        <w:rPr>
          <w:rFonts w:ascii="Cambria" w:hAnsi="Cambria"/>
          <w:sz w:val="28"/>
          <w:szCs w:val="28"/>
        </w:rPr>
      </w:pPr>
      <w:r>
        <w:rPr>
          <w:rFonts w:ascii="Cambria" w:hAnsi="Cambria"/>
          <w:sz w:val="28"/>
          <w:szCs w:val="28"/>
        </w:rPr>
        <w:tab/>
        <w:t>‘</w:t>
      </w:r>
      <w:r w:rsidR="00B953E7">
        <w:rPr>
          <w:rFonts w:ascii="Cambria" w:hAnsi="Cambria"/>
          <w:sz w:val="28"/>
          <w:szCs w:val="28"/>
        </w:rPr>
        <w:t>I’m so sorry</w:t>
      </w:r>
      <w:ins w:id="5702" w:author="Daisy Watt" w:date="2026-06-20T03:34:00Z" w16du:dateUtc="2026-06-20T01:34:00Z">
        <w:r w:rsidR="00C81134">
          <w:rPr>
            <w:rFonts w:ascii="Cambria" w:hAnsi="Cambria"/>
            <w:sz w:val="28"/>
            <w:szCs w:val="28"/>
          </w:rPr>
          <w:t>,</w:t>
        </w:r>
      </w:ins>
      <w:del w:id="5703" w:author="Daisy Watt" w:date="2026-06-20T03:34:00Z" w16du:dateUtc="2026-06-20T01:34:00Z">
        <w:r w:rsidR="00B953E7">
          <w:rPr>
            <w:rFonts w:ascii="Cambria" w:hAnsi="Cambria"/>
            <w:sz w:val="28"/>
            <w:szCs w:val="28"/>
          </w:rPr>
          <w:delText xml:space="preserve"> </w:delText>
        </w:r>
        <w:r w:rsidR="00D44E1A">
          <w:rPr>
            <w:rFonts w:ascii="Cambria" w:hAnsi="Cambria"/>
            <w:sz w:val="28"/>
            <w:szCs w:val="28"/>
          </w:rPr>
          <w:delText>-</w:delText>
        </w:r>
      </w:del>
      <w:r w:rsidR="00D44E1A">
        <w:rPr>
          <w:rFonts w:ascii="Cambria" w:hAnsi="Cambria"/>
          <w:sz w:val="28"/>
          <w:szCs w:val="28"/>
        </w:rPr>
        <w:t xml:space="preserve"> </w:t>
      </w:r>
      <w:r w:rsidR="00B953E7">
        <w:rPr>
          <w:rFonts w:ascii="Cambria" w:hAnsi="Cambria"/>
          <w:sz w:val="28"/>
          <w:szCs w:val="28"/>
        </w:rPr>
        <w:t xml:space="preserve">but </w:t>
      </w:r>
      <w:r>
        <w:rPr>
          <w:rFonts w:ascii="Cambria" w:hAnsi="Cambria"/>
          <w:sz w:val="28"/>
          <w:szCs w:val="28"/>
        </w:rPr>
        <w:t>Dex is dead,’ Ruth said</w:t>
      </w:r>
      <w:r w:rsidR="00E76099">
        <w:rPr>
          <w:rFonts w:ascii="Cambria" w:hAnsi="Cambria"/>
          <w:sz w:val="28"/>
          <w:szCs w:val="28"/>
        </w:rPr>
        <w:t>,</w:t>
      </w:r>
      <w:r>
        <w:rPr>
          <w:rFonts w:ascii="Cambria" w:hAnsi="Cambria"/>
          <w:sz w:val="28"/>
          <w:szCs w:val="28"/>
        </w:rPr>
        <w:t xml:space="preserve"> as s</w:t>
      </w:r>
      <w:r w:rsidR="00AC5959">
        <w:rPr>
          <w:rFonts w:ascii="Cambria" w:hAnsi="Cambria"/>
          <w:sz w:val="28"/>
          <w:szCs w:val="28"/>
        </w:rPr>
        <w:t xml:space="preserve">omeone banged on the </w:t>
      </w:r>
      <w:r w:rsidR="00E76099">
        <w:rPr>
          <w:rFonts w:ascii="Cambria" w:hAnsi="Cambria"/>
          <w:sz w:val="28"/>
          <w:szCs w:val="28"/>
        </w:rPr>
        <w:t xml:space="preserve">penthouse </w:t>
      </w:r>
      <w:r w:rsidR="00AC5959">
        <w:rPr>
          <w:rFonts w:ascii="Cambria" w:hAnsi="Cambria"/>
          <w:sz w:val="28"/>
          <w:szCs w:val="28"/>
        </w:rPr>
        <w:t>door again</w:t>
      </w:r>
      <w:r w:rsidR="003758B6">
        <w:rPr>
          <w:rFonts w:ascii="Cambria" w:hAnsi="Cambria"/>
          <w:sz w:val="28"/>
          <w:szCs w:val="28"/>
        </w:rPr>
        <w:t>.</w:t>
      </w:r>
      <w:ins w:id="5704" w:author="Claire S" w:date="2026-05-07T17:20:00Z" w16du:dateUtc="2026-05-07T16:20:00Z">
        <w:r w:rsidR="00904077">
          <w:rPr>
            <w:rFonts w:ascii="Cambria" w:hAnsi="Cambria"/>
            <w:sz w:val="28"/>
            <w:szCs w:val="28"/>
          </w:rPr>
          <w:t xml:space="preserve"> ‘Did you really not know?’</w:t>
        </w:r>
      </w:ins>
    </w:p>
    <w:p w14:paraId="1C624646" w14:textId="60BE3213" w:rsidR="00042629" w:rsidRDefault="003758B6" w:rsidP="003758B6">
      <w:pPr>
        <w:spacing w:line="360" w:lineRule="auto"/>
        <w:ind w:firstLine="720"/>
        <w:contextualSpacing/>
        <w:rPr>
          <w:rFonts w:ascii="Cambria" w:hAnsi="Cambria"/>
          <w:sz w:val="28"/>
          <w:szCs w:val="28"/>
        </w:rPr>
      </w:pPr>
      <w:r>
        <w:rPr>
          <w:rFonts w:ascii="Cambria" w:hAnsi="Cambria"/>
          <w:sz w:val="28"/>
          <w:szCs w:val="28"/>
        </w:rPr>
        <w:t>‘Dead?’</w:t>
      </w:r>
      <w:r w:rsidR="00105D7F">
        <w:rPr>
          <w:rFonts w:ascii="Cambria" w:hAnsi="Cambria"/>
          <w:sz w:val="28"/>
          <w:szCs w:val="28"/>
        </w:rPr>
        <w:t xml:space="preserve"> </w:t>
      </w:r>
      <w:r w:rsidR="006C23B4">
        <w:rPr>
          <w:rFonts w:ascii="Cambria" w:hAnsi="Cambria"/>
          <w:sz w:val="28"/>
          <w:szCs w:val="28"/>
        </w:rPr>
        <w:t>Savannah</w:t>
      </w:r>
      <w:ins w:id="5705" w:author="Claire S" w:date="2026-07-21T10:38:00Z" w16du:dateUtc="2026-07-21T09:38:00Z">
        <w:r w:rsidR="008C249E">
          <w:rPr>
            <w:rFonts w:ascii="Cambria" w:hAnsi="Cambria"/>
            <w:sz w:val="28"/>
            <w:szCs w:val="28"/>
          </w:rPr>
          <w:t>’s brain slowed to frozen</w:t>
        </w:r>
      </w:ins>
      <w:del w:id="5706" w:author="Claire S" w:date="2026-07-21T10:38:00Z" w16du:dateUtc="2026-07-21T09:38:00Z">
        <w:r w:rsidR="00C15C5C" w:rsidDel="008C249E">
          <w:rPr>
            <w:rFonts w:ascii="Cambria" w:hAnsi="Cambria"/>
            <w:sz w:val="28"/>
            <w:szCs w:val="28"/>
          </w:rPr>
          <w:delText xml:space="preserve"> </w:delText>
        </w:r>
        <w:r w:rsidR="00105D7F" w:rsidDel="008C249E">
          <w:rPr>
            <w:rFonts w:ascii="Cambria" w:hAnsi="Cambria"/>
            <w:sz w:val="28"/>
            <w:szCs w:val="28"/>
          </w:rPr>
          <w:delText>started to whimper</w:delText>
        </w:r>
      </w:del>
      <w:r w:rsidR="00105D7F">
        <w:rPr>
          <w:rFonts w:ascii="Cambria" w:hAnsi="Cambria"/>
          <w:sz w:val="28"/>
          <w:szCs w:val="28"/>
        </w:rPr>
        <w:t>.</w:t>
      </w:r>
      <w:r>
        <w:rPr>
          <w:rFonts w:ascii="Cambria" w:hAnsi="Cambria"/>
          <w:sz w:val="28"/>
          <w:szCs w:val="28"/>
        </w:rPr>
        <w:t xml:space="preserve"> ‘</w:t>
      </w:r>
      <w:del w:id="5707" w:author="Claire S" w:date="2026-07-21T10:38:00Z" w16du:dateUtc="2026-07-21T09:38:00Z">
        <w:r w:rsidDel="008C249E">
          <w:rPr>
            <w:rFonts w:ascii="Cambria" w:hAnsi="Cambria"/>
            <w:sz w:val="28"/>
            <w:szCs w:val="28"/>
          </w:rPr>
          <w:delText>He can’t be</w:delText>
        </w:r>
        <w:r w:rsidR="00C051F6" w:rsidDel="008C249E">
          <w:rPr>
            <w:rFonts w:ascii="Cambria" w:hAnsi="Cambria"/>
            <w:sz w:val="28"/>
            <w:szCs w:val="28"/>
          </w:rPr>
          <w:delText>!</w:delText>
        </w:r>
        <w:r w:rsidR="00C15C5C" w:rsidDel="008C249E">
          <w:rPr>
            <w:rFonts w:ascii="Cambria" w:hAnsi="Cambria"/>
            <w:sz w:val="28"/>
            <w:szCs w:val="28"/>
          </w:rPr>
          <w:delText xml:space="preserve"> </w:delText>
        </w:r>
      </w:del>
      <w:r w:rsidR="00C15C5C">
        <w:rPr>
          <w:rFonts w:ascii="Cambria" w:hAnsi="Cambria"/>
          <w:sz w:val="28"/>
          <w:szCs w:val="28"/>
        </w:rPr>
        <w:t>What do you mean</w:t>
      </w:r>
      <w:ins w:id="5708" w:author="Daisy Watt" w:date="2026-06-19T23:12:00Z" w16du:dateUtc="2026-06-19T21:12:00Z">
        <w:r w:rsidR="00A912DC">
          <w:rPr>
            <w:rFonts w:ascii="Cambria" w:hAnsi="Cambria"/>
            <w:sz w:val="28"/>
            <w:szCs w:val="28"/>
          </w:rPr>
          <w:t>,</w:t>
        </w:r>
      </w:ins>
      <w:del w:id="5709" w:author="Daisy Watt" w:date="2026-06-19T23:12:00Z" w16du:dateUtc="2026-06-19T21:12:00Z">
        <w:r w:rsidR="00C15C5C">
          <w:rPr>
            <w:rFonts w:ascii="Cambria" w:hAnsi="Cambria"/>
            <w:sz w:val="28"/>
            <w:szCs w:val="28"/>
          </w:rPr>
          <w:delText xml:space="preserve"> </w:delText>
        </w:r>
        <w:r w:rsidR="000B2DEA">
          <w:rPr>
            <w:rFonts w:ascii="Cambria" w:hAnsi="Cambria"/>
            <w:sz w:val="28"/>
            <w:szCs w:val="28"/>
          </w:rPr>
          <w:delText>-</w:delText>
        </w:r>
      </w:del>
      <w:r w:rsidR="00C15C5C">
        <w:rPr>
          <w:rFonts w:ascii="Cambria" w:hAnsi="Cambria"/>
          <w:sz w:val="28"/>
          <w:szCs w:val="28"/>
        </w:rPr>
        <w:t xml:space="preserve"> </w:t>
      </w:r>
      <w:r w:rsidR="00C15C5C" w:rsidRPr="002B126C">
        <w:rPr>
          <w:rFonts w:ascii="Cambria" w:hAnsi="Cambria"/>
          <w:i/>
          <w:iCs/>
          <w:sz w:val="28"/>
          <w:szCs w:val="28"/>
        </w:rPr>
        <w:t>dead</w:t>
      </w:r>
      <w:r w:rsidR="00C15C5C">
        <w:rPr>
          <w:rFonts w:ascii="Cambria" w:hAnsi="Cambria"/>
          <w:sz w:val="28"/>
          <w:szCs w:val="28"/>
        </w:rPr>
        <w:t>?</w:t>
      </w:r>
      <w:r w:rsidR="00042629">
        <w:rPr>
          <w:rFonts w:ascii="Cambria" w:hAnsi="Cambria"/>
          <w:sz w:val="28"/>
          <w:szCs w:val="28"/>
        </w:rPr>
        <w:t>’</w:t>
      </w:r>
    </w:p>
    <w:p w14:paraId="74569EAB" w14:textId="29EC518A" w:rsidR="00042629" w:rsidRDefault="00042629" w:rsidP="003758B6">
      <w:pPr>
        <w:spacing w:line="360" w:lineRule="auto"/>
        <w:ind w:firstLine="720"/>
        <w:contextualSpacing/>
        <w:rPr>
          <w:rFonts w:ascii="Cambria" w:hAnsi="Cambria"/>
          <w:sz w:val="28"/>
          <w:szCs w:val="28"/>
        </w:rPr>
      </w:pPr>
      <w:r>
        <w:rPr>
          <w:rFonts w:ascii="Cambria" w:hAnsi="Cambria"/>
          <w:sz w:val="28"/>
          <w:szCs w:val="28"/>
        </w:rPr>
        <w:t>‘</w:t>
      </w:r>
      <w:r w:rsidR="00C15C5C">
        <w:rPr>
          <w:rFonts w:ascii="Cambria" w:hAnsi="Cambria"/>
          <w:sz w:val="28"/>
          <w:szCs w:val="28"/>
        </w:rPr>
        <w:t xml:space="preserve">I mean </w:t>
      </w:r>
      <w:r w:rsidR="002B126C">
        <w:rPr>
          <w:rFonts w:ascii="Cambria" w:hAnsi="Cambria"/>
          <w:sz w:val="28"/>
          <w:szCs w:val="28"/>
        </w:rPr>
        <w:t xml:space="preserve">dead, </w:t>
      </w:r>
      <w:r w:rsidR="00C15C5C">
        <w:rPr>
          <w:rFonts w:ascii="Cambria" w:hAnsi="Cambria"/>
          <w:sz w:val="28"/>
          <w:szCs w:val="28"/>
        </w:rPr>
        <w:t>dead, Sav</w:t>
      </w:r>
      <w:r w:rsidR="000B2DEA">
        <w:rPr>
          <w:rFonts w:ascii="Cambria" w:hAnsi="Cambria"/>
          <w:sz w:val="28"/>
          <w:szCs w:val="28"/>
        </w:rPr>
        <w:t>vi</w:t>
      </w:r>
      <w:del w:id="5710" w:author="Claire S" w:date="2026-05-07T13:49:00Z" w16du:dateUtc="2026-05-07T12:49:00Z">
        <w:r w:rsidR="00C15C5C">
          <w:rPr>
            <w:rFonts w:ascii="Cambria" w:hAnsi="Cambria"/>
            <w:sz w:val="28"/>
            <w:szCs w:val="28"/>
          </w:rPr>
          <w:delText>,</w:delText>
        </w:r>
      </w:del>
      <w:ins w:id="5711" w:author="Claire S" w:date="2026-05-07T13:49:00Z" w16du:dateUtc="2026-05-07T12:49:00Z">
        <w:r w:rsidR="00467616">
          <w:rPr>
            <w:rFonts w:ascii="Cambria" w:hAnsi="Cambria"/>
            <w:sz w:val="28"/>
            <w:szCs w:val="28"/>
          </w:rPr>
          <w:t>.</w:t>
        </w:r>
      </w:ins>
      <w:r w:rsidR="00C15C5C">
        <w:rPr>
          <w:rFonts w:ascii="Cambria" w:hAnsi="Cambria"/>
          <w:sz w:val="28"/>
          <w:szCs w:val="28"/>
        </w:rPr>
        <w:t xml:space="preserve">’ </w:t>
      </w:r>
      <w:ins w:id="5712" w:author="Claire S" w:date="2026-05-07T13:49:00Z" w16du:dateUtc="2026-05-07T12:49:00Z">
        <w:r w:rsidR="00467616">
          <w:rPr>
            <w:rFonts w:ascii="Cambria" w:hAnsi="Cambria"/>
            <w:sz w:val="28"/>
            <w:szCs w:val="28"/>
          </w:rPr>
          <w:t>F</w:t>
        </w:r>
      </w:ins>
      <w:del w:id="5713" w:author="Claire S" w:date="2026-05-07T13:49:00Z" w16du:dateUtc="2026-05-07T12:49:00Z">
        <w:r w:rsidR="009F582F">
          <w:rPr>
            <w:rFonts w:ascii="Cambria" w:hAnsi="Cambria"/>
            <w:sz w:val="28"/>
            <w:szCs w:val="28"/>
          </w:rPr>
          <w:delText>f</w:delText>
        </w:r>
      </w:del>
      <w:r w:rsidR="009F582F">
        <w:rPr>
          <w:rFonts w:ascii="Cambria" w:hAnsi="Cambria"/>
          <w:sz w:val="28"/>
          <w:szCs w:val="28"/>
        </w:rPr>
        <w:t xml:space="preserve">or once, </w:t>
      </w:r>
      <w:ins w:id="5714" w:author="Claire S" w:date="2026-04-30T11:23:00Z" w16du:dateUtc="2026-04-30T10:23:00Z">
        <w:r w:rsidR="00C15C5C">
          <w:rPr>
            <w:rFonts w:ascii="Cambria" w:hAnsi="Cambria"/>
            <w:sz w:val="28"/>
            <w:szCs w:val="28"/>
          </w:rPr>
          <w:t>Ruth</w:t>
        </w:r>
        <w:r w:rsidR="009D656C">
          <w:rPr>
            <w:rFonts w:ascii="Cambria" w:hAnsi="Cambria"/>
            <w:sz w:val="28"/>
            <w:szCs w:val="28"/>
          </w:rPr>
          <w:t>’s tone softened</w:t>
        </w:r>
        <w:r w:rsidR="00224EA6">
          <w:rPr>
            <w:rFonts w:ascii="Cambria" w:hAnsi="Cambria"/>
            <w:sz w:val="28"/>
            <w:szCs w:val="28"/>
          </w:rPr>
          <w:t xml:space="preserve"> as she</w:t>
        </w:r>
      </w:ins>
      <w:del w:id="5715" w:author="Claire S" w:date="2026-04-30T11:23:00Z" w16du:dateUtc="2026-04-30T10:23:00Z">
        <w:r w:rsidR="00C15C5C">
          <w:rPr>
            <w:rFonts w:ascii="Cambria" w:hAnsi="Cambria"/>
            <w:sz w:val="28"/>
            <w:szCs w:val="28"/>
          </w:rPr>
          <w:delText>Ruth</w:delText>
        </w:r>
      </w:del>
      <w:r w:rsidR="00C15C5C">
        <w:rPr>
          <w:rFonts w:ascii="Cambria" w:hAnsi="Cambria"/>
          <w:sz w:val="28"/>
          <w:szCs w:val="28"/>
        </w:rPr>
        <w:t xml:space="preserve"> used the</w:t>
      </w:r>
      <w:r w:rsidR="009F582F">
        <w:rPr>
          <w:rFonts w:ascii="Cambria" w:hAnsi="Cambria"/>
          <w:sz w:val="28"/>
          <w:szCs w:val="28"/>
        </w:rPr>
        <w:t xml:space="preserve"> family</w:t>
      </w:r>
      <w:r w:rsidR="00C15C5C">
        <w:rPr>
          <w:rFonts w:ascii="Cambria" w:hAnsi="Cambria"/>
          <w:sz w:val="28"/>
          <w:szCs w:val="28"/>
        </w:rPr>
        <w:t xml:space="preserve"> nickname</w:t>
      </w:r>
      <w:r>
        <w:rPr>
          <w:rFonts w:ascii="Cambria" w:hAnsi="Cambria"/>
          <w:sz w:val="28"/>
          <w:szCs w:val="28"/>
        </w:rPr>
        <w:t xml:space="preserve">. </w:t>
      </w:r>
      <w:r w:rsidR="00C15C5C">
        <w:rPr>
          <w:rFonts w:ascii="Cambria" w:hAnsi="Cambria"/>
          <w:sz w:val="28"/>
          <w:szCs w:val="28"/>
        </w:rPr>
        <w:t>‘</w:t>
      </w:r>
      <w:r>
        <w:rPr>
          <w:rFonts w:ascii="Cambria" w:hAnsi="Cambria"/>
          <w:sz w:val="28"/>
          <w:szCs w:val="28"/>
        </w:rPr>
        <w:t xml:space="preserve">Most definitely </w:t>
      </w:r>
      <w:del w:id="5716" w:author="Claire S" w:date="2026-05-07T17:21:00Z" w16du:dateUtc="2026-05-07T16:21:00Z">
        <w:r w:rsidDel="00395B7F">
          <w:rPr>
            <w:rFonts w:ascii="Cambria" w:hAnsi="Cambria"/>
            <w:sz w:val="28"/>
            <w:szCs w:val="28"/>
          </w:rPr>
          <w:delText>dead</w:delText>
        </w:r>
      </w:del>
      <w:ins w:id="5717" w:author="Claire S" w:date="2026-05-07T17:21:00Z" w16du:dateUtc="2026-05-07T16:21:00Z">
        <w:r w:rsidR="00395B7F">
          <w:rPr>
            <w:rFonts w:ascii="Cambria" w:hAnsi="Cambria"/>
            <w:sz w:val="28"/>
            <w:szCs w:val="28"/>
          </w:rPr>
          <w:t>gone</w:t>
        </w:r>
      </w:ins>
      <w:r w:rsidR="00CF6FD9">
        <w:rPr>
          <w:rFonts w:ascii="Cambria" w:hAnsi="Cambria"/>
          <w:sz w:val="28"/>
          <w:szCs w:val="28"/>
        </w:rPr>
        <w:t xml:space="preserve">, </w:t>
      </w:r>
      <w:r w:rsidR="00C15C5C">
        <w:rPr>
          <w:rFonts w:ascii="Cambria" w:hAnsi="Cambria"/>
          <w:sz w:val="28"/>
          <w:szCs w:val="28"/>
        </w:rPr>
        <w:t>for which</w:t>
      </w:r>
      <w:r>
        <w:rPr>
          <w:rFonts w:ascii="Cambria" w:hAnsi="Cambria"/>
          <w:sz w:val="28"/>
          <w:szCs w:val="28"/>
        </w:rPr>
        <w:t xml:space="preserve"> I am </w:t>
      </w:r>
      <w:r w:rsidR="00CF6FD9">
        <w:rPr>
          <w:rFonts w:ascii="Cambria" w:hAnsi="Cambria"/>
          <w:sz w:val="28"/>
          <w:szCs w:val="28"/>
        </w:rPr>
        <w:t xml:space="preserve">truly </w:t>
      </w:r>
      <w:r>
        <w:rPr>
          <w:rFonts w:ascii="Cambria" w:hAnsi="Cambria"/>
          <w:sz w:val="28"/>
          <w:szCs w:val="28"/>
        </w:rPr>
        <w:t>sorry.’</w:t>
      </w:r>
    </w:p>
    <w:p w14:paraId="7689CDAC" w14:textId="5058C98D" w:rsidR="00AC5959" w:rsidRDefault="00042629" w:rsidP="003758B6">
      <w:pPr>
        <w:spacing w:line="360" w:lineRule="auto"/>
        <w:ind w:firstLine="720"/>
        <w:contextualSpacing/>
        <w:rPr>
          <w:rFonts w:ascii="Cambria" w:hAnsi="Cambria"/>
          <w:sz w:val="28"/>
          <w:szCs w:val="28"/>
        </w:rPr>
      </w:pPr>
      <w:r>
        <w:rPr>
          <w:rFonts w:ascii="Cambria" w:hAnsi="Cambria"/>
          <w:sz w:val="28"/>
          <w:szCs w:val="28"/>
        </w:rPr>
        <w:t>‘Bu</w:t>
      </w:r>
      <w:ins w:id="5718" w:author="Daisy Watt" w:date="2026-06-20T05:15:00Z" w16du:dateUtc="2026-06-20T03:15:00Z">
        <w:r>
          <w:rPr>
            <w:rFonts w:ascii="Cambria" w:hAnsi="Cambria"/>
            <w:sz w:val="28"/>
            <w:szCs w:val="28"/>
          </w:rPr>
          <w:t>t</w:t>
        </w:r>
        <w:r w:rsidR="006054C9">
          <w:rPr>
            <w:rFonts w:ascii="Cambria" w:hAnsi="Cambria"/>
            <w:sz w:val="28"/>
            <w:szCs w:val="28"/>
          </w:rPr>
          <w:t>…’</w:t>
        </w:r>
      </w:ins>
      <w:del w:id="5719" w:author="Daisy Watt" w:date="2026-06-20T05:15:00Z" w16du:dateUtc="2026-06-20T03:15:00Z">
        <w:r w:rsidDel="006054C9">
          <w:rPr>
            <w:rFonts w:ascii="Cambria" w:hAnsi="Cambria"/>
            <w:sz w:val="28"/>
            <w:szCs w:val="28"/>
          </w:rPr>
          <w:delText>t</w:delText>
        </w:r>
        <w:r w:rsidR="00CF6FD9">
          <w:rPr>
            <w:rFonts w:ascii="Cambria" w:hAnsi="Cambria"/>
            <w:sz w:val="28"/>
            <w:szCs w:val="28"/>
          </w:rPr>
          <w:delText xml:space="preserve"> -</w:delText>
        </w:r>
        <w:r>
          <w:rPr>
            <w:rFonts w:ascii="Cambria" w:hAnsi="Cambria"/>
            <w:sz w:val="28"/>
            <w:szCs w:val="28"/>
          </w:rPr>
          <w:delText>’</w:delText>
        </w:r>
      </w:del>
      <w:r>
        <w:rPr>
          <w:rFonts w:ascii="Cambria" w:hAnsi="Cambria"/>
          <w:sz w:val="28"/>
          <w:szCs w:val="28"/>
        </w:rPr>
        <w:t xml:space="preserve"> </w:t>
      </w:r>
      <w:r w:rsidR="00C15C5C">
        <w:rPr>
          <w:rFonts w:ascii="Cambria" w:hAnsi="Cambria"/>
          <w:sz w:val="28"/>
          <w:szCs w:val="28"/>
        </w:rPr>
        <w:t>Savannah</w:t>
      </w:r>
      <w:r>
        <w:rPr>
          <w:rFonts w:ascii="Cambria" w:hAnsi="Cambria"/>
          <w:sz w:val="28"/>
          <w:szCs w:val="28"/>
        </w:rPr>
        <w:t xml:space="preserve">’s </w:t>
      </w:r>
      <w:r w:rsidR="00CF6FD9">
        <w:rPr>
          <w:rFonts w:ascii="Cambria" w:hAnsi="Cambria"/>
          <w:sz w:val="28"/>
          <w:szCs w:val="28"/>
        </w:rPr>
        <w:t xml:space="preserve">whole </w:t>
      </w:r>
      <w:r>
        <w:rPr>
          <w:rFonts w:ascii="Cambria" w:hAnsi="Cambria"/>
          <w:sz w:val="28"/>
          <w:szCs w:val="28"/>
        </w:rPr>
        <w:t>world was reeling. ‘</w:t>
      </w:r>
      <w:r w:rsidR="00C051F6">
        <w:rPr>
          <w:rFonts w:ascii="Cambria" w:hAnsi="Cambria"/>
          <w:sz w:val="28"/>
          <w:szCs w:val="28"/>
        </w:rPr>
        <w:t>It was only a migraine</w:t>
      </w:r>
      <w:r>
        <w:rPr>
          <w:rFonts w:ascii="Cambria" w:hAnsi="Cambria"/>
          <w:sz w:val="28"/>
          <w:szCs w:val="28"/>
        </w:rPr>
        <w:t>!’</w:t>
      </w:r>
    </w:p>
    <w:p w14:paraId="119CDEF7" w14:textId="5E1DF484" w:rsidR="00DE22D2" w:rsidRDefault="003758B6" w:rsidP="003758B6">
      <w:pPr>
        <w:spacing w:line="360" w:lineRule="auto"/>
        <w:ind w:firstLine="720"/>
        <w:contextualSpacing/>
        <w:rPr>
          <w:rFonts w:ascii="Cambria" w:hAnsi="Cambria"/>
          <w:sz w:val="28"/>
          <w:szCs w:val="28"/>
        </w:rPr>
      </w:pPr>
      <w:r>
        <w:rPr>
          <w:rFonts w:ascii="Cambria" w:hAnsi="Cambria"/>
          <w:sz w:val="28"/>
          <w:szCs w:val="28"/>
        </w:rPr>
        <w:t>‘</w:t>
      </w:r>
      <w:r w:rsidR="00C051F6">
        <w:rPr>
          <w:rFonts w:ascii="Cambria" w:hAnsi="Cambria"/>
          <w:sz w:val="28"/>
          <w:szCs w:val="28"/>
        </w:rPr>
        <w:t xml:space="preserve">Migraine or not, </w:t>
      </w:r>
      <w:r>
        <w:rPr>
          <w:rFonts w:ascii="Cambria" w:hAnsi="Cambria"/>
          <w:sz w:val="28"/>
          <w:szCs w:val="28"/>
        </w:rPr>
        <w:t>I’m afraid he</w:t>
      </w:r>
      <w:r w:rsidR="00042629">
        <w:rPr>
          <w:rFonts w:ascii="Cambria" w:hAnsi="Cambria"/>
          <w:sz w:val="28"/>
          <w:szCs w:val="28"/>
        </w:rPr>
        <w:t>’</w:t>
      </w:r>
      <w:r>
        <w:rPr>
          <w:rFonts w:ascii="Cambria" w:hAnsi="Cambria"/>
          <w:sz w:val="28"/>
          <w:szCs w:val="28"/>
        </w:rPr>
        <w:t>s</w:t>
      </w:r>
      <w:del w:id="5720" w:author="Daisy Watt" w:date="2026-06-20T05:16:00Z" w16du:dateUtc="2026-06-20T03:16:00Z">
        <w:r w:rsidR="00042629">
          <w:rPr>
            <w:rFonts w:ascii="Cambria" w:hAnsi="Cambria"/>
            <w:sz w:val="28"/>
            <w:szCs w:val="28"/>
          </w:rPr>
          <w:delText xml:space="preserve"> </w:delText>
        </w:r>
      </w:del>
      <w:ins w:id="5721" w:author="Daisy Watt" w:date="2026-06-20T05:16:00Z" w16du:dateUtc="2026-06-20T03:16:00Z">
        <w:r w:rsidR="00C2591A">
          <w:rPr>
            <w:rFonts w:ascii="Cambria" w:hAnsi="Cambria"/>
            <w:sz w:val="28"/>
            <w:szCs w:val="28"/>
          </w:rPr>
          <w:t>…</w:t>
        </w:r>
      </w:ins>
      <w:del w:id="5722" w:author="Claire S" w:date="2026-05-07T17:21:00Z" w16du:dateUtc="2026-05-07T16:21:00Z">
        <w:r w:rsidR="00042629" w:rsidDel="008B3F54">
          <w:rPr>
            <w:rFonts w:ascii="Cambria" w:hAnsi="Cambria"/>
            <w:sz w:val="28"/>
            <w:szCs w:val="28"/>
          </w:rPr>
          <w:delText>gone</w:delText>
        </w:r>
      </w:del>
      <w:ins w:id="5723" w:author="Claire S" w:date="2026-05-07T17:21:00Z" w16du:dateUtc="2026-05-07T16:21:00Z">
        <w:del w:id="5724" w:author="Daisy Watt" w:date="2026-06-20T05:16:00Z" w16du:dateUtc="2026-06-20T03:16:00Z">
          <w:r w:rsidR="008B3F54">
            <w:rPr>
              <w:rFonts w:ascii="Cambria" w:hAnsi="Cambria"/>
              <w:sz w:val="28"/>
              <w:szCs w:val="28"/>
            </w:rPr>
            <w:delText xml:space="preserve"> -</w:delText>
          </w:r>
        </w:del>
      </w:ins>
      <w:del w:id="5725" w:author="Claire S" w:date="2026-05-07T17:21:00Z" w16du:dateUtc="2026-05-07T16:21:00Z">
        <w:r w:rsidDel="008B3F54">
          <w:rPr>
            <w:rFonts w:ascii="Cambria" w:hAnsi="Cambria"/>
            <w:sz w:val="28"/>
            <w:szCs w:val="28"/>
          </w:rPr>
          <w:delText>.</w:delText>
        </w:r>
      </w:del>
      <w:ins w:id="5726" w:author="Claire S" w:date="2026-04-30T11:23:00Z" w16du:dateUtc="2026-04-30T10:23:00Z">
        <w:r w:rsidR="00224EA6">
          <w:rPr>
            <w:rFonts w:ascii="Cambria" w:hAnsi="Cambria"/>
            <w:sz w:val="28"/>
            <w:szCs w:val="28"/>
          </w:rPr>
          <w:t xml:space="preserve">’ </w:t>
        </w:r>
      </w:ins>
      <w:ins w:id="5727" w:author="Claire S" w:date="2026-05-07T17:21:00Z" w16du:dateUtc="2026-05-07T16:21:00Z">
        <w:r w:rsidR="008B3F54">
          <w:rPr>
            <w:rFonts w:ascii="Cambria" w:hAnsi="Cambria"/>
            <w:sz w:val="28"/>
            <w:szCs w:val="28"/>
          </w:rPr>
          <w:t>t</w:t>
        </w:r>
      </w:ins>
      <w:ins w:id="5728" w:author="Claire S" w:date="2026-04-30T11:23:00Z" w16du:dateUtc="2026-04-30T10:23:00Z">
        <w:r w:rsidR="00224EA6">
          <w:rPr>
            <w:rFonts w:ascii="Cambria" w:hAnsi="Cambria"/>
            <w:sz w:val="28"/>
            <w:szCs w:val="28"/>
          </w:rPr>
          <w:t>here was a beat</w:t>
        </w:r>
      </w:ins>
      <w:ins w:id="5729" w:author="Claire S" w:date="2026-05-07T17:21:00Z" w16du:dateUtc="2026-05-07T16:21:00Z">
        <w:r w:rsidR="008B3F54">
          <w:rPr>
            <w:rFonts w:ascii="Cambria" w:hAnsi="Cambria"/>
            <w:sz w:val="28"/>
            <w:szCs w:val="28"/>
          </w:rPr>
          <w:t xml:space="preserve"> as Ruth obviously </w:t>
        </w:r>
      </w:ins>
      <w:ins w:id="5730" w:author="Claire S" w:date="2026-05-08T08:39:00Z" w16du:dateUtc="2026-05-08T07:39:00Z">
        <w:r w:rsidR="0090225A">
          <w:rPr>
            <w:rFonts w:ascii="Cambria" w:hAnsi="Cambria"/>
            <w:sz w:val="28"/>
            <w:szCs w:val="28"/>
          </w:rPr>
          <w:t>debated</w:t>
        </w:r>
      </w:ins>
      <w:ins w:id="5731" w:author="Claire S" w:date="2026-05-07T17:21:00Z" w16du:dateUtc="2026-05-07T16:21:00Z">
        <w:r w:rsidR="008B3F54">
          <w:rPr>
            <w:rFonts w:ascii="Cambria" w:hAnsi="Cambria"/>
            <w:sz w:val="28"/>
            <w:szCs w:val="28"/>
          </w:rPr>
          <w:t xml:space="preserve"> saying the word yet again</w:t>
        </w:r>
      </w:ins>
      <w:ins w:id="5732" w:author="Claire S" w:date="2026-04-30T11:23:00Z" w16du:dateUtc="2026-04-30T10:23:00Z">
        <w:r w:rsidR="00224EA6">
          <w:rPr>
            <w:rFonts w:ascii="Cambria" w:hAnsi="Cambria"/>
            <w:sz w:val="28"/>
            <w:szCs w:val="28"/>
          </w:rPr>
          <w:t>. ‘</w:t>
        </w:r>
      </w:ins>
      <w:ins w:id="5733" w:author="Claire S" w:date="2026-05-08T08:39:00Z" w16du:dateUtc="2026-05-08T07:39:00Z">
        <w:r w:rsidR="0090225A">
          <w:rPr>
            <w:rFonts w:ascii="Cambria" w:hAnsi="Cambria"/>
            <w:sz w:val="28"/>
            <w:szCs w:val="28"/>
          </w:rPr>
          <w:t>Yes, h</w:t>
        </w:r>
      </w:ins>
      <w:ins w:id="5734" w:author="Claire S" w:date="2026-05-07T17:21:00Z" w16du:dateUtc="2026-05-07T16:21:00Z">
        <w:r w:rsidR="003C6E1D">
          <w:rPr>
            <w:rFonts w:ascii="Cambria" w:hAnsi="Cambria"/>
            <w:sz w:val="28"/>
            <w:szCs w:val="28"/>
          </w:rPr>
          <w:t xml:space="preserve">e’s gone. </w:t>
        </w:r>
      </w:ins>
      <w:del w:id="5735" w:author="Claire S" w:date="2026-04-30T11:23:00Z" w16du:dateUtc="2026-04-30T10:23:00Z">
        <w:r w:rsidR="00220149">
          <w:rPr>
            <w:rFonts w:ascii="Cambria" w:hAnsi="Cambria"/>
            <w:sz w:val="28"/>
            <w:szCs w:val="28"/>
          </w:rPr>
          <w:delText xml:space="preserve"> </w:delText>
        </w:r>
      </w:del>
      <w:ins w:id="5736" w:author="Claire S" w:date="2026-07-22T10:48:00Z" w16du:dateUtc="2026-07-22T09:48:00Z">
        <w:r w:rsidR="001B6D7C">
          <w:rPr>
            <w:rFonts w:ascii="Cambria" w:hAnsi="Cambria"/>
            <w:sz w:val="28"/>
            <w:szCs w:val="28"/>
          </w:rPr>
          <w:t>Now I’m trying to keep it out of the press -</w:t>
        </w:r>
      </w:ins>
      <w:del w:id="5737" w:author="Claire S" w:date="2026-04-30T11:23:00Z" w16du:dateUtc="2026-04-30T10:23:00Z">
        <w:r w:rsidR="00220149">
          <w:rPr>
            <w:rFonts w:ascii="Cambria" w:hAnsi="Cambria"/>
            <w:sz w:val="28"/>
            <w:szCs w:val="28"/>
          </w:rPr>
          <w:delText xml:space="preserve"> </w:delText>
        </w:r>
      </w:del>
      <w:del w:id="5738" w:author="Claire S" w:date="2026-07-22T10:48:00Z" w16du:dateUtc="2026-07-22T09:48:00Z">
        <w:r w:rsidR="00220149" w:rsidDel="001B6D7C">
          <w:rPr>
            <w:rFonts w:ascii="Cambria" w:hAnsi="Cambria"/>
            <w:sz w:val="28"/>
            <w:szCs w:val="28"/>
          </w:rPr>
          <w:delText xml:space="preserve">And </w:delText>
        </w:r>
        <w:r w:rsidR="00CF6FD9" w:rsidDel="001B6D7C">
          <w:rPr>
            <w:rFonts w:ascii="Cambria" w:hAnsi="Cambria"/>
            <w:sz w:val="28"/>
            <w:szCs w:val="28"/>
          </w:rPr>
          <w:delText>unfortunately</w:delText>
        </w:r>
        <w:r w:rsidR="002B126C" w:rsidDel="001B6D7C">
          <w:rPr>
            <w:rFonts w:ascii="Cambria" w:hAnsi="Cambria"/>
            <w:sz w:val="28"/>
            <w:szCs w:val="28"/>
          </w:rPr>
          <w:delText>,</w:delText>
        </w:r>
        <w:r w:rsidR="00CF6FD9" w:rsidDel="001B6D7C">
          <w:rPr>
            <w:rFonts w:ascii="Cambria" w:hAnsi="Cambria"/>
            <w:sz w:val="28"/>
            <w:szCs w:val="28"/>
          </w:rPr>
          <w:delText xml:space="preserve"> </w:delText>
        </w:r>
        <w:r w:rsidR="00220149" w:rsidDel="001B6D7C">
          <w:rPr>
            <w:rFonts w:ascii="Cambria" w:hAnsi="Cambria"/>
            <w:sz w:val="28"/>
            <w:szCs w:val="28"/>
          </w:rPr>
          <w:delText>the press are already on it</w:delText>
        </w:r>
      </w:del>
      <w:ins w:id="5739" w:author="Daisy Watt" w:date="2026-06-20T05:16:00Z" w16du:dateUtc="2026-06-20T03:16:00Z">
        <w:del w:id="5740" w:author="Claire S" w:date="2026-07-22T10:48:00Z" w16du:dateUtc="2026-07-22T09:48:00Z">
          <w:r w:rsidR="009E7897" w:rsidDel="001B6D7C">
            <w:rPr>
              <w:rFonts w:ascii="Cambria" w:hAnsi="Cambria"/>
              <w:sz w:val="28"/>
              <w:szCs w:val="28"/>
            </w:rPr>
            <w:delText>.</w:delText>
          </w:r>
        </w:del>
      </w:ins>
      <w:del w:id="5741" w:author="Daisy Watt" w:date="2026-06-20T05:16:00Z" w16du:dateUtc="2026-06-20T03:16:00Z">
        <w:r w:rsidR="00DE22D2">
          <w:rPr>
            <w:rFonts w:ascii="Cambria" w:hAnsi="Cambria"/>
            <w:sz w:val="28"/>
            <w:szCs w:val="28"/>
          </w:rPr>
          <w:delText xml:space="preserve"> -</w:delText>
        </w:r>
      </w:del>
      <w:r w:rsidR="00DE22D2">
        <w:rPr>
          <w:rFonts w:ascii="Cambria" w:hAnsi="Cambria"/>
          <w:sz w:val="28"/>
          <w:szCs w:val="28"/>
        </w:rPr>
        <w:t>’</w:t>
      </w:r>
    </w:p>
    <w:p w14:paraId="183BE3D3" w14:textId="5209D17F" w:rsidR="00DE22D2" w:rsidRDefault="00DE22D2" w:rsidP="003758B6">
      <w:pPr>
        <w:spacing w:line="360" w:lineRule="auto"/>
        <w:ind w:firstLine="720"/>
        <w:contextualSpacing/>
        <w:rPr>
          <w:rFonts w:ascii="Cambria" w:hAnsi="Cambria"/>
          <w:sz w:val="28"/>
          <w:szCs w:val="28"/>
        </w:rPr>
      </w:pPr>
      <w:r>
        <w:rPr>
          <w:rFonts w:ascii="Cambria" w:hAnsi="Cambria"/>
          <w:sz w:val="28"/>
          <w:szCs w:val="28"/>
        </w:rPr>
        <w:t>‘</w:t>
      </w:r>
      <w:ins w:id="5742" w:author="Claire S" w:date="2026-05-27T12:56:00Z" w16du:dateUtc="2026-05-27T11:56:00Z">
        <w:r w:rsidR="00CF3D61">
          <w:rPr>
            <w:rFonts w:ascii="Cambria" w:hAnsi="Cambria"/>
            <w:sz w:val="28"/>
            <w:szCs w:val="28"/>
          </w:rPr>
          <w:t>I don’t understand</w:t>
        </w:r>
      </w:ins>
      <w:del w:id="5743" w:author="Claire S" w:date="2026-05-08T08:39:00Z" w16du:dateUtc="2026-05-08T07:39:00Z">
        <w:r w:rsidDel="00EB72A2">
          <w:rPr>
            <w:rFonts w:ascii="Cambria" w:hAnsi="Cambria"/>
            <w:sz w:val="28"/>
            <w:szCs w:val="28"/>
          </w:rPr>
          <w:delText>W</w:delText>
        </w:r>
      </w:del>
      <w:del w:id="5744" w:author="Claire S" w:date="2026-05-27T12:56:00Z" w16du:dateUtc="2026-05-27T11:56:00Z">
        <w:r w:rsidDel="00CF3D61">
          <w:rPr>
            <w:rFonts w:ascii="Cambria" w:hAnsi="Cambria"/>
            <w:sz w:val="28"/>
            <w:szCs w:val="28"/>
          </w:rPr>
          <w:delText>hat</w:delText>
        </w:r>
      </w:del>
      <w:ins w:id="5745" w:author="Daisy Watt" w:date="2026-06-20T05:16:00Z" w16du:dateUtc="2026-06-20T03:16:00Z">
        <w:r w:rsidR="009E7897">
          <w:rPr>
            <w:rFonts w:ascii="Cambria" w:hAnsi="Cambria"/>
            <w:sz w:val="28"/>
            <w:szCs w:val="28"/>
          </w:rPr>
          <w:t>…</w:t>
        </w:r>
      </w:ins>
      <w:ins w:id="5746" w:author="Claire S" w:date="2026-05-27T12:56:00Z" w16du:dateUtc="2026-05-27T11:56:00Z">
        <w:del w:id="5747" w:author="Daisy Watt" w:date="2026-06-20T05:16:00Z" w16du:dateUtc="2026-06-20T03:16:00Z">
          <w:r w:rsidR="00CF3D61">
            <w:rPr>
              <w:rFonts w:ascii="Cambria" w:hAnsi="Cambria"/>
              <w:sz w:val="28"/>
              <w:szCs w:val="28"/>
            </w:rPr>
            <w:delText xml:space="preserve"> -</w:delText>
          </w:r>
        </w:del>
      </w:ins>
      <w:del w:id="5748" w:author="Claire S" w:date="2026-05-27T12:56:00Z" w16du:dateUtc="2026-05-27T11:56:00Z">
        <w:r w:rsidDel="00CF3D61">
          <w:rPr>
            <w:rFonts w:ascii="Cambria" w:hAnsi="Cambria"/>
            <w:sz w:val="28"/>
            <w:szCs w:val="28"/>
          </w:rPr>
          <w:delText>?</w:delText>
        </w:r>
      </w:del>
      <w:r>
        <w:rPr>
          <w:rFonts w:ascii="Cambria" w:hAnsi="Cambria"/>
          <w:sz w:val="28"/>
          <w:szCs w:val="28"/>
        </w:rPr>
        <w:t xml:space="preserve">’ This must be a bad dream, surely? </w:t>
      </w:r>
      <w:r w:rsidR="006C23B4">
        <w:rPr>
          <w:rFonts w:ascii="Cambria" w:hAnsi="Cambria"/>
          <w:sz w:val="28"/>
          <w:szCs w:val="28"/>
        </w:rPr>
        <w:t>Savannah</w:t>
      </w:r>
      <w:r w:rsidR="00C15C5C">
        <w:rPr>
          <w:rFonts w:ascii="Cambria" w:hAnsi="Cambria"/>
          <w:sz w:val="28"/>
          <w:szCs w:val="28"/>
        </w:rPr>
        <w:t xml:space="preserve"> </w:t>
      </w:r>
      <w:r>
        <w:rPr>
          <w:rFonts w:ascii="Cambria" w:hAnsi="Cambria"/>
          <w:sz w:val="28"/>
          <w:szCs w:val="28"/>
        </w:rPr>
        <w:t xml:space="preserve">tried to catch her breath, but her sister </w:t>
      </w:r>
      <w:ins w:id="5749" w:author="Claire S" w:date="2026-04-30T11:23:00Z" w16du:dateUtc="2026-04-30T10:23:00Z">
        <w:r w:rsidR="00224EA6">
          <w:rPr>
            <w:rFonts w:ascii="Cambria" w:hAnsi="Cambria"/>
            <w:sz w:val="28"/>
            <w:szCs w:val="28"/>
          </w:rPr>
          <w:t>carried on</w:t>
        </w:r>
      </w:ins>
      <w:del w:id="5750" w:author="Claire S" w:date="2026-04-30T11:23:00Z" w16du:dateUtc="2026-04-30T10:23:00Z">
        <w:r>
          <w:rPr>
            <w:rFonts w:ascii="Cambria" w:hAnsi="Cambria"/>
            <w:sz w:val="28"/>
            <w:szCs w:val="28"/>
          </w:rPr>
          <w:delText>was relentless</w:delText>
        </w:r>
      </w:del>
      <w:r>
        <w:rPr>
          <w:rFonts w:ascii="Cambria" w:hAnsi="Cambria"/>
          <w:sz w:val="28"/>
          <w:szCs w:val="28"/>
        </w:rPr>
        <w:t xml:space="preserve">. </w:t>
      </w:r>
    </w:p>
    <w:p w14:paraId="7E40D8AC" w14:textId="15800B78" w:rsidR="009E3455" w:rsidRDefault="00DE22D2" w:rsidP="00DE22D2">
      <w:pPr>
        <w:spacing w:line="360" w:lineRule="auto"/>
        <w:ind w:firstLine="720"/>
        <w:contextualSpacing/>
        <w:rPr>
          <w:rFonts w:ascii="Cambria" w:hAnsi="Cambria"/>
          <w:sz w:val="28"/>
          <w:szCs w:val="28"/>
        </w:rPr>
      </w:pPr>
      <w:r>
        <w:rPr>
          <w:rFonts w:ascii="Cambria" w:hAnsi="Cambria"/>
          <w:sz w:val="28"/>
          <w:szCs w:val="28"/>
        </w:rPr>
        <w:t>‘</w:t>
      </w:r>
      <w:r w:rsidR="009265C4">
        <w:rPr>
          <w:rFonts w:ascii="Cambria" w:hAnsi="Cambria"/>
          <w:sz w:val="28"/>
          <w:szCs w:val="28"/>
        </w:rPr>
        <w:t>Now</w:t>
      </w:r>
      <w:ins w:id="5751" w:author="Daisy Watt" w:date="2026-06-19T23:13:00Z" w16du:dateUtc="2026-06-19T21:13:00Z">
        <w:r w:rsidR="001419BD">
          <w:rPr>
            <w:rFonts w:ascii="Cambria" w:hAnsi="Cambria"/>
            <w:sz w:val="28"/>
            <w:szCs w:val="28"/>
          </w:rPr>
          <w:t>,</w:t>
        </w:r>
      </w:ins>
      <w:r w:rsidR="009265C4">
        <w:rPr>
          <w:rFonts w:ascii="Cambria" w:hAnsi="Cambria"/>
          <w:sz w:val="28"/>
          <w:szCs w:val="28"/>
        </w:rPr>
        <w:t xml:space="preserve"> listen</w:t>
      </w:r>
      <w:r w:rsidR="00D037CF">
        <w:rPr>
          <w:rFonts w:ascii="Cambria" w:hAnsi="Cambria"/>
          <w:sz w:val="28"/>
          <w:szCs w:val="28"/>
        </w:rPr>
        <w:t xml:space="preserve">. </w:t>
      </w:r>
      <w:commentRangeStart w:id="5752"/>
      <w:ins w:id="5753" w:author="Claire S" w:date="2026-05-27T12:56:00Z" w16du:dateUtc="2026-05-27T11:56:00Z">
        <w:r w:rsidR="00CF3D61">
          <w:rPr>
            <w:rFonts w:ascii="Cambria" w:hAnsi="Cambria"/>
            <w:sz w:val="28"/>
            <w:szCs w:val="28"/>
          </w:rPr>
          <w:t xml:space="preserve">I know you were </w:t>
        </w:r>
      </w:ins>
      <w:del w:id="5754" w:author="Claire S" w:date="2026-05-27T12:56:00Z" w16du:dateUtc="2026-05-27T11:56:00Z">
        <w:r w:rsidR="00D037CF" w:rsidDel="00CF3D61">
          <w:rPr>
            <w:rFonts w:ascii="Cambria" w:hAnsi="Cambria"/>
            <w:sz w:val="28"/>
            <w:szCs w:val="28"/>
          </w:rPr>
          <w:delText>Y</w:delText>
        </w:r>
        <w:r w:rsidDel="00CF3D61">
          <w:rPr>
            <w:rFonts w:ascii="Cambria" w:hAnsi="Cambria"/>
            <w:sz w:val="28"/>
            <w:szCs w:val="28"/>
          </w:rPr>
          <w:delText xml:space="preserve">ou might be </w:delText>
        </w:r>
      </w:del>
      <w:r>
        <w:rPr>
          <w:rFonts w:ascii="Cambria" w:hAnsi="Cambria"/>
          <w:sz w:val="28"/>
          <w:szCs w:val="28"/>
        </w:rPr>
        <w:t xml:space="preserve">his </w:t>
      </w:r>
      <w:ins w:id="5755" w:author="Claire S" w:date="2026-05-07T17:22:00Z" w16du:dateUtc="2026-05-07T16:22:00Z">
        <w:r w:rsidR="003C6E1D">
          <w:rPr>
            <w:rFonts w:ascii="Cambria" w:hAnsi="Cambria"/>
            <w:sz w:val="28"/>
            <w:szCs w:val="28"/>
          </w:rPr>
          <w:t>fianc</w:t>
        </w:r>
      </w:ins>
      <w:ins w:id="5756" w:author="Claire S" w:date="2026-05-07T17:23:00Z" w16du:dateUtc="2026-05-07T16:23:00Z">
        <w:r w:rsidR="00F915CF">
          <w:rPr>
            <w:rFonts w:ascii="Cambria" w:hAnsi="Cambria"/>
            <w:sz w:val="28"/>
            <w:szCs w:val="28"/>
          </w:rPr>
          <w:t>é</w:t>
        </w:r>
      </w:ins>
      <w:ins w:id="5757" w:author="Claire S" w:date="2026-05-07T17:22:00Z" w16du:dateUtc="2026-05-07T16:22:00Z">
        <w:r w:rsidR="003C6E1D">
          <w:rPr>
            <w:rFonts w:ascii="Cambria" w:hAnsi="Cambria"/>
            <w:sz w:val="28"/>
            <w:szCs w:val="28"/>
          </w:rPr>
          <w:t>e</w:t>
        </w:r>
      </w:ins>
      <w:del w:id="5758" w:author="Daisy Watt" w:date="2026-06-20T05:17:00Z" w16du:dateUtc="2026-06-20T03:17:00Z">
        <w:r w:rsidR="00955256" w:rsidDel="003C6E1D">
          <w:rPr>
            <w:rFonts w:ascii="Cambria" w:hAnsi="Cambria"/>
            <w:sz w:val="28"/>
            <w:szCs w:val="28"/>
          </w:rPr>
          <w:delText xml:space="preserve">late </w:delText>
        </w:r>
        <w:r w:rsidDel="003C6E1D">
          <w:rPr>
            <w:rFonts w:ascii="Cambria" w:hAnsi="Cambria"/>
            <w:sz w:val="28"/>
            <w:szCs w:val="28"/>
          </w:rPr>
          <w:delText>partner</w:delText>
        </w:r>
        <w:r>
          <w:rPr>
            <w:rFonts w:ascii="Cambria" w:hAnsi="Cambria"/>
            <w:sz w:val="28"/>
            <w:szCs w:val="28"/>
          </w:rPr>
          <w:delText>,</w:delText>
        </w:r>
      </w:del>
      <w:ins w:id="5759" w:author="Daisy Watt" w:date="2026-06-20T05:17:00Z" w16du:dateUtc="2026-06-20T03:17:00Z">
        <w:r w:rsidR="00E31DD8">
          <w:rPr>
            <w:rFonts w:ascii="Cambria" w:hAnsi="Cambria"/>
            <w:sz w:val="28"/>
            <w:szCs w:val="28"/>
          </w:rPr>
          <w:t>…</w:t>
        </w:r>
      </w:ins>
      <w:r>
        <w:rPr>
          <w:rFonts w:ascii="Cambria" w:hAnsi="Cambria"/>
          <w:sz w:val="28"/>
          <w:szCs w:val="28"/>
        </w:rPr>
        <w:t>’ Ruth</w:t>
      </w:r>
      <w:ins w:id="5760" w:author="Daisy Watt" w:date="2026-06-20T05:16:00Z" w16du:dateUtc="2026-06-20T03:16:00Z">
        <w:r w:rsidR="00E8107A">
          <w:rPr>
            <w:rFonts w:ascii="Cambria" w:hAnsi="Cambria"/>
            <w:sz w:val="28"/>
            <w:szCs w:val="28"/>
          </w:rPr>
          <w:t>’s</w:t>
        </w:r>
      </w:ins>
      <w:r>
        <w:rPr>
          <w:rFonts w:ascii="Cambria" w:hAnsi="Cambria"/>
          <w:sz w:val="28"/>
          <w:szCs w:val="28"/>
        </w:rPr>
        <w:t xml:space="preserve"> </w:t>
      </w:r>
      <w:ins w:id="5761" w:author="Claire S" w:date="2026-04-30T11:23:00Z" w16du:dateUtc="2026-04-30T10:23:00Z">
        <w:r w:rsidR="00224EA6">
          <w:rPr>
            <w:rFonts w:ascii="Cambria" w:hAnsi="Cambria"/>
            <w:sz w:val="28"/>
            <w:szCs w:val="28"/>
          </w:rPr>
          <w:t xml:space="preserve">often </w:t>
        </w:r>
      </w:ins>
      <w:r w:rsidR="009E3455">
        <w:rPr>
          <w:rFonts w:ascii="Cambria" w:hAnsi="Cambria"/>
          <w:sz w:val="28"/>
          <w:szCs w:val="28"/>
        </w:rPr>
        <w:t xml:space="preserve">acerbic </w:t>
      </w:r>
      <w:ins w:id="5762" w:author="Claire S" w:date="2026-04-30T11:23:00Z" w16du:dateUtc="2026-04-30T10:23:00Z">
        <w:r w:rsidR="009E3455">
          <w:rPr>
            <w:rFonts w:ascii="Cambria" w:hAnsi="Cambria"/>
            <w:sz w:val="28"/>
            <w:szCs w:val="28"/>
          </w:rPr>
          <w:t>tone</w:t>
        </w:r>
      </w:ins>
      <w:ins w:id="5763" w:author="Claire S" w:date="2026-05-07T13:49:00Z" w16du:dateUtc="2026-05-07T12:49:00Z">
        <w:r w:rsidR="00467616">
          <w:rPr>
            <w:rFonts w:ascii="Cambria" w:hAnsi="Cambria"/>
            <w:sz w:val="28"/>
            <w:szCs w:val="28"/>
          </w:rPr>
          <w:t xml:space="preserve">s </w:t>
        </w:r>
      </w:ins>
      <w:ins w:id="5764" w:author="Claire S" w:date="2026-04-30T11:23:00Z" w16du:dateUtc="2026-04-30T10:23:00Z">
        <w:r w:rsidR="00224EA6">
          <w:rPr>
            <w:rFonts w:ascii="Cambria" w:hAnsi="Cambria"/>
            <w:sz w:val="28"/>
            <w:szCs w:val="28"/>
          </w:rPr>
          <w:t>w</w:t>
        </w:r>
      </w:ins>
      <w:ins w:id="5765" w:author="Claire S" w:date="2026-05-07T13:49:00Z" w16du:dateUtc="2026-05-07T12:49:00Z">
        <w:r w:rsidR="00467616">
          <w:rPr>
            <w:rFonts w:ascii="Cambria" w:hAnsi="Cambria"/>
            <w:sz w:val="28"/>
            <w:szCs w:val="28"/>
          </w:rPr>
          <w:t>ere</w:t>
        </w:r>
      </w:ins>
      <w:ins w:id="5766" w:author="Claire S" w:date="2026-04-30T11:23:00Z" w16du:dateUtc="2026-04-30T10:23:00Z">
        <w:r w:rsidR="00224EA6">
          <w:rPr>
            <w:rFonts w:ascii="Cambria" w:hAnsi="Cambria"/>
            <w:sz w:val="28"/>
            <w:szCs w:val="28"/>
          </w:rPr>
          <w:t xml:space="preserve"> still </w:t>
        </w:r>
        <w:r w:rsidR="009F582F">
          <w:rPr>
            <w:rFonts w:ascii="Cambria" w:hAnsi="Cambria"/>
            <w:sz w:val="28"/>
            <w:szCs w:val="28"/>
          </w:rPr>
          <w:t>soft</w:t>
        </w:r>
        <w:r w:rsidR="00224EA6">
          <w:rPr>
            <w:rFonts w:ascii="Cambria" w:hAnsi="Cambria"/>
            <w:sz w:val="28"/>
            <w:szCs w:val="28"/>
          </w:rPr>
          <w:t>er than normal</w:t>
        </w:r>
      </w:ins>
      <w:ins w:id="5767" w:author="Claire S" w:date="2026-05-07T17:22:00Z" w16du:dateUtc="2026-05-07T16:22:00Z">
        <w:r w:rsidR="003C6E1D">
          <w:rPr>
            <w:rFonts w:ascii="Cambria" w:hAnsi="Cambria"/>
            <w:sz w:val="28"/>
            <w:szCs w:val="28"/>
          </w:rPr>
          <w:t xml:space="preserve"> as she used the past tense</w:t>
        </w:r>
      </w:ins>
      <w:del w:id="5768" w:author="Daisy Watt" w:date="2026-06-20T05:17:00Z" w16du:dateUtc="2026-06-20T03:17:00Z">
        <w:r w:rsidR="009E3455">
          <w:rPr>
            <w:rFonts w:ascii="Cambria" w:hAnsi="Cambria"/>
            <w:sz w:val="28"/>
            <w:szCs w:val="28"/>
          </w:rPr>
          <w:delText xml:space="preserve">tones </w:delText>
        </w:r>
        <w:r w:rsidR="009F582F">
          <w:rPr>
            <w:rFonts w:ascii="Cambria" w:hAnsi="Cambria"/>
            <w:sz w:val="28"/>
            <w:szCs w:val="28"/>
          </w:rPr>
          <w:delText xml:space="preserve">softened </w:delText>
        </w:r>
        <w:r w:rsidR="009E3455">
          <w:rPr>
            <w:rFonts w:ascii="Cambria" w:hAnsi="Cambria"/>
            <w:sz w:val="28"/>
            <w:szCs w:val="28"/>
          </w:rPr>
          <w:delText xml:space="preserve">into </w:delText>
        </w:r>
        <w:r w:rsidR="00042629">
          <w:rPr>
            <w:rFonts w:ascii="Cambria" w:hAnsi="Cambria"/>
            <w:sz w:val="28"/>
            <w:szCs w:val="28"/>
          </w:rPr>
          <w:delText xml:space="preserve">a </w:delText>
        </w:r>
        <w:r>
          <w:rPr>
            <w:rFonts w:ascii="Cambria" w:hAnsi="Cambria"/>
            <w:sz w:val="28"/>
            <w:szCs w:val="28"/>
          </w:rPr>
          <w:delText>drawl,</w:delText>
        </w:r>
      </w:del>
      <w:ins w:id="5769" w:author="Daisy Watt" w:date="2026-06-20T05:17:00Z" w16du:dateUtc="2026-06-20T03:17:00Z">
        <w:r w:rsidR="00E31DD8">
          <w:rPr>
            <w:rFonts w:ascii="Cambria" w:hAnsi="Cambria"/>
            <w:sz w:val="28"/>
            <w:szCs w:val="28"/>
          </w:rPr>
          <w:t>.</w:t>
        </w:r>
      </w:ins>
      <w:r>
        <w:rPr>
          <w:rFonts w:ascii="Cambria" w:hAnsi="Cambria"/>
          <w:sz w:val="28"/>
          <w:szCs w:val="28"/>
        </w:rPr>
        <w:t xml:space="preserve"> ‘</w:t>
      </w:r>
      <w:del w:id="5770" w:author="Daisy Watt" w:date="2026-06-20T05:17:00Z" w16du:dateUtc="2026-06-20T03:17:00Z">
        <w:r w:rsidDel="00E31DD8">
          <w:rPr>
            <w:rFonts w:ascii="Cambria" w:hAnsi="Cambria"/>
            <w:sz w:val="28"/>
            <w:szCs w:val="28"/>
          </w:rPr>
          <w:delText>b</w:delText>
        </w:r>
      </w:del>
      <w:ins w:id="5771" w:author="Daisy Watt" w:date="2026-06-20T05:17:00Z" w16du:dateUtc="2026-06-20T03:17:00Z">
        <w:r w:rsidR="00E31DD8">
          <w:rPr>
            <w:rFonts w:ascii="Cambria" w:hAnsi="Cambria"/>
            <w:sz w:val="28"/>
            <w:szCs w:val="28"/>
          </w:rPr>
          <w:t>B</w:t>
        </w:r>
      </w:ins>
      <w:r>
        <w:rPr>
          <w:rFonts w:ascii="Cambria" w:hAnsi="Cambria"/>
          <w:sz w:val="28"/>
          <w:szCs w:val="28"/>
        </w:rPr>
        <w:t xml:space="preserve">ut </w:t>
      </w:r>
      <w:del w:id="5772" w:author="Claire S" w:date="2026-07-21T10:38:00Z" w16du:dateUtc="2026-07-21T09:38:00Z">
        <w:r w:rsidDel="004F00EF">
          <w:rPr>
            <w:rFonts w:ascii="Cambria" w:hAnsi="Cambria"/>
            <w:sz w:val="28"/>
            <w:szCs w:val="28"/>
          </w:rPr>
          <w:delText>you’re also our Comms Director</w:delText>
        </w:r>
      </w:del>
      <w:del w:id="5773" w:author="Claire S" w:date="2026-05-07T17:22:00Z" w16du:dateUtc="2026-05-07T16:22:00Z">
        <w:r w:rsidDel="003C6E1D">
          <w:rPr>
            <w:rFonts w:ascii="Cambria" w:hAnsi="Cambria"/>
            <w:sz w:val="28"/>
            <w:szCs w:val="28"/>
          </w:rPr>
          <w:delText xml:space="preserve"> a</w:delText>
        </w:r>
      </w:del>
      <w:del w:id="5774" w:author="Claire S" w:date="2026-07-21T10:38:00Z" w16du:dateUtc="2026-07-21T09:38:00Z">
        <w:r w:rsidDel="004F00EF">
          <w:rPr>
            <w:rFonts w:ascii="Cambria" w:hAnsi="Cambria"/>
            <w:sz w:val="28"/>
            <w:szCs w:val="28"/>
          </w:rPr>
          <w:delText>nd</w:delText>
        </w:r>
      </w:del>
      <w:del w:id="5775" w:author="Claire S" w:date="2026-05-07T17:22:00Z" w16du:dateUtc="2026-05-07T16:22:00Z">
        <w:r w:rsidR="00731C51" w:rsidDel="003C6E1D">
          <w:rPr>
            <w:rFonts w:ascii="Cambria" w:hAnsi="Cambria"/>
            <w:sz w:val="28"/>
            <w:szCs w:val="28"/>
          </w:rPr>
          <w:delText>,</w:delText>
        </w:r>
        <w:r w:rsidR="00042629" w:rsidDel="003C6E1D">
          <w:rPr>
            <w:rFonts w:ascii="Cambria" w:hAnsi="Cambria"/>
            <w:sz w:val="28"/>
            <w:szCs w:val="28"/>
          </w:rPr>
          <w:delText xml:space="preserve"> </w:delText>
        </w:r>
      </w:del>
      <w:del w:id="5776" w:author="Claire S" w:date="2026-07-21T10:38:00Z" w16du:dateUtc="2026-07-21T09:38:00Z">
        <w:r w:rsidR="00042629" w:rsidDel="004F00EF">
          <w:rPr>
            <w:rFonts w:ascii="Cambria" w:hAnsi="Cambria"/>
            <w:sz w:val="28"/>
            <w:szCs w:val="28"/>
          </w:rPr>
          <w:delText>in that capacity,</w:delText>
        </w:r>
        <w:r w:rsidDel="004F00EF">
          <w:rPr>
            <w:rFonts w:ascii="Cambria" w:hAnsi="Cambria"/>
            <w:sz w:val="28"/>
            <w:szCs w:val="28"/>
          </w:rPr>
          <w:delText xml:space="preserve"> I need you here</w:delText>
        </w:r>
        <w:r w:rsidR="009E3455" w:rsidDel="004F00EF">
          <w:rPr>
            <w:rFonts w:ascii="Cambria" w:hAnsi="Cambria"/>
            <w:sz w:val="28"/>
            <w:szCs w:val="28"/>
          </w:rPr>
          <w:delText>, r</w:delText>
        </w:r>
        <w:r w:rsidDel="004F00EF">
          <w:rPr>
            <w:rFonts w:ascii="Cambria" w:hAnsi="Cambria"/>
            <w:sz w:val="28"/>
            <w:szCs w:val="28"/>
          </w:rPr>
          <w:delText>ight now</w:delText>
        </w:r>
      </w:del>
      <w:ins w:id="5777" w:author="Claire S" w:date="2026-07-21T10:38:00Z" w16du:dateUtc="2026-07-21T09:38:00Z">
        <w:r w:rsidR="004F00EF">
          <w:rPr>
            <w:rFonts w:ascii="Cambria" w:hAnsi="Cambria"/>
            <w:sz w:val="28"/>
            <w:szCs w:val="28"/>
          </w:rPr>
          <w:t xml:space="preserve">the police are on their way, and you’re his </w:t>
        </w:r>
      </w:ins>
      <w:ins w:id="5778" w:author="Claire S" w:date="2026-07-21T10:39:00Z" w16du:dateUtc="2026-07-21T09:39:00Z">
        <w:r w:rsidR="004F00EF">
          <w:rPr>
            <w:rFonts w:ascii="Cambria" w:hAnsi="Cambria"/>
            <w:sz w:val="28"/>
            <w:szCs w:val="28"/>
          </w:rPr>
          <w:t>fiancé</w:t>
        </w:r>
      </w:ins>
      <w:ins w:id="5779" w:author="Claire S" w:date="2026-04-30T11:23:00Z" w16du:dateUtc="2026-04-30T10:23:00Z">
        <w:r w:rsidR="009265C4">
          <w:rPr>
            <w:rFonts w:ascii="Cambria" w:hAnsi="Cambria"/>
            <w:sz w:val="28"/>
            <w:szCs w:val="28"/>
          </w:rPr>
          <w:t>.</w:t>
        </w:r>
      </w:ins>
      <w:del w:id="5780" w:author="Claire S" w:date="2026-04-30T11:23:00Z" w16du:dateUtc="2026-04-30T10:23:00Z">
        <w:r w:rsidR="009265C4">
          <w:rPr>
            <w:rFonts w:ascii="Cambria" w:hAnsi="Cambria"/>
            <w:sz w:val="28"/>
            <w:szCs w:val="28"/>
          </w:rPr>
          <w:delText xml:space="preserve">. </w:delText>
        </w:r>
      </w:del>
      <w:r w:rsidR="009265C4">
        <w:rPr>
          <w:rFonts w:ascii="Cambria" w:hAnsi="Cambria"/>
          <w:sz w:val="28"/>
          <w:szCs w:val="28"/>
        </w:rPr>
        <w:t xml:space="preserve"> </w:t>
      </w:r>
      <w:del w:id="5781" w:author="Claire S" w:date="2026-07-21T10:39:00Z" w16du:dateUtc="2026-07-21T09:39:00Z">
        <w:r w:rsidR="009265C4" w:rsidDel="004F00EF">
          <w:rPr>
            <w:rFonts w:ascii="Cambria" w:hAnsi="Cambria"/>
            <w:sz w:val="28"/>
            <w:szCs w:val="28"/>
          </w:rPr>
          <w:delText xml:space="preserve">We </w:delText>
        </w:r>
        <w:r w:rsidR="009265C4" w:rsidRPr="0040651A" w:rsidDel="004F00EF">
          <w:rPr>
            <w:rFonts w:ascii="Cambria" w:hAnsi="Cambria"/>
            <w:i/>
            <w:iCs/>
            <w:sz w:val="28"/>
            <w:szCs w:val="28"/>
          </w:rPr>
          <w:delText>have</w:delText>
        </w:r>
        <w:r w:rsidR="00042629" w:rsidDel="004F00EF">
          <w:rPr>
            <w:rFonts w:ascii="Cambria" w:hAnsi="Cambria"/>
            <w:sz w:val="28"/>
            <w:szCs w:val="28"/>
          </w:rPr>
          <w:delText xml:space="preserve"> to manage the fall-out to Langley &amp; Co.</w:delText>
        </w:r>
        <w:r w:rsidR="009265C4" w:rsidDel="004F00EF">
          <w:rPr>
            <w:rFonts w:ascii="Cambria" w:hAnsi="Cambria"/>
            <w:sz w:val="28"/>
            <w:szCs w:val="28"/>
          </w:rPr>
          <w:delText xml:space="preserve">  </w:delText>
        </w:r>
      </w:del>
      <w:ins w:id="5782" w:author="Claire S" w:date="2026-05-07T17:22:00Z" w16du:dateUtc="2026-05-07T16:22:00Z">
        <w:r w:rsidR="005A3402">
          <w:rPr>
            <w:rFonts w:ascii="Cambria" w:hAnsi="Cambria"/>
            <w:sz w:val="28"/>
            <w:szCs w:val="28"/>
          </w:rPr>
          <w:t>I know it’s</w:t>
        </w:r>
      </w:ins>
      <w:ins w:id="5783" w:author="Claire S" w:date="2026-05-08T08:40:00Z" w16du:dateUtc="2026-05-08T07:40:00Z">
        <w:r w:rsidR="00EB72A2">
          <w:rPr>
            <w:rFonts w:ascii="Cambria" w:hAnsi="Cambria"/>
            <w:sz w:val="28"/>
            <w:szCs w:val="28"/>
          </w:rPr>
          <w:t xml:space="preserve"> going to be</w:t>
        </w:r>
      </w:ins>
      <w:ins w:id="5784" w:author="Claire S" w:date="2026-05-07T17:22:00Z" w16du:dateUtc="2026-05-07T16:22:00Z">
        <w:r w:rsidR="005A3402">
          <w:rPr>
            <w:rFonts w:ascii="Cambria" w:hAnsi="Cambria"/>
            <w:sz w:val="28"/>
            <w:szCs w:val="28"/>
          </w:rPr>
          <w:t xml:space="preserve"> </w:t>
        </w:r>
      </w:ins>
      <w:ins w:id="5785" w:author="Claire S" w:date="2026-05-08T08:40:00Z" w16du:dateUtc="2026-05-08T07:40:00Z">
        <w:r w:rsidR="00EB72A2">
          <w:rPr>
            <w:rFonts w:ascii="Cambria" w:hAnsi="Cambria"/>
            <w:sz w:val="28"/>
            <w:szCs w:val="28"/>
          </w:rPr>
          <w:t xml:space="preserve">really </w:t>
        </w:r>
      </w:ins>
      <w:ins w:id="5786" w:author="Claire S" w:date="2026-05-07T17:22:00Z" w16du:dateUtc="2026-05-07T16:22:00Z">
        <w:r w:rsidR="005A3402">
          <w:rPr>
            <w:rFonts w:ascii="Cambria" w:hAnsi="Cambria"/>
            <w:sz w:val="28"/>
            <w:szCs w:val="28"/>
          </w:rPr>
          <w:t xml:space="preserve">hard, but </w:t>
        </w:r>
      </w:ins>
      <w:ins w:id="5787" w:author="Claire S" w:date="2026-05-07T13:49:00Z" w16du:dateUtc="2026-05-07T12:49:00Z">
        <w:r w:rsidR="00365756">
          <w:rPr>
            <w:rFonts w:ascii="Cambria" w:hAnsi="Cambria"/>
            <w:sz w:val="28"/>
            <w:szCs w:val="28"/>
          </w:rPr>
          <w:t xml:space="preserve">I </w:t>
        </w:r>
      </w:ins>
      <w:ins w:id="5788" w:author="Claire S" w:date="2026-07-21T10:39:00Z" w16du:dateUtc="2026-07-21T09:39:00Z">
        <w:r w:rsidR="004F00EF">
          <w:rPr>
            <w:rFonts w:ascii="Cambria" w:hAnsi="Cambria"/>
            <w:sz w:val="28"/>
            <w:szCs w:val="28"/>
          </w:rPr>
          <w:t>have to ask you to come in</w:t>
        </w:r>
      </w:ins>
      <w:ins w:id="5789" w:author="Claire S" w:date="2026-07-21T15:01:00Z" w16du:dateUtc="2026-07-21T14:01:00Z">
        <w:r w:rsidR="000A39A9">
          <w:rPr>
            <w:rFonts w:ascii="Cambria" w:hAnsi="Cambria"/>
            <w:sz w:val="28"/>
            <w:szCs w:val="28"/>
          </w:rPr>
          <w:t xml:space="preserve"> to talk to them</w:t>
        </w:r>
      </w:ins>
      <w:ins w:id="5790" w:author="Claire S" w:date="2026-07-21T10:39:00Z" w16du:dateUtc="2026-07-21T09:39:00Z">
        <w:r w:rsidR="004F00EF">
          <w:rPr>
            <w:rFonts w:ascii="Cambria" w:hAnsi="Cambria"/>
            <w:sz w:val="28"/>
            <w:szCs w:val="28"/>
          </w:rPr>
          <w:t>.  We</w:t>
        </w:r>
      </w:ins>
      <w:ins w:id="5791" w:author="Claire S" w:date="2026-07-21T15:01:00Z" w16du:dateUtc="2026-07-21T14:01:00Z">
        <w:r w:rsidR="000A39A9">
          <w:rPr>
            <w:rFonts w:ascii="Cambria" w:hAnsi="Cambria"/>
            <w:sz w:val="28"/>
            <w:szCs w:val="28"/>
          </w:rPr>
          <w:t xml:space="preserve">’ve got </w:t>
        </w:r>
      </w:ins>
      <w:ins w:id="5792" w:author="Claire S" w:date="2026-07-21T10:39:00Z" w16du:dateUtc="2026-07-21T09:39:00Z">
        <w:r w:rsidR="004F00EF">
          <w:rPr>
            <w:rFonts w:ascii="Cambria" w:hAnsi="Cambria"/>
            <w:sz w:val="28"/>
            <w:szCs w:val="28"/>
          </w:rPr>
          <w:t>to be seen to help in every way possible -’</w:t>
        </w:r>
      </w:ins>
      <w:del w:id="5793" w:author="Claire S" w:date="2026-05-07T13:50:00Z" w16du:dateUtc="2026-05-07T12:50:00Z">
        <w:r w:rsidR="009265C4">
          <w:rPr>
            <w:rFonts w:ascii="Cambria" w:hAnsi="Cambria"/>
            <w:sz w:val="28"/>
            <w:szCs w:val="28"/>
          </w:rPr>
          <w:delText>W</w:delText>
        </w:r>
      </w:del>
      <w:del w:id="5794" w:author="Claire S" w:date="2026-07-21T10:39:00Z" w16du:dateUtc="2026-07-21T09:39:00Z">
        <w:r w:rsidR="009265C4" w:rsidDel="004F00EF">
          <w:rPr>
            <w:rFonts w:ascii="Cambria" w:hAnsi="Cambria"/>
            <w:sz w:val="28"/>
            <w:szCs w:val="28"/>
          </w:rPr>
          <w:delText>ork will be good for you</w:delText>
        </w:r>
      </w:del>
      <w:del w:id="5795" w:author="Claire S" w:date="2026-05-07T17:23:00Z" w16du:dateUtc="2026-05-07T16:23:00Z">
        <w:r w:rsidR="00D037CF" w:rsidDel="005A3402">
          <w:rPr>
            <w:rFonts w:ascii="Cambria" w:hAnsi="Cambria"/>
            <w:sz w:val="28"/>
            <w:szCs w:val="28"/>
          </w:rPr>
          <w:delText xml:space="preserve">, </w:delText>
        </w:r>
        <w:r w:rsidR="006B7FD9" w:rsidDel="005A3402">
          <w:rPr>
            <w:rFonts w:ascii="Cambria" w:hAnsi="Cambria"/>
            <w:sz w:val="28"/>
            <w:szCs w:val="28"/>
          </w:rPr>
          <w:delText>a</w:delText>
        </w:r>
      </w:del>
      <w:del w:id="5796" w:author="Claire S" w:date="2026-07-21T10:39:00Z" w16du:dateUtc="2026-07-21T09:39:00Z">
        <w:r w:rsidR="006B7FD9" w:rsidDel="004F00EF">
          <w:rPr>
            <w:rFonts w:ascii="Cambria" w:hAnsi="Cambria"/>
            <w:sz w:val="28"/>
            <w:szCs w:val="28"/>
          </w:rPr>
          <w:delText xml:space="preserve"> </w:delText>
        </w:r>
        <w:r w:rsidR="00D037CF" w:rsidDel="004F00EF">
          <w:rPr>
            <w:rFonts w:ascii="Cambria" w:hAnsi="Cambria"/>
            <w:sz w:val="28"/>
            <w:szCs w:val="28"/>
          </w:rPr>
          <w:delText>distract</w:delText>
        </w:r>
        <w:r w:rsidR="006B7FD9" w:rsidDel="004F00EF">
          <w:rPr>
            <w:rFonts w:ascii="Cambria" w:hAnsi="Cambria"/>
            <w:sz w:val="28"/>
            <w:szCs w:val="28"/>
          </w:rPr>
          <w:delText>io</w:delText>
        </w:r>
      </w:del>
      <w:ins w:id="5797" w:author="Daisy Watt" w:date="2026-06-20T05:17:00Z" w16du:dateUtc="2026-06-20T03:17:00Z">
        <w:del w:id="5798" w:author="Claire S" w:date="2026-07-21T10:39:00Z" w16du:dateUtc="2026-07-21T09:39:00Z">
          <w:r w:rsidR="006B7FD9" w:rsidDel="004F00EF">
            <w:rPr>
              <w:rFonts w:ascii="Cambria" w:hAnsi="Cambria"/>
              <w:sz w:val="28"/>
              <w:szCs w:val="28"/>
            </w:rPr>
            <w:delText>n</w:delText>
          </w:r>
          <w:r w:rsidR="009B059F" w:rsidDel="004F00EF">
            <w:rPr>
              <w:rFonts w:ascii="Cambria" w:hAnsi="Cambria"/>
              <w:sz w:val="28"/>
              <w:szCs w:val="28"/>
            </w:rPr>
            <w:delText>…</w:delText>
          </w:r>
        </w:del>
      </w:ins>
      <w:del w:id="5799" w:author="Daisy Watt" w:date="2026-06-20T05:17:00Z" w16du:dateUtc="2026-06-20T03:17:00Z">
        <w:r w:rsidR="006B7FD9" w:rsidDel="009B059F">
          <w:rPr>
            <w:rFonts w:ascii="Cambria" w:hAnsi="Cambria"/>
            <w:sz w:val="28"/>
            <w:szCs w:val="28"/>
          </w:rPr>
          <w:delText>n</w:delText>
        </w:r>
        <w:r w:rsidR="009265C4">
          <w:rPr>
            <w:rFonts w:ascii="Cambria" w:hAnsi="Cambria"/>
            <w:sz w:val="28"/>
            <w:szCs w:val="28"/>
          </w:rPr>
          <w:delText xml:space="preserve"> -</w:delText>
        </w:r>
      </w:del>
      <w:del w:id="5800" w:author="Claire S" w:date="2026-07-21T10:39:00Z" w16du:dateUtc="2026-07-21T09:39:00Z">
        <w:r w:rsidR="00065B7C" w:rsidDel="004F00EF">
          <w:rPr>
            <w:rFonts w:ascii="Cambria" w:hAnsi="Cambria"/>
            <w:sz w:val="28"/>
            <w:szCs w:val="28"/>
          </w:rPr>
          <w:delText>’</w:delText>
        </w:r>
        <w:commentRangeEnd w:id="5752"/>
        <w:r w:rsidR="00BD1ED5" w:rsidDel="004F00EF">
          <w:rPr>
            <w:rStyle w:val="CommentReference"/>
            <w:rFonts w:ascii="Cambria" w:hAnsi="Cambria"/>
            <w:sz w:val="28"/>
            <w:szCs w:val="28"/>
          </w:rPr>
          <w:commentReference w:id="5752"/>
        </w:r>
      </w:del>
    </w:p>
    <w:p w14:paraId="63A384DB" w14:textId="687078FE" w:rsidR="009E3455" w:rsidRDefault="006C23B4" w:rsidP="00DE22D2">
      <w:pPr>
        <w:spacing w:line="360" w:lineRule="auto"/>
        <w:ind w:firstLine="720"/>
        <w:contextualSpacing/>
        <w:rPr>
          <w:rFonts w:ascii="Cambria" w:hAnsi="Cambria"/>
          <w:sz w:val="28"/>
          <w:szCs w:val="28"/>
        </w:rPr>
      </w:pPr>
      <w:commentRangeStart w:id="5801"/>
      <w:r>
        <w:rPr>
          <w:rFonts w:ascii="Cambria" w:hAnsi="Cambria"/>
          <w:sz w:val="28"/>
          <w:szCs w:val="28"/>
        </w:rPr>
        <w:t>Savannah</w:t>
      </w:r>
      <w:r w:rsidR="00C15C5C">
        <w:rPr>
          <w:rFonts w:ascii="Cambria" w:hAnsi="Cambria"/>
          <w:sz w:val="28"/>
          <w:szCs w:val="28"/>
        </w:rPr>
        <w:t xml:space="preserve"> </w:t>
      </w:r>
      <w:r w:rsidR="009E3455">
        <w:rPr>
          <w:rFonts w:ascii="Cambria" w:hAnsi="Cambria"/>
          <w:sz w:val="28"/>
          <w:szCs w:val="28"/>
        </w:rPr>
        <w:t xml:space="preserve">had </w:t>
      </w:r>
      <w:r w:rsidR="00065B7C">
        <w:rPr>
          <w:rFonts w:ascii="Cambria" w:hAnsi="Cambria"/>
          <w:sz w:val="28"/>
          <w:szCs w:val="28"/>
        </w:rPr>
        <w:t>d</w:t>
      </w:r>
      <w:r w:rsidR="00731C51">
        <w:rPr>
          <w:rFonts w:ascii="Cambria" w:hAnsi="Cambria"/>
          <w:sz w:val="28"/>
          <w:szCs w:val="28"/>
        </w:rPr>
        <w:t>ropp</w:t>
      </w:r>
      <w:r w:rsidR="00065B7C">
        <w:rPr>
          <w:rFonts w:ascii="Cambria" w:hAnsi="Cambria"/>
          <w:sz w:val="28"/>
          <w:szCs w:val="28"/>
        </w:rPr>
        <w:t xml:space="preserve">ed </w:t>
      </w:r>
      <w:r w:rsidR="009E3455">
        <w:rPr>
          <w:rFonts w:ascii="Cambria" w:hAnsi="Cambria"/>
          <w:sz w:val="28"/>
          <w:szCs w:val="28"/>
        </w:rPr>
        <w:t xml:space="preserve">the phone to throw up into </w:t>
      </w:r>
      <w:ins w:id="5802" w:author="Claire S" w:date="2026-04-30T11:23:00Z" w16du:dateUtc="2026-04-30T10:23:00Z">
        <w:r w:rsidR="00DD5491">
          <w:rPr>
            <w:rFonts w:ascii="Cambria" w:hAnsi="Cambria"/>
            <w:sz w:val="28"/>
            <w:szCs w:val="28"/>
          </w:rPr>
          <w:t>a</w:t>
        </w:r>
      </w:ins>
      <w:del w:id="5803" w:author="Claire S" w:date="2026-04-30T11:23:00Z" w16du:dateUtc="2026-04-30T10:23:00Z">
        <w:r w:rsidR="009E3455">
          <w:rPr>
            <w:rFonts w:ascii="Cambria" w:hAnsi="Cambria"/>
            <w:sz w:val="28"/>
            <w:szCs w:val="28"/>
          </w:rPr>
          <w:delText xml:space="preserve">the </w:delText>
        </w:r>
        <w:r w:rsidR="00042629">
          <w:rPr>
            <w:rFonts w:ascii="Cambria" w:hAnsi="Cambria"/>
            <w:sz w:val="28"/>
            <w:szCs w:val="28"/>
          </w:rPr>
          <w:delText>nearby</w:delText>
        </w:r>
      </w:del>
      <w:r w:rsidR="00042629">
        <w:rPr>
          <w:rFonts w:ascii="Cambria" w:hAnsi="Cambria"/>
          <w:sz w:val="28"/>
          <w:szCs w:val="28"/>
        </w:rPr>
        <w:t xml:space="preserve"> </w:t>
      </w:r>
      <w:ins w:id="5804" w:author="Claire S" w:date="2026-07-21T15:01:00Z" w16du:dateUtc="2026-07-21T14:01:00Z">
        <w:r w:rsidR="000A39A9">
          <w:rPr>
            <w:rFonts w:ascii="Cambria" w:hAnsi="Cambria"/>
            <w:sz w:val="28"/>
            <w:szCs w:val="28"/>
          </w:rPr>
          <w:t xml:space="preserve">nearby </w:t>
        </w:r>
      </w:ins>
      <w:del w:id="5805" w:author="Claire S" w:date="2026-05-27T12:57:00Z" w16du:dateUtc="2026-05-27T11:57:00Z">
        <w:r w:rsidR="00042629" w:rsidDel="0006721F">
          <w:rPr>
            <w:rFonts w:ascii="Cambria" w:hAnsi="Cambria"/>
            <w:sz w:val="28"/>
            <w:szCs w:val="28"/>
          </w:rPr>
          <w:delText>gold-plated</w:delText>
        </w:r>
      </w:del>
      <w:del w:id="5806" w:author="Claire S" w:date="2026-06-02T09:46:00Z" w16du:dateUtc="2026-06-02T08:46:00Z">
        <w:r w:rsidR="00042629" w:rsidDel="003315AB">
          <w:rPr>
            <w:rFonts w:ascii="Cambria" w:hAnsi="Cambria"/>
            <w:sz w:val="28"/>
            <w:szCs w:val="28"/>
          </w:rPr>
          <w:delText xml:space="preserve"> </w:delText>
        </w:r>
      </w:del>
      <w:ins w:id="5807" w:author="Claire S" w:date="2026-07-21T15:01:00Z" w16du:dateUtc="2026-07-21T14:01:00Z">
        <w:r w:rsidR="000A39A9">
          <w:rPr>
            <w:rFonts w:ascii="Cambria" w:hAnsi="Cambria"/>
            <w:sz w:val="28"/>
            <w:szCs w:val="28"/>
          </w:rPr>
          <w:t>peace lily</w:t>
        </w:r>
      </w:ins>
      <w:ins w:id="5808" w:author="Daisy Watt" w:date="2026-06-20T05:17:00Z" w16du:dateUtc="2026-06-20T03:17:00Z">
        <w:del w:id="5809" w:author="Claire S" w:date="2026-07-21T15:01:00Z" w16du:dateUtc="2026-07-21T14:01:00Z">
          <w:r w:rsidR="00A030AE" w:rsidDel="000A39A9">
            <w:rPr>
              <w:rFonts w:ascii="Cambria" w:hAnsi="Cambria"/>
              <w:sz w:val="28"/>
              <w:szCs w:val="28"/>
            </w:rPr>
            <w:delText xml:space="preserve"> </w:delText>
          </w:r>
        </w:del>
      </w:ins>
      <w:del w:id="5810" w:author="Claire S" w:date="2026-04-30T11:23:00Z" w16du:dateUtc="2026-04-30T10:23:00Z">
        <w:r w:rsidR="00042629">
          <w:rPr>
            <w:rFonts w:ascii="Cambria" w:hAnsi="Cambria"/>
            <w:sz w:val="28"/>
            <w:szCs w:val="28"/>
          </w:rPr>
          <w:delText xml:space="preserve">rubbish </w:delText>
        </w:r>
        <w:r w:rsidR="009E3455">
          <w:rPr>
            <w:rFonts w:ascii="Cambria" w:hAnsi="Cambria"/>
            <w:sz w:val="28"/>
            <w:szCs w:val="28"/>
          </w:rPr>
          <w:delText>bin</w:delText>
        </w:r>
      </w:del>
      <w:r w:rsidR="009E3455">
        <w:rPr>
          <w:rFonts w:ascii="Cambria" w:hAnsi="Cambria"/>
          <w:sz w:val="28"/>
          <w:szCs w:val="28"/>
        </w:rPr>
        <w:t xml:space="preserve">, so she missed Ruth’s parting shot, but she could have guessed it. </w:t>
      </w:r>
      <w:commentRangeEnd w:id="5801"/>
      <w:r w:rsidR="00FC58F6">
        <w:rPr>
          <w:rStyle w:val="CommentReference"/>
          <w:rFonts w:ascii="Cambria" w:hAnsi="Cambria"/>
          <w:sz w:val="28"/>
          <w:szCs w:val="28"/>
        </w:rPr>
        <w:commentReference w:id="5801"/>
      </w:r>
    </w:p>
    <w:p w14:paraId="158C4CD0" w14:textId="27ADE16A" w:rsidR="003758B6" w:rsidRPr="004A6F67" w:rsidRDefault="009E3455" w:rsidP="00DE22D2">
      <w:pPr>
        <w:spacing w:line="360" w:lineRule="auto"/>
        <w:ind w:firstLine="720"/>
        <w:contextualSpacing/>
        <w:rPr>
          <w:rFonts w:ascii="Cambria" w:hAnsi="Cambria"/>
          <w:i/>
          <w:iCs/>
          <w:sz w:val="28"/>
          <w:szCs w:val="28"/>
        </w:rPr>
      </w:pPr>
      <w:del w:id="5811" w:author="Daisy Watt" w:date="2026-06-20T05:18:00Z" w16du:dateUtc="2026-06-20T03:18:00Z">
        <w:r w:rsidRPr="004A6F67">
          <w:rPr>
            <w:rFonts w:ascii="Cambria" w:hAnsi="Cambria"/>
            <w:i/>
            <w:iCs/>
            <w:sz w:val="28"/>
            <w:szCs w:val="28"/>
          </w:rPr>
          <w:delText>‘</w:delText>
        </w:r>
      </w:del>
      <w:r w:rsidR="00955256" w:rsidRPr="004A6F67">
        <w:rPr>
          <w:rFonts w:ascii="Cambria" w:hAnsi="Cambria"/>
          <w:i/>
          <w:iCs/>
          <w:sz w:val="28"/>
          <w:szCs w:val="28"/>
        </w:rPr>
        <w:t xml:space="preserve">Family </w:t>
      </w:r>
      <w:r w:rsidR="00C15C5C" w:rsidRPr="004A6F67">
        <w:rPr>
          <w:rFonts w:ascii="Cambria" w:hAnsi="Cambria"/>
          <w:i/>
          <w:iCs/>
          <w:sz w:val="28"/>
          <w:szCs w:val="28"/>
        </w:rPr>
        <w:t xml:space="preserve">comes </w:t>
      </w:r>
      <w:r w:rsidR="00955256" w:rsidRPr="004A6F67">
        <w:rPr>
          <w:rFonts w:ascii="Cambria" w:hAnsi="Cambria"/>
          <w:i/>
          <w:iCs/>
          <w:sz w:val="28"/>
          <w:szCs w:val="28"/>
        </w:rPr>
        <w:t>first, remember?</w:t>
      </w:r>
      <w:del w:id="5812" w:author="Daisy Watt" w:date="2026-06-20T05:18:00Z" w16du:dateUtc="2026-06-20T03:18:00Z">
        <w:r w:rsidR="00220149" w:rsidRPr="004A6F67">
          <w:rPr>
            <w:rFonts w:ascii="Cambria" w:hAnsi="Cambria"/>
            <w:i/>
            <w:iCs/>
            <w:sz w:val="28"/>
            <w:szCs w:val="28"/>
          </w:rPr>
          <w:delText>’</w:delText>
        </w:r>
      </w:del>
    </w:p>
    <w:p w14:paraId="41B1AB7C" w14:textId="5BCC92E4" w:rsidR="0074174B" w:rsidRDefault="000A39A9" w:rsidP="00DE22D2">
      <w:pPr>
        <w:spacing w:line="360" w:lineRule="auto"/>
        <w:ind w:firstLine="720"/>
        <w:contextualSpacing/>
        <w:rPr>
          <w:ins w:id="5813" w:author="Claire S" w:date="2026-07-21T10:40:00Z" w16du:dateUtc="2026-07-21T09:40:00Z"/>
          <w:rFonts w:ascii="Cambria" w:hAnsi="Cambria"/>
          <w:sz w:val="28"/>
          <w:szCs w:val="28"/>
        </w:rPr>
      </w:pPr>
      <w:ins w:id="5814" w:author="Claire S" w:date="2026-07-21T15:01:00Z" w16du:dateUtc="2026-07-21T14:01:00Z">
        <w:r>
          <w:rPr>
            <w:rFonts w:ascii="Cambria" w:hAnsi="Cambria"/>
            <w:sz w:val="28"/>
            <w:szCs w:val="28"/>
          </w:rPr>
          <w:t>The sad thing was</w:t>
        </w:r>
      </w:ins>
      <w:ins w:id="5815" w:author="Claire S" w:date="2026-07-24T12:36:00Z" w16du:dateUtc="2026-07-24T11:36:00Z">
        <w:r w:rsidR="00F53552">
          <w:rPr>
            <w:rFonts w:ascii="Cambria" w:hAnsi="Cambria"/>
            <w:sz w:val="28"/>
            <w:szCs w:val="28"/>
          </w:rPr>
          <w:t xml:space="preserve"> </w:t>
        </w:r>
      </w:ins>
      <w:ins w:id="5816" w:author="Claire S" w:date="2026-07-21T15:01:00Z" w16du:dateUtc="2026-07-21T14:01:00Z">
        <w:r>
          <w:rPr>
            <w:rFonts w:ascii="Cambria" w:hAnsi="Cambria"/>
            <w:sz w:val="28"/>
            <w:szCs w:val="28"/>
          </w:rPr>
          <w:t>n</w:t>
        </w:r>
      </w:ins>
      <w:ins w:id="5817" w:author="Claire S" w:date="2026-07-21T10:40:00Z" w16du:dateUtc="2026-07-21T09:40:00Z">
        <w:r w:rsidR="00BB7E72">
          <w:rPr>
            <w:rFonts w:ascii="Cambria" w:hAnsi="Cambria"/>
            <w:sz w:val="28"/>
            <w:szCs w:val="28"/>
          </w:rPr>
          <w:t>one of them really liked each other much</w:t>
        </w:r>
      </w:ins>
      <w:ins w:id="5818" w:author="Claire S" w:date="2026-07-21T15:01:00Z" w16du:dateUtc="2026-07-21T14:01:00Z">
        <w:r>
          <w:rPr>
            <w:rFonts w:ascii="Cambria" w:hAnsi="Cambria"/>
            <w:sz w:val="28"/>
            <w:szCs w:val="28"/>
          </w:rPr>
          <w:t>,</w:t>
        </w:r>
      </w:ins>
      <w:ins w:id="5819" w:author="Claire S" w:date="2026-07-21T10:40:00Z" w16du:dateUtc="2026-07-21T09:40:00Z">
        <w:r w:rsidR="00BB7E72">
          <w:rPr>
            <w:rFonts w:ascii="Cambria" w:hAnsi="Cambria"/>
            <w:sz w:val="28"/>
            <w:szCs w:val="28"/>
          </w:rPr>
          <w:t xml:space="preserve"> and </w:t>
        </w:r>
      </w:ins>
      <w:ins w:id="5820" w:author="Claire S" w:date="2026-07-21T10:41:00Z" w16du:dateUtc="2026-07-21T09:41:00Z">
        <w:r w:rsidR="00BB7E72">
          <w:rPr>
            <w:rFonts w:ascii="Cambria" w:hAnsi="Cambria"/>
            <w:sz w:val="28"/>
            <w:szCs w:val="28"/>
          </w:rPr>
          <w:t xml:space="preserve">recently it had been </w:t>
        </w:r>
      </w:ins>
      <w:ins w:id="5821" w:author="Claire S" w:date="2026-07-21T10:40:00Z" w16du:dateUtc="2026-07-21T09:40:00Z">
        <w:r w:rsidR="00BB7E72">
          <w:rPr>
            <w:rFonts w:ascii="Cambria" w:hAnsi="Cambria"/>
            <w:sz w:val="28"/>
            <w:szCs w:val="28"/>
          </w:rPr>
          <w:t xml:space="preserve">her darling </w:t>
        </w:r>
      </w:ins>
      <w:del w:id="5822" w:author="Claire S" w:date="2026-07-21T10:39:00Z" w16du:dateUtc="2026-07-21T09:39:00Z">
        <w:r w:rsidR="0074174B" w:rsidDel="00BB7E72">
          <w:rPr>
            <w:rFonts w:ascii="Cambria" w:hAnsi="Cambria"/>
            <w:sz w:val="28"/>
            <w:szCs w:val="28"/>
          </w:rPr>
          <w:delText>S</w:delText>
        </w:r>
        <w:r w:rsidR="006B7FD9" w:rsidDel="00BB7E72">
          <w:rPr>
            <w:rFonts w:ascii="Cambria" w:hAnsi="Cambria"/>
            <w:sz w:val="28"/>
            <w:szCs w:val="28"/>
          </w:rPr>
          <w:delText xml:space="preserve">uch a </w:delText>
        </w:r>
      </w:del>
      <w:del w:id="5823" w:author="Claire S" w:date="2026-07-21T10:40:00Z" w16du:dateUtc="2026-07-21T09:40:00Z">
        <w:r w:rsidR="006B7FD9" w:rsidDel="00BB7E72">
          <w:rPr>
            <w:rFonts w:ascii="Cambria" w:hAnsi="Cambria"/>
            <w:sz w:val="28"/>
            <w:szCs w:val="28"/>
          </w:rPr>
          <w:delText>s</w:delText>
        </w:r>
        <w:r w:rsidR="0074174B" w:rsidDel="00BB7E72">
          <w:rPr>
            <w:rFonts w:ascii="Cambria" w:hAnsi="Cambria"/>
            <w:sz w:val="28"/>
            <w:szCs w:val="28"/>
          </w:rPr>
          <w:delText>hame none of them liked each other</w:delText>
        </w:r>
        <w:r w:rsidR="001B7D69" w:rsidDel="00BB7E72">
          <w:rPr>
            <w:rFonts w:ascii="Cambria" w:hAnsi="Cambria"/>
            <w:sz w:val="28"/>
            <w:szCs w:val="28"/>
          </w:rPr>
          <w:delText xml:space="preserve"> </w:delText>
        </w:r>
        <w:commentRangeStart w:id="5824"/>
        <w:r w:rsidR="0074174B" w:rsidDel="00BB7E72">
          <w:rPr>
            <w:rFonts w:ascii="Cambria" w:hAnsi="Cambria"/>
            <w:sz w:val="28"/>
            <w:szCs w:val="28"/>
          </w:rPr>
          <w:delText>much</w:delText>
        </w:r>
        <w:commentRangeEnd w:id="5824"/>
        <w:r w:rsidR="00F10406" w:rsidDel="00BB7E72">
          <w:rPr>
            <w:rStyle w:val="CommentReference"/>
            <w:rFonts w:ascii="Cambria" w:hAnsi="Cambria"/>
            <w:sz w:val="28"/>
            <w:szCs w:val="28"/>
          </w:rPr>
          <w:commentReference w:id="5824"/>
        </w:r>
        <w:r w:rsidR="0074174B" w:rsidDel="00BB7E72">
          <w:rPr>
            <w:rFonts w:ascii="Cambria" w:hAnsi="Cambria"/>
            <w:sz w:val="28"/>
            <w:szCs w:val="28"/>
          </w:rPr>
          <w:delText>.</w:delText>
        </w:r>
      </w:del>
      <w:ins w:id="5825" w:author="Claire S" w:date="2026-07-21T10:40:00Z" w16du:dateUtc="2026-07-21T09:40:00Z">
        <w:r w:rsidR="00BB7E72">
          <w:rPr>
            <w:rFonts w:ascii="Cambria" w:hAnsi="Cambria"/>
            <w:sz w:val="28"/>
            <w:szCs w:val="28"/>
          </w:rPr>
          <w:t>Dex who’d protected Savannah from that knowled</w:t>
        </w:r>
      </w:ins>
      <w:ins w:id="5826" w:author="Claire S" w:date="2026-07-21T10:41:00Z" w16du:dateUtc="2026-07-21T09:41:00Z">
        <w:r w:rsidR="00BB7E72">
          <w:rPr>
            <w:rFonts w:ascii="Cambria" w:hAnsi="Cambria"/>
            <w:sz w:val="28"/>
            <w:szCs w:val="28"/>
          </w:rPr>
          <w:t>ge</w:t>
        </w:r>
      </w:ins>
      <w:ins w:id="5827" w:author="Claire S" w:date="2026-07-21T10:40:00Z" w16du:dateUtc="2026-07-21T09:40:00Z">
        <w:r w:rsidR="00BB7E72">
          <w:rPr>
            <w:rFonts w:ascii="Cambria" w:hAnsi="Cambria"/>
            <w:sz w:val="28"/>
            <w:szCs w:val="28"/>
          </w:rPr>
          <w:t xml:space="preserve">.  </w:t>
        </w:r>
      </w:ins>
    </w:p>
    <w:p w14:paraId="13B7130E" w14:textId="01AEDF8D" w:rsidR="00BB7E72" w:rsidRDefault="00BB7E72" w:rsidP="00DE22D2">
      <w:pPr>
        <w:spacing w:line="360" w:lineRule="auto"/>
        <w:ind w:firstLine="720"/>
        <w:contextualSpacing/>
        <w:rPr>
          <w:ins w:id="5828" w:author="Claire S" w:date="2026-07-21T10:41:00Z" w16du:dateUtc="2026-07-21T09:41:00Z"/>
          <w:rFonts w:ascii="Cambria" w:hAnsi="Cambria"/>
          <w:sz w:val="28"/>
          <w:szCs w:val="28"/>
        </w:rPr>
      </w:pPr>
      <w:ins w:id="5829" w:author="Claire S" w:date="2026-07-21T10:40:00Z" w16du:dateUtc="2026-07-21T09:40:00Z">
        <w:r>
          <w:rPr>
            <w:rFonts w:ascii="Cambria" w:hAnsi="Cambria"/>
            <w:sz w:val="28"/>
            <w:szCs w:val="28"/>
          </w:rPr>
          <w:t xml:space="preserve">But now Dex was gone.  </w:t>
        </w:r>
      </w:ins>
      <w:ins w:id="5830" w:author="Claire S" w:date="2026-07-24T12:37:00Z" w16du:dateUtc="2026-07-24T11:37:00Z">
        <w:r w:rsidR="00F53552">
          <w:rPr>
            <w:rFonts w:ascii="Cambria" w:hAnsi="Cambria"/>
            <w:sz w:val="28"/>
            <w:szCs w:val="28"/>
          </w:rPr>
          <w:t>Just as she’d feared, i</w:t>
        </w:r>
      </w:ins>
      <w:ins w:id="5831" w:author="Claire S" w:date="2026-07-21T10:41:00Z" w16du:dateUtc="2026-07-21T09:41:00Z">
        <w:r>
          <w:rPr>
            <w:rFonts w:ascii="Cambria" w:hAnsi="Cambria"/>
            <w:sz w:val="28"/>
            <w:szCs w:val="28"/>
          </w:rPr>
          <w:t xml:space="preserve">n the end, </w:t>
        </w:r>
      </w:ins>
      <w:ins w:id="5832" w:author="Claire S" w:date="2026-07-21T10:40:00Z" w16du:dateUtc="2026-07-21T09:40:00Z">
        <w:r>
          <w:rPr>
            <w:rFonts w:ascii="Cambria" w:hAnsi="Cambria"/>
            <w:sz w:val="28"/>
            <w:szCs w:val="28"/>
          </w:rPr>
          <w:t>Dex had left her too.</w:t>
        </w:r>
      </w:ins>
    </w:p>
    <w:p w14:paraId="4DFAF42F" w14:textId="4F168536" w:rsidR="00BB7E72" w:rsidRDefault="00BB7E72" w:rsidP="00DE22D2">
      <w:pPr>
        <w:spacing w:line="360" w:lineRule="auto"/>
        <w:ind w:firstLine="720"/>
        <w:contextualSpacing/>
        <w:rPr>
          <w:rFonts w:ascii="Cambria" w:hAnsi="Cambria"/>
          <w:sz w:val="28"/>
          <w:szCs w:val="28"/>
        </w:rPr>
      </w:pPr>
      <w:ins w:id="5833" w:author="Claire S" w:date="2026-07-21T10:41:00Z" w16du:dateUtc="2026-07-21T09:41:00Z">
        <w:r>
          <w:rPr>
            <w:rFonts w:ascii="Cambria" w:hAnsi="Cambria"/>
            <w:sz w:val="28"/>
            <w:szCs w:val="28"/>
          </w:rPr>
          <w:t xml:space="preserve">The </w:t>
        </w:r>
      </w:ins>
      <w:ins w:id="5834" w:author="Claire S" w:date="2026-07-21T15:02:00Z" w16du:dateUtc="2026-07-21T14:02:00Z">
        <w:r w:rsidR="000A39A9">
          <w:rPr>
            <w:rFonts w:ascii="Cambria" w:hAnsi="Cambria"/>
            <w:sz w:val="28"/>
            <w:szCs w:val="28"/>
          </w:rPr>
          <w:t xml:space="preserve">horrible and burning </w:t>
        </w:r>
      </w:ins>
      <w:ins w:id="5835" w:author="Claire S" w:date="2026-07-21T10:41:00Z" w16du:dateUtc="2026-07-21T09:41:00Z">
        <w:r>
          <w:rPr>
            <w:rFonts w:ascii="Cambria" w:hAnsi="Cambria"/>
            <w:sz w:val="28"/>
            <w:szCs w:val="28"/>
          </w:rPr>
          <w:t>question was –</w:t>
        </w:r>
      </w:ins>
      <w:ins w:id="5836" w:author="Claire S" w:date="2026-07-21T10:45:00Z" w16du:dateUtc="2026-07-21T09:45:00Z">
        <w:r w:rsidR="00FC70EB">
          <w:rPr>
            <w:rFonts w:ascii="Cambria" w:hAnsi="Cambria"/>
            <w:sz w:val="28"/>
            <w:szCs w:val="28"/>
          </w:rPr>
          <w:t xml:space="preserve"> </w:t>
        </w:r>
      </w:ins>
      <w:ins w:id="5837" w:author="Claire S" w:date="2026-07-21T10:41:00Z" w16du:dateUtc="2026-07-21T09:41:00Z">
        <w:r>
          <w:rPr>
            <w:rFonts w:ascii="Cambria" w:hAnsi="Cambria"/>
            <w:sz w:val="28"/>
            <w:szCs w:val="28"/>
          </w:rPr>
          <w:t>why?</w:t>
        </w:r>
      </w:ins>
    </w:p>
    <w:p w14:paraId="2C0A2784" w14:textId="77777777" w:rsidR="00242C2C" w:rsidRDefault="00242C2C" w:rsidP="00B641CD">
      <w:pPr>
        <w:spacing w:line="360" w:lineRule="auto"/>
        <w:contextualSpacing/>
        <w:rPr>
          <w:rFonts w:ascii="Cambria" w:hAnsi="Cambria"/>
          <w:b/>
          <w:bCs/>
          <w:sz w:val="28"/>
          <w:szCs w:val="28"/>
        </w:rPr>
      </w:pPr>
    </w:p>
    <w:p w14:paraId="1EF5C274" w14:textId="77777777" w:rsidR="007501A7" w:rsidRDefault="007501A7" w:rsidP="00B641CD">
      <w:pPr>
        <w:spacing w:line="360" w:lineRule="auto"/>
        <w:contextualSpacing/>
        <w:rPr>
          <w:rFonts w:ascii="Cambria" w:hAnsi="Cambria"/>
          <w:b/>
          <w:bCs/>
          <w:sz w:val="28"/>
          <w:szCs w:val="28"/>
        </w:rPr>
      </w:pPr>
    </w:p>
    <w:p w14:paraId="6E645842" w14:textId="77777777" w:rsidR="007501A7" w:rsidRDefault="007501A7" w:rsidP="00B641CD">
      <w:pPr>
        <w:spacing w:line="360" w:lineRule="auto"/>
        <w:contextualSpacing/>
        <w:rPr>
          <w:rFonts w:ascii="Cambria" w:hAnsi="Cambria"/>
          <w:b/>
          <w:bCs/>
          <w:sz w:val="28"/>
          <w:szCs w:val="28"/>
        </w:rPr>
      </w:pPr>
    </w:p>
    <w:p w14:paraId="41D28453" w14:textId="77777777" w:rsidR="007501A7" w:rsidRDefault="007501A7" w:rsidP="00B641CD">
      <w:pPr>
        <w:spacing w:line="360" w:lineRule="auto"/>
        <w:contextualSpacing/>
        <w:rPr>
          <w:rFonts w:ascii="Cambria" w:hAnsi="Cambria"/>
          <w:b/>
          <w:bCs/>
          <w:sz w:val="28"/>
          <w:szCs w:val="28"/>
        </w:rPr>
      </w:pPr>
    </w:p>
    <w:p w14:paraId="47A8C575" w14:textId="77777777" w:rsidR="007501A7" w:rsidRDefault="007501A7" w:rsidP="00B641CD">
      <w:pPr>
        <w:spacing w:line="360" w:lineRule="auto"/>
        <w:contextualSpacing/>
        <w:rPr>
          <w:rFonts w:ascii="Cambria" w:hAnsi="Cambria"/>
          <w:b/>
          <w:bCs/>
          <w:sz w:val="28"/>
          <w:szCs w:val="28"/>
        </w:rPr>
      </w:pPr>
    </w:p>
    <w:p w14:paraId="4FB1A7FE" w14:textId="77777777" w:rsidR="007501A7" w:rsidRDefault="007501A7" w:rsidP="00B641CD">
      <w:pPr>
        <w:spacing w:line="360" w:lineRule="auto"/>
        <w:contextualSpacing/>
        <w:rPr>
          <w:rFonts w:ascii="Cambria" w:hAnsi="Cambria"/>
          <w:b/>
          <w:bCs/>
          <w:sz w:val="28"/>
          <w:szCs w:val="28"/>
        </w:rPr>
      </w:pPr>
    </w:p>
    <w:p w14:paraId="61AB4D55" w14:textId="77777777" w:rsidR="007501A7" w:rsidRDefault="007501A7" w:rsidP="00B641CD">
      <w:pPr>
        <w:spacing w:line="360" w:lineRule="auto"/>
        <w:contextualSpacing/>
        <w:rPr>
          <w:rFonts w:ascii="Cambria" w:hAnsi="Cambria"/>
          <w:b/>
          <w:bCs/>
          <w:sz w:val="28"/>
          <w:szCs w:val="28"/>
        </w:rPr>
      </w:pPr>
    </w:p>
    <w:p w14:paraId="5B130BE0" w14:textId="77777777" w:rsidR="007501A7" w:rsidRDefault="007501A7" w:rsidP="00B641CD">
      <w:pPr>
        <w:spacing w:line="360" w:lineRule="auto"/>
        <w:contextualSpacing/>
        <w:rPr>
          <w:rFonts w:ascii="Cambria" w:hAnsi="Cambria"/>
          <w:b/>
          <w:bCs/>
          <w:sz w:val="28"/>
          <w:szCs w:val="28"/>
        </w:rPr>
      </w:pPr>
    </w:p>
    <w:p w14:paraId="26BDFC72" w14:textId="77777777" w:rsidR="007501A7" w:rsidRDefault="007501A7" w:rsidP="00B641CD">
      <w:pPr>
        <w:spacing w:line="360" w:lineRule="auto"/>
        <w:contextualSpacing/>
        <w:rPr>
          <w:rFonts w:ascii="Cambria" w:hAnsi="Cambria"/>
          <w:b/>
          <w:bCs/>
          <w:sz w:val="28"/>
          <w:szCs w:val="28"/>
        </w:rPr>
      </w:pPr>
    </w:p>
    <w:p w14:paraId="1509A7EE" w14:textId="77777777" w:rsidR="007501A7" w:rsidRDefault="007501A7" w:rsidP="00B641CD">
      <w:pPr>
        <w:spacing w:line="360" w:lineRule="auto"/>
        <w:contextualSpacing/>
        <w:rPr>
          <w:rFonts w:ascii="Cambria" w:hAnsi="Cambria"/>
          <w:b/>
          <w:bCs/>
          <w:sz w:val="28"/>
          <w:szCs w:val="28"/>
        </w:rPr>
      </w:pPr>
    </w:p>
    <w:p w14:paraId="6AC28A94" w14:textId="77777777" w:rsidR="007501A7" w:rsidRDefault="007501A7" w:rsidP="00B641CD">
      <w:pPr>
        <w:spacing w:line="360" w:lineRule="auto"/>
        <w:contextualSpacing/>
        <w:rPr>
          <w:rFonts w:ascii="Cambria" w:hAnsi="Cambria"/>
          <w:b/>
          <w:bCs/>
          <w:sz w:val="28"/>
          <w:szCs w:val="28"/>
        </w:rPr>
      </w:pPr>
    </w:p>
    <w:p w14:paraId="13A1A44F" w14:textId="77777777" w:rsidR="007501A7" w:rsidRDefault="007501A7" w:rsidP="00B641CD">
      <w:pPr>
        <w:spacing w:line="360" w:lineRule="auto"/>
        <w:contextualSpacing/>
        <w:rPr>
          <w:rFonts w:ascii="Cambria" w:hAnsi="Cambria"/>
          <w:b/>
          <w:bCs/>
          <w:sz w:val="28"/>
          <w:szCs w:val="28"/>
        </w:rPr>
      </w:pPr>
    </w:p>
    <w:p w14:paraId="361DD780" w14:textId="77777777" w:rsidR="007501A7" w:rsidRDefault="007501A7" w:rsidP="00B641CD">
      <w:pPr>
        <w:spacing w:line="360" w:lineRule="auto"/>
        <w:contextualSpacing/>
        <w:rPr>
          <w:rFonts w:ascii="Cambria" w:hAnsi="Cambria"/>
          <w:b/>
          <w:bCs/>
          <w:sz w:val="28"/>
          <w:szCs w:val="28"/>
        </w:rPr>
      </w:pPr>
    </w:p>
    <w:p w14:paraId="02719E97" w14:textId="77777777" w:rsidR="007501A7" w:rsidRDefault="007501A7" w:rsidP="00B641CD">
      <w:pPr>
        <w:spacing w:line="360" w:lineRule="auto"/>
        <w:contextualSpacing/>
        <w:rPr>
          <w:rFonts w:ascii="Cambria" w:hAnsi="Cambria"/>
          <w:b/>
          <w:bCs/>
          <w:sz w:val="28"/>
          <w:szCs w:val="28"/>
        </w:rPr>
      </w:pPr>
    </w:p>
    <w:p w14:paraId="5B7E1BBC" w14:textId="77777777" w:rsidR="00A66AA3" w:rsidRDefault="00A66AA3" w:rsidP="00B641CD">
      <w:pPr>
        <w:spacing w:line="360" w:lineRule="auto"/>
        <w:contextualSpacing/>
        <w:rPr>
          <w:rFonts w:ascii="Cambria" w:hAnsi="Cambria"/>
          <w:b/>
          <w:bCs/>
          <w:sz w:val="28"/>
          <w:szCs w:val="28"/>
        </w:rPr>
      </w:pPr>
    </w:p>
    <w:p w14:paraId="2819AB7F" w14:textId="77777777" w:rsidR="00A66AA3" w:rsidRDefault="00A66AA3" w:rsidP="00B641CD">
      <w:pPr>
        <w:spacing w:line="360" w:lineRule="auto"/>
        <w:contextualSpacing/>
        <w:rPr>
          <w:rFonts w:ascii="Cambria" w:hAnsi="Cambria"/>
          <w:b/>
          <w:bCs/>
          <w:sz w:val="28"/>
          <w:szCs w:val="28"/>
        </w:rPr>
      </w:pPr>
    </w:p>
    <w:p w14:paraId="32C788B2" w14:textId="77777777" w:rsidR="00A66AA3" w:rsidRDefault="00A66AA3" w:rsidP="00B641CD">
      <w:pPr>
        <w:spacing w:line="360" w:lineRule="auto"/>
        <w:contextualSpacing/>
        <w:rPr>
          <w:ins w:id="5838" w:author="Claire S" w:date="2026-05-27T12:57:00Z" w16du:dateUtc="2026-05-27T11:57:00Z"/>
          <w:rFonts w:ascii="Cambria" w:hAnsi="Cambria"/>
          <w:b/>
          <w:bCs/>
          <w:sz w:val="28"/>
          <w:szCs w:val="28"/>
        </w:rPr>
      </w:pPr>
    </w:p>
    <w:p w14:paraId="39C295CA" w14:textId="77777777" w:rsidR="0006721F" w:rsidRDefault="0006721F" w:rsidP="00B641CD">
      <w:pPr>
        <w:spacing w:line="360" w:lineRule="auto"/>
        <w:contextualSpacing/>
        <w:rPr>
          <w:rFonts w:ascii="Cambria" w:hAnsi="Cambria"/>
          <w:b/>
          <w:bCs/>
          <w:sz w:val="28"/>
          <w:szCs w:val="28"/>
        </w:rPr>
      </w:pPr>
    </w:p>
    <w:p w14:paraId="7AF06DDD" w14:textId="77777777" w:rsidR="00A66AA3" w:rsidRDefault="00A66AA3" w:rsidP="00B641CD">
      <w:pPr>
        <w:spacing w:line="360" w:lineRule="auto"/>
        <w:contextualSpacing/>
        <w:rPr>
          <w:del w:id="5839" w:author="Claire S" w:date="2026-04-30T11:23:00Z" w16du:dateUtc="2026-04-30T10:23:00Z"/>
          <w:rFonts w:ascii="Cambria" w:hAnsi="Cambria"/>
          <w:b/>
          <w:bCs/>
          <w:sz w:val="28"/>
          <w:szCs w:val="28"/>
        </w:rPr>
      </w:pPr>
    </w:p>
    <w:p w14:paraId="2A06B107" w14:textId="77777777" w:rsidR="00A66AA3" w:rsidRDefault="00A66AA3" w:rsidP="00B641CD">
      <w:pPr>
        <w:spacing w:line="360" w:lineRule="auto"/>
        <w:contextualSpacing/>
        <w:rPr>
          <w:del w:id="5840" w:author="Claire S" w:date="2026-04-30T11:23:00Z" w16du:dateUtc="2026-04-30T10:23:00Z"/>
          <w:rFonts w:ascii="Cambria" w:hAnsi="Cambria"/>
          <w:b/>
          <w:bCs/>
          <w:sz w:val="28"/>
          <w:szCs w:val="28"/>
        </w:rPr>
      </w:pPr>
    </w:p>
    <w:p w14:paraId="7926C2BA" w14:textId="77777777" w:rsidR="00A66AA3" w:rsidRDefault="00A66AA3" w:rsidP="00B641CD">
      <w:pPr>
        <w:spacing w:line="360" w:lineRule="auto"/>
        <w:contextualSpacing/>
        <w:rPr>
          <w:del w:id="5841" w:author="Claire S" w:date="2026-04-30T11:23:00Z" w16du:dateUtc="2026-04-30T10:23:00Z"/>
          <w:rFonts w:ascii="Cambria" w:hAnsi="Cambria"/>
          <w:b/>
          <w:bCs/>
          <w:sz w:val="28"/>
          <w:szCs w:val="28"/>
        </w:rPr>
      </w:pPr>
    </w:p>
    <w:p w14:paraId="022530F1" w14:textId="77777777" w:rsidR="00A66AA3" w:rsidRDefault="00A66AA3" w:rsidP="00B641CD">
      <w:pPr>
        <w:spacing w:line="360" w:lineRule="auto"/>
        <w:contextualSpacing/>
        <w:rPr>
          <w:rFonts w:ascii="Cambria" w:hAnsi="Cambria"/>
          <w:b/>
          <w:bCs/>
          <w:sz w:val="28"/>
          <w:szCs w:val="28"/>
        </w:rPr>
      </w:pPr>
    </w:p>
    <w:p w14:paraId="375586AC" w14:textId="28E8FBC9" w:rsidR="00484374" w:rsidRDefault="00484374" w:rsidP="00B641CD">
      <w:pPr>
        <w:spacing w:line="360" w:lineRule="auto"/>
        <w:contextualSpacing/>
        <w:rPr>
          <w:ins w:id="5842" w:author="Claire S" w:date="2026-07-24T12:37:00Z" w16du:dateUtc="2026-07-24T11:37:00Z"/>
          <w:rFonts w:ascii="Cambria" w:hAnsi="Cambria"/>
          <w:b/>
          <w:bCs/>
          <w:sz w:val="28"/>
          <w:szCs w:val="28"/>
        </w:rPr>
      </w:pPr>
      <w:r w:rsidRPr="00484374">
        <w:rPr>
          <w:rFonts w:ascii="Cambria" w:hAnsi="Cambria"/>
          <w:b/>
          <w:bCs/>
          <w:sz w:val="28"/>
          <w:szCs w:val="28"/>
        </w:rPr>
        <w:t xml:space="preserve">CHAPTER </w:t>
      </w:r>
      <w:del w:id="5843" w:author="Claire S" w:date="2026-07-21T10:45:00Z" w16du:dateUtc="2026-07-21T09:45:00Z">
        <w:r w:rsidR="000A1052" w:rsidDel="009119D3">
          <w:rPr>
            <w:rFonts w:ascii="Cambria" w:hAnsi="Cambria"/>
            <w:b/>
            <w:bCs/>
            <w:sz w:val="28"/>
            <w:szCs w:val="28"/>
          </w:rPr>
          <w:delText>11</w:delText>
        </w:r>
      </w:del>
      <w:ins w:id="5844" w:author="Claire S" w:date="2026-07-21T10:45:00Z" w16du:dateUtc="2026-07-21T09:45:00Z">
        <w:r w:rsidR="009119D3">
          <w:rPr>
            <w:rFonts w:ascii="Cambria" w:hAnsi="Cambria"/>
            <w:b/>
            <w:bCs/>
            <w:sz w:val="28"/>
            <w:szCs w:val="28"/>
          </w:rPr>
          <w:t>10</w:t>
        </w:r>
      </w:ins>
    </w:p>
    <w:p w14:paraId="2FB54F41" w14:textId="0788250D" w:rsidR="00F53552" w:rsidRDefault="00F53552" w:rsidP="00B641CD">
      <w:pPr>
        <w:spacing w:line="360" w:lineRule="auto"/>
        <w:contextualSpacing/>
        <w:rPr>
          <w:rFonts w:ascii="Cambria" w:hAnsi="Cambria"/>
          <w:b/>
          <w:bCs/>
          <w:sz w:val="28"/>
          <w:szCs w:val="28"/>
        </w:rPr>
      </w:pPr>
      <w:ins w:id="5845" w:author="Claire S" w:date="2026-07-24T12:37:00Z" w16du:dateUtc="2026-07-24T11:37:00Z">
        <w:r>
          <w:rPr>
            <w:rFonts w:ascii="Cambria" w:hAnsi="Cambria"/>
            <w:b/>
            <w:bCs/>
            <w:sz w:val="28"/>
            <w:szCs w:val="28"/>
          </w:rPr>
          <w:t>SUNDAY MORNING</w:t>
        </w:r>
      </w:ins>
    </w:p>
    <w:p w14:paraId="7DFD4AD2" w14:textId="38F663A1" w:rsidR="00A554B1" w:rsidRDefault="0068722D" w:rsidP="00B641CD">
      <w:pPr>
        <w:spacing w:line="360" w:lineRule="auto"/>
        <w:contextualSpacing/>
        <w:rPr>
          <w:del w:id="5846" w:author="Daisy Watt" w:date="2026-06-20T05:21:00Z" w16du:dateUtc="2026-06-20T03:21:00Z"/>
          <w:rFonts w:ascii="Cambria" w:hAnsi="Cambria"/>
          <w:b/>
          <w:bCs/>
          <w:sz w:val="28"/>
          <w:szCs w:val="28"/>
        </w:rPr>
      </w:pPr>
      <w:del w:id="5847" w:author="Daisy Watt" w:date="2026-06-20T05:21:00Z" w16du:dateUtc="2026-06-20T03:21:00Z">
        <w:r>
          <w:rPr>
            <w:rFonts w:ascii="Cambria" w:hAnsi="Cambria"/>
            <w:b/>
            <w:bCs/>
            <w:sz w:val="28"/>
            <w:szCs w:val="28"/>
          </w:rPr>
          <w:delText>SUNDAY</w:delText>
        </w:r>
        <w:r w:rsidR="007501A7">
          <w:rPr>
            <w:rFonts w:ascii="Cambria" w:hAnsi="Cambria"/>
            <w:b/>
            <w:bCs/>
            <w:sz w:val="28"/>
            <w:szCs w:val="28"/>
          </w:rPr>
          <w:delText xml:space="preserve"> </w:delText>
        </w:r>
        <w:r w:rsidR="00C81319" w:rsidDel="008F05F9">
          <w:rPr>
            <w:rFonts w:ascii="Cambria" w:hAnsi="Cambria"/>
            <w:b/>
            <w:bCs/>
            <w:sz w:val="28"/>
            <w:szCs w:val="28"/>
          </w:rPr>
          <w:delText>9.30</w:delText>
        </w:r>
        <w:r>
          <w:rPr>
            <w:rFonts w:ascii="Cambria" w:hAnsi="Cambria"/>
            <w:b/>
            <w:bCs/>
            <w:sz w:val="28"/>
            <w:szCs w:val="28"/>
          </w:rPr>
          <w:delText>AM</w:delText>
        </w:r>
      </w:del>
    </w:p>
    <w:p w14:paraId="0B6C9901" w14:textId="542BFCFC" w:rsidR="00220149" w:rsidDel="00E33AD9" w:rsidRDefault="00242C2C" w:rsidP="00B641CD">
      <w:pPr>
        <w:spacing w:line="360" w:lineRule="auto"/>
        <w:contextualSpacing/>
        <w:rPr>
          <w:del w:id="5848" w:author="Claire S" w:date="2026-07-21T12:57:00Z" w16du:dateUtc="2026-07-21T11:57:00Z"/>
          <w:rFonts w:ascii="Cambria" w:hAnsi="Cambria"/>
          <w:sz w:val="28"/>
          <w:szCs w:val="28"/>
        </w:rPr>
      </w:pPr>
      <w:r w:rsidRPr="00A91B5E">
        <w:rPr>
          <w:rFonts w:ascii="Cambria" w:hAnsi="Cambria"/>
          <w:sz w:val="28"/>
          <w:szCs w:val="28"/>
        </w:rPr>
        <w:t>Clara woke</w:t>
      </w:r>
      <w:r>
        <w:rPr>
          <w:rFonts w:ascii="Cambria" w:hAnsi="Cambria"/>
          <w:sz w:val="28"/>
          <w:szCs w:val="28"/>
        </w:rPr>
        <w:t xml:space="preserve"> late</w:t>
      </w:r>
      <w:r w:rsidRPr="00A91B5E">
        <w:rPr>
          <w:rFonts w:ascii="Cambria" w:hAnsi="Cambria"/>
          <w:sz w:val="28"/>
          <w:szCs w:val="28"/>
        </w:rPr>
        <w:t xml:space="preserve"> </w:t>
      </w:r>
      <w:r>
        <w:rPr>
          <w:rFonts w:ascii="Cambria" w:hAnsi="Cambria"/>
          <w:sz w:val="28"/>
          <w:szCs w:val="28"/>
        </w:rPr>
        <w:t>on Sunday morning</w:t>
      </w:r>
      <w:r w:rsidR="00DC5107">
        <w:rPr>
          <w:rFonts w:ascii="Cambria" w:hAnsi="Cambria"/>
          <w:sz w:val="28"/>
          <w:szCs w:val="28"/>
        </w:rPr>
        <w:t xml:space="preserve">, </w:t>
      </w:r>
      <w:del w:id="5849" w:author="Daisy Watt" w:date="2026-06-20T08:59:00Z" w16du:dateUtc="2026-06-20T06:59:00Z">
        <w:r w:rsidR="00DC5107">
          <w:rPr>
            <w:rFonts w:ascii="Cambria" w:hAnsi="Cambria"/>
            <w:sz w:val="28"/>
            <w:szCs w:val="28"/>
          </w:rPr>
          <w:delText xml:space="preserve">grateful to </w:delText>
        </w:r>
      </w:del>
      <w:r w:rsidR="00DC5107">
        <w:rPr>
          <w:rFonts w:ascii="Cambria" w:hAnsi="Cambria"/>
          <w:sz w:val="28"/>
          <w:szCs w:val="28"/>
        </w:rPr>
        <w:t>feel</w:t>
      </w:r>
      <w:ins w:id="5850" w:author="Daisy Watt" w:date="2026-06-20T08:59:00Z" w16du:dateUtc="2026-06-20T06:59:00Z">
        <w:r w:rsidR="00FB36BF">
          <w:rPr>
            <w:rFonts w:ascii="Cambria" w:hAnsi="Cambria"/>
            <w:sz w:val="28"/>
            <w:szCs w:val="28"/>
          </w:rPr>
          <w:t>ing</w:t>
        </w:r>
      </w:ins>
      <w:r w:rsidR="00DC5107">
        <w:rPr>
          <w:rFonts w:ascii="Cambria" w:hAnsi="Cambria"/>
          <w:sz w:val="28"/>
          <w:szCs w:val="28"/>
        </w:rPr>
        <w:t xml:space="preserve"> more human than she had for days</w:t>
      </w:r>
      <w:ins w:id="5851" w:author="Claire S" w:date="2026-07-22T09:15:00Z" w16du:dateUtc="2026-07-22T08:15:00Z">
        <w:r w:rsidR="0032200C">
          <w:rPr>
            <w:rFonts w:ascii="Cambria" w:hAnsi="Cambria"/>
            <w:sz w:val="28"/>
            <w:szCs w:val="28"/>
          </w:rPr>
          <w:t xml:space="preserve">, though a bit worried when she remembered she’d </w:t>
        </w:r>
      </w:ins>
      <w:del w:id="5852" w:author="Claire S" w:date="2026-07-22T09:15:00Z" w16du:dateUtc="2026-07-22T08:15:00Z">
        <w:r w:rsidR="00DC5107" w:rsidDel="0032200C">
          <w:rPr>
            <w:rFonts w:ascii="Cambria" w:hAnsi="Cambria"/>
            <w:sz w:val="28"/>
            <w:szCs w:val="28"/>
          </w:rPr>
          <w:delText xml:space="preserve">.  </w:delText>
        </w:r>
      </w:del>
      <w:del w:id="5853" w:author="Claire S" w:date="2026-07-21T12:57:00Z" w16du:dateUtc="2026-07-21T11:57:00Z">
        <w:r w:rsidR="00B26E58" w:rsidDel="00E33AD9">
          <w:rPr>
            <w:rFonts w:ascii="Cambria" w:hAnsi="Cambria"/>
            <w:sz w:val="28"/>
            <w:szCs w:val="28"/>
          </w:rPr>
          <w:delText xml:space="preserve">She </w:delText>
        </w:r>
        <w:r w:rsidR="00B1285E" w:rsidDel="00E33AD9">
          <w:rPr>
            <w:rFonts w:ascii="Cambria" w:hAnsi="Cambria"/>
            <w:sz w:val="28"/>
            <w:szCs w:val="28"/>
          </w:rPr>
          <w:delText>turn</w:delText>
        </w:r>
        <w:r w:rsidR="00145A76" w:rsidDel="00E33AD9">
          <w:rPr>
            <w:rFonts w:ascii="Cambria" w:hAnsi="Cambria"/>
            <w:sz w:val="28"/>
            <w:szCs w:val="28"/>
          </w:rPr>
          <w:delText xml:space="preserve">ed </w:delText>
        </w:r>
        <w:r w:rsidR="00B26E58" w:rsidDel="00E33AD9">
          <w:rPr>
            <w:rFonts w:ascii="Cambria" w:hAnsi="Cambria"/>
            <w:sz w:val="28"/>
            <w:szCs w:val="28"/>
          </w:rPr>
          <w:delText>her phone</w:delText>
        </w:r>
        <w:r w:rsidR="00A163A3" w:rsidDel="00E33AD9">
          <w:rPr>
            <w:rFonts w:ascii="Cambria" w:hAnsi="Cambria"/>
            <w:sz w:val="28"/>
            <w:szCs w:val="28"/>
          </w:rPr>
          <w:delText xml:space="preserve"> </w:delText>
        </w:r>
        <w:r w:rsidR="00B1285E" w:rsidDel="00E33AD9">
          <w:rPr>
            <w:rFonts w:ascii="Cambria" w:hAnsi="Cambria"/>
            <w:sz w:val="28"/>
            <w:szCs w:val="28"/>
          </w:rPr>
          <w:delText xml:space="preserve">on </w:delText>
        </w:r>
        <w:r w:rsidR="00A163A3" w:rsidDel="00E33AD9">
          <w:rPr>
            <w:rFonts w:ascii="Cambria" w:hAnsi="Cambria"/>
            <w:sz w:val="28"/>
            <w:szCs w:val="28"/>
          </w:rPr>
          <w:delText xml:space="preserve">immediately, </w:delText>
        </w:r>
        <w:r w:rsidR="00447011" w:rsidDel="00E33AD9">
          <w:rPr>
            <w:rFonts w:ascii="Cambria" w:hAnsi="Cambria"/>
            <w:sz w:val="28"/>
            <w:szCs w:val="28"/>
          </w:rPr>
          <w:delText>exactly</w:delText>
        </w:r>
        <w:r w:rsidDel="00E33AD9">
          <w:rPr>
            <w:rFonts w:ascii="Cambria" w:hAnsi="Cambria"/>
            <w:sz w:val="28"/>
            <w:szCs w:val="28"/>
          </w:rPr>
          <w:delText xml:space="preserve"> as she did every </w:delText>
        </w:r>
        <w:r w:rsidR="009F6458" w:rsidDel="00E33AD9">
          <w:rPr>
            <w:rFonts w:ascii="Cambria" w:hAnsi="Cambria"/>
            <w:sz w:val="28"/>
            <w:szCs w:val="28"/>
          </w:rPr>
          <w:delText>day</w:delText>
        </w:r>
        <w:r w:rsidR="001C32AD" w:rsidDel="00E33AD9">
          <w:rPr>
            <w:rFonts w:ascii="Cambria" w:hAnsi="Cambria"/>
            <w:sz w:val="28"/>
            <w:szCs w:val="28"/>
          </w:rPr>
          <w:delText xml:space="preserve">.  </w:delText>
        </w:r>
      </w:del>
    </w:p>
    <w:p w14:paraId="337791DA" w14:textId="742F39C4" w:rsidR="00145A76" w:rsidRDefault="0098625A">
      <w:pPr>
        <w:spacing w:line="360" w:lineRule="auto"/>
        <w:contextualSpacing/>
        <w:rPr>
          <w:rFonts w:ascii="Cambria" w:hAnsi="Cambria"/>
          <w:sz w:val="28"/>
          <w:szCs w:val="28"/>
        </w:rPr>
        <w:pPrChange w:id="5854" w:author="Claire S" w:date="2026-07-21T12:57:00Z" w16du:dateUtc="2026-07-21T11:57:00Z">
          <w:pPr>
            <w:spacing w:line="360" w:lineRule="auto"/>
            <w:ind w:firstLine="720"/>
            <w:contextualSpacing/>
          </w:pPr>
        </w:pPrChange>
      </w:pPr>
      <w:commentRangeStart w:id="5855"/>
      <w:del w:id="5856" w:author="Claire S" w:date="2026-07-21T12:55:00Z" w16du:dateUtc="2026-07-21T11:55:00Z">
        <w:r w:rsidDel="00411539">
          <w:rPr>
            <w:rFonts w:ascii="Cambria" w:hAnsi="Cambria"/>
            <w:sz w:val="28"/>
            <w:szCs w:val="28"/>
          </w:rPr>
          <w:delText>L</w:delText>
        </w:r>
        <w:r w:rsidR="00AE4D93" w:rsidDel="00411539">
          <w:rPr>
            <w:rFonts w:ascii="Cambria" w:hAnsi="Cambria"/>
            <w:sz w:val="28"/>
            <w:szCs w:val="28"/>
          </w:rPr>
          <w:delText>ast</w:delText>
        </w:r>
        <w:r w:rsidR="00322059" w:rsidDel="00411539">
          <w:rPr>
            <w:rFonts w:ascii="Cambria" w:hAnsi="Cambria"/>
            <w:sz w:val="28"/>
            <w:szCs w:val="28"/>
          </w:rPr>
          <w:delText xml:space="preserve"> </w:delText>
        </w:r>
        <w:r w:rsidR="00AE7115" w:rsidDel="00411539">
          <w:rPr>
            <w:rFonts w:ascii="Cambria" w:hAnsi="Cambria"/>
            <w:sz w:val="28"/>
            <w:szCs w:val="28"/>
          </w:rPr>
          <w:delText>N</w:delText>
        </w:r>
        <w:r w:rsidR="00145A76" w:rsidDel="00411539">
          <w:rPr>
            <w:rFonts w:ascii="Cambria" w:hAnsi="Cambria"/>
            <w:sz w:val="28"/>
            <w:szCs w:val="28"/>
          </w:rPr>
          <w:delText xml:space="preserve">ew </w:delText>
        </w:r>
        <w:r w:rsidR="00AE7115" w:rsidDel="00411539">
          <w:rPr>
            <w:rFonts w:ascii="Cambria" w:hAnsi="Cambria"/>
            <w:sz w:val="28"/>
            <w:szCs w:val="28"/>
          </w:rPr>
          <w:delText>Y</w:delText>
        </w:r>
        <w:r w:rsidR="00145A76" w:rsidDel="00411539">
          <w:rPr>
            <w:rFonts w:ascii="Cambria" w:hAnsi="Cambria"/>
            <w:sz w:val="28"/>
            <w:szCs w:val="28"/>
          </w:rPr>
          <w:delText>ea</w:delText>
        </w:r>
        <w:r w:rsidDel="00411539">
          <w:rPr>
            <w:rFonts w:ascii="Cambria" w:hAnsi="Cambria"/>
            <w:sz w:val="28"/>
            <w:szCs w:val="28"/>
          </w:rPr>
          <w:delText>r</w:delText>
        </w:r>
        <w:r w:rsidR="00A674C3" w:rsidDel="00411539">
          <w:rPr>
            <w:rFonts w:ascii="Cambria" w:hAnsi="Cambria"/>
            <w:sz w:val="28"/>
            <w:szCs w:val="28"/>
          </w:rPr>
          <w:delText>’s</w:delText>
        </w:r>
        <w:r w:rsidR="00145A76" w:rsidDel="00411539">
          <w:rPr>
            <w:rFonts w:ascii="Cambria" w:hAnsi="Cambria"/>
            <w:sz w:val="28"/>
            <w:szCs w:val="28"/>
          </w:rPr>
          <w:delText xml:space="preserve"> </w:delText>
        </w:r>
        <w:r w:rsidR="00A674C3" w:rsidDel="00411539">
          <w:rPr>
            <w:rFonts w:ascii="Cambria" w:hAnsi="Cambria"/>
            <w:sz w:val="28"/>
            <w:szCs w:val="28"/>
          </w:rPr>
          <w:delText>r</w:delText>
        </w:r>
        <w:r w:rsidR="00145A76" w:rsidDel="00411539">
          <w:rPr>
            <w:rFonts w:ascii="Cambria" w:hAnsi="Cambria"/>
            <w:sz w:val="28"/>
            <w:szCs w:val="28"/>
          </w:rPr>
          <w:delText>esolution</w:delText>
        </w:r>
        <w:r w:rsidR="00CC0FA0" w:rsidDel="00411539">
          <w:rPr>
            <w:rFonts w:ascii="Cambria" w:hAnsi="Cambria"/>
            <w:sz w:val="28"/>
            <w:szCs w:val="28"/>
          </w:rPr>
          <w:delText xml:space="preserve">, apart from </w:delText>
        </w:r>
        <w:commentRangeStart w:id="5857"/>
        <w:r w:rsidR="00CC0FA0" w:rsidDel="00411539">
          <w:rPr>
            <w:rFonts w:ascii="Cambria" w:hAnsi="Cambria"/>
            <w:sz w:val="28"/>
            <w:szCs w:val="28"/>
          </w:rPr>
          <w:delText xml:space="preserve">eating </w:delText>
        </w:r>
        <w:r w:rsidR="00A674C3" w:rsidDel="00411539">
          <w:rPr>
            <w:rFonts w:ascii="Cambria" w:hAnsi="Cambria"/>
            <w:sz w:val="28"/>
            <w:szCs w:val="28"/>
          </w:rPr>
          <w:delText>less chocolate</w:delText>
        </w:r>
        <w:r w:rsidR="00CC0FA0" w:rsidDel="00411539">
          <w:rPr>
            <w:rFonts w:ascii="Cambria" w:hAnsi="Cambria"/>
            <w:sz w:val="28"/>
            <w:szCs w:val="28"/>
          </w:rPr>
          <w:delText>,</w:delText>
        </w:r>
        <w:commentRangeEnd w:id="5857"/>
        <w:r w:rsidR="00FB36BF" w:rsidDel="00411539">
          <w:rPr>
            <w:rStyle w:val="CommentReference"/>
            <w:rFonts w:ascii="Cambria" w:hAnsi="Cambria"/>
            <w:sz w:val="28"/>
            <w:szCs w:val="28"/>
          </w:rPr>
          <w:commentReference w:id="5857"/>
        </w:r>
        <w:r w:rsidR="00145A76" w:rsidDel="00411539">
          <w:rPr>
            <w:rFonts w:ascii="Cambria" w:hAnsi="Cambria"/>
            <w:sz w:val="28"/>
            <w:szCs w:val="28"/>
          </w:rPr>
          <w:delText xml:space="preserve"> </w:delText>
        </w:r>
        <w:r w:rsidR="001C32AD" w:rsidDel="00411539">
          <w:rPr>
            <w:rFonts w:ascii="Cambria" w:hAnsi="Cambria"/>
            <w:sz w:val="28"/>
            <w:szCs w:val="28"/>
          </w:rPr>
          <w:delText xml:space="preserve">had been no screens </w:delText>
        </w:r>
        <w:r w:rsidR="00226A38" w:rsidDel="00411539">
          <w:rPr>
            <w:rFonts w:ascii="Cambria" w:hAnsi="Cambria"/>
            <w:sz w:val="28"/>
            <w:szCs w:val="28"/>
          </w:rPr>
          <w:delText>after 11</w:delText>
        </w:r>
      </w:del>
      <w:ins w:id="5858" w:author="Daisy Watt" w:date="2026-06-20T08:49:00Z" w16du:dateUtc="2026-06-20T06:49:00Z">
        <w:del w:id="5859" w:author="Claire S" w:date="2026-07-21T12:55:00Z" w16du:dateUtc="2026-07-21T11:55:00Z">
          <w:r w:rsidR="007570E8" w:rsidDel="00411539">
            <w:rPr>
              <w:rFonts w:ascii="Cambria" w:hAnsi="Cambria"/>
              <w:sz w:val="28"/>
              <w:szCs w:val="28"/>
            </w:rPr>
            <w:delText xml:space="preserve"> p.m.</w:delText>
          </w:r>
        </w:del>
      </w:ins>
      <w:del w:id="5860" w:author="Claire S" w:date="2026-07-21T12:55:00Z" w16du:dateUtc="2026-07-21T11:55:00Z">
        <w:r w:rsidR="00226A38" w:rsidDel="00411539">
          <w:rPr>
            <w:rFonts w:ascii="Cambria" w:hAnsi="Cambria"/>
            <w:sz w:val="28"/>
            <w:szCs w:val="28"/>
          </w:rPr>
          <w:delText>pm</w:delText>
        </w:r>
        <w:r w:rsidR="001C32AD" w:rsidDel="00411539">
          <w:rPr>
            <w:rFonts w:ascii="Cambria" w:hAnsi="Cambria"/>
            <w:sz w:val="28"/>
            <w:szCs w:val="28"/>
          </w:rPr>
          <w:delText xml:space="preserve"> though</w:delText>
        </w:r>
        <w:r w:rsidR="00226A38" w:rsidDel="00411539">
          <w:rPr>
            <w:rFonts w:ascii="Cambria" w:hAnsi="Cambria"/>
            <w:sz w:val="28"/>
            <w:szCs w:val="28"/>
          </w:rPr>
          <w:delText>,</w:delText>
        </w:r>
        <w:r w:rsidR="001C32AD" w:rsidDel="00411539">
          <w:rPr>
            <w:rFonts w:ascii="Cambria" w:hAnsi="Cambria"/>
            <w:sz w:val="28"/>
            <w:szCs w:val="28"/>
          </w:rPr>
          <w:delText xml:space="preserve"> honestly, she </w:delText>
        </w:r>
        <w:r w:rsidR="00220149" w:rsidDel="00411539">
          <w:rPr>
            <w:rFonts w:ascii="Cambria" w:hAnsi="Cambria"/>
            <w:sz w:val="28"/>
            <w:szCs w:val="28"/>
          </w:rPr>
          <w:delText>usually</w:delText>
        </w:r>
        <w:r w:rsidR="001C32AD" w:rsidDel="00411539">
          <w:rPr>
            <w:rFonts w:ascii="Cambria" w:hAnsi="Cambria"/>
            <w:sz w:val="28"/>
            <w:szCs w:val="28"/>
          </w:rPr>
          <w:delText xml:space="preserve"> failed</w:delText>
        </w:r>
        <w:r w:rsidR="00220149" w:rsidDel="00411539">
          <w:rPr>
            <w:rFonts w:ascii="Cambria" w:hAnsi="Cambria"/>
            <w:sz w:val="28"/>
            <w:szCs w:val="28"/>
          </w:rPr>
          <w:delText>;</w:delText>
        </w:r>
      </w:del>
      <w:ins w:id="5861" w:author="Claire S" w:date="2026-07-21T12:56:00Z" w16du:dateUtc="2026-07-21T11:56:00Z">
        <w:r w:rsidR="00411539">
          <w:rPr>
            <w:rFonts w:ascii="Cambria" w:hAnsi="Cambria"/>
            <w:sz w:val="28"/>
            <w:szCs w:val="28"/>
          </w:rPr>
          <w:t xml:space="preserve">spent a few hours </w:t>
        </w:r>
      </w:ins>
      <w:ins w:id="5862" w:author="Claire S" w:date="2026-07-22T09:15:00Z" w16du:dateUtc="2026-07-22T08:15:00Z">
        <w:r w:rsidR="0032200C">
          <w:rPr>
            <w:rFonts w:ascii="Cambria" w:hAnsi="Cambria"/>
            <w:sz w:val="28"/>
            <w:szCs w:val="28"/>
          </w:rPr>
          <w:t xml:space="preserve">in </w:t>
        </w:r>
      </w:ins>
      <w:ins w:id="5863" w:author="Claire S" w:date="2026-07-21T13:10:00Z" w16du:dateUtc="2026-07-21T12:10:00Z">
        <w:r w:rsidR="00B97010">
          <w:rPr>
            <w:rFonts w:ascii="Cambria" w:hAnsi="Cambria"/>
            <w:sz w:val="28"/>
            <w:szCs w:val="28"/>
          </w:rPr>
          <w:t>bed</w:t>
        </w:r>
      </w:ins>
      <w:ins w:id="5864" w:author="Claire S" w:date="2026-07-21T12:57:00Z" w16du:dateUtc="2026-07-21T11:57:00Z">
        <w:r w:rsidR="00E33AD9">
          <w:rPr>
            <w:rFonts w:ascii="Cambria" w:hAnsi="Cambria"/>
            <w:sz w:val="28"/>
            <w:szCs w:val="28"/>
          </w:rPr>
          <w:t xml:space="preserve"> </w:t>
        </w:r>
      </w:ins>
      <w:ins w:id="5865" w:author="Claire S" w:date="2026-07-21T12:58:00Z" w16du:dateUtc="2026-07-21T11:58:00Z">
        <w:r w:rsidR="00E33AD9">
          <w:rPr>
            <w:rFonts w:ascii="Cambria" w:hAnsi="Cambria"/>
            <w:sz w:val="28"/>
            <w:szCs w:val="28"/>
          </w:rPr>
          <w:t>thrifting</w:t>
        </w:r>
      </w:ins>
      <w:del w:id="5866" w:author="Claire S" w:date="2026-07-21T12:57:00Z" w16du:dateUtc="2026-07-21T11:57:00Z">
        <w:r w:rsidR="00D26768" w:rsidDel="00E33AD9">
          <w:rPr>
            <w:rFonts w:ascii="Cambria" w:hAnsi="Cambria"/>
            <w:sz w:val="28"/>
            <w:szCs w:val="28"/>
          </w:rPr>
          <w:delText xml:space="preserve"> </w:delText>
        </w:r>
        <w:r w:rsidR="00B1285E" w:rsidDel="00E33AD9">
          <w:rPr>
            <w:rFonts w:ascii="Cambria" w:hAnsi="Cambria"/>
            <w:sz w:val="28"/>
            <w:szCs w:val="28"/>
          </w:rPr>
          <w:delText>a bit of</w:delText>
        </w:r>
        <w:r w:rsidR="000220DB" w:rsidDel="00E33AD9">
          <w:rPr>
            <w:rFonts w:ascii="Cambria" w:hAnsi="Cambria"/>
            <w:sz w:val="28"/>
            <w:szCs w:val="28"/>
          </w:rPr>
          <w:delText xml:space="preserve"> </w:delText>
        </w:r>
        <w:r w:rsidR="00C25A18" w:rsidDel="00E33AD9">
          <w:rPr>
            <w:rFonts w:ascii="Cambria" w:hAnsi="Cambria"/>
            <w:sz w:val="28"/>
            <w:szCs w:val="28"/>
          </w:rPr>
          <w:delText>‘pre-loved’</w:delText>
        </w:r>
        <w:r w:rsidR="00A554B1" w:rsidDel="00E33AD9">
          <w:rPr>
            <w:rFonts w:ascii="Cambria" w:hAnsi="Cambria"/>
            <w:sz w:val="28"/>
            <w:szCs w:val="28"/>
          </w:rPr>
          <w:delText xml:space="preserve"> shopping </w:delText>
        </w:r>
      </w:del>
      <w:del w:id="5867" w:author="Claire S" w:date="2026-07-21T12:56:00Z" w16du:dateUtc="2026-07-21T11:56:00Z">
        <w:r w:rsidR="00A554B1" w:rsidDel="00411539">
          <w:rPr>
            <w:rFonts w:ascii="Cambria" w:hAnsi="Cambria"/>
            <w:sz w:val="28"/>
            <w:szCs w:val="28"/>
          </w:rPr>
          <w:delText xml:space="preserve">before </w:delText>
        </w:r>
      </w:del>
      <w:del w:id="5868" w:author="Claire S" w:date="2026-07-21T12:57:00Z" w16du:dateUtc="2026-07-21T11:57:00Z">
        <w:r w:rsidR="00A554B1" w:rsidDel="00E33AD9">
          <w:rPr>
            <w:rFonts w:ascii="Cambria" w:hAnsi="Cambria"/>
            <w:sz w:val="28"/>
            <w:szCs w:val="28"/>
          </w:rPr>
          <w:delText>bed</w:delText>
        </w:r>
      </w:del>
      <w:ins w:id="5869" w:author="Claire S" w:date="2026-07-21T12:57:00Z" w16du:dateUtc="2026-07-21T11:57:00Z">
        <w:r w:rsidR="00E33AD9">
          <w:rPr>
            <w:rFonts w:ascii="Cambria" w:hAnsi="Cambria"/>
            <w:sz w:val="28"/>
            <w:szCs w:val="28"/>
          </w:rPr>
          <w:t xml:space="preserve"> online</w:t>
        </w:r>
      </w:ins>
      <w:ins w:id="5870" w:author="Claire S" w:date="2026-07-21T12:59:00Z" w16du:dateUtc="2026-07-21T11:59:00Z">
        <w:r w:rsidR="00E33AD9">
          <w:rPr>
            <w:rFonts w:ascii="Cambria" w:hAnsi="Cambria"/>
            <w:sz w:val="28"/>
            <w:szCs w:val="28"/>
          </w:rPr>
          <w:t>;</w:t>
        </w:r>
      </w:ins>
      <w:del w:id="5871" w:author="Claire S" w:date="2026-07-21T12:59:00Z" w16du:dateUtc="2026-07-21T11:59:00Z">
        <w:r w:rsidR="00A554B1" w:rsidDel="00E33AD9">
          <w:rPr>
            <w:rFonts w:ascii="Cambria" w:hAnsi="Cambria"/>
            <w:sz w:val="28"/>
            <w:szCs w:val="28"/>
          </w:rPr>
          <w:delText xml:space="preserve"> </w:delText>
        </w:r>
      </w:del>
      <w:del w:id="5872" w:author="Claire S" w:date="2026-07-21T12:56:00Z" w16du:dateUtc="2026-07-21T11:56:00Z">
        <w:r w:rsidR="00A554B1" w:rsidDel="00411539">
          <w:rPr>
            <w:rFonts w:ascii="Cambria" w:hAnsi="Cambria"/>
            <w:sz w:val="28"/>
            <w:szCs w:val="28"/>
          </w:rPr>
          <w:delText xml:space="preserve">was </w:delText>
        </w:r>
        <w:r w:rsidR="00B1285E" w:rsidDel="00411539">
          <w:rPr>
            <w:rFonts w:ascii="Cambria" w:hAnsi="Cambria"/>
            <w:sz w:val="28"/>
            <w:szCs w:val="28"/>
          </w:rPr>
          <w:delText xml:space="preserve">quite </w:delText>
        </w:r>
        <w:r w:rsidR="00A554B1" w:rsidDel="00411539">
          <w:rPr>
            <w:rFonts w:ascii="Cambria" w:hAnsi="Cambria"/>
            <w:sz w:val="28"/>
            <w:szCs w:val="28"/>
          </w:rPr>
          <w:delText>calming</w:delText>
        </w:r>
        <w:r w:rsidR="00B1285E" w:rsidDel="00411539">
          <w:rPr>
            <w:rFonts w:ascii="Cambria" w:hAnsi="Cambria"/>
            <w:sz w:val="28"/>
            <w:szCs w:val="28"/>
          </w:rPr>
          <w:delText>, she found</w:delText>
        </w:r>
        <w:r w:rsidR="00226A38" w:rsidDel="00411539">
          <w:rPr>
            <w:rFonts w:ascii="Cambria" w:hAnsi="Cambria"/>
            <w:sz w:val="28"/>
            <w:szCs w:val="28"/>
          </w:rPr>
          <w:delText>. L</w:delText>
        </w:r>
        <w:r w:rsidR="004439B6" w:rsidDel="00411539">
          <w:rPr>
            <w:rFonts w:ascii="Cambria" w:hAnsi="Cambria"/>
            <w:sz w:val="28"/>
            <w:szCs w:val="28"/>
          </w:rPr>
          <w:delText>ess so</w:delText>
        </w:r>
        <w:r w:rsidR="000637D1" w:rsidDel="00411539">
          <w:rPr>
            <w:rFonts w:ascii="Cambria" w:hAnsi="Cambria"/>
            <w:sz w:val="28"/>
            <w:szCs w:val="28"/>
          </w:rPr>
          <w:delText xml:space="preserve"> </w:delText>
        </w:r>
      </w:del>
      <w:del w:id="5873" w:author="Claire S" w:date="2026-07-21T12:58:00Z" w16du:dateUtc="2026-07-21T11:58:00Z">
        <w:r w:rsidR="000637D1" w:rsidDel="00E33AD9">
          <w:rPr>
            <w:rFonts w:ascii="Cambria" w:hAnsi="Cambria"/>
            <w:sz w:val="28"/>
            <w:szCs w:val="28"/>
          </w:rPr>
          <w:delText xml:space="preserve">when </w:delText>
        </w:r>
      </w:del>
      <w:del w:id="5874" w:author="Claire S" w:date="2026-07-21T12:57:00Z" w16du:dateUtc="2026-07-21T11:57:00Z">
        <w:r w:rsidR="00220149" w:rsidDel="00E33AD9">
          <w:rPr>
            <w:rFonts w:ascii="Cambria" w:hAnsi="Cambria"/>
            <w:sz w:val="28"/>
            <w:szCs w:val="28"/>
          </w:rPr>
          <w:delText xml:space="preserve">stuff </w:delText>
        </w:r>
      </w:del>
      <w:del w:id="5875" w:author="Claire S" w:date="2026-07-21T12:58:00Z" w16du:dateUtc="2026-07-21T11:58:00Z">
        <w:r w:rsidR="000637D1" w:rsidDel="00E33AD9">
          <w:rPr>
            <w:rFonts w:ascii="Cambria" w:hAnsi="Cambria"/>
            <w:sz w:val="28"/>
            <w:szCs w:val="28"/>
          </w:rPr>
          <w:delText>arrived</w:delText>
        </w:r>
      </w:del>
      <w:del w:id="5876" w:author="Claire S" w:date="2026-07-21T12:56:00Z" w16du:dateUtc="2026-07-21T11:56:00Z">
        <w:r w:rsidR="00226A38" w:rsidDel="00411539">
          <w:rPr>
            <w:rFonts w:ascii="Cambria" w:hAnsi="Cambria"/>
            <w:sz w:val="28"/>
            <w:szCs w:val="28"/>
          </w:rPr>
          <w:delText>, of course</w:delText>
        </w:r>
      </w:del>
      <w:del w:id="5877" w:author="Claire S" w:date="2026-07-21T12:57:00Z" w16du:dateUtc="2026-07-21T11:57:00Z">
        <w:r w:rsidR="00226A38" w:rsidDel="00E33AD9">
          <w:rPr>
            <w:rFonts w:ascii="Cambria" w:hAnsi="Cambria"/>
            <w:sz w:val="28"/>
            <w:szCs w:val="28"/>
          </w:rPr>
          <w:delText>,</w:delText>
        </w:r>
      </w:del>
      <w:del w:id="5878" w:author="Claire S" w:date="2026-07-21T12:58:00Z" w16du:dateUtc="2026-07-21T11:58:00Z">
        <w:r w:rsidR="000637D1" w:rsidDel="00E33AD9">
          <w:rPr>
            <w:rFonts w:ascii="Cambria" w:hAnsi="Cambria"/>
            <w:sz w:val="28"/>
            <w:szCs w:val="28"/>
          </w:rPr>
          <w:delText xml:space="preserve"> and didn’t fit</w:delText>
        </w:r>
      </w:del>
      <w:ins w:id="5879" w:author="Claire S" w:date="2026-07-21T12:58:00Z" w16du:dateUtc="2026-07-21T11:58:00Z">
        <w:r w:rsidR="00E33AD9">
          <w:rPr>
            <w:rFonts w:ascii="Cambria" w:hAnsi="Cambria"/>
            <w:sz w:val="28"/>
            <w:szCs w:val="28"/>
          </w:rPr>
          <w:t xml:space="preserve"> </w:t>
        </w:r>
      </w:ins>
      <w:del w:id="5880" w:author="Claire S" w:date="2026-07-21T12:58:00Z" w16du:dateUtc="2026-07-21T11:58:00Z">
        <w:r w:rsidR="008D3535" w:rsidDel="00E33AD9">
          <w:rPr>
            <w:rFonts w:ascii="Cambria" w:hAnsi="Cambria"/>
            <w:sz w:val="28"/>
            <w:szCs w:val="28"/>
          </w:rPr>
          <w:delText>: her weight tend</w:delText>
        </w:r>
        <w:r w:rsidR="000220DB" w:rsidDel="00E33AD9">
          <w:rPr>
            <w:rFonts w:ascii="Cambria" w:hAnsi="Cambria"/>
            <w:sz w:val="28"/>
            <w:szCs w:val="28"/>
          </w:rPr>
          <w:delText>ing</w:delText>
        </w:r>
        <w:r w:rsidR="008D3535" w:rsidDel="00E33AD9">
          <w:rPr>
            <w:rFonts w:ascii="Cambria" w:hAnsi="Cambria"/>
            <w:sz w:val="28"/>
            <w:szCs w:val="28"/>
          </w:rPr>
          <w:delText xml:space="preserve"> to yo-yo </w:delText>
        </w:r>
        <w:r w:rsidR="00B1285E" w:rsidDel="00E33AD9">
          <w:rPr>
            <w:rFonts w:ascii="Cambria" w:hAnsi="Cambria"/>
            <w:sz w:val="28"/>
            <w:szCs w:val="28"/>
          </w:rPr>
          <w:delText>sometimes</w:delText>
        </w:r>
        <w:r w:rsidR="00A554B1" w:rsidDel="00E33AD9">
          <w:rPr>
            <w:rFonts w:ascii="Cambria" w:hAnsi="Cambria"/>
            <w:sz w:val="28"/>
            <w:szCs w:val="28"/>
          </w:rPr>
          <w:delText>.</w:delText>
        </w:r>
        <w:r w:rsidR="00280327" w:rsidDel="00E33AD9">
          <w:rPr>
            <w:rFonts w:ascii="Cambria" w:hAnsi="Cambria"/>
            <w:sz w:val="28"/>
            <w:szCs w:val="28"/>
          </w:rPr>
          <w:delText xml:space="preserve"> </w:delText>
        </w:r>
      </w:del>
      <w:commentRangeStart w:id="5881"/>
      <w:del w:id="5882" w:author="Claire S" w:date="2026-07-21T12:56:00Z" w16du:dateUtc="2026-07-21T11:56:00Z">
        <w:r w:rsidR="00280327" w:rsidDel="00411539">
          <w:rPr>
            <w:rFonts w:ascii="Cambria" w:hAnsi="Cambria"/>
            <w:sz w:val="28"/>
            <w:szCs w:val="28"/>
          </w:rPr>
          <w:delText xml:space="preserve">If </w:delText>
        </w:r>
      </w:del>
      <w:del w:id="5883" w:author="Claire S" w:date="2026-07-21T13:10:00Z" w16du:dateUtc="2026-07-21T12:10:00Z">
        <w:r w:rsidR="00280327" w:rsidDel="00B97010">
          <w:rPr>
            <w:rFonts w:ascii="Cambria" w:hAnsi="Cambria"/>
            <w:sz w:val="28"/>
            <w:szCs w:val="28"/>
          </w:rPr>
          <w:delText>Clara</w:delText>
        </w:r>
      </w:del>
      <w:del w:id="5884" w:author="Claire S" w:date="2026-07-21T12:56:00Z" w16du:dateUtc="2026-07-21T11:56:00Z">
        <w:r w:rsidR="00280327" w:rsidDel="00411539">
          <w:rPr>
            <w:rFonts w:ascii="Cambria" w:hAnsi="Cambria"/>
            <w:sz w:val="28"/>
            <w:szCs w:val="28"/>
          </w:rPr>
          <w:delText xml:space="preserve"> had any</w:delText>
        </w:r>
      </w:del>
      <w:del w:id="5885" w:author="Claire S" w:date="2026-07-21T13:10:00Z" w16du:dateUtc="2026-07-21T12:10:00Z">
        <w:r w:rsidR="00280327" w:rsidDel="00B97010">
          <w:rPr>
            <w:rFonts w:ascii="Cambria" w:hAnsi="Cambria"/>
            <w:sz w:val="28"/>
            <w:szCs w:val="28"/>
          </w:rPr>
          <w:delText xml:space="preserve"> bad habits</w:delText>
        </w:r>
      </w:del>
      <w:del w:id="5886" w:author="Claire S" w:date="2026-07-21T12:56:00Z" w16du:dateUtc="2026-07-21T11:56:00Z">
        <w:r w:rsidR="00280327" w:rsidDel="00411539">
          <w:rPr>
            <w:rFonts w:ascii="Cambria" w:hAnsi="Cambria"/>
            <w:sz w:val="28"/>
            <w:szCs w:val="28"/>
          </w:rPr>
          <w:delText>,</w:delText>
        </w:r>
      </w:del>
      <w:del w:id="5887" w:author="Claire S" w:date="2026-07-21T13:10:00Z" w16du:dateUtc="2026-07-21T12:10:00Z">
        <w:r w:rsidR="00280327" w:rsidDel="00B97010">
          <w:rPr>
            <w:rFonts w:ascii="Cambria" w:hAnsi="Cambria"/>
            <w:sz w:val="28"/>
            <w:szCs w:val="28"/>
          </w:rPr>
          <w:delText xml:space="preserve"> </w:delText>
        </w:r>
      </w:del>
      <w:r w:rsidR="00280327">
        <w:rPr>
          <w:rFonts w:ascii="Cambria" w:hAnsi="Cambria"/>
          <w:sz w:val="28"/>
          <w:szCs w:val="28"/>
        </w:rPr>
        <w:t>impulsive shopping</w:t>
      </w:r>
      <w:del w:id="5888" w:author="Claire S" w:date="2026-07-21T12:56:00Z" w16du:dateUtc="2026-07-21T11:56:00Z">
        <w:r w:rsidR="00280327" w:rsidDel="00411539">
          <w:rPr>
            <w:rFonts w:ascii="Cambria" w:hAnsi="Cambria"/>
            <w:sz w:val="28"/>
            <w:szCs w:val="28"/>
          </w:rPr>
          <w:delText xml:space="preserve"> was up</w:delText>
        </w:r>
        <w:r w:rsidR="009F6458" w:rsidDel="00411539">
          <w:rPr>
            <w:rFonts w:ascii="Cambria" w:hAnsi="Cambria"/>
            <w:sz w:val="28"/>
            <w:szCs w:val="28"/>
          </w:rPr>
          <w:delText xml:space="preserve"> there</w:delText>
        </w:r>
      </w:del>
      <w:ins w:id="5889" w:author="Claire S" w:date="2026-07-21T13:10:00Z" w16du:dateUtc="2026-07-21T12:10:00Z">
        <w:r w:rsidR="00B97010">
          <w:rPr>
            <w:rFonts w:ascii="Cambria" w:hAnsi="Cambria"/>
            <w:sz w:val="28"/>
            <w:szCs w:val="28"/>
          </w:rPr>
          <w:t xml:space="preserve"> be</w:t>
        </w:r>
      </w:ins>
      <w:ins w:id="5890" w:author="Claire S" w:date="2026-07-21T13:11:00Z" w16du:dateUtc="2026-07-21T12:11:00Z">
        <w:r w:rsidR="00B97010">
          <w:rPr>
            <w:rFonts w:ascii="Cambria" w:hAnsi="Cambria"/>
            <w:sz w:val="28"/>
            <w:szCs w:val="28"/>
          </w:rPr>
          <w:t xml:space="preserve">ing </w:t>
        </w:r>
      </w:ins>
      <w:ins w:id="5891" w:author="Claire S" w:date="2026-07-21T15:02:00Z" w16du:dateUtc="2026-07-21T14:02:00Z">
        <w:r w:rsidR="00C21811">
          <w:rPr>
            <w:rFonts w:ascii="Cambria" w:hAnsi="Cambria"/>
            <w:sz w:val="28"/>
            <w:szCs w:val="28"/>
          </w:rPr>
          <w:t xml:space="preserve">a </w:t>
        </w:r>
      </w:ins>
      <w:ins w:id="5892" w:author="Claire S" w:date="2026-07-22T09:15:00Z" w16du:dateUtc="2026-07-22T08:15:00Z">
        <w:r w:rsidR="0032200C">
          <w:rPr>
            <w:rFonts w:ascii="Cambria" w:hAnsi="Cambria"/>
            <w:sz w:val="28"/>
            <w:szCs w:val="28"/>
          </w:rPr>
          <w:t>comfort to her</w:t>
        </w:r>
      </w:ins>
      <w:ins w:id="5893" w:author="Claire S" w:date="2026-07-21T15:02:00Z" w16du:dateUtc="2026-07-21T14:02:00Z">
        <w:r w:rsidR="00C21811">
          <w:rPr>
            <w:rFonts w:ascii="Cambria" w:hAnsi="Cambria"/>
            <w:sz w:val="28"/>
            <w:szCs w:val="28"/>
          </w:rPr>
          <w:t>,</w:t>
        </w:r>
      </w:ins>
      <w:del w:id="5894" w:author="Claire S" w:date="2026-07-21T13:10:00Z" w16du:dateUtc="2026-07-21T12:10:00Z">
        <w:r w:rsidR="008D3535" w:rsidDel="00B97010">
          <w:rPr>
            <w:rFonts w:ascii="Cambria" w:hAnsi="Cambria"/>
            <w:sz w:val="28"/>
            <w:szCs w:val="28"/>
          </w:rPr>
          <w:delText>,</w:delText>
        </w:r>
      </w:del>
      <w:r w:rsidR="008D3535">
        <w:rPr>
          <w:rFonts w:ascii="Cambria" w:hAnsi="Cambria"/>
          <w:sz w:val="28"/>
          <w:szCs w:val="28"/>
        </w:rPr>
        <w:t xml:space="preserve"> along with impulsive cake eating</w:t>
      </w:r>
      <w:r w:rsidR="00280327">
        <w:rPr>
          <w:rFonts w:ascii="Cambria" w:hAnsi="Cambria"/>
          <w:sz w:val="28"/>
          <w:szCs w:val="28"/>
        </w:rPr>
        <w:t>.</w:t>
      </w:r>
      <w:r w:rsidR="009F6458">
        <w:rPr>
          <w:rFonts w:ascii="Cambria" w:hAnsi="Cambria"/>
          <w:sz w:val="28"/>
          <w:szCs w:val="28"/>
        </w:rPr>
        <w:t xml:space="preserve">  </w:t>
      </w:r>
      <w:commentRangeEnd w:id="5881"/>
      <w:r w:rsidR="00FC58F6">
        <w:rPr>
          <w:rStyle w:val="CommentReference"/>
          <w:rFonts w:ascii="Cambria" w:hAnsi="Cambria"/>
          <w:sz w:val="28"/>
          <w:szCs w:val="28"/>
        </w:rPr>
        <w:commentReference w:id="5881"/>
      </w:r>
      <w:commentRangeEnd w:id="5855"/>
      <w:r w:rsidR="00FB36BF">
        <w:rPr>
          <w:rStyle w:val="CommentReference"/>
          <w:rFonts w:ascii="Cambria" w:hAnsi="Cambria"/>
          <w:sz w:val="28"/>
          <w:szCs w:val="28"/>
        </w:rPr>
        <w:commentReference w:id="5855"/>
      </w:r>
    </w:p>
    <w:p w14:paraId="7B1DF196" w14:textId="49A55B24" w:rsidR="009F6458" w:rsidRDefault="00813C7B" w:rsidP="00220149">
      <w:pPr>
        <w:spacing w:line="360" w:lineRule="auto"/>
        <w:ind w:firstLine="720"/>
        <w:contextualSpacing/>
        <w:rPr>
          <w:rFonts w:ascii="Cambria" w:hAnsi="Cambria"/>
          <w:sz w:val="28"/>
          <w:szCs w:val="28"/>
        </w:rPr>
      </w:pPr>
      <w:ins w:id="5895" w:author="Claire S" w:date="2026-07-21T15:34:00Z" w16du:dateUtc="2026-07-21T14:34:00Z">
        <w:r>
          <w:rPr>
            <w:rFonts w:ascii="Cambria" w:hAnsi="Cambria"/>
            <w:sz w:val="28"/>
            <w:szCs w:val="28"/>
          </w:rPr>
          <w:t>Relieved her cold was finally breaking, and she could (almost) breathe through her nose again,</w:t>
        </w:r>
      </w:ins>
      <w:ins w:id="5896" w:author="Claire S" w:date="2026-07-21T15:02:00Z" w16du:dateUtc="2026-07-21T14:02:00Z">
        <w:r w:rsidR="00C21811">
          <w:rPr>
            <w:rFonts w:ascii="Cambria" w:hAnsi="Cambria"/>
            <w:sz w:val="28"/>
            <w:szCs w:val="28"/>
          </w:rPr>
          <w:t xml:space="preserve"> Clara </w:t>
        </w:r>
      </w:ins>
      <w:ins w:id="5897" w:author="Claire S" w:date="2026-07-21T13:11:00Z" w16du:dateUtc="2026-07-21T12:11:00Z">
        <w:r w:rsidR="00B97010">
          <w:rPr>
            <w:rFonts w:ascii="Cambria" w:hAnsi="Cambria"/>
            <w:sz w:val="28"/>
            <w:szCs w:val="28"/>
          </w:rPr>
          <w:t>switched her phone</w:t>
        </w:r>
      </w:ins>
      <w:ins w:id="5898" w:author="Claire S" w:date="2026-07-21T15:02:00Z" w16du:dateUtc="2026-07-21T14:02:00Z">
        <w:r w:rsidR="00C21811">
          <w:rPr>
            <w:rFonts w:ascii="Cambria" w:hAnsi="Cambria"/>
            <w:sz w:val="28"/>
            <w:szCs w:val="28"/>
          </w:rPr>
          <w:t xml:space="preserve"> </w:t>
        </w:r>
      </w:ins>
      <w:ins w:id="5899" w:author="Claire S" w:date="2026-07-21T15:03:00Z" w16du:dateUtc="2026-07-21T14:03:00Z">
        <w:r w:rsidR="00C21811">
          <w:rPr>
            <w:rFonts w:ascii="Cambria" w:hAnsi="Cambria"/>
            <w:sz w:val="28"/>
            <w:szCs w:val="28"/>
          </w:rPr>
          <w:t xml:space="preserve">back </w:t>
        </w:r>
      </w:ins>
      <w:ins w:id="5900" w:author="Claire S" w:date="2026-07-21T15:02:00Z" w16du:dateUtc="2026-07-21T14:02:00Z">
        <w:r w:rsidR="00C21811">
          <w:rPr>
            <w:rFonts w:ascii="Cambria" w:hAnsi="Cambria"/>
            <w:sz w:val="28"/>
            <w:szCs w:val="28"/>
          </w:rPr>
          <w:t>on</w:t>
        </w:r>
      </w:ins>
      <w:ins w:id="5901" w:author="Claire S" w:date="2026-07-21T15:29:00Z" w16du:dateUtc="2026-07-21T14:29:00Z">
        <w:r w:rsidR="00004DA9">
          <w:rPr>
            <w:rFonts w:ascii="Cambria" w:hAnsi="Cambria"/>
            <w:sz w:val="28"/>
            <w:szCs w:val="28"/>
          </w:rPr>
          <w:t xml:space="preserve">, impatient to see if her friend Violet had got back to her.  </w:t>
        </w:r>
      </w:ins>
      <w:del w:id="5902" w:author="Claire S" w:date="2026-07-21T13:11:00Z" w16du:dateUtc="2026-07-21T12:11:00Z">
        <w:r w:rsidR="009F6458" w:rsidDel="00B97010">
          <w:rPr>
            <w:rFonts w:ascii="Cambria" w:hAnsi="Cambria"/>
            <w:sz w:val="28"/>
            <w:szCs w:val="28"/>
          </w:rPr>
          <w:delText xml:space="preserve">Her phone came </w:delText>
        </w:r>
      </w:del>
      <w:del w:id="5903" w:author="Claire S" w:date="2026-07-21T15:35:00Z" w16du:dateUtc="2026-07-21T14:35:00Z">
        <w:r w:rsidR="009F6458" w:rsidDel="00813C7B">
          <w:rPr>
            <w:rFonts w:ascii="Cambria" w:hAnsi="Cambria"/>
            <w:sz w:val="28"/>
            <w:szCs w:val="28"/>
          </w:rPr>
          <w:delText>to life, messages</w:delText>
        </w:r>
      </w:del>
      <w:del w:id="5904" w:author="Claire S" w:date="2026-07-21T15:02:00Z" w16du:dateUtc="2026-07-21T14:02:00Z">
        <w:r w:rsidR="009F6458" w:rsidDel="00C21811">
          <w:rPr>
            <w:rFonts w:ascii="Cambria" w:hAnsi="Cambria"/>
            <w:sz w:val="28"/>
            <w:szCs w:val="28"/>
          </w:rPr>
          <w:delText xml:space="preserve"> pinging in</w:delText>
        </w:r>
      </w:del>
      <w:del w:id="5905" w:author="Claire S" w:date="2026-07-21T15:35:00Z" w16du:dateUtc="2026-07-21T14:35:00Z">
        <w:r w:rsidR="009F6458" w:rsidDel="00813C7B">
          <w:rPr>
            <w:rFonts w:ascii="Cambria" w:hAnsi="Cambria"/>
            <w:sz w:val="28"/>
            <w:szCs w:val="28"/>
          </w:rPr>
          <w:delText>.</w:delText>
        </w:r>
      </w:del>
    </w:p>
    <w:p w14:paraId="57CB86C9" w14:textId="0C868ABF" w:rsidR="00D2767C" w:rsidRDefault="00145A76" w:rsidP="00145A76">
      <w:pPr>
        <w:spacing w:line="360" w:lineRule="auto"/>
        <w:ind w:firstLine="720"/>
        <w:contextualSpacing/>
        <w:rPr>
          <w:rFonts w:ascii="Cambria" w:hAnsi="Cambria"/>
          <w:sz w:val="28"/>
          <w:szCs w:val="28"/>
        </w:rPr>
      </w:pPr>
      <w:r>
        <w:rPr>
          <w:rFonts w:ascii="Cambria" w:hAnsi="Cambria"/>
          <w:sz w:val="28"/>
          <w:szCs w:val="28"/>
        </w:rPr>
        <w:t>‘</w:t>
      </w:r>
      <w:r w:rsidR="00A163A3">
        <w:rPr>
          <w:rFonts w:ascii="Cambria" w:hAnsi="Cambria"/>
          <w:sz w:val="28"/>
          <w:szCs w:val="28"/>
        </w:rPr>
        <w:t>Ah</w:t>
      </w:r>
      <w:ins w:id="5906" w:author="Claire S" w:date="2026-07-21T15:29:00Z" w16du:dateUtc="2026-07-21T14:29:00Z">
        <w:r w:rsidR="00004DA9">
          <w:rPr>
            <w:rFonts w:ascii="Cambria" w:hAnsi="Cambria"/>
            <w:sz w:val="28"/>
            <w:szCs w:val="28"/>
          </w:rPr>
          <w:t>a</w:t>
        </w:r>
      </w:ins>
      <w:r w:rsidR="00A163A3">
        <w:rPr>
          <w:rFonts w:ascii="Cambria" w:hAnsi="Cambria"/>
          <w:sz w:val="28"/>
          <w:szCs w:val="28"/>
        </w:rPr>
        <w:t>, t</w:t>
      </w:r>
      <w:r w:rsidR="00F01706">
        <w:rPr>
          <w:rFonts w:ascii="Cambria" w:hAnsi="Cambria"/>
          <w:sz w:val="28"/>
          <w:szCs w:val="28"/>
        </w:rPr>
        <w:t>here you are</w:t>
      </w:r>
      <w:r>
        <w:rPr>
          <w:rFonts w:ascii="Cambria" w:hAnsi="Cambria"/>
          <w:sz w:val="28"/>
          <w:szCs w:val="28"/>
        </w:rPr>
        <w:t xml:space="preserve">!’ </w:t>
      </w:r>
      <w:r w:rsidR="00A554B1">
        <w:rPr>
          <w:rFonts w:ascii="Cambria" w:hAnsi="Cambria"/>
          <w:sz w:val="28"/>
          <w:szCs w:val="28"/>
        </w:rPr>
        <w:t>R</w:t>
      </w:r>
      <w:r w:rsidR="00B350D2">
        <w:rPr>
          <w:rFonts w:ascii="Cambria" w:hAnsi="Cambria"/>
          <w:sz w:val="28"/>
          <w:szCs w:val="28"/>
        </w:rPr>
        <w:t>ubb</w:t>
      </w:r>
      <w:r w:rsidR="00A554B1">
        <w:rPr>
          <w:rFonts w:ascii="Cambria" w:hAnsi="Cambria"/>
          <w:sz w:val="28"/>
          <w:szCs w:val="28"/>
        </w:rPr>
        <w:t>ing</w:t>
      </w:r>
      <w:r w:rsidR="00B350D2">
        <w:rPr>
          <w:rFonts w:ascii="Cambria" w:hAnsi="Cambria"/>
          <w:sz w:val="28"/>
          <w:szCs w:val="28"/>
        </w:rPr>
        <w:t xml:space="preserve"> </w:t>
      </w:r>
      <w:r w:rsidR="00A554B1">
        <w:rPr>
          <w:rFonts w:ascii="Cambria" w:hAnsi="Cambria"/>
          <w:sz w:val="28"/>
          <w:szCs w:val="28"/>
        </w:rPr>
        <w:t xml:space="preserve">sticky </w:t>
      </w:r>
      <w:r w:rsidR="00B350D2">
        <w:rPr>
          <w:rFonts w:ascii="Cambria" w:hAnsi="Cambria"/>
          <w:sz w:val="28"/>
          <w:szCs w:val="28"/>
        </w:rPr>
        <w:t>eyes,</w:t>
      </w:r>
      <w:r w:rsidR="00A554B1">
        <w:rPr>
          <w:rFonts w:ascii="Cambria" w:hAnsi="Cambria"/>
          <w:sz w:val="28"/>
          <w:szCs w:val="28"/>
        </w:rPr>
        <w:t xml:space="preserve"> </w:t>
      </w:r>
      <w:r w:rsidR="00226A38">
        <w:rPr>
          <w:rFonts w:ascii="Cambria" w:hAnsi="Cambria"/>
          <w:sz w:val="28"/>
          <w:szCs w:val="28"/>
        </w:rPr>
        <w:t>Clara</w:t>
      </w:r>
      <w:r w:rsidR="00A554B1">
        <w:rPr>
          <w:rFonts w:ascii="Cambria" w:hAnsi="Cambria"/>
          <w:sz w:val="28"/>
          <w:szCs w:val="28"/>
        </w:rPr>
        <w:t xml:space="preserve"> saw</w:t>
      </w:r>
      <w:r w:rsidR="00B350D2">
        <w:rPr>
          <w:rFonts w:ascii="Cambria" w:hAnsi="Cambria"/>
          <w:sz w:val="28"/>
          <w:szCs w:val="28"/>
        </w:rPr>
        <w:t xml:space="preserve"> </w:t>
      </w:r>
      <w:del w:id="5907" w:author="Claire S" w:date="2026-07-21T15:29:00Z" w16du:dateUtc="2026-07-21T14:29:00Z">
        <w:r w:rsidR="00B350D2" w:rsidDel="00004DA9">
          <w:rPr>
            <w:rFonts w:ascii="Cambria" w:hAnsi="Cambria"/>
            <w:sz w:val="28"/>
            <w:szCs w:val="28"/>
          </w:rPr>
          <w:delText>h</w:delText>
        </w:r>
        <w:r w:rsidR="00D34FFE" w:rsidDel="00004DA9">
          <w:rPr>
            <w:rFonts w:ascii="Cambria" w:hAnsi="Cambria"/>
            <w:sz w:val="28"/>
            <w:szCs w:val="28"/>
          </w:rPr>
          <w:delText xml:space="preserve">er friend </w:delText>
        </w:r>
      </w:del>
      <w:r w:rsidR="00A91B5E" w:rsidRPr="00A91B5E">
        <w:rPr>
          <w:rFonts w:ascii="Cambria" w:hAnsi="Cambria"/>
          <w:sz w:val="28"/>
          <w:szCs w:val="28"/>
        </w:rPr>
        <w:t xml:space="preserve">Violet had </w:t>
      </w:r>
      <w:r w:rsidR="00F01706">
        <w:rPr>
          <w:rFonts w:ascii="Cambria" w:hAnsi="Cambria"/>
          <w:sz w:val="28"/>
          <w:szCs w:val="28"/>
        </w:rPr>
        <w:t xml:space="preserve">finally </w:t>
      </w:r>
      <w:r w:rsidR="00226A38">
        <w:rPr>
          <w:rFonts w:ascii="Cambria" w:hAnsi="Cambria"/>
          <w:sz w:val="28"/>
          <w:szCs w:val="28"/>
        </w:rPr>
        <w:t>answered</w:t>
      </w:r>
      <w:r w:rsidR="00D34FFE">
        <w:rPr>
          <w:rFonts w:ascii="Cambria" w:hAnsi="Cambria"/>
          <w:sz w:val="28"/>
          <w:szCs w:val="28"/>
        </w:rPr>
        <w:t xml:space="preserve"> her text</w:t>
      </w:r>
      <w:r w:rsidR="00885F92">
        <w:rPr>
          <w:rFonts w:ascii="Cambria" w:hAnsi="Cambria"/>
          <w:sz w:val="28"/>
          <w:szCs w:val="28"/>
        </w:rPr>
        <w:t xml:space="preserve">, around </w:t>
      </w:r>
      <w:r w:rsidR="00355FC3">
        <w:rPr>
          <w:rFonts w:ascii="Cambria" w:hAnsi="Cambria"/>
          <w:sz w:val="28"/>
          <w:szCs w:val="28"/>
        </w:rPr>
        <w:t>1</w:t>
      </w:r>
      <w:del w:id="5908" w:author="Claire S" w:date="2026-07-21T15:29:00Z" w16du:dateUtc="2026-07-21T14:29:00Z">
        <w:r w:rsidR="00885F92" w:rsidDel="00004DA9">
          <w:rPr>
            <w:rFonts w:ascii="Cambria" w:hAnsi="Cambria"/>
            <w:sz w:val="28"/>
            <w:szCs w:val="28"/>
          </w:rPr>
          <w:delText>2</w:delText>
        </w:r>
      </w:del>
      <w:r w:rsidR="00885F92">
        <w:rPr>
          <w:rFonts w:ascii="Cambria" w:hAnsi="Cambria"/>
          <w:sz w:val="28"/>
          <w:szCs w:val="28"/>
        </w:rPr>
        <w:t>.30</w:t>
      </w:r>
      <w:ins w:id="5909" w:author="Daisy Watt" w:date="2026-06-20T05:23:00Z" w16du:dateUtc="2026-06-20T03:23:00Z">
        <w:r w:rsidR="006129E1">
          <w:rPr>
            <w:rFonts w:ascii="Cambria" w:hAnsi="Cambria"/>
            <w:sz w:val="28"/>
            <w:szCs w:val="28"/>
          </w:rPr>
          <w:t xml:space="preserve"> a.m</w:t>
        </w:r>
      </w:ins>
      <w:del w:id="5910" w:author="Daisy Watt" w:date="2026-06-20T05:23:00Z" w16du:dateUtc="2026-06-20T03:23:00Z">
        <w:r w:rsidR="00885F92" w:rsidDel="006129E1">
          <w:rPr>
            <w:rFonts w:ascii="Cambria" w:hAnsi="Cambria"/>
            <w:sz w:val="28"/>
            <w:szCs w:val="28"/>
          </w:rPr>
          <w:delText>am</w:delText>
        </w:r>
      </w:del>
      <w:r w:rsidR="00A91B5E" w:rsidRPr="00A91B5E">
        <w:rPr>
          <w:rFonts w:ascii="Cambria" w:hAnsi="Cambria"/>
          <w:sz w:val="28"/>
          <w:szCs w:val="28"/>
        </w:rPr>
        <w:t>.</w:t>
      </w:r>
      <w:r w:rsidR="00885F92">
        <w:rPr>
          <w:rFonts w:ascii="Cambria" w:hAnsi="Cambria"/>
          <w:sz w:val="28"/>
          <w:szCs w:val="28"/>
        </w:rPr>
        <w:t xml:space="preserve"> </w:t>
      </w:r>
    </w:p>
    <w:p w14:paraId="534BCAD1" w14:textId="70971C29" w:rsidR="00D26768" w:rsidRPr="00D2767C" w:rsidDel="00B8798F" w:rsidRDefault="00D2767C" w:rsidP="00145A76">
      <w:pPr>
        <w:spacing w:line="360" w:lineRule="auto"/>
        <w:ind w:firstLine="720"/>
        <w:contextualSpacing/>
        <w:rPr>
          <w:del w:id="5911" w:author="Claire S" w:date="2026-07-21T12:59:00Z" w16du:dateUtc="2026-07-21T11:59:00Z"/>
          <w:rFonts w:ascii="Cambria" w:hAnsi="Cambria"/>
          <w:b/>
          <w:bCs/>
          <w:sz w:val="28"/>
          <w:szCs w:val="28"/>
        </w:rPr>
      </w:pPr>
      <w:del w:id="5912" w:author="Claire S" w:date="2026-07-21T12:59:00Z" w16du:dateUtc="2026-07-21T11:59:00Z">
        <w:r w:rsidRPr="00D2767C" w:rsidDel="00B8798F">
          <w:rPr>
            <w:rFonts w:ascii="Cambria" w:hAnsi="Cambria"/>
            <w:b/>
            <w:bCs/>
            <w:i/>
            <w:iCs/>
            <w:sz w:val="28"/>
            <w:szCs w:val="28"/>
          </w:rPr>
          <w:delText>No one dead…</w:delText>
        </w:r>
      </w:del>
      <w:ins w:id="5913" w:author="Daisy Watt" w:date="2026-06-20T05:24:00Z" w16du:dateUtc="2026-06-20T03:24:00Z">
        <w:del w:id="5914" w:author="Claire S" w:date="2026-07-21T12:59:00Z" w16du:dateUtc="2026-07-21T11:59:00Z">
          <w:r w:rsidR="00804011" w:rsidDel="00B8798F">
            <w:rPr>
              <w:rFonts w:ascii="Cambria" w:hAnsi="Cambria"/>
              <w:b/>
              <w:bCs/>
              <w:i/>
              <w:iCs/>
              <w:sz w:val="28"/>
              <w:szCs w:val="28"/>
            </w:rPr>
            <w:delText xml:space="preserve"> </w:delText>
          </w:r>
        </w:del>
      </w:ins>
      <w:del w:id="5915" w:author="Claire S" w:date="2026-07-21T12:59:00Z" w16du:dateUtc="2026-07-21T11:59:00Z">
        <w:r w:rsidRPr="00D2767C" w:rsidDel="00B8798F">
          <w:rPr>
            <w:rFonts w:ascii="Cambria" w:hAnsi="Cambria"/>
            <w:b/>
            <w:bCs/>
            <w:i/>
            <w:iCs/>
            <w:sz w:val="28"/>
            <w:szCs w:val="28"/>
          </w:rPr>
          <w:delText>yet!</w:delText>
        </w:r>
      </w:del>
    </w:p>
    <w:p w14:paraId="00A23204" w14:textId="289450FD" w:rsidR="005900A8" w:rsidDel="00E33AD9" w:rsidRDefault="00280327">
      <w:pPr>
        <w:spacing w:line="360" w:lineRule="auto"/>
        <w:ind w:firstLine="720"/>
        <w:contextualSpacing/>
        <w:rPr>
          <w:del w:id="5916" w:author="Claire S" w:date="2026-07-21T12:59:00Z" w16du:dateUtc="2026-07-21T11:59:00Z"/>
          <w:rFonts w:ascii="Cambria" w:hAnsi="Cambria"/>
          <w:sz w:val="28"/>
          <w:szCs w:val="28"/>
        </w:rPr>
      </w:pPr>
      <w:commentRangeStart w:id="5917"/>
      <w:del w:id="5918" w:author="Claire S" w:date="2026-07-21T12:59:00Z" w16du:dateUtc="2026-07-21T11:59:00Z">
        <w:r w:rsidDel="00E33AD9">
          <w:rPr>
            <w:rFonts w:ascii="Cambria" w:hAnsi="Cambria"/>
            <w:sz w:val="28"/>
            <w:szCs w:val="28"/>
          </w:rPr>
          <w:delText>Must have</w:delText>
        </w:r>
        <w:r w:rsidR="00D26768" w:rsidDel="00E33AD9">
          <w:rPr>
            <w:rFonts w:ascii="Cambria" w:hAnsi="Cambria"/>
            <w:sz w:val="28"/>
            <w:szCs w:val="28"/>
          </w:rPr>
          <w:delText xml:space="preserve"> been</w:delText>
        </w:r>
        <w:r w:rsidR="00A554B1" w:rsidDel="00E33AD9">
          <w:rPr>
            <w:rFonts w:ascii="Cambria" w:hAnsi="Cambria"/>
            <w:sz w:val="28"/>
            <w:szCs w:val="28"/>
          </w:rPr>
          <w:delText xml:space="preserve"> a</w:delText>
        </w:r>
        <w:r w:rsidR="00D34FFE" w:rsidDel="00E33AD9">
          <w:rPr>
            <w:rFonts w:ascii="Cambria" w:hAnsi="Cambria"/>
            <w:sz w:val="28"/>
            <w:szCs w:val="28"/>
          </w:rPr>
          <w:delText xml:space="preserve"> l</w:delText>
        </w:r>
        <w:r w:rsidR="00885F92" w:rsidDel="00E33AD9">
          <w:rPr>
            <w:rFonts w:ascii="Cambria" w:hAnsi="Cambria"/>
            <w:sz w:val="28"/>
            <w:szCs w:val="28"/>
          </w:rPr>
          <w:delText>ate night after th</w:delText>
        </w:r>
        <w:r w:rsidR="00D34FFE" w:rsidDel="00E33AD9">
          <w:rPr>
            <w:rFonts w:ascii="Cambria" w:hAnsi="Cambria"/>
            <w:sz w:val="28"/>
            <w:szCs w:val="28"/>
          </w:rPr>
          <w:delText>ose crazy</w:delText>
        </w:r>
        <w:r w:rsidR="00885F92" w:rsidDel="00E33AD9">
          <w:rPr>
            <w:rFonts w:ascii="Cambria" w:hAnsi="Cambria"/>
            <w:sz w:val="28"/>
            <w:szCs w:val="28"/>
          </w:rPr>
          <w:delText xml:space="preserve"> Book Awards</w:delText>
        </w:r>
        <w:r w:rsidR="00D26768" w:rsidDel="00E33AD9">
          <w:rPr>
            <w:rFonts w:ascii="Cambria" w:hAnsi="Cambria"/>
            <w:sz w:val="28"/>
            <w:szCs w:val="28"/>
          </w:rPr>
          <w:delText xml:space="preserve">, </w:delText>
        </w:r>
        <w:r w:rsidDel="00E33AD9">
          <w:rPr>
            <w:rFonts w:ascii="Cambria" w:hAnsi="Cambria"/>
            <w:sz w:val="28"/>
            <w:szCs w:val="28"/>
          </w:rPr>
          <w:delText xml:space="preserve">Clara thought ruefully, </w:delText>
        </w:r>
        <w:r w:rsidR="00D34FFE" w:rsidDel="00E33AD9">
          <w:rPr>
            <w:rFonts w:ascii="Cambria" w:hAnsi="Cambria"/>
            <w:sz w:val="28"/>
            <w:szCs w:val="28"/>
          </w:rPr>
          <w:delText>push</w:delText>
        </w:r>
        <w:r w:rsidDel="00E33AD9">
          <w:rPr>
            <w:rFonts w:ascii="Cambria" w:hAnsi="Cambria"/>
            <w:sz w:val="28"/>
            <w:szCs w:val="28"/>
          </w:rPr>
          <w:delText>ing</w:delText>
        </w:r>
        <w:r w:rsidR="00D34FFE" w:rsidDel="00E33AD9">
          <w:rPr>
            <w:rFonts w:ascii="Cambria" w:hAnsi="Cambria"/>
            <w:sz w:val="28"/>
            <w:szCs w:val="28"/>
          </w:rPr>
          <w:delText xml:space="preserve"> down </w:delText>
        </w:r>
        <w:r w:rsidDel="00E33AD9">
          <w:rPr>
            <w:rFonts w:ascii="Cambria" w:hAnsi="Cambria"/>
            <w:sz w:val="28"/>
            <w:szCs w:val="28"/>
          </w:rPr>
          <w:delText>a</w:delText>
        </w:r>
        <w:r w:rsidR="00D34FFE" w:rsidDel="00E33AD9">
          <w:rPr>
            <w:rFonts w:ascii="Cambria" w:hAnsi="Cambria"/>
            <w:sz w:val="28"/>
            <w:szCs w:val="28"/>
          </w:rPr>
          <w:delText xml:space="preserve"> </w:delText>
        </w:r>
        <w:r w:rsidR="00885F92" w:rsidDel="00E33AD9">
          <w:rPr>
            <w:rFonts w:ascii="Cambria" w:hAnsi="Cambria"/>
            <w:sz w:val="28"/>
            <w:szCs w:val="28"/>
          </w:rPr>
          <w:delText>twinge of jealousy</w:delText>
        </w:r>
      </w:del>
      <w:ins w:id="5919" w:author="Daisy Watt" w:date="2026-06-20T17:53:00Z" w16du:dateUtc="2026-06-20T15:53:00Z">
        <w:del w:id="5920" w:author="Claire S" w:date="2026-07-21T12:59:00Z" w16du:dateUtc="2026-07-21T11:59:00Z">
          <w:r w:rsidR="005007E6" w:rsidDel="00E33AD9">
            <w:rPr>
              <w:rFonts w:ascii="Cambria" w:hAnsi="Cambria"/>
              <w:sz w:val="28"/>
              <w:szCs w:val="28"/>
            </w:rPr>
            <w:delText>jealous</w:delText>
          </w:r>
          <w:r w:rsidR="002814F2" w:rsidDel="00E33AD9">
            <w:rPr>
              <w:rFonts w:ascii="Cambria" w:hAnsi="Cambria"/>
              <w:sz w:val="28"/>
              <w:szCs w:val="28"/>
            </w:rPr>
            <w:delText>y</w:delText>
          </w:r>
        </w:del>
      </w:ins>
      <w:del w:id="5921" w:author="Claire S" w:date="2026-07-21T12:59:00Z" w16du:dateUtc="2026-07-21T11:59:00Z">
        <w:r w:rsidR="00885F92" w:rsidDel="00E33AD9">
          <w:rPr>
            <w:rFonts w:ascii="Cambria" w:hAnsi="Cambria"/>
            <w:sz w:val="28"/>
            <w:szCs w:val="28"/>
          </w:rPr>
          <w:delText>.</w:delText>
        </w:r>
        <w:r w:rsidR="00A91B5E" w:rsidRPr="00A91B5E" w:rsidDel="00E33AD9">
          <w:rPr>
            <w:rFonts w:ascii="Cambria" w:hAnsi="Cambria"/>
            <w:sz w:val="28"/>
            <w:szCs w:val="28"/>
          </w:rPr>
          <w:delText xml:space="preserve"> </w:delText>
        </w:r>
        <w:r w:rsidR="00F01DCD" w:rsidDel="00E33AD9">
          <w:rPr>
            <w:rFonts w:ascii="Cambria" w:hAnsi="Cambria"/>
            <w:sz w:val="28"/>
            <w:szCs w:val="28"/>
          </w:rPr>
          <w:delText xml:space="preserve"> </w:delText>
        </w:r>
      </w:del>
      <w:moveFromRangeStart w:id="5922" w:author="Daisy Watt" w:date="2026-06-20T17:51:00Z" w:name="move232870306"/>
      <w:moveFrom w:id="5923" w:author="Daisy Watt" w:date="2026-06-20T17:51:00Z" w16du:dateUtc="2026-06-20T15:51:00Z">
        <w:r w:rsidR="00A554B1">
          <w:rPr>
            <w:rFonts w:ascii="Cambria" w:hAnsi="Cambria"/>
            <w:sz w:val="28"/>
            <w:szCs w:val="28"/>
          </w:rPr>
          <w:t>She’d been surprised Violet had been invited</w:t>
        </w:r>
        <w:r>
          <w:rPr>
            <w:rFonts w:ascii="Cambria" w:hAnsi="Cambria"/>
            <w:sz w:val="28"/>
            <w:szCs w:val="28"/>
          </w:rPr>
          <w:t xml:space="preserve"> at all</w:t>
        </w:r>
        <w:r w:rsidR="00A554B1">
          <w:rPr>
            <w:rFonts w:ascii="Cambria" w:hAnsi="Cambria"/>
            <w:sz w:val="28"/>
            <w:szCs w:val="28"/>
          </w:rPr>
          <w:t xml:space="preserve">, to be honest, but </w:t>
        </w:r>
        <w:r w:rsidR="00D26768">
          <w:rPr>
            <w:rFonts w:ascii="Cambria" w:hAnsi="Cambria"/>
            <w:sz w:val="28"/>
            <w:szCs w:val="28"/>
          </w:rPr>
          <w:t xml:space="preserve">then </w:t>
        </w:r>
        <w:r w:rsidR="00FE518A">
          <w:rPr>
            <w:rFonts w:ascii="Cambria" w:hAnsi="Cambria"/>
            <w:sz w:val="28"/>
            <w:szCs w:val="28"/>
          </w:rPr>
          <w:t>Violet was so hardworking, she deserved it</w:t>
        </w:r>
        <w:r>
          <w:rPr>
            <w:rFonts w:ascii="Cambria" w:hAnsi="Cambria"/>
            <w:sz w:val="28"/>
            <w:szCs w:val="28"/>
          </w:rPr>
          <w:t xml:space="preserve">. </w:t>
        </w:r>
        <w:r w:rsidDel="009A78FA">
          <w:rPr>
            <w:rFonts w:ascii="Cambria" w:hAnsi="Cambria"/>
            <w:sz w:val="28"/>
            <w:szCs w:val="28"/>
          </w:rPr>
          <w:t xml:space="preserve"> </w:t>
        </w:r>
      </w:moveFrom>
      <w:moveFromRangeEnd w:id="5922"/>
      <w:del w:id="5924" w:author="Claire S" w:date="2026-07-21T12:59:00Z" w16du:dateUtc="2026-07-21T11:59:00Z">
        <w:r w:rsidDel="00E33AD9">
          <w:rPr>
            <w:rFonts w:ascii="Cambria" w:hAnsi="Cambria"/>
            <w:sz w:val="28"/>
            <w:szCs w:val="28"/>
          </w:rPr>
          <w:delText>Yawning,</w:delText>
        </w:r>
        <w:r w:rsidR="00086738" w:rsidDel="00E33AD9">
          <w:rPr>
            <w:rFonts w:ascii="Cambria" w:hAnsi="Cambria"/>
            <w:sz w:val="28"/>
            <w:szCs w:val="28"/>
          </w:rPr>
          <w:delText xml:space="preserve"> Clara reminded herself</w:delText>
        </w:r>
        <w:r w:rsidDel="00E33AD9">
          <w:rPr>
            <w:rFonts w:ascii="Cambria" w:hAnsi="Cambria"/>
            <w:sz w:val="28"/>
            <w:szCs w:val="28"/>
          </w:rPr>
          <w:delText xml:space="preserve"> firmly that b</w:delText>
        </w:r>
        <w:r w:rsidR="00AC0D95" w:rsidDel="00E33AD9">
          <w:rPr>
            <w:rFonts w:ascii="Cambria" w:hAnsi="Cambria"/>
            <w:sz w:val="28"/>
            <w:szCs w:val="28"/>
          </w:rPr>
          <w:delText>eing bitter was a nasty trait</w:delText>
        </w:r>
        <w:r w:rsidDel="00E33AD9">
          <w:rPr>
            <w:rFonts w:ascii="Cambria" w:hAnsi="Cambria"/>
            <w:sz w:val="28"/>
            <w:szCs w:val="28"/>
          </w:rPr>
          <w:delText xml:space="preserve">; one </w:delText>
        </w:r>
      </w:del>
      <w:del w:id="5925" w:author="Claire S" w:date="2026-06-02T09:49:00Z" w16du:dateUtc="2026-06-02T08:49:00Z">
        <w:r w:rsidDel="0079642D">
          <w:rPr>
            <w:rFonts w:ascii="Cambria" w:hAnsi="Cambria"/>
            <w:sz w:val="28"/>
            <w:szCs w:val="28"/>
          </w:rPr>
          <w:delText>thing</w:delText>
        </w:r>
        <w:r w:rsidR="00D7795A" w:rsidDel="0079642D">
          <w:rPr>
            <w:rFonts w:ascii="Cambria" w:hAnsi="Cambria"/>
            <w:sz w:val="28"/>
            <w:szCs w:val="28"/>
          </w:rPr>
          <w:delText xml:space="preserve"> </w:delText>
        </w:r>
      </w:del>
      <w:del w:id="5926" w:author="Claire S" w:date="2026-07-21T12:59:00Z" w16du:dateUtc="2026-07-21T11:59:00Z">
        <w:r w:rsidR="00D7795A" w:rsidDel="00E33AD9">
          <w:rPr>
            <w:rFonts w:ascii="Cambria" w:hAnsi="Cambria"/>
            <w:sz w:val="28"/>
            <w:szCs w:val="28"/>
          </w:rPr>
          <w:delText>she’d learn</w:delText>
        </w:r>
      </w:del>
      <w:ins w:id="5927" w:author="Daisy Watt" w:date="2026-06-16T17:30:00Z" w16du:dateUtc="2026-06-16T16:30:00Z">
        <w:del w:id="5928" w:author="Claire S" w:date="2026-07-21T12:59:00Z" w16du:dateUtc="2026-07-21T11:59:00Z">
          <w:r w:rsidR="00051F4B" w:rsidDel="00E33AD9">
            <w:rPr>
              <w:rFonts w:ascii="Cambria" w:hAnsi="Cambria"/>
              <w:sz w:val="28"/>
              <w:szCs w:val="28"/>
            </w:rPr>
            <w:delText>ed</w:delText>
          </w:r>
        </w:del>
      </w:ins>
      <w:del w:id="5929" w:author="Claire S" w:date="2026-07-21T12:59:00Z" w16du:dateUtc="2026-07-21T11:59:00Z">
        <w:r w:rsidR="00D7795A" w:rsidDel="00E33AD9">
          <w:rPr>
            <w:rFonts w:ascii="Cambria" w:hAnsi="Cambria"/>
            <w:sz w:val="28"/>
            <w:szCs w:val="28"/>
          </w:rPr>
          <w:delText>t from her mum</w:delText>
        </w:r>
        <w:r w:rsidR="00AC0D95" w:rsidDel="00E33AD9">
          <w:rPr>
            <w:rFonts w:ascii="Cambria" w:hAnsi="Cambria"/>
            <w:sz w:val="28"/>
            <w:szCs w:val="28"/>
          </w:rPr>
          <w:delText>.</w:delText>
        </w:r>
      </w:del>
      <w:ins w:id="5930" w:author="Daisy Watt" w:date="2026-06-20T17:51:00Z" w16du:dateUtc="2026-06-20T15:51:00Z">
        <w:del w:id="5931" w:author="Claire S" w:date="2026-07-21T12:59:00Z" w16du:dateUtc="2026-07-21T11:59:00Z">
          <w:r w:rsidR="00562AFA" w:rsidDel="00E33AD9">
            <w:rPr>
              <w:rFonts w:ascii="Cambria" w:hAnsi="Cambria"/>
              <w:sz w:val="28"/>
              <w:szCs w:val="28"/>
            </w:rPr>
            <w:delText xml:space="preserve"> </w:delText>
          </w:r>
        </w:del>
      </w:ins>
      <w:moveToRangeStart w:id="5932" w:author="Daisy Watt" w:date="2026-06-20T17:51:00Z" w:name="move232870306"/>
      <w:moveTo w:id="5933" w:author="Daisy Watt" w:date="2026-06-20T17:51:00Z" w16du:dateUtc="2026-06-20T15:51:00Z">
        <w:del w:id="5934" w:author="Claire S" w:date="2026-07-21T12:59:00Z" w16du:dateUtc="2026-07-21T11:59:00Z">
          <w:r w:rsidR="00562AFA" w:rsidDel="00E33AD9">
            <w:rPr>
              <w:rFonts w:ascii="Cambria" w:hAnsi="Cambria"/>
              <w:sz w:val="28"/>
              <w:szCs w:val="28"/>
            </w:rPr>
            <w:delText>She’d been surprised Violet had been invited at all, to be honest, but then Violet was so hardworking, she deserved it</w:delText>
          </w:r>
        </w:del>
      </w:moveTo>
      <w:ins w:id="5935" w:author="Daisy Watt" w:date="2026-06-20T17:52:00Z" w16du:dateUtc="2026-06-20T15:52:00Z">
        <w:del w:id="5936" w:author="Claire S" w:date="2026-07-21T12:59:00Z" w16du:dateUtc="2026-07-21T11:59:00Z">
          <w:r w:rsidR="00034B7F" w:rsidDel="00E33AD9">
            <w:rPr>
              <w:rFonts w:ascii="Cambria" w:hAnsi="Cambria"/>
              <w:sz w:val="28"/>
              <w:szCs w:val="28"/>
            </w:rPr>
            <w:delText xml:space="preserve">to be invited to the awards </w:delText>
          </w:r>
          <w:r w:rsidR="00AC4EFD" w:rsidDel="00E33AD9">
            <w:rPr>
              <w:rFonts w:ascii="Cambria" w:hAnsi="Cambria"/>
              <w:sz w:val="28"/>
              <w:szCs w:val="28"/>
            </w:rPr>
            <w:delText>ceremony</w:delText>
          </w:r>
        </w:del>
      </w:ins>
      <w:ins w:id="5937" w:author="Claire S" w:date="2026-07-21T12:59:00Z" w16du:dateUtc="2026-07-21T11:59:00Z">
        <w:r w:rsidR="00B8798F">
          <w:rPr>
            <w:rFonts w:ascii="Cambria" w:hAnsi="Cambria"/>
            <w:i/>
            <w:iCs/>
            <w:sz w:val="28"/>
            <w:szCs w:val="28"/>
          </w:rPr>
          <w:tab/>
        </w:r>
      </w:ins>
      <w:moveTo w:id="5938" w:author="Daisy Watt" w:date="2026-06-20T17:51:00Z" w16du:dateUtc="2026-06-20T15:51:00Z">
        <w:del w:id="5939" w:author="Claire S" w:date="2026-07-21T12:59:00Z" w16du:dateUtc="2026-07-21T11:59:00Z">
          <w:r w:rsidR="00562AFA" w:rsidDel="00E33AD9">
            <w:rPr>
              <w:rFonts w:ascii="Cambria" w:hAnsi="Cambria"/>
              <w:sz w:val="28"/>
              <w:szCs w:val="28"/>
            </w:rPr>
            <w:delText>.</w:delText>
          </w:r>
        </w:del>
      </w:moveTo>
      <w:moveToRangeEnd w:id="5932"/>
      <w:commentRangeEnd w:id="5917"/>
      <w:del w:id="5940" w:author="Claire S" w:date="2026-07-21T12:59:00Z" w16du:dateUtc="2026-07-21T11:59:00Z">
        <w:r w:rsidR="003326E7" w:rsidDel="00E33AD9">
          <w:rPr>
            <w:rStyle w:val="CommentReference"/>
            <w:rFonts w:ascii="Cambria" w:hAnsi="Cambria"/>
            <w:sz w:val="28"/>
            <w:szCs w:val="28"/>
          </w:rPr>
          <w:commentReference w:id="5917"/>
        </w:r>
      </w:del>
    </w:p>
    <w:p w14:paraId="2A5AF1A8" w14:textId="5A436709" w:rsidR="00F01DCD" w:rsidRPr="00885F92" w:rsidRDefault="00F01DCD" w:rsidP="00B641CD">
      <w:pPr>
        <w:spacing w:line="360" w:lineRule="auto"/>
        <w:contextualSpacing/>
        <w:rPr>
          <w:rFonts w:ascii="Cambria" w:hAnsi="Cambria"/>
          <w:sz w:val="28"/>
          <w:szCs w:val="28"/>
        </w:rPr>
      </w:pPr>
      <w:del w:id="5941" w:author="Claire S" w:date="2026-07-21T12:59:00Z" w16du:dateUtc="2026-07-21T11:59:00Z">
        <w:r w:rsidRPr="00F01DCD" w:rsidDel="00B8798F">
          <w:rPr>
            <w:rFonts w:ascii="Cambria" w:hAnsi="Cambria"/>
            <w:i/>
            <w:iCs/>
            <w:sz w:val="28"/>
            <w:szCs w:val="28"/>
          </w:rPr>
          <w:tab/>
        </w:r>
      </w:del>
      <w:commentRangeStart w:id="5942"/>
      <w:r w:rsidR="003F3436" w:rsidRPr="00D2767C">
        <w:rPr>
          <w:rFonts w:ascii="Cambria" w:hAnsi="Cambria"/>
          <w:b/>
          <w:bCs/>
          <w:i/>
          <w:iCs/>
          <w:sz w:val="28"/>
          <w:szCs w:val="28"/>
        </w:rPr>
        <w:t>Creepy</w:t>
      </w:r>
      <w:commentRangeEnd w:id="5942"/>
      <w:r w:rsidR="00381316" w:rsidRPr="00D2767C">
        <w:rPr>
          <w:rStyle w:val="CommentReference"/>
          <w:rFonts w:ascii="Cambria" w:hAnsi="Cambria"/>
          <w:b/>
          <w:bCs/>
          <w:i/>
          <w:iCs/>
          <w:sz w:val="28"/>
          <w:szCs w:val="28"/>
        </w:rPr>
        <w:commentReference w:id="5942"/>
      </w:r>
      <w:r w:rsidR="003F3436" w:rsidRPr="00D2767C">
        <w:rPr>
          <w:rFonts w:ascii="Cambria" w:hAnsi="Cambria"/>
          <w:b/>
          <w:bCs/>
          <w:i/>
          <w:iCs/>
          <w:sz w:val="28"/>
          <w:szCs w:val="28"/>
        </w:rPr>
        <w:t xml:space="preserve"> night, horrible </w:t>
      </w:r>
      <w:r w:rsidR="00CE6F67">
        <w:rPr>
          <w:rFonts w:ascii="Cambria" w:hAnsi="Cambria"/>
          <w:b/>
          <w:bCs/>
          <w:i/>
          <w:iCs/>
          <w:sz w:val="28"/>
          <w:szCs w:val="28"/>
        </w:rPr>
        <w:t xml:space="preserve">people, except </w:t>
      </w:r>
      <w:commentRangeStart w:id="5943"/>
      <w:del w:id="5944" w:author="Daisy Watt" w:date="2026-06-20T21:40:00Z" w16du:dateUtc="2026-06-20T19:40:00Z">
        <w:r w:rsidR="00CE6F67">
          <w:rPr>
            <w:rFonts w:ascii="Cambria" w:hAnsi="Cambria"/>
            <w:b/>
            <w:bCs/>
            <w:i/>
            <w:iCs/>
            <w:sz w:val="28"/>
            <w:szCs w:val="28"/>
          </w:rPr>
          <w:delText>darlin’</w:delText>
        </w:r>
      </w:del>
      <w:commentRangeEnd w:id="5943"/>
      <w:r w:rsidR="00C66476">
        <w:rPr>
          <w:rStyle w:val="CommentReference"/>
          <w:rFonts w:ascii="Cambria" w:hAnsi="Cambria"/>
          <w:b/>
          <w:bCs/>
          <w:i/>
          <w:iCs/>
          <w:sz w:val="28"/>
          <w:szCs w:val="28"/>
        </w:rPr>
        <w:commentReference w:id="5943"/>
      </w:r>
      <w:r w:rsidR="00CE6F67">
        <w:rPr>
          <w:rFonts w:ascii="Cambria" w:hAnsi="Cambria"/>
          <w:b/>
          <w:bCs/>
          <w:i/>
          <w:iCs/>
          <w:sz w:val="28"/>
          <w:szCs w:val="28"/>
        </w:rPr>
        <w:t xml:space="preserve"> Dex and </w:t>
      </w:r>
      <w:r w:rsidR="001B77F2">
        <w:rPr>
          <w:rFonts w:ascii="Cambria" w:hAnsi="Cambria"/>
          <w:b/>
          <w:bCs/>
          <w:i/>
          <w:iCs/>
          <w:sz w:val="28"/>
          <w:szCs w:val="28"/>
        </w:rPr>
        <w:t>Ish</w:t>
      </w:r>
      <w:del w:id="5945" w:author="Claire S" w:date="2026-06-02T09:49:00Z" w16du:dateUtc="2026-06-02T08:49:00Z">
        <w:r w:rsidR="001B77F2" w:rsidDel="0079642D">
          <w:rPr>
            <w:rFonts w:ascii="Cambria" w:hAnsi="Cambria"/>
            <w:b/>
            <w:bCs/>
            <w:i/>
            <w:iCs/>
            <w:sz w:val="28"/>
            <w:szCs w:val="28"/>
          </w:rPr>
          <w:delText>a</w:delText>
        </w:r>
        <w:r w:rsidR="001B77F2" w:rsidDel="009A78FA">
          <w:rPr>
            <w:rFonts w:ascii="Cambria" w:hAnsi="Cambria"/>
            <w:b/>
            <w:bCs/>
            <w:i/>
            <w:iCs/>
            <w:sz w:val="28"/>
            <w:szCs w:val="28"/>
          </w:rPr>
          <w:delText>n</w:delText>
        </w:r>
      </w:del>
      <w:r w:rsidR="003F3436" w:rsidRPr="00D2767C">
        <w:rPr>
          <w:rFonts w:ascii="Cambria" w:hAnsi="Cambria"/>
          <w:b/>
          <w:bCs/>
          <w:i/>
          <w:iCs/>
          <w:sz w:val="28"/>
          <w:szCs w:val="28"/>
        </w:rPr>
        <w:t>. Could have rlly used yr company</w:t>
      </w:r>
      <w:del w:id="5946" w:author="Claire S" w:date="2026-07-21T13:11:00Z" w16du:dateUtc="2026-07-21T12:11:00Z">
        <w:r w:rsidR="003F3436" w:rsidDel="00E31FAE">
          <w:rPr>
            <w:rFonts w:ascii="Cambria" w:hAnsi="Cambria"/>
            <w:i/>
            <w:iCs/>
            <w:sz w:val="28"/>
            <w:szCs w:val="28"/>
          </w:rPr>
          <w:delText>,</w:delText>
        </w:r>
        <w:r w:rsidR="00885F92" w:rsidDel="00E31FAE">
          <w:rPr>
            <w:rFonts w:ascii="Cambria" w:hAnsi="Cambria"/>
            <w:i/>
            <w:iCs/>
            <w:sz w:val="28"/>
            <w:szCs w:val="28"/>
          </w:rPr>
          <w:delText xml:space="preserve"> </w:delText>
        </w:r>
        <w:r w:rsidR="00086738" w:rsidDel="00E31FAE">
          <w:rPr>
            <w:rFonts w:ascii="Cambria" w:hAnsi="Cambria"/>
            <w:sz w:val="28"/>
            <w:szCs w:val="28"/>
          </w:rPr>
          <w:delText>rea</w:delText>
        </w:r>
        <w:r w:rsidR="00885F92" w:rsidRPr="00885F92" w:rsidDel="00E31FAE">
          <w:rPr>
            <w:rFonts w:ascii="Cambria" w:hAnsi="Cambria"/>
            <w:sz w:val="28"/>
            <w:szCs w:val="28"/>
          </w:rPr>
          <w:delText xml:space="preserve">d </w:delText>
        </w:r>
        <w:r w:rsidR="00D34FFE" w:rsidDel="00E31FAE">
          <w:rPr>
            <w:rFonts w:ascii="Cambria" w:hAnsi="Cambria"/>
            <w:sz w:val="28"/>
            <w:szCs w:val="28"/>
          </w:rPr>
          <w:delText>Violet’s</w:delText>
        </w:r>
        <w:r w:rsidR="00885F92" w:rsidRPr="00885F92" w:rsidDel="00E31FAE">
          <w:rPr>
            <w:rFonts w:ascii="Cambria" w:hAnsi="Cambria"/>
            <w:sz w:val="28"/>
            <w:szCs w:val="28"/>
          </w:rPr>
          <w:delText xml:space="preserve"> </w:delText>
        </w:r>
      </w:del>
      <w:ins w:id="5947" w:author="Daisy Watt" w:date="2026-06-20T21:39:00Z" w16du:dateUtc="2026-06-20T19:39:00Z">
        <w:del w:id="5948" w:author="Claire S" w:date="2026-07-21T13:11:00Z" w16du:dateUtc="2026-07-21T12:11:00Z">
          <w:r w:rsidR="005234C1" w:rsidDel="00E31FAE">
            <w:rPr>
              <w:rFonts w:ascii="Cambria" w:hAnsi="Cambria"/>
              <w:sz w:val="28"/>
              <w:szCs w:val="28"/>
            </w:rPr>
            <w:delText xml:space="preserve">next </w:delText>
          </w:r>
        </w:del>
      </w:ins>
      <w:del w:id="5949" w:author="Claire S" w:date="2026-07-21T13:11:00Z" w16du:dateUtc="2026-07-21T12:11:00Z">
        <w:r w:rsidR="00885F92" w:rsidRPr="00885F92" w:rsidDel="00E31FAE">
          <w:rPr>
            <w:rFonts w:ascii="Cambria" w:hAnsi="Cambria"/>
            <w:sz w:val="28"/>
            <w:szCs w:val="28"/>
          </w:rPr>
          <w:delText>text</w:delText>
        </w:r>
      </w:del>
      <w:r w:rsidR="00885F92">
        <w:rPr>
          <w:rFonts w:ascii="Cambria" w:hAnsi="Cambria"/>
          <w:sz w:val="28"/>
          <w:szCs w:val="28"/>
        </w:rPr>
        <w:t>.</w:t>
      </w:r>
      <w:r w:rsidR="00D34FFE">
        <w:rPr>
          <w:rFonts w:ascii="Cambria" w:hAnsi="Cambria"/>
          <w:sz w:val="28"/>
          <w:szCs w:val="28"/>
        </w:rPr>
        <w:t xml:space="preserve"> </w:t>
      </w:r>
      <w:del w:id="5950" w:author="Claire S" w:date="2026-07-21T13:00:00Z" w16du:dateUtc="2026-07-21T12:00:00Z">
        <w:r w:rsidR="003E5CD5" w:rsidRPr="003E5CD5" w:rsidDel="00B8798F">
          <w:rPr>
            <w:rFonts w:ascii="Cambria" w:hAnsi="Cambria"/>
            <w:b/>
            <w:bCs/>
            <w:i/>
            <w:iCs/>
            <w:sz w:val="28"/>
            <w:szCs w:val="28"/>
          </w:rPr>
          <w:delText xml:space="preserve">Also </w:delText>
        </w:r>
        <w:commentRangeStart w:id="5951"/>
        <w:r w:rsidR="003E5CD5" w:rsidRPr="003E5CD5" w:rsidDel="00B8798F">
          <w:rPr>
            <w:rFonts w:ascii="Cambria" w:hAnsi="Cambria"/>
            <w:b/>
            <w:bCs/>
            <w:i/>
            <w:iCs/>
            <w:sz w:val="28"/>
            <w:szCs w:val="28"/>
          </w:rPr>
          <w:delText xml:space="preserve">did </w:delText>
        </w:r>
      </w:del>
      <w:del w:id="5952" w:author="Claire S" w:date="2026-06-02T09:49:00Z" w16du:dateUtc="2026-06-02T08:49:00Z">
        <w:r w:rsidR="003E5CD5" w:rsidRPr="003E5CD5" w:rsidDel="009A78FA">
          <w:rPr>
            <w:rFonts w:ascii="Cambria" w:hAnsi="Cambria"/>
            <w:b/>
            <w:bCs/>
            <w:i/>
            <w:iCs/>
            <w:sz w:val="28"/>
            <w:szCs w:val="28"/>
          </w:rPr>
          <w:delText>yo</w:delText>
        </w:r>
      </w:del>
      <w:del w:id="5953" w:author="Claire S" w:date="2026-07-21T13:00:00Z" w16du:dateUtc="2026-07-21T12:00:00Z">
        <w:r w:rsidR="003E5CD5" w:rsidRPr="003E5CD5" w:rsidDel="00B8798F">
          <w:rPr>
            <w:rFonts w:ascii="Cambria" w:hAnsi="Cambria"/>
            <w:b/>
            <w:bCs/>
            <w:i/>
            <w:iCs/>
            <w:sz w:val="28"/>
            <w:szCs w:val="28"/>
          </w:rPr>
          <w:delText xml:space="preserve">u see </w:delText>
        </w:r>
      </w:del>
      <w:ins w:id="5954" w:author="Claire S" w:date="2026-07-21T13:00:00Z" w16du:dateUtc="2026-07-21T12:00:00Z">
        <w:r w:rsidR="00B8798F">
          <w:rPr>
            <w:rFonts w:ascii="Cambria" w:hAnsi="Cambria"/>
            <w:b/>
            <w:bCs/>
            <w:i/>
            <w:iCs/>
            <w:sz w:val="28"/>
            <w:szCs w:val="28"/>
          </w:rPr>
          <w:t xml:space="preserve">Yeah </w:t>
        </w:r>
      </w:ins>
      <w:r w:rsidR="003E5CD5" w:rsidRPr="003E5CD5">
        <w:rPr>
          <w:rFonts w:ascii="Cambria" w:hAnsi="Cambria"/>
          <w:b/>
          <w:bCs/>
          <w:i/>
          <w:iCs/>
          <w:sz w:val="28"/>
          <w:szCs w:val="28"/>
        </w:rPr>
        <w:t>the</w:t>
      </w:r>
      <w:ins w:id="5955" w:author="Claire S" w:date="2026-06-02T09:50:00Z" w16du:dateUtc="2026-06-02T08:50:00Z">
        <w:r w:rsidR="009A78FA">
          <w:rPr>
            <w:rFonts w:ascii="Cambria" w:hAnsi="Cambria"/>
            <w:b/>
            <w:bCs/>
            <w:i/>
            <w:iCs/>
            <w:sz w:val="28"/>
            <w:szCs w:val="28"/>
          </w:rPr>
          <w:t xml:space="preserve"> dead</w:t>
        </w:r>
      </w:ins>
      <w:r w:rsidR="003E5CD5" w:rsidRPr="003E5CD5">
        <w:rPr>
          <w:rFonts w:ascii="Cambria" w:hAnsi="Cambria"/>
          <w:b/>
          <w:bCs/>
          <w:i/>
          <w:iCs/>
          <w:sz w:val="28"/>
          <w:szCs w:val="28"/>
        </w:rPr>
        <w:t xml:space="preserve"> </w:t>
      </w:r>
      <w:del w:id="5956" w:author="Claire S" w:date="2026-06-02T09:49:00Z" w16du:dateUtc="2026-06-02T08:49:00Z">
        <w:r w:rsidR="003E5CD5" w:rsidRPr="003E5CD5" w:rsidDel="009A78FA">
          <w:rPr>
            <w:rFonts w:ascii="Cambria" w:hAnsi="Cambria"/>
            <w:b/>
            <w:bCs/>
            <w:i/>
            <w:iCs/>
            <w:sz w:val="28"/>
            <w:szCs w:val="28"/>
          </w:rPr>
          <w:delText>List</w:delText>
        </w:r>
      </w:del>
      <w:ins w:id="5957" w:author="Claire S" w:date="2026-06-02T09:49:00Z" w16du:dateUtc="2026-06-02T08:49:00Z">
        <w:r w:rsidR="009A78FA">
          <w:rPr>
            <w:rFonts w:ascii="Cambria" w:hAnsi="Cambria"/>
            <w:b/>
            <w:bCs/>
            <w:i/>
            <w:iCs/>
            <w:sz w:val="28"/>
            <w:szCs w:val="28"/>
          </w:rPr>
          <w:t>body thing</w:t>
        </w:r>
      </w:ins>
      <w:ins w:id="5958" w:author="Claire S" w:date="2026-07-21T13:00:00Z" w16du:dateUtc="2026-07-21T12:00:00Z">
        <w:r w:rsidR="00B8798F">
          <w:rPr>
            <w:rFonts w:ascii="Cambria" w:hAnsi="Cambria"/>
            <w:b/>
            <w:bCs/>
            <w:i/>
            <w:iCs/>
            <w:sz w:val="28"/>
            <w:szCs w:val="28"/>
          </w:rPr>
          <w:t xml:space="preserve"> so</w:t>
        </w:r>
      </w:ins>
      <w:del w:id="5959" w:author="Claire S" w:date="2026-07-21T13:00:00Z" w16du:dateUtc="2026-07-21T12:00:00Z">
        <w:r w:rsidR="003E5CD5" w:rsidRPr="003E5CD5" w:rsidDel="00B8798F">
          <w:rPr>
            <w:rFonts w:ascii="Cambria" w:hAnsi="Cambria"/>
            <w:b/>
            <w:bCs/>
            <w:i/>
            <w:iCs/>
            <w:sz w:val="28"/>
            <w:szCs w:val="28"/>
          </w:rPr>
          <w:delText xml:space="preserve">? </w:delText>
        </w:r>
      </w:del>
      <w:r w:rsidR="003E5CD5" w:rsidRPr="003E5CD5">
        <w:rPr>
          <w:rFonts w:ascii="Cambria" w:hAnsi="Cambria"/>
          <w:b/>
          <w:bCs/>
          <w:i/>
          <w:iCs/>
          <w:sz w:val="28"/>
          <w:szCs w:val="28"/>
        </w:rPr>
        <w:t xml:space="preserve"> </w:t>
      </w:r>
      <w:commentRangeEnd w:id="5951"/>
      <w:r w:rsidR="00C66476">
        <w:rPr>
          <w:rStyle w:val="CommentReference"/>
          <w:rFonts w:ascii="Cambria" w:hAnsi="Cambria"/>
          <w:b/>
          <w:bCs/>
          <w:i/>
          <w:iCs/>
          <w:sz w:val="28"/>
          <w:szCs w:val="28"/>
        </w:rPr>
        <w:commentReference w:id="5951"/>
      </w:r>
      <w:ins w:id="5960" w:author="Claire S" w:date="2026-07-21T13:00:00Z" w16du:dateUtc="2026-07-21T12:00:00Z">
        <w:r w:rsidR="00B8798F">
          <w:rPr>
            <w:rFonts w:ascii="Cambria" w:hAnsi="Cambria"/>
            <w:b/>
            <w:bCs/>
            <w:i/>
            <w:iCs/>
            <w:sz w:val="28"/>
            <w:szCs w:val="28"/>
          </w:rPr>
          <w:t>w</w:t>
        </w:r>
      </w:ins>
      <w:del w:id="5961" w:author="Claire S" w:date="2026-07-21T13:00:00Z" w16du:dateUtc="2026-07-21T12:00:00Z">
        <w:r w:rsidR="003E5CD5" w:rsidRPr="003E5CD5" w:rsidDel="00B8798F">
          <w:rPr>
            <w:rFonts w:ascii="Cambria" w:hAnsi="Cambria"/>
            <w:b/>
            <w:bCs/>
            <w:i/>
            <w:iCs/>
            <w:sz w:val="28"/>
            <w:szCs w:val="28"/>
          </w:rPr>
          <w:delText>W</w:delText>
        </w:r>
      </w:del>
      <w:r w:rsidR="003E5CD5" w:rsidRPr="003E5CD5">
        <w:rPr>
          <w:rFonts w:ascii="Cambria" w:hAnsi="Cambria"/>
          <w:b/>
          <w:bCs/>
          <w:i/>
          <w:iCs/>
          <w:sz w:val="28"/>
          <w:szCs w:val="28"/>
        </w:rPr>
        <w:t xml:space="preserve">eird </w:t>
      </w:r>
      <w:r w:rsidR="003E5CD5" w:rsidRPr="003E5CD5">
        <w:rPr>
          <w:rFonts w:ascii="Cambria" w:hAnsi="Cambria"/>
          <w:b/>
          <w:bCs/>
          <w:i/>
          <w:iCs/>
          <w:sz w:val="28"/>
          <w:szCs w:val="28"/>
        </w:rPr>
        <w:sym w:font="Wingdings" w:char="F04C"/>
      </w:r>
      <w:r w:rsidR="003E5CD5" w:rsidRPr="003E5CD5">
        <w:rPr>
          <w:rFonts w:ascii="Cambria" w:hAnsi="Cambria"/>
          <w:b/>
          <w:bCs/>
          <w:i/>
          <w:iCs/>
          <w:sz w:val="28"/>
          <w:szCs w:val="28"/>
        </w:rPr>
        <w:t xml:space="preserve"> </w:t>
      </w:r>
      <w:r w:rsidR="00CE6F67" w:rsidRPr="003E5CD5">
        <w:rPr>
          <w:rFonts w:ascii="Cambria" w:hAnsi="Cambria"/>
          <w:b/>
          <w:bCs/>
          <w:i/>
          <w:iCs/>
          <w:sz w:val="28"/>
          <w:szCs w:val="28"/>
        </w:rPr>
        <w:t>C</w:t>
      </w:r>
      <w:r w:rsidR="00D34FFE" w:rsidRPr="003E5CD5">
        <w:rPr>
          <w:rFonts w:ascii="Cambria" w:hAnsi="Cambria"/>
          <w:b/>
          <w:bCs/>
          <w:i/>
          <w:iCs/>
          <w:sz w:val="28"/>
          <w:szCs w:val="28"/>
        </w:rPr>
        <w:t>a</w:t>
      </w:r>
      <w:r w:rsidR="00D34FFE" w:rsidRPr="00D2767C">
        <w:rPr>
          <w:rFonts w:ascii="Cambria" w:hAnsi="Cambria"/>
          <w:b/>
          <w:bCs/>
          <w:i/>
          <w:iCs/>
          <w:sz w:val="28"/>
          <w:szCs w:val="28"/>
        </w:rPr>
        <w:t>ll you tomo. X</w:t>
      </w:r>
    </w:p>
    <w:p w14:paraId="2F874D8E" w14:textId="34EDC304" w:rsidR="002C6D71" w:rsidRDefault="00461B6D">
      <w:pPr>
        <w:spacing w:line="360" w:lineRule="auto"/>
        <w:contextualSpacing/>
        <w:rPr>
          <w:del w:id="5962" w:author="Claire S" w:date="2026-05-07T14:21:00Z" w16du:dateUtc="2026-05-07T13:21:00Z"/>
          <w:rFonts w:ascii="Cambria" w:hAnsi="Cambria"/>
          <w:color w:val="000000" w:themeColor="text1"/>
          <w:sz w:val="28"/>
          <w:szCs w:val="28"/>
        </w:rPr>
      </w:pPr>
      <w:r>
        <w:rPr>
          <w:rFonts w:ascii="Cambria" w:hAnsi="Cambria"/>
          <w:sz w:val="28"/>
          <w:szCs w:val="28"/>
        </w:rPr>
        <w:tab/>
      </w:r>
      <w:commentRangeStart w:id="5963"/>
      <w:del w:id="5964" w:author="Claire S" w:date="2026-07-22T09:26:00Z" w16du:dateUtc="2026-07-22T08:26:00Z">
        <w:r w:rsidR="00885F92" w:rsidDel="00F379F2">
          <w:rPr>
            <w:rFonts w:ascii="Cambria" w:hAnsi="Cambria"/>
            <w:sz w:val="28"/>
            <w:szCs w:val="28"/>
          </w:rPr>
          <w:delText>Clara</w:delText>
        </w:r>
        <w:r w:rsidR="00F01DCD" w:rsidDel="00F379F2">
          <w:rPr>
            <w:rFonts w:ascii="Cambria" w:hAnsi="Cambria"/>
            <w:sz w:val="28"/>
            <w:szCs w:val="28"/>
          </w:rPr>
          <w:delText xml:space="preserve"> </w:delText>
        </w:r>
        <w:r w:rsidR="00C23D8C" w:rsidDel="00F379F2">
          <w:rPr>
            <w:rFonts w:ascii="Cambria" w:hAnsi="Cambria"/>
            <w:sz w:val="28"/>
            <w:szCs w:val="28"/>
          </w:rPr>
          <w:delText>was exceptionally</w:delText>
        </w:r>
        <w:r w:rsidR="00522F89" w:rsidDel="00F379F2">
          <w:rPr>
            <w:rFonts w:ascii="Cambria" w:hAnsi="Cambria"/>
            <w:sz w:val="28"/>
            <w:szCs w:val="28"/>
          </w:rPr>
          <w:delText xml:space="preserve"> </w:delText>
        </w:r>
        <w:r w:rsidR="00F01DCD" w:rsidDel="00F379F2">
          <w:rPr>
            <w:rFonts w:ascii="Cambria" w:hAnsi="Cambria"/>
            <w:sz w:val="28"/>
            <w:szCs w:val="28"/>
          </w:rPr>
          <w:delText>fond of Violet</w:delText>
        </w:r>
        <w:r w:rsidR="001B77F2" w:rsidDel="00F379F2">
          <w:rPr>
            <w:rFonts w:ascii="Cambria" w:hAnsi="Cambria"/>
            <w:sz w:val="28"/>
            <w:szCs w:val="28"/>
          </w:rPr>
          <w:delText>: she was Clara’s</w:delText>
        </w:r>
        <w:r w:rsidR="00C23D8C" w:rsidDel="00F379F2">
          <w:rPr>
            <w:rFonts w:ascii="Cambria" w:hAnsi="Cambria"/>
            <w:sz w:val="28"/>
            <w:szCs w:val="28"/>
          </w:rPr>
          <w:delText xml:space="preserve"> biggest ally at Langley and</w:delText>
        </w:r>
      </w:del>
      <w:ins w:id="5965" w:author="Daisy Watt" w:date="2026-06-20T05:26:00Z" w16du:dateUtc="2026-06-20T03:26:00Z">
        <w:del w:id="5966" w:author="Claire S" w:date="2026-07-22T09:26:00Z" w16du:dateUtc="2026-07-22T08:26:00Z">
          <w:r w:rsidR="0098202A" w:rsidDel="00F379F2">
            <w:rPr>
              <w:rFonts w:ascii="Cambria" w:hAnsi="Cambria"/>
              <w:sz w:val="28"/>
              <w:szCs w:val="28"/>
            </w:rPr>
            <w:delText>&amp;</w:delText>
          </w:r>
        </w:del>
      </w:ins>
      <w:del w:id="5967" w:author="Claire S" w:date="2026-07-22T09:26:00Z" w16du:dateUtc="2026-07-22T08:26:00Z">
        <w:r w:rsidR="00C23D8C" w:rsidDel="00F379F2">
          <w:rPr>
            <w:rFonts w:ascii="Cambria" w:hAnsi="Cambria"/>
            <w:sz w:val="28"/>
            <w:szCs w:val="28"/>
          </w:rPr>
          <w:delText xml:space="preserve"> Co</w:delText>
        </w:r>
        <w:r w:rsidR="00267945" w:rsidDel="00F379F2">
          <w:rPr>
            <w:rFonts w:ascii="Cambria" w:hAnsi="Cambria"/>
            <w:sz w:val="28"/>
            <w:szCs w:val="28"/>
          </w:rPr>
          <w:delText>,</w:delText>
        </w:r>
        <w:r w:rsidR="00584A23" w:rsidDel="00F379F2">
          <w:rPr>
            <w:rFonts w:ascii="Cambria" w:hAnsi="Cambria"/>
            <w:sz w:val="28"/>
            <w:szCs w:val="28"/>
          </w:rPr>
          <w:delText xml:space="preserve"> </w:delText>
        </w:r>
        <w:r w:rsidR="00584A23" w:rsidRPr="002C6D71" w:rsidDel="00F379F2">
          <w:rPr>
            <w:rFonts w:ascii="Cambria" w:hAnsi="Cambria"/>
            <w:color w:val="000000" w:themeColor="text1"/>
            <w:sz w:val="28"/>
            <w:szCs w:val="28"/>
          </w:rPr>
          <w:delText xml:space="preserve">since </w:delText>
        </w:r>
        <w:r w:rsidR="002C6D71" w:rsidDel="00F379F2">
          <w:rPr>
            <w:rFonts w:ascii="Cambria" w:hAnsi="Cambria"/>
            <w:color w:val="000000" w:themeColor="text1"/>
            <w:sz w:val="28"/>
            <w:szCs w:val="28"/>
          </w:rPr>
          <w:delText xml:space="preserve">her best friend </w:delText>
        </w:r>
        <w:r w:rsidR="00584A23" w:rsidRPr="002C6D71" w:rsidDel="00F379F2">
          <w:rPr>
            <w:rFonts w:ascii="Cambria" w:hAnsi="Cambria"/>
            <w:color w:val="000000" w:themeColor="text1"/>
            <w:sz w:val="28"/>
            <w:szCs w:val="28"/>
          </w:rPr>
          <w:delText>Tom Arden had</w:delText>
        </w:r>
        <w:r w:rsidR="00267945" w:rsidDel="00F379F2">
          <w:rPr>
            <w:rFonts w:ascii="Cambria" w:hAnsi="Cambria"/>
            <w:color w:val="000000" w:themeColor="text1"/>
            <w:sz w:val="28"/>
            <w:szCs w:val="28"/>
          </w:rPr>
          <w:delText xml:space="preserve"> been forced to leave.</w:delText>
        </w:r>
        <w:r w:rsidR="00280327" w:rsidRPr="002C6D71" w:rsidDel="00F379F2">
          <w:rPr>
            <w:rFonts w:ascii="Cambria" w:hAnsi="Cambria"/>
            <w:color w:val="000000" w:themeColor="text1"/>
            <w:sz w:val="28"/>
            <w:szCs w:val="28"/>
          </w:rPr>
          <w:delText xml:space="preserve"> </w:delText>
        </w:r>
      </w:del>
      <w:del w:id="5968" w:author="Claire S" w:date="2026-05-07T14:21:00Z" w16du:dateUtc="2026-05-07T13:21:00Z">
        <w:r w:rsidR="00280327" w:rsidRPr="002C6D71">
          <w:rPr>
            <w:rFonts w:ascii="Cambria" w:hAnsi="Cambria"/>
            <w:color w:val="000000" w:themeColor="text1"/>
            <w:sz w:val="28"/>
            <w:szCs w:val="28"/>
          </w:rPr>
          <w:delText xml:space="preserve"> </w:delText>
        </w:r>
      </w:del>
      <w:commentRangeEnd w:id="5963"/>
      <w:del w:id="5969" w:author="Claire S" w:date="2026-07-22T09:26:00Z" w16du:dateUtc="2026-07-22T08:26:00Z">
        <w:r w:rsidR="00FC58F6" w:rsidDel="00F379F2">
          <w:rPr>
            <w:rStyle w:val="CommentReference"/>
            <w:rFonts w:ascii="Cambria" w:hAnsi="Cambria"/>
            <w:color w:val="000000" w:themeColor="text1"/>
            <w:sz w:val="28"/>
            <w:szCs w:val="28"/>
          </w:rPr>
          <w:commentReference w:id="5963"/>
        </w:r>
      </w:del>
    </w:p>
    <w:p w14:paraId="65746FF2" w14:textId="28987267" w:rsidR="0070357B" w:rsidDel="00F379F2" w:rsidRDefault="00C23D8C">
      <w:pPr>
        <w:spacing w:line="360" w:lineRule="auto"/>
        <w:contextualSpacing/>
        <w:rPr>
          <w:del w:id="5970" w:author="Claire S" w:date="2026-07-22T09:26:00Z" w16du:dateUtc="2026-07-22T08:26:00Z"/>
          <w:rFonts w:ascii="Cambria" w:hAnsi="Cambria"/>
          <w:sz w:val="28"/>
          <w:szCs w:val="28"/>
        </w:rPr>
        <w:pPrChange w:id="5971" w:author="Claire S" w:date="2026-07-22T09:26:00Z" w16du:dateUtc="2026-07-22T08:26:00Z">
          <w:pPr>
            <w:spacing w:line="360" w:lineRule="auto"/>
            <w:ind w:firstLine="720"/>
            <w:contextualSpacing/>
          </w:pPr>
        </w:pPrChange>
      </w:pPr>
      <w:del w:id="5972" w:author="Claire S" w:date="2026-07-21T13:03:00Z" w16du:dateUtc="2026-07-21T12:03:00Z">
        <w:r w:rsidDel="006F4BCA">
          <w:rPr>
            <w:rFonts w:ascii="Cambria" w:hAnsi="Cambria"/>
            <w:sz w:val="28"/>
            <w:szCs w:val="28"/>
          </w:rPr>
          <w:delText>Hailing f</w:delText>
        </w:r>
        <w:r w:rsidR="00961D88" w:rsidDel="006F4BCA">
          <w:rPr>
            <w:rFonts w:ascii="Cambria" w:hAnsi="Cambria"/>
            <w:sz w:val="28"/>
            <w:szCs w:val="28"/>
          </w:rPr>
          <w:delText xml:space="preserve">rom the </w:delText>
        </w:r>
        <w:commentRangeStart w:id="5973"/>
        <w:r w:rsidR="00961D88" w:rsidDel="006F4BCA">
          <w:rPr>
            <w:rFonts w:ascii="Cambria" w:hAnsi="Cambria"/>
            <w:sz w:val="28"/>
            <w:szCs w:val="28"/>
          </w:rPr>
          <w:delText>North</w:delText>
        </w:r>
        <w:commentRangeEnd w:id="5973"/>
        <w:r w:rsidR="00DB18EC" w:rsidDel="006F4BCA">
          <w:rPr>
            <w:rStyle w:val="CommentReference"/>
            <w:rFonts w:ascii="Cambria" w:hAnsi="Cambria"/>
            <w:sz w:val="28"/>
            <w:szCs w:val="28"/>
          </w:rPr>
          <w:commentReference w:id="5973"/>
        </w:r>
        <w:r w:rsidR="00961D88" w:rsidDel="006F4BCA">
          <w:rPr>
            <w:rFonts w:ascii="Cambria" w:hAnsi="Cambria"/>
            <w:sz w:val="28"/>
            <w:szCs w:val="28"/>
          </w:rPr>
          <w:delText xml:space="preserve"> of England,</w:delText>
        </w:r>
      </w:del>
      <w:del w:id="5974" w:author="Claire S" w:date="2026-07-22T09:26:00Z" w16du:dateUtc="2026-07-22T08:26:00Z">
        <w:r w:rsidDel="00F379F2">
          <w:rPr>
            <w:rFonts w:ascii="Cambria" w:hAnsi="Cambria"/>
            <w:sz w:val="28"/>
            <w:szCs w:val="28"/>
          </w:rPr>
          <w:delText xml:space="preserve"> </w:delText>
        </w:r>
      </w:del>
      <w:del w:id="5975" w:author="Claire S" w:date="2026-07-21T13:03:00Z" w16du:dateUtc="2026-07-21T12:03:00Z">
        <w:r w:rsidDel="006F4BCA">
          <w:rPr>
            <w:rFonts w:ascii="Cambria" w:hAnsi="Cambria"/>
            <w:sz w:val="28"/>
            <w:szCs w:val="28"/>
          </w:rPr>
          <w:delText>Violet</w:delText>
        </w:r>
        <w:r w:rsidR="00280327" w:rsidDel="006F4BCA">
          <w:rPr>
            <w:rFonts w:ascii="Cambria" w:hAnsi="Cambria"/>
            <w:sz w:val="28"/>
            <w:szCs w:val="28"/>
          </w:rPr>
          <w:delText xml:space="preserve"> was</w:delText>
        </w:r>
        <w:r w:rsidR="00BB593D" w:rsidDel="006F4BCA">
          <w:rPr>
            <w:rFonts w:ascii="Cambria" w:hAnsi="Cambria"/>
            <w:sz w:val="28"/>
            <w:szCs w:val="28"/>
          </w:rPr>
          <w:delText xml:space="preserve"> q</w:delText>
        </w:r>
      </w:del>
      <w:del w:id="5976" w:author="Claire S" w:date="2026-07-22T09:26:00Z" w16du:dateUtc="2026-07-22T08:26:00Z">
        <w:r w:rsidR="00BB593D" w:rsidDel="00F379F2">
          <w:rPr>
            <w:rFonts w:ascii="Cambria" w:hAnsi="Cambria"/>
            <w:sz w:val="28"/>
            <w:szCs w:val="28"/>
          </w:rPr>
          <w:delText>uiet</w:delText>
        </w:r>
      </w:del>
      <w:del w:id="5977" w:author="Claire S" w:date="2026-07-21T13:03:00Z" w16du:dateUtc="2026-07-21T12:03:00Z">
        <w:r w:rsidR="00BB593D" w:rsidDel="006F4BCA">
          <w:rPr>
            <w:rFonts w:ascii="Cambria" w:hAnsi="Cambria"/>
            <w:sz w:val="28"/>
            <w:szCs w:val="28"/>
          </w:rPr>
          <w:delText xml:space="preserve"> and shy</w:delText>
        </w:r>
      </w:del>
      <w:commentRangeStart w:id="5978"/>
      <w:del w:id="5979" w:author="Claire S" w:date="2026-07-21T13:11:00Z" w16du:dateUtc="2026-07-21T12:11:00Z">
        <w:r w:rsidR="00BB593D" w:rsidDel="00E31FAE">
          <w:rPr>
            <w:rFonts w:ascii="Cambria" w:hAnsi="Cambria"/>
            <w:sz w:val="28"/>
            <w:szCs w:val="28"/>
          </w:rPr>
          <w:delText>,</w:delText>
        </w:r>
        <w:commentRangeEnd w:id="5978"/>
        <w:r w:rsidR="00F53E11" w:rsidDel="00E31FAE">
          <w:rPr>
            <w:rStyle w:val="CommentReference"/>
            <w:rFonts w:ascii="Cambria" w:hAnsi="Cambria"/>
            <w:sz w:val="28"/>
            <w:szCs w:val="28"/>
          </w:rPr>
          <w:commentReference w:id="5978"/>
        </w:r>
        <w:r w:rsidR="00BB593D" w:rsidDel="00E31FAE">
          <w:rPr>
            <w:rFonts w:ascii="Cambria" w:hAnsi="Cambria"/>
            <w:sz w:val="28"/>
            <w:szCs w:val="28"/>
          </w:rPr>
          <w:delText xml:space="preserve"> </w:delText>
        </w:r>
      </w:del>
      <w:del w:id="5980" w:author="Claire S" w:date="2026-07-22T09:26:00Z" w16du:dateUtc="2026-07-22T08:26:00Z">
        <w:r w:rsidR="00BB593D" w:rsidDel="00F379F2">
          <w:rPr>
            <w:rFonts w:ascii="Cambria" w:hAnsi="Cambria"/>
            <w:sz w:val="28"/>
            <w:szCs w:val="28"/>
          </w:rPr>
          <w:delText xml:space="preserve">dedicated to her boss Dex Harris, but with a </w:delText>
        </w:r>
        <w:r w:rsidR="00723014" w:rsidDel="00F379F2">
          <w:rPr>
            <w:rFonts w:ascii="Cambria" w:hAnsi="Cambria"/>
            <w:sz w:val="28"/>
            <w:szCs w:val="28"/>
          </w:rPr>
          <w:delText>wicked sense of humour</w:delText>
        </w:r>
        <w:r w:rsidR="00605335" w:rsidDel="00F379F2">
          <w:rPr>
            <w:rFonts w:ascii="Cambria" w:hAnsi="Cambria"/>
            <w:sz w:val="28"/>
            <w:szCs w:val="28"/>
          </w:rPr>
          <w:delText xml:space="preserve"> </w:delText>
        </w:r>
        <w:r w:rsidR="00723014" w:rsidDel="00F379F2">
          <w:rPr>
            <w:rFonts w:ascii="Cambria" w:hAnsi="Cambria"/>
            <w:sz w:val="28"/>
            <w:szCs w:val="28"/>
          </w:rPr>
          <w:delText xml:space="preserve">and a </w:delText>
        </w:r>
        <w:r w:rsidR="00BB593D" w:rsidDel="00F379F2">
          <w:rPr>
            <w:rFonts w:ascii="Cambria" w:hAnsi="Cambria"/>
            <w:sz w:val="28"/>
            <w:szCs w:val="28"/>
          </w:rPr>
          <w:delText>passionate nature that occasionally made itself known</w:delText>
        </w:r>
        <w:r w:rsidR="008A2E11" w:rsidDel="00F379F2">
          <w:rPr>
            <w:rFonts w:ascii="Cambria" w:hAnsi="Cambria"/>
            <w:sz w:val="28"/>
            <w:szCs w:val="28"/>
          </w:rPr>
          <w:delText xml:space="preserve"> -</w:delText>
        </w:r>
      </w:del>
      <w:ins w:id="5981" w:author="Daisy Watt" w:date="2026-06-20T05:26:00Z" w16du:dateUtc="2026-06-20T03:26:00Z">
        <w:del w:id="5982" w:author="Claire S" w:date="2026-07-22T09:26:00Z" w16du:dateUtc="2026-07-22T08:26:00Z">
          <w:r w:rsidR="00244614" w:rsidDel="00F379F2">
            <w:rPr>
              <w:rFonts w:ascii="Cambria" w:hAnsi="Cambria"/>
              <w:sz w:val="28"/>
              <w:szCs w:val="28"/>
            </w:rPr>
            <w:delText>–</w:delText>
          </w:r>
        </w:del>
      </w:ins>
      <w:del w:id="5983" w:author="Claire S" w:date="2026-07-22T09:26:00Z" w16du:dateUtc="2026-07-22T08:26:00Z">
        <w:r w:rsidR="0070357B" w:rsidDel="00F379F2">
          <w:rPr>
            <w:rFonts w:ascii="Cambria" w:hAnsi="Cambria"/>
            <w:sz w:val="28"/>
            <w:szCs w:val="28"/>
          </w:rPr>
          <w:delText xml:space="preserve"> like when </w:delText>
        </w:r>
        <w:r w:rsidR="00454EAD" w:rsidDel="00F379F2">
          <w:rPr>
            <w:rFonts w:ascii="Cambria" w:hAnsi="Cambria"/>
            <w:sz w:val="28"/>
            <w:szCs w:val="28"/>
          </w:rPr>
          <w:delText xml:space="preserve">that </w:delText>
        </w:r>
        <w:r w:rsidR="00F75F15" w:rsidDel="00F379F2">
          <w:rPr>
            <w:rFonts w:ascii="Cambria" w:hAnsi="Cambria"/>
            <w:sz w:val="28"/>
            <w:szCs w:val="28"/>
          </w:rPr>
          <w:delText xml:space="preserve">huge </w:delText>
        </w:r>
        <w:r w:rsidR="00454EAD" w:rsidDel="00F379F2">
          <w:rPr>
            <w:rFonts w:ascii="Cambria" w:hAnsi="Cambria"/>
            <w:sz w:val="28"/>
            <w:szCs w:val="28"/>
          </w:rPr>
          <w:delText xml:space="preserve">kids’ </w:delText>
        </w:r>
        <w:r w:rsidR="0070357B" w:rsidDel="00F379F2">
          <w:rPr>
            <w:rFonts w:ascii="Cambria" w:hAnsi="Cambria"/>
            <w:sz w:val="28"/>
            <w:szCs w:val="28"/>
          </w:rPr>
          <w:delText xml:space="preserve">author </w:delText>
        </w:r>
        <w:commentRangeStart w:id="5984"/>
        <w:r w:rsidR="001A504D" w:rsidDel="00F379F2">
          <w:rPr>
            <w:rFonts w:ascii="Cambria" w:hAnsi="Cambria"/>
            <w:sz w:val="28"/>
            <w:szCs w:val="28"/>
          </w:rPr>
          <w:delText>insisted on</w:delText>
        </w:r>
        <w:r w:rsidR="0070357B" w:rsidDel="00F379F2">
          <w:rPr>
            <w:rFonts w:ascii="Cambria" w:hAnsi="Cambria"/>
            <w:sz w:val="28"/>
            <w:szCs w:val="28"/>
          </w:rPr>
          <w:delText xml:space="preserve"> </w:delText>
        </w:r>
        <w:r w:rsidR="008A2E11" w:rsidDel="00F379F2">
          <w:rPr>
            <w:rFonts w:ascii="Cambria" w:hAnsi="Cambria"/>
            <w:sz w:val="28"/>
            <w:szCs w:val="28"/>
          </w:rPr>
          <w:delText>kill</w:delText>
        </w:r>
        <w:r w:rsidR="00CE6F67" w:rsidDel="00F379F2">
          <w:rPr>
            <w:rFonts w:ascii="Cambria" w:hAnsi="Cambria"/>
            <w:sz w:val="28"/>
            <w:szCs w:val="28"/>
          </w:rPr>
          <w:delText>i</w:delText>
        </w:r>
        <w:r w:rsidR="00454EAD" w:rsidDel="00F379F2">
          <w:rPr>
            <w:rFonts w:ascii="Cambria" w:hAnsi="Cambria"/>
            <w:sz w:val="28"/>
            <w:szCs w:val="28"/>
          </w:rPr>
          <w:delText>ng</w:delText>
        </w:r>
      </w:del>
      <w:ins w:id="5985" w:author="Daisy Watt" w:date="2026-06-21T20:34:00Z" w16du:dateUtc="2026-06-21T18:34:00Z">
        <w:del w:id="5986" w:author="Claire S" w:date="2026-07-22T09:26:00Z" w16du:dateUtc="2026-07-22T08:26:00Z">
          <w:r w:rsidR="00CF4713" w:rsidDel="00F379F2">
            <w:rPr>
              <w:rFonts w:ascii="Cambria" w:hAnsi="Cambria"/>
              <w:sz w:val="28"/>
              <w:szCs w:val="28"/>
            </w:rPr>
            <w:delText>killed off</w:delText>
          </w:r>
        </w:del>
      </w:ins>
      <w:del w:id="5987" w:author="Claire S" w:date="2026-07-22T09:26:00Z" w16du:dateUtc="2026-07-22T08:26:00Z">
        <w:r w:rsidR="00454EAD" w:rsidDel="00F379F2">
          <w:rPr>
            <w:rFonts w:ascii="Cambria" w:hAnsi="Cambria"/>
            <w:sz w:val="28"/>
            <w:szCs w:val="28"/>
          </w:rPr>
          <w:delText xml:space="preserve"> </w:delText>
        </w:r>
        <w:r w:rsidR="001A504D" w:rsidDel="00F379F2">
          <w:rPr>
            <w:rFonts w:ascii="Cambria" w:hAnsi="Cambria"/>
            <w:sz w:val="28"/>
            <w:szCs w:val="28"/>
          </w:rPr>
          <w:delText>the</w:delText>
        </w:r>
      </w:del>
      <w:ins w:id="5988" w:author="Daisy Watt" w:date="2026-06-21T20:34:00Z" w16du:dateUtc="2026-06-21T18:34:00Z">
        <w:del w:id="5989" w:author="Claire S" w:date="2026-07-22T09:26:00Z" w16du:dateUtc="2026-07-22T08:26:00Z">
          <w:r w:rsidR="00CF4713" w:rsidDel="00F379F2">
            <w:rPr>
              <w:rFonts w:ascii="Cambria" w:hAnsi="Cambria"/>
              <w:sz w:val="28"/>
              <w:szCs w:val="28"/>
            </w:rPr>
            <w:delText>his</w:delText>
          </w:r>
        </w:del>
      </w:ins>
      <w:del w:id="5990" w:author="Claire S" w:date="2026-07-22T09:26:00Z" w16du:dateUtc="2026-07-22T08:26:00Z">
        <w:r w:rsidR="001A504D" w:rsidDel="00F379F2">
          <w:rPr>
            <w:rFonts w:ascii="Cambria" w:hAnsi="Cambria"/>
            <w:sz w:val="28"/>
            <w:szCs w:val="28"/>
          </w:rPr>
          <w:delText xml:space="preserve"> </w:delText>
        </w:r>
        <w:r w:rsidR="00C43C3B" w:rsidDel="00F379F2">
          <w:rPr>
            <w:rFonts w:ascii="Cambria" w:hAnsi="Cambria"/>
            <w:sz w:val="28"/>
            <w:szCs w:val="28"/>
          </w:rPr>
          <w:delText>hero’s</w:delText>
        </w:r>
        <w:r w:rsidR="00454EAD" w:rsidDel="00F379F2">
          <w:rPr>
            <w:rFonts w:ascii="Cambria" w:hAnsi="Cambria"/>
            <w:sz w:val="28"/>
            <w:szCs w:val="28"/>
          </w:rPr>
          <w:delText xml:space="preserve"> dog </w:delText>
        </w:r>
        <w:r w:rsidR="008A2E11" w:rsidDel="00F379F2">
          <w:rPr>
            <w:rFonts w:ascii="Cambria" w:hAnsi="Cambria"/>
            <w:sz w:val="28"/>
            <w:szCs w:val="28"/>
          </w:rPr>
          <w:delText>on</w:delText>
        </w:r>
        <w:r w:rsidR="00C43C3B" w:rsidDel="00F379F2">
          <w:rPr>
            <w:rFonts w:ascii="Cambria" w:hAnsi="Cambria"/>
            <w:sz w:val="28"/>
            <w:szCs w:val="28"/>
          </w:rPr>
          <w:delText xml:space="preserve"> a clifftop, </w:delText>
        </w:r>
        <w:r w:rsidR="00454EAD" w:rsidDel="00F379F2">
          <w:rPr>
            <w:rFonts w:ascii="Cambria" w:hAnsi="Cambria"/>
            <w:sz w:val="28"/>
            <w:szCs w:val="28"/>
          </w:rPr>
          <w:delText xml:space="preserve">and Violet </w:delText>
        </w:r>
        <w:r w:rsidR="00CE6F67" w:rsidDel="00F379F2">
          <w:rPr>
            <w:rFonts w:ascii="Cambria" w:hAnsi="Cambria"/>
            <w:sz w:val="28"/>
            <w:szCs w:val="28"/>
          </w:rPr>
          <w:delText>was so upset, she</w:delText>
        </w:r>
        <w:r w:rsidR="00086738" w:rsidDel="00F379F2">
          <w:rPr>
            <w:rFonts w:ascii="Cambria" w:hAnsi="Cambria"/>
            <w:sz w:val="28"/>
            <w:szCs w:val="28"/>
          </w:rPr>
          <w:delText xml:space="preserve"> sobb</w:delText>
        </w:r>
        <w:r w:rsidR="00CE6F67" w:rsidDel="00F379F2">
          <w:rPr>
            <w:rFonts w:ascii="Cambria" w:hAnsi="Cambria"/>
            <w:sz w:val="28"/>
            <w:szCs w:val="28"/>
          </w:rPr>
          <w:delText>ed</w:delText>
        </w:r>
        <w:r w:rsidR="00086738" w:rsidDel="00F379F2">
          <w:rPr>
            <w:rFonts w:ascii="Cambria" w:hAnsi="Cambria"/>
            <w:sz w:val="28"/>
            <w:szCs w:val="28"/>
          </w:rPr>
          <w:delText xml:space="preserve"> with</w:delText>
        </w:r>
      </w:del>
      <w:ins w:id="5991" w:author="Daisy Watt" w:date="2026-06-21T20:34:00Z" w16du:dateUtc="2026-06-21T18:34:00Z">
        <w:del w:id="5992" w:author="Claire S" w:date="2026-07-22T09:26:00Z" w16du:dateUtc="2026-07-22T08:26:00Z">
          <w:r w:rsidR="00287CEC" w:rsidDel="00F379F2">
            <w:rPr>
              <w:rFonts w:ascii="Cambria" w:hAnsi="Cambria"/>
              <w:sz w:val="28"/>
              <w:szCs w:val="28"/>
            </w:rPr>
            <w:delText>in</w:delText>
          </w:r>
        </w:del>
      </w:ins>
      <w:del w:id="5993" w:author="Claire S" w:date="2026-07-22T09:26:00Z" w16du:dateUtc="2026-07-22T08:26:00Z">
        <w:r w:rsidR="00086738" w:rsidDel="00F379F2">
          <w:rPr>
            <w:rFonts w:ascii="Cambria" w:hAnsi="Cambria"/>
            <w:sz w:val="28"/>
            <w:szCs w:val="28"/>
          </w:rPr>
          <w:delText xml:space="preserve"> distress</w:delText>
        </w:r>
        <w:r w:rsidR="00667DE8" w:rsidDel="00F379F2">
          <w:rPr>
            <w:rFonts w:ascii="Cambria" w:hAnsi="Cambria"/>
            <w:sz w:val="28"/>
            <w:szCs w:val="28"/>
          </w:rPr>
          <w:delText>,</w:delText>
        </w:r>
      </w:del>
      <w:ins w:id="5994" w:author="Daisy Watt" w:date="2026-06-21T20:34:00Z" w16du:dateUtc="2026-06-21T18:34:00Z">
        <w:del w:id="5995" w:author="Claire S" w:date="2026-07-22T09:26:00Z" w16du:dateUtc="2026-07-22T08:26:00Z">
          <w:r w:rsidR="00C43C3B" w:rsidDel="00F379F2">
            <w:rPr>
              <w:rFonts w:ascii="Cambria" w:hAnsi="Cambria"/>
              <w:sz w:val="28"/>
              <w:szCs w:val="28"/>
            </w:rPr>
            <w:delText xml:space="preserve"> </w:delText>
          </w:r>
          <w:r w:rsidR="00287CEC" w:rsidDel="00F379F2">
            <w:rPr>
              <w:rFonts w:ascii="Cambria" w:hAnsi="Cambria"/>
              <w:sz w:val="28"/>
              <w:szCs w:val="28"/>
            </w:rPr>
            <w:delText>before</w:delText>
          </w:r>
        </w:del>
      </w:ins>
      <w:del w:id="5996" w:author="Claire S" w:date="2026-07-22T09:26:00Z" w16du:dateUtc="2026-07-22T08:26:00Z">
        <w:r w:rsidR="00C43C3B" w:rsidDel="00F379F2">
          <w:rPr>
            <w:rFonts w:ascii="Cambria" w:hAnsi="Cambria"/>
            <w:sz w:val="28"/>
            <w:szCs w:val="28"/>
          </w:rPr>
          <w:delText xml:space="preserve"> petition</w:delText>
        </w:r>
        <w:r w:rsidR="00667DE8" w:rsidDel="00F379F2">
          <w:rPr>
            <w:rFonts w:ascii="Cambria" w:hAnsi="Cambria"/>
            <w:sz w:val="28"/>
            <w:szCs w:val="28"/>
          </w:rPr>
          <w:delText>ing</w:delText>
        </w:r>
      </w:del>
      <w:ins w:id="5997" w:author="Daisy Watt" w:date="2026-06-21T20:35:00Z" w16du:dateUtc="2026-06-21T18:35:00Z">
        <w:del w:id="5998" w:author="Claire S" w:date="2026-07-22T09:26:00Z" w16du:dateUtc="2026-07-22T08:26:00Z">
          <w:r w:rsidR="00C43C3B" w:rsidDel="00F379F2">
            <w:rPr>
              <w:rFonts w:ascii="Cambria" w:hAnsi="Cambria"/>
              <w:sz w:val="28"/>
              <w:szCs w:val="28"/>
            </w:rPr>
            <w:delText xml:space="preserve"> </w:delText>
          </w:r>
          <w:r w:rsidR="00287CEC" w:rsidDel="00F379F2">
            <w:rPr>
              <w:rFonts w:ascii="Cambria" w:hAnsi="Cambria"/>
              <w:sz w:val="28"/>
              <w:szCs w:val="28"/>
            </w:rPr>
            <w:delText>for</w:delText>
          </w:r>
        </w:del>
      </w:ins>
      <w:del w:id="5999" w:author="Claire S" w:date="2026-07-22T09:26:00Z" w16du:dateUtc="2026-07-22T08:26:00Z">
        <w:r w:rsidR="00C43C3B" w:rsidDel="00F379F2">
          <w:rPr>
            <w:rFonts w:ascii="Cambria" w:hAnsi="Cambria"/>
            <w:sz w:val="28"/>
            <w:szCs w:val="28"/>
          </w:rPr>
          <w:delText xml:space="preserve"> Dex to change</w:delText>
        </w:r>
      </w:del>
      <w:ins w:id="6000" w:author="Daisy Watt" w:date="2026-06-21T20:35:00Z" w16du:dateUtc="2026-06-21T18:35:00Z">
        <w:del w:id="6001" w:author="Claire S" w:date="2026-07-22T09:26:00Z" w16du:dateUtc="2026-07-22T08:26:00Z">
          <w:r w:rsidR="00287CEC" w:rsidDel="00F379F2">
            <w:rPr>
              <w:rFonts w:ascii="Cambria" w:hAnsi="Cambria"/>
              <w:sz w:val="28"/>
              <w:szCs w:val="28"/>
            </w:rPr>
            <w:delText>edit out the death</w:delText>
          </w:r>
        </w:del>
      </w:ins>
      <w:del w:id="6002" w:author="Claire S" w:date="2026-07-22T09:26:00Z" w16du:dateUtc="2026-07-22T08:26:00Z">
        <w:r w:rsidR="00C43C3B" w:rsidDel="00F379F2">
          <w:rPr>
            <w:rFonts w:ascii="Cambria" w:hAnsi="Cambria"/>
            <w:sz w:val="28"/>
            <w:szCs w:val="28"/>
          </w:rPr>
          <w:delText xml:space="preserve"> it.</w:delText>
        </w:r>
        <w:commentRangeEnd w:id="5984"/>
        <w:r w:rsidR="008446DE" w:rsidDel="00F379F2">
          <w:rPr>
            <w:rStyle w:val="CommentReference"/>
            <w:rFonts w:ascii="Cambria" w:hAnsi="Cambria"/>
            <w:sz w:val="28"/>
            <w:szCs w:val="28"/>
          </w:rPr>
          <w:commentReference w:id="5984"/>
        </w:r>
      </w:del>
    </w:p>
    <w:p w14:paraId="5A3DF661" w14:textId="06EE63D4" w:rsidR="008A2E11" w:rsidDel="00F379F2" w:rsidRDefault="00F046A1">
      <w:pPr>
        <w:spacing w:line="360" w:lineRule="auto"/>
        <w:contextualSpacing/>
        <w:rPr>
          <w:del w:id="6003" w:author="Claire S" w:date="2026-07-22T09:26:00Z" w16du:dateUtc="2026-07-22T08:26:00Z"/>
          <w:rFonts w:ascii="Cambria" w:hAnsi="Cambria"/>
          <w:sz w:val="28"/>
          <w:szCs w:val="28"/>
        </w:rPr>
        <w:pPrChange w:id="6004" w:author="Claire S" w:date="2026-07-22T09:26:00Z" w16du:dateUtc="2026-07-22T08:26:00Z">
          <w:pPr>
            <w:spacing w:line="360" w:lineRule="auto"/>
            <w:ind w:firstLine="720"/>
            <w:contextualSpacing/>
          </w:pPr>
        </w:pPrChange>
      </w:pPr>
      <w:del w:id="6005" w:author="Claire S" w:date="2026-07-22T09:26:00Z" w16du:dateUtc="2026-07-22T08:26:00Z">
        <w:r w:rsidRPr="007C3D61" w:rsidDel="00F379F2">
          <w:rPr>
            <w:rFonts w:ascii="Cambria" w:hAnsi="Cambria"/>
            <w:i/>
            <w:iCs/>
            <w:sz w:val="28"/>
            <w:szCs w:val="28"/>
          </w:rPr>
          <w:delText>Still waters run deep</w:delText>
        </w:r>
        <w:r w:rsidDel="00F379F2">
          <w:rPr>
            <w:rFonts w:ascii="Cambria" w:hAnsi="Cambria"/>
            <w:sz w:val="28"/>
            <w:szCs w:val="28"/>
          </w:rPr>
          <w:delText xml:space="preserve">, as </w:delText>
        </w:r>
        <w:commentRangeStart w:id="6006"/>
        <w:r w:rsidDel="00F379F2">
          <w:rPr>
            <w:rFonts w:ascii="Cambria" w:hAnsi="Cambria"/>
            <w:sz w:val="28"/>
            <w:szCs w:val="28"/>
          </w:rPr>
          <w:delText xml:space="preserve">Clara’s </w:delText>
        </w:r>
        <w:r w:rsidR="008A2E11" w:rsidDel="00F379F2">
          <w:rPr>
            <w:rFonts w:ascii="Cambria" w:hAnsi="Cambria"/>
            <w:sz w:val="28"/>
            <w:szCs w:val="28"/>
          </w:rPr>
          <w:delText>dad used to say</w:delText>
        </w:r>
        <w:r w:rsidDel="00F379F2">
          <w:rPr>
            <w:rFonts w:ascii="Cambria" w:hAnsi="Cambria"/>
            <w:sz w:val="28"/>
            <w:szCs w:val="28"/>
          </w:rPr>
          <w:delText xml:space="preserve">.  </w:delText>
        </w:r>
        <w:commentRangeEnd w:id="6006"/>
        <w:r w:rsidR="00DE64C5" w:rsidDel="00F379F2">
          <w:rPr>
            <w:rStyle w:val="CommentReference"/>
            <w:rFonts w:ascii="Cambria" w:hAnsi="Cambria"/>
            <w:sz w:val="28"/>
            <w:szCs w:val="28"/>
          </w:rPr>
          <w:commentReference w:id="6006"/>
        </w:r>
      </w:del>
    </w:p>
    <w:p w14:paraId="74C65332" w14:textId="78169C12" w:rsidR="00791D74" w:rsidDel="00E43E2B" w:rsidRDefault="00533313">
      <w:pPr>
        <w:spacing w:line="360" w:lineRule="auto"/>
        <w:contextualSpacing/>
        <w:rPr>
          <w:del w:id="6007" w:author="Claire S" w:date="2026-07-21T13:12:00Z" w16du:dateUtc="2026-07-21T12:12:00Z"/>
          <w:rFonts w:ascii="Cambria" w:hAnsi="Cambria"/>
          <w:sz w:val="28"/>
          <w:szCs w:val="28"/>
        </w:rPr>
        <w:pPrChange w:id="6008" w:author="Claire S" w:date="2026-07-22T09:26:00Z" w16du:dateUtc="2026-07-22T08:26:00Z">
          <w:pPr>
            <w:spacing w:line="360" w:lineRule="auto"/>
            <w:ind w:firstLine="720"/>
            <w:contextualSpacing/>
          </w:pPr>
        </w:pPrChange>
      </w:pPr>
      <w:del w:id="6009" w:author="Claire S" w:date="2026-07-21T13:12:00Z" w16du:dateUtc="2026-07-21T12:12:00Z">
        <w:r w:rsidDel="00E43E2B">
          <w:rPr>
            <w:rFonts w:ascii="Cambria" w:hAnsi="Cambria"/>
            <w:sz w:val="28"/>
            <w:szCs w:val="28"/>
          </w:rPr>
          <w:delText xml:space="preserve">Clara and Violet had </w:delText>
        </w:r>
        <w:r w:rsidR="00F75F15" w:rsidDel="00E43E2B">
          <w:rPr>
            <w:rFonts w:ascii="Cambria" w:hAnsi="Cambria"/>
            <w:sz w:val="28"/>
            <w:szCs w:val="28"/>
          </w:rPr>
          <w:delText>met</w:delText>
        </w:r>
        <w:r w:rsidDel="00E43E2B">
          <w:rPr>
            <w:rFonts w:ascii="Cambria" w:hAnsi="Cambria"/>
            <w:sz w:val="28"/>
            <w:szCs w:val="28"/>
          </w:rPr>
          <w:delText xml:space="preserve"> </w:delText>
        </w:r>
      </w:del>
      <w:del w:id="6010" w:author="Claire S" w:date="2026-07-21T14:59:00Z" w16du:dateUtc="2026-07-21T13:59:00Z">
        <w:r w:rsidDel="00F70004">
          <w:rPr>
            <w:rFonts w:ascii="Cambria" w:hAnsi="Cambria"/>
            <w:sz w:val="28"/>
            <w:szCs w:val="28"/>
          </w:rPr>
          <w:delText>w</w:delText>
        </w:r>
      </w:del>
      <w:del w:id="6011" w:author="Claire S" w:date="2026-07-22T09:26:00Z" w16du:dateUtc="2026-07-22T08:26:00Z">
        <w:r w:rsidDel="00F379F2">
          <w:rPr>
            <w:rFonts w:ascii="Cambria" w:hAnsi="Cambria"/>
            <w:sz w:val="28"/>
            <w:szCs w:val="28"/>
          </w:rPr>
          <w:delText>hen Clara entered Langley &amp; Co</w:delText>
        </w:r>
      </w:del>
      <w:ins w:id="6012" w:author="Daisy Watt" w:date="2026-06-20T05:27:00Z" w16du:dateUtc="2026-06-20T03:27:00Z">
        <w:del w:id="6013" w:author="Claire S" w:date="2026-07-22T09:26:00Z" w16du:dateUtc="2026-07-22T08:26:00Z">
          <w:r w:rsidR="007B2DCE" w:rsidDel="00F379F2">
            <w:rPr>
              <w:rFonts w:ascii="Cambria" w:hAnsi="Cambria"/>
              <w:sz w:val="28"/>
              <w:szCs w:val="28"/>
            </w:rPr>
            <w:delText>.</w:delText>
          </w:r>
        </w:del>
      </w:ins>
      <w:del w:id="6014" w:author="Claire S" w:date="2026-07-22T09:26:00Z" w16du:dateUtc="2026-07-22T08:26:00Z">
        <w:r w:rsidDel="00F379F2">
          <w:rPr>
            <w:rFonts w:ascii="Cambria" w:hAnsi="Cambria"/>
            <w:sz w:val="28"/>
            <w:szCs w:val="28"/>
          </w:rPr>
          <w:delText xml:space="preserve"> on the intern</w:delText>
        </w:r>
      </w:del>
      <w:ins w:id="6015" w:author="Daisy Watt" w:date="2026-06-21T20:37:00Z" w16du:dateUtc="2026-06-21T18:37:00Z">
        <w:del w:id="6016" w:author="Claire S" w:date="2026-07-22T09:26:00Z" w16du:dateUtc="2026-07-22T08:26:00Z">
          <w:r w:rsidR="00DE64C5" w:rsidDel="00F379F2">
            <w:rPr>
              <w:rFonts w:ascii="Cambria" w:hAnsi="Cambria"/>
              <w:sz w:val="28"/>
              <w:szCs w:val="28"/>
            </w:rPr>
            <w:delText>ship programme</w:delText>
          </w:r>
        </w:del>
      </w:ins>
      <w:del w:id="6017" w:author="Claire S" w:date="2026-07-22T09:26:00Z" w16du:dateUtc="2026-07-22T08:26:00Z">
        <w:r w:rsidDel="00F379F2">
          <w:rPr>
            <w:rFonts w:ascii="Cambria" w:hAnsi="Cambria"/>
            <w:sz w:val="28"/>
            <w:szCs w:val="28"/>
          </w:rPr>
          <w:delText xml:space="preserve"> </w:delText>
        </w:r>
        <w:r w:rsidR="00C15C5C" w:rsidDel="00F379F2">
          <w:rPr>
            <w:rFonts w:ascii="Cambria" w:hAnsi="Cambria"/>
            <w:sz w:val="28"/>
            <w:szCs w:val="28"/>
          </w:rPr>
          <w:delText xml:space="preserve">management </w:delText>
        </w:r>
        <w:r w:rsidRPr="00DE64C5" w:rsidDel="00F379F2">
          <w:rPr>
            <w:rFonts w:ascii="Cambria" w:hAnsi="Cambria"/>
            <w:sz w:val="28"/>
            <w:szCs w:val="28"/>
            <w:highlight w:val="yellow"/>
            <w:rPrChange w:id="6018" w:author="Daisy Watt" w:date="2026-06-23T12:42:00Z" w16du:dateUtc="2026-06-23T10:42:00Z">
              <w:rPr>
                <w:rFonts w:ascii="Cambria" w:hAnsi="Cambria"/>
                <w:sz w:val="28"/>
                <w:szCs w:val="28"/>
              </w:rPr>
            </w:rPrChange>
          </w:rPr>
          <w:delText>scheme</w:delText>
        </w:r>
        <w:r w:rsidR="00791D74" w:rsidDel="00F379F2">
          <w:rPr>
            <w:rFonts w:ascii="Cambria" w:hAnsi="Cambria"/>
            <w:sz w:val="28"/>
            <w:szCs w:val="28"/>
          </w:rPr>
          <w:delText>,</w:delText>
        </w:r>
        <w:r w:rsidDel="00F379F2">
          <w:rPr>
            <w:rFonts w:ascii="Cambria" w:hAnsi="Cambria"/>
            <w:sz w:val="28"/>
            <w:szCs w:val="28"/>
          </w:rPr>
          <w:delText xml:space="preserve"> the </w:delText>
        </w:r>
        <w:r w:rsidR="00DE56A0" w:rsidDel="00F379F2">
          <w:rPr>
            <w:rFonts w:ascii="Cambria" w:hAnsi="Cambria"/>
            <w:sz w:val="28"/>
            <w:szCs w:val="28"/>
          </w:rPr>
          <w:delText>spring</w:delText>
        </w:r>
        <w:r w:rsidDel="00F379F2">
          <w:rPr>
            <w:rFonts w:ascii="Cambria" w:hAnsi="Cambria"/>
            <w:sz w:val="28"/>
            <w:szCs w:val="28"/>
          </w:rPr>
          <w:delText xml:space="preserve"> before last</w:delText>
        </w:r>
      </w:del>
      <w:del w:id="6019" w:author="Claire S" w:date="2026-07-21T15:03:00Z" w16du:dateUtc="2026-07-21T14:03:00Z">
        <w:r w:rsidR="00791D74" w:rsidDel="00C21811">
          <w:rPr>
            <w:rFonts w:ascii="Cambria" w:hAnsi="Cambria"/>
            <w:sz w:val="28"/>
            <w:szCs w:val="28"/>
          </w:rPr>
          <w:delText xml:space="preserve">: </w:delText>
        </w:r>
      </w:del>
      <w:del w:id="6020" w:author="Claire S" w:date="2026-07-22T09:26:00Z" w16du:dateUtc="2026-07-22T08:26:00Z">
        <w:r w:rsidR="00791D74" w:rsidRPr="00D06B8A" w:rsidDel="00F379F2">
          <w:rPr>
            <w:rFonts w:ascii="Cambria" w:hAnsi="Cambria"/>
            <w:sz w:val="28"/>
            <w:szCs w:val="28"/>
          </w:rPr>
          <w:delText>a scheme targeted</w:delText>
        </w:r>
        <w:r w:rsidR="00791D74" w:rsidDel="00F379F2">
          <w:rPr>
            <w:rFonts w:ascii="Cambria" w:hAnsi="Cambria"/>
            <w:sz w:val="28"/>
            <w:szCs w:val="28"/>
          </w:rPr>
          <w:delText xml:space="preserve"> at working-class</w:delText>
        </w:r>
      </w:del>
      <w:del w:id="6021" w:author="Claire S" w:date="2026-07-21T13:04:00Z" w16du:dateUtc="2026-07-21T12:04:00Z">
        <w:r w:rsidR="00791D74" w:rsidDel="00386E0F">
          <w:rPr>
            <w:rFonts w:ascii="Cambria" w:hAnsi="Cambria"/>
            <w:sz w:val="28"/>
            <w:szCs w:val="28"/>
          </w:rPr>
          <w:delText xml:space="preserve"> </w:delText>
        </w:r>
        <w:commentRangeStart w:id="6022"/>
        <w:r w:rsidR="00791D74" w:rsidDel="00386E0F">
          <w:rPr>
            <w:rFonts w:ascii="Cambria" w:hAnsi="Cambria"/>
            <w:sz w:val="28"/>
            <w:szCs w:val="28"/>
          </w:rPr>
          <w:delText>student</w:delText>
        </w:r>
      </w:del>
      <w:del w:id="6023" w:author="Claire S" w:date="2026-07-22T09:26:00Z" w16du:dateUtc="2026-07-22T08:26:00Z">
        <w:r w:rsidR="00791D74" w:rsidDel="00F379F2">
          <w:rPr>
            <w:rFonts w:ascii="Cambria" w:hAnsi="Cambria"/>
            <w:sz w:val="28"/>
            <w:szCs w:val="28"/>
          </w:rPr>
          <w:delText>s</w:delText>
        </w:r>
        <w:commentRangeEnd w:id="6022"/>
        <w:r w:rsidR="00DE64C5" w:rsidDel="00F379F2">
          <w:rPr>
            <w:rStyle w:val="CommentReference"/>
            <w:rFonts w:ascii="Cambria" w:hAnsi="Cambria"/>
            <w:sz w:val="28"/>
            <w:szCs w:val="28"/>
          </w:rPr>
          <w:commentReference w:id="6022"/>
        </w:r>
        <w:r w:rsidR="00C15C5C" w:rsidDel="00F379F2">
          <w:rPr>
            <w:rFonts w:ascii="Cambria" w:hAnsi="Cambria"/>
            <w:sz w:val="28"/>
            <w:szCs w:val="28"/>
          </w:rPr>
          <w:delText>,</w:delText>
        </w:r>
        <w:r w:rsidR="007C3D61" w:rsidDel="00F379F2">
          <w:rPr>
            <w:rFonts w:ascii="Cambria" w:hAnsi="Cambria"/>
            <w:sz w:val="28"/>
            <w:szCs w:val="28"/>
          </w:rPr>
          <w:delText xml:space="preserve"> and which </w:delText>
        </w:r>
        <w:r w:rsidR="00F75F15" w:rsidDel="00F379F2">
          <w:rPr>
            <w:rFonts w:ascii="Cambria" w:hAnsi="Cambria"/>
            <w:sz w:val="28"/>
            <w:szCs w:val="28"/>
          </w:rPr>
          <w:delText>Clara</w:delText>
        </w:r>
        <w:r w:rsidR="007C3D61" w:rsidDel="00F379F2">
          <w:rPr>
            <w:rFonts w:ascii="Cambria" w:hAnsi="Cambria"/>
            <w:sz w:val="28"/>
            <w:szCs w:val="28"/>
          </w:rPr>
          <w:delText xml:space="preserve"> was amazed to have won a place on, </w:delText>
        </w:r>
      </w:del>
      <w:del w:id="6024" w:author="Claire S" w:date="2026-05-07T14:19:00Z" w16du:dateUtc="2026-05-07T13:19:00Z">
        <w:r w:rsidR="007C3D61">
          <w:rPr>
            <w:rFonts w:ascii="Cambria" w:hAnsi="Cambria"/>
            <w:sz w:val="28"/>
            <w:szCs w:val="28"/>
          </w:rPr>
          <w:delText xml:space="preserve">especially </w:delText>
        </w:r>
        <w:commentRangeStart w:id="6025"/>
        <w:r w:rsidR="007C3D61">
          <w:rPr>
            <w:rFonts w:ascii="Cambria" w:hAnsi="Cambria"/>
            <w:sz w:val="28"/>
            <w:szCs w:val="28"/>
          </w:rPr>
          <w:delText>after her poor dad’s disgrace in the national press</w:delText>
        </w:r>
      </w:del>
      <w:commentRangeEnd w:id="6025"/>
      <w:del w:id="6026" w:author="Claire S" w:date="2026-07-21T15:03:00Z" w16du:dateUtc="2026-07-21T14:03:00Z">
        <w:r w:rsidR="00FC58F6" w:rsidDel="00C21811">
          <w:rPr>
            <w:rStyle w:val="CommentReference"/>
            <w:rFonts w:ascii="Cambria" w:hAnsi="Cambria"/>
            <w:sz w:val="28"/>
            <w:szCs w:val="28"/>
          </w:rPr>
          <w:commentReference w:id="6025"/>
        </w:r>
      </w:del>
      <w:del w:id="6027" w:author="Claire S" w:date="2026-07-21T13:12:00Z" w16du:dateUtc="2026-07-21T12:12:00Z">
        <w:r w:rsidDel="00E43E2B">
          <w:rPr>
            <w:rFonts w:ascii="Cambria" w:hAnsi="Cambria"/>
            <w:sz w:val="28"/>
            <w:szCs w:val="28"/>
          </w:rPr>
          <w:delText>.</w:delText>
        </w:r>
      </w:del>
      <w:commentRangeStart w:id="6028"/>
      <w:ins w:id="6029" w:author="Daisy Watt" w:date="2026-06-20T05:27:00Z" w16du:dateUtc="2026-06-20T03:27:00Z">
        <w:del w:id="6030" w:author="Claire S" w:date="2026-07-21T13:05:00Z" w16du:dateUtc="2026-07-21T12:05:00Z">
          <w:r w:rsidR="00CA0894" w:rsidDel="00CA6DFE">
            <w:rPr>
              <w:rFonts w:ascii="Cambria" w:hAnsi="Cambria"/>
              <w:sz w:val="28"/>
              <w:szCs w:val="28"/>
            </w:rPr>
            <w:delText>,</w:delText>
          </w:r>
        </w:del>
      </w:ins>
      <w:ins w:id="6031" w:author="Daisy Watt" w:date="2026-06-21T20:38:00Z" w16du:dateUtc="2026-06-21T18:38:00Z">
        <w:del w:id="6032" w:author="Claire S" w:date="2026-07-21T13:05:00Z" w16du:dateUtc="2026-07-21T12:05:00Z">
          <w:r w:rsidR="006D6A13" w:rsidDel="00CA6DFE">
            <w:rPr>
              <w:rFonts w:ascii="Cambria" w:hAnsi="Cambria"/>
              <w:sz w:val="28"/>
              <w:szCs w:val="28"/>
            </w:rPr>
            <w:delText>withstood</w:delText>
          </w:r>
        </w:del>
      </w:ins>
      <w:commentRangeEnd w:id="6028"/>
      <w:del w:id="6033" w:author="Claire S" w:date="2026-07-21T13:05:00Z" w16du:dateUtc="2026-07-21T12:05:00Z">
        <w:r w:rsidR="006D6A13" w:rsidDel="00CA6DFE">
          <w:rPr>
            <w:rStyle w:val="CommentReference"/>
            <w:rFonts w:ascii="Cambria" w:hAnsi="Cambria"/>
            <w:sz w:val="28"/>
            <w:szCs w:val="28"/>
          </w:rPr>
          <w:commentReference w:id="6028"/>
        </w:r>
      </w:del>
    </w:p>
    <w:p w14:paraId="23B4FB96" w14:textId="5A357116" w:rsidR="00CE6F67" w:rsidDel="00F379F2" w:rsidRDefault="00F75F15">
      <w:pPr>
        <w:spacing w:line="360" w:lineRule="auto"/>
        <w:contextualSpacing/>
        <w:rPr>
          <w:del w:id="6034" w:author="Claire S" w:date="2026-07-22T09:26:00Z" w16du:dateUtc="2026-07-22T08:26:00Z"/>
          <w:rFonts w:ascii="Cambria" w:hAnsi="Cambria"/>
          <w:sz w:val="28"/>
          <w:szCs w:val="28"/>
        </w:rPr>
        <w:pPrChange w:id="6035" w:author="Claire S" w:date="2026-07-22T09:26:00Z" w16du:dateUtc="2026-07-22T08:26:00Z">
          <w:pPr>
            <w:spacing w:line="360" w:lineRule="auto"/>
            <w:ind w:firstLine="720"/>
            <w:contextualSpacing/>
          </w:pPr>
        </w:pPrChange>
      </w:pPr>
      <w:del w:id="6036" w:author="Claire S" w:date="2026-05-07T14:19:00Z" w16du:dateUtc="2026-05-07T13:19:00Z">
        <w:r>
          <w:rPr>
            <w:rFonts w:ascii="Cambria" w:hAnsi="Cambria"/>
            <w:sz w:val="28"/>
            <w:szCs w:val="28"/>
          </w:rPr>
          <w:delText xml:space="preserve">Luckily </w:delText>
        </w:r>
        <w:r w:rsidR="00CE6F67">
          <w:rPr>
            <w:rFonts w:ascii="Cambria" w:hAnsi="Cambria"/>
            <w:sz w:val="28"/>
            <w:szCs w:val="28"/>
          </w:rPr>
          <w:delText>Violet</w:delText>
        </w:r>
        <w:r>
          <w:rPr>
            <w:rFonts w:ascii="Cambria" w:hAnsi="Cambria"/>
            <w:sz w:val="28"/>
            <w:szCs w:val="28"/>
          </w:rPr>
          <w:delText xml:space="preserve"> showed no interest in that</w:delText>
        </w:r>
        <w:r w:rsidR="00E5029E">
          <w:rPr>
            <w:rFonts w:ascii="Cambria" w:hAnsi="Cambria"/>
            <w:sz w:val="28"/>
            <w:szCs w:val="28"/>
          </w:rPr>
          <w:delText>; she’d</w:delText>
        </w:r>
      </w:del>
      <w:del w:id="6037" w:author="Claire S" w:date="2026-07-22T09:26:00Z" w16du:dateUtc="2026-07-22T08:26:00Z">
        <w:r w:rsidR="00CE6F67" w:rsidDel="00F379F2">
          <w:rPr>
            <w:rFonts w:ascii="Cambria" w:hAnsi="Cambria"/>
            <w:sz w:val="28"/>
            <w:szCs w:val="28"/>
          </w:rPr>
          <w:delText xml:space="preserve"> been </w:delText>
        </w:r>
        <w:r w:rsidR="00595604" w:rsidDel="00F379F2">
          <w:rPr>
            <w:rFonts w:ascii="Cambria" w:hAnsi="Cambria"/>
            <w:sz w:val="28"/>
            <w:szCs w:val="28"/>
          </w:rPr>
          <w:delText xml:space="preserve">designated </w:delText>
        </w:r>
        <w:r w:rsidR="00E5029E" w:rsidDel="00F379F2">
          <w:rPr>
            <w:rFonts w:ascii="Cambria" w:hAnsi="Cambria"/>
            <w:sz w:val="28"/>
            <w:szCs w:val="28"/>
          </w:rPr>
          <w:delText xml:space="preserve">Clara’s </w:delText>
        </w:r>
        <w:r w:rsidR="00CE6F67" w:rsidDel="00F379F2">
          <w:rPr>
            <w:rFonts w:ascii="Cambria" w:hAnsi="Cambria"/>
            <w:sz w:val="28"/>
            <w:szCs w:val="28"/>
          </w:rPr>
          <w:delText>initial ‘</w:delText>
        </w:r>
        <w:commentRangeStart w:id="6038"/>
        <w:commentRangeStart w:id="6039"/>
        <w:r w:rsidR="00CE6F67" w:rsidDel="00F379F2">
          <w:rPr>
            <w:rFonts w:ascii="Cambria" w:hAnsi="Cambria"/>
            <w:sz w:val="28"/>
            <w:szCs w:val="28"/>
          </w:rPr>
          <w:delText xml:space="preserve">buddy’ </w:delText>
        </w:r>
        <w:commentRangeEnd w:id="6038"/>
        <w:r w:rsidR="00FC58F6" w:rsidDel="00F379F2">
          <w:rPr>
            <w:rStyle w:val="CommentReference"/>
            <w:rFonts w:ascii="Cambria" w:hAnsi="Cambria"/>
            <w:sz w:val="28"/>
            <w:szCs w:val="28"/>
          </w:rPr>
          <w:commentReference w:id="6038"/>
        </w:r>
        <w:commentRangeEnd w:id="6039"/>
        <w:r w:rsidR="00013A1D" w:rsidDel="00F379F2">
          <w:rPr>
            <w:rStyle w:val="CommentReference"/>
            <w:rFonts w:ascii="Cambria" w:hAnsi="Cambria"/>
            <w:sz w:val="28"/>
            <w:szCs w:val="28"/>
          </w:rPr>
          <w:commentReference w:id="6039"/>
        </w:r>
        <w:r w:rsidR="00CE6F67" w:rsidDel="00F379F2">
          <w:rPr>
            <w:rFonts w:ascii="Cambria" w:hAnsi="Cambria"/>
            <w:sz w:val="28"/>
            <w:szCs w:val="28"/>
          </w:rPr>
          <w:delText>–</w:delText>
        </w:r>
      </w:del>
      <w:ins w:id="6040" w:author="Daisy Watt" w:date="2026-06-21T20:41:00Z" w16du:dateUtc="2026-06-21T18:41:00Z">
        <w:del w:id="6041" w:author="Claire S" w:date="2026-07-22T09:26:00Z" w16du:dateUtc="2026-07-22T08:26:00Z">
          <w:r w:rsidR="00CE6F67" w:rsidDel="00F379F2">
            <w:rPr>
              <w:rFonts w:ascii="Cambria" w:hAnsi="Cambria"/>
              <w:sz w:val="28"/>
              <w:szCs w:val="28"/>
            </w:rPr>
            <w:delText xml:space="preserve"> </w:delText>
          </w:r>
        </w:del>
      </w:ins>
      <w:del w:id="6042" w:author="Claire S" w:date="2026-07-22T09:26:00Z" w16du:dateUtc="2026-07-22T08:26:00Z">
        <w:r w:rsidR="00CE6F67" w:rsidDel="00F379F2">
          <w:rPr>
            <w:rFonts w:ascii="Cambria" w:hAnsi="Cambria"/>
            <w:sz w:val="28"/>
            <w:szCs w:val="28"/>
          </w:rPr>
          <w:delText xml:space="preserve"> a type of wanky Langley</w:delText>
        </w:r>
      </w:del>
      <w:ins w:id="6043" w:author="Daisy Watt" w:date="2026-06-21T20:41:00Z" w16du:dateUtc="2026-06-21T18:41:00Z">
        <w:del w:id="6044" w:author="Claire S" w:date="2026-07-22T09:26:00Z" w16du:dateUtc="2026-07-22T08:26:00Z">
          <w:r w:rsidR="00262BF9" w:rsidDel="00F379F2">
            <w:rPr>
              <w:rFonts w:ascii="Cambria" w:hAnsi="Cambria"/>
              <w:sz w:val="28"/>
              <w:szCs w:val="28"/>
            </w:rPr>
            <w:delText xml:space="preserve">’s </w:delText>
          </w:r>
          <w:r w:rsidR="007B00BF" w:rsidDel="00F379F2">
            <w:rPr>
              <w:rFonts w:ascii="Cambria" w:hAnsi="Cambria"/>
              <w:sz w:val="28"/>
              <w:szCs w:val="28"/>
            </w:rPr>
            <w:delText>wan</w:delText>
          </w:r>
        </w:del>
      </w:ins>
      <w:ins w:id="6045" w:author="Daisy Watt" w:date="2026-06-21T20:42:00Z" w16du:dateUtc="2026-06-21T18:42:00Z">
        <w:del w:id="6046" w:author="Claire S" w:date="2026-07-22T09:26:00Z" w16du:dateUtc="2026-07-22T08:26:00Z">
          <w:r w:rsidR="00C63DA7" w:rsidDel="00F379F2">
            <w:rPr>
              <w:rFonts w:ascii="Cambria" w:hAnsi="Cambria"/>
              <w:sz w:val="28"/>
              <w:szCs w:val="28"/>
            </w:rPr>
            <w:delText>ky</w:delText>
          </w:r>
        </w:del>
      </w:ins>
      <w:ins w:id="6047" w:author="Daisy Watt" w:date="2026-06-21T20:41:00Z" w16du:dateUtc="2026-06-21T18:41:00Z">
        <w:del w:id="6048" w:author="Claire S" w:date="2026-07-22T09:26:00Z" w16du:dateUtc="2026-07-22T08:26:00Z">
          <w:r w:rsidR="00262BF9" w:rsidDel="00F379F2">
            <w:rPr>
              <w:rFonts w:ascii="Cambria" w:hAnsi="Cambria"/>
              <w:sz w:val="28"/>
              <w:szCs w:val="28"/>
            </w:rPr>
            <w:delText xml:space="preserve"> term for a</w:delText>
          </w:r>
        </w:del>
      </w:ins>
      <w:del w:id="6049" w:author="Claire S" w:date="2026-07-22T09:26:00Z" w16du:dateUtc="2026-07-22T08:26:00Z">
        <w:r w:rsidR="00CE6F67" w:rsidDel="00F379F2">
          <w:rPr>
            <w:rFonts w:ascii="Cambria" w:hAnsi="Cambria"/>
            <w:sz w:val="28"/>
            <w:szCs w:val="28"/>
          </w:rPr>
          <w:delText xml:space="preserve"> mentor</w:delText>
        </w:r>
        <w:r w:rsidR="00E97F74" w:rsidDel="00F379F2">
          <w:rPr>
            <w:rFonts w:ascii="Cambria" w:hAnsi="Cambria"/>
            <w:sz w:val="28"/>
            <w:szCs w:val="28"/>
          </w:rPr>
          <w:delText xml:space="preserve"> </w:delText>
        </w:r>
        <w:r w:rsidR="00E5029E" w:rsidDel="00F379F2">
          <w:rPr>
            <w:rFonts w:ascii="Cambria" w:hAnsi="Cambria"/>
            <w:sz w:val="28"/>
            <w:szCs w:val="28"/>
          </w:rPr>
          <w:delText>–</w:delText>
        </w:r>
      </w:del>
      <w:ins w:id="6050" w:author="Daisy Watt" w:date="2026-06-20T05:28:00Z" w16du:dateUtc="2026-06-20T03:28:00Z">
        <w:del w:id="6051" w:author="Claire S" w:date="2026-07-22T09:26:00Z" w16du:dateUtc="2026-07-22T08:26:00Z">
          <w:r w:rsidR="001F117F" w:rsidDel="00F379F2">
            <w:rPr>
              <w:rFonts w:ascii="Cambria" w:hAnsi="Cambria"/>
              <w:sz w:val="28"/>
              <w:szCs w:val="28"/>
            </w:rPr>
            <w:delText>–</w:delText>
          </w:r>
        </w:del>
      </w:ins>
      <w:del w:id="6052" w:author="Claire S" w:date="2026-07-22T09:26:00Z" w16du:dateUtc="2026-07-22T08:26:00Z">
        <w:r w:rsidR="00CE6F67" w:rsidDel="00F379F2">
          <w:rPr>
            <w:rFonts w:ascii="Cambria" w:hAnsi="Cambria"/>
            <w:sz w:val="28"/>
            <w:szCs w:val="28"/>
          </w:rPr>
          <w:delText xml:space="preserve"> </w:delText>
        </w:r>
      </w:del>
      <w:ins w:id="6053" w:author="Daisy Watt" w:date="2026-06-21T20:42:00Z" w16du:dateUtc="2026-06-21T18:42:00Z">
        <w:del w:id="6054" w:author="Claire S" w:date="2026-07-22T09:26:00Z" w16du:dateUtc="2026-07-22T08:26:00Z">
          <w:r w:rsidR="00CE6F67" w:rsidDel="00F379F2">
            <w:rPr>
              <w:rFonts w:ascii="Cambria" w:hAnsi="Cambria"/>
              <w:sz w:val="28"/>
              <w:szCs w:val="28"/>
            </w:rPr>
            <w:delText xml:space="preserve"> </w:delText>
          </w:r>
        </w:del>
      </w:ins>
      <w:del w:id="6055" w:author="Claire S" w:date="2026-07-22T09:26:00Z" w16du:dateUtc="2026-07-22T08:26:00Z">
        <w:r w:rsidR="00E5029E" w:rsidDel="00F379F2">
          <w:rPr>
            <w:rFonts w:ascii="Cambria" w:hAnsi="Cambria"/>
            <w:sz w:val="28"/>
            <w:szCs w:val="28"/>
          </w:rPr>
          <w:delText>and was</w:delText>
        </w:r>
        <w:r w:rsidR="001E348B" w:rsidDel="00F379F2">
          <w:rPr>
            <w:rFonts w:ascii="Cambria" w:hAnsi="Cambria"/>
            <w:sz w:val="28"/>
            <w:szCs w:val="28"/>
          </w:rPr>
          <w:delText xml:space="preserve"> meant </w:delText>
        </w:r>
        <w:r w:rsidR="00CE6F67" w:rsidDel="00F379F2">
          <w:rPr>
            <w:rFonts w:ascii="Cambria" w:hAnsi="Cambria"/>
            <w:sz w:val="28"/>
            <w:szCs w:val="28"/>
          </w:rPr>
          <w:delText xml:space="preserve">to show </w:delText>
        </w:r>
        <w:r w:rsidR="00E97F74" w:rsidDel="00F379F2">
          <w:rPr>
            <w:rFonts w:ascii="Cambria" w:hAnsi="Cambria"/>
            <w:sz w:val="28"/>
            <w:szCs w:val="28"/>
          </w:rPr>
          <w:delText>Clara</w:delText>
        </w:r>
        <w:r w:rsidR="00CE6F67" w:rsidDel="00F379F2">
          <w:rPr>
            <w:rFonts w:ascii="Cambria" w:hAnsi="Cambria"/>
            <w:sz w:val="28"/>
            <w:szCs w:val="28"/>
          </w:rPr>
          <w:delText xml:space="preserve"> </w:delText>
        </w:r>
        <w:r w:rsidR="00595604" w:rsidDel="00F379F2">
          <w:rPr>
            <w:rFonts w:ascii="Cambria" w:hAnsi="Cambria"/>
            <w:sz w:val="28"/>
            <w:szCs w:val="28"/>
          </w:rPr>
          <w:delText>the ropes for the first week</w:delText>
        </w:r>
      </w:del>
      <w:del w:id="6056" w:author="Claire S" w:date="2026-07-21T15:00:00Z" w16du:dateUtc="2026-07-21T14:00:00Z">
        <w:r w:rsidR="00595604" w:rsidDel="0032361F">
          <w:rPr>
            <w:rFonts w:ascii="Cambria" w:hAnsi="Cambria"/>
            <w:sz w:val="28"/>
            <w:szCs w:val="28"/>
          </w:rPr>
          <w:delText>.</w:delText>
        </w:r>
        <w:r w:rsidR="00CE6F67" w:rsidDel="0032361F">
          <w:rPr>
            <w:rFonts w:ascii="Cambria" w:hAnsi="Cambria"/>
            <w:sz w:val="28"/>
            <w:szCs w:val="28"/>
          </w:rPr>
          <w:delText xml:space="preserve">  </w:delText>
        </w:r>
      </w:del>
      <w:del w:id="6057" w:author="Claire S" w:date="2026-07-21T13:12:00Z" w16du:dateUtc="2026-07-21T12:12:00Z">
        <w:r w:rsidR="001E348B" w:rsidDel="00E43E2B">
          <w:rPr>
            <w:rFonts w:ascii="Cambria" w:hAnsi="Cambria"/>
            <w:sz w:val="28"/>
            <w:szCs w:val="28"/>
          </w:rPr>
          <w:delText xml:space="preserve">But </w:delText>
        </w:r>
        <w:r w:rsidR="00735BB4" w:rsidDel="00E43E2B">
          <w:rPr>
            <w:rFonts w:ascii="Cambria" w:hAnsi="Cambria"/>
            <w:sz w:val="28"/>
            <w:szCs w:val="28"/>
          </w:rPr>
          <w:delText>once they</w:delText>
        </w:r>
      </w:del>
      <w:ins w:id="6058" w:author="Daisy Watt" w:date="2026-06-21T20:42:00Z" w16du:dateUtc="2026-06-21T18:42:00Z">
        <w:del w:id="6059" w:author="Claire S" w:date="2026-07-21T13:12:00Z" w16du:dateUtc="2026-07-21T12:12:00Z">
          <w:r w:rsidR="00123045" w:rsidDel="00E43E2B">
            <w:rPr>
              <w:rFonts w:ascii="Cambria" w:hAnsi="Cambria"/>
              <w:sz w:val="28"/>
              <w:szCs w:val="28"/>
            </w:rPr>
            <w:delText>’d</w:delText>
          </w:r>
        </w:del>
      </w:ins>
      <w:del w:id="6060" w:author="Claire S" w:date="2026-07-21T13:12:00Z" w16du:dateUtc="2026-07-21T12:12:00Z">
        <w:r w:rsidR="00735BB4" w:rsidDel="00E43E2B">
          <w:rPr>
            <w:rFonts w:ascii="Cambria" w:hAnsi="Cambria"/>
            <w:sz w:val="28"/>
            <w:szCs w:val="28"/>
          </w:rPr>
          <w:delText xml:space="preserve"> met</w:delText>
        </w:r>
      </w:del>
      <w:del w:id="6061" w:author="Claire S" w:date="2026-07-21T15:00:00Z" w16du:dateUtc="2026-07-21T14:00:00Z">
        <w:r w:rsidR="00735BB4" w:rsidDel="0032361F">
          <w:rPr>
            <w:rFonts w:ascii="Cambria" w:hAnsi="Cambria"/>
            <w:sz w:val="28"/>
            <w:szCs w:val="28"/>
          </w:rPr>
          <w:delText>, they</w:delText>
        </w:r>
      </w:del>
      <w:del w:id="6062" w:author="Claire S" w:date="2026-07-22T09:26:00Z" w16du:dateUtc="2026-07-22T08:26:00Z">
        <w:r w:rsidR="00735BB4" w:rsidDel="00F379F2">
          <w:rPr>
            <w:rFonts w:ascii="Cambria" w:hAnsi="Cambria"/>
            <w:sz w:val="28"/>
            <w:szCs w:val="28"/>
          </w:rPr>
          <w:delText xml:space="preserve"> remained fast friends. B</w:delText>
        </w:r>
        <w:r w:rsidR="00CE6F67" w:rsidDel="00F379F2">
          <w:rPr>
            <w:rFonts w:ascii="Cambria" w:hAnsi="Cambria"/>
            <w:sz w:val="28"/>
            <w:szCs w:val="28"/>
          </w:rPr>
          <w:delText xml:space="preserve">oth </w:delText>
        </w:r>
      </w:del>
      <w:del w:id="6063" w:author="Claire S" w:date="2026-07-21T13:08:00Z" w16du:dateUtc="2026-07-21T12:08:00Z">
        <w:r w:rsidR="00E97F74" w:rsidDel="00FC46AB">
          <w:rPr>
            <w:rFonts w:ascii="Cambria" w:hAnsi="Cambria"/>
            <w:sz w:val="28"/>
            <w:szCs w:val="28"/>
          </w:rPr>
          <w:delText>being</w:delText>
        </w:r>
        <w:r w:rsidR="005A28EE" w:rsidDel="00FC46AB">
          <w:rPr>
            <w:rFonts w:ascii="Cambria" w:hAnsi="Cambria"/>
            <w:sz w:val="28"/>
            <w:szCs w:val="28"/>
          </w:rPr>
          <w:delText xml:space="preserve"> </w:delText>
        </w:r>
      </w:del>
      <w:del w:id="6064" w:author="Claire S" w:date="2026-07-22T09:26:00Z" w16du:dateUtc="2026-07-22T08:26:00Z">
        <w:r w:rsidR="00CE6F67" w:rsidDel="00F379F2">
          <w:rPr>
            <w:rFonts w:ascii="Cambria" w:hAnsi="Cambria"/>
            <w:sz w:val="28"/>
            <w:szCs w:val="28"/>
          </w:rPr>
          <w:delText>e</w:delText>
        </w:r>
        <w:r w:rsidR="00791D74" w:rsidDel="00F379F2">
          <w:rPr>
            <w:rFonts w:ascii="Cambria" w:hAnsi="Cambria"/>
            <w:sz w:val="28"/>
            <w:szCs w:val="28"/>
          </w:rPr>
          <w:delText xml:space="preserve">ntirely </w:delText>
        </w:r>
        <w:r w:rsidR="00533313" w:rsidDel="00F379F2">
          <w:rPr>
            <w:rFonts w:ascii="Cambria" w:hAnsi="Cambria"/>
            <w:sz w:val="28"/>
            <w:szCs w:val="28"/>
          </w:rPr>
          <w:delText>state-educated</w:delText>
        </w:r>
        <w:r w:rsidR="005A28EE" w:rsidDel="00F379F2">
          <w:rPr>
            <w:rFonts w:ascii="Cambria" w:hAnsi="Cambria"/>
            <w:sz w:val="28"/>
            <w:szCs w:val="28"/>
          </w:rPr>
          <w:delText xml:space="preserve">, </w:delText>
        </w:r>
        <w:r w:rsidR="00E97F74" w:rsidDel="00F379F2">
          <w:rPr>
            <w:rFonts w:ascii="Cambria" w:hAnsi="Cambria"/>
            <w:sz w:val="28"/>
            <w:szCs w:val="28"/>
          </w:rPr>
          <w:delText>the</w:delText>
        </w:r>
        <w:r w:rsidDel="00F379F2">
          <w:rPr>
            <w:rFonts w:ascii="Cambria" w:hAnsi="Cambria"/>
            <w:sz w:val="28"/>
            <w:szCs w:val="28"/>
          </w:rPr>
          <w:delText xml:space="preserve"> two young women</w:delText>
        </w:r>
        <w:r w:rsidR="00E97F74" w:rsidDel="00F379F2">
          <w:rPr>
            <w:rFonts w:ascii="Cambria" w:hAnsi="Cambria"/>
            <w:sz w:val="28"/>
            <w:szCs w:val="28"/>
          </w:rPr>
          <w:delText xml:space="preserve"> </w:delText>
        </w:r>
        <w:r w:rsidR="003204ED" w:rsidDel="00F379F2">
          <w:rPr>
            <w:rFonts w:ascii="Cambria" w:hAnsi="Cambria"/>
            <w:sz w:val="28"/>
            <w:szCs w:val="28"/>
          </w:rPr>
          <w:delText>f</w:delText>
        </w:r>
        <w:r w:rsidR="00735BB4" w:rsidDel="00F379F2">
          <w:rPr>
            <w:rFonts w:ascii="Cambria" w:hAnsi="Cambria"/>
            <w:sz w:val="28"/>
            <w:szCs w:val="28"/>
          </w:rPr>
          <w:delText>ound</w:delText>
        </w:r>
        <w:r w:rsidR="003204ED" w:rsidDel="00F379F2">
          <w:rPr>
            <w:rFonts w:ascii="Cambria" w:hAnsi="Cambria"/>
            <w:sz w:val="28"/>
            <w:szCs w:val="28"/>
          </w:rPr>
          <w:delText xml:space="preserve"> t</w:delText>
        </w:r>
        <w:r w:rsidR="00533313" w:rsidDel="00F379F2">
          <w:rPr>
            <w:rFonts w:ascii="Cambria" w:hAnsi="Cambria"/>
            <w:sz w:val="28"/>
            <w:szCs w:val="28"/>
          </w:rPr>
          <w:delText xml:space="preserve">he </w:delText>
        </w:r>
        <w:r w:rsidR="00A33AD2" w:rsidDel="00F379F2">
          <w:rPr>
            <w:rFonts w:ascii="Cambria" w:hAnsi="Cambria"/>
            <w:sz w:val="28"/>
            <w:szCs w:val="28"/>
          </w:rPr>
          <w:delText xml:space="preserve">upper-class </w:delText>
        </w:r>
        <w:r w:rsidR="00533313" w:rsidRPr="000A4CE9" w:rsidDel="00F379F2">
          <w:rPr>
            <w:rFonts w:ascii="Cambria" w:hAnsi="Cambria"/>
            <w:sz w:val="28"/>
            <w:szCs w:val="28"/>
            <w:highlight w:val="yellow"/>
            <w:rPrChange w:id="6065" w:author="Daisy Watt" w:date="2026-06-23T12:42:00Z" w16du:dateUtc="2026-06-23T10:42:00Z">
              <w:rPr>
                <w:rFonts w:ascii="Cambria" w:hAnsi="Cambria"/>
                <w:sz w:val="28"/>
                <w:szCs w:val="28"/>
              </w:rPr>
            </w:rPrChange>
          </w:rPr>
          <w:delText>girls</w:delText>
        </w:r>
      </w:del>
      <w:ins w:id="6066" w:author="Daisy Watt" w:date="2026-06-21T20:42:00Z" w16du:dateUtc="2026-06-21T18:42:00Z">
        <w:del w:id="6067" w:author="Claire S" w:date="2026-07-22T09:26:00Z" w16du:dateUtc="2026-07-22T08:26:00Z">
          <w:r w:rsidR="000A4CE9" w:rsidDel="00F379F2">
            <w:rPr>
              <w:rFonts w:ascii="Cambria" w:hAnsi="Cambria"/>
              <w:sz w:val="28"/>
              <w:szCs w:val="28"/>
            </w:rPr>
            <w:delText>office poshos</w:delText>
          </w:r>
        </w:del>
      </w:ins>
      <w:del w:id="6068" w:author="Claire S" w:date="2026-07-22T09:26:00Z" w16du:dateUtc="2026-07-22T08:26:00Z">
        <w:r w:rsidR="00891261" w:rsidDel="00F379F2">
          <w:rPr>
            <w:rFonts w:ascii="Cambria" w:hAnsi="Cambria"/>
            <w:sz w:val="28"/>
            <w:szCs w:val="28"/>
          </w:rPr>
          <w:delText xml:space="preserve"> </w:delText>
        </w:r>
        <w:r w:rsidR="003204ED" w:rsidDel="00F379F2">
          <w:rPr>
            <w:rFonts w:ascii="Cambria" w:hAnsi="Cambria"/>
            <w:sz w:val="28"/>
            <w:szCs w:val="28"/>
          </w:rPr>
          <w:delText xml:space="preserve">a bit terrifying: rich </w:delText>
        </w:r>
        <w:r w:rsidR="003204ED" w:rsidRPr="00D06B8A" w:rsidDel="00F379F2">
          <w:rPr>
            <w:rFonts w:ascii="Cambria" w:hAnsi="Cambria"/>
            <w:sz w:val="28"/>
            <w:szCs w:val="28"/>
          </w:rPr>
          <w:delText>girls</w:delText>
        </w:r>
        <w:r w:rsidR="003204ED" w:rsidDel="00F379F2">
          <w:rPr>
            <w:rFonts w:ascii="Cambria" w:hAnsi="Cambria"/>
            <w:sz w:val="28"/>
            <w:szCs w:val="28"/>
          </w:rPr>
          <w:delText xml:space="preserve"> </w:delText>
        </w:r>
        <w:r w:rsidR="0035446A" w:rsidDel="00F379F2">
          <w:rPr>
            <w:rFonts w:ascii="Cambria" w:hAnsi="Cambria"/>
            <w:sz w:val="28"/>
            <w:szCs w:val="28"/>
          </w:rPr>
          <w:delText xml:space="preserve">with expensive glossy hair and Daddy’s credit cards on hand; </w:delText>
        </w:r>
        <w:r w:rsidR="0035446A" w:rsidRPr="00D06B8A" w:rsidDel="00F379F2">
          <w:rPr>
            <w:rFonts w:ascii="Cambria" w:hAnsi="Cambria"/>
            <w:sz w:val="28"/>
            <w:szCs w:val="28"/>
          </w:rPr>
          <w:delText>girls</w:delText>
        </w:r>
        <w:r w:rsidR="0035446A" w:rsidDel="00F379F2">
          <w:rPr>
            <w:rFonts w:ascii="Cambria" w:hAnsi="Cambria"/>
            <w:sz w:val="28"/>
            <w:szCs w:val="28"/>
          </w:rPr>
          <w:delText xml:space="preserve"> </w:delText>
        </w:r>
        <w:r w:rsidR="00891261" w:rsidDel="00F379F2">
          <w:rPr>
            <w:rFonts w:ascii="Cambria" w:hAnsi="Cambria"/>
            <w:sz w:val="28"/>
            <w:szCs w:val="28"/>
          </w:rPr>
          <w:delText>who used</w:delText>
        </w:r>
        <w:r w:rsidR="00533313" w:rsidDel="00F379F2">
          <w:rPr>
            <w:rFonts w:ascii="Cambria" w:hAnsi="Cambria"/>
            <w:sz w:val="28"/>
            <w:szCs w:val="28"/>
          </w:rPr>
          <w:delText xml:space="preserve"> publishing </w:delText>
        </w:r>
        <w:r w:rsidR="00891261" w:rsidDel="00F379F2">
          <w:rPr>
            <w:rFonts w:ascii="Cambria" w:hAnsi="Cambria"/>
            <w:sz w:val="28"/>
            <w:szCs w:val="28"/>
          </w:rPr>
          <w:delText>‘</w:delText>
        </w:r>
        <w:r w:rsidR="00533313" w:rsidDel="00F379F2">
          <w:rPr>
            <w:rFonts w:ascii="Cambria" w:hAnsi="Cambria"/>
            <w:sz w:val="28"/>
            <w:szCs w:val="28"/>
          </w:rPr>
          <w:delText>like finishing</w:delText>
        </w:r>
      </w:del>
      <w:ins w:id="6069" w:author="Daisy Watt" w:date="2026-06-20T05:28:00Z" w16du:dateUtc="2026-06-20T03:28:00Z">
        <w:del w:id="6070" w:author="Claire S" w:date="2026-07-22T09:26:00Z" w16du:dateUtc="2026-07-22T08:26:00Z">
          <w:r w:rsidR="0057096D" w:rsidDel="00F379F2">
            <w:rPr>
              <w:rFonts w:ascii="Cambria" w:hAnsi="Cambria"/>
              <w:sz w:val="28"/>
              <w:szCs w:val="28"/>
            </w:rPr>
            <w:delText xml:space="preserve"> </w:delText>
          </w:r>
        </w:del>
      </w:ins>
      <w:del w:id="6071" w:author="Claire S" w:date="2026-07-22T09:26:00Z" w16du:dateUtc="2026-07-22T08:26:00Z">
        <w:r w:rsidR="007C3D61" w:rsidDel="00F379F2">
          <w:rPr>
            <w:rFonts w:ascii="Cambria" w:hAnsi="Cambria"/>
            <w:sz w:val="28"/>
            <w:szCs w:val="28"/>
          </w:rPr>
          <w:delText>-</w:delText>
        </w:r>
        <w:r w:rsidR="00533313" w:rsidDel="00F379F2">
          <w:rPr>
            <w:rFonts w:ascii="Cambria" w:hAnsi="Cambria"/>
            <w:sz w:val="28"/>
            <w:szCs w:val="28"/>
          </w:rPr>
          <w:delText xml:space="preserve">school’, </w:delText>
        </w:r>
        <w:r w:rsidR="00791D74" w:rsidDel="00F379F2">
          <w:rPr>
            <w:rFonts w:ascii="Cambria" w:hAnsi="Cambria"/>
            <w:sz w:val="28"/>
            <w:szCs w:val="28"/>
          </w:rPr>
          <w:delText xml:space="preserve">as </w:delText>
        </w:r>
        <w:r w:rsidR="00533313" w:rsidDel="00F379F2">
          <w:rPr>
            <w:rFonts w:ascii="Cambria" w:hAnsi="Cambria"/>
            <w:sz w:val="28"/>
            <w:szCs w:val="28"/>
          </w:rPr>
          <w:delText xml:space="preserve">Violet muttered to </w:delText>
        </w:r>
        <w:r w:rsidR="00A33AD2" w:rsidDel="00F379F2">
          <w:rPr>
            <w:rFonts w:ascii="Cambria" w:hAnsi="Cambria"/>
            <w:sz w:val="28"/>
            <w:szCs w:val="28"/>
          </w:rPr>
          <w:delText>Clara</w:delText>
        </w:r>
        <w:r w:rsidR="00533313" w:rsidDel="00F379F2">
          <w:rPr>
            <w:rFonts w:ascii="Cambria" w:hAnsi="Cambria"/>
            <w:sz w:val="28"/>
            <w:szCs w:val="28"/>
          </w:rPr>
          <w:delText xml:space="preserve"> in </w:delText>
        </w:r>
        <w:r w:rsidR="004A269B" w:rsidDel="00F379F2">
          <w:rPr>
            <w:rFonts w:ascii="Cambria" w:hAnsi="Cambria"/>
            <w:sz w:val="28"/>
            <w:szCs w:val="28"/>
          </w:rPr>
          <w:delText>Langley’s top</w:delText>
        </w:r>
        <w:r w:rsidR="00A33AD2" w:rsidDel="00F379F2">
          <w:rPr>
            <w:rFonts w:ascii="Cambria" w:hAnsi="Cambria"/>
            <w:sz w:val="28"/>
            <w:szCs w:val="28"/>
          </w:rPr>
          <w:delText>-</w:delText>
        </w:r>
        <w:r w:rsidR="004A269B" w:rsidDel="00F379F2">
          <w:rPr>
            <w:rFonts w:ascii="Cambria" w:hAnsi="Cambria"/>
            <w:sz w:val="28"/>
            <w:szCs w:val="28"/>
          </w:rPr>
          <w:delText>floor</w:delText>
        </w:r>
        <w:r w:rsidR="000D00BC" w:rsidDel="00F379F2">
          <w:rPr>
            <w:rFonts w:ascii="Cambria" w:hAnsi="Cambria"/>
            <w:sz w:val="28"/>
            <w:szCs w:val="28"/>
          </w:rPr>
          <w:delText xml:space="preserve"> </w:delText>
        </w:r>
        <w:r w:rsidR="004A269B" w:rsidDel="00F379F2">
          <w:rPr>
            <w:rFonts w:ascii="Cambria" w:hAnsi="Cambria"/>
            <w:sz w:val="28"/>
            <w:szCs w:val="28"/>
          </w:rPr>
          <w:delText>café</w:delText>
        </w:r>
      </w:del>
      <w:ins w:id="6072" w:author="Daisy Watt" w:date="2026-06-21T20:43:00Z" w16du:dateUtc="2026-06-21T18:43:00Z">
        <w:del w:id="6073" w:author="Claire S" w:date="2026-07-22T09:26:00Z" w16du:dateUtc="2026-07-22T08:26:00Z">
          <w:r w:rsidR="000A4CE9" w:rsidDel="00F379F2">
            <w:rPr>
              <w:rFonts w:ascii="Cambria" w:hAnsi="Cambria"/>
              <w:sz w:val="28"/>
              <w:szCs w:val="28"/>
            </w:rPr>
            <w:delText>,</w:delText>
          </w:r>
        </w:del>
      </w:ins>
      <w:del w:id="6074" w:author="Claire S" w:date="2026-07-22T09:26:00Z" w16du:dateUtc="2026-07-22T08:26:00Z">
        <w:r w:rsidR="00533313" w:rsidDel="00F379F2">
          <w:rPr>
            <w:rFonts w:ascii="Cambria" w:hAnsi="Cambria"/>
            <w:sz w:val="28"/>
            <w:szCs w:val="28"/>
          </w:rPr>
          <w:delText xml:space="preserve"> </w:delText>
        </w:r>
      </w:del>
      <w:del w:id="6075" w:author="Claire S" w:date="2026-07-21T13:16:00Z" w16du:dateUtc="2026-07-21T12:16:00Z">
        <w:r w:rsidR="00CE6F67" w:rsidDel="00501F37">
          <w:rPr>
            <w:rFonts w:ascii="Cambria" w:hAnsi="Cambria"/>
            <w:sz w:val="28"/>
            <w:szCs w:val="28"/>
          </w:rPr>
          <w:delText xml:space="preserve">the </w:delText>
        </w:r>
      </w:del>
      <w:del w:id="6076" w:author="Claire S" w:date="2026-07-22T09:26:00Z" w16du:dateUtc="2026-07-22T08:26:00Z">
        <w:r w:rsidR="00CE6F67" w:rsidDel="00F379F2">
          <w:rPr>
            <w:rFonts w:ascii="Cambria" w:hAnsi="Cambria"/>
            <w:sz w:val="28"/>
            <w:szCs w:val="28"/>
          </w:rPr>
          <w:delText>wee</w:delText>
        </w:r>
      </w:del>
      <w:del w:id="6077" w:author="Claire S" w:date="2026-07-21T13:16:00Z" w16du:dateUtc="2026-07-21T12:16:00Z">
        <w:r w:rsidR="00CE6F67" w:rsidDel="00501F37">
          <w:rPr>
            <w:rFonts w:ascii="Cambria" w:hAnsi="Cambria"/>
            <w:sz w:val="28"/>
            <w:szCs w:val="28"/>
          </w:rPr>
          <w:delText>k she</w:delText>
        </w:r>
        <w:r w:rsidR="00A33AD2" w:rsidDel="00501F37">
          <w:rPr>
            <w:rFonts w:ascii="Cambria" w:hAnsi="Cambria"/>
            <w:sz w:val="28"/>
            <w:szCs w:val="28"/>
          </w:rPr>
          <w:delText>’d</w:delText>
        </w:r>
        <w:r w:rsidR="00CE6F67" w:rsidDel="00501F37">
          <w:rPr>
            <w:rFonts w:ascii="Cambria" w:hAnsi="Cambria"/>
            <w:sz w:val="28"/>
            <w:szCs w:val="28"/>
          </w:rPr>
          <w:delText xml:space="preserve"> started</w:delText>
        </w:r>
      </w:del>
      <w:del w:id="6078" w:author="Claire S" w:date="2026-07-22T09:26:00Z" w16du:dateUtc="2026-07-22T08:26:00Z">
        <w:r w:rsidR="00CE6F67" w:rsidDel="00F379F2">
          <w:rPr>
            <w:rFonts w:ascii="Cambria" w:hAnsi="Cambria"/>
            <w:sz w:val="28"/>
            <w:szCs w:val="28"/>
          </w:rPr>
          <w:delText>.</w:delText>
        </w:r>
      </w:del>
    </w:p>
    <w:p w14:paraId="23B1986F" w14:textId="3767C5CD" w:rsidR="00CE6F67" w:rsidDel="00F379F2" w:rsidRDefault="00791D74">
      <w:pPr>
        <w:spacing w:line="360" w:lineRule="auto"/>
        <w:contextualSpacing/>
        <w:rPr>
          <w:del w:id="6079" w:author="Claire S" w:date="2026-07-22T09:26:00Z" w16du:dateUtc="2026-07-22T08:26:00Z"/>
          <w:rFonts w:ascii="Cambria" w:hAnsi="Cambria"/>
          <w:sz w:val="28"/>
          <w:szCs w:val="28"/>
        </w:rPr>
        <w:pPrChange w:id="6080" w:author="Claire S" w:date="2026-07-22T09:26:00Z" w16du:dateUtc="2026-07-22T08:26:00Z">
          <w:pPr>
            <w:spacing w:line="360" w:lineRule="auto"/>
            <w:ind w:firstLine="720"/>
            <w:contextualSpacing/>
          </w:pPr>
        </w:pPrChange>
      </w:pPr>
      <w:del w:id="6081" w:author="Claire S" w:date="2026-07-22T09:26:00Z" w16du:dateUtc="2026-07-22T08:26:00Z">
        <w:r w:rsidDel="00F379F2">
          <w:rPr>
            <w:rFonts w:ascii="Cambria" w:hAnsi="Cambria"/>
            <w:sz w:val="28"/>
            <w:szCs w:val="28"/>
          </w:rPr>
          <w:delText xml:space="preserve">‘What </w:delText>
        </w:r>
        <w:r w:rsidR="007C3D61" w:rsidDel="00F379F2">
          <w:rPr>
            <w:rFonts w:ascii="Cambria" w:hAnsi="Cambria"/>
            <w:sz w:val="28"/>
            <w:szCs w:val="28"/>
          </w:rPr>
          <w:delText xml:space="preserve">exactly </w:delText>
        </w:r>
        <w:r w:rsidDel="00F379F2">
          <w:rPr>
            <w:rFonts w:ascii="Cambria" w:hAnsi="Cambria"/>
            <w:sz w:val="28"/>
            <w:szCs w:val="28"/>
          </w:rPr>
          <w:delText>do you finish</w:delText>
        </w:r>
      </w:del>
      <w:ins w:id="6082" w:author="Daisy Watt" w:date="2026-06-20T08:53:00Z" w16du:dateUtc="2026-06-20T06:53:00Z">
        <w:del w:id="6083" w:author="Claire S" w:date="2026-07-22T09:26:00Z" w16du:dateUtc="2026-07-22T08:26:00Z">
          <w:r w:rsidR="009A4034" w:rsidDel="00F379F2">
            <w:rPr>
              <w:rFonts w:ascii="Cambria" w:hAnsi="Cambria"/>
              <w:sz w:val="28"/>
              <w:szCs w:val="28"/>
            </w:rPr>
            <w:delText>,</w:delText>
          </w:r>
        </w:del>
      </w:ins>
      <w:del w:id="6084" w:author="Claire S" w:date="2026-07-22T09:26:00Z" w16du:dateUtc="2026-07-22T08:26:00Z">
        <w:r w:rsidDel="00F379F2">
          <w:rPr>
            <w:rFonts w:ascii="Cambria" w:hAnsi="Cambria"/>
            <w:sz w:val="28"/>
            <w:szCs w:val="28"/>
          </w:rPr>
          <w:delText xml:space="preserve"> there?’ </w:delText>
        </w:r>
        <w:commentRangeStart w:id="6085"/>
        <w:r w:rsidDel="00F379F2">
          <w:rPr>
            <w:rFonts w:ascii="Cambria" w:hAnsi="Cambria"/>
            <w:sz w:val="28"/>
            <w:szCs w:val="28"/>
          </w:rPr>
          <w:delText xml:space="preserve">Clara </w:delText>
        </w:r>
      </w:del>
      <w:ins w:id="6086" w:author="Daisy Watt" w:date="2026-06-21T20:43:00Z" w16du:dateUtc="2026-06-21T18:43:00Z">
        <w:del w:id="6087" w:author="Claire S" w:date="2026-07-22T09:26:00Z" w16du:dateUtc="2026-07-22T08:26:00Z">
          <w:r w:rsidR="000A4CE9" w:rsidDel="00F379F2">
            <w:rPr>
              <w:rFonts w:ascii="Cambria" w:hAnsi="Cambria"/>
              <w:sz w:val="28"/>
              <w:szCs w:val="28"/>
            </w:rPr>
            <w:delText xml:space="preserve">said, </w:delText>
          </w:r>
        </w:del>
      </w:ins>
      <w:del w:id="6088" w:author="Claire S" w:date="2026-07-22T09:26:00Z" w16du:dateUtc="2026-07-22T08:26:00Z">
        <w:r w:rsidR="00B93790" w:rsidDel="00F379F2">
          <w:rPr>
            <w:rFonts w:ascii="Cambria" w:hAnsi="Cambria"/>
            <w:sz w:val="28"/>
            <w:szCs w:val="28"/>
          </w:rPr>
          <w:delText>eye</w:delText>
        </w:r>
      </w:del>
      <w:ins w:id="6089" w:author="Daisy Watt" w:date="2026-06-21T20:43:00Z" w16du:dateUtc="2026-06-21T18:43:00Z">
        <w:del w:id="6090" w:author="Claire S" w:date="2026-07-22T09:26:00Z" w16du:dateUtc="2026-07-22T08:26:00Z">
          <w:r w:rsidR="000A4CE9" w:rsidDel="00F379F2">
            <w:rPr>
              <w:rFonts w:ascii="Cambria" w:hAnsi="Cambria"/>
              <w:sz w:val="28"/>
              <w:szCs w:val="28"/>
            </w:rPr>
            <w:delText>ing</w:delText>
          </w:r>
        </w:del>
      </w:ins>
      <w:del w:id="6091" w:author="Claire S" w:date="2026-07-22T09:26:00Z" w16du:dateUtc="2026-07-22T08:26:00Z">
        <w:r w:rsidR="0035446A" w:rsidDel="00F379F2">
          <w:rPr>
            <w:rFonts w:ascii="Cambria" w:hAnsi="Cambria"/>
            <w:sz w:val="28"/>
            <w:szCs w:val="28"/>
          </w:rPr>
          <w:delText>d</w:delText>
        </w:r>
        <w:r w:rsidR="00B93790" w:rsidDel="00F379F2">
          <w:rPr>
            <w:rFonts w:ascii="Cambria" w:hAnsi="Cambria"/>
            <w:sz w:val="28"/>
            <w:szCs w:val="28"/>
          </w:rPr>
          <w:delText xml:space="preserve"> up a </w:delText>
        </w:r>
        <w:r w:rsidR="00CB6708" w:rsidDel="00F379F2">
          <w:rPr>
            <w:rFonts w:ascii="Cambria" w:hAnsi="Cambria"/>
            <w:sz w:val="28"/>
            <w:szCs w:val="28"/>
          </w:rPr>
          <w:delText>jam doughnut</w:delText>
        </w:r>
      </w:del>
      <w:ins w:id="6092" w:author="Daisy Watt" w:date="2026-06-21T20:43:00Z" w16du:dateUtc="2026-06-21T18:43:00Z">
        <w:del w:id="6093" w:author="Claire S" w:date="2026-07-22T09:26:00Z" w16du:dateUtc="2026-07-22T08:26:00Z">
          <w:r w:rsidR="000A4CE9" w:rsidDel="00F379F2">
            <w:rPr>
              <w:rFonts w:ascii="Cambria" w:hAnsi="Cambria"/>
              <w:sz w:val="28"/>
              <w:szCs w:val="28"/>
            </w:rPr>
            <w:delText xml:space="preserve"> on the counter as they queued to order</w:delText>
          </w:r>
        </w:del>
      </w:ins>
      <w:del w:id="6094" w:author="Claire S" w:date="2026-07-22T09:26:00Z" w16du:dateUtc="2026-07-22T08:26:00Z">
        <w:r w:rsidR="00907857" w:rsidDel="00F379F2">
          <w:rPr>
            <w:rFonts w:ascii="Cambria" w:hAnsi="Cambria"/>
            <w:sz w:val="28"/>
            <w:szCs w:val="28"/>
          </w:rPr>
          <w:delText>.</w:delText>
        </w:r>
        <w:r w:rsidR="00CE6F67" w:rsidDel="00F379F2">
          <w:rPr>
            <w:rFonts w:ascii="Cambria" w:hAnsi="Cambria"/>
            <w:sz w:val="28"/>
            <w:szCs w:val="28"/>
          </w:rPr>
          <w:delText xml:space="preserve"> </w:delText>
        </w:r>
        <w:commentRangeEnd w:id="6085"/>
        <w:r w:rsidR="000A4CE9" w:rsidDel="00F379F2">
          <w:rPr>
            <w:rStyle w:val="CommentReference"/>
            <w:rFonts w:ascii="Cambria" w:hAnsi="Cambria"/>
            <w:sz w:val="28"/>
            <w:szCs w:val="28"/>
          </w:rPr>
          <w:commentReference w:id="6085"/>
        </w:r>
        <w:r w:rsidR="00CE6F67" w:rsidDel="00F379F2">
          <w:rPr>
            <w:rFonts w:ascii="Cambria" w:hAnsi="Cambria"/>
            <w:sz w:val="28"/>
            <w:szCs w:val="28"/>
          </w:rPr>
          <w:delText xml:space="preserve"> </w:delText>
        </w:r>
      </w:del>
    </w:p>
    <w:p w14:paraId="423F4296" w14:textId="15E51282" w:rsidR="003D609B" w:rsidRPr="0080225C" w:rsidDel="00F379F2" w:rsidRDefault="00791D74">
      <w:pPr>
        <w:spacing w:line="360" w:lineRule="auto"/>
        <w:contextualSpacing/>
        <w:rPr>
          <w:del w:id="6095" w:author="Claire S" w:date="2026-07-22T09:26:00Z" w16du:dateUtc="2026-07-22T08:26:00Z"/>
          <w:rFonts w:ascii="Cambria" w:hAnsi="Cambria"/>
          <w:color w:val="000000" w:themeColor="text1"/>
          <w:sz w:val="28"/>
          <w:szCs w:val="28"/>
        </w:rPr>
        <w:pPrChange w:id="6096" w:author="Claire S" w:date="2026-07-22T09:26:00Z" w16du:dateUtc="2026-07-22T08:26:00Z">
          <w:pPr>
            <w:spacing w:line="360" w:lineRule="auto"/>
            <w:ind w:firstLine="720"/>
            <w:contextualSpacing/>
          </w:pPr>
        </w:pPrChange>
      </w:pPr>
      <w:del w:id="6097" w:author="Claire S" w:date="2026-07-22T09:26:00Z" w16du:dateUtc="2026-07-22T08:26:00Z">
        <w:r w:rsidDel="00F379F2">
          <w:rPr>
            <w:rFonts w:ascii="Cambria" w:hAnsi="Cambria"/>
            <w:sz w:val="28"/>
            <w:szCs w:val="28"/>
          </w:rPr>
          <w:delText xml:space="preserve">‘Yourself, darling,’ Violet </w:delText>
        </w:r>
        <w:r w:rsidR="00907857" w:rsidDel="00F379F2">
          <w:rPr>
            <w:rFonts w:ascii="Cambria" w:hAnsi="Cambria"/>
            <w:sz w:val="28"/>
            <w:szCs w:val="28"/>
          </w:rPr>
          <w:delText xml:space="preserve">grinned, </w:delText>
        </w:r>
        <w:r w:rsidDel="00F379F2">
          <w:rPr>
            <w:rFonts w:ascii="Cambria" w:hAnsi="Cambria"/>
            <w:sz w:val="28"/>
            <w:szCs w:val="28"/>
          </w:rPr>
          <w:delText>mimick</w:delText>
        </w:r>
        <w:r w:rsidR="00907857" w:rsidDel="00F379F2">
          <w:rPr>
            <w:rFonts w:ascii="Cambria" w:hAnsi="Cambria"/>
            <w:sz w:val="28"/>
            <w:szCs w:val="28"/>
          </w:rPr>
          <w:delText>ing</w:delText>
        </w:r>
        <w:r w:rsidDel="00F379F2">
          <w:rPr>
            <w:rFonts w:ascii="Cambria" w:hAnsi="Cambria"/>
            <w:sz w:val="28"/>
            <w:szCs w:val="28"/>
          </w:rPr>
          <w:delText xml:space="preserve"> their Comms </w:delText>
        </w:r>
        <w:r w:rsidR="00E11E33" w:rsidDel="00F379F2">
          <w:rPr>
            <w:rFonts w:ascii="Cambria" w:hAnsi="Cambria"/>
            <w:sz w:val="28"/>
            <w:szCs w:val="28"/>
          </w:rPr>
          <w:delText>Director</w:delText>
        </w:r>
        <w:r w:rsidDel="00F379F2">
          <w:rPr>
            <w:rFonts w:ascii="Cambria" w:hAnsi="Cambria"/>
            <w:sz w:val="28"/>
            <w:szCs w:val="28"/>
          </w:rPr>
          <w:delText xml:space="preserve">, </w:delText>
        </w:r>
        <w:r w:rsidR="006C23B4" w:rsidDel="00F379F2">
          <w:rPr>
            <w:rFonts w:ascii="Cambria" w:hAnsi="Cambria"/>
            <w:sz w:val="28"/>
            <w:szCs w:val="28"/>
          </w:rPr>
          <w:delText>Savannah</w:delText>
        </w:r>
        <w:r w:rsidR="00C15C5C" w:rsidDel="00F379F2">
          <w:rPr>
            <w:rFonts w:ascii="Cambria" w:hAnsi="Cambria"/>
            <w:sz w:val="28"/>
            <w:szCs w:val="28"/>
          </w:rPr>
          <w:delText xml:space="preserve"> </w:delText>
        </w:r>
      </w:del>
      <w:commentRangeStart w:id="6098"/>
      <w:del w:id="6099" w:author="Claire S" w:date="2026-07-21T13:06:00Z" w16du:dateUtc="2026-07-21T12:06:00Z">
        <w:r w:rsidDel="003244DE">
          <w:rPr>
            <w:rFonts w:ascii="Cambria" w:hAnsi="Cambria"/>
            <w:sz w:val="28"/>
            <w:szCs w:val="28"/>
          </w:rPr>
          <w:delText>Wexford-</w:delText>
        </w:r>
      </w:del>
      <w:del w:id="6100" w:author="Claire S" w:date="2026-07-22T09:26:00Z" w16du:dateUtc="2026-07-22T08:26:00Z">
        <w:r w:rsidDel="00F379F2">
          <w:rPr>
            <w:rFonts w:ascii="Cambria" w:hAnsi="Cambria"/>
            <w:sz w:val="28"/>
            <w:szCs w:val="28"/>
          </w:rPr>
          <w:delText>Langley</w:delText>
        </w:r>
        <w:r w:rsidR="00E11E33" w:rsidDel="00F379F2">
          <w:rPr>
            <w:rFonts w:ascii="Cambria" w:hAnsi="Cambria"/>
            <w:sz w:val="28"/>
            <w:szCs w:val="28"/>
          </w:rPr>
          <w:delText xml:space="preserve"> -</w:delText>
        </w:r>
      </w:del>
      <w:ins w:id="6101" w:author="Daisy Watt" w:date="2026-06-20T08:54:00Z" w16du:dateUtc="2026-06-20T06:54:00Z">
        <w:del w:id="6102" w:author="Claire S" w:date="2026-07-22T09:26:00Z" w16du:dateUtc="2026-07-22T08:26:00Z">
          <w:r w:rsidR="00864A0B" w:rsidDel="00F379F2">
            <w:rPr>
              <w:rFonts w:ascii="Cambria" w:hAnsi="Cambria"/>
              <w:sz w:val="28"/>
              <w:szCs w:val="28"/>
            </w:rPr>
            <w:delText>–</w:delText>
          </w:r>
        </w:del>
      </w:ins>
      <w:del w:id="6103" w:author="Claire S" w:date="2026-07-22T09:26:00Z" w16du:dateUtc="2026-07-22T08:26:00Z">
        <w:r w:rsidR="00E11E33" w:rsidDel="00F379F2">
          <w:rPr>
            <w:rFonts w:ascii="Cambria" w:hAnsi="Cambria"/>
            <w:sz w:val="28"/>
            <w:szCs w:val="28"/>
          </w:rPr>
          <w:delText xml:space="preserve"> </w:delText>
        </w:r>
      </w:del>
      <w:del w:id="6104" w:author="Claire S" w:date="2026-07-21T13:07:00Z" w16du:dateUtc="2026-07-21T12:07:00Z">
        <w:r w:rsidR="00E11E33" w:rsidDel="003244DE">
          <w:rPr>
            <w:rFonts w:ascii="Cambria" w:hAnsi="Cambria"/>
            <w:sz w:val="28"/>
            <w:szCs w:val="28"/>
          </w:rPr>
          <w:delText>definitely</w:delText>
        </w:r>
        <w:r w:rsidR="0094338A" w:rsidDel="003244DE">
          <w:rPr>
            <w:rFonts w:ascii="Cambria" w:hAnsi="Cambria"/>
            <w:sz w:val="28"/>
            <w:szCs w:val="28"/>
          </w:rPr>
          <w:delText xml:space="preserve"> a </w:delText>
        </w:r>
        <w:r w:rsidR="00726F84" w:rsidDel="003244DE">
          <w:rPr>
            <w:rFonts w:ascii="Cambria" w:hAnsi="Cambria"/>
            <w:sz w:val="28"/>
            <w:szCs w:val="28"/>
          </w:rPr>
          <w:delText>role-model</w:delText>
        </w:r>
        <w:r w:rsidR="0094338A" w:rsidDel="003244DE">
          <w:rPr>
            <w:rFonts w:ascii="Cambria" w:hAnsi="Cambria"/>
            <w:sz w:val="28"/>
            <w:szCs w:val="28"/>
          </w:rPr>
          <w:delText xml:space="preserve"> for</w:delText>
        </w:r>
        <w:r w:rsidR="00726F84" w:rsidDel="003244DE">
          <w:rPr>
            <w:rFonts w:ascii="Cambria" w:hAnsi="Cambria"/>
            <w:sz w:val="28"/>
            <w:szCs w:val="28"/>
          </w:rPr>
          <w:delText xml:space="preserve"> all of</w:delText>
        </w:r>
        <w:r w:rsidR="0094338A" w:rsidDel="003244DE">
          <w:rPr>
            <w:rFonts w:ascii="Cambria" w:hAnsi="Cambria"/>
            <w:sz w:val="28"/>
            <w:szCs w:val="28"/>
          </w:rPr>
          <w:delText xml:space="preserve"> </w:delText>
        </w:r>
        <w:r w:rsidR="00726F84" w:rsidDel="003244DE">
          <w:rPr>
            <w:rFonts w:ascii="Cambria" w:hAnsi="Cambria"/>
            <w:sz w:val="28"/>
            <w:szCs w:val="28"/>
          </w:rPr>
          <w:delText xml:space="preserve">life’s </w:delText>
        </w:r>
        <w:r w:rsidR="0094338A" w:rsidDel="003244DE">
          <w:rPr>
            <w:rFonts w:ascii="Cambria" w:hAnsi="Cambria"/>
            <w:sz w:val="28"/>
            <w:szCs w:val="28"/>
          </w:rPr>
          <w:delText>better things</w:delText>
        </w:r>
        <w:r w:rsidR="00A87581" w:rsidDel="003244DE">
          <w:rPr>
            <w:rFonts w:ascii="Cambria" w:hAnsi="Cambria"/>
            <w:sz w:val="28"/>
            <w:szCs w:val="28"/>
          </w:rPr>
          <w:delText xml:space="preserve">, including gyms, flash holidays and </w:delText>
        </w:r>
      </w:del>
      <w:del w:id="6105" w:author="Claire S" w:date="2026-07-22T09:26:00Z" w16du:dateUtc="2026-07-22T08:26:00Z">
        <w:r w:rsidR="00E11E33" w:rsidDel="00F379F2">
          <w:rPr>
            <w:rFonts w:ascii="Cambria" w:hAnsi="Cambria"/>
            <w:color w:val="000000" w:themeColor="text1"/>
            <w:sz w:val="28"/>
            <w:szCs w:val="28"/>
          </w:rPr>
          <w:delText xml:space="preserve">multiple </w:delText>
        </w:r>
        <w:r w:rsidR="002C3CF9" w:rsidDel="00F379F2">
          <w:rPr>
            <w:rFonts w:ascii="Cambria" w:hAnsi="Cambria"/>
            <w:color w:val="000000" w:themeColor="text1"/>
            <w:sz w:val="28"/>
            <w:szCs w:val="28"/>
          </w:rPr>
          <w:delText>‘</w:delText>
        </w:r>
        <w:r w:rsidR="0080225C" w:rsidRPr="0080225C" w:rsidDel="00F379F2">
          <w:rPr>
            <w:rFonts w:ascii="Cambria" w:hAnsi="Cambria"/>
            <w:color w:val="000000" w:themeColor="text1"/>
            <w:sz w:val="28"/>
            <w:szCs w:val="28"/>
          </w:rPr>
          <w:delText>tweakments</w:delText>
        </w:r>
        <w:r w:rsidR="002C3CF9" w:rsidDel="00F379F2">
          <w:rPr>
            <w:rFonts w:ascii="Cambria" w:hAnsi="Cambria"/>
            <w:color w:val="000000" w:themeColor="text1"/>
            <w:sz w:val="28"/>
            <w:szCs w:val="28"/>
          </w:rPr>
          <w:delText>’</w:delText>
        </w:r>
        <w:r w:rsidR="0080225C" w:rsidDel="00F379F2">
          <w:rPr>
            <w:rFonts w:ascii="Cambria" w:hAnsi="Cambria"/>
            <w:color w:val="000000" w:themeColor="text1"/>
            <w:sz w:val="28"/>
            <w:szCs w:val="28"/>
          </w:rPr>
          <w:delText>.</w:delText>
        </w:r>
        <w:commentRangeEnd w:id="6098"/>
        <w:r w:rsidR="00DC082E" w:rsidRPr="0080225C" w:rsidDel="00F379F2">
          <w:rPr>
            <w:rStyle w:val="CommentReference"/>
            <w:rFonts w:ascii="Cambria" w:hAnsi="Cambria"/>
            <w:color w:val="000000" w:themeColor="text1"/>
            <w:sz w:val="28"/>
            <w:szCs w:val="28"/>
          </w:rPr>
          <w:commentReference w:id="6098"/>
        </w:r>
      </w:del>
    </w:p>
    <w:p w14:paraId="0DE463AB" w14:textId="625D7133" w:rsidR="003D609B" w:rsidDel="00F379F2" w:rsidRDefault="003D609B">
      <w:pPr>
        <w:spacing w:line="360" w:lineRule="auto"/>
        <w:contextualSpacing/>
        <w:rPr>
          <w:del w:id="6106" w:author="Claire S" w:date="2026-07-22T09:26:00Z" w16du:dateUtc="2026-07-22T08:26:00Z"/>
          <w:rFonts w:ascii="Cambria" w:hAnsi="Cambria"/>
          <w:sz w:val="28"/>
          <w:szCs w:val="28"/>
        </w:rPr>
        <w:pPrChange w:id="6107" w:author="Claire S" w:date="2026-07-22T09:26:00Z" w16du:dateUtc="2026-07-22T08:26:00Z">
          <w:pPr>
            <w:spacing w:line="360" w:lineRule="auto"/>
            <w:ind w:firstLine="720"/>
            <w:contextualSpacing/>
          </w:pPr>
        </w:pPrChange>
      </w:pPr>
      <w:del w:id="6108" w:author="Claire S" w:date="2026-07-22T09:26:00Z" w16du:dateUtc="2026-07-22T08:26:00Z">
        <w:r w:rsidDel="00F379F2">
          <w:rPr>
            <w:rFonts w:ascii="Cambria" w:hAnsi="Cambria"/>
            <w:sz w:val="28"/>
            <w:szCs w:val="28"/>
          </w:rPr>
          <w:delText>‘</w:delText>
        </w:r>
        <w:commentRangeStart w:id="6109"/>
        <w:r w:rsidR="004A269B" w:rsidDel="00F379F2">
          <w:rPr>
            <w:rFonts w:ascii="Cambria" w:hAnsi="Cambria"/>
            <w:sz w:val="28"/>
            <w:szCs w:val="28"/>
          </w:rPr>
          <w:delText>I did think</w:delText>
        </w:r>
        <w:r w:rsidDel="00F379F2">
          <w:rPr>
            <w:rFonts w:ascii="Cambria" w:hAnsi="Cambria"/>
            <w:sz w:val="28"/>
            <w:szCs w:val="28"/>
          </w:rPr>
          <w:delText xml:space="preserve"> you were posh</w:delText>
        </w:r>
        <w:r w:rsidR="00726F84" w:rsidDel="00F379F2">
          <w:rPr>
            <w:rFonts w:ascii="Cambria" w:hAnsi="Cambria"/>
            <w:sz w:val="28"/>
            <w:szCs w:val="28"/>
          </w:rPr>
          <w:delText>,</w:delText>
        </w:r>
        <w:r w:rsidDel="00F379F2">
          <w:rPr>
            <w:rFonts w:ascii="Cambria" w:hAnsi="Cambria"/>
            <w:sz w:val="28"/>
            <w:szCs w:val="28"/>
          </w:rPr>
          <w:delText xml:space="preserve"> actually,</w:delText>
        </w:r>
        <w:r w:rsidR="00726F84" w:rsidDel="00F379F2">
          <w:rPr>
            <w:rFonts w:ascii="Cambria" w:hAnsi="Cambria"/>
            <w:sz w:val="28"/>
            <w:szCs w:val="28"/>
          </w:rPr>
          <w:delText xml:space="preserve"> </w:delText>
        </w:r>
        <w:r w:rsidR="00F44C94" w:rsidDel="00F379F2">
          <w:rPr>
            <w:rFonts w:ascii="Cambria" w:hAnsi="Cambria"/>
            <w:sz w:val="28"/>
            <w:szCs w:val="28"/>
          </w:rPr>
          <w:delText xml:space="preserve">before </w:delText>
        </w:r>
      </w:del>
      <w:del w:id="6110" w:author="Claire S" w:date="2026-07-21T13:08:00Z" w16du:dateUtc="2026-07-21T12:08:00Z">
        <w:r w:rsidR="00F44C94" w:rsidDel="004852DB">
          <w:rPr>
            <w:rFonts w:ascii="Cambria" w:hAnsi="Cambria"/>
            <w:sz w:val="28"/>
            <w:szCs w:val="28"/>
          </w:rPr>
          <w:delText xml:space="preserve">I </w:delText>
        </w:r>
      </w:del>
      <w:del w:id="6111" w:author="Claire S" w:date="2026-07-22T09:26:00Z" w16du:dateUtc="2026-07-22T08:26:00Z">
        <w:r w:rsidR="00F44C94" w:rsidDel="00F379F2">
          <w:rPr>
            <w:rFonts w:ascii="Cambria" w:hAnsi="Cambria"/>
            <w:sz w:val="28"/>
            <w:szCs w:val="28"/>
          </w:rPr>
          <w:delText>met</w:delText>
        </w:r>
      </w:del>
      <w:del w:id="6112" w:author="Claire S" w:date="2026-07-21T13:08:00Z" w16du:dateUtc="2026-07-21T12:08:00Z">
        <w:r w:rsidR="00F44C94" w:rsidDel="004852DB">
          <w:rPr>
            <w:rFonts w:ascii="Cambria" w:hAnsi="Cambria"/>
            <w:sz w:val="28"/>
            <w:szCs w:val="28"/>
          </w:rPr>
          <w:delText xml:space="preserve"> you</w:delText>
        </w:r>
        <w:commentRangeEnd w:id="6109"/>
        <w:r w:rsidR="00DC082E" w:rsidDel="004852DB">
          <w:rPr>
            <w:rStyle w:val="CommentReference"/>
            <w:rFonts w:ascii="Cambria" w:hAnsi="Cambria"/>
            <w:sz w:val="28"/>
            <w:szCs w:val="28"/>
          </w:rPr>
          <w:commentReference w:id="6109"/>
        </w:r>
      </w:del>
      <w:del w:id="6113" w:author="Claire S" w:date="2026-07-22T09:26:00Z" w16du:dateUtc="2026-07-22T08:26:00Z">
        <w:r w:rsidR="00726F84" w:rsidDel="00F379F2">
          <w:rPr>
            <w:rFonts w:ascii="Cambria" w:hAnsi="Cambria"/>
            <w:sz w:val="28"/>
            <w:szCs w:val="28"/>
          </w:rPr>
          <w:delText>,’</w:delText>
        </w:r>
        <w:r w:rsidDel="00F379F2">
          <w:rPr>
            <w:rFonts w:ascii="Cambria" w:hAnsi="Cambria"/>
            <w:sz w:val="28"/>
            <w:szCs w:val="28"/>
          </w:rPr>
          <w:delText xml:space="preserve"> Violet had </w:delText>
        </w:r>
        <w:r w:rsidR="004A269B" w:rsidDel="00F379F2">
          <w:rPr>
            <w:rFonts w:ascii="Cambria" w:hAnsi="Cambria"/>
            <w:sz w:val="28"/>
            <w:szCs w:val="28"/>
          </w:rPr>
          <w:delText>admitte</w:delText>
        </w:r>
        <w:r w:rsidDel="00F379F2">
          <w:rPr>
            <w:rFonts w:ascii="Cambria" w:hAnsi="Cambria"/>
            <w:sz w:val="28"/>
            <w:szCs w:val="28"/>
          </w:rPr>
          <w:delText>d</w:delText>
        </w:r>
        <w:r w:rsidR="0094338A" w:rsidDel="00F379F2">
          <w:rPr>
            <w:rFonts w:ascii="Cambria" w:hAnsi="Cambria"/>
            <w:sz w:val="28"/>
            <w:szCs w:val="28"/>
          </w:rPr>
          <w:delText xml:space="preserve"> to Clara as they </w:delText>
        </w:r>
      </w:del>
      <w:del w:id="6114" w:author="Claire S" w:date="2026-07-21T15:04:00Z" w16du:dateUtc="2026-07-21T14:04:00Z">
        <w:r w:rsidR="0094338A" w:rsidDel="00DF3321">
          <w:rPr>
            <w:rFonts w:ascii="Cambria" w:hAnsi="Cambria"/>
            <w:sz w:val="28"/>
            <w:szCs w:val="28"/>
          </w:rPr>
          <w:delText>found a table</w:delText>
        </w:r>
      </w:del>
      <w:del w:id="6115" w:author="Claire S" w:date="2026-07-22T09:26:00Z" w16du:dateUtc="2026-07-22T08:26:00Z">
        <w:r w:rsidR="00726F84" w:rsidDel="00F379F2">
          <w:rPr>
            <w:rFonts w:ascii="Cambria" w:hAnsi="Cambria"/>
            <w:sz w:val="28"/>
            <w:szCs w:val="28"/>
          </w:rPr>
          <w:delText>.</w:delText>
        </w:r>
        <w:r w:rsidDel="00F379F2">
          <w:rPr>
            <w:rFonts w:ascii="Cambria" w:hAnsi="Cambria"/>
            <w:sz w:val="28"/>
            <w:szCs w:val="28"/>
          </w:rPr>
          <w:delText xml:space="preserve"> ‘</w:delText>
        </w:r>
      </w:del>
      <w:ins w:id="6116" w:author="Daisy Watt" w:date="2026-06-20T08:54:00Z" w16du:dateUtc="2026-06-20T06:54:00Z">
        <w:del w:id="6117" w:author="Claire S" w:date="2026-07-22T09:26:00Z" w16du:dateUtc="2026-07-22T08:26:00Z">
          <w:r w:rsidR="00B313E9" w:rsidDel="00F379F2">
            <w:rPr>
              <w:rFonts w:ascii="Cambria" w:hAnsi="Cambria"/>
              <w:sz w:val="28"/>
              <w:szCs w:val="28"/>
            </w:rPr>
            <w:delText>’</w:delText>
          </w:r>
        </w:del>
      </w:ins>
      <w:del w:id="6118" w:author="Claire S" w:date="2026-07-22T09:26:00Z" w16du:dateUtc="2026-07-22T08:26:00Z">
        <w:r w:rsidR="00726F84" w:rsidDel="00F379F2">
          <w:rPr>
            <w:rFonts w:ascii="Cambria" w:hAnsi="Cambria"/>
            <w:sz w:val="28"/>
            <w:szCs w:val="28"/>
          </w:rPr>
          <w:delText>C</w:delText>
        </w:r>
        <w:r w:rsidDel="00F379F2">
          <w:rPr>
            <w:rFonts w:ascii="Cambria" w:hAnsi="Cambria"/>
            <w:sz w:val="28"/>
            <w:szCs w:val="28"/>
          </w:rPr>
          <w:delText>os of your name.’</w:delText>
        </w:r>
      </w:del>
    </w:p>
    <w:p w14:paraId="5367F1B7" w14:textId="2EF13DBB" w:rsidR="00F44C94" w:rsidRDefault="003D609B">
      <w:pPr>
        <w:spacing w:line="360" w:lineRule="auto"/>
        <w:contextualSpacing/>
        <w:rPr>
          <w:del w:id="6119" w:author="Claire S" w:date="2026-05-07T14:22:00Z" w16du:dateUtc="2026-05-07T13:22:00Z"/>
          <w:rFonts w:ascii="Cambria" w:hAnsi="Cambria"/>
          <w:sz w:val="28"/>
          <w:szCs w:val="28"/>
        </w:rPr>
        <w:pPrChange w:id="6120" w:author="Claire S" w:date="2026-07-22T09:26:00Z" w16du:dateUtc="2026-07-22T08:26:00Z">
          <w:pPr>
            <w:spacing w:line="360" w:lineRule="auto"/>
            <w:ind w:firstLine="720"/>
            <w:contextualSpacing/>
          </w:pPr>
        </w:pPrChange>
      </w:pPr>
      <w:del w:id="6121" w:author="Claire S" w:date="2026-07-22T09:26:00Z" w16du:dateUtc="2026-07-22T08:26:00Z">
        <w:r w:rsidDel="00F379F2">
          <w:rPr>
            <w:rFonts w:ascii="Cambria" w:hAnsi="Cambria"/>
            <w:sz w:val="28"/>
            <w:szCs w:val="28"/>
          </w:rPr>
          <w:delText>‘Oh</w:delText>
        </w:r>
        <w:r w:rsidR="004A269B" w:rsidDel="00F379F2">
          <w:rPr>
            <w:rFonts w:ascii="Cambria" w:hAnsi="Cambria"/>
            <w:sz w:val="28"/>
            <w:szCs w:val="28"/>
          </w:rPr>
          <w:delText xml:space="preserve"> God</w:delText>
        </w:r>
      </w:del>
      <w:ins w:id="6122" w:author="Daisy Watt" w:date="2026-06-20T05:29:00Z" w16du:dateUtc="2026-06-20T03:29:00Z">
        <w:del w:id="6123" w:author="Claire S" w:date="2026-07-22T09:26:00Z" w16du:dateUtc="2026-07-22T08:26:00Z">
          <w:r w:rsidR="009F1E37" w:rsidDel="00F379F2">
            <w:rPr>
              <w:rFonts w:ascii="Cambria" w:hAnsi="Cambria"/>
              <w:sz w:val="28"/>
              <w:szCs w:val="28"/>
            </w:rPr>
            <w:delText>,</w:delText>
          </w:r>
        </w:del>
      </w:ins>
      <w:del w:id="6124" w:author="Claire S" w:date="2026-07-22T09:26:00Z" w16du:dateUtc="2026-07-22T08:26:00Z">
        <w:r w:rsidR="004A269B" w:rsidDel="00F379F2">
          <w:rPr>
            <w:rFonts w:ascii="Cambria" w:hAnsi="Cambria"/>
            <w:sz w:val="28"/>
            <w:szCs w:val="28"/>
          </w:rPr>
          <w:delText xml:space="preserve"> no</w:delText>
        </w:r>
        <w:r w:rsidDel="00F379F2">
          <w:rPr>
            <w:rFonts w:ascii="Cambria" w:hAnsi="Cambria"/>
            <w:sz w:val="28"/>
            <w:szCs w:val="28"/>
          </w:rPr>
          <w:delText>,</w:delText>
        </w:r>
      </w:del>
      <w:ins w:id="6125" w:author="Daisy Watt" w:date="2026-06-20T05:29:00Z" w16du:dateUtc="2026-06-20T03:29:00Z">
        <w:del w:id="6126" w:author="Claire S" w:date="2026-07-22T09:26:00Z" w16du:dateUtc="2026-07-22T08:26:00Z">
          <w:r w:rsidR="007A324E" w:rsidDel="00F379F2">
            <w:rPr>
              <w:rFonts w:ascii="Cambria" w:hAnsi="Cambria"/>
              <w:sz w:val="28"/>
              <w:szCs w:val="28"/>
            </w:rPr>
            <w:delText>.</w:delText>
          </w:r>
        </w:del>
      </w:ins>
      <w:del w:id="6127" w:author="Claire S" w:date="2026-07-22T09:26:00Z" w16du:dateUtc="2026-07-22T08:26:00Z">
        <w:r w:rsidDel="00F379F2">
          <w:rPr>
            <w:rFonts w:ascii="Cambria" w:hAnsi="Cambria"/>
            <w:sz w:val="28"/>
            <w:szCs w:val="28"/>
          </w:rPr>
          <w:delText xml:space="preserve">’ Clara passed Violet her </w:delText>
        </w:r>
      </w:del>
      <w:del w:id="6128" w:author="Claire S" w:date="2026-07-21T16:29:00Z" w16du:dateUtc="2026-07-21T15:29:00Z">
        <w:r w:rsidDel="00425E8A">
          <w:rPr>
            <w:rFonts w:ascii="Cambria" w:hAnsi="Cambria"/>
            <w:sz w:val="28"/>
            <w:szCs w:val="28"/>
          </w:rPr>
          <w:delText xml:space="preserve">cup of </w:delText>
        </w:r>
      </w:del>
      <w:del w:id="6129" w:author="Claire S" w:date="2026-07-22T09:26:00Z" w16du:dateUtc="2026-07-22T08:26:00Z">
        <w:r w:rsidDel="00F379F2">
          <w:rPr>
            <w:rFonts w:ascii="Cambria" w:hAnsi="Cambria"/>
            <w:sz w:val="28"/>
            <w:szCs w:val="28"/>
          </w:rPr>
          <w:delText>weird green tea</w:delText>
        </w:r>
        <w:r w:rsidR="00B93790" w:rsidDel="00F379F2">
          <w:rPr>
            <w:rFonts w:ascii="Cambria" w:hAnsi="Cambria"/>
            <w:sz w:val="28"/>
            <w:szCs w:val="28"/>
          </w:rPr>
          <w:delText xml:space="preserve"> and ladled sugar into her own</w:delText>
        </w:r>
        <w:r w:rsidR="00132242" w:rsidDel="00F379F2">
          <w:rPr>
            <w:rFonts w:ascii="Cambria" w:hAnsi="Cambria"/>
            <w:sz w:val="28"/>
            <w:szCs w:val="28"/>
          </w:rPr>
          <w:delText xml:space="preserve"> </w:delText>
        </w:r>
      </w:del>
      <w:del w:id="6130" w:author="Claire S" w:date="2026-07-21T16:29:00Z" w16du:dateUtc="2026-07-21T15:29:00Z">
        <w:r w:rsidR="00132242" w:rsidDel="00425E8A">
          <w:rPr>
            <w:rFonts w:ascii="Cambria" w:hAnsi="Cambria"/>
            <w:sz w:val="28"/>
            <w:szCs w:val="28"/>
          </w:rPr>
          <w:delText>Yorkshire tea</w:delText>
        </w:r>
      </w:del>
      <w:del w:id="6131" w:author="Claire S" w:date="2026-07-22T09:26:00Z" w16du:dateUtc="2026-07-22T08:26:00Z">
        <w:r w:rsidDel="00F379F2">
          <w:rPr>
            <w:rFonts w:ascii="Cambria" w:hAnsi="Cambria"/>
            <w:sz w:val="28"/>
            <w:szCs w:val="28"/>
          </w:rPr>
          <w:delText>. ‘</w:delText>
        </w:r>
        <w:r w:rsidR="004A269B" w:rsidDel="00F379F2">
          <w:rPr>
            <w:rFonts w:ascii="Cambria" w:hAnsi="Cambria"/>
            <w:sz w:val="28"/>
            <w:szCs w:val="28"/>
          </w:rPr>
          <w:delText>My</w:delText>
        </w:r>
        <w:r w:rsidDel="00F379F2">
          <w:rPr>
            <w:rFonts w:ascii="Cambria" w:hAnsi="Cambria"/>
            <w:sz w:val="28"/>
            <w:szCs w:val="28"/>
          </w:rPr>
          <w:delText xml:space="preserve"> mum </w:delText>
        </w:r>
        <w:r w:rsidR="00CE6F92" w:rsidDel="00F379F2">
          <w:rPr>
            <w:rFonts w:ascii="Cambria" w:hAnsi="Cambria"/>
            <w:sz w:val="28"/>
            <w:szCs w:val="28"/>
          </w:rPr>
          <w:delText xml:space="preserve">saw </w:delText>
        </w:r>
        <w:r w:rsidR="00CE6F92" w:rsidRPr="00E4159C" w:rsidDel="00F379F2">
          <w:rPr>
            <w:rFonts w:ascii="Cambria" w:hAnsi="Cambria"/>
            <w:i/>
            <w:sz w:val="28"/>
            <w:szCs w:val="28"/>
            <w:rPrChange w:id="6132" w:author="Daisy Watt" w:date="2026-06-23T12:42:00Z" w16du:dateUtc="2026-06-23T10:42:00Z">
              <w:rPr>
                <w:rFonts w:ascii="Cambria" w:hAnsi="Cambria"/>
                <w:sz w:val="28"/>
                <w:szCs w:val="28"/>
              </w:rPr>
            </w:rPrChange>
          </w:rPr>
          <w:delText xml:space="preserve">The Nutcracker Suite </w:delText>
        </w:r>
        <w:r w:rsidR="00CE6F92" w:rsidDel="00F379F2">
          <w:rPr>
            <w:rFonts w:ascii="Cambria" w:hAnsi="Cambria"/>
            <w:sz w:val="28"/>
            <w:szCs w:val="28"/>
          </w:rPr>
          <w:delText xml:space="preserve">ballet </w:delText>
        </w:r>
      </w:del>
      <w:del w:id="6133" w:author="Claire S" w:date="2026-07-21T15:15:00Z" w16du:dateUtc="2026-07-21T14:15:00Z">
        <w:r w:rsidR="00CE6F92" w:rsidDel="00044387">
          <w:rPr>
            <w:rFonts w:ascii="Cambria" w:hAnsi="Cambria"/>
            <w:sz w:val="28"/>
            <w:szCs w:val="28"/>
          </w:rPr>
          <w:delText xml:space="preserve">once </w:delText>
        </w:r>
      </w:del>
      <w:del w:id="6134" w:author="Claire S" w:date="2026-07-22T09:26:00Z" w16du:dateUtc="2026-07-22T08:26:00Z">
        <w:r w:rsidR="00CE6F92" w:rsidDel="00F379F2">
          <w:rPr>
            <w:rFonts w:ascii="Cambria" w:hAnsi="Cambria"/>
            <w:sz w:val="28"/>
            <w:szCs w:val="28"/>
          </w:rPr>
          <w:delText xml:space="preserve">on the telly, and loved it so much, she </w:delText>
        </w:r>
        <w:r w:rsidR="00A02985" w:rsidDel="00F379F2">
          <w:rPr>
            <w:rFonts w:ascii="Cambria" w:hAnsi="Cambria"/>
            <w:sz w:val="28"/>
            <w:szCs w:val="28"/>
          </w:rPr>
          <w:delText>named me for</w:delText>
        </w:r>
      </w:del>
      <w:ins w:id="6135" w:author="Daisy Watt" w:date="2026-06-21T20:47:00Z" w16du:dateUtc="2026-06-21T18:47:00Z">
        <w:del w:id="6136" w:author="Claire S" w:date="2026-07-22T09:26:00Z" w16du:dateUtc="2026-07-22T08:26:00Z">
          <w:r w:rsidR="00E4159C" w:rsidDel="00F379F2">
            <w:rPr>
              <w:rFonts w:ascii="Cambria" w:hAnsi="Cambria"/>
              <w:sz w:val="28"/>
              <w:szCs w:val="28"/>
            </w:rPr>
            <w:delText>after</w:delText>
          </w:r>
        </w:del>
      </w:ins>
      <w:del w:id="6137" w:author="Claire S" w:date="2026-07-22T09:26:00Z" w16du:dateUtc="2026-07-22T08:26:00Z">
        <w:r w:rsidR="00A02985" w:rsidDel="00F379F2">
          <w:rPr>
            <w:rFonts w:ascii="Cambria" w:hAnsi="Cambria"/>
            <w:sz w:val="28"/>
            <w:szCs w:val="28"/>
          </w:rPr>
          <w:delText xml:space="preserve"> </w:delText>
        </w:r>
        <w:r w:rsidR="00CE6F92" w:rsidDel="00F379F2">
          <w:rPr>
            <w:rFonts w:ascii="Cambria" w:hAnsi="Cambria"/>
            <w:sz w:val="28"/>
            <w:szCs w:val="28"/>
          </w:rPr>
          <w:delText>the girl in it</w:delText>
        </w:r>
        <w:r w:rsidR="00A02985" w:rsidDel="00F379F2">
          <w:rPr>
            <w:rFonts w:ascii="Cambria" w:hAnsi="Cambria"/>
            <w:sz w:val="28"/>
            <w:szCs w:val="28"/>
          </w:rPr>
          <w:delText>.</w:delText>
        </w:r>
        <w:r w:rsidR="00726F84" w:rsidDel="00F379F2">
          <w:rPr>
            <w:rFonts w:ascii="Cambria" w:hAnsi="Cambria"/>
            <w:sz w:val="28"/>
            <w:szCs w:val="28"/>
          </w:rPr>
          <w:delText xml:space="preserve"> </w:delText>
        </w:r>
      </w:del>
      <w:del w:id="6138" w:author="Claire S" w:date="2026-07-21T16:29:00Z" w16du:dateUtc="2026-07-21T15:29:00Z">
        <w:r w:rsidR="00726F84" w:rsidDel="00425E8A">
          <w:rPr>
            <w:rFonts w:ascii="Cambria" w:hAnsi="Cambria"/>
            <w:sz w:val="28"/>
            <w:szCs w:val="28"/>
          </w:rPr>
          <w:delText xml:space="preserve"> </w:delText>
        </w:r>
      </w:del>
      <w:del w:id="6139" w:author="Claire S" w:date="2026-07-22T09:26:00Z" w16du:dateUtc="2026-07-22T08:26:00Z">
        <w:r w:rsidR="00565FD9" w:rsidDel="00F379F2">
          <w:rPr>
            <w:rFonts w:ascii="Cambria" w:hAnsi="Cambria"/>
            <w:sz w:val="28"/>
            <w:szCs w:val="28"/>
          </w:rPr>
          <w:delText xml:space="preserve">But </w:delText>
        </w:r>
        <w:r w:rsidR="00726F84" w:rsidDel="00F379F2">
          <w:rPr>
            <w:rFonts w:ascii="Cambria" w:hAnsi="Cambria"/>
            <w:sz w:val="28"/>
            <w:szCs w:val="28"/>
          </w:rPr>
          <w:delText xml:space="preserve">I grew up on a council estate in </w:delText>
        </w:r>
      </w:del>
      <w:commentRangeStart w:id="6140"/>
      <w:del w:id="6141" w:author="Claire S" w:date="2026-07-21T13:09:00Z" w16du:dateUtc="2026-07-21T12:09:00Z">
        <w:r w:rsidR="00726F84" w:rsidDel="00AC382A">
          <w:rPr>
            <w:rFonts w:ascii="Cambria" w:hAnsi="Cambria"/>
            <w:sz w:val="28"/>
            <w:szCs w:val="28"/>
          </w:rPr>
          <w:delText>East London</w:delText>
        </w:r>
        <w:commentRangeEnd w:id="6140"/>
        <w:r w:rsidR="00E4159C" w:rsidDel="00AC382A">
          <w:rPr>
            <w:rStyle w:val="CommentReference"/>
            <w:rFonts w:ascii="Cambria" w:hAnsi="Cambria"/>
            <w:sz w:val="28"/>
            <w:szCs w:val="28"/>
          </w:rPr>
          <w:commentReference w:id="6140"/>
        </w:r>
      </w:del>
      <w:del w:id="6142" w:author="Claire S" w:date="2026-07-22T09:26:00Z" w16du:dateUtc="2026-07-22T08:26:00Z">
        <w:r w:rsidR="00B63918" w:rsidDel="00F379F2">
          <w:rPr>
            <w:rFonts w:ascii="Cambria" w:hAnsi="Cambria"/>
            <w:sz w:val="28"/>
            <w:szCs w:val="28"/>
          </w:rPr>
          <w:delText>,</w:delText>
        </w:r>
        <w:r w:rsidR="00A87581" w:rsidDel="00F379F2">
          <w:rPr>
            <w:rFonts w:ascii="Cambria" w:hAnsi="Cambria"/>
            <w:sz w:val="28"/>
            <w:szCs w:val="28"/>
          </w:rPr>
          <w:delText xml:space="preserve"> for my sins</w:delText>
        </w:r>
        <w:r w:rsidR="00726F84" w:rsidDel="00F379F2">
          <w:rPr>
            <w:rFonts w:ascii="Cambria" w:hAnsi="Cambria"/>
            <w:sz w:val="28"/>
            <w:szCs w:val="28"/>
          </w:rPr>
          <w:delText>.’</w:delText>
        </w:r>
        <w:r w:rsidR="00A87581" w:rsidDel="00F379F2">
          <w:rPr>
            <w:rFonts w:ascii="Cambria" w:hAnsi="Cambria"/>
            <w:sz w:val="28"/>
            <w:szCs w:val="28"/>
          </w:rPr>
          <w:delText xml:space="preserve">  </w:delText>
        </w:r>
      </w:del>
    </w:p>
    <w:p w14:paraId="26D96C96" w14:textId="77777777" w:rsidR="00010543" w:rsidRDefault="00A87581">
      <w:pPr>
        <w:spacing w:line="360" w:lineRule="auto"/>
        <w:contextualSpacing/>
        <w:rPr>
          <w:ins w:id="6143" w:author="Claire S" w:date="2026-05-07T14:22:00Z" w16du:dateUtc="2026-05-07T13:22:00Z"/>
          <w:rFonts w:ascii="Cambria" w:hAnsi="Cambria"/>
          <w:sz w:val="28"/>
          <w:szCs w:val="28"/>
        </w:rPr>
        <w:pPrChange w:id="6144" w:author="Claire S" w:date="2026-07-22T09:26:00Z" w16du:dateUtc="2026-07-22T08:26:00Z">
          <w:pPr>
            <w:spacing w:line="360" w:lineRule="auto"/>
            <w:ind w:firstLine="720"/>
            <w:contextualSpacing/>
          </w:pPr>
        </w:pPrChange>
      </w:pPr>
      <w:commentRangeStart w:id="6145"/>
      <w:del w:id="6146" w:author="Claire S" w:date="2026-04-30T11:23:00Z" w16du:dateUtc="2026-04-30T10:23:00Z">
        <w:r w:rsidRPr="00191A65">
          <w:rPr>
            <w:rFonts w:ascii="Cambria" w:hAnsi="Cambria"/>
            <w:i/>
            <w:iCs/>
            <w:sz w:val="28"/>
            <w:szCs w:val="28"/>
          </w:rPr>
          <w:delText>And for my dad’s sins</w:delText>
        </w:r>
        <w:r>
          <w:rPr>
            <w:rFonts w:ascii="Cambria" w:hAnsi="Cambria"/>
            <w:sz w:val="28"/>
            <w:szCs w:val="28"/>
          </w:rPr>
          <w:delText>, she</w:delText>
        </w:r>
      </w:del>
      <w:del w:id="6147" w:author="Claire S" w:date="2026-05-07T14:22:00Z" w16du:dateUtc="2026-05-07T13:22:00Z">
        <w:r>
          <w:rPr>
            <w:rFonts w:ascii="Cambria" w:hAnsi="Cambria"/>
            <w:sz w:val="28"/>
            <w:szCs w:val="28"/>
          </w:rPr>
          <w:delText xml:space="preserve"> didn’t </w:delText>
        </w:r>
      </w:del>
      <w:del w:id="6148" w:author="Claire S" w:date="2026-04-30T11:23:00Z" w16du:dateUtc="2026-04-30T10:23:00Z">
        <w:r>
          <w:rPr>
            <w:rFonts w:ascii="Cambria" w:hAnsi="Cambria"/>
            <w:sz w:val="28"/>
            <w:szCs w:val="28"/>
          </w:rPr>
          <w:delText>add; that</w:delText>
        </w:r>
      </w:del>
      <w:del w:id="6149" w:author="Claire S" w:date="2026-05-07T14:22:00Z" w16du:dateUtc="2026-05-07T13:22:00Z">
        <w:r>
          <w:rPr>
            <w:rFonts w:ascii="Cambria" w:hAnsi="Cambria"/>
            <w:sz w:val="28"/>
            <w:szCs w:val="28"/>
          </w:rPr>
          <w:delText xml:space="preserve"> was </w:delText>
        </w:r>
      </w:del>
      <w:del w:id="6150" w:author="Claire S" w:date="2026-04-30T11:23:00Z" w16du:dateUtc="2026-04-30T10:23:00Z">
        <w:r>
          <w:rPr>
            <w:rFonts w:ascii="Cambria" w:hAnsi="Cambria"/>
            <w:sz w:val="28"/>
            <w:szCs w:val="28"/>
          </w:rPr>
          <w:delText>a step too far to share with someone she’d only</w:delText>
        </w:r>
      </w:del>
      <w:del w:id="6151" w:author="Claire S" w:date="2026-05-07T14:22:00Z" w16du:dateUtc="2026-05-07T13:22:00Z">
        <w:r>
          <w:rPr>
            <w:rFonts w:ascii="Cambria" w:hAnsi="Cambria"/>
            <w:sz w:val="28"/>
            <w:szCs w:val="28"/>
          </w:rPr>
          <w:delText xml:space="preserve"> just</w:delText>
        </w:r>
      </w:del>
      <w:commentRangeEnd w:id="6145"/>
      <w:del w:id="6152" w:author="Claire S" w:date="2026-04-30T11:23:00Z" w16du:dateUtc="2026-04-30T10:23:00Z">
        <w:r w:rsidR="00FC58F6">
          <w:rPr>
            <w:rStyle w:val="CommentReference"/>
            <w:rFonts w:ascii="Cambria" w:hAnsi="Cambria"/>
            <w:sz w:val="28"/>
            <w:szCs w:val="28"/>
          </w:rPr>
          <w:commentReference w:id="6145"/>
        </w:r>
      </w:del>
    </w:p>
    <w:p w14:paraId="7C38BA4B" w14:textId="3D267857" w:rsidR="00F01DCD" w:rsidDel="00FF5217" w:rsidRDefault="00F379F2">
      <w:pPr>
        <w:spacing w:line="360" w:lineRule="auto"/>
        <w:ind w:firstLine="720"/>
        <w:contextualSpacing/>
        <w:rPr>
          <w:del w:id="6153" w:author="Claire S" w:date="2026-05-07T17:25:00Z" w16du:dateUtc="2026-05-07T16:25:00Z"/>
          <w:rFonts w:ascii="Cambria" w:hAnsi="Cambria"/>
          <w:sz w:val="28"/>
          <w:szCs w:val="28"/>
        </w:rPr>
      </w:pPr>
      <w:ins w:id="6154" w:author="Claire S" w:date="2026-07-22T09:27:00Z" w16du:dateUtc="2026-07-22T08:27:00Z">
        <w:r>
          <w:rPr>
            <w:rFonts w:ascii="Cambria" w:hAnsi="Cambria"/>
            <w:sz w:val="28"/>
            <w:szCs w:val="28"/>
          </w:rPr>
          <w:t>Clara</w:t>
        </w:r>
      </w:ins>
      <w:commentRangeStart w:id="6155"/>
      <w:ins w:id="6156" w:author="Daisy Watt" w:date="2026-06-21T20:48:00Z" w16du:dateUtc="2026-06-21T18:48:00Z">
        <w:del w:id="6157" w:author="Claire S" w:date="2026-07-21T14:59:00Z" w16du:dateUtc="2026-07-21T13:59:00Z">
          <w:r w:rsidR="00E4159C" w:rsidDel="00F70004">
            <w:rPr>
              <w:rFonts w:ascii="Cambria" w:hAnsi="Cambria"/>
              <w:sz w:val="28"/>
              <w:szCs w:val="28"/>
            </w:rPr>
            <w:delText>on</w:delText>
          </w:r>
        </w:del>
      </w:ins>
      <w:del w:id="6158" w:author="Claire S" w:date="2026-05-07T14:22:00Z" w16du:dateUtc="2026-05-07T13:22:00Z">
        <w:r w:rsidR="00A87581" w:rsidDel="00010543">
          <w:rPr>
            <w:rFonts w:ascii="Cambria" w:hAnsi="Cambria"/>
            <w:sz w:val="28"/>
            <w:szCs w:val="28"/>
          </w:rPr>
          <w:delText xml:space="preserve"> </w:delText>
        </w:r>
      </w:del>
      <w:del w:id="6159" w:author="Claire S" w:date="2026-04-30T11:23:00Z" w16du:dateUtc="2026-04-30T10:23:00Z">
        <w:r w:rsidR="00A87581">
          <w:rPr>
            <w:rFonts w:ascii="Cambria" w:hAnsi="Cambria"/>
            <w:sz w:val="28"/>
            <w:szCs w:val="28"/>
          </w:rPr>
          <w:delText>met.</w:delText>
        </w:r>
      </w:del>
      <w:commentRangeEnd w:id="6155"/>
      <w:del w:id="6160" w:author="Claire S" w:date="2026-07-21T14:59:00Z" w16du:dateUtc="2026-07-21T13:59:00Z">
        <w:r w:rsidR="009E3A3E" w:rsidDel="00F70004">
          <w:rPr>
            <w:rStyle w:val="CommentReference"/>
            <w:rFonts w:ascii="Cambria" w:hAnsi="Cambria"/>
            <w:sz w:val="28"/>
            <w:szCs w:val="28"/>
          </w:rPr>
          <w:commentReference w:id="6155"/>
        </w:r>
      </w:del>
    </w:p>
    <w:p w14:paraId="226D9244" w14:textId="77777777" w:rsidR="00191A65" w:rsidDel="00226AFA" w:rsidRDefault="00191A65">
      <w:pPr>
        <w:spacing w:line="360" w:lineRule="auto"/>
        <w:ind w:firstLine="720"/>
        <w:contextualSpacing/>
        <w:rPr>
          <w:del w:id="6161" w:author="Claire S" w:date="2026-05-07T17:25:00Z" w16du:dateUtc="2026-05-07T16:25:00Z"/>
          <w:rFonts w:ascii="Cambria" w:hAnsi="Cambria"/>
          <w:sz w:val="28"/>
          <w:szCs w:val="28"/>
        </w:rPr>
        <w:pPrChange w:id="6162" w:author="Claire S" w:date="2026-07-21T15:33:00Z" w16du:dateUtc="2026-07-21T14:33:00Z">
          <w:pPr>
            <w:spacing w:line="360" w:lineRule="auto"/>
            <w:contextualSpacing/>
          </w:pPr>
        </w:pPrChange>
      </w:pPr>
    </w:p>
    <w:p w14:paraId="0E4AD71C" w14:textId="5500148F" w:rsidR="0094338A" w:rsidDel="00F70004" w:rsidRDefault="00A87581">
      <w:pPr>
        <w:spacing w:line="360" w:lineRule="auto"/>
        <w:ind w:firstLine="720"/>
        <w:contextualSpacing/>
        <w:rPr>
          <w:del w:id="6163" w:author="Claire S" w:date="2026-07-21T14:59:00Z" w16du:dateUtc="2026-07-21T13:59:00Z"/>
          <w:rFonts w:ascii="Cambria" w:hAnsi="Cambria"/>
          <w:sz w:val="28"/>
          <w:szCs w:val="28"/>
        </w:rPr>
        <w:pPrChange w:id="6164" w:author="Claire S" w:date="2026-07-21T15:33:00Z" w16du:dateUtc="2026-07-21T14:33:00Z">
          <w:pPr>
            <w:spacing w:line="360" w:lineRule="auto"/>
            <w:contextualSpacing/>
          </w:pPr>
        </w:pPrChange>
      </w:pPr>
      <w:del w:id="6165" w:author="Claire S" w:date="2026-07-21T14:59:00Z" w16du:dateUtc="2026-07-21T13:59:00Z">
        <w:r w:rsidDel="00F70004">
          <w:rPr>
            <w:rFonts w:ascii="Cambria" w:hAnsi="Cambria"/>
            <w:sz w:val="28"/>
            <w:szCs w:val="28"/>
          </w:rPr>
          <w:delText>*</w:delText>
        </w:r>
      </w:del>
    </w:p>
    <w:p w14:paraId="7986C5EF" w14:textId="57BEA4D4" w:rsidR="00B07D91" w:rsidRDefault="00F046A1" w:rsidP="00F379F2">
      <w:pPr>
        <w:spacing w:line="360" w:lineRule="auto"/>
        <w:ind w:firstLine="720"/>
        <w:contextualSpacing/>
        <w:rPr>
          <w:ins w:id="6166" w:author="Claire S" w:date="2026-07-21T15:36:00Z" w16du:dateUtc="2026-07-21T14:36:00Z"/>
          <w:rFonts w:ascii="Cambria" w:hAnsi="Cambria"/>
          <w:sz w:val="28"/>
          <w:szCs w:val="28"/>
        </w:rPr>
      </w:pPr>
      <w:commentRangeStart w:id="6167"/>
      <w:del w:id="6168" w:author="Claire S" w:date="2026-07-21T14:59:00Z" w16du:dateUtc="2026-07-21T13:59:00Z">
        <w:r w:rsidDel="00F70004">
          <w:rPr>
            <w:rFonts w:ascii="Cambria" w:hAnsi="Cambria"/>
            <w:sz w:val="28"/>
            <w:szCs w:val="28"/>
          </w:rPr>
          <w:delText>Y</w:delText>
        </w:r>
      </w:del>
      <w:del w:id="6169" w:author="Claire S" w:date="2026-07-21T15:33:00Z" w16du:dateUtc="2026-07-21T14:33:00Z">
        <w:r w:rsidDel="0058029D">
          <w:rPr>
            <w:rFonts w:ascii="Cambria" w:hAnsi="Cambria"/>
            <w:sz w:val="28"/>
            <w:szCs w:val="28"/>
          </w:rPr>
          <w:delText>awning</w:delText>
        </w:r>
        <w:commentRangeEnd w:id="6167"/>
        <w:r w:rsidR="009E3A3E" w:rsidDel="0058029D">
          <w:rPr>
            <w:rStyle w:val="CommentReference"/>
            <w:rFonts w:ascii="Cambria" w:hAnsi="Cambria"/>
            <w:sz w:val="28"/>
            <w:szCs w:val="28"/>
          </w:rPr>
          <w:commentReference w:id="6167"/>
        </w:r>
        <w:r w:rsidR="00A02985" w:rsidDel="0058029D">
          <w:rPr>
            <w:rFonts w:ascii="Cambria" w:hAnsi="Cambria"/>
            <w:sz w:val="28"/>
            <w:szCs w:val="28"/>
          </w:rPr>
          <w:delText xml:space="preserve"> </w:delText>
        </w:r>
        <w:r w:rsidR="00F44C94" w:rsidDel="0058029D">
          <w:rPr>
            <w:rFonts w:ascii="Cambria" w:hAnsi="Cambria"/>
            <w:sz w:val="28"/>
            <w:szCs w:val="28"/>
          </w:rPr>
          <w:delText xml:space="preserve">widely </w:delText>
        </w:r>
      </w:del>
      <w:del w:id="6170" w:author="Claire S" w:date="2026-06-02T09:51:00Z" w16du:dateUtc="2026-06-02T08:51:00Z">
        <w:r w:rsidR="000A2235" w:rsidDel="007B214A">
          <w:rPr>
            <w:rFonts w:ascii="Cambria" w:hAnsi="Cambria"/>
            <w:sz w:val="28"/>
            <w:szCs w:val="28"/>
          </w:rPr>
          <w:delText>now</w:delText>
        </w:r>
        <w:r w:rsidDel="007B214A">
          <w:rPr>
            <w:rFonts w:ascii="Cambria" w:hAnsi="Cambria"/>
            <w:sz w:val="28"/>
            <w:szCs w:val="28"/>
          </w:rPr>
          <w:delText>,</w:delText>
        </w:r>
      </w:del>
      <w:del w:id="6171" w:author="Claire S" w:date="2026-07-21T15:33:00Z" w16du:dateUtc="2026-07-21T14:33:00Z">
        <w:r w:rsidDel="0058029D">
          <w:rPr>
            <w:rFonts w:ascii="Cambria" w:hAnsi="Cambria"/>
            <w:sz w:val="28"/>
            <w:szCs w:val="28"/>
          </w:rPr>
          <w:delText xml:space="preserve"> </w:delText>
        </w:r>
      </w:del>
      <w:del w:id="6172" w:author="Claire S" w:date="2026-07-21T14:59:00Z" w16du:dateUtc="2026-07-21T13:59:00Z">
        <w:r w:rsidR="00C05D8A" w:rsidDel="00F70004">
          <w:rPr>
            <w:rFonts w:ascii="Cambria" w:hAnsi="Cambria"/>
            <w:sz w:val="28"/>
            <w:szCs w:val="28"/>
          </w:rPr>
          <w:delText>Clara</w:delText>
        </w:r>
      </w:del>
      <w:r w:rsidR="00F01DCD">
        <w:rPr>
          <w:rFonts w:ascii="Cambria" w:hAnsi="Cambria"/>
          <w:sz w:val="28"/>
          <w:szCs w:val="28"/>
        </w:rPr>
        <w:t xml:space="preserve"> padded into her</w:t>
      </w:r>
      <w:r w:rsidR="00A02985">
        <w:rPr>
          <w:rFonts w:ascii="Cambria" w:hAnsi="Cambria"/>
          <w:sz w:val="28"/>
          <w:szCs w:val="28"/>
        </w:rPr>
        <w:t xml:space="preserve"> </w:t>
      </w:r>
      <w:del w:id="6173" w:author="Claire S" w:date="2026-05-07T14:24:00Z" w16du:dateUtc="2026-05-07T13:24:00Z">
        <w:r w:rsidR="00A02985">
          <w:rPr>
            <w:rFonts w:ascii="Cambria" w:hAnsi="Cambria"/>
            <w:sz w:val="28"/>
            <w:szCs w:val="28"/>
          </w:rPr>
          <w:delText>own</w:delText>
        </w:r>
        <w:r w:rsidR="00F01DCD">
          <w:rPr>
            <w:rFonts w:ascii="Cambria" w:hAnsi="Cambria"/>
            <w:sz w:val="28"/>
            <w:szCs w:val="28"/>
          </w:rPr>
          <w:delText xml:space="preserve"> </w:delText>
        </w:r>
      </w:del>
      <w:ins w:id="6174" w:author="Claire S" w:date="2026-05-07T14:24:00Z" w16du:dateUtc="2026-05-07T13:24:00Z">
        <w:r w:rsidR="00F97CAA">
          <w:rPr>
            <w:rFonts w:ascii="Cambria" w:hAnsi="Cambria"/>
            <w:sz w:val="28"/>
            <w:szCs w:val="28"/>
          </w:rPr>
          <w:t xml:space="preserve">mum’s </w:t>
        </w:r>
      </w:ins>
      <w:r w:rsidR="00F01DCD">
        <w:rPr>
          <w:rFonts w:ascii="Cambria" w:hAnsi="Cambria"/>
          <w:sz w:val="28"/>
          <w:szCs w:val="28"/>
        </w:rPr>
        <w:t xml:space="preserve">kitchen </w:t>
      </w:r>
      <w:r w:rsidR="000B695C">
        <w:rPr>
          <w:rFonts w:ascii="Cambria" w:hAnsi="Cambria"/>
          <w:sz w:val="28"/>
          <w:szCs w:val="28"/>
        </w:rPr>
        <w:t>to</w:t>
      </w:r>
      <w:r w:rsidR="00F01DCD">
        <w:rPr>
          <w:rFonts w:ascii="Cambria" w:hAnsi="Cambria"/>
          <w:sz w:val="28"/>
          <w:szCs w:val="28"/>
        </w:rPr>
        <w:t xml:space="preserve"> put the kettle on</w:t>
      </w:r>
      <w:del w:id="6175" w:author="Claire S" w:date="2026-07-22T09:25:00Z" w16du:dateUtc="2026-07-22T08:25:00Z">
        <w:r w:rsidR="00F01DCD" w:rsidDel="00745368">
          <w:rPr>
            <w:rFonts w:ascii="Cambria" w:hAnsi="Cambria"/>
            <w:sz w:val="28"/>
            <w:szCs w:val="28"/>
          </w:rPr>
          <w:delText xml:space="preserve">.  </w:delText>
        </w:r>
      </w:del>
      <w:ins w:id="6176" w:author="Claire S" w:date="2026-07-22T09:25:00Z" w16du:dateUtc="2026-07-22T08:25:00Z">
        <w:r w:rsidR="00745368">
          <w:rPr>
            <w:rFonts w:ascii="Cambria" w:hAnsi="Cambria"/>
            <w:sz w:val="28"/>
            <w:szCs w:val="28"/>
          </w:rPr>
          <w:t xml:space="preserve">.  </w:t>
        </w:r>
      </w:ins>
      <w:del w:id="6177" w:author="Claire S" w:date="2026-07-21T15:04:00Z" w16du:dateUtc="2026-07-21T14:04:00Z">
        <w:r w:rsidR="00C94953" w:rsidDel="00DF3321">
          <w:rPr>
            <w:rFonts w:ascii="Cambria" w:hAnsi="Cambria"/>
            <w:sz w:val="28"/>
            <w:szCs w:val="28"/>
          </w:rPr>
          <w:delText xml:space="preserve">She </w:delText>
        </w:r>
      </w:del>
      <w:ins w:id="6178" w:author="Claire S" w:date="2026-07-22T09:21:00Z" w16du:dateUtc="2026-07-22T08:21:00Z">
        <w:r w:rsidR="004F169C">
          <w:rPr>
            <w:rFonts w:ascii="Cambria" w:hAnsi="Cambria"/>
            <w:sz w:val="28"/>
            <w:szCs w:val="28"/>
          </w:rPr>
          <w:t>S</w:t>
        </w:r>
      </w:ins>
      <w:del w:id="6179" w:author="Claire S" w:date="2026-06-02T11:38:00Z" w16du:dateUtc="2026-06-02T10:38:00Z">
        <w:r w:rsidR="00C94953" w:rsidDel="00B15F1F">
          <w:rPr>
            <w:rFonts w:ascii="Cambria" w:hAnsi="Cambria"/>
            <w:sz w:val="28"/>
            <w:szCs w:val="28"/>
          </w:rPr>
          <w:delText>had no idea what Violet had meant about the Li</w:delText>
        </w:r>
      </w:del>
      <w:ins w:id="6180" w:author="Claire S" w:date="2026-06-02T11:38:00Z" w16du:dateUtc="2026-06-02T10:38:00Z">
        <w:r w:rsidR="00B15F1F">
          <w:rPr>
            <w:rFonts w:ascii="Cambria" w:hAnsi="Cambria"/>
            <w:sz w:val="28"/>
            <w:szCs w:val="28"/>
          </w:rPr>
          <w:t xml:space="preserve">till </w:t>
        </w:r>
      </w:ins>
      <w:ins w:id="6181" w:author="Claire S" w:date="2026-07-22T09:17:00Z" w16du:dateUtc="2026-07-22T08:17:00Z">
        <w:r w:rsidR="009E12F9">
          <w:rPr>
            <w:rFonts w:ascii="Cambria" w:hAnsi="Cambria"/>
            <w:sz w:val="28"/>
            <w:szCs w:val="28"/>
          </w:rPr>
          <w:t>perplexed about</w:t>
        </w:r>
      </w:ins>
      <w:ins w:id="6182" w:author="Claire S" w:date="2026-06-02T11:38:00Z" w16du:dateUtc="2026-06-02T10:38:00Z">
        <w:r w:rsidR="00B15F1F">
          <w:rPr>
            <w:rFonts w:ascii="Cambria" w:hAnsi="Cambria"/>
            <w:sz w:val="28"/>
            <w:szCs w:val="28"/>
          </w:rPr>
          <w:t xml:space="preserve"> what had happened</w:t>
        </w:r>
      </w:ins>
      <w:ins w:id="6183" w:author="Claire S" w:date="2026-07-21T15:15:00Z" w16du:dateUtc="2026-07-21T14:15:00Z">
        <w:r w:rsidR="00DF2AFD">
          <w:rPr>
            <w:rFonts w:ascii="Cambria" w:hAnsi="Cambria"/>
            <w:sz w:val="28"/>
            <w:szCs w:val="28"/>
          </w:rPr>
          <w:t xml:space="preserve"> at </w:t>
        </w:r>
      </w:ins>
      <w:ins w:id="6184" w:author="Claire S" w:date="2026-07-22T09:18:00Z" w16du:dateUtc="2026-07-22T08:18:00Z">
        <w:r w:rsidR="00E42917">
          <w:rPr>
            <w:rFonts w:ascii="Cambria" w:hAnsi="Cambria"/>
            <w:sz w:val="28"/>
            <w:szCs w:val="28"/>
          </w:rPr>
          <w:t>yesterday’s</w:t>
        </w:r>
      </w:ins>
      <w:ins w:id="6185" w:author="Claire S" w:date="2026-07-21T15:15:00Z" w16du:dateUtc="2026-07-21T14:15:00Z">
        <w:r w:rsidR="00DF2AFD">
          <w:rPr>
            <w:rFonts w:ascii="Cambria" w:hAnsi="Cambria"/>
            <w:sz w:val="28"/>
            <w:szCs w:val="28"/>
          </w:rPr>
          <w:t xml:space="preserve"> </w:t>
        </w:r>
      </w:ins>
      <w:ins w:id="6186" w:author="Claire S" w:date="2026-07-21T15:33:00Z" w16du:dateUtc="2026-07-21T14:33:00Z">
        <w:r w:rsidR="003F529F">
          <w:rPr>
            <w:rFonts w:ascii="Cambria" w:hAnsi="Cambria"/>
            <w:sz w:val="28"/>
            <w:szCs w:val="28"/>
          </w:rPr>
          <w:t>A</w:t>
        </w:r>
      </w:ins>
      <w:ins w:id="6187" w:author="Claire S" w:date="2026-07-21T15:15:00Z" w16du:dateUtc="2026-07-21T14:15:00Z">
        <w:r w:rsidR="00DF2AFD">
          <w:rPr>
            <w:rFonts w:ascii="Cambria" w:hAnsi="Cambria"/>
            <w:sz w:val="28"/>
            <w:szCs w:val="28"/>
          </w:rPr>
          <w:t>wards</w:t>
        </w:r>
      </w:ins>
      <w:del w:id="6188" w:author="Claire S" w:date="2026-07-22T09:18:00Z" w16du:dateUtc="2026-07-22T08:18:00Z">
        <w:r w:rsidR="00C94953" w:rsidDel="00E42917">
          <w:rPr>
            <w:rFonts w:ascii="Cambria" w:hAnsi="Cambria"/>
            <w:sz w:val="28"/>
            <w:szCs w:val="28"/>
          </w:rPr>
          <w:delText>st</w:delText>
        </w:r>
      </w:del>
      <w:r w:rsidR="00C94953">
        <w:rPr>
          <w:rFonts w:ascii="Cambria" w:hAnsi="Cambria"/>
          <w:sz w:val="28"/>
          <w:szCs w:val="28"/>
        </w:rPr>
        <w:t xml:space="preserve">, </w:t>
      </w:r>
      <w:ins w:id="6189" w:author="Claire S" w:date="2026-07-22T09:21:00Z" w16du:dateUtc="2026-07-22T08:21:00Z">
        <w:r w:rsidR="004F169C">
          <w:rPr>
            <w:rFonts w:ascii="Cambria" w:hAnsi="Cambria"/>
            <w:sz w:val="28"/>
            <w:szCs w:val="28"/>
          </w:rPr>
          <w:t xml:space="preserve">she checked her socials; </w:t>
        </w:r>
      </w:ins>
      <w:ins w:id="6190" w:author="Claire S" w:date="2026-07-21T15:15:00Z" w16du:dateUtc="2026-07-21T14:15:00Z">
        <w:r w:rsidR="00DF2AFD">
          <w:rPr>
            <w:rFonts w:ascii="Cambria" w:hAnsi="Cambria"/>
            <w:sz w:val="28"/>
            <w:szCs w:val="28"/>
          </w:rPr>
          <w:t xml:space="preserve">a few </w:t>
        </w:r>
      </w:ins>
      <w:ins w:id="6191" w:author="Claire S" w:date="2026-07-21T15:33:00Z" w16du:dateUtc="2026-07-21T14:33:00Z">
        <w:r w:rsidR="003F529F">
          <w:rPr>
            <w:rFonts w:ascii="Cambria" w:hAnsi="Cambria"/>
            <w:sz w:val="28"/>
            <w:szCs w:val="28"/>
          </w:rPr>
          <w:t>comment</w:t>
        </w:r>
      </w:ins>
      <w:ins w:id="6192" w:author="Claire S" w:date="2026-07-22T09:17:00Z" w16du:dateUtc="2026-07-22T08:17:00Z">
        <w:r w:rsidR="009E12F9">
          <w:rPr>
            <w:rFonts w:ascii="Cambria" w:hAnsi="Cambria"/>
            <w:sz w:val="28"/>
            <w:szCs w:val="28"/>
          </w:rPr>
          <w:t>s</w:t>
        </w:r>
      </w:ins>
      <w:ins w:id="6193" w:author="Claire S" w:date="2026-07-21T15:33:00Z" w16du:dateUtc="2026-07-21T14:33:00Z">
        <w:r w:rsidR="003F529F">
          <w:rPr>
            <w:rFonts w:ascii="Cambria" w:hAnsi="Cambria"/>
            <w:sz w:val="28"/>
            <w:szCs w:val="28"/>
          </w:rPr>
          <w:t xml:space="preserve"> on her </w:t>
        </w:r>
      </w:ins>
      <w:ins w:id="6194" w:author="Claire S" w:date="2026-07-22T09:21:00Z" w16du:dateUtc="2026-07-22T08:21:00Z">
        <w:r w:rsidR="004F169C">
          <w:rPr>
            <w:rFonts w:ascii="Cambria" w:hAnsi="Cambria"/>
            <w:sz w:val="28"/>
            <w:szCs w:val="28"/>
          </w:rPr>
          <w:t>post</w:t>
        </w:r>
      </w:ins>
      <w:ins w:id="6195" w:author="Claire S" w:date="2026-07-21T15:34:00Z" w16du:dateUtc="2026-07-21T14:34:00Z">
        <w:r w:rsidR="003F529F">
          <w:rPr>
            <w:rFonts w:ascii="Cambria" w:hAnsi="Cambria"/>
            <w:sz w:val="28"/>
            <w:szCs w:val="28"/>
          </w:rPr>
          <w:t xml:space="preserve">, </w:t>
        </w:r>
      </w:ins>
      <w:ins w:id="6196" w:author="Claire S" w:date="2026-07-21T15:15:00Z" w16du:dateUtc="2026-07-21T14:15:00Z">
        <w:r w:rsidR="00DF2AFD">
          <w:rPr>
            <w:rFonts w:ascii="Cambria" w:hAnsi="Cambria"/>
            <w:sz w:val="28"/>
            <w:szCs w:val="28"/>
          </w:rPr>
          <w:t xml:space="preserve">saying </w:t>
        </w:r>
      </w:ins>
      <w:ins w:id="6197" w:author="Claire S" w:date="2026-07-21T15:34:00Z" w16du:dateUtc="2026-07-21T14:34:00Z">
        <w:r w:rsidR="003F529F">
          <w:rPr>
            <w:rFonts w:ascii="Cambria" w:hAnsi="Cambria"/>
            <w:sz w:val="28"/>
            <w:szCs w:val="28"/>
          </w:rPr>
          <w:t>the dead body</w:t>
        </w:r>
      </w:ins>
      <w:ins w:id="6198" w:author="Claire S" w:date="2026-07-21T15:15:00Z" w16du:dateUtc="2026-07-21T14:15:00Z">
        <w:r w:rsidR="00DF2AFD">
          <w:rPr>
            <w:rFonts w:ascii="Cambria" w:hAnsi="Cambria"/>
            <w:sz w:val="28"/>
            <w:szCs w:val="28"/>
          </w:rPr>
          <w:t xml:space="preserve"> was a ‘hoax.’  </w:t>
        </w:r>
      </w:ins>
      <w:ins w:id="6199" w:author="Claire S" w:date="2026-07-21T15:34:00Z" w16du:dateUtc="2026-07-21T14:34:00Z">
        <w:r w:rsidR="003F529F">
          <w:rPr>
            <w:rFonts w:ascii="Cambria" w:hAnsi="Cambria"/>
            <w:sz w:val="28"/>
            <w:szCs w:val="28"/>
          </w:rPr>
          <w:t>Not a very funny one though</w:t>
        </w:r>
        <w:r w:rsidR="00813C7B">
          <w:rPr>
            <w:rFonts w:ascii="Cambria" w:hAnsi="Cambria"/>
            <w:sz w:val="28"/>
            <w:szCs w:val="28"/>
          </w:rPr>
          <w:t>,</w:t>
        </w:r>
      </w:ins>
      <w:ins w:id="6200" w:author="Claire S" w:date="2026-07-21T15:35:00Z" w16du:dateUtc="2026-07-21T14:35:00Z">
        <w:r w:rsidR="00DB7E8A">
          <w:rPr>
            <w:rFonts w:ascii="Cambria" w:hAnsi="Cambria"/>
            <w:sz w:val="28"/>
            <w:szCs w:val="28"/>
          </w:rPr>
          <w:t xml:space="preserve"> to Clara’s mind: no more funny than </w:t>
        </w:r>
      </w:ins>
      <w:del w:id="6201" w:author="Claire S" w:date="2026-07-21T15:15:00Z" w16du:dateUtc="2026-07-21T14:15:00Z">
        <w:r w:rsidR="00C94953" w:rsidDel="00DF2AFD">
          <w:rPr>
            <w:rFonts w:ascii="Cambria" w:hAnsi="Cambria"/>
            <w:sz w:val="28"/>
            <w:szCs w:val="28"/>
          </w:rPr>
          <w:delText>but s</w:delText>
        </w:r>
      </w:del>
      <w:del w:id="6202" w:author="Claire S" w:date="2026-07-21T15:16:00Z" w16du:dateUtc="2026-07-21T14:16:00Z">
        <w:r w:rsidR="00C94953" w:rsidDel="00DF2AFD">
          <w:rPr>
            <w:rFonts w:ascii="Cambria" w:hAnsi="Cambria"/>
            <w:sz w:val="28"/>
            <w:szCs w:val="28"/>
          </w:rPr>
          <w:delText>he was relieved h</w:delText>
        </w:r>
      </w:del>
      <w:del w:id="6203" w:author="Claire S" w:date="2026-07-21T15:34:00Z" w16du:dateUtc="2026-07-21T14:34:00Z">
        <w:r w:rsidR="00461B6D" w:rsidDel="00813C7B">
          <w:rPr>
            <w:rFonts w:ascii="Cambria" w:hAnsi="Cambria"/>
            <w:sz w:val="28"/>
            <w:szCs w:val="28"/>
          </w:rPr>
          <w:delText xml:space="preserve">er cold </w:delText>
        </w:r>
        <w:r w:rsidR="004439B6" w:rsidDel="00813C7B">
          <w:rPr>
            <w:rFonts w:ascii="Cambria" w:hAnsi="Cambria"/>
            <w:sz w:val="28"/>
            <w:szCs w:val="28"/>
          </w:rPr>
          <w:delText>was</w:delText>
        </w:r>
        <w:r w:rsidR="00C05D8A" w:rsidDel="00813C7B">
          <w:rPr>
            <w:rFonts w:ascii="Cambria" w:hAnsi="Cambria"/>
            <w:sz w:val="28"/>
            <w:szCs w:val="28"/>
          </w:rPr>
          <w:delText xml:space="preserve"> </w:delText>
        </w:r>
        <w:r w:rsidR="00461B6D" w:rsidDel="00813C7B">
          <w:rPr>
            <w:rFonts w:ascii="Cambria" w:hAnsi="Cambria"/>
            <w:sz w:val="28"/>
            <w:szCs w:val="28"/>
          </w:rPr>
          <w:delText>finally breaking</w:delText>
        </w:r>
        <w:r w:rsidR="001E348B" w:rsidDel="00813C7B">
          <w:rPr>
            <w:rFonts w:ascii="Cambria" w:hAnsi="Cambria"/>
            <w:sz w:val="28"/>
            <w:szCs w:val="28"/>
          </w:rPr>
          <w:delText>,</w:delText>
        </w:r>
        <w:r w:rsidR="0013009C" w:rsidDel="00813C7B">
          <w:rPr>
            <w:rFonts w:ascii="Cambria" w:hAnsi="Cambria"/>
            <w:sz w:val="28"/>
            <w:szCs w:val="28"/>
          </w:rPr>
          <w:delText xml:space="preserve"> and</w:delText>
        </w:r>
        <w:r w:rsidR="00F01DCD" w:rsidDel="00813C7B">
          <w:rPr>
            <w:rFonts w:ascii="Cambria" w:hAnsi="Cambria"/>
            <w:sz w:val="28"/>
            <w:szCs w:val="28"/>
          </w:rPr>
          <w:delText xml:space="preserve"> she could </w:delText>
        </w:r>
        <w:r w:rsidR="001E348B" w:rsidDel="00813C7B">
          <w:rPr>
            <w:rFonts w:ascii="Cambria" w:hAnsi="Cambria"/>
            <w:sz w:val="28"/>
            <w:szCs w:val="28"/>
          </w:rPr>
          <w:delText>(</w:delText>
        </w:r>
        <w:r w:rsidR="00F01DCD" w:rsidDel="00813C7B">
          <w:rPr>
            <w:rFonts w:ascii="Cambria" w:hAnsi="Cambria"/>
            <w:sz w:val="28"/>
            <w:szCs w:val="28"/>
          </w:rPr>
          <w:delText>a</w:delText>
        </w:r>
        <w:r w:rsidR="00510127" w:rsidDel="00813C7B">
          <w:rPr>
            <w:rFonts w:ascii="Cambria" w:hAnsi="Cambria"/>
            <w:sz w:val="28"/>
            <w:szCs w:val="28"/>
          </w:rPr>
          <w:delText>lmost</w:delText>
        </w:r>
        <w:r w:rsidR="001E348B" w:rsidDel="00813C7B">
          <w:rPr>
            <w:rFonts w:ascii="Cambria" w:hAnsi="Cambria"/>
            <w:sz w:val="28"/>
            <w:szCs w:val="28"/>
          </w:rPr>
          <w:delText>)</w:delText>
        </w:r>
        <w:r w:rsidR="00510127" w:rsidDel="00813C7B">
          <w:rPr>
            <w:rFonts w:ascii="Cambria" w:hAnsi="Cambria"/>
            <w:sz w:val="28"/>
            <w:szCs w:val="28"/>
          </w:rPr>
          <w:delText xml:space="preserve"> </w:delText>
        </w:r>
        <w:r w:rsidR="00F01DCD" w:rsidDel="00813C7B">
          <w:rPr>
            <w:rFonts w:ascii="Cambria" w:hAnsi="Cambria"/>
            <w:sz w:val="28"/>
            <w:szCs w:val="28"/>
          </w:rPr>
          <w:delText>breath</w:delText>
        </w:r>
        <w:r w:rsidR="00C05D8A" w:rsidDel="00813C7B">
          <w:rPr>
            <w:rFonts w:ascii="Cambria" w:hAnsi="Cambria"/>
            <w:sz w:val="28"/>
            <w:szCs w:val="28"/>
          </w:rPr>
          <w:delText>e</w:delText>
        </w:r>
        <w:r w:rsidR="00F01DCD" w:rsidDel="00813C7B">
          <w:rPr>
            <w:rFonts w:ascii="Cambria" w:hAnsi="Cambria"/>
            <w:sz w:val="28"/>
            <w:szCs w:val="28"/>
          </w:rPr>
          <w:delText xml:space="preserve"> through her nose again</w:delText>
        </w:r>
        <w:r w:rsidR="0013009C" w:rsidDel="00813C7B">
          <w:rPr>
            <w:rFonts w:ascii="Cambria" w:hAnsi="Cambria"/>
            <w:sz w:val="28"/>
            <w:szCs w:val="28"/>
          </w:rPr>
          <w:delText>.</w:delText>
        </w:r>
        <w:r w:rsidDel="00813C7B">
          <w:rPr>
            <w:rFonts w:ascii="Cambria" w:hAnsi="Cambria"/>
            <w:sz w:val="28"/>
            <w:szCs w:val="28"/>
          </w:rPr>
          <w:delText xml:space="preserve"> </w:delText>
        </w:r>
        <w:r w:rsidR="00510127" w:rsidDel="00813C7B">
          <w:rPr>
            <w:rFonts w:ascii="Cambria" w:hAnsi="Cambria"/>
            <w:sz w:val="28"/>
            <w:szCs w:val="28"/>
          </w:rPr>
          <w:delText xml:space="preserve"> </w:delText>
        </w:r>
      </w:del>
      <w:del w:id="6204" w:author="Claire S" w:date="2026-07-21T15:04:00Z" w16du:dateUtc="2026-07-21T14:04:00Z">
        <w:r w:rsidR="00CD417C" w:rsidDel="00E4188F">
          <w:rPr>
            <w:rFonts w:ascii="Cambria" w:hAnsi="Cambria"/>
            <w:sz w:val="28"/>
            <w:szCs w:val="28"/>
          </w:rPr>
          <w:delText>Except,</w:delText>
        </w:r>
      </w:del>
      <w:del w:id="6205" w:author="Claire S" w:date="2026-07-21T15:34:00Z" w16du:dateUtc="2026-07-21T14:34:00Z">
        <w:r w:rsidR="00132242" w:rsidDel="00813C7B">
          <w:rPr>
            <w:rFonts w:ascii="Cambria" w:hAnsi="Cambria"/>
            <w:sz w:val="28"/>
            <w:szCs w:val="28"/>
          </w:rPr>
          <w:delText xml:space="preserve"> that was the only relief Clara felt right now</w:delText>
        </w:r>
        <w:r w:rsidR="0013009C" w:rsidDel="00813C7B">
          <w:rPr>
            <w:rFonts w:ascii="Cambria" w:hAnsi="Cambria"/>
            <w:sz w:val="28"/>
            <w:szCs w:val="28"/>
          </w:rPr>
          <w:delText xml:space="preserve">, because </w:delText>
        </w:r>
      </w:del>
      <w:commentRangeStart w:id="6206"/>
      <w:del w:id="6207" w:author="Claire S" w:date="2026-06-02T11:39:00Z" w16du:dateUtc="2026-06-02T10:39:00Z">
        <w:r w:rsidR="0013009C" w:rsidDel="00B15F1F">
          <w:rPr>
            <w:rFonts w:ascii="Cambria" w:hAnsi="Cambria"/>
            <w:sz w:val="28"/>
            <w:szCs w:val="28"/>
          </w:rPr>
          <w:delText>l</w:delText>
        </w:r>
        <w:r w:rsidR="00510127" w:rsidDel="00B15F1F">
          <w:rPr>
            <w:rFonts w:ascii="Cambria" w:hAnsi="Cambria"/>
            <w:sz w:val="28"/>
            <w:szCs w:val="28"/>
          </w:rPr>
          <w:delText>ast night’s</w:delText>
        </w:r>
        <w:r w:rsidDel="00B15F1F">
          <w:rPr>
            <w:rFonts w:ascii="Cambria" w:hAnsi="Cambria"/>
            <w:sz w:val="28"/>
            <w:szCs w:val="28"/>
          </w:rPr>
          <w:delText xml:space="preserve"> </w:delText>
        </w:r>
        <w:r w:rsidR="00AC0D95" w:rsidDel="00B15F1F">
          <w:rPr>
            <w:rFonts w:ascii="Cambria" w:hAnsi="Cambria"/>
            <w:sz w:val="28"/>
            <w:szCs w:val="28"/>
          </w:rPr>
          <w:delText xml:space="preserve">search on the </w:delText>
        </w:r>
        <w:r w:rsidR="00D7795A" w:rsidDel="00B15F1F">
          <w:rPr>
            <w:rFonts w:ascii="Cambria" w:hAnsi="Cambria"/>
            <w:sz w:val="28"/>
            <w:szCs w:val="28"/>
          </w:rPr>
          <w:delText>iPad</w:delText>
        </w:r>
        <w:r w:rsidR="0051069F" w:rsidDel="00B15F1F">
          <w:rPr>
            <w:rFonts w:ascii="Cambria" w:hAnsi="Cambria"/>
            <w:sz w:val="28"/>
            <w:szCs w:val="28"/>
          </w:rPr>
          <w:delText xml:space="preserve"> </w:delText>
        </w:r>
        <w:r w:rsidDel="00B15F1F">
          <w:rPr>
            <w:rFonts w:ascii="Cambria" w:hAnsi="Cambria"/>
            <w:sz w:val="28"/>
            <w:szCs w:val="28"/>
          </w:rPr>
          <w:delText xml:space="preserve">had </w:delText>
        </w:r>
        <w:r w:rsidR="0013009C" w:rsidDel="00B15F1F">
          <w:rPr>
            <w:rFonts w:ascii="Cambria" w:hAnsi="Cambria"/>
            <w:sz w:val="28"/>
            <w:szCs w:val="28"/>
          </w:rPr>
          <w:delText xml:space="preserve">been </w:delText>
        </w:r>
        <w:r w:rsidR="00565FD9" w:rsidDel="00B15F1F">
          <w:rPr>
            <w:rFonts w:ascii="Cambria" w:hAnsi="Cambria"/>
            <w:sz w:val="28"/>
            <w:szCs w:val="28"/>
          </w:rPr>
          <w:delText xml:space="preserve">deeply </w:delText>
        </w:r>
        <w:r w:rsidR="003707AE" w:rsidDel="00B15F1F">
          <w:rPr>
            <w:rFonts w:ascii="Cambria" w:hAnsi="Cambria"/>
            <w:sz w:val="28"/>
            <w:szCs w:val="28"/>
          </w:rPr>
          <w:delText>worr</w:delText>
        </w:r>
        <w:r w:rsidR="0013009C" w:rsidDel="00B15F1F">
          <w:rPr>
            <w:rFonts w:ascii="Cambria" w:hAnsi="Cambria"/>
            <w:sz w:val="28"/>
            <w:szCs w:val="28"/>
          </w:rPr>
          <w:delText xml:space="preserve">ying. </w:delText>
        </w:r>
        <w:r w:rsidR="0013009C" w:rsidDel="00A61206">
          <w:rPr>
            <w:rFonts w:ascii="Cambria" w:hAnsi="Cambria"/>
            <w:sz w:val="28"/>
            <w:szCs w:val="28"/>
          </w:rPr>
          <w:delText>S</w:delText>
        </w:r>
        <w:r w:rsidR="003707AE" w:rsidDel="00A61206">
          <w:rPr>
            <w:rFonts w:ascii="Cambria" w:hAnsi="Cambria"/>
            <w:sz w:val="28"/>
            <w:szCs w:val="28"/>
          </w:rPr>
          <w:delText xml:space="preserve">ome of </w:delText>
        </w:r>
      </w:del>
      <w:del w:id="6208" w:author="Claire S" w:date="2026-07-21T15:05:00Z" w16du:dateUtc="2026-07-21T14:05:00Z">
        <w:r w:rsidR="003707AE" w:rsidDel="00E4188F">
          <w:rPr>
            <w:rFonts w:ascii="Cambria" w:hAnsi="Cambria"/>
            <w:sz w:val="28"/>
            <w:szCs w:val="28"/>
          </w:rPr>
          <w:delText>the things</w:delText>
        </w:r>
        <w:r w:rsidR="00ED4DDF" w:rsidDel="00E4188F">
          <w:rPr>
            <w:rFonts w:ascii="Cambria" w:hAnsi="Cambria"/>
            <w:sz w:val="28"/>
            <w:szCs w:val="28"/>
          </w:rPr>
          <w:delText xml:space="preserve"> </w:delText>
        </w:r>
        <w:r w:rsidR="0051069F" w:rsidDel="00E4188F">
          <w:rPr>
            <w:rFonts w:ascii="Cambria" w:hAnsi="Cambria"/>
            <w:sz w:val="28"/>
            <w:szCs w:val="28"/>
          </w:rPr>
          <w:delText>Adam</w:delText>
        </w:r>
        <w:r w:rsidDel="00E4188F">
          <w:rPr>
            <w:rFonts w:ascii="Cambria" w:hAnsi="Cambria"/>
            <w:sz w:val="28"/>
            <w:szCs w:val="28"/>
          </w:rPr>
          <w:delText xml:space="preserve"> </w:delText>
        </w:r>
        <w:r w:rsidR="0013009C" w:rsidDel="00E4188F">
          <w:rPr>
            <w:rFonts w:ascii="Cambria" w:hAnsi="Cambria"/>
            <w:sz w:val="28"/>
            <w:szCs w:val="28"/>
          </w:rPr>
          <w:delText>had</w:delText>
        </w:r>
        <w:r w:rsidR="003707AE" w:rsidDel="00E4188F">
          <w:rPr>
            <w:rFonts w:ascii="Cambria" w:hAnsi="Cambria"/>
            <w:sz w:val="28"/>
            <w:szCs w:val="28"/>
          </w:rPr>
          <w:delText xml:space="preserve"> been </w:delText>
        </w:r>
        <w:r w:rsidR="00F67418" w:rsidDel="00E4188F">
          <w:rPr>
            <w:rFonts w:ascii="Cambria" w:hAnsi="Cambria"/>
            <w:sz w:val="28"/>
            <w:szCs w:val="28"/>
          </w:rPr>
          <w:delText>browsing</w:delText>
        </w:r>
        <w:r w:rsidR="0013009C" w:rsidDel="00E4188F">
          <w:rPr>
            <w:rFonts w:ascii="Cambria" w:hAnsi="Cambria"/>
            <w:sz w:val="28"/>
            <w:szCs w:val="28"/>
          </w:rPr>
          <w:delText xml:space="preserve"> suggested</w:delText>
        </w:r>
        <w:r w:rsidR="00565FD9" w:rsidDel="00E4188F">
          <w:rPr>
            <w:rFonts w:ascii="Cambria" w:hAnsi="Cambria"/>
            <w:sz w:val="28"/>
            <w:szCs w:val="28"/>
          </w:rPr>
          <w:delText xml:space="preserve"> </w:delText>
        </w:r>
        <w:r w:rsidR="008430DE" w:rsidDel="00E4188F">
          <w:rPr>
            <w:rFonts w:ascii="Cambria" w:hAnsi="Cambria"/>
            <w:sz w:val="28"/>
            <w:szCs w:val="28"/>
          </w:rPr>
          <w:delText xml:space="preserve">some extreme views; was </w:delText>
        </w:r>
        <w:r w:rsidR="00565FD9" w:rsidDel="00E4188F">
          <w:rPr>
            <w:rFonts w:ascii="Cambria" w:hAnsi="Cambria"/>
            <w:sz w:val="28"/>
            <w:szCs w:val="28"/>
          </w:rPr>
          <w:delText>he getting pulled into</w:delText>
        </w:r>
        <w:r w:rsidR="003707AE" w:rsidDel="00E4188F">
          <w:rPr>
            <w:rFonts w:ascii="Cambria" w:hAnsi="Cambria"/>
            <w:sz w:val="28"/>
            <w:szCs w:val="28"/>
          </w:rPr>
          <w:delText xml:space="preserve"> the dreaded</w:delText>
        </w:r>
        <w:r w:rsidR="008430DE" w:rsidDel="00E4188F">
          <w:rPr>
            <w:rFonts w:ascii="Cambria" w:hAnsi="Cambria"/>
            <w:sz w:val="28"/>
            <w:szCs w:val="28"/>
          </w:rPr>
          <w:delText xml:space="preserve"> woman-hating</w:delText>
        </w:r>
        <w:r w:rsidDel="00E4188F">
          <w:rPr>
            <w:rFonts w:ascii="Cambria" w:hAnsi="Cambria"/>
            <w:sz w:val="28"/>
            <w:szCs w:val="28"/>
          </w:rPr>
          <w:delText xml:space="preserve"> </w:delText>
        </w:r>
        <w:r w:rsidR="0051069F" w:rsidDel="00E4188F">
          <w:rPr>
            <w:rFonts w:ascii="Cambria" w:hAnsi="Cambria"/>
            <w:sz w:val="28"/>
            <w:szCs w:val="28"/>
          </w:rPr>
          <w:delText xml:space="preserve">toxic online </w:delText>
        </w:r>
        <w:r w:rsidR="008430DE" w:rsidDel="00E4188F">
          <w:rPr>
            <w:rFonts w:ascii="Cambria" w:hAnsi="Cambria"/>
            <w:sz w:val="28"/>
            <w:szCs w:val="28"/>
          </w:rPr>
          <w:delText>world?</w:delText>
        </w:r>
        <w:r w:rsidR="00565FD9" w:rsidDel="00E4188F">
          <w:rPr>
            <w:rFonts w:ascii="Cambria" w:hAnsi="Cambria"/>
            <w:sz w:val="28"/>
            <w:szCs w:val="28"/>
          </w:rPr>
          <w:delText xml:space="preserve"> </w:delText>
        </w:r>
        <w:r w:rsidR="006B133A" w:rsidDel="00E4188F">
          <w:rPr>
            <w:rFonts w:ascii="Cambria" w:hAnsi="Cambria"/>
            <w:sz w:val="28"/>
            <w:szCs w:val="28"/>
          </w:rPr>
          <w:delText xml:space="preserve"> </w:delText>
        </w:r>
        <w:commentRangeEnd w:id="6206"/>
        <w:r w:rsidR="00471461" w:rsidDel="00E4188F">
          <w:rPr>
            <w:rStyle w:val="CommentReference"/>
            <w:rFonts w:ascii="Cambria" w:hAnsi="Cambria"/>
            <w:sz w:val="28"/>
            <w:szCs w:val="28"/>
          </w:rPr>
          <w:commentReference w:id="6206"/>
        </w:r>
      </w:del>
      <w:ins w:id="6209" w:author="Claire S" w:date="2026-07-21T15:35:00Z" w16du:dateUtc="2026-07-21T14:35:00Z">
        <w:r w:rsidR="00DB7E8A">
          <w:rPr>
            <w:rFonts w:ascii="Cambria" w:hAnsi="Cambria"/>
            <w:sz w:val="28"/>
            <w:szCs w:val="28"/>
          </w:rPr>
          <w:t>her</w:t>
        </w:r>
      </w:ins>
      <w:ins w:id="6210" w:author="Claire S" w:date="2026-07-21T15:27:00Z" w16du:dateUtc="2026-07-21T14:27:00Z">
        <w:r w:rsidR="00FC6E6B">
          <w:rPr>
            <w:rFonts w:ascii="Cambria" w:hAnsi="Cambria"/>
            <w:sz w:val="28"/>
            <w:szCs w:val="28"/>
          </w:rPr>
          <w:t xml:space="preserve"> discovery</w:t>
        </w:r>
      </w:ins>
      <w:ins w:id="6211" w:author="Claire S" w:date="2026-07-22T09:18:00Z" w16du:dateUtc="2026-07-22T08:18:00Z">
        <w:r w:rsidR="00E42917">
          <w:rPr>
            <w:rFonts w:ascii="Cambria" w:hAnsi="Cambria"/>
            <w:sz w:val="28"/>
            <w:szCs w:val="28"/>
          </w:rPr>
          <w:t xml:space="preserve"> last night</w:t>
        </w:r>
      </w:ins>
      <w:ins w:id="6212" w:author="Claire S" w:date="2026-07-21T15:27:00Z" w16du:dateUtc="2026-07-21T14:27:00Z">
        <w:r w:rsidR="00FC6E6B">
          <w:rPr>
            <w:rFonts w:ascii="Cambria" w:hAnsi="Cambria"/>
            <w:sz w:val="28"/>
            <w:szCs w:val="28"/>
          </w:rPr>
          <w:t xml:space="preserve"> on the family iPad</w:t>
        </w:r>
      </w:ins>
      <w:ins w:id="6213" w:author="Claire S" w:date="2026-07-21T15:35:00Z" w16du:dateUtc="2026-07-21T14:35:00Z">
        <w:r w:rsidR="00DB7E8A">
          <w:rPr>
            <w:rFonts w:ascii="Cambria" w:hAnsi="Cambria"/>
            <w:sz w:val="28"/>
            <w:szCs w:val="28"/>
          </w:rPr>
          <w:t xml:space="preserve"> </w:t>
        </w:r>
      </w:ins>
      <w:ins w:id="6214" w:author="Claire S" w:date="2026-07-22T09:18:00Z" w16du:dateUtc="2026-07-22T08:18:00Z">
        <w:r w:rsidR="00E42917">
          <w:rPr>
            <w:rFonts w:ascii="Cambria" w:hAnsi="Cambria"/>
            <w:sz w:val="28"/>
            <w:szCs w:val="28"/>
          </w:rPr>
          <w:t>–</w:t>
        </w:r>
      </w:ins>
      <w:ins w:id="6215" w:author="Claire S" w:date="2026-07-21T15:34:00Z" w16du:dateUtc="2026-07-21T14:34:00Z">
        <w:r w:rsidR="00813C7B">
          <w:rPr>
            <w:rFonts w:ascii="Cambria" w:hAnsi="Cambria"/>
            <w:sz w:val="28"/>
            <w:szCs w:val="28"/>
          </w:rPr>
          <w:t xml:space="preserve"> </w:t>
        </w:r>
      </w:ins>
      <w:ins w:id="6216" w:author="Claire S" w:date="2026-07-22T09:18:00Z" w16du:dateUtc="2026-07-22T08:18:00Z">
        <w:r w:rsidR="00E42917">
          <w:rPr>
            <w:rFonts w:ascii="Cambria" w:hAnsi="Cambria"/>
            <w:sz w:val="28"/>
            <w:szCs w:val="28"/>
          </w:rPr>
          <w:t>which was</w:t>
        </w:r>
      </w:ins>
      <w:ins w:id="6217" w:author="Claire S" w:date="2026-07-21T15:05:00Z" w16du:dateUtc="2026-07-21T14:05:00Z">
        <w:r w:rsidR="00E4188F">
          <w:rPr>
            <w:rFonts w:ascii="Cambria" w:hAnsi="Cambria"/>
            <w:sz w:val="28"/>
            <w:szCs w:val="28"/>
          </w:rPr>
          <w:t xml:space="preserve"> </w:t>
        </w:r>
      </w:ins>
      <w:ins w:id="6218" w:author="Claire S" w:date="2026-07-21T15:27:00Z" w16du:dateUtc="2026-07-21T14:27:00Z">
        <w:r w:rsidR="00FC6E6B">
          <w:rPr>
            <w:rFonts w:ascii="Cambria" w:hAnsi="Cambria"/>
            <w:sz w:val="28"/>
            <w:szCs w:val="28"/>
          </w:rPr>
          <w:t>seriously worr</w:t>
        </w:r>
      </w:ins>
      <w:ins w:id="6219" w:author="Claire S" w:date="2026-07-22T09:18:00Z" w16du:dateUtc="2026-07-22T08:18:00Z">
        <w:r w:rsidR="00E42917">
          <w:rPr>
            <w:rFonts w:ascii="Cambria" w:hAnsi="Cambria"/>
            <w:sz w:val="28"/>
            <w:szCs w:val="28"/>
          </w:rPr>
          <w:t>ying</w:t>
        </w:r>
      </w:ins>
      <w:ins w:id="6220" w:author="Claire S" w:date="2026-06-02T11:39:00Z" w16du:dateUtc="2026-06-02T10:39:00Z">
        <w:r w:rsidR="00A61206">
          <w:rPr>
            <w:rFonts w:ascii="Cambria" w:hAnsi="Cambria"/>
            <w:sz w:val="28"/>
            <w:szCs w:val="28"/>
          </w:rPr>
          <w:t>.</w:t>
        </w:r>
      </w:ins>
    </w:p>
    <w:p w14:paraId="5073AA59" w14:textId="67885752" w:rsidR="003707AE" w:rsidDel="00E4188F" w:rsidRDefault="00A00C86">
      <w:pPr>
        <w:spacing w:line="360" w:lineRule="auto"/>
        <w:ind w:firstLine="720"/>
        <w:contextualSpacing/>
        <w:rPr>
          <w:del w:id="6221" w:author="Claire S" w:date="2026-07-21T15:06:00Z" w16du:dateUtc="2026-07-21T14:06:00Z"/>
          <w:rFonts w:ascii="Cambria" w:hAnsi="Cambria"/>
          <w:sz w:val="28"/>
          <w:szCs w:val="28"/>
        </w:rPr>
        <w:pPrChange w:id="6222" w:author="Claire S" w:date="2026-07-21T15:36:00Z" w16du:dateUtc="2026-07-21T14:36:00Z">
          <w:pPr>
            <w:spacing w:line="360" w:lineRule="auto"/>
            <w:contextualSpacing/>
          </w:pPr>
        </w:pPrChange>
      </w:pPr>
      <w:ins w:id="6223" w:author="Claire S" w:date="2026-07-21T15:36:00Z" w16du:dateUtc="2026-07-21T14:36:00Z">
        <w:r>
          <w:rPr>
            <w:rFonts w:ascii="Cambria" w:hAnsi="Cambria"/>
            <w:sz w:val="28"/>
            <w:szCs w:val="28"/>
          </w:rPr>
          <w:tab/>
          <w:t>‘Adam?’ she called, f</w:t>
        </w:r>
      </w:ins>
      <w:ins w:id="6224" w:author="Claire S" w:date="2026-07-21T15:07:00Z" w16du:dateUtc="2026-07-21T14:07:00Z">
        <w:r w:rsidR="009C598B">
          <w:rPr>
            <w:rFonts w:ascii="Cambria" w:hAnsi="Cambria"/>
            <w:sz w:val="28"/>
            <w:szCs w:val="28"/>
          </w:rPr>
          <w:t>licking the radio on</w:t>
        </w:r>
      </w:ins>
      <w:ins w:id="6225" w:author="Claire S" w:date="2026-07-21T16:30:00Z" w16du:dateUtc="2026-07-21T15:30:00Z">
        <w:r w:rsidR="00425E8A">
          <w:rPr>
            <w:rFonts w:ascii="Cambria" w:hAnsi="Cambria"/>
            <w:sz w:val="28"/>
            <w:szCs w:val="28"/>
          </w:rPr>
          <w:t>. H</w:t>
        </w:r>
      </w:ins>
      <w:ins w:id="6226" w:author="Claire S" w:date="2026-07-21T15:07:00Z" w16du:dateUtc="2026-07-21T14:07:00Z">
        <w:r w:rsidR="009C598B">
          <w:rPr>
            <w:rFonts w:ascii="Cambria" w:hAnsi="Cambria"/>
            <w:sz w:val="28"/>
            <w:szCs w:val="28"/>
          </w:rPr>
          <w:t xml:space="preserve">er </w:t>
        </w:r>
      </w:ins>
      <w:del w:id="6227" w:author="Claire S" w:date="2026-07-21T15:07:00Z" w16du:dateUtc="2026-07-21T14:07:00Z">
        <w:r w:rsidR="0051069F" w:rsidDel="009C598B">
          <w:rPr>
            <w:rFonts w:ascii="Cambria" w:hAnsi="Cambria"/>
            <w:sz w:val="28"/>
            <w:szCs w:val="28"/>
          </w:rPr>
          <w:delText>Clara’s</w:delText>
        </w:r>
        <w:r w:rsidR="00F046A1" w:rsidDel="009C598B">
          <w:rPr>
            <w:rFonts w:ascii="Cambria" w:hAnsi="Cambria"/>
            <w:sz w:val="28"/>
            <w:szCs w:val="28"/>
          </w:rPr>
          <w:delText xml:space="preserve"> </w:delText>
        </w:r>
      </w:del>
      <w:ins w:id="6228" w:author="Claire S" w:date="2026-05-07T17:25:00Z" w16du:dateUtc="2026-05-07T16:25:00Z">
        <w:r w:rsidR="00B07D91">
          <w:rPr>
            <w:rFonts w:ascii="Cambria" w:hAnsi="Cambria"/>
            <w:sz w:val="28"/>
            <w:szCs w:val="28"/>
          </w:rPr>
          <w:t xml:space="preserve">main </w:t>
        </w:r>
      </w:ins>
      <w:r w:rsidR="000C619C">
        <w:rPr>
          <w:rFonts w:ascii="Cambria" w:hAnsi="Cambria"/>
          <w:sz w:val="28"/>
          <w:szCs w:val="28"/>
        </w:rPr>
        <w:t>priority</w:t>
      </w:r>
      <w:r w:rsidR="00F046A1">
        <w:rPr>
          <w:rFonts w:ascii="Cambria" w:hAnsi="Cambria"/>
          <w:sz w:val="28"/>
          <w:szCs w:val="28"/>
        </w:rPr>
        <w:t xml:space="preserve"> today </w:t>
      </w:r>
      <w:ins w:id="6229" w:author="Claire S" w:date="2026-07-22T09:22:00Z" w16du:dateUtc="2026-07-22T08:22:00Z">
        <w:r w:rsidR="004F169C">
          <w:rPr>
            <w:rFonts w:ascii="Cambria" w:hAnsi="Cambria"/>
            <w:sz w:val="28"/>
            <w:szCs w:val="28"/>
          </w:rPr>
          <w:t xml:space="preserve">was </w:t>
        </w:r>
      </w:ins>
      <w:del w:id="6230" w:author="Claire S" w:date="2026-07-21T15:07:00Z" w16du:dateUtc="2026-07-21T14:07:00Z">
        <w:r w:rsidR="003707AE" w:rsidDel="009C598B">
          <w:rPr>
            <w:rFonts w:ascii="Cambria" w:hAnsi="Cambria"/>
            <w:sz w:val="28"/>
            <w:szCs w:val="28"/>
          </w:rPr>
          <w:delText xml:space="preserve">was </w:delText>
        </w:r>
      </w:del>
      <w:r w:rsidR="003707AE">
        <w:rPr>
          <w:rFonts w:ascii="Cambria" w:hAnsi="Cambria"/>
          <w:sz w:val="28"/>
          <w:szCs w:val="28"/>
        </w:rPr>
        <w:t xml:space="preserve">to </w:t>
      </w:r>
      <w:del w:id="6231" w:author="Claire S" w:date="2026-05-07T17:25:00Z" w16du:dateUtc="2026-05-07T16:25:00Z">
        <w:r w:rsidR="003707AE" w:rsidDel="00B07D91">
          <w:rPr>
            <w:rFonts w:ascii="Cambria" w:hAnsi="Cambria"/>
            <w:sz w:val="28"/>
            <w:szCs w:val="28"/>
          </w:rPr>
          <w:delText xml:space="preserve">have a </w:delText>
        </w:r>
      </w:del>
      <w:del w:id="6232" w:author="Claire S" w:date="2026-07-21T15:05:00Z" w16du:dateUtc="2026-07-21T14:05:00Z">
        <w:r w:rsidR="003707AE" w:rsidDel="00E4188F">
          <w:rPr>
            <w:rFonts w:ascii="Cambria" w:hAnsi="Cambria"/>
            <w:sz w:val="28"/>
            <w:szCs w:val="28"/>
          </w:rPr>
          <w:delText xml:space="preserve">chat </w:delText>
        </w:r>
      </w:del>
      <w:del w:id="6233" w:author="Claire S" w:date="2026-05-07T17:25:00Z" w16du:dateUtc="2026-05-07T16:25:00Z">
        <w:r w:rsidR="003707AE" w:rsidDel="00B07D91">
          <w:rPr>
            <w:rFonts w:ascii="Cambria" w:hAnsi="Cambria"/>
            <w:sz w:val="28"/>
            <w:szCs w:val="28"/>
          </w:rPr>
          <w:delText xml:space="preserve">with </w:delText>
        </w:r>
      </w:del>
      <w:del w:id="6234" w:author="Claire S" w:date="2026-07-21T15:05:00Z" w16du:dateUtc="2026-07-21T14:05:00Z">
        <w:r w:rsidR="003707AE" w:rsidDel="00E4188F">
          <w:rPr>
            <w:rFonts w:ascii="Cambria" w:hAnsi="Cambria"/>
            <w:sz w:val="28"/>
            <w:szCs w:val="28"/>
          </w:rPr>
          <w:delText>her brother</w:delText>
        </w:r>
        <w:r w:rsidR="008430DE" w:rsidDel="00E4188F">
          <w:rPr>
            <w:rFonts w:ascii="Cambria" w:hAnsi="Cambria"/>
            <w:sz w:val="28"/>
            <w:szCs w:val="28"/>
          </w:rPr>
          <w:delText xml:space="preserve"> and</w:delText>
        </w:r>
      </w:del>
      <w:del w:id="6235" w:author="Claire S" w:date="2026-07-21T15:06:00Z" w16du:dateUtc="2026-07-21T14:06:00Z">
        <w:r w:rsidR="008430DE" w:rsidDel="00E4188F">
          <w:rPr>
            <w:rFonts w:ascii="Cambria" w:hAnsi="Cambria"/>
            <w:sz w:val="28"/>
            <w:szCs w:val="28"/>
          </w:rPr>
          <w:delText xml:space="preserve"> </w:delText>
        </w:r>
      </w:del>
      <w:r w:rsidR="008430DE">
        <w:rPr>
          <w:rFonts w:ascii="Cambria" w:hAnsi="Cambria"/>
          <w:sz w:val="28"/>
          <w:szCs w:val="28"/>
        </w:rPr>
        <w:t>assess</w:t>
      </w:r>
      <w:ins w:id="6236" w:author="Claire S" w:date="2026-07-21T15:08:00Z" w16du:dateUtc="2026-07-21T14:08:00Z">
        <w:r w:rsidR="009C598B">
          <w:rPr>
            <w:rFonts w:ascii="Cambria" w:hAnsi="Cambria"/>
            <w:sz w:val="28"/>
            <w:szCs w:val="28"/>
          </w:rPr>
          <w:t xml:space="preserve"> </w:t>
        </w:r>
      </w:ins>
      <w:ins w:id="6237" w:author="Claire S" w:date="2026-07-21T15:06:00Z" w16du:dateUtc="2026-07-21T14:06:00Z">
        <w:r w:rsidR="00E4188F">
          <w:rPr>
            <w:rFonts w:ascii="Cambria" w:hAnsi="Cambria"/>
            <w:sz w:val="28"/>
            <w:szCs w:val="28"/>
          </w:rPr>
          <w:t xml:space="preserve">how </w:t>
        </w:r>
      </w:ins>
      <w:ins w:id="6238" w:author="Claire S" w:date="2026-07-21T15:28:00Z" w16du:dateUtc="2026-07-21T14:28:00Z">
        <w:r w:rsidR="00FC6E6B">
          <w:rPr>
            <w:rFonts w:ascii="Cambria" w:hAnsi="Cambria"/>
            <w:sz w:val="28"/>
            <w:szCs w:val="28"/>
          </w:rPr>
          <w:t xml:space="preserve">deeply </w:t>
        </w:r>
      </w:ins>
      <w:ins w:id="6239" w:author="Claire S" w:date="2026-07-22T10:48:00Z" w16du:dateUtc="2026-07-22T09:48:00Z">
        <w:r w:rsidR="002A5C7B">
          <w:rPr>
            <w:rFonts w:ascii="Cambria" w:hAnsi="Cambria"/>
            <w:sz w:val="28"/>
            <w:szCs w:val="28"/>
          </w:rPr>
          <w:t>her baby brother</w:t>
        </w:r>
      </w:ins>
      <w:ins w:id="6240" w:author="Claire S" w:date="2026-07-21T15:28:00Z" w16du:dateUtc="2026-07-21T14:28:00Z">
        <w:r w:rsidR="00FC6E6B">
          <w:rPr>
            <w:rFonts w:ascii="Cambria" w:hAnsi="Cambria"/>
            <w:sz w:val="28"/>
            <w:szCs w:val="28"/>
          </w:rPr>
          <w:t xml:space="preserve"> </w:t>
        </w:r>
      </w:ins>
      <w:ins w:id="6241" w:author="Claire S" w:date="2026-07-22T09:18:00Z" w16du:dateUtc="2026-07-22T08:18:00Z">
        <w:r w:rsidR="00E42917">
          <w:rPr>
            <w:rFonts w:ascii="Cambria" w:hAnsi="Cambria"/>
            <w:sz w:val="28"/>
            <w:szCs w:val="28"/>
          </w:rPr>
          <w:t>had been</w:t>
        </w:r>
      </w:ins>
      <w:ins w:id="6242" w:author="Claire S" w:date="2026-07-21T15:28:00Z" w16du:dateUtc="2026-07-21T14:28:00Z">
        <w:r w:rsidR="00FC6E6B">
          <w:rPr>
            <w:rFonts w:ascii="Cambria" w:hAnsi="Cambria"/>
            <w:sz w:val="28"/>
            <w:szCs w:val="28"/>
          </w:rPr>
          <w:t xml:space="preserve"> drawn in</w:t>
        </w:r>
      </w:ins>
      <w:ins w:id="6243" w:author="Claire S" w:date="2026-07-21T16:30:00Z" w16du:dateUtc="2026-07-21T15:30:00Z">
        <w:r w:rsidR="00425E8A">
          <w:rPr>
            <w:rFonts w:ascii="Cambria" w:hAnsi="Cambria"/>
            <w:sz w:val="28"/>
            <w:szCs w:val="28"/>
          </w:rPr>
          <w:t>to this misogynistic bullshit</w:t>
        </w:r>
      </w:ins>
      <w:ins w:id="6244" w:author="Claire S" w:date="2026-07-22T09:18:00Z" w16du:dateUtc="2026-07-22T08:18:00Z">
        <w:r w:rsidR="00E42917">
          <w:rPr>
            <w:rFonts w:ascii="Cambria" w:hAnsi="Cambria"/>
            <w:sz w:val="28"/>
            <w:szCs w:val="28"/>
          </w:rPr>
          <w:t xml:space="preserve">.  And that </w:t>
        </w:r>
      </w:ins>
      <w:ins w:id="6245" w:author="Claire S" w:date="2026-07-21T15:28:00Z" w16du:dateUtc="2026-07-21T14:28:00Z">
        <w:r w:rsidR="00FC6E6B">
          <w:rPr>
            <w:rFonts w:ascii="Cambria" w:hAnsi="Cambria"/>
            <w:sz w:val="28"/>
            <w:szCs w:val="28"/>
          </w:rPr>
          <w:t xml:space="preserve">would be </w:t>
        </w:r>
      </w:ins>
      <w:ins w:id="6246" w:author="Claire S" w:date="2026-07-21T15:35:00Z" w16du:dateUtc="2026-07-21T14:35:00Z">
        <w:r w:rsidR="00DB7E8A">
          <w:rPr>
            <w:rFonts w:ascii="Cambria" w:hAnsi="Cambria"/>
            <w:sz w:val="28"/>
            <w:szCs w:val="28"/>
          </w:rPr>
          <w:t>tough</w:t>
        </w:r>
      </w:ins>
      <w:del w:id="6247" w:author="Claire S" w:date="2026-07-21T15:28:00Z" w16du:dateUtc="2026-07-21T14:28:00Z">
        <w:r w:rsidR="00602A10" w:rsidDel="00FC6E6B">
          <w:rPr>
            <w:rFonts w:ascii="Cambria" w:hAnsi="Cambria"/>
            <w:sz w:val="28"/>
            <w:szCs w:val="28"/>
          </w:rPr>
          <w:delText>; at worst</w:delText>
        </w:r>
      </w:del>
      <w:ins w:id="6248" w:author="Daisy Watt" w:date="2026-06-21T20:52:00Z" w16du:dateUtc="2026-06-21T18:52:00Z">
        <w:del w:id="6249" w:author="Claire S" w:date="2026-07-21T15:28:00Z" w16du:dateUtc="2026-07-21T14:28:00Z">
          <w:r w:rsidR="00A02E07" w:rsidDel="00FC6E6B">
            <w:rPr>
              <w:rFonts w:ascii="Cambria" w:hAnsi="Cambria"/>
              <w:sz w:val="28"/>
              <w:szCs w:val="28"/>
            </w:rPr>
            <w:delText>,</w:delText>
          </w:r>
        </w:del>
      </w:ins>
      <w:del w:id="6250" w:author="Claire S" w:date="2026-07-21T15:28:00Z" w16du:dateUtc="2026-07-21T14:28:00Z">
        <w:r w:rsidR="00602A10" w:rsidDel="00FC6E6B">
          <w:rPr>
            <w:rFonts w:ascii="Cambria" w:hAnsi="Cambria"/>
            <w:sz w:val="28"/>
            <w:szCs w:val="28"/>
          </w:rPr>
          <w:delText xml:space="preserve"> she was going to have to</w:delText>
        </w:r>
        <w:r w:rsidR="008430DE" w:rsidDel="00FC6E6B">
          <w:rPr>
            <w:rFonts w:ascii="Cambria" w:hAnsi="Cambria"/>
            <w:sz w:val="28"/>
            <w:szCs w:val="28"/>
          </w:rPr>
          <w:delText xml:space="preserve"> employ damage limitation</w:delText>
        </w:r>
        <w:r w:rsidR="003707AE" w:rsidDel="00FC6E6B">
          <w:rPr>
            <w:rFonts w:ascii="Cambria" w:hAnsi="Cambria"/>
            <w:sz w:val="28"/>
            <w:szCs w:val="28"/>
          </w:rPr>
          <w:delText>.</w:delText>
        </w:r>
        <w:r w:rsidR="00ED4DDF" w:rsidDel="00FC6E6B">
          <w:rPr>
            <w:rFonts w:ascii="Cambria" w:hAnsi="Cambria"/>
            <w:sz w:val="28"/>
            <w:szCs w:val="28"/>
          </w:rPr>
          <w:delText xml:space="preserve"> </w:delText>
        </w:r>
      </w:del>
    </w:p>
    <w:p w14:paraId="3E47FFEE" w14:textId="77777777" w:rsidR="002A5C7B" w:rsidRDefault="000C619C">
      <w:pPr>
        <w:spacing w:line="360" w:lineRule="auto"/>
        <w:contextualSpacing/>
        <w:rPr>
          <w:ins w:id="6251" w:author="Claire S" w:date="2026-07-22T10:49:00Z" w16du:dateUtc="2026-07-22T09:49:00Z"/>
          <w:rFonts w:ascii="Cambria" w:hAnsi="Cambria"/>
          <w:sz w:val="28"/>
          <w:szCs w:val="28"/>
        </w:rPr>
      </w:pPr>
      <w:del w:id="6252" w:author="Claire S" w:date="2026-07-21T15:28:00Z" w16du:dateUtc="2026-07-21T14:28:00Z">
        <w:r w:rsidDel="00FC6E6B">
          <w:rPr>
            <w:rFonts w:ascii="Cambria" w:hAnsi="Cambria"/>
            <w:sz w:val="28"/>
            <w:szCs w:val="28"/>
          </w:rPr>
          <w:delText>Or try to, anyway</w:delText>
        </w:r>
      </w:del>
      <w:del w:id="6253" w:author="Claire S" w:date="2026-06-02T11:39:00Z" w16du:dateUtc="2026-06-02T10:39:00Z">
        <w:r w:rsidDel="005B17FB">
          <w:rPr>
            <w:rFonts w:ascii="Cambria" w:hAnsi="Cambria"/>
            <w:sz w:val="28"/>
            <w:szCs w:val="28"/>
          </w:rPr>
          <w:delText xml:space="preserve">; </w:delText>
        </w:r>
      </w:del>
      <w:ins w:id="6254" w:author="Claire S" w:date="2026-06-02T11:39:00Z" w16du:dateUtc="2026-06-02T10:39:00Z">
        <w:r w:rsidR="005B17FB">
          <w:rPr>
            <w:rFonts w:ascii="Cambria" w:hAnsi="Cambria"/>
            <w:sz w:val="28"/>
            <w:szCs w:val="28"/>
          </w:rPr>
          <w:t xml:space="preserve">, given </w:t>
        </w:r>
      </w:ins>
      <w:ins w:id="6255" w:author="Claire S" w:date="2026-07-21T16:30:00Z" w16du:dateUtc="2026-07-21T15:30:00Z">
        <w:r w:rsidR="00425E8A">
          <w:rPr>
            <w:rFonts w:ascii="Cambria" w:hAnsi="Cambria"/>
            <w:sz w:val="28"/>
            <w:szCs w:val="28"/>
          </w:rPr>
          <w:t xml:space="preserve">how </w:t>
        </w:r>
      </w:ins>
      <w:del w:id="6256" w:author="Claire S" w:date="2026-07-21T15:35:00Z" w16du:dateUtc="2026-07-21T14:35:00Z">
        <w:r w:rsidDel="00DB7E8A">
          <w:rPr>
            <w:rFonts w:ascii="Cambria" w:hAnsi="Cambria"/>
            <w:sz w:val="28"/>
            <w:szCs w:val="28"/>
          </w:rPr>
          <w:delText>Adam</w:delText>
        </w:r>
      </w:del>
      <w:del w:id="6257" w:author="Claire S" w:date="2026-07-21T16:30:00Z" w16du:dateUtc="2026-07-21T15:30:00Z">
        <w:r w:rsidDel="00425E8A">
          <w:rPr>
            <w:rFonts w:ascii="Cambria" w:hAnsi="Cambria"/>
            <w:sz w:val="28"/>
            <w:szCs w:val="28"/>
          </w:rPr>
          <w:delText xml:space="preserve"> was </w:delText>
        </w:r>
      </w:del>
      <w:del w:id="6258" w:author="Claire S" w:date="2026-06-02T11:40:00Z" w16du:dateUtc="2026-06-02T10:40:00Z">
        <w:r w:rsidDel="005B17FB">
          <w:rPr>
            <w:rFonts w:ascii="Cambria" w:hAnsi="Cambria"/>
            <w:sz w:val="28"/>
            <w:szCs w:val="28"/>
          </w:rPr>
          <w:delText>very</w:delText>
        </w:r>
      </w:del>
      <w:del w:id="6259" w:author="Claire S" w:date="2026-07-21T16:30:00Z" w16du:dateUtc="2026-07-21T15:30:00Z">
        <w:r w:rsidDel="00425E8A">
          <w:rPr>
            <w:rFonts w:ascii="Cambria" w:hAnsi="Cambria"/>
            <w:sz w:val="28"/>
            <w:szCs w:val="28"/>
          </w:rPr>
          <w:delText xml:space="preserve"> </w:delText>
        </w:r>
      </w:del>
      <w:r>
        <w:rPr>
          <w:rFonts w:ascii="Cambria" w:hAnsi="Cambria"/>
          <w:sz w:val="28"/>
          <w:szCs w:val="28"/>
        </w:rPr>
        <w:t xml:space="preserve">hard </w:t>
      </w:r>
      <w:ins w:id="6260" w:author="Claire S" w:date="2026-07-21T16:31:00Z" w16du:dateUtc="2026-07-21T15:31:00Z">
        <w:r w:rsidR="00425E8A">
          <w:rPr>
            <w:rFonts w:ascii="Cambria" w:hAnsi="Cambria"/>
            <w:sz w:val="28"/>
            <w:szCs w:val="28"/>
          </w:rPr>
          <w:t xml:space="preserve">he was </w:t>
        </w:r>
      </w:ins>
      <w:r>
        <w:rPr>
          <w:rFonts w:ascii="Cambria" w:hAnsi="Cambria"/>
          <w:sz w:val="28"/>
          <w:szCs w:val="28"/>
        </w:rPr>
        <w:t>to reach</w:t>
      </w:r>
      <w:del w:id="6261" w:author="Claire S" w:date="2026-06-02T11:40:00Z" w16du:dateUtc="2026-06-02T10:40:00Z">
        <w:r w:rsidDel="005B17FB">
          <w:rPr>
            <w:rFonts w:ascii="Cambria" w:hAnsi="Cambria"/>
            <w:sz w:val="28"/>
            <w:szCs w:val="28"/>
          </w:rPr>
          <w:delText xml:space="preserve"> right now</w:delText>
        </w:r>
      </w:del>
      <w:r w:rsidR="0051069F">
        <w:rPr>
          <w:rFonts w:ascii="Cambria" w:hAnsi="Cambria"/>
          <w:sz w:val="28"/>
          <w:szCs w:val="28"/>
        </w:rPr>
        <w:t>, both literally and metaphorically.</w:t>
      </w:r>
      <w:ins w:id="6262" w:author="Claire S" w:date="2026-05-27T12:59:00Z" w16du:dateUtc="2026-05-27T11:59:00Z">
        <w:r w:rsidR="008D2E94">
          <w:rPr>
            <w:rFonts w:ascii="Cambria" w:hAnsi="Cambria"/>
            <w:sz w:val="28"/>
            <w:szCs w:val="28"/>
          </w:rPr>
          <w:t xml:space="preserve"> </w:t>
        </w:r>
      </w:ins>
      <w:ins w:id="6263" w:author="Claire S" w:date="2026-07-21T15:36:00Z" w16du:dateUtc="2026-07-21T14:36:00Z">
        <w:r w:rsidR="00A00C86">
          <w:rPr>
            <w:rFonts w:ascii="Cambria" w:hAnsi="Cambria"/>
            <w:sz w:val="28"/>
            <w:szCs w:val="28"/>
          </w:rPr>
          <w:t xml:space="preserve"> </w:t>
        </w:r>
      </w:ins>
    </w:p>
    <w:p w14:paraId="36CBBF9B" w14:textId="2A5F5B56" w:rsidR="00E4188F" w:rsidRDefault="002A5C7B" w:rsidP="002A5C7B">
      <w:pPr>
        <w:spacing w:line="360" w:lineRule="auto"/>
        <w:ind w:firstLine="720"/>
        <w:contextualSpacing/>
        <w:rPr>
          <w:ins w:id="6264" w:author="Claire S" w:date="2026-07-21T15:35:00Z" w16du:dateUtc="2026-07-21T14:35:00Z"/>
          <w:rFonts w:ascii="Cambria" w:hAnsi="Cambria"/>
          <w:sz w:val="28"/>
          <w:szCs w:val="28"/>
        </w:rPr>
      </w:pPr>
      <w:ins w:id="6265" w:author="Claire S" w:date="2026-07-22T10:49:00Z" w16du:dateUtc="2026-07-22T09:49:00Z">
        <w:r>
          <w:rPr>
            <w:rFonts w:ascii="Cambria" w:hAnsi="Cambria"/>
            <w:sz w:val="28"/>
            <w:szCs w:val="28"/>
          </w:rPr>
          <w:t xml:space="preserve">‘Ad?’ </w:t>
        </w:r>
      </w:ins>
      <w:ins w:id="6266" w:author="Claire S" w:date="2026-07-21T15:36:00Z" w16du:dateUtc="2026-07-21T14:36:00Z">
        <w:r w:rsidR="00A00C86">
          <w:rPr>
            <w:rFonts w:ascii="Cambria" w:hAnsi="Cambria"/>
            <w:sz w:val="28"/>
            <w:szCs w:val="28"/>
          </w:rPr>
          <w:t>She</w:t>
        </w:r>
      </w:ins>
      <w:ins w:id="6267" w:author="Claire S" w:date="2026-07-21T16:31:00Z" w16du:dateUtc="2026-07-21T15:31:00Z">
        <w:r w:rsidR="00425E8A">
          <w:rPr>
            <w:rFonts w:ascii="Cambria" w:hAnsi="Cambria"/>
            <w:sz w:val="28"/>
            <w:szCs w:val="28"/>
          </w:rPr>
          <w:t xml:space="preserve"> </w:t>
        </w:r>
      </w:ins>
      <w:ins w:id="6268" w:author="Claire S" w:date="2026-07-22T09:22:00Z" w16du:dateUtc="2026-07-22T08:22:00Z">
        <w:r w:rsidR="00165BCD">
          <w:rPr>
            <w:rFonts w:ascii="Cambria" w:hAnsi="Cambria"/>
            <w:sz w:val="28"/>
            <w:szCs w:val="28"/>
          </w:rPr>
          <w:t>knocked on</w:t>
        </w:r>
      </w:ins>
      <w:ins w:id="6269" w:author="Claire S" w:date="2026-07-21T16:31:00Z" w16du:dateUtc="2026-07-21T15:31:00Z">
        <w:r w:rsidR="00425E8A">
          <w:rPr>
            <w:rFonts w:ascii="Cambria" w:hAnsi="Cambria"/>
            <w:sz w:val="28"/>
            <w:szCs w:val="28"/>
          </w:rPr>
          <w:t xml:space="preserve"> </w:t>
        </w:r>
      </w:ins>
      <w:ins w:id="6270" w:author="Claire S" w:date="2026-07-21T15:36:00Z" w16du:dateUtc="2026-07-21T14:36:00Z">
        <w:r w:rsidR="00A00C86">
          <w:rPr>
            <w:rFonts w:ascii="Cambria" w:hAnsi="Cambria"/>
            <w:sz w:val="28"/>
            <w:szCs w:val="28"/>
          </w:rPr>
          <w:t>his bedroom</w:t>
        </w:r>
      </w:ins>
      <w:ins w:id="6271" w:author="Claire S" w:date="2026-07-22T09:22:00Z" w16du:dateUtc="2026-07-22T08:22:00Z">
        <w:r w:rsidR="00165BCD">
          <w:rPr>
            <w:rFonts w:ascii="Cambria" w:hAnsi="Cambria"/>
            <w:sz w:val="28"/>
            <w:szCs w:val="28"/>
          </w:rPr>
          <w:t xml:space="preserve"> door</w:t>
        </w:r>
      </w:ins>
      <w:ins w:id="6272" w:author="Claire S" w:date="2026-07-21T15:36:00Z" w16du:dateUtc="2026-07-21T14:36:00Z">
        <w:r w:rsidR="00A00C86">
          <w:rPr>
            <w:rFonts w:ascii="Cambria" w:hAnsi="Cambria"/>
            <w:sz w:val="28"/>
            <w:szCs w:val="28"/>
          </w:rPr>
          <w:t xml:space="preserve"> – </w:t>
        </w:r>
      </w:ins>
      <w:ins w:id="6273" w:author="Claire S" w:date="2026-07-22T09:22:00Z" w16du:dateUtc="2026-07-22T08:22:00Z">
        <w:r w:rsidR="00165BCD">
          <w:rPr>
            <w:rFonts w:ascii="Cambria" w:hAnsi="Cambria"/>
            <w:sz w:val="28"/>
            <w:szCs w:val="28"/>
          </w:rPr>
          <w:t xml:space="preserve">but it was </w:t>
        </w:r>
      </w:ins>
      <w:ins w:id="6274" w:author="Claire S" w:date="2026-07-21T15:36:00Z" w16du:dateUtc="2026-07-21T14:36:00Z">
        <w:r w:rsidR="00A00C86">
          <w:rPr>
            <w:rFonts w:ascii="Cambria" w:hAnsi="Cambria"/>
            <w:sz w:val="28"/>
            <w:szCs w:val="28"/>
          </w:rPr>
          <w:t>empty.</w:t>
        </w:r>
      </w:ins>
    </w:p>
    <w:p w14:paraId="44EF022F" w14:textId="499662DA" w:rsidR="000E4E2B" w:rsidRDefault="00A00C86" w:rsidP="00E4188F">
      <w:pPr>
        <w:spacing w:line="360" w:lineRule="auto"/>
        <w:ind w:firstLine="720"/>
        <w:contextualSpacing/>
        <w:rPr>
          <w:rFonts w:ascii="Cambria" w:hAnsi="Cambria"/>
          <w:sz w:val="28"/>
          <w:szCs w:val="28"/>
        </w:rPr>
      </w:pPr>
      <w:ins w:id="6275" w:author="Claire S" w:date="2026-07-21T15:37:00Z" w16du:dateUtc="2026-07-21T14:37:00Z">
        <w:r>
          <w:rPr>
            <w:rFonts w:ascii="Cambria" w:hAnsi="Cambria"/>
            <w:sz w:val="28"/>
            <w:szCs w:val="28"/>
          </w:rPr>
          <w:t>Ma</w:t>
        </w:r>
      </w:ins>
      <w:ins w:id="6276" w:author="Claire S" w:date="2026-05-27T12:59:00Z" w16du:dateUtc="2026-05-27T11:59:00Z">
        <w:r w:rsidR="008D2E94">
          <w:rPr>
            <w:rFonts w:ascii="Cambria" w:hAnsi="Cambria"/>
            <w:sz w:val="28"/>
            <w:szCs w:val="28"/>
          </w:rPr>
          <w:t>ybe he hadn’t come home last night</w:t>
        </w:r>
      </w:ins>
      <w:ins w:id="6277" w:author="Claire S" w:date="2026-06-02T11:40:00Z" w16du:dateUtc="2026-06-02T10:40:00Z">
        <w:r w:rsidR="00C26977">
          <w:rPr>
            <w:rFonts w:ascii="Cambria" w:hAnsi="Cambria"/>
            <w:sz w:val="28"/>
            <w:szCs w:val="28"/>
          </w:rPr>
          <w:t xml:space="preserve">, </w:t>
        </w:r>
        <w:r w:rsidR="005B17FB">
          <w:rPr>
            <w:rFonts w:ascii="Cambria" w:hAnsi="Cambria"/>
            <w:sz w:val="28"/>
            <w:szCs w:val="28"/>
          </w:rPr>
          <w:t xml:space="preserve">after she’d heard </w:t>
        </w:r>
        <w:r w:rsidR="00C26977">
          <w:rPr>
            <w:rFonts w:ascii="Cambria" w:hAnsi="Cambria"/>
            <w:sz w:val="28"/>
            <w:szCs w:val="28"/>
          </w:rPr>
          <w:t>the door slam</w:t>
        </w:r>
      </w:ins>
      <w:ins w:id="6278" w:author="Claire S" w:date="2026-07-22T09:18:00Z" w16du:dateUtc="2026-07-22T08:18:00Z">
        <w:r w:rsidR="00E42917">
          <w:rPr>
            <w:rFonts w:ascii="Cambria" w:hAnsi="Cambria"/>
            <w:sz w:val="28"/>
            <w:szCs w:val="28"/>
          </w:rPr>
          <w:t>?</w:t>
        </w:r>
      </w:ins>
      <w:ins w:id="6279" w:author="Claire S" w:date="2026-06-02T11:40:00Z" w16du:dateUtc="2026-06-02T10:40:00Z">
        <w:r w:rsidR="00C26977">
          <w:rPr>
            <w:rFonts w:ascii="Cambria" w:hAnsi="Cambria"/>
            <w:sz w:val="28"/>
            <w:szCs w:val="28"/>
          </w:rPr>
          <w:t xml:space="preserve"> B</w:t>
        </w:r>
      </w:ins>
      <w:del w:id="6280" w:author="Claire S" w:date="2026-05-27T12:59:00Z" w16du:dateUtc="2026-05-27T11:59:00Z">
        <w:r w:rsidR="00C470B0" w:rsidDel="008D2E94">
          <w:rPr>
            <w:rFonts w:ascii="Cambria" w:hAnsi="Cambria"/>
            <w:sz w:val="28"/>
            <w:szCs w:val="28"/>
          </w:rPr>
          <w:delText xml:space="preserve">  </w:delText>
        </w:r>
        <w:r w:rsidR="008039E4" w:rsidDel="008D2E94">
          <w:rPr>
            <w:rFonts w:ascii="Cambria" w:hAnsi="Cambria"/>
            <w:sz w:val="28"/>
            <w:szCs w:val="28"/>
          </w:rPr>
          <w:delText>B</w:delText>
        </w:r>
      </w:del>
      <w:r w:rsidR="008039E4">
        <w:rPr>
          <w:rFonts w:ascii="Cambria" w:hAnsi="Cambria"/>
          <w:sz w:val="28"/>
          <w:szCs w:val="28"/>
        </w:rPr>
        <w:t>ut h</w:t>
      </w:r>
      <w:r w:rsidR="00AC0D95">
        <w:rPr>
          <w:rFonts w:ascii="Cambria" w:hAnsi="Cambria"/>
          <w:sz w:val="28"/>
          <w:szCs w:val="28"/>
        </w:rPr>
        <w:t xml:space="preserve">e worked in the </w:t>
      </w:r>
      <w:r w:rsidR="001642CF">
        <w:rPr>
          <w:rFonts w:ascii="Cambria" w:hAnsi="Cambria"/>
          <w:sz w:val="28"/>
          <w:szCs w:val="28"/>
        </w:rPr>
        <w:t xml:space="preserve">gym </w:t>
      </w:r>
      <w:r w:rsidR="00F02678">
        <w:rPr>
          <w:rFonts w:ascii="Cambria" w:hAnsi="Cambria"/>
          <w:sz w:val="28"/>
          <w:szCs w:val="28"/>
        </w:rPr>
        <w:t>near the station</w:t>
      </w:r>
      <w:ins w:id="6281" w:author="Claire S" w:date="2026-07-21T15:28:00Z" w16du:dateUtc="2026-07-21T14:28:00Z">
        <w:r w:rsidR="00FC6E6B">
          <w:rPr>
            <w:rFonts w:ascii="Cambria" w:hAnsi="Cambria"/>
            <w:sz w:val="28"/>
            <w:szCs w:val="28"/>
          </w:rPr>
          <w:t xml:space="preserve">, so she could </w:t>
        </w:r>
      </w:ins>
      <w:del w:id="6282" w:author="Claire S" w:date="2026-05-27T12:59:00Z" w16du:dateUtc="2026-05-27T11:59:00Z">
        <w:r w:rsidR="001642CF" w:rsidDel="008D2E94">
          <w:rPr>
            <w:rFonts w:ascii="Cambria" w:hAnsi="Cambria"/>
            <w:sz w:val="28"/>
            <w:szCs w:val="28"/>
          </w:rPr>
          <w:delText>,</w:delText>
        </w:r>
        <w:r w:rsidR="00AC0D95" w:rsidDel="008D2E94">
          <w:rPr>
            <w:rFonts w:ascii="Cambria" w:hAnsi="Cambria"/>
            <w:sz w:val="28"/>
            <w:szCs w:val="28"/>
          </w:rPr>
          <w:delText xml:space="preserve"> so</w:delText>
        </w:r>
      </w:del>
      <w:ins w:id="6283" w:author="Daisy Watt" w:date="2026-06-21T20:52:00Z" w16du:dateUtc="2026-06-21T18:52:00Z">
        <w:del w:id="6284" w:author="Claire S" w:date="2026-07-21T15:28:00Z" w16du:dateUtc="2026-07-21T14:28:00Z">
          <w:r w:rsidR="00746D4A" w:rsidDel="00FC6E6B">
            <w:rPr>
              <w:rFonts w:ascii="Cambria" w:hAnsi="Cambria"/>
              <w:sz w:val="28"/>
              <w:szCs w:val="28"/>
            </w:rPr>
            <w:delText xml:space="preserve"> –</w:delText>
          </w:r>
        </w:del>
      </w:ins>
      <w:ins w:id="6285" w:author="Claire S" w:date="2026-05-27T12:59:00Z" w16du:dateUtc="2026-05-27T11:59:00Z">
        <w:del w:id="6286" w:author="Daisy Watt" w:date="2026-06-21T20:52:00Z" w16du:dateUtc="2026-06-21T18:52:00Z">
          <w:r w:rsidR="008D2E94">
            <w:rPr>
              <w:rFonts w:ascii="Cambria" w:hAnsi="Cambria"/>
              <w:sz w:val="28"/>
              <w:szCs w:val="28"/>
            </w:rPr>
            <w:delText>;</w:delText>
          </w:r>
        </w:del>
      </w:ins>
      <w:del w:id="6287" w:author="Claire S" w:date="2026-07-21T15:28:00Z" w16du:dateUtc="2026-07-21T14:28:00Z">
        <w:r w:rsidR="00AC0D95" w:rsidDel="00FC6E6B">
          <w:rPr>
            <w:rFonts w:ascii="Cambria" w:hAnsi="Cambria"/>
            <w:sz w:val="28"/>
            <w:szCs w:val="28"/>
          </w:rPr>
          <w:delText xml:space="preserve"> she might </w:delText>
        </w:r>
      </w:del>
      <w:r w:rsidR="00AC0D95">
        <w:rPr>
          <w:rFonts w:ascii="Cambria" w:hAnsi="Cambria"/>
          <w:sz w:val="28"/>
          <w:szCs w:val="28"/>
        </w:rPr>
        <w:t xml:space="preserve">pop in on her way </w:t>
      </w:r>
      <w:r w:rsidR="008039E4">
        <w:rPr>
          <w:rFonts w:ascii="Cambria" w:hAnsi="Cambria"/>
          <w:sz w:val="28"/>
          <w:szCs w:val="28"/>
        </w:rPr>
        <w:t xml:space="preserve">to do her weekly </w:t>
      </w:r>
      <w:r w:rsidR="00214D90">
        <w:rPr>
          <w:rFonts w:ascii="Cambria" w:hAnsi="Cambria"/>
          <w:sz w:val="28"/>
          <w:szCs w:val="28"/>
        </w:rPr>
        <w:t>food</w:t>
      </w:r>
      <w:ins w:id="6288" w:author="Daisy Watt" w:date="2026-06-21T20:52:00Z" w16du:dateUtc="2026-06-21T18:52:00Z">
        <w:r w:rsidR="00746D4A">
          <w:rPr>
            <w:rFonts w:ascii="Cambria" w:hAnsi="Cambria"/>
            <w:sz w:val="28"/>
            <w:szCs w:val="28"/>
          </w:rPr>
          <w:t xml:space="preserve"> </w:t>
        </w:r>
      </w:ins>
      <w:del w:id="6289" w:author="Daisy Watt" w:date="2026-06-21T20:52:00Z" w16du:dateUtc="2026-06-21T18:52:00Z">
        <w:r w:rsidR="00214D90">
          <w:rPr>
            <w:rFonts w:ascii="Cambria" w:hAnsi="Cambria"/>
            <w:sz w:val="28"/>
            <w:szCs w:val="28"/>
          </w:rPr>
          <w:delText>-</w:delText>
        </w:r>
      </w:del>
      <w:r w:rsidR="008039E4">
        <w:rPr>
          <w:rFonts w:ascii="Cambria" w:hAnsi="Cambria"/>
          <w:sz w:val="28"/>
          <w:szCs w:val="28"/>
        </w:rPr>
        <w:t>shop</w:t>
      </w:r>
      <w:r w:rsidR="00AC0D95">
        <w:rPr>
          <w:rFonts w:ascii="Cambria" w:hAnsi="Cambria"/>
          <w:sz w:val="28"/>
          <w:szCs w:val="28"/>
        </w:rPr>
        <w:t>.</w:t>
      </w:r>
      <w:r w:rsidR="00D93DA2">
        <w:rPr>
          <w:rFonts w:ascii="Cambria" w:hAnsi="Cambria"/>
          <w:sz w:val="28"/>
          <w:szCs w:val="28"/>
        </w:rPr>
        <w:t xml:space="preserve"> </w:t>
      </w:r>
      <w:r w:rsidR="009B3C5D">
        <w:rPr>
          <w:rFonts w:ascii="Cambria" w:hAnsi="Cambria"/>
          <w:sz w:val="28"/>
          <w:szCs w:val="28"/>
        </w:rPr>
        <w:t>Thei</w:t>
      </w:r>
      <w:r w:rsidR="00D93DA2">
        <w:rPr>
          <w:rFonts w:ascii="Cambria" w:hAnsi="Cambria"/>
          <w:sz w:val="28"/>
          <w:szCs w:val="28"/>
        </w:rPr>
        <w:t xml:space="preserve">r mum lived on </w:t>
      </w:r>
      <w:r w:rsidR="004D4518">
        <w:rPr>
          <w:rFonts w:ascii="Cambria" w:hAnsi="Cambria"/>
          <w:sz w:val="28"/>
          <w:szCs w:val="28"/>
        </w:rPr>
        <w:t xml:space="preserve">tinned </w:t>
      </w:r>
      <w:r w:rsidR="00D93DA2">
        <w:rPr>
          <w:rFonts w:ascii="Cambria" w:hAnsi="Cambria"/>
          <w:sz w:val="28"/>
          <w:szCs w:val="28"/>
        </w:rPr>
        <w:t xml:space="preserve">soup and </w:t>
      </w:r>
      <w:r w:rsidR="00C8353A">
        <w:rPr>
          <w:rFonts w:ascii="Cambria" w:hAnsi="Cambria"/>
          <w:sz w:val="28"/>
          <w:szCs w:val="28"/>
        </w:rPr>
        <w:t>S</w:t>
      </w:r>
      <w:r w:rsidR="00D93DA2">
        <w:rPr>
          <w:rFonts w:ascii="Cambria" w:hAnsi="Cambria"/>
          <w:sz w:val="28"/>
          <w:szCs w:val="28"/>
        </w:rPr>
        <w:t>uper</w:t>
      </w:r>
      <w:ins w:id="6290" w:author="Daisy Watt" w:date="2026-06-21T20:53:00Z" w16du:dateUtc="2026-06-21T18:53:00Z">
        <w:r w:rsidR="00D0734F">
          <w:rPr>
            <w:rFonts w:ascii="Cambria" w:hAnsi="Cambria"/>
            <w:sz w:val="28"/>
            <w:szCs w:val="28"/>
          </w:rPr>
          <w:t xml:space="preserve"> </w:t>
        </w:r>
      </w:ins>
      <w:del w:id="6291" w:author="Daisy Watt" w:date="2026-06-21T20:53:00Z" w16du:dateUtc="2026-06-21T18:53:00Z">
        <w:r w:rsidR="00C8353A">
          <w:rPr>
            <w:rFonts w:ascii="Cambria" w:hAnsi="Cambria"/>
            <w:sz w:val="28"/>
            <w:szCs w:val="28"/>
          </w:rPr>
          <w:delText>-</w:delText>
        </w:r>
      </w:del>
      <w:r w:rsidR="00C15C5C">
        <w:rPr>
          <w:rFonts w:ascii="Cambria" w:hAnsi="Cambria"/>
          <w:sz w:val="28"/>
          <w:szCs w:val="28"/>
        </w:rPr>
        <w:t>No</w:t>
      </w:r>
      <w:r w:rsidR="00D93DA2">
        <w:rPr>
          <w:rFonts w:ascii="Cambria" w:hAnsi="Cambria"/>
          <w:sz w:val="28"/>
          <w:szCs w:val="28"/>
        </w:rPr>
        <w:t>odles</w:t>
      </w:r>
      <w:ins w:id="6292" w:author="Claire S" w:date="2026-05-27T12:59:00Z" w16du:dateUtc="2026-05-27T11:59:00Z">
        <w:r w:rsidR="008D2E94">
          <w:rPr>
            <w:rFonts w:ascii="Cambria" w:hAnsi="Cambria"/>
            <w:sz w:val="28"/>
            <w:szCs w:val="28"/>
          </w:rPr>
          <w:t>,</w:t>
        </w:r>
      </w:ins>
      <w:del w:id="6293" w:author="Claire S" w:date="2026-05-07T17:26:00Z" w16du:dateUtc="2026-05-07T16:26:00Z">
        <w:r w:rsidR="00C8353A" w:rsidDel="00744C9F">
          <w:rPr>
            <w:rFonts w:ascii="Cambria" w:hAnsi="Cambria"/>
            <w:sz w:val="28"/>
            <w:szCs w:val="28"/>
          </w:rPr>
          <w:delText>,</w:delText>
        </w:r>
        <w:r w:rsidR="00D93DA2" w:rsidDel="00744C9F">
          <w:rPr>
            <w:rFonts w:ascii="Cambria" w:hAnsi="Cambria"/>
            <w:sz w:val="28"/>
            <w:szCs w:val="28"/>
          </w:rPr>
          <w:delText xml:space="preserve"> </w:delText>
        </w:r>
        <w:r w:rsidR="009B3C5D" w:rsidDel="00744C9F">
          <w:rPr>
            <w:rFonts w:ascii="Cambria" w:hAnsi="Cambria"/>
            <w:sz w:val="28"/>
            <w:szCs w:val="28"/>
          </w:rPr>
          <w:delText>and</w:delText>
        </w:r>
      </w:del>
      <w:ins w:id="6294" w:author="Claire S" w:date="2026-05-07T17:26:00Z" w16du:dateUtc="2026-05-07T16:26:00Z">
        <w:r w:rsidR="00744C9F">
          <w:rPr>
            <w:rFonts w:ascii="Cambria" w:hAnsi="Cambria"/>
            <w:sz w:val="28"/>
            <w:szCs w:val="28"/>
          </w:rPr>
          <w:t xml:space="preserve"> while</w:t>
        </w:r>
      </w:ins>
      <w:r w:rsidR="009B3C5D">
        <w:rPr>
          <w:rFonts w:ascii="Cambria" w:hAnsi="Cambria"/>
          <w:sz w:val="28"/>
          <w:szCs w:val="28"/>
        </w:rPr>
        <w:t xml:space="preserve"> Adam lived on chicken</w:t>
      </w:r>
      <w:r w:rsidR="00602A10">
        <w:rPr>
          <w:rFonts w:ascii="Cambria" w:hAnsi="Cambria"/>
          <w:sz w:val="28"/>
          <w:szCs w:val="28"/>
        </w:rPr>
        <w:t xml:space="preserve"> and protein shakes</w:t>
      </w:r>
      <w:r w:rsidR="009B3C5D">
        <w:rPr>
          <w:rFonts w:ascii="Cambria" w:hAnsi="Cambria"/>
          <w:sz w:val="28"/>
          <w:szCs w:val="28"/>
        </w:rPr>
        <w:t xml:space="preserve">, </w:t>
      </w:r>
      <w:del w:id="6295" w:author="Claire S" w:date="2026-05-07T17:26:00Z" w16du:dateUtc="2026-05-07T16:26:00Z">
        <w:r w:rsidR="00C15C5C" w:rsidDel="00744C9F">
          <w:rPr>
            <w:rFonts w:ascii="Cambria" w:hAnsi="Cambria"/>
            <w:sz w:val="28"/>
            <w:szCs w:val="28"/>
          </w:rPr>
          <w:delText>while</w:delText>
        </w:r>
        <w:r w:rsidR="00D93DA2" w:rsidDel="00744C9F">
          <w:rPr>
            <w:rFonts w:ascii="Cambria" w:hAnsi="Cambria"/>
            <w:sz w:val="28"/>
            <w:szCs w:val="28"/>
          </w:rPr>
          <w:delText xml:space="preserve"> </w:delText>
        </w:r>
      </w:del>
      <w:ins w:id="6296" w:author="Claire S" w:date="2026-05-07T17:26:00Z" w16du:dateUtc="2026-05-07T16:26:00Z">
        <w:r w:rsidR="00744C9F">
          <w:rPr>
            <w:rFonts w:ascii="Cambria" w:hAnsi="Cambria"/>
            <w:sz w:val="28"/>
            <w:szCs w:val="28"/>
          </w:rPr>
          <w:t xml:space="preserve">but </w:t>
        </w:r>
      </w:ins>
      <w:r w:rsidR="00D93DA2">
        <w:rPr>
          <w:rFonts w:ascii="Cambria" w:hAnsi="Cambria"/>
          <w:sz w:val="28"/>
          <w:szCs w:val="28"/>
        </w:rPr>
        <w:t>Clara</w:t>
      </w:r>
      <w:r w:rsidR="00C8353A">
        <w:rPr>
          <w:rFonts w:ascii="Cambria" w:hAnsi="Cambria"/>
          <w:sz w:val="28"/>
          <w:szCs w:val="28"/>
        </w:rPr>
        <w:t xml:space="preserve"> </w:t>
      </w:r>
      <w:r w:rsidR="004539D7">
        <w:rPr>
          <w:rFonts w:ascii="Cambria" w:hAnsi="Cambria"/>
          <w:sz w:val="28"/>
          <w:szCs w:val="28"/>
        </w:rPr>
        <w:t>wanted</w:t>
      </w:r>
      <w:r w:rsidR="00C15C5C">
        <w:rPr>
          <w:rFonts w:ascii="Cambria" w:hAnsi="Cambria"/>
          <w:sz w:val="28"/>
          <w:szCs w:val="28"/>
        </w:rPr>
        <w:t xml:space="preserve"> at least some of her five</w:t>
      </w:r>
      <w:r w:rsidR="00780361">
        <w:rPr>
          <w:rFonts w:ascii="Cambria" w:hAnsi="Cambria"/>
          <w:sz w:val="28"/>
          <w:szCs w:val="28"/>
        </w:rPr>
        <w:t xml:space="preserve"> fruit and veg</w:t>
      </w:r>
      <w:r w:rsidR="00C15C5C">
        <w:rPr>
          <w:rFonts w:ascii="Cambria" w:hAnsi="Cambria"/>
          <w:sz w:val="28"/>
          <w:szCs w:val="28"/>
        </w:rPr>
        <w:t xml:space="preserve"> a day</w:t>
      </w:r>
      <w:r w:rsidR="00D93DA2">
        <w:rPr>
          <w:rFonts w:ascii="Cambria" w:hAnsi="Cambria"/>
          <w:sz w:val="28"/>
          <w:szCs w:val="28"/>
        </w:rPr>
        <w:t>.</w:t>
      </w:r>
      <w:r w:rsidR="004D4518">
        <w:rPr>
          <w:rFonts w:ascii="Cambria" w:hAnsi="Cambria"/>
          <w:sz w:val="28"/>
          <w:szCs w:val="28"/>
        </w:rPr>
        <w:t xml:space="preserve"> </w:t>
      </w:r>
    </w:p>
    <w:p w14:paraId="6C045340" w14:textId="76A4B088" w:rsidR="00C05D8A" w:rsidRDefault="009C598B" w:rsidP="004D4518">
      <w:pPr>
        <w:spacing w:line="360" w:lineRule="auto"/>
        <w:ind w:firstLine="720"/>
        <w:contextualSpacing/>
        <w:rPr>
          <w:rFonts w:ascii="Cambria" w:hAnsi="Cambria"/>
          <w:sz w:val="28"/>
          <w:szCs w:val="28"/>
        </w:rPr>
      </w:pPr>
      <w:ins w:id="6297" w:author="Claire S" w:date="2026-07-21T15:07:00Z" w16du:dateUtc="2026-07-21T14:07:00Z">
        <w:r>
          <w:rPr>
            <w:rFonts w:ascii="Cambria" w:hAnsi="Cambria"/>
            <w:sz w:val="28"/>
            <w:szCs w:val="28"/>
          </w:rPr>
          <w:t>S</w:t>
        </w:r>
      </w:ins>
      <w:commentRangeStart w:id="6298"/>
      <w:del w:id="6299" w:author="Claire S" w:date="2026-07-21T15:07:00Z" w16du:dateUtc="2026-07-21T14:07:00Z">
        <w:r w:rsidR="000C619C" w:rsidDel="009C598B">
          <w:rPr>
            <w:rFonts w:ascii="Cambria" w:hAnsi="Cambria"/>
            <w:sz w:val="28"/>
            <w:szCs w:val="28"/>
          </w:rPr>
          <w:delText xml:space="preserve">Flicking the radio on, </w:delText>
        </w:r>
      </w:del>
      <w:commentRangeStart w:id="6300"/>
      <w:del w:id="6301" w:author="Claire S" w:date="2026-05-07T17:26:00Z" w16du:dateUtc="2026-05-07T16:26:00Z">
        <w:r w:rsidR="00C470B0" w:rsidDel="00744C9F">
          <w:rPr>
            <w:rFonts w:ascii="Cambria" w:hAnsi="Cambria"/>
            <w:sz w:val="28"/>
            <w:szCs w:val="28"/>
          </w:rPr>
          <w:delText xml:space="preserve">Clara </w:delText>
        </w:r>
      </w:del>
      <w:del w:id="6302" w:author="Claire S" w:date="2026-07-21T15:07:00Z" w16du:dateUtc="2026-07-21T14:07:00Z">
        <w:r w:rsidR="00C07872" w:rsidDel="009C598B">
          <w:rPr>
            <w:rFonts w:ascii="Cambria" w:hAnsi="Cambria"/>
            <w:sz w:val="28"/>
            <w:szCs w:val="28"/>
          </w:rPr>
          <w:delText>had a sudden pang for</w:delText>
        </w:r>
        <w:r w:rsidR="00C470B0" w:rsidDel="009C598B">
          <w:rPr>
            <w:rFonts w:ascii="Cambria" w:hAnsi="Cambria"/>
            <w:sz w:val="28"/>
            <w:szCs w:val="28"/>
          </w:rPr>
          <w:delText xml:space="preserve"> her lovely </w:delText>
        </w:r>
        <w:r w:rsidR="00C8353A" w:rsidDel="009C598B">
          <w:rPr>
            <w:rFonts w:ascii="Cambria" w:hAnsi="Cambria"/>
            <w:sz w:val="28"/>
            <w:szCs w:val="28"/>
          </w:rPr>
          <w:delText xml:space="preserve">if </w:delText>
        </w:r>
        <w:r w:rsidR="00C15C5C" w:rsidDel="009C598B">
          <w:rPr>
            <w:rFonts w:ascii="Cambria" w:hAnsi="Cambria"/>
            <w:sz w:val="28"/>
            <w:szCs w:val="28"/>
          </w:rPr>
          <w:delText>errant</w:delText>
        </w:r>
        <w:r w:rsidR="00C8353A" w:rsidDel="009C598B">
          <w:rPr>
            <w:rFonts w:ascii="Cambria" w:hAnsi="Cambria"/>
            <w:sz w:val="28"/>
            <w:szCs w:val="28"/>
          </w:rPr>
          <w:delText xml:space="preserve"> </w:delText>
        </w:r>
        <w:r w:rsidR="00C470B0" w:rsidDel="009C598B">
          <w:rPr>
            <w:rFonts w:ascii="Cambria" w:hAnsi="Cambria"/>
            <w:sz w:val="28"/>
            <w:szCs w:val="28"/>
          </w:rPr>
          <w:delText>dad</w:delText>
        </w:r>
        <w:r w:rsidR="00C07872" w:rsidDel="009C598B">
          <w:rPr>
            <w:rFonts w:ascii="Cambria" w:hAnsi="Cambria"/>
            <w:sz w:val="28"/>
            <w:szCs w:val="28"/>
          </w:rPr>
          <w:delText xml:space="preserve">.  </w:delText>
        </w:r>
        <w:r w:rsidR="000E4E2B" w:rsidDel="009C598B">
          <w:rPr>
            <w:rFonts w:ascii="Cambria" w:hAnsi="Cambria"/>
            <w:sz w:val="28"/>
            <w:szCs w:val="28"/>
          </w:rPr>
          <w:delText>If</w:delText>
        </w:r>
        <w:r w:rsidR="00C07872" w:rsidDel="009C598B">
          <w:rPr>
            <w:rFonts w:ascii="Cambria" w:hAnsi="Cambria"/>
            <w:sz w:val="28"/>
            <w:szCs w:val="28"/>
          </w:rPr>
          <w:delText xml:space="preserve"> he</w:delText>
        </w:r>
        <w:r w:rsidR="00C470B0" w:rsidDel="009C598B">
          <w:rPr>
            <w:rFonts w:ascii="Cambria" w:hAnsi="Cambria"/>
            <w:sz w:val="28"/>
            <w:szCs w:val="28"/>
          </w:rPr>
          <w:delText xml:space="preserve"> was still </w:delText>
        </w:r>
        <w:r w:rsidR="000E4E2B" w:rsidDel="009C598B">
          <w:rPr>
            <w:rFonts w:ascii="Cambria" w:hAnsi="Cambria"/>
            <w:sz w:val="28"/>
            <w:szCs w:val="28"/>
          </w:rPr>
          <w:delText>her</w:delText>
        </w:r>
        <w:r w:rsidR="00C470B0" w:rsidDel="009C598B">
          <w:rPr>
            <w:rFonts w:ascii="Cambria" w:hAnsi="Cambria"/>
            <w:sz w:val="28"/>
            <w:szCs w:val="28"/>
          </w:rPr>
          <w:delText>e</w:delText>
        </w:r>
        <w:r w:rsidR="00C07872" w:rsidDel="009C598B">
          <w:rPr>
            <w:rFonts w:ascii="Cambria" w:hAnsi="Cambria"/>
            <w:sz w:val="28"/>
            <w:szCs w:val="28"/>
          </w:rPr>
          <w:delText>,</w:delText>
        </w:r>
        <w:r w:rsidR="00C470B0" w:rsidDel="009C598B">
          <w:rPr>
            <w:rFonts w:ascii="Cambria" w:hAnsi="Cambria"/>
            <w:sz w:val="28"/>
            <w:szCs w:val="28"/>
          </w:rPr>
          <w:delText xml:space="preserve"> Adam would</w:delText>
        </w:r>
      </w:del>
      <w:del w:id="6303" w:author="Claire S" w:date="2026-06-02T11:41:00Z" w16du:dateUtc="2026-06-02T10:41:00Z">
        <w:r w:rsidR="000A2235" w:rsidDel="0014422A">
          <w:rPr>
            <w:rFonts w:ascii="Cambria" w:hAnsi="Cambria"/>
            <w:sz w:val="28"/>
            <w:szCs w:val="28"/>
          </w:rPr>
          <w:delText xml:space="preserve"> never</w:delText>
        </w:r>
        <w:r w:rsidR="00C470B0" w:rsidDel="0014422A">
          <w:rPr>
            <w:rFonts w:ascii="Cambria" w:hAnsi="Cambria"/>
            <w:sz w:val="28"/>
            <w:szCs w:val="28"/>
          </w:rPr>
          <w:delText xml:space="preserve"> </w:delText>
        </w:r>
        <w:r w:rsidR="000E4E2B" w:rsidDel="0014422A">
          <w:rPr>
            <w:rFonts w:ascii="Cambria" w:hAnsi="Cambria"/>
            <w:sz w:val="28"/>
            <w:szCs w:val="28"/>
          </w:rPr>
          <w:delText>have gotten</w:delText>
        </w:r>
      </w:del>
      <w:del w:id="6304" w:author="Claire S" w:date="2026-07-21T15:07:00Z" w16du:dateUtc="2026-07-21T14:07:00Z">
        <w:r w:rsidR="00C470B0" w:rsidDel="009C598B">
          <w:rPr>
            <w:rFonts w:ascii="Cambria" w:hAnsi="Cambria"/>
            <w:sz w:val="28"/>
            <w:szCs w:val="28"/>
          </w:rPr>
          <w:delText xml:space="preserve"> sucked into </w:delText>
        </w:r>
      </w:del>
      <w:del w:id="6305" w:author="Claire S" w:date="2026-06-02T11:41:00Z" w16du:dateUtc="2026-06-02T10:41:00Z">
        <w:r w:rsidR="00C470B0" w:rsidDel="0014422A">
          <w:rPr>
            <w:rFonts w:ascii="Cambria" w:hAnsi="Cambria"/>
            <w:sz w:val="28"/>
            <w:szCs w:val="28"/>
          </w:rPr>
          <w:delText xml:space="preserve">any of </w:delText>
        </w:r>
      </w:del>
      <w:del w:id="6306" w:author="Claire S" w:date="2026-07-21T15:07:00Z" w16du:dateUtc="2026-07-21T14:07:00Z">
        <w:r w:rsidR="00C470B0" w:rsidDel="009C598B">
          <w:rPr>
            <w:rFonts w:ascii="Cambria" w:hAnsi="Cambria"/>
            <w:sz w:val="28"/>
            <w:szCs w:val="28"/>
          </w:rPr>
          <w:delText xml:space="preserve">this </w:delText>
        </w:r>
        <w:r w:rsidR="0051069F" w:rsidDel="009C598B">
          <w:rPr>
            <w:rFonts w:ascii="Cambria" w:hAnsi="Cambria"/>
            <w:sz w:val="28"/>
            <w:szCs w:val="28"/>
          </w:rPr>
          <w:delText>misogynistic rubbish</w:delText>
        </w:r>
      </w:del>
      <w:del w:id="6307" w:author="Claire S" w:date="2026-05-07T14:26:00Z" w16du:dateUtc="2026-05-07T13:26:00Z">
        <w:r w:rsidR="00C470B0">
          <w:rPr>
            <w:rFonts w:ascii="Cambria" w:hAnsi="Cambria"/>
            <w:sz w:val="28"/>
            <w:szCs w:val="28"/>
          </w:rPr>
          <w:delText>.</w:delText>
        </w:r>
        <w:r w:rsidR="00865787">
          <w:rPr>
            <w:rFonts w:ascii="Cambria" w:hAnsi="Cambria"/>
            <w:sz w:val="28"/>
            <w:szCs w:val="28"/>
          </w:rPr>
          <w:delText xml:space="preserve"> </w:delText>
        </w:r>
      </w:del>
      <w:commentRangeEnd w:id="6300"/>
      <w:del w:id="6308" w:author="Claire S" w:date="2026-07-21T15:07:00Z" w16du:dateUtc="2026-07-21T14:07:00Z">
        <w:r w:rsidR="00FC58F6" w:rsidDel="009C598B">
          <w:rPr>
            <w:rStyle w:val="CommentReference"/>
            <w:rFonts w:ascii="Cambria" w:hAnsi="Cambria"/>
            <w:sz w:val="28"/>
            <w:szCs w:val="28"/>
          </w:rPr>
          <w:commentReference w:id="6300"/>
        </w:r>
        <w:commentRangeEnd w:id="6298"/>
        <w:r w:rsidR="00F44166" w:rsidDel="009C598B">
          <w:rPr>
            <w:rStyle w:val="CommentReference"/>
            <w:rFonts w:ascii="Cambria" w:hAnsi="Cambria"/>
            <w:sz w:val="28"/>
            <w:szCs w:val="28"/>
          </w:rPr>
          <w:commentReference w:id="6298"/>
        </w:r>
        <w:r w:rsidR="009E3000" w:rsidDel="009C598B">
          <w:rPr>
            <w:rFonts w:ascii="Cambria" w:hAnsi="Cambria"/>
            <w:sz w:val="28"/>
            <w:szCs w:val="28"/>
          </w:rPr>
          <w:delText>Clara chucked</w:delText>
        </w:r>
      </w:del>
      <w:ins w:id="6309" w:author="Daisy Watt" w:date="2026-06-21T20:53:00Z" w16du:dateUtc="2026-06-21T18:53:00Z">
        <w:del w:id="6310" w:author="Claire S" w:date="2026-07-21T15:07:00Z" w16du:dateUtc="2026-07-21T14:07:00Z">
          <w:r w:rsidR="00F44166" w:rsidDel="009C598B">
            <w:rPr>
              <w:rFonts w:ascii="Cambria" w:hAnsi="Cambria"/>
              <w:sz w:val="28"/>
              <w:szCs w:val="28"/>
            </w:rPr>
            <w:delText xml:space="preserve">As </w:delText>
          </w:r>
        </w:del>
      </w:ins>
      <w:ins w:id="6311" w:author="Claire S" w:date="2026-07-21T15:07:00Z" w16du:dateUtc="2026-07-21T14:07:00Z">
        <w:r>
          <w:rPr>
            <w:rFonts w:ascii="Cambria" w:hAnsi="Cambria"/>
            <w:sz w:val="28"/>
            <w:szCs w:val="28"/>
          </w:rPr>
          <w:t>he’d just</w:t>
        </w:r>
      </w:ins>
      <w:ins w:id="6312" w:author="Daisy Watt" w:date="2026-06-21T20:53:00Z" w16du:dateUtc="2026-06-21T18:53:00Z">
        <w:del w:id="6313" w:author="Claire S" w:date="2026-07-21T15:07:00Z" w16du:dateUtc="2026-07-21T14:07:00Z">
          <w:r w:rsidR="00F44166" w:rsidDel="009C598B">
            <w:rPr>
              <w:rFonts w:ascii="Cambria" w:hAnsi="Cambria"/>
              <w:sz w:val="28"/>
              <w:szCs w:val="28"/>
            </w:rPr>
            <w:delText>she</w:delText>
          </w:r>
        </w:del>
        <w:r w:rsidR="00F44166">
          <w:rPr>
            <w:rFonts w:ascii="Cambria" w:hAnsi="Cambria"/>
            <w:sz w:val="28"/>
            <w:szCs w:val="28"/>
          </w:rPr>
          <w:t xml:space="preserve"> chucked</w:t>
        </w:r>
      </w:ins>
      <w:r w:rsidR="009E3000">
        <w:rPr>
          <w:rFonts w:ascii="Cambria" w:hAnsi="Cambria"/>
          <w:sz w:val="28"/>
          <w:szCs w:val="28"/>
        </w:rPr>
        <w:t xml:space="preserve"> </w:t>
      </w:r>
      <w:r w:rsidR="0051069F">
        <w:rPr>
          <w:rFonts w:ascii="Cambria" w:hAnsi="Cambria"/>
          <w:sz w:val="28"/>
          <w:szCs w:val="28"/>
        </w:rPr>
        <w:t>a teabag in</w:t>
      </w:r>
      <w:r w:rsidR="00865787">
        <w:rPr>
          <w:rFonts w:ascii="Cambria" w:hAnsi="Cambria"/>
          <w:sz w:val="28"/>
          <w:szCs w:val="28"/>
        </w:rPr>
        <w:t>to</w:t>
      </w:r>
      <w:r w:rsidR="0051069F">
        <w:rPr>
          <w:rFonts w:ascii="Cambria" w:hAnsi="Cambria"/>
          <w:sz w:val="28"/>
          <w:szCs w:val="28"/>
        </w:rPr>
        <w:t xml:space="preserve"> </w:t>
      </w:r>
      <w:r w:rsidR="009E3000">
        <w:rPr>
          <w:rFonts w:ascii="Cambria" w:hAnsi="Cambria"/>
          <w:sz w:val="28"/>
          <w:szCs w:val="28"/>
        </w:rPr>
        <w:t>a</w:t>
      </w:r>
      <w:r w:rsidR="0051069F">
        <w:rPr>
          <w:rFonts w:ascii="Cambria" w:hAnsi="Cambria"/>
          <w:sz w:val="28"/>
          <w:szCs w:val="28"/>
        </w:rPr>
        <w:t xml:space="preserve"> mu</w:t>
      </w:r>
      <w:ins w:id="6314" w:author="Claire S" w:date="2026-05-07T17:26:00Z" w16du:dateUtc="2026-05-07T16:26:00Z">
        <w:r w:rsidR="00744C9F">
          <w:rPr>
            <w:rFonts w:ascii="Cambria" w:hAnsi="Cambria"/>
            <w:sz w:val="28"/>
            <w:szCs w:val="28"/>
          </w:rPr>
          <w:t>g</w:t>
        </w:r>
      </w:ins>
      <w:ins w:id="6315" w:author="Claire S" w:date="2026-07-21T15:07:00Z" w16du:dateUtc="2026-07-21T14:07:00Z">
        <w:r>
          <w:rPr>
            <w:rFonts w:ascii="Cambria" w:hAnsi="Cambria"/>
            <w:sz w:val="28"/>
            <w:szCs w:val="28"/>
          </w:rPr>
          <w:t xml:space="preserve"> when</w:t>
        </w:r>
      </w:ins>
      <w:ins w:id="6316" w:author="Claire S" w:date="2026-05-07T17:26:00Z" w16du:dateUtc="2026-05-07T16:26:00Z">
        <w:r w:rsidR="00744C9F">
          <w:rPr>
            <w:rFonts w:ascii="Cambria" w:hAnsi="Cambria"/>
            <w:sz w:val="28"/>
            <w:szCs w:val="28"/>
          </w:rPr>
          <w:t xml:space="preserve"> </w:t>
        </w:r>
      </w:ins>
      <w:del w:id="6317" w:author="Claire S" w:date="2026-05-07T17:26:00Z" w16du:dateUtc="2026-05-07T16:26:00Z">
        <w:r w:rsidR="0051069F" w:rsidDel="00744C9F">
          <w:rPr>
            <w:rFonts w:ascii="Cambria" w:hAnsi="Cambria"/>
            <w:sz w:val="28"/>
            <w:szCs w:val="28"/>
          </w:rPr>
          <w:delText>g</w:delText>
        </w:r>
        <w:r w:rsidR="009E3000" w:rsidDel="00744C9F">
          <w:rPr>
            <w:rFonts w:ascii="Cambria" w:hAnsi="Cambria"/>
            <w:sz w:val="28"/>
            <w:szCs w:val="28"/>
          </w:rPr>
          <w:delText xml:space="preserve"> as</w:delText>
        </w:r>
        <w:r w:rsidR="00C97567" w:rsidDel="00744C9F">
          <w:rPr>
            <w:rFonts w:ascii="Cambria" w:hAnsi="Cambria"/>
            <w:sz w:val="28"/>
            <w:szCs w:val="28"/>
          </w:rPr>
          <w:delText xml:space="preserve"> </w:delText>
        </w:r>
      </w:del>
      <w:r w:rsidR="00CB2A43">
        <w:rPr>
          <w:rFonts w:ascii="Cambria" w:hAnsi="Cambria"/>
          <w:sz w:val="28"/>
          <w:szCs w:val="28"/>
        </w:rPr>
        <w:t xml:space="preserve">the </w:t>
      </w:r>
      <w:r w:rsidR="00C07872">
        <w:rPr>
          <w:rFonts w:ascii="Cambria" w:hAnsi="Cambria"/>
          <w:sz w:val="28"/>
          <w:szCs w:val="28"/>
        </w:rPr>
        <w:t xml:space="preserve">radio </w:t>
      </w:r>
      <w:r w:rsidR="00CB2A43">
        <w:rPr>
          <w:rFonts w:ascii="Cambria" w:hAnsi="Cambria"/>
          <w:sz w:val="28"/>
          <w:szCs w:val="28"/>
        </w:rPr>
        <w:t>news</w:t>
      </w:r>
      <w:r w:rsidR="00B84C7D">
        <w:rPr>
          <w:rFonts w:ascii="Cambria" w:hAnsi="Cambria"/>
          <w:sz w:val="28"/>
          <w:szCs w:val="28"/>
        </w:rPr>
        <w:t>reader</w:t>
      </w:r>
      <w:r w:rsidR="00865787">
        <w:rPr>
          <w:rFonts w:ascii="Cambria" w:hAnsi="Cambria"/>
          <w:sz w:val="28"/>
          <w:szCs w:val="28"/>
        </w:rPr>
        <w:t xml:space="preserve"> interrupted </w:t>
      </w:r>
      <w:del w:id="6318" w:author="Claire S" w:date="2026-05-07T17:26:00Z" w16du:dateUtc="2026-05-07T16:26:00Z">
        <w:r w:rsidR="009E3000" w:rsidDel="00744C9F">
          <w:rPr>
            <w:rFonts w:ascii="Cambria" w:hAnsi="Cambria"/>
            <w:sz w:val="28"/>
            <w:szCs w:val="28"/>
          </w:rPr>
          <w:delText>her</w:delText>
        </w:r>
        <w:r w:rsidR="000E4E2B" w:rsidDel="00744C9F">
          <w:rPr>
            <w:rFonts w:ascii="Cambria" w:hAnsi="Cambria"/>
            <w:sz w:val="28"/>
            <w:szCs w:val="28"/>
          </w:rPr>
          <w:delText xml:space="preserve"> </w:delText>
        </w:r>
      </w:del>
      <w:ins w:id="6319" w:author="Claire S" w:date="2026-07-21T15:28:00Z" w16du:dateUtc="2026-07-21T14:28:00Z">
        <w:r w:rsidR="00FC6E6B">
          <w:rPr>
            <w:rFonts w:ascii="Cambria" w:hAnsi="Cambria"/>
            <w:sz w:val="28"/>
            <w:szCs w:val="28"/>
          </w:rPr>
          <w:t>her</w:t>
        </w:r>
      </w:ins>
      <w:ins w:id="6320" w:author="Claire S" w:date="2026-05-07T17:26:00Z" w16du:dateUtc="2026-05-07T16:26:00Z">
        <w:r w:rsidR="00744C9F">
          <w:rPr>
            <w:rFonts w:ascii="Cambria" w:hAnsi="Cambria"/>
            <w:sz w:val="28"/>
            <w:szCs w:val="28"/>
          </w:rPr>
          <w:t xml:space="preserve"> </w:t>
        </w:r>
      </w:ins>
      <w:r w:rsidR="000E4E2B">
        <w:rPr>
          <w:rFonts w:ascii="Cambria" w:hAnsi="Cambria"/>
          <w:sz w:val="28"/>
          <w:szCs w:val="28"/>
        </w:rPr>
        <w:t>dark</w:t>
      </w:r>
      <w:r w:rsidR="00B84C7D">
        <w:rPr>
          <w:rFonts w:ascii="Cambria" w:hAnsi="Cambria"/>
          <w:sz w:val="28"/>
          <w:szCs w:val="28"/>
        </w:rPr>
        <w:t xml:space="preserve"> thoughts</w:t>
      </w:r>
      <w:r w:rsidR="00865787">
        <w:rPr>
          <w:rFonts w:ascii="Cambria" w:hAnsi="Cambria"/>
          <w:sz w:val="28"/>
          <w:szCs w:val="28"/>
        </w:rPr>
        <w:t>:</w:t>
      </w:r>
    </w:p>
    <w:p w14:paraId="0ACBB607" w14:textId="71F83295" w:rsidR="0014656F" w:rsidRPr="00FE518A" w:rsidRDefault="00C97567" w:rsidP="00C05D8A">
      <w:pPr>
        <w:spacing w:line="360" w:lineRule="auto"/>
        <w:ind w:firstLine="720"/>
        <w:contextualSpacing/>
        <w:rPr>
          <w:rFonts w:ascii="Cambria" w:hAnsi="Cambria"/>
          <w:i/>
          <w:iCs/>
          <w:sz w:val="28"/>
          <w:szCs w:val="28"/>
        </w:rPr>
      </w:pPr>
      <w:r w:rsidRPr="00FE518A">
        <w:rPr>
          <w:rFonts w:ascii="Cambria" w:hAnsi="Cambria"/>
          <w:i/>
          <w:iCs/>
          <w:sz w:val="28"/>
          <w:szCs w:val="28"/>
        </w:rPr>
        <w:t>‘</w:t>
      </w:r>
      <w:r w:rsidR="00603EAE" w:rsidRPr="00FE518A">
        <w:rPr>
          <w:rFonts w:ascii="Cambria" w:hAnsi="Cambria"/>
          <w:i/>
          <w:iCs/>
          <w:sz w:val="28"/>
          <w:szCs w:val="28"/>
        </w:rPr>
        <w:t>R</w:t>
      </w:r>
      <w:r w:rsidR="004C1CB2" w:rsidRPr="00FE518A">
        <w:rPr>
          <w:rFonts w:ascii="Cambria" w:hAnsi="Cambria"/>
          <w:i/>
          <w:iCs/>
          <w:sz w:val="28"/>
          <w:szCs w:val="28"/>
        </w:rPr>
        <w:t>enowned editor Dex</w:t>
      </w:r>
      <w:ins w:id="6321" w:author="Daisy Watt" w:date="2026-06-22T04:48:00Z" w16du:dateUtc="2026-06-22T02:48:00Z">
        <w:r w:rsidR="000B44BC">
          <w:rPr>
            <w:rFonts w:ascii="Cambria" w:hAnsi="Cambria"/>
            <w:i/>
            <w:iCs/>
            <w:sz w:val="28"/>
            <w:szCs w:val="28"/>
          </w:rPr>
          <w:t>ter</w:t>
        </w:r>
      </w:ins>
      <w:r w:rsidR="004C1CB2" w:rsidRPr="00FE518A">
        <w:rPr>
          <w:rFonts w:ascii="Cambria" w:hAnsi="Cambria"/>
          <w:i/>
          <w:iCs/>
          <w:sz w:val="28"/>
          <w:szCs w:val="28"/>
        </w:rPr>
        <w:t xml:space="preserve"> Harris has been found dead at the</w:t>
      </w:r>
      <w:r w:rsidR="00BC6C7C">
        <w:rPr>
          <w:rFonts w:ascii="Cambria" w:hAnsi="Cambria"/>
          <w:i/>
          <w:iCs/>
          <w:sz w:val="28"/>
          <w:szCs w:val="28"/>
        </w:rPr>
        <w:t xml:space="preserve"> London</w:t>
      </w:r>
      <w:r w:rsidR="004C1CB2" w:rsidRPr="00FE518A">
        <w:rPr>
          <w:rFonts w:ascii="Cambria" w:hAnsi="Cambria"/>
          <w:i/>
          <w:iCs/>
          <w:sz w:val="28"/>
          <w:szCs w:val="28"/>
        </w:rPr>
        <w:t xml:space="preserve"> HQ of publishing firm, </w:t>
      </w:r>
      <w:del w:id="6322" w:author="Daisy Watt" w:date="2026-06-21T21:04:00Z" w16du:dateUtc="2026-06-21T19:04:00Z">
        <w:r w:rsidR="004C1CB2" w:rsidRPr="00FE518A">
          <w:rPr>
            <w:rFonts w:ascii="Cambria" w:hAnsi="Cambria"/>
            <w:i/>
            <w:iCs/>
            <w:sz w:val="28"/>
            <w:szCs w:val="28"/>
          </w:rPr>
          <w:delText>Langely</w:delText>
        </w:r>
      </w:del>
      <w:ins w:id="6323" w:author="Daisy Watt" w:date="2026-06-21T21:04:00Z" w16du:dateUtc="2026-06-21T19:04:00Z">
        <w:r w:rsidR="003507C6">
          <w:rPr>
            <w:rFonts w:ascii="Cambria" w:hAnsi="Cambria"/>
            <w:i/>
            <w:iCs/>
            <w:sz w:val="28"/>
            <w:szCs w:val="28"/>
          </w:rPr>
          <w:t>Langley</w:t>
        </w:r>
      </w:ins>
      <w:r w:rsidR="004C1CB2" w:rsidRPr="00FE518A">
        <w:rPr>
          <w:rFonts w:ascii="Cambria" w:hAnsi="Cambria"/>
          <w:i/>
          <w:iCs/>
          <w:sz w:val="28"/>
          <w:szCs w:val="28"/>
        </w:rPr>
        <w:t xml:space="preserve"> </w:t>
      </w:r>
      <w:del w:id="6324" w:author="Daisy Watt" w:date="2026-06-21T21:04:00Z" w16du:dateUtc="2026-06-21T19:04:00Z">
        <w:r w:rsidR="004C1CB2" w:rsidRPr="00FE518A">
          <w:rPr>
            <w:rFonts w:ascii="Cambria" w:hAnsi="Cambria"/>
            <w:i/>
            <w:iCs/>
            <w:sz w:val="28"/>
            <w:szCs w:val="28"/>
          </w:rPr>
          <w:delText>and</w:delText>
        </w:r>
      </w:del>
      <w:ins w:id="6325" w:author="Daisy Watt" w:date="2026-06-21T21:04:00Z" w16du:dateUtc="2026-06-21T19:04:00Z">
        <w:r w:rsidR="003507C6">
          <w:rPr>
            <w:rFonts w:ascii="Cambria" w:hAnsi="Cambria"/>
            <w:i/>
            <w:iCs/>
            <w:sz w:val="28"/>
            <w:szCs w:val="28"/>
          </w:rPr>
          <w:t>&amp;</w:t>
        </w:r>
      </w:ins>
      <w:r w:rsidR="004C1CB2" w:rsidRPr="00FE518A">
        <w:rPr>
          <w:rFonts w:ascii="Cambria" w:hAnsi="Cambria"/>
          <w:i/>
          <w:iCs/>
          <w:sz w:val="28"/>
          <w:szCs w:val="28"/>
        </w:rPr>
        <w:t xml:space="preserve"> Co</w:t>
      </w:r>
      <w:ins w:id="6326" w:author="Daisy Watt" w:date="2026-06-21T21:04:00Z" w16du:dateUtc="2026-06-21T19:04:00Z">
        <w:r w:rsidR="003507C6">
          <w:rPr>
            <w:rFonts w:ascii="Cambria" w:hAnsi="Cambria"/>
            <w:i/>
            <w:iCs/>
            <w:sz w:val="28"/>
            <w:szCs w:val="28"/>
          </w:rPr>
          <w:t>.</w:t>
        </w:r>
      </w:ins>
      <w:r w:rsidR="002C69E9">
        <w:rPr>
          <w:rFonts w:ascii="Cambria" w:hAnsi="Cambria"/>
          <w:i/>
          <w:iCs/>
          <w:sz w:val="28"/>
          <w:szCs w:val="28"/>
        </w:rPr>
        <w:t xml:space="preserve">, where </w:t>
      </w:r>
      <w:del w:id="6327" w:author="Daisy Watt" w:date="2026-06-21T21:05:00Z" w16du:dateUtc="2026-06-21T19:05:00Z">
        <w:r w:rsidR="002C69E9">
          <w:rPr>
            <w:rFonts w:ascii="Cambria" w:hAnsi="Cambria"/>
            <w:i/>
            <w:iCs/>
            <w:sz w:val="28"/>
            <w:szCs w:val="28"/>
          </w:rPr>
          <w:delText>he’s</w:delText>
        </w:r>
      </w:del>
      <w:ins w:id="6328" w:author="Daisy Watt" w:date="2026-06-21T21:05:00Z" w16du:dateUtc="2026-06-21T19:05:00Z">
        <w:r w:rsidR="003507C6">
          <w:rPr>
            <w:rFonts w:ascii="Cambria" w:hAnsi="Cambria"/>
            <w:i/>
            <w:iCs/>
            <w:sz w:val="28"/>
            <w:szCs w:val="28"/>
          </w:rPr>
          <w:t>he</w:t>
        </w:r>
      </w:ins>
      <w:r w:rsidR="002C69E9">
        <w:rPr>
          <w:rFonts w:ascii="Cambria" w:hAnsi="Cambria"/>
          <w:i/>
          <w:iCs/>
          <w:sz w:val="28"/>
          <w:szCs w:val="28"/>
        </w:rPr>
        <w:t xml:space="preserve"> worked for the past five year</w:t>
      </w:r>
      <w:ins w:id="6329" w:author="Daisy Watt" w:date="2026-06-21T20:55:00Z" w16du:dateUtc="2026-06-21T18:55:00Z">
        <w:r w:rsidR="002C69E9">
          <w:rPr>
            <w:rFonts w:ascii="Cambria" w:hAnsi="Cambria"/>
            <w:i/>
            <w:iCs/>
            <w:sz w:val="28"/>
            <w:szCs w:val="28"/>
          </w:rPr>
          <w:t>s</w:t>
        </w:r>
        <w:r w:rsidR="00B07B20">
          <w:rPr>
            <w:rFonts w:ascii="Cambria" w:hAnsi="Cambria"/>
            <w:i/>
            <w:iCs/>
            <w:sz w:val="28"/>
            <w:szCs w:val="28"/>
          </w:rPr>
          <w:t>…</w:t>
        </w:r>
      </w:ins>
      <w:del w:id="6330" w:author="Daisy Watt" w:date="2026-06-21T20:55:00Z" w16du:dateUtc="2026-06-21T18:55:00Z">
        <w:r w:rsidR="002C69E9" w:rsidDel="00B07B20">
          <w:rPr>
            <w:rFonts w:ascii="Cambria" w:hAnsi="Cambria"/>
            <w:i/>
            <w:iCs/>
            <w:sz w:val="28"/>
            <w:szCs w:val="28"/>
          </w:rPr>
          <w:delText>s</w:delText>
        </w:r>
        <w:r w:rsidR="007F1326" w:rsidRPr="00FE518A">
          <w:rPr>
            <w:rFonts w:ascii="Cambria" w:hAnsi="Cambria"/>
            <w:i/>
            <w:iCs/>
            <w:sz w:val="28"/>
            <w:szCs w:val="28"/>
          </w:rPr>
          <w:delText xml:space="preserve">.  No more on this yet, we’ll update you when </w:delText>
        </w:r>
        <w:commentRangeStart w:id="6331"/>
        <w:r w:rsidR="007F1326" w:rsidRPr="00FE518A">
          <w:rPr>
            <w:rFonts w:ascii="Cambria" w:hAnsi="Cambria"/>
            <w:i/>
            <w:iCs/>
            <w:sz w:val="28"/>
            <w:szCs w:val="28"/>
          </w:rPr>
          <w:delText>we</w:delText>
        </w:r>
      </w:del>
      <w:commentRangeEnd w:id="6331"/>
      <w:r w:rsidR="00B07B20" w:rsidRPr="00FE518A">
        <w:rPr>
          <w:rStyle w:val="CommentReference"/>
          <w:rFonts w:ascii="Cambria" w:hAnsi="Cambria"/>
          <w:i/>
          <w:iCs/>
          <w:sz w:val="28"/>
          <w:szCs w:val="28"/>
        </w:rPr>
        <w:commentReference w:id="6331"/>
      </w:r>
      <w:del w:id="6332" w:author="Daisy Watt" w:date="2026-06-21T20:55:00Z" w16du:dateUtc="2026-06-21T18:55:00Z">
        <w:r w:rsidR="0039732E" w:rsidRPr="00FE518A">
          <w:rPr>
            <w:rFonts w:ascii="Cambria" w:hAnsi="Cambria"/>
            <w:i/>
            <w:iCs/>
            <w:sz w:val="28"/>
            <w:szCs w:val="28"/>
          </w:rPr>
          <w:delText xml:space="preserve"> </w:delText>
        </w:r>
        <w:r w:rsidR="00F47431">
          <w:rPr>
            <w:rFonts w:ascii="Cambria" w:hAnsi="Cambria"/>
            <w:i/>
            <w:iCs/>
            <w:sz w:val="28"/>
            <w:szCs w:val="28"/>
          </w:rPr>
          <w:delText xml:space="preserve">receive </w:delText>
        </w:r>
        <w:r w:rsidR="007F1326" w:rsidRPr="00FE518A">
          <w:rPr>
            <w:rFonts w:ascii="Cambria" w:hAnsi="Cambria"/>
            <w:i/>
            <w:iCs/>
            <w:sz w:val="28"/>
            <w:szCs w:val="28"/>
          </w:rPr>
          <w:delText>more</w:delText>
        </w:r>
        <w:r w:rsidR="0039732E" w:rsidRPr="00FE518A">
          <w:rPr>
            <w:rFonts w:ascii="Cambria" w:hAnsi="Cambria"/>
            <w:i/>
            <w:iCs/>
            <w:sz w:val="28"/>
            <w:szCs w:val="28"/>
          </w:rPr>
          <w:delText xml:space="preserve"> details</w:delText>
        </w:r>
        <w:r w:rsidR="0014656F" w:rsidRPr="00FE518A">
          <w:rPr>
            <w:rFonts w:ascii="Cambria" w:hAnsi="Cambria"/>
            <w:i/>
            <w:iCs/>
            <w:sz w:val="28"/>
            <w:szCs w:val="28"/>
          </w:rPr>
          <w:delText xml:space="preserve"> -</w:delText>
        </w:r>
      </w:del>
      <w:r w:rsidR="0014656F" w:rsidRPr="00FE518A">
        <w:rPr>
          <w:rFonts w:ascii="Cambria" w:hAnsi="Cambria"/>
          <w:i/>
          <w:iCs/>
          <w:sz w:val="28"/>
          <w:szCs w:val="28"/>
        </w:rPr>
        <w:t>’</w:t>
      </w:r>
    </w:p>
    <w:p w14:paraId="0635EB59" w14:textId="700AB88B" w:rsidR="0014656F" w:rsidRDefault="0014656F" w:rsidP="00C05D8A">
      <w:pPr>
        <w:spacing w:line="360" w:lineRule="auto"/>
        <w:ind w:firstLine="720"/>
        <w:contextualSpacing/>
        <w:rPr>
          <w:rFonts w:ascii="Cambria" w:hAnsi="Cambria"/>
          <w:sz w:val="28"/>
          <w:szCs w:val="28"/>
        </w:rPr>
      </w:pPr>
      <w:r>
        <w:rPr>
          <w:rFonts w:ascii="Cambria" w:hAnsi="Cambria"/>
          <w:sz w:val="28"/>
          <w:szCs w:val="28"/>
        </w:rPr>
        <w:t>Clara nearly dropped her mug</w:t>
      </w:r>
      <w:r w:rsidR="007F1326">
        <w:rPr>
          <w:rFonts w:ascii="Cambria" w:hAnsi="Cambria"/>
          <w:sz w:val="28"/>
          <w:szCs w:val="28"/>
        </w:rPr>
        <w:t>.</w:t>
      </w:r>
      <w:r w:rsidR="0039732E">
        <w:rPr>
          <w:rFonts w:ascii="Cambria" w:hAnsi="Cambria"/>
          <w:sz w:val="28"/>
          <w:szCs w:val="28"/>
        </w:rPr>
        <w:t xml:space="preserve"> </w:t>
      </w:r>
      <w:del w:id="6333" w:author="Daisy Watt" w:date="2026-06-21T21:05:00Z" w16du:dateUtc="2026-06-21T19:05:00Z">
        <w:r w:rsidR="00F47431" w:rsidRPr="003507C6">
          <w:rPr>
            <w:rFonts w:ascii="Cambria" w:hAnsi="Cambria"/>
            <w:sz w:val="28"/>
            <w:szCs w:val="28"/>
            <w:highlight w:val="yellow"/>
            <w:rPrChange w:id="6334" w:author="Daisy Watt" w:date="2026-06-23T12:42:00Z" w16du:dateUtc="2026-06-23T10:42:00Z">
              <w:rPr>
                <w:rFonts w:ascii="Cambria" w:hAnsi="Cambria"/>
                <w:sz w:val="28"/>
                <w:szCs w:val="28"/>
              </w:rPr>
            </w:rPrChange>
          </w:rPr>
          <w:delText>Dex?</w:delText>
        </w:r>
        <w:r w:rsidR="0039732E" w:rsidRPr="003507C6">
          <w:rPr>
            <w:rFonts w:ascii="Cambria" w:hAnsi="Cambria"/>
            <w:sz w:val="28"/>
            <w:szCs w:val="28"/>
            <w:highlight w:val="yellow"/>
            <w:rPrChange w:id="6335" w:author="Daisy Watt" w:date="2026-06-23T12:42:00Z" w16du:dateUtc="2026-06-23T10:42:00Z">
              <w:rPr>
                <w:rFonts w:ascii="Cambria" w:hAnsi="Cambria"/>
                <w:sz w:val="28"/>
                <w:szCs w:val="28"/>
              </w:rPr>
            </w:rPrChange>
          </w:rPr>
          <w:delText xml:space="preserve"> </w:delText>
        </w:r>
        <w:r w:rsidR="00602A10" w:rsidRPr="003507C6">
          <w:rPr>
            <w:rFonts w:ascii="Cambria" w:hAnsi="Cambria"/>
            <w:sz w:val="28"/>
            <w:szCs w:val="28"/>
            <w:highlight w:val="yellow"/>
            <w:rPrChange w:id="6336" w:author="Daisy Watt" w:date="2026-06-23T12:42:00Z" w16du:dateUtc="2026-06-23T10:42:00Z">
              <w:rPr>
                <w:rFonts w:ascii="Cambria" w:hAnsi="Cambria"/>
                <w:sz w:val="28"/>
                <w:szCs w:val="28"/>
              </w:rPr>
            </w:rPrChange>
          </w:rPr>
          <w:delText xml:space="preserve">Dead? </w:delText>
        </w:r>
        <w:r w:rsidR="00603EAE" w:rsidRPr="003507C6">
          <w:rPr>
            <w:rFonts w:ascii="Cambria" w:hAnsi="Cambria"/>
            <w:sz w:val="28"/>
            <w:szCs w:val="28"/>
            <w:highlight w:val="yellow"/>
            <w:rPrChange w:id="6337" w:author="Daisy Watt" w:date="2026-06-23T12:42:00Z" w16du:dateUtc="2026-06-23T10:42:00Z">
              <w:rPr>
                <w:rFonts w:ascii="Cambria" w:hAnsi="Cambria"/>
                <w:sz w:val="28"/>
                <w:szCs w:val="28"/>
              </w:rPr>
            </w:rPrChange>
          </w:rPr>
          <w:delText>No way</w:delText>
        </w:r>
        <w:r w:rsidR="003530AF" w:rsidRPr="003507C6">
          <w:rPr>
            <w:rFonts w:ascii="Cambria" w:hAnsi="Cambria"/>
            <w:sz w:val="28"/>
            <w:szCs w:val="28"/>
            <w:highlight w:val="yellow"/>
            <w:rPrChange w:id="6338" w:author="Daisy Watt" w:date="2026-06-23T12:42:00Z" w16du:dateUtc="2026-06-23T10:42:00Z">
              <w:rPr>
                <w:rFonts w:ascii="Cambria" w:hAnsi="Cambria"/>
                <w:sz w:val="28"/>
                <w:szCs w:val="28"/>
              </w:rPr>
            </w:rPrChange>
          </w:rPr>
          <w:delText xml:space="preserve"> -</w:delText>
        </w:r>
      </w:del>
    </w:p>
    <w:p w14:paraId="20066B37" w14:textId="2F48273A" w:rsidR="00C97567" w:rsidRPr="00FE518A" w:rsidRDefault="0014656F" w:rsidP="00C05D8A">
      <w:pPr>
        <w:spacing w:line="360" w:lineRule="auto"/>
        <w:ind w:firstLine="720"/>
        <w:contextualSpacing/>
        <w:rPr>
          <w:rFonts w:ascii="Cambria" w:hAnsi="Cambria"/>
          <w:i/>
          <w:iCs/>
          <w:sz w:val="28"/>
          <w:szCs w:val="28"/>
        </w:rPr>
      </w:pPr>
      <w:r w:rsidRPr="00FE518A">
        <w:rPr>
          <w:rFonts w:ascii="Cambria" w:hAnsi="Cambria"/>
          <w:i/>
          <w:iCs/>
          <w:sz w:val="28"/>
          <w:szCs w:val="28"/>
        </w:rPr>
        <w:t>‘</w:t>
      </w:r>
      <w:r w:rsidR="00BF5F57">
        <w:rPr>
          <w:rFonts w:ascii="Cambria" w:hAnsi="Cambria"/>
          <w:i/>
          <w:iCs/>
          <w:sz w:val="28"/>
          <w:szCs w:val="28"/>
        </w:rPr>
        <w:t xml:space="preserve">Only </w:t>
      </w:r>
      <w:r w:rsidR="00743311">
        <w:rPr>
          <w:rFonts w:ascii="Cambria" w:hAnsi="Cambria"/>
          <w:i/>
          <w:iCs/>
          <w:sz w:val="28"/>
          <w:szCs w:val="28"/>
        </w:rPr>
        <w:t xml:space="preserve">46, </w:t>
      </w:r>
      <w:r w:rsidR="0039732E" w:rsidRPr="00FE518A">
        <w:rPr>
          <w:rFonts w:ascii="Cambria" w:hAnsi="Cambria"/>
          <w:i/>
          <w:iCs/>
          <w:sz w:val="28"/>
          <w:szCs w:val="28"/>
        </w:rPr>
        <w:t>Dex</w:t>
      </w:r>
      <w:ins w:id="6339" w:author="Daisy Watt" w:date="2026-06-22T04:48:00Z" w16du:dateUtc="2026-06-22T02:48:00Z">
        <w:r w:rsidR="000B44BC">
          <w:rPr>
            <w:rFonts w:ascii="Cambria" w:hAnsi="Cambria"/>
            <w:i/>
            <w:iCs/>
            <w:sz w:val="28"/>
            <w:szCs w:val="28"/>
          </w:rPr>
          <w:t>ter</w:t>
        </w:r>
      </w:ins>
      <w:r w:rsidR="0039732E" w:rsidRPr="00FE518A">
        <w:rPr>
          <w:rFonts w:ascii="Cambria" w:hAnsi="Cambria"/>
          <w:i/>
          <w:iCs/>
          <w:sz w:val="28"/>
          <w:szCs w:val="28"/>
        </w:rPr>
        <w:t xml:space="preserve"> Harris</w:t>
      </w:r>
      <w:r w:rsidR="00827B28">
        <w:rPr>
          <w:rFonts w:ascii="Cambria" w:hAnsi="Cambria"/>
          <w:i/>
          <w:iCs/>
          <w:sz w:val="28"/>
          <w:szCs w:val="28"/>
        </w:rPr>
        <w:t xml:space="preserve"> began his career at Penguin Random House</w:t>
      </w:r>
      <w:r w:rsidR="00F47431">
        <w:rPr>
          <w:rFonts w:ascii="Cambria" w:hAnsi="Cambria"/>
          <w:i/>
          <w:iCs/>
          <w:sz w:val="28"/>
          <w:szCs w:val="28"/>
        </w:rPr>
        <w:t xml:space="preserve">, and </w:t>
      </w:r>
      <w:r w:rsidR="0070588A">
        <w:rPr>
          <w:rFonts w:ascii="Cambria" w:hAnsi="Cambria"/>
          <w:i/>
          <w:iCs/>
          <w:sz w:val="28"/>
          <w:szCs w:val="28"/>
        </w:rPr>
        <w:t xml:space="preserve">quickly </w:t>
      </w:r>
      <w:r w:rsidR="00F47431">
        <w:rPr>
          <w:rFonts w:ascii="Cambria" w:hAnsi="Cambria"/>
          <w:i/>
          <w:iCs/>
          <w:sz w:val="28"/>
          <w:szCs w:val="28"/>
        </w:rPr>
        <w:t xml:space="preserve">went stellar with his </w:t>
      </w:r>
      <w:del w:id="6340" w:author="Daisy Watt" w:date="2026-06-21T21:05:00Z" w16du:dateUtc="2026-06-21T19:05:00Z">
        <w:r w:rsidR="00F47431">
          <w:rPr>
            <w:rFonts w:ascii="Cambria" w:hAnsi="Cambria"/>
            <w:i/>
            <w:iCs/>
            <w:sz w:val="28"/>
            <w:szCs w:val="28"/>
          </w:rPr>
          <w:delText>client</w:delText>
        </w:r>
      </w:del>
      <w:ins w:id="6341" w:author="Daisy Watt" w:date="2026-06-21T21:05:00Z" w16du:dateUtc="2026-06-21T19:05:00Z">
        <w:r w:rsidR="002417B2">
          <w:rPr>
            <w:rFonts w:ascii="Cambria" w:hAnsi="Cambria"/>
            <w:i/>
            <w:iCs/>
            <w:sz w:val="28"/>
            <w:szCs w:val="28"/>
          </w:rPr>
          <w:t>publication</w:t>
        </w:r>
      </w:ins>
      <w:r w:rsidR="00F47431">
        <w:rPr>
          <w:rFonts w:ascii="Cambria" w:hAnsi="Cambria"/>
          <w:i/>
          <w:iCs/>
          <w:sz w:val="28"/>
          <w:szCs w:val="28"/>
        </w:rPr>
        <w:t xml:space="preserve"> list</w:t>
      </w:r>
      <w:r w:rsidR="0070588A">
        <w:rPr>
          <w:rFonts w:ascii="Cambria" w:hAnsi="Cambria"/>
          <w:i/>
          <w:iCs/>
          <w:sz w:val="28"/>
          <w:szCs w:val="28"/>
        </w:rPr>
        <w:t xml:space="preserve">. </w:t>
      </w:r>
      <w:r w:rsidR="000E4E2B">
        <w:rPr>
          <w:rFonts w:ascii="Cambria" w:hAnsi="Cambria"/>
          <w:i/>
          <w:iCs/>
          <w:sz w:val="28"/>
          <w:szCs w:val="28"/>
        </w:rPr>
        <w:t>Engaged to</w:t>
      </w:r>
      <w:r w:rsidR="000B689D">
        <w:rPr>
          <w:rFonts w:ascii="Cambria" w:hAnsi="Cambria"/>
          <w:i/>
          <w:iCs/>
          <w:sz w:val="28"/>
          <w:szCs w:val="28"/>
        </w:rPr>
        <w:t xml:space="preserve"> Langley </w:t>
      </w:r>
      <w:ins w:id="6342" w:author="Claire S" w:date="2026-07-21T15:37:00Z" w16du:dateUtc="2026-07-21T14:37:00Z">
        <w:r w:rsidR="00262CD6">
          <w:rPr>
            <w:rFonts w:ascii="Cambria" w:hAnsi="Cambria"/>
            <w:i/>
            <w:iCs/>
            <w:sz w:val="28"/>
            <w:szCs w:val="28"/>
          </w:rPr>
          <w:t xml:space="preserve">&amp; Co. </w:t>
        </w:r>
      </w:ins>
      <w:r w:rsidR="000B689D">
        <w:rPr>
          <w:rFonts w:ascii="Cambria" w:hAnsi="Cambria"/>
          <w:i/>
          <w:iCs/>
          <w:sz w:val="28"/>
          <w:szCs w:val="28"/>
        </w:rPr>
        <w:t>Comm</w:t>
      </w:r>
      <w:ins w:id="6343" w:author="Daisy Watt" w:date="2026-06-21T21:05:00Z" w16du:dateUtc="2026-06-21T19:05:00Z">
        <w:r w:rsidR="005F6F96">
          <w:rPr>
            <w:rFonts w:ascii="Cambria" w:hAnsi="Cambria"/>
            <w:i/>
            <w:iCs/>
            <w:sz w:val="28"/>
            <w:szCs w:val="28"/>
          </w:rPr>
          <w:t>unications</w:t>
        </w:r>
      </w:ins>
      <w:del w:id="6344" w:author="Daisy Watt" w:date="2026-06-21T21:05:00Z" w16du:dateUtc="2026-06-21T19:05:00Z">
        <w:r w:rsidR="000B689D" w:rsidDel="005F6F96">
          <w:rPr>
            <w:rFonts w:ascii="Cambria" w:hAnsi="Cambria"/>
            <w:i/>
            <w:iCs/>
            <w:sz w:val="28"/>
            <w:szCs w:val="28"/>
          </w:rPr>
          <w:delText>s</w:delText>
        </w:r>
      </w:del>
      <w:r w:rsidR="000B689D">
        <w:rPr>
          <w:rFonts w:ascii="Cambria" w:hAnsi="Cambria"/>
          <w:i/>
          <w:iCs/>
          <w:sz w:val="28"/>
          <w:szCs w:val="28"/>
        </w:rPr>
        <w:t xml:space="preserve"> Director </w:t>
      </w:r>
      <w:r w:rsidR="006C23B4">
        <w:rPr>
          <w:rFonts w:ascii="Cambria" w:hAnsi="Cambria"/>
          <w:i/>
          <w:iCs/>
          <w:sz w:val="28"/>
          <w:szCs w:val="28"/>
        </w:rPr>
        <w:t>Savannah</w:t>
      </w:r>
      <w:r w:rsidR="00C15C5C">
        <w:rPr>
          <w:rFonts w:ascii="Cambria" w:hAnsi="Cambria"/>
          <w:i/>
          <w:iCs/>
          <w:sz w:val="28"/>
          <w:szCs w:val="28"/>
        </w:rPr>
        <w:t xml:space="preserve"> </w:t>
      </w:r>
      <w:commentRangeStart w:id="6345"/>
      <w:del w:id="6346" w:author="Claire S" w:date="2026-07-21T15:37:00Z" w16du:dateUtc="2026-07-21T14:37:00Z">
        <w:r w:rsidR="000B689D" w:rsidDel="00A00C86">
          <w:rPr>
            <w:rFonts w:ascii="Cambria" w:hAnsi="Cambria"/>
            <w:i/>
            <w:iCs/>
            <w:sz w:val="28"/>
            <w:szCs w:val="28"/>
          </w:rPr>
          <w:delText>W</w:delText>
        </w:r>
        <w:r w:rsidR="00743311" w:rsidDel="00A00C86">
          <w:rPr>
            <w:rFonts w:ascii="Cambria" w:hAnsi="Cambria"/>
            <w:i/>
            <w:iCs/>
            <w:sz w:val="28"/>
            <w:szCs w:val="28"/>
          </w:rPr>
          <w:delText>exford</w:delText>
        </w:r>
        <w:commentRangeEnd w:id="6345"/>
        <w:r w:rsidR="00B07B20" w:rsidDel="00A00C86">
          <w:rPr>
            <w:rStyle w:val="CommentReference"/>
            <w:rFonts w:ascii="Cambria" w:hAnsi="Cambria"/>
            <w:i/>
            <w:iCs/>
            <w:sz w:val="28"/>
            <w:szCs w:val="28"/>
          </w:rPr>
          <w:commentReference w:id="6345"/>
        </w:r>
        <w:r w:rsidR="000B689D" w:rsidDel="00A00C86">
          <w:rPr>
            <w:rFonts w:ascii="Cambria" w:hAnsi="Cambria"/>
            <w:i/>
            <w:iCs/>
            <w:sz w:val="28"/>
            <w:szCs w:val="28"/>
          </w:rPr>
          <w:delText>-</w:delText>
        </w:r>
      </w:del>
      <w:r w:rsidR="000B689D">
        <w:rPr>
          <w:rFonts w:ascii="Cambria" w:hAnsi="Cambria"/>
          <w:i/>
          <w:iCs/>
          <w:sz w:val="28"/>
          <w:szCs w:val="28"/>
        </w:rPr>
        <w:t>L</w:t>
      </w:r>
      <w:r w:rsidR="00743311">
        <w:rPr>
          <w:rFonts w:ascii="Cambria" w:hAnsi="Cambria"/>
          <w:i/>
          <w:iCs/>
          <w:sz w:val="28"/>
          <w:szCs w:val="28"/>
        </w:rPr>
        <w:t>angley</w:t>
      </w:r>
      <w:r w:rsidR="000B689D">
        <w:rPr>
          <w:rFonts w:ascii="Cambria" w:hAnsi="Cambria"/>
          <w:i/>
          <w:iCs/>
          <w:sz w:val="28"/>
          <w:szCs w:val="28"/>
        </w:rPr>
        <w:t xml:space="preserve"> </w:t>
      </w:r>
      <w:r w:rsidR="000E4E2B">
        <w:rPr>
          <w:rFonts w:ascii="Cambria" w:hAnsi="Cambria"/>
          <w:i/>
          <w:iCs/>
          <w:sz w:val="28"/>
          <w:szCs w:val="28"/>
        </w:rPr>
        <w:t>since September</w:t>
      </w:r>
      <w:r w:rsidR="000B689D">
        <w:rPr>
          <w:rFonts w:ascii="Cambria" w:hAnsi="Cambria"/>
          <w:i/>
          <w:iCs/>
          <w:sz w:val="28"/>
          <w:szCs w:val="28"/>
        </w:rPr>
        <w:t>, m</w:t>
      </w:r>
      <w:r w:rsidR="00573810">
        <w:rPr>
          <w:rFonts w:ascii="Cambria" w:hAnsi="Cambria"/>
          <w:i/>
          <w:iCs/>
          <w:sz w:val="28"/>
          <w:szCs w:val="28"/>
        </w:rPr>
        <w:t>o</w:t>
      </w:r>
      <w:r w:rsidR="00F47431">
        <w:rPr>
          <w:rFonts w:ascii="Cambria" w:hAnsi="Cambria"/>
          <w:i/>
          <w:iCs/>
          <w:sz w:val="28"/>
          <w:szCs w:val="28"/>
        </w:rPr>
        <w:t>st</w:t>
      </w:r>
      <w:r w:rsidR="00573810">
        <w:rPr>
          <w:rFonts w:ascii="Cambria" w:hAnsi="Cambria"/>
          <w:i/>
          <w:iCs/>
          <w:sz w:val="28"/>
          <w:szCs w:val="28"/>
        </w:rPr>
        <w:t xml:space="preserve"> recently, he’s been</w:t>
      </w:r>
      <w:r w:rsidR="0039732E" w:rsidRPr="00FE518A">
        <w:rPr>
          <w:rFonts w:ascii="Cambria" w:hAnsi="Cambria"/>
          <w:i/>
          <w:iCs/>
          <w:sz w:val="28"/>
          <w:szCs w:val="28"/>
        </w:rPr>
        <w:t xml:space="preserve"> known for </w:t>
      </w:r>
      <w:r w:rsidR="00BF5F57">
        <w:rPr>
          <w:rFonts w:ascii="Cambria" w:hAnsi="Cambria"/>
          <w:i/>
          <w:iCs/>
          <w:sz w:val="28"/>
          <w:szCs w:val="28"/>
        </w:rPr>
        <w:t>helping</w:t>
      </w:r>
      <w:r w:rsidR="0039732E" w:rsidRPr="00FE518A">
        <w:rPr>
          <w:rFonts w:ascii="Cambria" w:hAnsi="Cambria"/>
          <w:i/>
          <w:iCs/>
          <w:sz w:val="28"/>
          <w:szCs w:val="28"/>
        </w:rPr>
        <w:t xml:space="preserve"> authors like </w:t>
      </w:r>
      <w:r w:rsidR="009C716B" w:rsidRPr="00FE518A">
        <w:rPr>
          <w:rFonts w:ascii="Cambria" w:hAnsi="Cambria"/>
          <w:i/>
          <w:iCs/>
          <w:sz w:val="28"/>
          <w:szCs w:val="28"/>
        </w:rPr>
        <w:t xml:space="preserve">Maddy </w:t>
      </w:r>
      <w:r w:rsidR="005D15B3" w:rsidRPr="00FE518A">
        <w:rPr>
          <w:rFonts w:ascii="Cambria" w:hAnsi="Cambria"/>
          <w:i/>
          <w:iCs/>
          <w:sz w:val="28"/>
          <w:szCs w:val="28"/>
        </w:rPr>
        <w:t>K</w:t>
      </w:r>
      <w:r w:rsidR="00827B28">
        <w:rPr>
          <w:rFonts w:ascii="Cambria" w:hAnsi="Cambria"/>
          <w:i/>
          <w:iCs/>
          <w:sz w:val="28"/>
          <w:szCs w:val="28"/>
        </w:rPr>
        <w:t>eo</w:t>
      </w:r>
      <w:r w:rsidR="00864B00">
        <w:rPr>
          <w:rFonts w:ascii="Cambria" w:hAnsi="Cambria"/>
          <w:i/>
          <w:iCs/>
          <w:sz w:val="28"/>
          <w:szCs w:val="28"/>
        </w:rPr>
        <w:t>,</w:t>
      </w:r>
      <w:r w:rsidRPr="00FE518A">
        <w:rPr>
          <w:rFonts w:ascii="Cambria" w:hAnsi="Cambria"/>
          <w:i/>
          <w:iCs/>
          <w:sz w:val="28"/>
          <w:szCs w:val="28"/>
        </w:rPr>
        <w:t xml:space="preserve"> and</w:t>
      </w:r>
      <w:r w:rsidR="0039732E" w:rsidRPr="00FE518A">
        <w:rPr>
          <w:rFonts w:ascii="Cambria" w:hAnsi="Cambria"/>
          <w:i/>
          <w:iCs/>
          <w:sz w:val="28"/>
          <w:szCs w:val="28"/>
        </w:rPr>
        <w:t xml:space="preserve"> </w:t>
      </w:r>
      <w:r w:rsidR="005D15B3" w:rsidRPr="00FE518A">
        <w:rPr>
          <w:rFonts w:ascii="Cambria" w:hAnsi="Cambria"/>
          <w:i/>
          <w:iCs/>
          <w:sz w:val="28"/>
          <w:szCs w:val="28"/>
        </w:rPr>
        <w:t>the</w:t>
      </w:r>
      <w:r w:rsidR="00C15C5C">
        <w:rPr>
          <w:rFonts w:ascii="Cambria" w:hAnsi="Cambria"/>
          <w:i/>
          <w:iCs/>
          <w:sz w:val="28"/>
          <w:szCs w:val="28"/>
        </w:rPr>
        <w:t xml:space="preserve"> enigmatic ex</w:t>
      </w:r>
      <w:r w:rsidR="00213EBC">
        <w:rPr>
          <w:rFonts w:ascii="Cambria" w:hAnsi="Cambria"/>
          <w:i/>
          <w:iCs/>
          <w:sz w:val="28"/>
          <w:szCs w:val="28"/>
        </w:rPr>
        <w:t>-soldier,</w:t>
      </w:r>
      <w:r w:rsidR="005D15B3" w:rsidRPr="00FE518A">
        <w:rPr>
          <w:rFonts w:ascii="Cambria" w:hAnsi="Cambria"/>
          <w:i/>
          <w:iCs/>
          <w:sz w:val="28"/>
          <w:szCs w:val="28"/>
        </w:rPr>
        <w:t xml:space="preserve"> </w:t>
      </w:r>
      <w:r w:rsidR="0039732E" w:rsidRPr="00FE518A">
        <w:rPr>
          <w:rFonts w:ascii="Cambria" w:hAnsi="Cambria"/>
          <w:i/>
          <w:iCs/>
          <w:sz w:val="28"/>
          <w:szCs w:val="28"/>
        </w:rPr>
        <w:t>Jackson Rayne</w:t>
      </w:r>
      <w:r w:rsidR="00573810">
        <w:rPr>
          <w:rFonts w:ascii="Cambria" w:hAnsi="Cambria"/>
          <w:i/>
          <w:iCs/>
          <w:sz w:val="28"/>
          <w:szCs w:val="28"/>
        </w:rPr>
        <w:t xml:space="preserve">, </w:t>
      </w:r>
      <w:r w:rsidR="00BF5F57">
        <w:rPr>
          <w:rFonts w:ascii="Cambria" w:hAnsi="Cambria"/>
          <w:i/>
          <w:iCs/>
          <w:sz w:val="28"/>
          <w:szCs w:val="28"/>
        </w:rPr>
        <w:t xml:space="preserve">become </w:t>
      </w:r>
      <w:r w:rsidR="00BF5F57" w:rsidRPr="00FE518A">
        <w:rPr>
          <w:rFonts w:ascii="Cambria" w:hAnsi="Cambria"/>
          <w:i/>
          <w:iCs/>
          <w:sz w:val="28"/>
          <w:szCs w:val="28"/>
        </w:rPr>
        <w:t>superstar</w:t>
      </w:r>
      <w:r w:rsidR="00BF5F57">
        <w:rPr>
          <w:rFonts w:ascii="Cambria" w:hAnsi="Cambria"/>
          <w:i/>
          <w:iCs/>
          <w:sz w:val="28"/>
          <w:szCs w:val="28"/>
        </w:rPr>
        <w:t>s</w:t>
      </w:r>
      <w:del w:id="6347" w:author="Daisy Watt" w:date="2026-06-21T21:06:00Z" w16du:dateUtc="2026-06-21T19:06:00Z">
        <w:r w:rsidR="00BF5F57">
          <w:rPr>
            <w:rFonts w:ascii="Cambria" w:hAnsi="Cambria"/>
            <w:i/>
            <w:iCs/>
            <w:sz w:val="28"/>
            <w:szCs w:val="28"/>
          </w:rPr>
          <w:delText xml:space="preserve">, directing </w:delText>
        </w:r>
        <w:r w:rsidR="00573810">
          <w:rPr>
            <w:rFonts w:ascii="Cambria" w:hAnsi="Cambria"/>
            <w:i/>
            <w:iCs/>
            <w:sz w:val="28"/>
            <w:szCs w:val="28"/>
          </w:rPr>
          <w:delText>their</w:delText>
        </w:r>
        <w:r w:rsidR="0070588A">
          <w:rPr>
            <w:rFonts w:ascii="Cambria" w:hAnsi="Cambria"/>
            <w:i/>
            <w:iCs/>
            <w:sz w:val="28"/>
            <w:szCs w:val="28"/>
          </w:rPr>
          <w:delText xml:space="preserve"> own</w:delText>
        </w:r>
        <w:r w:rsidR="00573810">
          <w:rPr>
            <w:rFonts w:ascii="Cambria" w:hAnsi="Cambria"/>
            <w:i/>
            <w:iCs/>
            <w:sz w:val="28"/>
            <w:szCs w:val="28"/>
          </w:rPr>
          <w:delText xml:space="preserve"> careers </w:delText>
        </w:r>
        <w:r w:rsidR="00BF5F57">
          <w:rPr>
            <w:rFonts w:ascii="Cambria" w:hAnsi="Cambria"/>
            <w:i/>
            <w:iCs/>
            <w:sz w:val="28"/>
            <w:szCs w:val="28"/>
          </w:rPr>
          <w:delText xml:space="preserve">to </w:delText>
        </w:r>
        <w:r w:rsidR="0070588A">
          <w:rPr>
            <w:rFonts w:ascii="Cambria" w:hAnsi="Cambria"/>
            <w:i/>
            <w:iCs/>
            <w:sz w:val="28"/>
            <w:szCs w:val="28"/>
          </w:rPr>
          <w:delText>go stratospheric</w:delText>
        </w:r>
      </w:del>
      <w:r w:rsidR="00850FF7" w:rsidRPr="00FE518A">
        <w:rPr>
          <w:rFonts w:ascii="Cambria" w:hAnsi="Cambria"/>
          <w:i/>
          <w:iCs/>
          <w:sz w:val="28"/>
          <w:szCs w:val="28"/>
        </w:rPr>
        <w:t>.  His employer</w:t>
      </w:r>
      <w:r w:rsidR="002A29AA">
        <w:rPr>
          <w:rFonts w:ascii="Cambria" w:hAnsi="Cambria"/>
          <w:i/>
          <w:iCs/>
          <w:sz w:val="28"/>
          <w:szCs w:val="28"/>
        </w:rPr>
        <w:t>s</w:t>
      </w:r>
      <w:r w:rsidR="00743311">
        <w:rPr>
          <w:rFonts w:ascii="Cambria" w:hAnsi="Cambria"/>
          <w:i/>
          <w:iCs/>
          <w:sz w:val="28"/>
          <w:szCs w:val="28"/>
        </w:rPr>
        <w:t xml:space="preserve"> </w:t>
      </w:r>
      <w:r w:rsidR="002A29AA">
        <w:rPr>
          <w:rFonts w:ascii="Cambria" w:hAnsi="Cambria"/>
          <w:i/>
          <w:iCs/>
          <w:sz w:val="28"/>
          <w:szCs w:val="28"/>
        </w:rPr>
        <w:t>have</w:t>
      </w:r>
      <w:r w:rsidR="00850FF7" w:rsidRPr="00FE518A">
        <w:rPr>
          <w:rFonts w:ascii="Cambria" w:hAnsi="Cambria"/>
          <w:i/>
          <w:iCs/>
          <w:sz w:val="28"/>
          <w:szCs w:val="28"/>
        </w:rPr>
        <w:t xml:space="preserve"> yet to release any sort of</w:t>
      </w:r>
      <w:r w:rsidRPr="00FE518A">
        <w:rPr>
          <w:rFonts w:ascii="Cambria" w:hAnsi="Cambria"/>
          <w:i/>
          <w:iCs/>
          <w:sz w:val="28"/>
          <w:szCs w:val="28"/>
        </w:rPr>
        <w:t xml:space="preserve"> statement, but </w:t>
      </w:r>
      <w:r w:rsidR="002A29AA">
        <w:rPr>
          <w:rFonts w:ascii="Cambria" w:hAnsi="Cambria"/>
          <w:i/>
          <w:iCs/>
          <w:sz w:val="28"/>
          <w:szCs w:val="28"/>
        </w:rPr>
        <w:t xml:space="preserve">Jackson </w:t>
      </w:r>
      <w:r w:rsidR="005D15B3" w:rsidRPr="00FE518A">
        <w:rPr>
          <w:rFonts w:ascii="Cambria" w:hAnsi="Cambria"/>
          <w:i/>
          <w:iCs/>
          <w:sz w:val="28"/>
          <w:szCs w:val="28"/>
        </w:rPr>
        <w:t xml:space="preserve">Rayne was </w:t>
      </w:r>
      <w:r w:rsidR="002A29AA">
        <w:rPr>
          <w:rFonts w:ascii="Cambria" w:hAnsi="Cambria"/>
          <w:i/>
          <w:iCs/>
          <w:sz w:val="28"/>
          <w:szCs w:val="28"/>
        </w:rPr>
        <w:t xml:space="preserve">briefly </w:t>
      </w:r>
      <w:r w:rsidR="005D15B3" w:rsidRPr="00FE518A">
        <w:rPr>
          <w:rFonts w:ascii="Cambria" w:hAnsi="Cambria"/>
          <w:i/>
          <w:iCs/>
          <w:sz w:val="28"/>
          <w:szCs w:val="28"/>
        </w:rPr>
        <w:t>available for comment</w:t>
      </w:r>
      <w:ins w:id="6348" w:author="Daisy Watt" w:date="2026-06-21T21:06:00Z" w16du:dateUtc="2026-06-21T19:06:00Z">
        <w:r w:rsidR="00675783">
          <w:rPr>
            <w:rFonts w:ascii="Cambria" w:hAnsi="Cambria"/>
            <w:i/>
            <w:iCs/>
            <w:sz w:val="28"/>
            <w:szCs w:val="28"/>
          </w:rPr>
          <w:t>,</w:t>
        </w:r>
      </w:ins>
      <w:r w:rsidR="005D15B3" w:rsidRPr="00FE518A">
        <w:rPr>
          <w:rFonts w:ascii="Cambria" w:hAnsi="Cambria"/>
          <w:i/>
          <w:iCs/>
          <w:sz w:val="28"/>
          <w:szCs w:val="28"/>
        </w:rPr>
        <w:t xml:space="preserve"> this morning</w:t>
      </w:r>
      <w:r w:rsidR="00743311">
        <w:rPr>
          <w:rFonts w:ascii="Cambria" w:hAnsi="Cambria"/>
          <w:i/>
          <w:iCs/>
          <w:sz w:val="28"/>
          <w:szCs w:val="28"/>
        </w:rPr>
        <w:t>.  Understandably</w:t>
      </w:r>
      <w:r w:rsidR="00743311" w:rsidRPr="00743311">
        <w:rPr>
          <w:rFonts w:ascii="Cambria" w:hAnsi="Cambria"/>
          <w:i/>
          <w:iCs/>
          <w:sz w:val="28"/>
          <w:szCs w:val="28"/>
        </w:rPr>
        <w:t xml:space="preserve"> </w:t>
      </w:r>
      <w:r w:rsidR="00743311">
        <w:rPr>
          <w:rFonts w:ascii="Cambria" w:hAnsi="Cambria"/>
          <w:i/>
          <w:iCs/>
          <w:sz w:val="28"/>
          <w:szCs w:val="28"/>
        </w:rPr>
        <w:t xml:space="preserve">devastated, the </w:t>
      </w:r>
      <w:r w:rsidR="0005775E">
        <w:rPr>
          <w:rFonts w:ascii="Cambria" w:hAnsi="Cambria"/>
          <w:i/>
          <w:iCs/>
          <w:sz w:val="28"/>
          <w:szCs w:val="28"/>
        </w:rPr>
        <w:t xml:space="preserve">bestselling </w:t>
      </w:r>
      <w:r w:rsidR="00743311">
        <w:rPr>
          <w:rFonts w:ascii="Cambria" w:hAnsi="Cambria"/>
          <w:i/>
          <w:iCs/>
          <w:sz w:val="28"/>
          <w:szCs w:val="28"/>
        </w:rPr>
        <w:t>author said</w:t>
      </w:r>
      <w:r w:rsidR="00377EC5" w:rsidRPr="00FE518A">
        <w:rPr>
          <w:rFonts w:ascii="Cambria" w:hAnsi="Cambria"/>
          <w:i/>
          <w:iCs/>
          <w:sz w:val="28"/>
          <w:szCs w:val="28"/>
        </w:rPr>
        <w:t xml:space="preserve"> he’d never worked with such a ‘stand-up guy’ as Harris</w:t>
      </w:r>
      <w:r w:rsidR="002A29AA">
        <w:rPr>
          <w:rFonts w:ascii="Cambria" w:hAnsi="Cambria"/>
          <w:i/>
          <w:iCs/>
          <w:sz w:val="28"/>
          <w:szCs w:val="28"/>
        </w:rPr>
        <w:t>.’</w:t>
      </w:r>
    </w:p>
    <w:p w14:paraId="6596269D" w14:textId="73E5D43D" w:rsidR="002D4FFE" w:rsidRPr="00A00C86" w:rsidRDefault="002D4FFE" w:rsidP="00B718D6">
      <w:pPr>
        <w:spacing w:line="360" w:lineRule="auto"/>
        <w:ind w:firstLine="720"/>
        <w:contextualSpacing/>
        <w:rPr>
          <w:rFonts w:ascii="Cambria" w:hAnsi="Cambria"/>
          <w:sz w:val="28"/>
          <w:szCs w:val="28"/>
        </w:rPr>
      </w:pPr>
      <w:r w:rsidRPr="00A00C86">
        <w:rPr>
          <w:rFonts w:ascii="Cambria" w:hAnsi="Cambria"/>
          <w:sz w:val="28"/>
          <w:szCs w:val="28"/>
        </w:rPr>
        <w:t>Dex Harris – dead?</w:t>
      </w:r>
    </w:p>
    <w:p w14:paraId="57C90856" w14:textId="5A4A9297" w:rsidR="00044D1F" w:rsidRDefault="002D4FFE" w:rsidP="002965D8">
      <w:pPr>
        <w:spacing w:line="360" w:lineRule="auto"/>
        <w:ind w:firstLine="720"/>
        <w:contextualSpacing/>
        <w:rPr>
          <w:rFonts w:ascii="Cambria" w:hAnsi="Cambria"/>
          <w:sz w:val="28"/>
          <w:szCs w:val="28"/>
        </w:rPr>
      </w:pPr>
      <w:r w:rsidRPr="00262CD6">
        <w:rPr>
          <w:rFonts w:ascii="Cambria" w:hAnsi="Cambria"/>
          <w:sz w:val="28"/>
          <w:szCs w:val="28"/>
        </w:rPr>
        <w:t>No way</w:t>
      </w:r>
      <w:r w:rsidR="00B718D6" w:rsidRPr="00262CD6">
        <w:rPr>
          <w:rFonts w:ascii="Cambria" w:hAnsi="Cambria"/>
          <w:sz w:val="28"/>
          <w:szCs w:val="28"/>
        </w:rPr>
        <w:t xml:space="preserve"> could</w:t>
      </w:r>
      <w:r w:rsidR="00B718D6">
        <w:rPr>
          <w:rFonts w:ascii="Cambria" w:hAnsi="Cambria"/>
          <w:sz w:val="28"/>
          <w:szCs w:val="28"/>
        </w:rPr>
        <w:t xml:space="preserve"> that be true</w:t>
      </w:r>
      <w:r w:rsidR="0005775E">
        <w:rPr>
          <w:rFonts w:ascii="Cambria" w:hAnsi="Cambria"/>
          <w:sz w:val="28"/>
          <w:szCs w:val="28"/>
        </w:rPr>
        <w:t>, could it? C</w:t>
      </w:r>
      <w:r w:rsidR="001A3B53">
        <w:rPr>
          <w:rFonts w:ascii="Cambria" w:hAnsi="Cambria"/>
          <w:sz w:val="28"/>
          <w:szCs w:val="28"/>
        </w:rPr>
        <w:t>lara</w:t>
      </w:r>
      <w:r w:rsidR="00377EC5">
        <w:rPr>
          <w:rFonts w:ascii="Cambria" w:hAnsi="Cambria"/>
          <w:sz w:val="28"/>
          <w:szCs w:val="28"/>
        </w:rPr>
        <w:t xml:space="preserve"> realised her mouth was </w:t>
      </w:r>
      <w:del w:id="6349" w:author="Daisy Watt" w:date="2026-06-21T21:07:00Z" w16du:dateUtc="2026-06-21T19:07:00Z">
        <w:r w:rsidR="00377EC5">
          <w:rPr>
            <w:rFonts w:ascii="Cambria" w:hAnsi="Cambria"/>
            <w:sz w:val="28"/>
            <w:szCs w:val="28"/>
          </w:rPr>
          <w:delText>literally</w:delText>
        </w:r>
      </w:del>
      <w:ins w:id="6350" w:author="Daisy Watt" w:date="2026-06-21T21:07:00Z" w16du:dateUtc="2026-06-21T19:07:00Z">
        <w:r w:rsidR="00AC6079">
          <w:rPr>
            <w:rFonts w:ascii="Cambria" w:hAnsi="Cambria"/>
            <w:sz w:val="28"/>
            <w:szCs w:val="28"/>
          </w:rPr>
          <w:t>hanging</w:t>
        </w:r>
      </w:ins>
      <w:r w:rsidR="00377EC5">
        <w:rPr>
          <w:rFonts w:ascii="Cambria" w:hAnsi="Cambria"/>
          <w:sz w:val="28"/>
          <w:szCs w:val="28"/>
        </w:rPr>
        <w:t xml:space="preserve"> open</w:t>
      </w:r>
      <w:r w:rsidR="009C39B4">
        <w:rPr>
          <w:rFonts w:ascii="Cambria" w:hAnsi="Cambria"/>
          <w:sz w:val="28"/>
          <w:szCs w:val="28"/>
        </w:rPr>
        <w:t xml:space="preserve"> as she</w:t>
      </w:r>
      <w:r w:rsidR="00377EC5">
        <w:rPr>
          <w:rFonts w:ascii="Cambria" w:hAnsi="Cambria"/>
          <w:sz w:val="28"/>
          <w:szCs w:val="28"/>
        </w:rPr>
        <w:t xml:space="preserve"> sat</w:t>
      </w:r>
      <w:r w:rsidR="009C39B4">
        <w:rPr>
          <w:rFonts w:ascii="Cambria" w:hAnsi="Cambria"/>
          <w:sz w:val="28"/>
          <w:szCs w:val="28"/>
        </w:rPr>
        <w:t xml:space="preserve"> </w:t>
      </w:r>
      <w:r w:rsidR="00E70276">
        <w:rPr>
          <w:rFonts w:ascii="Cambria" w:hAnsi="Cambria"/>
          <w:sz w:val="28"/>
          <w:szCs w:val="28"/>
        </w:rPr>
        <w:t>down</w:t>
      </w:r>
      <w:r w:rsidR="00377EC5">
        <w:rPr>
          <w:rFonts w:ascii="Cambria" w:hAnsi="Cambria"/>
          <w:sz w:val="28"/>
          <w:szCs w:val="28"/>
        </w:rPr>
        <w:t xml:space="preserve"> </w:t>
      </w:r>
      <w:del w:id="6351" w:author="Claire S" w:date="2026-07-21T16:31:00Z" w16du:dateUtc="2026-07-21T15:31:00Z">
        <w:r w:rsidR="00377EC5" w:rsidDel="00425E8A">
          <w:rPr>
            <w:rFonts w:ascii="Cambria" w:hAnsi="Cambria"/>
            <w:sz w:val="28"/>
            <w:szCs w:val="28"/>
          </w:rPr>
          <w:delText>at the kitchen table</w:delText>
        </w:r>
        <w:r w:rsidR="00044D1F" w:rsidDel="00425E8A">
          <w:rPr>
            <w:rFonts w:ascii="Cambria" w:hAnsi="Cambria"/>
            <w:sz w:val="28"/>
            <w:szCs w:val="28"/>
          </w:rPr>
          <w:delText xml:space="preserve"> </w:delText>
        </w:r>
      </w:del>
      <w:commentRangeStart w:id="6352"/>
      <w:del w:id="6353" w:author="Claire S" w:date="2026-07-21T15:38:00Z" w16du:dateUtc="2026-07-21T14:38:00Z">
        <w:r w:rsidR="00044D1F" w:rsidDel="00262CD6">
          <w:rPr>
            <w:rFonts w:ascii="Cambria" w:hAnsi="Cambria"/>
            <w:sz w:val="28"/>
            <w:szCs w:val="28"/>
          </w:rPr>
          <w:delText>in a daze</w:delText>
        </w:r>
        <w:commentRangeEnd w:id="6352"/>
        <w:r w:rsidR="00B07B20" w:rsidDel="00262CD6">
          <w:rPr>
            <w:rStyle w:val="CommentReference"/>
            <w:rFonts w:ascii="Cambria" w:hAnsi="Cambria"/>
            <w:sz w:val="28"/>
            <w:szCs w:val="28"/>
          </w:rPr>
          <w:commentReference w:id="6352"/>
        </w:r>
      </w:del>
      <w:ins w:id="6354" w:author="Claire S" w:date="2026-07-21T15:38:00Z" w16du:dateUtc="2026-07-21T14:38:00Z">
        <w:r w:rsidR="00262CD6">
          <w:rPr>
            <w:rFonts w:ascii="Cambria" w:hAnsi="Cambria"/>
            <w:sz w:val="28"/>
            <w:szCs w:val="28"/>
          </w:rPr>
          <w:t>with a thump</w:t>
        </w:r>
      </w:ins>
      <w:r w:rsidR="00573810">
        <w:rPr>
          <w:rFonts w:ascii="Cambria" w:hAnsi="Cambria"/>
          <w:sz w:val="28"/>
          <w:szCs w:val="28"/>
        </w:rPr>
        <w:t xml:space="preserve">.  </w:t>
      </w:r>
    </w:p>
    <w:p w14:paraId="4E765BE5" w14:textId="7928AB4E" w:rsidR="002A29AA" w:rsidRDefault="00573810" w:rsidP="002965D8">
      <w:pPr>
        <w:spacing w:line="360" w:lineRule="auto"/>
        <w:ind w:firstLine="720"/>
        <w:contextualSpacing/>
        <w:rPr>
          <w:rFonts w:ascii="Cambria" w:hAnsi="Cambria"/>
          <w:sz w:val="28"/>
          <w:szCs w:val="28"/>
        </w:rPr>
      </w:pPr>
      <w:r>
        <w:rPr>
          <w:rFonts w:ascii="Cambria" w:hAnsi="Cambria"/>
          <w:sz w:val="28"/>
          <w:szCs w:val="28"/>
        </w:rPr>
        <w:t>After a minute, she</w:t>
      </w:r>
      <w:r w:rsidR="00CE4618">
        <w:rPr>
          <w:rFonts w:ascii="Cambria" w:hAnsi="Cambria"/>
          <w:sz w:val="28"/>
          <w:szCs w:val="28"/>
        </w:rPr>
        <w:t xml:space="preserve"> </w:t>
      </w:r>
      <w:r w:rsidR="00B718D6">
        <w:rPr>
          <w:rFonts w:ascii="Cambria" w:hAnsi="Cambria"/>
          <w:sz w:val="28"/>
          <w:szCs w:val="28"/>
        </w:rPr>
        <w:t>pulled her phone from her dressing</w:t>
      </w:r>
      <w:ins w:id="6355" w:author="Claire S" w:date="2026-07-21T15:38:00Z" w16du:dateUtc="2026-07-21T14:38:00Z">
        <w:r w:rsidR="00A87B89">
          <w:rPr>
            <w:rFonts w:ascii="Cambria" w:hAnsi="Cambria"/>
            <w:sz w:val="28"/>
            <w:szCs w:val="28"/>
          </w:rPr>
          <w:t>-</w:t>
        </w:r>
      </w:ins>
      <w:ins w:id="6356" w:author="Daisy Watt" w:date="2026-06-21T20:56:00Z" w16du:dateUtc="2026-06-21T18:56:00Z">
        <w:del w:id="6357" w:author="Claire S" w:date="2026-07-21T15:38:00Z" w16du:dateUtc="2026-07-21T14:38:00Z">
          <w:r w:rsidR="00B07B20" w:rsidDel="00A87B89">
            <w:rPr>
              <w:rFonts w:ascii="Cambria" w:hAnsi="Cambria"/>
              <w:sz w:val="28"/>
              <w:szCs w:val="28"/>
            </w:rPr>
            <w:delText xml:space="preserve"> </w:delText>
          </w:r>
        </w:del>
      </w:ins>
      <w:del w:id="6358" w:author="Daisy Watt" w:date="2026-06-21T20:56:00Z" w16du:dateUtc="2026-06-21T18:56:00Z">
        <w:r w:rsidR="00B718D6">
          <w:rPr>
            <w:rFonts w:ascii="Cambria" w:hAnsi="Cambria"/>
            <w:sz w:val="28"/>
            <w:szCs w:val="28"/>
          </w:rPr>
          <w:delText>-</w:delText>
        </w:r>
      </w:del>
      <w:r w:rsidR="00B718D6">
        <w:rPr>
          <w:rFonts w:ascii="Cambria" w:hAnsi="Cambria"/>
          <w:sz w:val="28"/>
          <w:szCs w:val="28"/>
        </w:rPr>
        <w:t>gown pocket.</w:t>
      </w:r>
      <w:r w:rsidR="002965D8">
        <w:rPr>
          <w:rFonts w:ascii="Cambria" w:hAnsi="Cambria"/>
          <w:sz w:val="28"/>
          <w:szCs w:val="28"/>
        </w:rPr>
        <w:t xml:space="preserve"> </w:t>
      </w:r>
    </w:p>
    <w:p w14:paraId="77EDD753" w14:textId="259A121C" w:rsidR="002D4FFE" w:rsidRDefault="00894472" w:rsidP="00044D1F">
      <w:pPr>
        <w:spacing w:line="360" w:lineRule="auto"/>
        <w:contextualSpacing/>
        <w:rPr>
          <w:rFonts w:ascii="Cambria" w:hAnsi="Cambria"/>
          <w:sz w:val="28"/>
          <w:szCs w:val="28"/>
        </w:rPr>
      </w:pPr>
      <w:r>
        <w:rPr>
          <w:rFonts w:ascii="Cambria" w:hAnsi="Cambria"/>
          <w:sz w:val="28"/>
          <w:szCs w:val="28"/>
        </w:rPr>
        <w:t xml:space="preserve">But Violet’s phone </w:t>
      </w:r>
      <w:r w:rsidR="00510127">
        <w:rPr>
          <w:rFonts w:ascii="Cambria" w:hAnsi="Cambria"/>
          <w:sz w:val="28"/>
          <w:szCs w:val="28"/>
        </w:rPr>
        <w:t>went straight to voicemail</w:t>
      </w:r>
      <w:r w:rsidR="00AC2376">
        <w:rPr>
          <w:rFonts w:ascii="Cambria" w:hAnsi="Cambria"/>
          <w:sz w:val="28"/>
          <w:szCs w:val="28"/>
        </w:rPr>
        <w:t xml:space="preserve">; </w:t>
      </w:r>
      <w:ins w:id="6359" w:author="Claire S" w:date="2026-07-21T16:31:00Z" w16du:dateUtc="2026-07-21T15:31:00Z">
        <w:r w:rsidR="00D87006">
          <w:rPr>
            <w:rFonts w:ascii="Cambria" w:hAnsi="Cambria"/>
            <w:sz w:val="28"/>
            <w:szCs w:val="28"/>
          </w:rPr>
          <w:t xml:space="preserve">no doubt </w:t>
        </w:r>
      </w:ins>
      <w:r w:rsidR="009C39B4">
        <w:rPr>
          <w:rFonts w:ascii="Cambria" w:hAnsi="Cambria"/>
          <w:sz w:val="28"/>
          <w:szCs w:val="28"/>
        </w:rPr>
        <w:t>Violet would be asleep</w:t>
      </w:r>
      <w:ins w:id="6360" w:author="Claire S" w:date="2026-07-21T16:31:00Z" w16du:dateUtc="2026-07-21T15:31:00Z">
        <w:r w:rsidR="00D87006">
          <w:rPr>
            <w:rFonts w:ascii="Cambria" w:hAnsi="Cambria"/>
            <w:sz w:val="28"/>
            <w:szCs w:val="28"/>
          </w:rPr>
          <w:t xml:space="preserve">, </w:t>
        </w:r>
      </w:ins>
      <w:del w:id="6361" w:author="Claire S" w:date="2026-07-21T16:31:00Z" w16du:dateUtc="2026-07-21T15:31:00Z">
        <w:r w:rsidR="009C39B4" w:rsidDel="00D87006">
          <w:rPr>
            <w:rFonts w:ascii="Cambria" w:hAnsi="Cambria"/>
            <w:sz w:val="28"/>
            <w:szCs w:val="28"/>
          </w:rPr>
          <w:delText xml:space="preserve"> at home, </w:delText>
        </w:r>
      </w:del>
      <w:ins w:id="6362" w:author="Daisy Watt" w:date="2026-06-21T21:07:00Z" w16du:dateUtc="2026-06-21T19:07:00Z">
        <w:del w:id="6363" w:author="Claire S" w:date="2026-07-21T16:31:00Z" w16du:dateUtc="2026-07-21T15:31:00Z">
          <w:r w:rsidR="00AC6079" w:rsidDel="00D87006">
            <w:rPr>
              <w:rFonts w:ascii="Cambria" w:hAnsi="Cambria"/>
              <w:sz w:val="28"/>
              <w:szCs w:val="28"/>
            </w:rPr>
            <w:delText xml:space="preserve">or </w:delText>
          </w:r>
        </w:del>
      </w:ins>
      <w:r w:rsidR="00573810">
        <w:rPr>
          <w:rFonts w:ascii="Cambria" w:hAnsi="Cambria"/>
          <w:sz w:val="28"/>
          <w:szCs w:val="28"/>
        </w:rPr>
        <w:t xml:space="preserve">horribly </w:t>
      </w:r>
      <w:r w:rsidR="00AC2376">
        <w:rPr>
          <w:rFonts w:ascii="Cambria" w:hAnsi="Cambria"/>
          <w:sz w:val="28"/>
          <w:szCs w:val="28"/>
        </w:rPr>
        <w:t xml:space="preserve">hungover, </w:t>
      </w:r>
      <w:del w:id="6364" w:author="Daisy Watt" w:date="2026-06-21T21:07:00Z" w16du:dateUtc="2026-06-21T19:07:00Z">
        <w:r w:rsidR="00AC2376">
          <w:rPr>
            <w:rFonts w:ascii="Cambria" w:hAnsi="Cambria"/>
            <w:sz w:val="28"/>
            <w:szCs w:val="28"/>
          </w:rPr>
          <w:delText>no doubt</w:delText>
        </w:r>
        <w:r w:rsidR="00573810">
          <w:rPr>
            <w:rFonts w:ascii="Cambria" w:hAnsi="Cambria"/>
            <w:sz w:val="28"/>
            <w:szCs w:val="28"/>
          </w:rPr>
          <w:delText xml:space="preserve">, </w:delText>
        </w:r>
      </w:del>
      <w:r w:rsidR="00573810">
        <w:rPr>
          <w:rFonts w:ascii="Cambria" w:hAnsi="Cambria"/>
          <w:sz w:val="28"/>
          <w:szCs w:val="28"/>
        </w:rPr>
        <w:t xml:space="preserve">if the </w:t>
      </w:r>
      <w:r w:rsidR="002F2CE6">
        <w:rPr>
          <w:rFonts w:ascii="Cambria" w:hAnsi="Cambria"/>
          <w:sz w:val="28"/>
          <w:szCs w:val="28"/>
        </w:rPr>
        <w:t>number</w:t>
      </w:r>
      <w:r w:rsidR="00573810">
        <w:rPr>
          <w:rFonts w:ascii="Cambria" w:hAnsi="Cambria"/>
          <w:sz w:val="28"/>
          <w:szCs w:val="28"/>
        </w:rPr>
        <w:t xml:space="preserve"> of bottles on the Langley table</w:t>
      </w:r>
      <w:r w:rsidR="00E70276">
        <w:rPr>
          <w:rFonts w:ascii="Cambria" w:hAnsi="Cambria"/>
          <w:sz w:val="28"/>
          <w:szCs w:val="28"/>
        </w:rPr>
        <w:t xml:space="preserve"> </w:t>
      </w:r>
      <w:r w:rsidR="00F021B6">
        <w:rPr>
          <w:rFonts w:ascii="Cambria" w:hAnsi="Cambria"/>
          <w:sz w:val="28"/>
          <w:szCs w:val="28"/>
        </w:rPr>
        <w:t>last night</w:t>
      </w:r>
      <w:r w:rsidR="00573810">
        <w:rPr>
          <w:rFonts w:ascii="Cambria" w:hAnsi="Cambria"/>
          <w:sz w:val="28"/>
          <w:szCs w:val="28"/>
        </w:rPr>
        <w:t xml:space="preserve"> w</w:t>
      </w:r>
      <w:ins w:id="6365" w:author="Daisy Watt" w:date="2026-06-21T21:07:00Z" w16du:dateUtc="2026-06-21T19:07:00Z">
        <w:r w:rsidR="00AC6079">
          <w:rPr>
            <w:rFonts w:ascii="Cambria" w:hAnsi="Cambria"/>
            <w:sz w:val="28"/>
            <w:szCs w:val="28"/>
          </w:rPr>
          <w:t>as</w:t>
        </w:r>
      </w:ins>
      <w:del w:id="6366" w:author="Daisy Watt" w:date="2026-06-21T21:07:00Z" w16du:dateUtc="2026-06-21T19:07:00Z">
        <w:r w:rsidR="00573810" w:rsidDel="00AC6079">
          <w:rPr>
            <w:rFonts w:ascii="Cambria" w:hAnsi="Cambria"/>
            <w:sz w:val="28"/>
            <w:szCs w:val="28"/>
          </w:rPr>
          <w:delText>ere</w:delText>
        </w:r>
      </w:del>
      <w:r w:rsidR="00573810">
        <w:rPr>
          <w:rFonts w:ascii="Cambria" w:hAnsi="Cambria"/>
          <w:sz w:val="28"/>
          <w:szCs w:val="28"/>
        </w:rPr>
        <w:t xml:space="preserve"> anything to go by.</w:t>
      </w:r>
    </w:p>
    <w:p w14:paraId="4E68698F" w14:textId="6D57FD11" w:rsidR="00185F87" w:rsidRDefault="00F021B6" w:rsidP="00CE4618">
      <w:pPr>
        <w:spacing w:line="360" w:lineRule="auto"/>
        <w:ind w:firstLine="720"/>
        <w:contextualSpacing/>
        <w:rPr>
          <w:rFonts w:ascii="Cambria" w:hAnsi="Cambria"/>
          <w:sz w:val="28"/>
          <w:szCs w:val="28"/>
        </w:rPr>
      </w:pPr>
      <w:r>
        <w:rPr>
          <w:rFonts w:ascii="Cambria" w:hAnsi="Cambria"/>
          <w:sz w:val="28"/>
          <w:szCs w:val="28"/>
        </w:rPr>
        <w:t>Still</w:t>
      </w:r>
      <w:r w:rsidR="00235878">
        <w:rPr>
          <w:rFonts w:ascii="Cambria" w:hAnsi="Cambria"/>
          <w:sz w:val="28"/>
          <w:szCs w:val="28"/>
        </w:rPr>
        <w:t xml:space="preserve"> shocked</w:t>
      </w:r>
      <w:r>
        <w:rPr>
          <w:rFonts w:ascii="Cambria" w:hAnsi="Cambria"/>
          <w:sz w:val="28"/>
          <w:szCs w:val="28"/>
        </w:rPr>
        <w:t xml:space="preserve">, </w:t>
      </w:r>
      <w:r w:rsidR="002965D8">
        <w:rPr>
          <w:rFonts w:ascii="Cambria" w:hAnsi="Cambria"/>
          <w:sz w:val="28"/>
          <w:szCs w:val="28"/>
        </w:rPr>
        <w:t>Clara</w:t>
      </w:r>
      <w:r w:rsidR="00CE4618">
        <w:rPr>
          <w:rFonts w:ascii="Cambria" w:hAnsi="Cambria"/>
          <w:sz w:val="28"/>
          <w:szCs w:val="28"/>
        </w:rPr>
        <w:t xml:space="preserve"> </w:t>
      </w:r>
      <w:del w:id="6367" w:author="Claire S" w:date="2026-07-21T15:38:00Z" w16du:dateUtc="2026-07-21T14:38:00Z">
        <w:r w:rsidDel="00A87B89">
          <w:rPr>
            <w:rFonts w:ascii="Cambria" w:hAnsi="Cambria"/>
            <w:sz w:val="28"/>
            <w:szCs w:val="28"/>
          </w:rPr>
          <w:delText xml:space="preserve">stood up to </w:delText>
        </w:r>
      </w:del>
      <w:r>
        <w:rPr>
          <w:rFonts w:ascii="Cambria" w:hAnsi="Cambria"/>
          <w:sz w:val="28"/>
          <w:szCs w:val="28"/>
        </w:rPr>
        <w:t>turn</w:t>
      </w:r>
      <w:ins w:id="6368" w:author="Claire S" w:date="2026-07-21T15:38:00Z" w16du:dateUtc="2026-07-21T14:38:00Z">
        <w:r w:rsidR="00A87B89">
          <w:rPr>
            <w:rFonts w:ascii="Cambria" w:hAnsi="Cambria"/>
            <w:sz w:val="28"/>
            <w:szCs w:val="28"/>
          </w:rPr>
          <w:t>ed</w:t>
        </w:r>
      </w:ins>
      <w:r>
        <w:rPr>
          <w:rFonts w:ascii="Cambria" w:hAnsi="Cambria"/>
          <w:sz w:val="28"/>
          <w:szCs w:val="28"/>
        </w:rPr>
        <w:t xml:space="preserve"> the </w:t>
      </w:r>
      <w:commentRangeStart w:id="6369"/>
      <w:del w:id="6370" w:author="Claire S" w:date="2026-07-21T15:38:00Z" w16du:dateUtc="2026-07-21T14:38:00Z">
        <w:r w:rsidDel="00A87B89">
          <w:rPr>
            <w:rFonts w:ascii="Cambria" w:hAnsi="Cambria"/>
            <w:sz w:val="28"/>
            <w:szCs w:val="28"/>
          </w:rPr>
          <w:delText xml:space="preserve">breezy pop </w:delText>
        </w:r>
        <w:r w:rsidR="00CB2048" w:rsidDel="00A87B89">
          <w:rPr>
            <w:rFonts w:ascii="Cambria" w:hAnsi="Cambria"/>
            <w:sz w:val="28"/>
            <w:szCs w:val="28"/>
          </w:rPr>
          <w:delText>music</w:delText>
        </w:r>
        <w:commentRangeEnd w:id="6369"/>
        <w:r w:rsidR="00B07B20" w:rsidDel="00A87B89">
          <w:rPr>
            <w:rStyle w:val="CommentReference"/>
            <w:rFonts w:ascii="Cambria" w:hAnsi="Cambria"/>
            <w:sz w:val="28"/>
            <w:szCs w:val="28"/>
          </w:rPr>
          <w:commentReference w:id="6369"/>
        </w:r>
      </w:del>
      <w:ins w:id="6371" w:author="Claire S" w:date="2026-07-21T15:38:00Z" w16du:dateUtc="2026-07-21T14:38:00Z">
        <w:r w:rsidR="00A87B89">
          <w:rPr>
            <w:rFonts w:ascii="Cambria" w:hAnsi="Cambria"/>
            <w:sz w:val="28"/>
            <w:szCs w:val="28"/>
          </w:rPr>
          <w:t>radio</w:t>
        </w:r>
      </w:ins>
      <w:r w:rsidR="00CB2048">
        <w:rPr>
          <w:rFonts w:ascii="Cambria" w:hAnsi="Cambria"/>
          <w:sz w:val="28"/>
          <w:szCs w:val="28"/>
        </w:rPr>
        <w:t xml:space="preserve"> </w:t>
      </w:r>
      <w:r>
        <w:rPr>
          <w:rFonts w:ascii="Cambria" w:hAnsi="Cambria"/>
          <w:sz w:val="28"/>
          <w:szCs w:val="28"/>
        </w:rPr>
        <w:t xml:space="preserve">off as </w:t>
      </w:r>
      <w:r w:rsidR="002965D8">
        <w:rPr>
          <w:rFonts w:ascii="Cambria" w:hAnsi="Cambria"/>
          <w:sz w:val="28"/>
          <w:szCs w:val="28"/>
        </w:rPr>
        <w:t>her</w:t>
      </w:r>
      <w:r w:rsidR="00377EC5">
        <w:rPr>
          <w:rFonts w:ascii="Cambria" w:hAnsi="Cambria"/>
          <w:sz w:val="28"/>
          <w:szCs w:val="28"/>
        </w:rPr>
        <w:t xml:space="preserve"> work WhatsApp group started pinging.</w:t>
      </w:r>
    </w:p>
    <w:p w14:paraId="62F1D485" w14:textId="776BBE48" w:rsidR="00AC2376" w:rsidRPr="00494652" w:rsidRDefault="00AC2376" w:rsidP="00C05D8A">
      <w:pPr>
        <w:spacing w:line="360" w:lineRule="auto"/>
        <w:ind w:firstLine="720"/>
        <w:contextualSpacing/>
        <w:rPr>
          <w:rFonts w:ascii="Cambria" w:hAnsi="Cambria"/>
          <w:b/>
          <w:bCs/>
          <w:sz w:val="28"/>
          <w:szCs w:val="28"/>
          <w:rPrChange w:id="6372" w:author="Claire S" w:date="2026-07-21T15:40:00Z" w16du:dateUtc="2026-07-21T14:40:00Z">
            <w:rPr>
              <w:rFonts w:ascii="Cambria" w:hAnsi="Cambria"/>
              <w:sz w:val="28"/>
              <w:szCs w:val="28"/>
            </w:rPr>
          </w:rPrChange>
        </w:rPr>
      </w:pPr>
      <w:del w:id="6373" w:author="Claire S" w:date="2026-07-21T15:40:00Z" w16du:dateUtc="2026-07-21T14:40:00Z">
        <w:r w:rsidDel="00494652">
          <w:rPr>
            <w:rFonts w:ascii="Cambria" w:hAnsi="Cambria"/>
            <w:sz w:val="28"/>
            <w:szCs w:val="28"/>
          </w:rPr>
          <w:delText>‘</w:delText>
        </w:r>
      </w:del>
      <w:commentRangeStart w:id="6374"/>
      <w:r w:rsidRPr="00A87B89">
        <w:rPr>
          <w:rFonts w:ascii="Cambria" w:hAnsi="Cambria"/>
          <w:b/>
          <w:bCs/>
          <w:i/>
          <w:iCs/>
          <w:sz w:val="28"/>
          <w:szCs w:val="28"/>
          <w:rPrChange w:id="6375" w:author="Claire S" w:date="2026-07-21T15:39:00Z" w16du:dateUtc="2026-07-21T14:39:00Z">
            <w:rPr>
              <w:rFonts w:ascii="Cambria" w:hAnsi="Cambria"/>
              <w:i/>
              <w:iCs/>
              <w:sz w:val="28"/>
              <w:szCs w:val="28"/>
            </w:rPr>
          </w:rPrChange>
        </w:rPr>
        <w:t>WT</w:t>
      </w:r>
      <w:commentRangeEnd w:id="6374"/>
      <w:r w:rsidR="00A42EA0" w:rsidRPr="00A87B89">
        <w:rPr>
          <w:rStyle w:val="CommentReference"/>
          <w:rFonts w:ascii="Cambria" w:hAnsi="Cambria"/>
          <w:b/>
          <w:bCs/>
          <w:i/>
          <w:iCs/>
          <w:sz w:val="28"/>
          <w:szCs w:val="28"/>
          <w:rPrChange w:id="6376" w:author="Claire S" w:date="2026-07-21T15:39:00Z" w16du:dateUtc="2026-07-21T14:39:00Z">
            <w:rPr>
              <w:rStyle w:val="CommentReference"/>
              <w:rFonts w:ascii="Cambria" w:hAnsi="Cambria"/>
              <w:i/>
              <w:iCs/>
              <w:sz w:val="28"/>
              <w:szCs w:val="28"/>
            </w:rPr>
          </w:rPrChange>
        </w:rPr>
        <w:commentReference w:id="6374"/>
      </w:r>
      <w:r w:rsidRPr="00A87B89">
        <w:rPr>
          <w:rFonts w:ascii="Cambria" w:hAnsi="Cambria"/>
          <w:b/>
          <w:bCs/>
          <w:i/>
          <w:iCs/>
          <w:sz w:val="28"/>
          <w:szCs w:val="28"/>
          <w:rPrChange w:id="6377" w:author="Claire S" w:date="2026-07-21T15:39:00Z" w16du:dateUtc="2026-07-21T14:39:00Z">
            <w:rPr>
              <w:rFonts w:ascii="Cambria" w:hAnsi="Cambria"/>
              <w:i/>
              <w:iCs/>
              <w:sz w:val="28"/>
              <w:szCs w:val="28"/>
            </w:rPr>
          </w:rPrChange>
        </w:rPr>
        <w:t xml:space="preserve"> actual F</w:t>
      </w:r>
      <w:r w:rsidRPr="00494652">
        <w:rPr>
          <w:rFonts w:ascii="Cambria" w:hAnsi="Cambria"/>
          <w:b/>
          <w:bCs/>
          <w:i/>
          <w:iCs/>
          <w:sz w:val="28"/>
          <w:szCs w:val="28"/>
          <w:rPrChange w:id="6378" w:author="Claire S" w:date="2026-07-21T15:40:00Z" w16du:dateUtc="2026-07-21T14:40:00Z">
            <w:rPr>
              <w:rFonts w:ascii="Cambria" w:hAnsi="Cambria"/>
              <w:i/>
              <w:iCs/>
              <w:sz w:val="28"/>
              <w:szCs w:val="28"/>
            </w:rPr>
          </w:rPrChange>
        </w:rPr>
        <w:t>?</w:t>
      </w:r>
      <w:ins w:id="6379" w:author="Claire S" w:date="2026-07-21T15:40:00Z" w16du:dateUtc="2026-07-21T14:40:00Z">
        <w:r w:rsidR="00494652">
          <w:rPr>
            <w:rFonts w:ascii="Cambria" w:hAnsi="Cambria"/>
            <w:sz w:val="28"/>
            <w:szCs w:val="28"/>
          </w:rPr>
          <w:t xml:space="preserve"> </w:t>
        </w:r>
      </w:ins>
      <w:del w:id="6380" w:author="Claire S" w:date="2026-07-21T15:40:00Z" w16du:dateUtc="2026-07-21T14:40:00Z">
        <w:r w:rsidRPr="00494652" w:rsidDel="00494652">
          <w:rPr>
            <w:rFonts w:ascii="Cambria" w:hAnsi="Cambria"/>
            <w:b/>
            <w:bCs/>
            <w:sz w:val="28"/>
            <w:szCs w:val="28"/>
            <w:rPrChange w:id="6381" w:author="Claire S" w:date="2026-07-21T15:40:00Z" w16du:dateUtc="2026-07-21T14:40:00Z">
              <w:rPr>
                <w:rFonts w:ascii="Cambria" w:hAnsi="Cambria"/>
                <w:sz w:val="28"/>
                <w:szCs w:val="28"/>
              </w:rPr>
            </w:rPrChange>
          </w:rPr>
          <w:delText>’</w:delText>
        </w:r>
        <w:r w:rsidDel="00494652">
          <w:rPr>
            <w:rFonts w:ascii="Cambria" w:hAnsi="Cambria"/>
            <w:sz w:val="28"/>
            <w:szCs w:val="28"/>
          </w:rPr>
          <w:delText xml:space="preserve"> </w:delText>
        </w:r>
      </w:del>
      <w:r>
        <w:rPr>
          <w:rFonts w:ascii="Cambria" w:hAnsi="Cambria"/>
          <w:sz w:val="28"/>
          <w:szCs w:val="28"/>
        </w:rPr>
        <w:t xml:space="preserve">Ruth Langley’s PA </w:t>
      </w:r>
      <w:r w:rsidR="00B407C1">
        <w:rPr>
          <w:rFonts w:ascii="Cambria" w:hAnsi="Cambria"/>
          <w:sz w:val="28"/>
          <w:szCs w:val="28"/>
        </w:rPr>
        <w:t xml:space="preserve">Maude </w:t>
      </w:r>
      <w:r>
        <w:rPr>
          <w:rFonts w:ascii="Cambria" w:hAnsi="Cambria"/>
          <w:sz w:val="28"/>
          <w:szCs w:val="28"/>
        </w:rPr>
        <w:t>was first</w:t>
      </w:r>
      <w:del w:id="6382" w:author="Daisy Watt" w:date="2026-06-21T20:58:00Z" w16du:dateUtc="2026-06-21T18:58:00Z">
        <w:r w:rsidR="00B407C1">
          <w:rPr>
            <w:rFonts w:ascii="Cambria" w:hAnsi="Cambria"/>
            <w:sz w:val="28"/>
            <w:szCs w:val="28"/>
          </w:rPr>
          <w:delText xml:space="preserve">; </w:delText>
        </w:r>
        <w:commentRangeStart w:id="6383"/>
        <w:r w:rsidR="00B407C1">
          <w:rPr>
            <w:rFonts w:ascii="Cambria" w:hAnsi="Cambria"/>
            <w:sz w:val="28"/>
            <w:szCs w:val="28"/>
          </w:rPr>
          <w:delText xml:space="preserve">a </w:delText>
        </w:r>
        <w:r w:rsidR="00E70276">
          <w:rPr>
            <w:rFonts w:ascii="Cambria" w:hAnsi="Cambria"/>
            <w:sz w:val="28"/>
            <w:szCs w:val="28"/>
          </w:rPr>
          <w:delText xml:space="preserve">glacial </w:delText>
        </w:r>
      </w:del>
      <w:ins w:id="6384" w:author="Claire S" w:date="2026-05-07T14:26:00Z" w16du:dateUtc="2026-05-07T13:26:00Z">
        <w:del w:id="6385" w:author="Daisy Watt" w:date="2026-06-21T20:58:00Z" w16du:dateUtc="2026-06-21T18:58:00Z">
          <w:r w:rsidR="008932C2">
            <w:rPr>
              <w:rFonts w:ascii="Cambria" w:hAnsi="Cambria"/>
              <w:sz w:val="28"/>
              <w:szCs w:val="28"/>
            </w:rPr>
            <w:delText xml:space="preserve">self-composed </w:delText>
          </w:r>
        </w:del>
      </w:ins>
      <w:del w:id="6386" w:author="Daisy Watt" w:date="2026-06-21T20:58:00Z" w16du:dateUtc="2026-06-21T18:58:00Z">
        <w:r w:rsidR="00B407C1">
          <w:rPr>
            <w:rFonts w:ascii="Cambria" w:hAnsi="Cambria"/>
            <w:sz w:val="28"/>
            <w:szCs w:val="28"/>
          </w:rPr>
          <w:delText xml:space="preserve">young woman Clara </w:delText>
        </w:r>
        <w:commentRangeStart w:id="6387"/>
        <w:r w:rsidR="00B407C1">
          <w:rPr>
            <w:rFonts w:ascii="Cambria" w:hAnsi="Cambria"/>
            <w:sz w:val="28"/>
            <w:szCs w:val="28"/>
          </w:rPr>
          <w:delText>personally</w:delText>
        </w:r>
      </w:del>
      <w:commentRangeEnd w:id="6387"/>
      <w:r w:rsidR="00A42EA0">
        <w:rPr>
          <w:rStyle w:val="CommentReference"/>
          <w:rFonts w:ascii="Cambria" w:hAnsi="Cambria"/>
          <w:sz w:val="28"/>
          <w:szCs w:val="28"/>
        </w:rPr>
        <w:commentReference w:id="6387"/>
      </w:r>
      <w:del w:id="6388" w:author="Daisy Watt" w:date="2026-06-21T20:58:00Z" w16du:dateUtc="2026-06-21T18:58:00Z">
        <w:r w:rsidR="00B407C1">
          <w:rPr>
            <w:rFonts w:ascii="Cambria" w:hAnsi="Cambria"/>
            <w:sz w:val="28"/>
            <w:szCs w:val="28"/>
          </w:rPr>
          <w:delText xml:space="preserve"> found almost as terrifying as her big boss Ruth</w:delText>
        </w:r>
        <w:commentRangeEnd w:id="6383"/>
        <w:r w:rsidR="00FC58F6">
          <w:rPr>
            <w:rStyle w:val="CommentReference"/>
            <w:rFonts w:ascii="Cambria" w:hAnsi="Cambria"/>
            <w:sz w:val="28"/>
            <w:szCs w:val="28"/>
          </w:rPr>
          <w:commentReference w:id="6383"/>
        </w:r>
      </w:del>
      <w:r>
        <w:rPr>
          <w:rFonts w:ascii="Cambria" w:hAnsi="Cambria"/>
          <w:sz w:val="28"/>
          <w:szCs w:val="28"/>
        </w:rPr>
        <w:t>.</w:t>
      </w:r>
      <w:r w:rsidR="001E0387">
        <w:rPr>
          <w:rFonts w:ascii="Cambria" w:hAnsi="Cambria"/>
          <w:sz w:val="28"/>
          <w:szCs w:val="28"/>
        </w:rPr>
        <w:t xml:space="preserve"> </w:t>
      </w:r>
      <w:del w:id="6389" w:author="Claire S" w:date="2026-07-21T15:40:00Z" w16du:dateUtc="2026-07-21T14:40:00Z">
        <w:r w:rsidR="001E0387" w:rsidDel="00494652">
          <w:rPr>
            <w:rFonts w:ascii="Cambria" w:hAnsi="Cambria"/>
            <w:sz w:val="28"/>
            <w:szCs w:val="28"/>
          </w:rPr>
          <w:delText>‘</w:delText>
        </w:r>
      </w:del>
      <w:r w:rsidR="001E0387" w:rsidRPr="00494652">
        <w:rPr>
          <w:rFonts w:ascii="Cambria" w:hAnsi="Cambria"/>
          <w:b/>
          <w:bCs/>
          <w:i/>
          <w:iCs/>
          <w:sz w:val="28"/>
          <w:szCs w:val="28"/>
          <w:rPrChange w:id="6390" w:author="Claire S" w:date="2026-07-21T15:40:00Z" w16du:dateUtc="2026-07-21T14:40:00Z">
            <w:rPr>
              <w:rFonts w:ascii="Cambria" w:hAnsi="Cambria"/>
              <w:i/>
              <w:iCs/>
              <w:sz w:val="28"/>
              <w:szCs w:val="28"/>
            </w:rPr>
          </w:rPrChange>
        </w:rPr>
        <w:t>Have you heard the news</w:t>
      </w:r>
      <w:r w:rsidR="001E0387" w:rsidRPr="00494652">
        <w:rPr>
          <w:rFonts w:ascii="Cambria" w:hAnsi="Cambria"/>
          <w:b/>
          <w:bCs/>
          <w:sz w:val="28"/>
          <w:szCs w:val="28"/>
          <w:rPrChange w:id="6391" w:author="Claire S" w:date="2026-07-21T15:40:00Z" w16du:dateUtc="2026-07-21T14:40:00Z">
            <w:rPr>
              <w:rFonts w:ascii="Cambria" w:hAnsi="Cambria"/>
              <w:sz w:val="28"/>
              <w:szCs w:val="28"/>
            </w:rPr>
          </w:rPrChange>
        </w:rPr>
        <w:t>?</w:t>
      </w:r>
      <w:del w:id="6392" w:author="Claire S" w:date="2026-07-21T15:40:00Z" w16du:dateUtc="2026-07-21T14:40:00Z">
        <w:r w:rsidR="001E0387" w:rsidRPr="00494652" w:rsidDel="00494652">
          <w:rPr>
            <w:rFonts w:ascii="Cambria" w:hAnsi="Cambria"/>
            <w:b/>
            <w:bCs/>
            <w:sz w:val="28"/>
            <w:szCs w:val="28"/>
            <w:rPrChange w:id="6393" w:author="Claire S" w:date="2026-07-21T15:40:00Z" w16du:dateUtc="2026-07-21T14:40:00Z">
              <w:rPr>
                <w:rFonts w:ascii="Cambria" w:hAnsi="Cambria"/>
                <w:sz w:val="28"/>
                <w:szCs w:val="28"/>
              </w:rPr>
            </w:rPrChange>
          </w:rPr>
          <w:delText>’</w:delText>
        </w:r>
      </w:del>
    </w:p>
    <w:p w14:paraId="529C19B8" w14:textId="2ECCDF4C" w:rsidR="00CE4618" w:rsidRDefault="0020340B" w:rsidP="00C05D8A">
      <w:pPr>
        <w:spacing w:line="360" w:lineRule="auto"/>
        <w:ind w:firstLine="720"/>
        <w:contextualSpacing/>
        <w:rPr>
          <w:rFonts w:ascii="Cambria" w:hAnsi="Cambria"/>
          <w:sz w:val="28"/>
          <w:szCs w:val="28"/>
        </w:rPr>
      </w:pPr>
      <w:del w:id="6394" w:author="Claire S" w:date="2026-07-21T15:40:00Z" w16du:dateUtc="2026-07-21T14:40:00Z">
        <w:r w:rsidRPr="00A87B89" w:rsidDel="00494652">
          <w:rPr>
            <w:rFonts w:ascii="Cambria" w:hAnsi="Cambria"/>
            <w:b/>
            <w:bCs/>
            <w:sz w:val="28"/>
            <w:szCs w:val="28"/>
            <w:rPrChange w:id="6395" w:author="Claire S" w:date="2026-07-21T15:39:00Z" w16du:dateUtc="2026-07-21T14:39:00Z">
              <w:rPr>
                <w:rFonts w:ascii="Cambria" w:hAnsi="Cambria"/>
                <w:sz w:val="28"/>
                <w:szCs w:val="28"/>
              </w:rPr>
            </w:rPrChange>
          </w:rPr>
          <w:delText>‘</w:delText>
        </w:r>
      </w:del>
      <w:r w:rsidRPr="00A87B89">
        <w:rPr>
          <w:rFonts w:ascii="Cambria" w:hAnsi="Cambria"/>
          <w:b/>
          <w:bCs/>
          <w:i/>
          <w:iCs/>
          <w:sz w:val="28"/>
          <w:szCs w:val="28"/>
          <w:rPrChange w:id="6396" w:author="Claire S" w:date="2026-07-21T15:39:00Z" w16du:dateUtc="2026-07-21T14:39:00Z">
            <w:rPr>
              <w:rFonts w:ascii="Cambria" w:hAnsi="Cambria"/>
              <w:i/>
              <w:iCs/>
              <w:sz w:val="28"/>
              <w:szCs w:val="28"/>
            </w:rPr>
          </w:rPrChange>
        </w:rPr>
        <w:t>Fake news, surely</w:t>
      </w:r>
      <w:del w:id="6397" w:author="Claire S" w:date="2026-07-21T15:40:00Z" w16du:dateUtc="2026-07-21T14:40:00Z">
        <w:r w:rsidRPr="00494652" w:rsidDel="00494652">
          <w:rPr>
            <w:rFonts w:ascii="Cambria" w:hAnsi="Cambria"/>
            <w:b/>
            <w:bCs/>
            <w:sz w:val="28"/>
            <w:szCs w:val="28"/>
            <w:rPrChange w:id="6398" w:author="Claire S" w:date="2026-07-21T15:40:00Z" w16du:dateUtc="2026-07-21T14:40:00Z">
              <w:rPr>
                <w:rFonts w:ascii="Cambria" w:hAnsi="Cambria"/>
                <w:sz w:val="28"/>
                <w:szCs w:val="28"/>
              </w:rPr>
            </w:rPrChange>
          </w:rPr>
          <w:delText>,’</w:delText>
        </w:r>
      </w:del>
      <w:ins w:id="6399" w:author="Claire S" w:date="2026-07-21T15:40:00Z" w16du:dateUtc="2026-07-21T14:40:00Z">
        <w:r w:rsidR="00494652" w:rsidRPr="00494652">
          <w:rPr>
            <w:rFonts w:ascii="Cambria" w:hAnsi="Cambria"/>
            <w:b/>
            <w:bCs/>
            <w:sz w:val="28"/>
            <w:szCs w:val="28"/>
            <w:rPrChange w:id="6400" w:author="Claire S" w:date="2026-07-21T15:40:00Z" w16du:dateUtc="2026-07-21T14:40:00Z">
              <w:rPr>
                <w:rFonts w:ascii="Cambria" w:hAnsi="Cambria"/>
                <w:sz w:val="28"/>
                <w:szCs w:val="28"/>
              </w:rPr>
            </w:rPrChange>
          </w:rPr>
          <w:t>?</w:t>
        </w:r>
      </w:ins>
      <w:r w:rsidRPr="00494652">
        <w:rPr>
          <w:rFonts w:ascii="Cambria" w:hAnsi="Cambria"/>
          <w:b/>
          <w:bCs/>
          <w:sz w:val="28"/>
          <w:szCs w:val="28"/>
          <w:rPrChange w:id="6401" w:author="Claire S" w:date="2026-07-21T15:40:00Z" w16du:dateUtc="2026-07-21T14:40:00Z">
            <w:rPr>
              <w:rFonts w:ascii="Cambria" w:hAnsi="Cambria"/>
              <w:sz w:val="28"/>
              <w:szCs w:val="28"/>
            </w:rPr>
          </w:rPrChange>
        </w:rPr>
        <w:t xml:space="preserve"> </w:t>
      </w:r>
      <w:ins w:id="6402" w:author="Claire S" w:date="2026-07-21T15:40:00Z" w16du:dateUtc="2026-07-21T14:40:00Z">
        <w:r w:rsidR="00494652">
          <w:rPr>
            <w:rFonts w:ascii="Cambria" w:hAnsi="Cambria"/>
            <w:sz w:val="28"/>
            <w:szCs w:val="28"/>
          </w:rPr>
          <w:t>commented</w:t>
        </w:r>
      </w:ins>
      <w:del w:id="6403" w:author="Claire S" w:date="2026-07-21T15:40:00Z" w16du:dateUtc="2026-07-21T14:40:00Z">
        <w:r w:rsidDel="00494652">
          <w:rPr>
            <w:rFonts w:ascii="Cambria" w:hAnsi="Cambria"/>
            <w:sz w:val="28"/>
            <w:szCs w:val="28"/>
          </w:rPr>
          <w:delText>said</w:delText>
        </w:r>
      </w:del>
      <w:r>
        <w:rPr>
          <w:rFonts w:ascii="Cambria" w:hAnsi="Cambria"/>
          <w:sz w:val="28"/>
          <w:szCs w:val="28"/>
        </w:rPr>
        <w:t xml:space="preserve"> </w:t>
      </w:r>
      <w:r w:rsidR="00A9548F">
        <w:rPr>
          <w:rFonts w:ascii="Cambria" w:hAnsi="Cambria"/>
          <w:sz w:val="28"/>
          <w:szCs w:val="28"/>
        </w:rPr>
        <w:t>Pau</w:t>
      </w:r>
      <w:r w:rsidR="0084445C">
        <w:rPr>
          <w:rFonts w:ascii="Cambria" w:hAnsi="Cambria"/>
          <w:sz w:val="28"/>
          <w:szCs w:val="28"/>
        </w:rPr>
        <w:t>l</w:t>
      </w:r>
      <w:r w:rsidR="00E70276">
        <w:rPr>
          <w:rFonts w:ascii="Cambria" w:hAnsi="Cambria"/>
          <w:sz w:val="28"/>
          <w:szCs w:val="28"/>
        </w:rPr>
        <w:t xml:space="preserve"> </w:t>
      </w:r>
      <w:r>
        <w:rPr>
          <w:rFonts w:ascii="Cambria" w:hAnsi="Cambria"/>
          <w:sz w:val="28"/>
          <w:szCs w:val="28"/>
        </w:rPr>
        <w:t xml:space="preserve">from the mailroom; another </w:t>
      </w:r>
      <w:r w:rsidR="00E70276">
        <w:rPr>
          <w:rFonts w:ascii="Cambria" w:hAnsi="Cambria"/>
          <w:sz w:val="28"/>
          <w:szCs w:val="28"/>
        </w:rPr>
        <w:t xml:space="preserve">possible </w:t>
      </w:r>
      <w:r>
        <w:rPr>
          <w:rFonts w:ascii="Cambria" w:hAnsi="Cambria"/>
          <w:sz w:val="28"/>
          <w:szCs w:val="28"/>
        </w:rPr>
        <w:t>flat-earth</w:t>
      </w:r>
      <w:del w:id="6404" w:author="Daisy Watt" w:date="2026-06-21T21:08:00Z" w16du:dateUtc="2026-06-21T19:08:00Z">
        <w:r>
          <w:rPr>
            <w:rFonts w:ascii="Cambria" w:hAnsi="Cambria"/>
            <w:sz w:val="28"/>
            <w:szCs w:val="28"/>
          </w:rPr>
          <w:delText>-</w:delText>
        </w:r>
      </w:del>
      <w:r>
        <w:rPr>
          <w:rFonts w:ascii="Cambria" w:hAnsi="Cambria"/>
          <w:sz w:val="28"/>
          <w:szCs w:val="28"/>
        </w:rPr>
        <w:t>er</w:t>
      </w:r>
      <w:ins w:id="6405" w:author="Daisy Watt" w:date="2026-06-21T21:08:00Z" w16du:dateUtc="2026-06-21T19:08:00Z">
        <w:r w:rsidR="00156E7E">
          <w:rPr>
            <w:rFonts w:ascii="Cambria" w:hAnsi="Cambria"/>
            <w:sz w:val="28"/>
            <w:szCs w:val="28"/>
          </w:rPr>
          <w:t xml:space="preserve"> – </w:t>
        </w:r>
      </w:ins>
      <w:del w:id="6406" w:author="Daisy Watt" w:date="2026-06-21T21:08:00Z" w16du:dateUtc="2026-06-21T19:08:00Z">
        <w:r w:rsidR="00FF32C8">
          <w:rPr>
            <w:rFonts w:ascii="Cambria" w:hAnsi="Cambria"/>
            <w:sz w:val="28"/>
            <w:szCs w:val="28"/>
          </w:rPr>
          <w:delText xml:space="preserve">; </w:delText>
        </w:r>
      </w:del>
      <w:r w:rsidR="00FF32C8">
        <w:rPr>
          <w:rFonts w:ascii="Cambria" w:hAnsi="Cambria"/>
          <w:sz w:val="28"/>
          <w:szCs w:val="28"/>
        </w:rPr>
        <w:t xml:space="preserve">not unlike </w:t>
      </w:r>
      <w:r w:rsidR="008F388D">
        <w:rPr>
          <w:rFonts w:ascii="Cambria" w:hAnsi="Cambria"/>
          <w:sz w:val="28"/>
          <w:szCs w:val="28"/>
        </w:rPr>
        <w:t>her brother</w:t>
      </w:r>
      <w:r w:rsidR="00CB2048">
        <w:rPr>
          <w:rFonts w:ascii="Cambria" w:hAnsi="Cambria"/>
          <w:sz w:val="28"/>
          <w:szCs w:val="28"/>
        </w:rPr>
        <w:t xml:space="preserve">, Clara thought, with a stab of </w:t>
      </w:r>
      <w:r w:rsidR="00016BF1">
        <w:rPr>
          <w:rFonts w:ascii="Cambria" w:hAnsi="Cambria"/>
          <w:sz w:val="28"/>
          <w:szCs w:val="28"/>
        </w:rPr>
        <w:t>fear.</w:t>
      </w:r>
    </w:p>
    <w:p w14:paraId="709FCC99" w14:textId="3519B622" w:rsidR="008039E4" w:rsidRDefault="00683110" w:rsidP="006F7124">
      <w:pPr>
        <w:spacing w:line="360" w:lineRule="auto"/>
        <w:ind w:firstLine="720"/>
        <w:contextualSpacing/>
        <w:rPr>
          <w:rFonts w:ascii="Cambria" w:hAnsi="Cambria"/>
          <w:i/>
          <w:iCs/>
          <w:sz w:val="28"/>
          <w:szCs w:val="28"/>
        </w:rPr>
      </w:pPr>
      <w:commentRangeStart w:id="6407"/>
      <w:commentRangeStart w:id="6408"/>
      <w:del w:id="6409" w:author="Claire S" w:date="2026-07-21T15:40:00Z" w16du:dateUtc="2026-07-21T14:40:00Z">
        <w:r w:rsidRPr="006C3108" w:rsidDel="006C3108">
          <w:rPr>
            <w:rFonts w:ascii="Cambria" w:hAnsi="Cambria"/>
            <w:b/>
            <w:bCs/>
            <w:i/>
            <w:iCs/>
            <w:sz w:val="28"/>
            <w:szCs w:val="28"/>
            <w:rPrChange w:id="6410" w:author="Claire S" w:date="2026-07-21T15:40:00Z" w16du:dateUtc="2026-07-21T14:40:00Z">
              <w:rPr>
                <w:rFonts w:ascii="Cambria" w:hAnsi="Cambria"/>
                <w:i/>
                <w:iCs/>
                <w:sz w:val="28"/>
                <w:szCs w:val="28"/>
              </w:rPr>
            </w:rPrChange>
          </w:rPr>
          <w:delText>‘</w:delText>
        </w:r>
      </w:del>
      <w:del w:id="6411" w:author="Claire S" w:date="2026-05-07T14:26:00Z" w16du:dateUtc="2026-05-07T13:26:00Z">
        <w:r w:rsidRPr="006C3108">
          <w:rPr>
            <w:rFonts w:ascii="Cambria" w:hAnsi="Cambria"/>
            <w:b/>
            <w:bCs/>
            <w:i/>
            <w:iCs/>
            <w:sz w:val="28"/>
            <w:szCs w:val="28"/>
            <w:rPrChange w:id="6412" w:author="Claire S" w:date="2026-07-21T15:40:00Z" w16du:dateUtc="2026-07-21T14:40:00Z">
              <w:rPr>
                <w:rFonts w:ascii="Cambria" w:hAnsi="Cambria"/>
                <w:i/>
                <w:iCs/>
                <w:sz w:val="28"/>
                <w:szCs w:val="28"/>
              </w:rPr>
            </w:rPrChange>
          </w:rPr>
          <w:delText xml:space="preserve">Probably </w:delText>
        </w:r>
      </w:del>
      <w:ins w:id="6413" w:author="Claire S" w:date="2026-05-07T14:26:00Z" w16du:dateUtc="2026-05-07T13:26:00Z">
        <w:r w:rsidR="007D2E97" w:rsidRPr="006C3108">
          <w:rPr>
            <w:rFonts w:ascii="Cambria" w:hAnsi="Cambria"/>
            <w:b/>
            <w:bCs/>
            <w:i/>
            <w:iCs/>
            <w:sz w:val="28"/>
            <w:szCs w:val="28"/>
            <w:rPrChange w:id="6414" w:author="Claire S" w:date="2026-07-21T15:40:00Z" w16du:dateUtc="2026-07-21T14:40:00Z">
              <w:rPr>
                <w:rFonts w:ascii="Cambria" w:hAnsi="Cambria"/>
                <w:i/>
                <w:iCs/>
                <w:sz w:val="28"/>
                <w:szCs w:val="28"/>
              </w:rPr>
            </w:rPrChange>
          </w:rPr>
          <w:t xml:space="preserve">I heard he </w:t>
        </w:r>
      </w:ins>
      <w:r w:rsidRPr="006C3108">
        <w:rPr>
          <w:rFonts w:ascii="Cambria" w:hAnsi="Cambria"/>
          <w:b/>
          <w:bCs/>
          <w:i/>
          <w:iCs/>
          <w:sz w:val="28"/>
          <w:szCs w:val="28"/>
          <w:rPrChange w:id="6415" w:author="Claire S" w:date="2026-07-21T15:40:00Z" w16du:dateUtc="2026-07-21T14:40:00Z">
            <w:rPr>
              <w:rFonts w:ascii="Cambria" w:hAnsi="Cambria"/>
              <w:i/>
              <w:iCs/>
              <w:sz w:val="28"/>
              <w:szCs w:val="28"/>
            </w:rPr>
          </w:rPrChange>
        </w:rPr>
        <w:t xml:space="preserve">had a heart attack after too much chang at the </w:t>
      </w:r>
      <w:del w:id="6416" w:author="Daisy Watt" w:date="2026-06-21T21:08:00Z" w16du:dateUtc="2026-06-21T19:08:00Z">
        <w:r w:rsidRPr="006C3108" w:rsidDel="005922AC">
          <w:rPr>
            <w:rFonts w:ascii="Cambria" w:hAnsi="Cambria"/>
            <w:b/>
            <w:bCs/>
            <w:i/>
            <w:iCs/>
            <w:sz w:val="28"/>
            <w:szCs w:val="28"/>
            <w:rPrChange w:id="6417" w:author="Claire S" w:date="2026-07-21T15:40:00Z" w16du:dateUtc="2026-07-21T14:40:00Z">
              <w:rPr>
                <w:rFonts w:ascii="Cambria" w:hAnsi="Cambria"/>
                <w:i/>
                <w:iCs/>
                <w:sz w:val="28"/>
                <w:szCs w:val="28"/>
              </w:rPr>
            </w:rPrChange>
          </w:rPr>
          <w:delText>A</w:delText>
        </w:r>
      </w:del>
      <w:ins w:id="6418" w:author="Daisy Watt" w:date="2026-06-21T21:08:00Z" w16du:dateUtc="2026-06-21T19:08:00Z">
        <w:r w:rsidR="005922AC" w:rsidRPr="006C3108">
          <w:rPr>
            <w:rFonts w:ascii="Cambria" w:hAnsi="Cambria"/>
            <w:b/>
            <w:bCs/>
            <w:i/>
            <w:iCs/>
            <w:sz w:val="28"/>
            <w:szCs w:val="28"/>
            <w:rPrChange w:id="6419" w:author="Claire S" w:date="2026-07-21T15:40:00Z" w16du:dateUtc="2026-07-21T14:40:00Z">
              <w:rPr>
                <w:rFonts w:ascii="Cambria" w:hAnsi="Cambria"/>
                <w:i/>
                <w:iCs/>
                <w:sz w:val="28"/>
                <w:szCs w:val="28"/>
              </w:rPr>
            </w:rPrChange>
          </w:rPr>
          <w:t>a</w:t>
        </w:r>
      </w:ins>
      <w:r w:rsidRPr="006C3108">
        <w:rPr>
          <w:rFonts w:ascii="Cambria" w:hAnsi="Cambria"/>
          <w:b/>
          <w:bCs/>
          <w:i/>
          <w:iCs/>
          <w:sz w:val="28"/>
          <w:szCs w:val="28"/>
          <w:rPrChange w:id="6420" w:author="Claire S" w:date="2026-07-21T15:40:00Z" w16du:dateUtc="2026-07-21T14:40:00Z">
            <w:rPr>
              <w:rFonts w:ascii="Cambria" w:hAnsi="Cambria"/>
              <w:i/>
              <w:iCs/>
              <w:sz w:val="28"/>
              <w:szCs w:val="28"/>
            </w:rPr>
          </w:rPrChange>
        </w:rPr>
        <w:t>wards</w:t>
      </w:r>
      <w:r w:rsidR="006F7124" w:rsidRPr="006C3108">
        <w:rPr>
          <w:rFonts w:ascii="Cambria" w:hAnsi="Cambria"/>
          <w:b/>
          <w:bCs/>
          <w:i/>
          <w:iCs/>
          <w:sz w:val="28"/>
          <w:szCs w:val="28"/>
          <w:rPrChange w:id="6421" w:author="Claire S" w:date="2026-07-21T15:40:00Z" w16du:dateUtc="2026-07-21T14:40:00Z">
            <w:rPr>
              <w:rFonts w:ascii="Cambria" w:hAnsi="Cambria"/>
              <w:i/>
              <w:iCs/>
              <w:sz w:val="28"/>
              <w:szCs w:val="28"/>
            </w:rPr>
          </w:rPrChange>
        </w:rPr>
        <w:t>,</w:t>
      </w:r>
      <w:ins w:id="6422" w:author="Claire S" w:date="2026-07-21T15:40:00Z" w16du:dateUtc="2026-07-21T14:40:00Z">
        <w:r w:rsidR="006C3108">
          <w:rPr>
            <w:rFonts w:ascii="Cambria" w:hAnsi="Cambria"/>
            <w:i/>
            <w:iCs/>
            <w:sz w:val="28"/>
            <w:szCs w:val="28"/>
          </w:rPr>
          <w:t xml:space="preserve"> </w:t>
        </w:r>
      </w:ins>
      <w:del w:id="6423" w:author="Claire S" w:date="2026-07-21T15:40:00Z" w16du:dateUtc="2026-07-21T14:40:00Z">
        <w:r w:rsidRPr="00CB6BA8" w:rsidDel="006C3108">
          <w:rPr>
            <w:rFonts w:ascii="Cambria" w:hAnsi="Cambria"/>
            <w:i/>
            <w:iCs/>
            <w:sz w:val="28"/>
            <w:szCs w:val="28"/>
          </w:rPr>
          <w:delText>’</w:delText>
        </w:r>
        <w:r w:rsidR="00CB6BA8" w:rsidDel="006C3108">
          <w:rPr>
            <w:rFonts w:ascii="Cambria" w:hAnsi="Cambria"/>
            <w:i/>
            <w:iCs/>
            <w:sz w:val="28"/>
            <w:szCs w:val="28"/>
          </w:rPr>
          <w:delText xml:space="preserve"> </w:delText>
        </w:r>
      </w:del>
      <w:r w:rsidR="006F7124" w:rsidRPr="006F7124">
        <w:rPr>
          <w:rFonts w:ascii="Cambria" w:hAnsi="Cambria"/>
          <w:sz w:val="28"/>
          <w:szCs w:val="28"/>
        </w:rPr>
        <w:t>some</w:t>
      </w:r>
      <w:ins w:id="6424" w:author="Claire S" w:date="2026-05-07T14:26:00Z" w16du:dateUtc="2026-05-07T13:26:00Z">
        <w:r w:rsidR="007D2E97">
          <w:rPr>
            <w:rFonts w:ascii="Cambria" w:hAnsi="Cambria"/>
            <w:sz w:val="28"/>
            <w:szCs w:val="28"/>
          </w:rPr>
          <w:t xml:space="preserve">one </w:t>
        </w:r>
      </w:ins>
      <w:del w:id="6425" w:author="Claire S" w:date="2026-05-07T14:26:00Z" w16du:dateUtc="2026-05-07T13:26:00Z">
        <w:r w:rsidR="006F7124" w:rsidRPr="006F7124">
          <w:rPr>
            <w:rFonts w:ascii="Cambria" w:hAnsi="Cambria"/>
            <w:sz w:val="28"/>
            <w:szCs w:val="28"/>
          </w:rPr>
          <w:delText xml:space="preserve"> joker</w:delText>
        </w:r>
        <w:r w:rsidR="000B689D">
          <w:rPr>
            <w:rFonts w:ascii="Cambria" w:hAnsi="Cambria"/>
            <w:sz w:val="28"/>
            <w:szCs w:val="28"/>
          </w:rPr>
          <w:delText xml:space="preserve"> </w:delText>
        </w:r>
      </w:del>
      <w:r w:rsidR="00016BF1">
        <w:rPr>
          <w:rFonts w:ascii="Cambria" w:hAnsi="Cambria"/>
          <w:sz w:val="28"/>
          <w:szCs w:val="28"/>
        </w:rPr>
        <w:t>from the</w:t>
      </w:r>
      <w:r w:rsidR="000B689D">
        <w:rPr>
          <w:rFonts w:ascii="Cambria" w:hAnsi="Cambria"/>
          <w:sz w:val="28"/>
          <w:szCs w:val="28"/>
        </w:rPr>
        <w:t xml:space="preserve"> Comms</w:t>
      </w:r>
      <w:r w:rsidR="006F7124" w:rsidRPr="006F7124">
        <w:rPr>
          <w:rFonts w:ascii="Cambria" w:hAnsi="Cambria"/>
          <w:sz w:val="28"/>
          <w:szCs w:val="28"/>
        </w:rPr>
        <w:t xml:space="preserve"> </w:t>
      </w:r>
      <w:r w:rsidR="00016BF1">
        <w:rPr>
          <w:rFonts w:ascii="Cambria" w:hAnsi="Cambria"/>
          <w:sz w:val="28"/>
          <w:szCs w:val="28"/>
        </w:rPr>
        <w:t xml:space="preserve">department </w:t>
      </w:r>
      <w:r w:rsidR="006F7124" w:rsidRPr="006F7124">
        <w:rPr>
          <w:rFonts w:ascii="Cambria" w:hAnsi="Cambria"/>
          <w:sz w:val="28"/>
          <w:szCs w:val="28"/>
        </w:rPr>
        <w:t>wrote</w:t>
      </w:r>
      <w:r w:rsidR="007F4730">
        <w:rPr>
          <w:rFonts w:ascii="Cambria" w:hAnsi="Cambria"/>
          <w:sz w:val="28"/>
          <w:szCs w:val="28"/>
        </w:rPr>
        <w:t>, followed by a broken heart emoji</w:t>
      </w:r>
      <w:del w:id="6426" w:author="Claire S" w:date="2026-05-07T14:27:00Z" w16du:dateUtc="2026-05-07T13:27:00Z">
        <w:r w:rsidR="007F4730">
          <w:rPr>
            <w:rFonts w:ascii="Cambria" w:hAnsi="Cambria"/>
            <w:sz w:val="28"/>
            <w:szCs w:val="28"/>
          </w:rPr>
          <w:delText xml:space="preserve"> and a winking face</w:delText>
        </w:r>
      </w:del>
      <w:r w:rsidR="006F7124" w:rsidRPr="006F7124">
        <w:rPr>
          <w:rFonts w:ascii="Cambria" w:hAnsi="Cambria"/>
          <w:sz w:val="28"/>
          <w:szCs w:val="28"/>
        </w:rPr>
        <w:t>,</w:t>
      </w:r>
      <w:commentRangeEnd w:id="6407"/>
      <w:r w:rsidR="00FC58F6" w:rsidRPr="006F7124">
        <w:rPr>
          <w:rStyle w:val="CommentReference"/>
          <w:rFonts w:ascii="Cambria" w:hAnsi="Cambria"/>
          <w:sz w:val="28"/>
          <w:szCs w:val="28"/>
        </w:rPr>
        <w:commentReference w:id="6407"/>
      </w:r>
      <w:commentRangeEnd w:id="6408"/>
      <w:r w:rsidR="007D2E97" w:rsidRPr="006F7124">
        <w:rPr>
          <w:rStyle w:val="CommentReference"/>
          <w:rFonts w:ascii="Cambria" w:hAnsi="Cambria"/>
          <w:sz w:val="28"/>
          <w:szCs w:val="28"/>
        </w:rPr>
        <w:commentReference w:id="6408"/>
      </w:r>
      <w:r w:rsidR="006F7124" w:rsidRPr="006F7124">
        <w:rPr>
          <w:rFonts w:ascii="Cambria" w:hAnsi="Cambria"/>
          <w:sz w:val="28"/>
          <w:szCs w:val="28"/>
        </w:rPr>
        <w:t xml:space="preserve"> and</w:t>
      </w:r>
      <w:r w:rsidR="00016BF1">
        <w:rPr>
          <w:rFonts w:ascii="Cambria" w:hAnsi="Cambria"/>
          <w:sz w:val="28"/>
          <w:szCs w:val="28"/>
        </w:rPr>
        <w:t xml:space="preserve"> </w:t>
      </w:r>
      <w:r w:rsidR="006F7124" w:rsidRPr="006F7124">
        <w:rPr>
          <w:rFonts w:ascii="Cambria" w:hAnsi="Cambria"/>
          <w:sz w:val="28"/>
          <w:szCs w:val="28"/>
        </w:rPr>
        <w:t>Clara felt a surge of anger</w:t>
      </w:r>
      <w:r w:rsidR="006F7124">
        <w:rPr>
          <w:rFonts w:ascii="Cambria" w:hAnsi="Cambria"/>
          <w:i/>
          <w:iCs/>
          <w:sz w:val="28"/>
          <w:szCs w:val="28"/>
        </w:rPr>
        <w:t xml:space="preserve">. </w:t>
      </w:r>
    </w:p>
    <w:p w14:paraId="068794B2" w14:textId="77777777" w:rsidR="00D87006" w:rsidRDefault="00683110" w:rsidP="00854B4E">
      <w:pPr>
        <w:spacing w:line="360" w:lineRule="auto"/>
        <w:ind w:firstLine="720"/>
        <w:contextualSpacing/>
        <w:rPr>
          <w:ins w:id="6427" w:author="Claire S" w:date="2026-07-21T16:32:00Z" w16du:dateUtc="2026-07-21T15:32:00Z"/>
          <w:rFonts w:ascii="Cambria" w:hAnsi="Cambria"/>
          <w:i/>
          <w:iCs/>
          <w:sz w:val="28"/>
          <w:szCs w:val="28"/>
        </w:rPr>
      </w:pPr>
      <w:r>
        <w:rPr>
          <w:rFonts w:ascii="Cambria" w:hAnsi="Cambria"/>
          <w:sz w:val="28"/>
          <w:szCs w:val="28"/>
        </w:rPr>
        <w:t xml:space="preserve">Dex wasn’t like that, </w:t>
      </w:r>
      <w:r w:rsidR="008039E4">
        <w:rPr>
          <w:rFonts w:ascii="Cambria" w:hAnsi="Cambria"/>
          <w:sz w:val="28"/>
          <w:szCs w:val="28"/>
        </w:rPr>
        <w:t xml:space="preserve">she </w:t>
      </w:r>
      <w:r w:rsidR="00CB6BA8">
        <w:rPr>
          <w:rFonts w:ascii="Cambria" w:hAnsi="Cambria"/>
          <w:sz w:val="28"/>
          <w:szCs w:val="28"/>
        </w:rPr>
        <w:t>thought,</w:t>
      </w:r>
      <w:r w:rsidR="006F7124">
        <w:rPr>
          <w:rFonts w:ascii="Cambria" w:hAnsi="Cambria"/>
          <w:i/>
          <w:iCs/>
          <w:sz w:val="28"/>
          <w:szCs w:val="28"/>
        </w:rPr>
        <w:t xml:space="preserve"> </w:t>
      </w:r>
      <w:r w:rsidR="006F7124">
        <w:rPr>
          <w:rFonts w:ascii="Cambria" w:hAnsi="Cambria"/>
          <w:sz w:val="28"/>
          <w:szCs w:val="28"/>
        </w:rPr>
        <w:t xml:space="preserve">shoving her phone away; </w:t>
      </w:r>
      <w:r w:rsidR="00CB6BA8">
        <w:rPr>
          <w:rFonts w:ascii="Cambria" w:hAnsi="Cambria"/>
          <w:sz w:val="28"/>
          <w:szCs w:val="28"/>
        </w:rPr>
        <w:t>not as far as she knew</w:t>
      </w:r>
      <w:r w:rsidR="008039E4">
        <w:rPr>
          <w:rFonts w:ascii="Cambria" w:hAnsi="Cambria"/>
          <w:sz w:val="28"/>
          <w:szCs w:val="28"/>
        </w:rPr>
        <w:t>, anyway</w:t>
      </w:r>
      <w:r w:rsidR="00CB6BA8">
        <w:rPr>
          <w:rFonts w:ascii="Cambria" w:hAnsi="Cambria"/>
          <w:sz w:val="28"/>
          <w:szCs w:val="28"/>
        </w:rPr>
        <w:t>.</w:t>
      </w:r>
      <w:r w:rsidR="006F7124">
        <w:rPr>
          <w:rFonts w:ascii="Cambria" w:hAnsi="Cambria"/>
          <w:i/>
          <w:iCs/>
          <w:sz w:val="28"/>
          <w:szCs w:val="28"/>
        </w:rPr>
        <w:t xml:space="preserve"> </w:t>
      </w:r>
      <w:r w:rsidR="00417E71">
        <w:rPr>
          <w:rFonts w:ascii="Cambria" w:hAnsi="Cambria"/>
          <w:sz w:val="28"/>
          <w:szCs w:val="28"/>
        </w:rPr>
        <w:t xml:space="preserve"> He</w:t>
      </w:r>
      <w:r w:rsidR="00917DF9">
        <w:rPr>
          <w:rFonts w:ascii="Cambria" w:hAnsi="Cambria"/>
          <w:sz w:val="28"/>
          <w:szCs w:val="28"/>
        </w:rPr>
        <w:t xml:space="preserve"> was one of the good guys at Langley &amp; Co</w:t>
      </w:r>
      <w:ins w:id="6428" w:author="Daisy Watt" w:date="2026-06-21T21:09:00Z" w16du:dateUtc="2026-06-21T19:09:00Z">
        <w:r w:rsidR="00B16536">
          <w:rPr>
            <w:rFonts w:ascii="Cambria" w:hAnsi="Cambria"/>
            <w:sz w:val="28"/>
            <w:szCs w:val="28"/>
          </w:rPr>
          <w:t>.</w:t>
        </w:r>
      </w:ins>
      <w:r w:rsidR="00417E71">
        <w:rPr>
          <w:rFonts w:ascii="Cambria" w:hAnsi="Cambria"/>
          <w:sz w:val="28"/>
          <w:szCs w:val="28"/>
        </w:rPr>
        <w:t>; q</w:t>
      </w:r>
      <w:r w:rsidR="00A65959">
        <w:rPr>
          <w:rFonts w:ascii="Cambria" w:hAnsi="Cambria"/>
          <w:sz w:val="28"/>
          <w:szCs w:val="28"/>
        </w:rPr>
        <w:t>uiet and serious</w:t>
      </w:r>
      <w:r w:rsidR="00417E71">
        <w:rPr>
          <w:rFonts w:ascii="Cambria" w:hAnsi="Cambria"/>
          <w:sz w:val="28"/>
          <w:szCs w:val="28"/>
        </w:rPr>
        <w:t xml:space="preserve"> and popular. </w:t>
      </w:r>
      <w:commentRangeStart w:id="6429"/>
      <w:r w:rsidR="00417E71">
        <w:rPr>
          <w:rFonts w:ascii="Cambria" w:hAnsi="Cambria"/>
          <w:sz w:val="28"/>
          <w:szCs w:val="28"/>
        </w:rPr>
        <w:t xml:space="preserve"> </w:t>
      </w:r>
      <w:commentRangeStart w:id="6430"/>
      <w:r w:rsidR="008F388D">
        <w:rPr>
          <w:rFonts w:ascii="Cambria" w:hAnsi="Cambria"/>
          <w:sz w:val="28"/>
          <w:szCs w:val="28"/>
        </w:rPr>
        <w:t>H</w:t>
      </w:r>
      <w:r w:rsidR="00A65959">
        <w:rPr>
          <w:rFonts w:ascii="Cambria" w:hAnsi="Cambria"/>
          <w:sz w:val="28"/>
          <w:szCs w:val="28"/>
        </w:rPr>
        <w:t>e</w:t>
      </w:r>
      <w:r w:rsidR="00417E71">
        <w:rPr>
          <w:rFonts w:ascii="Cambria" w:hAnsi="Cambria"/>
          <w:sz w:val="28"/>
          <w:szCs w:val="28"/>
        </w:rPr>
        <w:t>’</w:t>
      </w:r>
      <w:r w:rsidR="00A65959">
        <w:rPr>
          <w:rFonts w:ascii="Cambria" w:hAnsi="Cambria"/>
          <w:sz w:val="28"/>
          <w:szCs w:val="28"/>
        </w:rPr>
        <w:t xml:space="preserve">d always been </w:t>
      </w:r>
      <w:del w:id="6431" w:author="Claire S" w:date="2026-07-21T15:41:00Z" w16du:dateUtc="2026-07-21T14:41:00Z">
        <w:r w:rsidR="00A65959" w:rsidDel="006C3108">
          <w:rPr>
            <w:rFonts w:ascii="Cambria" w:hAnsi="Cambria"/>
            <w:sz w:val="28"/>
            <w:szCs w:val="28"/>
          </w:rPr>
          <w:delText>really kind</w:delText>
        </w:r>
      </w:del>
      <w:ins w:id="6432" w:author="Claire S" w:date="2026-07-21T15:41:00Z" w16du:dateUtc="2026-07-21T14:41:00Z">
        <w:r w:rsidR="006C3108">
          <w:rPr>
            <w:rFonts w:ascii="Cambria" w:hAnsi="Cambria"/>
            <w:sz w:val="28"/>
            <w:szCs w:val="28"/>
          </w:rPr>
          <w:t xml:space="preserve">polite </w:t>
        </w:r>
      </w:ins>
      <w:del w:id="6433" w:author="Claire S" w:date="2026-07-21T16:32:00Z" w16du:dateUtc="2026-07-21T15:32:00Z">
        <w:r w:rsidR="00A65959" w:rsidDel="00D87006">
          <w:rPr>
            <w:rFonts w:ascii="Cambria" w:hAnsi="Cambria"/>
            <w:sz w:val="28"/>
            <w:szCs w:val="28"/>
          </w:rPr>
          <w:delText xml:space="preserve"> </w:delText>
        </w:r>
      </w:del>
      <w:r w:rsidR="00A65959">
        <w:rPr>
          <w:rFonts w:ascii="Cambria" w:hAnsi="Cambria"/>
          <w:sz w:val="28"/>
          <w:szCs w:val="28"/>
        </w:rPr>
        <w:t>to Clara</w:t>
      </w:r>
      <w:del w:id="6434" w:author="Claire S" w:date="2026-07-21T15:41:00Z" w16du:dateUtc="2026-07-21T14:41:00Z">
        <w:r w:rsidR="00A65959" w:rsidDel="006C3108">
          <w:rPr>
            <w:rFonts w:ascii="Cambria" w:hAnsi="Cambria"/>
            <w:sz w:val="28"/>
            <w:szCs w:val="28"/>
          </w:rPr>
          <w:delText xml:space="preserve">, </w:delText>
        </w:r>
        <w:r w:rsidR="00854B4E" w:rsidDel="006C3108">
          <w:rPr>
            <w:rFonts w:ascii="Cambria" w:hAnsi="Cambria"/>
            <w:sz w:val="28"/>
            <w:szCs w:val="28"/>
          </w:rPr>
          <w:delText>mentoring her on the internship</w:delText>
        </w:r>
      </w:del>
      <w:r w:rsidR="0084445C">
        <w:rPr>
          <w:rFonts w:ascii="Cambria" w:hAnsi="Cambria"/>
          <w:sz w:val="28"/>
          <w:szCs w:val="28"/>
        </w:rPr>
        <w:t xml:space="preserve">, and </w:t>
      </w:r>
      <w:del w:id="6435" w:author="Claire S" w:date="2026-05-07T14:28:00Z" w16du:dateUtc="2026-05-07T13:28:00Z">
        <w:r w:rsidR="0084445C" w:rsidRPr="006C3108">
          <w:rPr>
            <w:rFonts w:ascii="Cambria" w:hAnsi="Cambria"/>
            <w:sz w:val="28"/>
            <w:szCs w:val="28"/>
          </w:rPr>
          <w:delText xml:space="preserve">he’d </w:delText>
        </w:r>
      </w:del>
      <w:ins w:id="6436" w:author="Claire S" w:date="2026-07-21T15:41:00Z" w16du:dateUtc="2026-07-21T14:41:00Z">
        <w:r w:rsidR="006C3108" w:rsidRPr="006C3108">
          <w:rPr>
            <w:rFonts w:ascii="Cambria" w:hAnsi="Cambria"/>
            <w:sz w:val="28"/>
            <w:szCs w:val="28"/>
            <w:rPrChange w:id="6437" w:author="Claire S" w:date="2026-07-21T15:41:00Z" w16du:dateUtc="2026-07-21T14:41:00Z">
              <w:rPr>
                <w:rFonts w:ascii="Cambria" w:hAnsi="Cambria"/>
                <w:sz w:val="28"/>
                <w:szCs w:val="28"/>
                <w:highlight w:val="yellow"/>
              </w:rPr>
            </w:rPrChange>
          </w:rPr>
          <w:t>she liked listening to hi</w:t>
        </w:r>
      </w:ins>
      <w:ins w:id="6438" w:author="Claire S" w:date="2026-07-21T16:32:00Z" w16du:dateUtc="2026-07-21T15:32:00Z">
        <w:r w:rsidR="00D87006">
          <w:rPr>
            <w:rFonts w:ascii="Cambria" w:hAnsi="Cambria"/>
            <w:sz w:val="28"/>
            <w:szCs w:val="28"/>
          </w:rPr>
          <w:t>s wisdom</w:t>
        </w:r>
      </w:ins>
      <w:ins w:id="6439" w:author="Claire S" w:date="2026-07-21T15:41:00Z" w16du:dateUtc="2026-07-21T14:41:00Z">
        <w:r w:rsidR="006C3108" w:rsidRPr="006C3108">
          <w:rPr>
            <w:rFonts w:ascii="Cambria" w:hAnsi="Cambria"/>
            <w:sz w:val="28"/>
            <w:szCs w:val="28"/>
            <w:rPrChange w:id="6440" w:author="Claire S" w:date="2026-07-21T15:41:00Z" w16du:dateUtc="2026-07-21T14:41:00Z">
              <w:rPr>
                <w:rFonts w:ascii="Cambria" w:hAnsi="Cambria"/>
                <w:sz w:val="28"/>
                <w:szCs w:val="28"/>
                <w:highlight w:val="yellow"/>
              </w:rPr>
            </w:rPrChange>
          </w:rPr>
          <w:t xml:space="preserve"> in any meetings they’d both attended</w:t>
        </w:r>
      </w:ins>
      <w:ins w:id="6441" w:author="Daisy Watt" w:date="2026-06-21T21:09:00Z" w16du:dateUtc="2026-06-21T19:09:00Z">
        <w:del w:id="6442" w:author="Claire S" w:date="2026-07-21T15:41:00Z" w16du:dateUtc="2026-07-21T14:41:00Z">
          <w:r w:rsidR="00B16536" w:rsidRPr="006C3108" w:rsidDel="006C3108">
            <w:rPr>
              <w:rFonts w:ascii="Cambria" w:hAnsi="Cambria"/>
              <w:sz w:val="28"/>
              <w:szCs w:val="28"/>
            </w:rPr>
            <w:delText>,</w:delText>
          </w:r>
        </w:del>
      </w:ins>
      <w:del w:id="6443" w:author="Claire S" w:date="2026-05-07T14:27:00Z" w16du:dateUtc="2026-05-07T13:27:00Z">
        <w:r w:rsidR="00854B4E" w:rsidRPr="006C3108">
          <w:rPr>
            <w:rFonts w:ascii="Cambria" w:hAnsi="Cambria"/>
            <w:sz w:val="28"/>
            <w:szCs w:val="28"/>
          </w:rPr>
          <w:delText>help</w:delText>
        </w:r>
        <w:r w:rsidR="0084445C" w:rsidRPr="006C3108">
          <w:rPr>
            <w:rFonts w:ascii="Cambria" w:hAnsi="Cambria"/>
            <w:sz w:val="28"/>
            <w:szCs w:val="28"/>
          </w:rPr>
          <w:delText>ed her</w:delText>
        </w:r>
        <w:r w:rsidR="00854B4E" w:rsidRPr="006C3108">
          <w:rPr>
            <w:rFonts w:ascii="Cambria" w:hAnsi="Cambria"/>
            <w:sz w:val="28"/>
            <w:szCs w:val="28"/>
          </w:rPr>
          <w:delText xml:space="preserve"> secure her first proper </w:delText>
        </w:r>
        <w:r w:rsidR="0084445C" w:rsidRPr="006C3108">
          <w:rPr>
            <w:rFonts w:ascii="Cambria" w:hAnsi="Cambria"/>
            <w:sz w:val="28"/>
            <w:szCs w:val="28"/>
          </w:rPr>
          <w:delText>job</w:delText>
        </w:r>
        <w:r w:rsidR="00854B4E" w:rsidRPr="006C3108" w:rsidDel="00FC58F6">
          <w:rPr>
            <w:rFonts w:ascii="Cambria" w:hAnsi="Cambria"/>
            <w:sz w:val="28"/>
            <w:szCs w:val="28"/>
          </w:rPr>
          <w:delText xml:space="preserve"> </w:delText>
        </w:r>
        <w:r w:rsidR="00F75B05" w:rsidRPr="006C3108" w:rsidDel="00FC58F6">
          <w:rPr>
            <w:rFonts w:ascii="Cambria" w:hAnsi="Cambria"/>
            <w:sz w:val="28"/>
            <w:szCs w:val="28"/>
          </w:rPr>
          <w:delText>when Tom left</w:delText>
        </w:r>
        <w:r w:rsidR="00F75B05" w:rsidRPr="006C3108">
          <w:rPr>
            <w:rFonts w:ascii="Cambria" w:hAnsi="Cambria"/>
            <w:sz w:val="28"/>
            <w:szCs w:val="28"/>
          </w:rPr>
          <w:delText xml:space="preserve">, </w:delText>
        </w:r>
        <w:r w:rsidR="0084445C" w:rsidRPr="006C3108">
          <w:rPr>
            <w:rFonts w:ascii="Cambria" w:hAnsi="Cambria"/>
            <w:sz w:val="28"/>
            <w:szCs w:val="28"/>
          </w:rPr>
          <w:delText xml:space="preserve">as junior </w:delText>
        </w:r>
      </w:del>
      <w:del w:id="6444" w:author="Claire S" w:date="2026-07-21T15:41:00Z" w16du:dateUtc="2026-07-21T14:41:00Z">
        <w:r w:rsidR="0084445C" w:rsidRPr="006C3108" w:rsidDel="006C3108">
          <w:rPr>
            <w:rFonts w:ascii="Cambria" w:hAnsi="Cambria"/>
            <w:sz w:val="28"/>
            <w:szCs w:val="28"/>
          </w:rPr>
          <w:delText>editor</w:delText>
        </w:r>
        <w:r w:rsidR="00854B4E" w:rsidRPr="006C3108" w:rsidDel="006C3108">
          <w:rPr>
            <w:rFonts w:ascii="Cambria" w:hAnsi="Cambria"/>
            <w:sz w:val="28"/>
            <w:szCs w:val="28"/>
          </w:rPr>
          <w:delText xml:space="preserve">.  </w:delText>
        </w:r>
      </w:del>
      <w:commentRangeEnd w:id="6430"/>
      <w:r w:rsidR="00FC58F6" w:rsidRPr="006C3108">
        <w:rPr>
          <w:rStyle w:val="CommentReference"/>
          <w:rFonts w:ascii="Cambria" w:hAnsi="Cambria"/>
          <w:sz w:val="28"/>
          <w:szCs w:val="28"/>
        </w:rPr>
        <w:commentReference w:id="6430"/>
      </w:r>
      <w:del w:id="6445" w:author="Claire S" w:date="2026-07-21T15:41:00Z" w16du:dateUtc="2026-07-21T14:41:00Z">
        <w:r w:rsidR="00854B4E" w:rsidRPr="006C3108" w:rsidDel="006C3108">
          <w:rPr>
            <w:rFonts w:ascii="Cambria" w:hAnsi="Cambria"/>
            <w:sz w:val="28"/>
            <w:szCs w:val="28"/>
          </w:rPr>
          <w:delText xml:space="preserve">He’d always </w:delText>
        </w:r>
        <w:r w:rsidR="00A65959" w:rsidRPr="006C3108" w:rsidDel="006C3108">
          <w:rPr>
            <w:rFonts w:ascii="Cambria" w:hAnsi="Cambria"/>
            <w:sz w:val="28"/>
            <w:szCs w:val="28"/>
          </w:rPr>
          <w:delText>offer</w:delText>
        </w:r>
        <w:r w:rsidR="00854B4E" w:rsidRPr="006C3108" w:rsidDel="006C3108">
          <w:rPr>
            <w:rFonts w:ascii="Cambria" w:hAnsi="Cambria"/>
            <w:sz w:val="28"/>
            <w:szCs w:val="28"/>
          </w:rPr>
          <w:delText>ed</w:delText>
        </w:r>
        <w:r w:rsidR="00417E71" w:rsidRPr="006C3108" w:rsidDel="006C3108">
          <w:rPr>
            <w:rFonts w:ascii="Cambria" w:hAnsi="Cambria"/>
            <w:sz w:val="28"/>
            <w:szCs w:val="28"/>
          </w:rPr>
          <w:delText xml:space="preserve"> great advice and </w:delText>
        </w:r>
        <w:r w:rsidR="00CC57A9" w:rsidRPr="006C3108" w:rsidDel="006C3108">
          <w:rPr>
            <w:rFonts w:ascii="Cambria" w:hAnsi="Cambria"/>
            <w:sz w:val="28"/>
            <w:szCs w:val="28"/>
          </w:rPr>
          <w:delText xml:space="preserve">more recently, </w:delText>
        </w:r>
        <w:r w:rsidR="00A65959" w:rsidRPr="006C3108" w:rsidDel="006C3108">
          <w:rPr>
            <w:rFonts w:ascii="Cambria" w:hAnsi="Cambria"/>
            <w:sz w:val="28"/>
            <w:szCs w:val="28"/>
          </w:rPr>
          <w:delText xml:space="preserve">countless chances to </w:delText>
        </w:r>
        <w:r w:rsidR="00417E71" w:rsidRPr="006C3108" w:rsidDel="006C3108">
          <w:rPr>
            <w:rFonts w:ascii="Cambria" w:hAnsi="Cambria"/>
            <w:sz w:val="28"/>
            <w:szCs w:val="28"/>
          </w:rPr>
          <w:delText xml:space="preserve">improve </w:delText>
        </w:r>
        <w:r w:rsidR="00A65959" w:rsidRPr="006C3108" w:rsidDel="006C3108">
          <w:rPr>
            <w:rFonts w:ascii="Cambria" w:hAnsi="Cambria"/>
            <w:sz w:val="28"/>
            <w:szCs w:val="28"/>
          </w:rPr>
          <w:delText>her work</w:delText>
        </w:r>
        <w:commentRangeEnd w:id="6429"/>
        <w:r w:rsidR="003507C6" w:rsidRPr="006C3108" w:rsidDel="006C3108">
          <w:rPr>
            <w:rStyle w:val="CommentReference"/>
            <w:rFonts w:ascii="Cambria" w:hAnsi="Cambria"/>
            <w:sz w:val="28"/>
            <w:szCs w:val="28"/>
          </w:rPr>
          <w:commentReference w:id="6429"/>
        </w:r>
      </w:del>
      <w:r w:rsidR="00A65959" w:rsidRPr="006C3108">
        <w:rPr>
          <w:rFonts w:ascii="Cambria" w:hAnsi="Cambria"/>
          <w:sz w:val="28"/>
          <w:szCs w:val="28"/>
        </w:rPr>
        <w:t>.</w:t>
      </w:r>
      <w:r w:rsidR="006F7124">
        <w:rPr>
          <w:rFonts w:ascii="Cambria" w:hAnsi="Cambria"/>
          <w:i/>
          <w:iCs/>
          <w:sz w:val="28"/>
          <w:szCs w:val="28"/>
        </w:rPr>
        <w:t xml:space="preserve"> </w:t>
      </w:r>
    </w:p>
    <w:p w14:paraId="59C9E5C7" w14:textId="63065F6C" w:rsidR="00854B4E" w:rsidRDefault="00CC57A9" w:rsidP="00854B4E">
      <w:pPr>
        <w:spacing w:line="360" w:lineRule="auto"/>
        <w:ind w:firstLine="720"/>
        <w:contextualSpacing/>
        <w:rPr>
          <w:rFonts w:ascii="Cambria" w:hAnsi="Cambria"/>
          <w:sz w:val="28"/>
          <w:szCs w:val="28"/>
        </w:rPr>
      </w:pPr>
      <w:r>
        <w:rPr>
          <w:rFonts w:ascii="Cambria" w:hAnsi="Cambria"/>
          <w:sz w:val="28"/>
          <w:szCs w:val="28"/>
        </w:rPr>
        <w:t>Dex Harris, editor to some of the great</w:t>
      </w:r>
      <w:r w:rsidR="001C26D1">
        <w:rPr>
          <w:rFonts w:ascii="Cambria" w:hAnsi="Cambria"/>
          <w:sz w:val="28"/>
          <w:szCs w:val="28"/>
        </w:rPr>
        <w:t>est</w:t>
      </w:r>
      <w:r>
        <w:rPr>
          <w:rFonts w:ascii="Cambria" w:hAnsi="Cambria"/>
          <w:sz w:val="28"/>
          <w:szCs w:val="28"/>
        </w:rPr>
        <w:t xml:space="preserve"> writers: </w:t>
      </w:r>
      <w:ins w:id="6446" w:author="Claire S" w:date="2026-07-21T15:42:00Z" w16du:dateUtc="2026-07-21T14:42:00Z">
        <w:r w:rsidR="006C3108">
          <w:rPr>
            <w:rFonts w:ascii="Cambria" w:hAnsi="Cambria"/>
            <w:sz w:val="28"/>
            <w:szCs w:val="28"/>
          </w:rPr>
          <w:t xml:space="preserve">and someone she’d hoped to work more closely with as she climbed the Langley ladder.  </w:t>
        </w:r>
      </w:ins>
      <w:del w:id="6447" w:author="Claire S" w:date="2026-07-21T15:42:00Z" w16du:dateUtc="2026-07-21T14:42:00Z">
        <w:r w:rsidRPr="00383720" w:rsidDel="006C3108">
          <w:rPr>
            <w:rFonts w:ascii="Cambria" w:hAnsi="Cambria"/>
            <w:sz w:val="28"/>
            <w:szCs w:val="28"/>
            <w:highlight w:val="green"/>
            <w:rPrChange w:id="6448" w:author="Daisy Watt" w:date="2026-06-23T12:42:00Z" w16du:dateUtc="2026-06-23T10:42:00Z">
              <w:rPr>
                <w:rFonts w:ascii="Cambria" w:hAnsi="Cambria"/>
                <w:sz w:val="28"/>
                <w:szCs w:val="28"/>
              </w:rPr>
            </w:rPrChange>
          </w:rPr>
          <w:delText>he</w:delText>
        </w:r>
        <w:r w:rsidR="00683110" w:rsidRPr="00383720" w:rsidDel="006C3108">
          <w:rPr>
            <w:rFonts w:ascii="Cambria" w:hAnsi="Cambria"/>
            <w:sz w:val="28"/>
            <w:szCs w:val="28"/>
            <w:highlight w:val="green"/>
            <w:rPrChange w:id="6449" w:author="Daisy Watt" w:date="2026-06-23T12:42:00Z" w16du:dateUtc="2026-06-23T10:42:00Z">
              <w:rPr>
                <w:rFonts w:ascii="Cambria" w:hAnsi="Cambria"/>
                <w:sz w:val="28"/>
                <w:szCs w:val="28"/>
              </w:rPr>
            </w:rPrChange>
          </w:rPr>
          <w:delText xml:space="preserve"> couldn’t be dead – could he?</w:delText>
        </w:r>
        <w:r w:rsidR="006F7124" w:rsidDel="006C3108">
          <w:rPr>
            <w:rFonts w:ascii="Cambria" w:hAnsi="Cambria"/>
            <w:sz w:val="28"/>
            <w:szCs w:val="28"/>
          </w:rPr>
          <w:delText xml:space="preserve"> </w:delText>
        </w:r>
      </w:del>
      <w:r w:rsidR="006F7124">
        <w:rPr>
          <w:rFonts w:ascii="Cambria" w:hAnsi="Cambria"/>
          <w:sz w:val="28"/>
          <w:szCs w:val="28"/>
        </w:rPr>
        <w:t>It seemed bizarre and</w:t>
      </w:r>
      <w:r w:rsidR="00B63D73">
        <w:rPr>
          <w:rFonts w:ascii="Cambria" w:hAnsi="Cambria"/>
          <w:sz w:val="28"/>
          <w:szCs w:val="28"/>
        </w:rPr>
        <w:t>,</w:t>
      </w:r>
      <w:r w:rsidR="006F7124">
        <w:rPr>
          <w:rFonts w:ascii="Cambria" w:hAnsi="Cambria"/>
          <w:sz w:val="28"/>
          <w:szCs w:val="28"/>
        </w:rPr>
        <w:t xml:space="preserve"> also</w:t>
      </w:r>
      <w:r w:rsidR="00961C1F">
        <w:rPr>
          <w:rFonts w:ascii="Cambria" w:hAnsi="Cambria"/>
          <w:sz w:val="28"/>
          <w:szCs w:val="28"/>
        </w:rPr>
        <w:t>, completely</w:t>
      </w:r>
      <w:r w:rsidR="006F7124">
        <w:rPr>
          <w:rFonts w:ascii="Cambria" w:hAnsi="Cambria"/>
          <w:sz w:val="28"/>
          <w:szCs w:val="28"/>
        </w:rPr>
        <w:t xml:space="preserve"> </w:t>
      </w:r>
      <w:r w:rsidR="00FB2766">
        <w:rPr>
          <w:rFonts w:ascii="Cambria" w:hAnsi="Cambria"/>
          <w:sz w:val="28"/>
          <w:szCs w:val="28"/>
        </w:rPr>
        <w:t>tragic</w:t>
      </w:r>
      <w:ins w:id="6450" w:author="Claire S" w:date="2026-07-21T15:42:00Z" w16du:dateUtc="2026-07-21T14:42:00Z">
        <w:r w:rsidR="006C3108">
          <w:rPr>
            <w:rFonts w:ascii="Cambria" w:hAnsi="Cambria"/>
            <w:sz w:val="28"/>
            <w:szCs w:val="28"/>
          </w:rPr>
          <w:t xml:space="preserve"> that he was dead</w:t>
        </w:r>
      </w:ins>
      <w:r w:rsidR="006F7124">
        <w:rPr>
          <w:rFonts w:ascii="Cambria" w:hAnsi="Cambria"/>
          <w:sz w:val="28"/>
          <w:szCs w:val="28"/>
        </w:rPr>
        <w:t xml:space="preserve">. </w:t>
      </w:r>
    </w:p>
    <w:p w14:paraId="77293DD3" w14:textId="6680D758" w:rsidR="008F388D" w:rsidRDefault="00FB2766" w:rsidP="00854B4E">
      <w:pPr>
        <w:spacing w:line="360" w:lineRule="auto"/>
        <w:ind w:firstLine="720"/>
        <w:contextualSpacing/>
        <w:rPr>
          <w:ins w:id="6451" w:author="Claire S" w:date="2026-07-22T09:27:00Z" w16du:dateUtc="2026-07-22T08:27:00Z"/>
          <w:rFonts w:ascii="Cambria" w:hAnsi="Cambria"/>
          <w:sz w:val="28"/>
          <w:szCs w:val="28"/>
        </w:rPr>
      </w:pPr>
      <w:r>
        <w:rPr>
          <w:rFonts w:ascii="Cambria" w:hAnsi="Cambria"/>
          <w:sz w:val="28"/>
          <w:szCs w:val="28"/>
        </w:rPr>
        <w:t xml:space="preserve">Throwing </w:t>
      </w:r>
      <w:r w:rsidR="00417E71">
        <w:rPr>
          <w:rFonts w:ascii="Cambria" w:hAnsi="Cambria"/>
          <w:sz w:val="28"/>
          <w:szCs w:val="28"/>
        </w:rPr>
        <w:t xml:space="preserve">her </w:t>
      </w:r>
      <w:r w:rsidR="00CC57A9">
        <w:rPr>
          <w:rFonts w:ascii="Cambria" w:hAnsi="Cambria"/>
          <w:sz w:val="28"/>
          <w:szCs w:val="28"/>
        </w:rPr>
        <w:t xml:space="preserve">latest </w:t>
      </w:r>
      <w:r w:rsidR="00B63D73">
        <w:rPr>
          <w:rFonts w:ascii="Cambria" w:hAnsi="Cambria"/>
          <w:sz w:val="28"/>
          <w:szCs w:val="28"/>
        </w:rPr>
        <w:t>vintage</w:t>
      </w:r>
      <w:del w:id="6452" w:author="Daisy Watt" w:date="2026-06-21T21:04:00Z" w16du:dateUtc="2026-06-21T19:04:00Z">
        <w:r>
          <w:rPr>
            <w:rFonts w:ascii="Cambria" w:hAnsi="Cambria"/>
            <w:sz w:val="28"/>
            <w:szCs w:val="28"/>
          </w:rPr>
          <w:delText xml:space="preserve"> </w:delText>
        </w:r>
        <w:r w:rsidR="00B63D73">
          <w:rPr>
            <w:rFonts w:ascii="Cambria" w:hAnsi="Cambria"/>
            <w:sz w:val="28"/>
            <w:szCs w:val="28"/>
          </w:rPr>
          <w:delText>‘pre-loved’</w:delText>
        </w:r>
      </w:del>
      <w:r>
        <w:rPr>
          <w:rFonts w:ascii="Cambria" w:hAnsi="Cambria"/>
          <w:sz w:val="28"/>
          <w:szCs w:val="28"/>
        </w:rPr>
        <w:t xml:space="preserve"> </w:t>
      </w:r>
      <w:r w:rsidR="00417E71">
        <w:rPr>
          <w:rFonts w:ascii="Cambria" w:hAnsi="Cambria"/>
          <w:sz w:val="28"/>
          <w:szCs w:val="28"/>
        </w:rPr>
        <w:t>tracksuit on</w:t>
      </w:r>
      <w:r w:rsidR="0084445C">
        <w:rPr>
          <w:rFonts w:ascii="Cambria" w:hAnsi="Cambria"/>
          <w:sz w:val="28"/>
          <w:szCs w:val="28"/>
        </w:rPr>
        <w:t xml:space="preserve"> and washing her face</w:t>
      </w:r>
      <w:del w:id="6453" w:author="Daisy Watt" w:date="2026-06-21T21:10:00Z" w16du:dateUtc="2026-06-21T19:10:00Z">
        <w:r w:rsidR="0084445C">
          <w:rPr>
            <w:rFonts w:ascii="Cambria" w:hAnsi="Cambria"/>
            <w:sz w:val="28"/>
            <w:szCs w:val="28"/>
          </w:rPr>
          <w:delText xml:space="preserve"> quickly</w:delText>
        </w:r>
      </w:del>
      <w:r>
        <w:rPr>
          <w:rFonts w:ascii="Cambria" w:hAnsi="Cambria"/>
          <w:sz w:val="28"/>
          <w:szCs w:val="28"/>
        </w:rPr>
        <w:t xml:space="preserve">, Clara </w:t>
      </w:r>
      <w:r w:rsidR="006F7124">
        <w:rPr>
          <w:rFonts w:ascii="Cambria" w:hAnsi="Cambria"/>
          <w:sz w:val="28"/>
          <w:szCs w:val="28"/>
        </w:rPr>
        <w:t>tried Violet again</w:t>
      </w:r>
      <w:r w:rsidR="00CC57A9">
        <w:rPr>
          <w:rFonts w:ascii="Cambria" w:hAnsi="Cambria"/>
          <w:sz w:val="28"/>
          <w:szCs w:val="28"/>
        </w:rPr>
        <w:t xml:space="preserve">. </w:t>
      </w:r>
      <w:del w:id="6454" w:author="Daisy Watt" w:date="2026-06-21T21:10:00Z" w16du:dateUtc="2026-06-21T19:10:00Z">
        <w:r w:rsidR="0084445C">
          <w:rPr>
            <w:rFonts w:ascii="Cambria" w:hAnsi="Cambria"/>
            <w:sz w:val="28"/>
            <w:szCs w:val="28"/>
          </w:rPr>
          <w:delText xml:space="preserve"> </w:delText>
        </w:r>
        <w:r w:rsidR="00CC57A9">
          <w:rPr>
            <w:rFonts w:ascii="Cambria" w:hAnsi="Cambria"/>
            <w:sz w:val="28"/>
            <w:szCs w:val="28"/>
          </w:rPr>
          <w:delText>A</w:delText>
        </w:r>
        <w:r w:rsidR="00425E90">
          <w:rPr>
            <w:rFonts w:ascii="Cambria" w:hAnsi="Cambria"/>
            <w:sz w:val="28"/>
            <w:szCs w:val="28"/>
          </w:rPr>
          <w:delText>fter all, s</w:delText>
        </w:r>
        <w:r w:rsidR="008F388D">
          <w:rPr>
            <w:rFonts w:ascii="Cambria" w:hAnsi="Cambria"/>
            <w:sz w:val="28"/>
            <w:szCs w:val="28"/>
          </w:rPr>
          <w:delText xml:space="preserve">he’d been </w:delText>
        </w:r>
        <w:r w:rsidR="006F7124">
          <w:rPr>
            <w:rFonts w:ascii="Cambria" w:hAnsi="Cambria"/>
            <w:sz w:val="28"/>
            <w:szCs w:val="28"/>
          </w:rPr>
          <w:delText xml:space="preserve">out </w:delText>
        </w:r>
        <w:r w:rsidR="008F388D">
          <w:rPr>
            <w:rFonts w:ascii="Cambria" w:hAnsi="Cambria"/>
            <w:sz w:val="28"/>
            <w:szCs w:val="28"/>
          </w:rPr>
          <w:delText>with Dex</w:delText>
        </w:r>
        <w:r w:rsidR="00417E71">
          <w:rPr>
            <w:rFonts w:ascii="Cambria" w:hAnsi="Cambria"/>
            <w:sz w:val="28"/>
            <w:szCs w:val="28"/>
          </w:rPr>
          <w:delText xml:space="preserve"> last night,</w:delText>
        </w:r>
        <w:r w:rsidR="006F7124">
          <w:rPr>
            <w:rFonts w:ascii="Cambria" w:hAnsi="Cambria"/>
            <w:sz w:val="28"/>
            <w:szCs w:val="28"/>
          </w:rPr>
          <w:delText xml:space="preserve"> </w:delText>
        </w:r>
        <w:r w:rsidR="006F7124" w:rsidRPr="00FB2766">
          <w:rPr>
            <w:rFonts w:ascii="Cambria" w:hAnsi="Cambria"/>
            <w:i/>
            <w:iCs/>
            <w:sz w:val="28"/>
            <w:szCs w:val="28"/>
          </w:rPr>
          <w:delText>and</w:delText>
        </w:r>
        <w:r w:rsidR="006F7124">
          <w:rPr>
            <w:rFonts w:ascii="Cambria" w:hAnsi="Cambria"/>
            <w:sz w:val="28"/>
            <w:szCs w:val="28"/>
          </w:rPr>
          <w:delText xml:space="preserve"> she was Dex’s assistant</w:delText>
        </w:r>
        <w:r>
          <w:rPr>
            <w:rFonts w:ascii="Cambria" w:hAnsi="Cambria"/>
            <w:sz w:val="28"/>
            <w:szCs w:val="28"/>
          </w:rPr>
          <w:delText xml:space="preserve"> -</w:delText>
        </w:r>
        <w:r w:rsidR="00417E71">
          <w:rPr>
            <w:rFonts w:ascii="Cambria" w:hAnsi="Cambria"/>
            <w:sz w:val="28"/>
            <w:szCs w:val="28"/>
          </w:rPr>
          <w:delText xml:space="preserve"> </w:delText>
        </w:r>
        <w:r w:rsidR="00417E71" w:rsidDel="007B1F3D">
          <w:rPr>
            <w:rFonts w:ascii="Cambria" w:hAnsi="Cambria"/>
            <w:sz w:val="28"/>
            <w:szCs w:val="28"/>
          </w:rPr>
          <w:delText>s</w:delText>
        </w:r>
      </w:del>
      <w:ins w:id="6455" w:author="Daisy Watt" w:date="2026-06-21T21:10:00Z" w16du:dateUtc="2026-06-21T19:10:00Z">
        <w:r w:rsidR="007B1F3D">
          <w:rPr>
            <w:rFonts w:ascii="Cambria" w:hAnsi="Cambria"/>
            <w:sz w:val="28"/>
            <w:szCs w:val="28"/>
          </w:rPr>
          <w:t>S</w:t>
        </w:r>
      </w:ins>
      <w:r w:rsidR="00417E71">
        <w:rPr>
          <w:rFonts w:ascii="Cambria" w:hAnsi="Cambria"/>
          <w:sz w:val="28"/>
          <w:szCs w:val="28"/>
        </w:rPr>
        <w:t xml:space="preserve">urely </w:t>
      </w:r>
      <w:del w:id="6456" w:author="Daisy Watt" w:date="2026-06-21T21:10:00Z" w16du:dateUtc="2026-06-21T19:10:00Z">
        <w:r w:rsidR="00425E90" w:rsidDel="00781C95">
          <w:rPr>
            <w:rFonts w:ascii="Cambria" w:hAnsi="Cambria"/>
            <w:sz w:val="28"/>
            <w:szCs w:val="28"/>
          </w:rPr>
          <w:delText>Violet</w:delText>
        </w:r>
      </w:del>
      <w:ins w:id="6457" w:author="Daisy Watt" w:date="2026-06-21T21:10:00Z" w16du:dateUtc="2026-06-21T19:10:00Z">
        <w:r w:rsidR="00781C95">
          <w:rPr>
            <w:rFonts w:ascii="Cambria" w:hAnsi="Cambria"/>
            <w:sz w:val="28"/>
            <w:szCs w:val="28"/>
          </w:rPr>
          <w:t>she</w:t>
        </w:r>
      </w:ins>
      <w:r w:rsidR="00425E90">
        <w:rPr>
          <w:rFonts w:ascii="Cambria" w:hAnsi="Cambria"/>
          <w:sz w:val="28"/>
          <w:szCs w:val="28"/>
        </w:rPr>
        <w:t xml:space="preserve"> would</w:t>
      </w:r>
      <w:r w:rsidR="00417E71">
        <w:rPr>
          <w:rFonts w:ascii="Cambria" w:hAnsi="Cambria"/>
          <w:sz w:val="28"/>
          <w:szCs w:val="28"/>
        </w:rPr>
        <w:t xml:space="preserve"> have some answers</w:t>
      </w:r>
      <w:ins w:id="6458" w:author="Claire S" w:date="2026-07-22T10:49:00Z" w16du:dateUtc="2026-07-22T09:49:00Z">
        <w:r w:rsidR="007174E0">
          <w:rPr>
            <w:rFonts w:ascii="Cambria" w:hAnsi="Cambria"/>
            <w:sz w:val="28"/>
            <w:szCs w:val="28"/>
          </w:rPr>
          <w:t xml:space="preserve"> -</w:t>
        </w:r>
      </w:ins>
      <w:del w:id="6459" w:author="Claire S" w:date="2026-07-22T10:49:00Z" w16du:dateUtc="2026-07-22T09:49:00Z">
        <w:r w:rsidR="008F388D" w:rsidDel="007174E0">
          <w:rPr>
            <w:rFonts w:ascii="Cambria" w:hAnsi="Cambria"/>
            <w:sz w:val="28"/>
            <w:szCs w:val="28"/>
          </w:rPr>
          <w:delText>.</w:delText>
        </w:r>
      </w:del>
    </w:p>
    <w:p w14:paraId="745873BB" w14:textId="08982665" w:rsidR="00F34132" w:rsidRDefault="00F34132">
      <w:pPr>
        <w:spacing w:line="360" w:lineRule="auto"/>
        <w:ind w:firstLine="720"/>
        <w:contextualSpacing/>
        <w:rPr>
          <w:ins w:id="6460" w:author="Claire S" w:date="2026-07-22T09:27:00Z" w16du:dateUtc="2026-07-22T08:27:00Z"/>
          <w:rFonts w:ascii="Cambria" w:hAnsi="Cambria"/>
          <w:sz w:val="28"/>
          <w:szCs w:val="28"/>
        </w:rPr>
        <w:pPrChange w:id="6461" w:author="Claire S" w:date="2026-07-22T09:27:00Z" w16du:dateUtc="2026-07-22T08:27:00Z">
          <w:pPr>
            <w:spacing w:line="360" w:lineRule="auto"/>
            <w:contextualSpacing/>
          </w:pPr>
        </w:pPrChange>
      </w:pPr>
      <w:commentRangeStart w:id="6462"/>
      <w:ins w:id="6463" w:author="Claire S" w:date="2026-07-22T09:27:00Z" w16du:dateUtc="2026-07-22T08:27:00Z">
        <w:r>
          <w:rPr>
            <w:rFonts w:ascii="Cambria" w:hAnsi="Cambria"/>
            <w:sz w:val="28"/>
            <w:szCs w:val="28"/>
          </w:rPr>
          <w:t>Violet was Clara’s biggest ally at Langley &amp; Co</w:t>
        </w:r>
        <w:r>
          <w:rPr>
            <w:rFonts w:ascii="Cambria" w:hAnsi="Cambria"/>
            <w:color w:val="000000" w:themeColor="text1"/>
            <w:sz w:val="28"/>
            <w:szCs w:val="28"/>
          </w:rPr>
          <w:t>.</w:t>
        </w:r>
        <w:r w:rsidRPr="002C6D71">
          <w:rPr>
            <w:rFonts w:ascii="Cambria" w:hAnsi="Cambria"/>
            <w:color w:val="000000" w:themeColor="text1"/>
            <w:sz w:val="28"/>
            <w:szCs w:val="28"/>
          </w:rPr>
          <w:t xml:space="preserve"> </w:t>
        </w:r>
        <w:commentRangeEnd w:id="6462"/>
        <w:r>
          <w:rPr>
            <w:rStyle w:val="CommentReference"/>
            <w:rFonts w:ascii="Cambria" w:hAnsi="Cambria"/>
            <w:sz w:val="28"/>
            <w:szCs w:val="28"/>
          </w:rPr>
          <w:commentReference w:id="6462"/>
        </w:r>
        <w:r>
          <w:rPr>
            <w:rFonts w:ascii="Cambria" w:hAnsi="Cambria"/>
            <w:sz w:val="28"/>
            <w:szCs w:val="28"/>
          </w:rPr>
          <w:t xml:space="preserve"> Sure, she was quiet but with a wicked sense of humour and a passionate nature that occasionally made itself known – like when that huge kids’ author </w:t>
        </w:r>
        <w:commentRangeStart w:id="6464"/>
        <w:r>
          <w:rPr>
            <w:rFonts w:ascii="Cambria" w:hAnsi="Cambria"/>
            <w:sz w:val="28"/>
            <w:szCs w:val="28"/>
          </w:rPr>
          <w:t>killed off his hero’s dog on a clifftop, and Violet sobbed in distress, before petitioning for Dex to edit out the death.</w:t>
        </w:r>
        <w:commentRangeEnd w:id="6464"/>
        <w:r>
          <w:rPr>
            <w:rStyle w:val="CommentReference"/>
            <w:rFonts w:ascii="Cambria" w:hAnsi="Cambria"/>
            <w:sz w:val="28"/>
            <w:szCs w:val="28"/>
          </w:rPr>
          <w:commentReference w:id="6464"/>
        </w:r>
      </w:ins>
    </w:p>
    <w:p w14:paraId="005CCE0A" w14:textId="77777777" w:rsidR="00F34132" w:rsidRDefault="00F34132" w:rsidP="00F34132">
      <w:pPr>
        <w:spacing w:line="360" w:lineRule="auto"/>
        <w:ind w:firstLine="720"/>
        <w:contextualSpacing/>
        <w:rPr>
          <w:ins w:id="6465" w:author="Claire S" w:date="2026-07-22T09:27:00Z" w16du:dateUtc="2026-07-22T08:27:00Z"/>
          <w:rFonts w:ascii="Cambria" w:hAnsi="Cambria"/>
          <w:sz w:val="28"/>
          <w:szCs w:val="28"/>
        </w:rPr>
      </w:pPr>
      <w:ins w:id="6466" w:author="Claire S" w:date="2026-07-22T09:27:00Z" w16du:dateUtc="2026-07-22T08:27:00Z">
        <w:r w:rsidRPr="007C3D61">
          <w:rPr>
            <w:rFonts w:ascii="Cambria" w:hAnsi="Cambria"/>
            <w:i/>
            <w:iCs/>
            <w:sz w:val="28"/>
            <w:szCs w:val="28"/>
          </w:rPr>
          <w:t>Still waters run deep</w:t>
        </w:r>
        <w:r>
          <w:rPr>
            <w:rFonts w:ascii="Cambria" w:hAnsi="Cambria"/>
            <w:sz w:val="28"/>
            <w:szCs w:val="28"/>
          </w:rPr>
          <w:t xml:space="preserve">, as </w:t>
        </w:r>
        <w:commentRangeStart w:id="6467"/>
        <w:r>
          <w:rPr>
            <w:rFonts w:ascii="Cambria" w:hAnsi="Cambria"/>
            <w:sz w:val="28"/>
            <w:szCs w:val="28"/>
          </w:rPr>
          <w:t xml:space="preserve">Clara’s dad used to say, though Clara tried not to think about him these days.  </w:t>
        </w:r>
        <w:commentRangeEnd w:id="6467"/>
        <w:r>
          <w:rPr>
            <w:rStyle w:val="CommentReference"/>
            <w:rFonts w:ascii="Cambria" w:hAnsi="Cambria"/>
            <w:sz w:val="28"/>
            <w:szCs w:val="28"/>
          </w:rPr>
          <w:commentReference w:id="6467"/>
        </w:r>
      </w:ins>
    </w:p>
    <w:p w14:paraId="035907EA" w14:textId="78F15EC3" w:rsidR="00F34132" w:rsidRDefault="00006974" w:rsidP="00F34132">
      <w:pPr>
        <w:spacing w:line="360" w:lineRule="auto"/>
        <w:ind w:firstLine="720"/>
        <w:contextualSpacing/>
        <w:rPr>
          <w:ins w:id="6468" w:author="Claire S" w:date="2026-07-22T09:27:00Z" w16du:dateUtc="2026-07-22T08:27:00Z"/>
          <w:rFonts w:ascii="Cambria" w:hAnsi="Cambria"/>
          <w:sz w:val="28"/>
          <w:szCs w:val="28"/>
        </w:rPr>
      </w:pPr>
      <w:ins w:id="6469" w:author="Claire S" w:date="2026-08-04T12:01:00Z" w16du:dateUtc="2026-08-04T11:01:00Z">
        <w:r>
          <w:rPr>
            <w:rFonts w:ascii="Cambria" w:hAnsi="Cambria"/>
            <w:sz w:val="28"/>
            <w:szCs w:val="28"/>
          </w:rPr>
          <w:t>Clara ha</w:t>
        </w:r>
      </w:ins>
      <w:ins w:id="6470" w:author="Claire S" w:date="2026-07-22T09:28:00Z" w16du:dateUtc="2026-07-22T08:28:00Z">
        <w:r w:rsidR="007C0F2C">
          <w:rPr>
            <w:rFonts w:ascii="Cambria" w:hAnsi="Cambria"/>
            <w:sz w:val="28"/>
            <w:szCs w:val="28"/>
          </w:rPr>
          <w:t xml:space="preserve">d met </w:t>
        </w:r>
      </w:ins>
      <w:ins w:id="6471" w:author="Claire S" w:date="2026-07-22T09:27:00Z" w16du:dateUtc="2026-07-22T08:27:00Z">
        <w:r w:rsidR="00F34132">
          <w:rPr>
            <w:rFonts w:ascii="Cambria" w:hAnsi="Cambria"/>
            <w:sz w:val="28"/>
            <w:szCs w:val="28"/>
          </w:rPr>
          <w:t xml:space="preserve">Violet </w:t>
        </w:r>
      </w:ins>
      <w:ins w:id="6472" w:author="Claire S" w:date="2026-08-04T12:01:00Z" w16du:dateUtc="2026-08-04T11:01:00Z">
        <w:r>
          <w:rPr>
            <w:rFonts w:ascii="Cambria" w:hAnsi="Cambria"/>
            <w:sz w:val="28"/>
            <w:szCs w:val="28"/>
          </w:rPr>
          <w:t xml:space="preserve">when she’d </w:t>
        </w:r>
      </w:ins>
      <w:ins w:id="6473" w:author="Claire S" w:date="2026-07-22T09:27:00Z" w16du:dateUtc="2026-07-22T08:27:00Z">
        <w:r w:rsidR="00F34132">
          <w:rPr>
            <w:rFonts w:ascii="Cambria" w:hAnsi="Cambria"/>
            <w:sz w:val="28"/>
            <w:szCs w:val="28"/>
          </w:rPr>
          <w:t>been designated Clara’s ‘</w:t>
        </w:r>
        <w:commentRangeStart w:id="6474"/>
        <w:commentRangeStart w:id="6475"/>
        <w:r w:rsidR="00F34132">
          <w:rPr>
            <w:rFonts w:ascii="Cambria" w:hAnsi="Cambria"/>
            <w:sz w:val="28"/>
            <w:szCs w:val="28"/>
          </w:rPr>
          <w:t xml:space="preserve">buddy’ </w:t>
        </w:r>
        <w:commentRangeEnd w:id="6474"/>
        <w:r w:rsidR="00F34132">
          <w:rPr>
            <w:rStyle w:val="CommentReference"/>
            <w:rFonts w:ascii="Cambria" w:hAnsi="Cambria"/>
            <w:sz w:val="28"/>
            <w:szCs w:val="28"/>
          </w:rPr>
          <w:commentReference w:id="6474"/>
        </w:r>
        <w:commentRangeEnd w:id="6475"/>
        <w:r w:rsidR="00013A1D">
          <w:rPr>
            <w:rStyle w:val="CommentReference"/>
            <w:rFonts w:ascii="Cambria" w:hAnsi="Cambria"/>
            <w:sz w:val="28"/>
            <w:szCs w:val="28"/>
          </w:rPr>
          <w:commentReference w:id="6475"/>
        </w:r>
        <w:r w:rsidR="00F34132">
          <w:rPr>
            <w:rFonts w:ascii="Cambria" w:hAnsi="Cambria"/>
            <w:sz w:val="28"/>
            <w:szCs w:val="28"/>
          </w:rPr>
          <w:t>– Langley’s wanky term for a mentor – for the first week</w:t>
        </w:r>
      </w:ins>
      <w:ins w:id="6476" w:author="Claire S" w:date="2026-07-22T09:28:00Z" w16du:dateUtc="2026-07-22T08:28:00Z">
        <w:r w:rsidR="007C0F2C">
          <w:rPr>
            <w:rFonts w:ascii="Cambria" w:hAnsi="Cambria"/>
            <w:sz w:val="28"/>
            <w:szCs w:val="28"/>
          </w:rPr>
          <w:t xml:space="preserve"> of her Langley &amp; Co. internship programme - </w:t>
        </w:r>
        <w:r w:rsidR="007C0F2C" w:rsidRPr="00D06B8A">
          <w:rPr>
            <w:rFonts w:ascii="Cambria" w:hAnsi="Cambria"/>
            <w:sz w:val="28"/>
            <w:szCs w:val="28"/>
          </w:rPr>
          <w:t>a scheme targeted</w:t>
        </w:r>
        <w:r w:rsidR="007C0F2C">
          <w:rPr>
            <w:rFonts w:ascii="Cambria" w:hAnsi="Cambria"/>
            <w:sz w:val="28"/>
            <w:szCs w:val="28"/>
          </w:rPr>
          <w:t xml:space="preserve"> at working-class candidate</w:t>
        </w:r>
        <w:commentRangeStart w:id="6477"/>
        <w:r w:rsidR="007C0F2C">
          <w:rPr>
            <w:rFonts w:ascii="Cambria" w:hAnsi="Cambria"/>
            <w:sz w:val="28"/>
            <w:szCs w:val="28"/>
          </w:rPr>
          <w:t>s</w:t>
        </w:r>
        <w:commentRangeEnd w:id="6477"/>
        <w:r w:rsidR="007C0F2C">
          <w:rPr>
            <w:rStyle w:val="CommentReference"/>
            <w:rFonts w:ascii="Cambria" w:hAnsi="Cambria"/>
            <w:sz w:val="28"/>
            <w:szCs w:val="28"/>
          </w:rPr>
          <w:commentReference w:id="6477"/>
        </w:r>
      </w:ins>
      <w:ins w:id="6478" w:author="Claire S" w:date="2026-07-22T09:27:00Z" w16du:dateUtc="2026-07-22T08:27:00Z">
        <w:r w:rsidR="00F34132">
          <w:rPr>
            <w:rFonts w:ascii="Cambria" w:hAnsi="Cambria"/>
            <w:sz w:val="28"/>
            <w:szCs w:val="28"/>
          </w:rPr>
          <w:t xml:space="preserve">, and they’d remained fast friends. Both entirely state-educated, the two young women found the office poshos a bit terrifying: rich </w:t>
        </w:r>
        <w:r w:rsidR="00F34132" w:rsidRPr="00D06B8A">
          <w:rPr>
            <w:rFonts w:ascii="Cambria" w:hAnsi="Cambria"/>
            <w:sz w:val="28"/>
            <w:szCs w:val="28"/>
          </w:rPr>
          <w:t>girls</w:t>
        </w:r>
        <w:r w:rsidR="00F34132">
          <w:rPr>
            <w:rFonts w:ascii="Cambria" w:hAnsi="Cambria"/>
            <w:sz w:val="28"/>
            <w:szCs w:val="28"/>
          </w:rPr>
          <w:t xml:space="preserve"> with expensive glossy hair and Daddy’s credit card on hand; </w:t>
        </w:r>
        <w:r w:rsidR="00F34132" w:rsidRPr="00D06B8A">
          <w:rPr>
            <w:rFonts w:ascii="Cambria" w:hAnsi="Cambria"/>
            <w:sz w:val="28"/>
            <w:szCs w:val="28"/>
          </w:rPr>
          <w:t>girls</w:t>
        </w:r>
        <w:r w:rsidR="00F34132">
          <w:rPr>
            <w:rFonts w:ascii="Cambria" w:hAnsi="Cambria"/>
            <w:sz w:val="28"/>
            <w:szCs w:val="28"/>
          </w:rPr>
          <w:t xml:space="preserve"> who used publishing ‘like finishing school’, as Violet muttered to Clara in Langley’s top-floor café, that first week.</w:t>
        </w:r>
      </w:ins>
    </w:p>
    <w:p w14:paraId="09914AEB" w14:textId="77777777" w:rsidR="00F34132" w:rsidRDefault="00F34132" w:rsidP="00F34132">
      <w:pPr>
        <w:spacing w:line="360" w:lineRule="auto"/>
        <w:ind w:firstLine="720"/>
        <w:contextualSpacing/>
        <w:rPr>
          <w:ins w:id="6479" w:author="Claire S" w:date="2026-07-22T09:27:00Z" w16du:dateUtc="2026-07-22T08:27:00Z"/>
          <w:rFonts w:ascii="Cambria" w:hAnsi="Cambria"/>
          <w:sz w:val="28"/>
          <w:szCs w:val="28"/>
        </w:rPr>
      </w:pPr>
      <w:ins w:id="6480" w:author="Claire S" w:date="2026-07-22T09:27:00Z" w16du:dateUtc="2026-07-22T08:27:00Z">
        <w:r>
          <w:rPr>
            <w:rFonts w:ascii="Cambria" w:hAnsi="Cambria"/>
            <w:sz w:val="28"/>
            <w:szCs w:val="28"/>
          </w:rPr>
          <w:t xml:space="preserve">‘What exactly do you finish, there?’ </w:t>
        </w:r>
        <w:commentRangeStart w:id="6481"/>
        <w:r>
          <w:rPr>
            <w:rFonts w:ascii="Cambria" w:hAnsi="Cambria"/>
            <w:sz w:val="28"/>
            <w:szCs w:val="28"/>
          </w:rPr>
          <w:t xml:space="preserve">Clara said, eyeing up a jam doughnut on the counter as they queued to order. </w:t>
        </w:r>
        <w:commentRangeEnd w:id="6481"/>
        <w:r>
          <w:rPr>
            <w:rStyle w:val="CommentReference"/>
            <w:rFonts w:ascii="Cambria" w:hAnsi="Cambria"/>
            <w:sz w:val="28"/>
            <w:szCs w:val="28"/>
          </w:rPr>
          <w:commentReference w:id="6481"/>
        </w:r>
        <w:r>
          <w:rPr>
            <w:rFonts w:ascii="Cambria" w:hAnsi="Cambria"/>
            <w:sz w:val="28"/>
            <w:szCs w:val="28"/>
          </w:rPr>
          <w:t xml:space="preserve"> </w:t>
        </w:r>
      </w:ins>
    </w:p>
    <w:p w14:paraId="25F3CFFB" w14:textId="77777777" w:rsidR="00F34132" w:rsidRPr="0080225C" w:rsidRDefault="00F34132" w:rsidP="00F34132">
      <w:pPr>
        <w:spacing w:line="360" w:lineRule="auto"/>
        <w:ind w:firstLine="720"/>
        <w:contextualSpacing/>
        <w:rPr>
          <w:ins w:id="6482" w:author="Claire S" w:date="2026-07-22T09:27:00Z" w16du:dateUtc="2026-07-22T08:27:00Z"/>
          <w:rFonts w:ascii="Cambria" w:hAnsi="Cambria"/>
          <w:color w:val="000000" w:themeColor="text1"/>
          <w:sz w:val="28"/>
          <w:szCs w:val="28"/>
        </w:rPr>
      </w:pPr>
      <w:ins w:id="6483" w:author="Claire S" w:date="2026-07-22T09:27:00Z" w16du:dateUtc="2026-07-22T08:27:00Z">
        <w:r>
          <w:rPr>
            <w:rFonts w:ascii="Cambria" w:hAnsi="Cambria"/>
            <w:sz w:val="28"/>
            <w:szCs w:val="28"/>
          </w:rPr>
          <w:t xml:space="preserve">‘Yourself, darling,’ Violet grinned, mimicking the Comms Director, Savannah </w:t>
        </w:r>
        <w:commentRangeStart w:id="6484"/>
        <w:r>
          <w:rPr>
            <w:rFonts w:ascii="Cambria" w:hAnsi="Cambria"/>
            <w:sz w:val="28"/>
            <w:szCs w:val="28"/>
          </w:rPr>
          <w:t xml:space="preserve">Langley – clearly a woman who never considered herself finished – judging by her </w:t>
        </w:r>
        <w:r>
          <w:rPr>
            <w:rFonts w:ascii="Cambria" w:hAnsi="Cambria"/>
            <w:color w:val="000000" w:themeColor="text1"/>
            <w:sz w:val="28"/>
            <w:szCs w:val="28"/>
          </w:rPr>
          <w:t>multiple ‘</w:t>
        </w:r>
        <w:r w:rsidRPr="0080225C">
          <w:rPr>
            <w:rFonts w:ascii="Cambria" w:hAnsi="Cambria"/>
            <w:color w:val="000000" w:themeColor="text1"/>
            <w:sz w:val="28"/>
            <w:szCs w:val="28"/>
          </w:rPr>
          <w:t>tweakments</w:t>
        </w:r>
        <w:r>
          <w:rPr>
            <w:rFonts w:ascii="Cambria" w:hAnsi="Cambria"/>
            <w:color w:val="000000" w:themeColor="text1"/>
            <w:sz w:val="28"/>
            <w:szCs w:val="28"/>
          </w:rPr>
          <w:t>’.</w:t>
        </w:r>
        <w:commentRangeEnd w:id="6484"/>
        <w:r w:rsidRPr="0080225C">
          <w:rPr>
            <w:rStyle w:val="CommentReference"/>
            <w:rFonts w:ascii="Cambria" w:hAnsi="Cambria"/>
            <w:color w:val="000000" w:themeColor="text1"/>
            <w:sz w:val="28"/>
            <w:szCs w:val="28"/>
          </w:rPr>
          <w:commentReference w:id="6484"/>
        </w:r>
      </w:ins>
    </w:p>
    <w:p w14:paraId="157EA31B" w14:textId="77777777" w:rsidR="00F34132" w:rsidRDefault="00F34132" w:rsidP="00F34132">
      <w:pPr>
        <w:spacing w:line="360" w:lineRule="auto"/>
        <w:ind w:firstLine="720"/>
        <w:contextualSpacing/>
        <w:rPr>
          <w:ins w:id="6485" w:author="Claire S" w:date="2026-07-22T09:27:00Z" w16du:dateUtc="2026-07-22T08:27:00Z"/>
          <w:rFonts w:ascii="Cambria" w:hAnsi="Cambria"/>
          <w:sz w:val="28"/>
          <w:szCs w:val="28"/>
        </w:rPr>
      </w:pPr>
      <w:ins w:id="6486" w:author="Claire S" w:date="2026-07-22T09:27:00Z" w16du:dateUtc="2026-07-22T08:27:00Z">
        <w:r>
          <w:rPr>
            <w:rFonts w:ascii="Cambria" w:hAnsi="Cambria"/>
            <w:sz w:val="28"/>
            <w:szCs w:val="28"/>
          </w:rPr>
          <w:t>‘I did think you were posh, actually, before we met,’ Violet had admitted to Clara as they sat. ‘’Cos of your name. I thought you’d lied about the working-class bit.’</w:t>
        </w:r>
      </w:ins>
    </w:p>
    <w:p w14:paraId="3643F1CA" w14:textId="77777777" w:rsidR="00F34132" w:rsidRDefault="00F34132" w:rsidP="00F34132">
      <w:pPr>
        <w:spacing w:line="360" w:lineRule="auto"/>
        <w:ind w:firstLine="720"/>
        <w:contextualSpacing/>
        <w:rPr>
          <w:ins w:id="6487" w:author="Claire S" w:date="2026-07-22T09:27:00Z" w16du:dateUtc="2026-07-22T08:27:00Z"/>
          <w:rFonts w:ascii="Cambria" w:hAnsi="Cambria"/>
          <w:sz w:val="28"/>
          <w:szCs w:val="28"/>
        </w:rPr>
      </w:pPr>
      <w:ins w:id="6488" w:author="Claire S" w:date="2026-07-22T09:27:00Z" w16du:dateUtc="2026-07-22T08:27:00Z">
        <w:r>
          <w:rPr>
            <w:rFonts w:ascii="Cambria" w:hAnsi="Cambria"/>
            <w:sz w:val="28"/>
            <w:szCs w:val="28"/>
          </w:rPr>
          <w:t xml:space="preserve">‘Oh God, no.’ Clara passed Violet her weird green tea and ladled sugar into her own cup. ‘My mum saw </w:t>
        </w:r>
        <w:r w:rsidRPr="0076215E">
          <w:rPr>
            <w:rFonts w:ascii="Cambria" w:hAnsi="Cambria"/>
            <w:i/>
            <w:sz w:val="28"/>
            <w:szCs w:val="28"/>
          </w:rPr>
          <w:t xml:space="preserve">The Nutcracker Suite </w:t>
        </w:r>
        <w:r>
          <w:rPr>
            <w:rFonts w:ascii="Cambria" w:hAnsi="Cambria"/>
            <w:sz w:val="28"/>
            <w:szCs w:val="28"/>
          </w:rPr>
          <w:t xml:space="preserve">ballet on the telly, and loved it so much, she named me after the girl in it. But I grew up on a council estate in Hackney, for my sins.’  </w:t>
        </w:r>
      </w:ins>
    </w:p>
    <w:p w14:paraId="4C8FE42B" w14:textId="406314A3" w:rsidR="00F34132" w:rsidRPr="007C0F2C" w:rsidDel="007C0F2C" w:rsidRDefault="007C0F2C">
      <w:pPr>
        <w:spacing w:line="360" w:lineRule="auto"/>
        <w:ind w:firstLine="720"/>
        <w:contextualSpacing/>
        <w:rPr>
          <w:del w:id="6489" w:author="Claire S" w:date="2026-07-22T09:28:00Z" w16du:dateUtc="2026-07-22T08:28:00Z"/>
          <w:rFonts w:ascii="Cambria" w:hAnsi="Cambria"/>
          <w:sz w:val="28"/>
          <w:szCs w:val="28"/>
          <w:rPrChange w:id="6490" w:author="Claire S" w:date="2026-07-22T09:28:00Z" w16du:dateUtc="2026-07-22T08:28:00Z">
            <w:rPr>
              <w:del w:id="6491" w:author="Claire S" w:date="2026-07-22T09:28:00Z" w16du:dateUtc="2026-07-22T08:28:00Z"/>
              <w:rFonts w:ascii="Cambria" w:hAnsi="Cambria"/>
              <w:i/>
              <w:iCs/>
              <w:sz w:val="28"/>
              <w:szCs w:val="28"/>
            </w:rPr>
          </w:rPrChange>
        </w:rPr>
      </w:pPr>
      <w:ins w:id="6492" w:author="Claire S" w:date="2026-07-22T09:28:00Z" w16du:dateUtc="2026-07-22T08:28:00Z">
        <w:r>
          <w:rPr>
            <w:rFonts w:ascii="Cambria" w:hAnsi="Cambria"/>
            <w:sz w:val="28"/>
            <w:szCs w:val="28"/>
          </w:rPr>
          <w:t xml:space="preserve">Where she was now, as she listened to </w:t>
        </w:r>
      </w:ins>
    </w:p>
    <w:p w14:paraId="4BD1E3AA" w14:textId="440C22AC" w:rsidR="00F04334" w:rsidRDefault="008F388D" w:rsidP="00F04334">
      <w:pPr>
        <w:spacing w:line="360" w:lineRule="auto"/>
        <w:ind w:firstLine="720"/>
        <w:contextualSpacing/>
        <w:rPr>
          <w:ins w:id="6493" w:author="Claire S" w:date="2026-07-22T09:29:00Z" w16du:dateUtc="2026-07-22T08:29:00Z"/>
          <w:rFonts w:ascii="Cambria" w:hAnsi="Cambria"/>
          <w:sz w:val="28"/>
          <w:szCs w:val="28"/>
        </w:rPr>
      </w:pPr>
      <w:commentRangeStart w:id="6494"/>
      <w:del w:id="6495" w:author="Claire S" w:date="2026-07-22T09:28:00Z" w16du:dateUtc="2026-07-22T08:28:00Z">
        <w:r w:rsidDel="007C0F2C">
          <w:rPr>
            <w:rFonts w:ascii="Cambria" w:hAnsi="Cambria"/>
            <w:sz w:val="28"/>
            <w:szCs w:val="28"/>
          </w:rPr>
          <w:delText>B</w:delText>
        </w:r>
        <w:r w:rsidR="006F7124" w:rsidDel="007C0F2C">
          <w:rPr>
            <w:rFonts w:ascii="Cambria" w:hAnsi="Cambria"/>
            <w:sz w:val="28"/>
            <w:szCs w:val="28"/>
          </w:rPr>
          <w:delText xml:space="preserve">ut </w:delText>
        </w:r>
      </w:del>
      <w:r w:rsidR="00417E71">
        <w:rPr>
          <w:rFonts w:ascii="Cambria" w:hAnsi="Cambria"/>
          <w:sz w:val="28"/>
          <w:szCs w:val="28"/>
        </w:rPr>
        <w:t xml:space="preserve">Violet’s phone </w:t>
      </w:r>
      <w:del w:id="6496" w:author="Claire S" w:date="2026-07-22T09:28:00Z" w16du:dateUtc="2026-07-22T08:28:00Z">
        <w:r w:rsidR="00417E71" w:rsidDel="007C0F2C">
          <w:rPr>
            <w:rFonts w:ascii="Cambria" w:hAnsi="Cambria"/>
            <w:sz w:val="28"/>
            <w:szCs w:val="28"/>
          </w:rPr>
          <w:delText xml:space="preserve">went </w:delText>
        </w:r>
      </w:del>
      <w:ins w:id="6497" w:author="Claire S" w:date="2026-07-22T09:28:00Z" w16du:dateUtc="2026-07-22T08:28:00Z">
        <w:r w:rsidR="007C0F2C">
          <w:rPr>
            <w:rFonts w:ascii="Cambria" w:hAnsi="Cambria"/>
            <w:sz w:val="28"/>
            <w:szCs w:val="28"/>
          </w:rPr>
          <w:t xml:space="preserve">go </w:t>
        </w:r>
      </w:ins>
      <w:r w:rsidR="00FB2766">
        <w:rPr>
          <w:rFonts w:ascii="Cambria" w:hAnsi="Cambria"/>
          <w:sz w:val="28"/>
          <w:szCs w:val="28"/>
        </w:rPr>
        <w:t xml:space="preserve">straight </w:t>
      </w:r>
      <w:r w:rsidR="00417E71">
        <w:rPr>
          <w:rFonts w:ascii="Cambria" w:hAnsi="Cambria"/>
          <w:sz w:val="28"/>
          <w:szCs w:val="28"/>
        </w:rPr>
        <w:t>to</w:t>
      </w:r>
      <w:r w:rsidR="006F7124">
        <w:rPr>
          <w:rFonts w:ascii="Cambria" w:hAnsi="Cambria"/>
          <w:sz w:val="28"/>
          <w:szCs w:val="28"/>
        </w:rPr>
        <w:t xml:space="preserve"> voicemail</w:t>
      </w:r>
      <w:r w:rsidR="00EA134B">
        <w:rPr>
          <w:rFonts w:ascii="Cambria" w:hAnsi="Cambria"/>
          <w:sz w:val="28"/>
          <w:szCs w:val="28"/>
        </w:rPr>
        <w:t xml:space="preserve"> agai</w:t>
      </w:r>
      <w:ins w:id="6498" w:author="Claire S" w:date="2026-07-21T16:55:00Z" w16du:dateUtc="2026-07-21T15:55:00Z">
        <w:r w:rsidR="00FD17E5">
          <w:rPr>
            <w:rFonts w:ascii="Cambria" w:hAnsi="Cambria"/>
            <w:sz w:val="28"/>
            <w:szCs w:val="28"/>
          </w:rPr>
          <w:t>n</w:t>
        </w:r>
      </w:ins>
      <w:ins w:id="6499" w:author="Claire S" w:date="2026-07-22T09:29:00Z" w16du:dateUtc="2026-07-22T08:29:00Z">
        <w:r w:rsidR="00F04334">
          <w:rPr>
            <w:rFonts w:ascii="Cambria" w:hAnsi="Cambria"/>
            <w:sz w:val="28"/>
            <w:szCs w:val="28"/>
          </w:rPr>
          <w:t xml:space="preserve"> and absently read a fridge magnet she’d bought her mum: </w:t>
        </w:r>
        <w:r w:rsidR="00F04334" w:rsidRPr="0076215E">
          <w:rPr>
            <w:rFonts w:ascii="Cambria" w:hAnsi="Cambria"/>
            <w:i/>
            <w:iCs/>
            <w:sz w:val="28"/>
            <w:szCs w:val="28"/>
          </w:rPr>
          <w:t>Dream big or you stay small</w:t>
        </w:r>
        <w:r w:rsidR="00F04334">
          <w:rPr>
            <w:rFonts w:ascii="Cambria" w:hAnsi="Cambria"/>
            <w:sz w:val="28"/>
            <w:szCs w:val="28"/>
          </w:rPr>
          <w:t xml:space="preserve">. </w:t>
        </w:r>
        <w:r w:rsidR="00F04334" w:rsidRPr="00C02F81">
          <w:rPr>
            <w:rFonts w:ascii="Cambria" w:hAnsi="Cambria"/>
            <w:sz w:val="28"/>
            <w:szCs w:val="28"/>
          </w:rPr>
          <w:t xml:space="preserve"> </w:t>
        </w:r>
      </w:ins>
    </w:p>
    <w:p w14:paraId="3F90E17E" w14:textId="1BE53D8F" w:rsidR="007C0F2C" w:rsidRDefault="00F04334" w:rsidP="00F04334">
      <w:pPr>
        <w:spacing w:line="360" w:lineRule="auto"/>
        <w:ind w:firstLine="720"/>
        <w:contextualSpacing/>
        <w:rPr>
          <w:ins w:id="6500" w:author="Claire S" w:date="2026-07-22T09:28:00Z" w16du:dateUtc="2026-07-22T08:28:00Z"/>
          <w:rFonts w:ascii="Cambria" w:hAnsi="Cambria"/>
          <w:sz w:val="28"/>
          <w:szCs w:val="28"/>
        </w:rPr>
      </w:pPr>
      <w:ins w:id="6501" w:author="Claire S" w:date="2026-07-22T09:29:00Z" w16du:dateUtc="2026-07-22T08:29:00Z">
        <w:r>
          <w:rPr>
            <w:rFonts w:ascii="Cambria" w:hAnsi="Cambria"/>
            <w:sz w:val="28"/>
            <w:szCs w:val="28"/>
          </w:rPr>
          <w:t xml:space="preserve">And, as Dex Harris’s death had just confirmed, life was horribly short. </w:t>
        </w:r>
      </w:ins>
    </w:p>
    <w:p w14:paraId="7E11345D" w14:textId="071C86E7" w:rsidR="006F7124" w:rsidRDefault="00F04334" w:rsidP="007C0F2C">
      <w:pPr>
        <w:spacing w:line="360" w:lineRule="auto"/>
        <w:ind w:firstLine="720"/>
        <w:contextualSpacing/>
        <w:rPr>
          <w:ins w:id="6502" w:author="Claire S" w:date="2026-07-22T09:26:00Z" w16du:dateUtc="2026-07-22T08:26:00Z"/>
          <w:rFonts w:ascii="Cambria" w:hAnsi="Cambria"/>
          <w:sz w:val="28"/>
          <w:szCs w:val="28"/>
        </w:rPr>
      </w:pPr>
      <w:ins w:id="6503" w:author="Claire S" w:date="2026-07-22T09:30:00Z" w16du:dateUtc="2026-07-22T08:30:00Z">
        <w:r>
          <w:rPr>
            <w:rFonts w:ascii="Cambria" w:hAnsi="Cambria"/>
            <w:sz w:val="28"/>
            <w:szCs w:val="28"/>
          </w:rPr>
          <w:t xml:space="preserve">Putting her own phone down, </w:t>
        </w:r>
      </w:ins>
      <w:ins w:id="6504" w:author="Claire S" w:date="2026-07-21T16:55:00Z" w16du:dateUtc="2026-07-21T15:55:00Z">
        <w:r w:rsidR="00FD17E5">
          <w:rPr>
            <w:rFonts w:ascii="Cambria" w:hAnsi="Cambria"/>
            <w:sz w:val="28"/>
            <w:szCs w:val="28"/>
          </w:rPr>
          <w:t>Clara felt a wave of anxiety that wouldn’t land</w:t>
        </w:r>
      </w:ins>
      <w:del w:id="6505" w:author="Claire S" w:date="2026-07-21T16:55:00Z" w16du:dateUtc="2026-07-21T15:55:00Z">
        <w:r w:rsidR="00EA134B" w:rsidDel="00FD17E5">
          <w:rPr>
            <w:rFonts w:ascii="Cambria" w:hAnsi="Cambria"/>
            <w:sz w:val="28"/>
            <w:szCs w:val="28"/>
          </w:rPr>
          <w:delText>n</w:delText>
        </w:r>
      </w:del>
      <w:r w:rsidR="006F7124">
        <w:rPr>
          <w:rFonts w:ascii="Cambria" w:hAnsi="Cambria"/>
          <w:sz w:val="28"/>
          <w:szCs w:val="28"/>
        </w:rPr>
        <w:t xml:space="preserve">.  </w:t>
      </w:r>
      <w:commentRangeEnd w:id="6494"/>
      <w:r w:rsidR="007E3338">
        <w:rPr>
          <w:rStyle w:val="CommentReference"/>
          <w:rFonts w:ascii="Cambria" w:hAnsi="Cambria"/>
          <w:sz w:val="28"/>
          <w:szCs w:val="28"/>
        </w:rPr>
        <w:commentReference w:id="6494"/>
      </w:r>
      <w:ins w:id="6506" w:author="Claire S" w:date="2026-07-22T09:23:00Z" w16du:dateUtc="2026-07-22T08:23:00Z">
        <w:r w:rsidR="008C06A9">
          <w:rPr>
            <w:rFonts w:ascii="Cambria" w:hAnsi="Cambria"/>
            <w:sz w:val="28"/>
            <w:szCs w:val="28"/>
          </w:rPr>
          <w:t>Violet</w:t>
        </w:r>
      </w:ins>
      <w:ins w:id="6507" w:author="Claire S" w:date="2026-07-22T09:30:00Z" w16du:dateUtc="2026-07-22T08:30:00Z">
        <w:r>
          <w:rPr>
            <w:rFonts w:ascii="Cambria" w:hAnsi="Cambria"/>
            <w:sz w:val="28"/>
            <w:szCs w:val="28"/>
          </w:rPr>
          <w:t xml:space="preserve"> was the type to</w:t>
        </w:r>
      </w:ins>
      <w:ins w:id="6508" w:author="Claire S" w:date="2026-07-22T09:23:00Z" w16du:dateUtc="2026-07-22T08:23:00Z">
        <w:r w:rsidR="008C06A9">
          <w:rPr>
            <w:rFonts w:ascii="Cambria" w:hAnsi="Cambria"/>
            <w:sz w:val="28"/>
            <w:szCs w:val="28"/>
          </w:rPr>
          <w:t xml:space="preserve"> </w:t>
        </w:r>
      </w:ins>
      <w:ins w:id="6509" w:author="Claire S" w:date="2026-07-22T09:30:00Z" w16du:dateUtc="2026-07-22T08:30:00Z">
        <w:r>
          <w:rPr>
            <w:rFonts w:ascii="Cambria" w:hAnsi="Cambria"/>
            <w:sz w:val="28"/>
            <w:szCs w:val="28"/>
          </w:rPr>
          <w:t>never let her battery run down</w:t>
        </w:r>
      </w:ins>
      <w:ins w:id="6510" w:author="Claire S" w:date="2026-07-22T09:23:00Z" w16du:dateUtc="2026-07-22T08:23:00Z">
        <w:r w:rsidR="008C06A9">
          <w:rPr>
            <w:rFonts w:ascii="Cambria" w:hAnsi="Cambria"/>
            <w:sz w:val="28"/>
            <w:szCs w:val="28"/>
          </w:rPr>
          <w:t>; why on earth was her phone still off?</w:t>
        </w:r>
      </w:ins>
    </w:p>
    <w:p w14:paraId="43D20A59" w14:textId="77777777" w:rsidR="00745368" w:rsidRDefault="00745368" w:rsidP="00417E71">
      <w:pPr>
        <w:spacing w:line="360" w:lineRule="auto"/>
        <w:ind w:firstLine="720"/>
        <w:contextualSpacing/>
        <w:rPr>
          <w:rFonts w:ascii="Cambria" w:hAnsi="Cambria"/>
          <w:sz w:val="28"/>
          <w:szCs w:val="28"/>
        </w:rPr>
      </w:pPr>
    </w:p>
    <w:p w14:paraId="5ABB7D31" w14:textId="77777777" w:rsidR="003B55A8" w:rsidDel="008C06A9" w:rsidRDefault="003B55A8" w:rsidP="003B55A8">
      <w:pPr>
        <w:spacing w:line="360" w:lineRule="auto"/>
        <w:contextualSpacing/>
        <w:rPr>
          <w:del w:id="6511" w:author="Claire S" w:date="2026-07-22T09:23:00Z" w16du:dateUtc="2026-07-22T08:23:00Z"/>
          <w:rFonts w:ascii="Cambria" w:hAnsi="Cambria"/>
          <w:sz w:val="28"/>
          <w:szCs w:val="28"/>
        </w:rPr>
      </w:pPr>
    </w:p>
    <w:p w14:paraId="48D2372D" w14:textId="77777777" w:rsidR="00FF517B" w:rsidDel="008C06A9" w:rsidRDefault="00FF517B" w:rsidP="006F7124">
      <w:pPr>
        <w:spacing w:line="360" w:lineRule="auto"/>
        <w:contextualSpacing/>
        <w:rPr>
          <w:del w:id="6512" w:author="Claire S" w:date="2026-07-22T09:23:00Z" w16du:dateUtc="2026-07-22T08:23:00Z"/>
          <w:rFonts w:ascii="Cambria" w:hAnsi="Cambria"/>
          <w:b/>
          <w:bCs/>
          <w:sz w:val="28"/>
          <w:szCs w:val="28"/>
        </w:rPr>
      </w:pPr>
    </w:p>
    <w:p w14:paraId="48FBD54B" w14:textId="77777777" w:rsidR="009F6458" w:rsidRDefault="009F6458" w:rsidP="006F7124">
      <w:pPr>
        <w:spacing w:line="360" w:lineRule="auto"/>
        <w:contextualSpacing/>
        <w:rPr>
          <w:rFonts w:ascii="Cambria" w:hAnsi="Cambria"/>
          <w:b/>
          <w:bCs/>
          <w:sz w:val="28"/>
          <w:szCs w:val="28"/>
        </w:rPr>
      </w:pPr>
    </w:p>
    <w:p w14:paraId="2AB17B9D" w14:textId="77777777" w:rsidR="009F6458" w:rsidRDefault="009F6458" w:rsidP="006F7124">
      <w:pPr>
        <w:spacing w:line="360" w:lineRule="auto"/>
        <w:contextualSpacing/>
        <w:rPr>
          <w:rFonts w:ascii="Cambria" w:hAnsi="Cambria"/>
          <w:b/>
          <w:bCs/>
          <w:sz w:val="28"/>
          <w:szCs w:val="28"/>
        </w:rPr>
      </w:pPr>
    </w:p>
    <w:p w14:paraId="2F666917" w14:textId="77777777" w:rsidR="009F6458" w:rsidRDefault="009F6458" w:rsidP="006F7124">
      <w:pPr>
        <w:spacing w:line="360" w:lineRule="auto"/>
        <w:contextualSpacing/>
        <w:rPr>
          <w:rFonts w:ascii="Cambria" w:hAnsi="Cambria"/>
          <w:b/>
          <w:bCs/>
          <w:sz w:val="28"/>
          <w:szCs w:val="28"/>
        </w:rPr>
      </w:pPr>
    </w:p>
    <w:p w14:paraId="03A8AEB0" w14:textId="3A558A33" w:rsidR="009F6458" w:rsidDel="00F53552" w:rsidRDefault="009F6458" w:rsidP="006F7124">
      <w:pPr>
        <w:spacing w:line="360" w:lineRule="auto"/>
        <w:contextualSpacing/>
        <w:rPr>
          <w:del w:id="6513" w:author="Claire S" w:date="2026-07-22T09:23:00Z" w16du:dateUtc="2026-07-22T08:23:00Z"/>
          <w:rFonts w:ascii="Cambria" w:hAnsi="Cambria"/>
          <w:b/>
          <w:bCs/>
          <w:sz w:val="28"/>
          <w:szCs w:val="28"/>
        </w:rPr>
      </w:pPr>
    </w:p>
    <w:p w14:paraId="720F33C3" w14:textId="77777777" w:rsidR="00F53552" w:rsidRDefault="00F53552" w:rsidP="006F7124">
      <w:pPr>
        <w:spacing w:line="360" w:lineRule="auto"/>
        <w:contextualSpacing/>
        <w:rPr>
          <w:ins w:id="6514" w:author="Claire S" w:date="2026-07-24T12:37:00Z" w16du:dateUtc="2026-07-24T11:37:00Z"/>
          <w:rFonts w:ascii="Cambria" w:hAnsi="Cambria"/>
          <w:b/>
          <w:bCs/>
          <w:sz w:val="28"/>
          <w:szCs w:val="28"/>
        </w:rPr>
      </w:pPr>
    </w:p>
    <w:p w14:paraId="63A477CA" w14:textId="77777777" w:rsidR="00F53552" w:rsidRDefault="00F53552" w:rsidP="006F7124">
      <w:pPr>
        <w:spacing w:line="360" w:lineRule="auto"/>
        <w:contextualSpacing/>
        <w:rPr>
          <w:ins w:id="6515" w:author="Claire S" w:date="2026-07-24T12:37:00Z" w16du:dateUtc="2026-07-24T11:37:00Z"/>
          <w:rFonts w:ascii="Cambria" w:hAnsi="Cambria"/>
          <w:b/>
          <w:bCs/>
          <w:sz w:val="28"/>
          <w:szCs w:val="28"/>
        </w:rPr>
      </w:pPr>
    </w:p>
    <w:p w14:paraId="318FE867" w14:textId="77777777" w:rsidR="00F53552" w:rsidRDefault="00F53552" w:rsidP="006F7124">
      <w:pPr>
        <w:spacing w:line="360" w:lineRule="auto"/>
        <w:contextualSpacing/>
        <w:rPr>
          <w:ins w:id="6516" w:author="Claire S" w:date="2026-07-24T12:37:00Z" w16du:dateUtc="2026-07-24T11:37:00Z"/>
          <w:rFonts w:ascii="Cambria" w:hAnsi="Cambria"/>
          <w:b/>
          <w:bCs/>
          <w:sz w:val="28"/>
          <w:szCs w:val="28"/>
        </w:rPr>
      </w:pPr>
    </w:p>
    <w:p w14:paraId="7DF34597" w14:textId="7EA3AADA" w:rsidR="009F6458" w:rsidDel="008C06A9" w:rsidRDefault="009F6458" w:rsidP="006F7124">
      <w:pPr>
        <w:spacing w:line="360" w:lineRule="auto"/>
        <w:contextualSpacing/>
        <w:rPr>
          <w:del w:id="6517" w:author="Claire S" w:date="2026-07-22T09:23:00Z" w16du:dateUtc="2026-07-22T08:23:00Z"/>
          <w:rFonts w:ascii="Cambria" w:hAnsi="Cambria"/>
          <w:b/>
          <w:bCs/>
          <w:sz w:val="28"/>
          <w:szCs w:val="28"/>
        </w:rPr>
      </w:pPr>
    </w:p>
    <w:p w14:paraId="3B936748" w14:textId="67DE75B6" w:rsidR="009F6458" w:rsidDel="008C06A9" w:rsidRDefault="009F6458" w:rsidP="006F7124">
      <w:pPr>
        <w:spacing w:line="360" w:lineRule="auto"/>
        <w:contextualSpacing/>
        <w:rPr>
          <w:del w:id="6518" w:author="Claire S" w:date="2026-07-22T09:23:00Z" w16du:dateUtc="2026-07-22T08:23:00Z"/>
          <w:rFonts w:ascii="Cambria" w:hAnsi="Cambria"/>
          <w:b/>
          <w:bCs/>
          <w:sz w:val="28"/>
          <w:szCs w:val="28"/>
        </w:rPr>
      </w:pPr>
    </w:p>
    <w:p w14:paraId="3B716612" w14:textId="78DDF83F" w:rsidR="0032361F" w:rsidDel="008C06A9" w:rsidRDefault="0032361F" w:rsidP="006F7124">
      <w:pPr>
        <w:spacing w:line="360" w:lineRule="auto"/>
        <w:contextualSpacing/>
        <w:rPr>
          <w:del w:id="6519" w:author="Claire S" w:date="2026-07-22T09:23:00Z" w16du:dateUtc="2026-07-22T08:23:00Z"/>
          <w:rFonts w:ascii="Cambria" w:hAnsi="Cambria"/>
          <w:b/>
          <w:bCs/>
          <w:sz w:val="28"/>
          <w:szCs w:val="28"/>
        </w:rPr>
      </w:pPr>
    </w:p>
    <w:p w14:paraId="5414380E" w14:textId="3D64A816" w:rsidR="009F6458" w:rsidDel="008C06A9" w:rsidRDefault="009F6458" w:rsidP="006F7124">
      <w:pPr>
        <w:spacing w:line="360" w:lineRule="auto"/>
        <w:contextualSpacing/>
        <w:rPr>
          <w:del w:id="6520" w:author="Claire S" w:date="2026-07-22T09:23:00Z" w16du:dateUtc="2026-07-22T08:23:00Z"/>
          <w:rFonts w:ascii="Cambria" w:hAnsi="Cambria"/>
          <w:b/>
          <w:bCs/>
          <w:sz w:val="28"/>
          <w:szCs w:val="28"/>
        </w:rPr>
      </w:pPr>
    </w:p>
    <w:p w14:paraId="612F72DA" w14:textId="5991181A" w:rsidR="009F6458" w:rsidDel="008C06A9" w:rsidRDefault="009F6458" w:rsidP="006F7124">
      <w:pPr>
        <w:spacing w:line="360" w:lineRule="auto"/>
        <w:contextualSpacing/>
        <w:rPr>
          <w:del w:id="6521" w:author="Claire S" w:date="2026-07-22T09:23:00Z" w16du:dateUtc="2026-07-22T08:23:00Z"/>
          <w:rFonts w:ascii="Cambria" w:hAnsi="Cambria"/>
          <w:b/>
          <w:bCs/>
          <w:sz w:val="28"/>
          <w:szCs w:val="28"/>
        </w:rPr>
      </w:pPr>
    </w:p>
    <w:p w14:paraId="24F5C1F0" w14:textId="2E568705" w:rsidR="009F6458" w:rsidDel="008C06A9" w:rsidRDefault="009F6458" w:rsidP="006F7124">
      <w:pPr>
        <w:spacing w:line="360" w:lineRule="auto"/>
        <w:contextualSpacing/>
        <w:rPr>
          <w:del w:id="6522" w:author="Claire S" w:date="2026-07-22T09:23:00Z" w16du:dateUtc="2026-07-22T08:23:00Z"/>
          <w:rFonts w:ascii="Cambria" w:hAnsi="Cambria"/>
          <w:b/>
          <w:bCs/>
          <w:sz w:val="28"/>
          <w:szCs w:val="28"/>
        </w:rPr>
      </w:pPr>
    </w:p>
    <w:p w14:paraId="29564CDC" w14:textId="77777777" w:rsidR="009F6458" w:rsidDel="00E56125" w:rsidRDefault="009F6458" w:rsidP="006F7124">
      <w:pPr>
        <w:spacing w:line="360" w:lineRule="auto"/>
        <w:contextualSpacing/>
        <w:rPr>
          <w:del w:id="6523" w:author="Claire S" w:date="2026-06-02T11:42:00Z" w16du:dateUtc="2026-06-02T10:42:00Z"/>
          <w:rFonts w:ascii="Cambria" w:hAnsi="Cambria"/>
          <w:b/>
          <w:bCs/>
          <w:sz w:val="28"/>
          <w:szCs w:val="28"/>
        </w:rPr>
      </w:pPr>
    </w:p>
    <w:p w14:paraId="26EC37EE" w14:textId="2666F889" w:rsidR="009F6458" w:rsidDel="00E56125" w:rsidRDefault="009F6458" w:rsidP="006F7124">
      <w:pPr>
        <w:spacing w:line="360" w:lineRule="auto"/>
        <w:contextualSpacing/>
        <w:rPr>
          <w:del w:id="6524" w:author="Claire S" w:date="2026-06-02T11:42:00Z" w16du:dateUtc="2026-06-02T10:42:00Z"/>
          <w:rFonts w:ascii="Cambria" w:hAnsi="Cambria"/>
          <w:b/>
          <w:bCs/>
          <w:sz w:val="28"/>
          <w:szCs w:val="28"/>
        </w:rPr>
      </w:pPr>
    </w:p>
    <w:p w14:paraId="2A1DD8C5" w14:textId="575976E9" w:rsidR="009F6458" w:rsidDel="00E56125" w:rsidRDefault="009F6458" w:rsidP="006F7124">
      <w:pPr>
        <w:spacing w:line="360" w:lineRule="auto"/>
        <w:contextualSpacing/>
        <w:rPr>
          <w:del w:id="6525" w:author="Claire S" w:date="2026-06-02T11:42:00Z" w16du:dateUtc="2026-06-02T10:42:00Z"/>
          <w:rFonts w:ascii="Cambria" w:hAnsi="Cambria"/>
          <w:b/>
          <w:bCs/>
          <w:sz w:val="28"/>
          <w:szCs w:val="28"/>
        </w:rPr>
      </w:pPr>
    </w:p>
    <w:p w14:paraId="03B59726" w14:textId="1E33AC00" w:rsidR="009F6458" w:rsidDel="00E56125" w:rsidRDefault="009F6458" w:rsidP="006F7124">
      <w:pPr>
        <w:spacing w:line="360" w:lineRule="auto"/>
        <w:contextualSpacing/>
        <w:rPr>
          <w:del w:id="6526" w:author="Claire S" w:date="2026-06-02T11:42:00Z" w16du:dateUtc="2026-06-02T10:42:00Z"/>
          <w:rFonts w:ascii="Cambria" w:hAnsi="Cambria"/>
          <w:b/>
          <w:bCs/>
          <w:sz w:val="28"/>
          <w:szCs w:val="28"/>
        </w:rPr>
      </w:pPr>
    </w:p>
    <w:p w14:paraId="4FD59030" w14:textId="3F5A504B" w:rsidR="009F6458" w:rsidDel="00E56125" w:rsidRDefault="009F6458" w:rsidP="006F7124">
      <w:pPr>
        <w:spacing w:line="360" w:lineRule="auto"/>
        <w:contextualSpacing/>
        <w:rPr>
          <w:del w:id="6527" w:author="Claire S" w:date="2026-06-02T11:42:00Z" w16du:dateUtc="2026-06-02T10:42:00Z"/>
          <w:rFonts w:ascii="Cambria" w:hAnsi="Cambria"/>
          <w:b/>
          <w:bCs/>
          <w:sz w:val="28"/>
          <w:szCs w:val="28"/>
        </w:rPr>
      </w:pPr>
    </w:p>
    <w:p w14:paraId="5E1FA0DE" w14:textId="06C7345A" w:rsidR="00A66AA3" w:rsidDel="00E56125" w:rsidRDefault="00A66AA3" w:rsidP="006F7124">
      <w:pPr>
        <w:spacing w:line="360" w:lineRule="auto"/>
        <w:contextualSpacing/>
        <w:rPr>
          <w:del w:id="6528" w:author="Claire S" w:date="2026-06-02T11:42:00Z" w16du:dateUtc="2026-06-02T10:42:00Z"/>
          <w:rFonts w:ascii="Cambria" w:hAnsi="Cambria"/>
          <w:b/>
          <w:bCs/>
          <w:sz w:val="28"/>
          <w:szCs w:val="28"/>
        </w:rPr>
      </w:pPr>
    </w:p>
    <w:p w14:paraId="74AD830B" w14:textId="233011C7" w:rsidR="00A66AA3" w:rsidDel="00E56125" w:rsidRDefault="00A66AA3" w:rsidP="006F7124">
      <w:pPr>
        <w:spacing w:line="360" w:lineRule="auto"/>
        <w:contextualSpacing/>
        <w:rPr>
          <w:del w:id="6529" w:author="Claire S" w:date="2026-06-02T11:42:00Z" w16du:dateUtc="2026-06-02T10:42:00Z"/>
          <w:rFonts w:ascii="Cambria" w:hAnsi="Cambria"/>
          <w:b/>
          <w:bCs/>
          <w:sz w:val="28"/>
          <w:szCs w:val="28"/>
        </w:rPr>
      </w:pPr>
    </w:p>
    <w:p w14:paraId="0D14F543" w14:textId="0626B1CC" w:rsidR="00A66AA3" w:rsidDel="00E56125" w:rsidRDefault="00A66AA3" w:rsidP="006F7124">
      <w:pPr>
        <w:spacing w:line="360" w:lineRule="auto"/>
        <w:contextualSpacing/>
        <w:rPr>
          <w:del w:id="6530" w:author="Claire S" w:date="2026-06-02T11:42:00Z" w16du:dateUtc="2026-06-02T10:42:00Z"/>
          <w:rFonts w:ascii="Cambria" w:hAnsi="Cambria"/>
          <w:b/>
          <w:bCs/>
          <w:sz w:val="28"/>
          <w:szCs w:val="28"/>
        </w:rPr>
      </w:pPr>
    </w:p>
    <w:p w14:paraId="5E4D6D04" w14:textId="157FA2EC" w:rsidR="00A66AA3" w:rsidDel="00E56125" w:rsidRDefault="00A66AA3" w:rsidP="006F7124">
      <w:pPr>
        <w:spacing w:line="360" w:lineRule="auto"/>
        <w:contextualSpacing/>
        <w:rPr>
          <w:del w:id="6531" w:author="Claire S" w:date="2026-06-02T11:42:00Z" w16du:dateUtc="2026-06-02T10:42:00Z"/>
          <w:rFonts w:ascii="Cambria" w:hAnsi="Cambria"/>
          <w:b/>
          <w:bCs/>
          <w:sz w:val="28"/>
          <w:szCs w:val="28"/>
        </w:rPr>
      </w:pPr>
    </w:p>
    <w:p w14:paraId="76C05A5C" w14:textId="4886A208" w:rsidR="00A66AA3" w:rsidDel="008C06A9" w:rsidRDefault="00A66AA3" w:rsidP="006F7124">
      <w:pPr>
        <w:spacing w:line="360" w:lineRule="auto"/>
        <w:contextualSpacing/>
        <w:rPr>
          <w:del w:id="6532" w:author="Claire S" w:date="2026-07-22T09:23:00Z" w16du:dateUtc="2026-07-22T08:23:00Z"/>
          <w:rFonts w:ascii="Cambria" w:hAnsi="Cambria"/>
          <w:b/>
          <w:bCs/>
          <w:sz w:val="28"/>
          <w:szCs w:val="28"/>
        </w:rPr>
      </w:pPr>
    </w:p>
    <w:p w14:paraId="6DA52D64" w14:textId="50FB93B9" w:rsidR="004356AE" w:rsidRDefault="00372DA0" w:rsidP="006F7124">
      <w:pPr>
        <w:spacing w:line="360" w:lineRule="auto"/>
        <w:contextualSpacing/>
        <w:rPr>
          <w:ins w:id="6533" w:author="Claire S" w:date="2026-07-24T12:37:00Z" w16du:dateUtc="2026-07-24T11:37:00Z"/>
          <w:rFonts w:ascii="Cambria" w:hAnsi="Cambria"/>
          <w:b/>
          <w:bCs/>
          <w:sz w:val="28"/>
          <w:szCs w:val="28"/>
        </w:rPr>
      </w:pPr>
      <w:commentRangeStart w:id="6534"/>
      <w:r w:rsidRPr="008A20A6">
        <w:rPr>
          <w:rFonts w:ascii="Cambria" w:hAnsi="Cambria"/>
          <w:b/>
          <w:bCs/>
          <w:sz w:val="28"/>
          <w:szCs w:val="28"/>
        </w:rPr>
        <w:t xml:space="preserve">CHAPTER </w:t>
      </w:r>
      <w:del w:id="6535" w:author="Claire S" w:date="2026-07-22T09:23:00Z" w16du:dateUtc="2026-07-22T08:23:00Z">
        <w:r w:rsidR="00A66AA3" w:rsidDel="008C06A9">
          <w:rPr>
            <w:rFonts w:ascii="Cambria" w:hAnsi="Cambria"/>
            <w:b/>
            <w:bCs/>
            <w:sz w:val="28"/>
            <w:szCs w:val="28"/>
          </w:rPr>
          <w:delText>1</w:delText>
        </w:r>
        <w:r w:rsidR="0068722D" w:rsidDel="008C06A9">
          <w:rPr>
            <w:rFonts w:ascii="Cambria" w:hAnsi="Cambria"/>
            <w:b/>
            <w:bCs/>
            <w:sz w:val="28"/>
            <w:szCs w:val="28"/>
          </w:rPr>
          <w:delText>2</w:delText>
        </w:r>
        <w:commentRangeEnd w:id="6534"/>
        <w:r w:rsidR="00F553D0" w:rsidDel="008C06A9">
          <w:rPr>
            <w:rStyle w:val="CommentReference"/>
            <w:rFonts w:ascii="Cambria" w:hAnsi="Cambria"/>
            <w:b/>
            <w:bCs/>
            <w:sz w:val="28"/>
            <w:szCs w:val="28"/>
          </w:rPr>
          <w:commentReference w:id="6534"/>
        </w:r>
      </w:del>
      <w:ins w:id="6536" w:author="Claire S" w:date="2026-07-22T09:23:00Z" w16du:dateUtc="2026-07-22T08:23:00Z">
        <w:r w:rsidR="008C06A9">
          <w:rPr>
            <w:rFonts w:ascii="Cambria" w:hAnsi="Cambria"/>
            <w:b/>
            <w:bCs/>
            <w:sz w:val="28"/>
            <w:szCs w:val="28"/>
          </w:rPr>
          <w:t>11</w:t>
        </w:r>
      </w:ins>
    </w:p>
    <w:p w14:paraId="1859BBDC" w14:textId="40793155" w:rsidR="00F53552" w:rsidRDefault="00F53552" w:rsidP="006F7124">
      <w:pPr>
        <w:spacing w:line="360" w:lineRule="auto"/>
        <w:contextualSpacing/>
        <w:rPr>
          <w:rFonts w:ascii="Cambria" w:hAnsi="Cambria"/>
          <w:b/>
          <w:bCs/>
          <w:sz w:val="28"/>
          <w:szCs w:val="28"/>
        </w:rPr>
      </w:pPr>
      <w:ins w:id="6537" w:author="Claire S" w:date="2026-07-24T12:37:00Z" w16du:dateUtc="2026-07-24T11:37:00Z">
        <w:r>
          <w:rPr>
            <w:rFonts w:ascii="Cambria" w:hAnsi="Cambria"/>
            <w:b/>
            <w:bCs/>
            <w:sz w:val="28"/>
            <w:szCs w:val="28"/>
          </w:rPr>
          <w:t>SUNDAY MORNING</w:t>
        </w:r>
      </w:ins>
    </w:p>
    <w:p w14:paraId="3FAD30F5" w14:textId="42D0436B" w:rsidR="007501A7" w:rsidRPr="008A20A6" w:rsidRDefault="0068722D" w:rsidP="006F7124">
      <w:pPr>
        <w:spacing w:line="360" w:lineRule="auto"/>
        <w:contextualSpacing/>
        <w:rPr>
          <w:del w:id="6538" w:author="Daisy Watt" w:date="2026-06-21T21:12:00Z" w16du:dateUtc="2026-06-21T19:12:00Z"/>
          <w:rFonts w:ascii="Cambria" w:hAnsi="Cambria"/>
          <w:b/>
          <w:bCs/>
          <w:sz w:val="28"/>
          <w:szCs w:val="28"/>
        </w:rPr>
      </w:pPr>
      <w:del w:id="6539" w:author="Daisy Watt" w:date="2026-06-21T21:12:00Z" w16du:dateUtc="2026-06-21T19:12:00Z">
        <w:r>
          <w:rPr>
            <w:rFonts w:ascii="Cambria" w:hAnsi="Cambria"/>
            <w:b/>
            <w:bCs/>
            <w:sz w:val="28"/>
            <w:szCs w:val="28"/>
          </w:rPr>
          <w:delText>SUNDAY</w:delText>
        </w:r>
        <w:r w:rsidR="00BA2685">
          <w:rPr>
            <w:rFonts w:ascii="Cambria" w:hAnsi="Cambria"/>
            <w:b/>
            <w:bCs/>
            <w:sz w:val="28"/>
            <w:szCs w:val="28"/>
          </w:rPr>
          <w:delText xml:space="preserve"> </w:delText>
        </w:r>
        <w:r>
          <w:rPr>
            <w:rFonts w:ascii="Cambria" w:hAnsi="Cambria"/>
            <w:b/>
            <w:bCs/>
            <w:sz w:val="28"/>
            <w:szCs w:val="28"/>
          </w:rPr>
          <w:delText>AM</w:delText>
        </w:r>
        <w:r w:rsidDel="00DC0600">
          <w:rPr>
            <w:rFonts w:ascii="Cambria" w:hAnsi="Cambria"/>
            <w:b/>
            <w:bCs/>
            <w:sz w:val="28"/>
            <w:szCs w:val="28"/>
          </w:rPr>
          <w:delText xml:space="preserve">/ </w:delText>
        </w:r>
        <w:r w:rsidR="00BA2685" w:rsidDel="00DC0600">
          <w:rPr>
            <w:rFonts w:ascii="Cambria" w:hAnsi="Cambria"/>
            <w:b/>
            <w:bCs/>
            <w:sz w:val="28"/>
            <w:szCs w:val="28"/>
          </w:rPr>
          <w:delText>PM</w:delText>
        </w:r>
      </w:del>
    </w:p>
    <w:p w14:paraId="61BEBE75" w14:textId="6D8702CA" w:rsidR="00117EF4" w:rsidDel="00F53552" w:rsidRDefault="00117EF4" w:rsidP="006F7124">
      <w:pPr>
        <w:spacing w:line="360" w:lineRule="auto"/>
        <w:contextualSpacing/>
        <w:rPr>
          <w:del w:id="6540" w:author="Claire S" w:date="2026-07-24T12:37:00Z" w16du:dateUtc="2026-07-24T11:37:00Z"/>
          <w:rFonts w:ascii="Cambria" w:hAnsi="Cambria"/>
          <w:sz w:val="28"/>
          <w:szCs w:val="28"/>
        </w:rPr>
      </w:pPr>
    </w:p>
    <w:p w14:paraId="40C2530F" w14:textId="005757DA" w:rsidR="00080A5A" w:rsidRDefault="0050462D">
      <w:pPr>
        <w:spacing w:line="360" w:lineRule="auto"/>
        <w:ind w:firstLine="720"/>
        <w:contextualSpacing/>
        <w:rPr>
          <w:del w:id="6541" w:author="Claire S" w:date="2026-05-07T14:28:00Z" w16du:dateUtc="2026-05-07T13:28:00Z"/>
          <w:rFonts w:ascii="Cambria" w:hAnsi="Cambria"/>
          <w:sz w:val="28"/>
          <w:szCs w:val="28"/>
        </w:rPr>
        <w:pPrChange w:id="6542" w:author="Claire S" w:date="2026-07-24T12:37:00Z" w16du:dateUtc="2026-07-24T11:37:00Z">
          <w:pPr>
            <w:spacing w:line="360" w:lineRule="auto"/>
            <w:contextualSpacing/>
          </w:pPr>
        </w:pPrChange>
      </w:pPr>
      <w:ins w:id="6543" w:author="Claire S" w:date="2026-05-07T14:29:00Z" w16du:dateUtc="2026-05-07T13:29:00Z">
        <w:r>
          <w:rPr>
            <w:rFonts w:ascii="Cambria" w:hAnsi="Cambria"/>
            <w:sz w:val="28"/>
            <w:szCs w:val="28"/>
          </w:rPr>
          <w:t xml:space="preserve">‘Why?’ </w:t>
        </w:r>
      </w:ins>
      <w:del w:id="6544" w:author="Claire S" w:date="2026-05-07T14:28:00Z" w16du:dateUtc="2026-05-07T13:28:00Z">
        <w:r w:rsidR="00BA37BC">
          <w:rPr>
            <w:rFonts w:ascii="Cambria" w:hAnsi="Cambria"/>
            <w:sz w:val="28"/>
            <w:szCs w:val="28"/>
          </w:rPr>
          <w:tab/>
        </w:r>
        <w:commentRangeStart w:id="6545"/>
        <w:r w:rsidR="00BA37BC">
          <w:rPr>
            <w:rFonts w:ascii="Cambria" w:hAnsi="Cambria"/>
            <w:sz w:val="28"/>
            <w:szCs w:val="28"/>
          </w:rPr>
          <w:delText xml:space="preserve">‘Why?’ </w:delText>
        </w:r>
        <w:r w:rsidR="006C23B4">
          <w:rPr>
            <w:rFonts w:ascii="Cambria" w:hAnsi="Cambria"/>
            <w:sz w:val="28"/>
            <w:szCs w:val="28"/>
          </w:rPr>
          <w:delText>Savannah</w:delText>
        </w:r>
        <w:r w:rsidR="009369B2">
          <w:rPr>
            <w:rFonts w:ascii="Cambria" w:hAnsi="Cambria"/>
            <w:sz w:val="28"/>
            <w:szCs w:val="28"/>
          </w:rPr>
          <w:delText xml:space="preserve"> </w:delText>
        </w:r>
        <w:r w:rsidR="003B694C">
          <w:rPr>
            <w:rFonts w:ascii="Cambria" w:hAnsi="Cambria"/>
            <w:sz w:val="28"/>
            <w:szCs w:val="28"/>
          </w:rPr>
          <w:delText xml:space="preserve">sobbed to </w:delText>
        </w:r>
        <w:r w:rsidR="00080A5A">
          <w:rPr>
            <w:rFonts w:ascii="Cambria" w:hAnsi="Cambria"/>
            <w:sz w:val="28"/>
            <w:szCs w:val="28"/>
          </w:rPr>
          <w:delText>her tiny</w:delText>
        </w:r>
        <w:r w:rsidR="009F6458">
          <w:rPr>
            <w:rFonts w:ascii="Cambria" w:hAnsi="Cambria"/>
            <w:sz w:val="28"/>
            <w:szCs w:val="28"/>
          </w:rPr>
          <w:delText xml:space="preserve"> white</w:delText>
        </w:r>
        <w:r w:rsidR="00080A5A">
          <w:rPr>
            <w:rFonts w:ascii="Cambria" w:hAnsi="Cambria"/>
            <w:sz w:val="28"/>
            <w:szCs w:val="28"/>
          </w:rPr>
          <w:delText xml:space="preserve"> chihuahua Kylie</w:delText>
        </w:r>
        <w:r w:rsidR="00C8272F">
          <w:rPr>
            <w:rFonts w:ascii="Cambria" w:hAnsi="Cambria"/>
            <w:sz w:val="28"/>
            <w:szCs w:val="28"/>
          </w:rPr>
          <w:delText xml:space="preserve">, shivering on </w:delText>
        </w:r>
        <w:r w:rsidR="00D94624">
          <w:rPr>
            <w:rFonts w:ascii="Cambria" w:hAnsi="Cambria"/>
            <w:sz w:val="28"/>
            <w:szCs w:val="28"/>
          </w:rPr>
          <w:delText>Savannah’s</w:delText>
        </w:r>
        <w:r w:rsidR="00C8272F">
          <w:rPr>
            <w:rFonts w:ascii="Cambria" w:hAnsi="Cambria"/>
            <w:sz w:val="28"/>
            <w:szCs w:val="28"/>
          </w:rPr>
          <w:delText xml:space="preserve"> lap</w:delText>
        </w:r>
        <w:r w:rsidR="003F2ABC">
          <w:rPr>
            <w:rFonts w:ascii="Cambria" w:hAnsi="Cambria"/>
            <w:sz w:val="28"/>
            <w:szCs w:val="28"/>
          </w:rPr>
          <w:delText xml:space="preserve"> in her darkened living-room</w:delText>
        </w:r>
        <w:r w:rsidR="00107E96">
          <w:rPr>
            <w:rFonts w:ascii="Cambria" w:hAnsi="Cambria"/>
            <w:sz w:val="28"/>
            <w:szCs w:val="28"/>
          </w:rPr>
          <w:delText>.</w:delText>
        </w:r>
        <w:r w:rsidR="00BA37BC">
          <w:rPr>
            <w:rFonts w:ascii="Cambria" w:hAnsi="Cambria"/>
            <w:sz w:val="28"/>
            <w:szCs w:val="28"/>
          </w:rPr>
          <w:delText xml:space="preserve"> </w:delText>
        </w:r>
        <w:r w:rsidR="005E077D">
          <w:rPr>
            <w:rFonts w:ascii="Cambria" w:hAnsi="Cambria"/>
            <w:sz w:val="28"/>
            <w:szCs w:val="28"/>
          </w:rPr>
          <w:delText>‘</w:delText>
        </w:r>
        <w:r w:rsidR="00107E96">
          <w:rPr>
            <w:rFonts w:ascii="Cambria" w:hAnsi="Cambria"/>
            <w:sz w:val="28"/>
            <w:szCs w:val="28"/>
          </w:rPr>
          <w:delText>W</w:delText>
        </w:r>
        <w:r w:rsidR="005E077D">
          <w:rPr>
            <w:rFonts w:ascii="Cambria" w:hAnsi="Cambria"/>
            <w:sz w:val="28"/>
            <w:szCs w:val="28"/>
          </w:rPr>
          <w:delText xml:space="preserve">hy </w:delText>
        </w:r>
        <w:r w:rsidR="00AE4E86">
          <w:rPr>
            <w:rFonts w:ascii="Cambria" w:hAnsi="Cambria"/>
            <w:sz w:val="28"/>
            <w:szCs w:val="28"/>
          </w:rPr>
          <w:delText xml:space="preserve">would </w:delText>
        </w:r>
        <w:r w:rsidR="00C559A9">
          <w:rPr>
            <w:rFonts w:ascii="Cambria" w:hAnsi="Cambria"/>
            <w:sz w:val="28"/>
            <w:szCs w:val="28"/>
          </w:rPr>
          <w:delText>my Dexy</w:delText>
        </w:r>
        <w:r w:rsidR="00AE4E86">
          <w:rPr>
            <w:rFonts w:ascii="Cambria" w:hAnsi="Cambria"/>
            <w:sz w:val="28"/>
            <w:szCs w:val="28"/>
          </w:rPr>
          <w:delText xml:space="preserve"> kill himself</w:delText>
        </w:r>
        <w:r w:rsidR="005E077D">
          <w:rPr>
            <w:rFonts w:ascii="Cambria" w:hAnsi="Cambria"/>
            <w:sz w:val="28"/>
            <w:szCs w:val="28"/>
          </w:rPr>
          <w:delText>?</w:delText>
        </w:r>
        <w:r w:rsidR="00080A5A">
          <w:rPr>
            <w:rFonts w:ascii="Cambria" w:hAnsi="Cambria"/>
            <w:sz w:val="28"/>
            <w:szCs w:val="28"/>
          </w:rPr>
          <w:delText xml:space="preserve"> It makes no sense</w:delText>
        </w:r>
        <w:r w:rsidR="0039105B">
          <w:rPr>
            <w:rFonts w:ascii="Cambria" w:hAnsi="Cambria"/>
            <w:sz w:val="28"/>
            <w:szCs w:val="28"/>
          </w:rPr>
          <w:delText>,</w:delText>
        </w:r>
        <w:r w:rsidR="00107E96">
          <w:rPr>
            <w:rFonts w:ascii="Cambria" w:hAnsi="Cambria"/>
            <w:sz w:val="28"/>
            <w:szCs w:val="28"/>
          </w:rPr>
          <w:delText xml:space="preserve"> </w:delText>
        </w:r>
        <w:r w:rsidR="00FC74F0">
          <w:rPr>
            <w:rFonts w:ascii="Cambria" w:hAnsi="Cambria"/>
            <w:sz w:val="28"/>
            <w:szCs w:val="28"/>
          </w:rPr>
          <w:delText xml:space="preserve">him </w:delText>
        </w:r>
        <w:r w:rsidR="00107E96">
          <w:rPr>
            <w:rFonts w:ascii="Cambria" w:hAnsi="Cambria"/>
            <w:sz w:val="28"/>
            <w:szCs w:val="28"/>
          </w:rPr>
          <w:delText>just</w:delText>
        </w:r>
        <w:r w:rsidR="00DE71EC">
          <w:rPr>
            <w:rFonts w:ascii="Cambria" w:hAnsi="Cambria"/>
            <w:sz w:val="28"/>
            <w:szCs w:val="28"/>
          </w:rPr>
          <w:delText xml:space="preserve"> leav</w:delText>
        </w:r>
        <w:r w:rsidR="00080A5A">
          <w:rPr>
            <w:rFonts w:ascii="Cambria" w:hAnsi="Cambria"/>
            <w:sz w:val="28"/>
            <w:szCs w:val="28"/>
          </w:rPr>
          <w:delText>ing</w:delText>
        </w:r>
        <w:r w:rsidR="00DE71EC">
          <w:rPr>
            <w:rFonts w:ascii="Cambria" w:hAnsi="Cambria"/>
            <w:sz w:val="28"/>
            <w:szCs w:val="28"/>
          </w:rPr>
          <w:delText xml:space="preserve"> me</w:delText>
        </w:r>
        <w:r w:rsidR="00107E96">
          <w:rPr>
            <w:rFonts w:ascii="Cambria" w:hAnsi="Cambria"/>
            <w:sz w:val="28"/>
            <w:szCs w:val="28"/>
          </w:rPr>
          <w:delText xml:space="preserve"> like this</w:delText>
        </w:r>
        <w:r w:rsidR="00C8272F">
          <w:rPr>
            <w:rFonts w:ascii="Cambria" w:hAnsi="Cambria"/>
            <w:sz w:val="28"/>
            <w:szCs w:val="28"/>
          </w:rPr>
          <w:delText>.</w:delText>
        </w:r>
        <w:r w:rsidR="005E077D">
          <w:rPr>
            <w:rFonts w:ascii="Cambria" w:hAnsi="Cambria"/>
            <w:sz w:val="28"/>
            <w:szCs w:val="28"/>
          </w:rPr>
          <w:delText xml:space="preserve">’ </w:delText>
        </w:r>
      </w:del>
    </w:p>
    <w:p w14:paraId="3E1FA268" w14:textId="6A5B8D4D" w:rsidR="00BA37BC" w:rsidRDefault="005E077D">
      <w:pPr>
        <w:spacing w:line="360" w:lineRule="auto"/>
        <w:ind w:firstLine="720"/>
        <w:contextualSpacing/>
        <w:rPr>
          <w:del w:id="6546" w:author="Claire S" w:date="2026-05-07T14:28:00Z" w16du:dateUtc="2026-05-07T13:28:00Z"/>
          <w:rFonts w:ascii="Cambria" w:hAnsi="Cambria"/>
          <w:sz w:val="28"/>
          <w:szCs w:val="28"/>
        </w:rPr>
      </w:pPr>
      <w:del w:id="6547" w:author="Claire S" w:date="2026-05-07T14:28:00Z" w16du:dateUtc="2026-05-07T13:28:00Z">
        <w:r>
          <w:rPr>
            <w:rFonts w:ascii="Cambria" w:hAnsi="Cambria"/>
            <w:sz w:val="28"/>
            <w:szCs w:val="28"/>
          </w:rPr>
          <w:delText>B</w:delText>
        </w:r>
        <w:r w:rsidR="00BA37BC">
          <w:rPr>
            <w:rFonts w:ascii="Cambria" w:hAnsi="Cambria"/>
            <w:sz w:val="28"/>
            <w:szCs w:val="28"/>
          </w:rPr>
          <w:delText>ut the</w:delText>
        </w:r>
        <w:r w:rsidR="00C15D90" w:rsidRPr="00C15D90">
          <w:rPr>
            <w:rFonts w:ascii="Cambria" w:hAnsi="Cambria"/>
            <w:sz w:val="28"/>
            <w:szCs w:val="28"/>
          </w:rPr>
          <w:delText xml:space="preserve"> </w:delText>
        </w:r>
        <w:r w:rsidR="00C15D90">
          <w:rPr>
            <w:rFonts w:ascii="Cambria" w:hAnsi="Cambria"/>
            <w:sz w:val="28"/>
            <w:szCs w:val="28"/>
          </w:rPr>
          <w:delText>little</w:delText>
        </w:r>
        <w:r w:rsidR="00BA37BC">
          <w:rPr>
            <w:rFonts w:ascii="Cambria" w:hAnsi="Cambria"/>
            <w:sz w:val="28"/>
            <w:szCs w:val="28"/>
          </w:rPr>
          <w:delText xml:space="preserve"> dog just yawned</w:delText>
        </w:r>
        <w:r w:rsidR="005B06A8">
          <w:rPr>
            <w:rFonts w:ascii="Cambria" w:hAnsi="Cambria"/>
            <w:sz w:val="28"/>
            <w:szCs w:val="28"/>
          </w:rPr>
          <w:delText xml:space="preserve"> and shut its eyes.</w:delText>
        </w:r>
        <w:r w:rsidR="00BA37BC">
          <w:rPr>
            <w:rFonts w:ascii="Cambria" w:hAnsi="Cambria"/>
            <w:sz w:val="28"/>
            <w:szCs w:val="28"/>
          </w:rPr>
          <w:delText xml:space="preserve"> </w:delText>
        </w:r>
      </w:del>
    </w:p>
    <w:p w14:paraId="70363572" w14:textId="5ECE5C8F" w:rsidR="005947BF" w:rsidRDefault="003A6DAE">
      <w:pPr>
        <w:spacing w:line="360" w:lineRule="auto"/>
        <w:ind w:firstLine="720"/>
        <w:contextualSpacing/>
        <w:rPr>
          <w:del w:id="6548" w:author="Claire S" w:date="2026-05-07T14:28:00Z" w16du:dateUtc="2026-05-07T13:28:00Z"/>
          <w:rFonts w:ascii="Cambria" w:hAnsi="Cambria"/>
          <w:sz w:val="28"/>
          <w:szCs w:val="28"/>
        </w:rPr>
        <w:pPrChange w:id="6549" w:author="Claire S" w:date="2026-07-24T12:37:00Z" w16du:dateUtc="2026-07-24T11:37:00Z">
          <w:pPr>
            <w:spacing w:line="360" w:lineRule="auto"/>
            <w:contextualSpacing/>
          </w:pPr>
        </w:pPrChange>
      </w:pPr>
      <w:del w:id="6550" w:author="Claire S" w:date="2026-05-07T14:28:00Z" w16du:dateUtc="2026-05-07T13:28:00Z">
        <w:r>
          <w:rPr>
            <w:rFonts w:ascii="Cambria" w:hAnsi="Cambria"/>
            <w:sz w:val="28"/>
            <w:szCs w:val="28"/>
          </w:rPr>
          <w:delText>*</w:delText>
        </w:r>
      </w:del>
    </w:p>
    <w:p w14:paraId="3F40E0E2" w14:textId="7A77B8CE" w:rsidR="00C8272F" w:rsidRDefault="00C559A9">
      <w:pPr>
        <w:spacing w:line="360" w:lineRule="auto"/>
        <w:ind w:firstLine="720"/>
        <w:contextualSpacing/>
        <w:rPr>
          <w:rFonts w:ascii="Cambria" w:hAnsi="Cambria"/>
          <w:sz w:val="28"/>
          <w:szCs w:val="28"/>
        </w:rPr>
        <w:pPrChange w:id="6551" w:author="Claire S" w:date="2026-07-24T12:37:00Z" w16du:dateUtc="2026-07-24T11:37:00Z">
          <w:pPr>
            <w:spacing w:line="360" w:lineRule="auto"/>
            <w:contextualSpacing/>
          </w:pPr>
        </w:pPrChange>
      </w:pPr>
      <w:r>
        <w:rPr>
          <w:rFonts w:ascii="Cambria" w:hAnsi="Cambria"/>
          <w:sz w:val="28"/>
          <w:szCs w:val="28"/>
        </w:rPr>
        <w:t xml:space="preserve">A tear-sodden </w:t>
      </w:r>
      <w:r w:rsidR="006C23B4">
        <w:rPr>
          <w:rFonts w:ascii="Cambria" w:hAnsi="Cambria"/>
          <w:sz w:val="28"/>
          <w:szCs w:val="28"/>
        </w:rPr>
        <w:t>Savannah</w:t>
      </w:r>
      <w:r w:rsidR="009369B2">
        <w:rPr>
          <w:rFonts w:ascii="Cambria" w:hAnsi="Cambria"/>
          <w:sz w:val="28"/>
          <w:szCs w:val="28"/>
        </w:rPr>
        <w:t xml:space="preserve"> </w:t>
      </w:r>
      <w:r w:rsidR="00DE71EC">
        <w:rPr>
          <w:rFonts w:ascii="Cambria" w:hAnsi="Cambria"/>
          <w:sz w:val="28"/>
          <w:szCs w:val="28"/>
        </w:rPr>
        <w:t>ha</w:t>
      </w:r>
      <w:r w:rsidR="00BA37BC">
        <w:rPr>
          <w:rFonts w:ascii="Cambria" w:hAnsi="Cambria"/>
          <w:sz w:val="28"/>
          <w:szCs w:val="28"/>
        </w:rPr>
        <w:t xml:space="preserve">d </w:t>
      </w:r>
      <w:r w:rsidR="00B43E71">
        <w:rPr>
          <w:rFonts w:ascii="Cambria" w:hAnsi="Cambria"/>
          <w:sz w:val="28"/>
          <w:szCs w:val="28"/>
        </w:rPr>
        <w:t>wail</w:t>
      </w:r>
      <w:r w:rsidR="005F576A">
        <w:rPr>
          <w:rFonts w:ascii="Cambria" w:hAnsi="Cambria"/>
          <w:sz w:val="28"/>
          <w:szCs w:val="28"/>
        </w:rPr>
        <w:t>e</w:t>
      </w:r>
      <w:r w:rsidR="00BA37BC">
        <w:rPr>
          <w:rFonts w:ascii="Cambria" w:hAnsi="Cambria"/>
          <w:sz w:val="28"/>
          <w:szCs w:val="28"/>
        </w:rPr>
        <w:t xml:space="preserve">d </w:t>
      </w:r>
      <w:del w:id="6552" w:author="Claire S" w:date="2026-05-07T14:29:00Z" w16du:dateUtc="2026-05-07T13:29:00Z">
        <w:r w:rsidR="00C15D90">
          <w:rPr>
            <w:rFonts w:ascii="Cambria" w:hAnsi="Cambria"/>
            <w:sz w:val="28"/>
            <w:szCs w:val="28"/>
          </w:rPr>
          <w:delText>the same question</w:delText>
        </w:r>
        <w:r w:rsidR="00B43E71">
          <w:rPr>
            <w:rFonts w:ascii="Cambria" w:hAnsi="Cambria"/>
            <w:sz w:val="28"/>
            <w:szCs w:val="28"/>
          </w:rPr>
          <w:delText xml:space="preserve"> </w:delText>
        </w:r>
      </w:del>
      <w:r w:rsidR="00B43E71">
        <w:rPr>
          <w:rFonts w:ascii="Cambria" w:hAnsi="Cambria"/>
          <w:sz w:val="28"/>
          <w:szCs w:val="28"/>
        </w:rPr>
        <w:t>to her sister Ruth</w:t>
      </w:r>
      <w:r w:rsidR="005E077D">
        <w:rPr>
          <w:rFonts w:ascii="Cambria" w:hAnsi="Cambria"/>
          <w:sz w:val="28"/>
          <w:szCs w:val="28"/>
        </w:rPr>
        <w:t xml:space="preserve"> as</w:t>
      </w:r>
      <w:r w:rsidR="00C15D90">
        <w:rPr>
          <w:rFonts w:ascii="Cambria" w:hAnsi="Cambria"/>
          <w:sz w:val="28"/>
          <w:szCs w:val="28"/>
        </w:rPr>
        <w:t xml:space="preserve"> they</w:t>
      </w:r>
      <w:del w:id="6553" w:author="Claire S" w:date="2026-05-07T17:27:00Z" w16du:dateUtc="2026-05-07T16:27:00Z">
        <w:r w:rsidR="00080A5A" w:rsidDel="00FF56FF">
          <w:rPr>
            <w:rFonts w:ascii="Cambria" w:hAnsi="Cambria"/>
            <w:sz w:val="28"/>
            <w:szCs w:val="28"/>
          </w:rPr>
          <w:delText>’d</w:delText>
        </w:r>
      </w:del>
      <w:r w:rsidR="00C15D90">
        <w:rPr>
          <w:rFonts w:ascii="Cambria" w:hAnsi="Cambria"/>
          <w:sz w:val="28"/>
          <w:szCs w:val="28"/>
        </w:rPr>
        <w:t xml:space="preserve"> stood helplessly</w:t>
      </w:r>
      <w:r w:rsidR="00C11635">
        <w:rPr>
          <w:rFonts w:ascii="Cambria" w:hAnsi="Cambria"/>
          <w:sz w:val="28"/>
          <w:szCs w:val="28"/>
        </w:rPr>
        <w:t xml:space="preserve"> in the </w:t>
      </w:r>
      <w:r w:rsidR="00B43E71">
        <w:rPr>
          <w:rFonts w:ascii="Cambria" w:hAnsi="Cambria"/>
          <w:sz w:val="28"/>
          <w:szCs w:val="28"/>
        </w:rPr>
        <w:t xml:space="preserve">Langley </w:t>
      </w:r>
      <w:r w:rsidR="00C11635">
        <w:rPr>
          <w:rFonts w:ascii="Cambria" w:hAnsi="Cambria"/>
          <w:sz w:val="28"/>
          <w:szCs w:val="28"/>
        </w:rPr>
        <w:t>office</w:t>
      </w:r>
      <w:del w:id="6554" w:author="Claire S" w:date="2026-05-07T17:27:00Z" w16du:dateUtc="2026-05-07T16:27:00Z">
        <w:r w:rsidR="006C30DF" w:rsidDel="00FF56FF">
          <w:rPr>
            <w:rFonts w:ascii="Cambria" w:hAnsi="Cambria"/>
            <w:sz w:val="28"/>
            <w:szCs w:val="28"/>
          </w:rPr>
          <w:delText xml:space="preserve"> </w:delText>
        </w:r>
      </w:del>
      <w:ins w:id="6555" w:author="Claire S" w:date="2026-05-07T17:27:00Z" w16du:dateUtc="2026-05-07T16:27:00Z">
        <w:r w:rsidR="00FF56FF">
          <w:rPr>
            <w:rFonts w:ascii="Cambria" w:hAnsi="Cambria"/>
            <w:sz w:val="28"/>
            <w:szCs w:val="28"/>
          </w:rPr>
          <w:t>s</w:t>
        </w:r>
      </w:ins>
      <w:del w:id="6556" w:author="Claire S" w:date="2026-05-07T17:27:00Z" w16du:dateUtc="2026-05-07T16:27:00Z">
        <w:r w:rsidR="0068722D" w:rsidDel="00FF56FF">
          <w:rPr>
            <w:rFonts w:ascii="Cambria" w:hAnsi="Cambria"/>
            <w:sz w:val="28"/>
            <w:szCs w:val="28"/>
          </w:rPr>
          <w:delText>that morning</w:delText>
        </w:r>
      </w:del>
      <w:r w:rsidR="00C8272F">
        <w:rPr>
          <w:rFonts w:ascii="Cambria" w:hAnsi="Cambria"/>
          <w:sz w:val="28"/>
          <w:szCs w:val="28"/>
        </w:rPr>
        <w:t xml:space="preserve">, waiting for the police to </w:t>
      </w:r>
      <w:ins w:id="6557" w:author="Daisy Watt" w:date="2026-06-21T23:59:00Z" w16du:dateUtc="2026-06-21T21:59:00Z">
        <w:r w:rsidR="00721D75">
          <w:rPr>
            <w:rFonts w:ascii="Cambria" w:hAnsi="Cambria"/>
            <w:sz w:val="28"/>
            <w:szCs w:val="28"/>
          </w:rPr>
          <w:t xml:space="preserve">finish </w:t>
        </w:r>
      </w:ins>
      <w:r w:rsidR="00C8272F">
        <w:rPr>
          <w:rFonts w:ascii="Cambria" w:hAnsi="Cambria"/>
          <w:sz w:val="28"/>
          <w:szCs w:val="28"/>
        </w:rPr>
        <w:t>assess</w:t>
      </w:r>
      <w:ins w:id="6558" w:author="Daisy Watt" w:date="2026-06-21T23:59:00Z" w16du:dateUtc="2026-06-21T21:59:00Z">
        <w:r w:rsidR="00721D75">
          <w:rPr>
            <w:rFonts w:ascii="Cambria" w:hAnsi="Cambria"/>
            <w:sz w:val="28"/>
            <w:szCs w:val="28"/>
          </w:rPr>
          <w:t>ing</w:t>
        </w:r>
      </w:ins>
      <w:r w:rsidR="00C8272F">
        <w:rPr>
          <w:rFonts w:ascii="Cambria" w:hAnsi="Cambria"/>
          <w:sz w:val="28"/>
          <w:szCs w:val="28"/>
        </w:rPr>
        <w:t xml:space="preserve"> the scene</w:t>
      </w:r>
      <w:r w:rsidR="00080A5A">
        <w:rPr>
          <w:rFonts w:ascii="Cambria" w:hAnsi="Cambria"/>
          <w:sz w:val="28"/>
          <w:szCs w:val="28"/>
        </w:rPr>
        <w:t>.</w:t>
      </w:r>
      <w:r w:rsidR="00C8272F">
        <w:rPr>
          <w:rFonts w:ascii="Cambria" w:hAnsi="Cambria"/>
          <w:sz w:val="28"/>
          <w:szCs w:val="28"/>
        </w:rPr>
        <w:t xml:space="preserve"> ‘Why would </w:t>
      </w:r>
      <w:del w:id="6559" w:author="Claire S" w:date="2026-05-07T15:13:00Z" w16du:dateUtc="2026-05-07T14:13:00Z">
        <w:r w:rsidR="00C8272F">
          <w:rPr>
            <w:rFonts w:ascii="Cambria" w:hAnsi="Cambria"/>
            <w:sz w:val="28"/>
            <w:szCs w:val="28"/>
          </w:rPr>
          <w:delText xml:space="preserve">he </w:delText>
        </w:r>
      </w:del>
      <w:ins w:id="6560" w:author="Claire S" w:date="2026-05-07T15:13:00Z" w16du:dateUtc="2026-05-07T14:13:00Z">
        <w:r w:rsidR="000F6668">
          <w:rPr>
            <w:rFonts w:ascii="Cambria" w:hAnsi="Cambria"/>
            <w:sz w:val="28"/>
            <w:szCs w:val="28"/>
          </w:rPr>
          <w:t xml:space="preserve">Dex </w:t>
        </w:r>
      </w:ins>
      <w:del w:id="6561" w:author="Claire S" w:date="2026-06-02T11:42:00Z" w16du:dateUtc="2026-06-02T10:42:00Z">
        <w:r w:rsidR="00C8272F" w:rsidDel="001B5E49">
          <w:rPr>
            <w:rFonts w:ascii="Cambria" w:hAnsi="Cambria"/>
            <w:sz w:val="28"/>
            <w:szCs w:val="28"/>
          </w:rPr>
          <w:delText>do this?</w:delText>
        </w:r>
        <w:r w:rsidR="009B7211" w:rsidDel="001B5E49">
          <w:rPr>
            <w:rFonts w:ascii="Cambria" w:hAnsi="Cambria"/>
            <w:sz w:val="28"/>
            <w:szCs w:val="28"/>
          </w:rPr>
          <w:delText xml:space="preserve"> </w:delText>
        </w:r>
        <w:r w:rsidR="00D94624" w:rsidDel="001B5E49">
          <w:rPr>
            <w:rFonts w:ascii="Cambria" w:hAnsi="Cambria"/>
            <w:sz w:val="28"/>
            <w:szCs w:val="28"/>
          </w:rPr>
          <w:delText xml:space="preserve">Why </w:delText>
        </w:r>
      </w:del>
      <w:r w:rsidR="00D94624">
        <w:rPr>
          <w:rFonts w:ascii="Cambria" w:hAnsi="Cambria"/>
          <w:sz w:val="28"/>
          <w:szCs w:val="28"/>
        </w:rPr>
        <w:t>take his own life</w:t>
      </w:r>
      <w:ins w:id="6562" w:author="Claire S" w:date="2026-06-02T18:12:00Z" w16du:dateUtc="2026-06-02T17:12:00Z">
        <w:r w:rsidR="00B379B2">
          <w:rPr>
            <w:rFonts w:ascii="Cambria" w:hAnsi="Cambria"/>
            <w:sz w:val="28"/>
            <w:szCs w:val="28"/>
          </w:rPr>
          <w:t>? W</w:t>
        </w:r>
      </w:ins>
      <w:del w:id="6563" w:author="Claire S" w:date="2026-06-02T18:12:00Z" w16du:dateUtc="2026-06-02T17:12:00Z">
        <w:r w:rsidR="00D94624" w:rsidDel="00B379B2">
          <w:rPr>
            <w:rFonts w:ascii="Cambria" w:hAnsi="Cambria"/>
            <w:sz w:val="28"/>
            <w:szCs w:val="28"/>
          </w:rPr>
          <w:delText xml:space="preserve"> when w</w:delText>
        </w:r>
      </w:del>
      <w:r w:rsidR="009B7211">
        <w:rPr>
          <w:rFonts w:ascii="Cambria" w:hAnsi="Cambria"/>
          <w:sz w:val="28"/>
          <w:szCs w:val="28"/>
        </w:rPr>
        <w:t>e were so happy</w:t>
      </w:r>
      <w:ins w:id="6564" w:author="Claire S" w:date="2026-05-07T14:29:00Z" w16du:dateUtc="2026-05-07T13:29:00Z">
        <w:r w:rsidR="0050462D">
          <w:rPr>
            <w:rFonts w:ascii="Cambria" w:hAnsi="Cambria"/>
            <w:sz w:val="28"/>
            <w:szCs w:val="28"/>
          </w:rPr>
          <w:t xml:space="preserve"> together</w:t>
        </w:r>
      </w:ins>
      <w:del w:id="6565" w:author="Claire S" w:date="2026-06-02T18:12:00Z" w16du:dateUtc="2026-06-02T17:12:00Z">
        <w:r w:rsidR="00D94624" w:rsidDel="00B379B2">
          <w:rPr>
            <w:rFonts w:ascii="Cambria" w:hAnsi="Cambria"/>
            <w:sz w:val="28"/>
            <w:szCs w:val="28"/>
          </w:rPr>
          <w:delText>?</w:delText>
        </w:r>
      </w:del>
      <w:ins w:id="6566" w:author="Daisy Watt" w:date="2026-06-21T23:39:00Z" w16du:dateUtc="2026-06-21T21:39:00Z">
        <w:r w:rsidR="009E6BE6">
          <w:rPr>
            <w:rFonts w:ascii="Cambria" w:hAnsi="Cambria"/>
            <w:sz w:val="28"/>
            <w:szCs w:val="28"/>
          </w:rPr>
          <w:t>.</w:t>
        </w:r>
      </w:ins>
      <w:ins w:id="6567" w:author="Claire S" w:date="2026-06-02T18:12:00Z" w16du:dateUtc="2026-06-02T17:12:00Z">
        <w:del w:id="6568" w:author="Daisy Watt" w:date="2026-06-21T23:39:00Z" w16du:dateUtc="2026-06-21T21:39:00Z">
          <w:r w:rsidR="00B379B2">
            <w:rPr>
              <w:rFonts w:ascii="Cambria" w:hAnsi="Cambria"/>
              <w:sz w:val="28"/>
              <w:szCs w:val="28"/>
            </w:rPr>
            <w:delText xml:space="preserve"> -</w:delText>
          </w:r>
        </w:del>
      </w:ins>
      <w:r w:rsidR="00C8272F">
        <w:rPr>
          <w:rFonts w:ascii="Cambria" w:hAnsi="Cambria"/>
          <w:sz w:val="28"/>
          <w:szCs w:val="28"/>
        </w:rPr>
        <w:t>’</w:t>
      </w:r>
      <w:commentRangeEnd w:id="6545"/>
      <w:r w:rsidR="00F553D0">
        <w:rPr>
          <w:rStyle w:val="CommentReference"/>
          <w:rFonts w:ascii="Cambria" w:hAnsi="Cambria"/>
          <w:sz w:val="28"/>
          <w:szCs w:val="28"/>
        </w:rPr>
        <w:commentReference w:id="6545"/>
      </w:r>
    </w:p>
    <w:p w14:paraId="5C48F3AC" w14:textId="5A1014E4" w:rsidR="001400F1" w:rsidRDefault="005B06A8" w:rsidP="00C15D90">
      <w:pPr>
        <w:spacing w:line="360" w:lineRule="auto"/>
        <w:ind w:firstLine="720"/>
        <w:contextualSpacing/>
        <w:rPr>
          <w:rFonts w:ascii="Cambria" w:hAnsi="Cambria"/>
          <w:sz w:val="28"/>
          <w:szCs w:val="28"/>
        </w:rPr>
      </w:pPr>
      <w:r>
        <w:rPr>
          <w:rFonts w:ascii="Cambria" w:hAnsi="Cambria"/>
          <w:sz w:val="28"/>
          <w:szCs w:val="28"/>
        </w:rPr>
        <w:t>‘</w:t>
      </w:r>
      <w:ins w:id="6569" w:author="Claire S" w:date="2026-05-07T14:29:00Z" w16du:dateUtc="2026-05-07T13:29:00Z">
        <w:r w:rsidR="0050462D">
          <w:rPr>
            <w:rFonts w:ascii="Cambria" w:hAnsi="Cambria"/>
            <w:sz w:val="28"/>
            <w:szCs w:val="28"/>
          </w:rPr>
          <w:t xml:space="preserve">I </w:t>
        </w:r>
      </w:ins>
      <w:ins w:id="6570" w:author="Claire S" w:date="2026-05-07T15:14:00Z" w16du:dateUtc="2026-05-07T14:14:00Z">
        <w:r w:rsidR="000F6668">
          <w:rPr>
            <w:rFonts w:ascii="Cambria" w:hAnsi="Cambria"/>
            <w:sz w:val="28"/>
            <w:szCs w:val="28"/>
          </w:rPr>
          <w:t xml:space="preserve">really </w:t>
        </w:r>
      </w:ins>
      <w:ins w:id="6571" w:author="Claire S" w:date="2026-05-07T14:29:00Z" w16du:dateUtc="2026-05-07T13:29:00Z">
        <w:r w:rsidR="0050462D">
          <w:rPr>
            <w:rFonts w:ascii="Cambria" w:hAnsi="Cambria"/>
            <w:sz w:val="28"/>
            <w:szCs w:val="28"/>
          </w:rPr>
          <w:t>wish I knew</w:t>
        </w:r>
      </w:ins>
      <w:del w:id="6572" w:author="Claire S" w:date="2026-05-07T14:29:00Z" w16du:dateUtc="2026-05-07T13:29:00Z">
        <w:r>
          <w:rPr>
            <w:rFonts w:ascii="Cambria" w:hAnsi="Cambria"/>
            <w:sz w:val="28"/>
            <w:szCs w:val="28"/>
          </w:rPr>
          <w:delText xml:space="preserve">I’ve no </w:delText>
        </w:r>
        <w:r w:rsidR="009B7211">
          <w:rPr>
            <w:rFonts w:ascii="Cambria" w:hAnsi="Cambria"/>
            <w:sz w:val="28"/>
            <w:szCs w:val="28"/>
          </w:rPr>
          <w:delText>clue</w:delText>
        </w:r>
      </w:del>
      <w:ins w:id="6573" w:author="Claire S" w:date="2026-06-02T18:12:00Z" w16du:dateUtc="2026-06-02T17:12:00Z">
        <w:r w:rsidR="00B379B2">
          <w:rPr>
            <w:rFonts w:ascii="Cambria" w:hAnsi="Cambria"/>
            <w:sz w:val="28"/>
            <w:szCs w:val="28"/>
          </w:rPr>
          <w:t xml:space="preserve">, </w:t>
        </w:r>
      </w:ins>
      <w:del w:id="6574" w:author="Claire S" w:date="2026-06-02T18:12:00Z" w16du:dateUtc="2026-06-02T17:12:00Z">
        <w:r w:rsidDel="00B379B2">
          <w:rPr>
            <w:rFonts w:ascii="Cambria" w:hAnsi="Cambria"/>
            <w:sz w:val="28"/>
            <w:szCs w:val="28"/>
          </w:rPr>
          <w:delText>.</w:delText>
        </w:r>
      </w:del>
      <w:ins w:id="6575" w:author="Claire S" w:date="2026-06-02T18:12:00Z" w16du:dateUtc="2026-06-02T17:12:00Z">
        <w:r w:rsidR="00B379B2">
          <w:rPr>
            <w:rFonts w:ascii="Cambria" w:hAnsi="Cambria"/>
            <w:sz w:val="28"/>
            <w:szCs w:val="28"/>
          </w:rPr>
          <w:t>Savannah. I’m so sorry.</w:t>
        </w:r>
      </w:ins>
      <w:r>
        <w:rPr>
          <w:rFonts w:ascii="Cambria" w:hAnsi="Cambria"/>
          <w:sz w:val="28"/>
          <w:szCs w:val="28"/>
        </w:rPr>
        <w:t xml:space="preserve">’ </w:t>
      </w:r>
      <w:ins w:id="6576" w:author="Claire S" w:date="2026-06-02T18:12:00Z" w16du:dateUtc="2026-06-02T17:12:00Z">
        <w:r w:rsidR="00B379B2">
          <w:rPr>
            <w:rFonts w:ascii="Cambria" w:hAnsi="Cambria"/>
            <w:sz w:val="28"/>
            <w:szCs w:val="28"/>
          </w:rPr>
          <w:t>F</w:t>
        </w:r>
      </w:ins>
      <w:del w:id="6577" w:author="Claire S" w:date="2026-05-07T14:29:00Z" w16du:dateUtc="2026-05-07T13:29:00Z">
        <w:r w:rsidR="003B694C">
          <w:rPr>
            <w:rFonts w:ascii="Cambria" w:hAnsi="Cambria"/>
            <w:sz w:val="28"/>
            <w:szCs w:val="28"/>
          </w:rPr>
          <w:delText>F</w:delText>
        </w:r>
      </w:del>
      <w:del w:id="6578" w:author="Claire S" w:date="2026-06-02T18:12:00Z" w16du:dateUtc="2026-06-02T17:12:00Z">
        <w:r w:rsidR="003B694C" w:rsidDel="00B379B2">
          <w:rPr>
            <w:rFonts w:ascii="Cambria" w:hAnsi="Cambria"/>
            <w:sz w:val="28"/>
            <w:szCs w:val="28"/>
          </w:rPr>
          <w:delText>or</w:delText>
        </w:r>
      </w:del>
      <w:ins w:id="6579" w:author="Claire S" w:date="2026-06-02T18:12:00Z" w16du:dateUtc="2026-06-02T17:12:00Z">
        <w:r w:rsidR="00B379B2">
          <w:rPr>
            <w:rFonts w:ascii="Cambria" w:hAnsi="Cambria"/>
            <w:sz w:val="28"/>
            <w:szCs w:val="28"/>
          </w:rPr>
          <w:t>or</w:t>
        </w:r>
      </w:ins>
      <w:r w:rsidR="003B694C">
        <w:rPr>
          <w:rFonts w:ascii="Cambria" w:hAnsi="Cambria"/>
          <w:sz w:val="28"/>
          <w:szCs w:val="28"/>
        </w:rPr>
        <w:t xml:space="preserve"> once, </w:t>
      </w:r>
      <w:r w:rsidR="00BA37BC">
        <w:rPr>
          <w:rFonts w:ascii="Cambria" w:hAnsi="Cambria"/>
          <w:sz w:val="28"/>
          <w:szCs w:val="28"/>
        </w:rPr>
        <w:t xml:space="preserve">Ruth </w:t>
      </w:r>
      <w:del w:id="6580" w:author="Claire S" w:date="2026-05-07T15:14:00Z" w16du:dateUtc="2026-05-07T14:14:00Z">
        <w:r w:rsidR="0081713B">
          <w:rPr>
            <w:rFonts w:ascii="Cambria" w:hAnsi="Cambria"/>
            <w:sz w:val="28"/>
            <w:szCs w:val="28"/>
          </w:rPr>
          <w:delText xml:space="preserve">really </w:delText>
        </w:r>
      </w:del>
      <w:del w:id="6581" w:author="Claire S" w:date="2026-06-02T18:13:00Z" w16du:dateUtc="2026-06-02T17:13:00Z">
        <w:r w:rsidR="0081713B" w:rsidDel="00B379B2">
          <w:rPr>
            <w:rFonts w:ascii="Cambria" w:hAnsi="Cambria"/>
            <w:sz w:val="28"/>
            <w:szCs w:val="28"/>
          </w:rPr>
          <w:delText>did</w:delText>
        </w:r>
        <w:r w:rsidR="00D94624" w:rsidDel="00B379B2">
          <w:rPr>
            <w:rFonts w:ascii="Cambria" w:hAnsi="Cambria"/>
            <w:sz w:val="28"/>
            <w:szCs w:val="28"/>
          </w:rPr>
          <w:delText>n’t</w:delText>
        </w:r>
        <w:r w:rsidR="0081713B" w:rsidDel="00B379B2">
          <w:rPr>
            <w:rFonts w:ascii="Cambria" w:hAnsi="Cambria"/>
            <w:sz w:val="28"/>
            <w:szCs w:val="28"/>
          </w:rPr>
          <w:delText xml:space="preserve"> </w:delText>
        </w:r>
      </w:del>
      <w:ins w:id="6582" w:author="Claire S" w:date="2026-06-02T18:13:00Z" w16du:dateUtc="2026-06-02T17:13:00Z">
        <w:r w:rsidR="00B379B2">
          <w:rPr>
            <w:rFonts w:ascii="Cambria" w:hAnsi="Cambria"/>
            <w:sz w:val="28"/>
            <w:szCs w:val="28"/>
          </w:rPr>
          <w:t>had no</w:t>
        </w:r>
      </w:ins>
      <w:del w:id="6583" w:author="Claire S" w:date="2026-06-02T18:13:00Z" w16du:dateUtc="2026-06-02T17:13:00Z">
        <w:r w:rsidR="0081713B" w:rsidDel="00B379B2">
          <w:rPr>
            <w:rFonts w:ascii="Cambria" w:hAnsi="Cambria"/>
            <w:sz w:val="28"/>
            <w:szCs w:val="28"/>
          </w:rPr>
          <w:delText>have</w:delText>
        </w:r>
      </w:del>
      <w:r w:rsidR="0081713B">
        <w:rPr>
          <w:rFonts w:ascii="Cambria" w:hAnsi="Cambria"/>
          <w:sz w:val="28"/>
          <w:szCs w:val="28"/>
        </w:rPr>
        <w:t xml:space="preserve"> </w:t>
      </w:r>
      <w:del w:id="6584" w:author="Claire S" w:date="2026-06-02T18:13:00Z" w16du:dateUtc="2026-06-02T17:13:00Z">
        <w:r w:rsidR="00D94624" w:rsidDel="00B379B2">
          <w:rPr>
            <w:rFonts w:ascii="Cambria" w:hAnsi="Cambria"/>
            <w:sz w:val="28"/>
            <w:szCs w:val="28"/>
          </w:rPr>
          <w:delText xml:space="preserve">any </w:delText>
        </w:r>
      </w:del>
      <w:r w:rsidR="009A3DC9">
        <w:rPr>
          <w:rFonts w:ascii="Cambria" w:hAnsi="Cambria"/>
          <w:sz w:val="28"/>
          <w:szCs w:val="28"/>
        </w:rPr>
        <w:t>more</w:t>
      </w:r>
      <w:r w:rsidR="00BA37BC">
        <w:rPr>
          <w:rFonts w:ascii="Cambria" w:hAnsi="Cambria"/>
          <w:sz w:val="28"/>
          <w:szCs w:val="28"/>
        </w:rPr>
        <w:t xml:space="preserve"> idea</w:t>
      </w:r>
      <w:r w:rsidR="009A3DC9">
        <w:rPr>
          <w:rFonts w:ascii="Cambria" w:hAnsi="Cambria"/>
          <w:sz w:val="28"/>
          <w:szCs w:val="28"/>
        </w:rPr>
        <w:t xml:space="preserve"> than </w:t>
      </w:r>
      <w:r w:rsidR="009369B2">
        <w:rPr>
          <w:rFonts w:ascii="Cambria" w:hAnsi="Cambria"/>
          <w:sz w:val="28"/>
          <w:szCs w:val="28"/>
        </w:rPr>
        <w:t>Savannah</w:t>
      </w:r>
      <w:r w:rsidR="003B694C">
        <w:rPr>
          <w:rFonts w:ascii="Cambria" w:hAnsi="Cambria"/>
          <w:sz w:val="28"/>
          <w:szCs w:val="28"/>
        </w:rPr>
        <w:t xml:space="preserve"> about something</w:t>
      </w:r>
      <w:r w:rsidR="00BA37BC">
        <w:rPr>
          <w:rFonts w:ascii="Cambria" w:hAnsi="Cambria"/>
          <w:sz w:val="28"/>
          <w:szCs w:val="28"/>
        </w:rPr>
        <w:t xml:space="preserve">. </w:t>
      </w:r>
      <w:r w:rsidR="005E077D">
        <w:rPr>
          <w:rFonts w:ascii="Cambria" w:hAnsi="Cambria"/>
          <w:sz w:val="28"/>
          <w:szCs w:val="28"/>
        </w:rPr>
        <w:t>‘</w:t>
      </w:r>
      <w:del w:id="6585" w:author="Claire S" w:date="2026-05-07T15:14:00Z" w16du:dateUtc="2026-05-07T14:14:00Z">
        <w:r w:rsidR="009B7211" w:rsidDel="000F6668">
          <w:rPr>
            <w:rFonts w:ascii="Cambria" w:hAnsi="Cambria"/>
            <w:sz w:val="28"/>
            <w:szCs w:val="28"/>
          </w:rPr>
          <w:delText xml:space="preserve">But </w:delText>
        </w:r>
      </w:del>
      <w:ins w:id="6586" w:author="Claire S" w:date="2026-05-07T15:14:00Z" w16du:dateUtc="2026-05-07T14:14:00Z">
        <w:r w:rsidR="000F6668">
          <w:rPr>
            <w:rFonts w:ascii="Cambria" w:hAnsi="Cambria"/>
            <w:sz w:val="28"/>
            <w:szCs w:val="28"/>
          </w:rPr>
          <w:t xml:space="preserve">It’s </w:t>
        </w:r>
      </w:ins>
      <w:ins w:id="6587" w:author="Claire S" w:date="2026-05-07T17:27:00Z" w16du:dateUtc="2026-05-07T16:27:00Z">
        <w:r w:rsidR="00960BA0">
          <w:rPr>
            <w:rFonts w:ascii="Cambria" w:hAnsi="Cambria"/>
            <w:sz w:val="28"/>
            <w:szCs w:val="28"/>
          </w:rPr>
          <w:t>such</w:t>
        </w:r>
      </w:ins>
      <w:ins w:id="6588" w:author="Claire S" w:date="2026-05-07T15:14:00Z" w16du:dateUtc="2026-05-07T14:14:00Z">
        <w:r w:rsidR="009B7211">
          <w:rPr>
            <w:rFonts w:ascii="Cambria" w:hAnsi="Cambria"/>
            <w:sz w:val="28"/>
            <w:szCs w:val="28"/>
          </w:rPr>
          <w:t xml:space="preserve"> </w:t>
        </w:r>
      </w:ins>
      <w:del w:id="6589" w:author="Claire S" w:date="2026-05-07T15:14:00Z" w16du:dateUtc="2026-05-07T14:14:00Z">
        <w:r w:rsidR="00D94624">
          <w:rPr>
            <w:rFonts w:ascii="Cambria" w:hAnsi="Cambria"/>
            <w:sz w:val="28"/>
            <w:szCs w:val="28"/>
          </w:rPr>
          <w:delText>it’s</w:delText>
        </w:r>
        <w:r w:rsidR="005E077D">
          <w:rPr>
            <w:rFonts w:ascii="Cambria" w:hAnsi="Cambria"/>
            <w:sz w:val="28"/>
            <w:szCs w:val="28"/>
          </w:rPr>
          <w:delText xml:space="preserve"> </w:delText>
        </w:r>
      </w:del>
      <w:r w:rsidR="005E077D">
        <w:rPr>
          <w:rFonts w:ascii="Cambria" w:hAnsi="Cambria"/>
          <w:sz w:val="28"/>
          <w:szCs w:val="28"/>
        </w:rPr>
        <w:t xml:space="preserve">a </w:t>
      </w:r>
      <w:r w:rsidR="00D93EFA">
        <w:rPr>
          <w:rFonts w:ascii="Cambria" w:hAnsi="Cambria"/>
          <w:sz w:val="28"/>
          <w:szCs w:val="28"/>
        </w:rPr>
        <w:t>terrible</w:t>
      </w:r>
      <w:r w:rsidR="00D73EA1">
        <w:rPr>
          <w:rFonts w:ascii="Cambria" w:hAnsi="Cambria"/>
          <w:sz w:val="28"/>
          <w:szCs w:val="28"/>
        </w:rPr>
        <w:t xml:space="preserve"> </w:t>
      </w:r>
      <w:r w:rsidR="005E077D">
        <w:rPr>
          <w:rFonts w:ascii="Cambria" w:hAnsi="Cambria"/>
          <w:sz w:val="28"/>
          <w:szCs w:val="28"/>
        </w:rPr>
        <w:t xml:space="preserve">loss </w:t>
      </w:r>
      <w:r w:rsidR="00D93EFA">
        <w:rPr>
          <w:rFonts w:ascii="Cambria" w:hAnsi="Cambria"/>
          <w:sz w:val="28"/>
          <w:szCs w:val="28"/>
        </w:rPr>
        <w:t>for</w:t>
      </w:r>
      <w:r w:rsidR="005E077D">
        <w:rPr>
          <w:rFonts w:ascii="Cambria" w:hAnsi="Cambria"/>
          <w:sz w:val="28"/>
          <w:szCs w:val="28"/>
        </w:rPr>
        <w:t xml:space="preserve"> the literary world,’ </w:t>
      </w:r>
      <w:r w:rsidR="00B43E71">
        <w:rPr>
          <w:rFonts w:ascii="Cambria" w:hAnsi="Cambria"/>
          <w:sz w:val="28"/>
          <w:szCs w:val="28"/>
        </w:rPr>
        <w:t>she’</w:t>
      </w:r>
      <w:r w:rsidR="00C15D90">
        <w:rPr>
          <w:rFonts w:ascii="Cambria" w:hAnsi="Cambria"/>
          <w:sz w:val="28"/>
          <w:szCs w:val="28"/>
        </w:rPr>
        <w:t>d</w:t>
      </w:r>
      <w:r w:rsidR="005E077D">
        <w:rPr>
          <w:rFonts w:ascii="Cambria" w:hAnsi="Cambria"/>
          <w:sz w:val="28"/>
          <w:szCs w:val="28"/>
        </w:rPr>
        <w:t xml:space="preserve"> murmured, staring at her phone</w:t>
      </w:r>
      <w:r w:rsidR="00A10DBD">
        <w:rPr>
          <w:rFonts w:ascii="Cambria" w:hAnsi="Cambria"/>
          <w:sz w:val="28"/>
          <w:szCs w:val="28"/>
        </w:rPr>
        <w:t xml:space="preserve">. </w:t>
      </w:r>
    </w:p>
    <w:p w14:paraId="700F5D92" w14:textId="5F680A64" w:rsidR="003E54BA" w:rsidRDefault="001400F1" w:rsidP="003E54BA">
      <w:pPr>
        <w:spacing w:line="360" w:lineRule="auto"/>
        <w:ind w:firstLine="720"/>
        <w:contextualSpacing/>
        <w:rPr>
          <w:rFonts w:ascii="Cambria" w:hAnsi="Cambria"/>
          <w:sz w:val="28"/>
          <w:szCs w:val="28"/>
        </w:rPr>
      </w:pPr>
      <w:r>
        <w:rPr>
          <w:rFonts w:ascii="Cambria" w:hAnsi="Cambria"/>
          <w:sz w:val="28"/>
          <w:szCs w:val="28"/>
        </w:rPr>
        <w:t>‘</w:t>
      </w:r>
      <w:r w:rsidR="00D94624">
        <w:rPr>
          <w:rFonts w:ascii="Cambria" w:hAnsi="Cambria"/>
          <w:sz w:val="28"/>
          <w:szCs w:val="28"/>
        </w:rPr>
        <w:t>W</w:t>
      </w:r>
      <w:r>
        <w:rPr>
          <w:rFonts w:ascii="Cambria" w:hAnsi="Cambria"/>
          <w:sz w:val="28"/>
          <w:szCs w:val="28"/>
        </w:rPr>
        <w:t xml:space="preserve">hat about </w:t>
      </w:r>
      <w:r w:rsidRPr="00F00A4C">
        <w:rPr>
          <w:rFonts w:ascii="Cambria" w:hAnsi="Cambria"/>
          <w:i/>
          <w:iCs/>
          <w:sz w:val="28"/>
          <w:szCs w:val="28"/>
        </w:rPr>
        <w:t>my</w:t>
      </w:r>
      <w:r>
        <w:rPr>
          <w:rFonts w:ascii="Cambria" w:hAnsi="Cambria"/>
          <w:sz w:val="28"/>
          <w:szCs w:val="28"/>
        </w:rPr>
        <w:t xml:space="preserve"> loss?’ </w:t>
      </w:r>
      <w:r w:rsidR="006C23B4">
        <w:rPr>
          <w:rFonts w:ascii="Cambria" w:hAnsi="Cambria"/>
          <w:sz w:val="28"/>
          <w:szCs w:val="28"/>
        </w:rPr>
        <w:t>Savannah</w:t>
      </w:r>
      <w:r w:rsidR="009369B2">
        <w:rPr>
          <w:rFonts w:ascii="Cambria" w:hAnsi="Cambria"/>
          <w:sz w:val="28"/>
          <w:szCs w:val="28"/>
        </w:rPr>
        <w:t xml:space="preserve"> </w:t>
      </w:r>
      <w:r w:rsidR="00F82E86">
        <w:rPr>
          <w:rFonts w:ascii="Cambria" w:hAnsi="Cambria"/>
          <w:sz w:val="28"/>
          <w:szCs w:val="28"/>
        </w:rPr>
        <w:t>yowled</w:t>
      </w:r>
      <w:r w:rsidR="003E54BA">
        <w:rPr>
          <w:rFonts w:ascii="Cambria" w:hAnsi="Cambria"/>
          <w:sz w:val="28"/>
          <w:szCs w:val="28"/>
        </w:rPr>
        <w:t xml:space="preserve"> at Ruth</w:t>
      </w:r>
      <w:r w:rsidR="003F23E0">
        <w:rPr>
          <w:rFonts w:ascii="Cambria" w:hAnsi="Cambria"/>
          <w:sz w:val="28"/>
          <w:szCs w:val="28"/>
        </w:rPr>
        <w:t>. And</w:t>
      </w:r>
      <w:r w:rsidR="003E54BA">
        <w:rPr>
          <w:rFonts w:ascii="Cambria" w:hAnsi="Cambria"/>
          <w:sz w:val="28"/>
          <w:szCs w:val="28"/>
        </w:rPr>
        <w:t xml:space="preserve"> how inappropriate </w:t>
      </w:r>
      <w:r w:rsidR="003F23E0">
        <w:rPr>
          <w:rFonts w:ascii="Cambria" w:hAnsi="Cambria"/>
          <w:sz w:val="28"/>
          <w:szCs w:val="28"/>
        </w:rPr>
        <w:t xml:space="preserve">for her sister </w:t>
      </w:r>
      <w:r w:rsidR="003E54BA">
        <w:rPr>
          <w:rFonts w:ascii="Cambria" w:hAnsi="Cambria"/>
          <w:sz w:val="28"/>
          <w:szCs w:val="28"/>
        </w:rPr>
        <w:t xml:space="preserve">to be more interested in her phone than in </w:t>
      </w:r>
      <w:r w:rsidR="003F23E0">
        <w:rPr>
          <w:rFonts w:ascii="Cambria" w:hAnsi="Cambria"/>
          <w:sz w:val="28"/>
          <w:szCs w:val="28"/>
        </w:rPr>
        <w:t xml:space="preserve">Savannah, or in </w:t>
      </w:r>
      <w:r w:rsidR="003E54BA">
        <w:rPr>
          <w:rFonts w:ascii="Cambria" w:hAnsi="Cambria"/>
          <w:sz w:val="28"/>
          <w:szCs w:val="28"/>
        </w:rPr>
        <w:t xml:space="preserve">Dex’s body, lying next door. Or was </w:t>
      </w:r>
      <w:commentRangeStart w:id="6590"/>
      <w:del w:id="6591" w:author="Claire S" w:date="2026-07-22T09:32:00Z" w16du:dateUtc="2026-07-22T08:32:00Z">
        <w:r w:rsidR="003E54BA" w:rsidDel="00933AB5">
          <w:rPr>
            <w:rFonts w:ascii="Cambria" w:hAnsi="Cambria"/>
            <w:sz w:val="28"/>
            <w:szCs w:val="28"/>
          </w:rPr>
          <w:delText>it</w:delText>
        </w:r>
        <w:commentRangeEnd w:id="6590"/>
        <w:r w:rsidR="003C6EBA" w:rsidDel="00933AB5">
          <w:rPr>
            <w:rStyle w:val="CommentReference"/>
            <w:rFonts w:ascii="Cambria" w:hAnsi="Cambria"/>
            <w:sz w:val="28"/>
            <w:szCs w:val="28"/>
          </w:rPr>
          <w:commentReference w:id="6590"/>
        </w:r>
        <w:r w:rsidR="003E54BA" w:rsidDel="00933AB5">
          <w:rPr>
            <w:rFonts w:ascii="Cambria" w:hAnsi="Cambria"/>
            <w:sz w:val="28"/>
            <w:szCs w:val="28"/>
          </w:rPr>
          <w:delText xml:space="preserve"> </w:delText>
        </w:r>
      </w:del>
      <w:ins w:id="6592" w:author="Claire S" w:date="2026-07-22T09:32:00Z" w16du:dateUtc="2026-07-22T08:32:00Z">
        <w:r w:rsidR="00933AB5">
          <w:rPr>
            <w:rFonts w:ascii="Cambria" w:hAnsi="Cambria"/>
            <w:sz w:val="28"/>
            <w:szCs w:val="28"/>
          </w:rPr>
          <w:t xml:space="preserve">he </w:t>
        </w:r>
      </w:ins>
      <w:r w:rsidR="003E54BA">
        <w:rPr>
          <w:rFonts w:ascii="Cambria" w:hAnsi="Cambria"/>
          <w:sz w:val="28"/>
          <w:szCs w:val="28"/>
        </w:rPr>
        <w:t xml:space="preserve">still hanging? </w:t>
      </w:r>
      <w:r w:rsidR="003E54BA" w:rsidRPr="00F4176F">
        <w:rPr>
          <w:rFonts w:ascii="Cambria" w:hAnsi="Cambria"/>
          <w:i/>
          <w:sz w:val="28"/>
          <w:szCs w:val="28"/>
          <w:rPrChange w:id="6593" w:author="Claire S" w:date="2026-07-22T09:31:00Z" w16du:dateUtc="2026-07-22T08:31:00Z">
            <w:rPr>
              <w:rFonts w:ascii="Cambria" w:hAnsi="Cambria"/>
              <w:sz w:val="28"/>
              <w:szCs w:val="28"/>
            </w:rPr>
          </w:rPrChange>
        </w:rPr>
        <w:t>Oh</w:t>
      </w:r>
      <w:ins w:id="6594" w:author="Daisy Watt" w:date="2026-06-21T23:39:00Z" w16du:dateUtc="2026-06-21T21:39:00Z">
        <w:r w:rsidR="0039341E" w:rsidRPr="00F4176F">
          <w:rPr>
            <w:rFonts w:ascii="Cambria" w:hAnsi="Cambria"/>
            <w:i/>
            <w:iCs/>
            <w:sz w:val="28"/>
            <w:szCs w:val="28"/>
            <w:rPrChange w:id="6595" w:author="Claire S" w:date="2026-07-22T09:31:00Z" w16du:dateUtc="2026-07-22T08:31:00Z">
              <w:rPr>
                <w:rFonts w:ascii="Cambria" w:hAnsi="Cambria"/>
                <w:sz w:val="28"/>
                <w:szCs w:val="28"/>
              </w:rPr>
            </w:rPrChange>
          </w:rPr>
          <w:t>,</w:t>
        </w:r>
      </w:ins>
      <w:r w:rsidR="003E54BA" w:rsidRPr="00F4176F">
        <w:rPr>
          <w:rFonts w:ascii="Cambria" w:hAnsi="Cambria"/>
          <w:i/>
          <w:sz w:val="28"/>
          <w:szCs w:val="28"/>
          <w:rPrChange w:id="6596" w:author="Claire S" w:date="2026-07-22T09:31:00Z" w16du:dateUtc="2026-07-22T08:31:00Z">
            <w:rPr>
              <w:rFonts w:ascii="Cambria" w:hAnsi="Cambria"/>
              <w:sz w:val="28"/>
              <w:szCs w:val="28"/>
            </w:rPr>
          </w:rPrChange>
        </w:rPr>
        <w:t xml:space="preserve"> </w:t>
      </w:r>
      <w:del w:id="6597" w:author="Claire S" w:date="2026-07-22T09:31:00Z" w16du:dateUtc="2026-07-22T08:31:00Z">
        <w:r w:rsidR="003E54BA" w:rsidRPr="00F4176F" w:rsidDel="00F4176F">
          <w:rPr>
            <w:rFonts w:ascii="Cambria" w:hAnsi="Cambria"/>
            <w:i/>
            <w:sz w:val="28"/>
            <w:szCs w:val="28"/>
            <w:rPrChange w:id="6598" w:author="Claire S" w:date="2026-07-22T09:31:00Z" w16du:dateUtc="2026-07-22T08:31:00Z">
              <w:rPr>
                <w:rFonts w:ascii="Cambria" w:hAnsi="Cambria"/>
                <w:sz w:val="28"/>
                <w:szCs w:val="28"/>
              </w:rPr>
            </w:rPrChange>
          </w:rPr>
          <w:delText>God</w:delText>
        </w:r>
      </w:del>
      <w:ins w:id="6599" w:author="Claire S" w:date="2026-07-22T09:31:00Z" w16du:dateUtc="2026-07-22T08:31:00Z">
        <w:r w:rsidR="00F4176F" w:rsidRPr="00F4176F">
          <w:rPr>
            <w:rFonts w:ascii="Cambria" w:hAnsi="Cambria"/>
            <w:i/>
            <w:sz w:val="28"/>
            <w:szCs w:val="28"/>
          </w:rPr>
          <w:t>no</w:t>
        </w:r>
        <w:r w:rsidR="00F4176F">
          <w:rPr>
            <w:rFonts w:ascii="Cambria" w:hAnsi="Cambria"/>
            <w:i/>
            <w:sz w:val="28"/>
            <w:szCs w:val="28"/>
          </w:rPr>
          <w:t>-</w:t>
        </w:r>
      </w:ins>
      <w:ins w:id="6600" w:author="Daisy Watt" w:date="2026-06-21T23:39:00Z" w16du:dateUtc="2026-06-21T21:39:00Z">
        <w:del w:id="6601" w:author="Claire S" w:date="2026-07-22T09:31:00Z" w16du:dateUtc="2026-07-22T08:31:00Z">
          <w:r w:rsidR="0039341E" w:rsidRPr="00F4176F" w:rsidDel="00F4176F">
            <w:rPr>
              <w:rFonts w:ascii="Cambria" w:hAnsi="Cambria"/>
              <w:sz w:val="28"/>
              <w:szCs w:val="28"/>
            </w:rPr>
            <w:delText>.</w:delText>
          </w:r>
        </w:del>
      </w:ins>
      <w:del w:id="6602" w:author="Daisy Watt" w:date="2026-06-21T23:39:00Z" w16du:dateUtc="2026-06-21T21:39:00Z">
        <w:r w:rsidR="003E54BA" w:rsidRPr="00F4176F">
          <w:rPr>
            <w:rFonts w:ascii="Cambria" w:hAnsi="Cambria"/>
            <w:sz w:val="28"/>
            <w:szCs w:val="28"/>
          </w:rPr>
          <w:delText xml:space="preserve"> –</w:delText>
        </w:r>
      </w:del>
      <w:r w:rsidR="003E54BA">
        <w:rPr>
          <w:rFonts w:ascii="Cambria" w:hAnsi="Cambria"/>
          <w:sz w:val="28"/>
          <w:szCs w:val="28"/>
        </w:rPr>
        <w:t xml:space="preserve"> </w:t>
      </w:r>
    </w:p>
    <w:p w14:paraId="584264A1" w14:textId="2054EFFD" w:rsidR="0001285E" w:rsidRDefault="003E54BA" w:rsidP="003E54BA">
      <w:pPr>
        <w:spacing w:line="360" w:lineRule="auto"/>
        <w:ind w:firstLine="720"/>
        <w:contextualSpacing/>
        <w:rPr>
          <w:rFonts w:ascii="Cambria" w:hAnsi="Cambria"/>
          <w:sz w:val="28"/>
          <w:szCs w:val="28"/>
        </w:rPr>
      </w:pPr>
      <w:r>
        <w:rPr>
          <w:rFonts w:ascii="Cambria" w:hAnsi="Cambria"/>
          <w:sz w:val="28"/>
          <w:szCs w:val="28"/>
        </w:rPr>
        <w:t xml:space="preserve">She </w:t>
      </w:r>
      <w:r w:rsidR="009369B2">
        <w:rPr>
          <w:rFonts w:ascii="Cambria" w:hAnsi="Cambria"/>
          <w:sz w:val="28"/>
          <w:szCs w:val="28"/>
        </w:rPr>
        <w:t>shoved</w:t>
      </w:r>
      <w:r w:rsidR="00C559A9">
        <w:rPr>
          <w:rFonts w:ascii="Cambria" w:hAnsi="Cambria"/>
          <w:sz w:val="28"/>
          <w:szCs w:val="28"/>
        </w:rPr>
        <w:t xml:space="preserve"> the thought </w:t>
      </w:r>
      <w:r w:rsidR="009369B2">
        <w:rPr>
          <w:rFonts w:ascii="Cambria" w:hAnsi="Cambria"/>
          <w:sz w:val="28"/>
          <w:szCs w:val="28"/>
        </w:rPr>
        <w:t>awa</w:t>
      </w:r>
      <w:r w:rsidR="00C559A9">
        <w:rPr>
          <w:rFonts w:ascii="Cambria" w:hAnsi="Cambria"/>
          <w:sz w:val="28"/>
          <w:szCs w:val="28"/>
        </w:rPr>
        <w:t xml:space="preserve">y </w:t>
      </w:r>
      <w:r w:rsidR="001400F1">
        <w:rPr>
          <w:rFonts w:ascii="Cambria" w:hAnsi="Cambria"/>
          <w:sz w:val="28"/>
          <w:szCs w:val="28"/>
        </w:rPr>
        <w:t xml:space="preserve">as </w:t>
      </w:r>
      <w:r w:rsidR="00C559A9">
        <w:rPr>
          <w:rFonts w:ascii="Cambria" w:hAnsi="Cambria"/>
          <w:sz w:val="28"/>
          <w:szCs w:val="28"/>
        </w:rPr>
        <w:t>Ruth</w:t>
      </w:r>
      <w:r w:rsidR="003F2A70">
        <w:rPr>
          <w:rFonts w:ascii="Cambria" w:hAnsi="Cambria"/>
          <w:sz w:val="28"/>
          <w:szCs w:val="28"/>
        </w:rPr>
        <w:t xml:space="preserve"> kept</w:t>
      </w:r>
      <w:r>
        <w:rPr>
          <w:rFonts w:ascii="Cambria" w:hAnsi="Cambria"/>
          <w:sz w:val="28"/>
          <w:szCs w:val="28"/>
        </w:rPr>
        <w:t xml:space="preserve"> </w:t>
      </w:r>
      <w:r w:rsidR="0001285E">
        <w:rPr>
          <w:rFonts w:ascii="Cambria" w:hAnsi="Cambria"/>
          <w:sz w:val="28"/>
          <w:szCs w:val="28"/>
        </w:rPr>
        <w:t>gaz</w:t>
      </w:r>
      <w:r w:rsidR="003F2A70">
        <w:rPr>
          <w:rFonts w:ascii="Cambria" w:hAnsi="Cambria"/>
          <w:sz w:val="28"/>
          <w:szCs w:val="28"/>
        </w:rPr>
        <w:t>ing</w:t>
      </w:r>
      <w:r w:rsidR="0001285E">
        <w:rPr>
          <w:rFonts w:ascii="Cambria" w:hAnsi="Cambria"/>
          <w:sz w:val="28"/>
          <w:szCs w:val="28"/>
        </w:rPr>
        <w:t xml:space="preserve"> at her </w:t>
      </w:r>
      <w:r w:rsidR="003F2A70">
        <w:rPr>
          <w:rFonts w:ascii="Cambria" w:hAnsi="Cambria"/>
          <w:sz w:val="28"/>
          <w:szCs w:val="28"/>
        </w:rPr>
        <w:t>device</w:t>
      </w:r>
      <w:r w:rsidR="00C559A9">
        <w:rPr>
          <w:rFonts w:ascii="Cambria" w:hAnsi="Cambria"/>
          <w:sz w:val="28"/>
          <w:szCs w:val="28"/>
        </w:rPr>
        <w:t xml:space="preserve">. </w:t>
      </w:r>
      <w:r w:rsidR="00834AD7">
        <w:rPr>
          <w:rFonts w:ascii="Cambria" w:hAnsi="Cambria"/>
          <w:sz w:val="28"/>
          <w:szCs w:val="28"/>
        </w:rPr>
        <w:t>Standard</w:t>
      </w:r>
      <w:ins w:id="6603" w:author="Daisy Watt" w:date="2026-06-22T00:00:00Z" w16du:dateUtc="2026-06-21T22:00:00Z">
        <w:r w:rsidR="003711B0">
          <w:rPr>
            <w:rFonts w:ascii="Cambria" w:hAnsi="Cambria"/>
            <w:sz w:val="28"/>
            <w:szCs w:val="28"/>
          </w:rPr>
          <w:t xml:space="preserve"> behaviour </w:t>
        </w:r>
      </w:ins>
      <w:del w:id="6604" w:author="Daisy Watt" w:date="2026-06-22T00:00:00Z" w16du:dateUtc="2026-06-21T22:00:00Z">
        <w:r w:rsidR="00834AD7">
          <w:rPr>
            <w:rFonts w:ascii="Cambria" w:hAnsi="Cambria"/>
            <w:sz w:val="28"/>
            <w:szCs w:val="28"/>
          </w:rPr>
          <w:delText>, though</w:delText>
        </w:r>
      </w:del>
      <w:ins w:id="6605" w:author="Daisy Watt" w:date="2026-06-21T23:40:00Z" w16du:dateUtc="2026-06-21T21:40:00Z">
        <w:r w:rsidR="00705D34">
          <w:rPr>
            <w:rFonts w:ascii="Cambria" w:hAnsi="Cambria"/>
            <w:sz w:val="28"/>
            <w:szCs w:val="28"/>
          </w:rPr>
          <w:t>–</w:t>
        </w:r>
      </w:ins>
      <w:del w:id="6606" w:author="Daisy Watt" w:date="2026-06-21T23:40:00Z" w16du:dateUtc="2026-06-21T21:40:00Z">
        <w:r w:rsidR="00834AD7">
          <w:rPr>
            <w:rFonts w:ascii="Cambria" w:hAnsi="Cambria"/>
            <w:sz w:val="28"/>
            <w:szCs w:val="28"/>
          </w:rPr>
          <w:delText>;</w:delText>
        </w:r>
      </w:del>
      <w:r w:rsidR="00A10DBD">
        <w:rPr>
          <w:rFonts w:ascii="Cambria" w:hAnsi="Cambria"/>
          <w:sz w:val="28"/>
          <w:szCs w:val="28"/>
        </w:rPr>
        <w:t xml:space="preserve"> </w:t>
      </w:r>
      <w:r w:rsidR="00B43E71">
        <w:rPr>
          <w:rFonts w:ascii="Cambria" w:hAnsi="Cambria"/>
          <w:sz w:val="28"/>
          <w:szCs w:val="28"/>
        </w:rPr>
        <w:t>Ruth</w:t>
      </w:r>
      <w:r w:rsidR="005E077D">
        <w:rPr>
          <w:rFonts w:ascii="Cambria" w:hAnsi="Cambria"/>
          <w:sz w:val="28"/>
          <w:szCs w:val="28"/>
        </w:rPr>
        <w:t xml:space="preserve"> was </w:t>
      </w:r>
      <w:r>
        <w:rPr>
          <w:rFonts w:ascii="Cambria" w:hAnsi="Cambria"/>
          <w:sz w:val="28"/>
          <w:szCs w:val="28"/>
        </w:rPr>
        <w:t xml:space="preserve">always </w:t>
      </w:r>
      <w:r w:rsidR="0001285E">
        <w:rPr>
          <w:rFonts w:ascii="Cambria" w:hAnsi="Cambria"/>
          <w:sz w:val="28"/>
          <w:szCs w:val="28"/>
        </w:rPr>
        <w:t xml:space="preserve">on a </w:t>
      </w:r>
      <w:r w:rsidR="003F2A70">
        <w:rPr>
          <w:rFonts w:ascii="Cambria" w:hAnsi="Cambria"/>
          <w:sz w:val="28"/>
          <w:szCs w:val="28"/>
        </w:rPr>
        <w:t>screen</w:t>
      </w:r>
      <w:r w:rsidR="0001285E">
        <w:rPr>
          <w:rFonts w:ascii="Cambria" w:hAnsi="Cambria"/>
          <w:sz w:val="28"/>
          <w:szCs w:val="28"/>
        </w:rPr>
        <w:t xml:space="preserve"> of some sort</w:t>
      </w:r>
      <w:r w:rsidR="003F2A70">
        <w:rPr>
          <w:rFonts w:ascii="Cambria" w:hAnsi="Cambria"/>
          <w:sz w:val="28"/>
          <w:szCs w:val="28"/>
        </w:rPr>
        <w:t>:</w:t>
      </w:r>
      <w:r w:rsidR="0001285E">
        <w:rPr>
          <w:rFonts w:ascii="Cambria" w:hAnsi="Cambria"/>
          <w:sz w:val="28"/>
          <w:szCs w:val="28"/>
        </w:rPr>
        <w:t xml:space="preserve"> wheeling, dealing, </w:t>
      </w:r>
      <w:r w:rsidR="00227399">
        <w:rPr>
          <w:rFonts w:ascii="Cambria" w:hAnsi="Cambria"/>
          <w:sz w:val="28"/>
          <w:szCs w:val="28"/>
        </w:rPr>
        <w:t xml:space="preserve">keeping on top of things. </w:t>
      </w:r>
      <w:del w:id="6607" w:author="Claire S" w:date="2026-06-02T11:46:00Z" w16du:dateUtc="2026-06-02T10:46:00Z">
        <w:r w:rsidR="00227399" w:rsidDel="00D727C4">
          <w:rPr>
            <w:rFonts w:ascii="Cambria" w:hAnsi="Cambria"/>
            <w:sz w:val="28"/>
            <w:szCs w:val="28"/>
          </w:rPr>
          <w:delText xml:space="preserve"> </w:delText>
        </w:r>
      </w:del>
      <w:r w:rsidR="00227399">
        <w:rPr>
          <w:rFonts w:ascii="Cambria" w:hAnsi="Cambria"/>
          <w:sz w:val="28"/>
          <w:szCs w:val="28"/>
        </w:rPr>
        <w:t xml:space="preserve">Being </w:t>
      </w:r>
      <w:r w:rsidR="0001285E">
        <w:rPr>
          <w:rFonts w:ascii="Cambria" w:hAnsi="Cambria"/>
          <w:sz w:val="28"/>
          <w:szCs w:val="28"/>
        </w:rPr>
        <w:t>in</w:t>
      </w:r>
      <w:r w:rsidR="00834AD7">
        <w:rPr>
          <w:rFonts w:ascii="Cambria" w:hAnsi="Cambria"/>
          <w:sz w:val="28"/>
          <w:szCs w:val="28"/>
        </w:rPr>
        <w:t xml:space="preserve"> control</w:t>
      </w:r>
      <w:r w:rsidR="00227399">
        <w:rPr>
          <w:rFonts w:ascii="Cambria" w:hAnsi="Cambria"/>
          <w:sz w:val="28"/>
          <w:szCs w:val="28"/>
        </w:rPr>
        <w:t>, which Savannah definitely wasn’t</w:t>
      </w:r>
      <w:ins w:id="6608" w:author="Daisy Watt" w:date="2026-06-21T23:40:00Z" w16du:dateUtc="2026-06-21T21:40:00Z">
        <w:r w:rsidR="00065C48">
          <w:rPr>
            <w:rFonts w:ascii="Cambria" w:hAnsi="Cambria"/>
            <w:sz w:val="28"/>
            <w:szCs w:val="28"/>
          </w:rPr>
          <w:t>,</w:t>
        </w:r>
      </w:ins>
      <w:r w:rsidR="00227399">
        <w:rPr>
          <w:rFonts w:ascii="Cambria" w:hAnsi="Cambria"/>
          <w:sz w:val="28"/>
          <w:szCs w:val="28"/>
        </w:rPr>
        <w:t xml:space="preserve"> right now.</w:t>
      </w:r>
      <w:r w:rsidR="008E377B">
        <w:rPr>
          <w:rFonts w:ascii="Cambria" w:hAnsi="Cambria"/>
          <w:sz w:val="28"/>
          <w:szCs w:val="28"/>
        </w:rPr>
        <w:t xml:space="preserve">  Thank </w:t>
      </w:r>
      <w:r w:rsidR="008E377B" w:rsidRPr="00F4176F">
        <w:rPr>
          <w:rFonts w:ascii="Cambria" w:hAnsi="Cambria"/>
          <w:sz w:val="28"/>
          <w:szCs w:val="28"/>
        </w:rPr>
        <w:t>God</w:t>
      </w:r>
      <w:r w:rsidR="00883D6D" w:rsidRPr="00F4176F">
        <w:rPr>
          <w:rFonts w:ascii="Cambria" w:hAnsi="Cambria"/>
          <w:sz w:val="28"/>
          <w:szCs w:val="28"/>
        </w:rPr>
        <w:t>,</w:t>
      </w:r>
      <w:r w:rsidR="008E377B">
        <w:rPr>
          <w:rFonts w:ascii="Cambria" w:hAnsi="Cambria"/>
          <w:sz w:val="28"/>
          <w:szCs w:val="28"/>
        </w:rPr>
        <w:t xml:space="preserve"> she’d found a bottle of diazepam </w:t>
      </w:r>
      <w:del w:id="6609" w:author="Claire S" w:date="2026-06-02T17:26:00Z" w16du:dateUtc="2026-06-02T16:26:00Z">
        <w:r w:rsidR="008E377B" w:rsidDel="00D37429">
          <w:rPr>
            <w:rFonts w:ascii="Cambria" w:hAnsi="Cambria"/>
            <w:sz w:val="28"/>
            <w:szCs w:val="28"/>
          </w:rPr>
          <w:delText xml:space="preserve">pills </w:delText>
        </w:r>
      </w:del>
      <w:ins w:id="6610" w:author="Claire S" w:date="2026-06-02T17:26:00Z" w16du:dateUtc="2026-06-02T16:26:00Z">
        <w:r w:rsidR="00D37429">
          <w:rPr>
            <w:rFonts w:ascii="Cambria" w:hAnsi="Cambria"/>
            <w:sz w:val="28"/>
            <w:szCs w:val="28"/>
          </w:rPr>
          <w:t xml:space="preserve">tablets </w:t>
        </w:r>
      </w:ins>
      <w:ins w:id="6611" w:author="Claire S" w:date="2026-06-02T11:46:00Z" w16du:dateUtc="2026-06-02T10:46:00Z">
        <w:r w:rsidR="00D727C4">
          <w:rPr>
            <w:rFonts w:ascii="Cambria" w:hAnsi="Cambria"/>
            <w:sz w:val="28"/>
            <w:szCs w:val="28"/>
          </w:rPr>
          <w:t xml:space="preserve">earlier </w:t>
        </w:r>
      </w:ins>
      <w:r w:rsidR="008E377B">
        <w:rPr>
          <w:rFonts w:ascii="Cambria" w:hAnsi="Cambria"/>
          <w:sz w:val="28"/>
          <w:szCs w:val="28"/>
        </w:rPr>
        <w:t xml:space="preserve">in the </w:t>
      </w:r>
      <w:ins w:id="6612" w:author="Claire S" w:date="2026-04-30T11:23:00Z" w16du:dateUtc="2026-04-30T10:23:00Z">
        <w:r w:rsidR="00A94E2D">
          <w:rPr>
            <w:rFonts w:ascii="Cambria" w:hAnsi="Cambria"/>
            <w:sz w:val="28"/>
            <w:szCs w:val="28"/>
          </w:rPr>
          <w:t xml:space="preserve">Langley </w:t>
        </w:r>
      </w:ins>
      <w:r w:rsidR="008E377B">
        <w:rPr>
          <w:rFonts w:ascii="Cambria" w:hAnsi="Cambria"/>
          <w:sz w:val="28"/>
          <w:szCs w:val="28"/>
        </w:rPr>
        <w:t>penthouse bathroom</w:t>
      </w:r>
      <w:ins w:id="6613" w:author="Claire S" w:date="2026-04-30T11:23:00Z" w16du:dateUtc="2026-04-30T10:23:00Z">
        <w:r w:rsidR="002E1CC6">
          <w:rPr>
            <w:rFonts w:ascii="Cambria" w:hAnsi="Cambria"/>
            <w:sz w:val="28"/>
            <w:szCs w:val="28"/>
          </w:rPr>
          <w:t>: always well-stocked</w:t>
        </w:r>
      </w:ins>
      <w:ins w:id="6614" w:author="Claire S" w:date="2026-05-07T17:28:00Z" w16du:dateUtc="2026-05-07T16:28:00Z">
        <w:r w:rsidR="00073027">
          <w:rPr>
            <w:rFonts w:ascii="Cambria" w:hAnsi="Cambria"/>
            <w:sz w:val="28"/>
            <w:szCs w:val="28"/>
          </w:rPr>
          <w:t xml:space="preserve"> with medication</w:t>
        </w:r>
      </w:ins>
      <w:ins w:id="6615" w:author="Claire S" w:date="2026-05-07T17:34:00Z" w16du:dateUtc="2026-05-07T16:34:00Z">
        <w:r w:rsidR="00B345B9">
          <w:rPr>
            <w:rFonts w:ascii="Cambria" w:hAnsi="Cambria"/>
            <w:sz w:val="28"/>
            <w:szCs w:val="28"/>
          </w:rPr>
          <w:t>,</w:t>
        </w:r>
      </w:ins>
      <w:ins w:id="6616" w:author="Claire S" w:date="2026-05-07T17:28:00Z" w16du:dateUtc="2026-05-07T16:28:00Z">
        <w:r w:rsidR="00073027">
          <w:rPr>
            <w:rFonts w:ascii="Cambria" w:hAnsi="Cambria"/>
            <w:sz w:val="28"/>
            <w:szCs w:val="28"/>
          </w:rPr>
          <w:t xml:space="preserve"> </w:t>
        </w:r>
      </w:ins>
      <w:ins w:id="6617" w:author="Claire S" w:date="2026-06-02T11:45:00Z" w16du:dateUtc="2026-06-02T10:45:00Z">
        <w:r w:rsidR="00D727C4">
          <w:rPr>
            <w:rFonts w:ascii="Cambria" w:hAnsi="Cambria"/>
            <w:sz w:val="28"/>
            <w:szCs w:val="28"/>
          </w:rPr>
          <w:t>alongside Cl</w:t>
        </w:r>
      </w:ins>
      <w:ins w:id="6618" w:author="Claire S" w:date="2026-06-08T12:56:00Z" w16du:dateUtc="2026-06-08T11:56:00Z">
        <w:r w:rsidR="003B00BA">
          <w:rPr>
            <w:rFonts w:ascii="Cambria" w:hAnsi="Cambria"/>
            <w:sz w:val="28"/>
            <w:szCs w:val="28"/>
          </w:rPr>
          <w:t>inique</w:t>
        </w:r>
      </w:ins>
      <w:ins w:id="6619" w:author="Claire S" w:date="2026-06-02T11:45:00Z" w16du:dateUtc="2026-06-02T10:45:00Z">
        <w:r w:rsidR="00D727C4">
          <w:rPr>
            <w:rFonts w:ascii="Cambria" w:hAnsi="Cambria"/>
            <w:sz w:val="28"/>
            <w:szCs w:val="28"/>
          </w:rPr>
          <w:t xml:space="preserve"> </w:t>
        </w:r>
      </w:ins>
      <w:ins w:id="6620" w:author="Claire S" w:date="2026-06-02T17:19:00Z" w16du:dateUtc="2026-06-02T16:19:00Z">
        <w:r w:rsidR="007B55F9">
          <w:rPr>
            <w:rFonts w:ascii="Cambria" w:hAnsi="Cambria"/>
            <w:sz w:val="28"/>
            <w:szCs w:val="28"/>
          </w:rPr>
          <w:t>cosmetics</w:t>
        </w:r>
      </w:ins>
      <w:ins w:id="6621" w:author="Claire S" w:date="2026-04-30T11:23:00Z" w16du:dateUtc="2026-04-30T10:23:00Z">
        <w:r w:rsidR="00A94E2D">
          <w:rPr>
            <w:rFonts w:ascii="Cambria" w:hAnsi="Cambria"/>
            <w:sz w:val="28"/>
            <w:szCs w:val="28"/>
          </w:rPr>
          <w:t xml:space="preserve">. </w:t>
        </w:r>
      </w:ins>
      <w:commentRangeStart w:id="6622"/>
      <w:commentRangeStart w:id="6623"/>
      <w:ins w:id="6624" w:author="Claire S" w:date="2026-05-07T15:14:00Z" w16du:dateUtc="2026-05-07T14:14:00Z">
        <w:r w:rsidR="00397C86">
          <w:rPr>
            <w:rFonts w:ascii="Cambria" w:hAnsi="Cambria"/>
            <w:sz w:val="28"/>
            <w:szCs w:val="28"/>
          </w:rPr>
          <w:t>Despite</w:t>
        </w:r>
      </w:ins>
      <w:commentRangeEnd w:id="6622"/>
      <w:r w:rsidR="0082562A">
        <w:rPr>
          <w:rStyle w:val="CommentReference"/>
          <w:rFonts w:ascii="Cambria" w:hAnsi="Cambria"/>
          <w:sz w:val="28"/>
          <w:szCs w:val="28"/>
        </w:rPr>
        <w:commentReference w:id="6622"/>
      </w:r>
      <w:commentRangeEnd w:id="6623"/>
      <w:r w:rsidR="00D7173B">
        <w:rPr>
          <w:rStyle w:val="CommentReference"/>
          <w:rFonts w:ascii="Cambria" w:hAnsi="Cambria"/>
          <w:sz w:val="28"/>
          <w:szCs w:val="28"/>
        </w:rPr>
        <w:commentReference w:id="6623"/>
      </w:r>
      <w:ins w:id="6625" w:author="Claire S" w:date="2026-05-07T15:14:00Z" w16du:dateUtc="2026-05-07T14:14:00Z">
        <w:r w:rsidR="00397C86">
          <w:rPr>
            <w:rFonts w:ascii="Cambria" w:hAnsi="Cambria"/>
            <w:sz w:val="28"/>
            <w:szCs w:val="28"/>
          </w:rPr>
          <w:t xml:space="preserve"> having been very careful </w:t>
        </w:r>
      </w:ins>
      <w:ins w:id="6626" w:author="Claire S" w:date="2026-07-22T09:31:00Z" w16du:dateUtc="2026-07-22T08:31:00Z">
        <w:r w:rsidR="00F4176F">
          <w:rPr>
            <w:rFonts w:ascii="Cambria" w:hAnsi="Cambria"/>
            <w:sz w:val="28"/>
            <w:szCs w:val="28"/>
          </w:rPr>
          <w:t>since rehab</w:t>
        </w:r>
      </w:ins>
      <w:ins w:id="6627" w:author="Claire S" w:date="2026-05-07T15:15:00Z" w16du:dateUtc="2026-05-07T14:15:00Z">
        <w:r w:rsidR="00397C86">
          <w:rPr>
            <w:rFonts w:ascii="Cambria" w:hAnsi="Cambria"/>
            <w:sz w:val="28"/>
            <w:szCs w:val="28"/>
          </w:rPr>
          <w:t xml:space="preserve"> about</w:t>
        </w:r>
      </w:ins>
      <w:ins w:id="6628" w:author="Claire S" w:date="2026-05-07T17:28:00Z" w16du:dateUtc="2026-05-07T16:28:00Z">
        <w:r w:rsidR="00073027">
          <w:rPr>
            <w:rFonts w:ascii="Cambria" w:hAnsi="Cambria"/>
            <w:sz w:val="28"/>
            <w:szCs w:val="28"/>
          </w:rPr>
          <w:t xml:space="preserve"> </w:t>
        </w:r>
      </w:ins>
      <w:ins w:id="6629" w:author="Claire S" w:date="2026-06-02T17:27:00Z" w16du:dateUtc="2026-06-02T16:27:00Z">
        <w:r w:rsidR="00132144">
          <w:rPr>
            <w:rFonts w:ascii="Cambria" w:hAnsi="Cambria"/>
            <w:sz w:val="28"/>
            <w:szCs w:val="28"/>
          </w:rPr>
          <w:t xml:space="preserve">any sort of </w:t>
        </w:r>
      </w:ins>
      <w:ins w:id="6630" w:author="Claire S" w:date="2026-06-02T17:26:00Z" w16du:dateUtc="2026-06-02T16:26:00Z">
        <w:r w:rsidR="00D37429">
          <w:rPr>
            <w:rFonts w:ascii="Cambria" w:hAnsi="Cambria"/>
            <w:sz w:val="28"/>
            <w:szCs w:val="28"/>
          </w:rPr>
          <w:t>drug</w:t>
        </w:r>
      </w:ins>
      <w:ins w:id="6631" w:author="Claire S" w:date="2026-05-07T15:15:00Z" w16du:dateUtc="2026-05-07T14:15:00Z">
        <w:r w:rsidR="00397C86">
          <w:rPr>
            <w:rFonts w:ascii="Cambria" w:hAnsi="Cambria"/>
            <w:sz w:val="28"/>
            <w:szCs w:val="28"/>
          </w:rPr>
          <w:t xml:space="preserve">, </w:t>
        </w:r>
      </w:ins>
      <w:ins w:id="6632" w:author="Claire S" w:date="2026-05-07T17:28:00Z" w16du:dateUtc="2026-05-07T16:28:00Z">
        <w:r w:rsidR="00073027">
          <w:rPr>
            <w:rFonts w:ascii="Cambria" w:hAnsi="Cambria"/>
            <w:sz w:val="28"/>
            <w:szCs w:val="28"/>
          </w:rPr>
          <w:t>Savannah</w:t>
        </w:r>
      </w:ins>
      <w:ins w:id="6633" w:author="Claire S" w:date="2026-06-02T11:46:00Z" w16du:dateUtc="2026-06-02T10:46:00Z">
        <w:r w:rsidR="00D727C4">
          <w:rPr>
            <w:rFonts w:ascii="Cambria" w:hAnsi="Cambria"/>
            <w:sz w:val="28"/>
            <w:szCs w:val="28"/>
          </w:rPr>
          <w:t xml:space="preserve"> had</w:t>
        </w:r>
      </w:ins>
      <w:ins w:id="6634" w:author="Claire S" w:date="2026-05-07T15:15:00Z" w16du:dateUtc="2026-05-07T14:15:00Z">
        <w:r w:rsidR="00397C86">
          <w:rPr>
            <w:rFonts w:ascii="Cambria" w:hAnsi="Cambria"/>
            <w:sz w:val="28"/>
            <w:szCs w:val="28"/>
          </w:rPr>
          <w:t xml:space="preserve"> </w:t>
        </w:r>
      </w:ins>
      <w:ins w:id="6635" w:author="Claire S" w:date="2026-06-02T17:19:00Z" w16du:dateUtc="2026-06-02T16:19:00Z">
        <w:r w:rsidR="007B55F9">
          <w:rPr>
            <w:rFonts w:ascii="Cambria" w:hAnsi="Cambria"/>
            <w:sz w:val="28"/>
            <w:szCs w:val="28"/>
          </w:rPr>
          <w:t xml:space="preserve">allowed herself </w:t>
        </w:r>
      </w:ins>
      <w:ins w:id="6636" w:author="Claire S" w:date="2026-05-07T17:34:00Z" w16du:dateUtc="2026-05-07T16:34:00Z">
        <w:r w:rsidR="00B74DD5">
          <w:rPr>
            <w:rFonts w:ascii="Cambria" w:hAnsi="Cambria"/>
            <w:sz w:val="28"/>
            <w:szCs w:val="28"/>
          </w:rPr>
          <w:t>a</w:t>
        </w:r>
      </w:ins>
      <w:ins w:id="6637" w:author="Claire S" w:date="2026-05-21T15:41:00Z" w16du:dateUtc="2026-05-21T14:41:00Z">
        <w:r w:rsidR="00656279">
          <w:rPr>
            <w:rFonts w:ascii="Cambria" w:hAnsi="Cambria"/>
            <w:sz w:val="28"/>
            <w:szCs w:val="28"/>
          </w:rPr>
          <w:t xml:space="preserve"> single</w:t>
        </w:r>
      </w:ins>
      <w:ins w:id="6638" w:author="Claire S" w:date="2026-05-07T17:34:00Z" w16du:dateUtc="2026-05-07T16:34:00Z">
        <w:r w:rsidR="00B74DD5">
          <w:rPr>
            <w:rFonts w:ascii="Cambria" w:hAnsi="Cambria"/>
            <w:sz w:val="28"/>
            <w:szCs w:val="28"/>
          </w:rPr>
          <w:t xml:space="preserve"> pill</w:t>
        </w:r>
      </w:ins>
      <w:ins w:id="6639" w:author="Daisy Watt" w:date="2026-06-21T23:42:00Z" w16du:dateUtc="2026-06-21T21:42:00Z">
        <w:r w:rsidR="00FD3FEA">
          <w:rPr>
            <w:rFonts w:ascii="Cambria" w:hAnsi="Cambria"/>
            <w:sz w:val="28"/>
            <w:szCs w:val="28"/>
          </w:rPr>
          <w:t>, hoping</w:t>
        </w:r>
      </w:ins>
      <w:ins w:id="6640" w:author="Claire S" w:date="2026-06-02T11:46:00Z" w16du:dateUtc="2026-06-02T10:46:00Z">
        <w:del w:id="6641" w:author="Daisy Watt" w:date="2026-06-21T23:42:00Z" w16du:dateUtc="2026-06-21T21:42:00Z">
          <w:r w:rsidR="00D727C4">
            <w:rPr>
              <w:rFonts w:ascii="Cambria" w:hAnsi="Cambria"/>
              <w:sz w:val="28"/>
              <w:szCs w:val="28"/>
            </w:rPr>
            <w:delText xml:space="preserve"> in desperation</w:delText>
          </w:r>
        </w:del>
      </w:ins>
      <w:ins w:id="6642" w:author="Claire S" w:date="2026-05-07T17:28:00Z" w16du:dateUtc="2026-05-07T16:28:00Z">
        <w:del w:id="6643" w:author="Daisy Watt" w:date="2026-06-21T23:42:00Z" w16du:dateUtc="2026-06-21T21:42:00Z">
          <w:r w:rsidR="00073027">
            <w:rPr>
              <w:rFonts w:ascii="Cambria" w:hAnsi="Cambria"/>
              <w:sz w:val="28"/>
              <w:szCs w:val="28"/>
            </w:rPr>
            <w:delText xml:space="preserve">. </w:delText>
          </w:r>
        </w:del>
      </w:ins>
      <w:ins w:id="6644" w:author="Claire S" w:date="2026-05-08T08:42:00Z" w16du:dateUtc="2026-05-08T07:42:00Z">
        <w:del w:id="6645" w:author="Daisy Watt" w:date="2026-06-21T23:42:00Z" w16du:dateUtc="2026-06-21T21:42:00Z">
          <w:r w:rsidR="00857C43">
            <w:rPr>
              <w:rFonts w:ascii="Cambria" w:hAnsi="Cambria"/>
              <w:sz w:val="28"/>
              <w:szCs w:val="28"/>
            </w:rPr>
            <w:delText xml:space="preserve">Please </w:delText>
          </w:r>
          <w:r w:rsidR="00857C43" w:rsidDel="00FD3FEA">
            <w:rPr>
              <w:rFonts w:ascii="Cambria" w:hAnsi="Cambria"/>
              <w:sz w:val="28"/>
              <w:szCs w:val="28"/>
            </w:rPr>
            <w:delText>le</w:delText>
          </w:r>
        </w:del>
      </w:ins>
      <w:ins w:id="6646" w:author="Daisy Watt" w:date="2026-06-21T23:42:00Z" w16du:dateUtc="2026-06-21T21:42:00Z">
        <w:r w:rsidR="00FD3FEA">
          <w:rPr>
            <w:rFonts w:ascii="Cambria" w:hAnsi="Cambria"/>
            <w:sz w:val="28"/>
            <w:szCs w:val="28"/>
          </w:rPr>
          <w:t xml:space="preserve"> </w:t>
        </w:r>
      </w:ins>
      <w:ins w:id="6647" w:author="Claire S" w:date="2026-05-08T08:42:00Z" w16du:dateUtc="2026-05-08T07:42:00Z">
        <w:del w:id="6648" w:author="Daisy Watt" w:date="2026-06-21T23:42:00Z" w16du:dateUtc="2026-06-21T21:42:00Z">
          <w:r w:rsidR="00857C43" w:rsidDel="00FD3FEA">
            <w:rPr>
              <w:rFonts w:ascii="Cambria" w:hAnsi="Cambria"/>
              <w:sz w:val="28"/>
              <w:szCs w:val="28"/>
            </w:rPr>
            <w:delText>t</w:delText>
          </w:r>
        </w:del>
      </w:ins>
      <w:ins w:id="6649" w:author="Claire S" w:date="2026-05-07T15:15:00Z" w16du:dateUtc="2026-05-07T14:15:00Z">
        <w:del w:id="6650" w:author="Daisy Watt" w:date="2026-06-21T23:42:00Z" w16du:dateUtc="2026-06-21T21:42:00Z">
          <w:r w:rsidR="00397C86">
            <w:rPr>
              <w:rFonts w:ascii="Cambria" w:hAnsi="Cambria"/>
              <w:sz w:val="28"/>
              <w:szCs w:val="28"/>
            </w:rPr>
            <w:delText xml:space="preserve"> </w:delText>
          </w:r>
        </w:del>
      </w:ins>
      <w:ins w:id="6651" w:author="Claire S" w:date="2026-05-07T17:34:00Z" w16du:dateUtc="2026-05-07T16:34:00Z">
        <w:r w:rsidR="00B74DD5">
          <w:rPr>
            <w:rFonts w:ascii="Cambria" w:hAnsi="Cambria"/>
            <w:sz w:val="28"/>
            <w:szCs w:val="28"/>
          </w:rPr>
          <w:t>it</w:t>
        </w:r>
      </w:ins>
      <w:del w:id="6652" w:author="Claire S" w:date="2026-04-30T11:23:00Z" w16du:dateUtc="2026-04-30T10:23:00Z">
        <w:r w:rsidR="008E377B">
          <w:rPr>
            <w:rFonts w:ascii="Cambria" w:hAnsi="Cambria"/>
            <w:sz w:val="28"/>
            <w:szCs w:val="28"/>
          </w:rPr>
          <w:delText>, which</w:delText>
        </w:r>
      </w:del>
      <w:r w:rsidR="008E377B">
        <w:rPr>
          <w:rFonts w:ascii="Cambria" w:hAnsi="Cambria"/>
          <w:sz w:val="28"/>
          <w:szCs w:val="28"/>
        </w:rPr>
        <w:t xml:space="preserve"> </w:t>
      </w:r>
      <w:ins w:id="6653" w:author="Daisy Watt" w:date="2026-06-21T23:42:00Z" w16du:dateUtc="2026-06-21T21:42:00Z">
        <w:r w:rsidR="00FD3FEA">
          <w:rPr>
            <w:rFonts w:ascii="Cambria" w:hAnsi="Cambria"/>
            <w:sz w:val="28"/>
            <w:szCs w:val="28"/>
          </w:rPr>
          <w:t xml:space="preserve">would </w:t>
        </w:r>
      </w:ins>
      <w:r w:rsidR="008E377B">
        <w:rPr>
          <w:rFonts w:ascii="Cambria" w:hAnsi="Cambria"/>
          <w:sz w:val="28"/>
          <w:szCs w:val="28"/>
        </w:rPr>
        <w:t>blur</w:t>
      </w:r>
      <w:del w:id="6654" w:author="Claire S" w:date="2026-05-07T15:15:00Z" w16du:dateUtc="2026-05-07T14:15:00Z">
        <w:r w:rsidR="008E377B" w:rsidDel="00397C86">
          <w:rPr>
            <w:rFonts w:ascii="Cambria" w:hAnsi="Cambria"/>
            <w:sz w:val="28"/>
            <w:szCs w:val="28"/>
          </w:rPr>
          <w:delText>red</w:delText>
        </w:r>
      </w:del>
      <w:r w:rsidR="008E377B">
        <w:rPr>
          <w:rFonts w:ascii="Cambria" w:hAnsi="Cambria"/>
          <w:sz w:val="28"/>
          <w:szCs w:val="28"/>
        </w:rPr>
        <w:t xml:space="preserve"> the</w:t>
      </w:r>
      <w:r w:rsidR="00D13044">
        <w:rPr>
          <w:rFonts w:ascii="Cambria" w:hAnsi="Cambria"/>
          <w:sz w:val="28"/>
          <w:szCs w:val="28"/>
        </w:rPr>
        <w:t xml:space="preserve"> edges of </w:t>
      </w:r>
      <w:del w:id="6655" w:author="Claire S" w:date="2026-05-07T15:15:00Z" w16du:dateUtc="2026-05-07T14:15:00Z">
        <w:r w:rsidR="00D13044" w:rsidDel="00397C86">
          <w:rPr>
            <w:rFonts w:ascii="Cambria" w:hAnsi="Cambria"/>
            <w:sz w:val="28"/>
            <w:szCs w:val="28"/>
          </w:rPr>
          <w:delText>the</w:delText>
        </w:r>
        <w:r w:rsidR="008E377B" w:rsidDel="00397C86">
          <w:rPr>
            <w:rFonts w:ascii="Cambria" w:hAnsi="Cambria"/>
            <w:sz w:val="28"/>
            <w:szCs w:val="28"/>
          </w:rPr>
          <w:delText xml:space="preserve"> </w:delText>
        </w:r>
      </w:del>
      <w:ins w:id="6656" w:author="Claire S" w:date="2026-05-07T15:15:00Z" w16du:dateUtc="2026-05-07T14:15:00Z">
        <w:r w:rsidR="00397C86">
          <w:rPr>
            <w:rFonts w:ascii="Cambria" w:hAnsi="Cambria"/>
            <w:sz w:val="28"/>
            <w:szCs w:val="28"/>
          </w:rPr>
          <w:t xml:space="preserve">her </w:t>
        </w:r>
      </w:ins>
      <w:del w:id="6657" w:author="Claire S" w:date="2026-07-22T09:33:00Z" w16du:dateUtc="2026-07-22T08:33:00Z">
        <w:r w:rsidR="008E377B" w:rsidRPr="00B834BC" w:rsidDel="00933AB5">
          <w:rPr>
            <w:rFonts w:ascii="Cambria" w:hAnsi="Cambria"/>
            <w:sz w:val="28"/>
            <w:szCs w:val="28"/>
            <w:highlight w:val="green"/>
            <w:rPrChange w:id="6658" w:author="Daisy Watt" w:date="2026-06-23T12:42:00Z" w16du:dateUtc="2026-06-23T10:42:00Z">
              <w:rPr>
                <w:rFonts w:ascii="Cambria" w:hAnsi="Cambria"/>
                <w:sz w:val="28"/>
                <w:szCs w:val="28"/>
              </w:rPr>
            </w:rPrChange>
          </w:rPr>
          <w:delText>horror</w:delText>
        </w:r>
        <w:r w:rsidR="008E377B" w:rsidDel="00933AB5">
          <w:rPr>
            <w:rFonts w:ascii="Cambria" w:hAnsi="Cambria"/>
            <w:sz w:val="28"/>
            <w:szCs w:val="28"/>
          </w:rPr>
          <w:delText xml:space="preserve"> </w:delText>
        </w:r>
        <w:r w:rsidR="00883D6D" w:rsidDel="00933AB5">
          <w:rPr>
            <w:rFonts w:ascii="Cambria" w:hAnsi="Cambria"/>
            <w:sz w:val="28"/>
            <w:szCs w:val="28"/>
          </w:rPr>
          <w:delText>- but only a tiny bit.</w:delText>
        </w:r>
      </w:del>
      <w:ins w:id="6659" w:author="Daisy Watt" w:date="2026-06-21T23:42:00Z" w16du:dateUtc="2026-06-21T21:42:00Z">
        <w:del w:id="6660" w:author="Claire S" w:date="2026-07-22T09:33:00Z" w16du:dateUtc="2026-07-22T08:33:00Z">
          <w:r w:rsidR="00FD3FEA" w:rsidDel="00933AB5">
            <w:rPr>
              <w:rFonts w:ascii="Cambria" w:hAnsi="Cambria"/>
              <w:sz w:val="28"/>
              <w:szCs w:val="28"/>
            </w:rPr>
            <w:delText>.</w:delText>
          </w:r>
        </w:del>
      </w:ins>
      <w:ins w:id="6661" w:author="Claire S" w:date="2026-07-22T09:33:00Z" w16du:dateUtc="2026-07-22T08:33:00Z">
        <w:r w:rsidR="00933AB5">
          <w:rPr>
            <w:rFonts w:ascii="Cambria" w:hAnsi="Cambria"/>
            <w:sz w:val="28"/>
            <w:szCs w:val="28"/>
          </w:rPr>
          <w:t>d</w:t>
        </w:r>
      </w:ins>
      <w:ins w:id="6662" w:author="Claire S" w:date="2026-07-22T10:43:00Z" w16du:dateUtc="2026-07-22T09:43:00Z">
        <w:r w:rsidR="00046F94">
          <w:rPr>
            <w:rFonts w:ascii="Cambria" w:hAnsi="Cambria"/>
            <w:sz w:val="28"/>
            <w:szCs w:val="28"/>
          </w:rPr>
          <w:t>espair</w:t>
        </w:r>
      </w:ins>
      <w:ins w:id="6663" w:author="Claire S" w:date="2026-07-22T09:33:00Z" w16du:dateUtc="2026-07-22T08:33:00Z">
        <w:r w:rsidR="00933AB5">
          <w:rPr>
            <w:rFonts w:ascii="Cambria" w:hAnsi="Cambria"/>
            <w:sz w:val="28"/>
            <w:szCs w:val="28"/>
          </w:rPr>
          <w:t>.</w:t>
        </w:r>
      </w:ins>
    </w:p>
    <w:p w14:paraId="27AE6995" w14:textId="41FE6A6F" w:rsidR="000253EF" w:rsidRDefault="005E077D" w:rsidP="0001285E">
      <w:pPr>
        <w:spacing w:line="360" w:lineRule="auto"/>
        <w:ind w:firstLine="720"/>
        <w:contextualSpacing/>
        <w:rPr>
          <w:rFonts w:ascii="Cambria" w:hAnsi="Cambria"/>
          <w:sz w:val="28"/>
          <w:szCs w:val="28"/>
        </w:rPr>
      </w:pPr>
      <w:r>
        <w:rPr>
          <w:rFonts w:ascii="Cambria" w:hAnsi="Cambria"/>
          <w:sz w:val="28"/>
          <w:szCs w:val="28"/>
        </w:rPr>
        <w:t>‘</w:t>
      </w:r>
      <w:ins w:id="6664" w:author="Claire S" w:date="2026-05-07T14:30:00Z" w16du:dateUtc="2026-05-07T13:30:00Z">
        <w:r w:rsidR="0023369A">
          <w:rPr>
            <w:rFonts w:ascii="Cambria" w:hAnsi="Cambria"/>
            <w:sz w:val="28"/>
            <w:szCs w:val="28"/>
          </w:rPr>
          <w:t xml:space="preserve">I know </w:t>
        </w:r>
      </w:ins>
      <w:ins w:id="6665" w:author="Claire S" w:date="2026-05-11T14:03:00Z" w16du:dateUtc="2026-05-11T13:03:00Z">
        <w:r w:rsidR="005B1D11">
          <w:rPr>
            <w:rFonts w:ascii="Cambria" w:hAnsi="Cambria"/>
            <w:sz w:val="28"/>
            <w:szCs w:val="28"/>
          </w:rPr>
          <w:t>it’s terrible</w:t>
        </w:r>
      </w:ins>
      <w:ins w:id="6666" w:author="Claire S" w:date="2026-05-07T14:30:00Z" w16du:dateUtc="2026-05-07T13:30:00Z">
        <w:r w:rsidR="0023369A">
          <w:rPr>
            <w:rFonts w:ascii="Cambria" w:hAnsi="Cambria"/>
            <w:sz w:val="28"/>
            <w:szCs w:val="28"/>
          </w:rPr>
          <w:t xml:space="preserve">, but </w:t>
        </w:r>
      </w:ins>
      <w:ins w:id="6667" w:author="Claire S" w:date="2026-05-08T08:42:00Z" w16du:dateUtc="2026-05-08T07:42:00Z">
        <w:r w:rsidR="00857C43">
          <w:rPr>
            <w:rFonts w:ascii="Cambria" w:hAnsi="Cambria"/>
            <w:sz w:val="28"/>
            <w:szCs w:val="28"/>
          </w:rPr>
          <w:t>do</w:t>
        </w:r>
      </w:ins>
      <w:del w:id="6668" w:author="Claire S" w:date="2026-05-07T14:30:00Z" w16du:dateUtc="2026-05-07T13:30:00Z">
        <w:r w:rsidR="00D916F1" w:rsidDel="0023369A">
          <w:rPr>
            <w:rFonts w:ascii="Cambria" w:hAnsi="Cambria"/>
            <w:sz w:val="28"/>
            <w:szCs w:val="28"/>
          </w:rPr>
          <w:delText>Please</w:delText>
        </w:r>
        <w:r w:rsidR="00A32112" w:rsidDel="0023369A">
          <w:rPr>
            <w:rFonts w:ascii="Cambria" w:hAnsi="Cambria"/>
            <w:sz w:val="28"/>
            <w:szCs w:val="28"/>
          </w:rPr>
          <w:delText>!</w:delText>
        </w:r>
        <w:r w:rsidR="00A32112">
          <w:rPr>
            <w:rFonts w:ascii="Cambria" w:hAnsi="Cambria"/>
            <w:sz w:val="28"/>
            <w:szCs w:val="28"/>
          </w:rPr>
          <w:delText xml:space="preserve"> </w:delText>
        </w:r>
        <w:r w:rsidR="00D13044">
          <w:rPr>
            <w:rFonts w:ascii="Cambria" w:hAnsi="Cambria"/>
            <w:sz w:val="28"/>
            <w:szCs w:val="28"/>
          </w:rPr>
          <w:delText>D</w:delText>
        </w:r>
      </w:del>
      <w:del w:id="6669" w:author="Claire S" w:date="2026-05-07T17:29:00Z" w16du:dateUtc="2026-05-07T16:29:00Z">
        <w:r w:rsidR="00D13044" w:rsidDel="00073027">
          <w:rPr>
            <w:rFonts w:ascii="Cambria" w:hAnsi="Cambria"/>
            <w:sz w:val="28"/>
            <w:szCs w:val="28"/>
          </w:rPr>
          <w:delText>o</w:delText>
        </w:r>
      </w:del>
      <w:r w:rsidR="00D13044">
        <w:rPr>
          <w:rFonts w:ascii="Cambria" w:hAnsi="Cambria"/>
          <w:sz w:val="28"/>
          <w:szCs w:val="28"/>
        </w:rPr>
        <w:t xml:space="preserve"> s</w:t>
      </w:r>
      <w:r w:rsidR="00D916F1">
        <w:rPr>
          <w:rFonts w:ascii="Cambria" w:hAnsi="Cambria"/>
          <w:sz w:val="28"/>
          <w:szCs w:val="28"/>
        </w:rPr>
        <w:t>top</w:t>
      </w:r>
      <w:r w:rsidR="006F5AEC">
        <w:rPr>
          <w:rFonts w:ascii="Cambria" w:hAnsi="Cambria"/>
          <w:sz w:val="28"/>
          <w:szCs w:val="28"/>
        </w:rPr>
        <w:t xml:space="preserve"> cry</w:t>
      </w:r>
      <w:r w:rsidR="00D916F1">
        <w:rPr>
          <w:rFonts w:ascii="Cambria" w:hAnsi="Cambria"/>
          <w:sz w:val="28"/>
          <w:szCs w:val="28"/>
        </w:rPr>
        <w:t xml:space="preserve">ing if you </w:t>
      </w:r>
      <w:r w:rsidR="00D13044">
        <w:rPr>
          <w:rFonts w:ascii="Cambria" w:hAnsi="Cambria"/>
          <w:sz w:val="28"/>
          <w:szCs w:val="28"/>
        </w:rPr>
        <w:t xml:space="preserve">possibly </w:t>
      </w:r>
      <w:r w:rsidR="00D916F1">
        <w:rPr>
          <w:rFonts w:ascii="Cambria" w:hAnsi="Cambria"/>
          <w:sz w:val="28"/>
          <w:szCs w:val="28"/>
        </w:rPr>
        <w:t>can</w:t>
      </w:r>
      <w:ins w:id="6670" w:author="Claire S" w:date="2026-05-08T08:42:00Z" w16du:dateUtc="2026-05-08T07:42:00Z">
        <w:r w:rsidR="00857C43">
          <w:rPr>
            <w:rFonts w:ascii="Cambria" w:hAnsi="Cambria"/>
            <w:sz w:val="28"/>
            <w:szCs w:val="28"/>
          </w:rPr>
          <w:t>.</w:t>
        </w:r>
      </w:ins>
      <w:del w:id="6671" w:author="Claire S" w:date="2026-05-08T08:42:00Z" w16du:dateUtc="2026-05-08T07:42:00Z">
        <w:r w:rsidR="00227399" w:rsidDel="00857C43">
          <w:rPr>
            <w:rFonts w:ascii="Cambria" w:hAnsi="Cambria"/>
            <w:sz w:val="28"/>
            <w:szCs w:val="28"/>
          </w:rPr>
          <w:delText>,</w:delText>
        </w:r>
      </w:del>
      <w:r w:rsidR="00227399">
        <w:rPr>
          <w:rFonts w:ascii="Cambria" w:hAnsi="Cambria"/>
          <w:sz w:val="28"/>
          <w:szCs w:val="28"/>
        </w:rPr>
        <w:t xml:space="preserve">’ </w:t>
      </w:r>
      <w:ins w:id="6672" w:author="Claire S" w:date="2026-05-08T08:42:00Z" w16du:dateUtc="2026-05-08T07:42:00Z">
        <w:r w:rsidR="00857C43">
          <w:rPr>
            <w:rFonts w:ascii="Cambria" w:hAnsi="Cambria"/>
            <w:sz w:val="28"/>
            <w:szCs w:val="28"/>
          </w:rPr>
          <w:t>P</w:t>
        </w:r>
      </w:ins>
      <w:del w:id="6673" w:author="Claire S" w:date="2026-05-07T17:29:00Z" w16du:dateUtc="2026-05-07T16:29:00Z">
        <w:r w:rsidR="00227399" w:rsidDel="00073027">
          <w:rPr>
            <w:rFonts w:ascii="Cambria" w:hAnsi="Cambria"/>
            <w:sz w:val="28"/>
            <w:szCs w:val="28"/>
          </w:rPr>
          <w:delText xml:space="preserve">Ruth </w:delText>
        </w:r>
        <w:r w:rsidR="008E377B" w:rsidDel="00073027">
          <w:rPr>
            <w:rFonts w:ascii="Cambria" w:hAnsi="Cambria"/>
            <w:sz w:val="28"/>
            <w:szCs w:val="28"/>
          </w:rPr>
          <w:delText>p</w:delText>
        </w:r>
        <w:r w:rsidR="00D13044" w:rsidDel="00073027">
          <w:rPr>
            <w:rFonts w:ascii="Cambria" w:hAnsi="Cambria"/>
            <w:sz w:val="28"/>
            <w:szCs w:val="28"/>
          </w:rPr>
          <w:delText>u</w:delText>
        </w:r>
        <w:r w:rsidR="008E377B" w:rsidDel="00073027">
          <w:rPr>
            <w:rFonts w:ascii="Cambria" w:hAnsi="Cambria"/>
            <w:sz w:val="28"/>
            <w:szCs w:val="28"/>
          </w:rPr>
          <w:delText>t</w:delText>
        </w:r>
      </w:del>
      <w:ins w:id="6674" w:author="Claire S" w:date="2026-05-07T17:29:00Z" w16du:dateUtc="2026-05-07T16:29:00Z">
        <w:r w:rsidR="00073027">
          <w:rPr>
            <w:rFonts w:ascii="Cambria" w:hAnsi="Cambria"/>
            <w:sz w:val="28"/>
            <w:szCs w:val="28"/>
          </w:rPr>
          <w:t>utting</w:t>
        </w:r>
      </w:ins>
      <w:r w:rsidR="008E377B">
        <w:rPr>
          <w:rFonts w:ascii="Cambria" w:hAnsi="Cambria"/>
          <w:sz w:val="28"/>
          <w:szCs w:val="28"/>
        </w:rPr>
        <w:t xml:space="preserve"> her phone down</w:t>
      </w:r>
      <w:ins w:id="6675" w:author="Claire S" w:date="2026-05-07T17:29:00Z" w16du:dateUtc="2026-05-07T16:29:00Z">
        <w:r w:rsidR="00073027">
          <w:rPr>
            <w:rFonts w:ascii="Cambria" w:hAnsi="Cambria"/>
            <w:sz w:val="28"/>
            <w:szCs w:val="28"/>
          </w:rPr>
          <w:t>, Ruth</w:t>
        </w:r>
      </w:ins>
      <w:del w:id="6676" w:author="Claire S" w:date="2026-05-07T17:29:00Z" w16du:dateUtc="2026-05-07T16:29:00Z">
        <w:r w:rsidR="008E377B" w:rsidDel="00073027">
          <w:rPr>
            <w:rFonts w:ascii="Cambria" w:hAnsi="Cambria"/>
            <w:sz w:val="28"/>
            <w:szCs w:val="28"/>
          </w:rPr>
          <w:delText xml:space="preserve"> and</w:delText>
        </w:r>
      </w:del>
      <w:r w:rsidR="008E377B">
        <w:rPr>
          <w:rFonts w:ascii="Cambria" w:hAnsi="Cambria"/>
          <w:sz w:val="28"/>
          <w:szCs w:val="28"/>
        </w:rPr>
        <w:t xml:space="preserve"> </w:t>
      </w:r>
      <w:r w:rsidR="00227399" w:rsidRPr="00933AB5">
        <w:rPr>
          <w:rFonts w:ascii="Cambria" w:hAnsi="Cambria"/>
          <w:sz w:val="28"/>
          <w:szCs w:val="28"/>
        </w:rPr>
        <w:t>snapped</w:t>
      </w:r>
      <w:r w:rsidR="00227399">
        <w:rPr>
          <w:rFonts w:ascii="Cambria" w:hAnsi="Cambria"/>
          <w:sz w:val="28"/>
          <w:szCs w:val="28"/>
        </w:rPr>
        <w:t xml:space="preserve"> to attention</w:t>
      </w:r>
      <w:r w:rsidR="0001285E">
        <w:rPr>
          <w:rFonts w:ascii="Cambria" w:hAnsi="Cambria"/>
          <w:sz w:val="28"/>
          <w:szCs w:val="28"/>
        </w:rPr>
        <w:t xml:space="preserve">. </w:t>
      </w:r>
      <w:r w:rsidR="00227399">
        <w:rPr>
          <w:rFonts w:ascii="Cambria" w:hAnsi="Cambria"/>
          <w:sz w:val="28"/>
          <w:szCs w:val="28"/>
        </w:rPr>
        <w:t>‘</w:t>
      </w:r>
      <w:ins w:id="6677" w:author="Claire S" w:date="2026-05-07T14:30:00Z" w16du:dateUtc="2026-05-07T13:30:00Z">
        <w:r w:rsidR="007A6A55">
          <w:rPr>
            <w:rFonts w:ascii="Cambria" w:hAnsi="Cambria"/>
            <w:sz w:val="28"/>
            <w:szCs w:val="28"/>
          </w:rPr>
          <w:t xml:space="preserve">I don’t think it’s </w:t>
        </w:r>
      </w:ins>
      <w:ins w:id="6678" w:author="Claire S" w:date="2026-05-08T08:42:00Z" w16du:dateUtc="2026-05-08T07:42:00Z">
        <w:r w:rsidR="00857C43">
          <w:rPr>
            <w:rFonts w:ascii="Cambria" w:hAnsi="Cambria"/>
            <w:sz w:val="28"/>
            <w:szCs w:val="28"/>
          </w:rPr>
          <w:t>healthy</w:t>
        </w:r>
      </w:ins>
      <w:ins w:id="6679" w:author="Claire S" w:date="2026-05-07T14:30:00Z" w16du:dateUtc="2026-05-07T13:30:00Z">
        <w:r w:rsidR="007A6A55">
          <w:rPr>
            <w:rFonts w:ascii="Cambria" w:hAnsi="Cambria"/>
            <w:sz w:val="28"/>
            <w:szCs w:val="28"/>
          </w:rPr>
          <w:t xml:space="preserve"> for you</w:t>
        </w:r>
      </w:ins>
      <w:ins w:id="6680" w:author="Claire S" w:date="2026-05-07T15:15:00Z" w16du:dateUtc="2026-05-07T14:15:00Z">
        <w:r w:rsidR="002833C7">
          <w:rPr>
            <w:rFonts w:ascii="Cambria" w:hAnsi="Cambria"/>
            <w:sz w:val="28"/>
            <w:szCs w:val="28"/>
          </w:rPr>
          <w:t xml:space="preserve"> to get hysterical.</w:t>
        </w:r>
      </w:ins>
      <w:ins w:id="6681" w:author="Claire S" w:date="2026-05-07T15:16:00Z" w16du:dateUtc="2026-05-07T14:16:00Z">
        <w:r w:rsidR="002833C7">
          <w:rPr>
            <w:rFonts w:ascii="Cambria" w:hAnsi="Cambria"/>
            <w:sz w:val="28"/>
            <w:szCs w:val="28"/>
          </w:rPr>
          <w:t xml:space="preserve">’ She </w:t>
        </w:r>
      </w:ins>
      <w:ins w:id="6682" w:author="Claire S" w:date="2026-05-08T08:43:00Z" w16du:dateUtc="2026-05-08T07:43:00Z">
        <w:r w:rsidR="00087ED0">
          <w:rPr>
            <w:rFonts w:ascii="Cambria" w:hAnsi="Cambria"/>
            <w:sz w:val="28"/>
            <w:szCs w:val="28"/>
          </w:rPr>
          <w:t>touched</w:t>
        </w:r>
      </w:ins>
      <w:ins w:id="6683" w:author="Claire S" w:date="2026-05-07T15:16:00Z" w16du:dateUtc="2026-05-07T14:16:00Z">
        <w:r w:rsidR="002833C7">
          <w:rPr>
            <w:rFonts w:ascii="Cambria" w:hAnsi="Cambria"/>
            <w:sz w:val="28"/>
            <w:szCs w:val="28"/>
          </w:rPr>
          <w:t xml:space="preserve"> Savannah’s arm</w:t>
        </w:r>
      </w:ins>
      <w:ins w:id="6684" w:author="Claire S" w:date="2026-06-02T18:13:00Z" w16du:dateUtc="2026-06-02T17:13:00Z">
        <w:r w:rsidR="0048404E">
          <w:rPr>
            <w:rFonts w:ascii="Cambria" w:hAnsi="Cambria"/>
            <w:sz w:val="28"/>
            <w:szCs w:val="28"/>
          </w:rPr>
          <w:t xml:space="preserve"> </w:t>
        </w:r>
        <w:del w:id="6685" w:author="Daisy Watt" w:date="2026-06-21T23:42:00Z" w16du:dateUtc="2026-06-21T21:42:00Z">
          <w:r w:rsidR="0048404E">
            <w:rPr>
              <w:rFonts w:ascii="Cambria" w:hAnsi="Cambria"/>
              <w:sz w:val="28"/>
              <w:szCs w:val="28"/>
            </w:rPr>
            <w:delText>-</w:delText>
          </w:r>
        </w:del>
      </w:ins>
      <w:ins w:id="6686" w:author="Daisy Watt" w:date="2026-06-21T23:42:00Z" w16du:dateUtc="2026-06-21T21:42:00Z">
        <w:r w:rsidR="00055830">
          <w:rPr>
            <w:rFonts w:ascii="Cambria" w:hAnsi="Cambria"/>
            <w:sz w:val="28"/>
            <w:szCs w:val="28"/>
          </w:rPr>
          <w:t>– which was</w:t>
        </w:r>
      </w:ins>
      <w:ins w:id="6687" w:author="Claire S" w:date="2026-05-08T08:43:00Z" w16du:dateUtc="2026-05-08T07:43:00Z">
        <w:r w:rsidR="00087ED0">
          <w:rPr>
            <w:rFonts w:ascii="Cambria" w:hAnsi="Cambria"/>
            <w:sz w:val="28"/>
            <w:szCs w:val="28"/>
          </w:rPr>
          <w:t xml:space="preserve"> weird</w:t>
        </w:r>
      </w:ins>
      <w:ins w:id="6688" w:author="Daisy Watt" w:date="2026-06-21T23:42:00Z" w16du:dateUtc="2026-06-21T21:42:00Z">
        <w:r w:rsidR="00055830">
          <w:rPr>
            <w:rFonts w:ascii="Cambria" w:hAnsi="Cambria"/>
            <w:sz w:val="28"/>
            <w:szCs w:val="28"/>
          </w:rPr>
          <w:t>,</w:t>
        </w:r>
      </w:ins>
      <w:ins w:id="6689" w:author="Claire S" w:date="2026-05-08T08:43:00Z" w16du:dateUtc="2026-05-08T07:43:00Z">
        <w:r w:rsidR="00087ED0">
          <w:rPr>
            <w:rFonts w:ascii="Cambria" w:hAnsi="Cambria"/>
            <w:sz w:val="28"/>
            <w:szCs w:val="28"/>
          </w:rPr>
          <w:t xml:space="preserve"> in itself</w:t>
        </w:r>
      </w:ins>
      <w:ins w:id="6690" w:author="Claire S" w:date="2026-05-07T15:16:00Z" w16du:dateUtc="2026-05-07T14:16:00Z">
        <w:r w:rsidR="002833C7">
          <w:rPr>
            <w:rFonts w:ascii="Cambria" w:hAnsi="Cambria"/>
            <w:sz w:val="28"/>
            <w:szCs w:val="28"/>
          </w:rPr>
          <w:t>. ‘And</w:t>
        </w:r>
      </w:ins>
      <w:ins w:id="6691" w:author="Claire S" w:date="2026-05-07T14:30:00Z" w16du:dateUtc="2026-05-07T13:30:00Z">
        <w:r w:rsidR="007A6A55">
          <w:rPr>
            <w:rFonts w:ascii="Cambria" w:hAnsi="Cambria"/>
            <w:sz w:val="28"/>
            <w:szCs w:val="28"/>
          </w:rPr>
          <w:t xml:space="preserve"> </w:t>
        </w:r>
      </w:ins>
      <w:r w:rsidR="00227399">
        <w:rPr>
          <w:rFonts w:ascii="Cambria" w:hAnsi="Cambria"/>
          <w:sz w:val="28"/>
          <w:szCs w:val="28"/>
        </w:rPr>
        <w:t xml:space="preserve">I’m </w:t>
      </w:r>
      <w:ins w:id="6692" w:author="Claire S" w:date="2026-05-07T15:13:00Z" w16du:dateUtc="2026-05-07T14:13:00Z">
        <w:r w:rsidR="002359F5">
          <w:rPr>
            <w:rFonts w:ascii="Cambria" w:hAnsi="Cambria"/>
            <w:sz w:val="28"/>
            <w:szCs w:val="28"/>
          </w:rPr>
          <w:t xml:space="preserve">very </w:t>
        </w:r>
      </w:ins>
      <w:r w:rsidR="00227399">
        <w:rPr>
          <w:rFonts w:ascii="Cambria" w:hAnsi="Cambria"/>
          <w:sz w:val="28"/>
          <w:szCs w:val="28"/>
        </w:rPr>
        <w:t>sorry, but w</w:t>
      </w:r>
      <w:r w:rsidR="006C30DF">
        <w:rPr>
          <w:rFonts w:ascii="Cambria" w:hAnsi="Cambria"/>
          <w:sz w:val="28"/>
          <w:szCs w:val="28"/>
        </w:rPr>
        <w:t>e’ve got to</w:t>
      </w:r>
      <w:r w:rsidR="00C559A9">
        <w:rPr>
          <w:rFonts w:ascii="Cambria" w:hAnsi="Cambria"/>
          <w:sz w:val="28"/>
          <w:szCs w:val="28"/>
        </w:rPr>
        <w:t xml:space="preserve"> </w:t>
      </w:r>
      <w:del w:id="6693" w:author="Claire S" w:date="2026-05-07T14:31:00Z" w16du:dateUtc="2026-05-07T13:31:00Z">
        <w:r w:rsidR="00157E78">
          <w:rPr>
            <w:rFonts w:ascii="Cambria" w:hAnsi="Cambria"/>
            <w:sz w:val="28"/>
            <w:szCs w:val="28"/>
          </w:rPr>
          <w:delText>prioritise</w:delText>
        </w:r>
        <w:r w:rsidR="00C559A9">
          <w:rPr>
            <w:rFonts w:ascii="Cambria" w:hAnsi="Cambria"/>
            <w:sz w:val="28"/>
            <w:szCs w:val="28"/>
          </w:rPr>
          <w:delText xml:space="preserve"> </w:delText>
        </w:r>
      </w:del>
      <w:ins w:id="6694" w:author="Claire S" w:date="2026-05-07T14:31:00Z" w16du:dateUtc="2026-05-07T13:31:00Z">
        <w:r w:rsidR="007A6A55">
          <w:rPr>
            <w:rFonts w:ascii="Cambria" w:hAnsi="Cambria"/>
            <w:sz w:val="28"/>
            <w:szCs w:val="28"/>
          </w:rPr>
          <w:t>think about</w:t>
        </w:r>
      </w:ins>
      <w:del w:id="6695" w:author="Claire S" w:date="2026-05-07T14:31:00Z" w16du:dateUtc="2026-05-07T13:31:00Z">
        <w:r w:rsidR="00C559A9">
          <w:rPr>
            <w:rFonts w:ascii="Cambria" w:hAnsi="Cambria"/>
            <w:sz w:val="28"/>
            <w:szCs w:val="28"/>
          </w:rPr>
          <w:delText>our</w:delText>
        </w:r>
      </w:del>
      <w:r w:rsidR="00C559A9">
        <w:rPr>
          <w:rFonts w:ascii="Cambria" w:hAnsi="Cambria"/>
          <w:sz w:val="28"/>
          <w:szCs w:val="28"/>
        </w:rPr>
        <w:t xml:space="preserve"> optics</w:t>
      </w:r>
      <w:r w:rsidR="0001285E">
        <w:rPr>
          <w:rFonts w:ascii="Cambria" w:hAnsi="Cambria"/>
          <w:sz w:val="28"/>
          <w:szCs w:val="28"/>
        </w:rPr>
        <w:t xml:space="preserve"> right now</w:t>
      </w:r>
      <w:del w:id="6696" w:author="Daisy Watt" w:date="2026-06-21T23:43:00Z" w16du:dateUtc="2026-06-21T21:43:00Z">
        <w:r w:rsidR="00594B92" w:rsidRPr="003A04E4">
          <w:rPr>
            <w:rFonts w:ascii="Cambria" w:hAnsi="Cambria"/>
            <w:sz w:val="28"/>
            <w:szCs w:val="28"/>
            <w:highlight w:val="yellow"/>
            <w:rPrChange w:id="6697" w:author="Daisy Watt" w:date="2026-06-23T12:42:00Z" w16du:dateUtc="2026-06-23T10:42:00Z">
              <w:rPr>
                <w:rFonts w:ascii="Cambria" w:hAnsi="Cambria"/>
                <w:sz w:val="28"/>
                <w:szCs w:val="28"/>
              </w:rPr>
            </w:rPrChange>
          </w:rPr>
          <w:delText>. It’s vital to</w:delText>
        </w:r>
        <w:r w:rsidRPr="003A04E4">
          <w:rPr>
            <w:rFonts w:ascii="Cambria" w:hAnsi="Cambria"/>
            <w:sz w:val="28"/>
            <w:szCs w:val="28"/>
            <w:highlight w:val="yellow"/>
            <w:rPrChange w:id="6698" w:author="Daisy Watt" w:date="2026-06-23T12:42:00Z" w16du:dateUtc="2026-06-23T10:42:00Z">
              <w:rPr>
                <w:rFonts w:ascii="Cambria" w:hAnsi="Cambria"/>
                <w:sz w:val="28"/>
                <w:szCs w:val="28"/>
              </w:rPr>
            </w:rPrChange>
          </w:rPr>
          <w:delText xml:space="preserve"> minimise the fall-out</w:delText>
        </w:r>
        <w:r w:rsidR="000253EF" w:rsidRPr="003A04E4">
          <w:rPr>
            <w:rFonts w:ascii="Cambria" w:hAnsi="Cambria"/>
            <w:sz w:val="28"/>
            <w:szCs w:val="28"/>
            <w:highlight w:val="yellow"/>
            <w:rPrChange w:id="6699" w:author="Daisy Watt" w:date="2026-06-23T12:42:00Z" w16du:dateUtc="2026-06-23T10:42:00Z">
              <w:rPr>
                <w:rFonts w:ascii="Cambria" w:hAnsi="Cambria"/>
                <w:sz w:val="28"/>
                <w:szCs w:val="28"/>
              </w:rPr>
            </w:rPrChange>
          </w:rPr>
          <w:delText xml:space="preserve"> to Langley</w:delText>
        </w:r>
        <w:r w:rsidR="00B43E71" w:rsidRPr="003A04E4">
          <w:rPr>
            <w:rFonts w:ascii="Cambria" w:hAnsi="Cambria"/>
            <w:sz w:val="28"/>
            <w:szCs w:val="28"/>
            <w:highlight w:val="yellow"/>
            <w:rPrChange w:id="6700" w:author="Daisy Watt" w:date="2026-06-23T12:42:00Z" w16du:dateUtc="2026-06-23T10:42:00Z">
              <w:rPr>
                <w:rFonts w:ascii="Cambria" w:hAnsi="Cambria"/>
                <w:sz w:val="28"/>
                <w:szCs w:val="28"/>
              </w:rPr>
            </w:rPrChange>
          </w:rPr>
          <w:delText xml:space="preserve"> and Co</w:delText>
        </w:r>
      </w:del>
      <w:r w:rsidR="00A86BAA">
        <w:rPr>
          <w:rFonts w:ascii="Cambria" w:hAnsi="Cambria"/>
          <w:sz w:val="28"/>
          <w:szCs w:val="28"/>
        </w:rPr>
        <w:t xml:space="preserve">, or we’ll </w:t>
      </w:r>
      <w:r w:rsidR="006A210E">
        <w:rPr>
          <w:rFonts w:ascii="Cambria" w:hAnsi="Cambria"/>
          <w:sz w:val="28"/>
          <w:szCs w:val="28"/>
        </w:rPr>
        <w:t xml:space="preserve">all </w:t>
      </w:r>
      <w:ins w:id="6701" w:author="Claire S" w:date="2026-05-07T15:16:00Z" w16du:dateUtc="2026-05-07T14:16:00Z">
        <w:r w:rsidR="002833C7">
          <w:rPr>
            <w:rFonts w:ascii="Cambria" w:hAnsi="Cambria"/>
            <w:sz w:val="28"/>
            <w:szCs w:val="28"/>
          </w:rPr>
          <w:t xml:space="preserve">be </w:t>
        </w:r>
      </w:ins>
      <w:r w:rsidR="00A86BAA">
        <w:rPr>
          <w:rFonts w:ascii="Cambria" w:hAnsi="Cambria"/>
          <w:sz w:val="28"/>
          <w:szCs w:val="28"/>
        </w:rPr>
        <w:t>pay</w:t>
      </w:r>
      <w:ins w:id="6702" w:author="Claire S" w:date="2026-05-07T15:16:00Z" w16du:dateUtc="2026-05-07T14:16:00Z">
        <w:r w:rsidR="002833C7">
          <w:rPr>
            <w:rFonts w:ascii="Cambria" w:hAnsi="Cambria"/>
            <w:sz w:val="28"/>
            <w:szCs w:val="28"/>
          </w:rPr>
          <w:t>ing</w:t>
        </w:r>
      </w:ins>
      <w:r w:rsidR="00A86BAA">
        <w:rPr>
          <w:rFonts w:ascii="Cambria" w:hAnsi="Cambria"/>
          <w:sz w:val="28"/>
          <w:szCs w:val="28"/>
        </w:rPr>
        <w:t xml:space="preserve"> the price</w:t>
      </w:r>
      <w:r w:rsidR="00CA173E">
        <w:rPr>
          <w:rFonts w:ascii="Cambria" w:hAnsi="Cambria"/>
          <w:sz w:val="28"/>
          <w:szCs w:val="28"/>
        </w:rPr>
        <w:t>.</w:t>
      </w:r>
      <w:r w:rsidR="000253EF">
        <w:rPr>
          <w:rFonts w:ascii="Cambria" w:hAnsi="Cambria"/>
          <w:sz w:val="28"/>
          <w:szCs w:val="28"/>
        </w:rPr>
        <w:t>’</w:t>
      </w:r>
    </w:p>
    <w:p w14:paraId="37F843CA" w14:textId="4B3AAEC0" w:rsidR="005B0A70" w:rsidRDefault="000253EF" w:rsidP="00B0702E">
      <w:pPr>
        <w:spacing w:line="360" w:lineRule="auto"/>
        <w:contextualSpacing/>
        <w:rPr>
          <w:rFonts w:ascii="Cambria" w:hAnsi="Cambria"/>
          <w:sz w:val="28"/>
          <w:szCs w:val="28"/>
        </w:rPr>
      </w:pPr>
      <w:r>
        <w:rPr>
          <w:rFonts w:ascii="Cambria" w:hAnsi="Cambria"/>
          <w:sz w:val="28"/>
          <w:szCs w:val="28"/>
        </w:rPr>
        <w:tab/>
      </w:r>
      <w:r w:rsidR="00A86BAA">
        <w:rPr>
          <w:rFonts w:ascii="Cambria" w:hAnsi="Cambria"/>
          <w:sz w:val="28"/>
          <w:szCs w:val="28"/>
        </w:rPr>
        <w:t>‘</w:t>
      </w:r>
      <w:del w:id="6703" w:author="Daisy Watt" w:date="2026-06-21T23:44:00Z" w16du:dateUtc="2026-06-21T21:44:00Z">
        <w:r w:rsidR="00A86BAA">
          <w:rPr>
            <w:rFonts w:ascii="Cambria" w:hAnsi="Cambria"/>
            <w:sz w:val="28"/>
            <w:szCs w:val="28"/>
          </w:rPr>
          <w:delText>The company</w:delText>
        </w:r>
      </w:del>
      <w:ins w:id="6704" w:author="Daisy Watt" w:date="2026-06-21T23:44:00Z" w16du:dateUtc="2026-06-21T21:44:00Z">
        <w:r w:rsidR="0059693D">
          <w:rPr>
            <w:rFonts w:ascii="Cambria" w:hAnsi="Cambria"/>
            <w:sz w:val="28"/>
            <w:szCs w:val="28"/>
          </w:rPr>
          <w:t>O</w:t>
        </w:r>
        <w:r w:rsidR="00DE17D1">
          <w:rPr>
            <w:rFonts w:ascii="Cambria" w:hAnsi="Cambria"/>
            <w:sz w:val="28"/>
            <w:szCs w:val="28"/>
          </w:rPr>
          <w:t>ptics</w:t>
        </w:r>
      </w:ins>
      <w:r w:rsidR="00A86BAA">
        <w:rPr>
          <w:rFonts w:ascii="Cambria" w:hAnsi="Cambria"/>
          <w:sz w:val="28"/>
          <w:szCs w:val="28"/>
        </w:rPr>
        <w:t xml:space="preserve">?’ </w:t>
      </w:r>
      <w:r w:rsidR="006C23B4">
        <w:rPr>
          <w:rFonts w:ascii="Cambria" w:hAnsi="Cambria"/>
          <w:sz w:val="28"/>
          <w:szCs w:val="28"/>
        </w:rPr>
        <w:t>Savannah</w:t>
      </w:r>
      <w:r w:rsidR="009369B2">
        <w:rPr>
          <w:rFonts w:ascii="Cambria" w:hAnsi="Cambria"/>
          <w:sz w:val="28"/>
          <w:szCs w:val="28"/>
        </w:rPr>
        <w:t xml:space="preserve"> </w:t>
      </w:r>
      <w:r w:rsidR="00C559A9">
        <w:rPr>
          <w:rFonts w:ascii="Cambria" w:hAnsi="Cambria"/>
          <w:sz w:val="28"/>
          <w:szCs w:val="28"/>
        </w:rPr>
        <w:t xml:space="preserve">was </w:t>
      </w:r>
      <w:r w:rsidR="00016E8C">
        <w:rPr>
          <w:rFonts w:ascii="Cambria" w:hAnsi="Cambria"/>
          <w:sz w:val="28"/>
          <w:szCs w:val="28"/>
        </w:rPr>
        <w:t>stupefied</w:t>
      </w:r>
      <w:r w:rsidR="00C559A9">
        <w:rPr>
          <w:rFonts w:ascii="Cambria" w:hAnsi="Cambria"/>
          <w:sz w:val="28"/>
          <w:szCs w:val="28"/>
        </w:rPr>
        <w:t xml:space="preserve">. </w:t>
      </w:r>
      <w:r w:rsidR="00BA6BEC">
        <w:rPr>
          <w:rFonts w:ascii="Cambria" w:hAnsi="Cambria"/>
          <w:sz w:val="28"/>
          <w:szCs w:val="28"/>
        </w:rPr>
        <w:t xml:space="preserve">‘Is that </w:t>
      </w:r>
      <w:r w:rsidR="009369B2">
        <w:rPr>
          <w:rFonts w:ascii="Cambria" w:hAnsi="Cambria"/>
          <w:sz w:val="28"/>
          <w:szCs w:val="28"/>
        </w:rPr>
        <w:t>serious</w:t>
      </w:r>
      <w:r w:rsidR="00BA6BEC">
        <w:rPr>
          <w:rFonts w:ascii="Cambria" w:hAnsi="Cambria"/>
          <w:sz w:val="28"/>
          <w:szCs w:val="28"/>
        </w:rPr>
        <w:t>ly your priority?’</w:t>
      </w:r>
    </w:p>
    <w:p w14:paraId="07FE8A60" w14:textId="492D1C4E" w:rsidR="00992D30" w:rsidRDefault="005B0A70" w:rsidP="005B0A70">
      <w:pPr>
        <w:spacing w:line="360" w:lineRule="auto"/>
        <w:ind w:firstLine="720"/>
        <w:contextualSpacing/>
        <w:rPr>
          <w:ins w:id="6705" w:author="Claire S" w:date="2026-05-08T08:43:00Z" w16du:dateUtc="2026-05-08T07:43:00Z"/>
          <w:rFonts w:ascii="Cambria" w:hAnsi="Cambria"/>
          <w:sz w:val="28"/>
          <w:szCs w:val="28"/>
        </w:rPr>
      </w:pPr>
      <w:r>
        <w:rPr>
          <w:rFonts w:ascii="Cambria" w:hAnsi="Cambria"/>
          <w:sz w:val="28"/>
          <w:szCs w:val="28"/>
        </w:rPr>
        <w:t>‘</w:t>
      </w:r>
      <w:ins w:id="6706" w:author="Claire S" w:date="2026-05-08T08:43:00Z" w16du:dateUtc="2026-05-08T07:43:00Z">
        <w:r w:rsidR="00087ED0">
          <w:rPr>
            <w:rFonts w:ascii="Cambria" w:hAnsi="Cambria"/>
            <w:sz w:val="28"/>
            <w:szCs w:val="28"/>
          </w:rPr>
          <w:t xml:space="preserve">No. </w:t>
        </w:r>
      </w:ins>
      <w:ins w:id="6707" w:author="Claire S" w:date="2026-05-07T15:16:00Z" w16du:dateUtc="2026-05-07T14:16:00Z">
        <w:r w:rsidR="002833C7">
          <w:rPr>
            <w:rFonts w:ascii="Cambria" w:hAnsi="Cambria"/>
            <w:sz w:val="28"/>
            <w:szCs w:val="28"/>
          </w:rPr>
          <w:t>Y</w:t>
        </w:r>
      </w:ins>
      <w:ins w:id="6708" w:author="Claire S" w:date="2026-05-07T15:10:00Z" w16du:dateUtc="2026-05-07T14:10:00Z">
        <w:r w:rsidR="006F0D4B">
          <w:rPr>
            <w:rFonts w:ascii="Cambria" w:hAnsi="Cambria"/>
            <w:sz w:val="28"/>
            <w:szCs w:val="28"/>
          </w:rPr>
          <w:t>ou</w:t>
        </w:r>
      </w:ins>
      <w:ins w:id="6709" w:author="Claire S" w:date="2026-05-07T15:16:00Z" w16du:dateUtc="2026-05-07T14:16:00Z">
        <w:r w:rsidR="002833C7">
          <w:rPr>
            <w:rFonts w:ascii="Cambria" w:hAnsi="Cambria"/>
            <w:sz w:val="28"/>
            <w:szCs w:val="28"/>
          </w:rPr>
          <w:t>’</w:t>
        </w:r>
      </w:ins>
      <w:ins w:id="6710" w:author="Claire S" w:date="2026-05-07T15:10:00Z" w16du:dateUtc="2026-05-07T14:10:00Z">
        <w:r w:rsidR="006F0D4B">
          <w:rPr>
            <w:rFonts w:ascii="Cambria" w:hAnsi="Cambria"/>
            <w:sz w:val="28"/>
            <w:szCs w:val="28"/>
          </w:rPr>
          <w:t>re my priority</w:t>
        </w:r>
        <w:del w:id="6711" w:author="Daisy Watt" w:date="2026-06-21T23:44:00Z" w16du:dateUtc="2026-06-21T21:44:00Z">
          <w:r w:rsidR="006F0D4B">
            <w:rPr>
              <w:rFonts w:ascii="Cambria" w:hAnsi="Cambria"/>
              <w:sz w:val="28"/>
              <w:szCs w:val="28"/>
            </w:rPr>
            <w:delText>,</w:delText>
          </w:r>
        </w:del>
      </w:ins>
      <w:ins w:id="6712" w:author="Daisy Watt" w:date="2026-06-21T23:44:00Z" w16du:dateUtc="2026-06-21T21:44:00Z">
        <w:r w:rsidR="00DD548E">
          <w:rPr>
            <w:rFonts w:ascii="Cambria" w:hAnsi="Cambria"/>
            <w:sz w:val="28"/>
            <w:szCs w:val="28"/>
          </w:rPr>
          <w:t>.</w:t>
        </w:r>
      </w:ins>
      <w:ins w:id="6713" w:author="Claire S" w:date="2026-05-07T15:10:00Z" w16du:dateUtc="2026-05-07T14:10:00Z">
        <w:r w:rsidR="006F0D4B">
          <w:rPr>
            <w:rFonts w:ascii="Cambria" w:hAnsi="Cambria"/>
            <w:sz w:val="28"/>
            <w:szCs w:val="28"/>
          </w:rPr>
          <w:t xml:space="preserve">’ Ruth </w:t>
        </w:r>
      </w:ins>
      <w:del w:id="6714" w:author="Claire S" w:date="2026-05-07T15:10:00Z" w16du:dateUtc="2026-05-07T14:10:00Z">
        <w:r w:rsidR="00BA6BEC">
          <w:rPr>
            <w:rFonts w:ascii="Cambria" w:hAnsi="Cambria"/>
            <w:sz w:val="28"/>
            <w:szCs w:val="28"/>
          </w:rPr>
          <w:delText>Of course</w:delText>
        </w:r>
      </w:del>
      <w:commentRangeStart w:id="6715"/>
      <w:ins w:id="6716" w:author="Claire S" w:date="2026-05-07T15:10:00Z" w16du:dateUtc="2026-05-07T14:10:00Z">
        <w:r w:rsidR="00DE662F">
          <w:rPr>
            <w:rFonts w:ascii="Cambria" w:hAnsi="Cambria"/>
            <w:sz w:val="28"/>
            <w:szCs w:val="28"/>
          </w:rPr>
          <w:t xml:space="preserve">looked </w:t>
        </w:r>
      </w:ins>
      <w:ins w:id="6717" w:author="Claire S" w:date="2026-05-07T15:13:00Z" w16du:dateUtc="2026-05-07T14:13:00Z">
        <w:r w:rsidR="002359F5">
          <w:rPr>
            <w:rFonts w:ascii="Cambria" w:hAnsi="Cambria"/>
            <w:sz w:val="28"/>
            <w:szCs w:val="28"/>
          </w:rPr>
          <w:t xml:space="preserve">uncomfortable </w:t>
        </w:r>
      </w:ins>
      <w:ins w:id="6718" w:author="Claire S" w:date="2026-05-07T15:10:00Z" w16du:dateUtc="2026-05-07T14:10:00Z">
        <w:r w:rsidR="00DE662F">
          <w:rPr>
            <w:rFonts w:ascii="Cambria" w:hAnsi="Cambria"/>
            <w:sz w:val="28"/>
            <w:szCs w:val="28"/>
          </w:rPr>
          <w:t>as she s</w:t>
        </w:r>
      </w:ins>
      <w:ins w:id="6719" w:author="Claire S" w:date="2026-05-07T15:16:00Z" w16du:dateUtc="2026-05-07T14:16:00Z">
        <w:r w:rsidR="002833C7">
          <w:rPr>
            <w:rFonts w:ascii="Cambria" w:hAnsi="Cambria"/>
            <w:sz w:val="28"/>
            <w:szCs w:val="28"/>
          </w:rPr>
          <w:t>tate</w:t>
        </w:r>
      </w:ins>
      <w:ins w:id="6720" w:author="Claire S" w:date="2026-05-07T15:10:00Z" w16du:dateUtc="2026-05-07T14:10:00Z">
        <w:r w:rsidR="00DE662F">
          <w:rPr>
            <w:rFonts w:ascii="Cambria" w:hAnsi="Cambria"/>
            <w:sz w:val="28"/>
            <w:szCs w:val="28"/>
          </w:rPr>
          <w:t xml:space="preserve">d </w:t>
        </w:r>
      </w:ins>
      <w:ins w:id="6721" w:author="Claire S" w:date="2026-07-22T09:35:00Z" w16du:dateUtc="2026-07-22T08:35:00Z">
        <w:r w:rsidR="005157B4">
          <w:rPr>
            <w:rFonts w:ascii="Cambria" w:hAnsi="Cambria"/>
            <w:sz w:val="28"/>
            <w:szCs w:val="28"/>
          </w:rPr>
          <w:t xml:space="preserve">something </w:t>
        </w:r>
      </w:ins>
      <w:ins w:id="6722" w:author="Claire S" w:date="2026-07-22T09:56:00Z" w16du:dateUtc="2026-07-22T08:56:00Z">
        <w:r w:rsidR="00D93E1F">
          <w:rPr>
            <w:rFonts w:ascii="Cambria" w:hAnsi="Cambria"/>
            <w:sz w:val="28"/>
            <w:szCs w:val="28"/>
          </w:rPr>
          <w:t>Savannah</w:t>
        </w:r>
      </w:ins>
      <w:ins w:id="6723" w:author="Claire S" w:date="2026-07-22T09:55:00Z" w16du:dateUtc="2026-07-22T08:55:00Z">
        <w:r w:rsidR="00D93E1F">
          <w:rPr>
            <w:rFonts w:ascii="Cambria" w:hAnsi="Cambria"/>
            <w:sz w:val="28"/>
            <w:szCs w:val="28"/>
          </w:rPr>
          <w:t xml:space="preserve"> </w:t>
        </w:r>
      </w:ins>
      <w:ins w:id="6724" w:author="Claire S" w:date="2026-07-22T09:56:00Z" w16du:dateUtc="2026-07-22T08:56:00Z">
        <w:r w:rsidR="00DB45B1">
          <w:rPr>
            <w:rFonts w:ascii="Cambria" w:hAnsi="Cambria"/>
            <w:sz w:val="28"/>
            <w:szCs w:val="28"/>
          </w:rPr>
          <w:t>wish</w:t>
        </w:r>
      </w:ins>
      <w:ins w:id="6725" w:author="Claire S" w:date="2026-07-22T09:57:00Z" w16du:dateUtc="2026-07-22T08:57:00Z">
        <w:r w:rsidR="00DB45B1">
          <w:rPr>
            <w:rFonts w:ascii="Cambria" w:hAnsi="Cambria"/>
            <w:sz w:val="28"/>
            <w:szCs w:val="28"/>
          </w:rPr>
          <w:t>ed</w:t>
        </w:r>
      </w:ins>
      <w:ins w:id="6726" w:author="Claire S" w:date="2026-07-22T09:56:00Z" w16du:dateUtc="2026-07-22T08:56:00Z">
        <w:r w:rsidR="00DB45B1">
          <w:rPr>
            <w:rFonts w:ascii="Cambria" w:hAnsi="Cambria"/>
            <w:sz w:val="28"/>
            <w:szCs w:val="28"/>
          </w:rPr>
          <w:t xml:space="preserve"> was </w:t>
        </w:r>
      </w:ins>
      <w:ins w:id="6727" w:author="Claire S" w:date="2026-07-22T09:35:00Z" w16du:dateUtc="2026-07-22T08:35:00Z">
        <w:r w:rsidR="005157B4">
          <w:rPr>
            <w:rFonts w:ascii="Cambria" w:hAnsi="Cambria"/>
            <w:sz w:val="28"/>
            <w:szCs w:val="28"/>
          </w:rPr>
          <w:t>true</w:t>
        </w:r>
      </w:ins>
      <w:ins w:id="6728" w:author="Claire S" w:date="2026-07-22T09:55:00Z" w16du:dateUtc="2026-07-22T08:55:00Z">
        <w:r w:rsidR="00D93E1F">
          <w:rPr>
            <w:rFonts w:ascii="Cambria" w:hAnsi="Cambria"/>
            <w:sz w:val="28"/>
            <w:szCs w:val="28"/>
          </w:rPr>
          <w:t>, but didn’t believe</w:t>
        </w:r>
      </w:ins>
      <w:ins w:id="6729" w:author="Claire S" w:date="2026-05-07T15:17:00Z" w16du:dateUtc="2026-05-07T14:17:00Z">
        <w:r w:rsidR="002833C7">
          <w:rPr>
            <w:rFonts w:ascii="Cambria" w:hAnsi="Cambria"/>
            <w:sz w:val="28"/>
            <w:szCs w:val="28"/>
          </w:rPr>
          <w:t>.</w:t>
        </w:r>
      </w:ins>
      <w:ins w:id="6730" w:author="Claire S" w:date="2026-05-07T15:10:00Z" w16du:dateUtc="2026-05-07T14:10:00Z">
        <w:r w:rsidR="00DE662F">
          <w:rPr>
            <w:rFonts w:ascii="Cambria" w:hAnsi="Cambria"/>
            <w:sz w:val="28"/>
            <w:szCs w:val="28"/>
          </w:rPr>
          <w:t xml:space="preserve"> ‘</w:t>
        </w:r>
      </w:ins>
      <w:ins w:id="6731" w:author="Claire S" w:date="2026-05-08T08:43:00Z" w16du:dateUtc="2026-05-08T07:43:00Z">
        <w:del w:id="6732" w:author="Daisy Watt" w:date="2026-06-21T23:45:00Z" w16du:dateUtc="2026-06-21T21:45:00Z">
          <w:r w:rsidR="00992D30" w:rsidRPr="005157B4" w:rsidDel="005830B4">
            <w:rPr>
              <w:rFonts w:ascii="Cambria" w:hAnsi="Cambria"/>
              <w:sz w:val="28"/>
              <w:szCs w:val="28"/>
            </w:rPr>
            <w:delText>But</w:delText>
          </w:r>
        </w:del>
      </w:ins>
      <w:commentRangeEnd w:id="6715"/>
      <w:r w:rsidR="001B46B0" w:rsidRPr="005157B4">
        <w:rPr>
          <w:rStyle w:val="CommentReference"/>
          <w:rFonts w:ascii="Cambria" w:hAnsi="Cambria"/>
          <w:sz w:val="28"/>
          <w:szCs w:val="28"/>
          <w:rPrChange w:id="6733" w:author="Claire S" w:date="2026-07-22T09:35:00Z" w16du:dateUtc="2026-07-22T08:35:00Z">
            <w:rPr>
              <w:rStyle w:val="CommentReference"/>
              <w:rFonts w:ascii="Cambria" w:hAnsi="Cambria"/>
              <w:sz w:val="28"/>
              <w:szCs w:val="28"/>
              <w:highlight w:val="yellow"/>
            </w:rPr>
          </w:rPrChange>
        </w:rPr>
        <w:commentReference w:id="6715"/>
      </w:r>
      <w:ins w:id="6734" w:author="Daisy Watt" w:date="2026-06-21T23:45:00Z" w16du:dateUtc="2026-06-21T21:45:00Z">
        <w:r w:rsidR="005830B4" w:rsidRPr="005157B4">
          <w:rPr>
            <w:rFonts w:ascii="Cambria" w:hAnsi="Cambria"/>
            <w:sz w:val="28"/>
            <w:szCs w:val="28"/>
            <w:rPrChange w:id="6735" w:author="Claire S" w:date="2026-07-22T09:35:00Z" w16du:dateUtc="2026-07-22T08:35:00Z">
              <w:rPr>
                <w:rFonts w:ascii="Cambria" w:hAnsi="Cambria"/>
                <w:sz w:val="28"/>
                <w:szCs w:val="28"/>
                <w:highlight w:val="yellow"/>
              </w:rPr>
            </w:rPrChange>
          </w:rPr>
          <w:t>H</w:t>
        </w:r>
        <w:r w:rsidR="005830B4" w:rsidRPr="005157B4">
          <w:rPr>
            <w:rFonts w:ascii="Cambria" w:hAnsi="Cambria"/>
            <w:sz w:val="28"/>
            <w:szCs w:val="28"/>
          </w:rPr>
          <w:t>ow</w:t>
        </w:r>
        <w:r w:rsidR="005830B4">
          <w:rPr>
            <w:rFonts w:ascii="Cambria" w:hAnsi="Cambria"/>
            <w:sz w:val="28"/>
            <w:szCs w:val="28"/>
          </w:rPr>
          <w:t>ever</w:t>
        </w:r>
      </w:ins>
      <w:ins w:id="6736" w:author="Daisy Watt" w:date="2026-06-21T23:44:00Z" w16du:dateUtc="2026-06-21T21:44:00Z">
        <w:r w:rsidR="003F4688">
          <w:rPr>
            <w:rFonts w:ascii="Cambria" w:hAnsi="Cambria"/>
            <w:sz w:val="28"/>
            <w:szCs w:val="28"/>
          </w:rPr>
          <w:t>,</w:t>
        </w:r>
      </w:ins>
      <w:ins w:id="6737" w:author="Claire S" w:date="2026-05-08T08:43:00Z" w16du:dateUtc="2026-05-08T07:43:00Z">
        <w:r w:rsidR="00992D30">
          <w:rPr>
            <w:rFonts w:ascii="Cambria" w:hAnsi="Cambria"/>
            <w:sz w:val="28"/>
            <w:szCs w:val="28"/>
          </w:rPr>
          <w:t xml:space="preserve"> </w:t>
        </w:r>
      </w:ins>
      <w:ins w:id="6738" w:author="Daisy Watt" w:date="2026-06-21T23:45:00Z" w16du:dateUtc="2026-06-21T21:45:00Z">
        <w:r w:rsidR="00590A08">
          <w:rPr>
            <w:rFonts w:ascii="Cambria" w:hAnsi="Cambria"/>
            <w:sz w:val="28"/>
            <w:szCs w:val="28"/>
          </w:rPr>
          <w:t>and</w:t>
        </w:r>
        <w:r w:rsidR="00992D30">
          <w:rPr>
            <w:rFonts w:ascii="Cambria" w:hAnsi="Cambria"/>
            <w:sz w:val="28"/>
            <w:szCs w:val="28"/>
          </w:rPr>
          <w:t xml:space="preserve"> </w:t>
        </w:r>
      </w:ins>
      <w:ins w:id="6739" w:author="Claire S" w:date="2026-05-08T08:43:00Z" w16du:dateUtc="2026-05-08T07:43:00Z">
        <w:r w:rsidR="00992D30">
          <w:rPr>
            <w:rFonts w:ascii="Cambria" w:hAnsi="Cambria"/>
            <w:sz w:val="28"/>
            <w:szCs w:val="28"/>
          </w:rPr>
          <w:t>not to put too fine a point on it</w:t>
        </w:r>
      </w:ins>
      <w:ins w:id="6740" w:author="Claire S" w:date="2026-05-07T15:11:00Z" w16du:dateUtc="2026-05-07T14:11:00Z">
        <w:del w:id="6741" w:author="Daisy Watt" w:date="2026-06-21T23:44:00Z" w16du:dateUtc="2026-06-21T21:44:00Z">
          <w:r w:rsidR="00DE662F" w:rsidDel="00823BD1">
            <w:rPr>
              <w:rFonts w:ascii="Cambria" w:hAnsi="Cambria"/>
              <w:sz w:val="28"/>
              <w:szCs w:val="28"/>
            </w:rPr>
            <w:delText>,</w:delText>
          </w:r>
        </w:del>
      </w:ins>
      <w:ins w:id="6742" w:author="Daisy Watt" w:date="2026-06-21T23:44:00Z" w16du:dateUtc="2026-06-21T21:44:00Z">
        <w:r w:rsidR="00823BD1">
          <w:rPr>
            <w:rFonts w:ascii="Cambria" w:hAnsi="Cambria"/>
            <w:sz w:val="28"/>
            <w:szCs w:val="28"/>
          </w:rPr>
          <w:t>:</w:t>
        </w:r>
      </w:ins>
      <w:del w:id="6743" w:author="Claire S" w:date="2026-05-07T15:11:00Z" w16du:dateUtc="2026-05-07T14:11:00Z">
        <w:r w:rsidR="00BA6BEC" w:rsidDel="00DE662F">
          <w:rPr>
            <w:rFonts w:ascii="Cambria" w:hAnsi="Cambria"/>
            <w:sz w:val="28"/>
            <w:szCs w:val="28"/>
          </w:rPr>
          <w:delText>.</w:delText>
        </w:r>
      </w:del>
      <w:r w:rsidR="00BA6BEC">
        <w:rPr>
          <w:rFonts w:ascii="Cambria" w:hAnsi="Cambria"/>
          <w:sz w:val="28"/>
          <w:szCs w:val="28"/>
        </w:rPr>
        <w:t xml:space="preserve"> </w:t>
      </w:r>
      <w:r w:rsidR="00D916F1" w:rsidRPr="00A146C0">
        <w:rPr>
          <w:rFonts w:ascii="Cambria" w:hAnsi="Cambria"/>
          <w:i/>
          <w:sz w:val="28"/>
          <w:szCs w:val="28"/>
          <w:rPrChange w:id="6744" w:author="Daisy Watt" w:date="2026-06-23T12:42:00Z" w16du:dateUtc="2026-06-23T10:42:00Z">
            <w:rPr>
              <w:rFonts w:ascii="Cambria" w:hAnsi="Cambria"/>
              <w:sz w:val="28"/>
              <w:szCs w:val="28"/>
            </w:rPr>
          </w:rPrChange>
        </w:rPr>
        <w:t>Dex</w:t>
      </w:r>
      <w:r w:rsidR="00D916F1">
        <w:rPr>
          <w:rFonts w:ascii="Cambria" w:hAnsi="Cambria"/>
          <w:sz w:val="28"/>
          <w:szCs w:val="28"/>
        </w:rPr>
        <w:t xml:space="preserve"> might be dead</w:t>
      </w:r>
      <w:ins w:id="6745" w:author="Claire S" w:date="2026-05-08T08:43:00Z" w16du:dateUtc="2026-05-08T07:43:00Z">
        <w:del w:id="6746" w:author="Daisy Watt" w:date="2026-06-21T23:45:00Z" w16du:dateUtc="2026-06-21T21:45:00Z">
          <w:r w:rsidR="00992D30">
            <w:rPr>
              <w:rFonts w:ascii="Cambria" w:hAnsi="Cambria"/>
              <w:sz w:val="28"/>
              <w:szCs w:val="28"/>
            </w:rPr>
            <w:delText xml:space="preserve"> -</w:delText>
          </w:r>
        </w:del>
      </w:ins>
      <w:del w:id="6747" w:author="Claire S" w:date="2026-05-08T08:43:00Z" w16du:dateUtc="2026-05-08T07:43:00Z">
        <w:r w:rsidR="00D916F1" w:rsidDel="00992D30">
          <w:rPr>
            <w:rFonts w:ascii="Cambria" w:hAnsi="Cambria"/>
            <w:sz w:val="28"/>
            <w:szCs w:val="28"/>
          </w:rPr>
          <w:delText>,</w:delText>
        </w:r>
      </w:del>
      <w:ins w:id="6748" w:author="Daisy Watt" w:date="2026-06-21T23:45:00Z" w16du:dateUtc="2026-06-21T21:45:00Z">
        <w:r w:rsidR="00610E89">
          <w:rPr>
            <w:rFonts w:ascii="Cambria" w:hAnsi="Cambria"/>
            <w:sz w:val="28"/>
            <w:szCs w:val="28"/>
          </w:rPr>
          <w:t>—’</w:t>
        </w:r>
      </w:ins>
      <w:ins w:id="6749" w:author="Claire S" w:date="2026-05-08T08:43:00Z" w16du:dateUtc="2026-05-08T07:43:00Z">
        <w:del w:id="6750" w:author="Daisy Watt" w:date="2026-06-21T23:45:00Z" w16du:dateUtc="2026-06-21T21:45:00Z">
          <w:r w:rsidR="00992D30">
            <w:rPr>
              <w:rFonts w:ascii="Cambria" w:hAnsi="Cambria"/>
              <w:sz w:val="28"/>
              <w:szCs w:val="28"/>
            </w:rPr>
            <w:delText>’</w:delText>
          </w:r>
        </w:del>
      </w:ins>
    </w:p>
    <w:p w14:paraId="695C378A" w14:textId="416D717D" w:rsidR="00992D30" w:rsidRDefault="00992D30" w:rsidP="005B0A70">
      <w:pPr>
        <w:spacing w:line="360" w:lineRule="auto"/>
        <w:ind w:firstLine="720"/>
        <w:contextualSpacing/>
        <w:rPr>
          <w:ins w:id="6751" w:author="Claire S" w:date="2026-05-08T08:43:00Z" w16du:dateUtc="2026-05-08T07:43:00Z"/>
          <w:rFonts w:ascii="Cambria" w:hAnsi="Cambria"/>
          <w:sz w:val="28"/>
          <w:szCs w:val="28"/>
        </w:rPr>
      </w:pPr>
      <w:ins w:id="6752" w:author="Claire S" w:date="2026-05-08T08:43:00Z" w16du:dateUtc="2026-05-08T07:43:00Z">
        <w:r>
          <w:rPr>
            <w:rFonts w:ascii="Cambria" w:hAnsi="Cambria"/>
            <w:sz w:val="28"/>
            <w:szCs w:val="28"/>
          </w:rPr>
          <w:t>‘That’s not a fine</w:t>
        </w:r>
      </w:ins>
      <w:ins w:id="6753" w:author="Claire S" w:date="2026-05-08T08:44:00Z" w16du:dateUtc="2026-05-08T07:44:00Z">
        <w:r>
          <w:rPr>
            <w:rFonts w:ascii="Cambria" w:hAnsi="Cambria"/>
            <w:sz w:val="28"/>
            <w:szCs w:val="28"/>
          </w:rPr>
          <w:t xml:space="preserve"> point</w:t>
        </w:r>
      </w:ins>
      <w:ins w:id="6754" w:author="Claire S" w:date="2026-05-27T13:06:00Z" w16du:dateUtc="2026-05-27T12:06:00Z">
        <w:r w:rsidR="00F52435">
          <w:rPr>
            <w:rFonts w:ascii="Cambria" w:hAnsi="Cambria"/>
            <w:sz w:val="28"/>
            <w:szCs w:val="28"/>
          </w:rPr>
          <w:t>,</w:t>
        </w:r>
      </w:ins>
      <w:ins w:id="6755" w:author="Claire S" w:date="2026-05-08T08:44:00Z" w16du:dateUtc="2026-05-08T07:44:00Z">
        <w:r>
          <w:rPr>
            <w:rFonts w:ascii="Cambria" w:hAnsi="Cambria"/>
            <w:sz w:val="28"/>
            <w:szCs w:val="28"/>
          </w:rPr>
          <w:t xml:space="preserve"> no</w:t>
        </w:r>
        <w:del w:id="6756" w:author="Daisy Watt" w:date="2026-06-21T23:45:00Z" w16du:dateUtc="2026-06-21T21:45:00Z">
          <w:r>
            <w:rPr>
              <w:rFonts w:ascii="Cambria" w:hAnsi="Cambria"/>
              <w:sz w:val="28"/>
              <w:szCs w:val="28"/>
            </w:rPr>
            <w:delText>,</w:delText>
          </w:r>
        </w:del>
      </w:ins>
      <w:ins w:id="6757" w:author="Daisy Watt" w:date="2026-06-21T23:45:00Z" w16du:dateUtc="2026-06-21T21:45:00Z">
        <w:r w:rsidR="004916AF">
          <w:rPr>
            <w:rFonts w:ascii="Cambria" w:hAnsi="Cambria"/>
            <w:sz w:val="28"/>
            <w:szCs w:val="28"/>
          </w:rPr>
          <w:t>.</w:t>
        </w:r>
      </w:ins>
      <w:ins w:id="6758" w:author="Claire S" w:date="2026-05-08T08:44:00Z" w16du:dateUtc="2026-05-08T07:44:00Z">
        <w:r>
          <w:rPr>
            <w:rFonts w:ascii="Cambria" w:hAnsi="Cambria"/>
            <w:sz w:val="28"/>
            <w:szCs w:val="28"/>
          </w:rPr>
          <w:t>’ Savannah glared at her sister.</w:t>
        </w:r>
      </w:ins>
    </w:p>
    <w:p w14:paraId="11BF2C72" w14:textId="56F66C8E" w:rsidR="005B0A70" w:rsidRDefault="004916AF" w:rsidP="005B0A70">
      <w:pPr>
        <w:spacing w:line="360" w:lineRule="auto"/>
        <w:ind w:firstLine="720"/>
        <w:contextualSpacing/>
        <w:rPr>
          <w:rFonts w:ascii="Cambria" w:hAnsi="Cambria"/>
          <w:sz w:val="28"/>
          <w:szCs w:val="28"/>
        </w:rPr>
      </w:pPr>
      <w:ins w:id="6759" w:author="Daisy Watt" w:date="2026-06-21T23:45:00Z" w16du:dateUtc="2026-06-21T21:45:00Z">
        <w:r>
          <w:rPr>
            <w:rFonts w:ascii="Cambria" w:hAnsi="Cambria"/>
            <w:sz w:val="28"/>
            <w:szCs w:val="28"/>
          </w:rPr>
          <w:t>‘…</w:t>
        </w:r>
      </w:ins>
      <w:ins w:id="6760" w:author="Claire S" w:date="2026-05-08T08:43:00Z" w16du:dateUtc="2026-05-08T07:43:00Z">
        <w:del w:id="6761" w:author="Daisy Watt" w:date="2026-06-21T23:45:00Z" w16du:dateUtc="2026-06-21T21:45:00Z">
          <w:r w:rsidR="00992D30" w:rsidDel="004916AF">
            <w:rPr>
              <w:rFonts w:ascii="Cambria" w:hAnsi="Cambria"/>
              <w:sz w:val="28"/>
              <w:szCs w:val="28"/>
            </w:rPr>
            <w:delText>‘</w:delText>
          </w:r>
        </w:del>
      </w:ins>
      <w:del w:id="6762" w:author="Daisy Watt" w:date="2026-06-21T23:45:00Z" w16du:dateUtc="2026-06-21T21:45:00Z">
        <w:r w:rsidR="00D916F1" w:rsidDel="004916AF">
          <w:rPr>
            <w:rFonts w:ascii="Cambria" w:hAnsi="Cambria"/>
            <w:sz w:val="28"/>
            <w:szCs w:val="28"/>
          </w:rPr>
          <w:delText xml:space="preserve"> </w:delText>
        </w:r>
      </w:del>
      <w:ins w:id="6763" w:author="Claire S" w:date="2026-05-08T08:43:00Z" w16du:dateUtc="2026-05-08T07:43:00Z">
        <w:del w:id="6764" w:author="Daisy Watt" w:date="2026-06-21T23:46:00Z" w16du:dateUtc="2026-06-21T21:46:00Z">
          <w:r w:rsidR="00992D30" w:rsidDel="0016475B">
            <w:rPr>
              <w:rFonts w:ascii="Cambria" w:hAnsi="Cambria"/>
              <w:sz w:val="28"/>
              <w:szCs w:val="28"/>
            </w:rPr>
            <w:delText>B</w:delText>
          </w:r>
        </w:del>
      </w:ins>
      <w:ins w:id="6765" w:author="Daisy Watt" w:date="2026-06-21T23:46:00Z" w16du:dateUtc="2026-06-21T21:46:00Z">
        <w:r w:rsidR="0016475B">
          <w:rPr>
            <w:rFonts w:ascii="Cambria" w:hAnsi="Cambria"/>
            <w:sz w:val="28"/>
            <w:szCs w:val="28"/>
          </w:rPr>
          <w:t>b</w:t>
        </w:r>
      </w:ins>
      <w:del w:id="6766" w:author="Claire S" w:date="2026-05-08T08:43:00Z" w16du:dateUtc="2026-05-08T07:43:00Z">
        <w:r w:rsidR="00D916F1" w:rsidDel="00992D30">
          <w:rPr>
            <w:rFonts w:ascii="Cambria" w:hAnsi="Cambria"/>
            <w:sz w:val="28"/>
            <w:szCs w:val="28"/>
          </w:rPr>
          <w:delText>b</w:delText>
        </w:r>
      </w:del>
      <w:r w:rsidR="00D916F1">
        <w:rPr>
          <w:rFonts w:ascii="Cambria" w:hAnsi="Cambria"/>
          <w:sz w:val="28"/>
          <w:szCs w:val="28"/>
        </w:rPr>
        <w:t xml:space="preserve">ut </w:t>
      </w:r>
      <w:r w:rsidR="00D916F1" w:rsidRPr="0016475B">
        <w:rPr>
          <w:rFonts w:ascii="Cambria" w:hAnsi="Cambria"/>
          <w:i/>
          <w:sz w:val="28"/>
          <w:szCs w:val="28"/>
          <w:rPrChange w:id="6767" w:author="Daisy Watt" w:date="2026-06-23T12:42:00Z" w16du:dateUtc="2026-06-23T10:42:00Z">
            <w:rPr>
              <w:rFonts w:ascii="Cambria" w:hAnsi="Cambria"/>
              <w:sz w:val="28"/>
              <w:szCs w:val="28"/>
            </w:rPr>
          </w:rPrChange>
        </w:rPr>
        <w:t>we</w:t>
      </w:r>
      <w:r w:rsidR="00D916F1">
        <w:rPr>
          <w:rFonts w:ascii="Cambria" w:hAnsi="Cambria"/>
          <w:sz w:val="28"/>
          <w:szCs w:val="28"/>
        </w:rPr>
        <w:t xml:space="preserve"> aren’t. </w:t>
      </w:r>
      <w:r w:rsidR="005B0A70">
        <w:rPr>
          <w:rFonts w:ascii="Cambria" w:hAnsi="Cambria"/>
          <w:sz w:val="28"/>
          <w:szCs w:val="28"/>
        </w:rPr>
        <w:t>And obviously</w:t>
      </w:r>
      <w:r w:rsidR="00C559A9">
        <w:rPr>
          <w:rFonts w:ascii="Cambria" w:hAnsi="Cambria"/>
          <w:sz w:val="28"/>
          <w:szCs w:val="28"/>
        </w:rPr>
        <w:t>,</w:t>
      </w:r>
      <w:r w:rsidR="005B0A70">
        <w:rPr>
          <w:rFonts w:ascii="Cambria" w:hAnsi="Cambria"/>
          <w:sz w:val="28"/>
          <w:szCs w:val="28"/>
        </w:rPr>
        <w:t xml:space="preserve"> as Comms Director</w:t>
      </w:r>
      <w:ins w:id="6768" w:author="Daisy Watt" w:date="2026-06-22T00:52:00Z" w16du:dateUtc="2026-06-21T22:52:00Z">
        <w:del w:id="6769" w:author="Claire S" w:date="2026-07-22T09:56:00Z" w16du:dateUtc="2026-07-22T08:56:00Z">
          <w:r w:rsidR="00AB6639" w:rsidDel="00D93E1F">
            <w:rPr>
              <w:rFonts w:ascii="Cambria" w:hAnsi="Cambria"/>
              <w:sz w:val="28"/>
              <w:szCs w:val="28"/>
            </w:rPr>
            <w:delText>�</w:delText>
          </w:r>
        </w:del>
        <w:r w:rsidR="00AB6639">
          <w:rPr>
            <w:rFonts w:ascii="Cambria" w:hAnsi="Cambria"/>
            <w:sz w:val="28"/>
            <w:szCs w:val="28"/>
          </w:rPr>
          <w:t>…</w:t>
        </w:r>
      </w:ins>
      <w:del w:id="6770" w:author="Daisy Watt" w:date="2026-06-22T00:52:00Z" w16du:dateUtc="2026-06-21T22:52:00Z">
        <w:r w:rsidR="00044CC9">
          <w:rPr>
            <w:rFonts w:ascii="Cambria" w:hAnsi="Cambria"/>
            <w:sz w:val="28"/>
            <w:szCs w:val="28"/>
          </w:rPr>
          <w:delText>,</w:delText>
        </w:r>
      </w:del>
      <w:r w:rsidR="00044CC9">
        <w:rPr>
          <w:rFonts w:ascii="Cambria" w:hAnsi="Cambria"/>
          <w:sz w:val="28"/>
          <w:szCs w:val="28"/>
        </w:rPr>
        <w:t xml:space="preserve">’ </w:t>
      </w:r>
      <w:del w:id="6771" w:author="Claire S" w:date="2026-05-07T17:30:00Z" w16du:dateUtc="2026-05-07T16:30:00Z">
        <w:r w:rsidR="00044CC9" w:rsidDel="00DA1B73">
          <w:rPr>
            <w:rFonts w:ascii="Cambria" w:hAnsi="Cambria"/>
            <w:sz w:val="28"/>
            <w:szCs w:val="28"/>
          </w:rPr>
          <w:delText xml:space="preserve">Ruth </w:delText>
        </w:r>
      </w:del>
      <w:ins w:id="6772" w:author="Claire S" w:date="2026-05-08T08:44:00Z" w16du:dateUtc="2026-05-08T07:44:00Z">
        <w:r w:rsidR="00992D30">
          <w:rPr>
            <w:rFonts w:ascii="Cambria" w:hAnsi="Cambria"/>
            <w:sz w:val="28"/>
            <w:szCs w:val="28"/>
          </w:rPr>
          <w:t xml:space="preserve">Ruth </w:t>
        </w:r>
      </w:ins>
      <w:del w:id="6773" w:author="Claire S" w:date="2026-05-07T15:11:00Z" w16du:dateUtc="2026-05-07T14:11:00Z">
        <w:r w:rsidR="00F57BED">
          <w:rPr>
            <w:rFonts w:ascii="Cambria" w:hAnsi="Cambria"/>
            <w:sz w:val="28"/>
            <w:szCs w:val="28"/>
          </w:rPr>
          <w:delText>was ab</w:delText>
        </w:r>
        <w:r w:rsidR="007007AB">
          <w:rPr>
            <w:rFonts w:ascii="Cambria" w:hAnsi="Cambria"/>
            <w:sz w:val="28"/>
            <w:szCs w:val="28"/>
          </w:rPr>
          <w:delText>r</w:delText>
        </w:r>
        <w:r w:rsidR="00F57BED">
          <w:rPr>
            <w:rFonts w:ascii="Cambria" w:hAnsi="Cambria"/>
            <w:sz w:val="28"/>
            <w:szCs w:val="28"/>
          </w:rPr>
          <w:delText>upt</w:delText>
        </w:r>
      </w:del>
      <w:ins w:id="6774" w:author="Claire S" w:date="2026-05-07T15:11:00Z" w16du:dateUtc="2026-05-07T14:11:00Z">
        <w:r w:rsidR="00DE662F">
          <w:rPr>
            <w:rFonts w:ascii="Cambria" w:hAnsi="Cambria"/>
            <w:sz w:val="28"/>
            <w:szCs w:val="28"/>
          </w:rPr>
          <w:t>sighed</w:t>
        </w:r>
      </w:ins>
      <w:del w:id="6775" w:author="Daisy Watt" w:date="2026-06-21T23:46:00Z" w16du:dateUtc="2026-06-21T21:46:00Z">
        <w:r w:rsidR="00044CC9">
          <w:rPr>
            <w:rFonts w:ascii="Cambria" w:hAnsi="Cambria"/>
            <w:sz w:val="28"/>
            <w:szCs w:val="28"/>
          </w:rPr>
          <w:delText>,</w:delText>
        </w:r>
      </w:del>
      <w:ins w:id="6776" w:author="Daisy Watt" w:date="2026-06-21T23:46:00Z" w16du:dateUtc="2026-06-21T21:46:00Z">
        <w:r w:rsidR="00FE4DF7">
          <w:rPr>
            <w:rFonts w:ascii="Cambria" w:hAnsi="Cambria"/>
            <w:sz w:val="28"/>
            <w:szCs w:val="28"/>
          </w:rPr>
          <w:t>.</w:t>
        </w:r>
      </w:ins>
      <w:r w:rsidR="00044CC9">
        <w:rPr>
          <w:rFonts w:ascii="Cambria" w:hAnsi="Cambria"/>
          <w:sz w:val="28"/>
          <w:szCs w:val="28"/>
        </w:rPr>
        <w:t xml:space="preserve"> </w:t>
      </w:r>
      <w:ins w:id="6777" w:author="Claire S" w:date="2026-05-08T08:44:00Z" w16du:dateUtc="2026-05-08T07:44:00Z">
        <w:r w:rsidR="00992D30">
          <w:rPr>
            <w:rFonts w:ascii="Cambria" w:hAnsi="Cambria"/>
            <w:sz w:val="28"/>
            <w:szCs w:val="28"/>
          </w:rPr>
          <w:t xml:space="preserve">‘I mean, </w:t>
        </w:r>
      </w:ins>
      <w:del w:id="6778" w:author="Claire S" w:date="2026-05-08T08:44:00Z" w16du:dateUtc="2026-05-08T07:44:00Z">
        <w:r w:rsidR="00044CC9" w:rsidDel="00992D30">
          <w:rPr>
            <w:rFonts w:ascii="Cambria" w:hAnsi="Cambria"/>
            <w:sz w:val="28"/>
            <w:szCs w:val="28"/>
          </w:rPr>
          <w:delText>‘</w:delText>
        </w:r>
      </w:del>
      <w:ins w:id="6779" w:author="Claire S" w:date="2026-05-07T15:11:00Z" w16du:dateUtc="2026-05-07T14:11:00Z">
        <w:r w:rsidR="00DE662F">
          <w:rPr>
            <w:rFonts w:ascii="Cambria" w:hAnsi="Cambria"/>
            <w:sz w:val="28"/>
            <w:szCs w:val="28"/>
          </w:rPr>
          <w:t>ideally</w:t>
        </w:r>
      </w:ins>
      <w:ins w:id="6780" w:author="Daisy Watt" w:date="2026-06-21T23:47:00Z" w16du:dateUtc="2026-06-21T21:47:00Z">
        <w:r w:rsidR="000B3FC5">
          <w:rPr>
            <w:rFonts w:ascii="Cambria" w:hAnsi="Cambria"/>
            <w:sz w:val="28"/>
            <w:szCs w:val="28"/>
          </w:rPr>
          <w:t>,</w:t>
        </w:r>
      </w:ins>
      <w:ins w:id="6781" w:author="Claire S" w:date="2026-05-07T15:11:00Z" w16du:dateUtc="2026-05-07T14:11:00Z">
        <w:r w:rsidR="00DE662F">
          <w:rPr>
            <w:rFonts w:ascii="Cambria" w:hAnsi="Cambria"/>
            <w:sz w:val="28"/>
            <w:szCs w:val="28"/>
          </w:rPr>
          <w:t xml:space="preserve"> </w:t>
        </w:r>
      </w:ins>
      <w:r w:rsidR="005B0A70">
        <w:rPr>
          <w:rFonts w:ascii="Cambria" w:hAnsi="Cambria"/>
          <w:sz w:val="28"/>
          <w:szCs w:val="28"/>
        </w:rPr>
        <w:t>you’</w:t>
      </w:r>
      <w:del w:id="6782" w:author="Claire S" w:date="2026-05-07T15:11:00Z" w16du:dateUtc="2026-05-07T14:11:00Z">
        <w:r w:rsidR="005B0A70">
          <w:rPr>
            <w:rFonts w:ascii="Cambria" w:hAnsi="Cambria"/>
            <w:sz w:val="28"/>
            <w:szCs w:val="28"/>
          </w:rPr>
          <w:delText>ll nee</w:delText>
        </w:r>
      </w:del>
      <w:del w:id="6783" w:author="Claire S" w:date="2026-05-27T13:07:00Z" w16du:dateUtc="2026-05-27T12:07:00Z">
        <w:r w:rsidR="005B0A70" w:rsidDel="00790203">
          <w:rPr>
            <w:rFonts w:ascii="Cambria" w:hAnsi="Cambria"/>
            <w:sz w:val="28"/>
            <w:szCs w:val="28"/>
          </w:rPr>
          <w:delText>d</w:delText>
        </w:r>
      </w:del>
      <w:ins w:id="6784" w:author="Claire S" w:date="2026-05-27T13:07:00Z" w16du:dateUtc="2026-05-27T12:07:00Z">
        <w:r w:rsidR="00790203">
          <w:rPr>
            <w:rFonts w:ascii="Cambria" w:hAnsi="Cambria"/>
            <w:sz w:val="28"/>
            <w:szCs w:val="28"/>
          </w:rPr>
          <w:t>ll</w:t>
        </w:r>
      </w:ins>
      <w:r w:rsidR="005B0A70">
        <w:rPr>
          <w:rFonts w:ascii="Cambria" w:hAnsi="Cambria"/>
          <w:sz w:val="28"/>
          <w:szCs w:val="28"/>
        </w:rPr>
        <w:t xml:space="preserve"> </w:t>
      </w:r>
      <w:del w:id="6785" w:author="Claire S" w:date="2026-05-07T15:11:00Z" w16du:dateUtc="2026-05-07T14:11:00Z">
        <w:r w:rsidR="005B0A70">
          <w:rPr>
            <w:rFonts w:ascii="Cambria" w:hAnsi="Cambria"/>
            <w:sz w:val="28"/>
            <w:szCs w:val="28"/>
          </w:rPr>
          <w:delText xml:space="preserve">to </w:delText>
        </w:r>
      </w:del>
      <w:r w:rsidR="005B0A70">
        <w:rPr>
          <w:rFonts w:ascii="Cambria" w:hAnsi="Cambria"/>
          <w:sz w:val="28"/>
          <w:szCs w:val="28"/>
        </w:rPr>
        <w:t xml:space="preserve">manage the comms on </w:t>
      </w:r>
      <w:r w:rsidR="00D916F1">
        <w:rPr>
          <w:rFonts w:ascii="Cambria" w:hAnsi="Cambria"/>
          <w:sz w:val="28"/>
          <w:szCs w:val="28"/>
        </w:rPr>
        <w:t xml:space="preserve">his </w:t>
      </w:r>
      <w:del w:id="6786" w:author="Claire S" w:date="2026-05-07T15:11:00Z" w16du:dateUtc="2026-05-07T14:11:00Z">
        <w:r w:rsidR="00D916F1">
          <w:rPr>
            <w:rFonts w:ascii="Cambria" w:hAnsi="Cambria"/>
            <w:sz w:val="28"/>
            <w:szCs w:val="28"/>
          </w:rPr>
          <w:delText xml:space="preserve">sad </w:delText>
        </w:r>
      </w:del>
      <w:ins w:id="6787" w:author="Claire S" w:date="2026-05-07T15:11:00Z" w16du:dateUtc="2026-05-07T14:11:00Z">
        <w:r w:rsidR="00DE662F">
          <w:rPr>
            <w:rFonts w:ascii="Cambria" w:hAnsi="Cambria"/>
            <w:sz w:val="28"/>
            <w:szCs w:val="28"/>
          </w:rPr>
          <w:t xml:space="preserve">tragic </w:t>
        </w:r>
      </w:ins>
      <w:r w:rsidR="00D916F1">
        <w:rPr>
          <w:rFonts w:ascii="Cambria" w:hAnsi="Cambria"/>
          <w:sz w:val="28"/>
          <w:szCs w:val="28"/>
        </w:rPr>
        <w:t>demise</w:t>
      </w:r>
      <w:r w:rsidR="005B0A70">
        <w:rPr>
          <w:rFonts w:ascii="Cambria" w:hAnsi="Cambria"/>
          <w:sz w:val="28"/>
          <w:szCs w:val="28"/>
        </w:rPr>
        <w:t>.’</w:t>
      </w:r>
    </w:p>
    <w:p w14:paraId="2D8B6399" w14:textId="16C0F00B" w:rsidR="00D63EAE" w:rsidRDefault="007007AB" w:rsidP="00D63EAE">
      <w:pPr>
        <w:spacing w:line="360" w:lineRule="auto"/>
        <w:ind w:firstLine="720"/>
        <w:contextualSpacing/>
        <w:rPr>
          <w:ins w:id="6788" w:author="Claire S" w:date="2026-05-07T15:18:00Z" w16du:dateUtc="2026-05-07T14:18:00Z"/>
          <w:rFonts w:ascii="Cambria" w:hAnsi="Cambria"/>
          <w:sz w:val="28"/>
          <w:szCs w:val="28"/>
        </w:rPr>
      </w:pPr>
      <w:r>
        <w:rPr>
          <w:rFonts w:ascii="Cambria" w:hAnsi="Cambria"/>
          <w:sz w:val="28"/>
          <w:szCs w:val="28"/>
        </w:rPr>
        <w:t xml:space="preserve">At </w:t>
      </w:r>
      <w:del w:id="6789" w:author="Daisy Watt" w:date="2026-06-21T23:47:00Z" w16du:dateUtc="2026-06-21T21:47:00Z">
        <w:r>
          <w:rPr>
            <w:rFonts w:ascii="Cambria" w:hAnsi="Cambria"/>
            <w:sz w:val="28"/>
            <w:szCs w:val="28"/>
          </w:rPr>
          <w:delText>which</w:delText>
        </w:r>
      </w:del>
      <w:ins w:id="6790" w:author="Daisy Watt" w:date="2026-06-21T23:47:00Z" w16du:dateUtc="2026-06-21T21:47:00Z">
        <w:r w:rsidR="00FF53D8">
          <w:rPr>
            <w:rFonts w:ascii="Cambria" w:hAnsi="Cambria"/>
            <w:sz w:val="28"/>
            <w:szCs w:val="28"/>
          </w:rPr>
          <w:t>that,</w:t>
        </w:r>
      </w:ins>
      <w:r>
        <w:rPr>
          <w:rFonts w:ascii="Cambria" w:hAnsi="Cambria"/>
          <w:sz w:val="28"/>
          <w:szCs w:val="28"/>
        </w:rPr>
        <w:t xml:space="preserve"> </w:t>
      </w:r>
      <w:r w:rsidR="006C23B4">
        <w:rPr>
          <w:rFonts w:ascii="Cambria" w:hAnsi="Cambria"/>
          <w:sz w:val="28"/>
          <w:szCs w:val="28"/>
        </w:rPr>
        <w:t>Savannah</w:t>
      </w:r>
      <w:r w:rsidR="009369B2">
        <w:rPr>
          <w:rFonts w:ascii="Cambria" w:hAnsi="Cambria"/>
          <w:sz w:val="28"/>
          <w:szCs w:val="28"/>
        </w:rPr>
        <w:t xml:space="preserve"> </w:t>
      </w:r>
      <w:r w:rsidR="000253EF">
        <w:rPr>
          <w:rFonts w:ascii="Cambria" w:hAnsi="Cambria"/>
          <w:sz w:val="28"/>
          <w:szCs w:val="28"/>
        </w:rPr>
        <w:t>burst into tears</w:t>
      </w:r>
      <w:r w:rsidR="00CA173E">
        <w:rPr>
          <w:rFonts w:ascii="Cambria" w:hAnsi="Cambria"/>
          <w:sz w:val="28"/>
          <w:szCs w:val="28"/>
        </w:rPr>
        <w:t xml:space="preserve"> so </w:t>
      </w:r>
      <w:r w:rsidR="00B0702E">
        <w:rPr>
          <w:rFonts w:ascii="Cambria" w:hAnsi="Cambria"/>
          <w:sz w:val="28"/>
          <w:szCs w:val="28"/>
        </w:rPr>
        <w:t>hysterical</w:t>
      </w:r>
      <w:r w:rsidR="00F00A4C">
        <w:rPr>
          <w:rFonts w:ascii="Cambria" w:hAnsi="Cambria"/>
          <w:sz w:val="28"/>
          <w:szCs w:val="28"/>
        </w:rPr>
        <w:t xml:space="preserve">, Ruth </w:t>
      </w:r>
      <w:ins w:id="6791" w:author="Claire S" w:date="2026-04-30T11:23:00Z" w16du:dateUtc="2026-04-30T10:23:00Z">
        <w:r w:rsidR="00A94E2D">
          <w:rPr>
            <w:rFonts w:ascii="Cambria" w:hAnsi="Cambria"/>
            <w:sz w:val="28"/>
            <w:szCs w:val="28"/>
          </w:rPr>
          <w:t>propell</w:t>
        </w:r>
        <w:r w:rsidR="00F00A4C">
          <w:rPr>
            <w:rFonts w:ascii="Cambria" w:hAnsi="Cambria"/>
            <w:sz w:val="28"/>
            <w:szCs w:val="28"/>
          </w:rPr>
          <w:t>ed</w:t>
        </w:r>
      </w:ins>
      <w:del w:id="6792" w:author="Claire S" w:date="2026-04-30T11:23:00Z" w16du:dateUtc="2026-04-30T10:23:00Z">
        <w:r w:rsidR="00F00A4C">
          <w:rPr>
            <w:rFonts w:ascii="Cambria" w:hAnsi="Cambria"/>
            <w:sz w:val="28"/>
            <w:szCs w:val="28"/>
          </w:rPr>
          <w:delText>shoved</w:delText>
        </w:r>
      </w:del>
      <w:r w:rsidR="00F00A4C">
        <w:rPr>
          <w:rFonts w:ascii="Cambria" w:hAnsi="Cambria"/>
          <w:sz w:val="28"/>
          <w:szCs w:val="28"/>
        </w:rPr>
        <w:t xml:space="preserve"> her </w:t>
      </w:r>
      <w:ins w:id="6793" w:author="Claire S" w:date="2026-04-30T11:23:00Z" w16du:dateUtc="2026-04-30T10:23:00Z">
        <w:r w:rsidR="00A94E2D">
          <w:rPr>
            <w:rFonts w:ascii="Cambria" w:hAnsi="Cambria"/>
            <w:sz w:val="28"/>
            <w:szCs w:val="28"/>
          </w:rPr>
          <w:t xml:space="preserve">swiftly </w:t>
        </w:r>
      </w:ins>
      <w:r w:rsidR="00F00A4C">
        <w:rPr>
          <w:rFonts w:ascii="Cambria" w:hAnsi="Cambria"/>
          <w:sz w:val="28"/>
          <w:szCs w:val="28"/>
        </w:rPr>
        <w:t xml:space="preserve">into </w:t>
      </w:r>
      <w:r w:rsidR="00553A93">
        <w:rPr>
          <w:rFonts w:ascii="Cambria" w:hAnsi="Cambria"/>
          <w:sz w:val="28"/>
          <w:szCs w:val="28"/>
        </w:rPr>
        <w:t xml:space="preserve">the nearest </w:t>
      </w:r>
      <w:r w:rsidR="00F00A4C">
        <w:rPr>
          <w:rFonts w:ascii="Cambria" w:hAnsi="Cambria"/>
          <w:sz w:val="28"/>
          <w:szCs w:val="28"/>
        </w:rPr>
        <w:t>private office</w:t>
      </w:r>
      <w:ins w:id="6794" w:author="Claire S" w:date="2026-07-22T09:57:00Z" w16du:dateUtc="2026-07-22T08:57:00Z">
        <w:r w:rsidR="00DB45B1">
          <w:rPr>
            <w:rFonts w:ascii="Cambria" w:hAnsi="Cambria"/>
            <w:sz w:val="28"/>
            <w:szCs w:val="28"/>
          </w:rPr>
          <w:t xml:space="preserve"> off the main floor</w:t>
        </w:r>
      </w:ins>
      <w:r w:rsidR="008B2BC1">
        <w:rPr>
          <w:rFonts w:ascii="Cambria" w:hAnsi="Cambria"/>
          <w:sz w:val="28"/>
          <w:szCs w:val="28"/>
        </w:rPr>
        <w:t xml:space="preserve">. </w:t>
      </w:r>
      <w:del w:id="6795" w:author="Claire S" w:date="2026-05-07T15:20:00Z" w16du:dateUtc="2026-05-07T14:20:00Z">
        <w:r w:rsidR="008B2BC1">
          <w:rPr>
            <w:rFonts w:ascii="Cambria" w:hAnsi="Cambria"/>
            <w:sz w:val="28"/>
            <w:szCs w:val="28"/>
          </w:rPr>
          <w:delText xml:space="preserve"> </w:delText>
        </w:r>
      </w:del>
      <w:ins w:id="6796" w:author="Claire S" w:date="2026-05-07T15:18:00Z" w16du:dateUtc="2026-05-07T14:18:00Z">
        <w:r w:rsidR="00D63EAE">
          <w:rPr>
            <w:rFonts w:ascii="Cambria" w:hAnsi="Cambria"/>
            <w:sz w:val="28"/>
            <w:szCs w:val="28"/>
          </w:rPr>
          <w:t>‘</w:t>
        </w:r>
      </w:ins>
      <w:ins w:id="6797" w:author="Claire S" w:date="2026-05-07T17:35:00Z" w16du:dateUtc="2026-05-07T16:35:00Z">
        <w:r w:rsidR="005E3982">
          <w:rPr>
            <w:rFonts w:ascii="Cambria" w:hAnsi="Cambria"/>
            <w:sz w:val="28"/>
            <w:szCs w:val="28"/>
          </w:rPr>
          <w:t xml:space="preserve">Shush, dear. </w:t>
        </w:r>
      </w:ins>
      <w:ins w:id="6798" w:author="Claire S" w:date="2026-05-07T15:20:00Z" w16du:dateUtc="2026-05-07T14:20:00Z">
        <w:r w:rsidR="00F14037">
          <w:rPr>
            <w:rFonts w:ascii="Cambria" w:hAnsi="Cambria"/>
            <w:sz w:val="28"/>
            <w:szCs w:val="28"/>
          </w:rPr>
          <w:t>W</w:t>
        </w:r>
      </w:ins>
      <w:ins w:id="6799" w:author="Claire S" w:date="2026-05-07T15:18:00Z" w16du:dateUtc="2026-05-07T14:18:00Z">
        <w:r w:rsidR="00D63EAE">
          <w:rPr>
            <w:rFonts w:ascii="Cambria" w:hAnsi="Cambria"/>
            <w:sz w:val="28"/>
            <w:szCs w:val="28"/>
          </w:rPr>
          <w:t>e’ll talk about it when you’re calmer</w:t>
        </w:r>
      </w:ins>
      <w:ins w:id="6800" w:author="Claire S" w:date="2026-05-07T15:19:00Z" w16du:dateUtc="2026-05-07T14:19:00Z">
        <w:r w:rsidR="004F228E">
          <w:rPr>
            <w:rFonts w:ascii="Cambria" w:hAnsi="Cambria"/>
            <w:sz w:val="28"/>
            <w:szCs w:val="28"/>
          </w:rPr>
          <w:t>,</w:t>
        </w:r>
      </w:ins>
      <w:ins w:id="6801" w:author="Claire S" w:date="2026-05-07T15:18:00Z" w16du:dateUtc="2026-05-07T14:18:00Z">
        <w:r w:rsidR="00D63EAE">
          <w:rPr>
            <w:rFonts w:ascii="Cambria" w:hAnsi="Cambria"/>
            <w:sz w:val="28"/>
            <w:szCs w:val="28"/>
          </w:rPr>
          <w:t xml:space="preserve"> okay?</w:t>
        </w:r>
      </w:ins>
      <w:ins w:id="6802" w:author="Claire S" w:date="2026-05-07T15:19:00Z" w16du:dateUtc="2026-05-07T14:19:00Z">
        <w:r w:rsidR="004F228E">
          <w:rPr>
            <w:rFonts w:ascii="Cambria" w:hAnsi="Cambria"/>
            <w:sz w:val="28"/>
            <w:szCs w:val="28"/>
          </w:rPr>
          <w:t xml:space="preserve"> You don’t have to do anything you’re not up to.</w:t>
        </w:r>
      </w:ins>
      <w:ins w:id="6803" w:author="Claire S" w:date="2026-05-07T15:18:00Z" w16du:dateUtc="2026-05-07T14:18:00Z">
        <w:r w:rsidR="00D63EAE">
          <w:rPr>
            <w:rFonts w:ascii="Cambria" w:hAnsi="Cambria"/>
            <w:sz w:val="28"/>
            <w:szCs w:val="28"/>
          </w:rPr>
          <w:t xml:space="preserve">’ </w:t>
        </w:r>
      </w:ins>
    </w:p>
    <w:p w14:paraId="2CC410D7" w14:textId="623AC45F" w:rsidR="009369B2" w:rsidRDefault="00D63EAE" w:rsidP="00945275">
      <w:pPr>
        <w:spacing w:line="360" w:lineRule="auto"/>
        <w:ind w:firstLine="720"/>
        <w:contextualSpacing/>
        <w:rPr>
          <w:rFonts w:ascii="Cambria" w:hAnsi="Cambria"/>
          <w:sz w:val="28"/>
          <w:szCs w:val="28"/>
        </w:rPr>
      </w:pPr>
      <w:ins w:id="6804" w:author="Claire S" w:date="2026-05-07T15:18:00Z" w16du:dateUtc="2026-05-07T14:18:00Z">
        <w:r>
          <w:rPr>
            <w:rFonts w:ascii="Cambria" w:hAnsi="Cambria"/>
            <w:sz w:val="28"/>
            <w:szCs w:val="28"/>
          </w:rPr>
          <w:t xml:space="preserve">But </w:t>
        </w:r>
      </w:ins>
      <w:ins w:id="6805" w:author="Claire S" w:date="2026-05-07T17:30:00Z" w16du:dateUtc="2026-05-07T16:30:00Z">
        <w:r w:rsidR="005F05EA">
          <w:rPr>
            <w:rFonts w:ascii="Cambria" w:hAnsi="Cambria"/>
            <w:sz w:val="28"/>
            <w:szCs w:val="28"/>
          </w:rPr>
          <w:t>Savannah</w:t>
        </w:r>
      </w:ins>
      <w:ins w:id="6806" w:author="Claire S" w:date="2026-05-07T15:20:00Z" w16du:dateUtc="2026-05-07T14:20:00Z">
        <w:r w:rsidR="00F14037">
          <w:rPr>
            <w:rFonts w:ascii="Cambria" w:hAnsi="Cambria"/>
            <w:sz w:val="28"/>
            <w:szCs w:val="28"/>
          </w:rPr>
          <w:t xml:space="preserve"> just </w:t>
        </w:r>
        <w:r w:rsidR="004F228E">
          <w:rPr>
            <w:rFonts w:ascii="Cambria" w:hAnsi="Cambria"/>
            <w:sz w:val="28"/>
            <w:szCs w:val="28"/>
          </w:rPr>
          <w:t>sobbed harder. T</w:t>
        </w:r>
      </w:ins>
      <w:del w:id="6807" w:author="Claire S" w:date="2026-05-07T15:18:00Z" w16du:dateUtc="2026-05-07T14:18:00Z">
        <w:r w:rsidR="008B2BC1">
          <w:rPr>
            <w:rFonts w:ascii="Cambria" w:hAnsi="Cambria"/>
            <w:sz w:val="28"/>
            <w:szCs w:val="28"/>
          </w:rPr>
          <w:delText>I</w:delText>
        </w:r>
      </w:del>
      <w:del w:id="6808" w:author="Claire S" w:date="2026-05-07T15:19:00Z" w16du:dateUtc="2026-05-07T14:19:00Z">
        <w:r w:rsidR="008B2BC1">
          <w:rPr>
            <w:rFonts w:ascii="Cambria" w:hAnsi="Cambria"/>
            <w:sz w:val="28"/>
            <w:szCs w:val="28"/>
          </w:rPr>
          <w:delText>t was</w:delText>
        </w:r>
        <w:r w:rsidR="00466AFB">
          <w:rPr>
            <w:rFonts w:ascii="Cambria" w:hAnsi="Cambria"/>
            <w:sz w:val="28"/>
            <w:szCs w:val="28"/>
          </w:rPr>
          <w:delText xml:space="preserve"> a </w:delText>
        </w:r>
      </w:del>
      <w:ins w:id="6809" w:author="Claire S" w:date="2026-05-07T15:19:00Z" w16du:dateUtc="2026-05-07T14:19:00Z">
        <w:r>
          <w:rPr>
            <w:rFonts w:ascii="Cambria" w:hAnsi="Cambria"/>
            <w:sz w:val="28"/>
            <w:szCs w:val="28"/>
          </w:rPr>
          <w:t xml:space="preserve">he </w:t>
        </w:r>
      </w:ins>
      <w:r w:rsidR="00466AFB">
        <w:rPr>
          <w:rFonts w:ascii="Cambria" w:hAnsi="Cambria"/>
          <w:sz w:val="28"/>
          <w:szCs w:val="28"/>
        </w:rPr>
        <w:t xml:space="preserve">twee little </w:t>
      </w:r>
      <w:del w:id="6810" w:author="Claire S" w:date="2026-05-07T17:30:00Z" w16du:dateUtc="2026-05-07T16:30:00Z">
        <w:r w:rsidR="00466AFB" w:rsidDel="00AF75CD">
          <w:rPr>
            <w:rFonts w:ascii="Cambria" w:hAnsi="Cambria"/>
            <w:sz w:val="28"/>
            <w:szCs w:val="28"/>
          </w:rPr>
          <w:delText xml:space="preserve">room </w:delText>
        </w:r>
      </w:del>
      <w:ins w:id="6811" w:author="Claire S" w:date="2026-05-07T17:30:00Z" w16du:dateUtc="2026-05-07T16:30:00Z">
        <w:r w:rsidR="00AF75CD">
          <w:rPr>
            <w:rFonts w:ascii="Cambria" w:hAnsi="Cambria"/>
            <w:sz w:val="28"/>
            <w:szCs w:val="28"/>
          </w:rPr>
          <w:t xml:space="preserve">office </w:t>
        </w:r>
      </w:ins>
      <w:del w:id="6812" w:author="Claire S" w:date="2026-05-07T15:21:00Z" w16du:dateUtc="2026-05-07T14:21:00Z">
        <w:r w:rsidR="00945275">
          <w:rPr>
            <w:rFonts w:ascii="Cambria" w:hAnsi="Cambria"/>
            <w:sz w:val="28"/>
            <w:szCs w:val="28"/>
          </w:rPr>
          <w:delText>belong</w:delText>
        </w:r>
        <w:r w:rsidR="00466AFB">
          <w:rPr>
            <w:rFonts w:ascii="Cambria" w:hAnsi="Cambria"/>
            <w:sz w:val="28"/>
            <w:szCs w:val="28"/>
          </w:rPr>
          <w:delText>ing</w:delText>
        </w:r>
        <w:r w:rsidR="00945275">
          <w:rPr>
            <w:rFonts w:ascii="Cambria" w:hAnsi="Cambria"/>
            <w:sz w:val="28"/>
            <w:szCs w:val="28"/>
          </w:rPr>
          <w:delText xml:space="preserve"> </w:delText>
        </w:r>
      </w:del>
      <w:ins w:id="6813" w:author="Claire S" w:date="2026-05-07T15:21:00Z" w16du:dateUtc="2026-05-07T14:21:00Z">
        <w:r w:rsidR="00F14037">
          <w:rPr>
            <w:rFonts w:ascii="Cambria" w:hAnsi="Cambria"/>
            <w:sz w:val="28"/>
            <w:szCs w:val="28"/>
          </w:rPr>
          <w:t xml:space="preserve">belonged </w:t>
        </w:r>
      </w:ins>
      <w:r w:rsidR="00945275">
        <w:rPr>
          <w:rFonts w:ascii="Cambria" w:hAnsi="Cambria"/>
          <w:sz w:val="28"/>
          <w:szCs w:val="28"/>
        </w:rPr>
        <w:t xml:space="preserve">to </w:t>
      </w:r>
      <w:r w:rsidR="00016E8C">
        <w:rPr>
          <w:rFonts w:ascii="Cambria" w:hAnsi="Cambria"/>
          <w:sz w:val="28"/>
          <w:szCs w:val="28"/>
        </w:rPr>
        <w:t>the</w:t>
      </w:r>
      <w:r w:rsidR="00466AFB">
        <w:rPr>
          <w:rFonts w:ascii="Cambria" w:hAnsi="Cambria"/>
          <w:sz w:val="28"/>
          <w:szCs w:val="28"/>
        </w:rPr>
        <w:t xml:space="preserve"> </w:t>
      </w:r>
      <w:commentRangeStart w:id="6814"/>
      <w:del w:id="6815" w:author="Claire S" w:date="2026-07-22T09:32:00Z" w16du:dateUtc="2026-07-22T08:32:00Z">
        <w:r w:rsidR="00466AFB" w:rsidDel="00933AB5">
          <w:rPr>
            <w:rFonts w:ascii="Cambria" w:hAnsi="Cambria"/>
            <w:sz w:val="28"/>
            <w:szCs w:val="28"/>
          </w:rPr>
          <w:delText>Head</w:delText>
        </w:r>
        <w:r w:rsidR="00016E8C" w:rsidDel="00933AB5">
          <w:rPr>
            <w:rFonts w:ascii="Cambria" w:hAnsi="Cambria"/>
            <w:sz w:val="28"/>
            <w:szCs w:val="28"/>
          </w:rPr>
          <w:delText xml:space="preserve"> </w:delText>
        </w:r>
      </w:del>
      <w:ins w:id="6816" w:author="Claire S" w:date="2026-07-22T09:32:00Z" w16du:dateUtc="2026-07-22T08:32:00Z">
        <w:r w:rsidR="00933AB5">
          <w:rPr>
            <w:rFonts w:ascii="Cambria" w:hAnsi="Cambria"/>
            <w:sz w:val="28"/>
            <w:szCs w:val="28"/>
          </w:rPr>
          <w:t>Editorial Director for</w:t>
        </w:r>
      </w:ins>
      <w:del w:id="6817" w:author="Claire S" w:date="2026-07-22T09:32:00Z" w16du:dateUtc="2026-07-22T08:32:00Z">
        <w:r w:rsidR="00016E8C" w:rsidDel="00933AB5">
          <w:rPr>
            <w:rFonts w:ascii="Cambria" w:hAnsi="Cambria"/>
            <w:sz w:val="28"/>
            <w:szCs w:val="28"/>
          </w:rPr>
          <w:delText xml:space="preserve">of </w:delText>
        </w:r>
      </w:del>
      <w:ins w:id="6818" w:author="Claire S" w:date="2026-07-22T09:32:00Z" w16du:dateUtc="2026-07-22T08:32:00Z">
        <w:r w:rsidR="00933AB5">
          <w:rPr>
            <w:rFonts w:ascii="Cambria" w:hAnsi="Cambria"/>
            <w:sz w:val="28"/>
            <w:szCs w:val="28"/>
          </w:rPr>
          <w:t xml:space="preserve"> r</w:t>
        </w:r>
      </w:ins>
      <w:del w:id="6819" w:author="Claire S" w:date="2026-07-22T09:32:00Z" w16du:dateUtc="2026-07-22T08:32:00Z">
        <w:r w:rsidR="00016E8C" w:rsidDel="00933AB5">
          <w:rPr>
            <w:rFonts w:ascii="Cambria" w:hAnsi="Cambria"/>
            <w:sz w:val="28"/>
            <w:szCs w:val="28"/>
          </w:rPr>
          <w:delText>R</w:delText>
        </w:r>
      </w:del>
      <w:r w:rsidR="00016E8C">
        <w:rPr>
          <w:rFonts w:ascii="Cambria" w:hAnsi="Cambria"/>
          <w:sz w:val="28"/>
          <w:szCs w:val="28"/>
        </w:rPr>
        <w:t>omance</w:t>
      </w:r>
      <w:commentRangeEnd w:id="6814"/>
      <w:r w:rsidR="00A333AC">
        <w:rPr>
          <w:rStyle w:val="CommentReference"/>
          <w:rFonts w:ascii="Cambria" w:hAnsi="Cambria"/>
          <w:sz w:val="28"/>
          <w:szCs w:val="28"/>
        </w:rPr>
        <w:commentReference w:id="6814"/>
      </w:r>
      <w:r w:rsidR="008B2BC1">
        <w:rPr>
          <w:rFonts w:ascii="Cambria" w:hAnsi="Cambria"/>
          <w:sz w:val="28"/>
          <w:szCs w:val="28"/>
        </w:rPr>
        <w:t xml:space="preserve">, </w:t>
      </w:r>
      <w:ins w:id="6820" w:author="Claire S" w:date="2026-05-07T17:30:00Z" w16du:dateUtc="2026-05-07T16:30:00Z">
        <w:r w:rsidR="00AF75CD">
          <w:rPr>
            <w:rFonts w:ascii="Cambria" w:hAnsi="Cambria"/>
            <w:sz w:val="28"/>
            <w:szCs w:val="28"/>
          </w:rPr>
          <w:t xml:space="preserve">and it was </w:t>
        </w:r>
      </w:ins>
      <w:r w:rsidR="008B2BC1">
        <w:rPr>
          <w:rFonts w:ascii="Cambria" w:hAnsi="Cambria"/>
          <w:sz w:val="28"/>
          <w:szCs w:val="28"/>
        </w:rPr>
        <w:t>f</w:t>
      </w:r>
      <w:r w:rsidR="00FA31EA">
        <w:rPr>
          <w:rFonts w:ascii="Cambria" w:hAnsi="Cambria"/>
          <w:sz w:val="28"/>
          <w:szCs w:val="28"/>
        </w:rPr>
        <w:t>ull of plush stuffed hearts</w:t>
      </w:r>
      <w:r w:rsidR="009369B2">
        <w:rPr>
          <w:rFonts w:ascii="Cambria" w:hAnsi="Cambria"/>
          <w:sz w:val="28"/>
          <w:szCs w:val="28"/>
        </w:rPr>
        <w:t>, snow</w:t>
      </w:r>
      <w:ins w:id="6821" w:author="Daisy Watt" w:date="2026-06-21T23:47:00Z" w16du:dateUtc="2026-06-21T21:47:00Z">
        <w:r w:rsidR="00196CC2">
          <w:rPr>
            <w:rFonts w:ascii="Cambria" w:hAnsi="Cambria"/>
            <w:sz w:val="28"/>
            <w:szCs w:val="28"/>
          </w:rPr>
          <w:t xml:space="preserve"> </w:t>
        </w:r>
      </w:ins>
      <w:del w:id="6822" w:author="Daisy Watt" w:date="2026-06-21T23:47:00Z" w16du:dateUtc="2026-06-21T21:47:00Z">
        <w:r w:rsidR="009369B2">
          <w:rPr>
            <w:rFonts w:ascii="Cambria" w:hAnsi="Cambria"/>
            <w:sz w:val="28"/>
            <w:szCs w:val="28"/>
          </w:rPr>
          <w:delText>-</w:delText>
        </w:r>
      </w:del>
      <w:r w:rsidR="009369B2">
        <w:rPr>
          <w:rFonts w:ascii="Cambria" w:hAnsi="Cambria"/>
          <w:sz w:val="28"/>
          <w:szCs w:val="28"/>
        </w:rPr>
        <w:t xml:space="preserve">globes of </w:t>
      </w:r>
      <w:r w:rsidR="003A5FCE">
        <w:rPr>
          <w:rFonts w:ascii="Cambria" w:hAnsi="Cambria"/>
          <w:sz w:val="28"/>
          <w:szCs w:val="28"/>
        </w:rPr>
        <w:t>New York</w:t>
      </w:r>
      <w:r w:rsidR="009369B2">
        <w:rPr>
          <w:rFonts w:ascii="Cambria" w:hAnsi="Cambria"/>
          <w:sz w:val="28"/>
          <w:szCs w:val="28"/>
        </w:rPr>
        <w:t xml:space="preserve"> </w:t>
      </w:r>
      <w:del w:id="6823" w:author="Claire S" w:date="2026-05-07T15:19:00Z" w16du:dateUtc="2026-05-07T14:19:00Z">
        <w:r w:rsidR="009369B2">
          <w:rPr>
            <w:rFonts w:ascii="Cambria" w:hAnsi="Cambria"/>
            <w:sz w:val="28"/>
            <w:szCs w:val="28"/>
          </w:rPr>
          <w:delText>in the snow</w:delText>
        </w:r>
      </w:del>
      <w:ins w:id="6824" w:author="Claire S" w:date="2026-05-07T15:19:00Z" w16du:dateUtc="2026-05-07T14:19:00Z">
        <w:r w:rsidR="004F228E">
          <w:rPr>
            <w:rFonts w:ascii="Cambria" w:hAnsi="Cambria"/>
            <w:sz w:val="28"/>
            <w:szCs w:val="28"/>
          </w:rPr>
          <w:t>at Christmas</w:t>
        </w:r>
      </w:ins>
      <w:r w:rsidR="003A5FCE">
        <w:rPr>
          <w:rFonts w:ascii="Cambria" w:hAnsi="Cambria"/>
          <w:sz w:val="28"/>
          <w:szCs w:val="28"/>
        </w:rPr>
        <w:t>,</w:t>
      </w:r>
      <w:r w:rsidR="00FA31EA">
        <w:rPr>
          <w:rFonts w:ascii="Cambria" w:hAnsi="Cambria"/>
          <w:sz w:val="28"/>
          <w:szCs w:val="28"/>
        </w:rPr>
        <w:t xml:space="preserve"> and pink</w:t>
      </w:r>
      <w:r w:rsidR="007007AB">
        <w:rPr>
          <w:rFonts w:ascii="Cambria" w:hAnsi="Cambria"/>
          <w:sz w:val="28"/>
          <w:szCs w:val="28"/>
        </w:rPr>
        <w:t xml:space="preserve"> and gold</w:t>
      </w:r>
      <w:r w:rsidR="00FA31EA">
        <w:rPr>
          <w:rFonts w:ascii="Cambria" w:hAnsi="Cambria"/>
          <w:sz w:val="28"/>
          <w:szCs w:val="28"/>
        </w:rPr>
        <w:t xml:space="preserve"> paperbacks</w:t>
      </w:r>
      <w:r w:rsidR="001D2516">
        <w:rPr>
          <w:rFonts w:ascii="Cambria" w:hAnsi="Cambria"/>
          <w:sz w:val="28"/>
          <w:szCs w:val="28"/>
        </w:rPr>
        <w:t xml:space="preserve"> </w:t>
      </w:r>
      <w:del w:id="6825" w:author="Claire S" w:date="2026-05-07T17:30:00Z" w16du:dateUtc="2026-05-07T16:30:00Z">
        <w:r w:rsidR="001D2516" w:rsidDel="00AF75CD">
          <w:rPr>
            <w:rFonts w:ascii="Cambria" w:hAnsi="Cambria"/>
            <w:sz w:val="28"/>
            <w:szCs w:val="28"/>
          </w:rPr>
          <w:delText xml:space="preserve">with </w:delText>
        </w:r>
      </w:del>
      <w:ins w:id="6826" w:author="Claire S" w:date="2026-05-07T17:30:00Z" w16du:dateUtc="2026-05-07T16:30:00Z">
        <w:r w:rsidR="00AF75CD">
          <w:rPr>
            <w:rFonts w:ascii="Cambria" w:hAnsi="Cambria"/>
            <w:sz w:val="28"/>
            <w:szCs w:val="28"/>
          </w:rPr>
          <w:t xml:space="preserve">emblazoned with </w:t>
        </w:r>
      </w:ins>
      <w:r w:rsidR="001D2516">
        <w:rPr>
          <w:rFonts w:ascii="Cambria" w:hAnsi="Cambria"/>
          <w:sz w:val="28"/>
          <w:szCs w:val="28"/>
        </w:rPr>
        <w:t>cavorting couples</w:t>
      </w:r>
      <w:del w:id="6827" w:author="Daisy Watt" w:date="2026-06-21T23:48:00Z" w16du:dateUtc="2026-06-21T21:48:00Z">
        <w:r w:rsidR="001D2516" w:rsidDel="00AF75CD">
          <w:rPr>
            <w:rFonts w:ascii="Cambria" w:hAnsi="Cambria"/>
            <w:sz w:val="28"/>
            <w:szCs w:val="28"/>
          </w:rPr>
          <w:delText xml:space="preserve"> on the front</w:delText>
        </w:r>
      </w:del>
      <w:ins w:id="6828" w:author="Claire S" w:date="2026-05-27T13:07:00Z" w16du:dateUtc="2026-05-27T12:07:00Z">
        <w:del w:id="6829" w:author="Daisy Watt" w:date="2026-06-21T23:48:00Z" w16du:dateUtc="2026-06-21T21:48:00Z">
          <w:r w:rsidR="00C97DE6">
            <w:rPr>
              <w:rFonts w:ascii="Cambria" w:hAnsi="Cambria"/>
              <w:sz w:val="28"/>
              <w:szCs w:val="28"/>
            </w:rPr>
            <w:delText>;</w:delText>
          </w:r>
        </w:del>
      </w:ins>
      <w:ins w:id="6830" w:author="Daisy Watt" w:date="2026-06-21T23:48:00Z" w16du:dateUtc="2026-06-21T21:48:00Z">
        <w:r w:rsidR="00C97DE6">
          <w:rPr>
            <w:rFonts w:ascii="Cambria" w:hAnsi="Cambria"/>
            <w:sz w:val="28"/>
            <w:szCs w:val="28"/>
          </w:rPr>
          <w:t xml:space="preserve"> </w:t>
        </w:r>
        <w:r w:rsidR="003D3077">
          <w:rPr>
            <w:rFonts w:ascii="Cambria" w:hAnsi="Cambria"/>
            <w:sz w:val="28"/>
            <w:szCs w:val="28"/>
          </w:rPr>
          <w:t>–</w:t>
        </w:r>
      </w:ins>
      <w:ins w:id="6831" w:author="Claire S" w:date="2026-05-27T13:07:00Z" w16du:dateUtc="2026-05-27T12:07:00Z">
        <w:r w:rsidR="00C97DE6">
          <w:rPr>
            <w:rFonts w:ascii="Cambria" w:hAnsi="Cambria"/>
            <w:sz w:val="28"/>
            <w:szCs w:val="28"/>
          </w:rPr>
          <w:t xml:space="preserve"> all of which</w:t>
        </w:r>
      </w:ins>
      <w:ins w:id="6832" w:author="Claire S" w:date="2026-05-07T15:21:00Z" w16du:dateUtc="2026-05-07T14:21:00Z">
        <w:r w:rsidR="00F14037">
          <w:rPr>
            <w:rFonts w:ascii="Cambria" w:hAnsi="Cambria"/>
            <w:sz w:val="28"/>
            <w:szCs w:val="28"/>
          </w:rPr>
          <w:t xml:space="preserve"> just ma</w:t>
        </w:r>
      </w:ins>
      <w:ins w:id="6833" w:author="Claire S" w:date="2026-05-07T17:31:00Z" w16du:dateUtc="2026-05-07T16:31:00Z">
        <w:r w:rsidR="0035363C">
          <w:rPr>
            <w:rFonts w:ascii="Cambria" w:hAnsi="Cambria"/>
            <w:sz w:val="28"/>
            <w:szCs w:val="28"/>
          </w:rPr>
          <w:t>de</w:t>
        </w:r>
      </w:ins>
      <w:ins w:id="6834" w:author="Claire S" w:date="2026-05-07T15:21:00Z" w16du:dateUtc="2026-05-07T14:21:00Z">
        <w:r w:rsidR="00F14037">
          <w:rPr>
            <w:rFonts w:ascii="Cambria" w:hAnsi="Cambria"/>
            <w:sz w:val="28"/>
            <w:szCs w:val="28"/>
          </w:rPr>
          <w:t xml:space="preserve"> </w:t>
        </w:r>
      </w:ins>
      <w:ins w:id="6835" w:author="Claire S" w:date="2026-05-07T17:35:00Z" w16du:dateUtc="2026-05-07T16:35:00Z">
        <w:r w:rsidR="00B466C1">
          <w:rPr>
            <w:rFonts w:ascii="Cambria" w:hAnsi="Cambria"/>
            <w:sz w:val="28"/>
            <w:szCs w:val="28"/>
          </w:rPr>
          <w:t xml:space="preserve">Savannah’s </w:t>
        </w:r>
      </w:ins>
      <w:ins w:id="6836" w:author="Claire S" w:date="2026-05-27T13:07:00Z" w16du:dateUtc="2026-05-27T12:07:00Z">
        <w:r w:rsidR="00A73B66">
          <w:rPr>
            <w:rFonts w:ascii="Cambria" w:hAnsi="Cambria"/>
            <w:sz w:val="28"/>
            <w:szCs w:val="28"/>
          </w:rPr>
          <w:t>heart</w:t>
        </w:r>
        <w:del w:id="6837" w:author="Daisy Watt" w:date="2026-06-21T23:48:00Z" w16du:dateUtc="2026-06-21T21:48:00Z">
          <w:r w:rsidR="00A73B66">
            <w:rPr>
              <w:rFonts w:ascii="Cambria" w:hAnsi="Cambria"/>
              <w:sz w:val="28"/>
              <w:szCs w:val="28"/>
            </w:rPr>
            <w:delText>break</w:delText>
          </w:r>
        </w:del>
        <w:r w:rsidR="00A73B66">
          <w:rPr>
            <w:rFonts w:ascii="Cambria" w:hAnsi="Cambria"/>
            <w:sz w:val="28"/>
            <w:szCs w:val="28"/>
          </w:rPr>
          <w:t xml:space="preserve"> </w:t>
        </w:r>
      </w:ins>
      <w:ins w:id="6838" w:author="Claire S" w:date="2026-05-27T13:08:00Z" w16du:dateUtc="2026-05-27T12:08:00Z">
        <w:del w:id="6839" w:author="Daisy Watt" w:date="2026-06-21T23:49:00Z" w16du:dateUtc="2026-06-21T21:49:00Z">
          <w:r w:rsidR="00C97DE6">
            <w:rPr>
              <w:rFonts w:ascii="Cambria" w:hAnsi="Cambria"/>
              <w:sz w:val="28"/>
              <w:szCs w:val="28"/>
            </w:rPr>
            <w:delText>explode</w:delText>
          </w:r>
        </w:del>
      </w:ins>
      <w:ins w:id="6840" w:author="Daisy Watt" w:date="2026-06-21T23:49:00Z" w16du:dateUtc="2026-06-21T21:49:00Z">
        <w:r w:rsidR="00DA357F">
          <w:rPr>
            <w:rFonts w:ascii="Cambria" w:hAnsi="Cambria"/>
            <w:sz w:val="28"/>
            <w:szCs w:val="28"/>
          </w:rPr>
          <w:t>ache more</w:t>
        </w:r>
      </w:ins>
      <w:del w:id="6841" w:author="Claire S" w:date="2026-05-07T15:19:00Z" w16du:dateUtc="2026-05-07T14:19:00Z">
        <w:r w:rsidR="008B2BC1" w:rsidDel="00D63EAE">
          <w:rPr>
            <w:rFonts w:ascii="Cambria" w:hAnsi="Cambria"/>
            <w:sz w:val="28"/>
            <w:szCs w:val="28"/>
          </w:rPr>
          <w:delText>.</w:delText>
        </w:r>
        <w:r w:rsidR="008B2BC1">
          <w:rPr>
            <w:rFonts w:ascii="Cambria" w:hAnsi="Cambria"/>
            <w:sz w:val="28"/>
            <w:szCs w:val="28"/>
          </w:rPr>
          <w:delText xml:space="preserve"> I</w:delText>
        </w:r>
        <w:r w:rsidR="009369B2">
          <w:rPr>
            <w:rFonts w:ascii="Cambria" w:hAnsi="Cambria"/>
            <w:sz w:val="28"/>
            <w:szCs w:val="28"/>
          </w:rPr>
          <w:delText>t</w:delText>
        </w:r>
      </w:del>
      <w:del w:id="6842" w:author="Claire S" w:date="2026-05-07T15:21:00Z" w16du:dateUtc="2026-05-07T14:21:00Z">
        <w:r w:rsidR="009369B2">
          <w:rPr>
            <w:rFonts w:ascii="Cambria" w:hAnsi="Cambria"/>
            <w:sz w:val="28"/>
            <w:szCs w:val="28"/>
          </w:rPr>
          <w:delText xml:space="preserve"> couldn’t have felt less apt in the circumstances</w:delText>
        </w:r>
      </w:del>
      <w:del w:id="6843" w:author="Claire S" w:date="2026-05-07T15:19:00Z" w16du:dateUtc="2026-05-07T14:19:00Z">
        <w:r w:rsidR="00D8493E">
          <w:rPr>
            <w:rFonts w:ascii="Cambria" w:hAnsi="Cambria"/>
            <w:sz w:val="28"/>
            <w:szCs w:val="28"/>
          </w:rPr>
          <w:delText xml:space="preserve"> -</w:delText>
        </w:r>
        <w:r w:rsidR="001D2516">
          <w:rPr>
            <w:rFonts w:ascii="Cambria" w:hAnsi="Cambria"/>
            <w:sz w:val="28"/>
            <w:szCs w:val="28"/>
          </w:rPr>
          <w:delText xml:space="preserve"> and</w:delText>
        </w:r>
      </w:del>
      <w:del w:id="6844" w:author="Claire S" w:date="2026-05-07T15:20:00Z" w16du:dateUtc="2026-05-07T14:20:00Z">
        <w:r w:rsidR="001D2516">
          <w:rPr>
            <w:rFonts w:ascii="Cambria" w:hAnsi="Cambria"/>
            <w:sz w:val="28"/>
            <w:szCs w:val="28"/>
          </w:rPr>
          <w:delText xml:space="preserve"> </w:delText>
        </w:r>
        <w:r w:rsidR="00F65171">
          <w:rPr>
            <w:rFonts w:ascii="Cambria" w:hAnsi="Cambria"/>
            <w:sz w:val="28"/>
            <w:szCs w:val="28"/>
          </w:rPr>
          <w:delText xml:space="preserve">it made </w:delText>
        </w:r>
        <w:r w:rsidR="009369B2">
          <w:rPr>
            <w:rFonts w:ascii="Cambria" w:hAnsi="Cambria"/>
            <w:sz w:val="28"/>
            <w:szCs w:val="28"/>
          </w:rPr>
          <w:delText>Savannah sob</w:delText>
        </w:r>
        <w:r w:rsidR="00F65171">
          <w:rPr>
            <w:rFonts w:ascii="Cambria" w:hAnsi="Cambria"/>
            <w:sz w:val="28"/>
            <w:szCs w:val="28"/>
          </w:rPr>
          <w:delText xml:space="preserve"> </w:delText>
        </w:r>
        <w:r w:rsidR="009369B2">
          <w:rPr>
            <w:rFonts w:ascii="Cambria" w:hAnsi="Cambria"/>
            <w:sz w:val="28"/>
            <w:szCs w:val="28"/>
          </w:rPr>
          <w:delText>harder</w:delText>
        </w:r>
      </w:del>
      <w:r w:rsidR="009369B2">
        <w:rPr>
          <w:rFonts w:ascii="Cambria" w:hAnsi="Cambria"/>
          <w:sz w:val="28"/>
          <w:szCs w:val="28"/>
        </w:rPr>
        <w:t>.</w:t>
      </w:r>
    </w:p>
    <w:p w14:paraId="4F081178" w14:textId="62E70144" w:rsidR="00D73EA1" w:rsidRDefault="001A22F1" w:rsidP="00945275">
      <w:pPr>
        <w:spacing w:line="360" w:lineRule="auto"/>
        <w:ind w:firstLine="720"/>
        <w:contextualSpacing/>
        <w:rPr>
          <w:rFonts w:ascii="Cambria" w:hAnsi="Cambria"/>
          <w:sz w:val="28"/>
          <w:szCs w:val="28"/>
        </w:rPr>
      </w:pPr>
      <w:r>
        <w:rPr>
          <w:rFonts w:ascii="Cambria" w:hAnsi="Cambria"/>
          <w:sz w:val="28"/>
          <w:szCs w:val="28"/>
        </w:rPr>
        <w:t>‘</w:t>
      </w:r>
      <w:r w:rsidR="00553A93">
        <w:rPr>
          <w:rFonts w:ascii="Cambria" w:hAnsi="Cambria"/>
          <w:sz w:val="28"/>
          <w:szCs w:val="28"/>
        </w:rPr>
        <w:t>Make yourself useful</w:t>
      </w:r>
      <w:ins w:id="6845" w:author="Claire S" w:date="2026-05-07T17:36:00Z" w16du:dateUtc="2026-05-07T16:36:00Z">
        <w:r w:rsidR="00BF435B">
          <w:rPr>
            <w:rFonts w:ascii="Cambria" w:hAnsi="Cambria"/>
            <w:sz w:val="28"/>
            <w:szCs w:val="28"/>
          </w:rPr>
          <w:t>,</w:t>
        </w:r>
      </w:ins>
      <w:r w:rsidR="00553A93">
        <w:rPr>
          <w:rFonts w:ascii="Cambria" w:hAnsi="Cambria"/>
          <w:sz w:val="28"/>
          <w:szCs w:val="28"/>
        </w:rPr>
        <w:t xml:space="preserve"> please</w:t>
      </w:r>
      <w:r w:rsidR="00945275">
        <w:rPr>
          <w:rFonts w:ascii="Cambria" w:hAnsi="Cambria"/>
          <w:sz w:val="28"/>
          <w:szCs w:val="28"/>
        </w:rPr>
        <w:t xml:space="preserve">,’ Ruth </w:t>
      </w:r>
      <w:del w:id="6846" w:author="Claire S" w:date="2026-07-22T09:34:00Z" w16du:dateUtc="2026-07-22T08:34:00Z">
        <w:r w:rsidR="00945275" w:rsidRPr="00B53C83" w:rsidDel="005157B4">
          <w:rPr>
            <w:rFonts w:ascii="Cambria" w:hAnsi="Cambria"/>
            <w:sz w:val="28"/>
            <w:szCs w:val="28"/>
            <w:highlight w:val="green"/>
            <w:rPrChange w:id="6847" w:author="Daisy Watt" w:date="2026-06-23T12:42:00Z" w16du:dateUtc="2026-06-23T10:42:00Z">
              <w:rPr>
                <w:rFonts w:ascii="Cambria" w:hAnsi="Cambria"/>
                <w:sz w:val="28"/>
                <w:szCs w:val="28"/>
              </w:rPr>
            </w:rPrChange>
          </w:rPr>
          <w:delText>snapped</w:delText>
        </w:r>
        <w:r w:rsidR="00945275" w:rsidDel="005157B4">
          <w:rPr>
            <w:rFonts w:ascii="Cambria" w:hAnsi="Cambria"/>
            <w:sz w:val="28"/>
            <w:szCs w:val="28"/>
          </w:rPr>
          <w:delText xml:space="preserve"> </w:delText>
        </w:r>
      </w:del>
      <w:ins w:id="6848" w:author="Claire S" w:date="2026-07-22T09:34:00Z" w16du:dateUtc="2026-07-22T08:34:00Z">
        <w:r w:rsidR="005157B4">
          <w:rPr>
            <w:rFonts w:ascii="Cambria" w:hAnsi="Cambria"/>
            <w:sz w:val="28"/>
            <w:szCs w:val="28"/>
          </w:rPr>
          <w:t xml:space="preserve">barked </w:t>
        </w:r>
      </w:ins>
      <w:r w:rsidR="00945275">
        <w:rPr>
          <w:rFonts w:ascii="Cambria" w:hAnsi="Cambria"/>
          <w:sz w:val="28"/>
          <w:szCs w:val="28"/>
        </w:rPr>
        <w:t>at the security guard who’d found Dex’s body.  ‘</w:t>
      </w:r>
      <w:r w:rsidR="00806B43">
        <w:rPr>
          <w:rFonts w:ascii="Cambria" w:hAnsi="Cambria"/>
          <w:sz w:val="28"/>
          <w:szCs w:val="28"/>
        </w:rPr>
        <w:t>S</w:t>
      </w:r>
      <w:r>
        <w:rPr>
          <w:rFonts w:ascii="Cambria" w:hAnsi="Cambria"/>
          <w:sz w:val="28"/>
          <w:szCs w:val="28"/>
        </w:rPr>
        <w:t xml:space="preserve">hut </w:t>
      </w:r>
      <w:commentRangeStart w:id="6849"/>
      <w:r>
        <w:rPr>
          <w:rFonts w:ascii="Cambria" w:hAnsi="Cambria"/>
          <w:sz w:val="28"/>
          <w:szCs w:val="28"/>
        </w:rPr>
        <w:t>t</w:t>
      </w:r>
      <w:del w:id="6850" w:author="Claire S" w:date="2026-07-22T09:34:00Z" w16du:dateUtc="2026-07-22T08:34:00Z">
        <w:r w:rsidDel="005157B4">
          <w:rPr>
            <w:rFonts w:ascii="Cambria" w:hAnsi="Cambria"/>
            <w:sz w:val="28"/>
            <w:szCs w:val="28"/>
          </w:rPr>
          <w:delText xml:space="preserve">hose </w:delText>
        </w:r>
      </w:del>
      <w:ins w:id="6851" w:author="Claire S" w:date="2026-07-22T09:34:00Z" w16du:dateUtc="2026-07-22T08:34:00Z">
        <w:r w:rsidR="005157B4">
          <w:rPr>
            <w:rFonts w:ascii="Cambria" w:hAnsi="Cambria"/>
            <w:sz w:val="28"/>
            <w:szCs w:val="28"/>
          </w:rPr>
          <w:t xml:space="preserve">hese </w:t>
        </w:r>
      </w:ins>
      <w:r>
        <w:rPr>
          <w:rFonts w:ascii="Cambria" w:hAnsi="Cambria"/>
          <w:sz w:val="28"/>
          <w:szCs w:val="28"/>
        </w:rPr>
        <w:t>blinds</w:t>
      </w:r>
      <w:del w:id="6852" w:author="Claire S" w:date="2026-07-22T09:58:00Z" w16du:dateUtc="2026-07-22T08:58:00Z">
        <w:r w:rsidDel="00AA350F">
          <w:rPr>
            <w:rFonts w:ascii="Cambria" w:hAnsi="Cambria"/>
            <w:sz w:val="28"/>
            <w:szCs w:val="28"/>
          </w:rPr>
          <w:delText>,</w:delText>
        </w:r>
        <w:commentRangeEnd w:id="6849"/>
        <w:r w:rsidR="00055883" w:rsidDel="00AA350F">
          <w:rPr>
            <w:rStyle w:val="CommentReference"/>
            <w:rFonts w:ascii="Cambria" w:hAnsi="Cambria"/>
            <w:sz w:val="28"/>
            <w:szCs w:val="28"/>
          </w:rPr>
          <w:commentReference w:id="6849"/>
        </w:r>
        <w:r w:rsidDel="00AA350F">
          <w:rPr>
            <w:rFonts w:ascii="Cambria" w:hAnsi="Cambria"/>
            <w:sz w:val="28"/>
            <w:szCs w:val="28"/>
          </w:rPr>
          <w:delText xml:space="preserve"> for God’s sake</w:delText>
        </w:r>
      </w:del>
      <w:ins w:id="6853" w:author="Claire S" w:date="2026-07-22T09:58:00Z" w16du:dateUtc="2026-07-22T08:58:00Z">
        <w:r w:rsidR="00DB45B1">
          <w:rPr>
            <w:rFonts w:ascii="Cambria" w:hAnsi="Cambria"/>
            <w:sz w:val="28"/>
            <w:szCs w:val="28"/>
          </w:rPr>
          <w:t>. E</w:t>
        </w:r>
      </w:ins>
      <w:ins w:id="6854" w:author="Claire S" w:date="2026-07-22T09:34:00Z" w16du:dateUtc="2026-07-22T08:34:00Z">
        <w:r w:rsidR="005157B4">
          <w:rPr>
            <w:rFonts w:ascii="Cambria" w:hAnsi="Cambria"/>
            <w:sz w:val="28"/>
            <w:szCs w:val="28"/>
          </w:rPr>
          <w:t xml:space="preserve">veryone’s gawping at </w:t>
        </w:r>
      </w:ins>
      <w:ins w:id="6855" w:author="Claire S" w:date="2026-07-22T09:58:00Z" w16du:dateUtc="2026-07-22T08:58:00Z">
        <w:r w:rsidR="00DB45B1">
          <w:rPr>
            <w:rFonts w:ascii="Cambria" w:hAnsi="Cambria"/>
            <w:sz w:val="28"/>
            <w:szCs w:val="28"/>
          </w:rPr>
          <w:t>my sister</w:t>
        </w:r>
      </w:ins>
      <w:r w:rsidR="00945275">
        <w:rPr>
          <w:rFonts w:ascii="Cambria" w:hAnsi="Cambria"/>
          <w:sz w:val="28"/>
          <w:szCs w:val="28"/>
        </w:rPr>
        <w:t>.</w:t>
      </w:r>
      <w:r w:rsidR="00B43E71">
        <w:rPr>
          <w:rFonts w:ascii="Cambria" w:hAnsi="Cambria"/>
          <w:sz w:val="28"/>
          <w:szCs w:val="28"/>
        </w:rPr>
        <w:t xml:space="preserve">’ </w:t>
      </w:r>
    </w:p>
    <w:p w14:paraId="558171A1" w14:textId="0C2CFEC5" w:rsidR="00FA31EA" w:rsidRDefault="001A22F1" w:rsidP="001A22F1">
      <w:pPr>
        <w:spacing w:line="360" w:lineRule="auto"/>
        <w:ind w:firstLine="720"/>
        <w:contextualSpacing/>
        <w:rPr>
          <w:rFonts w:ascii="Cambria" w:hAnsi="Cambria"/>
          <w:sz w:val="28"/>
          <w:szCs w:val="28"/>
        </w:rPr>
      </w:pPr>
      <w:r>
        <w:rPr>
          <w:rFonts w:ascii="Cambria" w:hAnsi="Cambria"/>
          <w:sz w:val="28"/>
          <w:szCs w:val="28"/>
        </w:rPr>
        <w:t xml:space="preserve">‘Of course.’ </w:t>
      </w:r>
      <w:ins w:id="6856" w:author="Claire S" w:date="2026-05-07T15:11:00Z" w16du:dateUtc="2026-05-07T14:11:00Z">
        <w:r w:rsidR="00DE662F">
          <w:rPr>
            <w:rFonts w:ascii="Cambria" w:hAnsi="Cambria"/>
            <w:sz w:val="28"/>
            <w:szCs w:val="28"/>
          </w:rPr>
          <w:t xml:space="preserve">From the speed </w:t>
        </w:r>
        <w:del w:id="6857" w:author="Daisy Watt" w:date="2026-06-21T23:54:00Z" w16du:dateUtc="2026-06-21T21:54:00Z">
          <w:r w:rsidR="00DE662F">
            <w:rPr>
              <w:rFonts w:ascii="Cambria" w:hAnsi="Cambria"/>
              <w:sz w:val="28"/>
              <w:szCs w:val="28"/>
            </w:rPr>
            <w:delText>that</w:delText>
          </w:r>
        </w:del>
      </w:ins>
      <w:ins w:id="6858" w:author="Daisy Watt" w:date="2026-06-21T23:54:00Z" w16du:dateUtc="2026-06-21T21:54:00Z">
        <w:r w:rsidR="003F5D03">
          <w:rPr>
            <w:rFonts w:ascii="Cambria" w:hAnsi="Cambria"/>
            <w:sz w:val="28"/>
            <w:szCs w:val="28"/>
          </w:rPr>
          <w:t>of</w:t>
        </w:r>
      </w:ins>
      <w:ins w:id="6859" w:author="Claire S" w:date="2026-05-07T15:11:00Z" w16du:dateUtc="2026-05-07T14:11:00Z">
        <w:r w:rsidR="00DE662F">
          <w:rPr>
            <w:rFonts w:ascii="Cambria" w:hAnsi="Cambria"/>
            <w:sz w:val="28"/>
            <w:szCs w:val="28"/>
          </w:rPr>
          <w:t xml:space="preserve"> </w:t>
        </w:r>
      </w:ins>
      <w:commentRangeStart w:id="6860"/>
      <w:commentRangeStart w:id="6861"/>
      <w:del w:id="6862" w:author="Claire S" w:date="2026-07-22T09:34:00Z" w16du:dateUtc="2026-07-22T08:34:00Z">
        <w:r w:rsidR="00B43E71" w:rsidDel="005157B4">
          <w:rPr>
            <w:rFonts w:ascii="Cambria" w:hAnsi="Cambria"/>
            <w:sz w:val="28"/>
            <w:szCs w:val="28"/>
          </w:rPr>
          <w:delText>Melvin</w:delText>
        </w:r>
        <w:commentRangeEnd w:id="6861"/>
        <w:r w:rsidR="004E5F2C" w:rsidDel="005157B4">
          <w:rPr>
            <w:rStyle w:val="CommentReference"/>
            <w:rFonts w:ascii="Cambria" w:hAnsi="Cambria"/>
            <w:sz w:val="28"/>
            <w:szCs w:val="28"/>
          </w:rPr>
          <w:commentReference w:id="6861"/>
        </w:r>
        <w:r w:rsidR="00B43E71" w:rsidDel="005157B4">
          <w:rPr>
            <w:rFonts w:ascii="Cambria" w:hAnsi="Cambria"/>
            <w:sz w:val="28"/>
            <w:szCs w:val="28"/>
          </w:rPr>
          <w:delText xml:space="preserve"> Jones</w:delText>
        </w:r>
      </w:del>
      <w:ins w:id="6863" w:author="Daisy Watt" w:date="2026-06-21T23:54:00Z" w16du:dateUtc="2026-06-21T21:54:00Z">
        <w:del w:id="6864" w:author="Claire S" w:date="2026-07-22T09:34:00Z" w16du:dateUtc="2026-07-22T08:34:00Z">
          <w:r w:rsidR="003F5D03" w:rsidDel="005157B4">
            <w:rPr>
              <w:rFonts w:ascii="Cambria" w:hAnsi="Cambria"/>
              <w:sz w:val="28"/>
              <w:szCs w:val="28"/>
            </w:rPr>
            <w:delText>’</w:delText>
          </w:r>
        </w:del>
      </w:ins>
      <w:ins w:id="6865" w:author="Claire S" w:date="2026-07-22T09:34:00Z" w16du:dateUtc="2026-07-22T08:34:00Z">
        <w:r w:rsidR="005157B4">
          <w:rPr>
            <w:rFonts w:ascii="Cambria" w:hAnsi="Cambria"/>
            <w:sz w:val="28"/>
            <w:szCs w:val="28"/>
          </w:rPr>
          <w:t>the guard’s</w:t>
        </w:r>
      </w:ins>
      <w:r w:rsidR="00553A93">
        <w:rPr>
          <w:rFonts w:ascii="Cambria" w:hAnsi="Cambria"/>
          <w:sz w:val="28"/>
          <w:szCs w:val="28"/>
        </w:rPr>
        <w:t xml:space="preserve"> </w:t>
      </w:r>
      <w:del w:id="6866" w:author="Claire S" w:date="2026-05-07T15:11:00Z" w16du:dateUtc="2026-05-07T14:11:00Z">
        <w:r w:rsidR="003A5FCE">
          <w:rPr>
            <w:rFonts w:ascii="Cambria" w:hAnsi="Cambria"/>
            <w:sz w:val="28"/>
            <w:szCs w:val="28"/>
          </w:rPr>
          <w:delText>was</w:delText>
        </w:r>
        <w:r w:rsidR="00553A93">
          <w:rPr>
            <w:rFonts w:ascii="Cambria" w:hAnsi="Cambria"/>
            <w:sz w:val="28"/>
            <w:szCs w:val="28"/>
          </w:rPr>
          <w:delText xml:space="preserve"> </w:delText>
        </w:r>
        <w:r w:rsidR="00FA31EA">
          <w:rPr>
            <w:rFonts w:ascii="Cambria" w:hAnsi="Cambria"/>
            <w:sz w:val="28"/>
            <w:szCs w:val="28"/>
          </w:rPr>
          <w:delText xml:space="preserve">so </w:delText>
        </w:r>
        <w:r w:rsidR="00553A93">
          <w:rPr>
            <w:rFonts w:ascii="Cambria" w:hAnsi="Cambria"/>
            <w:sz w:val="28"/>
            <w:szCs w:val="28"/>
          </w:rPr>
          <w:delText>relieved to</w:delText>
        </w:r>
      </w:del>
      <w:ins w:id="6867" w:author="Claire S" w:date="2026-05-07T15:11:00Z" w16du:dateUtc="2026-05-07T14:11:00Z">
        <w:r w:rsidR="00DE662F">
          <w:rPr>
            <w:rFonts w:ascii="Cambria" w:hAnsi="Cambria"/>
            <w:sz w:val="28"/>
            <w:szCs w:val="28"/>
          </w:rPr>
          <w:t>react</w:t>
        </w:r>
      </w:ins>
      <w:ins w:id="6868" w:author="Daisy Watt" w:date="2026-06-21T23:54:00Z" w16du:dateUtc="2026-06-21T21:54:00Z">
        <w:r w:rsidR="003F5D03">
          <w:rPr>
            <w:rFonts w:ascii="Cambria" w:hAnsi="Cambria"/>
            <w:sz w:val="28"/>
            <w:szCs w:val="28"/>
          </w:rPr>
          <w:t>ion</w:t>
        </w:r>
      </w:ins>
      <w:ins w:id="6869" w:author="Claire S" w:date="2026-05-07T15:11:00Z" w16du:dateUtc="2026-05-07T14:11:00Z">
        <w:del w:id="6870" w:author="Daisy Watt" w:date="2026-06-21T23:54:00Z" w16du:dateUtc="2026-06-21T21:54:00Z">
          <w:r w:rsidR="00DE662F" w:rsidDel="003F5D03">
            <w:rPr>
              <w:rFonts w:ascii="Cambria" w:hAnsi="Cambria"/>
              <w:sz w:val="28"/>
              <w:szCs w:val="28"/>
            </w:rPr>
            <w:delText>ed</w:delText>
          </w:r>
        </w:del>
        <w:r w:rsidR="00DE662F">
          <w:rPr>
            <w:rFonts w:ascii="Cambria" w:hAnsi="Cambria"/>
            <w:sz w:val="28"/>
            <w:szCs w:val="28"/>
          </w:rPr>
          <w:t>,</w:t>
        </w:r>
      </w:ins>
      <w:del w:id="6871" w:author="Claire S" w:date="2026-05-07T15:11:00Z" w16du:dateUtc="2026-05-07T14:11:00Z">
        <w:r w:rsidR="00553A93">
          <w:rPr>
            <w:rFonts w:ascii="Cambria" w:hAnsi="Cambria"/>
            <w:sz w:val="28"/>
            <w:szCs w:val="28"/>
          </w:rPr>
          <w:delText xml:space="preserve"> </w:delText>
        </w:r>
        <w:r w:rsidR="00016E8C">
          <w:rPr>
            <w:rFonts w:ascii="Cambria" w:hAnsi="Cambria"/>
            <w:sz w:val="28"/>
            <w:szCs w:val="28"/>
          </w:rPr>
          <w:delText>actually do</w:delText>
        </w:r>
        <w:r w:rsidR="00553A93">
          <w:rPr>
            <w:rFonts w:ascii="Cambria" w:hAnsi="Cambria"/>
            <w:sz w:val="28"/>
            <w:szCs w:val="28"/>
          </w:rPr>
          <w:delText xml:space="preserve"> something</w:delText>
        </w:r>
        <w:r w:rsidR="00FA31EA">
          <w:rPr>
            <w:rFonts w:ascii="Cambria" w:hAnsi="Cambria"/>
            <w:sz w:val="28"/>
            <w:szCs w:val="28"/>
          </w:rPr>
          <w:delText>, he</w:delText>
        </w:r>
      </w:del>
      <w:r w:rsidR="00FA31EA">
        <w:rPr>
          <w:rFonts w:ascii="Cambria" w:hAnsi="Cambria"/>
          <w:sz w:val="28"/>
          <w:szCs w:val="28"/>
        </w:rPr>
        <w:t xml:space="preserve"> almost </w:t>
      </w:r>
      <w:r w:rsidR="00ED3EF3">
        <w:rPr>
          <w:rFonts w:ascii="Cambria" w:hAnsi="Cambria"/>
          <w:sz w:val="28"/>
          <w:szCs w:val="28"/>
        </w:rPr>
        <w:t>tripp</w:t>
      </w:r>
      <w:ins w:id="6872" w:author="Claire S" w:date="2026-05-07T15:11:00Z" w16du:dateUtc="2026-05-07T14:11:00Z">
        <w:r w:rsidR="00DE662F">
          <w:rPr>
            <w:rFonts w:ascii="Cambria" w:hAnsi="Cambria"/>
            <w:sz w:val="28"/>
            <w:szCs w:val="28"/>
          </w:rPr>
          <w:t>ing</w:t>
        </w:r>
      </w:ins>
      <w:del w:id="6873" w:author="Claire S" w:date="2026-05-07T15:11:00Z" w16du:dateUtc="2026-05-07T14:11:00Z">
        <w:r w:rsidR="00ED3EF3" w:rsidDel="00DE662F">
          <w:rPr>
            <w:rFonts w:ascii="Cambria" w:hAnsi="Cambria"/>
            <w:sz w:val="28"/>
            <w:szCs w:val="28"/>
          </w:rPr>
          <w:delText>ed</w:delText>
        </w:r>
      </w:del>
      <w:r w:rsidR="00ED3EF3">
        <w:rPr>
          <w:rFonts w:ascii="Cambria" w:hAnsi="Cambria"/>
          <w:sz w:val="28"/>
          <w:szCs w:val="28"/>
        </w:rPr>
        <w:t xml:space="preserve"> over</w:t>
      </w:r>
      <w:r w:rsidR="007007AB">
        <w:rPr>
          <w:rFonts w:ascii="Cambria" w:hAnsi="Cambria"/>
          <w:sz w:val="28"/>
          <w:szCs w:val="28"/>
        </w:rPr>
        <w:t xml:space="preserve"> </w:t>
      </w:r>
      <w:r w:rsidR="00ED3EF3">
        <w:rPr>
          <w:rFonts w:ascii="Cambria" w:hAnsi="Cambria"/>
          <w:sz w:val="28"/>
          <w:szCs w:val="28"/>
        </w:rPr>
        <w:t>in his hurry to shut</w:t>
      </w:r>
      <w:r w:rsidR="007007AB">
        <w:rPr>
          <w:rFonts w:ascii="Cambria" w:hAnsi="Cambria"/>
          <w:sz w:val="28"/>
          <w:szCs w:val="28"/>
        </w:rPr>
        <w:t xml:space="preserve"> the </w:t>
      </w:r>
      <w:r w:rsidR="000015F5">
        <w:rPr>
          <w:rFonts w:ascii="Cambria" w:hAnsi="Cambria"/>
          <w:sz w:val="28"/>
          <w:szCs w:val="28"/>
        </w:rPr>
        <w:t xml:space="preserve">room’s internal </w:t>
      </w:r>
      <w:r w:rsidR="007007AB">
        <w:rPr>
          <w:rFonts w:ascii="Cambria" w:hAnsi="Cambria"/>
          <w:sz w:val="28"/>
          <w:szCs w:val="28"/>
        </w:rPr>
        <w:t>blinds</w:t>
      </w:r>
      <w:ins w:id="6874" w:author="Claire S" w:date="2026-05-07T15:12:00Z" w16du:dateUtc="2026-05-07T14:12:00Z">
        <w:r w:rsidR="00DE662F">
          <w:rPr>
            <w:rFonts w:ascii="Cambria" w:hAnsi="Cambria"/>
            <w:sz w:val="28"/>
            <w:szCs w:val="28"/>
          </w:rPr>
          <w:t xml:space="preserve">, it was clear </w:t>
        </w:r>
        <w:r w:rsidR="00AA2682">
          <w:rPr>
            <w:rFonts w:ascii="Cambria" w:hAnsi="Cambria"/>
            <w:sz w:val="28"/>
            <w:szCs w:val="28"/>
          </w:rPr>
          <w:t xml:space="preserve">he was relieved to </w:t>
        </w:r>
      </w:ins>
      <w:ins w:id="6875" w:author="Claire S" w:date="2026-07-22T09:57:00Z" w16du:dateUtc="2026-07-22T08:57:00Z">
        <w:r w:rsidR="00DB45B1">
          <w:rPr>
            <w:rFonts w:ascii="Cambria" w:hAnsi="Cambria"/>
            <w:sz w:val="28"/>
            <w:szCs w:val="28"/>
          </w:rPr>
          <w:t>be useful</w:t>
        </w:r>
      </w:ins>
      <w:ins w:id="6876" w:author="Claire S" w:date="2026-05-07T17:31:00Z" w16du:dateUtc="2026-05-07T16:31:00Z">
        <w:r w:rsidR="0035363C">
          <w:rPr>
            <w:rFonts w:ascii="Cambria" w:hAnsi="Cambria"/>
            <w:sz w:val="28"/>
            <w:szCs w:val="28"/>
          </w:rPr>
          <w:t xml:space="preserve">. </w:t>
        </w:r>
      </w:ins>
      <w:ins w:id="6877" w:author="Daisy Watt" w:date="2026-06-21T23:55:00Z" w16du:dateUtc="2026-06-21T21:55:00Z">
        <w:del w:id="6878" w:author="Claire S" w:date="2026-07-22T09:34:00Z" w16du:dateUtc="2026-07-22T08:34:00Z">
          <w:r w:rsidR="000342F8" w:rsidDel="005157B4">
            <w:rPr>
              <w:rFonts w:ascii="Cambria" w:hAnsi="Cambria"/>
              <w:sz w:val="28"/>
              <w:szCs w:val="28"/>
            </w:rPr>
            <w:delText xml:space="preserve"> their inspection</w:delText>
          </w:r>
        </w:del>
      </w:ins>
      <w:del w:id="6879" w:author="Claire S" w:date="2026-07-22T09:34:00Z" w16du:dateUtc="2026-07-22T08:34:00Z">
        <w:r w:rsidR="009369B2" w:rsidDel="005157B4">
          <w:rPr>
            <w:rFonts w:ascii="Cambria" w:hAnsi="Cambria"/>
            <w:sz w:val="28"/>
            <w:szCs w:val="28"/>
          </w:rPr>
          <w:delText>.</w:delText>
        </w:r>
      </w:del>
      <w:del w:id="6880" w:author="Claire S" w:date="2026-05-07T15:12:00Z" w16du:dateUtc="2026-05-07T14:12:00Z">
        <w:r w:rsidR="009369B2">
          <w:rPr>
            <w:rFonts w:ascii="Cambria" w:hAnsi="Cambria"/>
            <w:sz w:val="28"/>
            <w:szCs w:val="28"/>
          </w:rPr>
          <w:delText xml:space="preserve"> </w:delText>
        </w:r>
        <w:r w:rsidR="00F15CE7">
          <w:rPr>
            <w:rFonts w:ascii="Cambria" w:hAnsi="Cambria"/>
            <w:sz w:val="28"/>
            <w:szCs w:val="28"/>
          </w:rPr>
          <w:delText>He’d stood</w:delText>
        </w:r>
        <w:r w:rsidR="00553A93">
          <w:rPr>
            <w:rFonts w:ascii="Cambria" w:hAnsi="Cambria"/>
            <w:sz w:val="28"/>
            <w:szCs w:val="28"/>
          </w:rPr>
          <w:delText xml:space="preserve"> around like a spare part </w:delText>
        </w:r>
        <w:r w:rsidR="00806B43">
          <w:rPr>
            <w:rFonts w:ascii="Cambria" w:hAnsi="Cambria"/>
            <w:sz w:val="28"/>
            <w:szCs w:val="28"/>
          </w:rPr>
          <w:delText xml:space="preserve">since </w:delText>
        </w:r>
        <w:r w:rsidR="00FA31EA">
          <w:rPr>
            <w:rFonts w:ascii="Cambria" w:hAnsi="Cambria"/>
            <w:sz w:val="28"/>
            <w:szCs w:val="28"/>
          </w:rPr>
          <w:delText>his</w:delText>
        </w:r>
        <w:r w:rsidR="00806B43">
          <w:rPr>
            <w:rFonts w:ascii="Cambria" w:hAnsi="Cambria"/>
            <w:sz w:val="28"/>
            <w:szCs w:val="28"/>
          </w:rPr>
          <w:delText xml:space="preserve"> horrific discovery</w:delText>
        </w:r>
        <w:r w:rsidR="00AC382C">
          <w:rPr>
            <w:rFonts w:ascii="Cambria" w:hAnsi="Cambria"/>
            <w:sz w:val="28"/>
            <w:szCs w:val="28"/>
          </w:rPr>
          <w:delText xml:space="preserve">, </w:delText>
        </w:r>
        <w:r w:rsidR="009369B2">
          <w:rPr>
            <w:rFonts w:ascii="Cambria" w:hAnsi="Cambria"/>
            <w:sz w:val="28"/>
            <w:szCs w:val="28"/>
          </w:rPr>
          <w:delText>pray</w:delText>
        </w:r>
        <w:r w:rsidR="00F71B55">
          <w:rPr>
            <w:rFonts w:ascii="Cambria" w:hAnsi="Cambria"/>
            <w:sz w:val="28"/>
            <w:szCs w:val="28"/>
          </w:rPr>
          <w:delText>ing</w:delText>
        </w:r>
        <w:r w:rsidR="000015F5">
          <w:rPr>
            <w:rFonts w:ascii="Cambria" w:hAnsi="Cambria"/>
            <w:sz w:val="28"/>
            <w:szCs w:val="28"/>
          </w:rPr>
          <w:delText xml:space="preserve"> </w:delText>
        </w:r>
        <w:r w:rsidR="009369B2">
          <w:rPr>
            <w:rFonts w:ascii="Cambria" w:hAnsi="Cambria"/>
            <w:sz w:val="28"/>
            <w:szCs w:val="28"/>
          </w:rPr>
          <w:delText>he could leave soon</w:delText>
        </w:r>
        <w:r w:rsidR="00F71B55">
          <w:rPr>
            <w:rFonts w:ascii="Cambria" w:hAnsi="Cambria"/>
            <w:sz w:val="28"/>
            <w:szCs w:val="28"/>
          </w:rPr>
          <w:delText xml:space="preserve">.  </w:delText>
        </w:r>
        <w:r w:rsidR="00F65171">
          <w:rPr>
            <w:rFonts w:ascii="Cambria" w:hAnsi="Cambria"/>
            <w:sz w:val="28"/>
            <w:szCs w:val="28"/>
          </w:rPr>
          <w:delText>T</w:delText>
        </w:r>
        <w:r w:rsidR="00F71B55">
          <w:rPr>
            <w:rFonts w:ascii="Cambria" w:hAnsi="Cambria"/>
            <w:sz w:val="28"/>
            <w:szCs w:val="28"/>
          </w:rPr>
          <w:delText>he police</w:delText>
        </w:r>
        <w:r w:rsidR="008F3865">
          <w:rPr>
            <w:rFonts w:ascii="Cambria" w:hAnsi="Cambria"/>
            <w:sz w:val="28"/>
            <w:szCs w:val="28"/>
          </w:rPr>
          <w:delText xml:space="preserve"> were taking a very long time in Dex’s office</w:delText>
        </w:r>
        <w:r w:rsidR="00553A93">
          <w:rPr>
            <w:rFonts w:ascii="Cambria" w:hAnsi="Cambria"/>
            <w:sz w:val="28"/>
            <w:szCs w:val="28"/>
          </w:rPr>
          <w:delText>.</w:delText>
        </w:r>
      </w:del>
      <w:del w:id="6881" w:author="Claire S" w:date="2026-07-22T09:34:00Z" w16du:dateUtc="2026-07-22T08:34:00Z">
        <w:r w:rsidR="00553A93" w:rsidDel="005157B4">
          <w:rPr>
            <w:rFonts w:ascii="Cambria" w:hAnsi="Cambria"/>
            <w:sz w:val="28"/>
            <w:szCs w:val="28"/>
          </w:rPr>
          <w:delText xml:space="preserve"> </w:delText>
        </w:r>
        <w:r w:rsidR="00FA31EA" w:rsidDel="005157B4">
          <w:rPr>
            <w:rFonts w:ascii="Cambria" w:hAnsi="Cambria"/>
            <w:sz w:val="28"/>
            <w:szCs w:val="28"/>
          </w:rPr>
          <w:delText xml:space="preserve"> </w:delText>
        </w:r>
        <w:commentRangeEnd w:id="6860"/>
        <w:r w:rsidR="00F553D0" w:rsidDel="005157B4">
          <w:rPr>
            <w:rStyle w:val="CommentReference"/>
            <w:rFonts w:ascii="Cambria" w:hAnsi="Cambria"/>
            <w:sz w:val="28"/>
            <w:szCs w:val="28"/>
          </w:rPr>
          <w:commentReference w:id="6860"/>
        </w:r>
      </w:del>
    </w:p>
    <w:p w14:paraId="6B38EB5D" w14:textId="5C2163BB" w:rsidR="00FA31EA" w:rsidRDefault="00FA31EA" w:rsidP="00FA31EA">
      <w:pPr>
        <w:spacing w:line="360" w:lineRule="auto"/>
        <w:ind w:firstLine="720"/>
        <w:contextualSpacing/>
        <w:rPr>
          <w:rFonts w:ascii="Cambria" w:hAnsi="Cambria"/>
          <w:sz w:val="28"/>
          <w:szCs w:val="28"/>
        </w:rPr>
      </w:pPr>
      <w:r>
        <w:rPr>
          <w:rFonts w:ascii="Cambria" w:hAnsi="Cambria"/>
          <w:sz w:val="28"/>
          <w:szCs w:val="28"/>
        </w:rPr>
        <w:t>‘Excuse me</w:t>
      </w:r>
      <w:r w:rsidR="00AC382C">
        <w:rPr>
          <w:rFonts w:ascii="Cambria" w:hAnsi="Cambria"/>
          <w:sz w:val="28"/>
          <w:szCs w:val="28"/>
        </w:rPr>
        <w:t>,</w:t>
      </w:r>
      <w:r>
        <w:rPr>
          <w:rFonts w:ascii="Cambria" w:hAnsi="Cambria"/>
          <w:sz w:val="28"/>
          <w:szCs w:val="28"/>
        </w:rPr>
        <w:t>’</w:t>
      </w:r>
      <w:r w:rsidR="00AC382C">
        <w:rPr>
          <w:rFonts w:ascii="Cambria" w:hAnsi="Cambria"/>
          <w:sz w:val="28"/>
          <w:szCs w:val="28"/>
        </w:rPr>
        <w:t xml:space="preserve"> </w:t>
      </w:r>
      <w:ins w:id="6882" w:author="Claire S" w:date="2026-05-27T13:08:00Z" w16du:dateUtc="2026-05-27T12:08:00Z">
        <w:r w:rsidR="00734BCF">
          <w:rPr>
            <w:rFonts w:ascii="Cambria" w:hAnsi="Cambria"/>
            <w:sz w:val="28"/>
            <w:szCs w:val="28"/>
          </w:rPr>
          <w:t xml:space="preserve">Savannah heard </w:t>
        </w:r>
      </w:ins>
      <w:r w:rsidR="00B43E71">
        <w:rPr>
          <w:rFonts w:ascii="Cambria" w:hAnsi="Cambria"/>
          <w:sz w:val="28"/>
          <w:szCs w:val="28"/>
        </w:rPr>
        <w:t xml:space="preserve">Ruth </w:t>
      </w:r>
      <w:r>
        <w:rPr>
          <w:rFonts w:ascii="Cambria" w:hAnsi="Cambria"/>
          <w:sz w:val="28"/>
          <w:szCs w:val="28"/>
        </w:rPr>
        <w:t>call</w:t>
      </w:r>
      <w:del w:id="6883" w:author="Claire S" w:date="2026-05-27T13:08:00Z" w16du:dateUtc="2026-05-27T12:08:00Z">
        <w:r w:rsidDel="00734BCF">
          <w:rPr>
            <w:rFonts w:ascii="Cambria" w:hAnsi="Cambria"/>
            <w:sz w:val="28"/>
            <w:szCs w:val="28"/>
          </w:rPr>
          <w:delText>ed to</w:delText>
        </w:r>
      </w:del>
      <w:r>
        <w:rPr>
          <w:rFonts w:ascii="Cambria" w:hAnsi="Cambria"/>
          <w:sz w:val="28"/>
          <w:szCs w:val="28"/>
        </w:rPr>
        <w:t xml:space="preserve"> </w:t>
      </w:r>
      <w:r w:rsidR="00AC382C">
        <w:rPr>
          <w:rFonts w:ascii="Cambria" w:hAnsi="Cambria"/>
          <w:sz w:val="28"/>
          <w:szCs w:val="28"/>
        </w:rPr>
        <w:t>the</w:t>
      </w:r>
      <w:r w:rsidR="00B43E71">
        <w:rPr>
          <w:rFonts w:ascii="Cambria" w:hAnsi="Cambria"/>
          <w:sz w:val="28"/>
          <w:szCs w:val="28"/>
        </w:rPr>
        <w:t xml:space="preserve"> paramedic</w:t>
      </w:r>
      <w:r w:rsidR="00AC382C">
        <w:rPr>
          <w:rFonts w:ascii="Cambria" w:hAnsi="Cambria"/>
          <w:sz w:val="28"/>
          <w:szCs w:val="28"/>
        </w:rPr>
        <w:t>s</w:t>
      </w:r>
      <w:ins w:id="6884" w:author="Claire S" w:date="2026-05-07T17:36:00Z" w16du:dateUtc="2026-05-07T16:36:00Z">
        <w:r w:rsidR="00F66E7F">
          <w:rPr>
            <w:rFonts w:ascii="Cambria" w:hAnsi="Cambria"/>
            <w:sz w:val="28"/>
            <w:szCs w:val="28"/>
          </w:rPr>
          <w:t>, also standing around like spare parts</w:t>
        </w:r>
      </w:ins>
      <w:del w:id="6885" w:author="Claire S" w:date="2026-05-07T17:36:00Z" w16du:dateUtc="2026-05-07T16:36:00Z">
        <w:r w:rsidR="00A64CF9" w:rsidDel="00F66E7F">
          <w:rPr>
            <w:rFonts w:ascii="Cambria" w:hAnsi="Cambria"/>
            <w:sz w:val="28"/>
            <w:szCs w:val="28"/>
          </w:rPr>
          <w:delText xml:space="preserve"> </w:delText>
        </w:r>
      </w:del>
      <w:del w:id="6886" w:author="Claire S" w:date="2026-05-07T15:18:00Z" w16du:dateUtc="2026-05-07T14:18:00Z">
        <w:r w:rsidR="00A64CF9">
          <w:rPr>
            <w:rFonts w:ascii="Cambria" w:hAnsi="Cambria"/>
            <w:sz w:val="28"/>
            <w:szCs w:val="28"/>
          </w:rPr>
          <w:delText xml:space="preserve">who </w:delText>
        </w:r>
      </w:del>
      <w:del w:id="6887" w:author="Claire S" w:date="2026-05-07T17:36:00Z" w16du:dateUtc="2026-05-07T16:36:00Z">
        <w:r w:rsidR="00F71B55" w:rsidDel="00F66E7F">
          <w:rPr>
            <w:rFonts w:ascii="Cambria" w:hAnsi="Cambria"/>
            <w:sz w:val="28"/>
            <w:szCs w:val="28"/>
          </w:rPr>
          <w:delText>also</w:delText>
        </w:r>
      </w:del>
      <w:r w:rsidR="00F71B55">
        <w:rPr>
          <w:rFonts w:ascii="Cambria" w:hAnsi="Cambria"/>
          <w:sz w:val="28"/>
          <w:szCs w:val="28"/>
        </w:rPr>
        <w:t xml:space="preserve"> </w:t>
      </w:r>
      <w:del w:id="6888" w:author="Claire S" w:date="2026-05-07T17:32:00Z" w16du:dateUtc="2026-05-07T16:32:00Z">
        <w:r w:rsidR="00A64CF9" w:rsidDel="0035363C">
          <w:rPr>
            <w:rFonts w:ascii="Cambria" w:hAnsi="Cambria"/>
            <w:sz w:val="28"/>
            <w:szCs w:val="28"/>
          </w:rPr>
          <w:delText>linger</w:delText>
        </w:r>
      </w:del>
      <w:del w:id="6889" w:author="Claire S" w:date="2026-05-07T15:18:00Z" w16du:dateUtc="2026-05-07T14:18:00Z">
        <w:r w:rsidR="00A64CF9" w:rsidDel="00D63EAE">
          <w:rPr>
            <w:rFonts w:ascii="Cambria" w:hAnsi="Cambria"/>
            <w:sz w:val="28"/>
            <w:szCs w:val="28"/>
          </w:rPr>
          <w:delText>ed</w:delText>
        </w:r>
      </w:del>
      <w:del w:id="6890" w:author="Claire S" w:date="2026-05-07T17:32:00Z" w16du:dateUtc="2026-05-07T16:32:00Z">
        <w:r w:rsidR="00D43F1A" w:rsidDel="0035363C">
          <w:rPr>
            <w:rFonts w:ascii="Cambria" w:hAnsi="Cambria"/>
            <w:sz w:val="28"/>
            <w:szCs w:val="28"/>
          </w:rPr>
          <w:delText xml:space="preserve">, </w:delText>
        </w:r>
      </w:del>
      <w:del w:id="6891" w:author="Claire S" w:date="2026-05-07T17:36:00Z" w16du:dateUtc="2026-05-07T16:36:00Z">
        <w:r w:rsidR="00D43F1A" w:rsidDel="00F66E7F">
          <w:rPr>
            <w:rFonts w:ascii="Cambria" w:hAnsi="Cambria"/>
            <w:sz w:val="28"/>
            <w:szCs w:val="28"/>
          </w:rPr>
          <w:delText>waiting to be officially dismissed</w:delText>
        </w:r>
      </w:del>
      <w:ins w:id="6892" w:author="Claire S" w:date="2026-05-07T17:36:00Z" w16du:dateUtc="2026-05-07T16:36:00Z">
        <w:r w:rsidR="00F66E7F">
          <w:rPr>
            <w:rFonts w:ascii="Cambria" w:hAnsi="Cambria"/>
            <w:sz w:val="28"/>
            <w:szCs w:val="28"/>
          </w:rPr>
          <w:t>now</w:t>
        </w:r>
      </w:ins>
      <w:r w:rsidR="00D43F1A">
        <w:rPr>
          <w:rFonts w:ascii="Cambria" w:hAnsi="Cambria"/>
          <w:sz w:val="28"/>
          <w:szCs w:val="28"/>
        </w:rPr>
        <w:t>.</w:t>
      </w:r>
      <w:r>
        <w:rPr>
          <w:rFonts w:ascii="Cambria" w:hAnsi="Cambria"/>
          <w:sz w:val="28"/>
          <w:szCs w:val="28"/>
        </w:rPr>
        <w:t xml:space="preserve"> </w:t>
      </w:r>
      <w:r w:rsidR="004A00C1">
        <w:rPr>
          <w:rFonts w:ascii="Cambria" w:hAnsi="Cambria"/>
          <w:sz w:val="28"/>
          <w:szCs w:val="28"/>
        </w:rPr>
        <w:t>‘</w:t>
      </w:r>
      <w:r w:rsidR="00F00A4C">
        <w:rPr>
          <w:rFonts w:ascii="Cambria" w:hAnsi="Cambria"/>
          <w:sz w:val="28"/>
          <w:szCs w:val="28"/>
        </w:rPr>
        <w:t>C</w:t>
      </w:r>
      <w:r w:rsidR="00FB02DF">
        <w:rPr>
          <w:rFonts w:ascii="Cambria" w:hAnsi="Cambria"/>
          <w:sz w:val="28"/>
          <w:szCs w:val="28"/>
        </w:rPr>
        <w:t>an someone help</w:t>
      </w:r>
      <w:del w:id="6893" w:author="Claire S" w:date="2026-05-07T17:37:00Z" w16du:dateUtc="2026-05-07T16:37:00Z">
        <w:r w:rsidR="00FB02DF" w:rsidDel="005564CB">
          <w:rPr>
            <w:rFonts w:ascii="Cambria" w:hAnsi="Cambria"/>
            <w:sz w:val="28"/>
            <w:szCs w:val="28"/>
          </w:rPr>
          <w:delText xml:space="preserve"> c</w:delText>
        </w:r>
        <w:r w:rsidR="00F00A4C" w:rsidDel="005564CB">
          <w:rPr>
            <w:rFonts w:ascii="Cambria" w:hAnsi="Cambria"/>
            <w:sz w:val="28"/>
            <w:szCs w:val="28"/>
          </w:rPr>
          <w:delText>alm</w:delText>
        </w:r>
      </w:del>
      <w:r w:rsidR="00F00A4C">
        <w:rPr>
          <w:rFonts w:ascii="Cambria" w:hAnsi="Cambria"/>
          <w:sz w:val="28"/>
          <w:szCs w:val="28"/>
        </w:rPr>
        <w:t xml:space="preserve"> </w:t>
      </w:r>
      <w:r w:rsidR="009950E7">
        <w:rPr>
          <w:rFonts w:ascii="Cambria" w:hAnsi="Cambria"/>
          <w:sz w:val="28"/>
          <w:szCs w:val="28"/>
        </w:rPr>
        <w:t>my siste</w:t>
      </w:r>
      <w:ins w:id="6894" w:author="Claire S" w:date="2026-05-07T17:37:00Z" w16du:dateUtc="2026-05-07T16:37:00Z">
        <w:r w:rsidR="005564CB">
          <w:rPr>
            <w:rFonts w:ascii="Cambria" w:hAnsi="Cambria"/>
            <w:sz w:val="28"/>
            <w:szCs w:val="28"/>
          </w:rPr>
          <w:t>r</w:t>
        </w:r>
      </w:ins>
      <w:del w:id="6895" w:author="Claire S" w:date="2026-05-07T17:37:00Z" w16du:dateUtc="2026-05-07T16:37:00Z">
        <w:r w:rsidR="009950E7" w:rsidDel="005564CB">
          <w:rPr>
            <w:rFonts w:ascii="Cambria" w:hAnsi="Cambria"/>
            <w:sz w:val="28"/>
            <w:szCs w:val="28"/>
          </w:rPr>
          <w:delText xml:space="preserve">r </w:delText>
        </w:r>
        <w:r w:rsidR="00F00A4C" w:rsidDel="005564CB">
          <w:rPr>
            <w:rFonts w:ascii="Cambria" w:hAnsi="Cambria"/>
            <w:sz w:val="28"/>
            <w:szCs w:val="28"/>
          </w:rPr>
          <w:delText>down</w:delText>
        </w:r>
      </w:del>
      <w:r w:rsidR="00D90EC1">
        <w:rPr>
          <w:rFonts w:ascii="Cambria" w:hAnsi="Cambria"/>
          <w:sz w:val="28"/>
          <w:szCs w:val="28"/>
        </w:rPr>
        <w:t>,</w:t>
      </w:r>
      <w:r w:rsidR="004A00C1">
        <w:rPr>
          <w:rFonts w:ascii="Cambria" w:hAnsi="Cambria"/>
          <w:sz w:val="28"/>
          <w:szCs w:val="28"/>
        </w:rPr>
        <w:t xml:space="preserve"> please</w:t>
      </w:r>
      <w:r w:rsidR="00B43E71">
        <w:rPr>
          <w:rFonts w:ascii="Cambria" w:hAnsi="Cambria"/>
          <w:sz w:val="28"/>
          <w:szCs w:val="28"/>
        </w:rPr>
        <w:t>,</w:t>
      </w:r>
      <w:r w:rsidR="00433E5C">
        <w:rPr>
          <w:rFonts w:ascii="Cambria" w:hAnsi="Cambria"/>
          <w:sz w:val="28"/>
          <w:szCs w:val="28"/>
        </w:rPr>
        <w:t xml:space="preserve"> before she </w:t>
      </w:r>
      <w:r w:rsidR="00406C87">
        <w:rPr>
          <w:rFonts w:ascii="Cambria" w:hAnsi="Cambria"/>
          <w:sz w:val="28"/>
          <w:szCs w:val="28"/>
        </w:rPr>
        <w:t>drowns in her own</w:t>
      </w:r>
      <w:r w:rsidR="00BA2685">
        <w:rPr>
          <w:rFonts w:ascii="Cambria" w:hAnsi="Cambria"/>
          <w:sz w:val="28"/>
          <w:szCs w:val="28"/>
        </w:rPr>
        <w:t xml:space="preserve"> tears</w:t>
      </w:r>
      <w:r w:rsidR="00AC382C">
        <w:rPr>
          <w:rFonts w:ascii="Cambria" w:hAnsi="Cambria"/>
          <w:sz w:val="28"/>
          <w:szCs w:val="28"/>
        </w:rPr>
        <w:t>.’</w:t>
      </w:r>
    </w:p>
    <w:p w14:paraId="3A68A07F" w14:textId="70DC3370" w:rsidR="009369B2" w:rsidRDefault="00AC382C" w:rsidP="009369B2">
      <w:pPr>
        <w:spacing w:line="360" w:lineRule="auto"/>
        <w:ind w:firstLine="720"/>
        <w:contextualSpacing/>
        <w:rPr>
          <w:rFonts w:ascii="Cambria" w:hAnsi="Cambria"/>
          <w:sz w:val="28"/>
          <w:szCs w:val="28"/>
        </w:rPr>
      </w:pPr>
      <w:r>
        <w:rPr>
          <w:rFonts w:ascii="Cambria" w:hAnsi="Cambria"/>
          <w:sz w:val="28"/>
          <w:szCs w:val="28"/>
        </w:rPr>
        <w:t xml:space="preserve">‘Of course.’ </w:t>
      </w:r>
      <w:r w:rsidR="00FB02DF">
        <w:rPr>
          <w:rFonts w:ascii="Cambria" w:hAnsi="Cambria"/>
          <w:sz w:val="28"/>
          <w:szCs w:val="28"/>
        </w:rPr>
        <w:t>A motherly paramedic bustled over</w:t>
      </w:r>
      <w:r w:rsidR="0067479B">
        <w:rPr>
          <w:rFonts w:ascii="Cambria" w:hAnsi="Cambria"/>
          <w:sz w:val="28"/>
          <w:szCs w:val="28"/>
        </w:rPr>
        <w:t xml:space="preserve"> with her bag</w:t>
      </w:r>
      <w:r w:rsidR="009369B2">
        <w:rPr>
          <w:rFonts w:ascii="Cambria" w:hAnsi="Cambria"/>
          <w:sz w:val="28"/>
          <w:szCs w:val="28"/>
        </w:rPr>
        <w:t>.</w:t>
      </w:r>
    </w:p>
    <w:p w14:paraId="5518B6F7" w14:textId="270632E1" w:rsidR="00122E01" w:rsidRDefault="00AC382C" w:rsidP="009369B2">
      <w:pPr>
        <w:spacing w:line="360" w:lineRule="auto"/>
        <w:ind w:firstLine="720"/>
        <w:contextualSpacing/>
        <w:rPr>
          <w:rFonts w:ascii="Cambria" w:hAnsi="Cambria"/>
          <w:sz w:val="28"/>
          <w:szCs w:val="28"/>
        </w:rPr>
      </w:pPr>
      <w:r>
        <w:rPr>
          <w:rFonts w:ascii="Cambria" w:hAnsi="Cambria"/>
          <w:sz w:val="28"/>
          <w:szCs w:val="28"/>
        </w:rPr>
        <w:t>‘</w:t>
      </w:r>
      <w:r w:rsidR="0067479B">
        <w:rPr>
          <w:rFonts w:ascii="Cambria" w:hAnsi="Cambria"/>
          <w:sz w:val="28"/>
          <w:szCs w:val="28"/>
        </w:rPr>
        <w:t xml:space="preserve">And may I just </w:t>
      </w:r>
      <w:r w:rsidR="00BB6306">
        <w:rPr>
          <w:rFonts w:ascii="Cambria" w:hAnsi="Cambria"/>
          <w:sz w:val="28"/>
          <w:szCs w:val="28"/>
        </w:rPr>
        <w:t>add</w:t>
      </w:r>
      <w:del w:id="6896" w:author="Daisy Watt" w:date="2026-06-21T23:56:00Z" w16du:dateUtc="2026-06-21T21:56:00Z">
        <w:r>
          <w:rPr>
            <w:rFonts w:ascii="Cambria" w:hAnsi="Cambria"/>
            <w:sz w:val="28"/>
            <w:szCs w:val="28"/>
          </w:rPr>
          <w:delText>,</w:delText>
        </w:r>
      </w:del>
      <w:ins w:id="6897" w:author="Daisy Watt" w:date="2026-06-21T23:56:00Z" w16du:dateUtc="2026-06-21T21:56:00Z">
        <w:r w:rsidR="005E5D7B">
          <w:rPr>
            <w:rFonts w:ascii="Cambria" w:hAnsi="Cambria"/>
            <w:sz w:val="28"/>
            <w:szCs w:val="28"/>
          </w:rPr>
          <w:t>…</w:t>
        </w:r>
      </w:ins>
      <w:r>
        <w:rPr>
          <w:rFonts w:ascii="Cambria" w:hAnsi="Cambria"/>
          <w:sz w:val="28"/>
          <w:szCs w:val="28"/>
        </w:rPr>
        <w:t>’ Ruth</w:t>
      </w:r>
      <w:r w:rsidR="009950E7">
        <w:rPr>
          <w:rFonts w:ascii="Cambria" w:hAnsi="Cambria"/>
          <w:sz w:val="28"/>
          <w:szCs w:val="28"/>
        </w:rPr>
        <w:t xml:space="preserve"> </w:t>
      </w:r>
      <w:r w:rsidR="009464A7">
        <w:rPr>
          <w:rFonts w:ascii="Cambria" w:hAnsi="Cambria"/>
          <w:sz w:val="28"/>
          <w:szCs w:val="28"/>
        </w:rPr>
        <w:t xml:space="preserve">clapped her hands once for attention, and </w:t>
      </w:r>
      <w:r w:rsidR="00122E01">
        <w:rPr>
          <w:rFonts w:ascii="Cambria" w:hAnsi="Cambria"/>
          <w:sz w:val="28"/>
          <w:szCs w:val="28"/>
        </w:rPr>
        <w:t>addressed</w:t>
      </w:r>
      <w:r w:rsidR="0067479B">
        <w:rPr>
          <w:rFonts w:ascii="Cambria" w:hAnsi="Cambria"/>
          <w:sz w:val="28"/>
          <w:szCs w:val="28"/>
        </w:rPr>
        <w:t xml:space="preserve"> everyone in</w:t>
      </w:r>
      <w:r w:rsidR="00122E01">
        <w:rPr>
          <w:rFonts w:ascii="Cambria" w:hAnsi="Cambria"/>
          <w:sz w:val="28"/>
          <w:szCs w:val="28"/>
        </w:rPr>
        <w:t xml:space="preserve"> the </w:t>
      </w:r>
      <w:r w:rsidR="00FB02DF">
        <w:rPr>
          <w:rFonts w:ascii="Cambria" w:hAnsi="Cambria"/>
          <w:sz w:val="28"/>
          <w:szCs w:val="28"/>
        </w:rPr>
        <w:t>open</w:t>
      </w:r>
      <w:r w:rsidR="008F3865">
        <w:rPr>
          <w:rFonts w:ascii="Cambria" w:hAnsi="Cambria"/>
          <w:sz w:val="28"/>
          <w:szCs w:val="28"/>
        </w:rPr>
        <w:t>-</w:t>
      </w:r>
      <w:r w:rsidR="00FB02DF">
        <w:rPr>
          <w:rFonts w:ascii="Cambria" w:hAnsi="Cambria"/>
          <w:sz w:val="28"/>
          <w:szCs w:val="28"/>
        </w:rPr>
        <w:t>plan office</w:t>
      </w:r>
      <w:r w:rsidR="00A347EF">
        <w:rPr>
          <w:rFonts w:ascii="Cambria" w:hAnsi="Cambria"/>
          <w:sz w:val="28"/>
          <w:szCs w:val="28"/>
        </w:rPr>
        <w:t>. ‘</w:t>
      </w:r>
      <w:r w:rsidR="009369B2">
        <w:rPr>
          <w:rFonts w:ascii="Cambria" w:hAnsi="Cambria"/>
          <w:sz w:val="28"/>
          <w:szCs w:val="28"/>
        </w:rPr>
        <w:t xml:space="preserve">A </w:t>
      </w:r>
      <w:r w:rsidR="00B12E96">
        <w:rPr>
          <w:rFonts w:ascii="Cambria" w:hAnsi="Cambria"/>
          <w:sz w:val="28"/>
          <w:szCs w:val="28"/>
        </w:rPr>
        <w:t xml:space="preserve">small </w:t>
      </w:r>
      <w:r w:rsidR="009369B2">
        <w:rPr>
          <w:rFonts w:ascii="Cambria" w:hAnsi="Cambria"/>
          <w:sz w:val="28"/>
          <w:szCs w:val="28"/>
        </w:rPr>
        <w:t xml:space="preserve">warning. </w:t>
      </w:r>
      <w:r w:rsidR="00A347EF">
        <w:rPr>
          <w:rFonts w:ascii="Cambria" w:hAnsi="Cambria"/>
          <w:sz w:val="28"/>
          <w:szCs w:val="28"/>
        </w:rPr>
        <w:t>If I see or find anyone take a single photo of this scen</w:t>
      </w:r>
      <w:ins w:id="6898" w:author="Daisy Watt" w:date="2026-06-21T23:56:00Z" w16du:dateUtc="2026-06-21T21:56:00Z">
        <w:r w:rsidR="00A347EF">
          <w:rPr>
            <w:rFonts w:ascii="Cambria" w:hAnsi="Cambria"/>
            <w:sz w:val="28"/>
            <w:szCs w:val="28"/>
          </w:rPr>
          <w:t>e</w:t>
        </w:r>
        <w:r w:rsidR="000450E9">
          <w:rPr>
            <w:rFonts w:ascii="Cambria" w:hAnsi="Cambria"/>
            <w:sz w:val="28"/>
            <w:szCs w:val="28"/>
          </w:rPr>
          <w:t>…</w:t>
        </w:r>
      </w:ins>
      <w:del w:id="6899" w:author="Daisy Watt" w:date="2026-06-21T23:56:00Z" w16du:dateUtc="2026-06-21T21:56:00Z">
        <w:r w:rsidR="00A347EF" w:rsidDel="000450E9">
          <w:rPr>
            <w:rFonts w:ascii="Cambria" w:hAnsi="Cambria"/>
            <w:sz w:val="28"/>
            <w:szCs w:val="28"/>
          </w:rPr>
          <w:delText>e</w:delText>
        </w:r>
        <w:r w:rsidR="009369B2">
          <w:rPr>
            <w:rFonts w:ascii="Cambria" w:hAnsi="Cambria"/>
            <w:sz w:val="28"/>
            <w:szCs w:val="28"/>
          </w:rPr>
          <w:delText xml:space="preserve"> -</w:delText>
        </w:r>
      </w:del>
      <w:r w:rsidR="00A347EF">
        <w:rPr>
          <w:rFonts w:ascii="Cambria" w:hAnsi="Cambria"/>
          <w:sz w:val="28"/>
          <w:szCs w:val="28"/>
        </w:rPr>
        <w:t xml:space="preserve">’ </w:t>
      </w:r>
      <w:del w:id="6900" w:author="Daisy Watt" w:date="2026-06-21T23:56:00Z" w16du:dateUtc="2026-06-21T21:56:00Z">
        <w:r w:rsidR="00A347EF" w:rsidDel="000450E9">
          <w:rPr>
            <w:rFonts w:ascii="Cambria" w:hAnsi="Cambria"/>
            <w:sz w:val="28"/>
            <w:szCs w:val="28"/>
          </w:rPr>
          <w:delText>s</w:delText>
        </w:r>
      </w:del>
      <w:ins w:id="6901" w:author="Daisy Watt" w:date="2026-06-21T23:56:00Z" w16du:dateUtc="2026-06-21T21:56:00Z">
        <w:r w:rsidR="000450E9">
          <w:rPr>
            <w:rFonts w:ascii="Cambria" w:hAnsi="Cambria"/>
            <w:sz w:val="28"/>
            <w:szCs w:val="28"/>
          </w:rPr>
          <w:t>S</w:t>
        </w:r>
      </w:ins>
      <w:r w:rsidR="00A347EF">
        <w:rPr>
          <w:rFonts w:ascii="Cambria" w:hAnsi="Cambria"/>
          <w:sz w:val="28"/>
          <w:szCs w:val="28"/>
        </w:rPr>
        <w:t xml:space="preserve">he lowered her voice, </w:t>
      </w:r>
      <w:del w:id="6902" w:author="Daisy Watt" w:date="2026-06-21T23:58:00Z" w16du:dateUtc="2026-06-21T21:58:00Z">
        <w:r w:rsidR="00A347EF">
          <w:rPr>
            <w:rFonts w:ascii="Cambria" w:hAnsi="Cambria"/>
            <w:sz w:val="28"/>
            <w:szCs w:val="28"/>
          </w:rPr>
          <w:delText>but</w:delText>
        </w:r>
      </w:del>
      <w:ins w:id="6903" w:author="Daisy Watt" w:date="2026-06-21T23:58:00Z" w16du:dateUtc="2026-06-21T21:58:00Z">
        <w:r w:rsidR="00187264">
          <w:rPr>
            <w:rFonts w:ascii="Cambria" w:hAnsi="Cambria"/>
            <w:sz w:val="28"/>
            <w:szCs w:val="28"/>
          </w:rPr>
          <w:t>while</w:t>
        </w:r>
      </w:ins>
      <w:r w:rsidR="00A347EF">
        <w:rPr>
          <w:rFonts w:ascii="Cambria" w:hAnsi="Cambria"/>
          <w:sz w:val="28"/>
          <w:szCs w:val="28"/>
        </w:rPr>
        <w:t xml:space="preserve"> everyone </w:t>
      </w:r>
      <w:del w:id="6904" w:author="Daisy Watt" w:date="2026-06-21T23:58:00Z" w16du:dateUtc="2026-06-21T21:58:00Z">
        <w:r w:rsidR="00A347EF">
          <w:rPr>
            <w:rFonts w:ascii="Cambria" w:hAnsi="Cambria"/>
            <w:sz w:val="28"/>
            <w:szCs w:val="28"/>
          </w:rPr>
          <w:delText xml:space="preserve">was </w:delText>
        </w:r>
      </w:del>
      <w:r w:rsidR="00BA2685">
        <w:rPr>
          <w:rFonts w:ascii="Cambria" w:hAnsi="Cambria"/>
          <w:sz w:val="28"/>
          <w:szCs w:val="28"/>
        </w:rPr>
        <w:t>gaz</w:t>
      </w:r>
      <w:ins w:id="6905" w:author="Daisy Watt" w:date="2026-06-21T23:58:00Z" w16du:dateUtc="2026-06-21T21:58:00Z">
        <w:r w:rsidR="00187264">
          <w:rPr>
            <w:rFonts w:ascii="Cambria" w:hAnsi="Cambria"/>
            <w:sz w:val="28"/>
            <w:szCs w:val="28"/>
          </w:rPr>
          <w:t>ed</w:t>
        </w:r>
      </w:ins>
      <w:del w:id="6906" w:author="Daisy Watt" w:date="2026-06-21T23:58:00Z" w16du:dateUtc="2026-06-21T21:58:00Z">
        <w:r w:rsidR="00BA2685" w:rsidDel="00187264">
          <w:rPr>
            <w:rFonts w:ascii="Cambria" w:hAnsi="Cambria"/>
            <w:sz w:val="28"/>
            <w:szCs w:val="28"/>
          </w:rPr>
          <w:delText>ing</w:delText>
        </w:r>
      </w:del>
      <w:r w:rsidR="00BA2685">
        <w:rPr>
          <w:rFonts w:ascii="Cambria" w:hAnsi="Cambria"/>
          <w:sz w:val="28"/>
          <w:szCs w:val="28"/>
        </w:rPr>
        <w:t xml:space="preserve"> at her, </w:t>
      </w:r>
      <w:r w:rsidR="009369B2">
        <w:rPr>
          <w:rFonts w:ascii="Cambria" w:hAnsi="Cambria"/>
          <w:sz w:val="28"/>
          <w:szCs w:val="28"/>
        </w:rPr>
        <w:t>rapt</w:t>
      </w:r>
      <w:del w:id="6907" w:author="Daisy Watt" w:date="2026-06-21T23:56:00Z" w16du:dateUtc="2026-06-21T21:56:00Z">
        <w:r w:rsidR="009369B2">
          <w:rPr>
            <w:rFonts w:ascii="Cambria" w:hAnsi="Cambria"/>
            <w:sz w:val="28"/>
            <w:szCs w:val="28"/>
          </w:rPr>
          <w:delText>,</w:delText>
        </w:r>
      </w:del>
      <w:ins w:id="6908" w:author="Daisy Watt" w:date="2026-06-21T23:56:00Z" w16du:dateUtc="2026-06-21T21:56:00Z">
        <w:r w:rsidR="000450E9">
          <w:rPr>
            <w:rFonts w:ascii="Cambria" w:hAnsi="Cambria"/>
            <w:sz w:val="28"/>
            <w:szCs w:val="28"/>
          </w:rPr>
          <w:t>.</w:t>
        </w:r>
      </w:ins>
      <w:r w:rsidR="00A347EF">
        <w:rPr>
          <w:rFonts w:ascii="Cambria" w:hAnsi="Cambria"/>
          <w:sz w:val="28"/>
          <w:szCs w:val="28"/>
        </w:rPr>
        <w:t xml:space="preserve"> ‘</w:t>
      </w:r>
      <w:del w:id="6909" w:author="Daisy Watt" w:date="2026-06-21T23:56:00Z" w16du:dateUtc="2026-06-21T21:56:00Z">
        <w:r w:rsidR="009369B2" w:rsidDel="004D7160">
          <w:rPr>
            <w:rFonts w:ascii="Cambria" w:hAnsi="Cambria"/>
            <w:sz w:val="28"/>
            <w:szCs w:val="28"/>
          </w:rPr>
          <w:delText>b</w:delText>
        </w:r>
      </w:del>
      <w:ins w:id="6910" w:author="Daisy Watt" w:date="2026-06-21T23:56:00Z" w16du:dateUtc="2026-06-21T21:56:00Z">
        <w:r w:rsidR="004D7160">
          <w:rPr>
            <w:rFonts w:ascii="Cambria" w:hAnsi="Cambria"/>
            <w:sz w:val="28"/>
            <w:szCs w:val="28"/>
          </w:rPr>
          <w:t>B</w:t>
        </w:r>
      </w:ins>
      <w:r w:rsidR="00A347EF">
        <w:rPr>
          <w:rFonts w:ascii="Cambria" w:hAnsi="Cambria"/>
          <w:sz w:val="28"/>
          <w:szCs w:val="28"/>
        </w:rPr>
        <w:t xml:space="preserve">elieve me, you’ll feel the wrath of </w:t>
      </w:r>
      <w:r w:rsidR="00122E01">
        <w:rPr>
          <w:rFonts w:ascii="Cambria" w:hAnsi="Cambria"/>
          <w:sz w:val="28"/>
          <w:szCs w:val="28"/>
        </w:rPr>
        <w:t>the Langley</w:t>
      </w:r>
      <w:r w:rsidR="00A347EF">
        <w:rPr>
          <w:rFonts w:ascii="Cambria" w:hAnsi="Cambria"/>
          <w:sz w:val="28"/>
          <w:szCs w:val="28"/>
        </w:rPr>
        <w:t xml:space="preserve"> legal team.</w:t>
      </w:r>
      <w:r w:rsidR="00122E01">
        <w:rPr>
          <w:rFonts w:ascii="Cambria" w:hAnsi="Cambria"/>
          <w:sz w:val="28"/>
          <w:szCs w:val="28"/>
        </w:rPr>
        <w:t xml:space="preserve"> </w:t>
      </w:r>
      <w:del w:id="6911" w:author="Daisy Watt" w:date="2026-06-21T23:58:00Z" w16du:dateUtc="2026-06-21T21:58:00Z">
        <w:r w:rsidR="00122E01" w:rsidRPr="00A20434">
          <w:rPr>
            <w:rFonts w:ascii="Cambria" w:hAnsi="Cambria"/>
            <w:sz w:val="28"/>
          </w:rPr>
          <w:delText>Capiche</w:delText>
        </w:r>
      </w:del>
      <w:ins w:id="6912" w:author="Daisy Watt" w:date="2026-06-21T23:58:00Z" w16du:dateUtc="2026-06-21T21:58:00Z">
        <w:r w:rsidR="00A20434">
          <w:rPr>
            <w:rFonts w:ascii="Cambria" w:hAnsi="Cambria"/>
            <w:iCs/>
            <w:sz w:val="28"/>
          </w:rPr>
          <w:t>Capeesh</w:t>
        </w:r>
      </w:ins>
      <w:r w:rsidR="00122E01">
        <w:rPr>
          <w:rFonts w:ascii="Cambria" w:hAnsi="Cambria"/>
          <w:sz w:val="28"/>
          <w:szCs w:val="28"/>
        </w:rPr>
        <w:t>?</w:t>
      </w:r>
      <w:r w:rsidR="00A347EF">
        <w:rPr>
          <w:rFonts w:ascii="Cambria" w:hAnsi="Cambria"/>
          <w:sz w:val="28"/>
          <w:szCs w:val="28"/>
        </w:rPr>
        <w:t>’</w:t>
      </w:r>
    </w:p>
    <w:p w14:paraId="044EF9C7" w14:textId="556FEE41" w:rsidR="00AC382C" w:rsidRDefault="00431DB4" w:rsidP="00351477">
      <w:pPr>
        <w:spacing w:line="360" w:lineRule="auto"/>
        <w:ind w:firstLine="720"/>
        <w:contextualSpacing/>
        <w:rPr>
          <w:rFonts w:ascii="Cambria" w:hAnsi="Cambria"/>
          <w:sz w:val="28"/>
          <w:szCs w:val="28"/>
        </w:rPr>
      </w:pPr>
      <w:r>
        <w:rPr>
          <w:rFonts w:ascii="Cambria" w:hAnsi="Cambria"/>
          <w:sz w:val="28"/>
          <w:szCs w:val="28"/>
        </w:rPr>
        <w:t>Open-mouthed, t</w:t>
      </w:r>
      <w:r w:rsidR="00122E01">
        <w:rPr>
          <w:rFonts w:ascii="Cambria" w:hAnsi="Cambria"/>
          <w:sz w:val="28"/>
          <w:szCs w:val="28"/>
        </w:rPr>
        <w:t xml:space="preserve">he paramedics </w:t>
      </w:r>
      <w:ins w:id="6913" w:author="Daisy Watt" w:date="2026-06-22T00:09:00Z" w16du:dateUtc="2026-06-21T22:09:00Z">
        <w:r w:rsidR="00122E01">
          <w:rPr>
            <w:rFonts w:ascii="Cambria" w:hAnsi="Cambria"/>
            <w:sz w:val="28"/>
            <w:szCs w:val="28"/>
          </w:rPr>
          <w:t xml:space="preserve">and </w:t>
        </w:r>
      </w:ins>
      <w:del w:id="6914" w:author="Daisy Watt" w:date="2026-06-22T00:09:00Z" w16du:dateUtc="2026-06-21T22:09:00Z">
        <w:r w:rsidR="00122E01" w:rsidDel="001A26B0">
          <w:rPr>
            <w:rFonts w:ascii="Cambria" w:hAnsi="Cambria"/>
            <w:sz w:val="28"/>
            <w:szCs w:val="28"/>
          </w:rPr>
          <w:delText xml:space="preserve">and </w:delText>
        </w:r>
        <w:r w:rsidR="00122E01">
          <w:rPr>
            <w:rFonts w:ascii="Cambria" w:hAnsi="Cambria"/>
            <w:sz w:val="28"/>
            <w:szCs w:val="28"/>
          </w:rPr>
          <w:delText xml:space="preserve">police </w:delText>
        </w:r>
      </w:del>
      <w:del w:id="6915" w:author="Daisy Watt" w:date="2026-06-22T00:53:00Z" w16du:dateUtc="2026-06-21T22:53:00Z">
        <w:r w:rsidR="00122E01">
          <w:rPr>
            <w:rFonts w:ascii="Cambria" w:hAnsi="Cambria"/>
            <w:sz w:val="28"/>
            <w:szCs w:val="28"/>
          </w:rPr>
          <w:delText>looked</w:delText>
        </w:r>
      </w:del>
      <w:ins w:id="6916" w:author="Daisy Watt" w:date="2026-06-22T00:53:00Z" w16du:dateUtc="2026-06-21T22:53:00Z">
        <w:r w:rsidR="00E009FB">
          <w:rPr>
            <w:rFonts w:ascii="Cambria" w:hAnsi="Cambria"/>
            <w:sz w:val="28"/>
            <w:szCs w:val="28"/>
          </w:rPr>
          <w:t>guard looked</w:t>
        </w:r>
      </w:ins>
      <w:r w:rsidR="00122E01">
        <w:rPr>
          <w:rFonts w:ascii="Cambria" w:hAnsi="Cambria"/>
          <w:sz w:val="28"/>
          <w:szCs w:val="28"/>
        </w:rPr>
        <w:t xml:space="preserve"> a bit stunned </w:t>
      </w:r>
      <w:r>
        <w:rPr>
          <w:rFonts w:ascii="Cambria" w:hAnsi="Cambria"/>
          <w:sz w:val="28"/>
          <w:szCs w:val="28"/>
        </w:rPr>
        <w:t xml:space="preserve">but, sheep-like, </w:t>
      </w:r>
      <w:r w:rsidR="00122E01">
        <w:rPr>
          <w:rFonts w:ascii="Cambria" w:hAnsi="Cambria"/>
          <w:sz w:val="28"/>
          <w:szCs w:val="28"/>
        </w:rPr>
        <w:t>they</w:t>
      </w:r>
      <w:r>
        <w:rPr>
          <w:rFonts w:ascii="Cambria" w:hAnsi="Cambria"/>
          <w:sz w:val="28"/>
          <w:szCs w:val="28"/>
        </w:rPr>
        <w:t xml:space="preserve"> all</w:t>
      </w:r>
      <w:r w:rsidR="00122E01">
        <w:rPr>
          <w:rFonts w:ascii="Cambria" w:hAnsi="Cambria"/>
          <w:sz w:val="28"/>
          <w:szCs w:val="28"/>
        </w:rPr>
        <w:t xml:space="preserve"> nodded</w:t>
      </w:r>
      <w:r>
        <w:rPr>
          <w:rFonts w:ascii="Cambria" w:hAnsi="Cambria"/>
          <w:sz w:val="28"/>
          <w:szCs w:val="28"/>
        </w:rPr>
        <w:t xml:space="preserve"> their agreement</w:t>
      </w:r>
      <w:r w:rsidR="00351477">
        <w:rPr>
          <w:rFonts w:ascii="Cambria" w:hAnsi="Cambria"/>
          <w:sz w:val="28"/>
          <w:szCs w:val="28"/>
        </w:rPr>
        <w:t>.</w:t>
      </w:r>
    </w:p>
    <w:p w14:paraId="3A4D6902" w14:textId="178C81DA" w:rsidR="00351477" w:rsidRDefault="00351477" w:rsidP="00351477">
      <w:pPr>
        <w:spacing w:line="360" w:lineRule="auto"/>
        <w:ind w:firstLine="720"/>
        <w:contextualSpacing/>
        <w:rPr>
          <w:rFonts w:ascii="Cambria" w:hAnsi="Cambria"/>
          <w:sz w:val="28"/>
          <w:szCs w:val="28"/>
        </w:rPr>
      </w:pPr>
      <w:r>
        <w:rPr>
          <w:rFonts w:ascii="Cambria" w:hAnsi="Cambria"/>
          <w:sz w:val="28"/>
          <w:szCs w:val="28"/>
        </w:rPr>
        <w:t xml:space="preserve">Ruth Langley often had that effect on people. </w:t>
      </w:r>
    </w:p>
    <w:p w14:paraId="4ECF2C38" w14:textId="77777777" w:rsidR="00FA4965" w:rsidRDefault="00FA4965" w:rsidP="00FB02DF">
      <w:pPr>
        <w:spacing w:line="360" w:lineRule="auto"/>
        <w:contextualSpacing/>
        <w:rPr>
          <w:ins w:id="6917" w:author="Claire S" w:date="2026-05-07T17:32:00Z" w16du:dateUtc="2026-05-07T16:32:00Z"/>
          <w:rFonts w:ascii="Cambria" w:hAnsi="Cambria"/>
          <w:sz w:val="28"/>
          <w:szCs w:val="28"/>
        </w:rPr>
      </w:pPr>
    </w:p>
    <w:p w14:paraId="54B76C0F" w14:textId="1FE928CE" w:rsidR="00FB02DF" w:rsidRDefault="00FB02DF" w:rsidP="00FB02DF">
      <w:pPr>
        <w:spacing w:line="360" w:lineRule="auto"/>
        <w:contextualSpacing/>
        <w:rPr>
          <w:rFonts w:ascii="Cambria" w:hAnsi="Cambria"/>
          <w:sz w:val="28"/>
          <w:szCs w:val="28"/>
        </w:rPr>
      </w:pPr>
      <w:r>
        <w:rPr>
          <w:rFonts w:ascii="Cambria" w:hAnsi="Cambria"/>
          <w:sz w:val="28"/>
          <w:szCs w:val="28"/>
        </w:rPr>
        <w:t>*</w:t>
      </w:r>
    </w:p>
    <w:p w14:paraId="4967B3A9" w14:textId="3E76FFA7" w:rsidR="005B0A70" w:rsidRDefault="004A00C1" w:rsidP="004A00C1">
      <w:pPr>
        <w:spacing w:line="360" w:lineRule="auto"/>
        <w:ind w:firstLine="720"/>
        <w:contextualSpacing/>
        <w:rPr>
          <w:rFonts w:ascii="Cambria" w:hAnsi="Cambria"/>
          <w:sz w:val="28"/>
          <w:szCs w:val="28"/>
        </w:rPr>
      </w:pPr>
      <w:r>
        <w:rPr>
          <w:rFonts w:ascii="Cambria" w:hAnsi="Cambria"/>
          <w:sz w:val="28"/>
          <w:szCs w:val="28"/>
        </w:rPr>
        <w:t xml:space="preserve">‘Lie back, please,’ </w:t>
      </w:r>
      <w:r w:rsidR="00FB02DF">
        <w:rPr>
          <w:rFonts w:ascii="Cambria" w:hAnsi="Cambria"/>
          <w:sz w:val="28"/>
          <w:szCs w:val="28"/>
        </w:rPr>
        <w:t xml:space="preserve">the paramedic </w:t>
      </w:r>
      <w:del w:id="6918" w:author="Daisy Watt" w:date="2026-06-22T00:10:00Z" w16du:dateUtc="2026-06-21T22:10:00Z">
        <w:r w:rsidR="00FB02DF">
          <w:rPr>
            <w:rFonts w:ascii="Cambria" w:hAnsi="Cambria"/>
            <w:sz w:val="28"/>
            <w:szCs w:val="28"/>
          </w:rPr>
          <w:delText>ha</w:delText>
        </w:r>
        <w:r>
          <w:rPr>
            <w:rFonts w:ascii="Cambria" w:hAnsi="Cambria"/>
            <w:sz w:val="28"/>
            <w:szCs w:val="28"/>
          </w:rPr>
          <w:delText xml:space="preserve">d </w:delText>
        </w:r>
      </w:del>
      <w:r w:rsidR="00BB6306">
        <w:rPr>
          <w:rFonts w:ascii="Cambria" w:hAnsi="Cambria"/>
          <w:sz w:val="28"/>
          <w:szCs w:val="28"/>
        </w:rPr>
        <w:t>instructed</w:t>
      </w:r>
      <w:r w:rsidR="003E0A1C">
        <w:rPr>
          <w:rFonts w:ascii="Cambria" w:hAnsi="Cambria"/>
          <w:sz w:val="28"/>
          <w:szCs w:val="28"/>
        </w:rPr>
        <w:t xml:space="preserve"> Savannah</w:t>
      </w:r>
      <w:r w:rsidR="00DF1522">
        <w:rPr>
          <w:rFonts w:ascii="Cambria" w:hAnsi="Cambria"/>
          <w:sz w:val="28"/>
          <w:szCs w:val="28"/>
        </w:rPr>
        <w:t>,</w:t>
      </w:r>
      <w:r w:rsidR="00F00A4C">
        <w:rPr>
          <w:rFonts w:ascii="Cambria" w:hAnsi="Cambria"/>
          <w:sz w:val="28"/>
          <w:szCs w:val="28"/>
        </w:rPr>
        <w:t xml:space="preserve"> </w:t>
      </w:r>
      <w:r w:rsidR="00DF1522">
        <w:rPr>
          <w:rFonts w:ascii="Cambria" w:hAnsi="Cambria"/>
          <w:sz w:val="28"/>
          <w:szCs w:val="28"/>
        </w:rPr>
        <w:t xml:space="preserve">checking </w:t>
      </w:r>
      <w:r w:rsidR="003E0A1C">
        <w:rPr>
          <w:rFonts w:ascii="Cambria" w:hAnsi="Cambria"/>
          <w:sz w:val="28"/>
          <w:szCs w:val="28"/>
        </w:rPr>
        <w:t>her</w:t>
      </w:r>
      <w:r w:rsidR="00DF1522">
        <w:rPr>
          <w:rFonts w:ascii="Cambria" w:hAnsi="Cambria"/>
          <w:sz w:val="28"/>
          <w:szCs w:val="28"/>
        </w:rPr>
        <w:t xml:space="preserve"> pulse</w:t>
      </w:r>
      <w:r>
        <w:rPr>
          <w:rFonts w:ascii="Cambria" w:hAnsi="Cambria"/>
          <w:sz w:val="28"/>
          <w:szCs w:val="28"/>
        </w:rPr>
        <w:t xml:space="preserve">. </w:t>
      </w:r>
      <w:r w:rsidR="00D73EA1">
        <w:rPr>
          <w:rFonts w:ascii="Cambria" w:hAnsi="Cambria"/>
          <w:sz w:val="28"/>
          <w:szCs w:val="28"/>
        </w:rPr>
        <w:t>‘</w:t>
      </w:r>
      <w:r w:rsidR="00DF1522">
        <w:rPr>
          <w:rFonts w:ascii="Cambria" w:hAnsi="Cambria"/>
          <w:sz w:val="28"/>
          <w:szCs w:val="28"/>
        </w:rPr>
        <w:t>As long as you’re on no other meds,</w:t>
      </w:r>
      <w:r w:rsidR="00FA31EA">
        <w:rPr>
          <w:rFonts w:ascii="Cambria" w:hAnsi="Cambria"/>
          <w:sz w:val="28"/>
          <w:szCs w:val="28"/>
        </w:rPr>
        <w:t xml:space="preserve"> pet,</w:t>
      </w:r>
      <w:r w:rsidR="00DF1522">
        <w:rPr>
          <w:rFonts w:ascii="Cambria" w:hAnsi="Cambria"/>
          <w:sz w:val="28"/>
          <w:szCs w:val="28"/>
        </w:rPr>
        <w:t xml:space="preserve"> </w:t>
      </w:r>
      <w:r w:rsidR="00D73EA1">
        <w:rPr>
          <w:rFonts w:ascii="Cambria" w:hAnsi="Cambria"/>
          <w:sz w:val="28"/>
          <w:szCs w:val="28"/>
        </w:rPr>
        <w:t>I can give you a small</w:t>
      </w:r>
      <w:r w:rsidR="00B0702E">
        <w:rPr>
          <w:rFonts w:ascii="Cambria" w:hAnsi="Cambria"/>
          <w:sz w:val="28"/>
          <w:szCs w:val="28"/>
        </w:rPr>
        <w:t xml:space="preserve"> </w:t>
      </w:r>
      <w:r w:rsidR="00CA173E">
        <w:rPr>
          <w:rFonts w:ascii="Cambria" w:hAnsi="Cambria"/>
          <w:sz w:val="28"/>
          <w:szCs w:val="28"/>
        </w:rPr>
        <w:t>sedative</w:t>
      </w:r>
      <w:r w:rsidR="005B0A70">
        <w:rPr>
          <w:rFonts w:ascii="Cambria" w:hAnsi="Cambria"/>
          <w:sz w:val="28"/>
          <w:szCs w:val="28"/>
        </w:rPr>
        <w:t>.</w:t>
      </w:r>
      <w:r w:rsidR="00D73EA1">
        <w:rPr>
          <w:rFonts w:ascii="Cambria" w:hAnsi="Cambria"/>
          <w:sz w:val="28"/>
          <w:szCs w:val="28"/>
        </w:rPr>
        <w:t>’</w:t>
      </w:r>
      <w:r w:rsidR="00CA173E">
        <w:rPr>
          <w:rFonts w:ascii="Cambria" w:hAnsi="Cambria"/>
          <w:sz w:val="28"/>
          <w:szCs w:val="28"/>
        </w:rPr>
        <w:t xml:space="preserve"> </w:t>
      </w:r>
    </w:p>
    <w:p w14:paraId="55BD3AD1" w14:textId="471F8FE2" w:rsidR="009A6876" w:rsidRDefault="008056CA" w:rsidP="005B0A70">
      <w:pPr>
        <w:spacing w:line="360" w:lineRule="auto"/>
        <w:ind w:firstLine="720"/>
        <w:contextualSpacing/>
        <w:rPr>
          <w:rFonts w:ascii="Cambria" w:hAnsi="Cambria"/>
          <w:sz w:val="28"/>
          <w:szCs w:val="28"/>
        </w:rPr>
      </w:pPr>
      <w:r>
        <w:rPr>
          <w:rFonts w:ascii="Cambria" w:hAnsi="Cambria"/>
          <w:sz w:val="28"/>
          <w:szCs w:val="28"/>
        </w:rPr>
        <w:t>‘Oh</w:t>
      </w:r>
      <w:ins w:id="6919" w:author="Daisy Watt" w:date="2026-06-22T00:11:00Z" w16du:dateUtc="2026-06-21T22:11:00Z">
        <w:r w:rsidR="00911BA6">
          <w:rPr>
            <w:rFonts w:ascii="Cambria" w:hAnsi="Cambria"/>
            <w:sz w:val="28"/>
            <w:szCs w:val="28"/>
          </w:rPr>
          <w:t>,</w:t>
        </w:r>
      </w:ins>
      <w:r>
        <w:rPr>
          <w:rFonts w:ascii="Cambria" w:hAnsi="Cambria"/>
          <w:sz w:val="28"/>
          <w:szCs w:val="28"/>
        </w:rPr>
        <w:t xml:space="preserve"> lovely</w:t>
      </w:r>
      <w:del w:id="6920" w:author="Daisy Watt" w:date="2026-06-22T00:11:00Z" w16du:dateUtc="2026-06-21T22:11:00Z">
        <w:r>
          <w:rPr>
            <w:rFonts w:ascii="Cambria" w:hAnsi="Cambria"/>
            <w:sz w:val="28"/>
            <w:szCs w:val="28"/>
          </w:rPr>
          <w:delText>,</w:delText>
        </w:r>
      </w:del>
      <w:ins w:id="6921" w:author="Daisy Watt" w:date="2026-06-22T00:11:00Z" w16du:dateUtc="2026-06-21T22:11:00Z">
        <w:r w:rsidR="00911BA6">
          <w:rPr>
            <w:rFonts w:ascii="Cambria" w:hAnsi="Cambria"/>
            <w:sz w:val="28"/>
            <w:szCs w:val="28"/>
          </w:rPr>
          <w:t>.</w:t>
        </w:r>
      </w:ins>
      <w:r>
        <w:rPr>
          <w:rFonts w:ascii="Cambria" w:hAnsi="Cambria"/>
          <w:sz w:val="28"/>
          <w:szCs w:val="28"/>
        </w:rPr>
        <w:t xml:space="preserve">’ </w:t>
      </w:r>
      <w:r w:rsidR="006C23B4">
        <w:rPr>
          <w:rFonts w:ascii="Cambria" w:hAnsi="Cambria"/>
          <w:sz w:val="28"/>
          <w:szCs w:val="28"/>
        </w:rPr>
        <w:t>Savannah</w:t>
      </w:r>
      <w:r w:rsidR="00ED5C2E">
        <w:rPr>
          <w:rFonts w:ascii="Cambria" w:hAnsi="Cambria"/>
          <w:sz w:val="28"/>
          <w:szCs w:val="28"/>
        </w:rPr>
        <w:t xml:space="preserve"> </w:t>
      </w:r>
      <w:r w:rsidR="006D4D79">
        <w:rPr>
          <w:rFonts w:ascii="Cambria" w:hAnsi="Cambria"/>
          <w:sz w:val="28"/>
          <w:szCs w:val="28"/>
        </w:rPr>
        <w:t xml:space="preserve">cheered </w:t>
      </w:r>
      <w:r w:rsidR="00CA173E">
        <w:rPr>
          <w:rFonts w:ascii="Cambria" w:hAnsi="Cambria"/>
          <w:sz w:val="28"/>
          <w:szCs w:val="28"/>
        </w:rPr>
        <w:t xml:space="preserve">up a </w:t>
      </w:r>
      <w:r w:rsidR="009464A7">
        <w:rPr>
          <w:rFonts w:ascii="Cambria" w:hAnsi="Cambria"/>
          <w:sz w:val="28"/>
          <w:szCs w:val="28"/>
        </w:rPr>
        <w:t>touch</w:t>
      </w:r>
      <w:r w:rsidR="00CA173E">
        <w:rPr>
          <w:rFonts w:ascii="Cambria" w:hAnsi="Cambria"/>
          <w:sz w:val="28"/>
          <w:szCs w:val="28"/>
        </w:rPr>
        <w:t>.</w:t>
      </w:r>
      <w:r w:rsidR="00FA31EA">
        <w:rPr>
          <w:rFonts w:ascii="Cambria" w:hAnsi="Cambria"/>
          <w:sz w:val="28"/>
          <w:szCs w:val="28"/>
        </w:rPr>
        <w:t xml:space="preserve"> ‘No other meds, no.’ </w:t>
      </w:r>
      <w:ins w:id="6922" w:author="Claire S" w:date="2026-05-07T17:14:00Z" w16du:dateUtc="2026-05-07T16:14:00Z">
        <w:r w:rsidR="00AD1211">
          <w:rPr>
            <w:rFonts w:ascii="Cambria" w:hAnsi="Cambria"/>
            <w:sz w:val="28"/>
            <w:szCs w:val="28"/>
          </w:rPr>
          <w:t xml:space="preserve"> </w:t>
        </w:r>
      </w:ins>
      <w:ins w:id="6923" w:author="Claire S" w:date="2026-05-07T17:32:00Z" w16du:dateUtc="2026-05-07T16:32:00Z">
        <w:r w:rsidR="00FA4965">
          <w:rPr>
            <w:rFonts w:ascii="Cambria" w:hAnsi="Cambria"/>
            <w:sz w:val="28"/>
            <w:szCs w:val="28"/>
          </w:rPr>
          <w:t>One little</w:t>
        </w:r>
      </w:ins>
      <w:ins w:id="6924" w:author="Claire S" w:date="2026-05-07T17:14:00Z" w16du:dateUtc="2026-05-07T16:14:00Z">
        <w:r w:rsidR="00AD1211">
          <w:rPr>
            <w:rFonts w:ascii="Cambria" w:hAnsi="Cambria"/>
            <w:sz w:val="28"/>
            <w:szCs w:val="28"/>
          </w:rPr>
          <w:t xml:space="preserve"> </w:t>
        </w:r>
        <w:r w:rsidR="000548A6">
          <w:rPr>
            <w:rFonts w:ascii="Cambria" w:hAnsi="Cambria"/>
            <w:sz w:val="28"/>
            <w:szCs w:val="28"/>
          </w:rPr>
          <w:t>diazepam didn’t count</w:t>
        </w:r>
      </w:ins>
      <w:ins w:id="6925" w:author="Claire S" w:date="2026-05-07T17:32:00Z" w16du:dateUtc="2026-05-07T16:32:00Z">
        <w:r w:rsidR="00FA4965">
          <w:rPr>
            <w:rFonts w:ascii="Cambria" w:hAnsi="Cambria"/>
            <w:sz w:val="28"/>
            <w:szCs w:val="28"/>
          </w:rPr>
          <w:t>, surely,</w:t>
        </w:r>
      </w:ins>
      <w:ins w:id="6926" w:author="Claire S" w:date="2026-05-07T17:14:00Z" w16du:dateUtc="2026-05-07T16:14:00Z">
        <w:r w:rsidR="000548A6">
          <w:rPr>
            <w:rFonts w:ascii="Cambria" w:hAnsi="Cambria"/>
            <w:sz w:val="28"/>
            <w:szCs w:val="28"/>
          </w:rPr>
          <w:t xml:space="preserve"> and </w:t>
        </w:r>
      </w:ins>
      <w:commentRangeStart w:id="6927"/>
      <w:del w:id="6928" w:author="Claire S" w:date="2026-05-07T17:14:00Z" w16du:dateUtc="2026-05-07T16:14:00Z">
        <w:r w:rsidR="00FA31EA" w:rsidDel="00AD1211">
          <w:rPr>
            <w:rFonts w:ascii="Cambria" w:hAnsi="Cambria"/>
            <w:sz w:val="28"/>
            <w:szCs w:val="28"/>
          </w:rPr>
          <w:delText>Not that they needed to know about</w:delText>
        </w:r>
        <w:r w:rsidR="004432D5" w:rsidDel="00AD1211">
          <w:rPr>
            <w:rFonts w:ascii="Cambria" w:hAnsi="Cambria"/>
            <w:sz w:val="28"/>
            <w:szCs w:val="28"/>
          </w:rPr>
          <w:delText>,</w:delText>
        </w:r>
        <w:r w:rsidR="00FA31EA" w:rsidDel="00AD1211">
          <w:rPr>
            <w:rFonts w:ascii="Cambria" w:hAnsi="Cambria"/>
            <w:sz w:val="28"/>
            <w:szCs w:val="28"/>
          </w:rPr>
          <w:delText xml:space="preserve"> anyway</w:delText>
        </w:r>
        <w:r w:rsidR="004432D5" w:rsidDel="00AD1211">
          <w:rPr>
            <w:rFonts w:ascii="Cambria" w:hAnsi="Cambria"/>
            <w:sz w:val="28"/>
            <w:szCs w:val="28"/>
          </w:rPr>
          <w:delText xml:space="preserve">; </w:delText>
        </w:r>
        <w:commentRangeEnd w:id="6927"/>
        <w:r w:rsidR="00F553D0" w:rsidDel="00AD1211">
          <w:rPr>
            <w:rStyle w:val="CommentReference"/>
            <w:rFonts w:ascii="Cambria" w:hAnsi="Cambria"/>
            <w:sz w:val="28"/>
            <w:szCs w:val="28"/>
          </w:rPr>
          <w:commentReference w:id="6927"/>
        </w:r>
        <w:r w:rsidR="004432D5" w:rsidDel="00AD1211">
          <w:rPr>
            <w:rFonts w:ascii="Cambria" w:hAnsi="Cambria"/>
            <w:sz w:val="28"/>
            <w:szCs w:val="28"/>
          </w:rPr>
          <w:delText>a</w:delText>
        </w:r>
        <w:r w:rsidR="00FA31EA" w:rsidDel="00AD1211">
          <w:rPr>
            <w:rFonts w:ascii="Cambria" w:hAnsi="Cambria"/>
            <w:sz w:val="28"/>
            <w:szCs w:val="28"/>
          </w:rPr>
          <w:delText>nd a</w:delText>
        </w:r>
      </w:del>
      <w:ins w:id="6929" w:author="Claire S" w:date="2026-05-07T17:15:00Z" w16du:dateUtc="2026-05-07T16:15:00Z">
        <w:r w:rsidR="000548A6">
          <w:rPr>
            <w:rFonts w:ascii="Cambria" w:hAnsi="Cambria"/>
            <w:sz w:val="28"/>
            <w:szCs w:val="28"/>
          </w:rPr>
          <w:t>a</w:t>
        </w:r>
      </w:ins>
      <w:r w:rsidR="00CA173E">
        <w:rPr>
          <w:rFonts w:ascii="Cambria" w:hAnsi="Cambria"/>
          <w:sz w:val="28"/>
          <w:szCs w:val="28"/>
        </w:rPr>
        <w:t>t least someone understood her sorrow.  Ruth</w:t>
      </w:r>
      <w:ins w:id="6930" w:author="Claire S" w:date="2026-05-07T17:33:00Z" w16du:dateUtc="2026-05-07T16:33:00Z">
        <w:r w:rsidR="0080041F">
          <w:rPr>
            <w:rFonts w:ascii="Cambria" w:hAnsi="Cambria"/>
            <w:sz w:val="28"/>
            <w:szCs w:val="28"/>
          </w:rPr>
          <w:t xml:space="preserve"> might be trying to be kind, but she’d</w:t>
        </w:r>
      </w:ins>
      <w:del w:id="6931" w:author="Claire S" w:date="2026-05-07T17:33:00Z" w16du:dateUtc="2026-05-07T16:33:00Z">
        <w:r w:rsidR="00CA173E" w:rsidDel="0080041F">
          <w:rPr>
            <w:rFonts w:ascii="Cambria" w:hAnsi="Cambria"/>
            <w:sz w:val="28"/>
            <w:szCs w:val="28"/>
          </w:rPr>
          <w:delText xml:space="preserve"> would</w:delText>
        </w:r>
      </w:del>
      <w:r w:rsidR="00CA173E">
        <w:rPr>
          <w:rFonts w:ascii="Cambria" w:hAnsi="Cambria"/>
          <w:sz w:val="28"/>
          <w:szCs w:val="28"/>
        </w:rPr>
        <w:t xml:space="preserve"> always put the family business first</w:t>
      </w:r>
      <w:del w:id="6932" w:author="Daisy Watt" w:date="2026-06-22T00:12:00Z" w16du:dateUtc="2026-06-21T22:12:00Z">
        <w:r w:rsidR="00CA173E" w:rsidDel="0080041F">
          <w:rPr>
            <w:rFonts w:ascii="Cambria" w:hAnsi="Cambria"/>
            <w:sz w:val="28"/>
            <w:szCs w:val="28"/>
          </w:rPr>
          <w:delText xml:space="preserve">, </w:delText>
        </w:r>
        <w:r w:rsidR="006C23B4" w:rsidDel="0080041F">
          <w:rPr>
            <w:rFonts w:ascii="Cambria" w:hAnsi="Cambria"/>
            <w:sz w:val="28"/>
            <w:szCs w:val="28"/>
          </w:rPr>
          <w:delText>Savannah</w:delText>
        </w:r>
        <w:r w:rsidR="00ED5C2E" w:rsidDel="0080041F">
          <w:rPr>
            <w:rFonts w:ascii="Cambria" w:hAnsi="Cambria"/>
            <w:sz w:val="28"/>
            <w:szCs w:val="28"/>
          </w:rPr>
          <w:delText xml:space="preserve"> </w:delText>
        </w:r>
        <w:r w:rsidR="00EF28B5" w:rsidDel="0080041F">
          <w:rPr>
            <w:rFonts w:ascii="Cambria" w:hAnsi="Cambria"/>
            <w:sz w:val="28"/>
            <w:szCs w:val="28"/>
          </w:rPr>
          <w:delText>had no doubt</w:delText>
        </w:r>
        <w:r w:rsidR="00D73EA1">
          <w:rPr>
            <w:rFonts w:ascii="Cambria" w:hAnsi="Cambria"/>
            <w:sz w:val="28"/>
            <w:szCs w:val="28"/>
          </w:rPr>
          <w:delText xml:space="preserve">; </w:delText>
        </w:r>
      </w:del>
      <w:ins w:id="6933" w:author="Daisy Watt" w:date="2026-06-22T00:12:00Z" w16du:dateUtc="2026-06-21T22:12:00Z">
        <w:r w:rsidR="006E6E01">
          <w:rPr>
            <w:rFonts w:ascii="Cambria" w:hAnsi="Cambria"/>
            <w:sz w:val="28"/>
            <w:szCs w:val="28"/>
          </w:rPr>
          <w:t xml:space="preserve">. </w:t>
        </w:r>
      </w:ins>
      <w:del w:id="6934" w:author="Daisy Watt" w:date="2026-06-22T00:12:00Z" w16du:dateUtc="2026-06-21T22:12:00Z">
        <w:r w:rsidR="00D73EA1" w:rsidDel="006E6E01">
          <w:rPr>
            <w:rFonts w:ascii="Cambria" w:hAnsi="Cambria"/>
            <w:sz w:val="28"/>
            <w:szCs w:val="28"/>
          </w:rPr>
          <w:delText>t</w:delText>
        </w:r>
      </w:del>
      <w:ins w:id="6935" w:author="Daisy Watt" w:date="2026-06-22T00:12:00Z" w16du:dateUtc="2026-06-21T22:12:00Z">
        <w:r w:rsidR="006E6E01">
          <w:rPr>
            <w:rFonts w:ascii="Cambria" w:hAnsi="Cambria"/>
            <w:sz w:val="28"/>
            <w:szCs w:val="28"/>
          </w:rPr>
          <w:t>T</w:t>
        </w:r>
      </w:ins>
      <w:r w:rsidR="00D73EA1">
        <w:rPr>
          <w:rFonts w:ascii="Cambria" w:hAnsi="Cambria"/>
          <w:sz w:val="28"/>
          <w:szCs w:val="28"/>
        </w:rPr>
        <w:t>hat’s how i</w:t>
      </w:r>
      <w:r w:rsidR="00FA31EA">
        <w:rPr>
          <w:rFonts w:ascii="Cambria" w:hAnsi="Cambria"/>
          <w:sz w:val="28"/>
          <w:szCs w:val="28"/>
        </w:rPr>
        <w:t>t ha</w:t>
      </w:r>
      <w:r w:rsidR="00D73EA1">
        <w:rPr>
          <w:rFonts w:ascii="Cambria" w:hAnsi="Cambria"/>
          <w:sz w:val="28"/>
          <w:szCs w:val="28"/>
        </w:rPr>
        <w:t>d always bee</w:t>
      </w:r>
      <w:r w:rsidR="00FA31EA">
        <w:rPr>
          <w:rFonts w:ascii="Cambria" w:hAnsi="Cambria"/>
          <w:sz w:val="28"/>
          <w:szCs w:val="28"/>
        </w:rPr>
        <w:t>n</w:t>
      </w:r>
      <w:ins w:id="6936" w:author="Claire S" w:date="2026-05-07T17:37:00Z" w16du:dateUtc="2026-05-07T16:37:00Z">
        <w:r w:rsidR="00BC3F67">
          <w:rPr>
            <w:rFonts w:ascii="Cambria" w:hAnsi="Cambria"/>
            <w:sz w:val="28"/>
            <w:szCs w:val="28"/>
          </w:rPr>
          <w:t>,</w:t>
        </w:r>
      </w:ins>
      <w:r w:rsidR="00CB2488">
        <w:rPr>
          <w:rFonts w:ascii="Cambria" w:hAnsi="Cambria"/>
          <w:sz w:val="28"/>
          <w:szCs w:val="28"/>
        </w:rPr>
        <w:t xml:space="preserve"> </w:t>
      </w:r>
      <w:r w:rsidR="00A10DBD">
        <w:rPr>
          <w:rFonts w:ascii="Cambria" w:hAnsi="Cambria"/>
          <w:sz w:val="28"/>
          <w:szCs w:val="28"/>
        </w:rPr>
        <w:t>and always would be</w:t>
      </w:r>
      <w:ins w:id="6937" w:author="Claire S" w:date="2026-05-07T17:37:00Z" w16du:dateUtc="2026-05-07T16:37:00Z">
        <w:r w:rsidR="00BC3F67">
          <w:rPr>
            <w:rFonts w:ascii="Cambria" w:hAnsi="Cambria"/>
            <w:sz w:val="28"/>
            <w:szCs w:val="28"/>
          </w:rPr>
          <w:t xml:space="preserve"> </w:t>
        </w:r>
        <w:del w:id="6938" w:author="Daisy Watt" w:date="2026-06-22T00:12:00Z" w16du:dateUtc="2026-06-21T22:12:00Z">
          <w:r w:rsidR="00BC3F67">
            <w:rPr>
              <w:rFonts w:ascii="Cambria" w:hAnsi="Cambria"/>
              <w:sz w:val="28"/>
              <w:szCs w:val="28"/>
            </w:rPr>
            <w:delText>-</w:delText>
          </w:r>
        </w:del>
      </w:ins>
      <w:ins w:id="6939" w:author="Daisy Watt" w:date="2026-06-22T00:12:00Z" w16du:dateUtc="2026-06-21T22:12:00Z">
        <w:r w:rsidR="003928FB">
          <w:rPr>
            <w:rFonts w:ascii="Cambria" w:hAnsi="Cambria"/>
            <w:sz w:val="28"/>
            <w:szCs w:val="28"/>
          </w:rPr>
          <w:t>–</w:t>
        </w:r>
      </w:ins>
      <w:ins w:id="6940" w:author="Claire S" w:date="2026-05-07T17:33:00Z" w16du:dateUtc="2026-05-07T16:33:00Z">
        <w:r w:rsidR="0080041F">
          <w:rPr>
            <w:rFonts w:ascii="Cambria" w:hAnsi="Cambria"/>
            <w:sz w:val="28"/>
            <w:szCs w:val="28"/>
          </w:rPr>
          <w:t xml:space="preserve"> </w:t>
        </w:r>
      </w:ins>
      <w:ins w:id="6941" w:author="Claire S" w:date="2026-05-07T17:37:00Z" w16du:dateUtc="2026-05-07T16:37:00Z">
        <w:r w:rsidR="00BC3F67">
          <w:rPr>
            <w:rFonts w:ascii="Cambria" w:hAnsi="Cambria"/>
            <w:sz w:val="28"/>
            <w:szCs w:val="28"/>
          </w:rPr>
          <w:t>w</w:t>
        </w:r>
      </w:ins>
      <w:del w:id="6942" w:author="Claire S" w:date="2026-05-07T17:33:00Z" w16du:dateUtc="2026-05-07T16:33:00Z">
        <w:r w:rsidR="00CB2488" w:rsidDel="0080041F">
          <w:rPr>
            <w:rFonts w:ascii="Cambria" w:hAnsi="Cambria"/>
            <w:sz w:val="28"/>
            <w:szCs w:val="28"/>
          </w:rPr>
          <w:delText xml:space="preserve"> - </w:delText>
        </w:r>
        <w:r w:rsidR="00BC2915" w:rsidDel="0080041F">
          <w:rPr>
            <w:rFonts w:ascii="Cambria" w:hAnsi="Cambria"/>
            <w:sz w:val="28"/>
            <w:szCs w:val="28"/>
          </w:rPr>
          <w:delText>w</w:delText>
        </w:r>
      </w:del>
      <w:r w:rsidR="00BC2915">
        <w:rPr>
          <w:rFonts w:ascii="Cambria" w:hAnsi="Cambria"/>
          <w:sz w:val="28"/>
          <w:szCs w:val="28"/>
        </w:rPr>
        <w:t xml:space="preserve">hereas </w:t>
      </w:r>
      <w:r w:rsidR="006C23B4">
        <w:rPr>
          <w:rFonts w:ascii="Cambria" w:hAnsi="Cambria"/>
          <w:sz w:val="28"/>
          <w:szCs w:val="28"/>
        </w:rPr>
        <w:t>Savannah</w:t>
      </w:r>
      <w:r w:rsidR="00ED5C2E">
        <w:rPr>
          <w:rFonts w:ascii="Cambria" w:hAnsi="Cambria"/>
          <w:sz w:val="28"/>
          <w:szCs w:val="28"/>
        </w:rPr>
        <w:t xml:space="preserve"> </w:t>
      </w:r>
      <w:r w:rsidR="00BC2915">
        <w:rPr>
          <w:rFonts w:ascii="Cambria" w:hAnsi="Cambria"/>
          <w:sz w:val="28"/>
          <w:szCs w:val="28"/>
        </w:rPr>
        <w:t>herself</w:t>
      </w:r>
      <w:r w:rsidR="005E5A17">
        <w:rPr>
          <w:rFonts w:ascii="Cambria" w:hAnsi="Cambria"/>
          <w:sz w:val="28"/>
          <w:szCs w:val="28"/>
        </w:rPr>
        <w:t xml:space="preserve"> was far more sensitiv</w:t>
      </w:r>
      <w:r w:rsidR="00CB2488">
        <w:rPr>
          <w:rFonts w:ascii="Cambria" w:hAnsi="Cambria"/>
          <w:sz w:val="28"/>
          <w:szCs w:val="28"/>
        </w:rPr>
        <w:t>e</w:t>
      </w:r>
      <w:r w:rsidR="00BC2915">
        <w:rPr>
          <w:rFonts w:ascii="Cambria" w:hAnsi="Cambria"/>
          <w:sz w:val="28"/>
          <w:szCs w:val="28"/>
        </w:rPr>
        <w:t xml:space="preserve">. </w:t>
      </w:r>
    </w:p>
    <w:p w14:paraId="3A4A07E0" w14:textId="3F40BFE2" w:rsidR="000253EF" w:rsidRDefault="00BC2915" w:rsidP="005B0A70">
      <w:pPr>
        <w:spacing w:line="360" w:lineRule="auto"/>
        <w:ind w:firstLine="720"/>
        <w:contextualSpacing/>
        <w:rPr>
          <w:rFonts w:ascii="Cambria" w:hAnsi="Cambria"/>
          <w:sz w:val="28"/>
          <w:szCs w:val="28"/>
        </w:rPr>
      </w:pPr>
      <w:r>
        <w:rPr>
          <w:rFonts w:ascii="Cambria" w:hAnsi="Cambria"/>
          <w:sz w:val="28"/>
          <w:szCs w:val="28"/>
        </w:rPr>
        <w:t xml:space="preserve"> I</w:t>
      </w:r>
      <w:r w:rsidR="008056CA">
        <w:rPr>
          <w:rFonts w:ascii="Cambria" w:hAnsi="Cambria"/>
          <w:sz w:val="28"/>
          <w:szCs w:val="28"/>
        </w:rPr>
        <w:t xml:space="preserve">n fact, </w:t>
      </w:r>
      <w:del w:id="6943" w:author="Daisy Watt" w:date="2026-06-22T00:13:00Z" w16du:dateUtc="2026-06-21T22:13:00Z">
        <w:r>
          <w:rPr>
            <w:rFonts w:ascii="Cambria" w:hAnsi="Cambria"/>
            <w:sz w:val="28"/>
            <w:szCs w:val="28"/>
          </w:rPr>
          <w:delText xml:space="preserve">she thought, </w:delText>
        </w:r>
      </w:del>
      <w:r>
        <w:rPr>
          <w:rFonts w:ascii="Cambria" w:hAnsi="Cambria"/>
          <w:sz w:val="28"/>
          <w:szCs w:val="28"/>
        </w:rPr>
        <w:t xml:space="preserve">lying back and gazing at a full-size mock-up of a book called </w:t>
      </w:r>
      <w:r w:rsidRPr="00BC2915">
        <w:rPr>
          <w:rFonts w:ascii="Cambria" w:hAnsi="Cambria"/>
          <w:i/>
          <w:iCs/>
          <w:sz w:val="28"/>
          <w:szCs w:val="28"/>
        </w:rPr>
        <w:t>Love Comes Knocking</w:t>
      </w:r>
      <w:ins w:id="6944" w:author="Daisy Watt" w:date="2026-06-22T00:12:00Z" w16du:dateUtc="2026-06-21T22:12:00Z">
        <w:r w:rsidR="00152FAE">
          <w:rPr>
            <w:rFonts w:ascii="Cambria" w:hAnsi="Cambria"/>
            <w:sz w:val="28"/>
            <w:szCs w:val="28"/>
          </w:rPr>
          <w:t xml:space="preserve"> </w:t>
        </w:r>
      </w:ins>
      <w:del w:id="6945" w:author="Daisy Watt" w:date="2026-06-22T00:12:00Z" w16du:dateUtc="2026-06-21T22:12:00Z">
        <w:r>
          <w:rPr>
            <w:rFonts w:ascii="Cambria" w:hAnsi="Cambria"/>
            <w:sz w:val="28"/>
            <w:szCs w:val="28"/>
          </w:rPr>
          <w:delText xml:space="preserve">, </w:delText>
        </w:r>
      </w:del>
      <w:r w:rsidR="00CB2488">
        <w:rPr>
          <w:rFonts w:ascii="Cambria" w:hAnsi="Cambria"/>
          <w:sz w:val="28"/>
          <w:szCs w:val="28"/>
        </w:rPr>
        <w:t>(</w:t>
      </w:r>
      <w:r w:rsidR="009464A7">
        <w:rPr>
          <w:rFonts w:ascii="Cambria" w:hAnsi="Cambria"/>
          <w:sz w:val="28"/>
          <w:szCs w:val="28"/>
        </w:rPr>
        <w:t xml:space="preserve">the </w:t>
      </w:r>
      <w:r w:rsidR="00ED5C2E">
        <w:rPr>
          <w:rFonts w:ascii="Cambria" w:hAnsi="Cambria"/>
          <w:sz w:val="28"/>
          <w:szCs w:val="28"/>
        </w:rPr>
        <w:t>s</w:t>
      </w:r>
      <w:r>
        <w:rPr>
          <w:rFonts w:ascii="Cambria" w:hAnsi="Cambria"/>
          <w:sz w:val="28"/>
          <w:szCs w:val="28"/>
        </w:rPr>
        <w:t xml:space="preserve">uggestive </w:t>
      </w:r>
      <w:del w:id="6946" w:author="Daisy Watt" w:date="2026-06-22T00:12:00Z" w16du:dateUtc="2026-06-21T22:12:00Z">
        <w:r w:rsidR="00A97602" w:rsidRPr="00D4411D">
          <w:rPr>
            <w:rFonts w:ascii="Cambria" w:hAnsi="Cambria"/>
            <w:sz w:val="28"/>
            <w:szCs w:val="28"/>
            <w:highlight w:val="yellow"/>
            <w:rPrChange w:id="6947" w:author="Daisy Watt" w:date="2026-06-23T12:42:00Z" w16du:dateUtc="2026-06-23T10:42:00Z">
              <w:rPr>
                <w:rFonts w:ascii="Cambria" w:hAnsi="Cambria"/>
                <w:sz w:val="28"/>
                <w:szCs w:val="28"/>
              </w:rPr>
            </w:rPrChange>
          </w:rPr>
          <w:delText>gold</w:delText>
        </w:r>
        <w:r w:rsidR="00A97602">
          <w:rPr>
            <w:rFonts w:ascii="Cambria" w:hAnsi="Cambria"/>
            <w:sz w:val="28"/>
            <w:szCs w:val="28"/>
          </w:rPr>
          <w:delText xml:space="preserve"> </w:delText>
        </w:r>
      </w:del>
      <w:r>
        <w:rPr>
          <w:rFonts w:ascii="Cambria" w:hAnsi="Cambria"/>
          <w:sz w:val="28"/>
          <w:szCs w:val="28"/>
        </w:rPr>
        <w:t>cover</w:t>
      </w:r>
      <w:r w:rsidR="00ED5C2E">
        <w:rPr>
          <w:rFonts w:ascii="Cambria" w:hAnsi="Cambria"/>
          <w:sz w:val="28"/>
          <w:szCs w:val="28"/>
        </w:rPr>
        <w:t xml:space="preserve"> featur</w:t>
      </w:r>
      <w:r w:rsidR="009464A7">
        <w:rPr>
          <w:rFonts w:ascii="Cambria" w:hAnsi="Cambria"/>
          <w:sz w:val="28"/>
          <w:szCs w:val="28"/>
        </w:rPr>
        <w:t>ed</w:t>
      </w:r>
      <w:r w:rsidR="00ED5C2E">
        <w:rPr>
          <w:rFonts w:ascii="Cambria" w:hAnsi="Cambria"/>
          <w:sz w:val="28"/>
          <w:szCs w:val="28"/>
        </w:rPr>
        <w:t xml:space="preserve"> a </w:t>
      </w:r>
      <w:r w:rsidR="003B31D8">
        <w:rPr>
          <w:rFonts w:ascii="Cambria" w:hAnsi="Cambria"/>
          <w:sz w:val="28"/>
          <w:szCs w:val="28"/>
        </w:rPr>
        <w:t xml:space="preserve">woman’s arm and </w:t>
      </w:r>
      <w:r w:rsidR="00ED5C2E">
        <w:rPr>
          <w:rFonts w:ascii="Cambria" w:hAnsi="Cambria"/>
          <w:sz w:val="28"/>
          <w:szCs w:val="28"/>
        </w:rPr>
        <w:t>fist in a long black glove</w:t>
      </w:r>
      <w:r w:rsidR="008966A7">
        <w:rPr>
          <w:rFonts w:ascii="Cambria" w:hAnsi="Cambria"/>
          <w:sz w:val="28"/>
          <w:szCs w:val="28"/>
        </w:rPr>
        <w:t>)</w:t>
      </w:r>
      <w:r>
        <w:rPr>
          <w:rFonts w:ascii="Cambria" w:hAnsi="Cambria"/>
          <w:sz w:val="28"/>
          <w:szCs w:val="28"/>
        </w:rPr>
        <w:t xml:space="preserve">, she </w:t>
      </w:r>
      <w:del w:id="6948" w:author="Daisy Watt" w:date="2026-06-22T00:13:00Z" w16du:dateUtc="2026-06-21T22:13:00Z">
        <w:r>
          <w:rPr>
            <w:rFonts w:ascii="Cambria" w:hAnsi="Cambria"/>
            <w:sz w:val="28"/>
            <w:szCs w:val="28"/>
          </w:rPr>
          <w:delText xml:space="preserve">was </w:delText>
        </w:r>
        <w:r w:rsidR="009A6876">
          <w:rPr>
            <w:rFonts w:ascii="Cambria" w:hAnsi="Cambria"/>
            <w:sz w:val="28"/>
            <w:szCs w:val="28"/>
          </w:rPr>
          <w:delText>without</w:delText>
        </w:r>
      </w:del>
      <w:ins w:id="6949" w:author="Daisy Watt" w:date="2026-06-22T00:13:00Z" w16du:dateUtc="2026-06-21T22:13:00Z">
        <w:r w:rsidR="00363E39">
          <w:rPr>
            <w:rFonts w:ascii="Cambria" w:hAnsi="Cambria"/>
            <w:sz w:val="28"/>
            <w:szCs w:val="28"/>
          </w:rPr>
          <w:t>had no</w:t>
        </w:r>
      </w:ins>
      <w:r w:rsidR="009A6876">
        <w:rPr>
          <w:rFonts w:ascii="Cambria" w:hAnsi="Cambria"/>
          <w:sz w:val="28"/>
          <w:szCs w:val="28"/>
        </w:rPr>
        <w:t xml:space="preserve"> doubt </w:t>
      </w:r>
      <w:ins w:id="6950" w:author="Daisy Watt" w:date="2026-06-22T00:13:00Z" w16du:dateUtc="2026-06-21T22:13:00Z">
        <w:r w:rsidR="00363E39">
          <w:rPr>
            <w:rFonts w:ascii="Cambria" w:hAnsi="Cambria"/>
            <w:sz w:val="28"/>
            <w:szCs w:val="28"/>
          </w:rPr>
          <w:t xml:space="preserve">she was </w:t>
        </w:r>
      </w:ins>
      <w:r w:rsidR="008056CA">
        <w:rPr>
          <w:rFonts w:ascii="Cambria" w:hAnsi="Cambria"/>
          <w:sz w:val="28"/>
          <w:szCs w:val="28"/>
        </w:rPr>
        <w:t xml:space="preserve">the most sensitive of the </w:t>
      </w:r>
      <w:r w:rsidR="00B774FC">
        <w:rPr>
          <w:rFonts w:ascii="Cambria" w:hAnsi="Cambria"/>
          <w:sz w:val="28"/>
          <w:szCs w:val="28"/>
        </w:rPr>
        <w:t>five Langley siblings</w:t>
      </w:r>
      <w:r w:rsidR="009464A7">
        <w:rPr>
          <w:rFonts w:ascii="Cambria" w:hAnsi="Cambria"/>
          <w:sz w:val="28"/>
          <w:szCs w:val="28"/>
        </w:rPr>
        <w:t xml:space="preserve"> </w:t>
      </w:r>
      <w:del w:id="6951" w:author="Daisy Watt" w:date="2026-06-22T00:13:00Z" w16du:dateUtc="2026-06-21T22:13:00Z">
        <w:r w:rsidR="009464A7">
          <w:rPr>
            <w:rFonts w:ascii="Cambria" w:hAnsi="Cambria"/>
            <w:sz w:val="28"/>
            <w:szCs w:val="28"/>
          </w:rPr>
          <w:delText>-</w:delText>
        </w:r>
      </w:del>
      <w:ins w:id="6952" w:author="Daisy Watt" w:date="2026-06-22T00:13:00Z" w16du:dateUtc="2026-06-21T22:13:00Z">
        <w:r w:rsidR="001D2BC6">
          <w:rPr>
            <w:rFonts w:ascii="Cambria" w:hAnsi="Cambria"/>
            <w:sz w:val="28"/>
            <w:szCs w:val="28"/>
          </w:rPr>
          <w:t>–</w:t>
        </w:r>
      </w:ins>
      <w:r w:rsidR="0015052E">
        <w:rPr>
          <w:rFonts w:ascii="Cambria" w:hAnsi="Cambria"/>
          <w:sz w:val="28"/>
          <w:szCs w:val="28"/>
        </w:rPr>
        <w:t xml:space="preserve"> though </w:t>
      </w:r>
      <w:commentRangeStart w:id="6953"/>
      <w:commentRangeStart w:id="6954"/>
      <w:r w:rsidR="0015052E">
        <w:rPr>
          <w:rFonts w:ascii="Cambria" w:hAnsi="Cambria"/>
          <w:sz w:val="28"/>
          <w:szCs w:val="28"/>
        </w:rPr>
        <w:t xml:space="preserve">her twin Bella </w:t>
      </w:r>
      <w:commentRangeEnd w:id="6953"/>
      <w:r w:rsidR="00F553D0">
        <w:rPr>
          <w:rStyle w:val="CommentReference"/>
          <w:rFonts w:ascii="Cambria" w:hAnsi="Cambria"/>
          <w:sz w:val="28"/>
          <w:szCs w:val="28"/>
        </w:rPr>
        <w:commentReference w:id="6953"/>
      </w:r>
      <w:commentRangeEnd w:id="6954"/>
      <w:r w:rsidR="000548A6">
        <w:rPr>
          <w:rStyle w:val="CommentReference"/>
          <w:rFonts w:ascii="Cambria" w:hAnsi="Cambria"/>
          <w:sz w:val="28"/>
          <w:szCs w:val="28"/>
        </w:rPr>
        <w:commentReference w:id="6954"/>
      </w:r>
      <w:r w:rsidR="0015052E">
        <w:rPr>
          <w:rFonts w:ascii="Cambria" w:hAnsi="Cambria"/>
          <w:sz w:val="28"/>
          <w:szCs w:val="28"/>
        </w:rPr>
        <w:t>might have something to say about that</w:t>
      </w:r>
      <w:r w:rsidR="00E04099">
        <w:rPr>
          <w:rFonts w:ascii="Cambria" w:hAnsi="Cambria"/>
          <w:sz w:val="28"/>
          <w:szCs w:val="28"/>
        </w:rPr>
        <w:t>.</w:t>
      </w:r>
    </w:p>
    <w:p w14:paraId="5D7C1809" w14:textId="37A29902" w:rsidR="00213AA8" w:rsidRDefault="00D73EA1" w:rsidP="00213AA8">
      <w:pPr>
        <w:spacing w:line="360" w:lineRule="auto"/>
        <w:ind w:firstLine="720"/>
        <w:contextualSpacing/>
        <w:rPr>
          <w:ins w:id="6955" w:author="Claire S" w:date="2026-07-22T10:00:00Z" w16du:dateUtc="2026-07-22T09:00:00Z"/>
          <w:rFonts w:ascii="Cambria" w:hAnsi="Cambria"/>
          <w:sz w:val="28"/>
          <w:szCs w:val="28"/>
        </w:rPr>
      </w:pPr>
      <w:r>
        <w:rPr>
          <w:rFonts w:ascii="Cambria" w:hAnsi="Cambria"/>
          <w:sz w:val="28"/>
          <w:szCs w:val="28"/>
        </w:rPr>
        <w:t>‘</w:t>
      </w:r>
      <w:ins w:id="6956" w:author="Daisy Watt" w:date="2026-06-22T00:42:00Z" w16du:dateUtc="2026-06-21T22:42:00Z">
        <w:r w:rsidR="005C50FD">
          <w:rPr>
            <w:rFonts w:ascii="Cambria" w:hAnsi="Cambria"/>
            <w:sz w:val="28"/>
            <w:szCs w:val="28"/>
          </w:rPr>
          <w:t>’</w:t>
        </w:r>
      </w:ins>
      <w:r>
        <w:rPr>
          <w:rFonts w:ascii="Cambria" w:hAnsi="Cambria"/>
          <w:sz w:val="28"/>
          <w:szCs w:val="28"/>
        </w:rPr>
        <w:t>Scuse me, ma’am</w:t>
      </w:r>
      <w:del w:id="6957" w:author="Daisy Watt" w:date="2026-06-22T00:13:00Z" w16du:dateUtc="2026-06-21T22:13:00Z">
        <w:r>
          <w:rPr>
            <w:rFonts w:ascii="Cambria" w:hAnsi="Cambria"/>
            <w:sz w:val="28"/>
            <w:szCs w:val="28"/>
          </w:rPr>
          <w:delText>,</w:delText>
        </w:r>
      </w:del>
      <w:ins w:id="6958" w:author="Daisy Watt" w:date="2026-06-22T00:13:00Z" w16du:dateUtc="2026-06-21T22:13:00Z">
        <w:r w:rsidR="008E6D5D">
          <w:rPr>
            <w:rFonts w:ascii="Cambria" w:hAnsi="Cambria"/>
            <w:sz w:val="28"/>
            <w:szCs w:val="28"/>
          </w:rPr>
          <w:t>?</w:t>
        </w:r>
      </w:ins>
      <w:r>
        <w:rPr>
          <w:rFonts w:ascii="Cambria" w:hAnsi="Cambria"/>
          <w:sz w:val="28"/>
          <w:szCs w:val="28"/>
        </w:rPr>
        <w:t xml:space="preserve">’ </w:t>
      </w:r>
      <w:del w:id="6959" w:author="Daisy Watt" w:date="2026-06-22T00:13:00Z" w16du:dateUtc="2026-06-21T22:13:00Z">
        <w:r w:rsidR="00E04099">
          <w:rPr>
            <w:rFonts w:ascii="Cambria" w:hAnsi="Cambria"/>
            <w:sz w:val="28"/>
            <w:szCs w:val="28"/>
          </w:rPr>
          <w:delText>a</w:delText>
        </w:r>
      </w:del>
      <w:ins w:id="6960" w:author="Daisy Watt" w:date="2026-06-22T00:13:00Z" w16du:dateUtc="2026-06-21T22:13:00Z">
        <w:r w:rsidR="008E6D5D">
          <w:rPr>
            <w:rFonts w:ascii="Cambria" w:hAnsi="Cambria"/>
            <w:sz w:val="28"/>
            <w:szCs w:val="28"/>
          </w:rPr>
          <w:t>A</w:t>
        </w:r>
      </w:ins>
      <w:r>
        <w:rPr>
          <w:rFonts w:ascii="Cambria" w:hAnsi="Cambria"/>
          <w:sz w:val="28"/>
          <w:szCs w:val="28"/>
        </w:rPr>
        <w:t xml:space="preserve"> uniformed officer approached </w:t>
      </w:r>
      <w:r w:rsidR="00BC2915">
        <w:rPr>
          <w:rFonts w:ascii="Cambria" w:hAnsi="Cambria"/>
          <w:sz w:val="28"/>
          <w:szCs w:val="28"/>
        </w:rPr>
        <w:t xml:space="preserve">the </w:t>
      </w:r>
      <w:r w:rsidR="0015052E">
        <w:rPr>
          <w:rFonts w:ascii="Cambria" w:hAnsi="Cambria"/>
          <w:sz w:val="28"/>
          <w:szCs w:val="28"/>
        </w:rPr>
        <w:t xml:space="preserve">office </w:t>
      </w:r>
      <w:r>
        <w:rPr>
          <w:rFonts w:ascii="Cambria" w:hAnsi="Cambria"/>
          <w:sz w:val="28"/>
          <w:szCs w:val="28"/>
        </w:rPr>
        <w:t>door.</w:t>
      </w:r>
      <w:r w:rsidR="00213AA8">
        <w:rPr>
          <w:rFonts w:ascii="Cambria" w:hAnsi="Cambria"/>
          <w:sz w:val="28"/>
          <w:szCs w:val="28"/>
        </w:rPr>
        <w:t xml:space="preserve"> ‘We found this on Mr Harris’</w:t>
      </w:r>
      <w:del w:id="6961" w:author="Daisy Watt" w:date="2026-06-22T00:13:00Z" w16du:dateUtc="2026-06-21T22:13:00Z">
        <w:r w:rsidR="00213AA8">
          <w:rPr>
            <w:rFonts w:ascii="Cambria" w:hAnsi="Cambria"/>
            <w:sz w:val="28"/>
            <w:szCs w:val="28"/>
          </w:rPr>
          <w:delText>s</w:delText>
        </w:r>
      </w:del>
      <w:r w:rsidR="00213AA8">
        <w:rPr>
          <w:rFonts w:ascii="Cambria" w:hAnsi="Cambria"/>
          <w:sz w:val="28"/>
          <w:szCs w:val="28"/>
        </w:rPr>
        <w:t xml:space="preserve"> desk. Does it make any sense to you?’ </w:t>
      </w:r>
    </w:p>
    <w:p w14:paraId="74F6B60F" w14:textId="1CACE6FC" w:rsidR="00D55993" w:rsidDel="00D55993" w:rsidRDefault="00D55993" w:rsidP="00213AA8">
      <w:pPr>
        <w:spacing w:line="360" w:lineRule="auto"/>
        <w:ind w:firstLine="720"/>
        <w:contextualSpacing/>
        <w:rPr>
          <w:del w:id="6962" w:author="Claire S" w:date="2026-07-22T10:00:00Z" w16du:dateUtc="2026-07-22T09:00:00Z"/>
          <w:rFonts w:ascii="Cambria" w:hAnsi="Cambria"/>
          <w:sz w:val="28"/>
          <w:szCs w:val="28"/>
        </w:rPr>
      </w:pPr>
      <w:ins w:id="6963" w:author="Claire S" w:date="2026-07-22T10:00:00Z" w16du:dateUtc="2026-07-22T09:00:00Z">
        <w:r>
          <w:rPr>
            <w:rFonts w:ascii="Cambria" w:hAnsi="Cambria"/>
            <w:sz w:val="28"/>
            <w:szCs w:val="28"/>
          </w:rPr>
          <w:t xml:space="preserve">Ruth appeared behind him. </w:t>
        </w:r>
      </w:ins>
    </w:p>
    <w:p w14:paraId="0514250F" w14:textId="77777777" w:rsidR="00D55993" w:rsidRDefault="00B32F93" w:rsidP="00D55993">
      <w:pPr>
        <w:spacing w:line="360" w:lineRule="auto"/>
        <w:ind w:firstLine="720"/>
        <w:contextualSpacing/>
        <w:rPr>
          <w:ins w:id="6964" w:author="Claire S" w:date="2026-07-22T10:00:00Z" w16du:dateUtc="2026-07-22T09:00:00Z"/>
          <w:rFonts w:ascii="Cambria" w:hAnsi="Cambria"/>
          <w:sz w:val="28"/>
          <w:szCs w:val="28"/>
        </w:rPr>
      </w:pPr>
      <w:r>
        <w:rPr>
          <w:rFonts w:ascii="Cambria" w:hAnsi="Cambria"/>
          <w:sz w:val="28"/>
          <w:szCs w:val="28"/>
        </w:rPr>
        <w:t>‘Show me</w:t>
      </w:r>
      <w:r w:rsidR="001100D6">
        <w:rPr>
          <w:rFonts w:ascii="Cambria" w:hAnsi="Cambria"/>
          <w:sz w:val="28"/>
          <w:szCs w:val="28"/>
        </w:rPr>
        <w:t>.</w:t>
      </w:r>
      <w:r>
        <w:rPr>
          <w:rFonts w:ascii="Cambria" w:hAnsi="Cambria"/>
          <w:sz w:val="28"/>
          <w:szCs w:val="28"/>
        </w:rPr>
        <w:t xml:space="preserve">’ </w:t>
      </w:r>
    </w:p>
    <w:p w14:paraId="023B4ABF" w14:textId="725D5789" w:rsidR="00213AA8" w:rsidRDefault="003C56CB" w:rsidP="00D55993">
      <w:pPr>
        <w:spacing w:line="360" w:lineRule="auto"/>
        <w:ind w:firstLine="720"/>
        <w:contextualSpacing/>
        <w:rPr>
          <w:rFonts w:ascii="Cambria" w:hAnsi="Cambria"/>
          <w:sz w:val="28"/>
          <w:szCs w:val="28"/>
        </w:rPr>
      </w:pPr>
      <w:ins w:id="6965" w:author="Claire S" w:date="2026-07-22T10:39:00Z" w16du:dateUtc="2026-07-22T09:39:00Z">
        <w:r>
          <w:rPr>
            <w:rFonts w:ascii="Cambria" w:hAnsi="Cambria"/>
            <w:sz w:val="28"/>
            <w:szCs w:val="28"/>
          </w:rPr>
          <w:t>As</w:t>
        </w:r>
      </w:ins>
      <w:ins w:id="6966" w:author="Claire S" w:date="2026-07-22T10:01:00Z" w16du:dateUtc="2026-07-22T09:01:00Z">
        <w:r w:rsidR="00666BF2">
          <w:rPr>
            <w:rFonts w:ascii="Cambria" w:hAnsi="Cambria"/>
            <w:sz w:val="28"/>
            <w:szCs w:val="28"/>
          </w:rPr>
          <w:t xml:space="preserve"> instructed</w:t>
        </w:r>
      </w:ins>
      <w:ins w:id="6967" w:author="Claire S" w:date="2026-07-22T10:39:00Z" w16du:dateUtc="2026-07-22T09:39:00Z">
        <w:r>
          <w:rPr>
            <w:rFonts w:ascii="Cambria" w:hAnsi="Cambria"/>
            <w:sz w:val="28"/>
            <w:szCs w:val="28"/>
          </w:rPr>
          <w:t>,</w:t>
        </w:r>
      </w:ins>
      <w:ins w:id="6968" w:author="Claire S" w:date="2026-07-22T10:04:00Z" w16du:dateUtc="2026-07-22T09:04:00Z">
        <w:r w:rsidR="00AD3C0F">
          <w:rPr>
            <w:rFonts w:ascii="Cambria" w:hAnsi="Cambria"/>
            <w:sz w:val="28"/>
            <w:szCs w:val="28"/>
          </w:rPr>
          <w:t xml:space="preserve"> </w:t>
        </w:r>
      </w:ins>
      <w:ins w:id="6969" w:author="Claire S" w:date="2026-07-22T10:39:00Z" w16du:dateUtc="2026-07-22T09:39:00Z">
        <w:r>
          <w:rPr>
            <w:rFonts w:ascii="Cambria" w:hAnsi="Cambria"/>
            <w:sz w:val="28"/>
            <w:szCs w:val="28"/>
          </w:rPr>
          <w:t>he</w:t>
        </w:r>
      </w:ins>
      <w:ins w:id="6970" w:author="Claire S" w:date="2026-07-22T10:04:00Z" w16du:dateUtc="2026-07-22T09:04:00Z">
        <w:r w:rsidR="00AD3C0F">
          <w:rPr>
            <w:rFonts w:ascii="Cambria" w:hAnsi="Cambria"/>
            <w:sz w:val="28"/>
            <w:szCs w:val="28"/>
          </w:rPr>
          <w:t xml:space="preserve"> handed it over: </w:t>
        </w:r>
      </w:ins>
      <w:ins w:id="6971" w:author="Claire S" w:date="2026-07-22T10:00:00Z" w16du:dateUtc="2026-07-22T09:00:00Z">
        <w:r w:rsidR="00D55993">
          <w:rPr>
            <w:rFonts w:ascii="Cambria" w:hAnsi="Cambria"/>
            <w:sz w:val="28"/>
            <w:szCs w:val="28"/>
          </w:rPr>
          <w:t xml:space="preserve">a </w:t>
        </w:r>
      </w:ins>
      <w:commentRangeStart w:id="6972"/>
      <w:del w:id="6973" w:author="Claire S" w:date="2026-07-22T10:00:00Z" w16du:dateUtc="2026-07-22T09:00:00Z">
        <w:r w:rsidR="00BC2915" w:rsidDel="00D55993">
          <w:rPr>
            <w:rFonts w:ascii="Cambria" w:hAnsi="Cambria"/>
            <w:sz w:val="28"/>
            <w:szCs w:val="28"/>
          </w:rPr>
          <w:delText>Ruth took i</w:delText>
        </w:r>
        <w:commentRangeEnd w:id="6972"/>
        <w:r w:rsidR="002A300D" w:rsidDel="00D55993">
          <w:rPr>
            <w:rStyle w:val="CommentReference"/>
            <w:rFonts w:ascii="Cambria" w:hAnsi="Cambria"/>
            <w:sz w:val="28"/>
            <w:szCs w:val="28"/>
          </w:rPr>
          <w:commentReference w:id="6972"/>
        </w:r>
        <w:r w:rsidR="00BC2915" w:rsidDel="00D55993">
          <w:rPr>
            <w:rFonts w:ascii="Cambria" w:hAnsi="Cambria"/>
            <w:sz w:val="28"/>
            <w:szCs w:val="28"/>
          </w:rPr>
          <w:delText>t -</w:delText>
        </w:r>
      </w:del>
      <w:ins w:id="6974" w:author="Daisy Watt" w:date="2026-06-22T00:14:00Z" w16du:dateUtc="2026-06-21T22:14:00Z">
        <w:del w:id="6975" w:author="Claire S" w:date="2026-07-22T10:00:00Z" w16du:dateUtc="2026-07-22T09:00:00Z">
          <w:r w:rsidR="00246D83" w:rsidDel="00D55993">
            <w:rPr>
              <w:rFonts w:ascii="Cambria" w:hAnsi="Cambria"/>
              <w:sz w:val="28"/>
              <w:szCs w:val="28"/>
            </w:rPr>
            <w:delText>–</w:delText>
          </w:r>
        </w:del>
      </w:ins>
      <w:del w:id="6976" w:author="Claire S" w:date="2026-07-22T10:00:00Z" w16du:dateUtc="2026-07-22T09:00:00Z">
        <w:r w:rsidR="00BC2915" w:rsidDel="00D55993">
          <w:rPr>
            <w:rFonts w:ascii="Cambria" w:hAnsi="Cambria"/>
            <w:sz w:val="28"/>
            <w:szCs w:val="28"/>
          </w:rPr>
          <w:delText xml:space="preserve"> a</w:delText>
        </w:r>
        <w:r w:rsidR="00BA37BC" w:rsidDel="00D55993">
          <w:rPr>
            <w:rFonts w:ascii="Cambria" w:hAnsi="Cambria"/>
            <w:sz w:val="28"/>
            <w:szCs w:val="28"/>
          </w:rPr>
          <w:delText xml:space="preserve"> </w:delText>
        </w:r>
      </w:del>
      <w:r w:rsidR="00BA37BC">
        <w:rPr>
          <w:rFonts w:ascii="Cambria" w:hAnsi="Cambria"/>
          <w:sz w:val="28"/>
          <w:szCs w:val="28"/>
        </w:rPr>
        <w:t>note</w:t>
      </w:r>
      <w:r w:rsidR="00BC2915">
        <w:rPr>
          <w:rFonts w:ascii="Cambria" w:hAnsi="Cambria"/>
          <w:sz w:val="28"/>
          <w:szCs w:val="28"/>
        </w:rPr>
        <w:t xml:space="preserve">, </w:t>
      </w:r>
      <w:r w:rsidR="00831F06">
        <w:rPr>
          <w:rFonts w:ascii="Cambria" w:hAnsi="Cambria"/>
          <w:sz w:val="28"/>
          <w:szCs w:val="28"/>
        </w:rPr>
        <w:t>on a jagged bit of paper</w:t>
      </w:r>
      <w:r w:rsidR="00F00A4C">
        <w:rPr>
          <w:rFonts w:ascii="Cambria" w:hAnsi="Cambria"/>
          <w:sz w:val="28"/>
          <w:szCs w:val="28"/>
        </w:rPr>
        <w:t>,</w:t>
      </w:r>
      <w:r w:rsidR="00155844">
        <w:rPr>
          <w:rFonts w:ascii="Cambria" w:hAnsi="Cambria"/>
          <w:sz w:val="28"/>
          <w:szCs w:val="28"/>
        </w:rPr>
        <w:t xml:space="preserve"> torn out of </w:t>
      </w:r>
      <w:r w:rsidR="00BC2915">
        <w:rPr>
          <w:rFonts w:ascii="Cambria" w:hAnsi="Cambria"/>
          <w:sz w:val="28"/>
          <w:szCs w:val="28"/>
        </w:rPr>
        <w:t>something</w:t>
      </w:r>
      <w:r w:rsidR="00155844">
        <w:rPr>
          <w:rFonts w:ascii="Cambria" w:hAnsi="Cambria"/>
          <w:sz w:val="28"/>
          <w:szCs w:val="28"/>
        </w:rPr>
        <w:t xml:space="preserve"> like an exercise</w:t>
      </w:r>
      <w:r w:rsidR="00BC2915">
        <w:rPr>
          <w:rFonts w:ascii="Cambria" w:hAnsi="Cambria"/>
          <w:sz w:val="28"/>
          <w:szCs w:val="28"/>
        </w:rPr>
        <w:t>-</w:t>
      </w:r>
      <w:r w:rsidR="00155844">
        <w:rPr>
          <w:rFonts w:ascii="Cambria" w:hAnsi="Cambria"/>
          <w:sz w:val="28"/>
          <w:szCs w:val="28"/>
        </w:rPr>
        <w:t>book</w:t>
      </w:r>
      <w:r w:rsidR="00F00A4C">
        <w:rPr>
          <w:rFonts w:ascii="Cambria" w:hAnsi="Cambria"/>
          <w:sz w:val="28"/>
          <w:szCs w:val="28"/>
        </w:rPr>
        <w:t xml:space="preserve">.  </w:t>
      </w:r>
      <w:ins w:id="6977" w:author="Claire S" w:date="2026-07-22T10:01:00Z" w16du:dateUtc="2026-07-22T09:01:00Z">
        <w:r w:rsidR="00666BF2">
          <w:rPr>
            <w:rFonts w:ascii="Cambria" w:hAnsi="Cambria"/>
            <w:sz w:val="28"/>
            <w:szCs w:val="28"/>
          </w:rPr>
          <w:t xml:space="preserve">Savannah </w:t>
        </w:r>
        <w:r w:rsidR="00B63A25">
          <w:rPr>
            <w:rFonts w:ascii="Cambria" w:hAnsi="Cambria"/>
            <w:sz w:val="28"/>
            <w:szCs w:val="28"/>
          </w:rPr>
          <w:t xml:space="preserve">could see the hasty scrawl was </w:t>
        </w:r>
      </w:ins>
      <w:commentRangeStart w:id="6978"/>
      <w:del w:id="6979" w:author="Claire S" w:date="2026-07-22T10:01:00Z" w16du:dateUtc="2026-07-22T09:01:00Z">
        <w:r w:rsidR="00F00A4C" w:rsidDel="00B63A25">
          <w:rPr>
            <w:rFonts w:ascii="Cambria" w:hAnsi="Cambria"/>
            <w:sz w:val="28"/>
            <w:szCs w:val="28"/>
          </w:rPr>
          <w:delText>Hastily</w:delText>
        </w:r>
        <w:r w:rsidR="00BA37BC" w:rsidDel="00B63A25">
          <w:rPr>
            <w:rFonts w:ascii="Cambria" w:hAnsi="Cambria"/>
            <w:sz w:val="28"/>
            <w:szCs w:val="28"/>
          </w:rPr>
          <w:delText xml:space="preserve"> scrawled</w:delText>
        </w:r>
        <w:r w:rsidR="00213AA8" w:rsidDel="00B63A25">
          <w:rPr>
            <w:rFonts w:ascii="Cambria" w:hAnsi="Cambria"/>
            <w:sz w:val="28"/>
            <w:szCs w:val="28"/>
          </w:rPr>
          <w:delText>,</w:delText>
        </w:r>
        <w:r w:rsidR="00BA37BC" w:rsidDel="00B63A25">
          <w:rPr>
            <w:rFonts w:ascii="Cambria" w:hAnsi="Cambria"/>
            <w:sz w:val="28"/>
            <w:szCs w:val="28"/>
          </w:rPr>
          <w:delText xml:space="preserve"> </w:delText>
        </w:r>
        <w:r w:rsidR="00F00A4C" w:rsidDel="00B63A25">
          <w:rPr>
            <w:rFonts w:ascii="Cambria" w:hAnsi="Cambria"/>
            <w:sz w:val="28"/>
            <w:szCs w:val="28"/>
          </w:rPr>
          <w:delText>it was</w:delText>
        </w:r>
        <w:r w:rsidR="005F030E" w:rsidDel="00B63A25">
          <w:rPr>
            <w:rFonts w:ascii="Cambria" w:hAnsi="Cambria"/>
            <w:sz w:val="28"/>
            <w:szCs w:val="28"/>
          </w:rPr>
          <w:delText xml:space="preserve"> </w:delText>
        </w:r>
      </w:del>
      <w:r w:rsidR="009E5072">
        <w:rPr>
          <w:rFonts w:ascii="Cambria" w:hAnsi="Cambria"/>
          <w:sz w:val="28"/>
          <w:szCs w:val="28"/>
        </w:rPr>
        <w:t xml:space="preserve">most </w:t>
      </w:r>
      <w:r w:rsidR="005F030E">
        <w:rPr>
          <w:rFonts w:ascii="Cambria" w:hAnsi="Cambria"/>
          <w:sz w:val="28"/>
          <w:szCs w:val="28"/>
        </w:rPr>
        <w:t>definitely Dex’s messy hand</w:t>
      </w:r>
      <w:r w:rsidR="0043702B">
        <w:rPr>
          <w:rFonts w:ascii="Cambria" w:hAnsi="Cambria"/>
          <w:sz w:val="28"/>
          <w:szCs w:val="28"/>
        </w:rPr>
        <w:t>writing</w:t>
      </w:r>
      <w:del w:id="6980" w:author="Claire S" w:date="2026-07-22T10:02:00Z" w16du:dateUtc="2026-07-22T09:02:00Z">
        <w:r w:rsidR="005F030E" w:rsidDel="00B63A25">
          <w:rPr>
            <w:rFonts w:ascii="Cambria" w:hAnsi="Cambria"/>
            <w:sz w:val="28"/>
            <w:szCs w:val="28"/>
          </w:rPr>
          <w:delText xml:space="preserve">: </w:delText>
        </w:r>
      </w:del>
      <w:ins w:id="6981" w:author="Claire S" w:date="2026-07-22T10:02:00Z" w16du:dateUtc="2026-07-22T09:02:00Z">
        <w:r w:rsidR="00B63A25">
          <w:rPr>
            <w:rFonts w:ascii="Cambria" w:hAnsi="Cambria"/>
            <w:sz w:val="28"/>
            <w:szCs w:val="28"/>
          </w:rPr>
          <w:t xml:space="preserve">. ‘What does it say?’ she croaked. </w:t>
        </w:r>
      </w:ins>
    </w:p>
    <w:p w14:paraId="433F2A4D" w14:textId="18B5071B" w:rsidR="00CF7EDD" w:rsidDel="00B63A25" w:rsidRDefault="005F030E" w:rsidP="00213AA8">
      <w:pPr>
        <w:spacing w:line="360" w:lineRule="auto"/>
        <w:ind w:firstLine="720"/>
        <w:contextualSpacing/>
        <w:rPr>
          <w:moveFrom w:id="6982" w:author="Claire S" w:date="2026-07-22T10:02:00Z" w16du:dateUtc="2026-07-22T09:02:00Z"/>
          <w:rFonts w:ascii="Cambria" w:hAnsi="Cambria"/>
          <w:i/>
          <w:iCs/>
          <w:sz w:val="28"/>
          <w:szCs w:val="28"/>
        </w:rPr>
      </w:pPr>
      <w:moveFromRangeStart w:id="6983" w:author="Claire S" w:date="2026-07-22T10:02:00Z" w:name="move235606947"/>
      <w:moveFrom w:id="6984" w:author="Claire S" w:date="2026-07-22T10:02:00Z" w16du:dateUtc="2026-07-22T09:02:00Z">
        <w:r w:rsidDel="00B63A25">
          <w:rPr>
            <w:rFonts w:ascii="Cambria" w:hAnsi="Cambria"/>
            <w:i/>
            <w:iCs/>
            <w:sz w:val="28"/>
            <w:szCs w:val="28"/>
          </w:rPr>
          <w:t>She’s broken my hear</w:t>
        </w:r>
        <w:r w:rsidR="005F576A" w:rsidDel="00B63A25">
          <w:rPr>
            <w:rFonts w:ascii="Cambria" w:hAnsi="Cambria"/>
            <w:i/>
            <w:iCs/>
            <w:sz w:val="28"/>
            <w:szCs w:val="28"/>
          </w:rPr>
          <w:t>t.</w:t>
        </w:r>
        <w:r w:rsidDel="00B63A25">
          <w:rPr>
            <w:rFonts w:ascii="Cambria" w:hAnsi="Cambria"/>
            <w:i/>
            <w:iCs/>
            <w:sz w:val="28"/>
            <w:szCs w:val="28"/>
          </w:rPr>
          <w:t xml:space="preserve"> </w:t>
        </w:r>
      </w:moveFrom>
    </w:p>
    <w:p w14:paraId="5DBA8862" w14:textId="2C1864B0" w:rsidR="00CF7EDD" w:rsidRPr="00CF7EDD" w:rsidDel="00B63A25" w:rsidRDefault="00CF7EDD" w:rsidP="00213AA8">
      <w:pPr>
        <w:spacing w:line="360" w:lineRule="auto"/>
        <w:ind w:firstLine="720"/>
        <w:contextualSpacing/>
        <w:rPr>
          <w:moveFrom w:id="6985" w:author="Claire S" w:date="2026-07-22T10:02:00Z" w16du:dateUtc="2026-07-22T09:02:00Z"/>
          <w:rFonts w:ascii="Cambria" w:hAnsi="Cambria"/>
          <w:sz w:val="28"/>
          <w:szCs w:val="28"/>
        </w:rPr>
      </w:pPr>
      <w:moveFrom w:id="6986" w:author="Claire S" w:date="2026-07-22T10:02:00Z" w16du:dateUtc="2026-07-22T09:02:00Z">
        <w:r w:rsidRPr="00CF7EDD" w:rsidDel="00B63A25">
          <w:rPr>
            <w:rFonts w:ascii="Cambria" w:hAnsi="Cambria"/>
            <w:sz w:val="28"/>
            <w:szCs w:val="28"/>
          </w:rPr>
          <w:t>And on the back</w:t>
        </w:r>
        <w:r w:rsidDel="00B63A25">
          <w:rPr>
            <w:rFonts w:ascii="Cambria" w:hAnsi="Cambria"/>
            <w:sz w:val="28"/>
            <w:szCs w:val="28"/>
          </w:rPr>
          <w:t>,</w:t>
        </w:r>
      </w:moveFrom>
    </w:p>
    <w:p w14:paraId="1FD4B702" w14:textId="066DCD65" w:rsidR="00BA37BC" w:rsidDel="00B63A25" w:rsidRDefault="005F030E" w:rsidP="00213AA8">
      <w:pPr>
        <w:spacing w:line="360" w:lineRule="auto"/>
        <w:ind w:firstLine="720"/>
        <w:contextualSpacing/>
        <w:rPr>
          <w:moveFrom w:id="6987" w:author="Claire S" w:date="2026-07-22T10:02:00Z" w16du:dateUtc="2026-07-22T09:02:00Z"/>
          <w:rFonts w:ascii="Cambria" w:hAnsi="Cambria"/>
          <w:i/>
          <w:iCs/>
          <w:sz w:val="28"/>
          <w:szCs w:val="28"/>
        </w:rPr>
      </w:pPr>
      <w:moveFrom w:id="6988" w:author="Claire S" w:date="2026-07-22T10:02:00Z" w16du:dateUtc="2026-07-22T09:02:00Z">
        <w:r w:rsidDel="00B63A25">
          <w:rPr>
            <w:rFonts w:ascii="Cambria" w:hAnsi="Cambria"/>
            <w:i/>
            <w:iCs/>
            <w:sz w:val="28"/>
            <w:szCs w:val="28"/>
          </w:rPr>
          <w:t>I can’t go on.</w:t>
        </w:r>
      </w:moveFrom>
    </w:p>
    <w:moveFromRangeEnd w:id="6983"/>
    <w:p w14:paraId="3579A12B" w14:textId="6331BFAD" w:rsidR="00B63A25" w:rsidRPr="00B63A25" w:rsidDel="00B63A25" w:rsidRDefault="003660E5" w:rsidP="00B63A25">
      <w:pPr>
        <w:spacing w:line="360" w:lineRule="auto"/>
        <w:ind w:firstLine="720"/>
        <w:contextualSpacing/>
        <w:rPr>
          <w:del w:id="6989" w:author="Claire S" w:date="2026-07-22T10:04:00Z" w16du:dateUtc="2026-07-22T09:04:00Z"/>
          <w:moveTo w:id="6990" w:author="Claire S" w:date="2026-07-22T10:02:00Z" w16du:dateUtc="2026-07-22T09:02:00Z"/>
          <w:rFonts w:ascii="Cambria" w:hAnsi="Cambria"/>
          <w:sz w:val="28"/>
          <w:szCs w:val="28"/>
          <w:rPrChange w:id="6991" w:author="Claire S" w:date="2026-07-22T10:03:00Z" w16du:dateUtc="2026-07-22T09:03:00Z">
            <w:rPr>
              <w:del w:id="6992" w:author="Claire S" w:date="2026-07-22T10:04:00Z" w16du:dateUtc="2026-07-22T09:04:00Z"/>
              <w:moveTo w:id="6993" w:author="Claire S" w:date="2026-07-22T10:02:00Z" w16du:dateUtc="2026-07-22T09:02:00Z"/>
              <w:rFonts w:ascii="Cambria" w:hAnsi="Cambria"/>
              <w:i/>
              <w:iCs/>
              <w:sz w:val="28"/>
              <w:szCs w:val="28"/>
            </w:rPr>
          </w:rPrChange>
        </w:rPr>
      </w:pPr>
      <w:del w:id="6994" w:author="Claire S" w:date="2026-07-22T10:03:00Z" w16du:dateUtc="2026-07-22T09:03:00Z">
        <w:r w:rsidRPr="003660E5" w:rsidDel="00B63A25">
          <w:rPr>
            <w:rFonts w:ascii="Cambria" w:hAnsi="Cambria"/>
            <w:sz w:val="28"/>
            <w:szCs w:val="28"/>
          </w:rPr>
          <w:delText>‘</w:delText>
        </w:r>
      </w:del>
      <w:del w:id="6995" w:author="Claire S" w:date="2026-07-22T10:02:00Z" w16du:dateUtc="2026-07-22T09:02:00Z">
        <w:r w:rsidRPr="003660E5" w:rsidDel="00B63A25">
          <w:rPr>
            <w:rFonts w:ascii="Cambria" w:hAnsi="Cambria"/>
            <w:sz w:val="28"/>
            <w:szCs w:val="28"/>
          </w:rPr>
          <w:delText>Savannah?</w:delText>
        </w:r>
      </w:del>
      <w:del w:id="6996" w:author="Claire S" w:date="2026-07-22T10:03:00Z" w16du:dateUtc="2026-07-22T09:03:00Z">
        <w:r w:rsidRPr="003660E5" w:rsidDel="00B63A25">
          <w:rPr>
            <w:rFonts w:ascii="Cambria" w:hAnsi="Cambria"/>
            <w:sz w:val="28"/>
            <w:szCs w:val="28"/>
          </w:rPr>
          <w:delText xml:space="preserve">’ </w:delText>
        </w:r>
        <w:r w:rsidDel="00B63A25">
          <w:rPr>
            <w:rFonts w:ascii="Cambria" w:hAnsi="Cambria"/>
            <w:sz w:val="28"/>
            <w:szCs w:val="28"/>
          </w:rPr>
          <w:delText>R</w:delText>
        </w:r>
        <w:r w:rsidRPr="003660E5" w:rsidDel="00B63A25">
          <w:rPr>
            <w:rFonts w:ascii="Cambria" w:hAnsi="Cambria"/>
            <w:sz w:val="28"/>
            <w:szCs w:val="28"/>
          </w:rPr>
          <w:delText xml:space="preserve">uth </w:delText>
        </w:r>
        <w:r w:rsidR="001100D6" w:rsidDel="00B63A25">
          <w:rPr>
            <w:rFonts w:ascii="Cambria" w:hAnsi="Cambria"/>
            <w:sz w:val="28"/>
            <w:szCs w:val="28"/>
          </w:rPr>
          <w:delText xml:space="preserve">read </w:delText>
        </w:r>
      </w:del>
      <w:del w:id="6997" w:author="Claire S" w:date="2026-07-22T10:02:00Z" w16du:dateUtc="2026-07-22T09:02:00Z">
        <w:r w:rsidR="001100D6" w:rsidDel="00B63A25">
          <w:rPr>
            <w:rFonts w:ascii="Cambria" w:hAnsi="Cambria"/>
            <w:sz w:val="28"/>
            <w:szCs w:val="28"/>
          </w:rPr>
          <w:delText xml:space="preserve">it </w:delText>
        </w:r>
      </w:del>
      <w:del w:id="6998" w:author="Claire S" w:date="2026-07-22T10:03:00Z" w16du:dateUtc="2026-07-22T09:03:00Z">
        <w:r w:rsidR="001100D6" w:rsidDel="00B63A25">
          <w:rPr>
            <w:rFonts w:ascii="Cambria" w:hAnsi="Cambria"/>
            <w:sz w:val="28"/>
            <w:szCs w:val="28"/>
          </w:rPr>
          <w:delText>aloud</w:delText>
        </w:r>
      </w:del>
      <w:ins w:id="6999" w:author="Claire S" w:date="2026-07-22T10:03:00Z" w16du:dateUtc="2026-07-22T09:03:00Z">
        <w:r w:rsidR="00B63A25">
          <w:rPr>
            <w:rFonts w:ascii="Cambria" w:hAnsi="Cambria"/>
            <w:sz w:val="28"/>
            <w:szCs w:val="28"/>
          </w:rPr>
          <w:t xml:space="preserve"> ‘It says -</w:t>
        </w:r>
        <w:r w:rsidR="00B63A25" w:rsidRPr="003660E5">
          <w:rPr>
            <w:rFonts w:ascii="Cambria" w:hAnsi="Cambria"/>
            <w:sz w:val="28"/>
            <w:szCs w:val="28"/>
          </w:rPr>
          <w:t xml:space="preserve">’ </w:t>
        </w:r>
        <w:r w:rsidR="00B63A25">
          <w:rPr>
            <w:rFonts w:ascii="Cambria" w:hAnsi="Cambria"/>
            <w:sz w:val="28"/>
            <w:szCs w:val="28"/>
          </w:rPr>
          <w:t>R</w:t>
        </w:r>
        <w:r w:rsidR="00B63A25" w:rsidRPr="003660E5">
          <w:rPr>
            <w:rFonts w:ascii="Cambria" w:hAnsi="Cambria"/>
            <w:sz w:val="28"/>
            <w:szCs w:val="28"/>
          </w:rPr>
          <w:t xml:space="preserve">uth </w:t>
        </w:r>
        <w:r w:rsidR="00B63A25">
          <w:rPr>
            <w:rFonts w:ascii="Cambria" w:hAnsi="Cambria"/>
            <w:sz w:val="28"/>
            <w:szCs w:val="28"/>
          </w:rPr>
          <w:t xml:space="preserve">read the words aloud </w:t>
        </w:r>
      </w:ins>
      <w:ins w:id="7000" w:author="Claire S" w:date="2026-07-22T10:04:00Z" w16du:dateUtc="2026-07-22T09:04:00Z">
        <w:r w:rsidR="00B63A25">
          <w:rPr>
            <w:rFonts w:ascii="Cambria" w:hAnsi="Cambria"/>
            <w:sz w:val="28"/>
            <w:szCs w:val="28"/>
          </w:rPr>
          <w:t>‘</w:t>
        </w:r>
      </w:ins>
      <w:moveToRangeStart w:id="7001" w:author="Claire S" w:date="2026-07-22T10:02:00Z" w:name="move235606947"/>
      <w:moveTo w:id="7002" w:author="Claire S" w:date="2026-07-22T10:02:00Z" w16du:dateUtc="2026-07-22T09:02:00Z">
        <w:r w:rsidR="00B63A25">
          <w:rPr>
            <w:rFonts w:ascii="Cambria" w:hAnsi="Cambria"/>
            <w:i/>
            <w:iCs/>
            <w:sz w:val="28"/>
            <w:szCs w:val="28"/>
          </w:rPr>
          <w:t>She’s broken my heart.</w:t>
        </w:r>
      </w:moveTo>
      <w:ins w:id="7003" w:author="Claire S" w:date="2026-07-22T10:04:00Z" w16du:dateUtc="2026-07-22T09:04:00Z">
        <w:r w:rsidR="00B63A25">
          <w:rPr>
            <w:rFonts w:ascii="Cambria" w:hAnsi="Cambria"/>
            <w:i/>
            <w:iCs/>
            <w:sz w:val="28"/>
            <w:szCs w:val="28"/>
          </w:rPr>
          <w:t>’</w:t>
        </w:r>
      </w:ins>
      <w:moveTo w:id="7004" w:author="Claire S" w:date="2026-07-22T10:02:00Z" w16du:dateUtc="2026-07-22T09:02:00Z">
        <w:r w:rsidR="00B63A25">
          <w:rPr>
            <w:rFonts w:ascii="Cambria" w:hAnsi="Cambria"/>
            <w:i/>
            <w:iCs/>
            <w:sz w:val="28"/>
            <w:szCs w:val="28"/>
          </w:rPr>
          <w:t xml:space="preserve"> </w:t>
        </w:r>
      </w:moveTo>
      <w:ins w:id="7005" w:author="Claire S" w:date="2026-07-22T10:04:00Z" w16du:dateUtc="2026-07-22T09:04:00Z">
        <w:r w:rsidR="00B63A25">
          <w:rPr>
            <w:rFonts w:ascii="Cambria" w:hAnsi="Cambria"/>
            <w:sz w:val="28"/>
            <w:szCs w:val="28"/>
          </w:rPr>
          <w:t xml:space="preserve"> Then s</w:t>
        </w:r>
      </w:ins>
    </w:p>
    <w:p w14:paraId="1628B14F" w14:textId="55C988AD" w:rsidR="00B63A25" w:rsidRPr="00CF7EDD" w:rsidRDefault="00B63A25" w:rsidP="00B63A25">
      <w:pPr>
        <w:spacing w:line="360" w:lineRule="auto"/>
        <w:ind w:firstLine="720"/>
        <w:contextualSpacing/>
        <w:rPr>
          <w:moveTo w:id="7006" w:author="Claire S" w:date="2026-07-22T10:02:00Z" w16du:dateUtc="2026-07-22T09:02:00Z"/>
          <w:rFonts w:ascii="Cambria" w:hAnsi="Cambria"/>
          <w:sz w:val="28"/>
          <w:szCs w:val="28"/>
        </w:rPr>
      </w:pPr>
      <w:moveTo w:id="7007" w:author="Claire S" w:date="2026-07-22T10:02:00Z" w16du:dateUtc="2026-07-22T09:02:00Z">
        <w:del w:id="7008" w:author="Claire S" w:date="2026-07-22T10:02:00Z" w16du:dateUtc="2026-07-22T09:02:00Z">
          <w:r w:rsidRPr="00CF7EDD" w:rsidDel="00B63A25">
            <w:rPr>
              <w:rFonts w:ascii="Cambria" w:hAnsi="Cambria"/>
              <w:sz w:val="28"/>
              <w:szCs w:val="28"/>
            </w:rPr>
            <w:delText>And</w:delText>
          </w:r>
        </w:del>
      </w:moveTo>
      <w:ins w:id="7009" w:author="Claire S" w:date="2026-07-22T10:02:00Z" w16du:dateUtc="2026-07-22T09:02:00Z">
        <w:r>
          <w:rPr>
            <w:rFonts w:ascii="Cambria" w:hAnsi="Cambria"/>
            <w:sz w:val="28"/>
            <w:szCs w:val="28"/>
          </w:rPr>
          <w:t xml:space="preserve">he turned </w:t>
        </w:r>
      </w:ins>
      <w:ins w:id="7010" w:author="Claire S" w:date="2026-07-22T10:38:00Z" w16du:dateUtc="2026-07-22T09:38:00Z">
        <w:r w:rsidR="003C56CB">
          <w:rPr>
            <w:rFonts w:ascii="Cambria" w:hAnsi="Cambria"/>
            <w:sz w:val="28"/>
            <w:szCs w:val="28"/>
          </w:rPr>
          <w:t>the note</w:t>
        </w:r>
      </w:ins>
      <w:ins w:id="7011" w:author="Claire S" w:date="2026-07-22T10:02:00Z" w16du:dateUtc="2026-07-22T09:02:00Z">
        <w:r>
          <w:rPr>
            <w:rFonts w:ascii="Cambria" w:hAnsi="Cambria"/>
            <w:sz w:val="28"/>
            <w:szCs w:val="28"/>
          </w:rPr>
          <w:t xml:space="preserve"> over and</w:t>
        </w:r>
      </w:ins>
      <w:ins w:id="7012" w:author="Claire S" w:date="2026-07-22T10:04:00Z" w16du:dateUtc="2026-07-22T09:04:00Z">
        <w:r>
          <w:rPr>
            <w:rFonts w:ascii="Cambria" w:hAnsi="Cambria"/>
            <w:sz w:val="28"/>
            <w:szCs w:val="28"/>
          </w:rPr>
          <w:t>,</w:t>
        </w:r>
      </w:ins>
      <w:ins w:id="7013" w:author="Claire S" w:date="2026-07-22T10:03:00Z" w16du:dateUtc="2026-07-22T09:03:00Z">
        <w:r>
          <w:rPr>
            <w:rFonts w:ascii="Cambria" w:hAnsi="Cambria"/>
            <w:sz w:val="28"/>
            <w:szCs w:val="28"/>
          </w:rPr>
          <w:t xml:space="preserve"> from</w:t>
        </w:r>
      </w:ins>
      <w:moveTo w:id="7014" w:author="Claire S" w:date="2026-07-22T10:02:00Z" w16du:dateUtc="2026-07-22T09:02:00Z">
        <w:del w:id="7015" w:author="Claire S" w:date="2026-07-22T10:03:00Z" w16du:dateUtc="2026-07-22T09:03:00Z">
          <w:r w:rsidRPr="00CF7EDD" w:rsidDel="00B63A25">
            <w:rPr>
              <w:rFonts w:ascii="Cambria" w:hAnsi="Cambria"/>
              <w:sz w:val="28"/>
              <w:szCs w:val="28"/>
            </w:rPr>
            <w:delText xml:space="preserve"> on</w:delText>
          </w:r>
        </w:del>
        <w:r w:rsidRPr="00CF7EDD">
          <w:rPr>
            <w:rFonts w:ascii="Cambria" w:hAnsi="Cambria"/>
            <w:sz w:val="28"/>
            <w:szCs w:val="28"/>
          </w:rPr>
          <w:t xml:space="preserve"> the back</w:t>
        </w:r>
      </w:moveTo>
      <w:ins w:id="7016" w:author="Claire S" w:date="2026-07-22T10:04:00Z" w16du:dateUtc="2026-07-22T09:04:00Z">
        <w:r>
          <w:rPr>
            <w:rFonts w:ascii="Cambria" w:hAnsi="Cambria"/>
            <w:sz w:val="28"/>
            <w:szCs w:val="28"/>
          </w:rPr>
          <w:t>,</w:t>
        </w:r>
      </w:ins>
      <w:moveTo w:id="7017" w:author="Claire S" w:date="2026-07-22T10:02:00Z" w16du:dateUtc="2026-07-22T09:02:00Z">
        <w:del w:id="7018" w:author="Claire S" w:date="2026-07-22T10:02:00Z" w16du:dateUtc="2026-07-22T09:02:00Z">
          <w:r w:rsidDel="00B63A25">
            <w:rPr>
              <w:rFonts w:ascii="Cambria" w:hAnsi="Cambria"/>
              <w:sz w:val="28"/>
              <w:szCs w:val="28"/>
            </w:rPr>
            <w:delText>,</w:delText>
          </w:r>
        </w:del>
      </w:moveTo>
      <w:ins w:id="7019" w:author="Claire S" w:date="2026-07-22T10:02:00Z" w16du:dateUtc="2026-07-22T09:02:00Z">
        <w:r>
          <w:rPr>
            <w:rFonts w:ascii="Cambria" w:hAnsi="Cambria"/>
            <w:sz w:val="28"/>
            <w:szCs w:val="28"/>
          </w:rPr>
          <w:t xml:space="preserve"> read -</w:t>
        </w:r>
      </w:ins>
    </w:p>
    <w:p w14:paraId="3226F080" w14:textId="3BDE7CDF" w:rsidR="00B63A25" w:rsidDel="00B63A25" w:rsidRDefault="00B63A25" w:rsidP="00B63A25">
      <w:pPr>
        <w:spacing w:line="360" w:lineRule="auto"/>
        <w:ind w:firstLine="720"/>
        <w:contextualSpacing/>
        <w:rPr>
          <w:del w:id="7020" w:author="Claire S" w:date="2026-07-22T10:03:00Z" w16du:dateUtc="2026-07-22T09:03:00Z"/>
          <w:moveTo w:id="7021" w:author="Claire S" w:date="2026-07-22T10:02:00Z" w16du:dateUtc="2026-07-22T09:02:00Z"/>
          <w:rFonts w:ascii="Cambria" w:hAnsi="Cambria"/>
          <w:i/>
          <w:iCs/>
          <w:sz w:val="28"/>
          <w:szCs w:val="28"/>
        </w:rPr>
      </w:pPr>
      <w:ins w:id="7022" w:author="Claire S" w:date="2026-07-22T10:04:00Z" w16du:dateUtc="2026-07-22T09:04:00Z">
        <w:r>
          <w:rPr>
            <w:rFonts w:ascii="Cambria" w:hAnsi="Cambria"/>
            <w:i/>
            <w:iCs/>
            <w:sz w:val="28"/>
            <w:szCs w:val="28"/>
          </w:rPr>
          <w:t>‘</w:t>
        </w:r>
      </w:ins>
      <w:moveTo w:id="7023" w:author="Claire S" w:date="2026-07-22T10:02:00Z" w16du:dateUtc="2026-07-22T09:02:00Z">
        <w:r>
          <w:rPr>
            <w:rFonts w:ascii="Cambria" w:hAnsi="Cambria"/>
            <w:i/>
            <w:iCs/>
            <w:sz w:val="28"/>
            <w:szCs w:val="28"/>
          </w:rPr>
          <w:t>I can’t go on.</w:t>
        </w:r>
      </w:moveTo>
      <w:ins w:id="7024" w:author="Claire S" w:date="2026-07-22T10:04:00Z" w16du:dateUtc="2026-07-22T09:04:00Z">
        <w:r>
          <w:rPr>
            <w:rFonts w:ascii="Cambria" w:hAnsi="Cambria"/>
            <w:i/>
            <w:iCs/>
            <w:sz w:val="28"/>
            <w:szCs w:val="28"/>
          </w:rPr>
          <w:t>’</w:t>
        </w:r>
      </w:ins>
    </w:p>
    <w:moveToRangeEnd w:id="7001"/>
    <w:p w14:paraId="58CB52EE" w14:textId="4BCD94D0" w:rsidR="00B63A25" w:rsidRDefault="001100D6" w:rsidP="00B63A25">
      <w:pPr>
        <w:spacing w:line="360" w:lineRule="auto"/>
        <w:ind w:firstLine="720"/>
        <w:contextualSpacing/>
        <w:rPr>
          <w:ins w:id="7025" w:author="Claire S" w:date="2026-07-22T10:02:00Z" w16du:dateUtc="2026-07-22T09:02:00Z"/>
          <w:rFonts w:ascii="Cambria" w:hAnsi="Cambria"/>
          <w:sz w:val="28"/>
          <w:szCs w:val="28"/>
        </w:rPr>
      </w:pPr>
      <w:del w:id="7026" w:author="Claire S" w:date="2026-07-22T10:02:00Z" w16du:dateUtc="2026-07-22T09:02:00Z">
        <w:r w:rsidDel="00B63A25">
          <w:rPr>
            <w:rFonts w:ascii="Cambria" w:hAnsi="Cambria"/>
            <w:sz w:val="28"/>
            <w:szCs w:val="28"/>
          </w:rPr>
          <w:delText>,</w:delText>
        </w:r>
      </w:del>
      <w:del w:id="7027" w:author="Claire S" w:date="2026-07-22T10:03:00Z" w16du:dateUtc="2026-07-22T09:03:00Z">
        <w:r w:rsidDel="00B63A25">
          <w:rPr>
            <w:rFonts w:ascii="Cambria" w:hAnsi="Cambria"/>
            <w:sz w:val="28"/>
            <w:szCs w:val="28"/>
          </w:rPr>
          <w:delText xml:space="preserve"> </w:delText>
        </w:r>
        <w:commentRangeEnd w:id="6978"/>
        <w:r w:rsidR="00DD612C" w:rsidDel="00B63A25">
          <w:rPr>
            <w:rStyle w:val="CommentReference"/>
            <w:rFonts w:ascii="Cambria" w:hAnsi="Cambria"/>
            <w:sz w:val="28"/>
            <w:szCs w:val="28"/>
          </w:rPr>
          <w:commentReference w:id="6978"/>
        </w:r>
      </w:del>
    </w:p>
    <w:p w14:paraId="1598FD7A" w14:textId="3B0A8DEA" w:rsidR="003660E5" w:rsidRPr="003660E5" w:rsidDel="00B63A25" w:rsidRDefault="003660E5" w:rsidP="00213AA8">
      <w:pPr>
        <w:spacing w:line="360" w:lineRule="auto"/>
        <w:ind w:firstLine="720"/>
        <w:contextualSpacing/>
        <w:rPr>
          <w:del w:id="7028" w:author="Claire S" w:date="2026-07-22T10:03:00Z" w16du:dateUtc="2026-07-22T09:03:00Z"/>
          <w:rFonts w:ascii="Cambria" w:hAnsi="Cambria"/>
          <w:sz w:val="28"/>
          <w:szCs w:val="28"/>
        </w:rPr>
      </w:pPr>
      <w:del w:id="7029" w:author="Claire S" w:date="2026-07-22T10:03:00Z" w16du:dateUtc="2026-07-22T09:03:00Z">
        <w:r w:rsidRPr="003660E5" w:rsidDel="00B63A25">
          <w:rPr>
            <w:rFonts w:ascii="Cambria" w:hAnsi="Cambria"/>
            <w:sz w:val="28"/>
            <w:szCs w:val="28"/>
          </w:rPr>
          <w:delText>rais</w:delText>
        </w:r>
        <w:r w:rsidR="001100D6" w:rsidDel="00B63A25">
          <w:rPr>
            <w:rFonts w:ascii="Cambria" w:hAnsi="Cambria"/>
            <w:sz w:val="28"/>
            <w:szCs w:val="28"/>
          </w:rPr>
          <w:delText>ing</w:delText>
        </w:r>
        <w:r w:rsidRPr="003660E5" w:rsidDel="00B63A25">
          <w:rPr>
            <w:rFonts w:ascii="Cambria" w:hAnsi="Cambria"/>
            <w:sz w:val="28"/>
            <w:szCs w:val="28"/>
          </w:rPr>
          <w:delText xml:space="preserve"> a </w:delText>
        </w:r>
        <w:r w:rsidDel="00B63A25">
          <w:rPr>
            <w:rFonts w:ascii="Cambria" w:hAnsi="Cambria"/>
            <w:sz w:val="28"/>
            <w:szCs w:val="28"/>
          </w:rPr>
          <w:delText>perfect</w:delText>
        </w:r>
        <w:r w:rsidR="00EE1822" w:rsidDel="00B63A25">
          <w:rPr>
            <w:rFonts w:ascii="Cambria" w:hAnsi="Cambria"/>
            <w:sz w:val="28"/>
            <w:szCs w:val="28"/>
          </w:rPr>
          <w:delText>ly sculpted eye</w:delText>
        </w:r>
        <w:r w:rsidRPr="003660E5" w:rsidDel="00B63A25">
          <w:rPr>
            <w:rFonts w:ascii="Cambria" w:hAnsi="Cambria"/>
            <w:sz w:val="28"/>
            <w:szCs w:val="28"/>
          </w:rPr>
          <w:delText xml:space="preserve">brow at her </w:delText>
        </w:r>
        <w:r w:rsidR="00EE1822" w:rsidDel="00B63A25">
          <w:rPr>
            <w:rFonts w:ascii="Cambria" w:hAnsi="Cambria"/>
            <w:sz w:val="28"/>
            <w:szCs w:val="28"/>
          </w:rPr>
          <w:delText xml:space="preserve">younger </w:delText>
        </w:r>
        <w:r w:rsidRPr="003660E5" w:rsidDel="00B63A25">
          <w:rPr>
            <w:rFonts w:ascii="Cambria" w:hAnsi="Cambria"/>
            <w:sz w:val="28"/>
            <w:szCs w:val="28"/>
          </w:rPr>
          <w:delText>sister.</w:delText>
        </w:r>
      </w:del>
    </w:p>
    <w:p w14:paraId="27B4A2F0" w14:textId="08C5B036" w:rsidR="0043702B" w:rsidRDefault="005F030E" w:rsidP="006F7124">
      <w:pPr>
        <w:spacing w:line="360" w:lineRule="auto"/>
        <w:contextualSpacing/>
        <w:rPr>
          <w:rFonts w:ascii="Cambria" w:hAnsi="Cambria"/>
          <w:sz w:val="28"/>
          <w:szCs w:val="28"/>
        </w:rPr>
      </w:pPr>
      <w:r w:rsidRPr="005F030E">
        <w:rPr>
          <w:rFonts w:ascii="Cambria" w:hAnsi="Cambria"/>
          <w:sz w:val="28"/>
          <w:szCs w:val="28"/>
        </w:rPr>
        <w:tab/>
      </w:r>
      <w:r w:rsidR="00213AA8">
        <w:rPr>
          <w:rFonts w:ascii="Cambria" w:hAnsi="Cambria"/>
          <w:sz w:val="28"/>
          <w:szCs w:val="28"/>
        </w:rPr>
        <w:t>‘Oh</w:t>
      </w:r>
      <w:r w:rsidR="004432D5">
        <w:rPr>
          <w:rFonts w:ascii="Cambria" w:hAnsi="Cambria"/>
          <w:sz w:val="28"/>
          <w:szCs w:val="28"/>
        </w:rPr>
        <w:t>,</w:t>
      </w:r>
      <w:r w:rsidR="00213AA8">
        <w:rPr>
          <w:rFonts w:ascii="Cambria" w:hAnsi="Cambria"/>
          <w:sz w:val="28"/>
          <w:szCs w:val="28"/>
        </w:rPr>
        <w:t xml:space="preserve"> my </w:t>
      </w:r>
      <w:del w:id="7030" w:author="Daisy Watt" w:date="2026-06-22T00:43:00Z" w16du:dateUtc="2026-06-21T22:43:00Z">
        <w:r w:rsidR="00BC2915" w:rsidRPr="00666BF2" w:rsidDel="00D46060">
          <w:rPr>
            <w:rFonts w:ascii="Cambria" w:hAnsi="Cambria"/>
            <w:sz w:val="28"/>
            <w:szCs w:val="28"/>
          </w:rPr>
          <w:delText>G</w:delText>
        </w:r>
      </w:del>
      <w:ins w:id="7031" w:author="Daisy Watt" w:date="2026-06-22T00:43:00Z" w16du:dateUtc="2026-06-21T22:43:00Z">
        <w:r w:rsidR="00D46060" w:rsidRPr="00666BF2">
          <w:rPr>
            <w:rFonts w:ascii="Cambria" w:hAnsi="Cambria"/>
            <w:sz w:val="28"/>
            <w:szCs w:val="28"/>
          </w:rPr>
          <w:t>g</w:t>
        </w:r>
      </w:ins>
      <w:r w:rsidR="00BC2915" w:rsidRPr="00666BF2">
        <w:rPr>
          <w:rFonts w:ascii="Cambria" w:hAnsi="Cambria"/>
          <w:sz w:val="28"/>
          <w:szCs w:val="28"/>
        </w:rPr>
        <w:t xml:space="preserve">ood </w:t>
      </w:r>
      <w:r w:rsidR="00213AA8" w:rsidRPr="00666BF2">
        <w:rPr>
          <w:rFonts w:ascii="Cambria" w:hAnsi="Cambria"/>
          <w:sz w:val="28"/>
          <w:szCs w:val="28"/>
        </w:rPr>
        <w:t>God</w:t>
      </w:r>
      <w:r w:rsidR="004432D5" w:rsidRPr="00666BF2">
        <w:rPr>
          <w:rFonts w:ascii="Cambria" w:hAnsi="Cambria"/>
          <w:sz w:val="28"/>
          <w:szCs w:val="28"/>
        </w:rPr>
        <w:t>!</w:t>
      </w:r>
      <w:r w:rsidR="00213AA8" w:rsidRPr="00666BF2">
        <w:rPr>
          <w:rFonts w:ascii="Cambria" w:hAnsi="Cambria"/>
          <w:sz w:val="28"/>
          <w:szCs w:val="28"/>
        </w:rPr>
        <w:t>’</w:t>
      </w:r>
      <w:r w:rsidR="00213AA8">
        <w:rPr>
          <w:rFonts w:ascii="Cambria" w:hAnsi="Cambria"/>
          <w:sz w:val="28"/>
          <w:szCs w:val="28"/>
        </w:rPr>
        <w:t xml:space="preserve"> </w:t>
      </w:r>
      <w:r w:rsidR="006C23B4">
        <w:rPr>
          <w:rFonts w:ascii="Cambria" w:hAnsi="Cambria"/>
          <w:sz w:val="28"/>
          <w:szCs w:val="28"/>
        </w:rPr>
        <w:t>Savannah</w:t>
      </w:r>
      <w:r w:rsidR="00ED5C2E">
        <w:rPr>
          <w:rFonts w:ascii="Cambria" w:hAnsi="Cambria"/>
          <w:sz w:val="28"/>
          <w:szCs w:val="28"/>
        </w:rPr>
        <w:t xml:space="preserve"> </w:t>
      </w:r>
      <w:r>
        <w:rPr>
          <w:rFonts w:ascii="Cambria" w:hAnsi="Cambria"/>
          <w:sz w:val="28"/>
          <w:szCs w:val="28"/>
        </w:rPr>
        <w:t>fe</w:t>
      </w:r>
      <w:r w:rsidR="00EA33B0">
        <w:rPr>
          <w:rFonts w:ascii="Cambria" w:hAnsi="Cambria"/>
          <w:sz w:val="28"/>
          <w:szCs w:val="28"/>
        </w:rPr>
        <w:t>lt</w:t>
      </w:r>
      <w:r>
        <w:rPr>
          <w:rFonts w:ascii="Cambria" w:hAnsi="Cambria"/>
          <w:sz w:val="28"/>
          <w:szCs w:val="28"/>
        </w:rPr>
        <w:t xml:space="preserve"> so terrible</w:t>
      </w:r>
      <w:r w:rsidR="00BC2915">
        <w:rPr>
          <w:rFonts w:ascii="Cambria" w:hAnsi="Cambria"/>
          <w:sz w:val="28"/>
          <w:szCs w:val="28"/>
        </w:rPr>
        <w:t xml:space="preserve"> again,</w:t>
      </w:r>
      <w:r>
        <w:rPr>
          <w:rFonts w:ascii="Cambria" w:hAnsi="Cambria"/>
          <w:sz w:val="28"/>
          <w:szCs w:val="28"/>
        </w:rPr>
        <w:t xml:space="preserve"> she </w:t>
      </w:r>
      <w:r w:rsidR="00EA33B0">
        <w:rPr>
          <w:rFonts w:ascii="Cambria" w:hAnsi="Cambria"/>
          <w:sz w:val="28"/>
          <w:szCs w:val="28"/>
        </w:rPr>
        <w:t>collapsed</w:t>
      </w:r>
      <w:r w:rsidR="006A094C">
        <w:rPr>
          <w:rFonts w:ascii="Cambria" w:hAnsi="Cambria"/>
          <w:sz w:val="28"/>
          <w:szCs w:val="28"/>
        </w:rPr>
        <w:t xml:space="preserve"> </w:t>
      </w:r>
      <w:r w:rsidR="00531122">
        <w:rPr>
          <w:rFonts w:ascii="Cambria" w:hAnsi="Cambria"/>
          <w:sz w:val="28"/>
          <w:szCs w:val="28"/>
        </w:rPr>
        <w:t xml:space="preserve">back </w:t>
      </w:r>
      <w:r w:rsidR="006A094C">
        <w:rPr>
          <w:rFonts w:ascii="Cambria" w:hAnsi="Cambria"/>
          <w:sz w:val="28"/>
          <w:szCs w:val="28"/>
        </w:rPr>
        <w:t>on</w:t>
      </w:r>
      <w:r w:rsidR="003660E5">
        <w:rPr>
          <w:rFonts w:ascii="Cambria" w:hAnsi="Cambria"/>
          <w:sz w:val="28"/>
          <w:szCs w:val="28"/>
        </w:rPr>
        <w:t xml:space="preserve"> the</w:t>
      </w:r>
      <w:r w:rsidR="006A094C">
        <w:rPr>
          <w:rFonts w:ascii="Cambria" w:hAnsi="Cambria"/>
          <w:sz w:val="28"/>
          <w:szCs w:val="28"/>
        </w:rPr>
        <w:t xml:space="preserve"> office sofa and refused to open her eyes until the sedative kicked in</w:t>
      </w:r>
      <w:r w:rsidR="0043702B">
        <w:rPr>
          <w:rFonts w:ascii="Cambria" w:hAnsi="Cambria"/>
          <w:sz w:val="28"/>
          <w:szCs w:val="28"/>
        </w:rPr>
        <w:t>.</w:t>
      </w:r>
    </w:p>
    <w:p w14:paraId="59AD6DD6" w14:textId="77777777" w:rsidR="0022210B" w:rsidRDefault="0022210B" w:rsidP="006F7124">
      <w:pPr>
        <w:spacing w:line="360" w:lineRule="auto"/>
        <w:contextualSpacing/>
        <w:rPr>
          <w:rFonts w:ascii="Cambria" w:hAnsi="Cambria"/>
          <w:sz w:val="28"/>
          <w:szCs w:val="28"/>
        </w:rPr>
      </w:pPr>
    </w:p>
    <w:p w14:paraId="548BDB0A" w14:textId="77777777" w:rsidR="000E6F78" w:rsidRDefault="000E6F78" w:rsidP="00834AD7">
      <w:pPr>
        <w:spacing w:line="360" w:lineRule="auto"/>
        <w:contextualSpacing/>
        <w:rPr>
          <w:ins w:id="7032" w:author="Claire S" w:date="2026-05-08T08:45:00Z" w16du:dateUtc="2026-05-08T07:45:00Z"/>
          <w:rFonts w:ascii="Cambria" w:hAnsi="Cambria"/>
          <w:b/>
          <w:bCs/>
          <w:sz w:val="28"/>
          <w:szCs w:val="28"/>
        </w:rPr>
      </w:pPr>
    </w:p>
    <w:p w14:paraId="02F10031" w14:textId="77777777" w:rsidR="000E6F78" w:rsidRDefault="000E6F78" w:rsidP="00834AD7">
      <w:pPr>
        <w:spacing w:line="360" w:lineRule="auto"/>
        <w:contextualSpacing/>
        <w:rPr>
          <w:ins w:id="7033" w:author="Claire S" w:date="2026-05-08T08:45:00Z" w16du:dateUtc="2026-05-08T07:45:00Z"/>
          <w:rFonts w:ascii="Cambria" w:hAnsi="Cambria"/>
          <w:b/>
          <w:bCs/>
          <w:sz w:val="28"/>
          <w:szCs w:val="28"/>
        </w:rPr>
      </w:pPr>
    </w:p>
    <w:p w14:paraId="27939076" w14:textId="77777777" w:rsidR="000E6F78" w:rsidRDefault="000E6F78" w:rsidP="00834AD7">
      <w:pPr>
        <w:spacing w:line="360" w:lineRule="auto"/>
        <w:contextualSpacing/>
        <w:rPr>
          <w:ins w:id="7034" w:author="Claire S" w:date="2026-05-08T08:45:00Z" w16du:dateUtc="2026-05-08T07:45:00Z"/>
          <w:rFonts w:ascii="Cambria" w:hAnsi="Cambria"/>
          <w:b/>
          <w:bCs/>
          <w:sz w:val="28"/>
          <w:szCs w:val="28"/>
        </w:rPr>
      </w:pPr>
    </w:p>
    <w:p w14:paraId="6D571A91" w14:textId="77777777" w:rsidR="000E6F78" w:rsidRDefault="000E6F78" w:rsidP="00834AD7">
      <w:pPr>
        <w:spacing w:line="360" w:lineRule="auto"/>
        <w:contextualSpacing/>
        <w:rPr>
          <w:ins w:id="7035" w:author="Claire S" w:date="2026-05-08T08:45:00Z" w16du:dateUtc="2026-05-08T07:45:00Z"/>
          <w:rFonts w:ascii="Cambria" w:hAnsi="Cambria"/>
          <w:b/>
          <w:bCs/>
          <w:sz w:val="28"/>
          <w:szCs w:val="28"/>
        </w:rPr>
      </w:pPr>
    </w:p>
    <w:p w14:paraId="2AE3D229" w14:textId="77777777" w:rsidR="000E6F78" w:rsidRDefault="000E6F78" w:rsidP="00834AD7">
      <w:pPr>
        <w:spacing w:line="360" w:lineRule="auto"/>
        <w:contextualSpacing/>
        <w:rPr>
          <w:ins w:id="7036" w:author="Claire S" w:date="2026-05-08T08:45:00Z" w16du:dateUtc="2026-05-08T07:45:00Z"/>
          <w:rFonts w:ascii="Cambria" w:hAnsi="Cambria"/>
          <w:b/>
          <w:bCs/>
          <w:sz w:val="28"/>
          <w:szCs w:val="28"/>
        </w:rPr>
      </w:pPr>
    </w:p>
    <w:p w14:paraId="4DEF9A04" w14:textId="77777777" w:rsidR="000E6F78" w:rsidRDefault="000E6F78" w:rsidP="00834AD7">
      <w:pPr>
        <w:spacing w:line="360" w:lineRule="auto"/>
        <w:contextualSpacing/>
        <w:rPr>
          <w:ins w:id="7037" w:author="Claire S" w:date="2026-05-08T08:45:00Z" w16du:dateUtc="2026-05-08T07:45:00Z"/>
          <w:rFonts w:ascii="Cambria" w:hAnsi="Cambria"/>
          <w:b/>
          <w:bCs/>
          <w:sz w:val="28"/>
          <w:szCs w:val="28"/>
        </w:rPr>
      </w:pPr>
    </w:p>
    <w:p w14:paraId="67CB034E" w14:textId="77777777" w:rsidR="000E6F78" w:rsidRDefault="000E6F78" w:rsidP="00834AD7">
      <w:pPr>
        <w:spacing w:line="360" w:lineRule="auto"/>
        <w:contextualSpacing/>
        <w:rPr>
          <w:ins w:id="7038" w:author="Claire S" w:date="2026-05-08T08:45:00Z" w16du:dateUtc="2026-05-08T07:45:00Z"/>
          <w:rFonts w:ascii="Cambria" w:hAnsi="Cambria"/>
          <w:b/>
          <w:bCs/>
          <w:sz w:val="28"/>
          <w:szCs w:val="28"/>
        </w:rPr>
      </w:pPr>
    </w:p>
    <w:p w14:paraId="37D621D3" w14:textId="77777777" w:rsidR="000E6F78" w:rsidRDefault="000E6F78" w:rsidP="00834AD7">
      <w:pPr>
        <w:spacing w:line="360" w:lineRule="auto"/>
        <w:contextualSpacing/>
        <w:rPr>
          <w:ins w:id="7039" w:author="Claire S" w:date="2026-05-08T08:45:00Z" w16du:dateUtc="2026-05-08T07:45:00Z"/>
          <w:rFonts w:ascii="Cambria" w:hAnsi="Cambria"/>
          <w:b/>
          <w:bCs/>
          <w:sz w:val="28"/>
          <w:szCs w:val="28"/>
        </w:rPr>
      </w:pPr>
    </w:p>
    <w:p w14:paraId="21352D35" w14:textId="77777777" w:rsidR="000E6F78" w:rsidRDefault="000E6F78" w:rsidP="00834AD7">
      <w:pPr>
        <w:spacing w:line="360" w:lineRule="auto"/>
        <w:contextualSpacing/>
        <w:rPr>
          <w:ins w:id="7040" w:author="Claire S" w:date="2026-05-08T08:45:00Z" w16du:dateUtc="2026-05-08T07:45:00Z"/>
          <w:rFonts w:ascii="Cambria" w:hAnsi="Cambria"/>
          <w:b/>
          <w:bCs/>
          <w:sz w:val="28"/>
          <w:szCs w:val="28"/>
        </w:rPr>
      </w:pPr>
    </w:p>
    <w:p w14:paraId="69D1826A" w14:textId="77777777" w:rsidR="000E6F78" w:rsidRDefault="000E6F78" w:rsidP="00834AD7">
      <w:pPr>
        <w:spacing w:line="360" w:lineRule="auto"/>
        <w:contextualSpacing/>
        <w:rPr>
          <w:ins w:id="7041" w:author="Claire S" w:date="2026-05-08T08:45:00Z" w16du:dateUtc="2026-05-08T07:45:00Z"/>
          <w:rFonts w:ascii="Cambria" w:hAnsi="Cambria"/>
          <w:b/>
          <w:bCs/>
          <w:sz w:val="28"/>
          <w:szCs w:val="28"/>
        </w:rPr>
      </w:pPr>
    </w:p>
    <w:p w14:paraId="7BBFE569" w14:textId="77777777" w:rsidR="000E6F78" w:rsidRDefault="000E6F78" w:rsidP="00834AD7">
      <w:pPr>
        <w:spacing w:line="360" w:lineRule="auto"/>
        <w:contextualSpacing/>
        <w:rPr>
          <w:ins w:id="7042" w:author="Claire S" w:date="2026-05-08T08:45:00Z" w16du:dateUtc="2026-05-08T07:45:00Z"/>
          <w:rFonts w:ascii="Cambria" w:hAnsi="Cambria"/>
          <w:b/>
          <w:bCs/>
          <w:sz w:val="28"/>
          <w:szCs w:val="28"/>
        </w:rPr>
      </w:pPr>
    </w:p>
    <w:p w14:paraId="68B58682" w14:textId="77777777" w:rsidR="000E6F78" w:rsidRDefault="000E6F78" w:rsidP="00834AD7">
      <w:pPr>
        <w:spacing w:line="360" w:lineRule="auto"/>
        <w:contextualSpacing/>
        <w:rPr>
          <w:ins w:id="7043" w:author="Claire S" w:date="2026-05-08T08:45:00Z" w16du:dateUtc="2026-05-08T07:45:00Z"/>
          <w:rFonts w:ascii="Cambria" w:hAnsi="Cambria"/>
          <w:b/>
          <w:bCs/>
          <w:sz w:val="28"/>
          <w:szCs w:val="28"/>
        </w:rPr>
      </w:pPr>
    </w:p>
    <w:p w14:paraId="7ACBA7B6" w14:textId="77777777" w:rsidR="000E6F78" w:rsidRDefault="000E6F78" w:rsidP="00834AD7">
      <w:pPr>
        <w:spacing w:line="360" w:lineRule="auto"/>
        <w:contextualSpacing/>
        <w:rPr>
          <w:ins w:id="7044" w:author="Claire S" w:date="2026-05-08T08:45:00Z" w16du:dateUtc="2026-05-08T07:45:00Z"/>
          <w:rFonts w:ascii="Cambria" w:hAnsi="Cambria"/>
          <w:b/>
          <w:bCs/>
          <w:sz w:val="28"/>
          <w:szCs w:val="28"/>
        </w:rPr>
      </w:pPr>
    </w:p>
    <w:p w14:paraId="4D6CE9B2" w14:textId="77777777" w:rsidR="000E6F78" w:rsidRDefault="000E6F78" w:rsidP="00834AD7">
      <w:pPr>
        <w:spacing w:line="360" w:lineRule="auto"/>
        <w:contextualSpacing/>
        <w:rPr>
          <w:ins w:id="7045" w:author="Claire S" w:date="2026-05-08T08:45:00Z" w16du:dateUtc="2026-05-08T07:45:00Z"/>
          <w:rFonts w:ascii="Cambria" w:hAnsi="Cambria"/>
          <w:b/>
          <w:bCs/>
          <w:sz w:val="28"/>
          <w:szCs w:val="28"/>
        </w:rPr>
      </w:pPr>
    </w:p>
    <w:p w14:paraId="63575DF6" w14:textId="77777777" w:rsidR="000E6F78" w:rsidRDefault="000E6F78" w:rsidP="00834AD7">
      <w:pPr>
        <w:spacing w:line="360" w:lineRule="auto"/>
        <w:contextualSpacing/>
        <w:rPr>
          <w:ins w:id="7046" w:author="Claire S" w:date="2026-05-08T08:45:00Z" w16du:dateUtc="2026-05-08T07:45:00Z"/>
          <w:rFonts w:ascii="Cambria" w:hAnsi="Cambria"/>
          <w:b/>
          <w:bCs/>
          <w:sz w:val="28"/>
          <w:szCs w:val="28"/>
        </w:rPr>
      </w:pPr>
    </w:p>
    <w:p w14:paraId="403BBB2B" w14:textId="77777777" w:rsidR="000E6F78" w:rsidRDefault="000E6F78" w:rsidP="00834AD7">
      <w:pPr>
        <w:spacing w:line="360" w:lineRule="auto"/>
        <w:contextualSpacing/>
        <w:rPr>
          <w:ins w:id="7047" w:author="Claire S" w:date="2026-05-08T08:45:00Z" w16du:dateUtc="2026-05-08T07:45:00Z"/>
          <w:rFonts w:ascii="Cambria" w:hAnsi="Cambria"/>
          <w:b/>
          <w:bCs/>
          <w:sz w:val="28"/>
          <w:szCs w:val="28"/>
        </w:rPr>
      </w:pPr>
    </w:p>
    <w:p w14:paraId="18EAE716" w14:textId="77777777" w:rsidR="000E6F78" w:rsidRDefault="000E6F78" w:rsidP="00834AD7">
      <w:pPr>
        <w:spacing w:line="360" w:lineRule="auto"/>
        <w:contextualSpacing/>
        <w:rPr>
          <w:ins w:id="7048" w:author="Claire S" w:date="2026-05-08T08:45:00Z" w16du:dateUtc="2026-05-08T07:45:00Z"/>
          <w:rFonts w:ascii="Cambria" w:hAnsi="Cambria"/>
          <w:b/>
          <w:bCs/>
          <w:sz w:val="28"/>
          <w:szCs w:val="28"/>
        </w:rPr>
      </w:pPr>
    </w:p>
    <w:p w14:paraId="28A2AE29" w14:textId="77777777" w:rsidR="000E6F78" w:rsidRDefault="000E6F78" w:rsidP="00834AD7">
      <w:pPr>
        <w:spacing w:line="360" w:lineRule="auto"/>
        <w:contextualSpacing/>
        <w:rPr>
          <w:ins w:id="7049" w:author="Claire S" w:date="2026-05-08T08:45:00Z" w16du:dateUtc="2026-05-08T07:45:00Z"/>
          <w:rFonts w:ascii="Cambria" w:hAnsi="Cambria"/>
          <w:b/>
          <w:bCs/>
          <w:sz w:val="28"/>
          <w:szCs w:val="28"/>
        </w:rPr>
      </w:pPr>
    </w:p>
    <w:p w14:paraId="121BFDEF" w14:textId="77777777" w:rsidR="000E6F78" w:rsidRDefault="000E6F78" w:rsidP="00834AD7">
      <w:pPr>
        <w:spacing w:line="360" w:lineRule="auto"/>
        <w:contextualSpacing/>
        <w:rPr>
          <w:ins w:id="7050" w:author="Claire S" w:date="2026-05-08T08:45:00Z" w16du:dateUtc="2026-05-08T07:45:00Z"/>
          <w:rFonts w:ascii="Cambria" w:hAnsi="Cambria"/>
          <w:b/>
          <w:bCs/>
          <w:sz w:val="28"/>
          <w:szCs w:val="28"/>
        </w:rPr>
      </w:pPr>
    </w:p>
    <w:p w14:paraId="54802FBB" w14:textId="77777777" w:rsidR="000E6F78" w:rsidRDefault="000E6F78" w:rsidP="00834AD7">
      <w:pPr>
        <w:spacing w:line="360" w:lineRule="auto"/>
        <w:contextualSpacing/>
        <w:rPr>
          <w:ins w:id="7051" w:author="Claire S" w:date="2026-05-08T08:45:00Z" w16du:dateUtc="2026-05-08T07:45:00Z"/>
          <w:rFonts w:ascii="Cambria" w:hAnsi="Cambria"/>
          <w:b/>
          <w:bCs/>
          <w:sz w:val="28"/>
          <w:szCs w:val="28"/>
        </w:rPr>
      </w:pPr>
    </w:p>
    <w:p w14:paraId="4F1329D5" w14:textId="77777777" w:rsidR="000E6F78" w:rsidRDefault="000E6F78" w:rsidP="00834AD7">
      <w:pPr>
        <w:spacing w:line="360" w:lineRule="auto"/>
        <w:contextualSpacing/>
        <w:rPr>
          <w:ins w:id="7052" w:author="Claire S" w:date="2026-05-08T08:45:00Z" w16du:dateUtc="2026-05-08T07:45:00Z"/>
          <w:rFonts w:ascii="Cambria" w:hAnsi="Cambria"/>
          <w:b/>
          <w:bCs/>
          <w:sz w:val="28"/>
          <w:szCs w:val="28"/>
        </w:rPr>
      </w:pPr>
    </w:p>
    <w:p w14:paraId="70B085FB" w14:textId="77777777" w:rsidR="000E6F78" w:rsidRDefault="000E6F78" w:rsidP="00834AD7">
      <w:pPr>
        <w:spacing w:line="360" w:lineRule="auto"/>
        <w:contextualSpacing/>
        <w:rPr>
          <w:ins w:id="7053" w:author="Claire S" w:date="2026-06-02T18:14:00Z" w16du:dateUtc="2026-06-02T17:14:00Z"/>
          <w:rFonts w:ascii="Cambria" w:hAnsi="Cambria"/>
          <w:b/>
          <w:bCs/>
          <w:sz w:val="28"/>
          <w:szCs w:val="28"/>
        </w:rPr>
      </w:pPr>
    </w:p>
    <w:p w14:paraId="28176AD2" w14:textId="2907AF15" w:rsidR="0068722D" w:rsidRDefault="00834AD7" w:rsidP="00834AD7">
      <w:pPr>
        <w:spacing w:line="360" w:lineRule="auto"/>
        <w:contextualSpacing/>
        <w:rPr>
          <w:rFonts w:ascii="Cambria" w:hAnsi="Cambria"/>
          <w:b/>
          <w:bCs/>
          <w:sz w:val="28"/>
          <w:szCs w:val="28"/>
        </w:rPr>
      </w:pPr>
      <w:r w:rsidRPr="00834AD7">
        <w:rPr>
          <w:rFonts w:ascii="Cambria" w:hAnsi="Cambria"/>
          <w:b/>
          <w:bCs/>
          <w:sz w:val="28"/>
          <w:szCs w:val="28"/>
        </w:rPr>
        <w:t xml:space="preserve">CHAPTER </w:t>
      </w:r>
      <w:del w:id="7054" w:author="Claire S" w:date="2026-07-22T10:04:00Z" w16du:dateUtc="2026-07-22T09:04:00Z">
        <w:r w:rsidR="00964B29" w:rsidDel="00AD3C0F">
          <w:rPr>
            <w:rFonts w:ascii="Cambria" w:hAnsi="Cambria"/>
            <w:b/>
            <w:bCs/>
            <w:sz w:val="28"/>
            <w:szCs w:val="28"/>
          </w:rPr>
          <w:delText>1</w:delText>
        </w:r>
        <w:r w:rsidR="0068722D" w:rsidDel="00AD3C0F">
          <w:rPr>
            <w:rFonts w:ascii="Cambria" w:hAnsi="Cambria"/>
            <w:b/>
            <w:bCs/>
            <w:sz w:val="28"/>
            <w:szCs w:val="28"/>
          </w:rPr>
          <w:delText>3</w:delText>
        </w:r>
      </w:del>
      <w:ins w:id="7055" w:author="Claire S" w:date="2026-07-22T10:04:00Z" w16du:dateUtc="2026-07-22T09:04:00Z">
        <w:r w:rsidR="00AD3C0F">
          <w:rPr>
            <w:rFonts w:ascii="Cambria" w:hAnsi="Cambria"/>
            <w:b/>
            <w:bCs/>
            <w:sz w:val="28"/>
            <w:szCs w:val="28"/>
          </w:rPr>
          <w:t>12</w:t>
        </w:r>
      </w:ins>
    </w:p>
    <w:p w14:paraId="2D2D816D" w14:textId="0EF18EB6" w:rsidR="00834AD7" w:rsidRPr="00834AD7" w:rsidRDefault="0068722D" w:rsidP="00834AD7">
      <w:pPr>
        <w:spacing w:line="360" w:lineRule="auto"/>
        <w:contextualSpacing/>
        <w:rPr>
          <w:rFonts w:ascii="Cambria" w:hAnsi="Cambria"/>
          <w:b/>
          <w:bCs/>
          <w:sz w:val="28"/>
          <w:szCs w:val="28"/>
        </w:rPr>
      </w:pPr>
      <w:r>
        <w:rPr>
          <w:rFonts w:ascii="Cambria" w:hAnsi="Cambria"/>
          <w:b/>
          <w:bCs/>
          <w:sz w:val="28"/>
          <w:szCs w:val="28"/>
        </w:rPr>
        <w:t>SUNDAY</w:t>
      </w:r>
      <w:del w:id="7056" w:author="Daisy Watt" w:date="2026-06-22T00:54:00Z" w16du:dateUtc="2026-06-21T22:54:00Z">
        <w:r>
          <w:rPr>
            <w:rFonts w:ascii="Cambria" w:hAnsi="Cambria"/>
            <w:b/>
            <w:bCs/>
            <w:sz w:val="28"/>
            <w:szCs w:val="28"/>
          </w:rPr>
          <w:delText xml:space="preserve"> </w:delText>
        </w:r>
      </w:del>
      <w:ins w:id="7057" w:author="Daisy Watt" w:date="2026-06-22T00:54:00Z" w16du:dateUtc="2026-06-21T22:54:00Z">
        <w:r w:rsidR="00ED4662">
          <w:rPr>
            <w:rFonts w:ascii="Cambria" w:hAnsi="Cambria"/>
            <w:b/>
            <w:bCs/>
            <w:sz w:val="28"/>
            <w:szCs w:val="28"/>
          </w:rPr>
          <w:t>, MIDDAY</w:t>
        </w:r>
      </w:ins>
      <w:del w:id="7058" w:author="Daisy Watt" w:date="2026-06-22T00:53:00Z" w16du:dateUtc="2026-06-21T22:53:00Z">
        <w:r w:rsidR="009A6876" w:rsidDel="004C1F91">
          <w:rPr>
            <w:rFonts w:ascii="Cambria" w:hAnsi="Cambria"/>
            <w:b/>
            <w:bCs/>
            <w:sz w:val="28"/>
            <w:szCs w:val="28"/>
          </w:rPr>
          <w:delText>12.30</w:delText>
        </w:r>
        <w:r>
          <w:rPr>
            <w:rFonts w:ascii="Cambria" w:hAnsi="Cambria"/>
            <w:b/>
            <w:bCs/>
            <w:sz w:val="28"/>
            <w:szCs w:val="28"/>
          </w:rPr>
          <w:delText>PM</w:delText>
        </w:r>
      </w:del>
    </w:p>
    <w:p w14:paraId="45CB046B" w14:textId="1ABE5EC9" w:rsidR="00834AD7" w:rsidRDefault="00834AD7" w:rsidP="00834AD7">
      <w:pPr>
        <w:spacing w:line="360" w:lineRule="auto"/>
        <w:contextualSpacing/>
        <w:rPr>
          <w:rFonts w:ascii="Cambria" w:hAnsi="Cambria"/>
          <w:sz w:val="28"/>
          <w:szCs w:val="28"/>
        </w:rPr>
      </w:pPr>
      <w:r>
        <w:rPr>
          <w:rFonts w:ascii="Cambria" w:hAnsi="Cambria"/>
          <w:sz w:val="28"/>
          <w:szCs w:val="28"/>
        </w:rPr>
        <w:t>Clara arrived at FitBods, the local branch of the gym franchise where her brother Adam worked, hoping it was his lunch</w:t>
      </w:r>
      <w:del w:id="7059" w:author="Daisy Watt" w:date="2026-06-22T00:54:00Z" w16du:dateUtc="2026-06-21T22:54:00Z">
        <w:r>
          <w:rPr>
            <w:rFonts w:ascii="Cambria" w:hAnsi="Cambria"/>
            <w:sz w:val="28"/>
            <w:szCs w:val="28"/>
          </w:rPr>
          <w:delText>-</w:delText>
        </w:r>
      </w:del>
      <w:ins w:id="7060" w:author="Daisy Watt" w:date="2026-06-22T00:54:00Z" w16du:dateUtc="2026-06-21T22:54:00Z">
        <w:r w:rsidR="00116F5F">
          <w:rPr>
            <w:rFonts w:ascii="Cambria" w:hAnsi="Cambria"/>
            <w:sz w:val="28"/>
            <w:szCs w:val="28"/>
          </w:rPr>
          <w:t xml:space="preserve"> </w:t>
        </w:r>
      </w:ins>
      <w:r>
        <w:rPr>
          <w:rFonts w:ascii="Cambria" w:hAnsi="Cambria"/>
          <w:sz w:val="28"/>
          <w:szCs w:val="28"/>
        </w:rPr>
        <w:t>hour.  If he wasn’t on some weird dietary regime</w:t>
      </w:r>
      <w:r w:rsidR="00B12E96">
        <w:rPr>
          <w:rFonts w:ascii="Cambria" w:hAnsi="Cambria"/>
          <w:sz w:val="28"/>
          <w:szCs w:val="28"/>
        </w:rPr>
        <w:t xml:space="preserve"> </w:t>
      </w:r>
      <w:del w:id="7061" w:author="Daisy Watt" w:date="2026-06-22T00:54:00Z" w16du:dateUtc="2026-06-21T22:54:00Z">
        <w:r>
          <w:rPr>
            <w:rFonts w:ascii="Cambria" w:hAnsi="Cambria"/>
            <w:sz w:val="28"/>
            <w:szCs w:val="28"/>
          </w:rPr>
          <w:delText>-</w:delText>
        </w:r>
      </w:del>
      <w:ins w:id="7062" w:author="Daisy Watt" w:date="2026-06-22T00:54:00Z" w16du:dateUtc="2026-06-21T22:54:00Z">
        <w:r w:rsidR="000A68DC">
          <w:rPr>
            <w:rFonts w:ascii="Cambria" w:hAnsi="Cambria"/>
            <w:sz w:val="28"/>
            <w:szCs w:val="28"/>
          </w:rPr>
          <w:t>–</w:t>
        </w:r>
      </w:ins>
      <w:r>
        <w:rPr>
          <w:rFonts w:ascii="Cambria" w:hAnsi="Cambria"/>
          <w:sz w:val="28"/>
          <w:szCs w:val="28"/>
        </w:rPr>
        <w:t xml:space="preserve"> which he usually was</w:t>
      </w:r>
      <w:ins w:id="7063" w:author="Daisy Watt" w:date="2026-06-22T00:54:00Z" w16du:dateUtc="2026-06-21T22:54:00Z">
        <w:r w:rsidR="00116F5F">
          <w:rPr>
            <w:rFonts w:ascii="Cambria" w:hAnsi="Cambria"/>
            <w:sz w:val="28"/>
            <w:szCs w:val="28"/>
          </w:rPr>
          <w:t>,</w:t>
        </w:r>
      </w:ins>
      <w:r>
        <w:rPr>
          <w:rFonts w:ascii="Cambria" w:hAnsi="Cambria"/>
          <w:sz w:val="28"/>
          <w:szCs w:val="28"/>
        </w:rPr>
        <w:t xml:space="preserve"> these days </w:t>
      </w:r>
      <w:del w:id="7064" w:author="Daisy Watt" w:date="2026-06-22T00:54:00Z" w16du:dateUtc="2026-06-21T22:54:00Z">
        <w:r>
          <w:rPr>
            <w:rFonts w:ascii="Cambria" w:hAnsi="Cambria"/>
            <w:sz w:val="28"/>
            <w:szCs w:val="28"/>
          </w:rPr>
          <w:delText>-</w:delText>
        </w:r>
      </w:del>
      <w:ins w:id="7065" w:author="Daisy Watt" w:date="2026-06-22T00:54:00Z" w16du:dateUtc="2026-06-21T22:54:00Z">
        <w:r w:rsidR="000A68DC">
          <w:rPr>
            <w:rFonts w:ascii="Cambria" w:hAnsi="Cambria"/>
            <w:sz w:val="28"/>
            <w:szCs w:val="28"/>
          </w:rPr>
          <w:t>–</w:t>
        </w:r>
      </w:ins>
      <w:r>
        <w:rPr>
          <w:rFonts w:ascii="Cambria" w:hAnsi="Cambria"/>
          <w:sz w:val="28"/>
          <w:szCs w:val="28"/>
        </w:rPr>
        <w:t xml:space="preserve"> she’d take him for a coffee</w:t>
      </w:r>
      <w:ins w:id="7066" w:author="Daisy Watt" w:date="2026-06-22T00:54:00Z" w16du:dateUtc="2026-06-21T22:54:00Z">
        <w:r w:rsidR="000A68DC">
          <w:rPr>
            <w:rFonts w:ascii="Cambria" w:hAnsi="Cambria"/>
            <w:sz w:val="28"/>
            <w:szCs w:val="28"/>
          </w:rPr>
          <w:t>.</w:t>
        </w:r>
      </w:ins>
      <w:r w:rsidR="001F3750">
        <w:rPr>
          <w:rFonts w:ascii="Cambria" w:hAnsi="Cambria"/>
          <w:sz w:val="28"/>
          <w:szCs w:val="28"/>
        </w:rPr>
        <w:t xml:space="preserve"> </w:t>
      </w:r>
      <w:del w:id="7067" w:author="Daisy Watt" w:date="2026-06-22T00:54:00Z" w16du:dateUtc="2026-06-21T22:54:00Z">
        <w:r w:rsidR="001F3750" w:rsidDel="000A68DC">
          <w:rPr>
            <w:rFonts w:ascii="Cambria" w:hAnsi="Cambria"/>
            <w:sz w:val="28"/>
            <w:szCs w:val="28"/>
          </w:rPr>
          <w:delText>– o</w:delText>
        </w:r>
      </w:del>
      <w:ins w:id="7068" w:author="Daisy Watt" w:date="2026-06-22T00:54:00Z" w16du:dateUtc="2026-06-21T22:54:00Z">
        <w:r w:rsidR="000A68DC">
          <w:rPr>
            <w:rFonts w:ascii="Cambria" w:hAnsi="Cambria"/>
            <w:sz w:val="28"/>
            <w:szCs w:val="28"/>
          </w:rPr>
          <w:t>O</w:t>
        </w:r>
      </w:ins>
      <w:r w:rsidR="001F3750">
        <w:rPr>
          <w:rFonts w:ascii="Cambria" w:hAnsi="Cambria"/>
          <w:sz w:val="28"/>
          <w:szCs w:val="28"/>
        </w:rPr>
        <w:t>r a protein shake, more likely.</w:t>
      </w:r>
    </w:p>
    <w:p w14:paraId="18756433" w14:textId="5E32B700" w:rsidR="00834AD7" w:rsidRDefault="00834AD7" w:rsidP="00834AD7">
      <w:pPr>
        <w:spacing w:line="360" w:lineRule="auto"/>
        <w:contextualSpacing/>
        <w:rPr>
          <w:rFonts w:ascii="Cambria" w:hAnsi="Cambria"/>
          <w:sz w:val="28"/>
          <w:szCs w:val="28"/>
        </w:rPr>
      </w:pPr>
      <w:r>
        <w:rPr>
          <w:rFonts w:ascii="Cambria" w:hAnsi="Cambria"/>
          <w:sz w:val="28"/>
          <w:szCs w:val="28"/>
        </w:rPr>
        <w:tab/>
        <w:t xml:space="preserve">‘Adam Voss?’ </w:t>
      </w:r>
      <w:r w:rsidR="006D17C5">
        <w:rPr>
          <w:rFonts w:ascii="Cambria" w:hAnsi="Cambria"/>
          <w:sz w:val="28"/>
          <w:szCs w:val="28"/>
        </w:rPr>
        <w:t>T</w:t>
      </w:r>
      <w:r>
        <w:rPr>
          <w:rFonts w:ascii="Cambria" w:hAnsi="Cambria"/>
          <w:sz w:val="28"/>
          <w:szCs w:val="28"/>
        </w:rPr>
        <w:t>he gormless-looking guy on the front desk barely looked up from his phone. ‘He’s not in</w:t>
      </w:r>
      <w:ins w:id="7069" w:author="Daisy Watt" w:date="2026-06-22T00:55:00Z" w16du:dateUtc="2026-06-21T22:55:00Z">
        <w:r w:rsidR="005C63B5">
          <w:rPr>
            <w:rFonts w:ascii="Cambria" w:hAnsi="Cambria"/>
            <w:sz w:val="28"/>
            <w:szCs w:val="28"/>
          </w:rPr>
          <w:t>,</w:t>
        </w:r>
      </w:ins>
      <w:r>
        <w:rPr>
          <w:rFonts w:ascii="Cambria" w:hAnsi="Cambria"/>
          <w:sz w:val="28"/>
          <w:szCs w:val="28"/>
        </w:rPr>
        <w:t xml:space="preserve"> today.’</w:t>
      </w:r>
    </w:p>
    <w:p w14:paraId="6A91BE82" w14:textId="10470E59" w:rsidR="00834AD7" w:rsidRDefault="00834AD7" w:rsidP="00834AD7">
      <w:pPr>
        <w:spacing w:line="360" w:lineRule="auto"/>
        <w:contextualSpacing/>
        <w:rPr>
          <w:rFonts w:ascii="Cambria" w:hAnsi="Cambria"/>
          <w:sz w:val="28"/>
          <w:szCs w:val="28"/>
        </w:rPr>
      </w:pPr>
      <w:r>
        <w:rPr>
          <w:rFonts w:ascii="Cambria" w:hAnsi="Cambria"/>
          <w:sz w:val="28"/>
          <w:szCs w:val="28"/>
        </w:rPr>
        <w:tab/>
        <w:t xml:space="preserve">‘Are you sure?’ Clara was surprised. </w:t>
      </w:r>
      <w:r w:rsidR="006D17C5">
        <w:rPr>
          <w:rFonts w:ascii="Cambria" w:hAnsi="Cambria"/>
          <w:sz w:val="28"/>
          <w:szCs w:val="28"/>
        </w:rPr>
        <w:t>S</w:t>
      </w:r>
      <w:r>
        <w:rPr>
          <w:rFonts w:ascii="Cambria" w:hAnsi="Cambria"/>
          <w:sz w:val="28"/>
          <w:szCs w:val="28"/>
        </w:rPr>
        <w:t xml:space="preserve">aving for a new car, </w:t>
      </w:r>
      <w:r w:rsidR="006D17C5">
        <w:rPr>
          <w:rFonts w:ascii="Cambria" w:hAnsi="Cambria"/>
          <w:sz w:val="28"/>
          <w:szCs w:val="28"/>
        </w:rPr>
        <w:t>Adam</w:t>
      </w:r>
      <w:r>
        <w:rPr>
          <w:rFonts w:ascii="Cambria" w:hAnsi="Cambria"/>
          <w:sz w:val="28"/>
          <w:szCs w:val="28"/>
        </w:rPr>
        <w:t xml:space="preserve"> usually worked every hour he could</w:t>
      </w:r>
      <w:r w:rsidR="006D17C5">
        <w:rPr>
          <w:rFonts w:ascii="Cambria" w:hAnsi="Cambria"/>
          <w:sz w:val="28"/>
          <w:szCs w:val="28"/>
        </w:rPr>
        <w:t xml:space="preserve"> get</w:t>
      </w:r>
      <w:ins w:id="7070" w:author="Daisy Watt" w:date="2026-06-22T00:55:00Z" w16du:dateUtc="2026-06-21T22:55:00Z">
        <w:r w:rsidR="001E6D6F">
          <w:rPr>
            <w:rFonts w:ascii="Cambria" w:hAnsi="Cambria"/>
            <w:sz w:val="28"/>
            <w:szCs w:val="28"/>
          </w:rPr>
          <w:t xml:space="preserve"> </w:t>
        </w:r>
        <w:r w:rsidR="00690F60">
          <w:rPr>
            <w:rFonts w:ascii="Cambria" w:hAnsi="Cambria"/>
            <w:sz w:val="28"/>
            <w:szCs w:val="28"/>
          </w:rPr>
          <w:t>–</w:t>
        </w:r>
      </w:ins>
      <w:ins w:id="7071" w:author="Claire S" w:date="2026-05-07T17:38:00Z" w16du:dateUtc="2026-05-07T16:38:00Z">
        <w:r w:rsidR="001E6D6F">
          <w:rPr>
            <w:rFonts w:ascii="Cambria" w:hAnsi="Cambria"/>
            <w:sz w:val="28"/>
            <w:szCs w:val="28"/>
          </w:rPr>
          <w:t xml:space="preserve"> and</w:t>
        </w:r>
      </w:ins>
      <w:del w:id="7072" w:author="Claire S" w:date="2026-05-07T17:38:00Z" w16du:dateUtc="2026-05-07T16:38:00Z">
        <w:r w:rsidDel="001E6D6F">
          <w:rPr>
            <w:rFonts w:ascii="Cambria" w:hAnsi="Cambria"/>
            <w:sz w:val="28"/>
            <w:szCs w:val="28"/>
          </w:rPr>
          <w:delText>,</w:delText>
        </w:r>
      </w:del>
      <w:r>
        <w:rPr>
          <w:rFonts w:ascii="Cambria" w:hAnsi="Cambria"/>
          <w:sz w:val="28"/>
          <w:szCs w:val="28"/>
        </w:rPr>
        <w:t xml:space="preserve"> </w:t>
      </w:r>
      <w:r w:rsidR="00883D6D">
        <w:rPr>
          <w:rFonts w:ascii="Cambria" w:hAnsi="Cambria"/>
          <w:sz w:val="28"/>
          <w:szCs w:val="28"/>
        </w:rPr>
        <w:t>especially Sundays</w:t>
      </w:r>
      <w:ins w:id="7073" w:author="Claire S" w:date="2026-05-07T17:38:00Z" w16du:dateUtc="2026-05-07T16:38:00Z">
        <w:r w:rsidR="001E6D6F">
          <w:rPr>
            <w:rFonts w:ascii="Cambria" w:hAnsi="Cambria"/>
            <w:sz w:val="28"/>
            <w:szCs w:val="28"/>
          </w:rPr>
          <w:t>,</w:t>
        </w:r>
      </w:ins>
      <w:r w:rsidR="00883D6D">
        <w:rPr>
          <w:rFonts w:ascii="Cambria" w:hAnsi="Cambria"/>
          <w:sz w:val="28"/>
          <w:szCs w:val="28"/>
        </w:rPr>
        <w:t xml:space="preserve"> when he </w:t>
      </w:r>
      <w:r w:rsidR="006D17C5">
        <w:rPr>
          <w:rFonts w:ascii="Cambria" w:hAnsi="Cambria"/>
          <w:sz w:val="28"/>
          <w:szCs w:val="28"/>
        </w:rPr>
        <w:t>earn</w:t>
      </w:r>
      <w:ins w:id="7074" w:author="Daisy Watt" w:date="2026-06-22T00:55:00Z" w16du:dateUtc="2026-06-21T22:55:00Z">
        <w:r w:rsidR="00690F60">
          <w:rPr>
            <w:rFonts w:ascii="Cambria" w:hAnsi="Cambria"/>
            <w:sz w:val="28"/>
            <w:szCs w:val="28"/>
          </w:rPr>
          <w:t xml:space="preserve">ed </w:t>
        </w:r>
      </w:ins>
      <w:del w:id="7075" w:author="Daisy Watt" w:date="2026-06-22T00:55:00Z" w16du:dateUtc="2026-06-21T22:55:00Z">
        <w:r w:rsidR="00883D6D" w:rsidDel="00690F60">
          <w:rPr>
            <w:rFonts w:ascii="Cambria" w:hAnsi="Cambria"/>
            <w:sz w:val="28"/>
            <w:szCs w:val="28"/>
          </w:rPr>
          <w:delText>t</w:delText>
        </w:r>
        <w:r>
          <w:rPr>
            <w:rFonts w:ascii="Cambria" w:hAnsi="Cambria"/>
            <w:sz w:val="28"/>
            <w:szCs w:val="28"/>
          </w:rPr>
          <w:delText xml:space="preserve"> </w:delText>
        </w:r>
      </w:del>
      <w:r>
        <w:rPr>
          <w:rFonts w:ascii="Cambria" w:hAnsi="Cambria"/>
          <w:sz w:val="28"/>
          <w:szCs w:val="28"/>
        </w:rPr>
        <w:t xml:space="preserve">what he called ‘double bubble’. </w:t>
      </w:r>
    </w:p>
    <w:p w14:paraId="69F39EF0" w14:textId="66471C33" w:rsidR="00E15D1F" w:rsidRDefault="00834AD7" w:rsidP="00834AD7">
      <w:pPr>
        <w:spacing w:line="360" w:lineRule="auto"/>
        <w:ind w:firstLine="720"/>
        <w:contextualSpacing/>
        <w:rPr>
          <w:rFonts w:ascii="Cambria" w:hAnsi="Cambria"/>
          <w:sz w:val="28"/>
          <w:szCs w:val="28"/>
        </w:rPr>
      </w:pPr>
      <w:r>
        <w:rPr>
          <w:rFonts w:ascii="Cambria" w:hAnsi="Cambria"/>
          <w:sz w:val="28"/>
          <w:szCs w:val="28"/>
        </w:rPr>
        <w:t>‘</w:t>
      </w:r>
      <w:r w:rsidR="006D17C5">
        <w:rPr>
          <w:rFonts w:ascii="Cambria" w:hAnsi="Cambria"/>
          <w:sz w:val="28"/>
          <w:szCs w:val="28"/>
        </w:rPr>
        <w:t xml:space="preserve">Adam? </w:t>
      </w:r>
      <w:r>
        <w:rPr>
          <w:rFonts w:ascii="Cambria" w:hAnsi="Cambria"/>
          <w:sz w:val="28"/>
          <w:szCs w:val="28"/>
        </w:rPr>
        <w:t>He’s not been in all weekend</w:t>
      </w:r>
      <w:del w:id="7076" w:author="Daisy Watt" w:date="2026-06-22T00:55:00Z" w16du:dateUtc="2026-06-21T22:55:00Z">
        <w:r>
          <w:rPr>
            <w:rFonts w:ascii="Cambria" w:hAnsi="Cambria"/>
            <w:sz w:val="28"/>
            <w:szCs w:val="28"/>
          </w:rPr>
          <w:delText>,</w:delText>
        </w:r>
      </w:del>
      <w:ins w:id="7077" w:author="Daisy Watt" w:date="2026-06-22T00:55:00Z" w16du:dateUtc="2026-06-21T22:55:00Z">
        <w:r w:rsidR="002C1B28">
          <w:rPr>
            <w:rFonts w:ascii="Cambria" w:hAnsi="Cambria"/>
            <w:sz w:val="28"/>
            <w:szCs w:val="28"/>
          </w:rPr>
          <w:t>.</w:t>
        </w:r>
      </w:ins>
      <w:r>
        <w:rPr>
          <w:rFonts w:ascii="Cambria" w:hAnsi="Cambria"/>
          <w:sz w:val="28"/>
          <w:szCs w:val="28"/>
        </w:rPr>
        <w:t xml:space="preserve">’ </w:t>
      </w:r>
      <w:del w:id="7078" w:author="Daisy Watt" w:date="2026-06-22T00:55:00Z" w16du:dateUtc="2026-06-21T22:55:00Z">
        <w:r>
          <w:rPr>
            <w:rFonts w:ascii="Cambria" w:hAnsi="Cambria"/>
            <w:sz w:val="28"/>
            <w:szCs w:val="28"/>
          </w:rPr>
          <w:delText>a</w:delText>
        </w:r>
      </w:del>
      <w:ins w:id="7079" w:author="Daisy Watt" w:date="2026-06-22T00:55:00Z" w16du:dateUtc="2026-06-21T22:55:00Z">
        <w:r w:rsidR="002C1B28">
          <w:rPr>
            <w:rFonts w:ascii="Cambria" w:hAnsi="Cambria"/>
            <w:sz w:val="28"/>
            <w:szCs w:val="28"/>
          </w:rPr>
          <w:t>A</w:t>
        </w:r>
      </w:ins>
      <w:r>
        <w:rPr>
          <w:rFonts w:ascii="Cambria" w:hAnsi="Cambria"/>
          <w:sz w:val="28"/>
          <w:szCs w:val="28"/>
        </w:rPr>
        <w:t xml:space="preserve"> pretty girl with braids emerged from the back office. </w:t>
      </w:r>
      <w:r w:rsidR="00E15D1F">
        <w:rPr>
          <w:rFonts w:ascii="Cambria" w:hAnsi="Cambria"/>
          <w:sz w:val="28"/>
          <w:szCs w:val="28"/>
        </w:rPr>
        <w:t xml:space="preserve">‘He </w:t>
      </w:r>
      <w:r w:rsidR="00775F05">
        <w:rPr>
          <w:rFonts w:ascii="Cambria" w:hAnsi="Cambria"/>
          <w:sz w:val="28"/>
          <w:szCs w:val="28"/>
        </w:rPr>
        <w:t xml:space="preserve">was meant to be working, but then he </w:t>
      </w:r>
      <w:r w:rsidR="00E15D1F">
        <w:rPr>
          <w:rFonts w:ascii="Cambria" w:hAnsi="Cambria"/>
          <w:sz w:val="28"/>
          <w:szCs w:val="28"/>
        </w:rPr>
        <w:t xml:space="preserve">asked for </w:t>
      </w:r>
      <w:r w:rsidR="00775F05">
        <w:rPr>
          <w:rFonts w:ascii="Cambria" w:hAnsi="Cambria"/>
          <w:sz w:val="28"/>
          <w:szCs w:val="28"/>
        </w:rPr>
        <w:t>it</w:t>
      </w:r>
      <w:r w:rsidR="00E15D1F">
        <w:rPr>
          <w:rFonts w:ascii="Cambria" w:hAnsi="Cambria"/>
          <w:sz w:val="28"/>
          <w:szCs w:val="28"/>
        </w:rPr>
        <w:t xml:space="preserve"> off</w:t>
      </w:r>
      <w:r w:rsidR="00096EE8">
        <w:rPr>
          <w:rFonts w:ascii="Cambria" w:hAnsi="Cambria"/>
          <w:sz w:val="28"/>
          <w:szCs w:val="28"/>
        </w:rPr>
        <w:t xml:space="preserve"> last minute</w:t>
      </w:r>
      <w:r w:rsidR="00E15D1F">
        <w:rPr>
          <w:rFonts w:ascii="Cambria" w:hAnsi="Cambria"/>
          <w:sz w:val="28"/>
          <w:szCs w:val="28"/>
        </w:rPr>
        <w:t>.’</w:t>
      </w:r>
    </w:p>
    <w:p w14:paraId="2A77854D" w14:textId="79DA6BCF" w:rsidR="00E15D1F" w:rsidRDefault="00E15D1F" w:rsidP="00834AD7">
      <w:pPr>
        <w:spacing w:line="360" w:lineRule="auto"/>
        <w:ind w:firstLine="720"/>
        <w:contextualSpacing/>
        <w:rPr>
          <w:rFonts w:ascii="Cambria" w:hAnsi="Cambria"/>
          <w:sz w:val="28"/>
          <w:szCs w:val="28"/>
        </w:rPr>
      </w:pPr>
      <w:r>
        <w:rPr>
          <w:rFonts w:ascii="Cambria" w:hAnsi="Cambria"/>
          <w:sz w:val="28"/>
          <w:szCs w:val="28"/>
        </w:rPr>
        <w:t>‘</w:t>
      </w:r>
      <w:r w:rsidR="00775F05">
        <w:rPr>
          <w:rFonts w:ascii="Cambria" w:hAnsi="Cambria"/>
          <w:sz w:val="28"/>
          <w:szCs w:val="28"/>
        </w:rPr>
        <w:t>Oh</w:t>
      </w:r>
      <w:ins w:id="7080" w:author="Claire S" w:date="2026-06-06T10:36:00Z" w16du:dateUtc="2026-06-06T09:36:00Z">
        <w:r w:rsidR="005A516C">
          <w:rPr>
            <w:rFonts w:ascii="Cambria" w:hAnsi="Cambria"/>
            <w:sz w:val="28"/>
            <w:szCs w:val="28"/>
          </w:rPr>
          <w:t>.</w:t>
        </w:r>
      </w:ins>
      <w:del w:id="7081" w:author="Claire S" w:date="2026-06-06T10:36:00Z" w16du:dateUtc="2026-06-06T09:36:00Z">
        <w:r w:rsidR="00775F05" w:rsidDel="005A516C">
          <w:rPr>
            <w:rFonts w:ascii="Cambria" w:hAnsi="Cambria"/>
            <w:sz w:val="28"/>
            <w:szCs w:val="28"/>
          </w:rPr>
          <w:delText>!</w:delText>
        </w:r>
      </w:del>
      <w:r>
        <w:rPr>
          <w:rFonts w:ascii="Cambria" w:hAnsi="Cambria"/>
          <w:sz w:val="28"/>
          <w:szCs w:val="28"/>
        </w:rPr>
        <w:t>’ Clara</w:t>
      </w:r>
      <w:r w:rsidR="00096EE8">
        <w:rPr>
          <w:rFonts w:ascii="Cambria" w:hAnsi="Cambria"/>
          <w:sz w:val="28"/>
          <w:szCs w:val="28"/>
        </w:rPr>
        <w:t xml:space="preserve"> frowned, confus</w:t>
      </w:r>
      <w:r>
        <w:rPr>
          <w:rFonts w:ascii="Cambria" w:hAnsi="Cambria"/>
          <w:sz w:val="28"/>
          <w:szCs w:val="28"/>
        </w:rPr>
        <w:t>ed.</w:t>
      </w:r>
      <w:r w:rsidR="00775F05">
        <w:rPr>
          <w:rFonts w:ascii="Cambria" w:hAnsi="Cambria"/>
          <w:sz w:val="28"/>
          <w:szCs w:val="28"/>
        </w:rPr>
        <w:t xml:space="preserve"> ‘Any idea why?’</w:t>
      </w:r>
    </w:p>
    <w:p w14:paraId="74467417" w14:textId="602A8C89" w:rsidR="00834AD7" w:rsidRDefault="00834AD7" w:rsidP="00834AD7">
      <w:pPr>
        <w:spacing w:line="360" w:lineRule="auto"/>
        <w:ind w:firstLine="720"/>
        <w:contextualSpacing/>
        <w:rPr>
          <w:rFonts w:ascii="Cambria" w:hAnsi="Cambria"/>
          <w:sz w:val="28"/>
          <w:szCs w:val="28"/>
        </w:rPr>
      </w:pPr>
      <w:r w:rsidRPr="006123E9">
        <w:rPr>
          <w:rFonts w:ascii="Cambria" w:hAnsi="Cambria"/>
          <w:i/>
          <w:iCs/>
          <w:sz w:val="28"/>
          <w:szCs w:val="28"/>
        </w:rPr>
        <w:t>‘</w:t>
      </w:r>
      <w:r w:rsidR="00902FE8">
        <w:rPr>
          <w:rFonts w:ascii="Cambria" w:hAnsi="Cambria"/>
          <w:sz w:val="28"/>
          <w:szCs w:val="28"/>
        </w:rPr>
        <w:t>Don’t know, no. B</w:t>
      </w:r>
      <w:r w:rsidR="00E15D1F">
        <w:rPr>
          <w:rFonts w:ascii="Cambria" w:hAnsi="Cambria"/>
          <w:sz w:val="28"/>
          <w:szCs w:val="28"/>
        </w:rPr>
        <w:t>u</w:t>
      </w:r>
      <w:ins w:id="7082" w:author="Daisy Watt" w:date="2026-06-22T00:55:00Z" w16du:dateUtc="2026-06-21T22:55:00Z">
        <w:r w:rsidR="00E15D1F">
          <w:rPr>
            <w:rFonts w:ascii="Cambria" w:hAnsi="Cambria"/>
            <w:sz w:val="28"/>
            <w:szCs w:val="28"/>
          </w:rPr>
          <w:t>t</w:t>
        </w:r>
        <w:r w:rsidR="00D44927">
          <w:rPr>
            <w:rFonts w:ascii="Cambria" w:hAnsi="Cambria"/>
            <w:sz w:val="28"/>
            <w:szCs w:val="28"/>
          </w:rPr>
          <w:t>…</w:t>
        </w:r>
      </w:ins>
      <w:del w:id="7083" w:author="Daisy Watt" w:date="2026-06-22T00:55:00Z" w16du:dateUtc="2026-06-21T22:55:00Z">
        <w:r w:rsidR="00E15D1F" w:rsidDel="00D44927">
          <w:rPr>
            <w:rFonts w:ascii="Cambria" w:hAnsi="Cambria"/>
            <w:sz w:val="28"/>
            <w:szCs w:val="28"/>
          </w:rPr>
          <w:delText>t</w:delText>
        </w:r>
        <w:r w:rsidR="00E15D1F">
          <w:rPr>
            <w:rFonts w:ascii="Cambria" w:hAnsi="Cambria"/>
            <w:sz w:val="28"/>
            <w:szCs w:val="28"/>
          </w:rPr>
          <w:delText xml:space="preserve"> -</w:delText>
        </w:r>
      </w:del>
      <w:r w:rsidR="00E15D1F">
        <w:rPr>
          <w:rFonts w:ascii="Cambria" w:hAnsi="Cambria"/>
          <w:sz w:val="28"/>
          <w:szCs w:val="28"/>
        </w:rPr>
        <w:t xml:space="preserve">’ </w:t>
      </w:r>
      <w:del w:id="7084" w:author="Daisy Watt" w:date="2026-06-22T00:55:00Z" w16du:dateUtc="2026-06-21T22:55:00Z">
        <w:r w:rsidR="00E15D1F" w:rsidDel="00D44927">
          <w:rPr>
            <w:rFonts w:ascii="Cambria" w:hAnsi="Cambria"/>
            <w:sz w:val="28"/>
            <w:szCs w:val="28"/>
          </w:rPr>
          <w:delText>t</w:delText>
        </w:r>
      </w:del>
      <w:ins w:id="7085" w:author="Daisy Watt" w:date="2026-06-22T00:55:00Z" w16du:dateUtc="2026-06-21T22:55:00Z">
        <w:r w:rsidR="00D44927">
          <w:rPr>
            <w:rFonts w:ascii="Cambria" w:hAnsi="Cambria"/>
            <w:sz w:val="28"/>
            <w:szCs w:val="28"/>
          </w:rPr>
          <w:t>T</w:t>
        </w:r>
      </w:ins>
      <w:r w:rsidR="00E15D1F">
        <w:rPr>
          <w:rFonts w:ascii="Cambria" w:hAnsi="Cambria"/>
          <w:sz w:val="28"/>
          <w:szCs w:val="28"/>
        </w:rPr>
        <w:t>he girl lowered her voice a bit</w:t>
      </w:r>
      <w:del w:id="7086" w:author="Daisy Watt" w:date="2026-06-22T00:56:00Z" w16du:dateUtc="2026-06-21T22:56:00Z">
        <w:r w:rsidR="00E15D1F">
          <w:rPr>
            <w:rFonts w:ascii="Cambria" w:hAnsi="Cambria"/>
            <w:sz w:val="28"/>
            <w:szCs w:val="28"/>
          </w:rPr>
          <w:delText>,</w:delText>
        </w:r>
      </w:del>
      <w:ins w:id="7087" w:author="Daisy Watt" w:date="2026-06-22T00:56:00Z" w16du:dateUtc="2026-06-21T22:56:00Z">
        <w:r w:rsidR="00C37F1A">
          <w:rPr>
            <w:rFonts w:ascii="Cambria" w:hAnsi="Cambria"/>
            <w:sz w:val="28"/>
            <w:szCs w:val="28"/>
          </w:rPr>
          <w:t>.</w:t>
        </w:r>
      </w:ins>
      <w:r w:rsidR="00E15D1F">
        <w:rPr>
          <w:rFonts w:ascii="Cambria" w:hAnsi="Cambria"/>
          <w:sz w:val="28"/>
          <w:szCs w:val="28"/>
        </w:rPr>
        <w:t xml:space="preserve"> ‘I </w:t>
      </w:r>
      <w:r w:rsidRPr="006123E9">
        <w:rPr>
          <w:rFonts w:ascii="Cambria" w:hAnsi="Cambria"/>
          <w:sz w:val="28"/>
          <w:szCs w:val="28"/>
        </w:rPr>
        <w:t>reckon he might be at one of those weird meetings</w:t>
      </w:r>
      <w:r w:rsidR="00E15D1F">
        <w:rPr>
          <w:rFonts w:ascii="Cambria" w:hAnsi="Cambria"/>
          <w:sz w:val="28"/>
          <w:szCs w:val="28"/>
        </w:rPr>
        <w:t>.</w:t>
      </w:r>
      <w:r w:rsidRPr="006123E9">
        <w:rPr>
          <w:rFonts w:ascii="Cambria" w:hAnsi="Cambria"/>
          <w:sz w:val="28"/>
          <w:szCs w:val="28"/>
        </w:rPr>
        <w:t>’</w:t>
      </w:r>
    </w:p>
    <w:p w14:paraId="4DE081A7" w14:textId="03464042" w:rsidR="00834AD7" w:rsidRDefault="00834AD7" w:rsidP="00834AD7">
      <w:pPr>
        <w:spacing w:line="360" w:lineRule="auto"/>
        <w:ind w:firstLine="720"/>
        <w:contextualSpacing/>
        <w:rPr>
          <w:rFonts w:ascii="Cambria" w:hAnsi="Cambria"/>
          <w:sz w:val="28"/>
          <w:szCs w:val="28"/>
        </w:rPr>
      </w:pPr>
      <w:r>
        <w:rPr>
          <w:rFonts w:ascii="Cambria" w:hAnsi="Cambria"/>
          <w:sz w:val="28"/>
          <w:szCs w:val="28"/>
        </w:rPr>
        <w:t xml:space="preserve">‘What weird meetings?’ </w:t>
      </w:r>
      <w:r w:rsidRPr="005F71EF">
        <w:rPr>
          <w:rFonts w:ascii="Cambria" w:hAnsi="Cambria"/>
          <w:sz w:val="28"/>
          <w:szCs w:val="28"/>
        </w:rPr>
        <w:t>Clara’s heart sank,</w:t>
      </w:r>
      <w:r>
        <w:rPr>
          <w:rFonts w:ascii="Cambria" w:hAnsi="Cambria"/>
          <w:sz w:val="28"/>
          <w:szCs w:val="28"/>
        </w:rPr>
        <w:t xml:space="preserve"> but before </w:t>
      </w:r>
      <w:r w:rsidR="00096EE8">
        <w:rPr>
          <w:rFonts w:ascii="Cambria" w:hAnsi="Cambria"/>
          <w:sz w:val="28"/>
          <w:szCs w:val="28"/>
        </w:rPr>
        <w:t xml:space="preserve">she </w:t>
      </w:r>
      <w:r>
        <w:rPr>
          <w:rFonts w:ascii="Cambria" w:hAnsi="Cambria"/>
          <w:sz w:val="28"/>
          <w:szCs w:val="28"/>
        </w:rPr>
        <w:t xml:space="preserve">could clarify, </w:t>
      </w:r>
      <w:r w:rsidR="00096EE8">
        <w:rPr>
          <w:rFonts w:ascii="Cambria" w:hAnsi="Cambria"/>
          <w:sz w:val="28"/>
          <w:szCs w:val="28"/>
        </w:rPr>
        <w:t xml:space="preserve">the girl </w:t>
      </w:r>
      <w:r>
        <w:rPr>
          <w:rFonts w:ascii="Cambria" w:hAnsi="Cambria"/>
          <w:sz w:val="28"/>
          <w:szCs w:val="28"/>
        </w:rPr>
        <w:t xml:space="preserve">was called </w:t>
      </w:r>
      <w:r w:rsidR="00096EE8">
        <w:rPr>
          <w:rFonts w:ascii="Cambria" w:hAnsi="Cambria"/>
          <w:sz w:val="28"/>
          <w:szCs w:val="28"/>
        </w:rPr>
        <w:t>to</w:t>
      </w:r>
      <w:r>
        <w:rPr>
          <w:rFonts w:ascii="Cambria" w:hAnsi="Cambria"/>
          <w:sz w:val="28"/>
          <w:szCs w:val="28"/>
        </w:rPr>
        <w:t xml:space="preserve"> a customer.</w:t>
      </w:r>
    </w:p>
    <w:p w14:paraId="38DAC1B4" w14:textId="0258C800" w:rsidR="00834AD7" w:rsidRDefault="00834AD7" w:rsidP="00834AD7">
      <w:pPr>
        <w:spacing w:line="360" w:lineRule="auto"/>
        <w:ind w:firstLine="720"/>
        <w:contextualSpacing/>
        <w:rPr>
          <w:rFonts w:ascii="Cambria" w:hAnsi="Cambria"/>
          <w:sz w:val="28"/>
          <w:szCs w:val="28"/>
        </w:rPr>
      </w:pPr>
      <w:r>
        <w:rPr>
          <w:rFonts w:ascii="Cambria" w:hAnsi="Cambria"/>
          <w:sz w:val="28"/>
          <w:szCs w:val="28"/>
        </w:rPr>
        <w:t>‘</w:t>
      </w:r>
      <w:r w:rsidR="00902FE8">
        <w:rPr>
          <w:rFonts w:ascii="Cambria" w:hAnsi="Cambria"/>
          <w:sz w:val="28"/>
          <w:szCs w:val="28"/>
        </w:rPr>
        <w:t>Do you know w</w:t>
      </w:r>
      <w:r>
        <w:rPr>
          <w:rFonts w:ascii="Cambria" w:hAnsi="Cambria"/>
          <w:sz w:val="28"/>
          <w:szCs w:val="28"/>
        </w:rPr>
        <w:t xml:space="preserve">hat she </w:t>
      </w:r>
      <w:r w:rsidR="00AB313A">
        <w:rPr>
          <w:rFonts w:ascii="Cambria" w:hAnsi="Cambria"/>
          <w:sz w:val="28"/>
          <w:szCs w:val="28"/>
        </w:rPr>
        <w:t>meant</w:t>
      </w:r>
      <w:r>
        <w:rPr>
          <w:rFonts w:ascii="Cambria" w:hAnsi="Cambria"/>
          <w:sz w:val="28"/>
          <w:szCs w:val="28"/>
        </w:rPr>
        <w:t xml:space="preserve">?’ Clara asked the </w:t>
      </w:r>
      <w:r w:rsidR="00902FE8">
        <w:rPr>
          <w:rFonts w:ascii="Cambria" w:hAnsi="Cambria"/>
          <w:sz w:val="28"/>
          <w:szCs w:val="28"/>
        </w:rPr>
        <w:t xml:space="preserve">gormless </w:t>
      </w:r>
      <w:r>
        <w:rPr>
          <w:rFonts w:ascii="Cambria" w:hAnsi="Cambria"/>
          <w:sz w:val="28"/>
          <w:szCs w:val="28"/>
        </w:rPr>
        <w:t xml:space="preserve">guy. </w:t>
      </w:r>
    </w:p>
    <w:p w14:paraId="3B45EEA8" w14:textId="30635988" w:rsidR="00834AD7" w:rsidRDefault="00834AD7" w:rsidP="00834AD7">
      <w:pPr>
        <w:spacing w:line="360" w:lineRule="auto"/>
        <w:ind w:firstLine="720"/>
        <w:contextualSpacing/>
        <w:rPr>
          <w:rFonts w:ascii="Cambria" w:hAnsi="Cambria"/>
          <w:sz w:val="28"/>
          <w:szCs w:val="28"/>
        </w:rPr>
      </w:pPr>
      <w:r>
        <w:rPr>
          <w:rFonts w:ascii="Cambria" w:hAnsi="Cambria"/>
          <w:sz w:val="28"/>
          <w:szCs w:val="28"/>
        </w:rPr>
        <w:t>‘Dunno</w:t>
      </w:r>
      <w:del w:id="7088" w:author="Daisy Watt" w:date="2026-06-22T00:56:00Z" w16du:dateUtc="2026-06-21T22:56:00Z">
        <w:r>
          <w:rPr>
            <w:rFonts w:ascii="Cambria" w:hAnsi="Cambria"/>
            <w:sz w:val="28"/>
            <w:szCs w:val="28"/>
          </w:rPr>
          <w:delText>,</w:delText>
        </w:r>
      </w:del>
      <w:ins w:id="7089" w:author="Daisy Watt" w:date="2026-06-22T00:56:00Z" w16du:dateUtc="2026-06-21T22:56:00Z">
        <w:r w:rsidR="00897F88">
          <w:rPr>
            <w:rFonts w:ascii="Cambria" w:hAnsi="Cambria"/>
            <w:sz w:val="28"/>
            <w:szCs w:val="28"/>
          </w:rPr>
          <w:t>.</w:t>
        </w:r>
      </w:ins>
      <w:r>
        <w:rPr>
          <w:rFonts w:ascii="Cambria" w:hAnsi="Cambria"/>
          <w:sz w:val="28"/>
          <w:szCs w:val="28"/>
        </w:rPr>
        <w:t xml:space="preserve">’ </w:t>
      </w:r>
      <w:del w:id="7090" w:author="Daisy Watt" w:date="2026-06-22T00:56:00Z" w16du:dateUtc="2026-06-21T22:56:00Z">
        <w:r w:rsidDel="00897F88">
          <w:rPr>
            <w:rFonts w:ascii="Cambria" w:hAnsi="Cambria"/>
            <w:sz w:val="28"/>
            <w:szCs w:val="28"/>
          </w:rPr>
          <w:delText>t</w:delText>
        </w:r>
      </w:del>
      <w:ins w:id="7091" w:author="Daisy Watt" w:date="2026-06-22T00:56:00Z" w16du:dateUtc="2026-06-21T22:56:00Z">
        <w:r w:rsidR="00897F88">
          <w:rPr>
            <w:rFonts w:ascii="Cambria" w:hAnsi="Cambria"/>
            <w:sz w:val="28"/>
            <w:szCs w:val="28"/>
          </w:rPr>
          <w:t>T</w:t>
        </w:r>
      </w:ins>
      <w:r>
        <w:rPr>
          <w:rFonts w:ascii="Cambria" w:hAnsi="Cambria"/>
          <w:sz w:val="28"/>
          <w:szCs w:val="28"/>
        </w:rPr>
        <w:t>he man seemed uninterested. ‘He’s kind of like into those mad YouTubers though, isn’t he?’</w:t>
      </w:r>
    </w:p>
    <w:p w14:paraId="04E17BD3" w14:textId="176B4ADE" w:rsidR="00834AD7" w:rsidRDefault="00834AD7" w:rsidP="00834AD7">
      <w:pPr>
        <w:spacing w:line="360" w:lineRule="auto"/>
        <w:ind w:firstLine="720"/>
        <w:contextualSpacing/>
        <w:rPr>
          <w:rFonts w:ascii="Cambria" w:hAnsi="Cambria"/>
          <w:sz w:val="28"/>
          <w:szCs w:val="28"/>
        </w:rPr>
      </w:pPr>
      <w:r>
        <w:rPr>
          <w:rFonts w:ascii="Cambria" w:hAnsi="Cambria"/>
          <w:sz w:val="28"/>
          <w:szCs w:val="28"/>
        </w:rPr>
        <w:t xml:space="preserve">‘Who?’ But </w:t>
      </w:r>
      <w:ins w:id="7092" w:author="Claire S" w:date="2026-07-22T10:40:00Z" w16du:dateUtc="2026-07-22T09:40:00Z">
        <w:r w:rsidR="001306EC">
          <w:rPr>
            <w:rFonts w:ascii="Cambria" w:hAnsi="Cambria"/>
            <w:sz w:val="28"/>
            <w:szCs w:val="28"/>
          </w:rPr>
          <w:t>feeling</w:t>
        </w:r>
      </w:ins>
      <w:ins w:id="7093" w:author="Claire S" w:date="2026-05-07T17:38:00Z" w16du:dateUtc="2026-05-07T16:38:00Z">
        <w:r w:rsidR="00B4639E" w:rsidRPr="005F71EF">
          <w:rPr>
            <w:rFonts w:ascii="Cambria" w:hAnsi="Cambria"/>
            <w:sz w:val="28"/>
            <w:szCs w:val="28"/>
          </w:rPr>
          <w:t xml:space="preserve"> a </w:t>
        </w:r>
      </w:ins>
      <w:ins w:id="7094" w:author="Claire S" w:date="2026-07-22T10:12:00Z" w16du:dateUtc="2026-07-22T09:12:00Z">
        <w:r w:rsidR="005F71EF">
          <w:rPr>
            <w:rFonts w:ascii="Cambria" w:hAnsi="Cambria"/>
            <w:sz w:val="28"/>
            <w:szCs w:val="28"/>
          </w:rPr>
          <w:t>clutch of dread</w:t>
        </w:r>
      </w:ins>
      <w:ins w:id="7095" w:author="Claire S" w:date="2026-05-07T17:38:00Z" w16du:dateUtc="2026-05-07T16:38:00Z">
        <w:r w:rsidR="00B4639E" w:rsidRPr="005F71EF">
          <w:rPr>
            <w:rFonts w:ascii="Cambria" w:hAnsi="Cambria"/>
            <w:sz w:val="28"/>
            <w:szCs w:val="28"/>
          </w:rPr>
          <w:t xml:space="preserve">, </w:t>
        </w:r>
      </w:ins>
      <w:r w:rsidRPr="005F71EF">
        <w:rPr>
          <w:rFonts w:ascii="Cambria" w:hAnsi="Cambria"/>
          <w:sz w:val="28"/>
          <w:szCs w:val="28"/>
        </w:rPr>
        <w:t>Clara</w:t>
      </w:r>
      <w:r>
        <w:rPr>
          <w:rFonts w:ascii="Cambria" w:hAnsi="Cambria"/>
          <w:sz w:val="28"/>
          <w:szCs w:val="28"/>
        </w:rPr>
        <w:t xml:space="preserve"> </w:t>
      </w:r>
      <w:r w:rsidR="00F07A51">
        <w:rPr>
          <w:rFonts w:ascii="Cambria" w:hAnsi="Cambria"/>
          <w:sz w:val="28"/>
          <w:szCs w:val="28"/>
        </w:rPr>
        <w:t xml:space="preserve">realised </w:t>
      </w:r>
      <w:del w:id="7096" w:author="Claire S" w:date="2026-05-07T17:38:00Z" w16du:dateUtc="2026-05-07T16:38:00Z">
        <w:r w:rsidR="00F07A51" w:rsidDel="00B4639E">
          <w:rPr>
            <w:rFonts w:ascii="Cambria" w:hAnsi="Cambria"/>
            <w:sz w:val="28"/>
            <w:szCs w:val="28"/>
          </w:rPr>
          <w:delText xml:space="preserve">that now </w:delText>
        </w:r>
      </w:del>
      <w:r w:rsidR="00F07A51">
        <w:rPr>
          <w:rFonts w:ascii="Cambria" w:hAnsi="Cambria"/>
          <w:sz w:val="28"/>
          <w:szCs w:val="28"/>
        </w:rPr>
        <w:t>she</w:t>
      </w:r>
      <w:r>
        <w:rPr>
          <w:rFonts w:ascii="Cambria" w:hAnsi="Cambria"/>
          <w:sz w:val="28"/>
          <w:szCs w:val="28"/>
        </w:rPr>
        <w:t xml:space="preserve"> </w:t>
      </w:r>
      <w:ins w:id="7097" w:author="Claire S" w:date="2026-05-07T17:38:00Z" w16du:dateUtc="2026-05-07T16:38:00Z">
        <w:r w:rsidR="00B4639E">
          <w:rPr>
            <w:rFonts w:ascii="Cambria" w:hAnsi="Cambria"/>
            <w:sz w:val="28"/>
            <w:szCs w:val="28"/>
          </w:rPr>
          <w:t xml:space="preserve">might have an </w:t>
        </w:r>
      </w:ins>
      <w:del w:id="7098" w:author="Claire S" w:date="2026-05-07T17:38:00Z" w16du:dateUtc="2026-05-07T16:38:00Z">
        <w:r w:rsidR="00D57AB1" w:rsidDel="00B4639E">
          <w:rPr>
            <w:rFonts w:ascii="Cambria" w:hAnsi="Cambria"/>
            <w:sz w:val="28"/>
            <w:szCs w:val="28"/>
          </w:rPr>
          <w:delText xml:space="preserve">had a good </w:delText>
        </w:r>
      </w:del>
      <w:r w:rsidR="00D57AB1">
        <w:rPr>
          <w:rFonts w:ascii="Cambria" w:hAnsi="Cambria"/>
          <w:sz w:val="28"/>
          <w:szCs w:val="28"/>
        </w:rPr>
        <w:t>idea</w:t>
      </w:r>
      <w:r>
        <w:rPr>
          <w:rFonts w:ascii="Cambria" w:hAnsi="Cambria"/>
          <w:sz w:val="28"/>
          <w:szCs w:val="28"/>
        </w:rPr>
        <w:t xml:space="preserve"> what he meant.</w:t>
      </w:r>
    </w:p>
    <w:p w14:paraId="59580A7E" w14:textId="250C28BD" w:rsidR="00834AD7" w:rsidRDefault="00834AD7" w:rsidP="00834AD7">
      <w:pPr>
        <w:spacing w:line="360" w:lineRule="auto"/>
        <w:ind w:firstLine="720"/>
        <w:contextualSpacing/>
        <w:rPr>
          <w:rFonts w:ascii="Cambria" w:hAnsi="Cambria"/>
          <w:sz w:val="28"/>
          <w:szCs w:val="28"/>
        </w:rPr>
      </w:pPr>
      <w:r>
        <w:rPr>
          <w:rFonts w:ascii="Cambria" w:hAnsi="Cambria"/>
          <w:sz w:val="28"/>
          <w:szCs w:val="28"/>
        </w:rPr>
        <w:t>‘Like</w:t>
      </w:r>
      <w:ins w:id="7099" w:author="Daisy Watt" w:date="2026-06-22T00:56:00Z" w16du:dateUtc="2026-06-21T22:56:00Z">
        <w:r w:rsidR="00D05B68">
          <w:rPr>
            <w:rFonts w:ascii="Cambria" w:hAnsi="Cambria"/>
            <w:sz w:val="28"/>
            <w:szCs w:val="28"/>
          </w:rPr>
          <w:t>,</w:t>
        </w:r>
      </w:ins>
      <w:r>
        <w:rPr>
          <w:rFonts w:ascii="Cambria" w:hAnsi="Cambria"/>
          <w:sz w:val="28"/>
          <w:szCs w:val="28"/>
        </w:rPr>
        <w:t xml:space="preserve"> the Red Pillars</w:t>
      </w:r>
      <w:del w:id="7100" w:author="Daisy Watt" w:date="2026-06-22T00:56:00Z" w16du:dateUtc="2026-06-21T22:56:00Z">
        <w:r>
          <w:rPr>
            <w:rFonts w:ascii="Cambria" w:hAnsi="Cambria"/>
            <w:sz w:val="28"/>
            <w:szCs w:val="28"/>
          </w:rPr>
          <w:delText xml:space="preserve">,’ </w:delText>
        </w:r>
        <w:r w:rsidDel="00871D1E">
          <w:rPr>
            <w:rFonts w:ascii="Cambria" w:hAnsi="Cambria"/>
            <w:sz w:val="28"/>
            <w:szCs w:val="28"/>
          </w:rPr>
          <w:delText>t</w:delText>
        </w:r>
      </w:del>
      <w:ins w:id="7101" w:author="Daisy Watt" w:date="2026-06-22T00:56:00Z" w16du:dateUtc="2026-06-21T22:56:00Z">
        <w:r w:rsidR="00871D1E">
          <w:rPr>
            <w:rFonts w:ascii="Cambria" w:hAnsi="Cambria"/>
            <w:sz w:val="28"/>
            <w:szCs w:val="28"/>
          </w:rPr>
          <w:t>.’ T</w:t>
        </w:r>
      </w:ins>
      <w:r>
        <w:rPr>
          <w:rFonts w:ascii="Cambria" w:hAnsi="Cambria"/>
          <w:sz w:val="28"/>
          <w:szCs w:val="28"/>
        </w:rPr>
        <w:t>he man finally looked up at Clara and pulled a face. ‘Proper twats</w:t>
      </w:r>
      <w:ins w:id="7102" w:author="Daisy Watt" w:date="2026-06-22T00:57:00Z" w16du:dateUtc="2026-06-21T22:57:00Z">
        <w:r w:rsidR="00074834">
          <w:rPr>
            <w:rFonts w:ascii="Cambria" w:hAnsi="Cambria"/>
            <w:sz w:val="28"/>
            <w:szCs w:val="28"/>
          </w:rPr>
          <w:t>,</w:t>
        </w:r>
      </w:ins>
      <w:r>
        <w:rPr>
          <w:rFonts w:ascii="Cambria" w:hAnsi="Cambria"/>
          <w:sz w:val="28"/>
          <w:szCs w:val="28"/>
        </w:rPr>
        <w:t xml:space="preserve"> if you ask me.’</w:t>
      </w:r>
    </w:p>
    <w:p w14:paraId="2197707F" w14:textId="77777777" w:rsidR="00834AD7" w:rsidRDefault="00834AD7" w:rsidP="00834AD7">
      <w:pPr>
        <w:spacing w:line="360" w:lineRule="auto"/>
        <w:contextualSpacing/>
        <w:rPr>
          <w:rFonts w:ascii="Cambria" w:hAnsi="Cambria"/>
          <w:sz w:val="28"/>
          <w:szCs w:val="28"/>
        </w:rPr>
      </w:pPr>
    </w:p>
    <w:p w14:paraId="49C3811E" w14:textId="77777777" w:rsidR="00834AD7" w:rsidRDefault="00834AD7" w:rsidP="00834AD7">
      <w:pPr>
        <w:spacing w:line="360" w:lineRule="auto"/>
        <w:contextualSpacing/>
        <w:rPr>
          <w:rFonts w:ascii="Cambria" w:hAnsi="Cambria"/>
          <w:sz w:val="28"/>
          <w:szCs w:val="28"/>
        </w:rPr>
      </w:pPr>
      <w:r>
        <w:rPr>
          <w:rFonts w:ascii="Cambria" w:hAnsi="Cambria"/>
          <w:sz w:val="28"/>
          <w:szCs w:val="28"/>
        </w:rPr>
        <w:t>*</w:t>
      </w:r>
    </w:p>
    <w:p w14:paraId="6C3D3297" w14:textId="3D2D56AC" w:rsidR="00834AD7" w:rsidRDefault="008D13E5" w:rsidP="00834AD7">
      <w:pPr>
        <w:spacing w:line="360" w:lineRule="auto"/>
        <w:contextualSpacing/>
        <w:rPr>
          <w:rFonts w:ascii="Cambria" w:hAnsi="Cambria"/>
          <w:sz w:val="28"/>
          <w:szCs w:val="28"/>
        </w:rPr>
      </w:pPr>
      <w:del w:id="7103" w:author="Claire S" w:date="2026-05-07T17:39:00Z" w16du:dateUtc="2026-05-07T16:39:00Z">
        <w:r w:rsidDel="00B4639E">
          <w:rPr>
            <w:rFonts w:ascii="Cambria" w:hAnsi="Cambria"/>
            <w:sz w:val="28"/>
            <w:szCs w:val="28"/>
          </w:rPr>
          <w:delText xml:space="preserve">Feeling </w:delText>
        </w:r>
      </w:del>
      <w:ins w:id="7104" w:author="Claire S" w:date="2026-05-07T17:39:00Z" w16du:dateUtc="2026-05-07T16:39:00Z">
        <w:r w:rsidR="00B4639E">
          <w:rPr>
            <w:rFonts w:ascii="Cambria" w:hAnsi="Cambria"/>
            <w:sz w:val="28"/>
            <w:szCs w:val="28"/>
          </w:rPr>
          <w:t>Ra</w:t>
        </w:r>
      </w:ins>
      <w:del w:id="7105" w:author="Claire S" w:date="2026-05-07T17:39:00Z" w16du:dateUtc="2026-05-07T16:39:00Z">
        <w:r w:rsidR="00834AD7" w:rsidDel="00B4639E">
          <w:rPr>
            <w:rFonts w:ascii="Cambria" w:hAnsi="Cambria"/>
            <w:sz w:val="28"/>
            <w:szCs w:val="28"/>
          </w:rPr>
          <w:delText>ra</w:delText>
        </w:r>
      </w:del>
      <w:r w:rsidR="00834AD7">
        <w:rPr>
          <w:rFonts w:ascii="Cambria" w:hAnsi="Cambria"/>
          <w:sz w:val="28"/>
          <w:szCs w:val="28"/>
        </w:rPr>
        <w:t>ttled, Clara walked back to the bus</w:t>
      </w:r>
      <w:ins w:id="7106" w:author="Daisy Watt" w:date="2026-06-22T00:57:00Z" w16du:dateUtc="2026-06-21T22:57:00Z">
        <w:r w:rsidR="00074834">
          <w:rPr>
            <w:rFonts w:ascii="Cambria" w:hAnsi="Cambria"/>
            <w:sz w:val="28"/>
            <w:szCs w:val="28"/>
          </w:rPr>
          <w:t xml:space="preserve"> </w:t>
        </w:r>
      </w:ins>
      <w:del w:id="7107" w:author="Daisy Watt" w:date="2026-06-22T00:57:00Z" w16du:dateUtc="2026-06-21T22:57:00Z">
        <w:r w:rsidR="00834AD7">
          <w:rPr>
            <w:rFonts w:ascii="Cambria" w:hAnsi="Cambria"/>
            <w:sz w:val="28"/>
            <w:szCs w:val="28"/>
          </w:rPr>
          <w:delText>-</w:delText>
        </w:r>
      </w:del>
      <w:r w:rsidR="00834AD7">
        <w:rPr>
          <w:rFonts w:ascii="Cambria" w:hAnsi="Cambria"/>
          <w:sz w:val="28"/>
          <w:szCs w:val="28"/>
        </w:rPr>
        <w:t>stop</w:t>
      </w:r>
      <w:r w:rsidR="00AB6357">
        <w:rPr>
          <w:rFonts w:ascii="Cambria" w:hAnsi="Cambria"/>
          <w:sz w:val="28"/>
          <w:szCs w:val="28"/>
        </w:rPr>
        <w:t>.  S</w:t>
      </w:r>
      <w:r w:rsidR="00834AD7">
        <w:rPr>
          <w:rFonts w:ascii="Cambria" w:hAnsi="Cambria"/>
          <w:sz w:val="28"/>
          <w:szCs w:val="28"/>
        </w:rPr>
        <w:t>he</w:t>
      </w:r>
      <w:ins w:id="7108" w:author="Claire S" w:date="2026-05-07T17:39:00Z" w16du:dateUtc="2026-05-07T16:39:00Z">
        <w:r w:rsidR="00B4639E">
          <w:rPr>
            <w:rFonts w:ascii="Cambria" w:hAnsi="Cambria"/>
            <w:sz w:val="28"/>
            <w:szCs w:val="28"/>
          </w:rPr>
          <w:t>’d lost her appetite and</w:t>
        </w:r>
      </w:ins>
      <w:r w:rsidR="00834AD7">
        <w:rPr>
          <w:rFonts w:ascii="Cambria" w:hAnsi="Cambria"/>
          <w:sz w:val="28"/>
          <w:szCs w:val="28"/>
        </w:rPr>
        <w:t xml:space="preserve"> couldn’t be bothered </w:t>
      </w:r>
      <w:del w:id="7109" w:author="Claire S" w:date="2026-05-07T17:39:00Z" w16du:dateUtc="2026-05-07T16:39:00Z">
        <w:r w:rsidR="00834AD7" w:rsidDel="003D41B2">
          <w:rPr>
            <w:rFonts w:ascii="Cambria" w:hAnsi="Cambria"/>
            <w:sz w:val="28"/>
            <w:szCs w:val="28"/>
          </w:rPr>
          <w:delText>to d</w:delText>
        </w:r>
      </w:del>
      <w:ins w:id="7110" w:author="Claire S" w:date="2026-05-07T17:39:00Z" w16du:dateUtc="2026-05-07T16:39:00Z">
        <w:r w:rsidR="003D41B2">
          <w:rPr>
            <w:rFonts w:ascii="Cambria" w:hAnsi="Cambria"/>
            <w:sz w:val="28"/>
            <w:szCs w:val="28"/>
          </w:rPr>
          <w:t>with</w:t>
        </w:r>
      </w:ins>
      <w:del w:id="7111" w:author="Claire S" w:date="2026-05-07T17:39:00Z" w16du:dateUtc="2026-05-07T16:39:00Z">
        <w:r w:rsidR="00834AD7" w:rsidDel="003D41B2">
          <w:rPr>
            <w:rFonts w:ascii="Cambria" w:hAnsi="Cambria"/>
            <w:sz w:val="28"/>
            <w:szCs w:val="28"/>
          </w:rPr>
          <w:delText>o</w:delText>
        </w:r>
      </w:del>
      <w:r w:rsidR="00834AD7">
        <w:rPr>
          <w:rFonts w:ascii="Cambria" w:hAnsi="Cambria"/>
          <w:sz w:val="28"/>
          <w:szCs w:val="28"/>
        </w:rPr>
        <w:t xml:space="preserve"> the big shop</w:t>
      </w:r>
      <w:ins w:id="7112" w:author="Daisy Watt" w:date="2026-06-22T00:57:00Z" w16du:dateUtc="2026-06-21T22:57:00Z">
        <w:r w:rsidR="00281CDF">
          <w:rPr>
            <w:rFonts w:ascii="Cambria" w:hAnsi="Cambria"/>
            <w:sz w:val="28"/>
            <w:szCs w:val="28"/>
          </w:rPr>
          <w:t>,</w:t>
        </w:r>
      </w:ins>
      <w:r w:rsidR="00D57AB1">
        <w:rPr>
          <w:rFonts w:ascii="Cambria" w:hAnsi="Cambria"/>
          <w:sz w:val="28"/>
          <w:szCs w:val="28"/>
        </w:rPr>
        <w:t xml:space="preserve"> after all</w:t>
      </w:r>
      <w:r w:rsidR="009D7612">
        <w:rPr>
          <w:rFonts w:ascii="Cambria" w:hAnsi="Cambria"/>
          <w:sz w:val="28"/>
          <w:szCs w:val="28"/>
        </w:rPr>
        <w:t>;</w:t>
      </w:r>
      <w:r w:rsidR="00834AD7">
        <w:rPr>
          <w:rFonts w:ascii="Cambria" w:hAnsi="Cambria"/>
          <w:sz w:val="28"/>
          <w:szCs w:val="28"/>
        </w:rPr>
        <w:t xml:space="preserve"> she’d just have Super Noodles for </w:t>
      </w:r>
      <w:r w:rsidR="009D7612">
        <w:rPr>
          <w:rFonts w:ascii="Cambria" w:hAnsi="Cambria"/>
          <w:sz w:val="28"/>
          <w:szCs w:val="28"/>
        </w:rPr>
        <w:t>supper</w:t>
      </w:r>
      <w:r w:rsidR="00902FE8">
        <w:rPr>
          <w:rFonts w:ascii="Cambria" w:hAnsi="Cambria"/>
          <w:sz w:val="28"/>
          <w:szCs w:val="28"/>
        </w:rPr>
        <w:t xml:space="preserve">.  She was </w:t>
      </w:r>
      <w:r w:rsidR="00AB6357">
        <w:rPr>
          <w:rFonts w:ascii="Cambria" w:hAnsi="Cambria"/>
          <w:sz w:val="28"/>
          <w:szCs w:val="28"/>
        </w:rPr>
        <w:t xml:space="preserve">urgently </w:t>
      </w:r>
      <w:r w:rsidR="00902FE8">
        <w:rPr>
          <w:rFonts w:ascii="Cambria" w:hAnsi="Cambria"/>
          <w:sz w:val="28"/>
          <w:szCs w:val="28"/>
        </w:rPr>
        <w:t xml:space="preserve">searching up the Red Pillars </w:t>
      </w:r>
      <w:r w:rsidR="00834AD7">
        <w:rPr>
          <w:rFonts w:ascii="Cambria" w:hAnsi="Cambria"/>
          <w:sz w:val="28"/>
          <w:szCs w:val="28"/>
        </w:rPr>
        <w:t xml:space="preserve">when her WhatsApp group started pinging again. </w:t>
      </w:r>
    </w:p>
    <w:p w14:paraId="6C001E89" w14:textId="77777777" w:rsidR="00D57AB1" w:rsidRDefault="00D57AB1" w:rsidP="00834AD7">
      <w:pPr>
        <w:spacing w:line="360" w:lineRule="auto"/>
        <w:ind w:firstLine="720"/>
        <w:contextualSpacing/>
        <w:rPr>
          <w:rFonts w:ascii="Cambria" w:hAnsi="Cambria"/>
          <w:b/>
          <w:bCs/>
          <w:i/>
          <w:iCs/>
          <w:sz w:val="28"/>
          <w:szCs w:val="28"/>
        </w:rPr>
      </w:pPr>
    </w:p>
    <w:p w14:paraId="02CAAAC5" w14:textId="352FD88E" w:rsidR="00834AD7" w:rsidRPr="00CD1FFF" w:rsidRDefault="00834AD7" w:rsidP="00834AD7">
      <w:pPr>
        <w:spacing w:line="360" w:lineRule="auto"/>
        <w:ind w:firstLine="720"/>
        <w:contextualSpacing/>
        <w:rPr>
          <w:rFonts w:ascii="Cambria" w:hAnsi="Cambria"/>
          <w:b/>
          <w:bCs/>
          <w:i/>
          <w:iCs/>
          <w:sz w:val="28"/>
          <w:szCs w:val="28"/>
        </w:rPr>
      </w:pPr>
      <w:del w:id="7113" w:author="Claire S" w:date="2026-07-22T10:13:00Z" w16du:dateUtc="2026-07-22T09:13:00Z">
        <w:r w:rsidRPr="00CD1FFF" w:rsidDel="00693210">
          <w:rPr>
            <w:rFonts w:ascii="Cambria" w:hAnsi="Cambria"/>
            <w:b/>
            <w:bCs/>
            <w:i/>
            <w:iCs/>
            <w:sz w:val="28"/>
            <w:szCs w:val="28"/>
          </w:rPr>
          <w:delText>‘</w:delText>
        </w:r>
      </w:del>
      <w:r w:rsidRPr="00CD1FFF">
        <w:rPr>
          <w:rFonts w:ascii="Cambria" w:hAnsi="Cambria"/>
          <w:b/>
          <w:bCs/>
          <w:i/>
          <w:iCs/>
          <w:sz w:val="28"/>
          <w:szCs w:val="28"/>
        </w:rPr>
        <w:t xml:space="preserve">Oh my God </w:t>
      </w:r>
      <w:del w:id="7114" w:author="Daisy Watt" w:date="2026-06-22T00:57:00Z" w16du:dateUtc="2026-06-21T22:57:00Z">
        <w:r w:rsidRPr="00CD1FFF">
          <w:rPr>
            <w:rFonts w:ascii="Cambria" w:hAnsi="Cambria"/>
            <w:b/>
            <w:bCs/>
            <w:i/>
            <w:iCs/>
            <w:sz w:val="28"/>
            <w:szCs w:val="28"/>
          </w:rPr>
          <w:delText>-</w:delText>
        </w:r>
      </w:del>
      <w:ins w:id="7115" w:author="Daisy Watt" w:date="2026-06-22T00:57:00Z" w16du:dateUtc="2026-06-21T22:57:00Z">
        <w:r w:rsidR="00B30E61">
          <w:rPr>
            <w:rFonts w:ascii="Cambria" w:hAnsi="Cambria"/>
            <w:b/>
            <w:bCs/>
            <w:i/>
            <w:iCs/>
            <w:sz w:val="28"/>
            <w:szCs w:val="28"/>
          </w:rPr>
          <w:t>–</w:t>
        </w:r>
      </w:ins>
      <w:r w:rsidRPr="00CD1FFF">
        <w:rPr>
          <w:rFonts w:ascii="Cambria" w:hAnsi="Cambria"/>
          <w:b/>
          <w:bCs/>
          <w:i/>
          <w:iCs/>
          <w:sz w:val="28"/>
          <w:szCs w:val="28"/>
        </w:rPr>
        <w:t xml:space="preserve"> have you seen this?</w:t>
      </w:r>
      <w:del w:id="7116" w:author="Claire S" w:date="2026-07-22T10:13:00Z" w16du:dateUtc="2026-07-22T09:13:00Z">
        <w:r w:rsidRPr="00CD1FFF" w:rsidDel="00693210">
          <w:rPr>
            <w:rFonts w:ascii="Cambria" w:hAnsi="Cambria"/>
            <w:b/>
            <w:bCs/>
            <w:i/>
            <w:iCs/>
            <w:sz w:val="28"/>
            <w:szCs w:val="28"/>
          </w:rPr>
          <w:delText>’</w:delText>
        </w:r>
      </w:del>
    </w:p>
    <w:p w14:paraId="3405E7DD" w14:textId="142A5670" w:rsidR="00834AD7" w:rsidRPr="00CD1FFF" w:rsidRDefault="00834AD7" w:rsidP="00834AD7">
      <w:pPr>
        <w:spacing w:line="360" w:lineRule="auto"/>
        <w:ind w:firstLine="720"/>
        <w:contextualSpacing/>
        <w:rPr>
          <w:rFonts w:ascii="Cambria" w:hAnsi="Cambria"/>
          <w:b/>
          <w:bCs/>
          <w:i/>
          <w:iCs/>
          <w:sz w:val="28"/>
          <w:szCs w:val="28"/>
        </w:rPr>
      </w:pPr>
      <w:del w:id="7117" w:author="Claire S" w:date="2026-07-22T10:13:00Z" w16du:dateUtc="2026-07-22T09:13:00Z">
        <w:r w:rsidRPr="00CD1FFF" w:rsidDel="00693210">
          <w:rPr>
            <w:rFonts w:ascii="Cambria" w:hAnsi="Cambria"/>
            <w:b/>
            <w:bCs/>
            <w:i/>
            <w:iCs/>
            <w:sz w:val="28"/>
            <w:szCs w:val="28"/>
          </w:rPr>
          <w:delText>‘</w:delText>
        </w:r>
      </w:del>
      <w:r>
        <w:rPr>
          <w:rFonts w:ascii="Cambria" w:hAnsi="Cambria"/>
          <w:b/>
          <w:bCs/>
          <w:i/>
          <w:iCs/>
          <w:sz w:val="28"/>
          <w:szCs w:val="28"/>
        </w:rPr>
        <w:t xml:space="preserve">Like </w:t>
      </w:r>
      <w:commentRangeStart w:id="7118"/>
      <w:del w:id="7119" w:author="Claire S" w:date="2026-07-22T10:13:00Z" w16du:dateUtc="2026-07-22T09:13:00Z">
        <w:r w:rsidRPr="00CD1FFF" w:rsidDel="00693210">
          <w:rPr>
            <w:rFonts w:ascii="Cambria" w:hAnsi="Cambria"/>
            <w:b/>
            <w:bCs/>
            <w:i/>
            <w:iCs/>
            <w:sz w:val="28"/>
            <w:szCs w:val="28"/>
          </w:rPr>
          <w:delText>WT</w:delText>
        </w:r>
        <w:r w:rsidDel="00693210">
          <w:rPr>
            <w:rFonts w:ascii="Cambria" w:hAnsi="Cambria"/>
            <w:b/>
            <w:bCs/>
            <w:i/>
            <w:iCs/>
            <w:sz w:val="28"/>
            <w:szCs w:val="28"/>
          </w:rPr>
          <w:delText xml:space="preserve"> actual </w:delText>
        </w:r>
        <w:r w:rsidRPr="00CD1FFF" w:rsidDel="00693210">
          <w:rPr>
            <w:rFonts w:ascii="Cambria" w:hAnsi="Cambria"/>
            <w:b/>
            <w:bCs/>
            <w:i/>
            <w:iCs/>
            <w:sz w:val="28"/>
            <w:szCs w:val="28"/>
          </w:rPr>
          <w:delText>F</w:delText>
        </w:r>
      </w:del>
      <w:ins w:id="7120" w:author="Claire S" w:date="2026-07-22T10:13:00Z" w16du:dateUtc="2026-07-22T09:13:00Z">
        <w:r w:rsidR="00693210">
          <w:rPr>
            <w:rFonts w:ascii="Cambria" w:hAnsi="Cambria"/>
            <w:b/>
            <w:bCs/>
            <w:i/>
            <w:iCs/>
            <w:sz w:val="28"/>
            <w:szCs w:val="28"/>
          </w:rPr>
          <w:t>OMG</w:t>
        </w:r>
      </w:ins>
      <w:r w:rsidRPr="00CD1FFF">
        <w:rPr>
          <w:rFonts w:ascii="Cambria" w:hAnsi="Cambria"/>
          <w:b/>
          <w:bCs/>
          <w:i/>
          <w:iCs/>
          <w:sz w:val="28"/>
          <w:szCs w:val="28"/>
        </w:rPr>
        <w:t>?</w:t>
      </w:r>
      <w:del w:id="7121" w:author="Claire S" w:date="2026-07-22T10:38:00Z" w16du:dateUtc="2026-07-22T09:38:00Z">
        <w:r w:rsidRPr="00CD1FFF" w:rsidDel="003C56CB">
          <w:rPr>
            <w:rFonts w:ascii="Cambria" w:hAnsi="Cambria"/>
            <w:b/>
            <w:bCs/>
            <w:i/>
            <w:iCs/>
            <w:sz w:val="28"/>
            <w:szCs w:val="28"/>
          </w:rPr>
          <w:delText>’</w:delText>
        </w:r>
        <w:commentRangeEnd w:id="7118"/>
        <w:r w:rsidR="003345F8" w:rsidRPr="00CD1FFF" w:rsidDel="003C56CB">
          <w:rPr>
            <w:rStyle w:val="CommentReference"/>
            <w:rFonts w:ascii="Cambria" w:hAnsi="Cambria"/>
            <w:b/>
            <w:bCs/>
            <w:i/>
            <w:iCs/>
            <w:sz w:val="28"/>
            <w:szCs w:val="28"/>
          </w:rPr>
          <w:commentReference w:id="7118"/>
        </w:r>
      </w:del>
    </w:p>
    <w:p w14:paraId="619CC7C7" w14:textId="77777777" w:rsidR="00834AD7" w:rsidRPr="00CD1FFF" w:rsidRDefault="00834AD7" w:rsidP="00834AD7">
      <w:pPr>
        <w:spacing w:line="360" w:lineRule="auto"/>
        <w:ind w:firstLine="720"/>
        <w:contextualSpacing/>
        <w:rPr>
          <w:rFonts w:ascii="Cambria" w:hAnsi="Cambria"/>
          <w:b/>
          <w:bCs/>
          <w:i/>
          <w:iCs/>
          <w:sz w:val="28"/>
          <w:szCs w:val="28"/>
        </w:rPr>
      </w:pPr>
      <w:del w:id="7122" w:author="Claire S" w:date="2026-07-22T10:13:00Z" w16du:dateUtc="2026-07-22T09:13:00Z">
        <w:r w:rsidRPr="00CD1FFF" w:rsidDel="00693210">
          <w:rPr>
            <w:rFonts w:ascii="Cambria" w:hAnsi="Cambria"/>
            <w:b/>
            <w:bCs/>
            <w:i/>
            <w:iCs/>
            <w:sz w:val="28"/>
            <w:szCs w:val="28"/>
          </w:rPr>
          <w:delText>‘</w:delText>
        </w:r>
      </w:del>
      <w:r w:rsidRPr="00CD1FFF">
        <w:rPr>
          <w:rFonts w:ascii="Cambria" w:hAnsi="Cambria"/>
          <w:b/>
          <w:bCs/>
          <w:i/>
          <w:iCs/>
          <w:sz w:val="28"/>
          <w:szCs w:val="28"/>
        </w:rPr>
        <w:t>I’m sooo glad I’m not on this!!!!</w:t>
      </w:r>
      <w:del w:id="7123" w:author="Claire S" w:date="2026-07-22T10:13:00Z" w16du:dateUtc="2026-07-22T09:13:00Z">
        <w:r w:rsidRPr="00CD1FFF" w:rsidDel="00693210">
          <w:rPr>
            <w:rFonts w:ascii="Cambria" w:hAnsi="Cambria"/>
            <w:b/>
            <w:bCs/>
            <w:i/>
            <w:iCs/>
            <w:sz w:val="28"/>
            <w:szCs w:val="28"/>
          </w:rPr>
          <w:delText>’</w:delText>
        </w:r>
      </w:del>
    </w:p>
    <w:p w14:paraId="32CA90AC" w14:textId="77777777" w:rsidR="00D57AB1" w:rsidRDefault="00D57AB1" w:rsidP="00834AD7">
      <w:pPr>
        <w:spacing w:line="360" w:lineRule="auto"/>
        <w:ind w:firstLine="720"/>
        <w:contextualSpacing/>
        <w:rPr>
          <w:rFonts w:ascii="Cambria" w:hAnsi="Cambria"/>
          <w:i/>
          <w:iCs/>
          <w:sz w:val="28"/>
          <w:szCs w:val="28"/>
        </w:rPr>
      </w:pPr>
    </w:p>
    <w:p w14:paraId="37BEA78E" w14:textId="1ED76F21" w:rsidR="0013593F" w:rsidRDefault="00834AD7" w:rsidP="00834AD7">
      <w:pPr>
        <w:spacing w:line="360" w:lineRule="auto"/>
        <w:ind w:firstLine="720"/>
        <w:contextualSpacing/>
        <w:rPr>
          <w:rFonts w:ascii="Cambria" w:hAnsi="Cambria"/>
          <w:sz w:val="28"/>
          <w:szCs w:val="28"/>
        </w:rPr>
      </w:pPr>
      <w:r>
        <w:rPr>
          <w:rFonts w:ascii="Cambria" w:hAnsi="Cambria"/>
          <w:i/>
          <w:iCs/>
          <w:sz w:val="28"/>
          <w:szCs w:val="28"/>
        </w:rPr>
        <w:t xml:space="preserve"> </w:t>
      </w:r>
      <w:r w:rsidRPr="00395307">
        <w:rPr>
          <w:rFonts w:ascii="Cambria" w:hAnsi="Cambria"/>
          <w:sz w:val="28"/>
          <w:szCs w:val="28"/>
        </w:rPr>
        <w:t>It was accompanied by a s</w:t>
      </w:r>
      <w:r>
        <w:rPr>
          <w:rFonts w:ascii="Cambria" w:hAnsi="Cambria"/>
          <w:sz w:val="28"/>
          <w:szCs w:val="28"/>
        </w:rPr>
        <w:t>creen</w:t>
      </w:r>
      <w:r w:rsidRPr="00395307">
        <w:rPr>
          <w:rFonts w:ascii="Cambria" w:hAnsi="Cambria"/>
          <w:sz w:val="28"/>
          <w:szCs w:val="28"/>
        </w:rPr>
        <w:t>shot</w:t>
      </w:r>
      <w:r>
        <w:rPr>
          <w:rFonts w:ascii="Cambria" w:hAnsi="Cambria"/>
          <w:sz w:val="28"/>
          <w:szCs w:val="28"/>
        </w:rPr>
        <w:t xml:space="preserve"> of a </w:t>
      </w:r>
      <w:del w:id="7124" w:author="Daisy Watt" w:date="2026-06-22T00:59:00Z" w16du:dateUtc="2026-06-21T22:59:00Z">
        <w:r w:rsidDel="008E32C4">
          <w:rPr>
            <w:rFonts w:ascii="Cambria" w:hAnsi="Cambria"/>
            <w:sz w:val="28"/>
            <w:szCs w:val="28"/>
          </w:rPr>
          <w:delText>T</w:delText>
        </w:r>
      </w:del>
      <w:ins w:id="7125" w:author="Daisy Watt" w:date="2026-06-22T00:59:00Z" w16du:dateUtc="2026-06-21T22:59:00Z">
        <w:r w:rsidR="008E32C4">
          <w:rPr>
            <w:rFonts w:ascii="Cambria" w:hAnsi="Cambria"/>
            <w:sz w:val="28"/>
            <w:szCs w:val="28"/>
          </w:rPr>
          <w:t>t</w:t>
        </w:r>
      </w:ins>
      <w:r>
        <w:rPr>
          <w:rFonts w:ascii="Cambria" w:hAnsi="Cambria"/>
          <w:sz w:val="28"/>
          <w:szCs w:val="28"/>
        </w:rPr>
        <w:t xml:space="preserve">weet, </w:t>
      </w:r>
      <w:del w:id="7126" w:author="Daisy Watt" w:date="2026-06-22T01:01:00Z" w16du:dateUtc="2026-06-21T23:01:00Z">
        <w:r w:rsidDel="0005264F">
          <w:rPr>
            <w:rFonts w:ascii="Cambria" w:hAnsi="Cambria"/>
            <w:sz w:val="28"/>
            <w:szCs w:val="28"/>
          </w:rPr>
          <w:delText>entitled</w:delText>
        </w:r>
      </w:del>
      <w:ins w:id="7127" w:author="Daisy Watt" w:date="2026-06-22T01:01:00Z" w16du:dateUtc="2026-06-21T23:01:00Z">
        <w:r w:rsidR="0005264F">
          <w:rPr>
            <w:rFonts w:ascii="Cambria" w:hAnsi="Cambria"/>
            <w:sz w:val="28"/>
            <w:szCs w:val="28"/>
          </w:rPr>
          <w:t>which read</w:t>
        </w:r>
      </w:ins>
      <w:r w:rsidR="0013593F">
        <w:rPr>
          <w:rFonts w:ascii="Cambria" w:hAnsi="Cambria"/>
          <w:sz w:val="28"/>
          <w:szCs w:val="28"/>
        </w:rPr>
        <w:t>:</w:t>
      </w:r>
      <w:r>
        <w:rPr>
          <w:rFonts w:ascii="Cambria" w:hAnsi="Cambria"/>
          <w:sz w:val="28"/>
          <w:szCs w:val="28"/>
        </w:rPr>
        <w:t xml:space="preserve"> </w:t>
      </w:r>
    </w:p>
    <w:p w14:paraId="25829D9E" w14:textId="77777777" w:rsidR="000E1E64" w:rsidRDefault="000E1E64" w:rsidP="00834AD7">
      <w:pPr>
        <w:spacing w:line="360" w:lineRule="auto"/>
        <w:ind w:firstLine="720"/>
        <w:contextualSpacing/>
        <w:rPr>
          <w:rFonts w:ascii="Cambria" w:hAnsi="Cambria"/>
          <w:sz w:val="28"/>
          <w:szCs w:val="28"/>
        </w:rPr>
      </w:pPr>
    </w:p>
    <w:p w14:paraId="56A8FA81" w14:textId="6FE37C97" w:rsidR="00834AD7" w:rsidRPr="00573810" w:rsidRDefault="00834AD7" w:rsidP="00834AD7">
      <w:pPr>
        <w:spacing w:line="360" w:lineRule="auto"/>
        <w:ind w:firstLine="720"/>
        <w:contextualSpacing/>
        <w:rPr>
          <w:rFonts w:ascii="Cambria" w:hAnsi="Cambria"/>
          <w:b/>
          <w:bCs/>
          <w:i/>
          <w:iCs/>
          <w:sz w:val="28"/>
          <w:szCs w:val="28"/>
        </w:rPr>
      </w:pPr>
      <w:del w:id="7128" w:author="Claire S" w:date="2026-07-22T10:15:00Z" w16du:dateUtc="2026-07-22T09:15:00Z">
        <w:r w:rsidDel="00BB11CA">
          <w:rPr>
            <w:rFonts w:ascii="Cambria" w:hAnsi="Cambria"/>
            <w:sz w:val="28"/>
            <w:szCs w:val="28"/>
          </w:rPr>
          <w:delText>‘</w:delText>
        </w:r>
      </w:del>
      <w:r w:rsidRPr="00573810">
        <w:rPr>
          <w:rFonts w:ascii="Cambria" w:hAnsi="Cambria"/>
          <w:b/>
          <w:bCs/>
          <w:i/>
          <w:iCs/>
          <w:sz w:val="28"/>
          <w:szCs w:val="28"/>
        </w:rPr>
        <w:t>THE LIST</w:t>
      </w:r>
      <w:r>
        <w:rPr>
          <w:rFonts w:ascii="Cambria" w:hAnsi="Cambria"/>
          <w:b/>
          <w:bCs/>
          <w:i/>
          <w:iCs/>
          <w:sz w:val="28"/>
          <w:szCs w:val="28"/>
        </w:rPr>
        <w:t>:</w:t>
      </w:r>
      <w:r w:rsidRPr="00B7297F">
        <w:rPr>
          <w:rFonts w:ascii="Cambria" w:hAnsi="Cambria"/>
          <w:b/>
          <w:bCs/>
          <w:i/>
          <w:iCs/>
          <w:sz w:val="28"/>
          <w:szCs w:val="28"/>
        </w:rPr>
        <w:t xml:space="preserve"> </w:t>
      </w:r>
      <w:r>
        <w:rPr>
          <w:rFonts w:ascii="Cambria" w:hAnsi="Cambria"/>
          <w:b/>
          <w:bCs/>
          <w:i/>
          <w:iCs/>
          <w:sz w:val="28"/>
          <w:szCs w:val="28"/>
        </w:rPr>
        <w:t xml:space="preserve">Prepare to </w:t>
      </w:r>
      <w:r w:rsidR="00AB6357">
        <w:rPr>
          <w:rFonts w:ascii="Cambria" w:hAnsi="Cambria"/>
          <w:b/>
          <w:bCs/>
          <w:i/>
          <w:iCs/>
          <w:sz w:val="28"/>
          <w:szCs w:val="28"/>
        </w:rPr>
        <w:t>D</w:t>
      </w:r>
      <w:r>
        <w:rPr>
          <w:rFonts w:ascii="Cambria" w:hAnsi="Cambria"/>
          <w:b/>
          <w:bCs/>
          <w:i/>
          <w:iCs/>
          <w:sz w:val="28"/>
          <w:szCs w:val="28"/>
        </w:rPr>
        <w:t xml:space="preserve">ie </w:t>
      </w:r>
      <w:ins w:id="7129" w:author="Claire S" w:date="2026-05-07T17:39:00Z" w16du:dateUtc="2026-05-07T16:39:00Z">
        <w:r w:rsidR="002A0E3E">
          <w:rPr>
            <w:rFonts w:ascii="Cambria" w:hAnsi="Cambria"/>
            <w:b/>
            <w:bCs/>
            <w:i/>
            <w:iCs/>
            <w:sz w:val="28"/>
            <w:szCs w:val="28"/>
          </w:rPr>
          <w:t>For your Sins</w:t>
        </w:r>
      </w:ins>
      <w:del w:id="7130" w:author="Claire S" w:date="2026-05-07T17:39:00Z" w16du:dateUtc="2026-05-07T16:39:00Z">
        <w:r w:rsidDel="0008396F">
          <w:rPr>
            <w:rFonts w:ascii="Cambria" w:hAnsi="Cambria"/>
            <w:b/>
            <w:bCs/>
            <w:i/>
            <w:iCs/>
            <w:sz w:val="28"/>
            <w:szCs w:val="28"/>
          </w:rPr>
          <w:delText xml:space="preserve">for what you </w:delText>
        </w:r>
        <w:commentRangeStart w:id="7131"/>
        <w:r w:rsidDel="0008396F">
          <w:rPr>
            <w:rFonts w:ascii="Cambria" w:hAnsi="Cambria"/>
            <w:b/>
            <w:bCs/>
            <w:i/>
            <w:iCs/>
            <w:sz w:val="28"/>
            <w:szCs w:val="28"/>
            <w:u w:val="single"/>
          </w:rPr>
          <w:delText>D</w:delText>
        </w:r>
        <w:r w:rsidRPr="00E34A57" w:rsidDel="0008396F">
          <w:rPr>
            <w:rFonts w:ascii="Cambria" w:hAnsi="Cambria"/>
            <w:b/>
            <w:bCs/>
            <w:i/>
            <w:iCs/>
            <w:sz w:val="28"/>
            <w:szCs w:val="28"/>
            <w:u w:val="single"/>
          </w:rPr>
          <w:delText>idn’t</w:delText>
        </w:r>
        <w:r w:rsidRPr="00E34A57" w:rsidDel="0008396F">
          <w:rPr>
            <w:rFonts w:ascii="Cambria" w:hAnsi="Cambria"/>
            <w:b/>
            <w:bCs/>
            <w:i/>
            <w:iCs/>
            <w:sz w:val="28"/>
            <w:szCs w:val="28"/>
          </w:rPr>
          <w:delText xml:space="preserve"> </w:delText>
        </w:r>
        <w:commentRangeEnd w:id="7131"/>
        <w:r w:rsidR="00F553D0" w:rsidDel="0008396F">
          <w:rPr>
            <w:rStyle w:val="CommentReference"/>
            <w:rFonts w:ascii="Cambria" w:hAnsi="Cambria"/>
            <w:b/>
            <w:bCs/>
            <w:i/>
            <w:iCs/>
            <w:sz w:val="28"/>
            <w:szCs w:val="28"/>
          </w:rPr>
          <w:commentReference w:id="7131"/>
        </w:r>
        <w:r w:rsidDel="0008396F">
          <w:rPr>
            <w:rFonts w:ascii="Cambria" w:hAnsi="Cambria"/>
            <w:b/>
            <w:bCs/>
            <w:i/>
            <w:iCs/>
            <w:sz w:val="28"/>
            <w:szCs w:val="28"/>
          </w:rPr>
          <w:delText>Do</w:delText>
        </w:r>
      </w:del>
      <w:r>
        <w:rPr>
          <w:rFonts w:ascii="Cambria" w:hAnsi="Cambria"/>
          <w:b/>
          <w:bCs/>
          <w:i/>
          <w:iCs/>
          <w:sz w:val="28"/>
          <w:szCs w:val="28"/>
        </w:rPr>
        <w:t>!</w:t>
      </w:r>
      <w:del w:id="7132" w:author="Claire S" w:date="2026-07-22T10:15:00Z" w16du:dateUtc="2026-07-22T09:15:00Z">
        <w:r w:rsidRPr="00573810" w:rsidDel="00BB11CA">
          <w:rPr>
            <w:rFonts w:ascii="Cambria" w:hAnsi="Cambria"/>
            <w:b/>
            <w:bCs/>
            <w:i/>
            <w:iCs/>
            <w:sz w:val="28"/>
            <w:szCs w:val="28"/>
          </w:rPr>
          <w:delText>’</w:delText>
        </w:r>
      </w:del>
      <w:commentRangeStart w:id="7133"/>
      <w:commentRangeEnd w:id="7133"/>
      <w:r w:rsidR="002A0E3E" w:rsidRPr="00573810">
        <w:rPr>
          <w:rStyle w:val="CommentReference"/>
          <w:rFonts w:ascii="Cambria" w:hAnsi="Cambria"/>
          <w:b/>
          <w:bCs/>
          <w:i/>
          <w:iCs/>
          <w:sz w:val="28"/>
          <w:szCs w:val="28"/>
        </w:rPr>
        <w:commentReference w:id="7133"/>
      </w:r>
    </w:p>
    <w:p w14:paraId="113F51B3" w14:textId="77777777" w:rsidR="00D57AB1" w:rsidRDefault="00D57AB1" w:rsidP="00834AD7">
      <w:pPr>
        <w:spacing w:line="360" w:lineRule="auto"/>
        <w:ind w:firstLine="720"/>
        <w:contextualSpacing/>
        <w:rPr>
          <w:rFonts w:ascii="Cambria" w:hAnsi="Cambria"/>
          <w:sz w:val="28"/>
          <w:szCs w:val="28"/>
        </w:rPr>
      </w:pPr>
    </w:p>
    <w:p w14:paraId="2B9EFF35" w14:textId="09B71B20" w:rsidR="00834AD7" w:rsidRDefault="00917D21" w:rsidP="00834AD7">
      <w:pPr>
        <w:spacing w:line="360" w:lineRule="auto"/>
        <w:ind w:firstLine="720"/>
        <w:contextualSpacing/>
        <w:rPr>
          <w:rFonts w:ascii="Cambria" w:hAnsi="Cambria"/>
          <w:sz w:val="28"/>
          <w:szCs w:val="28"/>
        </w:rPr>
      </w:pPr>
      <w:ins w:id="7134" w:author="Daisy Watt" w:date="2026-06-22T01:01:00Z" w16du:dateUtc="2026-06-21T23:01:00Z">
        <w:r>
          <w:rPr>
            <w:rFonts w:ascii="Cambria" w:hAnsi="Cambria"/>
            <w:sz w:val="28"/>
            <w:szCs w:val="28"/>
          </w:rPr>
          <w:t>Attached was a</w:t>
        </w:r>
        <w:r w:rsidR="009A43E5">
          <w:rPr>
            <w:rFonts w:ascii="Cambria" w:hAnsi="Cambria"/>
            <w:sz w:val="28"/>
            <w:szCs w:val="28"/>
          </w:rPr>
          <w:t xml:space="preserve">n </w:t>
        </w:r>
        <w:commentRangeStart w:id="7135"/>
        <w:r w:rsidR="009A43E5">
          <w:rPr>
            <w:rFonts w:ascii="Cambria" w:hAnsi="Cambria"/>
            <w:sz w:val="28"/>
            <w:szCs w:val="28"/>
          </w:rPr>
          <w:t>image</w:t>
        </w:r>
      </w:ins>
      <w:commentRangeEnd w:id="7135"/>
      <w:ins w:id="7136" w:author="Daisy Watt" w:date="2026-06-22T01:05:00Z" w16du:dateUtc="2026-06-21T23:05:00Z">
        <w:r w:rsidR="00347B49">
          <w:rPr>
            <w:rStyle w:val="CommentReference"/>
            <w:rFonts w:ascii="Cambria" w:hAnsi="Cambria"/>
            <w:sz w:val="28"/>
            <w:szCs w:val="28"/>
          </w:rPr>
          <w:commentReference w:id="7135"/>
        </w:r>
      </w:ins>
      <w:ins w:id="7137" w:author="Daisy Watt" w:date="2026-06-22T01:01:00Z" w16du:dateUtc="2026-06-21T23:01:00Z">
        <w:r w:rsidR="009A43E5">
          <w:rPr>
            <w:rFonts w:ascii="Cambria" w:hAnsi="Cambria"/>
            <w:sz w:val="28"/>
            <w:szCs w:val="28"/>
          </w:rPr>
          <w:t xml:space="preserve"> of</w:t>
        </w:r>
        <w:r w:rsidR="00CC034D">
          <w:rPr>
            <w:rFonts w:ascii="Cambria" w:hAnsi="Cambria"/>
            <w:sz w:val="28"/>
            <w:szCs w:val="28"/>
          </w:rPr>
          <w:t xml:space="preserve"> </w:t>
        </w:r>
        <w:r w:rsidR="006E4084">
          <w:rPr>
            <w:rFonts w:ascii="Cambria" w:hAnsi="Cambria"/>
            <w:sz w:val="28"/>
            <w:szCs w:val="28"/>
          </w:rPr>
          <w:t xml:space="preserve">a typed list. </w:t>
        </w:r>
      </w:ins>
      <w:r w:rsidR="00834AD7">
        <w:rPr>
          <w:rFonts w:ascii="Cambria" w:hAnsi="Cambria"/>
          <w:sz w:val="28"/>
          <w:szCs w:val="28"/>
        </w:rPr>
        <w:t xml:space="preserve">And the names on </w:t>
      </w:r>
      <w:del w:id="7138" w:author="Daisy Watt" w:date="2026-06-22T01:01:00Z" w16du:dateUtc="2026-06-21T23:01:00Z">
        <w:r w:rsidR="00834AD7">
          <w:rPr>
            <w:rFonts w:ascii="Cambria" w:hAnsi="Cambria"/>
            <w:sz w:val="28"/>
            <w:szCs w:val="28"/>
          </w:rPr>
          <w:delText>the list</w:delText>
        </w:r>
      </w:del>
      <w:ins w:id="7139" w:author="Daisy Watt" w:date="2026-06-22T01:01:00Z" w16du:dateUtc="2026-06-21T23:01:00Z">
        <w:r w:rsidR="006E4084">
          <w:rPr>
            <w:rFonts w:ascii="Cambria" w:hAnsi="Cambria"/>
            <w:sz w:val="28"/>
            <w:szCs w:val="28"/>
          </w:rPr>
          <w:t>it</w:t>
        </w:r>
      </w:ins>
      <w:r w:rsidR="00834AD7">
        <w:rPr>
          <w:rFonts w:ascii="Cambria" w:hAnsi="Cambria"/>
          <w:sz w:val="28"/>
          <w:szCs w:val="28"/>
        </w:rPr>
        <w:t>?</w:t>
      </w:r>
    </w:p>
    <w:p w14:paraId="0DB14DA7" w14:textId="77777777" w:rsidR="00834AD7" w:rsidRPr="00B7297F" w:rsidRDefault="00834AD7" w:rsidP="00834AD7">
      <w:pPr>
        <w:spacing w:line="360" w:lineRule="auto"/>
        <w:ind w:firstLine="720"/>
        <w:contextualSpacing/>
        <w:rPr>
          <w:rFonts w:ascii="Cambria" w:hAnsi="Cambria"/>
          <w:sz w:val="28"/>
          <w:szCs w:val="28"/>
        </w:rPr>
      </w:pPr>
    </w:p>
    <w:p w14:paraId="65FCB863" w14:textId="77777777" w:rsidR="00834AD7" w:rsidRPr="00E34A57" w:rsidRDefault="00834AD7" w:rsidP="00834AD7">
      <w:pPr>
        <w:spacing w:line="360" w:lineRule="auto"/>
        <w:ind w:firstLine="720"/>
        <w:contextualSpacing/>
        <w:rPr>
          <w:rFonts w:ascii="Cambria" w:hAnsi="Cambria"/>
          <w:b/>
          <w:bCs/>
          <w:i/>
          <w:iCs/>
          <w:strike/>
          <w:sz w:val="28"/>
          <w:szCs w:val="28"/>
        </w:rPr>
      </w:pPr>
      <w:r w:rsidRPr="00E34A57">
        <w:rPr>
          <w:rFonts w:ascii="Cambria" w:hAnsi="Cambria"/>
          <w:b/>
          <w:bCs/>
          <w:i/>
          <w:iCs/>
          <w:strike/>
          <w:sz w:val="28"/>
          <w:szCs w:val="28"/>
        </w:rPr>
        <w:t>Dex Harris</w:t>
      </w:r>
    </w:p>
    <w:p w14:paraId="2B3A9B10" w14:textId="77777777" w:rsidR="00834AD7" w:rsidRPr="00107E96" w:rsidRDefault="00834AD7" w:rsidP="00834AD7">
      <w:pPr>
        <w:spacing w:line="360" w:lineRule="auto"/>
        <w:ind w:firstLine="720"/>
        <w:contextualSpacing/>
        <w:rPr>
          <w:rFonts w:ascii="Cambria" w:hAnsi="Cambria"/>
          <w:b/>
          <w:bCs/>
          <w:i/>
          <w:iCs/>
          <w:color w:val="000000" w:themeColor="text1"/>
          <w:sz w:val="28"/>
          <w:szCs w:val="28"/>
        </w:rPr>
      </w:pPr>
      <w:r w:rsidRPr="00107E96">
        <w:rPr>
          <w:rFonts w:ascii="Cambria" w:hAnsi="Cambria"/>
          <w:b/>
          <w:bCs/>
          <w:i/>
          <w:iCs/>
          <w:color w:val="000000" w:themeColor="text1"/>
          <w:sz w:val="28"/>
          <w:szCs w:val="28"/>
        </w:rPr>
        <w:t xml:space="preserve">Violet Childs </w:t>
      </w:r>
    </w:p>
    <w:p w14:paraId="025B7A46" w14:textId="77777777" w:rsidR="00834AD7" w:rsidRPr="004A53AE" w:rsidRDefault="00834AD7" w:rsidP="00834AD7">
      <w:pPr>
        <w:spacing w:line="360" w:lineRule="auto"/>
        <w:ind w:firstLine="720"/>
        <w:contextualSpacing/>
        <w:rPr>
          <w:rFonts w:ascii="Cambria" w:hAnsi="Cambria"/>
          <w:b/>
          <w:bCs/>
          <w:i/>
          <w:iCs/>
          <w:sz w:val="28"/>
          <w:szCs w:val="28"/>
        </w:rPr>
      </w:pPr>
      <w:r w:rsidRPr="004A53AE">
        <w:rPr>
          <w:rFonts w:ascii="Cambria" w:hAnsi="Cambria"/>
          <w:b/>
          <w:bCs/>
          <w:i/>
          <w:iCs/>
          <w:sz w:val="28"/>
          <w:szCs w:val="28"/>
        </w:rPr>
        <w:t>Jackson Rayne</w:t>
      </w:r>
    </w:p>
    <w:p w14:paraId="0A6E9185" w14:textId="368CF9E5" w:rsidR="00834AD7" w:rsidRDefault="00834AD7" w:rsidP="00834AD7">
      <w:pPr>
        <w:spacing w:line="360" w:lineRule="auto"/>
        <w:ind w:firstLine="720"/>
        <w:contextualSpacing/>
        <w:rPr>
          <w:rFonts w:ascii="Cambria" w:hAnsi="Cambria"/>
          <w:b/>
          <w:bCs/>
          <w:i/>
          <w:iCs/>
          <w:sz w:val="28"/>
          <w:szCs w:val="28"/>
        </w:rPr>
      </w:pPr>
      <w:r w:rsidRPr="004A53AE">
        <w:rPr>
          <w:rFonts w:ascii="Cambria" w:hAnsi="Cambria"/>
          <w:b/>
          <w:bCs/>
          <w:i/>
          <w:iCs/>
          <w:sz w:val="28"/>
          <w:szCs w:val="28"/>
        </w:rPr>
        <w:t>Clara Voss</w:t>
      </w:r>
    </w:p>
    <w:p w14:paraId="5F683004" w14:textId="7CE2FA35" w:rsidR="005C66A9" w:rsidRDefault="005C66A9" w:rsidP="00834AD7">
      <w:pPr>
        <w:spacing w:line="360" w:lineRule="auto"/>
        <w:ind w:firstLine="720"/>
        <w:contextualSpacing/>
        <w:rPr>
          <w:rFonts w:ascii="Cambria" w:hAnsi="Cambria"/>
          <w:b/>
          <w:bCs/>
          <w:i/>
          <w:iCs/>
          <w:sz w:val="28"/>
          <w:szCs w:val="28"/>
        </w:rPr>
      </w:pPr>
      <w:r>
        <w:rPr>
          <w:rFonts w:ascii="Cambria" w:hAnsi="Cambria"/>
          <w:b/>
          <w:bCs/>
          <w:i/>
          <w:iCs/>
          <w:sz w:val="28"/>
          <w:szCs w:val="28"/>
        </w:rPr>
        <w:t>? Langley</w:t>
      </w:r>
      <w:r w:rsidR="000C474D">
        <w:rPr>
          <w:rFonts w:ascii="Cambria" w:hAnsi="Cambria"/>
          <w:b/>
          <w:bCs/>
          <w:i/>
          <w:iCs/>
          <w:sz w:val="28"/>
          <w:szCs w:val="28"/>
        </w:rPr>
        <w:t xml:space="preserve"> </w:t>
      </w:r>
    </w:p>
    <w:p w14:paraId="4FF95CB4" w14:textId="77777777" w:rsidR="00834AD7" w:rsidRPr="004A53AE" w:rsidRDefault="00834AD7" w:rsidP="00834AD7">
      <w:pPr>
        <w:spacing w:line="360" w:lineRule="auto"/>
        <w:ind w:firstLine="720"/>
        <w:contextualSpacing/>
        <w:rPr>
          <w:rFonts w:ascii="Cambria" w:hAnsi="Cambria"/>
          <w:b/>
          <w:bCs/>
          <w:i/>
          <w:iCs/>
          <w:sz w:val="28"/>
          <w:szCs w:val="28"/>
        </w:rPr>
      </w:pPr>
      <w:r w:rsidRPr="004A53AE">
        <w:rPr>
          <w:rFonts w:ascii="Cambria" w:hAnsi="Cambria"/>
          <w:b/>
          <w:bCs/>
          <w:i/>
          <w:iCs/>
          <w:sz w:val="28"/>
          <w:szCs w:val="28"/>
        </w:rPr>
        <w:t>All is not forgiven (</w:t>
      </w:r>
      <w:r>
        <w:rPr>
          <mc:AlternateContent>
            <mc:Choice Requires="w16se">
              <w:rFonts w:ascii="Cambria" w:hAnsi="Cambria"/>
            </mc:Choice>
            <mc:Fallback>
              <w:rFonts w:ascii="Apple Color Emoji" w:eastAsia="Apple Color Emoji" w:hAnsi="Apple Color Emoji" w:cs="Apple Color Emoji"/>
            </mc:Fallback>
          </mc:AlternateContent>
          <w:b/>
          <w:bCs/>
          <w:i/>
          <w:iCs/>
          <w:sz w:val="28"/>
          <w:szCs w:val="28"/>
        </w:rPr>
        <mc:AlternateContent>
          <mc:Choice Requires="w16se">
            <w16se:symEx w16se:font="Apple Color Emoji" w16se:char="2620"/>
          </mc:Choice>
          <mc:Fallback>
            <w:t>☠</w:t>
          </mc:Fallback>
        </mc:AlternateContent>
      </w:r>
      <w:r>
        <w:rPr>
          <w:rFonts w:ascii="Cambria" w:hAnsi="Cambria"/>
          <w:b/>
          <w:bCs/>
          <w:i/>
          <w:iCs/>
          <w:sz w:val="28"/>
          <w:szCs w:val="28"/>
        </w:rPr>
        <w:t xml:space="preserve">️ </w:t>
      </w:r>
      <w:r w:rsidRPr="004A53AE">
        <w:rPr>
          <w:rFonts w:ascii="Cambria" w:hAnsi="Cambria"/>
          <w:b/>
          <w:bCs/>
          <w:i/>
          <w:iCs/>
          <w:sz w:val="28"/>
          <w:szCs w:val="28"/>
        </w:rPr>
        <w:t xml:space="preserve">Skull face) </w:t>
      </w:r>
    </w:p>
    <w:p w14:paraId="2C663DF5" w14:textId="77777777" w:rsidR="00834AD7" w:rsidRDefault="00834AD7" w:rsidP="00834AD7">
      <w:pPr>
        <w:spacing w:line="360" w:lineRule="auto"/>
        <w:ind w:firstLine="720"/>
        <w:contextualSpacing/>
        <w:rPr>
          <w:rFonts w:ascii="Cambria" w:hAnsi="Cambria"/>
          <w:sz w:val="28"/>
          <w:szCs w:val="28"/>
        </w:rPr>
      </w:pPr>
    </w:p>
    <w:p w14:paraId="6963AE4D" w14:textId="1C5EDC7E" w:rsidR="00834AD7" w:rsidRDefault="00834AD7" w:rsidP="00834AD7">
      <w:pPr>
        <w:spacing w:line="360" w:lineRule="auto"/>
        <w:contextualSpacing/>
        <w:rPr>
          <w:rFonts w:ascii="Cambria" w:hAnsi="Cambria"/>
          <w:sz w:val="28"/>
          <w:szCs w:val="28"/>
        </w:rPr>
      </w:pPr>
      <w:r>
        <w:rPr>
          <w:rFonts w:ascii="Cambria" w:hAnsi="Cambria"/>
          <w:sz w:val="28"/>
          <w:szCs w:val="28"/>
        </w:rPr>
        <w:t>Clara nearly fell over her own feet in shock</w:t>
      </w:r>
      <w:del w:id="7140" w:author="Claire S" w:date="2026-07-22T10:16:00Z" w16du:dateUtc="2026-07-22T09:16:00Z">
        <w:r w:rsidDel="00002599">
          <w:rPr>
            <w:rFonts w:ascii="Cambria" w:hAnsi="Cambria"/>
            <w:sz w:val="28"/>
            <w:szCs w:val="28"/>
          </w:rPr>
          <w:delText xml:space="preserve"> and </w:delText>
        </w:r>
        <w:r w:rsidRPr="00B834BC" w:rsidDel="00002599">
          <w:rPr>
            <w:rFonts w:ascii="Cambria" w:hAnsi="Cambria"/>
            <w:sz w:val="28"/>
            <w:szCs w:val="28"/>
            <w:highlight w:val="green"/>
            <w:rPrChange w:id="7141" w:author="Daisy Watt" w:date="2026-06-23T12:42:00Z" w16du:dateUtc="2026-06-23T10:42:00Z">
              <w:rPr>
                <w:rFonts w:ascii="Cambria" w:hAnsi="Cambria"/>
                <w:sz w:val="28"/>
                <w:szCs w:val="28"/>
              </w:rPr>
            </w:rPrChange>
          </w:rPr>
          <w:delText>horror</w:delText>
        </w:r>
      </w:del>
      <w:r>
        <w:rPr>
          <w:rFonts w:ascii="Cambria" w:hAnsi="Cambria"/>
          <w:sz w:val="28"/>
          <w:szCs w:val="28"/>
        </w:rPr>
        <w:t xml:space="preserve">. </w:t>
      </w:r>
    </w:p>
    <w:p w14:paraId="3022B90F" w14:textId="4A0BBF17" w:rsidR="00834AD7" w:rsidRDefault="00834AD7" w:rsidP="00834AD7">
      <w:pPr>
        <w:spacing w:line="360" w:lineRule="auto"/>
        <w:contextualSpacing/>
        <w:rPr>
          <w:rFonts w:ascii="Cambria" w:hAnsi="Cambria"/>
          <w:sz w:val="28"/>
          <w:szCs w:val="28"/>
        </w:rPr>
      </w:pPr>
      <w:r>
        <w:rPr>
          <w:rFonts w:ascii="Cambria" w:hAnsi="Cambria"/>
          <w:sz w:val="28"/>
          <w:szCs w:val="28"/>
        </w:rPr>
        <w:tab/>
      </w:r>
      <w:r w:rsidR="00097D1A">
        <w:rPr>
          <w:rFonts w:ascii="Cambria" w:hAnsi="Cambria"/>
          <w:sz w:val="28"/>
          <w:szCs w:val="28"/>
        </w:rPr>
        <w:t xml:space="preserve">Prepare to die? </w:t>
      </w:r>
      <w:r>
        <w:rPr>
          <w:rFonts w:ascii="Cambria" w:hAnsi="Cambria"/>
          <w:sz w:val="28"/>
          <w:szCs w:val="28"/>
        </w:rPr>
        <w:t xml:space="preserve">Why the hell was </w:t>
      </w:r>
      <w:r w:rsidRPr="003B3C0B">
        <w:rPr>
          <w:rFonts w:ascii="Cambria" w:hAnsi="Cambria"/>
          <w:i/>
          <w:iCs/>
          <w:sz w:val="28"/>
          <w:szCs w:val="28"/>
        </w:rPr>
        <w:t>she</w:t>
      </w:r>
      <w:r>
        <w:rPr>
          <w:rFonts w:ascii="Cambria" w:hAnsi="Cambria"/>
          <w:sz w:val="28"/>
          <w:szCs w:val="28"/>
        </w:rPr>
        <w:t xml:space="preserve"> on th</w:t>
      </w:r>
      <w:r w:rsidR="00097D1A">
        <w:rPr>
          <w:rFonts w:ascii="Cambria" w:hAnsi="Cambria"/>
          <w:sz w:val="28"/>
          <w:szCs w:val="28"/>
        </w:rPr>
        <w:t>is</w:t>
      </w:r>
      <w:r>
        <w:rPr>
          <w:rFonts w:ascii="Cambria" w:hAnsi="Cambria"/>
          <w:sz w:val="28"/>
          <w:szCs w:val="28"/>
        </w:rPr>
        <w:t xml:space="preserve"> list?  W</w:t>
      </w:r>
      <w:r w:rsidR="00754D81">
        <w:rPr>
          <w:rFonts w:ascii="Cambria" w:hAnsi="Cambria"/>
          <w:sz w:val="28"/>
          <w:szCs w:val="28"/>
        </w:rPr>
        <w:t xml:space="preserve">hat </w:t>
      </w:r>
      <w:ins w:id="7142" w:author="Daisy Watt" w:date="2026-06-22T01:03:00Z" w16du:dateUtc="2026-06-21T23:03:00Z">
        <w:r w:rsidR="007A2A99">
          <w:rPr>
            <w:rFonts w:ascii="Cambria" w:hAnsi="Cambria"/>
            <w:sz w:val="28"/>
            <w:szCs w:val="28"/>
          </w:rPr>
          <w:t xml:space="preserve">sins </w:t>
        </w:r>
      </w:ins>
      <w:r w:rsidR="00754D81">
        <w:rPr>
          <w:rFonts w:ascii="Cambria" w:hAnsi="Cambria"/>
          <w:sz w:val="28"/>
          <w:szCs w:val="28"/>
        </w:rPr>
        <w:t>w</w:t>
      </w:r>
      <w:r>
        <w:rPr>
          <w:rFonts w:ascii="Cambria" w:hAnsi="Cambria"/>
          <w:sz w:val="28"/>
          <w:szCs w:val="28"/>
        </w:rPr>
        <w:t xml:space="preserve">as </w:t>
      </w:r>
      <w:del w:id="7143" w:author="Daisy Watt" w:date="2026-06-22T01:03:00Z" w16du:dateUtc="2026-06-21T23:03:00Z">
        <w:r>
          <w:rPr>
            <w:rFonts w:ascii="Cambria" w:hAnsi="Cambria"/>
            <w:sz w:val="28"/>
            <w:szCs w:val="28"/>
          </w:rPr>
          <w:delText xml:space="preserve">it </w:delText>
        </w:r>
      </w:del>
      <w:r>
        <w:rPr>
          <w:rFonts w:ascii="Cambria" w:hAnsi="Cambria"/>
          <w:sz w:val="28"/>
          <w:szCs w:val="28"/>
        </w:rPr>
        <w:t xml:space="preserve">she </w:t>
      </w:r>
      <w:del w:id="7144" w:author="Daisy Watt" w:date="2026-06-22T01:03:00Z" w16du:dateUtc="2026-06-21T23:03:00Z">
        <w:r>
          <w:rPr>
            <w:rFonts w:ascii="Cambria" w:hAnsi="Cambria"/>
            <w:sz w:val="28"/>
            <w:szCs w:val="28"/>
          </w:rPr>
          <w:delText xml:space="preserve">was </w:delText>
        </w:r>
      </w:del>
      <w:r>
        <w:rPr>
          <w:rFonts w:ascii="Cambria" w:hAnsi="Cambria"/>
          <w:sz w:val="28"/>
          <w:szCs w:val="28"/>
        </w:rPr>
        <w:t xml:space="preserve">meant to have </w:t>
      </w:r>
      <w:del w:id="7145" w:author="Daisy Watt" w:date="2026-06-22T01:03:00Z" w16du:dateUtc="2026-06-21T23:03:00Z">
        <w:r>
          <w:rPr>
            <w:rFonts w:ascii="Cambria" w:hAnsi="Cambria"/>
            <w:sz w:val="28"/>
            <w:szCs w:val="28"/>
          </w:rPr>
          <w:delText>not done</w:delText>
        </w:r>
      </w:del>
      <w:ins w:id="7146" w:author="Daisy Watt" w:date="2026-06-22T01:03:00Z" w16du:dateUtc="2026-06-21T23:03:00Z">
        <w:r w:rsidR="007A2A99">
          <w:rPr>
            <w:rFonts w:ascii="Cambria" w:hAnsi="Cambria"/>
            <w:sz w:val="28"/>
            <w:szCs w:val="28"/>
          </w:rPr>
          <w:t>committed</w:t>
        </w:r>
      </w:ins>
      <w:r>
        <w:rPr>
          <w:rFonts w:ascii="Cambria" w:hAnsi="Cambria"/>
          <w:sz w:val="28"/>
          <w:szCs w:val="28"/>
        </w:rPr>
        <w:t>?</w:t>
      </w:r>
      <w:r w:rsidR="00097D1A">
        <w:rPr>
          <w:rFonts w:ascii="Cambria" w:hAnsi="Cambria"/>
          <w:sz w:val="28"/>
          <w:szCs w:val="28"/>
        </w:rPr>
        <w:t xml:space="preserve">  </w:t>
      </w:r>
    </w:p>
    <w:p w14:paraId="3F223C4E" w14:textId="13082734" w:rsidR="00834AD7" w:rsidRDefault="00834AD7" w:rsidP="00834AD7">
      <w:pPr>
        <w:spacing w:line="360" w:lineRule="auto"/>
        <w:ind w:firstLine="720"/>
        <w:contextualSpacing/>
        <w:rPr>
          <w:rFonts w:ascii="Cambria" w:hAnsi="Cambria"/>
          <w:sz w:val="28"/>
          <w:szCs w:val="28"/>
        </w:rPr>
      </w:pPr>
      <w:r>
        <w:rPr>
          <w:rFonts w:ascii="Cambria" w:hAnsi="Cambria"/>
          <w:sz w:val="28"/>
          <w:szCs w:val="28"/>
        </w:rPr>
        <w:t>And</w:t>
      </w:r>
      <w:r w:rsidR="00097D1A">
        <w:rPr>
          <w:rFonts w:ascii="Cambria" w:hAnsi="Cambria"/>
          <w:sz w:val="28"/>
          <w:szCs w:val="28"/>
        </w:rPr>
        <w:t>,</w:t>
      </w:r>
      <w:r w:rsidR="00F52DE4">
        <w:rPr>
          <w:rFonts w:ascii="Cambria" w:hAnsi="Cambria"/>
          <w:sz w:val="28"/>
          <w:szCs w:val="28"/>
        </w:rPr>
        <w:t xml:space="preserve"> even more terrifying</w:t>
      </w:r>
      <w:ins w:id="7147" w:author="Daisy Watt" w:date="2026-06-22T01:03:00Z" w16du:dateUtc="2026-06-21T23:03:00Z">
        <w:r w:rsidR="00386AEB">
          <w:rPr>
            <w:rFonts w:ascii="Cambria" w:hAnsi="Cambria"/>
            <w:sz w:val="28"/>
            <w:szCs w:val="28"/>
          </w:rPr>
          <w:t>ly:</w:t>
        </w:r>
      </w:ins>
      <w:del w:id="7148" w:author="Daisy Watt" w:date="2026-06-22T01:03:00Z" w16du:dateUtc="2026-06-21T23:03:00Z">
        <w:r w:rsidR="00F52DE4">
          <w:rPr>
            <w:rFonts w:ascii="Cambria" w:hAnsi="Cambria"/>
            <w:sz w:val="28"/>
            <w:szCs w:val="28"/>
          </w:rPr>
          <w:delText>,</w:delText>
        </w:r>
      </w:del>
      <w:r>
        <w:rPr>
          <w:rFonts w:ascii="Cambria" w:hAnsi="Cambria"/>
          <w:sz w:val="28"/>
          <w:szCs w:val="28"/>
        </w:rPr>
        <w:t xml:space="preserve"> if Dex was already dead, who was next?</w:t>
      </w:r>
    </w:p>
    <w:p w14:paraId="1F705D98" w14:textId="77777777" w:rsidR="00834AD7" w:rsidRDefault="00834AD7" w:rsidP="00834AD7">
      <w:pPr>
        <w:spacing w:line="360" w:lineRule="auto"/>
        <w:ind w:firstLine="720"/>
        <w:contextualSpacing/>
        <w:rPr>
          <w:rFonts w:ascii="Cambria" w:hAnsi="Cambria"/>
          <w:i/>
          <w:iCs/>
          <w:sz w:val="28"/>
          <w:szCs w:val="28"/>
        </w:rPr>
      </w:pPr>
    </w:p>
    <w:p w14:paraId="34C36138" w14:textId="77777777" w:rsidR="00834AD7" w:rsidRDefault="00834AD7" w:rsidP="00834AD7">
      <w:pPr>
        <w:spacing w:line="360" w:lineRule="auto"/>
        <w:ind w:firstLine="720"/>
        <w:contextualSpacing/>
        <w:rPr>
          <w:rFonts w:ascii="Cambria" w:hAnsi="Cambria"/>
          <w:i/>
          <w:iCs/>
          <w:sz w:val="28"/>
          <w:szCs w:val="28"/>
        </w:rPr>
      </w:pPr>
    </w:p>
    <w:p w14:paraId="4798DD99" w14:textId="66798A5B" w:rsidR="00834AD7" w:rsidRDefault="00D57AB1" w:rsidP="006F7124">
      <w:pPr>
        <w:spacing w:line="360" w:lineRule="auto"/>
        <w:contextualSpacing/>
        <w:rPr>
          <w:ins w:id="7149" w:author="Claire S" w:date="2026-07-24T12:38:00Z" w16du:dateUtc="2026-07-24T11:38:00Z"/>
          <w:rFonts w:ascii="Cambria" w:hAnsi="Cambria"/>
          <w:b/>
          <w:bCs/>
          <w:sz w:val="28"/>
          <w:szCs w:val="28"/>
        </w:rPr>
      </w:pPr>
      <w:r w:rsidRPr="00D57AB1">
        <w:rPr>
          <w:rFonts w:ascii="Cambria" w:hAnsi="Cambria"/>
          <w:b/>
          <w:bCs/>
          <w:sz w:val="28"/>
          <w:szCs w:val="28"/>
        </w:rPr>
        <w:t xml:space="preserve">CHAPTER </w:t>
      </w:r>
      <w:del w:id="7150" w:author="Claire S" w:date="2026-07-22T10:17:00Z" w16du:dateUtc="2026-07-22T09:17:00Z">
        <w:r w:rsidR="00964B29" w:rsidDel="00C62447">
          <w:rPr>
            <w:rFonts w:ascii="Cambria" w:hAnsi="Cambria"/>
            <w:b/>
            <w:bCs/>
            <w:sz w:val="28"/>
            <w:szCs w:val="28"/>
          </w:rPr>
          <w:delText>1</w:delText>
        </w:r>
        <w:r w:rsidR="0068722D" w:rsidDel="00C62447">
          <w:rPr>
            <w:rFonts w:ascii="Cambria" w:hAnsi="Cambria"/>
            <w:b/>
            <w:bCs/>
            <w:sz w:val="28"/>
            <w:szCs w:val="28"/>
          </w:rPr>
          <w:delText>4</w:delText>
        </w:r>
      </w:del>
      <w:ins w:id="7151" w:author="Claire S" w:date="2026-07-22T10:17:00Z" w16du:dateUtc="2026-07-22T09:17:00Z">
        <w:r w:rsidR="00C62447">
          <w:rPr>
            <w:rFonts w:ascii="Cambria" w:hAnsi="Cambria"/>
            <w:b/>
            <w:bCs/>
            <w:sz w:val="28"/>
            <w:szCs w:val="28"/>
          </w:rPr>
          <w:t>13</w:t>
        </w:r>
      </w:ins>
    </w:p>
    <w:p w14:paraId="14773D15" w14:textId="65CFFF3D" w:rsidR="00F53552" w:rsidRPr="00D57AB1" w:rsidRDefault="00F53552" w:rsidP="006F7124">
      <w:pPr>
        <w:spacing w:line="360" w:lineRule="auto"/>
        <w:contextualSpacing/>
        <w:rPr>
          <w:rFonts w:ascii="Cambria" w:hAnsi="Cambria"/>
          <w:b/>
          <w:bCs/>
          <w:sz w:val="28"/>
          <w:szCs w:val="28"/>
        </w:rPr>
      </w:pPr>
      <w:ins w:id="7152" w:author="Claire S" w:date="2026-07-24T12:38:00Z" w16du:dateUtc="2026-07-24T11:38:00Z">
        <w:r>
          <w:rPr>
            <w:rFonts w:ascii="Cambria" w:hAnsi="Cambria"/>
            <w:b/>
            <w:bCs/>
            <w:sz w:val="28"/>
            <w:szCs w:val="28"/>
          </w:rPr>
          <w:t>SUNDAY MIDDAY</w:t>
        </w:r>
      </w:ins>
    </w:p>
    <w:p w14:paraId="3D16C26C" w14:textId="4D5BE842" w:rsidR="00834AD7" w:rsidRPr="0056367C" w:rsidRDefault="0068722D" w:rsidP="006F7124">
      <w:pPr>
        <w:spacing w:line="360" w:lineRule="auto"/>
        <w:contextualSpacing/>
        <w:rPr>
          <w:del w:id="7153" w:author="Daisy Watt" w:date="2026-06-22T01:05:00Z" w16du:dateUtc="2026-06-21T23:05:00Z"/>
          <w:rFonts w:ascii="Cambria" w:hAnsi="Cambria"/>
          <w:b/>
          <w:bCs/>
          <w:sz w:val="28"/>
          <w:szCs w:val="28"/>
        </w:rPr>
      </w:pPr>
      <w:del w:id="7154" w:author="Daisy Watt" w:date="2026-06-22T01:05:00Z" w16du:dateUtc="2026-06-21T23:05:00Z">
        <w:r>
          <w:rPr>
            <w:rFonts w:ascii="Cambria" w:hAnsi="Cambria"/>
            <w:b/>
            <w:bCs/>
            <w:sz w:val="28"/>
            <w:szCs w:val="28"/>
          </w:rPr>
          <w:delText>SUNDAY</w:delText>
        </w:r>
        <w:r w:rsidRPr="0056367C">
          <w:rPr>
            <w:rFonts w:ascii="Cambria" w:hAnsi="Cambria"/>
            <w:b/>
            <w:bCs/>
            <w:sz w:val="28"/>
            <w:szCs w:val="28"/>
          </w:rPr>
          <w:delText xml:space="preserve"> </w:delText>
        </w:r>
        <w:r w:rsidR="0056367C" w:rsidRPr="0056367C" w:rsidDel="005A516C">
          <w:rPr>
            <w:rFonts w:ascii="Cambria" w:hAnsi="Cambria"/>
            <w:b/>
            <w:bCs/>
            <w:sz w:val="28"/>
            <w:szCs w:val="28"/>
          </w:rPr>
          <w:delText>1pm</w:delText>
        </w:r>
      </w:del>
      <w:ins w:id="7155" w:author="Claire S" w:date="2026-06-06T10:36:00Z" w16du:dateUtc="2026-06-06T09:36:00Z">
        <w:del w:id="7156" w:author="Daisy Watt" w:date="2026-06-22T01:05:00Z" w16du:dateUtc="2026-06-21T23:05:00Z">
          <w:r w:rsidR="005A516C">
            <w:rPr>
              <w:rFonts w:ascii="Cambria" w:hAnsi="Cambria"/>
              <w:b/>
              <w:bCs/>
              <w:sz w:val="28"/>
              <w:szCs w:val="28"/>
            </w:rPr>
            <w:delText>PM</w:delText>
          </w:r>
        </w:del>
      </w:ins>
    </w:p>
    <w:p w14:paraId="359D64F5" w14:textId="1C862AAB" w:rsidR="0016244B" w:rsidRDefault="0043702B" w:rsidP="006F7124">
      <w:pPr>
        <w:spacing w:line="360" w:lineRule="auto"/>
        <w:contextualSpacing/>
        <w:rPr>
          <w:rFonts w:ascii="Cambria" w:hAnsi="Cambria"/>
          <w:sz w:val="28"/>
          <w:szCs w:val="28"/>
        </w:rPr>
      </w:pPr>
      <w:r>
        <w:rPr>
          <w:rFonts w:ascii="Cambria" w:hAnsi="Cambria"/>
          <w:sz w:val="28"/>
          <w:szCs w:val="28"/>
        </w:rPr>
        <w:t xml:space="preserve">When the </w:t>
      </w:r>
      <w:del w:id="7157" w:author="Daisy Watt" w:date="2026-06-22T04:11:00Z" w16du:dateUtc="2026-06-22T02:11:00Z">
        <w:r w:rsidDel="008E0DF2">
          <w:rPr>
            <w:rFonts w:ascii="Cambria" w:hAnsi="Cambria"/>
            <w:sz w:val="28"/>
            <w:szCs w:val="28"/>
          </w:rPr>
          <w:delText>D</w:delText>
        </w:r>
      </w:del>
      <w:ins w:id="7158" w:author="Daisy Watt" w:date="2026-06-22T04:11:00Z" w16du:dateUtc="2026-06-22T02:11:00Z">
        <w:r w:rsidR="008E0DF2">
          <w:rPr>
            <w:rFonts w:ascii="Cambria" w:hAnsi="Cambria"/>
            <w:sz w:val="28"/>
            <w:szCs w:val="28"/>
          </w:rPr>
          <w:t>d</w:t>
        </w:r>
      </w:ins>
      <w:r>
        <w:rPr>
          <w:rFonts w:ascii="Cambria" w:hAnsi="Cambria"/>
          <w:sz w:val="28"/>
          <w:szCs w:val="28"/>
        </w:rPr>
        <w:t xml:space="preserve">etective </w:t>
      </w:r>
      <w:del w:id="7159" w:author="Daisy Watt" w:date="2026-06-22T04:11:00Z" w16du:dateUtc="2026-06-22T02:11:00Z">
        <w:r w:rsidDel="008E0DF2">
          <w:rPr>
            <w:rFonts w:ascii="Cambria" w:hAnsi="Cambria"/>
            <w:sz w:val="28"/>
            <w:szCs w:val="28"/>
          </w:rPr>
          <w:delText>S</w:delText>
        </w:r>
      </w:del>
      <w:ins w:id="7160" w:author="Daisy Watt" w:date="2026-06-22T04:11:00Z" w16du:dateUtc="2026-06-22T02:11:00Z">
        <w:r w:rsidR="008E0DF2">
          <w:rPr>
            <w:rFonts w:ascii="Cambria" w:hAnsi="Cambria"/>
            <w:sz w:val="28"/>
            <w:szCs w:val="28"/>
          </w:rPr>
          <w:t>s</w:t>
        </w:r>
      </w:ins>
      <w:r>
        <w:rPr>
          <w:rFonts w:ascii="Cambria" w:hAnsi="Cambria"/>
          <w:sz w:val="28"/>
          <w:szCs w:val="28"/>
        </w:rPr>
        <w:t>ergeant</w:t>
      </w:r>
      <w:r w:rsidR="000E1E64">
        <w:rPr>
          <w:rFonts w:ascii="Cambria" w:hAnsi="Cambria"/>
          <w:sz w:val="28"/>
          <w:szCs w:val="28"/>
        </w:rPr>
        <w:t xml:space="preserve"> from the London Met</w:t>
      </w:r>
      <w:r>
        <w:rPr>
          <w:rFonts w:ascii="Cambria" w:hAnsi="Cambria"/>
          <w:sz w:val="28"/>
          <w:szCs w:val="28"/>
        </w:rPr>
        <w:t xml:space="preserve"> </w:t>
      </w:r>
      <w:r w:rsidR="00397AB8">
        <w:rPr>
          <w:rFonts w:ascii="Cambria" w:hAnsi="Cambria"/>
          <w:sz w:val="28"/>
          <w:szCs w:val="28"/>
        </w:rPr>
        <w:t>arrived</w:t>
      </w:r>
      <w:r>
        <w:rPr>
          <w:rFonts w:ascii="Cambria" w:hAnsi="Cambria"/>
          <w:sz w:val="28"/>
          <w:szCs w:val="28"/>
        </w:rPr>
        <w:t xml:space="preserve"> </w:t>
      </w:r>
      <w:r w:rsidR="000A62D6">
        <w:rPr>
          <w:rFonts w:ascii="Cambria" w:hAnsi="Cambria"/>
          <w:sz w:val="28"/>
          <w:szCs w:val="28"/>
        </w:rPr>
        <w:t>in</w:t>
      </w:r>
      <w:r w:rsidR="00AF5A85">
        <w:rPr>
          <w:rFonts w:ascii="Cambria" w:hAnsi="Cambria"/>
          <w:sz w:val="28"/>
          <w:szCs w:val="28"/>
        </w:rPr>
        <w:t xml:space="preserve"> Ruth’s </w:t>
      </w:r>
      <w:del w:id="7161" w:author="Claire S" w:date="2026-06-02T18:14:00Z" w16du:dateUtc="2026-06-02T17:14:00Z">
        <w:r w:rsidR="00E50629" w:rsidDel="00E604AB">
          <w:rPr>
            <w:rFonts w:ascii="Cambria" w:hAnsi="Cambria"/>
            <w:sz w:val="28"/>
            <w:szCs w:val="28"/>
          </w:rPr>
          <w:delText xml:space="preserve">shamelessly </w:delText>
        </w:r>
      </w:del>
      <w:r w:rsidR="00E50629">
        <w:rPr>
          <w:rFonts w:ascii="Cambria" w:hAnsi="Cambria"/>
          <w:sz w:val="28"/>
          <w:szCs w:val="28"/>
        </w:rPr>
        <w:t>swanky</w:t>
      </w:r>
      <w:r w:rsidR="00AF5A85">
        <w:rPr>
          <w:rFonts w:ascii="Cambria" w:hAnsi="Cambria"/>
          <w:sz w:val="28"/>
          <w:szCs w:val="28"/>
        </w:rPr>
        <w:t xml:space="preserve"> </w:t>
      </w:r>
      <w:r w:rsidR="0013593F">
        <w:rPr>
          <w:rFonts w:ascii="Cambria" w:hAnsi="Cambria"/>
          <w:sz w:val="28"/>
          <w:szCs w:val="28"/>
        </w:rPr>
        <w:t xml:space="preserve">private </w:t>
      </w:r>
      <w:r w:rsidR="00AF5A85">
        <w:rPr>
          <w:rFonts w:ascii="Cambria" w:hAnsi="Cambria"/>
          <w:sz w:val="28"/>
          <w:szCs w:val="28"/>
        </w:rPr>
        <w:t>office</w:t>
      </w:r>
      <w:r w:rsidR="000808D8">
        <w:rPr>
          <w:rFonts w:ascii="Cambria" w:hAnsi="Cambria"/>
          <w:sz w:val="28"/>
          <w:szCs w:val="28"/>
        </w:rPr>
        <w:t xml:space="preserve"> </w:t>
      </w:r>
      <w:r w:rsidR="001D15FB">
        <w:rPr>
          <w:rFonts w:ascii="Cambria" w:hAnsi="Cambria"/>
          <w:sz w:val="28"/>
          <w:szCs w:val="28"/>
        </w:rPr>
        <w:t>on the third floor</w:t>
      </w:r>
      <w:r w:rsidR="00AF5A85">
        <w:rPr>
          <w:rFonts w:ascii="Cambria" w:hAnsi="Cambria"/>
          <w:sz w:val="28"/>
          <w:szCs w:val="28"/>
        </w:rPr>
        <w:t>,</w:t>
      </w:r>
      <w:r>
        <w:rPr>
          <w:rFonts w:ascii="Cambria" w:hAnsi="Cambria"/>
          <w:sz w:val="28"/>
          <w:szCs w:val="28"/>
        </w:rPr>
        <w:t xml:space="preserve"> </w:t>
      </w:r>
      <w:del w:id="7162" w:author="Claire S" w:date="2026-05-27T13:09:00Z" w16du:dateUtc="2026-05-27T12:09:00Z">
        <w:r w:rsidR="00762FC2" w:rsidDel="008F489B">
          <w:rPr>
            <w:rFonts w:ascii="Cambria" w:hAnsi="Cambria"/>
            <w:sz w:val="28"/>
            <w:szCs w:val="28"/>
          </w:rPr>
          <w:delText xml:space="preserve">Savannah </w:delText>
        </w:r>
        <w:r w:rsidR="00700DDE" w:rsidDel="008F489B">
          <w:rPr>
            <w:rFonts w:ascii="Cambria" w:hAnsi="Cambria"/>
            <w:sz w:val="28"/>
            <w:szCs w:val="28"/>
          </w:rPr>
          <w:delText xml:space="preserve">was </w:delText>
        </w:r>
        <w:r w:rsidR="00BF0F13" w:rsidDel="008F489B">
          <w:rPr>
            <w:rFonts w:ascii="Cambria" w:hAnsi="Cambria"/>
            <w:sz w:val="28"/>
            <w:szCs w:val="28"/>
          </w:rPr>
          <w:delText>mostly</w:delText>
        </w:r>
      </w:del>
      <w:ins w:id="7163" w:author="Claire S" w:date="2026-05-27T13:09:00Z" w16du:dateUtc="2026-05-27T12:09:00Z">
        <w:r w:rsidR="008F489B">
          <w:rPr>
            <w:rFonts w:ascii="Cambria" w:hAnsi="Cambria"/>
            <w:sz w:val="28"/>
            <w:szCs w:val="28"/>
          </w:rPr>
          <w:t>at least he</w:t>
        </w:r>
      </w:ins>
      <w:del w:id="7164" w:author="Claire S" w:date="2026-05-27T13:09:00Z" w16du:dateUtc="2026-05-27T12:09:00Z">
        <w:r w:rsidR="00BF0F13" w:rsidDel="008F489B">
          <w:rPr>
            <w:rFonts w:ascii="Cambria" w:hAnsi="Cambria"/>
            <w:sz w:val="28"/>
            <w:szCs w:val="28"/>
          </w:rPr>
          <w:delText xml:space="preserve"> </w:delText>
        </w:r>
        <w:r w:rsidR="00700DDE" w:rsidDel="008F489B">
          <w:rPr>
            <w:rFonts w:ascii="Cambria" w:hAnsi="Cambria"/>
            <w:sz w:val="28"/>
            <w:szCs w:val="28"/>
          </w:rPr>
          <w:delText>relieved</w:delText>
        </w:r>
        <w:r w:rsidR="00EF03EC" w:rsidDel="008F489B">
          <w:rPr>
            <w:rFonts w:ascii="Cambria" w:hAnsi="Cambria"/>
            <w:sz w:val="28"/>
            <w:szCs w:val="28"/>
          </w:rPr>
          <w:delText xml:space="preserve"> </w:delText>
        </w:r>
        <w:r w:rsidR="0013593F" w:rsidDel="008F489B">
          <w:rPr>
            <w:rFonts w:ascii="Cambria" w:hAnsi="Cambria"/>
            <w:sz w:val="28"/>
            <w:szCs w:val="28"/>
          </w:rPr>
          <w:delText>he’d</w:delText>
        </w:r>
        <w:r w:rsidR="00EF03EC" w:rsidDel="008F489B">
          <w:rPr>
            <w:rFonts w:ascii="Cambria" w:hAnsi="Cambria"/>
            <w:sz w:val="28"/>
            <w:szCs w:val="28"/>
          </w:rPr>
          <w:delText xml:space="preserve"> i</w:delText>
        </w:r>
      </w:del>
      <w:ins w:id="7165" w:author="Claire S" w:date="2026-05-27T13:09:00Z" w16du:dateUtc="2026-05-27T12:09:00Z">
        <w:r w:rsidR="008F489B">
          <w:rPr>
            <w:rFonts w:ascii="Cambria" w:hAnsi="Cambria"/>
            <w:sz w:val="28"/>
            <w:szCs w:val="28"/>
          </w:rPr>
          <w:t xml:space="preserve">’d </w:t>
        </w:r>
      </w:ins>
      <w:ins w:id="7166" w:author="Claire S" w:date="2026-06-02T18:15:00Z" w16du:dateUtc="2026-06-02T17:15:00Z">
        <w:del w:id="7167" w:author="Daisy Watt" w:date="2026-06-22T01:22:00Z" w16du:dateUtc="2026-06-21T23:22:00Z">
          <w:r w:rsidR="00E604AB">
            <w:rPr>
              <w:rFonts w:ascii="Cambria" w:hAnsi="Cambria"/>
              <w:sz w:val="28"/>
              <w:szCs w:val="28"/>
            </w:rPr>
            <w:delText>stopp</w:delText>
          </w:r>
        </w:del>
      </w:ins>
      <w:del w:id="7168" w:author="Daisy Watt" w:date="2026-06-22T01:22:00Z" w16du:dateUtc="2026-06-21T23:22:00Z">
        <w:r w:rsidR="00EF03EC" w:rsidDel="00E604AB">
          <w:rPr>
            <w:rFonts w:ascii="Cambria" w:hAnsi="Cambria"/>
            <w:sz w:val="28"/>
            <w:szCs w:val="28"/>
          </w:rPr>
          <w:delText>nterrupt</w:delText>
        </w:r>
        <w:r w:rsidR="00EF03EC">
          <w:rPr>
            <w:rFonts w:ascii="Cambria" w:hAnsi="Cambria"/>
            <w:sz w:val="28"/>
            <w:szCs w:val="28"/>
          </w:rPr>
          <w:delText>ed</w:delText>
        </w:r>
      </w:del>
      <w:ins w:id="7169" w:author="Daisy Watt" w:date="2026-06-22T01:22:00Z" w16du:dateUtc="2026-06-21T23:22:00Z">
        <w:r w:rsidR="00D9524A">
          <w:rPr>
            <w:rFonts w:ascii="Cambria" w:hAnsi="Cambria"/>
            <w:sz w:val="28"/>
            <w:szCs w:val="28"/>
          </w:rPr>
          <w:t>interrupted</w:t>
        </w:r>
      </w:ins>
      <w:r w:rsidR="00EF03EC">
        <w:rPr>
          <w:rFonts w:ascii="Cambria" w:hAnsi="Cambria"/>
          <w:sz w:val="28"/>
          <w:szCs w:val="28"/>
        </w:rPr>
        <w:t xml:space="preserve"> the talking-to </w:t>
      </w:r>
      <w:del w:id="7170" w:author="Claire S" w:date="2026-05-27T13:09:00Z" w16du:dateUtc="2026-05-27T12:09:00Z">
        <w:r w:rsidR="00964B29" w:rsidDel="008F489B">
          <w:rPr>
            <w:rFonts w:ascii="Cambria" w:hAnsi="Cambria"/>
            <w:sz w:val="28"/>
            <w:szCs w:val="28"/>
          </w:rPr>
          <w:delText xml:space="preserve">her </w:delText>
        </w:r>
      </w:del>
      <w:ins w:id="7171" w:author="Claire S" w:date="2026-05-27T13:09:00Z" w16du:dateUtc="2026-05-27T12:09:00Z">
        <w:r w:rsidR="008F489B">
          <w:rPr>
            <w:rFonts w:ascii="Cambria" w:hAnsi="Cambria"/>
            <w:sz w:val="28"/>
            <w:szCs w:val="28"/>
          </w:rPr>
          <w:t xml:space="preserve">Savannah’s </w:t>
        </w:r>
      </w:ins>
      <w:r w:rsidR="00964B29">
        <w:rPr>
          <w:rFonts w:ascii="Cambria" w:hAnsi="Cambria"/>
          <w:sz w:val="28"/>
          <w:szCs w:val="28"/>
        </w:rPr>
        <w:t>older sister</w:t>
      </w:r>
      <w:r w:rsidR="0016244B">
        <w:rPr>
          <w:rFonts w:ascii="Cambria" w:hAnsi="Cambria"/>
          <w:sz w:val="28"/>
          <w:szCs w:val="28"/>
        </w:rPr>
        <w:t xml:space="preserve"> had </w:t>
      </w:r>
      <w:r w:rsidR="00E50629">
        <w:rPr>
          <w:rFonts w:ascii="Cambria" w:hAnsi="Cambria"/>
          <w:sz w:val="28"/>
          <w:szCs w:val="28"/>
        </w:rPr>
        <w:t xml:space="preserve">been </w:t>
      </w:r>
      <w:r w:rsidR="00BF0F13">
        <w:rPr>
          <w:rFonts w:ascii="Cambria" w:hAnsi="Cambria"/>
          <w:sz w:val="28"/>
          <w:szCs w:val="28"/>
        </w:rPr>
        <w:t>subject</w:t>
      </w:r>
      <w:r w:rsidR="005C66A9">
        <w:rPr>
          <w:rFonts w:ascii="Cambria" w:hAnsi="Cambria"/>
          <w:sz w:val="28"/>
          <w:szCs w:val="28"/>
        </w:rPr>
        <w:t>ing h</w:t>
      </w:r>
      <w:r w:rsidR="0016244B">
        <w:rPr>
          <w:rFonts w:ascii="Cambria" w:hAnsi="Cambria"/>
          <w:sz w:val="28"/>
          <w:szCs w:val="28"/>
        </w:rPr>
        <w:t>er</w:t>
      </w:r>
      <w:r w:rsidR="00EF03EC">
        <w:rPr>
          <w:rFonts w:ascii="Cambria" w:hAnsi="Cambria"/>
          <w:sz w:val="28"/>
          <w:szCs w:val="28"/>
        </w:rPr>
        <w:t xml:space="preserve"> t</w:t>
      </w:r>
      <w:r w:rsidR="00BF0F13">
        <w:rPr>
          <w:rFonts w:ascii="Cambria" w:hAnsi="Cambria"/>
          <w:sz w:val="28"/>
          <w:szCs w:val="28"/>
        </w:rPr>
        <w:t>o</w:t>
      </w:r>
      <w:r w:rsidR="00700DDE">
        <w:rPr>
          <w:rFonts w:ascii="Cambria" w:hAnsi="Cambria"/>
          <w:sz w:val="28"/>
          <w:szCs w:val="28"/>
        </w:rPr>
        <w:t>.</w:t>
      </w:r>
      <w:r w:rsidR="0010283F">
        <w:rPr>
          <w:rFonts w:ascii="Cambria" w:hAnsi="Cambria"/>
          <w:sz w:val="28"/>
          <w:szCs w:val="28"/>
        </w:rPr>
        <w:t xml:space="preserve"> </w:t>
      </w:r>
    </w:p>
    <w:p w14:paraId="303C59C3" w14:textId="403EA58C" w:rsidR="00F723C1" w:rsidRDefault="0010283F" w:rsidP="0016244B">
      <w:pPr>
        <w:spacing w:line="360" w:lineRule="auto"/>
        <w:ind w:firstLine="720"/>
        <w:contextualSpacing/>
        <w:rPr>
          <w:rFonts w:ascii="Cambria" w:hAnsi="Cambria"/>
          <w:sz w:val="28"/>
          <w:szCs w:val="28"/>
        </w:rPr>
      </w:pPr>
      <w:r>
        <w:rPr>
          <w:rFonts w:ascii="Cambria" w:hAnsi="Cambria"/>
          <w:sz w:val="28"/>
          <w:szCs w:val="28"/>
        </w:rPr>
        <w:t>‘</w:t>
      </w:r>
      <w:ins w:id="7172" w:author="Claire S" w:date="2026-05-07T17:41:00Z" w16du:dateUtc="2026-05-07T16:41:00Z">
        <w:r w:rsidR="00DB0A83">
          <w:rPr>
            <w:rFonts w:ascii="Cambria" w:hAnsi="Cambria"/>
            <w:sz w:val="28"/>
            <w:szCs w:val="28"/>
          </w:rPr>
          <w:t>Try to p</w:t>
        </w:r>
      </w:ins>
      <w:del w:id="7173" w:author="Claire S" w:date="2026-05-07T17:41:00Z" w16du:dateUtc="2026-05-07T16:41:00Z">
        <w:r w:rsidR="006443C8" w:rsidDel="00DB0A83">
          <w:rPr>
            <w:rFonts w:ascii="Cambria" w:hAnsi="Cambria"/>
            <w:sz w:val="28"/>
            <w:szCs w:val="28"/>
          </w:rPr>
          <w:delText>P</w:delText>
        </w:r>
      </w:del>
      <w:r w:rsidR="006443C8">
        <w:rPr>
          <w:rFonts w:ascii="Cambria" w:hAnsi="Cambria"/>
          <w:sz w:val="28"/>
          <w:szCs w:val="28"/>
        </w:rPr>
        <w:t>ull yourself together</w:t>
      </w:r>
      <w:ins w:id="7174" w:author="Daisy Watt" w:date="2026-06-22T01:22:00Z" w16du:dateUtc="2026-06-21T23:22:00Z">
        <w:r w:rsidR="002A19DD">
          <w:rPr>
            <w:rFonts w:ascii="Cambria" w:hAnsi="Cambria"/>
            <w:sz w:val="28"/>
            <w:szCs w:val="28"/>
          </w:rPr>
          <w:t>,</w:t>
        </w:r>
      </w:ins>
      <w:ins w:id="7175" w:author="Claire S" w:date="2026-05-27T13:10:00Z" w16du:dateUtc="2026-05-27T12:10:00Z">
        <w:r w:rsidR="008F489B">
          <w:rPr>
            <w:rFonts w:ascii="Cambria" w:hAnsi="Cambria"/>
            <w:sz w:val="28"/>
            <w:szCs w:val="28"/>
          </w:rPr>
          <w:t xml:space="preserve"> now</w:t>
        </w:r>
      </w:ins>
      <w:del w:id="7176" w:author="Daisy Watt" w:date="2026-06-22T01:22:00Z" w16du:dateUtc="2026-06-21T23:22:00Z">
        <w:r w:rsidR="00EF03EC" w:rsidDel="008F489B">
          <w:rPr>
            <w:rFonts w:ascii="Cambria" w:hAnsi="Cambria"/>
            <w:sz w:val="28"/>
            <w:szCs w:val="28"/>
          </w:rPr>
          <w:delText xml:space="preserve">, </w:delText>
        </w:r>
        <w:r w:rsidR="00ED5C2E" w:rsidDel="008F489B">
          <w:rPr>
            <w:rFonts w:ascii="Cambria" w:hAnsi="Cambria"/>
            <w:sz w:val="28"/>
            <w:szCs w:val="28"/>
          </w:rPr>
          <w:delText>Savannah</w:delText>
        </w:r>
        <w:r w:rsidR="00E50629">
          <w:rPr>
            <w:rFonts w:ascii="Cambria" w:hAnsi="Cambria"/>
            <w:sz w:val="28"/>
            <w:szCs w:val="28"/>
          </w:rPr>
          <w:delText>,</w:delText>
        </w:r>
      </w:del>
      <w:ins w:id="7177" w:author="Daisy Watt" w:date="2026-06-22T01:22:00Z" w16du:dateUtc="2026-06-21T23:22:00Z">
        <w:r w:rsidR="00FB08A7">
          <w:rPr>
            <w:rFonts w:ascii="Cambria" w:hAnsi="Cambria"/>
            <w:sz w:val="28"/>
            <w:szCs w:val="28"/>
          </w:rPr>
          <w:t>.</w:t>
        </w:r>
      </w:ins>
      <w:r w:rsidR="00E50629">
        <w:rPr>
          <w:rFonts w:ascii="Cambria" w:hAnsi="Cambria"/>
          <w:sz w:val="28"/>
          <w:szCs w:val="28"/>
        </w:rPr>
        <w:t xml:space="preserve">’ Ruth </w:t>
      </w:r>
      <w:r w:rsidR="00504F60">
        <w:rPr>
          <w:rFonts w:ascii="Cambria" w:hAnsi="Cambria"/>
          <w:sz w:val="28"/>
          <w:szCs w:val="28"/>
        </w:rPr>
        <w:t xml:space="preserve">had </w:t>
      </w:r>
      <w:r w:rsidR="00E50629">
        <w:rPr>
          <w:rFonts w:ascii="Cambria" w:hAnsi="Cambria"/>
          <w:sz w:val="28"/>
          <w:szCs w:val="28"/>
        </w:rPr>
        <w:t xml:space="preserve">filled two </w:t>
      </w:r>
      <w:r w:rsidR="005C66A9">
        <w:rPr>
          <w:rFonts w:ascii="Cambria" w:hAnsi="Cambria"/>
          <w:sz w:val="28"/>
          <w:szCs w:val="28"/>
        </w:rPr>
        <w:t>heavy tumblers</w:t>
      </w:r>
      <w:r w:rsidR="00E50629">
        <w:rPr>
          <w:rFonts w:ascii="Cambria" w:hAnsi="Cambria"/>
          <w:sz w:val="28"/>
          <w:szCs w:val="28"/>
        </w:rPr>
        <w:t xml:space="preserve"> </w:t>
      </w:r>
      <w:r w:rsidR="000F26FB">
        <w:rPr>
          <w:rFonts w:ascii="Cambria" w:hAnsi="Cambria"/>
          <w:sz w:val="28"/>
          <w:szCs w:val="28"/>
        </w:rPr>
        <w:t xml:space="preserve">with whisky </w:t>
      </w:r>
      <w:r w:rsidR="00E50629">
        <w:rPr>
          <w:rFonts w:ascii="Cambria" w:hAnsi="Cambria"/>
          <w:sz w:val="28"/>
          <w:szCs w:val="28"/>
        </w:rPr>
        <w:t xml:space="preserve">from her </w:t>
      </w:r>
      <w:del w:id="7178" w:author="Claire S" w:date="2026-05-27T13:10:00Z" w16du:dateUtc="2026-05-27T12:10:00Z">
        <w:r w:rsidR="00040E54" w:rsidDel="003A3F00">
          <w:rPr>
            <w:rFonts w:ascii="Cambria" w:hAnsi="Cambria"/>
            <w:sz w:val="28"/>
            <w:szCs w:val="28"/>
          </w:rPr>
          <w:delText xml:space="preserve">new </w:delText>
        </w:r>
      </w:del>
      <w:r w:rsidR="000F26FB">
        <w:rPr>
          <w:rFonts w:ascii="Cambria" w:hAnsi="Cambria"/>
          <w:sz w:val="28"/>
          <w:szCs w:val="28"/>
        </w:rPr>
        <w:t xml:space="preserve">Waterford </w:t>
      </w:r>
      <w:r w:rsidR="00E50629">
        <w:rPr>
          <w:rFonts w:ascii="Cambria" w:hAnsi="Cambria"/>
          <w:sz w:val="28"/>
          <w:szCs w:val="28"/>
        </w:rPr>
        <w:t>crystal decanter</w:t>
      </w:r>
      <w:r w:rsidR="00331358">
        <w:rPr>
          <w:rFonts w:ascii="Cambria" w:hAnsi="Cambria"/>
          <w:sz w:val="28"/>
          <w:szCs w:val="28"/>
        </w:rPr>
        <w:t>,</w:t>
      </w:r>
      <w:r w:rsidR="00E50629">
        <w:rPr>
          <w:rFonts w:ascii="Cambria" w:hAnsi="Cambria"/>
          <w:sz w:val="28"/>
          <w:szCs w:val="28"/>
        </w:rPr>
        <w:t xml:space="preserve"> and thrust one at </w:t>
      </w:r>
      <w:del w:id="7179" w:author="Claire S" w:date="2026-06-03T11:36:00Z" w16du:dateUtc="2026-06-03T10:36:00Z">
        <w:r w:rsidR="00E50629" w:rsidDel="00901B80">
          <w:rPr>
            <w:rFonts w:ascii="Cambria" w:hAnsi="Cambria"/>
            <w:sz w:val="28"/>
            <w:szCs w:val="28"/>
          </w:rPr>
          <w:delText>her</w:delText>
        </w:r>
      </w:del>
      <w:ins w:id="7180" w:author="Claire S" w:date="2026-06-03T11:36:00Z" w16du:dateUtc="2026-06-03T10:36:00Z">
        <w:r w:rsidR="00901B80">
          <w:rPr>
            <w:rFonts w:ascii="Cambria" w:hAnsi="Cambria"/>
            <w:sz w:val="28"/>
            <w:szCs w:val="28"/>
          </w:rPr>
          <w:t>Savannah</w:t>
        </w:r>
      </w:ins>
      <w:r w:rsidR="00E50629">
        <w:rPr>
          <w:rFonts w:ascii="Cambria" w:hAnsi="Cambria"/>
          <w:sz w:val="28"/>
          <w:szCs w:val="28"/>
        </w:rPr>
        <w:t xml:space="preserve">. </w:t>
      </w:r>
      <w:ins w:id="7181" w:author="Claire S" w:date="2026-06-03T11:36:00Z" w16du:dateUtc="2026-06-03T10:36:00Z">
        <w:del w:id="7182" w:author="Daisy Watt" w:date="2026-06-22T01:25:00Z" w16du:dateUtc="2026-06-21T23:25:00Z">
          <w:r w:rsidR="00901B80" w:rsidRPr="00C62447">
            <w:rPr>
              <w:rFonts w:ascii="Cambria" w:hAnsi="Cambria"/>
              <w:sz w:val="28"/>
              <w:szCs w:val="28"/>
            </w:rPr>
            <w:delText>Ruth</w:delText>
          </w:r>
        </w:del>
      </w:ins>
      <w:del w:id="7183" w:author="Daisy Watt" w:date="2026-06-22T01:25:00Z" w16du:dateUtc="2026-06-21T23:25:00Z">
        <w:r w:rsidR="001D15FB" w:rsidRPr="00C62447" w:rsidDel="00901B80">
          <w:rPr>
            <w:rFonts w:ascii="Cambria" w:hAnsi="Cambria"/>
            <w:sz w:val="28"/>
            <w:szCs w:val="28"/>
          </w:rPr>
          <w:delText>She</w:delText>
        </w:r>
        <w:r w:rsidR="001D15FB" w:rsidRPr="00C62447">
          <w:rPr>
            <w:rFonts w:ascii="Cambria" w:hAnsi="Cambria"/>
            <w:sz w:val="28"/>
            <w:szCs w:val="28"/>
          </w:rPr>
          <w:delText xml:space="preserve"> wasn’t even pretending she didn’t drink </w:delText>
        </w:r>
      </w:del>
      <w:del w:id="7184" w:author="Daisy Watt" w:date="2026-06-22T01:23:00Z" w16du:dateUtc="2026-06-21T23:23:00Z">
        <w:r w:rsidR="001D15FB" w:rsidRPr="00C62447">
          <w:rPr>
            <w:rFonts w:ascii="Cambria" w:hAnsi="Cambria"/>
            <w:sz w:val="28"/>
            <w:szCs w:val="28"/>
          </w:rPr>
          <w:delText>to</w:delText>
        </w:r>
      </w:del>
      <w:del w:id="7185" w:author="Daisy Watt" w:date="2026-06-22T01:25:00Z" w16du:dateUtc="2026-06-21T23:25:00Z">
        <w:r w:rsidR="001D15FB" w:rsidRPr="00C62447">
          <w:rPr>
            <w:rFonts w:ascii="Cambria" w:hAnsi="Cambria"/>
            <w:sz w:val="28"/>
            <w:szCs w:val="28"/>
          </w:rPr>
          <w:delText>day</w:delText>
        </w:r>
      </w:del>
      <w:ins w:id="7186" w:author="Claire S" w:date="2026-05-27T13:10:00Z" w16du:dateUtc="2026-05-27T12:10:00Z">
        <w:del w:id="7187" w:author="Daisy Watt" w:date="2026-06-22T01:25:00Z" w16du:dateUtc="2026-06-21T23:25:00Z">
          <w:r w:rsidR="003A3F00" w:rsidRPr="00C62447">
            <w:rPr>
              <w:rFonts w:ascii="Cambria" w:hAnsi="Cambria"/>
              <w:sz w:val="28"/>
              <w:szCs w:val="28"/>
            </w:rPr>
            <w:delText>,</w:delText>
          </w:r>
        </w:del>
      </w:ins>
      <w:ins w:id="7188" w:author="Claire S" w:date="2026-05-08T08:45:00Z" w16du:dateUtc="2026-05-08T07:45:00Z">
        <w:del w:id="7189" w:author="Daisy Watt" w:date="2026-06-22T01:25:00Z" w16du:dateUtc="2026-06-21T23:25:00Z">
          <w:r w:rsidR="00C43A38" w:rsidRPr="00C62447">
            <w:rPr>
              <w:rFonts w:ascii="Cambria" w:hAnsi="Cambria"/>
              <w:sz w:val="28"/>
              <w:szCs w:val="28"/>
            </w:rPr>
            <w:delText xml:space="preserve"> and </w:delText>
          </w:r>
          <w:r w:rsidR="00C43A38" w:rsidRPr="00C62447" w:rsidDel="003F126A">
            <w:rPr>
              <w:rFonts w:ascii="Cambria" w:hAnsi="Cambria"/>
              <w:sz w:val="28"/>
              <w:szCs w:val="28"/>
            </w:rPr>
            <w:delText>i</w:delText>
          </w:r>
        </w:del>
      </w:ins>
      <w:ins w:id="7190" w:author="Daisy Watt" w:date="2026-06-22T01:25:00Z" w16du:dateUtc="2026-06-21T23:25:00Z">
        <w:r w:rsidR="003F126A" w:rsidRPr="00C62447">
          <w:rPr>
            <w:rFonts w:ascii="Cambria" w:hAnsi="Cambria"/>
            <w:sz w:val="28"/>
            <w:szCs w:val="28"/>
            <w:rPrChange w:id="7191" w:author="Claire S" w:date="2026-07-22T10:17:00Z" w16du:dateUtc="2026-07-22T09:17:00Z">
              <w:rPr>
                <w:rFonts w:ascii="Cambria" w:hAnsi="Cambria"/>
                <w:sz w:val="28"/>
                <w:szCs w:val="28"/>
                <w:highlight w:val="yellow"/>
              </w:rPr>
            </w:rPrChange>
          </w:rPr>
          <w:t>I</w:t>
        </w:r>
      </w:ins>
      <w:ins w:id="7192" w:author="Claire S" w:date="2026-05-08T08:45:00Z" w16du:dateUtc="2026-05-08T07:45:00Z">
        <w:r w:rsidR="00C43A38" w:rsidRPr="00C62447">
          <w:rPr>
            <w:rFonts w:ascii="Cambria" w:hAnsi="Cambria"/>
            <w:sz w:val="28"/>
            <w:szCs w:val="28"/>
          </w:rPr>
          <w:t>t</w:t>
        </w:r>
        <w:r w:rsidR="00C43A38">
          <w:rPr>
            <w:rFonts w:ascii="Cambria" w:hAnsi="Cambria"/>
            <w:sz w:val="28"/>
            <w:szCs w:val="28"/>
          </w:rPr>
          <w:t xml:space="preserve"> seemed like her earlier </w:t>
        </w:r>
      </w:ins>
      <w:del w:id="7193" w:author="Claire S" w:date="2026-05-08T08:45:00Z" w16du:dateUtc="2026-05-08T07:45:00Z">
        <w:r w:rsidR="001D15FB" w:rsidDel="00C43A38">
          <w:rPr>
            <w:rFonts w:ascii="Cambria" w:hAnsi="Cambria"/>
            <w:sz w:val="28"/>
            <w:szCs w:val="28"/>
          </w:rPr>
          <w:delText>.</w:delText>
        </w:r>
      </w:del>
      <w:ins w:id="7194" w:author="Claire S" w:date="2026-05-08T08:45:00Z" w16du:dateUtc="2026-05-08T07:45:00Z">
        <w:r w:rsidR="00C43A38">
          <w:rPr>
            <w:rFonts w:ascii="Cambria" w:hAnsi="Cambria"/>
            <w:sz w:val="28"/>
            <w:szCs w:val="28"/>
          </w:rPr>
          <w:t xml:space="preserve">patience was wearing thin. </w:t>
        </w:r>
      </w:ins>
      <w:del w:id="7195" w:author="Claire S" w:date="2026-05-08T08:45:00Z" w16du:dateUtc="2026-05-08T07:45:00Z">
        <w:r w:rsidR="001D15FB" w:rsidDel="00C43A38">
          <w:rPr>
            <w:rFonts w:ascii="Cambria" w:hAnsi="Cambria"/>
            <w:sz w:val="28"/>
            <w:szCs w:val="28"/>
          </w:rPr>
          <w:delText xml:space="preserve"> </w:delText>
        </w:r>
      </w:del>
      <w:r w:rsidR="00E50629">
        <w:rPr>
          <w:rFonts w:ascii="Cambria" w:hAnsi="Cambria"/>
          <w:sz w:val="28"/>
          <w:szCs w:val="28"/>
        </w:rPr>
        <w:t>‘</w:t>
      </w:r>
      <w:ins w:id="7196" w:author="Claire S" w:date="2026-05-08T08:46:00Z" w16du:dateUtc="2026-05-08T07:46:00Z">
        <w:r w:rsidR="00C43A38">
          <w:rPr>
            <w:rFonts w:ascii="Cambria" w:hAnsi="Cambria"/>
            <w:sz w:val="28"/>
            <w:szCs w:val="28"/>
          </w:rPr>
          <w:t>I hate</w:t>
        </w:r>
        <w:r w:rsidR="002272B7">
          <w:rPr>
            <w:rFonts w:ascii="Cambria" w:hAnsi="Cambria"/>
            <w:sz w:val="28"/>
            <w:szCs w:val="28"/>
          </w:rPr>
          <w:t xml:space="preserve"> to </w:t>
        </w:r>
      </w:ins>
      <w:ins w:id="7197" w:author="Claire S" w:date="2026-06-02T18:15:00Z" w16du:dateUtc="2026-06-02T17:15:00Z">
        <w:r w:rsidR="00D9650A">
          <w:rPr>
            <w:rFonts w:ascii="Cambria" w:hAnsi="Cambria"/>
            <w:sz w:val="28"/>
            <w:szCs w:val="28"/>
          </w:rPr>
          <w:t>point out that</w:t>
        </w:r>
      </w:ins>
      <w:ins w:id="7198" w:author="Claire S" w:date="2026-05-08T08:46:00Z" w16du:dateUtc="2026-05-08T07:46:00Z">
        <w:r w:rsidR="002272B7">
          <w:rPr>
            <w:rFonts w:ascii="Cambria" w:hAnsi="Cambria"/>
            <w:sz w:val="28"/>
            <w:szCs w:val="28"/>
          </w:rPr>
          <w:t xml:space="preserve"> y</w:t>
        </w:r>
      </w:ins>
      <w:del w:id="7199" w:author="Claire S" w:date="2026-05-08T08:46:00Z" w16du:dateUtc="2026-05-08T07:46:00Z">
        <w:r w:rsidR="006443C8" w:rsidDel="002272B7">
          <w:rPr>
            <w:rFonts w:ascii="Cambria" w:hAnsi="Cambria"/>
            <w:sz w:val="28"/>
            <w:szCs w:val="28"/>
          </w:rPr>
          <w:delText>Y</w:delText>
        </w:r>
      </w:del>
      <w:r>
        <w:rPr>
          <w:rFonts w:ascii="Cambria" w:hAnsi="Cambria"/>
          <w:sz w:val="28"/>
          <w:szCs w:val="28"/>
        </w:rPr>
        <w:t xml:space="preserve">ou can’t be </w:t>
      </w:r>
      <w:r w:rsidRPr="00D9650A">
        <w:rPr>
          <w:rFonts w:ascii="Cambria" w:hAnsi="Cambria"/>
          <w:i/>
          <w:iCs/>
          <w:sz w:val="28"/>
          <w:szCs w:val="28"/>
          <w:rPrChange w:id="7200" w:author="Claire S" w:date="2026-06-02T18:15:00Z" w16du:dateUtc="2026-06-02T17:15:00Z">
            <w:rPr>
              <w:rFonts w:ascii="Cambria" w:hAnsi="Cambria"/>
              <w:sz w:val="28"/>
              <w:szCs w:val="28"/>
            </w:rPr>
          </w:rPrChange>
        </w:rPr>
        <w:t>that</w:t>
      </w:r>
      <w:r>
        <w:rPr>
          <w:rFonts w:ascii="Cambria" w:hAnsi="Cambria"/>
          <w:sz w:val="28"/>
          <w:szCs w:val="28"/>
        </w:rPr>
        <w:t xml:space="preserve"> upset</w:t>
      </w:r>
      <w:r w:rsidR="00844F84">
        <w:rPr>
          <w:rFonts w:ascii="Cambria" w:hAnsi="Cambria"/>
          <w:sz w:val="28"/>
          <w:szCs w:val="28"/>
        </w:rPr>
        <w:t xml:space="preserve"> about Dex</w:t>
      </w:r>
      <w:ins w:id="7201" w:author="Claire S" w:date="2026-06-02T18:15:00Z" w16du:dateUtc="2026-06-02T17:15:00Z">
        <w:r w:rsidR="00D9650A">
          <w:rPr>
            <w:rFonts w:ascii="Cambria" w:hAnsi="Cambria"/>
            <w:sz w:val="28"/>
            <w:szCs w:val="28"/>
          </w:rPr>
          <w:t xml:space="preserve">, given </w:t>
        </w:r>
        <w:commentRangeStart w:id="7202"/>
        <w:r w:rsidR="00D9650A">
          <w:rPr>
            <w:rFonts w:ascii="Cambria" w:hAnsi="Cambria"/>
            <w:sz w:val="28"/>
            <w:szCs w:val="28"/>
          </w:rPr>
          <w:t>y</w:t>
        </w:r>
      </w:ins>
      <w:del w:id="7203" w:author="Claire S" w:date="2026-05-08T08:46:00Z" w16du:dateUtc="2026-05-08T07:46:00Z">
        <w:r w:rsidR="00504F60" w:rsidDel="002272B7">
          <w:rPr>
            <w:rFonts w:ascii="Cambria" w:hAnsi="Cambria"/>
            <w:sz w:val="28"/>
            <w:szCs w:val="28"/>
          </w:rPr>
          <w:delText xml:space="preserve"> if y</w:delText>
        </w:r>
      </w:del>
      <w:r>
        <w:rPr>
          <w:rFonts w:ascii="Cambria" w:hAnsi="Cambria"/>
          <w:sz w:val="28"/>
          <w:szCs w:val="28"/>
        </w:rPr>
        <w:t xml:space="preserve">ou were shagging </w:t>
      </w:r>
      <w:r w:rsidR="00B774FC">
        <w:rPr>
          <w:rFonts w:ascii="Cambria" w:hAnsi="Cambria"/>
          <w:sz w:val="28"/>
          <w:szCs w:val="28"/>
        </w:rPr>
        <w:t>Jackson Rayne</w:t>
      </w:r>
      <w:r>
        <w:rPr>
          <w:rFonts w:ascii="Cambria" w:hAnsi="Cambria"/>
          <w:sz w:val="28"/>
          <w:szCs w:val="28"/>
        </w:rPr>
        <w:t xml:space="preserve"> last night</w:t>
      </w:r>
      <w:commentRangeEnd w:id="7202"/>
      <w:r w:rsidR="00635B9A">
        <w:rPr>
          <w:rStyle w:val="CommentReference"/>
          <w:rFonts w:ascii="Cambria" w:hAnsi="Cambria"/>
          <w:sz w:val="28"/>
          <w:szCs w:val="28"/>
        </w:rPr>
        <w:commentReference w:id="7202"/>
      </w:r>
      <w:r w:rsidR="00B774FC">
        <w:rPr>
          <w:rFonts w:ascii="Cambria" w:hAnsi="Cambria"/>
          <w:sz w:val="28"/>
          <w:szCs w:val="28"/>
        </w:rPr>
        <w:t xml:space="preserve"> on the </w:t>
      </w:r>
      <w:del w:id="7204" w:author="Claire S" w:date="2026-07-22T10:17:00Z" w16du:dateUtc="2026-07-22T09:17:00Z">
        <w:r w:rsidR="00B774FC" w:rsidRPr="0055292A" w:rsidDel="002E5717">
          <w:rPr>
            <w:rFonts w:ascii="Cambria" w:hAnsi="Cambria"/>
            <w:sz w:val="28"/>
            <w:szCs w:val="28"/>
            <w:highlight w:val="green"/>
            <w:rPrChange w:id="7205" w:author="Daisy Watt" w:date="2026-06-23T12:42:00Z" w16du:dateUtc="2026-06-23T10:42:00Z">
              <w:rPr>
                <w:rFonts w:ascii="Cambria" w:hAnsi="Cambria"/>
                <w:sz w:val="28"/>
                <w:szCs w:val="28"/>
              </w:rPr>
            </w:rPrChange>
          </w:rPr>
          <w:delText>bloody</w:delText>
        </w:r>
        <w:r w:rsidR="00B774FC" w:rsidDel="002E5717">
          <w:rPr>
            <w:rFonts w:ascii="Cambria" w:hAnsi="Cambria"/>
            <w:sz w:val="28"/>
            <w:szCs w:val="28"/>
          </w:rPr>
          <w:delText xml:space="preserve"> </w:delText>
        </w:r>
      </w:del>
      <w:r w:rsidR="00B774FC">
        <w:rPr>
          <w:rFonts w:ascii="Cambria" w:hAnsi="Cambria"/>
          <w:sz w:val="28"/>
          <w:szCs w:val="28"/>
        </w:rPr>
        <w:t>boardroom table.</w:t>
      </w:r>
      <w:ins w:id="7206" w:author="Claire S" w:date="2026-07-22T10:17:00Z" w16du:dateUtc="2026-07-22T09:17:00Z">
        <w:r w:rsidR="002E5717">
          <w:rPr>
            <w:rFonts w:ascii="Cambria" w:hAnsi="Cambria"/>
            <w:sz w:val="28"/>
            <w:szCs w:val="28"/>
          </w:rPr>
          <w:t xml:space="preserve"> Which</w:t>
        </w:r>
      </w:ins>
      <w:ins w:id="7207" w:author="Claire S" w:date="2026-07-22T10:22:00Z" w16du:dateUtc="2026-07-22T09:22:00Z">
        <w:r w:rsidR="000B5FE1">
          <w:rPr>
            <w:rFonts w:ascii="Cambria" w:hAnsi="Cambria"/>
            <w:sz w:val="28"/>
            <w:szCs w:val="28"/>
          </w:rPr>
          <w:t>,</w:t>
        </w:r>
      </w:ins>
      <w:ins w:id="7208" w:author="Claire S" w:date="2026-07-22T10:17:00Z" w16du:dateUtc="2026-07-22T09:17:00Z">
        <w:r w:rsidR="002E5717">
          <w:rPr>
            <w:rFonts w:ascii="Cambria" w:hAnsi="Cambria"/>
            <w:sz w:val="28"/>
            <w:szCs w:val="28"/>
          </w:rPr>
          <w:t xml:space="preserve"> let me just check – you were happy about</w:t>
        </w:r>
      </w:ins>
      <w:ins w:id="7209" w:author="Claire S" w:date="2026-07-22T10:40:00Z" w16du:dateUtc="2026-07-22T09:40:00Z">
        <w:r w:rsidR="00310544">
          <w:rPr>
            <w:rFonts w:ascii="Cambria" w:hAnsi="Cambria"/>
            <w:sz w:val="28"/>
            <w:szCs w:val="28"/>
          </w:rPr>
          <w:t>, right</w:t>
        </w:r>
      </w:ins>
      <w:ins w:id="7210" w:author="Claire S" w:date="2026-07-22T10:17:00Z" w16du:dateUtc="2026-07-22T09:17:00Z">
        <w:r w:rsidR="002E5717">
          <w:rPr>
            <w:rFonts w:ascii="Cambria" w:hAnsi="Cambria"/>
            <w:sz w:val="28"/>
            <w:szCs w:val="28"/>
          </w:rPr>
          <w:t>?</w:t>
        </w:r>
      </w:ins>
      <w:r>
        <w:rPr>
          <w:rFonts w:ascii="Cambria" w:hAnsi="Cambria"/>
          <w:sz w:val="28"/>
          <w:szCs w:val="28"/>
        </w:rPr>
        <w:t xml:space="preserve">’ </w:t>
      </w:r>
    </w:p>
    <w:p w14:paraId="6F5C8433" w14:textId="102F291F" w:rsidR="0010283F" w:rsidRDefault="00EF03EC" w:rsidP="00F723C1">
      <w:pPr>
        <w:spacing w:line="360" w:lineRule="auto"/>
        <w:ind w:firstLine="720"/>
        <w:contextualSpacing/>
        <w:rPr>
          <w:rFonts w:ascii="Cambria" w:hAnsi="Cambria"/>
          <w:sz w:val="28"/>
          <w:szCs w:val="28"/>
        </w:rPr>
      </w:pPr>
      <w:r>
        <w:rPr>
          <w:rFonts w:ascii="Cambria" w:hAnsi="Cambria"/>
          <w:sz w:val="28"/>
          <w:szCs w:val="28"/>
        </w:rPr>
        <w:t xml:space="preserve">At </w:t>
      </w:r>
      <w:del w:id="7211" w:author="Daisy Watt" w:date="2026-06-22T01:23:00Z" w16du:dateUtc="2026-06-21T23:23:00Z">
        <w:r>
          <w:rPr>
            <w:rFonts w:ascii="Cambria" w:hAnsi="Cambria"/>
            <w:sz w:val="28"/>
            <w:szCs w:val="28"/>
          </w:rPr>
          <w:delText>which</w:delText>
        </w:r>
      </w:del>
      <w:ins w:id="7212" w:author="Daisy Watt" w:date="2026-06-22T01:23:00Z" w16du:dateUtc="2026-06-21T23:23:00Z">
        <w:r w:rsidR="00CC7DAA">
          <w:rPr>
            <w:rFonts w:ascii="Cambria" w:hAnsi="Cambria"/>
            <w:sz w:val="28"/>
            <w:szCs w:val="28"/>
          </w:rPr>
          <w:t>that,</w:t>
        </w:r>
      </w:ins>
      <w:r>
        <w:rPr>
          <w:rFonts w:ascii="Cambria" w:hAnsi="Cambria"/>
          <w:sz w:val="28"/>
          <w:szCs w:val="28"/>
        </w:rPr>
        <w:t xml:space="preserve"> </w:t>
      </w:r>
      <w:r w:rsidR="006C23B4">
        <w:rPr>
          <w:rFonts w:ascii="Cambria" w:hAnsi="Cambria"/>
          <w:sz w:val="28"/>
          <w:szCs w:val="28"/>
        </w:rPr>
        <w:t>Savannah</w:t>
      </w:r>
      <w:r w:rsidR="00ED5C2E">
        <w:rPr>
          <w:rFonts w:ascii="Cambria" w:hAnsi="Cambria"/>
          <w:sz w:val="28"/>
          <w:szCs w:val="28"/>
        </w:rPr>
        <w:t xml:space="preserve"> </w:t>
      </w:r>
      <w:r w:rsidR="0010283F">
        <w:rPr>
          <w:rFonts w:ascii="Cambria" w:hAnsi="Cambria"/>
          <w:sz w:val="28"/>
          <w:szCs w:val="28"/>
        </w:rPr>
        <w:t xml:space="preserve">had </w:t>
      </w:r>
      <w:del w:id="7213" w:author="Daisy Watt" w:date="2026-06-22T04:11:00Z" w16du:dateUtc="2026-06-22T02:11:00Z">
        <w:r>
          <w:rPr>
            <w:rFonts w:ascii="Cambria" w:hAnsi="Cambria"/>
            <w:sz w:val="28"/>
            <w:szCs w:val="28"/>
          </w:rPr>
          <w:delText xml:space="preserve">first </w:delText>
        </w:r>
      </w:del>
      <w:r w:rsidR="0010283F">
        <w:rPr>
          <w:rFonts w:ascii="Cambria" w:hAnsi="Cambria"/>
          <w:sz w:val="28"/>
          <w:szCs w:val="28"/>
        </w:rPr>
        <w:t xml:space="preserve">gone </w:t>
      </w:r>
      <w:ins w:id="7214" w:author="Daisy Watt" w:date="2026-06-22T04:11:00Z" w16du:dateUtc="2026-06-22T02:11:00Z">
        <w:r w:rsidR="00A3557B">
          <w:rPr>
            <w:rFonts w:ascii="Cambria" w:hAnsi="Cambria"/>
            <w:sz w:val="28"/>
            <w:szCs w:val="28"/>
          </w:rPr>
          <w:t>f</w:t>
        </w:r>
      </w:ins>
      <w:ins w:id="7215" w:author="Daisy Watt" w:date="2026-06-22T04:12:00Z" w16du:dateUtc="2026-06-22T02:12:00Z">
        <w:r w:rsidR="00A3557B">
          <w:rPr>
            <w:rFonts w:ascii="Cambria" w:hAnsi="Cambria"/>
            <w:sz w:val="28"/>
            <w:szCs w:val="28"/>
          </w:rPr>
          <w:t xml:space="preserve">irst </w:t>
        </w:r>
      </w:ins>
      <w:r w:rsidR="0010283F">
        <w:rPr>
          <w:rFonts w:ascii="Cambria" w:hAnsi="Cambria"/>
          <w:sz w:val="28"/>
          <w:szCs w:val="28"/>
        </w:rPr>
        <w:t>pale</w:t>
      </w:r>
      <w:r w:rsidR="00F723C1">
        <w:rPr>
          <w:rFonts w:ascii="Cambria" w:hAnsi="Cambria"/>
          <w:sz w:val="28"/>
          <w:szCs w:val="28"/>
        </w:rPr>
        <w:t>,</w:t>
      </w:r>
      <w:r w:rsidR="0010283F">
        <w:rPr>
          <w:rFonts w:ascii="Cambria" w:hAnsi="Cambria"/>
          <w:sz w:val="28"/>
          <w:szCs w:val="28"/>
        </w:rPr>
        <w:t xml:space="preserve"> then </w:t>
      </w:r>
      <w:r w:rsidR="00B774FC">
        <w:rPr>
          <w:rFonts w:ascii="Cambria" w:hAnsi="Cambria"/>
          <w:sz w:val="28"/>
          <w:szCs w:val="28"/>
        </w:rPr>
        <w:t>completely scarlet</w:t>
      </w:r>
      <w:r w:rsidR="0010283F">
        <w:rPr>
          <w:rFonts w:ascii="Cambria" w:hAnsi="Cambria"/>
          <w:sz w:val="28"/>
          <w:szCs w:val="28"/>
        </w:rPr>
        <w:t xml:space="preserve">.  </w:t>
      </w:r>
      <w:r w:rsidR="0010283F" w:rsidRPr="002E5717">
        <w:rPr>
          <w:rFonts w:ascii="Cambria" w:hAnsi="Cambria"/>
          <w:sz w:val="28"/>
          <w:szCs w:val="28"/>
        </w:rPr>
        <w:t>Bloody</w:t>
      </w:r>
      <w:r w:rsidR="0010283F">
        <w:rPr>
          <w:rFonts w:ascii="Cambria" w:hAnsi="Cambria"/>
          <w:sz w:val="28"/>
          <w:szCs w:val="28"/>
        </w:rPr>
        <w:t xml:space="preserve"> Ruth: </w:t>
      </w:r>
      <w:r>
        <w:rPr>
          <w:rFonts w:ascii="Cambria" w:hAnsi="Cambria"/>
          <w:sz w:val="28"/>
          <w:szCs w:val="28"/>
        </w:rPr>
        <w:t xml:space="preserve">she had </w:t>
      </w:r>
      <w:r w:rsidR="0010283F">
        <w:rPr>
          <w:rFonts w:ascii="Cambria" w:hAnsi="Cambria"/>
          <w:sz w:val="28"/>
          <w:szCs w:val="28"/>
        </w:rPr>
        <w:t>eyes in the back of her head</w:t>
      </w:r>
      <w:r w:rsidR="00844F84">
        <w:rPr>
          <w:rFonts w:ascii="Cambria" w:hAnsi="Cambria"/>
          <w:sz w:val="28"/>
          <w:szCs w:val="28"/>
        </w:rPr>
        <w:t xml:space="preserve"> </w:t>
      </w:r>
      <w:del w:id="7216" w:author="Daisy Watt" w:date="2026-06-22T01:23:00Z" w16du:dateUtc="2026-06-21T23:23:00Z">
        <w:r w:rsidR="00844F84">
          <w:rPr>
            <w:rFonts w:ascii="Cambria" w:hAnsi="Cambria"/>
            <w:sz w:val="28"/>
            <w:szCs w:val="28"/>
          </w:rPr>
          <w:delText>-</w:delText>
        </w:r>
      </w:del>
      <w:ins w:id="7217" w:author="Daisy Watt" w:date="2026-06-22T01:23:00Z" w16du:dateUtc="2026-06-21T23:23:00Z">
        <w:r w:rsidR="00C200E7">
          <w:rPr>
            <w:rFonts w:ascii="Cambria" w:hAnsi="Cambria"/>
            <w:sz w:val="28"/>
            <w:szCs w:val="28"/>
          </w:rPr>
          <w:t>–</w:t>
        </w:r>
      </w:ins>
      <w:r>
        <w:rPr>
          <w:rFonts w:ascii="Cambria" w:hAnsi="Cambria"/>
          <w:sz w:val="28"/>
          <w:szCs w:val="28"/>
        </w:rPr>
        <w:t xml:space="preserve"> as well as</w:t>
      </w:r>
      <w:r w:rsidR="00B774FC">
        <w:rPr>
          <w:rFonts w:ascii="Cambria" w:hAnsi="Cambria"/>
          <w:sz w:val="28"/>
          <w:szCs w:val="28"/>
        </w:rPr>
        <w:t xml:space="preserve"> a </w:t>
      </w:r>
      <w:r w:rsidR="00844F84">
        <w:rPr>
          <w:rFonts w:ascii="Cambria" w:hAnsi="Cambria"/>
          <w:sz w:val="28"/>
          <w:szCs w:val="28"/>
        </w:rPr>
        <w:t>top-</w:t>
      </w:r>
      <w:r w:rsidR="00761548">
        <w:rPr>
          <w:rFonts w:ascii="Cambria" w:hAnsi="Cambria"/>
          <w:sz w:val="28"/>
          <w:szCs w:val="28"/>
        </w:rPr>
        <w:t xml:space="preserve">notch </w:t>
      </w:r>
      <w:del w:id="7218" w:author="Daisy Watt" w:date="2026-06-22T01:23:00Z" w16du:dateUtc="2026-06-21T23:23:00Z">
        <w:r w:rsidR="00FB7AEF">
          <w:rPr>
            <w:rFonts w:ascii="Cambria" w:hAnsi="Cambria"/>
            <w:sz w:val="28"/>
            <w:szCs w:val="28"/>
          </w:rPr>
          <w:delText>inhouse</w:delText>
        </w:r>
      </w:del>
      <w:ins w:id="7219" w:author="Daisy Watt" w:date="2026-06-22T01:23:00Z" w16du:dateUtc="2026-06-21T23:23:00Z">
        <w:r w:rsidR="00021EFF">
          <w:rPr>
            <w:rFonts w:ascii="Cambria" w:hAnsi="Cambria"/>
            <w:sz w:val="28"/>
            <w:szCs w:val="28"/>
          </w:rPr>
          <w:t>in-house</w:t>
        </w:r>
      </w:ins>
      <w:r w:rsidR="00FB7AEF">
        <w:rPr>
          <w:rFonts w:ascii="Cambria" w:hAnsi="Cambria"/>
          <w:sz w:val="28"/>
          <w:szCs w:val="28"/>
        </w:rPr>
        <w:t xml:space="preserve"> </w:t>
      </w:r>
      <w:r w:rsidR="00B774FC">
        <w:rPr>
          <w:rFonts w:ascii="Cambria" w:hAnsi="Cambria"/>
          <w:sz w:val="28"/>
          <w:szCs w:val="28"/>
        </w:rPr>
        <w:t xml:space="preserve">CCTV </w:t>
      </w:r>
      <w:r w:rsidR="00FB7AEF">
        <w:rPr>
          <w:rFonts w:ascii="Cambria" w:hAnsi="Cambria"/>
          <w:sz w:val="28"/>
          <w:szCs w:val="28"/>
        </w:rPr>
        <w:t>system</w:t>
      </w:r>
      <w:r w:rsidR="00F723C1">
        <w:rPr>
          <w:rFonts w:ascii="Cambria" w:hAnsi="Cambria"/>
          <w:sz w:val="28"/>
          <w:szCs w:val="28"/>
        </w:rPr>
        <w:t xml:space="preserve"> </w:t>
      </w:r>
      <w:r w:rsidR="006C23B4">
        <w:rPr>
          <w:rFonts w:ascii="Cambria" w:hAnsi="Cambria"/>
          <w:sz w:val="28"/>
          <w:szCs w:val="28"/>
        </w:rPr>
        <w:t>Savannah</w:t>
      </w:r>
      <w:r w:rsidR="00ED5C2E">
        <w:rPr>
          <w:rFonts w:ascii="Cambria" w:hAnsi="Cambria"/>
          <w:sz w:val="28"/>
          <w:szCs w:val="28"/>
        </w:rPr>
        <w:t xml:space="preserve"> </w:t>
      </w:r>
      <w:r w:rsidR="00F723C1">
        <w:rPr>
          <w:rFonts w:ascii="Cambria" w:hAnsi="Cambria"/>
          <w:sz w:val="28"/>
          <w:szCs w:val="28"/>
        </w:rPr>
        <w:t xml:space="preserve">had totally forgotten about in the heat of </w:t>
      </w:r>
      <w:r w:rsidR="001901E1">
        <w:rPr>
          <w:rFonts w:ascii="Cambria" w:hAnsi="Cambria"/>
          <w:sz w:val="28"/>
          <w:szCs w:val="28"/>
        </w:rPr>
        <w:t xml:space="preserve">last night’s </w:t>
      </w:r>
      <w:r w:rsidR="00F723C1">
        <w:rPr>
          <w:rFonts w:ascii="Cambria" w:hAnsi="Cambria"/>
          <w:sz w:val="28"/>
          <w:szCs w:val="28"/>
        </w:rPr>
        <w:t>moment</w:t>
      </w:r>
      <w:r>
        <w:rPr>
          <w:rFonts w:ascii="Cambria" w:hAnsi="Cambria"/>
          <w:sz w:val="28"/>
          <w:szCs w:val="28"/>
        </w:rPr>
        <w:t>.  A</w:t>
      </w:r>
      <w:r w:rsidR="00F723C1">
        <w:rPr>
          <w:rFonts w:ascii="Cambria" w:hAnsi="Cambria"/>
          <w:sz w:val="28"/>
          <w:szCs w:val="28"/>
        </w:rPr>
        <w:t xml:space="preserve"> CCTV system</w:t>
      </w:r>
      <w:r w:rsidR="00FB7AEF">
        <w:rPr>
          <w:rFonts w:ascii="Cambria" w:hAnsi="Cambria"/>
          <w:sz w:val="28"/>
          <w:szCs w:val="28"/>
        </w:rPr>
        <w:t xml:space="preserve"> no doubt bordering on intrusive</w:t>
      </w:r>
      <w:r w:rsidR="00F723C1">
        <w:rPr>
          <w:rFonts w:ascii="Cambria" w:hAnsi="Cambria"/>
          <w:sz w:val="28"/>
          <w:szCs w:val="28"/>
        </w:rPr>
        <w:t>, if not</w:t>
      </w:r>
      <w:r w:rsidR="001901E1">
        <w:rPr>
          <w:rFonts w:ascii="Cambria" w:hAnsi="Cambria"/>
          <w:sz w:val="28"/>
          <w:szCs w:val="28"/>
        </w:rPr>
        <w:t xml:space="preserve"> downright</w:t>
      </w:r>
      <w:r w:rsidR="00F723C1">
        <w:rPr>
          <w:rFonts w:ascii="Cambria" w:hAnsi="Cambria"/>
          <w:sz w:val="28"/>
          <w:szCs w:val="28"/>
        </w:rPr>
        <w:t xml:space="preserve"> illegal</w:t>
      </w:r>
      <w:r w:rsidR="00FB7AEF">
        <w:rPr>
          <w:rFonts w:ascii="Cambria" w:hAnsi="Cambria"/>
          <w:sz w:val="28"/>
          <w:szCs w:val="28"/>
        </w:rPr>
        <w:t xml:space="preserve">. </w:t>
      </w:r>
    </w:p>
    <w:p w14:paraId="145B897A" w14:textId="4ED60CDC" w:rsidR="00AF5A85" w:rsidRDefault="00F723C1" w:rsidP="00F723C1">
      <w:pPr>
        <w:spacing w:line="360" w:lineRule="auto"/>
        <w:ind w:firstLine="720"/>
        <w:contextualSpacing/>
        <w:rPr>
          <w:rFonts w:ascii="Cambria" w:hAnsi="Cambria"/>
          <w:sz w:val="28"/>
          <w:szCs w:val="28"/>
        </w:rPr>
      </w:pPr>
      <w:r>
        <w:rPr>
          <w:rFonts w:ascii="Cambria" w:hAnsi="Cambria"/>
          <w:sz w:val="28"/>
          <w:szCs w:val="28"/>
        </w:rPr>
        <w:t xml:space="preserve">‘I </w:t>
      </w:r>
      <w:r w:rsidR="00F02722">
        <w:rPr>
          <w:rFonts w:ascii="Cambria" w:hAnsi="Cambria"/>
          <w:sz w:val="28"/>
          <w:szCs w:val="28"/>
        </w:rPr>
        <w:t xml:space="preserve">do </w:t>
      </w:r>
      <w:r>
        <w:rPr>
          <w:rFonts w:ascii="Cambria" w:hAnsi="Cambria"/>
          <w:sz w:val="28"/>
          <w:szCs w:val="28"/>
        </w:rPr>
        <w:t>hope you didn’t watch</w:t>
      </w:r>
      <w:del w:id="7220" w:author="Daisy Watt" w:date="2026-06-22T01:24:00Z" w16du:dateUtc="2026-06-21T23:24:00Z">
        <w:r>
          <w:rPr>
            <w:rFonts w:ascii="Cambria" w:hAnsi="Cambria"/>
            <w:sz w:val="28"/>
            <w:szCs w:val="28"/>
          </w:rPr>
          <w:delText>,</w:delText>
        </w:r>
      </w:del>
      <w:ins w:id="7221" w:author="Daisy Watt" w:date="2026-06-22T01:24:00Z" w16du:dateUtc="2026-06-21T23:24:00Z">
        <w:r w:rsidR="00366ED3">
          <w:rPr>
            <w:rFonts w:ascii="Cambria" w:hAnsi="Cambria"/>
            <w:sz w:val="28"/>
            <w:szCs w:val="28"/>
          </w:rPr>
          <w:t>.</w:t>
        </w:r>
      </w:ins>
      <w:r>
        <w:rPr>
          <w:rFonts w:ascii="Cambria" w:hAnsi="Cambria"/>
          <w:sz w:val="28"/>
          <w:szCs w:val="28"/>
        </w:rPr>
        <w:t xml:space="preserve">’ </w:t>
      </w:r>
      <w:r w:rsidR="002D2855">
        <w:rPr>
          <w:rFonts w:ascii="Cambria" w:hAnsi="Cambria"/>
          <w:sz w:val="28"/>
          <w:szCs w:val="28"/>
        </w:rPr>
        <w:t>Savannah</w:t>
      </w:r>
      <w:r>
        <w:rPr>
          <w:rFonts w:ascii="Cambria" w:hAnsi="Cambria"/>
          <w:sz w:val="28"/>
          <w:szCs w:val="28"/>
        </w:rPr>
        <w:t xml:space="preserve"> </w:t>
      </w:r>
      <w:r w:rsidR="009E6E10">
        <w:rPr>
          <w:rFonts w:ascii="Cambria" w:hAnsi="Cambria"/>
          <w:sz w:val="28"/>
          <w:szCs w:val="28"/>
        </w:rPr>
        <w:t>down</w:t>
      </w:r>
      <w:r w:rsidR="00C4795C">
        <w:rPr>
          <w:rFonts w:ascii="Cambria" w:hAnsi="Cambria"/>
          <w:sz w:val="28"/>
          <w:szCs w:val="28"/>
        </w:rPr>
        <w:t>ed</w:t>
      </w:r>
      <w:r w:rsidR="009E6E10">
        <w:rPr>
          <w:rFonts w:ascii="Cambria" w:hAnsi="Cambria"/>
          <w:sz w:val="28"/>
          <w:szCs w:val="28"/>
        </w:rPr>
        <w:t xml:space="preserve"> half her drink</w:t>
      </w:r>
      <w:r>
        <w:rPr>
          <w:rFonts w:ascii="Cambria" w:hAnsi="Cambria"/>
          <w:sz w:val="28"/>
          <w:szCs w:val="28"/>
        </w:rPr>
        <w:t xml:space="preserve">. </w:t>
      </w:r>
      <w:commentRangeStart w:id="7222"/>
      <w:r w:rsidR="00532C81">
        <w:rPr>
          <w:rFonts w:ascii="Cambria" w:hAnsi="Cambria"/>
          <w:sz w:val="28"/>
          <w:szCs w:val="28"/>
        </w:rPr>
        <w:t>She hated whisky,</w:t>
      </w:r>
      <w:commentRangeEnd w:id="7222"/>
      <w:r w:rsidR="00F553D0">
        <w:rPr>
          <w:rStyle w:val="CommentReference"/>
          <w:rFonts w:ascii="Cambria" w:hAnsi="Cambria"/>
          <w:sz w:val="28"/>
          <w:szCs w:val="28"/>
        </w:rPr>
        <w:commentReference w:id="7222"/>
      </w:r>
      <w:r w:rsidR="00532C81">
        <w:rPr>
          <w:rFonts w:ascii="Cambria" w:hAnsi="Cambria"/>
          <w:sz w:val="28"/>
          <w:szCs w:val="28"/>
        </w:rPr>
        <w:t xml:space="preserve"> but </w:t>
      </w:r>
      <w:r w:rsidR="00EA1E52">
        <w:rPr>
          <w:rFonts w:ascii="Cambria" w:hAnsi="Cambria"/>
          <w:sz w:val="28"/>
          <w:szCs w:val="28"/>
        </w:rPr>
        <w:t>it was better than nothing</w:t>
      </w:r>
      <w:r w:rsidR="00532C81">
        <w:rPr>
          <w:rFonts w:ascii="Cambria" w:hAnsi="Cambria"/>
          <w:sz w:val="28"/>
          <w:szCs w:val="28"/>
        </w:rPr>
        <w:t>.</w:t>
      </w:r>
      <w:ins w:id="7223" w:author="Claire S" w:date="2026-07-22T10:23:00Z" w16du:dateUtc="2026-07-22T09:23:00Z">
        <w:r w:rsidR="00354D3C">
          <w:rPr>
            <w:rFonts w:ascii="Cambria" w:hAnsi="Cambria"/>
            <w:sz w:val="28"/>
            <w:szCs w:val="28"/>
          </w:rPr>
          <w:t xml:space="preserve"> Anything was better than nothing right now.</w:t>
        </w:r>
      </w:ins>
    </w:p>
    <w:p w14:paraId="1F97DB65" w14:textId="013D058A" w:rsidR="002024BE" w:rsidRDefault="00F723C1" w:rsidP="004760AB">
      <w:pPr>
        <w:spacing w:line="360" w:lineRule="auto"/>
        <w:ind w:firstLine="720"/>
        <w:contextualSpacing/>
        <w:rPr>
          <w:rFonts w:ascii="Cambria" w:hAnsi="Cambria"/>
          <w:sz w:val="28"/>
          <w:szCs w:val="28"/>
        </w:rPr>
      </w:pPr>
      <w:r>
        <w:rPr>
          <w:rFonts w:ascii="Cambria" w:hAnsi="Cambria"/>
          <w:sz w:val="28"/>
          <w:szCs w:val="28"/>
        </w:rPr>
        <w:t>‘</w:t>
      </w:r>
      <w:r w:rsidR="001901E1">
        <w:rPr>
          <w:rFonts w:ascii="Cambria" w:hAnsi="Cambria"/>
          <w:sz w:val="28"/>
          <w:szCs w:val="28"/>
        </w:rPr>
        <w:t>Don’t be common</w:t>
      </w:r>
      <w:r w:rsidR="009E6E10">
        <w:rPr>
          <w:rFonts w:ascii="Cambria" w:hAnsi="Cambria"/>
          <w:sz w:val="28"/>
          <w:szCs w:val="28"/>
        </w:rPr>
        <w:t>, dear</w:t>
      </w:r>
      <w:r w:rsidR="001901E1">
        <w:rPr>
          <w:rFonts w:ascii="Cambria" w:hAnsi="Cambria"/>
          <w:sz w:val="28"/>
          <w:szCs w:val="28"/>
        </w:rPr>
        <w:t xml:space="preserve">. </w:t>
      </w:r>
      <w:del w:id="7224" w:author="Claire S" w:date="2026-05-08T08:46:00Z" w16du:dateUtc="2026-05-08T07:46:00Z">
        <w:r w:rsidDel="0070445F">
          <w:rPr>
            <w:rFonts w:ascii="Cambria" w:hAnsi="Cambria"/>
            <w:sz w:val="28"/>
            <w:szCs w:val="28"/>
          </w:rPr>
          <w:delText>I’m not interested in</w:delText>
        </w:r>
      </w:del>
      <w:ins w:id="7225" w:author="Claire S" w:date="2026-05-08T08:46:00Z" w16du:dateUtc="2026-05-08T07:46:00Z">
        <w:r w:rsidR="0070445F">
          <w:rPr>
            <w:rFonts w:ascii="Cambria" w:hAnsi="Cambria"/>
            <w:sz w:val="28"/>
            <w:szCs w:val="28"/>
          </w:rPr>
          <w:t>It’s up to you</w:t>
        </w:r>
      </w:ins>
      <w:r>
        <w:rPr>
          <w:rFonts w:ascii="Cambria" w:hAnsi="Cambria"/>
          <w:sz w:val="28"/>
          <w:szCs w:val="28"/>
        </w:rPr>
        <w:t xml:space="preserve"> who you </w:t>
      </w:r>
      <w:r w:rsidR="000808D8">
        <w:rPr>
          <w:rFonts w:ascii="Cambria" w:hAnsi="Cambria"/>
          <w:sz w:val="28"/>
          <w:szCs w:val="28"/>
        </w:rPr>
        <w:t>have sex with</w:t>
      </w:r>
      <w:r w:rsidR="002024BE">
        <w:rPr>
          <w:rFonts w:ascii="Cambria" w:hAnsi="Cambria"/>
          <w:sz w:val="28"/>
          <w:szCs w:val="28"/>
        </w:rPr>
        <w:t>, though I don’t think he’s the one for you</w:t>
      </w:r>
      <w:del w:id="7226" w:author="Daisy Watt" w:date="2026-06-22T04:12:00Z" w16du:dateUtc="2026-06-22T02:12:00Z">
        <w:r w:rsidR="00EF03EC">
          <w:rPr>
            <w:rFonts w:ascii="Cambria" w:hAnsi="Cambria"/>
            <w:sz w:val="28"/>
            <w:szCs w:val="28"/>
          </w:rPr>
          <w:delText xml:space="preserve">,’ </w:delText>
        </w:r>
      </w:del>
      <w:ins w:id="7227" w:author="Daisy Watt" w:date="2026-06-22T04:12:00Z" w16du:dateUtc="2026-06-22T02:12:00Z">
        <w:r w:rsidR="00F80EB8">
          <w:rPr>
            <w:rFonts w:ascii="Cambria" w:hAnsi="Cambria"/>
            <w:sz w:val="28"/>
            <w:szCs w:val="28"/>
          </w:rPr>
          <w:t>.</w:t>
        </w:r>
      </w:ins>
      <w:ins w:id="7228" w:author="Claire S" w:date="2026-07-22T10:18:00Z" w16du:dateUtc="2026-07-22T09:18:00Z">
        <w:r w:rsidR="002E5717">
          <w:rPr>
            <w:rFonts w:ascii="Cambria" w:hAnsi="Cambria"/>
            <w:sz w:val="28"/>
            <w:szCs w:val="28"/>
          </w:rPr>
          <w:t xml:space="preserve"> But as long as it was consensual, your call,</w:t>
        </w:r>
      </w:ins>
      <w:ins w:id="7229" w:author="Daisy Watt" w:date="2026-06-22T04:12:00Z" w16du:dateUtc="2026-06-22T02:12:00Z">
        <w:r w:rsidR="00F80EB8">
          <w:rPr>
            <w:rFonts w:ascii="Cambria" w:hAnsi="Cambria"/>
            <w:sz w:val="28"/>
            <w:szCs w:val="28"/>
          </w:rPr>
          <w:t xml:space="preserve">’ </w:t>
        </w:r>
      </w:ins>
      <w:r w:rsidR="00EF03EC">
        <w:rPr>
          <w:rFonts w:ascii="Cambria" w:hAnsi="Cambria"/>
          <w:sz w:val="28"/>
          <w:szCs w:val="28"/>
        </w:rPr>
        <w:t xml:space="preserve">Ruth </w:t>
      </w:r>
      <w:ins w:id="7230" w:author="Claire S" w:date="2026-07-22T10:41:00Z" w16du:dateUtc="2026-07-22T09:41:00Z">
        <w:r w:rsidR="00E56412">
          <w:rPr>
            <w:rFonts w:ascii="Cambria" w:hAnsi="Cambria"/>
            <w:sz w:val="28"/>
            <w:szCs w:val="28"/>
          </w:rPr>
          <w:t>downed</w:t>
        </w:r>
      </w:ins>
      <w:del w:id="7231" w:author="Claire S" w:date="2026-07-22T10:41:00Z" w16du:dateUtc="2026-07-22T09:41:00Z">
        <w:r w:rsidR="00E50629" w:rsidDel="00E56412">
          <w:rPr>
            <w:rFonts w:ascii="Cambria" w:hAnsi="Cambria"/>
            <w:sz w:val="28"/>
            <w:szCs w:val="28"/>
          </w:rPr>
          <w:delText>knocked back</w:delText>
        </w:r>
      </w:del>
      <w:r w:rsidR="00E50629">
        <w:rPr>
          <w:rFonts w:ascii="Cambria" w:hAnsi="Cambria"/>
          <w:sz w:val="28"/>
          <w:szCs w:val="28"/>
        </w:rPr>
        <w:t xml:space="preserve"> her </w:t>
      </w:r>
      <w:r w:rsidR="009E6E10">
        <w:rPr>
          <w:rFonts w:ascii="Cambria" w:hAnsi="Cambria"/>
          <w:sz w:val="28"/>
          <w:szCs w:val="28"/>
        </w:rPr>
        <w:t xml:space="preserve">own </w:t>
      </w:r>
      <w:r w:rsidR="00532C81">
        <w:rPr>
          <w:rFonts w:ascii="Cambria" w:hAnsi="Cambria"/>
          <w:sz w:val="28"/>
          <w:szCs w:val="28"/>
        </w:rPr>
        <w:t>glass</w:t>
      </w:r>
      <w:r w:rsidR="009E6E10">
        <w:rPr>
          <w:rFonts w:ascii="Cambria" w:hAnsi="Cambria"/>
          <w:sz w:val="28"/>
          <w:szCs w:val="28"/>
        </w:rPr>
        <w:t xml:space="preserve"> in one</w:t>
      </w:r>
      <w:r w:rsidR="00762FC2">
        <w:rPr>
          <w:rFonts w:ascii="Cambria" w:hAnsi="Cambria"/>
          <w:sz w:val="28"/>
          <w:szCs w:val="28"/>
        </w:rPr>
        <w:t xml:space="preserve">, which </w:t>
      </w:r>
      <w:r w:rsidR="002D2855">
        <w:rPr>
          <w:rFonts w:ascii="Cambria" w:hAnsi="Cambria"/>
          <w:sz w:val="28"/>
          <w:szCs w:val="28"/>
        </w:rPr>
        <w:t xml:space="preserve">surprised </w:t>
      </w:r>
      <w:r w:rsidR="00762FC2">
        <w:rPr>
          <w:rFonts w:ascii="Cambria" w:hAnsi="Cambria"/>
          <w:sz w:val="28"/>
          <w:szCs w:val="28"/>
        </w:rPr>
        <w:t>Savannah</w:t>
      </w:r>
      <w:ins w:id="7232" w:author="Claire S" w:date="2026-07-22T10:23:00Z" w16du:dateUtc="2026-07-22T09:23:00Z">
        <w:r w:rsidR="00354D3C">
          <w:rPr>
            <w:rFonts w:ascii="Cambria" w:hAnsi="Cambria"/>
            <w:sz w:val="28"/>
            <w:szCs w:val="28"/>
          </w:rPr>
          <w:t>.</w:t>
        </w:r>
      </w:ins>
      <w:del w:id="7233" w:author="Claire S" w:date="2026-07-22T10:23:00Z" w16du:dateUtc="2026-07-22T09:23:00Z">
        <w:r w:rsidR="002D2855" w:rsidDel="00354D3C">
          <w:rPr>
            <w:rFonts w:ascii="Cambria" w:hAnsi="Cambria"/>
            <w:sz w:val="28"/>
            <w:szCs w:val="28"/>
          </w:rPr>
          <w:delText>;</w:delText>
        </w:r>
      </w:del>
      <w:r w:rsidR="002D2855">
        <w:rPr>
          <w:rFonts w:ascii="Cambria" w:hAnsi="Cambria"/>
          <w:sz w:val="28"/>
          <w:szCs w:val="28"/>
        </w:rPr>
        <w:t xml:space="preserve"> </w:t>
      </w:r>
      <w:r w:rsidR="002D2855" w:rsidRPr="002E5717">
        <w:rPr>
          <w:rFonts w:ascii="Cambria" w:hAnsi="Cambria"/>
          <w:sz w:val="28"/>
          <w:szCs w:val="28"/>
        </w:rPr>
        <w:t xml:space="preserve">Ruth </w:t>
      </w:r>
      <w:r w:rsidR="00534C64" w:rsidRPr="002E5717">
        <w:rPr>
          <w:rFonts w:ascii="Cambria" w:hAnsi="Cambria"/>
          <w:sz w:val="28"/>
          <w:szCs w:val="28"/>
        </w:rPr>
        <w:t>had</w:t>
      </w:r>
      <w:r w:rsidR="002D2855" w:rsidRPr="002E5717">
        <w:rPr>
          <w:rFonts w:ascii="Cambria" w:hAnsi="Cambria"/>
          <w:sz w:val="28"/>
          <w:szCs w:val="28"/>
        </w:rPr>
        <w:t xml:space="preserve"> n</w:t>
      </w:r>
      <w:r w:rsidR="00534C64" w:rsidRPr="002E5717">
        <w:rPr>
          <w:rFonts w:ascii="Cambria" w:hAnsi="Cambria"/>
          <w:sz w:val="28"/>
          <w:szCs w:val="28"/>
        </w:rPr>
        <w:t>ever been</w:t>
      </w:r>
      <w:r w:rsidR="002D2855" w:rsidRPr="002E5717">
        <w:rPr>
          <w:rFonts w:ascii="Cambria" w:hAnsi="Cambria"/>
          <w:sz w:val="28"/>
          <w:szCs w:val="28"/>
        </w:rPr>
        <w:t xml:space="preserve"> a drinker</w:t>
      </w:r>
      <w:r w:rsidR="0021603B" w:rsidRPr="002E5717">
        <w:rPr>
          <w:rFonts w:ascii="Cambria" w:hAnsi="Cambria"/>
          <w:sz w:val="28"/>
          <w:szCs w:val="28"/>
        </w:rPr>
        <w:t xml:space="preserve">, </w:t>
      </w:r>
      <w:r w:rsidR="00C96042" w:rsidRPr="002E5717">
        <w:rPr>
          <w:rFonts w:ascii="Cambria" w:hAnsi="Cambria"/>
          <w:sz w:val="28"/>
          <w:szCs w:val="28"/>
        </w:rPr>
        <w:t>she</w:t>
      </w:r>
      <w:r w:rsidR="00C96042">
        <w:rPr>
          <w:rFonts w:ascii="Cambria" w:hAnsi="Cambria"/>
          <w:sz w:val="28"/>
          <w:szCs w:val="28"/>
        </w:rPr>
        <w:t xml:space="preserve"> was </w:t>
      </w:r>
      <w:r w:rsidR="0021603B">
        <w:rPr>
          <w:rFonts w:ascii="Cambria" w:hAnsi="Cambria"/>
          <w:sz w:val="28"/>
          <w:szCs w:val="28"/>
        </w:rPr>
        <w:t>far too controlled</w:t>
      </w:r>
      <w:r w:rsidR="00EF03EC">
        <w:rPr>
          <w:rFonts w:ascii="Cambria" w:hAnsi="Cambria"/>
          <w:sz w:val="28"/>
          <w:szCs w:val="28"/>
        </w:rPr>
        <w:t>.</w:t>
      </w:r>
      <w:r w:rsidR="00C96042">
        <w:rPr>
          <w:rFonts w:ascii="Cambria" w:hAnsi="Cambria"/>
          <w:sz w:val="28"/>
          <w:szCs w:val="28"/>
        </w:rPr>
        <w:t xml:space="preserve"> Or controlling</w:t>
      </w:r>
      <w:ins w:id="7234" w:author="Claire S" w:date="2026-06-02T18:16:00Z" w16du:dateUtc="2026-06-02T17:16:00Z">
        <w:r w:rsidR="00A65FC8">
          <w:rPr>
            <w:rFonts w:ascii="Cambria" w:hAnsi="Cambria"/>
            <w:sz w:val="28"/>
            <w:szCs w:val="28"/>
          </w:rPr>
          <w:t xml:space="preserve"> – like their dad</w:t>
        </w:r>
        <w:del w:id="7235" w:author="Daisy Watt" w:date="2026-06-22T01:24:00Z" w16du:dateUtc="2026-06-21T23:24:00Z">
          <w:r w:rsidR="00A65FC8">
            <w:rPr>
              <w:rFonts w:ascii="Cambria" w:hAnsi="Cambria"/>
              <w:sz w:val="28"/>
              <w:szCs w:val="28"/>
            </w:rPr>
            <w:delText xml:space="preserve"> George</w:delText>
          </w:r>
        </w:del>
      </w:ins>
      <w:r w:rsidR="00C96042">
        <w:rPr>
          <w:rFonts w:ascii="Cambria" w:hAnsi="Cambria"/>
          <w:sz w:val="28"/>
          <w:szCs w:val="28"/>
        </w:rPr>
        <w:t>.</w:t>
      </w:r>
      <w:r>
        <w:rPr>
          <w:rFonts w:ascii="Cambria" w:hAnsi="Cambria"/>
          <w:sz w:val="28"/>
          <w:szCs w:val="28"/>
        </w:rPr>
        <w:t xml:space="preserve"> </w:t>
      </w:r>
      <w:r w:rsidR="00EF03EC">
        <w:rPr>
          <w:rFonts w:ascii="Cambria" w:hAnsi="Cambria"/>
          <w:sz w:val="28"/>
          <w:szCs w:val="28"/>
        </w:rPr>
        <w:t>‘</w:t>
      </w:r>
      <w:ins w:id="7236" w:author="Claire S" w:date="2026-07-22T10:18:00Z" w16du:dateUtc="2026-07-22T09:18:00Z">
        <w:r w:rsidR="002E5717">
          <w:rPr>
            <w:rFonts w:ascii="Cambria" w:hAnsi="Cambria"/>
            <w:sz w:val="28"/>
            <w:szCs w:val="28"/>
          </w:rPr>
          <w:t>Still, c</w:t>
        </w:r>
      </w:ins>
      <w:del w:id="7237" w:author="Claire S" w:date="2026-07-22T10:18:00Z" w16du:dateUtc="2026-07-22T09:18:00Z">
        <w:r w:rsidR="002024BE" w:rsidDel="002E5717">
          <w:rPr>
            <w:rFonts w:ascii="Cambria" w:hAnsi="Cambria"/>
            <w:sz w:val="28"/>
            <w:szCs w:val="28"/>
          </w:rPr>
          <w:delText>C</w:delText>
        </w:r>
      </w:del>
      <w:r w:rsidR="002024BE">
        <w:rPr>
          <w:rFonts w:ascii="Cambria" w:hAnsi="Cambria"/>
          <w:sz w:val="28"/>
          <w:szCs w:val="28"/>
        </w:rPr>
        <w:t xml:space="preserve">rucially, </w:t>
      </w:r>
      <w:r>
        <w:rPr>
          <w:rFonts w:ascii="Cambria" w:hAnsi="Cambria"/>
          <w:sz w:val="28"/>
          <w:szCs w:val="28"/>
        </w:rPr>
        <w:t>I don’t want our</w:t>
      </w:r>
      <w:del w:id="7238" w:author="Claire S" w:date="2026-07-22T10:19:00Z" w16du:dateUtc="2026-07-22T09:19:00Z">
        <w:r w:rsidDel="002E5717">
          <w:rPr>
            <w:rFonts w:ascii="Cambria" w:hAnsi="Cambria"/>
            <w:sz w:val="28"/>
            <w:szCs w:val="28"/>
          </w:rPr>
          <w:delText xml:space="preserve"> </w:delText>
        </w:r>
        <w:r w:rsidR="00CA5F50" w:rsidDel="002E5717">
          <w:rPr>
            <w:rFonts w:ascii="Cambria" w:hAnsi="Cambria"/>
            <w:sz w:val="28"/>
            <w:szCs w:val="28"/>
          </w:rPr>
          <w:delText>family</w:delText>
        </w:r>
      </w:del>
      <w:r w:rsidR="00CA5F50">
        <w:rPr>
          <w:rFonts w:ascii="Cambria" w:hAnsi="Cambria"/>
          <w:sz w:val="28"/>
          <w:szCs w:val="28"/>
        </w:rPr>
        <w:t xml:space="preserve"> </w:t>
      </w:r>
      <w:r>
        <w:rPr>
          <w:rFonts w:ascii="Cambria" w:hAnsi="Cambria"/>
          <w:sz w:val="28"/>
          <w:szCs w:val="28"/>
        </w:rPr>
        <w:t>name</w:t>
      </w:r>
      <w:r w:rsidR="00E50629">
        <w:rPr>
          <w:rFonts w:ascii="Cambria" w:hAnsi="Cambria"/>
          <w:sz w:val="28"/>
          <w:szCs w:val="28"/>
        </w:rPr>
        <w:t xml:space="preserve"> dragged through </w:t>
      </w:r>
      <w:r>
        <w:rPr>
          <w:rFonts w:ascii="Cambria" w:hAnsi="Cambria"/>
          <w:sz w:val="28"/>
          <w:szCs w:val="28"/>
        </w:rPr>
        <w:t>the mud</w:t>
      </w:r>
      <w:r w:rsidR="0021603B">
        <w:rPr>
          <w:rFonts w:ascii="Cambria" w:hAnsi="Cambria"/>
          <w:sz w:val="28"/>
          <w:szCs w:val="28"/>
        </w:rPr>
        <w:t>.</w:t>
      </w:r>
      <w:ins w:id="7239" w:author="Claire S" w:date="2026-05-27T13:10:00Z" w16du:dateUtc="2026-05-27T12:10:00Z">
        <w:r w:rsidR="003A3F00">
          <w:rPr>
            <w:rFonts w:ascii="Cambria" w:hAnsi="Cambria"/>
            <w:sz w:val="28"/>
            <w:szCs w:val="28"/>
          </w:rPr>
          <w:t xml:space="preserve"> I’d warned the whole company about toeing the lin</w:t>
        </w:r>
      </w:ins>
      <w:ins w:id="7240" w:author="Daisy Watt" w:date="2026-06-22T01:25:00Z" w16du:dateUtc="2026-06-21T23:25:00Z">
        <w:r w:rsidR="003A3F00">
          <w:rPr>
            <w:rFonts w:ascii="Cambria" w:hAnsi="Cambria"/>
            <w:sz w:val="28"/>
            <w:szCs w:val="28"/>
          </w:rPr>
          <w:t>e</w:t>
        </w:r>
        <w:r w:rsidR="00D40385">
          <w:rPr>
            <w:rFonts w:ascii="Cambria" w:hAnsi="Cambria"/>
            <w:sz w:val="28"/>
            <w:szCs w:val="28"/>
          </w:rPr>
          <w:t>…</w:t>
        </w:r>
      </w:ins>
      <w:ins w:id="7241" w:author="Claire S" w:date="2026-05-27T13:10:00Z" w16du:dateUtc="2026-05-27T12:10:00Z">
        <w:del w:id="7242" w:author="Daisy Watt" w:date="2026-06-22T01:25:00Z" w16du:dateUtc="2026-06-21T23:25:00Z">
          <w:r w:rsidR="003A3F00" w:rsidDel="00D40385">
            <w:rPr>
              <w:rFonts w:ascii="Cambria" w:hAnsi="Cambria"/>
              <w:sz w:val="28"/>
              <w:szCs w:val="28"/>
            </w:rPr>
            <w:delText>e</w:delText>
          </w:r>
          <w:r w:rsidR="003A3F00">
            <w:rPr>
              <w:rFonts w:ascii="Cambria" w:hAnsi="Cambria"/>
              <w:sz w:val="28"/>
              <w:szCs w:val="28"/>
            </w:rPr>
            <w:delText xml:space="preserve"> -</w:delText>
          </w:r>
        </w:del>
        <w:r w:rsidR="003A3F00">
          <w:rPr>
            <w:rFonts w:ascii="Cambria" w:hAnsi="Cambria"/>
            <w:sz w:val="28"/>
            <w:szCs w:val="28"/>
          </w:rPr>
          <w:t>’</w:t>
        </w:r>
      </w:ins>
      <w:del w:id="7243" w:author="Claire S" w:date="2026-05-27T13:10:00Z" w16du:dateUtc="2026-05-27T12:10:00Z">
        <w:r w:rsidR="002024BE" w:rsidDel="003A3F00">
          <w:rPr>
            <w:rFonts w:ascii="Cambria" w:hAnsi="Cambria"/>
            <w:sz w:val="28"/>
            <w:szCs w:val="28"/>
          </w:rPr>
          <w:delText>’</w:delText>
        </w:r>
      </w:del>
    </w:p>
    <w:p w14:paraId="40A13EFA" w14:textId="5CB0723F" w:rsidR="002024BE" w:rsidRDefault="002024BE" w:rsidP="004760AB">
      <w:pPr>
        <w:spacing w:line="360" w:lineRule="auto"/>
        <w:ind w:firstLine="720"/>
        <w:contextualSpacing/>
        <w:rPr>
          <w:rFonts w:ascii="Cambria" w:hAnsi="Cambria"/>
          <w:sz w:val="28"/>
          <w:szCs w:val="28"/>
        </w:rPr>
      </w:pPr>
      <w:r>
        <w:rPr>
          <w:rFonts w:ascii="Cambria" w:hAnsi="Cambria"/>
          <w:sz w:val="28"/>
          <w:szCs w:val="28"/>
        </w:rPr>
        <w:t>‘</w:t>
      </w:r>
      <w:del w:id="7244" w:author="Claire S" w:date="2026-05-27T13:11:00Z" w16du:dateUtc="2026-05-27T12:11:00Z">
        <w:r w:rsidDel="003A3F00">
          <w:rPr>
            <w:rFonts w:ascii="Cambria" w:hAnsi="Cambria"/>
            <w:sz w:val="28"/>
            <w:szCs w:val="28"/>
          </w:rPr>
          <w:delText>No</w:delText>
        </w:r>
      </w:del>
      <w:ins w:id="7245" w:author="Claire S" w:date="2026-05-27T13:11:00Z" w16du:dateUtc="2026-05-27T12:11:00Z">
        <w:r w:rsidR="003A3F00">
          <w:rPr>
            <w:rFonts w:ascii="Cambria" w:hAnsi="Cambria"/>
            <w:sz w:val="28"/>
            <w:szCs w:val="28"/>
          </w:rPr>
          <w:t>Of course</w:t>
        </w:r>
      </w:ins>
      <w:r>
        <w:rPr>
          <w:rFonts w:ascii="Cambria" w:hAnsi="Cambria"/>
          <w:sz w:val="28"/>
          <w:szCs w:val="28"/>
        </w:rPr>
        <w:t>,’ said Savannah dully. ‘</w:t>
      </w:r>
      <w:del w:id="7246" w:author="Claire S" w:date="2026-05-27T13:11:00Z" w16du:dateUtc="2026-05-27T12:11:00Z">
        <w:r w:rsidDel="003A3F00">
          <w:rPr>
            <w:rFonts w:ascii="Cambria" w:hAnsi="Cambria"/>
            <w:sz w:val="28"/>
            <w:szCs w:val="28"/>
          </w:rPr>
          <w:delText>Of course not</w:delText>
        </w:r>
      </w:del>
      <w:ins w:id="7247" w:author="Claire S" w:date="2026-05-27T13:11:00Z" w16du:dateUtc="2026-05-27T12:11:00Z">
        <w:r w:rsidR="003A3F00">
          <w:rPr>
            <w:rFonts w:ascii="Cambria" w:hAnsi="Cambria"/>
            <w:sz w:val="28"/>
            <w:szCs w:val="28"/>
          </w:rPr>
          <w:t>Sorry</w:t>
        </w:r>
      </w:ins>
      <w:r>
        <w:rPr>
          <w:rFonts w:ascii="Cambria" w:hAnsi="Cambria"/>
          <w:sz w:val="28"/>
          <w:szCs w:val="28"/>
        </w:rPr>
        <w:t>.’</w:t>
      </w:r>
    </w:p>
    <w:p w14:paraId="5FE55751" w14:textId="4E083580" w:rsidR="004760AB" w:rsidRDefault="002024BE" w:rsidP="002024BE">
      <w:pPr>
        <w:spacing w:line="360" w:lineRule="auto"/>
        <w:ind w:firstLine="720"/>
        <w:contextualSpacing/>
        <w:rPr>
          <w:rFonts w:ascii="Cambria" w:hAnsi="Cambria"/>
          <w:sz w:val="28"/>
          <w:szCs w:val="28"/>
        </w:rPr>
      </w:pPr>
      <w:r>
        <w:rPr>
          <w:rFonts w:ascii="Cambria" w:hAnsi="Cambria"/>
          <w:sz w:val="28"/>
          <w:szCs w:val="28"/>
        </w:rPr>
        <w:t>‘</w:t>
      </w:r>
      <w:r w:rsidR="00C96042">
        <w:rPr>
          <w:rFonts w:ascii="Cambria" w:hAnsi="Cambria"/>
          <w:sz w:val="28"/>
          <w:szCs w:val="28"/>
        </w:rPr>
        <w:t xml:space="preserve">And we need to protect </w:t>
      </w:r>
      <w:r w:rsidR="004760AB">
        <w:rPr>
          <w:rFonts w:ascii="Cambria" w:hAnsi="Cambria"/>
          <w:sz w:val="28"/>
          <w:szCs w:val="28"/>
        </w:rPr>
        <w:t>Rayne’s brand</w:t>
      </w:r>
      <w:r w:rsidR="00AF5A85">
        <w:rPr>
          <w:rFonts w:ascii="Cambria" w:hAnsi="Cambria"/>
          <w:sz w:val="28"/>
          <w:szCs w:val="28"/>
        </w:rPr>
        <w:t>.</w:t>
      </w:r>
      <w:r>
        <w:rPr>
          <w:rFonts w:ascii="Cambria" w:hAnsi="Cambria"/>
          <w:sz w:val="28"/>
          <w:szCs w:val="28"/>
        </w:rPr>
        <w:t xml:space="preserve"> </w:t>
      </w:r>
      <w:r w:rsidR="007F380D">
        <w:rPr>
          <w:rFonts w:ascii="Cambria" w:hAnsi="Cambria"/>
          <w:sz w:val="28"/>
          <w:szCs w:val="28"/>
        </w:rPr>
        <w:t>I mean, t</w:t>
      </w:r>
      <w:r w:rsidR="00AF5A85">
        <w:rPr>
          <w:rFonts w:ascii="Cambria" w:hAnsi="Cambria"/>
          <w:sz w:val="28"/>
          <w:szCs w:val="28"/>
        </w:rPr>
        <w:t xml:space="preserve">his </w:t>
      </w:r>
      <w:r w:rsidR="001901E1">
        <w:rPr>
          <w:rFonts w:ascii="Cambria" w:hAnsi="Cambria"/>
          <w:sz w:val="28"/>
          <w:szCs w:val="28"/>
        </w:rPr>
        <w:t xml:space="preserve">whole </w:t>
      </w:r>
      <w:del w:id="7248" w:author="Claire S" w:date="2026-07-22T10:20:00Z" w16du:dateUtc="2026-07-22T09:20:00Z">
        <w:r w:rsidR="001901E1" w:rsidRPr="00993ADA" w:rsidDel="00467CFF">
          <w:rPr>
            <w:rFonts w:ascii="Cambria" w:hAnsi="Cambria"/>
            <w:sz w:val="28"/>
            <w:szCs w:val="28"/>
            <w:highlight w:val="green"/>
            <w:rPrChange w:id="7249" w:author="Daisy Watt" w:date="2026-06-23T12:42:00Z" w16du:dateUtc="2026-06-23T10:42:00Z">
              <w:rPr>
                <w:rFonts w:ascii="Cambria" w:hAnsi="Cambria"/>
                <w:sz w:val="28"/>
                <w:szCs w:val="28"/>
              </w:rPr>
            </w:rPrChange>
          </w:rPr>
          <w:delText>bloody</w:delText>
        </w:r>
        <w:r w:rsidR="001901E1" w:rsidDel="00467CFF">
          <w:rPr>
            <w:rFonts w:ascii="Cambria" w:hAnsi="Cambria"/>
            <w:sz w:val="28"/>
            <w:szCs w:val="28"/>
          </w:rPr>
          <w:delText xml:space="preserve"> </w:delText>
        </w:r>
      </w:del>
      <w:ins w:id="7250" w:author="Claire S" w:date="2026-07-22T10:20:00Z" w16du:dateUtc="2026-07-22T09:20:00Z">
        <w:r w:rsidR="00467CFF">
          <w:rPr>
            <w:rFonts w:ascii="Cambria" w:hAnsi="Cambria"/>
            <w:sz w:val="28"/>
            <w:szCs w:val="28"/>
          </w:rPr>
          <w:t xml:space="preserve">fucking </w:t>
        </w:r>
      </w:ins>
      <w:r w:rsidR="001901E1">
        <w:rPr>
          <w:rFonts w:ascii="Cambria" w:hAnsi="Cambria"/>
          <w:sz w:val="28"/>
          <w:szCs w:val="28"/>
        </w:rPr>
        <w:t xml:space="preserve">thing </w:t>
      </w:r>
      <w:r w:rsidR="00AF5A85">
        <w:rPr>
          <w:rFonts w:ascii="Cambria" w:hAnsi="Cambria"/>
          <w:sz w:val="28"/>
          <w:szCs w:val="28"/>
        </w:rPr>
        <w:t>is already a complete nightmare</w:t>
      </w:r>
      <w:r w:rsidR="001D7722">
        <w:rPr>
          <w:rFonts w:ascii="Cambria" w:hAnsi="Cambria"/>
          <w:sz w:val="28"/>
          <w:szCs w:val="28"/>
        </w:rPr>
        <w:t>,’ Ruth</w:t>
      </w:r>
      <w:ins w:id="7251" w:author="Claire S" w:date="2026-07-22T10:21:00Z" w16du:dateUtc="2026-07-22T09:21:00Z">
        <w:r w:rsidR="00467CFF">
          <w:rPr>
            <w:rFonts w:ascii="Cambria" w:hAnsi="Cambria"/>
            <w:sz w:val="28"/>
            <w:szCs w:val="28"/>
          </w:rPr>
          <w:t>’s swear</w:t>
        </w:r>
      </w:ins>
      <w:ins w:id="7252" w:author="Claire S" w:date="2026-07-22T10:23:00Z" w16du:dateUtc="2026-07-22T09:23:00Z">
        <w:r w:rsidR="00354D3C">
          <w:rPr>
            <w:rFonts w:ascii="Cambria" w:hAnsi="Cambria"/>
            <w:sz w:val="28"/>
            <w:szCs w:val="28"/>
          </w:rPr>
          <w:t>ing</w:t>
        </w:r>
      </w:ins>
      <w:ins w:id="7253" w:author="Claire S" w:date="2026-07-22T10:21:00Z" w16du:dateUtc="2026-07-22T09:21:00Z">
        <w:r w:rsidR="00467CFF">
          <w:rPr>
            <w:rFonts w:ascii="Cambria" w:hAnsi="Cambria"/>
            <w:sz w:val="28"/>
            <w:szCs w:val="28"/>
          </w:rPr>
          <w:t xml:space="preserve"> indicated how upset </w:t>
        </w:r>
      </w:ins>
      <w:ins w:id="7254" w:author="Claire S" w:date="2026-07-22T10:24:00Z" w16du:dateUtc="2026-07-22T09:24:00Z">
        <w:r w:rsidR="00354D3C">
          <w:rPr>
            <w:rFonts w:ascii="Cambria" w:hAnsi="Cambria"/>
            <w:sz w:val="28"/>
            <w:szCs w:val="28"/>
          </w:rPr>
          <w:t>she</w:t>
        </w:r>
      </w:ins>
      <w:ins w:id="7255" w:author="Claire S" w:date="2026-07-22T10:21:00Z" w16du:dateUtc="2026-07-22T09:21:00Z">
        <w:r w:rsidR="00467CFF">
          <w:rPr>
            <w:rFonts w:ascii="Cambria" w:hAnsi="Cambria"/>
            <w:sz w:val="28"/>
            <w:szCs w:val="28"/>
          </w:rPr>
          <w:t xml:space="preserve"> really was</w:t>
        </w:r>
      </w:ins>
      <w:del w:id="7256" w:author="Claire S" w:date="2026-07-22T10:21:00Z" w16du:dateUtc="2026-07-22T09:21:00Z">
        <w:r w:rsidR="001D7722" w:rsidDel="00467CFF">
          <w:rPr>
            <w:rFonts w:ascii="Cambria" w:hAnsi="Cambria"/>
            <w:sz w:val="28"/>
            <w:szCs w:val="28"/>
          </w:rPr>
          <w:delText xml:space="preserve"> </w:delText>
        </w:r>
        <w:r w:rsidDel="00467CFF">
          <w:rPr>
            <w:rFonts w:ascii="Cambria" w:hAnsi="Cambria"/>
            <w:sz w:val="28"/>
            <w:szCs w:val="28"/>
          </w:rPr>
          <w:delText>carried on</w:delText>
        </w:r>
      </w:del>
      <w:r w:rsidR="001D7722">
        <w:rPr>
          <w:rFonts w:ascii="Cambria" w:hAnsi="Cambria"/>
          <w:sz w:val="28"/>
          <w:szCs w:val="28"/>
        </w:rPr>
        <w:t>. ‘T</w:t>
      </w:r>
      <w:r w:rsidR="00E50629">
        <w:rPr>
          <w:rFonts w:ascii="Cambria" w:hAnsi="Cambria"/>
          <w:sz w:val="28"/>
          <w:szCs w:val="28"/>
        </w:rPr>
        <w:t xml:space="preserve">he implications of our </w:t>
      </w:r>
      <w:r w:rsidR="009E6E10">
        <w:rPr>
          <w:rFonts w:ascii="Cambria" w:hAnsi="Cambria"/>
          <w:sz w:val="28"/>
          <w:szCs w:val="28"/>
        </w:rPr>
        <w:t>best</w:t>
      </w:r>
      <w:r w:rsidR="00E50629">
        <w:rPr>
          <w:rFonts w:ascii="Cambria" w:hAnsi="Cambria"/>
          <w:sz w:val="28"/>
          <w:szCs w:val="28"/>
        </w:rPr>
        <w:t xml:space="preserve"> editor topping himself in </w:t>
      </w:r>
      <w:r w:rsidR="00E90C07">
        <w:rPr>
          <w:rFonts w:ascii="Cambria" w:hAnsi="Cambria"/>
          <w:sz w:val="28"/>
          <w:szCs w:val="28"/>
        </w:rPr>
        <w:t>our actual</w:t>
      </w:r>
      <w:r w:rsidR="00E50629">
        <w:rPr>
          <w:rFonts w:ascii="Cambria" w:hAnsi="Cambria"/>
          <w:sz w:val="28"/>
          <w:szCs w:val="28"/>
        </w:rPr>
        <w:t xml:space="preserve"> office</w:t>
      </w:r>
      <w:r w:rsidR="00E90C07">
        <w:rPr>
          <w:rFonts w:ascii="Cambria" w:hAnsi="Cambria"/>
          <w:sz w:val="28"/>
          <w:szCs w:val="28"/>
        </w:rPr>
        <w:t>s</w:t>
      </w:r>
      <w:del w:id="7257" w:author="Daisy Watt" w:date="2026-06-22T01:26:00Z" w16du:dateUtc="2026-06-21T23:26:00Z">
        <w:r w:rsidR="005C2E4D">
          <w:rPr>
            <w:rFonts w:ascii="Cambria" w:hAnsi="Cambria"/>
            <w:sz w:val="28"/>
            <w:szCs w:val="28"/>
          </w:rPr>
          <w:delText xml:space="preserve">, </w:delText>
        </w:r>
      </w:del>
      <w:ins w:id="7258" w:author="Daisy Watt" w:date="2026-06-22T01:26:00Z" w16du:dateUtc="2026-06-21T23:26:00Z">
        <w:r w:rsidR="0055292A">
          <w:rPr>
            <w:rFonts w:ascii="Cambria" w:hAnsi="Cambria"/>
            <w:sz w:val="28"/>
            <w:szCs w:val="28"/>
          </w:rPr>
          <w:t>?</w:t>
        </w:r>
        <w:del w:id="7259" w:author="Claire S" w:date="2026-07-22T10:21:00Z" w16du:dateUtc="2026-07-22T09:21:00Z">
          <w:r w:rsidR="0055292A" w:rsidDel="00467CFF">
            <w:rPr>
              <w:rFonts w:ascii="Cambria" w:hAnsi="Cambria"/>
              <w:sz w:val="28"/>
              <w:szCs w:val="28"/>
            </w:rPr>
            <w:delText xml:space="preserve"> </w:delText>
          </w:r>
        </w:del>
      </w:ins>
      <w:del w:id="7260" w:author="Claire S" w:date="2026-07-22T10:20:00Z" w16du:dateUtc="2026-07-22T09:20:00Z">
        <w:r w:rsidR="005C2E4D" w:rsidRPr="0055292A" w:rsidDel="00467CFF">
          <w:rPr>
            <w:rFonts w:ascii="Cambria" w:hAnsi="Cambria"/>
            <w:sz w:val="28"/>
            <w:szCs w:val="28"/>
            <w:highlight w:val="green"/>
            <w:rPrChange w:id="7261" w:author="Daisy Watt" w:date="2026-06-23T12:42:00Z" w16du:dateUtc="2026-06-23T10:42:00Z">
              <w:rPr>
                <w:rFonts w:ascii="Cambria" w:hAnsi="Cambria"/>
                <w:sz w:val="28"/>
                <w:szCs w:val="28"/>
              </w:rPr>
            </w:rPrChange>
          </w:rPr>
          <w:delText>Good God</w:delText>
        </w:r>
        <w:r w:rsidR="00E50629" w:rsidDel="00467CFF">
          <w:rPr>
            <w:rFonts w:ascii="Cambria" w:hAnsi="Cambria"/>
            <w:sz w:val="28"/>
            <w:szCs w:val="28"/>
          </w:rPr>
          <w:delText>.</w:delText>
        </w:r>
      </w:del>
      <w:r w:rsidR="00004AB1">
        <w:rPr>
          <w:rFonts w:ascii="Cambria" w:hAnsi="Cambria"/>
          <w:sz w:val="28"/>
          <w:szCs w:val="28"/>
        </w:rPr>
        <w:t>’</w:t>
      </w:r>
      <w:r w:rsidR="00E50629">
        <w:rPr>
          <w:rFonts w:ascii="Cambria" w:hAnsi="Cambria"/>
          <w:sz w:val="28"/>
          <w:szCs w:val="28"/>
        </w:rPr>
        <w:t xml:space="preserve"> </w:t>
      </w:r>
      <w:r w:rsidR="00CF28D9">
        <w:rPr>
          <w:rFonts w:ascii="Cambria" w:hAnsi="Cambria"/>
          <w:sz w:val="28"/>
          <w:szCs w:val="28"/>
        </w:rPr>
        <w:t>Ruth tapped the side of her</w:t>
      </w:r>
      <w:r w:rsidR="007F380D">
        <w:rPr>
          <w:rFonts w:ascii="Cambria" w:hAnsi="Cambria"/>
          <w:sz w:val="28"/>
          <w:szCs w:val="28"/>
        </w:rPr>
        <w:t xml:space="preserve"> empty</w:t>
      </w:r>
      <w:r w:rsidR="00CF28D9">
        <w:rPr>
          <w:rFonts w:ascii="Cambria" w:hAnsi="Cambria"/>
          <w:sz w:val="28"/>
          <w:szCs w:val="28"/>
        </w:rPr>
        <w:t xml:space="preserve"> glass</w:t>
      </w:r>
      <w:ins w:id="7262" w:author="Daisy Watt" w:date="2026-06-22T01:27:00Z" w16du:dateUtc="2026-06-21T23:27:00Z">
        <w:r w:rsidR="00993ADA">
          <w:rPr>
            <w:rFonts w:ascii="Cambria" w:hAnsi="Cambria"/>
            <w:sz w:val="28"/>
            <w:szCs w:val="28"/>
          </w:rPr>
          <w:t>,</w:t>
        </w:r>
      </w:ins>
      <w:r w:rsidR="00CF28D9">
        <w:rPr>
          <w:rFonts w:ascii="Cambria" w:hAnsi="Cambria"/>
          <w:sz w:val="28"/>
          <w:szCs w:val="28"/>
        </w:rPr>
        <w:t xml:space="preserve"> as if </w:t>
      </w:r>
      <w:r w:rsidR="001274EE">
        <w:rPr>
          <w:rFonts w:ascii="Cambria" w:hAnsi="Cambria"/>
          <w:sz w:val="28"/>
          <w:szCs w:val="28"/>
        </w:rPr>
        <w:t xml:space="preserve">it might </w:t>
      </w:r>
      <w:r w:rsidR="006A381C">
        <w:rPr>
          <w:rFonts w:ascii="Cambria" w:hAnsi="Cambria"/>
          <w:sz w:val="28"/>
          <w:szCs w:val="28"/>
        </w:rPr>
        <w:t>produce</w:t>
      </w:r>
      <w:r w:rsidR="001D7722">
        <w:rPr>
          <w:rFonts w:ascii="Cambria" w:hAnsi="Cambria"/>
          <w:sz w:val="28"/>
          <w:szCs w:val="28"/>
        </w:rPr>
        <w:t xml:space="preserve"> </w:t>
      </w:r>
      <w:r w:rsidR="006A381C">
        <w:rPr>
          <w:rFonts w:ascii="Cambria" w:hAnsi="Cambria"/>
          <w:sz w:val="28"/>
          <w:szCs w:val="28"/>
        </w:rPr>
        <w:t>a solution</w:t>
      </w:r>
      <w:r w:rsidR="004760AB">
        <w:rPr>
          <w:rFonts w:ascii="Cambria" w:hAnsi="Cambria"/>
          <w:sz w:val="28"/>
          <w:szCs w:val="28"/>
        </w:rPr>
        <w:t xml:space="preserve">. ‘Jesus, Dex, what </w:t>
      </w:r>
      <w:r w:rsidR="003C5B9E">
        <w:rPr>
          <w:rFonts w:ascii="Cambria" w:hAnsi="Cambria"/>
          <w:sz w:val="28"/>
          <w:szCs w:val="28"/>
        </w:rPr>
        <w:t xml:space="preserve">the hell </w:t>
      </w:r>
      <w:r w:rsidR="004760AB">
        <w:rPr>
          <w:rFonts w:ascii="Cambria" w:hAnsi="Cambria"/>
          <w:sz w:val="28"/>
          <w:szCs w:val="28"/>
        </w:rPr>
        <w:t>were you thinking?’</w:t>
      </w:r>
    </w:p>
    <w:p w14:paraId="78FCBE2F" w14:textId="0E119775" w:rsidR="00354D3C" w:rsidRDefault="004760AB" w:rsidP="004760AB">
      <w:pPr>
        <w:spacing w:line="360" w:lineRule="auto"/>
        <w:ind w:firstLine="720"/>
        <w:contextualSpacing/>
        <w:rPr>
          <w:ins w:id="7263" w:author="Claire S" w:date="2026-07-22T10:24:00Z" w16du:dateUtc="2026-07-22T09:24:00Z"/>
          <w:rFonts w:ascii="Cambria" w:hAnsi="Cambria"/>
          <w:sz w:val="28"/>
          <w:szCs w:val="28"/>
        </w:rPr>
      </w:pPr>
      <w:r>
        <w:rPr>
          <w:rFonts w:ascii="Cambria" w:hAnsi="Cambria"/>
          <w:sz w:val="28"/>
          <w:szCs w:val="28"/>
        </w:rPr>
        <w:t xml:space="preserve"> </w:t>
      </w:r>
      <w:r w:rsidR="00762FC2">
        <w:rPr>
          <w:rFonts w:ascii="Cambria" w:hAnsi="Cambria"/>
          <w:sz w:val="28"/>
          <w:szCs w:val="28"/>
        </w:rPr>
        <w:t xml:space="preserve">Savannah, starting to feel </w:t>
      </w:r>
      <w:r w:rsidR="001D7722">
        <w:rPr>
          <w:rFonts w:ascii="Cambria" w:hAnsi="Cambria"/>
          <w:sz w:val="28"/>
          <w:szCs w:val="28"/>
        </w:rPr>
        <w:t xml:space="preserve">gratefully </w:t>
      </w:r>
      <w:r w:rsidR="00762FC2">
        <w:rPr>
          <w:rFonts w:ascii="Cambria" w:hAnsi="Cambria"/>
          <w:sz w:val="28"/>
          <w:szCs w:val="28"/>
        </w:rPr>
        <w:t xml:space="preserve">floaty from </w:t>
      </w:r>
      <w:del w:id="7264" w:author="Claire S" w:date="2026-05-08T08:47:00Z" w16du:dateUtc="2026-05-08T07:47:00Z">
        <w:r w:rsidR="00511B9F" w:rsidDel="00437A3B">
          <w:rPr>
            <w:rFonts w:ascii="Cambria" w:hAnsi="Cambria"/>
            <w:sz w:val="28"/>
            <w:szCs w:val="28"/>
          </w:rPr>
          <w:delText xml:space="preserve">all </w:delText>
        </w:r>
      </w:del>
      <w:r w:rsidR="00762FC2">
        <w:rPr>
          <w:rFonts w:ascii="Cambria" w:hAnsi="Cambria"/>
          <w:sz w:val="28"/>
          <w:szCs w:val="28"/>
        </w:rPr>
        <w:t>the meds</w:t>
      </w:r>
      <w:ins w:id="7265" w:author="Claire S" w:date="2026-05-08T08:47:00Z" w16du:dateUtc="2026-05-08T07:47:00Z">
        <w:r w:rsidR="00437A3B">
          <w:rPr>
            <w:rFonts w:ascii="Cambria" w:hAnsi="Cambria"/>
            <w:sz w:val="28"/>
            <w:szCs w:val="28"/>
          </w:rPr>
          <w:t xml:space="preserve"> the paramedic had given her</w:t>
        </w:r>
      </w:ins>
      <w:r>
        <w:rPr>
          <w:rFonts w:ascii="Cambria" w:hAnsi="Cambria"/>
          <w:sz w:val="28"/>
          <w:szCs w:val="28"/>
        </w:rPr>
        <w:t xml:space="preserve">, </w:t>
      </w:r>
      <w:r w:rsidR="00CF28D9">
        <w:rPr>
          <w:rFonts w:ascii="Cambria" w:hAnsi="Cambria"/>
          <w:sz w:val="28"/>
          <w:szCs w:val="28"/>
        </w:rPr>
        <w:t xml:space="preserve">didn’t </w:t>
      </w:r>
      <w:r w:rsidR="00FB43DC">
        <w:rPr>
          <w:rFonts w:ascii="Cambria" w:hAnsi="Cambria"/>
          <w:sz w:val="28"/>
          <w:szCs w:val="28"/>
        </w:rPr>
        <w:t xml:space="preserve">bother to reply.  She </w:t>
      </w:r>
      <w:r w:rsidR="000E3D48">
        <w:rPr>
          <w:rFonts w:ascii="Cambria" w:hAnsi="Cambria"/>
          <w:sz w:val="28"/>
          <w:szCs w:val="28"/>
        </w:rPr>
        <w:t>couldn’t</w:t>
      </w:r>
      <w:r w:rsidR="00CF28D9">
        <w:rPr>
          <w:rFonts w:ascii="Cambria" w:hAnsi="Cambria"/>
          <w:sz w:val="28"/>
          <w:szCs w:val="28"/>
        </w:rPr>
        <w:t xml:space="preserve"> care</w:t>
      </w:r>
      <w:r w:rsidR="003132E8">
        <w:rPr>
          <w:rFonts w:ascii="Cambria" w:hAnsi="Cambria"/>
          <w:sz w:val="28"/>
          <w:szCs w:val="28"/>
        </w:rPr>
        <w:t xml:space="preserve"> </w:t>
      </w:r>
      <w:r w:rsidR="000E3D48">
        <w:rPr>
          <w:rFonts w:ascii="Cambria" w:hAnsi="Cambria"/>
          <w:sz w:val="28"/>
          <w:szCs w:val="28"/>
        </w:rPr>
        <w:t xml:space="preserve">less </w:t>
      </w:r>
      <w:r w:rsidR="003132E8">
        <w:rPr>
          <w:rFonts w:ascii="Cambria" w:hAnsi="Cambria"/>
          <w:sz w:val="28"/>
          <w:szCs w:val="28"/>
        </w:rPr>
        <w:t>whether it was a nightmare for the company</w:t>
      </w:r>
      <w:r w:rsidR="00534C64">
        <w:rPr>
          <w:rFonts w:ascii="Cambria" w:hAnsi="Cambria"/>
          <w:sz w:val="28"/>
          <w:szCs w:val="28"/>
        </w:rPr>
        <w:t>; i</w:t>
      </w:r>
      <w:r w:rsidR="003132E8">
        <w:rPr>
          <w:rFonts w:ascii="Cambria" w:hAnsi="Cambria"/>
          <w:sz w:val="28"/>
          <w:szCs w:val="28"/>
        </w:rPr>
        <w:t>t was just a</w:t>
      </w:r>
      <w:r w:rsidR="006A381C">
        <w:rPr>
          <w:rFonts w:ascii="Cambria" w:hAnsi="Cambria"/>
          <w:sz w:val="28"/>
          <w:szCs w:val="28"/>
        </w:rPr>
        <w:t xml:space="preserve">n </w:t>
      </w:r>
      <w:commentRangeStart w:id="7266"/>
      <w:r w:rsidR="006A381C">
        <w:rPr>
          <w:rFonts w:ascii="Cambria" w:hAnsi="Cambria"/>
          <w:sz w:val="28"/>
          <w:szCs w:val="28"/>
        </w:rPr>
        <w:t xml:space="preserve">utter </w:t>
      </w:r>
      <w:r w:rsidR="006A381C" w:rsidRPr="00E56412">
        <w:rPr>
          <w:rFonts w:ascii="Cambria" w:hAnsi="Cambria"/>
          <w:sz w:val="28"/>
          <w:szCs w:val="28"/>
        </w:rPr>
        <w:t>horror</w:t>
      </w:r>
      <w:ins w:id="7267" w:author="Daisy Watt" w:date="2026-06-22T01:28:00Z" w16du:dateUtc="2026-06-21T23:28:00Z">
        <w:r w:rsidR="00ED7A4A">
          <w:rPr>
            <w:rFonts w:ascii="Cambria" w:hAnsi="Cambria"/>
            <w:sz w:val="28"/>
            <w:szCs w:val="28"/>
          </w:rPr>
          <w:t xml:space="preserve"> </w:t>
        </w:r>
      </w:ins>
      <w:del w:id="7268" w:author="Daisy Watt" w:date="2026-06-22T01:28:00Z" w16du:dateUtc="2026-06-21T23:28:00Z">
        <w:r w:rsidR="006A381C">
          <w:rPr>
            <w:rFonts w:ascii="Cambria" w:hAnsi="Cambria"/>
            <w:sz w:val="28"/>
            <w:szCs w:val="28"/>
          </w:rPr>
          <w:delText>-</w:delText>
        </w:r>
      </w:del>
      <w:r w:rsidR="006A381C">
        <w:rPr>
          <w:rFonts w:ascii="Cambria" w:hAnsi="Cambria"/>
          <w:sz w:val="28"/>
          <w:szCs w:val="28"/>
        </w:rPr>
        <w:t>show</w:t>
      </w:r>
      <w:ins w:id="7269" w:author="Daisy Watt" w:date="2026-06-22T04:17:00Z" w16du:dateUtc="2026-06-22T02:17:00Z">
        <w:r w:rsidR="00D36332">
          <w:rPr>
            <w:rFonts w:ascii="Cambria" w:hAnsi="Cambria"/>
            <w:sz w:val="28"/>
            <w:szCs w:val="28"/>
          </w:rPr>
          <w:t>,</w:t>
        </w:r>
      </w:ins>
      <w:r w:rsidR="003132E8">
        <w:rPr>
          <w:rFonts w:ascii="Cambria" w:hAnsi="Cambria"/>
          <w:sz w:val="28"/>
          <w:szCs w:val="28"/>
        </w:rPr>
        <w:t xml:space="preserve"> for her</w:t>
      </w:r>
      <w:del w:id="7270" w:author="Daisy Watt" w:date="2026-06-22T04:17:00Z" w16du:dateUtc="2026-06-22T02:17:00Z">
        <w:r w:rsidR="003132E8">
          <w:rPr>
            <w:rFonts w:ascii="Cambria" w:hAnsi="Cambria"/>
            <w:sz w:val="28"/>
            <w:szCs w:val="28"/>
          </w:rPr>
          <w:delText>, she thought</w:delText>
        </w:r>
      </w:del>
      <w:del w:id="7271" w:author="Daisy Watt" w:date="2026-06-22T01:28:00Z" w16du:dateUtc="2026-06-21T23:28:00Z">
        <w:r w:rsidR="003132E8">
          <w:rPr>
            <w:rFonts w:ascii="Cambria" w:hAnsi="Cambria"/>
            <w:sz w:val="28"/>
            <w:szCs w:val="28"/>
          </w:rPr>
          <w:delText>,</w:delText>
        </w:r>
      </w:del>
      <w:del w:id="7272" w:author="Daisy Watt" w:date="2026-06-22T04:17:00Z" w16du:dateUtc="2026-06-22T02:17:00Z">
        <w:r>
          <w:rPr>
            <w:rFonts w:ascii="Cambria" w:hAnsi="Cambria"/>
            <w:sz w:val="28"/>
            <w:szCs w:val="28"/>
          </w:rPr>
          <w:delText xml:space="preserve"> and</w:delText>
        </w:r>
      </w:del>
      <w:ins w:id="7273" w:author="Daisy Watt" w:date="2026-06-22T04:17:00Z" w16du:dateUtc="2026-06-22T02:17:00Z">
        <w:r w:rsidR="00D36332">
          <w:rPr>
            <w:rFonts w:ascii="Cambria" w:hAnsi="Cambria"/>
            <w:sz w:val="28"/>
            <w:szCs w:val="28"/>
          </w:rPr>
          <w:t>.</w:t>
        </w:r>
      </w:ins>
      <w:ins w:id="7274" w:author="Claire S" w:date="2026-07-22T10:24:00Z" w16du:dateUtc="2026-07-22T09:24:00Z">
        <w:r w:rsidR="00354D3C">
          <w:rPr>
            <w:rFonts w:ascii="Cambria" w:hAnsi="Cambria"/>
            <w:sz w:val="28"/>
            <w:szCs w:val="28"/>
          </w:rPr>
          <w:t xml:space="preserve"> Her chest was tight with dread</w:t>
        </w:r>
      </w:ins>
      <w:ins w:id="7275" w:author="Claire S" w:date="2026-07-22T10:37:00Z" w16du:dateUtc="2026-07-22T09:37:00Z">
        <w:r w:rsidR="004F7039">
          <w:rPr>
            <w:rFonts w:ascii="Cambria" w:hAnsi="Cambria"/>
            <w:sz w:val="28"/>
            <w:szCs w:val="28"/>
          </w:rPr>
          <w:t>,</w:t>
        </w:r>
      </w:ins>
      <w:ins w:id="7276" w:author="Claire S" w:date="2026-07-22T10:24:00Z" w16du:dateUtc="2026-07-22T09:24:00Z">
        <w:r w:rsidR="00354D3C">
          <w:rPr>
            <w:rFonts w:ascii="Cambria" w:hAnsi="Cambria"/>
            <w:sz w:val="28"/>
            <w:szCs w:val="28"/>
          </w:rPr>
          <w:t xml:space="preserve"> and something she couldn’t name; something </w:t>
        </w:r>
      </w:ins>
      <w:ins w:id="7277" w:author="Claire S" w:date="2026-07-22T10:36:00Z" w16du:dateUtc="2026-07-22T09:36:00Z">
        <w:r w:rsidR="004F7039">
          <w:rPr>
            <w:rFonts w:ascii="Cambria" w:hAnsi="Cambria"/>
            <w:sz w:val="28"/>
            <w:szCs w:val="28"/>
          </w:rPr>
          <w:t xml:space="preserve">that took her back to </w:t>
        </w:r>
      </w:ins>
      <w:ins w:id="7278" w:author="Claire S" w:date="2026-07-22T10:37:00Z" w16du:dateUtc="2026-07-22T09:37:00Z">
        <w:r w:rsidR="00D84234">
          <w:rPr>
            <w:rFonts w:ascii="Cambria" w:hAnsi="Cambria"/>
            <w:sz w:val="28"/>
            <w:szCs w:val="28"/>
          </w:rPr>
          <w:t>her</w:t>
        </w:r>
      </w:ins>
      <w:ins w:id="7279" w:author="Claire S" w:date="2026-07-22T10:36:00Z" w16du:dateUtc="2026-07-22T09:36:00Z">
        <w:r w:rsidR="004F7039">
          <w:rPr>
            <w:rFonts w:ascii="Cambria" w:hAnsi="Cambria"/>
            <w:sz w:val="28"/>
            <w:szCs w:val="28"/>
          </w:rPr>
          <w:t xml:space="preserve"> </w:t>
        </w:r>
      </w:ins>
      <w:ins w:id="7280" w:author="Claire S" w:date="2026-07-22T10:42:00Z" w16du:dateUtc="2026-07-22T09:42:00Z">
        <w:r w:rsidR="00687E2F">
          <w:rPr>
            <w:rFonts w:ascii="Cambria" w:hAnsi="Cambria"/>
            <w:sz w:val="28"/>
            <w:szCs w:val="28"/>
          </w:rPr>
          <w:t xml:space="preserve">childhood </w:t>
        </w:r>
      </w:ins>
      <w:ins w:id="7281" w:author="Claire S" w:date="2026-07-22T10:36:00Z" w16du:dateUtc="2026-07-22T09:36:00Z">
        <w:r w:rsidR="004F7039">
          <w:rPr>
            <w:rFonts w:ascii="Cambria" w:hAnsi="Cambria"/>
            <w:sz w:val="28"/>
            <w:szCs w:val="28"/>
          </w:rPr>
          <w:t>desperat</w:t>
        </w:r>
      </w:ins>
      <w:ins w:id="7282" w:author="Claire S" w:date="2026-07-22T10:37:00Z" w16du:dateUtc="2026-07-22T09:37:00Z">
        <w:r w:rsidR="00D84234">
          <w:rPr>
            <w:rFonts w:ascii="Cambria" w:hAnsi="Cambria"/>
            <w:sz w:val="28"/>
            <w:szCs w:val="28"/>
          </w:rPr>
          <w:t>ion</w:t>
        </w:r>
      </w:ins>
      <w:ins w:id="7283" w:author="Claire S" w:date="2026-07-22T10:36:00Z" w16du:dateUtc="2026-07-22T09:36:00Z">
        <w:r w:rsidR="004F7039">
          <w:rPr>
            <w:rFonts w:ascii="Cambria" w:hAnsi="Cambria"/>
            <w:sz w:val="28"/>
            <w:szCs w:val="28"/>
          </w:rPr>
          <w:t xml:space="preserve"> when she </w:t>
        </w:r>
      </w:ins>
      <w:ins w:id="7284" w:author="Claire S" w:date="2026-07-22T10:37:00Z" w16du:dateUtc="2026-07-22T09:37:00Z">
        <w:r w:rsidR="00D84234">
          <w:rPr>
            <w:rFonts w:ascii="Cambria" w:hAnsi="Cambria"/>
            <w:sz w:val="28"/>
            <w:szCs w:val="28"/>
          </w:rPr>
          <w:t>got</w:t>
        </w:r>
      </w:ins>
      <w:ins w:id="7285" w:author="Claire S" w:date="2026-07-22T10:36:00Z" w16du:dateUtc="2026-07-22T09:36:00Z">
        <w:r w:rsidR="004F7039">
          <w:rPr>
            <w:rFonts w:ascii="Cambria" w:hAnsi="Cambria"/>
            <w:sz w:val="28"/>
            <w:szCs w:val="28"/>
          </w:rPr>
          <w:t xml:space="preserve"> left at school.  </w:t>
        </w:r>
      </w:ins>
      <w:ins w:id="7286" w:author="Claire S" w:date="2026-07-22T10:37:00Z" w16du:dateUtc="2026-07-22T09:37:00Z">
        <w:r w:rsidR="00D84234">
          <w:rPr>
            <w:rFonts w:ascii="Cambria" w:hAnsi="Cambria"/>
            <w:sz w:val="28"/>
            <w:szCs w:val="28"/>
          </w:rPr>
          <w:t>It felt like</w:t>
        </w:r>
        <w:r w:rsidR="001616A9">
          <w:rPr>
            <w:rFonts w:ascii="Cambria" w:hAnsi="Cambria"/>
            <w:sz w:val="28"/>
            <w:szCs w:val="28"/>
          </w:rPr>
          <w:t xml:space="preserve"> </w:t>
        </w:r>
      </w:ins>
      <w:ins w:id="7287" w:author="Claire S" w:date="2026-07-22T10:36:00Z" w16du:dateUtc="2026-07-22T09:36:00Z">
        <w:r w:rsidR="004F7039">
          <w:rPr>
            <w:rFonts w:ascii="Cambria" w:hAnsi="Cambria"/>
            <w:sz w:val="28"/>
            <w:szCs w:val="28"/>
          </w:rPr>
          <w:t>she was drowning in her own distress -</w:t>
        </w:r>
      </w:ins>
    </w:p>
    <w:p w14:paraId="359180C8" w14:textId="6ED829E7" w:rsidR="00A337C7" w:rsidRDefault="00D36332" w:rsidP="004760AB">
      <w:pPr>
        <w:spacing w:line="360" w:lineRule="auto"/>
        <w:ind w:firstLine="720"/>
        <w:contextualSpacing/>
        <w:rPr>
          <w:rFonts w:ascii="Cambria" w:hAnsi="Cambria"/>
          <w:sz w:val="28"/>
          <w:szCs w:val="28"/>
        </w:rPr>
      </w:pPr>
      <w:ins w:id="7288" w:author="Daisy Watt" w:date="2026-06-22T04:17:00Z" w16du:dateUtc="2026-06-22T02:17:00Z">
        <w:del w:id="7289" w:author="Claire S" w:date="2026-07-22T10:24:00Z" w16du:dateUtc="2026-07-22T09:24:00Z">
          <w:r w:rsidDel="00354D3C">
            <w:rPr>
              <w:rFonts w:ascii="Cambria" w:hAnsi="Cambria"/>
              <w:sz w:val="28"/>
              <w:szCs w:val="28"/>
            </w:rPr>
            <w:delText xml:space="preserve"> </w:delText>
          </w:r>
        </w:del>
        <w:r>
          <w:rPr>
            <w:rFonts w:ascii="Cambria" w:hAnsi="Cambria"/>
            <w:sz w:val="28"/>
            <w:szCs w:val="28"/>
          </w:rPr>
          <w:t>S</w:t>
        </w:r>
        <w:del w:id="7290" w:author="Claire S" w:date="2026-07-22T10:36:00Z" w16du:dateUtc="2026-07-22T09:36:00Z">
          <w:r w:rsidDel="004F7039">
            <w:rPr>
              <w:rFonts w:ascii="Cambria" w:hAnsi="Cambria"/>
              <w:sz w:val="28"/>
              <w:szCs w:val="28"/>
            </w:rPr>
            <w:delText>he</w:delText>
          </w:r>
        </w:del>
      </w:ins>
      <w:ins w:id="7291" w:author="Claire S" w:date="2026-07-22T10:36:00Z" w16du:dateUtc="2026-07-22T09:36:00Z">
        <w:r w:rsidR="004F7039">
          <w:rPr>
            <w:rFonts w:ascii="Cambria" w:hAnsi="Cambria"/>
            <w:sz w:val="28"/>
            <w:szCs w:val="28"/>
          </w:rPr>
          <w:t>avannah</w:t>
        </w:r>
      </w:ins>
      <w:r w:rsidR="004760AB">
        <w:rPr>
          <w:rFonts w:ascii="Cambria" w:hAnsi="Cambria"/>
          <w:sz w:val="28"/>
          <w:szCs w:val="28"/>
        </w:rPr>
        <w:t xml:space="preserve"> </w:t>
      </w:r>
      <w:r w:rsidR="006A381C">
        <w:rPr>
          <w:rFonts w:ascii="Cambria" w:hAnsi="Cambria"/>
          <w:sz w:val="28"/>
          <w:szCs w:val="28"/>
        </w:rPr>
        <w:t>knocked back</w:t>
      </w:r>
      <w:r w:rsidR="004760AB">
        <w:rPr>
          <w:rFonts w:ascii="Cambria" w:hAnsi="Cambria"/>
          <w:sz w:val="28"/>
          <w:szCs w:val="28"/>
        </w:rPr>
        <w:t xml:space="preserve"> the rest of her drink</w:t>
      </w:r>
      <w:ins w:id="7292" w:author="Claire S" w:date="2026-07-22T10:37:00Z" w16du:dateUtc="2026-07-22T09:37:00Z">
        <w:r w:rsidR="001616A9">
          <w:rPr>
            <w:rFonts w:ascii="Cambria" w:hAnsi="Cambria"/>
            <w:sz w:val="28"/>
            <w:szCs w:val="28"/>
          </w:rPr>
          <w:t xml:space="preserve"> so fast, the glass clinke</w:t>
        </w:r>
      </w:ins>
      <w:ins w:id="7293" w:author="Claire S" w:date="2026-07-22T10:38:00Z" w16du:dateUtc="2026-07-22T09:38:00Z">
        <w:r w:rsidR="001616A9">
          <w:rPr>
            <w:rFonts w:ascii="Cambria" w:hAnsi="Cambria"/>
            <w:sz w:val="28"/>
            <w:szCs w:val="28"/>
          </w:rPr>
          <w:t>d on her teeth</w:t>
        </w:r>
      </w:ins>
      <w:r w:rsidR="004760AB">
        <w:rPr>
          <w:rFonts w:ascii="Cambria" w:hAnsi="Cambria"/>
          <w:sz w:val="28"/>
          <w:szCs w:val="28"/>
        </w:rPr>
        <w:t>.</w:t>
      </w:r>
      <w:commentRangeEnd w:id="7266"/>
      <w:r w:rsidR="002D5417">
        <w:rPr>
          <w:rStyle w:val="CommentReference"/>
          <w:rFonts w:ascii="Cambria" w:hAnsi="Cambria"/>
          <w:sz w:val="28"/>
          <w:szCs w:val="28"/>
        </w:rPr>
        <w:commentReference w:id="7266"/>
      </w:r>
    </w:p>
    <w:p w14:paraId="49CD3A76" w14:textId="77777777" w:rsidR="00932C6B" w:rsidRDefault="00932C6B" w:rsidP="00AF5A85">
      <w:pPr>
        <w:spacing w:line="360" w:lineRule="auto"/>
        <w:contextualSpacing/>
        <w:rPr>
          <w:rFonts w:ascii="Cambria" w:hAnsi="Cambria"/>
          <w:sz w:val="28"/>
          <w:szCs w:val="28"/>
        </w:rPr>
      </w:pPr>
    </w:p>
    <w:p w14:paraId="46148D76" w14:textId="6BB6404A" w:rsidR="00AF5A85" w:rsidRDefault="00A337C7" w:rsidP="00AF5A85">
      <w:pPr>
        <w:spacing w:line="360" w:lineRule="auto"/>
        <w:contextualSpacing/>
        <w:rPr>
          <w:rFonts w:ascii="Cambria" w:hAnsi="Cambria"/>
          <w:sz w:val="28"/>
          <w:szCs w:val="28"/>
        </w:rPr>
      </w:pPr>
      <w:r>
        <w:rPr>
          <w:rFonts w:ascii="Cambria" w:hAnsi="Cambria"/>
          <w:sz w:val="28"/>
          <w:szCs w:val="28"/>
        </w:rPr>
        <w:t>*</w:t>
      </w:r>
    </w:p>
    <w:p w14:paraId="6210FF21" w14:textId="3AB4E271" w:rsidR="00BC2189" w:rsidRDefault="00EF195D" w:rsidP="0007463D">
      <w:pPr>
        <w:spacing w:line="360" w:lineRule="auto"/>
        <w:ind w:firstLine="720"/>
        <w:contextualSpacing/>
        <w:rPr>
          <w:rFonts w:ascii="Cambria" w:hAnsi="Cambria"/>
          <w:sz w:val="28"/>
          <w:szCs w:val="28"/>
        </w:rPr>
      </w:pPr>
      <w:r>
        <w:rPr>
          <w:rFonts w:ascii="Cambria" w:hAnsi="Cambria"/>
          <w:sz w:val="28"/>
          <w:szCs w:val="28"/>
        </w:rPr>
        <w:t>‘</w:t>
      </w:r>
      <w:r w:rsidR="00E50629">
        <w:rPr>
          <w:rFonts w:ascii="Cambria" w:hAnsi="Cambria"/>
          <w:sz w:val="28"/>
          <w:szCs w:val="28"/>
        </w:rPr>
        <w:t xml:space="preserve">DS </w:t>
      </w:r>
      <w:r w:rsidR="003F46AD">
        <w:rPr>
          <w:rFonts w:ascii="Cambria" w:hAnsi="Cambria"/>
          <w:sz w:val="28"/>
          <w:szCs w:val="28"/>
        </w:rPr>
        <w:t>Addo</w:t>
      </w:r>
      <w:r w:rsidR="00E50629">
        <w:rPr>
          <w:rFonts w:ascii="Cambria" w:hAnsi="Cambria"/>
          <w:sz w:val="28"/>
          <w:szCs w:val="28"/>
        </w:rPr>
        <w:t>, London Met</w:t>
      </w:r>
      <w:del w:id="7294" w:author="Daisy Watt" w:date="2026-06-22T04:19:00Z" w16du:dateUtc="2026-06-22T02:19:00Z">
        <w:r w:rsidR="00214906">
          <w:rPr>
            <w:rFonts w:ascii="Cambria" w:hAnsi="Cambria"/>
            <w:sz w:val="28"/>
            <w:szCs w:val="28"/>
          </w:rPr>
          <w:delText>,</w:delText>
        </w:r>
      </w:del>
      <w:ins w:id="7295" w:author="Daisy Watt" w:date="2026-06-22T04:19:00Z" w16du:dateUtc="2026-06-22T02:19:00Z">
        <w:r w:rsidR="00C774D9">
          <w:rPr>
            <w:rFonts w:ascii="Cambria" w:hAnsi="Cambria"/>
            <w:sz w:val="28"/>
            <w:szCs w:val="28"/>
          </w:rPr>
          <w:t>.</w:t>
        </w:r>
      </w:ins>
      <w:r w:rsidR="00214906">
        <w:rPr>
          <w:rFonts w:ascii="Cambria" w:hAnsi="Cambria"/>
          <w:sz w:val="28"/>
          <w:szCs w:val="28"/>
        </w:rPr>
        <w:t xml:space="preserve">’ </w:t>
      </w:r>
      <w:del w:id="7296" w:author="Daisy Watt" w:date="2026-06-22T04:19:00Z" w16du:dateUtc="2026-06-22T02:19:00Z">
        <w:r w:rsidR="00214906" w:rsidDel="00C774D9">
          <w:rPr>
            <w:rFonts w:ascii="Cambria" w:hAnsi="Cambria"/>
            <w:sz w:val="28"/>
            <w:szCs w:val="28"/>
          </w:rPr>
          <w:delText>t</w:delText>
        </w:r>
      </w:del>
      <w:ins w:id="7297" w:author="Daisy Watt" w:date="2026-06-22T04:19:00Z" w16du:dateUtc="2026-06-22T02:19:00Z">
        <w:r w:rsidR="00C774D9">
          <w:rPr>
            <w:rFonts w:ascii="Cambria" w:hAnsi="Cambria"/>
            <w:sz w:val="28"/>
            <w:szCs w:val="28"/>
          </w:rPr>
          <w:t>T</w:t>
        </w:r>
      </w:ins>
      <w:r w:rsidR="00214906">
        <w:rPr>
          <w:rFonts w:ascii="Cambria" w:hAnsi="Cambria"/>
          <w:sz w:val="28"/>
          <w:szCs w:val="28"/>
        </w:rPr>
        <w:t>he policeman, who looked like a</w:t>
      </w:r>
      <w:r w:rsidR="002D25B9">
        <w:rPr>
          <w:rFonts w:ascii="Cambria" w:hAnsi="Cambria"/>
          <w:sz w:val="28"/>
          <w:szCs w:val="28"/>
        </w:rPr>
        <w:t xml:space="preserve"> </w:t>
      </w:r>
      <w:ins w:id="7298" w:author="Claire S" w:date="2026-07-22T10:38:00Z" w16du:dateUtc="2026-07-22T09:38:00Z">
        <w:r w:rsidR="001616A9">
          <w:rPr>
            <w:rFonts w:ascii="Cambria" w:hAnsi="Cambria"/>
            <w:sz w:val="28"/>
            <w:szCs w:val="28"/>
          </w:rPr>
          <w:t>re</w:t>
        </w:r>
      </w:ins>
      <w:commentRangeStart w:id="7299"/>
      <w:r w:rsidR="002D25B9">
        <w:rPr>
          <w:rFonts w:ascii="Cambria" w:hAnsi="Cambria"/>
          <w:sz w:val="28"/>
          <w:szCs w:val="28"/>
        </w:rPr>
        <w:t>tired</w:t>
      </w:r>
      <w:commentRangeEnd w:id="7299"/>
      <w:r w:rsidR="004F71E6">
        <w:rPr>
          <w:rStyle w:val="CommentReference"/>
          <w:rFonts w:ascii="Cambria" w:hAnsi="Cambria"/>
          <w:sz w:val="28"/>
          <w:szCs w:val="28"/>
        </w:rPr>
        <w:commentReference w:id="7299"/>
      </w:r>
      <w:r w:rsidR="00214906">
        <w:rPr>
          <w:rFonts w:ascii="Cambria" w:hAnsi="Cambria"/>
          <w:sz w:val="28"/>
          <w:szCs w:val="28"/>
        </w:rPr>
        <w:t xml:space="preserve"> boxer, </w:t>
      </w:r>
      <w:r w:rsidR="00325336">
        <w:rPr>
          <w:rFonts w:ascii="Cambria" w:hAnsi="Cambria"/>
          <w:sz w:val="28"/>
          <w:szCs w:val="28"/>
        </w:rPr>
        <w:t>shook Ruth’s hand</w:t>
      </w:r>
      <w:r w:rsidR="00214906">
        <w:rPr>
          <w:rFonts w:ascii="Cambria" w:hAnsi="Cambria"/>
          <w:sz w:val="28"/>
          <w:szCs w:val="28"/>
        </w:rPr>
        <w:t>. ‘</w:t>
      </w:r>
      <w:r w:rsidR="002A79B1">
        <w:rPr>
          <w:rFonts w:ascii="Cambria" w:hAnsi="Cambria"/>
          <w:sz w:val="28"/>
          <w:szCs w:val="28"/>
        </w:rPr>
        <w:t xml:space="preserve">Sorry </w:t>
      </w:r>
      <w:r w:rsidR="00932C6B">
        <w:rPr>
          <w:rFonts w:ascii="Cambria" w:hAnsi="Cambria"/>
          <w:sz w:val="28"/>
          <w:szCs w:val="28"/>
        </w:rPr>
        <w:t>about your colleague</w:t>
      </w:r>
      <w:del w:id="7300" w:author="Daisy Watt" w:date="2026-06-22T04:19:00Z" w16du:dateUtc="2026-06-22T02:19:00Z">
        <w:r w:rsidR="002A79B1">
          <w:rPr>
            <w:rFonts w:ascii="Cambria" w:hAnsi="Cambria"/>
            <w:sz w:val="28"/>
            <w:szCs w:val="28"/>
          </w:rPr>
          <w:delText>,</w:delText>
        </w:r>
      </w:del>
      <w:ins w:id="7301" w:author="Daisy Watt" w:date="2026-06-22T04:19:00Z" w16du:dateUtc="2026-06-22T02:19:00Z">
        <w:r w:rsidR="00D843F5">
          <w:rPr>
            <w:rFonts w:ascii="Cambria" w:hAnsi="Cambria"/>
            <w:sz w:val="28"/>
            <w:szCs w:val="28"/>
          </w:rPr>
          <w:t>.</w:t>
        </w:r>
      </w:ins>
      <w:r w:rsidR="002A79B1">
        <w:rPr>
          <w:rFonts w:ascii="Cambria" w:hAnsi="Cambria"/>
          <w:sz w:val="28"/>
          <w:szCs w:val="28"/>
        </w:rPr>
        <w:t xml:space="preserve">’ </w:t>
      </w:r>
      <w:del w:id="7302" w:author="Daisy Watt" w:date="2026-06-22T04:19:00Z" w16du:dateUtc="2026-06-22T02:19:00Z">
        <w:r w:rsidR="002A79B1" w:rsidDel="00D843F5">
          <w:rPr>
            <w:rFonts w:ascii="Cambria" w:hAnsi="Cambria"/>
            <w:sz w:val="28"/>
            <w:szCs w:val="28"/>
          </w:rPr>
          <w:delText>h</w:delText>
        </w:r>
      </w:del>
      <w:ins w:id="7303" w:author="Daisy Watt" w:date="2026-06-22T04:19:00Z" w16du:dateUtc="2026-06-22T02:19:00Z">
        <w:r w:rsidR="00D843F5">
          <w:rPr>
            <w:rFonts w:ascii="Cambria" w:hAnsi="Cambria"/>
            <w:sz w:val="28"/>
            <w:szCs w:val="28"/>
          </w:rPr>
          <w:t>H</w:t>
        </w:r>
      </w:ins>
      <w:r w:rsidR="002A79B1">
        <w:rPr>
          <w:rFonts w:ascii="Cambria" w:hAnsi="Cambria"/>
          <w:sz w:val="28"/>
          <w:szCs w:val="28"/>
        </w:rPr>
        <w:t xml:space="preserve">e </w:t>
      </w:r>
      <w:r w:rsidR="00A337C7">
        <w:rPr>
          <w:rFonts w:ascii="Cambria" w:hAnsi="Cambria"/>
          <w:sz w:val="28"/>
          <w:szCs w:val="28"/>
        </w:rPr>
        <w:t>inclin</w:t>
      </w:r>
      <w:r w:rsidR="002A79B1">
        <w:rPr>
          <w:rFonts w:ascii="Cambria" w:hAnsi="Cambria"/>
          <w:sz w:val="28"/>
          <w:szCs w:val="28"/>
        </w:rPr>
        <w:t>ed his head quickly</w:t>
      </w:r>
      <w:r w:rsidR="00325336">
        <w:rPr>
          <w:rFonts w:ascii="Cambria" w:hAnsi="Cambria"/>
          <w:sz w:val="28"/>
          <w:szCs w:val="28"/>
        </w:rPr>
        <w:t>, r</w:t>
      </w:r>
      <w:r w:rsidR="00E50629">
        <w:rPr>
          <w:rFonts w:ascii="Cambria" w:hAnsi="Cambria"/>
          <w:sz w:val="28"/>
          <w:szCs w:val="28"/>
        </w:rPr>
        <w:t>emind</w:t>
      </w:r>
      <w:r w:rsidR="00325336">
        <w:rPr>
          <w:rFonts w:ascii="Cambria" w:hAnsi="Cambria"/>
          <w:sz w:val="28"/>
          <w:szCs w:val="28"/>
        </w:rPr>
        <w:t>ing</w:t>
      </w:r>
      <w:r w:rsidR="00E50629">
        <w:rPr>
          <w:rFonts w:ascii="Cambria" w:hAnsi="Cambria"/>
          <w:sz w:val="28"/>
          <w:szCs w:val="28"/>
        </w:rPr>
        <w:t xml:space="preserve"> </w:t>
      </w:r>
      <w:r w:rsidR="004760AB">
        <w:rPr>
          <w:rFonts w:ascii="Cambria" w:hAnsi="Cambria"/>
          <w:sz w:val="28"/>
          <w:szCs w:val="28"/>
        </w:rPr>
        <w:t>Savannah</w:t>
      </w:r>
      <w:r w:rsidR="00E50629">
        <w:rPr>
          <w:rFonts w:ascii="Cambria" w:hAnsi="Cambria"/>
          <w:sz w:val="28"/>
          <w:szCs w:val="28"/>
        </w:rPr>
        <w:t xml:space="preserve"> of </w:t>
      </w:r>
      <w:r w:rsidR="00454931">
        <w:rPr>
          <w:rFonts w:ascii="Cambria" w:hAnsi="Cambria"/>
          <w:sz w:val="28"/>
          <w:szCs w:val="28"/>
        </w:rPr>
        <w:t xml:space="preserve">one of those </w:t>
      </w:r>
      <w:r w:rsidR="002A79B1">
        <w:rPr>
          <w:rFonts w:ascii="Cambria" w:hAnsi="Cambria"/>
          <w:sz w:val="28"/>
          <w:szCs w:val="28"/>
        </w:rPr>
        <w:t>nodding bulldog</w:t>
      </w:r>
      <w:r w:rsidR="00454931">
        <w:rPr>
          <w:rFonts w:ascii="Cambria" w:hAnsi="Cambria"/>
          <w:sz w:val="28"/>
          <w:szCs w:val="28"/>
        </w:rPr>
        <w:t>s</w:t>
      </w:r>
      <w:r w:rsidR="002A79B1">
        <w:rPr>
          <w:rFonts w:ascii="Cambria" w:hAnsi="Cambria"/>
          <w:sz w:val="28"/>
          <w:szCs w:val="28"/>
        </w:rPr>
        <w:t xml:space="preserve"> </w:t>
      </w:r>
      <w:r w:rsidR="00A75319">
        <w:rPr>
          <w:rFonts w:ascii="Cambria" w:hAnsi="Cambria"/>
          <w:sz w:val="28"/>
          <w:szCs w:val="28"/>
        </w:rPr>
        <w:t>that drivers put</w:t>
      </w:r>
      <w:r w:rsidR="002D25B9">
        <w:rPr>
          <w:rFonts w:ascii="Cambria" w:hAnsi="Cambria"/>
          <w:sz w:val="28"/>
          <w:szCs w:val="28"/>
        </w:rPr>
        <w:t xml:space="preserve"> on th</w:t>
      </w:r>
      <w:r w:rsidR="002A79B1">
        <w:rPr>
          <w:rFonts w:ascii="Cambria" w:hAnsi="Cambria"/>
          <w:sz w:val="28"/>
          <w:szCs w:val="28"/>
        </w:rPr>
        <w:t xml:space="preserve">eir </w:t>
      </w:r>
      <w:r w:rsidR="00E50629">
        <w:rPr>
          <w:rFonts w:ascii="Cambria" w:hAnsi="Cambria"/>
          <w:sz w:val="28"/>
          <w:szCs w:val="28"/>
        </w:rPr>
        <w:t>car</w:t>
      </w:r>
      <w:r w:rsidR="002D25B9">
        <w:rPr>
          <w:rFonts w:ascii="Cambria" w:hAnsi="Cambria"/>
          <w:sz w:val="28"/>
          <w:szCs w:val="28"/>
        </w:rPr>
        <w:t xml:space="preserve"> dashboard</w:t>
      </w:r>
      <w:r w:rsidR="00E50629">
        <w:rPr>
          <w:rFonts w:ascii="Cambria" w:hAnsi="Cambria"/>
          <w:sz w:val="28"/>
          <w:szCs w:val="28"/>
        </w:rPr>
        <w:t>s</w:t>
      </w:r>
      <w:r w:rsidR="002A79B1">
        <w:rPr>
          <w:rFonts w:ascii="Cambria" w:hAnsi="Cambria"/>
          <w:sz w:val="28"/>
          <w:szCs w:val="28"/>
        </w:rPr>
        <w:t>. ‘</w:t>
      </w:r>
      <w:r w:rsidR="004760AB">
        <w:rPr>
          <w:rFonts w:ascii="Cambria" w:hAnsi="Cambria"/>
          <w:sz w:val="28"/>
          <w:szCs w:val="28"/>
        </w:rPr>
        <w:t>To clarify, ladies, i</w:t>
      </w:r>
      <w:r w:rsidR="001E2877">
        <w:rPr>
          <w:rFonts w:ascii="Cambria" w:hAnsi="Cambria"/>
          <w:sz w:val="28"/>
          <w:szCs w:val="28"/>
        </w:rPr>
        <w:t xml:space="preserve">f it </w:t>
      </w:r>
      <w:r w:rsidR="0007463D">
        <w:rPr>
          <w:rFonts w:ascii="Cambria" w:hAnsi="Cambria"/>
          <w:sz w:val="28"/>
          <w:szCs w:val="28"/>
        </w:rPr>
        <w:t>i</w:t>
      </w:r>
      <w:r w:rsidR="001E2877">
        <w:rPr>
          <w:rFonts w:ascii="Cambria" w:hAnsi="Cambria"/>
          <w:sz w:val="28"/>
          <w:szCs w:val="28"/>
        </w:rPr>
        <w:t>s suicide, t</w:t>
      </w:r>
      <w:r w:rsidR="001D0B2F">
        <w:rPr>
          <w:rFonts w:ascii="Cambria" w:hAnsi="Cambria"/>
          <w:sz w:val="28"/>
          <w:szCs w:val="28"/>
        </w:rPr>
        <w:t>here</w:t>
      </w:r>
      <w:r w:rsidR="0007463D">
        <w:rPr>
          <w:rFonts w:ascii="Cambria" w:hAnsi="Cambria"/>
          <w:sz w:val="28"/>
          <w:szCs w:val="28"/>
        </w:rPr>
        <w:t>’</w:t>
      </w:r>
      <w:r w:rsidR="001D0B2F">
        <w:rPr>
          <w:rFonts w:ascii="Cambria" w:hAnsi="Cambria"/>
          <w:sz w:val="28"/>
          <w:szCs w:val="28"/>
        </w:rPr>
        <w:t>ll be a</w:t>
      </w:r>
      <w:r w:rsidR="00BC2189">
        <w:rPr>
          <w:rFonts w:ascii="Cambria" w:hAnsi="Cambria"/>
          <w:sz w:val="28"/>
          <w:szCs w:val="28"/>
        </w:rPr>
        <w:t>n inquest.</w:t>
      </w:r>
      <w:r w:rsidR="0007463D">
        <w:rPr>
          <w:rFonts w:ascii="Cambria" w:hAnsi="Cambria"/>
          <w:sz w:val="28"/>
          <w:szCs w:val="28"/>
        </w:rPr>
        <w:t xml:space="preserve"> </w:t>
      </w:r>
      <w:r w:rsidR="001E2877">
        <w:rPr>
          <w:rFonts w:ascii="Cambria" w:hAnsi="Cambria"/>
          <w:sz w:val="28"/>
          <w:szCs w:val="28"/>
        </w:rPr>
        <w:t>But if it w</w:t>
      </w:r>
      <w:r w:rsidR="0007463D">
        <w:rPr>
          <w:rFonts w:ascii="Cambria" w:hAnsi="Cambria"/>
          <w:sz w:val="28"/>
          <w:szCs w:val="28"/>
        </w:rPr>
        <w:t>a</w:t>
      </w:r>
      <w:r w:rsidR="001E2877">
        <w:rPr>
          <w:rFonts w:ascii="Cambria" w:hAnsi="Cambria"/>
          <w:sz w:val="28"/>
          <w:szCs w:val="28"/>
        </w:rPr>
        <w:t xml:space="preserve">sn’t suicide, </w:t>
      </w:r>
      <w:r w:rsidR="00F67108">
        <w:rPr>
          <w:rFonts w:ascii="Cambria" w:hAnsi="Cambria"/>
          <w:sz w:val="28"/>
          <w:szCs w:val="28"/>
        </w:rPr>
        <w:t>obviously</w:t>
      </w:r>
      <w:ins w:id="7304" w:author="Daisy Watt" w:date="2026-06-22T04:19:00Z" w16du:dateUtc="2026-06-22T02:19:00Z">
        <w:r w:rsidR="002274ED">
          <w:rPr>
            <w:rFonts w:ascii="Cambria" w:hAnsi="Cambria"/>
            <w:sz w:val="28"/>
            <w:szCs w:val="28"/>
          </w:rPr>
          <w:t>,</w:t>
        </w:r>
      </w:ins>
      <w:r w:rsidR="00F67108">
        <w:rPr>
          <w:rFonts w:ascii="Cambria" w:hAnsi="Cambria"/>
          <w:sz w:val="28"/>
          <w:szCs w:val="28"/>
        </w:rPr>
        <w:t xml:space="preserve"> </w:t>
      </w:r>
      <w:r w:rsidR="00652C11">
        <w:rPr>
          <w:rFonts w:ascii="Cambria" w:hAnsi="Cambria"/>
          <w:sz w:val="28"/>
          <w:szCs w:val="28"/>
        </w:rPr>
        <w:t>it</w:t>
      </w:r>
      <w:r w:rsidR="001E2877">
        <w:rPr>
          <w:rFonts w:ascii="Cambria" w:hAnsi="Cambria"/>
          <w:sz w:val="28"/>
          <w:szCs w:val="28"/>
        </w:rPr>
        <w:t>’</w:t>
      </w:r>
      <w:r w:rsidR="00932C6B">
        <w:rPr>
          <w:rFonts w:ascii="Cambria" w:hAnsi="Cambria"/>
          <w:sz w:val="28"/>
          <w:szCs w:val="28"/>
        </w:rPr>
        <w:t>s</w:t>
      </w:r>
      <w:r w:rsidR="001E2877">
        <w:rPr>
          <w:rFonts w:ascii="Cambria" w:hAnsi="Cambria"/>
          <w:sz w:val="28"/>
          <w:szCs w:val="28"/>
        </w:rPr>
        <w:t xml:space="preserve"> a criminal investigation.’</w:t>
      </w:r>
    </w:p>
    <w:p w14:paraId="0CFE5B2B" w14:textId="5EFF52C5" w:rsidR="001E2877" w:rsidRDefault="001E2877" w:rsidP="00214906">
      <w:pPr>
        <w:spacing w:line="360" w:lineRule="auto"/>
        <w:ind w:firstLine="720"/>
        <w:contextualSpacing/>
        <w:rPr>
          <w:rFonts w:ascii="Cambria" w:hAnsi="Cambria"/>
          <w:sz w:val="28"/>
          <w:szCs w:val="28"/>
        </w:rPr>
      </w:pPr>
      <w:r>
        <w:rPr>
          <w:rFonts w:ascii="Cambria" w:hAnsi="Cambria"/>
          <w:sz w:val="28"/>
          <w:szCs w:val="28"/>
        </w:rPr>
        <w:t>‘</w:t>
      </w:r>
      <w:r w:rsidR="00F67108">
        <w:rPr>
          <w:rFonts w:ascii="Cambria" w:hAnsi="Cambria"/>
          <w:sz w:val="28"/>
          <w:szCs w:val="28"/>
        </w:rPr>
        <w:t>Hang on, w</w:t>
      </w:r>
      <w:r>
        <w:rPr>
          <w:rFonts w:ascii="Cambria" w:hAnsi="Cambria"/>
          <w:sz w:val="28"/>
          <w:szCs w:val="28"/>
        </w:rPr>
        <w:t>hat do you mean, if it</w:t>
      </w:r>
      <w:r w:rsidR="00652C11">
        <w:rPr>
          <w:rFonts w:ascii="Cambria" w:hAnsi="Cambria"/>
          <w:sz w:val="28"/>
          <w:szCs w:val="28"/>
        </w:rPr>
        <w:t>’s not</w:t>
      </w:r>
      <w:r>
        <w:rPr>
          <w:rFonts w:ascii="Cambria" w:hAnsi="Cambria"/>
          <w:sz w:val="28"/>
          <w:szCs w:val="28"/>
        </w:rPr>
        <w:t xml:space="preserve"> suicide?’</w:t>
      </w:r>
      <w:r w:rsidR="00652C11">
        <w:rPr>
          <w:rFonts w:ascii="Cambria" w:hAnsi="Cambria"/>
          <w:sz w:val="28"/>
          <w:szCs w:val="28"/>
        </w:rPr>
        <w:t xml:space="preserve"> Ruth </w:t>
      </w:r>
      <w:r w:rsidR="00F7375A">
        <w:rPr>
          <w:rFonts w:ascii="Cambria" w:hAnsi="Cambria"/>
          <w:sz w:val="28"/>
          <w:szCs w:val="28"/>
        </w:rPr>
        <w:t>demand</w:t>
      </w:r>
      <w:r w:rsidR="00652C11">
        <w:rPr>
          <w:rFonts w:ascii="Cambria" w:hAnsi="Cambria"/>
          <w:sz w:val="28"/>
          <w:szCs w:val="28"/>
        </w:rPr>
        <w:t>ed</w:t>
      </w:r>
      <w:r>
        <w:rPr>
          <w:rFonts w:ascii="Cambria" w:hAnsi="Cambria"/>
          <w:sz w:val="28"/>
          <w:szCs w:val="28"/>
        </w:rPr>
        <w:t xml:space="preserve">. </w:t>
      </w:r>
      <w:r w:rsidR="00652C11">
        <w:rPr>
          <w:rFonts w:ascii="Cambria" w:hAnsi="Cambria"/>
          <w:sz w:val="28"/>
          <w:szCs w:val="28"/>
        </w:rPr>
        <w:t>‘Isn’t it obvious</w:t>
      </w:r>
      <w:r w:rsidR="001341F6">
        <w:rPr>
          <w:rFonts w:ascii="Cambria" w:hAnsi="Cambria"/>
          <w:sz w:val="28"/>
          <w:szCs w:val="28"/>
        </w:rPr>
        <w:t xml:space="preserve"> that it was</w:t>
      </w:r>
      <w:r w:rsidR="00652C11">
        <w:rPr>
          <w:rFonts w:ascii="Cambria" w:hAnsi="Cambria"/>
          <w:sz w:val="28"/>
          <w:szCs w:val="28"/>
        </w:rPr>
        <w:t>?’</w:t>
      </w:r>
    </w:p>
    <w:p w14:paraId="15DA547E" w14:textId="6D8A4199" w:rsidR="00652C11" w:rsidRDefault="00652C11" w:rsidP="00214906">
      <w:pPr>
        <w:spacing w:line="360" w:lineRule="auto"/>
        <w:ind w:firstLine="720"/>
        <w:contextualSpacing/>
        <w:rPr>
          <w:rFonts w:ascii="Cambria" w:hAnsi="Cambria"/>
          <w:sz w:val="28"/>
          <w:szCs w:val="28"/>
        </w:rPr>
      </w:pPr>
      <w:r>
        <w:rPr>
          <w:rFonts w:ascii="Cambria" w:hAnsi="Cambria"/>
          <w:sz w:val="28"/>
          <w:szCs w:val="28"/>
        </w:rPr>
        <w:t>Savannah gazed at the man. He had a very thick neck, she noticed.</w:t>
      </w:r>
      <w:r w:rsidR="004760AB">
        <w:rPr>
          <w:rFonts w:ascii="Cambria" w:hAnsi="Cambria"/>
          <w:sz w:val="28"/>
          <w:szCs w:val="28"/>
        </w:rPr>
        <w:t xml:space="preserve">  </w:t>
      </w:r>
    </w:p>
    <w:p w14:paraId="257272C0" w14:textId="0DE4777D" w:rsidR="001E2877" w:rsidRDefault="001E2877" w:rsidP="00214906">
      <w:pPr>
        <w:spacing w:line="360" w:lineRule="auto"/>
        <w:ind w:firstLine="720"/>
        <w:contextualSpacing/>
        <w:rPr>
          <w:rFonts w:ascii="Cambria" w:hAnsi="Cambria"/>
          <w:sz w:val="28"/>
          <w:szCs w:val="28"/>
        </w:rPr>
      </w:pPr>
      <w:r>
        <w:rPr>
          <w:rFonts w:ascii="Cambria" w:hAnsi="Cambria"/>
          <w:sz w:val="28"/>
          <w:szCs w:val="28"/>
        </w:rPr>
        <w:t>‘I</w:t>
      </w:r>
      <w:r w:rsidR="001341F6">
        <w:rPr>
          <w:rFonts w:ascii="Cambria" w:hAnsi="Cambria"/>
          <w:sz w:val="28"/>
          <w:szCs w:val="28"/>
        </w:rPr>
        <w:t xml:space="preserve">t </w:t>
      </w:r>
      <w:r w:rsidR="00004AB1">
        <w:rPr>
          <w:rFonts w:ascii="Cambria" w:hAnsi="Cambria"/>
          <w:sz w:val="28"/>
          <w:szCs w:val="28"/>
        </w:rPr>
        <w:t xml:space="preserve">certainly </w:t>
      </w:r>
      <w:r>
        <w:rPr>
          <w:rFonts w:ascii="Cambria" w:hAnsi="Cambria"/>
          <w:sz w:val="28"/>
          <w:szCs w:val="28"/>
        </w:rPr>
        <w:t xml:space="preserve">looks </w:t>
      </w:r>
      <w:r w:rsidR="00652C11">
        <w:rPr>
          <w:rFonts w:ascii="Cambria" w:hAnsi="Cambria"/>
          <w:sz w:val="28"/>
          <w:szCs w:val="28"/>
        </w:rPr>
        <w:t xml:space="preserve">that way, </w:t>
      </w:r>
      <w:r w:rsidR="00B23493">
        <w:rPr>
          <w:rFonts w:ascii="Cambria" w:hAnsi="Cambria"/>
          <w:sz w:val="28"/>
          <w:szCs w:val="28"/>
        </w:rPr>
        <w:t xml:space="preserve">ladies, </w:t>
      </w:r>
      <w:r w:rsidR="00652C11">
        <w:rPr>
          <w:rFonts w:ascii="Cambria" w:hAnsi="Cambria"/>
          <w:sz w:val="28"/>
          <w:szCs w:val="28"/>
        </w:rPr>
        <w:t>b</w:t>
      </w:r>
      <w:r>
        <w:rPr>
          <w:rFonts w:ascii="Cambria" w:hAnsi="Cambria"/>
          <w:sz w:val="28"/>
          <w:szCs w:val="28"/>
        </w:rPr>
        <w:t>ut</w:t>
      </w:r>
      <w:r w:rsidR="006F565D">
        <w:rPr>
          <w:rFonts w:ascii="Cambria" w:hAnsi="Cambria"/>
          <w:sz w:val="28"/>
          <w:szCs w:val="28"/>
        </w:rPr>
        <w:t xml:space="preserve"> </w:t>
      </w:r>
      <w:r w:rsidR="00004AB1">
        <w:rPr>
          <w:rFonts w:ascii="Cambria" w:hAnsi="Cambria"/>
          <w:sz w:val="28"/>
          <w:szCs w:val="28"/>
        </w:rPr>
        <w:t>t</w:t>
      </w:r>
      <w:r w:rsidR="00687A18">
        <w:rPr>
          <w:rFonts w:ascii="Cambria" w:hAnsi="Cambria"/>
          <w:sz w:val="28"/>
          <w:szCs w:val="28"/>
        </w:rPr>
        <w:t>here are a few anomalies, at this stage</w:t>
      </w:r>
      <w:r w:rsidR="00F97E19">
        <w:rPr>
          <w:rFonts w:ascii="Cambria" w:hAnsi="Cambria"/>
          <w:sz w:val="28"/>
          <w:szCs w:val="28"/>
        </w:rPr>
        <w:t>.’</w:t>
      </w:r>
    </w:p>
    <w:p w14:paraId="7FA85E6C" w14:textId="4028C28A" w:rsidR="00B23493" w:rsidRDefault="00B23493" w:rsidP="00B23493">
      <w:pPr>
        <w:spacing w:line="360" w:lineRule="auto"/>
        <w:ind w:firstLine="720"/>
        <w:contextualSpacing/>
        <w:rPr>
          <w:rFonts w:ascii="Cambria" w:hAnsi="Cambria"/>
          <w:sz w:val="28"/>
          <w:szCs w:val="28"/>
        </w:rPr>
      </w:pPr>
      <w:r>
        <w:rPr>
          <w:rFonts w:ascii="Cambria" w:hAnsi="Cambria"/>
          <w:sz w:val="28"/>
          <w:szCs w:val="28"/>
        </w:rPr>
        <w:t xml:space="preserve">And who </w:t>
      </w:r>
      <w:r w:rsidR="00E07CEC">
        <w:rPr>
          <w:rFonts w:ascii="Cambria" w:hAnsi="Cambria"/>
          <w:sz w:val="28"/>
          <w:szCs w:val="28"/>
        </w:rPr>
        <w:t xml:space="preserve">on earth </w:t>
      </w:r>
      <w:del w:id="7305" w:author="Daisy Watt" w:date="2026-06-22T04:20:00Z" w16du:dateUtc="2026-06-22T02:20:00Z">
        <w:r>
          <w:rPr>
            <w:rFonts w:ascii="Cambria" w:hAnsi="Cambria"/>
            <w:sz w:val="28"/>
            <w:szCs w:val="28"/>
          </w:rPr>
          <w:delText>used the expression</w:delText>
        </w:r>
      </w:del>
      <w:ins w:id="7306" w:author="Daisy Watt" w:date="2026-06-22T04:20:00Z" w16du:dateUtc="2026-06-22T02:20:00Z">
        <w:r w:rsidR="00B85D91">
          <w:rPr>
            <w:rFonts w:ascii="Cambria" w:hAnsi="Cambria"/>
            <w:sz w:val="28"/>
            <w:szCs w:val="28"/>
          </w:rPr>
          <w:t>said</w:t>
        </w:r>
      </w:ins>
      <w:r>
        <w:rPr>
          <w:rFonts w:ascii="Cambria" w:hAnsi="Cambria"/>
          <w:sz w:val="28"/>
          <w:szCs w:val="28"/>
        </w:rPr>
        <w:t xml:space="preserve"> ‘ladies’</w:t>
      </w:r>
      <w:ins w:id="7307" w:author="Daisy Watt" w:date="2026-06-22T04:37:00Z" w16du:dateUtc="2026-06-22T02:37:00Z">
        <w:r w:rsidR="00970C5B">
          <w:rPr>
            <w:rFonts w:ascii="Cambria" w:hAnsi="Cambria"/>
            <w:sz w:val="28"/>
            <w:szCs w:val="28"/>
          </w:rPr>
          <w:t>,</w:t>
        </w:r>
      </w:ins>
      <w:r>
        <w:rPr>
          <w:rFonts w:ascii="Cambria" w:hAnsi="Cambria"/>
          <w:sz w:val="28"/>
          <w:szCs w:val="28"/>
        </w:rPr>
        <w:t xml:space="preserve"> these days?</w:t>
      </w:r>
      <w:r w:rsidR="00E07CEC">
        <w:rPr>
          <w:rFonts w:ascii="Cambria" w:hAnsi="Cambria"/>
          <w:sz w:val="28"/>
          <w:szCs w:val="28"/>
        </w:rPr>
        <w:t xml:space="preserve"> </w:t>
      </w:r>
      <w:r w:rsidR="00D255BD">
        <w:rPr>
          <w:rFonts w:ascii="Cambria" w:hAnsi="Cambria"/>
          <w:sz w:val="28"/>
          <w:szCs w:val="28"/>
        </w:rPr>
        <w:t>This guy was p</w:t>
      </w:r>
      <w:r w:rsidR="00E07CEC">
        <w:rPr>
          <w:rFonts w:ascii="Cambria" w:hAnsi="Cambria"/>
          <w:sz w:val="28"/>
          <w:szCs w:val="28"/>
        </w:rPr>
        <w:t>rehistoric.</w:t>
      </w:r>
    </w:p>
    <w:p w14:paraId="14CBE4B8" w14:textId="6E45DCAF" w:rsidR="0007463D" w:rsidRDefault="00F97E19" w:rsidP="0007463D">
      <w:pPr>
        <w:spacing w:line="360" w:lineRule="auto"/>
        <w:ind w:firstLine="720"/>
        <w:contextualSpacing/>
        <w:rPr>
          <w:rFonts w:ascii="Cambria" w:hAnsi="Cambria"/>
          <w:sz w:val="28"/>
          <w:szCs w:val="28"/>
        </w:rPr>
      </w:pPr>
      <w:r>
        <w:rPr>
          <w:rFonts w:ascii="Cambria" w:hAnsi="Cambria"/>
          <w:sz w:val="28"/>
          <w:szCs w:val="28"/>
        </w:rPr>
        <w:t>‘</w:t>
      </w:r>
      <w:r w:rsidR="00754BB4">
        <w:rPr>
          <w:rFonts w:ascii="Cambria" w:hAnsi="Cambria"/>
          <w:sz w:val="28"/>
          <w:szCs w:val="28"/>
        </w:rPr>
        <w:t>What are you talking about</w:t>
      </w:r>
      <w:r>
        <w:rPr>
          <w:rFonts w:ascii="Cambria" w:hAnsi="Cambria"/>
          <w:sz w:val="28"/>
          <w:szCs w:val="28"/>
        </w:rPr>
        <w:t>?</w:t>
      </w:r>
      <w:r w:rsidR="00004AB1">
        <w:rPr>
          <w:rFonts w:ascii="Cambria" w:hAnsi="Cambria"/>
          <w:sz w:val="28"/>
          <w:szCs w:val="28"/>
        </w:rPr>
        <w:t xml:space="preserve"> It’s pretty cut and dry, I’d say.</w:t>
      </w:r>
      <w:r>
        <w:rPr>
          <w:rFonts w:ascii="Cambria" w:hAnsi="Cambria"/>
          <w:sz w:val="28"/>
          <w:szCs w:val="28"/>
        </w:rPr>
        <w:t xml:space="preserve">’ Ruth’s composure was legendary in </w:t>
      </w:r>
      <w:r w:rsidR="002E3BB4">
        <w:rPr>
          <w:rFonts w:ascii="Cambria" w:hAnsi="Cambria"/>
          <w:sz w:val="28"/>
          <w:szCs w:val="28"/>
        </w:rPr>
        <w:t xml:space="preserve">both her family and </w:t>
      </w:r>
      <w:r>
        <w:rPr>
          <w:rFonts w:ascii="Cambria" w:hAnsi="Cambria"/>
          <w:sz w:val="28"/>
          <w:szCs w:val="28"/>
        </w:rPr>
        <w:t xml:space="preserve">the publishing world, but she </w:t>
      </w:r>
      <w:r w:rsidR="005D7C24">
        <w:rPr>
          <w:rFonts w:ascii="Cambria" w:hAnsi="Cambria"/>
          <w:sz w:val="28"/>
          <w:szCs w:val="28"/>
        </w:rPr>
        <w:t>seem</w:t>
      </w:r>
      <w:r>
        <w:rPr>
          <w:rFonts w:ascii="Cambria" w:hAnsi="Cambria"/>
          <w:sz w:val="28"/>
          <w:szCs w:val="28"/>
        </w:rPr>
        <w:t xml:space="preserve">ed almost </w:t>
      </w:r>
      <w:r w:rsidR="00CA564C">
        <w:rPr>
          <w:rFonts w:ascii="Cambria" w:hAnsi="Cambria"/>
          <w:sz w:val="28"/>
          <w:szCs w:val="28"/>
        </w:rPr>
        <w:t>fluster</w:t>
      </w:r>
      <w:r>
        <w:rPr>
          <w:rFonts w:ascii="Cambria" w:hAnsi="Cambria"/>
          <w:sz w:val="28"/>
          <w:szCs w:val="28"/>
        </w:rPr>
        <w:t>ed</w:t>
      </w:r>
      <w:ins w:id="7308" w:author="Daisy Watt" w:date="2026-06-22T04:20:00Z" w16du:dateUtc="2026-06-22T02:20:00Z">
        <w:r w:rsidR="00B30BE8">
          <w:rPr>
            <w:rFonts w:ascii="Cambria" w:hAnsi="Cambria"/>
            <w:sz w:val="28"/>
            <w:szCs w:val="28"/>
          </w:rPr>
          <w:t>,</w:t>
        </w:r>
      </w:ins>
      <w:r>
        <w:rPr>
          <w:rFonts w:ascii="Cambria" w:hAnsi="Cambria"/>
          <w:sz w:val="28"/>
          <w:szCs w:val="28"/>
        </w:rPr>
        <w:t xml:space="preserve"> now.</w:t>
      </w:r>
      <w:r w:rsidR="00652C11">
        <w:rPr>
          <w:rFonts w:ascii="Cambria" w:hAnsi="Cambria"/>
          <w:sz w:val="28"/>
          <w:szCs w:val="28"/>
        </w:rPr>
        <w:t xml:space="preserve"> </w:t>
      </w:r>
      <w:r w:rsidR="002E3BB4">
        <w:rPr>
          <w:rFonts w:ascii="Cambria" w:hAnsi="Cambria"/>
          <w:sz w:val="28"/>
          <w:szCs w:val="28"/>
        </w:rPr>
        <w:t>‘</w:t>
      </w:r>
      <w:r w:rsidR="00652C11">
        <w:rPr>
          <w:rFonts w:ascii="Cambria" w:hAnsi="Cambria"/>
          <w:sz w:val="28"/>
          <w:szCs w:val="28"/>
        </w:rPr>
        <w:t xml:space="preserve">To be </w:t>
      </w:r>
      <w:r w:rsidR="00742C2F">
        <w:rPr>
          <w:rFonts w:ascii="Cambria" w:hAnsi="Cambria"/>
          <w:sz w:val="28"/>
          <w:szCs w:val="28"/>
        </w:rPr>
        <w:t>frank</w:t>
      </w:r>
      <w:r w:rsidR="00652C11">
        <w:rPr>
          <w:rFonts w:ascii="Cambria" w:hAnsi="Cambria"/>
          <w:sz w:val="28"/>
          <w:szCs w:val="28"/>
        </w:rPr>
        <w:t xml:space="preserve">, </w:t>
      </w:r>
      <w:commentRangeStart w:id="7309"/>
      <w:r w:rsidR="00652C11">
        <w:rPr>
          <w:rFonts w:ascii="Cambria" w:hAnsi="Cambria"/>
          <w:sz w:val="28"/>
          <w:szCs w:val="28"/>
        </w:rPr>
        <w:t>m</w:t>
      </w:r>
      <w:r w:rsidR="00754BB4">
        <w:rPr>
          <w:rFonts w:ascii="Cambria" w:hAnsi="Cambria"/>
          <w:sz w:val="28"/>
          <w:szCs w:val="28"/>
        </w:rPr>
        <w:t xml:space="preserve">y main priority right now is </w:t>
      </w:r>
      <w:r w:rsidR="0007463D">
        <w:rPr>
          <w:rFonts w:ascii="Cambria" w:hAnsi="Cambria"/>
          <w:sz w:val="28"/>
          <w:szCs w:val="28"/>
        </w:rPr>
        <w:t>keep</w:t>
      </w:r>
      <w:r w:rsidR="00754BB4">
        <w:rPr>
          <w:rFonts w:ascii="Cambria" w:hAnsi="Cambria"/>
          <w:sz w:val="28"/>
          <w:szCs w:val="28"/>
        </w:rPr>
        <w:t xml:space="preserve">ing </w:t>
      </w:r>
      <w:r w:rsidR="005D7C24">
        <w:rPr>
          <w:rFonts w:ascii="Cambria" w:hAnsi="Cambria"/>
          <w:sz w:val="28"/>
          <w:szCs w:val="28"/>
        </w:rPr>
        <w:t>Dex’s death</w:t>
      </w:r>
      <w:r w:rsidR="0007463D">
        <w:rPr>
          <w:rFonts w:ascii="Cambria" w:hAnsi="Cambria"/>
          <w:sz w:val="28"/>
          <w:szCs w:val="28"/>
        </w:rPr>
        <w:t xml:space="preserve"> out of the press</w:t>
      </w:r>
      <w:r w:rsidR="00652C11">
        <w:rPr>
          <w:rFonts w:ascii="Cambria" w:hAnsi="Cambria"/>
          <w:sz w:val="28"/>
          <w:szCs w:val="28"/>
        </w:rPr>
        <w:t>.</w:t>
      </w:r>
      <w:r w:rsidR="0007463D">
        <w:rPr>
          <w:rFonts w:ascii="Cambria" w:hAnsi="Cambria"/>
          <w:sz w:val="28"/>
          <w:szCs w:val="28"/>
        </w:rPr>
        <w:t xml:space="preserve">’ </w:t>
      </w:r>
    </w:p>
    <w:p w14:paraId="4FE0748B" w14:textId="41804039" w:rsidR="00B5560C" w:rsidRDefault="00754BB4" w:rsidP="00754BB4">
      <w:pPr>
        <w:spacing w:line="360" w:lineRule="auto"/>
        <w:ind w:firstLine="720"/>
        <w:contextualSpacing/>
        <w:rPr>
          <w:rFonts w:ascii="Cambria" w:hAnsi="Cambria"/>
          <w:sz w:val="28"/>
          <w:szCs w:val="28"/>
        </w:rPr>
      </w:pPr>
      <w:r>
        <w:rPr>
          <w:rFonts w:ascii="Cambria" w:hAnsi="Cambria"/>
          <w:sz w:val="28"/>
          <w:szCs w:val="28"/>
        </w:rPr>
        <w:t>‘You can try</w:t>
      </w:r>
      <w:del w:id="7310" w:author="Daisy Watt" w:date="2026-06-22T04:21:00Z" w16du:dateUtc="2026-06-22T02:21:00Z">
        <w:r>
          <w:rPr>
            <w:rFonts w:ascii="Cambria" w:hAnsi="Cambria"/>
            <w:sz w:val="28"/>
            <w:szCs w:val="28"/>
          </w:rPr>
          <w:delText xml:space="preserve">,’ </w:delText>
        </w:r>
        <w:commentRangeEnd w:id="7309"/>
        <w:r w:rsidR="00542530" w:rsidDel="00FE5E18">
          <w:rPr>
            <w:rStyle w:val="CommentReference"/>
            <w:rFonts w:ascii="Cambria" w:hAnsi="Cambria"/>
            <w:sz w:val="28"/>
            <w:szCs w:val="28"/>
          </w:rPr>
          <w:commentReference w:id="7309"/>
        </w:r>
        <w:r w:rsidR="00B97B6C" w:rsidDel="00FE5E18">
          <w:rPr>
            <w:rFonts w:ascii="Cambria" w:hAnsi="Cambria"/>
            <w:sz w:val="28"/>
            <w:szCs w:val="28"/>
          </w:rPr>
          <w:delText>t</w:delText>
        </w:r>
      </w:del>
      <w:ins w:id="7311" w:author="Daisy Watt" w:date="2026-06-22T04:21:00Z" w16du:dateUtc="2026-06-22T02:21:00Z">
        <w:r w:rsidR="00FE5E18">
          <w:rPr>
            <w:rFonts w:ascii="Cambria" w:hAnsi="Cambria"/>
            <w:sz w:val="28"/>
            <w:szCs w:val="28"/>
          </w:rPr>
          <w:t>.’ T</w:t>
        </w:r>
      </w:ins>
      <w:r>
        <w:rPr>
          <w:rFonts w:ascii="Cambria" w:hAnsi="Cambria"/>
          <w:sz w:val="28"/>
          <w:szCs w:val="28"/>
        </w:rPr>
        <w:t>he</w:t>
      </w:r>
      <w:r w:rsidR="00B97B6C">
        <w:rPr>
          <w:rFonts w:ascii="Cambria" w:hAnsi="Cambria"/>
          <w:sz w:val="28"/>
          <w:szCs w:val="28"/>
        </w:rPr>
        <w:t xml:space="preserve"> policeman</w:t>
      </w:r>
      <w:r>
        <w:rPr>
          <w:rFonts w:ascii="Cambria" w:hAnsi="Cambria"/>
          <w:sz w:val="28"/>
          <w:szCs w:val="28"/>
        </w:rPr>
        <w:t xml:space="preserve"> shrugged</w:t>
      </w:r>
      <w:del w:id="7312" w:author="Daisy Watt" w:date="2026-06-22T04:21:00Z" w16du:dateUtc="2026-06-22T02:21:00Z">
        <w:r>
          <w:rPr>
            <w:rFonts w:ascii="Cambria" w:hAnsi="Cambria"/>
            <w:sz w:val="28"/>
            <w:szCs w:val="28"/>
          </w:rPr>
          <w:delText>, ‘</w:delText>
        </w:r>
        <w:r w:rsidDel="009725C7">
          <w:rPr>
            <w:rFonts w:ascii="Cambria" w:hAnsi="Cambria"/>
            <w:sz w:val="28"/>
            <w:szCs w:val="28"/>
          </w:rPr>
          <w:delText>b</w:delText>
        </w:r>
      </w:del>
      <w:ins w:id="7313" w:author="Daisy Watt" w:date="2026-06-22T04:21:00Z" w16du:dateUtc="2026-06-22T02:21:00Z">
        <w:r w:rsidR="009725C7">
          <w:rPr>
            <w:rFonts w:ascii="Cambria" w:hAnsi="Cambria"/>
            <w:sz w:val="28"/>
            <w:szCs w:val="28"/>
          </w:rPr>
          <w:t>. ‘B</w:t>
        </w:r>
      </w:ins>
      <w:r>
        <w:rPr>
          <w:rFonts w:ascii="Cambria" w:hAnsi="Cambria"/>
          <w:sz w:val="28"/>
          <w:szCs w:val="28"/>
        </w:rPr>
        <w:t xml:space="preserve">ut I’m betting </w:t>
      </w:r>
      <w:r w:rsidR="00652C11">
        <w:rPr>
          <w:rFonts w:ascii="Cambria" w:hAnsi="Cambria"/>
          <w:sz w:val="28"/>
          <w:szCs w:val="28"/>
        </w:rPr>
        <w:t>that’ll</w:t>
      </w:r>
      <w:r>
        <w:rPr>
          <w:rFonts w:ascii="Cambria" w:hAnsi="Cambria"/>
          <w:sz w:val="28"/>
          <w:szCs w:val="28"/>
        </w:rPr>
        <w:t xml:space="preserve"> be hard</w:t>
      </w:r>
      <w:r w:rsidR="00652C11">
        <w:rPr>
          <w:rFonts w:ascii="Cambria" w:hAnsi="Cambria"/>
          <w:sz w:val="28"/>
          <w:szCs w:val="28"/>
        </w:rPr>
        <w:t xml:space="preserve"> in a</w:t>
      </w:r>
      <w:r>
        <w:rPr>
          <w:rFonts w:ascii="Cambria" w:hAnsi="Cambria"/>
          <w:sz w:val="28"/>
          <w:szCs w:val="28"/>
        </w:rPr>
        <w:t xml:space="preserve"> company</w:t>
      </w:r>
      <w:ins w:id="7314" w:author="Daisy Watt" w:date="2026-06-22T04:21:00Z" w16du:dateUtc="2026-06-22T02:21:00Z">
        <w:r>
          <w:rPr>
            <w:rFonts w:ascii="Cambria" w:hAnsi="Cambria"/>
            <w:sz w:val="28"/>
            <w:szCs w:val="28"/>
          </w:rPr>
          <w:t xml:space="preserve"> </w:t>
        </w:r>
        <w:r w:rsidR="00FE5E18">
          <w:rPr>
            <w:rFonts w:ascii="Cambria" w:hAnsi="Cambria"/>
            <w:sz w:val="28"/>
            <w:szCs w:val="28"/>
          </w:rPr>
          <w:t>of</w:t>
        </w:r>
      </w:ins>
      <w:r>
        <w:rPr>
          <w:rFonts w:ascii="Cambria" w:hAnsi="Cambria"/>
          <w:sz w:val="28"/>
          <w:szCs w:val="28"/>
        </w:rPr>
        <w:t xml:space="preserve"> this size. </w:t>
      </w:r>
      <w:r w:rsidR="00B5560C">
        <w:rPr>
          <w:rFonts w:ascii="Cambria" w:hAnsi="Cambria"/>
          <w:sz w:val="28"/>
          <w:szCs w:val="28"/>
        </w:rPr>
        <w:t xml:space="preserve">I understand you </w:t>
      </w:r>
      <w:ins w:id="7315" w:author="Daisy Watt" w:date="2026-06-22T04:21:00Z" w16du:dateUtc="2026-06-22T02:21:00Z">
        <w:r w:rsidR="00CD6B56">
          <w:rPr>
            <w:rFonts w:ascii="Cambria" w:hAnsi="Cambria"/>
            <w:sz w:val="28"/>
            <w:szCs w:val="28"/>
          </w:rPr>
          <w:t xml:space="preserve">also </w:t>
        </w:r>
      </w:ins>
      <w:r w:rsidR="00B5560C">
        <w:rPr>
          <w:rFonts w:ascii="Cambria" w:hAnsi="Cambria"/>
          <w:sz w:val="28"/>
          <w:szCs w:val="28"/>
        </w:rPr>
        <w:t>worked here with the deceased</w:t>
      </w:r>
      <w:del w:id="7316" w:author="Daisy Watt" w:date="2026-06-22T04:21:00Z" w16du:dateUtc="2026-06-22T02:21:00Z">
        <w:r w:rsidR="00F97E19">
          <w:rPr>
            <w:rFonts w:ascii="Cambria" w:hAnsi="Cambria"/>
            <w:sz w:val="28"/>
            <w:szCs w:val="28"/>
          </w:rPr>
          <w:delText>,</w:delText>
        </w:r>
      </w:del>
      <w:ins w:id="7317" w:author="Daisy Watt" w:date="2026-06-22T04:21:00Z" w16du:dateUtc="2026-06-22T02:21:00Z">
        <w:r w:rsidR="00CD6B56">
          <w:rPr>
            <w:rFonts w:ascii="Cambria" w:hAnsi="Cambria"/>
            <w:sz w:val="28"/>
            <w:szCs w:val="28"/>
          </w:rPr>
          <w:t>?</w:t>
        </w:r>
      </w:ins>
      <w:r w:rsidR="00B5560C">
        <w:rPr>
          <w:rFonts w:ascii="Cambria" w:hAnsi="Cambria"/>
          <w:sz w:val="28"/>
          <w:szCs w:val="28"/>
        </w:rPr>
        <w:t>’</w:t>
      </w:r>
      <w:r w:rsidR="00F97E19">
        <w:rPr>
          <w:rFonts w:ascii="Cambria" w:hAnsi="Cambria"/>
          <w:sz w:val="28"/>
          <w:szCs w:val="28"/>
        </w:rPr>
        <w:t xml:space="preserve"> </w:t>
      </w:r>
      <w:del w:id="7318" w:author="Daisy Watt" w:date="2026-06-22T04:21:00Z" w16du:dateUtc="2026-06-22T02:21:00Z">
        <w:r w:rsidR="00F97E19" w:rsidDel="00CD6B56">
          <w:rPr>
            <w:rFonts w:ascii="Cambria" w:hAnsi="Cambria"/>
            <w:sz w:val="28"/>
            <w:szCs w:val="28"/>
          </w:rPr>
          <w:delText>h</w:delText>
        </w:r>
      </w:del>
      <w:ins w:id="7319" w:author="Daisy Watt" w:date="2026-06-22T04:21:00Z" w16du:dateUtc="2026-06-22T02:21:00Z">
        <w:r w:rsidR="00CD6B56">
          <w:rPr>
            <w:rFonts w:ascii="Cambria" w:hAnsi="Cambria"/>
            <w:sz w:val="28"/>
            <w:szCs w:val="28"/>
          </w:rPr>
          <w:t>H</w:t>
        </w:r>
      </w:ins>
      <w:r w:rsidR="00F97E19">
        <w:rPr>
          <w:rFonts w:ascii="Cambria" w:hAnsi="Cambria"/>
          <w:sz w:val="28"/>
          <w:szCs w:val="28"/>
        </w:rPr>
        <w:t>e nodded at Savannah again.</w:t>
      </w:r>
    </w:p>
    <w:p w14:paraId="1658C70E" w14:textId="3FDA9ACF" w:rsidR="00DB0529" w:rsidRDefault="00B5560C" w:rsidP="00EF195D">
      <w:pPr>
        <w:spacing w:line="360" w:lineRule="auto"/>
        <w:ind w:firstLine="720"/>
        <w:contextualSpacing/>
        <w:rPr>
          <w:rFonts w:ascii="Cambria" w:hAnsi="Cambria"/>
          <w:sz w:val="28"/>
          <w:szCs w:val="28"/>
        </w:rPr>
      </w:pPr>
      <w:r>
        <w:rPr>
          <w:rFonts w:ascii="Cambria" w:hAnsi="Cambria"/>
          <w:sz w:val="28"/>
          <w:szCs w:val="28"/>
        </w:rPr>
        <w:t xml:space="preserve">‘I’m a Langley,’ </w:t>
      </w:r>
      <w:r w:rsidR="006C23B4">
        <w:rPr>
          <w:rFonts w:ascii="Cambria" w:hAnsi="Cambria"/>
          <w:sz w:val="28"/>
          <w:szCs w:val="28"/>
        </w:rPr>
        <w:t>Savannah</w:t>
      </w:r>
      <w:r w:rsidR="00ED5C2E">
        <w:rPr>
          <w:rFonts w:ascii="Cambria" w:hAnsi="Cambria"/>
          <w:sz w:val="28"/>
          <w:szCs w:val="28"/>
        </w:rPr>
        <w:t xml:space="preserve"> </w:t>
      </w:r>
      <w:r w:rsidR="003D16B0">
        <w:rPr>
          <w:rFonts w:ascii="Cambria" w:hAnsi="Cambria"/>
          <w:sz w:val="28"/>
          <w:szCs w:val="28"/>
        </w:rPr>
        <w:t>croake</w:t>
      </w:r>
      <w:r>
        <w:rPr>
          <w:rFonts w:ascii="Cambria" w:hAnsi="Cambria"/>
          <w:sz w:val="28"/>
          <w:szCs w:val="28"/>
        </w:rPr>
        <w:t>d</w:t>
      </w:r>
      <w:r w:rsidR="003D16B0">
        <w:rPr>
          <w:rFonts w:ascii="Cambria" w:hAnsi="Cambria"/>
          <w:sz w:val="28"/>
          <w:szCs w:val="28"/>
        </w:rPr>
        <w:t>,</w:t>
      </w:r>
      <w:r>
        <w:rPr>
          <w:rFonts w:ascii="Cambria" w:hAnsi="Cambria"/>
          <w:sz w:val="28"/>
          <w:szCs w:val="28"/>
        </w:rPr>
        <w:t xml:space="preserve"> the word </w:t>
      </w:r>
      <w:r w:rsidRPr="0079642B">
        <w:rPr>
          <w:rFonts w:ascii="Cambria" w:hAnsi="Cambria"/>
          <w:i/>
          <w:iCs/>
          <w:sz w:val="28"/>
          <w:szCs w:val="28"/>
        </w:rPr>
        <w:t>deceased</w:t>
      </w:r>
      <w:r>
        <w:rPr>
          <w:rFonts w:ascii="Cambria" w:hAnsi="Cambria"/>
          <w:sz w:val="28"/>
          <w:szCs w:val="28"/>
        </w:rPr>
        <w:t xml:space="preserve"> bouncing round her head</w:t>
      </w:r>
      <w:r w:rsidR="005155ED">
        <w:rPr>
          <w:rFonts w:ascii="Cambria" w:hAnsi="Cambria"/>
          <w:sz w:val="28"/>
          <w:szCs w:val="28"/>
        </w:rPr>
        <w:t xml:space="preserve"> like a </w:t>
      </w:r>
      <w:r w:rsidR="00A31C09">
        <w:rPr>
          <w:rFonts w:ascii="Cambria" w:hAnsi="Cambria"/>
          <w:sz w:val="28"/>
          <w:szCs w:val="28"/>
        </w:rPr>
        <w:t xml:space="preserve">savage </w:t>
      </w:r>
      <w:del w:id="7320" w:author="Claire S" w:date="2026-06-02T18:16:00Z" w16du:dateUtc="2026-06-02T17:16:00Z">
        <w:r w:rsidR="005155ED" w:rsidDel="00DA3BFC">
          <w:rPr>
            <w:rFonts w:ascii="Cambria" w:hAnsi="Cambria"/>
            <w:sz w:val="28"/>
            <w:szCs w:val="28"/>
          </w:rPr>
          <w:delText>ping-pong</w:delText>
        </w:r>
      </w:del>
      <w:ins w:id="7321" w:author="Claire S" w:date="2026-06-02T18:16:00Z" w16du:dateUtc="2026-06-02T17:16:00Z">
        <w:r w:rsidR="00DA3BFC">
          <w:rPr>
            <w:rFonts w:ascii="Cambria" w:hAnsi="Cambria"/>
            <w:sz w:val="28"/>
            <w:szCs w:val="28"/>
          </w:rPr>
          <w:t>squash</w:t>
        </w:r>
      </w:ins>
      <w:r w:rsidR="005155ED">
        <w:rPr>
          <w:rFonts w:ascii="Cambria" w:hAnsi="Cambria"/>
          <w:sz w:val="28"/>
          <w:szCs w:val="28"/>
        </w:rPr>
        <w:t xml:space="preserve"> ball</w:t>
      </w:r>
      <w:r>
        <w:rPr>
          <w:rFonts w:ascii="Cambria" w:hAnsi="Cambria"/>
          <w:sz w:val="28"/>
          <w:szCs w:val="28"/>
        </w:rPr>
        <w:t>.</w:t>
      </w:r>
      <w:r w:rsidR="0079642B">
        <w:rPr>
          <w:rFonts w:ascii="Cambria" w:hAnsi="Cambria"/>
          <w:sz w:val="28"/>
          <w:szCs w:val="28"/>
        </w:rPr>
        <w:t xml:space="preserve"> ‘Savannah</w:t>
      </w:r>
      <w:ins w:id="7322" w:author="Claire S" w:date="2026-06-03T11:38:00Z" w16du:dateUtc="2026-06-03T10:38:00Z">
        <w:r w:rsidR="005B1778">
          <w:rPr>
            <w:rFonts w:ascii="Cambria" w:hAnsi="Cambria"/>
            <w:sz w:val="28"/>
            <w:szCs w:val="28"/>
          </w:rPr>
          <w:t>.</w:t>
        </w:r>
      </w:ins>
      <w:del w:id="7323" w:author="Claire S" w:date="2026-06-03T11:38:00Z" w16du:dateUtc="2026-06-03T10:38:00Z">
        <w:r w:rsidR="0079642B" w:rsidDel="005B1778">
          <w:rPr>
            <w:rFonts w:ascii="Cambria" w:hAnsi="Cambria"/>
            <w:sz w:val="28"/>
            <w:szCs w:val="28"/>
          </w:rPr>
          <w:delText xml:space="preserve"> Wexford-Langley</w:delText>
        </w:r>
        <w:r w:rsidR="009375DB" w:rsidDel="005B1778">
          <w:rPr>
            <w:rFonts w:ascii="Cambria" w:hAnsi="Cambria"/>
            <w:sz w:val="28"/>
            <w:szCs w:val="28"/>
          </w:rPr>
          <w:delText>.</w:delText>
        </w:r>
      </w:del>
      <w:r w:rsidR="00DB0529">
        <w:rPr>
          <w:rFonts w:ascii="Cambria" w:hAnsi="Cambria"/>
          <w:sz w:val="28"/>
          <w:szCs w:val="28"/>
        </w:rPr>
        <w:t>’</w:t>
      </w:r>
      <w:ins w:id="7324" w:author="Claire S" w:date="2026-06-02T18:16:00Z" w16du:dateUtc="2026-06-02T17:16:00Z">
        <w:r w:rsidR="00DA3BFC">
          <w:rPr>
            <w:rFonts w:ascii="Cambria" w:hAnsi="Cambria"/>
            <w:sz w:val="28"/>
            <w:szCs w:val="28"/>
          </w:rPr>
          <w:t xml:space="preserve"> </w:t>
        </w:r>
      </w:ins>
    </w:p>
    <w:p w14:paraId="34BC9AB4" w14:textId="0C0DBA68" w:rsidR="00DB0529" w:rsidRDefault="00DB0529" w:rsidP="00EF195D">
      <w:pPr>
        <w:spacing w:line="360" w:lineRule="auto"/>
        <w:ind w:firstLine="720"/>
        <w:contextualSpacing/>
        <w:rPr>
          <w:rFonts w:ascii="Cambria" w:hAnsi="Cambria"/>
          <w:sz w:val="28"/>
          <w:szCs w:val="28"/>
        </w:rPr>
      </w:pPr>
      <w:r>
        <w:rPr>
          <w:rFonts w:ascii="Cambria" w:hAnsi="Cambria"/>
          <w:sz w:val="28"/>
          <w:szCs w:val="28"/>
        </w:rPr>
        <w:t xml:space="preserve">‘Congratulations,’ </w:t>
      </w:r>
      <w:r w:rsidR="00FC0AC9">
        <w:rPr>
          <w:rFonts w:ascii="Cambria" w:hAnsi="Cambria"/>
          <w:sz w:val="28"/>
          <w:szCs w:val="28"/>
        </w:rPr>
        <w:t>DS Addo</w:t>
      </w:r>
      <w:r>
        <w:rPr>
          <w:rFonts w:ascii="Cambria" w:hAnsi="Cambria"/>
          <w:sz w:val="28"/>
          <w:szCs w:val="28"/>
        </w:rPr>
        <w:t xml:space="preserve"> said drily. </w:t>
      </w:r>
    </w:p>
    <w:p w14:paraId="7060EFA5" w14:textId="26F9E351" w:rsidR="00B5560C" w:rsidRDefault="00DB0529" w:rsidP="00EF195D">
      <w:pPr>
        <w:spacing w:line="360" w:lineRule="auto"/>
        <w:ind w:firstLine="720"/>
        <w:contextualSpacing/>
        <w:rPr>
          <w:rFonts w:ascii="Cambria" w:hAnsi="Cambria"/>
          <w:sz w:val="28"/>
          <w:szCs w:val="28"/>
        </w:rPr>
      </w:pPr>
      <w:r>
        <w:rPr>
          <w:rFonts w:ascii="Cambria" w:hAnsi="Cambria"/>
          <w:sz w:val="28"/>
          <w:szCs w:val="28"/>
        </w:rPr>
        <w:t>‘A</w:t>
      </w:r>
      <w:r w:rsidR="009375DB">
        <w:rPr>
          <w:rFonts w:ascii="Cambria" w:hAnsi="Cambria"/>
          <w:sz w:val="28"/>
          <w:szCs w:val="28"/>
        </w:rPr>
        <w:t>nd he</w:t>
      </w:r>
      <w:r w:rsidR="001F1B87">
        <w:rPr>
          <w:rFonts w:ascii="Cambria" w:hAnsi="Cambria"/>
          <w:sz w:val="28"/>
          <w:szCs w:val="28"/>
        </w:rPr>
        <w:t xml:space="preserve"> </w:t>
      </w:r>
      <w:del w:id="7325" w:author="Daisy Watt" w:date="2026-06-22T04:22:00Z" w16du:dateUtc="2026-06-22T02:22:00Z">
        <w:r w:rsidR="001F1B87">
          <w:rPr>
            <w:rFonts w:ascii="Cambria" w:hAnsi="Cambria"/>
            <w:sz w:val="28"/>
            <w:szCs w:val="28"/>
          </w:rPr>
          <w:delText>-</w:delText>
        </w:r>
      </w:del>
      <w:ins w:id="7326" w:author="Daisy Watt" w:date="2026-06-22T04:22:00Z" w16du:dateUtc="2026-06-22T02:22:00Z">
        <w:r w:rsidR="00223897">
          <w:rPr>
            <w:rFonts w:ascii="Cambria" w:hAnsi="Cambria"/>
            <w:sz w:val="28"/>
            <w:szCs w:val="28"/>
          </w:rPr>
          <w:t>–</w:t>
        </w:r>
      </w:ins>
      <w:r w:rsidR="00386E63">
        <w:rPr>
          <w:rFonts w:ascii="Cambria" w:hAnsi="Cambria"/>
          <w:sz w:val="28"/>
          <w:szCs w:val="28"/>
        </w:rPr>
        <w:t xml:space="preserve"> Dex</w:t>
      </w:r>
      <w:r w:rsidR="009375DB">
        <w:rPr>
          <w:rFonts w:ascii="Cambria" w:hAnsi="Cambria"/>
          <w:sz w:val="28"/>
          <w:szCs w:val="28"/>
        </w:rPr>
        <w:t>,</w:t>
      </w:r>
      <w:r w:rsidR="0079642B">
        <w:rPr>
          <w:rFonts w:ascii="Cambria" w:hAnsi="Cambria"/>
          <w:sz w:val="28"/>
          <w:szCs w:val="28"/>
        </w:rPr>
        <w:t>’</w:t>
      </w:r>
      <w:r w:rsidR="009375DB">
        <w:rPr>
          <w:rFonts w:ascii="Cambria" w:hAnsi="Cambria"/>
          <w:sz w:val="28"/>
          <w:szCs w:val="28"/>
        </w:rPr>
        <w:t xml:space="preserve"> she almost choked on </w:t>
      </w:r>
      <w:r w:rsidR="001F1B87">
        <w:rPr>
          <w:rFonts w:ascii="Cambria" w:hAnsi="Cambria"/>
          <w:sz w:val="28"/>
          <w:szCs w:val="28"/>
        </w:rPr>
        <w:t>his name</w:t>
      </w:r>
      <w:r w:rsidR="009375DB">
        <w:rPr>
          <w:rFonts w:ascii="Cambria" w:hAnsi="Cambria"/>
          <w:sz w:val="28"/>
          <w:szCs w:val="28"/>
        </w:rPr>
        <w:t>.</w:t>
      </w:r>
      <w:r w:rsidR="001F1B87">
        <w:rPr>
          <w:rFonts w:ascii="Cambria" w:hAnsi="Cambria"/>
          <w:sz w:val="28"/>
          <w:szCs w:val="28"/>
        </w:rPr>
        <w:t xml:space="preserve"> ‘He was my fiancé.’</w:t>
      </w:r>
    </w:p>
    <w:p w14:paraId="42BB4D81" w14:textId="44746DB3" w:rsidR="0022210B" w:rsidRDefault="003D16B0" w:rsidP="00EF195D">
      <w:pPr>
        <w:spacing w:line="360" w:lineRule="auto"/>
        <w:ind w:firstLine="720"/>
        <w:contextualSpacing/>
        <w:rPr>
          <w:rFonts w:ascii="Cambria" w:hAnsi="Cambria"/>
          <w:sz w:val="28"/>
          <w:szCs w:val="28"/>
        </w:rPr>
      </w:pPr>
      <w:r>
        <w:rPr>
          <w:rFonts w:ascii="Cambria" w:hAnsi="Cambria"/>
          <w:sz w:val="28"/>
          <w:szCs w:val="28"/>
        </w:rPr>
        <w:t>‘</w:t>
      </w:r>
      <w:r w:rsidR="009375DB">
        <w:rPr>
          <w:rFonts w:ascii="Cambria" w:hAnsi="Cambria"/>
          <w:sz w:val="28"/>
          <w:szCs w:val="28"/>
        </w:rPr>
        <w:t>I see</w:t>
      </w:r>
      <w:r w:rsidR="0079642B">
        <w:rPr>
          <w:rFonts w:ascii="Cambria" w:hAnsi="Cambria"/>
          <w:sz w:val="28"/>
          <w:szCs w:val="28"/>
        </w:rPr>
        <w:t xml:space="preserve">. </w:t>
      </w:r>
      <w:r w:rsidR="00454931">
        <w:rPr>
          <w:rFonts w:ascii="Cambria" w:hAnsi="Cambria"/>
          <w:sz w:val="28"/>
          <w:szCs w:val="28"/>
        </w:rPr>
        <w:t xml:space="preserve">And </w:t>
      </w:r>
      <w:r w:rsidR="0079642B">
        <w:rPr>
          <w:rFonts w:ascii="Cambria" w:hAnsi="Cambria"/>
          <w:sz w:val="28"/>
          <w:szCs w:val="28"/>
        </w:rPr>
        <w:t>w</w:t>
      </w:r>
      <w:r w:rsidR="00EF195D">
        <w:rPr>
          <w:rFonts w:ascii="Cambria" w:hAnsi="Cambria"/>
          <w:sz w:val="28"/>
          <w:szCs w:val="28"/>
        </w:rPr>
        <w:t xml:space="preserve">hen did you last </w:t>
      </w:r>
      <w:r w:rsidR="0022210B">
        <w:rPr>
          <w:rFonts w:ascii="Cambria" w:hAnsi="Cambria"/>
          <w:sz w:val="28"/>
          <w:szCs w:val="28"/>
        </w:rPr>
        <w:t xml:space="preserve">see </w:t>
      </w:r>
      <w:r w:rsidR="009375DB">
        <w:rPr>
          <w:rFonts w:ascii="Cambria" w:hAnsi="Cambria"/>
          <w:sz w:val="28"/>
          <w:szCs w:val="28"/>
        </w:rPr>
        <w:t>your fiancé</w:t>
      </w:r>
      <w:r w:rsidR="0079642B">
        <w:rPr>
          <w:rFonts w:ascii="Cambria" w:hAnsi="Cambria"/>
          <w:sz w:val="28"/>
          <w:szCs w:val="28"/>
        </w:rPr>
        <w:t xml:space="preserve">, </w:t>
      </w:r>
      <w:commentRangeStart w:id="7327"/>
      <w:commentRangeStart w:id="7328"/>
      <w:r w:rsidR="0079642B">
        <w:rPr>
          <w:rFonts w:ascii="Cambria" w:hAnsi="Cambria"/>
          <w:sz w:val="28"/>
          <w:szCs w:val="28"/>
        </w:rPr>
        <w:t>M</w:t>
      </w:r>
      <w:ins w:id="7329" w:author="Claire S" w:date="2026-05-21T15:42:00Z" w16du:dateUtc="2026-05-21T14:42:00Z">
        <w:r w:rsidR="00A244BE">
          <w:rPr>
            <w:rFonts w:ascii="Cambria" w:hAnsi="Cambria"/>
            <w:sz w:val="28"/>
            <w:szCs w:val="28"/>
          </w:rPr>
          <w:t>is</w:t>
        </w:r>
      </w:ins>
      <w:del w:id="7330" w:author="Claire S" w:date="2026-05-08T08:48:00Z" w16du:dateUtc="2026-05-08T07:48:00Z">
        <w:r w:rsidR="0079642B" w:rsidDel="005756BA">
          <w:rPr>
            <w:rFonts w:ascii="Cambria" w:hAnsi="Cambria"/>
            <w:sz w:val="28"/>
            <w:szCs w:val="28"/>
          </w:rPr>
          <w:delText>r</w:delText>
        </w:r>
      </w:del>
      <w:r w:rsidR="0079642B">
        <w:rPr>
          <w:rFonts w:ascii="Cambria" w:hAnsi="Cambria"/>
          <w:sz w:val="28"/>
          <w:szCs w:val="28"/>
        </w:rPr>
        <w:t>s</w:t>
      </w:r>
      <w:commentRangeEnd w:id="7327"/>
      <w:r w:rsidR="00F553D0">
        <w:rPr>
          <w:rStyle w:val="CommentReference"/>
          <w:rFonts w:ascii="Cambria" w:hAnsi="Cambria"/>
          <w:sz w:val="28"/>
          <w:szCs w:val="28"/>
        </w:rPr>
        <w:commentReference w:id="7327"/>
      </w:r>
      <w:commentRangeEnd w:id="7328"/>
      <w:r w:rsidR="005756BA">
        <w:rPr>
          <w:rStyle w:val="CommentReference"/>
          <w:rFonts w:ascii="Cambria" w:hAnsi="Cambria"/>
          <w:sz w:val="28"/>
          <w:szCs w:val="28"/>
        </w:rPr>
        <w:commentReference w:id="7328"/>
      </w:r>
      <w:r w:rsidR="0079642B">
        <w:rPr>
          <w:rFonts w:ascii="Cambria" w:hAnsi="Cambria"/>
          <w:sz w:val="28"/>
          <w:szCs w:val="28"/>
        </w:rPr>
        <w:t xml:space="preserve"> </w:t>
      </w:r>
      <w:del w:id="7331" w:author="Claire S" w:date="2026-06-03T11:38:00Z" w16du:dateUtc="2026-06-03T10:38:00Z">
        <w:r w:rsidR="0079642B" w:rsidDel="005B1778">
          <w:rPr>
            <w:rFonts w:ascii="Cambria" w:hAnsi="Cambria"/>
            <w:sz w:val="28"/>
            <w:szCs w:val="28"/>
          </w:rPr>
          <w:delText>W</w:delText>
        </w:r>
        <w:r w:rsidR="00123858" w:rsidDel="005B1778">
          <w:rPr>
            <w:rFonts w:ascii="Cambria" w:hAnsi="Cambria"/>
            <w:sz w:val="28"/>
            <w:szCs w:val="28"/>
          </w:rPr>
          <w:delText>ilso</w:delText>
        </w:r>
        <w:r w:rsidR="00E07CEC" w:rsidDel="005B1778">
          <w:rPr>
            <w:rFonts w:ascii="Cambria" w:hAnsi="Cambria"/>
            <w:sz w:val="28"/>
            <w:szCs w:val="28"/>
          </w:rPr>
          <w:delText>n</w:delText>
        </w:r>
        <w:r w:rsidR="0079642B" w:rsidDel="005B1778">
          <w:rPr>
            <w:rFonts w:ascii="Cambria" w:hAnsi="Cambria"/>
            <w:sz w:val="28"/>
            <w:szCs w:val="28"/>
          </w:rPr>
          <w:delText>-</w:delText>
        </w:r>
      </w:del>
      <w:r w:rsidR="0079642B">
        <w:rPr>
          <w:rFonts w:ascii="Cambria" w:hAnsi="Cambria"/>
          <w:sz w:val="28"/>
          <w:szCs w:val="28"/>
        </w:rPr>
        <w:t>Langley</w:t>
      </w:r>
      <w:r w:rsidR="00EF195D">
        <w:rPr>
          <w:rFonts w:ascii="Cambria" w:hAnsi="Cambria"/>
          <w:sz w:val="28"/>
          <w:szCs w:val="28"/>
        </w:rPr>
        <w:t>?’</w:t>
      </w:r>
    </w:p>
    <w:p w14:paraId="7C784A34" w14:textId="0B414413" w:rsidR="000678EE" w:rsidRDefault="00EF195D" w:rsidP="001E6E4A">
      <w:pPr>
        <w:spacing w:line="360" w:lineRule="auto"/>
        <w:ind w:firstLine="720"/>
        <w:contextualSpacing/>
        <w:rPr>
          <w:rFonts w:ascii="Cambria" w:hAnsi="Cambria"/>
          <w:sz w:val="28"/>
          <w:szCs w:val="28"/>
        </w:rPr>
      </w:pPr>
      <w:r>
        <w:rPr>
          <w:rFonts w:ascii="Cambria" w:hAnsi="Cambria"/>
          <w:sz w:val="28"/>
          <w:szCs w:val="28"/>
        </w:rPr>
        <w:t>‘</w:t>
      </w:r>
      <w:del w:id="7332" w:author="Claire S" w:date="2026-06-03T11:38:00Z" w16du:dateUtc="2026-06-03T10:38:00Z">
        <w:r w:rsidR="00123858" w:rsidRPr="001E6E4A" w:rsidDel="005B1778">
          <w:rPr>
            <w:rFonts w:ascii="Cambria" w:hAnsi="Cambria"/>
            <w:i/>
            <w:sz w:val="28"/>
            <w:szCs w:val="28"/>
          </w:rPr>
          <w:delText>Wexford</w:delText>
        </w:r>
        <w:r w:rsidR="00123858" w:rsidRPr="001E6E4A" w:rsidDel="005B1778">
          <w:rPr>
            <w:rFonts w:ascii="Cambria" w:hAnsi="Cambria"/>
            <w:i/>
            <w:sz w:val="28"/>
            <w:szCs w:val="28"/>
            <w:rPrChange w:id="7333" w:author="Claire S" w:date="2026-06-08T12:57:00Z" w16du:dateUtc="2026-06-08T11:57:00Z">
              <w:rPr>
                <w:rFonts w:ascii="Cambria" w:hAnsi="Cambria"/>
                <w:iCs/>
                <w:sz w:val="28"/>
                <w:szCs w:val="28"/>
              </w:rPr>
            </w:rPrChange>
          </w:rPr>
          <w:delText>-Langley,’ she corrected him.</w:delText>
        </w:r>
      </w:del>
      <w:ins w:id="7334" w:author="Claire S" w:date="2026-06-03T11:38:00Z" w16du:dateUtc="2026-06-03T10:38:00Z">
        <w:r w:rsidR="005B1778" w:rsidRPr="001E6E4A">
          <w:rPr>
            <w:rFonts w:ascii="Cambria" w:hAnsi="Cambria"/>
            <w:i/>
            <w:sz w:val="28"/>
            <w:szCs w:val="28"/>
            <w:rPrChange w:id="7335" w:author="Claire S" w:date="2026-06-08T12:57:00Z" w16du:dateUtc="2026-06-08T11:57:00Z">
              <w:rPr>
                <w:rFonts w:ascii="Cambria" w:hAnsi="Cambria"/>
                <w:iCs/>
                <w:sz w:val="28"/>
                <w:szCs w:val="28"/>
              </w:rPr>
            </w:rPrChange>
          </w:rPr>
          <w:t>Ms</w:t>
        </w:r>
        <w:r w:rsidR="005B1778">
          <w:rPr>
            <w:rFonts w:ascii="Cambria" w:hAnsi="Cambria"/>
            <w:sz w:val="28"/>
            <w:szCs w:val="28"/>
          </w:rPr>
          <w:t xml:space="preserve"> </w:t>
        </w:r>
      </w:ins>
      <w:ins w:id="7336" w:author="Claire S" w:date="2026-06-03T11:39:00Z" w16du:dateUtc="2026-06-03T10:39:00Z">
        <w:r w:rsidR="005B1778">
          <w:rPr>
            <w:rFonts w:ascii="Cambria" w:hAnsi="Cambria"/>
            <w:sz w:val="28"/>
            <w:szCs w:val="28"/>
          </w:rPr>
          <w:t>Langley.</w:t>
        </w:r>
      </w:ins>
      <w:ins w:id="7337" w:author="Claire S" w:date="2026-06-08T12:57:00Z" w16du:dateUtc="2026-06-08T11:57:00Z">
        <w:r w:rsidR="001E6E4A">
          <w:rPr>
            <w:rFonts w:ascii="Cambria" w:hAnsi="Cambria"/>
            <w:sz w:val="28"/>
            <w:szCs w:val="28"/>
          </w:rPr>
          <w:t xml:space="preserve"> I’m a divorc</w:t>
        </w:r>
      </w:ins>
      <w:ins w:id="7338" w:author="Claire S" w:date="2026-06-08T12:58:00Z" w16du:dateUtc="2026-06-08T11:58:00Z">
        <w:r w:rsidR="001E6E4A">
          <w:rPr>
            <w:rFonts w:ascii="Cambria" w:hAnsi="Cambria"/>
            <w:sz w:val="28"/>
            <w:szCs w:val="28"/>
          </w:rPr>
          <w:t>é</w:t>
        </w:r>
      </w:ins>
      <w:ins w:id="7339" w:author="Claire S" w:date="2026-06-08T12:57:00Z" w16du:dateUtc="2026-06-08T11:57:00Z">
        <w:r w:rsidR="001E6E4A">
          <w:rPr>
            <w:rFonts w:ascii="Cambria" w:hAnsi="Cambria"/>
            <w:sz w:val="28"/>
            <w:szCs w:val="28"/>
          </w:rPr>
          <w:t xml:space="preserve">e. </w:t>
        </w:r>
      </w:ins>
      <w:ins w:id="7340" w:author="Claire S" w:date="2026-06-03T11:39:00Z" w16du:dateUtc="2026-06-03T10:39:00Z">
        <w:r w:rsidR="005B1778">
          <w:rPr>
            <w:rFonts w:ascii="Cambria" w:hAnsi="Cambria"/>
            <w:sz w:val="28"/>
            <w:szCs w:val="28"/>
          </w:rPr>
          <w:t xml:space="preserve"> </w:t>
        </w:r>
      </w:ins>
      <w:del w:id="7341" w:author="Claire S" w:date="2026-06-03T11:38:00Z" w16du:dateUtc="2026-06-03T10:38:00Z">
        <w:r w:rsidR="00123858" w:rsidDel="005B1778">
          <w:rPr>
            <w:rFonts w:ascii="Cambria" w:hAnsi="Cambria"/>
            <w:sz w:val="28"/>
            <w:szCs w:val="28"/>
          </w:rPr>
          <w:delText xml:space="preserve"> ‘</w:delText>
        </w:r>
      </w:del>
      <w:ins w:id="7342" w:author="Claire S" w:date="2026-06-03T11:37:00Z" w16du:dateUtc="2026-06-03T10:37:00Z">
        <w:r w:rsidR="00F643A5">
          <w:rPr>
            <w:rFonts w:ascii="Cambria" w:hAnsi="Cambria"/>
            <w:sz w:val="28"/>
            <w:szCs w:val="28"/>
          </w:rPr>
          <w:t>I saw him about eleven</w:t>
        </w:r>
      </w:ins>
      <w:ins w:id="7343" w:author="Daisy Watt" w:date="2026-06-22T04:22:00Z" w16du:dateUtc="2026-06-22T02:22:00Z">
        <w:r w:rsidR="00FC4569">
          <w:rPr>
            <w:rFonts w:ascii="Cambria" w:hAnsi="Cambria"/>
            <w:sz w:val="28"/>
            <w:szCs w:val="28"/>
          </w:rPr>
          <w:t>,</w:t>
        </w:r>
      </w:ins>
      <w:ins w:id="7344" w:author="Claire S" w:date="2026-06-03T11:37:00Z" w16du:dateUtc="2026-06-03T10:37:00Z">
        <w:r w:rsidR="00F643A5">
          <w:rPr>
            <w:rFonts w:ascii="Cambria" w:hAnsi="Cambria"/>
            <w:sz w:val="28"/>
            <w:szCs w:val="28"/>
          </w:rPr>
          <w:t xml:space="preserve"> l</w:t>
        </w:r>
      </w:ins>
      <w:del w:id="7345" w:author="Claire S" w:date="2026-06-03T11:37:00Z" w16du:dateUtc="2026-06-03T10:37:00Z">
        <w:r w:rsidR="00530B36" w:rsidDel="00F643A5">
          <w:rPr>
            <w:rFonts w:ascii="Cambria" w:hAnsi="Cambria"/>
            <w:sz w:val="28"/>
            <w:szCs w:val="28"/>
          </w:rPr>
          <w:delText>L</w:delText>
        </w:r>
      </w:del>
      <w:r w:rsidR="00530B36">
        <w:rPr>
          <w:rFonts w:ascii="Cambria" w:hAnsi="Cambria"/>
          <w:sz w:val="28"/>
          <w:szCs w:val="28"/>
        </w:rPr>
        <w:t xml:space="preserve">ast night. </w:t>
      </w:r>
      <w:r w:rsidR="002A79B1">
        <w:rPr>
          <w:rFonts w:ascii="Cambria" w:hAnsi="Cambria"/>
          <w:sz w:val="28"/>
          <w:szCs w:val="28"/>
        </w:rPr>
        <w:t>Dex</w:t>
      </w:r>
      <w:r>
        <w:rPr>
          <w:rFonts w:ascii="Cambria" w:hAnsi="Cambria"/>
          <w:sz w:val="28"/>
          <w:szCs w:val="28"/>
        </w:rPr>
        <w:t xml:space="preserve"> took </w:t>
      </w:r>
      <w:r w:rsidR="000678EE">
        <w:rPr>
          <w:rFonts w:ascii="Cambria" w:hAnsi="Cambria"/>
          <w:sz w:val="28"/>
          <w:szCs w:val="28"/>
        </w:rPr>
        <w:t>a</w:t>
      </w:r>
      <w:r>
        <w:rPr>
          <w:rFonts w:ascii="Cambria" w:hAnsi="Cambria"/>
          <w:sz w:val="28"/>
          <w:szCs w:val="28"/>
        </w:rPr>
        <w:t xml:space="preserve"> taxi home </w:t>
      </w:r>
      <w:r w:rsidR="000678EE">
        <w:rPr>
          <w:rFonts w:ascii="Cambria" w:hAnsi="Cambria"/>
          <w:sz w:val="28"/>
          <w:szCs w:val="28"/>
        </w:rPr>
        <w:t xml:space="preserve">after the </w:t>
      </w:r>
      <w:ins w:id="7346" w:author="Daisy Watt" w:date="2026-06-22T04:22:00Z" w16du:dateUtc="2026-06-22T02:22:00Z">
        <w:r w:rsidR="00D725F4">
          <w:rPr>
            <w:rFonts w:ascii="Cambria" w:hAnsi="Cambria"/>
            <w:sz w:val="28"/>
            <w:szCs w:val="28"/>
          </w:rPr>
          <w:t xml:space="preserve">National </w:t>
        </w:r>
      </w:ins>
      <w:r w:rsidR="002E3BB4">
        <w:rPr>
          <w:rFonts w:ascii="Cambria" w:hAnsi="Cambria"/>
          <w:sz w:val="28"/>
          <w:szCs w:val="28"/>
        </w:rPr>
        <w:t xml:space="preserve">Book </w:t>
      </w:r>
      <w:r w:rsidR="002A79B1">
        <w:rPr>
          <w:rFonts w:ascii="Cambria" w:hAnsi="Cambria"/>
          <w:sz w:val="28"/>
          <w:szCs w:val="28"/>
        </w:rPr>
        <w:t>A</w:t>
      </w:r>
      <w:r w:rsidR="000678EE">
        <w:rPr>
          <w:rFonts w:ascii="Cambria" w:hAnsi="Cambria"/>
          <w:sz w:val="28"/>
          <w:szCs w:val="28"/>
        </w:rPr>
        <w:t>wards</w:t>
      </w:r>
      <w:ins w:id="7347" w:author="Daisy Watt" w:date="2026-06-22T04:22:00Z" w16du:dateUtc="2026-06-22T02:22:00Z">
        <w:r w:rsidR="00D725F4">
          <w:rPr>
            <w:rFonts w:ascii="Cambria" w:hAnsi="Cambria"/>
            <w:sz w:val="28"/>
            <w:szCs w:val="28"/>
          </w:rPr>
          <w:t xml:space="preserve"> ceremony</w:t>
        </w:r>
      </w:ins>
      <w:r w:rsidR="0029773E">
        <w:rPr>
          <w:rFonts w:ascii="Cambria" w:hAnsi="Cambria"/>
          <w:sz w:val="28"/>
          <w:szCs w:val="28"/>
        </w:rPr>
        <w:t>. He had one of his migraines.’</w:t>
      </w:r>
    </w:p>
    <w:p w14:paraId="47445E59" w14:textId="07F6A4B8" w:rsidR="000678EE" w:rsidRDefault="000678EE" w:rsidP="00EF195D">
      <w:pPr>
        <w:spacing w:line="360" w:lineRule="auto"/>
        <w:ind w:firstLine="720"/>
        <w:contextualSpacing/>
        <w:rPr>
          <w:rFonts w:ascii="Cambria" w:hAnsi="Cambria"/>
          <w:sz w:val="28"/>
          <w:szCs w:val="28"/>
        </w:rPr>
      </w:pPr>
      <w:r>
        <w:rPr>
          <w:rFonts w:ascii="Cambria" w:hAnsi="Cambria"/>
          <w:sz w:val="28"/>
          <w:szCs w:val="28"/>
        </w:rPr>
        <w:t>‘</w:t>
      </w:r>
      <w:r w:rsidR="002A79B1">
        <w:rPr>
          <w:rFonts w:ascii="Cambria" w:hAnsi="Cambria"/>
          <w:sz w:val="28"/>
          <w:szCs w:val="28"/>
        </w:rPr>
        <w:t xml:space="preserve">And where </w:t>
      </w:r>
      <w:r w:rsidR="002E3BB4">
        <w:rPr>
          <w:rFonts w:ascii="Cambria" w:hAnsi="Cambria"/>
          <w:sz w:val="28"/>
          <w:szCs w:val="28"/>
        </w:rPr>
        <w:t>were you</w:t>
      </w:r>
      <w:r w:rsidR="002B7A74">
        <w:rPr>
          <w:rFonts w:ascii="Cambria" w:hAnsi="Cambria"/>
          <w:sz w:val="28"/>
          <w:szCs w:val="28"/>
        </w:rPr>
        <w:t>,</w:t>
      </w:r>
      <w:r w:rsidR="002A79B1">
        <w:rPr>
          <w:rFonts w:ascii="Cambria" w:hAnsi="Cambria"/>
          <w:sz w:val="28"/>
          <w:szCs w:val="28"/>
        </w:rPr>
        <w:t xml:space="preserve"> if not </w:t>
      </w:r>
      <w:r w:rsidR="00693601">
        <w:rPr>
          <w:rFonts w:ascii="Cambria" w:hAnsi="Cambria"/>
          <w:sz w:val="28"/>
          <w:szCs w:val="28"/>
        </w:rPr>
        <w:t xml:space="preserve">at </w:t>
      </w:r>
      <w:r w:rsidR="002A79B1">
        <w:rPr>
          <w:rFonts w:ascii="Cambria" w:hAnsi="Cambria"/>
          <w:sz w:val="28"/>
          <w:szCs w:val="28"/>
        </w:rPr>
        <w:t>home with him</w:t>
      </w:r>
      <w:r>
        <w:rPr>
          <w:rFonts w:ascii="Cambria" w:hAnsi="Cambria"/>
          <w:sz w:val="28"/>
          <w:szCs w:val="28"/>
        </w:rPr>
        <w:t>?’</w:t>
      </w:r>
    </w:p>
    <w:p w14:paraId="1FB19C3E" w14:textId="6B1638CF" w:rsidR="00EF195D" w:rsidRDefault="00CF7EDD" w:rsidP="00EF195D">
      <w:pPr>
        <w:spacing w:line="360" w:lineRule="auto"/>
        <w:ind w:firstLine="720"/>
        <w:contextualSpacing/>
        <w:rPr>
          <w:rFonts w:ascii="Cambria" w:hAnsi="Cambria"/>
          <w:sz w:val="28"/>
          <w:szCs w:val="28"/>
        </w:rPr>
      </w:pPr>
      <w:r>
        <w:rPr>
          <w:rFonts w:ascii="Cambria" w:hAnsi="Cambria"/>
          <w:sz w:val="28"/>
          <w:szCs w:val="28"/>
        </w:rPr>
        <w:t>‘He wanted me to celebrate</w:t>
      </w:r>
      <w:del w:id="7348" w:author="Daisy Watt" w:date="2026-06-22T04:22:00Z" w16du:dateUtc="2026-06-22T02:22:00Z">
        <w:r>
          <w:rPr>
            <w:rFonts w:ascii="Cambria" w:hAnsi="Cambria"/>
            <w:sz w:val="28"/>
            <w:szCs w:val="28"/>
          </w:rPr>
          <w:delText>,</w:delText>
        </w:r>
      </w:del>
      <w:ins w:id="7349" w:author="Daisy Watt" w:date="2026-06-22T04:22:00Z" w16du:dateUtc="2026-06-22T02:22:00Z">
        <w:r w:rsidR="00FF7E4F">
          <w:rPr>
            <w:rFonts w:ascii="Cambria" w:hAnsi="Cambria"/>
            <w:sz w:val="28"/>
            <w:szCs w:val="28"/>
          </w:rPr>
          <w:t>.</w:t>
        </w:r>
      </w:ins>
      <w:r>
        <w:rPr>
          <w:rFonts w:ascii="Cambria" w:hAnsi="Cambria"/>
          <w:sz w:val="28"/>
          <w:szCs w:val="28"/>
        </w:rPr>
        <w:t xml:space="preserve">’ </w:t>
      </w:r>
      <w:r w:rsidR="00530B36">
        <w:rPr>
          <w:rFonts w:ascii="Cambria" w:hAnsi="Cambria"/>
          <w:sz w:val="28"/>
          <w:szCs w:val="28"/>
        </w:rPr>
        <w:t xml:space="preserve">Savannah </w:t>
      </w:r>
      <w:r w:rsidR="00747704">
        <w:rPr>
          <w:rFonts w:ascii="Cambria" w:hAnsi="Cambria"/>
          <w:sz w:val="28"/>
          <w:szCs w:val="28"/>
        </w:rPr>
        <w:t xml:space="preserve">bristled at the </w:t>
      </w:r>
      <w:r>
        <w:rPr>
          <w:rFonts w:ascii="Cambria" w:hAnsi="Cambria"/>
          <w:sz w:val="28"/>
          <w:szCs w:val="28"/>
        </w:rPr>
        <w:t>police</w:t>
      </w:r>
      <w:r w:rsidR="00747704">
        <w:rPr>
          <w:rFonts w:ascii="Cambria" w:hAnsi="Cambria"/>
          <w:sz w:val="28"/>
          <w:szCs w:val="28"/>
        </w:rPr>
        <w:t xml:space="preserve">man’s tone. </w:t>
      </w:r>
      <w:r w:rsidR="000678EE">
        <w:rPr>
          <w:rFonts w:ascii="Cambria" w:hAnsi="Cambria"/>
          <w:sz w:val="28"/>
          <w:szCs w:val="28"/>
        </w:rPr>
        <w:t>‘W</w:t>
      </w:r>
      <w:r w:rsidR="00EF195D">
        <w:rPr>
          <w:rFonts w:ascii="Cambria" w:hAnsi="Cambria"/>
          <w:sz w:val="28"/>
          <w:szCs w:val="28"/>
        </w:rPr>
        <w:t xml:space="preserve">e </w:t>
      </w:r>
      <w:r w:rsidR="003A4F2C">
        <w:rPr>
          <w:rFonts w:ascii="Cambria" w:hAnsi="Cambria"/>
          <w:sz w:val="28"/>
          <w:szCs w:val="28"/>
        </w:rPr>
        <w:t>came back here</w:t>
      </w:r>
      <w:r w:rsidR="000678EE">
        <w:rPr>
          <w:rFonts w:ascii="Cambria" w:hAnsi="Cambria"/>
          <w:sz w:val="28"/>
          <w:szCs w:val="28"/>
        </w:rPr>
        <w:t xml:space="preserve"> </w:t>
      </w:r>
      <w:r w:rsidR="00EF195D">
        <w:rPr>
          <w:rFonts w:ascii="Cambria" w:hAnsi="Cambria"/>
          <w:sz w:val="28"/>
          <w:szCs w:val="28"/>
        </w:rPr>
        <w:t>for</w:t>
      </w:r>
      <w:r w:rsidR="000678EE">
        <w:rPr>
          <w:rFonts w:ascii="Cambria" w:hAnsi="Cambria"/>
          <w:sz w:val="28"/>
          <w:szCs w:val="28"/>
        </w:rPr>
        <w:t xml:space="preserve"> a few</w:t>
      </w:r>
      <w:r w:rsidR="00EF195D">
        <w:rPr>
          <w:rFonts w:ascii="Cambria" w:hAnsi="Cambria"/>
          <w:sz w:val="28"/>
          <w:szCs w:val="28"/>
        </w:rPr>
        <w:t xml:space="preserve"> drinks.’</w:t>
      </w:r>
    </w:p>
    <w:p w14:paraId="3A7A4830" w14:textId="39375FEF" w:rsidR="000678EE" w:rsidRDefault="000678EE" w:rsidP="00EF195D">
      <w:pPr>
        <w:spacing w:line="360" w:lineRule="auto"/>
        <w:ind w:firstLine="720"/>
        <w:contextualSpacing/>
        <w:rPr>
          <w:rFonts w:ascii="Cambria" w:hAnsi="Cambria"/>
          <w:sz w:val="28"/>
          <w:szCs w:val="28"/>
        </w:rPr>
      </w:pPr>
      <w:r>
        <w:rPr>
          <w:rFonts w:ascii="Cambria" w:hAnsi="Cambria"/>
          <w:sz w:val="28"/>
          <w:szCs w:val="28"/>
        </w:rPr>
        <w:t>‘We?’</w:t>
      </w:r>
    </w:p>
    <w:p w14:paraId="0DD754F2" w14:textId="0526E28B" w:rsidR="00EE6659" w:rsidRDefault="00B1006B" w:rsidP="008966A7">
      <w:pPr>
        <w:spacing w:line="360" w:lineRule="auto"/>
        <w:ind w:firstLine="720"/>
        <w:contextualSpacing/>
        <w:rPr>
          <w:rFonts w:ascii="Cambria" w:hAnsi="Cambria"/>
          <w:sz w:val="28"/>
          <w:szCs w:val="28"/>
        </w:rPr>
      </w:pPr>
      <w:r>
        <w:rPr>
          <w:rFonts w:ascii="Cambria" w:hAnsi="Cambria"/>
          <w:sz w:val="28"/>
          <w:szCs w:val="28"/>
        </w:rPr>
        <w:t>‘Yes.  Me an</w:t>
      </w:r>
      <w:ins w:id="7350" w:author="Daisy Watt" w:date="2026-06-22T04:23:00Z" w16du:dateUtc="2026-06-22T02:23:00Z">
        <w:r>
          <w:rPr>
            <w:rFonts w:ascii="Cambria" w:hAnsi="Cambria"/>
            <w:sz w:val="28"/>
            <w:szCs w:val="28"/>
          </w:rPr>
          <w:t>d</w:t>
        </w:r>
        <w:r w:rsidR="005A3495">
          <w:rPr>
            <w:rFonts w:ascii="Cambria" w:hAnsi="Cambria"/>
            <w:sz w:val="28"/>
            <w:szCs w:val="28"/>
          </w:rPr>
          <w:t>…</w:t>
        </w:r>
      </w:ins>
      <w:del w:id="7351" w:author="Daisy Watt" w:date="2026-06-22T04:23:00Z" w16du:dateUtc="2026-06-22T02:23:00Z">
        <w:r w:rsidDel="005A3495">
          <w:rPr>
            <w:rFonts w:ascii="Cambria" w:hAnsi="Cambria"/>
            <w:sz w:val="28"/>
            <w:szCs w:val="28"/>
          </w:rPr>
          <w:delText>d</w:delText>
        </w:r>
        <w:r w:rsidR="00454931">
          <w:rPr>
            <w:rFonts w:ascii="Cambria" w:hAnsi="Cambria"/>
            <w:sz w:val="28"/>
            <w:szCs w:val="28"/>
          </w:rPr>
          <w:delText xml:space="preserve"> -</w:delText>
        </w:r>
      </w:del>
      <w:r>
        <w:rPr>
          <w:rFonts w:ascii="Cambria" w:hAnsi="Cambria"/>
          <w:sz w:val="28"/>
          <w:szCs w:val="28"/>
        </w:rPr>
        <w:t xml:space="preserve">’ </w:t>
      </w:r>
      <w:r w:rsidR="006C23B4">
        <w:rPr>
          <w:rFonts w:ascii="Cambria" w:hAnsi="Cambria"/>
          <w:sz w:val="28"/>
          <w:szCs w:val="28"/>
        </w:rPr>
        <w:t>Savannah</w:t>
      </w:r>
      <w:r w:rsidR="00ED5C2E">
        <w:rPr>
          <w:rFonts w:ascii="Cambria" w:hAnsi="Cambria"/>
          <w:sz w:val="28"/>
          <w:szCs w:val="28"/>
        </w:rPr>
        <w:t xml:space="preserve"> </w:t>
      </w:r>
      <w:r w:rsidR="000678EE">
        <w:rPr>
          <w:rFonts w:ascii="Cambria" w:hAnsi="Cambria"/>
          <w:sz w:val="28"/>
          <w:szCs w:val="28"/>
        </w:rPr>
        <w:t>could</w:t>
      </w:r>
      <w:r w:rsidR="00EF195D">
        <w:rPr>
          <w:rFonts w:ascii="Cambria" w:hAnsi="Cambria"/>
          <w:sz w:val="28"/>
          <w:szCs w:val="28"/>
        </w:rPr>
        <w:t>n’t meet her sister’s eye</w:t>
      </w:r>
      <w:del w:id="7352" w:author="Daisy Watt" w:date="2026-06-22T04:23:00Z" w16du:dateUtc="2026-06-22T02:23:00Z">
        <w:r w:rsidR="00E53EF0">
          <w:rPr>
            <w:rFonts w:ascii="Cambria" w:hAnsi="Cambria"/>
            <w:sz w:val="28"/>
            <w:szCs w:val="28"/>
          </w:rPr>
          <w:delText>,</w:delText>
        </w:r>
      </w:del>
      <w:ins w:id="7353" w:author="Daisy Watt" w:date="2026-06-22T04:23:00Z" w16du:dateUtc="2026-06-22T02:23:00Z">
        <w:r w:rsidR="005A3495">
          <w:rPr>
            <w:rFonts w:ascii="Cambria" w:hAnsi="Cambria"/>
            <w:sz w:val="28"/>
            <w:szCs w:val="28"/>
          </w:rPr>
          <w:t>.</w:t>
        </w:r>
      </w:ins>
      <w:r w:rsidR="00E53EF0">
        <w:rPr>
          <w:rFonts w:ascii="Cambria" w:hAnsi="Cambria"/>
          <w:sz w:val="28"/>
          <w:szCs w:val="28"/>
        </w:rPr>
        <w:t xml:space="preserve"> </w:t>
      </w:r>
      <w:r w:rsidR="00890A9D">
        <w:rPr>
          <w:rFonts w:ascii="Cambria" w:hAnsi="Cambria"/>
          <w:sz w:val="28"/>
          <w:szCs w:val="28"/>
        </w:rPr>
        <w:t>‘Jackson</w:t>
      </w:r>
      <w:r w:rsidR="005555CB">
        <w:rPr>
          <w:rFonts w:ascii="Cambria" w:hAnsi="Cambria"/>
          <w:sz w:val="28"/>
          <w:szCs w:val="28"/>
        </w:rPr>
        <w:t xml:space="preserve"> Rayne</w:t>
      </w:r>
      <w:r w:rsidR="00333A5D">
        <w:rPr>
          <w:rFonts w:ascii="Cambria" w:hAnsi="Cambria"/>
          <w:sz w:val="28"/>
          <w:szCs w:val="28"/>
        </w:rPr>
        <w:t>. T</w:t>
      </w:r>
      <w:r w:rsidR="005555CB">
        <w:rPr>
          <w:rFonts w:ascii="Cambria" w:hAnsi="Cambria"/>
          <w:sz w:val="28"/>
          <w:szCs w:val="28"/>
        </w:rPr>
        <w:t>he</w:t>
      </w:r>
      <w:r w:rsidR="008A284E">
        <w:rPr>
          <w:rFonts w:ascii="Cambria" w:hAnsi="Cambria"/>
          <w:sz w:val="28"/>
          <w:szCs w:val="28"/>
        </w:rPr>
        <w:t>, er, the</w:t>
      </w:r>
      <w:r w:rsidR="005555CB">
        <w:rPr>
          <w:rFonts w:ascii="Cambria" w:hAnsi="Cambria"/>
          <w:sz w:val="28"/>
          <w:szCs w:val="28"/>
        </w:rPr>
        <w:t xml:space="preserve"> author</w:t>
      </w:r>
      <w:r w:rsidR="00A31C09">
        <w:rPr>
          <w:rFonts w:ascii="Cambria" w:hAnsi="Cambria"/>
          <w:sz w:val="28"/>
          <w:szCs w:val="28"/>
        </w:rPr>
        <w:t>.’</w:t>
      </w:r>
      <w:r w:rsidR="00B17950">
        <w:rPr>
          <w:rFonts w:ascii="Cambria" w:hAnsi="Cambria"/>
          <w:sz w:val="28"/>
          <w:szCs w:val="28"/>
        </w:rPr>
        <w:t xml:space="preserve"> </w:t>
      </w:r>
      <w:r w:rsidR="00A31C09">
        <w:rPr>
          <w:rFonts w:ascii="Cambria" w:hAnsi="Cambria"/>
          <w:sz w:val="28"/>
          <w:szCs w:val="28"/>
        </w:rPr>
        <w:t>S</w:t>
      </w:r>
      <w:r w:rsidR="00B17950">
        <w:rPr>
          <w:rFonts w:ascii="Cambria" w:hAnsi="Cambria"/>
          <w:sz w:val="28"/>
          <w:szCs w:val="28"/>
        </w:rPr>
        <w:t xml:space="preserve">he </w:t>
      </w:r>
      <w:r w:rsidR="007B2CEC">
        <w:rPr>
          <w:rFonts w:ascii="Cambria" w:hAnsi="Cambria"/>
          <w:sz w:val="28"/>
          <w:szCs w:val="28"/>
        </w:rPr>
        <w:t>hoped she didn’t</w:t>
      </w:r>
      <w:r w:rsidR="00B5560C">
        <w:rPr>
          <w:rFonts w:ascii="Cambria" w:hAnsi="Cambria"/>
          <w:sz w:val="28"/>
          <w:szCs w:val="28"/>
        </w:rPr>
        <w:t xml:space="preserve"> </w:t>
      </w:r>
      <w:r w:rsidR="00B17950">
        <w:rPr>
          <w:rFonts w:ascii="Cambria" w:hAnsi="Cambria"/>
          <w:sz w:val="28"/>
          <w:szCs w:val="28"/>
        </w:rPr>
        <w:t>look</w:t>
      </w:r>
      <w:r w:rsidR="00B5560C">
        <w:rPr>
          <w:rFonts w:ascii="Cambria" w:hAnsi="Cambria"/>
          <w:sz w:val="28"/>
          <w:szCs w:val="28"/>
        </w:rPr>
        <w:t xml:space="preserve"> as </w:t>
      </w:r>
      <w:r w:rsidR="00B17950">
        <w:rPr>
          <w:rFonts w:ascii="Cambria" w:hAnsi="Cambria"/>
          <w:sz w:val="28"/>
          <w:szCs w:val="28"/>
        </w:rPr>
        <w:t>guilty</w:t>
      </w:r>
      <w:r w:rsidR="00B5560C">
        <w:rPr>
          <w:rFonts w:ascii="Cambria" w:hAnsi="Cambria"/>
          <w:sz w:val="28"/>
          <w:szCs w:val="28"/>
        </w:rPr>
        <w:t xml:space="preserve"> as she felt</w:t>
      </w:r>
      <w:r w:rsidR="00B17950">
        <w:rPr>
          <w:rFonts w:ascii="Cambria" w:hAnsi="Cambria"/>
          <w:sz w:val="28"/>
          <w:szCs w:val="28"/>
        </w:rPr>
        <w:t xml:space="preserve">. </w:t>
      </w:r>
    </w:p>
    <w:p w14:paraId="4598A67F" w14:textId="3C19F113" w:rsidR="00EE6659" w:rsidRDefault="00EE6659" w:rsidP="008966A7">
      <w:pPr>
        <w:spacing w:line="360" w:lineRule="auto"/>
        <w:ind w:firstLine="720"/>
        <w:contextualSpacing/>
        <w:rPr>
          <w:rFonts w:ascii="Cambria" w:hAnsi="Cambria"/>
          <w:sz w:val="28"/>
          <w:szCs w:val="28"/>
        </w:rPr>
      </w:pPr>
      <w:r>
        <w:rPr>
          <w:rFonts w:ascii="Cambria" w:hAnsi="Cambria"/>
          <w:sz w:val="28"/>
          <w:szCs w:val="28"/>
        </w:rPr>
        <w:t>‘Oh</w:t>
      </w:r>
      <w:ins w:id="7354" w:author="Daisy Watt" w:date="2026-06-22T04:23:00Z" w16du:dateUtc="2026-06-22T02:23:00Z">
        <w:r w:rsidR="00677764">
          <w:rPr>
            <w:rFonts w:ascii="Cambria" w:hAnsi="Cambria"/>
            <w:sz w:val="28"/>
            <w:szCs w:val="28"/>
          </w:rPr>
          <w:t>,</w:t>
        </w:r>
      </w:ins>
      <w:r>
        <w:rPr>
          <w:rFonts w:ascii="Cambria" w:hAnsi="Cambria"/>
          <w:sz w:val="28"/>
          <w:szCs w:val="28"/>
        </w:rPr>
        <w:t xml:space="preserve"> yeah</w:t>
      </w:r>
      <w:del w:id="7355" w:author="Daisy Watt" w:date="2026-06-22T04:23:00Z" w16du:dateUtc="2026-06-22T02:23:00Z">
        <w:r>
          <w:rPr>
            <w:rFonts w:ascii="Cambria" w:hAnsi="Cambria"/>
            <w:sz w:val="28"/>
            <w:szCs w:val="28"/>
          </w:rPr>
          <w:delText>,</w:delText>
        </w:r>
      </w:del>
      <w:ins w:id="7356" w:author="Daisy Watt" w:date="2026-06-22T04:23:00Z" w16du:dateUtc="2026-06-22T02:23:00Z">
        <w:r w:rsidR="00677764">
          <w:rPr>
            <w:rFonts w:ascii="Cambria" w:hAnsi="Cambria"/>
            <w:sz w:val="28"/>
            <w:szCs w:val="28"/>
          </w:rPr>
          <w:t>.</w:t>
        </w:r>
      </w:ins>
      <w:r>
        <w:rPr>
          <w:rFonts w:ascii="Cambria" w:hAnsi="Cambria"/>
          <w:sz w:val="28"/>
          <w:szCs w:val="28"/>
        </w:rPr>
        <w:t xml:space="preserve">’ </w:t>
      </w:r>
      <w:del w:id="7357" w:author="Daisy Watt" w:date="2026-06-22T04:23:00Z" w16du:dateUtc="2026-06-22T02:23:00Z">
        <w:r w:rsidR="00742C2F" w:rsidDel="00677764">
          <w:rPr>
            <w:rFonts w:ascii="Cambria" w:hAnsi="Cambria"/>
            <w:sz w:val="28"/>
            <w:szCs w:val="28"/>
          </w:rPr>
          <w:delText>t</w:delText>
        </w:r>
      </w:del>
      <w:ins w:id="7358" w:author="Daisy Watt" w:date="2026-06-22T04:23:00Z" w16du:dateUtc="2026-06-22T02:23:00Z">
        <w:r w:rsidR="00677764">
          <w:rPr>
            <w:rFonts w:ascii="Cambria" w:hAnsi="Cambria"/>
            <w:sz w:val="28"/>
            <w:szCs w:val="28"/>
          </w:rPr>
          <w:t>T</w:t>
        </w:r>
      </w:ins>
      <w:r>
        <w:rPr>
          <w:rFonts w:ascii="Cambria" w:hAnsi="Cambria"/>
          <w:sz w:val="28"/>
          <w:szCs w:val="28"/>
        </w:rPr>
        <w:t xml:space="preserve">he </w:t>
      </w:r>
      <w:r w:rsidR="00742C2F">
        <w:rPr>
          <w:rFonts w:ascii="Cambria" w:hAnsi="Cambria"/>
          <w:sz w:val="28"/>
          <w:szCs w:val="28"/>
        </w:rPr>
        <w:t xml:space="preserve">cop </w:t>
      </w:r>
      <w:r>
        <w:rPr>
          <w:rFonts w:ascii="Cambria" w:hAnsi="Cambria"/>
          <w:sz w:val="28"/>
          <w:szCs w:val="28"/>
        </w:rPr>
        <w:t xml:space="preserve">perked up a bit. ‘Writes those thrillers about the Alaskan </w:t>
      </w:r>
      <w:commentRangeStart w:id="7359"/>
      <w:r>
        <w:rPr>
          <w:rFonts w:ascii="Cambria" w:hAnsi="Cambria"/>
          <w:sz w:val="28"/>
          <w:szCs w:val="28"/>
        </w:rPr>
        <w:t>cop</w:t>
      </w:r>
      <w:commentRangeEnd w:id="7359"/>
      <w:r w:rsidR="007143AE">
        <w:rPr>
          <w:rStyle w:val="CommentReference"/>
          <w:rFonts w:ascii="Cambria" w:hAnsi="Cambria"/>
          <w:sz w:val="28"/>
          <w:szCs w:val="28"/>
        </w:rPr>
        <w:commentReference w:id="7359"/>
      </w:r>
      <w:r>
        <w:rPr>
          <w:rFonts w:ascii="Cambria" w:hAnsi="Cambria"/>
          <w:sz w:val="28"/>
          <w:szCs w:val="28"/>
        </w:rPr>
        <w:t xml:space="preserve">? My wife bought me one for my </w:t>
      </w:r>
      <w:r w:rsidR="00780AFE">
        <w:rPr>
          <w:rFonts w:ascii="Cambria" w:hAnsi="Cambria"/>
          <w:sz w:val="28"/>
          <w:szCs w:val="28"/>
        </w:rPr>
        <w:t xml:space="preserve">last </w:t>
      </w:r>
      <w:r>
        <w:rPr>
          <w:rFonts w:ascii="Cambria" w:hAnsi="Cambria"/>
          <w:sz w:val="28"/>
          <w:szCs w:val="28"/>
        </w:rPr>
        <w:t>birthday</w:t>
      </w:r>
      <w:r w:rsidR="00780AFE">
        <w:rPr>
          <w:rFonts w:ascii="Cambria" w:hAnsi="Cambria"/>
          <w:sz w:val="28"/>
          <w:szCs w:val="28"/>
        </w:rPr>
        <w:t>.  Not bad,</w:t>
      </w:r>
      <w:r>
        <w:rPr>
          <w:rFonts w:ascii="Cambria" w:hAnsi="Cambria"/>
          <w:sz w:val="28"/>
          <w:szCs w:val="28"/>
        </w:rPr>
        <w:t xml:space="preserve"> I thought</w:t>
      </w:r>
      <w:del w:id="7360" w:author="Daisy Watt" w:date="2026-06-22T04:23:00Z" w16du:dateUtc="2026-06-22T02:23:00Z">
        <w:r w:rsidR="00E563B2">
          <w:rPr>
            <w:rFonts w:ascii="Cambria" w:hAnsi="Cambria"/>
            <w:sz w:val="28"/>
            <w:szCs w:val="28"/>
          </w:rPr>
          <w:delText>,</w:delText>
        </w:r>
      </w:del>
      <w:ins w:id="7361" w:author="Daisy Watt" w:date="2026-06-22T04:23:00Z" w16du:dateUtc="2026-06-22T02:23:00Z">
        <w:r w:rsidR="00E563B2">
          <w:rPr>
            <w:rFonts w:ascii="Cambria" w:hAnsi="Cambria"/>
            <w:sz w:val="28"/>
            <w:szCs w:val="28"/>
          </w:rPr>
          <w:t xml:space="preserve"> </w:t>
        </w:r>
        <w:r w:rsidR="00585271">
          <w:rPr>
            <w:rFonts w:ascii="Cambria" w:hAnsi="Cambria"/>
            <w:sz w:val="28"/>
            <w:szCs w:val="28"/>
          </w:rPr>
          <w:t>–</w:t>
        </w:r>
      </w:ins>
      <w:r w:rsidR="00E563B2">
        <w:rPr>
          <w:rFonts w:ascii="Cambria" w:hAnsi="Cambria"/>
          <w:sz w:val="28"/>
          <w:szCs w:val="28"/>
        </w:rPr>
        <w:t xml:space="preserve"> better than a lot of the crap out there.’</w:t>
      </w:r>
    </w:p>
    <w:p w14:paraId="513FF387" w14:textId="4BD33A20" w:rsidR="00EE6659" w:rsidRDefault="00EE6659" w:rsidP="008966A7">
      <w:pPr>
        <w:spacing w:line="360" w:lineRule="auto"/>
        <w:ind w:firstLine="720"/>
        <w:contextualSpacing/>
        <w:rPr>
          <w:rFonts w:ascii="Cambria" w:hAnsi="Cambria"/>
          <w:sz w:val="28"/>
          <w:szCs w:val="28"/>
        </w:rPr>
      </w:pPr>
      <w:r>
        <w:rPr>
          <w:rFonts w:ascii="Cambria" w:hAnsi="Cambria"/>
          <w:sz w:val="28"/>
          <w:szCs w:val="28"/>
        </w:rPr>
        <w:t>‘</w:t>
      </w:r>
      <w:r w:rsidR="00F87BE7">
        <w:rPr>
          <w:rFonts w:ascii="Cambria" w:hAnsi="Cambria"/>
          <w:sz w:val="28"/>
          <w:szCs w:val="28"/>
        </w:rPr>
        <w:t>Yep, Smoke Silva</w:t>
      </w:r>
      <w:del w:id="7362" w:author="Daisy Watt" w:date="2026-06-22T04:23:00Z" w16du:dateUtc="2026-06-22T02:23:00Z">
        <w:r>
          <w:rPr>
            <w:rFonts w:ascii="Cambria" w:hAnsi="Cambria"/>
            <w:sz w:val="28"/>
            <w:szCs w:val="28"/>
          </w:rPr>
          <w:delText>,</w:delText>
        </w:r>
      </w:del>
      <w:ins w:id="7363" w:author="Daisy Watt" w:date="2026-06-22T04:23:00Z" w16du:dateUtc="2026-06-22T02:23:00Z">
        <w:r w:rsidR="00D8408A">
          <w:rPr>
            <w:rFonts w:ascii="Cambria" w:hAnsi="Cambria"/>
            <w:sz w:val="28"/>
            <w:szCs w:val="28"/>
          </w:rPr>
          <w:t>.</w:t>
        </w:r>
      </w:ins>
      <w:r>
        <w:rPr>
          <w:rFonts w:ascii="Cambria" w:hAnsi="Cambria"/>
          <w:sz w:val="28"/>
          <w:szCs w:val="28"/>
        </w:rPr>
        <w:t>’ Ruth looked pleased. ‘</w:t>
      </w:r>
      <w:r w:rsidR="00742C2F">
        <w:rPr>
          <w:rFonts w:ascii="Cambria" w:hAnsi="Cambria"/>
          <w:sz w:val="28"/>
          <w:szCs w:val="28"/>
        </w:rPr>
        <w:t>Jackson’s</w:t>
      </w:r>
      <w:r>
        <w:rPr>
          <w:rFonts w:ascii="Cambria" w:hAnsi="Cambria"/>
          <w:sz w:val="28"/>
          <w:szCs w:val="28"/>
        </w:rPr>
        <w:t xml:space="preserve"> new </w:t>
      </w:r>
      <w:r w:rsidR="00742C2F">
        <w:rPr>
          <w:rFonts w:ascii="Cambria" w:hAnsi="Cambria"/>
          <w:sz w:val="28"/>
          <w:szCs w:val="28"/>
        </w:rPr>
        <w:t>book’</w:t>
      </w:r>
      <w:r>
        <w:rPr>
          <w:rFonts w:ascii="Cambria" w:hAnsi="Cambria"/>
          <w:sz w:val="28"/>
          <w:szCs w:val="28"/>
        </w:rPr>
        <w:t xml:space="preserve">s </w:t>
      </w:r>
      <w:r w:rsidR="00FC0AC9">
        <w:rPr>
          <w:rFonts w:ascii="Cambria" w:hAnsi="Cambria"/>
          <w:sz w:val="28"/>
          <w:szCs w:val="28"/>
        </w:rPr>
        <w:t xml:space="preserve">due </w:t>
      </w:r>
      <w:r>
        <w:rPr>
          <w:rFonts w:ascii="Cambria" w:hAnsi="Cambria"/>
          <w:sz w:val="28"/>
          <w:szCs w:val="28"/>
        </w:rPr>
        <w:t xml:space="preserve">out for </w:t>
      </w:r>
      <w:r w:rsidR="00FC0AC9">
        <w:rPr>
          <w:rFonts w:ascii="Cambria" w:hAnsi="Cambria"/>
          <w:sz w:val="28"/>
          <w:szCs w:val="28"/>
        </w:rPr>
        <w:t xml:space="preserve">next month, </w:t>
      </w:r>
      <w:r w:rsidR="00742C2F">
        <w:rPr>
          <w:rFonts w:ascii="Cambria" w:hAnsi="Cambria"/>
          <w:sz w:val="28"/>
          <w:szCs w:val="28"/>
        </w:rPr>
        <w:t xml:space="preserve">and it’s a cracker, </w:t>
      </w:r>
      <w:r w:rsidR="00FC0AC9">
        <w:rPr>
          <w:rFonts w:ascii="Cambria" w:hAnsi="Cambria"/>
          <w:sz w:val="28"/>
          <w:szCs w:val="28"/>
        </w:rPr>
        <w:t xml:space="preserve">so you can </w:t>
      </w:r>
      <w:r>
        <w:rPr>
          <w:rFonts w:ascii="Cambria" w:hAnsi="Cambria"/>
          <w:sz w:val="28"/>
          <w:szCs w:val="28"/>
        </w:rPr>
        <w:t xml:space="preserve">put it on your </w:t>
      </w:r>
      <w:r w:rsidR="00FC0AC9">
        <w:rPr>
          <w:rFonts w:ascii="Cambria" w:hAnsi="Cambria"/>
          <w:sz w:val="28"/>
          <w:szCs w:val="28"/>
        </w:rPr>
        <w:t xml:space="preserve">Christmas </w:t>
      </w:r>
      <w:r>
        <w:rPr>
          <w:rFonts w:ascii="Cambria" w:hAnsi="Cambria"/>
          <w:sz w:val="28"/>
          <w:szCs w:val="28"/>
        </w:rPr>
        <w:t>list.’</w:t>
      </w:r>
      <w:r w:rsidR="00742C2F">
        <w:rPr>
          <w:rFonts w:ascii="Cambria" w:hAnsi="Cambria"/>
          <w:sz w:val="28"/>
          <w:szCs w:val="28"/>
        </w:rPr>
        <w:t xml:space="preserve"> </w:t>
      </w:r>
      <w:r w:rsidR="00F87BE7">
        <w:rPr>
          <w:rFonts w:ascii="Cambria" w:hAnsi="Cambria"/>
          <w:sz w:val="28"/>
          <w:szCs w:val="28"/>
        </w:rPr>
        <w:t>P</w:t>
      </w:r>
      <w:r w:rsidR="00742C2F">
        <w:rPr>
          <w:rFonts w:ascii="Cambria" w:hAnsi="Cambria"/>
          <w:sz w:val="28"/>
          <w:szCs w:val="28"/>
        </w:rPr>
        <w:t>leased with her own joke</w:t>
      </w:r>
      <w:r w:rsidR="00F87BE7">
        <w:rPr>
          <w:rFonts w:ascii="Cambria" w:hAnsi="Cambria"/>
          <w:sz w:val="28"/>
          <w:szCs w:val="28"/>
        </w:rPr>
        <w:t xml:space="preserve">, she </w:t>
      </w:r>
      <w:r w:rsidR="00A04873">
        <w:rPr>
          <w:rFonts w:ascii="Cambria" w:hAnsi="Cambria"/>
          <w:sz w:val="28"/>
          <w:szCs w:val="28"/>
        </w:rPr>
        <w:t>adde</w:t>
      </w:r>
      <w:r w:rsidR="00F87BE7">
        <w:rPr>
          <w:rFonts w:ascii="Cambria" w:hAnsi="Cambria"/>
          <w:sz w:val="28"/>
          <w:szCs w:val="28"/>
        </w:rPr>
        <w:t>d</w:t>
      </w:r>
      <w:ins w:id="7364" w:author="Daisy Watt" w:date="2026-06-22T04:24:00Z" w16du:dateUtc="2026-06-22T02:24:00Z">
        <w:r w:rsidR="00B166C8">
          <w:rPr>
            <w:rFonts w:ascii="Cambria" w:hAnsi="Cambria"/>
            <w:sz w:val="28"/>
            <w:szCs w:val="28"/>
          </w:rPr>
          <w:t>,</w:t>
        </w:r>
      </w:ins>
      <w:r w:rsidR="00742C2F">
        <w:rPr>
          <w:rFonts w:ascii="Cambria" w:hAnsi="Cambria"/>
          <w:sz w:val="28"/>
          <w:szCs w:val="28"/>
        </w:rPr>
        <w:t xml:space="preserve"> ‘</w:t>
      </w:r>
      <w:r w:rsidR="00A04873">
        <w:rPr>
          <w:rFonts w:ascii="Cambria" w:hAnsi="Cambria"/>
          <w:sz w:val="28"/>
          <w:szCs w:val="28"/>
        </w:rPr>
        <w:t xml:space="preserve">A </w:t>
      </w:r>
      <w:r w:rsidR="00742C2F">
        <w:rPr>
          <w:rFonts w:ascii="Cambria" w:hAnsi="Cambria"/>
          <w:sz w:val="28"/>
          <w:szCs w:val="28"/>
        </w:rPr>
        <w:t>Christmas cracker!’</w:t>
      </w:r>
    </w:p>
    <w:p w14:paraId="2618D11B" w14:textId="33072AC7" w:rsidR="00EE6659" w:rsidRDefault="00742C2F" w:rsidP="008966A7">
      <w:pPr>
        <w:spacing w:line="360" w:lineRule="auto"/>
        <w:ind w:firstLine="720"/>
        <w:contextualSpacing/>
        <w:rPr>
          <w:rFonts w:ascii="Cambria" w:hAnsi="Cambria"/>
          <w:sz w:val="28"/>
          <w:szCs w:val="28"/>
        </w:rPr>
      </w:pPr>
      <w:r w:rsidRPr="00B166C8">
        <w:rPr>
          <w:rFonts w:ascii="Cambria" w:hAnsi="Cambria"/>
          <w:i/>
          <w:sz w:val="28"/>
          <w:szCs w:val="28"/>
          <w:rPrChange w:id="7365" w:author="Daisy Watt" w:date="2026-06-23T12:42:00Z" w16du:dateUtc="2026-06-23T10:42:00Z">
            <w:rPr>
              <w:rFonts w:ascii="Cambria" w:hAnsi="Cambria"/>
              <w:sz w:val="28"/>
              <w:szCs w:val="28"/>
            </w:rPr>
          </w:rPrChange>
        </w:rPr>
        <w:t>Christ</w:t>
      </w:r>
      <w:ins w:id="7366" w:author="Claire S" w:date="2026-06-06T10:36:00Z" w16du:dateUtc="2026-06-06T09:36:00Z">
        <w:r w:rsidR="00E76230">
          <w:rPr>
            <w:rFonts w:ascii="Cambria" w:hAnsi="Cambria"/>
            <w:sz w:val="28"/>
            <w:szCs w:val="28"/>
          </w:rPr>
          <w:t>.</w:t>
        </w:r>
      </w:ins>
      <w:del w:id="7367" w:author="Claire S" w:date="2026-06-06T10:36:00Z" w16du:dateUtc="2026-06-06T09:36:00Z">
        <w:r w:rsidDel="00E76230">
          <w:rPr>
            <w:rFonts w:ascii="Cambria" w:hAnsi="Cambria"/>
            <w:sz w:val="28"/>
            <w:szCs w:val="28"/>
          </w:rPr>
          <w:delText>!</w:delText>
        </w:r>
      </w:del>
      <w:r>
        <w:rPr>
          <w:rFonts w:ascii="Cambria" w:hAnsi="Cambria"/>
          <w:sz w:val="28"/>
          <w:szCs w:val="28"/>
        </w:rPr>
        <w:t xml:space="preserve"> </w:t>
      </w:r>
      <w:r w:rsidR="00EE6659">
        <w:rPr>
          <w:rFonts w:ascii="Cambria" w:hAnsi="Cambria"/>
          <w:sz w:val="28"/>
          <w:szCs w:val="28"/>
        </w:rPr>
        <w:t xml:space="preserve">Never </w:t>
      </w:r>
      <w:r w:rsidR="00780AFE">
        <w:rPr>
          <w:rFonts w:ascii="Cambria" w:hAnsi="Cambria"/>
          <w:sz w:val="28"/>
          <w:szCs w:val="28"/>
        </w:rPr>
        <w:t xml:space="preserve">one to </w:t>
      </w:r>
      <w:r w:rsidR="00EE6659">
        <w:rPr>
          <w:rFonts w:ascii="Cambria" w:hAnsi="Cambria"/>
          <w:sz w:val="28"/>
          <w:szCs w:val="28"/>
        </w:rPr>
        <w:t>miss a marketing opportunity</w:t>
      </w:r>
      <w:r w:rsidR="00780AFE">
        <w:rPr>
          <w:rFonts w:ascii="Cambria" w:hAnsi="Cambria"/>
          <w:sz w:val="28"/>
          <w:szCs w:val="28"/>
        </w:rPr>
        <w:t>,</w:t>
      </w:r>
      <w:r w:rsidR="0013214F">
        <w:rPr>
          <w:rFonts w:ascii="Cambria" w:hAnsi="Cambria"/>
          <w:sz w:val="28"/>
          <w:szCs w:val="28"/>
        </w:rPr>
        <w:t xml:space="preserve"> the</w:t>
      </w:r>
      <w:r w:rsidR="00780AFE">
        <w:rPr>
          <w:rFonts w:ascii="Cambria" w:hAnsi="Cambria"/>
          <w:sz w:val="28"/>
          <w:szCs w:val="28"/>
        </w:rPr>
        <w:t xml:space="preserve"> </w:t>
      </w:r>
      <w:r w:rsidR="0013214F">
        <w:rPr>
          <w:rFonts w:ascii="Cambria" w:hAnsi="Cambria"/>
          <w:sz w:val="28"/>
          <w:szCs w:val="28"/>
        </w:rPr>
        <w:t>silly</w:t>
      </w:r>
      <w:r w:rsidR="00780AFE">
        <w:rPr>
          <w:rFonts w:ascii="Cambria" w:hAnsi="Cambria"/>
          <w:sz w:val="28"/>
          <w:szCs w:val="28"/>
        </w:rPr>
        <w:t xml:space="preserve"> cow</w:t>
      </w:r>
      <w:r w:rsidR="00EE6659">
        <w:rPr>
          <w:rFonts w:ascii="Cambria" w:hAnsi="Cambria"/>
          <w:sz w:val="28"/>
          <w:szCs w:val="28"/>
        </w:rPr>
        <w:t>, Savannah thought</w:t>
      </w:r>
      <w:r w:rsidR="00780AFE">
        <w:rPr>
          <w:rFonts w:ascii="Cambria" w:hAnsi="Cambria"/>
          <w:sz w:val="28"/>
          <w:szCs w:val="28"/>
        </w:rPr>
        <w:t>, but she</w:t>
      </w:r>
      <w:r w:rsidR="00E563B2">
        <w:rPr>
          <w:rFonts w:ascii="Cambria" w:hAnsi="Cambria"/>
          <w:sz w:val="28"/>
          <w:szCs w:val="28"/>
        </w:rPr>
        <w:t xml:space="preserve"> </w:t>
      </w:r>
      <w:r w:rsidR="00ED28B9">
        <w:rPr>
          <w:rFonts w:ascii="Cambria" w:hAnsi="Cambria"/>
          <w:sz w:val="28"/>
          <w:szCs w:val="28"/>
        </w:rPr>
        <w:t>was</w:t>
      </w:r>
      <w:r w:rsidR="003004E3">
        <w:rPr>
          <w:rFonts w:ascii="Cambria" w:hAnsi="Cambria"/>
          <w:sz w:val="28"/>
          <w:szCs w:val="28"/>
        </w:rPr>
        <w:t xml:space="preserve"> </w:t>
      </w:r>
      <w:del w:id="7368" w:author="Claire S" w:date="2026-07-22T10:54:00Z" w16du:dateUtc="2026-07-22T09:54:00Z">
        <w:r w:rsidR="003004E3" w:rsidDel="001B6450">
          <w:rPr>
            <w:rFonts w:ascii="Cambria" w:hAnsi="Cambria"/>
            <w:sz w:val="28"/>
            <w:szCs w:val="28"/>
          </w:rPr>
          <w:delText>starting to</w:delText>
        </w:r>
        <w:r w:rsidR="00ED28B9" w:rsidDel="001B6450">
          <w:rPr>
            <w:rFonts w:ascii="Cambria" w:hAnsi="Cambria"/>
            <w:sz w:val="28"/>
            <w:szCs w:val="28"/>
          </w:rPr>
          <w:delText xml:space="preserve"> </w:delText>
        </w:r>
      </w:del>
      <w:r w:rsidR="00ED28B9">
        <w:rPr>
          <w:rFonts w:ascii="Cambria" w:hAnsi="Cambria"/>
          <w:sz w:val="28"/>
          <w:szCs w:val="28"/>
        </w:rPr>
        <w:t>feel</w:t>
      </w:r>
      <w:ins w:id="7369" w:author="Claire S" w:date="2026-07-22T10:54:00Z" w16du:dateUtc="2026-07-22T09:54:00Z">
        <w:r w:rsidR="001B6450">
          <w:rPr>
            <w:rFonts w:ascii="Cambria" w:hAnsi="Cambria"/>
            <w:sz w:val="28"/>
            <w:szCs w:val="28"/>
          </w:rPr>
          <w:t>ing</w:t>
        </w:r>
      </w:ins>
      <w:r w:rsidR="003004E3">
        <w:rPr>
          <w:rFonts w:ascii="Cambria" w:hAnsi="Cambria"/>
          <w:sz w:val="28"/>
          <w:szCs w:val="28"/>
        </w:rPr>
        <w:t xml:space="preserve"> </w:t>
      </w:r>
      <w:r w:rsidR="00ED28B9">
        <w:rPr>
          <w:rFonts w:ascii="Cambria" w:hAnsi="Cambria"/>
          <w:sz w:val="28"/>
          <w:szCs w:val="28"/>
        </w:rPr>
        <w:t>too woozy to re</w:t>
      </w:r>
      <w:r w:rsidR="003004E3">
        <w:rPr>
          <w:rFonts w:ascii="Cambria" w:hAnsi="Cambria"/>
          <w:sz w:val="28"/>
          <w:szCs w:val="28"/>
        </w:rPr>
        <w:t>taliate</w:t>
      </w:r>
      <w:r w:rsidR="00780AFE">
        <w:rPr>
          <w:rFonts w:ascii="Cambria" w:hAnsi="Cambria"/>
          <w:sz w:val="28"/>
          <w:szCs w:val="28"/>
        </w:rPr>
        <w:t xml:space="preserve">. </w:t>
      </w:r>
    </w:p>
    <w:p w14:paraId="3DA10393" w14:textId="4E97F705" w:rsidR="0055320C" w:rsidRDefault="0055320C" w:rsidP="0055320C">
      <w:pPr>
        <w:spacing w:line="360" w:lineRule="auto"/>
        <w:ind w:firstLine="720"/>
        <w:contextualSpacing/>
        <w:rPr>
          <w:rFonts w:ascii="Cambria" w:hAnsi="Cambria"/>
          <w:sz w:val="28"/>
          <w:szCs w:val="28"/>
        </w:rPr>
      </w:pPr>
      <w:r>
        <w:rPr>
          <w:rFonts w:ascii="Cambria" w:hAnsi="Cambria"/>
          <w:sz w:val="28"/>
          <w:szCs w:val="28"/>
        </w:rPr>
        <w:t>‘</w:t>
      </w:r>
      <w:r w:rsidR="005B0111">
        <w:rPr>
          <w:rFonts w:ascii="Cambria" w:hAnsi="Cambria"/>
          <w:sz w:val="28"/>
          <w:szCs w:val="28"/>
        </w:rPr>
        <w:t>I mean, s</w:t>
      </w:r>
      <w:r w:rsidR="00742C2F">
        <w:rPr>
          <w:rFonts w:ascii="Cambria" w:hAnsi="Cambria"/>
          <w:sz w:val="28"/>
          <w:szCs w:val="28"/>
        </w:rPr>
        <w:t>ome of the</w:t>
      </w:r>
      <w:r w:rsidR="005B0111">
        <w:rPr>
          <w:rFonts w:ascii="Cambria" w:hAnsi="Cambria"/>
          <w:sz w:val="28"/>
          <w:szCs w:val="28"/>
        </w:rPr>
        <w:t xml:space="preserve"> police</w:t>
      </w:r>
      <w:r w:rsidR="00742C2F">
        <w:rPr>
          <w:rFonts w:ascii="Cambria" w:hAnsi="Cambria"/>
          <w:sz w:val="28"/>
          <w:szCs w:val="28"/>
        </w:rPr>
        <w:t xml:space="preserve"> p</w:t>
      </w:r>
      <w:r>
        <w:rPr>
          <w:rFonts w:ascii="Cambria" w:hAnsi="Cambria"/>
          <w:sz w:val="28"/>
          <w:szCs w:val="28"/>
        </w:rPr>
        <w:t>rocedure was a bit off</w:t>
      </w:r>
      <w:r w:rsidR="00742C2F">
        <w:rPr>
          <w:rFonts w:ascii="Cambria" w:hAnsi="Cambria"/>
          <w:sz w:val="28"/>
          <w:szCs w:val="28"/>
        </w:rPr>
        <w:t>,</w:t>
      </w:r>
      <w:r>
        <w:rPr>
          <w:rFonts w:ascii="Cambria" w:hAnsi="Cambria"/>
          <w:sz w:val="28"/>
          <w:szCs w:val="28"/>
        </w:rPr>
        <w:t xml:space="preserve"> but</w:t>
      </w:r>
      <w:r w:rsidR="00ED28B9">
        <w:rPr>
          <w:rFonts w:ascii="Cambria" w:hAnsi="Cambria"/>
          <w:sz w:val="28"/>
          <w:szCs w:val="28"/>
        </w:rPr>
        <w:t xml:space="preserve"> I guess it was America</w:t>
      </w:r>
      <w:ins w:id="7370" w:author="Daisy Watt" w:date="2026-06-22T04:24:00Z" w16du:dateUtc="2026-06-22T02:24:00Z">
        <w:r w:rsidR="00ED28B9">
          <w:rPr>
            <w:rFonts w:ascii="Cambria" w:hAnsi="Cambria"/>
            <w:sz w:val="28"/>
            <w:szCs w:val="28"/>
          </w:rPr>
          <w:t>n</w:t>
        </w:r>
        <w:r w:rsidR="002A73BF">
          <w:rPr>
            <w:rFonts w:ascii="Cambria" w:hAnsi="Cambria"/>
            <w:sz w:val="28"/>
            <w:szCs w:val="28"/>
          </w:rPr>
          <w:t>…</w:t>
        </w:r>
      </w:ins>
      <w:del w:id="7371" w:author="Daisy Watt" w:date="2026-06-22T04:24:00Z" w16du:dateUtc="2026-06-22T02:24:00Z">
        <w:r w:rsidR="00ED28B9" w:rsidDel="002A73BF">
          <w:rPr>
            <w:rFonts w:ascii="Cambria" w:hAnsi="Cambria"/>
            <w:sz w:val="28"/>
            <w:szCs w:val="28"/>
          </w:rPr>
          <w:delText>n</w:delText>
        </w:r>
        <w:r>
          <w:rPr>
            <w:rFonts w:ascii="Cambria" w:hAnsi="Cambria"/>
            <w:sz w:val="28"/>
            <w:szCs w:val="28"/>
          </w:rPr>
          <w:delText xml:space="preserve"> -</w:delText>
        </w:r>
      </w:del>
      <w:r>
        <w:rPr>
          <w:rFonts w:ascii="Cambria" w:hAnsi="Cambria"/>
          <w:sz w:val="28"/>
          <w:szCs w:val="28"/>
        </w:rPr>
        <w:t xml:space="preserve">’ </w:t>
      </w:r>
      <w:r w:rsidR="008465A4">
        <w:rPr>
          <w:rFonts w:ascii="Cambria" w:hAnsi="Cambria"/>
          <w:sz w:val="28"/>
          <w:szCs w:val="28"/>
        </w:rPr>
        <w:t xml:space="preserve">DS Addo began, then </w:t>
      </w:r>
      <w:r>
        <w:rPr>
          <w:rFonts w:ascii="Cambria" w:hAnsi="Cambria"/>
          <w:sz w:val="28"/>
          <w:szCs w:val="28"/>
        </w:rPr>
        <w:t>remember</w:t>
      </w:r>
      <w:r w:rsidR="00ED28B9">
        <w:rPr>
          <w:rFonts w:ascii="Cambria" w:hAnsi="Cambria"/>
          <w:sz w:val="28"/>
          <w:szCs w:val="28"/>
        </w:rPr>
        <w:t>ed</w:t>
      </w:r>
      <w:r>
        <w:rPr>
          <w:rFonts w:ascii="Cambria" w:hAnsi="Cambria"/>
          <w:sz w:val="28"/>
          <w:szCs w:val="28"/>
        </w:rPr>
        <w:t xml:space="preserve"> himself</w:t>
      </w:r>
      <w:r w:rsidR="00A04873">
        <w:rPr>
          <w:rFonts w:ascii="Cambria" w:hAnsi="Cambria"/>
          <w:sz w:val="28"/>
          <w:szCs w:val="28"/>
        </w:rPr>
        <w:t>.  He</w:t>
      </w:r>
      <w:r w:rsidR="005B0111">
        <w:rPr>
          <w:rFonts w:ascii="Cambria" w:hAnsi="Cambria"/>
          <w:sz w:val="28"/>
          <w:szCs w:val="28"/>
        </w:rPr>
        <w:t xml:space="preserve"> </w:t>
      </w:r>
      <w:r w:rsidR="00742C2F">
        <w:rPr>
          <w:rFonts w:ascii="Cambria" w:hAnsi="Cambria"/>
          <w:sz w:val="28"/>
          <w:szCs w:val="28"/>
        </w:rPr>
        <w:t>turned back to Savannah.</w:t>
      </w:r>
      <w:r>
        <w:rPr>
          <w:rFonts w:ascii="Cambria" w:hAnsi="Cambria"/>
          <w:sz w:val="28"/>
          <w:szCs w:val="28"/>
        </w:rPr>
        <w:t xml:space="preserve"> </w:t>
      </w:r>
      <w:r w:rsidR="00391B3A">
        <w:rPr>
          <w:rFonts w:ascii="Cambria" w:hAnsi="Cambria"/>
          <w:sz w:val="28"/>
          <w:szCs w:val="28"/>
        </w:rPr>
        <w:t>‘So</w:t>
      </w:r>
      <w:r w:rsidR="003A4F2C">
        <w:rPr>
          <w:rFonts w:ascii="Cambria" w:hAnsi="Cambria"/>
          <w:sz w:val="28"/>
          <w:szCs w:val="28"/>
        </w:rPr>
        <w:t>,</w:t>
      </w:r>
      <w:r w:rsidR="00391B3A">
        <w:rPr>
          <w:rFonts w:ascii="Cambria" w:hAnsi="Cambria"/>
          <w:sz w:val="28"/>
          <w:szCs w:val="28"/>
        </w:rPr>
        <w:t xml:space="preserve"> it was just you and </w:t>
      </w:r>
      <w:r w:rsidR="00742C2F">
        <w:rPr>
          <w:rFonts w:ascii="Cambria" w:hAnsi="Cambria"/>
          <w:sz w:val="28"/>
          <w:szCs w:val="28"/>
        </w:rPr>
        <w:t xml:space="preserve">Mr </w:t>
      </w:r>
      <w:r w:rsidR="00391B3A">
        <w:rPr>
          <w:rFonts w:ascii="Cambria" w:hAnsi="Cambria"/>
          <w:sz w:val="28"/>
          <w:szCs w:val="28"/>
        </w:rPr>
        <w:t>Rayne</w:t>
      </w:r>
      <w:ins w:id="7372" w:author="Daisy Watt" w:date="2026-06-22T04:24:00Z" w16du:dateUtc="2026-06-22T02:24:00Z">
        <w:r w:rsidR="007760B8">
          <w:rPr>
            <w:rFonts w:ascii="Cambria" w:hAnsi="Cambria"/>
            <w:sz w:val="28"/>
            <w:szCs w:val="28"/>
          </w:rPr>
          <w:t>,</w:t>
        </w:r>
      </w:ins>
      <w:r w:rsidR="003A4F2C">
        <w:rPr>
          <w:rFonts w:ascii="Cambria" w:hAnsi="Cambria"/>
          <w:sz w:val="28"/>
          <w:szCs w:val="28"/>
        </w:rPr>
        <w:t xml:space="preserve"> here</w:t>
      </w:r>
      <w:r w:rsidR="00391B3A">
        <w:rPr>
          <w:rFonts w:ascii="Cambria" w:hAnsi="Cambria"/>
          <w:sz w:val="28"/>
          <w:szCs w:val="28"/>
        </w:rPr>
        <w:t xml:space="preserve">?’ </w:t>
      </w:r>
    </w:p>
    <w:p w14:paraId="59027633" w14:textId="36783153" w:rsidR="00820AA4" w:rsidRDefault="00F429B3" w:rsidP="00820AA4">
      <w:pPr>
        <w:spacing w:line="360" w:lineRule="auto"/>
        <w:ind w:firstLine="720"/>
        <w:contextualSpacing/>
        <w:rPr>
          <w:rFonts w:ascii="Cambria" w:hAnsi="Cambria"/>
          <w:sz w:val="28"/>
          <w:szCs w:val="28"/>
        </w:rPr>
      </w:pPr>
      <w:r>
        <w:rPr>
          <w:rFonts w:ascii="Cambria" w:hAnsi="Cambria"/>
          <w:sz w:val="28"/>
          <w:szCs w:val="28"/>
        </w:rPr>
        <w:t xml:space="preserve">Savannah was sure he was looking at her </w:t>
      </w:r>
      <w:r w:rsidR="002D67B3">
        <w:rPr>
          <w:rFonts w:ascii="Cambria" w:hAnsi="Cambria"/>
          <w:sz w:val="28"/>
          <w:szCs w:val="28"/>
        </w:rPr>
        <w:t xml:space="preserve">crumpled </w:t>
      </w:r>
      <w:r>
        <w:rPr>
          <w:rFonts w:ascii="Cambria" w:hAnsi="Cambria"/>
          <w:sz w:val="28"/>
          <w:szCs w:val="28"/>
        </w:rPr>
        <w:t xml:space="preserve">dress; the same dress she’d had on since last night. And off, and on again </w:t>
      </w:r>
      <w:del w:id="7373" w:author="Daisy Watt" w:date="2026-06-22T04:24:00Z" w16du:dateUtc="2026-06-22T02:24:00Z">
        <w:r>
          <w:rPr>
            <w:rFonts w:ascii="Cambria" w:hAnsi="Cambria"/>
            <w:sz w:val="28"/>
            <w:szCs w:val="28"/>
          </w:rPr>
          <w:delText>-</w:delText>
        </w:r>
      </w:del>
      <w:ins w:id="7374" w:author="Daisy Watt" w:date="2026-06-22T04:24:00Z" w16du:dateUtc="2026-06-22T02:24:00Z">
        <w:r w:rsidR="00FD2716">
          <w:rPr>
            <w:rFonts w:ascii="Cambria" w:hAnsi="Cambria"/>
            <w:sz w:val="28"/>
            <w:szCs w:val="28"/>
          </w:rPr>
          <w:t>–</w:t>
        </w:r>
      </w:ins>
      <w:r>
        <w:rPr>
          <w:rFonts w:ascii="Cambria" w:hAnsi="Cambria"/>
          <w:sz w:val="28"/>
          <w:szCs w:val="28"/>
        </w:rPr>
        <w:t xml:space="preserve"> </w:t>
      </w:r>
      <w:r w:rsidR="00820AA4" w:rsidRPr="00E77F0F">
        <w:rPr>
          <w:rFonts w:ascii="Cambria" w:hAnsi="Cambria"/>
          <w:i/>
          <w:sz w:val="28"/>
          <w:szCs w:val="28"/>
          <w:rPrChange w:id="7375" w:author="Daisy Watt" w:date="2026-06-23T12:42:00Z" w16du:dateUtc="2026-06-23T10:42:00Z">
            <w:rPr>
              <w:rFonts w:ascii="Cambria" w:hAnsi="Cambria"/>
              <w:sz w:val="28"/>
              <w:szCs w:val="28"/>
            </w:rPr>
          </w:rPrChange>
        </w:rPr>
        <w:t>God</w:t>
      </w:r>
      <w:r w:rsidR="00820AA4">
        <w:rPr>
          <w:rFonts w:ascii="Cambria" w:hAnsi="Cambria"/>
          <w:sz w:val="28"/>
          <w:szCs w:val="28"/>
        </w:rPr>
        <w:t xml:space="preserve">, </w:t>
      </w:r>
      <w:del w:id="7376" w:author="Daisy Watt" w:date="2026-06-22T04:40:00Z" w16du:dateUtc="2026-06-22T02:40:00Z">
        <w:r w:rsidR="00820AA4">
          <w:rPr>
            <w:rFonts w:ascii="Cambria" w:hAnsi="Cambria"/>
            <w:sz w:val="28"/>
            <w:szCs w:val="28"/>
          </w:rPr>
          <w:delText xml:space="preserve">but </w:delText>
        </w:r>
      </w:del>
      <w:r w:rsidR="00820AA4">
        <w:rPr>
          <w:rFonts w:ascii="Cambria" w:hAnsi="Cambria"/>
          <w:sz w:val="28"/>
          <w:szCs w:val="28"/>
        </w:rPr>
        <w:t>she’d been</w:t>
      </w:r>
      <w:r w:rsidR="008270C0">
        <w:rPr>
          <w:rFonts w:ascii="Cambria" w:hAnsi="Cambria"/>
          <w:sz w:val="28"/>
          <w:szCs w:val="28"/>
        </w:rPr>
        <w:t xml:space="preserve"> </w:t>
      </w:r>
      <w:r w:rsidR="0055320C">
        <w:rPr>
          <w:rFonts w:ascii="Cambria" w:hAnsi="Cambria"/>
          <w:sz w:val="28"/>
          <w:szCs w:val="28"/>
        </w:rPr>
        <w:t xml:space="preserve">so </w:t>
      </w:r>
      <w:r w:rsidR="008270C0">
        <w:rPr>
          <w:rFonts w:ascii="Cambria" w:hAnsi="Cambria"/>
          <w:sz w:val="28"/>
          <w:szCs w:val="28"/>
        </w:rPr>
        <w:t>drunk and</w:t>
      </w:r>
      <w:r w:rsidR="00820AA4">
        <w:rPr>
          <w:rFonts w:ascii="Cambria" w:hAnsi="Cambria"/>
          <w:sz w:val="28"/>
          <w:szCs w:val="28"/>
        </w:rPr>
        <w:t xml:space="preserve"> reckless last night, which seemed a million years ago</w:t>
      </w:r>
      <w:ins w:id="7377" w:author="Daisy Watt" w:date="2026-06-22T04:25:00Z" w16du:dateUtc="2026-06-22T02:25:00Z">
        <w:r w:rsidR="005E5995">
          <w:rPr>
            <w:rFonts w:ascii="Cambria" w:hAnsi="Cambria"/>
            <w:sz w:val="28"/>
            <w:szCs w:val="28"/>
          </w:rPr>
          <w:t>,</w:t>
        </w:r>
      </w:ins>
      <w:r w:rsidR="00820AA4">
        <w:rPr>
          <w:rFonts w:ascii="Cambria" w:hAnsi="Cambria"/>
          <w:sz w:val="28"/>
          <w:szCs w:val="28"/>
        </w:rPr>
        <w:t xml:space="preserve"> right now.</w:t>
      </w:r>
      <w:ins w:id="7378" w:author="Claire S" w:date="2026-05-08T08:49:00Z" w16du:dateUtc="2026-05-08T07:49:00Z">
        <w:r w:rsidR="003A6A2D">
          <w:rPr>
            <w:rFonts w:ascii="Cambria" w:hAnsi="Cambria"/>
            <w:sz w:val="28"/>
            <w:szCs w:val="28"/>
          </w:rPr>
          <w:t xml:space="preserve">  Those tequila shots had a lot to answer for</w:t>
        </w:r>
      </w:ins>
      <w:ins w:id="7379" w:author="Daisy Watt" w:date="2026-06-22T04:25:00Z" w16du:dateUtc="2026-06-22T02:25:00Z">
        <w:r w:rsidR="00810F95">
          <w:rPr>
            <w:rFonts w:ascii="Cambria" w:hAnsi="Cambria"/>
            <w:sz w:val="28"/>
            <w:szCs w:val="28"/>
          </w:rPr>
          <w:t>.</w:t>
        </w:r>
      </w:ins>
      <w:ins w:id="7380" w:author="Claire S" w:date="2026-05-08T08:49:00Z" w16du:dateUtc="2026-05-08T07:49:00Z">
        <w:del w:id="7381" w:author="Daisy Watt" w:date="2026-06-22T04:25:00Z" w16du:dateUtc="2026-06-22T02:25:00Z">
          <w:r w:rsidR="003A6A2D">
            <w:rPr>
              <w:rFonts w:ascii="Cambria" w:hAnsi="Cambria"/>
              <w:sz w:val="28"/>
              <w:szCs w:val="28"/>
            </w:rPr>
            <w:delText xml:space="preserve"> -</w:delText>
          </w:r>
        </w:del>
      </w:ins>
    </w:p>
    <w:p w14:paraId="3B423B31" w14:textId="497EF131" w:rsidR="00391B3A" w:rsidRDefault="00820AA4" w:rsidP="00820AA4">
      <w:pPr>
        <w:spacing w:line="360" w:lineRule="auto"/>
        <w:contextualSpacing/>
        <w:rPr>
          <w:rFonts w:ascii="Cambria" w:hAnsi="Cambria"/>
          <w:sz w:val="28"/>
          <w:szCs w:val="28"/>
        </w:rPr>
      </w:pPr>
      <w:r>
        <w:rPr>
          <w:rFonts w:ascii="Cambria" w:hAnsi="Cambria"/>
          <w:sz w:val="28"/>
          <w:szCs w:val="28"/>
        </w:rPr>
        <w:tab/>
        <w:t>‘M</w:t>
      </w:r>
      <w:del w:id="7382" w:author="Claire S" w:date="2026-05-20T10:58:00Z" w16du:dateUtc="2026-05-20T09:58:00Z">
        <w:r w:rsidDel="00BC67AE">
          <w:rPr>
            <w:rFonts w:ascii="Cambria" w:hAnsi="Cambria"/>
            <w:sz w:val="28"/>
            <w:szCs w:val="28"/>
          </w:rPr>
          <w:delText>r</w:delText>
        </w:r>
      </w:del>
      <w:r>
        <w:rPr>
          <w:rFonts w:ascii="Cambria" w:hAnsi="Cambria"/>
          <w:sz w:val="28"/>
          <w:szCs w:val="28"/>
        </w:rPr>
        <w:t xml:space="preserve">s </w:t>
      </w:r>
      <w:del w:id="7383" w:author="Claire S" w:date="2026-06-03T11:39:00Z" w16du:dateUtc="2026-06-03T10:39:00Z">
        <w:r w:rsidDel="00BD569F">
          <w:rPr>
            <w:rFonts w:ascii="Cambria" w:hAnsi="Cambria"/>
            <w:sz w:val="28"/>
            <w:szCs w:val="28"/>
          </w:rPr>
          <w:delText>Wexford-</w:delText>
        </w:r>
      </w:del>
      <w:r>
        <w:rPr>
          <w:rFonts w:ascii="Cambria" w:hAnsi="Cambria"/>
          <w:sz w:val="28"/>
          <w:szCs w:val="28"/>
        </w:rPr>
        <w:t>Langley?’</w:t>
      </w:r>
    </w:p>
    <w:p w14:paraId="248B14A3" w14:textId="4F401B7A" w:rsidR="00177917" w:rsidRDefault="00B17950" w:rsidP="008966A7">
      <w:pPr>
        <w:spacing w:line="360" w:lineRule="auto"/>
        <w:ind w:firstLine="720"/>
        <w:contextualSpacing/>
        <w:rPr>
          <w:rFonts w:ascii="Cambria" w:hAnsi="Cambria"/>
          <w:sz w:val="28"/>
          <w:szCs w:val="28"/>
        </w:rPr>
      </w:pPr>
      <w:r>
        <w:rPr>
          <w:rFonts w:ascii="Cambria" w:hAnsi="Cambria"/>
          <w:sz w:val="28"/>
          <w:szCs w:val="28"/>
        </w:rPr>
        <w:t>‘</w:t>
      </w:r>
      <w:r w:rsidR="00820AA4">
        <w:rPr>
          <w:rFonts w:ascii="Cambria" w:hAnsi="Cambria"/>
          <w:sz w:val="28"/>
          <w:szCs w:val="28"/>
        </w:rPr>
        <w:t>Sorry</w:t>
      </w:r>
      <w:ins w:id="7384" w:author="Claire S" w:date="2026-06-06T10:37:00Z" w16du:dateUtc="2026-06-06T09:37:00Z">
        <w:r w:rsidR="00E76230">
          <w:rPr>
            <w:rFonts w:ascii="Cambria" w:hAnsi="Cambria"/>
            <w:sz w:val="28"/>
            <w:szCs w:val="28"/>
          </w:rPr>
          <w:t>.</w:t>
        </w:r>
      </w:ins>
      <w:del w:id="7385" w:author="Claire S" w:date="2026-06-06T10:37:00Z" w16du:dateUtc="2026-06-06T09:37:00Z">
        <w:r w:rsidR="00391B3A" w:rsidDel="00E76230">
          <w:rPr>
            <w:rFonts w:ascii="Cambria" w:hAnsi="Cambria"/>
            <w:sz w:val="28"/>
            <w:szCs w:val="28"/>
          </w:rPr>
          <w:delText>!</w:delText>
        </w:r>
      </w:del>
      <w:r w:rsidR="00F429B3">
        <w:rPr>
          <w:rFonts w:ascii="Cambria" w:hAnsi="Cambria"/>
          <w:sz w:val="28"/>
          <w:szCs w:val="28"/>
        </w:rPr>
        <w:t>’ She forced herself to concentrate. ‘</w:t>
      </w:r>
      <w:r w:rsidR="00820AA4">
        <w:rPr>
          <w:rFonts w:ascii="Cambria" w:hAnsi="Cambria"/>
          <w:sz w:val="28"/>
          <w:szCs w:val="28"/>
        </w:rPr>
        <w:t>No, t</w:t>
      </w:r>
      <w:r w:rsidR="00391B3A">
        <w:rPr>
          <w:rFonts w:ascii="Cambria" w:hAnsi="Cambria"/>
          <w:sz w:val="28"/>
          <w:szCs w:val="28"/>
        </w:rPr>
        <w:t xml:space="preserve">here was that </w:t>
      </w:r>
      <w:r w:rsidR="00890A9D">
        <w:rPr>
          <w:rFonts w:ascii="Cambria" w:hAnsi="Cambria"/>
          <w:sz w:val="28"/>
          <w:szCs w:val="28"/>
        </w:rPr>
        <w:t>little assistant of Dex’s</w:t>
      </w:r>
      <w:r w:rsidR="00B5560C">
        <w:rPr>
          <w:rFonts w:ascii="Cambria" w:hAnsi="Cambria"/>
          <w:sz w:val="28"/>
          <w:szCs w:val="28"/>
        </w:rPr>
        <w:t>, t</w:t>
      </w:r>
      <w:r w:rsidR="00A513E8">
        <w:rPr>
          <w:rFonts w:ascii="Cambria" w:hAnsi="Cambria"/>
          <w:sz w:val="28"/>
          <w:szCs w:val="28"/>
        </w:rPr>
        <w:t>he mousey one</w:t>
      </w:r>
      <w:r w:rsidR="00374697">
        <w:rPr>
          <w:rFonts w:ascii="Cambria" w:hAnsi="Cambria"/>
          <w:sz w:val="28"/>
          <w:szCs w:val="28"/>
        </w:rPr>
        <w:t>.</w:t>
      </w:r>
      <w:r w:rsidR="002A79B1">
        <w:rPr>
          <w:rFonts w:ascii="Cambria" w:hAnsi="Cambria"/>
          <w:sz w:val="28"/>
          <w:szCs w:val="28"/>
        </w:rPr>
        <w:t xml:space="preserve"> Viola something.  </w:t>
      </w:r>
      <w:r w:rsidR="005B7601">
        <w:rPr>
          <w:rFonts w:ascii="Cambria" w:hAnsi="Cambria"/>
          <w:sz w:val="28"/>
          <w:szCs w:val="28"/>
        </w:rPr>
        <w:t>Oh, a</w:t>
      </w:r>
      <w:r w:rsidR="002A79B1">
        <w:rPr>
          <w:rFonts w:ascii="Cambria" w:hAnsi="Cambria"/>
          <w:sz w:val="28"/>
          <w:szCs w:val="28"/>
        </w:rPr>
        <w:t xml:space="preserve">nd </w:t>
      </w:r>
      <w:r w:rsidR="005B0111">
        <w:rPr>
          <w:rFonts w:ascii="Cambria" w:hAnsi="Cambria"/>
          <w:sz w:val="28"/>
          <w:szCs w:val="28"/>
        </w:rPr>
        <w:t>my assistant, Ishan</w:t>
      </w:r>
      <w:r w:rsidR="00890A9D">
        <w:rPr>
          <w:rFonts w:ascii="Cambria" w:hAnsi="Cambria"/>
          <w:sz w:val="28"/>
          <w:szCs w:val="28"/>
        </w:rPr>
        <w:t>.’</w:t>
      </w:r>
      <w:r w:rsidR="008966A7">
        <w:rPr>
          <w:rFonts w:ascii="Cambria" w:hAnsi="Cambria"/>
          <w:sz w:val="28"/>
          <w:szCs w:val="28"/>
        </w:rPr>
        <w:t xml:space="preserve"> </w:t>
      </w:r>
    </w:p>
    <w:p w14:paraId="4E25E65C" w14:textId="7080D0E0" w:rsidR="00FE009E" w:rsidRDefault="00FE009E" w:rsidP="00FE009E">
      <w:pPr>
        <w:spacing w:line="360" w:lineRule="auto"/>
        <w:ind w:firstLine="720"/>
        <w:contextualSpacing/>
        <w:rPr>
          <w:rFonts w:ascii="Cambria" w:hAnsi="Cambria"/>
          <w:sz w:val="28"/>
          <w:szCs w:val="28"/>
        </w:rPr>
      </w:pPr>
      <w:r>
        <w:rPr>
          <w:rFonts w:ascii="Cambria" w:hAnsi="Cambria"/>
          <w:sz w:val="28"/>
          <w:szCs w:val="28"/>
        </w:rPr>
        <w:t>‘That’s a weird mix</w:t>
      </w:r>
      <w:r w:rsidR="00057BF4">
        <w:rPr>
          <w:rFonts w:ascii="Cambria" w:hAnsi="Cambria"/>
          <w:sz w:val="28"/>
          <w:szCs w:val="28"/>
        </w:rPr>
        <w:t xml:space="preserve"> of people</w:t>
      </w:r>
      <w:del w:id="7386" w:author="Daisy Watt" w:date="2026-06-22T04:25:00Z" w16du:dateUtc="2026-06-22T02:25:00Z">
        <w:r w:rsidR="002A79B1">
          <w:rPr>
            <w:rFonts w:ascii="Cambria" w:hAnsi="Cambria"/>
            <w:sz w:val="28"/>
            <w:szCs w:val="28"/>
          </w:rPr>
          <w:delText>,</w:delText>
        </w:r>
      </w:del>
      <w:ins w:id="7387" w:author="Daisy Watt" w:date="2026-06-22T04:25:00Z" w16du:dateUtc="2026-06-22T02:25:00Z">
        <w:r w:rsidR="00AA4953">
          <w:rPr>
            <w:rFonts w:ascii="Cambria" w:hAnsi="Cambria"/>
            <w:sz w:val="28"/>
            <w:szCs w:val="28"/>
          </w:rPr>
          <w:t>.</w:t>
        </w:r>
      </w:ins>
      <w:r w:rsidR="002A79B1">
        <w:rPr>
          <w:rFonts w:ascii="Cambria" w:hAnsi="Cambria"/>
          <w:sz w:val="28"/>
          <w:szCs w:val="28"/>
        </w:rPr>
        <w:t>’ Ruth’s eyes narrowed. ‘E</w:t>
      </w:r>
      <w:r>
        <w:rPr>
          <w:rFonts w:ascii="Cambria" w:hAnsi="Cambria"/>
          <w:sz w:val="28"/>
          <w:szCs w:val="28"/>
        </w:rPr>
        <w:t>ven for you</w:t>
      </w:r>
      <w:r w:rsidR="00ED5C2E">
        <w:rPr>
          <w:rFonts w:ascii="Cambria" w:hAnsi="Cambria"/>
          <w:sz w:val="28"/>
          <w:szCs w:val="28"/>
        </w:rPr>
        <w:t>.</w:t>
      </w:r>
      <w:r>
        <w:rPr>
          <w:rFonts w:ascii="Cambria" w:hAnsi="Cambria"/>
          <w:sz w:val="28"/>
          <w:szCs w:val="28"/>
        </w:rPr>
        <w:t>’</w:t>
      </w:r>
      <w:r w:rsidR="002A79B1">
        <w:rPr>
          <w:rFonts w:ascii="Cambria" w:hAnsi="Cambria"/>
          <w:sz w:val="28"/>
          <w:szCs w:val="28"/>
        </w:rPr>
        <w:t xml:space="preserve"> </w:t>
      </w:r>
    </w:p>
    <w:p w14:paraId="75C76301" w14:textId="66D7D1FD" w:rsidR="00AB543E" w:rsidRDefault="00F429FD" w:rsidP="0002343F">
      <w:pPr>
        <w:spacing w:line="360" w:lineRule="auto"/>
        <w:ind w:firstLine="720"/>
        <w:contextualSpacing/>
        <w:rPr>
          <w:ins w:id="7388" w:author="Claire S" w:date="2026-05-21T15:44:00Z" w16du:dateUtc="2026-05-21T14:44:00Z"/>
          <w:rFonts w:ascii="Cambria" w:hAnsi="Cambria"/>
          <w:sz w:val="28"/>
          <w:szCs w:val="28"/>
        </w:rPr>
      </w:pPr>
      <w:r>
        <w:rPr>
          <w:rFonts w:ascii="Cambria" w:hAnsi="Cambria"/>
          <w:sz w:val="28"/>
          <w:szCs w:val="28"/>
        </w:rPr>
        <w:t>‘</w:t>
      </w:r>
      <w:r w:rsidR="00910049">
        <w:rPr>
          <w:rFonts w:ascii="Cambria" w:hAnsi="Cambria"/>
          <w:sz w:val="28"/>
          <w:szCs w:val="28"/>
        </w:rPr>
        <w:t xml:space="preserve">Not really, and </w:t>
      </w:r>
      <w:del w:id="7389" w:author="Claire S" w:date="2026-06-02T18:17:00Z" w16du:dateUtc="2026-06-02T17:17:00Z">
        <w:r w:rsidR="00910049" w:rsidDel="00F2541A">
          <w:rPr>
            <w:rFonts w:ascii="Cambria" w:hAnsi="Cambria"/>
            <w:sz w:val="28"/>
            <w:szCs w:val="28"/>
          </w:rPr>
          <w:delText xml:space="preserve">anyway, </w:delText>
        </w:r>
      </w:del>
      <w:r>
        <w:rPr>
          <w:rFonts w:ascii="Cambria" w:hAnsi="Cambria"/>
          <w:sz w:val="28"/>
          <w:szCs w:val="28"/>
        </w:rPr>
        <w:t>I’m</w:t>
      </w:r>
      <w:r w:rsidR="00E52A5B">
        <w:rPr>
          <w:rFonts w:ascii="Cambria" w:hAnsi="Cambria"/>
          <w:sz w:val="28"/>
          <w:szCs w:val="28"/>
        </w:rPr>
        <w:t xml:space="preserve"> nothing if not</w:t>
      </w:r>
      <w:r>
        <w:rPr>
          <w:rFonts w:ascii="Cambria" w:hAnsi="Cambria"/>
          <w:sz w:val="28"/>
          <w:szCs w:val="28"/>
        </w:rPr>
        <w:t xml:space="preserve"> </w:t>
      </w:r>
      <w:r w:rsidR="006C61BA">
        <w:rPr>
          <w:rFonts w:ascii="Cambria" w:hAnsi="Cambria"/>
          <w:sz w:val="28"/>
          <w:szCs w:val="28"/>
        </w:rPr>
        <w:t>liberal</w:t>
      </w:r>
      <w:r>
        <w:rPr>
          <w:rFonts w:ascii="Cambria" w:hAnsi="Cambria"/>
          <w:sz w:val="28"/>
          <w:szCs w:val="28"/>
        </w:rPr>
        <w:t xml:space="preserve">, darling.’ </w:t>
      </w:r>
      <w:r w:rsidR="006C23B4">
        <w:rPr>
          <w:rFonts w:ascii="Cambria" w:hAnsi="Cambria"/>
          <w:sz w:val="28"/>
          <w:szCs w:val="28"/>
        </w:rPr>
        <w:t>Savannah</w:t>
      </w:r>
      <w:r w:rsidR="00ED5C2E">
        <w:rPr>
          <w:rFonts w:ascii="Cambria" w:hAnsi="Cambria"/>
          <w:sz w:val="28"/>
          <w:szCs w:val="28"/>
        </w:rPr>
        <w:t xml:space="preserve"> </w:t>
      </w:r>
      <w:r w:rsidR="00FE009E">
        <w:rPr>
          <w:rFonts w:ascii="Cambria" w:hAnsi="Cambria"/>
          <w:sz w:val="28"/>
          <w:szCs w:val="28"/>
        </w:rPr>
        <w:t xml:space="preserve">found herself wondering </w:t>
      </w:r>
      <w:r w:rsidR="002A79B1">
        <w:rPr>
          <w:rFonts w:ascii="Cambria" w:hAnsi="Cambria"/>
          <w:sz w:val="28"/>
          <w:szCs w:val="28"/>
        </w:rPr>
        <w:t xml:space="preserve">absently </w:t>
      </w:r>
      <w:r w:rsidR="00FE009E">
        <w:rPr>
          <w:rFonts w:ascii="Cambria" w:hAnsi="Cambria"/>
          <w:sz w:val="28"/>
          <w:szCs w:val="28"/>
        </w:rPr>
        <w:t xml:space="preserve">if Ruth’s hairdresser cut her hair </w:t>
      </w:r>
      <w:r>
        <w:rPr>
          <w:rFonts w:ascii="Cambria" w:hAnsi="Cambria"/>
          <w:sz w:val="28"/>
          <w:szCs w:val="28"/>
        </w:rPr>
        <w:t>using</w:t>
      </w:r>
      <w:r w:rsidR="00FE009E">
        <w:rPr>
          <w:rFonts w:ascii="Cambria" w:hAnsi="Cambria"/>
          <w:sz w:val="28"/>
          <w:szCs w:val="28"/>
        </w:rPr>
        <w:t xml:space="preserve"> a ruler.  She’d never seen such straight lines on a bob</w:t>
      </w:r>
      <w:r w:rsidR="00AD57EB">
        <w:rPr>
          <w:rFonts w:ascii="Cambria" w:hAnsi="Cambria"/>
          <w:sz w:val="28"/>
          <w:szCs w:val="28"/>
        </w:rPr>
        <w:t>, apart from maybe</w:t>
      </w:r>
      <w:ins w:id="7390" w:author="Daisy Watt" w:date="2026-06-22T04:25:00Z" w16du:dateUtc="2026-06-22T02:25:00Z">
        <w:r w:rsidR="00AD57EB">
          <w:rPr>
            <w:rFonts w:ascii="Cambria" w:hAnsi="Cambria"/>
            <w:sz w:val="28"/>
            <w:szCs w:val="28"/>
          </w:rPr>
          <w:t xml:space="preserve"> </w:t>
        </w:r>
        <w:r w:rsidR="00A65D49">
          <w:rPr>
            <w:rFonts w:ascii="Cambria" w:hAnsi="Cambria"/>
            <w:sz w:val="28"/>
            <w:szCs w:val="28"/>
          </w:rPr>
          <w:t>on</w:t>
        </w:r>
      </w:ins>
      <w:r w:rsidR="00AD57EB">
        <w:rPr>
          <w:rFonts w:ascii="Cambria" w:hAnsi="Cambria"/>
          <w:sz w:val="28"/>
          <w:szCs w:val="28"/>
        </w:rPr>
        <w:t xml:space="preserve"> </w:t>
      </w:r>
      <w:r w:rsidR="001C57E9" w:rsidRPr="002A79B1">
        <w:rPr>
          <w:rFonts w:ascii="Cambria" w:hAnsi="Cambria"/>
          <w:i/>
          <w:iCs/>
          <w:sz w:val="28"/>
          <w:szCs w:val="28"/>
        </w:rPr>
        <w:t>Vogue</w:t>
      </w:r>
      <w:r w:rsidR="001C57E9">
        <w:rPr>
          <w:rFonts w:ascii="Cambria" w:hAnsi="Cambria"/>
          <w:sz w:val="28"/>
          <w:szCs w:val="28"/>
        </w:rPr>
        <w:t xml:space="preserve">’s </w:t>
      </w:r>
      <w:r w:rsidR="00AD57EB">
        <w:rPr>
          <w:rFonts w:ascii="Cambria" w:hAnsi="Cambria"/>
          <w:sz w:val="28"/>
          <w:szCs w:val="28"/>
        </w:rPr>
        <w:t>Anna Wintour</w:t>
      </w:r>
      <w:del w:id="7391" w:author="Claire S" w:date="2026-05-21T15:43:00Z" w16du:dateUtc="2026-05-21T14:43:00Z">
        <w:r w:rsidR="00AD57EB" w:rsidDel="00A96C44">
          <w:rPr>
            <w:rFonts w:ascii="Cambria" w:hAnsi="Cambria"/>
            <w:sz w:val="28"/>
            <w:szCs w:val="28"/>
          </w:rPr>
          <w:delText xml:space="preserve">.  </w:delText>
        </w:r>
        <w:r w:rsidR="002A79B1" w:rsidDel="00A96C44">
          <w:rPr>
            <w:rFonts w:ascii="Cambria" w:hAnsi="Cambria"/>
            <w:sz w:val="28"/>
            <w:szCs w:val="28"/>
          </w:rPr>
          <w:delText xml:space="preserve">Come to think of it, </w:delText>
        </w:r>
        <w:r w:rsidR="00AD57EB" w:rsidDel="00A96C44">
          <w:rPr>
            <w:rFonts w:ascii="Cambria" w:hAnsi="Cambria"/>
            <w:sz w:val="28"/>
            <w:szCs w:val="28"/>
          </w:rPr>
          <w:delText>Ruth</w:delText>
        </w:r>
        <w:r w:rsidR="001C57E9" w:rsidDel="00A96C44">
          <w:rPr>
            <w:rFonts w:ascii="Cambria" w:hAnsi="Cambria"/>
            <w:sz w:val="28"/>
            <w:szCs w:val="28"/>
          </w:rPr>
          <w:delText xml:space="preserve"> </w:delText>
        </w:r>
        <w:r w:rsidR="00AD57EB" w:rsidDel="00A96C44">
          <w:rPr>
            <w:rFonts w:ascii="Cambria" w:hAnsi="Cambria"/>
            <w:sz w:val="28"/>
            <w:szCs w:val="28"/>
          </w:rPr>
          <w:delText>probably modelled herself on that terrifying woman</w:delText>
        </w:r>
      </w:del>
      <w:r w:rsidR="00FE009E">
        <w:rPr>
          <w:rFonts w:ascii="Cambria" w:hAnsi="Cambria"/>
          <w:sz w:val="28"/>
          <w:szCs w:val="28"/>
        </w:rPr>
        <w:t>.</w:t>
      </w:r>
      <w:r w:rsidR="006C61BA">
        <w:rPr>
          <w:rFonts w:ascii="Cambria" w:hAnsi="Cambria"/>
          <w:sz w:val="28"/>
          <w:szCs w:val="28"/>
        </w:rPr>
        <w:t xml:space="preserve"> </w:t>
      </w:r>
    </w:p>
    <w:p w14:paraId="69D2BC38" w14:textId="0D8DF669" w:rsidR="00AB543E" w:rsidRDefault="00AB543E" w:rsidP="0002343F">
      <w:pPr>
        <w:spacing w:line="360" w:lineRule="auto"/>
        <w:ind w:firstLine="720"/>
        <w:contextualSpacing/>
        <w:rPr>
          <w:ins w:id="7392" w:author="Claire S" w:date="2026-05-21T15:44:00Z" w16du:dateUtc="2026-05-21T14:44:00Z"/>
          <w:rFonts w:ascii="Cambria" w:hAnsi="Cambria"/>
          <w:sz w:val="28"/>
          <w:szCs w:val="28"/>
        </w:rPr>
      </w:pPr>
      <w:ins w:id="7393" w:author="Claire S" w:date="2026-05-21T15:44:00Z" w16du:dateUtc="2026-05-21T14:44:00Z">
        <w:r>
          <w:rPr>
            <w:rFonts w:ascii="Cambria" w:hAnsi="Cambria"/>
            <w:sz w:val="28"/>
            <w:szCs w:val="28"/>
          </w:rPr>
          <w:t>‘So you</w:t>
        </w:r>
      </w:ins>
      <w:ins w:id="7394" w:author="Claire S" w:date="2026-05-21T15:45:00Z" w16du:dateUtc="2026-05-21T14:45:00Z">
        <w:r>
          <w:rPr>
            <w:rFonts w:ascii="Cambria" w:hAnsi="Cambria"/>
            <w:sz w:val="28"/>
            <w:szCs w:val="28"/>
          </w:rPr>
          <w:t xml:space="preserve">r </w:t>
        </w:r>
      </w:ins>
      <w:ins w:id="7395" w:author="Claire S" w:date="2026-05-21T15:44:00Z" w16du:dateUtc="2026-05-21T14:44:00Z">
        <w:r>
          <w:rPr>
            <w:rFonts w:ascii="Cambria" w:hAnsi="Cambria"/>
            <w:sz w:val="28"/>
            <w:szCs w:val="28"/>
          </w:rPr>
          <w:t>party</w:t>
        </w:r>
      </w:ins>
      <w:ins w:id="7396" w:author="Claire S" w:date="2026-05-21T15:45:00Z" w16du:dateUtc="2026-05-21T14:45:00Z">
        <w:r>
          <w:rPr>
            <w:rFonts w:ascii="Cambria" w:hAnsi="Cambria"/>
            <w:sz w:val="28"/>
            <w:szCs w:val="28"/>
          </w:rPr>
          <w:t xml:space="preserve"> decided to drink together</w:t>
        </w:r>
      </w:ins>
      <w:ins w:id="7397" w:author="Daisy Watt" w:date="2026-06-22T04:25:00Z" w16du:dateUtc="2026-06-22T02:25:00Z">
        <w:r w:rsidR="00A65D49">
          <w:rPr>
            <w:rFonts w:ascii="Cambria" w:hAnsi="Cambria"/>
            <w:sz w:val="28"/>
            <w:szCs w:val="28"/>
          </w:rPr>
          <w:t xml:space="preserve">, </w:t>
        </w:r>
      </w:ins>
      <w:ins w:id="7398" w:author="Claire S" w:date="2026-05-21T15:45:00Z" w16du:dateUtc="2026-05-21T14:45:00Z">
        <w:del w:id="7399" w:author="Daisy Watt" w:date="2026-06-22T04:25:00Z" w16du:dateUtc="2026-06-22T02:25:00Z">
          <w:r>
            <w:rPr>
              <w:rFonts w:ascii="Cambria" w:hAnsi="Cambria"/>
              <w:sz w:val="28"/>
              <w:szCs w:val="28"/>
            </w:rPr>
            <w:delText xml:space="preserve"> </w:delText>
          </w:r>
        </w:del>
        <w:r>
          <w:rPr>
            <w:rFonts w:ascii="Cambria" w:hAnsi="Cambria"/>
            <w:sz w:val="28"/>
            <w:szCs w:val="28"/>
          </w:rPr>
          <w:t xml:space="preserve">after?’ </w:t>
        </w:r>
      </w:ins>
    </w:p>
    <w:p w14:paraId="70ABB1E3" w14:textId="17C4AC49" w:rsidR="00FE009E" w:rsidDel="0002343F" w:rsidRDefault="006C61BA">
      <w:pPr>
        <w:spacing w:line="360" w:lineRule="auto"/>
        <w:ind w:firstLine="720"/>
        <w:contextualSpacing/>
        <w:rPr>
          <w:del w:id="7400" w:author="Claire S" w:date="2026-05-21T15:44:00Z" w16du:dateUtc="2026-05-21T14:44:00Z"/>
          <w:rFonts w:ascii="Cambria" w:hAnsi="Cambria"/>
          <w:sz w:val="28"/>
          <w:szCs w:val="28"/>
        </w:rPr>
      </w:pPr>
      <w:r>
        <w:rPr>
          <w:rFonts w:ascii="Cambria" w:hAnsi="Cambria"/>
          <w:sz w:val="28"/>
          <w:szCs w:val="28"/>
        </w:rPr>
        <w:t>‘</w:t>
      </w:r>
      <w:ins w:id="7401" w:author="Claire S" w:date="2026-07-22T10:55:00Z" w16du:dateUtc="2026-07-22T09:55:00Z">
        <w:r w:rsidR="00BD44C1">
          <w:rPr>
            <w:rFonts w:ascii="Cambria" w:hAnsi="Cambria"/>
            <w:sz w:val="28"/>
            <w:szCs w:val="28"/>
          </w:rPr>
          <w:t xml:space="preserve">No. </w:t>
        </w:r>
      </w:ins>
      <w:del w:id="7402" w:author="Claire S" w:date="2026-05-21T15:44:00Z" w16du:dateUtc="2026-05-21T14:44:00Z">
        <w:r w:rsidDel="0002343F">
          <w:rPr>
            <w:rFonts w:ascii="Cambria" w:hAnsi="Cambria"/>
            <w:sz w:val="28"/>
            <w:szCs w:val="28"/>
          </w:rPr>
          <w:delText>True egalitarian</w:delText>
        </w:r>
        <w:r w:rsidR="00190D72" w:rsidDel="0002343F">
          <w:rPr>
            <w:rFonts w:ascii="Cambria" w:hAnsi="Cambria"/>
            <w:sz w:val="28"/>
            <w:szCs w:val="28"/>
          </w:rPr>
          <w:delText>, me</w:delText>
        </w:r>
        <w:r w:rsidDel="0002343F">
          <w:rPr>
            <w:rFonts w:ascii="Cambria" w:hAnsi="Cambria"/>
            <w:sz w:val="28"/>
            <w:szCs w:val="28"/>
          </w:rPr>
          <w:delText xml:space="preserve">.’ </w:delText>
        </w:r>
      </w:del>
    </w:p>
    <w:p w14:paraId="7BD79040" w14:textId="3486BFB0" w:rsidR="00F429FD" w:rsidDel="0002343F" w:rsidRDefault="00F429FD" w:rsidP="0002343F">
      <w:pPr>
        <w:spacing w:line="360" w:lineRule="auto"/>
        <w:ind w:firstLine="720"/>
        <w:contextualSpacing/>
        <w:rPr>
          <w:del w:id="7403" w:author="Claire S" w:date="2026-05-21T15:44:00Z" w16du:dateUtc="2026-05-21T14:44:00Z"/>
          <w:rFonts w:ascii="Cambria" w:hAnsi="Cambria"/>
          <w:sz w:val="28"/>
          <w:szCs w:val="28"/>
        </w:rPr>
      </w:pPr>
      <w:del w:id="7404" w:author="Claire S" w:date="2026-05-21T15:44:00Z" w16du:dateUtc="2026-05-21T14:44:00Z">
        <w:r w:rsidDel="0002343F">
          <w:rPr>
            <w:rFonts w:ascii="Cambria" w:hAnsi="Cambria"/>
            <w:sz w:val="28"/>
            <w:szCs w:val="28"/>
          </w:rPr>
          <w:delText>‘</w:delText>
        </w:r>
      </w:del>
      <w:del w:id="7405" w:author="Claire S" w:date="2026-05-08T08:50:00Z" w16du:dateUtc="2026-05-08T07:50:00Z">
        <w:r w:rsidDel="00FE2F6A">
          <w:rPr>
            <w:rFonts w:ascii="Cambria" w:hAnsi="Cambria"/>
            <w:sz w:val="28"/>
            <w:szCs w:val="28"/>
          </w:rPr>
          <w:delText>I’m surprised you know th</w:delText>
        </w:r>
        <w:r w:rsidR="006C61BA" w:rsidDel="00FE2F6A">
          <w:rPr>
            <w:rFonts w:ascii="Cambria" w:hAnsi="Cambria"/>
            <w:sz w:val="28"/>
            <w:szCs w:val="28"/>
          </w:rPr>
          <w:delText xml:space="preserve">e </w:delText>
        </w:r>
        <w:r w:rsidDel="00FE2F6A">
          <w:rPr>
            <w:rFonts w:ascii="Cambria" w:hAnsi="Cambria"/>
            <w:sz w:val="28"/>
            <w:szCs w:val="28"/>
          </w:rPr>
          <w:delText>word</w:delText>
        </w:r>
      </w:del>
      <w:del w:id="7406" w:author="Claire S" w:date="2026-05-21T15:44:00Z" w16du:dateUtc="2026-05-21T14:44:00Z">
        <w:r w:rsidDel="0002343F">
          <w:rPr>
            <w:rFonts w:ascii="Cambria" w:hAnsi="Cambria"/>
            <w:sz w:val="28"/>
            <w:szCs w:val="28"/>
          </w:rPr>
          <w:delText>, dear,’ Ruth drawled</w:delText>
        </w:r>
        <w:r w:rsidR="00F80079" w:rsidDel="0002343F">
          <w:rPr>
            <w:rFonts w:ascii="Cambria" w:hAnsi="Cambria"/>
            <w:sz w:val="28"/>
            <w:szCs w:val="28"/>
          </w:rPr>
          <w:delText>, and tears start</w:delText>
        </w:r>
        <w:r w:rsidR="00C55DCF" w:rsidDel="0002343F">
          <w:rPr>
            <w:rFonts w:ascii="Cambria" w:hAnsi="Cambria"/>
            <w:sz w:val="28"/>
            <w:szCs w:val="28"/>
          </w:rPr>
          <w:delText>ed</w:delText>
        </w:r>
        <w:r w:rsidR="00F80079" w:rsidDel="0002343F">
          <w:rPr>
            <w:rFonts w:ascii="Cambria" w:hAnsi="Cambria"/>
            <w:sz w:val="28"/>
            <w:szCs w:val="28"/>
          </w:rPr>
          <w:delText xml:space="preserve"> to </w:delText>
        </w:r>
        <w:r w:rsidR="00C55DCF" w:rsidDel="0002343F">
          <w:rPr>
            <w:rFonts w:ascii="Cambria" w:hAnsi="Cambria"/>
            <w:sz w:val="28"/>
            <w:szCs w:val="28"/>
          </w:rPr>
          <w:delText xml:space="preserve">Savannah’s </w:delText>
        </w:r>
        <w:r w:rsidR="00F80079" w:rsidDel="0002343F">
          <w:rPr>
            <w:rFonts w:ascii="Cambria" w:hAnsi="Cambria"/>
            <w:sz w:val="28"/>
            <w:szCs w:val="28"/>
          </w:rPr>
          <w:delText xml:space="preserve">eyes. Christ, what a day. </w:delText>
        </w:r>
        <w:r w:rsidR="006C61BA" w:rsidDel="0002343F">
          <w:rPr>
            <w:rFonts w:ascii="Cambria" w:hAnsi="Cambria"/>
            <w:sz w:val="28"/>
            <w:szCs w:val="28"/>
          </w:rPr>
          <w:delText>S</w:delText>
        </w:r>
        <w:r w:rsidR="00F80079" w:rsidDel="0002343F">
          <w:rPr>
            <w:rFonts w:ascii="Cambria" w:hAnsi="Cambria"/>
            <w:sz w:val="28"/>
            <w:szCs w:val="28"/>
          </w:rPr>
          <w:delText>till hungover to buggery,</w:delText>
        </w:r>
        <w:r w:rsidR="006C61BA" w:rsidDel="0002343F">
          <w:rPr>
            <w:rFonts w:ascii="Cambria" w:hAnsi="Cambria"/>
            <w:sz w:val="28"/>
            <w:szCs w:val="28"/>
          </w:rPr>
          <w:delText xml:space="preserve"> her fiancée </w:delText>
        </w:r>
        <w:r w:rsidR="00F80079" w:rsidDel="0002343F">
          <w:rPr>
            <w:rFonts w:ascii="Cambria" w:hAnsi="Cambria"/>
            <w:sz w:val="28"/>
            <w:szCs w:val="28"/>
          </w:rPr>
          <w:delText>was dead</w:delText>
        </w:r>
        <w:r w:rsidR="00057BF4" w:rsidDel="0002343F">
          <w:rPr>
            <w:rFonts w:ascii="Cambria" w:hAnsi="Cambria"/>
            <w:sz w:val="28"/>
            <w:szCs w:val="28"/>
          </w:rPr>
          <w:delText xml:space="preserve">, </w:delText>
        </w:r>
        <w:r w:rsidR="00420963" w:rsidDel="0002343F">
          <w:rPr>
            <w:rFonts w:ascii="Cambria" w:hAnsi="Cambria"/>
            <w:sz w:val="28"/>
            <w:szCs w:val="28"/>
          </w:rPr>
          <w:delText>and it</w:delText>
        </w:r>
        <w:r w:rsidR="009F5307" w:rsidDel="0002343F">
          <w:rPr>
            <w:rFonts w:ascii="Cambria" w:hAnsi="Cambria"/>
            <w:sz w:val="28"/>
            <w:szCs w:val="28"/>
          </w:rPr>
          <w:delText xml:space="preserve"> was possibly her fault</w:delText>
        </w:r>
        <w:r w:rsidR="00E21B37" w:rsidDel="0002343F">
          <w:rPr>
            <w:rFonts w:ascii="Cambria" w:hAnsi="Cambria"/>
            <w:sz w:val="28"/>
            <w:szCs w:val="28"/>
          </w:rPr>
          <w:delText xml:space="preserve">; God the guilt. </w:delText>
        </w:r>
      </w:del>
      <w:del w:id="7407" w:author="Claire S" w:date="2026-05-21T15:43:00Z" w16du:dateUtc="2026-05-21T14:43:00Z">
        <w:r w:rsidR="00E21B37" w:rsidDel="00A96C44">
          <w:rPr>
            <w:rFonts w:ascii="Cambria" w:hAnsi="Cambria"/>
            <w:sz w:val="28"/>
            <w:szCs w:val="28"/>
          </w:rPr>
          <w:delText>N</w:delText>
        </w:r>
        <w:r w:rsidR="002A79B1" w:rsidDel="00A96C44">
          <w:rPr>
            <w:rFonts w:ascii="Cambria" w:hAnsi="Cambria"/>
            <w:sz w:val="28"/>
            <w:szCs w:val="28"/>
          </w:rPr>
          <w:delText xml:space="preserve">ow </w:delText>
        </w:r>
        <w:r w:rsidR="00F80079" w:rsidDel="00A96C44">
          <w:rPr>
            <w:rFonts w:ascii="Cambria" w:hAnsi="Cambria"/>
            <w:sz w:val="28"/>
            <w:szCs w:val="28"/>
          </w:rPr>
          <w:delText>her sister was putting her down in front of the police</w:delText>
        </w:r>
        <w:r w:rsidR="005015AC" w:rsidDel="00A96C44">
          <w:rPr>
            <w:rFonts w:ascii="Cambria" w:hAnsi="Cambria"/>
            <w:sz w:val="28"/>
            <w:szCs w:val="28"/>
          </w:rPr>
          <w:delText xml:space="preserve">. </w:delText>
        </w:r>
      </w:del>
      <w:del w:id="7408" w:author="Claire S" w:date="2026-05-21T15:44:00Z" w16du:dateUtc="2026-05-21T14:44:00Z">
        <w:r w:rsidR="005015AC" w:rsidDel="0002343F">
          <w:rPr>
            <w:rFonts w:ascii="Cambria" w:hAnsi="Cambria"/>
            <w:sz w:val="28"/>
            <w:szCs w:val="28"/>
          </w:rPr>
          <w:delText>I</w:delText>
        </w:r>
        <w:r w:rsidR="00F12DA1" w:rsidDel="0002343F">
          <w:rPr>
            <w:rFonts w:ascii="Cambria" w:hAnsi="Cambria"/>
            <w:sz w:val="28"/>
            <w:szCs w:val="28"/>
          </w:rPr>
          <w:delText>f</w:delText>
        </w:r>
        <w:r w:rsidR="003A4F2C" w:rsidDel="0002343F">
          <w:rPr>
            <w:rFonts w:ascii="Cambria" w:hAnsi="Cambria"/>
            <w:sz w:val="28"/>
            <w:szCs w:val="28"/>
          </w:rPr>
          <w:delText xml:space="preserve"> this cop </w:delText>
        </w:r>
        <w:r w:rsidR="00F12DA1" w:rsidDel="0002343F">
          <w:rPr>
            <w:rFonts w:ascii="Cambria" w:hAnsi="Cambria"/>
            <w:sz w:val="28"/>
            <w:szCs w:val="28"/>
          </w:rPr>
          <w:delText xml:space="preserve">would just </w:delText>
        </w:r>
        <w:r w:rsidR="003A4F2C" w:rsidDel="0002343F">
          <w:rPr>
            <w:rFonts w:ascii="Cambria" w:hAnsi="Cambria"/>
            <w:sz w:val="28"/>
            <w:szCs w:val="28"/>
          </w:rPr>
          <w:delText xml:space="preserve">shove off, she could go home and </w:delText>
        </w:r>
        <w:r w:rsidR="005665BB" w:rsidDel="0002343F">
          <w:rPr>
            <w:rFonts w:ascii="Cambria" w:hAnsi="Cambria"/>
            <w:sz w:val="28"/>
            <w:szCs w:val="28"/>
          </w:rPr>
          <w:delText>scream</w:delText>
        </w:r>
        <w:r w:rsidR="003A4F2C" w:rsidDel="0002343F">
          <w:rPr>
            <w:rFonts w:ascii="Cambria" w:hAnsi="Cambria"/>
            <w:sz w:val="28"/>
            <w:szCs w:val="28"/>
          </w:rPr>
          <w:delText>.</w:delText>
        </w:r>
      </w:del>
    </w:p>
    <w:p w14:paraId="7FD44C44" w14:textId="353A4FC8" w:rsidR="006712CD" w:rsidRDefault="00F80079" w:rsidP="00AB543E">
      <w:pPr>
        <w:spacing w:line="360" w:lineRule="auto"/>
        <w:ind w:firstLine="720"/>
        <w:contextualSpacing/>
        <w:rPr>
          <w:rFonts w:ascii="Cambria" w:hAnsi="Cambria"/>
          <w:sz w:val="28"/>
          <w:szCs w:val="28"/>
        </w:rPr>
      </w:pPr>
      <w:del w:id="7409" w:author="Claire S" w:date="2026-05-21T15:44:00Z" w16du:dateUtc="2026-05-21T14:44:00Z">
        <w:r w:rsidDel="0002343F">
          <w:rPr>
            <w:rFonts w:ascii="Cambria" w:hAnsi="Cambria"/>
            <w:sz w:val="28"/>
            <w:szCs w:val="28"/>
          </w:rPr>
          <w:delText>‘</w:delText>
        </w:r>
      </w:del>
      <w:commentRangeStart w:id="7410"/>
      <w:r w:rsidR="001D09E6">
        <w:rPr>
          <w:rFonts w:ascii="Cambria" w:hAnsi="Cambria"/>
          <w:sz w:val="28"/>
          <w:szCs w:val="28"/>
        </w:rPr>
        <w:t>Dex took his assistant</w:t>
      </w:r>
      <w:r w:rsidR="00AC4810">
        <w:rPr>
          <w:rFonts w:ascii="Cambria" w:hAnsi="Cambria"/>
          <w:sz w:val="28"/>
          <w:szCs w:val="28"/>
        </w:rPr>
        <w:t xml:space="preserve"> </w:t>
      </w:r>
      <w:ins w:id="7411" w:author="Claire S" w:date="2026-05-21T15:45:00Z" w16du:dateUtc="2026-05-21T14:45:00Z">
        <w:r w:rsidR="00AB543E">
          <w:rPr>
            <w:rFonts w:ascii="Cambria" w:hAnsi="Cambria"/>
            <w:sz w:val="28"/>
            <w:szCs w:val="28"/>
          </w:rPr>
          <w:t xml:space="preserve">Violet </w:t>
        </w:r>
      </w:ins>
      <w:r w:rsidR="00AC4810">
        <w:rPr>
          <w:rFonts w:ascii="Cambria" w:hAnsi="Cambria"/>
          <w:sz w:val="28"/>
          <w:szCs w:val="28"/>
        </w:rPr>
        <w:t xml:space="preserve">to the </w:t>
      </w:r>
      <w:del w:id="7412" w:author="Daisy Watt" w:date="2026-06-22T04:26:00Z" w16du:dateUtc="2026-06-22T02:26:00Z">
        <w:r w:rsidR="00AC4810" w:rsidDel="00A65D49">
          <w:rPr>
            <w:rFonts w:ascii="Cambria" w:hAnsi="Cambria"/>
            <w:sz w:val="28"/>
            <w:szCs w:val="28"/>
          </w:rPr>
          <w:delText>A</w:delText>
        </w:r>
      </w:del>
      <w:ins w:id="7413" w:author="Daisy Watt" w:date="2026-06-22T04:26:00Z" w16du:dateUtc="2026-06-22T02:26:00Z">
        <w:r w:rsidR="00A65D49">
          <w:rPr>
            <w:rFonts w:ascii="Cambria" w:hAnsi="Cambria"/>
            <w:sz w:val="28"/>
            <w:szCs w:val="28"/>
          </w:rPr>
          <w:t>a</w:t>
        </w:r>
      </w:ins>
      <w:r w:rsidR="00AC4810">
        <w:rPr>
          <w:rFonts w:ascii="Cambria" w:hAnsi="Cambria"/>
          <w:sz w:val="28"/>
          <w:szCs w:val="28"/>
        </w:rPr>
        <w:t>wards</w:t>
      </w:r>
      <w:r w:rsidR="001D09E6">
        <w:rPr>
          <w:rFonts w:ascii="Cambria" w:hAnsi="Cambria"/>
          <w:sz w:val="28"/>
          <w:szCs w:val="28"/>
        </w:rPr>
        <w:t xml:space="preserve"> because he was </w:t>
      </w:r>
      <w:del w:id="7414" w:author="Claire S" w:date="2026-05-27T13:12:00Z" w16du:dateUtc="2026-05-27T12:12:00Z">
        <w:r w:rsidR="001D09E6" w:rsidDel="002A0E5D">
          <w:rPr>
            <w:rFonts w:ascii="Cambria" w:hAnsi="Cambria"/>
            <w:sz w:val="28"/>
            <w:szCs w:val="28"/>
          </w:rPr>
          <w:delText xml:space="preserve">such </w:delText>
        </w:r>
      </w:del>
      <w:ins w:id="7415" w:author="Claire S" w:date="2026-05-27T13:12:00Z" w16du:dateUtc="2026-05-27T12:12:00Z">
        <w:r w:rsidR="002A0E5D">
          <w:rPr>
            <w:rFonts w:ascii="Cambria" w:hAnsi="Cambria"/>
            <w:sz w:val="28"/>
            <w:szCs w:val="28"/>
          </w:rPr>
          <w:t>so</w:t>
        </w:r>
      </w:ins>
      <w:del w:id="7416" w:author="Claire S" w:date="2026-05-27T13:12:00Z" w16du:dateUtc="2026-05-27T12:12:00Z">
        <w:r w:rsidR="001D09E6" w:rsidDel="002A0E5D">
          <w:rPr>
            <w:rFonts w:ascii="Cambria" w:hAnsi="Cambria"/>
            <w:sz w:val="28"/>
            <w:szCs w:val="28"/>
          </w:rPr>
          <w:delText>a</w:delText>
        </w:r>
      </w:del>
      <w:r w:rsidR="001D09E6">
        <w:rPr>
          <w:rFonts w:ascii="Cambria" w:hAnsi="Cambria"/>
          <w:sz w:val="28"/>
          <w:szCs w:val="28"/>
        </w:rPr>
        <w:t xml:space="preserve"> kind</w:t>
      </w:r>
      <w:del w:id="7417" w:author="Daisy Watt" w:date="2026-06-22T04:26:00Z" w16du:dateUtc="2026-06-22T02:26:00Z">
        <w:r w:rsidR="001D09E6" w:rsidDel="002A0E5D">
          <w:rPr>
            <w:rFonts w:ascii="Cambria" w:hAnsi="Cambria"/>
            <w:sz w:val="28"/>
            <w:szCs w:val="28"/>
          </w:rPr>
          <w:delText xml:space="preserve"> man</w:delText>
        </w:r>
        <w:r w:rsidR="001D09E6">
          <w:rPr>
            <w:rFonts w:ascii="Cambria" w:hAnsi="Cambria"/>
            <w:sz w:val="28"/>
            <w:szCs w:val="28"/>
          </w:rPr>
          <w:delText>,</w:delText>
        </w:r>
      </w:del>
      <w:ins w:id="7418" w:author="Daisy Watt" w:date="2026-06-22T04:26:00Z" w16du:dateUtc="2026-06-22T02:26:00Z">
        <w:r w:rsidR="00FC6B0A">
          <w:rPr>
            <w:rFonts w:ascii="Cambria" w:hAnsi="Cambria"/>
            <w:sz w:val="28"/>
            <w:szCs w:val="28"/>
          </w:rPr>
          <w:t>.</w:t>
        </w:r>
      </w:ins>
      <w:r w:rsidR="001D09E6">
        <w:rPr>
          <w:rFonts w:ascii="Cambria" w:hAnsi="Cambria"/>
          <w:sz w:val="28"/>
          <w:szCs w:val="28"/>
        </w:rPr>
        <w:t xml:space="preserve">’ </w:t>
      </w:r>
      <w:r w:rsidR="00AC4810">
        <w:rPr>
          <w:rFonts w:ascii="Cambria" w:hAnsi="Cambria"/>
          <w:sz w:val="28"/>
          <w:szCs w:val="28"/>
        </w:rPr>
        <w:t>Savannah</w:t>
      </w:r>
      <w:r w:rsidR="001D09E6">
        <w:rPr>
          <w:rFonts w:ascii="Cambria" w:hAnsi="Cambria"/>
          <w:sz w:val="28"/>
          <w:szCs w:val="28"/>
        </w:rPr>
        <w:t xml:space="preserve"> tried to swallow the lump in her throat. </w:t>
      </w:r>
      <w:r>
        <w:rPr>
          <w:rFonts w:ascii="Cambria" w:hAnsi="Cambria"/>
          <w:sz w:val="28"/>
          <w:szCs w:val="28"/>
        </w:rPr>
        <w:t>‘</w:t>
      </w:r>
      <w:r w:rsidR="00E21B37">
        <w:rPr>
          <w:rFonts w:ascii="Cambria" w:hAnsi="Cambria"/>
          <w:sz w:val="28"/>
          <w:szCs w:val="28"/>
        </w:rPr>
        <w:t xml:space="preserve">I took Ishan </w:t>
      </w:r>
      <w:del w:id="7419" w:author="Claire S" w:date="2026-07-22T10:56:00Z" w16du:dateUtc="2026-07-22T09:56:00Z">
        <w:r w:rsidR="00E21B37" w:rsidDel="00BD44C1">
          <w:rPr>
            <w:rFonts w:ascii="Cambria" w:hAnsi="Cambria"/>
            <w:sz w:val="28"/>
            <w:szCs w:val="28"/>
          </w:rPr>
          <w:delText>because he</w:delText>
        </w:r>
      </w:del>
      <w:ins w:id="7420" w:author="Claire S" w:date="2026-07-22T10:56:00Z" w16du:dateUtc="2026-07-22T09:56:00Z">
        <w:r w:rsidR="00BD44C1">
          <w:rPr>
            <w:rFonts w:ascii="Cambria" w:hAnsi="Cambria"/>
            <w:sz w:val="28"/>
            <w:szCs w:val="28"/>
          </w:rPr>
          <w:t>for all his hard</w:t>
        </w:r>
      </w:ins>
      <w:r w:rsidR="00E21B37">
        <w:rPr>
          <w:rFonts w:ascii="Cambria" w:hAnsi="Cambria"/>
          <w:sz w:val="28"/>
          <w:szCs w:val="28"/>
        </w:rPr>
        <w:t xml:space="preserve"> work</w:t>
      </w:r>
      <w:del w:id="7421" w:author="Claire S" w:date="2026-07-22T10:56:00Z" w16du:dateUtc="2026-07-22T09:56:00Z">
        <w:r w:rsidR="00E21B37" w:rsidDel="00BD44C1">
          <w:rPr>
            <w:rFonts w:ascii="Cambria" w:hAnsi="Cambria"/>
            <w:sz w:val="28"/>
            <w:szCs w:val="28"/>
          </w:rPr>
          <w:delText>s so hard</w:delText>
        </w:r>
      </w:del>
      <w:r w:rsidR="00E21B37">
        <w:rPr>
          <w:rFonts w:ascii="Cambria" w:hAnsi="Cambria"/>
          <w:sz w:val="28"/>
          <w:szCs w:val="28"/>
        </w:rPr>
        <w:t xml:space="preserve">. </w:t>
      </w:r>
      <w:ins w:id="7422" w:author="Claire S" w:date="2026-05-21T15:46:00Z" w16du:dateUtc="2026-05-21T14:46:00Z">
        <w:r w:rsidR="00AB543E">
          <w:rPr>
            <w:rFonts w:ascii="Cambria" w:hAnsi="Cambria"/>
            <w:sz w:val="28"/>
            <w:szCs w:val="28"/>
          </w:rPr>
          <w:t>Afterwards</w:t>
        </w:r>
      </w:ins>
      <w:ins w:id="7423" w:author="Claire S" w:date="2026-05-27T13:12:00Z" w16du:dateUtc="2026-05-27T12:12:00Z">
        <w:r w:rsidR="00B37C6F">
          <w:rPr>
            <w:rFonts w:ascii="Cambria" w:hAnsi="Cambria"/>
            <w:sz w:val="28"/>
            <w:szCs w:val="28"/>
          </w:rPr>
          <w:t>,</w:t>
        </w:r>
      </w:ins>
      <w:ins w:id="7424" w:author="Claire S" w:date="2026-05-21T15:45:00Z" w16du:dateUtc="2026-05-21T14:45:00Z">
        <w:r w:rsidR="00AB543E">
          <w:rPr>
            <w:rFonts w:ascii="Cambria" w:hAnsi="Cambria"/>
            <w:sz w:val="28"/>
            <w:szCs w:val="28"/>
          </w:rPr>
          <w:t xml:space="preserve"> the</w:t>
        </w:r>
      </w:ins>
      <w:ins w:id="7425" w:author="Claire S" w:date="2026-05-21T15:46:00Z" w16du:dateUtc="2026-05-21T14:46:00Z">
        <w:r w:rsidR="00AB543E">
          <w:rPr>
            <w:rFonts w:ascii="Cambria" w:hAnsi="Cambria"/>
            <w:sz w:val="28"/>
            <w:szCs w:val="28"/>
          </w:rPr>
          <w:t xml:space="preserve"> youngsters</w:t>
        </w:r>
      </w:ins>
      <w:ins w:id="7426" w:author="Claire S" w:date="2026-05-21T15:45:00Z" w16du:dateUtc="2026-05-21T14:45:00Z">
        <w:r w:rsidR="00AB543E">
          <w:rPr>
            <w:rFonts w:ascii="Cambria" w:hAnsi="Cambria"/>
            <w:sz w:val="28"/>
            <w:szCs w:val="28"/>
          </w:rPr>
          <w:t xml:space="preserve"> </w:t>
        </w:r>
      </w:ins>
      <w:ins w:id="7427" w:author="Claire S" w:date="2026-07-22T10:56:00Z" w16du:dateUtc="2026-07-22T09:56:00Z">
        <w:r w:rsidR="00BD44C1">
          <w:rPr>
            <w:rFonts w:ascii="Cambria" w:hAnsi="Cambria"/>
            <w:sz w:val="28"/>
            <w:szCs w:val="28"/>
          </w:rPr>
          <w:t>went on</w:t>
        </w:r>
      </w:ins>
      <w:ins w:id="7428" w:author="Claire S" w:date="2026-05-21T15:45:00Z" w16du:dateUtc="2026-05-21T14:45:00Z">
        <w:r w:rsidR="00AB543E">
          <w:rPr>
            <w:rFonts w:ascii="Cambria" w:hAnsi="Cambria"/>
            <w:sz w:val="28"/>
            <w:szCs w:val="28"/>
          </w:rPr>
          <w:t xml:space="preserve"> clubbing or </w:t>
        </w:r>
      </w:ins>
      <w:ins w:id="7429" w:author="Claire S" w:date="2026-05-21T15:46:00Z" w16du:dateUtc="2026-05-21T14:46:00Z">
        <w:r w:rsidR="00AB543E">
          <w:rPr>
            <w:rFonts w:ascii="Cambria" w:hAnsi="Cambria"/>
            <w:sz w:val="28"/>
            <w:szCs w:val="28"/>
          </w:rPr>
          <w:t>something</w:t>
        </w:r>
      </w:ins>
      <w:ins w:id="7430" w:author="Claire S" w:date="2026-05-21T15:45:00Z" w16du:dateUtc="2026-05-21T14:45:00Z">
        <w:r w:rsidR="00AB543E">
          <w:rPr>
            <w:rFonts w:ascii="Cambria" w:hAnsi="Cambria"/>
            <w:sz w:val="28"/>
            <w:szCs w:val="28"/>
          </w:rPr>
          <w:t xml:space="preserve">. </w:t>
        </w:r>
      </w:ins>
      <w:commentRangeEnd w:id="7410"/>
      <w:r w:rsidR="002F434F">
        <w:rPr>
          <w:rStyle w:val="CommentReference"/>
          <w:rFonts w:ascii="Cambria" w:hAnsi="Cambria"/>
          <w:sz w:val="28"/>
          <w:szCs w:val="28"/>
        </w:rPr>
        <w:commentReference w:id="7410"/>
      </w:r>
      <w:ins w:id="7431" w:author="Claire S" w:date="2026-05-21T15:45:00Z" w16du:dateUtc="2026-05-21T14:45:00Z">
        <w:r w:rsidR="00AB543E">
          <w:rPr>
            <w:rFonts w:ascii="Cambria" w:hAnsi="Cambria"/>
            <w:sz w:val="28"/>
            <w:szCs w:val="28"/>
          </w:rPr>
          <w:t xml:space="preserve"> </w:t>
        </w:r>
      </w:ins>
      <w:r w:rsidR="003E718C">
        <w:rPr>
          <w:rFonts w:ascii="Cambria" w:hAnsi="Cambria"/>
          <w:sz w:val="28"/>
          <w:szCs w:val="28"/>
        </w:rPr>
        <w:t>Can I go</w:t>
      </w:r>
      <w:ins w:id="7432" w:author="Daisy Watt" w:date="2026-06-22T04:26:00Z" w16du:dateUtc="2026-06-22T02:26:00Z">
        <w:r w:rsidR="00DB7725">
          <w:rPr>
            <w:rFonts w:ascii="Cambria" w:hAnsi="Cambria"/>
            <w:sz w:val="28"/>
            <w:szCs w:val="28"/>
          </w:rPr>
          <w:t>,</w:t>
        </w:r>
      </w:ins>
      <w:r w:rsidR="003E718C">
        <w:rPr>
          <w:rFonts w:ascii="Cambria" w:hAnsi="Cambria"/>
          <w:sz w:val="28"/>
          <w:szCs w:val="28"/>
        </w:rPr>
        <w:t xml:space="preserve"> now</w:t>
      </w:r>
      <w:r>
        <w:rPr>
          <w:rFonts w:ascii="Cambria" w:hAnsi="Cambria"/>
          <w:sz w:val="28"/>
          <w:szCs w:val="28"/>
        </w:rPr>
        <w:t xml:space="preserve">?’ </w:t>
      </w:r>
      <w:r w:rsidR="009E1809">
        <w:rPr>
          <w:rFonts w:ascii="Cambria" w:hAnsi="Cambria"/>
          <w:sz w:val="28"/>
          <w:szCs w:val="28"/>
        </w:rPr>
        <w:t xml:space="preserve">Standing </w:t>
      </w:r>
      <w:r w:rsidR="006C61BA">
        <w:rPr>
          <w:rFonts w:ascii="Cambria" w:hAnsi="Cambria"/>
          <w:sz w:val="28"/>
          <w:szCs w:val="28"/>
        </w:rPr>
        <w:t>too quickly</w:t>
      </w:r>
      <w:r w:rsidR="009E1809">
        <w:rPr>
          <w:rFonts w:ascii="Cambria" w:hAnsi="Cambria"/>
          <w:sz w:val="28"/>
          <w:szCs w:val="28"/>
        </w:rPr>
        <w:t>, she</w:t>
      </w:r>
      <w:r>
        <w:rPr>
          <w:rFonts w:ascii="Cambria" w:hAnsi="Cambria"/>
          <w:sz w:val="28"/>
          <w:szCs w:val="28"/>
        </w:rPr>
        <w:t xml:space="preserve"> </w:t>
      </w:r>
      <w:r w:rsidR="00D86ECD">
        <w:rPr>
          <w:rFonts w:ascii="Cambria" w:hAnsi="Cambria"/>
          <w:sz w:val="28"/>
          <w:szCs w:val="28"/>
        </w:rPr>
        <w:t>nearly lost her balance</w:t>
      </w:r>
      <w:r>
        <w:rPr>
          <w:rFonts w:ascii="Cambria" w:hAnsi="Cambria"/>
          <w:sz w:val="28"/>
          <w:szCs w:val="28"/>
        </w:rPr>
        <w:t xml:space="preserve">. </w:t>
      </w:r>
      <w:r w:rsidR="005555CB">
        <w:rPr>
          <w:rFonts w:ascii="Cambria" w:hAnsi="Cambria"/>
          <w:sz w:val="28"/>
          <w:szCs w:val="28"/>
        </w:rPr>
        <w:t>‘</w:t>
      </w:r>
      <w:r w:rsidR="00C56508">
        <w:rPr>
          <w:rFonts w:ascii="Cambria" w:hAnsi="Cambria"/>
          <w:sz w:val="28"/>
          <w:szCs w:val="28"/>
        </w:rPr>
        <w:t>T</w:t>
      </w:r>
      <w:r w:rsidR="005555CB">
        <w:rPr>
          <w:rFonts w:ascii="Cambria" w:hAnsi="Cambria"/>
          <w:sz w:val="28"/>
          <w:szCs w:val="28"/>
        </w:rPr>
        <w:t xml:space="preserve">he dog’s </w:t>
      </w:r>
      <w:r w:rsidR="00C56508">
        <w:rPr>
          <w:rFonts w:ascii="Cambria" w:hAnsi="Cambria"/>
          <w:sz w:val="28"/>
          <w:szCs w:val="28"/>
        </w:rPr>
        <w:t xml:space="preserve">been </w:t>
      </w:r>
      <w:r w:rsidR="005555CB">
        <w:rPr>
          <w:rFonts w:ascii="Cambria" w:hAnsi="Cambria"/>
          <w:sz w:val="28"/>
          <w:szCs w:val="28"/>
        </w:rPr>
        <w:t>on her own</w:t>
      </w:r>
      <w:r w:rsidR="00C56508">
        <w:rPr>
          <w:rFonts w:ascii="Cambria" w:hAnsi="Cambria"/>
          <w:sz w:val="28"/>
          <w:szCs w:val="28"/>
        </w:rPr>
        <w:t xml:space="preserve"> for ages</w:t>
      </w:r>
      <w:ins w:id="7433" w:author="Daisy Watt" w:date="2026-06-22T04:26:00Z" w16du:dateUtc="2026-06-22T02:26:00Z">
        <w:r w:rsidR="00DB7725">
          <w:rPr>
            <w:rFonts w:ascii="Cambria" w:hAnsi="Cambria"/>
            <w:sz w:val="28"/>
            <w:szCs w:val="28"/>
          </w:rPr>
          <w:t>.</w:t>
        </w:r>
      </w:ins>
      <w:del w:id="7434" w:author="Daisy Watt" w:date="2026-06-22T04:26:00Z" w16du:dateUtc="2026-06-22T02:26:00Z">
        <w:r w:rsidR="005555CB">
          <w:rPr>
            <w:rFonts w:ascii="Cambria" w:hAnsi="Cambria"/>
            <w:sz w:val="28"/>
            <w:szCs w:val="28"/>
          </w:rPr>
          <w:delText xml:space="preserve"> -</w:delText>
        </w:r>
      </w:del>
      <w:r w:rsidR="005555CB">
        <w:rPr>
          <w:rFonts w:ascii="Cambria" w:hAnsi="Cambria"/>
          <w:sz w:val="28"/>
          <w:szCs w:val="28"/>
        </w:rPr>
        <w:t>’</w:t>
      </w:r>
      <w:r w:rsidR="00C56508">
        <w:rPr>
          <w:rFonts w:ascii="Cambria" w:hAnsi="Cambria"/>
          <w:sz w:val="28"/>
          <w:szCs w:val="28"/>
        </w:rPr>
        <w:t xml:space="preserve"> Actually</w:t>
      </w:r>
      <w:ins w:id="7435" w:author="Daisy Watt" w:date="2026-06-22T04:27:00Z" w16du:dateUtc="2026-06-22T02:27:00Z">
        <w:r w:rsidR="00294BA7">
          <w:rPr>
            <w:rFonts w:ascii="Cambria" w:hAnsi="Cambria"/>
            <w:sz w:val="28"/>
            <w:szCs w:val="28"/>
          </w:rPr>
          <w:t>,</w:t>
        </w:r>
      </w:ins>
      <w:r w:rsidR="00C56508">
        <w:rPr>
          <w:rFonts w:ascii="Cambria" w:hAnsi="Cambria"/>
          <w:sz w:val="28"/>
          <w:szCs w:val="28"/>
        </w:rPr>
        <w:t xml:space="preserve"> her housekeeper</w:t>
      </w:r>
      <w:r w:rsidR="006C61BA">
        <w:rPr>
          <w:rFonts w:ascii="Cambria" w:hAnsi="Cambria"/>
          <w:sz w:val="28"/>
          <w:szCs w:val="28"/>
        </w:rPr>
        <w:t xml:space="preserve"> Maria</w:t>
      </w:r>
      <w:r w:rsidR="00C56508">
        <w:rPr>
          <w:rFonts w:ascii="Cambria" w:hAnsi="Cambria"/>
          <w:sz w:val="28"/>
          <w:szCs w:val="28"/>
        </w:rPr>
        <w:t xml:space="preserve"> </w:t>
      </w:r>
      <w:r w:rsidR="001D09E6">
        <w:rPr>
          <w:rFonts w:ascii="Cambria" w:hAnsi="Cambria"/>
          <w:sz w:val="28"/>
          <w:szCs w:val="28"/>
        </w:rPr>
        <w:t>was</w:t>
      </w:r>
      <w:r w:rsidR="00C56508">
        <w:rPr>
          <w:rFonts w:ascii="Cambria" w:hAnsi="Cambria"/>
          <w:sz w:val="28"/>
          <w:szCs w:val="28"/>
        </w:rPr>
        <w:t xml:space="preserve"> </w:t>
      </w:r>
      <w:r w:rsidR="00B5560C">
        <w:rPr>
          <w:rFonts w:ascii="Cambria" w:hAnsi="Cambria"/>
          <w:sz w:val="28"/>
          <w:szCs w:val="28"/>
        </w:rPr>
        <w:t>there</w:t>
      </w:r>
      <w:r w:rsidR="001D09E6">
        <w:rPr>
          <w:rFonts w:ascii="Cambria" w:hAnsi="Cambria"/>
          <w:sz w:val="28"/>
          <w:szCs w:val="28"/>
        </w:rPr>
        <w:t>,</w:t>
      </w:r>
      <w:r w:rsidR="00C56508">
        <w:rPr>
          <w:rFonts w:ascii="Cambria" w:hAnsi="Cambria"/>
          <w:sz w:val="28"/>
          <w:szCs w:val="28"/>
        </w:rPr>
        <w:t xml:space="preserve"> but </w:t>
      </w:r>
      <w:r w:rsidR="00815A49">
        <w:rPr>
          <w:rFonts w:ascii="Cambria" w:hAnsi="Cambria"/>
          <w:sz w:val="28"/>
          <w:szCs w:val="28"/>
        </w:rPr>
        <w:t>Savannah’s</w:t>
      </w:r>
      <w:r w:rsidR="00DB59C3">
        <w:rPr>
          <w:rFonts w:ascii="Cambria" w:hAnsi="Cambria"/>
          <w:sz w:val="28"/>
          <w:szCs w:val="28"/>
        </w:rPr>
        <w:t xml:space="preserve"> little </w:t>
      </w:r>
      <w:r w:rsidR="001F678E">
        <w:rPr>
          <w:rFonts w:ascii="Cambria" w:hAnsi="Cambria"/>
          <w:sz w:val="28"/>
          <w:szCs w:val="28"/>
        </w:rPr>
        <w:t>Chihuahua</w:t>
      </w:r>
      <w:r w:rsidR="00C56508">
        <w:rPr>
          <w:rFonts w:ascii="Cambria" w:hAnsi="Cambria"/>
          <w:sz w:val="28"/>
          <w:szCs w:val="28"/>
        </w:rPr>
        <w:t xml:space="preserve"> </w:t>
      </w:r>
      <w:r w:rsidR="001F678E">
        <w:rPr>
          <w:rFonts w:ascii="Cambria" w:hAnsi="Cambria"/>
          <w:sz w:val="28"/>
          <w:szCs w:val="28"/>
        </w:rPr>
        <w:t>was as</w:t>
      </w:r>
      <w:r w:rsidR="00C56508">
        <w:rPr>
          <w:rFonts w:ascii="Cambria" w:hAnsi="Cambria"/>
          <w:sz w:val="28"/>
          <w:szCs w:val="28"/>
        </w:rPr>
        <w:t xml:space="preserve"> sensitive </w:t>
      </w:r>
      <w:r w:rsidR="001F678E">
        <w:rPr>
          <w:rFonts w:ascii="Cambria" w:hAnsi="Cambria"/>
          <w:sz w:val="28"/>
          <w:szCs w:val="28"/>
        </w:rPr>
        <w:t>as</w:t>
      </w:r>
      <w:r w:rsidR="00C56508">
        <w:rPr>
          <w:rFonts w:ascii="Cambria" w:hAnsi="Cambria"/>
          <w:sz w:val="28"/>
          <w:szCs w:val="28"/>
        </w:rPr>
        <w:t xml:space="preserve"> her mistress</w:t>
      </w:r>
      <w:r w:rsidR="005B7601">
        <w:rPr>
          <w:rFonts w:ascii="Cambria" w:hAnsi="Cambria"/>
          <w:sz w:val="28"/>
          <w:szCs w:val="28"/>
        </w:rPr>
        <w:t xml:space="preserve"> </w:t>
      </w:r>
      <w:del w:id="7436" w:author="Daisy Watt" w:date="2026-06-22T04:27:00Z" w16du:dateUtc="2026-06-22T02:27:00Z">
        <w:r w:rsidR="005B7601">
          <w:rPr>
            <w:rFonts w:ascii="Cambria" w:hAnsi="Cambria"/>
            <w:sz w:val="28"/>
            <w:szCs w:val="28"/>
          </w:rPr>
          <w:delText>-</w:delText>
        </w:r>
      </w:del>
      <w:ins w:id="7437" w:author="Daisy Watt" w:date="2026-06-22T04:27:00Z" w16du:dateUtc="2026-06-22T02:27:00Z">
        <w:r w:rsidR="00D3026B">
          <w:rPr>
            <w:rFonts w:ascii="Cambria" w:hAnsi="Cambria"/>
            <w:sz w:val="28"/>
            <w:szCs w:val="28"/>
          </w:rPr>
          <w:t>–</w:t>
        </w:r>
      </w:ins>
      <w:r w:rsidR="0025245E">
        <w:rPr>
          <w:rFonts w:ascii="Cambria" w:hAnsi="Cambria"/>
          <w:sz w:val="28"/>
          <w:szCs w:val="28"/>
        </w:rPr>
        <w:t xml:space="preserve"> </w:t>
      </w:r>
      <w:r w:rsidR="001F678E">
        <w:rPr>
          <w:rFonts w:ascii="Cambria" w:hAnsi="Cambria"/>
          <w:sz w:val="28"/>
          <w:szCs w:val="28"/>
        </w:rPr>
        <w:t>with</w:t>
      </w:r>
      <w:r w:rsidR="0025245E">
        <w:rPr>
          <w:rFonts w:ascii="Cambria" w:hAnsi="Cambria"/>
          <w:sz w:val="28"/>
          <w:szCs w:val="28"/>
        </w:rPr>
        <w:t xml:space="preserve"> </w:t>
      </w:r>
      <w:r w:rsidR="002A79B1">
        <w:rPr>
          <w:rFonts w:ascii="Cambria" w:hAnsi="Cambria"/>
          <w:sz w:val="28"/>
          <w:szCs w:val="28"/>
        </w:rPr>
        <w:t>similar</w:t>
      </w:r>
      <w:r w:rsidR="0025245E">
        <w:rPr>
          <w:rFonts w:ascii="Cambria" w:hAnsi="Cambria"/>
          <w:sz w:val="28"/>
          <w:szCs w:val="28"/>
        </w:rPr>
        <w:t xml:space="preserve"> abandonment issues</w:t>
      </w:r>
      <w:r w:rsidR="00DB59C3">
        <w:rPr>
          <w:rFonts w:ascii="Cambria" w:hAnsi="Cambria"/>
          <w:sz w:val="28"/>
          <w:szCs w:val="28"/>
        </w:rPr>
        <w:t>, probably</w:t>
      </w:r>
      <w:r w:rsidR="00C56508">
        <w:rPr>
          <w:rFonts w:ascii="Cambria" w:hAnsi="Cambria"/>
          <w:sz w:val="28"/>
          <w:szCs w:val="28"/>
        </w:rPr>
        <w:t>.</w:t>
      </w:r>
      <w:r w:rsidR="006712CD">
        <w:rPr>
          <w:rFonts w:ascii="Cambria" w:hAnsi="Cambria"/>
          <w:sz w:val="28"/>
          <w:szCs w:val="28"/>
        </w:rPr>
        <w:t xml:space="preserve"> </w:t>
      </w:r>
    </w:p>
    <w:p w14:paraId="12FC2073" w14:textId="5C52356C" w:rsidR="00B5560C" w:rsidRDefault="00F80079" w:rsidP="00F86267">
      <w:pPr>
        <w:spacing w:line="360" w:lineRule="auto"/>
        <w:ind w:firstLine="720"/>
        <w:contextualSpacing/>
        <w:rPr>
          <w:rFonts w:ascii="Cambria" w:hAnsi="Cambria"/>
          <w:sz w:val="28"/>
          <w:szCs w:val="28"/>
        </w:rPr>
      </w:pPr>
      <w:r>
        <w:rPr>
          <w:rFonts w:ascii="Cambria" w:hAnsi="Cambria"/>
          <w:sz w:val="28"/>
          <w:szCs w:val="28"/>
        </w:rPr>
        <w:t>‘</w:t>
      </w:r>
      <w:r w:rsidR="00B5560C">
        <w:rPr>
          <w:rFonts w:ascii="Cambria" w:hAnsi="Cambria"/>
          <w:sz w:val="28"/>
          <w:szCs w:val="28"/>
        </w:rPr>
        <w:t>No</w:t>
      </w:r>
      <w:r w:rsidR="00815A49">
        <w:rPr>
          <w:rFonts w:ascii="Cambria" w:hAnsi="Cambria"/>
          <w:sz w:val="28"/>
          <w:szCs w:val="28"/>
        </w:rPr>
        <w:t>t quite yet</w:t>
      </w:r>
      <w:r w:rsidR="00B5560C">
        <w:rPr>
          <w:rFonts w:ascii="Cambria" w:hAnsi="Cambria"/>
          <w:sz w:val="28"/>
          <w:szCs w:val="28"/>
        </w:rPr>
        <w:t>,</w:t>
      </w:r>
      <w:r w:rsidR="00F61DAE">
        <w:rPr>
          <w:rFonts w:ascii="Cambria" w:hAnsi="Cambria"/>
          <w:sz w:val="28"/>
          <w:szCs w:val="28"/>
        </w:rPr>
        <w:t>’ the policeman said slowly</w:t>
      </w:r>
      <w:r w:rsidR="00746CC5">
        <w:rPr>
          <w:rFonts w:ascii="Cambria" w:hAnsi="Cambria"/>
          <w:sz w:val="28"/>
          <w:szCs w:val="28"/>
        </w:rPr>
        <w:t xml:space="preserve">. </w:t>
      </w:r>
      <w:r w:rsidR="00F61DAE">
        <w:rPr>
          <w:rFonts w:ascii="Cambria" w:hAnsi="Cambria"/>
          <w:sz w:val="28"/>
          <w:szCs w:val="28"/>
        </w:rPr>
        <w:t>‘</w:t>
      </w:r>
      <w:r w:rsidR="00E21B37">
        <w:rPr>
          <w:rFonts w:ascii="Cambria" w:hAnsi="Cambria"/>
          <w:sz w:val="28"/>
          <w:szCs w:val="28"/>
        </w:rPr>
        <w:t>Just</w:t>
      </w:r>
      <w:r w:rsidR="006712CD">
        <w:rPr>
          <w:rFonts w:ascii="Cambria" w:hAnsi="Cambria"/>
          <w:sz w:val="28"/>
          <w:szCs w:val="28"/>
        </w:rPr>
        <w:t xml:space="preserve"> a few more questions</w:t>
      </w:r>
      <w:r w:rsidR="005555CB">
        <w:rPr>
          <w:rFonts w:ascii="Cambria" w:hAnsi="Cambria"/>
          <w:sz w:val="28"/>
          <w:szCs w:val="28"/>
        </w:rPr>
        <w:t>, ma’am</w:t>
      </w:r>
      <w:r w:rsidR="00B5560C">
        <w:rPr>
          <w:rFonts w:ascii="Cambria" w:hAnsi="Cambria"/>
          <w:sz w:val="28"/>
          <w:szCs w:val="28"/>
        </w:rPr>
        <w:t>.’</w:t>
      </w:r>
    </w:p>
    <w:p w14:paraId="031DED27" w14:textId="42D203D5" w:rsidR="00687A18" w:rsidDel="00C27E2E" w:rsidRDefault="00B5560C" w:rsidP="00B5560C">
      <w:pPr>
        <w:spacing w:line="360" w:lineRule="auto"/>
        <w:ind w:firstLine="720"/>
        <w:contextualSpacing/>
        <w:rPr>
          <w:del w:id="7438" w:author="Claire S" w:date="2026-07-28T10:19:00Z" w16du:dateUtc="2026-07-28T09:19:00Z"/>
          <w:rFonts w:ascii="Cambria" w:hAnsi="Cambria"/>
          <w:sz w:val="28"/>
          <w:szCs w:val="28"/>
        </w:rPr>
      </w:pPr>
      <w:r>
        <w:rPr>
          <w:rFonts w:ascii="Cambria" w:hAnsi="Cambria"/>
          <w:sz w:val="28"/>
          <w:szCs w:val="28"/>
        </w:rPr>
        <w:t>‘</w:t>
      </w:r>
      <w:r w:rsidR="001176D8">
        <w:rPr>
          <w:rFonts w:ascii="Cambria" w:hAnsi="Cambria"/>
          <w:sz w:val="28"/>
          <w:szCs w:val="28"/>
        </w:rPr>
        <w:t>Fine</w:t>
      </w:r>
      <w:del w:id="7439" w:author="Daisy Watt" w:date="2026-06-22T04:27:00Z" w16du:dateUtc="2026-06-22T02:27:00Z">
        <w:r>
          <w:rPr>
            <w:rFonts w:ascii="Cambria" w:hAnsi="Cambria"/>
            <w:sz w:val="28"/>
            <w:szCs w:val="28"/>
          </w:rPr>
          <w:delText>,</w:delText>
        </w:r>
      </w:del>
      <w:ins w:id="7440" w:author="Daisy Watt" w:date="2026-06-22T04:27:00Z" w16du:dateUtc="2026-06-22T02:27:00Z">
        <w:r w:rsidR="00904A54">
          <w:rPr>
            <w:rFonts w:ascii="Cambria" w:hAnsi="Cambria"/>
            <w:sz w:val="28"/>
            <w:szCs w:val="28"/>
          </w:rPr>
          <w:t>.</w:t>
        </w:r>
      </w:ins>
      <w:r>
        <w:rPr>
          <w:rFonts w:ascii="Cambria" w:hAnsi="Cambria"/>
          <w:sz w:val="28"/>
          <w:szCs w:val="28"/>
        </w:rPr>
        <w:t xml:space="preserve">’ </w:t>
      </w:r>
      <w:r w:rsidR="00DB59C3">
        <w:rPr>
          <w:rFonts w:ascii="Cambria" w:hAnsi="Cambria"/>
          <w:sz w:val="28"/>
          <w:szCs w:val="28"/>
        </w:rPr>
        <w:t>Savannah</w:t>
      </w:r>
      <w:r>
        <w:rPr>
          <w:rFonts w:ascii="Cambria" w:hAnsi="Cambria"/>
          <w:sz w:val="28"/>
          <w:szCs w:val="28"/>
        </w:rPr>
        <w:t>’s shoulders slumped</w:t>
      </w:r>
      <w:r w:rsidR="00F61DAE">
        <w:rPr>
          <w:rFonts w:ascii="Cambria" w:hAnsi="Cambria"/>
          <w:sz w:val="28"/>
          <w:szCs w:val="28"/>
        </w:rPr>
        <w:t xml:space="preserve">. </w:t>
      </w:r>
      <w:del w:id="7441" w:author="Daisy Watt" w:date="2026-06-22T04:42:00Z" w16du:dateUtc="2026-06-22T02:42:00Z">
        <w:r w:rsidR="00090BF0">
          <w:rPr>
            <w:rFonts w:ascii="Cambria" w:hAnsi="Cambria"/>
            <w:sz w:val="28"/>
            <w:szCs w:val="28"/>
          </w:rPr>
          <w:delText>In shock, d</w:delText>
        </w:r>
        <w:r w:rsidR="00F61DAE">
          <w:rPr>
            <w:rFonts w:ascii="Cambria" w:hAnsi="Cambria"/>
            <w:sz w:val="28"/>
            <w:szCs w:val="28"/>
          </w:rPr>
          <w:delText>esperate for a hot shower,</w:delText>
        </w:r>
        <w:r>
          <w:rPr>
            <w:rFonts w:ascii="Cambria" w:hAnsi="Cambria"/>
            <w:sz w:val="28"/>
            <w:szCs w:val="28"/>
          </w:rPr>
          <w:delText xml:space="preserve"> </w:delText>
        </w:r>
        <w:r w:rsidR="009F5307">
          <w:rPr>
            <w:rFonts w:ascii="Cambria" w:hAnsi="Cambria"/>
            <w:sz w:val="28"/>
            <w:szCs w:val="28"/>
          </w:rPr>
          <w:delText>and to get out of thi</w:delText>
        </w:r>
        <w:r>
          <w:rPr>
            <w:rFonts w:ascii="Cambria" w:hAnsi="Cambria"/>
            <w:sz w:val="28"/>
            <w:szCs w:val="28"/>
          </w:rPr>
          <w:delText xml:space="preserve">s bloody dress, </w:delText>
        </w:r>
        <w:r w:rsidDel="00804677">
          <w:rPr>
            <w:rFonts w:ascii="Cambria" w:hAnsi="Cambria"/>
            <w:sz w:val="28"/>
            <w:szCs w:val="28"/>
          </w:rPr>
          <w:delText>s</w:delText>
        </w:r>
      </w:del>
      <w:ins w:id="7442" w:author="Daisy Watt" w:date="2026-06-22T04:42:00Z" w16du:dateUtc="2026-06-22T02:42:00Z">
        <w:r w:rsidR="00804677">
          <w:rPr>
            <w:rFonts w:ascii="Cambria" w:hAnsi="Cambria"/>
            <w:sz w:val="28"/>
            <w:szCs w:val="28"/>
          </w:rPr>
          <w:t>S</w:t>
        </w:r>
      </w:ins>
      <w:r>
        <w:rPr>
          <w:rFonts w:ascii="Cambria" w:hAnsi="Cambria"/>
          <w:sz w:val="28"/>
          <w:szCs w:val="28"/>
        </w:rPr>
        <w:t xml:space="preserve">he </w:t>
      </w:r>
      <w:r w:rsidR="00F61DAE">
        <w:rPr>
          <w:rFonts w:ascii="Cambria" w:hAnsi="Cambria"/>
          <w:sz w:val="28"/>
          <w:szCs w:val="28"/>
        </w:rPr>
        <w:t>just wanted</w:t>
      </w:r>
      <w:r>
        <w:rPr>
          <w:rFonts w:ascii="Cambria" w:hAnsi="Cambria"/>
          <w:sz w:val="28"/>
          <w:szCs w:val="28"/>
        </w:rPr>
        <w:t xml:space="preserve"> to crawl into her </w:t>
      </w:r>
      <w:r w:rsidR="00F61DAE">
        <w:rPr>
          <w:rFonts w:ascii="Cambria" w:hAnsi="Cambria"/>
          <w:sz w:val="28"/>
          <w:szCs w:val="28"/>
        </w:rPr>
        <w:t xml:space="preserve">giant </w:t>
      </w:r>
      <w:r>
        <w:rPr>
          <w:rFonts w:ascii="Cambria" w:hAnsi="Cambria"/>
          <w:sz w:val="28"/>
          <w:szCs w:val="28"/>
        </w:rPr>
        <w:t>Vispring bed and sob herself to sleep</w:t>
      </w:r>
      <w:r w:rsidR="00F61DAE">
        <w:rPr>
          <w:rFonts w:ascii="Cambria" w:hAnsi="Cambria"/>
          <w:sz w:val="28"/>
          <w:szCs w:val="28"/>
        </w:rPr>
        <w:t xml:space="preserve"> – alone</w:t>
      </w:r>
      <w:r>
        <w:rPr>
          <w:rFonts w:ascii="Cambria" w:hAnsi="Cambria"/>
          <w:sz w:val="28"/>
          <w:szCs w:val="28"/>
        </w:rPr>
        <w:t xml:space="preserve">. </w:t>
      </w:r>
      <w:r w:rsidRPr="00AC4F75">
        <w:rPr>
          <w:rFonts w:ascii="Cambria" w:hAnsi="Cambria"/>
          <w:i/>
          <w:sz w:val="28"/>
          <w:szCs w:val="28"/>
          <w:rPrChange w:id="7443" w:author="Daisy Watt" w:date="2026-06-23T12:42:00Z" w16du:dateUtc="2026-06-23T10:42:00Z">
            <w:rPr>
              <w:rFonts w:ascii="Cambria" w:hAnsi="Cambria"/>
              <w:sz w:val="28"/>
              <w:szCs w:val="28"/>
            </w:rPr>
          </w:rPrChange>
        </w:rPr>
        <w:t>Oh</w:t>
      </w:r>
      <w:ins w:id="7444" w:author="Daisy Watt" w:date="2026-06-22T04:27:00Z" w16du:dateUtc="2026-06-22T02:27:00Z">
        <w:r w:rsidR="00AC4F75" w:rsidRPr="00AC4F75">
          <w:rPr>
            <w:rFonts w:ascii="Cambria" w:hAnsi="Cambria"/>
            <w:i/>
            <w:iCs/>
            <w:sz w:val="28"/>
            <w:szCs w:val="28"/>
            <w:rPrChange w:id="7445" w:author="Daisy Watt" w:date="2026-06-22T04:27:00Z" w16du:dateUtc="2026-06-22T02:27:00Z">
              <w:rPr>
                <w:rFonts w:ascii="Cambria" w:hAnsi="Cambria"/>
                <w:sz w:val="28"/>
                <w:szCs w:val="28"/>
              </w:rPr>
            </w:rPrChange>
          </w:rPr>
          <w:t>,</w:t>
        </w:r>
      </w:ins>
      <w:r w:rsidRPr="00AC4F75">
        <w:rPr>
          <w:rFonts w:ascii="Cambria" w:hAnsi="Cambria"/>
          <w:i/>
          <w:sz w:val="28"/>
          <w:szCs w:val="28"/>
          <w:rPrChange w:id="7446" w:author="Daisy Watt" w:date="2026-06-23T12:42:00Z" w16du:dateUtc="2026-06-23T10:42:00Z">
            <w:rPr>
              <w:rFonts w:ascii="Cambria" w:hAnsi="Cambria"/>
              <w:sz w:val="28"/>
              <w:szCs w:val="28"/>
            </w:rPr>
          </w:rPrChange>
        </w:rPr>
        <w:t xml:space="preserve"> God</w:t>
      </w:r>
      <w:r>
        <w:rPr>
          <w:rFonts w:ascii="Cambria" w:hAnsi="Cambria"/>
          <w:sz w:val="28"/>
          <w:szCs w:val="28"/>
        </w:rPr>
        <w:t xml:space="preserve"> – to never see Dex again</w:t>
      </w:r>
      <w:r w:rsidR="006376E8">
        <w:rPr>
          <w:rFonts w:ascii="Cambria" w:hAnsi="Cambria"/>
          <w:sz w:val="28"/>
          <w:szCs w:val="28"/>
        </w:rPr>
        <w:t>!</w:t>
      </w:r>
      <w:r w:rsidR="00F61DAE">
        <w:rPr>
          <w:rFonts w:ascii="Cambria" w:hAnsi="Cambria"/>
          <w:sz w:val="28"/>
          <w:szCs w:val="28"/>
        </w:rPr>
        <w:t xml:space="preserve"> </w:t>
      </w:r>
      <w:r w:rsidR="009826EF">
        <w:rPr>
          <w:rFonts w:ascii="Cambria" w:hAnsi="Cambria"/>
          <w:sz w:val="28"/>
          <w:szCs w:val="28"/>
        </w:rPr>
        <w:t xml:space="preserve"> S</w:t>
      </w:r>
      <w:r w:rsidR="00F61DAE">
        <w:rPr>
          <w:rFonts w:ascii="Cambria" w:hAnsi="Cambria"/>
          <w:sz w:val="28"/>
          <w:szCs w:val="28"/>
        </w:rPr>
        <w:t xml:space="preserve">he </w:t>
      </w:r>
      <w:r w:rsidR="001176D8">
        <w:rPr>
          <w:rFonts w:ascii="Cambria" w:hAnsi="Cambria"/>
          <w:sz w:val="28"/>
          <w:szCs w:val="28"/>
        </w:rPr>
        <w:t xml:space="preserve">bit </w:t>
      </w:r>
      <w:r w:rsidR="005863A3">
        <w:rPr>
          <w:rFonts w:ascii="Cambria" w:hAnsi="Cambria"/>
          <w:sz w:val="28"/>
          <w:szCs w:val="28"/>
        </w:rPr>
        <w:t xml:space="preserve">the inside of </w:t>
      </w:r>
      <w:r w:rsidR="001176D8">
        <w:rPr>
          <w:rFonts w:ascii="Cambria" w:hAnsi="Cambria"/>
          <w:sz w:val="28"/>
          <w:szCs w:val="28"/>
        </w:rPr>
        <w:t xml:space="preserve">her lip </w:t>
      </w:r>
      <w:r w:rsidR="00E36480">
        <w:rPr>
          <w:rFonts w:ascii="Cambria" w:hAnsi="Cambria"/>
          <w:sz w:val="28"/>
          <w:szCs w:val="28"/>
        </w:rPr>
        <w:t xml:space="preserve">super </w:t>
      </w:r>
      <w:r w:rsidR="001176D8">
        <w:rPr>
          <w:rFonts w:ascii="Cambria" w:hAnsi="Cambria"/>
          <w:sz w:val="28"/>
          <w:szCs w:val="28"/>
        </w:rPr>
        <w:t>hard</w:t>
      </w:r>
      <w:ins w:id="7447" w:author="Daisy Watt" w:date="2026-06-22T04:42:00Z" w16du:dateUtc="2026-06-22T02:42:00Z">
        <w:r w:rsidR="00827546">
          <w:rPr>
            <w:rFonts w:ascii="Cambria" w:hAnsi="Cambria"/>
            <w:sz w:val="28"/>
            <w:szCs w:val="28"/>
          </w:rPr>
          <w:t>,</w:t>
        </w:r>
      </w:ins>
      <w:r w:rsidR="001176D8">
        <w:rPr>
          <w:rFonts w:ascii="Cambria" w:hAnsi="Cambria"/>
          <w:sz w:val="28"/>
          <w:szCs w:val="28"/>
        </w:rPr>
        <w:t xml:space="preserve"> to stop the tears</w:t>
      </w:r>
      <w:r w:rsidR="00E36480">
        <w:rPr>
          <w:rFonts w:ascii="Cambria" w:hAnsi="Cambria"/>
          <w:sz w:val="28"/>
          <w:szCs w:val="28"/>
        </w:rPr>
        <w:t>; a trick learn</w:t>
      </w:r>
      <w:ins w:id="7448" w:author="Daisy Watt" w:date="2026-06-16T17:30:00Z" w16du:dateUtc="2026-06-16T16:30:00Z">
        <w:r w:rsidR="00051F4B">
          <w:rPr>
            <w:rFonts w:ascii="Cambria" w:hAnsi="Cambria"/>
            <w:sz w:val="28"/>
            <w:szCs w:val="28"/>
          </w:rPr>
          <w:t>ed</w:t>
        </w:r>
      </w:ins>
      <w:del w:id="7449" w:author="Daisy Watt" w:date="2026-06-16T17:30:00Z" w16du:dateUtc="2026-06-16T16:30:00Z">
        <w:r w:rsidR="00C644D9" w:rsidDel="00051F4B">
          <w:rPr>
            <w:rFonts w:ascii="Cambria" w:hAnsi="Cambria"/>
            <w:sz w:val="28"/>
            <w:szCs w:val="28"/>
          </w:rPr>
          <w:delText>t</w:delText>
        </w:r>
      </w:del>
      <w:r w:rsidR="00E36480">
        <w:rPr>
          <w:rFonts w:ascii="Cambria" w:hAnsi="Cambria"/>
          <w:sz w:val="28"/>
          <w:szCs w:val="28"/>
        </w:rPr>
        <w:t xml:space="preserve"> </w:t>
      </w:r>
      <w:ins w:id="7450" w:author="Claire S" w:date="2026-07-22T10:57:00Z" w16du:dateUtc="2026-07-22T09:57:00Z">
        <w:r w:rsidR="00924DBE">
          <w:rPr>
            <w:rFonts w:ascii="Cambria" w:hAnsi="Cambria"/>
            <w:sz w:val="28"/>
            <w:szCs w:val="28"/>
          </w:rPr>
          <w:t xml:space="preserve">around the time </w:t>
        </w:r>
      </w:ins>
      <w:del w:id="7451" w:author="Claire S" w:date="2026-07-22T10:56:00Z" w16du:dateUtc="2026-07-22T09:56:00Z">
        <w:r w:rsidR="00522E05" w:rsidDel="00EA3025">
          <w:rPr>
            <w:rFonts w:ascii="Cambria" w:hAnsi="Cambria"/>
            <w:sz w:val="28"/>
            <w:szCs w:val="28"/>
          </w:rPr>
          <w:delText>aged nine</w:delText>
        </w:r>
      </w:del>
      <w:ins w:id="7452" w:author="Daisy Watt" w:date="2026-06-22T04:31:00Z" w16du:dateUtc="2026-06-22T02:31:00Z">
        <w:del w:id="7453" w:author="Claire S" w:date="2026-07-22T10:56:00Z" w16du:dateUtc="2026-07-22T09:56:00Z">
          <w:r w:rsidR="00733A4B" w:rsidDel="00EA3025">
            <w:rPr>
              <w:rFonts w:ascii="Cambria" w:hAnsi="Cambria"/>
              <w:sz w:val="28"/>
              <w:szCs w:val="28"/>
            </w:rPr>
            <w:delText>,</w:delText>
          </w:r>
        </w:del>
      </w:ins>
      <w:del w:id="7454" w:author="Claire S" w:date="2026-07-22T10:56:00Z" w16du:dateUtc="2026-07-22T09:56:00Z">
        <w:r w:rsidR="00522E05" w:rsidDel="00EA3025">
          <w:rPr>
            <w:rFonts w:ascii="Cambria" w:hAnsi="Cambria"/>
            <w:sz w:val="28"/>
            <w:szCs w:val="28"/>
          </w:rPr>
          <w:delText xml:space="preserve"> </w:delText>
        </w:r>
        <w:r w:rsidR="001176D8" w:rsidDel="00EA3025">
          <w:rPr>
            <w:rFonts w:ascii="Cambria" w:hAnsi="Cambria"/>
            <w:sz w:val="28"/>
            <w:szCs w:val="28"/>
          </w:rPr>
          <w:delText xml:space="preserve">when </w:delText>
        </w:r>
        <w:r w:rsidR="00E36480" w:rsidDel="00EA3025">
          <w:rPr>
            <w:rFonts w:ascii="Cambria" w:hAnsi="Cambria"/>
            <w:sz w:val="28"/>
            <w:szCs w:val="28"/>
          </w:rPr>
          <w:delText>her parents</w:delText>
        </w:r>
        <w:r w:rsidR="001176D8" w:rsidDel="00EA3025">
          <w:rPr>
            <w:rFonts w:ascii="Cambria" w:hAnsi="Cambria"/>
            <w:sz w:val="28"/>
            <w:szCs w:val="28"/>
          </w:rPr>
          <w:delText xml:space="preserve"> </w:delText>
        </w:r>
        <w:r w:rsidR="00090BF0" w:rsidDel="00EA3025">
          <w:rPr>
            <w:rFonts w:ascii="Cambria" w:hAnsi="Cambria"/>
            <w:sz w:val="28"/>
            <w:szCs w:val="28"/>
          </w:rPr>
          <w:delText>dumped</w:delText>
        </w:r>
        <w:r w:rsidR="001176D8" w:rsidDel="00EA3025">
          <w:rPr>
            <w:rFonts w:ascii="Cambria" w:hAnsi="Cambria"/>
            <w:sz w:val="28"/>
            <w:szCs w:val="28"/>
          </w:rPr>
          <w:delText xml:space="preserve"> her</w:delText>
        </w:r>
        <w:r w:rsidR="00B21894" w:rsidDel="00EA3025">
          <w:rPr>
            <w:rFonts w:ascii="Cambria" w:hAnsi="Cambria"/>
            <w:sz w:val="28"/>
            <w:szCs w:val="28"/>
          </w:rPr>
          <w:delText xml:space="preserve"> and</w:delText>
        </w:r>
        <w:r w:rsidR="00DD7FFA" w:rsidDel="00EA3025">
          <w:rPr>
            <w:rFonts w:ascii="Cambria" w:hAnsi="Cambria"/>
            <w:sz w:val="28"/>
            <w:szCs w:val="28"/>
          </w:rPr>
          <w:delText xml:space="preserve"> </w:delText>
        </w:r>
        <w:r w:rsidR="00B21894" w:rsidDel="00EA3025">
          <w:rPr>
            <w:rFonts w:ascii="Cambria" w:hAnsi="Cambria"/>
            <w:sz w:val="28"/>
            <w:szCs w:val="28"/>
          </w:rPr>
          <w:delText>Bella</w:delText>
        </w:r>
        <w:r w:rsidR="001176D8" w:rsidDel="00EA3025">
          <w:rPr>
            <w:rFonts w:ascii="Cambria" w:hAnsi="Cambria"/>
            <w:sz w:val="28"/>
            <w:szCs w:val="28"/>
          </w:rPr>
          <w:delText xml:space="preserve"> at boarding</w:delText>
        </w:r>
      </w:del>
      <w:ins w:id="7455" w:author="Daisy Watt" w:date="2026-06-22T04:31:00Z" w16du:dateUtc="2026-06-22T02:31:00Z">
        <w:del w:id="7456" w:author="Claire S" w:date="2026-07-22T10:56:00Z" w16du:dateUtc="2026-07-22T09:56:00Z">
          <w:r w:rsidR="00EA6E6F" w:rsidDel="00EA3025">
            <w:rPr>
              <w:rFonts w:ascii="Cambria" w:hAnsi="Cambria"/>
              <w:sz w:val="28"/>
              <w:szCs w:val="28"/>
            </w:rPr>
            <w:delText xml:space="preserve"> </w:delText>
          </w:r>
        </w:del>
      </w:ins>
      <w:del w:id="7457" w:author="Claire S" w:date="2026-07-22T10:56:00Z" w16du:dateUtc="2026-07-22T09:56:00Z">
        <w:r w:rsidR="001176D8" w:rsidDel="00EA3025">
          <w:rPr>
            <w:rFonts w:ascii="Cambria" w:hAnsi="Cambria"/>
            <w:sz w:val="28"/>
            <w:szCs w:val="28"/>
          </w:rPr>
          <w:delText xml:space="preserve">-school </w:delText>
        </w:r>
        <w:r w:rsidR="00522E05" w:rsidDel="00EA3025">
          <w:rPr>
            <w:rFonts w:ascii="Cambria" w:hAnsi="Cambria"/>
            <w:sz w:val="28"/>
            <w:szCs w:val="28"/>
          </w:rPr>
          <w:delText>for the first time</w:delText>
        </w:r>
      </w:del>
      <w:ins w:id="7458" w:author="Claire S" w:date="2026-07-22T10:56:00Z" w16du:dateUtc="2026-07-22T09:56:00Z">
        <w:r w:rsidR="00EA3025">
          <w:rPr>
            <w:rFonts w:ascii="Cambria" w:hAnsi="Cambria"/>
            <w:sz w:val="28"/>
            <w:szCs w:val="28"/>
          </w:rPr>
          <w:t>her mum Melissa refused to kiss her goodbye that first</w:t>
        </w:r>
        <w:r w:rsidR="00924DBE">
          <w:rPr>
            <w:rFonts w:ascii="Cambria" w:hAnsi="Cambria"/>
            <w:sz w:val="28"/>
            <w:szCs w:val="28"/>
          </w:rPr>
          <w:t xml:space="preserve"> time </w:t>
        </w:r>
      </w:ins>
      <w:ins w:id="7459" w:author="Claire S" w:date="2026-07-22T10:57:00Z" w16du:dateUtc="2026-07-22T09:57:00Z">
        <w:r w:rsidR="00924DBE">
          <w:rPr>
            <w:rFonts w:ascii="Cambria" w:hAnsi="Cambria"/>
            <w:sz w:val="28"/>
            <w:szCs w:val="28"/>
          </w:rPr>
          <w:t xml:space="preserve">they </w:t>
        </w:r>
      </w:ins>
      <w:ins w:id="7460" w:author="Claire S" w:date="2026-07-28T10:18:00Z" w16du:dateUtc="2026-07-28T09:18:00Z">
        <w:r w:rsidR="00C27E2E">
          <w:rPr>
            <w:rFonts w:ascii="Cambria" w:hAnsi="Cambria"/>
            <w:sz w:val="28"/>
            <w:szCs w:val="28"/>
          </w:rPr>
          <w:t>were dumped</w:t>
        </w:r>
      </w:ins>
      <w:ins w:id="7461" w:author="Claire S" w:date="2026-07-22T10:57:00Z" w16du:dateUtc="2026-07-22T09:57:00Z">
        <w:r w:rsidR="00924DBE">
          <w:rPr>
            <w:rFonts w:ascii="Cambria" w:hAnsi="Cambria"/>
            <w:sz w:val="28"/>
            <w:szCs w:val="28"/>
          </w:rPr>
          <w:t xml:space="preserve"> </w:t>
        </w:r>
      </w:ins>
      <w:ins w:id="7462" w:author="Claire S" w:date="2026-07-22T10:56:00Z" w16du:dateUtc="2026-07-22T09:56:00Z">
        <w:r w:rsidR="00924DBE">
          <w:rPr>
            <w:rFonts w:ascii="Cambria" w:hAnsi="Cambria"/>
            <w:sz w:val="28"/>
            <w:szCs w:val="28"/>
          </w:rPr>
          <w:t>at</w:t>
        </w:r>
      </w:ins>
      <w:ins w:id="7463" w:author="Claire S" w:date="2026-07-28T10:18:00Z" w16du:dateUtc="2026-07-28T09:18:00Z">
        <w:r w:rsidR="00C27E2E">
          <w:rPr>
            <w:rFonts w:ascii="Cambria" w:hAnsi="Cambria"/>
            <w:sz w:val="28"/>
            <w:szCs w:val="28"/>
          </w:rPr>
          <w:t xml:space="preserve"> boarding-</w:t>
        </w:r>
      </w:ins>
      <w:ins w:id="7464" w:author="Claire S" w:date="2026-07-22T10:56:00Z" w16du:dateUtc="2026-07-22T09:56:00Z">
        <w:r w:rsidR="00924DBE">
          <w:rPr>
            <w:rFonts w:ascii="Cambria" w:hAnsi="Cambria"/>
            <w:sz w:val="28"/>
            <w:szCs w:val="28"/>
          </w:rPr>
          <w:t>school</w:t>
        </w:r>
      </w:ins>
      <w:del w:id="7465" w:author="Claire S" w:date="2026-07-28T10:19:00Z" w16du:dateUtc="2026-07-28T09:19:00Z">
        <w:r w:rsidR="00F61DAE" w:rsidDel="00C27E2E">
          <w:rPr>
            <w:rFonts w:ascii="Cambria" w:hAnsi="Cambria"/>
            <w:sz w:val="28"/>
            <w:szCs w:val="28"/>
          </w:rPr>
          <w:delText>.</w:delText>
        </w:r>
        <w:r w:rsidR="00E36480" w:rsidDel="00C27E2E">
          <w:rPr>
            <w:rFonts w:ascii="Cambria" w:hAnsi="Cambria"/>
            <w:sz w:val="28"/>
            <w:szCs w:val="28"/>
          </w:rPr>
          <w:delText xml:space="preserve">  </w:delText>
        </w:r>
      </w:del>
    </w:p>
    <w:p w14:paraId="3FE4EA66" w14:textId="77777777" w:rsidR="00C27E2E" w:rsidRDefault="006B1D07" w:rsidP="00C27E2E">
      <w:pPr>
        <w:spacing w:line="360" w:lineRule="auto"/>
        <w:ind w:firstLine="720"/>
        <w:contextualSpacing/>
        <w:rPr>
          <w:ins w:id="7466" w:author="Claire S" w:date="2026-07-28T10:19:00Z" w16du:dateUtc="2026-07-28T09:19:00Z"/>
          <w:rFonts w:ascii="Cambria" w:hAnsi="Cambria"/>
          <w:sz w:val="28"/>
          <w:szCs w:val="28"/>
        </w:rPr>
      </w:pPr>
      <w:del w:id="7467" w:author="Claire S" w:date="2026-07-28T10:19:00Z" w16du:dateUtc="2026-07-28T09:19:00Z">
        <w:r w:rsidDel="00C27E2E">
          <w:rPr>
            <w:rFonts w:ascii="Cambria" w:hAnsi="Cambria"/>
            <w:sz w:val="28"/>
            <w:szCs w:val="28"/>
          </w:rPr>
          <w:delText>Or rather</w:delText>
        </w:r>
      </w:del>
      <w:r>
        <w:rPr>
          <w:rFonts w:ascii="Cambria" w:hAnsi="Cambria"/>
          <w:sz w:val="28"/>
          <w:szCs w:val="28"/>
        </w:rPr>
        <w:t xml:space="preserve">, </w:t>
      </w:r>
      <w:ins w:id="7468" w:author="Claire S" w:date="2026-07-28T10:19:00Z" w16du:dateUtc="2026-07-28T09:19:00Z">
        <w:r w:rsidR="00C27E2E">
          <w:rPr>
            <w:rFonts w:ascii="Cambria" w:hAnsi="Cambria"/>
            <w:sz w:val="28"/>
            <w:szCs w:val="28"/>
          </w:rPr>
          <w:t xml:space="preserve">Melissa too busy to come in the car, </w:t>
        </w:r>
      </w:ins>
      <w:del w:id="7469" w:author="Claire S" w:date="2026-07-28T10:19:00Z" w16du:dateUtc="2026-07-28T09:19:00Z">
        <w:r w:rsidR="00687A18" w:rsidDel="00C27E2E">
          <w:rPr>
            <w:rFonts w:ascii="Cambria" w:hAnsi="Cambria"/>
            <w:sz w:val="28"/>
            <w:szCs w:val="28"/>
          </w:rPr>
          <w:delText>whe</w:delText>
        </w:r>
      </w:del>
      <w:ins w:id="7470" w:author="Claire S" w:date="2026-07-28T10:19:00Z" w16du:dateUtc="2026-07-28T09:19:00Z">
        <w:r w:rsidR="00C27E2E">
          <w:rPr>
            <w:rFonts w:ascii="Cambria" w:hAnsi="Cambria"/>
            <w:sz w:val="28"/>
            <w:szCs w:val="28"/>
          </w:rPr>
          <w:t xml:space="preserve">so </w:t>
        </w:r>
      </w:ins>
      <w:del w:id="7471" w:author="Claire S" w:date="2026-07-28T10:19:00Z" w16du:dateUtc="2026-07-28T09:19:00Z">
        <w:r w:rsidR="00687A18" w:rsidDel="00C27E2E">
          <w:rPr>
            <w:rFonts w:ascii="Cambria" w:hAnsi="Cambria"/>
            <w:sz w:val="28"/>
            <w:szCs w:val="28"/>
          </w:rPr>
          <w:delText xml:space="preserve">n </w:delText>
        </w:r>
      </w:del>
      <w:r w:rsidR="00687A18">
        <w:rPr>
          <w:rFonts w:ascii="Cambria" w:hAnsi="Cambria"/>
          <w:sz w:val="28"/>
          <w:szCs w:val="28"/>
        </w:rPr>
        <w:t xml:space="preserve">the family </w:t>
      </w:r>
      <w:r>
        <w:rPr>
          <w:rFonts w:ascii="Cambria" w:hAnsi="Cambria"/>
          <w:sz w:val="28"/>
          <w:szCs w:val="28"/>
        </w:rPr>
        <w:t>driver</w:t>
      </w:r>
      <w:r w:rsidR="0040364A">
        <w:rPr>
          <w:rFonts w:ascii="Cambria" w:hAnsi="Cambria"/>
          <w:sz w:val="28"/>
          <w:szCs w:val="28"/>
        </w:rPr>
        <w:t>,</w:t>
      </w:r>
      <w:r>
        <w:rPr>
          <w:rFonts w:ascii="Cambria" w:hAnsi="Cambria"/>
          <w:sz w:val="28"/>
          <w:szCs w:val="28"/>
        </w:rPr>
        <w:t xml:space="preserve"> Danvers</w:t>
      </w:r>
      <w:r w:rsidR="00687A18">
        <w:rPr>
          <w:rFonts w:ascii="Cambria" w:hAnsi="Cambria"/>
          <w:sz w:val="28"/>
          <w:szCs w:val="28"/>
        </w:rPr>
        <w:t xml:space="preserve"> Snr</w:t>
      </w:r>
      <w:r w:rsidR="0040364A">
        <w:rPr>
          <w:rFonts w:ascii="Cambria" w:hAnsi="Cambria"/>
          <w:sz w:val="28"/>
          <w:szCs w:val="28"/>
        </w:rPr>
        <w:t>,</w:t>
      </w:r>
      <w:r>
        <w:rPr>
          <w:rFonts w:ascii="Cambria" w:hAnsi="Cambria"/>
          <w:sz w:val="28"/>
          <w:szCs w:val="28"/>
        </w:rPr>
        <w:t xml:space="preserve"> </w:t>
      </w:r>
      <w:r w:rsidR="00B21894">
        <w:rPr>
          <w:rFonts w:ascii="Cambria" w:hAnsi="Cambria"/>
          <w:sz w:val="28"/>
          <w:szCs w:val="28"/>
        </w:rPr>
        <w:t xml:space="preserve">deposited </w:t>
      </w:r>
      <w:r w:rsidR="00DD7FFA">
        <w:rPr>
          <w:rFonts w:ascii="Cambria" w:hAnsi="Cambria"/>
          <w:sz w:val="28"/>
          <w:szCs w:val="28"/>
        </w:rPr>
        <w:t>them</w:t>
      </w:r>
      <w:r>
        <w:rPr>
          <w:rFonts w:ascii="Cambria" w:hAnsi="Cambria"/>
          <w:sz w:val="28"/>
          <w:szCs w:val="28"/>
        </w:rPr>
        <w:t xml:space="preserve"> there</w:t>
      </w:r>
      <w:ins w:id="7472" w:author="Claire S" w:date="2026-07-28T10:19:00Z" w16du:dateUtc="2026-07-28T09:19:00Z">
        <w:r w:rsidR="00C27E2E">
          <w:rPr>
            <w:rFonts w:ascii="Cambria" w:hAnsi="Cambria"/>
            <w:sz w:val="28"/>
            <w:szCs w:val="28"/>
          </w:rPr>
          <w:t xml:space="preserve"> and gave them both a fiver, patting their heads awkwardly.</w:t>
        </w:r>
      </w:ins>
      <w:del w:id="7473" w:author="Claire S" w:date="2026-07-28T10:19:00Z" w16du:dateUtc="2026-07-28T09:19:00Z">
        <w:r w:rsidDel="00C27E2E">
          <w:rPr>
            <w:rFonts w:ascii="Cambria" w:hAnsi="Cambria"/>
            <w:sz w:val="28"/>
            <w:szCs w:val="28"/>
          </w:rPr>
          <w:delText>.</w:delText>
        </w:r>
      </w:del>
      <w:ins w:id="7474" w:author="Claire S" w:date="2026-05-27T13:12:00Z" w16du:dateUtc="2026-05-27T12:12:00Z">
        <w:r w:rsidR="00383D27">
          <w:rPr>
            <w:rFonts w:ascii="Cambria" w:hAnsi="Cambria"/>
            <w:sz w:val="28"/>
            <w:szCs w:val="28"/>
          </w:rPr>
          <w:t xml:space="preserve">  </w:t>
        </w:r>
      </w:ins>
    </w:p>
    <w:p w14:paraId="55B177FF" w14:textId="61DB94B6" w:rsidR="00B5560C" w:rsidRDefault="00383D27" w:rsidP="00C27E2E">
      <w:pPr>
        <w:spacing w:line="360" w:lineRule="auto"/>
        <w:ind w:firstLine="720"/>
        <w:contextualSpacing/>
        <w:rPr>
          <w:rFonts w:ascii="Cambria" w:hAnsi="Cambria"/>
          <w:sz w:val="28"/>
          <w:szCs w:val="28"/>
        </w:rPr>
      </w:pPr>
      <w:ins w:id="7475" w:author="Claire S" w:date="2026-05-27T13:12:00Z" w16du:dateUtc="2026-05-27T12:12:00Z">
        <w:r>
          <w:rPr>
            <w:rFonts w:ascii="Cambria" w:hAnsi="Cambria"/>
            <w:sz w:val="28"/>
            <w:szCs w:val="28"/>
          </w:rPr>
          <w:t>Savannah could still hear Bella’s terrible wails in</w:t>
        </w:r>
      </w:ins>
      <w:ins w:id="7476" w:author="Claire S" w:date="2026-05-27T13:13:00Z" w16du:dateUtc="2026-05-27T12:13:00Z">
        <w:r>
          <w:rPr>
            <w:rFonts w:ascii="Cambria" w:hAnsi="Cambria"/>
            <w:sz w:val="28"/>
            <w:szCs w:val="28"/>
          </w:rPr>
          <w:t xml:space="preserve"> her ears. Older by five minutes, she’d had to be the tough one</w:t>
        </w:r>
      </w:ins>
      <w:ins w:id="7477" w:author="Daisy Watt" w:date="2026-06-22T04:31:00Z" w16du:dateUtc="2026-06-22T02:31:00Z">
        <w:r w:rsidR="008F74A5">
          <w:rPr>
            <w:rFonts w:ascii="Cambria" w:hAnsi="Cambria"/>
            <w:sz w:val="28"/>
            <w:szCs w:val="28"/>
          </w:rPr>
          <w:t>,</w:t>
        </w:r>
      </w:ins>
      <w:ins w:id="7478" w:author="Claire S" w:date="2026-05-27T13:13:00Z" w16du:dateUtc="2026-05-27T12:13:00Z">
        <w:r>
          <w:rPr>
            <w:rFonts w:ascii="Cambria" w:hAnsi="Cambria"/>
            <w:sz w:val="28"/>
            <w:szCs w:val="28"/>
          </w:rPr>
          <w:t xml:space="preserve"> back then.</w:t>
        </w:r>
      </w:ins>
    </w:p>
    <w:p w14:paraId="3F4C55D6" w14:textId="6B5CCE94" w:rsidR="00C56508" w:rsidRDefault="00B5560C" w:rsidP="00F86267">
      <w:pPr>
        <w:spacing w:line="360" w:lineRule="auto"/>
        <w:ind w:firstLine="720"/>
        <w:contextualSpacing/>
        <w:rPr>
          <w:rFonts w:ascii="Cambria" w:hAnsi="Cambria"/>
          <w:sz w:val="28"/>
          <w:szCs w:val="28"/>
        </w:rPr>
      </w:pPr>
      <w:r>
        <w:rPr>
          <w:rFonts w:ascii="Cambria" w:hAnsi="Cambria"/>
          <w:sz w:val="28"/>
          <w:szCs w:val="28"/>
        </w:rPr>
        <w:t>‘</w:t>
      </w:r>
      <w:r w:rsidR="005863A3">
        <w:rPr>
          <w:rFonts w:ascii="Cambria" w:hAnsi="Cambria"/>
          <w:sz w:val="28"/>
          <w:szCs w:val="28"/>
        </w:rPr>
        <w:t>Do you have CCTV?</w:t>
      </w:r>
      <w:r>
        <w:rPr>
          <w:rFonts w:ascii="Cambria" w:hAnsi="Cambria"/>
          <w:sz w:val="28"/>
          <w:szCs w:val="28"/>
        </w:rPr>
        <w:t xml:space="preserve">’ </w:t>
      </w:r>
      <w:ins w:id="7479" w:author="Claire S" w:date="2026-06-06T10:37:00Z" w16du:dateUtc="2026-06-06T09:37:00Z">
        <w:del w:id="7480" w:author="Daisy Watt" w:date="2026-06-22T04:31:00Z" w16du:dateUtc="2026-06-22T02:31:00Z">
          <w:r w:rsidR="00E76230" w:rsidDel="009D23EB">
            <w:rPr>
              <w:rFonts w:ascii="Cambria" w:hAnsi="Cambria"/>
              <w:sz w:val="28"/>
              <w:szCs w:val="28"/>
            </w:rPr>
            <w:delText>T</w:delText>
          </w:r>
        </w:del>
      </w:ins>
      <w:ins w:id="7481" w:author="Daisy Watt" w:date="2026-06-22T04:31:00Z" w16du:dateUtc="2026-06-22T02:31:00Z">
        <w:r w:rsidR="009D23EB">
          <w:rPr>
            <w:rFonts w:ascii="Cambria" w:hAnsi="Cambria"/>
            <w:sz w:val="28"/>
            <w:szCs w:val="28"/>
          </w:rPr>
          <w:t>t</w:t>
        </w:r>
      </w:ins>
      <w:del w:id="7482" w:author="Claire S" w:date="2026-06-06T10:37:00Z" w16du:dateUtc="2026-06-06T09:37:00Z">
        <w:r w:rsidDel="00E76230">
          <w:rPr>
            <w:rFonts w:ascii="Cambria" w:hAnsi="Cambria"/>
            <w:sz w:val="28"/>
            <w:szCs w:val="28"/>
          </w:rPr>
          <w:delText>t</w:delText>
        </w:r>
      </w:del>
      <w:r>
        <w:rPr>
          <w:rFonts w:ascii="Cambria" w:hAnsi="Cambria"/>
          <w:sz w:val="28"/>
          <w:szCs w:val="28"/>
        </w:rPr>
        <w:t xml:space="preserve">he cop was </w:t>
      </w:r>
      <w:r w:rsidR="005863A3">
        <w:rPr>
          <w:rFonts w:ascii="Cambria" w:hAnsi="Cambria"/>
          <w:sz w:val="28"/>
          <w:szCs w:val="28"/>
        </w:rPr>
        <w:t>asking</w:t>
      </w:r>
      <w:r w:rsidR="00F61DAE">
        <w:rPr>
          <w:rFonts w:ascii="Cambria" w:hAnsi="Cambria"/>
          <w:sz w:val="28"/>
          <w:szCs w:val="28"/>
        </w:rPr>
        <w:t xml:space="preserve"> Ru</w:t>
      </w:r>
      <w:r w:rsidR="005863A3">
        <w:rPr>
          <w:rFonts w:ascii="Cambria" w:hAnsi="Cambria"/>
          <w:sz w:val="28"/>
          <w:szCs w:val="28"/>
        </w:rPr>
        <w:t>th.</w:t>
      </w:r>
      <w:r>
        <w:rPr>
          <w:rFonts w:ascii="Cambria" w:hAnsi="Cambria"/>
          <w:sz w:val="28"/>
          <w:szCs w:val="28"/>
        </w:rPr>
        <w:t xml:space="preserve"> ‘</w:t>
      </w:r>
      <w:r w:rsidR="005863A3">
        <w:rPr>
          <w:rFonts w:ascii="Cambria" w:hAnsi="Cambria"/>
          <w:sz w:val="28"/>
          <w:szCs w:val="28"/>
        </w:rPr>
        <w:t xml:space="preserve">If so, </w:t>
      </w:r>
      <w:r w:rsidR="00F86267">
        <w:rPr>
          <w:rFonts w:ascii="Cambria" w:hAnsi="Cambria"/>
          <w:sz w:val="28"/>
          <w:szCs w:val="28"/>
        </w:rPr>
        <w:t xml:space="preserve">I’ll need access to </w:t>
      </w:r>
      <w:r w:rsidR="005863A3">
        <w:rPr>
          <w:rFonts w:ascii="Cambria" w:hAnsi="Cambria"/>
          <w:sz w:val="28"/>
          <w:szCs w:val="28"/>
        </w:rPr>
        <w:t>it</w:t>
      </w:r>
      <w:ins w:id="7483" w:author="Daisy Watt" w:date="2026-06-22T04:31:00Z" w16du:dateUtc="2026-06-22T02:31:00Z">
        <w:r w:rsidR="0031386D">
          <w:rPr>
            <w:rFonts w:ascii="Cambria" w:hAnsi="Cambria"/>
            <w:sz w:val="28"/>
            <w:szCs w:val="28"/>
          </w:rPr>
          <w:t>,</w:t>
        </w:r>
      </w:ins>
      <w:r w:rsidR="005863A3">
        <w:rPr>
          <w:rFonts w:ascii="Cambria" w:hAnsi="Cambria"/>
          <w:sz w:val="28"/>
          <w:szCs w:val="28"/>
        </w:rPr>
        <w:t xml:space="preserve"> please</w:t>
      </w:r>
      <w:r w:rsidR="00F86267">
        <w:rPr>
          <w:rFonts w:ascii="Cambria" w:hAnsi="Cambria"/>
          <w:sz w:val="28"/>
          <w:szCs w:val="28"/>
        </w:rPr>
        <w:t>.</w:t>
      </w:r>
      <w:r w:rsidR="00C56508">
        <w:rPr>
          <w:rFonts w:ascii="Cambria" w:hAnsi="Cambria"/>
          <w:sz w:val="28"/>
          <w:szCs w:val="28"/>
        </w:rPr>
        <w:t>’</w:t>
      </w:r>
    </w:p>
    <w:p w14:paraId="5FB22C76" w14:textId="2D34458A" w:rsidR="007A6519" w:rsidRDefault="00F71EA0" w:rsidP="00F71EA0">
      <w:pPr>
        <w:spacing w:line="360" w:lineRule="auto"/>
        <w:ind w:firstLine="720"/>
        <w:contextualSpacing/>
        <w:rPr>
          <w:rFonts w:ascii="Cambria" w:hAnsi="Cambria"/>
          <w:sz w:val="28"/>
          <w:szCs w:val="28"/>
        </w:rPr>
      </w:pPr>
      <w:r>
        <w:rPr>
          <w:rFonts w:ascii="Cambria" w:hAnsi="Cambria"/>
          <w:sz w:val="28"/>
          <w:szCs w:val="28"/>
        </w:rPr>
        <w:t>‘Of course</w:t>
      </w:r>
      <w:del w:id="7484" w:author="Daisy Watt" w:date="2026-06-22T04:31:00Z" w16du:dateUtc="2026-06-22T02:31:00Z">
        <w:r>
          <w:rPr>
            <w:rFonts w:ascii="Cambria" w:hAnsi="Cambria"/>
            <w:sz w:val="28"/>
            <w:szCs w:val="28"/>
          </w:rPr>
          <w:delText>,</w:delText>
        </w:r>
      </w:del>
      <w:ins w:id="7485" w:author="Daisy Watt" w:date="2026-06-22T04:31:00Z" w16du:dateUtc="2026-06-22T02:31:00Z">
        <w:r w:rsidR="0031386D">
          <w:rPr>
            <w:rFonts w:ascii="Cambria" w:hAnsi="Cambria"/>
            <w:sz w:val="28"/>
            <w:szCs w:val="28"/>
          </w:rPr>
          <w:t>.</w:t>
        </w:r>
      </w:ins>
      <w:r>
        <w:rPr>
          <w:rFonts w:ascii="Cambria" w:hAnsi="Cambria"/>
          <w:sz w:val="28"/>
          <w:szCs w:val="28"/>
        </w:rPr>
        <w:t xml:space="preserve">’ Ruth inclined her head graciously. </w:t>
      </w:r>
      <w:r w:rsidR="009870D0">
        <w:rPr>
          <w:rFonts w:ascii="Cambria" w:hAnsi="Cambria"/>
          <w:sz w:val="28"/>
          <w:szCs w:val="28"/>
        </w:rPr>
        <w:t>‘</w:t>
      </w:r>
      <w:r w:rsidR="006712CD">
        <w:rPr>
          <w:rFonts w:ascii="Cambria" w:hAnsi="Cambria"/>
          <w:sz w:val="28"/>
          <w:szCs w:val="28"/>
        </w:rPr>
        <w:t>We have the most up</w:t>
      </w:r>
      <w:r w:rsidR="00B5560C">
        <w:rPr>
          <w:rFonts w:ascii="Cambria" w:hAnsi="Cambria"/>
          <w:sz w:val="28"/>
          <w:szCs w:val="28"/>
        </w:rPr>
        <w:t>-</w:t>
      </w:r>
      <w:r w:rsidR="006712CD">
        <w:rPr>
          <w:rFonts w:ascii="Cambria" w:hAnsi="Cambria"/>
          <w:sz w:val="28"/>
          <w:szCs w:val="28"/>
        </w:rPr>
        <w:t>to</w:t>
      </w:r>
      <w:r w:rsidR="00B5560C">
        <w:rPr>
          <w:rFonts w:ascii="Cambria" w:hAnsi="Cambria"/>
          <w:sz w:val="28"/>
          <w:szCs w:val="28"/>
        </w:rPr>
        <w:t>-</w:t>
      </w:r>
      <w:r w:rsidR="006712CD">
        <w:rPr>
          <w:rFonts w:ascii="Cambria" w:hAnsi="Cambria"/>
          <w:sz w:val="28"/>
          <w:szCs w:val="28"/>
        </w:rPr>
        <w:t xml:space="preserve">date systems </w:t>
      </w:r>
      <w:r w:rsidR="00B5560C">
        <w:rPr>
          <w:rFonts w:ascii="Cambria" w:hAnsi="Cambria"/>
          <w:sz w:val="28"/>
          <w:szCs w:val="28"/>
        </w:rPr>
        <w:t>going</w:t>
      </w:r>
      <w:r w:rsidR="006712CD">
        <w:rPr>
          <w:rFonts w:ascii="Cambria" w:hAnsi="Cambria"/>
          <w:sz w:val="28"/>
          <w:szCs w:val="28"/>
        </w:rPr>
        <w:t>.</w:t>
      </w:r>
      <w:r w:rsidR="00B5560C">
        <w:rPr>
          <w:rFonts w:ascii="Cambria" w:hAnsi="Cambria"/>
          <w:sz w:val="28"/>
          <w:szCs w:val="28"/>
        </w:rPr>
        <w:t xml:space="preserve">  Our</w:t>
      </w:r>
      <w:r w:rsidR="009870D0">
        <w:rPr>
          <w:rFonts w:ascii="Cambria" w:hAnsi="Cambria"/>
          <w:sz w:val="28"/>
          <w:szCs w:val="28"/>
        </w:rPr>
        <w:t xml:space="preserve"> </w:t>
      </w:r>
      <w:r w:rsidR="00690F04">
        <w:rPr>
          <w:rFonts w:ascii="Cambria" w:hAnsi="Cambria"/>
          <w:sz w:val="28"/>
          <w:szCs w:val="28"/>
        </w:rPr>
        <w:t>H</w:t>
      </w:r>
      <w:r w:rsidR="009870D0">
        <w:rPr>
          <w:rFonts w:ascii="Cambria" w:hAnsi="Cambria"/>
          <w:sz w:val="28"/>
          <w:szCs w:val="28"/>
        </w:rPr>
        <w:t>ead of Security</w:t>
      </w:r>
      <w:r w:rsidR="007A6519">
        <w:rPr>
          <w:rFonts w:ascii="Cambria" w:hAnsi="Cambria"/>
          <w:sz w:val="28"/>
          <w:szCs w:val="28"/>
        </w:rPr>
        <w:t xml:space="preserve"> will assist you.’ </w:t>
      </w:r>
    </w:p>
    <w:p w14:paraId="33855B72" w14:textId="77777777" w:rsidR="00671DAA" w:rsidRDefault="009B707D" w:rsidP="00F71EA0">
      <w:pPr>
        <w:spacing w:line="360" w:lineRule="auto"/>
        <w:ind w:firstLine="720"/>
        <w:contextualSpacing/>
        <w:rPr>
          <w:ins w:id="7486" w:author="Claire S" w:date="2026-07-22T10:59:00Z" w16du:dateUtc="2026-07-22T09:59:00Z"/>
          <w:rFonts w:ascii="Cambria" w:hAnsi="Cambria"/>
          <w:sz w:val="28"/>
          <w:szCs w:val="28"/>
        </w:rPr>
      </w:pPr>
      <w:commentRangeStart w:id="7487"/>
      <w:r>
        <w:rPr>
          <w:rFonts w:ascii="Cambria" w:hAnsi="Cambria"/>
          <w:sz w:val="28"/>
          <w:szCs w:val="28"/>
        </w:rPr>
        <w:t>CCTV</w:t>
      </w:r>
      <w:commentRangeEnd w:id="7487"/>
      <w:r w:rsidR="00813B9C">
        <w:rPr>
          <w:rStyle w:val="CommentReference"/>
          <w:rFonts w:ascii="Cambria" w:hAnsi="Cambria"/>
          <w:sz w:val="28"/>
          <w:szCs w:val="28"/>
        </w:rPr>
        <w:commentReference w:id="7487"/>
      </w:r>
      <w:r>
        <w:rPr>
          <w:rFonts w:ascii="Cambria" w:hAnsi="Cambria"/>
          <w:sz w:val="28"/>
          <w:szCs w:val="28"/>
        </w:rPr>
        <w:t xml:space="preserve">? </w:t>
      </w:r>
      <w:r w:rsidR="006C23B4">
        <w:rPr>
          <w:rFonts w:ascii="Cambria" w:hAnsi="Cambria"/>
          <w:sz w:val="28"/>
          <w:szCs w:val="28"/>
        </w:rPr>
        <w:t>Savannah</w:t>
      </w:r>
      <w:r w:rsidR="00DB59C3">
        <w:rPr>
          <w:rFonts w:ascii="Cambria" w:hAnsi="Cambria"/>
          <w:sz w:val="28"/>
          <w:szCs w:val="28"/>
        </w:rPr>
        <w:t xml:space="preserve"> </w:t>
      </w:r>
      <w:r w:rsidR="00F86267">
        <w:rPr>
          <w:rFonts w:ascii="Cambria" w:hAnsi="Cambria"/>
          <w:sz w:val="28"/>
          <w:szCs w:val="28"/>
        </w:rPr>
        <w:t xml:space="preserve">clutched the </w:t>
      </w:r>
      <w:r w:rsidR="0040364A">
        <w:rPr>
          <w:rFonts w:ascii="Cambria" w:hAnsi="Cambria"/>
          <w:sz w:val="28"/>
          <w:szCs w:val="28"/>
        </w:rPr>
        <w:t xml:space="preserve">nearest </w:t>
      </w:r>
      <w:r w:rsidR="00F86267">
        <w:rPr>
          <w:rFonts w:ascii="Cambria" w:hAnsi="Cambria"/>
          <w:sz w:val="28"/>
          <w:szCs w:val="28"/>
        </w:rPr>
        <w:t>chair</w:t>
      </w:r>
      <w:r w:rsidR="006424CB">
        <w:rPr>
          <w:rFonts w:ascii="Cambria" w:hAnsi="Cambria"/>
          <w:sz w:val="28"/>
          <w:szCs w:val="28"/>
        </w:rPr>
        <w:t xml:space="preserve"> </w:t>
      </w:r>
      <w:r w:rsidR="0040364A">
        <w:rPr>
          <w:rFonts w:ascii="Cambria" w:hAnsi="Cambria"/>
          <w:sz w:val="28"/>
          <w:szCs w:val="28"/>
        </w:rPr>
        <w:t>for support</w:t>
      </w:r>
      <w:r w:rsidR="00F86267">
        <w:rPr>
          <w:rFonts w:ascii="Cambria" w:hAnsi="Cambria"/>
          <w:sz w:val="28"/>
          <w:szCs w:val="28"/>
        </w:rPr>
        <w:t>.</w:t>
      </w:r>
      <w:r w:rsidR="0025245E">
        <w:rPr>
          <w:rFonts w:ascii="Cambria" w:hAnsi="Cambria"/>
          <w:sz w:val="28"/>
          <w:szCs w:val="28"/>
        </w:rPr>
        <w:t xml:space="preserve"> </w:t>
      </w:r>
      <w:r w:rsidR="009826EF">
        <w:rPr>
          <w:rFonts w:ascii="Cambria" w:hAnsi="Cambria"/>
          <w:sz w:val="28"/>
          <w:szCs w:val="28"/>
        </w:rPr>
        <w:t xml:space="preserve">Could </w:t>
      </w:r>
      <w:r w:rsidR="0025245E">
        <w:rPr>
          <w:rFonts w:ascii="Cambria" w:hAnsi="Cambria"/>
          <w:sz w:val="28"/>
          <w:szCs w:val="28"/>
        </w:rPr>
        <w:t>this day get any worse?</w:t>
      </w:r>
      <w:ins w:id="7488" w:author="Claire S" w:date="2026-07-22T10:58:00Z" w16du:dateUtc="2026-07-22T09:58:00Z">
        <w:r w:rsidR="00671DAA">
          <w:rPr>
            <w:rFonts w:ascii="Cambria" w:hAnsi="Cambria"/>
            <w:sz w:val="28"/>
            <w:szCs w:val="28"/>
          </w:rPr>
          <w:t xml:space="preserve"> Was </w:t>
        </w:r>
      </w:ins>
      <w:ins w:id="7489" w:author="Claire S" w:date="2026-07-22T10:59:00Z" w16du:dateUtc="2026-07-22T09:59:00Z">
        <w:r w:rsidR="00671DAA">
          <w:rPr>
            <w:rFonts w:ascii="Cambria" w:hAnsi="Cambria"/>
            <w:sz w:val="28"/>
            <w:szCs w:val="28"/>
          </w:rPr>
          <w:t>Ruth</w:t>
        </w:r>
      </w:ins>
      <w:ins w:id="7490" w:author="Claire S" w:date="2026-07-22T10:58:00Z" w16du:dateUtc="2026-07-22T09:58:00Z">
        <w:r w:rsidR="00671DAA">
          <w:rPr>
            <w:rFonts w:ascii="Cambria" w:hAnsi="Cambria"/>
            <w:sz w:val="28"/>
            <w:szCs w:val="28"/>
          </w:rPr>
          <w:t xml:space="preserve"> really going to hand ov</w:t>
        </w:r>
      </w:ins>
      <w:ins w:id="7491" w:author="Claire S" w:date="2026-07-22T10:59:00Z" w16du:dateUtc="2026-07-22T09:59:00Z">
        <w:r w:rsidR="00671DAA">
          <w:rPr>
            <w:rFonts w:ascii="Cambria" w:hAnsi="Cambria"/>
            <w:sz w:val="28"/>
            <w:szCs w:val="28"/>
          </w:rPr>
          <w:t xml:space="preserve">er her shame to the police? </w:t>
        </w:r>
      </w:ins>
    </w:p>
    <w:p w14:paraId="7A65558A" w14:textId="22FA7721" w:rsidR="00F86267" w:rsidRDefault="00671DAA" w:rsidP="00F71EA0">
      <w:pPr>
        <w:spacing w:line="360" w:lineRule="auto"/>
        <w:ind w:firstLine="720"/>
        <w:contextualSpacing/>
        <w:rPr>
          <w:rFonts w:ascii="Cambria" w:hAnsi="Cambria"/>
          <w:sz w:val="28"/>
          <w:szCs w:val="28"/>
        </w:rPr>
      </w:pPr>
      <w:ins w:id="7492" w:author="Claire S" w:date="2026-07-22T11:00:00Z" w16du:dateUtc="2026-07-22T10:00:00Z">
        <w:r>
          <w:rPr>
            <w:rFonts w:ascii="Cambria" w:hAnsi="Cambria"/>
            <w:sz w:val="28"/>
            <w:szCs w:val="28"/>
          </w:rPr>
          <w:t xml:space="preserve">But </w:t>
        </w:r>
      </w:ins>
      <w:ins w:id="7493" w:author="Claire S" w:date="2026-07-22T10:59:00Z" w16du:dateUtc="2026-07-22T09:59:00Z">
        <w:r>
          <w:rPr>
            <w:rFonts w:ascii="Cambria" w:hAnsi="Cambria"/>
            <w:sz w:val="28"/>
            <w:szCs w:val="28"/>
          </w:rPr>
          <w:t>Ruth caught Savannah</w:t>
        </w:r>
      </w:ins>
      <w:ins w:id="7494" w:author="Claire S" w:date="2026-07-22T11:00:00Z" w16du:dateUtc="2026-07-22T10:00:00Z">
        <w:r>
          <w:rPr>
            <w:rFonts w:ascii="Cambria" w:hAnsi="Cambria"/>
            <w:sz w:val="28"/>
            <w:szCs w:val="28"/>
          </w:rPr>
          <w:t>’s</w:t>
        </w:r>
      </w:ins>
      <w:ins w:id="7495" w:author="Claire S" w:date="2026-07-22T10:59:00Z" w16du:dateUtc="2026-07-22T09:59:00Z">
        <w:r>
          <w:rPr>
            <w:rFonts w:ascii="Cambria" w:hAnsi="Cambria"/>
            <w:sz w:val="28"/>
            <w:szCs w:val="28"/>
          </w:rPr>
          <w:t xml:space="preserve"> eye</w:t>
        </w:r>
      </w:ins>
      <w:ins w:id="7496" w:author="Claire S" w:date="2026-07-22T11:00:00Z" w16du:dateUtc="2026-07-22T10:00:00Z">
        <w:r>
          <w:rPr>
            <w:rFonts w:ascii="Cambria" w:hAnsi="Cambria"/>
            <w:sz w:val="28"/>
            <w:szCs w:val="28"/>
          </w:rPr>
          <w:t>, and she thought she interpreted a certain reassurance.  Please God anyway -</w:t>
        </w:r>
      </w:ins>
    </w:p>
    <w:p w14:paraId="233DA19A" w14:textId="7301C04D" w:rsidR="009F4C67" w:rsidRDefault="00F86267" w:rsidP="00F86267">
      <w:pPr>
        <w:spacing w:line="360" w:lineRule="auto"/>
        <w:ind w:firstLine="720"/>
        <w:contextualSpacing/>
        <w:rPr>
          <w:rFonts w:ascii="Cambria" w:hAnsi="Cambria"/>
          <w:sz w:val="28"/>
          <w:szCs w:val="28"/>
        </w:rPr>
      </w:pPr>
      <w:r>
        <w:rPr>
          <w:rFonts w:ascii="Cambria" w:hAnsi="Cambria"/>
          <w:sz w:val="28"/>
          <w:szCs w:val="28"/>
        </w:rPr>
        <w:t>‘</w:t>
      </w:r>
      <w:r w:rsidR="005A1284">
        <w:rPr>
          <w:rFonts w:ascii="Cambria" w:hAnsi="Cambria"/>
          <w:sz w:val="28"/>
          <w:szCs w:val="28"/>
        </w:rPr>
        <w:t>I think I should share with you</w:t>
      </w:r>
      <w:del w:id="7497" w:author="Daisy Watt" w:date="2026-06-22T04:32:00Z" w16du:dateUtc="2026-06-22T02:32:00Z">
        <w:r w:rsidR="005A1284">
          <w:rPr>
            <w:rFonts w:ascii="Cambria" w:hAnsi="Cambria"/>
            <w:sz w:val="28"/>
            <w:szCs w:val="28"/>
          </w:rPr>
          <w:delText>,</w:delText>
        </w:r>
      </w:del>
      <w:ins w:id="7498" w:author="Daisy Watt" w:date="2026-06-22T04:32:00Z" w16du:dateUtc="2026-06-22T02:32:00Z">
        <w:r w:rsidR="00F919B3">
          <w:rPr>
            <w:rFonts w:ascii="Cambria" w:hAnsi="Cambria"/>
            <w:sz w:val="28"/>
            <w:szCs w:val="28"/>
          </w:rPr>
          <w:t>—</w:t>
        </w:r>
      </w:ins>
      <w:r w:rsidR="005A1284">
        <w:rPr>
          <w:rFonts w:ascii="Cambria" w:hAnsi="Cambria"/>
          <w:sz w:val="28"/>
          <w:szCs w:val="28"/>
        </w:rPr>
        <w:t>’ the policeman looked very intently at them both, ‘</w:t>
      </w:r>
      <w:ins w:id="7499" w:author="Daisy Watt" w:date="2026-06-22T04:32:00Z" w16du:dateUtc="2026-06-22T02:32:00Z">
        <w:r w:rsidR="002A4F71">
          <w:rPr>
            <w:rFonts w:ascii="Cambria" w:hAnsi="Cambria"/>
            <w:sz w:val="28"/>
            <w:szCs w:val="28"/>
          </w:rPr>
          <w:t>—</w:t>
        </w:r>
      </w:ins>
      <w:r w:rsidR="00155560">
        <w:rPr>
          <w:rFonts w:ascii="Cambria" w:hAnsi="Cambria"/>
          <w:sz w:val="28"/>
          <w:szCs w:val="28"/>
        </w:rPr>
        <w:t xml:space="preserve">we received </w:t>
      </w:r>
      <w:r w:rsidR="00371C1A">
        <w:rPr>
          <w:rFonts w:ascii="Cambria" w:hAnsi="Cambria"/>
          <w:sz w:val="28"/>
          <w:szCs w:val="28"/>
        </w:rPr>
        <w:t>a call about Dex Harris this m</w:t>
      </w:r>
      <w:r w:rsidR="009B707D">
        <w:rPr>
          <w:rFonts w:ascii="Cambria" w:hAnsi="Cambria"/>
          <w:sz w:val="28"/>
          <w:szCs w:val="28"/>
        </w:rPr>
        <w:t>or</w:t>
      </w:r>
      <w:r w:rsidR="00371C1A">
        <w:rPr>
          <w:rFonts w:ascii="Cambria" w:hAnsi="Cambria"/>
          <w:sz w:val="28"/>
          <w:szCs w:val="28"/>
        </w:rPr>
        <w:t>ning</w:t>
      </w:r>
      <w:r w:rsidR="005A1284">
        <w:rPr>
          <w:rFonts w:ascii="Cambria" w:hAnsi="Cambria"/>
          <w:sz w:val="28"/>
          <w:szCs w:val="28"/>
        </w:rPr>
        <w:t>. It</w:t>
      </w:r>
      <w:r w:rsidR="00371C1A">
        <w:rPr>
          <w:rFonts w:ascii="Cambria" w:hAnsi="Cambria"/>
          <w:sz w:val="28"/>
          <w:szCs w:val="28"/>
        </w:rPr>
        <w:t xml:space="preserve"> raised some alarms.</w:t>
      </w:r>
      <w:r w:rsidR="009F4C67">
        <w:rPr>
          <w:rFonts w:ascii="Cambria" w:hAnsi="Cambria"/>
          <w:sz w:val="28"/>
          <w:szCs w:val="28"/>
        </w:rPr>
        <w:t>’</w:t>
      </w:r>
    </w:p>
    <w:p w14:paraId="2FCA465B" w14:textId="0AF8AE4B" w:rsidR="00CB4CEC" w:rsidRDefault="00CB4CEC" w:rsidP="00F86267">
      <w:pPr>
        <w:spacing w:line="360" w:lineRule="auto"/>
        <w:ind w:firstLine="720"/>
        <w:contextualSpacing/>
        <w:rPr>
          <w:rFonts w:ascii="Cambria" w:hAnsi="Cambria"/>
          <w:sz w:val="28"/>
          <w:szCs w:val="28"/>
        </w:rPr>
      </w:pPr>
      <w:r>
        <w:rPr>
          <w:rFonts w:ascii="Cambria" w:hAnsi="Cambria"/>
          <w:sz w:val="28"/>
          <w:szCs w:val="28"/>
        </w:rPr>
        <w:t>‘What kind of call?</w:t>
      </w:r>
      <w:r w:rsidR="001D0546">
        <w:rPr>
          <w:rFonts w:ascii="Cambria" w:hAnsi="Cambria"/>
          <w:sz w:val="28"/>
          <w:szCs w:val="28"/>
        </w:rPr>
        <w:t>’</w:t>
      </w:r>
    </w:p>
    <w:p w14:paraId="41E4F78E" w14:textId="1AA22EE8" w:rsidR="00155560" w:rsidRDefault="00CB4CEC" w:rsidP="00F86267">
      <w:pPr>
        <w:spacing w:line="360" w:lineRule="auto"/>
        <w:ind w:firstLine="720"/>
        <w:contextualSpacing/>
        <w:rPr>
          <w:rFonts w:ascii="Cambria" w:hAnsi="Cambria"/>
          <w:sz w:val="28"/>
          <w:szCs w:val="28"/>
        </w:rPr>
      </w:pPr>
      <w:r>
        <w:rPr>
          <w:rFonts w:ascii="Cambria" w:hAnsi="Cambria"/>
          <w:sz w:val="28"/>
          <w:szCs w:val="28"/>
        </w:rPr>
        <w:t>‘</w:t>
      </w:r>
      <w:r w:rsidR="001D0546">
        <w:rPr>
          <w:rFonts w:ascii="Cambria" w:hAnsi="Cambria"/>
          <w:sz w:val="28"/>
          <w:szCs w:val="28"/>
        </w:rPr>
        <w:t>I can’t go into detail</w:t>
      </w:r>
      <w:ins w:id="7500" w:author="Daisy Watt" w:date="2026-06-22T04:32:00Z" w16du:dateUtc="2026-06-22T02:32:00Z">
        <w:r w:rsidR="008B7158">
          <w:rPr>
            <w:rFonts w:ascii="Cambria" w:hAnsi="Cambria"/>
            <w:sz w:val="28"/>
            <w:szCs w:val="28"/>
          </w:rPr>
          <w:t>,</w:t>
        </w:r>
      </w:ins>
      <w:r w:rsidR="001D0546">
        <w:rPr>
          <w:rFonts w:ascii="Cambria" w:hAnsi="Cambria"/>
          <w:sz w:val="28"/>
          <w:szCs w:val="28"/>
        </w:rPr>
        <w:t xml:space="preserve"> now</w:t>
      </w:r>
      <w:r w:rsidR="001B2F02">
        <w:rPr>
          <w:rFonts w:ascii="Cambria" w:hAnsi="Cambria"/>
          <w:sz w:val="28"/>
          <w:szCs w:val="28"/>
        </w:rPr>
        <w:t>.  O</w:t>
      </w:r>
      <w:r w:rsidR="009E2501">
        <w:rPr>
          <w:rFonts w:ascii="Cambria" w:hAnsi="Cambria"/>
          <w:sz w:val="28"/>
          <w:szCs w:val="28"/>
        </w:rPr>
        <w:t>bviously</w:t>
      </w:r>
      <w:r w:rsidR="001B2F02">
        <w:rPr>
          <w:rFonts w:ascii="Cambria" w:hAnsi="Cambria"/>
          <w:sz w:val="28"/>
          <w:szCs w:val="28"/>
        </w:rPr>
        <w:t>,</w:t>
      </w:r>
      <w:r w:rsidR="009E2501">
        <w:rPr>
          <w:rFonts w:ascii="Cambria" w:hAnsi="Cambria"/>
          <w:sz w:val="28"/>
          <w:szCs w:val="28"/>
        </w:rPr>
        <w:t xml:space="preserve"> we’re checking</w:t>
      </w:r>
      <w:r w:rsidR="001D0546">
        <w:rPr>
          <w:rFonts w:ascii="Cambria" w:hAnsi="Cambria"/>
          <w:sz w:val="28"/>
          <w:szCs w:val="28"/>
        </w:rPr>
        <w:t xml:space="preserve"> the authenticity.  But</w:t>
      </w:r>
      <w:r w:rsidR="009E2501">
        <w:rPr>
          <w:rFonts w:ascii="Cambria" w:hAnsi="Cambria"/>
          <w:sz w:val="28"/>
          <w:szCs w:val="28"/>
        </w:rPr>
        <w:t xml:space="preserve"> t</w:t>
      </w:r>
      <w:r w:rsidR="005A1284">
        <w:rPr>
          <w:rFonts w:ascii="Cambria" w:hAnsi="Cambria"/>
          <w:sz w:val="28"/>
          <w:szCs w:val="28"/>
        </w:rPr>
        <w:t xml:space="preserve">he caller </w:t>
      </w:r>
      <w:r>
        <w:rPr>
          <w:rFonts w:ascii="Cambria" w:hAnsi="Cambria"/>
          <w:sz w:val="28"/>
          <w:szCs w:val="28"/>
        </w:rPr>
        <w:t>suggested</w:t>
      </w:r>
      <w:r w:rsidR="001B2F02">
        <w:rPr>
          <w:rFonts w:ascii="Cambria" w:hAnsi="Cambria"/>
          <w:sz w:val="28"/>
          <w:szCs w:val="28"/>
        </w:rPr>
        <w:t xml:space="preserve"> Mr Harris</w:t>
      </w:r>
      <w:r>
        <w:rPr>
          <w:rFonts w:ascii="Cambria" w:hAnsi="Cambria"/>
          <w:sz w:val="28"/>
          <w:szCs w:val="28"/>
        </w:rPr>
        <w:t xml:space="preserve"> had things to hide</w:t>
      </w:r>
      <w:r w:rsidR="005A1284">
        <w:rPr>
          <w:rFonts w:ascii="Cambria" w:hAnsi="Cambria"/>
          <w:sz w:val="28"/>
          <w:szCs w:val="28"/>
        </w:rPr>
        <w:t>.</w:t>
      </w:r>
      <w:r w:rsidR="00155560">
        <w:rPr>
          <w:rFonts w:ascii="Cambria" w:hAnsi="Cambria"/>
          <w:sz w:val="28"/>
          <w:szCs w:val="28"/>
        </w:rPr>
        <w:t>’</w:t>
      </w:r>
    </w:p>
    <w:p w14:paraId="58E41275" w14:textId="1591D100" w:rsidR="009F4C67" w:rsidRDefault="00371C1A" w:rsidP="00155560">
      <w:pPr>
        <w:spacing w:line="360" w:lineRule="auto"/>
        <w:ind w:firstLine="720"/>
        <w:contextualSpacing/>
        <w:rPr>
          <w:rFonts w:ascii="Cambria" w:hAnsi="Cambria"/>
          <w:sz w:val="28"/>
          <w:szCs w:val="28"/>
        </w:rPr>
      </w:pPr>
      <w:r>
        <w:rPr>
          <w:rFonts w:ascii="Cambria" w:hAnsi="Cambria"/>
          <w:sz w:val="28"/>
          <w:szCs w:val="28"/>
        </w:rPr>
        <w:t xml:space="preserve"> </w:t>
      </w:r>
      <w:r w:rsidR="00155560">
        <w:rPr>
          <w:rFonts w:ascii="Cambria" w:hAnsi="Cambria"/>
          <w:sz w:val="28"/>
          <w:szCs w:val="28"/>
        </w:rPr>
        <w:t>‘Dex? No way</w:t>
      </w:r>
      <w:ins w:id="7501" w:author="Daisy Watt" w:date="2026-06-22T04:33:00Z" w16du:dateUtc="2026-06-22T02:33:00Z">
        <w:r w:rsidR="00473204">
          <w:rPr>
            <w:rFonts w:ascii="Cambria" w:hAnsi="Cambria"/>
            <w:sz w:val="28"/>
            <w:szCs w:val="28"/>
          </w:rPr>
          <w:t>.’</w:t>
        </w:r>
      </w:ins>
      <w:del w:id="7502" w:author="Daisy Watt" w:date="2026-06-22T04:32:00Z" w16du:dateUtc="2026-06-22T02:32:00Z">
        <w:r w:rsidR="00155560">
          <w:rPr>
            <w:rFonts w:ascii="Cambria" w:hAnsi="Cambria"/>
            <w:sz w:val="28"/>
            <w:szCs w:val="28"/>
          </w:rPr>
          <w:delText>,’</w:delText>
        </w:r>
      </w:del>
      <w:r w:rsidR="00155560">
        <w:rPr>
          <w:rFonts w:ascii="Cambria" w:hAnsi="Cambria"/>
          <w:sz w:val="28"/>
          <w:szCs w:val="28"/>
        </w:rPr>
        <w:t xml:space="preserve"> Ruth </w:t>
      </w:r>
      <w:r w:rsidR="00D20DB4">
        <w:rPr>
          <w:rFonts w:ascii="Cambria" w:hAnsi="Cambria"/>
          <w:sz w:val="28"/>
          <w:szCs w:val="28"/>
        </w:rPr>
        <w:t>was</w:t>
      </w:r>
      <w:r w:rsidR="00155560">
        <w:rPr>
          <w:rFonts w:ascii="Cambria" w:hAnsi="Cambria"/>
          <w:sz w:val="28"/>
          <w:szCs w:val="28"/>
        </w:rPr>
        <w:t xml:space="preserve"> vehement,</w:t>
      </w:r>
      <w:r w:rsidR="00D20DB4">
        <w:rPr>
          <w:rFonts w:ascii="Cambria" w:hAnsi="Cambria"/>
          <w:sz w:val="28"/>
          <w:szCs w:val="28"/>
        </w:rPr>
        <w:t xml:space="preserve"> shaking her head</w:t>
      </w:r>
      <w:ins w:id="7503" w:author="Daisy Watt" w:date="2026-06-22T04:33:00Z" w16du:dateUtc="2026-06-22T02:33:00Z">
        <w:r w:rsidR="00825445">
          <w:rPr>
            <w:rFonts w:ascii="Cambria" w:hAnsi="Cambria"/>
            <w:sz w:val="28"/>
            <w:szCs w:val="28"/>
          </w:rPr>
          <w:t>,</w:t>
        </w:r>
      </w:ins>
      <w:r w:rsidR="00D20DB4">
        <w:rPr>
          <w:rFonts w:ascii="Cambria" w:hAnsi="Cambria"/>
          <w:sz w:val="28"/>
          <w:szCs w:val="28"/>
        </w:rPr>
        <w:t xml:space="preserve"> so her</w:t>
      </w:r>
      <w:r w:rsidR="002D12BD">
        <w:rPr>
          <w:rFonts w:ascii="Cambria" w:hAnsi="Cambria"/>
          <w:sz w:val="28"/>
          <w:szCs w:val="28"/>
        </w:rPr>
        <w:t xml:space="preserve"> sharp</w:t>
      </w:r>
      <w:r w:rsidR="00155560">
        <w:rPr>
          <w:rFonts w:ascii="Cambria" w:hAnsi="Cambria"/>
          <w:sz w:val="28"/>
          <w:szCs w:val="28"/>
        </w:rPr>
        <w:t xml:space="preserve"> bob sw</w:t>
      </w:r>
      <w:r w:rsidR="00D20DB4">
        <w:rPr>
          <w:rFonts w:ascii="Cambria" w:hAnsi="Cambria"/>
          <w:sz w:val="28"/>
          <w:szCs w:val="28"/>
        </w:rPr>
        <w:t>un</w:t>
      </w:r>
      <w:r w:rsidR="00155560">
        <w:rPr>
          <w:rFonts w:ascii="Cambria" w:hAnsi="Cambria"/>
          <w:sz w:val="28"/>
          <w:szCs w:val="28"/>
        </w:rPr>
        <w:t xml:space="preserve">g symmetrically. </w:t>
      </w:r>
      <w:r w:rsidR="005A1284">
        <w:rPr>
          <w:rFonts w:ascii="Cambria" w:hAnsi="Cambria"/>
          <w:sz w:val="28"/>
          <w:szCs w:val="28"/>
        </w:rPr>
        <w:t>‘Must be a prank.’</w:t>
      </w:r>
    </w:p>
    <w:p w14:paraId="7BFE11B8" w14:textId="7C6A7741" w:rsidR="00E35008" w:rsidRDefault="00155560" w:rsidP="00F86267">
      <w:pPr>
        <w:spacing w:line="360" w:lineRule="auto"/>
        <w:ind w:firstLine="720"/>
        <w:contextualSpacing/>
        <w:rPr>
          <w:rFonts w:ascii="Cambria" w:hAnsi="Cambria"/>
          <w:sz w:val="28"/>
          <w:szCs w:val="28"/>
        </w:rPr>
      </w:pPr>
      <w:r>
        <w:rPr>
          <w:rFonts w:ascii="Cambria" w:hAnsi="Cambria"/>
          <w:sz w:val="28"/>
          <w:szCs w:val="28"/>
        </w:rPr>
        <w:t>‘</w:t>
      </w:r>
      <w:r w:rsidR="005A1284">
        <w:rPr>
          <w:rFonts w:ascii="Cambria" w:hAnsi="Cambria"/>
          <w:sz w:val="28"/>
          <w:szCs w:val="28"/>
        </w:rPr>
        <w:t>Maybe</w:t>
      </w:r>
      <w:del w:id="7504" w:author="Daisy Watt" w:date="2026-06-22T04:33:00Z" w16du:dateUtc="2026-06-22T02:33:00Z">
        <w:r w:rsidR="001D0546">
          <w:rPr>
            <w:rFonts w:ascii="Cambria" w:hAnsi="Cambria"/>
            <w:sz w:val="28"/>
            <w:szCs w:val="28"/>
          </w:rPr>
          <w:delText xml:space="preserve">,’ </w:delText>
        </w:r>
        <w:r w:rsidR="001D0546" w:rsidDel="00825445">
          <w:rPr>
            <w:rFonts w:ascii="Cambria" w:hAnsi="Cambria"/>
            <w:sz w:val="28"/>
            <w:szCs w:val="28"/>
          </w:rPr>
          <w:delText>t</w:delText>
        </w:r>
      </w:del>
      <w:ins w:id="7505" w:author="Daisy Watt" w:date="2026-06-22T04:33:00Z" w16du:dateUtc="2026-06-22T02:33:00Z">
        <w:r w:rsidR="00825445">
          <w:rPr>
            <w:rFonts w:ascii="Cambria" w:hAnsi="Cambria"/>
            <w:sz w:val="28"/>
            <w:szCs w:val="28"/>
          </w:rPr>
          <w:t>.’ T</w:t>
        </w:r>
      </w:ins>
      <w:r w:rsidR="001D0546">
        <w:rPr>
          <w:rFonts w:ascii="Cambria" w:hAnsi="Cambria"/>
          <w:sz w:val="28"/>
          <w:szCs w:val="28"/>
        </w:rPr>
        <w:t xml:space="preserve">he policeman </w:t>
      </w:r>
      <w:r w:rsidR="00D20DB4">
        <w:rPr>
          <w:rFonts w:ascii="Cambria" w:hAnsi="Cambria"/>
          <w:sz w:val="28"/>
          <w:szCs w:val="28"/>
        </w:rPr>
        <w:t>was</w:t>
      </w:r>
      <w:r w:rsidR="001D0546">
        <w:rPr>
          <w:rFonts w:ascii="Cambria" w:hAnsi="Cambria"/>
          <w:sz w:val="28"/>
          <w:szCs w:val="28"/>
        </w:rPr>
        <w:t xml:space="preserve"> calm. ‘No stone unturned</w:t>
      </w:r>
      <w:ins w:id="7506" w:author="Daisy Watt" w:date="2026-06-22T04:33:00Z" w16du:dateUtc="2026-06-22T02:33:00Z">
        <w:r w:rsidR="009A2209">
          <w:rPr>
            <w:rFonts w:ascii="Cambria" w:hAnsi="Cambria"/>
            <w:sz w:val="28"/>
            <w:szCs w:val="28"/>
          </w:rPr>
          <w:t>,</w:t>
        </w:r>
      </w:ins>
      <w:r w:rsidR="001D0546">
        <w:rPr>
          <w:rFonts w:ascii="Cambria" w:hAnsi="Cambria"/>
          <w:sz w:val="28"/>
          <w:szCs w:val="28"/>
        </w:rPr>
        <w:t xml:space="preserve"> though. </w:t>
      </w:r>
      <w:r w:rsidR="00B54C3A">
        <w:rPr>
          <w:rFonts w:ascii="Cambria" w:hAnsi="Cambria"/>
          <w:sz w:val="28"/>
          <w:szCs w:val="28"/>
        </w:rPr>
        <w:t>And f</w:t>
      </w:r>
      <w:r>
        <w:rPr>
          <w:rFonts w:ascii="Cambria" w:hAnsi="Cambria"/>
          <w:sz w:val="28"/>
          <w:szCs w:val="28"/>
        </w:rPr>
        <w:t>inally</w:t>
      </w:r>
      <w:r w:rsidR="00B54C3A">
        <w:rPr>
          <w:rFonts w:ascii="Cambria" w:hAnsi="Cambria"/>
          <w:sz w:val="28"/>
          <w:szCs w:val="28"/>
        </w:rPr>
        <w:t>, while I’m here</w:t>
      </w:r>
      <w:r w:rsidR="00371C1A">
        <w:rPr>
          <w:rFonts w:ascii="Cambria" w:hAnsi="Cambria"/>
          <w:sz w:val="28"/>
          <w:szCs w:val="28"/>
        </w:rPr>
        <w:t xml:space="preserve">, </w:t>
      </w:r>
      <w:r w:rsidR="00F86267">
        <w:rPr>
          <w:rFonts w:ascii="Cambria" w:hAnsi="Cambria"/>
          <w:sz w:val="28"/>
          <w:szCs w:val="28"/>
        </w:rPr>
        <w:t>I wondered, have</w:t>
      </w:r>
      <w:r w:rsidR="00F80079">
        <w:rPr>
          <w:rFonts w:ascii="Cambria" w:hAnsi="Cambria"/>
          <w:sz w:val="28"/>
          <w:szCs w:val="28"/>
        </w:rPr>
        <w:t xml:space="preserve"> you see</w:t>
      </w:r>
      <w:r w:rsidR="005555CB">
        <w:rPr>
          <w:rFonts w:ascii="Cambria" w:hAnsi="Cambria"/>
          <w:sz w:val="28"/>
          <w:szCs w:val="28"/>
        </w:rPr>
        <w:t>n</w:t>
      </w:r>
      <w:r w:rsidR="00F80079">
        <w:rPr>
          <w:rFonts w:ascii="Cambria" w:hAnsi="Cambria"/>
          <w:sz w:val="28"/>
          <w:szCs w:val="28"/>
        </w:rPr>
        <w:t xml:space="preserve"> this </w:t>
      </w:r>
      <w:r w:rsidR="00B5560C">
        <w:rPr>
          <w:rFonts w:ascii="Cambria" w:hAnsi="Cambria"/>
          <w:sz w:val="28"/>
          <w:szCs w:val="28"/>
        </w:rPr>
        <w:t>l</w:t>
      </w:r>
      <w:r w:rsidR="00F80079">
        <w:rPr>
          <w:rFonts w:ascii="Cambria" w:hAnsi="Cambria"/>
          <w:sz w:val="28"/>
          <w:szCs w:val="28"/>
        </w:rPr>
        <w:t xml:space="preserve">ist?’ </w:t>
      </w:r>
    </w:p>
    <w:p w14:paraId="5ADDD163" w14:textId="6C93CB59" w:rsidR="00F80079" w:rsidRDefault="00E35008" w:rsidP="008D149C">
      <w:pPr>
        <w:spacing w:line="360" w:lineRule="auto"/>
        <w:ind w:firstLine="720"/>
        <w:contextualSpacing/>
        <w:rPr>
          <w:rFonts w:ascii="Cambria" w:hAnsi="Cambria"/>
          <w:sz w:val="28"/>
          <w:szCs w:val="28"/>
        </w:rPr>
      </w:pPr>
      <w:r>
        <w:rPr>
          <w:rFonts w:ascii="Cambria" w:hAnsi="Cambria"/>
          <w:sz w:val="28"/>
          <w:szCs w:val="28"/>
        </w:rPr>
        <w:t>S</w:t>
      </w:r>
      <w:r w:rsidR="00155560">
        <w:rPr>
          <w:rFonts w:ascii="Cambria" w:hAnsi="Cambria"/>
          <w:sz w:val="28"/>
          <w:szCs w:val="28"/>
        </w:rPr>
        <w:t>avannah</w:t>
      </w:r>
      <w:r>
        <w:rPr>
          <w:rFonts w:ascii="Cambria" w:hAnsi="Cambria"/>
          <w:sz w:val="28"/>
          <w:szCs w:val="28"/>
        </w:rPr>
        <w:t xml:space="preserve"> realised t</w:t>
      </w:r>
      <w:r w:rsidR="00F80079">
        <w:rPr>
          <w:rFonts w:ascii="Cambria" w:hAnsi="Cambria"/>
          <w:sz w:val="28"/>
          <w:szCs w:val="28"/>
        </w:rPr>
        <w:t xml:space="preserve">he </w:t>
      </w:r>
      <w:del w:id="7507" w:author="Claire S" w:date="2026-05-27T13:13:00Z" w16du:dateUtc="2026-05-27T12:13:00Z">
        <w:r w:rsidR="00F80079" w:rsidDel="00383D27">
          <w:rPr>
            <w:rFonts w:ascii="Cambria" w:hAnsi="Cambria"/>
            <w:sz w:val="28"/>
            <w:szCs w:val="28"/>
          </w:rPr>
          <w:delText>copper</w:delText>
        </w:r>
      </w:del>
      <w:ins w:id="7508" w:author="Claire S" w:date="2026-05-27T13:13:00Z" w16du:dateUtc="2026-05-27T12:13:00Z">
        <w:r w:rsidR="00383D27">
          <w:rPr>
            <w:rFonts w:ascii="Cambria" w:hAnsi="Cambria"/>
            <w:sz w:val="28"/>
            <w:szCs w:val="28"/>
          </w:rPr>
          <w:t>officer</w:t>
        </w:r>
      </w:ins>
      <w:del w:id="7509" w:author="Claire S" w:date="2026-05-27T13:13:00Z" w16du:dateUtc="2026-05-27T12:13:00Z">
        <w:r w:rsidR="00F80079" w:rsidDel="00383D27">
          <w:rPr>
            <w:rFonts w:ascii="Cambria" w:hAnsi="Cambria"/>
            <w:sz w:val="28"/>
            <w:szCs w:val="28"/>
          </w:rPr>
          <w:delText xml:space="preserve"> </w:delText>
        </w:r>
      </w:del>
      <w:ins w:id="7510" w:author="Claire S" w:date="2026-05-27T13:13:00Z" w16du:dateUtc="2026-05-27T12:13:00Z">
        <w:r w:rsidR="00383D27">
          <w:rPr>
            <w:rFonts w:ascii="Cambria" w:hAnsi="Cambria"/>
            <w:sz w:val="28"/>
            <w:szCs w:val="28"/>
          </w:rPr>
          <w:t xml:space="preserve"> </w:t>
        </w:r>
      </w:ins>
      <w:r w:rsidR="001B2F02">
        <w:rPr>
          <w:rFonts w:ascii="Cambria" w:hAnsi="Cambria"/>
          <w:sz w:val="28"/>
          <w:szCs w:val="28"/>
        </w:rPr>
        <w:t>was addressing her</w:t>
      </w:r>
      <w:ins w:id="7511" w:author="Daisy Watt" w:date="2026-06-22T04:44:00Z" w16du:dateUtc="2026-06-22T02:44:00Z">
        <w:r w:rsidR="00EF4A73">
          <w:rPr>
            <w:rFonts w:ascii="Cambria" w:hAnsi="Cambria"/>
            <w:sz w:val="28"/>
            <w:szCs w:val="28"/>
          </w:rPr>
          <w:t>,</w:t>
        </w:r>
      </w:ins>
      <w:r w:rsidR="001B2F02">
        <w:rPr>
          <w:rFonts w:ascii="Cambria" w:hAnsi="Cambria"/>
          <w:sz w:val="28"/>
          <w:szCs w:val="28"/>
        </w:rPr>
        <w:t xml:space="preserve"> too</w:t>
      </w:r>
      <w:r w:rsidR="00F80079">
        <w:rPr>
          <w:rFonts w:ascii="Cambria" w:hAnsi="Cambria"/>
          <w:sz w:val="28"/>
          <w:szCs w:val="28"/>
        </w:rPr>
        <w:t>. ‘What list?’</w:t>
      </w:r>
    </w:p>
    <w:p w14:paraId="0FFD420D" w14:textId="5594368E" w:rsidR="00690073" w:rsidRDefault="00690073" w:rsidP="00FE009E">
      <w:pPr>
        <w:spacing w:line="360" w:lineRule="auto"/>
        <w:ind w:firstLine="720"/>
        <w:contextualSpacing/>
        <w:rPr>
          <w:rFonts w:ascii="Cambria" w:hAnsi="Cambria"/>
          <w:sz w:val="28"/>
          <w:szCs w:val="28"/>
        </w:rPr>
      </w:pPr>
      <w:r>
        <w:rPr>
          <w:rFonts w:ascii="Cambria" w:hAnsi="Cambria"/>
          <w:sz w:val="28"/>
          <w:szCs w:val="28"/>
        </w:rPr>
        <w:t>‘</w:t>
      </w:r>
      <w:r w:rsidR="008D149C">
        <w:rPr>
          <w:rFonts w:ascii="Cambria" w:hAnsi="Cambria"/>
          <w:sz w:val="28"/>
          <w:szCs w:val="28"/>
        </w:rPr>
        <w:t>C</w:t>
      </w:r>
      <w:r w:rsidR="009E130A">
        <w:rPr>
          <w:rFonts w:ascii="Cambria" w:hAnsi="Cambria"/>
          <w:sz w:val="28"/>
          <w:szCs w:val="28"/>
        </w:rPr>
        <w:t xml:space="preserve">alling itself </w:t>
      </w:r>
      <w:r>
        <w:rPr>
          <w:rFonts w:ascii="Cambria" w:hAnsi="Cambria"/>
          <w:sz w:val="28"/>
          <w:szCs w:val="28"/>
        </w:rPr>
        <w:t>a Death List</w:t>
      </w:r>
      <w:del w:id="7512" w:author="Daisy Watt" w:date="2026-06-22T04:33:00Z" w16du:dateUtc="2026-06-22T02:33:00Z">
        <w:r w:rsidR="005555CB">
          <w:rPr>
            <w:rFonts w:ascii="Cambria" w:hAnsi="Cambria"/>
            <w:sz w:val="28"/>
            <w:szCs w:val="28"/>
          </w:rPr>
          <w:delText>,</w:delText>
        </w:r>
        <w:r>
          <w:rPr>
            <w:rFonts w:ascii="Cambria" w:hAnsi="Cambria"/>
            <w:sz w:val="28"/>
            <w:szCs w:val="28"/>
          </w:rPr>
          <w:delText>’</w:delText>
        </w:r>
        <w:r w:rsidR="005555CB">
          <w:rPr>
            <w:rFonts w:ascii="Cambria" w:hAnsi="Cambria"/>
            <w:sz w:val="28"/>
            <w:szCs w:val="28"/>
          </w:rPr>
          <w:delText xml:space="preserve"> </w:delText>
        </w:r>
        <w:r w:rsidR="005555CB" w:rsidDel="008F7D0F">
          <w:rPr>
            <w:rFonts w:ascii="Cambria" w:hAnsi="Cambria"/>
            <w:sz w:val="28"/>
            <w:szCs w:val="28"/>
          </w:rPr>
          <w:delText>h</w:delText>
        </w:r>
      </w:del>
      <w:ins w:id="7513" w:author="Daisy Watt" w:date="2026-06-22T04:33:00Z" w16du:dateUtc="2026-06-22T02:33:00Z">
        <w:r w:rsidR="008F7D0F">
          <w:rPr>
            <w:rFonts w:ascii="Cambria" w:hAnsi="Cambria"/>
            <w:sz w:val="28"/>
            <w:szCs w:val="28"/>
          </w:rPr>
          <w:t>.’ H</w:t>
        </w:r>
      </w:ins>
      <w:r w:rsidR="005555CB">
        <w:rPr>
          <w:rFonts w:ascii="Cambria" w:hAnsi="Cambria"/>
          <w:sz w:val="28"/>
          <w:szCs w:val="28"/>
        </w:rPr>
        <w:t>e</w:t>
      </w:r>
      <w:r w:rsidR="006712CD">
        <w:rPr>
          <w:rFonts w:ascii="Cambria" w:hAnsi="Cambria"/>
          <w:sz w:val="28"/>
          <w:szCs w:val="28"/>
        </w:rPr>
        <w:t xml:space="preserve"> </w:t>
      </w:r>
      <w:r w:rsidR="005555CB">
        <w:rPr>
          <w:rFonts w:ascii="Cambria" w:hAnsi="Cambria"/>
          <w:sz w:val="28"/>
          <w:szCs w:val="28"/>
        </w:rPr>
        <w:t>fish</w:t>
      </w:r>
      <w:r w:rsidR="00E35008">
        <w:rPr>
          <w:rFonts w:ascii="Cambria" w:hAnsi="Cambria"/>
          <w:sz w:val="28"/>
          <w:szCs w:val="28"/>
        </w:rPr>
        <w:t>ed</w:t>
      </w:r>
      <w:r w:rsidR="005555CB">
        <w:rPr>
          <w:rFonts w:ascii="Cambria" w:hAnsi="Cambria"/>
          <w:sz w:val="28"/>
          <w:szCs w:val="28"/>
        </w:rPr>
        <w:t xml:space="preserve"> a phone out of his pocket.</w:t>
      </w:r>
      <w:r w:rsidR="00B5560C">
        <w:rPr>
          <w:rFonts w:ascii="Cambria" w:hAnsi="Cambria"/>
          <w:sz w:val="28"/>
          <w:szCs w:val="28"/>
        </w:rPr>
        <w:t xml:space="preserve"> ‘</w:t>
      </w:r>
      <w:r w:rsidR="008D149C">
        <w:rPr>
          <w:rFonts w:ascii="Cambria" w:hAnsi="Cambria"/>
          <w:sz w:val="28"/>
          <w:szCs w:val="28"/>
        </w:rPr>
        <w:t>P</w:t>
      </w:r>
      <w:r w:rsidR="00B5560C">
        <w:rPr>
          <w:rFonts w:ascii="Cambria" w:hAnsi="Cambria"/>
          <w:sz w:val="28"/>
          <w:szCs w:val="28"/>
        </w:rPr>
        <w:t>retty sure it’s just online hoaxers</w:t>
      </w:r>
      <w:r w:rsidR="005238E0">
        <w:rPr>
          <w:rFonts w:ascii="Cambria" w:hAnsi="Cambria"/>
          <w:sz w:val="28"/>
          <w:szCs w:val="28"/>
        </w:rPr>
        <w:t>, but we’d be remiss not to check it out</w:t>
      </w:r>
      <w:r w:rsidR="00B5560C">
        <w:rPr>
          <w:rFonts w:ascii="Cambria" w:hAnsi="Cambria"/>
          <w:sz w:val="28"/>
          <w:szCs w:val="28"/>
        </w:rPr>
        <w:t>.’</w:t>
      </w:r>
    </w:p>
    <w:p w14:paraId="40FD4421" w14:textId="68364EAE" w:rsidR="00690073" w:rsidRDefault="00690073" w:rsidP="00FE009E">
      <w:pPr>
        <w:spacing w:line="360" w:lineRule="auto"/>
        <w:ind w:firstLine="720"/>
        <w:contextualSpacing/>
        <w:rPr>
          <w:rFonts w:ascii="Cambria" w:hAnsi="Cambria"/>
          <w:sz w:val="28"/>
          <w:szCs w:val="28"/>
        </w:rPr>
      </w:pPr>
      <w:r>
        <w:rPr>
          <w:rFonts w:ascii="Cambria" w:hAnsi="Cambria"/>
          <w:sz w:val="28"/>
          <w:szCs w:val="28"/>
        </w:rPr>
        <w:t xml:space="preserve">‘A </w:t>
      </w:r>
      <w:r w:rsidRPr="003A3790">
        <w:rPr>
          <w:rFonts w:ascii="Cambria" w:hAnsi="Cambria"/>
          <w:i/>
          <w:iCs/>
          <w:sz w:val="28"/>
          <w:szCs w:val="28"/>
        </w:rPr>
        <w:t>what</w:t>
      </w:r>
      <w:r w:rsidR="00B5560C">
        <w:rPr>
          <w:rFonts w:ascii="Cambria" w:hAnsi="Cambria"/>
          <w:sz w:val="28"/>
          <w:szCs w:val="28"/>
        </w:rPr>
        <w:t xml:space="preserve"> list</w:t>
      </w:r>
      <w:r>
        <w:rPr>
          <w:rFonts w:ascii="Cambria" w:hAnsi="Cambria"/>
          <w:sz w:val="28"/>
          <w:szCs w:val="28"/>
        </w:rPr>
        <w:t xml:space="preserve">?’ </w:t>
      </w:r>
    </w:p>
    <w:p w14:paraId="363B2B35" w14:textId="3C8897AA" w:rsidR="00320819" w:rsidRDefault="00B5560C" w:rsidP="00FE009E">
      <w:pPr>
        <w:spacing w:line="360" w:lineRule="auto"/>
        <w:ind w:firstLine="720"/>
        <w:contextualSpacing/>
        <w:rPr>
          <w:rFonts w:ascii="Cambria" w:hAnsi="Cambria"/>
          <w:sz w:val="28"/>
          <w:szCs w:val="28"/>
        </w:rPr>
      </w:pPr>
      <w:r>
        <w:rPr>
          <w:rFonts w:ascii="Cambria" w:hAnsi="Cambria"/>
          <w:sz w:val="28"/>
          <w:szCs w:val="28"/>
        </w:rPr>
        <w:t>‘Thing is,’ t</w:t>
      </w:r>
      <w:r w:rsidR="00690073">
        <w:rPr>
          <w:rFonts w:ascii="Cambria" w:hAnsi="Cambria"/>
          <w:sz w:val="28"/>
          <w:szCs w:val="28"/>
        </w:rPr>
        <w:t xml:space="preserve">he policeman </w:t>
      </w:r>
      <w:r w:rsidR="00F86267">
        <w:rPr>
          <w:rFonts w:ascii="Cambria" w:hAnsi="Cambria"/>
          <w:sz w:val="28"/>
          <w:szCs w:val="28"/>
        </w:rPr>
        <w:t>extended the phone</w:t>
      </w:r>
      <w:r>
        <w:rPr>
          <w:rFonts w:ascii="Cambria" w:hAnsi="Cambria"/>
          <w:sz w:val="28"/>
          <w:szCs w:val="28"/>
        </w:rPr>
        <w:t xml:space="preserve">, </w:t>
      </w:r>
      <w:r w:rsidR="00690073">
        <w:rPr>
          <w:rFonts w:ascii="Cambria" w:hAnsi="Cambria"/>
          <w:sz w:val="28"/>
          <w:szCs w:val="28"/>
        </w:rPr>
        <w:t>‘</w:t>
      </w:r>
      <w:r w:rsidR="001B2F02">
        <w:rPr>
          <w:rFonts w:ascii="Cambria" w:hAnsi="Cambria"/>
          <w:sz w:val="28"/>
          <w:szCs w:val="28"/>
        </w:rPr>
        <w:t xml:space="preserve">it mentions </w:t>
      </w:r>
      <w:r w:rsidR="008517BD">
        <w:rPr>
          <w:rFonts w:ascii="Cambria" w:hAnsi="Cambria"/>
          <w:sz w:val="28"/>
          <w:szCs w:val="28"/>
        </w:rPr>
        <w:t xml:space="preserve">one of </w:t>
      </w:r>
      <w:r w:rsidR="00320819">
        <w:rPr>
          <w:rFonts w:ascii="Cambria" w:hAnsi="Cambria"/>
          <w:sz w:val="28"/>
          <w:szCs w:val="28"/>
        </w:rPr>
        <w:t>you</w:t>
      </w:r>
      <w:r w:rsidR="001B2F02">
        <w:rPr>
          <w:rFonts w:ascii="Cambria" w:hAnsi="Cambria"/>
          <w:sz w:val="28"/>
          <w:szCs w:val="28"/>
        </w:rPr>
        <w:t xml:space="preserve"> Langleys</w:t>
      </w:r>
      <w:r w:rsidR="00320819">
        <w:rPr>
          <w:rFonts w:ascii="Cambria" w:hAnsi="Cambria"/>
          <w:sz w:val="28"/>
          <w:szCs w:val="28"/>
        </w:rPr>
        <w:t>.’</w:t>
      </w:r>
    </w:p>
    <w:p w14:paraId="792C5336" w14:textId="1B5D9B82" w:rsidR="00DF30E7" w:rsidRDefault="00690073" w:rsidP="00690073">
      <w:pPr>
        <w:spacing w:line="360" w:lineRule="auto"/>
        <w:ind w:firstLine="720"/>
        <w:contextualSpacing/>
        <w:rPr>
          <w:rFonts w:ascii="Cambria" w:hAnsi="Cambria"/>
          <w:sz w:val="28"/>
          <w:szCs w:val="28"/>
        </w:rPr>
      </w:pPr>
      <w:r>
        <w:rPr>
          <w:rFonts w:ascii="Cambria" w:hAnsi="Cambria"/>
          <w:sz w:val="28"/>
          <w:szCs w:val="28"/>
        </w:rPr>
        <w:t>‘</w:t>
      </w:r>
      <w:r w:rsidR="001B2F02">
        <w:rPr>
          <w:rFonts w:ascii="Cambria" w:hAnsi="Cambria"/>
          <w:sz w:val="28"/>
          <w:szCs w:val="28"/>
        </w:rPr>
        <w:t>Us</w:t>
      </w:r>
      <w:r>
        <w:rPr>
          <w:rFonts w:ascii="Cambria" w:hAnsi="Cambria"/>
          <w:sz w:val="28"/>
          <w:szCs w:val="28"/>
        </w:rPr>
        <w:t xml:space="preserve">?’ </w:t>
      </w:r>
      <w:r w:rsidR="00B5560C">
        <w:rPr>
          <w:rFonts w:ascii="Cambria" w:hAnsi="Cambria"/>
          <w:sz w:val="28"/>
          <w:szCs w:val="28"/>
        </w:rPr>
        <w:t>T</w:t>
      </w:r>
      <w:r>
        <w:rPr>
          <w:rFonts w:ascii="Cambria" w:hAnsi="Cambria"/>
          <w:sz w:val="28"/>
          <w:szCs w:val="28"/>
        </w:rPr>
        <w:t xml:space="preserve">he voices around </w:t>
      </w:r>
      <w:r w:rsidR="006C23B4">
        <w:rPr>
          <w:rFonts w:ascii="Cambria" w:hAnsi="Cambria"/>
          <w:sz w:val="28"/>
          <w:szCs w:val="28"/>
        </w:rPr>
        <w:t>Savannah</w:t>
      </w:r>
      <w:r w:rsidR="00DB59C3">
        <w:rPr>
          <w:rFonts w:ascii="Cambria" w:hAnsi="Cambria"/>
          <w:sz w:val="28"/>
          <w:szCs w:val="28"/>
        </w:rPr>
        <w:t xml:space="preserve"> </w:t>
      </w:r>
      <w:r w:rsidR="00D20DB4">
        <w:rPr>
          <w:rFonts w:ascii="Cambria" w:hAnsi="Cambria"/>
          <w:sz w:val="28"/>
          <w:szCs w:val="28"/>
        </w:rPr>
        <w:t>had gone kind of</w:t>
      </w:r>
      <w:r>
        <w:rPr>
          <w:rFonts w:ascii="Cambria" w:hAnsi="Cambria"/>
          <w:sz w:val="28"/>
          <w:szCs w:val="28"/>
        </w:rPr>
        <w:t xml:space="preserve"> echoey</w:t>
      </w:r>
      <w:r w:rsidR="001C57E9">
        <w:rPr>
          <w:rFonts w:ascii="Cambria" w:hAnsi="Cambria"/>
          <w:sz w:val="28"/>
          <w:szCs w:val="28"/>
        </w:rPr>
        <w:t>,</w:t>
      </w:r>
      <w:r>
        <w:rPr>
          <w:rFonts w:ascii="Cambria" w:hAnsi="Cambria"/>
          <w:sz w:val="28"/>
          <w:szCs w:val="28"/>
        </w:rPr>
        <w:t xml:space="preserve"> like </w:t>
      </w:r>
      <w:r w:rsidR="00B5560C">
        <w:rPr>
          <w:rFonts w:ascii="Cambria" w:hAnsi="Cambria"/>
          <w:sz w:val="28"/>
          <w:szCs w:val="28"/>
        </w:rPr>
        <w:t xml:space="preserve">she was </w:t>
      </w:r>
      <w:r>
        <w:rPr>
          <w:rFonts w:ascii="Cambria" w:hAnsi="Cambria"/>
          <w:sz w:val="28"/>
          <w:szCs w:val="28"/>
        </w:rPr>
        <w:t xml:space="preserve">in a </w:t>
      </w:r>
      <w:r w:rsidR="00D20DB4">
        <w:rPr>
          <w:rFonts w:ascii="Cambria" w:hAnsi="Cambria"/>
          <w:sz w:val="28"/>
          <w:szCs w:val="28"/>
        </w:rPr>
        <w:t xml:space="preserve">public </w:t>
      </w:r>
      <w:commentRangeStart w:id="7514"/>
      <w:r w:rsidR="00D20DB4">
        <w:rPr>
          <w:rFonts w:ascii="Cambria" w:hAnsi="Cambria"/>
          <w:sz w:val="28"/>
          <w:szCs w:val="28"/>
        </w:rPr>
        <w:t>swimming</w:t>
      </w:r>
      <w:del w:id="7515" w:author="Claire S" w:date="2026-07-22T10:58:00Z" w16du:dateUtc="2026-07-22T09:58:00Z">
        <w:r w:rsidR="003A3790" w:rsidDel="00295515">
          <w:rPr>
            <w:rFonts w:ascii="Cambria" w:hAnsi="Cambria"/>
            <w:sz w:val="28"/>
            <w:szCs w:val="28"/>
          </w:rPr>
          <w:delText>-</w:delText>
        </w:r>
        <w:r w:rsidR="00D20DB4" w:rsidDel="00295515">
          <w:rPr>
            <w:rFonts w:ascii="Cambria" w:hAnsi="Cambria"/>
            <w:sz w:val="28"/>
            <w:szCs w:val="28"/>
          </w:rPr>
          <w:delText>bath</w:delText>
        </w:r>
      </w:del>
      <w:ins w:id="7516" w:author="Claire S" w:date="2026-07-22T10:58:00Z" w16du:dateUtc="2026-07-22T09:58:00Z">
        <w:r w:rsidR="00295515">
          <w:rPr>
            <w:rFonts w:ascii="Cambria" w:hAnsi="Cambria"/>
            <w:sz w:val="28"/>
            <w:szCs w:val="28"/>
          </w:rPr>
          <w:t xml:space="preserve"> pool</w:t>
        </w:r>
      </w:ins>
      <w:r w:rsidR="003A3790">
        <w:rPr>
          <w:rFonts w:ascii="Cambria" w:hAnsi="Cambria"/>
          <w:sz w:val="28"/>
          <w:szCs w:val="28"/>
        </w:rPr>
        <w:t>,</w:t>
      </w:r>
      <w:commentRangeEnd w:id="7514"/>
      <w:r w:rsidR="00442177">
        <w:rPr>
          <w:rStyle w:val="CommentReference"/>
          <w:rFonts w:ascii="Cambria" w:hAnsi="Cambria"/>
          <w:sz w:val="28"/>
          <w:szCs w:val="28"/>
        </w:rPr>
        <w:commentReference w:id="7514"/>
      </w:r>
      <w:r w:rsidR="003A3790">
        <w:rPr>
          <w:rFonts w:ascii="Cambria" w:hAnsi="Cambria"/>
          <w:sz w:val="28"/>
          <w:szCs w:val="28"/>
        </w:rPr>
        <w:t xml:space="preserve"> she imagined</w:t>
      </w:r>
      <w:ins w:id="7517" w:author="Daisy Watt" w:date="2026-06-22T04:45:00Z" w16du:dateUtc="2026-06-22T02:45:00Z">
        <w:r w:rsidR="00220B50">
          <w:rPr>
            <w:rFonts w:ascii="Cambria" w:hAnsi="Cambria"/>
            <w:sz w:val="28"/>
            <w:szCs w:val="28"/>
          </w:rPr>
          <w:t xml:space="preserve"> –</w:t>
        </w:r>
      </w:ins>
      <w:del w:id="7518" w:author="Claire S" w:date="2026-05-27T13:14:00Z" w16du:dateUtc="2026-05-27T12:14:00Z">
        <w:r w:rsidR="003A3790" w:rsidDel="00491E39">
          <w:rPr>
            <w:rFonts w:ascii="Cambria" w:hAnsi="Cambria"/>
            <w:sz w:val="28"/>
            <w:szCs w:val="28"/>
          </w:rPr>
          <w:delText>,</w:delText>
        </w:r>
      </w:del>
      <w:ins w:id="7519" w:author="Claire S" w:date="2026-05-27T13:14:00Z" w16du:dateUtc="2026-05-27T12:14:00Z">
        <w:del w:id="7520" w:author="Daisy Watt" w:date="2026-06-22T04:45:00Z" w16du:dateUtc="2026-06-22T02:45:00Z">
          <w:r w:rsidR="00491E39">
            <w:rPr>
              <w:rFonts w:ascii="Cambria" w:hAnsi="Cambria"/>
              <w:sz w:val="28"/>
              <w:szCs w:val="28"/>
            </w:rPr>
            <w:delText>;</w:delText>
          </w:r>
        </w:del>
      </w:ins>
      <w:del w:id="7521" w:author="Daisy Watt" w:date="2026-06-22T04:45:00Z" w16du:dateUtc="2026-06-22T02:45:00Z">
        <w:r w:rsidR="003A3790" w:rsidDel="00491E39">
          <w:rPr>
            <w:rFonts w:ascii="Cambria" w:hAnsi="Cambria"/>
            <w:sz w:val="28"/>
            <w:szCs w:val="28"/>
          </w:rPr>
          <w:delText xml:space="preserve"> it</w:delText>
        </w:r>
      </w:del>
      <w:r w:rsidR="003A3790">
        <w:rPr>
          <w:rFonts w:ascii="Cambria" w:hAnsi="Cambria"/>
          <w:sz w:val="28"/>
          <w:szCs w:val="28"/>
        </w:rPr>
        <w:t xml:space="preserve"> n</w:t>
      </w:r>
      <w:r w:rsidR="00D20DB4">
        <w:rPr>
          <w:rFonts w:ascii="Cambria" w:hAnsi="Cambria"/>
          <w:sz w:val="28"/>
          <w:szCs w:val="28"/>
        </w:rPr>
        <w:t>ot</w:t>
      </w:r>
      <w:r w:rsidR="003A3790">
        <w:rPr>
          <w:rFonts w:ascii="Cambria" w:hAnsi="Cambria"/>
          <w:sz w:val="28"/>
          <w:szCs w:val="28"/>
        </w:rPr>
        <w:t xml:space="preserve"> </w:t>
      </w:r>
      <w:ins w:id="7522" w:author="Claire S" w:date="2026-05-27T13:14:00Z" w16du:dateUtc="2026-05-27T12:14:00Z">
        <w:r w:rsidR="00491E39">
          <w:rPr>
            <w:rFonts w:ascii="Cambria" w:hAnsi="Cambria"/>
            <w:sz w:val="28"/>
            <w:szCs w:val="28"/>
          </w:rPr>
          <w:t>that she’d ever</w:t>
        </w:r>
      </w:ins>
      <w:del w:id="7523" w:author="Claire S" w:date="2026-05-27T13:14:00Z" w16du:dateUtc="2026-05-27T12:14:00Z">
        <w:r w:rsidR="003A3790" w:rsidDel="00491E39">
          <w:rPr>
            <w:rFonts w:ascii="Cambria" w:hAnsi="Cambria"/>
            <w:sz w:val="28"/>
            <w:szCs w:val="28"/>
          </w:rPr>
          <w:delText>being</w:delText>
        </w:r>
      </w:del>
      <w:r w:rsidR="00D20DB4">
        <w:rPr>
          <w:rFonts w:ascii="Cambria" w:hAnsi="Cambria"/>
          <w:sz w:val="28"/>
          <w:szCs w:val="28"/>
        </w:rPr>
        <w:t xml:space="preserve"> </w:t>
      </w:r>
      <w:del w:id="7524" w:author="Claire S" w:date="2026-05-27T13:14:00Z" w16du:dateUtc="2026-05-27T12:14:00Z">
        <w:r w:rsidR="00D20DB4" w:rsidDel="00491E39">
          <w:rPr>
            <w:rFonts w:ascii="Cambria" w:hAnsi="Cambria"/>
            <w:sz w:val="28"/>
            <w:szCs w:val="28"/>
          </w:rPr>
          <w:delText xml:space="preserve">somewhere she </w:delText>
        </w:r>
      </w:del>
      <w:r w:rsidR="00D20DB4">
        <w:rPr>
          <w:rFonts w:ascii="Cambria" w:hAnsi="Cambria"/>
          <w:sz w:val="28"/>
          <w:szCs w:val="28"/>
        </w:rPr>
        <w:t>frequented</w:t>
      </w:r>
      <w:ins w:id="7525" w:author="Claire S" w:date="2026-05-27T13:14:00Z" w16du:dateUtc="2026-05-27T12:14:00Z">
        <w:r w:rsidR="00491E39">
          <w:rPr>
            <w:rFonts w:ascii="Cambria" w:hAnsi="Cambria"/>
            <w:sz w:val="28"/>
            <w:szCs w:val="28"/>
          </w:rPr>
          <w:t xml:space="preserve"> one</w:t>
        </w:r>
      </w:ins>
      <w:r w:rsidR="0042215D">
        <w:rPr>
          <w:rFonts w:ascii="Cambria" w:hAnsi="Cambria"/>
          <w:sz w:val="28"/>
          <w:szCs w:val="28"/>
        </w:rPr>
        <w:t>.</w:t>
      </w:r>
      <w:r>
        <w:rPr>
          <w:rFonts w:ascii="Cambria" w:hAnsi="Cambria"/>
          <w:sz w:val="28"/>
          <w:szCs w:val="28"/>
        </w:rPr>
        <w:t xml:space="preserve"> </w:t>
      </w:r>
      <w:r w:rsidR="00F61C8D">
        <w:rPr>
          <w:rFonts w:ascii="Cambria" w:hAnsi="Cambria"/>
          <w:sz w:val="28"/>
          <w:szCs w:val="28"/>
        </w:rPr>
        <w:t>‘</w:t>
      </w:r>
      <w:r w:rsidR="0042215D">
        <w:rPr>
          <w:rFonts w:ascii="Cambria" w:hAnsi="Cambria"/>
          <w:sz w:val="28"/>
          <w:szCs w:val="28"/>
        </w:rPr>
        <w:t>Are you sure?’</w:t>
      </w:r>
      <w:r w:rsidR="000C7E56">
        <w:rPr>
          <w:rFonts w:ascii="Cambria" w:hAnsi="Cambria"/>
          <w:sz w:val="28"/>
          <w:szCs w:val="28"/>
        </w:rPr>
        <w:t xml:space="preserve"> </w:t>
      </w:r>
    </w:p>
    <w:p w14:paraId="6C97799B" w14:textId="36898F97" w:rsidR="00DF30E7" w:rsidRDefault="00DF30E7" w:rsidP="00DF30E7">
      <w:pPr>
        <w:spacing w:line="360" w:lineRule="auto"/>
        <w:ind w:firstLine="720"/>
        <w:contextualSpacing/>
        <w:rPr>
          <w:rFonts w:ascii="Cambria" w:hAnsi="Cambria"/>
          <w:sz w:val="28"/>
          <w:szCs w:val="28"/>
        </w:rPr>
      </w:pPr>
      <w:r>
        <w:rPr>
          <w:rFonts w:ascii="Cambria" w:hAnsi="Cambria"/>
          <w:sz w:val="28"/>
          <w:szCs w:val="28"/>
        </w:rPr>
        <w:t xml:space="preserve">‘’Fraid so. </w:t>
      </w:r>
      <w:del w:id="7526" w:author="Daisy Watt" w:date="2026-06-22T04:34:00Z" w16du:dateUtc="2026-06-22T02:34:00Z">
        <w:r w:rsidR="00590804">
          <w:rPr>
            <w:rFonts w:ascii="Cambria" w:hAnsi="Cambria"/>
            <w:sz w:val="28"/>
            <w:szCs w:val="28"/>
          </w:rPr>
          <w:delText>A Langley</w:delText>
        </w:r>
      </w:del>
      <w:ins w:id="7527" w:author="Daisy Watt" w:date="2026-06-22T04:34:00Z" w16du:dateUtc="2026-06-22T02:34:00Z">
        <w:r w:rsidR="00C00A42">
          <w:rPr>
            <w:rFonts w:ascii="Cambria" w:hAnsi="Cambria"/>
            <w:sz w:val="28"/>
            <w:szCs w:val="28"/>
          </w:rPr>
          <w:t>It doesn’t specify which one</w:t>
        </w:r>
      </w:ins>
      <w:r w:rsidR="00590804">
        <w:rPr>
          <w:rFonts w:ascii="Cambria" w:hAnsi="Cambria"/>
          <w:sz w:val="28"/>
          <w:szCs w:val="28"/>
        </w:rPr>
        <w:t xml:space="preserve">. </w:t>
      </w:r>
      <w:r>
        <w:rPr>
          <w:rFonts w:ascii="Cambria" w:hAnsi="Cambria"/>
          <w:sz w:val="28"/>
          <w:szCs w:val="28"/>
        </w:rPr>
        <w:t>Look, if you want.’</w:t>
      </w:r>
    </w:p>
    <w:p w14:paraId="6D95A5F3" w14:textId="264DE652" w:rsidR="00F61C8D" w:rsidRDefault="00DF30E7" w:rsidP="00DF30E7">
      <w:pPr>
        <w:spacing w:line="360" w:lineRule="auto"/>
        <w:ind w:firstLine="720"/>
        <w:contextualSpacing/>
        <w:rPr>
          <w:rFonts w:ascii="Cambria" w:hAnsi="Cambria"/>
          <w:sz w:val="28"/>
          <w:szCs w:val="28"/>
        </w:rPr>
      </w:pPr>
      <w:r>
        <w:rPr>
          <w:rFonts w:ascii="Cambria" w:hAnsi="Cambria"/>
          <w:sz w:val="28"/>
          <w:szCs w:val="28"/>
        </w:rPr>
        <w:t xml:space="preserve">‘I believe you.’ </w:t>
      </w:r>
      <w:del w:id="7528" w:author="Daisy Watt" w:date="2026-06-22T04:46:00Z" w16du:dateUtc="2026-06-22T02:46:00Z">
        <w:r w:rsidR="00B5560C">
          <w:rPr>
            <w:rFonts w:ascii="Cambria" w:hAnsi="Cambria"/>
            <w:sz w:val="28"/>
            <w:szCs w:val="28"/>
          </w:rPr>
          <w:delText>Far t</w:delText>
        </w:r>
        <w:r w:rsidR="00F47DA1">
          <w:rPr>
            <w:rFonts w:ascii="Cambria" w:hAnsi="Cambria"/>
            <w:sz w:val="28"/>
            <w:szCs w:val="28"/>
          </w:rPr>
          <w:delText>o</w:delText>
        </w:r>
        <w:r w:rsidR="000C7E56">
          <w:rPr>
            <w:rFonts w:ascii="Cambria" w:hAnsi="Cambria"/>
            <w:sz w:val="28"/>
            <w:szCs w:val="28"/>
          </w:rPr>
          <w:delText xml:space="preserve">o vain for the glasses she </w:delText>
        </w:r>
        <w:r>
          <w:rPr>
            <w:rFonts w:ascii="Cambria" w:hAnsi="Cambria"/>
            <w:sz w:val="28"/>
            <w:szCs w:val="28"/>
          </w:rPr>
          <w:delText>needed</w:delText>
        </w:r>
        <w:r w:rsidR="000C7E56">
          <w:rPr>
            <w:rFonts w:ascii="Cambria" w:hAnsi="Cambria"/>
            <w:sz w:val="28"/>
            <w:szCs w:val="28"/>
          </w:rPr>
          <w:delText xml:space="preserve"> </w:delText>
        </w:r>
        <w:r>
          <w:rPr>
            <w:rFonts w:ascii="Cambria" w:hAnsi="Cambria"/>
            <w:sz w:val="28"/>
            <w:szCs w:val="28"/>
          </w:rPr>
          <w:delText>for</w:delText>
        </w:r>
        <w:r w:rsidR="00B5560C">
          <w:rPr>
            <w:rFonts w:ascii="Cambria" w:hAnsi="Cambria"/>
            <w:sz w:val="28"/>
            <w:szCs w:val="28"/>
          </w:rPr>
          <w:delText xml:space="preserve"> read</w:delText>
        </w:r>
        <w:r>
          <w:rPr>
            <w:rFonts w:ascii="Cambria" w:hAnsi="Cambria"/>
            <w:sz w:val="28"/>
            <w:szCs w:val="28"/>
          </w:rPr>
          <w:delText>ing</w:delText>
        </w:r>
        <w:r w:rsidR="000C7E56">
          <w:rPr>
            <w:rFonts w:ascii="Cambria" w:hAnsi="Cambria"/>
            <w:sz w:val="28"/>
            <w:szCs w:val="28"/>
          </w:rPr>
          <w:delText xml:space="preserve">, </w:delText>
        </w:r>
        <w:r w:rsidR="000C7E56" w:rsidDel="00EF1705">
          <w:rPr>
            <w:rFonts w:ascii="Cambria" w:hAnsi="Cambria"/>
            <w:sz w:val="28"/>
            <w:szCs w:val="28"/>
          </w:rPr>
          <w:delText>s</w:delText>
        </w:r>
      </w:del>
      <w:ins w:id="7529" w:author="Daisy Watt" w:date="2026-06-22T04:46:00Z" w16du:dateUtc="2026-06-22T02:46:00Z">
        <w:r w:rsidR="00EF1705">
          <w:rPr>
            <w:rFonts w:ascii="Cambria" w:hAnsi="Cambria"/>
            <w:sz w:val="28"/>
            <w:szCs w:val="28"/>
          </w:rPr>
          <w:t>S</w:t>
        </w:r>
      </w:ins>
      <w:r w:rsidR="000C7E56">
        <w:rPr>
          <w:rFonts w:ascii="Cambria" w:hAnsi="Cambria"/>
          <w:sz w:val="28"/>
          <w:szCs w:val="28"/>
        </w:rPr>
        <w:t xml:space="preserve">he couldn’t </w:t>
      </w:r>
      <w:r w:rsidR="009778D1">
        <w:rPr>
          <w:rFonts w:ascii="Cambria" w:hAnsi="Cambria"/>
          <w:sz w:val="28"/>
          <w:szCs w:val="28"/>
        </w:rPr>
        <w:t>see</w:t>
      </w:r>
      <w:r w:rsidR="00AD77BA">
        <w:rPr>
          <w:rFonts w:ascii="Cambria" w:hAnsi="Cambria"/>
          <w:sz w:val="28"/>
          <w:szCs w:val="28"/>
        </w:rPr>
        <w:t xml:space="preserve"> that tiny screen</w:t>
      </w:r>
      <w:ins w:id="7530" w:author="Daisy Watt" w:date="2026-06-22T04:46:00Z" w16du:dateUtc="2026-06-22T02:46:00Z">
        <w:r w:rsidR="00EF1705">
          <w:rPr>
            <w:rFonts w:ascii="Cambria" w:hAnsi="Cambria"/>
            <w:sz w:val="28"/>
            <w:szCs w:val="28"/>
          </w:rPr>
          <w:t xml:space="preserve">, but she wouldn’t be caught dead in her reading </w:t>
        </w:r>
        <w:r w:rsidR="007C7F69">
          <w:rPr>
            <w:rFonts w:ascii="Cambria" w:hAnsi="Cambria"/>
            <w:sz w:val="28"/>
            <w:szCs w:val="28"/>
          </w:rPr>
          <w:t>glasses</w:t>
        </w:r>
      </w:ins>
      <w:r w:rsidR="000C7E56">
        <w:rPr>
          <w:rFonts w:ascii="Cambria" w:hAnsi="Cambria"/>
          <w:sz w:val="28"/>
          <w:szCs w:val="28"/>
        </w:rPr>
        <w:t>.</w:t>
      </w:r>
      <w:r>
        <w:rPr>
          <w:rFonts w:ascii="Cambria" w:hAnsi="Cambria"/>
          <w:sz w:val="28"/>
          <w:szCs w:val="28"/>
        </w:rPr>
        <w:t xml:space="preserve"> </w:t>
      </w:r>
      <w:r w:rsidR="0042215D">
        <w:rPr>
          <w:rFonts w:ascii="Cambria" w:hAnsi="Cambria"/>
          <w:sz w:val="28"/>
          <w:szCs w:val="28"/>
        </w:rPr>
        <w:t>‘</w:t>
      </w:r>
      <w:r w:rsidR="008517BD">
        <w:rPr>
          <w:rFonts w:ascii="Cambria" w:hAnsi="Cambria"/>
          <w:sz w:val="28"/>
          <w:szCs w:val="28"/>
        </w:rPr>
        <w:t>A</w:t>
      </w:r>
      <w:r w:rsidR="00F61C8D">
        <w:rPr>
          <w:rFonts w:ascii="Cambria" w:hAnsi="Cambria"/>
          <w:sz w:val="28"/>
          <w:szCs w:val="28"/>
        </w:rPr>
        <w:t>nd who else</w:t>
      </w:r>
      <w:del w:id="7531" w:author="Daisy Watt" w:date="2026-06-22T04:35:00Z" w16du:dateUtc="2026-06-22T02:35:00Z">
        <w:r w:rsidR="00F61C8D">
          <w:rPr>
            <w:rFonts w:ascii="Cambria" w:hAnsi="Cambria"/>
            <w:sz w:val="28"/>
            <w:szCs w:val="28"/>
          </w:rPr>
          <w:delText>’s</w:delText>
        </w:r>
      </w:del>
      <w:r w:rsidR="00F61C8D">
        <w:rPr>
          <w:rFonts w:ascii="Cambria" w:hAnsi="Cambria"/>
          <w:sz w:val="28"/>
          <w:szCs w:val="28"/>
        </w:rPr>
        <w:t>?’</w:t>
      </w:r>
      <w:r w:rsidR="00BE5CE4">
        <w:rPr>
          <w:rFonts w:ascii="Cambria" w:hAnsi="Cambria"/>
          <w:sz w:val="28"/>
          <w:szCs w:val="28"/>
        </w:rPr>
        <w:t xml:space="preserve"> </w:t>
      </w:r>
      <w:r w:rsidR="006C23B4">
        <w:rPr>
          <w:rFonts w:ascii="Cambria" w:hAnsi="Cambria"/>
          <w:sz w:val="28"/>
          <w:szCs w:val="28"/>
        </w:rPr>
        <w:t>Savannah</w:t>
      </w:r>
      <w:r w:rsidR="00DB59C3">
        <w:rPr>
          <w:rFonts w:ascii="Cambria" w:hAnsi="Cambria"/>
          <w:sz w:val="28"/>
          <w:szCs w:val="28"/>
        </w:rPr>
        <w:t xml:space="preserve"> </w:t>
      </w:r>
      <w:r w:rsidR="00BE5CE4">
        <w:rPr>
          <w:rFonts w:ascii="Cambria" w:hAnsi="Cambria"/>
          <w:sz w:val="28"/>
          <w:szCs w:val="28"/>
        </w:rPr>
        <w:t>was feeling faint</w:t>
      </w:r>
      <w:ins w:id="7532" w:author="Daisy Watt" w:date="2026-06-22T04:35:00Z" w16du:dateUtc="2026-06-22T02:35:00Z">
        <w:r w:rsidR="00D757ED">
          <w:rPr>
            <w:rFonts w:ascii="Cambria" w:hAnsi="Cambria"/>
            <w:sz w:val="28"/>
            <w:szCs w:val="28"/>
          </w:rPr>
          <w:t>,</w:t>
        </w:r>
      </w:ins>
      <w:r w:rsidR="00B5560C">
        <w:rPr>
          <w:rFonts w:ascii="Cambria" w:hAnsi="Cambria"/>
          <w:sz w:val="28"/>
          <w:szCs w:val="28"/>
        </w:rPr>
        <w:t xml:space="preserve"> now</w:t>
      </w:r>
      <w:r w:rsidR="00AD77BA">
        <w:rPr>
          <w:rFonts w:ascii="Cambria" w:hAnsi="Cambria"/>
          <w:sz w:val="28"/>
          <w:szCs w:val="28"/>
        </w:rPr>
        <w:t xml:space="preserve">.  </w:t>
      </w:r>
      <w:commentRangeStart w:id="7533"/>
      <w:del w:id="7534" w:author="Claire S" w:date="2026-07-22T10:58:00Z" w16du:dateUtc="2026-07-22T09:58:00Z">
        <w:r w:rsidR="00AD77BA" w:rsidDel="00B67DF1">
          <w:rPr>
            <w:rFonts w:ascii="Cambria" w:hAnsi="Cambria"/>
            <w:sz w:val="28"/>
            <w:szCs w:val="28"/>
          </w:rPr>
          <w:delText>T</w:delText>
        </w:r>
        <w:r w:rsidR="005128D5" w:rsidDel="00B67DF1">
          <w:rPr>
            <w:rFonts w:ascii="Cambria" w:hAnsi="Cambria"/>
            <w:sz w:val="28"/>
            <w:szCs w:val="28"/>
          </w:rPr>
          <w:delText>here was always a first time…</w:delText>
        </w:r>
        <w:commentRangeEnd w:id="7533"/>
        <w:r w:rsidR="00E7175D" w:rsidDel="00B67DF1">
          <w:rPr>
            <w:rStyle w:val="CommentReference"/>
            <w:rFonts w:ascii="Cambria" w:hAnsi="Cambria"/>
            <w:sz w:val="28"/>
            <w:szCs w:val="28"/>
          </w:rPr>
          <w:commentReference w:id="7533"/>
        </w:r>
      </w:del>
    </w:p>
    <w:p w14:paraId="18125129" w14:textId="2BDFB288" w:rsidR="00F61C8D" w:rsidRDefault="00F61C8D" w:rsidP="00690073">
      <w:pPr>
        <w:spacing w:line="360" w:lineRule="auto"/>
        <w:ind w:firstLine="720"/>
        <w:contextualSpacing/>
        <w:rPr>
          <w:rFonts w:ascii="Cambria" w:hAnsi="Cambria"/>
          <w:sz w:val="28"/>
          <w:szCs w:val="28"/>
        </w:rPr>
      </w:pPr>
      <w:r>
        <w:rPr>
          <w:rFonts w:ascii="Cambria" w:hAnsi="Cambria"/>
          <w:sz w:val="28"/>
          <w:szCs w:val="28"/>
        </w:rPr>
        <w:t>‘</w:t>
      </w:r>
      <w:r w:rsidR="00B5560C">
        <w:rPr>
          <w:rFonts w:ascii="Cambria" w:hAnsi="Cambria"/>
          <w:sz w:val="28"/>
          <w:szCs w:val="28"/>
        </w:rPr>
        <w:t xml:space="preserve">Well, </w:t>
      </w:r>
      <w:r>
        <w:rPr>
          <w:rFonts w:ascii="Cambria" w:hAnsi="Cambria"/>
          <w:sz w:val="28"/>
          <w:szCs w:val="28"/>
        </w:rPr>
        <w:t xml:space="preserve">Dex Harris was </w:t>
      </w:r>
      <w:r w:rsidR="005128D5">
        <w:rPr>
          <w:rFonts w:ascii="Cambria" w:hAnsi="Cambria"/>
          <w:sz w:val="28"/>
          <w:szCs w:val="28"/>
        </w:rPr>
        <w:t>top of the list</w:t>
      </w:r>
      <w:r>
        <w:rPr>
          <w:rFonts w:ascii="Cambria" w:hAnsi="Cambria"/>
          <w:sz w:val="28"/>
          <w:szCs w:val="28"/>
        </w:rPr>
        <w:t>.’</w:t>
      </w:r>
    </w:p>
    <w:p w14:paraId="4134545B" w14:textId="4005E0B1" w:rsidR="00690073" w:rsidRDefault="00690073" w:rsidP="00690073">
      <w:pPr>
        <w:spacing w:line="360" w:lineRule="auto"/>
        <w:ind w:firstLine="720"/>
        <w:contextualSpacing/>
        <w:rPr>
          <w:rFonts w:ascii="Cambria" w:hAnsi="Cambria"/>
          <w:sz w:val="28"/>
          <w:szCs w:val="28"/>
        </w:rPr>
      </w:pPr>
      <w:r>
        <w:rPr>
          <w:rFonts w:ascii="Cambria" w:hAnsi="Cambria"/>
          <w:sz w:val="28"/>
          <w:szCs w:val="28"/>
        </w:rPr>
        <w:t>‘</w:t>
      </w:r>
      <w:r w:rsidR="00CB04E7">
        <w:rPr>
          <w:rFonts w:ascii="Cambria" w:hAnsi="Cambria"/>
          <w:sz w:val="28"/>
          <w:szCs w:val="28"/>
        </w:rPr>
        <w:t xml:space="preserve">Dexy?’ </w:t>
      </w:r>
      <w:r w:rsidR="006C23B4">
        <w:rPr>
          <w:rFonts w:ascii="Cambria" w:hAnsi="Cambria"/>
          <w:sz w:val="28"/>
          <w:szCs w:val="28"/>
        </w:rPr>
        <w:t>Savannah</w:t>
      </w:r>
      <w:r w:rsidR="00DB59C3">
        <w:rPr>
          <w:rFonts w:ascii="Cambria" w:hAnsi="Cambria"/>
          <w:sz w:val="28"/>
          <w:szCs w:val="28"/>
        </w:rPr>
        <w:t xml:space="preserve"> </w:t>
      </w:r>
      <w:r w:rsidR="00CB04E7">
        <w:rPr>
          <w:rFonts w:ascii="Cambria" w:hAnsi="Cambria"/>
          <w:sz w:val="28"/>
          <w:szCs w:val="28"/>
        </w:rPr>
        <w:t>swallowed hard. ‘</w:t>
      </w:r>
      <w:r>
        <w:rPr>
          <w:rFonts w:ascii="Cambria" w:hAnsi="Cambria"/>
          <w:sz w:val="28"/>
          <w:szCs w:val="28"/>
        </w:rPr>
        <w:t xml:space="preserve">But </w:t>
      </w:r>
      <w:r w:rsidR="00B8421C">
        <w:rPr>
          <w:rFonts w:ascii="Cambria" w:hAnsi="Cambria"/>
          <w:sz w:val="28"/>
          <w:szCs w:val="28"/>
        </w:rPr>
        <w:t>–</w:t>
      </w:r>
      <w:r w:rsidR="008517BD">
        <w:rPr>
          <w:rFonts w:ascii="Cambria" w:hAnsi="Cambria"/>
          <w:sz w:val="28"/>
          <w:szCs w:val="28"/>
        </w:rPr>
        <w:t xml:space="preserve"> </w:t>
      </w:r>
      <w:r w:rsidR="00153010">
        <w:rPr>
          <w:rFonts w:ascii="Cambria" w:hAnsi="Cambria"/>
          <w:sz w:val="28"/>
          <w:szCs w:val="28"/>
        </w:rPr>
        <w:t>who wrote it?</w:t>
      </w:r>
      <w:r>
        <w:rPr>
          <w:rFonts w:ascii="Cambria" w:hAnsi="Cambria"/>
          <w:sz w:val="28"/>
          <w:szCs w:val="28"/>
        </w:rPr>
        <w:t>’</w:t>
      </w:r>
    </w:p>
    <w:p w14:paraId="29503A5A" w14:textId="45194725" w:rsidR="00F61C8D" w:rsidRDefault="00B8421C" w:rsidP="00690073">
      <w:pPr>
        <w:spacing w:line="360" w:lineRule="auto"/>
        <w:ind w:firstLine="720"/>
        <w:contextualSpacing/>
        <w:rPr>
          <w:rFonts w:ascii="Cambria" w:hAnsi="Cambria"/>
          <w:sz w:val="28"/>
          <w:szCs w:val="28"/>
        </w:rPr>
      </w:pPr>
      <w:r>
        <w:rPr>
          <w:rFonts w:ascii="Cambria" w:hAnsi="Cambria"/>
          <w:sz w:val="28"/>
          <w:szCs w:val="28"/>
        </w:rPr>
        <w:t>‘Well</w:t>
      </w:r>
      <w:del w:id="7535" w:author="Daisy Watt" w:date="2026-06-22T04:35:00Z" w16du:dateUtc="2026-06-22T02:35:00Z">
        <w:r>
          <w:rPr>
            <w:rFonts w:ascii="Cambria" w:hAnsi="Cambria"/>
            <w:sz w:val="28"/>
            <w:szCs w:val="28"/>
          </w:rPr>
          <w:delText xml:space="preserve">,’ </w:delText>
        </w:r>
        <w:r w:rsidDel="005D7F4C">
          <w:rPr>
            <w:rFonts w:ascii="Cambria" w:hAnsi="Cambria"/>
            <w:sz w:val="28"/>
            <w:szCs w:val="28"/>
          </w:rPr>
          <w:delText>t</w:delText>
        </w:r>
      </w:del>
      <w:ins w:id="7536" w:author="Daisy Watt" w:date="2026-06-22T04:35:00Z" w16du:dateUtc="2026-06-22T02:35:00Z">
        <w:r w:rsidR="005D7F4C">
          <w:rPr>
            <w:rFonts w:ascii="Cambria" w:hAnsi="Cambria"/>
            <w:sz w:val="28"/>
            <w:szCs w:val="28"/>
          </w:rPr>
          <w:t xml:space="preserve">…’ </w:t>
        </w:r>
      </w:ins>
      <w:del w:id="7537" w:author="Daisy Watt" w:date="2026-06-22T04:35:00Z" w16du:dateUtc="2026-06-22T02:35:00Z">
        <w:r w:rsidR="00712451" w:rsidDel="005D7F4C">
          <w:rPr>
            <w:rFonts w:ascii="Cambria" w:hAnsi="Cambria"/>
            <w:sz w:val="28"/>
            <w:szCs w:val="28"/>
          </w:rPr>
          <w:delText>he</w:delText>
        </w:r>
      </w:del>
      <w:ins w:id="7538" w:author="Daisy Watt" w:date="2026-06-22T04:35:00Z" w16du:dateUtc="2026-06-22T02:35:00Z">
        <w:r w:rsidR="005D7F4C">
          <w:rPr>
            <w:rFonts w:ascii="Cambria" w:hAnsi="Cambria"/>
            <w:sz w:val="28"/>
            <w:szCs w:val="28"/>
          </w:rPr>
          <w:t>The</w:t>
        </w:r>
      </w:ins>
      <w:r w:rsidR="00712451">
        <w:rPr>
          <w:rFonts w:ascii="Cambria" w:hAnsi="Cambria"/>
          <w:sz w:val="28"/>
          <w:szCs w:val="28"/>
        </w:rPr>
        <w:t xml:space="preserve"> policeman stared at her. </w:t>
      </w:r>
      <w:r w:rsidR="00F61C8D">
        <w:rPr>
          <w:rFonts w:ascii="Cambria" w:hAnsi="Cambria"/>
          <w:sz w:val="28"/>
          <w:szCs w:val="28"/>
        </w:rPr>
        <w:t>‘</w:t>
      </w:r>
      <w:r w:rsidR="00985FD0">
        <w:rPr>
          <w:rFonts w:ascii="Cambria" w:hAnsi="Cambria"/>
          <w:sz w:val="28"/>
          <w:szCs w:val="28"/>
        </w:rPr>
        <w:t>Given i</w:t>
      </w:r>
      <w:r w:rsidR="00DF30E7">
        <w:rPr>
          <w:rFonts w:ascii="Cambria" w:hAnsi="Cambria"/>
          <w:sz w:val="28"/>
          <w:szCs w:val="28"/>
        </w:rPr>
        <w:t>t comes from an account calling itself the ‘</w:t>
      </w:r>
      <w:r w:rsidR="00DF30E7" w:rsidRPr="00B67DF1">
        <w:rPr>
          <w:rFonts w:ascii="Cambria" w:hAnsi="Cambria"/>
          <w:i/>
          <w:iCs/>
          <w:sz w:val="28"/>
          <w:szCs w:val="28"/>
        </w:rPr>
        <w:t>Real Dex Harris</w:t>
      </w:r>
      <w:r w:rsidR="003F3686" w:rsidRPr="00B67DF1">
        <w:rPr>
          <w:rFonts w:ascii="Cambria" w:hAnsi="Cambria"/>
          <w:i/>
          <w:iCs/>
          <w:sz w:val="28"/>
          <w:szCs w:val="28"/>
        </w:rPr>
        <w:t>’</w:t>
      </w:r>
      <w:r w:rsidR="00A85D3E">
        <w:rPr>
          <w:rFonts w:ascii="Cambria" w:hAnsi="Cambria"/>
          <w:sz w:val="28"/>
          <w:szCs w:val="28"/>
        </w:rPr>
        <w:t xml:space="preserve">, </w:t>
      </w:r>
      <w:del w:id="7539" w:author="Daisy Watt" w:date="2026-06-22T04:47:00Z" w16du:dateUtc="2026-06-22T02:47:00Z">
        <w:r w:rsidR="00A85D3E">
          <w:rPr>
            <w:rFonts w:ascii="Cambria" w:hAnsi="Cambria"/>
            <w:sz w:val="28"/>
            <w:szCs w:val="28"/>
          </w:rPr>
          <w:delText>and</w:delText>
        </w:r>
        <w:r w:rsidR="00DF30E7">
          <w:rPr>
            <w:rFonts w:ascii="Cambria" w:hAnsi="Cambria"/>
            <w:sz w:val="28"/>
            <w:szCs w:val="28"/>
          </w:rPr>
          <w:delText xml:space="preserve"> </w:delText>
        </w:r>
      </w:del>
      <w:r w:rsidR="00DF30E7">
        <w:rPr>
          <w:rFonts w:ascii="Cambria" w:hAnsi="Cambria"/>
          <w:sz w:val="28"/>
          <w:szCs w:val="28"/>
        </w:rPr>
        <w:t>I</w:t>
      </w:r>
      <w:r w:rsidR="00F47DA1">
        <w:rPr>
          <w:rFonts w:ascii="Cambria" w:hAnsi="Cambria"/>
          <w:sz w:val="28"/>
          <w:szCs w:val="28"/>
        </w:rPr>
        <w:t xml:space="preserve"> was </w:t>
      </w:r>
      <w:r w:rsidR="00B5560C">
        <w:rPr>
          <w:rFonts w:ascii="Cambria" w:hAnsi="Cambria"/>
          <w:sz w:val="28"/>
          <w:szCs w:val="28"/>
        </w:rPr>
        <w:t xml:space="preserve">rather </w:t>
      </w:r>
      <w:r w:rsidR="00F47DA1">
        <w:rPr>
          <w:rFonts w:ascii="Cambria" w:hAnsi="Cambria"/>
          <w:sz w:val="28"/>
          <w:szCs w:val="28"/>
        </w:rPr>
        <w:t>hoping you</w:t>
      </w:r>
      <w:r w:rsidR="00DF30E7">
        <w:rPr>
          <w:rFonts w:ascii="Cambria" w:hAnsi="Cambria"/>
          <w:sz w:val="28"/>
          <w:szCs w:val="28"/>
        </w:rPr>
        <w:t xml:space="preserve"> could </w:t>
      </w:r>
      <w:r w:rsidR="00F47DA1">
        <w:rPr>
          <w:rFonts w:ascii="Cambria" w:hAnsi="Cambria"/>
          <w:sz w:val="28"/>
          <w:szCs w:val="28"/>
        </w:rPr>
        <w:t>tell me</w:t>
      </w:r>
      <w:r w:rsidR="00F61C8D">
        <w:rPr>
          <w:rFonts w:ascii="Cambria" w:hAnsi="Cambria"/>
          <w:sz w:val="28"/>
          <w:szCs w:val="28"/>
        </w:rPr>
        <w:t>.’</w:t>
      </w:r>
    </w:p>
    <w:p w14:paraId="69330DA6" w14:textId="77777777" w:rsidR="00DB59C3" w:rsidRDefault="00DB59C3" w:rsidP="00A3650A">
      <w:pPr>
        <w:spacing w:line="360" w:lineRule="auto"/>
        <w:contextualSpacing/>
        <w:rPr>
          <w:rFonts w:ascii="Cambria" w:hAnsi="Cambria"/>
          <w:b/>
          <w:bCs/>
          <w:sz w:val="28"/>
          <w:szCs w:val="28"/>
        </w:rPr>
      </w:pPr>
    </w:p>
    <w:p w14:paraId="4E656815" w14:textId="77777777" w:rsidR="00E563B2" w:rsidRDefault="00E563B2" w:rsidP="00A3650A">
      <w:pPr>
        <w:spacing w:line="360" w:lineRule="auto"/>
        <w:contextualSpacing/>
        <w:rPr>
          <w:rFonts w:ascii="Cambria" w:hAnsi="Cambria"/>
          <w:b/>
          <w:bCs/>
          <w:sz w:val="28"/>
          <w:szCs w:val="28"/>
        </w:rPr>
      </w:pPr>
    </w:p>
    <w:p w14:paraId="55627EEB" w14:textId="77777777" w:rsidR="00E563B2" w:rsidRDefault="00E563B2" w:rsidP="00A3650A">
      <w:pPr>
        <w:spacing w:line="360" w:lineRule="auto"/>
        <w:contextualSpacing/>
        <w:rPr>
          <w:rFonts w:ascii="Cambria" w:hAnsi="Cambria"/>
          <w:b/>
          <w:bCs/>
          <w:sz w:val="28"/>
          <w:szCs w:val="28"/>
        </w:rPr>
      </w:pPr>
    </w:p>
    <w:p w14:paraId="610A48AF" w14:textId="77777777" w:rsidR="00E563B2" w:rsidRDefault="00E563B2" w:rsidP="00A3650A">
      <w:pPr>
        <w:spacing w:line="360" w:lineRule="auto"/>
        <w:contextualSpacing/>
        <w:rPr>
          <w:rFonts w:ascii="Cambria" w:hAnsi="Cambria"/>
          <w:b/>
          <w:bCs/>
          <w:sz w:val="28"/>
          <w:szCs w:val="28"/>
        </w:rPr>
      </w:pPr>
    </w:p>
    <w:p w14:paraId="4909F8C3" w14:textId="77777777" w:rsidR="00E563B2" w:rsidRDefault="00E563B2" w:rsidP="00A3650A">
      <w:pPr>
        <w:spacing w:line="360" w:lineRule="auto"/>
        <w:contextualSpacing/>
        <w:rPr>
          <w:rFonts w:ascii="Cambria" w:hAnsi="Cambria"/>
          <w:b/>
          <w:bCs/>
          <w:sz w:val="28"/>
          <w:szCs w:val="28"/>
        </w:rPr>
      </w:pPr>
    </w:p>
    <w:p w14:paraId="739CF72D" w14:textId="77777777" w:rsidR="00E563B2" w:rsidRDefault="00E563B2" w:rsidP="00A3650A">
      <w:pPr>
        <w:spacing w:line="360" w:lineRule="auto"/>
        <w:contextualSpacing/>
        <w:rPr>
          <w:rFonts w:ascii="Cambria" w:hAnsi="Cambria"/>
          <w:b/>
          <w:bCs/>
          <w:sz w:val="28"/>
          <w:szCs w:val="28"/>
        </w:rPr>
      </w:pPr>
    </w:p>
    <w:p w14:paraId="4E5D8786" w14:textId="77777777" w:rsidR="00E563B2" w:rsidRDefault="00E563B2" w:rsidP="00A3650A">
      <w:pPr>
        <w:spacing w:line="360" w:lineRule="auto"/>
        <w:contextualSpacing/>
        <w:rPr>
          <w:rFonts w:ascii="Cambria" w:hAnsi="Cambria"/>
          <w:b/>
          <w:bCs/>
          <w:sz w:val="28"/>
          <w:szCs w:val="28"/>
        </w:rPr>
      </w:pPr>
    </w:p>
    <w:p w14:paraId="28B5BBC5" w14:textId="77777777" w:rsidR="00E563B2" w:rsidRDefault="00E563B2" w:rsidP="00A3650A">
      <w:pPr>
        <w:spacing w:line="360" w:lineRule="auto"/>
        <w:contextualSpacing/>
        <w:rPr>
          <w:rFonts w:ascii="Cambria" w:hAnsi="Cambria"/>
          <w:b/>
          <w:bCs/>
          <w:sz w:val="28"/>
          <w:szCs w:val="28"/>
        </w:rPr>
      </w:pPr>
    </w:p>
    <w:p w14:paraId="6A98FA9B" w14:textId="77777777" w:rsidR="00E563B2" w:rsidRDefault="00E563B2" w:rsidP="00A3650A">
      <w:pPr>
        <w:spacing w:line="360" w:lineRule="auto"/>
        <w:contextualSpacing/>
        <w:rPr>
          <w:rFonts w:ascii="Cambria" w:hAnsi="Cambria"/>
          <w:b/>
          <w:bCs/>
          <w:sz w:val="28"/>
          <w:szCs w:val="28"/>
        </w:rPr>
      </w:pPr>
    </w:p>
    <w:p w14:paraId="7E6BE817" w14:textId="77777777" w:rsidR="00E563B2" w:rsidRDefault="00E563B2" w:rsidP="00A3650A">
      <w:pPr>
        <w:spacing w:line="360" w:lineRule="auto"/>
        <w:contextualSpacing/>
        <w:rPr>
          <w:rFonts w:ascii="Cambria" w:hAnsi="Cambria"/>
          <w:b/>
          <w:bCs/>
          <w:sz w:val="28"/>
          <w:szCs w:val="28"/>
        </w:rPr>
      </w:pPr>
    </w:p>
    <w:p w14:paraId="63CFAB4D" w14:textId="77777777" w:rsidR="00E563B2" w:rsidRDefault="00E563B2" w:rsidP="00A3650A">
      <w:pPr>
        <w:spacing w:line="360" w:lineRule="auto"/>
        <w:contextualSpacing/>
        <w:rPr>
          <w:rFonts w:ascii="Cambria" w:hAnsi="Cambria"/>
          <w:b/>
          <w:bCs/>
          <w:sz w:val="28"/>
          <w:szCs w:val="28"/>
        </w:rPr>
      </w:pPr>
    </w:p>
    <w:p w14:paraId="407BC749" w14:textId="77777777" w:rsidR="00E563B2" w:rsidRDefault="00E563B2" w:rsidP="00A3650A">
      <w:pPr>
        <w:spacing w:line="360" w:lineRule="auto"/>
        <w:contextualSpacing/>
        <w:rPr>
          <w:rFonts w:ascii="Cambria" w:hAnsi="Cambria"/>
          <w:b/>
          <w:bCs/>
          <w:sz w:val="28"/>
          <w:szCs w:val="28"/>
        </w:rPr>
      </w:pPr>
    </w:p>
    <w:p w14:paraId="3C063294" w14:textId="77777777" w:rsidR="000246D6" w:rsidRDefault="000246D6" w:rsidP="00A3650A">
      <w:pPr>
        <w:spacing w:line="360" w:lineRule="auto"/>
        <w:contextualSpacing/>
        <w:rPr>
          <w:rFonts w:ascii="Cambria" w:hAnsi="Cambria"/>
          <w:b/>
          <w:bCs/>
          <w:sz w:val="28"/>
          <w:szCs w:val="28"/>
        </w:rPr>
      </w:pPr>
    </w:p>
    <w:p w14:paraId="2B21FF52" w14:textId="77777777" w:rsidR="000246D6" w:rsidRDefault="000246D6" w:rsidP="00A3650A">
      <w:pPr>
        <w:spacing w:line="360" w:lineRule="auto"/>
        <w:contextualSpacing/>
        <w:rPr>
          <w:rFonts w:ascii="Cambria" w:hAnsi="Cambria"/>
          <w:b/>
          <w:bCs/>
          <w:sz w:val="28"/>
          <w:szCs w:val="28"/>
        </w:rPr>
      </w:pPr>
    </w:p>
    <w:p w14:paraId="621FF1B1" w14:textId="77777777" w:rsidR="000246D6" w:rsidRDefault="000246D6" w:rsidP="00A3650A">
      <w:pPr>
        <w:spacing w:line="360" w:lineRule="auto"/>
        <w:contextualSpacing/>
        <w:rPr>
          <w:rFonts w:ascii="Cambria" w:hAnsi="Cambria"/>
          <w:b/>
          <w:bCs/>
          <w:sz w:val="28"/>
          <w:szCs w:val="28"/>
        </w:rPr>
      </w:pPr>
    </w:p>
    <w:p w14:paraId="4061E716" w14:textId="4EF9EADB" w:rsidR="000246D6" w:rsidDel="0074688A" w:rsidRDefault="000246D6" w:rsidP="00A3650A">
      <w:pPr>
        <w:spacing w:line="360" w:lineRule="auto"/>
        <w:contextualSpacing/>
        <w:rPr>
          <w:del w:id="7540" w:author="Claire S" w:date="2026-07-28T10:19:00Z" w16du:dateUtc="2026-07-28T09:19:00Z"/>
          <w:rFonts w:ascii="Cambria" w:hAnsi="Cambria"/>
          <w:b/>
          <w:bCs/>
          <w:sz w:val="28"/>
          <w:szCs w:val="28"/>
        </w:rPr>
      </w:pPr>
    </w:p>
    <w:p w14:paraId="01C0DAC3" w14:textId="64B3BC4E" w:rsidR="000246D6" w:rsidDel="0074688A" w:rsidRDefault="000246D6" w:rsidP="00A3650A">
      <w:pPr>
        <w:spacing w:line="360" w:lineRule="auto"/>
        <w:contextualSpacing/>
        <w:rPr>
          <w:del w:id="7541" w:author="Claire S" w:date="2026-07-28T10:19:00Z" w16du:dateUtc="2026-07-28T09:19:00Z"/>
          <w:rFonts w:ascii="Cambria" w:hAnsi="Cambria"/>
          <w:b/>
          <w:bCs/>
          <w:sz w:val="28"/>
          <w:szCs w:val="28"/>
        </w:rPr>
      </w:pPr>
    </w:p>
    <w:p w14:paraId="16FF83F3" w14:textId="15D45FEB" w:rsidR="00AF1E19" w:rsidDel="008C0561" w:rsidRDefault="00AF1E19" w:rsidP="00A3650A">
      <w:pPr>
        <w:spacing w:line="360" w:lineRule="auto"/>
        <w:contextualSpacing/>
        <w:rPr>
          <w:del w:id="7542" w:author="Claire S" w:date="2026-05-27T13:14:00Z" w16du:dateUtc="2026-05-27T12:14:00Z"/>
          <w:rFonts w:ascii="Cambria" w:hAnsi="Cambria"/>
          <w:b/>
          <w:bCs/>
          <w:sz w:val="28"/>
          <w:szCs w:val="28"/>
        </w:rPr>
      </w:pPr>
    </w:p>
    <w:p w14:paraId="7437BA68" w14:textId="0F7083E1" w:rsidR="000246D6" w:rsidDel="008C0561" w:rsidRDefault="000246D6" w:rsidP="00A3650A">
      <w:pPr>
        <w:spacing w:line="360" w:lineRule="auto"/>
        <w:contextualSpacing/>
        <w:rPr>
          <w:del w:id="7543" w:author="Claire S" w:date="2026-05-27T13:14:00Z" w16du:dateUtc="2026-05-27T12:14:00Z"/>
          <w:rFonts w:ascii="Cambria" w:hAnsi="Cambria"/>
          <w:b/>
          <w:bCs/>
          <w:sz w:val="28"/>
          <w:szCs w:val="28"/>
        </w:rPr>
      </w:pPr>
    </w:p>
    <w:p w14:paraId="62CEF4E5" w14:textId="6A80097B" w:rsidR="000246D6" w:rsidDel="008C0561" w:rsidRDefault="000246D6" w:rsidP="00A3650A">
      <w:pPr>
        <w:spacing w:line="360" w:lineRule="auto"/>
        <w:contextualSpacing/>
        <w:rPr>
          <w:del w:id="7544" w:author="Claire S" w:date="2026-05-27T13:14:00Z" w16du:dateUtc="2026-05-27T12:14:00Z"/>
          <w:rFonts w:ascii="Cambria" w:hAnsi="Cambria"/>
          <w:b/>
          <w:bCs/>
          <w:sz w:val="28"/>
          <w:szCs w:val="28"/>
        </w:rPr>
      </w:pPr>
    </w:p>
    <w:p w14:paraId="2BAAF327" w14:textId="5B1769B9" w:rsidR="00F5605D" w:rsidRPr="0033100E" w:rsidRDefault="00EB08F1" w:rsidP="00A3650A">
      <w:pPr>
        <w:spacing w:line="360" w:lineRule="auto"/>
        <w:contextualSpacing/>
        <w:rPr>
          <w:rFonts w:ascii="Cambria" w:hAnsi="Cambria"/>
          <w:b/>
          <w:bCs/>
          <w:sz w:val="28"/>
          <w:szCs w:val="28"/>
        </w:rPr>
      </w:pPr>
      <w:r w:rsidRPr="0033100E">
        <w:rPr>
          <w:rFonts w:ascii="Cambria" w:hAnsi="Cambria"/>
          <w:b/>
          <w:bCs/>
          <w:sz w:val="28"/>
          <w:szCs w:val="28"/>
        </w:rPr>
        <w:t xml:space="preserve">CHAPTER </w:t>
      </w:r>
      <w:del w:id="7545" w:author="Claire S" w:date="2026-07-22T11:01:00Z" w16du:dateUtc="2026-07-22T10:01:00Z">
        <w:r w:rsidR="00964B29" w:rsidDel="00740961">
          <w:rPr>
            <w:rFonts w:ascii="Cambria" w:hAnsi="Cambria"/>
            <w:b/>
            <w:bCs/>
            <w:sz w:val="28"/>
            <w:szCs w:val="28"/>
          </w:rPr>
          <w:delText>1</w:delText>
        </w:r>
        <w:r w:rsidR="0068722D" w:rsidDel="00740961">
          <w:rPr>
            <w:rFonts w:ascii="Cambria" w:hAnsi="Cambria"/>
            <w:b/>
            <w:bCs/>
            <w:sz w:val="28"/>
            <w:szCs w:val="28"/>
          </w:rPr>
          <w:delText>5</w:delText>
        </w:r>
      </w:del>
      <w:ins w:id="7546" w:author="Claire S" w:date="2026-07-22T11:01:00Z" w16du:dateUtc="2026-07-22T10:01:00Z">
        <w:r w:rsidR="00740961">
          <w:rPr>
            <w:rFonts w:ascii="Cambria" w:hAnsi="Cambria"/>
            <w:b/>
            <w:bCs/>
            <w:sz w:val="28"/>
            <w:szCs w:val="28"/>
          </w:rPr>
          <w:t>14</w:t>
        </w:r>
      </w:ins>
    </w:p>
    <w:p w14:paraId="3BC64406" w14:textId="0AB9E3FC" w:rsidR="005238E0" w:rsidRPr="00E73977" w:rsidRDefault="0068722D" w:rsidP="00F601D0">
      <w:pPr>
        <w:spacing w:line="360" w:lineRule="auto"/>
        <w:contextualSpacing/>
        <w:rPr>
          <w:rFonts w:ascii="Cambria" w:hAnsi="Cambria"/>
          <w:b/>
          <w:bCs/>
          <w:sz w:val="28"/>
          <w:szCs w:val="28"/>
        </w:rPr>
      </w:pPr>
      <w:r>
        <w:rPr>
          <w:rFonts w:ascii="Cambria" w:hAnsi="Cambria"/>
          <w:b/>
          <w:bCs/>
          <w:sz w:val="28"/>
          <w:szCs w:val="28"/>
        </w:rPr>
        <w:t>SUNDAY</w:t>
      </w:r>
      <w:r w:rsidR="00E73977" w:rsidRPr="00E73977">
        <w:rPr>
          <w:rFonts w:ascii="Cambria" w:hAnsi="Cambria"/>
          <w:b/>
          <w:bCs/>
          <w:sz w:val="28"/>
          <w:szCs w:val="28"/>
        </w:rPr>
        <w:t xml:space="preserve"> </w:t>
      </w:r>
      <w:del w:id="7547" w:author="Daisy Watt" w:date="2026-06-22T05:05:00Z" w16du:dateUtc="2026-06-22T03:05:00Z">
        <w:r>
          <w:rPr>
            <w:rFonts w:ascii="Cambria" w:hAnsi="Cambria"/>
            <w:b/>
            <w:bCs/>
            <w:sz w:val="28"/>
            <w:szCs w:val="28"/>
          </w:rPr>
          <w:delText>PM</w:delText>
        </w:r>
      </w:del>
      <w:ins w:id="7548" w:author="Daisy Watt" w:date="2026-06-22T05:05:00Z" w16du:dateUtc="2026-06-22T03:05:00Z">
        <w:r w:rsidR="008B66BC">
          <w:rPr>
            <w:rFonts w:ascii="Cambria" w:hAnsi="Cambria"/>
            <w:b/>
            <w:bCs/>
            <w:sz w:val="28"/>
            <w:szCs w:val="28"/>
          </w:rPr>
          <w:t>EVENING</w:t>
        </w:r>
      </w:ins>
    </w:p>
    <w:p w14:paraId="583EDFAE" w14:textId="76BD6C3F" w:rsidR="00F601D0" w:rsidRDefault="00F601D0" w:rsidP="00F601D0">
      <w:pPr>
        <w:spacing w:line="360" w:lineRule="auto"/>
        <w:contextualSpacing/>
        <w:rPr>
          <w:rFonts w:ascii="Cambria" w:hAnsi="Cambria"/>
          <w:sz w:val="28"/>
          <w:szCs w:val="28"/>
        </w:rPr>
      </w:pPr>
      <w:r>
        <w:rPr>
          <w:rFonts w:ascii="Cambria" w:hAnsi="Cambria"/>
          <w:sz w:val="28"/>
          <w:szCs w:val="28"/>
        </w:rPr>
        <w:t xml:space="preserve">When the </w:t>
      </w:r>
      <w:del w:id="7549" w:author="Daisy Watt" w:date="2026-06-22T05:05:00Z" w16du:dateUtc="2026-06-22T03:05:00Z">
        <w:r>
          <w:rPr>
            <w:rFonts w:ascii="Cambria" w:hAnsi="Cambria"/>
            <w:sz w:val="28"/>
            <w:szCs w:val="28"/>
          </w:rPr>
          <w:delText xml:space="preserve">Sunday evening </w:delText>
        </w:r>
      </w:del>
      <w:r>
        <w:rPr>
          <w:rFonts w:ascii="Cambria" w:hAnsi="Cambria"/>
          <w:sz w:val="28"/>
          <w:szCs w:val="28"/>
        </w:rPr>
        <w:t xml:space="preserve">news announced that Dex Harris had committed suicide, Clara had never been more relieved to hear someone had died by their own hand.  </w:t>
      </w:r>
      <w:r w:rsidR="00CA5376">
        <w:rPr>
          <w:rFonts w:ascii="Cambria" w:hAnsi="Cambria"/>
          <w:sz w:val="28"/>
          <w:szCs w:val="28"/>
        </w:rPr>
        <w:t>But t</w:t>
      </w:r>
      <w:r w:rsidR="005E0E47">
        <w:rPr>
          <w:rFonts w:ascii="Cambria" w:hAnsi="Cambria"/>
          <w:sz w:val="28"/>
          <w:szCs w:val="28"/>
        </w:rPr>
        <w:t xml:space="preserve">hat </w:t>
      </w:r>
      <w:r w:rsidR="00A05705">
        <w:rPr>
          <w:rFonts w:ascii="Cambria" w:hAnsi="Cambria"/>
          <w:sz w:val="28"/>
          <w:szCs w:val="28"/>
        </w:rPr>
        <w:t>thought</w:t>
      </w:r>
      <w:r>
        <w:rPr>
          <w:rFonts w:ascii="Cambria" w:hAnsi="Cambria"/>
          <w:sz w:val="28"/>
          <w:szCs w:val="28"/>
        </w:rPr>
        <w:t xml:space="preserve"> </w:t>
      </w:r>
      <w:r w:rsidR="005E0E47">
        <w:rPr>
          <w:rFonts w:ascii="Cambria" w:hAnsi="Cambria"/>
          <w:sz w:val="28"/>
          <w:szCs w:val="28"/>
        </w:rPr>
        <w:t>was followed by a huge</w:t>
      </w:r>
      <w:r>
        <w:rPr>
          <w:rFonts w:ascii="Cambria" w:hAnsi="Cambria"/>
          <w:sz w:val="28"/>
          <w:szCs w:val="28"/>
        </w:rPr>
        <w:t xml:space="preserve"> </w:t>
      </w:r>
      <w:del w:id="7550" w:author="Claire S" w:date="2026-07-22T11:01:00Z" w16du:dateUtc="2026-07-22T10:01:00Z">
        <w:r w:rsidR="001127B6" w:rsidDel="00740961">
          <w:rPr>
            <w:rFonts w:ascii="Cambria" w:hAnsi="Cambria"/>
            <w:sz w:val="28"/>
            <w:szCs w:val="28"/>
          </w:rPr>
          <w:delText xml:space="preserve">wave </w:delText>
        </w:r>
      </w:del>
      <w:ins w:id="7551" w:author="Claire S" w:date="2026-07-22T11:01:00Z" w16du:dateUtc="2026-07-22T10:01:00Z">
        <w:r w:rsidR="00740961">
          <w:rPr>
            <w:rFonts w:ascii="Cambria" w:hAnsi="Cambria"/>
            <w:sz w:val="28"/>
            <w:szCs w:val="28"/>
          </w:rPr>
          <w:t xml:space="preserve">stab </w:t>
        </w:r>
      </w:ins>
      <w:r w:rsidR="001127B6">
        <w:rPr>
          <w:rFonts w:ascii="Cambria" w:hAnsi="Cambria"/>
          <w:sz w:val="28"/>
          <w:szCs w:val="28"/>
        </w:rPr>
        <w:t xml:space="preserve">of </w:t>
      </w:r>
      <w:r>
        <w:rPr>
          <w:rFonts w:ascii="Cambria" w:hAnsi="Cambria"/>
          <w:sz w:val="28"/>
          <w:szCs w:val="28"/>
        </w:rPr>
        <w:t>guilt</w:t>
      </w:r>
      <w:r w:rsidR="001127B6">
        <w:rPr>
          <w:rFonts w:ascii="Cambria" w:hAnsi="Cambria"/>
          <w:sz w:val="28"/>
          <w:szCs w:val="28"/>
        </w:rPr>
        <w:t>.</w:t>
      </w:r>
      <w:r w:rsidR="004A027C">
        <w:rPr>
          <w:rFonts w:ascii="Cambria" w:hAnsi="Cambria"/>
          <w:sz w:val="28"/>
          <w:szCs w:val="28"/>
        </w:rPr>
        <w:t xml:space="preserve"> </w:t>
      </w:r>
      <w:r w:rsidR="001127B6">
        <w:rPr>
          <w:rFonts w:ascii="Cambria" w:hAnsi="Cambria"/>
          <w:sz w:val="28"/>
          <w:szCs w:val="28"/>
        </w:rPr>
        <w:t>Clara</w:t>
      </w:r>
      <w:r>
        <w:rPr>
          <w:rFonts w:ascii="Cambria" w:hAnsi="Cambria"/>
          <w:sz w:val="28"/>
          <w:szCs w:val="28"/>
        </w:rPr>
        <w:t xml:space="preserve"> didn’t want Dex to be dead, </w:t>
      </w:r>
      <w:r w:rsidR="00CA5376">
        <w:rPr>
          <w:rFonts w:ascii="Cambria" w:hAnsi="Cambria"/>
          <w:sz w:val="28"/>
          <w:szCs w:val="28"/>
        </w:rPr>
        <w:t>any more</w:t>
      </w:r>
      <w:r>
        <w:rPr>
          <w:rFonts w:ascii="Cambria" w:hAnsi="Cambria"/>
          <w:sz w:val="28"/>
          <w:szCs w:val="28"/>
        </w:rPr>
        <w:t xml:space="preserve"> than she wanted to die</w:t>
      </w:r>
      <w:ins w:id="7552" w:author="Daisy Watt" w:date="2026-06-22T05:27:00Z" w16du:dateUtc="2026-06-22T03:27:00Z">
        <w:r w:rsidR="00FA236A">
          <w:rPr>
            <w:rFonts w:ascii="Cambria" w:hAnsi="Cambria"/>
            <w:sz w:val="28"/>
            <w:szCs w:val="28"/>
          </w:rPr>
          <w:t xml:space="preserve">, </w:t>
        </w:r>
      </w:ins>
      <w:del w:id="7553" w:author="Daisy Watt" w:date="2026-06-22T05:27:00Z" w16du:dateUtc="2026-06-22T03:27:00Z">
        <w:r>
          <w:rPr>
            <w:rFonts w:ascii="Cambria" w:hAnsi="Cambria"/>
            <w:sz w:val="28"/>
            <w:szCs w:val="28"/>
          </w:rPr>
          <w:delText xml:space="preserve"> </w:delText>
        </w:r>
      </w:del>
      <w:r>
        <w:rPr>
          <w:rFonts w:ascii="Cambria" w:hAnsi="Cambria"/>
          <w:sz w:val="28"/>
          <w:szCs w:val="28"/>
        </w:rPr>
        <w:t>herself</w:t>
      </w:r>
      <w:r w:rsidR="00155560">
        <w:rPr>
          <w:rFonts w:ascii="Cambria" w:hAnsi="Cambria"/>
          <w:sz w:val="28"/>
          <w:szCs w:val="28"/>
        </w:rPr>
        <w:t xml:space="preserve"> </w:t>
      </w:r>
      <w:del w:id="7554" w:author="Daisy Watt" w:date="2026-06-22T05:27:00Z" w16du:dateUtc="2026-06-22T03:27:00Z">
        <w:r w:rsidR="00155560">
          <w:rPr>
            <w:rFonts w:ascii="Cambria" w:hAnsi="Cambria"/>
            <w:sz w:val="28"/>
            <w:szCs w:val="28"/>
          </w:rPr>
          <w:delText>-</w:delText>
        </w:r>
      </w:del>
      <w:ins w:id="7555" w:author="Daisy Watt" w:date="2026-06-22T05:27:00Z" w16du:dateUtc="2026-06-22T03:27:00Z">
        <w:r w:rsidR="00FA236A">
          <w:rPr>
            <w:rFonts w:ascii="Cambria" w:hAnsi="Cambria"/>
            <w:sz w:val="28"/>
            <w:szCs w:val="28"/>
          </w:rPr>
          <w:t>–</w:t>
        </w:r>
      </w:ins>
      <w:r w:rsidR="00155560">
        <w:rPr>
          <w:rFonts w:ascii="Cambria" w:hAnsi="Cambria"/>
          <w:sz w:val="28"/>
          <w:szCs w:val="28"/>
        </w:rPr>
        <w:t xml:space="preserve"> a</w:t>
      </w:r>
      <w:r>
        <w:rPr>
          <w:rFonts w:ascii="Cambria" w:hAnsi="Cambria"/>
          <w:sz w:val="28"/>
          <w:szCs w:val="28"/>
        </w:rPr>
        <w:t xml:space="preserve">nd she </w:t>
      </w:r>
      <w:r w:rsidRPr="003256C1">
        <w:rPr>
          <w:rFonts w:ascii="Cambria" w:hAnsi="Cambria"/>
          <w:i/>
          <w:iCs/>
          <w:sz w:val="28"/>
          <w:szCs w:val="28"/>
        </w:rPr>
        <w:t>really</w:t>
      </w:r>
      <w:r>
        <w:rPr>
          <w:rFonts w:ascii="Cambria" w:hAnsi="Cambria"/>
          <w:sz w:val="28"/>
          <w:szCs w:val="28"/>
        </w:rPr>
        <w:t xml:space="preserve"> didn’t want to die</w:t>
      </w:r>
      <w:r w:rsidR="004A027C">
        <w:rPr>
          <w:rFonts w:ascii="Cambria" w:hAnsi="Cambria"/>
          <w:sz w:val="28"/>
          <w:szCs w:val="28"/>
        </w:rPr>
        <w:t>.</w:t>
      </w:r>
    </w:p>
    <w:p w14:paraId="7F17FF1B" w14:textId="499DB969" w:rsidR="002B4CA3" w:rsidRDefault="00885767" w:rsidP="006D0510">
      <w:pPr>
        <w:spacing w:line="360" w:lineRule="auto"/>
        <w:contextualSpacing/>
        <w:rPr>
          <w:rFonts w:ascii="Cambria" w:hAnsi="Cambria"/>
          <w:sz w:val="28"/>
          <w:szCs w:val="28"/>
        </w:rPr>
      </w:pPr>
      <w:r>
        <w:rPr>
          <w:rFonts w:ascii="Cambria" w:hAnsi="Cambria"/>
          <w:sz w:val="28"/>
          <w:szCs w:val="28"/>
        </w:rPr>
        <w:tab/>
        <w:t>‘How terrible</w:t>
      </w:r>
      <w:del w:id="7556" w:author="Daisy Watt" w:date="2026-06-22T05:33:00Z" w16du:dateUtc="2026-06-22T03:33:00Z">
        <w:r>
          <w:rPr>
            <w:rFonts w:ascii="Cambria" w:hAnsi="Cambria"/>
            <w:sz w:val="28"/>
            <w:szCs w:val="28"/>
          </w:rPr>
          <w:delText>,</w:delText>
        </w:r>
      </w:del>
      <w:ins w:id="7557" w:author="Daisy Watt" w:date="2026-06-22T05:33:00Z" w16du:dateUtc="2026-06-22T03:33:00Z">
        <w:r w:rsidR="00FF3502">
          <w:rPr>
            <w:rFonts w:ascii="Cambria" w:hAnsi="Cambria"/>
            <w:sz w:val="28"/>
            <w:szCs w:val="28"/>
          </w:rPr>
          <w:t>.</w:t>
        </w:r>
      </w:ins>
      <w:r>
        <w:rPr>
          <w:rFonts w:ascii="Cambria" w:hAnsi="Cambria"/>
          <w:sz w:val="28"/>
          <w:szCs w:val="28"/>
        </w:rPr>
        <w:t xml:space="preserve">’ </w:t>
      </w:r>
      <w:del w:id="7558" w:author="Daisy Watt" w:date="2026-06-22T05:33:00Z" w16du:dateUtc="2026-06-22T03:33:00Z">
        <w:r w:rsidDel="00FF3502">
          <w:rPr>
            <w:rFonts w:ascii="Cambria" w:hAnsi="Cambria"/>
            <w:sz w:val="28"/>
            <w:szCs w:val="28"/>
          </w:rPr>
          <w:delText>h</w:delText>
        </w:r>
      </w:del>
      <w:ins w:id="7559" w:author="Daisy Watt" w:date="2026-06-22T05:33:00Z" w16du:dateUtc="2026-06-22T03:33:00Z">
        <w:r w:rsidR="00FF3502">
          <w:rPr>
            <w:rFonts w:ascii="Cambria" w:hAnsi="Cambria"/>
            <w:sz w:val="28"/>
            <w:szCs w:val="28"/>
          </w:rPr>
          <w:t>H</w:t>
        </w:r>
      </w:ins>
      <w:r>
        <w:rPr>
          <w:rFonts w:ascii="Cambria" w:hAnsi="Cambria"/>
          <w:sz w:val="28"/>
          <w:szCs w:val="28"/>
        </w:rPr>
        <w:t xml:space="preserve">er </w:t>
      </w:r>
      <w:r w:rsidR="00F601D0">
        <w:rPr>
          <w:rFonts w:ascii="Cambria" w:hAnsi="Cambria"/>
          <w:sz w:val="28"/>
          <w:szCs w:val="28"/>
        </w:rPr>
        <w:t xml:space="preserve">mum’s eyes </w:t>
      </w:r>
      <w:ins w:id="7560" w:author="Daisy Watt" w:date="2026-06-22T05:34:00Z" w16du:dateUtc="2026-06-22T03:34:00Z">
        <w:r w:rsidR="00FF3502">
          <w:rPr>
            <w:rFonts w:ascii="Cambria" w:hAnsi="Cambria"/>
            <w:sz w:val="28"/>
            <w:szCs w:val="28"/>
          </w:rPr>
          <w:t xml:space="preserve">had </w:t>
        </w:r>
      </w:ins>
      <w:r w:rsidR="00F601D0">
        <w:rPr>
          <w:rFonts w:ascii="Cambria" w:hAnsi="Cambria"/>
          <w:sz w:val="28"/>
          <w:szCs w:val="28"/>
        </w:rPr>
        <w:t xml:space="preserve">widened </w:t>
      </w:r>
      <w:r w:rsidR="001127B6">
        <w:rPr>
          <w:rFonts w:ascii="Cambria" w:hAnsi="Cambria"/>
          <w:sz w:val="28"/>
          <w:szCs w:val="28"/>
        </w:rPr>
        <w:t xml:space="preserve">childishly </w:t>
      </w:r>
      <w:r w:rsidR="00F601D0">
        <w:rPr>
          <w:rFonts w:ascii="Cambria" w:hAnsi="Cambria"/>
          <w:sz w:val="28"/>
          <w:szCs w:val="28"/>
        </w:rPr>
        <w:t>on FaceTime when Clara told her the news about Dex</w:t>
      </w:r>
      <w:r w:rsidR="00D11F78">
        <w:rPr>
          <w:rFonts w:ascii="Cambria" w:hAnsi="Cambria"/>
          <w:sz w:val="28"/>
          <w:szCs w:val="28"/>
        </w:rPr>
        <w:t xml:space="preserve"> </w:t>
      </w:r>
      <w:r w:rsidR="00560FFB">
        <w:rPr>
          <w:rFonts w:ascii="Cambria" w:hAnsi="Cambria"/>
          <w:sz w:val="28"/>
          <w:szCs w:val="28"/>
        </w:rPr>
        <w:t>–</w:t>
      </w:r>
      <w:r w:rsidR="00BC0AB3">
        <w:rPr>
          <w:rFonts w:ascii="Cambria" w:hAnsi="Cambria"/>
          <w:sz w:val="28"/>
          <w:szCs w:val="28"/>
        </w:rPr>
        <w:t xml:space="preserve"> </w:t>
      </w:r>
      <w:del w:id="7561" w:author="Daisy Watt" w:date="2026-06-22T05:34:00Z" w16du:dateUtc="2026-06-22T03:34:00Z">
        <w:r w:rsidR="00560FFB">
          <w:rPr>
            <w:rFonts w:ascii="Cambria" w:hAnsi="Cambria"/>
            <w:sz w:val="28"/>
            <w:szCs w:val="28"/>
          </w:rPr>
          <w:delText>which meant</w:delText>
        </w:r>
      </w:del>
      <w:ins w:id="7562" w:author="Daisy Watt" w:date="2026-06-22T05:34:00Z" w16du:dateUtc="2026-06-22T03:34:00Z">
        <w:r w:rsidR="00D2598E">
          <w:rPr>
            <w:rFonts w:ascii="Cambria" w:hAnsi="Cambria"/>
            <w:sz w:val="28"/>
            <w:szCs w:val="28"/>
          </w:rPr>
          <w:t>so</w:t>
        </w:r>
      </w:ins>
      <w:r w:rsidR="00BC0AB3">
        <w:rPr>
          <w:rFonts w:ascii="Cambria" w:hAnsi="Cambria"/>
          <w:sz w:val="28"/>
          <w:szCs w:val="28"/>
        </w:rPr>
        <w:t xml:space="preserve"> Clara couldn’t bear to </w:t>
      </w:r>
      <w:r w:rsidR="00974124">
        <w:rPr>
          <w:rFonts w:ascii="Cambria" w:hAnsi="Cambria"/>
          <w:sz w:val="28"/>
          <w:szCs w:val="28"/>
        </w:rPr>
        <w:t xml:space="preserve">admit </w:t>
      </w:r>
      <w:r w:rsidR="00BC0AB3">
        <w:rPr>
          <w:rFonts w:ascii="Cambria" w:hAnsi="Cambria"/>
          <w:sz w:val="28"/>
          <w:szCs w:val="28"/>
        </w:rPr>
        <w:t xml:space="preserve">her own name was </w:t>
      </w:r>
      <w:del w:id="7563" w:author="Daisy Watt" w:date="2026-06-22T05:34:00Z" w16du:dateUtc="2026-06-22T03:34:00Z">
        <w:r w:rsidR="00560FFB">
          <w:rPr>
            <w:rFonts w:ascii="Cambria" w:hAnsi="Cambria"/>
            <w:sz w:val="28"/>
            <w:szCs w:val="28"/>
          </w:rPr>
          <w:delText xml:space="preserve">also </w:delText>
        </w:r>
      </w:del>
      <w:r w:rsidR="00BC0AB3">
        <w:rPr>
          <w:rFonts w:ascii="Cambria" w:hAnsi="Cambria"/>
          <w:sz w:val="28"/>
          <w:szCs w:val="28"/>
        </w:rPr>
        <w:t xml:space="preserve">on </w:t>
      </w:r>
      <w:del w:id="7564" w:author="Daisy Watt" w:date="2026-06-22T05:34:00Z" w16du:dateUtc="2026-06-22T03:34:00Z">
        <w:r w:rsidR="00BC0AB3">
          <w:rPr>
            <w:rFonts w:ascii="Cambria" w:hAnsi="Cambria"/>
            <w:sz w:val="28"/>
            <w:szCs w:val="28"/>
          </w:rPr>
          <w:delText>some</w:delText>
        </w:r>
      </w:del>
      <w:ins w:id="7565" w:author="Daisy Watt" w:date="2026-06-22T05:34:00Z" w16du:dateUtc="2026-06-22T03:34:00Z">
        <w:r w:rsidR="002D069C">
          <w:rPr>
            <w:rFonts w:ascii="Cambria" w:hAnsi="Cambria"/>
            <w:sz w:val="28"/>
            <w:szCs w:val="28"/>
          </w:rPr>
          <w:t>the same</w:t>
        </w:r>
      </w:ins>
      <w:r w:rsidR="00BC0AB3">
        <w:rPr>
          <w:rFonts w:ascii="Cambria" w:hAnsi="Cambria"/>
          <w:sz w:val="28"/>
          <w:szCs w:val="28"/>
        </w:rPr>
        <w:t xml:space="preserve"> weird </w:t>
      </w:r>
      <w:r w:rsidR="00C01993">
        <w:rPr>
          <w:rFonts w:ascii="Cambria" w:hAnsi="Cambria"/>
          <w:sz w:val="28"/>
          <w:szCs w:val="28"/>
        </w:rPr>
        <w:t>death list</w:t>
      </w:r>
      <w:del w:id="7566" w:author="Daisy Watt" w:date="2026-06-22T05:34:00Z" w16du:dateUtc="2026-06-22T03:34:00Z">
        <w:r w:rsidR="00974124">
          <w:rPr>
            <w:rFonts w:ascii="Cambria" w:hAnsi="Cambria"/>
            <w:sz w:val="28"/>
            <w:szCs w:val="28"/>
          </w:rPr>
          <w:delText xml:space="preserve"> which Dex had headed</w:delText>
        </w:r>
      </w:del>
      <w:r w:rsidR="00D11F78">
        <w:rPr>
          <w:rFonts w:ascii="Cambria" w:hAnsi="Cambria"/>
          <w:sz w:val="28"/>
          <w:szCs w:val="28"/>
        </w:rPr>
        <w:t xml:space="preserve">.  </w:t>
      </w:r>
    </w:p>
    <w:p w14:paraId="56A2BA66" w14:textId="5687A4E9" w:rsidR="00B258F2" w:rsidRDefault="00D11F78" w:rsidP="002B4CA3">
      <w:pPr>
        <w:spacing w:line="360" w:lineRule="auto"/>
        <w:ind w:firstLine="720"/>
        <w:contextualSpacing/>
        <w:rPr>
          <w:rFonts w:ascii="Cambria" w:hAnsi="Cambria"/>
          <w:sz w:val="28"/>
          <w:szCs w:val="28"/>
        </w:rPr>
      </w:pPr>
      <w:r>
        <w:rPr>
          <w:rFonts w:ascii="Cambria" w:hAnsi="Cambria"/>
          <w:sz w:val="28"/>
          <w:szCs w:val="28"/>
        </w:rPr>
        <w:t>B</w:t>
      </w:r>
      <w:r w:rsidR="00C01993">
        <w:rPr>
          <w:rFonts w:ascii="Cambria" w:hAnsi="Cambria"/>
          <w:sz w:val="28"/>
          <w:szCs w:val="28"/>
        </w:rPr>
        <w:t>ut s</w:t>
      </w:r>
      <w:r w:rsidR="006D0510">
        <w:rPr>
          <w:rFonts w:ascii="Cambria" w:hAnsi="Cambria"/>
          <w:sz w:val="28"/>
          <w:szCs w:val="28"/>
        </w:rPr>
        <w:t xml:space="preserve">he’d watched </w:t>
      </w:r>
      <w:r w:rsidR="007344D3">
        <w:rPr>
          <w:rFonts w:ascii="Cambria" w:hAnsi="Cambria"/>
          <w:sz w:val="28"/>
          <w:szCs w:val="28"/>
        </w:rPr>
        <w:t>a</w:t>
      </w:r>
      <w:r w:rsidR="006D0510">
        <w:rPr>
          <w:rFonts w:ascii="Cambria" w:hAnsi="Cambria"/>
          <w:sz w:val="28"/>
          <w:szCs w:val="28"/>
        </w:rPr>
        <w:t xml:space="preserve">ll </w:t>
      </w:r>
      <w:r w:rsidR="00143A9F">
        <w:rPr>
          <w:rFonts w:ascii="Cambria" w:hAnsi="Cambria"/>
          <w:sz w:val="28"/>
          <w:szCs w:val="28"/>
        </w:rPr>
        <w:t>afternoon</w:t>
      </w:r>
      <w:r w:rsidR="006D0510">
        <w:rPr>
          <w:rFonts w:ascii="Cambria" w:hAnsi="Cambria"/>
          <w:sz w:val="28"/>
          <w:szCs w:val="28"/>
        </w:rPr>
        <w:t xml:space="preserve"> as the list went viral</w:t>
      </w:r>
      <w:del w:id="7567" w:author="Daisy Watt" w:date="2026-06-22T05:35:00Z" w16du:dateUtc="2026-06-22T03:35:00Z">
        <w:r w:rsidR="006D0510">
          <w:rPr>
            <w:rFonts w:ascii="Cambria" w:hAnsi="Cambria"/>
            <w:sz w:val="28"/>
            <w:szCs w:val="28"/>
          </w:rPr>
          <w:delText>;</w:delText>
        </w:r>
      </w:del>
      <w:ins w:id="7568" w:author="Daisy Watt" w:date="2026-06-22T05:35:00Z" w16du:dateUtc="2026-06-22T03:35:00Z">
        <w:r w:rsidR="000231B7">
          <w:rPr>
            <w:rFonts w:ascii="Cambria" w:hAnsi="Cambria"/>
            <w:sz w:val="28"/>
            <w:szCs w:val="28"/>
          </w:rPr>
          <w:t>,</w:t>
        </w:r>
      </w:ins>
      <w:r w:rsidR="006D0510">
        <w:rPr>
          <w:rFonts w:ascii="Cambria" w:hAnsi="Cambria"/>
          <w:sz w:val="28"/>
          <w:szCs w:val="28"/>
        </w:rPr>
        <w:t xml:space="preserve"> speeding across the internet in a way that was terrifying – like</w:t>
      </w:r>
      <w:ins w:id="7569" w:author="Daisy Watt" w:date="2026-06-22T05:28:00Z" w16du:dateUtc="2026-06-22T03:28:00Z">
        <w:r w:rsidR="006D0510">
          <w:rPr>
            <w:rFonts w:ascii="Cambria" w:hAnsi="Cambria"/>
            <w:sz w:val="28"/>
            <w:szCs w:val="28"/>
          </w:rPr>
          <w:t xml:space="preserve"> </w:t>
        </w:r>
        <w:r w:rsidR="00946A3D">
          <w:rPr>
            <w:rFonts w:ascii="Cambria" w:hAnsi="Cambria"/>
            <w:sz w:val="28"/>
            <w:szCs w:val="28"/>
          </w:rPr>
          <w:t>a</w:t>
        </w:r>
      </w:ins>
      <w:r w:rsidR="006D0510">
        <w:rPr>
          <w:rFonts w:ascii="Cambria" w:hAnsi="Cambria"/>
          <w:sz w:val="28"/>
          <w:szCs w:val="28"/>
        </w:rPr>
        <w:t xml:space="preserve"> forest fire, Clara thought</w:t>
      </w:r>
      <w:r w:rsidR="00C01993">
        <w:rPr>
          <w:rFonts w:ascii="Cambria" w:hAnsi="Cambria"/>
          <w:sz w:val="28"/>
          <w:szCs w:val="28"/>
        </w:rPr>
        <w:t xml:space="preserve">. </w:t>
      </w:r>
      <w:del w:id="7570" w:author="Daisy Watt" w:date="2026-06-22T05:37:00Z" w16du:dateUtc="2026-06-22T03:37:00Z">
        <w:r w:rsidR="00C01993">
          <w:rPr>
            <w:rFonts w:ascii="Cambria" w:hAnsi="Cambria"/>
            <w:sz w:val="28"/>
            <w:szCs w:val="28"/>
          </w:rPr>
          <w:delText xml:space="preserve"> </w:delText>
        </w:r>
      </w:del>
      <w:del w:id="7571" w:author="Daisy Watt" w:date="2026-06-22T05:36:00Z" w16du:dateUtc="2026-06-22T03:36:00Z">
        <w:r w:rsidR="004864C0">
          <w:rPr>
            <w:rFonts w:ascii="Cambria" w:hAnsi="Cambria"/>
            <w:sz w:val="28"/>
            <w:szCs w:val="28"/>
          </w:rPr>
          <w:delText xml:space="preserve">It was </w:delText>
        </w:r>
        <w:r w:rsidR="004864C0" w:rsidDel="008D4EA2">
          <w:rPr>
            <w:rFonts w:ascii="Cambria" w:hAnsi="Cambria"/>
            <w:sz w:val="28"/>
            <w:szCs w:val="28"/>
          </w:rPr>
          <w:delText>m</w:delText>
        </w:r>
      </w:del>
      <w:ins w:id="7572" w:author="Daisy Watt" w:date="2026-06-22T05:36:00Z" w16du:dateUtc="2026-06-22T03:36:00Z">
        <w:r w:rsidR="008D4EA2">
          <w:rPr>
            <w:rFonts w:ascii="Cambria" w:hAnsi="Cambria"/>
            <w:sz w:val="28"/>
            <w:szCs w:val="28"/>
          </w:rPr>
          <w:t>M</w:t>
        </w:r>
      </w:ins>
      <w:r w:rsidR="004864C0">
        <w:rPr>
          <w:rFonts w:ascii="Cambria" w:hAnsi="Cambria"/>
          <w:sz w:val="28"/>
          <w:szCs w:val="28"/>
        </w:rPr>
        <w:t>ainly</w:t>
      </w:r>
      <w:del w:id="7573" w:author="Daisy Watt" w:date="2026-06-22T05:36:00Z" w16du:dateUtc="2026-06-22T03:36:00Z">
        <w:r w:rsidR="004864C0">
          <w:rPr>
            <w:rFonts w:ascii="Cambria" w:hAnsi="Cambria"/>
            <w:sz w:val="28"/>
            <w:szCs w:val="28"/>
          </w:rPr>
          <w:delText xml:space="preserve"> picked up</w:delText>
        </w:r>
      </w:del>
      <w:r w:rsidR="006D0510">
        <w:rPr>
          <w:rFonts w:ascii="Cambria" w:hAnsi="Cambria"/>
          <w:sz w:val="28"/>
          <w:szCs w:val="28"/>
        </w:rPr>
        <w:t>, she guessed, because Dex was already dead</w:t>
      </w:r>
      <w:r w:rsidR="00C70376">
        <w:rPr>
          <w:rFonts w:ascii="Cambria" w:hAnsi="Cambria"/>
          <w:sz w:val="28"/>
          <w:szCs w:val="28"/>
        </w:rPr>
        <w:t>,</w:t>
      </w:r>
      <w:r w:rsidR="006D0510">
        <w:rPr>
          <w:rFonts w:ascii="Cambria" w:hAnsi="Cambria"/>
          <w:sz w:val="28"/>
          <w:szCs w:val="28"/>
        </w:rPr>
        <w:t xml:space="preserve"> and </w:t>
      </w:r>
      <w:r w:rsidR="002B4CA3">
        <w:rPr>
          <w:rFonts w:ascii="Cambria" w:hAnsi="Cambria"/>
          <w:sz w:val="28"/>
          <w:szCs w:val="28"/>
        </w:rPr>
        <w:t xml:space="preserve">the infamous </w:t>
      </w:r>
      <w:r w:rsidR="006D0510">
        <w:rPr>
          <w:rFonts w:ascii="Cambria" w:hAnsi="Cambria"/>
          <w:sz w:val="28"/>
          <w:szCs w:val="28"/>
        </w:rPr>
        <w:t>Jackson Rayne was on it</w:t>
      </w:r>
      <w:ins w:id="7574" w:author="Daisy Watt" w:date="2026-06-22T05:29:00Z" w16du:dateUtc="2026-06-22T03:29:00Z">
        <w:r w:rsidR="00674C2C">
          <w:rPr>
            <w:rFonts w:ascii="Cambria" w:hAnsi="Cambria"/>
            <w:sz w:val="28"/>
            <w:szCs w:val="28"/>
          </w:rPr>
          <w:t xml:space="preserve">, </w:t>
        </w:r>
      </w:ins>
      <w:del w:id="7575" w:author="Daisy Watt" w:date="2026-06-22T05:29:00Z" w16du:dateUtc="2026-06-22T03:29:00Z">
        <w:r w:rsidR="00C70376">
          <w:rPr>
            <w:rFonts w:ascii="Cambria" w:hAnsi="Cambria"/>
            <w:sz w:val="28"/>
            <w:szCs w:val="28"/>
          </w:rPr>
          <w:delText xml:space="preserve"> </w:delText>
        </w:r>
      </w:del>
      <w:r w:rsidR="00C70376">
        <w:rPr>
          <w:rFonts w:ascii="Cambria" w:hAnsi="Cambria"/>
          <w:sz w:val="28"/>
          <w:szCs w:val="28"/>
        </w:rPr>
        <w:t>too</w:t>
      </w:r>
      <w:r w:rsidR="006D0510">
        <w:rPr>
          <w:rFonts w:ascii="Cambria" w:hAnsi="Cambria"/>
          <w:sz w:val="28"/>
          <w:szCs w:val="28"/>
        </w:rPr>
        <w:t xml:space="preserve">. </w:t>
      </w:r>
      <w:r w:rsidR="00C01993">
        <w:rPr>
          <w:rFonts w:ascii="Cambria" w:hAnsi="Cambria"/>
          <w:sz w:val="28"/>
          <w:szCs w:val="28"/>
        </w:rPr>
        <w:t xml:space="preserve"> </w:t>
      </w:r>
    </w:p>
    <w:p w14:paraId="4ADDCEB8" w14:textId="04EB9BF0" w:rsidR="006A2145" w:rsidRDefault="00C01993" w:rsidP="009A2017">
      <w:pPr>
        <w:spacing w:line="360" w:lineRule="auto"/>
        <w:ind w:firstLine="720"/>
        <w:contextualSpacing/>
        <w:rPr>
          <w:ins w:id="7576" w:author="Claire S" w:date="2026-07-22T11:01:00Z" w16du:dateUtc="2026-07-22T10:01:00Z"/>
          <w:rFonts w:ascii="Cambria" w:hAnsi="Cambria"/>
          <w:sz w:val="28"/>
          <w:szCs w:val="28"/>
        </w:rPr>
      </w:pPr>
      <w:r>
        <w:rPr>
          <w:rFonts w:ascii="Cambria" w:hAnsi="Cambria"/>
          <w:sz w:val="28"/>
          <w:szCs w:val="28"/>
        </w:rPr>
        <w:t xml:space="preserve">The author was </w:t>
      </w:r>
      <w:r w:rsidR="002B4CA3">
        <w:rPr>
          <w:rFonts w:ascii="Cambria" w:hAnsi="Cambria"/>
          <w:sz w:val="28"/>
          <w:szCs w:val="28"/>
        </w:rPr>
        <w:t xml:space="preserve">also </w:t>
      </w:r>
      <w:r w:rsidR="007F6DFE">
        <w:rPr>
          <w:rFonts w:ascii="Cambria" w:hAnsi="Cambria"/>
          <w:sz w:val="28"/>
          <w:szCs w:val="28"/>
        </w:rPr>
        <w:t>at the top</w:t>
      </w:r>
      <w:r w:rsidR="00010915">
        <w:rPr>
          <w:rFonts w:ascii="Cambria" w:hAnsi="Cambria"/>
          <w:sz w:val="28"/>
          <w:szCs w:val="28"/>
        </w:rPr>
        <w:t xml:space="preserve"> of </w:t>
      </w:r>
      <w:r>
        <w:rPr>
          <w:rFonts w:ascii="Cambria" w:hAnsi="Cambria"/>
          <w:sz w:val="28"/>
          <w:szCs w:val="28"/>
        </w:rPr>
        <w:t>all the news w</w:t>
      </w:r>
      <w:r w:rsidR="00010915">
        <w:rPr>
          <w:rFonts w:ascii="Cambria" w:hAnsi="Cambria"/>
          <w:sz w:val="28"/>
          <w:szCs w:val="28"/>
        </w:rPr>
        <w:t>ebsite</w:t>
      </w:r>
      <w:r>
        <w:rPr>
          <w:rFonts w:ascii="Cambria" w:hAnsi="Cambria"/>
          <w:sz w:val="28"/>
          <w:szCs w:val="28"/>
        </w:rPr>
        <w:t>s</w:t>
      </w:r>
      <w:r w:rsidR="002B4CA3">
        <w:rPr>
          <w:rFonts w:ascii="Cambria" w:hAnsi="Cambria"/>
          <w:sz w:val="28"/>
          <w:szCs w:val="28"/>
        </w:rPr>
        <w:t xml:space="preserve"> right now</w:t>
      </w:r>
      <w:r w:rsidR="00010915">
        <w:rPr>
          <w:rFonts w:ascii="Cambria" w:hAnsi="Cambria"/>
          <w:sz w:val="28"/>
          <w:szCs w:val="28"/>
        </w:rPr>
        <w:t xml:space="preserve">, wearing </w:t>
      </w:r>
      <w:r w:rsidR="002B4CA3">
        <w:rPr>
          <w:rFonts w:ascii="Cambria" w:hAnsi="Cambria"/>
          <w:sz w:val="28"/>
          <w:szCs w:val="28"/>
        </w:rPr>
        <w:t>a long</w:t>
      </w:r>
      <w:r w:rsidR="00C031FD">
        <w:rPr>
          <w:rFonts w:ascii="Cambria" w:hAnsi="Cambria"/>
          <w:sz w:val="28"/>
          <w:szCs w:val="28"/>
        </w:rPr>
        <w:t xml:space="preserve"> </w:t>
      </w:r>
      <w:r w:rsidR="002B4CA3">
        <w:rPr>
          <w:rFonts w:ascii="Cambria" w:hAnsi="Cambria"/>
          <w:sz w:val="28"/>
          <w:szCs w:val="28"/>
        </w:rPr>
        <w:t xml:space="preserve">coat and </w:t>
      </w:r>
      <w:r w:rsidR="00010915">
        <w:rPr>
          <w:rFonts w:ascii="Cambria" w:hAnsi="Cambria"/>
          <w:sz w:val="28"/>
          <w:szCs w:val="28"/>
        </w:rPr>
        <w:t>dark glasses</w:t>
      </w:r>
      <w:r w:rsidR="00F601D0">
        <w:rPr>
          <w:rFonts w:ascii="Cambria" w:hAnsi="Cambria"/>
          <w:sz w:val="28"/>
          <w:szCs w:val="28"/>
        </w:rPr>
        <w:t>, and looking deeply pensive</w:t>
      </w:r>
      <w:r w:rsidR="009A2017">
        <w:rPr>
          <w:rFonts w:ascii="Cambria" w:hAnsi="Cambria"/>
          <w:sz w:val="28"/>
          <w:szCs w:val="28"/>
        </w:rPr>
        <w:t>;</w:t>
      </w:r>
      <w:r w:rsidR="008D5A93">
        <w:rPr>
          <w:rFonts w:ascii="Cambria" w:hAnsi="Cambria"/>
          <w:sz w:val="28"/>
          <w:szCs w:val="28"/>
        </w:rPr>
        <w:t xml:space="preserve"> a cross between Mr Rochester and </w:t>
      </w:r>
      <w:r w:rsidR="000F4998">
        <w:rPr>
          <w:rFonts w:ascii="Cambria" w:hAnsi="Cambria"/>
          <w:sz w:val="28"/>
          <w:szCs w:val="28"/>
        </w:rPr>
        <w:t xml:space="preserve">one of those fit </w:t>
      </w:r>
      <w:r w:rsidR="00E56EAE">
        <w:rPr>
          <w:rFonts w:ascii="Cambria" w:hAnsi="Cambria"/>
          <w:sz w:val="28"/>
          <w:szCs w:val="28"/>
        </w:rPr>
        <w:t xml:space="preserve">Special </w:t>
      </w:r>
      <w:r w:rsidR="00F01967">
        <w:rPr>
          <w:rFonts w:ascii="Cambria" w:hAnsi="Cambria"/>
          <w:sz w:val="28"/>
          <w:szCs w:val="28"/>
        </w:rPr>
        <w:t>F</w:t>
      </w:r>
      <w:r w:rsidR="00E56EAE">
        <w:rPr>
          <w:rFonts w:ascii="Cambria" w:hAnsi="Cambria"/>
          <w:sz w:val="28"/>
          <w:szCs w:val="28"/>
        </w:rPr>
        <w:t xml:space="preserve">orces </w:t>
      </w:r>
      <w:r w:rsidR="000F4998">
        <w:rPr>
          <w:rFonts w:ascii="Cambria" w:hAnsi="Cambria"/>
          <w:sz w:val="28"/>
          <w:szCs w:val="28"/>
        </w:rPr>
        <w:t xml:space="preserve">guys on the telly. </w:t>
      </w:r>
      <w:r w:rsidR="00E56EAE">
        <w:rPr>
          <w:rFonts w:ascii="Cambria" w:hAnsi="Cambria"/>
          <w:sz w:val="28"/>
          <w:szCs w:val="28"/>
        </w:rPr>
        <w:t>Rayne</w:t>
      </w:r>
      <w:r w:rsidR="004A027C">
        <w:rPr>
          <w:rFonts w:ascii="Cambria" w:hAnsi="Cambria"/>
          <w:sz w:val="28"/>
          <w:szCs w:val="28"/>
        </w:rPr>
        <w:t xml:space="preserve"> was </w:t>
      </w:r>
      <w:r w:rsidR="009A2017">
        <w:rPr>
          <w:rFonts w:ascii="Cambria" w:hAnsi="Cambria"/>
          <w:sz w:val="28"/>
          <w:szCs w:val="28"/>
        </w:rPr>
        <w:t xml:space="preserve">shown </w:t>
      </w:r>
      <w:r w:rsidR="00F601D0">
        <w:rPr>
          <w:rFonts w:ascii="Cambria" w:hAnsi="Cambria"/>
          <w:sz w:val="28"/>
          <w:szCs w:val="28"/>
        </w:rPr>
        <w:t>walk</w:t>
      </w:r>
      <w:r w:rsidR="00BE7193">
        <w:rPr>
          <w:rFonts w:ascii="Cambria" w:hAnsi="Cambria"/>
          <w:sz w:val="28"/>
          <w:szCs w:val="28"/>
        </w:rPr>
        <w:t>ing</w:t>
      </w:r>
      <w:r w:rsidR="00F601D0">
        <w:rPr>
          <w:rFonts w:ascii="Cambria" w:hAnsi="Cambria"/>
          <w:sz w:val="28"/>
          <w:szCs w:val="28"/>
        </w:rPr>
        <w:t xml:space="preserve"> by the sea with a</w:t>
      </w:r>
      <w:r w:rsidR="00F01967">
        <w:rPr>
          <w:rFonts w:ascii="Cambria" w:hAnsi="Cambria"/>
          <w:sz w:val="28"/>
          <w:szCs w:val="28"/>
        </w:rPr>
        <w:t xml:space="preserve"> very pretty</w:t>
      </w:r>
      <w:r w:rsidR="00F601D0">
        <w:rPr>
          <w:rFonts w:ascii="Cambria" w:hAnsi="Cambria"/>
          <w:sz w:val="28"/>
          <w:szCs w:val="28"/>
        </w:rPr>
        <w:t xml:space="preserve"> ‘female friend’,</w:t>
      </w:r>
      <w:r w:rsidR="000246D6">
        <w:rPr>
          <w:rFonts w:ascii="Cambria" w:hAnsi="Cambria"/>
          <w:sz w:val="28"/>
          <w:szCs w:val="28"/>
        </w:rPr>
        <w:t xml:space="preserve"> </w:t>
      </w:r>
      <w:r w:rsidR="00026B27">
        <w:rPr>
          <w:rFonts w:ascii="Cambria" w:hAnsi="Cambria"/>
          <w:sz w:val="28"/>
          <w:szCs w:val="28"/>
        </w:rPr>
        <w:t xml:space="preserve">both with </w:t>
      </w:r>
      <w:r w:rsidR="000F4998">
        <w:rPr>
          <w:rFonts w:ascii="Cambria" w:hAnsi="Cambria"/>
          <w:sz w:val="28"/>
          <w:szCs w:val="28"/>
        </w:rPr>
        <w:t xml:space="preserve">takeaway </w:t>
      </w:r>
      <w:r w:rsidR="00F601D0">
        <w:rPr>
          <w:rFonts w:ascii="Cambria" w:hAnsi="Cambria"/>
          <w:sz w:val="28"/>
          <w:szCs w:val="28"/>
        </w:rPr>
        <w:t>coffee</w:t>
      </w:r>
      <w:r w:rsidR="009A2017">
        <w:rPr>
          <w:rFonts w:ascii="Cambria" w:hAnsi="Cambria"/>
          <w:sz w:val="28"/>
          <w:szCs w:val="28"/>
        </w:rPr>
        <w:t>s</w:t>
      </w:r>
      <w:r w:rsidR="00F601D0">
        <w:rPr>
          <w:rFonts w:ascii="Cambria" w:hAnsi="Cambria"/>
          <w:sz w:val="28"/>
          <w:szCs w:val="28"/>
        </w:rPr>
        <w:t xml:space="preserve"> in hand</w:t>
      </w:r>
      <w:r w:rsidR="004A027C">
        <w:rPr>
          <w:rFonts w:ascii="Cambria" w:hAnsi="Cambria"/>
          <w:sz w:val="28"/>
          <w:szCs w:val="28"/>
        </w:rPr>
        <w:t>,</w:t>
      </w:r>
      <w:r w:rsidR="00153010">
        <w:rPr>
          <w:rFonts w:ascii="Cambria" w:hAnsi="Cambria"/>
          <w:sz w:val="28"/>
          <w:szCs w:val="28"/>
        </w:rPr>
        <w:t xml:space="preserve"> </w:t>
      </w:r>
      <w:r w:rsidR="004A027C">
        <w:rPr>
          <w:rFonts w:ascii="Cambria" w:hAnsi="Cambria"/>
          <w:sz w:val="28"/>
          <w:szCs w:val="28"/>
        </w:rPr>
        <w:t xml:space="preserve">and Clara felt a </w:t>
      </w:r>
      <w:del w:id="7577" w:author="Daisy Watt" w:date="2026-06-22T05:39:00Z" w16du:dateUtc="2026-06-22T03:39:00Z">
        <w:r w:rsidR="004A027C">
          <w:rPr>
            <w:rFonts w:ascii="Cambria" w:hAnsi="Cambria"/>
            <w:sz w:val="28"/>
            <w:szCs w:val="28"/>
          </w:rPr>
          <w:delText xml:space="preserve">real </w:delText>
        </w:r>
      </w:del>
      <w:r w:rsidR="004A027C">
        <w:rPr>
          <w:rFonts w:ascii="Cambria" w:hAnsi="Cambria"/>
          <w:sz w:val="28"/>
          <w:szCs w:val="28"/>
        </w:rPr>
        <w:t>twinge of sorrow</w:t>
      </w:r>
      <w:ins w:id="7578" w:author="Claire S" w:date="2026-07-22T12:04:00Z" w16du:dateUtc="2026-07-22T11:04:00Z">
        <w:r w:rsidR="003A4342">
          <w:rPr>
            <w:rFonts w:ascii="Cambria" w:hAnsi="Cambria"/>
            <w:sz w:val="28"/>
            <w:szCs w:val="28"/>
          </w:rPr>
          <w:t xml:space="preserve"> for him</w:t>
        </w:r>
      </w:ins>
      <w:r w:rsidR="00F601D0">
        <w:rPr>
          <w:rFonts w:ascii="Cambria" w:hAnsi="Cambria"/>
          <w:sz w:val="28"/>
          <w:szCs w:val="28"/>
        </w:rPr>
        <w:t xml:space="preserve">. </w:t>
      </w:r>
    </w:p>
    <w:p w14:paraId="3BD5C42E" w14:textId="0994A9B3" w:rsidR="00010915" w:rsidRDefault="00F601D0" w:rsidP="009A2017">
      <w:pPr>
        <w:spacing w:line="360" w:lineRule="auto"/>
        <w:ind w:firstLine="720"/>
        <w:contextualSpacing/>
        <w:rPr>
          <w:rFonts w:ascii="Cambria" w:hAnsi="Cambria"/>
          <w:sz w:val="28"/>
          <w:szCs w:val="28"/>
        </w:rPr>
      </w:pPr>
      <w:del w:id="7579" w:author="Claire S" w:date="2026-07-22T11:01:00Z" w16du:dateUtc="2026-07-22T10:01:00Z">
        <w:r w:rsidRPr="00A1665A" w:rsidDel="006A2145">
          <w:rPr>
            <w:rFonts w:ascii="Cambria" w:hAnsi="Cambria"/>
            <w:sz w:val="28"/>
            <w:szCs w:val="28"/>
            <w:highlight w:val="green"/>
            <w:rPrChange w:id="7580" w:author="Daisy Watt" w:date="2026-06-23T12:42:00Z" w16du:dateUtc="2026-06-23T10:42:00Z">
              <w:rPr>
                <w:rFonts w:ascii="Cambria" w:hAnsi="Cambria"/>
                <w:sz w:val="28"/>
                <w:szCs w:val="28"/>
              </w:rPr>
            </w:rPrChange>
          </w:rPr>
          <w:delText>Poor man</w:delText>
        </w:r>
        <w:r w:rsidR="003D16B0" w:rsidDel="006A2145">
          <w:rPr>
            <w:rFonts w:ascii="Cambria" w:hAnsi="Cambria"/>
            <w:sz w:val="28"/>
            <w:szCs w:val="28"/>
          </w:rPr>
          <w:delText>:</w:delText>
        </w:r>
        <w:r w:rsidDel="006A2145">
          <w:rPr>
            <w:rFonts w:ascii="Cambria" w:hAnsi="Cambria"/>
            <w:sz w:val="28"/>
            <w:szCs w:val="28"/>
          </w:rPr>
          <w:delText xml:space="preserve"> </w:delText>
        </w:r>
      </w:del>
      <w:r>
        <w:rPr>
          <w:rFonts w:ascii="Cambria" w:hAnsi="Cambria"/>
          <w:sz w:val="28"/>
          <w:szCs w:val="28"/>
        </w:rPr>
        <w:t xml:space="preserve">Dex had </w:t>
      </w:r>
      <w:r w:rsidR="00153010">
        <w:rPr>
          <w:rFonts w:ascii="Cambria" w:hAnsi="Cambria"/>
          <w:sz w:val="28"/>
          <w:szCs w:val="28"/>
        </w:rPr>
        <w:t>showe</w:t>
      </w:r>
      <w:r>
        <w:rPr>
          <w:rFonts w:ascii="Cambria" w:hAnsi="Cambria"/>
          <w:sz w:val="28"/>
          <w:szCs w:val="28"/>
        </w:rPr>
        <w:t xml:space="preserve">d Clara a few paragraphs of </w:t>
      </w:r>
      <w:r w:rsidR="004A027C">
        <w:rPr>
          <w:rFonts w:ascii="Cambria" w:hAnsi="Cambria"/>
          <w:sz w:val="28"/>
          <w:szCs w:val="28"/>
        </w:rPr>
        <w:t>Rayne’s</w:t>
      </w:r>
      <w:r>
        <w:rPr>
          <w:rFonts w:ascii="Cambria" w:hAnsi="Cambria"/>
          <w:sz w:val="28"/>
          <w:szCs w:val="28"/>
        </w:rPr>
        <w:t xml:space="preserve"> memoir proposal, so she had an idea</w:t>
      </w:r>
      <w:r w:rsidR="00776672">
        <w:rPr>
          <w:rFonts w:ascii="Cambria" w:hAnsi="Cambria"/>
          <w:sz w:val="28"/>
          <w:szCs w:val="28"/>
        </w:rPr>
        <w:t xml:space="preserve"> </w:t>
      </w:r>
      <w:r>
        <w:rPr>
          <w:rFonts w:ascii="Cambria" w:hAnsi="Cambria"/>
          <w:sz w:val="28"/>
          <w:szCs w:val="28"/>
        </w:rPr>
        <w:t>what the writer had been through</w:t>
      </w:r>
      <w:ins w:id="7581" w:author="Daisy Watt" w:date="2026-06-22T05:29:00Z" w16du:dateUtc="2026-06-22T03:29:00Z">
        <w:r w:rsidR="00A028F7">
          <w:rPr>
            <w:rFonts w:ascii="Cambria" w:hAnsi="Cambria"/>
            <w:sz w:val="28"/>
            <w:szCs w:val="28"/>
          </w:rPr>
          <w:t>,</w:t>
        </w:r>
      </w:ins>
      <w:r>
        <w:rPr>
          <w:rFonts w:ascii="Cambria" w:hAnsi="Cambria"/>
          <w:sz w:val="28"/>
          <w:szCs w:val="28"/>
        </w:rPr>
        <w:t xml:space="preserve"> </w:t>
      </w:r>
      <w:r w:rsidR="00CC3E1A">
        <w:rPr>
          <w:rFonts w:ascii="Cambria" w:hAnsi="Cambria"/>
          <w:sz w:val="28"/>
          <w:szCs w:val="28"/>
        </w:rPr>
        <w:t>growing up.</w:t>
      </w:r>
      <w:r>
        <w:rPr>
          <w:rFonts w:ascii="Cambria" w:hAnsi="Cambria"/>
          <w:sz w:val="28"/>
          <w:szCs w:val="28"/>
        </w:rPr>
        <w:t xml:space="preserve"> Now this</w:t>
      </w:r>
      <w:r w:rsidR="00776672">
        <w:rPr>
          <w:rFonts w:ascii="Cambria" w:hAnsi="Cambria"/>
          <w:sz w:val="28"/>
          <w:szCs w:val="28"/>
        </w:rPr>
        <w:t>,</w:t>
      </w:r>
      <w:r>
        <w:rPr>
          <w:rFonts w:ascii="Cambria" w:hAnsi="Cambria"/>
          <w:sz w:val="28"/>
          <w:szCs w:val="28"/>
        </w:rPr>
        <w:t xml:space="preserve"> on top </w:t>
      </w:r>
      <w:r w:rsidR="00CC3E1A">
        <w:rPr>
          <w:rFonts w:ascii="Cambria" w:hAnsi="Cambria"/>
          <w:sz w:val="28"/>
          <w:szCs w:val="28"/>
        </w:rPr>
        <w:t>of his early</w:t>
      </w:r>
      <w:r>
        <w:rPr>
          <w:rFonts w:ascii="Cambria" w:hAnsi="Cambria"/>
          <w:sz w:val="28"/>
          <w:szCs w:val="28"/>
        </w:rPr>
        <w:t xml:space="preserve"> tragedies.</w:t>
      </w:r>
      <w:r w:rsidR="003300AD">
        <w:rPr>
          <w:rFonts w:ascii="Cambria" w:hAnsi="Cambria"/>
          <w:sz w:val="28"/>
          <w:szCs w:val="28"/>
        </w:rPr>
        <w:t xml:space="preserve"> </w:t>
      </w:r>
      <w:del w:id="7582" w:author="Claire S" w:date="2026-07-22T11:02:00Z" w16du:dateUtc="2026-07-22T10:02:00Z">
        <w:r w:rsidR="003300AD" w:rsidDel="00B66DA0">
          <w:rPr>
            <w:rFonts w:ascii="Cambria" w:hAnsi="Cambria"/>
            <w:sz w:val="28"/>
            <w:szCs w:val="28"/>
          </w:rPr>
          <w:delText xml:space="preserve">He’d owed everything to Dex, </w:delText>
        </w:r>
        <w:commentRangeStart w:id="7583"/>
        <w:r w:rsidR="003300AD" w:rsidDel="00B66DA0">
          <w:rPr>
            <w:rFonts w:ascii="Cambria" w:hAnsi="Cambria"/>
            <w:sz w:val="28"/>
            <w:szCs w:val="28"/>
          </w:rPr>
          <w:delText>he’d said publicly several times.</w:delText>
        </w:r>
        <w:commentRangeEnd w:id="7583"/>
        <w:r w:rsidR="00BA454E" w:rsidDel="00B66DA0">
          <w:rPr>
            <w:rStyle w:val="CommentReference"/>
            <w:rFonts w:ascii="Cambria" w:hAnsi="Cambria"/>
            <w:sz w:val="28"/>
            <w:szCs w:val="28"/>
          </w:rPr>
          <w:commentReference w:id="7583"/>
        </w:r>
      </w:del>
    </w:p>
    <w:p w14:paraId="49BA60AC" w14:textId="6D513F0A" w:rsidR="00153010" w:rsidRDefault="00153010" w:rsidP="00F601D0">
      <w:pPr>
        <w:spacing w:line="360" w:lineRule="auto"/>
        <w:ind w:firstLine="720"/>
        <w:contextualSpacing/>
        <w:rPr>
          <w:rFonts w:ascii="Cambria" w:hAnsi="Cambria"/>
          <w:sz w:val="28"/>
          <w:szCs w:val="28"/>
        </w:rPr>
      </w:pPr>
      <w:r>
        <w:rPr>
          <w:rFonts w:ascii="Cambria" w:hAnsi="Cambria"/>
          <w:sz w:val="28"/>
          <w:szCs w:val="28"/>
        </w:rPr>
        <w:t xml:space="preserve">But </w:t>
      </w:r>
      <w:r w:rsidR="00CC3E1A">
        <w:rPr>
          <w:rFonts w:ascii="Cambria" w:hAnsi="Cambria"/>
          <w:sz w:val="28"/>
          <w:szCs w:val="28"/>
        </w:rPr>
        <w:t xml:space="preserve">honestly, </w:t>
      </w:r>
      <w:r>
        <w:rPr>
          <w:rFonts w:ascii="Cambria" w:hAnsi="Cambria"/>
          <w:sz w:val="28"/>
          <w:szCs w:val="28"/>
        </w:rPr>
        <w:t xml:space="preserve">Clara was more worried </w:t>
      </w:r>
      <w:r w:rsidR="00C25C0C">
        <w:rPr>
          <w:rFonts w:ascii="Cambria" w:hAnsi="Cambria"/>
          <w:sz w:val="28"/>
          <w:szCs w:val="28"/>
        </w:rPr>
        <w:t>a</w:t>
      </w:r>
      <w:r>
        <w:rPr>
          <w:rFonts w:ascii="Cambria" w:hAnsi="Cambria"/>
          <w:sz w:val="28"/>
          <w:szCs w:val="28"/>
        </w:rPr>
        <w:t>bout herself right now than J</w:t>
      </w:r>
      <w:r w:rsidR="00C25C0C">
        <w:rPr>
          <w:rFonts w:ascii="Cambria" w:hAnsi="Cambria"/>
          <w:sz w:val="28"/>
          <w:szCs w:val="28"/>
        </w:rPr>
        <w:t>ackson Rayne</w:t>
      </w:r>
      <w:r>
        <w:rPr>
          <w:rFonts w:ascii="Cambria" w:hAnsi="Cambria"/>
          <w:sz w:val="28"/>
          <w:szCs w:val="28"/>
        </w:rPr>
        <w:t>: he could afford all the security in the world if he needed it, while she was on her own</w:t>
      </w:r>
      <w:ins w:id="7584" w:author="Claire S" w:date="2026-05-11T12:12:00Z" w16du:dateUtc="2026-05-11T11:12:00Z">
        <w:r w:rsidR="002765B4">
          <w:rPr>
            <w:rFonts w:ascii="Cambria" w:hAnsi="Cambria"/>
            <w:sz w:val="28"/>
            <w:szCs w:val="28"/>
          </w:rPr>
          <w:t>,</w:t>
        </w:r>
      </w:ins>
      <w:r>
        <w:rPr>
          <w:rFonts w:ascii="Cambria" w:hAnsi="Cambria"/>
          <w:sz w:val="28"/>
          <w:szCs w:val="28"/>
        </w:rPr>
        <w:t xml:space="preserve"> in a</w:t>
      </w:r>
      <w:r w:rsidR="00C25C0C">
        <w:rPr>
          <w:rFonts w:ascii="Cambria" w:hAnsi="Cambria"/>
          <w:sz w:val="28"/>
          <w:szCs w:val="28"/>
        </w:rPr>
        <w:t>n</w:t>
      </w:r>
      <w:r>
        <w:rPr>
          <w:rFonts w:ascii="Cambria" w:hAnsi="Cambria"/>
          <w:sz w:val="28"/>
          <w:szCs w:val="28"/>
        </w:rPr>
        <w:t xml:space="preserve"> old council </w:t>
      </w:r>
      <w:del w:id="7585" w:author="Claire S" w:date="2026-05-08T17:10:00Z" w16du:dateUtc="2026-05-08T16:10:00Z">
        <w:r w:rsidR="0085717A" w:rsidDel="00C8692E">
          <w:rPr>
            <w:rFonts w:ascii="Cambria" w:hAnsi="Cambria"/>
            <w:sz w:val="28"/>
            <w:szCs w:val="28"/>
          </w:rPr>
          <w:delText>flat</w:delText>
        </w:r>
      </w:del>
      <w:ins w:id="7586" w:author="Claire S" w:date="2026-05-08T17:10:00Z" w16du:dateUtc="2026-05-08T16:10:00Z">
        <w:r w:rsidR="00C8692E">
          <w:rPr>
            <w:rFonts w:ascii="Cambria" w:hAnsi="Cambria"/>
            <w:sz w:val="28"/>
            <w:szCs w:val="28"/>
          </w:rPr>
          <w:t>block with a shared walkway</w:t>
        </w:r>
      </w:ins>
      <w:ins w:id="7587" w:author="Claire S" w:date="2026-05-11T12:12:00Z" w16du:dateUtc="2026-05-11T11:12:00Z">
        <w:r w:rsidR="002765B4">
          <w:rPr>
            <w:rFonts w:ascii="Cambria" w:hAnsi="Cambria"/>
            <w:sz w:val="28"/>
            <w:szCs w:val="28"/>
          </w:rPr>
          <w:t xml:space="preserve"> and no security at all</w:t>
        </w:r>
      </w:ins>
      <w:ins w:id="7588" w:author="Claire S" w:date="2026-05-08T17:10:00Z" w16du:dateUtc="2026-05-08T16:10:00Z">
        <w:r w:rsidR="00C8692E">
          <w:rPr>
            <w:rFonts w:ascii="Cambria" w:hAnsi="Cambria"/>
            <w:sz w:val="28"/>
            <w:szCs w:val="28"/>
          </w:rPr>
          <w:t>.</w:t>
        </w:r>
      </w:ins>
      <w:commentRangeStart w:id="7589"/>
      <w:commentRangeStart w:id="7590"/>
      <w:del w:id="7591" w:author="Claire S" w:date="2026-05-08T17:10:00Z" w16du:dateUtc="2026-05-08T16:10:00Z">
        <w:r w:rsidR="00F01967" w:rsidDel="00C8692E">
          <w:rPr>
            <w:rFonts w:ascii="Cambria" w:hAnsi="Cambria"/>
            <w:sz w:val="28"/>
            <w:szCs w:val="28"/>
          </w:rPr>
          <w:delText>,</w:delText>
        </w:r>
        <w:r w:rsidDel="00C8692E">
          <w:rPr>
            <w:rFonts w:ascii="Cambria" w:hAnsi="Cambria"/>
            <w:sz w:val="28"/>
            <w:szCs w:val="28"/>
          </w:rPr>
          <w:delText xml:space="preserve"> with a crappy front door</w:delText>
        </w:r>
        <w:r w:rsidR="00CC3E1A" w:rsidDel="00C8692E">
          <w:rPr>
            <w:rFonts w:ascii="Cambria" w:hAnsi="Cambria"/>
            <w:sz w:val="28"/>
            <w:szCs w:val="28"/>
          </w:rPr>
          <w:delText xml:space="preserve"> </w:delText>
        </w:r>
        <w:r w:rsidR="003300AD" w:rsidDel="00C8692E">
          <w:rPr>
            <w:rFonts w:ascii="Cambria" w:hAnsi="Cambria"/>
            <w:sz w:val="28"/>
            <w:szCs w:val="28"/>
          </w:rPr>
          <w:delText>someone</w:delText>
        </w:r>
        <w:r w:rsidR="00CC3E1A" w:rsidDel="00C8692E">
          <w:rPr>
            <w:rFonts w:ascii="Cambria" w:hAnsi="Cambria"/>
            <w:sz w:val="28"/>
            <w:szCs w:val="28"/>
          </w:rPr>
          <w:delText xml:space="preserve"> could </w:delText>
        </w:r>
        <w:r w:rsidR="00C20DCF" w:rsidDel="00C8692E">
          <w:rPr>
            <w:rFonts w:ascii="Cambria" w:hAnsi="Cambria"/>
            <w:sz w:val="28"/>
            <w:szCs w:val="28"/>
          </w:rPr>
          <w:delText>kick</w:delText>
        </w:r>
        <w:r w:rsidR="003300AD" w:rsidDel="00C8692E">
          <w:rPr>
            <w:rFonts w:ascii="Cambria" w:hAnsi="Cambria"/>
            <w:sz w:val="28"/>
            <w:szCs w:val="28"/>
          </w:rPr>
          <w:delText xml:space="preserve"> </w:delText>
        </w:r>
        <w:r w:rsidR="00CC3E1A" w:rsidDel="00C8692E">
          <w:rPr>
            <w:rFonts w:ascii="Cambria" w:hAnsi="Cambria"/>
            <w:sz w:val="28"/>
            <w:szCs w:val="28"/>
          </w:rPr>
          <w:delText xml:space="preserve">in with one </w:delText>
        </w:r>
        <w:r w:rsidR="00C20DCF" w:rsidDel="00C8692E">
          <w:rPr>
            <w:rFonts w:ascii="Cambria" w:hAnsi="Cambria"/>
            <w:sz w:val="28"/>
            <w:szCs w:val="28"/>
          </w:rPr>
          <w:delText>boot</w:delText>
        </w:r>
        <w:commentRangeEnd w:id="7589"/>
        <w:r w:rsidR="00AE18D5" w:rsidDel="00C8692E">
          <w:rPr>
            <w:rStyle w:val="CommentReference"/>
            <w:rFonts w:ascii="Cambria" w:hAnsi="Cambria"/>
            <w:sz w:val="28"/>
            <w:szCs w:val="28"/>
          </w:rPr>
          <w:commentReference w:id="7589"/>
        </w:r>
        <w:commentRangeEnd w:id="7590"/>
        <w:r w:rsidR="00C80876" w:rsidDel="00C8692E">
          <w:rPr>
            <w:rStyle w:val="CommentReference"/>
            <w:rFonts w:ascii="Cambria" w:hAnsi="Cambria"/>
            <w:sz w:val="28"/>
            <w:szCs w:val="28"/>
          </w:rPr>
          <w:commentReference w:id="7590"/>
        </w:r>
        <w:r w:rsidDel="00C8692E">
          <w:rPr>
            <w:rFonts w:ascii="Cambria" w:hAnsi="Cambria"/>
            <w:sz w:val="28"/>
            <w:szCs w:val="28"/>
          </w:rPr>
          <w:delText>.</w:delText>
        </w:r>
      </w:del>
    </w:p>
    <w:p w14:paraId="65882124" w14:textId="03A1299F" w:rsidR="00C25C0C" w:rsidRDefault="00F01967" w:rsidP="00F601D0">
      <w:pPr>
        <w:spacing w:line="360" w:lineRule="auto"/>
        <w:ind w:firstLine="720"/>
        <w:contextualSpacing/>
        <w:rPr>
          <w:rFonts w:ascii="Cambria" w:hAnsi="Cambria"/>
          <w:sz w:val="28"/>
          <w:szCs w:val="28"/>
        </w:rPr>
      </w:pPr>
      <w:r>
        <w:rPr>
          <w:rFonts w:ascii="Cambria" w:hAnsi="Cambria"/>
          <w:sz w:val="28"/>
          <w:szCs w:val="28"/>
        </w:rPr>
        <w:t>After reading the group messages</w:t>
      </w:r>
      <w:del w:id="7592" w:author="Claire S" w:date="2026-05-11T12:12:00Z" w16du:dateUtc="2026-05-11T11:12:00Z">
        <w:r w:rsidDel="002765B4">
          <w:rPr>
            <w:rFonts w:ascii="Cambria" w:hAnsi="Cambria"/>
            <w:sz w:val="28"/>
            <w:szCs w:val="28"/>
          </w:rPr>
          <w:delText>,</w:delText>
        </w:r>
      </w:del>
      <w:r>
        <w:rPr>
          <w:rFonts w:ascii="Cambria" w:hAnsi="Cambria"/>
          <w:sz w:val="28"/>
          <w:szCs w:val="28"/>
        </w:rPr>
        <w:t xml:space="preserve"> </w:t>
      </w:r>
      <w:r w:rsidR="0053486A">
        <w:rPr>
          <w:rFonts w:ascii="Cambria" w:hAnsi="Cambria"/>
          <w:sz w:val="28"/>
          <w:szCs w:val="28"/>
        </w:rPr>
        <w:t xml:space="preserve">on the bus home, </w:t>
      </w:r>
      <w:r w:rsidR="00CC3E1A">
        <w:rPr>
          <w:rFonts w:ascii="Cambria" w:hAnsi="Cambria"/>
          <w:sz w:val="28"/>
          <w:szCs w:val="28"/>
        </w:rPr>
        <w:t>Clara had combed Twitter (now the hideous X)</w:t>
      </w:r>
      <w:ins w:id="7593" w:author="Claire S" w:date="2026-05-11T12:12:00Z" w16du:dateUtc="2026-05-11T11:12:00Z">
        <w:r w:rsidR="002765B4">
          <w:rPr>
            <w:rFonts w:ascii="Cambria" w:hAnsi="Cambria"/>
            <w:sz w:val="28"/>
            <w:szCs w:val="28"/>
          </w:rPr>
          <w:t>,</w:t>
        </w:r>
      </w:ins>
      <w:r w:rsidR="00CC3E1A">
        <w:rPr>
          <w:rFonts w:ascii="Cambria" w:hAnsi="Cambria"/>
          <w:sz w:val="28"/>
          <w:szCs w:val="28"/>
        </w:rPr>
        <w:t xml:space="preserve"> </w:t>
      </w:r>
      <w:r w:rsidR="00500D66">
        <w:rPr>
          <w:rFonts w:ascii="Cambria" w:hAnsi="Cambria"/>
          <w:sz w:val="28"/>
          <w:szCs w:val="28"/>
        </w:rPr>
        <w:t>unti</w:t>
      </w:r>
      <w:r w:rsidR="00CC3E1A">
        <w:rPr>
          <w:rFonts w:ascii="Cambria" w:hAnsi="Cambria"/>
          <w:sz w:val="28"/>
          <w:szCs w:val="28"/>
        </w:rPr>
        <w:t>l she</w:t>
      </w:r>
      <w:r w:rsidR="00C25C0C">
        <w:rPr>
          <w:rFonts w:ascii="Cambria" w:hAnsi="Cambria"/>
          <w:sz w:val="28"/>
          <w:szCs w:val="28"/>
        </w:rPr>
        <w:t xml:space="preserve"> </w:t>
      </w:r>
      <w:r w:rsidR="00153010">
        <w:rPr>
          <w:rFonts w:ascii="Cambria" w:hAnsi="Cambria"/>
          <w:sz w:val="28"/>
          <w:szCs w:val="28"/>
        </w:rPr>
        <w:t xml:space="preserve">found the original </w:t>
      </w:r>
      <w:r w:rsidR="00D82873">
        <w:rPr>
          <w:rFonts w:ascii="Cambria" w:hAnsi="Cambria"/>
          <w:sz w:val="28"/>
          <w:szCs w:val="28"/>
        </w:rPr>
        <w:t>L</w:t>
      </w:r>
      <w:r w:rsidR="00C25C0C">
        <w:rPr>
          <w:rFonts w:ascii="Cambria" w:hAnsi="Cambria"/>
          <w:sz w:val="28"/>
          <w:szCs w:val="28"/>
        </w:rPr>
        <w:t>ist</w:t>
      </w:r>
      <w:r w:rsidR="00CC3E1A">
        <w:rPr>
          <w:rFonts w:ascii="Cambria" w:hAnsi="Cambria"/>
          <w:sz w:val="28"/>
          <w:szCs w:val="28"/>
        </w:rPr>
        <w:t>.</w:t>
      </w:r>
      <w:r w:rsidR="00C25C0C">
        <w:rPr>
          <w:rFonts w:ascii="Cambria" w:hAnsi="Cambria"/>
          <w:sz w:val="28"/>
          <w:szCs w:val="28"/>
        </w:rPr>
        <w:t xml:space="preserve"> To her shock,</w:t>
      </w:r>
      <w:r w:rsidR="00153010">
        <w:rPr>
          <w:rFonts w:ascii="Cambria" w:hAnsi="Cambria"/>
          <w:sz w:val="28"/>
          <w:szCs w:val="28"/>
        </w:rPr>
        <w:t xml:space="preserve"> </w:t>
      </w:r>
      <w:r w:rsidR="00D82873">
        <w:rPr>
          <w:rFonts w:ascii="Cambria" w:hAnsi="Cambria"/>
          <w:sz w:val="28"/>
          <w:szCs w:val="28"/>
        </w:rPr>
        <w:t xml:space="preserve">it had been posted by </w:t>
      </w:r>
      <w:r w:rsidR="00C25C0C">
        <w:rPr>
          <w:rFonts w:ascii="Cambria" w:hAnsi="Cambria"/>
          <w:sz w:val="28"/>
          <w:szCs w:val="28"/>
        </w:rPr>
        <w:t xml:space="preserve">an account called </w:t>
      </w:r>
      <w:r w:rsidR="00153010" w:rsidRPr="00C25C0C">
        <w:rPr>
          <w:rFonts w:ascii="Cambria" w:hAnsi="Cambria"/>
          <w:i/>
          <w:iCs/>
          <w:sz w:val="28"/>
          <w:szCs w:val="28"/>
        </w:rPr>
        <w:t>@The</w:t>
      </w:r>
      <w:del w:id="7594" w:author="Daisy Watt" w:date="2026-06-22T05:31:00Z" w16du:dateUtc="2026-06-22T03:31:00Z">
        <w:r w:rsidR="00153010" w:rsidRPr="00C25C0C" w:rsidDel="001C7073">
          <w:rPr>
            <w:rFonts w:ascii="Cambria" w:hAnsi="Cambria"/>
            <w:i/>
            <w:iCs/>
            <w:sz w:val="28"/>
            <w:szCs w:val="28"/>
          </w:rPr>
          <w:delText>r</w:delText>
        </w:r>
      </w:del>
      <w:ins w:id="7595" w:author="Daisy Watt" w:date="2026-06-22T05:31:00Z" w16du:dateUtc="2026-06-22T03:31:00Z">
        <w:r w:rsidR="001C7073">
          <w:rPr>
            <w:rFonts w:ascii="Cambria" w:hAnsi="Cambria"/>
            <w:i/>
            <w:iCs/>
            <w:sz w:val="28"/>
            <w:szCs w:val="28"/>
          </w:rPr>
          <w:t>R</w:t>
        </w:r>
      </w:ins>
      <w:r w:rsidR="00153010" w:rsidRPr="00C25C0C">
        <w:rPr>
          <w:rFonts w:ascii="Cambria" w:hAnsi="Cambria"/>
          <w:i/>
          <w:iCs/>
          <w:sz w:val="28"/>
          <w:szCs w:val="28"/>
        </w:rPr>
        <w:t>ealDexHarris</w:t>
      </w:r>
      <w:r w:rsidR="00C25C0C">
        <w:rPr>
          <w:rFonts w:ascii="Cambria" w:hAnsi="Cambria"/>
          <w:i/>
          <w:iCs/>
          <w:sz w:val="28"/>
          <w:szCs w:val="28"/>
        </w:rPr>
        <w:t>,</w:t>
      </w:r>
      <w:r w:rsidR="00500D66">
        <w:rPr>
          <w:rFonts w:ascii="Cambria" w:hAnsi="Cambria"/>
          <w:i/>
          <w:iCs/>
          <w:sz w:val="28"/>
          <w:szCs w:val="28"/>
        </w:rPr>
        <w:t xml:space="preserve"> </w:t>
      </w:r>
      <w:r w:rsidR="00500D66" w:rsidRPr="00500D66">
        <w:rPr>
          <w:rFonts w:ascii="Cambria" w:hAnsi="Cambria"/>
          <w:sz w:val="28"/>
          <w:szCs w:val="28"/>
        </w:rPr>
        <w:t>which had</w:t>
      </w:r>
      <w:r w:rsidR="00CC3E1A" w:rsidRPr="00500D66">
        <w:rPr>
          <w:rFonts w:ascii="Cambria" w:hAnsi="Cambria"/>
          <w:sz w:val="28"/>
          <w:szCs w:val="28"/>
        </w:rPr>
        <w:t xml:space="preserve"> </w:t>
      </w:r>
      <w:r w:rsidR="00C25C0C" w:rsidRPr="00500D66">
        <w:rPr>
          <w:rFonts w:ascii="Cambria" w:hAnsi="Cambria"/>
          <w:sz w:val="28"/>
          <w:szCs w:val="28"/>
        </w:rPr>
        <w:t xml:space="preserve">a </w:t>
      </w:r>
      <w:r w:rsidR="00CC3E1A" w:rsidRPr="00500D66">
        <w:rPr>
          <w:rFonts w:ascii="Cambria" w:hAnsi="Cambria"/>
          <w:sz w:val="28"/>
          <w:szCs w:val="28"/>
        </w:rPr>
        <w:t>recent</w:t>
      </w:r>
      <w:r w:rsidR="00CC3E1A">
        <w:rPr>
          <w:rFonts w:ascii="Cambria" w:hAnsi="Cambria"/>
          <w:sz w:val="28"/>
          <w:szCs w:val="28"/>
        </w:rPr>
        <w:t xml:space="preserve"> </w:t>
      </w:r>
      <w:r w:rsidR="00C25C0C" w:rsidRPr="00C25C0C">
        <w:rPr>
          <w:rFonts w:ascii="Cambria" w:hAnsi="Cambria"/>
          <w:sz w:val="28"/>
          <w:szCs w:val="28"/>
        </w:rPr>
        <w:t>photo of Dex himself as the avatar</w:t>
      </w:r>
      <w:r w:rsidR="00153010" w:rsidRPr="00C25C0C">
        <w:rPr>
          <w:rFonts w:ascii="Cambria" w:hAnsi="Cambria"/>
          <w:sz w:val="28"/>
          <w:szCs w:val="28"/>
        </w:rPr>
        <w:t xml:space="preserve">. </w:t>
      </w:r>
    </w:p>
    <w:p w14:paraId="3AA94A85" w14:textId="3B280AE6" w:rsidR="00C25C0C" w:rsidRDefault="00C25C0C" w:rsidP="00C070A8">
      <w:pPr>
        <w:spacing w:line="360" w:lineRule="auto"/>
        <w:ind w:firstLine="720"/>
        <w:contextualSpacing/>
        <w:rPr>
          <w:rFonts w:ascii="Cambria" w:hAnsi="Cambria"/>
          <w:sz w:val="28"/>
          <w:szCs w:val="28"/>
        </w:rPr>
      </w:pPr>
      <w:r>
        <w:rPr>
          <w:rFonts w:ascii="Cambria" w:hAnsi="Cambria"/>
          <w:sz w:val="28"/>
          <w:szCs w:val="28"/>
        </w:rPr>
        <w:t>But that couldn’t be right, could it</w:t>
      </w:r>
      <w:r w:rsidR="00CC3E1A">
        <w:rPr>
          <w:rFonts w:ascii="Cambria" w:hAnsi="Cambria"/>
          <w:sz w:val="28"/>
          <w:szCs w:val="28"/>
        </w:rPr>
        <w:t>? W</w:t>
      </w:r>
      <w:r w:rsidR="00153010">
        <w:rPr>
          <w:rFonts w:ascii="Cambria" w:hAnsi="Cambria"/>
          <w:sz w:val="28"/>
          <w:szCs w:val="28"/>
        </w:rPr>
        <w:t xml:space="preserve">hy would Dex have posted </w:t>
      </w:r>
      <w:r>
        <w:rPr>
          <w:rFonts w:ascii="Cambria" w:hAnsi="Cambria"/>
          <w:sz w:val="28"/>
          <w:szCs w:val="28"/>
        </w:rPr>
        <w:t xml:space="preserve">something he’d called </w:t>
      </w:r>
      <w:r w:rsidR="00153010">
        <w:rPr>
          <w:rFonts w:ascii="Cambria" w:hAnsi="Cambria"/>
          <w:sz w:val="28"/>
          <w:szCs w:val="28"/>
        </w:rPr>
        <w:t xml:space="preserve">a </w:t>
      </w:r>
      <w:r>
        <w:rPr>
          <w:rFonts w:ascii="Cambria" w:hAnsi="Cambria"/>
          <w:sz w:val="28"/>
          <w:szCs w:val="28"/>
        </w:rPr>
        <w:t>‘D</w:t>
      </w:r>
      <w:r w:rsidR="00153010">
        <w:rPr>
          <w:rFonts w:ascii="Cambria" w:hAnsi="Cambria"/>
          <w:sz w:val="28"/>
          <w:szCs w:val="28"/>
        </w:rPr>
        <w:t xml:space="preserve">eath </w:t>
      </w:r>
      <w:r w:rsidR="00F54216">
        <w:rPr>
          <w:rFonts w:ascii="Cambria" w:hAnsi="Cambria"/>
          <w:sz w:val="28"/>
          <w:szCs w:val="28"/>
        </w:rPr>
        <w:t>Li</w:t>
      </w:r>
      <w:r w:rsidR="00153010">
        <w:rPr>
          <w:rFonts w:ascii="Cambria" w:hAnsi="Cambria"/>
          <w:sz w:val="28"/>
          <w:szCs w:val="28"/>
        </w:rPr>
        <w:t>st</w:t>
      </w:r>
      <w:r>
        <w:rPr>
          <w:rFonts w:ascii="Cambria" w:hAnsi="Cambria"/>
          <w:sz w:val="28"/>
          <w:szCs w:val="28"/>
        </w:rPr>
        <w:t>’,</w:t>
      </w:r>
      <w:r w:rsidR="00153010">
        <w:rPr>
          <w:rFonts w:ascii="Cambria" w:hAnsi="Cambria"/>
          <w:sz w:val="28"/>
          <w:szCs w:val="28"/>
        </w:rPr>
        <w:t xml:space="preserve"> and then killed himself? </w:t>
      </w:r>
      <w:r w:rsidR="00C715A2">
        <w:rPr>
          <w:rFonts w:ascii="Cambria" w:hAnsi="Cambria"/>
          <w:sz w:val="28"/>
          <w:szCs w:val="28"/>
        </w:rPr>
        <w:t>S</w:t>
      </w:r>
      <w:r w:rsidR="00153010">
        <w:rPr>
          <w:rFonts w:ascii="Cambria" w:hAnsi="Cambria"/>
          <w:sz w:val="28"/>
          <w:szCs w:val="28"/>
        </w:rPr>
        <w:t>omeone</w:t>
      </w:r>
      <w:r w:rsidR="00C715A2">
        <w:rPr>
          <w:rFonts w:ascii="Cambria" w:hAnsi="Cambria"/>
          <w:sz w:val="28"/>
          <w:szCs w:val="28"/>
        </w:rPr>
        <w:t xml:space="preserve"> must be</w:t>
      </w:r>
      <w:r w:rsidR="00153010">
        <w:rPr>
          <w:rFonts w:ascii="Cambria" w:hAnsi="Cambria"/>
          <w:sz w:val="28"/>
          <w:szCs w:val="28"/>
        </w:rPr>
        <w:t xml:space="preserve"> posing as him</w:t>
      </w:r>
      <w:r w:rsidR="00C715A2">
        <w:rPr>
          <w:rFonts w:ascii="Cambria" w:hAnsi="Cambria"/>
          <w:sz w:val="28"/>
          <w:szCs w:val="28"/>
        </w:rPr>
        <w:t xml:space="preserve"> </w:t>
      </w:r>
      <w:del w:id="7596" w:author="Daisy Watt" w:date="2026-06-22T05:32:00Z" w16du:dateUtc="2026-06-22T03:32:00Z">
        <w:r w:rsidR="00C715A2">
          <w:rPr>
            <w:rFonts w:ascii="Cambria" w:hAnsi="Cambria"/>
            <w:sz w:val="28"/>
            <w:szCs w:val="28"/>
          </w:rPr>
          <w:delText>-</w:delText>
        </w:r>
      </w:del>
      <w:ins w:id="7597" w:author="Daisy Watt" w:date="2026-06-22T05:32:00Z" w16du:dateUtc="2026-06-22T03:32:00Z">
        <w:r w:rsidR="00043A5C">
          <w:rPr>
            <w:rFonts w:ascii="Cambria" w:hAnsi="Cambria"/>
            <w:sz w:val="28"/>
            <w:szCs w:val="28"/>
          </w:rPr>
          <w:t>–</w:t>
        </w:r>
      </w:ins>
      <w:r w:rsidR="00C070A8">
        <w:rPr>
          <w:rFonts w:ascii="Cambria" w:hAnsi="Cambria"/>
          <w:sz w:val="28"/>
          <w:szCs w:val="28"/>
        </w:rPr>
        <w:t xml:space="preserve"> </w:t>
      </w:r>
      <w:r w:rsidR="00C715A2">
        <w:rPr>
          <w:rFonts w:ascii="Cambria" w:hAnsi="Cambria"/>
          <w:sz w:val="28"/>
          <w:szCs w:val="28"/>
        </w:rPr>
        <w:t>u</w:t>
      </w:r>
      <w:r>
        <w:rPr>
          <w:rFonts w:ascii="Cambria" w:hAnsi="Cambria"/>
          <w:sz w:val="28"/>
          <w:szCs w:val="28"/>
        </w:rPr>
        <w:t>nless he’d lost his mind before his suicide</w:t>
      </w:r>
      <w:r w:rsidR="00977DE5">
        <w:rPr>
          <w:rFonts w:ascii="Cambria" w:hAnsi="Cambria"/>
          <w:sz w:val="28"/>
          <w:szCs w:val="28"/>
        </w:rPr>
        <w:t xml:space="preserve">? </w:t>
      </w:r>
      <w:r w:rsidR="00C070A8">
        <w:rPr>
          <w:rFonts w:ascii="Cambria" w:hAnsi="Cambria"/>
          <w:sz w:val="28"/>
          <w:szCs w:val="28"/>
        </w:rPr>
        <w:t>S</w:t>
      </w:r>
      <w:r>
        <w:rPr>
          <w:rFonts w:ascii="Cambria" w:hAnsi="Cambria"/>
          <w:sz w:val="28"/>
          <w:szCs w:val="28"/>
        </w:rPr>
        <w:t>tranger things had happened, Clara supposed</w:t>
      </w:r>
      <w:r w:rsidR="00977DE5">
        <w:rPr>
          <w:rFonts w:ascii="Cambria" w:hAnsi="Cambria"/>
          <w:sz w:val="28"/>
          <w:szCs w:val="28"/>
        </w:rPr>
        <w:t xml:space="preserve"> – and it was all </w:t>
      </w:r>
      <w:r w:rsidR="00977DE5" w:rsidRPr="0053486A">
        <w:rPr>
          <w:rFonts w:ascii="Cambria" w:hAnsi="Cambria"/>
          <w:i/>
          <w:iCs/>
          <w:sz w:val="28"/>
          <w:szCs w:val="28"/>
        </w:rPr>
        <w:t>really</w:t>
      </w:r>
      <w:r w:rsidR="00977DE5">
        <w:rPr>
          <w:rFonts w:ascii="Cambria" w:hAnsi="Cambria"/>
          <w:sz w:val="28"/>
          <w:szCs w:val="28"/>
        </w:rPr>
        <w:t xml:space="preserve"> strange</w:t>
      </w:r>
      <w:r>
        <w:rPr>
          <w:rFonts w:ascii="Cambria" w:hAnsi="Cambria"/>
          <w:sz w:val="28"/>
          <w:szCs w:val="28"/>
        </w:rPr>
        <w:t>.</w:t>
      </w:r>
    </w:p>
    <w:p w14:paraId="14633DED" w14:textId="19502A43" w:rsidR="0053486A" w:rsidRDefault="00C25C0C" w:rsidP="00902B18">
      <w:pPr>
        <w:spacing w:line="360" w:lineRule="auto"/>
        <w:ind w:firstLine="720"/>
        <w:contextualSpacing/>
        <w:rPr>
          <w:rFonts w:ascii="Cambria" w:hAnsi="Cambria"/>
          <w:sz w:val="28"/>
          <w:szCs w:val="28"/>
        </w:rPr>
      </w:pPr>
      <w:r>
        <w:rPr>
          <w:rFonts w:ascii="Cambria" w:hAnsi="Cambria"/>
          <w:sz w:val="28"/>
          <w:szCs w:val="28"/>
        </w:rPr>
        <w:t>Chilled to the bone</w:t>
      </w:r>
      <w:r w:rsidR="00153010">
        <w:rPr>
          <w:rFonts w:ascii="Cambria" w:hAnsi="Cambria"/>
          <w:sz w:val="28"/>
          <w:szCs w:val="28"/>
        </w:rPr>
        <w:t xml:space="preserve">, </w:t>
      </w:r>
      <w:r w:rsidR="00F601D0">
        <w:rPr>
          <w:rFonts w:ascii="Cambria" w:hAnsi="Cambria"/>
          <w:sz w:val="28"/>
          <w:szCs w:val="28"/>
        </w:rPr>
        <w:t>Clara put her phone away</w:t>
      </w:r>
      <w:r w:rsidR="004A027C">
        <w:rPr>
          <w:rFonts w:ascii="Cambria" w:hAnsi="Cambria"/>
          <w:sz w:val="28"/>
          <w:szCs w:val="28"/>
        </w:rPr>
        <w:t xml:space="preserve">, </w:t>
      </w:r>
      <w:r w:rsidR="00C4716E">
        <w:rPr>
          <w:rFonts w:ascii="Cambria" w:hAnsi="Cambria"/>
          <w:sz w:val="28"/>
          <w:szCs w:val="28"/>
        </w:rPr>
        <w:t>telling</w:t>
      </w:r>
      <w:r w:rsidR="00F601D0">
        <w:rPr>
          <w:rFonts w:ascii="Cambria" w:hAnsi="Cambria"/>
          <w:sz w:val="28"/>
          <w:szCs w:val="28"/>
        </w:rPr>
        <w:t xml:space="preserve"> herself the horrible list was just malicious trolling.  After all, everyone knew the</w:t>
      </w:r>
      <w:r w:rsidR="00F54216">
        <w:rPr>
          <w:rFonts w:ascii="Cambria" w:hAnsi="Cambria"/>
          <w:sz w:val="28"/>
          <w:szCs w:val="28"/>
        </w:rPr>
        <w:t xml:space="preserve"> online</w:t>
      </w:r>
      <w:r w:rsidR="00F601D0">
        <w:rPr>
          <w:rFonts w:ascii="Cambria" w:hAnsi="Cambria"/>
          <w:sz w:val="28"/>
          <w:szCs w:val="28"/>
        </w:rPr>
        <w:t xml:space="preserve"> world these days was full of </w:t>
      </w:r>
      <w:del w:id="7598" w:author="Daisy Watt" w:date="2026-06-22T05:32:00Z" w16du:dateUtc="2026-06-22T03:32:00Z">
        <w:r w:rsidR="00F601D0">
          <w:rPr>
            <w:rFonts w:ascii="Cambria" w:hAnsi="Cambria"/>
            <w:sz w:val="28"/>
            <w:szCs w:val="28"/>
          </w:rPr>
          <w:delText>nutjobs</w:delText>
        </w:r>
      </w:del>
      <w:ins w:id="7599" w:author="Daisy Watt" w:date="2026-06-22T05:32:00Z" w16du:dateUtc="2026-06-22T03:32:00Z">
        <w:r w:rsidR="004D5A7B">
          <w:rPr>
            <w:rFonts w:ascii="Cambria" w:hAnsi="Cambria"/>
            <w:sz w:val="28"/>
            <w:szCs w:val="28"/>
          </w:rPr>
          <w:t>nut jobs</w:t>
        </w:r>
      </w:ins>
      <w:r w:rsidR="00F601D0">
        <w:rPr>
          <w:rFonts w:ascii="Cambria" w:hAnsi="Cambria"/>
          <w:sz w:val="28"/>
          <w:szCs w:val="28"/>
        </w:rPr>
        <w:t>; it wasn’t something to be taken seriously.</w:t>
      </w:r>
      <w:r w:rsidR="00153010">
        <w:rPr>
          <w:rFonts w:ascii="Cambria" w:hAnsi="Cambria"/>
          <w:sz w:val="28"/>
          <w:szCs w:val="28"/>
        </w:rPr>
        <w:t xml:space="preserve"> </w:t>
      </w:r>
      <w:r w:rsidR="00977DE5">
        <w:rPr>
          <w:rFonts w:ascii="Cambria" w:hAnsi="Cambria"/>
          <w:sz w:val="28"/>
          <w:szCs w:val="28"/>
        </w:rPr>
        <w:t xml:space="preserve"> </w:t>
      </w:r>
      <w:del w:id="7600" w:author="Claire S" w:date="2026-05-27T13:15:00Z" w16du:dateUtc="2026-05-27T12:15:00Z">
        <w:r w:rsidR="00CB4DC6" w:rsidDel="00074608">
          <w:rPr>
            <w:rFonts w:ascii="Cambria" w:hAnsi="Cambria"/>
            <w:sz w:val="28"/>
            <w:szCs w:val="28"/>
          </w:rPr>
          <w:delText xml:space="preserve"> </w:delText>
        </w:r>
      </w:del>
      <w:r w:rsidR="009754D7">
        <w:rPr>
          <w:rFonts w:ascii="Cambria" w:hAnsi="Cambria"/>
          <w:sz w:val="28"/>
          <w:szCs w:val="28"/>
        </w:rPr>
        <w:t>Like the horrible phone</w:t>
      </w:r>
      <w:del w:id="7601" w:author="Daisy Watt" w:date="2026-06-22T05:32:00Z" w16du:dateUtc="2026-06-22T03:32:00Z">
        <w:r w:rsidR="009754D7">
          <w:rPr>
            <w:rFonts w:ascii="Cambria" w:hAnsi="Cambria"/>
            <w:sz w:val="28"/>
            <w:szCs w:val="28"/>
          </w:rPr>
          <w:delText>-</w:delText>
        </w:r>
      </w:del>
      <w:ins w:id="7602" w:author="Daisy Watt" w:date="2026-06-22T05:32:00Z" w16du:dateUtc="2026-06-22T03:32:00Z">
        <w:r w:rsidR="00EC26BA">
          <w:rPr>
            <w:rFonts w:ascii="Cambria" w:hAnsi="Cambria"/>
            <w:sz w:val="28"/>
            <w:szCs w:val="28"/>
          </w:rPr>
          <w:t xml:space="preserve"> </w:t>
        </w:r>
      </w:ins>
      <w:r w:rsidR="009754D7">
        <w:rPr>
          <w:rFonts w:ascii="Cambria" w:hAnsi="Cambria"/>
          <w:sz w:val="28"/>
          <w:szCs w:val="28"/>
        </w:rPr>
        <w:t>call she’d receive</w:t>
      </w:r>
      <w:ins w:id="7603" w:author="Daisy Watt" w:date="2026-06-22T05:32:00Z" w16du:dateUtc="2026-06-22T03:32:00Z">
        <w:r w:rsidR="009754D7">
          <w:rPr>
            <w:rFonts w:ascii="Cambria" w:hAnsi="Cambria"/>
            <w:sz w:val="28"/>
            <w:szCs w:val="28"/>
          </w:rPr>
          <w:t>d</w:t>
        </w:r>
        <w:r w:rsidR="00EC26BA">
          <w:rPr>
            <w:rFonts w:ascii="Cambria" w:hAnsi="Cambria"/>
            <w:sz w:val="28"/>
            <w:szCs w:val="28"/>
          </w:rPr>
          <w:t>…</w:t>
        </w:r>
      </w:ins>
      <w:del w:id="7604" w:author="Daisy Watt" w:date="2026-06-22T05:32:00Z" w16du:dateUtc="2026-06-22T03:32:00Z">
        <w:r w:rsidR="009754D7" w:rsidDel="00EC26BA">
          <w:rPr>
            <w:rFonts w:ascii="Cambria" w:hAnsi="Cambria"/>
            <w:sz w:val="28"/>
            <w:szCs w:val="28"/>
          </w:rPr>
          <w:delText>d</w:delText>
        </w:r>
        <w:r w:rsidR="009754D7">
          <w:rPr>
            <w:rFonts w:ascii="Cambria" w:hAnsi="Cambria"/>
            <w:sz w:val="28"/>
            <w:szCs w:val="28"/>
          </w:rPr>
          <w:delText xml:space="preserve"> -</w:delText>
        </w:r>
      </w:del>
    </w:p>
    <w:p w14:paraId="6C3B956F" w14:textId="2E34322B" w:rsidR="00F601D0" w:rsidRDefault="009754D7" w:rsidP="0053486A">
      <w:pPr>
        <w:spacing w:line="360" w:lineRule="auto"/>
        <w:ind w:firstLine="720"/>
        <w:contextualSpacing/>
        <w:rPr>
          <w:rFonts w:ascii="Cambria" w:hAnsi="Cambria"/>
          <w:sz w:val="28"/>
          <w:szCs w:val="28"/>
        </w:rPr>
      </w:pPr>
      <w:r>
        <w:rPr>
          <w:rFonts w:ascii="Cambria" w:hAnsi="Cambria"/>
          <w:sz w:val="28"/>
          <w:szCs w:val="28"/>
        </w:rPr>
        <w:t>F</w:t>
      </w:r>
      <w:r w:rsidR="001127B6">
        <w:rPr>
          <w:rFonts w:ascii="Cambria" w:hAnsi="Cambria"/>
          <w:sz w:val="28"/>
          <w:szCs w:val="28"/>
        </w:rPr>
        <w:t>or once</w:t>
      </w:r>
      <w:r w:rsidR="00B50F2F">
        <w:rPr>
          <w:rFonts w:ascii="Cambria" w:hAnsi="Cambria"/>
          <w:sz w:val="28"/>
          <w:szCs w:val="28"/>
        </w:rPr>
        <w:t>,</w:t>
      </w:r>
      <w:r w:rsidR="00F601D0">
        <w:rPr>
          <w:rFonts w:ascii="Cambria" w:hAnsi="Cambria"/>
          <w:sz w:val="28"/>
          <w:szCs w:val="28"/>
        </w:rPr>
        <w:t xml:space="preserve"> Clara wished her mum was coming back to</w:t>
      </w:r>
      <w:r w:rsidR="00153010">
        <w:rPr>
          <w:rFonts w:ascii="Cambria" w:hAnsi="Cambria"/>
          <w:sz w:val="28"/>
          <w:szCs w:val="28"/>
        </w:rPr>
        <w:t>night</w:t>
      </w:r>
      <w:r w:rsidR="004A027C">
        <w:rPr>
          <w:rFonts w:ascii="Cambria" w:hAnsi="Cambria"/>
          <w:sz w:val="28"/>
          <w:szCs w:val="28"/>
        </w:rPr>
        <w:t>, and not mid</w:t>
      </w:r>
      <w:del w:id="7605" w:author="Daisy Watt" w:date="2026-06-22T05:32:00Z" w16du:dateUtc="2026-06-22T03:32:00Z">
        <w:r w:rsidR="004A027C">
          <w:rPr>
            <w:rFonts w:ascii="Cambria" w:hAnsi="Cambria"/>
            <w:sz w:val="28"/>
            <w:szCs w:val="28"/>
          </w:rPr>
          <w:delText>-</w:delText>
        </w:r>
      </w:del>
      <w:r w:rsidR="004A027C">
        <w:rPr>
          <w:rFonts w:ascii="Cambria" w:hAnsi="Cambria"/>
          <w:sz w:val="28"/>
          <w:szCs w:val="28"/>
        </w:rPr>
        <w:t>week</w:t>
      </w:r>
      <w:r w:rsidR="009615FE">
        <w:rPr>
          <w:rFonts w:ascii="Cambria" w:hAnsi="Cambria"/>
          <w:sz w:val="28"/>
          <w:szCs w:val="28"/>
        </w:rPr>
        <w:t>, so she had company in the flat</w:t>
      </w:r>
      <w:r w:rsidR="00F601D0">
        <w:rPr>
          <w:rFonts w:ascii="Cambria" w:hAnsi="Cambria"/>
          <w:sz w:val="28"/>
          <w:szCs w:val="28"/>
        </w:rPr>
        <w:t>.  She even texted Adam, offering pizza</w:t>
      </w:r>
      <w:r w:rsidR="00153010">
        <w:rPr>
          <w:rFonts w:ascii="Cambria" w:hAnsi="Cambria"/>
          <w:sz w:val="28"/>
          <w:szCs w:val="28"/>
        </w:rPr>
        <w:t xml:space="preserve"> and beer</w:t>
      </w:r>
      <w:r w:rsidR="00F601D0">
        <w:rPr>
          <w:rFonts w:ascii="Cambria" w:hAnsi="Cambria"/>
          <w:sz w:val="28"/>
          <w:szCs w:val="28"/>
        </w:rPr>
        <w:t xml:space="preserve"> as bait </w:t>
      </w:r>
      <w:r w:rsidR="0085717A">
        <w:rPr>
          <w:rFonts w:ascii="Cambria" w:hAnsi="Cambria"/>
          <w:sz w:val="28"/>
          <w:szCs w:val="28"/>
        </w:rPr>
        <w:t xml:space="preserve">to come </w:t>
      </w:r>
      <w:r w:rsidR="004B3339">
        <w:rPr>
          <w:rFonts w:ascii="Cambria" w:hAnsi="Cambria"/>
          <w:sz w:val="28"/>
          <w:szCs w:val="28"/>
        </w:rPr>
        <w:t xml:space="preserve">home </w:t>
      </w:r>
      <w:r w:rsidR="0085717A">
        <w:rPr>
          <w:rFonts w:ascii="Cambria" w:hAnsi="Cambria"/>
          <w:sz w:val="28"/>
          <w:szCs w:val="28"/>
        </w:rPr>
        <w:t xml:space="preserve">and hang out with her </w:t>
      </w:r>
      <w:r w:rsidR="00F601D0">
        <w:rPr>
          <w:rFonts w:ascii="Cambria" w:hAnsi="Cambria"/>
          <w:sz w:val="28"/>
          <w:szCs w:val="28"/>
        </w:rPr>
        <w:t xml:space="preserve">– but </w:t>
      </w:r>
      <w:r w:rsidR="004A027C">
        <w:rPr>
          <w:rFonts w:ascii="Cambria" w:hAnsi="Cambria"/>
          <w:sz w:val="28"/>
          <w:szCs w:val="28"/>
        </w:rPr>
        <w:t>she got</w:t>
      </w:r>
      <w:r w:rsidR="00F601D0">
        <w:rPr>
          <w:rFonts w:ascii="Cambria" w:hAnsi="Cambria"/>
          <w:sz w:val="28"/>
          <w:szCs w:val="28"/>
        </w:rPr>
        <w:t xml:space="preserve"> </w:t>
      </w:r>
      <w:r w:rsidR="00BE7193">
        <w:rPr>
          <w:rFonts w:ascii="Cambria" w:hAnsi="Cambria"/>
          <w:sz w:val="28"/>
          <w:szCs w:val="28"/>
        </w:rPr>
        <w:t>zero</w:t>
      </w:r>
      <w:r w:rsidR="00F601D0">
        <w:rPr>
          <w:rFonts w:ascii="Cambria" w:hAnsi="Cambria"/>
          <w:sz w:val="28"/>
          <w:szCs w:val="28"/>
        </w:rPr>
        <w:t xml:space="preserve"> response. </w:t>
      </w:r>
    </w:p>
    <w:p w14:paraId="44E0BFEE" w14:textId="15D73958" w:rsidR="00F601D0" w:rsidRDefault="00F601D0" w:rsidP="00823140">
      <w:pPr>
        <w:spacing w:line="360" w:lineRule="auto"/>
        <w:ind w:firstLine="720"/>
        <w:contextualSpacing/>
        <w:rPr>
          <w:rFonts w:ascii="Cambria" w:hAnsi="Cambria"/>
          <w:sz w:val="28"/>
          <w:szCs w:val="28"/>
        </w:rPr>
      </w:pPr>
      <w:r>
        <w:rPr>
          <w:rFonts w:ascii="Cambria" w:hAnsi="Cambria"/>
          <w:sz w:val="28"/>
          <w:szCs w:val="28"/>
        </w:rPr>
        <w:t xml:space="preserve">‘Atishoo!’ Clara </w:t>
      </w:r>
      <w:r w:rsidR="00BE7193">
        <w:rPr>
          <w:rFonts w:ascii="Cambria" w:hAnsi="Cambria"/>
          <w:sz w:val="28"/>
          <w:szCs w:val="28"/>
        </w:rPr>
        <w:t>sneezed</w:t>
      </w:r>
      <w:r w:rsidR="004B3339">
        <w:rPr>
          <w:rFonts w:ascii="Cambria" w:hAnsi="Cambria"/>
          <w:sz w:val="28"/>
          <w:szCs w:val="28"/>
        </w:rPr>
        <w:t xml:space="preserve"> again</w:t>
      </w:r>
      <w:r w:rsidR="00BE7193">
        <w:rPr>
          <w:rFonts w:ascii="Cambria" w:hAnsi="Cambria"/>
          <w:sz w:val="28"/>
          <w:szCs w:val="28"/>
        </w:rPr>
        <w:t>, dejected</w:t>
      </w:r>
      <w:r w:rsidR="0046642C">
        <w:rPr>
          <w:rFonts w:ascii="Cambria" w:hAnsi="Cambria"/>
          <w:sz w:val="28"/>
          <w:szCs w:val="28"/>
        </w:rPr>
        <w:t>,</w:t>
      </w:r>
      <w:r w:rsidR="00463397">
        <w:rPr>
          <w:rFonts w:ascii="Cambria" w:hAnsi="Cambria"/>
          <w:sz w:val="28"/>
          <w:szCs w:val="28"/>
        </w:rPr>
        <w:t xml:space="preserve"> her nasty cold </w:t>
      </w:r>
      <w:r w:rsidR="0046642C">
        <w:rPr>
          <w:rFonts w:ascii="Cambria" w:hAnsi="Cambria"/>
          <w:sz w:val="28"/>
          <w:szCs w:val="28"/>
        </w:rPr>
        <w:t xml:space="preserve">feeling worse </w:t>
      </w:r>
      <w:r w:rsidR="00463397">
        <w:rPr>
          <w:rFonts w:ascii="Cambria" w:hAnsi="Cambria"/>
          <w:sz w:val="28"/>
          <w:szCs w:val="28"/>
        </w:rPr>
        <w:t>again</w:t>
      </w:r>
      <w:r w:rsidR="00823140">
        <w:rPr>
          <w:rFonts w:ascii="Cambria" w:hAnsi="Cambria"/>
          <w:sz w:val="28"/>
          <w:szCs w:val="28"/>
        </w:rPr>
        <w:t>. Giving</w:t>
      </w:r>
      <w:r>
        <w:rPr>
          <w:rFonts w:ascii="Cambria" w:hAnsi="Cambria"/>
          <w:sz w:val="28"/>
          <w:szCs w:val="28"/>
        </w:rPr>
        <w:t xml:space="preserve"> the day up for a bad one</w:t>
      </w:r>
      <w:r w:rsidR="00BE7193">
        <w:rPr>
          <w:rFonts w:ascii="Cambria" w:hAnsi="Cambria"/>
          <w:sz w:val="28"/>
          <w:szCs w:val="28"/>
        </w:rPr>
        <w:t>,</w:t>
      </w:r>
      <w:r>
        <w:rPr>
          <w:rFonts w:ascii="Cambria" w:hAnsi="Cambria"/>
          <w:sz w:val="28"/>
          <w:szCs w:val="28"/>
        </w:rPr>
        <w:t xml:space="preserve"> </w:t>
      </w:r>
      <w:r w:rsidR="00823140">
        <w:rPr>
          <w:rFonts w:ascii="Cambria" w:hAnsi="Cambria"/>
          <w:sz w:val="28"/>
          <w:szCs w:val="28"/>
        </w:rPr>
        <w:t>she</w:t>
      </w:r>
      <w:r>
        <w:rPr>
          <w:rFonts w:ascii="Cambria" w:hAnsi="Cambria"/>
          <w:sz w:val="28"/>
          <w:szCs w:val="28"/>
        </w:rPr>
        <w:t xml:space="preserve"> decided to have </w:t>
      </w:r>
      <w:r w:rsidR="00BE7193">
        <w:rPr>
          <w:rFonts w:ascii="Cambria" w:hAnsi="Cambria"/>
          <w:sz w:val="28"/>
          <w:szCs w:val="28"/>
        </w:rPr>
        <w:t xml:space="preserve">a hot bath and </w:t>
      </w:r>
      <w:r>
        <w:rPr>
          <w:rFonts w:ascii="Cambria" w:hAnsi="Cambria"/>
          <w:sz w:val="28"/>
          <w:szCs w:val="28"/>
        </w:rPr>
        <w:t>an early night</w:t>
      </w:r>
      <w:del w:id="7606" w:author="Claire S" w:date="2026-07-22T12:04:00Z" w16du:dateUtc="2026-07-22T11:04:00Z">
        <w:r w:rsidR="00AD25DC" w:rsidDel="00555FA8">
          <w:rPr>
            <w:rFonts w:ascii="Cambria" w:hAnsi="Cambria"/>
            <w:sz w:val="28"/>
            <w:szCs w:val="28"/>
          </w:rPr>
          <w:delText xml:space="preserve">, </w:delText>
        </w:r>
      </w:del>
      <w:ins w:id="7607" w:author="Claire S" w:date="2026-07-22T12:04:00Z" w16du:dateUtc="2026-07-22T11:04:00Z">
        <w:r w:rsidR="00555FA8">
          <w:rPr>
            <w:rFonts w:ascii="Cambria" w:hAnsi="Cambria"/>
            <w:sz w:val="28"/>
            <w:szCs w:val="28"/>
          </w:rPr>
          <w:t>.  And</w:t>
        </w:r>
      </w:ins>
      <w:del w:id="7608" w:author="Claire S" w:date="2026-07-22T12:04:00Z" w16du:dateUtc="2026-07-22T11:04:00Z">
        <w:r w:rsidR="001F4D8D" w:rsidDel="00555FA8">
          <w:rPr>
            <w:rFonts w:ascii="Cambria" w:hAnsi="Cambria"/>
            <w:sz w:val="28"/>
            <w:szCs w:val="28"/>
          </w:rPr>
          <w:delText>but</w:delText>
        </w:r>
      </w:del>
      <w:r w:rsidR="001F4D8D">
        <w:rPr>
          <w:rFonts w:ascii="Cambria" w:hAnsi="Cambria"/>
          <w:sz w:val="28"/>
          <w:szCs w:val="28"/>
        </w:rPr>
        <w:t xml:space="preserve"> before she went to bed, she</w:t>
      </w:r>
      <w:ins w:id="7609" w:author="Claire S" w:date="2026-07-22T12:04:00Z" w16du:dateUtc="2026-07-22T11:04:00Z">
        <w:r w:rsidR="00555FA8">
          <w:rPr>
            <w:rFonts w:ascii="Cambria" w:hAnsi="Cambria"/>
            <w:sz w:val="28"/>
            <w:szCs w:val="28"/>
          </w:rPr>
          <w:t xml:space="preserve"> would make</w:t>
        </w:r>
      </w:ins>
      <w:del w:id="7610" w:author="Claire S" w:date="2026-07-22T12:04:00Z" w16du:dateUtc="2026-07-22T11:04:00Z">
        <w:r w:rsidR="001F4D8D" w:rsidDel="00555FA8">
          <w:rPr>
            <w:rFonts w:ascii="Cambria" w:hAnsi="Cambria"/>
            <w:sz w:val="28"/>
            <w:szCs w:val="28"/>
          </w:rPr>
          <w:delText xml:space="preserve"> </w:delText>
        </w:r>
        <w:r w:rsidR="00AD25DC" w:rsidDel="00555FA8">
          <w:rPr>
            <w:rFonts w:ascii="Cambria" w:hAnsi="Cambria"/>
            <w:sz w:val="28"/>
            <w:szCs w:val="28"/>
          </w:rPr>
          <w:delText>made</w:delText>
        </w:r>
      </w:del>
      <w:ins w:id="7611" w:author="Claire S" w:date="2026-07-22T12:04:00Z" w16du:dateUtc="2026-07-22T11:04:00Z">
        <w:r w:rsidR="00555FA8">
          <w:rPr>
            <w:rFonts w:ascii="Cambria" w:hAnsi="Cambria"/>
            <w:sz w:val="28"/>
            <w:szCs w:val="28"/>
          </w:rPr>
          <w:t xml:space="preserve"> very</w:t>
        </w:r>
      </w:ins>
      <w:r w:rsidR="00AD25DC">
        <w:rPr>
          <w:rFonts w:ascii="Cambria" w:hAnsi="Cambria"/>
          <w:sz w:val="28"/>
          <w:szCs w:val="28"/>
        </w:rPr>
        <w:t xml:space="preserve"> sure she</w:t>
      </w:r>
      <w:r w:rsidR="001F4D8D">
        <w:rPr>
          <w:rFonts w:ascii="Cambria" w:hAnsi="Cambria"/>
          <w:sz w:val="28"/>
          <w:szCs w:val="28"/>
        </w:rPr>
        <w:t xml:space="preserve">’d </w:t>
      </w:r>
      <w:r w:rsidR="00AD25DC">
        <w:rPr>
          <w:rFonts w:ascii="Cambria" w:hAnsi="Cambria"/>
          <w:sz w:val="28"/>
          <w:szCs w:val="28"/>
        </w:rPr>
        <w:t xml:space="preserve">double-locked the </w:t>
      </w:r>
      <w:r w:rsidR="001F4D8D">
        <w:rPr>
          <w:rFonts w:ascii="Cambria" w:hAnsi="Cambria"/>
          <w:sz w:val="28"/>
          <w:szCs w:val="28"/>
        </w:rPr>
        <w:t xml:space="preserve">front </w:t>
      </w:r>
      <w:r w:rsidR="00AD25DC">
        <w:rPr>
          <w:rFonts w:ascii="Cambria" w:hAnsi="Cambria"/>
          <w:sz w:val="28"/>
          <w:szCs w:val="28"/>
        </w:rPr>
        <w:t xml:space="preserve">door. </w:t>
      </w:r>
    </w:p>
    <w:p w14:paraId="07370A1D" w14:textId="405A0BAE" w:rsidR="001F4D8D" w:rsidRDefault="001F4D8D" w:rsidP="00823140">
      <w:pPr>
        <w:spacing w:line="360" w:lineRule="auto"/>
        <w:ind w:firstLine="720"/>
        <w:contextualSpacing/>
        <w:rPr>
          <w:rFonts w:ascii="Cambria" w:hAnsi="Cambria"/>
          <w:sz w:val="28"/>
          <w:szCs w:val="28"/>
        </w:rPr>
      </w:pPr>
      <w:r>
        <w:rPr>
          <w:rFonts w:ascii="Cambria" w:hAnsi="Cambria"/>
          <w:sz w:val="28"/>
          <w:szCs w:val="28"/>
        </w:rPr>
        <w:t xml:space="preserve">Not that the flimsy door on their flat would be a match for anyone who really wanted to get </w:t>
      </w:r>
      <w:commentRangeStart w:id="7612"/>
      <w:commentRangeStart w:id="7613"/>
      <w:r>
        <w:rPr>
          <w:rFonts w:ascii="Cambria" w:hAnsi="Cambria"/>
          <w:sz w:val="28"/>
          <w:szCs w:val="28"/>
        </w:rPr>
        <w:t>in</w:t>
      </w:r>
      <w:commentRangeEnd w:id="7612"/>
      <w:r w:rsidR="004A0C16">
        <w:rPr>
          <w:rStyle w:val="CommentReference"/>
          <w:rFonts w:ascii="Cambria" w:hAnsi="Cambria"/>
          <w:sz w:val="28"/>
          <w:szCs w:val="28"/>
        </w:rPr>
        <w:commentReference w:id="7612"/>
      </w:r>
      <w:commentRangeEnd w:id="7613"/>
      <w:r w:rsidR="007D27F2">
        <w:rPr>
          <w:rStyle w:val="CommentReference"/>
          <w:rFonts w:ascii="Cambria" w:hAnsi="Cambria"/>
          <w:sz w:val="28"/>
          <w:szCs w:val="28"/>
        </w:rPr>
        <w:commentReference w:id="7613"/>
      </w:r>
      <w:r>
        <w:rPr>
          <w:rFonts w:ascii="Cambria" w:hAnsi="Cambria"/>
          <w:sz w:val="28"/>
          <w:szCs w:val="28"/>
        </w:rPr>
        <w:t>.</w:t>
      </w:r>
    </w:p>
    <w:p w14:paraId="7D2FE9FE" w14:textId="77777777" w:rsidR="00240825" w:rsidRDefault="00240825" w:rsidP="00700010">
      <w:pPr>
        <w:spacing w:line="360" w:lineRule="auto"/>
        <w:contextualSpacing/>
        <w:rPr>
          <w:rFonts w:ascii="Cambria" w:hAnsi="Cambria"/>
          <w:sz w:val="28"/>
          <w:szCs w:val="28"/>
        </w:rPr>
      </w:pPr>
    </w:p>
    <w:p w14:paraId="4DCE2731" w14:textId="77777777" w:rsidR="00DD1A6F" w:rsidRDefault="00DD1A6F" w:rsidP="00F601D0">
      <w:pPr>
        <w:spacing w:line="360" w:lineRule="auto"/>
        <w:contextualSpacing/>
        <w:rPr>
          <w:rFonts w:ascii="Cambria" w:hAnsi="Cambria"/>
          <w:b/>
          <w:bCs/>
          <w:sz w:val="28"/>
          <w:szCs w:val="28"/>
        </w:rPr>
      </w:pPr>
    </w:p>
    <w:p w14:paraId="563A50CA" w14:textId="77777777" w:rsidR="00DD1A6F" w:rsidRDefault="00DD1A6F" w:rsidP="00F601D0">
      <w:pPr>
        <w:spacing w:line="360" w:lineRule="auto"/>
        <w:contextualSpacing/>
        <w:rPr>
          <w:rFonts w:ascii="Cambria" w:hAnsi="Cambria"/>
          <w:b/>
          <w:bCs/>
          <w:sz w:val="28"/>
          <w:szCs w:val="28"/>
        </w:rPr>
      </w:pPr>
    </w:p>
    <w:p w14:paraId="515AAD91" w14:textId="77777777" w:rsidR="00DD1A6F" w:rsidRDefault="00DD1A6F" w:rsidP="00F601D0">
      <w:pPr>
        <w:spacing w:line="360" w:lineRule="auto"/>
        <w:contextualSpacing/>
        <w:rPr>
          <w:rFonts w:ascii="Cambria" w:hAnsi="Cambria"/>
          <w:b/>
          <w:bCs/>
          <w:sz w:val="28"/>
          <w:szCs w:val="28"/>
        </w:rPr>
      </w:pPr>
    </w:p>
    <w:p w14:paraId="005C128E" w14:textId="77777777" w:rsidR="00DD1A6F" w:rsidRDefault="00DD1A6F" w:rsidP="00F601D0">
      <w:pPr>
        <w:spacing w:line="360" w:lineRule="auto"/>
        <w:contextualSpacing/>
        <w:rPr>
          <w:rFonts w:ascii="Cambria" w:hAnsi="Cambria"/>
          <w:b/>
          <w:bCs/>
          <w:sz w:val="28"/>
          <w:szCs w:val="28"/>
        </w:rPr>
      </w:pPr>
    </w:p>
    <w:p w14:paraId="333D3178" w14:textId="77777777" w:rsidR="00DD1A6F" w:rsidRDefault="00DD1A6F" w:rsidP="00F601D0">
      <w:pPr>
        <w:spacing w:line="360" w:lineRule="auto"/>
        <w:contextualSpacing/>
        <w:rPr>
          <w:rFonts w:ascii="Cambria" w:hAnsi="Cambria"/>
          <w:b/>
          <w:bCs/>
          <w:sz w:val="28"/>
          <w:szCs w:val="28"/>
        </w:rPr>
      </w:pPr>
    </w:p>
    <w:p w14:paraId="331DAF23" w14:textId="77777777" w:rsidR="00B66DA0" w:rsidRDefault="00B66DA0" w:rsidP="00F601D0">
      <w:pPr>
        <w:spacing w:line="360" w:lineRule="auto"/>
        <w:contextualSpacing/>
        <w:rPr>
          <w:ins w:id="7614" w:author="Claire S" w:date="2026-07-22T11:02:00Z" w16du:dateUtc="2026-07-22T10:02:00Z"/>
          <w:rFonts w:ascii="Cambria" w:hAnsi="Cambria"/>
          <w:b/>
          <w:bCs/>
          <w:sz w:val="28"/>
          <w:szCs w:val="28"/>
        </w:rPr>
      </w:pPr>
    </w:p>
    <w:p w14:paraId="406AA12E" w14:textId="77777777" w:rsidR="00B66DA0" w:rsidRDefault="00B66DA0" w:rsidP="00F601D0">
      <w:pPr>
        <w:spacing w:line="360" w:lineRule="auto"/>
        <w:contextualSpacing/>
        <w:rPr>
          <w:ins w:id="7615" w:author="Claire S" w:date="2026-07-22T11:02:00Z" w16du:dateUtc="2026-07-22T10:02:00Z"/>
          <w:rFonts w:ascii="Cambria" w:hAnsi="Cambria"/>
          <w:b/>
          <w:bCs/>
          <w:sz w:val="28"/>
          <w:szCs w:val="28"/>
        </w:rPr>
      </w:pPr>
    </w:p>
    <w:p w14:paraId="096AC27E" w14:textId="355CB3CD" w:rsidR="00776672" w:rsidRDefault="00104C4F" w:rsidP="00F601D0">
      <w:pPr>
        <w:spacing w:line="360" w:lineRule="auto"/>
        <w:contextualSpacing/>
        <w:rPr>
          <w:ins w:id="7616" w:author="Claire S" w:date="2026-07-24T12:38:00Z" w16du:dateUtc="2026-07-24T11:38:00Z"/>
          <w:rFonts w:ascii="Cambria" w:hAnsi="Cambria"/>
          <w:b/>
          <w:bCs/>
          <w:sz w:val="28"/>
          <w:szCs w:val="28"/>
        </w:rPr>
      </w:pPr>
      <w:r>
        <w:rPr>
          <w:rFonts w:ascii="Cambria" w:hAnsi="Cambria"/>
          <w:b/>
          <w:bCs/>
          <w:sz w:val="28"/>
          <w:szCs w:val="28"/>
        </w:rPr>
        <w:t xml:space="preserve">CHAPTER </w:t>
      </w:r>
      <w:del w:id="7617" w:author="Claire S" w:date="2026-07-22T11:02:00Z" w16du:dateUtc="2026-07-22T10:02:00Z">
        <w:r w:rsidR="00964B29" w:rsidDel="00B66DA0">
          <w:rPr>
            <w:rFonts w:ascii="Cambria" w:hAnsi="Cambria"/>
            <w:b/>
            <w:bCs/>
            <w:sz w:val="28"/>
            <w:szCs w:val="28"/>
          </w:rPr>
          <w:delText>1</w:delText>
        </w:r>
        <w:r w:rsidR="0068722D" w:rsidDel="00B66DA0">
          <w:rPr>
            <w:rFonts w:ascii="Cambria" w:hAnsi="Cambria"/>
            <w:b/>
            <w:bCs/>
            <w:sz w:val="28"/>
            <w:szCs w:val="28"/>
          </w:rPr>
          <w:delText>6</w:delText>
        </w:r>
      </w:del>
      <w:ins w:id="7618" w:author="Claire S" w:date="2026-07-22T11:02:00Z" w16du:dateUtc="2026-07-22T10:02:00Z">
        <w:r w:rsidR="00B66DA0">
          <w:rPr>
            <w:rFonts w:ascii="Cambria" w:hAnsi="Cambria"/>
            <w:b/>
            <w:bCs/>
            <w:sz w:val="28"/>
            <w:szCs w:val="28"/>
          </w:rPr>
          <w:t>15</w:t>
        </w:r>
      </w:ins>
    </w:p>
    <w:p w14:paraId="10ACCDB1" w14:textId="79E4B3C9" w:rsidR="006524B8" w:rsidRDefault="006524B8" w:rsidP="00F601D0">
      <w:pPr>
        <w:spacing w:line="360" w:lineRule="auto"/>
        <w:contextualSpacing/>
        <w:rPr>
          <w:rFonts w:ascii="Cambria" w:hAnsi="Cambria"/>
          <w:b/>
          <w:bCs/>
          <w:sz w:val="28"/>
          <w:szCs w:val="28"/>
        </w:rPr>
      </w:pPr>
      <w:ins w:id="7619" w:author="Claire S" w:date="2026-07-24T12:38:00Z" w16du:dateUtc="2026-07-24T11:38:00Z">
        <w:r>
          <w:rPr>
            <w:rFonts w:ascii="Cambria" w:hAnsi="Cambria"/>
            <w:b/>
            <w:bCs/>
            <w:sz w:val="28"/>
            <w:szCs w:val="28"/>
          </w:rPr>
          <w:t>SUNDAY AFTERNOON</w:t>
        </w:r>
      </w:ins>
    </w:p>
    <w:p w14:paraId="27F6D85F" w14:textId="3E3318B8" w:rsidR="0068722D" w:rsidRPr="00E73977" w:rsidRDefault="0068722D" w:rsidP="0068722D">
      <w:pPr>
        <w:spacing w:line="360" w:lineRule="auto"/>
        <w:contextualSpacing/>
        <w:rPr>
          <w:del w:id="7620" w:author="Daisy Watt" w:date="2026-06-22T05:43:00Z" w16du:dateUtc="2026-06-22T03:43:00Z"/>
          <w:rFonts w:ascii="Cambria" w:hAnsi="Cambria"/>
          <w:b/>
          <w:bCs/>
          <w:sz w:val="28"/>
          <w:szCs w:val="28"/>
        </w:rPr>
      </w:pPr>
      <w:del w:id="7621" w:author="Daisy Watt" w:date="2026-06-22T05:43:00Z" w16du:dateUtc="2026-06-22T03:43:00Z">
        <w:r>
          <w:rPr>
            <w:rFonts w:ascii="Cambria" w:hAnsi="Cambria"/>
            <w:b/>
            <w:bCs/>
            <w:sz w:val="28"/>
            <w:szCs w:val="28"/>
          </w:rPr>
          <w:delText>SUNDAY</w:delText>
        </w:r>
        <w:r w:rsidRPr="00E73977">
          <w:rPr>
            <w:rFonts w:ascii="Cambria" w:hAnsi="Cambria"/>
            <w:b/>
            <w:bCs/>
            <w:sz w:val="28"/>
            <w:szCs w:val="28"/>
          </w:rPr>
          <w:delText xml:space="preserve"> </w:delText>
        </w:r>
        <w:r>
          <w:rPr>
            <w:rFonts w:ascii="Cambria" w:hAnsi="Cambria"/>
            <w:b/>
            <w:bCs/>
            <w:sz w:val="28"/>
            <w:szCs w:val="28"/>
          </w:rPr>
          <w:delText>PM</w:delText>
        </w:r>
      </w:del>
    </w:p>
    <w:p w14:paraId="214FF124" w14:textId="77777777" w:rsidR="00023537" w:rsidRDefault="00F24C4A" w:rsidP="00440AD9">
      <w:pPr>
        <w:spacing w:line="360" w:lineRule="auto"/>
        <w:contextualSpacing/>
        <w:rPr>
          <w:rFonts w:ascii="Cambria" w:hAnsi="Cambria"/>
          <w:sz w:val="28"/>
          <w:szCs w:val="28"/>
        </w:rPr>
      </w:pPr>
      <w:r>
        <w:rPr>
          <w:rFonts w:ascii="Cambria" w:hAnsi="Cambria"/>
          <w:sz w:val="28"/>
          <w:szCs w:val="28"/>
        </w:rPr>
        <w:t xml:space="preserve">In the </w:t>
      </w:r>
      <w:r w:rsidR="00F83E22">
        <w:rPr>
          <w:rFonts w:ascii="Cambria" w:hAnsi="Cambria"/>
          <w:sz w:val="28"/>
          <w:szCs w:val="28"/>
        </w:rPr>
        <w:t xml:space="preserve">back of the company </w:t>
      </w:r>
      <w:r w:rsidR="00823140">
        <w:rPr>
          <w:rFonts w:ascii="Cambria" w:hAnsi="Cambria"/>
          <w:sz w:val="28"/>
          <w:szCs w:val="28"/>
        </w:rPr>
        <w:t xml:space="preserve">Mercedes </w:t>
      </w:r>
      <w:r>
        <w:rPr>
          <w:rFonts w:ascii="Cambria" w:hAnsi="Cambria"/>
          <w:sz w:val="28"/>
          <w:szCs w:val="28"/>
        </w:rPr>
        <w:t>on the way home</w:t>
      </w:r>
      <w:r w:rsidR="00440AD9">
        <w:rPr>
          <w:rFonts w:ascii="Cambria" w:hAnsi="Cambria"/>
          <w:sz w:val="28"/>
          <w:szCs w:val="28"/>
        </w:rPr>
        <w:t xml:space="preserve"> to Notting Hill</w:t>
      </w:r>
      <w:r>
        <w:rPr>
          <w:rFonts w:ascii="Cambria" w:hAnsi="Cambria"/>
          <w:sz w:val="28"/>
          <w:szCs w:val="28"/>
        </w:rPr>
        <w:t xml:space="preserve">, </w:t>
      </w:r>
      <w:r w:rsidR="006C23B4">
        <w:rPr>
          <w:rFonts w:ascii="Cambria" w:hAnsi="Cambria"/>
          <w:sz w:val="28"/>
          <w:szCs w:val="28"/>
        </w:rPr>
        <w:t>Savannah</w:t>
      </w:r>
      <w:r w:rsidR="00F61286">
        <w:rPr>
          <w:rFonts w:ascii="Cambria" w:hAnsi="Cambria"/>
          <w:sz w:val="28"/>
          <w:szCs w:val="28"/>
        </w:rPr>
        <w:t xml:space="preserve"> </w:t>
      </w:r>
      <w:r w:rsidR="00823140">
        <w:rPr>
          <w:rFonts w:ascii="Cambria" w:hAnsi="Cambria"/>
          <w:sz w:val="28"/>
          <w:szCs w:val="28"/>
        </w:rPr>
        <w:t xml:space="preserve">had taken </w:t>
      </w:r>
      <w:r w:rsidR="00813444">
        <w:rPr>
          <w:rFonts w:ascii="Cambria" w:hAnsi="Cambria"/>
          <w:sz w:val="28"/>
          <w:szCs w:val="28"/>
        </w:rPr>
        <w:t xml:space="preserve">a deep breath and </w:t>
      </w:r>
      <w:r w:rsidR="00104C4F" w:rsidRPr="009E0BD7">
        <w:rPr>
          <w:rFonts w:ascii="Cambria" w:hAnsi="Cambria"/>
          <w:sz w:val="28"/>
          <w:szCs w:val="28"/>
        </w:rPr>
        <w:t>called her twin sister Bella</w:t>
      </w:r>
      <w:r>
        <w:rPr>
          <w:rFonts w:ascii="Cambria" w:hAnsi="Cambria"/>
          <w:sz w:val="28"/>
          <w:szCs w:val="28"/>
        </w:rPr>
        <w:t>.</w:t>
      </w:r>
      <w:r w:rsidR="006D49DB">
        <w:rPr>
          <w:rFonts w:ascii="Cambria" w:hAnsi="Cambria"/>
          <w:sz w:val="28"/>
          <w:szCs w:val="28"/>
        </w:rPr>
        <w:t xml:space="preserve"> </w:t>
      </w:r>
      <w:r w:rsidR="00440AD9">
        <w:rPr>
          <w:rFonts w:ascii="Cambria" w:hAnsi="Cambria"/>
          <w:sz w:val="28"/>
          <w:szCs w:val="28"/>
        </w:rPr>
        <w:t xml:space="preserve"> </w:t>
      </w:r>
      <w:r w:rsidR="006D49DB">
        <w:rPr>
          <w:rFonts w:ascii="Cambria" w:hAnsi="Cambria"/>
          <w:sz w:val="28"/>
          <w:szCs w:val="28"/>
        </w:rPr>
        <w:t>They had a l</w:t>
      </w:r>
      <w:r>
        <w:rPr>
          <w:rFonts w:ascii="Cambria" w:hAnsi="Cambria"/>
          <w:sz w:val="28"/>
          <w:szCs w:val="28"/>
        </w:rPr>
        <w:t>ove</w:t>
      </w:r>
      <w:r w:rsidR="00F83E22">
        <w:rPr>
          <w:rFonts w:ascii="Cambria" w:hAnsi="Cambria"/>
          <w:sz w:val="28"/>
          <w:szCs w:val="28"/>
        </w:rPr>
        <w:t>-</w:t>
      </w:r>
      <w:r>
        <w:rPr>
          <w:rFonts w:ascii="Cambria" w:hAnsi="Cambria"/>
          <w:sz w:val="28"/>
          <w:szCs w:val="28"/>
        </w:rPr>
        <w:t xml:space="preserve">hate relationship </w:t>
      </w:r>
      <w:r w:rsidR="006D49DB">
        <w:rPr>
          <w:rFonts w:ascii="Cambria" w:hAnsi="Cambria"/>
          <w:sz w:val="28"/>
          <w:szCs w:val="28"/>
        </w:rPr>
        <w:t xml:space="preserve">at the best of times, </w:t>
      </w:r>
      <w:r w:rsidR="00813444">
        <w:rPr>
          <w:rFonts w:ascii="Cambria" w:hAnsi="Cambria"/>
          <w:sz w:val="28"/>
          <w:szCs w:val="28"/>
        </w:rPr>
        <w:t xml:space="preserve">and Bella would possibly, if not definitely, be full of opinions about the </w:t>
      </w:r>
      <w:r w:rsidR="003C448F">
        <w:rPr>
          <w:rFonts w:ascii="Cambria" w:hAnsi="Cambria"/>
          <w:sz w:val="28"/>
          <w:szCs w:val="28"/>
        </w:rPr>
        <w:t>tragic</w:t>
      </w:r>
      <w:r w:rsidR="00813444">
        <w:rPr>
          <w:rFonts w:ascii="Cambria" w:hAnsi="Cambria"/>
          <w:sz w:val="28"/>
          <w:szCs w:val="28"/>
        </w:rPr>
        <w:t xml:space="preserve"> news.  </w:t>
      </w:r>
    </w:p>
    <w:p w14:paraId="68066061" w14:textId="4D7788BC" w:rsidR="00813444" w:rsidRDefault="00813444" w:rsidP="00023537">
      <w:pPr>
        <w:spacing w:line="360" w:lineRule="auto"/>
        <w:ind w:firstLine="720"/>
        <w:contextualSpacing/>
        <w:rPr>
          <w:rFonts w:ascii="Cambria" w:hAnsi="Cambria"/>
          <w:sz w:val="28"/>
          <w:szCs w:val="28"/>
        </w:rPr>
      </w:pPr>
      <w:r>
        <w:rPr>
          <w:rFonts w:ascii="Cambria" w:hAnsi="Cambria"/>
          <w:sz w:val="28"/>
          <w:szCs w:val="28"/>
        </w:rPr>
        <w:t xml:space="preserve">Still, </w:t>
      </w:r>
      <w:r w:rsidR="00440AD9">
        <w:rPr>
          <w:rFonts w:ascii="Cambria" w:hAnsi="Cambria"/>
          <w:sz w:val="28"/>
          <w:szCs w:val="28"/>
        </w:rPr>
        <w:t>she was also</w:t>
      </w:r>
      <w:r w:rsidR="006D49DB">
        <w:rPr>
          <w:rFonts w:ascii="Cambria" w:hAnsi="Cambria"/>
          <w:sz w:val="28"/>
          <w:szCs w:val="28"/>
        </w:rPr>
        <w:t xml:space="preserve"> the one person who knew </w:t>
      </w:r>
      <w:r w:rsidR="006C23B4">
        <w:rPr>
          <w:rFonts w:ascii="Cambria" w:hAnsi="Cambria"/>
          <w:sz w:val="28"/>
          <w:szCs w:val="28"/>
        </w:rPr>
        <w:t>Savannah</w:t>
      </w:r>
      <w:r w:rsidR="00F61286">
        <w:rPr>
          <w:rFonts w:ascii="Cambria" w:hAnsi="Cambria"/>
          <w:sz w:val="28"/>
          <w:szCs w:val="28"/>
        </w:rPr>
        <w:t xml:space="preserve"> </w:t>
      </w:r>
      <w:r w:rsidR="006D49DB">
        <w:rPr>
          <w:rFonts w:ascii="Cambria" w:hAnsi="Cambria"/>
          <w:sz w:val="28"/>
          <w:szCs w:val="28"/>
        </w:rPr>
        <w:t>as well as she knew herself</w:t>
      </w:r>
      <w:r w:rsidR="003C448F">
        <w:rPr>
          <w:rFonts w:ascii="Cambria" w:hAnsi="Cambria"/>
          <w:sz w:val="28"/>
          <w:szCs w:val="28"/>
        </w:rPr>
        <w:t>; b</w:t>
      </w:r>
      <w:r w:rsidR="006D49DB">
        <w:rPr>
          <w:rFonts w:ascii="Cambria" w:hAnsi="Cambria"/>
          <w:sz w:val="28"/>
          <w:szCs w:val="28"/>
        </w:rPr>
        <w:t xml:space="preserve">etter, potentially, given the amount of therapy Bella had </w:t>
      </w:r>
      <w:r w:rsidR="00F23CF7">
        <w:rPr>
          <w:rFonts w:ascii="Cambria" w:hAnsi="Cambria"/>
          <w:sz w:val="28"/>
          <w:szCs w:val="28"/>
        </w:rPr>
        <w:t>paid for over the years</w:t>
      </w:r>
      <w:r w:rsidR="003F77C7">
        <w:rPr>
          <w:rFonts w:ascii="Cambria" w:hAnsi="Cambria"/>
          <w:sz w:val="28"/>
          <w:szCs w:val="28"/>
        </w:rPr>
        <w:t xml:space="preserve">. </w:t>
      </w:r>
      <w:r w:rsidR="006C23B4">
        <w:rPr>
          <w:rFonts w:ascii="Cambria" w:hAnsi="Cambria"/>
          <w:sz w:val="28"/>
          <w:szCs w:val="28"/>
        </w:rPr>
        <w:t>Savannah</w:t>
      </w:r>
      <w:r w:rsidR="00F61286">
        <w:rPr>
          <w:rFonts w:ascii="Cambria" w:hAnsi="Cambria"/>
          <w:sz w:val="28"/>
          <w:szCs w:val="28"/>
        </w:rPr>
        <w:t xml:space="preserve"> </w:t>
      </w:r>
      <w:r w:rsidR="00440AD9">
        <w:rPr>
          <w:rFonts w:ascii="Cambria" w:hAnsi="Cambria"/>
          <w:sz w:val="28"/>
          <w:szCs w:val="28"/>
        </w:rPr>
        <w:t xml:space="preserve">had </w:t>
      </w:r>
      <w:del w:id="7622" w:author="Claire S" w:date="2026-07-22T11:45:00Z" w16du:dateUtc="2026-07-22T10:45:00Z">
        <w:r w:rsidR="00440AD9" w:rsidDel="004E42DD">
          <w:rPr>
            <w:rFonts w:ascii="Cambria" w:hAnsi="Cambria"/>
            <w:sz w:val="28"/>
            <w:szCs w:val="28"/>
          </w:rPr>
          <w:delText xml:space="preserve">a </w:delText>
        </w:r>
        <w:r w:rsidR="00F23CF7" w:rsidDel="004E42DD">
          <w:rPr>
            <w:rFonts w:ascii="Cambria" w:hAnsi="Cambria"/>
            <w:sz w:val="28"/>
            <w:szCs w:val="28"/>
          </w:rPr>
          <w:delText xml:space="preserve">tiny </w:delText>
        </w:r>
        <w:r w:rsidR="00440AD9" w:rsidDel="004E42DD">
          <w:rPr>
            <w:rFonts w:ascii="Cambria" w:hAnsi="Cambria"/>
            <w:sz w:val="28"/>
            <w:szCs w:val="28"/>
          </w:rPr>
          <w:delText>bit of</w:delText>
        </w:r>
      </w:del>
      <w:ins w:id="7623" w:author="Claire S" w:date="2026-07-22T11:45:00Z" w16du:dateUtc="2026-07-22T10:45:00Z">
        <w:r w:rsidR="004E42DD">
          <w:rPr>
            <w:rFonts w:ascii="Cambria" w:hAnsi="Cambria"/>
            <w:sz w:val="28"/>
            <w:szCs w:val="28"/>
          </w:rPr>
          <w:t>some small</w:t>
        </w:r>
      </w:ins>
      <w:r w:rsidR="00440AD9">
        <w:rPr>
          <w:rFonts w:ascii="Cambria" w:hAnsi="Cambria"/>
          <w:sz w:val="28"/>
          <w:szCs w:val="28"/>
        </w:rPr>
        <w:t xml:space="preserve"> </w:t>
      </w:r>
      <w:r w:rsidR="003F77C7">
        <w:rPr>
          <w:rFonts w:ascii="Cambria" w:hAnsi="Cambria"/>
          <w:sz w:val="28"/>
          <w:szCs w:val="28"/>
        </w:rPr>
        <w:t>hope that,</w:t>
      </w:r>
      <w:r>
        <w:rPr>
          <w:rFonts w:ascii="Cambria" w:hAnsi="Cambria"/>
          <w:sz w:val="28"/>
          <w:szCs w:val="28"/>
        </w:rPr>
        <w:t xml:space="preserve"> </w:t>
      </w:r>
      <w:r w:rsidR="00440AD9">
        <w:rPr>
          <w:rFonts w:ascii="Cambria" w:hAnsi="Cambria"/>
          <w:sz w:val="28"/>
          <w:szCs w:val="28"/>
        </w:rPr>
        <w:t>if it was one of Bella’s</w:t>
      </w:r>
      <w:r>
        <w:rPr>
          <w:rFonts w:ascii="Cambria" w:hAnsi="Cambria"/>
          <w:sz w:val="28"/>
          <w:szCs w:val="28"/>
        </w:rPr>
        <w:t xml:space="preserve"> good day</w:t>
      </w:r>
      <w:r w:rsidR="00440AD9">
        <w:rPr>
          <w:rFonts w:ascii="Cambria" w:hAnsi="Cambria"/>
          <w:sz w:val="28"/>
          <w:szCs w:val="28"/>
        </w:rPr>
        <w:t>s</w:t>
      </w:r>
      <w:r>
        <w:rPr>
          <w:rFonts w:ascii="Cambria" w:hAnsi="Cambria"/>
          <w:sz w:val="28"/>
          <w:szCs w:val="28"/>
        </w:rPr>
        <w:t xml:space="preserve">, </w:t>
      </w:r>
      <w:r w:rsidR="00F23CF7">
        <w:rPr>
          <w:rFonts w:ascii="Cambria" w:hAnsi="Cambria"/>
          <w:sz w:val="28"/>
          <w:szCs w:val="28"/>
        </w:rPr>
        <w:t>she</w:t>
      </w:r>
      <w:r w:rsidR="00F61286">
        <w:rPr>
          <w:rFonts w:ascii="Cambria" w:hAnsi="Cambria"/>
          <w:sz w:val="28"/>
          <w:szCs w:val="28"/>
        </w:rPr>
        <w:t xml:space="preserve"> </w:t>
      </w:r>
      <w:r>
        <w:rPr>
          <w:rFonts w:ascii="Cambria" w:hAnsi="Cambria"/>
          <w:sz w:val="28"/>
          <w:szCs w:val="28"/>
        </w:rPr>
        <w:t xml:space="preserve">might </w:t>
      </w:r>
      <w:r w:rsidR="003F77C7">
        <w:rPr>
          <w:rFonts w:ascii="Cambria" w:hAnsi="Cambria"/>
          <w:sz w:val="28"/>
          <w:szCs w:val="28"/>
        </w:rPr>
        <w:t>get</w:t>
      </w:r>
      <w:r>
        <w:rPr>
          <w:rFonts w:ascii="Cambria" w:hAnsi="Cambria"/>
          <w:sz w:val="28"/>
          <w:szCs w:val="28"/>
        </w:rPr>
        <w:t xml:space="preserve"> </w:t>
      </w:r>
      <w:r w:rsidR="00440AD9">
        <w:rPr>
          <w:rFonts w:ascii="Cambria" w:hAnsi="Cambria"/>
          <w:sz w:val="28"/>
          <w:szCs w:val="28"/>
        </w:rPr>
        <w:t>some</w:t>
      </w:r>
      <w:r>
        <w:rPr>
          <w:rFonts w:ascii="Cambria" w:hAnsi="Cambria"/>
          <w:sz w:val="28"/>
          <w:szCs w:val="28"/>
        </w:rPr>
        <w:t xml:space="preserve"> comfort from her twin.  </w:t>
      </w:r>
    </w:p>
    <w:p w14:paraId="1BA03004" w14:textId="0A41AD24" w:rsidR="00440AD9" w:rsidRDefault="009E0BD7" w:rsidP="00F601D0">
      <w:pPr>
        <w:spacing w:line="360" w:lineRule="auto"/>
        <w:contextualSpacing/>
        <w:rPr>
          <w:rFonts w:ascii="Cambria" w:hAnsi="Cambria"/>
          <w:sz w:val="28"/>
          <w:szCs w:val="28"/>
        </w:rPr>
      </w:pPr>
      <w:r>
        <w:rPr>
          <w:rFonts w:ascii="Cambria" w:hAnsi="Cambria"/>
          <w:sz w:val="28"/>
          <w:szCs w:val="28"/>
        </w:rPr>
        <w:tab/>
        <w:t xml:space="preserve">‘Have you heard?’ </w:t>
      </w:r>
      <w:r w:rsidR="006C23B4">
        <w:rPr>
          <w:rFonts w:ascii="Cambria" w:hAnsi="Cambria"/>
          <w:sz w:val="28"/>
          <w:szCs w:val="28"/>
        </w:rPr>
        <w:t>Savannah</w:t>
      </w:r>
      <w:r w:rsidR="00F61286">
        <w:rPr>
          <w:rFonts w:ascii="Cambria" w:hAnsi="Cambria"/>
          <w:sz w:val="28"/>
          <w:szCs w:val="28"/>
        </w:rPr>
        <w:t xml:space="preserve"> </w:t>
      </w:r>
      <w:r>
        <w:rPr>
          <w:rFonts w:ascii="Cambria" w:hAnsi="Cambria"/>
          <w:sz w:val="28"/>
          <w:szCs w:val="28"/>
        </w:rPr>
        <w:t>croaked</w:t>
      </w:r>
      <w:r w:rsidR="006D49DB">
        <w:rPr>
          <w:rFonts w:ascii="Cambria" w:hAnsi="Cambria"/>
          <w:sz w:val="28"/>
          <w:szCs w:val="28"/>
        </w:rPr>
        <w:t xml:space="preserve"> </w:t>
      </w:r>
      <w:r w:rsidR="00813444">
        <w:rPr>
          <w:rFonts w:ascii="Cambria" w:hAnsi="Cambria"/>
          <w:sz w:val="28"/>
          <w:szCs w:val="28"/>
        </w:rPr>
        <w:t xml:space="preserve">as soon as </w:t>
      </w:r>
      <w:r w:rsidR="006D49DB">
        <w:rPr>
          <w:rFonts w:ascii="Cambria" w:hAnsi="Cambria"/>
          <w:sz w:val="28"/>
          <w:szCs w:val="28"/>
        </w:rPr>
        <w:t>her sister picked up</w:t>
      </w:r>
      <w:r>
        <w:rPr>
          <w:rFonts w:ascii="Cambria" w:hAnsi="Cambria"/>
          <w:sz w:val="28"/>
          <w:szCs w:val="28"/>
        </w:rPr>
        <w:t xml:space="preserve">. ‘Dex </w:t>
      </w:r>
      <w:r w:rsidR="00E47396">
        <w:rPr>
          <w:rFonts w:ascii="Cambria" w:hAnsi="Cambria"/>
          <w:sz w:val="28"/>
          <w:szCs w:val="28"/>
        </w:rPr>
        <w:t>ha</w:t>
      </w:r>
      <w:ins w:id="7624" w:author="Daisy Watt" w:date="2026-06-22T05:44:00Z" w16du:dateUtc="2026-06-22T03:44:00Z">
        <w:r w:rsidR="00E47396">
          <w:rPr>
            <w:rFonts w:ascii="Cambria" w:hAnsi="Cambria"/>
            <w:sz w:val="28"/>
            <w:szCs w:val="28"/>
          </w:rPr>
          <w:t>s</w:t>
        </w:r>
        <w:r w:rsidR="00D52C35">
          <w:rPr>
            <w:rFonts w:ascii="Cambria" w:hAnsi="Cambria"/>
            <w:sz w:val="28"/>
            <w:szCs w:val="28"/>
          </w:rPr>
          <w:t>…</w:t>
        </w:r>
      </w:ins>
      <w:del w:id="7625" w:author="Daisy Watt" w:date="2026-06-22T05:44:00Z" w16du:dateUtc="2026-06-22T03:44:00Z">
        <w:r w:rsidR="00E47396" w:rsidDel="00D52C35">
          <w:rPr>
            <w:rFonts w:ascii="Cambria" w:hAnsi="Cambria"/>
            <w:sz w:val="28"/>
            <w:szCs w:val="28"/>
          </w:rPr>
          <w:delText>s</w:delText>
        </w:r>
        <w:r w:rsidR="006D49DB">
          <w:rPr>
            <w:rFonts w:ascii="Cambria" w:hAnsi="Cambria"/>
            <w:sz w:val="28"/>
            <w:szCs w:val="28"/>
          </w:rPr>
          <w:delText xml:space="preserve"> -</w:delText>
        </w:r>
      </w:del>
      <w:r w:rsidR="00E47396">
        <w:rPr>
          <w:rFonts w:ascii="Cambria" w:hAnsi="Cambria"/>
          <w:sz w:val="28"/>
          <w:szCs w:val="28"/>
        </w:rPr>
        <w:t xml:space="preserve">’ </w:t>
      </w:r>
      <w:del w:id="7626" w:author="Daisy Watt" w:date="2026-06-22T05:45:00Z" w16du:dateUtc="2026-06-22T03:45:00Z">
        <w:r w:rsidR="000F395E" w:rsidDel="000F76C8">
          <w:rPr>
            <w:rFonts w:ascii="Cambria" w:hAnsi="Cambria"/>
            <w:sz w:val="28"/>
            <w:szCs w:val="28"/>
          </w:rPr>
          <w:delText>b</w:delText>
        </w:r>
      </w:del>
      <w:ins w:id="7627" w:author="Daisy Watt" w:date="2026-06-22T05:45:00Z" w16du:dateUtc="2026-06-22T03:45:00Z">
        <w:r w:rsidR="000F76C8">
          <w:rPr>
            <w:rFonts w:ascii="Cambria" w:hAnsi="Cambria"/>
            <w:sz w:val="28"/>
            <w:szCs w:val="28"/>
          </w:rPr>
          <w:t>B</w:t>
        </w:r>
      </w:ins>
      <w:r w:rsidR="000F395E">
        <w:rPr>
          <w:rFonts w:ascii="Cambria" w:hAnsi="Cambria"/>
          <w:sz w:val="28"/>
          <w:szCs w:val="28"/>
        </w:rPr>
        <w:t xml:space="preserve">ut </w:t>
      </w:r>
      <w:r w:rsidR="00E47396">
        <w:rPr>
          <w:rFonts w:ascii="Cambria" w:hAnsi="Cambria"/>
          <w:sz w:val="28"/>
          <w:szCs w:val="28"/>
        </w:rPr>
        <w:t>she couldn’t bring herself to say the words</w:t>
      </w:r>
      <w:r w:rsidR="00C8353A">
        <w:rPr>
          <w:rFonts w:ascii="Cambria" w:hAnsi="Cambria"/>
          <w:sz w:val="28"/>
          <w:szCs w:val="28"/>
        </w:rPr>
        <w:t xml:space="preserve">. </w:t>
      </w:r>
    </w:p>
    <w:p w14:paraId="4236D3DB" w14:textId="019E4E3B" w:rsidR="000F395E" w:rsidRDefault="00440AD9" w:rsidP="00440AD9">
      <w:pPr>
        <w:spacing w:line="360" w:lineRule="auto"/>
        <w:ind w:firstLine="720"/>
        <w:contextualSpacing/>
        <w:rPr>
          <w:rFonts w:ascii="Cambria" w:hAnsi="Cambria"/>
          <w:sz w:val="28"/>
          <w:szCs w:val="28"/>
        </w:rPr>
      </w:pPr>
      <w:r>
        <w:rPr>
          <w:rFonts w:ascii="Cambria" w:hAnsi="Cambria"/>
          <w:sz w:val="28"/>
          <w:szCs w:val="28"/>
        </w:rPr>
        <w:t>If she said it, i</w:t>
      </w:r>
      <w:r w:rsidR="000F395E">
        <w:rPr>
          <w:rFonts w:ascii="Cambria" w:hAnsi="Cambria"/>
          <w:sz w:val="28"/>
          <w:szCs w:val="28"/>
        </w:rPr>
        <w:t xml:space="preserve">t </w:t>
      </w:r>
      <w:r w:rsidR="00C8353A">
        <w:rPr>
          <w:rFonts w:ascii="Cambria" w:hAnsi="Cambria"/>
          <w:sz w:val="28"/>
          <w:szCs w:val="28"/>
        </w:rPr>
        <w:t>meant it was</w:t>
      </w:r>
      <w:r w:rsidR="000F395E">
        <w:rPr>
          <w:rFonts w:ascii="Cambria" w:hAnsi="Cambria"/>
          <w:sz w:val="28"/>
          <w:szCs w:val="28"/>
        </w:rPr>
        <w:t xml:space="preserve"> real.</w:t>
      </w:r>
    </w:p>
    <w:p w14:paraId="25440C1A" w14:textId="7FB171FA" w:rsidR="000F395E" w:rsidRDefault="000F395E" w:rsidP="000F395E">
      <w:pPr>
        <w:spacing w:line="360" w:lineRule="auto"/>
        <w:ind w:firstLine="720"/>
        <w:contextualSpacing/>
        <w:rPr>
          <w:rFonts w:ascii="Cambria" w:hAnsi="Cambria"/>
          <w:sz w:val="28"/>
          <w:szCs w:val="28"/>
        </w:rPr>
      </w:pPr>
      <w:r>
        <w:rPr>
          <w:rFonts w:ascii="Cambria" w:hAnsi="Cambria"/>
          <w:sz w:val="28"/>
          <w:szCs w:val="28"/>
        </w:rPr>
        <w:t>‘Dex has what</w:t>
      </w:r>
      <w:r w:rsidR="00440AD9">
        <w:rPr>
          <w:rFonts w:ascii="Cambria" w:hAnsi="Cambria"/>
          <w:sz w:val="28"/>
          <w:szCs w:val="28"/>
        </w:rPr>
        <w:t>?</w:t>
      </w:r>
      <w:r>
        <w:rPr>
          <w:rFonts w:ascii="Cambria" w:hAnsi="Cambria"/>
          <w:sz w:val="28"/>
          <w:szCs w:val="28"/>
        </w:rPr>
        <w:t>’</w:t>
      </w:r>
      <w:r w:rsidR="00DE3C1B">
        <w:rPr>
          <w:rFonts w:ascii="Cambria" w:hAnsi="Cambria"/>
          <w:sz w:val="28"/>
          <w:szCs w:val="28"/>
        </w:rPr>
        <w:t xml:space="preserve"> </w:t>
      </w:r>
      <w:r w:rsidR="006D33F4">
        <w:rPr>
          <w:rFonts w:ascii="Cambria" w:hAnsi="Cambria"/>
          <w:sz w:val="28"/>
          <w:szCs w:val="28"/>
        </w:rPr>
        <w:t>Bang in the mid</w:t>
      </w:r>
      <w:r w:rsidR="00C8353A">
        <w:rPr>
          <w:rFonts w:ascii="Cambria" w:hAnsi="Cambria"/>
          <w:sz w:val="28"/>
          <w:szCs w:val="28"/>
        </w:rPr>
        <w:t>dle</w:t>
      </w:r>
      <w:r w:rsidR="006D33F4">
        <w:rPr>
          <w:rFonts w:ascii="Cambria" w:hAnsi="Cambria"/>
          <w:sz w:val="28"/>
          <w:szCs w:val="28"/>
        </w:rPr>
        <w:t xml:space="preserve"> of </w:t>
      </w:r>
      <w:r w:rsidR="00C8353A">
        <w:rPr>
          <w:rFonts w:ascii="Cambria" w:hAnsi="Cambria"/>
          <w:sz w:val="28"/>
          <w:szCs w:val="28"/>
        </w:rPr>
        <w:t xml:space="preserve">her </w:t>
      </w:r>
      <w:r w:rsidR="00DE3C1B">
        <w:rPr>
          <w:rFonts w:ascii="Cambria" w:hAnsi="Cambria"/>
          <w:sz w:val="28"/>
          <w:szCs w:val="28"/>
        </w:rPr>
        <w:t>eco-activism era</w:t>
      </w:r>
      <w:r w:rsidR="00B73C30">
        <w:rPr>
          <w:rFonts w:ascii="Cambria" w:hAnsi="Cambria"/>
          <w:sz w:val="28"/>
          <w:szCs w:val="28"/>
        </w:rPr>
        <w:t>,</w:t>
      </w:r>
      <w:r w:rsidR="002C59BB">
        <w:rPr>
          <w:rFonts w:ascii="Cambria" w:hAnsi="Cambria"/>
          <w:sz w:val="28"/>
          <w:szCs w:val="28"/>
        </w:rPr>
        <w:t xml:space="preserve"> </w:t>
      </w:r>
      <w:del w:id="7628" w:author="Claire S" w:date="2026-05-27T13:15:00Z" w16du:dateUtc="2026-05-27T12:15:00Z">
        <w:r w:rsidR="002C59BB" w:rsidDel="00FE1D5D">
          <w:rPr>
            <w:rFonts w:ascii="Cambria" w:hAnsi="Cambria"/>
            <w:sz w:val="28"/>
            <w:szCs w:val="28"/>
          </w:rPr>
          <w:delText>along with</w:delText>
        </w:r>
      </w:del>
      <w:ins w:id="7629" w:author="Claire S" w:date="2026-05-27T13:15:00Z" w16du:dateUtc="2026-05-27T12:15:00Z">
        <w:r w:rsidR="00FE1D5D">
          <w:rPr>
            <w:rFonts w:ascii="Cambria" w:hAnsi="Cambria"/>
            <w:sz w:val="28"/>
            <w:szCs w:val="28"/>
          </w:rPr>
          <w:t>led by</w:t>
        </w:r>
      </w:ins>
      <w:r w:rsidR="002C59BB">
        <w:rPr>
          <w:rFonts w:ascii="Cambria" w:hAnsi="Cambria"/>
          <w:sz w:val="28"/>
          <w:szCs w:val="28"/>
        </w:rPr>
        <w:t xml:space="preserve"> her husband </w:t>
      </w:r>
      <w:r w:rsidR="0000287B">
        <w:rPr>
          <w:rFonts w:ascii="Cambria" w:hAnsi="Cambria"/>
          <w:sz w:val="28"/>
          <w:szCs w:val="28"/>
        </w:rPr>
        <w:t>Omari</w:t>
      </w:r>
      <w:r w:rsidR="00CE07A6">
        <w:rPr>
          <w:rFonts w:ascii="Cambria" w:hAnsi="Cambria"/>
          <w:sz w:val="28"/>
          <w:szCs w:val="28"/>
        </w:rPr>
        <w:t>, Bella</w:t>
      </w:r>
      <w:r w:rsidR="00DE3C1B">
        <w:rPr>
          <w:rFonts w:ascii="Cambria" w:hAnsi="Cambria"/>
          <w:sz w:val="28"/>
          <w:szCs w:val="28"/>
        </w:rPr>
        <w:t xml:space="preserve"> was probably </w:t>
      </w:r>
      <w:del w:id="7630" w:author="Daisy Watt" w:date="2026-06-22T05:50:00Z" w16du:dateUtc="2026-06-22T03:50:00Z">
        <w:r w:rsidR="00DE3C1B">
          <w:rPr>
            <w:rFonts w:ascii="Cambria" w:hAnsi="Cambria"/>
            <w:sz w:val="28"/>
            <w:szCs w:val="28"/>
          </w:rPr>
          <w:delText>ab</w:delText>
        </w:r>
      </w:del>
      <w:del w:id="7631" w:author="Daisy Watt" w:date="2026-06-22T05:45:00Z" w16du:dateUtc="2026-06-22T03:45:00Z">
        <w:r w:rsidR="00DE3C1B">
          <w:rPr>
            <w:rFonts w:ascii="Cambria" w:hAnsi="Cambria"/>
            <w:sz w:val="28"/>
            <w:szCs w:val="28"/>
          </w:rPr>
          <w:delText>-</w:delText>
        </w:r>
      </w:del>
      <w:del w:id="7632" w:author="Daisy Watt" w:date="2026-06-22T05:50:00Z" w16du:dateUtc="2026-06-22T03:50:00Z">
        <w:r w:rsidR="00DE3C1B">
          <w:rPr>
            <w:rFonts w:ascii="Cambria" w:hAnsi="Cambria"/>
            <w:sz w:val="28"/>
            <w:szCs w:val="28"/>
          </w:rPr>
          <w:delText>sailing</w:delText>
        </w:r>
      </w:del>
      <w:ins w:id="7633" w:author="Daisy Watt" w:date="2026-06-22T05:50:00Z" w16du:dateUtc="2026-06-22T03:50:00Z">
        <w:r w:rsidR="001E38EC">
          <w:rPr>
            <w:rFonts w:ascii="Cambria" w:hAnsi="Cambria"/>
            <w:sz w:val="28"/>
            <w:szCs w:val="28"/>
          </w:rPr>
          <w:t>abseiling</w:t>
        </w:r>
      </w:ins>
      <w:r w:rsidR="00DE3C1B">
        <w:rPr>
          <w:rFonts w:ascii="Cambria" w:hAnsi="Cambria"/>
          <w:sz w:val="28"/>
          <w:szCs w:val="28"/>
        </w:rPr>
        <w:t xml:space="preserve"> </w:t>
      </w:r>
      <w:r w:rsidR="00EE757C">
        <w:rPr>
          <w:rFonts w:ascii="Cambria" w:hAnsi="Cambria"/>
          <w:sz w:val="28"/>
          <w:szCs w:val="28"/>
        </w:rPr>
        <w:t>down</w:t>
      </w:r>
      <w:r w:rsidR="00DE3C1B">
        <w:rPr>
          <w:rFonts w:ascii="Cambria" w:hAnsi="Cambria"/>
          <w:sz w:val="28"/>
          <w:szCs w:val="28"/>
        </w:rPr>
        <w:t xml:space="preserve"> </w:t>
      </w:r>
      <w:r w:rsidR="00CE07A6">
        <w:rPr>
          <w:rFonts w:ascii="Cambria" w:hAnsi="Cambria"/>
          <w:sz w:val="28"/>
          <w:szCs w:val="28"/>
        </w:rPr>
        <w:t xml:space="preserve">an </w:t>
      </w:r>
      <w:r w:rsidR="00DE3C1B">
        <w:rPr>
          <w:rFonts w:ascii="Cambria" w:hAnsi="Cambria"/>
          <w:sz w:val="28"/>
          <w:szCs w:val="28"/>
        </w:rPr>
        <w:t>Indonesia</w:t>
      </w:r>
      <w:r w:rsidR="00CE07A6">
        <w:rPr>
          <w:rFonts w:ascii="Cambria" w:hAnsi="Cambria"/>
          <w:sz w:val="28"/>
          <w:szCs w:val="28"/>
        </w:rPr>
        <w:t>n volcano</w:t>
      </w:r>
      <w:del w:id="7634" w:author="Claire S" w:date="2026-06-03T16:35:00Z" w16du:dateUtc="2026-06-03T15:35:00Z">
        <w:r w:rsidR="00DE3C1B" w:rsidDel="00BC2667">
          <w:rPr>
            <w:rFonts w:ascii="Cambria" w:hAnsi="Cambria"/>
            <w:sz w:val="28"/>
            <w:szCs w:val="28"/>
          </w:rPr>
          <w:delText xml:space="preserve"> to save an </w:delText>
        </w:r>
        <w:r w:rsidR="00CE07A6" w:rsidDel="00BC2667">
          <w:rPr>
            <w:rFonts w:ascii="Cambria" w:hAnsi="Cambria"/>
            <w:sz w:val="28"/>
            <w:szCs w:val="28"/>
          </w:rPr>
          <w:delText>O</w:delText>
        </w:r>
        <w:r w:rsidR="00DE3C1B" w:rsidDel="00BC2667">
          <w:rPr>
            <w:rFonts w:ascii="Cambria" w:hAnsi="Cambria"/>
            <w:sz w:val="28"/>
            <w:szCs w:val="28"/>
          </w:rPr>
          <w:delText>rangutan</w:delText>
        </w:r>
      </w:del>
      <w:r w:rsidR="00DE3C1B">
        <w:rPr>
          <w:rFonts w:ascii="Cambria" w:hAnsi="Cambria"/>
          <w:sz w:val="28"/>
          <w:szCs w:val="28"/>
        </w:rPr>
        <w:t xml:space="preserve">, or halfway up a </w:t>
      </w:r>
      <w:r w:rsidR="00CE07A6">
        <w:rPr>
          <w:rFonts w:ascii="Cambria" w:hAnsi="Cambria"/>
          <w:sz w:val="28"/>
          <w:szCs w:val="28"/>
        </w:rPr>
        <w:t xml:space="preserve">coconut </w:t>
      </w:r>
      <w:r w:rsidR="00DE3C1B">
        <w:rPr>
          <w:rFonts w:ascii="Cambria" w:hAnsi="Cambria"/>
          <w:sz w:val="28"/>
          <w:szCs w:val="28"/>
        </w:rPr>
        <w:t xml:space="preserve">tree </w:t>
      </w:r>
      <w:commentRangeStart w:id="7635"/>
      <w:del w:id="7636" w:author="Claire S" w:date="2026-07-22T11:45:00Z" w16du:dateUtc="2026-07-22T10:45:00Z">
        <w:r w:rsidR="00DE3C1B" w:rsidDel="004E42DD">
          <w:rPr>
            <w:rFonts w:ascii="Cambria" w:hAnsi="Cambria"/>
            <w:sz w:val="28"/>
            <w:szCs w:val="28"/>
          </w:rPr>
          <w:delText xml:space="preserve">in </w:delText>
        </w:r>
      </w:del>
      <w:ins w:id="7637" w:author="Claire S" w:date="2026-07-22T11:45:00Z" w16du:dateUtc="2026-07-22T10:45:00Z">
        <w:r w:rsidR="004E42DD">
          <w:rPr>
            <w:rFonts w:ascii="Cambria" w:hAnsi="Cambria"/>
            <w:sz w:val="28"/>
            <w:szCs w:val="28"/>
          </w:rPr>
          <w:t xml:space="preserve">on </w:t>
        </w:r>
      </w:ins>
      <w:r w:rsidR="00DE3C1B">
        <w:rPr>
          <w:rFonts w:ascii="Cambria" w:hAnsi="Cambria"/>
          <w:sz w:val="28"/>
          <w:szCs w:val="28"/>
        </w:rPr>
        <w:t>a</w:t>
      </w:r>
      <w:r w:rsidR="00B1746E">
        <w:rPr>
          <w:rFonts w:ascii="Cambria" w:hAnsi="Cambria"/>
          <w:sz w:val="28"/>
          <w:szCs w:val="28"/>
        </w:rPr>
        <w:t xml:space="preserve"> </w:t>
      </w:r>
      <w:r w:rsidR="00DE3C1B">
        <w:rPr>
          <w:rFonts w:ascii="Cambria" w:hAnsi="Cambria"/>
          <w:sz w:val="28"/>
          <w:szCs w:val="28"/>
        </w:rPr>
        <w:t>palm</w:t>
      </w:r>
      <w:ins w:id="7638" w:author="Daisy Watt" w:date="2026-06-22T05:45:00Z" w16du:dateUtc="2026-06-22T03:45:00Z">
        <w:r w:rsidR="00642960">
          <w:rPr>
            <w:rFonts w:ascii="Cambria" w:hAnsi="Cambria"/>
            <w:sz w:val="28"/>
            <w:szCs w:val="28"/>
          </w:rPr>
          <w:t xml:space="preserve"> </w:t>
        </w:r>
      </w:ins>
      <w:del w:id="7639" w:author="Daisy Watt" w:date="2026-06-22T05:45:00Z" w16du:dateUtc="2026-06-22T03:45:00Z">
        <w:r w:rsidR="00B1746E">
          <w:rPr>
            <w:rFonts w:ascii="Cambria" w:hAnsi="Cambria"/>
            <w:sz w:val="28"/>
            <w:szCs w:val="28"/>
          </w:rPr>
          <w:delText>-</w:delText>
        </w:r>
      </w:del>
      <w:r w:rsidR="00DE3C1B">
        <w:rPr>
          <w:rFonts w:ascii="Cambria" w:hAnsi="Cambria"/>
          <w:sz w:val="28"/>
          <w:szCs w:val="28"/>
        </w:rPr>
        <w:t xml:space="preserve">oil </w:t>
      </w:r>
      <w:del w:id="7640" w:author="Claire S" w:date="2026-07-22T11:45:00Z" w16du:dateUtc="2026-07-22T10:45:00Z">
        <w:r w:rsidR="00DE3C1B" w:rsidDel="004E42DD">
          <w:rPr>
            <w:rFonts w:ascii="Cambria" w:hAnsi="Cambria"/>
            <w:sz w:val="28"/>
            <w:szCs w:val="28"/>
          </w:rPr>
          <w:delText>reservatio</w:delText>
        </w:r>
      </w:del>
      <w:ins w:id="7641" w:author="Claire S" w:date="2026-07-22T11:45:00Z" w16du:dateUtc="2026-07-22T10:45:00Z">
        <w:r w:rsidR="004E42DD">
          <w:rPr>
            <w:rFonts w:ascii="Cambria" w:hAnsi="Cambria"/>
            <w:sz w:val="28"/>
            <w:szCs w:val="28"/>
          </w:rPr>
          <w:t>plantatio</w:t>
        </w:r>
      </w:ins>
      <w:r w:rsidR="00DE3C1B">
        <w:rPr>
          <w:rFonts w:ascii="Cambria" w:hAnsi="Cambria"/>
          <w:sz w:val="28"/>
          <w:szCs w:val="28"/>
        </w:rPr>
        <w:t>n</w:t>
      </w:r>
      <w:commentRangeEnd w:id="7635"/>
      <w:r w:rsidR="00154024">
        <w:rPr>
          <w:rStyle w:val="CommentReference"/>
          <w:rFonts w:ascii="Cambria" w:hAnsi="Cambria"/>
          <w:sz w:val="28"/>
          <w:szCs w:val="28"/>
        </w:rPr>
        <w:commentReference w:id="7635"/>
      </w:r>
      <w:ins w:id="7642" w:author="Claire S" w:date="2026-06-03T16:35:00Z" w16du:dateUtc="2026-06-03T15:35:00Z">
        <w:r w:rsidR="00192085">
          <w:rPr>
            <w:rFonts w:ascii="Cambria" w:hAnsi="Cambria"/>
            <w:sz w:val="28"/>
            <w:szCs w:val="28"/>
          </w:rPr>
          <w:t xml:space="preserve">, trying to save an </w:t>
        </w:r>
        <w:del w:id="7643" w:author="Daisy Watt" w:date="2026-06-22T05:51:00Z" w16du:dateUtc="2026-06-22T03:51:00Z">
          <w:r w:rsidR="00192085" w:rsidDel="00BF267C">
            <w:rPr>
              <w:rFonts w:ascii="Cambria" w:hAnsi="Cambria"/>
              <w:sz w:val="28"/>
              <w:szCs w:val="28"/>
            </w:rPr>
            <w:delText>O</w:delText>
          </w:r>
        </w:del>
      </w:ins>
      <w:ins w:id="7644" w:author="Daisy Watt" w:date="2026-06-22T05:51:00Z" w16du:dateUtc="2026-06-22T03:51:00Z">
        <w:r w:rsidR="00BF267C">
          <w:rPr>
            <w:rFonts w:ascii="Cambria" w:hAnsi="Cambria"/>
            <w:sz w:val="28"/>
            <w:szCs w:val="28"/>
          </w:rPr>
          <w:t>o</w:t>
        </w:r>
      </w:ins>
      <w:ins w:id="7645" w:author="Claire S" w:date="2026-06-03T16:35:00Z" w16du:dateUtc="2026-06-03T15:35:00Z">
        <w:r w:rsidR="00192085">
          <w:rPr>
            <w:rFonts w:ascii="Cambria" w:hAnsi="Cambria"/>
            <w:sz w:val="28"/>
            <w:szCs w:val="28"/>
          </w:rPr>
          <w:t>rangutan</w:t>
        </w:r>
      </w:ins>
      <w:r w:rsidR="00DE3C1B">
        <w:rPr>
          <w:rFonts w:ascii="Cambria" w:hAnsi="Cambria"/>
          <w:sz w:val="28"/>
          <w:szCs w:val="28"/>
        </w:rPr>
        <w:t xml:space="preserve">. </w:t>
      </w:r>
      <w:r w:rsidR="000600F4">
        <w:rPr>
          <w:rFonts w:ascii="Cambria" w:hAnsi="Cambria"/>
          <w:sz w:val="28"/>
          <w:szCs w:val="28"/>
        </w:rPr>
        <w:t>‘I can hardly hear you</w:t>
      </w:r>
      <w:del w:id="7646" w:author="Daisy Watt" w:date="2026-06-22T05:49:00Z" w16du:dateUtc="2026-06-22T03:49:00Z">
        <w:r w:rsidR="000600F4">
          <w:rPr>
            <w:rFonts w:ascii="Cambria" w:hAnsi="Cambria"/>
            <w:sz w:val="28"/>
            <w:szCs w:val="28"/>
          </w:rPr>
          <w:delText xml:space="preserve"> -</w:delText>
        </w:r>
      </w:del>
      <w:ins w:id="7647" w:author="Daisy Watt" w:date="2026-06-22T05:49:00Z" w16du:dateUtc="2026-06-22T03:49:00Z">
        <w:r w:rsidR="0064370C">
          <w:rPr>
            <w:rFonts w:ascii="Cambria" w:hAnsi="Cambria"/>
            <w:sz w:val="28"/>
            <w:szCs w:val="28"/>
          </w:rPr>
          <w:t>.</w:t>
        </w:r>
      </w:ins>
      <w:r w:rsidR="000600F4">
        <w:rPr>
          <w:rFonts w:ascii="Cambria" w:hAnsi="Cambria"/>
          <w:sz w:val="28"/>
          <w:szCs w:val="28"/>
        </w:rPr>
        <w:t>’</w:t>
      </w:r>
    </w:p>
    <w:p w14:paraId="45AEEC26" w14:textId="1F8B6156" w:rsidR="000F395E" w:rsidRDefault="00E47396" w:rsidP="000F395E">
      <w:pPr>
        <w:spacing w:line="360" w:lineRule="auto"/>
        <w:ind w:firstLine="720"/>
        <w:contextualSpacing/>
        <w:rPr>
          <w:rFonts w:ascii="Cambria" w:hAnsi="Cambria"/>
          <w:sz w:val="28"/>
          <w:szCs w:val="28"/>
        </w:rPr>
      </w:pPr>
      <w:r>
        <w:rPr>
          <w:rFonts w:ascii="Cambria" w:hAnsi="Cambria"/>
          <w:sz w:val="28"/>
          <w:szCs w:val="28"/>
        </w:rPr>
        <w:t>‘Dex ha</w:t>
      </w:r>
      <w:ins w:id="7648" w:author="Daisy Watt" w:date="2026-06-22T05:49:00Z" w16du:dateUtc="2026-06-22T03:49:00Z">
        <w:r>
          <w:rPr>
            <w:rFonts w:ascii="Cambria" w:hAnsi="Cambria"/>
            <w:sz w:val="28"/>
            <w:szCs w:val="28"/>
          </w:rPr>
          <w:t>s</w:t>
        </w:r>
        <w:r w:rsidR="00561F78">
          <w:rPr>
            <w:rFonts w:ascii="Cambria" w:hAnsi="Cambria"/>
            <w:sz w:val="28"/>
            <w:szCs w:val="28"/>
          </w:rPr>
          <w:t>…</w:t>
        </w:r>
      </w:ins>
      <w:del w:id="7649" w:author="Daisy Watt" w:date="2026-06-22T05:49:00Z" w16du:dateUtc="2026-06-22T03:49:00Z">
        <w:r w:rsidDel="00561F78">
          <w:rPr>
            <w:rFonts w:ascii="Cambria" w:hAnsi="Cambria"/>
            <w:sz w:val="28"/>
            <w:szCs w:val="28"/>
          </w:rPr>
          <w:delText>s</w:delText>
        </w:r>
        <w:r>
          <w:rPr>
            <w:rFonts w:ascii="Cambria" w:hAnsi="Cambria"/>
            <w:sz w:val="28"/>
            <w:szCs w:val="28"/>
          </w:rPr>
          <w:delText xml:space="preserve"> –</w:delText>
        </w:r>
      </w:del>
      <w:del w:id="7650" w:author="Claire S" w:date="2026-05-11T14:04:00Z" w16du:dateUtc="2026-05-11T13:04:00Z">
        <w:r>
          <w:rPr>
            <w:rFonts w:ascii="Cambria" w:hAnsi="Cambria"/>
            <w:sz w:val="28"/>
            <w:szCs w:val="28"/>
          </w:rPr>
          <w:delText xml:space="preserve"> taken his own life</w:delText>
        </w:r>
        <w:r w:rsidR="000F395E">
          <w:rPr>
            <w:rFonts w:ascii="Cambria" w:hAnsi="Cambria"/>
            <w:sz w:val="28"/>
            <w:szCs w:val="28"/>
          </w:rPr>
          <w:delText>.</w:delText>
        </w:r>
      </w:del>
      <w:r w:rsidR="009E0BD7">
        <w:rPr>
          <w:rFonts w:ascii="Cambria" w:hAnsi="Cambria"/>
          <w:sz w:val="28"/>
          <w:szCs w:val="28"/>
        </w:rPr>
        <w:t>’</w:t>
      </w:r>
      <w:r w:rsidR="000F395E">
        <w:rPr>
          <w:rFonts w:ascii="Cambria" w:hAnsi="Cambria"/>
          <w:sz w:val="28"/>
          <w:szCs w:val="28"/>
        </w:rPr>
        <w:t xml:space="preserve"> </w:t>
      </w:r>
      <w:r w:rsidR="00F61286">
        <w:rPr>
          <w:rFonts w:ascii="Cambria" w:hAnsi="Cambria"/>
          <w:sz w:val="28"/>
          <w:szCs w:val="28"/>
        </w:rPr>
        <w:t>Savannah</w:t>
      </w:r>
      <w:r w:rsidR="005D020C">
        <w:rPr>
          <w:rFonts w:ascii="Cambria" w:hAnsi="Cambria"/>
          <w:sz w:val="28"/>
          <w:szCs w:val="28"/>
        </w:rPr>
        <w:t>’s</w:t>
      </w:r>
      <w:r w:rsidR="000F395E">
        <w:rPr>
          <w:rFonts w:ascii="Cambria" w:hAnsi="Cambria"/>
          <w:sz w:val="28"/>
          <w:szCs w:val="28"/>
        </w:rPr>
        <w:t xml:space="preserve"> tears seeped out</w:t>
      </w:r>
      <w:del w:id="7651" w:author="Claire S" w:date="2026-05-11T14:04:00Z" w16du:dateUtc="2026-05-11T13:04:00Z">
        <w:r w:rsidR="000F395E">
          <w:rPr>
            <w:rFonts w:ascii="Cambria" w:hAnsi="Cambria"/>
            <w:sz w:val="28"/>
            <w:szCs w:val="28"/>
          </w:rPr>
          <w:delText xml:space="preserve"> again</w:delText>
        </w:r>
      </w:del>
      <w:r w:rsidR="000F395E">
        <w:rPr>
          <w:rFonts w:ascii="Cambria" w:hAnsi="Cambria"/>
          <w:sz w:val="28"/>
          <w:szCs w:val="28"/>
        </w:rPr>
        <w:t xml:space="preserve">. </w:t>
      </w:r>
      <w:ins w:id="7652" w:author="Claire S" w:date="2026-05-11T14:04:00Z" w16du:dateUtc="2026-05-11T13:04:00Z">
        <w:r w:rsidR="00054671">
          <w:rPr>
            <w:rFonts w:ascii="Cambria" w:hAnsi="Cambria"/>
            <w:sz w:val="28"/>
            <w:szCs w:val="28"/>
          </w:rPr>
          <w:t>‘He’s taken his own life</w:t>
        </w:r>
        <w:del w:id="7653" w:author="Daisy Watt" w:date="2026-06-22T05:49:00Z" w16du:dateUtc="2026-06-22T03:49:00Z">
          <w:r w:rsidR="00054671">
            <w:rPr>
              <w:rFonts w:ascii="Cambria" w:hAnsi="Cambria"/>
              <w:sz w:val="28"/>
              <w:szCs w:val="28"/>
            </w:rPr>
            <w:delText>-</w:delText>
          </w:r>
        </w:del>
      </w:ins>
      <w:ins w:id="7654" w:author="Daisy Watt" w:date="2026-06-22T05:49:00Z" w16du:dateUtc="2026-06-22T03:49:00Z">
        <w:r w:rsidR="00561F78">
          <w:rPr>
            <w:rFonts w:ascii="Cambria" w:hAnsi="Cambria"/>
            <w:sz w:val="28"/>
            <w:szCs w:val="28"/>
          </w:rPr>
          <w:t>.</w:t>
        </w:r>
      </w:ins>
      <w:ins w:id="7655" w:author="Claire S" w:date="2026-05-11T14:04:00Z" w16du:dateUtc="2026-05-11T13:04:00Z">
        <w:r w:rsidR="00054671">
          <w:rPr>
            <w:rFonts w:ascii="Cambria" w:hAnsi="Cambria"/>
            <w:sz w:val="28"/>
            <w:szCs w:val="28"/>
          </w:rPr>
          <w:t>’</w:t>
        </w:r>
      </w:ins>
    </w:p>
    <w:p w14:paraId="30D62FFE" w14:textId="2D4A1AED" w:rsidR="001D4C34" w:rsidRDefault="009E0BD7" w:rsidP="00F601D0">
      <w:pPr>
        <w:spacing w:line="360" w:lineRule="auto"/>
        <w:contextualSpacing/>
        <w:rPr>
          <w:rFonts w:ascii="Cambria" w:hAnsi="Cambria"/>
          <w:sz w:val="28"/>
          <w:szCs w:val="28"/>
        </w:rPr>
      </w:pPr>
      <w:r>
        <w:rPr>
          <w:rFonts w:ascii="Cambria" w:hAnsi="Cambria"/>
          <w:sz w:val="28"/>
          <w:szCs w:val="28"/>
        </w:rPr>
        <w:tab/>
      </w:r>
      <w:r w:rsidR="00CE07A6">
        <w:rPr>
          <w:rFonts w:ascii="Cambria" w:hAnsi="Cambria"/>
          <w:sz w:val="28"/>
          <w:szCs w:val="28"/>
        </w:rPr>
        <w:t>‘</w:t>
      </w:r>
      <w:r w:rsidR="00F61286">
        <w:rPr>
          <w:rFonts w:ascii="Cambria" w:hAnsi="Cambria"/>
          <w:sz w:val="28"/>
          <w:szCs w:val="28"/>
        </w:rPr>
        <w:t>Sav</w:t>
      </w:r>
      <w:r w:rsidR="000600F4">
        <w:rPr>
          <w:rFonts w:ascii="Cambria" w:hAnsi="Cambria"/>
          <w:sz w:val="28"/>
          <w:szCs w:val="28"/>
        </w:rPr>
        <w:t>?</w:t>
      </w:r>
      <w:r w:rsidR="005D020C">
        <w:rPr>
          <w:rFonts w:ascii="Cambria" w:hAnsi="Cambria"/>
          <w:sz w:val="28"/>
          <w:szCs w:val="28"/>
        </w:rPr>
        <w:t xml:space="preserve"> It’s a terrible </w:t>
      </w:r>
      <w:r w:rsidR="001D4C34">
        <w:rPr>
          <w:rFonts w:ascii="Cambria" w:hAnsi="Cambria"/>
          <w:sz w:val="28"/>
          <w:szCs w:val="28"/>
        </w:rPr>
        <w:t>lin</w:t>
      </w:r>
      <w:ins w:id="7656" w:author="Daisy Watt" w:date="2026-06-22T05:49:00Z" w16du:dateUtc="2026-06-22T03:49:00Z">
        <w:r w:rsidR="001D4C34">
          <w:rPr>
            <w:rFonts w:ascii="Cambria" w:hAnsi="Cambria"/>
            <w:sz w:val="28"/>
            <w:szCs w:val="28"/>
          </w:rPr>
          <w:t>e</w:t>
        </w:r>
      </w:ins>
      <w:ins w:id="7657" w:author="Daisy Watt" w:date="2026-06-22T05:51:00Z" w16du:dateUtc="2026-06-22T03:51:00Z">
        <w:r w:rsidR="000D6963">
          <w:rPr>
            <w:rFonts w:ascii="Cambria" w:hAnsi="Cambria"/>
            <w:sz w:val="28"/>
            <w:szCs w:val="28"/>
          </w:rPr>
          <w:t>—</w:t>
        </w:r>
      </w:ins>
      <w:del w:id="7658" w:author="Daisy Watt" w:date="2026-06-22T05:49:00Z" w16du:dateUtc="2026-06-22T03:49:00Z">
        <w:r w:rsidR="001D4C34" w:rsidDel="00561F78">
          <w:rPr>
            <w:rFonts w:ascii="Cambria" w:hAnsi="Cambria"/>
            <w:sz w:val="28"/>
            <w:szCs w:val="28"/>
          </w:rPr>
          <w:delText>e</w:delText>
        </w:r>
        <w:r w:rsidR="005D020C">
          <w:rPr>
            <w:rFonts w:ascii="Cambria" w:hAnsi="Cambria"/>
            <w:sz w:val="28"/>
            <w:szCs w:val="28"/>
          </w:rPr>
          <w:delText xml:space="preserve"> </w:delText>
        </w:r>
        <w:r w:rsidR="001D4C34">
          <w:rPr>
            <w:rFonts w:ascii="Cambria" w:hAnsi="Cambria"/>
            <w:sz w:val="28"/>
            <w:szCs w:val="28"/>
          </w:rPr>
          <w:delText>-</w:delText>
        </w:r>
      </w:del>
      <w:r w:rsidR="001D4C34">
        <w:rPr>
          <w:rFonts w:ascii="Cambria" w:hAnsi="Cambria"/>
          <w:sz w:val="28"/>
          <w:szCs w:val="28"/>
        </w:rPr>
        <w:t>’</w:t>
      </w:r>
    </w:p>
    <w:p w14:paraId="3EEBE635" w14:textId="35DC9EF0" w:rsidR="00014F32" w:rsidRDefault="001D4C34" w:rsidP="00F601D0">
      <w:pPr>
        <w:spacing w:line="360" w:lineRule="auto"/>
        <w:contextualSpacing/>
        <w:rPr>
          <w:rFonts w:ascii="Cambria" w:hAnsi="Cambria"/>
          <w:sz w:val="28"/>
          <w:szCs w:val="28"/>
        </w:rPr>
      </w:pPr>
      <w:r>
        <w:rPr>
          <w:rFonts w:ascii="Cambria" w:hAnsi="Cambria"/>
          <w:sz w:val="28"/>
          <w:szCs w:val="28"/>
        </w:rPr>
        <w:tab/>
        <w:t xml:space="preserve">‘Dex is </w:t>
      </w:r>
      <w:r w:rsidR="005D020C">
        <w:rPr>
          <w:rFonts w:ascii="Cambria" w:hAnsi="Cambria"/>
          <w:sz w:val="28"/>
          <w:szCs w:val="28"/>
        </w:rPr>
        <w:t xml:space="preserve">bloody well </w:t>
      </w:r>
      <w:r w:rsidRPr="00B672FE">
        <w:rPr>
          <w:rFonts w:ascii="Cambria" w:hAnsi="Cambria"/>
          <w:i/>
          <w:iCs/>
          <w:sz w:val="28"/>
          <w:szCs w:val="28"/>
        </w:rPr>
        <w:t>dead</w:t>
      </w:r>
      <w:r>
        <w:rPr>
          <w:rFonts w:ascii="Cambria" w:hAnsi="Cambria"/>
          <w:sz w:val="28"/>
          <w:szCs w:val="28"/>
        </w:rPr>
        <w:t xml:space="preserve">!’ </w:t>
      </w:r>
      <w:r w:rsidR="006C23B4">
        <w:rPr>
          <w:rFonts w:ascii="Cambria" w:hAnsi="Cambria"/>
          <w:sz w:val="28"/>
          <w:szCs w:val="28"/>
        </w:rPr>
        <w:t>Savannah</w:t>
      </w:r>
      <w:r w:rsidR="00F61286">
        <w:rPr>
          <w:rFonts w:ascii="Cambria" w:hAnsi="Cambria"/>
          <w:sz w:val="28"/>
          <w:szCs w:val="28"/>
        </w:rPr>
        <w:t xml:space="preserve"> </w:t>
      </w:r>
      <w:r w:rsidRPr="004E42DD">
        <w:rPr>
          <w:rFonts w:ascii="Cambria" w:hAnsi="Cambria"/>
          <w:sz w:val="28"/>
          <w:szCs w:val="28"/>
        </w:rPr>
        <w:t>screamed</w:t>
      </w:r>
      <w:del w:id="7659" w:author="Claire S" w:date="2026-06-08T12:58:00Z" w16du:dateUtc="2026-06-08T11:58:00Z">
        <w:r w:rsidRPr="004E42DD" w:rsidDel="001C1224">
          <w:rPr>
            <w:rFonts w:ascii="Cambria" w:hAnsi="Cambria"/>
            <w:sz w:val="28"/>
            <w:szCs w:val="28"/>
          </w:rPr>
          <w:delText xml:space="preserve">, </w:delText>
        </w:r>
        <w:r w:rsidR="00120A66" w:rsidRPr="004E42DD" w:rsidDel="001C1224">
          <w:rPr>
            <w:rFonts w:ascii="Cambria" w:hAnsi="Cambria"/>
            <w:sz w:val="28"/>
            <w:szCs w:val="28"/>
          </w:rPr>
          <w:delText>before</w:delText>
        </w:r>
      </w:del>
      <w:ins w:id="7660" w:author="Claire S" w:date="2026-06-08T12:58:00Z" w16du:dateUtc="2026-06-08T11:58:00Z">
        <w:r w:rsidR="001C1224">
          <w:rPr>
            <w:rFonts w:ascii="Cambria" w:hAnsi="Cambria"/>
            <w:sz w:val="28"/>
            <w:szCs w:val="28"/>
          </w:rPr>
          <w:t xml:space="preserve"> and</w:t>
        </w:r>
      </w:ins>
      <w:r w:rsidR="00120A66">
        <w:rPr>
          <w:rFonts w:ascii="Cambria" w:hAnsi="Cambria"/>
          <w:sz w:val="28"/>
          <w:szCs w:val="28"/>
        </w:rPr>
        <w:t xml:space="preserve"> </w:t>
      </w:r>
      <w:del w:id="7661" w:author="Claire S" w:date="2026-06-08T12:58:00Z" w16du:dateUtc="2026-06-08T11:58:00Z">
        <w:r w:rsidDel="001C1224">
          <w:rPr>
            <w:rFonts w:ascii="Cambria" w:hAnsi="Cambria"/>
            <w:sz w:val="28"/>
            <w:szCs w:val="28"/>
          </w:rPr>
          <w:delText>slump</w:delText>
        </w:r>
        <w:r w:rsidR="00DE59DE" w:rsidDel="001C1224">
          <w:rPr>
            <w:rFonts w:ascii="Cambria" w:hAnsi="Cambria"/>
            <w:sz w:val="28"/>
            <w:szCs w:val="28"/>
          </w:rPr>
          <w:delText>ing</w:delText>
        </w:r>
        <w:r w:rsidDel="001C1224">
          <w:rPr>
            <w:rFonts w:ascii="Cambria" w:hAnsi="Cambria"/>
            <w:sz w:val="28"/>
            <w:szCs w:val="28"/>
          </w:rPr>
          <w:delText xml:space="preserve"> </w:delText>
        </w:r>
      </w:del>
      <w:ins w:id="7662" w:author="Claire S" w:date="2026-06-08T12:58:00Z" w16du:dateUtc="2026-06-08T11:58:00Z">
        <w:r w:rsidR="001C1224">
          <w:rPr>
            <w:rFonts w:ascii="Cambria" w:hAnsi="Cambria"/>
            <w:sz w:val="28"/>
            <w:szCs w:val="28"/>
          </w:rPr>
          <w:t xml:space="preserve">slumped </w:t>
        </w:r>
      </w:ins>
      <w:r>
        <w:rPr>
          <w:rFonts w:ascii="Cambria" w:hAnsi="Cambria"/>
          <w:sz w:val="28"/>
          <w:szCs w:val="28"/>
        </w:rPr>
        <w:t>back on the seat</w:t>
      </w:r>
      <w:r w:rsidR="008E1854">
        <w:rPr>
          <w:rFonts w:ascii="Cambria" w:hAnsi="Cambria"/>
          <w:sz w:val="28"/>
          <w:szCs w:val="28"/>
        </w:rPr>
        <w:t xml:space="preserve">. </w:t>
      </w:r>
      <w:r w:rsidR="00120A66">
        <w:rPr>
          <w:rFonts w:ascii="Cambria" w:hAnsi="Cambria"/>
          <w:sz w:val="28"/>
          <w:szCs w:val="28"/>
        </w:rPr>
        <w:t xml:space="preserve">In front of her, </w:t>
      </w:r>
      <w:r w:rsidR="00A33406">
        <w:rPr>
          <w:rFonts w:ascii="Cambria" w:hAnsi="Cambria"/>
          <w:sz w:val="28"/>
          <w:szCs w:val="28"/>
        </w:rPr>
        <w:t>Danvers</w:t>
      </w:r>
      <w:r w:rsidR="007B387A">
        <w:rPr>
          <w:rFonts w:ascii="Cambria" w:hAnsi="Cambria"/>
          <w:sz w:val="28"/>
          <w:szCs w:val="28"/>
        </w:rPr>
        <w:t xml:space="preserve"> Jnr </w:t>
      </w:r>
      <w:r>
        <w:rPr>
          <w:rFonts w:ascii="Cambria" w:hAnsi="Cambria"/>
          <w:sz w:val="28"/>
          <w:szCs w:val="28"/>
        </w:rPr>
        <w:t>shifted his head</w:t>
      </w:r>
      <w:r w:rsidR="008E1854">
        <w:rPr>
          <w:rFonts w:ascii="Cambria" w:hAnsi="Cambria"/>
          <w:sz w:val="28"/>
          <w:szCs w:val="28"/>
        </w:rPr>
        <w:t xml:space="preserve"> just a millimetre or two</w:t>
      </w:r>
      <w:r w:rsidR="007B387A">
        <w:rPr>
          <w:rFonts w:ascii="Cambria" w:hAnsi="Cambria"/>
          <w:sz w:val="28"/>
          <w:szCs w:val="28"/>
        </w:rPr>
        <w:t xml:space="preserve"> to the right</w:t>
      </w:r>
      <w:r w:rsidR="008E1854">
        <w:rPr>
          <w:rFonts w:ascii="Cambria" w:hAnsi="Cambria"/>
          <w:sz w:val="28"/>
          <w:szCs w:val="28"/>
        </w:rPr>
        <w:t>. H</w:t>
      </w:r>
      <w:r w:rsidR="00A33406">
        <w:rPr>
          <w:rFonts w:ascii="Cambria" w:hAnsi="Cambria"/>
          <w:sz w:val="28"/>
          <w:szCs w:val="28"/>
        </w:rPr>
        <w:t>e’d been with the family for years</w:t>
      </w:r>
      <w:r w:rsidR="007B387A">
        <w:rPr>
          <w:rFonts w:ascii="Cambria" w:hAnsi="Cambria"/>
          <w:sz w:val="28"/>
          <w:szCs w:val="28"/>
        </w:rPr>
        <w:t>, taking over from his dad</w:t>
      </w:r>
      <w:r w:rsidR="00A33406">
        <w:rPr>
          <w:rFonts w:ascii="Cambria" w:hAnsi="Cambria"/>
          <w:sz w:val="28"/>
          <w:szCs w:val="28"/>
        </w:rPr>
        <w:t xml:space="preserve">, so he was </w:t>
      </w:r>
      <w:del w:id="7663" w:author="Daisy Watt" w:date="2026-06-22T05:53:00Z" w16du:dateUtc="2026-06-22T03:53:00Z">
        <w:r w:rsidR="00BA1361">
          <w:rPr>
            <w:rFonts w:ascii="Cambria" w:hAnsi="Cambria"/>
            <w:sz w:val="28"/>
            <w:szCs w:val="28"/>
          </w:rPr>
          <w:delText xml:space="preserve">truly </w:delText>
        </w:r>
      </w:del>
      <w:r w:rsidR="00A33406">
        <w:rPr>
          <w:rFonts w:ascii="Cambria" w:hAnsi="Cambria"/>
          <w:sz w:val="28"/>
          <w:szCs w:val="28"/>
        </w:rPr>
        <w:t xml:space="preserve">used to </w:t>
      </w:r>
      <w:ins w:id="7664" w:author="Daisy Watt" w:date="2026-06-22T05:55:00Z" w16du:dateUtc="2026-06-22T03:55:00Z">
        <w:r w:rsidR="00DE659D">
          <w:rPr>
            <w:rFonts w:ascii="Cambria" w:hAnsi="Cambria"/>
            <w:sz w:val="28"/>
            <w:szCs w:val="28"/>
          </w:rPr>
          <w:t xml:space="preserve">overhearing </w:t>
        </w:r>
      </w:ins>
      <w:r w:rsidR="00A33406">
        <w:rPr>
          <w:rFonts w:ascii="Cambria" w:hAnsi="Cambria"/>
          <w:sz w:val="28"/>
          <w:szCs w:val="28"/>
        </w:rPr>
        <w:t>all sorts</w:t>
      </w:r>
      <w:ins w:id="7665" w:author="Daisy Watt" w:date="2026-06-22T05:54:00Z" w16du:dateUtc="2026-06-22T03:54:00Z">
        <w:r w:rsidR="00256AED">
          <w:rPr>
            <w:rFonts w:ascii="Cambria" w:hAnsi="Cambria"/>
            <w:sz w:val="28"/>
            <w:szCs w:val="28"/>
          </w:rPr>
          <w:t xml:space="preserve"> of lunacy</w:t>
        </w:r>
      </w:ins>
      <w:r w:rsidR="002507F2">
        <w:rPr>
          <w:rFonts w:ascii="Cambria" w:hAnsi="Cambria"/>
          <w:sz w:val="28"/>
          <w:szCs w:val="28"/>
        </w:rPr>
        <w:t xml:space="preserve">.  </w:t>
      </w:r>
      <w:del w:id="7666" w:author="Daisy Watt" w:date="2026-06-22T05:52:00Z" w16du:dateUtc="2026-06-22T03:52:00Z">
        <w:r w:rsidR="002507F2">
          <w:rPr>
            <w:rFonts w:ascii="Cambria" w:hAnsi="Cambria"/>
            <w:sz w:val="28"/>
            <w:szCs w:val="28"/>
          </w:rPr>
          <w:delText>Still,</w:delText>
        </w:r>
        <w:r w:rsidR="00A33406">
          <w:rPr>
            <w:rFonts w:ascii="Cambria" w:hAnsi="Cambria"/>
            <w:sz w:val="28"/>
            <w:szCs w:val="28"/>
          </w:rPr>
          <w:delText xml:space="preserve"> </w:delText>
        </w:r>
        <w:r w:rsidR="006C23B4">
          <w:rPr>
            <w:rFonts w:ascii="Cambria" w:hAnsi="Cambria"/>
            <w:sz w:val="28"/>
            <w:szCs w:val="28"/>
          </w:rPr>
          <w:delText>Savannah</w:delText>
        </w:r>
        <w:r w:rsidR="00F61286">
          <w:rPr>
            <w:rFonts w:ascii="Cambria" w:hAnsi="Cambria"/>
            <w:sz w:val="28"/>
            <w:szCs w:val="28"/>
          </w:rPr>
          <w:delText xml:space="preserve"> </w:delText>
        </w:r>
        <w:r w:rsidR="00A33406">
          <w:rPr>
            <w:rFonts w:ascii="Cambria" w:hAnsi="Cambria"/>
            <w:sz w:val="28"/>
            <w:szCs w:val="28"/>
          </w:rPr>
          <w:delText xml:space="preserve">knew </w:delText>
        </w:r>
        <w:r w:rsidR="00A33406" w:rsidRPr="00A7155F">
          <w:rPr>
            <w:rFonts w:ascii="Cambria" w:hAnsi="Cambria"/>
            <w:sz w:val="28"/>
            <w:szCs w:val="28"/>
            <w:highlight w:val="yellow"/>
            <w:rPrChange w:id="7667" w:author="Daisy Watt" w:date="2026-06-23T12:42:00Z" w16du:dateUtc="2026-06-23T10:42:00Z">
              <w:rPr>
                <w:rFonts w:ascii="Cambria" w:hAnsi="Cambria"/>
                <w:sz w:val="28"/>
                <w:szCs w:val="28"/>
              </w:rPr>
            </w:rPrChange>
          </w:rPr>
          <w:delText>screaming</w:delText>
        </w:r>
        <w:r w:rsidR="005D020C">
          <w:rPr>
            <w:rFonts w:ascii="Cambria" w:hAnsi="Cambria"/>
            <w:sz w:val="28"/>
            <w:szCs w:val="28"/>
          </w:rPr>
          <w:delText xml:space="preserve"> like a lunatic</w:delText>
        </w:r>
        <w:r w:rsidR="00A33406">
          <w:rPr>
            <w:rFonts w:ascii="Cambria" w:hAnsi="Cambria"/>
            <w:sz w:val="28"/>
            <w:szCs w:val="28"/>
          </w:rPr>
          <w:delText xml:space="preserve"> wasn’t</w:delText>
        </w:r>
        <w:r w:rsidR="00014F32">
          <w:rPr>
            <w:rFonts w:ascii="Cambria" w:hAnsi="Cambria"/>
            <w:sz w:val="28"/>
            <w:szCs w:val="28"/>
          </w:rPr>
          <w:delText xml:space="preserve"> a</w:delText>
        </w:r>
        <w:r w:rsidR="00A33406">
          <w:rPr>
            <w:rFonts w:ascii="Cambria" w:hAnsi="Cambria"/>
            <w:sz w:val="28"/>
            <w:szCs w:val="28"/>
          </w:rPr>
          <w:delText xml:space="preserve"> great</w:delText>
        </w:r>
        <w:r w:rsidR="00014F32">
          <w:rPr>
            <w:rFonts w:ascii="Cambria" w:hAnsi="Cambria"/>
            <w:sz w:val="28"/>
            <w:szCs w:val="28"/>
          </w:rPr>
          <w:delText xml:space="preserve"> look, even if </w:delText>
        </w:r>
        <w:r w:rsidR="005D020C">
          <w:rPr>
            <w:rFonts w:ascii="Cambria" w:hAnsi="Cambria"/>
            <w:sz w:val="28"/>
            <w:szCs w:val="28"/>
          </w:rPr>
          <w:delText>her fiancé had just died</w:delText>
        </w:r>
        <w:r w:rsidR="00A33406">
          <w:rPr>
            <w:rFonts w:ascii="Cambria" w:hAnsi="Cambria"/>
            <w:sz w:val="28"/>
            <w:szCs w:val="28"/>
          </w:rPr>
          <w:delText xml:space="preserve">. </w:delText>
        </w:r>
        <w:r w:rsidR="008E1854">
          <w:rPr>
            <w:rFonts w:ascii="Cambria" w:hAnsi="Cambria"/>
            <w:sz w:val="28"/>
            <w:szCs w:val="28"/>
          </w:rPr>
          <w:delText xml:space="preserve"> </w:delText>
        </w:r>
      </w:del>
    </w:p>
    <w:p w14:paraId="05B777A2" w14:textId="7E2A9E25" w:rsidR="00700DCF" w:rsidRDefault="00700DCF" w:rsidP="00700DCF">
      <w:pPr>
        <w:spacing w:line="360" w:lineRule="auto"/>
        <w:ind w:firstLine="720"/>
        <w:contextualSpacing/>
        <w:rPr>
          <w:rFonts w:ascii="Cambria" w:hAnsi="Cambria"/>
          <w:sz w:val="28"/>
          <w:szCs w:val="28"/>
        </w:rPr>
      </w:pPr>
      <w:r>
        <w:rPr>
          <w:rFonts w:ascii="Cambria" w:hAnsi="Cambria"/>
          <w:sz w:val="28"/>
          <w:szCs w:val="28"/>
        </w:rPr>
        <w:t>‘</w:t>
      </w:r>
      <w:r w:rsidRPr="00983A52">
        <w:rPr>
          <w:rFonts w:ascii="Cambria" w:hAnsi="Cambria"/>
          <w:i/>
          <w:sz w:val="28"/>
          <w:szCs w:val="28"/>
          <w:rPrChange w:id="7668" w:author="Daisy Watt" w:date="2026-06-23T12:42:00Z" w16du:dateUtc="2026-06-23T10:42:00Z">
            <w:rPr>
              <w:rFonts w:ascii="Cambria" w:hAnsi="Cambria"/>
              <w:sz w:val="28"/>
              <w:szCs w:val="28"/>
            </w:rPr>
          </w:rPrChange>
        </w:rPr>
        <w:t>Your</w:t>
      </w:r>
      <w:r>
        <w:rPr>
          <w:rFonts w:ascii="Cambria" w:hAnsi="Cambria"/>
          <w:sz w:val="28"/>
          <w:szCs w:val="28"/>
        </w:rPr>
        <w:t xml:space="preserve"> Dex?</w:t>
      </w:r>
      <w:r w:rsidR="002A70E7">
        <w:rPr>
          <w:rFonts w:ascii="Cambria" w:hAnsi="Cambria"/>
          <w:sz w:val="28"/>
          <w:szCs w:val="28"/>
        </w:rPr>
        <w:t>’ Bella was saying. ‘</w:t>
      </w:r>
      <w:r w:rsidRPr="005D020C">
        <w:rPr>
          <w:rFonts w:ascii="Cambria" w:hAnsi="Cambria"/>
          <w:i/>
          <w:iCs/>
          <w:sz w:val="28"/>
          <w:szCs w:val="28"/>
        </w:rPr>
        <w:t>Dead</w:t>
      </w:r>
      <w:r>
        <w:rPr>
          <w:rFonts w:ascii="Cambria" w:hAnsi="Cambria"/>
          <w:sz w:val="28"/>
          <w:szCs w:val="28"/>
        </w:rPr>
        <w:t xml:space="preserve">? </w:t>
      </w:r>
      <w:del w:id="7669" w:author="Daisy Watt" w:date="2026-06-22T05:53:00Z" w16du:dateUtc="2026-06-22T03:53:00Z">
        <w:r>
          <w:rPr>
            <w:rFonts w:ascii="Cambria" w:hAnsi="Cambria"/>
            <w:sz w:val="28"/>
            <w:szCs w:val="28"/>
          </w:rPr>
          <w:delText xml:space="preserve"> </w:delText>
        </w:r>
      </w:del>
      <w:r>
        <w:rPr>
          <w:rFonts w:ascii="Cambria" w:hAnsi="Cambria"/>
          <w:sz w:val="28"/>
          <w:szCs w:val="28"/>
        </w:rPr>
        <w:t xml:space="preserve">My God, </w:t>
      </w:r>
      <w:r w:rsidR="00F61286">
        <w:rPr>
          <w:rFonts w:ascii="Cambria" w:hAnsi="Cambria"/>
          <w:sz w:val="28"/>
          <w:szCs w:val="28"/>
        </w:rPr>
        <w:t>Savv</w:t>
      </w:r>
      <w:r w:rsidR="00B73C30">
        <w:rPr>
          <w:rFonts w:ascii="Cambria" w:hAnsi="Cambria"/>
          <w:sz w:val="28"/>
          <w:szCs w:val="28"/>
        </w:rPr>
        <w:t>i</w:t>
      </w:r>
      <w:r>
        <w:rPr>
          <w:rFonts w:ascii="Cambria" w:hAnsi="Cambria"/>
          <w:sz w:val="28"/>
          <w:szCs w:val="28"/>
        </w:rPr>
        <w:t>, I’m so sorry</w:t>
      </w:r>
      <w:ins w:id="7670" w:author="Daisy Watt" w:date="2026-06-22T05:55:00Z" w16du:dateUtc="2026-06-22T03:55:00Z">
        <w:r w:rsidR="00DE659D">
          <w:rPr>
            <w:rFonts w:ascii="Cambria" w:hAnsi="Cambria"/>
            <w:sz w:val="28"/>
            <w:szCs w:val="28"/>
          </w:rPr>
          <w:t>.</w:t>
        </w:r>
      </w:ins>
      <w:del w:id="7671" w:author="Daisy Watt" w:date="2026-06-22T05:55:00Z" w16du:dateUtc="2026-06-22T03:55:00Z">
        <w:r>
          <w:rPr>
            <w:rFonts w:ascii="Cambria" w:hAnsi="Cambria"/>
            <w:sz w:val="28"/>
            <w:szCs w:val="28"/>
          </w:rPr>
          <w:delText xml:space="preserve"> -</w:delText>
        </w:r>
      </w:del>
      <w:r>
        <w:rPr>
          <w:rFonts w:ascii="Cambria" w:hAnsi="Cambria"/>
          <w:sz w:val="28"/>
          <w:szCs w:val="28"/>
        </w:rPr>
        <w:t>’</w:t>
      </w:r>
    </w:p>
    <w:p w14:paraId="62FB547A" w14:textId="3AB3E90A" w:rsidR="0072330A" w:rsidRPr="00052AB0" w:rsidDel="00052AB0" w:rsidRDefault="00700DCF" w:rsidP="007430A4">
      <w:pPr>
        <w:spacing w:line="360" w:lineRule="auto"/>
        <w:contextualSpacing/>
        <w:rPr>
          <w:del w:id="7672" w:author="Claire S" w:date="2026-07-22T11:47:00Z" w16du:dateUtc="2026-07-22T10:47:00Z"/>
          <w:rFonts w:ascii="Cambria" w:hAnsi="Cambria"/>
          <w:iCs/>
          <w:sz w:val="28"/>
          <w:szCs w:val="28"/>
        </w:rPr>
      </w:pPr>
      <w:r>
        <w:rPr>
          <w:rFonts w:ascii="Cambria" w:hAnsi="Cambria"/>
          <w:sz w:val="28"/>
          <w:szCs w:val="28"/>
        </w:rPr>
        <w:tab/>
        <w:t xml:space="preserve">‘You and me both,’ </w:t>
      </w:r>
      <w:r w:rsidR="006C23B4">
        <w:rPr>
          <w:rFonts w:ascii="Cambria" w:hAnsi="Cambria"/>
          <w:sz w:val="28"/>
          <w:szCs w:val="28"/>
        </w:rPr>
        <w:t>Savannah</w:t>
      </w:r>
      <w:r w:rsidR="00F61286">
        <w:rPr>
          <w:rFonts w:ascii="Cambria" w:hAnsi="Cambria"/>
          <w:sz w:val="28"/>
          <w:szCs w:val="28"/>
        </w:rPr>
        <w:t xml:space="preserve"> </w:t>
      </w:r>
      <w:r>
        <w:rPr>
          <w:rFonts w:ascii="Cambria" w:hAnsi="Cambria"/>
          <w:sz w:val="28"/>
          <w:szCs w:val="28"/>
        </w:rPr>
        <w:t>tried to joke</w:t>
      </w:r>
      <w:r w:rsidR="00B672FE">
        <w:rPr>
          <w:rFonts w:ascii="Cambria" w:hAnsi="Cambria"/>
          <w:sz w:val="28"/>
          <w:szCs w:val="28"/>
        </w:rPr>
        <w:t xml:space="preserve"> through her tears</w:t>
      </w:r>
      <w:r>
        <w:rPr>
          <w:rFonts w:ascii="Cambria" w:hAnsi="Cambria"/>
          <w:sz w:val="28"/>
          <w:szCs w:val="28"/>
        </w:rPr>
        <w:t>, but it just made her cry more.</w:t>
      </w:r>
      <w:r w:rsidR="007430A4">
        <w:rPr>
          <w:rFonts w:ascii="Cambria" w:hAnsi="Cambria"/>
          <w:sz w:val="28"/>
          <w:szCs w:val="28"/>
        </w:rPr>
        <w:t xml:space="preserve"> </w:t>
      </w:r>
      <w:del w:id="7673" w:author="Daisy Watt" w:date="2026-06-22T05:55:00Z" w16du:dateUtc="2026-06-22T03:55:00Z">
        <w:r w:rsidR="00014F32">
          <w:rPr>
            <w:rFonts w:ascii="Cambria" w:hAnsi="Cambria"/>
            <w:sz w:val="28"/>
            <w:szCs w:val="28"/>
          </w:rPr>
          <w:delText>‘</w:delText>
        </w:r>
      </w:del>
      <w:r w:rsidR="00014F32" w:rsidRPr="00700DCF">
        <w:rPr>
          <w:rFonts w:ascii="Cambria" w:hAnsi="Cambria"/>
          <w:i/>
          <w:iCs/>
          <w:sz w:val="28"/>
          <w:szCs w:val="28"/>
        </w:rPr>
        <w:t xml:space="preserve">Most unladylike, </w:t>
      </w:r>
      <w:r w:rsidR="004D5020">
        <w:rPr>
          <w:rFonts w:ascii="Cambria" w:hAnsi="Cambria"/>
          <w:i/>
          <w:iCs/>
          <w:sz w:val="28"/>
          <w:szCs w:val="28"/>
        </w:rPr>
        <w:t>Savannah</w:t>
      </w:r>
      <w:r w:rsidR="00014F32">
        <w:rPr>
          <w:rFonts w:ascii="Cambria" w:hAnsi="Cambria"/>
          <w:sz w:val="28"/>
          <w:szCs w:val="28"/>
        </w:rPr>
        <w:t>,</w:t>
      </w:r>
      <w:del w:id="7674" w:author="Daisy Watt" w:date="2026-06-22T05:55:00Z" w16du:dateUtc="2026-06-22T03:55:00Z">
        <w:r w:rsidR="00014F32">
          <w:rPr>
            <w:rFonts w:ascii="Cambria" w:hAnsi="Cambria"/>
            <w:sz w:val="28"/>
            <w:szCs w:val="28"/>
          </w:rPr>
          <w:delText>’</w:delText>
        </w:r>
      </w:del>
      <w:r w:rsidR="00014F32">
        <w:rPr>
          <w:rFonts w:ascii="Cambria" w:hAnsi="Cambria"/>
          <w:sz w:val="28"/>
          <w:szCs w:val="28"/>
        </w:rPr>
        <w:t xml:space="preserve"> </w:t>
      </w:r>
      <w:r w:rsidR="00DE59DE">
        <w:rPr>
          <w:rFonts w:ascii="Cambria" w:hAnsi="Cambria"/>
          <w:sz w:val="28"/>
          <w:szCs w:val="28"/>
        </w:rPr>
        <w:t>their m</w:t>
      </w:r>
      <w:r w:rsidR="002357F1">
        <w:rPr>
          <w:rFonts w:ascii="Cambria" w:hAnsi="Cambria"/>
          <w:sz w:val="28"/>
          <w:szCs w:val="28"/>
        </w:rPr>
        <w:t>other</w:t>
      </w:r>
      <w:r w:rsidR="00014F32">
        <w:rPr>
          <w:rFonts w:ascii="Cambria" w:hAnsi="Cambria"/>
          <w:sz w:val="28"/>
          <w:szCs w:val="28"/>
        </w:rPr>
        <w:t xml:space="preserve"> </w:t>
      </w:r>
      <w:del w:id="7675" w:author="Daisy Watt" w:date="2026-06-22T05:55:00Z" w16du:dateUtc="2026-06-22T03:55:00Z">
        <w:r w:rsidR="004D5020">
          <w:rPr>
            <w:rFonts w:ascii="Cambria" w:hAnsi="Cambria"/>
            <w:sz w:val="28"/>
            <w:szCs w:val="28"/>
          </w:rPr>
          <w:delText>Melissa</w:delText>
        </w:r>
        <w:r w:rsidR="002357F1">
          <w:rPr>
            <w:rFonts w:ascii="Cambria" w:hAnsi="Cambria"/>
            <w:sz w:val="28"/>
            <w:szCs w:val="28"/>
          </w:rPr>
          <w:delText xml:space="preserve"> </w:delText>
        </w:r>
      </w:del>
      <w:r w:rsidR="002357F1">
        <w:rPr>
          <w:rFonts w:ascii="Cambria" w:hAnsi="Cambria"/>
          <w:sz w:val="28"/>
          <w:szCs w:val="28"/>
        </w:rPr>
        <w:t xml:space="preserve">would say if she </w:t>
      </w:r>
      <w:r w:rsidR="00014F32">
        <w:rPr>
          <w:rFonts w:ascii="Cambria" w:hAnsi="Cambria"/>
          <w:sz w:val="28"/>
          <w:szCs w:val="28"/>
        </w:rPr>
        <w:t xml:space="preserve">saw </w:t>
      </w:r>
      <w:r w:rsidR="007430A4">
        <w:rPr>
          <w:rFonts w:ascii="Cambria" w:hAnsi="Cambria"/>
          <w:sz w:val="28"/>
          <w:szCs w:val="28"/>
        </w:rPr>
        <w:t xml:space="preserve">her </w:t>
      </w:r>
      <w:r w:rsidR="002357F1">
        <w:rPr>
          <w:rFonts w:ascii="Cambria" w:hAnsi="Cambria"/>
          <w:sz w:val="28"/>
          <w:szCs w:val="28"/>
        </w:rPr>
        <w:t>now</w:t>
      </w:r>
      <w:r w:rsidR="00DE59DE">
        <w:rPr>
          <w:rFonts w:ascii="Cambria" w:hAnsi="Cambria"/>
          <w:sz w:val="28"/>
          <w:szCs w:val="28"/>
        </w:rPr>
        <w:t>. It</w:t>
      </w:r>
      <w:r w:rsidR="002357F1">
        <w:rPr>
          <w:rFonts w:ascii="Cambria" w:hAnsi="Cambria"/>
          <w:sz w:val="28"/>
          <w:szCs w:val="28"/>
        </w:rPr>
        <w:t xml:space="preserve"> </w:t>
      </w:r>
      <w:r w:rsidR="00014F32">
        <w:rPr>
          <w:rFonts w:ascii="Cambria" w:hAnsi="Cambria"/>
          <w:sz w:val="28"/>
          <w:szCs w:val="28"/>
        </w:rPr>
        <w:t>d</w:t>
      </w:r>
      <w:r w:rsidR="002357F1">
        <w:rPr>
          <w:rFonts w:ascii="Cambria" w:hAnsi="Cambria"/>
          <w:sz w:val="28"/>
          <w:szCs w:val="28"/>
        </w:rPr>
        <w:t xml:space="preserve">idn’t matter that </w:t>
      </w:r>
      <w:r w:rsidR="004D5020">
        <w:rPr>
          <w:rFonts w:ascii="Cambria" w:hAnsi="Cambria"/>
          <w:sz w:val="28"/>
          <w:szCs w:val="28"/>
        </w:rPr>
        <w:t>Melissa</w:t>
      </w:r>
      <w:r w:rsidR="002357F1">
        <w:rPr>
          <w:rFonts w:ascii="Cambria" w:hAnsi="Cambria"/>
          <w:sz w:val="28"/>
          <w:szCs w:val="28"/>
        </w:rPr>
        <w:t xml:space="preserve"> had been born above a bookie</w:t>
      </w:r>
      <w:ins w:id="7676" w:author="Daisy Watt" w:date="2026-06-22T05:56:00Z" w16du:dateUtc="2026-06-22T03:56:00Z">
        <w:r w:rsidR="00F25312">
          <w:rPr>
            <w:rFonts w:ascii="Cambria" w:hAnsi="Cambria"/>
            <w:sz w:val="28"/>
            <w:szCs w:val="28"/>
          </w:rPr>
          <w:t>’s</w:t>
        </w:r>
      </w:ins>
      <w:del w:id="7677" w:author="Daisy Watt" w:date="2026-06-22T05:56:00Z" w16du:dateUtc="2026-06-22T03:56:00Z">
        <w:r w:rsidR="002357F1" w:rsidDel="00F25312">
          <w:rPr>
            <w:rFonts w:ascii="Cambria" w:hAnsi="Cambria"/>
            <w:sz w:val="28"/>
            <w:szCs w:val="28"/>
          </w:rPr>
          <w:delText>s</w:delText>
        </w:r>
      </w:del>
      <w:r w:rsidR="002357F1">
        <w:rPr>
          <w:rFonts w:ascii="Cambria" w:hAnsi="Cambria"/>
          <w:sz w:val="28"/>
          <w:szCs w:val="28"/>
        </w:rPr>
        <w:t xml:space="preserve"> in </w:t>
      </w:r>
      <w:r w:rsidR="002C59BB">
        <w:rPr>
          <w:rFonts w:ascii="Cambria" w:hAnsi="Cambria"/>
          <w:sz w:val="28"/>
          <w:szCs w:val="28"/>
        </w:rPr>
        <w:t>South</w:t>
      </w:r>
      <w:r w:rsidR="00811D71">
        <w:rPr>
          <w:rFonts w:ascii="Cambria" w:hAnsi="Cambria"/>
          <w:sz w:val="28"/>
          <w:szCs w:val="28"/>
        </w:rPr>
        <w:t xml:space="preserve"> London</w:t>
      </w:r>
      <w:r w:rsidR="002357F1">
        <w:rPr>
          <w:rFonts w:ascii="Cambria" w:hAnsi="Cambria"/>
          <w:sz w:val="28"/>
          <w:szCs w:val="28"/>
        </w:rPr>
        <w:t xml:space="preserve">; </w:t>
      </w:r>
      <w:r w:rsidR="007430A4">
        <w:rPr>
          <w:rFonts w:ascii="Cambria" w:hAnsi="Cambria"/>
          <w:sz w:val="28"/>
          <w:szCs w:val="28"/>
        </w:rPr>
        <w:t>she’d honed her own</w:t>
      </w:r>
      <w:r w:rsidR="002357F1">
        <w:rPr>
          <w:rFonts w:ascii="Cambria" w:hAnsi="Cambria"/>
          <w:sz w:val="28"/>
          <w:szCs w:val="28"/>
        </w:rPr>
        <w:t xml:space="preserve"> accent like cut</w:t>
      </w:r>
      <w:ins w:id="7678" w:author="Daisy Watt" w:date="2026-06-22T05:56:00Z" w16du:dateUtc="2026-06-22T03:56:00Z">
        <w:r w:rsidR="00457ED5">
          <w:rPr>
            <w:rFonts w:ascii="Cambria" w:hAnsi="Cambria"/>
            <w:sz w:val="28"/>
            <w:szCs w:val="28"/>
          </w:rPr>
          <w:t xml:space="preserve"> </w:t>
        </w:r>
      </w:ins>
      <w:del w:id="7679" w:author="Daisy Watt" w:date="2026-06-22T05:56:00Z" w16du:dateUtc="2026-06-22T03:56:00Z">
        <w:r w:rsidR="00811D71">
          <w:rPr>
            <w:rFonts w:ascii="Cambria" w:hAnsi="Cambria"/>
            <w:sz w:val="28"/>
            <w:szCs w:val="28"/>
          </w:rPr>
          <w:delText>-</w:delText>
        </w:r>
      </w:del>
      <w:r w:rsidR="002357F1">
        <w:rPr>
          <w:rFonts w:ascii="Cambria" w:hAnsi="Cambria"/>
          <w:sz w:val="28"/>
          <w:szCs w:val="28"/>
        </w:rPr>
        <w:t>glass</w:t>
      </w:r>
      <w:r w:rsidR="004E7465">
        <w:rPr>
          <w:rFonts w:ascii="Cambria" w:hAnsi="Cambria"/>
          <w:sz w:val="28"/>
          <w:szCs w:val="28"/>
        </w:rPr>
        <w:t>,</w:t>
      </w:r>
      <w:r w:rsidR="002357F1">
        <w:rPr>
          <w:rFonts w:ascii="Cambria" w:hAnsi="Cambria"/>
          <w:sz w:val="28"/>
          <w:szCs w:val="28"/>
        </w:rPr>
        <w:t xml:space="preserve"> </w:t>
      </w:r>
      <w:r w:rsidR="000C1834">
        <w:rPr>
          <w:rFonts w:ascii="Cambria" w:hAnsi="Cambria"/>
          <w:sz w:val="28"/>
          <w:szCs w:val="28"/>
        </w:rPr>
        <w:t xml:space="preserve">carefully </w:t>
      </w:r>
      <w:r w:rsidR="00C55CD8">
        <w:rPr>
          <w:rFonts w:ascii="Cambria" w:hAnsi="Cambria"/>
          <w:sz w:val="28"/>
          <w:szCs w:val="28"/>
        </w:rPr>
        <w:t>shak</w:t>
      </w:r>
      <w:r w:rsidR="000C1834">
        <w:rPr>
          <w:rFonts w:ascii="Cambria" w:hAnsi="Cambria"/>
          <w:sz w:val="28"/>
          <w:szCs w:val="28"/>
        </w:rPr>
        <w:t>ing</w:t>
      </w:r>
      <w:r w:rsidR="00C55CD8">
        <w:rPr>
          <w:rFonts w:ascii="Cambria" w:hAnsi="Cambria"/>
          <w:sz w:val="28"/>
          <w:szCs w:val="28"/>
        </w:rPr>
        <w:t xml:space="preserve"> off her </w:t>
      </w:r>
      <w:r w:rsidR="0072330A">
        <w:rPr>
          <w:rFonts w:ascii="Cambria" w:hAnsi="Cambria"/>
          <w:sz w:val="28"/>
          <w:szCs w:val="28"/>
        </w:rPr>
        <w:t>working-class</w:t>
      </w:r>
      <w:r w:rsidR="00C55CD8">
        <w:rPr>
          <w:rFonts w:ascii="Cambria" w:hAnsi="Cambria"/>
          <w:sz w:val="28"/>
          <w:szCs w:val="28"/>
        </w:rPr>
        <w:t xml:space="preserve"> roots</w:t>
      </w:r>
      <w:r w:rsidR="00FF5FCC">
        <w:rPr>
          <w:rFonts w:ascii="Cambria" w:hAnsi="Cambria"/>
          <w:sz w:val="28"/>
          <w:szCs w:val="28"/>
        </w:rPr>
        <w:t xml:space="preserve"> </w:t>
      </w:r>
      <w:ins w:id="7680" w:author="Daisy Watt" w:date="2026-06-22T05:56:00Z" w16du:dateUtc="2026-06-22T03:56:00Z">
        <w:r w:rsidR="00457ED5">
          <w:rPr>
            <w:rFonts w:ascii="Cambria" w:hAnsi="Cambria"/>
            <w:sz w:val="28"/>
            <w:szCs w:val="28"/>
          </w:rPr>
          <w:t>–</w:t>
        </w:r>
      </w:ins>
      <w:del w:id="7681" w:author="Daisy Watt" w:date="2026-06-22T05:56:00Z" w16du:dateUtc="2026-06-22T03:56:00Z">
        <w:r w:rsidR="00FF5FCC">
          <w:rPr>
            <w:rFonts w:ascii="Cambria" w:hAnsi="Cambria"/>
            <w:sz w:val="28"/>
            <w:szCs w:val="28"/>
          </w:rPr>
          <w:delText>-</w:delText>
        </w:r>
      </w:del>
      <w:r w:rsidR="00C55CD8">
        <w:rPr>
          <w:rFonts w:ascii="Cambria" w:hAnsi="Cambria"/>
          <w:sz w:val="28"/>
          <w:szCs w:val="28"/>
        </w:rPr>
        <w:t xml:space="preserve"> </w:t>
      </w:r>
      <w:r w:rsidR="002357F1">
        <w:rPr>
          <w:rFonts w:ascii="Cambria" w:hAnsi="Cambria"/>
          <w:sz w:val="28"/>
          <w:szCs w:val="28"/>
        </w:rPr>
        <w:t>and</w:t>
      </w:r>
      <w:r w:rsidR="000C1834">
        <w:rPr>
          <w:rFonts w:ascii="Cambria" w:hAnsi="Cambria"/>
          <w:sz w:val="28"/>
          <w:szCs w:val="28"/>
        </w:rPr>
        <w:t xml:space="preserve"> she</w:t>
      </w:r>
      <w:r w:rsidR="002357F1">
        <w:rPr>
          <w:rFonts w:ascii="Cambria" w:hAnsi="Cambria"/>
          <w:sz w:val="28"/>
          <w:szCs w:val="28"/>
        </w:rPr>
        <w:t xml:space="preserve"> expected her twin daughters to </w:t>
      </w:r>
      <w:r w:rsidR="00CE72FC">
        <w:rPr>
          <w:rFonts w:ascii="Cambria" w:hAnsi="Cambria"/>
          <w:sz w:val="28"/>
          <w:szCs w:val="28"/>
        </w:rPr>
        <w:t>behave like royalty at all times</w:t>
      </w:r>
      <w:ins w:id="7682" w:author="Claire S" w:date="2026-07-22T11:47:00Z" w16du:dateUtc="2026-07-22T10:47:00Z">
        <w:r w:rsidR="00052AB0">
          <w:rPr>
            <w:rFonts w:ascii="Cambria" w:hAnsi="Cambria"/>
            <w:i/>
            <w:sz w:val="28"/>
            <w:szCs w:val="28"/>
          </w:rPr>
          <w:t xml:space="preserve"> – </w:t>
        </w:r>
        <w:r w:rsidR="00052AB0" w:rsidRPr="00052AB0">
          <w:rPr>
            <w:rFonts w:ascii="Cambria" w:hAnsi="Cambria"/>
            <w:iCs/>
            <w:sz w:val="28"/>
            <w:szCs w:val="28"/>
            <w:rPrChange w:id="7683" w:author="Claire S" w:date="2026-07-22T11:48:00Z" w16du:dateUtc="2026-07-22T10:48:00Z">
              <w:rPr>
                <w:rFonts w:ascii="Cambria" w:hAnsi="Cambria"/>
                <w:i/>
                <w:sz w:val="28"/>
                <w:szCs w:val="28"/>
              </w:rPr>
            </w:rPrChange>
          </w:rPr>
          <w:t>not that royalty always behaved w</w:t>
        </w:r>
      </w:ins>
      <w:ins w:id="7684" w:author="Claire S" w:date="2026-07-22T11:48:00Z" w16du:dateUtc="2026-07-22T10:48:00Z">
        <w:r w:rsidR="00052AB0" w:rsidRPr="00052AB0">
          <w:rPr>
            <w:rFonts w:ascii="Cambria" w:hAnsi="Cambria"/>
            <w:iCs/>
            <w:sz w:val="28"/>
            <w:szCs w:val="28"/>
            <w:rPrChange w:id="7685" w:author="Claire S" w:date="2026-07-22T11:48:00Z" w16du:dateUtc="2026-07-22T10:48:00Z">
              <w:rPr>
                <w:rFonts w:ascii="Cambria" w:hAnsi="Cambria"/>
                <w:i/>
                <w:sz w:val="28"/>
                <w:szCs w:val="28"/>
              </w:rPr>
            </w:rPrChange>
          </w:rPr>
          <w:t>ell</w:t>
        </w:r>
      </w:ins>
      <w:del w:id="7686" w:author="Claire S" w:date="2026-07-22T11:47:00Z" w16du:dateUtc="2026-07-22T10:47:00Z">
        <w:r w:rsidR="00CE72FC" w:rsidRPr="00052AB0" w:rsidDel="00052AB0">
          <w:rPr>
            <w:rFonts w:ascii="Cambria" w:hAnsi="Cambria"/>
            <w:iCs/>
            <w:sz w:val="28"/>
            <w:szCs w:val="28"/>
          </w:rPr>
          <w:delText xml:space="preserve">.  </w:delText>
        </w:r>
      </w:del>
    </w:p>
    <w:p w14:paraId="1BCDB475" w14:textId="60EF34FA" w:rsidR="00700DCF" w:rsidRPr="007E269C" w:rsidRDefault="00700DCF">
      <w:pPr>
        <w:spacing w:line="360" w:lineRule="auto"/>
        <w:contextualSpacing/>
        <w:rPr>
          <w:rFonts w:ascii="Cambria" w:hAnsi="Cambria"/>
          <w:iCs/>
          <w:sz w:val="28"/>
          <w:szCs w:val="28"/>
        </w:rPr>
        <w:pPrChange w:id="7687" w:author="Claire S" w:date="2026-07-22T11:47:00Z" w16du:dateUtc="2026-07-22T10:47:00Z">
          <w:pPr>
            <w:spacing w:line="360" w:lineRule="auto"/>
            <w:ind w:firstLine="720"/>
            <w:contextualSpacing/>
          </w:pPr>
        </w:pPrChange>
      </w:pPr>
      <w:commentRangeStart w:id="7688"/>
      <w:del w:id="7689" w:author="Claire S" w:date="2026-07-22T11:47:00Z" w16du:dateUtc="2026-07-22T10:47:00Z">
        <w:r w:rsidRPr="00052AB0" w:rsidDel="00052AB0">
          <w:rPr>
            <w:rFonts w:ascii="Cambria" w:hAnsi="Cambria"/>
            <w:iCs/>
            <w:sz w:val="28"/>
            <w:szCs w:val="28"/>
          </w:rPr>
          <w:delText xml:space="preserve">Ha! </w:delText>
        </w:r>
        <w:r w:rsidR="006C23B4" w:rsidRPr="00052AB0" w:rsidDel="00052AB0">
          <w:rPr>
            <w:rFonts w:ascii="Cambria" w:hAnsi="Cambria"/>
            <w:iCs/>
            <w:sz w:val="28"/>
            <w:szCs w:val="28"/>
          </w:rPr>
          <w:delText>Savannah</w:delText>
        </w:r>
        <w:r w:rsidR="00F61286" w:rsidRPr="00052AB0" w:rsidDel="00052AB0">
          <w:rPr>
            <w:rFonts w:ascii="Cambria" w:hAnsi="Cambria"/>
            <w:iCs/>
            <w:sz w:val="28"/>
            <w:szCs w:val="28"/>
          </w:rPr>
          <w:delText xml:space="preserve"> </w:delText>
        </w:r>
        <w:r w:rsidRPr="00052AB0" w:rsidDel="00052AB0">
          <w:rPr>
            <w:rFonts w:ascii="Cambria" w:hAnsi="Cambria"/>
            <w:iCs/>
            <w:sz w:val="28"/>
            <w:szCs w:val="28"/>
          </w:rPr>
          <w:delText>s</w:delText>
        </w:r>
        <w:r w:rsidR="004E7465" w:rsidRPr="00052AB0" w:rsidDel="00052AB0">
          <w:rPr>
            <w:rFonts w:ascii="Cambria" w:hAnsi="Cambria"/>
            <w:iCs/>
            <w:sz w:val="28"/>
            <w:szCs w:val="28"/>
          </w:rPr>
          <w:delText>tifl</w:delText>
        </w:r>
        <w:r w:rsidRPr="00052AB0" w:rsidDel="00052AB0">
          <w:rPr>
            <w:rFonts w:ascii="Cambria" w:hAnsi="Cambria"/>
            <w:iCs/>
            <w:sz w:val="28"/>
            <w:szCs w:val="28"/>
          </w:rPr>
          <w:delText>ed a laughing groan</w:delText>
        </w:r>
      </w:del>
      <w:r w:rsidRPr="00052AB0">
        <w:rPr>
          <w:rFonts w:ascii="Cambria" w:hAnsi="Cambria"/>
          <w:iCs/>
          <w:sz w:val="28"/>
          <w:szCs w:val="28"/>
        </w:rPr>
        <w:t xml:space="preserve">. </w:t>
      </w:r>
      <w:del w:id="7690" w:author="Claire S" w:date="2026-07-22T11:48:00Z" w16du:dateUtc="2026-07-22T10:48:00Z">
        <w:r w:rsidRPr="00052AB0" w:rsidDel="00052AB0">
          <w:rPr>
            <w:rFonts w:ascii="Cambria" w:hAnsi="Cambria"/>
            <w:iCs/>
            <w:sz w:val="28"/>
            <w:szCs w:val="28"/>
          </w:rPr>
          <w:delText xml:space="preserve">Okay, so maybe royalty was a bad </w:delText>
        </w:r>
        <w:r w:rsidR="006031D9" w:rsidRPr="00052AB0" w:rsidDel="00052AB0">
          <w:rPr>
            <w:rFonts w:ascii="Cambria" w:hAnsi="Cambria"/>
            <w:iCs/>
            <w:sz w:val="28"/>
            <w:szCs w:val="28"/>
          </w:rPr>
          <w:delText>comparison</w:delText>
        </w:r>
        <w:r w:rsidRPr="00052AB0" w:rsidDel="00052AB0">
          <w:rPr>
            <w:rFonts w:ascii="Cambria" w:hAnsi="Cambria"/>
            <w:iCs/>
            <w:sz w:val="28"/>
            <w:szCs w:val="28"/>
          </w:rPr>
          <w:delText xml:space="preserve"> these days, </w:delText>
        </w:r>
        <w:r w:rsidR="004E7465" w:rsidRPr="00052AB0" w:rsidDel="00052AB0">
          <w:rPr>
            <w:rFonts w:ascii="Cambria" w:hAnsi="Cambria"/>
            <w:iCs/>
            <w:sz w:val="28"/>
            <w:szCs w:val="28"/>
          </w:rPr>
          <w:delText xml:space="preserve">given </w:delText>
        </w:r>
        <w:r w:rsidR="00555DEA" w:rsidRPr="00052AB0" w:rsidDel="00052AB0">
          <w:rPr>
            <w:rFonts w:ascii="Cambria" w:hAnsi="Cambria"/>
            <w:iCs/>
            <w:sz w:val="28"/>
            <w:szCs w:val="28"/>
          </w:rPr>
          <w:delText xml:space="preserve">the former Prince </w:delText>
        </w:r>
        <w:r w:rsidR="004E7465" w:rsidRPr="00052AB0" w:rsidDel="00052AB0">
          <w:rPr>
            <w:rFonts w:ascii="Cambria" w:hAnsi="Cambria"/>
            <w:iCs/>
            <w:sz w:val="28"/>
            <w:szCs w:val="28"/>
          </w:rPr>
          <w:delText xml:space="preserve">Andrew’s exploits, </w:delText>
        </w:r>
        <w:r w:rsidRPr="00052AB0" w:rsidDel="00052AB0">
          <w:rPr>
            <w:rFonts w:ascii="Cambria" w:hAnsi="Cambria"/>
            <w:iCs/>
            <w:sz w:val="28"/>
            <w:szCs w:val="28"/>
          </w:rPr>
          <w:delText xml:space="preserve">but </w:delText>
        </w:r>
        <w:r w:rsidR="004E7465" w:rsidRPr="00052AB0" w:rsidDel="00052AB0">
          <w:rPr>
            <w:rFonts w:ascii="Cambria" w:hAnsi="Cambria"/>
            <w:iCs/>
            <w:sz w:val="28"/>
            <w:szCs w:val="28"/>
          </w:rPr>
          <w:delText>she</w:delText>
        </w:r>
        <w:r w:rsidR="006031D9" w:rsidRPr="00052AB0" w:rsidDel="00052AB0">
          <w:rPr>
            <w:rFonts w:ascii="Cambria" w:hAnsi="Cambria"/>
            <w:iCs/>
            <w:sz w:val="28"/>
            <w:szCs w:val="28"/>
          </w:rPr>
          <w:delText xml:space="preserve">’d been raised to </w:delText>
        </w:r>
        <w:r w:rsidR="004E7465" w:rsidRPr="00052AB0" w:rsidDel="00052AB0">
          <w:rPr>
            <w:rFonts w:ascii="Cambria" w:hAnsi="Cambria"/>
            <w:iCs/>
            <w:sz w:val="28"/>
            <w:szCs w:val="28"/>
          </w:rPr>
          <w:delText xml:space="preserve">behave </w:delText>
        </w:r>
        <w:r w:rsidR="006031D9" w:rsidRPr="00052AB0" w:rsidDel="00052AB0">
          <w:rPr>
            <w:rFonts w:ascii="Cambria" w:hAnsi="Cambria"/>
            <w:iCs/>
            <w:sz w:val="28"/>
            <w:szCs w:val="28"/>
          </w:rPr>
          <w:delText>‘</w:delText>
        </w:r>
        <w:r w:rsidR="004E7465" w:rsidRPr="00052AB0" w:rsidDel="00052AB0">
          <w:rPr>
            <w:rFonts w:ascii="Cambria" w:hAnsi="Cambria"/>
            <w:iCs/>
            <w:sz w:val="28"/>
            <w:szCs w:val="28"/>
          </w:rPr>
          <w:delText>like a</w:delText>
        </w:r>
        <w:r w:rsidRPr="00052AB0" w:rsidDel="00052AB0">
          <w:rPr>
            <w:rFonts w:ascii="Cambria" w:hAnsi="Cambria"/>
            <w:iCs/>
            <w:sz w:val="28"/>
            <w:szCs w:val="28"/>
          </w:rPr>
          <w:delText xml:space="preserve"> lad</w:delText>
        </w:r>
        <w:r w:rsidR="004E7465" w:rsidRPr="00052AB0" w:rsidDel="00052AB0">
          <w:rPr>
            <w:rFonts w:ascii="Cambria" w:hAnsi="Cambria"/>
            <w:iCs/>
            <w:sz w:val="28"/>
            <w:szCs w:val="28"/>
          </w:rPr>
          <w:delText>y</w:delText>
        </w:r>
        <w:r w:rsidRPr="00052AB0" w:rsidDel="00052AB0">
          <w:rPr>
            <w:rFonts w:ascii="Cambria" w:hAnsi="Cambria"/>
            <w:iCs/>
            <w:sz w:val="28"/>
            <w:szCs w:val="28"/>
          </w:rPr>
          <w:delText>.</w:delText>
        </w:r>
        <w:r w:rsidR="006031D9" w:rsidRPr="00052AB0" w:rsidDel="00052AB0">
          <w:rPr>
            <w:rFonts w:ascii="Cambria" w:hAnsi="Cambria"/>
            <w:iCs/>
            <w:sz w:val="28"/>
            <w:szCs w:val="28"/>
          </w:rPr>
          <w:delText>’</w:delText>
        </w:r>
        <w:commentRangeEnd w:id="7688"/>
        <w:r w:rsidR="0010381D" w:rsidRPr="007E269C" w:rsidDel="00052AB0">
          <w:rPr>
            <w:rStyle w:val="CommentReference"/>
            <w:rFonts w:ascii="Cambria" w:hAnsi="Cambria"/>
            <w:iCs/>
            <w:sz w:val="28"/>
            <w:szCs w:val="28"/>
          </w:rPr>
          <w:commentReference w:id="7688"/>
        </w:r>
      </w:del>
    </w:p>
    <w:p w14:paraId="687C9108" w14:textId="3EEE8B46" w:rsidR="009E0BD7" w:rsidRDefault="009E0BD7" w:rsidP="00F601D0">
      <w:pPr>
        <w:spacing w:line="360" w:lineRule="auto"/>
        <w:contextualSpacing/>
        <w:rPr>
          <w:rFonts w:ascii="Cambria" w:hAnsi="Cambria"/>
          <w:sz w:val="28"/>
          <w:szCs w:val="28"/>
        </w:rPr>
      </w:pPr>
      <w:r>
        <w:rPr>
          <w:rFonts w:ascii="Cambria" w:hAnsi="Cambria"/>
          <w:sz w:val="28"/>
          <w:szCs w:val="28"/>
        </w:rPr>
        <w:tab/>
        <w:t xml:space="preserve">‘But why?’ </w:t>
      </w:r>
      <w:del w:id="7691" w:author="Daisy Watt" w:date="2026-06-22T05:57:00Z" w16du:dateUtc="2026-06-22T03:57:00Z">
        <w:r w:rsidR="006031D9">
          <w:rPr>
            <w:rFonts w:ascii="Cambria" w:hAnsi="Cambria"/>
            <w:sz w:val="28"/>
            <w:szCs w:val="28"/>
          </w:rPr>
          <w:delText>Her</w:delText>
        </w:r>
      </w:del>
      <w:ins w:id="7692" w:author="Daisy Watt" w:date="2026-06-22T05:57:00Z" w16du:dateUtc="2026-06-22T03:57:00Z">
        <w:r w:rsidR="0010381D">
          <w:rPr>
            <w:rFonts w:ascii="Cambria" w:hAnsi="Cambria"/>
            <w:sz w:val="28"/>
            <w:szCs w:val="28"/>
          </w:rPr>
          <w:t>her</w:t>
        </w:r>
      </w:ins>
      <w:r w:rsidR="006031D9">
        <w:rPr>
          <w:rFonts w:ascii="Cambria" w:hAnsi="Cambria"/>
          <w:sz w:val="28"/>
          <w:szCs w:val="28"/>
        </w:rPr>
        <w:t xml:space="preserve"> sister demanded, the</w:t>
      </w:r>
      <w:r w:rsidR="00DE59DE">
        <w:rPr>
          <w:rFonts w:ascii="Cambria" w:hAnsi="Cambria"/>
          <w:sz w:val="28"/>
          <w:szCs w:val="28"/>
        </w:rPr>
        <w:t xml:space="preserve"> phone</w:t>
      </w:r>
      <w:del w:id="7693" w:author="Daisy Watt" w:date="2026-06-22T05:57:00Z" w16du:dateUtc="2026-06-22T03:57:00Z">
        <w:r w:rsidR="00DE59DE">
          <w:rPr>
            <w:rFonts w:ascii="Cambria" w:hAnsi="Cambria"/>
            <w:sz w:val="28"/>
            <w:szCs w:val="28"/>
          </w:rPr>
          <w:delText>-</w:delText>
        </w:r>
      </w:del>
      <w:ins w:id="7694" w:author="Daisy Watt" w:date="2026-06-22T05:57:00Z" w16du:dateUtc="2026-06-22T03:57:00Z">
        <w:r w:rsidR="004E14A5">
          <w:rPr>
            <w:rFonts w:ascii="Cambria" w:hAnsi="Cambria"/>
            <w:sz w:val="28"/>
            <w:szCs w:val="28"/>
          </w:rPr>
          <w:t xml:space="preserve"> </w:t>
        </w:r>
      </w:ins>
      <w:r>
        <w:rPr>
          <w:rFonts w:ascii="Cambria" w:hAnsi="Cambria"/>
          <w:sz w:val="28"/>
          <w:szCs w:val="28"/>
        </w:rPr>
        <w:t xml:space="preserve">line </w:t>
      </w:r>
      <w:r w:rsidR="00C55CD8">
        <w:rPr>
          <w:rFonts w:ascii="Cambria" w:hAnsi="Cambria"/>
          <w:sz w:val="28"/>
          <w:szCs w:val="28"/>
        </w:rPr>
        <w:t xml:space="preserve">crackling like </w:t>
      </w:r>
      <w:r w:rsidR="00C81B22">
        <w:rPr>
          <w:rFonts w:ascii="Cambria" w:hAnsi="Cambria"/>
          <w:sz w:val="28"/>
          <w:szCs w:val="28"/>
        </w:rPr>
        <w:t>crazy</w:t>
      </w:r>
      <w:r>
        <w:rPr>
          <w:rFonts w:ascii="Cambria" w:hAnsi="Cambria"/>
          <w:sz w:val="28"/>
          <w:szCs w:val="28"/>
        </w:rPr>
        <w:t>. ‘</w:t>
      </w:r>
      <w:r w:rsidR="00771540">
        <w:rPr>
          <w:rFonts w:ascii="Cambria" w:hAnsi="Cambria"/>
          <w:sz w:val="28"/>
          <w:szCs w:val="28"/>
        </w:rPr>
        <w:t>God, and I actually liked this one</w:t>
      </w:r>
      <w:r w:rsidR="00270157">
        <w:rPr>
          <w:rFonts w:ascii="Cambria" w:hAnsi="Cambria"/>
          <w:sz w:val="28"/>
          <w:szCs w:val="28"/>
        </w:rPr>
        <w:t>!</w:t>
      </w:r>
      <w:r>
        <w:rPr>
          <w:rFonts w:ascii="Cambria" w:hAnsi="Cambria"/>
          <w:sz w:val="28"/>
          <w:szCs w:val="28"/>
        </w:rPr>
        <w:t>’</w:t>
      </w:r>
    </w:p>
    <w:p w14:paraId="58BF652C" w14:textId="28B1A7A9" w:rsidR="009E0BD7" w:rsidRDefault="009E0BD7" w:rsidP="009E0BD7">
      <w:pPr>
        <w:spacing w:line="360" w:lineRule="auto"/>
        <w:ind w:firstLine="720"/>
        <w:contextualSpacing/>
        <w:rPr>
          <w:rFonts w:ascii="Cambria" w:hAnsi="Cambria"/>
          <w:sz w:val="28"/>
          <w:szCs w:val="28"/>
        </w:rPr>
      </w:pPr>
      <w:r>
        <w:rPr>
          <w:rFonts w:ascii="Cambria" w:hAnsi="Cambria"/>
          <w:sz w:val="28"/>
          <w:szCs w:val="28"/>
        </w:rPr>
        <w:t xml:space="preserve">Bella </w:t>
      </w:r>
      <w:r w:rsidR="008F37FD">
        <w:rPr>
          <w:rFonts w:ascii="Cambria" w:hAnsi="Cambria"/>
          <w:sz w:val="28"/>
          <w:szCs w:val="28"/>
        </w:rPr>
        <w:t>had been</w:t>
      </w:r>
      <w:r w:rsidR="00C12223">
        <w:rPr>
          <w:rFonts w:ascii="Cambria" w:hAnsi="Cambria"/>
          <w:sz w:val="28"/>
          <w:szCs w:val="28"/>
        </w:rPr>
        <w:t xml:space="preserve"> </w:t>
      </w:r>
      <w:r>
        <w:rPr>
          <w:rFonts w:ascii="Cambria" w:hAnsi="Cambria"/>
          <w:sz w:val="28"/>
          <w:szCs w:val="28"/>
        </w:rPr>
        <w:t xml:space="preserve">bad at </w:t>
      </w:r>
      <w:r w:rsidR="006D49DB">
        <w:rPr>
          <w:rFonts w:ascii="Cambria" w:hAnsi="Cambria"/>
          <w:sz w:val="28"/>
          <w:szCs w:val="28"/>
        </w:rPr>
        <w:t>romance</w:t>
      </w:r>
      <w:r w:rsidR="008F37FD">
        <w:rPr>
          <w:rFonts w:ascii="Cambria" w:hAnsi="Cambria"/>
          <w:sz w:val="28"/>
          <w:szCs w:val="28"/>
        </w:rPr>
        <w:t xml:space="preserve"> before meeting </w:t>
      </w:r>
      <w:del w:id="7695" w:author="Claire S" w:date="2026-05-27T13:16:00Z" w16du:dateUtc="2026-05-27T12:16:00Z">
        <w:r w:rsidR="008F37FD" w:rsidDel="00045DF9">
          <w:rPr>
            <w:rFonts w:ascii="Cambria" w:hAnsi="Cambria"/>
            <w:sz w:val="28"/>
            <w:szCs w:val="28"/>
          </w:rPr>
          <w:delText xml:space="preserve">her </w:delText>
        </w:r>
        <w:r w:rsidR="005E7B24" w:rsidDel="00045DF9">
          <w:rPr>
            <w:rFonts w:ascii="Cambria" w:hAnsi="Cambria"/>
            <w:sz w:val="28"/>
            <w:szCs w:val="28"/>
          </w:rPr>
          <w:delText>beloved</w:delText>
        </w:r>
        <w:r w:rsidR="008F37FD" w:rsidDel="00045DF9">
          <w:rPr>
            <w:rFonts w:ascii="Cambria" w:hAnsi="Cambria"/>
            <w:sz w:val="28"/>
            <w:szCs w:val="28"/>
          </w:rPr>
          <w:delText xml:space="preserve"> husband</w:delText>
        </w:r>
        <w:r w:rsidR="00AF3AC3" w:rsidDel="00045DF9">
          <w:rPr>
            <w:rFonts w:ascii="Cambria" w:hAnsi="Cambria"/>
            <w:sz w:val="28"/>
            <w:szCs w:val="28"/>
          </w:rPr>
          <w:delText xml:space="preserve"> </w:delText>
        </w:r>
      </w:del>
      <w:r w:rsidR="00AF3AC3">
        <w:rPr>
          <w:rFonts w:ascii="Cambria" w:hAnsi="Cambria"/>
          <w:sz w:val="28"/>
          <w:szCs w:val="28"/>
        </w:rPr>
        <w:t>Omari</w:t>
      </w:r>
      <w:r>
        <w:rPr>
          <w:rFonts w:ascii="Cambria" w:hAnsi="Cambria"/>
          <w:sz w:val="28"/>
          <w:szCs w:val="28"/>
        </w:rPr>
        <w:t xml:space="preserve">, </w:t>
      </w:r>
      <w:del w:id="7696" w:author="Daisy Watt" w:date="2026-06-22T06:00:00Z" w16du:dateUtc="2026-06-22T04:00:00Z">
        <w:r w:rsidR="006C23B4">
          <w:rPr>
            <w:rFonts w:ascii="Cambria" w:hAnsi="Cambria"/>
            <w:sz w:val="28"/>
            <w:szCs w:val="28"/>
          </w:rPr>
          <w:delText>Savannah</w:delText>
        </w:r>
        <w:r w:rsidR="00F61286">
          <w:rPr>
            <w:rFonts w:ascii="Cambria" w:hAnsi="Cambria"/>
            <w:sz w:val="28"/>
            <w:szCs w:val="28"/>
          </w:rPr>
          <w:delText xml:space="preserve"> </w:delText>
        </w:r>
        <w:r w:rsidR="00C12223">
          <w:rPr>
            <w:rFonts w:ascii="Cambria" w:hAnsi="Cambria"/>
            <w:sz w:val="28"/>
            <w:szCs w:val="28"/>
          </w:rPr>
          <w:delText>was</w:delText>
        </w:r>
        <w:r w:rsidR="006D49DB">
          <w:rPr>
            <w:rFonts w:ascii="Cambria" w:hAnsi="Cambria"/>
            <w:sz w:val="28"/>
            <w:szCs w:val="28"/>
          </w:rPr>
          <w:delText xml:space="preserve"> </w:delText>
        </w:r>
        <w:r w:rsidR="00270157">
          <w:rPr>
            <w:rFonts w:ascii="Cambria" w:hAnsi="Cambria"/>
            <w:sz w:val="28"/>
            <w:szCs w:val="28"/>
          </w:rPr>
          <w:delText xml:space="preserve">only too </w:delText>
        </w:r>
        <w:r w:rsidR="00C12223">
          <w:rPr>
            <w:rFonts w:ascii="Cambria" w:hAnsi="Cambria"/>
            <w:sz w:val="28"/>
            <w:szCs w:val="28"/>
          </w:rPr>
          <w:delText>aware</w:delText>
        </w:r>
        <w:r w:rsidR="005861E1">
          <w:rPr>
            <w:rFonts w:ascii="Cambria" w:hAnsi="Cambria"/>
            <w:sz w:val="28"/>
            <w:szCs w:val="28"/>
          </w:rPr>
          <w:delText>,</w:delText>
        </w:r>
        <w:r w:rsidR="00C55CD8">
          <w:rPr>
            <w:rFonts w:ascii="Cambria" w:hAnsi="Cambria"/>
            <w:sz w:val="28"/>
            <w:szCs w:val="28"/>
          </w:rPr>
          <w:delText xml:space="preserve"> </w:delText>
        </w:r>
      </w:del>
      <w:r w:rsidR="006D14A6">
        <w:rPr>
          <w:rFonts w:ascii="Cambria" w:hAnsi="Cambria"/>
          <w:sz w:val="28"/>
          <w:szCs w:val="28"/>
        </w:rPr>
        <w:t xml:space="preserve">and her own failures in love </w:t>
      </w:r>
      <w:r w:rsidR="00C55CD8">
        <w:rPr>
          <w:rFonts w:ascii="Cambria" w:hAnsi="Cambria"/>
          <w:sz w:val="28"/>
          <w:szCs w:val="28"/>
        </w:rPr>
        <w:t xml:space="preserve">had </w:t>
      </w:r>
      <w:r w:rsidR="00270157">
        <w:rPr>
          <w:rFonts w:ascii="Cambria" w:hAnsi="Cambria"/>
          <w:sz w:val="28"/>
          <w:szCs w:val="28"/>
        </w:rPr>
        <w:t xml:space="preserve">often </w:t>
      </w:r>
      <w:r w:rsidR="005861E1">
        <w:rPr>
          <w:rFonts w:ascii="Cambria" w:hAnsi="Cambria"/>
          <w:sz w:val="28"/>
          <w:szCs w:val="28"/>
        </w:rPr>
        <w:t xml:space="preserve">made her </w:t>
      </w:r>
      <w:r w:rsidR="00771540">
        <w:rPr>
          <w:rFonts w:ascii="Cambria" w:hAnsi="Cambria"/>
          <w:sz w:val="28"/>
          <w:szCs w:val="28"/>
        </w:rPr>
        <w:t xml:space="preserve">scathing about </w:t>
      </w:r>
      <w:r w:rsidR="00555DEA">
        <w:rPr>
          <w:rFonts w:ascii="Cambria" w:hAnsi="Cambria"/>
          <w:sz w:val="28"/>
          <w:szCs w:val="28"/>
        </w:rPr>
        <w:t>Savann</w:t>
      </w:r>
      <w:r w:rsidR="00C519DE">
        <w:rPr>
          <w:rFonts w:ascii="Cambria" w:hAnsi="Cambria"/>
          <w:sz w:val="28"/>
          <w:szCs w:val="28"/>
        </w:rPr>
        <w:t>a</w:t>
      </w:r>
      <w:r w:rsidR="00555DEA">
        <w:rPr>
          <w:rFonts w:ascii="Cambria" w:hAnsi="Cambria"/>
          <w:sz w:val="28"/>
          <w:szCs w:val="28"/>
        </w:rPr>
        <w:t>h</w:t>
      </w:r>
      <w:r w:rsidR="00771540">
        <w:rPr>
          <w:rFonts w:ascii="Cambria" w:hAnsi="Cambria"/>
          <w:sz w:val="28"/>
          <w:szCs w:val="28"/>
        </w:rPr>
        <w:t xml:space="preserve">’s </w:t>
      </w:r>
      <w:r w:rsidR="00270157">
        <w:rPr>
          <w:rFonts w:ascii="Cambria" w:hAnsi="Cambria"/>
          <w:sz w:val="28"/>
          <w:szCs w:val="28"/>
        </w:rPr>
        <w:t>choice</w:t>
      </w:r>
      <w:r w:rsidR="0000455B">
        <w:rPr>
          <w:rFonts w:ascii="Cambria" w:hAnsi="Cambria"/>
          <w:sz w:val="28"/>
          <w:szCs w:val="28"/>
        </w:rPr>
        <w:t>s</w:t>
      </w:r>
      <w:r w:rsidR="00C55CD8">
        <w:rPr>
          <w:rFonts w:ascii="Cambria" w:hAnsi="Cambria"/>
          <w:sz w:val="28"/>
          <w:szCs w:val="28"/>
        </w:rPr>
        <w:t xml:space="preserve">. </w:t>
      </w:r>
      <w:r w:rsidR="006D14A6">
        <w:rPr>
          <w:rFonts w:ascii="Cambria" w:hAnsi="Cambria"/>
          <w:sz w:val="28"/>
          <w:szCs w:val="28"/>
        </w:rPr>
        <w:t xml:space="preserve"> </w:t>
      </w:r>
      <w:r w:rsidR="00C55CD8">
        <w:rPr>
          <w:rFonts w:ascii="Cambria" w:hAnsi="Cambria"/>
          <w:sz w:val="28"/>
          <w:szCs w:val="28"/>
        </w:rPr>
        <w:t>B</w:t>
      </w:r>
      <w:r w:rsidR="00771540">
        <w:rPr>
          <w:rFonts w:ascii="Cambria" w:hAnsi="Cambria"/>
          <w:sz w:val="28"/>
          <w:szCs w:val="28"/>
        </w:rPr>
        <w:t>ut</w:t>
      </w:r>
      <w:r w:rsidR="00C55CD8">
        <w:rPr>
          <w:rFonts w:ascii="Cambria" w:hAnsi="Cambria"/>
          <w:sz w:val="28"/>
          <w:szCs w:val="28"/>
        </w:rPr>
        <w:t xml:space="preserve"> with Dex</w:t>
      </w:r>
      <w:ins w:id="7697" w:author="Daisy Watt" w:date="2026-06-22T05:57:00Z" w16du:dateUtc="2026-06-22T03:57:00Z">
        <w:r w:rsidR="00886455">
          <w:rPr>
            <w:rFonts w:ascii="Cambria" w:hAnsi="Cambria"/>
            <w:sz w:val="28"/>
            <w:szCs w:val="28"/>
          </w:rPr>
          <w:t>,</w:t>
        </w:r>
      </w:ins>
      <w:r w:rsidR="0000455B">
        <w:rPr>
          <w:rFonts w:ascii="Cambria" w:hAnsi="Cambria"/>
          <w:sz w:val="28"/>
          <w:szCs w:val="28"/>
        </w:rPr>
        <w:t xml:space="preserve"> it had been different</w:t>
      </w:r>
      <w:del w:id="7698" w:author="Daisy Watt" w:date="2026-06-22T05:57:00Z" w16du:dateUtc="2026-06-22T03:57:00Z">
        <w:r w:rsidR="0000455B">
          <w:rPr>
            <w:rFonts w:ascii="Cambria" w:hAnsi="Cambria"/>
            <w:sz w:val="28"/>
            <w:szCs w:val="28"/>
          </w:rPr>
          <w:delText>;</w:delText>
        </w:r>
      </w:del>
      <w:ins w:id="7699" w:author="Daisy Watt" w:date="2026-06-22T05:57:00Z" w16du:dateUtc="2026-06-22T03:57:00Z">
        <w:r w:rsidR="00886455">
          <w:rPr>
            <w:rFonts w:ascii="Cambria" w:hAnsi="Cambria"/>
            <w:sz w:val="28"/>
            <w:szCs w:val="28"/>
          </w:rPr>
          <w:t>:</w:t>
        </w:r>
      </w:ins>
      <w:r w:rsidR="00771540">
        <w:rPr>
          <w:rFonts w:ascii="Cambria" w:hAnsi="Cambria"/>
          <w:sz w:val="28"/>
          <w:szCs w:val="28"/>
        </w:rPr>
        <w:t xml:space="preserve"> for once</w:t>
      </w:r>
      <w:r w:rsidR="005D020C">
        <w:rPr>
          <w:rFonts w:ascii="Cambria" w:hAnsi="Cambria"/>
          <w:sz w:val="28"/>
          <w:szCs w:val="28"/>
        </w:rPr>
        <w:t>,</w:t>
      </w:r>
      <w:r w:rsidR="0079571A">
        <w:rPr>
          <w:rFonts w:ascii="Cambria" w:hAnsi="Cambria"/>
          <w:sz w:val="28"/>
          <w:szCs w:val="28"/>
        </w:rPr>
        <w:t xml:space="preserve"> </w:t>
      </w:r>
      <w:r w:rsidR="005D020C">
        <w:rPr>
          <w:rFonts w:ascii="Cambria" w:hAnsi="Cambria"/>
          <w:sz w:val="28"/>
          <w:szCs w:val="28"/>
        </w:rPr>
        <w:t>her twin and her man had liked each other.</w:t>
      </w:r>
      <w:r w:rsidR="00E46463">
        <w:rPr>
          <w:rFonts w:ascii="Cambria" w:hAnsi="Cambria"/>
          <w:sz w:val="28"/>
          <w:szCs w:val="28"/>
        </w:rPr>
        <w:t xml:space="preserve">  The</w:t>
      </w:r>
      <w:r w:rsidR="0000455B">
        <w:rPr>
          <w:rFonts w:ascii="Cambria" w:hAnsi="Cambria"/>
          <w:sz w:val="28"/>
          <w:szCs w:val="28"/>
        </w:rPr>
        <w:t xml:space="preserve"> four of them ha</w:t>
      </w:r>
      <w:r w:rsidR="00E46463">
        <w:rPr>
          <w:rFonts w:ascii="Cambria" w:hAnsi="Cambria"/>
          <w:sz w:val="28"/>
          <w:szCs w:val="28"/>
        </w:rPr>
        <w:t>d even spent a weekend together in Cannes last yea</w:t>
      </w:r>
      <w:r w:rsidR="009969A4">
        <w:rPr>
          <w:rFonts w:ascii="Cambria" w:hAnsi="Cambria"/>
          <w:sz w:val="28"/>
          <w:szCs w:val="28"/>
        </w:rPr>
        <w:t>r, drinking ros</w:t>
      </w:r>
      <w:del w:id="7700" w:author="Daisy Watt" w:date="2026-06-22T05:58:00Z" w16du:dateUtc="2026-06-22T03:58:00Z">
        <w:r w:rsidR="009969A4">
          <w:rPr>
            <w:rFonts w:ascii="Cambria" w:hAnsi="Cambria"/>
            <w:sz w:val="28"/>
            <w:szCs w:val="28"/>
          </w:rPr>
          <w:delText>e</w:delText>
        </w:r>
      </w:del>
      <w:ins w:id="7701" w:author="Daisy Watt" w:date="2026-06-22T05:58:00Z" w16du:dateUtc="2026-06-22T03:58:00Z">
        <w:r w:rsidR="004E7EBB">
          <w:rPr>
            <w:rFonts w:ascii="Cambria" w:hAnsi="Cambria"/>
            <w:sz w:val="28"/>
            <w:szCs w:val="28"/>
          </w:rPr>
          <w:t>é</w:t>
        </w:r>
      </w:ins>
      <w:r w:rsidR="006D14A6">
        <w:rPr>
          <w:rFonts w:ascii="Cambria" w:hAnsi="Cambria"/>
          <w:sz w:val="28"/>
          <w:szCs w:val="28"/>
        </w:rPr>
        <w:t xml:space="preserve">, swimming in the </w:t>
      </w:r>
      <w:r w:rsidR="006C7606">
        <w:rPr>
          <w:rFonts w:ascii="Cambria" w:hAnsi="Cambria"/>
          <w:sz w:val="28"/>
          <w:szCs w:val="28"/>
        </w:rPr>
        <w:t>crystal</w:t>
      </w:r>
      <w:ins w:id="7702" w:author="Daisy Watt" w:date="2026-06-22T05:58:00Z" w16du:dateUtc="2026-06-22T03:58:00Z">
        <w:r w:rsidR="00840B6F">
          <w:rPr>
            <w:rFonts w:ascii="Cambria" w:hAnsi="Cambria"/>
            <w:sz w:val="28"/>
            <w:szCs w:val="28"/>
          </w:rPr>
          <w:t>-</w:t>
        </w:r>
      </w:ins>
      <w:del w:id="7703" w:author="Daisy Watt" w:date="2026-06-22T05:58:00Z" w16du:dateUtc="2026-06-22T03:58:00Z">
        <w:r w:rsidR="006C7606">
          <w:rPr>
            <w:rFonts w:ascii="Cambria" w:hAnsi="Cambria"/>
            <w:sz w:val="28"/>
            <w:szCs w:val="28"/>
          </w:rPr>
          <w:delText xml:space="preserve"> </w:delText>
        </w:r>
      </w:del>
      <w:r w:rsidR="006D14A6">
        <w:rPr>
          <w:rFonts w:ascii="Cambria" w:hAnsi="Cambria"/>
          <w:sz w:val="28"/>
          <w:szCs w:val="28"/>
        </w:rPr>
        <w:t>blue Med,</w:t>
      </w:r>
      <w:r w:rsidR="009969A4">
        <w:rPr>
          <w:rFonts w:ascii="Cambria" w:hAnsi="Cambria"/>
          <w:sz w:val="28"/>
          <w:szCs w:val="28"/>
        </w:rPr>
        <w:t xml:space="preserve"> and </w:t>
      </w:r>
      <w:r w:rsidR="004E7844">
        <w:rPr>
          <w:rFonts w:ascii="Cambria" w:hAnsi="Cambria"/>
          <w:sz w:val="28"/>
          <w:szCs w:val="28"/>
        </w:rPr>
        <w:t>zipping out on</w:t>
      </w:r>
      <w:r w:rsidR="006D14A6">
        <w:rPr>
          <w:rFonts w:ascii="Cambria" w:hAnsi="Cambria"/>
          <w:sz w:val="28"/>
          <w:szCs w:val="28"/>
        </w:rPr>
        <w:t xml:space="preserve"> the</w:t>
      </w:r>
      <w:r w:rsidR="004E7844">
        <w:rPr>
          <w:rFonts w:ascii="Cambria" w:hAnsi="Cambria"/>
          <w:sz w:val="28"/>
          <w:szCs w:val="28"/>
        </w:rPr>
        <w:t xml:space="preserve"> </w:t>
      </w:r>
      <w:r w:rsidR="002E57C1">
        <w:rPr>
          <w:rFonts w:ascii="Cambria" w:hAnsi="Cambria"/>
          <w:sz w:val="28"/>
          <w:szCs w:val="28"/>
        </w:rPr>
        <w:t>speedboat</w:t>
      </w:r>
      <w:r w:rsidR="006D14A6">
        <w:rPr>
          <w:rFonts w:ascii="Cambria" w:hAnsi="Cambria"/>
          <w:sz w:val="28"/>
          <w:szCs w:val="28"/>
        </w:rPr>
        <w:t xml:space="preserve"> </w:t>
      </w:r>
      <w:del w:id="7704" w:author="Claire S" w:date="2026-07-22T11:48:00Z" w16du:dateUtc="2026-07-22T10:48:00Z">
        <w:r w:rsidR="006D14A6" w:rsidDel="00183E42">
          <w:rPr>
            <w:rFonts w:ascii="Cambria" w:hAnsi="Cambria"/>
            <w:sz w:val="28"/>
            <w:szCs w:val="28"/>
          </w:rPr>
          <w:delText>and jet-</w:delText>
        </w:r>
      </w:del>
      <w:ins w:id="7705" w:author="Daisy Watt" w:date="2026-06-22T05:58:00Z" w16du:dateUtc="2026-06-22T03:58:00Z">
        <w:del w:id="7706" w:author="Claire S" w:date="2026-07-22T11:48:00Z" w16du:dateUtc="2026-07-22T10:48:00Z">
          <w:r w:rsidR="00F77813" w:rsidDel="00183E42">
            <w:rPr>
              <w:rFonts w:ascii="Cambria" w:hAnsi="Cambria"/>
              <w:sz w:val="28"/>
              <w:szCs w:val="28"/>
            </w:rPr>
            <w:delText xml:space="preserve"> </w:delText>
          </w:r>
        </w:del>
      </w:ins>
      <w:del w:id="7707" w:author="Claire S" w:date="2026-07-22T11:48:00Z" w16du:dateUtc="2026-07-22T10:48:00Z">
        <w:r w:rsidR="006D14A6" w:rsidDel="00183E42">
          <w:rPr>
            <w:rFonts w:ascii="Cambria" w:hAnsi="Cambria"/>
            <w:sz w:val="28"/>
            <w:szCs w:val="28"/>
          </w:rPr>
          <w:delText>skis</w:delText>
        </w:r>
        <w:r w:rsidR="002E57C1" w:rsidDel="00183E42">
          <w:rPr>
            <w:rFonts w:ascii="Cambria" w:hAnsi="Cambria"/>
            <w:sz w:val="28"/>
            <w:szCs w:val="28"/>
          </w:rPr>
          <w:delText xml:space="preserve"> </w:delText>
        </w:r>
      </w:del>
      <w:r w:rsidR="002E57C1">
        <w:rPr>
          <w:rFonts w:ascii="Cambria" w:hAnsi="Cambria"/>
          <w:sz w:val="28"/>
          <w:szCs w:val="28"/>
        </w:rPr>
        <w:t xml:space="preserve">to sleep </w:t>
      </w:r>
      <w:r w:rsidR="006C7606">
        <w:rPr>
          <w:rFonts w:ascii="Cambria" w:hAnsi="Cambria"/>
          <w:sz w:val="28"/>
          <w:szCs w:val="28"/>
        </w:rPr>
        <w:t xml:space="preserve">and shag </w:t>
      </w:r>
      <w:r w:rsidR="002E57C1">
        <w:rPr>
          <w:rFonts w:ascii="Cambria" w:hAnsi="Cambria"/>
          <w:sz w:val="28"/>
          <w:szCs w:val="28"/>
        </w:rPr>
        <w:t xml:space="preserve">on </w:t>
      </w:r>
      <w:r w:rsidR="004E7844">
        <w:rPr>
          <w:rFonts w:ascii="Cambria" w:hAnsi="Cambria"/>
          <w:sz w:val="28"/>
          <w:szCs w:val="28"/>
        </w:rPr>
        <w:t xml:space="preserve">the </w:t>
      </w:r>
      <w:r w:rsidR="002E57C1">
        <w:rPr>
          <w:rFonts w:ascii="Cambria" w:hAnsi="Cambria"/>
          <w:sz w:val="28"/>
          <w:szCs w:val="28"/>
        </w:rPr>
        <w:t>company</w:t>
      </w:r>
      <w:r w:rsidR="004E7844">
        <w:rPr>
          <w:rFonts w:ascii="Cambria" w:hAnsi="Cambria"/>
          <w:sz w:val="28"/>
          <w:szCs w:val="28"/>
        </w:rPr>
        <w:t xml:space="preserve"> yacht</w:t>
      </w:r>
      <w:r w:rsidR="00E46463">
        <w:rPr>
          <w:rFonts w:ascii="Cambria" w:hAnsi="Cambria"/>
          <w:sz w:val="28"/>
          <w:szCs w:val="28"/>
        </w:rPr>
        <w:t>.</w:t>
      </w:r>
      <w:r w:rsidR="004124FF">
        <w:rPr>
          <w:rFonts w:ascii="Cambria" w:hAnsi="Cambria"/>
          <w:sz w:val="28"/>
          <w:szCs w:val="28"/>
        </w:rPr>
        <w:t xml:space="preserve"> Savannah had </w:t>
      </w:r>
      <w:ins w:id="7708" w:author="Claire S" w:date="2026-05-11T14:05:00Z" w16du:dateUtc="2026-05-11T13:05:00Z">
        <w:del w:id="7709" w:author="Daisy Watt" w:date="2026-06-22T05:58:00Z" w16du:dateUtc="2026-06-22T03:58:00Z">
          <w:r w:rsidR="00C50C0A">
            <w:rPr>
              <w:rFonts w:ascii="Cambria" w:hAnsi="Cambria"/>
              <w:sz w:val="28"/>
              <w:szCs w:val="28"/>
            </w:rPr>
            <w:delText>absolutely</w:delText>
          </w:r>
          <w:r w:rsidR="004124FF">
            <w:rPr>
              <w:rFonts w:ascii="Cambria" w:hAnsi="Cambria"/>
              <w:sz w:val="28"/>
              <w:szCs w:val="28"/>
            </w:rPr>
            <w:delText xml:space="preserve"> </w:delText>
          </w:r>
        </w:del>
      </w:ins>
      <w:r w:rsidR="004124FF">
        <w:rPr>
          <w:rFonts w:ascii="Cambria" w:hAnsi="Cambria"/>
          <w:sz w:val="28"/>
          <w:szCs w:val="28"/>
        </w:rPr>
        <w:t>drawn the line</w:t>
      </w:r>
      <w:ins w:id="7710" w:author="Daisy Watt" w:date="2026-06-22T05:59:00Z" w16du:dateUtc="2026-06-22T03:59:00Z">
        <w:r w:rsidR="00191BAF">
          <w:rPr>
            <w:rFonts w:ascii="Cambria" w:hAnsi="Cambria"/>
            <w:sz w:val="28"/>
            <w:szCs w:val="28"/>
          </w:rPr>
          <w:t>, though,</w:t>
        </w:r>
      </w:ins>
      <w:r w:rsidR="004124FF">
        <w:rPr>
          <w:rFonts w:ascii="Cambria" w:hAnsi="Cambria"/>
          <w:sz w:val="28"/>
          <w:szCs w:val="28"/>
        </w:rPr>
        <w:t xml:space="preserve"> </w:t>
      </w:r>
      <w:del w:id="7711" w:author="Daisy Watt" w:date="2026-06-22T05:59:00Z" w16du:dateUtc="2026-06-22T03:59:00Z">
        <w:r w:rsidR="004124FF">
          <w:rPr>
            <w:rFonts w:ascii="Cambria" w:hAnsi="Cambria"/>
            <w:sz w:val="28"/>
            <w:szCs w:val="28"/>
          </w:rPr>
          <w:delText>at a bit of partner</w:delText>
        </w:r>
      </w:del>
      <w:ins w:id="7712" w:author="Claire S" w:date="2026-05-11T14:05:00Z" w16du:dateUtc="2026-05-11T13:05:00Z">
        <w:del w:id="7713" w:author="Daisy Watt" w:date="2026-06-22T05:59:00Z" w16du:dateUtc="2026-06-22T03:59:00Z">
          <w:r w:rsidR="00C50C0A">
            <w:rPr>
              <w:rFonts w:ascii="Cambria" w:hAnsi="Cambria"/>
              <w:sz w:val="28"/>
              <w:szCs w:val="28"/>
            </w:rPr>
            <w:delText>-</w:delText>
          </w:r>
        </w:del>
      </w:ins>
      <w:del w:id="7714" w:author="Daisy Watt" w:date="2026-06-22T05:59:00Z" w16du:dateUtc="2026-06-22T03:59:00Z">
        <w:r w:rsidR="004124FF">
          <w:rPr>
            <w:rFonts w:ascii="Cambria" w:hAnsi="Cambria"/>
            <w:sz w:val="28"/>
            <w:szCs w:val="28"/>
          </w:rPr>
          <w:delText xml:space="preserve"> swapping with her twin</w:delText>
        </w:r>
        <w:r w:rsidR="00AF3AC3">
          <w:rPr>
            <w:rFonts w:ascii="Cambria" w:hAnsi="Cambria"/>
            <w:sz w:val="28"/>
            <w:szCs w:val="28"/>
          </w:rPr>
          <w:delText>,</w:delText>
        </w:r>
        <w:r w:rsidR="004124FF">
          <w:rPr>
            <w:rFonts w:ascii="Cambria" w:hAnsi="Cambria"/>
            <w:sz w:val="28"/>
            <w:szCs w:val="28"/>
          </w:rPr>
          <w:delText xml:space="preserve"> though</w:delText>
        </w:r>
        <w:r w:rsidR="00AF3AC3">
          <w:rPr>
            <w:rFonts w:ascii="Cambria" w:hAnsi="Cambria"/>
            <w:sz w:val="28"/>
            <w:szCs w:val="28"/>
          </w:rPr>
          <w:delText xml:space="preserve">, </w:delText>
        </w:r>
      </w:del>
      <w:r w:rsidR="00AF3AC3">
        <w:rPr>
          <w:rFonts w:ascii="Cambria" w:hAnsi="Cambria"/>
          <w:sz w:val="28"/>
          <w:szCs w:val="28"/>
        </w:rPr>
        <w:t>when Dex had mooted the idea</w:t>
      </w:r>
      <w:ins w:id="7715" w:author="Daisy Watt" w:date="2026-06-22T05:59:00Z" w16du:dateUtc="2026-06-22T03:59:00Z">
        <w:r w:rsidR="00910966">
          <w:rPr>
            <w:rFonts w:ascii="Cambria" w:hAnsi="Cambria"/>
            <w:sz w:val="28"/>
            <w:szCs w:val="28"/>
          </w:rPr>
          <w:t xml:space="preserve"> </w:t>
        </w:r>
      </w:ins>
      <w:del w:id="7716" w:author="Daisy Watt" w:date="2026-06-22T05:59:00Z" w16du:dateUtc="2026-06-22T03:59:00Z">
        <w:r w:rsidR="004124FF" w:rsidDel="00225D21">
          <w:rPr>
            <w:rFonts w:ascii="Cambria" w:hAnsi="Cambria"/>
            <w:sz w:val="28"/>
            <w:szCs w:val="28"/>
          </w:rPr>
          <w:delText>.</w:delText>
        </w:r>
      </w:del>
      <w:ins w:id="7717" w:author="Daisy Watt" w:date="2026-06-22T05:59:00Z" w16du:dateUtc="2026-06-22T03:59:00Z">
        <w:r w:rsidR="00225D21">
          <w:rPr>
            <w:rFonts w:ascii="Cambria" w:hAnsi="Cambria"/>
            <w:sz w:val="28"/>
            <w:szCs w:val="28"/>
          </w:rPr>
          <w:t>of</w:t>
        </w:r>
        <w:r w:rsidR="00225D21" w:rsidRPr="00225D21">
          <w:rPr>
            <w:rFonts w:ascii="Cambria" w:hAnsi="Cambria"/>
            <w:sz w:val="28"/>
            <w:szCs w:val="28"/>
          </w:rPr>
          <w:t xml:space="preserve"> </w:t>
        </w:r>
        <w:r w:rsidR="00225D21">
          <w:rPr>
            <w:rFonts w:ascii="Cambria" w:hAnsi="Cambria"/>
            <w:sz w:val="28"/>
            <w:szCs w:val="28"/>
          </w:rPr>
          <w:t xml:space="preserve">a bit of partner-swapping with her twin. </w:t>
        </w:r>
      </w:ins>
      <w:del w:id="7718" w:author="Daisy Watt" w:date="2026-06-22T05:59:00Z" w16du:dateUtc="2026-06-22T03:59:00Z">
        <w:r w:rsidR="004124FF">
          <w:rPr>
            <w:rFonts w:ascii="Cambria" w:hAnsi="Cambria"/>
            <w:sz w:val="28"/>
            <w:szCs w:val="28"/>
          </w:rPr>
          <w:delText xml:space="preserve">  </w:delText>
        </w:r>
      </w:del>
      <w:ins w:id="7719" w:author="Claire S" w:date="2026-05-27T13:16:00Z" w16du:dateUtc="2026-05-27T12:16:00Z">
        <w:r w:rsidR="006D1C21">
          <w:rPr>
            <w:rFonts w:ascii="Cambria" w:hAnsi="Cambria"/>
            <w:sz w:val="28"/>
            <w:szCs w:val="28"/>
          </w:rPr>
          <w:t>I</w:t>
        </w:r>
      </w:ins>
      <w:ins w:id="7720" w:author="Claire S" w:date="2026-05-27T13:17:00Z" w16du:dateUtc="2026-05-27T12:17:00Z">
        <w:r w:rsidR="006D1C21">
          <w:rPr>
            <w:rFonts w:ascii="Cambria" w:hAnsi="Cambria"/>
            <w:sz w:val="28"/>
            <w:szCs w:val="28"/>
          </w:rPr>
          <w:t>t was one of the few huge arguments they’d had in their time together.</w:t>
        </w:r>
      </w:ins>
    </w:p>
    <w:p w14:paraId="0FCCEC37" w14:textId="43309B22" w:rsidR="004633B8" w:rsidRDefault="00C7031D" w:rsidP="009E0BD7">
      <w:pPr>
        <w:spacing w:line="360" w:lineRule="auto"/>
        <w:ind w:firstLine="720"/>
        <w:contextualSpacing/>
        <w:rPr>
          <w:rFonts w:ascii="Cambria" w:hAnsi="Cambria"/>
          <w:sz w:val="28"/>
          <w:szCs w:val="28"/>
        </w:rPr>
      </w:pPr>
      <w:r>
        <w:rPr>
          <w:rFonts w:ascii="Cambria" w:hAnsi="Cambria"/>
          <w:sz w:val="28"/>
          <w:szCs w:val="28"/>
        </w:rPr>
        <w:t>‘How did he die?’</w:t>
      </w:r>
    </w:p>
    <w:p w14:paraId="62E16930" w14:textId="1C9C4426" w:rsidR="00C7031D" w:rsidRDefault="00C7031D" w:rsidP="005D020C">
      <w:pPr>
        <w:spacing w:line="360" w:lineRule="auto"/>
        <w:ind w:firstLine="720"/>
        <w:contextualSpacing/>
        <w:rPr>
          <w:rFonts w:ascii="Cambria" w:hAnsi="Cambria"/>
          <w:sz w:val="28"/>
          <w:szCs w:val="28"/>
        </w:rPr>
      </w:pPr>
      <w:r>
        <w:rPr>
          <w:rFonts w:ascii="Cambria" w:hAnsi="Cambria"/>
          <w:sz w:val="28"/>
          <w:szCs w:val="28"/>
        </w:rPr>
        <w:t>‘He</w:t>
      </w:r>
      <w:del w:id="7721" w:author="Daisy Watt" w:date="2026-06-22T06:00:00Z" w16du:dateUtc="2026-06-22T04:00:00Z">
        <w:r w:rsidR="005D020C">
          <w:rPr>
            <w:rFonts w:ascii="Cambria" w:hAnsi="Cambria"/>
            <w:sz w:val="28"/>
            <w:szCs w:val="28"/>
          </w:rPr>
          <w:delText>-</w:delText>
        </w:r>
      </w:del>
      <w:ins w:id="7722" w:author="Daisy Watt" w:date="2026-06-22T06:00:00Z" w16du:dateUtc="2026-06-22T04:00:00Z">
        <w:r w:rsidR="005A07E1">
          <w:rPr>
            <w:rFonts w:ascii="Cambria" w:hAnsi="Cambria"/>
            <w:sz w:val="28"/>
            <w:szCs w:val="28"/>
          </w:rPr>
          <w:t>…</w:t>
        </w:r>
      </w:ins>
      <w:r w:rsidR="005D020C">
        <w:rPr>
          <w:rFonts w:ascii="Cambria" w:hAnsi="Cambria"/>
          <w:sz w:val="28"/>
          <w:szCs w:val="28"/>
        </w:rPr>
        <w:t xml:space="preserve">’ </w:t>
      </w:r>
      <w:del w:id="7723" w:author="Claire S" w:date="2026-05-11T14:05:00Z" w16du:dateUtc="2026-05-11T13:05:00Z">
        <w:r w:rsidR="006C23B4">
          <w:rPr>
            <w:rFonts w:ascii="Cambria" w:hAnsi="Cambria"/>
            <w:sz w:val="28"/>
            <w:szCs w:val="28"/>
          </w:rPr>
          <w:delText>Savannah</w:delText>
        </w:r>
        <w:r w:rsidR="00F61286">
          <w:rPr>
            <w:rFonts w:ascii="Cambria" w:hAnsi="Cambria"/>
            <w:sz w:val="28"/>
            <w:szCs w:val="28"/>
          </w:rPr>
          <w:delText xml:space="preserve"> </w:delText>
        </w:r>
        <w:r w:rsidR="005D020C">
          <w:rPr>
            <w:rFonts w:ascii="Cambria" w:hAnsi="Cambria"/>
            <w:sz w:val="28"/>
            <w:szCs w:val="28"/>
          </w:rPr>
          <w:delText>thought</w:delText>
        </w:r>
      </w:del>
      <w:ins w:id="7724" w:author="Claire S" w:date="2026-07-22T11:52:00Z" w16du:dateUtc="2026-07-22T10:52:00Z">
        <w:r w:rsidR="00094E5C">
          <w:rPr>
            <w:rFonts w:ascii="Cambria" w:hAnsi="Cambria"/>
            <w:sz w:val="28"/>
            <w:szCs w:val="28"/>
          </w:rPr>
          <w:t>Scared she’d</w:t>
        </w:r>
      </w:ins>
      <w:del w:id="7725" w:author="Claire S" w:date="2026-07-22T11:52:00Z" w16du:dateUtc="2026-07-22T10:52:00Z">
        <w:r w:rsidR="005D020C" w:rsidDel="00094E5C">
          <w:rPr>
            <w:rFonts w:ascii="Cambria" w:hAnsi="Cambria"/>
            <w:sz w:val="28"/>
            <w:szCs w:val="28"/>
          </w:rPr>
          <w:delText xml:space="preserve"> she might</w:delText>
        </w:r>
      </w:del>
      <w:r w:rsidR="005D020C">
        <w:rPr>
          <w:rFonts w:ascii="Cambria" w:hAnsi="Cambria"/>
          <w:sz w:val="28"/>
          <w:szCs w:val="28"/>
        </w:rPr>
        <w:t xml:space="preserve"> hyperventilate</w:t>
      </w:r>
      <w:ins w:id="7726" w:author="Claire S" w:date="2026-05-11T14:05:00Z" w16du:dateUtc="2026-05-11T13:05:00Z">
        <w:r w:rsidR="00C50C0A">
          <w:rPr>
            <w:rFonts w:ascii="Cambria" w:hAnsi="Cambria"/>
            <w:sz w:val="28"/>
            <w:szCs w:val="28"/>
          </w:rPr>
          <w:t>, Savannah</w:t>
        </w:r>
      </w:ins>
      <w:del w:id="7727" w:author="Claire S" w:date="2026-05-11T14:05:00Z" w16du:dateUtc="2026-05-11T13:05:00Z">
        <w:r w:rsidR="005D020C" w:rsidDel="00C50C0A">
          <w:rPr>
            <w:rFonts w:ascii="Cambria" w:hAnsi="Cambria"/>
            <w:sz w:val="28"/>
            <w:szCs w:val="28"/>
          </w:rPr>
          <w:delText>.</w:delText>
        </w:r>
        <w:r w:rsidR="007055BF" w:rsidDel="00C50C0A">
          <w:rPr>
            <w:rFonts w:ascii="Cambria" w:hAnsi="Cambria"/>
            <w:sz w:val="28"/>
            <w:szCs w:val="28"/>
          </w:rPr>
          <w:delText xml:space="preserve">  S</w:delText>
        </w:r>
      </w:del>
      <w:ins w:id="7728" w:author="Claire S" w:date="2026-05-11T14:05:00Z" w16du:dateUtc="2026-05-11T13:05:00Z">
        <w:r w:rsidR="00C50C0A">
          <w:rPr>
            <w:rFonts w:ascii="Cambria" w:hAnsi="Cambria"/>
            <w:sz w:val="28"/>
            <w:szCs w:val="28"/>
          </w:rPr>
          <w:t xml:space="preserve"> s</w:t>
        </w:r>
      </w:ins>
      <w:r w:rsidR="007055BF">
        <w:rPr>
          <w:rFonts w:ascii="Cambria" w:hAnsi="Cambria"/>
          <w:sz w:val="28"/>
          <w:szCs w:val="28"/>
        </w:rPr>
        <w:t>queez</w:t>
      </w:r>
      <w:ins w:id="7729" w:author="Claire S" w:date="2026-05-11T14:05:00Z" w16du:dateUtc="2026-05-11T13:05:00Z">
        <w:r w:rsidR="00C50C0A">
          <w:rPr>
            <w:rFonts w:ascii="Cambria" w:hAnsi="Cambria"/>
            <w:sz w:val="28"/>
            <w:szCs w:val="28"/>
          </w:rPr>
          <w:t>ed</w:t>
        </w:r>
      </w:ins>
      <w:del w:id="7730" w:author="Claire S" w:date="2026-05-11T14:05:00Z" w16du:dateUtc="2026-05-11T13:05:00Z">
        <w:r w:rsidR="00525E50" w:rsidDel="00C50C0A">
          <w:rPr>
            <w:rFonts w:ascii="Cambria" w:hAnsi="Cambria"/>
            <w:sz w:val="28"/>
            <w:szCs w:val="28"/>
          </w:rPr>
          <w:delText>ing</w:delText>
        </w:r>
      </w:del>
      <w:r w:rsidR="007055BF">
        <w:rPr>
          <w:rFonts w:ascii="Cambria" w:hAnsi="Cambria"/>
          <w:sz w:val="28"/>
          <w:szCs w:val="28"/>
        </w:rPr>
        <w:t xml:space="preserve"> her knees together hard, like </w:t>
      </w:r>
      <w:ins w:id="7731" w:author="Daisy Watt" w:date="2026-06-22T06:00:00Z" w16du:dateUtc="2026-06-22T04:00:00Z">
        <w:r w:rsidR="00EC23C8">
          <w:rPr>
            <w:rFonts w:ascii="Cambria" w:hAnsi="Cambria"/>
            <w:sz w:val="28"/>
            <w:szCs w:val="28"/>
          </w:rPr>
          <w:t xml:space="preserve">she’d </w:t>
        </w:r>
        <w:del w:id="7732" w:author="Claire S" w:date="2026-07-22T11:54:00Z" w16du:dateUtc="2026-07-22T10:54:00Z">
          <w:r w:rsidR="00EC23C8" w:rsidDel="00AD0202">
            <w:rPr>
              <w:rFonts w:ascii="Cambria" w:hAnsi="Cambria"/>
              <w:sz w:val="28"/>
              <w:szCs w:val="28"/>
            </w:rPr>
            <w:delText>learned</w:delText>
          </w:r>
        </w:del>
      </w:ins>
      <w:ins w:id="7733" w:author="Claire S" w:date="2026-07-22T11:54:00Z" w16du:dateUtc="2026-07-22T10:54:00Z">
        <w:r w:rsidR="00AD0202">
          <w:rPr>
            <w:rFonts w:ascii="Cambria" w:hAnsi="Cambria"/>
            <w:sz w:val="28"/>
            <w:szCs w:val="28"/>
          </w:rPr>
          <w:t>been taught</w:t>
        </w:r>
      </w:ins>
      <w:ins w:id="7734" w:author="Daisy Watt" w:date="2026-06-22T06:00:00Z" w16du:dateUtc="2026-06-22T04:00:00Z">
        <w:r w:rsidR="00EC23C8">
          <w:rPr>
            <w:rFonts w:ascii="Cambria" w:hAnsi="Cambria"/>
            <w:sz w:val="28"/>
            <w:szCs w:val="28"/>
          </w:rPr>
          <w:t xml:space="preserve"> during </w:t>
        </w:r>
      </w:ins>
      <w:r w:rsidR="007055BF">
        <w:rPr>
          <w:rFonts w:ascii="Cambria" w:hAnsi="Cambria"/>
          <w:sz w:val="28"/>
          <w:szCs w:val="28"/>
        </w:rPr>
        <w:t>her</w:t>
      </w:r>
      <w:ins w:id="7735" w:author="Claire S" w:date="2026-05-27T13:17:00Z" w16du:dateUtc="2026-05-27T12:17:00Z">
        <w:r w:rsidR="00162500">
          <w:rPr>
            <w:rFonts w:ascii="Cambria" w:hAnsi="Cambria"/>
            <w:sz w:val="28"/>
            <w:szCs w:val="28"/>
          </w:rPr>
          <w:t xml:space="preserve"> </w:t>
        </w:r>
      </w:ins>
      <w:del w:id="7736" w:author="Claire S" w:date="2026-07-22T11:54:00Z" w16du:dateUtc="2026-07-22T10:54:00Z">
        <w:r w:rsidR="007055BF" w:rsidDel="00AD0202">
          <w:rPr>
            <w:rFonts w:ascii="Cambria" w:hAnsi="Cambria"/>
            <w:sz w:val="28"/>
            <w:szCs w:val="28"/>
          </w:rPr>
          <w:delText xml:space="preserve"> </w:delText>
        </w:r>
      </w:del>
      <w:del w:id="7737" w:author="Claire S" w:date="2026-05-11T14:06:00Z" w16du:dateUtc="2026-05-11T13:06:00Z">
        <w:r w:rsidR="007055BF">
          <w:rPr>
            <w:rFonts w:ascii="Cambria" w:hAnsi="Cambria"/>
            <w:sz w:val="28"/>
            <w:szCs w:val="28"/>
          </w:rPr>
          <w:delText xml:space="preserve">only </w:delText>
        </w:r>
      </w:del>
      <w:ins w:id="7738" w:author="Claire S" w:date="2026-05-11T14:06:00Z" w16du:dateUtc="2026-05-11T13:06:00Z">
        <w:r w:rsidR="00E93ADC">
          <w:rPr>
            <w:rFonts w:ascii="Cambria" w:hAnsi="Cambria"/>
            <w:sz w:val="28"/>
            <w:szCs w:val="28"/>
          </w:rPr>
          <w:t xml:space="preserve">brief </w:t>
        </w:r>
      </w:ins>
      <w:ins w:id="7739" w:author="Claire S" w:date="2026-05-27T13:17:00Z" w16du:dateUtc="2026-05-27T12:17:00Z">
        <w:r w:rsidR="00162500">
          <w:rPr>
            <w:rFonts w:ascii="Cambria" w:hAnsi="Cambria"/>
            <w:sz w:val="28"/>
            <w:szCs w:val="28"/>
          </w:rPr>
          <w:t>stint</w:t>
        </w:r>
      </w:ins>
      <w:ins w:id="7740" w:author="Claire S" w:date="2026-05-11T14:06:00Z" w16du:dateUtc="2026-05-11T13:06:00Z">
        <w:r w:rsidR="00E93ADC">
          <w:rPr>
            <w:rFonts w:ascii="Cambria" w:hAnsi="Cambria"/>
            <w:sz w:val="28"/>
            <w:szCs w:val="28"/>
          </w:rPr>
          <w:t xml:space="preserve"> </w:t>
        </w:r>
      </w:ins>
      <w:ins w:id="7741" w:author="Claire S" w:date="2026-05-27T13:17:00Z" w16du:dateUtc="2026-05-27T12:17:00Z">
        <w:r w:rsidR="00162500">
          <w:rPr>
            <w:rFonts w:ascii="Cambria" w:hAnsi="Cambria"/>
            <w:sz w:val="28"/>
            <w:szCs w:val="28"/>
          </w:rPr>
          <w:t>in</w:t>
        </w:r>
      </w:ins>
      <w:ins w:id="7742" w:author="Claire S" w:date="2026-05-11T14:06:00Z" w16du:dateUtc="2026-05-11T13:06:00Z">
        <w:r w:rsidR="00E93ADC">
          <w:rPr>
            <w:rFonts w:ascii="Cambria" w:hAnsi="Cambria"/>
            <w:sz w:val="28"/>
            <w:szCs w:val="28"/>
          </w:rPr>
          <w:t xml:space="preserve"> </w:t>
        </w:r>
      </w:ins>
      <w:del w:id="7743" w:author="Claire S" w:date="2026-05-11T14:06:00Z" w16du:dateUtc="2026-05-11T13:06:00Z">
        <w:r w:rsidR="007055BF">
          <w:rPr>
            <w:rFonts w:ascii="Cambria" w:hAnsi="Cambria"/>
            <w:sz w:val="28"/>
            <w:szCs w:val="28"/>
          </w:rPr>
          <w:delText xml:space="preserve">therapist </w:delText>
        </w:r>
      </w:del>
      <w:ins w:id="7744" w:author="Claire S" w:date="2026-07-22T11:53:00Z" w16du:dateUtc="2026-07-22T10:53:00Z">
        <w:r w:rsidR="006E5CD1">
          <w:rPr>
            <w:rFonts w:ascii="Cambria" w:hAnsi="Cambria"/>
            <w:sz w:val="28"/>
            <w:szCs w:val="28"/>
          </w:rPr>
          <w:t>rehab t</w:t>
        </w:r>
      </w:ins>
      <w:ins w:id="7745" w:author="Claire S" w:date="2026-05-11T14:06:00Z" w16du:dateUtc="2026-05-11T13:06:00Z">
        <w:r w:rsidR="00E93ADC">
          <w:rPr>
            <w:rFonts w:ascii="Cambria" w:hAnsi="Cambria"/>
            <w:sz w:val="28"/>
            <w:szCs w:val="28"/>
          </w:rPr>
          <w:t>herapy</w:t>
        </w:r>
        <w:del w:id="7746" w:author="Daisy Watt" w:date="2026-06-22T06:00:00Z" w16du:dateUtc="2026-06-22T04:00:00Z">
          <w:r w:rsidR="00E93ADC">
            <w:rPr>
              <w:rFonts w:ascii="Cambria" w:hAnsi="Cambria"/>
              <w:sz w:val="28"/>
              <w:szCs w:val="28"/>
            </w:rPr>
            <w:delText xml:space="preserve"> </w:delText>
          </w:r>
        </w:del>
      </w:ins>
      <w:del w:id="7747" w:author="Daisy Watt" w:date="2026-06-22T06:00:00Z" w16du:dateUtc="2026-06-22T04:00:00Z">
        <w:r w:rsidR="007055BF">
          <w:rPr>
            <w:rFonts w:ascii="Cambria" w:hAnsi="Cambria"/>
            <w:sz w:val="28"/>
            <w:szCs w:val="28"/>
          </w:rPr>
          <w:delText xml:space="preserve">had </w:delText>
        </w:r>
        <w:r w:rsidR="006C7606" w:rsidDel="00E93ADC">
          <w:rPr>
            <w:rFonts w:ascii="Cambria" w:hAnsi="Cambria"/>
            <w:sz w:val="28"/>
            <w:szCs w:val="28"/>
          </w:rPr>
          <w:delText>advi</w:delText>
        </w:r>
        <w:r w:rsidR="006C7606">
          <w:rPr>
            <w:rFonts w:ascii="Cambria" w:hAnsi="Cambria"/>
            <w:sz w:val="28"/>
            <w:szCs w:val="28"/>
          </w:rPr>
          <w:delText>s</w:delText>
        </w:r>
      </w:del>
      <w:ins w:id="7748" w:author="Claire S" w:date="2026-05-11T14:06:00Z" w16du:dateUtc="2026-05-11T13:06:00Z">
        <w:del w:id="7749" w:author="Daisy Watt" w:date="2026-06-22T06:00:00Z" w16du:dateUtc="2026-06-22T04:00:00Z">
          <w:r w:rsidR="00E93ADC">
            <w:rPr>
              <w:rFonts w:ascii="Cambria" w:hAnsi="Cambria"/>
              <w:sz w:val="28"/>
              <w:szCs w:val="28"/>
            </w:rPr>
            <w:delText>uggest</w:delText>
          </w:r>
        </w:del>
      </w:ins>
      <w:del w:id="7750" w:author="Daisy Watt" w:date="2026-06-22T06:00:00Z" w16du:dateUtc="2026-06-22T04:00:00Z">
        <w:r w:rsidR="006C7606">
          <w:rPr>
            <w:rFonts w:ascii="Cambria" w:hAnsi="Cambria"/>
            <w:sz w:val="28"/>
            <w:szCs w:val="28"/>
          </w:rPr>
          <w:delText>ed for</w:delText>
        </w:r>
        <w:r w:rsidR="007055BF">
          <w:rPr>
            <w:rFonts w:ascii="Cambria" w:hAnsi="Cambria"/>
            <w:sz w:val="28"/>
            <w:szCs w:val="28"/>
          </w:rPr>
          <w:delText xml:space="preserve"> when she felt panic</w:delText>
        </w:r>
      </w:del>
      <w:ins w:id="7751" w:author="Claire S" w:date="2026-05-11T14:06:00Z" w16du:dateUtc="2026-05-11T13:06:00Z">
        <w:r w:rsidR="000B106E">
          <w:rPr>
            <w:rFonts w:ascii="Cambria" w:hAnsi="Cambria"/>
            <w:sz w:val="28"/>
            <w:szCs w:val="28"/>
          </w:rPr>
          <w:t>.</w:t>
        </w:r>
      </w:ins>
      <w:del w:id="7752" w:author="Claire S" w:date="2026-05-11T14:06:00Z" w16du:dateUtc="2026-05-11T13:06:00Z">
        <w:r w:rsidR="007055BF" w:rsidDel="000B106E">
          <w:rPr>
            <w:rFonts w:ascii="Cambria" w:hAnsi="Cambria"/>
            <w:sz w:val="28"/>
            <w:szCs w:val="28"/>
          </w:rPr>
          <w:delText>k</w:delText>
        </w:r>
        <w:r w:rsidR="00525E50" w:rsidDel="000B106E">
          <w:rPr>
            <w:rFonts w:ascii="Cambria" w:hAnsi="Cambria"/>
            <w:sz w:val="28"/>
            <w:szCs w:val="28"/>
          </w:rPr>
          <w:delText>y,</w:delText>
        </w:r>
      </w:del>
      <w:r w:rsidR="00525E50">
        <w:rPr>
          <w:rFonts w:ascii="Cambria" w:hAnsi="Cambria"/>
          <w:sz w:val="28"/>
          <w:szCs w:val="28"/>
        </w:rPr>
        <w:t xml:space="preserve"> </w:t>
      </w:r>
      <w:ins w:id="7753" w:author="Claire S" w:date="2026-05-11T14:06:00Z" w16du:dateUtc="2026-05-11T13:06:00Z">
        <w:del w:id="7754" w:author="Daisy Watt" w:date="2026-06-22T06:00:00Z" w16du:dateUtc="2026-06-22T04:00:00Z">
          <w:r w:rsidR="006F6A36">
            <w:rPr>
              <w:rFonts w:ascii="Cambria" w:hAnsi="Cambria"/>
              <w:sz w:val="28"/>
              <w:szCs w:val="28"/>
            </w:rPr>
            <w:delText>She</w:delText>
          </w:r>
          <w:r w:rsidR="00525E50">
            <w:rPr>
              <w:rFonts w:ascii="Cambria" w:hAnsi="Cambria"/>
              <w:sz w:val="28"/>
              <w:szCs w:val="28"/>
            </w:rPr>
            <w:delText xml:space="preserve"> </w:delText>
          </w:r>
        </w:del>
      </w:ins>
      <w:del w:id="7755" w:author="Daisy Watt" w:date="2026-06-22T06:00:00Z" w16du:dateUtc="2026-06-22T04:00:00Z">
        <w:r w:rsidR="006C7606">
          <w:rPr>
            <w:rFonts w:ascii="Cambria" w:hAnsi="Cambria"/>
            <w:sz w:val="28"/>
            <w:szCs w:val="28"/>
          </w:rPr>
          <w:delText>Savannah</w:delText>
        </w:r>
        <w:r w:rsidR="00525E50">
          <w:rPr>
            <w:rFonts w:ascii="Cambria" w:hAnsi="Cambria"/>
            <w:sz w:val="28"/>
            <w:szCs w:val="28"/>
          </w:rPr>
          <w:delText xml:space="preserve"> </w:delText>
        </w:r>
        <w:r w:rsidR="00543EA0">
          <w:rPr>
            <w:rFonts w:ascii="Cambria" w:hAnsi="Cambria"/>
            <w:sz w:val="28"/>
            <w:szCs w:val="28"/>
          </w:rPr>
          <w:delText xml:space="preserve">forced </w:delText>
        </w:r>
        <w:r w:rsidR="004E7844">
          <w:rPr>
            <w:rFonts w:ascii="Cambria" w:hAnsi="Cambria"/>
            <w:sz w:val="28"/>
            <w:szCs w:val="28"/>
          </w:rPr>
          <w:delText>the words out</w:delText>
        </w:r>
        <w:r w:rsidR="007055BF">
          <w:rPr>
            <w:rFonts w:ascii="Cambria" w:hAnsi="Cambria"/>
            <w:sz w:val="28"/>
            <w:szCs w:val="28"/>
          </w:rPr>
          <w:delText>.</w:delText>
        </w:r>
        <w:r w:rsidR="005D020C">
          <w:rPr>
            <w:rFonts w:ascii="Cambria" w:hAnsi="Cambria"/>
            <w:sz w:val="28"/>
            <w:szCs w:val="28"/>
          </w:rPr>
          <w:delText xml:space="preserve"> </w:delText>
        </w:r>
      </w:del>
      <w:r w:rsidR="005D020C">
        <w:rPr>
          <w:rFonts w:ascii="Cambria" w:hAnsi="Cambria"/>
          <w:sz w:val="28"/>
          <w:szCs w:val="28"/>
        </w:rPr>
        <w:t xml:space="preserve">‘He </w:t>
      </w:r>
      <w:r>
        <w:rPr>
          <w:rFonts w:ascii="Cambria" w:hAnsi="Cambria"/>
          <w:sz w:val="28"/>
          <w:szCs w:val="28"/>
        </w:rPr>
        <w:t>killed himself</w:t>
      </w:r>
      <w:r w:rsidR="005D020C">
        <w:rPr>
          <w:rFonts w:ascii="Cambria" w:hAnsi="Cambria"/>
          <w:sz w:val="28"/>
          <w:szCs w:val="28"/>
        </w:rPr>
        <w:t>, Bel</w:t>
      </w:r>
      <w:r>
        <w:rPr>
          <w:rFonts w:ascii="Cambria" w:hAnsi="Cambria"/>
          <w:sz w:val="28"/>
          <w:szCs w:val="28"/>
        </w:rPr>
        <w:t>.</w:t>
      </w:r>
      <w:r w:rsidR="00A33406">
        <w:rPr>
          <w:rFonts w:ascii="Cambria" w:hAnsi="Cambria"/>
          <w:sz w:val="28"/>
          <w:szCs w:val="28"/>
        </w:rPr>
        <w:t xml:space="preserve"> </w:t>
      </w:r>
      <w:r w:rsidR="007055BF">
        <w:rPr>
          <w:rFonts w:ascii="Cambria" w:hAnsi="Cambria"/>
          <w:sz w:val="28"/>
          <w:szCs w:val="28"/>
        </w:rPr>
        <w:t xml:space="preserve">But </w:t>
      </w:r>
      <w:r w:rsidR="0032345E">
        <w:rPr>
          <w:rFonts w:ascii="Cambria" w:hAnsi="Cambria"/>
          <w:sz w:val="28"/>
          <w:szCs w:val="28"/>
        </w:rPr>
        <w:t>it’s even worse than tha</w:t>
      </w:r>
      <w:ins w:id="7756" w:author="Daisy Watt" w:date="2026-06-22T06:01:00Z" w16du:dateUtc="2026-06-22T04:01:00Z">
        <w:r w:rsidR="0032345E">
          <w:rPr>
            <w:rFonts w:ascii="Cambria" w:hAnsi="Cambria"/>
            <w:sz w:val="28"/>
            <w:szCs w:val="28"/>
          </w:rPr>
          <w:t>t</w:t>
        </w:r>
        <w:r w:rsidR="00102586">
          <w:rPr>
            <w:rFonts w:ascii="Cambria" w:hAnsi="Cambria"/>
            <w:sz w:val="28"/>
            <w:szCs w:val="28"/>
          </w:rPr>
          <w:t>…</w:t>
        </w:r>
      </w:ins>
      <w:del w:id="7757" w:author="Daisy Watt" w:date="2026-06-22T06:01:00Z" w16du:dateUtc="2026-06-22T04:01:00Z">
        <w:r w:rsidR="0032345E" w:rsidDel="00102586">
          <w:rPr>
            <w:rFonts w:ascii="Cambria" w:hAnsi="Cambria"/>
            <w:sz w:val="28"/>
            <w:szCs w:val="28"/>
          </w:rPr>
          <w:delText>t</w:delText>
        </w:r>
        <w:r w:rsidR="0032345E">
          <w:rPr>
            <w:rFonts w:ascii="Cambria" w:hAnsi="Cambria"/>
            <w:sz w:val="28"/>
            <w:szCs w:val="28"/>
          </w:rPr>
          <w:delText xml:space="preserve"> </w:delText>
        </w:r>
        <w:r w:rsidR="00A33406">
          <w:rPr>
            <w:rFonts w:ascii="Cambria" w:hAnsi="Cambria"/>
            <w:sz w:val="28"/>
            <w:szCs w:val="28"/>
          </w:rPr>
          <w:delText>-</w:delText>
        </w:r>
      </w:del>
      <w:r>
        <w:rPr>
          <w:rFonts w:ascii="Cambria" w:hAnsi="Cambria"/>
          <w:sz w:val="28"/>
          <w:szCs w:val="28"/>
        </w:rPr>
        <w:t>’</w:t>
      </w:r>
      <w:r w:rsidR="00A33406">
        <w:rPr>
          <w:rFonts w:ascii="Cambria" w:hAnsi="Cambria"/>
          <w:sz w:val="28"/>
          <w:szCs w:val="28"/>
        </w:rPr>
        <w:t xml:space="preserve"> </w:t>
      </w:r>
      <w:del w:id="7758" w:author="Daisy Watt" w:date="2026-06-22T06:01:00Z" w16du:dateUtc="2026-06-22T04:01:00Z">
        <w:r w:rsidR="006C7606" w:rsidDel="00102586">
          <w:rPr>
            <w:rFonts w:ascii="Cambria" w:hAnsi="Cambria"/>
            <w:sz w:val="28"/>
            <w:szCs w:val="28"/>
          </w:rPr>
          <w:delText>s</w:delText>
        </w:r>
      </w:del>
      <w:ins w:id="7759" w:author="Daisy Watt" w:date="2026-06-22T06:01:00Z" w16du:dateUtc="2026-06-22T04:01:00Z">
        <w:r w:rsidR="00102586">
          <w:rPr>
            <w:rFonts w:ascii="Cambria" w:hAnsi="Cambria"/>
            <w:sz w:val="28"/>
            <w:szCs w:val="28"/>
          </w:rPr>
          <w:t>S</w:t>
        </w:r>
      </w:ins>
      <w:r w:rsidR="006C23B4">
        <w:rPr>
          <w:rFonts w:ascii="Cambria" w:hAnsi="Cambria"/>
          <w:sz w:val="28"/>
          <w:szCs w:val="28"/>
        </w:rPr>
        <w:t>h</w:t>
      </w:r>
      <w:r w:rsidR="006C7606">
        <w:rPr>
          <w:rFonts w:ascii="Cambria" w:hAnsi="Cambria"/>
          <w:sz w:val="28"/>
          <w:szCs w:val="28"/>
        </w:rPr>
        <w:t>e</w:t>
      </w:r>
      <w:r w:rsidR="00F61286">
        <w:rPr>
          <w:rFonts w:ascii="Cambria" w:hAnsi="Cambria"/>
          <w:sz w:val="28"/>
          <w:szCs w:val="28"/>
        </w:rPr>
        <w:t xml:space="preserve"> </w:t>
      </w:r>
      <w:r w:rsidR="00A33406">
        <w:rPr>
          <w:rFonts w:ascii="Cambria" w:hAnsi="Cambria"/>
          <w:sz w:val="28"/>
          <w:szCs w:val="28"/>
        </w:rPr>
        <w:t>dropp</w:t>
      </w:r>
      <w:r w:rsidR="00525E50">
        <w:rPr>
          <w:rFonts w:ascii="Cambria" w:hAnsi="Cambria"/>
          <w:sz w:val="28"/>
          <w:szCs w:val="28"/>
        </w:rPr>
        <w:t>ed</w:t>
      </w:r>
      <w:r w:rsidR="00A33406">
        <w:rPr>
          <w:rFonts w:ascii="Cambria" w:hAnsi="Cambria"/>
          <w:sz w:val="28"/>
          <w:szCs w:val="28"/>
        </w:rPr>
        <w:t xml:space="preserve"> her voice.</w:t>
      </w:r>
      <w:r w:rsidR="0032345E">
        <w:rPr>
          <w:rFonts w:ascii="Cambria" w:hAnsi="Cambria"/>
          <w:sz w:val="28"/>
          <w:szCs w:val="28"/>
        </w:rPr>
        <w:t xml:space="preserve"> ‘His note said </w:t>
      </w:r>
      <w:del w:id="7760" w:author="Daisy Watt" w:date="2026-06-22T06:01:00Z" w16du:dateUtc="2026-06-22T04:01:00Z">
        <w:r w:rsidR="0032345E">
          <w:rPr>
            <w:rFonts w:ascii="Cambria" w:hAnsi="Cambria"/>
            <w:sz w:val="28"/>
            <w:szCs w:val="28"/>
          </w:rPr>
          <w:delText>‘</w:delText>
        </w:r>
        <w:r w:rsidR="00120A66" w:rsidDel="00865473">
          <w:rPr>
            <w:rFonts w:ascii="Cambria" w:hAnsi="Cambria"/>
            <w:i/>
            <w:iCs/>
            <w:sz w:val="28"/>
            <w:szCs w:val="28"/>
          </w:rPr>
          <w:delText>S</w:delText>
        </w:r>
      </w:del>
      <w:ins w:id="7761" w:author="Daisy Watt" w:date="2026-06-22T06:01:00Z" w16du:dateUtc="2026-06-22T04:01:00Z">
        <w:r w:rsidR="00865473">
          <w:rPr>
            <w:rFonts w:ascii="Cambria" w:hAnsi="Cambria"/>
            <w:i/>
            <w:iCs/>
            <w:sz w:val="28"/>
            <w:szCs w:val="28"/>
          </w:rPr>
          <w:t>s</w:t>
        </w:r>
      </w:ins>
      <w:r w:rsidR="0032345E" w:rsidRPr="005D020C">
        <w:rPr>
          <w:rFonts w:ascii="Cambria" w:hAnsi="Cambria"/>
          <w:i/>
          <w:iCs/>
          <w:sz w:val="28"/>
          <w:szCs w:val="28"/>
        </w:rPr>
        <w:t>he broke my heart</w:t>
      </w:r>
      <w:r w:rsidR="0032345E">
        <w:rPr>
          <w:rFonts w:ascii="Cambria" w:hAnsi="Cambria"/>
          <w:sz w:val="28"/>
          <w:szCs w:val="28"/>
        </w:rPr>
        <w:t>.’</w:t>
      </w:r>
    </w:p>
    <w:p w14:paraId="4D293438" w14:textId="26675738" w:rsidR="00754301" w:rsidRDefault="00C7031D" w:rsidP="00754301">
      <w:pPr>
        <w:spacing w:line="360" w:lineRule="auto"/>
        <w:ind w:firstLine="720"/>
        <w:contextualSpacing/>
        <w:rPr>
          <w:rFonts w:ascii="Cambria" w:hAnsi="Cambria"/>
          <w:sz w:val="28"/>
          <w:szCs w:val="28"/>
        </w:rPr>
      </w:pPr>
      <w:r>
        <w:rPr>
          <w:rFonts w:ascii="Cambria" w:hAnsi="Cambria"/>
          <w:sz w:val="28"/>
          <w:szCs w:val="28"/>
        </w:rPr>
        <w:t>‘</w:t>
      </w:r>
      <w:r w:rsidR="00074062">
        <w:rPr>
          <w:rFonts w:ascii="Cambria" w:hAnsi="Cambria"/>
          <w:sz w:val="28"/>
          <w:szCs w:val="28"/>
        </w:rPr>
        <w:t>M</w:t>
      </w:r>
      <w:r>
        <w:rPr>
          <w:rFonts w:ascii="Cambria" w:hAnsi="Cambria"/>
          <w:sz w:val="28"/>
          <w:szCs w:val="28"/>
        </w:rPr>
        <w:t>y God</w:t>
      </w:r>
      <w:r w:rsidR="0032345E">
        <w:rPr>
          <w:rFonts w:ascii="Cambria" w:hAnsi="Cambria"/>
          <w:sz w:val="28"/>
          <w:szCs w:val="28"/>
        </w:rPr>
        <w:t>!</w:t>
      </w:r>
      <w:r w:rsidR="00754301">
        <w:rPr>
          <w:rFonts w:ascii="Cambria" w:hAnsi="Cambria"/>
          <w:sz w:val="28"/>
          <w:szCs w:val="28"/>
        </w:rPr>
        <w:t>’ Bella breathed. ‘</w:t>
      </w:r>
      <w:r w:rsidR="00EF08D9" w:rsidRPr="00183E42">
        <w:rPr>
          <w:rFonts w:ascii="Cambria" w:hAnsi="Cambria"/>
          <w:sz w:val="28"/>
          <w:szCs w:val="28"/>
        </w:rPr>
        <w:t>P</w:t>
      </w:r>
      <w:r w:rsidR="00754301" w:rsidRPr="00183E42">
        <w:rPr>
          <w:rFonts w:ascii="Cambria" w:hAnsi="Cambria"/>
          <w:sz w:val="28"/>
          <w:szCs w:val="28"/>
        </w:rPr>
        <w:t>oor man</w:t>
      </w:r>
      <w:r w:rsidR="0032345E" w:rsidRPr="00183E42">
        <w:rPr>
          <w:rFonts w:ascii="Cambria" w:hAnsi="Cambria"/>
          <w:sz w:val="28"/>
          <w:szCs w:val="28"/>
        </w:rPr>
        <w:t>.</w:t>
      </w:r>
      <w:r w:rsidR="0032345E">
        <w:rPr>
          <w:rFonts w:ascii="Cambria" w:hAnsi="Cambria"/>
          <w:sz w:val="28"/>
          <w:szCs w:val="28"/>
        </w:rPr>
        <w:t xml:space="preserve"> </w:t>
      </w:r>
      <w:ins w:id="7762" w:author="Claire S" w:date="2026-05-11T14:06:00Z" w16du:dateUtc="2026-05-11T13:06:00Z">
        <w:r w:rsidR="00592F4D">
          <w:rPr>
            <w:rFonts w:ascii="Cambria" w:hAnsi="Cambria"/>
            <w:sz w:val="28"/>
            <w:szCs w:val="28"/>
          </w:rPr>
          <w:t>What did</w:t>
        </w:r>
      </w:ins>
      <w:del w:id="7763" w:author="Claire S" w:date="2026-05-11T14:06:00Z" w16du:dateUtc="2026-05-11T13:06:00Z">
        <w:r w:rsidR="00FB5441">
          <w:rPr>
            <w:rFonts w:ascii="Cambria" w:hAnsi="Cambria"/>
            <w:sz w:val="28"/>
            <w:szCs w:val="28"/>
          </w:rPr>
          <w:delText>Did</w:delText>
        </w:r>
      </w:del>
      <w:r w:rsidR="0032345E">
        <w:rPr>
          <w:rFonts w:ascii="Cambria" w:hAnsi="Cambria"/>
          <w:sz w:val="28"/>
          <w:szCs w:val="28"/>
        </w:rPr>
        <w:t xml:space="preserve"> you do</w:t>
      </w:r>
      <w:del w:id="7764" w:author="Claire S" w:date="2026-05-11T14:06:00Z" w16du:dateUtc="2026-05-11T13:06:00Z">
        <w:r w:rsidR="00074062">
          <w:rPr>
            <w:rFonts w:ascii="Cambria" w:hAnsi="Cambria"/>
            <w:sz w:val="28"/>
            <w:szCs w:val="28"/>
          </w:rPr>
          <w:delText xml:space="preserve"> </w:delText>
        </w:r>
        <w:r w:rsidR="00FB5441">
          <w:rPr>
            <w:rFonts w:ascii="Cambria" w:hAnsi="Cambria"/>
            <w:sz w:val="28"/>
            <w:szCs w:val="28"/>
          </w:rPr>
          <w:delText>something</w:delText>
        </w:r>
      </w:del>
      <w:r w:rsidR="00FB5441">
        <w:rPr>
          <w:rFonts w:ascii="Cambria" w:hAnsi="Cambria"/>
          <w:sz w:val="28"/>
          <w:szCs w:val="28"/>
        </w:rPr>
        <w:t xml:space="preserve"> </w:t>
      </w:r>
      <w:r w:rsidR="00074062">
        <w:rPr>
          <w:rFonts w:ascii="Cambria" w:hAnsi="Cambria"/>
          <w:sz w:val="28"/>
          <w:szCs w:val="28"/>
        </w:rPr>
        <w:t xml:space="preserve">to push him </w:t>
      </w:r>
      <w:r w:rsidR="00120A66">
        <w:rPr>
          <w:rFonts w:ascii="Cambria" w:hAnsi="Cambria"/>
          <w:sz w:val="28"/>
          <w:szCs w:val="28"/>
        </w:rPr>
        <w:t xml:space="preserve">over </w:t>
      </w:r>
      <w:r w:rsidR="00074062">
        <w:rPr>
          <w:rFonts w:ascii="Cambria" w:hAnsi="Cambria"/>
          <w:sz w:val="28"/>
          <w:szCs w:val="28"/>
        </w:rPr>
        <w:t>the edge</w:t>
      </w:r>
      <w:r w:rsidR="00754301">
        <w:rPr>
          <w:rFonts w:ascii="Cambria" w:hAnsi="Cambria"/>
          <w:sz w:val="28"/>
          <w:szCs w:val="28"/>
        </w:rPr>
        <w:t>?’</w:t>
      </w:r>
    </w:p>
    <w:p w14:paraId="19EF25D9" w14:textId="7932E2EB" w:rsidR="007D6265" w:rsidRDefault="00074062" w:rsidP="009400C9">
      <w:pPr>
        <w:spacing w:line="360" w:lineRule="auto"/>
        <w:ind w:firstLine="720"/>
        <w:contextualSpacing/>
        <w:rPr>
          <w:rFonts w:ascii="Cambria" w:hAnsi="Cambria"/>
          <w:sz w:val="28"/>
          <w:szCs w:val="28"/>
        </w:rPr>
      </w:pPr>
      <w:r>
        <w:rPr>
          <w:rFonts w:ascii="Cambria" w:hAnsi="Cambria"/>
          <w:sz w:val="28"/>
          <w:szCs w:val="28"/>
        </w:rPr>
        <w:t>‘</w:t>
      </w:r>
      <w:del w:id="7765" w:author="Claire S" w:date="2026-05-11T14:06:00Z" w16du:dateUtc="2026-05-11T13:06:00Z">
        <w:r w:rsidR="006C7606">
          <w:rPr>
            <w:rFonts w:ascii="Cambria" w:hAnsi="Cambria"/>
            <w:sz w:val="28"/>
            <w:szCs w:val="28"/>
          </w:rPr>
          <w:delText xml:space="preserve">Really? </w:delText>
        </w:r>
      </w:del>
      <w:del w:id="7766" w:author="Claire S" w:date="2026-07-22T11:54:00Z" w16du:dateUtc="2026-07-22T10:54:00Z">
        <w:r w:rsidDel="00D93D0B">
          <w:rPr>
            <w:rFonts w:ascii="Cambria" w:hAnsi="Cambria"/>
            <w:sz w:val="28"/>
            <w:szCs w:val="28"/>
          </w:rPr>
          <w:delText>Oh</w:delText>
        </w:r>
      </w:del>
      <w:ins w:id="7767" w:author="Claire S" w:date="2026-07-22T11:54:00Z" w16du:dateUtc="2026-07-22T10:54:00Z">
        <w:r w:rsidR="00D93D0B">
          <w:rPr>
            <w:rFonts w:ascii="Cambria" w:hAnsi="Cambria"/>
            <w:sz w:val="28"/>
            <w:szCs w:val="28"/>
          </w:rPr>
          <w:t>Really</w:t>
        </w:r>
      </w:ins>
      <w:ins w:id="7768" w:author="Claire S" w:date="2026-07-22T11:55:00Z" w16du:dateUtc="2026-07-22T10:55:00Z">
        <w:r w:rsidR="00076E70">
          <w:rPr>
            <w:rFonts w:ascii="Cambria" w:hAnsi="Cambria"/>
            <w:sz w:val="28"/>
            <w:szCs w:val="28"/>
          </w:rPr>
          <w:t>, Bella</w:t>
        </w:r>
      </w:ins>
      <w:ins w:id="7769" w:author="Claire S" w:date="2026-07-22T11:54:00Z" w16du:dateUtc="2026-07-22T10:54:00Z">
        <w:r w:rsidR="00D93D0B">
          <w:rPr>
            <w:rFonts w:ascii="Cambria" w:hAnsi="Cambria"/>
            <w:sz w:val="28"/>
            <w:szCs w:val="28"/>
          </w:rPr>
          <w:t xml:space="preserve">? </w:t>
        </w:r>
      </w:ins>
      <w:ins w:id="7770" w:author="Claire S" w:date="2026-07-22T11:55:00Z" w16du:dateUtc="2026-07-22T10:55:00Z">
        <w:r w:rsidR="00076E70">
          <w:rPr>
            <w:rFonts w:ascii="Cambria" w:hAnsi="Cambria"/>
            <w:sz w:val="28"/>
            <w:szCs w:val="28"/>
          </w:rPr>
          <w:t xml:space="preserve">Just </w:t>
        </w:r>
      </w:ins>
      <w:del w:id="7771" w:author="Claire S" w:date="2026-07-22T11:55:00Z" w16du:dateUtc="2026-07-22T10:55:00Z">
        <w:r w:rsidR="005C7A2A" w:rsidDel="00076E70">
          <w:rPr>
            <w:rFonts w:ascii="Cambria" w:hAnsi="Cambria"/>
            <w:sz w:val="28"/>
            <w:szCs w:val="28"/>
          </w:rPr>
          <w:delText>,</w:delText>
        </w:r>
        <w:r w:rsidDel="00076E70">
          <w:rPr>
            <w:rFonts w:ascii="Cambria" w:hAnsi="Cambria"/>
            <w:sz w:val="28"/>
            <w:szCs w:val="28"/>
          </w:rPr>
          <w:delText xml:space="preserve"> </w:delText>
        </w:r>
        <w:r w:rsidR="00DF6A8F" w:rsidDel="00076E70">
          <w:rPr>
            <w:rFonts w:ascii="Cambria" w:hAnsi="Cambria"/>
            <w:sz w:val="28"/>
            <w:szCs w:val="28"/>
          </w:rPr>
          <w:delText xml:space="preserve">do </w:delText>
        </w:r>
      </w:del>
      <w:r>
        <w:rPr>
          <w:rFonts w:ascii="Cambria" w:hAnsi="Cambria"/>
          <w:sz w:val="28"/>
          <w:szCs w:val="28"/>
        </w:rPr>
        <w:t xml:space="preserve">piss off.’ </w:t>
      </w:r>
      <w:r w:rsidR="006C23B4">
        <w:rPr>
          <w:rFonts w:ascii="Cambria" w:hAnsi="Cambria"/>
          <w:sz w:val="28"/>
          <w:szCs w:val="28"/>
        </w:rPr>
        <w:t>Savannah</w:t>
      </w:r>
      <w:r w:rsidR="00F61286">
        <w:rPr>
          <w:rFonts w:ascii="Cambria" w:hAnsi="Cambria"/>
          <w:sz w:val="28"/>
          <w:szCs w:val="28"/>
        </w:rPr>
        <w:t xml:space="preserve"> </w:t>
      </w:r>
      <w:r w:rsidR="00EF08D9">
        <w:rPr>
          <w:rFonts w:ascii="Cambria" w:hAnsi="Cambria"/>
          <w:sz w:val="28"/>
          <w:szCs w:val="28"/>
        </w:rPr>
        <w:t>chucked her</w:t>
      </w:r>
      <w:r>
        <w:rPr>
          <w:rFonts w:ascii="Cambria" w:hAnsi="Cambria"/>
          <w:sz w:val="28"/>
          <w:szCs w:val="28"/>
        </w:rPr>
        <w:t xml:space="preserve"> phone in</w:t>
      </w:r>
      <w:r w:rsidR="00EF08D9">
        <w:rPr>
          <w:rFonts w:ascii="Cambria" w:hAnsi="Cambria"/>
          <w:sz w:val="28"/>
          <w:szCs w:val="28"/>
        </w:rPr>
        <w:t>to</w:t>
      </w:r>
      <w:r>
        <w:rPr>
          <w:rFonts w:ascii="Cambria" w:hAnsi="Cambria"/>
          <w:sz w:val="28"/>
          <w:szCs w:val="28"/>
        </w:rPr>
        <w:t xml:space="preserve"> her bag</w:t>
      </w:r>
      <w:r w:rsidR="005C7A2A">
        <w:rPr>
          <w:rFonts w:ascii="Cambria" w:hAnsi="Cambria"/>
          <w:sz w:val="28"/>
          <w:szCs w:val="28"/>
        </w:rPr>
        <w:t xml:space="preserve"> </w:t>
      </w:r>
      <w:r w:rsidR="00120A66">
        <w:rPr>
          <w:rFonts w:ascii="Cambria" w:hAnsi="Cambria"/>
          <w:sz w:val="28"/>
          <w:szCs w:val="28"/>
        </w:rPr>
        <w:t xml:space="preserve">without even disconnecting the call.  </w:t>
      </w:r>
    </w:p>
    <w:p w14:paraId="0450197A" w14:textId="3382B575" w:rsidR="00074062" w:rsidRDefault="007D6265" w:rsidP="007D6265">
      <w:pPr>
        <w:spacing w:line="360" w:lineRule="auto"/>
        <w:ind w:firstLine="720"/>
        <w:contextualSpacing/>
        <w:rPr>
          <w:rFonts w:ascii="Cambria" w:hAnsi="Cambria"/>
          <w:sz w:val="28"/>
          <w:szCs w:val="28"/>
        </w:rPr>
      </w:pPr>
      <w:r>
        <w:rPr>
          <w:rFonts w:ascii="Cambria" w:hAnsi="Cambria"/>
          <w:sz w:val="28"/>
          <w:szCs w:val="28"/>
        </w:rPr>
        <w:t xml:space="preserve">In the seat in front of her, </w:t>
      </w:r>
      <w:r w:rsidR="005C7A2A">
        <w:rPr>
          <w:rFonts w:ascii="Cambria" w:hAnsi="Cambria"/>
          <w:sz w:val="28"/>
          <w:szCs w:val="28"/>
        </w:rPr>
        <w:t>Danvers</w:t>
      </w:r>
      <w:r w:rsidR="00F61286">
        <w:rPr>
          <w:rFonts w:ascii="Cambria" w:hAnsi="Cambria"/>
          <w:sz w:val="28"/>
          <w:szCs w:val="28"/>
        </w:rPr>
        <w:t>’</w:t>
      </w:r>
      <w:r w:rsidR="005C7A2A">
        <w:rPr>
          <w:rFonts w:ascii="Cambria" w:hAnsi="Cambria"/>
          <w:sz w:val="28"/>
          <w:szCs w:val="28"/>
        </w:rPr>
        <w:t xml:space="preserve"> </w:t>
      </w:r>
      <w:r w:rsidR="00120A66">
        <w:rPr>
          <w:rFonts w:ascii="Cambria" w:hAnsi="Cambria"/>
          <w:sz w:val="28"/>
          <w:szCs w:val="28"/>
        </w:rPr>
        <w:t>ears</w:t>
      </w:r>
      <w:r w:rsidR="005C7A2A">
        <w:rPr>
          <w:rFonts w:ascii="Cambria" w:hAnsi="Cambria"/>
          <w:sz w:val="28"/>
          <w:szCs w:val="28"/>
        </w:rPr>
        <w:t xml:space="preserve"> </w:t>
      </w:r>
      <w:r w:rsidR="00DF6A8F">
        <w:rPr>
          <w:rFonts w:ascii="Cambria" w:hAnsi="Cambria"/>
          <w:sz w:val="28"/>
          <w:szCs w:val="28"/>
        </w:rPr>
        <w:t xml:space="preserve">were </w:t>
      </w:r>
      <w:r w:rsidR="005C7A2A">
        <w:rPr>
          <w:rFonts w:ascii="Cambria" w:hAnsi="Cambria"/>
          <w:sz w:val="28"/>
          <w:szCs w:val="28"/>
        </w:rPr>
        <w:t>turning red</w:t>
      </w:r>
      <w:r>
        <w:rPr>
          <w:rFonts w:ascii="Cambria" w:hAnsi="Cambria"/>
          <w:sz w:val="28"/>
          <w:szCs w:val="28"/>
        </w:rPr>
        <w:t>.</w:t>
      </w:r>
    </w:p>
    <w:p w14:paraId="4EC324FD" w14:textId="61ABDFEF" w:rsidR="00754301" w:rsidRDefault="00421849" w:rsidP="009E0BD7">
      <w:pPr>
        <w:spacing w:line="360" w:lineRule="auto"/>
        <w:ind w:firstLine="720"/>
        <w:contextualSpacing/>
        <w:rPr>
          <w:rFonts w:ascii="Cambria" w:hAnsi="Cambria"/>
          <w:sz w:val="28"/>
          <w:szCs w:val="28"/>
        </w:rPr>
      </w:pPr>
      <w:r>
        <w:rPr>
          <w:rFonts w:ascii="Cambria" w:hAnsi="Cambria"/>
          <w:sz w:val="28"/>
          <w:szCs w:val="28"/>
        </w:rPr>
        <w:t>But t</w:t>
      </w:r>
      <w:r w:rsidR="00120A66">
        <w:rPr>
          <w:rFonts w:ascii="Cambria" w:hAnsi="Cambria"/>
          <w:sz w:val="28"/>
          <w:szCs w:val="28"/>
        </w:rPr>
        <w:t xml:space="preserve">he truth was, </w:t>
      </w:r>
      <w:r w:rsidR="00754301">
        <w:rPr>
          <w:rFonts w:ascii="Cambria" w:hAnsi="Cambria"/>
          <w:sz w:val="28"/>
          <w:szCs w:val="28"/>
        </w:rPr>
        <w:t xml:space="preserve">Bella had only said what </w:t>
      </w:r>
      <w:del w:id="7772" w:author="Claire S" w:date="2026-05-27T13:17:00Z" w16du:dateUtc="2026-05-27T12:17:00Z">
        <w:r w:rsidR="00754301" w:rsidDel="00A21DFA">
          <w:rPr>
            <w:rFonts w:ascii="Cambria" w:hAnsi="Cambria"/>
            <w:sz w:val="28"/>
            <w:szCs w:val="28"/>
          </w:rPr>
          <w:delText xml:space="preserve">she </w:delText>
        </w:r>
      </w:del>
      <w:ins w:id="7773" w:author="Claire S" w:date="2026-05-27T13:17:00Z" w16du:dateUtc="2026-05-27T12:17:00Z">
        <w:r w:rsidR="00A21DFA">
          <w:rPr>
            <w:rFonts w:ascii="Cambria" w:hAnsi="Cambria"/>
            <w:sz w:val="28"/>
            <w:szCs w:val="28"/>
          </w:rPr>
          <w:t xml:space="preserve">Savannah </w:t>
        </w:r>
      </w:ins>
      <w:r w:rsidR="00754301">
        <w:rPr>
          <w:rFonts w:ascii="Cambria" w:hAnsi="Cambria"/>
          <w:sz w:val="28"/>
          <w:szCs w:val="28"/>
        </w:rPr>
        <w:t>was already thinking.</w:t>
      </w:r>
    </w:p>
    <w:p w14:paraId="570DC872" w14:textId="77777777" w:rsidR="00A21DFA" w:rsidRDefault="00A21DFA" w:rsidP="00653C26">
      <w:pPr>
        <w:spacing w:line="360" w:lineRule="auto"/>
        <w:contextualSpacing/>
        <w:rPr>
          <w:ins w:id="7774" w:author="Claire S" w:date="2026-05-27T13:18:00Z" w16du:dateUtc="2026-05-27T12:18:00Z"/>
          <w:rFonts w:ascii="Cambria" w:hAnsi="Cambria"/>
          <w:sz w:val="28"/>
          <w:szCs w:val="28"/>
        </w:rPr>
      </w:pPr>
    </w:p>
    <w:p w14:paraId="20B0C83B" w14:textId="0D21718C" w:rsidR="00341D2F" w:rsidRDefault="00341D2F" w:rsidP="00653C26">
      <w:pPr>
        <w:spacing w:line="360" w:lineRule="auto"/>
        <w:contextualSpacing/>
        <w:rPr>
          <w:rFonts w:ascii="Cambria" w:hAnsi="Cambria"/>
          <w:sz w:val="28"/>
          <w:szCs w:val="28"/>
        </w:rPr>
      </w:pPr>
      <w:r>
        <w:rPr>
          <w:rFonts w:ascii="Cambria" w:hAnsi="Cambria"/>
          <w:sz w:val="28"/>
          <w:szCs w:val="28"/>
        </w:rPr>
        <w:t>*</w:t>
      </w:r>
    </w:p>
    <w:p w14:paraId="239D6283" w14:textId="3712DEF9" w:rsidR="004E7844" w:rsidRDefault="00341D2F" w:rsidP="00341D2F">
      <w:pPr>
        <w:spacing w:line="360" w:lineRule="auto"/>
        <w:contextualSpacing/>
        <w:rPr>
          <w:rFonts w:ascii="Cambria" w:hAnsi="Cambria"/>
          <w:sz w:val="28"/>
          <w:szCs w:val="28"/>
        </w:rPr>
      </w:pPr>
      <w:r>
        <w:rPr>
          <w:rFonts w:ascii="Cambria" w:hAnsi="Cambria"/>
          <w:sz w:val="28"/>
          <w:szCs w:val="28"/>
        </w:rPr>
        <w:t xml:space="preserve">At home, </w:t>
      </w:r>
      <w:r w:rsidR="006C23B4">
        <w:rPr>
          <w:rFonts w:ascii="Cambria" w:hAnsi="Cambria"/>
          <w:sz w:val="28"/>
          <w:szCs w:val="28"/>
        </w:rPr>
        <w:t>Savannah</w:t>
      </w:r>
      <w:r w:rsidR="00421849">
        <w:rPr>
          <w:rFonts w:ascii="Cambria" w:hAnsi="Cambria"/>
          <w:sz w:val="28"/>
          <w:szCs w:val="28"/>
        </w:rPr>
        <w:t xml:space="preserve"> took a scalding</w:t>
      </w:r>
      <w:r w:rsidR="00F61286">
        <w:rPr>
          <w:rFonts w:ascii="Cambria" w:hAnsi="Cambria"/>
          <w:sz w:val="28"/>
          <w:szCs w:val="28"/>
        </w:rPr>
        <w:t xml:space="preserve"> </w:t>
      </w:r>
      <w:r w:rsidR="00F47E27">
        <w:rPr>
          <w:rFonts w:ascii="Cambria" w:hAnsi="Cambria"/>
          <w:sz w:val="28"/>
          <w:szCs w:val="28"/>
        </w:rPr>
        <w:t>shower</w:t>
      </w:r>
      <w:r w:rsidR="00421849">
        <w:rPr>
          <w:rFonts w:ascii="Cambria" w:hAnsi="Cambria"/>
          <w:sz w:val="28"/>
          <w:szCs w:val="28"/>
        </w:rPr>
        <w:t xml:space="preserve"> </w:t>
      </w:r>
      <w:r w:rsidR="00F47E27">
        <w:rPr>
          <w:rFonts w:ascii="Cambria" w:hAnsi="Cambria"/>
          <w:sz w:val="28"/>
          <w:szCs w:val="28"/>
        </w:rPr>
        <w:t>and put</w:t>
      </w:r>
      <w:ins w:id="7775" w:author="Daisy Watt" w:date="2026-06-22T06:03:00Z" w16du:dateUtc="2026-06-22T04:03:00Z">
        <w:r w:rsidR="00F47E27">
          <w:rPr>
            <w:rFonts w:ascii="Cambria" w:hAnsi="Cambria"/>
            <w:sz w:val="28"/>
            <w:szCs w:val="28"/>
          </w:rPr>
          <w:t xml:space="preserve"> </w:t>
        </w:r>
        <w:r w:rsidR="00FB4264">
          <w:rPr>
            <w:rFonts w:ascii="Cambria" w:hAnsi="Cambria"/>
            <w:sz w:val="28"/>
            <w:szCs w:val="28"/>
          </w:rPr>
          <w:t>on</w:t>
        </w:r>
      </w:ins>
      <w:r w:rsidR="00F47E27">
        <w:rPr>
          <w:rFonts w:ascii="Cambria" w:hAnsi="Cambria"/>
          <w:sz w:val="28"/>
          <w:szCs w:val="28"/>
        </w:rPr>
        <w:t xml:space="preserve"> her</w:t>
      </w:r>
      <w:r w:rsidR="009D7FEE">
        <w:rPr>
          <w:rFonts w:ascii="Cambria" w:hAnsi="Cambria"/>
          <w:sz w:val="28"/>
          <w:szCs w:val="28"/>
        </w:rPr>
        <w:t xml:space="preserve"> cashmere</w:t>
      </w:r>
      <w:r w:rsidR="00F47E27">
        <w:rPr>
          <w:rFonts w:ascii="Cambria" w:hAnsi="Cambria"/>
          <w:sz w:val="28"/>
          <w:szCs w:val="28"/>
        </w:rPr>
        <w:t xml:space="preserve"> comfies</w:t>
      </w:r>
      <w:del w:id="7776" w:author="Daisy Watt" w:date="2026-06-22T06:03:00Z" w16du:dateUtc="2026-06-22T04:03:00Z">
        <w:r w:rsidR="00F47E27">
          <w:rPr>
            <w:rFonts w:ascii="Cambria" w:hAnsi="Cambria"/>
            <w:sz w:val="28"/>
            <w:szCs w:val="28"/>
          </w:rPr>
          <w:delText xml:space="preserve"> on</w:delText>
        </w:r>
      </w:del>
      <w:r w:rsidR="00241CFA">
        <w:rPr>
          <w:rFonts w:ascii="Cambria" w:hAnsi="Cambria"/>
          <w:sz w:val="28"/>
          <w:szCs w:val="28"/>
        </w:rPr>
        <w:t>, trying not to think about Dex’s clothes hanging in his dressing</w:t>
      </w:r>
      <w:ins w:id="7777" w:author="Daisy Watt" w:date="2026-06-22T06:03:00Z" w16du:dateUtc="2026-06-22T04:03:00Z">
        <w:r w:rsidR="00F40CFB">
          <w:rPr>
            <w:rFonts w:ascii="Cambria" w:hAnsi="Cambria"/>
            <w:sz w:val="28"/>
            <w:szCs w:val="28"/>
          </w:rPr>
          <w:t xml:space="preserve"> </w:t>
        </w:r>
      </w:ins>
      <w:del w:id="7778" w:author="Daisy Watt" w:date="2026-06-22T06:03:00Z" w16du:dateUtc="2026-06-22T04:03:00Z">
        <w:r w:rsidR="00241CFA">
          <w:rPr>
            <w:rFonts w:ascii="Cambria" w:hAnsi="Cambria"/>
            <w:sz w:val="28"/>
            <w:szCs w:val="28"/>
          </w:rPr>
          <w:delText>-</w:delText>
        </w:r>
      </w:del>
      <w:r w:rsidR="00241CFA">
        <w:rPr>
          <w:rFonts w:ascii="Cambria" w:hAnsi="Cambria"/>
          <w:sz w:val="28"/>
          <w:szCs w:val="28"/>
        </w:rPr>
        <w:t>room next door</w:t>
      </w:r>
      <w:r w:rsidR="009D7FEE">
        <w:rPr>
          <w:rFonts w:ascii="Cambria" w:hAnsi="Cambria"/>
          <w:sz w:val="28"/>
          <w:szCs w:val="28"/>
        </w:rPr>
        <w:t xml:space="preserve">.  </w:t>
      </w:r>
    </w:p>
    <w:p w14:paraId="4CD59EA3" w14:textId="5607E338" w:rsidR="00B82183" w:rsidRDefault="00003B07" w:rsidP="000C75AB">
      <w:pPr>
        <w:spacing w:line="360" w:lineRule="auto"/>
        <w:ind w:firstLine="720"/>
        <w:contextualSpacing/>
        <w:rPr>
          <w:rFonts w:ascii="Cambria" w:hAnsi="Cambria"/>
          <w:sz w:val="28"/>
          <w:szCs w:val="28"/>
        </w:rPr>
      </w:pPr>
      <w:r>
        <w:rPr>
          <w:rFonts w:ascii="Cambria" w:hAnsi="Cambria"/>
          <w:sz w:val="28"/>
          <w:szCs w:val="28"/>
        </w:rPr>
        <w:t>S</w:t>
      </w:r>
      <w:r w:rsidR="00341D2F">
        <w:rPr>
          <w:rFonts w:ascii="Cambria" w:hAnsi="Cambria"/>
          <w:sz w:val="28"/>
          <w:szCs w:val="28"/>
        </w:rPr>
        <w:t>coop</w:t>
      </w:r>
      <w:r>
        <w:rPr>
          <w:rFonts w:ascii="Cambria" w:hAnsi="Cambria"/>
          <w:sz w:val="28"/>
          <w:szCs w:val="28"/>
        </w:rPr>
        <w:t>ing</w:t>
      </w:r>
      <w:r w:rsidR="00341D2F">
        <w:rPr>
          <w:rFonts w:ascii="Cambria" w:hAnsi="Cambria"/>
          <w:sz w:val="28"/>
          <w:szCs w:val="28"/>
        </w:rPr>
        <w:t xml:space="preserve"> </w:t>
      </w:r>
      <w:r w:rsidR="004D59A8">
        <w:rPr>
          <w:rFonts w:ascii="Cambria" w:hAnsi="Cambria"/>
          <w:sz w:val="28"/>
          <w:szCs w:val="28"/>
        </w:rPr>
        <w:t xml:space="preserve">her </w:t>
      </w:r>
      <w:r w:rsidR="00B43FF5">
        <w:rPr>
          <w:rFonts w:ascii="Cambria" w:hAnsi="Cambria"/>
          <w:sz w:val="28"/>
          <w:szCs w:val="28"/>
        </w:rPr>
        <w:t>shivery little</w:t>
      </w:r>
      <w:r w:rsidR="004D59A8">
        <w:rPr>
          <w:rFonts w:ascii="Cambria" w:hAnsi="Cambria"/>
          <w:sz w:val="28"/>
          <w:szCs w:val="28"/>
        </w:rPr>
        <w:t xml:space="preserve"> dog</w:t>
      </w:r>
      <w:r w:rsidR="00341D2F">
        <w:rPr>
          <w:rFonts w:ascii="Cambria" w:hAnsi="Cambria"/>
          <w:sz w:val="28"/>
          <w:szCs w:val="28"/>
        </w:rPr>
        <w:t xml:space="preserve"> </w:t>
      </w:r>
      <w:ins w:id="7779" w:author="Claire S" w:date="2026-05-11T14:07:00Z" w16du:dateUtc="2026-05-11T13:07:00Z">
        <w:r w:rsidR="006E4F3C">
          <w:rPr>
            <w:rFonts w:ascii="Cambria" w:hAnsi="Cambria"/>
            <w:sz w:val="28"/>
            <w:szCs w:val="28"/>
          </w:rPr>
          <w:t xml:space="preserve">Kylie </w:t>
        </w:r>
      </w:ins>
      <w:r w:rsidR="004D59A8">
        <w:rPr>
          <w:rFonts w:ascii="Cambria" w:hAnsi="Cambria"/>
          <w:sz w:val="28"/>
          <w:szCs w:val="28"/>
        </w:rPr>
        <w:t>into her lap</w:t>
      </w:r>
      <w:r>
        <w:rPr>
          <w:rFonts w:ascii="Cambria" w:hAnsi="Cambria"/>
          <w:sz w:val="28"/>
          <w:szCs w:val="28"/>
        </w:rPr>
        <w:t>, the</w:t>
      </w:r>
      <w:r w:rsidR="004737C5">
        <w:rPr>
          <w:rFonts w:ascii="Cambria" w:hAnsi="Cambria"/>
          <w:sz w:val="28"/>
          <w:szCs w:val="28"/>
        </w:rPr>
        <w:t xml:space="preserve"> two of them</w:t>
      </w:r>
      <w:r w:rsidR="004D59A8">
        <w:rPr>
          <w:rFonts w:ascii="Cambria" w:hAnsi="Cambria"/>
          <w:sz w:val="28"/>
          <w:szCs w:val="28"/>
        </w:rPr>
        <w:t xml:space="preserve"> curled up</w:t>
      </w:r>
      <w:r w:rsidR="00341D2F">
        <w:rPr>
          <w:rFonts w:ascii="Cambria" w:hAnsi="Cambria"/>
          <w:sz w:val="28"/>
          <w:szCs w:val="28"/>
        </w:rPr>
        <w:t xml:space="preserve"> on the</w:t>
      </w:r>
      <w:r w:rsidR="00653C26">
        <w:rPr>
          <w:rFonts w:ascii="Cambria" w:hAnsi="Cambria"/>
          <w:sz w:val="28"/>
          <w:szCs w:val="28"/>
        </w:rPr>
        <w:t xml:space="preserve"> maroon </w:t>
      </w:r>
      <w:r w:rsidR="00341D2F">
        <w:rPr>
          <w:rFonts w:ascii="Cambria" w:hAnsi="Cambria"/>
          <w:sz w:val="28"/>
          <w:szCs w:val="28"/>
        </w:rPr>
        <w:t>velvet sofa</w:t>
      </w:r>
      <w:r w:rsidR="00CB6905">
        <w:rPr>
          <w:rFonts w:ascii="Cambria" w:hAnsi="Cambria"/>
          <w:sz w:val="28"/>
          <w:szCs w:val="28"/>
        </w:rPr>
        <w:t xml:space="preserve"> downstairs</w:t>
      </w:r>
      <w:del w:id="7780" w:author="Daisy Watt" w:date="2026-06-22T06:03:00Z" w16du:dateUtc="2026-06-22T04:03:00Z">
        <w:r w:rsidR="005C7A2A">
          <w:rPr>
            <w:rFonts w:ascii="Cambria" w:hAnsi="Cambria"/>
            <w:sz w:val="28"/>
            <w:szCs w:val="28"/>
          </w:rPr>
          <w:delText>,</w:delText>
        </w:r>
      </w:del>
      <w:ins w:id="7781" w:author="Daisy Watt" w:date="2026-06-22T06:03:00Z" w16du:dateUtc="2026-06-22T04:03:00Z">
        <w:r w:rsidR="005C7A2A">
          <w:rPr>
            <w:rFonts w:ascii="Cambria" w:hAnsi="Cambria"/>
            <w:sz w:val="28"/>
            <w:szCs w:val="28"/>
          </w:rPr>
          <w:t xml:space="preserve"> </w:t>
        </w:r>
        <w:r w:rsidR="00172231">
          <w:rPr>
            <w:rFonts w:ascii="Cambria" w:hAnsi="Cambria"/>
            <w:sz w:val="28"/>
            <w:szCs w:val="28"/>
          </w:rPr>
          <w:t>–</w:t>
        </w:r>
      </w:ins>
      <w:r w:rsidR="005C7A2A">
        <w:rPr>
          <w:rFonts w:ascii="Cambria" w:hAnsi="Cambria"/>
          <w:sz w:val="28"/>
          <w:szCs w:val="28"/>
        </w:rPr>
        <w:t xml:space="preserve"> </w:t>
      </w:r>
      <w:r w:rsidR="00CB6905">
        <w:rPr>
          <w:rFonts w:ascii="Cambria" w:hAnsi="Cambria"/>
          <w:sz w:val="28"/>
          <w:szCs w:val="28"/>
        </w:rPr>
        <w:t xml:space="preserve">a sofa </w:t>
      </w:r>
      <w:r w:rsidR="00341D2F">
        <w:rPr>
          <w:rFonts w:ascii="Cambria" w:hAnsi="Cambria"/>
          <w:sz w:val="28"/>
          <w:szCs w:val="28"/>
        </w:rPr>
        <w:t>big enough for a family of five</w:t>
      </w:r>
      <w:r w:rsidR="00271A01">
        <w:rPr>
          <w:rFonts w:ascii="Cambria" w:hAnsi="Cambria"/>
          <w:sz w:val="28"/>
          <w:szCs w:val="28"/>
        </w:rPr>
        <w:t xml:space="preserve">. </w:t>
      </w:r>
      <w:r w:rsidR="00544BB0">
        <w:rPr>
          <w:rFonts w:ascii="Cambria" w:hAnsi="Cambria"/>
          <w:sz w:val="28"/>
          <w:szCs w:val="28"/>
        </w:rPr>
        <w:t>It had</w:t>
      </w:r>
      <w:r w:rsidR="004E7844">
        <w:rPr>
          <w:rFonts w:ascii="Cambria" w:hAnsi="Cambria"/>
          <w:sz w:val="28"/>
          <w:szCs w:val="28"/>
        </w:rPr>
        <w:t xml:space="preserve"> certainly</w:t>
      </w:r>
      <w:r w:rsidR="00544BB0">
        <w:rPr>
          <w:rFonts w:ascii="Cambria" w:hAnsi="Cambria"/>
          <w:sz w:val="28"/>
          <w:szCs w:val="28"/>
        </w:rPr>
        <w:t xml:space="preserve"> seen some sights this past year</w:t>
      </w:r>
      <w:r w:rsidR="005C7A2A">
        <w:rPr>
          <w:rFonts w:ascii="Cambria" w:hAnsi="Cambria"/>
          <w:sz w:val="28"/>
          <w:szCs w:val="28"/>
        </w:rPr>
        <w:t>,</w:t>
      </w:r>
      <w:r w:rsidR="00544BB0">
        <w:rPr>
          <w:rFonts w:ascii="Cambria" w:hAnsi="Cambria"/>
          <w:sz w:val="28"/>
          <w:szCs w:val="28"/>
        </w:rPr>
        <w:t xml:space="preserve"> </w:t>
      </w:r>
      <w:r>
        <w:rPr>
          <w:rFonts w:ascii="Cambria" w:hAnsi="Cambria"/>
          <w:sz w:val="28"/>
          <w:szCs w:val="28"/>
        </w:rPr>
        <w:t>Savannah</w:t>
      </w:r>
      <w:r w:rsidR="00544BB0">
        <w:rPr>
          <w:rFonts w:ascii="Cambria" w:hAnsi="Cambria"/>
          <w:sz w:val="28"/>
          <w:szCs w:val="28"/>
        </w:rPr>
        <w:t xml:space="preserve"> thought fondly</w:t>
      </w:r>
      <w:ins w:id="7782" w:author="Claire S" w:date="2026-05-11T14:07:00Z" w16du:dateUtc="2026-05-11T13:07:00Z">
        <w:r w:rsidR="006E4F3C">
          <w:rPr>
            <w:rFonts w:ascii="Cambria" w:hAnsi="Cambria"/>
            <w:sz w:val="28"/>
            <w:szCs w:val="28"/>
          </w:rPr>
          <w:t xml:space="preserve"> </w:t>
        </w:r>
      </w:ins>
      <w:del w:id="7783" w:author="Daisy Watt" w:date="2026-06-22T06:03:00Z" w16du:dateUtc="2026-06-22T04:03:00Z">
        <w:r w:rsidR="005C7A2A">
          <w:rPr>
            <w:rFonts w:ascii="Cambria" w:hAnsi="Cambria"/>
            <w:sz w:val="28"/>
            <w:szCs w:val="28"/>
          </w:rPr>
          <w:delText>,</w:delText>
        </w:r>
        <w:r w:rsidR="00544BB0">
          <w:rPr>
            <w:rFonts w:ascii="Cambria" w:hAnsi="Cambria"/>
            <w:sz w:val="28"/>
            <w:szCs w:val="28"/>
          </w:rPr>
          <w:delText xml:space="preserve"> </w:delText>
        </w:r>
        <w:r w:rsidR="000C75AB">
          <w:rPr>
            <w:rFonts w:ascii="Cambria" w:hAnsi="Cambria"/>
            <w:sz w:val="28"/>
            <w:szCs w:val="28"/>
          </w:rPr>
          <w:delText>namely her naked arse -</w:delText>
        </w:r>
      </w:del>
      <w:ins w:id="7784" w:author="Daisy Watt" w:date="2026-06-22T06:03:00Z" w16du:dateUtc="2026-06-22T04:03:00Z">
        <w:r w:rsidR="00A22824">
          <w:rPr>
            <w:rFonts w:ascii="Cambria" w:hAnsi="Cambria"/>
            <w:sz w:val="28"/>
            <w:szCs w:val="28"/>
          </w:rPr>
          <w:t>–</w:t>
        </w:r>
      </w:ins>
      <w:r w:rsidR="000C75AB">
        <w:rPr>
          <w:rFonts w:ascii="Cambria" w:hAnsi="Cambria"/>
          <w:sz w:val="28"/>
          <w:szCs w:val="28"/>
        </w:rPr>
        <w:t xml:space="preserve"> </w:t>
      </w:r>
      <w:r w:rsidR="00544BB0">
        <w:rPr>
          <w:rFonts w:ascii="Cambria" w:hAnsi="Cambria"/>
          <w:sz w:val="28"/>
          <w:szCs w:val="28"/>
        </w:rPr>
        <w:t>b</w:t>
      </w:r>
      <w:r w:rsidR="009D7FEE">
        <w:rPr>
          <w:rFonts w:ascii="Cambria" w:hAnsi="Cambria"/>
          <w:sz w:val="28"/>
          <w:szCs w:val="28"/>
        </w:rPr>
        <w:t xml:space="preserve">ut when she </w:t>
      </w:r>
      <w:r w:rsidR="009F395B">
        <w:rPr>
          <w:rFonts w:ascii="Cambria" w:hAnsi="Cambria"/>
          <w:sz w:val="28"/>
          <w:szCs w:val="28"/>
        </w:rPr>
        <w:t>looked up</w:t>
      </w:r>
      <w:r w:rsidR="004C7A68">
        <w:rPr>
          <w:rFonts w:ascii="Cambria" w:hAnsi="Cambria"/>
          <w:sz w:val="28"/>
          <w:szCs w:val="28"/>
        </w:rPr>
        <w:t xml:space="preserve"> on the mantlepiece</w:t>
      </w:r>
      <w:r w:rsidR="009F395B">
        <w:rPr>
          <w:rFonts w:ascii="Cambria" w:hAnsi="Cambria"/>
          <w:sz w:val="28"/>
          <w:szCs w:val="28"/>
        </w:rPr>
        <w:t xml:space="preserve"> and </w:t>
      </w:r>
      <w:r w:rsidR="000F2E95">
        <w:rPr>
          <w:rFonts w:ascii="Cambria" w:hAnsi="Cambria"/>
          <w:sz w:val="28"/>
          <w:szCs w:val="28"/>
        </w:rPr>
        <w:t>saw</w:t>
      </w:r>
      <w:r w:rsidR="00241CFA">
        <w:rPr>
          <w:rFonts w:ascii="Cambria" w:hAnsi="Cambria"/>
          <w:sz w:val="28"/>
          <w:szCs w:val="28"/>
        </w:rPr>
        <w:t xml:space="preserve"> </w:t>
      </w:r>
      <w:r w:rsidR="009D7FEE">
        <w:rPr>
          <w:rFonts w:ascii="Cambria" w:hAnsi="Cambria"/>
          <w:sz w:val="28"/>
          <w:szCs w:val="28"/>
        </w:rPr>
        <w:t xml:space="preserve">the </w:t>
      </w:r>
      <w:r w:rsidR="005C7A2A">
        <w:rPr>
          <w:rFonts w:ascii="Cambria" w:hAnsi="Cambria"/>
          <w:sz w:val="28"/>
          <w:szCs w:val="28"/>
        </w:rPr>
        <w:t>Polaroid</w:t>
      </w:r>
      <w:r w:rsidR="004C7A68">
        <w:rPr>
          <w:rFonts w:ascii="Cambria" w:hAnsi="Cambria"/>
          <w:sz w:val="28"/>
          <w:szCs w:val="28"/>
        </w:rPr>
        <w:t xml:space="preserve"> from their recent Seychelles holiday</w:t>
      </w:r>
      <w:r w:rsidR="000C75AB">
        <w:rPr>
          <w:rFonts w:ascii="Cambria" w:hAnsi="Cambria"/>
          <w:sz w:val="28"/>
          <w:szCs w:val="28"/>
        </w:rPr>
        <w:t>,</w:t>
      </w:r>
      <w:r>
        <w:rPr>
          <w:rFonts w:ascii="Cambria" w:hAnsi="Cambria"/>
          <w:sz w:val="28"/>
          <w:szCs w:val="28"/>
        </w:rPr>
        <w:t xml:space="preserve"> </w:t>
      </w:r>
      <w:r w:rsidR="009D7FEE">
        <w:rPr>
          <w:rFonts w:ascii="Cambria" w:hAnsi="Cambria"/>
          <w:sz w:val="28"/>
          <w:szCs w:val="28"/>
        </w:rPr>
        <w:t xml:space="preserve">Dex </w:t>
      </w:r>
      <w:r w:rsidR="002F4003">
        <w:rPr>
          <w:rFonts w:ascii="Cambria" w:hAnsi="Cambria"/>
          <w:sz w:val="28"/>
          <w:szCs w:val="28"/>
        </w:rPr>
        <w:t xml:space="preserve">toasting her </w:t>
      </w:r>
      <w:r w:rsidR="00120A66">
        <w:rPr>
          <w:rFonts w:ascii="Cambria" w:hAnsi="Cambria"/>
          <w:sz w:val="28"/>
          <w:szCs w:val="28"/>
        </w:rPr>
        <w:t xml:space="preserve">with </w:t>
      </w:r>
      <w:r w:rsidR="002F4003">
        <w:rPr>
          <w:rFonts w:ascii="Cambria" w:hAnsi="Cambria"/>
          <w:sz w:val="28"/>
          <w:szCs w:val="28"/>
        </w:rPr>
        <w:t>his</w:t>
      </w:r>
      <w:r w:rsidR="000F2E95">
        <w:rPr>
          <w:rFonts w:ascii="Cambria" w:hAnsi="Cambria"/>
          <w:sz w:val="28"/>
          <w:szCs w:val="28"/>
        </w:rPr>
        <w:t xml:space="preserve"> coconut-shell </w:t>
      </w:r>
      <w:r w:rsidR="002E136D">
        <w:rPr>
          <w:rFonts w:ascii="Cambria" w:hAnsi="Cambria"/>
          <w:sz w:val="28"/>
          <w:szCs w:val="28"/>
        </w:rPr>
        <w:t>cocktail</w:t>
      </w:r>
      <w:r w:rsidR="002F4003">
        <w:rPr>
          <w:rFonts w:ascii="Cambria" w:hAnsi="Cambria"/>
          <w:sz w:val="28"/>
          <w:szCs w:val="28"/>
        </w:rPr>
        <w:t>,</w:t>
      </w:r>
      <w:r w:rsidR="004C7A68">
        <w:rPr>
          <w:rFonts w:ascii="Cambria" w:hAnsi="Cambria"/>
          <w:sz w:val="28"/>
          <w:szCs w:val="28"/>
        </w:rPr>
        <w:t xml:space="preserve"> </w:t>
      </w:r>
      <w:del w:id="7785" w:author="Claire S" w:date="2026-07-22T11:55:00Z" w16du:dateUtc="2026-07-22T10:55:00Z">
        <w:r w:rsidR="00EB00CC" w:rsidDel="00D93D0B">
          <w:rPr>
            <w:rFonts w:ascii="Cambria" w:hAnsi="Cambria"/>
            <w:sz w:val="28"/>
            <w:szCs w:val="28"/>
          </w:rPr>
          <w:delText>s</w:delText>
        </w:r>
        <w:r w:rsidR="00271A01" w:rsidDel="00D93D0B">
          <w:rPr>
            <w:rFonts w:ascii="Cambria" w:hAnsi="Cambria"/>
            <w:sz w:val="28"/>
            <w:szCs w:val="28"/>
          </w:rPr>
          <w:delText>he</w:delText>
        </w:r>
        <w:r w:rsidR="00341D2F" w:rsidDel="00D93D0B">
          <w:rPr>
            <w:rFonts w:ascii="Cambria" w:hAnsi="Cambria"/>
            <w:sz w:val="28"/>
            <w:szCs w:val="28"/>
          </w:rPr>
          <w:delText xml:space="preserve"> </w:delText>
        </w:r>
        <w:commentRangeStart w:id="7786"/>
        <w:r w:rsidR="005C7A2A" w:rsidDel="00D93D0B">
          <w:rPr>
            <w:rFonts w:ascii="Cambria" w:hAnsi="Cambria"/>
            <w:sz w:val="28"/>
            <w:szCs w:val="28"/>
          </w:rPr>
          <w:delText xml:space="preserve">burst into tears </w:delText>
        </w:r>
        <w:r w:rsidR="00421849" w:rsidDel="00D93D0B">
          <w:rPr>
            <w:rFonts w:ascii="Cambria" w:hAnsi="Cambria"/>
            <w:sz w:val="28"/>
            <w:szCs w:val="28"/>
          </w:rPr>
          <w:delText>so violent</w:delText>
        </w:r>
      </w:del>
      <w:ins w:id="7787" w:author="Claire S" w:date="2026-07-22T11:55:00Z" w16du:dateUtc="2026-07-22T10:55:00Z">
        <w:r w:rsidR="00D93D0B">
          <w:rPr>
            <w:rFonts w:ascii="Cambria" w:hAnsi="Cambria"/>
            <w:sz w:val="28"/>
            <w:szCs w:val="28"/>
          </w:rPr>
          <w:t>the tears started again</w:t>
        </w:r>
      </w:ins>
      <w:ins w:id="7788" w:author="Claire S" w:date="2026-07-22T11:56:00Z" w16du:dateUtc="2026-07-22T10:56:00Z">
        <w:r w:rsidR="00076E70">
          <w:rPr>
            <w:rFonts w:ascii="Cambria" w:hAnsi="Cambria"/>
            <w:sz w:val="28"/>
            <w:szCs w:val="28"/>
          </w:rPr>
          <w:t>, and</w:t>
        </w:r>
      </w:ins>
      <w:ins w:id="7789" w:author="Claire S" w:date="2026-07-22T11:55:00Z" w16du:dateUtc="2026-07-22T10:55:00Z">
        <w:r w:rsidR="00076E70">
          <w:rPr>
            <w:rFonts w:ascii="Cambria" w:hAnsi="Cambria"/>
            <w:sz w:val="28"/>
            <w:szCs w:val="28"/>
          </w:rPr>
          <w:t xml:space="preserve"> </w:t>
        </w:r>
      </w:ins>
      <w:del w:id="7790" w:author="Claire S" w:date="2026-07-22T11:55:00Z" w16du:dateUtc="2026-07-22T10:55:00Z">
        <w:r w:rsidR="00421849" w:rsidDel="00076E70">
          <w:rPr>
            <w:rFonts w:ascii="Cambria" w:hAnsi="Cambria"/>
            <w:sz w:val="28"/>
            <w:szCs w:val="28"/>
          </w:rPr>
          <w:delText>,</w:delText>
        </w:r>
      </w:del>
      <w:ins w:id="7791" w:author="Claire S" w:date="2026-07-22T11:56:00Z" w16du:dateUtc="2026-07-22T10:56:00Z">
        <w:r w:rsidR="00076E70">
          <w:rPr>
            <w:rFonts w:ascii="Cambria" w:hAnsi="Cambria"/>
            <w:sz w:val="28"/>
            <w:szCs w:val="28"/>
          </w:rPr>
          <w:t>s</w:t>
        </w:r>
      </w:ins>
      <w:del w:id="7792" w:author="Claire S" w:date="2026-07-22T11:55:00Z" w16du:dateUtc="2026-07-22T10:55:00Z">
        <w:r w:rsidR="00421849" w:rsidDel="00076E70">
          <w:rPr>
            <w:rFonts w:ascii="Cambria" w:hAnsi="Cambria"/>
            <w:sz w:val="28"/>
            <w:szCs w:val="28"/>
          </w:rPr>
          <w:delText xml:space="preserve"> </w:delText>
        </w:r>
        <w:commentRangeEnd w:id="7786"/>
        <w:r w:rsidR="004805A5" w:rsidDel="00076E70">
          <w:rPr>
            <w:rStyle w:val="CommentReference"/>
            <w:rFonts w:ascii="Cambria" w:hAnsi="Cambria"/>
            <w:sz w:val="28"/>
            <w:szCs w:val="28"/>
          </w:rPr>
          <w:commentReference w:id="7786"/>
        </w:r>
        <w:r w:rsidR="00421849" w:rsidDel="00076E70">
          <w:rPr>
            <w:rFonts w:ascii="Cambria" w:hAnsi="Cambria"/>
            <w:sz w:val="28"/>
            <w:szCs w:val="28"/>
          </w:rPr>
          <w:delText>s</w:delText>
        </w:r>
      </w:del>
      <w:r w:rsidR="00421849">
        <w:rPr>
          <w:rFonts w:ascii="Cambria" w:hAnsi="Cambria"/>
          <w:sz w:val="28"/>
          <w:szCs w:val="28"/>
        </w:rPr>
        <w:t>he</w:t>
      </w:r>
      <w:r w:rsidR="005C7A2A">
        <w:rPr>
          <w:rFonts w:ascii="Cambria" w:hAnsi="Cambria"/>
          <w:sz w:val="28"/>
          <w:szCs w:val="28"/>
        </w:rPr>
        <w:t xml:space="preserve"> </w:t>
      </w:r>
      <w:r w:rsidR="00341D2F">
        <w:rPr>
          <w:rFonts w:ascii="Cambria" w:hAnsi="Cambria"/>
          <w:sz w:val="28"/>
          <w:szCs w:val="28"/>
        </w:rPr>
        <w:t xml:space="preserve">thought </w:t>
      </w:r>
      <w:r w:rsidR="000C75AB">
        <w:rPr>
          <w:rFonts w:ascii="Cambria" w:hAnsi="Cambria"/>
          <w:sz w:val="28"/>
          <w:szCs w:val="28"/>
        </w:rPr>
        <w:t>t</w:t>
      </w:r>
      <w:r w:rsidR="00341D2F">
        <w:rPr>
          <w:rFonts w:ascii="Cambria" w:hAnsi="Cambria"/>
          <w:sz w:val="28"/>
          <w:szCs w:val="28"/>
        </w:rPr>
        <w:t>he</w:t>
      </w:r>
      <w:r w:rsidR="000C75AB">
        <w:rPr>
          <w:rFonts w:ascii="Cambria" w:hAnsi="Cambria"/>
          <w:sz w:val="28"/>
          <w:szCs w:val="28"/>
        </w:rPr>
        <w:t>y</w:t>
      </w:r>
      <w:r w:rsidR="00341D2F">
        <w:rPr>
          <w:rFonts w:ascii="Cambria" w:hAnsi="Cambria"/>
          <w:sz w:val="28"/>
          <w:szCs w:val="28"/>
        </w:rPr>
        <w:t>’d never stop</w:t>
      </w:r>
      <w:r w:rsidR="00EB00CC">
        <w:rPr>
          <w:rFonts w:ascii="Cambria" w:hAnsi="Cambria"/>
          <w:sz w:val="28"/>
          <w:szCs w:val="28"/>
        </w:rPr>
        <w:t>.</w:t>
      </w:r>
      <w:r w:rsidR="000C75AB">
        <w:rPr>
          <w:rFonts w:ascii="Cambria" w:hAnsi="Cambria"/>
          <w:sz w:val="28"/>
          <w:szCs w:val="28"/>
        </w:rPr>
        <w:t xml:space="preserve"> </w:t>
      </w:r>
      <w:r w:rsidR="00B82183">
        <w:rPr>
          <w:rFonts w:ascii="Cambria" w:hAnsi="Cambria"/>
          <w:sz w:val="28"/>
          <w:szCs w:val="28"/>
        </w:rPr>
        <w:t>What had she done to Dex to make him leave her like this?</w:t>
      </w:r>
    </w:p>
    <w:p w14:paraId="79E32255" w14:textId="616DBED5" w:rsidR="00CF1CD2" w:rsidRDefault="00DC1977" w:rsidP="00CF1CD2">
      <w:pPr>
        <w:spacing w:line="360" w:lineRule="auto"/>
        <w:ind w:firstLine="720"/>
        <w:contextualSpacing/>
        <w:rPr>
          <w:ins w:id="7793" w:author="Claire S" w:date="2026-05-21T15:47:00Z" w16du:dateUtc="2026-05-21T14:47:00Z"/>
          <w:rFonts w:ascii="Cambria" w:hAnsi="Cambria"/>
          <w:sz w:val="28"/>
          <w:szCs w:val="28"/>
        </w:rPr>
      </w:pPr>
      <w:r>
        <w:rPr>
          <w:rFonts w:ascii="Cambria" w:hAnsi="Cambria"/>
          <w:sz w:val="28"/>
          <w:szCs w:val="28"/>
        </w:rPr>
        <w:t>But above all else,</w:t>
      </w:r>
      <w:r w:rsidR="00A04855">
        <w:rPr>
          <w:rFonts w:ascii="Cambria" w:hAnsi="Cambria"/>
          <w:sz w:val="28"/>
          <w:szCs w:val="28"/>
        </w:rPr>
        <w:t xml:space="preserve"> </w:t>
      </w:r>
      <w:r w:rsidR="002F4003">
        <w:rPr>
          <w:rFonts w:ascii="Cambria" w:hAnsi="Cambria"/>
          <w:sz w:val="28"/>
          <w:szCs w:val="28"/>
        </w:rPr>
        <w:t xml:space="preserve">why did it feel so wrong </w:t>
      </w:r>
      <w:del w:id="7794" w:author="Daisy Watt" w:date="2026-06-22T06:05:00Z" w16du:dateUtc="2026-06-22T04:05:00Z">
        <w:r w:rsidR="002F4003">
          <w:rPr>
            <w:rFonts w:ascii="Cambria" w:hAnsi="Cambria"/>
            <w:sz w:val="28"/>
            <w:szCs w:val="28"/>
          </w:rPr>
          <w:delText>-</w:delText>
        </w:r>
      </w:del>
      <w:ins w:id="7795" w:author="Daisy Watt" w:date="2026-06-22T06:05:00Z" w16du:dateUtc="2026-06-22T04:05:00Z">
        <w:r w:rsidR="00704EED">
          <w:rPr>
            <w:rFonts w:ascii="Cambria" w:hAnsi="Cambria"/>
            <w:sz w:val="28"/>
            <w:szCs w:val="28"/>
          </w:rPr>
          <w:t>–</w:t>
        </w:r>
      </w:ins>
      <w:r w:rsidR="002F4003">
        <w:rPr>
          <w:rFonts w:ascii="Cambria" w:hAnsi="Cambria"/>
          <w:sz w:val="28"/>
          <w:szCs w:val="28"/>
        </w:rPr>
        <w:t xml:space="preserve"> </w:t>
      </w:r>
      <w:r w:rsidR="00F902B3">
        <w:rPr>
          <w:rFonts w:ascii="Cambria" w:hAnsi="Cambria"/>
          <w:sz w:val="28"/>
          <w:szCs w:val="28"/>
        </w:rPr>
        <w:t xml:space="preserve">how could she </w:t>
      </w:r>
      <w:r w:rsidR="00A04855">
        <w:rPr>
          <w:rFonts w:ascii="Cambria" w:hAnsi="Cambria"/>
          <w:sz w:val="28"/>
          <w:szCs w:val="28"/>
        </w:rPr>
        <w:t>not</w:t>
      </w:r>
      <w:r w:rsidR="00BE7995">
        <w:rPr>
          <w:rFonts w:ascii="Cambria" w:hAnsi="Cambria"/>
          <w:sz w:val="28"/>
          <w:szCs w:val="28"/>
        </w:rPr>
        <w:t xml:space="preserve"> have</w:t>
      </w:r>
      <w:r w:rsidR="00A04855">
        <w:rPr>
          <w:rFonts w:ascii="Cambria" w:hAnsi="Cambria"/>
          <w:sz w:val="28"/>
          <w:szCs w:val="28"/>
        </w:rPr>
        <w:t xml:space="preserve"> realised he was suicidal?</w:t>
      </w:r>
      <w:ins w:id="7796" w:author="Claire S" w:date="2026-05-21T15:47:00Z" w16du:dateUtc="2026-05-21T14:47:00Z">
        <w:r w:rsidR="00CF1CD2">
          <w:rPr>
            <w:rFonts w:ascii="Cambria" w:hAnsi="Cambria"/>
            <w:sz w:val="28"/>
            <w:szCs w:val="28"/>
          </w:rPr>
          <w:t xml:space="preserve"> </w:t>
        </w:r>
        <w:r w:rsidR="00CF1CD2" w:rsidRPr="00E16749">
          <w:rPr>
            <w:rFonts w:ascii="Cambria" w:hAnsi="Cambria"/>
            <w:i/>
            <w:sz w:val="28"/>
            <w:szCs w:val="28"/>
            <w:rPrChange w:id="7797" w:author="Daisy Watt" w:date="2026-06-23T12:42:00Z" w16du:dateUtc="2026-06-23T10:42:00Z">
              <w:rPr>
                <w:rFonts w:ascii="Cambria" w:hAnsi="Cambria"/>
                <w:sz w:val="28"/>
                <w:szCs w:val="28"/>
              </w:rPr>
            </w:rPrChange>
          </w:rPr>
          <w:t>God</w:t>
        </w:r>
      </w:ins>
      <w:ins w:id="7798" w:author="Claire S" w:date="2026-05-21T15:48:00Z" w16du:dateUtc="2026-05-21T14:48:00Z">
        <w:r w:rsidR="00502153">
          <w:rPr>
            <w:rFonts w:ascii="Cambria" w:hAnsi="Cambria"/>
            <w:sz w:val="28"/>
            <w:szCs w:val="28"/>
          </w:rPr>
          <w:t>,</w:t>
        </w:r>
      </w:ins>
      <w:ins w:id="7799" w:author="Claire S" w:date="2026-05-21T15:47:00Z" w16du:dateUtc="2026-05-21T14:47:00Z">
        <w:r w:rsidR="00CF1CD2">
          <w:rPr>
            <w:rFonts w:ascii="Cambria" w:hAnsi="Cambria"/>
            <w:sz w:val="28"/>
            <w:szCs w:val="28"/>
          </w:rPr>
          <w:t xml:space="preserve"> the guilt. </w:t>
        </w:r>
      </w:ins>
      <w:commentRangeStart w:id="7800"/>
      <w:ins w:id="7801" w:author="Daisy Watt" w:date="2026-06-22T06:05:00Z" w16du:dateUtc="2026-06-22T04:05:00Z">
        <w:del w:id="7802" w:author="Claire S" w:date="2026-07-22T11:56:00Z" w16du:dateUtc="2026-07-22T10:56:00Z">
          <w:r w:rsidR="00E16749" w:rsidDel="004C7B63">
            <w:rPr>
              <w:rFonts w:ascii="Cambria" w:hAnsi="Cambria"/>
              <w:sz w:val="28"/>
              <w:szCs w:val="28"/>
            </w:rPr>
            <w:delText>.</w:delText>
          </w:r>
        </w:del>
      </w:ins>
      <w:commentRangeEnd w:id="7800"/>
      <w:ins w:id="7803" w:author="Daisy Watt" w:date="2026-06-22T06:06:00Z" w16du:dateUtc="2026-06-22T04:06:00Z">
        <w:del w:id="7804" w:author="Claire S" w:date="2026-07-22T11:56:00Z" w16du:dateUtc="2026-07-22T10:56:00Z">
          <w:r w:rsidR="00ED09FE" w:rsidDel="004C7B63">
            <w:rPr>
              <w:rStyle w:val="CommentReference"/>
              <w:rFonts w:ascii="Cambria" w:hAnsi="Cambria"/>
              <w:sz w:val="28"/>
              <w:szCs w:val="28"/>
            </w:rPr>
            <w:commentReference w:id="7800"/>
          </w:r>
        </w:del>
      </w:ins>
      <w:ins w:id="7805" w:author="Claire S" w:date="2026-05-27T13:18:00Z" w16du:dateUtc="2026-05-27T12:18:00Z">
        <w:del w:id="7806" w:author="Daisy Watt" w:date="2026-06-22T06:05:00Z" w16du:dateUtc="2026-06-22T04:05:00Z">
          <w:r w:rsidR="00A21DFA">
            <w:rPr>
              <w:rFonts w:ascii="Cambria" w:hAnsi="Cambria"/>
              <w:sz w:val="28"/>
              <w:szCs w:val="28"/>
            </w:rPr>
            <w:delText>-</w:delText>
          </w:r>
        </w:del>
      </w:ins>
    </w:p>
    <w:p w14:paraId="5B3DE26B" w14:textId="77777777" w:rsidR="00485E8B" w:rsidRDefault="00F04A8F" w:rsidP="00502153">
      <w:pPr>
        <w:spacing w:line="360" w:lineRule="auto"/>
        <w:ind w:firstLine="720"/>
        <w:contextualSpacing/>
        <w:rPr>
          <w:ins w:id="7807" w:author="Claire S" w:date="2026-07-22T11:57:00Z" w16du:dateUtc="2026-07-22T10:57:00Z"/>
          <w:rFonts w:ascii="Cambria" w:hAnsi="Cambria"/>
          <w:color w:val="000000" w:themeColor="text1"/>
          <w:sz w:val="28"/>
          <w:szCs w:val="28"/>
        </w:rPr>
      </w:pPr>
      <w:ins w:id="7808" w:author="Claire S" w:date="2026-05-21T15:48:00Z" w16du:dateUtc="2026-05-21T14:48:00Z">
        <w:r>
          <w:rPr>
            <w:rFonts w:ascii="Cambria" w:hAnsi="Cambria"/>
            <w:sz w:val="28"/>
            <w:szCs w:val="28"/>
          </w:rPr>
          <w:t xml:space="preserve">Wiping her eyes, </w:t>
        </w:r>
        <w:r w:rsidRPr="00DA54F3">
          <w:rPr>
            <w:rFonts w:ascii="Cambria" w:hAnsi="Cambria"/>
            <w:color w:val="000000" w:themeColor="text1"/>
            <w:sz w:val="28"/>
            <w:szCs w:val="28"/>
            <w:rPrChange w:id="7809" w:author="Claire S" w:date="2026-05-21T15:52:00Z" w16du:dateUtc="2026-05-21T14:52:00Z">
              <w:rPr>
                <w:rFonts w:ascii="Cambria" w:hAnsi="Cambria"/>
                <w:sz w:val="28"/>
                <w:szCs w:val="28"/>
              </w:rPr>
            </w:rPrChange>
          </w:rPr>
          <w:t xml:space="preserve">Savannah </w:t>
        </w:r>
      </w:ins>
      <w:ins w:id="7810" w:author="Claire S" w:date="2026-05-21T15:47:00Z" w16du:dateUtc="2026-05-21T14:47:00Z">
        <w:r w:rsidR="00CF1CD2" w:rsidRPr="00DA54F3">
          <w:rPr>
            <w:rFonts w:ascii="Cambria" w:hAnsi="Cambria"/>
            <w:color w:val="000000" w:themeColor="text1"/>
            <w:sz w:val="28"/>
            <w:szCs w:val="28"/>
            <w:rPrChange w:id="7811" w:author="Claire S" w:date="2026-05-21T15:52:00Z" w16du:dateUtc="2026-05-21T14:52:00Z">
              <w:rPr>
                <w:rFonts w:ascii="Cambria" w:hAnsi="Cambria"/>
                <w:sz w:val="28"/>
                <w:szCs w:val="28"/>
              </w:rPr>
            </w:rPrChange>
          </w:rPr>
          <w:t xml:space="preserve">got up again and went </w:t>
        </w:r>
        <w:r w:rsidR="00502153" w:rsidRPr="00DA54F3">
          <w:rPr>
            <w:rFonts w:ascii="Cambria" w:hAnsi="Cambria"/>
            <w:color w:val="000000" w:themeColor="text1"/>
            <w:sz w:val="28"/>
            <w:szCs w:val="28"/>
            <w:rPrChange w:id="7812" w:author="Claire S" w:date="2026-05-21T15:52:00Z" w16du:dateUtc="2026-05-21T14:52:00Z">
              <w:rPr>
                <w:rFonts w:ascii="Cambria" w:hAnsi="Cambria"/>
                <w:sz w:val="28"/>
                <w:szCs w:val="28"/>
              </w:rPr>
            </w:rPrChange>
          </w:rPr>
          <w:t xml:space="preserve">upstairs to the </w:t>
        </w:r>
      </w:ins>
      <w:ins w:id="7813" w:author="Claire S" w:date="2026-06-03T16:36:00Z" w16du:dateUtc="2026-06-03T15:36:00Z">
        <w:r w:rsidR="00885637">
          <w:rPr>
            <w:rFonts w:ascii="Cambria" w:hAnsi="Cambria"/>
            <w:color w:val="000000" w:themeColor="text1"/>
            <w:sz w:val="28"/>
            <w:szCs w:val="28"/>
          </w:rPr>
          <w:t>spare bed</w:t>
        </w:r>
      </w:ins>
      <w:ins w:id="7814" w:author="Claire S" w:date="2026-05-21T15:47:00Z" w16du:dateUtc="2026-05-21T14:47:00Z">
        <w:r w:rsidR="00502153" w:rsidRPr="00DA54F3">
          <w:rPr>
            <w:rFonts w:ascii="Cambria" w:hAnsi="Cambria"/>
            <w:color w:val="000000" w:themeColor="text1"/>
            <w:sz w:val="28"/>
            <w:szCs w:val="28"/>
            <w:rPrChange w:id="7815" w:author="Claire S" w:date="2026-05-21T15:52:00Z" w16du:dateUtc="2026-05-21T14:52:00Z">
              <w:rPr>
                <w:rFonts w:ascii="Cambria" w:hAnsi="Cambria"/>
                <w:sz w:val="28"/>
                <w:szCs w:val="28"/>
              </w:rPr>
            </w:rPrChange>
          </w:rPr>
          <w:t xml:space="preserve">room Dex used as a study.  There must </w:t>
        </w:r>
      </w:ins>
      <w:ins w:id="7816" w:author="Daisy Watt" w:date="2026-06-22T06:07:00Z" w16du:dateUtc="2026-06-22T04:07:00Z">
        <w:r w:rsidR="00767E95">
          <w:rPr>
            <w:rFonts w:ascii="Cambria" w:hAnsi="Cambria"/>
            <w:color w:val="000000" w:themeColor="text1"/>
            <w:sz w:val="28"/>
            <w:szCs w:val="28"/>
          </w:rPr>
          <w:t xml:space="preserve">have </w:t>
        </w:r>
      </w:ins>
      <w:ins w:id="7817" w:author="Claire S" w:date="2026-05-21T15:47:00Z" w16du:dateUtc="2026-05-21T14:47:00Z">
        <w:r w:rsidR="00502153" w:rsidRPr="00DA54F3">
          <w:rPr>
            <w:rFonts w:ascii="Cambria" w:hAnsi="Cambria"/>
            <w:color w:val="000000" w:themeColor="text1"/>
            <w:sz w:val="28"/>
            <w:szCs w:val="28"/>
            <w:rPrChange w:id="7818" w:author="Claire S" w:date="2026-05-21T15:52:00Z" w16du:dateUtc="2026-05-21T14:52:00Z">
              <w:rPr>
                <w:rFonts w:ascii="Cambria" w:hAnsi="Cambria"/>
                <w:sz w:val="28"/>
                <w:szCs w:val="28"/>
              </w:rPr>
            </w:rPrChange>
          </w:rPr>
          <w:t>be</w:t>
        </w:r>
      </w:ins>
      <w:ins w:id="7819" w:author="Daisy Watt" w:date="2026-06-22T06:07:00Z" w16du:dateUtc="2026-06-22T04:07:00Z">
        <w:r w:rsidR="00767E95">
          <w:rPr>
            <w:rFonts w:ascii="Cambria" w:hAnsi="Cambria"/>
            <w:color w:val="000000" w:themeColor="text1"/>
            <w:sz w:val="28"/>
            <w:szCs w:val="28"/>
          </w:rPr>
          <w:t>en</w:t>
        </w:r>
      </w:ins>
      <w:ins w:id="7820" w:author="Claire S" w:date="2026-05-21T15:47:00Z" w16du:dateUtc="2026-05-21T14:47:00Z">
        <w:r w:rsidR="00502153" w:rsidRPr="00DA54F3">
          <w:rPr>
            <w:rFonts w:ascii="Cambria" w:hAnsi="Cambria"/>
            <w:color w:val="000000" w:themeColor="text1"/>
            <w:sz w:val="28"/>
            <w:szCs w:val="28"/>
            <w:rPrChange w:id="7821" w:author="Claire S" w:date="2026-05-21T15:52:00Z" w16du:dateUtc="2026-05-21T14:52:00Z">
              <w:rPr>
                <w:rFonts w:ascii="Cambria" w:hAnsi="Cambria"/>
                <w:sz w:val="28"/>
                <w:szCs w:val="28"/>
              </w:rPr>
            </w:rPrChange>
          </w:rPr>
          <w:t xml:space="preserve"> a sign somewhere that Dex had o</w:t>
        </w:r>
      </w:ins>
      <w:ins w:id="7822" w:author="Claire S" w:date="2026-05-21T15:48:00Z" w16du:dateUtc="2026-05-21T14:48:00Z">
        <w:r w:rsidR="00502153" w:rsidRPr="00DA54F3">
          <w:rPr>
            <w:rFonts w:ascii="Cambria" w:hAnsi="Cambria"/>
            <w:color w:val="000000" w:themeColor="text1"/>
            <w:sz w:val="28"/>
            <w:szCs w:val="28"/>
            <w:rPrChange w:id="7823" w:author="Claire S" w:date="2026-05-21T15:52:00Z" w16du:dateUtc="2026-05-21T14:52:00Z">
              <w:rPr>
                <w:rFonts w:ascii="Cambria" w:hAnsi="Cambria"/>
                <w:sz w:val="28"/>
                <w:szCs w:val="28"/>
              </w:rPr>
            </w:rPrChange>
          </w:rPr>
          <w:t xml:space="preserve">r hadn’t been </w:t>
        </w:r>
        <w:r w:rsidRPr="00DA54F3">
          <w:rPr>
            <w:rFonts w:ascii="Cambria" w:hAnsi="Cambria"/>
            <w:color w:val="000000" w:themeColor="text1"/>
            <w:sz w:val="28"/>
            <w:szCs w:val="28"/>
            <w:rPrChange w:id="7824" w:author="Claire S" w:date="2026-05-21T15:52:00Z" w16du:dateUtc="2026-05-21T14:52:00Z">
              <w:rPr>
                <w:rFonts w:ascii="Cambria" w:hAnsi="Cambria"/>
                <w:color w:val="EE0000"/>
                <w:sz w:val="28"/>
                <w:szCs w:val="28"/>
              </w:rPr>
            </w:rPrChange>
          </w:rPr>
          <w:t>suicidal, and she was going to leave no stone unturned until she found it.</w:t>
        </w:r>
      </w:ins>
      <w:ins w:id="7825" w:author="Claire S" w:date="2026-05-27T13:18:00Z" w16du:dateUtc="2026-05-27T12:18:00Z">
        <w:r w:rsidR="00A21DFA">
          <w:rPr>
            <w:rFonts w:ascii="Cambria" w:hAnsi="Cambria"/>
            <w:color w:val="000000" w:themeColor="text1"/>
            <w:sz w:val="28"/>
            <w:szCs w:val="28"/>
          </w:rPr>
          <w:t xml:space="preserve">  </w:t>
        </w:r>
      </w:ins>
    </w:p>
    <w:p w14:paraId="50BCFB2C" w14:textId="3609BF33" w:rsidR="00502153" w:rsidRPr="00DA54F3" w:rsidRDefault="00485E8B" w:rsidP="00502153">
      <w:pPr>
        <w:spacing w:line="360" w:lineRule="auto"/>
        <w:ind w:firstLine="720"/>
        <w:contextualSpacing/>
        <w:rPr>
          <w:ins w:id="7826" w:author="Claire S" w:date="2026-05-21T15:47:00Z" w16du:dateUtc="2026-05-21T14:47:00Z"/>
          <w:rFonts w:ascii="Cambria" w:hAnsi="Cambria"/>
          <w:color w:val="000000" w:themeColor="text1"/>
          <w:sz w:val="28"/>
          <w:szCs w:val="28"/>
          <w:rPrChange w:id="7827" w:author="Claire S" w:date="2026-05-21T15:52:00Z" w16du:dateUtc="2026-05-21T14:52:00Z">
            <w:rPr>
              <w:ins w:id="7828" w:author="Claire S" w:date="2026-05-21T15:47:00Z" w16du:dateUtc="2026-05-21T14:47:00Z"/>
              <w:rFonts w:ascii="Cambria" w:hAnsi="Cambria"/>
              <w:sz w:val="28"/>
              <w:szCs w:val="28"/>
            </w:rPr>
          </w:rPrChange>
        </w:rPr>
      </w:pPr>
      <w:ins w:id="7829" w:author="Claire S" w:date="2026-07-22T11:57:00Z" w16du:dateUtc="2026-07-22T10:57:00Z">
        <w:r>
          <w:rPr>
            <w:rFonts w:ascii="Cambria" w:hAnsi="Cambria"/>
            <w:color w:val="000000" w:themeColor="text1"/>
            <w:sz w:val="28"/>
            <w:szCs w:val="28"/>
          </w:rPr>
          <w:t xml:space="preserve">Because if she couldn’t </w:t>
        </w:r>
      </w:ins>
      <w:commentRangeStart w:id="7830"/>
      <w:ins w:id="7831" w:author="Claire S" w:date="2026-06-03T16:37:00Z" w16du:dateUtc="2026-06-03T15:37:00Z">
        <w:del w:id="7832" w:author="Daisy Watt" w:date="2026-06-22T06:07:00Z" w16du:dateUtc="2026-06-22T04:07:00Z">
          <w:r w:rsidR="00885637">
            <w:rPr>
              <w:rFonts w:ascii="Cambria" w:hAnsi="Cambria"/>
              <w:color w:val="000000" w:themeColor="text1"/>
              <w:sz w:val="28"/>
              <w:szCs w:val="28"/>
            </w:rPr>
            <w:delText xml:space="preserve">Drilling into her brain was </w:delText>
          </w:r>
        </w:del>
      </w:ins>
      <w:ins w:id="7833" w:author="Daisy Watt" w:date="2026-06-22T06:07:00Z" w16du:dateUtc="2026-06-22T04:07:00Z">
        <w:del w:id="7834" w:author="Claire S" w:date="2026-07-22T11:57:00Z" w16du:dateUtc="2026-07-22T10:57:00Z">
          <w:r w:rsidR="002878C5" w:rsidDel="00485E8B">
            <w:rPr>
              <w:rFonts w:ascii="Cambria" w:hAnsi="Cambria"/>
              <w:color w:val="000000" w:themeColor="text1"/>
              <w:sz w:val="28"/>
              <w:szCs w:val="28"/>
            </w:rPr>
            <w:delText xml:space="preserve">Until she </w:delText>
          </w:r>
        </w:del>
        <w:r w:rsidR="001B5ABC">
          <w:rPr>
            <w:rFonts w:ascii="Cambria" w:hAnsi="Cambria"/>
            <w:color w:val="000000" w:themeColor="text1"/>
            <w:sz w:val="28"/>
            <w:szCs w:val="28"/>
          </w:rPr>
          <w:t>squash</w:t>
        </w:r>
        <w:del w:id="7835" w:author="Claire S" w:date="2026-07-22T11:57:00Z" w16du:dateUtc="2026-07-22T10:57:00Z">
          <w:r w:rsidR="001B5ABC" w:rsidDel="00485E8B">
            <w:rPr>
              <w:rFonts w:ascii="Cambria" w:hAnsi="Cambria"/>
              <w:color w:val="000000" w:themeColor="text1"/>
              <w:sz w:val="28"/>
              <w:szCs w:val="28"/>
            </w:rPr>
            <w:delText>ed</w:delText>
          </w:r>
        </w:del>
        <w:r w:rsidR="001B5ABC">
          <w:rPr>
            <w:rFonts w:ascii="Cambria" w:hAnsi="Cambria"/>
            <w:color w:val="000000" w:themeColor="text1"/>
            <w:sz w:val="28"/>
            <w:szCs w:val="28"/>
          </w:rPr>
          <w:t xml:space="preserve"> </w:t>
        </w:r>
      </w:ins>
      <w:commentRangeEnd w:id="7830"/>
      <w:ins w:id="7836" w:author="Daisy Watt" w:date="2026-06-22T06:09:00Z" w16du:dateUtc="2026-06-22T04:09:00Z">
        <w:r w:rsidR="00A67B66">
          <w:rPr>
            <w:rStyle w:val="CommentReference"/>
            <w:rFonts w:ascii="Cambria" w:hAnsi="Cambria"/>
            <w:color w:val="000000" w:themeColor="text1"/>
            <w:sz w:val="28"/>
            <w:szCs w:val="28"/>
          </w:rPr>
          <w:commentReference w:id="7830"/>
        </w:r>
      </w:ins>
      <w:ins w:id="7837" w:author="Claire S" w:date="2026-06-03T16:37:00Z" w16du:dateUtc="2026-06-03T15:37:00Z">
        <w:r w:rsidR="00885637">
          <w:rPr>
            <w:rFonts w:ascii="Cambria" w:hAnsi="Cambria"/>
            <w:color w:val="000000" w:themeColor="text1"/>
            <w:sz w:val="28"/>
            <w:szCs w:val="28"/>
          </w:rPr>
          <w:t xml:space="preserve">the fear that her own actions </w:t>
        </w:r>
      </w:ins>
      <w:ins w:id="7838" w:author="Claire S" w:date="2026-05-27T13:18:00Z" w16du:dateUtc="2026-05-27T12:18:00Z">
        <w:r w:rsidR="00A21DFA">
          <w:rPr>
            <w:rFonts w:ascii="Cambria" w:hAnsi="Cambria"/>
            <w:color w:val="000000" w:themeColor="text1"/>
            <w:sz w:val="28"/>
            <w:szCs w:val="28"/>
          </w:rPr>
          <w:t>w</w:t>
        </w:r>
      </w:ins>
      <w:ins w:id="7839" w:author="Claire S" w:date="2026-06-03T16:37:00Z" w16du:dateUtc="2026-06-03T15:37:00Z">
        <w:r w:rsidR="00885637">
          <w:rPr>
            <w:rFonts w:ascii="Cambria" w:hAnsi="Cambria"/>
            <w:color w:val="000000" w:themeColor="text1"/>
            <w:sz w:val="28"/>
            <w:szCs w:val="28"/>
          </w:rPr>
          <w:t>ere</w:t>
        </w:r>
      </w:ins>
      <w:ins w:id="7840" w:author="Claire S" w:date="2026-05-27T13:18:00Z" w16du:dateUtc="2026-05-27T12:18:00Z">
        <w:r w:rsidR="00A21DFA">
          <w:rPr>
            <w:rFonts w:ascii="Cambria" w:hAnsi="Cambria"/>
            <w:color w:val="000000" w:themeColor="text1"/>
            <w:sz w:val="28"/>
            <w:szCs w:val="28"/>
          </w:rPr>
          <w:t xml:space="preserve"> to blame</w:t>
        </w:r>
      </w:ins>
      <w:ins w:id="7841" w:author="Claire S" w:date="2026-07-22T12:02:00Z" w16du:dateUtc="2026-07-22T11:02:00Z">
        <w:r w:rsidR="004C2A08">
          <w:rPr>
            <w:rFonts w:ascii="Cambria" w:hAnsi="Cambria"/>
            <w:color w:val="000000" w:themeColor="text1"/>
            <w:sz w:val="28"/>
            <w:szCs w:val="28"/>
          </w:rPr>
          <w:t xml:space="preserve"> for his </w:t>
        </w:r>
      </w:ins>
      <w:ins w:id="7842" w:author="Claire S" w:date="2026-07-22T12:03:00Z" w16du:dateUtc="2026-07-22T11:03:00Z">
        <w:r w:rsidR="004C2A08">
          <w:rPr>
            <w:rFonts w:ascii="Cambria" w:hAnsi="Cambria"/>
            <w:color w:val="000000" w:themeColor="text1"/>
            <w:sz w:val="28"/>
            <w:szCs w:val="28"/>
          </w:rPr>
          <w:t>death</w:t>
        </w:r>
      </w:ins>
      <w:ins w:id="7843" w:author="Claire S" w:date="2026-07-22T11:57:00Z" w16du:dateUtc="2026-07-22T10:57:00Z">
        <w:r>
          <w:rPr>
            <w:rFonts w:ascii="Cambria" w:hAnsi="Cambria"/>
            <w:color w:val="000000" w:themeColor="text1"/>
            <w:sz w:val="28"/>
            <w:szCs w:val="28"/>
          </w:rPr>
          <w:t>, she didn’t know how she’d be able to live with herself.</w:t>
        </w:r>
      </w:ins>
    </w:p>
    <w:p w14:paraId="3183F8C2" w14:textId="77777777" w:rsidR="00CF1CD2" w:rsidRDefault="00CF1CD2" w:rsidP="004E7844">
      <w:pPr>
        <w:spacing w:line="360" w:lineRule="auto"/>
        <w:ind w:firstLine="720"/>
        <w:contextualSpacing/>
        <w:rPr>
          <w:ins w:id="7844" w:author="Claire S" w:date="2026-07-22T11:57:00Z" w16du:dateUtc="2026-07-22T10:57:00Z"/>
          <w:rFonts w:ascii="Cambria" w:hAnsi="Cambria"/>
          <w:sz w:val="28"/>
          <w:szCs w:val="28"/>
        </w:rPr>
      </w:pPr>
    </w:p>
    <w:p w14:paraId="35E6E9F7" w14:textId="77777777" w:rsidR="00485E8B" w:rsidRDefault="00485E8B" w:rsidP="004E7844">
      <w:pPr>
        <w:spacing w:line="360" w:lineRule="auto"/>
        <w:ind w:firstLine="720"/>
        <w:contextualSpacing/>
        <w:rPr>
          <w:rFonts w:ascii="Cambria" w:hAnsi="Cambria"/>
          <w:sz w:val="28"/>
          <w:szCs w:val="28"/>
        </w:rPr>
      </w:pPr>
    </w:p>
    <w:p w14:paraId="6A81ECC1" w14:textId="77777777" w:rsidR="00B82183" w:rsidRDefault="00B82183" w:rsidP="005C7A2A">
      <w:pPr>
        <w:spacing w:line="360" w:lineRule="auto"/>
        <w:contextualSpacing/>
        <w:rPr>
          <w:rFonts w:ascii="Cambria" w:hAnsi="Cambria"/>
          <w:sz w:val="28"/>
          <w:szCs w:val="28"/>
        </w:rPr>
      </w:pPr>
    </w:p>
    <w:p w14:paraId="25D2CA5E" w14:textId="77777777" w:rsidR="002F4003" w:rsidRDefault="002F4003" w:rsidP="005C7A2A">
      <w:pPr>
        <w:spacing w:line="360" w:lineRule="auto"/>
        <w:contextualSpacing/>
        <w:rPr>
          <w:rFonts w:ascii="Cambria" w:hAnsi="Cambria"/>
          <w:sz w:val="28"/>
          <w:szCs w:val="28"/>
        </w:rPr>
      </w:pPr>
    </w:p>
    <w:p w14:paraId="77D68E15" w14:textId="77777777" w:rsidR="002F4003" w:rsidRDefault="002F4003" w:rsidP="005C7A2A">
      <w:pPr>
        <w:spacing w:line="360" w:lineRule="auto"/>
        <w:contextualSpacing/>
        <w:rPr>
          <w:rFonts w:ascii="Cambria" w:hAnsi="Cambria"/>
          <w:sz w:val="28"/>
          <w:szCs w:val="28"/>
        </w:rPr>
      </w:pPr>
    </w:p>
    <w:p w14:paraId="6AA7271E" w14:textId="77777777" w:rsidR="002F4003" w:rsidRDefault="002F4003" w:rsidP="005C7A2A">
      <w:pPr>
        <w:spacing w:line="360" w:lineRule="auto"/>
        <w:contextualSpacing/>
        <w:rPr>
          <w:rFonts w:ascii="Cambria" w:hAnsi="Cambria"/>
          <w:sz w:val="28"/>
          <w:szCs w:val="28"/>
        </w:rPr>
      </w:pPr>
    </w:p>
    <w:p w14:paraId="09B9D572" w14:textId="77777777" w:rsidR="00964B29" w:rsidRDefault="00964B29" w:rsidP="005C7A2A">
      <w:pPr>
        <w:spacing w:line="360" w:lineRule="auto"/>
        <w:contextualSpacing/>
        <w:rPr>
          <w:rFonts w:ascii="Cambria" w:hAnsi="Cambria"/>
          <w:sz w:val="28"/>
          <w:szCs w:val="28"/>
        </w:rPr>
      </w:pPr>
    </w:p>
    <w:p w14:paraId="1EC6196D" w14:textId="77777777" w:rsidR="00964B29" w:rsidRDefault="00964B29" w:rsidP="005C7A2A">
      <w:pPr>
        <w:spacing w:line="360" w:lineRule="auto"/>
        <w:contextualSpacing/>
        <w:rPr>
          <w:ins w:id="7845" w:author="Claire S" w:date="2026-07-22T11:57:00Z" w16du:dateUtc="2026-07-22T10:57:00Z"/>
          <w:rFonts w:ascii="Cambria" w:hAnsi="Cambria"/>
          <w:sz w:val="28"/>
          <w:szCs w:val="28"/>
        </w:rPr>
      </w:pPr>
    </w:p>
    <w:p w14:paraId="239F8380" w14:textId="77777777" w:rsidR="00485E8B" w:rsidRDefault="00485E8B" w:rsidP="005C7A2A">
      <w:pPr>
        <w:spacing w:line="360" w:lineRule="auto"/>
        <w:contextualSpacing/>
        <w:rPr>
          <w:ins w:id="7846" w:author="Claire S" w:date="2026-07-22T11:57:00Z" w16du:dateUtc="2026-07-22T10:57:00Z"/>
          <w:rFonts w:ascii="Cambria" w:hAnsi="Cambria"/>
          <w:sz w:val="28"/>
          <w:szCs w:val="28"/>
        </w:rPr>
      </w:pPr>
    </w:p>
    <w:p w14:paraId="51312752" w14:textId="77777777" w:rsidR="00485E8B" w:rsidRDefault="00485E8B" w:rsidP="005C7A2A">
      <w:pPr>
        <w:spacing w:line="360" w:lineRule="auto"/>
        <w:contextualSpacing/>
        <w:rPr>
          <w:rFonts w:ascii="Cambria" w:hAnsi="Cambria"/>
          <w:sz w:val="28"/>
          <w:szCs w:val="28"/>
        </w:rPr>
      </w:pPr>
    </w:p>
    <w:p w14:paraId="59E4378A" w14:textId="2D116480" w:rsidR="00964B29" w:rsidDel="00A21DFA" w:rsidRDefault="00964B29" w:rsidP="005C7A2A">
      <w:pPr>
        <w:spacing w:line="360" w:lineRule="auto"/>
        <w:contextualSpacing/>
        <w:rPr>
          <w:del w:id="7847" w:author="Claire S" w:date="2026-05-27T13:18:00Z" w16du:dateUtc="2026-05-27T12:18:00Z"/>
          <w:rFonts w:ascii="Cambria" w:hAnsi="Cambria"/>
          <w:sz w:val="28"/>
          <w:szCs w:val="28"/>
        </w:rPr>
      </w:pPr>
    </w:p>
    <w:p w14:paraId="0DBDD365" w14:textId="0F4946D7" w:rsidR="00964B29" w:rsidDel="00A21DFA" w:rsidRDefault="00964B29" w:rsidP="005C7A2A">
      <w:pPr>
        <w:spacing w:line="360" w:lineRule="auto"/>
        <w:contextualSpacing/>
        <w:rPr>
          <w:del w:id="7848" w:author="Claire S" w:date="2026-05-27T13:18:00Z" w16du:dateUtc="2026-05-27T12:18:00Z"/>
          <w:rFonts w:ascii="Cambria" w:hAnsi="Cambria"/>
          <w:sz w:val="28"/>
          <w:szCs w:val="28"/>
        </w:rPr>
      </w:pPr>
    </w:p>
    <w:p w14:paraId="72A30255" w14:textId="092F4C66" w:rsidR="00964B29" w:rsidDel="00A21DFA" w:rsidRDefault="00964B29" w:rsidP="005C7A2A">
      <w:pPr>
        <w:spacing w:line="360" w:lineRule="auto"/>
        <w:contextualSpacing/>
        <w:rPr>
          <w:del w:id="7849" w:author="Claire S" w:date="2026-05-27T13:18:00Z" w16du:dateUtc="2026-05-27T12:18:00Z"/>
          <w:rFonts w:ascii="Cambria" w:hAnsi="Cambria"/>
          <w:sz w:val="28"/>
          <w:szCs w:val="28"/>
        </w:rPr>
      </w:pPr>
    </w:p>
    <w:p w14:paraId="1C4D650E" w14:textId="7692918F" w:rsidR="00964B29" w:rsidDel="00A21DFA" w:rsidRDefault="00964B29" w:rsidP="005C7A2A">
      <w:pPr>
        <w:spacing w:line="360" w:lineRule="auto"/>
        <w:contextualSpacing/>
        <w:rPr>
          <w:del w:id="7850" w:author="Claire S" w:date="2026-05-27T13:18:00Z" w16du:dateUtc="2026-05-27T12:18:00Z"/>
          <w:rFonts w:ascii="Cambria" w:hAnsi="Cambria"/>
          <w:sz w:val="28"/>
          <w:szCs w:val="28"/>
        </w:rPr>
      </w:pPr>
    </w:p>
    <w:p w14:paraId="5C61697A" w14:textId="781BFB99" w:rsidR="00964B29" w:rsidDel="00F04A8F" w:rsidRDefault="00964B29" w:rsidP="005C7A2A">
      <w:pPr>
        <w:spacing w:line="360" w:lineRule="auto"/>
        <w:contextualSpacing/>
        <w:rPr>
          <w:del w:id="7851" w:author="Claire S" w:date="2026-05-21T15:48:00Z" w16du:dateUtc="2026-05-21T14:48:00Z"/>
          <w:rFonts w:ascii="Cambria" w:hAnsi="Cambria"/>
          <w:sz w:val="28"/>
          <w:szCs w:val="28"/>
        </w:rPr>
      </w:pPr>
    </w:p>
    <w:p w14:paraId="633D0A37" w14:textId="64900FF9" w:rsidR="00964B29" w:rsidDel="00F04A8F" w:rsidRDefault="00964B29" w:rsidP="005C7A2A">
      <w:pPr>
        <w:spacing w:line="360" w:lineRule="auto"/>
        <w:contextualSpacing/>
        <w:rPr>
          <w:del w:id="7852" w:author="Claire S" w:date="2026-05-21T15:48:00Z" w16du:dateUtc="2026-05-21T14:48:00Z"/>
          <w:rFonts w:ascii="Cambria" w:hAnsi="Cambria"/>
          <w:sz w:val="28"/>
          <w:szCs w:val="28"/>
        </w:rPr>
      </w:pPr>
    </w:p>
    <w:p w14:paraId="049FBE30" w14:textId="05C19E59" w:rsidR="00964B29" w:rsidDel="00F04A8F" w:rsidRDefault="00964B29" w:rsidP="005C7A2A">
      <w:pPr>
        <w:spacing w:line="360" w:lineRule="auto"/>
        <w:contextualSpacing/>
        <w:rPr>
          <w:del w:id="7853" w:author="Claire S" w:date="2026-05-21T15:48:00Z" w16du:dateUtc="2026-05-21T14:48:00Z"/>
          <w:rFonts w:ascii="Cambria" w:hAnsi="Cambria"/>
          <w:sz w:val="28"/>
          <w:szCs w:val="28"/>
        </w:rPr>
      </w:pPr>
    </w:p>
    <w:p w14:paraId="39EDCDEB" w14:textId="6FE47C78" w:rsidR="00964B29" w:rsidDel="00F04A8F" w:rsidRDefault="00964B29" w:rsidP="005C7A2A">
      <w:pPr>
        <w:spacing w:line="360" w:lineRule="auto"/>
        <w:contextualSpacing/>
        <w:rPr>
          <w:del w:id="7854" w:author="Claire S" w:date="2026-05-21T15:48:00Z" w16du:dateUtc="2026-05-21T14:48:00Z"/>
          <w:rFonts w:ascii="Cambria" w:hAnsi="Cambria"/>
          <w:sz w:val="28"/>
          <w:szCs w:val="28"/>
        </w:rPr>
      </w:pPr>
    </w:p>
    <w:p w14:paraId="1D98C5DC" w14:textId="2B87F404" w:rsidR="00964B29" w:rsidDel="00F04A8F" w:rsidRDefault="00964B29" w:rsidP="005C7A2A">
      <w:pPr>
        <w:spacing w:line="360" w:lineRule="auto"/>
        <w:contextualSpacing/>
        <w:rPr>
          <w:del w:id="7855" w:author="Claire S" w:date="2026-05-21T15:48:00Z" w16du:dateUtc="2026-05-21T14:48:00Z"/>
          <w:rFonts w:ascii="Cambria" w:hAnsi="Cambria"/>
          <w:sz w:val="28"/>
          <w:szCs w:val="28"/>
        </w:rPr>
      </w:pPr>
    </w:p>
    <w:p w14:paraId="53E41864" w14:textId="7DEA365B" w:rsidR="00B82183" w:rsidRDefault="002F4003" w:rsidP="005C7A2A">
      <w:pPr>
        <w:spacing w:line="360" w:lineRule="auto"/>
        <w:contextualSpacing/>
        <w:rPr>
          <w:ins w:id="7856" w:author="Claire S" w:date="2026-07-28T10:19:00Z" w16du:dateUtc="2026-07-28T09:19:00Z"/>
          <w:rFonts w:ascii="Cambria" w:hAnsi="Cambria"/>
          <w:b/>
          <w:bCs/>
          <w:sz w:val="28"/>
          <w:szCs w:val="28"/>
        </w:rPr>
      </w:pPr>
      <w:r w:rsidRPr="00272FD6">
        <w:rPr>
          <w:rFonts w:ascii="Cambria" w:hAnsi="Cambria"/>
          <w:b/>
          <w:bCs/>
          <w:sz w:val="28"/>
          <w:szCs w:val="28"/>
        </w:rPr>
        <w:t xml:space="preserve">CHAPTER </w:t>
      </w:r>
      <w:del w:id="7857" w:author="Claire S" w:date="2026-07-22T11:57:00Z" w16du:dateUtc="2026-07-22T10:57:00Z">
        <w:r w:rsidR="00964B29" w:rsidDel="00485E8B">
          <w:rPr>
            <w:rFonts w:ascii="Cambria" w:hAnsi="Cambria"/>
            <w:b/>
            <w:bCs/>
            <w:sz w:val="28"/>
            <w:szCs w:val="28"/>
          </w:rPr>
          <w:delText>1</w:delText>
        </w:r>
        <w:r w:rsidR="0068722D" w:rsidDel="00485E8B">
          <w:rPr>
            <w:rFonts w:ascii="Cambria" w:hAnsi="Cambria"/>
            <w:b/>
            <w:bCs/>
            <w:sz w:val="28"/>
            <w:szCs w:val="28"/>
          </w:rPr>
          <w:delText>7</w:delText>
        </w:r>
      </w:del>
      <w:ins w:id="7858" w:author="Claire S" w:date="2026-07-22T11:57:00Z" w16du:dateUtc="2026-07-22T10:57:00Z">
        <w:r w:rsidR="00485E8B">
          <w:rPr>
            <w:rFonts w:ascii="Cambria" w:hAnsi="Cambria"/>
            <w:b/>
            <w:bCs/>
            <w:sz w:val="28"/>
            <w:szCs w:val="28"/>
          </w:rPr>
          <w:t>16</w:t>
        </w:r>
      </w:ins>
    </w:p>
    <w:p w14:paraId="65BD2B1B" w14:textId="1896DF0E" w:rsidR="0074688A" w:rsidRDefault="0074688A" w:rsidP="005C7A2A">
      <w:pPr>
        <w:spacing w:line="360" w:lineRule="auto"/>
        <w:contextualSpacing/>
        <w:rPr>
          <w:rFonts w:ascii="Cambria" w:hAnsi="Cambria"/>
          <w:b/>
          <w:bCs/>
          <w:sz w:val="28"/>
          <w:szCs w:val="28"/>
        </w:rPr>
      </w:pPr>
      <w:ins w:id="7859" w:author="Claire S" w:date="2026-07-28T10:19:00Z" w16du:dateUtc="2026-07-28T09:19:00Z">
        <w:r>
          <w:rPr>
            <w:rFonts w:ascii="Cambria" w:hAnsi="Cambria"/>
            <w:b/>
            <w:bCs/>
            <w:sz w:val="28"/>
            <w:szCs w:val="28"/>
          </w:rPr>
          <w:t>SUNDAY</w:t>
        </w:r>
      </w:ins>
      <w:ins w:id="7860" w:author="Claire S" w:date="2026-07-28T10:20:00Z" w16du:dateUtc="2026-07-28T09:20:00Z">
        <w:r>
          <w:rPr>
            <w:rFonts w:ascii="Cambria" w:hAnsi="Cambria"/>
            <w:b/>
            <w:bCs/>
            <w:sz w:val="28"/>
            <w:szCs w:val="28"/>
          </w:rPr>
          <w:t xml:space="preserve"> AFTERNOON</w:t>
        </w:r>
      </w:ins>
    </w:p>
    <w:p w14:paraId="30D948D0" w14:textId="4A7C8635" w:rsidR="000A1052" w:rsidRPr="00B51DDF" w:rsidRDefault="004F7DE5" w:rsidP="005C7A2A">
      <w:pPr>
        <w:spacing w:line="360" w:lineRule="auto"/>
        <w:contextualSpacing/>
        <w:rPr>
          <w:del w:id="7861" w:author="Daisy Watt" w:date="2026-06-22T06:09:00Z" w16du:dateUtc="2026-06-22T04:09:00Z"/>
          <w:rFonts w:ascii="Cambria" w:hAnsi="Cambria"/>
          <w:sz w:val="28"/>
          <w:szCs w:val="28"/>
          <w:rPrChange w:id="7862" w:author="Daisy Watt" w:date="2026-06-23T12:42:00Z" w16du:dateUtc="2026-06-23T10:42:00Z">
            <w:rPr>
              <w:del w:id="7863" w:author="Daisy Watt" w:date="2026-06-22T06:09:00Z" w16du:dateUtc="2026-06-22T04:09:00Z"/>
              <w:rFonts w:ascii="Cambria" w:hAnsi="Cambria"/>
              <w:b/>
              <w:bCs/>
              <w:sz w:val="28"/>
              <w:szCs w:val="28"/>
            </w:rPr>
          </w:rPrChange>
        </w:rPr>
      </w:pPr>
      <w:ins w:id="7864" w:author="Claire S" w:date="2026-07-23T14:00:00Z" w16du:dateUtc="2026-07-23T13:00:00Z">
        <w:r>
          <w:rPr>
            <w:rFonts w:ascii="Cambria" w:hAnsi="Cambria"/>
            <w:sz w:val="28"/>
            <w:szCs w:val="28"/>
          </w:rPr>
          <w:t xml:space="preserve">Savannah found </w:t>
        </w:r>
      </w:ins>
      <w:del w:id="7865" w:author="Daisy Watt" w:date="2026-06-22T06:09:00Z" w16du:dateUtc="2026-06-22T04:09:00Z">
        <w:r w:rsidR="000A1052" w:rsidRPr="00B51DDF">
          <w:rPr>
            <w:rFonts w:ascii="Cambria" w:hAnsi="Cambria"/>
            <w:sz w:val="28"/>
            <w:szCs w:val="28"/>
            <w:rPrChange w:id="7866" w:author="Daisy Watt" w:date="2026-06-23T12:42:00Z" w16du:dateUtc="2026-06-23T10:42:00Z">
              <w:rPr>
                <w:rFonts w:ascii="Cambria" w:hAnsi="Cambria"/>
                <w:b/>
                <w:bCs/>
                <w:sz w:val="28"/>
                <w:szCs w:val="28"/>
              </w:rPr>
            </w:rPrChange>
          </w:rPr>
          <w:delText>S</w:delText>
        </w:r>
        <w:r w:rsidR="0068722D" w:rsidRPr="00B51DDF">
          <w:rPr>
            <w:rFonts w:ascii="Cambria" w:hAnsi="Cambria"/>
            <w:sz w:val="28"/>
            <w:szCs w:val="28"/>
            <w:rPrChange w:id="7867" w:author="Daisy Watt" w:date="2026-06-23T12:42:00Z" w16du:dateUtc="2026-06-23T10:42:00Z">
              <w:rPr>
                <w:rFonts w:ascii="Cambria" w:hAnsi="Cambria"/>
                <w:b/>
                <w:bCs/>
                <w:sz w:val="28"/>
                <w:szCs w:val="28"/>
              </w:rPr>
            </w:rPrChange>
          </w:rPr>
          <w:delText>UNDAY</w:delText>
        </w:r>
        <w:r w:rsidR="000A1052" w:rsidRPr="00B51DDF">
          <w:rPr>
            <w:rFonts w:ascii="Cambria" w:hAnsi="Cambria"/>
            <w:sz w:val="28"/>
            <w:szCs w:val="28"/>
            <w:rPrChange w:id="7868" w:author="Daisy Watt" w:date="2026-06-23T12:42:00Z" w16du:dateUtc="2026-06-23T10:42:00Z">
              <w:rPr>
                <w:rFonts w:ascii="Cambria" w:hAnsi="Cambria"/>
                <w:b/>
                <w:bCs/>
                <w:sz w:val="28"/>
                <w:szCs w:val="28"/>
              </w:rPr>
            </w:rPrChange>
          </w:rPr>
          <w:delText xml:space="preserve"> </w:delText>
        </w:r>
        <w:r w:rsidR="00AF5495" w:rsidRPr="00B51DDF" w:rsidDel="00A15DD6">
          <w:rPr>
            <w:rFonts w:ascii="Cambria" w:hAnsi="Cambria"/>
            <w:sz w:val="28"/>
            <w:szCs w:val="28"/>
            <w:rPrChange w:id="7869" w:author="Daisy Watt" w:date="2026-06-23T12:42:00Z" w16du:dateUtc="2026-06-23T10:42:00Z">
              <w:rPr>
                <w:rFonts w:ascii="Cambria" w:hAnsi="Cambria"/>
                <w:b/>
                <w:bCs/>
                <w:sz w:val="28"/>
                <w:szCs w:val="28"/>
              </w:rPr>
            </w:rPrChange>
          </w:rPr>
          <w:delText>2</w:delText>
        </w:r>
        <w:r w:rsidR="00D74B53" w:rsidRPr="00B51DDF" w:rsidDel="00A15DD6">
          <w:rPr>
            <w:rFonts w:ascii="Cambria" w:hAnsi="Cambria"/>
            <w:sz w:val="28"/>
            <w:szCs w:val="28"/>
            <w:rPrChange w:id="7870" w:author="Daisy Watt" w:date="2026-06-23T12:42:00Z" w16du:dateUtc="2026-06-23T10:42:00Z">
              <w:rPr>
                <w:rFonts w:ascii="Cambria" w:hAnsi="Cambria"/>
                <w:b/>
                <w:bCs/>
                <w:sz w:val="28"/>
                <w:szCs w:val="28"/>
              </w:rPr>
            </w:rPrChange>
          </w:rPr>
          <w:delText>PM</w:delText>
        </w:r>
      </w:del>
      <w:ins w:id="7871" w:author="Claire S" w:date="2026-05-21T15:49:00Z" w16du:dateUtc="2026-05-21T14:49:00Z">
        <w:del w:id="7872" w:author="Daisy Watt" w:date="2026-06-22T06:09:00Z" w16du:dateUtc="2026-06-22T04:09:00Z">
          <w:r w:rsidR="00A15DD6" w:rsidRPr="00B51DDF">
            <w:rPr>
              <w:rFonts w:ascii="Cambria" w:hAnsi="Cambria"/>
              <w:sz w:val="28"/>
              <w:szCs w:val="28"/>
              <w:rPrChange w:id="7873" w:author="Daisy Watt" w:date="2026-06-23T12:42:00Z" w16du:dateUtc="2026-06-23T10:42:00Z">
                <w:rPr>
                  <w:rFonts w:ascii="Cambria" w:hAnsi="Cambria"/>
                  <w:b/>
                  <w:bCs/>
                  <w:sz w:val="28"/>
                  <w:szCs w:val="28"/>
                </w:rPr>
              </w:rPrChange>
            </w:rPr>
            <w:delText>PM</w:delText>
          </w:r>
        </w:del>
      </w:ins>
    </w:p>
    <w:p w14:paraId="4E4CB221" w14:textId="074EC859" w:rsidR="00F920E2" w:rsidRDefault="0075736A">
      <w:pPr>
        <w:spacing w:line="360" w:lineRule="auto"/>
        <w:contextualSpacing/>
        <w:rPr>
          <w:ins w:id="7874" w:author="Claire S" w:date="2026-07-23T14:15:00Z" w16du:dateUtc="2026-07-23T13:15:00Z"/>
          <w:rFonts w:ascii="Cambria" w:hAnsi="Cambria"/>
          <w:sz w:val="28"/>
          <w:szCs w:val="28"/>
        </w:rPr>
      </w:pPr>
      <w:ins w:id="7875" w:author="Claire S" w:date="2026-05-21T15:50:00Z" w16du:dateUtc="2026-05-21T14:50:00Z">
        <w:del w:id="7876" w:author="Daisy Watt" w:date="2026-06-22T06:10:00Z" w16du:dateUtc="2026-06-22T04:10:00Z">
          <w:r>
            <w:rPr>
              <w:rFonts w:ascii="Cambria" w:hAnsi="Cambria"/>
              <w:sz w:val="28"/>
              <w:szCs w:val="28"/>
            </w:rPr>
            <w:delText>Having</w:delText>
          </w:r>
        </w:del>
        <w:del w:id="7877" w:author="Daisy Watt" w:date="2026-06-22T06:12:00Z" w16du:dateUtc="2026-06-22T04:12:00Z">
          <w:r>
            <w:rPr>
              <w:rFonts w:ascii="Cambria" w:hAnsi="Cambria"/>
              <w:sz w:val="28"/>
              <w:szCs w:val="28"/>
            </w:rPr>
            <w:delText xml:space="preserve"> found </w:delText>
          </w:r>
        </w:del>
      </w:ins>
      <w:commentRangeStart w:id="7878"/>
      <w:ins w:id="7879" w:author="Daisy Watt" w:date="2026-06-22T06:12:00Z" w16du:dateUtc="2026-06-22T04:12:00Z">
        <w:del w:id="7880" w:author="Claire S" w:date="2026-07-23T14:00:00Z" w16du:dateUtc="2026-07-23T13:00:00Z">
          <w:r w:rsidR="00B51DDF" w:rsidDel="004F7DE5">
            <w:rPr>
              <w:rFonts w:ascii="Cambria" w:hAnsi="Cambria"/>
              <w:sz w:val="28"/>
              <w:szCs w:val="28"/>
            </w:rPr>
            <w:delText>There</w:delText>
          </w:r>
        </w:del>
      </w:ins>
      <w:commentRangeEnd w:id="7878"/>
      <w:ins w:id="7881" w:author="Daisy Watt" w:date="2026-06-22T06:17:00Z" w16du:dateUtc="2026-06-22T04:17:00Z">
        <w:del w:id="7882" w:author="Claire S" w:date="2026-07-23T14:00:00Z" w16du:dateUtc="2026-07-23T13:00:00Z">
          <w:r w:rsidR="00734F32" w:rsidDel="004F7DE5">
            <w:rPr>
              <w:rStyle w:val="CommentReference"/>
              <w:rFonts w:ascii="Cambria" w:hAnsi="Cambria"/>
              <w:sz w:val="28"/>
              <w:szCs w:val="28"/>
            </w:rPr>
            <w:commentReference w:id="7878"/>
          </w:r>
        </w:del>
      </w:ins>
      <w:ins w:id="7883" w:author="Daisy Watt" w:date="2026-06-22T06:12:00Z" w16du:dateUtc="2026-06-22T04:12:00Z">
        <w:del w:id="7884" w:author="Claire S" w:date="2026-07-23T14:00:00Z" w16du:dateUtc="2026-07-23T13:00:00Z">
          <w:r w:rsidR="00B51DDF" w:rsidDel="004F7DE5">
            <w:rPr>
              <w:rFonts w:ascii="Cambria" w:hAnsi="Cambria"/>
              <w:sz w:val="28"/>
              <w:szCs w:val="28"/>
            </w:rPr>
            <w:delText xml:space="preserve"> had been </w:delText>
          </w:r>
        </w:del>
      </w:ins>
      <w:ins w:id="7885" w:author="Claire S" w:date="2026-05-21T15:50:00Z" w16du:dateUtc="2026-05-21T14:50:00Z">
        <w:r>
          <w:rPr>
            <w:rFonts w:ascii="Cambria" w:hAnsi="Cambria"/>
            <w:sz w:val="28"/>
            <w:szCs w:val="28"/>
          </w:rPr>
          <w:t>nothing of significance</w:t>
        </w:r>
      </w:ins>
      <w:ins w:id="7886" w:author="Claire S" w:date="2026-05-21T15:51:00Z" w16du:dateUtc="2026-05-21T14:51:00Z">
        <w:r w:rsidR="00E668A1">
          <w:rPr>
            <w:rFonts w:ascii="Cambria" w:hAnsi="Cambria"/>
            <w:sz w:val="28"/>
            <w:szCs w:val="28"/>
          </w:rPr>
          <w:t xml:space="preserve"> in </w:t>
        </w:r>
        <w:del w:id="7887" w:author="Daisy Watt" w:date="2026-06-22T06:12:00Z" w16du:dateUtc="2026-06-22T04:12:00Z">
          <w:r w:rsidR="00E668A1">
            <w:rPr>
              <w:rFonts w:ascii="Cambria" w:hAnsi="Cambria"/>
              <w:sz w:val="28"/>
              <w:szCs w:val="28"/>
            </w:rPr>
            <w:delText>his</w:delText>
          </w:r>
        </w:del>
      </w:ins>
      <w:ins w:id="7888" w:author="Daisy Watt" w:date="2026-06-22T06:12:00Z" w16du:dateUtc="2026-06-22T04:12:00Z">
        <w:r w:rsidR="00B51DDF">
          <w:rPr>
            <w:rFonts w:ascii="Cambria" w:hAnsi="Cambria"/>
            <w:sz w:val="28"/>
            <w:szCs w:val="28"/>
          </w:rPr>
          <w:t>Dex’s</w:t>
        </w:r>
      </w:ins>
      <w:ins w:id="7889" w:author="Claire S" w:date="2026-05-21T15:51:00Z" w16du:dateUtc="2026-05-21T14:51:00Z">
        <w:r w:rsidR="00E668A1">
          <w:rPr>
            <w:rFonts w:ascii="Cambria" w:hAnsi="Cambria"/>
            <w:sz w:val="28"/>
            <w:szCs w:val="28"/>
          </w:rPr>
          <w:t xml:space="preserve"> desk,</w:t>
        </w:r>
      </w:ins>
      <w:ins w:id="7890" w:author="Claire S" w:date="2026-05-21T15:50:00Z" w16du:dateUtc="2026-05-21T14:50:00Z">
        <w:r>
          <w:rPr>
            <w:rFonts w:ascii="Cambria" w:hAnsi="Cambria"/>
            <w:sz w:val="28"/>
            <w:szCs w:val="28"/>
          </w:rPr>
          <w:t xml:space="preserve"> apart from </w:t>
        </w:r>
      </w:ins>
      <w:ins w:id="7891" w:author="Claire S" w:date="2026-05-21T15:51:00Z" w16du:dateUtc="2026-05-21T14:51:00Z">
        <w:r w:rsidR="00E668A1">
          <w:rPr>
            <w:rFonts w:ascii="Cambria" w:hAnsi="Cambria"/>
            <w:sz w:val="28"/>
            <w:szCs w:val="28"/>
          </w:rPr>
          <w:t xml:space="preserve">two </w:t>
        </w:r>
      </w:ins>
      <w:ins w:id="7892" w:author="Claire S" w:date="2026-05-21T15:50:00Z" w16du:dateUtc="2026-05-21T14:50:00Z">
        <w:r>
          <w:rPr>
            <w:rFonts w:ascii="Cambria" w:hAnsi="Cambria"/>
            <w:sz w:val="28"/>
            <w:szCs w:val="28"/>
          </w:rPr>
          <w:t xml:space="preserve">tickets to </w:t>
        </w:r>
      </w:ins>
      <w:ins w:id="7893" w:author="Claire S" w:date="2026-05-27T13:19:00Z" w16du:dateUtc="2026-05-27T12:19:00Z">
        <w:r w:rsidR="00465966" w:rsidRPr="0006329D">
          <w:rPr>
            <w:rFonts w:ascii="Cambria" w:hAnsi="Cambria"/>
            <w:i/>
            <w:sz w:val="28"/>
            <w:szCs w:val="28"/>
            <w:rPrChange w:id="7894" w:author="Daisy Watt" w:date="2026-06-23T12:42:00Z" w16du:dateUtc="2026-06-23T10:42:00Z">
              <w:rPr>
                <w:rFonts w:ascii="Cambria" w:hAnsi="Cambria"/>
                <w:sz w:val="28"/>
                <w:szCs w:val="28"/>
              </w:rPr>
            </w:rPrChange>
          </w:rPr>
          <w:t xml:space="preserve">Swan Lake </w:t>
        </w:r>
        <w:r w:rsidR="00465966">
          <w:rPr>
            <w:rFonts w:ascii="Cambria" w:hAnsi="Cambria"/>
            <w:sz w:val="28"/>
            <w:szCs w:val="28"/>
          </w:rPr>
          <w:t xml:space="preserve">at </w:t>
        </w:r>
      </w:ins>
      <w:ins w:id="7895" w:author="Claire S" w:date="2026-07-22T11:59:00Z" w16du:dateUtc="2026-07-22T10:59:00Z">
        <w:r w:rsidR="005E3B6B">
          <w:rPr>
            <w:rFonts w:ascii="Cambria" w:hAnsi="Cambria"/>
            <w:sz w:val="28"/>
            <w:szCs w:val="28"/>
          </w:rPr>
          <w:t>Covent Garden</w:t>
        </w:r>
      </w:ins>
      <w:ins w:id="7896" w:author="Daisy Watt" w:date="2026-06-22T06:12:00Z" w16du:dateUtc="2026-06-22T04:12:00Z">
        <w:r w:rsidR="00B964F8">
          <w:rPr>
            <w:rFonts w:ascii="Cambria" w:hAnsi="Cambria"/>
            <w:sz w:val="28"/>
            <w:szCs w:val="28"/>
          </w:rPr>
          <w:t>,</w:t>
        </w:r>
      </w:ins>
      <w:ins w:id="7897" w:author="Claire S" w:date="2026-05-21T15:50:00Z" w16du:dateUtc="2026-05-21T14:50:00Z">
        <w:r>
          <w:rPr>
            <w:rFonts w:ascii="Cambria" w:hAnsi="Cambria"/>
            <w:sz w:val="28"/>
            <w:szCs w:val="28"/>
          </w:rPr>
          <w:t xml:space="preserve"> </w:t>
        </w:r>
      </w:ins>
      <w:ins w:id="7898" w:author="Claire S" w:date="2026-05-27T13:19:00Z" w16du:dateUtc="2026-05-27T12:19:00Z">
        <w:del w:id="7899" w:author="Daisy Watt" w:date="2026-06-22T06:12:00Z" w16du:dateUtc="2026-06-22T04:12:00Z">
          <w:r w:rsidR="00465966" w:rsidDel="00B964F8">
            <w:rPr>
              <w:rFonts w:ascii="Cambria" w:hAnsi="Cambria"/>
              <w:sz w:val="28"/>
              <w:szCs w:val="28"/>
            </w:rPr>
            <w:delText>that</w:delText>
          </w:r>
        </w:del>
      </w:ins>
      <w:ins w:id="7900" w:author="Daisy Watt" w:date="2026-06-22T06:12:00Z" w16du:dateUtc="2026-06-22T04:12:00Z">
        <w:r w:rsidR="00B964F8">
          <w:rPr>
            <w:rFonts w:ascii="Cambria" w:hAnsi="Cambria"/>
            <w:sz w:val="28"/>
            <w:szCs w:val="28"/>
          </w:rPr>
          <w:t>which</w:t>
        </w:r>
      </w:ins>
      <w:ins w:id="7901" w:author="Claire S" w:date="2026-05-27T13:19:00Z" w16du:dateUtc="2026-05-27T12:19:00Z">
        <w:r w:rsidR="00465966">
          <w:rPr>
            <w:rFonts w:ascii="Cambria" w:hAnsi="Cambria"/>
            <w:sz w:val="28"/>
            <w:szCs w:val="28"/>
          </w:rPr>
          <w:t xml:space="preserve"> </w:t>
        </w:r>
      </w:ins>
      <w:ins w:id="7902" w:author="Claire S" w:date="2026-05-21T15:50:00Z" w16du:dateUtc="2026-05-21T14:50:00Z">
        <w:r>
          <w:rPr>
            <w:rFonts w:ascii="Cambria" w:hAnsi="Cambria"/>
            <w:sz w:val="28"/>
            <w:szCs w:val="28"/>
          </w:rPr>
          <w:t xml:space="preserve">he must have bought </w:t>
        </w:r>
      </w:ins>
      <w:ins w:id="7903" w:author="Claire S" w:date="2026-05-21T15:51:00Z" w16du:dateUtc="2026-05-21T14:51:00Z">
        <w:r w:rsidR="00E668A1">
          <w:rPr>
            <w:rFonts w:ascii="Cambria" w:hAnsi="Cambria"/>
            <w:sz w:val="28"/>
            <w:szCs w:val="28"/>
          </w:rPr>
          <w:t xml:space="preserve">for </w:t>
        </w:r>
      </w:ins>
      <w:ins w:id="7904" w:author="Claire S" w:date="2026-05-21T15:50:00Z" w16du:dateUtc="2026-05-21T14:50:00Z">
        <w:del w:id="7905" w:author="Daisy Watt" w:date="2026-06-22T06:12:00Z" w16du:dateUtc="2026-06-22T04:12:00Z">
          <w:r>
            <w:rPr>
              <w:rFonts w:ascii="Cambria" w:hAnsi="Cambria"/>
              <w:sz w:val="28"/>
              <w:szCs w:val="28"/>
            </w:rPr>
            <w:delText>her</w:delText>
          </w:r>
        </w:del>
      </w:ins>
      <w:ins w:id="7906" w:author="Daisy Watt" w:date="2026-06-22T06:12:00Z" w16du:dateUtc="2026-06-22T04:12:00Z">
        <w:del w:id="7907" w:author="Claire S" w:date="2026-07-23T14:00:00Z" w16du:dateUtc="2026-07-23T13:00:00Z">
          <w:r w:rsidR="00B51DDF" w:rsidDel="004F7DE5">
            <w:rPr>
              <w:rFonts w:ascii="Cambria" w:hAnsi="Cambria"/>
              <w:sz w:val="28"/>
              <w:szCs w:val="28"/>
            </w:rPr>
            <w:delText>Savannah’s</w:delText>
          </w:r>
        </w:del>
      </w:ins>
      <w:ins w:id="7908" w:author="Claire S" w:date="2026-07-23T14:00:00Z" w16du:dateUtc="2026-07-23T13:00:00Z">
        <w:r w:rsidR="004F7DE5">
          <w:rPr>
            <w:rFonts w:ascii="Cambria" w:hAnsi="Cambria"/>
            <w:sz w:val="28"/>
            <w:szCs w:val="28"/>
          </w:rPr>
          <w:t>her</w:t>
        </w:r>
      </w:ins>
      <w:ins w:id="7909" w:author="Claire S" w:date="2026-05-27T13:18:00Z" w16du:dateUtc="2026-05-27T12:18:00Z">
        <w:r w:rsidR="00A21DFA">
          <w:rPr>
            <w:rFonts w:ascii="Cambria" w:hAnsi="Cambria"/>
            <w:sz w:val="28"/>
            <w:szCs w:val="28"/>
          </w:rPr>
          <w:t xml:space="preserve"> birthday</w:t>
        </w:r>
      </w:ins>
      <w:ins w:id="7910" w:author="Claire S" w:date="2026-07-29T13:01:00Z" w16du:dateUtc="2026-07-29T12:01:00Z">
        <w:r w:rsidR="00B94894">
          <w:rPr>
            <w:rFonts w:ascii="Cambria" w:hAnsi="Cambria"/>
            <w:sz w:val="28"/>
            <w:szCs w:val="28"/>
          </w:rPr>
          <w:t>. The sweet sentiment</w:t>
        </w:r>
      </w:ins>
      <w:ins w:id="7911" w:author="Claire S" w:date="2026-06-03T16:37:00Z" w16du:dateUtc="2026-06-03T15:37:00Z">
        <w:del w:id="7912" w:author="Daisy Watt" w:date="2026-06-22T06:10:00Z" w16du:dateUtc="2026-06-22T04:10:00Z">
          <w:r w:rsidR="00885637">
            <w:rPr>
              <w:rFonts w:ascii="Cambria" w:hAnsi="Cambria"/>
              <w:sz w:val="28"/>
              <w:szCs w:val="28"/>
            </w:rPr>
            <w:delText>-</w:delText>
          </w:r>
        </w:del>
      </w:ins>
      <w:ins w:id="7913" w:author="Daisy Watt" w:date="2026-06-22T06:11:00Z" w16du:dateUtc="2026-06-22T04:11:00Z">
        <w:del w:id="7914" w:author="Claire S" w:date="2026-07-23T14:14:00Z" w16du:dateUtc="2026-07-23T13:14:00Z">
          <w:r w:rsidR="00CE2F40" w:rsidDel="004E16E3">
            <w:rPr>
              <w:rFonts w:ascii="Cambria" w:hAnsi="Cambria"/>
              <w:sz w:val="28"/>
              <w:szCs w:val="28"/>
            </w:rPr>
            <w:delText xml:space="preserve">. </w:delText>
          </w:r>
        </w:del>
      </w:ins>
      <w:ins w:id="7915" w:author="Claire S" w:date="2026-07-23T14:14:00Z" w16du:dateUtc="2026-07-23T13:14:00Z">
        <w:r w:rsidR="004E16E3">
          <w:rPr>
            <w:rFonts w:ascii="Cambria" w:hAnsi="Cambria"/>
            <w:sz w:val="28"/>
            <w:szCs w:val="28"/>
          </w:rPr>
          <w:t xml:space="preserve"> nearly broke her</w:t>
        </w:r>
      </w:ins>
      <w:ins w:id="7916" w:author="Claire S" w:date="2026-07-29T13:01:00Z" w16du:dateUtc="2026-07-29T12:01:00Z">
        <w:r w:rsidR="00B94894">
          <w:rPr>
            <w:rFonts w:ascii="Cambria" w:hAnsi="Cambria"/>
            <w:sz w:val="28"/>
            <w:szCs w:val="28"/>
          </w:rPr>
          <w:t xml:space="preserve"> completely;</w:t>
        </w:r>
      </w:ins>
      <w:ins w:id="7917" w:author="Claire S" w:date="2026-07-23T14:14:00Z" w16du:dateUtc="2026-07-23T13:14:00Z">
        <w:r w:rsidR="004E16E3">
          <w:rPr>
            <w:rFonts w:ascii="Cambria" w:hAnsi="Cambria"/>
            <w:sz w:val="28"/>
            <w:szCs w:val="28"/>
          </w:rPr>
          <w:t xml:space="preserve"> even though </w:t>
        </w:r>
      </w:ins>
      <w:ins w:id="7918" w:author="Daisy Watt" w:date="2026-06-22T06:11:00Z" w16du:dateUtc="2026-06-22T04:11:00Z">
        <w:del w:id="7919" w:author="Claire S" w:date="2026-07-23T14:14:00Z" w16du:dateUtc="2026-07-23T13:14:00Z">
          <w:r w:rsidR="00CE2F40" w:rsidDel="004E16E3">
            <w:rPr>
              <w:rFonts w:ascii="Cambria" w:hAnsi="Cambria"/>
              <w:sz w:val="28"/>
              <w:szCs w:val="28"/>
            </w:rPr>
            <w:delText>I</w:delText>
          </w:r>
        </w:del>
      </w:ins>
      <w:ins w:id="7920" w:author="Claire S" w:date="2026-06-03T16:37:00Z" w16du:dateUtc="2026-06-03T15:37:00Z">
        <w:del w:id="7921" w:author="Daisy Watt" w:date="2026-06-22T06:11:00Z" w16du:dateUtc="2026-06-22T04:11:00Z">
          <w:r w:rsidR="00885637">
            <w:rPr>
              <w:rFonts w:ascii="Cambria" w:hAnsi="Cambria"/>
              <w:sz w:val="28"/>
              <w:szCs w:val="28"/>
            </w:rPr>
            <w:delText xml:space="preserve"> i</w:delText>
          </w:r>
        </w:del>
      </w:ins>
      <w:ins w:id="7922" w:author="Claire S" w:date="2026-07-22T11:58:00Z" w16du:dateUtc="2026-07-22T10:58:00Z">
        <w:r w:rsidR="00F920E2">
          <w:rPr>
            <w:rFonts w:ascii="Cambria" w:hAnsi="Cambria"/>
            <w:sz w:val="28"/>
            <w:szCs w:val="28"/>
          </w:rPr>
          <w:t>she</w:t>
        </w:r>
      </w:ins>
      <w:ins w:id="7923" w:author="Claire S" w:date="2026-07-29T13:01:00Z" w16du:dateUtc="2026-07-29T12:01:00Z">
        <w:r w:rsidR="00B94894">
          <w:rPr>
            <w:rFonts w:ascii="Cambria" w:hAnsi="Cambria"/>
            <w:sz w:val="28"/>
            <w:szCs w:val="28"/>
          </w:rPr>
          <w:t xml:space="preserve"> hated ballet, </w:t>
        </w:r>
      </w:ins>
      <w:ins w:id="7924" w:author="Claire S" w:date="2026-07-22T11:58:00Z" w16du:dateUtc="2026-07-22T10:58:00Z">
        <w:r w:rsidR="00F920E2">
          <w:rPr>
            <w:rFonts w:ascii="Cambria" w:hAnsi="Cambria"/>
            <w:sz w:val="28"/>
            <w:szCs w:val="28"/>
          </w:rPr>
          <w:t xml:space="preserve">having been </w:t>
        </w:r>
      </w:ins>
      <w:ins w:id="7925" w:author="Daisy Watt" w:date="2026-06-22T06:11:00Z" w16du:dateUtc="2026-06-22T04:11:00Z">
        <w:del w:id="7926" w:author="Claire S" w:date="2026-07-22T11:58:00Z" w16du:dateUtc="2026-07-22T10:58:00Z">
          <w:r w:rsidR="00CE2F40" w:rsidDel="00F920E2">
            <w:rPr>
              <w:rFonts w:ascii="Cambria" w:hAnsi="Cambria"/>
              <w:sz w:val="28"/>
              <w:szCs w:val="28"/>
            </w:rPr>
            <w:delText xml:space="preserve"> – </w:delText>
          </w:r>
        </w:del>
      </w:ins>
      <w:ins w:id="7927" w:author="Claire S" w:date="2026-07-29T13:01:00Z" w16du:dateUtc="2026-07-29T12:01:00Z">
        <w:r w:rsidR="00B94894">
          <w:rPr>
            <w:rFonts w:ascii="Cambria" w:hAnsi="Cambria"/>
            <w:sz w:val="28"/>
            <w:szCs w:val="28"/>
          </w:rPr>
          <w:t>expelled fro</w:t>
        </w:r>
      </w:ins>
      <w:ins w:id="7928" w:author="Claire S" w:date="2026-07-29T13:02:00Z" w16du:dateUtc="2026-07-29T12:02:00Z">
        <w:r w:rsidR="00B94894">
          <w:rPr>
            <w:rFonts w:ascii="Cambria" w:hAnsi="Cambria"/>
            <w:sz w:val="28"/>
            <w:szCs w:val="28"/>
          </w:rPr>
          <w:t>m</w:t>
        </w:r>
      </w:ins>
      <w:ins w:id="7929" w:author="Claire S" w:date="2026-06-03T16:37:00Z" w16du:dateUtc="2026-06-03T15:37:00Z">
        <w:r w:rsidR="00885637">
          <w:rPr>
            <w:rFonts w:ascii="Cambria" w:hAnsi="Cambria"/>
            <w:sz w:val="28"/>
            <w:szCs w:val="28"/>
          </w:rPr>
          <w:t xml:space="preserve"> the Royal Ballet School a</w:t>
        </w:r>
      </w:ins>
      <w:ins w:id="7930" w:author="Claire S" w:date="2026-07-29T13:01:00Z" w16du:dateUtc="2026-07-29T12:01:00Z">
        <w:r w:rsidR="00B94894">
          <w:rPr>
            <w:rFonts w:ascii="Cambria" w:hAnsi="Cambria"/>
            <w:sz w:val="28"/>
            <w:szCs w:val="28"/>
          </w:rPr>
          <w:t xml:space="preserve">t </w:t>
        </w:r>
      </w:ins>
      <w:ins w:id="7931" w:author="Claire S" w:date="2026-06-03T16:37:00Z" w16du:dateUtc="2026-06-03T15:37:00Z">
        <w:r w:rsidR="00885637">
          <w:rPr>
            <w:rFonts w:ascii="Cambria" w:hAnsi="Cambria"/>
            <w:sz w:val="28"/>
            <w:szCs w:val="28"/>
          </w:rPr>
          <w:t>sixteen</w:t>
        </w:r>
      </w:ins>
      <w:ins w:id="7932" w:author="Claire S" w:date="2026-07-23T14:15:00Z" w16du:dateUtc="2026-07-23T13:15:00Z">
        <w:r w:rsidR="004E16E3">
          <w:rPr>
            <w:rFonts w:ascii="Cambria" w:hAnsi="Cambria"/>
            <w:sz w:val="28"/>
            <w:szCs w:val="28"/>
          </w:rPr>
          <w:t>,</w:t>
        </w:r>
      </w:ins>
      <w:ins w:id="7933" w:author="Claire S" w:date="2026-07-23T14:14:00Z" w16du:dateUtc="2026-07-23T13:14:00Z">
        <w:r w:rsidR="004E16E3">
          <w:rPr>
            <w:rFonts w:ascii="Cambria" w:hAnsi="Cambria"/>
            <w:sz w:val="28"/>
            <w:szCs w:val="28"/>
          </w:rPr>
          <w:t xml:space="preserve"> for selling pills nicked from her </w:t>
        </w:r>
      </w:ins>
      <w:ins w:id="7934" w:author="Claire S" w:date="2026-07-23T14:15:00Z" w16du:dateUtc="2026-07-23T13:15:00Z">
        <w:r w:rsidR="004E16E3">
          <w:rPr>
            <w:rFonts w:ascii="Cambria" w:hAnsi="Cambria"/>
            <w:sz w:val="28"/>
            <w:szCs w:val="28"/>
          </w:rPr>
          <w:t xml:space="preserve">mum Melissa to the other </w:t>
        </w:r>
      </w:ins>
      <w:ins w:id="7935" w:author="Claire S" w:date="2026-07-28T10:20:00Z" w16du:dateUtc="2026-07-28T09:20:00Z">
        <w:r w:rsidR="0074688A">
          <w:rPr>
            <w:rFonts w:ascii="Cambria" w:hAnsi="Cambria"/>
            <w:sz w:val="28"/>
            <w:szCs w:val="28"/>
          </w:rPr>
          <w:t>student</w:t>
        </w:r>
      </w:ins>
      <w:ins w:id="7936" w:author="Claire S" w:date="2026-07-23T14:15:00Z" w16du:dateUtc="2026-07-23T13:15:00Z">
        <w:r w:rsidR="004E16E3">
          <w:rPr>
            <w:rFonts w:ascii="Cambria" w:hAnsi="Cambria"/>
            <w:sz w:val="28"/>
            <w:szCs w:val="28"/>
          </w:rPr>
          <w:t>s.</w:t>
        </w:r>
      </w:ins>
      <w:ins w:id="7937" w:author="Daisy Watt" w:date="2026-06-22T06:11:00Z" w16du:dateUtc="2026-06-22T04:11:00Z">
        <w:del w:id="7938" w:author="Claire S" w:date="2026-07-23T14:14:00Z" w16du:dateUtc="2026-07-23T13:14:00Z">
          <w:r w:rsidR="006E5C7D" w:rsidDel="004E16E3">
            <w:rPr>
              <w:rFonts w:ascii="Cambria" w:hAnsi="Cambria"/>
              <w:sz w:val="28"/>
              <w:szCs w:val="28"/>
            </w:rPr>
            <w:delText>t</w:delText>
          </w:r>
          <w:r w:rsidR="0087631A" w:rsidDel="004E16E3">
            <w:rPr>
              <w:rFonts w:ascii="Cambria" w:hAnsi="Cambria"/>
              <w:sz w:val="28"/>
              <w:szCs w:val="28"/>
            </w:rPr>
            <w:delText>.</w:delText>
          </w:r>
        </w:del>
      </w:ins>
    </w:p>
    <w:p w14:paraId="5B4B65CD" w14:textId="1C780FCD" w:rsidR="004E16E3" w:rsidRDefault="004E16E3">
      <w:pPr>
        <w:spacing w:line="360" w:lineRule="auto"/>
        <w:contextualSpacing/>
        <w:rPr>
          <w:ins w:id="7939" w:author="Claire S" w:date="2026-07-23T14:00:00Z" w16du:dateUtc="2026-07-23T13:00:00Z"/>
          <w:rFonts w:ascii="Cambria" w:hAnsi="Cambria"/>
          <w:sz w:val="28"/>
          <w:szCs w:val="28"/>
        </w:rPr>
      </w:pPr>
      <w:ins w:id="7940" w:author="Claire S" w:date="2026-07-23T14:15:00Z" w16du:dateUtc="2026-07-23T13:15:00Z">
        <w:r>
          <w:rPr>
            <w:rFonts w:ascii="Cambria" w:hAnsi="Cambria"/>
            <w:sz w:val="28"/>
            <w:szCs w:val="28"/>
          </w:rPr>
          <w:tab/>
          <w:t>It was about the same time she realised medication was a relief.</w:t>
        </w:r>
      </w:ins>
    </w:p>
    <w:p w14:paraId="7E5D80E4" w14:textId="04FC3C58" w:rsidR="000D33A9" w:rsidRDefault="000D33A9" w:rsidP="000D33A9">
      <w:pPr>
        <w:spacing w:line="360" w:lineRule="auto"/>
        <w:ind w:firstLine="720"/>
        <w:contextualSpacing/>
        <w:rPr>
          <w:ins w:id="7941" w:author="Claire S" w:date="2026-07-23T14:00:00Z" w16du:dateUtc="2026-07-23T13:00:00Z"/>
          <w:rFonts w:ascii="Cambria" w:hAnsi="Cambria"/>
          <w:sz w:val="28"/>
          <w:szCs w:val="28"/>
        </w:rPr>
      </w:pPr>
      <w:ins w:id="7942" w:author="Claire S" w:date="2026-07-23T14:00:00Z" w16du:dateUtc="2026-07-23T13:00:00Z">
        <w:r>
          <w:rPr>
            <w:rFonts w:ascii="Cambria" w:hAnsi="Cambria"/>
            <w:sz w:val="28"/>
            <w:szCs w:val="28"/>
          </w:rPr>
          <w:t>Before she met Dex, badly burned by her toxic first marriage</w:t>
        </w:r>
      </w:ins>
      <w:ins w:id="7943" w:author="Claire S" w:date="2026-07-23T14:15:00Z" w16du:dateUtc="2026-07-23T13:15:00Z">
        <w:r w:rsidR="004E16E3">
          <w:rPr>
            <w:rFonts w:ascii="Cambria" w:hAnsi="Cambria"/>
            <w:sz w:val="28"/>
            <w:szCs w:val="28"/>
          </w:rPr>
          <w:t xml:space="preserve"> to Simon Wexford</w:t>
        </w:r>
      </w:ins>
      <w:ins w:id="7944" w:author="Claire S" w:date="2026-07-23T14:00:00Z" w16du:dateUtc="2026-07-23T13:00:00Z">
        <w:r>
          <w:rPr>
            <w:rFonts w:ascii="Cambria" w:hAnsi="Cambria"/>
            <w:sz w:val="28"/>
            <w:szCs w:val="28"/>
          </w:rPr>
          <w:t xml:space="preserve">, Savannah had convinced herself she wasn’t ready to settle down again. </w:t>
        </w:r>
      </w:ins>
      <w:ins w:id="7945" w:author="Claire S" w:date="2026-07-23T14:15:00Z" w16du:dateUtc="2026-07-23T13:15:00Z">
        <w:r w:rsidR="004E16E3">
          <w:rPr>
            <w:rFonts w:ascii="Cambria" w:hAnsi="Cambria"/>
            <w:sz w:val="28"/>
            <w:szCs w:val="28"/>
          </w:rPr>
          <w:t xml:space="preserve">And </w:t>
        </w:r>
      </w:ins>
      <w:ins w:id="7946" w:author="Claire S" w:date="2026-07-23T14:00:00Z" w16du:dateUtc="2026-07-23T13:00:00Z">
        <w:r>
          <w:rPr>
            <w:rFonts w:ascii="Cambria" w:hAnsi="Cambria"/>
            <w:sz w:val="28"/>
            <w:szCs w:val="28"/>
          </w:rPr>
          <w:t>the Langley family ethic forbade mixing business with pleasure</w:t>
        </w:r>
      </w:ins>
      <w:ins w:id="7947" w:author="Claire S" w:date="2026-07-23T14:16:00Z" w16du:dateUtc="2026-07-23T13:16:00Z">
        <w:r w:rsidR="004E16E3">
          <w:rPr>
            <w:rFonts w:ascii="Cambria" w:hAnsi="Cambria"/>
            <w:sz w:val="28"/>
            <w:szCs w:val="28"/>
          </w:rPr>
          <w:t>, so</w:t>
        </w:r>
      </w:ins>
      <w:ins w:id="7948" w:author="Claire S" w:date="2026-07-23T14:00:00Z" w16du:dateUtc="2026-07-23T13:00:00Z">
        <w:r>
          <w:rPr>
            <w:rFonts w:ascii="Cambria" w:hAnsi="Cambria"/>
            <w:sz w:val="28"/>
            <w:szCs w:val="28"/>
          </w:rPr>
          <w:t xml:space="preserve"> when she’d been partnered with Dex </w:t>
        </w:r>
        <w:r w:rsidR="00CE1FE4">
          <w:rPr>
            <w:rFonts w:ascii="Cambria" w:hAnsi="Cambria"/>
            <w:sz w:val="28"/>
            <w:szCs w:val="28"/>
          </w:rPr>
          <w:t>in</w:t>
        </w:r>
      </w:ins>
      <w:ins w:id="7949" w:author="Claire S" w:date="2026-07-23T14:01:00Z" w16du:dateUtc="2026-07-23T13:01:00Z">
        <w:r w:rsidR="00CE1FE4">
          <w:rPr>
            <w:rFonts w:ascii="Cambria" w:hAnsi="Cambria"/>
            <w:sz w:val="28"/>
            <w:szCs w:val="28"/>
          </w:rPr>
          <w:t xml:space="preserve"> a team-building exercise </w:t>
        </w:r>
      </w:ins>
      <w:ins w:id="7950" w:author="Claire S" w:date="2026-07-23T14:00:00Z" w16du:dateUtc="2026-07-23T13:00:00Z">
        <w:r>
          <w:rPr>
            <w:rFonts w:ascii="Cambria" w:hAnsi="Cambria"/>
            <w:sz w:val="28"/>
            <w:szCs w:val="28"/>
          </w:rPr>
          <w:t xml:space="preserve">at a ‘fun’ Langley day in the Cotswolds, it had ended up being </w:t>
        </w:r>
      </w:ins>
      <w:ins w:id="7951" w:author="Claire S" w:date="2026-07-23T14:01:00Z" w16du:dateUtc="2026-07-23T13:01:00Z">
        <w:r w:rsidR="00CE1FE4">
          <w:rPr>
            <w:rFonts w:ascii="Cambria" w:hAnsi="Cambria"/>
            <w:sz w:val="28"/>
            <w:szCs w:val="28"/>
          </w:rPr>
          <w:t>much more</w:t>
        </w:r>
      </w:ins>
      <w:ins w:id="7952" w:author="Claire S" w:date="2026-07-23T14:00:00Z" w16du:dateUtc="2026-07-23T13:00:00Z">
        <w:r>
          <w:rPr>
            <w:rFonts w:ascii="Cambria" w:hAnsi="Cambria"/>
            <w:sz w:val="28"/>
            <w:szCs w:val="28"/>
          </w:rPr>
          <w:t xml:space="preserve"> fun in her four-poster bed, at the olde-worlde Lamb Inn.</w:t>
        </w:r>
      </w:ins>
    </w:p>
    <w:p w14:paraId="6426AF73" w14:textId="4F012A92" w:rsidR="000D33A9" w:rsidRDefault="004E16E3" w:rsidP="000D33A9">
      <w:pPr>
        <w:spacing w:line="360" w:lineRule="auto"/>
        <w:ind w:firstLine="720"/>
        <w:contextualSpacing/>
        <w:rPr>
          <w:ins w:id="7953" w:author="Claire S" w:date="2026-07-23T14:00:00Z" w16du:dateUtc="2026-07-23T13:00:00Z"/>
          <w:rFonts w:ascii="Cambria" w:hAnsi="Cambria"/>
          <w:sz w:val="28"/>
          <w:szCs w:val="28"/>
        </w:rPr>
      </w:pPr>
      <w:ins w:id="7954" w:author="Claire S" w:date="2026-07-23T14:16:00Z" w16du:dateUtc="2026-07-23T13:16:00Z">
        <w:r>
          <w:rPr>
            <w:rFonts w:ascii="Cambria" w:hAnsi="Cambria"/>
            <w:sz w:val="28"/>
            <w:szCs w:val="28"/>
          </w:rPr>
          <w:t>F</w:t>
        </w:r>
      </w:ins>
      <w:ins w:id="7955" w:author="Claire S" w:date="2026-07-23T14:00:00Z" w16du:dateUtc="2026-07-23T13:00:00Z">
        <w:r w:rsidR="000D33A9">
          <w:rPr>
            <w:rFonts w:ascii="Cambria" w:hAnsi="Cambria"/>
            <w:sz w:val="28"/>
            <w:szCs w:val="28"/>
          </w:rPr>
          <w:t>or once, Ruth hadn’t interfered when she found out. Perhaps secretly, she’d thought Dex was just what her poor flighty sister needed.</w:t>
        </w:r>
      </w:ins>
    </w:p>
    <w:p w14:paraId="76C85938" w14:textId="5B130338" w:rsidR="000D33A9" w:rsidRDefault="000D33A9">
      <w:pPr>
        <w:spacing w:line="360" w:lineRule="auto"/>
        <w:ind w:firstLine="720"/>
        <w:contextualSpacing/>
        <w:rPr>
          <w:ins w:id="7956" w:author="Claire S" w:date="2026-07-22T11:58:00Z" w16du:dateUtc="2026-07-22T10:58:00Z"/>
          <w:rFonts w:ascii="Cambria" w:hAnsi="Cambria"/>
          <w:sz w:val="28"/>
          <w:szCs w:val="28"/>
        </w:rPr>
        <w:pPrChange w:id="7957" w:author="Claire S" w:date="2026-07-23T14:02:00Z" w16du:dateUtc="2026-07-23T13:02:00Z">
          <w:pPr>
            <w:spacing w:line="360" w:lineRule="auto"/>
            <w:contextualSpacing/>
          </w:pPr>
        </w:pPrChange>
      </w:pPr>
      <w:commentRangeStart w:id="7958"/>
      <w:ins w:id="7959" w:author="Claire S" w:date="2026-07-23T14:00:00Z" w16du:dateUtc="2026-07-23T13:00:00Z">
        <w:r>
          <w:rPr>
            <w:rFonts w:ascii="Cambria" w:hAnsi="Cambria"/>
            <w:sz w:val="28"/>
            <w:szCs w:val="28"/>
          </w:rPr>
          <w:t xml:space="preserve">Savannah </w:t>
        </w:r>
      </w:ins>
      <w:ins w:id="7960" w:author="Claire S" w:date="2026-07-23T14:16:00Z" w16du:dateUtc="2026-07-23T13:16:00Z">
        <w:r w:rsidR="004E16E3">
          <w:rPr>
            <w:rFonts w:ascii="Cambria" w:hAnsi="Cambria"/>
            <w:sz w:val="28"/>
            <w:szCs w:val="28"/>
          </w:rPr>
          <w:t xml:space="preserve">quickly </w:t>
        </w:r>
      </w:ins>
      <w:ins w:id="7961" w:author="Claire S" w:date="2026-07-23T14:00:00Z" w16du:dateUtc="2026-07-23T13:00:00Z">
        <w:r>
          <w:rPr>
            <w:rFonts w:ascii="Cambria" w:hAnsi="Cambria"/>
            <w:sz w:val="28"/>
            <w:szCs w:val="28"/>
          </w:rPr>
          <w:t xml:space="preserve">began to think Dex was ‘the one’, so it </w:t>
        </w:r>
      </w:ins>
      <w:ins w:id="7962" w:author="Claire S" w:date="2026-07-23T14:16:00Z" w16du:dateUtc="2026-07-23T13:16:00Z">
        <w:r w:rsidR="004E16E3">
          <w:rPr>
            <w:rFonts w:ascii="Cambria" w:hAnsi="Cambria"/>
            <w:sz w:val="28"/>
            <w:szCs w:val="28"/>
          </w:rPr>
          <w:t>w</w:t>
        </w:r>
      </w:ins>
      <w:ins w:id="7963" w:author="Claire S" w:date="2026-07-23T14:00:00Z" w16du:dateUtc="2026-07-23T13:00:00Z">
        <w:r>
          <w:rPr>
            <w:rFonts w:ascii="Cambria" w:hAnsi="Cambria"/>
            <w:sz w:val="28"/>
            <w:szCs w:val="28"/>
          </w:rPr>
          <w:t xml:space="preserve">as a shock to understand Dex himself didn’t believe ‘the one’ existed. He loved Savannah deeply, she knew that; he was beyond kind, and very tolerant of her insecurities – but he was </w:t>
        </w:r>
      </w:ins>
      <w:ins w:id="7964" w:author="Claire S" w:date="2026-07-23T14:17:00Z" w16du:dateUtc="2026-07-23T13:17:00Z">
        <w:r w:rsidR="00A669D1">
          <w:rPr>
            <w:rFonts w:ascii="Cambria" w:hAnsi="Cambria"/>
            <w:sz w:val="28"/>
            <w:szCs w:val="28"/>
          </w:rPr>
          <w:t>also i</w:t>
        </w:r>
      </w:ins>
      <w:ins w:id="7965" w:author="Claire S" w:date="2026-07-23T14:00:00Z" w16du:dateUtc="2026-07-23T13:00:00Z">
        <w:r>
          <w:rPr>
            <w:rFonts w:ascii="Cambria" w:hAnsi="Cambria"/>
            <w:sz w:val="28"/>
            <w:szCs w:val="28"/>
          </w:rPr>
          <w:t xml:space="preserve">nto </w:t>
        </w:r>
      </w:ins>
      <w:ins w:id="7966" w:author="Claire S" w:date="2026-07-23T14:17:00Z" w16du:dateUtc="2026-07-23T13:17:00Z">
        <w:r w:rsidR="00A669D1">
          <w:rPr>
            <w:rFonts w:ascii="Cambria" w:hAnsi="Cambria"/>
            <w:sz w:val="28"/>
            <w:szCs w:val="28"/>
          </w:rPr>
          <w:t>a few</w:t>
        </w:r>
      </w:ins>
      <w:ins w:id="7967" w:author="Claire S" w:date="2026-07-23T14:00:00Z" w16du:dateUtc="2026-07-23T13:00:00Z">
        <w:r>
          <w:rPr>
            <w:rFonts w:ascii="Cambria" w:hAnsi="Cambria"/>
            <w:sz w:val="28"/>
            <w:szCs w:val="28"/>
          </w:rPr>
          <w:t xml:space="preserve"> exotic pleasures, sexuall</w:t>
        </w:r>
      </w:ins>
      <w:ins w:id="7968" w:author="Claire S" w:date="2026-07-23T14:02:00Z" w16du:dateUtc="2026-07-23T13:02:00Z">
        <w:r w:rsidR="00B42817">
          <w:rPr>
            <w:rFonts w:ascii="Cambria" w:hAnsi="Cambria"/>
            <w:sz w:val="28"/>
            <w:szCs w:val="28"/>
          </w:rPr>
          <w:t>y.  And</w:t>
        </w:r>
      </w:ins>
      <w:ins w:id="7969" w:author="Claire S" w:date="2026-07-23T14:00:00Z" w16du:dateUtc="2026-07-23T13:00:00Z">
        <w:r>
          <w:rPr>
            <w:rFonts w:ascii="Cambria" w:hAnsi="Cambria"/>
            <w:sz w:val="28"/>
            <w:szCs w:val="28"/>
          </w:rPr>
          <w:t xml:space="preserve"> </w:t>
        </w:r>
      </w:ins>
      <w:ins w:id="7970" w:author="Claire S" w:date="2026-07-23T14:17:00Z" w16du:dateUtc="2026-07-23T13:17:00Z">
        <w:r w:rsidR="00A669D1">
          <w:rPr>
            <w:rFonts w:ascii="Cambria" w:hAnsi="Cambria"/>
            <w:sz w:val="28"/>
            <w:szCs w:val="28"/>
          </w:rPr>
          <w:t xml:space="preserve">against her will and all her instincts, </w:t>
        </w:r>
      </w:ins>
      <w:ins w:id="7971" w:author="Claire S" w:date="2026-07-23T14:00:00Z" w16du:dateUtc="2026-07-23T13:00:00Z">
        <w:r>
          <w:rPr>
            <w:rFonts w:ascii="Cambria" w:hAnsi="Cambria"/>
            <w:sz w:val="28"/>
            <w:szCs w:val="28"/>
          </w:rPr>
          <w:t xml:space="preserve">Savannah had </w:t>
        </w:r>
      </w:ins>
      <w:ins w:id="7972" w:author="Claire S" w:date="2026-07-23T14:02:00Z" w16du:dateUtc="2026-07-23T13:02:00Z">
        <w:r w:rsidR="00B42817">
          <w:rPr>
            <w:rFonts w:ascii="Cambria" w:hAnsi="Cambria"/>
            <w:sz w:val="28"/>
            <w:szCs w:val="28"/>
          </w:rPr>
          <w:t xml:space="preserve">accepted </w:t>
        </w:r>
      </w:ins>
      <w:ins w:id="7973" w:author="Claire S" w:date="2026-07-23T14:00:00Z" w16du:dateUtc="2026-07-23T13:00:00Z">
        <w:r>
          <w:rPr>
            <w:rFonts w:ascii="Cambria" w:hAnsi="Cambria"/>
            <w:sz w:val="28"/>
            <w:szCs w:val="28"/>
          </w:rPr>
          <w:t>that</w:t>
        </w:r>
      </w:ins>
      <w:ins w:id="7974" w:author="Claire S" w:date="2026-07-23T14:02:00Z" w16du:dateUtc="2026-07-23T13:02:00Z">
        <w:r w:rsidR="00B42817">
          <w:rPr>
            <w:rFonts w:ascii="Cambria" w:hAnsi="Cambria"/>
            <w:sz w:val="28"/>
            <w:szCs w:val="28"/>
          </w:rPr>
          <w:t xml:space="preserve">, </w:t>
        </w:r>
      </w:ins>
      <w:ins w:id="7975" w:author="Claire S" w:date="2026-07-23T14:00:00Z" w16du:dateUtc="2026-07-23T13:00:00Z">
        <w:r>
          <w:rPr>
            <w:rFonts w:ascii="Cambria" w:hAnsi="Cambria"/>
            <w:sz w:val="28"/>
            <w:szCs w:val="28"/>
          </w:rPr>
          <w:t xml:space="preserve">because she’d </w:t>
        </w:r>
      </w:ins>
      <w:ins w:id="7976" w:author="Claire S" w:date="2026-07-23T14:02:00Z" w16du:dateUtc="2026-07-23T13:02:00Z">
        <w:r w:rsidR="00B42817">
          <w:rPr>
            <w:rFonts w:ascii="Cambria" w:hAnsi="Cambria"/>
            <w:sz w:val="28"/>
            <w:szCs w:val="28"/>
          </w:rPr>
          <w:t xml:space="preserve">fallen for </w:t>
        </w:r>
      </w:ins>
      <w:ins w:id="7977" w:author="Claire S" w:date="2026-07-23T14:08:00Z" w16du:dateUtc="2026-07-23T13:08:00Z">
        <w:r w:rsidR="00433CD3">
          <w:rPr>
            <w:rFonts w:ascii="Cambria" w:hAnsi="Cambria"/>
            <w:sz w:val="28"/>
            <w:szCs w:val="28"/>
          </w:rPr>
          <w:t xml:space="preserve">Dex </w:t>
        </w:r>
      </w:ins>
      <w:ins w:id="7978" w:author="Claire S" w:date="2026-07-23T14:00:00Z" w16du:dateUtc="2026-07-23T13:00:00Z">
        <w:r>
          <w:rPr>
            <w:rFonts w:ascii="Cambria" w:hAnsi="Cambria"/>
            <w:sz w:val="28"/>
            <w:szCs w:val="28"/>
          </w:rPr>
          <w:t xml:space="preserve">so </w:t>
        </w:r>
      </w:ins>
      <w:ins w:id="7979" w:author="Claire S" w:date="2026-07-23T14:03:00Z" w16du:dateUtc="2026-07-23T13:03:00Z">
        <w:r w:rsidR="00264026">
          <w:rPr>
            <w:rFonts w:ascii="Cambria" w:hAnsi="Cambria"/>
            <w:sz w:val="28"/>
            <w:szCs w:val="28"/>
          </w:rPr>
          <w:t>hard</w:t>
        </w:r>
      </w:ins>
      <w:ins w:id="7980" w:author="Claire S" w:date="2026-07-23T14:00:00Z" w16du:dateUtc="2026-07-23T13:00:00Z">
        <w:r>
          <w:rPr>
            <w:rFonts w:ascii="Cambria" w:hAnsi="Cambria"/>
            <w:sz w:val="28"/>
            <w:szCs w:val="28"/>
          </w:rPr>
          <w:t>.</w:t>
        </w:r>
        <w:commentRangeEnd w:id="7958"/>
        <w:r>
          <w:rPr>
            <w:rStyle w:val="CommentReference"/>
            <w:rFonts w:ascii="Cambria" w:hAnsi="Cambria"/>
            <w:sz w:val="28"/>
            <w:szCs w:val="28"/>
          </w:rPr>
          <w:commentReference w:id="7958"/>
        </w:r>
      </w:ins>
    </w:p>
    <w:p w14:paraId="0D2EA4DA" w14:textId="77777777" w:rsidR="00A669D1" w:rsidRDefault="00B42817" w:rsidP="00A669D1">
      <w:pPr>
        <w:spacing w:line="360" w:lineRule="auto"/>
        <w:ind w:firstLine="720"/>
        <w:contextualSpacing/>
        <w:rPr>
          <w:ins w:id="7981" w:author="Claire S" w:date="2026-07-23T14:18:00Z" w16du:dateUtc="2026-07-23T13:18:00Z"/>
          <w:rFonts w:ascii="Cambria" w:hAnsi="Cambria"/>
          <w:sz w:val="28"/>
          <w:szCs w:val="28"/>
        </w:rPr>
      </w:pPr>
      <w:ins w:id="7982" w:author="Claire S" w:date="2026-07-23T14:02:00Z" w16du:dateUtc="2026-07-23T13:02:00Z">
        <w:r>
          <w:rPr>
            <w:rFonts w:ascii="Cambria" w:hAnsi="Cambria"/>
            <w:sz w:val="28"/>
            <w:szCs w:val="28"/>
          </w:rPr>
          <w:t xml:space="preserve">Now </w:t>
        </w:r>
      </w:ins>
      <w:ins w:id="7983" w:author="Claire S" w:date="2026-07-23T14:17:00Z" w16du:dateUtc="2026-07-23T13:17:00Z">
        <w:r w:rsidR="00A669D1">
          <w:rPr>
            <w:rFonts w:ascii="Cambria" w:hAnsi="Cambria"/>
            <w:sz w:val="28"/>
            <w:szCs w:val="28"/>
          </w:rPr>
          <w:t xml:space="preserve">she picked up </w:t>
        </w:r>
      </w:ins>
      <w:ins w:id="7984" w:author="Claire S" w:date="2026-07-23T14:18:00Z" w16du:dateUtc="2026-07-23T13:18:00Z">
        <w:r w:rsidR="00A669D1">
          <w:rPr>
            <w:rFonts w:ascii="Cambria" w:hAnsi="Cambria"/>
            <w:sz w:val="28"/>
            <w:szCs w:val="28"/>
          </w:rPr>
          <w:t>the</w:t>
        </w:r>
      </w:ins>
      <w:ins w:id="7985" w:author="Claire S" w:date="2026-07-23T14:17:00Z" w16du:dateUtc="2026-07-23T13:17:00Z">
        <w:r w:rsidR="00A669D1">
          <w:rPr>
            <w:rFonts w:ascii="Cambria" w:hAnsi="Cambria"/>
            <w:sz w:val="28"/>
            <w:szCs w:val="28"/>
          </w:rPr>
          <w:t xml:space="preserve"> old fleece </w:t>
        </w:r>
      </w:ins>
      <w:ins w:id="7986" w:author="Claire S" w:date="2026-07-23T14:18:00Z" w16du:dateUtc="2026-07-23T13:18:00Z">
        <w:r w:rsidR="00A669D1">
          <w:rPr>
            <w:rFonts w:ascii="Cambria" w:hAnsi="Cambria"/>
            <w:sz w:val="28"/>
            <w:szCs w:val="28"/>
          </w:rPr>
          <w:t xml:space="preserve">that smelled of Dex </w:t>
        </w:r>
      </w:ins>
      <w:del w:id="7987" w:author="Claire S" w:date="2026-07-23T14:18:00Z" w16du:dateUtc="2026-07-23T13:18:00Z">
        <w:r w:rsidR="00B82183" w:rsidDel="00A669D1">
          <w:rPr>
            <w:rFonts w:ascii="Cambria" w:hAnsi="Cambria"/>
            <w:sz w:val="28"/>
            <w:szCs w:val="28"/>
          </w:rPr>
          <w:delText xml:space="preserve">Savannah </w:delText>
        </w:r>
      </w:del>
      <w:ins w:id="7988" w:author="Claire S" w:date="2026-07-23T14:18:00Z" w16du:dateUtc="2026-07-23T13:18:00Z">
        <w:r w:rsidR="00A669D1">
          <w:rPr>
            <w:rFonts w:ascii="Cambria" w:hAnsi="Cambria"/>
            <w:sz w:val="28"/>
            <w:szCs w:val="28"/>
          </w:rPr>
          <w:t xml:space="preserve">and </w:t>
        </w:r>
      </w:ins>
      <w:ins w:id="7989" w:author="Daisy Watt" w:date="2026-06-22T06:13:00Z" w16du:dateUtc="2026-06-22T04:13:00Z">
        <w:del w:id="7990" w:author="Claire S" w:date="2026-07-23T14:02:00Z" w16du:dateUtc="2026-07-23T13:02:00Z">
          <w:r w:rsidR="005F6E6D" w:rsidDel="00B42817">
            <w:rPr>
              <w:rFonts w:ascii="Cambria" w:hAnsi="Cambria"/>
              <w:sz w:val="28"/>
              <w:szCs w:val="28"/>
            </w:rPr>
            <w:delText xml:space="preserve">had </w:delText>
          </w:r>
        </w:del>
      </w:ins>
      <w:ins w:id="7991" w:author="Claire S" w:date="2026-05-21T15:50:00Z" w16du:dateUtc="2026-05-21T14:50:00Z">
        <w:r w:rsidR="0075736A">
          <w:rPr>
            <w:rFonts w:ascii="Cambria" w:hAnsi="Cambria"/>
            <w:sz w:val="28"/>
            <w:szCs w:val="28"/>
          </w:rPr>
          <w:t>wrapped herself in</w:t>
        </w:r>
      </w:ins>
      <w:ins w:id="7992" w:author="Claire S" w:date="2026-07-23T14:18:00Z" w16du:dateUtc="2026-07-23T13:18:00Z">
        <w:r w:rsidR="00A669D1">
          <w:rPr>
            <w:rFonts w:ascii="Cambria" w:hAnsi="Cambria"/>
            <w:sz w:val="28"/>
            <w:szCs w:val="28"/>
          </w:rPr>
          <w:t xml:space="preserve"> it</w:t>
        </w:r>
      </w:ins>
      <w:ins w:id="7993" w:author="Daisy Watt" w:date="2026-06-16T17:36:00Z" w16du:dateUtc="2026-06-16T16:36:00Z">
        <w:del w:id="7994" w:author="Claire S" w:date="2026-07-23T14:17:00Z" w16du:dateUtc="2026-07-23T13:17:00Z">
          <w:r w:rsidR="00B50750" w:rsidDel="00A669D1">
            <w:rPr>
              <w:rFonts w:ascii="Cambria" w:hAnsi="Cambria"/>
              <w:sz w:val="28"/>
              <w:szCs w:val="28"/>
            </w:rPr>
            <w:delText>led</w:delText>
          </w:r>
        </w:del>
      </w:ins>
      <w:ins w:id="7995" w:author="Claire S" w:date="2026-07-22T12:01:00Z" w16du:dateUtc="2026-07-22T11:01:00Z">
        <w:r w:rsidR="0097756D">
          <w:rPr>
            <w:rFonts w:ascii="Cambria" w:hAnsi="Cambria"/>
            <w:sz w:val="28"/>
            <w:szCs w:val="28"/>
          </w:rPr>
          <w:t>;</w:t>
        </w:r>
      </w:ins>
      <w:ins w:id="7996" w:author="Claire S" w:date="2026-05-21T15:51:00Z" w16du:dateUtc="2026-05-21T14:51:00Z">
        <w:r w:rsidR="00E668A1">
          <w:rPr>
            <w:rFonts w:ascii="Cambria" w:hAnsi="Cambria"/>
            <w:sz w:val="28"/>
            <w:szCs w:val="28"/>
          </w:rPr>
          <w:t xml:space="preserve"> </w:t>
        </w:r>
      </w:ins>
      <w:ins w:id="7997" w:author="Claire S" w:date="2026-07-22T12:01:00Z" w16du:dateUtc="2026-07-22T11:01:00Z">
        <w:r w:rsidR="0097756D">
          <w:rPr>
            <w:rFonts w:ascii="Cambria" w:hAnsi="Cambria"/>
            <w:sz w:val="28"/>
            <w:szCs w:val="28"/>
          </w:rPr>
          <w:t xml:space="preserve">dozing </w:t>
        </w:r>
      </w:ins>
      <w:ins w:id="7998" w:author="Claire S" w:date="2026-05-21T15:51:00Z" w16du:dateUtc="2026-05-21T14:51:00Z">
        <w:r w:rsidR="00E668A1">
          <w:rPr>
            <w:rFonts w:ascii="Cambria" w:hAnsi="Cambria"/>
            <w:sz w:val="28"/>
            <w:szCs w:val="28"/>
          </w:rPr>
          <w:t xml:space="preserve">in </w:t>
        </w:r>
      </w:ins>
      <w:ins w:id="7999" w:author="Claire S" w:date="2026-05-27T13:19:00Z" w16du:dateUtc="2026-05-27T12:19:00Z">
        <w:r w:rsidR="00465966">
          <w:rPr>
            <w:rFonts w:ascii="Cambria" w:hAnsi="Cambria"/>
            <w:sz w:val="28"/>
            <w:szCs w:val="28"/>
          </w:rPr>
          <w:t>the</w:t>
        </w:r>
      </w:ins>
      <w:ins w:id="8000" w:author="Claire S" w:date="2026-05-21T15:51:00Z" w16du:dateUtc="2026-05-21T14:51:00Z">
        <w:r w:rsidR="00E668A1">
          <w:rPr>
            <w:rFonts w:ascii="Cambria" w:hAnsi="Cambria"/>
            <w:sz w:val="28"/>
            <w:szCs w:val="28"/>
          </w:rPr>
          <w:t xml:space="preserve"> study’s armchair</w:t>
        </w:r>
      </w:ins>
      <w:ins w:id="8001" w:author="Daisy Watt" w:date="2026-06-22T06:13:00Z" w16du:dateUtc="2026-06-22T04:13:00Z">
        <w:del w:id="8002" w:author="Claire S" w:date="2026-07-22T11:59:00Z" w16du:dateUtc="2026-07-22T10:59:00Z">
          <w:r w:rsidR="005E469F" w:rsidDel="005E3B6B">
            <w:rPr>
              <w:rFonts w:ascii="Cambria" w:hAnsi="Cambria"/>
              <w:sz w:val="28"/>
              <w:szCs w:val="28"/>
            </w:rPr>
            <w:delText>,</w:delText>
          </w:r>
        </w:del>
        <w:r w:rsidR="005E469F">
          <w:rPr>
            <w:rFonts w:ascii="Cambria" w:hAnsi="Cambria"/>
            <w:sz w:val="28"/>
            <w:szCs w:val="28"/>
          </w:rPr>
          <w:t xml:space="preserve"> until </w:t>
        </w:r>
        <w:del w:id="8003" w:author="Claire S" w:date="2026-07-23T14:18:00Z" w16du:dateUtc="2026-07-23T13:18:00Z">
          <w:r w:rsidR="005E469F" w:rsidDel="00A669D1">
            <w:rPr>
              <w:rFonts w:ascii="Cambria" w:hAnsi="Cambria"/>
              <w:sz w:val="28"/>
              <w:szCs w:val="28"/>
            </w:rPr>
            <w:delText>a</w:delText>
          </w:r>
        </w:del>
      </w:ins>
      <w:del w:id="8004" w:author="Claire S" w:date="2026-05-21T15:50:00Z" w16du:dateUtc="2026-05-21T14:50:00Z">
        <w:r w:rsidR="00B82183" w:rsidDel="0075736A">
          <w:rPr>
            <w:rFonts w:ascii="Cambria" w:hAnsi="Cambria"/>
            <w:sz w:val="28"/>
            <w:szCs w:val="28"/>
          </w:rPr>
          <w:delText xml:space="preserve">must have </w:delText>
        </w:r>
      </w:del>
      <w:del w:id="8005" w:author="Claire S" w:date="2026-05-21T15:51:00Z" w16du:dateUtc="2026-05-21T14:51:00Z">
        <w:r w:rsidR="00B82183" w:rsidDel="0075736A">
          <w:rPr>
            <w:rFonts w:ascii="Cambria" w:hAnsi="Cambria"/>
            <w:sz w:val="28"/>
            <w:szCs w:val="28"/>
          </w:rPr>
          <w:delText xml:space="preserve">dozed off </w:delText>
        </w:r>
      </w:del>
      <w:del w:id="8006" w:author="Claire S" w:date="2026-05-21T15:49:00Z" w16du:dateUtc="2026-05-21T14:49:00Z">
        <w:r w:rsidR="00B82183" w:rsidDel="00F04A8F">
          <w:rPr>
            <w:rFonts w:ascii="Cambria" w:hAnsi="Cambria"/>
            <w:sz w:val="28"/>
            <w:szCs w:val="28"/>
          </w:rPr>
          <w:delText xml:space="preserve">on </w:delText>
        </w:r>
        <w:r w:rsidR="00A37D42" w:rsidDel="00F04A8F">
          <w:rPr>
            <w:rFonts w:ascii="Cambria" w:hAnsi="Cambria"/>
            <w:sz w:val="28"/>
            <w:szCs w:val="28"/>
          </w:rPr>
          <w:delText>her giant</w:delText>
        </w:r>
        <w:r w:rsidR="00B82183" w:rsidDel="00F04A8F">
          <w:rPr>
            <w:rFonts w:ascii="Cambria" w:hAnsi="Cambria"/>
            <w:sz w:val="28"/>
            <w:szCs w:val="28"/>
          </w:rPr>
          <w:delText xml:space="preserve"> sofa</w:delText>
        </w:r>
      </w:del>
      <w:del w:id="8007" w:author="Claire S" w:date="2026-05-21T15:51:00Z" w16du:dateUtc="2026-05-21T14:51:00Z">
        <w:r w:rsidR="00B82183" w:rsidDel="0075736A">
          <w:rPr>
            <w:rFonts w:ascii="Cambria" w:hAnsi="Cambria"/>
            <w:sz w:val="28"/>
            <w:szCs w:val="28"/>
          </w:rPr>
          <w:delText xml:space="preserve">, because </w:delText>
        </w:r>
      </w:del>
      <w:del w:id="8008" w:author="Claire S" w:date="2026-05-27T13:19:00Z" w16du:dateUtc="2026-05-27T12:19:00Z">
        <w:r w:rsidR="00B82183" w:rsidDel="00465966">
          <w:rPr>
            <w:rFonts w:ascii="Cambria" w:hAnsi="Cambria"/>
            <w:sz w:val="28"/>
            <w:szCs w:val="28"/>
          </w:rPr>
          <w:delText>s</w:delText>
        </w:r>
      </w:del>
      <w:del w:id="8009" w:author="Claire S" w:date="2026-06-03T16:38:00Z" w16du:dateUtc="2026-06-03T15:38:00Z">
        <w:r w:rsidR="00B82183" w:rsidDel="00EC59AC">
          <w:rPr>
            <w:rFonts w:ascii="Cambria" w:hAnsi="Cambria"/>
            <w:sz w:val="28"/>
            <w:szCs w:val="28"/>
          </w:rPr>
          <w:delText xml:space="preserve">he was completely </w:delText>
        </w:r>
        <w:r w:rsidR="002F4003" w:rsidDel="00EC59AC">
          <w:rPr>
            <w:rFonts w:ascii="Cambria" w:hAnsi="Cambria"/>
            <w:sz w:val="28"/>
            <w:szCs w:val="28"/>
          </w:rPr>
          <w:delText>bewildered</w:delText>
        </w:r>
        <w:r w:rsidR="00B82183" w:rsidDel="00EC59AC">
          <w:rPr>
            <w:rFonts w:ascii="Cambria" w:hAnsi="Cambria"/>
            <w:sz w:val="28"/>
            <w:szCs w:val="28"/>
          </w:rPr>
          <w:delText xml:space="preserve"> when </w:delText>
        </w:r>
      </w:del>
      <w:del w:id="8010" w:author="Claire S" w:date="2026-05-21T15:52:00Z" w16du:dateUtc="2026-05-21T14:52:00Z">
        <w:r w:rsidR="00B82183" w:rsidDel="00DA54F3">
          <w:rPr>
            <w:rFonts w:ascii="Cambria" w:hAnsi="Cambria"/>
            <w:sz w:val="28"/>
            <w:szCs w:val="28"/>
          </w:rPr>
          <w:delText xml:space="preserve">she woke </w:delText>
        </w:r>
        <w:r w:rsidR="001F6DC8" w:rsidDel="00DA54F3">
          <w:rPr>
            <w:rFonts w:ascii="Cambria" w:hAnsi="Cambria"/>
            <w:sz w:val="28"/>
            <w:szCs w:val="28"/>
          </w:rPr>
          <w:delText xml:space="preserve">to </w:delText>
        </w:r>
      </w:del>
      <w:del w:id="8011" w:author="Claire S" w:date="2026-06-03T16:38:00Z" w16du:dateUtc="2026-06-03T15:38:00Z">
        <w:r w:rsidR="00840AED" w:rsidDel="00EC59AC">
          <w:rPr>
            <w:rFonts w:ascii="Cambria" w:hAnsi="Cambria"/>
            <w:sz w:val="28"/>
            <w:szCs w:val="28"/>
          </w:rPr>
          <w:delText>a</w:delText>
        </w:r>
      </w:del>
      <w:del w:id="8012" w:author="Claire S" w:date="2026-07-23T14:18:00Z" w16du:dateUtc="2026-07-23T13:18:00Z">
        <w:r w:rsidR="00840AED" w:rsidDel="00A669D1">
          <w:rPr>
            <w:rFonts w:ascii="Cambria" w:hAnsi="Cambria"/>
            <w:sz w:val="28"/>
            <w:szCs w:val="28"/>
          </w:rPr>
          <w:delText xml:space="preserve"> horrible noise</w:delText>
        </w:r>
      </w:del>
      <w:ins w:id="8013" w:author="Claire S" w:date="2026-07-23T14:18:00Z" w16du:dateUtc="2026-07-23T13:18:00Z">
        <w:r w:rsidR="00A669D1">
          <w:rPr>
            <w:rFonts w:ascii="Cambria" w:hAnsi="Cambria"/>
            <w:sz w:val="28"/>
            <w:szCs w:val="28"/>
          </w:rPr>
          <w:t>something woke her with a start</w:t>
        </w:r>
      </w:ins>
      <w:del w:id="8014" w:author="Claire S" w:date="2026-07-23T14:18:00Z" w16du:dateUtc="2026-07-23T13:18:00Z">
        <w:r w:rsidR="00840AED" w:rsidDel="00A669D1">
          <w:rPr>
            <w:rFonts w:ascii="Cambria" w:hAnsi="Cambria"/>
            <w:sz w:val="28"/>
            <w:szCs w:val="28"/>
          </w:rPr>
          <w:delText xml:space="preserve">: </w:delText>
        </w:r>
      </w:del>
      <w:ins w:id="8015" w:author="Claire S" w:date="2026-07-23T14:18:00Z" w16du:dateUtc="2026-07-23T13:18:00Z">
        <w:r w:rsidR="00A669D1">
          <w:rPr>
            <w:rFonts w:ascii="Cambria" w:hAnsi="Cambria"/>
            <w:sz w:val="28"/>
            <w:szCs w:val="28"/>
          </w:rPr>
          <w:t xml:space="preserve"> - </w:t>
        </w:r>
      </w:ins>
      <w:r w:rsidR="001F6DC8">
        <w:rPr>
          <w:rFonts w:ascii="Cambria" w:hAnsi="Cambria"/>
          <w:sz w:val="28"/>
          <w:szCs w:val="28"/>
        </w:rPr>
        <w:t xml:space="preserve">the </w:t>
      </w:r>
      <w:ins w:id="8016" w:author="Claire S" w:date="2026-07-22T12:00:00Z" w16du:dateUtc="2026-07-22T11:00:00Z">
        <w:r w:rsidR="005E3B6B">
          <w:rPr>
            <w:rFonts w:ascii="Cambria" w:hAnsi="Cambria"/>
            <w:sz w:val="28"/>
            <w:szCs w:val="28"/>
          </w:rPr>
          <w:t xml:space="preserve">buzz of </w:t>
        </w:r>
      </w:ins>
      <w:del w:id="8017" w:author="Claire S" w:date="2026-07-22T12:00:00Z" w16du:dateUtc="2026-07-22T11:00:00Z">
        <w:r w:rsidR="00A37D42" w:rsidDel="005E3B6B">
          <w:rPr>
            <w:rFonts w:ascii="Cambria" w:hAnsi="Cambria"/>
            <w:sz w:val="28"/>
            <w:szCs w:val="28"/>
          </w:rPr>
          <w:delText>sound</w:delText>
        </w:r>
        <w:r w:rsidR="001F6DC8" w:rsidDel="005E3B6B">
          <w:rPr>
            <w:rFonts w:ascii="Cambria" w:hAnsi="Cambria"/>
            <w:sz w:val="28"/>
            <w:szCs w:val="28"/>
          </w:rPr>
          <w:delText xml:space="preserve"> of </w:delText>
        </w:r>
      </w:del>
      <w:r w:rsidR="001F6DC8">
        <w:rPr>
          <w:rFonts w:ascii="Cambria" w:hAnsi="Cambria"/>
          <w:sz w:val="28"/>
          <w:szCs w:val="28"/>
        </w:rPr>
        <w:t>the front gate</w:t>
      </w:r>
      <w:del w:id="8018" w:author="Claire S" w:date="2026-07-22T12:00:00Z" w16du:dateUtc="2026-07-22T11:00:00Z">
        <w:r w:rsidR="001F6DC8" w:rsidDel="005E3B6B">
          <w:rPr>
            <w:rFonts w:ascii="Cambria" w:hAnsi="Cambria"/>
            <w:sz w:val="28"/>
            <w:szCs w:val="28"/>
          </w:rPr>
          <w:delText xml:space="preserve"> buzz</w:delText>
        </w:r>
        <w:r w:rsidR="00840AED" w:rsidDel="005E3B6B">
          <w:rPr>
            <w:rFonts w:ascii="Cambria" w:hAnsi="Cambria"/>
            <w:sz w:val="28"/>
            <w:szCs w:val="28"/>
          </w:rPr>
          <w:delText>er</w:delText>
        </w:r>
        <w:r w:rsidR="001F6DC8" w:rsidDel="005E3B6B">
          <w:rPr>
            <w:rFonts w:ascii="Cambria" w:hAnsi="Cambria"/>
            <w:sz w:val="28"/>
            <w:szCs w:val="28"/>
          </w:rPr>
          <w:delText>.</w:delText>
        </w:r>
      </w:del>
      <w:ins w:id="8019" w:author="Claire S" w:date="2026-07-22T12:00:00Z" w16du:dateUtc="2026-07-22T11:00:00Z">
        <w:r w:rsidR="005E3B6B">
          <w:rPr>
            <w:rFonts w:ascii="Cambria" w:hAnsi="Cambria"/>
            <w:sz w:val="28"/>
            <w:szCs w:val="28"/>
          </w:rPr>
          <w:t>.</w:t>
        </w:r>
      </w:ins>
      <w:ins w:id="8020" w:author="Claire S" w:date="2026-06-03T16:39:00Z" w16du:dateUtc="2026-06-03T15:39:00Z">
        <w:r w:rsidR="00624707">
          <w:rPr>
            <w:rFonts w:ascii="Cambria" w:hAnsi="Cambria"/>
            <w:sz w:val="28"/>
            <w:szCs w:val="28"/>
          </w:rPr>
          <w:t xml:space="preserve"> </w:t>
        </w:r>
      </w:ins>
    </w:p>
    <w:p w14:paraId="4D103D5D" w14:textId="5291C5D4" w:rsidR="00B82183" w:rsidDel="00A669D1" w:rsidRDefault="00B50BDB">
      <w:pPr>
        <w:spacing w:line="360" w:lineRule="auto"/>
        <w:ind w:firstLine="720"/>
        <w:contextualSpacing/>
        <w:rPr>
          <w:del w:id="8021" w:author="Claire S" w:date="2026-07-23T14:18:00Z" w16du:dateUtc="2026-07-23T13:18:00Z"/>
          <w:rFonts w:ascii="Cambria" w:hAnsi="Cambria"/>
          <w:sz w:val="28"/>
          <w:szCs w:val="28"/>
        </w:rPr>
        <w:pPrChange w:id="8022" w:author="Claire S" w:date="2026-07-23T14:18:00Z" w16du:dateUtc="2026-07-23T13:18:00Z">
          <w:pPr>
            <w:spacing w:line="360" w:lineRule="auto"/>
            <w:contextualSpacing/>
          </w:pPr>
        </w:pPrChange>
      </w:pPr>
      <w:ins w:id="8023" w:author="Daisy Watt" w:date="2026-06-22T06:14:00Z" w16du:dateUtc="2026-06-22T04:14:00Z">
        <w:del w:id="8024" w:author="Claire S" w:date="2026-07-23T14:18:00Z" w16du:dateUtc="2026-07-23T13:18:00Z">
          <w:r w:rsidDel="00A669D1">
            <w:rPr>
              <w:rFonts w:ascii="Cambria" w:hAnsi="Cambria"/>
              <w:sz w:val="28"/>
              <w:szCs w:val="28"/>
            </w:rPr>
            <w:delText>feltunbearable</w:delText>
          </w:r>
          <w:r w:rsidR="002E1EF2" w:rsidDel="00A669D1">
            <w:rPr>
              <w:rFonts w:ascii="Cambria" w:hAnsi="Cambria"/>
              <w:sz w:val="28"/>
              <w:szCs w:val="28"/>
            </w:rPr>
            <w:delText>right now</w:delText>
          </w:r>
        </w:del>
      </w:ins>
    </w:p>
    <w:p w14:paraId="7DE5FDFE" w14:textId="343C9E59" w:rsidR="00A669D1" w:rsidRDefault="00306BE4" w:rsidP="00A669D1">
      <w:pPr>
        <w:spacing w:line="360" w:lineRule="auto"/>
        <w:ind w:firstLine="720"/>
        <w:contextualSpacing/>
        <w:rPr>
          <w:ins w:id="8025" w:author="Claire S" w:date="2026-07-23T14:18:00Z" w16du:dateUtc="2026-07-23T13:18:00Z"/>
          <w:rFonts w:ascii="Cambria" w:hAnsi="Cambria"/>
          <w:sz w:val="28"/>
          <w:szCs w:val="28"/>
        </w:rPr>
      </w:pPr>
      <w:del w:id="8026" w:author="Claire S" w:date="2026-07-23T14:18:00Z" w16du:dateUtc="2026-07-23T13:18:00Z">
        <w:r w:rsidDel="00A669D1">
          <w:rPr>
            <w:rFonts w:ascii="Cambria" w:hAnsi="Cambria"/>
            <w:sz w:val="28"/>
            <w:szCs w:val="28"/>
          </w:rPr>
          <w:tab/>
        </w:r>
      </w:del>
      <w:r>
        <w:rPr>
          <w:rFonts w:ascii="Cambria" w:hAnsi="Cambria"/>
          <w:sz w:val="28"/>
          <w:szCs w:val="28"/>
        </w:rPr>
        <w:t xml:space="preserve">‘Maria?’ </w:t>
      </w:r>
      <w:r w:rsidR="00840AED">
        <w:rPr>
          <w:rFonts w:ascii="Cambria" w:hAnsi="Cambria"/>
          <w:sz w:val="28"/>
          <w:szCs w:val="28"/>
        </w:rPr>
        <w:t>Savannah</w:t>
      </w:r>
      <w:r w:rsidR="002F4003">
        <w:rPr>
          <w:rFonts w:ascii="Cambria" w:hAnsi="Cambria"/>
          <w:sz w:val="28"/>
          <w:szCs w:val="28"/>
        </w:rPr>
        <w:t xml:space="preserve"> called, </w:t>
      </w:r>
      <w:del w:id="8027" w:author="Claire S" w:date="2026-07-28T10:20:00Z" w16du:dateUtc="2026-07-28T09:20:00Z">
        <w:r w:rsidR="002F4003" w:rsidDel="00871EA4">
          <w:rPr>
            <w:rFonts w:ascii="Cambria" w:hAnsi="Cambria"/>
            <w:sz w:val="28"/>
            <w:szCs w:val="28"/>
          </w:rPr>
          <w:delText xml:space="preserve">her </w:delText>
        </w:r>
      </w:del>
      <w:r w:rsidR="002F4003">
        <w:rPr>
          <w:rFonts w:ascii="Cambria" w:hAnsi="Cambria"/>
          <w:sz w:val="28"/>
          <w:szCs w:val="28"/>
        </w:rPr>
        <w:t xml:space="preserve">heart in her mouth.  </w:t>
      </w:r>
      <w:ins w:id="8028" w:author="Claire S" w:date="2026-07-23T14:18:00Z" w16du:dateUtc="2026-07-23T13:18:00Z">
        <w:r w:rsidR="00A669D1">
          <w:rPr>
            <w:rFonts w:ascii="Cambria" w:hAnsi="Cambria"/>
            <w:sz w:val="28"/>
            <w:szCs w:val="28"/>
          </w:rPr>
          <w:t>The idea of visitors felt unbearable. ‘Tell them not today.’</w:t>
        </w:r>
      </w:ins>
    </w:p>
    <w:p w14:paraId="46F345D1" w14:textId="7837EE9E" w:rsidR="00840AED" w:rsidDel="00A669D1" w:rsidRDefault="00840AED" w:rsidP="005C7A2A">
      <w:pPr>
        <w:spacing w:line="360" w:lineRule="auto"/>
        <w:contextualSpacing/>
        <w:rPr>
          <w:del w:id="8029" w:author="Claire S" w:date="2026-07-23T14:18:00Z" w16du:dateUtc="2026-07-23T13:18:00Z"/>
          <w:rFonts w:ascii="Cambria" w:hAnsi="Cambria"/>
          <w:sz w:val="28"/>
          <w:szCs w:val="28"/>
        </w:rPr>
      </w:pPr>
    </w:p>
    <w:p w14:paraId="4CA09283" w14:textId="7CA2F8B3" w:rsidR="00306BE4" w:rsidRDefault="00306BE4" w:rsidP="00840AED">
      <w:pPr>
        <w:spacing w:line="360" w:lineRule="auto"/>
        <w:ind w:firstLine="720"/>
        <w:contextualSpacing/>
        <w:rPr>
          <w:rFonts w:ascii="Cambria" w:hAnsi="Cambria"/>
          <w:sz w:val="28"/>
          <w:szCs w:val="28"/>
        </w:rPr>
      </w:pPr>
      <w:r>
        <w:rPr>
          <w:rFonts w:ascii="Cambria" w:hAnsi="Cambria"/>
          <w:sz w:val="28"/>
          <w:szCs w:val="28"/>
        </w:rPr>
        <w:t>No response</w:t>
      </w:r>
      <w:r w:rsidR="00840AED">
        <w:rPr>
          <w:rFonts w:ascii="Cambria" w:hAnsi="Cambria"/>
          <w:sz w:val="28"/>
          <w:szCs w:val="28"/>
        </w:rPr>
        <w:t xml:space="preserve">; not even from her </w:t>
      </w:r>
      <w:r w:rsidR="00840AED" w:rsidRPr="005E3B6B">
        <w:rPr>
          <w:rFonts w:ascii="Cambria" w:hAnsi="Cambria"/>
          <w:sz w:val="28"/>
          <w:szCs w:val="28"/>
        </w:rPr>
        <w:t>tiny d</w:t>
      </w:r>
      <w:r w:rsidR="00840AED">
        <w:rPr>
          <w:rFonts w:ascii="Cambria" w:hAnsi="Cambria"/>
          <w:sz w:val="28"/>
          <w:szCs w:val="28"/>
        </w:rPr>
        <w:t>og</w:t>
      </w:r>
      <w:ins w:id="8030" w:author="Claire S" w:date="2026-07-23T14:19:00Z" w16du:dateUtc="2026-07-23T13:19:00Z">
        <w:r w:rsidR="00A669D1">
          <w:rPr>
            <w:rFonts w:ascii="Cambria" w:hAnsi="Cambria"/>
            <w:sz w:val="28"/>
            <w:szCs w:val="28"/>
          </w:rPr>
          <w:t>, and yet more frantic buzzing</w:t>
        </w:r>
      </w:ins>
      <w:r>
        <w:rPr>
          <w:rFonts w:ascii="Cambria" w:hAnsi="Cambria"/>
          <w:sz w:val="28"/>
          <w:szCs w:val="28"/>
        </w:rPr>
        <w:t xml:space="preserve">. </w:t>
      </w:r>
    </w:p>
    <w:p w14:paraId="7E4CBE66" w14:textId="41BA1651" w:rsidR="00D74B53" w:rsidRDefault="0097756D" w:rsidP="00306BE4">
      <w:pPr>
        <w:spacing w:line="360" w:lineRule="auto"/>
        <w:ind w:firstLine="720"/>
        <w:contextualSpacing/>
        <w:rPr>
          <w:rFonts w:ascii="Cambria" w:hAnsi="Cambria"/>
          <w:sz w:val="28"/>
          <w:szCs w:val="28"/>
        </w:rPr>
      </w:pPr>
      <w:ins w:id="8031" w:author="Claire S" w:date="2026-07-22T12:01:00Z" w16du:dateUtc="2026-07-22T11:01:00Z">
        <w:r>
          <w:rPr>
            <w:rFonts w:ascii="Cambria" w:hAnsi="Cambria"/>
            <w:sz w:val="28"/>
            <w:szCs w:val="28"/>
          </w:rPr>
          <w:t>S</w:t>
        </w:r>
      </w:ins>
      <w:del w:id="8032" w:author="Claire S" w:date="2026-06-03T16:40:00Z" w16du:dateUtc="2026-06-03T15:40:00Z">
        <w:r w:rsidR="00E509EA" w:rsidDel="00272EA9">
          <w:rPr>
            <w:rFonts w:ascii="Cambria" w:hAnsi="Cambria"/>
            <w:sz w:val="28"/>
            <w:szCs w:val="28"/>
          </w:rPr>
          <w:delText>I</w:delText>
        </w:r>
      </w:del>
      <w:del w:id="8033" w:author="Claire S" w:date="2026-07-22T12:01:00Z" w16du:dateUtc="2026-07-22T11:01:00Z">
        <w:r w:rsidR="00E509EA" w:rsidDel="0097756D">
          <w:rPr>
            <w:rFonts w:ascii="Cambria" w:hAnsi="Cambria"/>
            <w:sz w:val="28"/>
            <w:szCs w:val="28"/>
          </w:rPr>
          <w:delText xml:space="preserve">t was </w:delText>
        </w:r>
        <w:commentRangeStart w:id="8034"/>
        <w:r w:rsidR="00AF5495" w:rsidDel="0097756D">
          <w:rPr>
            <w:rFonts w:ascii="Cambria" w:hAnsi="Cambria"/>
            <w:sz w:val="28"/>
            <w:szCs w:val="28"/>
          </w:rPr>
          <w:delText>2</w:delText>
        </w:r>
        <w:r w:rsidR="00E509EA" w:rsidDel="0097756D">
          <w:rPr>
            <w:rFonts w:ascii="Cambria" w:hAnsi="Cambria"/>
            <w:sz w:val="28"/>
            <w:szCs w:val="28"/>
          </w:rPr>
          <w:delText>pm</w:delText>
        </w:r>
      </w:del>
      <w:ins w:id="8035" w:author="Daisy Watt" w:date="2026-06-22T06:14:00Z" w16du:dateUtc="2026-06-22T04:14:00Z">
        <w:del w:id="8036" w:author="Claire S" w:date="2026-07-22T12:01:00Z" w16du:dateUtc="2026-07-22T11:01:00Z">
          <w:r w:rsidR="00A551C8" w:rsidDel="0097756D">
            <w:rPr>
              <w:rFonts w:ascii="Cambria" w:hAnsi="Cambria"/>
              <w:sz w:val="28"/>
              <w:szCs w:val="28"/>
            </w:rPr>
            <w:delText>2 p.m.</w:delText>
          </w:r>
        </w:del>
      </w:ins>
      <w:del w:id="8037" w:author="Claire S" w:date="2026-07-22T12:01:00Z" w16du:dateUtc="2026-07-22T11:01:00Z">
        <w:r w:rsidR="00A37D42" w:rsidDel="0097756D">
          <w:rPr>
            <w:rFonts w:ascii="Cambria" w:hAnsi="Cambria"/>
            <w:sz w:val="28"/>
            <w:szCs w:val="28"/>
          </w:rPr>
          <w:delText>,</w:delText>
        </w:r>
        <w:r w:rsidR="00E509EA" w:rsidDel="0097756D">
          <w:rPr>
            <w:rFonts w:ascii="Cambria" w:hAnsi="Cambria"/>
            <w:sz w:val="28"/>
            <w:szCs w:val="28"/>
          </w:rPr>
          <w:delText xml:space="preserve"> apparently</w:delText>
        </w:r>
        <w:r w:rsidR="00A37D42" w:rsidDel="0097756D">
          <w:rPr>
            <w:rFonts w:ascii="Cambria" w:hAnsi="Cambria"/>
            <w:sz w:val="28"/>
            <w:szCs w:val="28"/>
          </w:rPr>
          <w:delText>,</w:delText>
        </w:r>
        <w:commentRangeEnd w:id="8034"/>
        <w:r w:rsidR="00D10920" w:rsidDel="0097756D">
          <w:rPr>
            <w:rStyle w:val="CommentReference"/>
            <w:rFonts w:ascii="Cambria" w:hAnsi="Cambria"/>
            <w:sz w:val="28"/>
            <w:szCs w:val="28"/>
          </w:rPr>
          <w:commentReference w:id="8034"/>
        </w:r>
        <w:r w:rsidR="00E509EA" w:rsidDel="0097756D">
          <w:rPr>
            <w:rFonts w:ascii="Cambria" w:hAnsi="Cambria"/>
            <w:sz w:val="28"/>
            <w:szCs w:val="28"/>
          </w:rPr>
          <w:delText xml:space="preserve"> as </w:delText>
        </w:r>
      </w:del>
      <w:del w:id="8038" w:author="Claire S" w:date="2026-06-03T16:40:00Z" w16du:dateUtc="2026-06-03T15:40:00Z">
        <w:r w:rsidR="00306BE4" w:rsidDel="00272EA9">
          <w:rPr>
            <w:rFonts w:ascii="Cambria" w:hAnsi="Cambria"/>
            <w:sz w:val="28"/>
            <w:szCs w:val="28"/>
          </w:rPr>
          <w:delText>Sav</w:delText>
        </w:r>
        <w:r w:rsidR="00840AED" w:rsidDel="00272EA9">
          <w:rPr>
            <w:rFonts w:ascii="Cambria" w:hAnsi="Cambria"/>
            <w:sz w:val="28"/>
            <w:szCs w:val="28"/>
          </w:rPr>
          <w:delText>annah</w:delText>
        </w:r>
        <w:r w:rsidR="00306BE4" w:rsidDel="00272EA9">
          <w:rPr>
            <w:rFonts w:ascii="Cambria" w:hAnsi="Cambria"/>
            <w:sz w:val="28"/>
            <w:szCs w:val="28"/>
          </w:rPr>
          <w:delText xml:space="preserve"> </w:delText>
        </w:r>
      </w:del>
      <w:ins w:id="8039" w:author="Claire S" w:date="2026-07-23T14:18:00Z" w16du:dateUtc="2026-07-23T13:18:00Z">
        <w:r w:rsidR="00A669D1">
          <w:rPr>
            <w:rFonts w:ascii="Cambria" w:hAnsi="Cambria"/>
            <w:sz w:val="28"/>
            <w:szCs w:val="28"/>
          </w:rPr>
          <w:t>avannah</w:t>
        </w:r>
      </w:ins>
      <w:ins w:id="8040" w:author="Claire S" w:date="2026-06-03T16:40:00Z" w16du:dateUtc="2026-06-03T15:40:00Z">
        <w:r w:rsidR="00272EA9">
          <w:rPr>
            <w:rFonts w:ascii="Cambria" w:hAnsi="Cambria"/>
            <w:sz w:val="28"/>
            <w:szCs w:val="28"/>
          </w:rPr>
          <w:t xml:space="preserve"> </w:t>
        </w:r>
      </w:ins>
      <w:r w:rsidR="00306BE4">
        <w:rPr>
          <w:rFonts w:ascii="Cambria" w:hAnsi="Cambria"/>
          <w:sz w:val="28"/>
          <w:szCs w:val="28"/>
        </w:rPr>
        <w:t>stumbled</w:t>
      </w:r>
      <w:ins w:id="8041" w:author="Claire S" w:date="2026-05-21T15:49:00Z" w16du:dateUtc="2026-05-21T14:49:00Z">
        <w:r w:rsidR="00A15DD6">
          <w:rPr>
            <w:rFonts w:ascii="Cambria" w:hAnsi="Cambria"/>
            <w:sz w:val="28"/>
            <w:szCs w:val="28"/>
          </w:rPr>
          <w:t xml:space="preserve"> down</w:t>
        </w:r>
      </w:ins>
      <w:del w:id="8042" w:author="Claire S" w:date="2026-06-03T16:51:00Z" w16du:dateUtc="2026-06-03T15:51:00Z">
        <w:r w:rsidR="00306BE4" w:rsidDel="00C53434">
          <w:rPr>
            <w:rFonts w:ascii="Cambria" w:hAnsi="Cambria"/>
            <w:sz w:val="28"/>
            <w:szCs w:val="28"/>
          </w:rPr>
          <w:delText xml:space="preserve"> </w:delText>
        </w:r>
      </w:del>
      <w:del w:id="8043" w:author="Claire S" w:date="2026-05-11T14:08:00Z" w16du:dateUtc="2026-05-11T13:08:00Z">
        <w:r w:rsidR="00306BE4">
          <w:rPr>
            <w:rFonts w:ascii="Cambria" w:hAnsi="Cambria"/>
            <w:sz w:val="28"/>
            <w:szCs w:val="28"/>
          </w:rPr>
          <w:delText xml:space="preserve">across the </w:delText>
        </w:r>
        <w:r w:rsidR="002F4003">
          <w:rPr>
            <w:rFonts w:ascii="Cambria" w:hAnsi="Cambria"/>
            <w:sz w:val="28"/>
            <w:szCs w:val="28"/>
          </w:rPr>
          <w:delText>room</w:delText>
        </w:r>
      </w:del>
      <w:ins w:id="8044" w:author="Claire S" w:date="2026-06-03T16:51:00Z" w16du:dateUtc="2026-06-03T15:51:00Z">
        <w:r w:rsidR="00C53434">
          <w:rPr>
            <w:rFonts w:ascii="Cambria" w:hAnsi="Cambria"/>
            <w:sz w:val="28"/>
            <w:szCs w:val="28"/>
          </w:rPr>
          <w:t>stairs to</w:t>
        </w:r>
      </w:ins>
      <w:ins w:id="8045" w:author="Claire S" w:date="2026-05-11T14:08:00Z" w16du:dateUtc="2026-05-11T13:08:00Z">
        <w:r w:rsidR="0089561A">
          <w:rPr>
            <w:rFonts w:ascii="Cambria" w:hAnsi="Cambria"/>
            <w:sz w:val="28"/>
            <w:szCs w:val="28"/>
          </w:rPr>
          <w:t xml:space="preserve"> the hall,</w:t>
        </w:r>
      </w:ins>
      <w:r w:rsidR="002F4003">
        <w:rPr>
          <w:rFonts w:ascii="Cambria" w:hAnsi="Cambria"/>
          <w:sz w:val="28"/>
          <w:szCs w:val="28"/>
        </w:rPr>
        <w:t xml:space="preserve"> </w:t>
      </w:r>
      <w:del w:id="8046" w:author="Claire S" w:date="2026-05-11T14:08:00Z" w16du:dateUtc="2026-05-11T13:08:00Z">
        <w:r w:rsidR="002F4003">
          <w:rPr>
            <w:rFonts w:ascii="Cambria" w:hAnsi="Cambria"/>
            <w:sz w:val="28"/>
            <w:szCs w:val="28"/>
          </w:rPr>
          <w:delText>to the</w:delText>
        </w:r>
      </w:del>
      <w:del w:id="8047" w:author="Claire S" w:date="2026-05-11T14:07:00Z" w16du:dateUtc="2026-05-11T13:07:00Z">
        <w:r w:rsidR="002F4003">
          <w:rPr>
            <w:rFonts w:ascii="Cambria" w:hAnsi="Cambria"/>
            <w:sz w:val="28"/>
            <w:szCs w:val="28"/>
          </w:rPr>
          <w:delText xml:space="preserve"> hall</w:delText>
        </w:r>
        <w:r w:rsidR="00977F17">
          <w:rPr>
            <w:rFonts w:ascii="Cambria" w:hAnsi="Cambria"/>
            <w:sz w:val="28"/>
            <w:szCs w:val="28"/>
          </w:rPr>
          <w:delText xml:space="preserve"> </w:delText>
        </w:r>
      </w:del>
      <w:del w:id="8048" w:author="Claire S" w:date="2026-06-03T16:40:00Z" w16du:dateUtc="2026-06-03T15:40:00Z">
        <w:r w:rsidR="00977F17" w:rsidDel="00272EA9">
          <w:rPr>
            <w:rFonts w:ascii="Cambria" w:hAnsi="Cambria"/>
            <w:sz w:val="28"/>
            <w:szCs w:val="28"/>
          </w:rPr>
          <w:delText>to</w:delText>
        </w:r>
      </w:del>
      <w:del w:id="8049" w:author="Daisy Watt" w:date="2026-06-22T06:16:00Z" w16du:dateUtc="2026-06-22T04:16:00Z">
        <w:r w:rsidR="00977F17">
          <w:rPr>
            <w:rFonts w:ascii="Cambria" w:hAnsi="Cambria"/>
            <w:sz w:val="28"/>
            <w:szCs w:val="28"/>
          </w:rPr>
          <w:delText xml:space="preserve"> </w:delText>
        </w:r>
      </w:del>
      <w:r w:rsidR="00977F17">
        <w:rPr>
          <w:rFonts w:ascii="Cambria" w:hAnsi="Cambria"/>
          <w:sz w:val="28"/>
          <w:szCs w:val="28"/>
        </w:rPr>
        <w:t>peer</w:t>
      </w:r>
      <w:ins w:id="8050" w:author="Claire S" w:date="2026-06-03T16:40:00Z" w16du:dateUtc="2026-06-03T15:40:00Z">
        <w:r w:rsidR="00272EA9">
          <w:rPr>
            <w:rFonts w:ascii="Cambria" w:hAnsi="Cambria"/>
            <w:sz w:val="28"/>
            <w:szCs w:val="28"/>
          </w:rPr>
          <w:t>ing</w:t>
        </w:r>
      </w:ins>
      <w:r w:rsidR="00977F17">
        <w:rPr>
          <w:rFonts w:ascii="Cambria" w:hAnsi="Cambria"/>
          <w:sz w:val="28"/>
          <w:szCs w:val="28"/>
        </w:rPr>
        <w:t xml:space="preserve"> </w:t>
      </w:r>
      <w:r w:rsidR="009244F5">
        <w:rPr>
          <w:rFonts w:ascii="Cambria" w:hAnsi="Cambria"/>
          <w:sz w:val="28"/>
          <w:szCs w:val="28"/>
        </w:rPr>
        <w:t>at</w:t>
      </w:r>
      <w:r w:rsidR="004C69E6">
        <w:rPr>
          <w:rFonts w:ascii="Cambria" w:hAnsi="Cambria"/>
          <w:sz w:val="28"/>
          <w:szCs w:val="28"/>
        </w:rPr>
        <w:t xml:space="preserve"> the </w:t>
      </w:r>
      <w:r w:rsidR="009244F5">
        <w:rPr>
          <w:rFonts w:ascii="Cambria" w:hAnsi="Cambria"/>
          <w:sz w:val="28"/>
          <w:szCs w:val="28"/>
        </w:rPr>
        <w:t>tiny video screen</w:t>
      </w:r>
      <w:r w:rsidR="002F4003">
        <w:rPr>
          <w:rFonts w:ascii="Cambria" w:hAnsi="Cambria"/>
          <w:sz w:val="28"/>
          <w:szCs w:val="28"/>
        </w:rPr>
        <w:t xml:space="preserve"> at the control</w:t>
      </w:r>
      <w:ins w:id="8051" w:author="Claire S" w:date="2026-07-29T13:02:00Z" w16du:dateUtc="2026-07-29T12:02:00Z">
        <w:r w:rsidR="00A51F58">
          <w:rPr>
            <w:rFonts w:ascii="Cambria" w:hAnsi="Cambria"/>
            <w:sz w:val="28"/>
            <w:szCs w:val="28"/>
          </w:rPr>
          <w:t>-</w:t>
        </w:r>
      </w:ins>
      <w:ins w:id="8052" w:author="Daisy Watt" w:date="2026-06-22T06:16:00Z" w16du:dateUtc="2026-06-22T04:16:00Z">
        <w:del w:id="8053" w:author="Claire S" w:date="2026-07-29T13:02:00Z" w16du:dateUtc="2026-07-29T12:02:00Z">
          <w:r w:rsidR="00253079" w:rsidDel="00A51F58">
            <w:rPr>
              <w:rFonts w:ascii="Cambria" w:hAnsi="Cambria"/>
              <w:sz w:val="28"/>
              <w:szCs w:val="28"/>
            </w:rPr>
            <w:delText xml:space="preserve"> </w:delText>
          </w:r>
        </w:del>
      </w:ins>
      <w:del w:id="8054" w:author="Daisy Watt" w:date="2026-06-22T06:16:00Z" w16du:dateUtc="2026-06-22T04:16:00Z">
        <w:r w:rsidR="002F4003">
          <w:rPr>
            <w:rFonts w:ascii="Cambria" w:hAnsi="Cambria"/>
            <w:sz w:val="28"/>
            <w:szCs w:val="28"/>
          </w:rPr>
          <w:delText>-</w:delText>
        </w:r>
      </w:del>
      <w:r w:rsidR="002F4003">
        <w:rPr>
          <w:rFonts w:ascii="Cambria" w:hAnsi="Cambria"/>
          <w:sz w:val="28"/>
          <w:szCs w:val="28"/>
        </w:rPr>
        <w:t xml:space="preserve">box </w:t>
      </w:r>
      <w:r w:rsidR="00977F17">
        <w:rPr>
          <w:rFonts w:ascii="Cambria" w:hAnsi="Cambria"/>
          <w:sz w:val="28"/>
          <w:szCs w:val="28"/>
        </w:rPr>
        <w:t>by the front door</w:t>
      </w:r>
      <w:r w:rsidR="004C69E6">
        <w:rPr>
          <w:rFonts w:ascii="Cambria" w:hAnsi="Cambria"/>
          <w:sz w:val="28"/>
          <w:szCs w:val="28"/>
        </w:rPr>
        <w:t>.</w:t>
      </w:r>
      <w:r w:rsidR="00A50318">
        <w:rPr>
          <w:rFonts w:ascii="Cambria" w:hAnsi="Cambria"/>
          <w:sz w:val="28"/>
          <w:szCs w:val="28"/>
        </w:rPr>
        <w:t xml:space="preserve"> </w:t>
      </w:r>
    </w:p>
    <w:p w14:paraId="1B9DDF37" w14:textId="24823373" w:rsidR="004C69E6" w:rsidRDefault="00E34D62" w:rsidP="00D74B53">
      <w:pPr>
        <w:spacing w:line="360" w:lineRule="auto"/>
        <w:ind w:firstLine="720"/>
        <w:contextualSpacing/>
        <w:rPr>
          <w:rFonts w:ascii="Cambria" w:hAnsi="Cambria"/>
          <w:sz w:val="28"/>
          <w:szCs w:val="28"/>
        </w:rPr>
      </w:pPr>
      <w:r>
        <w:rPr>
          <w:rFonts w:ascii="Cambria" w:hAnsi="Cambria"/>
          <w:sz w:val="28"/>
          <w:szCs w:val="28"/>
        </w:rPr>
        <w:t xml:space="preserve">Out </w:t>
      </w:r>
      <w:r w:rsidR="00E06DA7">
        <w:rPr>
          <w:rFonts w:ascii="Cambria" w:hAnsi="Cambria"/>
          <w:sz w:val="28"/>
          <w:szCs w:val="28"/>
        </w:rPr>
        <w:t xml:space="preserve">on the </w:t>
      </w:r>
      <w:r>
        <w:rPr>
          <w:rFonts w:ascii="Cambria" w:hAnsi="Cambria"/>
          <w:sz w:val="28"/>
          <w:szCs w:val="28"/>
        </w:rPr>
        <w:t>pavement by her gate</w:t>
      </w:r>
      <w:r w:rsidR="00EB575E">
        <w:rPr>
          <w:rFonts w:ascii="Cambria" w:hAnsi="Cambria"/>
          <w:sz w:val="28"/>
          <w:szCs w:val="28"/>
        </w:rPr>
        <w:t xml:space="preserve"> stood </w:t>
      </w:r>
      <w:r w:rsidR="002F4003">
        <w:rPr>
          <w:rFonts w:ascii="Cambria" w:hAnsi="Cambria"/>
          <w:sz w:val="28"/>
          <w:szCs w:val="28"/>
        </w:rPr>
        <w:t xml:space="preserve">a child, dressed in jeans and </w:t>
      </w:r>
      <w:r w:rsidR="00A50318">
        <w:rPr>
          <w:rFonts w:ascii="Cambria" w:hAnsi="Cambria"/>
          <w:sz w:val="28"/>
          <w:szCs w:val="28"/>
        </w:rPr>
        <w:t xml:space="preserve">a </w:t>
      </w:r>
      <w:r w:rsidR="00E06DA7">
        <w:rPr>
          <w:rFonts w:ascii="Cambria" w:hAnsi="Cambria"/>
          <w:sz w:val="28"/>
          <w:szCs w:val="28"/>
        </w:rPr>
        <w:t xml:space="preserve">big </w:t>
      </w:r>
      <w:r w:rsidR="00A50318">
        <w:rPr>
          <w:rFonts w:ascii="Cambria" w:hAnsi="Cambria"/>
          <w:sz w:val="28"/>
          <w:szCs w:val="28"/>
        </w:rPr>
        <w:t>puffa</w:t>
      </w:r>
      <w:r w:rsidR="00E06DA7">
        <w:rPr>
          <w:rFonts w:ascii="Cambria" w:hAnsi="Cambria"/>
          <w:sz w:val="28"/>
          <w:szCs w:val="28"/>
        </w:rPr>
        <w:t xml:space="preserve"> jacket, </w:t>
      </w:r>
      <w:r w:rsidR="00817E86">
        <w:rPr>
          <w:rFonts w:ascii="Cambria" w:hAnsi="Cambria"/>
          <w:sz w:val="28"/>
          <w:szCs w:val="28"/>
        </w:rPr>
        <w:t>its</w:t>
      </w:r>
      <w:r w:rsidR="00A50318">
        <w:rPr>
          <w:rFonts w:ascii="Cambria" w:hAnsi="Cambria"/>
          <w:sz w:val="28"/>
          <w:szCs w:val="28"/>
        </w:rPr>
        <w:t xml:space="preserve"> </w:t>
      </w:r>
      <w:r w:rsidR="00F30B8D">
        <w:rPr>
          <w:rFonts w:ascii="Cambria" w:hAnsi="Cambria"/>
          <w:sz w:val="28"/>
          <w:szCs w:val="28"/>
        </w:rPr>
        <w:t>hood</w:t>
      </w:r>
      <w:r w:rsidR="00E06DA7">
        <w:rPr>
          <w:rFonts w:ascii="Cambria" w:hAnsi="Cambria"/>
          <w:sz w:val="28"/>
          <w:szCs w:val="28"/>
        </w:rPr>
        <w:t xml:space="preserve"> up</w:t>
      </w:r>
      <w:r w:rsidR="00F30B8D">
        <w:rPr>
          <w:rFonts w:ascii="Cambria" w:hAnsi="Cambria"/>
          <w:sz w:val="28"/>
          <w:szCs w:val="28"/>
        </w:rPr>
        <w:t>.</w:t>
      </w:r>
      <w:r w:rsidR="00D74B53">
        <w:rPr>
          <w:rFonts w:ascii="Cambria" w:hAnsi="Cambria"/>
          <w:sz w:val="28"/>
          <w:szCs w:val="28"/>
        </w:rPr>
        <w:t xml:space="preserve"> </w:t>
      </w:r>
      <w:r w:rsidR="00817E86">
        <w:rPr>
          <w:rFonts w:ascii="Cambria" w:hAnsi="Cambria"/>
          <w:sz w:val="28"/>
          <w:szCs w:val="28"/>
        </w:rPr>
        <w:t xml:space="preserve">Except </w:t>
      </w:r>
      <w:r w:rsidR="00977F17">
        <w:rPr>
          <w:rFonts w:ascii="Cambria" w:hAnsi="Cambria"/>
          <w:sz w:val="28"/>
          <w:szCs w:val="28"/>
        </w:rPr>
        <w:t>–</w:t>
      </w:r>
      <w:r w:rsidR="00A50318">
        <w:rPr>
          <w:rFonts w:ascii="Cambria" w:hAnsi="Cambria"/>
          <w:sz w:val="28"/>
          <w:szCs w:val="28"/>
        </w:rPr>
        <w:t xml:space="preserve"> </w:t>
      </w:r>
      <w:r w:rsidR="00977F17">
        <w:rPr>
          <w:rFonts w:ascii="Cambria" w:hAnsi="Cambria"/>
          <w:sz w:val="28"/>
          <w:szCs w:val="28"/>
        </w:rPr>
        <w:t xml:space="preserve">no, </w:t>
      </w:r>
      <w:r w:rsidR="00A50318">
        <w:rPr>
          <w:rFonts w:ascii="Cambria" w:hAnsi="Cambria"/>
          <w:sz w:val="28"/>
          <w:szCs w:val="28"/>
        </w:rPr>
        <w:t>hang on</w:t>
      </w:r>
      <w:r w:rsidR="00D74B53">
        <w:rPr>
          <w:rFonts w:ascii="Cambria" w:hAnsi="Cambria"/>
          <w:sz w:val="28"/>
          <w:szCs w:val="28"/>
        </w:rPr>
        <w:t>.</w:t>
      </w:r>
      <w:r w:rsidR="00A50318">
        <w:rPr>
          <w:rFonts w:ascii="Cambria" w:hAnsi="Cambria"/>
          <w:sz w:val="28"/>
          <w:szCs w:val="28"/>
        </w:rPr>
        <w:t xml:space="preserve"> </w:t>
      </w:r>
      <w:r w:rsidR="00817E86">
        <w:rPr>
          <w:rFonts w:ascii="Cambria" w:hAnsi="Cambria"/>
          <w:sz w:val="28"/>
          <w:szCs w:val="28"/>
        </w:rPr>
        <w:t>A</w:t>
      </w:r>
      <w:r w:rsidR="002421A0">
        <w:rPr>
          <w:rFonts w:ascii="Cambria" w:hAnsi="Cambria"/>
          <w:sz w:val="28"/>
          <w:szCs w:val="28"/>
        </w:rPr>
        <w:t xml:space="preserve">s the figure tilted its face up, </w:t>
      </w:r>
      <w:r w:rsidR="00F354F2">
        <w:rPr>
          <w:rFonts w:ascii="Cambria" w:hAnsi="Cambria"/>
          <w:sz w:val="28"/>
          <w:szCs w:val="28"/>
        </w:rPr>
        <w:t xml:space="preserve">most probably </w:t>
      </w:r>
      <w:r w:rsidR="007B2134">
        <w:rPr>
          <w:rFonts w:ascii="Cambria" w:hAnsi="Cambria"/>
          <w:sz w:val="28"/>
          <w:szCs w:val="28"/>
        </w:rPr>
        <w:t>unaware she</w:t>
      </w:r>
      <w:r w:rsidR="00E06DA7">
        <w:rPr>
          <w:rFonts w:ascii="Cambria" w:hAnsi="Cambria"/>
          <w:sz w:val="28"/>
          <w:szCs w:val="28"/>
        </w:rPr>
        <w:t xml:space="preserve"> was </w:t>
      </w:r>
      <w:r w:rsidR="002F4003">
        <w:rPr>
          <w:rFonts w:ascii="Cambria" w:hAnsi="Cambria"/>
          <w:sz w:val="28"/>
          <w:szCs w:val="28"/>
        </w:rPr>
        <w:t>on camera</w:t>
      </w:r>
      <w:r w:rsidR="007B2134">
        <w:rPr>
          <w:rFonts w:ascii="Cambria" w:hAnsi="Cambria"/>
          <w:sz w:val="28"/>
          <w:szCs w:val="28"/>
        </w:rPr>
        <w:t>, Savannah saw it wasn’t</w:t>
      </w:r>
      <w:r w:rsidR="00A50318">
        <w:rPr>
          <w:rFonts w:ascii="Cambria" w:hAnsi="Cambria"/>
          <w:sz w:val="28"/>
          <w:szCs w:val="28"/>
        </w:rPr>
        <w:t xml:space="preserve"> a child at all, but</w:t>
      </w:r>
      <w:r w:rsidR="00272FD6">
        <w:rPr>
          <w:rFonts w:ascii="Cambria" w:hAnsi="Cambria"/>
          <w:sz w:val="28"/>
          <w:szCs w:val="28"/>
        </w:rPr>
        <w:t xml:space="preserve"> someone she recognised:</w:t>
      </w:r>
      <w:r w:rsidR="00A50318">
        <w:rPr>
          <w:rFonts w:ascii="Cambria" w:hAnsi="Cambria"/>
          <w:sz w:val="28"/>
          <w:szCs w:val="28"/>
        </w:rPr>
        <w:t xml:space="preserve"> that </w:t>
      </w:r>
      <w:del w:id="8055" w:author="Claire S" w:date="2026-07-22T12:00:00Z" w16du:dateUtc="2026-07-22T11:00:00Z">
        <w:r w:rsidR="00A50318" w:rsidRPr="001516E3" w:rsidDel="005E3B6B">
          <w:rPr>
            <w:rFonts w:ascii="Cambria" w:hAnsi="Cambria"/>
            <w:sz w:val="28"/>
            <w:szCs w:val="28"/>
            <w:highlight w:val="green"/>
            <w:rPrChange w:id="8056" w:author="Daisy Watt" w:date="2026-06-23T12:42:00Z" w16du:dateUtc="2026-06-23T10:42:00Z">
              <w:rPr>
                <w:rFonts w:ascii="Cambria" w:hAnsi="Cambria"/>
                <w:sz w:val="28"/>
                <w:szCs w:val="28"/>
              </w:rPr>
            </w:rPrChange>
          </w:rPr>
          <w:delText>tiny</w:delText>
        </w:r>
        <w:r w:rsidR="00A50318" w:rsidDel="005E3B6B">
          <w:rPr>
            <w:rFonts w:ascii="Cambria" w:hAnsi="Cambria"/>
            <w:sz w:val="28"/>
            <w:szCs w:val="28"/>
          </w:rPr>
          <w:delText xml:space="preserve"> </w:delText>
        </w:r>
      </w:del>
      <w:ins w:id="8057" w:author="Claire S" w:date="2026-07-22T12:02:00Z" w16du:dateUtc="2026-07-22T11:02:00Z">
        <w:r w:rsidR="00E427DF">
          <w:rPr>
            <w:rFonts w:ascii="Cambria" w:hAnsi="Cambria"/>
            <w:sz w:val="28"/>
            <w:szCs w:val="28"/>
          </w:rPr>
          <w:t xml:space="preserve">small </w:t>
        </w:r>
      </w:ins>
      <w:r w:rsidR="00A50318">
        <w:rPr>
          <w:rFonts w:ascii="Cambria" w:hAnsi="Cambria"/>
          <w:sz w:val="28"/>
          <w:szCs w:val="28"/>
        </w:rPr>
        <w:t>young woman, Dex’s assistant</w:t>
      </w:r>
      <w:r w:rsidR="007B2134">
        <w:rPr>
          <w:rFonts w:ascii="Cambria" w:hAnsi="Cambria"/>
          <w:sz w:val="28"/>
          <w:szCs w:val="28"/>
        </w:rPr>
        <w:t xml:space="preserve">, </w:t>
      </w:r>
      <w:r w:rsidR="004C69E6">
        <w:rPr>
          <w:rFonts w:ascii="Cambria" w:hAnsi="Cambria"/>
          <w:sz w:val="28"/>
          <w:szCs w:val="28"/>
        </w:rPr>
        <w:t xml:space="preserve">Violet. </w:t>
      </w:r>
    </w:p>
    <w:p w14:paraId="2092A61E" w14:textId="00792B44" w:rsidR="00864FB1" w:rsidRDefault="00F354F2" w:rsidP="0019456A">
      <w:pPr>
        <w:spacing w:line="360" w:lineRule="auto"/>
        <w:ind w:firstLine="720"/>
        <w:contextualSpacing/>
        <w:rPr>
          <w:rFonts w:ascii="Cambria" w:hAnsi="Cambria"/>
          <w:sz w:val="28"/>
          <w:szCs w:val="28"/>
        </w:rPr>
      </w:pPr>
      <w:r>
        <w:rPr>
          <w:rFonts w:ascii="Cambria" w:hAnsi="Cambria"/>
          <w:sz w:val="28"/>
          <w:szCs w:val="28"/>
        </w:rPr>
        <w:t xml:space="preserve">Gazing at </w:t>
      </w:r>
      <w:del w:id="8058" w:author="Claire S" w:date="2026-07-22T12:02:00Z" w16du:dateUtc="2026-07-22T11:02:00Z">
        <w:r w:rsidDel="00E427DF">
          <w:rPr>
            <w:rFonts w:ascii="Cambria" w:hAnsi="Cambria"/>
            <w:sz w:val="28"/>
            <w:szCs w:val="28"/>
          </w:rPr>
          <w:delText>the girl</w:delText>
        </w:r>
      </w:del>
      <w:ins w:id="8059" w:author="Claire S" w:date="2026-07-22T12:02:00Z" w16du:dateUtc="2026-07-22T11:02:00Z">
        <w:r w:rsidR="00E427DF">
          <w:rPr>
            <w:rFonts w:ascii="Cambria" w:hAnsi="Cambria"/>
            <w:sz w:val="28"/>
            <w:szCs w:val="28"/>
          </w:rPr>
          <w:t>her</w:t>
        </w:r>
      </w:ins>
      <w:r>
        <w:rPr>
          <w:rFonts w:ascii="Cambria" w:hAnsi="Cambria"/>
          <w:sz w:val="28"/>
          <w:szCs w:val="28"/>
        </w:rPr>
        <w:t xml:space="preserve"> now on the </w:t>
      </w:r>
      <w:r w:rsidR="00272FD6">
        <w:rPr>
          <w:rFonts w:ascii="Cambria" w:hAnsi="Cambria"/>
          <w:sz w:val="28"/>
          <w:szCs w:val="28"/>
        </w:rPr>
        <w:t>screen</w:t>
      </w:r>
      <w:r>
        <w:rPr>
          <w:rFonts w:ascii="Cambria" w:hAnsi="Cambria"/>
          <w:sz w:val="28"/>
          <w:szCs w:val="28"/>
        </w:rPr>
        <w:t xml:space="preserve">, </w:t>
      </w:r>
      <w:r w:rsidR="00E06DA7">
        <w:rPr>
          <w:rFonts w:ascii="Cambria" w:hAnsi="Cambria"/>
          <w:sz w:val="28"/>
          <w:szCs w:val="28"/>
        </w:rPr>
        <w:t xml:space="preserve">Savannah </w:t>
      </w:r>
      <w:r>
        <w:rPr>
          <w:rFonts w:ascii="Cambria" w:hAnsi="Cambria"/>
          <w:sz w:val="28"/>
          <w:szCs w:val="28"/>
        </w:rPr>
        <w:t xml:space="preserve">remembered </w:t>
      </w:r>
      <w:r w:rsidR="00864FB1">
        <w:rPr>
          <w:rFonts w:ascii="Cambria" w:hAnsi="Cambria"/>
          <w:sz w:val="28"/>
          <w:szCs w:val="28"/>
        </w:rPr>
        <w:t>how Violet</w:t>
      </w:r>
      <w:r w:rsidR="00EB575E">
        <w:rPr>
          <w:rFonts w:ascii="Cambria" w:hAnsi="Cambria"/>
          <w:sz w:val="28"/>
          <w:szCs w:val="28"/>
        </w:rPr>
        <w:t xml:space="preserve"> had</w:t>
      </w:r>
      <w:r w:rsidR="00864FB1">
        <w:rPr>
          <w:rFonts w:ascii="Cambria" w:hAnsi="Cambria"/>
          <w:sz w:val="28"/>
          <w:szCs w:val="28"/>
        </w:rPr>
        <w:t xml:space="preserve"> looked at Dex</w:t>
      </w:r>
      <w:r w:rsidR="00E348C5">
        <w:rPr>
          <w:rFonts w:ascii="Cambria" w:hAnsi="Cambria"/>
          <w:sz w:val="28"/>
          <w:szCs w:val="28"/>
        </w:rPr>
        <w:t xml:space="preserve"> the </w:t>
      </w:r>
      <w:r>
        <w:rPr>
          <w:rFonts w:ascii="Cambria" w:hAnsi="Cambria"/>
          <w:sz w:val="28"/>
          <w:szCs w:val="28"/>
        </w:rPr>
        <w:t xml:space="preserve">previous </w:t>
      </w:r>
      <w:r w:rsidR="00E348C5">
        <w:rPr>
          <w:rFonts w:ascii="Cambria" w:hAnsi="Cambria"/>
          <w:sz w:val="28"/>
          <w:szCs w:val="28"/>
        </w:rPr>
        <w:t>night</w:t>
      </w:r>
      <w:r w:rsidR="00060850">
        <w:rPr>
          <w:rFonts w:ascii="Cambria" w:hAnsi="Cambria"/>
          <w:sz w:val="28"/>
          <w:szCs w:val="28"/>
        </w:rPr>
        <w:t xml:space="preserve"> at the</w:t>
      </w:r>
      <w:r w:rsidR="00EB575E">
        <w:rPr>
          <w:rFonts w:ascii="Cambria" w:hAnsi="Cambria"/>
          <w:sz w:val="28"/>
          <w:szCs w:val="28"/>
        </w:rPr>
        <w:t>ir</w:t>
      </w:r>
      <w:r w:rsidR="00060850">
        <w:rPr>
          <w:rFonts w:ascii="Cambria" w:hAnsi="Cambria"/>
          <w:sz w:val="28"/>
          <w:szCs w:val="28"/>
        </w:rPr>
        <w:t xml:space="preserve"> table </w:t>
      </w:r>
      <w:r w:rsidR="00EB575E">
        <w:rPr>
          <w:rFonts w:ascii="Cambria" w:hAnsi="Cambria"/>
          <w:sz w:val="28"/>
          <w:szCs w:val="28"/>
        </w:rPr>
        <w:t>at</w:t>
      </w:r>
      <w:r w:rsidR="00060850">
        <w:rPr>
          <w:rFonts w:ascii="Cambria" w:hAnsi="Cambria"/>
          <w:sz w:val="28"/>
          <w:szCs w:val="28"/>
        </w:rPr>
        <w:t xml:space="preserve"> the </w:t>
      </w:r>
      <w:del w:id="8060" w:author="Daisy Watt" w:date="2026-06-22T06:18:00Z" w16du:dateUtc="2026-06-22T04:18:00Z">
        <w:r w:rsidR="00060850" w:rsidDel="00ED63B3">
          <w:rPr>
            <w:rFonts w:ascii="Cambria" w:hAnsi="Cambria"/>
            <w:sz w:val="28"/>
            <w:szCs w:val="28"/>
          </w:rPr>
          <w:delText>A</w:delText>
        </w:r>
      </w:del>
      <w:ins w:id="8061" w:author="Daisy Watt" w:date="2026-06-22T06:18:00Z" w16du:dateUtc="2026-06-22T04:18:00Z">
        <w:r w:rsidR="00ED63B3">
          <w:rPr>
            <w:rFonts w:ascii="Cambria" w:hAnsi="Cambria"/>
            <w:sz w:val="28"/>
            <w:szCs w:val="28"/>
          </w:rPr>
          <w:t>a</w:t>
        </w:r>
      </w:ins>
      <w:r w:rsidR="00060850">
        <w:rPr>
          <w:rFonts w:ascii="Cambria" w:hAnsi="Cambria"/>
          <w:sz w:val="28"/>
          <w:szCs w:val="28"/>
        </w:rPr>
        <w:t>wards</w:t>
      </w:r>
      <w:r w:rsidR="00EB575E">
        <w:rPr>
          <w:rFonts w:ascii="Cambria" w:hAnsi="Cambria"/>
          <w:sz w:val="28"/>
          <w:szCs w:val="28"/>
        </w:rPr>
        <w:t xml:space="preserve"> ceremony</w:t>
      </w:r>
      <w:r w:rsidR="00060850">
        <w:rPr>
          <w:rFonts w:ascii="Cambria" w:hAnsi="Cambria"/>
          <w:sz w:val="28"/>
          <w:szCs w:val="28"/>
        </w:rPr>
        <w:t>, and then in the cab</w:t>
      </w:r>
      <w:ins w:id="8062" w:author="Daisy Watt" w:date="2026-06-22T06:18:00Z" w16du:dateUtc="2026-06-22T04:18:00Z">
        <w:r w:rsidR="00ED63B3">
          <w:rPr>
            <w:rFonts w:ascii="Cambria" w:hAnsi="Cambria"/>
            <w:sz w:val="28"/>
            <w:szCs w:val="28"/>
          </w:rPr>
          <w:t>,</w:t>
        </w:r>
      </w:ins>
      <w:r w:rsidR="00EB575E">
        <w:rPr>
          <w:rFonts w:ascii="Cambria" w:hAnsi="Cambria"/>
          <w:sz w:val="28"/>
          <w:szCs w:val="28"/>
        </w:rPr>
        <w:t xml:space="preserve"> after</w:t>
      </w:r>
      <w:ins w:id="8063" w:author="Daisy Watt" w:date="2026-06-22T06:18:00Z" w16du:dateUtc="2026-06-22T04:18:00Z">
        <w:r w:rsidR="00D50F87">
          <w:rPr>
            <w:rFonts w:ascii="Cambria" w:hAnsi="Cambria"/>
            <w:sz w:val="28"/>
            <w:szCs w:val="28"/>
          </w:rPr>
          <w:t>wards</w:t>
        </w:r>
      </w:ins>
      <w:r>
        <w:rPr>
          <w:rFonts w:ascii="Cambria" w:hAnsi="Cambria"/>
          <w:sz w:val="28"/>
          <w:szCs w:val="28"/>
        </w:rPr>
        <w:t>.  T</w:t>
      </w:r>
      <w:r w:rsidR="00E348C5">
        <w:rPr>
          <w:rFonts w:ascii="Cambria" w:hAnsi="Cambria"/>
          <w:sz w:val="28"/>
          <w:szCs w:val="28"/>
        </w:rPr>
        <w:t xml:space="preserve">here was </w:t>
      </w:r>
      <w:del w:id="8064" w:author="Daisy Watt" w:date="2026-06-22T06:18:00Z" w16du:dateUtc="2026-06-22T04:18:00Z">
        <w:r w:rsidR="00E348C5">
          <w:rPr>
            <w:rFonts w:ascii="Cambria" w:hAnsi="Cambria"/>
            <w:sz w:val="28"/>
            <w:szCs w:val="28"/>
          </w:rPr>
          <w:delText xml:space="preserve">literally </w:delText>
        </w:r>
      </w:del>
      <w:r w:rsidR="00E348C5">
        <w:rPr>
          <w:rFonts w:ascii="Cambria" w:hAnsi="Cambria"/>
          <w:sz w:val="28"/>
          <w:szCs w:val="28"/>
        </w:rPr>
        <w:t xml:space="preserve">no way </w:t>
      </w:r>
      <w:r w:rsidR="006426AD">
        <w:rPr>
          <w:rFonts w:ascii="Cambria" w:hAnsi="Cambria"/>
          <w:sz w:val="28"/>
          <w:szCs w:val="28"/>
        </w:rPr>
        <w:t xml:space="preserve">Savannah </w:t>
      </w:r>
      <w:r w:rsidR="00864FB1">
        <w:rPr>
          <w:rFonts w:ascii="Cambria" w:hAnsi="Cambria"/>
          <w:sz w:val="28"/>
          <w:szCs w:val="28"/>
        </w:rPr>
        <w:t>could</w:t>
      </w:r>
      <w:r w:rsidR="00E348C5">
        <w:rPr>
          <w:rFonts w:ascii="Cambria" w:hAnsi="Cambria"/>
          <w:sz w:val="28"/>
          <w:szCs w:val="28"/>
        </w:rPr>
        <w:t xml:space="preserve"> </w:t>
      </w:r>
      <w:del w:id="8065" w:author="Daisy Watt" w:date="2026-06-21T12:51:00Z" w16du:dateUtc="2026-06-21T10:51:00Z">
        <w:r w:rsidR="00864FB1">
          <w:rPr>
            <w:rFonts w:ascii="Cambria" w:hAnsi="Cambria"/>
            <w:sz w:val="28"/>
            <w:szCs w:val="28"/>
          </w:rPr>
          <w:delText>cope</w:delText>
        </w:r>
        <w:r w:rsidR="00E06DA7">
          <w:rPr>
            <w:rFonts w:ascii="Cambria" w:hAnsi="Cambria"/>
            <w:sz w:val="28"/>
            <w:szCs w:val="28"/>
          </w:rPr>
          <w:delText xml:space="preserve"> </w:delText>
        </w:r>
      </w:del>
      <w:r w:rsidR="00E06DA7">
        <w:rPr>
          <w:rFonts w:ascii="Cambria" w:hAnsi="Cambria"/>
          <w:sz w:val="28"/>
          <w:szCs w:val="28"/>
        </w:rPr>
        <w:t xml:space="preserve">deal </w:t>
      </w:r>
      <w:r w:rsidR="00864FB1">
        <w:rPr>
          <w:rFonts w:ascii="Cambria" w:hAnsi="Cambria"/>
          <w:sz w:val="28"/>
          <w:szCs w:val="28"/>
        </w:rPr>
        <w:t>with a poor girl’s broken heart</w:t>
      </w:r>
      <w:r w:rsidR="00CD2F76">
        <w:rPr>
          <w:rFonts w:ascii="Cambria" w:hAnsi="Cambria"/>
          <w:sz w:val="28"/>
          <w:szCs w:val="28"/>
        </w:rPr>
        <w:t xml:space="preserve">, </w:t>
      </w:r>
      <w:r w:rsidR="00330516">
        <w:rPr>
          <w:rFonts w:ascii="Cambria" w:hAnsi="Cambria"/>
          <w:sz w:val="28"/>
          <w:szCs w:val="28"/>
        </w:rPr>
        <w:t>when h</w:t>
      </w:r>
      <w:r w:rsidR="00E06DA7">
        <w:rPr>
          <w:rFonts w:ascii="Cambria" w:hAnsi="Cambria"/>
          <w:sz w:val="28"/>
          <w:szCs w:val="28"/>
        </w:rPr>
        <w:t xml:space="preserve">er own misery was </w:t>
      </w:r>
      <w:r w:rsidR="00330516">
        <w:rPr>
          <w:rFonts w:ascii="Cambria" w:hAnsi="Cambria"/>
          <w:sz w:val="28"/>
          <w:szCs w:val="28"/>
        </w:rPr>
        <w:t>s</w:t>
      </w:r>
      <w:r w:rsidR="00E06DA7">
        <w:rPr>
          <w:rFonts w:ascii="Cambria" w:hAnsi="Cambria"/>
          <w:sz w:val="28"/>
          <w:szCs w:val="28"/>
        </w:rPr>
        <w:t xml:space="preserve">o </w:t>
      </w:r>
      <w:r w:rsidR="00A80877">
        <w:rPr>
          <w:rFonts w:ascii="Cambria" w:hAnsi="Cambria"/>
          <w:sz w:val="28"/>
          <w:szCs w:val="28"/>
        </w:rPr>
        <w:t>all</w:t>
      </w:r>
      <w:r w:rsidR="00CD2F76">
        <w:rPr>
          <w:rFonts w:ascii="Cambria" w:hAnsi="Cambria"/>
          <w:sz w:val="28"/>
          <w:szCs w:val="28"/>
        </w:rPr>
        <w:t>-consumi</w:t>
      </w:r>
      <w:r w:rsidR="00A80877">
        <w:rPr>
          <w:rFonts w:ascii="Cambria" w:hAnsi="Cambria"/>
          <w:sz w:val="28"/>
          <w:szCs w:val="28"/>
        </w:rPr>
        <w:t>ng</w:t>
      </w:r>
      <w:r w:rsidR="00E06DA7">
        <w:rPr>
          <w:rFonts w:ascii="Cambria" w:hAnsi="Cambria"/>
          <w:sz w:val="28"/>
          <w:szCs w:val="28"/>
        </w:rPr>
        <w:t>.</w:t>
      </w:r>
    </w:p>
    <w:p w14:paraId="2E4087E8" w14:textId="4D0F4268" w:rsidR="00F75EED" w:rsidRDefault="006C261F" w:rsidP="0019456A">
      <w:pPr>
        <w:spacing w:line="360" w:lineRule="auto"/>
        <w:ind w:firstLine="720"/>
        <w:contextualSpacing/>
        <w:rPr>
          <w:rFonts w:ascii="Cambria" w:hAnsi="Cambria"/>
          <w:sz w:val="28"/>
          <w:szCs w:val="28"/>
        </w:rPr>
      </w:pPr>
      <w:r>
        <w:rPr>
          <w:rFonts w:ascii="Cambria" w:hAnsi="Cambria"/>
          <w:sz w:val="28"/>
          <w:szCs w:val="28"/>
        </w:rPr>
        <w:t>‘Maria!’ Savannah wav</w:t>
      </w:r>
      <w:r w:rsidR="00A80877">
        <w:rPr>
          <w:rFonts w:ascii="Cambria" w:hAnsi="Cambria"/>
          <w:sz w:val="28"/>
          <w:szCs w:val="28"/>
        </w:rPr>
        <w:t xml:space="preserve">ed </w:t>
      </w:r>
      <w:r>
        <w:rPr>
          <w:rFonts w:ascii="Cambria" w:hAnsi="Cambria"/>
          <w:sz w:val="28"/>
          <w:szCs w:val="28"/>
        </w:rPr>
        <w:t>at her housekeeper</w:t>
      </w:r>
      <w:r w:rsidR="00A80877">
        <w:rPr>
          <w:rFonts w:ascii="Cambria" w:hAnsi="Cambria"/>
          <w:sz w:val="28"/>
          <w:szCs w:val="28"/>
        </w:rPr>
        <w:t>,</w:t>
      </w:r>
      <w:r w:rsidR="00330516">
        <w:rPr>
          <w:rFonts w:ascii="Cambria" w:hAnsi="Cambria"/>
          <w:sz w:val="28"/>
          <w:szCs w:val="28"/>
        </w:rPr>
        <w:t xml:space="preserve"> </w:t>
      </w:r>
      <w:ins w:id="8066" w:author="Claire S" w:date="2026-06-03T16:51:00Z" w16du:dateUtc="2026-06-03T15:51:00Z">
        <w:r w:rsidR="001E06FC">
          <w:rPr>
            <w:rFonts w:ascii="Cambria" w:hAnsi="Cambria"/>
            <w:sz w:val="28"/>
            <w:szCs w:val="28"/>
          </w:rPr>
          <w:t>who’d finally appeared on</w:t>
        </w:r>
      </w:ins>
      <w:del w:id="8067" w:author="Claire S" w:date="2026-06-03T16:51:00Z" w16du:dateUtc="2026-06-03T15:51:00Z">
        <w:r w:rsidR="00272FD6" w:rsidDel="001E06FC">
          <w:rPr>
            <w:rFonts w:ascii="Cambria" w:hAnsi="Cambria"/>
            <w:sz w:val="28"/>
            <w:szCs w:val="28"/>
          </w:rPr>
          <w:delText>walking down</w:delText>
        </w:r>
      </w:del>
      <w:r w:rsidR="00272FD6">
        <w:rPr>
          <w:rFonts w:ascii="Cambria" w:hAnsi="Cambria"/>
          <w:sz w:val="28"/>
          <w:szCs w:val="28"/>
        </w:rPr>
        <w:t xml:space="preserve"> the curving stairwell</w:t>
      </w:r>
      <w:r w:rsidR="00A330B3">
        <w:rPr>
          <w:rFonts w:ascii="Cambria" w:hAnsi="Cambria"/>
          <w:sz w:val="28"/>
          <w:szCs w:val="28"/>
        </w:rPr>
        <w:t xml:space="preserve"> with</w:t>
      </w:r>
      <w:r w:rsidR="00272FD6">
        <w:rPr>
          <w:rFonts w:ascii="Cambria" w:hAnsi="Cambria"/>
          <w:sz w:val="28"/>
          <w:szCs w:val="28"/>
        </w:rPr>
        <w:t xml:space="preserve"> a bucket </w:t>
      </w:r>
      <w:r w:rsidR="00A330B3">
        <w:rPr>
          <w:rFonts w:ascii="Cambria" w:hAnsi="Cambria"/>
          <w:sz w:val="28"/>
          <w:szCs w:val="28"/>
        </w:rPr>
        <w:t xml:space="preserve">of water </w:t>
      </w:r>
      <w:r w:rsidR="00272FD6">
        <w:rPr>
          <w:rFonts w:ascii="Cambria" w:hAnsi="Cambria"/>
          <w:sz w:val="28"/>
          <w:szCs w:val="28"/>
        </w:rPr>
        <w:t xml:space="preserve">and some kitchen towel. </w:t>
      </w:r>
      <w:del w:id="8068" w:author="Claire S" w:date="2026-05-11T14:08:00Z" w16du:dateUtc="2026-05-11T13:08:00Z">
        <w:r w:rsidR="00272FD6">
          <w:rPr>
            <w:rFonts w:ascii="Cambria" w:hAnsi="Cambria"/>
            <w:sz w:val="28"/>
            <w:szCs w:val="28"/>
          </w:rPr>
          <w:delText xml:space="preserve"> </w:delText>
        </w:r>
      </w:del>
      <w:r w:rsidR="00272FD6">
        <w:rPr>
          <w:rFonts w:ascii="Cambria" w:hAnsi="Cambria"/>
          <w:sz w:val="28"/>
          <w:szCs w:val="28"/>
        </w:rPr>
        <w:t>Kylie must have been up to her old tricks</w:t>
      </w:r>
      <w:r>
        <w:rPr>
          <w:rFonts w:ascii="Cambria" w:hAnsi="Cambria"/>
          <w:sz w:val="28"/>
          <w:szCs w:val="28"/>
        </w:rPr>
        <w:t xml:space="preserve">. ‘Answer the door, </w:t>
      </w:r>
      <w:r w:rsidR="00E348C5">
        <w:rPr>
          <w:rFonts w:ascii="Cambria" w:hAnsi="Cambria"/>
          <w:sz w:val="28"/>
          <w:szCs w:val="28"/>
        </w:rPr>
        <w:t>please.</w:t>
      </w:r>
      <w:r w:rsidR="00F75EED">
        <w:rPr>
          <w:rFonts w:ascii="Cambria" w:hAnsi="Cambria"/>
          <w:sz w:val="28"/>
          <w:szCs w:val="28"/>
        </w:rPr>
        <w:t>’</w:t>
      </w:r>
    </w:p>
    <w:p w14:paraId="22212980" w14:textId="4AC4F9F2" w:rsidR="00F75EED" w:rsidRDefault="00F75EED" w:rsidP="0019456A">
      <w:pPr>
        <w:spacing w:line="360" w:lineRule="auto"/>
        <w:ind w:firstLine="720"/>
        <w:contextualSpacing/>
        <w:rPr>
          <w:rFonts w:ascii="Cambria" w:hAnsi="Cambria"/>
          <w:sz w:val="28"/>
          <w:szCs w:val="28"/>
        </w:rPr>
      </w:pPr>
      <w:r>
        <w:rPr>
          <w:rFonts w:ascii="Cambria" w:hAnsi="Cambria"/>
          <w:sz w:val="28"/>
          <w:szCs w:val="28"/>
        </w:rPr>
        <w:t xml:space="preserve">‘Madam?’ Maria bustled </w:t>
      </w:r>
      <w:r w:rsidR="00272FD6">
        <w:rPr>
          <w:rFonts w:ascii="Cambria" w:hAnsi="Cambria"/>
          <w:sz w:val="28"/>
          <w:szCs w:val="28"/>
        </w:rPr>
        <w:t>down</w:t>
      </w:r>
      <w:r w:rsidR="00F438A4">
        <w:rPr>
          <w:rFonts w:ascii="Cambria" w:hAnsi="Cambria"/>
          <w:sz w:val="28"/>
          <w:szCs w:val="28"/>
        </w:rPr>
        <w:t>, followed by the skittering dog</w:t>
      </w:r>
      <w:r w:rsidR="00272FD6">
        <w:rPr>
          <w:rFonts w:ascii="Cambria" w:hAnsi="Cambria"/>
          <w:sz w:val="28"/>
          <w:szCs w:val="28"/>
        </w:rPr>
        <w:t>. ‘Are you receiving?’</w:t>
      </w:r>
      <w:r>
        <w:rPr>
          <w:rFonts w:ascii="Cambria" w:hAnsi="Cambria"/>
          <w:sz w:val="28"/>
          <w:szCs w:val="28"/>
        </w:rPr>
        <w:t xml:space="preserve"> </w:t>
      </w:r>
    </w:p>
    <w:p w14:paraId="4D4FCC4C" w14:textId="6A439AF6" w:rsidR="006C261F" w:rsidRDefault="00F75EED" w:rsidP="0019456A">
      <w:pPr>
        <w:spacing w:line="360" w:lineRule="auto"/>
        <w:ind w:firstLine="720"/>
        <w:contextualSpacing/>
        <w:rPr>
          <w:rFonts w:ascii="Cambria" w:hAnsi="Cambria"/>
          <w:sz w:val="28"/>
          <w:szCs w:val="28"/>
        </w:rPr>
      </w:pPr>
      <w:r>
        <w:rPr>
          <w:rFonts w:ascii="Cambria" w:hAnsi="Cambria"/>
          <w:sz w:val="28"/>
          <w:szCs w:val="28"/>
        </w:rPr>
        <w:t>‘</w:t>
      </w:r>
      <w:r w:rsidR="00272FD6">
        <w:rPr>
          <w:rFonts w:ascii="Cambria" w:hAnsi="Cambria"/>
          <w:sz w:val="28"/>
          <w:szCs w:val="28"/>
        </w:rPr>
        <w:t xml:space="preserve">Definitely not.  </w:t>
      </w:r>
      <w:r w:rsidR="00E348C5">
        <w:rPr>
          <w:rFonts w:ascii="Cambria" w:hAnsi="Cambria"/>
          <w:sz w:val="28"/>
          <w:szCs w:val="28"/>
        </w:rPr>
        <w:t>S</w:t>
      </w:r>
      <w:r w:rsidR="006C261F">
        <w:rPr>
          <w:rFonts w:ascii="Cambria" w:hAnsi="Cambria"/>
          <w:sz w:val="28"/>
          <w:szCs w:val="28"/>
        </w:rPr>
        <w:t>ay I’m</w:t>
      </w:r>
      <w:r w:rsidR="00864FB1">
        <w:rPr>
          <w:rFonts w:ascii="Cambria" w:hAnsi="Cambria"/>
          <w:sz w:val="28"/>
          <w:szCs w:val="28"/>
        </w:rPr>
        <w:t xml:space="preserve"> out, or</w:t>
      </w:r>
      <w:r w:rsidR="006C261F">
        <w:rPr>
          <w:rFonts w:ascii="Cambria" w:hAnsi="Cambria"/>
          <w:sz w:val="28"/>
          <w:szCs w:val="28"/>
        </w:rPr>
        <w:t xml:space="preserve"> in mourning</w:t>
      </w:r>
      <w:r w:rsidR="00864FB1">
        <w:rPr>
          <w:rFonts w:ascii="Cambria" w:hAnsi="Cambria"/>
          <w:sz w:val="28"/>
          <w:szCs w:val="28"/>
        </w:rPr>
        <w:t xml:space="preserve">, or just something, but I can’t see </w:t>
      </w:r>
      <w:r w:rsidR="0066674B">
        <w:rPr>
          <w:rFonts w:ascii="Cambria" w:hAnsi="Cambria"/>
          <w:sz w:val="28"/>
          <w:szCs w:val="28"/>
        </w:rPr>
        <w:t>that girl right</w:t>
      </w:r>
      <w:r w:rsidR="00864FB1">
        <w:rPr>
          <w:rFonts w:ascii="Cambria" w:hAnsi="Cambria"/>
          <w:sz w:val="28"/>
          <w:szCs w:val="28"/>
        </w:rPr>
        <w:t xml:space="preserve"> now</w:t>
      </w:r>
      <w:r w:rsidR="006C261F">
        <w:rPr>
          <w:rFonts w:ascii="Cambria" w:hAnsi="Cambria"/>
          <w:sz w:val="28"/>
          <w:szCs w:val="28"/>
        </w:rPr>
        <w:t>.</w:t>
      </w:r>
      <w:r w:rsidR="001A1AD9">
        <w:rPr>
          <w:rFonts w:ascii="Cambria" w:hAnsi="Cambria"/>
          <w:sz w:val="28"/>
          <w:szCs w:val="28"/>
        </w:rPr>
        <w:t xml:space="preserve"> I can’t see anyone</w:t>
      </w:r>
      <w:r w:rsidR="006C261F">
        <w:rPr>
          <w:rFonts w:ascii="Cambria" w:hAnsi="Cambria"/>
          <w:sz w:val="28"/>
          <w:szCs w:val="28"/>
        </w:rPr>
        <w:t>.’</w:t>
      </w:r>
    </w:p>
    <w:p w14:paraId="14ED5154" w14:textId="61A9E8B7" w:rsidR="00A50318" w:rsidRDefault="006C261F" w:rsidP="00F601D0">
      <w:pPr>
        <w:spacing w:line="360" w:lineRule="auto"/>
        <w:contextualSpacing/>
        <w:rPr>
          <w:rFonts w:ascii="Cambria" w:hAnsi="Cambria"/>
          <w:sz w:val="28"/>
          <w:szCs w:val="28"/>
        </w:rPr>
      </w:pPr>
      <w:r>
        <w:rPr>
          <w:rFonts w:ascii="Cambria" w:hAnsi="Cambria"/>
          <w:sz w:val="28"/>
          <w:szCs w:val="28"/>
        </w:rPr>
        <w:tab/>
      </w:r>
      <w:r w:rsidR="00B71820">
        <w:rPr>
          <w:rFonts w:ascii="Cambria" w:hAnsi="Cambria"/>
          <w:sz w:val="28"/>
          <w:szCs w:val="28"/>
        </w:rPr>
        <w:t>G</w:t>
      </w:r>
      <w:r w:rsidR="008E5BF1">
        <w:rPr>
          <w:rFonts w:ascii="Cambria" w:hAnsi="Cambria"/>
          <w:sz w:val="28"/>
          <w:szCs w:val="28"/>
        </w:rPr>
        <w:t>rabb</w:t>
      </w:r>
      <w:r w:rsidR="00177B72">
        <w:rPr>
          <w:rFonts w:ascii="Cambria" w:hAnsi="Cambria"/>
          <w:sz w:val="28"/>
          <w:szCs w:val="28"/>
        </w:rPr>
        <w:t>ing</w:t>
      </w:r>
      <w:r w:rsidR="008E5BF1">
        <w:rPr>
          <w:rFonts w:ascii="Cambria" w:hAnsi="Cambria"/>
          <w:sz w:val="28"/>
          <w:szCs w:val="28"/>
        </w:rPr>
        <w:t xml:space="preserve"> </w:t>
      </w:r>
      <w:del w:id="8069" w:author="Daisy Watt" w:date="2026-06-22T06:19:00Z" w16du:dateUtc="2026-06-22T04:19:00Z">
        <w:r w:rsidR="00B71820">
          <w:rPr>
            <w:rFonts w:ascii="Cambria" w:hAnsi="Cambria"/>
            <w:sz w:val="28"/>
            <w:szCs w:val="28"/>
          </w:rPr>
          <w:delText>the</w:delText>
        </w:r>
        <w:r w:rsidR="008E5BF1">
          <w:rPr>
            <w:rFonts w:ascii="Cambria" w:hAnsi="Cambria"/>
            <w:sz w:val="28"/>
            <w:szCs w:val="28"/>
          </w:rPr>
          <w:delText xml:space="preserve"> </w:delText>
        </w:r>
        <w:r w:rsidR="008E5BF1" w:rsidRPr="007D6EFC">
          <w:rPr>
            <w:rFonts w:ascii="Cambria" w:hAnsi="Cambria"/>
            <w:sz w:val="28"/>
            <w:szCs w:val="28"/>
            <w:highlight w:val="yellow"/>
            <w:rPrChange w:id="8070" w:author="Daisy Watt" w:date="2026-06-23T12:42:00Z" w16du:dateUtc="2026-06-23T10:42:00Z">
              <w:rPr>
                <w:rFonts w:ascii="Cambria" w:hAnsi="Cambria"/>
                <w:sz w:val="28"/>
                <w:szCs w:val="28"/>
              </w:rPr>
            </w:rPrChange>
          </w:rPr>
          <w:delText>tiny</w:delText>
        </w:r>
        <w:r w:rsidR="008E5BF1">
          <w:rPr>
            <w:rFonts w:ascii="Cambria" w:hAnsi="Cambria"/>
            <w:sz w:val="28"/>
            <w:szCs w:val="28"/>
          </w:rPr>
          <w:delText xml:space="preserve"> </w:delText>
        </w:r>
        <w:r w:rsidR="00B71820">
          <w:rPr>
            <w:rFonts w:ascii="Cambria" w:hAnsi="Cambria"/>
            <w:sz w:val="28"/>
            <w:szCs w:val="28"/>
          </w:rPr>
          <w:delText>dog</w:delText>
        </w:r>
      </w:del>
      <w:ins w:id="8071" w:author="Daisy Watt" w:date="2026-06-22T06:19:00Z" w16du:dateUtc="2026-06-22T04:19:00Z">
        <w:r w:rsidR="007D6EFC">
          <w:rPr>
            <w:rFonts w:ascii="Cambria" w:hAnsi="Cambria"/>
            <w:sz w:val="28"/>
            <w:szCs w:val="28"/>
          </w:rPr>
          <w:t>Kylie</w:t>
        </w:r>
      </w:ins>
      <w:r w:rsidR="008E5BF1">
        <w:rPr>
          <w:rFonts w:ascii="Cambria" w:hAnsi="Cambria"/>
          <w:sz w:val="28"/>
          <w:szCs w:val="28"/>
        </w:rPr>
        <w:t>,</w:t>
      </w:r>
      <w:r w:rsidR="00B71820">
        <w:rPr>
          <w:rFonts w:ascii="Cambria" w:hAnsi="Cambria"/>
          <w:sz w:val="28"/>
          <w:szCs w:val="28"/>
        </w:rPr>
        <w:t xml:space="preserve"> Savannah</w:t>
      </w:r>
      <w:r>
        <w:rPr>
          <w:rFonts w:ascii="Cambria" w:hAnsi="Cambria"/>
          <w:sz w:val="28"/>
          <w:szCs w:val="28"/>
        </w:rPr>
        <w:t xml:space="preserve"> ran upstairs </w:t>
      </w:r>
      <w:r w:rsidR="00CD2F76">
        <w:rPr>
          <w:rFonts w:ascii="Cambria" w:hAnsi="Cambria"/>
          <w:sz w:val="28"/>
          <w:szCs w:val="28"/>
        </w:rPr>
        <w:t xml:space="preserve">with a sob </w:t>
      </w:r>
      <w:r>
        <w:rPr>
          <w:rFonts w:ascii="Cambria" w:hAnsi="Cambria"/>
          <w:sz w:val="28"/>
          <w:szCs w:val="28"/>
        </w:rPr>
        <w:t>and took to her bed</w:t>
      </w:r>
      <w:ins w:id="8072" w:author="Claire S" w:date="2026-05-27T13:20:00Z" w16du:dateUtc="2026-05-27T12:20:00Z">
        <w:r w:rsidR="00194A3D">
          <w:rPr>
            <w:rFonts w:ascii="Cambria" w:hAnsi="Cambria"/>
            <w:sz w:val="28"/>
            <w:szCs w:val="28"/>
          </w:rPr>
          <w:t>, her secret stash of pills mocking her from the bathroom cabinet</w:t>
        </w:r>
      </w:ins>
      <w:r>
        <w:rPr>
          <w:rFonts w:ascii="Cambria" w:hAnsi="Cambria"/>
          <w:sz w:val="28"/>
          <w:szCs w:val="28"/>
        </w:rPr>
        <w:t>.</w:t>
      </w:r>
      <w:ins w:id="8073" w:author="Claire S" w:date="2026-05-21T15:49:00Z" w16du:dateUtc="2026-05-21T14:49:00Z">
        <w:r w:rsidR="00A15DD6">
          <w:rPr>
            <w:rFonts w:ascii="Cambria" w:hAnsi="Cambria"/>
            <w:sz w:val="28"/>
            <w:szCs w:val="28"/>
          </w:rPr>
          <w:t xml:space="preserve">  </w:t>
        </w:r>
      </w:ins>
      <w:ins w:id="8074" w:author="Claire S" w:date="2026-05-27T13:20:00Z" w16du:dateUtc="2026-05-27T12:20:00Z">
        <w:r w:rsidR="00194A3D">
          <w:rPr>
            <w:rFonts w:ascii="Cambria" w:hAnsi="Cambria"/>
            <w:sz w:val="28"/>
            <w:szCs w:val="28"/>
          </w:rPr>
          <w:t>Whatever else, h</w:t>
        </w:r>
      </w:ins>
      <w:ins w:id="8075" w:author="Claire S" w:date="2026-05-21T15:49:00Z" w16du:dateUtc="2026-05-21T14:49:00Z">
        <w:r w:rsidR="00A15DD6">
          <w:rPr>
            <w:rFonts w:ascii="Cambria" w:hAnsi="Cambria"/>
            <w:sz w:val="28"/>
            <w:szCs w:val="28"/>
          </w:rPr>
          <w:t>er own sleuthing would have to wait.</w:t>
        </w:r>
      </w:ins>
    </w:p>
    <w:p w14:paraId="2B5490D8" w14:textId="77777777" w:rsidR="00DA54F3" w:rsidRDefault="00DA54F3" w:rsidP="00F601D0">
      <w:pPr>
        <w:spacing w:line="360" w:lineRule="auto"/>
        <w:contextualSpacing/>
        <w:rPr>
          <w:ins w:id="8076" w:author="Claire S" w:date="2026-05-21T15:52:00Z" w16du:dateUtc="2026-05-21T14:52:00Z"/>
          <w:rFonts w:ascii="Cambria" w:hAnsi="Cambria"/>
          <w:b/>
          <w:bCs/>
          <w:sz w:val="28"/>
          <w:szCs w:val="28"/>
        </w:rPr>
      </w:pPr>
    </w:p>
    <w:p w14:paraId="73DF735F" w14:textId="77777777" w:rsidR="00DA54F3" w:rsidRDefault="00DA54F3" w:rsidP="00F601D0">
      <w:pPr>
        <w:spacing w:line="360" w:lineRule="auto"/>
        <w:contextualSpacing/>
        <w:rPr>
          <w:ins w:id="8077" w:author="Claire S" w:date="2026-05-21T15:52:00Z" w16du:dateUtc="2026-05-21T14:52:00Z"/>
          <w:rFonts w:ascii="Cambria" w:hAnsi="Cambria"/>
          <w:b/>
          <w:bCs/>
          <w:sz w:val="28"/>
          <w:szCs w:val="28"/>
        </w:rPr>
      </w:pPr>
    </w:p>
    <w:p w14:paraId="3CCC268F" w14:textId="77777777" w:rsidR="00DA54F3" w:rsidRDefault="00DA54F3" w:rsidP="00F601D0">
      <w:pPr>
        <w:spacing w:line="360" w:lineRule="auto"/>
        <w:contextualSpacing/>
        <w:rPr>
          <w:ins w:id="8078" w:author="Claire S" w:date="2026-05-21T15:52:00Z" w16du:dateUtc="2026-05-21T14:52:00Z"/>
          <w:rFonts w:ascii="Cambria" w:hAnsi="Cambria"/>
          <w:b/>
          <w:bCs/>
          <w:sz w:val="28"/>
          <w:szCs w:val="28"/>
        </w:rPr>
      </w:pPr>
    </w:p>
    <w:p w14:paraId="58FFB4E5" w14:textId="77777777" w:rsidR="00DA54F3" w:rsidRDefault="00DA54F3" w:rsidP="00F601D0">
      <w:pPr>
        <w:spacing w:line="360" w:lineRule="auto"/>
        <w:contextualSpacing/>
        <w:rPr>
          <w:ins w:id="8079" w:author="Claire S" w:date="2026-05-21T15:52:00Z" w16du:dateUtc="2026-05-21T14:52:00Z"/>
          <w:rFonts w:ascii="Cambria" w:hAnsi="Cambria"/>
          <w:b/>
          <w:bCs/>
          <w:sz w:val="28"/>
          <w:szCs w:val="28"/>
        </w:rPr>
      </w:pPr>
    </w:p>
    <w:p w14:paraId="6FEA7B32" w14:textId="77777777" w:rsidR="00DA54F3" w:rsidRDefault="00DA54F3" w:rsidP="00F601D0">
      <w:pPr>
        <w:spacing w:line="360" w:lineRule="auto"/>
        <w:contextualSpacing/>
        <w:rPr>
          <w:ins w:id="8080" w:author="Claire S" w:date="2026-05-21T15:52:00Z" w16du:dateUtc="2026-05-21T14:52:00Z"/>
          <w:rFonts w:ascii="Cambria" w:hAnsi="Cambria"/>
          <w:b/>
          <w:bCs/>
          <w:sz w:val="28"/>
          <w:szCs w:val="28"/>
        </w:rPr>
      </w:pPr>
    </w:p>
    <w:p w14:paraId="65944220" w14:textId="54EEFB36" w:rsidR="00F865C5" w:rsidRDefault="00F865C5" w:rsidP="00F601D0">
      <w:pPr>
        <w:spacing w:line="360" w:lineRule="auto"/>
        <w:contextualSpacing/>
        <w:rPr>
          <w:ins w:id="8081" w:author="Claire S" w:date="2026-07-28T10:21:00Z" w16du:dateUtc="2026-07-28T09:21:00Z"/>
          <w:rFonts w:ascii="Cambria" w:hAnsi="Cambria"/>
          <w:b/>
          <w:bCs/>
          <w:sz w:val="28"/>
          <w:szCs w:val="28"/>
        </w:rPr>
      </w:pPr>
      <w:commentRangeStart w:id="8082"/>
      <w:commentRangeStart w:id="8083"/>
      <w:r>
        <w:rPr>
          <w:rFonts w:ascii="Cambria" w:hAnsi="Cambria"/>
          <w:b/>
          <w:bCs/>
          <w:sz w:val="28"/>
          <w:szCs w:val="28"/>
        </w:rPr>
        <w:t xml:space="preserve">CHAPTER </w:t>
      </w:r>
      <w:del w:id="8084" w:author="Claire S" w:date="2026-07-22T12:02:00Z" w16du:dateUtc="2026-07-22T11:02:00Z">
        <w:r w:rsidDel="00E427DF">
          <w:rPr>
            <w:rFonts w:ascii="Cambria" w:hAnsi="Cambria"/>
            <w:b/>
            <w:bCs/>
            <w:sz w:val="28"/>
            <w:szCs w:val="28"/>
          </w:rPr>
          <w:delText>1</w:delText>
        </w:r>
        <w:r w:rsidR="0068722D" w:rsidDel="00E427DF">
          <w:rPr>
            <w:rFonts w:ascii="Cambria" w:hAnsi="Cambria"/>
            <w:b/>
            <w:bCs/>
            <w:sz w:val="28"/>
            <w:szCs w:val="28"/>
          </w:rPr>
          <w:delText>8</w:delText>
        </w:r>
      </w:del>
      <w:ins w:id="8085" w:author="Claire S" w:date="2026-07-22T12:02:00Z" w16du:dateUtc="2026-07-22T11:02:00Z">
        <w:r w:rsidR="00E427DF">
          <w:rPr>
            <w:rFonts w:ascii="Cambria" w:hAnsi="Cambria"/>
            <w:b/>
            <w:bCs/>
            <w:sz w:val="28"/>
            <w:szCs w:val="28"/>
          </w:rPr>
          <w:t>17</w:t>
        </w:r>
      </w:ins>
      <w:r>
        <w:rPr>
          <w:rFonts w:ascii="Cambria" w:hAnsi="Cambria"/>
          <w:b/>
          <w:bCs/>
          <w:sz w:val="28"/>
          <w:szCs w:val="28"/>
        </w:rPr>
        <w:t xml:space="preserve"> </w:t>
      </w:r>
      <w:commentRangeEnd w:id="8082"/>
      <w:r w:rsidR="001935F1">
        <w:rPr>
          <w:rStyle w:val="CommentReference"/>
          <w:rFonts w:ascii="Cambria" w:hAnsi="Cambria"/>
          <w:b/>
          <w:bCs/>
          <w:sz w:val="28"/>
          <w:szCs w:val="28"/>
        </w:rPr>
        <w:commentReference w:id="8082"/>
      </w:r>
      <w:commentRangeEnd w:id="8083"/>
      <w:r w:rsidR="002F6E34">
        <w:rPr>
          <w:rStyle w:val="CommentReference"/>
          <w:rFonts w:ascii="Cambria" w:hAnsi="Cambria"/>
          <w:b/>
          <w:bCs/>
          <w:sz w:val="28"/>
          <w:szCs w:val="28"/>
        </w:rPr>
        <w:commentReference w:id="8083"/>
      </w:r>
    </w:p>
    <w:p w14:paraId="5D71B887" w14:textId="130B313F" w:rsidR="00871EA4" w:rsidRDefault="0019443D" w:rsidP="00F601D0">
      <w:pPr>
        <w:spacing w:line="360" w:lineRule="auto"/>
        <w:contextualSpacing/>
        <w:rPr>
          <w:rFonts w:ascii="Cambria" w:hAnsi="Cambria"/>
          <w:b/>
          <w:bCs/>
          <w:sz w:val="28"/>
          <w:szCs w:val="28"/>
        </w:rPr>
      </w:pPr>
      <w:ins w:id="8086" w:author="Claire S" w:date="2026-08-04T12:03:00Z" w16du:dateUtc="2026-08-04T11:03:00Z">
        <w:r>
          <w:rPr>
            <w:rFonts w:ascii="Cambria" w:hAnsi="Cambria"/>
            <w:b/>
            <w:bCs/>
            <w:sz w:val="28"/>
            <w:szCs w:val="28"/>
          </w:rPr>
          <w:t xml:space="preserve">VIOLET: </w:t>
        </w:r>
      </w:ins>
      <w:ins w:id="8087" w:author="Claire S" w:date="2026-07-28T10:21:00Z" w16du:dateUtc="2026-07-28T09:21:00Z">
        <w:r w:rsidR="00871EA4">
          <w:rPr>
            <w:rFonts w:ascii="Cambria" w:hAnsi="Cambria"/>
            <w:b/>
            <w:bCs/>
            <w:sz w:val="28"/>
            <w:szCs w:val="28"/>
          </w:rPr>
          <w:t>SUNDAY AFTERNOON</w:t>
        </w:r>
      </w:ins>
    </w:p>
    <w:p w14:paraId="65A5EE3F" w14:textId="577DB9DA" w:rsidR="000A237E" w:rsidRDefault="000A237E" w:rsidP="00F601D0">
      <w:pPr>
        <w:spacing w:line="360" w:lineRule="auto"/>
        <w:contextualSpacing/>
        <w:rPr>
          <w:del w:id="8088" w:author="Daisy Watt" w:date="2026-06-22T06:20:00Z" w16du:dateUtc="2026-06-22T04:20:00Z"/>
          <w:rFonts w:ascii="Cambria" w:hAnsi="Cambria"/>
          <w:b/>
          <w:bCs/>
          <w:sz w:val="28"/>
          <w:szCs w:val="28"/>
        </w:rPr>
      </w:pPr>
      <w:del w:id="8089" w:author="Daisy Watt" w:date="2026-06-22T06:20:00Z" w16du:dateUtc="2026-06-22T04:20:00Z">
        <w:r>
          <w:rPr>
            <w:rFonts w:ascii="Cambria" w:hAnsi="Cambria"/>
            <w:b/>
            <w:bCs/>
            <w:sz w:val="28"/>
            <w:szCs w:val="28"/>
          </w:rPr>
          <w:delText>S</w:delText>
        </w:r>
        <w:r w:rsidR="00CD2F76">
          <w:rPr>
            <w:rFonts w:ascii="Cambria" w:hAnsi="Cambria"/>
            <w:b/>
            <w:bCs/>
            <w:sz w:val="28"/>
            <w:szCs w:val="28"/>
          </w:rPr>
          <w:delText>UNDAY</w:delText>
        </w:r>
        <w:r>
          <w:rPr>
            <w:rFonts w:ascii="Cambria" w:hAnsi="Cambria"/>
            <w:b/>
            <w:bCs/>
            <w:sz w:val="28"/>
            <w:szCs w:val="28"/>
          </w:rPr>
          <w:delText xml:space="preserve"> </w:delText>
        </w:r>
        <w:r w:rsidR="00CD2F76" w:rsidDel="00A15DD6">
          <w:rPr>
            <w:rFonts w:ascii="Cambria" w:hAnsi="Cambria"/>
            <w:b/>
            <w:bCs/>
            <w:sz w:val="28"/>
            <w:szCs w:val="28"/>
          </w:rPr>
          <w:delText>2.02</w:delText>
        </w:r>
        <w:r w:rsidR="00CD2F76">
          <w:rPr>
            <w:rFonts w:ascii="Cambria" w:hAnsi="Cambria"/>
            <w:b/>
            <w:bCs/>
            <w:sz w:val="28"/>
            <w:szCs w:val="28"/>
          </w:rPr>
          <w:delText>PM</w:delText>
        </w:r>
      </w:del>
    </w:p>
    <w:p w14:paraId="043C85D2" w14:textId="57E8396D" w:rsidR="00F865C5" w:rsidRDefault="0079458B" w:rsidP="00F601D0">
      <w:pPr>
        <w:spacing w:line="360" w:lineRule="auto"/>
        <w:contextualSpacing/>
        <w:rPr>
          <w:rFonts w:ascii="Cambria" w:hAnsi="Cambria"/>
          <w:sz w:val="28"/>
          <w:szCs w:val="28"/>
        </w:rPr>
      </w:pPr>
      <w:r>
        <w:rPr>
          <w:rFonts w:ascii="Cambria" w:hAnsi="Cambria"/>
          <w:sz w:val="28"/>
          <w:szCs w:val="28"/>
        </w:rPr>
        <w:t xml:space="preserve">In the </w:t>
      </w:r>
      <w:r w:rsidR="001D03F0">
        <w:rPr>
          <w:rFonts w:ascii="Cambria" w:hAnsi="Cambria"/>
          <w:sz w:val="28"/>
          <w:szCs w:val="28"/>
        </w:rPr>
        <w:t xml:space="preserve">November gloom </w:t>
      </w:r>
      <w:r>
        <w:rPr>
          <w:rFonts w:ascii="Cambria" w:hAnsi="Cambria"/>
          <w:sz w:val="28"/>
          <w:szCs w:val="28"/>
        </w:rPr>
        <w:t>o</w:t>
      </w:r>
      <w:r w:rsidR="00F865C5" w:rsidRPr="00FC7CC1">
        <w:rPr>
          <w:rFonts w:ascii="Cambria" w:hAnsi="Cambria"/>
          <w:sz w:val="28"/>
          <w:szCs w:val="28"/>
        </w:rPr>
        <w:t>n the smart London street, the</w:t>
      </w:r>
      <w:r w:rsidR="00FC7CC1" w:rsidRPr="00FC7CC1">
        <w:rPr>
          <w:rFonts w:ascii="Cambria" w:hAnsi="Cambria"/>
          <w:sz w:val="28"/>
          <w:szCs w:val="28"/>
        </w:rPr>
        <w:t xml:space="preserve"> </w:t>
      </w:r>
      <w:r w:rsidR="00F865C5" w:rsidRPr="00FC7CC1">
        <w:rPr>
          <w:rFonts w:ascii="Cambria" w:hAnsi="Cambria"/>
          <w:sz w:val="28"/>
          <w:szCs w:val="28"/>
        </w:rPr>
        <w:t xml:space="preserve">likes of which </w:t>
      </w:r>
      <w:r w:rsidR="00FC7CC1">
        <w:rPr>
          <w:rFonts w:ascii="Cambria" w:hAnsi="Cambria"/>
          <w:sz w:val="28"/>
          <w:szCs w:val="28"/>
        </w:rPr>
        <w:t xml:space="preserve">too many people only see in </w:t>
      </w:r>
      <w:r w:rsidR="005B2972">
        <w:rPr>
          <w:rFonts w:ascii="Cambria" w:hAnsi="Cambria"/>
          <w:sz w:val="28"/>
          <w:szCs w:val="28"/>
        </w:rPr>
        <w:t>magazines and films</w:t>
      </w:r>
      <w:r>
        <w:rPr>
          <w:rFonts w:ascii="Cambria" w:hAnsi="Cambria"/>
          <w:sz w:val="28"/>
          <w:szCs w:val="28"/>
        </w:rPr>
        <w:t xml:space="preserve"> such as </w:t>
      </w:r>
      <w:r w:rsidRPr="0079458B">
        <w:rPr>
          <w:rFonts w:ascii="Cambria" w:hAnsi="Cambria"/>
          <w:i/>
          <w:iCs/>
          <w:sz w:val="28"/>
          <w:szCs w:val="28"/>
        </w:rPr>
        <w:t>Notting Hill</w:t>
      </w:r>
      <w:r w:rsidR="005B2972">
        <w:rPr>
          <w:rFonts w:ascii="Cambria" w:hAnsi="Cambria"/>
          <w:sz w:val="28"/>
          <w:szCs w:val="28"/>
        </w:rPr>
        <w:t xml:space="preserve">, </w:t>
      </w:r>
      <w:del w:id="8090" w:author="Claire S" w:date="2026-05-11T14:09:00Z" w16du:dateUtc="2026-05-11T13:09:00Z">
        <w:r w:rsidR="005B2972">
          <w:rPr>
            <w:rFonts w:ascii="Cambria" w:hAnsi="Cambria"/>
            <w:sz w:val="28"/>
            <w:szCs w:val="28"/>
          </w:rPr>
          <w:delText>the girl</w:delText>
        </w:r>
      </w:del>
      <w:ins w:id="8091" w:author="Claire S" w:date="2026-05-11T14:09:00Z" w16du:dateUtc="2026-05-11T13:09:00Z">
        <w:r w:rsidR="002F6E34">
          <w:rPr>
            <w:rFonts w:ascii="Cambria" w:hAnsi="Cambria"/>
            <w:sz w:val="28"/>
            <w:szCs w:val="28"/>
          </w:rPr>
          <w:t>Violet</w:t>
        </w:r>
      </w:ins>
      <w:r w:rsidR="005B2972">
        <w:rPr>
          <w:rFonts w:ascii="Cambria" w:hAnsi="Cambria"/>
          <w:sz w:val="28"/>
          <w:szCs w:val="28"/>
        </w:rPr>
        <w:t xml:space="preserve"> hurried away from the house; a house </w:t>
      </w:r>
      <w:r>
        <w:rPr>
          <w:rFonts w:ascii="Cambria" w:hAnsi="Cambria"/>
          <w:sz w:val="28"/>
          <w:szCs w:val="28"/>
        </w:rPr>
        <w:t xml:space="preserve">so grand, </w:t>
      </w:r>
      <w:r w:rsidR="005B2972">
        <w:rPr>
          <w:rFonts w:ascii="Cambria" w:hAnsi="Cambria"/>
          <w:sz w:val="28"/>
          <w:szCs w:val="28"/>
        </w:rPr>
        <w:t xml:space="preserve">she could </w:t>
      </w:r>
      <w:del w:id="8092" w:author="Daisy Watt" w:date="2026-06-22T06:21:00Z" w16du:dateUtc="2026-06-22T04:21:00Z">
        <w:r w:rsidR="005B2972">
          <w:rPr>
            <w:rFonts w:ascii="Cambria" w:hAnsi="Cambria"/>
            <w:sz w:val="28"/>
            <w:szCs w:val="28"/>
          </w:rPr>
          <w:delText>never</w:delText>
        </w:r>
      </w:del>
      <w:ins w:id="8093" w:author="Daisy Watt" w:date="2026-06-22T06:21:00Z" w16du:dateUtc="2026-06-22T04:21:00Z">
        <w:r w:rsidR="005862C0">
          <w:rPr>
            <w:rFonts w:ascii="Cambria" w:hAnsi="Cambria"/>
            <w:sz w:val="28"/>
            <w:szCs w:val="28"/>
          </w:rPr>
          <w:t>hardly</w:t>
        </w:r>
      </w:ins>
      <w:r w:rsidR="005B2972">
        <w:rPr>
          <w:rFonts w:ascii="Cambria" w:hAnsi="Cambria"/>
          <w:sz w:val="28"/>
          <w:szCs w:val="28"/>
        </w:rPr>
        <w:t xml:space="preserve"> imagine </w:t>
      </w:r>
      <w:r>
        <w:rPr>
          <w:rFonts w:ascii="Cambria" w:hAnsi="Cambria"/>
          <w:sz w:val="28"/>
          <w:szCs w:val="28"/>
        </w:rPr>
        <w:t>going inside</w:t>
      </w:r>
      <w:r w:rsidR="005B2972">
        <w:rPr>
          <w:rFonts w:ascii="Cambria" w:hAnsi="Cambria"/>
          <w:sz w:val="28"/>
          <w:szCs w:val="28"/>
        </w:rPr>
        <w:t>, let alone living in</w:t>
      </w:r>
      <w:ins w:id="8094" w:author="Daisy Watt" w:date="2026-06-22T06:21:00Z" w16du:dateUtc="2026-06-22T04:21:00Z">
        <w:r w:rsidR="00385D70">
          <w:rPr>
            <w:rFonts w:ascii="Cambria" w:hAnsi="Cambria"/>
            <w:sz w:val="28"/>
            <w:szCs w:val="28"/>
          </w:rPr>
          <w:t xml:space="preserve"> it</w:t>
        </w:r>
      </w:ins>
      <w:r w:rsidR="005B2972">
        <w:rPr>
          <w:rFonts w:ascii="Cambria" w:hAnsi="Cambria"/>
          <w:sz w:val="28"/>
          <w:szCs w:val="28"/>
        </w:rPr>
        <w:t>.</w:t>
      </w:r>
    </w:p>
    <w:p w14:paraId="183AD0E3" w14:textId="05C7DB2B" w:rsidR="0079458B" w:rsidRDefault="0079458B" w:rsidP="00F601D0">
      <w:pPr>
        <w:spacing w:line="360" w:lineRule="auto"/>
        <w:contextualSpacing/>
        <w:rPr>
          <w:rFonts w:ascii="Cambria" w:hAnsi="Cambria"/>
          <w:sz w:val="28"/>
          <w:szCs w:val="28"/>
        </w:rPr>
      </w:pPr>
      <w:r>
        <w:rPr>
          <w:rFonts w:ascii="Cambria" w:hAnsi="Cambria"/>
          <w:sz w:val="28"/>
          <w:szCs w:val="28"/>
        </w:rPr>
        <w:tab/>
        <w:t>And the street was very quiet; no</w:t>
      </w:r>
      <w:del w:id="8095" w:author="Daisy Watt" w:date="2026-06-22T06:21:00Z" w16du:dateUtc="2026-06-22T04:21:00Z">
        <w:r>
          <w:rPr>
            <w:rFonts w:ascii="Cambria" w:hAnsi="Cambria"/>
            <w:sz w:val="28"/>
            <w:szCs w:val="28"/>
          </w:rPr>
          <w:delText>-</w:delText>
        </w:r>
      </w:del>
      <w:ins w:id="8096" w:author="Daisy Watt" w:date="2026-06-22T06:21:00Z" w16du:dateUtc="2026-06-22T04:21:00Z">
        <w:r w:rsidR="00A97501">
          <w:rPr>
            <w:rFonts w:ascii="Cambria" w:hAnsi="Cambria"/>
            <w:sz w:val="28"/>
            <w:szCs w:val="28"/>
          </w:rPr>
          <w:t xml:space="preserve"> </w:t>
        </w:r>
      </w:ins>
      <w:r>
        <w:rPr>
          <w:rFonts w:ascii="Cambria" w:hAnsi="Cambria"/>
          <w:sz w:val="28"/>
          <w:szCs w:val="28"/>
        </w:rPr>
        <w:t>one around, no</w:t>
      </w:r>
      <w:del w:id="8097" w:author="Daisy Watt" w:date="2026-06-22T06:21:00Z" w16du:dateUtc="2026-06-22T04:21:00Z">
        <w:r>
          <w:rPr>
            <w:rFonts w:ascii="Cambria" w:hAnsi="Cambria"/>
            <w:sz w:val="28"/>
            <w:szCs w:val="28"/>
          </w:rPr>
          <w:delText>-</w:delText>
        </w:r>
      </w:del>
      <w:ins w:id="8098" w:author="Daisy Watt" w:date="2026-06-22T06:21:00Z" w16du:dateUtc="2026-06-22T04:21:00Z">
        <w:r w:rsidR="00A97501">
          <w:rPr>
            <w:rFonts w:ascii="Cambria" w:hAnsi="Cambria"/>
            <w:sz w:val="28"/>
            <w:szCs w:val="28"/>
          </w:rPr>
          <w:t xml:space="preserve"> </w:t>
        </w:r>
      </w:ins>
      <w:r>
        <w:rPr>
          <w:rFonts w:ascii="Cambria" w:hAnsi="Cambria"/>
          <w:sz w:val="28"/>
          <w:szCs w:val="28"/>
        </w:rPr>
        <w:t>one walking</w:t>
      </w:r>
      <w:r w:rsidR="002003DE">
        <w:rPr>
          <w:rFonts w:ascii="Cambria" w:hAnsi="Cambria"/>
          <w:sz w:val="28"/>
          <w:szCs w:val="28"/>
        </w:rPr>
        <w:t>; they were probably all chauffeur</w:t>
      </w:r>
      <w:r w:rsidR="00A80923">
        <w:rPr>
          <w:rFonts w:ascii="Cambria" w:hAnsi="Cambria"/>
          <w:sz w:val="28"/>
          <w:szCs w:val="28"/>
        </w:rPr>
        <w:t>-</w:t>
      </w:r>
      <w:r w:rsidR="002003DE">
        <w:rPr>
          <w:rFonts w:ascii="Cambria" w:hAnsi="Cambria"/>
          <w:sz w:val="28"/>
          <w:szCs w:val="28"/>
        </w:rPr>
        <w:t>driven round here, or in posh gyms, or sunning themselves in the Bahamas</w:t>
      </w:r>
      <w:r>
        <w:rPr>
          <w:rFonts w:ascii="Cambria" w:hAnsi="Cambria"/>
          <w:sz w:val="28"/>
          <w:szCs w:val="28"/>
        </w:rPr>
        <w:t>.</w:t>
      </w:r>
    </w:p>
    <w:p w14:paraId="73E2B39F" w14:textId="26B992C1" w:rsidR="00A80923" w:rsidRDefault="00A80923" w:rsidP="00A80923">
      <w:pPr>
        <w:spacing w:line="360" w:lineRule="auto"/>
        <w:contextualSpacing/>
        <w:rPr>
          <w:ins w:id="8099" w:author="Claire S" w:date="2026-06-03T16:52:00Z" w16du:dateUtc="2026-06-03T15:52:00Z"/>
          <w:rFonts w:ascii="Cambria" w:hAnsi="Cambria"/>
          <w:sz w:val="28"/>
          <w:szCs w:val="28"/>
        </w:rPr>
      </w:pPr>
      <w:r>
        <w:rPr>
          <w:rFonts w:ascii="Cambria" w:hAnsi="Cambria"/>
          <w:sz w:val="28"/>
          <w:szCs w:val="28"/>
        </w:rPr>
        <w:tab/>
        <w:t xml:space="preserve">Terrified it was only a matter of time before everything came crashing down around her, she’d had to try, but she’d failed </w:t>
      </w:r>
      <w:del w:id="8100" w:author="Daisy Watt" w:date="2026-06-22T06:22:00Z" w16du:dateUtc="2026-06-22T04:22:00Z">
        <w:r w:rsidR="00655FF7">
          <w:rPr>
            <w:rFonts w:ascii="Cambria" w:hAnsi="Cambria"/>
            <w:sz w:val="28"/>
            <w:szCs w:val="28"/>
          </w:rPr>
          <w:delText>-</w:delText>
        </w:r>
      </w:del>
      <w:ins w:id="8101" w:author="Daisy Watt" w:date="2026-06-22T06:22:00Z" w16du:dateUtc="2026-06-22T04:22:00Z">
        <w:r w:rsidR="00437259">
          <w:rPr>
            <w:rFonts w:ascii="Cambria" w:hAnsi="Cambria"/>
            <w:sz w:val="28"/>
            <w:szCs w:val="28"/>
          </w:rPr>
          <w:t>–</w:t>
        </w:r>
      </w:ins>
      <w:r w:rsidR="00655FF7">
        <w:rPr>
          <w:rFonts w:ascii="Cambria" w:hAnsi="Cambria"/>
          <w:sz w:val="28"/>
          <w:szCs w:val="28"/>
        </w:rPr>
        <w:t xml:space="preserve"> </w:t>
      </w:r>
      <w:r>
        <w:rPr>
          <w:rFonts w:ascii="Cambria" w:hAnsi="Cambria"/>
          <w:sz w:val="28"/>
          <w:szCs w:val="28"/>
        </w:rPr>
        <w:t>and she was still alone.</w:t>
      </w:r>
    </w:p>
    <w:p w14:paraId="7C03263B" w14:textId="784675A7" w:rsidR="009A5EE1" w:rsidRPr="00FC7CC1" w:rsidRDefault="009A5EE1" w:rsidP="00A80923">
      <w:pPr>
        <w:spacing w:line="360" w:lineRule="auto"/>
        <w:contextualSpacing/>
        <w:rPr>
          <w:rFonts w:ascii="Cambria" w:hAnsi="Cambria"/>
          <w:sz w:val="28"/>
          <w:szCs w:val="28"/>
        </w:rPr>
      </w:pPr>
      <w:ins w:id="8102" w:author="Claire S" w:date="2026-06-03T16:52:00Z" w16du:dateUtc="2026-06-03T15:52:00Z">
        <w:r>
          <w:rPr>
            <w:rFonts w:ascii="Cambria" w:hAnsi="Cambria"/>
            <w:sz w:val="28"/>
            <w:szCs w:val="28"/>
          </w:rPr>
          <w:tab/>
          <w:t>Even though she was sure Savannah Langley was in the house.</w:t>
        </w:r>
      </w:ins>
    </w:p>
    <w:p w14:paraId="0CBB3391" w14:textId="0CBBD8B4" w:rsidR="005B2972" w:rsidRDefault="005B2972" w:rsidP="00F601D0">
      <w:pPr>
        <w:spacing w:line="360" w:lineRule="auto"/>
        <w:contextualSpacing/>
        <w:rPr>
          <w:rFonts w:ascii="Cambria" w:hAnsi="Cambria"/>
          <w:sz w:val="28"/>
          <w:szCs w:val="28"/>
        </w:rPr>
      </w:pPr>
      <w:r>
        <w:rPr>
          <w:rFonts w:ascii="Cambria" w:hAnsi="Cambria"/>
          <w:sz w:val="28"/>
          <w:szCs w:val="28"/>
        </w:rPr>
        <w:tab/>
      </w:r>
      <w:r w:rsidR="002003DE">
        <w:rPr>
          <w:rFonts w:ascii="Cambria" w:hAnsi="Cambria"/>
          <w:sz w:val="28"/>
          <w:szCs w:val="28"/>
        </w:rPr>
        <w:t>C</w:t>
      </w:r>
      <w:r>
        <w:rPr>
          <w:rFonts w:ascii="Cambria" w:hAnsi="Cambria"/>
          <w:sz w:val="28"/>
          <w:szCs w:val="28"/>
        </w:rPr>
        <w:t>ross</w:t>
      </w:r>
      <w:r w:rsidR="00A80923">
        <w:rPr>
          <w:rFonts w:ascii="Cambria" w:hAnsi="Cambria"/>
          <w:sz w:val="28"/>
          <w:szCs w:val="28"/>
        </w:rPr>
        <w:t xml:space="preserve">ing </w:t>
      </w:r>
      <w:r w:rsidR="002003DE">
        <w:rPr>
          <w:rFonts w:ascii="Cambria" w:hAnsi="Cambria"/>
          <w:sz w:val="28"/>
          <w:szCs w:val="28"/>
        </w:rPr>
        <w:t>the street</w:t>
      </w:r>
      <w:r w:rsidR="0079458B">
        <w:rPr>
          <w:rFonts w:ascii="Cambria" w:hAnsi="Cambria"/>
          <w:sz w:val="28"/>
          <w:szCs w:val="28"/>
        </w:rPr>
        <w:t xml:space="preserve"> to hurry </w:t>
      </w:r>
      <w:r>
        <w:rPr>
          <w:rFonts w:ascii="Cambria" w:hAnsi="Cambria"/>
          <w:sz w:val="28"/>
          <w:szCs w:val="28"/>
        </w:rPr>
        <w:t>to</w:t>
      </w:r>
      <w:r w:rsidR="0079458B">
        <w:rPr>
          <w:rFonts w:ascii="Cambria" w:hAnsi="Cambria"/>
          <w:sz w:val="28"/>
          <w:szCs w:val="28"/>
        </w:rPr>
        <w:t>wards</w:t>
      </w:r>
      <w:r>
        <w:rPr>
          <w:rFonts w:ascii="Cambria" w:hAnsi="Cambria"/>
          <w:sz w:val="28"/>
          <w:szCs w:val="28"/>
        </w:rPr>
        <w:t xml:space="preserve"> the </w:t>
      </w:r>
      <w:r w:rsidR="006B598F">
        <w:rPr>
          <w:rFonts w:ascii="Cambria" w:hAnsi="Cambria"/>
          <w:sz w:val="28"/>
          <w:szCs w:val="28"/>
        </w:rPr>
        <w:t>bus</w:t>
      </w:r>
      <w:del w:id="8103" w:author="Daisy Watt" w:date="2026-06-22T06:22:00Z" w16du:dateUtc="2026-06-22T04:22:00Z">
        <w:r w:rsidR="006B598F">
          <w:rPr>
            <w:rFonts w:ascii="Cambria" w:hAnsi="Cambria"/>
            <w:sz w:val="28"/>
            <w:szCs w:val="28"/>
          </w:rPr>
          <w:delText>-</w:delText>
        </w:r>
      </w:del>
      <w:ins w:id="8104" w:author="Daisy Watt" w:date="2026-06-22T06:22:00Z" w16du:dateUtc="2026-06-22T04:22:00Z">
        <w:r w:rsidR="00DA62EC">
          <w:rPr>
            <w:rFonts w:ascii="Cambria" w:hAnsi="Cambria"/>
            <w:sz w:val="28"/>
            <w:szCs w:val="28"/>
          </w:rPr>
          <w:t xml:space="preserve"> </w:t>
        </w:r>
      </w:ins>
      <w:r w:rsidR="006B598F">
        <w:rPr>
          <w:rFonts w:ascii="Cambria" w:hAnsi="Cambria"/>
          <w:sz w:val="28"/>
          <w:szCs w:val="28"/>
        </w:rPr>
        <w:t>stop</w:t>
      </w:r>
      <w:r w:rsidR="0079458B">
        <w:rPr>
          <w:rFonts w:ascii="Cambria" w:hAnsi="Cambria"/>
          <w:sz w:val="28"/>
          <w:szCs w:val="28"/>
        </w:rPr>
        <w:t xml:space="preserve">, </w:t>
      </w:r>
      <w:del w:id="8105" w:author="Claire S" w:date="2026-05-11T14:11:00Z" w16du:dateUtc="2026-05-11T13:11:00Z">
        <w:r w:rsidR="0079458B">
          <w:rPr>
            <w:rFonts w:ascii="Cambria" w:hAnsi="Cambria"/>
            <w:sz w:val="28"/>
            <w:szCs w:val="28"/>
          </w:rPr>
          <w:delText>the girl</w:delText>
        </w:r>
      </w:del>
      <w:ins w:id="8106" w:author="Claire S" w:date="2026-05-11T14:11:00Z" w16du:dateUtc="2026-05-11T13:11:00Z">
        <w:r w:rsidR="00362801">
          <w:rPr>
            <w:rFonts w:ascii="Cambria" w:hAnsi="Cambria"/>
            <w:sz w:val="28"/>
            <w:szCs w:val="28"/>
          </w:rPr>
          <w:t>Violet</w:t>
        </w:r>
      </w:ins>
      <w:r w:rsidR="0079458B">
        <w:rPr>
          <w:rFonts w:ascii="Cambria" w:hAnsi="Cambria"/>
          <w:sz w:val="28"/>
          <w:szCs w:val="28"/>
        </w:rPr>
        <w:t xml:space="preserve"> </w:t>
      </w:r>
      <w:r w:rsidR="00A41ECE">
        <w:rPr>
          <w:rFonts w:ascii="Cambria" w:hAnsi="Cambria"/>
          <w:sz w:val="28"/>
          <w:szCs w:val="28"/>
        </w:rPr>
        <w:t>checked the time</w:t>
      </w:r>
      <w:r w:rsidR="0079458B">
        <w:rPr>
          <w:rFonts w:ascii="Cambria" w:hAnsi="Cambria"/>
          <w:sz w:val="28"/>
          <w:szCs w:val="28"/>
        </w:rPr>
        <w:t xml:space="preserve"> anxiously.  </w:t>
      </w:r>
      <w:r w:rsidR="00655FF7">
        <w:rPr>
          <w:rFonts w:ascii="Cambria" w:hAnsi="Cambria"/>
          <w:sz w:val="28"/>
          <w:szCs w:val="28"/>
        </w:rPr>
        <w:t>She knew t</w:t>
      </w:r>
      <w:r w:rsidR="0079458B">
        <w:rPr>
          <w:rFonts w:ascii="Cambria" w:hAnsi="Cambria"/>
          <w:sz w:val="28"/>
          <w:szCs w:val="28"/>
        </w:rPr>
        <w:t xml:space="preserve">here </w:t>
      </w:r>
      <w:r w:rsidR="00655FF7">
        <w:rPr>
          <w:rFonts w:ascii="Cambria" w:hAnsi="Cambria"/>
          <w:sz w:val="28"/>
          <w:szCs w:val="28"/>
        </w:rPr>
        <w:t xml:space="preserve">was </w:t>
      </w:r>
      <w:r w:rsidR="0079458B">
        <w:rPr>
          <w:rFonts w:ascii="Cambria" w:hAnsi="Cambria"/>
          <w:sz w:val="28"/>
          <w:szCs w:val="28"/>
        </w:rPr>
        <w:t>someone behind her</w:t>
      </w:r>
      <w:r w:rsidR="00A41ECE">
        <w:rPr>
          <w:rFonts w:ascii="Cambria" w:hAnsi="Cambria"/>
          <w:sz w:val="28"/>
          <w:szCs w:val="28"/>
        </w:rPr>
        <w:t>;</w:t>
      </w:r>
      <w:r w:rsidR="0079458B">
        <w:rPr>
          <w:rFonts w:ascii="Cambria" w:hAnsi="Cambria"/>
          <w:sz w:val="28"/>
          <w:szCs w:val="28"/>
        </w:rPr>
        <w:t xml:space="preserve"> </w:t>
      </w:r>
      <w:r w:rsidR="00A41ECE">
        <w:rPr>
          <w:rFonts w:ascii="Cambria" w:hAnsi="Cambria"/>
          <w:sz w:val="28"/>
          <w:szCs w:val="28"/>
        </w:rPr>
        <w:t>s</w:t>
      </w:r>
      <w:r w:rsidR="0079458B">
        <w:rPr>
          <w:rFonts w:ascii="Cambria" w:hAnsi="Cambria"/>
          <w:sz w:val="28"/>
          <w:szCs w:val="28"/>
        </w:rPr>
        <w:t xml:space="preserve">omeone who’d been following her since she’d left </w:t>
      </w:r>
      <w:r w:rsidR="008C15E8">
        <w:rPr>
          <w:rFonts w:ascii="Cambria" w:hAnsi="Cambria"/>
          <w:sz w:val="28"/>
          <w:szCs w:val="28"/>
        </w:rPr>
        <w:t>her flat</w:t>
      </w:r>
      <w:r w:rsidR="0079458B">
        <w:rPr>
          <w:rFonts w:ascii="Cambria" w:hAnsi="Cambria"/>
          <w:sz w:val="28"/>
          <w:szCs w:val="28"/>
        </w:rPr>
        <w:t xml:space="preserve"> earlier…</w:t>
      </w:r>
    </w:p>
    <w:p w14:paraId="17C398E5" w14:textId="13F43CBB" w:rsidR="00B219D9" w:rsidRPr="00FC7CC1" w:rsidRDefault="008C15E8" w:rsidP="00F601D0">
      <w:pPr>
        <w:spacing w:line="360" w:lineRule="auto"/>
        <w:contextualSpacing/>
        <w:rPr>
          <w:rFonts w:ascii="Cambria" w:hAnsi="Cambria"/>
          <w:sz w:val="28"/>
          <w:szCs w:val="28"/>
        </w:rPr>
      </w:pPr>
      <w:r>
        <w:rPr>
          <w:rFonts w:ascii="Cambria" w:hAnsi="Cambria"/>
          <w:sz w:val="28"/>
          <w:szCs w:val="28"/>
        </w:rPr>
        <w:tab/>
        <w:t xml:space="preserve">She </w:t>
      </w:r>
      <w:r w:rsidR="00B219D9">
        <w:rPr>
          <w:rFonts w:ascii="Cambria" w:hAnsi="Cambria"/>
          <w:sz w:val="28"/>
          <w:szCs w:val="28"/>
        </w:rPr>
        <w:t>broke into a half walk</w:t>
      </w:r>
      <w:r w:rsidR="00FD4819">
        <w:rPr>
          <w:rFonts w:ascii="Cambria" w:hAnsi="Cambria"/>
          <w:sz w:val="28"/>
          <w:szCs w:val="28"/>
        </w:rPr>
        <w:t xml:space="preserve">, </w:t>
      </w:r>
      <w:r w:rsidR="00B219D9">
        <w:rPr>
          <w:rFonts w:ascii="Cambria" w:hAnsi="Cambria"/>
          <w:sz w:val="28"/>
          <w:szCs w:val="28"/>
        </w:rPr>
        <w:t>half run</w:t>
      </w:r>
      <w:r w:rsidR="00FD4819">
        <w:rPr>
          <w:rFonts w:ascii="Cambria" w:hAnsi="Cambria"/>
          <w:sz w:val="28"/>
          <w:szCs w:val="28"/>
        </w:rPr>
        <w:t xml:space="preserve"> </w:t>
      </w:r>
      <w:del w:id="8107" w:author="Daisy Watt" w:date="2026-06-22T06:22:00Z" w16du:dateUtc="2026-06-22T04:22:00Z">
        <w:r w:rsidR="00FD4819">
          <w:rPr>
            <w:rFonts w:ascii="Cambria" w:hAnsi="Cambria"/>
            <w:sz w:val="28"/>
            <w:szCs w:val="28"/>
          </w:rPr>
          <w:delText>-</w:delText>
        </w:r>
      </w:del>
      <w:ins w:id="8108" w:author="Daisy Watt" w:date="2026-06-22T06:22:00Z" w16du:dateUtc="2026-06-22T04:22:00Z">
        <w:r w:rsidR="004929D6">
          <w:rPr>
            <w:rFonts w:ascii="Cambria" w:hAnsi="Cambria"/>
            <w:sz w:val="28"/>
            <w:szCs w:val="28"/>
          </w:rPr>
          <w:t>–</w:t>
        </w:r>
      </w:ins>
      <w:r w:rsidR="00FD4819">
        <w:rPr>
          <w:rFonts w:ascii="Cambria" w:hAnsi="Cambria"/>
          <w:sz w:val="28"/>
          <w:szCs w:val="28"/>
        </w:rPr>
        <w:t xml:space="preserve"> </w:t>
      </w:r>
      <w:r w:rsidR="00A80923">
        <w:rPr>
          <w:rFonts w:ascii="Cambria" w:hAnsi="Cambria"/>
          <w:sz w:val="28"/>
          <w:szCs w:val="28"/>
        </w:rPr>
        <w:t xml:space="preserve">and so did the figure </w:t>
      </w:r>
      <w:r w:rsidR="00FD4819">
        <w:rPr>
          <w:rFonts w:ascii="Cambria" w:hAnsi="Cambria"/>
          <w:sz w:val="28"/>
          <w:szCs w:val="28"/>
        </w:rPr>
        <w:t>following close behind</w:t>
      </w:r>
      <w:r w:rsidR="00A80923">
        <w:rPr>
          <w:rFonts w:ascii="Cambria" w:hAnsi="Cambria"/>
          <w:sz w:val="28"/>
          <w:szCs w:val="28"/>
        </w:rPr>
        <w:t xml:space="preserve"> her.</w:t>
      </w:r>
    </w:p>
    <w:p w14:paraId="06D07FBF" w14:textId="77777777" w:rsidR="00F865C5" w:rsidRDefault="00F865C5" w:rsidP="00F601D0">
      <w:pPr>
        <w:spacing w:line="360" w:lineRule="auto"/>
        <w:contextualSpacing/>
        <w:rPr>
          <w:rFonts w:ascii="Cambria" w:hAnsi="Cambria"/>
          <w:b/>
          <w:bCs/>
          <w:sz w:val="28"/>
          <w:szCs w:val="28"/>
        </w:rPr>
      </w:pPr>
    </w:p>
    <w:p w14:paraId="23A57307" w14:textId="77777777" w:rsidR="00F865C5" w:rsidRDefault="00F865C5" w:rsidP="00F601D0">
      <w:pPr>
        <w:spacing w:line="360" w:lineRule="auto"/>
        <w:contextualSpacing/>
        <w:rPr>
          <w:rFonts w:ascii="Cambria" w:hAnsi="Cambria"/>
          <w:b/>
          <w:bCs/>
          <w:sz w:val="28"/>
          <w:szCs w:val="28"/>
        </w:rPr>
      </w:pPr>
    </w:p>
    <w:p w14:paraId="6D6B2DAB" w14:textId="77777777" w:rsidR="00F865C5" w:rsidRDefault="00F865C5" w:rsidP="00F601D0">
      <w:pPr>
        <w:spacing w:line="360" w:lineRule="auto"/>
        <w:contextualSpacing/>
        <w:rPr>
          <w:rFonts w:ascii="Cambria" w:hAnsi="Cambria"/>
          <w:b/>
          <w:bCs/>
          <w:sz w:val="28"/>
          <w:szCs w:val="28"/>
        </w:rPr>
      </w:pPr>
    </w:p>
    <w:p w14:paraId="50D6302C" w14:textId="77777777" w:rsidR="00F865C5" w:rsidRDefault="00F865C5" w:rsidP="00F601D0">
      <w:pPr>
        <w:spacing w:line="360" w:lineRule="auto"/>
        <w:contextualSpacing/>
        <w:rPr>
          <w:rFonts w:ascii="Cambria" w:hAnsi="Cambria"/>
          <w:b/>
          <w:bCs/>
          <w:sz w:val="28"/>
          <w:szCs w:val="28"/>
        </w:rPr>
      </w:pPr>
    </w:p>
    <w:p w14:paraId="40F9A6A8" w14:textId="77777777" w:rsidR="00F865C5" w:rsidRDefault="00F865C5" w:rsidP="00F601D0">
      <w:pPr>
        <w:spacing w:line="360" w:lineRule="auto"/>
        <w:contextualSpacing/>
        <w:rPr>
          <w:rFonts w:ascii="Cambria" w:hAnsi="Cambria"/>
          <w:b/>
          <w:bCs/>
          <w:sz w:val="28"/>
          <w:szCs w:val="28"/>
        </w:rPr>
      </w:pPr>
    </w:p>
    <w:p w14:paraId="49B32959" w14:textId="77777777" w:rsidR="00F865C5" w:rsidRDefault="00F865C5" w:rsidP="00F601D0">
      <w:pPr>
        <w:spacing w:line="360" w:lineRule="auto"/>
        <w:contextualSpacing/>
        <w:rPr>
          <w:rFonts w:ascii="Cambria" w:hAnsi="Cambria"/>
          <w:b/>
          <w:bCs/>
          <w:sz w:val="28"/>
          <w:szCs w:val="28"/>
        </w:rPr>
      </w:pPr>
    </w:p>
    <w:p w14:paraId="11B81E60" w14:textId="77777777" w:rsidR="00F865C5" w:rsidRDefault="00F865C5" w:rsidP="00F601D0">
      <w:pPr>
        <w:spacing w:line="360" w:lineRule="auto"/>
        <w:contextualSpacing/>
        <w:rPr>
          <w:rFonts w:ascii="Cambria" w:hAnsi="Cambria"/>
          <w:b/>
          <w:bCs/>
          <w:sz w:val="28"/>
          <w:szCs w:val="28"/>
        </w:rPr>
      </w:pPr>
    </w:p>
    <w:p w14:paraId="31AEA898" w14:textId="77777777" w:rsidR="00F865C5" w:rsidRDefault="00F865C5" w:rsidP="00F601D0">
      <w:pPr>
        <w:spacing w:line="360" w:lineRule="auto"/>
        <w:contextualSpacing/>
        <w:rPr>
          <w:rFonts w:ascii="Cambria" w:hAnsi="Cambria"/>
          <w:b/>
          <w:bCs/>
          <w:sz w:val="28"/>
          <w:szCs w:val="28"/>
        </w:rPr>
      </w:pPr>
    </w:p>
    <w:p w14:paraId="0BF1030F" w14:textId="77777777" w:rsidR="00F865C5" w:rsidRDefault="00F865C5" w:rsidP="00F601D0">
      <w:pPr>
        <w:spacing w:line="360" w:lineRule="auto"/>
        <w:contextualSpacing/>
        <w:rPr>
          <w:rFonts w:ascii="Cambria" w:hAnsi="Cambria"/>
          <w:b/>
          <w:bCs/>
          <w:sz w:val="28"/>
          <w:szCs w:val="28"/>
        </w:rPr>
      </w:pPr>
    </w:p>
    <w:p w14:paraId="316D5940" w14:textId="77777777" w:rsidR="00F865C5" w:rsidDel="00017A50" w:rsidRDefault="00F865C5" w:rsidP="0068722D">
      <w:pPr>
        <w:spacing w:line="360" w:lineRule="auto"/>
        <w:contextualSpacing/>
        <w:rPr>
          <w:del w:id="8109" w:author="Claire S" w:date="2026-06-03T16:52:00Z" w16du:dateUtc="2026-06-03T15:52:00Z"/>
          <w:rFonts w:ascii="Cambria" w:hAnsi="Cambria"/>
          <w:b/>
          <w:bCs/>
          <w:sz w:val="28"/>
          <w:szCs w:val="28"/>
        </w:rPr>
      </w:pPr>
    </w:p>
    <w:p w14:paraId="270B9E71" w14:textId="77777777" w:rsidR="00017A50" w:rsidRDefault="00017A50" w:rsidP="00F601D0">
      <w:pPr>
        <w:spacing w:line="360" w:lineRule="auto"/>
        <w:contextualSpacing/>
        <w:rPr>
          <w:ins w:id="8110" w:author="Claire S" w:date="2026-06-05T11:56:00Z" w16du:dateUtc="2026-06-05T10:56:00Z"/>
          <w:rFonts w:ascii="Cambria" w:hAnsi="Cambria"/>
          <w:b/>
          <w:bCs/>
          <w:sz w:val="28"/>
          <w:szCs w:val="28"/>
        </w:rPr>
      </w:pPr>
    </w:p>
    <w:p w14:paraId="63CA3F9C" w14:textId="77777777" w:rsidR="004C2A08" w:rsidRDefault="004C2A08" w:rsidP="00F601D0">
      <w:pPr>
        <w:spacing w:line="360" w:lineRule="auto"/>
        <w:contextualSpacing/>
        <w:rPr>
          <w:ins w:id="8111" w:author="Claire S" w:date="2026-06-05T11:56:00Z" w16du:dateUtc="2026-06-05T10:56:00Z"/>
          <w:rFonts w:ascii="Cambria" w:hAnsi="Cambria"/>
          <w:b/>
          <w:bCs/>
          <w:sz w:val="28"/>
          <w:szCs w:val="28"/>
        </w:rPr>
      </w:pPr>
    </w:p>
    <w:p w14:paraId="1D079780" w14:textId="77777777" w:rsidR="00A41ECE" w:rsidDel="009A5EE1" w:rsidRDefault="00A41ECE" w:rsidP="00F601D0">
      <w:pPr>
        <w:spacing w:line="360" w:lineRule="auto"/>
        <w:contextualSpacing/>
        <w:rPr>
          <w:del w:id="8112" w:author="Claire S" w:date="2026-06-03T16:52:00Z" w16du:dateUtc="2026-06-03T15:52:00Z"/>
          <w:rFonts w:ascii="Cambria" w:hAnsi="Cambria"/>
          <w:b/>
          <w:bCs/>
          <w:sz w:val="28"/>
          <w:szCs w:val="28"/>
        </w:rPr>
      </w:pPr>
    </w:p>
    <w:p w14:paraId="41F93955" w14:textId="77777777" w:rsidR="00A41ECE" w:rsidDel="009A5EE1" w:rsidRDefault="00A41ECE" w:rsidP="00F601D0">
      <w:pPr>
        <w:spacing w:line="360" w:lineRule="auto"/>
        <w:contextualSpacing/>
        <w:rPr>
          <w:del w:id="8113" w:author="Claire S" w:date="2026-06-03T16:52:00Z" w16du:dateUtc="2026-06-03T15:52:00Z"/>
          <w:rFonts w:ascii="Cambria" w:hAnsi="Cambria"/>
          <w:b/>
          <w:bCs/>
          <w:sz w:val="28"/>
          <w:szCs w:val="28"/>
        </w:rPr>
      </w:pPr>
    </w:p>
    <w:p w14:paraId="5A694CAD" w14:textId="620BC615" w:rsidR="0068722D" w:rsidRDefault="0068722D" w:rsidP="0068722D">
      <w:pPr>
        <w:spacing w:line="360" w:lineRule="auto"/>
        <w:contextualSpacing/>
        <w:rPr>
          <w:rFonts w:ascii="Cambria" w:hAnsi="Cambria"/>
          <w:b/>
          <w:bCs/>
          <w:sz w:val="28"/>
          <w:szCs w:val="28"/>
        </w:rPr>
      </w:pPr>
      <w:r w:rsidRPr="00AD25DC">
        <w:rPr>
          <w:rFonts w:ascii="Cambria" w:hAnsi="Cambria"/>
          <w:b/>
          <w:bCs/>
          <w:sz w:val="28"/>
          <w:szCs w:val="28"/>
        </w:rPr>
        <w:t xml:space="preserve">CHAPTER </w:t>
      </w:r>
      <w:del w:id="8114" w:author="Claire S" w:date="2026-07-22T12:03:00Z" w16du:dateUtc="2026-07-22T11:03:00Z">
        <w:r w:rsidDel="004C2A08">
          <w:rPr>
            <w:rFonts w:ascii="Cambria" w:hAnsi="Cambria"/>
            <w:b/>
            <w:bCs/>
            <w:sz w:val="28"/>
            <w:szCs w:val="28"/>
          </w:rPr>
          <w:delText>19</w:delText>
        </w:r>
      </w:del>
      <w:ins w:id="8115" w:author="Claire S" w:date="2026-07-22T12:03:00Z" w16du:dateUtc="2026-07-22T11:03:00Z">
        <w:r w:rsidR="004C2A08">
          <w:rPr>
            <w:rFonts w:ascii="Cambria" w:hAnsi="Cambria"/>
            <w:b/>
            <w:bCs/>
            <w:sz w:val="28"/>
            <w:szCs w:val="28"/>
          </w:rPr>
          <w:t>18</w:t>
        </w:r>
      </w:ins>
    </w:p>
    <w:p w14:paraId="14AF63F7" w14:textId="78985B92" w:rsidR="0068722D" w:rsidRPr="00E73977" w:rsidRDefault="0019443D" w:rsidP="0068722D">
      <w:pPr>
        <w:spacing w:line="360" w:lineRule="auto"/>
        <w:contextualSpacing/>
        <w:rPr>
          <w:rFonts w:ascii="Cambria" w:hAnsi="Cambria"/>
          <w:b/>
          <w:bCs/>
          <w:sz w:val="28"/>
          <w:szCs w:val="28"/>
        </w:rPr>
      </w:pPr>
      <w:ins w:id="8116" w:author="Claire S" w:date="2026-08-04T12:03:00Z" w16du:dateUtc="2026-08-04T11:03:00Z">
        <w:r>
          <w:rPr>
            <w:rFonts w:ascii="Cambria" w:hAnsi="Cambria"/>
            <w:b/>
            <w:bCs/>
            <w:sz w:val="28"/>
            <w:szCs w:val="28"/>
          </w:rPr>
          <w:t xml:space="preserve">CLARA: </w:t>
        </w:r>
      </w:ins>
      <w:r w:rsidR="0068722D">
        <w:rPr>
          <w:rFonts w:ascii="Cambria" w:hAnsi="Cambria"/>
          <w:b/>
          <w:bCs/>
          <w:sz w:val="28"/>
          <w:szCs w:val="28"/>
        </w:rPr>
        <w:t>SUNDAY</w:t>
      </w:r>
      <w:r w:rsidR="0068722D" w:rsidRPr="00E73977">
        <w:rPr>
          <w:rFonts w:ascii="Cambria" w:hAnsi="Cambria"/>
          <w:b/>
          <w:bCs/>
          <w:sz w:val="28"/>
          <w:szCs w:val="28"/>
        </w:rPr>
        <w:t xml:space="preserve"> </w:t>
      </w:r>
      <w:r w:rsidR="0068722D" w:rsidRPr="00222352">
        <w:rPr>
          <w:rFonts w:ascii="Cambria" w:hAnsi="Cambria"/>
          <w:b/>
          <w:sz w:val="28"/>
          <w:szCs w:val="28"/>
        </w:rPr>
        <w:t>NIGHT</w:t>
      </w:r>
    </w:p>
    <w:p w14:paraId="279AA96A" w14:textId="7EA9706E" w:rsidR="0068722D" w:rsidRDefault="0068722D" w:rsidP="0068722D">
      <w:pPr>
        <w:spacing w:line="360" w:lineRule="auto"/>
        <w:contextualSpacing/>
        <w:rPr>
          <w:rFonts w:ascii="Cambria" w:hAnsi="Cambria"/>
          <w:sz w:val="28"/>
          <w:szCs w:val="28"/>
        </w:rPr>
      </w:pPr>
      <w:del w:id="8117" w:author="Daisy Watt" w:date="2026-06-22T06:23:00Z" w16du:dateUtc="2026-06-22T04:23:00Z">
        <w:r>
          <w:rPr>
            <w:rFonts w:ascii="Cambria" w:hAnsi="Cambria"/>
            <w:sz w:val="28"/>
            <w:szCs w:val="28"/>
          </w:rPr>
          <w:delText xml:space="preserve">In the </w:delText>
        </w:r>
        <w:r w:rsidRPr="007660F6">
          <w:rPr>
            <w:rFonts w:ascii="Cambria" w:hAnsi="Cambria"/>
            <w:sz w:val="28"/>
            <w:szCs w:val="28"/>
            <w:highlight w:val="yellow"/>
            <w:rPrChange w:id="8118" w:author="Daisy Watt" w:date="2026-06-23T12:42:00Z" w16du:dateUtc="2026-06-23T10:42:00Z">
              <w:rPr>
                <w:rFonts w:ascii="Cambria" w:hAnsi="Cambria"/>
                <w:sz w:val="28"/>
                <w:szCs w:val="28"/>
              </w:rPr>
            </w:rPrChange>
          </w:rPr>
          <w:delText>night</w:delText>
        </w:r>
        <w:r>
          <w:rPr>
            <w:rFonts w:ascii="Cambria" w:hAnsi="Cambria"/>
            <w:sz w:val="28"/>
            <w:szCs w:val="28"/>
          </w:rPr>
          <w:delText xml:space="preserve">, </w:delText>
        </w:r>
        <w:r w:rsidDel="007660F6">
          <w:rPr>
            <w:rFonts w:ascii="Cambria" w:hAnsi="Cambria"/>
            <w:sz w:val="28"/>
            <w:szCs w:val="28"/>
          </w:rPr>
          <w:delText>t</w:delText>
        </w:r>
      </w:del>
      <w:ins w:id="8119" w:author="Daisy Watt" w:date="2026-06-22T06:23:00Z" w16du:dateUtc="2026-06-22T04:23:00Z">
        <w:r w:rsidR="007660F6">
          <w:rPr>
            <w:rFonts w:ascii="Cambria" w:hAnsi="Cambria"/>
            <w:sz w:val="28"/>
            <w:szCs w:val="28"/>
          </w:rPr>
          <w:t>T</w:t>
        </w:r>
      </w:ins>
      <w:r>
        <w:rPr>
          <w:rFonts w:ascii="Cambria" w:hAnsi="Cambria"/>
          <w:sz w:val="28"/>
          <w:szCs w:val="28"/>
        </w:rPr>
        <w:t>he fierce winds that had threatened all weekend</w:t>
      </w:r>
      <w:ins w:id="8120" w:author="Daisy Watt" w:date="2026-06-22T06:23:00Z" w16du:dateUtc="2026-06-22T04:23:00Z">
        <w:r>
          <w:rPr>
            <w:rFonts w:ascii="Cambria" w:hAnsi="Cambria"/>
            <w:sz w:val="28"/>
            <w:szCs w:val="28"/>
          </w:rPr>
          <w:t xml:space="preserve"> </w:t>
        </w:r>
        <w:r w:rsidR="00D43CC2">
          <w:rPr>
            <w:rFonts w:ascii="Cambria" w:hAnsi="Cambria"/>
            <w:sz w:val="28"/>
            <w:szCs w:val="28"/>
          </w:rPr>
          <w:t>were</w:t>
        </w:r>
      </w:ins>
      <w:r>
        <w:rPr>
          <w:rFonts w:ascii="Cambria" w:hAnsi="Cambria"/>
          <w:sz w:val="28"/>
          <w:szCs w:val="28"/>
        </w:rPr>
        <w:t xml:space="preserve"> pick</w:t>
      </w:r>
      <w:ins w:id="8121" w:author="Daisy Watt" w:date="2026-06-22T06:23:00Z" w16du:dateUtc="2026-06-22T04:23:00Z">
        <w:r w:rsidR="00D43CC2">
          <w:rPr>
            <w:rFonts w:ascii="Cambria" w:hAnsi="Cambria"/>
            <w:sz w:val="28"/>
            <w:szCs w:val="28"/>
          </w:rPr>
          <w:t>ing</w:t>
        </w:r>
      </w:ins>
      <w:del w:id="8122" w:author="Daisy Watt" w:date="2026-06-22T06:23:00Z" w16du:dateUtc="2026-06-22T04:23:00Z">
        <w:r w:rsidDel="00D43CC2">
          <w:rPr>
            <w:rFonts w:ascii="Cambria" w:hAnsi="Cambria"/>
            <w:sz w:val="28"/>
            <w:szCs w:val="28"/>
          </w:rPr>
          <w:delText>ed</w:delText>
        </w:r>
      </w:del>
      <w:r>
        <w:rPr>
          <w:rFonts w:ascii="Cambria" w:hAnsi="Cambria"/>
          <w:sz w:val="28"/>
          <w:szCs w:val="28"/>
        </w:rPr>
        <w:t xml:space="preserve"> up</w:t>
      </w:r>
      <w:ins w:id="8123" w:author="Daisy Watt" w:date="2026-06-22T06:24:00Z" w16du:dateUtc="2026-06-22T04:24:00Z">
        <w:r w:rsidR="00860CE9">
          <w:rPr>
            <w:rFonts w:ascii="Cambria" w:hAnsi="Cambria"/>
            <w:sz w:val="28"/>
            <w:szCs w:val="28"/>
          </w:rPr>
          <w:t>, tonight</w:t>
        </w:r>
      </w:ins>
      <w:r>
        <w:rPr>
          <w:rFonts w:ascii="Cambria" w:hAnsi="Cambria"/>
          <w:sz w:val="28"/>
          <w:szCs w:val="28"/>
        </w:rPr>
        <w:t>; the big bins in the alley behind Clara’s block of flats ratt</w:t>
      </w:r>
      <w:ins w:id="8124" w:author="Daisy Watt" w:date="2026-06-22T06:26:00Z" w16du:dateUtc="2026-06-22T04:26:00Z">
        <w:r w:rsidR="000A7186">
          <w:rPr>
            <w:rFonts w:ascii="Cambria" w:hAnsi="Cambria"/>
            <w:sz w:val="28"/>
            <w:szCs w:val="28"/>
          </w:rPr>
          <w:t>led</w:t>
        </w:r>
      </w:ins>
      <w:del w:id="8125" w:author="Daisy Watt" w:date="2026-06-22T06:26:00Z" w16du:dateUtc="2026-06-22T04:26:00Z">
        <w:r w:rsidDel="000A7186">
          <w:rPr>
            <w:rFonts w:ascii="Cambria" w:hAnsi="Cambria"/>
            <w:sz w:val="28"/>
            <w:szCs w:val="28"/>
          </w:rPr>
          <w:delText>ling</w:delText>
        </w:r>
      </w:del>
      <w:r>
        <w:rPr>
          <w:rFonts w:ascii="Cambria" w:hAnsi="Cambria"/>
          <w:sz w:val="28"/>
          <w:szCs w:val="28"/>
        </w:rPr>
        <w:t xml:space="preserve"> as she </w:t>
      </w:r>
      <w:del w:id="8126" w:author="Daisy Watt" w:date="2026-06-22T06:24:00Z" w16du:dateUtc="2026-06-22T04:24:00Z">
        <w:r>
          <w:rPr>
            <w:rFonts w:ascii="Cambria" w:hAnsi="Cambria"/>
            <w:sz w:val="28"/>
            <w:szCs w:val="28"/>
          </w:rPr>
          <w:delText>dozed on and off</w:delText>
        </w:r>
      </w:del>
      <w:ins w:id="8127" w:author="Daisy Watt" w:date="2026-06-22T06:24:00Z" w16du:dateUtc="2026-06-22T04:24:00Z">
        <w:r w:rsidR="000118EA">
          <w:rPr>
            <w:rFonts w:ascii="Cambria" w:hAnsi="Cambria"/>
            <w:sz w:val="28"/>
            <w:szCs w:val="28"/>
          </w:rPr>
          <w:t>drifted in and out of sleep</w:t>
        </w:r>
      </w:ins>
      <w:r>
        <w:rPr>
          <w:rFonts w:ascii="Cambria" w:hAnsi="Cambria"/>
          <w:sz w:val="28"/>
          <w:szCs w:val="28"/>
        </w:rPr>
        <w:t>.</w:t>
      </w:r>
    </w:p>
    <w:p w14:paraId="73620133" w14:textId="70B445DE" w:rsidR="0068722D" w:rsidRDefault="0068722D" w:rsidP="0068722D">
      <w:pPr>
        <w:spacing w:line="360" w:lineRule="auto"/>
        <w:ind w:firstLine="720"/>
        <w:contextualSpacing/>
        <w:rPr>
          <w:rFonts w:ascii="Cambria" w:hAnsi="Cambria"/>
          <w:sz w:val="28"/>
          <w:szCs w:val="28"/>
        </w:rPr>
      </w:pPr>
      <w:del w:id="8128" w:author="Claire S" w:date="2026-05-20T10:59:00Z" w16du:dateUtc="2026-05-20T09:59:00Z">
        <w:r w:rsidDel="00C75877">
          <w:rPr>
            <w:rFonts w:ascii="Cambria" w:hAnsi="Cambria"/>
            <w:sz w:val="28"/>
            <w:szCs w:val="28"/>
          </w:rPr>
          <w:delText xml:space="preserve">Finally </w:delText>
        </w:r>
      </w:del>
      <w:ins w:id="8129" w:author="Claire S" w:date="2026-05-20T10:59:00Z" w16du:dateUtc="2026-05-20T09:59:00Z">
        <w:r w:rsidR="00C75877">
          <w:rPr>
            <w:rFonts w:ascii="Cambria" w:hAnsi="Cambria"/>
            <w:sz w:val="28"/>
            <w:szCs w:val="28"/>
          </w:rPr>
          <w:t xml:space="preserve">Around </w:t>
        </w:r>
        <w:del w:id="8130" w:author="Daisy Watt" w:date="2026-06-22T06:22:00Z" w16du:dateUtc="2026-06-22T04:22:00Z">
          <w:r w:rsidR="00C75877">
            <w:rPr>
              <w:rFonts w:ascii="Cambria" w:hAnsi="Cambria"/>
              <w:sz w:val="28"/>
              <w:szCs w:val="28"/>
            </w:rPr>
            <w:delText>2am</w:delText>
          </w:r>
        </w:del>
      </w:ins>
      <w:ins w:id="8131" w:author="Daisy Watt" w:date="2026-06-22T06:22:00Z" w16du:dateUtc="2026-06-22T04:22:00Z">
        <w:r w:rsidR="00BA0D96">
          <w:rPr>
            <w:rFonts w:ascii="Cambria" w:hAnsi="Cambria"/>
            <w:sz w:val="28"/>
            <w:szCs w:val="28"/>
          </w:rPr>
          <w:t>2 a.m.</w:t>
        </w:r>
      </w:ins>
      <w:ins w:id="8132" w:author="Claire S" w:date="2026-05-20T10:59:00Z" w16du:dateUtc="2026-05-20T09:59:00Z">
        <w:r w:rsidR="00C75877">
          <w:rPr>
            <w:rFonts w:ascii="Cambria" w:hAnsi="Cambria"/>
            <w:sz w:val="28"/>
            <w:szCs w:val="28"/>
          </w:rPr>
          <w:t xml:space="preserve">, </w:t>
        </w:r>
      </w:ins>
      <w:r>
        <w:rPr>
          <w:rFonts w:ascii="Cambria" w:hAnsi="Cambria"/>
          <w:sz w:val="28"/>
          <w:szCs w:val="28"/>
        </w:rPr>
        <w:t xml:space="preserve">she woke with a jump to the noise of something tapping methodically against her window.  Half-asleep, </w:t>
      </w:r>
      <w:del w:id="8133" w:author="Daisy Watt" w:date="2026-06-22T06:24:00Z" w16du:dateUtc="2026-06-22T04:24:00Z">
        <w:r>
          <w:rPr>
            <w:rFonts w:ascii="Cambria" w:hAnsi="Cambria"/>
            <w:sz w:val="28"/>
            <w:szCs w:val="28"/>
          </w:rPr>
          <w:delText>the</w:delText>
        </w:r>
      </w:del>
      <w:ins w:id="8134" w:author="Daisy Watt" w:date="2026-06-22T06:24:00Z" w16du:dateUtc="2026-06-22T04:24:00Z">
        <w:r w:rsidR="000E1F1F">
          <w:rPr>
            <w:rFonts w:ascii="Cambria" w:hAnsi="Cambria"/>
            <w:sz w:val="28"/>
            <w:szCs w:val="28"/>
          </w:rPr>
          <w:t>she recalled</w:t>
        </w:r>
      </w:ins>
      <w:r>
        <w:rPr>
          <w:rFonts w:ascii="Cambria" w:hAnsi="Cambria"/>
          <w:sz w:val="28"/>
          <w:szCs w:val="28"/>
        </w:rPr>
        <w:t xml:space="preserve"> </w:t>
      </w:r>
      <w:ins w:id="8135" w:author="Daisy Watt" w:date="2026-06-22T06:25:00Z" w16du:dateUtc="2026-06-22T04:25:00Z">
        <w:r w:rsidR="00FA289E">
          <w:rPr>
            <w:rFonts w:ascii="Cambria" w:hAnsi="Cambria"/>
            <w:sz w:val="28"/>
            <w:szCs w:val="28"/>
          </w:rPr>
          <w:t>a spooky</w:t>
        </w:r>
      </w:ins>
      <w:ins w:id="8136" w:author="Daisy Watt" w:date="2026-06-22T06:24:00Z" w16du:dateUtc="2026-06-22T04:24:00Z">
        <w:r>
          <w:rPr>
            <w:rFonts w:ascii="Cambria" w:hAnsi="Cambria"/>
            <w:sz w:val="28"/>
            <w:szCs w:val="28"/>
          </w:rPr>
          <w:t xml:space="preserve"> </w:t>
        </w:r>
      </w:ins>
      <w:r>
        <w:rPr>
          <w:rFonts w:ascii="Cambria" w:hAnsi="Cambria"/>
          <w:sz w:val="28"/>
          <w:szCs w:val="28"/>
        </w:rPr>
        <w:t>story</w:t>
      </w:r>
      <w:ins w:id="8137" w:author="Daisy Watt" w:date="2026-06-22T06:25:00Z" w16du:dateUtc="2026-06-22T04:25:00Z">
        <w:r>
          <w:rPr>
            <w:rFonts w:ascii="Cambria" w:hAnsi="Cambria"/>
            <w:sz w:val="28"/>
            <w:szCs w:val="28"/>
          </w:rPr>
          <w:t xml:space="preserve"> </w:t>
        </w:r>
        <w:r w:rsidR="00CB42F9">
          <w:rPr>
            <w:rFonts w:ascii="Cambria" w:hAnsi="Cambria"/>
            <w:sz w:val="28"/>
            <w:szCs w:val="28"/>
          </w:rPr>
          <w:t>the</w:t>
        </w:r>
      </w:ins>
      <w:r>
        <w:rPr>
          <w:rFonts w:ascii="Cambria" w:hAnsi="Cambria"/>
          <w:sz w:val="28"/>
          <w:szCs w:val="28"/>
        </w:rPr>
        <w:t xml:space="preserve"> </w:t>
      </w:r>
      <w:ins w:id="8138" w:author="Claire S" w:date="2026-06-03T16:52:00Z" w16du:dateUtc="2026-06-03T15:52:00Z">
        <w:r w:rsidR="00F55B66">
          <w:rPr>
            <w:rFonts w:ascii="Cambria" w:hAnsi="Cambria"/>
            <w:sz w:val="28"/>
            <w:szCs w:val="28"/>
          </w:rPr>
          <w:t>boys at school used to tell</w:t>
        </w:r>
        <w:del w:id="8139" w:author="Daisy Watt" w:date="2026-06-22T06:25:00Z" w16du:dateUtc="2026-06-22T04:25:00Z">
          <w:r w:rsidR="00F55B66">
            <w:rPr>
              <w:rFonts w:ascii="Cambria" w:hAnsi="Cambria"/>
              <w:sz w:val="28"/>
              <w:szCs w:val="28"/>
            </w:rPr>
            <w:delText xml:space="preserve"> came to her:</w:delText>
          </w:r>
        </w:del>
      </w:ins>
      <w:ins w:id="8140" w:author="Daisy Watt" w:date="2026-06-22T06:25:00Z" w16du:dateUtc="2026-06-22T04:25:00Z">
        <w:r w:rsidR="008D6EEB">
          <w:rPr>
            <w:rFonts w:ascii="Cambria" w:hAnsi="Cambria"/>
            <w:sz w:val="28"/>
            <w:szCs w:val="28"/>
          </w:rPr>
          <w:t>,</w:t>
        </w:r>
      </w:ins>
      <w:ins w:id="8141" w:author="Claire S" w:date="2026-06-03T16:52:00Z" w16du:dateUtc="2026-06-03T15:52:00Z">
        <w:r w:rsidR="00F55B66">
          <w:rPr>
            <w:rFonts w:ascii="Cambria" w:hAnsi="Cambria"/>
            <w:sz w:val="28"/>
            <w:szCs w:val="28"/>
          </w:rPr>
          <w:t xml:space="preserve"> </w:t>
        </w:r>
      </w:ins>
      <w:r>
        <w:rPr>
          <w:rFonts w:ascii="Cambria" w:hAnsi="Cambria"/>
          <w:sz w:val="28"/>
          <w:szCs w:val="28"/>
        </w:rPr>
        <w:t>of the couple whose car broke down in a forest</w:t>
      </w:r>
      <w:ins w:id="8142" w:author="Daisy Watt" w:date="2026-06-22T06:25:00Z" w16du:dateUtc="2026-06-22T04:25:00Z">
        <w:r w:rsidR="00A01A85">
          <w:rPr>
            <w:rFonts w:ascii="Cambria" w:hAnsi="Cambria"/>
            <w:sz w:val="28"/>
            <w:szCs w:val="28"/>
          </w:rPr>
          <w:t>. T</w:t>
        </w:r>
      </w:ins>
      <w:del w:id="8143" w:author="Daisy Watt" w:date="2026-06-22T06:25:00Z" w16du:dateUtc="2026-06-22T04:25:00Z">
        <w:r>
          <w:rPr>
            <w:rFonts w:ascii="Cambria" w:hAnsi="Cambria"/>
            <w:sz w:val="28"/>
            <w:szCs w:val="28"/>
          </w:rPr>
          <w:delText xml:space="preserve"> came to her; t</w:delText>
        </w:r>
      </w:del>
      <w:r>
        <w:rPr>
          <w:rFonts w:ascii="Cambria" w:hAnsi="Cambria"/>
          <w:sz w:val="28"/>
          <w:szCs w:val="28"/>
        </w:rPr>
        <w:t>he husband went for help, while the wife sat terrified</w:t>
      </w:r>
      <w:ins w:id="8144" w:author="Daisy Watt" w:date="2026-06-22T06:25:00Z" w16du:dateUtc="2026-06-22T04:25:00Z">
        <w:r w:rsidR="003B196F">
          <w:rPr>
            <w:rFonts w:ascii="Cambria" w:hAnsi="Cambria"/>
            <w:sz w:val="28"/>
            <w:szCs w:val="28"/>
          </w:rPr>
          <w:t>,</w:t>
        </w:r>
      </w:ins>
      <w:r>
        <w:rPr>
          <w:rFonts w:ascii="Cambria" w:hAnsi="Cambria"/>
          <w:sz w:val="28"/>
          <w:szCs w:val="28"/>
        </w:rPr>
        <w:t xml:space="preserve"> until a rhythmic noise began: a banging </w:t>
      </w:r>
      <w:r w:rsidR="00DA30F9">
        <w:rPr>
          <w:rFonts w:ascii="Cambria" w:hAnsi="Cambria"/>
          <w:sz w:val="28"/>
          <w:szCs w:val="28"/>
        </w:rPr>
        <w:t>above her</w:t>
      </w:r>
      <w:del w:id="8145" w:author="Claire S" w:date="2026-05-11T14:14:00Z" w16du:dateUtc="2026-05-11T13:14:00Z">
        <w:r w:rsidR="00DA30F9">
          <w:rPr>
            <w:rFonts w:ascii="Cambria" w:hAnsi="Cambria"/>
            <w:sz w:val="28"/>
            <w:szCs w:val="28"/>
          </w:rPr>
          <w:delText xml:space="preserve">, </w:delText>
        </w:r>
      </w:del>
      <w:ins w:id="8146" w:author="Claire S" w:date="2026-05-11T14:14:00Z" w16du:dateUtc="2026-05-11T13:14:00Z">
        <w:r w:rsidR="00473639">
          <w:rPr>
            <w:rFonts w:ascii="Cambria" w:hAnsi="Cambria"/>
            <w:sz w:val="28"/>
            <w:szCs w:val="28"/>
          </w:rPr>
          <w:t xml:space="preserve">.  When the woman finally </w:t>
        </w:r>
      </w:ins>
      <w:ins w:id="8147" w:author="Claire S" w:date="2026-07-22T12:03:00Z" w16du:dateUtc="2026-07-22T11:03:00Z">
        <w:r w:rsidR="00222352">
          <w:rPr>
            <w:rFonts w:ascii="Cambria" w:hAnsi="Cambria"/>
            <w:sz w:val="28"/>
            <w:szCs w:val="28"/>
          </w:rPr>
          <w:t>left the car</w:t>
        </w:r>
      </w:ins>
      <w:ins w:id="8148" w:author="Claire S" w:date="2026-05-11T14:14:00Z" w16du:dateUtc="2026-05-11T13:14:00Z">
        <w:r w:rsidR="00473639">
          <w:rPr>
            <w:rFonts w:ascii="Cambria" w:hAnsi="Cambria"/>
            <w:sz w:val="28"/>
            <w:szCs w:val="28"/>
          </w:rPr>
          <w:t>, it</w:t>
        </w:r>
      </w:ins>
      <w:del w:id="8149" w:author="Claire S" w:date="2026-05-11T14:14:00Z" w16du:dateUtc="2026-05-11T13:14:00Z">
        <w:r>
          <w:rPr>
            <w:rFonts w:ascii="Cambria" w:hAnsi="Cambria"/>
            <w:sz w:val="28"/>
            <w:szCs w:val="28"/>
          </w:rPr>
          <w:delText>which</w:delText>
        </w:r>
      </w:del>
      <w:r>
        <w:rPr>
          <w:rFonts w:ascii="Cambria" w:hAnsi="Cambria"/>
          <w:sz w:val="28"/>
          <w:szCs w:val="28"/>
        </w:rPr>
        <w:t xml:space="preserve"> </w:t>
      </w:r>
      <w:r w:rsidRPr="00222352">
        <w:rPr>
          <w:rFonts w:ascii="Cambria" w:hAnsi="Cambria"/>
          <w:sz w:val="28"/>
          <w:szCs w:val="28"/>
        </w:rPr>
        <w:t>turned out to</w:t>
      </w:r>
      <w:r>
        <w:rPr>
          <w:rFonts w:ascii="Cambria" w:hAnsi="Cambria"/>
          <w:sz w:val="28"/>
          <w:szCs w:val="28"/>
        </w:rPr>
        <w:t xml:space="preserve"> be </w:t>
      </w:r>
      <w:r w:rsidR="00DA30F9">
        <w:rPr>
          <w:rFonts w:ascii="Cambria" w:hAnsi="Cambria"/>
          <w:sz w:val="28"/>
          <w:szCs w:val="28"/>
        </w:rPr>
        <w:t xml:space="preserve">the </w:t>
      </w:r>
      <w:r>
        <w:rPr>
          <w:rFonts w:ascii="Cambria" w:hAnsi="Cambria"/>
          <w:sz w:val="28"/>
          <w:szCs w:val="28"/>
        </w:rPr>
        <w:t>killer hitting her husband’s severed head</w:t>
      </w:r>
      <w:r w:rsidR="00DA30F9">
        <w:rPr>
          <w:rFonts w:ascii="Cambria" w:hAnsi="Cambria"/>
          <w:sz w:val="28"/>
          <w:szCs w:val="28"/>
        </w:rPr>
        <w:t xml:space="preserve"> on the </w:t>
      </w:r>
      <w:del w:id="8150" w:author="Claire S" w:date="2026-07-22T12:05:00Z" w16du:dateUtc="2026-07-22T11:05:00Z">
        <w:r w:rsidR="00DA30F9" w:rsidDel="00AF124E">
          <w:rPr>
            <w:rFonts w:ascii="Cambria" w:hAnsi="Cambria"/>
            <w:sz w:val="28"/>
            <w:szCs w:val="28"/>
          </w:rPr>
          <w:delText xml:space="preserve">car </w:delText>
        </w:r>
      </w:del>
      <w:r w:rsidR="00DA30F9">
        <w:rPr>
          <w:rFonts w:ascii="Cambria" w:hAnsi="Cambria"/>
          <w:sz w:val="28"/>
          <w:szCs w:val="28"/>
        </w:rPr>
        <w:t>roof</w:t>
      </w:r>
      <w:r>
        <w:rPr>
          <w:rFonts w:ascii="Cambria" w:hAnsi="Cambria"/>
          <w:sz w:val="28"/>
          <w:szCs w:val="28"/>
        </w:rPr>
        <w:t>.</w:t>
      </w:r>
    </w:p>
    <w:p w14:paraId="11D4FC7D" w14:textId="161A8F7D" w:rsidR="0068722D" w:rsidRDefault="0068722D" w:rsidP="0068722D">
      <w:pPr>
        <w:spacing w:line="360" w:lineRule="auto"/>
        <w:ind w:firstLine="720"/>
        <w:contextualSpacing/>
        <w:rPr>
          <w:rFonts w:ascii="Cambria" w:hAnsi="Cambria"/>
          <w:sz w:val="28"/>
          <w:szCs w:val="28"/>
        </w:rPr>
      </w:pPr>
      <w:r>
        <w:rPr>
          <w:rFonts w:ascii="Cambria" w:hAnsi="Cambria"/>
          <w:sz w:val="28"/>
          <w:szCs w:val="28"/>
        </w:rPr>
        <w:t xml:space="preserve">Terror clutched </w:t>
      </w:r>
      <w:del w:id="8151" w:author="Claire S" w:date="2026-05-11T14:15:00Z" w16du:dateUtc="2026-05-11T13:15:00Z">
        <w:r>
          <w:rPr>
            <w:rFonts w:ascii="Cambria" w:hAnsi="Cambria"/>
            <w:sz w:val="28"/>
            <w:szCs w:val="28"/>
          </w:rPr>
          <w:delText xml:space="preserve">her </w:delText>
        </w:r>
      </w:del>
      <w:ins w:id="8152" w:author="Claire S" w:date="2026-05-11T14:15:00Z" w16du:dateUtc="2026-05-11T13:15:00Z">
        <w:r w:rsidR="00312460">
          <w:rPr>
            <w:rFonts w:ascii="Cambria" w:hAnsi="Cambria"/>
            <w:sz w:val="28"/>
            <w:szCs w:val="28"/>
          </w:rPr>
          <w:t xml:space="preserve">Clara now </w:t>
        </w:r>
      </w:ins>
      <w:r>
        <w:rPr>
          <w:rFonts w:ascii="Cambria" w:hAnsi="Cambria"/>
          <w:sz w:val="28"/>
          <w:szCs w:val="28"/>
        </w:rPr>
        <w:t xml:space="preserve">and, for a few seconds, </w:t>
      </w:r>
      <w:del w:id="8153" w:author="Claire S" w:date="2026-05-11T14:15:00Z" w16du:dateUtc="2026-05-11T13:15:00Z">
        <w:r>
          <w:rPr>
            <w:rFonts w:ascii="Cambria" w:hAnsi="Cambria"/>
            <w:sz w:val="28"/>
            <w:szCs w:val="28"/>
          </w:rPr>
          <w:delText xml:space="preserve">Clara </w:delText>
        </w:r>
      </w:del>
      <w:ins w:id="8154" w:author="Claire S" w:date="2026-05-11T14:15:00Z" w16du:dateUtc="2026-05-11T13:15:00Z">
        <w:r w:rsidR="00312460">
          <w:rPr>
            <w:rFonts w:ascii="Cambria" w:hAnsi="Cambria"/>
            <w:sz w:val="28"/>
            <w:szCs w:val="28"/>
          </w:rPr>
          <w:t xml:space="preserve">she </w:t>
        </w:r>
      </w:ins>
      <w:r>
        <w:rPr>
          <w:rFonts w:ascii="Cambria" w:hAnsi="Cambria"/>
          <w:sz w:val="28"/>
          <w:szCs w:val="28"/>
        </w:rPr>
        <w:t>was too scared to get out of bed to look out of the window.  Eventually</w:t>
      </w:r>
      <w:ins w:id="8155" w:author="Daisy Watt" w:date="2026-06-22T06:26:00Z" w16du:dateUtc="2026-06-22T04:26:00Z">
        <w:r w:rsidR="00BA2292">
          <w:rPr>
            <w:rFonts w:ascii="Cambria" w:hAnsi="Cambria"/>
            <w:sz w:val="28"/>
            <w:szCs w:val="28"/>
          </w:rPr>
          <w:t>,</w:t>
        </w:r>
      </w:ins>
      <w:r>
        <w:rPr>
          <w:rFonts w:ascii="Cambria" w:hAnsi="Cambria"/>
          <w:sz w:val="28"/>
          <w:szCs w:val="28"/>
        </w:rPr>
        <w:t xml:space="preserve"> she forced herself up and saw it was only the old willow tree</w:t>
      </w:r>
      <w:ins w:id="8156" w:author="Daisy Watt" w:date="2026-06-22T06:27:00Z" w16du:dateUtc="2026-06-22T04:27:00Z">
        <w:r w:rsidR="00CC11A0">
          <w:rPr>
            <w:rFonts w:ascii="Cambria" w:hAnsi="Cambria"/>
            <w:sz w:val="28"/>
            <w:szCs w:val="28"/>
          </w:rPr>
          <w:t xml:space="preserve">, whipping </w:t>
        </w:r>
      </w:ins>
      <w:ins w:id="8157" w:author="Daisy Watt" w:date="2026-06-22T06:28:00Z" w16du:dateUtc="2026-06-22T04:28:00Z">
        <w:r w:rsidR="004D77ED">
          <w:rPr>
            <w:rFonts w:ascii="Cambria" w:hAnsi="Cambria"/>
            <w:sz w:val="28"/>
            <w:szCs w:val="28"/>
          </w:rPr>
          <w:t>across</w:t>
        </w:r>
      </w:ins>
      <w:ins w:id="8158" w:author="Daisy Watt" w:date="2026-06-22T06:27:00Z" w16du:dateUtc="2026-06-22T04:27:00Z">
        <w:r w:rsidR="00CC11A0">
          <w:rPr>
            <w:rFonts w:ascii="Cambria" w:hAnsi="Cambria"/>
            <w:sz w:val="28"/>
            <w:szCs w:val="28"/>
          </w:rPr>
          <w:t xml:space="preserve"> from</w:t>
        </w:r>
      </w:ins>
      <w:r>
        <w:rPr>
          <w:rFonts w:ascii="Cambria" w:hAnsi="Cambria"/>
          <w:sz w:val="28"/>
          <w:szCs w:val="28"/>
        </w:rPr>
        <w:t xml:space="preserve"> </w:t>
      </w:r>
      <w:del w:id="8159" w:author="Daisy Watt" w:date="2026-06-22T06:27:00Z" w16du:dateUtc="2026-06-22T04:27:00Z">
        <w:r>
          <w:rPr>
            <w:rFonts w:ascii="Cambria" w:hAnsi="Cambria"/>
            <w:sz w:val="28"/>
            <w:szCs w:val="28"/>
          </w:rPr>
          <w:delText xml:space="preserve">in </w:delText>
        </w:r>
      </w:del>
      <w:r>
        <w:rPr>
          <w:rFonts w:ascii="Cambria" w:hAnsi="Cambria"/>
          <w:sz w:val="28"/>
          <w:szCs w:val="28"/>
        </w:rPr>
        <w:t>her neighbour’s tiny yard</w:t>
      </w:r>
      <w:del w:id="8160" w:author="Daisy Watt" w:date="2026-06-22T06:27:00Z" w16du:dateUtc="2026-06-22T04:27:00Z">
        <w:r>
          <w:rPr>
            <w:rFonts w:ascii="Cambria" w:hAnsi="Cambria"/>
            <w:sz w:val="28"/>
            <w:szCs w:val="28"/>
          </w:rPr>
          <w:delText>; its spindly branches whipping against her window in the crazy winds –</w:delText>
        </w:r>
      </w:del>
      <w:ins w:id="8161" w:author="Daisy Watt" w:date="2026-06-22T06:27:00Z" w16du:dateUtc="2026-06-22T04:27:00Z">
        <w:r w:rsidR="00CC11A0">
          <w:rPr>
            <w:rFonts w:ascii="Cambria" w:hAnsi="Cambria"/>
            <w:sz w:val="28"/>
            <w:szCs w:val="28"/>
          </w:rPr>
          <w:t>.</w:t>
        </w:r>
      </w:ins>
    </w:p>
    <w:p w14:paraId="32E6FDBC" w14:textId="4E7CD2EE" w:rsidR="0068722D" w:rsidRDefault="0068722D" w:rsidP="0068722D">
      <w:pPr>
        <w:spacing w:line="360" w:lineRule="auto"/>
        <w:ind w:firstLine="720"/>
        <w:contextualSpacing/>
        <w:rPr>
          <w:rFonts w:ascii="Cambria" w:hAnsi="Cambria"/>
          <w:sz w:val="28"/>
          <w:szCs w:val="28"/>
        </w:rPr>
      </w:pPr>
      <w:r>
        <w:rPr>
          <w:rFonts w:ascii="Cambria" w:hAnsi="Cambria"/>
          <w:sz w:val="28"/>
          <w:szCs w:val="28"/>
        </w:rPr>
        <w:t>Except</w:t>
      </w:r>
      <w:ins w:id="8162" w:author="Daisy Watt" w:date="2026-06-22T06:28:00Z" w16du:dateUtc="2026-06-22T04:28:00Z">
        <w:r w:rsidR="00E568C3">
          <w:rPr>
            <w:rFonts w:ascii="Cambria" w:hAnsi="Cambria"/>
            <w:sz w:val="28"/>
            <w:szCs w:val="28"/>
          </w:rPr>
          <w:t>,</w:t>
        </w:r>
      </w:ins>
      <w:r>
        <w:rPr>
          <w:rFonts w:ascii="Cambria" w:hAnsi="Cambria"/>
          <w:sz w:val="28"/>
          <w:szCs w:val="28"/>
        </w:rPr>
        <w:t xml:space="preserve"> now she was sure she could hear something else: another noise, beneath the tapping of the </w:t>
      </w:r>
      <w:ins w:id="8163" w:author="Daisy Watt" w:date="2026-06-22T06:28:00Z" w16du:dateUtc="2026-06-22T04:28:00Z">
        <w:r w:rsidR="00E568C3">
          <w:rPr>
            <w:rFonts w:ascii="Cambria" w:hAnsi="Cambria"/>
            <w:sz w:val="28"/>
            <w:szCs w:val="28"/>
          </w:rPr>
          <w:t xml:space="preserve">spindly </w:t>
        </w:r>
      </w:ins>
      <w:r>
        <w:rPr>
          <w:rFonts w:ascii="Cambria" w:hAnsi="Cambria"/>
          <w:sz w:val="28"/>
          <w:szCs w:val="28"/>
        </w:rPr>
        <w:t xml:space="preserve">branches. </w:t>
      </w:r>
    </w:p>
    <w:p w14:paraId="62A0E338" w14:textId="5999FC01" w:rsidR="0068722D" w:rsidRDefault="0068722D" w:rsidP="0068722D">
      <w:pPr>
        <w:spacing w:line="360" w:lineRule="auto"/>
        <w:ind w:firstLine="720"/>
        <w:contextualSpacing/>
        <w:rPr>
          <w:rFonts w:ascii="Cambria" w:hAnsi="Cambria"/>
          <w:sz w:val="28"/>
          <w:szCs w:val="28"/>
        </w:rPr>
      </w:pPr>
      <w:r w:rsidRPr="00ED0602">
        <w:rPr>
          <w:rFonts w:ascii="Cambria" w:hAnsi="Cambria"/>
          <w:i/>
          <w:iCs/>
          <w:sz w:val="28"/>
          <w:szCs w:val="28"/>
        </w:rPr>
        <w:t>Be brave</w:t>
      </w:r>
      <w:r>
        <w:rPr>
          <w:rFonts w:ascii="Cambria" w:hAnsi="Cambria"/>
          <w:sz w:val="28"/>
          <w:szCs w:val="28"/>
        </w:rPr>
        <w:t>, Clara scolded herself.  Finding an old umbrella by her chest of drawers, she held it in front of her as a defensive weapon and crept to her bedroom door.  Peering out</w:t>
      </w:r>
      <w:r w:rsidRPr="00AF124E">
        <w:rPr>
          <w:rFonts w:ascii="Cambria" w:hAnsi="Cambria"/>
          <w:sz w:val="28"/>
          <w:szCs w:val="28"/>
        </w:rPr>
        <w:t xml:space="preserve">, </w:t>
      </w:r>
      <w:del w:id="8164" w:author="Claire S" w:date="2026-07-22T12:06:00Z" w16du:dateUtc="2026-07-22T11:06:00Z">
        <w:r w:rsidRPr="00AF124E" w:rsidDel="00AF124E">
          <w:rPr>
            <w:rFonts w:ascii="Cambria" w:hAnsi="Cambria"/>
            <w:sz w:val="28"/>
            <w:szCs w:val="28"/>
          </w:rPr>
          <w:delText>heart galloping</w:delText>
        </w:r>
      </w:del>
      <w:ins w:id="8165" w:author="Claire S" w:date="2026-07-22T12:06:00Z" w16du:dateUtc="2026-07-22T11:06:00Z">
        <w:r w:rsidR="00AF124E" w:rsidRPr="00AF124E">
          <w:rPr>
            <w:rFonts w:ascii="Cambria" w:hAnsi="Cambria"/>
            <w:sz w:val="28"/>
            <w:szCs w:val="28"/>
            <w:rPrChange w:id="8166" w:author="Claire S" w:date="2026-07-22T12:06:00Z" w16du:dateUtc="2026-07-22T11:06:00Z">
              <w:rPr>
                <w:rFonts w:ascii="Cambria" w:hAnsi="Cambria"/>
                <w:sz w:val="28"/>
                <w:szCs w:val="28"/>
                <w:highlight w:val="green"/>
              </w:rPr>
            </w:rPrChange>
          </w:rPr>
          <w:t>her pulse quickened as</w:t>
        </w:r>
      </w:ins>
      <w:del w:id="8167" w:author="Claire S" w:date="2026-07-22T12:06:00Z" w16du:dateUtc="2026-07-22T11:06:00Z">
        <w:r w:rsidRPr="00AF124E" w:rsidDel="00AF124E">
          <w:rPr>
            <w:rFonts w:ascii="Cambria" w:hAnsi="Cambria"/>
            <w:sz w:val="28"/>
            <w:szCs w:val="28"/>
          </w:rPr>
          <w:delText>,</w:delText>
        </w:r>
      </w:del>
      <w:r w:rsidRPr="00AF124E">
        <w:rPr>
          <w:rFonts w:ascii="Cambria" w:hAnsi="Cambria"/>
          <w:sz w:val="28"/>
          <w:szCs w:val="28"/>
        </w:rPr>
        <w:t xml:space="preserve"> she</w:t>
      </w:r>
      <w:r>
        <w:rPr>
          <w:rFonts w:ascii="Cambria" w:hAnsi="Cambria"/>
          <w:sz w:val="28"/>
          <w:szCs w:val="28"/>
        </w:rPr>
        <w:t xml:space="preserve"> saw a shadow in the hall.  </w:t>
      </w:r>
      <w:r w:rsidRPr="00AF124E">
        <w:rPr>
          <w:rFonts w:ascii="Cambria" w:hAnsi="Cambria"/>
          <w:sz w:val="28"/>
          <w:szCs w:val="28"/>
        </w:rPr>
        <w:t xml:space="preserve">Her heart </w:t>
      </w:r>
      <w:del w:id="8168" w:author="Claire S" w:date="2026-07-22T12:06:00Z" w16du:dateUtc="2026-07-22T11:06:00Z">
        <w:r w:rsidRPr="00AF124E" w:rsidDel="00AF124E">
          <w:rPr>
            <w:rFonts w:ascii="Cambria" w:hAnsi="Cambria"/>
            <w:sz w:val="28"/>
            <w:szCs w:val="28"/>
          </w:rPr>
          <w:delText>started pounding</w:delText>
        </w:r>
      </w:del>
      <w:ins w:id="8169" w:author="Claire S" w:date="2026-07-22T12:06:00Z" w16du:dateUtc="2026-07-22T11:06:00Z">
        <w:r w:rsidR="00AF124E" w:rsidRPr="00AF124E">
          <w:rPr>
            <w:rFonts w:ascii="Cambria" w:hAnsi="Cambria"/>
            <w:sz w:val="28"/>
            <w:szCs w:val="28"/>
          </w:rPr>
          <w:t>began</w:t>
        </w:r>
        <w:r w:rsidR="00AF124E">
          <w:rPr>
            <w:rFonts w:ascii="Cambria" w:hAnsi="Cambria"/>
            <w:sz w:val="28"/>
            <w:szCs w:val="28"/>
          </w:rPr>
          <w:t xml:space="preserve"> to gallop</w:t>
        </w:r>
      </w:ins>
      <w:r>
        <w:rPr>
          <w:rFonts w:ascii="Cambria" w:hAnsi="Cambria"/>
          <w:sz w:val="28"/>
          <w:szCs w:val="28"/>
        </w:rPr>
        <w:t xml:space="preserve"> as she </w:t>
      </w:r>
      <w:del w:id="8170" w:author="Claire S" w:date="2026-07-22T12:06:00Z" w16du:dateUtc="2026-07-22T11:06:00Z">
        <w:r w:rsidDel="00E5502B">
          <w:rPr>
            <w:rFonts w:ascii="Cambria" w:hAnsi="Cambria"/>
            <w:sz w:val="28"/>
            <w:szCs w:val="28"/>
          </w:rPr>
          <w:delText xml:space="preserve">shouted </w:delText>
        </w:r>
      </w:del>
      <w:ins w:id="8171" w:author="Claire S" w:date="2026-07-22T12:06:00Z" w16du:dateUtc="2026-07-22T11:06:00Z">
        <w:r w:rsidR="00E5502B">
          <w:rPr>
            <w:rFonts w:ascii="Cambria" w:hAnsi="Cambria"/>
            <w:sz w:val="28"/>
            <w:szCs w:val="28"/>
          </w:rPr>
          <w:t xml:space="preserve">yelled </w:t>
        </w:r>
      </w:ins>
      <w:r>
        <w:rPr>
          <w:rFonts w:ascii="Cambria" w:hAnsi="Cambria"/>
          <w:sz w:val="28"/>
          <w:szCs w:val="28"/>
        </w:rPr>
        <w:t>‘Who’s there?’ and charged towards the shadow.</w:t>
      </w:r>
    </w:p>
    <w:p w14:paraId="5139D7F3" w14:textId="77777777" w:rsidR="0068722D" w:rsidRDefault="0068722D" w:rsidP="0068722D">
      <w:pPr>
        <w:spacing w:line="360" w:lineRule="auto"/>
        <w:ind w:firstLine="720"/>
        <w:contextualSpacing/>
        <w:rPr>
          <w:rFonts w:ascii="Cambria" w:hAnsi="Cambria"/>
          <w:sz w:val="28"/>
          <w:szCs w:val="28"/>
        </w:rPr>
      </w:pPr>
      <w:r>
        <w:rPr>
          <w:rFonts w:ascii="Cambria" w:hAnsi="Cambria"/>
          <w:sz w:val="28"/>
          <w:szCs w:val="28"/>
        </w:rPr>
        <w:t>The figure spun round. ‘Get off, you idiot!’</w:t>
      </w:r>
    </w:p>
    <w:p w14:paraId="331E61BD" w14:textId="4E522BE6" w:rsidR="0068722D" w:rsidRDefault="0068722D" w:rsidP="0068722D">
      <w:pPr>
        <w:spacing w:line="360" w:lineRule="auto"/>
        <w:ind w:firstLine="720"/>
        <w:contextualSpacing/>
        <w:rPr>
          <w:rFonts w:ascii="Cambria" w:hAnsi="Cambria"/>
          <w:sz w:val="28"/>
          <w:szCs w:val="28"/>
        </w:rPr>
      </w:pPr>
      <w:r>
        <w:rPr>
          <w:rFonts w:ascii="Cambria" w:hAnsi="Cambria"/>
          <w:sz w:val="28"/>
          <w:szCs w:val="28"/>
        </w:rPr>
        <w:t>‘Adam!’ She’d knocked her brother off</w:t>
      </w:r>
      <w:ins w:id="8172" w:author="Claire S" w:date="2026-05-11T14:15:00Z" w16du:dateUtc="2026-05-11T13:15:00Z">
        <w:r w:rsidR="007475EB">
          <w:rPr>
            <w:rFonts w:ascii="Cambria" w:hAnsi="Cambria"/>
            <w:sz w:val="28"/>
            <w:szCs w:val="28"/>
          </w:rPr>
          <w:t>-</w:t>
        </w:r>
      </w:ins>
      <w:del w:id="8173" w:author="Claire S" w:date="2026-05-11T14:15:00Z" w16du:dateUtc="2026-05-11T13:15:00Z">
        <w:r>
          <w:rPr>
            <w:rFonts w:ascii="Cambria" w:hAnsi="Cambria"/>
            <w:sz w:val="28"/>
            <w:szCs w:val="28"/>
          </w:rPr>
          <w:delText xml:space="preserve"> </w:delText>
        </w:r>
      </w:del>
      <w:r>
        <w:rPr>
          <w:rFonts w:ascii="Cambria" w:hAnsi="Cambria"/>
          <w:sz w:val="28"/>
          <w:szCs w:val="28"/>
        </w:rPr>
        <w:t>balance as they collided, sending something clattering to the floor.</w:t>
      </w:r>
    </w:p>
    <w:p w14:paraId="2F986F0C" w14:textId="77777777" w:rsidR="0068722D" w:rsidRDefault="0068722D" w:rsidP="0068722D">
      <w:pPr>
        <w:spacing w:line="360" w:lineRule="auto"/>
        <w:ind w:firstLine="720"/>
        <w:contextualSpacing/>
        <w:rPr>
          <w:rFonts w:ascii="Cambria" w:hAnsi="Cambria"/>
          <w:sz w:val="28"/>
          <w:szCs w:val="28"/>
        </w:rPr>
      </w:pPr>
      <w:r>
        <w:rPr>
          <w:rFonts w:ascii="Cambria" w:hAnsi="Cambria"/>
          <w:sz w:val="28"/>
          <w:szCs w:val="28"/>
        </w:rPr>
        <w:t>‘Yeah, you nutter, who else?’ Her brother righted himself. ‘And ouch, that hurt! Stop being a loon.’</w:t>
      </w:r>
    </w:p>
    <w:p w14:paraId="05E8DB9B" w14:textId="1870EED5" w:rsidR="0068722D" w:rsidRDefault="0068722D" w:rsidP="0068722D">
      <w:pPr>
        <w:spacing w:line="360" w:lineRule="auto"/>
        <w:ind w:firstLine="720"/>
        <w:contextualSpacing/>
        <w:rPr>
          <w:rFonts w:ascii="Cambria" w:hAnsi="Cambria"/>
          <w:sz w:val="28"/>
          <w:szCs w:val="28"/>
        </w:rPr>
      </w:pPr>
      <w:r>
        <w:rPr>
          <w:rFonts w:ascii="Cambria" w:hAnsi="Cambria"/>
          <w:sz w:val="28"/>
          <w:szCs w:val="28"/>
        </w:rPr>
        <w:t>‘But why are you creeping around</w:t>
      </w:r>
      <w:ins w:id="8174" w:author="Claire S" w:date="2026-05-27T13:21:00Z" w16du:dateUtc="2026-05-27T12:21:00Z">
        <w:r w:rsidR="00770842">
          <w:rPr>
            <w:rFonts w:ascii="Cambria" w:hAnsi="Cambria"/>
            <w:sz w:val="28"/>
            <w:szCs w:val="28"/>
          </w:rPr>
          <w:t xml:space="preserve"> </w:t>
        </w:r>
        <w:r w:rsidR="00770842" w:rsidRPr="00770842">
          <w:rPr>
            <w:rFonts w:ascii="Cambria" w:hAnsi="Cambria"/>
            <w:i/>
            <w:iCs/>
            <w:sz w:val="28"/>
            <w:szCs w:val="28"/>
            <w:rPrChange w:id="8175" w:author="Claire S" w:date="2026-05-27T13:21:00Z" w16du:dateUtc="2026-05-27T12:21:00Z">
              <w:rPr>
                <w:rFonts w:ascii="Cambria" w:hAnsi="Cambria"/>
                <w:sz w:val="28"/>
                <w:szCs w:val="28"/>
              </w:rPr>
            </w:rPrChange>
          </w:rPr>
          <w:t>again</w:t>
        </w:r>
      </w:ins>
      <w:r>
        <w:rPr>
          <w:rFonts w:ascii="Cambria" w:hAnsi="Cambria"/>
          <w:sz w:val="28"/>
          <w:szCs w:val="28"/>
        </w:rPr>
        <w:t>?’ Filled with sudden anger, Clara gave him a shove</w:t>
      </w:r>
      <w:r w:rsidR="008D3443">
        <w:rPr>
          <w:rFonts w:ascii="Cambria" w:hAnsi="Cambria"/>
          <w:sz w:val="28"/>
          <w:szCs w:val="28"/>
        </w:rPr>
        <w:t>, causing him to</w:t>
      </w:r>
      <w:r>
        <w:rPr>
          <w:rFonts w:ascii="Cambria" w:hAnsi="Cambria"/>
          <w:sz w:val="28"/>
          <w:szCs w:val="28"/>
        </w:rPr>
        <w:t xml:space="preserve"> drop whatever he was trying to pick up from the floor. </w:t>
      </w:r>
      <w:r w:rsidR="00E42BD5">
        <w:rPr>
          <w:rFonts w:ascii="Cambria" w:hAnsi="Cambria"/>
          <w:sz w:val="28"/>
          <w:szCs w:val="28"/>
        </w:rPr>
        <w:t xml:space="preserve"> </w:t>
      </w:r>
      <w:r>
        <w:rPr>
          <w:rFonts w:ascii="Cambria" w:hAnsi="Cambria"/>
          <w:sz w:val="28"/>
          <w:szCs w:val="28"/>
        </w:rPr>
        <w:t xml:space="preserve">A phone, she saw, as he </w:t>
      </w:r>
      <w:r w:rsidR="00E42BD5">
        <w:rPr>
          <w:rFonts w:ascii="Cambria" w:hAnsi="Cambria"/>
          <w:sz w:val="28"/>
          <w:szCs w:val="28"/>
        </w:rPr>
        <w:t xml:space="preserve">fumbled with </w:t>
      </w:r>
      <w:r>
        <w:rPr>
          <w:rFonts w:ascii="Cambria" w:hAnsi="Cambria"/>
          <w:sz w:val="28"/>
          <w:szCs w:val="28"/>
        </w:rPr>
        <w:t>it. ‘You scared the living daylights out of me.’</w:t>
      </w:r>
    </w:p>
    <w:p w14:paraId="513D7E48" w14:textId="1F0EDF8A" w:rsidR="0068722D" w:rsidRDefault="0068722D" w:rsidP="0068722D">
      <w:pPr>
        <w:spacing w:line="360" w:lineRule="auto"/>
        <w:ind w:firstLine="720"/>
        <w:contextualSpacing/>
        <w:rPr>
          <w:rFonts w:ascii="Cambria" w:hAnsi="Cambria"/>
          <w:sz w:val="28"/>
          <w:szCs w:val="28"/>
        </w:rPr>
      </w:pPr>
      <w:r>
        <w:rPr>
          <w:rFonts w:ascii="Cambria" w:hAnsi="Cambria"/>
          <w:sz w:val="28"/>
          <w:szCs w:val="28"/>
        </w:rPr>
        <w:t>‘Cos you’re mental.’ He was defensive as he snatched the phone up. ‘I wasn’t creeping around!’</w:t>
      </w:r>
    </w:p>
    <w:p w14:paraId="3F227A1B" w14:textId="6483A370" w:rsidR="0068722D" w:rsidRDefault="0068722D" w:rsidP="0068722D">
      <w:pPr>
        <w:spacing w:line="360" w:lineRule="auto"/>
        <w:ind w:firstLine="720"/>
        <w:contextualSpacing/>
        <w:rPr>
          <w:rFonts w:ascii="Cambria" w:hAnsi="Cambria"/>
          <w:sz w:val="28"/>
          <w:szCs w:val="28"/>
        </w:rPr>
      </w:pPr>
      <w:r>
        <w:rPr>
          <w:rFonts w:ascii="Cambria" w:hAnsi="Cambria"/>
          <w:sz w:val="28"/>
          <w:szCs w:val="28"/>
        </w:rPr>
        <w:t>‘What are you looking at?’ She grabbed at the phone</w:t>
      </w:r>
      <w:ins w:id="8176" w:author="Claire S" w:date="2026-06-06T16:59:00Z" w16du:dateUtc="2026-06-06T15:59:00Z">
        <w:r w:rsidR="001C4EA1">
          <w:rPr>
            <w:rFonts w:ascii="Cambria" w:hAnsi="Cambria"/>
            <w:sz w:val="28"/>
            <w:szCs w:val="28"/>
          </w:rPr>
          <w:t xml:space="preserve">, </w:t>
        </w:r>
      </w:ins>
      <w:ins w:id="8177" w:author="Claire S" w:date="2026-06-08T13:00:00Z" w16du:dateUtc="2026-06-08T12:00:00Z">
        <w:r w:rsidR="00060FF8">
          <w:rPr>
            <w:rFonts w:ascii="Cambria" w:hAnsi="Cambria"/>
            <w:sz w:val="28"/>
            <w:szCs w:val="28"/>
          </w:rPr>
          <w:t>read</w:t>
        </w:r>
      </w:ins>
      <w:ins w:id="8178" w:author="Claire S" w:date="2026-06-06T16:59:00Z" w16du:dateUtc="2026-06-06T15:59:00Z">
        <w:r w:rsidR="001C4EA1">
          <w:rPr>
            <w:rFonts w:ascii="Cambria" w:hAnsi="Cambria"/>
            <w:sz w:val="28"/>
            <w:szCs w:val="28"/>
          </w:rPr>
          <w:t xml:space="preserve">ing something like </w:t>
        </w:r>
        <w:r w:rsidR="001C4EA1" w:rsidRPr="001C4EA1">
          <w:rPr>
            <w:rFonts w:ascii="Cambria" w:hAnsi="Cambria"/>
            <w:i/>
            <w:iCs/>
            <w:sz w:val="28"/>
            <w:szCs w:val="28"/>
            <w:rPrChange w:id="8179" w:author="Claire S" w:date="2026-06-06T17:00:00Z" w16du:dateUtc="2026-06-06T16:00:00Z">
              <w:rPr>
                <w:rFonts w:ascii="Cambria" w:hAnsi="Cambria"/>
                <w:sz w:val="28"/>
                <w:szCs w:val="28"/>
              </w:rPr>
            </w:rPrChange>
          </w:rPr>
          <w:t>THE PAIN EFFECT</w:t>
        </w:r>
        <w:r w:rsidR="001C4EA1">
          <w:rPr>
            <w:rFonts w:ascii="Cambria" w:hAnsi="Cambria"/>
            <w:sz w:val="28"/>
            <w:szCs w:val="28"/>
          </w:rPr>
          <w:t xml:space="preserve"> on the scre</w:t>
        </w:r>
      </w:ins>
      <w:ins w:id="8180" w:author="Claire S" w:date="2026-06-06T17:00:00Z" w16du:dateUtc="2026-06-06T16:00:00Z">
        <w:r w:rsidR="001C4EA1">
          <w:rPr>
            <w:rFonts w:ascii="Cambria" w:hAnsi="Cambria"/>
            <w:sz w:val="28"/>
            <w:szCs w:val="28"/>
          </w:rPr>
          <w:t>en</w:t>
        </w:r>
      </w:ins>
      <w:r>
        <w:rPr>
          <w:rFonts w:ascii="Cambria" w:hAnsi="Cambria"/>
          <w:sz w:val="28"/>
          <w:szCs w:val="28"/>
        </w:rPr>
        <w:t xml:space="preserve">. ‘Is it porn? Or </w:t>
      </w:r>
      <w:del w:id="8181" w:author="Claire S" w:date="2026-06-08T13:00:00Z" w16du:dateUtc="2026-06-08T12:00:00Z">
        <w:r w:rsidDel="00102645">
          <w:rPr>
            <w:rFonts w:ascii="Cambria" w:hAnsi="Cambria"/>
            <w:sz w:val="28"/>
            <w:szCs w:val="28"/>
          </w:rPr>
          <w:delText xml:space="preserve">is it </w:delText>
        </w:r>
      </w:del>
      <w:r>
        <w:rPr>
          <w:rFonts w:ascii="Cambria" w:hAnsi="Cambria"/>
          <w:sz w:val="28"/>
          <w:szCs w:val="28"/>
        </w:rPr>
        <w:t>those incel weirdos again?’</w:t>
      </w:r>
    </w:p>
    <w:p w14:paraId="28B33181" w14:textId="656DF289" w:rsidR="0068722D" w:rsidRDefault="0068722D" w:rsidP="0068722D">
      <w:pPr>
        <w:spacing w:line="360" w:lineRule="auto"/>
        <w:ind w:firstLine="720"/>
        <w:contextualSpacing/>
        <w:rPr>
          <w:rFonts w:ascii="Cambria" w:hAnsi="Cambria"/>
          <w:sz w:val="28"/>
          <w:szCs w:val="28"/>
        </w:rPr>
      </w:pPr>
      <w:r>
        <w:rPr>
          <w:rFonts w:ascii="Cambria" w:hAnsi="Cambria"/>
          <w:sz w:val="28"/>
          <w:szCs w:val="28"/>
        </w:rPr>
        <w:t xml:space="preserve">‘What incel weirdos?’ </w:t>
      </w:r>
      <w:del w:id="8182" w:author="Claire S" w:date="2026-08-04T12:03:00Z" w16du:dateUtc="2026-08-04T11:03:00Z">
        <w:r w:rsidDel="00A43F7F">
          <w:rPr>
            <w:rFonts w:ascii="Cambria" w:hAnsi="Cambria"/>
            <w:sz w:val="28"/>
            <w:szCs w:val="28"/>
          </w:rPr>
          <w:delText xml:space="preserve">he </w:delText>
        </w:r>
      </w:del>
      <w:ins w:id="8183" w:author="Claire S" w:date="2026-08-04T12:03:00Z" w16du:dateUtc="2026-08-04T11:03:00Z">
        <w:r w:rsidR="00A43F7F">
          <w:rPr>
            <w:rFonts w:ascii="Cambria" w:hAnsi="Cambria"/>
            <w:sz w:val="28"/>
            <w:szCs w:val="28"/>
          </w:rPr>
          <w:t xml:space="preserve">Adam </w:t>
        </w:r>
      </w:ins>
      <w:r>
        <w:rPr>
          <w:rFonts w:ascii="Cambria" w:hAnsi="Cambria"/>
          <w:sz w:val="28"/>
          <w:szCs w:val="28"/>
        </w:rPr>
        <w:t xml:space="preserve">snapped </w:t>
      </w:r>
      <w:del w:id="8184" w:author="Daisy Watt" w:date="2026-06-22T06:30:00Z" w16du:dateUtc="2026-06-22T04:30:00Z">
        <w:r>
          <w:rPr>
            <w:rFonts w:ascii="Cambria" w:hAnsi="Cambria"/>
            <w:sz w:val="28"/>
            <w:szCs w:val="28"/>
          </w:rPr>
          <w:delText>-</w:delText>
        </w:r>
      </w:del>
      <w:ins w:id="8185" w:author="Daisy Watt" w:date="2026-06-22T06:30:00Z" w16du:dateUtc="2026-06-22T04:30:00Z">
        <w:r w:rsidR="00F476B3">
          <w:rPr>
            <w:rFonts w:ascii="Cambria" w:hAnsi="Cambria"/>
            <w:sz w:val="28"/>
            <w:szCs w:val="28"/>
          </w:rPr>
          <w:t>–</w:t>
        </w:r>
      </w:ins>
      <w:r>
        <w:rPr>
          <w:rFonts w:ascii="Cambria" w:hAnsi="Cambria"/>
          <w:sz w:val="28"/>
          <w:szCs w:val="28"/>
        </w:rPr>
        <w:t xml:space="preserve"> a standard response from him</w:t>
      </w:r>
      <w:ins w:id="8186" w:author="Daisy Watt" w:date="2026-06-22T06:30:00Z" w16du:dateUtc="2026-06-22T04:30:00Z">
        <w:r w:rsidR="00F476B3">
          <w:rPr>
            <w:rFonts w:ascii="Cambria" w:hAnsi="Cambria"/>
            <w:sz w:val="28"/>
            <w:szCs w:val="28"/>
          </w:rPr>
          <w:t>,</w:t>
        </w:r>
      </w:ins>
      <w:r>
        <w:rPr>
          <w:rFonts w:ascii="Cambria" w:hAnsi="Cambria"/>
          <w:sz w:val="28"/>
          <w:szCs w:val="28"/>
        </w:rPr>
        <w:t xml:space="preserve"> recently. ‘I’m going to bed.’</w:t>
      </w:r>
    </w:p>
    <w:p w14:paraId="7D7EF794" w14:textId="100EC02E" w:rsidR="0068722D" w:rsidRDefault="0068722D" w:rsidP="0068722D">
      <w:pPr>
        <w:spacing w:line="360" w:lineRule="auto"/>
        <w:ind w:firstLine="720"/>
        <w:contextualSpacing/>
        <w:rPr>
          <w:rFonts w:ascii="Cambria" w:hAnsi="Cambria"/>
          <w:sz w:val="28"/>
          <w:szCs w:val="28"/>
        </w:rPr>
      </w:pPr>
      <w:r>
        <w:rPr>
          <w:rFonts w:ascii="Cambria" w:hAnsi="Cambria"/>
          <w:sz w:val="28"/>
          <w:szCs w:val="28"/>
        </w:rPr>
        <w:t xml:space="preserve">As she watched him slope off to his room, a wave of </w:t>
      </w:r>
      <w:del w:id="8187" w:author="Daisy Watt" w:date="2026-06-22T06:30:00Z" w16du:dateUtc="2026-06-22T04:30:00Z">
        <w:r>
          <w:rPr>
            <w:rFonts w:ascii="Cambria" w:hAnsi="Cambria"/>
            <w:sz w:val="28"/>
            <w:szCs w:val="28"/>
          </w:rPr>
          <w:delText xml:space="preserve">real </w:delText>
        </w:r>
      </w:del>
      <w:r>
        <w:rPr>
          <w:rFonts w:ascii="Cambria" w:hAnsi="Cambria"/>
          <w:sz w:val="28"/>
          <w:szCs w:val="28"/>
        </w:rPr>
        <w:t xml:space="preserve">sadness hit her.  Eight years younger than Clara, he’d always been such a sunny little boy, the absolute apple of both her and her mum’s eyes.  They’d babied him, sure; spoiled him rotten, she supposed.  Had they ruined him? </w:t>
      </w:r>
    </w:p>
    <w:p w14:paraId="0AECE12E" w14:textId="0B17EAAF" w:rsidR="0068722D" w:rsidRDefault="0068722D" w:rsidP="0068722D">
      <w:pPr>
        <w:spacing w:line="360" w:lineRule="auto"/>
        <w:ind w:firstLine="720"/>
        <w:contextualSpacing/>
        <w:rPr>
          <w:rFonts w:ascii="Cambria" w:hAnsi="Cambria"/>
          <w:sz w:val="28"/>
          <w:szCs w:val="28"/>
        </w:rPr>
      </w:pPr>
      <w:commentRangeStart w:id="8188"/>
      <w:r>
        <w:rPr>
          <w:rFonts w:ascii="Cambria" w:hAnsi="Cambria"/>
          <w:sz w:val="28"/>
          <w:szCs w:val="28"/>
        </w:rPr>
        <w:t xml:space="preserve">Or was it </w:t>
      </w:r>
      <w:del w:id="8189" w:author="Claire S" w:date="2026-05-11T14:15:00Z" w16du:dateUtc="2026-05-11T13:15:00Z">
        <w:r>
          <w:rPr>
            <w:rFonts w:ascii="Cambria" w:hAnsi="Cambria"/>
            <w:sz w:val="28"/>
            <w:szCs w:val="28"/>
          </w:rPr>
          <w:delText>what happened</w:delText>
        </w:r>
      </w:del>
      <w:ins w:id="8190" w:author="Claire S" w:date="2026-05-11T14:15:00Z" w16du:dateUtc="2026-05-11T13:15:00Z">
        <w:r w:rsidR="001B3C6E">
          <w:rPr>
            <w:rFonts w:ascii="Cambria" w:hAnsi="Cambria"/>
            <w:sz w:val="28"/>
            <w:szCs w:val="28"/>
          </w:rPr>
          <w:t>the fact their</w:t>
        </w:r>
      </w:ins>
      <w:del w:id="8191" w:author="Claire S" w:date="2026-05-11T14:15:00Z" w16du:dateUtc="2026-05-11T13:15:00Z">
        <w:r w:rsidDel="001B3C6E">
          <w:rPr>
            <w:rFonts w:ascii="Cambria" w:hAnsi="Cambria"/>
            <w:sz w:val="28"/>
            <w:szCs w:val="28"/>
          </w:rPr>
          <w:delText xml:space="preserve"> </w:delText>
        </w:r>
        <w:r>
          <w:rPr>
            <w:rFonts w:ascii="Cambria" w:hAnsi="Cambria"/>
            <w:sz w:val="28"/>
            <w:szCs w:val="28"/>
          </w:rPr>
          <w:delText xml:space="preserve">to </w:delText>
        </w:r>
      </w:del>
      <w:del w:id="8192" w:author="Claire S" w:date="2026-05-11T14:16:00Z" w16du:dateUtc="2026-05-11T13:16:00Z">
        <w:r>
          <w:rPr>
            <w:rFonts w:ascii="Cambria" w:hAnsi="Cambria"/>
            <w:sz w:val="28"/>
            <w:szCs w:val="28"/>
          </w:rPr>
          <w:delText>their</w:delText>
        </w:r>
      </w:del>
      <w:r>
        <w:rPr>
          <w:rFonts w:ascii="Cambria" w:hAnsi="Cambria"/>
          <w:sz w:val="28"/>
          <w:szCs w:val="28"/>
        </w:rPr>
        <w:t xml:space="preserve"> dad </w:t>
      </w:r>
      <w:ins w:id="8193" w:author="Claire S" w:date="2026-05-11T14:16:00Z" w16du:dateUtc="2026-05-11T13:16:00Z">
        <w:r w:rsidR="001B3C6E">
          <w:rPr>
            <w:rFonts w:ascii="Cambria" w:hAnsi="Cambria"/>
            <w:sz w:val="28"/>
            <w:szCs w:val="28"/>
          </w:rPr>
          <w:t xml:space="preserve">had run out on them </w:t>
        </w:r>
      </w:ins>
      <w:r>
        <w:rPr>
          <w:rFonts w:ascii="Cambria" w:hAnsi="Cambria"/>
          <w:sz w:val="28"/>
          <w:szCs w:val="28"/>
        </w:rPr>
        <w:t xml:space="preserve">that pushed </w:t>
      </w:r>
      <w:r w:rsidR="0097403F">
        <w:rPr>
          <w:rFonts w:ascii="Cambria" w:hAnsi="Cambria"/>
          <w:sz w:val="28"/>
          <w:szCs w:val="28"/>
        </w:rPr>
        <w:t>Ada</w:t>
      </w:r>
      <w:r>
        <w:rPr>
          <w:rFonts w:ascii="Cambria" w:hAnsi="Cambria"/>
          <w:sz w:val="28"/>
          <w:szCs w:val="28"/>
        </w:rPr>
        <w:t>m into this weird state recently, where he acted like he barely knew her?</w:t>
      </w:r>
      <w:commentRangeEnd w:id="8188"/>
      <w:r w:rsidR="001935F1">
        <w:rPr>
          <w:rStyle w:val="CommentReference"/>
          <w:rFonts w:ascii="Cambria" w:hAnsi="Cambria"/>
          <w:sz w:val="28"/>
          <w:szCs w:val="28"/>
        </w:rPr>
        <w:commentReference w:id="8188"/>
      </w:r>
    </w:p>
    <w:p w14:paraId="3C87514A" w14:textId="77777777" w:rsidR="0068722D" w:rsidRDefault="0068722D" w:rsidP="0068722D">
      <w:pPr>
        <w:spacing w:line="360" w:lineRule="auto"/>
        <w:contextualSpacing/>
        <w:rPr>
          <w:rFonts w:ascii="Cambria" w:hAnsi="Cambria"/>
          <w:sz w:val="28"/>
          <w:szCs w:val="28"/>
        </w:rPr>
      </w:pPr>
      <w:r w:rsidRPr="002C59BB">
        <w:rPr>
          <w:rFonts w:ascii="Cambria" w:hAnsi="Cambria"/>
          <w:sz w:val="28"/>
          <w:szCs w:val="28"/>
        </w:rPr>
        <w:tab/>
        <w:t xml:space="preserve">Clara suddenly felt </w:t>
      </w:r>
      <w:r>
        <w:rPr>
          <w:rFonts w:ascii="Cambria" w:hAnsi="Cambria"/>
          <w:sz w:val="28"/>
          <w:szCs w:val="28"/>
        </w:rPr>
        <w:t>far beyond</w:t>
      </w:r>
      <w:r w:rsidRPr="002C59BB">
        <w:rPr>
          <w:rFonts w:ascii="Cambria" w:hAnsi="Cambria"/>
          <w:sz w:val="28"/>
          <w:szCs w:val="28"/>
        </w:rPr>
        <w:t xml:space="preserve"> her twenty</w:t>
      </w:r>
      <w:r>
        <w:rPr>
          <w:rFonts w:ascii="Cambria" w:hAnsi="Cambria"/>
          <w:sz w:val="28"/>
          <w:szCs w:val="28"/>
        </w:rPr>
        <w:t>-</w:t>
      </w:r>
      <w:r w:rsidRPr="002C59BB">
        <w:rPr>
          <w:rFonts w:ascii="Cambria" w:hAnsi="Cambria"/>
          <w:sz w:val="28"/>
          <w:szCs w:val="28"/>
        </w:rPr>
        <w:t>eight years</w:t>
      </w:r>
      <w:r>
        <w:rPr>
          <w:rFonts w:ascii="Cambria" w:hAnsi="Cambria"/>
          <w:sz w:val="28"/>
          <w:szCs w:val="28"/>
        </w:rPr>
        <w:t>,</w:t>
      </w:r>
      <w:r w:rsidRPr="002C59BB">
        <w:rPr>
          <w:rFonts w:ascii="Cambria" w:hAnsi="Cambria"/>
          <w:sz w:val="28"/>
          <w:szCs w:val="28"/>
        </w:rPr>
        <w:t xml:space="preserve"> and very depressed.  </w:t>
      </w:r>
      <w:r>
        <w:rPr>
          <w:rFonts w:ascii="Cambria" w:hAnsi="Cambria"/>
          <w:sz w:val="28"/>
          <w:szCs w:val="28"/>
        </w:rPr>
        <w:t xml:space="preserve">Perhaps it wouldn’t be a bad thing if she did get knocked off on the Death List, she thought glumly, traipsing back to bed.  </w:t>
      </w:r>
    </w:p>
    <w:p w14:paraId="2E466AD6" w14:textId="77777777" w:rsidR="0068722D" w:rsidRPr="002C59BB" w:rsidRDefault="0068722D" w:rsidP="0068722D">
      <w:pPr>
        <w:spacing w:line="360" w:lineRule="auto"/>
        <w:ind w:firstLine="720"/>
        <w:contextualSpacing/>
        <w:rPr>
          <w:rFonts w:ascii="Cambria" w:hAnsi="Cambria"/>
          <w:sz w:val="28"/>
          <w:szCs w:val="28"/>
        </w:rPr>
      </w:pPr>
      <w:r>
        <w:rPr>
          <w:rFonts w:ascii="Cambria" w:hAnsi="Cambria"/>
          <w:sz w:val="28"/>
          <w:szCs w:val="28"/>
        </w:rPr>
        <w:t>But this time, she locked her bedroom door too.</w:t>
      </w:r>
    </w:p>
    <w:p w14:paraId="5E7D5D3F" w14:textId="77777777" w:rsidR="0068722D" w:rsidRDefault="0068722D" w:rsidP="0068722D">
      <w:pPr>
        <w:spacing w:line="360" w:lineRule="auto"/>
        <w:contextualSpacing/>
        <w:rPr>
          <w:rFonts w:ascii="Cambria" w:hAnsi="Cambria"/>
          <w:b/>
          <w:bCs/>
          <w:sz w:val="28"/>
          <w:szCs w:val="28"/>
        </w:rPr>
      </w:pPr>
    </w:p>
    <w:p w14:paraId="0A6F1AFF" w14:textId="77777777" w:rsidR="0068722D" w:rsidRDefault="0068722D" w:rsidP="0068722D">
      <w:pPr>
        <w:spacing w:line="360" w:lineRule="auto"/>
        <w:contextualSpacing/>
        <w:rPr>
          <w:rFonts w:ascii="Cambria" w:hAnsi="Cambria"/>
          <w:b/>
          <w:bCs/>
          <w:sz w:val="28"/>
          <w:szCs w:val="28"/>
        </w:rPr>
      </w:pPr>
    </w:p>
    <w:p w14:paraId="636B6BB2" w14:textId="77777777" w:rsidR="0068722D" w:rsidRDefault="0068722D" w:rsidP="0068722D">
      <w:pPr>
        <w:spacing w:line="360" w:lineRule="auto"/>
        <w:contextualSpacing/>
        <w:rPr>
          <w:rFonts w:ascii="Cambria" w:hAnsi="Cambria"/>
          <w:b/>
          <w:bCs/>
          <w:sz w:val="28"/>
          <w:szCs w:val="28"/>
        </w:rPr>
      </w:pPr>
    </w:p>
    <w:p w14:paraId="2B0F7B4F" w14:textId="77777777" w:rsidR="0068722D" w:rsidRDefault="0068722D" w:rsidP="0068722D">
      <w:pPr>
        <w:spacing w:line="360" w:lineRule="auto"/>
        <w:contextualSpacing/>
        <w:rPr>
          <w:rFonts w:ascii="Cambria" w:hAnsi="Cambria"/>
          <w:b/>
          <w:bCs/>
          <w:sz w:val="28"/>
          <w:szCs w:val="28"/>
        </w:rPr>
      </w:pPr>
    </w:p>
    <w:p w14:paraId="0BFA51E8" w14:textId="77777777" w:rsidR="0068722D" w:rsidRDefault="0068722D" w:rsidP="0068722D">
      <w:pPr>
        <w:spacing w:line="360" w:lineRule="auto"/>
        <w:contextualSpacing/>
        <w:rPr>
          <w:rFonts w:ascii="Cambria" w:hAnsi="Cambria"/>
          <w:b/>
          <w:bCs/>
          <w:sz w:val="28"/>
          <w:szCs w:val="28"/>
        </w:rPr>
      </w:pPr>
    </w:p>
    <w:p w14:paraId="1D24DA58" w14:textId="4FB49D63" w:rsidR="0068722D" w:rsidDel="00A43F7F" w:rsidRDefault="0068722D" w:rsidP="00F601D0">
      <w:pPr>
        <w:spacing w:line="360" w:lineRule="auto"/>
        <w:contextualSpacing/>
        <w:rPr>
          <w:del w:id="8194" w:author="Claire S" w:date="2026-07-28T10:21:00Z" w16du:dateUtc="2026-07-28T09:21:00Z"/>
          <w:rFonts w:ascii="Cambria" w:hAnsi="Cambria"/>
          <w:b/>
          <w:bCs/>
          <w:sz w:val="28"/>
          <w:szCs w:val="28"/>
        </w:rPr>
      </w:pPr>
    </w:p>
    <w:p w14:paraId="6DB18731" w14:textId="77777777" w:rsidR="00A43F7F" w:rsidRDefault="00A43F7F" w:rsidP="0068722D">
      <w:pPr>
        <w:spacing w:line="360" w:lineRule="auto"/>
        <w:contextualSpacing/>
        <w:rPr>
          <w:ins w:id="8195" w:author="Claire S" w:date="2026-08-04T12:04:00Z" w16du:dateUtc="2026-08-04T11:04:00Z"/>
          <w:rFonts w:ascii="Cambria" w:hAnsi="Cambria"/>
          <w:b/>
          <w:bCs/>
          <w:sz w:val="28"/>
          <w:szCs w:val="28"/>
        </w:rPr>
      </w:pPr>
    </w:p>
    <w:p w14:paraId="3CFEE87A" w14:textId="77777777" w:rsidR="00A43F7F" w:rsidRDefault="00A43F7F" w:rsidP="0068722D">
      <w:pPr>
        <w:spacing w:line="360" w:lineRule="auto"/>
        <w:contextualSpacing/>
        <w:rPr>
          <w:ins w:id="8196" w:author="Claire S" w:date="2026-08-04T12:04:00Z" w16du:dateUtc="2026-08-04T11:04:00Z"/>
          <w:rFonts w:ascii="Cambria" w:hAnsi="Cambria"/>
          <w:b/>
          <w:bCs/>
          <w:sz w:val="28"/>
          <w:szCs w:val="28"/>
        </w:rPr>
      </w:pPr>
    </w:p>
    <w:p w14:paraId="29D92A20" w14:textId="5F06B368" w:rsidR="0068722D" w:rsidDel="00871EA4" w:rsidRDefault="0068722D" w:rsidP="0068722D">
      <w:pPr>
        <w:spacing w:line="360" w:lineRule="auto"/>
        <w:contextualSpacing/>
        <w:rPr>
          <w:del w:id="8197" w:author="Claire S" w:date="2026-07-28T10:21:00Z" w16du:dateUtc="2026-07-28T09:21:00Z"/>
          <w:rFonts w:ascii="Cambria" w:hAnsi="Cambria"/>
          <w:b/>
          <w:bCs/>
          <w:sz w:val="28"/>
          <w:szCs w:val="28"/>
        </w:rPr>
      </w:pPr>
    </w:p>
    <w:p w14:paraId="0B31E465" w14:textId="245DCE71" w:rsidR="0068722D" w:rsidDel="001C4EA1" w:rsidRDefault="0068722D" w:rsidP="0068722D">
      <w:pPr>
        <w:spacing w:line="360" w:lineRule="auto"/>
        <w:contextualSpacing/>
        <w:rPr>
          <w:del w:id="8198" w:author="Claire S" w:date="2026-06-06T17:00:00Z" w16du:dateUtc="2026-06-06T16:00:00Z"/>
          <w:rFonts w:ascii="Cambria" w:hAnsi="Cambria"/>
          <w:b/>
          <w:bCs/>
          <w:sz w:val="28"/>
          <w:szCs w:val="28"/>
        </w:rPr>
      </w:pPr>
    </w:p>
    <w:p w14:paraId="5BA11A7A" w14:textId="2EA9668B" w:rsidR="00F601D0" w:rsidRPr="00AE1F11" w:rsidRDefault="00F601D0" w:rsidP="00F601D0">
      <w:pPr>
        <w:spacing w:line="360" w:lineRule="auto"/>
        <w:contextualSpacing/>
        <w:rPr>
          <w:rFonts w:ascii="Cambria" w:hAnsi="Cambria"/>
          <w:b/>
          <w:bCs/>
          <w:sz w:val="28"/>
          <w:szCs w:val="28"/>
        </w:rPr>
      </w:pPr>
      <w:r w:rsidRPr="00AE1F11">
        <w:rPr>
          <w:rFonts w:ascii="Cambria" w:hAnsi="Cambria"/>
          <w:b/>
          <w:bCs/>
          <w:sz w:val="28"/>
          <w:szCs w:val="28"/>
        </w:rPr>
        <w:t xml:space="preserve">CHAPTER </w:t>
      </w:r>
      <w:r w:rsidR="0068722D">
        <w:rPr>
          <w:rFonts w:ascii="Cambria" w:hAnsi="Cambria"/>
          <w:b/>
          <w:bCs/>
          <w:sz w:val="28"/>
          <w:szCs w:val="28"/>
        </w:rPr>
        <w:t>20</w:t>
      </w:r>
    </w:p>
    <w:p w14:paraId="5E001CDF" w14:textId="448C2914" w:rsidR="00A14D04" w:rsidRPr="00AE1F11" w:rsidRDefault="00A43F7F" w:rsidP="00F601D0">
      <w:pPr>
        <w:spacing w:line="360" w:lineRule="auto"/>
        <w:contextualSpacing/>
        <w:rPr>
          <w:rFonts w:ascii="Cambria" w:hAnsi="Cambria"/>
          <w:b/>
          <w:bCs/>
          <w:sz w:val="28"/>
          <w:szCs w:val="28"/>
        </w:rPr>
      </w:pPr>
      <w:ins w:id="8199" w:author="Claire S" w:date="2026-08-04T12:04:00Z" w16du:dateUtc="2026-08-04T11:04:00Z">
        <w:r>
          <w:rPr>
            <w:rFonts w:ascii="Cambria" w:hAnsi="Cambria"/>
            <w:b/>
            <w:bCs/>
            <w:sz w:val="28"/>
            <w:szCs w:val="28"/>
          </w:rPr>
          <w:t xml:space="preserve">CLARA: </w:t>
        </w:r>
      </w:ins>
      <w:r w:rsidR="00A14D04">
        <w:rPr>
          <w:rFonts w:ascii="Cambria" w:hAnsi="Cambria"/>
          <w:b/>
          <w:bCs/>
          <w:sz w:val="28"/>
          <w:szCs w:val="28"/>
        </w:rPr>
        <w:t xml:space="preserve">MONDAY </w:t>
      </w:r>
      <w:del w:id="8200" w:author="Daisy Watt" w:date="2026-06-22T06:23:00Z" w16du:dateUtc="2026-06-22T04:23:00Z">
        <w:r w:rsidR="00A20D90">
          <w:rPr>
            <w:rFonts w:ascii="Cambria" w:hAnsi="Cambria"/>
            <w:b/>
            <w:bCs/>
            <w:sz w:val="28"/>
            <w:szCs w:val="28"/>
          </w:rPr>
          <w:delText>9AM</w:delText>
        </w:r>
      </w:del>
      <w:ins w:id="8201" w:author="Daisy Watt" w:date="2026-06-22T06:23:00Z" w16du:dateUtc="2026-06-22T04:23:00Z">
        <w:r w:rsidR="0089714C">
          <w:rPr>
            <w:rFonts w:ascii="Cambria" w:hAnsi="Cambria"/>
            <w:b/>
            <w:bCs/>
            <w:sz w:val="28"/>
            <w:szCs w:val="28"/>
          </w:rPr>
          <w:t>MORNING</w:t>
        </w:r>
      </w:ins>
    </w:p>
    <w:p w14:paraId="795E4154" w14:textId="3EAF48B2" w:rsidR="00AC0CE7" w:rsidDel="004F67E2" w:rsidRDefault="00F601D0" w:rsidP="00F601D0">
      <w:pPr>
        <w:spacing w:line="360" w:lineRule="auto"/>
        <w:contextualSpacing/>
        <w:rPr>
          <w:del w:id="8202" w:author="Claire S" w:date="2026-05-12T08:57:00Z" w16du:dateUtc="2026-05-12T07:57:00Z"/>
          <w:rFonts w:ascii="Cambria" w:hAnsi="Cambria"/>
          <w:sz w:val="28"/>
          <w:szCs w:val="28"/>
        </w:rPr>
      </w:pPr>
      <w:r>
        <w:rPr>
          <w:rFonts w:ascii="Cambria" w:hAnsi="Cambria"/>
          <w:sz w:val="28"/>
          <w:szCs w:val="28"/>
        </w:rPr>
        <w:t xml:space="preserve">By the time she arrived at Langley </w:t>
      </w:r>
      <w:del w:id="8203" w:author="Daisy Watt" w:date="2026-06-22T07:03:00Z" w16du:dateUtc="2026-06-22T05:03:00Z">
        <w:r>
          <w:rPr>
            <w:rFonts w:ascii="Cambria" w:hAnsi="Cambria"/>
            <w:sz w:val="28"/>
            <w:szCs w:val="28"/>
          </w:rPr>
          <w:delText>and</w:delText>
        </w:r>
      </w:del>
      <w:ins w:id="8204" w:author="Daisy Watt" w:date="2026-06-22T07:03:00Z" w16du:dateUtc="2026-06-22T05:03:00Z">
        <w:r w:rsidR="00A11E27">
          <w:rPr>
            <w:rFonts w:ascii="Cambria" w:hAnsi="Cambria"/>
            <w:sz w:val="28"/>
            <w:szCs w:val="28"/>
          </w:rPr>
          <w:t>&amp;</w:t>
        </w:r>
      </w:ins>
      <w:r>
        <w:rPr>
          <w:rFonts w:ascii="Cambria" w:hAnsi="Cambria"/>
          <w:sz w:val="28"/>
          <w:szCs w:val="28"/>
        </w:rPr>
        <w:t xml:space="preserve"> Co</w:t>
      </w:r>
      <w:ins w:id="8205" w:author="Daisy Watt" w:date="2026-06-22T07:03:00Z" w16du:dateUtc="2026-06-22T05:03:00Z">
        <w:r w:rsidR="00A11E27">
          <w:rPr>
            <w:rFonts w:ascii="Cambria" w:hAnsi="Cambria"/>
            <w:sz w:val="28"/>
            <w:szCs w:val="28"/>
          </w:rPr>
          <w:t>.’s</w:t>
        </w:r>
      </w:ins>
      <w:del w:id="8206" w:author="Daisy Watt" w:date="2026-06-22T07:03:00Z" w16du:dateUtc="2026-06-22T05:03:00Z">
        <w:r w:rsidDel="00A11E27">
          <w:rPr>
            <w:rFonts w:ascii="Cambria" w:hAnsi="Cambria"/>
            <w:sz w:val="28"/>
            <w:szCs w:val="28"/>
          </w:rPr>
          <w:delText>’s</w:delText>
        </w:r>
      </w:del>
      <w:r>
        <w:rPr>
          <w:rFonts w:ascii="Cambria" w:hAnsi="Cambria"/>
          <w:sz w:val="28"/>
          <w:szCs w:val="28"/>
        </w:rPr>
        <w:t xml:space="preserve"> offices </w:t>
      </w:r>
      <w:r w:rsidR="00AC0CE7">
        <w:rPr>
          <w:rFonts w:ascii="Cambria" w:hAnsi="Cambria"/>
          <w:sz w:val="28"/>
          <w:szCs w:val="28"/>
        </w:rPr>
        <w:t>early on Monday</w:t>
      </w:r>
      <w:r>
        <w:rPr>
          <w:rFonts w:ascii="Cambria" w:hAnsi="Cambria"/>
          <w:sz w:val="28"/>
          <w:szCs w:val="28"/>
        </w:rPr>
        <w:t xml:space="preserve"> morning, Clara was already exhausted.  </w:t>
      </w:r>
    </w:p>
    <w:p w14:paraId="2ACE6271" w14:textId="77777777" w:rsidR="007E046F" w:rsidRDefault="00F601D0">
      <w:pPr>
        <w:spacing w:line="360" w:lineRule="auto"/>
        <w:contextualSpacing/>
        <w:rPr>
          <w:ins w:id="8207" w:author="Claire S" w:date="2026-07-22T12:19:00Z" w16du:dateUtc="2026-07-22T11:19:00Z"/>
          <w:rFonts w:ascii="Cambria" w:hAnsi="Cambria"/>
          <w:sz w:val="28"/>
          <w:szCs w:val="28"/>
        </w:rPr>
      </w:pPr>
      <w:r>
        <w:rPr>
          <w:rFonts w:ascii="Cambria" w:hAnsi="Cambria"/>
          <w:sz w:val="28"/>
          <w:szCs w:val="28"/>
        </w:rPr>
        <w:t xml:space="preserve">What with all the </w:t>
      </w:r>
      <w:r w:rsidR="003A226E">
        <w:rPr>
          <w:rFonts w:ascii="Cambria" w:hAnsi="Cambria"/>
          <w:sz w:val="28"/>
          <w:szCs w:val="28"/>
        </w:rPr>
        <w:t>stormy weather</w:t>
      </w:r>
      <w:r w:rsidR="00BC7A50">
        <w:rPr>
          <w:rFonts w:ascii="Cambria" w:hAnsi="Cambria"/>
          <w:sz w:val="28"/>
          <w:szCs w:val="28"/>
        </w:rPr>
        <w:t xml:space="preserve"> last night, and then Adam’s </w:t>
      </w:r>
      <w:r w:rsidR="001C2658">
        <w:rPr>
          <w:rFonts w:ascii="Cambria" w:hAnsi="Cambria"/>
          <w:sz w:val="28"/>
          <w:szCs w:val="28"/>
        </w:rPr>
        <w:t xml:space="preserve">secretive </w:t>
      </w:r>
      <w:r w:rsidR="00BC7A50">
        <w:rPr>
          <w:rFonts w:ascii="Cambria" w:hAnsi="Cambria"/>
          <w:sz w:val="28"/>
          <w:szCs w:val="28"/>
        </w:rPr>
        <w:t xml:space="preserve">behaviour, along with </w:t>
      </w:r>
      <w:r w:rsidR="004633B8">
        <w:rPr>
          <w:rFonts w:ascii="Cambria" w:hAnsi="Cambria"/>
          <w:sz w:val="28"/>
          <w:szCs w:val="28"/>
        </w:rPr>
        <w:t xml:space="preserve">her name </w:t>
      </w:r>
      <w:r w:rsidR="009232D6">
        <w:rPr>
          <w:rFonts w:ascii="Cambria" w:hAnsi="Cambria"/>
          <w:sz w:val="28"/>
          <w:szCs w:val="28"/>
        </w:rPr>
        <w:t xml:space="preserve">appearing </w:t>
      </w:r>
      <w:r w:rsidR="004633B8">
        <w:rPr>
          <w:rFonts w:ascii="Cambria" w:hAnsi="Cambria"/>
          <w:sz w:val="28"/>
          <w:szCs w:val="28"/>
        </w:rPr>
        <w:t xml:space="preserve">on the </w:t>
      </w:r>
      <w:r w:rsidR="009232D6">
        <w:rPr>
          <w:rFonts w:ascii="Cambria" w:hAnsi="Cambria"/>
          <w:sz w:val="28"/>
          <w:szCs w:val="28"/>
        </w:rPr>
        <w:t>L</w:t>
      </w:r>
      <w:r w:rsidR="004633B8">
        <w:rPr>
          <w:rFonts w:ascii="Cambria" w:hAnsi="Cambria"/>
          <w:sz w:val="28"/>
          <w:szCs w:val="28"/>
        </w:rPr>
        <w:t xml:space="preserve">ist, </w:t>
      </w:r>
      <w:r>
        <w:rPr>
          <w:rFonts w:ascii="Cambria" w:hAnsi="Cambria"/>
          <w:sz w:val="28"/>
          <w:szCs w:val="28"/>
        </w:rPr>
        <w:t xml:space="preserve">she’d barely slept </w:t>
      </w:r>
      <w:r w:rsidR="00C62203">
        <w:rPr>
          <w:rFonts w:ascii="Cambria" w:hAnsi="Cambria"/>
          <w:sz w:val="28"/>
          <w:szCs w:val="28"/>
        </w:rPr>
        <w:t xml:space="preserve">at </w:t>
      </w:r>
      <w:r>
        <w:rPr>
          <w:rFonts w:ascii="Cambria" w:hAnsi="Cambria"/>
          <w:sz w:val="28"/>
          <w:szCs w:val="28"/>
        </w:rPr>
        <w:t>all</w:t>
      </w:r>
      <w:r w:rsidR="004633B8">
        <w:rPr>
          <w:rFonts w:ascii="Cambria" w:hAnsi="Cambria"/>
          <w:sz w:val="28"/>
          <w:szCs w:val="28"/>
        </w:rPr>
        <w:t xml:space="preserve">. </w:t>
      </w:r>
      <w:r w:rsidR="007967F2">
        <w:rPr>
          <w:rFonts w:ascii="Cambria" w:hAnsi="Cambria"/>
          <w:sz w:val="28"/>
          <w:szCs w:val="28"/>
        </w:rPr>
        <w:t xml:space="preserve"> </w:t>
      </w:r>
    </w:p>
    <w:p w14:paraId="01E4F7D3" w14:textId="5F721D2E" w:rsidR="006D72C8" w:rsidRDefault="006D72C8" w:rsidP="007E046F">
      <w:pPr>
        <w:spacing w:line="360" w:lineRule="auto"/>
        <w:ind w:firstLine="720"/>
        <w:contextualSpacing/>
        <w:rPr>
          <w:rFonts w:ascii="Cambria" w:hAnsi="Cambria"/>
          <w:sz w:val="28"/>
          <w:szCs w:val="28"/>
        </w:rPr>
      </w:pPr>
      <w:r>
        <w:rPr>
          <w:rFonts w:ascii="Cambria" w:hAnsi="Cambria"/>
          <w:sz w:val="28"/>
          <w:szCs w:val="28"/>
        </w:rPr>
        <w:t>Clar</w:t>
      </w:r>
      <w:r w:rsidR="00813CAA">
        <w:rPr>
          <w:rFonts w:ascii="Cambria" w:hAnsi="Cambria"/>
          <w:sz w:val="28"/>
          <w:szCs w:val="28"/>
        </w:rPr>
        <w:t>a</w:t>
      </w:r>
      <w:r>
        <w:rPr>
          <w:rFonts w:ascii="Cambria" w:hAnsi="Cambria"/>
          <w:sz w:val="28"/>
          <w:szCs w:val="28"/>
        </w:rPr>
        <w:t xml:space="preserve"> </w:t>
      </w:r>
      <w:del w:id="8208" w:author="Claire S" w:date="2026-05-11T14:22:00Z" w16du:dateUtc="2026-05-11T13:22:00Z">
        <w:r>
          <w:rPr>
            <w:rFonts w:ascii="Cambria" w:hAnsi="Cambria"/>
            <w:sz w:val="28"/>
            <w:szCs w:val="28"/>
          </w:rPr>
          <w:delText xml:space="preserve">liked </w:delText>
        </w:r>
        <w:r w:rsidR="004633B8">
          <w:rPr>
            <w:rFonts w:ascii="Cambria" w:hAnsi="Cambria"/>
            <w:sz w:val="28"/>
            <w:szCs w:val="28"/>
          </w:rPr>
          <w:delText>work</w:delText>
        </w:r>
        <w:r w:rsidR="006718E0">
          <w:rPr>
            <w:rFonts w:ascii="Cambria" w:hAnsi="Cambria"/>
            <w:sz w:val="28"/>
            <w:szCs w:val="28"/>
          </w:rPr>
          <w:delText xml:space="preserve"> at the best of times</w:delText>
        </w:r>
        <w:r w:rsidR="00AA5318">
          <w:rPr>
            <w:rFonts w:ascii="Cambria" w:hAnsi="Cambria"/>
            <w:sz w:val="28"/>
            <w:szCs w:val="28"/>
          </w:rPr>
          <w:delText xml:space="preserve">; </w:delText>
        </w:r>
        <w:r w:rsidR="00C44711">
          <w:rPr>
            <w:rFonts w:ascii="Cambria" w:hAnsi="Cambria"/>
            <w:sz w:val="28"/>
            <w:szCs w:val="28"/>
          </w:rPr>
          <w:delText xml:space="preserve">in fact, </w:delText>
        </w:r>
        <w:r w:rsidR="00AA5318">
          <w:rPr>
            <w:rFonts w:ascii="Cambria" w:hAnsi="Cambria"/>
            <w:sz w:val="28"/>
            <w:szCs w:val="28"/>
          </w:rPr>
          <w:delText xml:space="preserve">she </w:delText>
        </w:r>
      </w:del>
      <w:r w:rsidR="00AA5318">
        <w:rPr>
          <w:rFonts w:ascii="Cambria" w:hAnsi="Cambria"/>
          <w:sz w:val="28"/>
          <w:szCs w:val="28"/>
        </w:rPr>
        <w:t>loved her job</w:t>
      </w:r>
      <w:r>
        <w:rPr>
          <w:rFonts w:ascii="Cambria" w:hAnsi="Cambria"/>
          <w:sz w:val="28"/>
          <w:szCs w:val="28"/>
        </w:rPr>
        <w:t>, especially since her promotion to</w:t>
      </w:r>
      <w:ins w:id="8209" w:author="Claire S" w:date="2026-06-03T16:53:00Z" w16du:dateUtc="2026-06-03T15:53:00Z">
        <w:del w:id="8210" w:author="Daisy Watt" w:date="2026-06-22T07:06:00Z" w16du:dateUtc="2026-06-22T05:06:00Z">
          <w:r w:rsidR="007F09DE">
            <w:rPr>
              <w:rFonts w:ascii="Cambria" w:hAnsi="Cambria"/>
              <w:sz w:val="28"/>
              <w:szCs w:val="28"/>
            </w:rPr>
            <w:delText xml:space="preserve"> full</w:delText>
          </w:r>
        </w:del>
      </w:ins>
      <w:del w:id="8211" w:author="Claire S" w:date="2026-06-03T16:53:00Z" w16du:dateUtc="2026-06-03T15:53:00Z">
        <w:r w:rsidDel="007F09DE">
          <w:rPr>
            <w:rFonts w:ascii="Cambria" w:hAnsi="Cambria"/>
            <w:sz w:val="28"/>
            <w:szCs w:val="28"/>
          </w:rPr>
          <w:delText xml:space="preserve"> </w:delText>
        </w:r>
        <w:r w:rsidR="00C44711" w:rsidDel="007F09DE">
          <w:rPr>
            <w:rFonts w:ascii="Cambria" w:hAnsi="Cambria"/>
            <w:sz w:val="28"/>
            <w:szCs w:val="28"/>
          </w:rPr>
          <w:delText>J</w:delText>
        </w:r>
        <w:r w:rsidDel="007F09DE">
          <w:rPr>
            <w:rFonts w:ascii="Cambria" w:hAnsi="Cambria"/>
            <w:sz w:val="28"/>
            <w:szCs w:val="28"/>
          </w:rPr>
          <w:delText>unior</w:delText>
        </w:r>
      </w:del>
      <w:r>
        <w:rPr>
          <w:rFonts w:ascii="Cambria" w:hAnsi="Cambria"/>
          <w:sz w:val="28"/>
          <w:szCs w:val="28"/>
        </w:rPr>
        <w:t xml:space="preserve"> </w:t>
      </w:r>
      <w:r w:rsidR="00C44711">
        <w:rPr>
          <w:rFonts w:ascii="Cambria" w:hAnsi="Cambria"/>
          <w:sz w:val="28"/>
          <w:szCs w:val="28"/>
        </w:rPr>
        <w:t>E</w:t>
      </w:r>
      <w:r>
        <w:rPr>
          <w:rFonts w:ascii="Cambria" w:hAnsi="Cambria"/>
          <w:sz w:val="28"/>
          <w:szCs w:val="28"/>
        </w:rPr>
        <w:t>ditor,</w:t>
      </w:r>
      <w:r w:rsidR="00AA5318">
        <w:rPr>
          <w:rFonts w:ascii="Cambria" w:hAnsi="Cambria"/>
          <w:sz w:val="28"/>
          <w:szCs w:val="28"/>
        </w:rPr>
        <w:t xml:space="preserve"> </w:t>
      </w:r>
      <w:r w:rsidR="004633B8">
        <w:rPr>
          <w:rFonts w:ascii="Cambria" w:hAnsi="Cambria"/>
          <w:sz w:val="28"/>
          <w:szCs w:val="28"/>
        </w:rPr>
        <w:t>but</w:t>
      </w:r>
      <w:r w:rsidR="00AA5318">
        <w:rPr>
          <w:rFonts w:ascii="Cambria" w:hAnsi="Cambria"/>
          <w:sz w:val="28"/>
          <w:szCs w:val="28"/>
        </w:rPr>
        <w:t>,</w:t>
      </w:r>
      <w:r w:rsidR="004633B8">
        <w:rPr>
          <w:rFonts w:ascii="Cambria" w:hAnsi="Cambria"/>
          <w:sz w:val="28"/>
          <w:szCs w:val="28"/>
        </w:rPr>
        <w:t xml:space="preserve"> today, </w:t>
      </w:r>
      <w:r w:rsidR="00AC0CE7">
        <w:rPr>
          <w:rFonts w:ascii="Cambria" w:hAnsi="Cambria"/>
          <w:sz w:val="28"/>
          <w:szCs w:val="28"/>
        </w:rPr>
        <w:t>s</w:t>
      </w:r>
      <w:r w:rsidR="00F601D0">
        <w:rPr>
          <w:rFonts w:ascii="Cambria" w:hAnsi="Cambria"/>
          <w:sz w:val="28"/>
          <w:szCs w:val="28"/>
        </w:rPr>
        <w:t xml:space="preserve">he was </w:t>
      </w:r>
      <w:r w:rsidR="004633B8">
        <w:rPr>
          <w:rFonts w:ascii="Cambria" w:hAnsi="Cambria"/>
          <w:sz w:val="28"/>
          <w:szCs w:val="28"/>
        </w:rPr>
        <w:t xml:space="preserve">extra </w:t>
      </w:r>
      <w:r w:rsidR="00F601D0">
        <w:rPr>
          <w:rFonts w:ascii="Cambria" w:hAnsi="Cambria"/>
          <w:sz w:val="28"/>
          <w:szCs w:val="28"/>
        </w:rPr>
        <w:t>glad to be in the office</w:t>
      </w:r>
      <w:r w:rsidR="00AC0CE7">
        <w:rPr>
          <w:rFonts w:ascii="Cambria" w:hAnsi="Cambria"/>
          <w:sz w:val="28"/>
          <w:szCs w:val="28"/>
        </w:rPr>
        <w:t xml:space="preserve">. </w:t>
      </w:r>
      <w:del w:id="8212" w:author="Daisy Watt" w:date="2026-06-22T07:11:00Z" w16du:dateUtc="2026-06-22T05:11:00Z">
        <w:r w:rsidR="00AC0CE7">
          <w:rPr>
            <w:rFonts w:ascii="Cambria" w:hAnsi="Cambria"/>
            <w:sz w:val="28"/>
            <w:szCs w:val="28"/>
          </w:rPr>
          <w:delText xml:space="preserve"> </w:delText>
        </w:r>
      </w:del>
      <w:r w:rsidR="00AC0CE7">
        <w:rPr>
          <w:rFonts w:ascii="Cambria" w:hAnsi="Cambria"/>
          <w:sz w:val="28"/>
          <w:szCs w:val="28"/>
        </w:rPr>
        <w:t xml:space="preserve">She </w:t>
      </w:r>
      <w:del w:id="8213" w:author="Daisy Watt" w:date="2026-06-22T07:12:00Z" w16du:dateUtc="2026-06-22T05:12:00Z">
        <w:r w:rsidR="00AC0CE7">
          <w:rPr>
            <w:rFonts w:ascii="Cambria" w:hAnsi="Cambria"/>
            <w:sz w:val="28"/>
            <w:szCs w:val="28"/>
          </w:rPr>
          <w:delText xml:space="preserve">could </w:delText>
        </w:r>
        <w:r w:rsidRPr="00044709">
          <w:rPr>
            <w:rFonts w:ascii="Cambria" w:hAnsi="Cambria"/>
            <w:sz w:val="28"/>
            <w:szCs w:val="28"/>
            <w:highlight w:val="yellow"/>
            <w:rPrChange w:id="8214" w:author="Daisy Watt" w:date="2026-06-23T12:42:00Z" w16du:dateUtc="2026-06-23T10:42:00Z">
              <w:rPr>
                <w:rFonts w:ascii="Cambria" w:hAnsi="Cambria"/>
                <w:sz w:val="28"/>
                <w:szCs w:val="28"/>
              </w:rPr>
            </w:rPrChange>
          </w:rPr>
          <w:delText>really</w:delText>
        </w:r>
        <w:r>
          <w:rPr>
            <w:rFonts w:ascii="Cambria" w:hAnsi="Cambria"/>
            <w:sz w:val="28"/>
            <w:szCs w:val="28"/>
          </w:rPr>
          <w:delText xml:space="preserve"> </w:delText>
        </w:r>
        <w:r w:rsidR="00AC0CE7">
          <w:rPr>
            <w:rFonts w:ascii="Cambria" w:hAnsi="Cambria"/>
            <w:sz w:val="28"/>
            <w:szCs w:val="28"/>
          </w:rPr>
          <w:delText>use</w:delText>
        </w:r>
        <w:r w:rsidR="00AC0CE7" w:rsidDel="00044709">
          <w:rPr>
            <w:rFonts w:ascii="Cambria" w:hAnsi="Cambria"/>
            <w:sz w:val="28"/>
            <w:szCs w:val="28"/>
          </w:rPr>
          <w:delText xml:space="preserve"> </w:delText>
        </w:r>
      </w:del>
      <w:ins w:id="8215" w:author="Daisy Watt" w:date="2026-06-22T07:12:00Z" w16du:dateUtc="2026-06-22T05:12:00Z">
        <w:r w:rsidR="00044709">
          <w:rPr>
            <w:rFonts w:ascii="Cambria" w:hAnsi="Cambria"/>
            <w:sz w:val="28"/>
            <w:szCs w:val="28"/>
          </w:rPr>
          <w:t>needed</w:t>
        </w:r>
        <w:r w:rsidR="00AC0CE7">
          <w:rPr>
            <w:rFonts w:ascii="Cambria" w:hAnsi="Cambria"/>
            <w:sz w:val="28"/>
            <w:szCs w:val="28"/>
          </w:rPr>
          <w:t xml:space="preserve"> </w:t>
        </w:r>
      </w:ins>
      <w:r w:rsidR="00F601D0">
        <w:rPr>
          <w:rFonts w:ascii="Cambria" w:hAnsi="Cambria"/>
          <w:sz w:val="28"/>
          <w:szCs w:val="28"/>
        </w:rPr>
        <w:t xml:space="preserve">the company, </w:t>
      </w:r>
      <w:ins w:id="8216" w:author="Claire S" w:date="2026-05-27T13:54:00Z" w16du:dateUtc="2026-05-27T12:54:00Z">
        <w:del w:id="8217" w:author="Daisy Watt" w:date="2026-06-22T07:10:00Z" w16du:dateUtc="2026-06-22T05:10:00Z">
          <w:r w:rsidR="0006058C">
            <w:rPr>
              <w:rFonts w:ascii="Cambria" w:hAnsi="Cambria"/>
              <w:sz w:val="28"/>
              <w:szCs w:val="28"/>
            </w:rPr>
            <w:delText xml:space="preserve">if only to cry about Dex – plus </w:delText>
          </w:r>
        </w:del>
      </w:ins>
      <w:del w:id="8218" w:author="Daisy Watt" w:date="2026-06-22T07:10:00Z" w16du:dateUtc="2026-06-22T05:10:00Z">
        <w:r w:rsidR="00F601D0" w:rsidDel="00B020A6">
          <w:rPr>
            <w:rFonts w:ascii="Cambria" w:hAnsi="Cambria"/>
            <w:sz w:val="28"/>
            <w:szCs w:val="28"/>
          </w:rPr>
          <w:delText xml:space="preserve">though </w:delText>
        </w:r>
        <w:r w:rsidR="00F601D0">
          <w:rPr>
            <w:rFonts w:ascii="Cambria" w:hAnsi="Cambria"/>
            <w:sz w:val="28"/>
            <w:szCs w:val="28"/>
          </w:rPr>
          <w:delText>she</w:delText>
        </w:r>
      </w:del>
      <w:ins w:id="8219" w:author="Daisy Watt" w:date="2026-06-22T07:10:00Z" w16du:dateUtc="2026-06-22T05:10:00Z">
        <w:r w:rsidR="00881235">
          <w:rPr>
            <w:rFonts w:ascii="Cambria" w:hAnsi="Cambria"/>
            <w:sz w:val="28"/>
            <w:szCs w:val="28"/>
          </w:rPr>
          <w:t>and</w:t>
        </w:r>
      </w:ins>
      <w:r w:rsidR="00F601D0">
        <w:rPr>
          <w:rFonts w:ascii="Cambria" w:hAnsi="Cambria"/>
          <w:sz w:val="28"/>
          <w:szCs w:val="28"/>
        </w:rPr>
        <w:t xml:space="preserve"> </w:t>
      </w:r>
      <w:del w:id="8220" w:author="Daisy Watt" w:date="2026-06-22T07:12:00Z" w16du:dateUtc="2026-06-22T05:12:00Z">
        <w:r w:rsidR="00F601D0">
          <w:rPr>
            <w:rFonts w:ascii="Cambria" w:hAnsi="Cambria"/>
            <w:sz w:val="28"/>
            <w:szCs w:val="28"/>
          </w:rPr>
          <w:delText xml:space="preserve">was </w:delText>
        </w:r>
        <w:r w:rsidR="00F601D0" w:rsidDel="00B020A6">
          <w:rPr>
            <w:rFonts w:ascii="Cambria" w:hAnsi="Cambria"/>
            <w:sz w:val="28"/>
            <w:szCs w:val="28"/>
          </w:rPr>
          <w:delText xml:space="preserve">also </w:delText>
        </w:r>
        <w:r w:rsidR="00F601D0">
          <w:rPr>
            <w:rFonts w:ascii="Cambria" w:hAnsi="Cambria"/>
            <w:sz w:val="28"/>
            <w:szCs w:val="28"/>
          </w:rPr>
          <w:delText xml:space="preserve">looking forward </w:delText>
        </w:r>
        <w:r w:rsidR="00F601D0" w:rsidDel="00EF3443">
          <w:rPr>
            <w:rFonts w:ascii="Cambria" w:hAnsi="Cambria"/>
            <w:sz w:val="28"/>
            <w:szCs w:val="28"/>
          </w:rPr>
          <w:delText>t</w:delText>
        </w:r>
      </w:del>
      <w:ins w:id="8221" w:author="Daisy Watt" w:date="2026-06-22T07:12:00Z" w16du:dateUtc="2026-06-22T05:12:00Z">
        <w:r w:rsidR="00EF3443">
          <w:rPr>
            <w:rFonts w:ascii="Cambria" w:hAnsi="Cambria"/>
            <w:sz w:val="28"/>
            <w:szCs w:val="28"/>
          </w:rPr>
          <w:t>t</w:t>
        </w:r>
      </w:ins>
      <w:r w:rsidR="00F601D0">
        <w:rPr>
          <w:rFonts w:ascii="Cambria" w:hAnsi="Cambria"/>
          <w:sz w:val="28"/>
          <w:szCs w:val="28"/>
        </w:rPr>
        <w:t xml:space="preserve">o </w:t>
      </w:r>
      <w:del w:id="8222" w:author="Daisy Watt" w:date="2026-06-22T07:10:00Z" w16du:dateUtc="2026-06-22T05:10:00Z">
        <w:r w:rsidR="00F601D0" w:rsidDel="0033269A">
          <w:rPr>
            <w:rFonts w:ascii="Cambria" w:hAnsi="Cambria"/>
            <w:sz w:val="28"/>
            <w:szCs w:val="28"/>
          </w:rPr>
          <w:delText>seeing</w:delText>
        </w:r>
      </w:del>
      <w:ins w:id="8223" w:author="Daisy Watt" w:date="2026-06-22T07:10:00Z" w16du:dateUtc="2026-06-22T05:10:00Z">
        <w:r w:rsidR="0033269A">
          <w:rPr>
            <w:rFonts w:ascii="Cambria" w:hAnsi="Cambria"/>
            <w:sz w:val="28"/>
            <w:szCs w:val="28"/>
          </w:rPr>
          <w:t>ask</w:t>
        </w:r>
      </w:ins>
      <w:r w:rsidR="00F601D0">
        <w:rPr>
          <w:rFonts w:ascii="Cambria" w:hAnsi="Cambria"/>
          <w:sz w:val="28"/>
          <w:szCs w:val="28"/>
        </w:rPr>
        <w:t xml:space="preserve"> Violet</w:t>
      </w:r>
      <w:ins w:id="8224" w:author="Claire S" w:date="2026-05-27T13:53:00Z" w16du:dateUtc="2026-05-27T12:53:00Z">
        <w:r w:rsidR="0006058C">
          <w:rPr>
            <w:rFonts w:ascii="Cambria" w:hAnsi="Cambria"/>
            <w:sz w:val="28"/>
            <w:szCs w:val="28"/>
          </w:rPr>
          <w:t xml:space="preserve"> </w:t>
        </w:r>
        <w:del w:id="8225" w:author="Daisy Watt" w:date="2026-06-22T07:10:00Z" w16du:dateUtc="2026-06-22T05:10:00Z">
          <w:r w:rsidR="0006058C">
            <w:rPr>
              <w:rFonts w:ascii="Cambria" w:hAnsi="Cambria"/>
              <w:sz w:val="28"/>
              <w:szCs w:val="28"/>
            </w:rPr>
            <w:delText xml:space="preserve">and hearing about </w:delText>
          </w:r>
        </w:del>
      </w:ins>
      <w:ins w:id="8226" w:author="Claire S" w:date="2026-06-03T16:53:00Z" w16du:dateUtc="2026-06-03T15:53:00Z">
        <w:r w:rsidR="007C3A86">
          <w:rPr>
            <w:rFonts w:ascii="Cambria" w:hAnsi="Cambria"/>
            <w:sz w:val="28"/>
            <w:szCs w:val="28"/>
          </w:rPr>
          <w:t>wha</w:t>
        </w:r>
      </w:ins>
      <w:ins w:id="8227" w:author="Claire S" w:date="2026-06-03T16:54:00Z" w16du:dateUtc="2026-06-03T15:54:00Z">
        <w:r w:rsidR="007C3A86">
          <w:rPr>
            <w:rFonts w:ascii="Cambria" w:hAnsi="Cambria"/>
            <w:sz w:val="28"/>
            <w:szCs w:val="28"/>
          </w:rPr>
          <w:t xml:space="preserve">t </w:t>
        </w:r>
        <w:r w:rsidR="007C3A86" w:rsidRPr="00E5502B">
          <w:rPr>
            <w:rFonts w:ascii="Cambria" w:hAnsi="Cambria"/>
            <w:sz w:val="28"/>
            <w:szCs w:val="28"/>
          </w:rPr>
          <w:t>had really gone</w:t>
        </w:r>
        <w:r w:rsidR="007C3A86">
          <w:rPr>
            <w:rFonts w:ascii="Cambria" w:hAnsi="Cambria"/>
            <w:sz w:val="28"/>
            <w:szCs w:val="28"/>
          </w:rPr>
          <w:t xml:space="preserve"> on at </w:t>
        </w:r>
      </w:ins>
      <w:ins w:id="8228" w:author="Daisy Watt" w:date="2026-06-22T07:06:00Z" w16du:dateUtc="2026-06-22T05:06:00Z">
        <w:del w:id="8229" w:author="Claire S" w:date="2026-07-22T12:20:00Z" w16du:dateUtc="2026-07-22T11:20:00Z">
          <w:r w:rsidR="005B2D71" w:rsidDel="007E046F">
            <w:rPr>
              <w:rFonts w:ascii="Cambria" w:hAnsi="Cambria"/>
              <w:sz w:val="28"/>
              <w:szCs w:val="28"/>
            </w:rPr>
            <w:delText>a</w:delText>
          </w:r>
        </w:del>
      </w:ins>
      <w:ins w:id="8230" w:author="Claire S" w:date="2026-05-27T13:53:00Z" w16du:dateUtc="2026-05-27T12:53:00Z">
        <w:r w:rsidR="0006058C">
          <w:rPr>
            <w:rFonts w:ascii="Cambria" w:hAnsi="Cambria"/>
            <w:sz w:val="28"/>
            <w:szCs w:val="28"/>
          </w:rPr>
          <w:t>Saturday night</w:t>
        </w:r>
      </w:ins>
      <w:ins w:id="8231" w:author="Claire S" w:date="2026-07-22T12:20:00Z" w16du:dateUtc="2026-07-22T11:20:00Z">
        <w:r w:rsidR="007E046F">
          <w:rPr>
            <w:rFonts w:ascii="Cambria" w:hAnsi="Cambria"/>
            <w:sz w:val="28"/>
            <w:szCs w:val="28"/>
          </w:rPr>
          <w:t>’s awards</w:t>
        </w:r>
      </w:ins>
      <w:del w:id="8232" w:author="Claire S" w:date="2026-05-27T13:54:00Z" w16du:dateUtc="2026-05-27T12:54:00Z">
        <w:r w:rsidR="00F601D0" w:rsidDel="00772094">
          <w:rPr>
            <w:rFonts w:ascii="Cambria" w:hAnsi="Cambria"/>
            <w:sz w:val="28"/>
            <w:szCs w:val="28"/>
          </w:rPr>
          <w:delText xml:space="preserve">, </w:delText>
        </w:r>
      </w:del>
      <w:ins w:id="8233" w:author="Claire S" w:date="2026-05-27T13:54:00Z" w16du:dateUtc="2026-05-27T12:54:00Z">
        <w:r w:rsidR="00772094">
          <w:rPr>
            <w:rFonts w:ascii="Cambria" w:hAnsi="Cambria"/>
            <w:sz w:val="28"/>
            <w:szCs w:val="28"/>
          </w:rPr>
          <w:t>. Maybe the</w:t>
        </w:r>
      </w:ins>
      <w:ins w:id="8234" w:author="Daisy Watt" w:date="2026-06-22T07:12:00Z" w16du:dateUtc="2026-06-22T05:12:00Z">
        <w:r w:rsidR="002D0A13">
          <w:rPr>
            <w:rFonts w:ascii="Cambria" w:hAnsi="Cambria"/>
            <w:sz w:val="28"/>
            <w:szCs w:val="28"/>
          </w:rPr>
          <w:t>n, they</w:t>
        </w:r>
      </w:ins>
      <w:ins w:id="8235" w:author="Claire S" w:date="2026-05-27T13:54:00Z" w16du:dateUtc="2026-05-27T12:54:00Z">
        <w:del w:id="8236" w:author="Daisy Watt" w:date="2026-06-22T07:12:00Z" w16du:dateUtc="2026-06-22T05:12:00Z">
          <w:r w:rsidR="00772094" w:rsidDel="002D0A13">
            <w:rPr>
              <w:rFonts w:ascii="Cambria" w:hAnsi="Cambria"/>
              <w:sz w:val="28"/>
              <w:szCs w:val="28"/>
            </w:rPr>
            <w:delText>y</w:delText>
          </w:r>
        </w:del>
        <w:r w:rsidR="00772094">
          <w:rPr>
            <w:rFonts w:ascii="Cambria" w:hAnsi="Cambria"/>
            <w:sz w:val="28"/>
            <w:szCs w:val="28"/>
          </w:rPr>
          <w:t xml:space="preserve"> could start to</w:t>
        </w:r>
      </w:ins>
      <w:del w:id="8237" w:author="Claire S" w:date="2026-05-27T13:53:00Z" w16du:dateUtc="2026-05-27T12:53:00Z">
        <w:r w:rsidR="00F601D0" w:rsidDel="0006058C">
          <w:rPr>
            <w:rFonts w:ascii="Cambria" w:hAnsi="Cambria"/>
            <w:sz w:val="28"/>
            <w:szCs w:val="28"/>
          </w:rPr>
          <w:delText xml:space="preserve">if only to </w:delText>
        </w:r>
      </w:del>
      <w:del w:id="8238" w:author="Claire S" w:date="2026-05-11T14:22:00Z" w16du:dateUtc="2026-05-11T13:22:00Z">
        <w:r w:rsidR="00F601D0">
          <w:rPr>
            <w:rFonts w:ascii="Cambria" w:hAnsi="Cambria"/>
            <w:sz w:val="28"/>
            <w:szCs w:val="28"/>
          </w:rPr>
          <w:delText xml:space="preserve">commiserate </w:delText>
        </w:r>
      </w:del>
      <w:del w:id="8239" w:author="Claire S" w:date="2026-05-27T13:53:00Z" w16du:dateUtc="2026-05-27T12:53:00Z">
        <w:r w:rsidR="00F601D0" w:rsidDel="0006058C">
          <w:rPr>
            <w:rFonts w:ascii="Cambria" w:hAnsi="Cambria"/>
            <w:sz w:val="28"/>
            <w:szCs w:val="28"/>
          </w:rPr>
          <w:delText>about Dex</w:delText>
        </w:r>
        <w:r w:rsidDel="0006058C">
          <w:rPr>
            <w:rFonts w:ascii="Cambria" w:hAnsi="Cambria"/>
            <w:sz w:val="28"/>
            <w:szCs w:val="28"/>
          </w:rPr>
          <w:delText xml:space="preserve"> </w:delText>
        </w:r>
      </w:del>
      <w:del w:id="8240" w:author="Claire S" w:date="2026-05-27T13:54:00Z" w16du:dateUtc="2026-05-27T12:54:00Z">
        <w:r w:rsidDel="00772094">
          <w:rPr>
            <w:rFonts w:ascii="Cambria" w:hAnsi="Cambria"/>
            <w:sz w:val="28"/>
            <w:szCs w:val="28"/>
          </w:rPr>
          <w:delText>and</w:delText>
        </w:r>
      </w:del>
      <w:r>
        <w:rPr>
          <w:rFonts w:ascii="Cambria" w:hAnsi="Cambria"/>
          <w:sz w:val="28"/>
          <w:szCs w:val="28"/>
        </w:rPr>
        <w:t xml:space="preserve"> </w:t>
      </w:r>
      <w:ins w:id="8241" w:author="Claire S" w:date="2026-05-27T13:54:00Z" w16du:dateUtc="2026-05-27T12:54:00Z">
        <w:r w:rsidR="0006058C">
          <w:rPr>
            <w:rFonts w:ascii="Cambria" w:hAnsi="Cambria"/>
            <w:sz w:val="28"/>
            <w:szCs w:val="28"/>
          </w:rPr>
          <w:t xml:space="preserve">work out why they were </w:t>
        </w:r>
      </w:ins>
      <w:r>
        <w:rPr>
          <w:rFonts w:ascii="Cambria" w:hAnsi="Cambria"/>
          <w:sz w:val="28"/>
          <w:szCs w:val="28"/>
        </w:rPr>
        <w:t xml:space="preserve">both </w:t>
      </w:r>
      <w:del w:id="8242" w:author="Claire S" w:date="2026-05-27T13:54:00Z" w16du:dateUtc="2026-05-27T12:54:00Z">
        <w:r w:rsidDel="0006058C">
          <w:rPr>
            <w:rFonts w:ascii="Cambria" w:hAnsi="Cambria"/>
            <w:sz w:val="28"/>
            <w:szCs w:val="28"/>
          </w:rPr>
          <w:delText xml:space="preserve">being </w:delText>
        </w:r>
      </w:del>
      <w:r>
        <w:rPr>
          <w:rFonts w:ascii="Cambria" w:hAnsi="Cambria"/>
          <w:sz w:val="28"/>
          <w:szCs w:val="28"/>
        </w:rPr>
        <w:t>on the</w:t>
      </w:r>
      <w:r w:rsidR="006718E0">
        <w:rPr>
          <w:rFonts w:ascii="Cambria" w:hAnsi="Cambria"/>
          <w:sz w:val="28"/>
          <w:szCs w:val="28"/>
        </w:rPr>
        <w:t xml:space="preserve"> </w:t>
      </w:r>
      <w:del w:id="8243" w:author="Claire S" w:date="2026-07-22T12:20:00Z" w16du:dateUtc="2026-07-22T11:20:00Z">
        <w:r w:rsidR="006718E0" w:rsidDel="007E046F">
          <w:rPr>
            <w:rFonts w:ascii="Cambria" w:hAnsi="Cambria"/>
            <w:sz w:val="28"/>
            <w:szCs w:val="28"/>
          </w:rPr>
          <w:delText>weird</w:delText>
        </w:r>
        <w:r w:rsidDel="007E046F">
          <w:rPr>
            <w:rFonts w:ascii="Cambria" w:hAnsi="Cambria"/>
            <w:sz w:val="28"/>
            <w:szCs w:val="28"/>
          </w:rPr>
          <w:delText xml:space="preserve"> </w:delText>
        </w:r>
      </w:del>
      <w:r>
        <w:rPr>
          <w:rFonts w:ascii="Cambria" w:hAnsi="Cambria"/>
          <w:sz w:val="28"/>
          <w:szCs w:val="28"/>
        </w:rPr>
        <w:t>bloody List</w:t>
      </w:r>
      <w:r w:rsidR="00F601D0">
        <w:rPr>
          <w:rFonts w:ascii="Cambria" w:hAnsi="Cambria"/>
          <w:sz w:val="28"/>
          <w:szCs w:val="28"/>
        </w:rPr>
        <w:t xml:space="preserve">. </w:t>
      </w:r>
    </w:p>
    <w:p w14:paraId="5BFE1BFD" w14:textId="736D53D4" w:rsidR="00F601D0" w:rsidDel="0006058C" w:rsidRDefault="00941F8B" w:rsidP="006D72C8">
      <w:pPr>
        <w:spacing w:line="360" w:lineRule="auto"/>
        <w:ind w:firstLine="720"/>
        <w:contextualSpacing/>
        <w:rPr>
          <w:del w:id="8244" w:author="Claire S" w:date="2026-05-27T13:54:00Z" w16du:dateUtc="2026-05-27T12:54:00Z"/>
          <w:rFonts w:ascii="Cambria" w:hAnsi="Cambria"/>
          <w:sz w:val="28"/>
          <w:szCs w:val="28"/>
        </w:rPr>
      </w:pPr>
      <w:del w:id="8245" w:author="Claire S" w:date="2026-05-27T13:52:00Z" w16du:dateUtc="2026-05-27T12:52:00Z">
        <w:r w:rsidDel="0006058C">
          <w:rPr>
            <w:rFonts w:ascii="Cambria" w:hAnsi="Cambria"/>
            <w:sz w:val="28"/>
            <w:szCs w:val="28"/>
          </w:rPr>
          <w:delText xml:space="preserve">And </w:delText>
        </w:r>
      </w:del>
      <w:del w:id="8246" w:author="Claire S" w:date="2026-05-27T13:53:00Z" w16du:dateUtc="2026-05-27T12:53:00Z">
        <w:r w:rsidDel="0006058C">
          <w:rPr>
            <w:rFonts w:ascii="Cambria" w:hAnsi="Cambria"/>
            <w:sz w:val="28"/>
            <w:szCs w:val="28"/>
          </w:rPr>
          <w:delText>i</w:delText>
        </w:r>
        <w:r w:rsidR="00813CAA" w:rsidDel="0006058C">
          <w:rPr>
            <w:rFonts w:ascii="Cambria" w:hAnsi="Cambria"/>
            <w:sz w:val="28"/>
            <w:szCs w:val="28"/>
          </w:rPr>
          <w:delText>f</w:delText>
        </w:r>
        <w:r w:rsidR="006D72C8" w:rsidDel="0006058C">
          <w:rPr>
            <w:rFonts w:ascii="Cambria" w:hAnsi="Cambria"/>
            <w:sz w:val="28"/>
            <w:szCs w:val="28"/>
          </w:rPr>
          <w:delText xml:space="preserve"> </w:delText>
        </w:r>
      </w:del>
      <w:del w:id="8247" w:author="Claire S" w:date="2026-05-27T13:52:00Z" w16du:dateUtc="2026-05-27T12:52:00Z">
        <w:r w:rsidR="006D72C8" w:rsidDel="0006058C">
          <w:rPr>
            <w:rFonts w:ascii="Cambria" w:hAnsi="Cambria"/>
            <w:sz w:val="28"/>
            <w:szCs w:val="28"/>
          </w:rPr>
          <w:delText xml:space="preserve">she </w:delText>
        </w:r>
      </w:del>
      <w:del w:id="8248" w:author="Claire S" w:date="2026-05-27T13:53:00Z" w16du:dateUtc="2026-05-27T12:53:00Z">
        <w:r w:rsidR="006D72C8" w:rsidDel="0006058C">
          <w:rPr>
            <w:rFonts w:ascii="Cambria" w:hAnsi="Cambria"/>
            <w:sz w:val="28"/>
            <w:szCs w:val="28"/>
          </w:rPr>
          <w:delText xml:space="preserve">could </w:delText>
        </w:r>
        <w:r w:rsidR="00F601D0" w:rsidDel="0006058C">
          <w:rPr>
            <w:rFonts w:ascii="Cambria" w:hAnsi="Cambria"/>
            <w:sz w:val="28"/>
            <w:szCs w:val="28"/>
          </w:rPr>
          <w:delText xml:space="preserve">find out more about </w:delText>
        </w:r>
      </w:del>
      <w:del w:id="8249" w:author="Claire S" w:date="2026-05-27T13:52:00Z" w16du:dateUtc="2026-05-27T12:52:00Z">
        <w:r w:rsidR="00F601D0" w:rsidDel="0006058C">
          <w:rPr>
            <w:rFonts w:ascii="Cambria" w:hAnsi="Cambria"/>
            <w:sz w:val="28"/>
            <w:szCs w:val="28"/>
          </w:rPr>
          <w:delText>what had happened</w:delText>
        </w:r>
      </w:del>
      <w:del w:id="8250" w:author="Claire S" w:date="2026-05-27T13:53:00Z" w16du:dateUtc="2026-05-27T12:53:00Z">
        <w:r w:rsidR="00F601D0" w:rsidDel="0006058C">
          <w:rPr>
            <w:rFonts w:ascii="Cambria" w:hAnsi="Cambria"/>
            <w:sz w:val="28"/>
            <w:szCs w:val="28"/>
          </w:rPr>
          <w:delText xml:space="preserve"> </w:delText>
        </w:r>
        <w:r w:rsidDel="0006058C">
          <w:rPr>
            <w:rFonts w:ascii="Cambria" w:hAnsi="Cambria"/>
            <w:sz w:val="28"/>
            <w:szCs w:val="28"/>
          </w:rPr>
          <w:delText xml:space="preserve">at the Awards on </w:delText>
        </w:r>
        <w:r w:rsidR="00F601D0" w:rsidDel="0006058C">
          <w:rPr>
            <w:rFonts w:ascii="Cambria" w:hAnsi="Cambria"/>
            <w:sz w:val="28"/>
            <w:szCs w:val="28"/>
          </w:rPr>
          <w:delText>Sat</w:delText>
        </w:r>
        <w:r w:rsidR="00BD651D" w:rsidDel="0006058C">
          <w:rPr>
            <w:rFonts w:ascii="Cambria" w:hAnsi="Cambria"/>
            <w:sz w:val="28"/>
            <w:szCs w:val="28"/>
          </w:rPr>
          <w:delText>urday</w:delText>
        </w:r>
        <w:r w:rsidR="00F601D0" w:rsidDel="0006058C">
          <w:rPr>
            <w:rFonts w:ascii="Cambria" w:hAnsi="Cambria"/>
            <w:sz w:val="28"/>
            <w:szCs w:val="28"/>
          </w:rPr>
          <w:delText xml:space="preserve"> nigh</w:delText>
        </w:r>
        <w:r w:rsidR="006D72C8" w:rsidDel="0006058C">
          <w:rPr>
            <w:rFonts w:ascii="Cambria" w:hAnsi="Cambria"/>
            <w:sz w:val="28"/>
            <w:szCs w:val="28"/>
          </w:rPr>
          <w:delText>t</w:delText>
        </w:r>
      </w:del>
      <w:del w:id="8251" w:author="Claire S" w:date="2026-05-27T13:54:00Z" w16du:dateUtc="2026-05-27T12:54:00Z">
        <w:r w:rsidR="006D72C8" w:rsidDel="0006058C">
          <w:rPr>
            <w:rFonts w:ascii="Cambria" w:hAnsi="Cambria"/>
            <w:sz w:val="28"/>
            <w:szCs w:val="28"/>
          </w:rPr>
          <w:delText xml:space="preserve">, </w:delText>
        </w:r>
      </w:del>
      <w:del w:id="8252" w:author="Claire S" w:date="2026-05-27T13:52:00Z" w16du:dateUtc="2026-05-27T12:52:00Z">
        <w:r w:rsidR="006D72C8" w:rsidDel="0006058C">
          <w:rPr>
            <w:rFonts w:ascii="Cambria" w:hAnsi="Cambria"/>
            <w:sz w:val="28"/>
            <w:szCs w:val="28"/>
          </w:rPr>
          <w:delText xml:space="preserve">Clara </w:delText>
        </w:r>
      </w:del>
      <w:del w:id="8253" w:author="Claire S" w:date="2026-05-27T13:54:00Z" w16du:dateUtc="2026-05-27T12:54:00Z">
        <w:r w:rsidR="006D72C8" w:rsidDel="0006058C">
          <w:rPr>
            <w:rFonts w:ascii="Cambria" w:hAnsi="Cambria"/>
            <w:sz w:val="28"/>
            <w:szCs w:val="28"/>
          </w:rPr>
          <w:delText xml:space="preserve">had </w:delText>
        </w:r>
      </w:del>
      <w:del w:id="8254" w:author="Claire S" w:date="2026-05-27T13:52:00Z" w16du:dateUtc="2026-05-27T12:52:00Z">
        <w:r w:rsidR="006D72C8" w:rsidDel="0006058C">
          <w:rPr>
            <w:rFonts w:ascii="Cambria" w:hAnsi="Cambria"/>
            <w:sz w:val="28"/>
            <w:szCs w:val="28"/>
          </w:rPr>
          <w:delText>a better</w:delText>
        </w:r>
      </w:del>
      <w:del w:id="8255" w:author="Claire S" w:date="2026-05-27T13:54:00Z" w16du:dateUtc="2026-05-27T12:54:00Z">
        <w:r w:rsidR="006D72C8" w:rsidDel="0006058C">
          <w:rPr>
            <w:rFonts w:ascii="Cambria" w:hAnsi="Cambria"/>
            <w:sz w:val="28"/>
            <w:szCs w:val="28"/>
          </w:rPr>
          <w:delText xml:space="preserve"> hope of understanding why </w:delText>
        </w:r>
        <w:r w:rsidR="00F601D0" w:rsidDel="0006058C">
          <w:rPr>
            <w:rFonts w:ascii="Cambria" w:hAnsi="Cambria"/>
            <w:sz w:val="28"/>
            <w:szCs w:val="28"/>
          </w:rPr>
          <w:delText>she was in</w:delText>
        </w:r>
        <w:r w:rsidR="006D72C8" w:rsidDel="0006058C">
          <w:rPr>
            <w:rFonts w:ascii="Cambria" w:hAnsi="Cambria"/>
            <w:sz w:val="28"/>
            <w:szCs w:val="28"/>
          </w:rPr>
          <w:delText xml:space="preserve"> such esteemed</w:delText>
        </w:r>
        <w:r w:rsidR="00F601D0" w:rsidDel="0006058C">
          <w:rPr>
            <w:rFonts w:ascii="Cambria" w:hAnsi="Cambria"/>
            <w:sz w:val="28"/>
            <w:szCs w:val="28"/>
          </w:rPr>
          <w:delText xml:space="preserve"> company</w:delText>
        </w:r>
      </w:del>
      <w:del w:id="8256" w:author="Claire S" w:date="2026-05-27T13:53:00Z" w16du:dateUtc="2026-05-27T12:53:00Z">
        <w:r w:rsidR="006D72C8" w:rsidDel="0006058C">
          <w:rPr>
            <w:rFonts w:ascii="Cambria" w:hAnsi="Cambria"/>
            <w:sz w:val="28"/>
            <w:szCs w:val="28"/>
          </w:rPr>
          <w:delText xml:space="preserve"> and </w:delText>
        </w:r>
        <w:r w:rsidR="00F601D0" w:rsidDel="0006058C">
          <w:rPr>
            <w:rFonts w:ascii="Cambria" w:hAnsi="Cambria"/>
            <w:sz w:val="28"/>
            <w:szCs w:val="28"/>
          </w:rPr>
          <w:delText xml:space="preserve">on the </w:delText>
        </w:r>
        <w:r w:rsidR="006B598F" w:rsidDel="0006058C">
          <w:rPr>
            <w:rFonts w:ascii="Cambria" w:hAnsi="Cambria"/>
            <w:sz w:val="28"/>
            <w:szCs w:val="28"/>
          </w:rPr>
          <w:delText>L</w:delText>
        </w:r>
        <w:r w:rsidR="00F601D0" w:rsidDel="0006058C">
          <w:rPr>
            <w:rFonts w:ascii="Cambria" w:hAnsi="Cambria"/>
            <w:sz w:val="28"/>
            <w:szCs w:val="28"/>
          </w:rPr>
          <w:delText xml:space="preserve">ist too. </w:delText>
        </w:r>
      </w:del>
    </w:p>
    <w:p w14:paraId="0348D66B" w14:textId="31D1BDF4" w:rsidR="006D72C8" w:rsidRDefault="00F601D0" w:rsidP="00F601D0">
      <w:pPr>
        <w:spacing w:line="360" w:lineRule="auto"/>
        <w:ind w:firstLine="720"/>
        <w:contextualSpacing/>
        <w:rPr>
          <w:del w:id="8257" w:author="Claire S" w:date="2026-05-11T14:21:00Z" w16du:dateUtc="2026-05-11T13:21:00Z"/>
          <w:rFonts w:ascii="Cambria" w:hAnsi="Cambria"/>
          <w:sz w:val="28"/>
          <w:szCs w:val="28"/>
        </w:rPr>
      </w:pPr>
      <w:r>
        <w:rPr>
          <w:rFonts w:ascii="Cambria" w:hAnsi="Cambria"/>
          <w:sz w:val="28"/>
          <w:szCs w:val="28"/>
        </w:rPr>
        <w:t>But the atmosphere in the hushed office</w:t>
      </w:r>
      <w:r w:rsidR="006D72C8">
        <w:rPr>
          <w:rFonts w:ascii="Cambria" w:hAnsi="Cambria"/>
          <w:sz w:val="28"/>
          <w:szCs w:val="28"/>
        </w:rPr>
        <w:t>s</w:t>
      </w:r>
      <w:r>
        <w:rPr>
          <w:rFonts w:ascii="Cambria" w:hAnsi="Cambria"/>
          <w:sz w:val="28"/>
          <w:szCs w:val="28"/>
        </w:rPr>
        <w:t xml:space="preserve"> immediately felt </w:t>
      </w:r>
      <w:r w:rsidR="00941F8B">
        <w:rPr>
          <w:rFonts w:ascii="Cambria" w:hAnsi="Cambria"/>
          <w:sz w:val="28"/>
          <w:szCs w:val="28"/>
        </w:rPr>
        <w:t>odd. N</w:t>
      </w:r>
      <w:r>
        <w:rPr>
          <w:rFonts w:ascii="Cambria" w:hAnsi="Cambria"/>
          <w:sz w:val="28"/>
          <w:szCs w:val="28"/>
        </w:rPr>
        <w:t>o</w:t>
      </w:r>
      <w:del w:id="8258" w:author="Daisy Watt" w:date="2026-06-22T07:07:00Z" w16du:dateUtc="2026-06-22T05:07:00Z">
        <w:r>
          <w:rPr>
            <w:rFonts w:ascii="Cambria" w:hAnsi="Cambria"/>
            <w:sz w:val="28"/>
            <w:szCs w:val="28"/>
          </w:rPr>
          <w:delText>-</w:delText>
        </w:r>
      </w:del>
      <w:ins w:id="8259" w:author="Daisy Watt" w:date="2026-06-22T07:07:00Z" w16du:dateUtc="2026-06-22T05:07:00Z">
        <w:r w:rsidR="003263BC">
          <w:rPr>
            <w:rFonts w:ascii="Cambria" w:hAnsi="Cambria"/>
            <w:sz w:val="28"/>
            <w:szCs w:val="28"/>
          </w:rPr>
          <w:t xml:space="preserve"> </w:t>
        </w:r>
      </w:ins>
      <w:r>
        <w:rPr>
          <w:rFonts w:ascii="Cambria" w:hAnsi="Cambria"/>
          <w:sz w:val="28"/>
          <w:szCs w:val="28"/>
        </w:rPr>
        <w:t xml:space="preserve">one was gossiping in the kitchen, or by the </w:t>
      </w:r>
      <w:del w:id="8260" w:author="Daisy Watt" w:date="2026-06-22T07:07:00Z" w16du:dateUtc="2026-06-22T05:07:00Z">
        <w:r w:rsidR="00A73A6E">
          <w:rPr>
            <w:rFonts w:ascii="Cambria" w:hAnsi="Cambria"/>
            <w:sz w:val="28"/>
            <w:szCs w:val="28"/>
          </w:rPr>
          <w:delText xml:space="preserve">actual </w:delText>
        </w:r>
      </w:del>
      <w:r>
        <w:rPr>
          <w:rFonts w:ascii="Cambria" w:hAnsi="Cambria"/>
          <w:sz w:val="28"/>
          <w:szCs w:val="28"/>
        </w:rPr>
        <w:t>water</w:t>
      </w:r>
      <w:ins w:id="8261" w:author="Daisy Watt" w:date="2026-06-22T07:07:00Z" w16du:dateUtc="2026-06-22T05:07:00Z">
        <w:r w:rsidR="00BA3208">
          <w:rPr>
            <w:rFonts w:ascii="Cambria" w:hAnsi="Cambria"/>
            <w:sz w:val="28"/>
            <w:szCs w:val="28"/>
          </w:rPr>
          <w:t xml:space="preserve"> </w:t>
        </w:r>
      </w:ins>
      <w:r>
        <w:rPr>
          <w:rFonts w:ascii="Cambria" w:hAnsi="Cambria"/>
          <w:sz w:val="28"/>
          <w:szCs w:val="28"/>
        </w:rPr>
        <w:t xml:space="preserve">cooler, like they normally </w:t>
      </w:r>
      <w:r w:rsidR="00C97983">
        <w:rPr>
          <w:rFonts w:ascii="Cambria" w:hAnsi="Cambria"/>
          <w:sz w:val="28"/>
          <w:szCs w:val="28"/>
        </w:rPr>
        <w:t>did a</w:t>
      </w:r>
      <w:r>
        <w:rPr>
          <w:rFonts w:ascii="Cambria" w:hAnsi="Cambria"/>
          <w:sz w:val="28"/>
          <w:szCs w:val="28"/>
        </w:rPr>
        <w:t xml:space="preserve">fter the weekend </w:t>
      </w:r>
      <w:del w:id="8262" w:author="Daisy Watt" w:date="2026-06-22T07:07:00Z" w16du:dateUtc="2026-06-22T05:07:00Z">
        <w:r>
          <w:rPr>
            <w:rFonts w:ascii="Cambria" w:hAnsi="Cambria"/>
            <w:sz w:val="28"/>
            <w:szCs w:val="28"/>
          </w:rPr>
          <w:delText>-</w:delText>
        </w:r>
      </w:del>
      <w:ins w:id="8263" w:author="Daisy Watt" w:date="2026-06-22T07:07:00Z" w16du:dateUtc="2026-06-22T05:07:00Z">
        <w:r w:rsidR="00BA3208">
          <w:rPr>
            <w:rFonts w:ascii="Cambria" w:hAnsi="Cambria"/>
            <w:sz w:val="28"/>
            <w:szCs w:val="28"/>
          </w:rPr>
          <w:t>–</w:t>
        </w:r>
      </w:ins>
      <w:r>
        <w:rPr>
          <w:rFonts w:ascii="Cambria" w:hAnsi="Cambria"/>
          <w:sz w:val="28"/>
          <w:szCs w:val="28"/>
        </w:rPr>
        <w:t xml:space="preserve"> and </w:t>
      </w:r>
      <w:del w:id="8264" w:author="Claire S" w:date="2026-05-11T14:21:00Z" w16du:dateUtc="2026-05-11T13:21:00Z">
        <w:r w:rsidR="006D72C8">
          <w:rPr>
            <w:rFonts w:ascii="Cambria" w:hAnsi="Cambria"/>
            <w:sz w:val="28"/>
            <w:szCs w:val="28"/>
          </w:rPr>
          <w:delText xml:space="preserve">it was obvious that </w:delText>
        </w:r>
      </w:del>
      <w:r>
        <w:rPr>
          <w:rFonts w:ascii="Cambria" w:hAnsi="Cambria"/>
          <w:sz w:val="28"/>
          <w:szCs w:val="28"/>
        </w:rPr>
        <w:t xml:space="preserve">Violet’s chair outside Dex’s </w:t>
      </w:r>
      <w:r w:rsidR="006D72C8">
        <w:rPr>
          <w:rFonts w:ascii="Cambria" w:hAnsi="Cambria"/>
          <w:sz w:val="28"/>
          <w:szCs w:val="28"/>
        </w:rPr>
        <w:t>door</w:t>
      </w:r>
      <w:r>
        <w:rPr>
          <w:rFonts w:ascii="Cambria" w:hAnsi="Cambria"/>
          <w:sz w:val="28"/>
          <w:szCs w:val="28"/>
        </w:rPr>
        <w:t xml:space="preserve"> was </w:t>
      </w:r>
      <w:r w:rsidR="006D72C8">
        <w:rPr>
          <w:rFonts w:ascii="Cambria" w:hAnsi="Cambria"/>
          <w:sz w:val="28"/>
          <w:szCs w:val="28"/>
        </w:rPr>
        <w:t xml:space="preserve">as </w:t>
      </w:r>
      <w:r>
        <w:rPr>
          <w:rFonts w:ascii="Cambria" w:hAnsi="Cambria"/>
          <w:sz w:val="28"/>
          <w:szCs w:val="28"/>
        </w:rPr>
        <w:t>empty</w:t>
      </w:r>
      <w:r w:rsidR="006D72C8">
        <w:rPr>
          <w:rFonts w:ascii="Cambria" w:hAnsi="Cambria"/>
          <w:sz w:val="28"/>
          <w:szCs w:val="28"/>
        </w:rPr>
        <w:t xml:space="preserve"> as his office</w:t>
      </w:r>
      <w:r>
        <w:rPr>
          <w:rFonts w:ascii="Cambria" w:hAnsi="Cambria"/>
          <w:sz w:val="28"/>
          <w:szCs w:val="28"/>
        </w:rPr>
        <w:t xml:space="preserve">. </w:t>
      </w:r>
    </w:p>
    <w:p w14:paraId="071E4760" w14:textId="77777777" w:rsidR="007A5669" w:rsidRDefault="007A5669" w:rsidP="00F601D0">
      <w:pPr>
        <w:spacing w:line="360" w:lineRule="auto"/>
        <w:ind w:firstLine="720"/>
        <w:contextualSpacing/>
        <w:rPr>
          <w:ins w:id="8265" w:author="Claire S" w:date="2026-05-11T14:21:00Z" w16du:dateUtc="2026-05-11T13:21:00Z"/>
          <w:rFonts w:ascii="Cambria" w:hAnsi="Cambria"/>
          <w:sz w:val="28"/>
          <w:szCs w:val="28"/>
        </w:rPr>
      </w:pPr>
    </w:p>
    <w:p w14:paraId="3E849945" w14:textId="0A60CE9C" w:rsidR="00F601D0" w:rsidRDefault="00C97983" w:rsidP="00F601D0">
      <w:pPr>
        <w:spacing w:line="360" w:lineRule="auto"/>
        <w:ind w:firstLine="720"/>
        <w:contextualSpacing/>
        <w:rPr>
          <w:rFonts w:ascii="Cambria" w:hAnsi="Cambria"/>
          <w:sz w:val="28"/>
          <w:szCs w:val="28"/>
        </w:rPr>
      </w:pPr>
      <w:r>
        <w:rPr>
          <w:rFonts w:ascii="Cambria" w:hAnsi="Cambria"/>
          <w:sz w:val="28"/>
          <w:szCs w:val="28"/>
        </w:rPr>
        <w:t xml:space="preserve">As </w:t>
      </w:r>
      <w:r w:rsidR="006D72C8">
        <w:rPr>
          <w:rFonts w:ascii="Cambria" w:hAnsi="Cambria"/>
          <w:sz w:val="28"/>
          <w:szCs w:val="28"/>
        </w:rPr>
        <w:t>Clara</w:t>
      </w:r>
      <w:r>
        <w:rPr>
          <w:rFonts w:ascii="Cambria" w:hAnsi="Cambria"/>
          <w:sz w:val="28"/>
          <w:szCs w:val="28"/>
        </w:rPr>
        <w:t xml:space="preserve"> </w:t>
      </w:r>
      <w:r w:rsidR="001C433A">
        <w:rPr>
          <w:rFonts w:ascii="Cambria" w:hAnsi="Cambria"/>
          <w:sz w:val="28"/>
          <w:szCs w:val="28"/>
        </w:rPr>
        <w:t>hurri</w:t>
      </w:r>
      <w:r>
        <w:rPr>
          <w:rFonts w:ascii="Cambria" w:hAnsi="Cambria"/>
          <w:sz w:val="28"/>
          <w:szCs w:val="28"/>
        </w:rPr>
        <w:t>ed to her own desk</w:t>
      </w:r>
      <w:r w:rsidR="00EF2CF2">
        <w:rPr>
          <w:rFonts w:ascii="Cambria" w:hAnsi="Cambria"/>
          <w:sz w:val="28"/>
          <w:szCs w:val="28"/>
        </w:rPr>
        <w:t xml:space="preserve"> </w:t>
      </w:r>
      <w:r w:rsidR="00E2622D">
        <w:rPr>
          <w:rFonts w:ascii="Cambria" w:hAnsi="Cambria"/>
          <w:sz w:val="28"/>
          <w:szCs w:val="28"/>
        </w:rPr>
        <w:t xml:space="preserve">at the far end of the </w:t>
      </w:r>
      <w:del w:id="8266" w:author="Daisy Watt" w:date="2026-06-22T07:08:00Z" w16du:dateUtc="2026-06-22T05:08:00Z">
        <w:r w:rsidR="00E2622D">
          <w:rPr>
            <w:rFonts w:ascii="Cambria" w:hAnsi="Cambria"/>
            <w:sz w:val="28"/>
            <w:szCs w:val="28"/>
          </w:rPr>
          <w:delText xml:space="preserve">open-plan </w:delText>
        </w:r>
      </w:del>
      <w:del w:id="8267" w:author="Claire S" w:date="2026-05-11T14:17:00Z" w16du:dateUtc="2026-05-11T13:17:00Z">
        <w:r w:rsidR="00E2622D">
          <w:rPr>
            <w:rFonts w:ascii="Cambria" w:hAnsi="Cambria"/>
            <w:sz w:val="28"/>
            <w:szCs w:val="28"/>
          </w:rPr>
          <w:delText xml:space="preserve">first </w:delText>
        </w:r>
      </w:del>
      <w:r w:rsidR="00E2622D">
        <w:rPr>
          <w:rFonts w:ascii="Cambria" w:hAnsi="Cambria"/>
          <w:sz w:val="28"/>
          <w:szCs w:val="28"/>
        </w:rPr>
        <w:t>floor</w:t>
      </w:r>
      <w:r>
        <w:rPr>
          <w:rFonts w:ascii="Cambria" w:hAnsi="Cambria"/>
          <w:sz w:val="28"/>
          <w:szCs w:val="28"/>
        </w:rPr>
        <w:t>, s</w:t>
      </w:r>
      <w:r w:rsidR="00F601D0">
        <w:rPr>
          <w:rFonts w:ascii="Cambria" w:hAnsi="Cambria"/>
          <w:sz w:val="28"/>
          <w:szCs w:val="28"/>
        </w:rPr>
        <w:t>he tried not to stare at th</w:t>
      </w:r>
      <w:ins w:id="8268" w:author="Daisy Watt" w:date="2026-06-22T07:12:00Z" w16du:dateUtc="2026-06-22T05:12:00Z">
        <w:r w:rsidR="00291444">
          <w:rPr>
            <w:rFonts w:ascii="Cambria" w:hAnsi="Cambria"/>
            <w:sz w:val="28"/>
            <w:szCs w:val="28"/>
          </w:rPr>
          <w:t xml:space="preserve">at </w:t>
        </w:r>
      </w:ins>
      <w:del w:id="8269" w:author="Daisy Watt" w:date="2026-06-22T07:12:00Z" w16du:dateUtc="2026-06-22T05:12:00Z">
        <w:r w:rsidR="00F601D0" w:rsidDel="00291444">
          <w:rPr>
            <w:rFonts w:ascii="Cambria" w:hAnsi="Cambria"/>
            <w:sz w:val="28"/>
            <w:szCs w:val="28"/>
          </w:rPr>
          <w:delText>e</w:delText>
        </w:r>
        <w:r w:rsidR="00F601D0">
          <w:rPr>
            <w:rFonts w:ascii="Cambria" w:hAnsi="Cambria"/>
            <w:sz w:val="28"/>
            <w:szCs w:val="28"/>
          </w:rPr>
          <w:delText xml:space="preserve"> </w:delText>
        </w:r>
      </w:del>
      <w:r w:rsidR="00E2622D">
        <w:rPr>
          <w:rFonts w:ascii="Cambria" w:hAnsi="Cambria"/>
          <w:sz w:val="28"/>
          <w:szCs w:val="28"/>
        </w:rPr>
        <w:t xml:space="preserve">small </w:t>
      </w:r>
      <w:r w:rsidR="00F601D0">
        <w:rPr>
          <w:rFonts w:ascii="Cambria" w:hAnsi="Cambria"/>
          <w:sz w:val="28"/>
          <w:szCs w:val="28"/>
        </w:rPr>
        <w:t xml:space="preserve">room where she assumed </w:t>
      </w:r>
      <w:r w:rsidR="001C433A">
        <w:rPr>
          <w:rFonts w:ascii="Cambria" w:hAnsi="Cambria"/>
          <w:sz w:val="28"/>
          <w:szCs w:val="28"/>
        </w:rPr>
        <w:t>Dex</w:t>
      </w:r>
      <w:r w:rsidR="000D4CF4">
        <w:rPr>
          <w:rFonts w:ascii="Cambria" w:hAnsi="Cambria"/>
          <w:sz w:val="28"/>
          <w:szCs w:val="28"/>
        </w:rPr>
        <w:t xml:space="preserve"> had</w:t>
      </w:r>
      <w:r w:rsidR="00F601D0">
        <w:rPr>
          <w:rFonts w:ascii="Cambria" w:hAnsi="Cambria"/>
          <w:sz w:val="28"/>
          <w:szCs w:val="28"/>
        </w:rPr>
        <w:t xml:space="preserve"> died</w:t>
      </w:r>
      <w:r w:rsidR="000D4CF4">
        <w:rPr>
          <w:rFonts w:ascii="Cambria" w:hAnsi="Cambria"/>
          <w:sz w:val="28"/>
          <w:szCs w:val="28"/>
        </w:rPr>
        <w:t>,</w:t>
      </w:r>
      <w:r w:rsidR="006D72C8">
        <w:rPr>
          <w:rFonts w:ascii="Cambria" w:hAnsi="Cambria"/>
          <w:sz w:val="28"/>
          <w:szCs w:val="28"/>
        </w:rPr>
        <w:t xml:space="preserve"> less than </w:t>
      </w:r>
      <w:del w:id="8270" w:author="Daisy Watt" w:date="2026-06-22T07:09:00Z" w16du:dateUtc="2026-06-22T05:09:00Z">
        <w:r w:rsidR="006D72C8">
          <w:rPr>
            <w:rFonts w:ascii="Cambria" w:hAnsi="Cambria"/>
            <w:sz w:val="28"/>
            <w:szCs w:val="28"/>
          </w:rPr>
          <w:delText>twenty-four</w:delText>
        </w:r>
      </w:del>
      <w:ins w:id="8271" w:author="Daisy Watt" w:date="2026-06-22T07:09:00Z" w16du:dateUtc="2026-06-22T05:09:00Z">
        <w:r w:rsidR="007D6480">
          <w:rPr>
            <w:rFonts w:ascii="Cambria" w:hAnsi="Cambria"/>
            <w:sz w:val="28"/>
            <w:szCs w:val="28"/>
          </w:rPr>
          <w:t>thirty-six</w:t>
        </w:r>
      </w:ins>
      <w:r w:rsidR="006D72C8">
        <w:rPr>
          <w:rFonts w:ascii="Cambria" w:hAnsi="Cambria"/>
          <w:sz w:val="28"/>
          <w:szCs w:val="28"/>
        </w:rPr>
        <w:t xml:space="preserve"> hours ago</w:t>
      </w:r>
      <w:r w:rsidR="00E2622D">
        <w:rPr>
          <w:rFonts w:ascii="Cambria" w:hAnsi="Cambria"/>
          <w:sz w:val="28"/>
          <w:szCs w:val="28"/>
        </w:rPr>
        <w:t xml:space="preserve">.  </w:t>
      </w:r>
      <w:del w:id="8272" w:author="Daisy Watt" w:date="2026-06-22T07:13:00Z" w16du:dateUtc="2026-06-22T05:13:00Z">
        <w:r w:rsidR="000D4CF4">
          <w:rPr>
            <w:rFonts w:ascii="Cambria" w:hAnsi="Cambria"/>
            <w:sz w:val="28"/>
            <w:szCs w:val="28"/>
          </w:rPr>
          <w:delText>But a</w:delText>
        </w:r>
        <w:r w:rsidR="00E2622D">
          <w:rPr>
            <w:rFonts w:ascii="Cambria" w:hAnsi="Cambria"/>
            <w:sz w:val="28"/>
            <w:szCs w:val="28"/>
          </w:rPr>
          <w:delText xml:space="preserve">s she </w:delText>
        </w:r>
        <w:r w:rsidR="00EF2CF2">
          <w:rPr>
            <w:rFonts w:ascii="Cambria" w:hAnsi="Cambria"/>
            <w:sz w:val="28"/>
            <w:szCs w:val="28"/>
          </w:rPr>
          <w:delText xml:space="preserve">sat and </w:delText>
        </w:r>
        <w:r w:rsidR="00090A5E" w:rsidDel="00103237">
          <w:rPr>
            <w:rFonts w:ascii="Cambria" w:hAnsi="Cambria"/>
            <w:sz w:val="28"/>
            <w:szCs w:val="28"/>
          </w:rPr>
          <w:delText>s</w:delText>
        </w:r>
      </w:del>
      <w:ins w:id="8273" w:author="Daisy Watt" w:date="2026-06-22T07:13:00Z" w16du:dateUtc="2026-06-22T05:13:00Z">
        <w:r w:rsidR="00103237">
          <w:rPr>
            <w:rFonts w:ascii="Cambria" w:hAnsi="Cambria"/>
            <w:sz w:val="28"/>
            <w:szCs w:val="28"/>
          </w:rPr>
          <w:t>S</w:t>
        </w:r>
      </w:ins>
      <w:r w:rsidR="00090A5E">
        <w:rPr>
          <w:rFonts w:ascii="Cambria" w:hAnsi="Cambria"/>
          <w:sz w:val="28"/>
          <w:szCs w:val="28"/>
        </w:rPr>
        <w:t>witch</w:t>
      </w:r>
      <w:ins w:id="8274" w:author="Claire S" w:date="2026-05-11T14:21:00Z" w16du:dateUtc="2026-05-11T13:21:00Z">
        <w:r w:rsidR="00D07505">
          <w:rPr>
            <w:rFonts w:ascii="Cambria" w:hAnsi="Cambria"/>
            <w:sz w:val="28"/>
            <w:szCs w:val="28"/>
          </w:rPr>
          <w:t xml:space="preserve">ing </w:t>
        </w:r>
      </w:ins>
      <w:del w:id="8275" w:author="Claire S" w:date="2026-05-11T14:21:00Z" w16du:dateUtc="2026-05-11T13:21:00Z">
        <w:r w:rsidR="00090A5E" w:rsidDel="00D07505">
          <w:rPr>
            <w:rFonts w:ascii="Cambria" w:hAnsi="Cambria"/>
            <w:sz w:val="28"/>
            <w:szCs w:val="28"/>
          </w:rPr>
          <w:delText>ed</w:delText>
        </w:r>
        <w:r w:rsidR="00090A5E">
          <w:rPr>
            <w:rFonts w:ascii="Cambria" w:hAnsi="Cambria"/>
            <w:sz w:val="28"/>
            <w:szCs w:val="28"/>
          </w:rPr>
          <w:delText xml:space="preserve"> </w:delText>
        </w:r>
      </w:del>
      <w:r w:rsidR="00090A5E">
        <w:rPr>
          <w:rFonts w:ascii="Cambria" w:hAnsi="Cambria"/>
          <w:sz w:val="28"/>
          <w:szCs w:val="28"/>
        </w:rPr>
        <w:t>her computer on,</w:t>
      </w:r>
      <w:r w:rsidR="00E2622D">
        <w:rPr>
          <w:rFonts w:ascii="Cambria" w:hAnsi="Cambria"/>
          <w:sz w:val="28"/>
          <w:szCs w:val="28"/>
        </w:rPr>
        <w:t xml:space="preserve"> </w:t>
      </w:r>
      <w:r w:rsidR="00F601D0">
        <w:rPr>
          <w:rFonts w:ascii="Cambria" w:hAnsi="Cambria"/>
          <w:sz w:val="28"/>
          <w:szCs w:val="28"/>
        </w:rPr>
        <w:t>she felt deeply unsettled</w:t>
      </w:r>
      <w:ins w:id="8276" w:author="Claire S" w:date="2026-05-12T08:57:00Z" w16du:dateUtc="2026-05-12T07:57:00Z">
        <w:r w:rsidR="004F67E2">
          <w:rPr>
            <w:rFonts w:ascii="Cambria" w:hAnsi="Cambria"/>
            <w:sz w:val="28"/>
            <w:szCs w:val="28"/>
          </w:rPr>
          <w:t xml:space="preserve"> </w:t>
        </w:r>
        <w:del w:id="8277" w:author="Daisy Watt" w:date="2026-06-22T07:09:00Z" w16du:dateUtc="2026-06-22T05:09:00Z">
          <w:r w:rsidR="004F67E2" w:rsidDel="00131442">
            <w:rPr>
              <w:rFonts w:ascii="Cambria" w:hAnsi="Cambria"/>
              <w:sz w:val="28"/>
              <w:szCs w:val="28"/>
            </w:rPr>
            <w:delText>-</w:delText>
          </w:r>
        </w:del>
      </w:ins>
      <w:ins w:id="8278" w:author="Daisy Watt" w:date="2026-06-22T07:09:00Z" w16du:dateUtc="2026-06-22T05:09:00Z">
        <w:r w:rsidR="00131442">
          <w:rPr>
            <w:rFonts w:ascii="Cambria" w:hAnsi="Cambria"/>
            <w:sz w:val="28"/>
            <w:szCs w:val="28"/>
          </w:rPr>
          <w:t>–</w:t>
        </w:r>
      </w:ins>
      <w:del w:id="8279" w:author="Claire S" w:date="2026-05-12T08:57:00Z" w16du:dateUtc="2026-05-12T07:57:00Z">
        <w:r w:rsidR="00F601D0" w:rsidDel="004F67E2">
          <w:rPr>
            <w:rFonts w:ascii="Cambria" w:hAnsi="Cambria"/>
            <w:sz w:val="28"/>
            <w:szCs w:val="28"/>
          </w:rPr>
          <w:delText>.</w:delText>
        </w:r>
      </w:del>
      <w:ins w:id="8280" w:author="Claire S" w:date="2026-05-12T08:56:00Z" w16du:dateUtc="2026-05-12T07:56:00Z">
        <w:r w:rsidR="00C037BB">
          <w:rPr>
            <w:rFonts w:ascii="Cambria" w:hAnsi="Cambria"/>
            <w:sz w:val="28"/>
            <w:szCs w:val="28"/>
          </w:rPr>
          <w:t xml:space="preserve"> not least because she had no idea who she would be reporting to</w:t>
        </w:r>
      </w:ins>
      <w:ins w:id="8281" w:author="Claire S" w:date="2026-05-12T08:57:00Z" w16du:dateUtc="2026-05-12T07:57:00Z">
        <w:r w:rsidR="004F67E2">
          <w:rPr>
            <w:rFonts w:ascii="Cambria" w:hAnsi="Cambria"/>
            <w:sz w:val="28"/>
            <w:szCs w:val="28"/>
          </w:rPr>
          <w:t>,</w:t>
        </w:r>
      </w:ins>
      <w:ins w:id="8282" w:author="Claire S" w:date="2026-05-12T08:56:00Z" w16du:dateUtc="2026-05-12T07:56:00Z">
        <w:r w:rsidR="00C037BB">
          <w:rPr>
            <w:rFonts w:ascii="Cambria" w:hAnsi="Cambria"/>
            <w:sz w:val="28"/>
            <w:szCs w:val="28"/>
          </w:rPr>
          <w:t xml:space="preserve"> now her boss </w:t>
        </w:r>
        <w:del w:id="8283" w:author="Daisy Watt" w:date="2026-06-22T07:09:00Z" w16du:dateUtc="2026-06-22T05:09:00Z">
          <w:r w:rsidR="00C037BB">
            <w:rPr>
              <w:rFonts w:ascii="Cambria" w:hAnsi="Cambria"/>
              <w:sz w:val="28"/>
              <w:szCs w:val="28"/>
            </w:rPr>
            <w:delText xml:space="preserve">and mentor </w:delText>
          </w:r>
        </w:del>
        <w:r w:rsidR="00C037BB">
          <w:rPr>
            <w:rFonts w:ascii="Cambria" w:hAnsi="Cambria"/>
            <w:sz w:val="28"/>
            <w:szCs w:val="28"/>
          </w:rPr>
          <w:t>was dead.</w:t>
        </w:r>
      </w:ins>
    </w:p>
    <w:p w14:paraId="0BDD7063" w14:textId="641622EC" w:rsidR="00E9287C" w:rsidDel="009C132F" w:rsidRDefault="00E9287C" w:rsidP="00090A5E">
      <w:pPr>
        <w:spacing w:line="360" w:lineRule="auto"/>
        <w:contextualSpacing/>
        <w:rPr>
          <w:del w:id="8284" w:author="Claire S" w:date="2026-05-11T14:20:00Z" w16du:dateUtc="2026-05-11T13:20:00Z"/>
          <w:rFonts w:ascii="Cambria" w:hAnsi="Cambria"/>
          <w:sz w:val="28"/>
          <w:szCs w:val="28"/>
        </w:rPr>
      </w:pPr>
    </w:p>
    <w:p w14:paraId="1E62B9E0" w14:textId="77777777" w:rsidR="009C132F" w:rsidRDefault="009C132F" w:rsidP="00090A5E">
      <w:pPr>
        <w:spacing w:line="360" w:lineRule="auto"/>
        <w:contextualSpacing/>
        <w:rPr>
          <w:ins w:id="8285" w:author="Claire S" w:date="2026-05-27T13:55:00Z" w16du:dateUtc="2026-05-27T12:55:00Z"/>
          <w:rFonts w:ascii="Cambria" w:hAnsi="Cambria"/>
          <w:sz w:val="28"/>
          <w:szCs w:val="28"/>
        </w:rPr>
      </w:pPr>
    </w:p>
    <w:p w14:paraId="669B1466" w14:textId="60FE039C" w:rsidR="00090A5E" w:rsidRDefault="006C261F" w:rsidP="00090A5E">
      <w:pPr>
        <w:spacing w:line="360" w:lineRule="auto"/>
        <w:contextualSpacing/>
        <w:rPr>
          <w:rFonts w:ascii="Cambria" w:hAnsi="Cambria"/>
          <w:sz w:val="28"/>
          <w:szCs w:val="28"/>
        </w:rPr>
      </w:pPr>
      <w:r>
        <w:rPr>
          <w:rFonts w:ascii="Cambria" w:hAnsi="Cambria"/>
          <w:sz w:val="28"/>
          <w:szCs w:val="28"/>
        </w:rPr>
        <w:t>*</w:t>
      </w:r>
    </w:p>
    <w:p w14:paraId="2FD93EEE" w14:textId="69CE661D" w:rsidR="00552CF7" w:rsidRDefault="00090A5E" w:rsidP="00090A5E">
      <w:pPr>
        <w:spacing w:line="360" w:lineRule="auto"/>
        <w:contextualSpacing/>
        <w:rPr>
          <w:rFonts w:ascii="Cambria" w:hAnsi="Cambria"/>
          <w:sz w:val="28"/>
          <w:szCs w:val="28"/>
        </w:rPr>
      </w:pPr>
      <w:r>
        <w:rPr>
          <w:rFonts w:ascii="Cambria" w:hAnsi="Cambria"/>
          <w:sz w:val="28"/>
          <w:szCs w:val="28"/>
        </w:rPr>
        <w:t xml:space="preserve">Half an hour later, </w:t>
      </w:r>
      <w:commentRangeStart w:id="8286"/>
      <w:commentRangeStart w:id="8287"/>
      <w:del w:id="8288" w:author="Claire S" w:date="2026-05-11T14:18:00Z" w16du:dateUtc="2026-05-11T13:18:00Z">
        <w:r>
          <w:rPr>
            <w:rFonts w:ascii="Cambria" w:hAnsi="Cambria"/>
            <w:sz w:val="28"/>
            <w:szCs w:val="28"/>
          </w:rPr>
          <w:delText>t</w:delText>
        </w:r>
        <w:r w:rsidR="00F601D0">
          <w:rPr>
            <w:rFonts w:ascii="Cambria" w:hAnsi="Cambria"/>
            <w:sz w:val="28"/>
            <w:szCs w:val="28"/>
          </w:rPr>
          <w:delText xml:space="preserve">he </w:delText>
        </w:r>
        <w:r w:rsidR="00E9287C">
          <w:rPr>
            <w:rFonts w:ascii="Cambria" w:hAnsi="Cambria"/>
            <w:sz w:val="28"/>
            <w:szCs w:val="28"/>
          </w:rPr>
          <w:delText>Comms</w:delText>
        </w:r>
      </w:del>
      <w:ins w:id="8289" w:author="Claire S" w:date="2026-05-11T14:18:00Z" w16du:dateUtc="2026-05-11T13:18:00Z">
        <w:r w:rsidR="004E7C95">
          <w:rPr>
            <w:rFonts w:ascii="Cambria" w:hAnsi="Cambria"/>
            <w:sz w:val="28"/>
            <w:szCs w:val="28"/>
          </w:rPr>
          <w:t>Sav</w:t>
        </w:r>
      </w:ins>
      <w:ins w:id="8290" w:author="Claire S" w:date="2026-05-11T14:20:00Z" w16du:dateUtc="2026-05-11T13:20:00Z">
        <w:r w:rsidR="007E7B80">
          <w:rPr>
            <w:rFonts w:ascii="Cambria" w:hAnsi="Cambria"/>
            <w:sz w:val="28"/>
            <w:szCs w:val="28"/>
          </w:rPr>
          <w:t>a</w:t>
        </w:r>
      </w:ins>
      <w:ins w:id="8291" w:author="Claire S" w:date="2026-05-11T14:18:00Z" w16du:dateUtc="2026-05-11T13:18:00Z">
        <w:r w:rsidR="004E7C95">
          <w:rPr>
            <w:rFonts w:ascii="Cambria" w:hAnsi="Cambria"/>
            <w:sz w:val="28"/>
            <w:szCs w:val="28"/>
          </w:rPr>
          <w:t>nnah’s</w:t>
        </w:r>
      </w:ins>
      <w:r w:rsidR="00E9287C">
        <w:rPr>
          <w:rFonts w:ascii="Cambria" w:hAnsi="Cambria"/>
          <w:sz w:val="28"/>
          <w:szCs w:val="28"/>
        </w:rPr>
        <w:t xml:space="preserve"> </w:t>
      </w:r>
      <w:ins w:id="8292" w:author="Claire S" w:date="2026-05-11T14:18:00Z" w16du:dateUtc="2026-05-11T13:18:00Z">
        <w:r w:rsidR="004E7C95">
          <w:rPr>
            <w:rFonts w:ascii="Cambria" w:hAnsi="Cambria"/>
            <w:sz w:val="28"/>
            <w:szCs w:val="28"/>
          </w:rPr>
          <w:t>a</w:t>
        </w:r>
      </w:ins>
      <w:del w:id="8293" w:author="Claire S" w:date="2026-05-11T14:18:00Z" w16du:dateUtc="2026-05-11T13:18:00Z">
        <w:r w:rsidR="00E9287C">
          <w:rPr>
            <w:rFonts w:ascii="Cambria" w:hAnsi="Cambria"/>
            <w:sz w:val="28"/>
            <w:szCs w:val="28"/>
          </w:rPr>
          <w:delText>A</w:delText>
        </w:r>
      </w:del>
      <w:r w:rsidR="00E9287C">
        <w:rPr>
          <w:rFonts w:ascii="Cambria" w:hAnsi="Cambria"/>
          <w:sz w:val="28"/>
          <w:szCs w:val="28"/>
        </w:rPr>
        <w:t>ssistant</w:t>
      </w:r>
      <w:r w:rsidR="00182852">
        <w:rPr>
          <w:rFonts w:ascii="Cambria" w:hAnsi="Cambria"/>
          <w:sz w:val="28"/>
          <w:szCs w:val="28"/>
        </w:rPr>
        <w:t xml:space="preserve"> </w:t>
      </w:r>
      <w:commentRangeEnd w:id="8286"/>
      <w:r w:rsidR="001935F1">
        <w:rPr>
          <w:rStyle w:val="CommentReference"/>
          <w:rFonts w:ascii="Cambria" w:hAnsi="Cambria"/>
          <w:sz w:val="28"/>
          <w:szCs w:val="28"/>
        </w:rPr>
        <w:commentReference w:id="8286"/>
      </w:r>
      <w:commentRangeEnd w:id="8287"/>
      <w:r w:rsidR="00697079">
        <w:rPr>
          <w:rStyle w:val="CommentReference"/>
          <w:rFonts w:ascii="Cambria" w:hAnsi="Cambria"/>
          <w:sz w:val="28"/>
          <w:szCs w:val="28"/>
        </w:rPr>
        <w:commentReference w:id="8287"/>
      </w:r>
      <w:r w:rsidR="00F601D0">
        <w:rPr>
          <w:rFonts w:ascii="Cambria" w:hAnsi="Cambria"/>
          <w:sz w:val="28"/>
          <w:szCs w:val="28"/>
        </w:rPr>
        <w:t xml:space="preserve">Ishan nodded as he </w:t>
      </w:r>
      <w:r w:rsidR="00813CAA">
        <w:rPr>
          <w:rFonts w:ascii="Cambria" w:hAnsi="Cambria"/>
          <w:sz w:val="28"/>
          <w:szCs w:val="28"/>
        </w:rPr>
        <w:t>passed her</w:t>
      </w:r>
      <w:del w:id="8294" w:author="Daisy Watt" w:date="2026-06-22T07:13:00Z" w16du:dateUtc="2026-06-22T05:13:00Z">
        <w:r w:rsidR="00952F7C">
          <w:rPr>
            <w:rFonts w:ascii="Cambria" w:hAnsi="Cambria"/>
            <w:sz w:val="28"/>
            <w:szCs w:val="28"/>
          </w:rPr>
          <w:delText>,</w:delText>
        </w:r>
      </w:del>
      <w:ins w:id="8295" w:author="Daisy Watt" w:date="2026-06-22T07:13:00Z" w16du:dateUtc="2026-06-22T05:13:00Z">
        <w:r w:rsidR="006D72C8">
          <w:rPr>
            <w:rFonts w:ascii="Cambria" w:hAnsi="Cambria"/>
            <w:sz w:val="28"/>
            <w:szCs w:val="28"/>
          </w:rPr>
          <w:t xml:space="preserve"> </w:t>
        </w:r>
        <w:r w:rsidR="0008155C">
          <w:rPr>
            <w:rFonts w:ascii="Cambria" w:hAnsi="Cambria"/>
            <w:sz w:val="28"/>
            <w:szCs w:val="28"/>
          </w:rPr>
          <w:t>–</w:t>
        </w:r>
      </w:ins>
      <w:r w:rsidR="006D72C8">
        <w:rPr>
          <w:rFonts w:ascii="Cambria" w:hAnsi="Cambria"/>
          <w:sz w:val="28"/>
          <w:szCs w:val="28"/>
        </w:rPr>
        <w:t xml:space="preserve"> </w:t>
      </w:r>
      <w:r w:rsidR="00F601D0">
        <w:rPr>
          <w:rFonts w:ascii="Cambria" w:hAnsi="Cambria"/>
          <w:sz w:val="28"/>
          <w:szCs w:val="28"/>
        </w:rPr>
        <w:t xml:space="preserve">on his way to the </w:t>
      </w:r>
      <w:r w:rsidR="006D72C8">
        <w:rPr>
          <w:rFonts w:ascii="Cambria" w:hAnsi="Cambria"/>
          <w:sz w:val="28"/>
          <w:szCs w:val="28"/>
        </w:rPr>
        <w:t xml:space="preserve">nearest </w:t>
      </w:r>
      <w:commentRangeStart w:id="8296"/>
      <w:r w:rsidR="006D72C8">
        <w:rPr>
          <w:rFonts w:ascii="Cambria" w:hAnsi="Cambria"/>
          <w:sz w:val="28"/>
          <w:szCs w:val="28"/>
        </w:rPr>
        <w:t>espresso</w:t>
      </w:r>
      <w:r w:rsidR="00F601D0">
        <w:rPr>
          <w:rFonts w:ascii="Cambria" w:hAnsi="Cambria"/>
          <w:sz w:val="28"/>
          <w:szCs w:val="28"/>
        </w:rPr>
        <w:t xml:space="preserve"> machine</w:t>
      </w:r>
      <w:r w:rsidR="00182852">
        <w:rPr>
          <w:rFonts w:ascii="Cambria" w:hAnsi="Cambria"/>
          <w:sz w:val="28"/>
          <w:szCs w:val="28"/>
        </w:rPr>
        <w:t>,</w:t>
      </w:r>
      <w:r w:rsidR="00F601D0">
        <w:rPr>
          <w:rFonts w:ascii="Cambria" w:hAnsi="Cambria"/>
          <w:sz w:val="28"/>
          <w:szCs w:val="28"/>
        </w:rPr>
        <w:t xml:space="preserve"> </w:t>
      </w:r>
      <w:commentRangeEnd w:id="8296"/>
      <w:r w:rsidR="00121D65">
        <w:rPr>
          <w:rStyle w:val="CommentReference"/>
          <w:rFonts w:ascii="Cambria" w:hAnsi="Cambria"/>
          <w:sz w:val="28"/>
          <w:szCs w:val="28"/>
        </w:rPr>
        <w:commentReference w:id="8296"/>
      </w:r>
      <w:r w:rsidR="00F601D0">
        <w:rPr>
          <w:rFonts w:ascii="Cambria" w:hAnsi="Cambria"/>
          <w:sz w:val="28"/>
          <w:szCs w:val="28"/>
        </w:rPr>
        <w:t xml:space="preserve">no doubt. Langley supplied </w:t>
      </w:r>
      <w:r w:rsidR="00CE0E5A">
        <w:rPr>
          <w:rFonts w:ascii="Cambria" w:hAnsi="Cambria"/>
          <w:sz w:val="28"/>
          <w:szCs w:val="28"/>
        </w:rPr>
        <w:t>endless</w:t>
      </w:r>
      <w:r w:rsidR="00F601D0">
        <w:rPr>
          <w:rFonts w:ascii="Cambria" w:hAnsi="Cambria"/>
          <w:sz w:val="28"/>
          <w:szCs w:val="28"/>
        </w:rPr>
        <w:t xml:space="preserve"> </w:t>
      </w:r>
      <w:r w:rsidR="00CE0E5A">
        <w:rPr>
          <w:rFonts w:ascii="Cambria" w:hAnsi="Cambria"/>
          <w:sz w:val="28"/>
          <w:szCs w:val="28"/>
        </w:rPr>
        <w:t>rocket-fuel</w:t>
      </w:r>
      <w:r w:rsidR="00F601D0">
        <w:rPr>
          <w:rFonts w:ascii="Cambria" w:hAnsi="Cambria"/>
          <w:sz w:val="28"/>
          <w:szCs w:val="28"/>
        </w:rPr>
        <w:t xml:space="preserve"> </w:t>
      </w:r>
      <w:r w:rsidR="00F601D0" w:rsidRPr="003F0286">
        <w:rPr>
          <w:rFonts w:ascii="Cambria" w:hAnsi="Cambria"/>
          <w:sz w:val="28"/>
          <w:szCs w:val="28"/>
        </w:rPr>
        <w:t>coffee</w:t>
      </w:r>
      <w:r w:rsidR="006D72C8" w:rsidRPr="003F0286">
        <w:rPr>
          <w:rFonts w:ascii="Cambria" w:hAnsi="Cambria"/>
          <w:sz w:val="28"/>
          <w:szCs w:val="28"/>
        </w:rPr>
        <w:t xml:space="preserve"> fro</w:t>
      </w:r>
      <w:r w:rsidR="006D72C8">
        <w:rPr>
          <w:rFonts w:ascii="Cambria" w:hAnsi="Cambria"/>
          <w:sz w:val="28"/>
          <w:szCs w:val="28"/>
        </w:rPr>
        <w:t>m expensive machines</w:t>
      </w:r>
      <w:r w:rsidR="00F61286">
        <w:rPr>
          <w:rFonts w:ascii="Cambria" w:hAnsi="Cambria"/>
          <w:sz w:val="28"/>
          <w:szCs w:val="28"/>
        </w:rPr>
        <w:t xml:space="preserve"> </w:t>
      </w:r>
      <w:del w:id="8297" w:author="Daisy Watt" w:date="2026-06-22T07:15:00Z" w16du:dateUtc="2026-06-22T05:15:00Z">
        <w:r w:rsidR="00182852">
          <w:rPr>
            <w:rFonts w:ascii="Cambria" w:hAnsi="Cambria"/>
            <w:sz w:val="28"/>
            <w:szCs w:val="28"/>
          </w:rPr>
          <w:delText>-</w:delText>
        </w:r>
      </w:del>
      <w:ins w:id="8298" w:author="Daisy Watt" w:date="2026-06-22T07:15:00Z" w16du:dateUtc="2026-06-22T05:15:00Z">
        <w:r w:rsidR="008417DE">
          <w:rPr>
            <w:rFonts w:ascii="Cambria" w:hAnsi="Cambria"/>
            <w:sz w:val="28"/>
            <w:szCs w:val="28"/>
          </w:rPr>
          <w:t>–</w:t>
        </w:r>
      </w:ins>
      <w:r w:rsidR="00CE0E5A">
        <w:rPr>
          <w:rFonts w:ascii="Cambria" w:hAnsi="Cambria"/>
          <w:sz w:val="28"/>
          <w:szCs w:val="28"/>
        </w:rPr>
        <w:t xml:space="preserve"> </w:t>
      </w:r>
      <w:del w:id="8299" w:author="Daisy Watt" w:date="2026-06-22T07:15:00Z" w16du:dateUtc="2026-06-22T05:15:00Z">
        <w:r w:rsidR="00CE0E5A">
          <w:rPr>
            <w:rFonts w:ascii="Cambria" w:hAnsi="Cambria"/>
            <w:sz w:val="28"/>
            <w:szCs w:val="28"/>
          </w:rPr>
          <w:delText>to keep the</w:delText>
        </w:r>
        <w:r w:rsidR="00FD2722">
          <w:rPr>
            <w:rFonts w:ascii="Cambria" w:hAnsi="Cambria"/>
            <w:sz w:val="28"/>
            <w:szCs w:val="28"/>
          </w:rPr>
          <w:delText xml:space="preserve"> staff</w:delText>
        </w:r>
        <w:r w:rsidR="00CE0E5A">
          <w:rPr>
            <w:rFonts w:ascii="Cambria" w:hAnsi="Cambria"/>
            <w:sz w:val="28"/>
            <w:szCs w:val="28"/>
          </w:rPr>
          <w:delText xml:space="preserve"> </w:delText>
        </w:r>
        <w:r w:rsidR="00F61286">
          <w:rPr>
            <w:rFonts w:ascii="Cambria" w:hAnsi="Cambria"/>
            <w:sz w:val="28"/>
            <w:szCs w:val="28"/>
          </w:rPr>
          <w:delText xml:space="preserve">all </w:delText>
        </w:r>
        <w:r w:rsidR="00182852">
          <w:rPr>
            <w:rFonts w:ascii="Cambria" w:hAnsi="Cambria"/>
            <w:sz w:val="28"/>
            <w:szCs w:val="28"/>
          </w:rPr>
          <w:delText xml:space="preserve">chained to their desks and </w:delText>
        </w:r>
        <w:r w:rsidR="00F61286">
          <w:rPr>
            <w:rFonts w:ascii="Cambria" w:hAnsi="Cambria"/>
            <w:sz w:val="28"/>
            <w:szCs w:val="28"/>
          </w:rPr>
          <w:delText xml:space="preserve">as </w:delText>
        </w:r>
        <w:r w:rsidR="00CE0E5A">
          <w:rPr>
            <w:rFonts w:ascii="Cambria" w:hAnsi="Cambria"/>
            <w:sz w:val="28"/>
            <w:szCs w:val="28"/>
          </w:rPr>
          <w:delText xml:space="preserve">productive </w:delText>
        </w:r>
        <w:r w:rsidR="00F61286">
          <w:rPr>
            <w:rFonts w:ascii="Cambria" w:hAnsi="Cambria"/>
            <w:sz w:val="28"/>
            <w:szCs w:val="28"/>
          </w:rPr>
          <w:delText xml:space="preserve">as possible, </w:delText>
        </w:r>
        <w:r w:rsidR="00CE0E5A">
          <w:rPr>
            <w:rFonts w:ascii="Cambria" w:hAnsi="Cambria"/>
            <w:sz w:val="28"/>
            <w:szCs w:val="28"/>
          </w:rPr>
          <w:delText>no doubt.</w:delText>
        </w:r>
        <w:r w:rsidR="00F601D0">
          <w:rPr>
            <w:rFonts w:ascii="Cambria" w:hAnsi="Cambria"/>
            <w:sz w:val="28"/>
            <w:szCs w:val="28"/>
          </w:rPr>
          <w:delText xml:space="preserve"> </w:delText>
        </w:r>
        <w:r w:rsidR="00F61286">
          <w:rPr>
            <w:rFonts w:ascii="Cambria" w:hAnsi="Cambria"/>
            <w:sz w:val="28"/>
            <w:szCs w:val="28"/>
          </w:rPr>
          <w:delText xml:space="preserve"> </w:delText>
        </w:r>
        <w:r w:rsidR="00C97983">
          <w:rPr>
            <w:rFonts w:ascii="Cambria" w:hAnsi="Cambria"/>
            <w:sz w:val="28"/>
            <w:szCs w:val="28"/>
          </w:rPr>
          <w:delText>Still, i</w:delText>
        </w:r>
        <w:r w:rsidR="00F61286">
          <w:rPr>
            <w:rFonts w:ascii="Cambria" w:hAnsi="Cambria"/>
            <w:sz w:val="28"/>
            <w:szCs w:val="28"/>
          </w:rPr>
          <w:delText xml:space="preserve">t was </w:delText>
        </w:r>
        <w:r w:rsidR="00C97983">
          <w:rPr>
            <w:rFonts w:ascii="Cambria" w:hAnsi="Cambria"/>
            <w:sz w:val="28"/>
            <w:szCs w:val="28"/>
          </w:rPr>
          <w:delText xml:space="preserve">a lot </w:delText>
        </w:r>
      </w:del>
      <w:ins w:id="8300" w:author="Daisy Watt" w:date="2026-06-22T07:15:00Z" w16du:dateUtc="2026-06-22T05:15:00Z">
        <w:r w:rsidR="008417DE">
          <w:rPr>
            <w:rFonts w:ascii="Cambria" w:hAnsi="Cambria"/>
            <w:sz w:val="28"/>
            <w:szCs w:val="28"/>
          </w:rPr>
          <w:t xml:space="preserve">much </w:t>
        </w:r>
      </w:ins>
      <w:r w:rsidR="00C97983">
        <w:rPr>
          <w:rFonts w:ascii="Cambria" w:hAnsi="Cambria"/>
          <w:sz w:val="28"/>
          <w:szCs w:val="28"/>
        </w:rPr>
        <w:t>nicer</w:t>
      </w:r>
      <w:r w:rsidR="00F61286">
        <w:rPr>
          <w:rFonts w:ascii="Cambria" w:hAnsi="Cambria"/>
          <w:sz w:val="28"/>
          <w:szCs w:val="28"/>
        </w:rPr>
        <w:t xml:space="preserve"> than the </w:t>
      </w:r>
      <w:r w:rsidR="00AC2014">
        <w:rPr>
          <w:rFonts w:ascii="Cambria" w:hAnsi="Cambria"/>
          <w:sz w:val="28"/>
          <w:szCs w:val="28"/>
        </w:rPr>
        <w:t xml:space="preserve">big tins of </w:t>
      </w:r>
      <w:r w:rsidR="00F61286">
        <w:rPr>
          <w:rFonts w:ascii="Cambria" w:hAnsi="Cambria"/>
          <w:sz w:val="28"/>
          <w:szCs w:val="28"/>
        </w:rPr>
        <w:t xml:space="preserve">cheap instant </w:t>
      </w:r>
      <w:del w:id="8301" w:author="Daisy Watt" w:date="2026-06-22T07:15:00Z" w16du:dateUtc="2026-06-22T05:15:00Z">
        <w:r w:rsidR="00F61286" w:rsidRPr="00C81994">
          <w:rPr>
            <w:rFonts w:ascii="Cambria" w:hAnsi="Cambria"/>
            <w:sz w:val="28"/>
            <w:szCs w:val="28"/>
          </w:rPr>
          <w:delText>coffee</w:delText>
        </w:r>
      </w:del>
      <w:ins w:id="8302" w:author="Daisy Watt" w:date="2026-06-22T07:15:00Z" w16du:dateUtc="2026-06-22T05:15:00Z">
        <w:r w:rsidR="004B1D77" w:rsidRPr="00C81994">
          <w:rPr>
            <w:rFonts w:ascii="Cambria" w:hAnsi="Cambria"/>
            <w:sz w:val="28"/>
            <w:szCs w:val="28"/>
            <w:rPrChange w:id="8303" w:author="Claire S" w:date="2026-07-22T12:10:00Z" w16du:dateUtc="2026-07-22T11:10:00Z">
              <w:rPr>
                <w:rFonts w:ascii="Cambria" w:hAnsi="Cambria"/>
                <w:sz w:val="28"/>
                <w:szCs w:val="28"/>
                <w:highlight w:val="yellow"/>
              </w:rPr>
            </w:rPrChange>
          </w:rPr>
          <w:t>s</w:t>
        </w:r>
        <w:r w:rsidR="004B1D77" w:rsidRPr="00C81994">
          <w:rPr>
            <w:rFonts w:ascii="Cambria" w:hAnsi="Cambria"/>
            <w:sz w:val="28"/>
            <w:szCs w:val="28"/>
          </w:rPr>
          <w:t>t</w:t>
        </w:r>
        <w:r w:rsidR="004B1D77">
          <w:rPr>
            <w:rFonts w:ascii="Cambria" w:hAnsi="Cambria"/>
            <w:sz w:val="28"/>
            <w:szCs w:val="28"/>
          </w:rPr>
          <w:t>uff</w:t>
        </w:r>
      </w:ins>
      <w:r w:rsidR="00F61286">
        <w:rPr>
          <w:rFonts w:ascii="Cambria" w:hAnsi="Cambria"/>
          <w:sz w:val="28"/>
          <w:szCs w:val="28"/>
        </w:rPr>
        <w:t xml:space="preserve"> her mum nicked from work</w:t>
      </w:r>
      <w:r w:rsidR="00552CF7">
        <w:rPr>
          <w:rFonts w:ascii="Cambria" w:hAnsi="Cambria"/>
          <w:sz w:val="28"/>
          <w:szCs w:val="28"/>
        </w:rPr>
        <w:t xml:space="preserve"> and brought home</w:t>
      </w:r>
      <w:r w:rsidR="00F61286">
        <w:rPr>
          <w:rFonts w:ascii="Cambria" w:hAnsi="Cambria"/>
          <w:sz w:val="28"/>
          <w:szCs w:val="28"/>
        </w:rPr>
        <w:t>.</w:t>
      </w:r>
    </w:p>
    <w:p w14:paraId="331D8D9E" w14:textId="226DB0B1" w:rsidR="00F601D0" w:rsidRDefault="00552CF7" w:rsidP="00C97983">
      <w:pPr>
        <w:spacing w:line="360" w:lineRule="auto"/>
        <w:ind w:firstLine="720"/>
        <w:contextualSpacing/>
        <w:rPr>
          <w:rFonts w:ascii="Cambria" w:hAnsi="Cambria"/>
          <w:sz w:val="28"/>
          <w:szCs w:val="28"/>
        </w:rPr>
      </w:pPr>
      <w:r>
        <w:rPr>
          <w:rFonts w:ascii="Cambria" w:hAnsi="Cambria"/>
          <w:sz w:val="28"/>
          <w:szCs w:val="28"/>
        </w:rPr>
        <w:t>‘Hey, Ish</w:t>
      </w:r>
      <w:r w:rsidR="00952F7C">
        <w:rPr>
          <w:rFonts w:ascii="Cambria" w:hAnsi="Cambria"/>
          <w:sz w:val="28"/>
          <w:szCs w:val="28"/>
        </w:rPr>
        <w:t>an</w:t>
      </w:r>
      <w:ins w:id="8304" w:author="Daisy Watt" w:date="2026-06-22T07:15:00Z" w16du:dateUtc="2026-06-22T05:15:00Z">
        <w:r w:rsidR="00A81A1B">
          <w:rPr>
            <w:rFonts w:ascii="Cambria" w:hAnsi="Cambria"/>
            <w:sz w:val="28"/>
            <w:szCs w:val="28"/>
          </w:rPr>
          <w:t>.</w:t>
        </w:r>
      </w:ins>
      <w:del w:id="8305" w:author="Daisy Watt" w:date="2026-06-22T07:15:00Z" w16du:dateUtc="2026-06-22T05:15:00Z">
        <w:r>
          <w:rPr>
            <w:rFonts w:ascii="Cambria" w:hAnsi="Cambria"/>
            <w:sz w:val="28"/>
            <w:szCs w:val="28"/>
          </w:rPr>
          <w:delText xml:space="preserve"> -</w:delText>
        </w:r>
      </w:del>
      <w:r>
        <w:rPr>
          <w:rFonts w:ascii="Cambria" w:hAnsi="Cambria"/>
          <w:sz w:val="28"/>
          <w:szCs w:val="28"/>
        </w:rPr>
        <w:t xml:space="preserve">’ </w:t>
      </w:r>
      <w:r w:rsidR="00F601D0">
        <w:rPr>
          <w:rFonts w:ascii="Cambria" w:hAnsi="Cambria"/>
          <w:sz w:val="28"/>
          <w:szCs w:val="28"/>
        </w:rPr>
        <w:t xml:space="preserve">Clara hurried after </w:t>
      </w:r>
      <w:r w:rsidR="00F61286">
        <w:rPr>
          <w:rFonts w:ascii="Cambria" w:hAnsi="Cambria"/>
          <w:sz w:val="28"/>
          <w:szCs w:val="28"/>
        </w:rPr>
        <w:t xml:space="preserve">the </w:t>
      </w:r>
      <w:del w:id="8306" w:author="Daisy Watt" w:date="2026-06-22T07:15:00Z" w16du:dateUtc="2026-06-22T05:15:00Z">
        <w:r w:rsidR="00F61286">
          <w:rPr>
            <w:rFonts w:ascii="Cambria" w:hAnsi="Cambria"/>
            <w:sz w:val="28"/>
            <w:szCs w:val="28"/>
          </w:rPr>
          <w:delText>editor</w:delText>
        </w:r>
      </w:del>
      <w:ins w:id="8307" w:author="Daisy Watt" w:date="2026-06-22T07:15:00Z" w16du:dateUtc="2026-06-22T05:15:00Z">
        <w:r w:rsidR="00836776">
          <w:rPr>
            <w:rFonts w:ascii="Cambria" w:hAnsi="Cambria"/>
            <w:sz w:val="28"/>
            <w:szCs w:val="28"/>
          </w:rPr>
          <w:t>PA</w:t>
        </w:r>
      </w:ins>
      <w:r w:rsidR="00F601D0">
        <w:rPr>
          <w:rFonts w:ascii="Cambria" w:hAnsi="Cambria"/>
          <w:sz w:val="28"/>
          <w:szCs w:val="28"/>
        </w:rPr>
        <w:t>. ‘</w:t>
      </w:r>
      <w:del w:id="8308" w:author="Claire S" w:date="2026-05-11T14:21:00Z" w16du:dateUtc="2026-05-11T13:21:00Z">
        <w:r>
          <w:rPr>
            <w:rFonts w:ascii="Cambria" w:hAnsi="Cambria"/>
            <w:sz w:val="28"/>
            <w:szCs w:val="28"/>
          </w:rPr>
          <w:delText xml:space="preserve">Going </w:delText>
        </w:r>
        <w:r w:rsidR="00C97983">
          <w:rPr>
            <w:rFonts w:ascii="Cambria" w:hAnsi="Cambria"/>
            <w:sz w:val="28"/>
            <w:szCs w:val="28"/>
          </w:rPr>
          <w:delText>for coffee?</w:delText>
        </w:r>
        <w:r w:rsidR="00330516">
          <w:rPr>
            <w:rFonts w:ascii="Cambria" w:hAnsi="Cambria"/>
            <w:sz w:val="28"/>
            <w:szCs w:val="28"/>
          </w:rPr>
          <w:delText xml:space="preserve"> </w:delText>
        </w:r>
      </w:del>
      <w:del w:id="8309" w:author="Claire S" w:date="2026-05-12T08:58:00Z" w16du:dateUtc="2026-05-12T07:58:00Z">
        <w:r w:rsidR="00330516" w:rsidDel="008763ED">
          <w:rPr>
            <w:rFonts w:ascii="Cambria" w:hAnsi="Cambria"/>
            <w:sz w:val="28"/>
            <w:szCs w:val="28"/>
          </w:rPr>
          <w:delText>Can I join you</w:delText>
        </w:r>
      </w:del>
      <w:ins w:id="8310" w:author="Claire S" w:date="2026-05-12T08:58:00Z" w16du:dateUtc="2026-05-12T07:58:00Z">
        <w:r w:rsidR="008763ED">
          <w:rPr>
            <w:rFonts w:ascii="Cambria" w:hAnsi="Cambria"/>
            <w:sz w:val="28"/>
            <w:szCs w:val="28"/>
          </w:rPr>
          <w:t>Getting coffee</w:t>
        </w:r>
      </w:ins>
      <w:ins w:id="8311" w:author="Claire S" w:date="2026-05-11T14:21:00Z" w16du:dateUtc="2026-05-11T13:21:00Z">
        <w:r w:rsidR="00A272B7">
          <w:rPr>
            <w:rFonts w:ascii="Cambria" w:hAnsi="Cambria"/>
            <w:sz w:val="28"/>
            <w:szCs w:val="28"/>
          </w:rPr>
          <w:t>?</w:t>
        </w:r>
      </w:ins>
      <w:del w:id="8312" w:author="Claire S" w:date="2026-05-11T14:21:00Z" w16du:dateUtc="2026-05-11T13:21:00Z">
        <w:r w:rsidR="00330516">
          <w:rPr>
            <w:rFonts w:ascii="Cambria" w:hAnsi="Cambria"/>
            <w:sz w:val="28"/>
            <w:szCs w:val="28"/>
          </w:rPr>
          <w:delText>.</w:delText>
        </w:r>
      </w:del>
      <w:r w:rsidR="00F601D0">
        <w:rPr>
          <w:rFonts w:ascii="Cambria" w:hAnsi="Cambria"/>
          <w:sz w:val="28"/>
          <w:szCs w:val="28"/>
        </w:rPr>
        <w:t>’</w:t>
      </w:r>
    </w:p>
    <w:p w14:paraId="0FCEAA83" w14:textId="7E5BDC0B" w:rsidR="00F601D0" w:rsidRDefault="00C97983" w:rsidP="00F601D0">
      <w:pPr>
        <w:spacing w:line="360" w:lineRule="auto"/>
        <w:ind w:firstLine="720"/>
        <w:contextualSpacing/>
        <w:rPr>
          <w:rFonts w:ascii="Cambria" w:hAnsi="Cambria"/>
          <w:sz w:val="28"/>
          <w:szCs w:val="28"/>
        </w:rPr>
      </w:pPr>
      <w:r>
        <w:rPr>
          <w:rFonts w:ascii="Cambria" w:hAnsi="Cambria"/>
          <w:sz w:val="28"/>
          <w:szCs w:val="28"/>
        </w:rPr>
        <w:t>‘</w:t>
      </w:r>
      <w:r w:rsidR="00330516">
        <w:rPr>
          <w:rFonts w:ascii="Cambria" w:hAnsi="Cambria"/>
          <w:sz w:val="28"/>
          <w:szCs w:val="28"/>
        </w:rPr>
        <w:t>Oh</w:t>
      </w:r>
      <w:r>
        <w:rPr>
          <w:rFonts w:ascii="Cambria" w:hAnsi="Cambria"/>
          <w:sz w:val="28"/>
          <w:szCs w:val="28"/>
        </w:rPr>
        <w:t xml:space="preserve">.’ </w:t>
      </w:r>
      <w:r w:rsidR="00F601D0">
        <w:rPr>
          <w:rFonts w:ascii="Cambria" w:hAnsi="Cambria"/>
          <w:sz w:val="28"/>
          <w:szCs w:val="28"/>
        </w:rPr>
        <w:t>He turned, surprised.</w:t>
      </w:r>
      <w:r w:rsidR="009018F3">
        <w:rPr>
          <w:rFonts w:ascii="Cambria" w:hAnsi="Cambria"/>
          <w:sz w:val="28"/>
          <w:szCs w:val="28"/>
        </w:rPr>
        <w:t xml:space="preserve"> ‘</w:t>
      </w:r>
      <w:ins w:id="8313" w:author="Claire S" w:date="2026-05-12T08:58:00Z" w16du:dateUtc="2026-05-12T07:58:00Z">
        <w:r w:rsidR="008763ED">
          <w:rPr>
            <w:rFonts w:ascii="Cambria" w:hAnsi="Cambria"/>
            <w:sz w:val="28"/>
            <w:szCs w:val="28"/>
          </w:rPr>
          <w:t>Yeah</w:t>
        </w:r>
      </w:ins>
      <w:del w:id="8314" w:author="Claire S" w:date="2026-05-12T08:58:00Z" w16du:dateUtc="2026-05-12T07:58:00Z">
        <w:r w:rsidR="009018F3" w:rsidDel="008763ED">
          <w:rPr>
            <w:rFonts w:ascii="Cambria" w:hAnsi="Cambria"/>
            <w:sz w:val="28"/>
            <w:szCs w:val="28"/>
          </w:rPr>
          <w:delText>S</w:delText>
        </w:r>
        <w:r w:rsidR="00330516" w:rsidDel="008763ED">
          <w:rPr>
            <w:rFonts w:ascii="Cambria" w:hAnsi="Cambria"/>
            <w:sz w:val="28"/>
            <w:szCs w:val="28"/>
          </w:rPr>
          <w:delText>ure</w:delText>
        </w:r>
      </w:del>
      <w:r w:rsidR="00330516">
        <w:rPr>
          <w:rFonts w:ascii="Cambria" w:hAnsi="Cambria"/>
          <w:sz w:val="28"/>
          <w:szCs w:val="28"/>
        </w:rPr>
        <w:t>. S</w:t>
      </w:r>
      <w:r w:rsidR="009018F3">
        <w:rPr>
          <w:rFonts w:ascii="Cambria" w:hAnsi="Cambria"/>
          <w:sz w:val="28"/>
          <w:szCs w:val="28"/>
        </w:rPr>
        <w:t xml:space="preserve">orry, </w:t>
      </w:r>
      <w:r w:rsidR="00330516">
        <w:rPr>
          <w:rFonts w:ascii="Cambria" w:hAnsi="Cambria"/>
          <w:sz w:val="28"/>
          <w:szCs w:val="28"/>
        </w:rPr>
        <w:t>remind me of your name</w:t>
      </w:r>
      <w:r w:rsidR="009018F3">
        <w:rPr>
          <w:rFonts w:ascii="Cambria" w:hAnsi="Cambria"/>
          <w:sz w:val="28"/>
          <w:szCs w:val="28"/>
        </w:rPr>
        <w:t>?’</w:t>
      </w:r>
    </w:p>
    <w:p w14:paraId="06701B57" w14:textId="024EB9B7" w:rsidR="00A06A5F" w:rsidRDefault="00F601D0" w:rsidP="00A06A5F">
      <w:pPr>
        <w:spacing w:line="360" w:lineRule="auto"/>
        <w:ind w:firstLine="720"/>
        <w:contextualSpacing/>
        <w:rPr>
          <w:rFonts w:ascii="Cambria" w:hAnsi="Cambria"/>
          <w:sz w:val="28"/>
          <w:szCs w:val="28"/>
        </w:rPr>
      </w:pPr>
      <w:r>
        <w:rPr>
          <w:rFonts w:ascii="Cambria" w:hAnsi="Cambria"/>
          <w:sz w:val="28"/>
          <w:szCs w:val="28"/>
        </w:rPr>
        <w:t>‘</w:t>
      </w:r>
      <w:r w:rsidR="00552CF7">
        <w:rPr>
          <w:rFonts w:ascii="Cambria" w:hAnsi="Cambria"/>
          <w:sz w:val="28"/>
          <w:szCs w:val="28"/>
        </w:rPr>
        <w:t>Clara</w:t>
      </w:r>
      <w:r w:rsidR="009018F3">
        <w:rPr>
          <w:rFonts w:ascii="Cambria" w:hAnsi="Cambria"/>
          <w:sz w:val="28"/>
          <w:szCs w:val="28"/>
        </w:rPr>
        <w:t xml:space="preserve">, </w:t>
      </w:r>
      <w:r w:rsidR="00552CF7">
        <w:rPr>
          <w:rFonts w:ascii="Cambria" w:hAnsi="Cambria"/>
          <w:sz w:val="28"/>
          <w:szCs w:val="28"/>
        </w:rPr>
        <w:t xml:space="preserve">Violet’s friend. </w:t>
      </w:r>
      <w:r>
        <w:rPr>
          <w:rFonts w:ascii="Cambria" w:hAnsi="Cambria"/>
          <w:sz w:val="28"/>
          <w:szCs w:val="28"/>
        </w:rPr>
        <w:t xml:space="preserve">You were at the </w:t>
      </w:r>
      <w:del w:id="8315" w:author="Daisy Watt" w:date="2026-06-22T07:16:00Z" w16du:dateUtc="2026-06-22T05:16:00Z">
        <w:r w:rsidDel="005962E4">
          <w:rPr>
            <w:rFonts w:ascii="Cambria" w:hAnsi="Cambria"/>
            <w:sz w:val="28"/>
            <w:szCs w:val="28"/>
          </w:rPr>
          <w:delText>A</w:delText>
        </w:r>
      </w:del>
      <w:ins w:id="8316" w:author="Daisy Watt" w:date="2026-06-22T07:16:00Z" w16du:dateUtc="2026-06-22T05:16:00Z">
        <w:r w:rsidR="005962E4">
          <w:rPr>
            <w:rFonts w:ascii="Cambria" w:hAnsi="Cambria"/>
            <w:sz w:val="28"/>
            <w:szCs w:val="28"/>
          </w:rPr>
          <w:t>a</w:t>
        </w:r>
      </w:ins>
      <w:r>
        <w:rPr>
          <w:rFonts w:ascii="Cambria" w:hAnsi="Cambria"/>
          <w:sz w:val="28"/>
          <w:szCs w:val="28"/>
        </w:rPr>
        <w:t>wards</w:t>
      </w:r>
      <w:r w:rsidR="00552CF7">
        <w:rPr>
          <w:rFonts w:ascii="Cambria" w:hAnsi="Cambria"/>
          <w:sz w:val="28"/>
          <w:szCs w:val="28"/>
        </w:rPr>
        <w:t xml:space="preserve"> together</w:t>
      </w:r>
      <w:r>
        <w:rPr>
          <w:rFonts w:ascii="Cambria" w:hAnsi="Cambria"/>
          <w:sz w:val="28"/>
          <w:szCs w:val="28"/>
        </w:rPr>
        <w:t xml:space="preserve">, weren’t you?’ Clara </w:t>
      </w:r>
      <w:del w:id="8317" w:author="Daisy Watt" w:date="2026-06-22T07:16:00Z" w16du:dateUtc="2026-06-22T05:16:00Z">
        <w:r w:rsidR="006D72C8">
          <w:rPr>
            <w:rFonts w:ascii="Cambria" w:hAnsi="Cambria"/>
            <w:sz w:val="28"/>
            <w:szCs w:val="28"/>
          </w:rPr>
          <w:delText>took the plunge</w:delText>
        </w:r>
        <w:r w:rsidR="00CB0F2D">
          <w:rPr>
            <w:rFonts w:ascii="Cambria" w:hAnsi="Cambria"/>
            <w:sz w:val="28"/>
            <w:szCs w:val="28"/>
          </w:rPr>
          <w:delText xml:space="preserve"> as she </w:delText>
        </w:r>
      </w:del>
      <w:r w:rsidR="00CB0F2D">
        <w:rPr>
          <w:rFonts w:ascii="Cambria" w:hAnsi="Cambria"/>
          <w:sz w:val="28"/>
          <w:szCs w:val="28"/>
        </w:rPr>
        <w:t>fell in step with him</w:t>
      </w:r>
      <w:r w:rsidR="006D72C8">
        <w:rPr>
          <w:rFonts w:ascii="Cambria" w:hAnsi="Cambria"/>
          <w:sz w:val="28"/>
          <w:szCs w:val="28"/>
        </w:rPr>
        <w:t>.  Sure, th</w:t>
      </w:r>
      <w:r>
        <w:rPr>
          <w:rFonts w:ascii="Cambria" w:hAnsi="Cambria"/>
          <w:sz w:val="28"/>
          <w:szCs w:val="28"/>
        </w:rPr>
        <w:t xml:space="preserve">ey barely knew each other, </w:t>
      </w:r>
      <w:r w:rsidR="00E33FB7">
        <w:rPr>
          <w:rFonts w:ascii="Cambria" w:hAnsi="Cambria"/>
          <w:sz w:val="28"/>
          <w:szCs w:val="28"/>
        </w:rPr>
        <w:t xml:space="preserve">but Clara was </w:t>
      </w:r>
      <w:r w:rsidR="009018F3">
        <w:rPr>
          <w:rFonts w:ascii="Cambria" w:hAnsi="Cambria"/>
          <w:sz w:val="28"/>
          <w:szCs w:val="28"/>
        </w:rPr>
        <w:t>alarmed enough to be forward</w:t>
      </w:r>
      <w:r w:rsidR="00E33FB7">
        <w:rPr>
          <w:rFonts w:ascii="Cambria" w:hAnsi="Cambria"/>
          <w:sz w:val="28"/>
          <w:szCs w:val="28"/>
        </w:rPr>
        <w:t>. A</w:t>
      </w:r>
      <w:r>
        <w:rPr>
          <w:rFonts w:ascii="Cambria" w:hAnsi="Cambria"/>
          <w:sz w:val="28"/>
          <w:szCs w:val="28"/>
        </w:rPr>
        <w:t>ll bets were off</w:t>
      </w:r>
      <w:ins w:id="8318" w:author="Daisy Watt" w:date="2026-06-22T07:16:00Z" w16du:dateUtc="2026-06-22T05:16:00Z">
        <w:r w:rsidR="00240699">
          <w:rPr>
            <w:rFonts w:ascii="Cambria" w:hAnsi="Cambria"/>
            <w:sz w:val="28"/>
            <w:szCs w:val="28"/>
          </w:rPr>
          <w:t>,</w:t>
        </w:r>
      </w:ins>
      <w:r>
        <w:rPr>
          <w:rFonts w:ascii="Cambria" w:hAnsi="Cambria"/>
          <w:sz w:val="28"/>
          <w:szCs w:val="28"/>
        </w:rPr>
        <w:t xml:space="preserve"> right now. ‘</w:t>
      </w:r>
      <w:r w:rsidR="00A06A5F">
        <w:rPr>
          <w:rFonts w:ascii="Cambria" w:hAnsi="Cambria"/>
          <w:sz w:val="28"/>
          <w:szCs w:val="28"/>
        </w:rPr>
        <w:t>Have you seen Violet</w:t>
      </w:r>
      <w:ins w:id="8319" w:author="Daisy Watt" w:date="2026-06-22T07:17:00Z" w16du:dateUtc="2026-06-22T05:17:00Z">
        <w:r w:rsidR="00CF4B82">
          <w:rPr>
            <w:rFonts w:ascii="Cambria" w:hAnsi="Cambria"/>
            <w:sz w:val="28"/>
            <w:szCs w:val="28"/>
          </w:rPr>
          <w:t>,</w:t>
        </w:r>
      </w:ins>
      <w:r w:rsidR="00A06A5F">
        <w:rPr>
          <w:rFonts w:ascii="Cambria" w:hAnsi="Cambria"/>
          <w:sz w:val="28"/>
          <w:szCs w:val="28"/>
        </w:rPr>
        <w:t xml:space="preserve"> today?’</w:t>
      </w:r>
    </w:p>
    <w:p w14:paraId="1DA638E5" w14:textId="79CDB86A" w:rsidR="00C97983" w:rsidRDefault="00D70BE9" w:rsidP="00A06A5F">
      <w:pPr>
        <w:spacing w:line="360" w:lineRule="auto"/>
        <w:ind w:firstLine="720"/>
        <w:contextualSpacing/>
        <w:rPr>
          <w:rFonts w:ascii="Cambria" w:hAnsi="Cambria"/>
          <w:sz w:val="28"/>
          <w:szCs w:val="28"/>
        </w:rPr>
      </w:pPr>
      <w:r>
        <w:rPr>
          <w:rFonts w:ascii="Cambria" w:hAnsi="Cambria"/>
          <w:sz w:val="28"/>
          <w:szCs w:val="28"/>
        </w:rPr>
        <w:t>‘</w:t>
      </w:r>
      <w:r w:rsidR="00C97983">
        <w:rPr>
          <w:rFonts w:ascii="Cambria" w:hAnsi="Cambria"/>
          <w:sz w:val="28"/>
          <w:szCs w:val="28"/>
        </w:rPr>
        <w:t>Er, n</w:t>
      </w:r>
      <w:ins w:id="8320" w:author="Daisy Watt" w:date="2026-06-22T07:17:00Z" w16du:dateUtc="2026-06-22T05:17:00Z">
        <w:r>
          <w:rPr>
            <w:rFonts w:ascii="Cambria" w:hAnsi="Cambria"/>
            <w:sz w:val="28"/>
            <w:szCs w:val="28"/>
          </w:rPr>
          <w:t>o</w:t>
        </w:r>
        <w:r w:rsidR="0039348E">
          <w:rPr>
            <w:rFonts w:ascii="Cambria" w:hAnsi="Cambria"/>
            <w:sz w:val="28"/>
            <w:szCs w:val="28"/>
          </w:rPr>
          <w:t>…</w:t>
        </w:r>
      </w:ins>
      <w:del w:id="8321" w:author="Daisy Watt" w:date="2026-06-22T07:17:00Z" w16du:dateUtc="2026-06-22T05:17:00Z">
        <w:r w:rsidDel="0039348E">
          <w:rPr>
            <w:rFonts w:ascii="Cambria" w:hAnsi="Cambria"/>
            <w:sz w:val="28"/>
            <w:szCs w:val="28"/>
          </w:rPr>
          <w:delText>o</w:delText>
        </w:r>
        <w:r w:rsidR="00E33FB7">
          <w:rPr>
            <w:rFonts w:ascii="Cambria" w:hAnsi="Cambria"/>
            <w:sz w:val="28"/>
            <w:szCs w:val="28"/>
          </w:rPr>
          <w:delText xml:space="preserve"> -</w:delText>
        </w:r>
      </w:del>
      <w:r w:rsidR="00C97983">
        <w:rPr>
          <w:rFonts w:ascii="Cambria" w:hAnsi="Cambria"/>
          <w:sz w:val="28"/>
          <w:szCs w:val="28"/>
        </w:rPr>
        <w:t xml:space="preserve">’ </w:t>
      </w:r>
      <w:del w:id="8322" w:author="Daisy Watt" w:date="2026-06-22T07:32:00Z" w16du:dateUtc="2026-06-22T05:32:00Z">
        <w:r w:rsidR="00C97983" w:rsidDel="001C2F5C">
          <w:rPr>
            <w:rFonts w:ascii="Cambria" w:hAnsi="Cambria"/>
            <w:sz w:val="28"/>
            <w:szCs w:val="28"/>
          </w:rPr>
          <w:delText>h</w:delText>
        </w:r>
      </w:del>
      <w:ins w:id="8323" w:author="Daisy Watt" w:date="2026-06-22T07:32:00Z" w16du:dateUtc="2026-06-22T05:32:00Z">
        <w:r w:rsidR="001C2F5C">
          <w:rPr>
            <w:rFonts w:ascii="Cambria" w:hAnsi="Cambria"/>
            <w:sz w:val="28"/>
            <w:szCs w:val="28"/>
          </w:rPr>
          <w:t>H</w:t>
        </w:r>
      </w:ins>
      <w:r w:rsidR="00C97983">
        <w:rPr>
          <w:rFonts w:ascii="Cambria" w:hAnsi="Cambria"/>
          <w:sz w:val="28"/>
          <w:szCs w:val="28"/>
        </w:rPr>
        <w:t>e looked more surprised</w:t>
      </w:r>
      <w:r w:rsidR="005C64A6">
        <w:rPr>
          <w:rFonts w:ascii="Cambria" w:hAnsi="Cambria"/>
          <w:sz w:val="28"/>
          <w:szCs w:val="28"/>
        </w:rPr>
        <w:t>, pushing his floppy hair out of his eyes</w:t>
      </w:r>
      <w:r w:rsidR="00943FD9">
        <w:rPr>
          <w:rFonts w:ascii="Cambria" w:hAnsi="Cambria"/>
          <w:sz w:val="28"/>
          <w:szCs w:val="28"/>
        </w:rPr>
        <w:t xml:space="preserve">, </w:t>
      </w:r>
      <w:del w:id="8324" w:author="Claire S" w:date="2026-05-27T13:55:00Z" w16du:dateUtc="2026-05-27T12:55:00Z">
        <w:r w:rsidR="00943FD9" w:rsidDel="00B44784">
          <w:rPr>
            <w:rFonts w:ascii="Cambria" w:hAnsi="Cambria"/>
            <w:sz w:val="28"/>
            <w:szCs w:val="28"/>
          </w:rPr>
          <w:delText xml:space="preserve">which were </w:delText>
        </w:r>
      </w:del>
      <w:r w:rsidR="00D64B3E">
        <w:rPr>
          <w:rFonts w:ascii="Cambria" w:hAnsi="Cambria"/>
          <w:sz w:val="28"/>
          <w:szCs w:val="28"/>
        </w:rPr>
        <w:t>half-hidden behind black-framed glasses</w:t>
      </w:r>
      <w:r w:rsidR="00C97983">
        <w:rPr>
          <w:rFonts w:ascii="Cambria" w:hAnsi="Cambria"/>
          <w:sz w:val="28"/>
          <w:szCs w:val="28"/>
        </w:rPr>
        <w:t>. ‘Why?’</w:t>
      </w:r>
    </w:p>
    <w:p w14:paraId="3F0E4260" w14:textId="0BB259FD" w:rsidR="00C97983" w:rsidRDefault="00E33FB7" w:rsidP="00A06A5F">
      <w:pPr>
        <w:spacing w:line="360" w:lineRule="auto"/>
        <w:ind w:firstLine="720"/>
        <w:contextualSpacing/>
        <w:rPr>
          <w:rFonts w:ascii="Cambria" w:hAnsi="Cambria"/>
          <w:sz w:val="28"/>
          <w:szCs w:val="28"/>
        </w:rPr>
      </w:pPr>
      <w:r>
        <w:rPr>
          <w:rFonts w:ascii="Cambria" w:hAnsi="Cambria"/>
          <w:sz w:val="28"/>
          <w:szCs w:val="28"/>
        </w:rPr>
        <w:t>‘I’ve been trying her since Saturday.</w:t>
      </w:r>
      <w:r w:rsidR="00813CAA">
        <w:rPr>
          <w:rFonts w:ascii="Cambria" w:hAnsi="Cambria"/>
          <w:sz w:val="28"/>
          <w:szCs w:val="28"/>
        </w:rPr>
        <w:t xml:space="preserve"> </w:t>
      </w:r>
      <w:r w:rsidR="00552CF7">
        <w:rPr>
          <w:rFonts w:ascii="Cambria" w:hAnsi="Cambria"/>
          <w:sz w:val="28"/>
          <w:szCs w:val="28"/>
        </w:rPr>
        <w:t>Got to say, the whole thing</w:t>
      </w:r>
      <w:r w:rsidR="00813CAA">
        <w:rPr>
          <w:rFonts w:ascii="Cambria" w:hAnsi="Cambria"/>
          <w:sz w:val="28"/>
          <w:szCs w:val="28"/>
        </w:rPr>
        <w:t xml:space="preserve"> looked </w:t>
      </w:r>
      <w:r w:rsidR="00813CAA" w:rsidRPr="00993428">
        <w:rPr>
          <w:rFonts w:ascii="Cambria" w:hAnsi="Cambria"/>
          <w:sz w:val="28"/>
          <w:szCs w:val="28"/>
        </w:rPr>
        <w:t>so weird on TV</w:t>
      </w:r>
      <w:r w:rsidR="00232A8A">
        <w:rPr>
          <w:rFonts w:ascii="Cambria" w:hAnsi="Cambria"/>
          <w:sz w:val="28"/>
          <w:szCs w:val="28"/>
        </w:rPr>
        <w:t>, t</w:t>
      </w:r>
      <w:r w:rsidR="00482C1F">
        <w:rPr>
          <w:rFonts w:ascii="Cambria" w:hAnsi="Cambria"/>
          <w:sz w:val="28"/>
          <w:szCs w:val="28"/>
        </w:rPr>
        <w:t>hat horrible body falling down like that</w:t>
      </w:r>
      <w:r w:rsidR="00ED7EDC">
        <w:rPr>
          <w:rFonts w:ascii="Cambria" w:hAnsi="Cambria"/>
          <w:sz w:val="28"/>
          <w:szCs w:val="28"/>
        </w:rPr>
        <w:t>! Creepy.</w:t>
      </w:r>
      <w:r w:rsidR="00482C1F">
        <w:rPr>
          <w:rFonts w:ascii="Cambria" w:hAnsi="Cambria"/>
          <w:sz w:val="28"/>
          <w:szCs w:val="28"/>
        </w:rPr>
        <w:t>’</w:t>
      </w:r>
    </w:p>
    <w:p w14:paraId="309A84AE" w14:textId="65415F7D" w:rsidR="00482C1F" w:rsidRDefault="00E33FB7" w:rsidP="00A06A5F">
      <w:pPr>
        <w:spacing w:line="360" w:lineRule="auto"/>
        <w:ind w:firstLine="720"/>
        <w:contextualSpacing/>
        <w:rPr>
          <w:rFonts w:ascii="Cambria" w:hAnsi="Cambria"/>
          <w:sz w:val="28"/>
          <w:szCs w:val="28"/>
        </w:rPr>
      </w:pPr>
      <w:r>
        <w:rPr>
          <w:rFonts w:ascii="Cambria" w:hAnsi="Cambria"/>
          <w:sz w:val="28"/>
          <w:szCs w:val="28"/>
        </w:rPr>
        <w:t>‘</w:t>
      </w:r>
      <w:r w:rsidR="00813CAA">
        <w:rPr>
          <w:rFonts w:ascii="Cambria" w:hAnsi="Cambria"/>
          <w:sz w:val="28"/>
          <w:szCs w:val="28"/>
        </w:rPr>
        <w:t xml:space="preserve">It was </w:t>
      </w:r>
      <w:r w:rsidR="00E0709C">
        <w:rPr>
          <w:rFonts w:ascii="Cambria" w:hAnsi="Cambria"/>
          <w:sz w:val="28"/>
          <w:szCs w:val="28"/>
        </w:rPr>
        <w:t xml:space="preserve">a bit </w:t>
      </w:r>
      <w:del w:id="8325" w:author="Claire S" w:date="2026-07-22T12:13:00Z" w16du:dateUtc="2026-07-22T11:13:00Z">
        <w:r w:rsidR="00813CAA" w:rsidRPr="00993428" w:rsidDel="00993428">
          <w:rPr>
            <w:rFonts w:ascii="Cambria" w:hAnsi="Cambria"/>
            <w:sz w:val="28"/>
            <w:szCs w:val="28"/>
          </w:rPr>
          <w:delText>weird</w:delText>
        </w:r>
      </w:del>
      <w:ins w:id="8326" w:author="Claire S" w:date="2026-07-22T12:13:00Z" w16du:dateUtc="2026-07-22T11:13:00Z">
        <w:r w:rsidR="00993428" w:rsidRPr="00993428">
          <w:rPr>
            <w:rFonts w:ascii="Cambria" w:hAnsi="Cambria"/>
            <w:sz w:val="28"/>
            <w:szCs w:val="28"/>
            <w:rPrChange w:id="8327" w:author="Claire S" w:date="2026-07-22T12:13:00Z" w16du:dateUtc="2026-07-22T11:13:00Z">
              <w:rPr>
                <w:rFonts w:ascii="Cambria" w:hAnsi="Cambria"/>
                <w:sz w:val="28"/>
                <w:szCs w:val="28"/>
                <w:highlight w:val="green"/>
              </w:rPr>
            </w:rPrChange>
          </w:rPr>
          <w:t>od</w:t>
        </w:r>
        <w:r w:rsidR="00993428" w:rsidRPr="00993428">
          <w:rPr>
            <w:rFonts w:ascii="Cambria" w:hAnsi="Cambria"/>
            <w:sz w:val="28"/>
            <w:szCs w:val="28"/>
          </w:rPr>
          <w:t>d</w:t>
        </w:r>
      </w:ins>
      <w:r w:rsidR="00813CAA" w:rsidRPr="00993428">
        <w:rPr>
          <w:rFonts w:ascii="Cambria" w:hAnsi="Cambria"/>
          <w:sz w:val="28"/>
          <w:szCs w:val="28"/>
        </w:rPr>
        <w:t>, yeah</w:t>
      </w:r>
      <w:del w:id="8328" w:author="Daisy Watt" w:date="2026-06-22T07:33:00Z" w16du:dateUtc="2026-06-22T05:33:00Z">
        <w:r w:rsidR="00FC6FED">
          <w:rPr>
            <w:rFonts w:ascii="Cambria" w:hAnsi="Cambria"/>
            <w:sz w:val="28"/>
            <w:szCs w:val="28"/>
          </w:rPr>
          <w:delText xml:space="preserve">,’ </w:delText>
        </w:r>
        <w:r w:rsidR="00FC6FED" w:rsidDel="008077ED">
          <w:rPr>
            <w:rFonts w:ascii="Cambria" w:hAnsi="Cambria"/>
            <w:sz w:val="28"/>
            <w:szCs w:val="28"/>
          </w:rPr>
          <w:delText>h</w:delText>
        </w:r>
      </w:del>
      <w:ins w:id="8329" w:author="Daisy Watt" w:date="2026-06-22T07:33:00Z" w16du:dateUtc="2026-06-22T05:33:00Z">
        <w:r w:rsidR="008077ED">
          <w:rPr>
            <w:rFonts w:ascii="Cambria" w:hAnsi="Cambria"/>
            <w:sz w:val="28"/>
            <w:szCs w:val="28"/>
          </w:rPr>
          <w:t>.’ H</w:t>
        </w:r>
      </w:ins>
      <w:r w:rsidR="00FC6FED">
        <w:rPr>
          <w:rFonts w:ascii="Cambria" w:hAnsi="Cambria"/>
          <w:sz w:val="28"/>
          <w:szCs w:val="28"/>
        </w:rPr>
        <w:t>e shrugged. ‘</w:t>
      </w:r>
      <w:r w:rsidR="00E0709C">
        <w:rPr>
          <w:rFonts w:ascii="Cambria" w:hAnsi="Cambria"/>
          <w:sz w:val="28"/>
          <w:szCs w:val="28"/>
        </w:rPr>
        <w:t>G</w:t>
      </w:r>
      <w:r w:rsidR="00BE2E26">
        <w:rPr>
          <w:rFonts w:ascii="Cambria" w:hAnsi="Cambria"/>
          <w:sz w:val="28"/>
          <w:szCs w:val="28"/>
        </w:rPr>
        <w:t>uessing</w:t>
      </w:r>
      <w:r w:rsidR="00482C1F">
        <w:rPr>
          <w:rFonts w:ascii="Cambria" w:hAnsi="Cambria"/>
          <w:sz w:val="28"/>
          <w:szCs w:val="28"/>
        </w:rPr>
        <w:t xml:space="preserve"> it was just a </w:t>
      </w:r>
      <w:r w:rsidR="00E0709C">
        <w:rPr>
          <w:rFonts w:ascii="Cambria" w:hAnsi="Cambria"/>
          <w:sz w:val="28"/>
          <w:szCs w:val="28"/>
        </w:rPr>
        <w:t xml:space="preserve">stupid </w:t>
      </w:r>
      <w:commentRangeStart w:id="8330"/>
      <w:r w:rsidR="00482C1F">
        <w:rPr>
          <w:rFonts w:ascii="Cambria" w:hAnsi="Cambria"/>
          <w:sz w:val="28"/>
          <w:szCs w:val="28"/>
        </w:rPr>
        <w:t>publicity stunt</w:t>
      </w:r>
      <w:commentRangeEnd w:id="8330"/>
      <w:r w:rsidR="002530DD">
        <w:rPr>
          <w:rStyle w:val="CommentReference"/>
          <w:rFonts w:ascii="Cambria" w:hAnsi="Cambria"/>
          <w:sz w:val="28"/>
          <w:szCs w:val="28"/>
        </w:rPr>
        <w:commentReference w:id="8330"/>
      </w:r>
      <w:ins w:id="8331" w:author="Claire S" w:date="2026-07-22T12:12:00Z" w16du:dateUtc="2026-07-22T11:12:00Z">
        <w:r w:rsidR="00993428">
          <w:rPr>
            <w:rFonts w:ascii="Cambria" w:hAnsi="Cambria"/>
            <w:sz w:val="28"/>
            <w:szCs w:val="28"/>
          </w:rPr>
          <w:t xml:space="preserve"> for the Awards Best Book</w:t>
        </w:r>
      </w:ins>
      <w:r w:rsidR="00482C1F">
        <w:rPr>
          <w:rFonts w:ascii="Cambria" w:hAnsi="Cambria"/>
          <w:sz w:val="28"/>
          <w:szCs w:val="28"/>
        </w:rPr>
        <w:t xml:space="preserve"> that went </w:t>
      </w:r>
      <w:r w:rsidR="00E0709C">
        <w:rPr>
          <w:rFonts w:ascii="Cambria" w:hAnsi="Cambria"/>
          <w:sz w:val="28"/>
          <w:szCs w:val="28"/>
        </w:rPr>
        <w:t>tits up</w:t>
      </w:r>
      <w:r w:rsidR="00482C1F">
        <w:rPr>
          <w:rFonts w:ascii="Cambria" w:hAnsi="Cambria"/>
          <w:sz w:val="28"/>
          <w:szCs w:val="28"/>
        </w:rPr>
        <w:t>.</w:t>
      </w:r>
      <w:ins w:id="8332" w:author="Claire S" w:date="2026-07-22T12:13:00Z" w16du:dateUtc="2026-07-22T11:13:00Z">
        <w:r w:rsidR="00993428">
          <w:rPr>
            <w:rFonts w:ascii="Cambria" w:hAnsi="Cambria"/>
            <w:sz w:val="28"/>
            <w:szCs w:val="28"/>
          </w:rPr>
          <w:t xml:space="preserve"> Not that we ever found out what that </w:t>
        </w:r>
      </w:ins>
      <w:ins w:id="8333" w:author="Claire S" w:date="2026-07-22T12:21:00Z" w16du:dateUtc="2026-07-22T11:21:00Z">
        <w:r w:rsidR="000F26A3">
          <w:rPr>
            <w:rFonts w:ascii="Cambria" w:hAnsi="Cambria"/>
            <w:sz w:val="28"/>
            <w:szCs w:val="28"/>
          </w:rPr>
          <w:t xml:space="preserve">book </w:t>
        </w:r>
      </w:ins>
      <w:ins w:id="8334" w:author="Claire S" w:date="2026-07-22T12:13:00Z" w16du:dateUtc="2026-07-22T11:13:00Z">
        <w:r w:rsidR="00993428">
          <w:rPr>
            <w:rFonts w:ascii="Cambria" w:hAnsi="Cambria"/>
            <w:sz w:val="28"/>
            <w:szCs w:val="28"/>
          </w:rPr>
          <w:t>was</w:t>
        </w:r>
      </w:ins>
      <w:ins w:id="8335" w:author="Claire S" w:date="2026-07-22T12:21:00Z" w16du:dateUtc="2026-07-22T11:21:00Z">
        <w:r w:rsidR="000F26A3">
          <w:rPr>
            <w:rFonts w:ascii="Cambria" w:hAnsi="Cambria"/>
            <w:sz w:val="28"/>
            <w:szCs w:val="28"/>
          </w:rPr>
          <w:t>,</w:t>
        </w:r>
      </w:ins>
      <w:ins w:id="8336" w:author="Claire S" w:date="2026-07-22T12:13:00Z" w16du:dateUtc="2026-07-22T11:13:00Z">
        <w:r w:rsidR="00993428">
          <w:rPr>
            <w:rFonts w:ascii="Cambria" w:hAnsi="Cambria"/>
            <w:sz w:val="28"/>
            <w:szCs w:val="28"/>
          </w:rPr>
          <w:t xml:space="preserve"> </w:t>
        </w:r>
      </w:ins>
      <w:ins w:id="8337" w:author="Claire S" w:date="2026-07-22T12:21:00Z" w16du:dateUtc="2026-07-22T11:21:00Z">
        <w:r w:rsidR="000F26A3">
          <w:rPr>
            <w:rFonts w:ascii="Cambria" w:hAnsi="Cambria"/>
            <w:sz w:val="28"/>
            <w:szCs w:val="28"/>
          </w:rPr>
          <w:t xml:space="preserve">actually </w:t>
        </w:r>
      </w:ins>
      <w:ins w:id="8338" w:author="Claire S" w:date="2026-07-22T12:13:00Z" w16du:dateUtc="2026-07-22T11:13:00Z">
        <w:r w:rsidR="00993428">
          <w:rPr>
            <w:rFonts w:ascii="Cambria" w:hAnsi="Cambria"/>
            <w:sz w:val="28"/>
            <w:szCs w:val="28"/>
          </w:rPr>
          <w:t>-</w:t>
        </w:r>
      </w:ins>
      <w:r w:rsidR="00482C1F">
        <w:rPr>
          <w:rFonts w:ascii="Cambria" w:hAnsi="Cambria"/>
          <w:sz w:val="28"/>
          <w:szCs w:val="28"/>
        </w:rPr>
        <w:t>’</w:t>
      </w:r>
    </w:p>
    <w:p w14:paraId="0DC63CD2" w14:textId="1CC11F6F" w:rsidR="00482C1F" w:rsidRDefault="00BE2E26" w:rsidP="00A06A5F">
      <w:pPr>
        <w:spacing w:line="360" w:lineRule="auto"/>
        <w:ind w:firstLine="720"/>
        <w:contextualSpacing/>
        <w:rPr>
          <w:rFonts w:ascii="Cambria" w:hAnsi="Cambria"/>
          <w:sz w:val="28"/>
          <w:szCs w:val="28"/>
        </w:rPr>
      </w:pPr>
      <w:r>
        <w:rPr>
          <w:rFonts w:ascii="Cambria" w:hAnsi="Cambria"/>
          <w:sz w:val="28"/>
          <w:szCs w:val="28"/>
        </w:rPr>
        <w:t>‘</w:t>
      </w:r>
      <w:del w:id="8339" w:author="Claire S" w:date="2026-07-22T12:13:00Z" w16du:dateUtc="2026-07-22T11:13:00Z">
        <w:r w:rsidDel="00993428">
          <w:rPr>
            <w:rFonts w:ascii="Cambria" w:hAnsi="Cambria"/>
            <w:sz w:val="28"/>
            <w:szCs w:val="28"/>
          </w:rPr>
          <w:delText>Maybe</w:delText>
        </w:r>
      </w:del>
      <w:ins w:id="8340" w:author="Claire S" w:date="2026-07-22T12:21:00Z" w16du:dateUtc="2026-07-22T11:21:00Z">
        <w:r w:rsidR="000F26A3">
          <w:rPr>
            <w:rFonts w:ascii="Cambria" w:hAnsi="Cambria"/>
            <w:sz w:val="28"/>
            <w:szCs w:val="28"/>
          </w:rPr>
          <w:t>Maybe</w:t>
        </w:r>
      </w:ins>
      <w:r>
        <w:rPr>
          <w:rFonts w:ascii="Cambria" w:hAnsi="Cambria"/>
          <w:sz w:val="28"/>
          <w:szCs w:val="28"/>
        </w:rPr>
        <w:t xml:space="preserve">.’ Clara </w:t>
      </w:r>
      <w:r w:rsidR="00482C1F">
        <w:rPr>
          <w:rFonts w:ascii="Cambria" w:hAnsi="Cambria"/>
          <w:sz w:val="28"/>
          <w:szCs w:val="28"/>
        </w:rPr>
        <w:t>lean</w:t>
      </w:r>
      <w:ins w:id="8341" w:author="Daisy Watt" w:date="2026-06-16T17:30:00Z" w16du:dateUtc="2026-06-16T16:30:00Z">
        <w:r w:rsidR="00051F4B">
          <w:rPr>
            <w:rFonts w:ascii="Cambria" w:hAnsi="Cambria"/>
            <w:sz w:val="28"/>
            <w:szCs w:val="28"/>
          </w:rPr>
          <w:t>ed</w:t>
        </w:r>
      </w:ins>
      <w:del w:id="8342" w:author="Daisy Watt" w:date="2026-06-16T17:30:00Z" w16du:dateUtc="2026-06-16T16:30:00Z">
        <w:r w:rsidR="00482C1F" w:rsidDel="00051F4B">
          <w:rPr>
            <w:rFonts w:ascii="Cambria" w:hAnsi="Cambria"/>
            <w:sz w:val="28"/>
            <w:szCs w:val="28"/>
          </w:rPr>
          <w:delText>t</w:delText>
        </w:r>
      </w:del>
      <w:r w:rsidR="00482C1F">
        <w:rPr>
          <w:rFonts w:ascii="Cambria" w:hAnsi="Cambria"/>
          <w:sz w:val="28"/>
          <w:szCs w:val="28"/>
        </w:rPr>
        <w:t xml:space="preserve"> on the kitchenette wall</w:t>
      </w:r>
      <w:del w:id="8343" w:author="Daisy Watt" w:date="2026-06-22T07:34:00Z" w16du:dateUtc="2026-06-22T05:34:00Z">
        <w:r w:rsidR="00482C1F">
          <w:rPr>
            <w:rFonts w:ascii="Cambria" w:hAnsi="Cambria"/>
            <w:sz w:val="28"/>
            <w:szCs w:val="28"/>
          </w:rPr>
          <w:delText xml:space="preserve">, </w:delText>
        </w:r>
        <w:r w:rsidR="00482C1F" w:rsidRPr="002530DD">
          <w:rPr>
            <w:rFonts w:ascii="Cambria" w:hAnsi="Cambria"/>
            <w:sz w:val="28"/>
            <w:szCs w:val="28"/>
            <w:highlight w:val="yellow"/>
            <w:rPrChange w:id="8344" w:author="Daisy Watt" w:date="2026-06-23T12:42:00Z" w16du:dateUtc="2026-06-23T10:42:00Z">
              <w:rPr>
                <w:rFonts w:ascii="Cambria" w:hAnsi="Cambria"/>
                <w:sz w:val="28"/>
                <w:szCs w:val="28"/>
              </w:rPr>
            </w:rPrChange>
          </w:rPr>
          <w:delText>trying to look nonchalant</w:delText>
        </w:r>
      </w:del>
      <w:r w:rsidR="00482C1F">
        <w:rPr>
          <w:rFonts w:ascii="Cambria" w:hAnsi="Cambria"/>
          <w:sz w:val="28"/>
          <w:szCs w:val="28"/>
        </w:rPr>
        <w:t xml:space="preserve">. ‘And did you go </w:t>
      </w:r>
      <w:del w:id="8345" w:author="Claire S" w:date="2026-05-27T13:56:00Z" w16du:dateUtc="2026-05-27T12:56:00Z">
        <w:r w:rsidR="00482C1F" w:rsidDel="004E3C06">
          <w:rPr>
            <w:rFonts w:ascii="Cambria" w:hAnsi="Cambria"/>
            <w:sz w:val="28"/>
            <w:szCs w:val="28"/>
          </w:rPr>
          <w:delText xml:space="preserve">out </w:delText>
        </w:r>
      </w:del>
      <w:r w:rsidR="00482C1F">
        <w:rPr>
          <w:rFonts w:ascii="Cambria" w:hAnsi="Cambria"/>
          <w:sz w:val="28"/>
          <w:szCs w:val="28"/>
        </w:rPr>
        <w:t>partying</w:t>
      </w:r>
      <w:ins w:id="8346" w:author="Daisy Watt" w:date="2026-06-22T07:18:00Z" w16du:dateUtc="2026-06-22T05:18:00Z">
        <w:r w:rsidR="00EE7808">
          <w:rPr>
            <w:rFonts w:ascii="Cambria" w:hAnsi="Cambria"/>
            <w:sz w:val="28"/>
            <w:szCs w:val="28"/>
          </w:rPr>
          <w:t>,</w:t>
        </w:r>
      </w:ins>
      <w:r w:rsidR="00482C1F">
        <w:rPr>
          <w:rFonts w:ascii="Cambria" w:hAnsi="Cambria"/>
          <w:sz w:val="28"/>
          <w:szCs w:val="28"/>
        </w:rPr>
        <w:t xml:space="preserve"> after</w:t>
      </w:r>
      <w:r>
        <w:rPr>
          <w:rFonts w:ascii="Cambria" w:hAnsi="Cambria"/>
          <w:sz w:val="28"/>
          <w:szCs w:val="28"/>
        </w:rPr>
        <w:t>?’</w:t>
      </w:r>
    </w:p>
    <w:p w14:paraId="1AA2FEF9" w14:textId="6F67BD15" w:rsidR="00813CAA" w:rsidRDefault="00482C1F" w:rsidP="00A06A5F">
      <w:pPr>
        <w:spacing w:line="360" w:lineRule="auto"/>
        <w:ind w:firstLine="720"/>
        <w:contextualSpacing/>
        <w:rPr>
          <w:rFonts w:ascii="Cambria" w:hAnsi="Cambria"/>
          <w:sz w:val="28"/>
          <w:szCs w:val="28"/>
        </w:rPr>
      </w:pPr>
      <w:r>
        <w:rPr>
          <w:rFonts w:ascii="Cambria" w:hAnsi="Cambria"/>
          <w:sz w:val="28"/>
          <w:szCs w:val="28"/>
        </w:rPr>
        <w:t>‘</w:t>
      </w:r>
      <w:r w:rsidR="00E0709C">
        <w:rPr>
          <w:rFonts w:ascii="Cambria" w:hAnsi="Cambria"/>
          <w:sz w:val="28"/>
          <w:szCs w:val="28"/>
        </w:rPr>
        <w:t xml:space="preserve">Not really. </w:t>
      </w:r>
      <w:commentRangeStart w:id="8347"/>
      <w:r w:rsidR="00813CAA">
        <w:rPr>
          <w:rFonts w:ascii="Cambria" w:hAnsi="Cambria"/>
          <w:sz w:val="28"/>
          <w:szCs w:val="28"/>
        </w:rPr>
        <w:t xml:space="preserve">Me and Violet </w:t>
      </w:r>
      <w:commentRangeEnd w:id="8347"/>
      <w:r w:rsidR="00095F9E">
        <w:rPr>
          <w:rStyle w:val="CommentReference"/>
          <w:rFonts w:ascii="Cambria" w:hAnsi="Cambria"/>
          <w:sz w:val="28"/>
          <w:szCs w:val="28"/>
        </w:rPr>
        <w:commentReference w:id="8347"/>
      </w:r>
      <w:r w:rsidR="00813CAA">
        <w:rPr>
          <w:rFonts w:ascii="Cambria" w:hAnsi="Cambria"/>
          <w:sz w:val="28"/>
          <w:szCs w:val="28"/>
        </w:rPr>
        <w:t>got a cab with</w:t>
      </w:r>
      <w:r w:rsidR="00BE2E26">
        <w:rPr>
          <w:rFonts w:ascii="Cambria" w:hAnsi="Cambria"/>
          <w:sz w:val="28"/>
          <w:szCs w:val="28"/>
        </w:rPr>
        <w:t xml:space="preserve"> Dex and</w:t>
      </w:r>
      <w:r w:rsidR="00E9287C">
        <w:rPr>
          <w:rFonts w:ascii="Cambria" w:hAnsi="Cambria"/>
          <w:sz w:val="28"/>
          <w:szCs w:val="28"/>
        </w:rPr>
        <w:t xml:space="preserve"> </w:t>
      </w:r>
      <w:del w:id="8348" w:author="Daisy Watt" w:date="2026-06-22T07:18:00Z" w16du:dateUtc="2026-06-22T05:18:00Z">
        <w:r w:rsidR="00E9287C">
          <w:rPr>
            <w:rFonts w:ascii="Cambria" w:hAnsi="Cambria"/>
            <w:sz w:val="28"/>
            <w:szCs w:val="28"/>
          </w:rPr>
          <w:delText>my boss,</w:delText>
        </w:r>
        <w:r>
          <w:rPr>
            <w:rFonts w:ascii="Cambria" w:hAnsi="Cambria"/>
            <w:sz w:val="28"/>
            <w:szCs w:val="28"/>
          </w:rPr>
          <w:delText xml:space="preserve"> </w:delText>
        </w:r>
      </w:del>
      <w:r>
        <w:rPr>
          <w:rFonts w:ascii="Cambria" w:hAnsi="Cambria"/>
          <w:sz w:val="28"/>
          <w:szCs w:val="28"/>
        </w:rPr>
        <w:t>Savan</w:t>
      </w:r>
      <w:r w:rsidR="00E9287C">
        <w:rPr>
          <w:rFonts w:ascii="Cambria" w:hAnsi="Cambria"/>
          <w:sz w:val="28"/>
          <w:szCs w:val="28"/>
        </w:rPr>
        <w:t>n</w:t>
      </w:r>
      <w:r>
        <w:rPr>
          <w:rFonts w:ascii="Cambria" w:hAnsi="Cambria"/>
          <w:sz w:val="28"/>
          <w:szCs w:val="28"/>
        </w:rPr>
        <w:t>ah.’</w:t>
      </w:r>
      <w:r w:rsidR="00BE2E26">
        <w:rPr>
          <w:rFonts w:ascii="Cambria" w:hAnsi="Cambria"/>
          <w:sz w:val="28"/>
          <w:szCs w:val="28"/>
        </w:rPr>
        <w:t xml:space="preserve"> </w:t>
      </w:r>
      <w:commentRangeStart w:id="8349"/>
      <w:r w:rsidR="00BE2E26">
        <w:rPr>
          <w:rFonts w:ascii="Cambria" w:hAnsi="Cambria"/>
          <w:sz w:val="28"/>
          <w:szCs w:val="28"/>
        </w:rPr>
        <w:t xml:space="preserve">Ishan chose the </w:t>
      </w:r>
      <w:r w:rsidR="00FC6FED">
        <w:rPr>
          <w:rFonts w:ascii="Cambria" w:hAnsi="Cambria"/>
          <w:sz w:val="28"/>
          <w:szCs w:val="28"/>
        </w:rPr>
        <w:t xml:space="preserve">blue </w:t>
      </w:r>
      <w:r w:rsidR="00BE2E26">
        <w:rPr>
          <w:rFonts w:ascii="Cambria" w:hAnsi="Cambria"/>
          <w:sz w:val="28"/>
          <w:szCs w:val="28"/>
        </w:rPr>
        <w:t>coffee</w:t>
      </w:r>
      <w:ins w:id="8350" w:author="Daisy Watt" w:date="2026-06-22T07:18:00Z" w16du:dateUtc="2026-06-22T05:18:00Z">
        <w:r w:rsidR="001B2A82">
          <w:rPr>
            <w:rFonts w:ascii="Cambria" w:hAnsi="Cambria"/>
            <w:sz w:val="28"/>
            <w:szCs w:val="28"/>
          </w:rPr>
          <w:t xml:space="preserve"> </w:t>
        </w:r>
      </w:ins>
      <w:del w:id="8351" w:author="Daisy Watt" w:date="2026-06-22T07:18:00Z" w16du:dateUtc="2026-06-22T05:18:00Z">
        <w:r w:rsidR="00090A5E">
          <w:rPr>
            <w:rFonts w:ascii="Cambria" w:hAnsi="Cambria"/>
            <w:sz w:val="28"/>
            <w:szCs w:val="28"/>
          </w:rPr>
          <w:delText>-</w:delText>
        </w:r>
      </w:del>
      <w:r w:rsidR="00BE2E26">
        <w:rPr>
          <w:rFonts w:ascii="Cambria" w:hAnsi="Cambria"/>
          <w:sz w:val="28"/>
          <w:szCs w:val="28"/>
        </w:rPr>
        <w:t>pod</w:t>
      </w:r>
      <w:r w:rsidR="00FC6FED">
        <w:rPr>
          <w:rFonts w:ascii="Cambria" w:hAnsi="Cambria"/>
          <w:sz w:val="28"/>
          <w:szCs w:val="28"/>
        </w:rPr>
        <w:t xml:space="preserve"> – the strongest </w:t>
      </w:r>
      <w:del w:id="8352" w:author="Daisy Watt" w:date="2026-06-22T07:18:00Z" w16du:dateUtc="2026-06-22T05:18:00Z">
        <w:r w:rsidR="00FC6FED">
          <w:rPr>
            <w:rFonts w:ascii="Cambria" w:hAnsi="Cambria"/>
            <w:sz w:val="28"/>
            <w:szCs w:val="28"/>
          </w:rPr>
          <w:delText>-</w:delText>
        </w:r>
      </w:del>
      <w:ins w:id="8353" w:author="Daisy Watt" w:date="2026-06-22T07:18:00Z" w16du:dateUtc="2026-06-22T05:18:00Z">
        <w:r w:rsidR="001B2A82">
          <w:rPr>
            <w:rFonts w:ascii="Cambria" w:hAnsi="Cambria"/>
            <w:sz w:val="28"/>
            <w:szCs w:val="28"/>
          </w:rPr>
          <w:t>–</w:t>
        </w:r>
      </w:ins>
      <w:r w:rsidR="00BE2E26">
        <w:rPr>
          <w:rFonts w:ascii="Cambria" w:hAnsi="Cambria"/>
          <w:sz w:val="28"/>
          <w:szCs w:val="28"/>
        </w:rPr>
        <w:t xml:space="preserve"> and slotted it in the machine. </w:t>
      </w:r>
      <w:commentRangeEnd w:id="8349"/>
      <w:r w:rsidR="009A4E6A">
        <w:rPr>
          <w:rStyle w:val="CommentReference"/>
          <w:rFonts w:ascii="Cambria" w:hAnsi="Cambria"/>
          <w:sz w:val="28"/>
          <w:szCs w:val="28"/>
        </w:rPr>
        <w:commentReference w:id="8349"/>
      </w:r>
      <w:r w:rsidR="00BE2E26">
        <w:rPr>
          <w:rFonts w:ascii="Cambria" w:hAnsi="Cambria"/>
          <w:sz w:val="28"/>
          <w:szCs w:val="28"/>
        </w:rPr>
        <w:t>‘</w:t>
      </w:r>
      <w:r w:rsidR="0063201D">
        <w:rPr>
          <w:rFonts w:ascii="Cambria" w:hAnsi="Cambria"/>
          <w:sz w:val="28"/>
          <w:szCs w:val="28"/>
        </w:rPr>
        <w:t>Oh, a</w:t>
      </w:r>
      <w:r w:rsidR="00BE2E26">
        <w:rPr>
          <w:rFonts w:ascii="Cambria" w:hAnsi="Cambria"/>
          <w:sz w:val="28"/>
          <w:szCs w:val="28"/>
        </w:rPr>
        <w:t xml:space="preserve">nd Jackson Rayne.’ </w:t>
      </w:r>
    </w:p>
    <w:p w14:paraId="5F94398B" w14:textId="1A7C3F8A" w:rsidR="00482C1F" w:rsidRDefault="00813CAA" w:rsidP="00813CAA">
      <w:pPr>
        <w:spacing w:line="360" w:lineRule="auto"/>
        <w:ind w:firstLine="720"/>
        <w:contextualSpacing/>
        <w:rPr>
          <w:rFonts w:ascii="Cambria" w:hAnsi="Cambria"/>
          <w:sz w:val="28"/>
          <w:szCs w:val="28"/>
        </w:rPr>
      </w:pPr>
      <w:del w:id="8354" w:author="Claire S" w:date="2026-07-22T12:15:00Z" w16du:dateUtc="2026-07-22T11:15:00Z">
        <w:r w:rsidDel="0012222D">
          <w:rPr>
            <w:rFonts w:ascii="Cambria" w:hAnsi="Cambria"/>
            <w:sz w:val="28"/>
            <w:szCs w:val="28"/>
          </w:rPr>
          <w:delText>‘</w:delText>
        </w:r>
        <w:r w:rsidDel="00FE591B">
          <w:rPr>
            <w:rFonts w:ascii="Cambria" w:hAnsi="Cambria"/>
            <w:sz w:val="28"/>
            <w:szCs w:val="28"/>
          </w:rPr>
          <w:delText>Wow!</w:delText>
        </w:r>
        <w:r w:rsidDel="0012222D">
          <w:rPr>
            <w:rFonts w:ascii="Cambria" w:hAnsi="Cambria"/>
            <w:sz w:val="28"/>
            <w:szCs w:val="28"/>
          </w:rPr>
          <w:delText xml:space="preserve">’ Clara </w:delText>
        </w:r>
      </w:del>
      <w:del w:id="8355" w:author="Claire S" w:date="2026-07-22T12:14:00Z" w16du:dateUtc="2026-07-22T11:14:00Z">
        <w:r w:rsidR="00E0709C" w:rsidDel="00FD63F5">
          <w:rPr>
            <w:rFonts w:ascii="Cambria" w:hAnsi="Cambria"/>
            <w:sz w:val="28"/>
            <w:szCs w:val="28"/>
          </w:rPr>
          <w:delText>felt</w:delText>
        </w:r>
        <w:r w:rsidR="00482C1F" w:rsidDel="00FD63F5">
          <w:rPr>
            <w:rFonts w:ascii="Cambria" w:hAnsi="Cambria"/>
            <w:sz w:val="28"/>
            <w:szCs w:val="28"/>
          </w:rPr>
          <w:delText xml:space="preserve"> </w:delText>
        </w:r>
        <w:commentRangeStart w:id="8356"/>
        <w:r w:rsidR="00482C1F" w:rsidDel="00FD63F5">
          <w:rPr>
            <w:rFonts w:ascii="Cambria" w:hAnsi="Cambria"/>
            <w:sz w:val="28"/>
            <w:szCs w:val="28"/>
          </w:rPr>
          <w:delText>both</w:delText>
        </w:r>
      </w:del>
      <w:del w:id="8357" w:author="Claire S" w:date="2026-07-22T12:15:00Z" w16du:dateUtc="2026-07-22T11:15:00Z">
        <w:r w:rsidDel="0012222D">
          <w:rPr>
            <w:rFonts w:ascii="Cambria" w:hAnsi="Cambria"/>
            <w:sz w:val="28"/>
            <w:szCs w:val="28"/>
          </w:rPr>
          <w:delText xml:space="preserve"> </w:delText>
        </w:r>
        <w:r w:rsidDel="00FE591B">
          <w:rPr>
            <w:rFonts w:ascii="Cambria" w:hAnsi="Cambria"/>
            <w:sz w:val="28"/>
            <w:szCs w:val="28"/>
          </w:rPr>
          <w:delText xml:space="preserve">impressed </w:delText>
        </w:r>
      </w:del>
      <w:del w:id="8358" w:author="Claire S" w:date="2026-07-22T12:14:00Z" w16du:dateUtc="2026-07-22T11:14:00Z">
        <w:r w:rsidDel="00FD63F5">
          <w:rPr>
            <w:rFonts w:ascii="Cambria" w:hAnsi="Cambria"/>
            <w:sz w:val="28"/>
            <w:szCs w:val="28"/>
          </w:rPr>
          <w:delText xml:space="preserve">and a bit jealous again.  Then she remembered Dex was dead and felt that </w:delText>
        </w:r>
        <w:r w:rsidR="00E0709C" w:rsidDel="00FD63F5">
          <w:rPr>
            <w:rFonts w:ascii="Cambria" w:hAnsi="Cambria"/>
            <w:sz w:val="28"/>
            <w:szCs w:val="28"/>
          </w:rPr>
          <w:delText xml:space="preserve">same </w:delText>
        </w:r>
        <w:r w:rsidDel="00FD63F5">
          <w:rPr>
            <w:rFonts w:ascii="Cambria" w:hAnsi="Cambria"/>
            <w:sz w:val="28"/>
            <w:szCs w:val="28"/>
          </w:rPr>
          <w:delText>stab of guilt</w:delText>
        </w:r>
        <w:r w:rsidR="00887033" w:rsidDel="00FD63F5">
          <w:rPr>
            <w:rFonts w:ascii="Cambria" w:hAnsi="Cambria"/>
            <w:sz w:val="28"/>
            <w:szCs w:val="28"/>
          </w:rPr>
          <w:delText xml:space="preserve"> she’d felt yesterday</w:delText>
        </w:r>
        <w:r w:rsidDel="00FD63F5">
          <w:rPr>
            <w:rFonts w:ascii="Cambria" w:hAnsi="Cambria"/>
            <w:sz w:val="28"/>
            <w:szCs w:val="28"/>
          </w:rPr>
          <w:delText xml:space="preserve">. </w:delText>
        </w:r>
        <w:commentRangeEnd w:id="8356"/>
        <w:r w:rsidR="009F56DB" w:rsidDel="00FD63F5">
          <w:rPr>
            <w:rStyle w:val="CommentReference"/>
            <w:rFonts w:ascii="Cambria" w:hAnsi="Cambria"/>
            <w:sz w:val="28"/>
            <w:szCs w:val="28"/>
          </w:rPr>
          <w:commentReference w:id="8356"/>
        </w:r>
      </w:del>
      <w:r w:rsidR="00482C1F">
        <w:rPr>
          <w:rFonts w:ascii="Cambria" w:hAnsi="Cambria"/>
          <w:sz w:val="28"/>
          <w:szCs w:val="28"/>
        </w:rPr>
        <w:t>‘</w:t>
      </w:r>
      <w:r w:rsidR="00BE2E26">
        <w:rPr>
          <w:rFonts w:ascii="Cambria" w:hAnsi="Cambria"/>
          <w:sz w:val="28"/>
          <w:szCs w:val="28"/>
        </w:rPr>
        <w:t>What’s he like</w:t>
      </w:r>
      <w:r w:rsidR="00482C1F">
        <w:rPr>
          <w:rFonts w:ascii="Cambria" w:hAnsi="Cambria"/>
          <w:sz w:val="28"/>
          <w:szCs w:val="28"/>
        </w:rPr>
        <w:t>?’</w:t>
      </w:r>
      <w:ins w:id="8359" w:author="Claire S" w:date="2026-07-22T12:15:00Z" w16du:dateUtc="2026-07-22T11:15:00Z">
        <w:r w:rsidR="0012222D">
          <w:rPr>
            <w:rFonts w:ascii="Cambria" w:hAnsi="Cambria"/>
            <w:sz w:val="28"/>
            <w:szCs w:val="28"/>
          </w:rPr>
          <w:t xml:space="preserve"> Clara </w:t>
        </w:r>
      </w:ins>
      <w:ins w:id="8360" w:author="Claire S" w:date="2026-07-22T12:21:00Z" w16du:dateUtc="2026-07-22T11:21:00Z">
        <w:r w:rsidR="00AD1E3D">
          <w:rPr>
            <w:rFonts w:ascii="Cambria" w:hAnsi="Cambria"/>
            <w:sz w:val="28"/>
            <w:szCs w:val="28"/>
          </w:rPr>
          <w:t>was</w:t>
        </w:r>
      </w:ins>
      <w:ins w:id="8361" w:author="Claire S" w:date="2026-07-22T12:15:00Z" w16du:dateUtc="2026-07-22T11:15:00Z">
        <w:r w:rsidR="0012222D">
          <w:rPr>
            <w:rFonts w:ascii="Cambria" w:hAnsi="Cambria"/>
            <w:sz w:val="28"/>
            <w:szCs w:val="28"/>
          </w:rPr>
          <w:t xml:space="preserve"> intrigued</w:t>
        </w:r>
      </w:ins>
      <w:ins w:id="8362" w:author="Claire S" w:date="2026-07-22T12:21:00Z" w16du:dateUtc="2026-07-22T11:21:00Z">
        <w:r w:rsidR="00AD1E3D">
          <w:rPr>
            <w:rFonts w:ascii="Cambria" w:hAnsi="Cambria"/>
            <w:sz w:val="28"/>
            <w:szCs w:val="28"/>
          </w:rPr>
          <w:t>, despite herself</w:t>
        </w:r>
      </w:ins>
      <w:ins w:id="8363" w:author="Claire S" w:date="2026-07-22T12:15:00Z" w16du:dateUtc="2026-07-22T11:15:00Z">
        <w:r w:rsidR="0012222D">
          <w:rPr>
            <w:rFonts w:ascii="Cambria" w:hAnsi="Cambria"/>
            <w:sz w:val="28"/>
            <w:szCs w:val="28"/>
          </w:rPr>
          <w:t>.</w:t>
        </w:r>
      </w:ins>
    </w:p>
    <w:p w14:paraId="76468FEC" w14:textId="63C34617" w:rsidR="00482C1F" w:rsidRDefault="00482C1F" w:rsidP="00CA0CE9">
      <w:pPr>
        <w:spacing w:line="360" w:lineRule="auto"/>
        <w:ind w:firstLine="720"/>
        <w:contextualSpacing/>
        <w:rPr>
          <w:rFonts w:ascii="Cambria" w:hAnsi="Cambria"/>
          <w:sz w:val="28"/>
          <w:szCs w:val="28"/>
        </w:rPr>
      </w:pPr>
      <w:r>
        <w:rPr>
          <w:rFonts w:ascii="Cambria" w:hAnsi="Cambria"/>
          <w:sz w:val="28"/>
          <w:szCs w:val="28"/>
        </w:rPr>
        <w:t>‘</w:t>
      </w:r>
      <w:r w:rsidR="00CA0CE9">
        <w:rPr>
          <w:rFonts w:ascii="Cambria" w:hAnsi="Cambria"/>
          <w:sz w:val="28"/>
          <w:szCs w:val="28"/>
        </w:rPr>
        <w:t>Like, a bi</w:t>
      </w:r>
      <w:ins w:id="8364" w:author="Daisy Watt" w:date="2026-06-22T07:18:00Z" w16du:dateUtc="2026-06-22T05:18:00Z">
        <w:r w:rsidR="00CA0CE9">
          <w:rPr>
            <w:rFonts w:ascii="Cambria" w:hAnsi="Cambria"/>
            <w:sz w:val="28"/>
            <w:szCs w:val="28"/>
          </w:rPr>
          <w:t>t</w:t>
        </w:r>
        <w:r w:rsidR="001B2A82">
          <w:rPr>
            <w:rFonts w:ascii="Cambria" w:hAnsi="Cambria"/>
            <w:sz w:val="28"/>
            <w:szCs w:val="28"/>
          </w:rPr>
          <w:t>…</w:t>
        </w:r>
      </w:ins>
      <w:del w:id="8365" w:author="Daisy Watt" w:date="2026-06-22T07:18:00Z" w16du:dateUtc="2026-06-22T05:18:00Z">
        <w:r w:rsidR="00CA0CE9" w:rsidDel="001B2A82">
          <w:rPr>
            <w:rFonts w:ascii="Cambria" w:hAnsi="Cambria"/>
            <w:sz w:val="28"/>
            <w:szCs w:val="28"/>
          </w:rPr>
          <w:delText>t</w:delText>
        </w:r>
        <w:r w:rsidR="00CA0CE9">
          <w:rPr>
            <w:rFonts w:ascii="Cambria" w:hAnsi="Cambria"/>
            <w:sz w:val="28"/>
            <w:szCs w:val="28"/>
          </w:rPr>
          <w:delText xml:space="preserve"> </w:delText>
        </w:r>
        <w:r w:rsidR="0063201D">
          <w:rPr>
            <w:rFonts w:ascii="Cambria" w:hAnsi="Cambria"/>
            <w:sz w:val="28"/>
            <w:szCs w:val="28"/>
          </w:rPr>
          <w:delText>–</w:delText>
        </w:r>
      </w:del>
      <w:r w:rsidR="0063201D">
        <w:rPr>
          <w:rFonts w:ascii="Cambria" w:hAnsi="Cambria"/>
          <w:sz w:val="28"/>
          <w:szCs w:val="28"/>
        </w:rPr>
        <w:t xml:space="preserve"> full of himself</w:t>
      </w:r>
      <w:r w:rsidR="00CA0CE9">
        <w:rPr>
          <w:rFonts w:ascii="Cambria" w:hAnsi="Cambria"/>
          <w:sz w:val="28"/>
          <w:szCs w:val="28"/>
        </w:rPr>
        <w:t>?</w:t>
      </w:r>
      <w:r w:rsidR="001C64D2">
        <w:rPr>
          <w:rFonts w:ascii="Cambria" w:hAnsi="Cambria"/>
          <w:sz w:val="28"/>
          <w:szCs w:val="28"/>
        </w:rPr>
        <w:t xml:space="preserve"> Handing out </w:t>
      </w:r>
      <w:r w:rsidR="001D03F0">
        <w:rPr>
          <w:rFonts w:ascii="Cambria" w:hAnsi="Cambria"/>
          <w:sz w:val="28"/>
          <w:szCs w:val="28"/>
        </w:rPr>
        <w:t>fifty-pound</w:t>
      </w:r>
      <w:r w:rsidR="001C64D2">
        <w:rPr>
          <w:rFonts w:ascii="Cambria" w:hAnsi="Cambria"/>
          <w:sz w:val="28"/>
          <w:szCs w:val="28"/>
        </w:rPr>
        <w:t xml:space="preserve"> notes like sweets.</w:t>
      </w:r>
      <w:r w:rsidR="00CA0CE9">
        <w:rPr>
          <w:rFonts w:ascii="Cambria" w:hAnsi="Cambria"/>
          <w:sz w:val="28"/>
          <w:szCs w:val="28"/>
        </w:rPr>
        <w:t xml:space="preserve"> </w:t>
      </w:r>
      <w:r w:rsidR="00805873">
        <w:rPr>
          <w:rFonts w:ascii="Cambria" w:hAnsi="Cambria"/>
          <w:sz w:val="28"/>
          <w:szCs w:val="28"/>
        </w:rPr>
        <w:t>I dunno, t</w:t>
      </w:r>
      <w:r w:rsidR="00CA0CE9">
        <w:rPr>
          <w:rFonts w:ascii="Cambria" w:hAnsi="Cambria"/>
          <w:sz w:val="28"/>
          <w:szCs w:val="28"/>
        </w:rPr>
        <w:t>here was kind of a</w:t>
      </w:r>
      <w:ins w:id="8366" w:author="Claire S" w:date="2026-07-22T12:14:00Z" w16du:dateUtc="2026-07-22T11:14:00Z">
        <w:r w:rsidR="00FD63F5">
          <w:rPr>
            <w:rFonts w:ascii="Cambria" w:hAnsi="Cambria"/>
            <w:sz w:val="28"/>
            <w:szCs w:val="28"/>
          </w:rPr>
          <w:t xml:space="preserve">n off </w:t>
        </w:r>
      </w:ins>
      <w:del w:id="8367" w:author="Claire S" w:date="2026-07-22T12:14:00Z" w16du:dateUtc="2026-07-22T11:14:00Z">
        <w:r w:rsidR="00CA0CE9" w:rsidDel="00FD63F5">
          <w:rPr>
            <w:rFonts w:ascii="Cambria" w:hAnsi="Cambria"/>
            <w:sz w:val="28"/>
            <w:szCs w:val="28"/>
          </w:rPr>
          <w:delText xml:space="preserve"> </w:delText>
        </w:r>
        <w:r w:rsidR="00CA0CE9" w:rsidRPr="00397746" w:rsidDel="00FD63F5">
          <w:rPr>
            <w:rFonts w:ascii="Cambria" w:hAnsi="Cambria"/>
            <w:sz w:val="28"/>
            <w:szCs w:val="28"/>
            <w:highlight w:val="green"/>
            <w:rPrChange w:id="8368" w:author="Daisy Watt" w:date="2026-06-23T12:42:00Z" w16du:dateUtc="2026-06-23T10:42:00Z">
              <w:rPr>
                <w:rFonts w:ascii="Cambria" w:hAnsi="Cambria"/>
                <w:sz w:val="28"/>
                <w:szCs w:val="28"/>
              </w:rPr>
            </w:rPrChange>
          </w:rPr>
          <w:delText>weird</w:delText>
        </w:r>
        <w:r w:rsidR="00CA0CE9" w:rsidDel="00FD63F5">
          <w:rPr>
            <w:rFonts w:ascii="Cambria" w:hAnsi="Cambria"/>
            <w:sz w:val="28"/>
            <w:szCs w:val="28"/>
          </w:rPr>
          <w:delText xml:space="preserve"> </w:delText>
        </w:r>
      </w:del>
      <w:r w:rsidR="00CA0CE9">
        <w:rPr>
          <w:rFonts w:ascii="Cambria" w:hAnsi="Cambria"/>
          <w:sz w:val="28"/>
          <w:szCs w:val="28"/>
        </w:rPr>
        <w:t>vibe</w:t>
      </w:r>
      <w:r w:rsidR="00E0709C">
        <w:rPr>
          <w:rFonts w:ascii="Cambria" w:hAnsi="Cambria"/>
          <w:sz w:val="28"/>
          <w:szCs w:val="28"/>
        </w:rPr>
        <w:t xml:space="preserve"> in the cab</w:t>
      </w:r>
      <w:r w:rsidR="00805873">
        <w:rPr>
          <w:rFonts w:ascii="Cambria" w:hAnsi="Cambria"/>
          <w:sz w:val="28"/>
          <w:szCs w:val="28"/>
        </w:rPr>
        <w:t>. T</w:t>
      </w:r>
      <w:r w:rsidR="001D6A61">
        <w:rPr>
          <w:rFonts w:ascii="Cambria" w:hAnsi="Cambria"/>
          <w:sz w:val="28"/>
          <w:szCs w:val="28"/>
        </w:rPr>
        <w:t xml:space="preserve">hen </w:t>
      </w:r>
      <w:del w:id="8369" w:author="Claire S" w:date="2026-07-22T12:14:00Z" w16du:dateUtc="2026-07-22T11:14:00Z">
        <w:r w:rsidR="001D6A61" w:rsidRPr="002E375A" w:rsidDel="00FE591B">
          <w:rPr>
            <w:rFonts w:ascii="Cambria" w:hAnsi="Cambria"/>
            <w:sz w:val="28"/>
            <w:szCs w:val="28"/>
            <w:highlight w:val="green"/>
            <w:rPrChange w:id="8370" w:author="Daisy Watt" w:date="2026-06-23T12:42:00Z" w16du:dateUtc="2026-06-23T10:42:00Z">
              <w:rPr>
                <w:rFonts w:ascii="Cambria" w:hAnsi="Cambria"/>
                <w:sz w:val="28"/>
                <w:szCs w:val="28"/>
              </w:rPr>
            </w:rPrChange>
          </w:rPr>
          <w:delText>p</w:delText>
        </w:r>
        <w:r w:rsidRPr="002E375A" w:rsidDel="00FE591B">
          <w:rPr>
            <w:rFonts w:ascii="Cambria" w:hAnsi="Cambria"/>
            <w:sz w:val="28"/>
            <w:szCs w:val="28"/>
            <w:highlight w:val="green"/>
            <w:rPrChange w:id="8371" w:author="Daisy Watt" w:date="2026-06-23T12:42:00Z" w16du:dateUtc="2026-06-23T10:42:00Z">
              <w:rPr>
                <w:rFonts w:ascii="Cambria" w:hAnsi="Cambria"/>
                <w:sz w:val="28"/>
                <w:szCs w:val="28"/>
              </w:rPr>
            </w:rPrChange>
          </w:rPr>
          <w:delText>oor</w:delText>
        </w:r>
        <w:r w:rsidDel="00FE591B">
          <w:rPr>
            <w:rFonts w:ascii="Cambria" w:hAnsi="Cambria"/>
            <w:sz w:val="28"/>
            <w:szCs w:val="28"/>
          </w:rPr>
          <w:delText xml:space="preserve"> </w:delText>
        </w:r>
      </w:del>
      <w:r>
        <w:rPr>
          <w:rFonts w:ascii="Cambria" w:hAnsi="Cambria"/>
          <w:sz w:val="28"/>
          <w:szCs w:val="28"/>
        </w:rPr>
        <w:t>Dex</w:t>
      </w:r>
      <w:r w:rsidR="00CA0CE9">
        <w:rPr>
          <w:rFonts w:ascii="Cambria" w:hAnsi="Cambria"/>
          <w:sz w:val="28"/>
          <w:szCs w:val="28"/>
        </w:rPr>
        <w:t xml:space="preserve"> </w:t>
      </w:r>
      <w:r>
        <w:rPr>
          <w:rFonts w:ascii="Cambria" w:hAnsi="Cambria"/>
          <w:sz w:val="28"/>
          <w:szCs w:val="28"/>
        </w:rPr>
        <w:t>went home</w:t>
      </w:r>
      <w:del w:id="8372" w:author="Daisy Watt" w:date="2026-06-22T07:19:00Z" w16du:dateUtc="2026-06-22T05:19:00Z">
        <w:r>
          <w:rPr>
            <w:rFonts w:ascii="Cambria" w:hAnsi="Cambria"/>
            <w:sz w:val="28"/>
            <w:szCs w:val="28"/>
          </w:rPr>
          <w:delText>,</w:delText>
        </w:r>
      </w:del>
      <w:ins w:id="8373" w:author="Daisy Watt" w:date="2026-06-22T07:19:00Z" w16du:dateUtc="2026-06-22T05:19:00Z">
        <w:r>
          <w:rPr>
            <w:rFonts w:ascii="Cambria" w:hAnsi="Cambria"/>
            <w:sz w:val="28"/>
            <w:szCs w:val="28"/>
          </w:rPr>
          <w:t xml:space="preserve"> </w:t>
        </w:r>
        <w:r w:rsidR="001D1CBA">
          <w:rPr>
            <w:rFonts w:ascii="Cambria" w:hAnsi="Cambria"/>
            <w:sz w:val="28"/>
            <w:szCs w:val="28"/>
          </w:rPr>
          <w:t>–</w:t>
        </w:r>
      </w:ins>
      <w:r>
        <w:rPr>
          <w:rFonts w:ascii="Cambria" w:hAnsi="Cambria"/>
          <w:sz w:val="28"/>
          <w:szCs w:val="28"/>
        </w:rPr>
        <w:t xml:space="preserve"> </w:t>
      </w:r>
      <w:r w:rsidR="00DC03EC">
        <w:rPr>
          <w:rFonts w:ascii="Cambria" w:hAnsi="Cambria"/>
          <w:sz w:val="28"/>
          <w:szCs w:val="28"/>
        </w:rPr>
        <w:t xml:space="preserve">said he </w:t>
      </w:r>
      <w:r>
        <w:rPr>
          <w:rFonts w:ascii="Cambria" w:hAnsi="Cambria"/>
          <w:sz w:val="28"/>
          <w:szCs w:val="28"/>
        </w:rPr>
        <w:t>had a headache</w:t>
      </w:r>
      <w:r w:rsidR="00805873">
        <w:rPr>
          <w:rFonts w:ascii="Cambria" w:hAnsi="Cambria"/>
          <w:sz w:val="28"/>
          <w:szCs w:val="28"/>
        </w:rPr>
        <w:t xml:space="preserve">, but I reckon </w:t>
      </w:r>
      <w:r w:rsidR="00DC03EC">
        <w:rPr>
          <w:rFonts w:ascii="Cambria" w:hAnsi="Cambria"/>
          <w:sz w:val="28"/>
          <w:szCs w:val="28"/>
        </w:rPr>
        <w:t>he’d probably just had enough of Rayne</w:t>
      </w:r>
      <w:r w:rsidR="001D6A61">
        <w:rPr>
          <w:rFonts w:ascii="Cambria" w:hAnsi="Cambria"/>
          <w:sz w:val="28"/>
          <w:szCs w:val="28"/>
        </w:rPr>
        <w:t>.</w:t>
      </w:r>
      <w:r>
        <w:rPr>
          <w:rFonts w:ascii="Cambria" w:hAnsi="Cambria"/>
          <w:sz w:val="28"/>
          <w:szCs w:val="28"/>
        </w:rPr>
        <w:t>’</w:t>
      </w:r>
    </w:p>
    <w:p w14:paraId="2A4317F3" w14:textId="4A5F0517" w:rsidR="00813CAA" w:rsidRDefault="00813CAA" w:rsidP="00813CAA">
      <w:pPr>
        <w:spacing w:line="360" w:lineRule="auto"/>
        <w:ind w:firstLine="720"/>
        <w:contextualSpacing/>
        <w:rPr>
          <w:rFonts w:ascii="Cambria" w:hAnsi="Cambria"/>
          <w:sz w:val="28"/>
          <w:szCs w:val="28"/>
        </w:rPr>
      </w:pPr>
      <w:r>
        <w:rPr>
          <w:rFonts w:ascii="Cambria" w:hAnsi="Cambria"/>
          <w:sz w:val="28"/>
          <w:szCs w:val="28"/>
        </w:rPr>
        <w:t>‘</w:t>
      </w:r>
      <w:r w:rsidR="00805873">
        <w:rPr>
          <w:rFonts w:ascii="Cambria" w:hAnsi="Cambria"/>
          <w:sz w:val="28"/>
          <w:szCs w:val="28"/>
        </w:rPr>
        <w:t>And w</w:t>
      </w:r>
      <w:r>
        <w:rPr>
          <w:rFonts w:ascii="Cambria" w:hAnsi="Cambria"/>
          <w:sz w:val="28"/>
          <w:szCs w:val="28"/>
        </w:rPr>
        <w:t>hat did you do?’</w:t>
      </w:r>
    </w:p>
    <w:p w14:paraId="05162406" w14:textId="6923BF14" w:rsidR="00690D6C" w:rsidRDefault="00813CAA" w:rsidP="00A06A5F">
      <w:pPr>
        <w:spacing w:line="360" w:lineRule="auto"/>
        <w:ind w:firstLine="720"/>
        <w:contextualSpacing/>
        <w:rPr>
          <w:rFonts w:ascii="Cambria" w:hAnsi="Cambria"/>
          <w:sz w:val="28"/>
          <w:szCs w:val="28"/>
        </w:rPr>
      </w:pPr>
      <w:r>
        <w:rPr>
          <w:rFonts w:ascii="Cambria" w:hAnsi="Cambria"/>
          <w:sz w:val="28"/>
          <w:szCs w:val="28"/>
        </w:rPr>
        <w:t>‘</w:t>
      </w:r>
      <w:r w:rsidR="00805873">
        <w:rPr>
          <w:rFonts w:ascii="Cambria" w:hAnsi="Cambria"/>
          <w:sz w:val="28"/>
          <w:szCs w:val="28"/>
        </w:rPr>
        <w:t xml:space="preserve">Me and Vi </w:t>
      </w:r>
      <w:r w:rsidR="00690D6C">
        <w:rPr>
          <w:rFonts w:ascii="Cambria" w:hAnsi="Cambria"/>
          <w:sz w:val="28"/>
          <w:szCs w:val="28"/>
        </w:rPr>
        <w:t xml:space="preserve">went to </w:t>
      </w:r>
      <w:del w:id="8374" w:author="Claire S" w:date="2026-07-22T12:23:00Z" w16du:dateUtc="2026-07-22T11:23:00Z">
        <w:r w:rsidR="00690D6C" w:rsidDel="00D4528E">
          <w:rPr>
            <w:rFonts w:ascii="Cambria" w:hAnsi="Cambria"/>
            <w:sz w:val="28"/>
            <w:szCs w:val="28"/>
          </w:rPr>
          <w:delText xml:space="preserve">the </w:delText>
        </w:r>
      </w:del>
      <w:ins w:id="8375" w:author="Claire S" w:date="2026-07-22T12:23:00Z" w16du:dateUtc="2026-07-22T11:23:00Z">
        <w:r w:rsidR="00D4528E">
          <w:rPr>
            <w:rFonts w:ascii="Cambria" w:hAnsi="Cambria"/>
            <w:sz w:val="28"/>
            <w:szCs w:val="28"/>
          </w:rPr>
          <w:t xml:space="preserve">that new </w:t>
        </w:r>
      </w:ins>
      <w:commentRangeStart w:id="8376"/>
      <w:r w:rsidR="00690D6C">
        <w:rPr>
          <w:rFonts w:ascii="Cambria" w:hAnsi="Cambria"/>
          <w:sz w:val="28"/>
          <w:szCs w:val="28"/>
        </w:rPr>
        <w:t>B</w:t>
      </w:r>
      <w:ins w:id="8377" w:author="Claire S" w:date="2026-07-22T12:23:00Z" w16du:dateUtc="2026-07-22T11:23:00Z">
        <w:r w:rsidR="00D4528E">
          <w:rPr>
            <w:rFonts w:ascii="Cambria" w:hAnsi="Cambria"/>
            <w:sz w:val="28"/>
            <w:szCs w:val="28"/>
          </w:rPr>
          <w:t>uzzy</w:t>
        </w:r>
      </w:ins>
      <w:del w:id="8378" w:author="Claire S" w:date="2026-07-22T12:14:00Z" w16du:dateUtc="2026-07-22T11:14:00Z">
        <w:r w:rsidR="00690D6C" w:rsidDel="00FD63F5">
          <w:rPr>
            <w:rFonts w:ascii="Cambria" w:hAnsi="Cambria"/>
            <w:sz w:val="28"/>
            <w:szCs w:val="28"/>
          </w:rPr>
          <w:delText>uzz</w:delText>
        </w:r>
      </w:del>
      <w:r w:rsidR="00690D6C">
        <w:rPr>
          <w:rFonts w:ascii="Cambria" w:hAnsi="Cambria"/>
          <w:sz w:val="28"/>
          <w:szCs w:val="28"/>
        </w:rPr>
        <w:t xml:space="preserve"> Bar </w:t>
      </w:r>
      <w:commentRangeEnd w:id="8376"/>
      <w:r w:rsidR="009B0FB9">
        <w:rPr>
          <w:rStyle w:val="CommentReference"/>
          <w:rFonts w:ascii="Cambria" w:hAnsi="Cambria"/>
          <w:sz w:val="28"/>
          <w:szCs w:val="28"/>
        </w:rPr>
        <w:commentReference w:id="8376"/>
      </w:r>
      <w:r w:rsidR="00690D6C">
        <w:rPr>
          <w:rFonts w:ascii="Cambria" w:hAnsi="Cambria"/>
          <w:sz w:val="28"/>
          <w:szCs w:val="28"/>
        </w:rPr>
        <w:t xml:space="preserve">in Soho.  </w:t>
      </w:r>
      <w:r w:rsidR="00E74F02">
        <w:rPr>
          <w:rFonts w:ascii="Cambria" w:hAnsi="Cambria"/>
          <w:sz w:val="28"/>
          <w:szCs w:val="28"/>
        </w:rPr>
        <w:t>Maude</w:t>
      </w:r>
      <w:r w:rsidR="00690D6C">
        <w:rPr>
          <w:rFonts w:ascii="Cambria" w:hAnsi="Cambria"/>
          <w:sz w:val="28"/>
          <w:szCs w:val="28"/>
        </w:rPr>
        <w:t xml:space="preserve"> was there,</w:t>
      </w:r>
      <w:r>
        <w:rPr>
          <w:rFonts w:ascii="Cambria" w:hAnsi="Cambria"/>
          <w:sz w:val="28"/>
          <w:szCs w:val="28"/>
        </w:rPr>
        <w:t xml:space="preserve"> and </w:t>
      </w:r>
      <w:r w:rsidR="00E92713">
        <w:rPr>
          <w:rFonts w:ascii="Cambria" w:hAnsi="Cambria"/>
          <w:sz w:val="28"/>
          <w:szCs w:val="28"/>
        </w:rPr>
        <w:t xml:space="preserve">some of </w:t>
      </w:r>
      <w:r>
        <w:rPr>
          <w:rFonts w:ascii="Cambria" w:hAnsi="Cambria"/>
          <w:sz w:val="28"/>
          <w:szCs w:val="28"/>
        </w:rPr>
        <w:t>her mates,</w:t>
      </w:r>
      <w:r w:rsidR="00E74F02">
        <w:rPr>
          <w:rFonts w:ascii="Cambria" w:hAnsi="Cambria"/>
          <w:sz w:val="28"/>
          <w:szCs w:val="28"/>
        </w:rPr>
        <w:t xml:space="preserve"> and Phil from IT</w:t>
      </w:r>
      <w:r>
        <w:rPr>
          <w:rFonts w:ascii="Cambria" w:hAnsi="Cambria"/>
          <w:sz w:val="28"/>
          <w:szCs w:val="28"/>
        </w:rPr>
        <w:t xml:space="preserve">.  </w:t>
      </w:r>
      <w:r w:rsidR="00690D6C">
        <w:rPr>
          <w:rFonts w:ascii="Cambria" w:hAnsi="Cambria"/>
          <w:sz w:val="28"/>
          <w:szCs w:val="28"/>
        </w:rPr>
        <w:t>D’you know him? Right laugh.’</w:t>
      </w:r>
    </w:p>
    <w:p w14:paraId="76F92445" w14:textId="17D1162C" w:rsidR="00690D6C" w:rsidRDefault="00690D6C" w:rsidP="00A06A5F">
      <w:pPr>
        <w:spacing w:line="360" w:lineRule="auto"/>
        <w:ind w:firstLine="720"/>
        <w:contextualSpacing/>
        <w:rPr>
          <w:rFonts w:ascii="Cambria" w:hAnsi="Cambria"/>
          <w:sz w:val="28"/>
          <w:szCs w:val="28"/>
        </w:rPr>
      </w:pPr>
      <w:r>
        <w:rPr>
          <w:rFonts w:ascii="Cambria" w:hAnsi="Cambria"/>
          <w:sz w:val="28"/>
          <w:szCs w:val="28"/>
        </w:rPr>
        <w:t>‘</w:t>
      </w:r>
      <w:del w:id="8379" w:author="Claire S" w:date="2026-07-29T16:54:00Z" w16du:dateUtc="2026-07-29T15:54:00Z">
        <w:r w:rsidDel="006579EF">
          <w:rPr>
            <w:rFonts w:ascii="Cambria" w:hAnsi="Cambria"/>
            <w:sz w:val="28"/>
            <w:szCs w:val="28"/>
          </w:rPr>
          <w:delText>No</w:delText>
        </w:r>
        <w:r w:rsidR="00083C8C" w:rsidDel="006579EF">
          <w:rPr>
            <w:rFonts w:ascii="Cambria" w:hAnsi="Cambria"/>
            <w:sz w:val="28"/>
            <w:szCs w:val="28"/>
          </w:rPr>
          <w:delText>t really</w:delText>
        </w:r>
      </w:del>
      <w:ins w:id="8380" w:author="Claire S" w:date="2026-07-29T16:55:00Z" w16du:dateUtc="2026-07-29T15:55:00Z">
        <w:r w:rsidR="006579EF">
          <w:rPr>
            <w:rFonts w:ascii="Cambria" w:hAnsi="Cambria"/>
            <w:sz w:val="28"/>
            <w:szCs w:val="28"/>
          </w:rPr>
          <w:t>Vaguely, when he came to help Tom with his laptop once, maybe</w:t>
        </w:r>
      </w:ins>
      <w:ins w:id="8381" w:author="Claire S" w:date="2026-05-12T08:58:00Z" w16du:dateUtc="2026-05-12T07:58:00Z">
        <w:r w:rsidR="00DF223D">
          <w:rPr>
            <w:rFonts w:ascii="Cambria" w:hAnsi="Cambria"/>
            <w:sz w:val="28"/>
            <w:szCs w:val="28"/>
          </w:rPr>
          <w:t>.</w:t>
        </w:r>
      </w:ins>
      <w:del w:id="8382" w:author="Claire S" w:date="2026-05-12T08:58:00Z" w16du:dateUtc="2026-05-12T07:58:00Z">
        <w:r w:rsidR="00083C8C" w:rsidDel="00DF223D">
          <w:rPr>
            <w:rFonts w:ascii="Cambria" w:hAnsi="Cambria"/>
            <w:sz w:val="28"/>
            <w:szCs w:val="28"/>
          </w:rPr>
          <w:delText>,</w:delText>
        </w:r>
      </w:del>
      <w:r w:rsidR="00DE278F">
        <w:rPr>
          <w:rFonts w:ascii="Cambria" w:hAnsi="Cambria"/>
          <w:sz w:val="28"/>
          <w:szCs w:val="28"/>
        </w:rPr>
        <w:t>’</w:t>
      </w:r>
      <w:r w:rsidR="00083C8C">
        <w:rPr>
          <w:rFonts w:ascii="Cambria" w:hAnsi="Cambria"/>
          <w:sz w:val="28"/>
          <w:szCs w:val="28"/>
        </w:rPr>
        <w:t xml:space="preserve"> </w:t>
      </w:r>
      <w:del w:id="8383" w:author="Claire S" w:date="2026-05-12T08:58:00Z" w16du:dateUtc="2026-05-12T07:58:00Z">
        <w:r w:rsidR="00083C8C" w:rsidDel="00DF223D">
          <w:rPr>
            <w:rFonts w:ascii="Cambria" w:hAnsi="Cambria"/>
            <w:sz w:val="28"/>
            <w:szCs w:val="28"/>
          </w:rPr>
          <w:delText xml:space="preserve">she said. </w:delText>
        </w:r>
      </w:del>
      <w:commentRangeStart w:id="8384"/>
      <w:del w:id="8385" w:author="Claire S" w:date="2026-07-22T12:16:00Z" w16du:dateUtc="2026-07-22T11:16:00Z">
        <w:r w:rsidR="00083C8C" w:rsidDel="0012222D">
          <w:rPr>
            <w:rFonts w:ascii="Cambria" w:hAnsi="Cambria"/>
            <w:sz w:val="28"/>
            <w:szCs w:val="28"/>
          </w:rPr>
          <w:delText>B</w:delText>
        </w:r>
        <w:r w:rsidR="00DE278F" w:rsidDel="0012222D">
          <w:rPr>
            <w:rFonts w:ascii="Cambria" w:hAnsi="Cambria"/>
            <w:sz w:val="28"/>
            <w:szCs w:val="28"/>
          </w:rPr>
          <w:delText xml:space="preserve">ut she knew </w:delText>
        </w:r>
      </w:del>
      <w:del w:id="8386" w:author="Claire S" w:date="2026-05-27T13:56:00Z" w16du:dateUtc="2026-05-27T12:56:00Z">
        <w:r w:rsidR="00DE278F" w:rsidDel="004E3C06">
          <w:rPr>
            <w:rFonts w:ascii="Cambria" w:hAnsi="Cambria"/>
            <w:sz w:val="28"/>
            <w:szCs w:val="28"/>
          </w:rPr>
          <w:delText xml:space="preserve">who </w:delText>
        </w:r>
      </w:del>
      <w:del w:id="8387" w:author="Claire S" w:date="2026-07-22T12:16:00Z" w16du:dateUtc="2026-07-22T11:16:00Z">
        <w:r w:rsidR="00DE278F" w:rsidDel="0012222D">
          <w:rPr>
            <w:rFonts w:ascii="Cambria" w:hAnsi="Cambria"/>
            <w:sz w:val="28"/>
            <w:szCs w:val="28"/>
          </w:rPr>
          <w:delText>Maude was</w:delText>
        </w:r>
      </w:del>
      <w:del w:id="8388" w:author="Claire S" w:date="2026-05-12T08:59:00Z" w16du:dateUtc="2026-05-12T07:59:00Z">
        <w:r w:rsidR="00083C8C" w:rsidDel="00DF223D">
          <w:rPr>
            <w:rFonts w:ascii="Cambria" w:hAnsi="Cambria"/>
            <w:sz w:val="28"/>
            <w:szCs w:val="28"/>
          </w:rPr>
          <w:delText xml:space="preserve"> -</w:delText>
        </w:r>
      </w:del>
      <w:del w:id="8389" w:author="Claire S" w:date="2026-07-22T12:16:00Z" w16du:dateUtc="2026-07-22T11:16:00Z">
        <w:r w:rsidR="00DE278F" w:rsidDel="0012222D">
          <w:rPr>
            <w:rFonts w:ascii="Cambria" w:hAnsi="Cambria"/>
            <w:sz w:val="28"/>
            <w:szCs w:val="28"/>
          </w:rPr>
          <w:delText xml:space="preserve"> </w:delText>
        </w:r>
        <w:r w:rsidR="00FA3A69" w:rsidDel="0012222D">
          <w:rPr>
            <w:rFonts w:ascii="Cambria" w:hAnsi="Cambria"/>
            <w:sz w:val="28"/>
            <w:szCs w:val="28"/>
          </w:rPr>
          <w:delText>Ruth’s PA</w:delText>
        </w:r>
      </w:del>
      <w:del w:id="8390" w:author="Claire S" w:date="2026-05-12T08:58:00Z" w16du:dateUtc="2026-05-12T07:58:00Z">
        <w:r w:rsidR="00083C8C" w:rsidDel="00DF223D">
          <w:rPr>
            <w:rFonts w:ascii="Cambria" w:hAnsi="Cambria"/>
            <w:sz w:val="28"/>
            <w:szCs w:val="28"/>
          </w:rPr>
          <w:delText>,</w:delText>
        </w:r>
        <w:r w:rsidR="00FA3A69" w:rsidDel="00DF223D">
          <w:rPr>
            <w:rFonts w:ascii="Cambria" w:hAnsi="Cambria"/>
            <w:sz w:val="28"/>
            <w:szCs w:val="28"/>
          </w:rPr>
          <w:delText xml:space="preserve"> and</w:delText>
        </w:r>
      </w:del>
      <w:del w:id="8391" w:author="Claire S" w:date="2026-07-22T12:16:00Z" w16du:dateUtc="2026-07-22T11:16:00Z">
        <w:r w:rsidR="00FA3A69" w:rsidDel="0012222D">
          <w:rPr>
            <w:rFonts w:ascii="Cambria" w:hAnsi="Cambria"/>
            <w:sz w:val="28"/>
            <w:szCs w:val="28"/>
          </w:rPr>
          <w:delText xml:space="preserve"> </w:delText>
        </w:r>
      </w:del>
      <w:commentRangeStart w:id="8392"/>
      <w:del w:id="8393" w:author="Claire S" w:date="2026-05-11T14:19:00Z" w16du:dateUtc="2026-05-11T13:19:00Z">
        <w:r w:rsidR="00FA3A69">
          <w:rPr>
            <w:rFonts w:ascii="Cambria" w:hAnsi="Cambria"/>
            <w:sz w:val="28"/>
            <w:szCs w:val="28"/>
          </w:rPr>
          <w:delText xml:space="preserve">more </w:delText>
        </w:r>
        <w:r w:rsidR="00DE278F">
          <w:rPr>
            <w:rFonts w:ascii="Cambria" w:hAnsi="Cambria"/>
            <w:sz w:val="28"/>
            <w:szCs w:val="28"/>
          </w:rPr>
          <w:delText>terrifying</w:delText>
        </w:r>
        <w:r w:rsidR="00FA3A69">
          <w:rPr>
            <w:rFonts w:ascii="Cambria" w:hAnsi="Cambria"/>
            <w:sz w:val="28"/>
            <w:szCs w:val="28"/>
          </w:rPr>
          <w:delText xml:space="preserve"> than</w:delText>
        </w:r>
      </w:del>
      <w:del w:id="8394" w:author="Claire S" w:date="2026-07-22T12:16:00Z" w16du:dateUtc="2026-07-22T11:16:00Z">
        <w:r w:rsidR="00FA3A69" w:rsidDel="0012222D">
          <w:rPr>
            <w:rFonts w:ascii="Cambria" w:hAnsi="Cambria"/>
            <w:sz w:val="28"/>
            <w:szCs w:val="28"/>
          </w:rPr>
          <w:delText xml:space="preserve"> </w:delText>
        </w:r>
      </w:del>
      <w:del w:id="8395" w:author="Claire S" w:date="2026-05-11T14:19:00Z" w16du:dateUtc="2026-05-11T13:19:00Z">
        <w:r w:rsidR="007E4E4A">
          <w:rPr>
            <w:rFonts w:ascii="Cambria" w:hAnsi="Cambria"/>
            <w:sz w:val="28"/>
            <w:szCs w:val="28"/>
          </w:rPr>
          <w:delText>one of the original Mean Girls</w:delText>
        </w:r>
      </w:del>
      <w:commentRangeEnd w:id="8392"/>
      <w:del w:id="8396" w:author="Claire S" w:date="2026-07-22T12:16:00Z" w16du:dateUtc="2026-07-22T11:16:00Z">
        <w:r w:rsidR="001935F1" w:rsidDel="0012222D">
          <w:rPr>
            <w:rStyle w:val="CommentReference"/>
            <w:rFonts w:ascii="Cambria" w:hAnsi="Cambria"/>
            <w:sz w:val="28"/>
            <w:szCs w:val="28"/>
          </w:rPr>
          <w:commentReference w:id="8392"/>
        </w:r>
      </w:del>
      <w:ins w:id="8397" w:author="Claire S" w:date="2026-07-22T12:16:00Z" w16du:dateUtc="2026-07-22T11:16:00Z">
        <w:r w:rsidR="0012222D">
          <w:rPr>
            <w:rFonts w:ascii="Cambria" w:hAnsi="Cambria"/>
            <w:sz w:val="28"/>
            <w:szCs w:val="28"/>
          </w:rPr>
          <w:t xml:space="preserve">Clara was </w:t>
        </w:r>
      </w:ins>
      <w:ins w:id="8398" w:author="Claire S" w:date="2026-07-29T16:55:00Z" w16du:dateUtc="2026-07-29T15:55:00Z">
        <w:r w:rsidR="006579EF">
          <w:rPr>
            <w:rFonts w:ascii="Cambria" w:hAnsi="Cambria"/>
            <w:sz w:val="28"/>
            <w:szCs w:val="28"/>
          </w:rPr>
          <w:t xml:space="preserve">always </w:t>
        </w:r>
      </w:ins>
      <w:ins w:id="8399" w:author="Claire S" w:date="2026-07-22T12:16:00Z" w16du:dateUtc="2026-07-22T11:16:00Z">
        <w:r w:rsidR="0012222D">
          <w:rPr>
            <w:rFonts w:ascii="Cambria" w:hAnsi="Cambria"/>
            <w:sz w:val="28"/>
            <w:szCs w:val="28"/>
          </w:rPr>
          <w:t xml:space="preserve">so busy </w:t>
        </w:r>
      </w:ins>
      <w:ins w:id="8400" w:author="Claire S" w:date="2026-07-27T16:59:00Z" w16du:dateUtc="2026-07-27T15:59:00Z">
        <w:r w:rsidR="00842707">
          <w:rPr>
            <w:rFonts w:ascii="Cambria" w:hAnsi="Cambria"/>
            <w:sz w:val="28"/>
            <w:szCs w:val="28"/>
          </w:rPr>
          <w:t>recently</w:t>
        </w:r>
      </w:ins>
      <w:ins w:id="8401" w:author="Claire S" w:date="2026-07-22T12:16:00Z" w16du:dateUtc="2026-07-22T11:16:00Z">
        <w:r w:rsidR="0012222D">
          <w:rPr>
            <w:rFonts w:ascii="Cambria" w:hAnsi="Cambria"/>
            <w:sz w:val="28"/>
            <w:szCs w:val="28"/>
          </w:rPr>
          <w:t xml:space="preserve">, she didn’t </w:t>
        </w:r>
      </w:ins>
      <w:ins w:id="8402" w:author="Claire S" w:date="2026-07-22T12:24:00Z" w16du:dateUtc="2026-07-22T11:24:00Z">
        <w:r w:rsidR="00D4528E">
          <w:rPr>
            <w:rFonts w:ascii="Cambria" w:hAnsi="Cambria"/>
            <w:sz w:val="28"/>
            <w:szCs w:val="28"/>
          </w:rPr>
          <w:t>often</w:t>
        </w:r>
      </w:ins>
      <w:ins w:id="8403" w:author="Claire S" w:date="2026-07-27T16:59:00Z" w16du:dateUtc="2026-07-27T15:59:00Z">
        <w:r w:rsidR="00842707">
          <w:rPr>
            <w:rFonts w:ascii="Cambria" w:hAnsi="Cambria"/>
            <w:sz w:val="28"/>
            <w:szCs w:val="28"/>
          </w:rPr>
          <w:t xml:space="preserve"> seem to</w:t>
        </w:r>
      </w:ins>
      <w:ins w:id="8404" w:author="Claire S" w:date="2026-07-22T12:24:00Z" w16du:dateUtc="2026-07-22T11:24:00Z">
        <w:r w:rsidR="00D4528E">
          <w:rPr>
            <w:rFonts w:ascii="Cambria" w:hAnsi="Cambria"/>
            <w:sz w:val="28"/>
            <w:szCs w:val="28"/>
          </w:rPr>
          <w:t xml:space="preserve"> mix with </w:t>
        </w:r>
      </w:ins>
      <w:ins w:id="8405" w:author="Claire S" w:date="2026-07-22T12:16:00Z" w16du:dateUtc="2026-07-22T11:16:00Z">
        <w:r w:rsidR="004A23DE">
          <w:rPr>
            <w:rFonts w:ascii="Cambria" w:hAnsi="Cambria"/>
            <w:sz w:val="28"/>
            <w:szCs w:val="28"/>
          </w:rPr>
          <w:t>colleagues from different departments</w:t>
        </w:r>
      </w:ins>
      <w:r w:rsidR="007E4E4A">
        <w:rPr>
          <w:rFonts w:ascii="Cambria" w:hAnsi="Cambria"/>
          <w:sz w:val="28"/>
          <w:szCs w:val="28"/>
        </w:rPr>
        <w:t>.</w:t>
      </w:r>
      <w:commentRangeEnd w:id="8384"/>
      <w:r w:rsidR="00852DF2">
        <w:rPr>
          <w:rStyle w:val="CommentReference"/>
          <w:rFonts w:ascii="Cambria" w:hAnsi="Cambria"/>
          <w:sz w:val="28"/>
          <w:szCs w:val="28"/>
        </w:rPr>
        <w:commentReference w:id="8384"/>
      </w:r>
      <w:r w:rsidR="00DE278F">
        <w:rPr>
          <w:rFonts w:ascii="Cambria" w:hAnsi="Cambria"/>
          <w:sz w:val="28"/>
          <w:szCs w:val="28"/>
        </w:rPr>
        <w:t xml:space="preserve"> ‘Did you stay long?’</w:t>
      </w:r>
    </w:p>
    <w:p w14:paraId="15D5917B" w14:textId="0F2EC50E" w:rsidR="00D70BE9" w:rsidRDefault="00690D6C" w:rsidP="00A06A5F">
      <w:pPr>
        <w:spacing w:line="360" w:lineRule="auto"/>
        <w:ind w:firstLine="720"/>
        <w:contextualSpacing/>
        <w:rPr>
          <w:rFonts w:ascii="Cambria" w:hAnsi="Cambria"/>
          <w:sz w:val="28"/>
          <w:szCs w:val="28"/>
        </w:rPr>
      </w:pPr>
      <w:r>
        <w:rPr>
          <w:rFonts w:ascii="Cambria" w:hAnsi="Cambria"/>
          <w:sz w:val="28"/>
          <w:szCs w:val="28"/>
        </w:rPr>
        <w:t>‘</w:t>
      </w:r>
      <w:r w:rsidR="00DE278F">
        <w:rPr>
          <w:rFonts w:ascii="Cambria" w:hAnsi="Cambria"/>
          <w:sz w:val="28"/>
          <w:szCs w:val="28"/>
        </w:rPr>
        <w:t xml:space="preserve">I stayed till </w:t>
      </w:r>
      <w:r w:rsidR="007C7B52">
        <w:rPr>
          <w:rFonts w:ascii="Cambria" w:hAnsi="Cambria"/>
          <w:sz w:val="28"/>
          <w:szCs w:val="28"/>
        </w:rPr>
        <w:t>closing</w:t>
      </w:r>
      <w:r w:rsidR="00DE278F">
        <w:rPr>
          <w:rFonts w:ascii="Cambria" w:hAnsi="Cambria"/>
          <w:sz w:val="28"/>
          <w:szCs w:val="28"/>
        </w:rPr>
        <w:t xml:space="preserve">, but </w:t>
      </w:r>
      <w:r w:rsidR="00E74F02">
        <w:rPr>
          <w:rFonts w:ascii="Cambria" w:hAnsi="Cambria"/>
          <w:sz w:val="28"/>
          <w:szCs w:val="28"/>
        </w:rPr>
        <w:t>Violet</w:t>
      </w:r>
      <w:r w:rsidR="00A120FB">
        <w:rPr>
          <w:rFonts w:ascii="Cambria" w:hAnsi="Cambria"/>
          <w:sz w:val="28"/>
          <w:szCs w:val="28"/>
        </w:rPr>
        <w:t xml:space="preserve"> said she </w:t>
      </w:r>
      <w:r w:rsidR="00E74F02">
        <w:rPr>
          <w:rFonts w:ascii="Cambria" w:hAnsi="Cambria"/>
          <w:sz w:val="28"/>
          <w:szCs w:val="28"/>
        </w:rPr>
        <w:t>was</w:t>
      </w:r>
      <w:r w:rsidR="007C7B52">
        <w:rPr>
          <w:rFonts w:ascii="Cambria" w:hAnsi="Cambria"/>
          <w:sz w:val="28"/>
          <w:szCs w:val="28"/>
        </w:rPr>
        <w:t>n’t feeling well</w:t>
      </w:r>
      <w:del w:id="8406" w:author="Daisy Watt" w:date="2026-06-22T07:21:00Z" w16du:dateUtc="2026-06-22T05:21:00Z">
        <w:r w:rsidR="001D6A61">
          <w:rPr>
            <w:rFonts w:ascii="Cambria" w:hAnsi="Cambria"/>
            <w:sz w:val="28"/>
            <w:szCs w:val="28"/>
          </w:rPr>
          <w:delText xml:space="preserve">,’ </w:delText>
        </w:r>
        <w:r w:rsidR="001D6A61" w:rsidDel="007E11A3">
          <w:rPr>
            <w:rFonts w:ascii="Cambria" w:hAnsi="Cambria"/>
            <w:sz w:val="28"/>
            <w:szCs w:val="28"/>
          </w:rPr>
          <w:delText>h</w:delText>
        </w:r>
      </w:del>
      <w:ins w:id="8407" w:author="Daisy Watt" w:date="2026-06-22T07:21:00Z" w16du:dateUtc="2026-06-22T05:21:00Z">
        <w:r w:rsidR="007E11A3">
          <w:rPr>
            <w:rFonts w:ascii="Cambria" w:hAnsi="Cambria"/>
            <w:sz w:val="28"/>
            <w:szCs w:val="28"/>
          </w:rPr>
          <w:t>.’ H</w:t>
        </w:r>
      </w:ins>
      <w:r w:rsidR="001D6A61">
        <w:rPr>
          <w:rFonts w:ascii="Cambria" w:hAnsi="Cambria"/>
          <w:sz w:val="28"/>
          <w:szCs w:val="28"/>
        </w:rPr>
        <w:t>e added hot water</w:t>
      </w:r>
      <w:ins w:id="8408" w:author="Claire S" w:date="2026-05-12T08:59:00Z" w16du:dateUtc="2026-05-12T07:59:00Z">
        <w:r w:rsidR="00254D79">
          <w:rPr>
            <w:rFonts w:ascii="Cambria" w:hAnsi="Cambria"/>
            <w:sz w:val="28"/>
            <w:szCs w:val="28"/>
          </w:rPr>
          <w:t xml:space="preserve">. </w:t>
        </w:r>
      </w:ins>
      <w:del w:id="8409" w:author="Claire S" w:date="2026-05-12T08:59:00Z" w16du:dateUtc="2026-05-12T07:59:00Z">
        <w:r w:rsidR="001D6A61" w:rsidDel="00254D79">
          <w:rPr>
            <w:rFonts w:ascii="Cambria" w:hAnsi="Cambria"/>
            <w:sz w:val="28"/>
            <w:szCs w:val="28"/>
          </w:rPr>
          <w:delText xml:space="preserve"> to his coffee. </w:delText>
        </w:r>
      </w:del>
      <w:r w:rsidR="001D6A61">
        <w:rPr>
          <w:rFonts w:ascii="Cambria" w:hAnsi="Cambria"/>
          <w:sz w:val="28"/>
          <w:szCs w:val="28"/>
        </w:rPr>
        <w:t>‘</w:t>
      </w:r>
      <w:del w:id="8410" w:author="Claire S" w:date="2026-05-12T08:59:00Z" w16du:dateUtc="2026-05-12T07:59:00Z">
        <w:r w:rsidR="001F4FC4" w:rsidDel="00254D79">
          <w:rPr>
            <w:rFonts w:ascii="Cambria" w:hAnsi="Cambria"/>
            <w:sz w:val="28"/>
            <w:szCs w:val="28"/>
          </w:rPr>
          <w:delText>But actually</w:delText>
        </w:r>
        <w:r w:rsidR="00DF7FF6" w:rsidDel="00254D79">
          <w:rPr>
            <w:rFonts w:ascii="Cambria" w:hAnsi="Cambria"/>
            <w:sz w:val="28"/>
            <w:szCs w:val="28"/>
          </w:rPr>
          <w:delText>,</w:delText>
        </w:r>
        <w:r w:rsidR="001F4FC4" w:rsidDel="00254D79">
          <w:rPr>
            <w:rFonts w:ascii="Cambria" w:hAnsi="Cambria"/>
            <w:sz w:val="28"/>
            <w:szCs w:val="28"/>
          </w:rPr>
          <w:delText xml:space="preserve"> </w:delText>
        </w:r>
      </w:del>
      <w:commentRangeStart w:id="8411"/>
      <w:del w:id="8412" w:author="Claire S" w:date="2026-07-22T12:17:00Z" w16du:dateUtc="2026-07-22T11:17:00Z">
        <w:r w:rsidR="001F4FC4" w:rsidDel="004A23DE">
          <w:rPr>
            <w:rFonts w:ascii="Cambria" w:hAnsi="Cambria"/>
            <w:sz w:val="28"/>
            <w:szCs w:val="28"/>
          </w:rPr>
          <w:delText xml:space="preserve">I </w:delText>
        </w:r>
        <w:r w:rsidR="004428E4" w:rsidDel="004A23DE">
          <w:rPr>
            <w:rFonts w:ascii="Cambria" w:hAnsi="Cambria"/>
            <w:sz w:val="28"/>
            <w:szCs w:val="28"/>
          </w:rPr>
          <w:delText>reckon</w:delText>
        </w:r>
        <w:r w:rsidR="001F4FC4" w:rsidDel="004A23DE">
          <w:rPr>
            <w:rFonts w:ascii="Cambria" w:hAnsi="Cambria"/>
            <w:sz w:val="28"/>
            <w:szCs w:val="28"/>
          </w:rPr>
          <w:delText xml:space="preserve"> s</w:delText>
        </w:r>
        <w:r w:rsidR="00813CAA" w:rsidDel="004A23DE">
          <w:rPr>
            <w:rFonts w:ascii="Cambria" w:hAnsi="Cambria"/>
            <w:sz w:val="28"/>
            <w:szCs w:val="28"/>
          </w:rPr>
          <w:delText>he was upset Dex had been poorly</w:delText>
        </w:r>
        <w:r w:rsidR="00E92713" w:rsidDel="004A23DE">
          <w:rPr>
            <w:rFonts w:ascii="Cambria" w:hAnsi="Cambria"/>
            <w:sz w:val="28"/>
            <w:szCs w:val="28"/>
          </w:rPr>
          <w:delText xml:space="preserve"> and gone home</w:delText>
        </w:r>
      </w:del>
      <w:ins w:id="8413" w:author="Claire S" w:date="2026-07-22T12:17:00Z" w16du:dateUtc="2026-07-22T11:17:00Z">
        <w:r w:rsidR="004A23DE">
          <w:rPr>
            <w:rFonts w:ascii="Cambria" w:hAnsi="Cambria"/>
            <w:sz w:val="28"/>
            <w:szCs w:val="28"/>
          </w:rPr>
          <w:t>I think she left about half hour after we got there</w:t>
        </w:r>
      </w:ins>
      <w:r w:rsidR="00813CAA">
        <w:rPr>
          <w:rFonts w:ascii="Cambria" w:hAnsi="Cambria"/>
          <w:sz w:val="28"/>
          <w:szCs w:val="28"/>
        </w:rPr>
        <w:t>.</w:t>
      </w:r>
      <w:commentRangeEnd w:id="8411"/>
      <w:r w:rsidR="00220462">
        <w:rPr>
          <w:rStyle w:val="CommentReference"/>
          <w:rFonts w:ascii="Cambria" w:hAnsi="Cambria"/>
          <w:sz w:val="28"/>
          <w:szCs w:val="28"/>
        </w:rPr>
        <w:commentReference w:id="8411"/>
      </w:r>
      <w:r w:rsidR="00813CAA">
        <w:rPr>
          <w:rFonts w:ascii="Cambria" w:hAnsi="Cambria"/>
          <w:sz w:val="28"/>
          <w:szCs w:val="28"/>
        </w:rPr>
        <w:t>’</w:t>
      </w:r>
    </w:p>
    <w:p w14:paraId="3D3AC9FD" w14:textId="75A8D837" w:rsidR="003B67EF" w:rsidRDefault="003B67EF" w:rsidP="00A06A5F">
      <w:pPr>
        <w:spacing w:line="360" w:lineRule="auto"/>
        <w:ind w:firstLine="720"/>
        <w:contextualSpacing/>
        <w:rPr>
          <w:rFonts w:ascii="Cambria" w:hAnsi="Cambria"/>
          <w:sz w:val="28"/>
          <w:szCs w:val="28"/>
        </w:rPr>
      </w:pPr>
      <w:r>
        <w:rPr>
          <w:rFonts w:ascii="Cambria" w:hAnsi="Cambria"/>
          <w:sz w:val="28"/>
          <w:szCs w:val="28"/>
        </w:rPr>
        <w:t>‘</w:t>
      </w:r>
      <w:del w:id="8414" w:author="Claire S" w:date="2026-07-22T12:17:00Z" w16du:dateUtc="2026-07-22T11:17:00Z">
        <w:r w:rsidR="00DD637F" w:rsidDel="004A23DE">
          <w:rPr>
            <w:rFonts w:ascii="Cambria" w:hAnsi="Cambria"/>
            <w:sz w:val="28"/>
            <w:szCs w:val="28"/>
          </w:rPr>
          <w:delText>God,</w:delText>
        </w:r>
      </w:del>
      <w:ins w:id="8415" w:author="Claire S" w:date="2026-07-22T12:17:00Z" w16du:dateUtc="2026-07-22T11:17:00Z">
        <w:r w:rsidR="004A23DE">
          <w:rPr>
            <w:rFonts w:ascii="Cambria" w:hAnsi="Cambria"/>
            <w:sz w:val="28"/>
            <w:szCs w:val="28"/>
          </w:rPr>
          <w:t>I can’t imagine how awful she’ll feel</w:t>
        </w:r>
      </w:ins>
      <w:del w:id="8416" w:author="Claire S" w:date="2026-07-22T12:17:00Z" w16du:dateUtc="2026-07-22T11:17:00Z">
        <w:r w:rsidR="00DD637F" w:rsidDel="004A23DE">
          <w:rPr>
            <w:rFonts w:ascii="Cambria" w:hAnsi="Cambria"/>
            <w:sz w:val="28"/>
            <w:szCs w:val="28"/>
          </w:rPr>
          <w:delText xml:space="preserve"> i</w:delText>
        </w:r>
        <w:r w:rsidDel="004A23DE">
          <w:rPr>
            <w:rFonts w:ascii="Cambria" w:hAnsi="Cambria"/>
            <w:sz w:val="28"/>
            <w:szCs w:val="28"/>
          </w:rPr>
          <w:delText>t’s so a</w:delText>
        </w:r>
      </w:del>
      <w:del w:id="8417" w:author="Claire S" w:date="2026-07-22T12:18:00Z" w16du:dateUtc="2026-07-22T11:18:00Z">
        <w:r w:rsidDel="004A23DE">
          <w:rPr>
            <w:rFonts w:ascii="Cambria" w:hAnsi="Cambria"/>
            <w:sz w:val="28"/>
            <w:szCs w:val="28"/>
          </w:rPr>
          <w:delText>wful</w:delText>
        </w:r>
      </w:del>
      <w:ins w:id="8418" w:author="Claire S" w:date="2026-07-22T12:17:00Z" w16du:dateUtc="2026-07-22T11:17:00Z">
        <w:r w:rsidR="004A23DE">
          <w:rPr>
            <w:rFonts w:ascii="Cambria" w:hAnsi="Cambria"/>
            <w:sz w:val="28"/>
            <w:szCs w:val="28"/>
          </w:rPr>
          <w:t xml:space="preserve"> about Dex</w:t>
        </w:r>
      </w:ins>
      <w:del w:id="8419" w:author="Claire S" w:date="2026-07-22T12:18:00Z" w16du:dateUtc="2026-07-22T11:18:00Z">
        <w:r w:rsidR="007639B1" w:rsidDel="004A23DE">
          <w:rPr>
            <w:rFonts w:ascii="Cambria" w:hAnsi="Cambria"/>
            <w:sz w:val="28"/>
            <w:szCs w:val="28"/>
          </w:rPr>
          <w:delText xml:space="preserve">, </w:delText>
        </w:r>
        <w:r w:rsidDel="004A23DE">
          <w:rPr>
            <w:rFonts w:ascii="Cambria" w:hAnsi="Cambria"/>
            <w:sz w:val="28"/>
            <w:szCs w:val="28"/>
          </w:rPr>
          <w:delText>isn’t it</w:delText>
        </w:r>
      </w:del>
      <w:ins w:id="8420" w:author="Claire S" w:date="2026-07-22T12:18:00Z" w16du:dateUtc="2026-07-22T11:18:00Z">
        <w:r w:rsidR="004A23DE">
          <w:rPr>
            <w:rFonts w:ascii="Cambria" w:hAnsi="Cambria"/>
            <w:sz w:val="28"/>
            <w:szCs w:val="28"/>
          </w:rPr>
          <w:t>,</w:t>
        </w:r>
      </w:ins>
      <w:del w:id="8421" w:author="Claire S" w:date="2026-07-22T12:18:00Z" w16du:dateUtc="2026-07-22T11:18:00Z">
        <w:r w:rsidDel="004A23DE">
          <w:rPr>
            <w:rFonts w:ascii="Cambria" w:hAnsi="Cambria"/>
            <w:sz w:val="28"/>
            <w:szCs w:val="28"/>
          </w:rPr>
          <w:delText>?</w:delText>
        </w:r>
      </w:del>
      <w:r>
        <w:rPr>
          <w:rFonts w:ascii="Cambria" w:hAnsi="Cambria"/>
          <w:sz w:val="28"/>
          <w:szCs w:val="28"/>
        </w:rPr>
        <w:t xml:space="preserve">’ Clara felt </w:t>
      </w:r>
      <w:r w:rsidR="0088253F">
        <w:rPr>
          <w:rFonts w:ascii="Cambria" w:hAnsi="Cambria"/>
          <w:sz w:val="28"/>
          <w:szCs w:val="28"/>
        </w:rPr>
        <w:t xml:space="preserve">a </w:t>
      </w:r>
      <w:del w:id="8422" w:author="Daisy Watt" w:date="2026-06-22T07:22:00Z" w16du:dateUtc="2026-06-22T05:22:00Z">
        <w:r w:rsidR="0088253F">
          <w:rPr>
            <w:rFonts w:ascii="Cambria" w:hAnsi="Cambria"/>
            <w:sz w:val="28"/>
            <w:szCs w:val="28"/>
          </w:rPr>
          <w:delText>sudden</w:delText>
        </w:r>
        <w:r>
          <w:rPr>
            <w:rFonts w:ascii="Cambria" w:hAnsi="Cambria"/>
            <w:sz w:val="28"/>
            <w:szCs w:val="28"/>
          </w:rPr>
          <w:delText xml:space="preserve"> </w:delText>
        </w:r>
      </w:del>
      <w:r>
        <w:rPr>
          <w:rFonts w:ascii="Cambria" w:hAnsi="Cambria"/>
          <w:sz w:val="28"/>
          <w:szCs w:val="28"/>
        </w:rPr>
        <w:t>lump in her throat</w:t>
      </w:r>
      <w:r w:rsidR="00C01993">
        <w:rPr>
          <w:rFonts w:ascii="Cambria" w:hAnsi="Cambria"/>
          <w:sz w:val="28"/>
          <w:szCs w:val="28"/>
        </w:rPr>
        <w:t xml:space="preserve">, but </w:t>
      </w:r>
      <w:r w:rsidR="007639B1">
        <w:rPr>
          <w:rFonts w:ascii="Cambria" w:hAnsi="Cambria"/>
          <w:sz w:val="28"/>
          <w:szCs w:val="28"/>
        </w:rPr>
        <w:t>she couldn’t cry here</w:t>
      </w:r>
      <w:del w:id="8423" w:author="Daisy Watt" w:date="2026-06-22T07:21:00Z" w16du:dateUtc="2026-06-22T05:21:00Z">
        <w:r w:rsidR="00C01993">
          <w:rPr>
            <w:rFonts w:ascii="Cambria" w:hAnsi="Cambria"/>
            <w:sz w:val="28"/>
            <w:szCs w:val="28"/>
          </w:rPr>
          <w:delText>;</w:delText>
        </w:r>
      </w:del>
      <w:ins w:id="8424" w:author="Daisy Watt" w:date="2026-06-22T07:21:00Z" w16du:dateUtc="2026-06-22T05:21:00Z">
        <w:r w:rsidR="007639B1">
          <w:rPr>
            <w:rFonts w:ascii="Cambria" w:hAnsi="Cambria"/>
            <w:sz w:val="28"/>
            <w:szCs w:val="28"/>
          </w:rPr>
          <w:t xml:space="preserve"> </w:t>
        </w:r>
        <w:r w:rsidR="008B38D1">
          <w:rPr>
            <w:rFonts w:ascii="Cambria" w:hAnsi="Cambria"/>
            <w:sz w:val="28"/>
            <w:szCs w:val="28"/>
          </w:rPr>
          <w:t>–</w:t>
        </w:r>
      </w:ins>
      <w:r w:rsidR="007639B1">
        <w:rPr>
          <w:rFonts w:ascii="Cambria" w:hAnsi="Cambria"/>
          <w:sz w:val="28"/>
          <w:szCs w:val="28"/>
        </w:rPr>
        <w:t xml:space="preserve"> it was </w:t>
      </w:r>
      <w:r w:rsidR="00C01993">
        <w:rPr>
          <w:rFonts w:ascii="Cambria" w:hAnsi="Cambria"/>
          <w:sz w:val="28"/>
          <w:szCs w:val="28"/>
        </w:rPr>
        <w:t>to</w:t>
      </w:r>
      <w:r w:rsidR="007639B1">
        <w:rPr>
          <w:rFonts w:ascii="Cambria" w:hAnsi="Cambria"/>
          <w:sz w:val="28"/>
          <w:szCs w:val="28"/>
        </w:rPr>
        <w:t xml:space="preserve">o unprofessional. </w:t>
      </w:r>
      <w:r w:rsidR="00F601D0">
        <w:rPr>
          <w:rFonts w:ascii="Cambria" w:hAnsi="Cambria"/>
          <w:sz w:val="28"/>
          <w:szCs w:val="28"/>
        </w:rPr>
        <w:t>‘</w:t>
      </w:r>
      <w:r w:rsidR="001F4FC4">
        <w:rPr>
          <w:rFonts w:ascii="Cambria" w:hAnsi="Cambria"/>
          <w:sz w:val="28"/>
          <w:szCs w:val="28"/>
        </w:rPr>
        <w:t xml:space="preserve">It’s </w:t>
      </w:r>
      <w:r w:rsidR="00FA54F9">
        <w:rPr>
          <w:rFonts w:ascii="Cambria" w:hAnsi="Cambria"/>
          <w:sz w:val="28"/>
          <w:szCs w:val="28"/>
        </w:rPr>
        <w:t xml:space="preserve">so </w:t>
      </w:r>
      <w:r w:rsidR="001F4FC4">
        <w:rPr>
          <w:rFonts w:ascii="Cambria" w:hAnsi="Cambria"/>
          <w:sz w:val="28"/>
          <w:szCs w:val="28"/>
        </w:rPr>
        <w:t>hard to believe</w:t>
      </w:r>
      <w:r w:rsidR="00FA54F9">
        <w:rPr>
          <w:rFonts w:ascii="Cambria" w:hAnsi="Cambria"/>
          <w:sz w:val="28"/>
          <w:szCs w:val="28"/>
        </w:rPr>
        <w:t>,</w:t>
      </w:r>
      <w:r w:rsidR="00F601D0">
        <w:rPr>
          <w:rFonts w:ascii="Cambria" w:hAnsi="Cambria"/>
          <w:sz w:val="28"/>
          <w:szCs w:val="28"/>
        </w:rPr>
        <w:t xml:space="preserve"> I can’t really </w:t>
      </w:r>
      <w:del w:id="8425" w:author="Claire S" w:date="2026-07-22T12:24:00Z" w16du:dateUtc="2026-07-22T11:24:00Z">
        <w:r w:rsidR="00F601D0" w:rsidDel="00D4528E">
          <w:rPr>
            <w:rFonts w:ascii="Cambria" w:hAnsi="Cambria"/>
            <w:sz w:val="28"/>
            <w:szCs w:val="28"/>
          </w:rPr>
          <w:delText>think straight</w:delText>
        </w:r>
      </w:del>
      <w:ins w:id="8426" w:author="Claire S" w:date="2026-07-22T12:24:00Z" w16du:dateUtc="2026-07-22T11:24:00Z">
        <w:r w:rsidR="00D4528E">
          <w:rPr>
            <w:rFonts w:ascii="Cambria" w:hAnsi="Cambria"/>
            <w:sz w:val="28"/>
            <w:szCs w:val="28"/>
          </w:rPr>
          <w:t>get my head round it</w:t>
        </w:r>
      </w:ins>
      <w:r w:rsidR="00F601D0">
        <w:rPr>
          <w:rFonts w:ascii="Cambria" w:hAnsi="Cambria"/>
          <w:sz w:val="28"/>
          <w:szCs w:val="28"/>
        </w:rPr>
        <w:t>.’</w:t>
      </w:r>
    </w:p>
    <w:p w14:paraId="532258BB" w14:textId="7B5B0EA0" w:rsidR="00814628" w:rsidRDefault="00A120FB" w:rsidP="00E74F02">
      <w:pPr>
        <w:spacing w:line="360" w:lineRule="auto"/>
        <w:ind w:firstLine="720"/>
        <w:contextualSpacing/>
        <w:rPr>
          <w:rFonts w:ascii="Cambria" w:hAnsi="Cambria"/>
          <w:sz w:val="28"/>
          <w:szCs w:val="28"/>
        </w:rPr>
      </w:pPr>
      <w:r>
        <w:rPr>
          <w:rFonts w:ascii="Cambria" w:hAnsi="Cambria"/>
          <w:sz w:val="28"/>
          <w:szCs w:val="28"/>
        </w:rPr>
        <w:t>‘</w:t>
      </w:r>
      <w:r w:rsidR="00567F83">
        <w:rPr>
          <w:rFonts w:ascii="Cambria" w:hAnsi="Cambria"/>
          <w:sz w:val="28"/>
          <w:szCs w:val="28"/>
        </w:rPr>
        <w:t xml:space="preserve">Yeah, </w:t>
      </w:r>
      <w:r w:rsidR="00EA4D38">
        <w:rPr>
          <w:rFonts w:ascii="Cambria" w:hAnsi="Cambria"/>
          <w:sz w:val="28"/>
          <w:szCs w:val="28"/>
        </w:rPr>
        <w:t>super</w:t>
      </w:r>
      <w:r>
        <w:rPr>
          <w:rFonts w:ascii="Cambria" w:hAnsi="Cambria"/>
          <w:sz w:val="28"/>
          <w:szCs w:val="28"/>
        </w:rPr>
        <w:t xml:space="preserve"> sad.’ </w:t>
      </w:r>
      <w:r w:rsidR="00F601D0">
        <w:rPr>
          <w:rFonts w:ascii="Cambria" w:hAnsi="Cambria"/>
          <w:sz w:val="28"/>
          <w:szCs w:val="28"/>
        </w:rPr>
        <w:t>Ishan</w:t>
      </w:r>
      <w:r w:rsidR="00E74F02">
        <w:rPr>
          <w:rFonts w:ascii="Cambria" w:hAnsi="Cambria"/>
          <w:sz w:val="28"/>
          <w:szCs w:val="28"/>
        </w:rPr>
        <w:t xml:space="preserve"> looked like he was going to say something else, then stopped.</w:t>
      </w:r>
      <w:r w:rsidR="00814628">
        <w:rPr>
          <w:rFonts w:ascii="Cambria" w:hAnsi="Cambria"/>
          <w:sz w:val="28"/>
          <w:szCs w:val="28"/>
        </w:rPr>
        <w:t xml:space="preserve"> ‘Make you one?’</w:t>
      </w:r>
    </w:p>
    <w:p w14:paraId="21680A98" w14:textId="4E795703" w:rsidR="00E74F02" w:rsidRDefault="00814628" w:rsidP="00E74F02">
      <w:pPr>
        <w:spacing w:line="360" w:lineRule="auto"/>
        <w:ind w:firstLine="720"/>
        <w:contextualSpacing/>
        <w:rPr>
          <w:rFonts w:ascii="Cambria" w:hAnsi="Cambria"/>
          <w:sz w:val="28"/>
          <w:szCs w:val="28"/>
        </w:rPr>
      </w:pPr>
      <w:r>
        <w:rPr>
          <w:rFonts w:ascii="Cambria" w:hAnsi="Cambria"/>
          <w:sz w:val="28"/>
          <w:szCs w:val="28"/>
        </w:rPr>
        <w:t>‘</w:t>
      </w:r>
      <w:r w:rsidR="004428E4">
        <w:rPr>
          <w:rFonts w:ascii="Cambria" w:hAnsi="Cambria"/>
          <w:sz w:val="28"/>
          <w:szCs w:val="28"/>
        </w:rPr>
        <w:t>Oh. Yes</w:t>
      </w:r>
      <w:ins w:id="8427" w:author="Daisy Watt" w:date="2026-06-22T07:22:00Z" w16du:dateUtc="2026-06-22T05:22:00Z">
        <w:r w:rsidR="006A589C">
          <w:rPr>
            <w:rFonts w:ascii="Cambria" w:hAnsi="Cambria"/>
            <w:sz w:val="28"/>
            <w:szCs w:val="28"/>
          </w:rPr>
          <w:t>,</w:t>
        </w:r>
      </w:ins>
      <w:r>
        <w:rPr>
          <w:rFonts w:ascii="Cambria" w:hAnsi="Cambria"/>
          <w:sz w:val="28"/>
          <w:szCs w:val="28"/>
        </w:rPr>
        <w:t xml:space="preserve"> thanks.’</w:t>
      </w:r>
      <w:r w:rsidR="00F601D0">
        <w:rPr>
          <w:rFonts w:ascii="Cambria" w:hAnsi="Cambria"/>
          <w:sz w:val="28"/>
          <w:szCs w:val="28"/>
        </w:rPr>
        <w:t xml:space="preserve"> </w:t>
      </w:r>
      <w:r w:rsidR="00E74F02">
        <w:rPr>
          <w:rFonts w:ascii="Cambria" w:hAnsi="Cambria"/>
          <w:sz w:val="28"/>
          <w:szCs w:val="28"/>
        </w:rPr>
        <w:t xml:space="preserve">Clara </w:t>
      </w:r>
      <w:r w:rsidR="0063201D">
        <w:rPr>
          <w:rFonts w:ascii="Cambria" w:hAnsi="Cambria"/>
          <w:sz w:val="28"/>
          <w:szCs w:val="28"/>
        </w:rPr>
        <w:t xml:space="preserve">hated coffee, but she </w:t>
      </w:r>
      <w:r w:rsidR="00E74F02">
        <w:rPr>
          <w:rFonts w:ascii="Cambria" w:hAnsi="Cambria"/>
          <w:sz w:val="28"/>
          <w:szCs w:val="28"/>
        </w:rPr>
        <w:t>passed him a</w:t>
      </w:r>
      <w:r>
        <w:rPr>
          <w:rFonts w:ascii="Cambria" w:hAnsi="Cambria"/>
          <w:sz w:val="28"/>
          <w:szCs w:val="28"/>
        </w:rPr>
        <w:t>nother</w:t>
      </w:r>
      <w:r w:rsidR="00E74F02">
        <w:rPr>
          <w:rFonts w:ascii="Cambria" w:hAnsi="Cambria"/>
          <w:sz w:val="28"/>
          <w:szCs w:val="28"/>
        </w:rPr>
        <w:t xml:space="preserve"> cup for the machine. </w:t>
      </w:r>
      <w:commentRangeStart w:id="8428"/>
      <w:r w:rsidR="00546E80">
        <w:rPr>
          <w:rFonts w:ascii="Cambria" w:hAnsi="Cambria"/>
          <w:sz w:val="28"/>
          <w:szCs w:val="28"/>
        </w:rPr>
        <w:t xml:space="preserve">What </w:t>
      </w:r>
      <w:r w:rsidR="0063201D">
        <w:rPr>
          <w:rFonts w:ascii="Cambria" w:hAnsi="Cambria"/>
          <w:sz w:val="28"/>
          <w:szCs w:val="28"/>
        </w:rPr>
        <w:t>had</w:t>
      </w:r>
      <w:r w:rsidR="00546E80">
        <w:rPr>
          <w:rFonts w:ascii="Cambria" w:hAnsi="Cambria"/>
          <w:sz w:val="28"/>
          <w:szCs w:val="28"/>
        </w:rPr>
        <w:t xml:space="preserve"> he mean</w:t>
      </w:r>
      <w:r w:rsidR="0063201D">
        <w:rPr>
          <w:rFonts w:ascii="Cambria" w:hAnsi="Cambria"/>
          <w:sz w:val="28"/>
          <w:szCs w:val="28"/>
        </w:rPr>
        <w:t>t</w:t>
      </w:r>
      <w:r w:rsidR="00546E80">
        <w:rPr>
          <w:rFonts w:ascii="Cambria" w:hAnsi="Cambria"/>
          <w:sz w:val="28"/>
          <w:szCs w:val="28"/>
        </w:rPr>
        <w:t xml:space="preserve"> about </w:t>
      </w:r>
      <w:del w:id="8429" w:author="Claire S" w:date="2026-07-22T12:18:00Z" w16du:dateUtc="2026-07-22T11:18:00Z">
        <w:r w:rsidR="00546E80" w:rsidDel="00430631">
          <w:rPr>
            <w:rFonts w:ascii="Cambria" w:hAnsi="Cambria"/>
            <w:sz w:val="28"/>
            <w:szCs w:val="28"/>
          </w:rPr>
          <w:delText xml:space="preserve">Dex </w:delText>
        </w:r>
      </w:del>
      <w:ins w:id="8430" w:author="Claire S" w:date="2026-07-22T12:18:00Z" w16du:dateUtc="2026-07-22T11:18:00Z">
        <w:r w:rsidR="00430631">
          <w:rPr>
            <w:rFonts w:ascii="Cambria" w:hAnsi="Cambria"/>
            <w:sz w:val="28"/>
            <w:szCs w:val="28"/>
          </w:rPr>
          <w:t xml:space="preserve">Violet </w:t>
        </w:r>
      </w:ins>
      <w:r w:rsidR="00546E80">
        <w:rPr>
          <w:rFonts w:ascii="Cambria" w:hAnsi="Cambria"/>
          <w:sz w:val="28"/>
          <w:szCs w:val="28"/>
        </w:rPr>
        <w:t xml:space="preserve">being poorly? </w:t>
      </w:r>
      <w:commentRangeEnd w:id="8428"/>
      <w:r w:rsidR="00F572B8">
        <w:rPr>
          <w:rStyle w:val="CommentReference"/>
          <w:rFonts w:ascii="Cambria" w:hAnsi="Cambria"/>
          <w:sz w:val="28"/>
          <w:szCs w:val="28"/>
        </w:rPr>
        <w:commentReference w:id="8428"/>
      </w:r>
    </w:p>
    <w:p w14:paraId="2279F8E5" w14:textId="4E2E2B2B" w:rsidR="00A120FB" w:rsidRDefault="00F601D0" w:rsidP="00FA3A69">
      <w:pPr>
        <w:spacing w:line="360" w:lineRule="auto"/>
        <w:ind w:firstLine="720"/>
        <w:contextualSpacing/>
        <w:rPr>
          <w:rFonts w:ascii="Cambria" w:hAnsi="Cambria"/>
          <w:sz w:val="28"/>
          <w:szCs w:val="28"/>
        </w:rPr>
      </w:pPr>
      <w:r>
        <w:rPr>
          <w:rFonts w:ascii="Cambria" w:hAnsi="Cambria"/>
          <w:sz w:val="28"/>
          <w:szCs w:val="28"/>
        </w:rPr>
        <w:t>‘</w:t>
      </w:r>
      <w:r w:rsidR="00B129C6">
        <w:rPr>
          <w:rFonts w:ascii="Cambria" w:hAnsi="Cambria"/>
          <w:sz w:val="28"/>
          <w:szCs w:val="28"/>
        </w:rPr>
        <w:t>I sa</w:t>
      </w:r>
      <w:ins w:id="8431" w:author="Daisy Watt" w:date="2026-06-22T07:22:00Z" w16du:dateUtc="2026-06-22T05:22:00Z">
        <w:r w:rsidR="00B129C6">
          <w:rPr>
            <w:rFonts w:ascii="Cambria" w:hAnsi="Cambria"/>
            <w:sz w:val="28"/>
            <w:szCs w:val="28"/>
          </w:rPr>
          <w:t>w</w:t>
        </w:r>
        <w:r w:rsidR="002061C3">
          <w:rPr>
            <w:rFonts w:ascii="Cambria" w:hAnsi="Cambria"/>
            <w:sz w:val="28"/>
            <w:szCs w:val="28"/>
          </w:rPr>
          <w:t>…</w:t>
        </w:r>
      </w:ins>
      <w:del w:id="8432" w:author="Daisy Watt" w:date="2026-06-22T07:22:00Z" w16du:dateUtc="2026-06-22T05:22:00Z">
        <w:r w:rsidR="00B129C6" w:rsidDel="002061C3">
          <w:rPr>
            <w:rFonts w:ascii="Cambria" w:hAnsi="Cambria"/>
            <w:sz w:val="28"/>
            <w:szCs w:val="28"/>
          </w:rPr>
          <w:delText>w</w:delText>
        </w:r>
        <w:r w:rsidR="0088253F">
          <w:rPr>
            <w:rFonts w:ascii="Cambria" w:hAnsi="Cambria"/>
            <w:sz w:val="28"/>
            <w:szCs w:val="28"/>
          </w:rPr>
          <w:delText xml:space="preserve"> -</w:delText>
        </w:r>
      </w:del>
      <w:r w:rsidR="0088253F">
        <w:rPr>
          <w:rFonts w:ascii="Cambria" w:hAnsi="Cambria"/>
          <w:sz w:val="28"/>
          <w:szCs w:val="28"/>
        </w:rPr>
        <w:t xml:space="preserve">’ </w:t>
      </w:r>
      <w:r w:rsidR="0063201D">
        <w:rPr>
          <w:rFonts w:ascii="Cambria" w:hAnsi="Cambria"/>
          <w:sz w:val="28"/>
          <w:szCs w:val="28"/>
        </w:rPr>
        <w:t>Ishan</w:t>
      </w:r>
      <w:r w:rsidR="0088253F">
        <w:rPr>
          <w:rFonts w:ascii="Cambria" w:hAnsi="Cambria"/>
          <w:sz w:val="28"/>
          <w:szCs w:val="28"/>
        </w:rPr>
        <w:t xml:space="preserve"> </w:t>
      </w:r>
      <w:r w:rsidR="00716959">
        <w:rPr>
          <w:rFonts w:ascii="Cambria" w:hAnsi="Cambria"/>
          <w:sz w:val="28"/>
          <w:szCs w:val="28"/>
        </w:rPr>
        <w:t xml:space="preserve">started to speak before she could ask, </w:t>
      </w:r>
      <w:r w:rsidR="006D78DB">
        <w:rPr>
          <w:rFonts w:ascii="Cambria" w:hAnsi="Cambria"/>
          <w:sz w:val="28"/>
          <w:szCs w:val="28"/>
        </w:rPr>
        <w:t>then</w:t>
      </w:r>
      <w:r w:rsidR="00FA3A69">
        <w:rPr>
          <w:rFonts w:ascii="Cambria" w:hAnsi="Cambria"/>
          <w:sz w:val="28"/>
          <w:szCs w:val="28"/>
        </w:rPr>
        <w:t xml:space="preserve"> he </w:t>
      </w:r>
      <w:r w:rsidR="0088253F">
        <w:rPr>
          <w:rFonts w:ascii="Cambria" w:hAnsi="Cambria"/>
          <w:sz w:val="28"/>
          <w:szCs w:val="28"/>
        </w:rPr>
        <w:t>hesitated again. ‘</w:t>
      </w:r>
      <w:r w:rsidR="006D78DB">
        <w:rPr>
          <w:rFonts w:ascii="Cambria" w:hAnsi="Cambria"/>
          <w:sz w:val="28"/>
          <w:szCs w:val="28"/>
        </w:rPr>
        <w:t xml:space="preserve">Sorry. </w:t>
      </w:r>
      <w:r w:rsidR="0088253F">
        <w:rPr>
          <w:rFonts w:ascii="Cambria" w:hAnsi="Cambria"/>
          <w:sz w:val="28"/>
          <w:szCs w:val="28"/>
        </w:rPr>
        <w:t>That</w:t>
      </w:r>
      <w:r w:rsidR="00B129C6">
        <w:rPr>
          <w:rFonts w:ascii="Cambria" w:hAnsi="Cambria"/>
          <w:sz w:val="28"/>
          <w:szCs w:val="28"/>
        </w:rPr>
        <w:t xml:space="preserve"> </w:t>
      </w:r>
      <w:r w:rsidR="0088253F" w:rsidRPr="00D4528E">
        <w:rPr>
          <w:rFonts w:ascii="Cambria" w:hAnsi="Cambria"/>
          <w:sz w:val="28"/>
          <w:szCs w:val="28"/>
        </w:rPr>
        <w:t xml:space="preserve">weird </w:t>
      </w:r>
      <w:r w:rsidR="00B129C6" w:rsidRPr="00D4528E">
        <w:rPr>
          <w:rFonts w:ascii="Cambria" w:hAnsi="Cambria"/>
          <w:sz w:val="28"/>
          <w:szCs w:val="28"/>
        </w:rPr>
        <w:t>List</w:t>
      </w:r>
      <w:r w:rsidR="00EA4D38">
        <w:rPr>
          <w:rFonts w:ascii="Cambria" w:hAnsi="Cambria"/>
          <w:sz w:val="28"/>
          <w:szCs w:val="28"/>
        </w:rPr>
        <w:t xml:space="preserve"> online</w:t>
      </w:r>
      <w:r w:rsidR="00A120FB">
        <w:rPr>
          <w:rFonts w:ascii="Cambria" w:hAnsi="Cambria"/>
          <w:sz w:val="28"/>
          <w:szCs w:val="28"/>
        </w:rPr>
        <w:t>.</w:t>
      </w:r>
      <w:r w:rsidR="00EA4D38">
        <w:rPr>
          <w:rFonts w:ascii="Cambria" w:hAnsi="Cambria"/>
          <w:sz w:val="28"/>
          <w:szCs w:val="28"/>
        </w:rPr>
        <w:t xml:space="preserve"> </w:t>
      </w:r>
      <w:r w:rsidR="000D1179">
        <w:rPr>
          <w:rFonts w:ascii="Cambria" w:hAnsi="Cambria"/>
          <w:sz w:val="28"/>
          <w:szCs w:val="28"/>
        </w:rPr>
        <w:t>Yo</w:t>
      </w:r>
      <w:r w:rsidR="0088253F">
        <w:rPr>
          <w:rFonts w:ascii="Cambria" w:hAnsi="Cambria"/>
          <w:sz w:val="28"/>
          <w:szCs w:val="28"/>
        </w:rPr>
        <w:t>u’re on it?</w:t>
      </w:r>
      <w:r w:rsidR="00A120FB">
        <w:rPr>
          <w:rFonts w:ascii="Cambria" w:hAnsi="Cambria"/>
          <w:sz w:val="28"/>
          <w:szCs w:val="28"/>
        </w:rPr>
        <w:t>’</w:t>
      </w:r>
    </w:p>
    <w:p w14:paraId="2402FD8B" w14:textId="4293A237" w:rsidR="00EA4D38" w:rsidRDefault="00EA4D38" w:rsidP="00F601D0">
      <w:pPr>
        <w:spacing w:line="360" w:lineRule="auto"/>
        <w:ind w:firstLine="720"/>
        <w:contextualSpacing/>
        <w:rPr>
          <w:rFonts w:ascii="Cambria" w:hAnsi="Cambria"/>
          <w:sz w:val="28"/>
          <w:szCs w:val="28"/>
        </w:rPr>
      </w:pPr>
      <w:r>
        <w:rPr>
          <w:rFonts w:ascii="Cambria" w:hAnsi="Cambria"/>
          <w:sz w:val="28"/>
          <w:szCs w:val="28"/>
        </w:rPr>
        <w:t>‘</w:t>
      </w:r>
      <w:r w:rsidR="00840496">
        <w:rPr>
          <w:rFonts w:ascii="Cambria" w:hAnsi="Cambria"/>
          <w:sz w:val="28"/>
          <w:szCs w:val="28"/>
        </w:rPr>
        <w:t xml:space="preserve">Ha! </w:t>
      </w:r>
      <w:r w:rsidR="000D1179">
        <w:rPr>
          <w:rFonts w:ascii="Cambria" w:hAnsi="Cambria"/>
          <w:sz w:val="28"/>
          <w:szCs w:val="28"/>
        </w:rPr>
        <w:t>Thanks for reminding me</w:t>
      </w:r>
      <w:del w:id="8433" w:author="Daisy Watt" w:date="2026-06-22T07:24:00Z" w16du:dateUtc="2026-06-22T05:24:00Z">
        <w:r w:rsidR="0088253F">
          <w:rPr>
            <w:rFonts w:ascii="Cambria" w:hAnsi="Cambria"/>
            <w:sz w:val="28"/>
            <w:szCs w:val="28"/>
          </w:rPr>
          <w:delText>,</w:delText>
        </w:r>
      </w:del>
      <w:ins w:id="8434" w:author="Daisy Watt" w:date="2026-06-22T07:24:00Z" w16du:dateUtc="2026-06-22T05:24:00Z">
        <w:r w:rsidR="003A4F35">
          <w:rPr>
            <w:rFonts w:ascii="Cambria" w:hAnsi="Cambria"/>
            <w:sz w:val="28"/>
            <w:szCs w:val="28"/>
          </w:rPr>
          <w:t>.</w:t>
        </w:r>
      </w:ins>
      <w:r>
        <w:rPr>
          <w:rFonts w:ascii="Cambria" w:hAnsi="Cambria"/>
          <w:sz w:val="28"/>
          <w:szCs w:val="28"/>
        </w:rPr>
        <w:t>’</w:t>
      </w:r>
      <w:r w:rsidR="00DD637F">
        <w:rPr>
          <w:rFonts w:ascii="Cambria" w:hAnsi="Cambria"/>
          <w:sz w:val="28"/>
          <w:szCs w:val="28"/>
        </w:rPr>
        <w:t xml:space="preserve"> </w:t>
      </w:r>
      <w:r w:rsidR="00DD637F" w:rsidRPr="0030284D">
        <w:rPr>
          <w:rFonts w:ascii="Cambria" w:hAnsi="Cambria"/>
          <w:sz w:val="28"/>
          <w:szCs w:val="28"/>
        </w:rPr>
        <w:t>Clara tried to look cool.</w:t>
      </w:r>
      <w:r w:rsidR="00DD637F">
        <w:rPr>
          <w:rFonts w:ascii="Cambria" w:hAnsi="Cambria"/>
          <w:sz w:val="28"/>
          <w:szCs w:val="28"/>
        </w:rPr>
        <w:t xml:space="preserve"> She didn’t feel very cool about it though; she felt downright rattled.</w:t>
      </w:r>
    </w:p>
    <w:p w14:paraId="14C5DE6B" w14:textId="2F25DA5A" w:rsidR="00DF7FF6" w:rsidRDefault="00EA4D38" w:rsidP="000D1179">
      <w:pPr>
        <w:spacing w:line="360" w:lineRule="auto"/>
        <w:ind w:firstLine="720"/>
        <w:contextualSpacing/>
        <w:rPr>
          <w:rFonts w:ascii="Cambria" w:hAnsi="Cambria"/>
          <w:sz w:val="28"/>
          <w:szCs w:val="28"/>
        </w:rPr>
      </w:pPr>
      <w:r>
        <w:rPr>
          <w:rFonts w:ascii="Cambria" w:hAnsi="Cambria"/>
          <w:sz w:val="28"/>
          <w:szCs w:val="28"/>
        </w:rPr>
        <w:t>‘</w:t>
      </w:r>
      <w:r w:rsidR="0088253F">
        <w:rPr>
          <w:rFonts w:ascii="Cambria" w:hAnsi="Cambria"/>
          <w:sz w:val="28"/>
          <w:szCs w:val="28"/>
        </w:rPr>
        <w:t xml:space="preserve">It’s obviously just </w:t>
      </w:r>
      <w:del w:id="8435" w:author="Claire S" w:date="2026-07-22T12:19:00Z" w16du:dateUtc="2026-07-22T11:19:00Z">
        <w:r w:rsidR="0088253F" w:rsidDel="0030284D">
          <w:rPr>
            <w:rFonts w:ascii="Cambria" w:hAnsi="Cambria"/>
            <w:sz w:val="28"/>
            <w:szCs w:val="28"/>
          </w:rPr>
          <w:delText xml:space="preserve">some </w:delText>
        </w:r>
      </w:del>
      <w:ins w:id="8436" w:author="Claire S" w:date="2026-07-22T12:19:00Z" w16du:dateUtc="2026-07-22T11:19:00Z">
        <w:r w:rsidR="0030284D">
          <w:rPr>
            <w:rFonts w:ascii="Cambria" w:hAnsi="Cambria"/>
            <w:sz w:val="28"/>
            <w:szCs w:val="28"/>
          </w:rPr>
          <w:t xml:space="preserve">a </w:t>
        </w:r>
      </w:ins>
      <w:commentRangeStart w:id="8437"/>
      <w:del w:id="8438" w:author="Claire S" w:date="2026-07-22T12:18:00Z" w16du:dateUtc="2026-07-22T11:18:00Z">
        <w:r w:rsidR="0088253F" w:rsidDel="0030284D">
          <w:rPr>
            <w:rFonts w:ascii="Cambria" w:hAnsi="Cambria"/>
            <w:sz w:val="28"/>
            <w:szCs w:val="28"/>
          </w:rPr>
          <w:delText>nutter</w:delText>
        </w:r>
        <w:commentRangeEnd w:id="8437"/>
        <w:r w:rsidR="004B7B90" w:rsidDel="0030284D">
          <w:rPr>
            <w:rStyle w:val="CommentReference"/>
            <w:rFonts w:ascii="Cambria" w:hAnsi="Cambria"/>
            <w:sz w:val="28"/>
            <w:szCs w:val="28"/>
          </w:rPr>
          <w:commentReference w:id="8437"/>
        </w:r>
        <w:r w:rsidR="0088253F" w:rsidDel="0030284D">
          <w:rPr>
            <w:rFonts w:ascii="Cambria" w:hAnsi="Cambria"/>
            <w:sz w:val="28"/>
            <w:szCs w:val="28"/>
          </w:rPr>
          <w:delText xml:space="preserve"> </w:delText>
        </w:r>
      </w:del>
      <w:ins w:id="8439" w:author="Claire S" w:date="2026-07-22T12:18:00Z" w16du:dateUtc="2026-07-22T11:18:00Z">
        <w:r w:rsidR="0030284D">
          <w:rPr>
            <w:rFonts w:ascii="Cambria" w:hAnsi="Cambria"/>
            <w:sz w:val="28"/>
            <w:szCs w:val="28"/>
          </w:rPr>
          <w:t xml:space="preserve">crackpot </w:t>
        </w:r>
      </w:ins>
      <w:r w:rsidR="0088253F">
        <w:rPr>
          <w:rFonts w:ascii="Cambria" w:hAnsi="Cambria"/>
          <w:sz w:val="28"/>
          <w:szCs w:val="28"/>
        </w:rPr>
        <w:t>though</w:t>
      </w:r>
      <w:r w:rsidR="000D1179">
        <w:rPr>
          <w:rFonts w:ascii="Cambria" w:hAnsi="Cambria"/>
          <w:sz w:val="28"/>
          <w:szCs w:val="28"/>
        </w:rPr>
        <w:t>,</w:t>
      </w:r>
      <w:r w:rsidR="005A63CE">
        <w:rPr>
          <w:rFonts w:ascii="Cambria" w:hAnsi="Cambria"/>
          <w:sz w:val="28"/>
          <w:szCs w:val="28"/>
        </w:rPr>
        <w:t xml:space="preserve"> isn’t it?</w:t>
      </w:r>
      <w:r w:rsidR="0088253F">
        <w:rPr>
          <w:rFonts w:ascii="Cambria" w:hAnsi="Cambria"/>
          <w:sz w:val="28"/>
          <w:szCs w:val="28"/>
        </w:rPr>
        <w:t>’</w:t>
      </w:r>
      <w:r w:rsidR="000D1179">
        <w:rPr>
          <w:rFonts w:ascii="Cambria" w:hAnsi="Cambria"/>
          <w:sz w:val="28"/>
          <w:szCs w:val="28"/>
        </w:rPr>
        <w:t xml:space="preserve"> </w:t>
      </w:r>
      <w:r w:rsidR="005A63CE">
        <w:rPr>
          <w:rFonts w:ascii="Cambria" w:hAnsi="Cambria"/>
          <w:sz w:val="28"/>
          <w:szCs w:val="28"/>
        </w:rPr>
        <w:t>H</w:t>
      </w:r>
      <w:r w:rsidR="000D1179">
        <w:rPr>
          <w:rFonts w:ascii="Cambria" w:hAnsi="Cambria"/>
          <w:sz w:val="28"/>
          <w:szCs w:val="28"/>
        </w:rPr>
        <w:t>e pressed the coffee button</w:t>
      </w:r>
      <w:ins w:id="8440" w:author="Daisy Watt" w:date="2026-06-22T07:41:00Z" w16du:dateUtc="2026-06-22T05:41:00Z">
        <w:r w:rsidR="000D1179">
          <w:rPr>
            <w:rFonts w:ascii="Cambria" w:hAnsi="Cambria"/>
            <w:sz w:val="28"/>
            <w:szCs w:val="28"/>
          </w:rPr>
          <w:t xml:space="preserve"> </w:t>
        </w:r>
        <w:r w:rsidR="006F146E">
          <w:rPr>
            <w:rFonts w:ascii="Cambria" w:hAnsi="Cambria"/>
            <w:sz w:val="28"/>
            <w:szCs w:val="28"/>
          </w:rPr>
          <w:t>again</w:t>
        </w:r>
      </w:ins>
      <w:r w:rsidR="000D1179">
        <w:rPr>
          <w:rFonts w:ascii="Cambria" w:hAnsi="Cambria"/>
          <w:sz w:val="28"/>
          <w:szCs w:val="28"/>
        </w:rPr>
        <w:t xml:space="preserve"> as the internal </w:t>
      </w:r>
      <w:r w:rsidR="005B08E9">
        <w:rPr>
          <w:rFonts w:ascii="Cambria" w:hAnsi="Cambria"/>
          <w:sz w:val="28"/>
          <w:szCs w:val="28"/>
        </w:rPr>
        <w:t>Tannoy</w:t>
      </w:r>
      <w:r w:rsidR="0031073B">
        <w:rPr>
          <w:rFonts w:ascii="Cambria" w:hAnsi="Cambria"/>
          <w:sz w:val="28"/>
          <w:szCs w:val="28"/>
        </w:rPr>
        <w:t xml:space="preserve"> chime</w:t>
      </w:r>
      <w:r w:rsidR="005B08E9">
        <w:rPr>
          <w:rFonts w:ascii="Cambria" w:hAnsi="Cambria"/>
          <w:sz w:val="28"/>
          <w:szCs w:val="28"/>
        </w:rPr>
        <w:t>d</w:t>
      </w:r>
      <w:r w:rsidR="00DD75AA">
        <w:rPr>
          <w:rFonts w:ascii="Cambria" w:hAnsi="Cambria"/>
          <w:sz w:val="28"/>
          <w:szCs w:val="28"/>
        </w:rPr>
        <w:t xml:space="preserve">. </w:t>
      </w:r>
      <w:r w:rsidR="00546E80">
        <w:rPr>
          <w:rFonts w:ascii="Cambria" w:hAnsi="Cambria"/>
          <w:sz w:val="28"/>
          <w:szCs w:val="28"/>
        </w:rPr>
        <w:t>‘Who wrote</w:t>
      </w:r>
      <w:r w:rsidR="005A63CE">
        <w:rPr>
          <w:rFonts w:ascii="Cambria" w:hAnsi="Cambria"/>
          <w:sz w:val="28"/>
          <w:szCs w:val="28"/>
        </w:rPr>
        <w:t xml:space="preserve"> the list</w:t>
      </w:r>
      <w:r w:rsidR="00546E80">
        <w:rPr>
          <w:rFonts w:ascii="Cambria" w:hAnsi="Cambria"/>
          <w:sz w:val="28"/>
          <w:szCs w:val="28"/>
        </w:rPr>
        <w:t>, I mean.’</w:t>
      </w:r>
    </w:p>
    <w:p w14:paraId="6B20B19B" w14:textId="716E61BD" w:rsidR="0088253F" w:rsidRPr="00DF7FF6" w:rsidRDefault="0088253F" w:rsidP="000D1179">
      <w:pPr>
        <w:spacing w:line="360" w:lineRule="auto"/>
        <w:ind w:firstLine="720"/>
        <w:contextualSpacing/>
        <w:rPr>
          <w:rFonts w:ascii="Cambria" w:hAnsi="Cambria"/>
          <w:i/>
          <w:iCs/>
          <w:sz w:val="28"/>
          <w:szCs w:val="28"/>
        </w:rPr>
      </w:pPr>
      <w:r w:rsidRPr="00DF7FF6">
        <w:rPr>
          <w:rFonts w:ascii="Cambria" w:hAnsi="Cambria"/>
          <w:i/>
          <w:iCs/>
          <w:sz w:val="28"/>
          <w:szCs w:val="28"/>
        </w:rPr>
        <w:t xml:space="preserve">‘Can all </w:t>
      </w:r>
      <w:r w:rsidR="009209B9" w:rsidRPr="00DF7FF6">
        <w:rPr>
          <w:rFonts w:ascii="Cambria" w:hAnsi="Cambria"/>
          <w:i/>
          <w:iCs/>
          <w:sz w:val="28"/>
          <w:szCs w:val="28"/>
        </w:rPr>
        <w:t xml:space="preserve">editorial </w:t>
      </w:r>
      <w:r w:rsidRPr="00DF7FF6">
        <w:rPr>
          <w:rFonts w:ascii="Cambria" w:hAnsi="Cambria"/>
          <w:i/>
          <w:iCs/>
          <w:sz w:val="28"/>
          <w:szCs w:val="28"/>
        </w:rPr>
        <w:t xml:space="preserve">staff gather in the </w:t>
      </w:r>
      <w:commentRangeStart w:id="8441"/>
      <w:del w:id="8442" w:author="Claire S" w:date="2026-07-22T12:19:00Z" w16du:dateUtc="2026-07-22T11:19:00Z">
        <w:r w:rsidR="007F6651" w:rsidRPr="00DF7FF6" w:rsidDel="007E046F">
          <w:rPr>
            <w:rFonts w:ascii="Cambria" w:hAnsi="Cambria"/>
            <w:i/>
            <w:iCs/>
            <w:sz w:val="28"/>
            <w:szCs w:val="28"/>
          </w:rPr>
          <w:delText xml:space="preserve">Big Game </w:delText>
        </w:r>
      </w:del>
      <w:r w:rsidR="007F6651" w:rsidRPr="00DF7FF6">
        <w:rPr>
          <w:rFonts w:ascii="Cambria" w:hAnsi="Cambria"/>
          <w:i/>
          <w:iCs/>
          <w:sz w:val="28"/>
          <w:szCs w:val="28"/>
        </w:rPr>
        <w:t>Boardroom</w:t>
      </w:r>
      <w:commentRangeEnd w:id="8441"/>
      <w:r w:rsidR="00031D25">
        <w:rPr>
          <w:rStyle w:val="CommentReference"/>
          <w:rFonts w:ascii="Cambria" w:hAnsi="Cambria"/>
          <w:i/>
          <w:iCs/>
          <w:sz w:val="28"/>
          <w:szCs w:val="28"/>
        </w:rPr>
        <w:commentReference w:id="8441"/>
      </w:r>
      <w:ins w:id="8443" w:author="Daisy Watt" w:date="2026-06-22T07:28:00Z" w16du:dateUtc="2026-06-22T05:28:00Z">
        <w:r w:rsidR="00224A44">
          <w:rPr>
            <w:rFonts w:ascii="Cambria" w:hAnsi="Cambria"/>
            <w:i/>
            <w:iCs/>
            <w:sz w:val="28"/>
            <w:szCs w:val="28"/>
          </w:rPr>
          <w:t xml:space="preserve"> at 12 p.m.,</w:t>
        </w:r>
      </w:ins>
      <w:del w:id="8444" w:author="Daisy Watt" w:date="2026-06-22T07:28:00Z" w16du:dateUtc="2026-06-22T05:28:00Z">
        <w:r w:rsidR="0031073B" w:rsidRPr="00DF7FF6">
          <w:rPr>
            <w:rFonts w:ascii="Cambria" w:hAnsi="Cambria"/>
            <w:i/>
            <w:iCs/>
            <w:sz w:val="28"/>
            <w:szCs w:val="28"/>
          </w:rPr>
          <w:delText>,</w:delText>
        </w:r>
      </w:del>
      <w:r w:rsidR="007F6651" w:rsidRPr="00DF7FF6">
        <w:rPr>
          <w:rFonts w:ascii="Cambria" w:hAnsi="Cambria"/>
          <w:i/>
          <w:iCs/>
          <w:sz w:val="28"/>
          <w:szCs w:val="28"/>
        </w:rPr>
        <w:t xml:space="preserve">’ </w:t>
      </w:r>
      <w:r w:rsidR="00546E80">
        <w:rPr>
          <w:rFonts w:ascii="Cambria" w:hAnsi="Cambria"/>
          <w:sz w:val="28"/>
          <w:szCs w:val="28"/>
        </w:rPr>
        <w:t>an</w:t>
      </w:r>
      <w:r w:rsidR="00F23476" w:rsidRPr="00482A0D">
        <w:rPr>
          <w:rFonts w:ascii="Cambria" w:hAnsi="Cambria"/>
          <w:sz w:val="28"/>
          <w:szCs w:val="28"/>
        </w:rPr>
        <w:t xml:space="preserve"> HR minion’s</w:t>
      </w:r>
      <w:r w:rsidR="00C15002" w:rsidRPr="00482A0D">
        <w:rPr>
          <w:rFonts w:ascii="Cambria" w:hAnsi="Cambria"/>
          <w:sz w:val="28"/>
          <w:szCs w:val="28"/>
        </w:rPr>
        <w:t xml:space="preserve"> voice</w:t>
      </w:r>
      <w:r w:rsidR="007F6651" w:rsidRPr="00482A0D">
        <w:rPr>
          <w:rFonts w:ascii="Cambria" w:hAnsi="Cambria"/>
          <w:sz w:val="28"/>
          <w:szCs w:val="28"/>
        </w:rPr>
        <w:t xml:space="preserve"> </w:t>
      </w:r>
      <w:r w:rsidR="009209B9" w:rsidRPr="00482A0D">
        <w:rPr>
          <w:rFonts w:ascii="Cambria" w:hAnsi="Cambria"/>
          <w:sz w:val="28"/>
          <w:szCs w:val="28"/>
        </w:rPr>
        <w:t>droned</w:t>
      </w:r>
      <w:r w:rsidR="00F23476" w:rsidRPr="00482A0D">
        <w:rPr>
          <w:rFonts w:ascii="Cambria" w:hAnsi="Cambria"/>
          <w:sz w:val="28"/>
          <w:szCs w:val="28"/>
        </w:rPr>
        <w:t>,</w:t>
      </w:r>
      <w:r w:rsidR="00F23476" w:rsidRPr="00DF7FF6">
        <w:rPr>
          <w:rFonts w:ascii="Cambria" w:hAnsi="Cambria"/>
          <w:i/>
          <w:iCs/>
          <w:sz w:val="28"/>
          <w:szCs w:val="28"/>
        </w:rPr>
        <w:t xml:space="preserve"> </w:t>
      </w:r>
      <w:r w:rsidR="007F6651" w:rsidRPr="00DF7FF6">
        <w:rPr>
          <w:rFonts w:ascii="Cambria" w:hAnsi="Cambria"/>
          <w:i/>
          <w:iCs/>
          <w:sz w:val="28"/>
          <w:szCs w:val="28"/>
        </w:rPr>
        <w:t>‘</w:t>
      </w:r>
      <w:del w:id="8445" w:author="Daisy Watt" w:date="2026-06-22T07:27:00Z" w16du:dateUtc="2026-06-22T05:27:00Z">
        <w:r w:rsidR="009209B9" w:rsidRPr="00DF7FF6">
          <w:rPr>
            <w:rFonts w:ascii="Cambria" w:hAnsi="Cambria"/>
            <w:i/>
            <w:iCs/>
            <w:sz w:val="28"/>
            <w:szCs w:val="28"/>
          </w:rPr>
          <w:delText>a</w:delText>
        </w:r>
        <w:r w:rsidR="007F6651" w:rsidRPr="00DF7FF6">
          <w:rPr>
            <w:rFonts w:ascii="Cambria" w:hAnsi="Cambria"/>
            <w:i/>
            <w:iCs/>
            <w:sz w:val="28"/>
            <w:szCs w:val="28"/>
          </w:rPr>
          <w:delText xml:space="preserve">t </w:delText>
        </w:r>
        <w:r w:rsidR="00FB17A8">
          <w:rPr>
            <w:rFonts w:ascii="Cambria" w:hAnsi="Cambria"/>
            <w:i/>
            <w:iCs/>
            <w:sz w:val="28"/>
            <w:szCs w:val="28"/>
          </w:rPr>
          <w:delText>12p</w:delText>
        </w:r>
        <w:r w:rsidR="007F6651" w:rsidRPr="00DF7FF6">
          <w:rPr>
            <w:rFonts w:ascii="Cambria" w:hAnsi="Cambria"/>
            <w:i/>
            <w:iCs/>
            <w:sz w:val="28"/>
            <w:szCs w:val="28"/>
          </w:rPr>
          <w:delText>m</w:delText>
        </w:r>
      </w:del>
      <w:del w:id="8446" w:author="Daisy Watt" w:date="2026-06-22T07:28:00Z" w16du:dateUtc="2026-06-22T05:28:00Z">
        <w:r w:rsidR="009209B9" w:rsidRPr="00DF7FF6">
          <w:rPr>
            <w:rFonts w:ascii="Cambria" w:hAnsi="Cambria"/>
            <w:i/>
            <w:iCs/>
            <w:sz w:val="28"/>
            <w:szCs w:val="28"/>
          </w:rPr>
          <w:delText xml:space="preserve"> </w:delText>
        </w:r>
      </w:del>
      <w:r w:rsidR="009209B9" w:rsidRPr="00DF7FF6">
        <w:rPr>
          <w:rFonts w:ascii="Cambria" w:hAnsi="Cambria"/>
          <w:i/>
          <w:iCs/>
          <w:sz w:val="28"/>
          <w:szCs w:val="28"/>
        </w:rPr>
        <w:t>to pay respects to our colleague</w:t>
      </w:r>
      <w:r w:rsidR="00182C3E" w:rsidRPr="00DF7FF6">
        <w:rPr>
          <w:rFonts w:ascii="Cambria" w:hAnsi="Cambria"/>
          <w:i/>
          <w:iCs/>
          <w:sz w:val="28"/>
          <w:szCs w:val="28"/>
        </w:rPr>
        <w:t xml:space="preserve"> Dex Harris</w:t>
      </w:r>
      <w:r w:rsidR="009209B9" w:rsidRPr="00DF7FF6">
        <w:rPr>
          <w:rFonts w:ascii="Cambria" w:hAnsi="Cambria"/>
          <w:i/>
          <w:iCs/>
          <w:sz w:val="28"/>
          <w:szCs w:val="28"/>
        </w:rPr>
        <w:t xml:space="preserve">. </w:t>
      </w:r>
      <w:r w:rsidR="00182C3E" w:rsidRPr="00DF7FF6">
        <w:rPr>
          <w:rFonts w:ascii="Cambria" w:hAnsi="Cambria"/>
          <w:i/>
          <w:iCs/>
          <w:sz w:val="28"/>
          <w:szCs w:val="28"/>
        </w:rPr>
        <w:t>The w</w:t>
      </w:r>
      <w:r w:rsidR="009209B9" w:rsidRPr="00DF7FF6">
        <w:rPr>
          <w:rFonts w:ascii="Cambria" w:hAnsi="Cambria"/>
          <w:i/>
          <w:iCs/>
          <w:sz w:val="28"/>
          <w:szCs w:val="28"/>
        </w:rPr>
        <w:t xml:space="preserve">eekly </w:t>
      </w:r>
      <w:del w:id="8447" w:author="Claire S" w:date="2026-06-03T16:56:00Z" w16du:dateUtc="2026-06-03T15:56:00Z">
        <w:r w:rsidR="009209B9" w:rsidRPr="00DF7FF6" w:rsidDel="00301D8F">
          <w:rPr>
            <w:rFonts w:ascii="Cambria" w:hAnsi="Cambria"/>
            <w:i/>
            <w:iCs/>
            <w:sz w:val="28"/>
            <w:szCs w:val="28"/>
          </w:rPr>
          <w:delText xml:space="preserve">editorial </w:delText>
        </w:r>
      </w:del>
      <w:ins w:id="8448" w:author="Claire S" w:date="2026-06-08T13:01:00Z" w16du:dateUtc="2026-06-08T12:01:00Z">
        <w:r w:rsidR="00102645">
          <w:rPr>
            <w:rFonts w:ascii="Cambria" w:hAnsi="Cambria"/>
            <w:i/>
            <w:iCs/>
            <w:sz w:val="28"/>
            <w:szCs w:val="28"/>
          </w:rPr>
          <w:t>acquisitions</w:t>
        </w:r>
      </w:ins>
      <w:ins w:id="8449" w:author="Claire S" w:date="2026-06-03T16:56:00Z" w16du:dateUtc="2026-06-03T15:56:00Z">
        <w:r w:rsidR="00301D8F" w:rsidRPr="00DF7FF6">
          <w:rPr>
            <w:rFonts w:ascii="Cambria" w:hAnsi="Cambria"/>
            <w:i/>
            <w:iCs/>
            <w:sz w:val="28"/>
            <w:szCs w:val="28"/>
          </w:rPr>
          <w:t xml:space="preserve"> </w:t>
        </w:r>
      </w:ins>
      <w:r w:rsidR="009209B9" w:rsidRPr="00DF7FF6">
        <w:rPr>
          <w:rFonts w:ascii="Cambria" w:hAnsi="Cambria"/>
          <w:i/>
          <w:iCs/>
          <w:sz w:val="28"/>
          <w:szCs w:val="28"/>
        </w:rPr>
        <w:t xml:space="preserve">meeting has been moved to </w:t>
      </w:r>
      <w:r w:rsidR="00F23476" w:rsidRPr="00DF7FF6">
        <w:rPr>
          <w:rFonts w:ascii="Cambria" w:hAnsi="Cambria"/>
          <w:i/>
          <w:iCs/>
          <w:sz w:val="28"/>
          <w:szCs w:val="28"/>
        </w:rPr>
        <w:t>1</w:t>
      </w:r>
      <w:r w:rsidR="00FB17A8">
        <w:rPr>
          <w:rFonts w:ascii="Cambria" w:hAnsi="Cambria"/>
          <w:i/>
          <w:iCs/>
          <w:sz w:val="28"/>
          <w:szCs w:val="28"/>
        </w:rPr>
        <w:t>.30</w:t>
      </w:r>
      <w:ins w:id="8450" w:author="Daisy Watt" w:date="2026-06-22T07:28:00Z" w16du:dateUtc="2026-06-22T05:28:00Z">
        <w:r w:rsidR="008E4F4E">
          <w:rPr>
            <w:rFonts w:ascii="Cambria" w:hAnsi="Cambria"/>
            <w:i/>
            <w:iCs/>
            <w:sz w:val="28"/>
            <w:szCs w:val="28"/>
          </w:rPr>
          <w:t xml:space="preserve"> p.m</w:t>
        </w:r>
      </w:ins>
      <w:del w:id="8451" w:author="Daisy Watt" w:date="2026-06-22T07:28:00Z" w16du:dateUtc="2026-06-22T05:28:00Z">
        <w:r w:rsidR="00F23476" w:rsidRPr="00DF7FF6" w:rsidDel="008E4F4E">
          <w:rPr>
            <w:rFonts w:ascii="Cambria" w:hAnsi="Cambria"/>
            <w:i/>
            <w:iCs/>
            <w:sz w:val="28"/>
            <w:szCs w:val="28"/>
          </w:rPr>
          <w:delText>pm</w:delText>
        </w:r>
      </w:del>
      <w:r w:rsidR="009209B9" w:rsidRPr="00DF7FF6">
        <w:rPr>
          <w:rFonts w:ascii="Cambria" w:hAnsi="Cambria"/>
          <w:i/>
          <w:iCs/>
          <w:sz w:val="28"/>
          <w:szCs w:val="28"/>
        </w:rPr>
        <w:t>.</w:t>
      </w:r>
      <w:r w:rsidR="007F6651" w:rsidRPr="00DF7FF6">
        <w:rPr>
          <w:rFonts w:ascii="Cambria" w:hAnsi="Cambria"/>
          <w:i/>
          <w:iCs/>
          <w:sz w:val="28"/>
          <w:szCs w:val="28"/>
        </w:rPr>
        <w:t>’</w:t>
      </w:r>
    </w:p>
    <w:p w14:paraId="1363D27E" w14:textId="72261167" w:rsidR="00F601D0" w:rsidRDefault="007F6651" w:rsidP="007F6651">
      <w:pPr>
        <w:spacing w:line="360" w:lineRule="auto"/>
        <w:ind w:firstLine="720"/>
        <w:contextualSpacing/>
        <w:rPr>
          <w:rFonts w:ascii="Cambria" w:hAnsi="Cambria"/>
          <w:sz w:val="28"/>
          <w:szCs w:val="28"/>
        </w:rPr>
      </w:pPr>
      <w:r>
        <w:rPr>
          <w:rFonts w:ascii="Cambria" w:hAnsi="Cambria"/>
          <w:sz w:val="28"/>
          <w:szCs w:val="28"/>
        </w:rPr>
        <w:t>‘Good to know a bit of death affects nothing</w:t>
      </w:r>
      <w:r w:rsidR="00721E9F">
        <w:rPr>
          <w:rFonts w:ascii="Cambria" w:hAnsi="Cambria"/>
          <w:sz w:val="28"/>
          <w:szCs w:val="28"/>
        </w:rPr>
        <w:t xml:space="preserve"> here</w:t>
      </w:r>
      <w:del w:id="8452" w:author="Daisy Watt" w:date="2026-06-22T07:28:00Z" w16du:dateUtc="2026-06-22T05:28:00Z">
        <w:r w:rsidR="00F601D0">
          <w:rPr>
            <w:rFonts w:ascii="Cambria" w:hAnsi="Cambria"/>
            <w:sz w:val="28"/>
            <w:szCs w:val="28"/>
          </w:rPr>
          <w:delText>,</w:delText>
        </w:r>
      </w:del>
      <w:ins w:id="8453" w:author="Daisy Watt" w:date="2026-06-22T07:28:00Z" w16du:dateUtc="2026-06-22T05:28:00Z">
        <w:r w:rsidR="00913302">
          <w:rPr>
            <w:rFonts w:ascii="Cambria" w:hAnsi="Cambria"/>
            <w:sz w:val="28"/>
            <w:szCs w:val="28"/>
          </w:rPr>
          <w:t>.</w:t>
        </w:r>
      </w:ins>
      <w:r w:rsidR="00F601D0">
        <w:rPr>
          <w:rFonts w:ascii="Cambria" w:hAnsi="Cambria"/>
          <w:sz w:val="28"/>
          <w:szCs w:val="28"/>
        </w:rPr>
        <w:t xml:space="preserve">’ </w:t>
      </w:r>
      <w:r w:rsidR="00FC0418">
        <w:rPr>
          <w:rFonts w:ascii="Cambria" w:hAnsi="Cambria"/>
          <w:sz w:val="28"/>
          <w:szCs w:val="28"/>
        </w:rPr>
        <w:t>Ishan</w:t>
      </w:r>
      <w:r w:rsidR="00F601D0">
        <w:rPr>
          <w:rFonts w:ascii="Cambria" w:hAnsi="Cambria"/>
          <w:sz w:val="28"/>
          <w:szCs w:val="28"/>
        </w:rPr>
        <w:t xml:space="preserve"> ran </w:t>
      </w:r>
      <w:r w:rsidR="00FA5170">
        <w:rPr>
          <w:rFonts w:ascii="Cambria" w:hAnsi="Cambria"/>
          <w:sz w:val="28"/>
          <w:szCs w:val="28"/>
        </w:rPr>
        <w:t>a</w:t>
      </w:r>
      <w:r w:rsidR="00F601D0">
        <w:rPr>
          <w:rFonts w:ascii="Cambria" w:hAnsi="Cambria"/>
          <w:sz w:val="28"/>
          <w:szCs w:val="28"/>
        </w:rPr>
        <w:t xml:space="preserve"> hand through his thick hair </w:t>
      </w:r>
      <w:ins w:id="8454" w:author="Daisy Watt" w:date="2026-06-22T07:42:00Z" w16du:dateUtc="2026-06-22T05:42:00Z">
        <w:r w:rsidR="005A03C0">
          <w:rPr>
            <w:rFonts w:ascii="Cambria" w:hAnsi="Cambria"/>
            <w:sz w:val="28"/>
            <w:szCs w:val="28"/>
          </w:rPr>
          <w:t>’</w:t>
        </w:r>
      </w:ins>
      <w:r w:rsidR="00F601D0">
        <w:rPr>
          <w:rFonts w:ascii="Cambria" w:hAnsi="Cambria"/>
          <w:sz w:val="28"/>
          <w:szCs w:val="28"/>
        </w:rPr>
        <w:t>til</w:t>
      </w:r>
      <w:del w:id="8455" w:author="Daisy Watt" w:date="2026-06-22T07:42:00Z" w16du:dateUtc="2026-06-22T05:42:00Z">
        <w:r w:rsidR="00F601D0" w:rsidDel="005A03C0">
          <w:rPr>
            <w:rFonts w:ascii="Cambria" w:hAnsi="Cambria"/>
            <w:sz w:val="28"/>
            <w:szCs w:val="28"/>
          </w:rPr>
          <w:delText>l</w:delText>
        </w:r>
      </w:del>
      <w:r w:rsidR="00F601D0">
        <w:rPr>
          <w:rFonts w:ascii="Cambria" w:hAnsi="Cambria"/>
          <w:sz w:val="28"/>
          <w:szCs w:val="28"/>
        </w:rPr>
        <w:t xml:space="preserve"> it stood on end. ‘</w:t>
      </w:r>
      <w:r w:rsidR="009209B9">
        <w:rPr>
          <w:rFonts w:ascii="Cambria" w:hAnsi="Cambria"/>
          <w:sz w:val="28"/>
          <w:szCs w:val="28"/>
        </w:rPr>
        <w:t xml:space="preserve">Bloody Langleys. </w:t>
      </w:r>
      <w:r w:rsidR="00F601D0">
        <w:rPr>
          <w:rFonts w:ascii="Cambria" w:hAnsi="Cambria"/>
          <w:sz w:val="28"/>
          <w:szCs w:val="28"/>
        </w:rPr>
        <w:t>Can’t say I feel like discussing sales targets today.’</w:t>
      </w:r>
    </w:p>
    <w:p w14:paraId="778EEE9B" w14:textId="0BABF92E" w:rsidR="00C01993" w:rsidRDefault="00C01993" w:rsidP="007639B1">
      <w:pPr>
        <w:spacing w:line="360" w:lineRule="auto"/>
        <w:ind w:firstLine="720"/>
        <w:contextualSpacing/>
        <w:rPr>
          <w:rFonts w:ascii="Cambria" w:hAnsi="Cambria"/>
          <w:sz w:val="28"/>
          <w:szCs w:val="28"/>
        </w:rPr>
      </w:pPr>
      <w:r>
        <w:rPr>
          <w:rFonts w:ascii="Cambria" w:hAnsi="Cambria"/>
          <w:sz w:val="28"/>
          <w:szCs w:val="28"/>
        </w:rPr>
        <w:t xml:space="preserve">‘No,’ Clara replied dolefully. </w:t>
      </w:r>
      <w:r w:rsidR="005D39F8">
        <w:rPr>
          <w:rFonts w:ascii="Cambria" w:hAnsi="Cambria"/>
          <w:sz w:val="28"/>
          <w:szCs w:val="28"/>
        </w:rPr>
        <w:t>‘Me neither.’</w:t>
      </w:r>
    </w:p>
    <w:p w14:paraId="0AC5A1C8" w14:textId="05EC01E0" w:rsidR="006D72C8" w:rsidRDefault="00DF7FF6" w:rsidP="00507ADE">
      <w:pPr>
        <w:spacing w:line="360" w:lineRule="auto"/>
        <w:ind w:firstLine="720"/>
        <w:contextualSpacing/>
        <w:rPr>
          <w:rFonts w:ascii="Cambria" w:hAnsi="Cambria"/>
          <w:sz w:val="28"/>
          <w:szCs w:val="28"/>
        </w:rPr>
      </w:pPr>
      <w:commentRangeStart w:id="8456"/>
      <w:del w:id="8457" w:author="Claire S" w:date="2026-07-22T12:25:00Z" w16du:dateUtc="2026-07-22T11:25:00Z">
        <w:r w:rsidDel="00D4528E">
          <w:rPr>
            <w:rFonts w:ascii="Cambria" w:hAnsi="Cambria"/>
            <w:sz w:val="28"/>
            <w:szCs w:val="28"/>
          </w:rPr>
          <w:delText xml:space="preserve">And </w:delText>
        </w:r>
        <w:r w:rsidR="00507ADE" w:rsidDel="00D4528E">
          <w:rPr>
            <w:rFonts w:ascii="Cambria" w:hAnsi="Cambria"/>
            <w:sz w:val="28"/>
            <w:szCs w:val="28"/>
          </w:rPr>
          <w:delText>s</w:delText>
        </w:r>
      </w:del>
      <w:ins w:id="8458" w:author="Claire S" w:date="2026-07-22T12:25:00Z" w16du:dateUtc="2026-07-22T11:25:00Z">
        <w:r w:rsidR="00D4528E">
          <w:rPr>
            <w:rFonts w:ascii="Cambria" w:hAnsi="Cambria"/>
            <w:sz w:val="28"/>
            <w:szCs w:val="28"/>
          </w:rPr>
          <w:t>S</w:t>
        </w:r>
      </w:ins>
      <w:r w:rsidR="00507ADE">
        <w:rPr>
          <w:rFonts w:ascii="Cambria" w:hAnsi="Cambria"/>
          <w:sz w:val="28"/>
          <w:szCs w:val="28"/>
        </w:rPr>
        <w:t xml:space="preserve">he still didn’t know </w:t>
      </w:r>
      <w:r>
        <w:rPr>
          <w:rFonts w:ascii="Cambria" w:hAnsi="Cambria"/>
          <w:sz w:val="28"/>
          <w:szCs w:val="28"/>
        </w:rPr>
        <w:t>where Violet was</w:t>
      </w:r>
      <w:ins w:id="8459" w:author="Claire S" w:date="2026-07-22T12:25:00Z" w16du:dateUtc="2026-07-22T11:25:00Z">
        <w:r w:rsidR="00D4528E">
          <w:rPr>
            <w:rFonts w:ascii="Cambria" w:hAnsi="Cambria"/>
            <w:sz w:val="28"/>
            <w:szCs w:val="28"/>
          </w:rPr>
          <w:t>, and she was starting to have a very bad feeling about it</w:t>
        </w:r>
      </w:ins>
      <w:r w:rsidR="00FA3A69">
        <w:rPr>
          <w:rFonts w:ascii="Cambria" w:hAnsi="Cambria"/>
          <w:sz w:val="28"/>
          <w:szCs w:val="28"/>
        </w:rPr>
        <w:t>.</w:t>
      </w:r>
      <w:commentRangeEnd w:id="8456"/>
      <w:r w:rsidR="00C246D6">
        <w:rPr>
          <w:rStyle w:val="CommentReference"/>
          <w:rFonts w:ascii="Cambria" w:hAnsi="Cambria"/>
          <w:sz w:val="28"/>
          <w:szCs w:val="28"/>
        </w:rPr>
        <w:commentReference w:id="8456"/>
      </w:r>
    </w:p>
    <w:p w14:paraId="54D3446A" w14:textId="77777777" w:rsidR="00F52C8C" w:rsidRDefault="00F52C8C" w:rsidP="00AD698A">
      <w:pPr>
        <w:spacing w:line="360" w:lineRule="auto"/>
        <w:contextualSpacing/>
        <w:rPr>
          <w:ins w:id="8460" w:author="Claire S" w:date="2026-05-11T14:22:00Z" w16du:dateUtc="2026-05-11T13:22:00Z"/>
          <w:rFonts w:ascii="Cambria" w:hAnsi="Cambria"/>
          <w:b/>
          <w:bCs/>
          <w:sz w:val="28"/>
          <w:szCs w:val="28"/>
        </w:rPr>
      </w:pPr>
    </w:p>
    <w:p w14:paraId="5EADE56F" w14:textId="27C9C59D" w:rsidR="00C8532A" w:rsidRDefault="00C8532A" w:rsidP="00AD698A">
      <w:pPr>
        <w:spacing w:line="360" w:lineRule="auto"/>
        <w:contextualSpacing/>
        <w:rPr>
          <w:ins w:id="8461" w:author="Claire S" w:date="2026-05-27T13:57:00Z" w16du:dateUtc="2026-05-27T12:57:00Z"/>
          <w:rFonts w:ascii="Cambria" w:hAnsi="Cambria"/>
          <w:b/>
          <w:bCs/>
          <w:sz w:val="28"/>
          <w:szCs w:val="28"/>
        </w:rPr>
      </w:pPr>
    </w:p>
    <w:p w14:paraId="4499CE18" w14:textId="77777777" w:rsidR="00C8532A" w:rsidRDefault="00C8532A" w:rsidP="00AD698A">
      <w:pPr>
        <w:spacing w:line="360" w:lineRule="auto"/>
        <w:contextualSpacing/>
        <w:rPr>
          <w:ins w:id="8462" w:author="Claire S" w:date="2026-07-22T12:25:00Z" w16du:dateUtc="2026-07-22T11:25:00Z"/>
          <w:rFonts w:ascii="Cambria" w:hAnsi="Cambria"/>
          <w:b/>
          <w:bCs/>
          <w:sz w:val="28"/>
          <w:szCs w:val="28"/>
        </w:rPr>
      </w:pPr>
    </w:p>
    <w:p w14:paraId="7E2414F5" w14:textId="77777777" w:rsidR="00D4528E" w:rsidRDefault="00D4528E" w:rsidP="00AD698A">
      <w:pPr>
        <w:spacing w:line="360" w:lineRule="auto"/>
        <w:contextualSpacing/>
        <w:rPr>
          <w:ins w:id="8463" w:author="Claire S" w:date="2026-07-22T12:25:00Z" w16du:dateUtc="2026-07-22T11:25:00Z"/>
          <w:rFonts w:ascii="Cambria" w:hAnsi="Cambria"/>
          <w:b/>
          <w:bCs/>
          <w:sz w:val="28"/>
          <w:szCs w:val="28"/>
        </w:rPr>
      </w:pPr>
    </w:p>
    <w:p w14:paraId="4F8A043A" w14:textId="2DAA06AC" w:rsidR="00525EDC" w:rsidRDefault="00525EDC" w:rsidP="00AD698A">
      <w:pPr>
        <w:spacing w:line="360" w:lineRule="auto"/>
        <w:contextualSpacing/>
        <w:rPr>
          <w:ins w:id="8464" w:author="Claire S" w:date="2026-07-24T12:39:00Z" w16du:dateUtc="2026-07-24T11:39:00Z"/>
          <w:rFonts w:ascii="Cambria" w:hAnsi="Cambria"/>
          <w:b/>
          <w:bCs/>
          <w:sz w:val="28"/>
          <w:szCs w:val="28"/>
        </w:rPr>
      </w:pPr>
      <w:r>
        <w:rPr>
          <w:rFonts w:ascii="Cambria" w:hAnsi="Cambria"/>
          <w:b/>
          <w:bCs/>
          <w:sz w:val="28"/>
          <w:szCs w:val="28"/>
        </w:rPr>
        <w:t xml:space="preserve">CHAPTER </w:t>
      </w:r>
      <w:del w:id="8465" w:author="Claire S" w:date="2026-07-22T12:25:00Z" w16du:dateUtc="2026-07-22T11:25:00Z">
        <w:r w:rsidR="0068722D" w:rsidDel="00D4528E">
          <w:rPr>
            <w:rFonts w:ascii="Cambria" w:hAnsi="Cambria"/>
            <w:b/>
            <w:bCs/>
            <w:sz w:val="28"/>
            <w:szCs w:val="28"/>
          </w:rPr>
          <w:delText>21</w:delText>
        </w:r>
      </w:del>
      <w:ins w:id="8466" w:author="Claire S" w:date="2026-07-22T12:25:00Z" w16du:dateUtc="2026-07-22T11:25:00Z">
        <w:r w:rsidR="00D4528E">
          <w:rPr>
            <w:rFonts w:ascii="Cambria" w:hAnsi="Cambria"/>
            <w:b/>
            <w:bCs/>
            <w:sz w:val="28"/>
            <w:szCs w:val="28"/>
          </w:rPr>
          <w:t>20</w:t>
        </w:r>
      </w:ins>
    </w:p>
    <w:p w14:paraId="2B396ED8" w14:textId="4D14E74D" w:rsidR="004B7C60" w:rsidRDefault="00642C12" w:rsidP="00AD698A">
      <w:pPr>
        <w:spacing w:line="360" w:lineRule="auto"/>
        <w:contextualSpacing/>
        <w:rPr>
          <w:rFonts w:ascii="Cambria" w:hAnsi="Cambria"/>
          <w:b/>
          <w:bCs/>
          <w:sz w:val="28"/>
          <w:szCs w:val="28"/>
        </w:rPr>
      </w:pPr>
      <w:ins w:id="8467" w:author="Claire S" w:date="2026-08-04T12:04:00Z" w16du:dateUtc="2026-08-04T11:04:00Z">
        <w:r>
          <w:rPr>
            <w:rFonts w:ascii="Cambria" w:hAnsi="Cambria"/>
            <w:b/>
            <w:bCs/>
            <w:sz w:val="28"/>
            <w:szCs w:val="28"/>
          </w:rPr>
          <w:t xml:space="preserve">SAVANNAH: </w:t>
        </w:r>
      </w:ins>
      <w:ins w:id="8468" w:author="Claire S" w:date="2026-07-24T12:39:00Z" w16du:dateUtc="2026-07-24T11:39:00Z">
        <w:r w:rsidR="004B7C60">
          <w:rPr>
            <w:rFonts w:ascii="Cambria" w:hAnsi="Cambria"/>
            <w:b/>
            <w:bCs/>
            <w:sz w:val="28"/>
            <w:szCs w:val="28"/>
          </w:rPr>
          <w:t>MONDAY MORNING</w:t>
        </w:r>
      </w:ins>
    </w:p>
    <w:p w14:paraId="4C1E1AFF" w14:textId="60378E3C" w:rsidR="006C6498" w:rsidRDefault="001C2658" w:rsidP="00AD698A">
      <w:pPr>
        <w:spacing w:line="360" w:lineRule="auto"/>
        <w:contextualSpacing/>
        <w:rPr>
          <w:del w:id="8469" w:author="Daisy Watt" w:date="2026-06-22T07:44:00Z" w16du:dateUtc="2026-06-22T05:44:00Z"/>
          <w:rFonts w:ascii="Cambria" w:hAnsi="Cambria"/>
          <w:b/>
          <w:bCs/>
          <w:sz w:val="28"/>
          <w:szCs w:val="28"/>
        </w:rPr>
      </w:pPr>
      <w:del w:id="8470" w:author="Daisy Watt" w:date="2026-06-22T07:44:00Z" w16du:dateUtc="2026-06-22T05:44:00Z">
        <w:r>
          <w:rPr>
            <w:rFonts w:ascii="Cambria" w:hAnsi="Cambria"/>
            <w:b/>
            <w:bCs/>
            <w:sz w:val="28"/>
            <w:szCs w:val="28"/>
          </w:rPr>
          <w:delText>M</w:delText>
        </w:r>
        <w:r w:rsidR="008400D6">
          <w:rPr>
            <w:rFonts w:ascii="Cambria" w:hAnsi="Cambria"/>
            <w:b/>
            <w:bCs/>
            <w:sz w:val="28"/>
            <w:szCs w:val="28"/>
          </w:rPr>
          <w:delText>ONDAY</w:delText>
        </w:r>
        <w:r>
          <w:rPr>
            <w:rFonts w:ascii="Cambria" w:hAnsi="Cambria"/>
            <w:b/>
            <w:bCs/>
            <w:sz w:val="28"/>
            <w:szCs w:val="28"/>
          </w:rPr>
          <w:delText xml:space="preserve"> </w:delText>
        </w:r>
      </w:del>
      <w:ins w:id="8471" w:author="Claire S" w:date="2026-05-27T13:57:00Z" w16du:dateUtc="2026-05-27T12:57:00Z">
        <w:del w:id="8472" w:author="Daisy Watt" w:date="2026-06-22T07:44:00Z" w16du:dateUtc="2026-06-22T05:44:00Z">
          <w:r w:rsidR="00C8532A">
            <w:rPr>
              <w:rFonts w:ascii="Cambria" w:hAnsi="Cambria"/>
              <w:b/>
              <w:bCs/>
              <w:sz w:val="28"/>
              <w:szCs w:val="28"/>
            </w:rPr>
            <w:delText>AM</w:delText>
          </w:r>
        </w:del>
      </w:ins>
      <w:del w:id="8473" w:author="Daisy Watt" w:date="2026-06-22T07:44:00Z" w16du:dateUtc="2026-06-22T05:44:00Z">
        <w:r w:rsidR="008400D6" w:rsidDel="00C8532A">
          <w:rPr>
            <w:rFonts w:ascii="Cambria" w:hAnsi="Cambria"/>
            <w:b/>
            <w:bCs/>
            <w:sz w:val="28"/>
            <w:szCs w:val="28"/>
          </w:rPr>
          <w:delText>11AM</w:delText>
        </w:r>
      </w:del>
    </w:p>
    <w:p w14:paraId="77276E75" w14:textId="66E14831" w:rsidR="00D80723" w:rsidRDefault="000C529F" w:rsidP="009F43D2">
      <w:pPr>
        <w:spacing w:line="360" w:lineRule="auto"/>
        <w:contextualSpacing/>
        <w:rPr>
          <w:rFonts w:ascii="Cambria" w:hAnsi="Cambria"/>
          <w:sz w:val="28"/>
          <w:szCs w:val="28"/>
        </w:rPr>
      </w:pPr>
      <w:r>
        <w:rPr>
          <w:rFonts w:ascii="Cambria" w:hAnsi="Cambria"/>
          <w:sz w:val="28"/>
          <w:szCs w:val="28"/>
        </w:rPr>
        <w:t>Savannah</w:t>
      </w:r>
      <w:r w:rsidR="001C08F9">
        <w:rPr>
          <w:rFonts w:ascii="Cambria" w:hAnsi="Cambria"/>
          <w:sz w:val="28"/>
          <w:szCs w:val="28"/>
        </w:rPr>
        <w:t xml:space="preserve"> </w:t>
      </w:r>
      <w:r w:rsidR="00074D3F">
        <w:rPr>
          <w:rFonts w:ascii="Cambria" w:hAnsi="Cambria"/>
          <w:sz w:val="28"/>
          <w:szCs w:val="28"/>
        </w:rPr>
        <w:t xml:space="preserve">spent </w:t>
      </w:r>
      <w:r w:rsidR="00CB6810">
        <w:rPr>
          <w:rFonts w:ascii="Cambria" w:hAnsi="Cambria"/>
          <w:sz w:val="28"/>
          <w:szCs w:val="28"/>
        </w:rPr>
        <w:t xml:space="preserve">most of </w:t>
      </w:r>
      <w:r w:rsidR="00074D3F">
        <w:rPr>
          <w:rFonts w:ascii="Cambria" w:hAnsi="Cambria"/>
          <w:sz w:val="28"/>
          <w:szCs w:val="28"/>
        </w:rPr>
        <w:t>Monday</w:t>
      </w:r>
      <w:r w:rsidR="00762001">
        <w:rPr>
          <w:rFonts w:ascii="Cambria" w:hAnsi="Cambria"/>
          <w:sz w:val="28"/>
          <w:szCs w:val="28"/>
        </w:rPr>
        <w:t xml:space="preserve"> morning</w:t>
      </w:r>
      <w:r w:rsidR="00074D3F">
        <w:rPr>
          <w:rFonts w:ascii="Cambria" w:hAnsi="Cambria"/>
          <w:sz w:val="28"/>
          <w:szCs w:val="28"/>
        </w:rPr>
        <w:t xml:space="preserve"> </w:t>
      </w:r>
      <w:r w:rsidR="00C06C40">
        <w:rPr>
          <w:rFonts w:ascii="Cambria" w:hAnsi="Cambria"/>
          <w:sz w:val="28"/>
          <w:szCs w:val="28"/>
        </w:rPr>
        <w:t>asleep</w:t>
      </w:r>
      <w:r w:rsidR="00074D3F">
        <w:rPr>
          <w:rFonts w:ascii="Cambria" w:hAnsi="Cambria"/>
          <w:sz w:val="28"/>
          <w:szCs w:val="28"/>
        </w:rPr>
        <w:t xml:space="preserve">, having </w:t>
      </w:r>
      <w:r w:rsidR="00357C93">
        <w:rPr>
          <w:rFonts w:ascii="Cambria" w:hAnsi="Cambria"/>
          <w:sz w:val="28"/>
          <w:szCs w:val="28"/>
        </w:rPr>
        <w:t>swallowed</w:t>
      </w:r>
      <w:r w:rsidR="00074D3F">
        <w:rPr>
          <w:rFonts w:ascii="Cambria" w:hAnsi="Cambria"/>
          <w:sz w:val="28"/>
          <w:szCs w:val="28"/>
        </w:rPr>
        <w:t xml:space="preserve"> two </w:t>
      </w:r>
      <w:r w:rsidR="0065524C">
        <w:rPr>
          <w:rFonts w:ascii="Cambria" w:hAnsi="Cambria"/>
          <w:sz w:val="28"/>
          <w:szCs w:val="28"/>
        </w:rPr>
        <w:t xml:space="preserve">strong </w:t>
      </w:r>
      <w:r w:rsidR="00074D3F">
        <w:rPr>
          <w:rFonts w:ascii="Cambria" w:hAnsi="Cambria"/>
          <w:sz w:val="28"/>
          <w:szCs w:val="28"/>
        </w:rPr>
        <w:t>sleeping</w:t>
      </w:r>
      <w:del w:id="8474" w:author="Daisy Watt" w:date="2026-06-22T07:45:00Z" w16du:dateUtc="2026-06-22T05:45:00Z">
        <w:r w:rsidR="00F767DA">
          <w:rPr>
            <w:rFonts w:ascii="Cambria" w:hAnsi="Cambria"/>
            <w:sz w:val="28"/>
            <w:szCs w:val="28"/>
          </w:rPr>
          <w:delText>-</w:delText>
        </w:r>
      </w:del>
      <w:ins w:id="8475" w:author="Daisy Watt" w:date="2026-06-22T07:45:00Z" w16du:dateUtc="2026-06-22T05:45:00Z">
        <w:r w:rsidR="00650543">
          <w:rPr>
            <w:rFonts w:ascii="Cambria" w:hAnsi="Cambria"/>
            <w:sz w:val="28"/>
            <w:szCs w:val="28"/>
          </w:rPr>
          <w:t xml:space="preserve"> </w:t>
        </w:r>
      </w:ins>
      <w:r w:rsidR="00F767DA">
        <w:rPr>
          <w:rFonts w:ascii="Cambria" w:hAnsi="Cambria"/>
          <w:sz w:val="28"/>
          <w:szCs w:val="28"/>
        </w:rPr>
        <w:t>p</w:t>
      </w:r>
      <w:r w:rsidR="00074D3F">
        <w:rPr>
          <w:rFonts w:ascii="Cambria" w:hAnsi="Cambria"/>
          <w:sz w:val="28"/>
          <w:szCs w:val="28"/>
        </w:rPr>
        <w:t>ills on top of the paramedic’s sedative</w:t>
      </w:r>
      <w:ins w:id="8476" w:author="Daisy Watt" w:date="2026-06-22T08:58:00Z" w16du:dateUtc="2026-06-22T06:58:00Z">
        <w:r w:rsidR="00D704D7">
          <w:rPr>
            <w:rFonts w:ascii="Cambria" w:hAnsi="Cambria"/>
            <w:sz w:val="28"/>
            <w:szCs w:val="28"/>
          </w:rPr>
          <w:t>, after tossing and turning for hours</w:t>
        </w:r>
      </w:ins>
      <w:ins w:id="8477" w:author="Claire S" w:date="2026-06-03T19:09:00Z" w16du:dateUtc="2026-06-03T18:09:00Z">
        <w:r w:rsidR="00C0742A">
          <w:rPr>
            <w:rFonts w:ascii="Cambria" w:hAnsi="Cambria"/>
            <w:sz w:val="28"/>
            <w:szCs w:val="28"/>
          </w:rPr>
          <w:t xml:space="preserve">. </w:t>
        </w:r>
        <w:del w:id="8478" w:author="Daisy Watt" w:date="2026-06-22T08:58:00Z" w16du:dateUtc="2026-06-22T06:58:00Z">
          <w:r w:rsidR="00C0742A">
            <w:rPr>
              <w:rFonts w:ascii="Cambria" w:hAnsi="Cambria"/>
              <w:sz w:val="28"/>
              <w:szCs w:val="28"/>
            </w:rPr>
            <w:delText>After tossing and turning for hours</w:delText>
          </w:r>
          <w:r w:rsidR="00D04731">
            <w:rPr>
              <w:rFonts w:ascii="Cambria" w:hAnsi="Cambria"/>
              <w:sz w:val="28"/>
              <w:szCs w:val="28"/>
            </w:rPr>
            <w:delText xml:space="preserve">, she’d given in to the call of the </w:delText>
          </w:r>
        </w:del>
      </w:ins>
      <w:del w:id="8479" w:author="Daisy Watt" w:date="2026-06-22T08:58:00Z" w16du:dateUtc="2026-06-22T06:58:00Z">
        <w:r w:rsidR="00177B72" w:rsidDel="00D04731">
          <w:rPr>
            <w:rFonts w:ascii="Cambria" w:hAnsi="Cambria"/>
            <w:sz w:val="28"/>
            <w:szCs w:val="28"/>
          </w:rPr>
          <w:delText>. S</w:delText>
        </w:r>
        <w:r w:rsidR="00C06C40" w:rsidDel="00D04731">
          <w:rPr>
            <w:rFonts w:ascii="Cambria" w:hAnsi="Cambria"/>
            <w:sz w:val="28"/>
            <w:szCs w:val="28"/>
          </w:rPr>
          <w:delText>he’d</w:delText>
        </w:r>
        <w:r w:rsidR="006C2D0A" w:rsidDel="00D04731">
          <w:rPr>
            <w:rFonts w:ascii="Cambria" w:hAnsi="Cambria"/>
            <w:sz w:val="28"/>
            <w:szCs w:val="28"/>
          </w:rPr>
          <w:delText xml:space="preserve"> </w:delText>
        </w:r>
        <w:r w:rsidR="006C2D0A">
          <w:rPr>
            <w:rFonts w:ascii="Cambria" w:hAnsi="Cambria"/>
            <w:sz w:val="28"/>
            <w:szCs w:val="28"/>
          </w:rPr>
          <w:delText>lie</w:delText>
        </w:r>
        <w:r w:rsidR="00C06C40">
          <w:rPr>
            <w:rFonts w:ascii="Cambria" w:hAnsi="Cambria"/>
            <w:sz w:val="28"/>
            <w:szCs w:val="28"/>
          </w:rPr>
          <w:delText>d about taking</w:delText>
        </w:r>
        <w:r w:rsidR="006C2D0A">
          <w:rPr>
            <w:rFonts w:ascii="Cambria" w:hAnsi="Cambria"/>
            <w:sz w:val="28"/>
            <w:szCs w:val="28"/>
          </w:rPr>
          <w:delText xml:space="preserve"> no </w:delText>
        </w:r>
        <w:r w:rsidR="001D5342">
          <w:rPr>
            <w:rFonts w:ascii="Cambria" w:hAnsi="Cambria"/>
            <w:sz w:val="28"/>
            <w:szCs w:val="28"/>
          </w:rPr>
          <w:delText>other medication</w:delText>
        </w:r>
        <w:r w:rsidR="006C2D0A">
          <w:rPr>
            <w:rFonts w:ascii="Cambria" w:hAnsi="Cambria"/>
            <w:sz w:val="28"/>
            <w:szCs w:val="28"/>
          </w:rPr>
          <w:delText xml:space="preserve">, though </w:delText>
        </w:r>
        <w:commentRangeStart w:id="8480"/>
        <w:r w:rsidR="006C2D0A">
          <w:rPr>
            <w:rFonts w:ascii="Cambria" w:hAnsi="Cambria"/>
            <w:sz w:val="28"/>
            <w:szCs w:val="28"/>
          </w:rPr>
          <w:delText xml:space="preserve">all </w:delText>
        </w:r>
        <w:r w:rsidR="003D192E">
          <w:rPr>
            <w:rFonts w:ascii="Cambria" w:hAnsi="Cambria"/>
            <w:sz w:val="28"/>
            <w:szCs w:val="28"/>
          </w:rPr>
          <w:delText>her</w:delText>
        </w:r>
        <w:r w:rsidR="006C2D0A">
          <w:rPr>
            <w:rFonts w:ascii="Cambria" w:hAnsi="Cambria"/>
            <w:sz w:val="28"/>
            <w:szCs w:val="28"/>
          </w:rPr>
          <w:delText xml:space="preserve"> prescriptions were private, of course</w:delText>
        </w:r>
        <w:r w:rsidR="0065524C">
          <w:rPr>
            <w:rFonts w:ascii="Cambria" w:hAnsi="Cambria"/>
            <w:sz w:val="28"/>
            <w:szCs w:val="28"/>
          </w:rPr>
          <w:delText xml:space="preserve"> so nobody knew.  </w:delText>
        </w:r>
        <w:commentRangeEnd w:id="8480"/>
        <w:r w:rsidR="001935F1">
          <w:rPr>
            <w:rStyle w:val="CommentReference"/>
            <w:rFonts w:ascii="Cambria" w:hAnsi="Cambria"/>
            <w:sz w:val="28"/>
            <w:szCs w:val="28"/>
          </w:rPr>
          <w:commentReference w:id="8480"/>
        </w:r>
        <w:r w:rsidR="0065524C" w:rsidDel="00763FD2">
          <w:rPr>
            <w:rFonts w:ascii="Cambria" w:hAnsi="Cambria"/>
            <w:sz w:val="28"/>
            <w:szCs w:val="28"/>
          </w:rPr>
          <w:delText>Did they?</w:delText>
        </w:r>
      </w:del>
      <w:ins w:id="8481" w:author="Claire S" w:date="2026-06-03T19:09:00Z" w16du:dateUtc="2026-06-03T18:09:00Z">
        <w:del w:id="8482" w:author="Daisy Watt" w:date="2026-06-22T08:58:00Z" w16du:dateUtc="2026-06-22T06:58:00Z">
          <w:r w:rsidR="00D04731">
            <w:rPr>
              <w:rFonts w:ascii="Cambria" w:hAnsi="Cambria"/>
              <w:sz w:val="28"/>
              <w:szCs w:val="28"/>
            </w:rPr>
            <w:delText xml:space="preserve">pills </w:delText>
          </w:r>
        </w:del>
      </w:ins>
      <w:ins w:id="8483" w:author="Daisy Watt" w:date="2026-06-22T08:58:00Z" w16du:dateUtc="2026-06-22T06:58:00Z">
        <w:r w:rsidR="00D704D7">
          <w:rPr>
            <w:rFonts w:ascii="Cambria" w:hAnsi="Cambria"/>
            <w:sz w:val="28"/>
            <w:szCs w:val="28"/>
          </w:rPr>
          <w:t>S</w:t>
        </w:r>
      </w:ins>
      <w:ins w:id="8484" w:author="Daisy Watt" w:date="2026-06-22T08:54:00Z" w16du:dateUtc="2026-06-22T06:54:00Z">
        <w:r w:rsidR="00AE1C92">
          <w:rPr>
            <w:rFonts w:ascii="Cambria" w:hAnsi="Cambria"/>
            <w:sz w:val="28"/>
            <w:szCs w:val="28"/>
          </w:rPr>
          <w:t xml:space="preserve">he’d </w:t>
        </w:r>
      </w:ins>
      <w:commentRangeStart w:id="8485"/>
      <w:ins w:id="8486" w:author="Claire S" w:date="2026-06-03T19:09:00Z" w16du:dateUtc="2026-06-03T18:09:00Z">
        <w:r w:rsidR="00D04731">
          <w:rPr>
            <w:rFonts w:ascii="Cambria" w:hAnsi="Cambria"/>
            <w:sz w:val="28"/>
            <w:szCs w:val="28"/>
          </w:rPr>
          <w:t>hidden</w:t>
        </w:r>
      </w:ins>
      <w:commentRangeEnd w:id="8485"/>
      <w:r w:rsidR="006528A2">
        <w:rPr>
          <w:rStyle w:val="CommentReference"/>
          <w:rFonts w:ascii="Cambria" w:hAnsi="Cambria"/>
          <w:sz w:val="28"/>
          <w:szCs w:val="28"/>
        </w:rPr>
        <w:commentReference w:id="8485"/>
      </w:r>
      <w:ins w:id="8487" w:author="Claire S" w:date="2026-05-11T14:23:00Z" w16du:dateUtc="2026-05-11T13:23:00Z">
        <w:r w:rsidR="00763FD2">
          <w:rPr>
            <w:rFonts w:ascii="Cambria" w:hAnsi="Cambria"/>
            <w:sz w:val="28"/>
            <w:szCs w:val="28"/>
          </w:rPr>
          <w:t xml:space="preserve"> </w:t>
        </w:r>
      </w:ins>
      <w:ins w:id="8488" w:author="Daisy Watt" w:date="2026-06-22T08:58:00Z" w16du:dateUtc="2026-06-22T06:58:00Z">
        <w:r w:rsidR="00D704D7">
          <w:rPr>
            <w:rFonts w:ascii="Cambria" w:hAnsi="Cambria"/>
            <w:sz w:val="28"/>
            <w:szCs w:val="28"/>
          </w:rPr>
          <w:t>them</w:t>
        </w:r>
      </w:ins>
      <w:ins w:id="8489" w:author="Claire S" w:date="2026-07-22T12:26:00Z" w16du:dateUtc="2026-07-22T11:26:00Z">
        <w:r w:rsidR="004228DD">
          <w:rPr>
            <w:rFonts w:ascii="Cambria" w:hAnsi="Cambria"/>
            <w:sz w:val="28"/>
            <w:szCs w:val="28"/>
          </w:rPr>
          <w:t xml:space="preserve"> in a drawer</w:t>
        </w:r>
      </w:ins>
      <w:ins w:id="8490" w:author="Daisy Watt" w:date="2026-06-22T08:58:00Z" w16du:dateUtc="2026-06-22T06:58:00Z">
        <w:r w:rsidR="00763FD2">
          <w:rPr>
            <w:rFonts w:ascii="Cambria" w:hAnsi="Cambria"/>
            <w:sz w:val="28"/>
            <w:szCs w:val="28"/>
          </w:rPr>
          <w:t xml:space="preserve"> </w:t>
        </w:r>
      </w:ins>
      <w:ins w:id="8491" w:author="Claire S" w:date="2026-05-11T14:24:00Z" w16du:dateUtc="2026-05-11T13:24:00Z">
        <w:r w:rsidR="00BF4B32">
          <w:rPr>
            <w:rFonts w:ascii="Cambria" w:hAnsi="Cambria"/>
            <w:sz w:val="28"/>
            <w:szCs w:val="28"/>
          </w:rPr>
          <w:t>be</w:t>
        </w:r>
        <w:r w:rsidR="00094920">
          <w:rPr>
            <w:rFonts w:ascii="Cambria" w:hAnsi="Cambria"/>
            <w:sz w:val="28"/>
            <w:szCs w:val="28"/>
          </w:rPr>
          <w:t>f</w:t>
        </w:r>
        <w:r w:rsidR="00BF4B32">
          <w:rPr>
            <w:rFonts w:ascii="Cambria" w:hAnsi="Cambria"/>
            <w:sz w:val="28"/>
            <w:szCs w:val="28"/>
          </w:rPr>
          <w:t>ore</w:t>
        </w:r>
      </w:ins>
      <w:ins w:id="8492" w:author="Claire S" w:date="2026-05-11T14:23:00Z" w16du:dateUtc="2026-05-11T13:23:00Z">
        <w:r w:rsidR="00763FD2">
          <w:rPr>
            <w:rFonts w:ascii="Cambria" w:hAnsi="Cambria"/>
            <w:sz w:val="28"/>
            <w:szCs w:val="28"/>
          </w:rPr>
          <w:t xml:space="preserve"> </w:t>
        </w:r>
      </w:ins>
      <w:ins w:id="8493" w:author="Claire S" w:date="2026-05-27T13:57:00Z" w16du:dateUtc="2026-05-27T12:57:00Z">
        <w:r w:rsidR="00D216CC">
          <w:rPr>
            <w:rFonts w:ascii="Cambria" w:hAnsi="Cambria"/>
            <w:sz w:val="28"/>
            <w:szCs w:val="28"/>
          </w:rPr>
          <w:t xml:space="preserve">jetting off to </w:t>
        </w:r>
      </w:ins>
      <w:ins w:id="8494" w:author="Claire S" w:date="2026-05-11T14:23:00Z" w16du:dateUtc="2026-05-11T13:23:00Z">
        <w:r w:rsidR="00763FD2">
          <w:rPr>
            <w:rFonts w:ascii="Cambria" w:hAnsi="Cambria"/>
            <w:sz w:val="28"/>
            <w:szCs w:val="28"/>
          </w:rPr>
          <w:t>rehab</w:t>
        </w:r>
      </w:ins>
      <w:ins w:id="8495" w:author="Daisy Watt" w:date="2026-06-22T08:54:00Z" w16du:dateUtc="2026-06-22T06:54:00Z">
        <w:r w:rsidR="006E7E96">
          <w:rPr>
            <w:rFonts w:ascii="Cambria" w:hAnsi="Cambria"/>
            <w:sz w:val="28"/>
            <w:szCs w:val="28"/>
          </w:rPr>
          <w:t>,</w:t>
        </w:r>
      </w:ins>
      <w:ins w:id="8496" w:author="Claire S" w:date="2026-05-27T13:57:00Z" w16du:dateUtc="2026-05-27T12:57:00Z">
        <w:del w:id="8497" w:author="Daisy Watt" w:date="2026-06-22T08:54:00Z" w16du:dateUtc="2026-06-22T06:54:00Z">
          <w:r w:rsidR="00D216CC">
            <w:rPr>
              <w:rFonts w:ascii="Cambria" w:hAnsi="Cambria"/>
              <w:sz w:val="28"/>
              <w:szCs w:val="28"/>
            </w:rPr>
            <w:delText>:</w:delText>
          </w:r>
        </w:del>
      </w:ins>
      <w:ins w:id="8498" w:author="Claire S" w:date="2026-06-03T19:09:00Z" w16du:dateUtc="2026-06-03T18:09:00Z">
        <w:r w:rsidR="00D04731">
          <w:rPr>
            <w:rFonts w:ascii="Cambria" w:hAnsi="Cambria"/>
            <w:sz w:val="28"/>
            <w:szCs w:val="28"/>
          </w:rPr>
          <w:t xml:space="preserve"> aware one</w:t>
        </w:r>
      </w:ins>
      <w:ins w:id="8499" w:author="Claire S" w:date="2026-05-11T14:23:00Z" w16du:dateUtc="2026-05-11T13:23:00Z">
        <w:r w:rsidR="00763FD2">
          <w:rPr>
            <w:rFonts w:ascii="Cambria" w:hAnsi="Cambria"/>
            <w:sz w:val="28"/>
            <w:szCs w:val="28"/>
          </w:rPr>
          <w:t xml:space="preserve"> never knew where the next crisis was coming </w:t>
        </w:r>
        <w:commentRangeStart w:id="8500"/>
        <w:r w:rsidR="00763FD2">
          <w:rPr>
            <w:rFonts w:ascii="Cambria" w:hAnsi="Cambria"/>
            <w:sz w:val="28"/>
            <w:szCs w:val="28"/>
          </w:rPr>
          <w:t>from</w:t>
        </w:r>
      </w:ins>
      <w:commentRangeEnd w:id="8500"/>
      <w:del w:id="8501" w:author="Claire S" w:date="2026-05-21T15:53:00Z" w16du:dateUtc="2026-05-21T14:53:00Z">
        <w:r w:rsidR="007A0819" w:rsidDel="002429D2">
          <w:rPr>
            <w:rStyle w:val="CommentReference"/>
            <w:rFonts w:ascii="Cambria" w:hAnsi="Cambria"/>
            <w:sz w:val="28"/>
            <w:szCs w:val="28"/>
          </w:rPr>
          <w:commentReference w:id="8500"/>
        </w:r>
      </w:del>
      <w:ins w:id="8502" w:author="Claire S" w:date="2026-05-27T13:57:00Z" w16du:dateUtc="2026-05-27T12:57:00Z">
        <w:r w:rsidR="00D216CC">
          <w:rPr>
            <w:rFonts w:ascii="Cambria" w:hAnsi="Cambria"/>
            <w:sz w:val="28"/>
            <w:szCs w:val="28"/>
          </w:rPr>
          <w:t xml:space="preserve">. </w:t>
        </w:r>
      </w:ins>
      <w:ins w:id="8503" w:author="Claire S" w:date="2026-06-03T19:10:00Z" w16du:dateUtc="2026-06-03T18:10:00Z">
        <w:del w:id="8504" w:author="Daisy Watt" w:date="2026-06-22T08:58:00Z" w16du:dateUtc="2026-06-22T06:58:00Z">
          <w:r w:rsidR="00420720">
            <w:rPr>
              <w:rFonts w:ascii="Cambria" w:hAnsi="Cambria"/>
              <w:sz w:val="28"/>
              <w:szCs w:val="28"/>
            </w:rPr>
            <w:delText>S</w:delText>
          </w:r>
        </w:del>
      </w:ins>
      <w:ins w:id="8505" w:author="Claire S" w:date="2026-05-27T14:07:00Z" w16du:dateUtc="2026-05-27T13:07:00Z">
        <w:del w:id="8506" w:author="Daisy Watt" w:date="2026-06-22T08:58:00Z" w16du:dateUtc="2026-06-22T06:58:00Z">
          <w:r w:rsidR="009F43D2">
            <w:rPr>
              <w:rFonts w:ascii="Cambria" w:hAnsi="Cambria"/>
              <w:sz w:val="28"/>
              <w:szCs w:val="28"/>
            </w:rPr>
            <w:delText>he hadn’t know</w:delText>
          </w:r>
        </w:del>
      </w:ins>
      <w:ins w:id="8507" w:author="Claire S" w:date="2026-05-27T14:08:00Z" w16du:dateUtc="2026-05-27T13:08:00Z">
        <w:del w:id="8508" w:author="Daisy Watt" w:date="2026-06-22T08:58:00Z" w16du:dateUtc="2026-06-22T06:58:00Z">
          <w:r w:rsidR="009F43D2">
            <w:rPr>
              <w:rFonts w:ascii="Cambria" w:hAnsi="Cambria"/>
              <w:sz w:val="28"/>
              <w:szCs w:val="28"/>
            </w:rPr>
            <w:delText>n</w:delText>
          </w:r>
        </w:del>
      </w:ins>
      <w:ins w:id="8509" w:author="Claire S" w:date="2026-06-03T19:10:00Z" w16du:dateUtc="2026-06-03T18:10:00Z">
        <w:del w:id="8510" w:author="Daisy Watt" w:date="2026-06-22T08:58:00Z" w16du:dateUtc="2026-06-22T06:58:00Z">
          <w:r w:rsidR="00D04731">
            <w:rPr>
              <w:rFonts w:ascii="Cambria" w:hAnsi="Cambria"/>
              <w:sz w:val="28"/>
              <w:szCs w:val="28"/>
            </w:rPr>
            <w:delText xml:space="preserve"> then, but</w:delText>
          </w:r>
        </w:del>
      </w:ins>
      <w:ins w:id="8511" w:author="Claire S" w:date="2026-05-27T14:07:00Z" w16du:dateUtc="2026-05-27T13:07:00Z">
        <w:del w:id="8512" w:author="Daisy Watt" w:date="2026-06-22T08:58:00Z" w16du:dateUtc="2026-06-22T06:58:00Z">
          <w:r w:rsidR="009F43D2">
            <w:rPr>
              <w:rFonts w:ascii="Cambria" w:hAnsi="Cambria"/>
              <w:sz w:val="28"/>
              <w:szCs w:val="28"/>
            </w:rPr>
            <w:delText xml:space="preserve"> no</w:delText>
          </w:r>
        </w:del>
      </w:ins>
      <w:ins w:id="8513" w:author="Claire S" w:date="2026-05-27T14:08:00Z" w16du:dateUtc="2026-05-27T13:08:00Z">
        <w:del w:id="8514" w:author="Daisy Watt" w:date="2026-06-22T08:58:00Z" w16du:dateUtc="2026-06-22T06:58:00Z">
          <w:r w:rsidR="009F43D2">
            <w:rPr>
              <w:rFonts w:ascii="Cambria" w:hAnsi="Cambria"/>
              <w:sz w:val="28"/>
              <w:szCs w:val="28"/>
            </w:rPr>
            <w:delText>w i</w:delText>
          </w:r>
        </w:del>
      </w:ins>
      <w:ins w:id="8515" w:author="Claire S" w:date="2026-05-11T14:24:00Z" w16du:dateUtc="2026-05-11T13:24:00Z">
        <w:del w:id="8516" w:author="Daisy Watt" w:date="2026-06-22T08:58:00Z" w16du:dateUtc="2026-06-22T06:58:00Z">
          <w:r w:rsidR="00094920">
            <w:rPr>
              <w:rFonts w:ascii="Cambria" w:hAnsi="Cambria"/>
              <w:sz w:val="28"/>
              <w:szCs w:val="28"/>
            </w:rPr>
            <w:delText>t was</w:delText>
          </w:r>
        </w:del>
      </w:ins>
      <w:ins w:id="8517" w:author="Claire S" w:date="2026-05-20T11:00:00Z" w16du:dateUtc="2026-05-20T10:00:00Z">
        <w:del w:id="8518" w:author="Daisy Watt" w:date="2026-06-22T08:58:00Z" w16du:dateUtc="2026-06-22T06:58:00Z">
          <w:r w:rsidR="00DC6C6E">
            <w:rPr>
              <w:rFonts w:ascii="Cambria" w:hAnsi="Cambria"/>
              <w:sz w:val="28"/>
              <w:szCs w:val="28"/>
            </w:rPr>
            <w:delText xml:space="preserve"> </w:delText>
          </w:r>
        </w:del>
      </w:ins>
      <w:ins w:id="8519" w:author="Claire S" w:date="2026-05-11T14:24:00Z" w16du:dateUtc="2026-05-11T13:24:00Z">
        <w:del w:id="8520" w:author="Daisy Watt" w:date="2026-06-22T08:58:00Z" w16du:dateUtc="2026-06-22T06:58:00Z">
          <w:r w:rsidR="00094920">
            <w:rPr>
              <w:rFonts w:ascii="Cambria" w:hAnsi="Cambria"/>
              <w:sz w:val="28"/>
              <w:szCs w:val="28"/>
            </w:rPr>
            <w:delText>here.</w:delText>
          </w:r>
        </w:del>
      </w:ins>
    </w:p>
    <w:p w14:paraId="7EA68017" w14:textId="3DC6DF75" w:rsidR="00A20D90" w:rsidRDefault="00074D3F" w:rsidP="00180310">
      <w:pPr>
        <w:spacing w:line="360" w:lineRule="auto"/>
        <w:ind w:firstLine="720"/>
        <w:contextualSpacing/>
        <w:rPr>
          <w:rFonts w:ascii="Cambria" w:hAnsi="Cambria"/>
          <w:sz w:val="28"/>
          <w:szCs w:val="28"/>
        </w:rPr>
      </w:pPr>
      <w:r>
        <w:rPr>
          <w:rFonts w:ascii="Cambria" w:hAnsi="Cambria"/>
          <w:sz w:val="28"/>
          <w:szCs w:val="28"/>
        </w:rPr>
        <w:t>E</w:t>
      </w:r>
      <w:r w:rsidR="00CD09E9">
        <w:rPr>
          <w:rFonts w:ascii="Cambria" w:hAnsi="Cambria"/>
          <w:sz w:val="28"/>
          <w:szCs w:val="28"/>
        </w:rPr>
        <w:t>very</w:t>
      </w:r>
      <w:r>
        <w:rPr>
          <w:rFonts w:ascii="Cambria" w:hAnsi="Cambria"/>
          <w:sz w:val="28"/>
          <w:szCs w:val="28"/>
        </w:rPr>
        <w:t xml:space="preserve"> time </w:t>
      </w:r>
      <w:r w:rsidR="0065524C">
        <w:rPr>
          <w:rFonts w:ascii="Cambria" w:hAnsi="Cambria"/>
          <w:sz w:val="28"/>
          <w:szCs w:val="28"/>
        </w:rPr>
        <w:t>Savannah</w:t>
      </w:r>
      <w:r>
        <w:rPr>
          <w:rFonts w:ascii="Cambria" w:hAnsi="Cambria"/>
          <w:sz w:val="28"/>
          <w:szCs w:val="28"/>
        </w:rPr>
        <w:t xml:space="preserve"> woke, Dex’s face </w:t>
      </w:r>
      <w:del w:id="8521" w:author="Daisy Watt" w:date="2026-04-30T11:23:00Z" w16du:dateUtc="2026-04-30T10:23:00Z">
        <w:r>
          <w:rPr>
            <w:rFonts w:ascii="Cambria" w:hAnsi="Cambria"/>
            <w:sz w:val="28"/>
            <w:szCs w:val="28"/>
          </w:rPr>
          <w:delText>swum</w:delText>
        </w:r>
      </w:del>
      <w:ins w:id="8522" w:author="Daisy Watt" w:date="2026-04-30T11:23:00Z" w16du:dateUtc="2026-04-30T10:23:00Z">
        <w:r>
          <w:rPr>
            <w:rFonts w:ascii="Cambria" w:hAnsi="Cambria"/>
            <w:sz w:val="28"/>
            <w:szCs w:val="28"/>
          </w:rPr>
          <w:t>sw</w:t>
        </w:r>
      </w:ins>
      <w:ins w:id="8523" w:author="Daisy Watt" w:date="2026-04-24T14:15:00Z" w16du:dateUtc="2026-04-24T13:15:00Z">
        <w:r w:rsidR="001935F1">
          <w:rPr>
            <w:rFonts w:ascii="Cambria" w:hAnsi="Cambria"/>
            <w:sz w:val="28"/>
            <w:szCs w:val="28"/>
          </w:rPr>
          <w:t>a</w:t>
        </w:r>
      </w:ins>
      <w:del w:id="8524" w:author="Daisy Watt" w:date="2026-04-24T14:15:00Z" w16du:dateUtc="2026-04-24T13:15:00Z">
        <w:r w:rsidDel="001935F1">
          <w:rPr>
            <w:rFonts w:ascii="Cambria" w:hAnsi="Cambria"/>
            <w:sz w:val="28"/>
            <w:szCs w:val="28"/>
          </w:rPr>
          <w:delText>u</w:delText>
        </w:r>
      </w:del>
      <w:ins w:id="8525" w:author="Daisy Watt" w:date="2026-04-30T11:23:00Z" w16du:dateUtc="2026-04-30T10:23:00Z">
        <w:r>
          <w:rPr>
            <w:rFonts w:ascii="Cambria" w:hAnsi="Cambria"/>
            <w:sz w:val="28"/>
            <w:szCs w:val="28"/>
          </w:rPr>
          <w:t>m</w:t>
        </w:r>
      </w:ins>
      <w:r>
        <w:rPr>
          <w:rFonts w:ascii="Cambria" w:hAnsi="Cambria"/>
          <w:sz w:val="28"/>
          <w:szCs w:val="28"/>
        </w:rPr>
        <w:t xml:space="preserve"> in front of her</w:t>
      </w:r>
      <w:r w:rsidR="009C1425">
        <w:rPr>
          <w:rFonts w:ascii="Cambria" w:hAnsi="Cambria"/>
          <w:sz w:val="28"/>
          <w:szCs w:val="28"/>
        </w:rPr>
        <w:t>,</w:t>
      </w:r>
      <w:r>
        <w:rPr>
          <w:rFonts w:ascii="Cambria" w:hAnsi="Cambria"/>
          <w:sz w:val="28"/>
          <w:szCs w:val="28"/>
        </w:rPr>
        <w:t xml:space="preserve"> </w:t>
      </w:r>
      <w:r w:rsidR="003D192E">
        <w:rPr>
          <w:rFonts w:ascii="Cambria" w:hAnsi="Cambria"/>
          <w:sz w:val="28"/>
          <w:szCs w:val="28"/>
        </w:rPr>
        <w:t xml:space="preserve">and </w:t>
      </w:r>
      <w:r w:rsidR="0065524C">
        <w:rPr>
          <w:rFonts w:ascii="Cambria" w:hAnsi="Cambria"/>
          <w:sz w:val="28"/>
          <w:szCs w:val="28"/>
        </w:rPr>
        <w:t>she</w:t>
      </w:r>
      <w:r w:rsidR="00460BBE">
        <w:rPr>
          <w:rFonts w:ascii="Cambria" w:hAnsi="Cambria"/>
          <w:sz w:val="28"/>
          <w:szCs w:val="28"/>
        </w:rPr>
        <w:t xml:space="preserve"> </w:t>
      </w:r>
      <w:r w:rsidR="00C62CD1" w:rsidRPr="00446542">
        <w:rPr>
          <w:rFonts w:ascii="Cambria" w:hAnsi="Cambria"/>
          <w:sz w:val="28"/>
          <w:szCs w:val="28"/>
        </w:rPr>
        <w:t xml:space="preserve">clutched </w:t>
      </w:r>
      <w:r w:rsidR="00FB17A8" w:rsidRPr="00446542">
        <w:rPr>
          <w:rFonts w:ascii="Cambria" w:hAnsi="Cambria"/>
          <w:sz w:val="28"/>
          <w:szCs w:val="28"/>
        </w:rPr>
        <w:t>her tiny dog</w:t>
      </w:r>
      <w:r w:rsidR="00A642A6" w:rsidRPr="00446542">
        <w:rPr>
          <w:rFonts w:ascii="Cambria" w:hAnsi="Cambria"/>
          <w:sz w:val="28"/>
          <w:szCs w:val="28"/>
        </w:rPr>
        <w:t>,</w:t>
      </w:r>
      <w:r w:rsidR="00C62CD1">
        <w:rPr>
          <w:rFonts w:ascii="Cambria" w:hAnsi="Cambria"/>
          <w:sz w:val="28"/>
          <w:szCs w:val="28"/>
        </w:rPr>
        <w:t xml:space="preserve"> </w:t>
      </w:r>
      <w:r w:rsidR="00FB17A8">
        <w:rPr>
          <w:rFonts w:ascii="Cambria" w:hAnsi="Cambria"/>
          <w:sz w:val="28"/>
          <w:szCs w:val="28"/>
        </w:rPr>
        <w:t>shutting</w:t>
      </w:r>
      <w:r w:rsidR="003D192E">
        <w:rPr>
          <w:rFonts w:ascii="Cambria" w:hAnsi="Cambria"/>
          <w:sz w:val="28"/>
          <w:szCs w:val="28"/>
        </w:rPr>
        <w:t xml:space="preserve"> her eyes tight against the reality</w:t>
      </w:r>
      <w:r w:rsidR="001D5342">
        <w:rPr>
          <w:rFonts w:ascii="Cambria" w:hAnsi="Cambria"/>
          <w:sz w:val="28"/>
          <w:szCs w:val="28"/>
        </w:rPr>
        <w:t xml:space="preserve"> of </w:t>
      </w:r>
      <w:r w:rsidR="00532309">
        <w:rPr>
          <w:rFonts w:ascii="Cambria" w:hAnsi="Cambria"/>
          <w:sz w:val="28"/>
          <w:szCs w:val="28"/>
        </w:rPr>
        <w:t>her lover’</w:t>
      </w:r>
      <w:r w:rsidR="001D5342">
        <w:rPr>
          <w:rFonts w:ascii="Cambria" w:hAnsi="Cambria"/>
          <w:sz w:val="28"/>
          <w:szCs w:val="28"/>
        </w:rPr>
        <w:t>s death</w:t>
      </w:r>
      <w:r w:rsidR="003D192E">
        <w:rPr>
          <w:rFonts w:ascii="Cambria" w:hAnsi="Cambria"/>
          <w:sz w:val="28"/>
          <w:szCs w:val="28"/>
        </w:rPr>
        <w:t xml:space="preserve">. </w:t>
      </w:r>
      <w:r w:rsidR="00D650FE">
        <w:rPr>
          <w:rFonts w:ascii="Cambria" w:hAnsi="Cambria"/>
          <w:sz w:val="28"/>
          <w:szCs w:val="28"/>
        </w:rPr>
        <w:t xml:space="preserve">But in the early hours, lying </w:t>
      </w:r>
      <w:r w:rsidR="006918DB">
        <w:rPr>
          <w:rFonts w:ascii="Cambria" w:hAnsi="Cambria"/>
          <w:sz w:val="28"/>
          <w:szCs w:val="28"/>
        </w:rPr>
        <w:t>alone</w:t>
      </w:r>
      <w:r w:rsidR="00D650FE">
        <w:rPr>
          <w:rFonts w:ascii="Cambria" w:hAnsi="Cambria"/>
          <w:sz w:val="28"/>
          <w:szCs w:val="28"/>
        </w:rPr>
        <w:t xml:space="preserve"> i</w:t>
      </w:r>
      <w:r w:rsidR="00D80723">
        <w:rPr>
          <w:rFonts w:ascii="Cambria" w:hAnsi="Cambria"/>
          <w:sz w:val="28"/>
          <w:szCs w:val="28"/>
        </w:rPr>
        <w:t xml:space="preserve">n the giant bed </w:t>
      </w:r>
      <w:r w:rsidR="004553C6">
        <w:rPr>
          <w:rFonts w:ascii="Cambria" w:hAnsi="Cambria"/>
          <w:sz w:val="28"/>
          <w:szCs w:val="28"/>
        </w:rPr>
        <w:t>t</w:t>
      </w:r>
      <w:r w:rsidR="00D80723">
        <w:rPr>
          <w:rFonts w:ascii="Cambria" w:hAnsi="Cambria"/>
          <w:sz w:val="28"/>
          <w:szCs w:val="28"/>
        </w:rPr>
        <w:t>he</w:t>
      </w:r>
      <w:r w:rsidR="004553C6">
        <w:rPr>
          <w:rFonts w:ascii="Cambria" w:hAnsi="Cambria"/>
          <w:sz w:val="28"/>
          <w:szCs w:val="28"/>
        </w:rPr>
        <w:t>y</w:t>
      </w:r>
      <w:r w:rsidR="00D80723">
        <w:rPr>
          <w:rFonts w:ascii="Cambria" w:hAnsi="Cambria"/>
          <w:sz w:val="28"/>
          <w:szCs w:val="28"/>
        </w:rPr>
        <w:t xml:space="preserve">’d shared </w:t>
      </w:r>
      <w:r w:rsidR="004553C6">
        <w:rPr>
          <w:rFonts w:ascii="Cambria" w:hAnsi="Cambria"/>
          <w:sz w:val="28"/>
          <w:szCs w:val="28"/>
        </w:rPr>
        <w:t>so</w:t>
      </w:r>
      <w:r w:rsidR="00D80723">
        <w:rPr>
          <w:rFonts w:ascii="Cambria" w:hAnsi="Cambria"/>
          <w:sz w:val="28"/>
          <w:szCs w:val="28"/>
        </w:rPr>
        <w:t xml:space="preserve"> briefly</w:t>
      </w:r>
      <w:r w:rsidR="004553C6">
        <w:rPr>
          <w:rFonts w:ascii="Cambria" w:hAnsi="Cambria"/>
          <w:sz w:val="28"/>
          <w:szCs w:val="28"/>
        </w:rPr>
        <w:t>,</w:t>
      </w:r>
      <w:r w:rsidR="00D80723">
        <w:rPr>
          <w:rFonts w:ascii="Cambria" w:hAnsi="Cambria"/>
          <w:sz w:val="28"/>
          <w:szCs w:val="28"/>
        </w:rPr>
        <w:t xml:space="preserve"> </w:t>
      </w:r>
      <w:commentRangeStart w:id="8526"/>
      <w:del w:id="8527" w:author="Claire S" w:date="2026-06-03T19:11:00Z" w16du:dateUtc="2026-06-03T18:11:00Z">
        <w:r w:rsidR="00180310" w:rsidDel="00546F5C">
          <w:rPr>
            <w:rFonts w:ascii="Cambria" w:hAnsi="Cambria"/>
            <w:sz w:val="28"/>
            <w:szCs w:val="28"/>
          </w:rPr>
          <w:delText>she’d</w:delText>
        </w:r>
        <w:r w:rsidR="00D80723" w:rsidDel="00546F5C">
          <w:rPr>
            <w:rFonts w:ascii="Cambria" w:hAnsi="Cambria"/>
            <w:sz w:val="28"/>
            <w:szCs w:val="28"/>
          </w:rPr>
          <w:delText xml:space="preserve"> had </w:delText>
        </w:r>
      </w:del>
      <w:del w:id="8528" w:author="Claire S" w:date="2026-07-22T12:26:00Z" w16du:dateUtc="2026-07-22T11:26:00Z">
        <w:r w:rsidR="00D80723" w:rsidDel="00D4528E">
          <w:rPr>
            <w:rFonts w:ascii="Cambria" w:hAnsi="Cambria"/>
            <w:sz w:val="28"/>
            <w:szCs w:val="28"/>
          </w:rPr>
          <w:delText>a sudden</w:delText>
        </w:r>
      </w:del>
      <w:ins w:id="8529" w:author="Claire S" w:date="2026-07-22T12:26:00Z" w16du:dateUtc="2026-07-22T11:26:00Z">
        <w:r w:rsidR="00D4528E">
          <w:rPr>
            <w:rFonts w:ascii="Cambria" w:hAnsi="Cambria"/>
            <w:sz w:val="28"/>
            <w:szCs w:val="28"/>
          </w:rPr>
          <w:t xml:space="preserve">the finality of it </w:t>
        </w:r>
      </w:ins>
      <w:del w:id="8530" w:author="Claire S" w:date="2026-07-22T12:26:00Z" w16du:dateUtc="2026-07-22T11:26:00Z">
        <w:r w:rsidR="00D80723" w:rsidDel="00D4528E">
          <w:rPr>
            <w:rFonts w:ascii="Cambria" w:hAnsi="Cambria"/>
            <w:sz w:val="28"/>
            <w:szCs w:val="28"/>
          </w:rPr>
          <w:delText xml:space="preserve"> realisation</w:delText>
        </w:r>
        <w:commentRangeEnd w:id="8526"/>
        <w:r w:rsidR="00816348" w:rsidDel="00D4528E">
          <w:rPr>
            <w:rStyle w:val="CommentReference"/>
            <w:rFonts w:ascii="Cambria" w:hAnsi="Cambria"/>
            <w:sz w:val="28"/>
            <w:szCs w:val="28"/>
          </w:rPr>
          <w:commentReference w:id="8526"/>
        </w:r>
      </w:del>
      <w:ins w:id="8531" w:author="Claire S" w:date="2026-06-03T19:11:00Z" w16du:dateUtc="2026-06-03T18:11:00Z">
        <w:r w:rsidR="00546F5C">
          <w:rPr>
            <w:rFonts w:ascii="Cambria" w:hAnsi="Cambria"/>
            <w:sz w:val="28"/>
            <w:szCs w:val="28"/>
          </w:rPr>
          <w:t>hit her</w:t>
        </w:r>
      </w:ins>
      <w:del w:id="8532" w:author="Claire S" w:date="2026-06-03T19:11:00Z" w16du:dateUtc="2026-06-03T18:11:00Z">
        <w:r w:rsidR="00180310" w:rsidDel="00546F5C">
          <w:rPr>
            <w:rFonts w:ascii="Cambria" w:hAnsi="Cambria"/>
            <w:sz w:val="28"/>
            <w:szCs w:val="28"/>
          </w:rPr>
          <w:delText>,</w:delText>
        </w:r>
      </w:del>
      <w:r w:rsidR="00D80723">
        <w:rPr>
          <w:rFonts w:ascii="Cambria" w:hAnsi="Cambria"/>
          <w:sz w:val="28"/>
          <w:szCs w:val="28"/>
        </w:rPr>
        <w:t xml:space="preserve"> like a juggernaut</w:t>
      </w:r>
      <w:del w:id="8533" w:author="Claire S" w:date="2026-06-03T19:11:00Z" w16du:dateUtc="2026-06-03T18:11:00Z">
        <w:r w:rsidR="00D80723" w:rsidDel="00546F5C">
          <w:rPr>
            <w:rFonts w:ascii="Cambria" w:hAnsi="Cambria"/>
            <w:sz w:val="28"/>
            <w:szCs w:val="28"/>
          </w:rPr>
          <w:delText xml:space="preserve"> hitting her</w:delText>
        </w:r>
      </w:del>
      <w:r w:rsidR="00D650FE">
        <w:rPr>
          <w:rFonts w:ascii="Cambria" w:hAnsi="Cambria"/>
          <w:sz w:val="28"/>
          <w:szCs w:val="28"/>
        </w:rPr>
        <w:t>: no</w:t>
      </w:r>
      <w:r w:rsidR="00180310">
        <w:rPr>
          <w:rFonts w:ascii="Cambria" w:hAnsi="Cambria"/>
          <w:sz w:val="28"/>
          <w:szCs w:val="28"/>
        </w:rPr>
        <w:t>t only had t</w:t>
      </w:r>
      <w:r w:rsidR="00D80723">
        <w:rPr>
          <w:rFonts w:ascii="Cambria" w:hAnsi="Cambria"/>
          <w:sz w:val="28"/>
          <w:szCs w:val="28"/>
        </w:rPr>
        <w:t xml:space="preserve">he best </w:t>
      </w:r>
      <w:r w:rsidR="00DD3107">
        <w:rPr>
          <w:rFonts w:ascii="Cambria" w:hAnsi="Cambria"/>
          <w:sz w:val="28"/>
          <w:szCs w:val="28"/>
        </w:rPr>
        <w:t xml:space="preserve">and kindest </w:t>
      </w:r>
      <w:r w:rsidR="00D80723">
        <w:rPr>
          <w:rFonts w:ascii="Cambria" w:hAnsi="Cambria"/>
          <w:sz w:val="28"/>
          <w:szCs w:val="28"/>
        </w:rPr>
        <w:t>man she’d ever dated just died</w:t>
      </w:r>
      <w:r w:rsidR="00180310">
        <w:rPr>
          <w:rFonts w:ascii="Cambria" w:hAnsi="Cambria"/>
          <w:sz w:val="28"/>
          <w:szCs w:val="28"/>
        </w:rPr>
        <w:t>,</w:t>
      </w:r>
      <w:ins w:id="8534" w:author="Daisy Watt" w:date="2026-06-22T09:04:00Z" w16du:dateUtc="2026-06-22T07:04:00Z">
        <w:r w:rsidR="00213401">
          <w:rPr>
            <w:rFonts w:ascii="Cambria" w:hAnsi="Cambria"/>
            <w:sz w:val="28"/>
            <w:szCs w:val="28"/>
          </w:rPr>
          <w:t xml:space="preserve"> </w:t>
        </w:r>
        <w:r w:rsidR="00816348">
          <w:rPr>
            <w:rFonts w:ascii="Cambria" w:hAnsi="Cambria"/>
            <w:sz w:val="28"/>
            <w:szCs w:val="28"/>
          </w:rPr>
          <w:t>but</w:t>
        </w:r>
      </w:ins>
      <w:r w:rsidR="00213401">
        <w:rPr>
          <w:rFonts w:ascii="Cambria" w:hAnsi="Cambria"/>
          <w:sz w:val="28"/>
          <w:szCs w:val="28"/>
        </w:rPr>
        <w:t xml:space="preserve"> worse than that</w:t>
      </w:r>
      <w:r w:rsidR="00460BBE">
        <w:rPr>
          <w:rFonts w:ascii="Cambria" w:hAnsi="Cambria"/>
          <w:sz w:val="28"/>
          <w:szCs w:val="28"/>
        </w:rPr>
        <w:t xml:space="preserve"> </w:t>
      </w:r>
      <w:del w:id="8535" w:author="Daisy Watt" w:date="2026-06-22T09:04:00Z" w16du:dateUtc="2026-06-22T07:04:00Z">
        <w:r w:rsidR="00460BBE">
          <w:rPr>
            <w:rFonts w:ascii="Cambria" w:hAnsi="Cambria"/>
            <w:sz w:val="28"/>
            <w:szCs w:val="28"/>
          </w:rPr>
          <w:delText>-</w:delText>
        </w:r>
      </w:del>
      <w:ins w:id="8536" w:author="Daisy Watt" w:date="2026-06-22T09:04:00Z" w16du:dateUtc="2026-06-22T07:04:00Z">
        <w:r w:rsidR="00816348">
          <w:rPr>
            <w:rFonts w:ascii="Cambria" w:hAnsi="Cambria"/>
            <w:sz w:val="28"/>
            <w:szCs w:val="28"/>
          </w:rPr>
          <w:t>–</w:t>
        </w:r>
      </w:ins>
      <w:r w:rsidR="00460BBE">
        <w:rPr>
          <w:rFonts w:ascii="Cambria" w:hAnsi="Cambria"/>
          <w:sz w:val="28"/>
          <w:szCs w:val="28"/>
        </w:rPr>
        <w:t xml:space="preserve"> </w:t>
      </w:r>
      <w:r w:rsidR="00213401">
        <w:rPr>
          <w:rFonts w:ascii="Cambria" w:hAnsi="Cambria"/>
          <w:sz w:val="28"/>
          <w:szCs w:val="28"/>
        </w:rPr>
        <w:t xml:space="preserve">he’d </w:t>
      </w:r>
      <w:r w:rsidR="00DD3107">
        <w:rPr>
          <w:rFonts w:ascii="Cambria" w:hAnsi="Cambria"/>
          <w:sz w:val="28"/>
          <w:szCs w:val="28"/>
        </w:rPr>
        <w:t xml:space="preserve">actually </w:t>
      </w:r>
      <w:r w:rsidR="00213401" w:rsidRPr="006D4B27">
        <w:rPr>
          <w:rFonts w:ascii="Cambria" w:hAnsi="Cambria"/>
          <w:i/>
          <w:iCs/>
          <w:sz w:val="28"/>
          <w:szCs w:val="28"/>
        </w:rPr>
        <w:t xml:space="preserve">chosen </w:t>
      </w:r>
      <w:r w:rsidR="00213401">
        <w:rPr>
          <w:rFonts w:ascii="Cambria" w:hAnsi="Cambria"/>
          <w:sz w:val="28"/>
          <w:szCs w:val="28"/>
        </w:rPr>
        <w:t>to</w:t>
      </w:r>
      <w:r w:rsidR="00DD3107">
        <w:rPr>
          <w:rFonts w:ascii="Cambria" w:hAnsi="Cambria"/>
          <w:sz w:val="28"/>
          <w:szCs w:val="28"/>
        </w:rPr>
        <w:t xml:space="preserve">.  </w:t>
      </w:r>
      <w:r w:rsidR="00D824C1">
        <w:rPr>
          <w:rFonts w:ascii="Cambria" w:hAnsi="Cambria"/>
          <w:sz w:val="28"/>
          <w:szCs w:val="28"/>
        </w:rPr>
        <w:t>And now</w:t>
      </w:r>
      <w:ins w:id="8537" w:author="Daisy Watt" w:date="2026-06-22T09:04:00Z" w16du:dateUtc="2026-06-22T07:04:00Z">
        <w:r w:rsidR="00816348">
          <w:rPr>
            <w:rFonts w:ascii="Cambria" w:hAnsi="Cambria"/>
            <w:sz w:val="28"/>
            <w:szCs w:val="28"/>
          </w:rPr>
          <w:t>,</w:t>
        </w:r>
      </w:ins>
      <w:r w:rsidR="00180310">
        <w:rPr>
          <w:rFonts w:ascii="Cambria" w:hAnsi="Cambria"/>
          <w:sz w:val="28"/>
          <w:szCs w:val="28"/>
        </w:rPr>
        <w:t xml:space="preserve"> </w:t>
      </w:r>
      <w:r w:rsidR="00A20D90">
        <w:rPr>
          <w:rFonts w:ascii="Cambria" w:hAnsi="Cambria"/>
          <w:sz w:val="28"/>
          <w:szCs w:val="28"/>
        </w:rPr>
        <w:t xml:space="preserve">Maria had brought a message saying </w:t>
      </w:r>
      <w:r w:rsidR="00180310">
        <w:rPr>
          <w:rFonts w:ascii="Cambria" w:hAnsi="Cambria"/>
          <w:sz w:val="28"/>
          <w:szCs w:val="28"/>
        </w:rPr>
        <w:t xml:space="preserve">the police </w:t>
      </w:r>
      <w:r w:rsidR="00F62C78">
        <w:rPr>
          <w:rFonts w:ascii="Cambria" w:hAnsi="Cambria"/>
          <w:sz w:val="28"/>
          <w:szCs w:val="28"/>
        </w:rPr>
        <w:t>wanted to talk to her</w:t>
      </w:r>
      <w:r w:rsidR="00A20D90">
        <w:rPr>
          <w:rFonts w:ascii="Cambria" w:hAnsi="Cambria"/>
          <w:sz w:val="28"/>
          <w:szCs w:val="28"/>
        </w:rPr>
        <w:t xml:space="preserve"> </w:t>
      </w:r>
      <w:del w:id="8538" w:author="Daisy Watt" w:date="2026-06-22T09:04:00Z" w16du:dateUtc="2026-06-22T07:04:00Z">
        <w:r w:rsidR="00A20D90">
          <w:rPr>
            <w:rFonts w:ascii="Cambria" w:hAnsi="Cambria"/>
            <w:sz w:val="28"/>
            <w:szCs w:val="28"/>
          </w:rPr>
          <w:delText>-</w:delText>
        </w:r>
      </w:del>
      <w:ins w:id="8539" w:author="Daisy Watt" w:date="2026-06-22T09:04:00Z" w16du:dateUtc="2026-06-22T07:04:00Z">
        <w:r w:rsidR="00FB6E76">
          <w:rPr>
            <w:rFonts w:ascii="Cambria" w:hAnsi="Cambria"/>
            <w:sz w:val="28"/>
            <w:szCs w:val="28"/>
          </w:rPr>
          <w:t>–</w:t>
        </w:r>
      </w:ins>
      <w:r w:rsidR="00266A35">
        <w:rPr>
          <w:rFonts w:ascii="Cambria" w:hAnsi="Cambria"/>
          <w:sz w:val="28"/>
          <w:szCs w:val="28"/>
        </w:rPr>
        <w:t xml:space="preserve"> which meant what</w:t>
      </w:r>
      <w:ins w:id="8540" w:author="Daisy Watt" w:date="2026-06-22T09:04:00Z" w16du:dateUtc="2026-06-22T07:04:00Z">
        <w:r w:rsidR="00FB6E76">
          <w:rPr>
            <w:rFonts w:ascii="Cambria" w:hAnsi="Cambria"/>
            <w:sz w:val="28"/>
            <w:szCs w:val="28"/>
          </w:rPr>
          <w:t>,</w:t>
        </w:r>
      </w:ins>
      <w:r w:rsidR="00A20D90">
        <w:rPr>
          <w:rFonts w:ascii="Cambria" w:hAnsi="Cambria"/>
          <w:sz w:val="28"/>
          <w:szCs w:val="28"/>
        </w:rPr>
        <w:t xml:space="preserve"> exactly</w:t>
      </w:r>
      <w:r w:rsidR="00266A35">
        <w:rPr>
          <w:rFonts w:ascii="Cambria" w:hAnsi="Cambria"/>
          <w:sz w:val="28"/>
          <w:szCs w:val="28"/>
        </w:rPr>
        <w:t>? That they thought she knew something about his death</w:t>
      </w:r>
      <w:r w:rsidR="00F62C78">
        <w:rPr>
          <w:rFonts w:ascii="Cambria" w:hAnsi="Cambria"/>
          <w:sz w:val="28"/>
          <w:szCs w:val="28"/>
        </w:rPr>
        <w:t xml:space="preserve">? </w:t>
      </w:r>
    </w:p>
    <w:p w14:paraId="56A69D50" w14:textId="7240648C" w:rsidR="00F438A4" w:rsidRDefault="00A20D90" w:rsidP="00180310">
      <w:pPr>
        <w:spacing w:line="360" w:lineRule="auto"/>
        <w:ind w:firstLine="720"/>
        <w:contextualSpacing/>
        <w:rPr>
          <w:rFonts w:ascii="Cambria" w:hAnsi="Cambria"/>
          <w:sz w:val="28"/>
          <w:szCs w:val="28"/>
        </w:rPr>
      </w:pPr>
      <w:r>
        <w:rPr>
          <w:rFonts w:ascii="Cambria" w:hAnsi="Cambria"/>
          <w:sz w:val="28"/>
          <w:szCs w:val="28"/>
        </w:rPr>
        <w:t>Or t</w:t>
      </w:r>
      <w:r w:rsidR="00D824C1">
        <w:rPr>
          <w:rFonts w:ascii="Cambria" w:hAnsi="Cambria"/>
          <w:sz w:val="28"/>
          <w:szCs w:val="28"/>
        </w:rPr>
        <w:t xml:space="preserve">hat she’d </w:t>
      </w:r>
      <w:r w:rsidR="00246CE5">
        <w:rPr>
          <w:rFonts w:ascii="Cambria" w:hAnsi="Cambria"/>
          <w:sz w:val="28"/>
          <w:szCs w:val="28"/>
        </w:rPr>
        <w:t xml:space="preserve">actively </w:t>
      </w:r>
      <w:r w:rsidR="00D824C1">
        <w:rPr>
          <w:rFonts w:ascii="Cambria" w:hAnsi="Cambria"/>
          <w:sz w:val="28"/>
          <w:szCs w:val="28"/>
        </w:rPr>
        <w:t>encouraged him</w:t>
      </w:r>
      <w:r w:rsidR="00F62C78">
        <w:rPr>
          <w:rFonts w:ascii="Cambria" w:hAnsi="Cambria"/>
          <w:sz w:val="28"/>
          <w:szCs w:val="28"/>
        </w:rPr>
        <w:t xml:space="preserve"> to die</w:t>
      </w:r>
      <w:r w:rsidR="00266A35">
        <w:rPr>
          <w:rFonts w:ascii="Cambria" w:hAnsi="Cambria"/>
          <w:sz w:val="28"/>
          <w:szCs w:val="28"/>
        </w:rPr>
        <w:t xml:space="preserve">? </w:t>
      </w:r>
    </w:p>
    <w:p w14:paraId="7044CE01" w14:textId="65505A57" w:rsidR="00213401" w:rsidRDefault="00266A35" w:rsidP="00180310">
      <w:pPr>
        <w:spacing w:line="360" w:lineRule="auto"/>
        <w:ind w:firstLine="720"/>
        <w:contextualSpacing/>
        <w:rPr>
          <w:rFonts w:ascii="Cambria" w:hAnsi="Cambria"/>
          <w:sz w:val="28"/>
          <w:szCs w:val="28"/>
        </w:rPr>
      </w:pPr>
      <w:r>
        <w:rPr>
          <w:rFonts w:ascii="Cambria" w:hAnsi="Cambria"/>
          <w:sz w:val="28"/>
          <w:szCs w:val="28"/>
        </w:rPr>
        <w:t xml:space="preserve">It was unbearable. </w:t>
      </w:r>
    </w:p>
    <w:p w14:paraId="49F0D618" w14:textId="454145EC" w:rsidR="00074D3F" w:rsidRDefault="00A14D04" w:rsidP="003D192E">
      <w:pPr>
        <w:spacing w:line="360" w:lineRule="auto"/>
        <w:ind w:firstLine="720"/>
        <w:contextualSpacing/>
        <w:rPr>
          <w:rFonts w:ascii="Cambria" w:hAnsi="Cambria"/>
          <w:sz w:val="28"/>
          <w:szCs w:val="28"/>
        </w:rPr>
      </w:pPr>
      <w:r>
        <w:rPr>
          <w:rFonts w:ascii="Cambria" w:hAnsi="Cambria"/>
          <w:sz w:val="28"/>
          <w:szCs w:val="28"/>
        </w:rPr>
        <w:t>At last,</w:t>
      </w:r>
      <w:r w:rsidR="00762001">
        <w:rPr>
          <w:rFonts w:ascii="Cambria" w:hAnsi="Cambria"/>
          <w:sz w:val="28"/>
          <w:szCs w:val="28"/>
        </w:rPr>
        <w:t xml:space="preserve"> though</w:t>
      </w:r>
      <w:r w:rsidR="00D80723">
        <w:rPr>
          <w:rFonts w:ascii="Cambria" w:hAnsi="Cambria"/>
          <w:sz w:val="28"/>
          <w:szCs w:val="28"/>
        </w:rPr>
        <w:t xml:space="preserve">, </w:t>
      </w:r>
      <w:r w:rsidR="00DA2B5B">
        <w:rPr>
          <w:rFonts w:ascii="Cambria" w:hAnsi="Cambria"/>
          <w:sz w:val="28"/>
          <w:szCs w:val="28"/>
        </w:rPr>
        <w:t>Savannah gave in</w:t>
      </w:r>
      <w:r w:rsidR="005C1115">
        <w:rPr>
          <w:rFonts w:ascii="Cambria" w:hAnsi="Cambria"/>
          <w:sz w:val="28"/>
          <w:szCs w:val="28"/>
        </w:rPr>
        <w:t xml:space="preserve"> </w:t>
      </w:r>
      <w:r w:rsidR="00DA2B5B">
        <w:rPr>
          <w:rFonts w:ascii="Cambria" w:hAnsi="Cambria"/>
          <w:sz w:val="28"/>
          <w:szCs w:val="28"/>
        </w:rPr>
        <w:t>to her</w:t>
      </w:r>
      <w:r w:rsidR="00C62CD1">
        <w:rPr>
          <w:rFonts w:ascii="Cambria" w:hAnsi="Cambria"/>
          <w:sz w:val="28"/>
          <w:szCs w:val="28"/>
        </w:rPr>
        <w:t xml:space="preserve"> needs</w:t>
      </w:r>
      <w:r w:rsidR="00D824C1">
        <w:rPr>
          <w:rFonts w:ascii="Cambria" w:hAnsi="Cambria"/>
          <w:sz w:val="28"/>
          <w:szCs w:val="28"/>
        </w:rPr>
        <w:t xml:space="preserve"> and got up</w:t>
      </w:r>
      <w:r w:rsidR="00C62CD1">
        <w:rPr>
          <w:rFonts w:ascii="Cambria" w:hAnsi="Cambria"/>
          <w:sz w:val="28"/>
          <w:szCs w:val="28"/>
        </w:rPr>
        <w:t xml:space="preserve">.  She was only human after all, and </w:t>
      </w:r>
      <w:r w:rsidR="005E08C1">
        <w:rPr>
          <w:rFonts w:ascii="Cambria" w:hAnsi="Cambria"/>
          <w:sz w:val="28"/>
          <w:szCs w:val="28"/>
        </w:rPr>
        <w:t xml:space="preserve">even she got </w:t>
      </w:r>
      <w:r w:rsidR="00C62CD1">
        <w:rPr>
          <w:rFonts w:ascii="Cambria" w:hAnsi="Cambria"/>
          <w:sz w:val="28"/>
          <w:szCs w:val="28"/>
        </w:rPr>
        <w:t xml:space="preserve">hungry and thirsty.  </w:t>
      </w:r>
      <w:r w:rsidR="005C1115">
        <w:rPr>
          <w:rFonts w:ascii="Cambria" w:hAnsi="Cambria"/>
          <w:sz w:val="28"/>
          <w:szCs w:val="28"/>
        </w:rPr>
        <w:t>T</w:t>
      </w:r>
      <w:r w:rsidR="00D80723">
        <w:rPr>
          <w:rFonts w:ascii="Cambria" w:hAnsi="Cambria"/>
          <w:sz w:val="28"/>
          <w:szCs w:val="28"/>
        </w:rPr>
        <w:t>rail</w:t>
      </w:r>
      <w:r w:rsidR="005C1115">
        <w:rPr>
          <w:rFonts w:ascii="Cambria" w:hAnsi="Cambria"/>
          <w:sz w:val="28"/>
          <w:szCs w:val="28"/>
        </w:rPr>
        <w:t>ing</w:t>
      </w:r>
      <w:r w:rsidR="00D80723">
        <w:rPr>
          <w:rFonts w:ascii="Cambria" w:hAnsi="Cambria"/>
          <w:sz w:val="28"/>
          <w:szCs w:val="28"/>
        </w:rPr>
        <w:t xml:space="preserve"> downstairs</w:t>
      </w:r>
      <w:r w:rsidR="005C1115">
        <w:rPr>
          <w:rFonts w:ascii="Cambria" w:hAnsi="Cambria"/>
          <w:sz w:val="28"/>
          <w:szCs w:val="28"/>
        </w:rPr>
        <w:t xml:space="preserve">, she found both her </w:t>
      </w:r>
      <w:r w:rsidR="00D76AAA">
        <w:rPr>
          <w:rFonts w:ascii="Cambria" w:hAnsi="Cambria"/>
          <w:sz w:val="28"/>
          <w:szCs w:val="28"/>
        </w:rPr>
        <w:t xml:space="preserve">iPhone </w:t>
      </w:r>
      <w:r w:rsidR="00B7790B">
        <w:rPr>
          <w:rFonts w:ascii="Cambria" w:hAnsi="Cambria"/>
          <w:sz w:val="28"/>
          <w:szCs w:val="28"/>
        </w:rPr>
        <w:t xml:space="preserve">mailbox </w:t>
      </w:r>
      <w:r w:rsidR="00D76AAA">
        <w:rPr>
          <w:rFonts w:ascii="Cambria" w:hAnsi="Cambria"/>
          <w:sz w:val="28"/>
          <w:szCs w:val="28"/>
        </w:rPr>
        <w:t>full, and her landline</w:t>
      </w:r>
      <w:r w:rsidR="003D192E">
        <w:rPr>
          <w:rFonts w:ascii="Cambria" w:hAnsi="Cambria"/>
          <w:sz w:val="28"/>
          <w:szCs w:val="28"/>
        </w:rPr>
        <w:t xml:space="preserve"> </w:t>
      </w:r>
      <w:r w:rsidR="00423F26">
        <w:rPr>
          <w:rFonts w:ascii="Cambria" w:hAnsi="Cambria"/>
          <w:sz w:val="28"/>
          <w:szCs w:val="28"/>
        </w:rPr>
        <w:t xml:space="preserve">answerphone </w:t>
      </w:r>
      <w:r w:rsidR="00074D3F">
        <w:rPr>
          <w:rFonts w:ascii="Cambria" w:hAnsi="Cambria"/>
          <w:sz w:val="28"/>
          <w:szCs w:val="28"/>
        </w:rPr>
        <w:t xml:space="preserve">flashing: </w:t>
      </w:r>
      <w:del w:id="8541" w:author="Daisy Watt" w:date="2026-06-22T09:04:00Z" w16du:dateUtc="2026-06-22T07:04:00Z">
        <w:r w:rsidR="003D192E">
          <w:rPr>
            <w:rFonts w:ascii="Cambria" w:hAnsi="Cambria"/>
            <w:sz w:val="28"/>
            <w:szCs w:val="28"/>
          </w:rPr>
          <w:delText>literally</w:delText>
        </w:r>
      </w:del>
      <w:ins w:id="8542" w:author="Daisy Watt" w:date="2026-06-22T09:04:00Z" w16du:dateUtc="2026-06-22T07:04:00Z">
        <w:r w:rsidR="004F63F4">
          <w:rPr>
            <w:rFonts w:ascii="Cambria" w:hAnsi="Cambria"/>
            <w:sz w:val="28"/>
            <w:szCs w:val="28"/>
          </w:rPr>
          <w:t>tens, if not</w:t>
        </w:r>
      </w:ins>
      <w:r w:rsidR="003D192E">
        <w:rPr>
          <w:rFonts w:ascii="Cambria" w:hAnsi="Cambria"/>
          <w:sz w:val="28"/>
          <w:szCs w:val="28"/>
        </w:rPr>
        <w:t xml:space="preserve"> </w:t>
      </w:r>
      <w:r w:rsidR="00074D3F">
        <w:rPr>
          <w:rFonts w:ascii="Cambria" w:hAnsi="Cambria"/>
          <w:sz w:val="28"/>
          <w:szCs w:val="28"/>
        </w:rPr>
        <w:t>hundreds</w:t>
      </w:r>
      <w:ins w:id="8543" w:author="Daisy Watt" w:date="2026-06-22T09:05:00Z" w16du:dateUtc="2026-06-22T07:05:00Z">
        <w:r w:rsidR="004F63F4">
          <w:rPr>
            <w:rFonts w:ascii="Cambria" w:hAnsi="Cambria"/>
            <w:sz w:val="28"/>
            <w:szCs w:val="28"/>
          </w:rPr>
          <w:t>,</w:t>
        </w:r>
      </w:ins>
      <w:r w:rsidR="00074D3F">
        <w:rPr>
          <w:rFonts w:ascii="Cambria" w:hAnsi="Cambria"/>
          <w:sz w:val="28"/>
          <w:szCs w:val="28"/>
        </w:rPr>
        <w:t xml:space="preserve"> </w:t>
      </w:r>
      <w:del w:id="8544" w:author="Daisy Watt" w:date="2026-06-22T09:05:00Z" w16du:dateUtc="2026-06-22T07:05:00Z">
        <w:r>
          <w:rPr>
            <w:rFonts w:ascii="Cambria" w:hAnsi="Cambria"/>
            <w:sz w:val="28"/>
            <w:szCs w:val="28"/>
          </w:rPr>
          <w:delText xml:space="preserve">– if not tens - </w:delText>
        </w:r>
      </w:del>
      <w:r w:rsidR="00074D3F">
        <w:rPr>
          <w:rFonts w:ascii="Cambria" w:hAnsi="Cambria"/>
          <w:sz w:val="28"/>
          <w:szCs w:val="28"/>
        </w:rPr>
        <w:t xml:space="preserve">of messages </w:t>
      </w:r>
      <w:r w:rsidR="00B7790B">
        <w:rPr>
          <w:rFonts w:ascii="Cambria" w:hAnsi="Cambria"/>
          <w:sz w:val="28"/>
          <w:szCs w:val="28"/>
        </w:rPr>
        <w:t>–</w:t>
      </w:r>
      <w:r w:rsidR="00D80723">
        <w:rPr>
          <w:rFonts w:ascii="Cambria" w:hAnsi="Cambria"/>
          <w:sz w:val="28"/>
          <w:szCs w:val="28"/>
        </w:rPr>
        <w:t xml:space="preserve"> </w:t>
      </w:r>
      <w:r w:rsidR="00074D3F">
        <w:rPr>
          <w:rFonts w:ascii="Cambria" w:hAnsi="Cambria"/>
          <w:sz w:val="28"/>
          <w:szCs w:val="28"/>
        </w:rPr>
        <w:t>from</w:t>
      </w:r>
      <w:r w:rsidR="00B7790B">
        <w:rPr>
          <w:rFonts w:ascii="Cambria" w:hAnsi="Cambria"/>
          <w:sz w:val="28"/>
          <w:szCs w:val="28"/>
        </w:rPr>
        <w:t xml:space="preserve"> friends, old acquaintances</w:t>
      </w:r>
      <w:ins w:id="8545" w:author="Claire S" w:date="2026-06-03T19:11:00Z" w16du:dateUtc="2026-06-03T18:11:00Z">
        <w:r w:rsidR="001D1AAF">
          <w:rPr>
            <w:rFonts w:ascii="Cambria" w:hAnsi="Cambria"/>
            <w:sz w:val="28"/>
            <w:szCs w:val="28"/>
          </w:rPr>
          <w:t>,</w:t>
        </w:r>
      </w:ins>
      <w:r w:rsidR="00393C6D">
        <w:rPr>
          <w:rFonts w:ascii="Cambria" w:hAnsi="Cambria"/>
          <w:sz w:val="28"/>
          <w:szCs w:val="28"/>
        </w:rPr>
        <w:t xml:space="preserve"> and som</w:t>
      </w:r>
      <w:ins w:id="8546" w:author="Claire S" w:date="2026-06-03T19:11:00Z" w16du:dateUtc="2026-06-03T18:11:00Z">
        <w:r w:rsidR="001D1AAF">
          <w:rPr>
            <w:rFonts w:ascii="Cambria" w:hAnsi="Cambria"/>
            <w:sz w:val="28"/>
            <w:szCs w:val="28"/>
          </w:rPr>
          <w:t>e</w:t>
        </w:r>
      </w:ins>
      <w:del w:id="8547" w:author="Claire S" w:date="2026-06-03T19:11:00Z" w16du:dateUtc="2026-06-03T18:11:00Z">
        <w:r w:rsidR="00393C6D" w:rsidDel="001D1AAF">
          <w:rPr>
            <w:rFonts w:ascii="Cambria" w:hAnsi="Cambria"/>
            <w:sz w:val="28"/>
            <w:szCs w:val="28"/>
          </w:rPr>
          <w:delText>e of her</w:delText>
        </w:r>
      </w:del>
      <w:r w:rsidR="00393C6D">
        <w:rPr>
          <w:rFonts w:ascii="Cambria" w:hAnsi="Cambria"/>
          <w:sz w:val="28"/>
          <w:szCs w:val="28"/>
        </w:rPr>
        <w:t xml:space="preserve"> Langley colleagues</w:t>
      </w:r>
      <w:ins w:id="8548" w:author="Claire S" w:date="2026-06-03T19:11:00Z" w16du:dateUtc="2026-06-03T18:11:00Z">
        <w:r w:rsidR="001D1AAF">
          <w:rPr>
            <w:rFonts w:ascii="Cambria" w:hAnsi="Cambria"/>
            <w:sz w:val="28"/>
            <w:szCs w:val="28"/>
          </w:rPr>
          <w:t>,</w:t>
        </w:r>
      </w:ins>
      <w:r w:rsidR="00B7790B">
        <w:rPr>
          <w:rFonts w:ascii="Cambria" w:hAnsi="Cambria"/>
          <w:sz w:val="28"/>
          <w:szCs w:val="28"/>
        </w:rPr>
        <w:t xml:space="preserve"> commiserating</w:t>
      </w:r>
      <w:r w:rsidR="004D1479">
        <w:rPr>
          <w:rFonts w:ascii="Cambria" w:hAnsi="Cambria"/>
          <w:sz w:val="28"/>
          <w:szCs w:val="28"/>
        </w:rPr>
        <w:t>.  L</w:t>
      </w:r>
      <w:r w:rsidR="00B7790B">
        <w:rPr>
          <w:rFonts w:ascii="Cambria" w:hAnsi="Cambria"/>
          <w:sz w:val="28"/>
          <w:szCs w:val="28"/>
        </w:rPr>
        <w:t xml:space="preserve">ess </w:t>
      </w:r>
      <w:r w:rsidR="00393C6D">
        <w:rPr>
          <w:rFonts w:ascii="Cambria" w:hAnsi="Cambria"/>
          <w:sz w:val="28"/>
          <w:szCs w:val="28"/>
        </w:rPr>
        <w:t>sympathetic</w:t>
      </w:r>
      <w:r w:rsidR="00B7790B">
        <w:rPr>
          <w:rFonts w:ascii="Cambria" w:hAnsi="Cambria"/>
          <w:sz w:val="28"/>
          <w:szCs w:val="28"/>
        </w:rPr>
        <w:t xml:space="preserve"> </w:t>
      </w:r>
      <w:r w:rsidR="00393C6D">
        <w:rPr>
          <w:rFonts w:ascii="Cambria" w:hAnsi="Cambria"/>
          <w:sz w:val="28"/>
          <w:szCs w:val="28"/>
        </w:rPr>
        <w:t xml:space="preserve">were messages </w:t>
      </w:r>
      <w:r w:rsidR="00B7790B">
        <w:rPr>
          <w:rFonts w:ascii="Cambria" w:hAnsi="Cambria"/>
          <w:sz w:val="28"/>
          <w:szCs w:val="28"/>
        </w:rPr>
        <w:t>from</w:t>
      </w:r>
      <w:r w:rsidR="00074D3F">
        <w:rPr>
          <w:rFonts w:ascii="Cambria" w:hAnsi="Cambria"/>
          <w:sz w:val="28"/>
          <w:szCs w:val="28"/>
        </w:rPr>
        <w:t xml:space="preserve"> </w:t>
      </w:r>
      <w:ins w:id="8549" w:author="Claire S" w:date="2026-05-27T14:09:00Z" w16du:dateUtc="2026-05-27T13:09:00Z">
        <w:r w:rsidR="00EF7DA6">
          <w:rPr>
            <w:rFonts w:ascii="Cambria" w:hAnsi="Cambria"/>
            <w:sz w:val="28"/>
            <w:szCs w:val="28"/>
          </w:rPr>
          <w:t>bot</w:t>
        </w:r>
      </w:ins>
      <w:ins w:id="8550" w:author="Claire S" w:date="2026-06-03T19:11:00Z" w16du:dateUtc="2026-06-03T18:11:00Z">
        <w:r w:rsidR="001D1AAF">
          <w:rPr>
            <w:rFonts w:ascii="Cambria" w:hAnsi="Cambria"/>
            <w:sz w:val="28"/>
            <w:szCs w:val="28"/>
          </w:rPr>
          <w:t>h</w:t>
        </w:r>
      </w:ins>
      <w:ins w:id="8551" w:author="Claire S" w:date="2026-05-27T14:09:00Z" w16du:dateUtc="2026-05-27T13:09:00Z">
        <w:r w:rsidR="00EF7DA6">
          <w:rPr>
            <w:rFonts w:ascii="Cambria" w:hAnsi="Cambria"/>
            <w:sz w:val="28"/>
            <w:szCs w:val="28"/>
          </w:rPr>
          <w:t xml:space="preserve"> </w:t>
        </w:r>
      </w:ins>
      <w:r w:rsidR="00074D3F">
        <w:rPr>
          <w:rFonts w:ascii="Cambria" w:hAnsi="Cambria"/>
          <w:sz w:val="28"/>
          <w:szCs w:val="28"/>
        </w:rPr>
        <w:t>Ruth</w:t>
      </w:r>
      <w:r w:rsidR="004D1479">
        <w:rPr>
          <w:rFonts w:ascii="Cambria" w:hAnsi="Cambria"/>
          <w:sz w:val="28"/>
          <w:szCs w:val="28"/>
        </w:rPr>
        <w:t xml:space="preserve"> </w:t>
      </w:r>
      <w:r w:rsidR="003D192E">
        <w:rPr>
          <w:rFonts w:ascii="Cambria" w:hAnsi="Cambria"/>
          <w:sz w:val="28"/>
          <w:szCs w:val="28"/>
        </w:rPr>
        <w:t>and</w:t>
      </w:r>
      <w:ins w:id="8552" w:author="Claire S" w:date="2026-05-27T14:09:00Z" w16du:dateUtc="2026-05-27T13:09:00Z">
        <w:r w:rsidR="00EF7DA6">
          <w:rPr>
            <w:rFonts w:ascii="Cambria" w:hAnsi="Cambria"/>
            <w:sz w:val="28"/>
            <w:szCs w:val="28"/>
          </w:rPr>
          <w:t xml:space="preserve"> also </w:t>
        </w:r>
      </w:ins>
      <w:ins w:id="8553" w:author="Claire S" w:date="2026-06-03T19:12:00Z" w16du:dateUtc="2026-06-03T18:12:00Z">
        <w:r w:rsidR="00815746">
          <w:rPr>
            <w:rFonts w:ascii="Cambria" w:hAnsi="Cambria"/>
            <w:sz w:val="28"/>
            <w:szCs w:val="28"/>
          </w:rPr>
          <w:t xml:space="preserve">their boring brother, Miles, </w:t>
        </w:r>
      </w:ins>
      <w:ins w:id="8554" w:author="Claire S" w:date="2026-05-27T14:09:00Z" w16du:dateUtc="2026-05-27T13:09:00Z">
        <w:r w:rsidR="00EF7DA6">
          <w:rPr>
            <w:rFonts w:ascii="Cambria" w:hAnsi="Cambria"/>
            <w:sz w:val="28"/>
            <w:szCs w:val="28"/>
          </w:rPr>
          <w:t>the Langley CO</w:t>
        </w:r>
      </w:ins>
      <w:ins w:id="8555" w:author="Claire S" w:date="2026-06-03T19:12:00Z" w16du:dateUtc="2026-06-03T18:12:00Z">
        <w:r w:rsidR="00815746">
          <w:rPr>
            <w:rFonts w:ascii="Cambria" w:hAnsi="Cambria"/>
            <w:sz w:val="28"/>
            <w:szCs w:val="28"/>
          </w:rPr>
          <w:t>O</w:t>
        </w:r>
      </w:ins>
      <w:del w:id="8556" w:author="Claire S" w:date="2026-06-03T19:12:00Z" w16du:dateUtc="2026-06-03T18:12:00Z">
        <w:r w:rsidR="003D192E" w:rsidDel="00815746">
          <w:rPr>
            <w:rFonts w:ascii="Cambria" w:hAnsi="Cambria"/>
            <w:sz w:val="28"/>
            <w:szCs w:val="28"/>
          </w:rPr>
          <w:delText xml:space="preserve"> </w:delText>
        </w:r>
      </w:del>
      <w:del w:id="8557" w:author="Claire S" w:date="2026-05-27T14:09:00Z" w16du:dateUtc="2026-05-27T13:09:00Z">
        <w:r w:rsidR="00393C6D" w:rsidDel="00EF7DA6">
          <w:rPr>
            <w:rFonts w:ascii="Cambria" w:hAnsi="Cambria"/>
            <w:sz w:val="28"/>
            <w:szCs w:val="28"/>
          </w:rPr>
          <w:delText xml:space="preserve">her </w:delText>
        </w:r>
        <w:r w:rsidR="003D192E" w:rsidDel="00EF7DA6">
          <w:rPr>
            <w:rFonts w:ascii="Cambria" w:hAnsi="Cambria"/>
            <w:sz w:val="28"/>
            <w:szCs w:val="28"/>
          </w:rPr>
          <w:delText xml:space="preserve">bloody </w:delText>
        </w:r>
      </w:del>
      <w:del w:id="8558" w:author="Claire S" w:date="2026-06-03T19:12:00Z" w16du:dateUtc="2026-06-03T18:12:00Z">
        <w:r w:rsidR="00A9715F" w:rsidDel="00815746">
          <w:rPr>
            <w:rFonts w:ascii="Cambria" w:hAnsi="Cambria"/>
            <w:sz w:val="28"/>
            <w:szCs w:val="28"/>
          </w:rPr>
          <w:delText xml:space="preserve">boring </w:delText>
        </w:r>
        <w:r w:rsidR="00393C6D" w:rsidDel="00815746">
          <w:rPr>
            <w:rFonts w:ascii="Cambria" w:hAnsi="Cambria"/>
            <w:sz w:val="28"/>
            <w:szCs w:val="28"/>
          </w:rPr>
          <w:delText>brother</w:delText>
        </w:r>
        <w:r w:rsidR="004D1479" w:rsidDel="00815746">
          <w:rPr>
            <w:rFonts w:ascii="Cambria" w:hAnsi="Cambria"/>
            <w:sz w:val="28"/>
            <w:szCs w:val="28"/>
          </w:rPr>
          <w:delText>,</w:delText>
        </w:r>
        <w:r w:rsidR="00393C6D" w:rsidDel="00815746">
          <w:rPr>
            <w:rFonts w:ascii="Cambria" w:hAnsi="Cambria"/>
            <w:sz w:val="28"/>
            <w:szCs w:val="28"/>
          </w:rPr>
          <w:delText xml:space="preserve"> </w:delText>
        </w:r>
        <w:r w:rsidR="003D192E" w:rsidDel="00815746">
          <w:rPr>
            <w:rFonts w:ascii="Cambria" w:hAnsi="Cambria"/>
            <w:sz w:val="28"/>
            <w:szCs w:val="28"/>
          </w:rPr>
          <w:delText>Miles</w:delText>
        </w:r>
      </w:del>
      <w:r w:rsidR="003D192E">
        <w:rPr>
          <w:rFonts w:ascii="Cambria" w:hAnsi="Cambria"/>
          <w:sz w:val="28"/>
          <w:szCs w:val="28"/>
        </w:rPr>
        <w:t>.</w:t>
      </w:r>
    </w:p>
    <w:p w14:paraId="42F10FCC" w14:textId="570F095A" w:rsidR="001B6486" w:rsidRDefault="00E16136" w:rsidP="001B6486">
      <w:pPr>
        <w:spacing w:line="360" w:lineRule="auto"/>
        <w:contextualSpacing/>
        <w:rPr>
          <w:rFonts w:ascii="Cambria" w:hAnsi="Cambria"/>
          <w:sz w:val="28"/>
          <w:szCs w:val="28"/>
        </w:rPr>
      </w:pPr>
      <w:r>
        <w:rPr>
          <w:rFonts w:ascii="Cambria" w:hAnsi="Cambria"/>
          <w:sz w:val="28"/>
          <w:szCs w:val="28"/>
        </w:rPr>
        <w:tab/>
        <w:t>‘</w:t>
      </w:r>
      <w:commentRangeStart w:id="8559"/>
      <w:r>
        <w:rPr>
          <w:rFonts w:ascii="Cambria" w:hAnsi="Cambria"/>
          <w:sz w:val="28"/>
          <w:szCs w:val="28"/>
        </w:rPr>
        <w:t>M</w:t>
      </w:r>
      <w:r w:rsidR="002D22FC">
        <w:rPr>
          <w:rFonts w:ascii="Cambria" w:hAnsi="Cambria"/>
          <w:sz w:val="28"/>
          <w:szCs w:val="28"/>
        </w:rPr>
        <w:t>r</w:t>
      </w:r>
      <w:r>
        <w:rPr>
          <w:rFonts w:ascii="Cambria" w:hAnsi="Cambria"/>
          <w:sz w:val="28"/>
          <w:szCs w:val="28"/>
        </w:rPr>
        <w:t>s</w:t>
      </w:r>
      <w:commentRangeEnd w:id="8559"/>
      <w:r w:rsidR="004F63F4">
        <w:rPr>
          <w:rStyle w:val="CommentReference"/>
          <w:rFonts w:ascii="Cambria" w:hAnsi="Cambria"/>
          <w:sz w:val="28"/>
          <w:szCs w:val="28"/>
        </w:rPr>
        <w:commentReference w:id="8559"/>
      </w:r>
      <w:r>
        <w:rPr>
          <w:rFonts w:ascii="Cambria" w:hAnsi="Cambria"/>
          <w:sz w:val="28"/>
          <w:szCs w:val="28"/>
        </w:rPr>
        <w:t xml:space="preserve"> Savannah,’ </w:t>
      </w:r>
      <w:r w:rsidR="001B6486" w:rsidRPr="002B761B">
        <w:rPr>
          <w:rFonts w:ascii="Cambria" w:hAnsi="Cambria"/>
          <w:sz w:val="28"/>
          <w:szCs w:val="28"/>
        </w:rPr>
        <w:t>the housekeeper interrupted</w:t>
      </w:r>
      <w:r w:rsidR="001B6486">
        <w:rPr>
          <w:rFonts w:ascii="Cambria" w:hAnsi="Cambria"/>
          <w:sz w:val="28"/>
          <w:szCs w:val="28"/>
        </w:rPr>
        <w:t xml:space="preserve"> Savannah’s trawl through her </w:t>
      </w:r>
      <w:r w:rsidR="006D4B27">
        <w:rPr>
          <w:rFonts w:ascii="Cambria" w:hAnsi="Cambria"/>
          <w:sz w:val="28"/>
          <w:szCs w:val="28"/>
        </w:rPr>
        <w:t xml:space="preserve">sympathy </w:t>
      </w:r>
      <w:del w:id="8560" w:author="Claire S" w:date="2026-06-03T19:12:00Z" w16du:dateUtc="2026-06-03T18:12:00Z">
        <w:r w:rsidR="006D4B27" w:rsidDel="00815746">
          <w:rPr>
            <w:rFonts w:ascii="Cambria" w:hAnsi="Cambria"/>
            <w:sz w:val="28"/>
            <w:szCs w:val="28"/>
          </w:rPr>
          <w:delText>emails</w:delText>
        </w:r>
      </w:del>
      <w:ins w:id="8561" w:author="Claire S" w:date="2026-06-03T19:12:00Z" w16du:dateUtc="2026-06-03T18:12:00Z">
        <w:r w:rsidR="00815746">
          <w:rPr>
            <w:rFonts w:ascii="Cambria" w:hAnsi="Cambria"/>
            <w:sz w:val="28"/>
            <w:szCs w:val="28"/>
          </w:rPr>
          <w:t>messages</w:t>
        </w:r>
      </w:ins>
      <w:r w:rsidR="001B6486">
        <w:rPr>
          <w:rFonts w:ascii="Cambria" w:hAnsi="Cambria"/>
          <w:sz w:val="28"/>
          <w:szCs w:val="28"/>
        </w:rPr>
        <w:t xml:space="preserve">. ‘The young lady </w:t>
      </w:r>
      <w:r w:rsidR="004D1479">
        <w:rPr>
          <w:rFonts w:ascii="Cambria" w:hAnsi="Cambria"/>
          <w:sz w:val="28"/>
          <w:szCs w:val="28"/>
        </w:rPr>
        <w:t>yesterday</w:t>
      </w:r>
      <w:r w:rsidR="001B6486">
        <w:rPr>
          <w:rFonts w:ascii="Cambria" w:hAnsi="Cambria"/>
          <w:sz w:val="28"/>
          <w:szCs w:val="28"/>
        </w:rPr>
        <w:t xml:space="preserve"> left you </w:t>
      </w:r>
      <w:ins w:id="8562" w:author="Claire S" w:date="2026-05-27T14:09:00Z" w16du:dateUtc="2026-05-27T13:09:00Z">
        <w:r w:rsidR="00B66645">
          <w:rPr>
            <w:rFonts w:ascii="Cambria" w:hAnsi="Cambria"/>
            <w:sz w:val="28"/>
            <w:szCs w:val="28"/>
          </w:rPr>
          <w:t>note</w:t>
        </w:r>
      </w:ins>
      <w:del w:id="8563" w:author="Claire S" w:date="2026-05-27T14:09:00Z" w16du:dateUtc="2026-05-27T13:09:00Z">
        <w:r w:rsidR="001B6486" w:rsidDel="00B66645">
          <w:rPr>
            <w:rFonts w:ascii="Cambria" w:hAnsi="Cambria"/>
            <w:sz w:val="28"/>
            <w:szCs w:val="28"/>
          </w:rPr>
          <w:delText>this</w:delText>
        </w:r>
      </w:del>
      <w:r w:rsidR="001B6486">
        <w:rPr>
          <w:rFonts w:ascii="Cambria" w:hAnsi="Cambria"/>
          <w:sz w:val="28"/>
          <w:szCs w:val="28"/>
        </w:rPr>
        <w:t>.’</w:t>
      </w:r>
      <w:r w:rsidR="00F3625F">
        <w:rPr>
          <w:rFonts w:ascii="Cambria" w:hAnsi="Cambria"/>
          <w:sz w:val="28"/>
          <w:szCs w:val="28"/>
        </w:rPr>
        <w:t xml:space="preserve"> </w:t>
      </w:r>
    </w:p>
    <w:p w14:paraId="7ACABD77" w14:textId="0CC5340B" w:rsidR="00F3625F" w:rsidRDefault="002D22FC" w:rsidP="00F3625F">
      <w:pPr>
        <w:spacing w:line="360" w:lineRule="auto"/>
        <w:contextualSpacing/>
        <w:rPr>
          <w:rFonts w:ascii="Cambria" w:hAnsi="Cambria"/>
          <w:sz w:val="28"/>
          <w:szCs w:val="28"/>
        </w:rPr>
      </w:pPr>
      <w:r>
        <w:rPr>
          <w:rFonts w:ascii="Cambria" w:hAnsi="Cambria"/>
          <w:sz w:val="28"/>
          <w:szCs w:val="28"/>
        </w:rPr>
        <w:tab/>
        <w:t>‘</w:t>
      </w:r>
      <w:ins w:id="8564" w:author="Claire S" w:date="2026-05-27T14:09:00Z" w16du:dateUtc="2026-05-27T13:09:00Z">
        <w:r w:rsidR="00EF7DA6">
          <w:rPr>
            <w:rFonts w:ascii="Cambria" w:hAnsi="Cambria"/>
            <w:sz w:val="28"/>
            <w:szCs w:val="28"/>
          </w:rPr>
          <w:t>This?</w:t>
        </w:r>
      </w:ins>
      <w:del w:id="8565" w:author="Claire S" w:date="2026-06-03T19:12:00Z" w16du:dateUtc="2026-06-03T18:12:00Z">
        <w:r w:rsidDel="00E132EE">
          <w:rPr>
            <w:rFonts w:ascii="Cambria" w:hAnsi="Cambria"/>
            <w:sz w:val="28"/>
            <w:szCs w:val="28"/>
          </w:rPr>
          <w:delText xml:space="preserve">How did she get </w:delText>
        </w:r>
      </w:del>
      <w:del w:id="8566" w:author="Claire S" w:date="2026-05-27T14:09:00Z" w16du:dateUtc="2026-05-27T13:09:00Z">
        <w:r w:rsidDel="00EF7DA6">
          <w:rPr>
            <w:rFonts w:ascii="Cambria" w:hAnsi="Cambria"/>
            <w:sz w:val="28"/>
            <w:szCs w:val="28"/>
          </w:rPr>
          <w:delText>this</w:delText>
        </w:r>
      </w:del>
      <w:del w:id="8567" w:author="Claire S" w:date="2026-06-03T19:12:00Z" w16du:dateUtc="2026-06-03T18:12:00Z">
        <w:r w:rsidDel="00E132EE">
          <w:rPr>
            <w:rFonts w:ascii="Cambria" w:hAnsi="Cambria"/>
            <w:sz w:val="28"/>
            <w:szCs w:val="28"/>
          </w:rPr>
          <w:delText>?</w:delText>
        </w:r>
      </w:del>
      <w:r>
        <w:rPr>
          <w:rFonts w:ascii="Cambria" w:hAnsi="Cambria"/>
          <w:sz w:val="28"/>
          <w:szCs w:val="28"/>
        </w:rPr>
        <w:t>’</w:t>
      </w:r>
      <w:r w:rsidR="00F3625F">
        <w:rPr>
          <w:rFonts w:ascii="Cambria" w:hAnsi="Cambria"/>
          <w:sz w:val="28"/>
          <w:szCs w:val="28"/>
        </w:rPr>
        <w:t xml:space="preserve"> Savannah</w:t>
      </w:r>
      <w:r w:rsidR="006F5117">
        <w:rPr>
          <w:rFonts w:ascii="Cambria" w:hAnsi="Cambria"/>
          <w:sz w:val="28"/>
          <w:szCs w:val="28"/>
        </w:rPr>
        <w:t xml:space="preserve"> turned it over to see </w:t>
      </w:r>
      <w:ins w:id="8568" w:author="Claire S" w:date="2026-05-27T14:09:00Z" w16du:dateUtc="2026-05-27T13:09:00Z">
        <w:r w:rsidR="00B66645">
          <w:rPr>
            <w:rFonts w:ascii="Cambria" w:hAnsi="Cambria"/>
            <w:sz w:val="28"/>
            <w:szCs w:val="28"/>
          </w:rPr>
          <w:t>the not</w:t>
        </w:r>
      </w:ins>
      <w:ins w:id="8569" w:author="Claire S" w:date="2026-05-27T14:10:00Z" w16du:dateUtc="2026-05-27T13:10:00Z">
        <w:r w:rsidR="00B66645">
          <w:rPr>
            <w:rFonts w:ascii="Cambria" w:hAnsi="Cambria"/>
            <w:sz w:val="28"/>
            <w:szCs w:val="28"/>
          </w:rPr>
          <w:t xml:space="preserve">e was </w:t>
        </w:r>
      </w:ins>
      <w:del w:id="8570" w:author="Claire S" w:date="2026-05-27T14:09:00Z" w16du:dateUtc="2026-05-27T13:09:00Z">
        <w:r w:rsidR="006F5117" w:rsidDel="00B66645">
          <w:rPr>
            <w:rFonts w:ascii="Cambria" w:hAnsi="Cambria"/>
            <w:sz w:val="28"/>
            <w:szCs w:val="28"/>
          </w:rPr>
          <w:delText>i</w:delText>
        </w:r>
      </w:del>
      <w:del w:id="8571" w:author="Claire S" w:date="2026-05-27T14:10:00Z" w16du:dateUtc="2026-05-27T13:10:00Z">
        <w:r w:rsidR="006F5117" w:rsidDel="00B66645">
          <w:rPr>
            <w:rFonts w:ascii="Cambria" w:hAnsi="Cambria"/>
            <w:sz w:val="28"/>
            <w:szCs w:val="28"/>
          </w:rPr>
          <w:delText xml:space="preserve">t had been </w:delText>
        </w:r>
      </w:del>
      <w:r w:rsidR="006F5117">
        <w:rPr>
          <w:rFonts w:ascii="Cambria" w:hAnsi="Cambria"/>
          <w:sz w:val="28"/>
          <w:szCs w:val="28"/>
        </w:rPr>
        <w:t>written on one of her own</w:t>
      </w:r>
      <w:del w:id="8572" w:author="Claire S" w:date="2026-05-27T14:10:00Z" w16du:dateUtc="2026-05-27T13:10:00Z">
        <w:r w:rsidR="006F5117" w:rsidDel="00B66645">
          <w:rPr>
            <w:rFonts w:ascii="Cambria" w:hAnsi="Cambria"/>
            <w:sz w:val="28"/>
            <w:szCs w:val="28"/>
          </w:rPr>
          <w:delText xml:space="preserve"> </w:delText>
        </w:r>
      </w:del>
      <w:del w:id="8573" w:author="Claire S" w:date="2026-05-11T14:25:00Z" w16du:dateUtc="2026-05-11T13:25:00Z">
        <w:r w:rsidR="006F5117">
          <w:rPr>
            <w:rFonts w:ascii="Cambria" w:hAnsi="Cambria"/>
            <w:sz w:val="28"/>
            <w:szCs w:val="28"/>
          </w:rPr>
          <w:delText xml:space="preserve">posh </w:delText>
        </w:r>
      </w:del>
      <w:ins w:id="8574" w:author="Claire S" w:date="2026-05-11T14:25:00Z" w16du:dateUtc="2026-05-11T13:25:00Z">
        <w:r w:rsidR="00704067">
          <w:rPr>
            <w:rFonts w:ascii="Cambria" w:hAnsi="Cambria"/>
            <w:sz w:val="28"/>
            <w:szCs w:val="28"/>
          </w:rPr>
          <w:t xml:space="preserve"> </w:t>
        </w:r>
      </w:ins>
      <w:del w:id="8575" w:author="Claire S" w:date="2026-05-27T14:10:00Z" w16du:dateUtc="2026-05-27T13:10:00Z">
        <w:r w:rsidR="006F5117" w:rsidDel="00B66645">
          <w:rPr>
            <w:rFonts w:ascii="Cambria" w:hAnsi="Cambria"/>
            <w:sz w:val="28"/>
            <w:szCs w:val="28"/>
          </w:rPr>
          <w:delText xml:space="preserve">embossed </w:delText>
        </w:r>
      </w:del>
      <w:ins w:id="8576" w:author="Claire S" w:date="2026-05-27T14:10:00Z" w16du:dateUtc="2026-05-27T13:10:00Z">
        <w:r w:rsidR="00B66645">
          <w:rPr>
            <w:rFonts w:ascii="Cambria" w:hAnsi="Cambria"/>
            <w:sz w:val="28"/>
            <w:szCs w:val="28"/>
          </w:rPr>
          <w:t xml:space="preserve">smart </w:t>
        </w:r>
      </w:ins>
      <w:r w:rsidR="006F5117">
        <w:rPr>
          <w:rFonts w:ascii="Cambria" w:hAnsi="Cambria"/>
          <w:sz w:val="28"/>
          <w:szCs w:val="28"/>
        </w:rPr>
        <w:t>cards, her name</w:t>
      </w:r>
      <w:ins w:id="8577" w:author="Claire S" w:date="2026-05-27T14:10:00Z" w16du:dateUtc="2026-05-27T13:10:00Z">
        <w:r w:rsidR="00B66645">
          <w:rPr>
            <w:rFonts w:ascii="Cambria" w:hAnsi="Cambria"/>
            <w:sz w:val="28"/>
            <w:szCs w:val="28"/>
          </w:rPr>
          <w:t xml:space="preserve"> embossed</w:t>
        </w:r>
      </w:ins>
      <w:r w:rsidR="006F5117">
        <w:rPr>
          <w:rFonts w:ascii="Cambria" w:hAnsi="Cambria"/>
          <w:sz w:val="28"/>
          <w:szCs w:val="28"/>
        </w:rPr>
        <w:t xml:space="preserve"> in swirly black font at the top.</w:t>
      </w:r>
      <w:r w:rsidR="00F3625F">
        <w:rPr>
          <w:rFonts w:ascii="Cambria" w:hAnsi="Cambria"/>
          <w:sz w:val="28"/>
          <w:szCs w:val="28"/>
        </w:rPr>
        <w:t xml:space="preserve"> </w:t>
      </w:r>
      <w:r w:rsidR="006F5117">
        <w:rPr>
          <w:rFonts w:ascii="Cambria" w:hAnsi="Cambria"/>
          <w:sz w:val="28"/>
          <w:szCs w:val="28"/>
        </w:rPr>
        <w:t xml:space="preserve">She </w:t>
      </w:r>
      <w:r w:rsidR="00F3625F">
        <w:rPr>
          <w:rFonts w:ascii="Cambria" w:hAnsi="Cambria"/>
          <w:sz w:val="28"/>
          <w:szCs w:val="28"/>
        </w:rPr>
        <w:t xml:space="preserve">gazed at </w:t>
      </w:r>
      <w:del w:id="8578" w:author="Claire S" w:date="2026-05-11T14:25:00Z" w16du:dateUtc="2026-05-11T13:25:00Z">
        <w:r w:rsidR="00F3625F">
          <w:rPr>
            <w:rFonts w:ascii="Cambria" w:hAnsi="Cambria"/>
            <w:sz w:val="28"/>
            <w:szCs w:val="28"/>
          </w:rPr>
          <w:delText xml:space="preserve">the </w:delText>
        </w:r>
      </w:del>
      <w:ins w:id="8579" w:author="Claire S" w:date="2026-05-11T14:25:00Z" w16du:dateUtc="2026-05-11T13:25:00Z">
        <w:r w:rsidR="00222A90">
          <w:rPr>
            <w:rFonts w:ascii="Cambria" w:hAnsi="Cambria"/>
            <w:sz w:val="28"/>
            <w:szCs w:val="28"/>
          </w:rPr>
          <w:t xml:space="preserve">Violet’s </w:t>
        </w:r>
      </w:ins>
      <w:r w:rsidR="00F3625F">
        <w:rPr>
          <w:rFonts w:ascii="Cambria" w:hAnsi="Cambria"/>
          <w:sz w:val="28"/>
          <w:szCs w:val="28"/>
        </w:rPr>
        <w:t>handwriting: large and neat, childish even.</w:t>
      </w:r>
      <w:ins w:id="8580" w:author="Claire S" w:date="2026-06-03T19:12:00Z" w16du:dateUtc="2026-06-03T18:12:00Z">
        <w:r w:rsidR="00E132EE">
          <w:rPr>
            <w:rFonts w:ascii="Cambria" w:hAnsi="Cambria"/>
            <w:sz w:val="28"/>
            <w:szCs w:val="28"/>
          </w:rPr>
          <w:t xml:space="preserve"> </w:t>
        </w:r>
      </w:ins>
      <w:ins w:id="8581" w:author="Claire S" w:date="2026-06-03T19:13:00Z" w16du:dateUtc="2026-06-03T18:13:00Z">
        <w:r w:rsidR="004D79D2">
          <w:rPr>
            <w:rFonts w:ascii="Cambria" w:hAnsi="Cambria"/>
            <w:sz w:val="28"/>
            <w:szCs w:val="28"/>
          </w:rPr>
          <w:t>‘</w:t>
        </w:r>
      </w:ins>
      <w:ins w:id="8582" w:author="Claire S" w:date="2026-06-03T19:12:00Z" w16du:dateUtc="2026-06-03T18:12:00Z">
        <w:r w:rsidR="004D79D2">
          <w:rPr>
            <w:rFonts w:ascii="Cambria" w:hAnsi="Cambria"/>
            <w:sz w:val="28"/>
            <w:szCs w:val="28"/>
          </w:rPr>
          <w:t xml:space="preserve">How did she get </w:t>
        </w:r>
      </w:ins>
      <w:ins w:id="8583" w:author="Claire S" w:date="2026-06-03T19:13:00Z" w16du:dateUtc="2026-06-03T18:13:00Z">
        <w:r w:rsidR="004D79D2">
          <w:rPr>
            <w:rFonts w:ascii="Cambria" w:hAnsi="Cambria"/>
            <w:sz w:val="28"/>
            <w:szCs w:val="28"/>
          </w:rPr>
          <w:t>one of my cards</w:t>
        </w:r>
      </w:ins>
      <w:ins w:id="8584" w:author="Claire S" w:date="2026-06-03T19:12:00Z" w16du:dateUtc="2026-06-03T18:12:00Z">
        <w:r w:rsidR="004D79D2">
          <w:rPr>
            <w:rFonts w:ascii="Cambria" w:hAnsi="Cambria"/>
            <w:sz w:val="28"/>
            <w:szCs w:val="28"/>
          </w:rPr>
          <w:t>?</w:t>
        </w:r>
      </w:ins>
      <w:ins w:id="8585" w:author="Claire S" w:date="2026-06-03T19:13:00Z" w16du:dateUtc="2026-06-03T18:13:00Z">
        <w:r w:rsidR="004D79D2">
          <w:rPr>
            <w:rFonts w:ascii="Cambria" w:hAnsi="Cambria"/>
            <w:sz w:val="28"/>
            <w:szCs w:val="28"/>
          </w:rPr>
          <w:t>’</w:t>
        </w:r>
      </w:ins>
    </w:p>
    <w:p w14:paraId="0AA50530" w14:textId="69F96E77" w:rsidR="002D22FC" w:rsidRDefault="002D22FC" w:rsidP="001B6486">
      <w:pPr>
        <w:spacing w:line="360" w:lineRule="auto"/>
        <w:contextualSpacing/>
        <w:rPr>
          <w:rFonts w:ascii="Cambria" w:hAnsi="Cambria"/>
          <w:sz w:val="28"/>
          <w:szCs w:val="28"/>
        </w:rPr>
      </w:pPr>
      <w:r>
        <w:rPr>
          <w:rFonts w:ascii="Cambria" w:hAnsi="Cambria"/>
          <w:sz w:val="28"/>
          <w:szCs w:val="28"/>
        </w:rPr>
        <w:tab/>
        <w:t>‘I give it to her, Mrs Savannah</w:t>
      </w:r>
      <w:r w:rsidR="00D64604">
        <w:rPr>
          <w:rFonts w:ascii="Cambria" w:hAnsi="Cambria"/>
          <w:sz w:val="28"/>
          <w:szCs w:val="28"/>
        </w:rPr>
        <w:t>.</w:t>
      </w:r>
      <w:r>
        <w:rPr>
          <w:rFonts w:ascii="Cambria" w:hAnsi="Cambria"/>
          <w:sz w:val="28"/>
          <w:szCs w:val="28"/>
        </w:rPr>
        <w:t xml:space="preserve">’ </w:t>
      </w:r>
      <w:r w:rsidR="00D64604" w:rsidRPr="00D17CFC">
        <w:rPr>
          <w:rFonts w:ascii="Cambria" w:hAnsi="Cambria"/>
          <w:sz w:val="28"/>
          <w:szCs w:val="28"/>
        </w:rPr>
        <w:t>A</w:t>
      </w:r>
      <w:r w:rsidR="00F438A4" w:rsidRPr="00D17CFC">
        <w:rPr>
          <w:rFonts w:ascii="Cambria" w:hAnsi="Cambria"/>
          <w:sz w:val="28"/>
          <w:szCs w:val="28"/>
        </w:rPr>
        <w:t xml:space="preserve"> fleet of emotions</w:t>
      </w:r>
      <w:r w:rsidR="00F438A4">
        <w:rPr>
          <w:rFonts w:ascii="Cambria" w:hAnsi="Cambria"/>
          <w:sz w:val="28"/>
          <w:szCs w:val="28"/>
        </w:rPr>
        <w:t xml:space="preserve"> crossed Maria’s face: </w:t>
      </w:r>
      <w:del w:id="8586" w:author="Claire S" w:date="2026-05-11T14:26:00Z" w16du:dateUtc="2026-05-11T13:26:00Z">
        <w:r w:rsidR="00F438A4">
          <w:rPr>
            <w:rFonts w:ascii="Cambria" w:hAnsi="Cambria"/>
            <w:sz w:val="28"/>
            <w:szCs w:val="28"/>
          </w:rPr>
          <w:delText xml:space="preserve">first, </w:delText>
        </w:r>
      </w:del>
      <w:r w:rsidR="00F438A4">
        <w:rPr>
          <w:rFonts w:ascii="Cambria" w:hAnsi="Cambria"/>
          <w:sz w:val="28"/>
          <w:szCs w:val="28"/>
        </w:rPr>
        <w:t xml:space="preserve">anxiety, then something like </w:t>
      </w:r>
      <w:r w:rsidR="00D0543D">
        <w:rPr>
          <w:rFonts w:ascii="Cambria" w:hAnsi="Cambria"/>
          <w:sz w:val="28"/>
          <w:szCs w:val="28"/>
        </w:rPr>
        <w:t>stubborn</w:t>
      </w:r>
      <w:r w:rsidR="00F438A4">
        <w:rPr>
          <w:rFonts w:ascii="Cambria" w:hAnsi="Cambria"/>
          <w:sz w:val="28"/>
          <w:szCs w:val="28"/>
        </w:rPr>
        <w:t>ness</w:t>
      </w:r>
      <w:r w:rsidR="00D0543D">
        <w:rPr>
          <w:rFonts w:ascii="Cambria" w:hAnsi="Cambria"/>
          <w:sz w:val="28"/>
          <w:szCs w:val="28"/>
        </w:rPr>
        <w:t xml:space="preserve">. ‘She was </w:t>
      </w:r>
      <w:r w:rsidR="00F438A4">
        <w:rPr>
          <w:rFonts w:ascii="Cambria" w:hAnsi="Cambria"/>
          <w:sz w:val="28"/>
          <w:szCs w:val="28"/>
        </w:rPr>
        <w:t xml:space="preserve">crying, </w:t>
      </w:r>
      <w:r w:rsidR="00F438A4" w:rsidRPr="00D17CFC">
        <w:rPr>
          <w:rFonts w:ascii="Cambria" w:hAnsi="Cambria"/>
          <w:sz w:val="28"/>
          <w:szCs w:val="28"/>
        </w:rPr>
        <w:t>poor thing</w:t>
      </w:r>
      <w:r w:rsidR="00F438A4">
        <w:rPr>
          <w:rFonts w:ascii="Cambria" w:hAnsi="Cambria"/>
          <w:sz w:val="28"/>
          <w:szCs w:val="28"/>
        </w:rPr>
        <w:t>. S</w:t>
      </w:r>
      <w:r w:rsidR="00D0543D">
        <w:rPr>
          <w:rFonts w:ascii="Cambria" w:hAnsi="Cambria"/>
          <w:sz w:val="28"/>
          <w:szCs w:val="28"/>
        </w:rPr>
        <w:t>o sad</w:t>
      </w:r>
      <w:r w:rsidR="00883DD1">
        <w:rPr>
          <w:rFonts w:ascii="Cambria" w:hAnsi="Cambria"/>
          <w:sz w:val="28"/>
          <w:szCs w:val="28"/>
        </w:rPr>
        <w:t xml:space="preserve"> about </w:t>
      </w:r>
      <w:del w:id="8587" w:author="Claire S" w:date="2026-07-22T13:31:00Z" w16du:dateUtc="2026-07-22T12:31:00Z">
        <w:r w:rsidR="00883DD1" w:rsidRPr="00FD5F34" w:rsidDel="00D17CFC">
          <w:rPr>
            <w:rFonts w:ascii="Cambria" w:hAnsi="Cambria"/>
            <w:sz w:val="28"/>
            <w:szCs w:val="28"/>
            <w:highlight w:val="green"/>
            <w:rPrChange w:id="8588" w:author="Daisy Watt" w:date="2026-06-23T12:42:00Z" w16du:dateUtc="2026-06-23T10:42:00Z">
              <w:rPr>
                <w:rFonts w:ascii="Cambria" w:hAnsi="Cambria"/>
                <w:sz w:val="28"/>
                <w:szCs w:val="28"/>
              </w:rPr>
            </w:rPrChange>
          </w:rPr>
          <w:delText>poor</w:delText>
        </w:r>
        <w:r w:rsidR="00883DD1" w:rsidDel="00D17CFC">
          <w:rPr>
            <w:rFonts w:ascii="Cambria" w:hAnsi="Cambria"/>
            <w:sz w:val="28"/>
            <w:szCs w:val="28"/>
          </w:rPr>
          <w:delText xml:space="preserve"> </w:delText>
        </w:r>
      </w:del>
      <w:r w:rsidR="00883DD1">
        <w:rPr>
          <w:rFonts w:ascii="Cambria" w:hAnsi="Cambria"/>
          <w:sz w:val="28"/>
          <w:szCs w:val="28"/>
        </w:rPr>
        <w:t>Mr Dex</w:t>
      </w:r>
      <w:r w:rsidR="00D0543D">
        <w:rPr>
          <w:rFonts w:ascii="Cambria" w:hAnsi="Cambria"/>
          <w:sz w:val="28"/>
          <w:szCs w:val="28"/>
        </w:rPr>
        <w:t>.’</w:t>
      </w:r>
    </w:p>
    <w:p w14:paraId="68E021C4" w14:textId="4808A161" w:rsidR="00E2158B" w:rsidDel="00937603" w:rsidRDefault="00F438A4" w:rsidP="00710B02">
      <w:pPr>
        <w:spacing w:line="360" w:lineRule="auto"/>
        <w:ind w:firstLine="720"/>
        <w:contextualSpacing/>
        <w:rPr>
          <w:del w:id="8589" w:author="Claire S" w:date="2026-06-03T19:13:00Z" w16du:dateUtc="2026-06-03T18:13:00Z"/>
          <w:rFonts w:ascii="Cambria" w:hAnsi="Cambria"/>
          <w:sz w:val="28"/>
          <w:szCs w:val="28"/>
        </w:rPr>
      </w:pPr>
      <w:r>
        <w:rPr>
          <w:rFonts w:ascii="Cambria" w:hAnsi="Cambria"/>
          <w:sz w:val="28"/>
          <w:szCs w:val="28"/>
        </w:rPr>
        <w:t xml:space="preserve">Savannah felt yet another lurch of guilt. </w:t>
      </w:r>
      <w:del w:id="8590" w:author="Claire S" w:date="2026-06-03T19:13:00Z" w16du:dateUtc="2026-06-03T18:13:00Z">
        <w:r w:rsidDel="00937603">
          <w:rPr>
            <w:rFonts w:ascii="Cambria" w:hAnsi="Cambria"/>
            <w:sz w:val="28"/>
            <w:szCs w:val="28"/>
          </w:rPr>
          <w:delText xml:space="preserve"> What was happening to he</w:delText>
        </w:r>
      </w:del>
      <w:ins w:id="8591" w:author="Claire S" w:date="2026-07-22T13:31:00Z" w16du:dateUtc="2026-07-22T12:31:00Z">
        <w:r w:rsidR="00D17CFC">
          <w:rPr>
            <w:rFonts w:ascii="Cambria" w:hAnsi="Cambria"/>
            <w:sz w:val="28"/>
            <w:szCs w:val="28"/>
          </w:rPr>
          <w:t>So many feelings coming</w:t>
        </w:r>
      </w:ins>
      <w:del w:id="8592" w:author="Claire S" w:date="2026-06-03T19:13:00Z" w16du:dateUtc="2026-06-03T18:13:00Z">
        <w:r w:rsidDel="00937603">
          <w:rPr>
            <w:rFonts w:ascii="Cambria" w:hAnsi="Cambria"/>
            <w:sz w:val="28"/>
            <w:szCs w:val="28"/>
          </w:rPr>
          <w:delText>r</w:delText>
        </w:r>
        <w:r w:rsidR="009A0B48" w:rsidDel="00937603">
          <w:rPr>
            <w:rFonts w:ascii="Cambria" w:hAnsi="Cambria"/>
            <w:sz w:val="28"/>
            <w:szCs w:val="28"/>
          </w:rPr>
          <w:delText xml:space="preserve">; </w:delText>
        </w:r>
        <w:r w:rsidR="009A0B48" w:rsidRPr="00EE1267" w:rsidDel="00937603">
          <w:rPr>
            <w:rFonts w:ascii="Cambria" w:hAnsi="Cambria"/>
            <w:sz w:val="28"/>
            <w:szCs w:val="28"/>
            <w:highlight w:val="green"/>
            <w:rPrChange w:id="8593" w:author="Daisy Watt" w:date="2026-06-23T12:42:00Z" w16du:dateUtc="2026-06-23T10:42:00Z">
              <w:rPr>
                <w:rFonts w:ascii="Cambria" w:hAnsi="Cambria"/>
                <w:sz w:val="28"/>
                <w:szCs w:val="28"/>
              </w:rPr>
            </w:rPrChange>
          </w:rPr>
          <w:delText>a</w:delText>
        </w:r>
      </w:del>
      <w:del w:id="8594" w:author="Claire S" w:date="2026-07-22T13:31:00Z" w16du:dateUtc="2026-07-22T12:31:00Z">
        <w:r w:rsidR="009A0B48" w:rsidRPr="00EE1267" w:rsidDel="00D17CFC">
          <w:rPr>
            <w:rFonts w:ascii="Cambria" w:hAnsi="Cambria"/>
            <w:sz w:val="28"/>
            <w:szCs w:val="28"/>
            <w:highlight w:val="green"/>
            <w:rPrChange w:id="8595" w:author="Daisy Watt" w:date="2026-06-23T12:42:00Z" w16du:dateUtc="2026-06-23T10:42:00Z">
              <w:rPr>
                <w:rFonts w:ascii="Cambria" w:hAnsi="Cambria"/>
                <w:sz w:val="28"/>
                <w:szCs w:val="28"/>
              </w:rPr>
            </w:rPrChange>
          </w:rPr>
          <w:delText xml:space="preserve">ll these emotions </w:delText>
        </w:r>
        <w:r w:rsidR="00E32700" w:rsidRPr="00EE1267" w:rsidDel="00D17CFC">
          <w:rPr>
            <w:rFonts w:ascii="Cambria" w:hAnsi="Cambria"/>
            <w:sz w:val="28"/>
            <w:szCs w:val="28"/>
            <w:highlight w:val="green"/>
            <w:rPrChange w:id="8596" w:author="Daisy Watt" w:date="2026-06-23T12:42:00Z" w16du:dateUtc="2026-06-23T10:42:00Z">
              <w:rPr>
                <w:rFonts w:ascii="Cambria" w:hAnsi="Cambria"/>
                <w:sz w:val="28"/>
                <w:szCs w:val="28"/>
              </w:rPr>
            </w:rPrChange>
          </w:rPr>
          <w:delText>so</w:delText>
        </w:r>
      </w:del>
      <w:r w:rsidR="00E32700" w:rsidRPr="00EE1267">
        <w:rPr>
          <w:rFonts w:ascii="Cambria" w:hAnsi="Cambria"/>
          <w:sz w:val="28"/>
          <w:szCs w:val="28"/>
          <w:highlight w:val="green"/>
          <w:rPrChange w:id="8597" w:author="Daisy Watt" w:date="2026-06-23T12:42:00Z" w16du:dateUtc="2026-06-23T10:42:00Z">
            <w:rPr>
              <w:rFonts w:ascii="Cambria" w:hAnsi="Cambria"/>
              <w:sz w:val="28"/>
              <w:szCs w:val="28"/>
            </w:rPr>
          </w:rPrChange>
        </w:rPr>
        <w:t xml:space="preserve"> </w:t>
      </w:r>
      <w:r w:rsidR="009A0B48" w:rsidRPr="00D17CFC">
        <w:rPr>
          <w:rFonts w:ascii="Cambria" w:hAnsi="Cambria"/>
          <w:sz w:val="28"/>
          <w:szCs w:val="28"/>
        </w:rPr>
        <w:t>thick and fast</w:t>
      </w:r>
      <w:ins w:id="8598" w:author="Claire S" w:date="2026-06-03T19:13:00Z" w16du:dateUtc="2026-06-03T18:13:00Z">
        <w:r w:rsidR="00937603">
          <w:rPr>
            <w:rFonts w:ascii="Cambria" w:hAnsi="Cambria"/>
            <w:sz w:val="28"/>
            <w:szCs w:val="28"/>
          </w:rPr>
          <w:t xml:space="preserve"> were alarming.</w:t>
        </w:r>
      </w:ins>
      <w:del w:id="8599" w:author="Claire S" w:date="2026-06-03T19:13:00Z" w16du:dateUtc="2026-06-03T18:13:00Z">
        <w:r w:rsidDel="00937603">
          <w:rPr>
            <w:rFonts w:ascii="Cambria" w:hAnsi="Cambria"/>
            <w:sz w:val="28"/>
            <w:szCs w:val="28"/>
          </w:rPr>
          <w:delText>?</w:delText>
        </w:r>
      </w:del>
      <w:r>
        <w:rPr>
          <w:rFonts w:ascii="Cambria" w:hAnsi="Cambria"/>
          <w:sz w:val="28"/>
          <w:szCs w:val="28"/>
        </w:rPr>
        <w:t xml:space="preserve"> </w:t>
      </w:r>
      <w:del w:id="8600" w:author="Claire S" w:date="2026-05-11T14:26:00Z" w16du:dateUtc="2026-05-11T13:26:00Z">
        <w:r>
          <w:rPr>
            <w:rFonts w:ascii="Cambria" w:hAnsi="Cambria"/>
            <w:sz w:val="28"/>
            <w:szCs w:val="28"/>
          </w:rPr>
          <w:delText xml:space="preserve">It must be her empathetic nature coming </w:delText>
        </w:r>
        <w:r w:rsidR="00710B02">
          <w:rPr>
            <w:rFonts w:ascii="Cambria" w:hAnsi="Cambria"/>
            <w:sz w:val="28"/>
            <w:szCs w:val="28"/>
          </w:rPr>
          <w:delText xml:space="preserve">to the fore; </w:delText>
        </w:r>
      </w:del>
      <w:ins w:id="8601" w:author="Claire S" w:date="2026-05-11T14:26:00Z" w16du:dateUtc="2026-05-11T13:26:00Z">
        <w:r w:rsidR="002007C5">
          <w:rPr>
            <w:rFonts w:ascii="Cambria" w:hAnsi="Cambria"/>
            <w:sz w:val="28"/>
            <w:szCs w:val="28"/>
          </w:rPr>
          <w:t xml:space="preserve">But </w:t>
        </w:r>
      </w:ins>
      <w:r w:rsidR="00710B02">
        <w:rPr>
          <w:rFonts w:ascii="Cambria" w:hAnsi="Cambria"/>
          <w:sz w:val="28"/>
          <w:szCs w:val="28"/>
        </w:rPr>
        <w:t>she’d always been a</w:t>
      </w:r>
      <w:r w:rsidR="00E2158B">
        <w:rPr>
          <w:rFonts w:ascii="Cambria" w:hAnsi="Cambria"/>
          <w:sz w:val="28"/>
          <w:szCs w:val="28"/>
        </w:rPr>
        <w:t xml:space="preserve"> real</w:t>
      </w:r>
      <w:r w:rsidR="00710B02">
        <w:rPr>
          <w:rFonts w:ascii="Cambria" w:hAnsi="Cambria"/>
          <w:sz w:val="28"/>
          <w:szCs w:val="28"/>
        </w:rPr>
        <w:t xml:space="preserve"> empath, </w:t>
      </w:r>
      <w:del w:id="8602" w:author="Claire S" w:date="2026-05-27T14:10:00Z" w16du:dateUtc="2026-05-27T13:10:00Z">
        <w:r w:rsidR="00710B02" w:rsidDel="00D74C88">
          <w:rPr>
            <w:rFonts w:ascii="Cambria" w:hAnsi="Cambria"/>
            <w:sz w:val="28"/>
            <w:szCs w:val="28"/>
          </w:rPr>
          <w:delText xml:space="preserve">of course. </w:delText>
        </w:r>
      </w:del>
      <w:ins w:id="8603" w:author="Claire S" w:date="2026-05-27T14:10:00Z" w16du:dateUtc="2026-05-27T13:10:00Z">
        <w:r w:rsidR="00D74C88">
          <w:rPr>
            <w:rFonts w:ascii="Cambria" w:hAnsi="Cambria"/>
            <w:sz w:val="28"/>
            <w:szCs w:val="28"/>
          </w:rPr>
          <w:t>she reminded herself.</w:t>
        </w:r>
      </w:ins>
      <w:ins w:id="8604" w:author="Claire S" w:date="2026-06-03T19:13:00Z" w16du:dateUtc="2026-06-03T18:13:00Z">
        <w:r w:rsidR="00937603">
          <w:rPr>
            <w:rFonts w:ascii="Cambria" w:hAnsi="Cambria"/>
            <w:sz w:val="28"/>
            <w:szCs w:val="28"/>
          </w:rPr>
          <w:t xml:space="preserve"> </w:t>
        </w:r>
      </w:ins>
    </w:p>
    <w:p w14:paraId="680A7A10" w14:textId="3D2B424B" w:rsidR="00710B02" w:rsidRPr="007717DA" w:rsidRDefault="00D0543D" w:rsidP="00937603">
      <w:pPr>
        <w:spacing w:line="360" w:lineRule="auto"/>
        <w:ind w:firstLine="720"/>
        <w:contextualSpacing/>
        <w:rPr>
          <w:rFonts w:ascii="Cambria" w:hAnsi="Cambria"/>
          <w:i/>
          <w:sz w:val="28"/>
          <w:szCs w:val="28"/>
          <w:rPrChange w:id="8605" w:author="Daisy Watt" w:date="2026-06-23T12:42:00Z" w16du:dateUtc="2026-06-23T10:42:00Z">
            <w:rPr>
              <w:rFonts w:ascii="Cambria" w:hAnsi="Cambria"/>
              <w:sz w:val="28"/>
              <w:szCs w:val="28"/>
            </w:rPr>
          </w:rPrChange>
        </w:rPr>
      </w:pPr>
      <w:r>
        <w:rPr>
          <w:rFonts w:ascii="Cambria" w:hAnsi="Cambria"/>
          <w:sz w:val="28"/>
          <w:szCs w:val="28"/>
        </w:rPr>
        <w:t>‘</w:t>
      </w:r>
      <w:r w:rsidR="00E2158B">
        <w:rPr>
          <w:rFonts w:ascii="Cambria" w:hAnsi="Cambria"/>
          <w:sz w:val="28"/>
          <w:szCs w:val="28"/>
        </w:rPr>
        <w:t>It’s okay</w:t>
      </w:r>
      <w:r>
        <w:rPr>
          <w:rFonts w:ascii="Cambria" w:hAnsi="Cambria"/>
          <w:sz w:val="28"/>
          <w:szCs w:val="28"/>
        </w:rPr>
        <w:t xml:space="preserve">,’ </w:t>
      </w:r>
      <w:r w:rsidR="00710B02">
        <w:rPr>
          <w:rFonts w:ascii="Cambria" w:hAnsi="Cambria"/>
          <w:sz w:val="28"/>
          <w:szCs w:val="28"/>
        </w:rPr>
        <w:t>she</w:t>
      </w:r>
      <w:r w:rsidR="00F438A4">
        <w:rPr>
          <w:rFonts w:ascii="Cambria" w:hAnsi="Cambria"/>
          <w:sz w:val="28"/>
          <w:szCs w:val="28"/>
        </w:rPr>
        <w:t xml:space="preserve"> reassured</w:t>
      </w:r>
      <w:r w:rsidR="00710B02">
        <w:rPr>
          <w:rFonts w:ascii="Cambria" w:hAnsi="Cambria"/>
          <w:sz w:val="28"/>
          <w:szCs w:val="28"/>
        </w:rPr>
        <w:t xml:space="preserve"> the housekeeper</w:t>
      </w:r>
      <w:r w:rsidR="00F438A4">
        <w:rPr>
          <w:rFonts w:ascii="Cambria" w:hAnsi="Cambria"/>
          <w:sz w:val="28"/>
          <w:szCs w:val="28"/>
        </w:rPr>
        <w:t>. ‘Can I get a macchiato</w:t>
      </w:r>
      <w:ins w:id="8606" w:author="Daisy Watt" w:date="2026-06-22T09:07:00Z" w16du:dateUtc="2026-06-22T07:07:00Z">
        <w:r w:rsidR="007717DA">
          <w:rPr>
            <w:rFonts w:ascii="Cambria" w:hAnsi="Cambria"/>
            <w:sz w:val="28"/>
            <w:szCs w:val="28"/>
          </w:rPr>
          <w:t>,</w:t>
        </w:r>
      </w:ins>
      <w:r w:rsidR="00F438A4">
        <w:rPr>
          <w:rFonts w:ascii="Cambria" w:hAnsi="Cambria"/>
          <w:sz w:val="28"/>
          <w:szCs w:val="28"/>
        </w:rPr>
        <w:t xml:space="preserve"> please</w:t>
      </w:r>
      <w:del w:id="8607" w:author="Daisy Watt" w:date="2026-06-22T09:07:00Z" w16du:dateUtc="2026-06-22T07:07:00Z">
        <w:r w:rsidR="00710B02">
          <w:rPr>
            <w:rFonts w:ascii="Cambria" w:hAnsi="Cambria"/>
            <w:sz w:val="28"/>
            <w:szCs w:val="28"/>
          </w:rPr>
          <w:delText xml:space="preserve">.  </w:delText>
        </w:r>
      </w:del>
      <w:ins w:id="8608" w:author="Daisy Watt" w:date="2026-06-22T09:07:00Z" w16du:dateUtc="2026-06-22T07:07:00Z">
        <w:r w:rsidR="007717DA">
          <w:rPr>
            <w:rFonts w:ascii="Cambria" w:hAnsi="Cambria"/>
            <w:sz w:val="28"/>
            <w:szCs w:val="28"/>
          </w:rPr>
          <w:t xml:space="preserve">? </w:t>
        </w:r>
      </w:ins>
      <w:r w:rsidR="00710B02">
        <w:rPr>
          <w:rFonts w:ascii="Cambria" w:hAnsi="Cambria"/>
          <w:sz w:val="28"/>
          <w:szCs w:val="28"/>
        </w:rPr>
        <w:t>Super strong. And get one for you</w:t>
      </w:r>
      <w:ins w:id="8609" w:author="Daisy Watt" w:date="2026-06-22T09:07:00Z" w16du:dateUtc="2026-06-22T07:07:00Z">
        <w:r w:rsidR="007717DA">
          <w:rPr>
            <w:rFonts w:ascii="Cambria" w:hAnsi="Cambria"/>
            <w:sz w:val="28"/>
            <w:szCs w:val="28"/>
          </w:rPr>
          <w:t>,</w:t>
        </w:r>
      </w:ins>
      <w:r w:rsidR="00710B02">
        <w:rPr>
          <w:rFonts w:ascii="Cambria" w:hAnsi="Cambria"/>
          <w:sz w:val="28"/>
          <w:szCs w:val="28"/>
        </w:rPr>
        <w:t xml:space="preserve"> too</w:t>
      </w:r>
      <w:del w:id="8610" w:author="Daisy Watt" w:date="2026-06-22T09:07:00Z" w16du:dateUtc="2026-06-22T07:07:00Z">
        <w:r w:rsidR="00710B02">
          <w:rPr>
            <w:rFonts w:ascii="Cambria" w:hAnsi="Cambria"/>
            <w:sz w:val="28"/>
            <w:szCs w:val="28"/>
          </w:rPr>
          <w:delText>,</w:delText>
        </w:r>
        <w:r w:rsidR="00F438A4">
          <w:rPr>
            <w:rFonts w:ascii="Cambria" w:hAnsi="Cambria"/>
            <w:sz w:val="28"/>
            <w:szCs w:val="28"/>
          </w:rPr>
          <w:delText>’</w:delText>
        </w:r>
        <w:r w:rsidR="00710B02">
          <w:rPr>
            <w:rFonts w:ascii="Cambria" w:hAnsi="Cambria"/>
            <w:sz w:val="28"/>
            <w:szCs w:val="28"/>
          </w:rPr>
          <w:delText xml:space="preserve"> </w:delText>
        </w:r>
        <w:r w:rsidR="00710B02" w:rsidDel="007717DA">
          <w:rPr>
            <w:rFonts w:ascii="Cambria" w:hAnsi="Cambria"/>
            <w:sz w:val="28"/>
            <w:szCs w:val="28"/>
          </w:rPr>
          <w:delText>s</w:delText>
        </w:r>
      </w:del>
      <w:ins w:id="8611" w:author="Daisy Watt" w:date="2026-06-22T09:07:00Z" w16du:dateUtc="2026-06-22T07:07:00Z">
        <w:r w:rsidR="007717DA">
          <w:rPr>
            <w:rFonts w:ascii="Cambria" w:hAnsi="Cambria"/>
            <w:sz w:val="28"/>
            <w:szCs w:val="28"/>
          </w:rPr>
          <w:t>.’ S</w:t>
        </w:r>
      </w:ins>
      <w:r w:rsidR="00710B02">
        <w:rPr>
          <w:rFonts w:ascii="Cambria" w:hAnsi="Cambria"/>
          <w:sz w:val="28"/>
          <w:szCs w:val="28"/>
        </w:rPr>
        <w:t>he patted Maria’s arm, and Maria looked at her hand like it was about to bite her.</w:t>
      </w:r>
      <w:r w:rsidR="00F438A4">
        <w:rPr>
          <w:rFonts w:ascii="Cambria" w:hAnsi="Cambria"/>
          <w:sz w:val="28"/>
          <w:szCs w:val="28"/>
        </w:rPr>
        <w:t xml:space="preserve"> </w:t>
      </w:r>
      <w:r w:rsidR="00E2158B">
        <w:rPr>
          <w:rFonts w:ascii="Cambria" w:hAnsi="Cambria"/>
          <w:sz w:val="28"/>
          <w:szCs w:val="28"/>
        </w:rPr>
        <w:t xml:space="preserve"> </w:t>
      </w:r>
      <w:r w:rsidR="00E2158B" w:rsidRPr="007717DA">
        <w:rPr>
          <w:rFonts w:ascii="Cambria" w:hAnsi="Cambria"/>
          <w:i/>
          <w:sz w:val="28"/>
          <w:szCs w:val="28"/>
          <w:rPrChange w:id="8612" w:author="Daisy Watt" w:date="2026-06-23T12:42:00Z" w16du:dateUtc="2026-06-23T10:42:00Z">
            <w:rPr>
              <w:rFonts w:ascii="Cambria" w:hAnsi="Cambria"/>
              <w:sz w:val="28"/>
              <w:szCs w:val="28"/>
            </w:rPr>
          </w:rPrChange>
        </w:rPr>
        <w:t>Honestly, staff!</w:t>
      </w:r>
    </w:p>
    <w:p w14:paraId="19693B47" w14:textId="131DC4A9" w:rsidR="00D0543D" w:rsidRDefault="00F438A4" w:rsidP="00710B02">
      <w:pPr>
        <w:spacing w:line="360" w:lineRule="auto"/>
        <w:ind w:firstLine="720"/>
        <w:contextualSpacing/>
        <w:rPr>
          <w:rFonts w:ascii="Cambria" w:hAnsi="Cambria"/>
          <w:sz w:val="28"/>
          <w:szCs w:val="28"/>
        </w:rPr>
      </w:pPr>
      <w:r>
        <w:rPr>
          <w:rFonts w:ascii="Cambria" w:hAnsi="Cambria"/>
          <w:sz w:val="28"/>
          <w:szCs w:val="28"/>
        </w:rPr>
        <w:t>S</w:t>
      </w:r>
      <w:r w:rsidR="00E2158B">
        <w:rPr>
          <w:rFonts w:ascii="Cambria" w:hAnsi="Cambria"/>
          <w:sz w:val="28"/>
          <w:szCs w:val="28"/>
        </w:rPr>
        <w:t>avannah</w:t>
      </w:r>
      <w:r w:rsidR="00D0543D">
        <w:rPr>
          <w:rFonts w:ascii="Cambria" w:hAnsi="Cambria"/>
          <w:sz w:val="28"/>
          <w:szCs w:val="28"/>
        </w:rPr>
        <w:t xml:space="preserve"> sat on the breakfast</w:t>
      </w:r>
      <w:r w:rsidR="00E2158B">
        <w:rPr>
          <w:rFonts w:ascii="Cambria" w:hAnsi="Cambria"/>
          <w:sz w:val="28"/>
          <w:szCs w:val="28"/>
        </w:rPr>
        <w:t>-</w:t>
      </w:r>
      <w:r w:rsidR="00D0543D">
        <w:rPr>
          <w:rFonts w:ascii="Cambria" w:hAnsi="Cambria"/>
          <w:sz w:val="28"/>
          <w:szCs w:val="28"/>
        </w:rPr>
        <w:t xml:space="preserve">bar </w:t>
      </w:r>
      <w:r w:rsidR="00906D02">
        <w:rPr>
          <w:rFonts w:ascii="Cambria" w:hAnsi="Cambria"/>
          <w:sz w:val="28"/>
          <w:szCs w:val="28"/>
        </w:rPr>
        <w:t xml:space="preserve">stool </w:t>
      </w:r>
      <w:r w:rsidR="00E2158B">
        <w:rPr>
          <w:rFonts w:ascii="Cambria" w:hAnsi="Cambria"/>
          <w:sz w:val="28"/>
          <w:szCs w:val="28"/>
        </w:rPr>
        <w:t xml:space="preserve">and </w:t>
      </w:r>
      <w:r w:rsidR="00D0543D">
        <w:rPr>
          <w:rFonts w:ascii="Cambria" w:hAnsi="Cambria"/>
          <w:sz w:val="28"/>
          <w:szCs w:val="28"/>
        </w:rPr>
        <w:t xml:space="preserve">read </w:t>
      </w:r>
      <w:r>
        <w:rPr>
          <w:rFonts w:ascii="Cambria" w:hAnsi="Cambria"/>
          <w:sz w:val="28"/>
          <w:szCs w:val="28"/>
        </w:rPr>
        <w:t xml:space="preserve">the </w:t>
      </w:r>
      <w:r w:rsidR="00906D02">
        <w:rPr>
          <w:rFonts w:ascii="Cambria" w:hAnsi="Cambria"/>
          <w:sz w:val="28"/>
          <w:szCs w:val="28"/>
        </w:rPr>
        <w:t>card</w:t>
      </w:r>
      <w:r w:rsidR="00D0543D">
        <w:rPr>
          <w:rFonts w:ascii="Cambria" w:hAnsi="Cambria"/>
          <w:sz w:val="28"/>
          <w:szCs w:val="28"/>
        </w:rPr>
        <w:t>.</w:t>
      </w:r>
    </w:p>
    <w:p w14:paraId="0810F5C1" w14:textId="77777777" w:rsidR="00906D02" w:rsidDel="00977963" w:rsidRDefault="001B6486" w:rsidP="00E16136">
      <w:pPr>
        <w:spacing w:line="360" w:lineRule="auto"/>
        <w:contextualSpacing/>
        <w:rPr>
          <w:del w:id="8613" w:author="Claire S" w:date="2026-06-03T19:21:00Z" w16du:dateUtc="2026-06-03T18:21:00Z"/>
          <w:rFonts w:ascii="Cambria" w:hAnsi="Cambria"/>
          <w:sz w:val="28"/>
          <w:szCs w:val="28"/>
        </w:rPr>
      </w:pPr>
      <w:del w:id="8614" w:author="Claire S" w:date="2026-06-03T19:21:00Z" w16du:dateUtc="2026-06-03T18:21:00Z">
        <w:r w:rsidDel="00977963">
          <w:rPr>
            <w:rFonts w:ascii="Cambria" w:hAnsi="Cambria"/>
            <w:sz w:val="28"/>
            <w:szCs w:val="28"/>
          </w:rPr>
          <w:tab/>
        </w:r>
      </w:del>
    </w:p>
    <w:p w14:paraId="2EFCED87" w14:textId="587A9D72" w:rsidR="00F438A4" w:rsidRDefault="001B6486" w:rsidP="00E16136">
      <w:pPr>
        <w:spacing w:line="360" w:lineRule="auto"/>
        <w:contextualSpacing/>
        <w:rPr>
          <w:rFonts w:ascii="Cambria" w:hAnsi="Cambria"/>
          <w:i/>
          <w:iCs/>
          <w:sz w:val="28"/>
          <w:szCs w:val="28"/>
        </w:rPr>
      </w:pPr>
      <w:r w:rsidRPr="006D4B27">
        <w:rPr>
          <w:rFonts w:ascii="Cambria" w:hAnsi="Cambria"/>
          <w:i/>
          <w:iCs/>
          <w:sz w:val="28"/>
          <w:szCs w:val="28"/>
        </w:rPr>
        <w:t>‘</w:t>
      </w:r>
      <w:r w:rsidR="00F438A4">
        <w:rPr>
          <w:rFonts w:ascii="Cambria" w:hAnsi="Cambria"/>
          <w:i/>
          <w:iCs/>
          <w:sz w:val="28"/>
          <w:szCs w:val="28"/>
        </w:rPr>
        <w:t>Dear M</w:t>
      </w:r>
      <w:del w:id="8615" w:author="Claire S" w:date="2026-05-27T14:11:00Z" w16du:dateUtc="2026-05-27T13:11:00Z">
        <w:r w:rsidR="00F438A4" w:rsidDel="00D74C88">
          <w:rPr>
            <w:rFonts w:ascii="Cambria" w:hAnsi="Cambria"/>
            <w:i/>
            <w:iCs/>
            <w:sz w:val="28"/>
            <w:szCs w:val="28"/>
          </w:rPr>
          <w:delText>r</w:delText>
        </w:r>
      </w:del>
      <w:r w:rsidR="00F438A4">
        <w:rPr>
          <w:rFonts w:ascii="Cambria" w:hAnsi="Cambria"/>
          <w:i/>
          <w:iCs/>
          <w:sz w:val="28"/>
          <w:szCs w:val="28"/>
        </w:rPr>
        <w:t xml:space="preserve">s </w:t>
      </w:r>
      <w:del w:id="8616" w:author="Claire S" w:date="2026-06-08T13:01:00Z" w16du:dateUtc="2026-06-08T12:01:00Z">
        <w:r w:rsidR="00F438A4" w:rsidDel="00DF4F0D">
          <w:rPr>
            <w:rFonts w:ascii="Cambria" w:hAnsi="Cambria"/>
            <w:i/>
            <w:iCs/>
            <w:sz w:val="28"/>
            <w:szCs w:val="28"/>
          </w:rPr>
          <w:delText>W</w:delText>
        </w:r>
        <w:r w:rsidR="00E2158B" w:rsidDel="00DF4F0D">
          <w:rPr>
            <w:rFonts w:ascii="Cambria" w:hAnsi="Cambria"/>
            <w:i/>
            <w:iCs/>
            <w:sz w:val="28"/>
            <w:szCs w:val="28"/>
          </w:rPr>
          <w:delText>exford</w:delText>
        </w:r>
        <w:r w:rsidR="00F438A4" w:rsidDel="00DF4F0D">
          <w:rPr>
            <w:rFonts w:ascii="Cambria" w:hAnsi="Cambria"/>
            <w:i/>
            <w:iCs/>
            <w:sz w:val="28"/>
            <w:szCs w:val="28"/>
          </w:rPr>
          <w:delText>-</w:delText>
        </w:r>
      </w:del>
      <w:r w:rsidR="00F438A4">
        <w:rPr>
          <w:rFonts w:ascii="Cambria" w:hAnsi="Cambria"/>
          <w:i/>
          <w:iCs/>
          <w:sz w:val="28"/>
          <w:szCs w:val="28"/>
        </w:rPr>
        <w:t>L</w:t>
      </w:r>
      <w:r w:rsidR="00E2158B">
        <w:rPr>
          <w:rFonts w:ascii="Cambria" w:hAnsi="Cambria"/>
          <w:i/>
          <w:iCs/>
          <w:sz w:val="28"/>
          <w:szCs w:val="28"/>
        </w:rPr>
        <w:t>angley</w:t>
      </w:r>
      <w:r w:rsidR="00F438A4">
        <w:rPr>
          <w:rFonts w:ascii="Cambria" w:hAnsi="Cambria"/>
          <w:i/>
          <w:iCs/>
          <w:sz w:val="28"/>
          <w:szCs w:val="28"/>
        </w:rPr>
        <w:t xml:space="preserve">, </w:t>
      </w:r>
    </w:p>
    <w:p w14:paraId="1C97796D" w14:textId="6F6DFE2D" w:rsidR="006D4B27" w:rsidDel="00977963" w:rsidRDefault="001B6486" w:rsidP="00F438A4">
      <w:pPr>
        <w:spacing w:line="360" w:lineRule="auto"/>
        <w:ind w:firstLine="720"/>
        <w:contextualSpacing/>
        <w:rPr>
          <w:del w:id="8617" w:author="Claire S" w:date="2026-06-03T19:21:00Z" w16du:dateUtc="2026-06-03T18:21:00Z"/>
          <w:rFonts w:ascii="Cambria" w:hAnsi="Cambria"/>
          <w:i/>
          <w:iCs/>
          <w:sz w:val="28"/>
          <w:szCs w:val="28"/>
        </w:rPr>
      </w:pPr>
      <w:r w:rsidRPr="006D4B27">
        <w:rPr>
          <w:rFonts w:ascii="Cambria" w:hAnsi="Cambria"/>
          <w:i/>
          <w:iCs/>
          <w:sz w:val="28"/>
          <w:szCs w:val="28"/>
        </w:rPr>
        <w:t>Please can you call me</w:t>
      </w:r>
      <w:r w:rsidR="00D0543D">
        <w:rPr>
          <w:rFonts w:ascii="Cambria" w:hAnsi="Cambria"/>
          <w:i/>
          <w:iCs/>
          <w:sz w:val="28"/>
          <w:szCs w:val="28"/>
        </w:rPr>
        <w:t xml:space="preserve"> ASAP</w:t>
      </w:r>
      <w:r w:rsidRPr="006D4B27">
        <w:rPr>
          <w:rFonts w:ascii="Cambria" w:hAnsi="Cambria"/>
          <w:i/>
          <w:iCs/>
          <w:sz w:val="28"/>
          <w:szCs w:val="28"/>
        </w:rPr>
        <w:t xml:space="preserve">? I think I might know what happened to Dex and I’m </w:t>
      </w:r>
      <w:r w:rsidR="00D0543D" w:rsidRPr="00D0543D">
        <w:rPr>
          <w:rFonts w:ascii="Cambria" w:hAnsi="Cambria"/>
          <w:i/>
          <w:iCs/>
          <w:sz w:val="28"/>
          <w:szCs w:val="28"/>
          <w:u w:val="single"/>
        </w:rPr>
        <w:t>reall</w:t>
      </w:r>
      <w:r w:rsidR="00D0543D">
        <w:rPr>
          <w:rFonts w:ascii="Cambria" w:hAnsi="Cambria"/>
          <w:i/>
          <w:iCs/>
          <w:sz w:val="28"/>
          <w:szCs w:val="28"/>
        </w:rPr>
        <w:t xml:space="preserve">y </w:t>
      </w:r>
      <w:r w:rsidRPr="006D4B27">
        <w:rPr>
          <w:rFonts w:ascii="Cambria" w:hAnsi="Cambria"/>
          <w:i/>
          <w:iCs/>
          <w:sz w:val="28"/>
          <w:szCs w:val="28"/>
        </w:rPr>
        <w:t>scared</w:t>
      </w:r>
      <w:r w:rsidR="006D4B27">
        <w:rPr>
          <w:rFonts w:ascii="Cambria" w:hAnsi="Cambria"/>
          <w:i/>
          <w:iCs/>
          <w:sz w:val="28"/>
          <w:szCs w:val="28"/>
        </w:rPr>
        <w:t xml:space="preserve">. </w:t>
      </w:r>
      <w:r w:rsidR="00205AF6">
        <w:rPr>
          <w:rFonts w:ascii="Cambria" w:hAnsi="Cambria"/>
          <w:i/>
          <w:iCs/>
          <w:sz w:val="28"/>
          <w:szCs w:val="28"/>
        </w:rPr>
        <w:t xml:space="preserve"> Call any time, </w:t>
      </w:r>
      <w:r w:rsidR="006D4B27">
        <w:rPr>
          <w:rFonts w:ascii="Cambria" w:hAnsi="Cambria"/>
          <w:i/>
          <w:iCs/>
          <w:sz w:val="28"/>
          <w:szCs w:val="28"/>
        </w:rPr>
        <w:t xml:space="preserve">Violet </w:t>
      </w:r>
      <w:commentRangeStart w:id="8618"/>
      <w:r w:rsidR="006D4B27">
        <w:rPr>
          <w:rFonts w:ascii="Cambria" w:hAnsi="Cambria"/>
          <w:i/>
          <w:iCs/>
          <w:sz w:val="28"/>
          <w:szCs w:val="28"/>
        </w:rPr>
        <w:t>0</w:t>
      </w:r>
      <w:del w:id="8619" w:author="Claire S" w:date="2026-07-22T13:31:00Z" w16du:dateUtc="2026-07-22T12:31:00Z">
        <w:r w:rsidR="006D4B27" w:rsidDel="002B761B">
          <w:rPr>
            <w:rFonts w:ascii="Cambria" w:hAnsi="Cambria"/>
            <w:i/>
            <w:iCs/>
            <w:sz w:val="28"/>
            <w:szCs w:val="28"/>
          </w:rPr>
          <w:delText>9988766653</w:delText>
        </w:r>
      </w:del>
      <w:ins w:id="8620" w:author="Claire S" w:date="2026-07-22T13:31:00Z" w16du:dateUtc="2026-07-22T12:31:00Z">
        <w:r w:rsidR="002B761B">
          <w:rPr>
            <w:rFonts w:ascii="Cambria" w:hAnsi="Cambria"/>
            <w:i/>
            <w:iCs/>
            <w:sz w:val="28"/>
            <w:szCs w:val="28"/>
          </w:rPr>
          <w:t>7988766653</w:t>
        </w:r>
      </w:ins>
      <w:r w:rsidR="006D4B27">
        <w:rPr>
          <w:rFonts w:ascii="Cambria" w:hAnsi="Cambria"/>
          <w:i/>
          <w:iCs/>
          <w:sz w:val="28"/>
          <w:szCs w:val="28"/>
        </w:rPr>
        <w:t>3</w:t>
      </w:r>
      <w:commentRangeEnd w:id="8618"/>
      <w:r w:rsidR="00BD5B69">
        <w:rPr>
          <w:rStyle w:val="CommentReference"/>
          <w:rFonts w:ascii="Cambria" w:hAnsi="Cambria"/>
          <w:i/>
          <w:iCs/>
          <w:sz w:val="28"/>
          <w:szCs w:val="28"/>
        </w:rPr>
        <w:commentReference w:id="8618"/>
      </w:r>
      <w:r w:rsidR="006D4B27">
        <w:rPr>
          <w:rFonts w:ascii="Cambria" w:hAnsi="Cambria"/>
          <w:i/>
          <w:iCs/>
          <w:sz w:val="28"/>
          <w:szCs w:val="28"/>
        </w:rPr>
        <w:t xml:space="preserve"> </w:t>
      </w:r>
    </w:p>
    <w:p w14:paraId="41184211" w14:textId="77777777" w:rsidR="00710B02" w:rsidRDefault="00710B02" w:rsidP="00977963">
      <w:pPr>
        <w:spacing w:line="360" w:lineRule="auto"/>
        <w:ind w:firstLine="720"/>
        <w:contextualSpacing/>
        <w:rPr>
          <w:rFonts w:ascii="Cambria" w:hAnsi="Cambria"/>
          <w:sz w:val="28"/>
          <w:szCs w:val="28"/>
        </w:rPr>
      </w:pPr>
    </w:p>
    <w:p w14:paraId="64936289" w14:textId="4AB1C22D" w:rsidR="006D4B27" w:rsidRDefault="006D4B27" w:rsidP="00A80877">
      <w:pPr>
        <w:spacing w:line="360" w:lineRule="auto"/>
        <w:ind w:firstLine="720"/>
        <w:contextualSpacing/>
        <w:rPr>
          <w:rFonts w:ascii="Cambria" w:hAnsi="Cambria"/>
          <w:sz w:val="28"/>
          <w:szCs w:val="28"/>
        </w:rPr>
      </w:pPr>
      <w:r w:rsidRPr="006D4B27">
        <w:rPr>
          <w:rFonts w:ascii="Cambria" w:hAnsi="Cambria"/>
          <w:sz w:val="28"/>
          <w:szCs w:val="28"/>
        </w:rPr>
        <w:t>At the bottom</w:t>
      </w:r>
      <w:r w:rsidR="00F438A4">
        <w:rPr>
          <w:rFonts w:ascii="Cambria" w:hAnsi="Cambria"/>
          <w:sz w:val="28"/>
          <w:szCs w:val="28"/>
        </w:rPr>
        <w:t xml:space="preserve"> of the car</w:t>
      </w:r>
      <w:r w:rsidR="00906D02">
        <w:rPr>
          <w:rFonts w:ascii="Cambria" w:hAnsi="Cambria"/>
          <w:sz w:val="28"/>
          <w:szCs w:val="28"/>
        </w:rPr>
        <w:t>d</w:t>
      </w:r>
      <w:r w:rsidR="00A80877">
        <w:rPr>
          <w:rFonts w:ascii="Cambria" w:hAnsi="Cambria"/>
          <w:sz w:val="28"/>
          <w:szCs w:val="28"/>
        </w:rPr>
        <w:t>,</w:t>
      </w:r>
      <w:r w:rsidRPr="006D4B27">
        <w:rPr>
          <w:rFonts w:ascii="Cambria" w:hAnsi="Cambria"/>
          <w:sz w:val="28"/>
          <w:szCs w:val="28"/>
        </w:rPr>
        <w:t xml:space="preserve"> a tiny PTO</w:t>
      </w:r>
      <w:r>
        <w:rPr>
          <w:rFonts w:ascii="Cambria" w:hAnsi="Cambria"/>
          <w:sz w:val="28"/>
          <w:szCs w:val="28"/>
        </w:rPr>
        <w:t xml:space="preserve"> was scrawled</w:t>
      </w:r>
      <w:r w:rsidRPr="006D4B27">
        <w:rPr>
          <w:rFonts w:ascii="Cambria" w:hAnsi="Cambria"/>
          <w:sz w:val="28"/>
          <w:szCs w:val="28"/>
        </w:rPr>
        <w:t xml:space="preserve">…. </w:t>
      </w:r>
    </w:p>
    <w:p w14:paraId="7DB4526C" w14:textId="77777777" w:rsidR="00710B02" w:rsidDel="00977963" w:rsidRDefault="00710B02" w:rsidP="00E16136">
      <w:pPr>
        <w:spacing w:line="360" w:lineRule="auto"/>
        <w:contextualSpacing/>
        <w:rPr>
          <w:del w:id="8621" w:author="Claire S" w:date="2026-06-03T19:21:00Z" w16du:dateUtc="2026-06-03T18:21:00Z"/>
          <w:rFonts w:ascii="Cambria" w:hAnsi="Cambria"/>
          <w:i/>
          <w:iCs/>
          <w:sz w:val="28"/>
          <w:szCs w:val="28"/>
        </w:rPr>
      </w:pPr>
    </w:p>
    <w:p w14:paraId="2C63D18C" w14:textId="79796E03" w:rsidR="001B6486" w:rsidRPr="006D4B27" w:rsidRDefault="006D4B27" w:rsidP="00E16136">
      <w:pPr>
        <w:spacing w:line="360" w:lineRule="auto"/>
        <w:contextualSpacing/>
        <w:rPr>
          <w:rFonts w:ascii="Cambria" w:hAnsi="Cambria"/>
          <w:sz w:val="28"/>
          <w:szCs w:val="28"/>
        </w:rPr>
      </w:pPr>
      <w:r>
        <w:rPr>
          <w:rFonts w:ascii="Cambria" w:hAnsi="Cambria"/>
          <w:i/>
          <w:iCs/>
          <w:sz w:val="28"/>
          <w:szCs w:val="28"/>
        </w:rPr>
        <w:t>‘PS I think you might be in danger yourself</w:t>
      </w:r>
      <w:r w:rsidR="00A80877">
        <w:rPr>
          <w:rFonts w:ascii="Cambria" w:hAnsi="Cambria"/>
          <w:i/>
          <w:iCs/>
          <w:sz w:val="28"/>
          <w:szCs w:val="28"/>
        </w:rPr>
        <w:t>! Please take care!!</w:t>
      </w:r>
      <w:r>
        <w:rPr>
          <w:rFonts w:ascii="Cambria" w:hAnsi="Cambria"/>
          <w:i/>
          <w:iCs/>
          <w:sz w:val="28"/>
          <w:szCs w:val="28"/>
        </w:rPr>
        <w:t>’</w:t>
      </w:r>
    </w:p>
    <w:p w14:paraId="1A31944E" w14:textId="77777777" w:rsidR="00906D02" w:rsidRDefault="001B6486" w:rsidP="00E16136">
      <w:pPr>
        <w:spacing w:line="360" w:lineRule="auto"/>
        <w:contextualSpacing/>
        <w:rPr>
          <w:rFonts w:ascii="Cambria" w:hAnsi="Cambria"/>
          <w:sz w:val="28"/>
          <w:szCs w:val="28"/>
        </w:rPr>
      </w:pPr>
      <w:r>
        <w:rPr>
          <w:rFonts w:ascii="Cambria" w:hAnsi="Cambria"/>
          <w:sz w:val="28"/>
          <w:szCs w:val="28"/>
        </w:rPr>
        <w:tab/>
      </w:r>
    </w:p>
    <w:p w14:paraId="516F0109" w14:textId="37CE880F" w:rsidR="001B6486" w:rsidRDefault="009019A0" w:rsidP="00906D02">
      <w:pPr>
        <w:spacing w:line="360" w:lineRule="auto"/>
        <w:ind w:firstLine="720"/>
        <w:contextualSpacing/>
        <w:rPr>
          <w:rFonts w:ascii="Cambria" w:hAnsi="Cambria"/>
          <w:sz w:val="28"/>
          <w:szCs w:val="28"/>
        </w:rPr>
      </w:pPr>
      <w:r>
        <w:rPr>
          <w:rFonts w:ascii="Cambria" w:hAnsi="Cambria"/>
          <w:sz w:val="28"/>
          <w:szCs w:val="28"/>
        </w:rPr>
        <w:t xml:space="preserve">What the hell? </w:t>
      </w:r>
      <w:del w:id="8622" w:author="Claire S" w:date="2026-07-22T13:32:00Z" w16du:dateUtc="2026-07-22T12:32:00Z">
        <w:r w:rsidDel="002A129B">
          <w:rPr>
            <w:rFonts w:ascii="Cambria" w:hAnsi="Cambria"/>
            <w:sz w:val="28"/>
            <w:szCs w:val="28"/>
          </w:rPr>
          <w:delText xml:space="preserve"> </w:delText>
        </w:r>
        <w:r w:rsidRPr="00B4778B" w:rsidDel="002A129B">
          <w:rPr>
            <w:rFonts w:ascii="Cambria" w:hAnsi="Cambria"/>
            <w:sz w:val="28"/>
            <w:szCs w:val="28"/>
            <w:highlight w:val="green"/>
            <w:rPrChange w:id="8623" w:author="Daisy Watt" w:date="2026-06-23T12:42:00Z" w16du:dateUtc="2026-06-23T10:42:00Z">
              <w:rPr>
                <w:rFonts w:ascii="Cambria" w:hAnsi="Cambria"/>
                <w:sz w:val="28"/>
                <w:szCs w:val="28"/>
              </w:rPr>
            </w:rPrChange>
          </w:rPr>
          <w:delText>Clutching</w:delText>
        </w:r>
      </w:del>
      <w:ins w:id="8624" w:author="Claire S" w:date="2026-07-22T13:32:00Z" w16du:dateUtc="2026-07-22T12:32:00Z">
        <w:r w:rsidR="002A129B">
          <w:rPr>
            <w:rFonts w:ascii="Cambria" w:hAnsi="Cambria"/>
            <w:sz w:val="28"/>
            <w:szCs w:val="28"/>
          </w:rPr>
          <w:t>Holding</w:t>
        </w:r>
      </w:ins>
      <w:r>
        <w:rPr>
          <w:rFonts w:ascii="Cambria" w:hAnsi="Cambria"/>
          <w:sz w:val="28"/>
          <w:szCs w:val="28"/>
        </w:rPr>
        <w:t xml:space="preserve"> the card, </w:t>
      </w:r>
      <w:r w:rsidR="006B41E1">
        <w:rPr>
          <w:rFonts w:ascii="Cambria" w:hAnsi="Cambria"/>
          <w:sz w:val="28"/>
          <w:szCs w:val="28"/>
        </w:rPr>
        <w:t xml:space="preserve">Savannah </w:t>
      </w:r>
      <w:r>
        <w:rPr>
          <w:rFonts w:ascii="Cambria" w:hAnsi="Cambria"/>
          <w:sz w:val="28"/>
          <w:szCs w:val="28"/>
        </w:rPr>
        <w:t xml:space="preserve">retreated to </w:t>
      </w:r>
      <w:r w:rsidR="006B41E1">
        <w:rPr>
          <w:rFonts w:ascii="Cambria" w:hAnsi="Cambria"/>
          <w:sz w:val="28"/>
          <w:szCs w:val="28"/>
        </w:rPr>
        <w:t xml:space="preserve">her giant sofa </w:t>
      </w:r>
      <w:del w:id="8625" w:author="Daisy Watt" w:date="2026-06-22T09:10:00Z" w16du:dateUtc="2026-06-22T07:10:00Z">
        <w:r w:rsidR="006B41E1">
          <w:rPr>
            <w:rFonts w:ascii="Cambria" w:hAnsi="Cambria"/>
            <w:sz w:val="28"/>
            <w:szCs w:val="28"/>
          </w:rPr>
          <w:delText xml:space="preserve">in </w:delText>
        </w:r>
        <w:r w:rsidR="006B41E1" w:rsidRPr="00B4778B">
          <w:rPr>
            <w:rFonts w:ascii="Cambria" w:hAnsi="Cambria"/>
            <w:sz w:val="28"/>
            <w:szCs w:val="28"/>
            <w:highlight w:val="yellow"/>
            <w:rPrChange w:id="8626" w:author="Daisy Watt" w:date="2026-06-23T12:42:00Z" w16du:dateUtc="2026-06-23T10:42:00Z">
              <w:rPr>
                <w:rFonts w:ascii="Cambria" w:hAnsi="Cambria"/>
                <w:sz w:val="28"/>
                <w:szCs w:val="28"/>
              </w:rPr>
            </w:rPrChange>
          </w:rPr>
          <w:delText>shock</w:delText>
        </w:r>
        <w:r w:rsidR="00177B72">
          <w:rPr>
            <w:rFonts w:ascii="Cambria" w:hAnsi="Cambria"/>
            <w:sz w:val="28"/>
            <w:szCs w:val="28"/>
          </w:rPr>
          <w:delText xml:space="preserve"> </w:delText>
        </w:r>
      </w:del>
      <w:r w:rsidR="00177B72">
        <w:rPr>
          <w:rFonts w:ascii="Cambria" w:hAnsi="Cambria"/>
          <w:sz w:val="28"/>
          <w:szCs w:val="28"/>
        </w:rPr>
        <w:t xml:space="preserve">as the </w:t>
      </w:r>
      <w:r w:rsidR="00B44767">
        <w:rPr>
          <w:rFonts w:ascii="Cambria" w:hAnsi="Cambria"/>
          <w:sz w:val="28"/>
          <w:szCs w:val="28"/>
        </w:rPr>
        <w:t>landline</w:t>
      </w:r>
      <w:r w:rsidR="00177B72">
        <w:rPr>
          <w:rFonts w:ascii="Cambria" w:hAnsi="Cambria"/>
          <w:sz w:val="28"/>
          <w:szCs w:val="28"/>
        </w:rPr>
        <w:t xml:space="preserve"> began to ring</w:t>
      </w:r>
      <w:r w:rsidR="006B41E1">
        <w:rPr>
          <w:rFonts w:ascii="Cambria" w:hAnsi="Cambria"/>
          <w:sz w:val="28"/>
          <w:szCs w:val="28"/>
        </w:rPr>
        <w:t>.</w:t>
      </w:r>
      <w:r w:rsidR="00B44767">
        <w:rPr>
          <w:rFonts w:ascii="Cambria" w:hAnsi="Cambria"/>
          <w:sz w:val="28"/>
          <w:szCs w:val="28"/>
        </w:rPr>
        <w:t xml:space="preserve">  </w:t>
      </w:r>
      <w:r w:rsidR="00206D47">
        <w:rPr>
          <w:rFonts w:ascii="Cambria" w:hAnsi="Cambria"/>
          <w:sz w:val="28"/>
          <w:szCs w:val="28"/>
        </w:rPr>
        <w:t>Lying</w:t>
      </w:r>
      <w:r w:rsidR="00CA47C4">
        <w:rPr>
          <w:rFonts w:ascii="Cambria" w:hAnsi="Cambria"/>
          <w:sz w:val="28"/>
          <w:szCs w:val="28"/>
        </w:rPr>
        <w:t xml:space="preserve"> down</w:t>
      </w:r>
      <w:r w:rsidR="00206D47">
        <w:rPr>
          <w:rFonts w:ascii="Cambria" w:hAnsi="Cambria"/>
          <w:sz w:val="28"/>
          <w:szCs w:val="28"/>
        </w:rPr>
        <w:t xml:space="preserve">, she </w:t>
      </w:r>
      <w:r w:rsidR="00B44767">
        <w:rPr>
          <w:rFonts w:ascii="Cambria" w:hAnsi="Cambria"/>
          <w:sz w:val="28"/>
          <w:szCs w:val="28"/>
        </w:rPr>
        <w:t>ignored it.</w:t>
      </w:r>
    </w:p>
    <w:p w14:paraId="09608D0E" w14:textId="14968107" w:rsidR="00F42830" w:rsidRDefault="00177B72" w:rsidP="00E16136">
      <w:pPr>
        <w:spacing w:line="360" w:lineRule="auto"/>
        <w:contextualSpacing/>
        <w:rPr>
          <w:rFonts w:ascii="Cambria" w:hAnsi="Cambria"/>
          <w:sz w:val="28"/>
          <w:szCs w:val="28"/>
        </w:rPr>
      </w:pPr>
      <w:r>
        <w:rPr>
          <w:rFonts w:ascii="Cambria" w:hAnsi="Cambria"/>
          <w:sz w:val="28"/>
          <w:szCs w:val="28"/>
        </w:rPr>
        <w:tab/>
        <w:t xml:space="preserve">‘Mrs </w:t>
      </w:r>
      <w:r w:rsidR="003D4F29">
        <w:rPr>
          <w:rFonts w:ascii="Cambria" w:hAnsi="Cambria"/>
          <w:sz w:val="28"/>
          <w:szCs w:val="28"/>
        </w:rPr>
        <w:t>Savannah</w:t>
      </w:r>
      <w:ins w:id="8627" w:author="Daisy Watt" w:date="2026-06-22T09:08:00Z" w16du:dateUtc="2026-06-22T07:08:00Z">
        <w:r w:rsidR="00B4778B">
          <w:rPr>
            <w:rFonts w:ascii="Cambria" w:hAnsi="Cambria"/>
            <w:sz w:val="28"/>
            <w:szCs w:val="28"/>
          </w:rPr>
          <w:t>?</w:t>
        </w:r>
      </w:ins>
      <w:del w:id="8628" w:author="Daisy Watt" w:date="2026-06-22T09:08:00Z" w16du:dateUtc="2026-06-22T07:08:00Z">
        <w:r w:rsidR="003D6001">
          <w:rPr>
            <w:rFonts w:ascii="Cambria" w:hAnsi="Cambria"/>
            <w:sz w:val="28"/>
            <w:szCs w:val="28"/>
          </w:rPr>
          <w:delText xml:space="preserve"> -</w:delText>
        </w:r>
      </w:del>
      <w:r>
        <w:rPr>
          <w:rFonts w:ascii="Cambria" w:hAnsi="Cambria"/>
          <w:sz w:val="28"/>
          <w:szCs w:val="28"/>
        </w:rPr>
        <w:t>’</w:t>
      </w:r>
      <w:r w:rsidR="003D4F29">
        <w:rPr>
          <w:rFonts w:ascii="Cambria" w:hAnsi="Cambria"/>
          <w:sz w:val="28"/>
          <w:szCs w:val="28"/>
        </w:rPr>
        <w:t xml:space="preserve"> </w:t>
      </w:r>
      <w:r w:rsidR="00F42830" w:rsidRPr="002A129B">
        <w:rPr>
          <w:rFonts w:ascii="Cambria" w:hAnsi="Cambria"/>
          <w:sz w:val="28"/>
          <w:szCs w:val="28"/>
        </w:rPr>
        <w:t xml:space="preserve">Maria </w:t>
      </w:r>
      <w:del w:id="8629" w:author="Claire S" w:date="2026-07-22T13:32:00Z" w16du:dateUtc="2026-07-22T12:32:00Z">
        <w:r w:rsidR="00F42830" w:rsidRPr="00B4778B" w:rsidDel="002A129B">
          <w:rPr>
            <w:rFonts w:ascii="Cambria" w:hAnsi="Cambria"/>
            <w:sz w:val="28"/>
            <w:szCs w:val="28"/>
            <w:highlight w:val="green"/>
            <w:rPrChange w:id="8630" w:author="Daisy Watt" w:date="2026-06-23T12:42:00Z" w16du:dateUtc="2026-06-23T10:42:00Z">
              <w:rPr>
                <w:rFonts w:ascii="Cambria" w:hAnsi="Cambria"/>
                <w:sz w:val="28"/>
                <w:szCs w:val="28"/>
              </w:rPr>
            </w:rPrChange>
          </w:rPr>
          <w:delText>interrupted</w:delText>
        </w:r>
        <w:r w:rsidR="00F42830" w:rsidDel="002A129B">
          <w:rPr>
            <w:rFonts w:ascii="Cambria" w:hAnsi="Cambria"/>
            <w:sz w:val="28"/>
            <w:szCs w:val="28"/>
          </w:rPr>
          <w:delText xml:space="preserve"> </w:delText>
        </w:r>
      </w:del>
      <w:ins w:id="8631" w:author="Claire S" w:date="2026-07-22T13:33:00Z" w16du:dateUtc="2026-07-22T12:33:00Z">
        <w:r w:rsidR="00853BA5">
          <w:rPr>
            <w:rFonts w:ascii="Cambria" w:hAnsi="Cambria"/>
            <w:sz w:val="28"/>
            <w:szCs w:val="28"/>
          </w:rPr>
          <w:t>disrupted her</w:t>
        </w:r>
      </w:ins>
      <w:del w:id="8632" w:author="Claire S" w:date="2026-07-22T13:32:00Z" w16du:dateUtc="2026-07-22T12:32:00Z">
        <w:r w:rsidR="00F42830" w:rsidDel="002A129B">
          <w:rPr>
            <w:rFonts w:ascii="Cambria" w:hAnsi="Cambria"/>
            <w:sz w:val="28"/>
            <w:szCs w:val="28"/>
          </w:rPr>
          <w:delText xml:space="preserve">her </w:delText>
        </w:r>
      </w:del>
      <w:ins w:id="8633" w:author="Claire S" w:date="2026-07-22T13:32:00Z" w16du:dateUtc="2026-07-22T12:32:00Z">
        <w:r w:rsidR="002A129B">
          <w:rPr>
            <w:rFonts w:ascii="Cambria" w:hAnsi="Cambria"/>
            <w:sz w:val="28"/>
            <w:szCs w:val="28"/>
          </w:rPr>
          <w:t xml:space="preserve"> </w:t>
        </w:r>
      </w:ins>
      <w:del w:id="8634" w:author="Daisy Watt" w:date="2026-06-22T09:10:00Z" w16du:dateUtc="2026-06-22T07:10:00Z">
        <w:r w:rsidR="00F42830" w:rsidRPr="002A129B">
          <w:rPr>
            <w:rFonts w:ascii="Cambria" w:hAnsi="Cambria"/>
            <w:sz w:val="28"/>
            <w:szCs w:val="28"/>
          </w:rPr>
          <w:delText>shock</w:delText>
        </w:r>
      </w:del>
      <w:ins w:id="8635" w:author="Daisy Watt" w:date="2026-06-22T09:10:00Z" w16du:dateUtc="2026-06-22T07:10:00Z">
        <w:r w:rsidR="00B4778B" w:rsidRPr="002A129B">
          <w:rPr>
            <w:rFonts w:ascii="Cambria" w:hAnsi="Cambria"/>
            <w:sz w:val="28"/>
            <w:szCs w:val="28"/>
            <w:rPrChange w:id="8636" w:author="Claire S" w:date="2026-07-22T13:32:00Z" w16du:dateUtc="2026-07-22T12:32:00Z">
              <w:rPr>
                <w:rFonts w:ascii="Cambria" w:hAnsi="Cambria"/>
                <w:sz w:val="28"/>
                <w:szCs w:val="28"/>
                <w:highlight w:val="yellow"/>
              </w:rPr>
            </w:rPrChange>
          </w:rPr>
          <w:t>r</w:t>
        </w:r>
        <w:r w:rsidR="00B4778B">
          <w:rPr>
            <w:rFonts w:ascii="Cambria" w:hAnsi="Cambria"/>
            <w:sz w:val="28"/>
            <w:szCs w:val="28"/>
          </w:rPr>
          <w:t>espite</w:t>
        </w:r>
      </w:ins>
      <w:r w:rsidR="003D6001">
        <w:rPr>
          <w:rFonts w:ascii="Cambria" w:hAnsi="Cambria"/>
          <w:sz w:val="28"/>
          <w:szCs w:val="28"/>
        </w:rPr>
        <w:t>.</w:t>
      </w:r>
      <w:r w:rsidR="00F42830">
        <w:rPr>
          <w:rFonts w:ascii="Cambria" w:hAnsi="Cambria"/>
          <w:sz w:val="28"/>
          <w:szCs w:val="28"/>
        </w:rPr>
        <w:t xml:space="preserve"> </w:t>
      </w:r>
      <w:r w:rsidR="000D7513">
        <w:rPr>
          <w:rFonts w:ascii="Cambria" w:hAnsi="Cambria"/>
          <w:sz w:val="28"/>
          <w:szCs w:val="28"/>
        </w:rPr>
        <w:t>‘Is your sister</w:t>
      </w:r>
      <w:ins w:id="8637" w:author="Daisy Watt" w:date="2026-06-22T09:09:00Z" w16du:dateUtc="2026-06-22T07:09:00Z">
        <w:r w:rsidR="00B4778B">
          <w:rPr>
            <w:rFonts w:ascii="Cambria" w:hAnsi="Cambria"/>
            <w:sz w:val="28"/>
            <w:szCs w:val="28"/>
          </w:rPr>
          <w:t>,</w:t>
        </w:r>
      </w:ins>
      <w:r w:rsidR="000D7513">
        <w:rPr>
          <w:rFonts w:ascii="Cambria" w:hAnsi="Cambria"/>
          <w:sz w:val="28"/>
          <w:szCs w:val="28"/>
        </w:rPr>
        <w:t xml:space="preserve"> Ruth.’</w:t>
      </w:r>
    </w:p>
    <w:p w14:paraId="04329366" w14:textId="556FCD0B" w:rsidR="000D7513" w:rsidRDefault="00906D02" w:rsidP="00841AF3">
      <w:pPr>
        <w:spacing w:line="360" w:lineRule="auto"/>
        <w:ind w:firstLine="720"/>
        <w:contextualSpacing/>
        <w:rPr>
          <w:rFonts w:ascii="Cambria" w:hAnsi="Cambria"/>
          <w:sz w:val="28"/>
          <w:szCs w:val="28"/>
        </w:rPr>
      </w:pPr>
      <w:r>
        <w:rPr>
          <w:rFonts w:ascii="Cambria" w:hAnsi="Cambria"/>
          <w:sz w:val="28"/>
          <w:szCs w:val="28"/>
        </w:rPr>
        <w:t>‘No way,’ Savannah hissed</w:t>
      </w:r>
      <w:r w:rsidR="003D6001">
        <w:rPr>
          <w:rFonts w:ascii="Cambria" w:hAnsi="Cambria"/>
          <w:sz w:val="28"/>
          <w:szCs w:val="28"/>
        </w:rPr>
        <w:t>, flapping a hand at her housekeeper</w:t>
      </w:r>
      <w:r>
        <w:rPr>
          <w:rFonts w:ascii="Cambria" w:hAnsi="Cambria"/>
          <w:sz w:val="28"/>
          <w:szCs w:val="28"/>
        </w:rPr>
        <w:t>. ‘I’m out.’</w:t>
      </w:r>
      <w:r w:rsidR="00841AF3">
        <w:rPr>
          <w:rFonts w:ascii="Cambria" w:hAnsi="Cambria"/>
          <w:sz w:val="28"/>
          <w:szCs w:val="28"/>
        </w:rPr>
        <w:t xml:space="preserve"> </w:t>
      </w:r>
      <w:r w:rsidR="000D7513">
        <w:rPr>
          <w:rFonts w:ascii="Cambria" w:hAnsi="Cambria"/>
          <w:sz w:val="28"/>
          <w:szCs w:val="28"/>
        </w:rPr>
        <w:t>Too late, the phone was in her hand.</w:t>
      </w:r>
    </w:p>
    <w:p w14:paraId="375221A6" w14:textId="39918652" w:rsidR="00074D3F" w:rsidRDefault="00074D3F" w:rsidP="00074D3F">
      <w:pPr>
        <w:spacing w:line="360" w:lineRule="auto"/>
        <w:contextualSpacing/>
        <w:rPr>
          <w:rFonts w:ascii="Cambria" w:hAnsi="Cambria"/>
          <w:sz w:val="28"/>
          <w:szCs w:val="28"/>
        </w:rPr>
      </w:pPr>
      <w:r>
        <w:rPr>
          <w:rFonts w:ascii="Cambria" w:hAnsi="Cambria"/>
          <w:sz w:val="28"/>
          <w:szCs w:val="28"/>
        </w:rPr>
        <w:tab/>
        <w:t>‘</w:t>
      </w:r>
      <w:r w:rsidR="00841AF3">
        <w:rPr>
          <w:rFonts w:ascii="Cambria" w:hAnsi="Cambria"/>
          <w:sz w:val="28"/>
          <w:szCs w:val="28"/>
        </w:rPr>
        <w:t xml:space="preserve">I heard that. </w:t>
      </w:r>
      <w:r>
        <w:rPr>
          <w:rFonts w:ascii="Cambria" w:hAnsi="Cambria"/>
          <w:sz w:val="28"/>
          <w:szCs w:val="28"/>
        </w:rPr>
        <w:t xml:space="preserve">Where </w:t>
      </w:r>
      <w:del w:id="8638" w:author="Claire S" w:date="2026-05-11T14:28:00Z" w16du:dateUtc="2026-05-11T13:28:00Z">
        <w:r>
          <w:rPr>
            <w:rFonts w:ascii="Cambria" w:hAnsi="Cambria"/>
            <w:sz w:val="28"/>
            <w:szCs w:val="28"/>
          </w:rPr>
          <w:delText xml:space="preserve">the hell </w:delText>
        </w:r>
      </w:del>
      <w:r>
        <w:rPr>
          <w:rFonts w:ascii="Cambria" w:hAnsi="Cambria"/>
          <w:sz w:val="28"/>
          <w:szCs w:val="28"/>
        </w:rPr>
        <w:t xml:space="preserve">are you?’ </w:t>
      </w:r>
      <w:r w:rsidR="00101675">
        <w:rPr>
          <w:rFonts w:ascii="Cambria" w:hAnsi="Cambria"/>
          <w:sz w:val="28"/>
          <w:szCs w:val="28"/>
        </w:rPr>
        <w:t>h</w:t>
      </w:r>
      <w:r>
        <w:rPr>
          <w:rFonts w:ascii="Cambria" w:hAnsi="Cambria"/>
          <w:sz w:val="28"/>
          <w:szCs w:val="28"/>
        </w:rPr>
        <w:t xml:space="preserve">er </w:t>
      </w:r>
      <w:r w:rsidR="00393C6D">
        <w:rPr>
          <w:rFonts w:ascii="Cambria" w:hAnsi="Cambria"/>
          <w:sz w:val="28"/>
          <w:szCs w:val="28"/>
        </w:rPr>
        <w:t xml:space="preserve">older </w:t>
      </w:r>
      <w:r>
        <w:rPr>
          <w:rFonts w:ascii="Cambria" w:hAnsi="Cambria"/>
          <w:sz w:val="28"/>
          <w:szCs w:val="28"/>
        </w:rPr>
        <w:t xml:space="preserve">sister </w:t>
      </w:r>
      <w:r w:rsidR="00911EAA">
        <w:rPr>
          <w:rFonts w:ascii="Cambria" w:hAnsi="Cambria"/>
          <w:sz w:val="28"/>
          <w:szCs w:val="28"/>
        </w:rPr>
        <w:t>demande</w:t>
      </w:r>
      <w:r>
        <w:rPr>
          <w:rFonts w:ascii="Cambria" w:hAnsi="Cambria"/>
          <w:sz w:val="28"/>
          <w:szCs w:val="28"/>
        </w:rPr>
        <w:t>d</w:t>
      </w:r>
      <w:r w:rsidR="00D80723">
        <w:rPr>
          <w:rFonts w:ascii="Cambria" w:hAnsi="Cambria"/>
          <w:sz w:val="28"/>
          <w:szCs w:val="28"/>
        </w:rPr>
        <w:t>.</w:t>
      </w:r>
      <w:r w:rsidR="00692C63">
        <w:rPr>
          <w:rFonts w:ascii="Cambria" w:hAnsi="Cambria"/>
          <w:sz w:val="28"/>
          <w:szCs w:val="28"/>
        </w:rPr>
        <w:t xml:space="preserve"> ‘You should be </w:t>
      </w:r>
      <w:r w:rsidR="00D824C1">
        <w:rPr>
          <w:rFonts w:ascii="Cambria" w:hAnsi="Cambria"/>
          <w:sz w:val="28"/>
          <w:szCs w:val="28"/>
        </w:rPr>
        <w:t>here</w:t>
      </w:r>
      <w:r w:rsidR="008C4BC5">
        <w:rPr>
          <w:rFonts w:ascii="Cambria" w:hAnsi="Cambria"/>
          <w:sz w:val="28"/>
          <w:szCs w:val="28"/>
        </w:rPr>
        <w:t>,</w:t>
      </w:r>
      <w:r w:rsidR="00D824C1">
        <w:rPr>
          <w:rFonts w:ascii="Cambria" w:hAnsi="Cambria"/>
          <w:sz w:val="28"/>
          <w:szCs w:val="28"/>
        </w:rPr>
        <w:t xml:space="preserve"> </w:t>
      </w:r>
      <w:r w:rsidR="00692C63">
        <w:rPr>
          <w:rFonts w:ascii="Cambria" w:hAnsi="Cambria"/>
          <w:sz w:val="28"/>
          <w:szCs w:val="28"/>
        </w:rPr>
        <w:t>in the office</w:t>
      </w:r>
      <w:ins w:id="8639" w:author="Claire S" w:date="2026-05-11T14:28:00Z" w16du:dateUtc="2026-05-11T13:28:00Z">
        <w:r w:rsidR="007D45BE">
          <w:rPr>
            <w:rFonts w:ascii="Cambria" w:hAnsi="Cambria"/>
            <w:sz w:val="28"/>
            <w:szCs w:val="28"/>
          </w:rPr>
          <w:t xml:space="preserve">, to </w:t>
        </w:r>
        <w:r w:rsidR="007D45BE" w:rsidRPr="00853BA5">
          <w:rPr>
            <w:rFonts w:ascii="Cambria" w:hAnsi="Cambria"/>
            <w:sz w:val="28"/>
            <w:szCs w:val="28"/>
          </w:rPr>
          <w:t>instruct your team</w:t>
        </w:r>
      </w:ins>
      <w:r w:rsidR="00692C63" w:rsidRPr="00853BA5">
        <w:rPr>
          <w:rFonts w:ascii="Cambria" w:hAnsi="Cambria"/>
          <w:sz w:val="28"/>
          <w:szCs w:val="28"/>
        </w:rPr>
        <w:t>.’</w:t>
      </w:r>
    </w:p>
    <w:p w14:paraId="64E1A95B" w14:textId="3692B13B" w:rsidR="00074D3F" w:rsidRDefault="00074D3F" w:rsidP="00074D3F">
      <w:pPr>
        <w:spacing w:line="360" w:lineRule="auto"/>
        <w:contextualSpacing/>
        <w:rPr>
          <w:rFonts w:ascii="Cambria" w:hAnsi="Cambria"/>
          <w:sz w:val="28"/>
          <w:szCs w:val="28"/>
        </w:rPr>
      </w:pPr>
      <w:r>
        <w:rPr>
          <w:rFonts w:ascii="Cambria" w:hAnsi="Cambria"/>
          <w:sz w:val="28"/>
          <w:szCs w:val="28"/>
        </w:rPr>
        <w:tab/>
        <w:t>‘My fiancé has</w:t>
      </w:r>
      <w:r w:rsidR="00D824C1">
        <w:rPr>
          <w:rFonts w:ascii="Cambria" w:hAnsi="Cambria"/>
          <w:sz w:val="28"/>
          <w:szCs w:val="28"/>
        </w:rPr>
        <w:t xml:space="preserve"> literally</w:t>
      </w:r>
      <w:r>
        <w:rPr>
          <w:rFonts w:ascii="Cambria" w:hAnsi="Cambria"/>
          <w:sz w:val="28"/>
          <w:szCs w:val="28"/>
        </w:rPr>
        <w:t xml:space="preserve"> just died, Ruth,’ Savannah snapped. ‘</w:t>
      </w:r>
      <w:commentRangeStart w:id="8640"/>
      <w:commentRangeStart w:id="8641"/>
      <w:r>
        <w:rPr>
          <w:rFonts w:ascii="Cambria" w:hAnsi="Cambria"/>
          <w:sz w:val="28"/>
          <w:szCs w:val="28"/>
        </w:rPr>
        <w:t xml:space="preserve">I’m taking the rest of the bloody week off.  </w:t>
      </w:r>
      <w:commentRangeEnd w:id="8640"/>
      <w:r w:rsidR="001935F1">
        <w:rPr>
          <w:rStyle w:val="CommentReference"/>
          <w:rFonts w:ascii="Cambria" w:hAnsi="Cambria"/>
          <w:sz w:val="28"/>
          <w:szCs w:val="28"/>
        </w:rPr>
        <w:commentReference w:id="8640"/>
      </w:r>
      <w:commentRangeEnd w:id="8641"/>
      <w:r w:rsidR="007D45BE">
        <w:rPr>
          <w:rStyle w:val="CommentReference"/>
          <w:rFonts w:ascii="Cambria" w:hAnsi="Cambria"/>
          <w:sz w:val="28"/>
          <w:szCs w:val="28"/>
        </w:rPr>
        <w:commentReference w:id="8641"/>
      </w:r>
      <w:r>
        <w:rPr>
          <w:rFonts w:ascii="Cambria" w:hAnsi="Cambria"/>
          <w:sz w:val="28"/>
          <w:szCs w:val="28"/>
        </w:rPr>
        <w:t>Read your own employee handbook.</w:t>
      </w:r>
      <w:ins w:id="8642" w:author="Claire S" w:date="2026-05-11T14:29:00Z" w16du:dateUtc="2026-05-11T13:29:00Z">
        <w:r w:rsidR="007D45BE">
          <w:rPr>
            <w:rFonts w:ascii="Cambria" w:hAnsi="Cambria"/>
            <w:sz w:val="28"/>
            <w:szCs w:val="28"/>
          </w:rPr>
          <w:t xml:space="preserve"> I’ll send Ish a directive to </w:t>
        </w:r>
        <w:del w:id="8643" w:author="Daisy Watt" w:date="2026-06-22T09:10:00Z" w16du:dateUtc="2026-06-22T07:10:00Z">
          <w:r w:rsidR="007D45BE">
            <w:rPr>
              <w:rFonts w:ascii="Cambria" w:hAnsi="Cambria"/>
              <w:sz w:val="28"/>
              <w:szCs w:val="28"/>
            </w:rPr>
            <w:delText>share</w:delText>
          </w:r>
        </w:del>
      </w:ins>
      <w:ins w:id="8644" w:author="Daisy Watt" w:date="2026-06-22T09:10:00Z" w16du:dateUtc="2026-06-22T07:10:00Z">
        <w:r w:rsidR="00007EED">
          <w:rPr>
            <w:rFonts w:ascii="Cambria" w:hAnsi="Cambria"/>
            <w:sz w:val="28"/>
            <w:szCs w:val="28"/>
          </w:rPr>
          <w:t>divvy</w:t>
        </w:r>
      </w:ins>
      <w:ins w:id="8645" w:author="Daisy Watt" w:date="2026-06-22T09:11:00Z" w16du:dateUtc="2026-06-22T07:11:00Z">
        <w:r w:rsidR="00007EED">
          <w:rPr>
            <w:rFonts w:ascii="Cambria" w:hAnsi="Cambria"/>
            <w:sz w:val="28"/>
            <w:szCs w:val="28"/>
          </w:rPr>
          <w:t xml:space="preserve"> up </w:t>
        </w:r>
      </w:ins>
      <w:ins w:id="8646" w:author="Claire S" w:date="2026-05-11T14:29:00Z" w16du:dateUtc="2026-05-11T13:29:00Z">
        <w:del w:id="8647" w:author="Daisy Watt" w:date="2026-06-22T09:11:00Z" w16du:dateUtc="2026-06-22T07:11:00Z">
          <w:r w:rsidR="007D45BE">
            <w:rPr>
              <w:rFonts w:ascii="Cambria" w:hAnsi="Cambria"/>
              <w:sz w:val="28"/>
              <w:szCs w:val="28"/>
            </w:rPr>
            <w:delText xml:space="preserve"> </w:delText>
          </w:r>
        </w:del>
        <w:r w:rsidR="007D45BE">
          <w:rPr>
            <w:rFonts w:ascii="Cambria" w:hAnsi="Cambria"/>
            <w:sz w:val="28"/>
            <w:szCs w:val="28"/>
          </w:rPr>
          <w:t>projects</w:t>
        </w:r>
        <w:del w:id="8648" w:author="Daisy Watt" w:date="2026-06-22T09:11:00Z" w16du:dateUtc="2026-06-22T07:11:00Z">
          <w:r w:rsidR="007D45BE">
            <w:rPr>
              <w:rFonts w:ascii="Cambria" w:hAnsi="Cambria"/>
              <w:sz w:val="28"/>
              <w:szCs w:val="28"/>
            </w:rPr>
            <w:delText xml:space="preserve"> </w:delText>
          </w:r>
          <w:r w:rsidR="007D45BE" w:rsidRPr="006D52D3">
            <w:rPr>
              <w:rFonts w:ascii="Cambria" w:hAnsi="Cambria"/>
              <w:sz w:val="28"/>
              <w:szCs w:val="28"/>
              <w:highlight w:val="yellow"/>
              <w:rPrChange w:id="8649" w:author="Daisy Watt" w:date="2026-06-23T12:42:00Z" w16du:dateUtc="2026-06-23T10:42:00Z">
                <w:rPr>
                  <w:rFonts w:ascii="Cambria" w:hAnsi="Cambria"/>
                  <w:sz w:val="28"/>
                  <w:szCs w:val="28"/>
                </w:rPr>
              </w:rPrChange>
            </w:rPr>
            <w:delText>out</w:delText>
          </w:r>
        </w:del>
      </w:ins>
      <w:ins w:id="8650" w:author="Claire S" w:date="2026-05-27T14:12:00Z" w16du:dateUtc="2026-05-27T13:12:00Z">
        <w:del w:id="8651" w:author="Daisy Watt" w:date="2026-06-22T09:11:00Z" w16du:dateUtc="2026-06-22T07:11:00Z">
          <w:r w:rsidR="00016136" w:rsidRPr="006D52D3">
            <w:rPr>
              <w:rFonts w:ascii="Cambria" w:hAnsi="Cambria"/>
              <w:sz w:val="28"/>
              <w:szCs w:val="28"/>
              <w:highlight w:val="yellow"/>
              <w:rPrChange w:id="8652" w:author="Daisy Watt" w:date="2026-06-23T12:42:00Z" w16du:dateUtc="2026-06-23T10:42:00Z">
                <w:rPr>
                  <w:rFonts w:ascii="Cambria" w:hAnsi="Cambria"/>
                  <w:sz w:val="28"/>
                  <w:szCs w:val="28"/>
                </w:rPr>
              </w:rPrChange>
            </w:rPr>
            <w:delText xml:space="preserve"> with my team</w:delText>
          </w:r>
        </w:del>
      </w:ins>
      <w:ins w:id="8653" w:author="Claire S" w:date="2026-05-11T14:29:00Z" w16du:dateUtc="2026-05-11T13:29:00Z">
        <w:r w:rsidR="007D45BE">
          <w:rPr>
            <w:rFonts w:ascii="Cambria" w:hAnsi="Cambria"/>
            <w:sz w:val="28"/>
            <w:szCs w:val="28"/>
          </w:rPr>
          <w:t>.</w:t>
        </w:r>
      </w:ins>
      <w:r>
        <w:rPr>
          <w:rFonts w:ascii="Cambria" w:hAnsi="Cambria"/>
          <w:sz w:val="28"/>
          <w:szCs w:val="28"/>
        </w:rPr>
        <w:t>’</w:t>
      </w:r>
    </w:p>
    <w:p w14:paraId="402AEFE9" w14:textId="5A4F283F" w:rsidR="00074D3F" w:rsidRDefault="00074D3F" w:rsidP="00074D3F">
      <w:pPr>
        <w:spacing w:line="360" w:lineRule="auto"/>
        <w:contextualSpacing/>
        <w:rPr>
          <w:rFonts w:ascii="Cambria" w:hAnsi="Cambria"/>
          <w:sz w:val="28"/>
          <w:szCs w:val="28"/>
        </w:rPr>
      </w:pPr>
      <w:r>
        <w:rPr>
          <w:rFonts w:ascii="Cambria" w:hAnsi="Cambria"/>
          <w:sz w:val="28"/>
          <w:szCs w:val="28"/>
        </w:rPr>
        <w:tab/>
        <w:t>‘You</w:t>
      </w:r>
      <w:r w:rsidR="008C4BC5">
        <w:rPr>
          <w:rFonts w:ascii="Cambria" w:hAnsi="Cambria"/>
          <w:sz w:val="28"/>
          <w:szCs w:val="28"/>
        </w:rPr>
        <w:t xml:space="preserve">’re </w:t>
      </w:r>
      <w:r w:rsidR="00F438A4">
        <w:rPr>
          <w:rFonts w:ascii="Cambria" w:hAnsi="Cambria"/>
          <w:sz w:val="28"/>
          <w:szCs w:val="28"/>
        </w:rPr>
        <w:t xml:space="preserve">on the </w:t>
      </w:r>
      <w:r w:rsidR="008C4BC5">
        <w:rPr>
          <w:rFonts w:ascii="Cambria" w:hAnsi="Cambria"/>
          <w:sz w:val="28"/>
          <w:szCs w:val="28"/>
        </w:rPr>
        <w:t>board; you</w:t>
      </w:r>
      <w:r>
        <w:rPr>
          <w:rFonts w:ascii="Cambria" w:hAnsi="Cambria"/>
          <w:sz w:val="28"/>
          <w:szCs w:val="28"/>
        </w:rPr>
        <w:t xml:space="preserve"> don’t count as an employee.  And we’ve got a major problem.’</w:t>
      </w:r>
    </w:p>
    <w:p w14:paraId="4A428E0B" w14:textId="379A6843" w:rsidR="00074D3F" w:rsidRDefault="00074D3F" w:rsidP="00074D3F">
      <w:pPr>
        <w:spacing w:line="360" w:lineRule="auto"/>
        <w:contextualSpacing/>
        <w:rPr>
          <w:rFonts w:ascii="Cambria" w:hAnsi="Cambria"/>
          <w:sz w:val="28"/>
          <w:szCs w:val="28"/>
        </w:rPr>
      </w:pPr>
      <w:r>
        <w:rPr>
          <w:rFonts w:ascii="Cambria" w:hAnsi="Cambria"/>
          <w:sz w:val="28"/>
          <w:szCs w:val="28"/>
        </w:rPr>
        <w:tab/>
        <w:t>‘I don’t care</w:t>
      </w:r>
      <w:r w:rsidR="00692C63">
        <w:rPr>
          <w:rFonts w:ascii="Cambria" w:hAnsi="Cambria"/>
          <w:sz w:val="28"/>
          <w:szCs w:val="28"/>
        </w:rPr>
        <w:t xml:space="preserve"> </w:t>
      </w:r>
      <w:r>
        <w:rPr>
          <w:rFonts w:ascii="Cambria" w:hAnsi="Cambria"/>
          <w:sz w:val="28"/>
          <w:szCs w:val="28"/>
        </w:rPr>
        <w:t>about your problems</w:t>
      </w:r>
      <w:ins w:id="8654" w:author="Daisy Watt" w:date="2026-06-22T09:12:00Z" w16du:dateUtc="2026-06-22T07:12:00Z">
        <w:r w:rsidR="006D52D3">
          <w:rPr>
            <w:rFonts w:ascii="Cambria" w:hAnsi="Cambria"/>
            <w:sz w:val="28"/>
            <w:szCs w:val="28"/>
          </w:rPr>
          <w:t>,</w:t>
        </w:r>
      </w:ins>
      <w:r w:rsidR="00692C63">
        <w:rPr>
          <w:rFonts w:ascii="Cambria" w:hAnsi="Cambria"/>
          <w:sz w:val="28"/>
          <w:szCs w:val="28"/>
        </w:rPr>
        <w:t xml:space="preserve"> right now</w:t>
      </w:r>
      <w:r>
        <w:rPr>
          <w:rFonts w:ascii="Cambria" w:hAnsi="Cambria"/>
          <w:sz w:val="28"/>
          <w:szCs w:val="28"/>
        </w:rPr>
        <w:t>.  I’m bereaved.’</w:t>
      </w:r>
    </w:p>
    <w:p w14:paraId="6E95D9E2" w14:textId="18BBA151" w:rsidR="0087397A" w:rsidRDefault="0087397A" w:rsidP="0087397A">
      <w:pPr>
        <w:spacing w:line="360" w:lineRule="auto"/>
        <w:ind w:firstLine="720"/>
        <w:contextualSpacing/>
        <w:rPr>
          <w:rFonts w:ascii="Cambria" w:hAnsi="Cambria"/>
          <w:sz w:val="28"/>
          <w:szCs w:val="28"/>
        </w:rPr>
      </w:pPr>
      <w:r>
        <w:rPr>
          <w:rFonts w:ascii="Cambria" w:hAnsi="Cambria"/>
          <w:sz w:val="28"/>
          <w:szCs w:val="28"/>
        </w:rPr>
        <w:t>‘</w:t>
      </w:r>
      <w:ins w:id="8655" w:author="Claire S" w:date="2026-05-27T14:11:00Z" w16du:dateUtc="2026-05-27T13:11:00Z">
        <w:r w:rsidR="00016136">
          <w:rPr>
            <w:rFonts w:ascii="Cambria" w:hAnsi="Cambria"/>
            <w:sz w:val="28"/>
            <w:szCs w:val="28"/>
          </w:rPr>
          <w:t>I know.  And i</w:t>
        </w:r>
      </w:ins>
      <w:del w:id="8656" w:author="Claire S" w:date="2026-05-27T14:11:00Z" w16du:dateUtc="2026-05-27T13:11:00Z">
        <w:r w:rsidDel="00016136">
          <w:rPr>
            <w:rFonts w:ascii="Cambria" w:hAnsi="Cambria"/>
            <w:sz w:val="28"/>
            <w:szCs w:val="28"/>
          </w:rPr>
          <w:delText>I</w:delText>
        </w:r>
      </w:del>
      <w:r>
        <w:rPr>
          <w:rFonts w:ascii="Cambria" w:hAnsi="Cambria"/>
          <w:sz w:val="28"/>
          <w:szCs w:val="28"/>
        </w:rPr>
        <w:t>t’s your problem actually</w:t>
      </w:r>
      <w:r w:rsidR="00D824C1">
        <w:rPr>
          <w:rFonts w:ascii="Cambria" w:hAnsi="Cambria"/>
          <w:sz w:val="28"/>
          <w:szCs w:val="28"/>
        </w:rPr>
        <w:t xml:space="preserve"> that I’m talking about</w:t>
      </w:r>
      <w:del w:id="8657" w:author="Daisy Watt" w:date="2026-06-22T09:12:00Z" w16du:dateUtc="2026-06-22T07:12:00Z">
        <w:r w:rsidR="00D824C1">
          <w:rPr>
            <w:rFonts w:ascii="Cambria" w:hAnsi="Cambria"/>
            <w:sz w:val="28"/>
            <w:szCs w:val="28"/>
          </w:rPr>
          <w:delText>,</w:delText>
        </w:r>
      </w:del>
      <w:ins w:id="8658" w:author="Daisy Watt" w:date="2026-06-22T09:12:00Z" w16du:dateUtc="2026-06-22T07:12:00Z">
        <w:r w:rsidR="006D52D3">
          <w:rPr>
            <w:rFonts w:ascii="Cambria" w:hAnsi="Cambria"/>
            <w:sz w:val="28"/>
            <w:szCs w:val="28"/>
          </w:rPr>
          <w:t>.</w:t>
        </w:r>
      </w:ins>
      <w:r>
        <w:rPr>
          <w:rFonts w:ascii="Cambria" w:hAnsi="Cambria"/>
          <w:sz w:val="28"/>
          <w:szCs w:val="28"/>
        </w:rPr>
        <w:t xml:space="preserve">’ Ruth’s sigh was weary. </w:t>
      </w:r>
      <w:r w:rsidR="005E0B0C">
        <w:rPr>
          <w:rFonts w:ascii="Cambria" w:hAnsi="Cambria"/>
          <w:sz w:val="28"/>
          <w:szCs w:val="28"/>
        </w:rPr>
        <w:t>‘You were very stupid on Saturday night.’</w:t>
      </w:r>
    </w:p>
    <w:p w14:paraId="59B1950E" w14:textId="2A229DF3" w:rsidR="00775DF3" w:rsidRDefault="00E41749" w:rsidP="0087397A">
      <w:pPr>
        <w:spacing w:line="360" w:lineRule="auto"/>
        <w:ind w:firstLine="720"/>
        <w:contextualSpacing/>
        <w:rPr>
          <w:rFonts w:ascii="Cambria" w:hAnsi="Cambria"/>
          <w:sz w:val="28"/>
          <w:szCs w:val="28"/>
        </w:rPr>
      </w:pPr>
      <w:r>
        <w:rPr>
          <w:rFonts w:ascii="Cambria" w:hAnsi="Cambria"/>
          <w:sz w:val="28"/>
          <w:szCs w:val="28"/>
        </w:rPr>
        <w:t xml:space="preserve">‘I don’t need </w:t>
      </w:r>
      <w:r w:rsidR="005E0B0C">
        <w:rPr>
          <w:rFonts w:ascii="Cambria" w:hAnsi="Cambria"/>
          <w:sz w:val="28"/>
          <w:szCs w:val="28"/>
        </w:rPr>
        <w:t>remind</w:t>
      </w:r>
      <w:r>
        <w:rPr>
          <w:rFonts w:ascii="Cambria" w:hAnsi="Cambria"/>
          <w:sz w:val="28"/>
          <w:szCs w:val="28"/>
        </w:rPr>
        <w:t>ing, thanks</w:t>
      </w:r>
      <w:del w:id="8659" w:author="Daisy Watt" w:date="2026-06-22T09:12:00Z" w16du:dateUtc="2026-06-22T07:12:00Z">
        <w:r w:rsidR="005E0B0C">
          <w:rPr>
            <w:rFonts w:ascii="Cambria" w:hAnsi="Cambria"/>
            <w:sz w:val="28"/>
            <w:szCs w:val="28"/>
          </w:rPr>
          <w:delText>,</w:delText>
        </w:r>
      </w:del>
      <w:ins w:id="8660" w:author="Daisy Watt" w:date="2026-06-22T09:12:00Z" w16du:dateUtc="2026-06-22T07:12:00Z">
        <w:r w:rsidR="008C33F7">
          <w:rPr>
            <w:rFonts w:ascii="Cambria" w:hAnsi="Cambria"/>
            <w:sz w:val="28"/>
            <w:szCs w:val="28"/>
          </w:rPr>
          <w:t>.</w:t>
        </w:r>
      </w:ins>
      <w:r w:rsidR="005E0B0C">
        <w:rPr>
          <w:rFonts w:ascii="Cambria" w:hAnsi="Cambria"/>
          <w:sz w:val="28"/>
          <w:szCs w:val="28"/>
        </w:rPr>
        <w:t>’ Savannah</w:t>
      </w:r>
      <w:r w:rsidR="0013752A">
        <w:rPr>
          <w:rFonts w:ascii="Cambria" w:hAnsi="Cambria"/>
          <w:sz w:val="28"/>
          <w:szCs w:val="28"/>
        </w:rPr>
        <w:t xml:space="preserve"> tried to peer into the kitchen without </w:t>
      </w:r>
      <w:r w:rsidR="009F4FAA">
        <w:rPr>
          <w:rFonts w:ascii="Cambria" w:hAnsi="Cambria"/>
          <w:sz w:val="28"/>
          <w:szCs w:val="28"/>
        </w:rPr>
        <w:t>moving from the sofa</w:t>
      </w:r>
      <w:r w:rsidR="005E0B0C">
        <w:rPr>
          <w:rFonts w:ascii="Cambria" w:hAnsi="Cambria"/>
          <w:sz w:val="28"/>
          <w:szCs w:val="28"/>
        </w:rPr>
        <w:t>.</w:t>
      </w:r>
      <w:r w:rsidR="00D824C1">
        <w:rPr>
          <w:rFonts w:ascii="Cambria" w:hAnsi="Cambria"/>
          <w:sz w:val="28"/>
          <w:szCs w:val="28"/>
        </w:rPr>
        <w:t xml:space="preserve"> </w:t>
      </w:r>
      <w:del w:id="8661" w:author="Claire S" w:date="2026-05-11T14:29:00Z" w16du:dateUtc="2026-05-11T13:29:00Z">
        <w:r w:rsidR="00D824C1">
          <w:rPr>
            <w:rFonts w:ascii="Cambria" w:hAnsi="Cambria"/>
            <w:sz w:val="28"/>
            <w:szCs w:val="28"/>
          </w:rPr>
          <w:delText xml:space="preserve">She’d </w:delText>
        </w:r>
        <w:r w:rsidR="00C72233">
          <w:rPr>
            <w:rFonts w:ascii="Cambria" w:hAnsi="Cambria"/>
            <w:sz w:val="28"/>
            <w:szCs w:val="28"/>
          </w:rPr>
          <w:delText>decided against</w:delText>
        </w:r>
      </w:del>
      <w:ins w:id="8662" w:author="Claire S" w:date="2026-05-11T14:29:00Z" w16du:dateUtc="2026-05-11T13:29:00Z">
        <w:r w:rsidR="00A757DD">
          <w:rPr>
            <w:rFonts w:ascii="Cambria" w:hAnsi="Cambria"/>
            <w:sz w:val="28"/>
            <w:szCs w:val="28"/>
          </w:rPr>
          <w:t>An</w:t>
        </w:r>
      </w:ins>
      <w:del w:id="8663" w:author="Claire S" w:date="2026-05-11T14:29:00Z" w16du:dateUtc="2026-05-11T13:29:00Z">
        <w:r w:rsidR="00C72233">
          <w:rPr>
            <w:rFonts w:ascii="Cambria" w:hAnsi="Cambria"/>
            <w:sz w:val="28"/>
            <w:szCs w:val="28"/>
          </w:rPr>
          <w:delText xml:space="preserve"> an</w:delText>
        </w:r>
      </w:del>
      <w:r w:rsidR="00C72233">
        <w:rPr>
          <w:rFonts w:ascii="Cambria" w:hAnsi="Cambria"/>
          <w:sz w:val="28"/>
          <w:szCs w:val="28"/>
        </w:rPr>
        <w:t xml:space="preserve"> actual bell to summon her housekeeper</w:t>
      </w:r>
      <w:del w:id="8664" w:author="Claire S" w:date="2026-05-11T14:29:00Z" w16du:dateUtc="2026-05-11T13:29:00Z">
        <w:r w:rsidR="00C85B2A">
          <w:rPr>
            <w:rFonts w:ascii="Cambria" w:hAnsi="Cambria"/>
            <w:sz w:val="28"/>
            <w:szCs w:val="28"/>
          </w:rPr>
          <w:delText>;</w:delText>
        </w:r>
        <w:r w:rsidR="006D4B27">
          <w:rPr>
            <w:rFonts w:ascii="Cambria" w:hAnsi="Cambria"/>
            <w:sz w:val="28"/>
            <w:szCs w:val="28"/>
          </w:rPr>
          <w:delText xml:space="preserve"> it</w:delText>
        </w:r>
      </w:del>
      <w:ins w:id="8665" w:author="Claire S" w:date="2026-05-11T14:29:00Z" w16du:dateUtc="2026-05-11T13:29:00Z">
        <w:r w:rsidR="006D4B27">
          <w:rPr>
            <w:rFonts w:ascii="Cambria" w:hAnsi="Cambria"/>
            <w:sz w:val="28"/>
            <w:szCs w:val="28"/>
          </w:rPr>
          <w:t xml:space="preserve"> </w:t>
        </w:r>
        <w:r w:rsidR="00A757DD">
          <w:rPr>
            <w:rFonts w:ascii="Cambria" w:hAnsi="Cambria"/>
            <w:sz w:val="28"/>
            <w:szCs w:val="28"/>
          </w:rPr>
          <w:t>had</w:t>
        </w:r>
      </w:ins>
      <w:r w:rsidR="006D4B27">
        <w:rPr>
          <w:rFonts w:ascii="Cambria" w:hAnsi="Cambria"/>
          <w:sz w:val="28"/>
          <w:szCs w:val="28"/>
        </w:rPr>
        <w:t xml:space="preserve"> seemed a bit</w:t>
      </w:r>
      <w:ins w:id="8666" w:author="Daisy Watt" w:date="2026-06-22T09:12:00Z" w16du:dateUtc="2026-06-22T07:12:00Z">
        <w:r w:rsidR="006D4B27">
          <w:rPr>
            <w:rFonts w:ascii="Cambria" w:hAnsi="Cambria"/>
            <w:sz w:val="28"/>
            <w:szCs w:val="28"/>
          </w:rPr>
          <w:t xml:space="preserve"> </w:t>
        </w:r>
        <w:r w:rsidR="005E0014">
          <w:rPr>
            <w:rFonts w:ascii="Cambria" w:hAnsi="Cambria"/>
            <w:sz w:val="28"/>
            <w:szCs w:val="28"/>
          </w:rPr>
          <w:t>too</w:t>
        </w:r>
      </w:ins>
      <w:r w:rsidR="006D4B27">
        <w:rPr>
          <w:rFonts w:ascii="Cambria" w:hAnsi="Cambria"/>
          <w:sz w:val="28"/>
          <w:szCs w:val="28"/>
        </w:rPr>
        <w:t xml:space="preserve"> </w:t>
      </w:r>
      <w:r w:rsidR="005238E3" w:rsidRPr="00A26C9E">
        <w:rPr>
          <w:rFonts w:ascii="Cambria" w:hAnsi="Cambria"/>
          <w:i/>
          <w:iCs/>
          <w:sz w:val="28"/>
          <w:szCs w:val="28"/>
          <w:rPrChange w:id="8667" w:author="Claire S" w:date="2026-05-21T15:54:00Z" w16du:dateUtc="2026-05-21T14:54:00Z">
            <w:rPr>
              <w:rFonts w:ascii="Cambria" w:hAnsi="Cambria"/>
              <w:sz w:val="28"/>
              <w:szCs w:val="28"/>
            </w:rPr>
          </w:rPrChange>
        </w:rPr>
        <w:t>Downton Abbey</w:t>
      </w:r>
      <w:r w:rsidR="006D4B27">
        <w:rPr>
          <w:rFonts w:ascii="Cambria" w:hAnsi="Cambria"/>
          <w:sz w:val="28"/>
          <w:szCs w:val="28"/>
        </w:rPr>
        <w:t>,</w:t>
      </w:r>
      <w:r w:rsidR="00C72233">
        <w:rPr>
          <w:rFonts w:ascii="Cambria" w:hAnsi="Cambria"/>
          <w:sz w:val="28"/>
          <w:szCs w:val="28"/>
        </w:rPr>
        <w:t xml:space="preserve"> but </w:t>
      </w:r>
      <w:r w:rsidR="0013752A">
        <w:rPr>
          <w:rFonts w:ascii="Cambria" w:hAnsi="Cambria"/>
          <w:sz w:val="28"/>
          <w:szCs w:val="28"/>
        </w:rPr>
        <w:t>at times like this</w:t>
      </w:r>
      <w:r w:rsidR="006B41E1">
        <w:rPr>
          <w:rFonts w:ascii="Cambria" w:hAnsi="Cambria"/>
          <w:sz w:val="28"/>
          <w:szCs w:val="28"/>
        </w:rPr>
        <w:t>,</w:t>
      </w:r>
      <w:r w:rsidR="00C85B2A">
        <w:rPr>
          <w:rFonts w:ascii="Cambria" w:hAnsi="Cambria"/>
          <w:sz w:val="28"/>
          <w:szCs w:val="28"/>
        </w:rPr>
        <w:t xml:space="preserve"> when she was</w:t>
      </w:r>
      <w:r w:rsidR="006B41E1">
        <w:rPr>
          <w:rFonts w:ascii="Cambria" w:hAnsi="Cambria"/>
          <w:sz w:val="28"/>
          <w:szCs w:val="28"/>
        </w:rPr>
        <w:t xml:space="preserve"> literally</w:t>
      </w:r>
      <w:r w:rsidR="00C85B2A">
        <w:rPr>
          <w:rFonts w:ascii="Cambria" w:hAnsi="Cambria"/>
          <w:sz w:val="28"/>
          <w:szCs w:val="28"/>
        </w:rPr>
        <w:t xml:space="preserve"> dying for </w:t>
      </w:r>
      <w:r w:rsidR="00D11AEC">
        <w:rPr>
          <w:rFonts w:ascii="Cambria" w:hAnsi="Cambria"/>
          <w:sz w:val="28"/>
          <w:szCs w:val="28"/>
        </w:rPr>
        <w:t xml:space="preserve">her </w:t>
      </w:r>
      <w:ins w:id="8668" w:author="Claire S" w:date="2026-06-03T19:15:00Z" w16du:dateUtc="2026-06-03T18:15:00Z">
        <w:r w:rsidR="00A717FD">
          <w:rPr>
            <w:rFonts w:ascii="Cambria" w:hAnsi="Cambria"/>
            <w:sz w:val="28"/>
            <w:szCs w:val="28"/>
          </w:rPr>
          <w:t xml:space="preserve">coffee and </w:t>
        </w:r>
      </w:ins>
      <w:r w:rsidR="00E603E9">
        <w:rPr>
          <w:rFonts w:ascii="Cambria" w:hAnsi="Cambria"/>
          <w:sz w:val="28"/>
          <w:szCs w:val="28"/>
        </w:rPr>
        <w:t xml:space="preserve">green </w:t>
      </w:r>
      <w:r w:rsidR="00D11AEC">
        <w:rPr>
          <w:rFonts w:ascii="Cambria" w:hAnsi="Cambria"/>
          <w:sz w:val="28"/>
          <w:szCs w:val="28"/>
        </w:rPr>
        <w:t>smoothie</w:t>
      </w:r>
      <w:del w:id="8669" w:author="Claire S" w:date="2026-06-03T19:15:00Z" w16du:dateUtc="2026-06-03T18:15:00Z">
        <w:r w:rsidR="005238E3" w:rsidDel="00A717FD">
          <w:rPr>
            <w:rFonts w:ascii="Cambria" w:hAnsi="Cambria"/>
            <w:sz w:val="28"/>
            <w:szCs w:val="28"/>
          </w:rPr>
          <w:delText xml:space="preserve"> and protein ball</w:delText>
        </w:r>
        <w:r w:rsidR="00D11AEC" w:rsidDel="00A717FD">
          <w:rPr>
            <w:rFonts w:ascii="Cambria" w:hAnsi="Cambria"/>
            <w:sz w:val="28"/>
            <w:szCs w:val="28"/>
          </w:rPr>
          <w:delText xml:space="preserve"> lunch</w:delText>
        </w:r>
      </w:del>
      <w:r w:rsidR="0013752A">
        <w:rPr>
          <w:rFonts w:ascii="Cambria" w:hAnsi="Cambria"/>
          <w:sz w:val="28"/>
          <w:szCs w:val="28"/>
        </w:rPr>
        <w:t xml:space="preserve">, </w:t>
      </w:r>
      <w:r w:rsidR="00C72233">
        <w:rPr>
          <w:rFonts w:ascii="Cambria" w:hAnsi="Cambria"/>
          <w:sz w:val="28"/>
          <w:szCs w:val="28"/>
        </w:rPr>
        <w:t>it</w:t>
      </w:r>
      <w:r w:rsidR="006D4B27">
        <w:rPr>
          <w:rFonts w:ascii="Cambria" w:hAnsi="Cambria"/>
          <w:sz w:val="28"/>
          <w:szCs w:val="28"/>
        </w:rPr>
        <w:t xml:space="preserve"> would</w:t>
      </w:r>
      <w:r w:rsidR="00C72233">
        <w:rPr>
          <w:rFonts w:ascii="Cambria" w:hAnsi="Cambria"/>
          <w:sz w:val="28"/>
          <w:szCs w:val="28"/>
        </w:rPr>
        <w:t xml:space="preserve"> be</w:t>
      </w:r>
      <w:r w:rsidR="0013752A">
        <w:rPr>
          <w:rFonts w:ascii="Cambria" w:hAnsi="Cambria"/>
          <w:sz w:val="28"/>
          <w:szCs w:val="28"/>
        </w:rPr>
        <w:t xml:space="preserve"> super</w:t>
      </w:r>
      <w:ins w:id="8670" w:author="Daisy Watt" w:date="2026-06-22T09:12:00Z" w16du:dateUtc="2026-06-22T07:12:00Z">
        <w:r w:rsidR="005E0014">
          <w:rPr>
            <w:rFonts w:ascii="Cambria" w:hAnsi="Cambria"/>
            <w:sz w:val="28"/>
            <w:szCs w:val="28"/>
          </w:rPr>
          <w:t xml:space="preserve"> </w:t>
        </w:r>
      </w:ins>
      <w:del w:id="8671" w:author="Daisy Watt" w:date="2026-06-22T09:12:00Z" w16du:dateUtc="2026-06-22T07:12:00Z">
        <w:r w:rsidR="0013752A">
          <w:rPr>
            <w:rFonts w:ascii="Cambria" w:hAnsi="Cambria"/>
            <w:sz w:val="28"/>
            <w:szCs w:val="28"/>
          </w:rPr>
          <w:delText>-</w:delText>
        </w:r>
      </w:del>
      <w:r w:rsidR="00C72233">
        <w:rPr>
          <w:rFonts w:ascii="Cambria" w:hAnsi="Cambria"/>
          <w:sz w:val="28"/>
          <w:szCs w:val="28"/>
        </w:rPr>
        <w:t>hand</w:t>
      </w:r>
      <w:ins w:id="8672" w:author="Daisy Watt" w:date="2026-06-22T09:13:00Z" w16du:dateUtc="2026-06-22T07:13:00Z">
        <w:r w:rsidR="00C72233">
          <w:rPr>
            <w:rFonts w:ascii="Cambria" w:hAnsi="Cambria"/>
            <w:sz w:val="28"/>
            <w:szCs w:val="28"/>
          </w:rPr>
          <w:t>y</w:t>
        </w:r>
        <w:r w:rsidR="005E0014">
          <w:rPr>
            <w:rFonts w:ascii="Cambria" w:hAnsi="Cambria"/>
            <w:sz w:val="28"/>
            <w:szCs w:val="28"/>
          </w:rPr>
          <w:t>…</w:t>
        </w:r>
      </w:ins>
      <w:del w:id="8673" w:author="Daisy Watt" w:date="2026-06-22T09:13:00Z" w16du:dateUtc="2026-06-22T07:13:00Z">
        <w:r w:rsidR="00C72233" w:rsidDel="005E0014">
          <w:rPr>
            <w:rFonts w:ascii="Cambria" w:hAnsi="Cambria"/>
            <w:sz w:val="28"/>
            <w:szCs w:val="28"/>
          </w:rPr>
          <w:delText>y</w:delText>
        </w:r>
      </w:del>
      <w:del w:id="8674" w:author="Daisy Watt" w:date="2026-06-22T09:12:00Z" w16du:dateUtc="2026-06-22T07:12:00Z">
        <w:r w:rsidR="00C72233">
          <w:rPr>
            <w:rFonts w:ascii="Cambria" w:hAnsi="Cambria"/>
            <w:sz w:val="28"/>
            <w:szCs w:val="28"/>
          </w:rPr>
          <w:delText xml:space="preserve"> -</w:delText>
        </w:r>
      </w:del>
    </w:p>
    <w:p w14:paraId="1F62DDCE" w14:textId="30A61981" w:rsidR="005E0B0C" w:rsidRDefault="00E41749" w:rsidP="0087397A">
      <w:pPr>
        <w:spacing w:line="360" w:lineRule="auto"/>
        <w:ind w:firstLine="720"/>
        <w:contextualSpacing/>
        <w:rPr>
          <w:rFonts w:ascii="Cambria" w:hAnsi="Cambria"/>
          <w:sz w:val="28"/>
          <w:szCs w:val="28"/>
        </w:rPr>
      </w:pPr>
      <w:r>
        <w:rPr>
          <w:rFonts w:ascii="Cambria" w:hAnsi="Cambria"/>
          <w:sz w:val="28"/>
          <w:szCs w:val="28"/>
        </w:rPr>
        <w:t>‘</w:t>
      </w:r>
      <w:r w:rsidR="00B24DF2">
        <w:rPr>
          <w:rFonts w:ascii="Cambria" w:hAnsi="Cambria"/>
          <w:sz w:val="28"/>
          <w:szCs w:val="28"/>
        </w:rPr>
        <w:t>Maybe not</w:t>
      </w:r>
      <w:r w:rsidR="00B663DF">
        <w:rPr>
          <w:rFonts w:ascii="Cambria" w:hAnsi="Cambria"/>
          <w:sz w:val="28"/>
          <w:szCs w:val="28"/>
        </w:rPr>
        <w:t>,</w:t>
      </w:r>
      <w:r w:rsidR="00C72233">
        <w:rPr>
          <w:rFonts w:ascii="Cambria" w:hAnsi="Cambria"/>
          <w:sz w:val="28"/>
          <w:szCs w:val="28"/>
        </w:rPr>
        <w:t xml:space="preserve">’ Ruth </w:t>
      </w:r>
      <w:r w:rsidR="00634000">
        <w:rPr>
          <w:rFonts w:ascii="Cambria" w:hAnsi="Cambria"/>
          <w:sz w:val="28"/>
          <w:szCs w:val="28"/>
        </w:rPr>
        <w:t>cut across</w:t>
      </w:r>
      <w:r w:rsidR="00C72233">
        <w:rPr>
          <w:rFonts w:ascii="Cambria" w:hAnsi="Cambria"/>
          <w:sz w:val="28"/>
          <w:szCs w:val="28"/>
        </w:rPr>
        <w:t xml:space="preserve"> her thoughts, ‘</w:t>
      </w:r>
      <w:r w:rsidR="00B24DF2">
        <w:rPr>
          <w:rFonts w:ascii="Cambria" w:hAnsi="Cambria"/>
          <w:sz w:val="28"/>
          <w:szCs w:val="28"/>
        </w:rPr>
        <w:t xml:space="preserve">but the evidence </w:t>
      </w:r>
      <w:r w:rsidR="00313782">
        <w:rPr>
          <w:rFonts w:ascii="Cambria" w:hAnsi="Cambria"/>
          <w:sz w:val="28"/>
          <w:szCs w:val="28"/>
        </w:rPr>
        <w:t>exists</w:t>
      </w:r>
      <w:r w:rsidR="00B24DF2">
        <w:rPr>
          <w:rFonts w:ascii="Cambria" w:hAnsi="Cambria"/>
          <w:sz w:val="28"/>
          <w:szCs w:val="28"/>
        </w:rPr>
        <w:t>.’</w:t>
      </w:r>
    </w:p>
    <w:p w14:paraId="59D369C8" w14:textId="40A77B6B" w:rsidR="00B24DF2" w:rsidRDefault="00B24DF2" w:rsidP="0087397A">
      <w:pPr>
        <w:spacing w:line="360" w:lineRule="auto"/>
        <w:ind w:firstLine="720"/>
        <w:contextualSpacing/>
        <w:rPr>
          <w:rFonts w:ascii="Cambria" w:hAnsi="Cambria"/>
          <w:sz w:val="28"/>
          <w:szCs w:val="28"/>
        </w:rPr>
      </w:pPr>
      <w:r>
        <w:rPr>
          <w:rFonts w:ascii="Cambria" w:hAnsi="Cambria"/>
          <w:sz w:val="28"/>
          <w:szCs w:val="28"/>
        </w:rPr>
        <w:t>‘What do you mean?’</w:t>
      </w:r>
      <w:r w:rsidR="00634000">
        <w:rPr>
          <w:rFonts w:ascii="Cambria" w:hAnsi="Cambria"/>
          <w:sz w:val="28"/>
          <w:szCs w:val="28"/>
        </w:rPr>
        <w:t xml:space="preserve"> </w:t>
      </w:r>
      <w:r w:rsidR="000F5C78">
        <w:rPr>
          <w:rFonts w:ascii="Cambria" w:hAnsi="Cambria"/>
          <w:sz w:val="28"/>
          <w:szCs w:val="28"/>
        </w:rPr>
        <w:t>S</w:t>
      </w:r>
      <w:r w:rsidR="00634000">
        <w:rPr>
          <w:rFonts w:ascii="Cambria" w:hAnsi="Cambria"/>
          <w:sz w:val="28"/>
          <w:szCs w:val="28"/>
        </w:rPr>
        <w:t xml:space="preserve">uddenly </w:t>
      </w:r>
      <w:r w:rsidR="000F5C78">
        <w:rPr>
          <w:rFonts w:ascii="Cambria" w:hAnsi="Cambria"/>
          <w:sz w:val="28"/>
          <w:szCs w:val="28"/>
        </w:rPr>
        <w:t>alert, Savannah sat up.</w:t>
      </w:r>
    </w:p>
    <w:p w14:paraId="3008C4C5" w14:textId="34E8FA61" w:rsidR="00B24DF2" w:rsidRDefault="00B24DF2" w:rsidP="0087397A">
      <w:pPr>
        <w:spacing w:line="360" w:lineRule="auto"/>
        <w:ind w:firstLine="720"/>
        <w:contextualSpacing/>
        <w:rPr>
          <w:rFonts w:ascii="Cambria" w:hAnsi="Cambria"/>
          <w:sz w:val="28"/>
          <w:szCs w:val="28"/>
        </w:rPr>
      </w:pPr>
      <w:commentRangeStart w:id="8675"/>
      <w:commentRangeStart w:id="8676"/>
      <w:r>
        <w:rPr>
          <w:rFonts w:ascii="Cambria" w:hAnsi="Cambria"/>
          <w:sz w:val="28"/>
          <w:szCs w:val="28"/>
        </w:rPr>
        <w:t>‘</w:t>
      </w:r>
      <w:r w:rsidR="006D4B27">
        <w:rPr>
          <w:rFonts w:ascii="Cambria" w:hAnsi="Cambria"/>
          <w:sz w:val="28"/>
          <w:szCs w:val="28"/>
        </w:rPr>
        <w:t xml:space="preserve">I think </w:t>
      </w:r>
      <w:r w:rsidR="009F7982">
        <w:rPr>
          <w:rFonts w:ascii="Cambria" w:hAnsi="Cambria"/>
          <w:sz w:val="28"/>
          <w:szCs w:val="28"/>
        </w:rPr>
        <w:t>s</w:t>
      </w:r>
      <w:r>
        <w:rPr>
          <w:rFonts w:ascii="Cambria" w:hAnsi="Cambria"/>
          <w:sz w:val="28"/>
          <w:szCs w:val="28"/>
        </w:rPr>
        <w:t>omeone</w:t>
      </w:r>
      <w:r w:rsidR="00B663DF">
        <w:rPr>
          <w:rFonts w:ascii="Cambria" w:hAnsi="Cambria"/>
          <w:sz w:val="28"/>
          <w:szCs w:val="28"/>
        </w:rPr>
        <w:t xml:space="preserve"> else might have seen </w:t>
      </w:r>
      <w:r>
        <w:rPr>
          <w:rFonts w:ascii="Cambria" w:hAnsi="Cambria"/>
          <w:sz w:val="28"/>
          <w:szCs w:val="28"/>
        </w:rPr>
        <w:t>the</w:t>
      </w:r>
      <w:r w:rsidR="009F7982">
        <w:rPr>
          <w:rFonts w:ascii="Cambria" w:hAnsi="Cambria"/>
          <w:sz w:val="28"/>
          <w:szCs w:val="28"/>
        </w:rPr>
        <w:t xml:space="preserve"> </w:t>
      </w:r>
      <w:r>
        <w:rPr>
          <w:rFonts w:ascii="Cambria" w:hAnsi="Cambria"/>
          <w:sz w:val="28"/>
          <w:szCs w:val="28"/>
        </w:rPr>
        <w:t>footage.</w:t>
      </w:r>
      <w:r w:rsidR="00C72233">
        <w:rPr>
          <w:rFonts w:ascii="Cambria" w:hAnsi="Cambria"/>
          <w:sz w:val="28"/>
          <w:szCs w:val="28"/>
        </w:rPr>
        <w:t xml:space="preserve"> </w:t>
      </w:r>
      <w:del w:id="8677" w:author="Claire S" w:date="2026-06-03T19:20:00Z" w16du:dateUtc="2026-06-03T18:20:00Z">
        <w:r w:rsidR="00C72233" w:rsidDel="00977963">
          <w:rPr>
            <w:rFonts w:ascii="Cambria" w:hAnsi="Cambria"/>
            <w:sz w:val="28"/>
            <w:szCs w:val="28"/>
          </w:rPr>
          <w:delText xml:space="preserve"> </w:delText>
        </w:r>
      </w:del>
      <w:r w:rsidR="00C72233">
        <w:rPr>
          <w:rFonts w:ascii="Cambria" w:hAnsi="Cambria"/>
          <w:sz w:val="28"/>
          <w:szCs w:val="28"/>
        </w:rPr>
        <w:t>Of you and you</w:t>
      </w:r>
      <w:ins w:id="8678" w:author="Daisy Watt" w:date="2026-06-22T09:14:00Z" w16du:dateUtc="2026-06-22T07:14:00Z">
        <w:r w:rsidR="00C72233">
          <w:rPr>
            <w:rFonts w:ascii="Cambria" w:hAnsi="Cambria"/>
            <w:sz w:val="28"/>
            <w:szCs w:val="28"/>
          </w:rPr>
          <w:t>r</w:t>
        </w:r>
        <w:r w:rsidR="00BC60D7">
          <w:rPr>
            <w:rFonts w:ascii="Cambria" w:hAnsi="Cambria"/>
            <w:sz w:val="28"/>
            <w:szCs w:val="28"/>
          </w:rPr>
          <w:t>…</w:t>
        </w:r>
      </w:ins>
      <w:del w:id="8679" w:author="Daisy Watt" w:date="2026-06-22T09:14:00Z" w16du:dateUtc="2026-06-22T07:14:00Z">
        <w:r w:rsidR="00C72233" w:rsidDel="00BC60D7">
          <w:rPr>
            <w:rFonts w:ascii="Cambria" w:hAnsi="Cambria"/>
            <w:sz w:val="28"/>
            <w:szCs w:val="28"/>
          </w:rPr>
          <w:delText>r</w:delText>
        </w:r>
        <w:r w:rsidR="00C72233">
          <w:rPr>
            <w:rFonts w:ascii="Cambria" w:hAnsi="Cambria"/>
            <w:sz w:val="28"/>
            <w:szCs w:val="28"/>
          </w:rPr>
          <w:delText xml:space="preserve"> –</w:delText>
        </w:r>
      </w:del>
      <w:r w:rsidR="00C72233">
        <w:rPr>
          <w:rFonts w:ascii="Cambria" w:hAnsi="Cambria"/>
          <w:sz w:val="28"/>
          <w:szCs w:val="28"/>
        </w:rPr>
        <w:t xml:space="preserve"> friend.</w:t>
      </w:r>
      <w:r>
        <w:rPr>
          <w:rFonts w:ascii="Cambria" w:hAnsi="Cambria"/>
          <w:sz w:val="28"/>
          <w:szCs w:val="28"/>
        </w:rPr>
        <w:t>’</w:t>
      </w:r>
    </w:p>
    <w:p w14:paraId="4407B23A" w14:textId="5110D576" w:rsidR="00280279" w:rsidRDefault="00280279" w:rsidP="0087397A">
      <w:pPr>
        <w:spacing w:line="360" w:lineRule="auto"/>
        <w:ind w:firstLine="720"/>
        <w:contextualSpacing/>
        <w:rPr>
          <w:rFonts w:ascii="Cambria" w:hAnsi="Cambria"/>
          <w:sz w:val="28"/>
          <w:szCs w:val="28"/>
        </w:rPr>
      </w:pPr>
      <w:r>
        <w:rPr>
          <w:rFonts w:ascii="Cambria" w:hAnsi="Cambria"/>
          <w:sz w:val="28"/>
          <w:szCs w:val="28"/>
        </w:rPr>
        <w:t>‘</w:t>
      </w:r>
      <w:r w:rsidR="009F7982">
        <w:rPr>
          <w:rFonts w:ascii="Cambria" w:hAnsi="Cambria"/>
          <w:sz w:val="28"/>
          <w:szCs w:val="28"/>
        </w:rPr>
        <w:t xml:space="preserve">The CCTV?  </w:t>
      </w:r>
      <w:r>
        <w:rPr>
          <w:rFonts w:ascii="Cambria" w:hAnsi="Cambria"/>
          <w:sz w:val="28"/>
          <w:szCs w:val="28"/>
        </w:rPr>
        <w:t>Of me an</w:t>
      </w:r>
      <w:ins w:id="8680" w:author="Daisy Watt" w:date="2026-06-22T09:14:00Z" w16du:dateUtc="2026-06-22T07:14:00Z">
        <w:r>
          <w:rPr>
            <w:rFonts w:ascii="Cambria" w:hAnsi="Cambria"/>
            <w:sz w:val="28"/>
            <w:szCs w:val="28"/>
          </w:rPr>
          <w:t>d</w:t>
        </w:r>
        <w:r w:rsidR="00552F9C">
          <w:rPr>
            <w:rFonts w:ascii="Cambria" w:hAnsi="Cambria"/>
            <w:sz w:val="28"/>
            <w:szCs w:val="28"/>
          </w:rPr>
          <w:t>…’</w:t>
        </w:r>
      </w:ins>
      <w:del w:id="8681" w:author="Daisy Watt" w:date="2026-06-22T09:14:00Z" w16du:dateUtc="2026-06-22T07:14:00Z">
        <w:r w:rsidDel="00552F9C">
          <w:rPr>
            <w:rFonts w:ascii="Cambria" w:hAnsi="Cambria"/>
            <w:sz w:val="28"/>
            <w:szCs w:val="28"/>
          </w:rPr>
          <w:delText>d</w:delText>
        </w:r>
        <w:r w:rsidR="00B663DF">
          <w:rPr>
            <w:rFonts w:ascii="Cambria" w:hAnsi="Cambria"/>
            <w:sz w:val="28"/>
            <w:szCs w:val="28"/>
          </w:rPr>
          <w:delText xml:space="preserve"> -</w:delText>
        </w:r>
        <w:r>
          <w:rPr>
            <w:rFonts w:ascii="Cambria" w:hAnsi="Cambria"/>
            <w:sz w:val="28"/>
            <w:szCs w:val="28"/>
          </w:rPr>
          <w:delText>’</w:delText>
        </w:r>
      </w:del>
      <w:r>
        <w:rPr>
          <w:rFonts w:ascii="Cambria" w:hAnsi="Cambria"/>
          <w:sz w:val="28"/>
          <w:szCs w:val="28"/>
        </w:rPr>
        <w:t xml:space="preserve"> </w:t>
      </w:r>
      <w:r w:rsidR="00C72233">
        <w:rPr>
          <w:rFonts w:ascii="Cambria" w:hAnsi="Cambria"/>
          <w:sz w:val="28"/>
          <w:szCs w:val="28"/>
        </w:rPr>
        <w:t>Savannah was so horrified</w:t>
      </w:r>
      <w:ins w:id="8682" w:author="Daisy Watt" w:date="2026-06-22T08:47:00Z" w16du:dateUtc="2026-06-22T06:47:00Z">
        <w:r w:rsidR="0081183E">
          <w:rPr>
            <w:rFonts w:ascii="Cambria" w:hAnsi="Cambria"/>
            <w:sz w:val="28"/>
            <w:szCs w:val="28"/>
          </w:rPr>
          <w:t>,</w:t>
        </w:r>
      </w:ins>
      <w:r w:rsidR="00C72233">
        <w:rPr>
          <w:rFonts w:ascii="Cambria" w:hAnsi="Cambria"/>
          <w:sz w:val="28"/>
          <w:szCs w:val="28"/>
        </w:rPr>
        <w:t xml:space="preserve"> she couldn’t speak for a second</w:t>
      </w:r>
      <w:r>
        <w:rPr>
          <w:rFonts w:ascii="Cambria" w:hAnsi="Cambria"/>
          <w:sz w:val="28"/>
          <w:szCs w:val="28"/>
        </w:rPr>
        <w:t xml:space="preserve">. ‘Of me and Jackson?  How the </w:t>
      </w:r>
      <w:r w:rsidR="009F7982">
        <w:rPr>
          <w:rFonts w:ascii="Cambria" w:hAnsi="Cambria"/>
          <w:sz w:val="28"/>
          <w:szCs w:val="28"/>
        </w:rPr>
        <w:t xml:space="preserve">actual </w:t>
      </w:r>
      <w:r>
        <w:rPr>
          <w:rFonts w:ascii="Cambria" w:hAnsi="Cambria"/>
          <w:sz w:val="28"/>
          <w:szCs w:val="28"/>
        </w:rPr>
        <w:t>fuck</w:t>
      </w:r>
      <w:r w:rsidR="009F7982">
        <w:rPr>
          <w:rFonts w:ascii="Cambria" w:hAnsi="Cambria"/>
          <w:sz w:val="28"/>
          <w:szCs w:val="28"/>
        </w:rPr>
        <w:t>, Ruth</w:t>
      </w:r>
      <w:r>
        <w:rPr>
          <w:rFonts w:ascii="Cambria" w:hAnsi="Cambria"/>
          <w:sz w:val="28"/>
          <w:szCs w:val="28"/>
        </w:rPr>
        <w:t>?</w:t>
      </w:r>
      <w:ins w:id="8683" w:author="Claire S" w:date="2026-07-22T13:35:00Z" w16du:dateUtc="2026-07-22T12:35:00Z">
        <w:r w:rsidR="00DA525C">
          <w:rPr>
            <w:rFonts w:ascii="Cambria" w:hAnsi="Cambria"/>
            <w:sz w:val="28"/>
            <w:szCs w:val="28"/>
          </w:rPr>
          <w:t>’ She thought of catching her sister’s eye yesterday in the office. ‘</w:t>
        </w:r>
      </w:ins>
      <w:del w:id="8684" w:author="Claire S" w:date="2026-07-22T13:35:00Z" w16du:dateUtc="2026-07-22T12:35:00Z">
        <w:r w:rsidR="004D65FF" w:rsidDel="00DA525C">
          <w:rPr>
            <w:rFonts w:ascii="Cambria" w:hAnsi="Cambria"/>
            <w:sz w:val="28"/>
            <w:szCs w:val="28"/>
          </w:rPr>
          <w:delText xml:space="preserve"> </w:delText>
        </w:r>
      </w:del>
      <w:r w:rsidR="004D65FF">
        <w:rPr>
          <w:rFonts w:ascii="Cambria" w:hAnsi="Cambria"/>
          <w:sz w:val="28"/>
          <w:szCs w:val="28"/>
        </w:rPr>
        <w:t xml:space="preserve">I thought </w:t>
      </w:r>
      <w:del w:id="8685" w:author="Claire S" w:date="2026-07-22T13:34:00Z" w16du:dateUtc="2026-07-22T12:34:00Z">
        <w:r w:rsidR="004D65FF" w:rsidDel="005A6506">
          <w:rPr>
            <w:rFonts w:ascii="Cambria" w:hAnsi="Cambria"/>
            <w:sz w:val="28"/>
            <w:szCs w:val="28"/>
          </w:rPr>
          <w:delText>you were going to</w:delText>
        </w:r>
      </w:del>
      <w:ins w:id="8686" w:author="Claire S" w:date="2026-07-22T13:34:00Z" w16du:dateUtc="2026-07-22T12:34:00Z">
        <w:r w:rsidR="005A6506">
          <w:rPr>
            <w:rFonts w:ascii="Cambria" w:hAnsi="Cambria"/>
            <w:sz w:val="28"/>
            <w:szCs w:val="28"/>
          </w:rPr>
          <w:t>you would</w:t>
        </w:r>
      </w:ins>
      <w:r w:rsidR="004D65FF">
        <w:rPr>
          <w:rFonts w:ascii="Cambria" w:hAnsi="Cambria"/>
          <w:sz w:val="28"/>
          <w:szCs w:val="28"/>
        </w:rPr>
        <w:t xml:space="preserve"> delete it</w:t>
      </w:r>
      <w:ins w:id="8687" w:author="Claire S" w:date="2026-07-22T13:34:00Z" w16du:dateUtc="2026-07-22T12:34:00Z">
        <w:r w:rsidR="005A6506">
          <w:rPr>
            <w:rFonts w:ascii="Cambria" w:hAnsi="Cambria"/>
            <w:sz w:val="28"/>
            <w:szCs w:val="28"/>
          </w:rPr>
          <w:t xml:space="preserve"> -</w:t>
        </w:r>
      </w:ins>
      <w:del w:id="8688" w:author="Claire S" w:date="2026-07-22T13:34:00Z" w16du:dateUtc="2026-07-22T12:34:00Z">
        <w:r w:rsidR="004D65FF" w:rsidDel="005A6506">
          <w:rPr>
            <w:rFonts w:ascii="Cambria" w:hAnsi="Cambria"/>
            <w:sz w:val="28"/>
            <w:szCs w:val="28"/>
          </w:rPr>
          <w:delText>.</w:delText>
        </w:r>
      </w:del>
      <w:r>
        <w:rPr>
          <w:rFonts w:ascii="Cambria" w:hAnsi="Cambria"/>
          <w:sz w:val="28"/>
          <w:szCs w:val="28"/>
        </w:rPr>
        <w:t>’</w:t>
      </w:r>
    </w:p>
    <w:p w14:paraId="773B19E0" w14:textId="78A564ED" w:rsidR="00280279" w:rsidRDefault="00280279" w:rsidP="0087397A">
      <w:pPr>
        <w:spacing w:line="360" w:lineRule="auto"/>
        <w:ind w:firstLine="720"/>
        <w:contextualSpacing/>
        <w:rPr>
          <w:rFonts w:ascii="Cambria" w:hAnsi="Cambria"/>
          <w:sz w:val="28"/>
          <w:szCs w:val="28"/>
        </w:rPr>
      </w:pPr>
      <w:r>
        <w:rPr>
          <w:rFonts w:ascii="Cambria" w:hAnsi="Cambria"/>
          <w:sz w:val="28"/>
          <w:szCs w:val="28"/>
        </w:rPr>
        <w:t>‘</w:t>
      </w:r>
      <w:r w:rsidR="000F5C78">
        <w:rPr>
          <w:rFonts w:ascii="Cambria" w:hAnsi="Cambria"/>
          <w:sz w:val="28"/>
          <w:szCs w:val="28"/>
        </w:rPr>
        <w:t>Yugi’s</w:t>
      </w:r>
      <w:r w:rsidR="00A9715F">
        <w:rPr>
          <w:rFonts w:ascii="Cambria" w:hAnsi="Cambria"/>
          <w:sz w:val="28"/>
          <w:szCs w:val="28"/>
        </w:rPr>
        <w:t xml:space="preserve"> </w:t>
      </w:r>
      <w:r w:rsidR="00E314C6">
        <w:rPr>
          <w:rFonts w:ascii="Cambria" w:hAnsi="Cambria"/>
          <w:sz w:val="28"/>
          <w:szCs w:val="28"/>
        </w:rPr>
        <w:t>wipe</w:t>
      </w:r>
      <w:r w:rsidR="00A9715F">
        <w:rPr>
          <w:rFonts w:ascii="Cambria" w:hAnsi="Cambria"/>
          <w:sz w:val="28"/>
          <w:szCs w:val="28"/>
        </w:rPr>
        <w:t>d it</w:t>
      </w:r>
      <w:del w:id="8689" w:author="Claire S" w:date="2026-07-22T13:35:00Z" w16du:dateUtc="2026-07-22T12:35:00Z">
        <w:r w:rsidR="000F5C78" w:rsidDel="00DA525C">
          <w:rPr>
            <w:rFonts w:ascii="Cambria" w:hAnsi="Cambria"/>
            <w:sz w:val="28"/>
            <w:szCs w:val="28"/>
          </w:rPr>
          <w:delText>,</w:delText>
        </w:r>
        <w:r w:rsidR="00A9715F" w:rsidDel="00DA525C">
          <w:rPr>
            <w:rFonts w:ascii="Cambria" w:hAnsi="Cambria"/>
            <w:sz w:val="28"/>
            <w:szCs w:val="28"/>
          </w:rPr>
          <w:delText xml:space="preserve"> </w:delText>
        </w:r>
        <w:r w:rsidR="00C85B2A" w:rsidDel="00DA525C">
          <w:rPr>
            <w:rFonts w:ascii="Cambria" w:hAnsi="Cambria"/>
            <w:sz w:val="28"/>
            <w:szCs w:val="28"/>
          </w:rPr>
          <w:delText>Savannah</w:delText>
        </w:r>
      </w:del>
      <w:r w:rsidR="00C85B2A">
        <w:rPr>
          <w:rFonts w:ascii="Cambria" w:hAnsi="Cambria"/>
          <w:sz w:val="28"/>
          <w:szCs w:val="28"/>
        </w:rPr>
        <w:t xml:space="preserve">, </w:t>
      </w:r>
      <w:r w:rsidR="00A9715F">
        <w:rPr>
          <w:rFonts w:ascii="Cambria" w:hAnsi="Cambria"/>
          <w:sz w:val="28"/>
          <w:szCs w:val="28"/>
        </w:rPr>
        <w:t xml:space="preserve">but </w:t>
      </w:r>
      <w:r w:rsidR="00D63798">
        <w:rPr>
          <w:rFonts w:ascii="Cambria" w:hAnsi="Cambria"/>
          <w:sz w:val="28"/>
          <w:szCs w:val="28"/>
        </w:rPr>
        <w:t>it</w:t>
      </w:r>
      <w:r w:rsidR="004D65FF">
        <w:rPr>
          <w:rFonts w:ascii="Cambria" w:hAnsi="Cambria"/>
          <w:sz w:val="28"/>
          <w:szCs w:val="28"/>
        </w:rPr>
        <w:t xml:space="preserve"> was</w:t>
      </w:r>
      <w:r w:rsidR="00D63798">
        <w:rPr>
          <w:rFonts w:ascii="Cambria" w:hAnsi="Cambria"/>
          <w:sz w:val="28"/>
          <w:szCs w:val="28"/>
        </w:rPr>
        <w:t xml:space="preserve"> on the company </w:t>
      </w:r>
      <w:ins w:id="8690" w:author="Claire S" w:date="2026-07-28T10:22:00Z" w16du:dateUtc="2026-07-28T09:22:00Z">
        <w:r w:rsidR="00930DBB">
          <w:rPr>
            <w:rFonts w:ascii="Cambria" w:hAnsi="Cambria"/>
            <w:sz w:val="28"/>
            <w:szCs w:val="28"/>
          </w:rPr>
          <w:t>CCTV</w:t>
        </w:r>
      </w:ins>
      <w:del w:id="8691" w:author="Claire S" w:date="2026-07-28T10:22:00Z" w16du:dateUtc="2026-07-28T09:22:00Z">
        <w:r w:rsidR="00D63798" w:rsidDel="00930DBB">
          <w:rPr>
            <w:rFonts w:ascii="Cambria" w:hAnsi="Cambria"/>
            <w:sz w:val="28"/>
            <w:szCs w:val="28"/>
          </w:rPr>
          <w:delText>system</w:delText>
        </w:r>
      </w:del>
      <w:ins w:id="8692" w:author="Claire S" w:date="2026-07-22T13:37:00Z" w16du:dateUtc="2026-07-22T12:37:00Z">
        <w:r w:rsidR="006D4B25">
          <w:rPr>
            <w:rFonts w:ascii="Cambria" w:hAnsi="Cambria"/>
            <w:sz w:val="28"/>
            <w:szCs w:val="28"/>
          </w:rPr>
          <w:t xml:space="preserve">, because of </w:t>
        </w:r>
      </w:ins>
      <w:del w:id="8693" w:author="Claire S" w:date="2026-07-22T13:36:00Z" w16du:dateUtc="2026-07-22T12:36:00Z">
        <w:r w:rsidR="00D63798" w:rsidDel="00DA525C">
          <w:rPr>
            <w:rFonts w:ascii="Cambria" w:hAnsi="Cambria"/>
            <w:sz w:val="28"/>
            <w:szCs w:val="28"/>
          </w:rPr>
          <w:delText xml:space="preserve">, </w:delText>
        </w:r>
      </w:del>
      <w:del w:id="8694" w:author="Claire S" w:date="2026-07-22T13:35:00Z" w16du:dateUtc="2026-07-22T12:35:00Z">
        <w:r w:rsidR="00D63798" w:rsidRPr="00863201" w:rsidDel="00DA525C">
          <w:rPr>
            <w:rFonts w:ascii="Cambria" w:hAnsi="Cambria"/>
            <w:sz w:val="28"/>
            <w:szCs w:val="28"/>
            <w:highlight w:val="green"/>
            <w:rPrChange w:id="8695" w:author="Daisy Watt" w:date="2026-06-23T12:42:00Z" w16du:dateUtc="2026-06-23T10:42:00Z">
              <w:rPr>
                <w:rFonts w:ascii="Cambria" w:hAnsi="Cambria"/>
                <w:sz w:val="28"/>
                <w:szCs w:val="28"/>
              </w:rPr>
            </w:rPrChange>
          </w:rPr>
          <w:delText>for God’s sake</w:delText>
        </w:r>
      </w:del>
      <w:ins w:id="8696" w:author="Claire S" w:date="2026-07-22T13:35:00Z" w16du:dateUtc="2026-07-22T12:35:00Z">
        <w:r w:rsidR="00DA525C">
          <w:rPr>
            <w:rFonts w:ascii="Cambria" w:hAnsi="Cambria"/>
            <w:sz w:val="28"/>
            <w:szCs w:val="28"/>
          </w:rPr>
          <w:t>your own stupidity</w:t>
        </w:r>
      </w:ins>
      <w:ins w:id="8697" w:author="Claire S" w:date="2026-05-11T14:35:00Z" w16du:dateUtc="2026-05-11T13:35:00Z">
        <w:del w:id="8698" w:author="Daisy Watt" w:date="2026-06-22T09:14:00Z" w16du:dateUtc="2026-06-22T07:14:00Z">
          <w:r w:rsidR="009D6789">
            <w:rPr>
              <w:rFonts w:ascii="Cambria" w:hAnsi="Cambria"/>
              <w:sz w:val="28"/>
              <w:szCs w:val="28"/>
            </w:rPr>
            <w:delText xml:space="preserve">, </w:delText>
          </w:r>
          <w:r w:rsidR="009D6789" w:rsidDel="00863201">
            <w:rPr>
              <w:rFonts w:ascii="Cambria" w:hAnsi="Cambria"/>
              <w:sz w:val="28"/>
              <w:szCs w:val="28"/>
            </w:rPr>
            <w:delText>p</w:delText>
          </w:r>
        </w:del>
      </w:ins>
      <w:ins w:id="8699" w:author="Claire S" w:date="2026-07-22T13:36:00Z" w16du:dateUtc="2026-07-22T12:36:00Z">
        <w:r w:rsidR="00DA525C">
          <w:rPr>
            <w:rFonts w:ascii="Cambria" w:hAnsi="Cambria"/>
            <w:sz w:val="28"/>
            <w:szCs w:val="28"/>
          </w:rPr>
          <w:t>, Savannah.</w:t>
        </w:r>
      </w:ins>
      <w:ins w:id="8700" w:author="Daisy Watt" w:date="2026-06-22T09:14:00Z" w16du:dateUtc="2026-06-22T07:14:00Z">
        <w:del w:id="8701" w:author="Claire S" w:date="2026-07-22T13:36:00Z" w16du:dateUtc="2026-07-22T12:36:00Z">
          <w:r w:rsidR="00863201" w:rsidDel="00DA525C">
            <w:rPr>
              <w:rFonts w:ascii="Cambria" w:hAnsi="Cambria"/>
              <w:sz w:val="28"/>
              <w:szCs w:val="28"/>
            </w:rPr>
            <w:delText>.</w:delText>
          </w:r>
        </w:del>
        <w:r w:rsidR="00863201">
          <w:rPr>
            <w:rFonts w:ascii="Cambria" w:hAnsi="Cambria"/>
            <w:sz w:val="28"/>
            <w:szCs w:val="28"/>
          </w:rPr>
          <w:t xml:space="preserve"> P</w:t>
        </w:r>
      </w:ins>
      <w:ins w:id="8702" w:author="Claire S" w:date="2026-05-11T14:35:00Z" w16du:dateUtc="2026-05-11T13:35:00Z">
        <w:r w:rsidR="009D6789">
          <w:rPr>
            <w:rFonts w:ascii="Cambria" w:hAnsi="Cambria"/>
            <w:sz w:val="28"/>
            <w:szCs w:val="28"/>
          </w:rPr>
          <w:t>lus</w:t>
        </w:r>
      </w:ins>
      <w:ins w:id="8703" w:author="Daisy Watt" w:date="2026-06-22T09:14:00Z" w16du:dateUtc="2026-06-22T07:14:00Z">
        <w:r w:rsidR="00863201">
          <w:rPr>
            <w:rFonts w:ascii="Cambria" w:hAnsi="Cambria"/>
            <w:sz w:val="28"/>
            <w:szCs w:val="28"/>
          </w:rPr>
          <w:t>,</w:t>
        </w:r>
      </w:ins>
      <w:ins w:id="8704" w:author="Claire S" w:date="2026-05-11T14:32:00Z" w16du:dateUtc="2026-05-11T13:32:00Z">
        <w:r w:rsidR="009D140F">
          <w:rPr>
            <w:rFonts w:ascii="Cambria" w:hAnsi="Cambria"/>
            <w:sz w:val="28"/>
            <w:szCs w:val="28"/>
          </w:rPr>
          <w:t xml:space="preserve"> the police have demanded access to the system.</w:t>
        </w:r>
      </w:ins>
      <w:del w:id="8705" w:author="Claire S" w:date="2026-05-11T14:32:00Z" w16du:dateUtc="2026-05-11T13:32:00Z">
        <w:r w:rsidR="00102E83" w:rsidDel="009D140F">
          <w:rPr>
            <w:rFonts w:ascii="Cambria" w:hAnsi="Cambria"/>
            <w:sz w:val="28"/>
            <w:szCs w:val="28"/>
          </w:rPr>
          <w:delText>.</w:delText>
        </w:r>
      </w:del>
      <w:r w:rsidR="009F7982">
        <w:rPr>
          <w:rFonts w:ascii="Cambria" w:hAnsi="Cambria"/>
          <w:sz w:val="28"/>
          <w:szCs w:val="28"/>
        </w:rPr>
        <w:t xml:space="preserve"> </w:t>
      </w:r>
      <w:ins w:id="8706" w:author="Claire S" w:date="2026-05-11T14:35:00Z" w16du:dateUtc="2026-05-11T13:35:00Z">
        <w:r w:rsidR="009D6789">
          <w:rPr>
            <w:rFonts w:ascii="Cambria" w:hAnsi="Cambria"/>
            <w:sz w:val="28"/>
            <w:szCs w:val="28"/>
          </w:rPr>
          <w:t xml:space="preserve">I can’t be seen to tamper with something if they know it exists. </w:t>
        </w:r>
        <w:r w:rsidR="009F7982">
          <w:rPr>
            <w:rFonts w:ascii="Cambria" w:hAnsi="Cambria"/>
            <w:sz w:val="28"/>
            <w:szCs w:val="28"/>
          </w:rPr>
          <w:t xml:space="preserve"> </w:t>
        </w:r>
      </w:ins>
      <w:commentRangeEnd w:id="8675"/>
      <w:r w:rsidR="001935F1">
        <w:rPr>
          <w:rStyle w:val="CommentReference"/>
          <w:rFonts w:ascii="Cambria" w:hAnsi="Cambria"/>
          <w:sz w:val="28"/>
          <w:szCs w:val="28"/>
        </w:rPr>
        <w:commentReference w:id="8675"/>
      </w:r>
      <w:commentRangeEnd w:id="8676"/>
      <w:r w:rsidR="009D140F">
        <w:rPr>
          <w:rStyle w:val="CommentReference"/>
          <w:rFonts w:ascii="Cambria" w:hAnsi="Cambria"/>
          <w:sz w:val="28"/>
          <w:szCs w:val="28"/>
        </w:rPr>
        <w:commentReference w:id="8676"/>
      </w:r>
      <w:r w:rsidR="00D63798">
        <w:rPr>
          <w:rFonts w:ascii="Cambria" w:hAnsi="Cambria"/>
          <w:sz w:val="28"/>
          <w:szCs w:val="28"/>
        </w:rPr>
        <w:t>And</w:t>
      </w:r>
      <w:r w:rsidR="000F5C78">
        <w:rPr>
          <w:rFonts w:ascii="Cambria" w:hAnsi="Cambria"/>
          <w:sz w:val="28"/>
          <w:szCs w:val="28"/>
        </w:rPr>
        <w:t xml:space="preserve"> given</w:t>
      </w:r>
      <w:r w:rsidR="009F7982">
        <w:rPr>
          <w:rFonts w:ascii="Cambria" w:hAnsi="Cambria"/>
          <w:sz w:val="28"/>
          <w:szCs w:val="28"/>
        </w:rPr>
        <w:t xml:space="preserve"> </w:t>
      </w:r>
      <w:r w:rsidR="00102E83">
        <w:rPr>
          <w:rFonts w:ascii="Cambria" w:hAnsi="Cambria"/>
          <w:sz w:val="28"/>
          <w:szCs w:val="28"/>
        </w:rPr>
        <w:t xml:space="preserve">I received </w:t>
      </w:r>
      <w:r w:rsidR="00E83113">
        <w:rPr>
          <w:rFonts w:ascii="Cambria" w:hAnsi="Cambria"/>
          <w:sz w:val="28"/>
          <w:szCs w:val="28"/>
        </w:rPr>
        <w:t xml:space="preserve">an email </w:t>
      </w:r>
      <w:r w:rsidR="00102E83">
        <w:rPr>
          <w:rFonts w:ascii="Cambria" w:hAnsi="Cambria"/>
          <w:sz w:val="28"/>
          <w:szCs w:val="28"/>
        </w:rPr>
        <w:t xml:space="preserve">this morning </w:t>
      </w:r>
      <w:r w:rsidR="00E83113">
        <w:rPr>
          <w:rFonts w:ascii="Cambria" w:hAnsi="Cambria"/>
          <w:sz w:val="28"/>
          <w:szCs w:val="28"/>
        </w:rPr>
        <w:t xml:space="preserve">that’s </w:t>
      </w:r>
      <w:r w:rsidR="006D4B27">
        <w:rPr>
          <w:rFonts w:ascii="Cambria" w:hAnsi="Cambria"/>
          <w:sz w:val="28"/>
          <w:szCs w:val="28"/>
        </w:rPr>
        <w:t xml:space="preserve">a little </w:t>
      </w:r>
      <w:r w:rsidR="00E16136">
        <w:rPr>
          <w:rFonts w:ascii="Cambria" w:hAnsi="Cambria"/>
          <w:sz w:val="28"/>
          <w:szCs w:val="28"/>
        </w:rPr>
        <w:t>worrying</w:t>
      </w:r>
      <w:r w:rsidR="00E83113">
        <w:rPr>
          <w:rFonts w:ascii="Cambria" w:hAnsi="Cambria"/>
          <w:sz w:val="28"/>
          <w:szCs w:val="28"/>
        </w:rPr>
        <w:t xml:space="preserve">, </w:t>
      </w:r>
      <w:r w:rsidR="000F5C78">
        <w:rPr>
          <w:rFonts w:ascii="Cambria" w:hAnsi="Cambria"/>
          <w:sz w:val="28"/>
          <w:szCs w:val="28"/>
        </w:rPr>
        <w:t>it’s not good.</w:t>
      </w:r>
      <w:r w:rsidR="001D1355">
        <w:rPr>
          <w:rFonts w:ascii="Cambria" w:hAnsi="Cambria"/>
          <w:sz w:val="28"/>
          <w:szCs w:val="28"/>
        </w:rPr>
        <w:t xml:space="preserve"> If you’d done a bit </w:t>
      </w:r>
      <w:del w:id="8707" w:author="Claire S" w:date="2026-05-11T14:36:00Z" w16du:dateUtc="2026-05-11T13:36:00Z">
        <w:r w:rsidR="001D1355">
          <w:rPr>
            <w:rFonts w:ascii="Cambria" w:hAnsi="Cambria"/>
            <w:sz w:val="28"/>
            <w:szCs w:val="28"/>
          </w:rPr>
          <w:delText xml:space="preserve">more praying and a bit </w:delText>
        </w:r>
      </w:del>
      <w:r w:rsidR="001D1355">
        <w:rPr>
          <w:rFonts w:ascii="Cambria" w:hAnsi="Cambria"/>
          <w:sz w:val="28"/>
          <w:szCs w:val="28"/>
        </w:rPr>
        <w:t>less partying, we mightn’t be in this mess.</w:t>
      </w:r>
      <w:r>
        <w:rPr>
          <w:rFonts w:ascii="Cambria" w:hAnsi="Cambria"/>
          <w:sz w:val="28"/>
          <w:szCs w:val="28"/>
        </w:rPr>
        <w:t>’</w:t>
      </w:r>
    </w:p>
    <w:p w14:paraId="39F04D5F" w14:textId="58EA449D" w:rsidR="00280279" w:rsidRDefault="00280279" w:rsidP="00E83113">
      <w:pPr>
        <w:spacing w:line="360" w:lineRule="auto"/>
        <w:ind w:firstLine="720"/>
        <w:contextualSpacing/>
        <w:rPr>
          <w:rFonts w:ascii="Cambria" w:hAnsi="Cambria"/>
          <w:sz w:val="28"/>
          <w:szCs w:val="28"/>
        </w:rPr>
      </w:pPr>
      <w:r>
        <w:rPr>
          <w:rFonts w:ascii="Cambria" w:hAnsi="Cambria"/>
          <w:sz w:val="28"/>
          <w:szCs w:val="28"/>
        </w:rPr>
        <w:t>‘</w:t>
      </w:r>
      <w:r w:rsidR="00845929">
        <w:rPr>
          <w:rFonts w:ascii="Cambria" w:hAnsi="Cambria"/>
          <w:sz w:val="28"/>
          <w:szCs w:val="28"/>
        </w:rPr>
        <w:t>G</w:t>
      </w:r>
      <w:r w:rsidR="00E314C6">
        <w:rPr>
          <w:rFonts w:ascii="Cambria" w:hAnsi="Cambria"/>
          <w:sz w:val="28"/>
          <w:szCs w:val="28"/>
        </w:rPr>
        <w:t>ah!</w:t>
      </w:r>
      <w:r>
        <w:rPr>
          <w:rFonts w:ascii="Cambria" w:hAnsi="Cambria"/>
          <w:sz w:val="28"/>
          <w:szCs w:val="28"/>
        </w:rPr>
        <w:t>’</w:t>
      </w:r>
      <w:r w:rsidR="00E83113" w:rsidRPr="00E83113">
        <w:rPr>
          <w:rFonts w:ascii="Cambria" w:hAnsi="Cambria"/>
          <w:sz w:val="28"/>
          <w:szCs w:val="28"/>
        </w:rPr>
        <w:t xml:space="preserve"> </w:t>
      </w:r>
      <w:r w:rsidR="00E83113">
        <w:rPr>
          <w:rFonts w:ascii="Cambria" w:hAnsi="Cambria"/>
          <w:sz w:val="28"/>
          <w:szCs w:val="28"/>
        </w:rPr>
        <w:t xml:space="preserve">Savannah </w:t>
      </w:r>
      <w:r w:rsidR="007917DA">
        <w:rPr>
          <w:rFonts w:ascii="Cambria" w:hAnsi="Cambria"/>
          <w:sz w:val="28"/>
          <w:szCs w:val="28"/>
        </w:rPr>
        <w:t>threw herself backwards</w:t>
      </w:r>
      <w:r w:rsidR="00E83113">
        <w:rPr>
          <w:rFonts w:ascii="Cambria" w:hAnsi="Cambria"/>
          <w:sz w:val="28"/>
          <w:szCs w:val="28"/>
        </w:rPr>
        <w:t xml:space="preserve"> on </w:t>
      </w:r>
      <w:r w:rsidR="007917DA">
        <w:rPr>
          <w:rFonts w:ascii="Cambria" w:hAnsi="Cambria"/>
          <w:sz w:val="28"/>
          <w:szCs w:val="28"/>
        </w:rPr>
        <w:t>the</w:t>
      </w:r>
      <w:r w:rsidR="00E83113">
        <w:rPr>
          <w:rFonts w:ascii="Cambria" w:hAnsi="Cambria"/>
          <w:sz w:val="28"/>
          <w:szCs w:val="28"/>
        </w:rPr>
        <w:t xml:space="preserve"> sofa</w:t>
      </w:r>
      <w:r w:rsidR="006D4B27">
        <w:rPr>
          <w:rFonts w:ascii="Cambria" w:hAnsi="Cambria"/>
          <w:sz w:val="28"/>
          <w:szCs w:val="28"/>
        </w:rPr>
        <w:t xml:space="preserve"> so hard,</w:t>
      </w:r>
      <w:r w:rsidR="007917DA">
        <w:rPr>
          <w:rFonts w:ascii="Cambria" w:hAnsi="Cambria"/>
          <w:sz w:val="28"/>
          <w:szCs w:val="28"/>
        </w:rPr>
        <w:t xml:space="preserve"> </w:t>
      </w:r>
      <w:r w:rsidR="00E83113">
        <w:rPr>
          <w:rFonts w:ascii="Cambria" w:hAnsi="Cambria"/>
          <w:sz w:val="28"/>
          <w:szCs w:val="28"/>
        </w:rPr>
        <w:t xml:space="preserve">the </w:t>
      </w:r>
      <w:del w:id="8708" w:author="Daisy Watt" w:date="2026-06-22T08:47:00Z" w16du:dateUtc="2026-06-22T06:47:00Z">
        <w:r w:rsidR="00E83113" w:rsidRPr="007455C7">
          <w:rPr>
            <w:rFonts w:ascii="Cambria" w:hAnsi="Cambria"/>
            <w:sz w:val="28"/>
            <w:szCs w:val="28"/>
            <w:highlight w:val="yellow"/>
            <w:rPrChange w:id="8709" w:author="Daisy Watt" w:date="2026-06-23T12:42:00Z" w16du:dateUtc="2026-06-23T10:42:00Z">
              <w:rPr>
                <w:rFonts w:ascii="Cambria" w:hAnsi="Cambria"/>
                <w:sz w:val="28"/>
                <w:szCs w:val="28"/>
              </w:rPr>
            </w:rPrChange>
          </w:rPr>
          <w:delText>tiny</w:delText>
        </w:r>
        <w:r w:rsidR="00E83113">
          <w:rPr>
            <w:rFonts w:ascii="Cambria" w:hAnsi="Cambria"/>
            <w:sz w:val="28"/>
            <w:szCs w:val="28"/>
          </w:rPr>
          <w:delText xml:space="preserve"> </w:delText>
        </w:r>
      </w:del>
      <w:r w:rsidR="00E83113">
        <w:rPr>
          <w:rFonts w:ascii="Cambria" w:hAnsi="Cambria"/>
          <w:sz w:val="28"/>
          <w:szCs w:val="28"/>
        </w:rPr>
        <w:t xml:space="preserve">Chihuahua let out a yelp. </w:t>
      </w:r>
      <w:r w:rsidR="00845929">
        <w:rPr>
          <w:rFonts w:ascii="Cambria" w:hAnsi="Cambria"/>
          <w:sz w:val="28"/>
          <w:szCs w:val="28"/>
        </w:rPr>
        <w:t>‘</w:t>
      </w:r>
      <w:commentRangeStart w:id="8710"/>
      <w:commentRangeStart w:id="8711"/>
      <w:commentRangeStart w:id="8712"/>
      <w:r w:rsidR="00845929">
        <w:rPr>
          <w:rFonts w:ascii="Cambria" w:hAnsi="Cambria"/>
          <w:sz w:val="28"/>
          <w:szCs w:val="28"/>
        </w:rPr>
        <w:t>What kind of email</w:t>
      </w:r>
      <w:r w:rsidR="00845929" w:rsidRPr="006D4B25">
        <w:rPr>
          <w:rFonts w:ascii="Cambria" w:hAnsi="Cambria"/>
          <w:sz w:val="28"/>
          <w:szCs w:val="28"/>
        </w:rPr>
        <w:t>, for God’s sake</w:t>
      </w:r>
      <w:commentRangeEnd w:id="8710"/>
      <w:r w:rsidR="001935F1" w:rsidRPr="006D4B25">
        <w:rPr>
          <w:rStyle w:val="CommentReference"/>
          <w:rFonts w:ascii="Cambria" w:hAnsi="Cambria"/>
          <w:sz w:val="28"/>
          <w:szCs w:val="28"/>
        </w:rPr>
        <w:commentReference w:id="8710"/>
      </w:r>
      <w:commentRangeEnd w:id="8711"/>
      <w:r w:rsidR="009D140F" w:rsidRPr="006D4B25">
        <w:rPr>
          <w:rStyle w:val="CommentReference"/>
          <w:rFonts w:ascii="Cambria" w:hAnsi="Cambria"/>
          <w:sz w:val="28"/>
          <w:szCs w:val="28"/>
        </w:rPr>
        <w:commentReference w:id="8711"/>
      </w:r>
      <w:commentRangeEnd w:id="8712"/>
      <w:r w:rsidR="008A0A8A" w:rsidRPr="006D4B25">
        <w:rPr>
          <w:rStyle w:val="CommentReference"/>
          <w:rFonts w:ascii="Cambria" w:hAnsi="Cambria"/>
          <w:sz w:val="28"/>
          <w:szCs w:val="28"/>
        </w:rPr>
        <w:commentReference w:id="8712"/>
      </w:r>
      <w:r w:rsidR="00845929" w:rsidRPr="006D4B25">
        <w:rPr>
          <w:rFonts w:ascii="Cambria" w:hAnsi="Cambria"/>
          <w:sz w:val="28"/>
          <w:szCs w:val="28"/>
        </w:rPr>
        <w:t>?’</w:t>
      </w:r>
    </w:p>
    <w:p w14:paraId="335330E3" w14:textId="6A264F4D" w:rsidR="00280279" w:rsidRDefault="00280279" w:rsidP="0087397A">
      <w:pPr>
        <w:spacing w:line="360" w:lineRule="auto"/>
        <w:ind w:firstLine="720"/>
        <w:contextualSpacing/>
        <w:rPr>
          <w:rFonts w:ascii="Cambria" w:hAnsi="Cambria"/>
          <w:sz w:val="28"/>
          <w:szCs w:val="28"/>
        </w:rPr>
      </w:pPr>
      <w:r>
        <w:rPr>
          <w:rFonts w:ascii="Cambria" w:hAnsi="Cambria"/>
          <w:sz w:val="28"/>
          <w:szCs w:val="28"/>
        </w:rPr>
        <w:t>‘</w:t>
      </w:r>
      <w:r w:rsidR="002D3E8E">
        <w:rPr>
          <w:rFonts w:ascii="Cambria" w:hAnsi="Cambria"/>
          <w:sz w:val="28"/>
          <w:szCs w:val="28"/>
        </w:rPr>
        <w:t>And it’s getting worse</w:t>
      </w:r>
      <w:del w:id="8713" w:author="Daisy Watt" w:date="2026-06-22T08:47:00Z" w16du:dateUtc="2026-06-22T06:47:00Z">
        <w:r w:rsidR="001D1355">
          <w:rPr>
            <w:rFonts w:ascii="Cambria" w:hAnsi="Cambria"/>
            <w:sz w:val="28"/>
            <w:szCs w:val="28"/>
          </w:rPr>
          <w:delText>,</w:delText>
        </w:r>
      </w:del>
      <w:ins w:id="8714" w:author="Daisy Watt" w:date="2026-06-22T08:47:00Z" w16du:dateUtc="2026-06-22T06:47:00Z">
        <w:r w:rsidR="007455C7">
          <w:rPr>
            <w:rFonts w:ascii="Cambria" w:hAnsi="Cambria"/>
            <w:sz w:val="28"/>
            <w:szCs w:val="28"/>
          </w:rPr>
          <w:t>.</w:t>
        </w:r>
      </w:ins>
      <w:r w:rsidR="001D1355">
        <w:rPr>
          <w:rFonts w:ascii="Cambria" w:hAnsi="Cambria"/>
          <w:sz w:val="28"/>
          <w:szCs w:val="28"/>
        </w:rPr>
        <w:t xml:space="preserve">’ Ruth </w:t>
      </w:r>
      <w:ins w:id="8715" w:author="Daisy Watt" w:date="2026-06-22T08:47:00Z" w16du:dateUtc="2026-06-22T06:47:00Z">
        <w:r w:rsidR="007455C7">
          <w:rPr>
            <w:rFonts w:ascii="Cambria" w:hAnsi="Cambria"/>
            <w:sz w:val="28"/>
            <w:szCs w:val="28"/>
          </w:rPr>
          <w:t>said,</w:t>
        </w:r>
      </w:ins>
      <w:ins w:id="8716" w:author="Daisy Watt" w:date="2026-06-22T08:48:00Z" w16du:dateUtc="2026-06-22T06:48:00Z">
        <w:r w:rsidR="007455C7">
          <w:rPr>
            <w:rFonts w:ascii="Cambria" w:hAnsi="Cambria"/>
            <w:sz w:val="28"/>
            <w:szCs w:val="28"/>
          </w:rPr>
          <w:t xml:space="preserve"> </w:t>
        </w:r>
      </w:ins>
      <w:r w:rsidR="001D1355">
        <w:rPr>
          <w:rFonts w:ascii="Cambria" w:hAnsi="Cambria"/>
          <w:sz w:val="28"/>
          <w:szCs w:val="28"/>
        </w:rPr>
        <w:t>igno</w:t>
      </w:r>
      <w:ins w:id="8717" w:author="Daisy Watt" w:date="2026-06-22T08:48:00Z" w16du:dateUtc="2026-06-22T06:48:00Z">
        <w:r w:rsidR="007455C7">
          <w:rPr>
            <w:rFonts w:ascii="Cambria" w:hAnsi="Cambria"/>
            <w:sz w:val="28"/>
            <w:szCs w:val="28"/>
          </w:rPr>
          <w:t>ring</w:t>
        </w:r>
      </w:ins>
      <w:del w:id="8718" w:author="Daisy Watt" w:date="2026-06-22T08:48:00Z" w16du:dateUtc="2026-06-22T06:48:00Z">
        <w:r w:rsidR="001D1355" w:rsidDel="007455C7">
          <w:rPr>
            <w:rFonts w:ascii="Cambria" w:hAnsi="Cambria"/>
            <w:sz w:val="28"/>
            <w:szCs w:val="28"/>
          </w:rPr>
          <w:delText>red</w:delText>
        </w:r>
      </w:del>
      <w:r w:rsidR="001D1355">
        <w:rPr>
          <w:rFonts w:ascii="Cambria" w:hAnsi="Cambria"/>
          <w:sz w:val="28"/>
          <w:szCs w:val="28"/>
        </w:rPr>
        <w:t xml:space="preserve"> her.</w:t>
      </w:r>
    </w:p>
    <w:p w14:paraId="7D5662DF" w14:textId="186189DB" w:rsidR="0087397A" w:rsidRDefault="00D53A8C" w:rsidP="00D53A8C">
      <w:pPr>
        <w:spacing w:line="360" w:lineRule="auto"/>
        <w:ind w:firstLine="720"/>
        <w:contextualSpacing/>
        <w:rPr>
          <w:rFonts w:ascii="Cambria" w:hAnsi="Cambria"/>
          <w:sz w:val="28"/>
          <w:szCs w:val="28"/>
        </w:rPr>
      </w:pPr>
      <w:r>
        <w:rPr>
          <w:rFonts w:ascii="Cambria" w:hAnsi="Cambria"/>
          <w:sz w:val="28"/>
          <w:szCs w:val="28"/>
        </w:rPr>
        <w:t>‘</w:t>
      </w:r>
      <w:r w:rsidR="00102E83">
        <w:rPr>
          <w:rFonts w:ascii="Cambria" w:hAnsi="Cambria"/>
          <w:sz w:val="28"/>
          <w:szCs w:val="28"/>
        </w:rPr>
        <w:t>How can it possibly be worse</w:t>
      </w:r>
      <w:r w:rsidR="001D1355">
        <w:rPr>
          <w:rFonts w:ascii="Cambria" w:hAnsi="Cambria"/>
          <w:sz w:val="28"/>
          <w:szCs w:val="28"/>
        </w:rPr>
        <w:t xml:space="preserve"> than this</w:t>
      </w:r>
      <w:r w:rsidR="00102E83">
        <w:rPr>
          <w:rFonts w:ascii="Cambria" w:hAnsi="Cambria"/>
          <w:sz w:val="28"/>
          <w:szCs w:val="28"/>
        </w:rPr>
        <w:t>?’</w:t>
      </w:r>
      <w:r w:rsidR="00444F9B">
        <w:rPr>
          <w:rFonts w:ascii="Cambria" w:hAnsi="Cambria"/>
          <w:sz w:val="28"/>
          <w:szCs w:val="28"/>
        </w:rPr>
        <w:t xml:space="preserve"> Savannah </w:t>
      </w:r>
      <w:r w:rsidR="002D3E8E">
        <w:rPr>
          <w:rFonts w:ascii="Cambria" w:hAnsi="Cambria"/>
          <w:sz w:val="28"/>
          <w:szCs w:val="28"/>
        </w:rPr>
        <w:t>groane</w:t>
      </w:r>
      <w:r w:rsidR="00444F9B">
        <w:rPr>
          <w:rFonts w:ascii="Cambria" w:hAnsi="Cambria"/>
          <w:sz w:val="28"/>
          <w:szCs w:val="28"/>
        </w:rPr>
        <w:t>d.</w:t>
      </w:r>
    </w:p>
    <w:p w14:paraId="51CC113A" w14:textId="79B42745" w:rsidR="0087397A" w:rsidRPr="00123941" w:rsidRDefault="00F87862" w:rsidP="007C6785">
      <w:pPr>
        <w:spacing w:line="360" w:lineRule="auto"/>
        <w:ind w:firstLine="720"/>
        <w:contextualSpacing/>
        <w:rPr>
          <w:rFonts w:ascii="Cambria" w:hAnsi="Cambria"/>
          <w:color w:val="000000" w:themeColor="text1"/>
          <w:sz w:val="28"/>
          <w:szCs w:val="28"/>
        </w:rPr>
      </w:pPr>
      <w:r w:rsidRPr="00123941">
        <w:rPr>
          <w:rFonts w:ascii="Cambria" w:hAnsi="Cambria"/>
          <w:color w:val="000000" w:themeColor="text1"/>
          <w:sz w:val="28"/>
          <w:szCs w:val="28"/>
        </w:rPr>
        <w:t>‘</w:t>
      </w:r>
      <w:commentRangeStart w:id="8719"/>
      <w:commentRangeStart w:id="8720"/>
      <w:r w:rsidRPr="00123941">
        <w:rPr>
          <w:rFonts w:ascii="Cambria" w:hAnsi="Cambria"/>
          <w:color w:val="000000" w:themeColor="text1"/>
          <w:sz w:val="28"/>
          <w:szCs w:val="28"/>
        </w:rPr>
        <w:t xml:space="preserve">Penguin are </w:t>
      </w:r>
      <w:r w:rsidR="002D3E8E" w:rsidRPr="00123941">
        <w:rPr>
          <w:rFonts w:ascii="Cambria" w:hAnsi="Cambria"/>
          <w:color w:val="000000" w:themeColor="text1"/>
          <w:sz w:val="28"/>
          <w:szCs w:val="28"/>
        </w:rPr>
        <w:t xml:space="preserve">making a bid </w:t>
      </w:r>
      <w:r w:rsidRPr="00123941">
        <w:rPr>
          <w:rFonts w:ascii="Cambria" w:hAnsi="Cambria"/>
          <w:color w:val="000000" w:themeColor="text1"/>
          <w:sz w:val="28"/>
          <w:szCs w:val="28"/>
        </w:rPr>
        <w:t>for Jackson Rayne</w:t>
      </w:r>
      <w:commentRangeEnd w:id="8719"/>
      <w:r w:rsidR="001935F1">
        <w:rPr>
          <w:rStyle w:val="CommentReference"/>
          <w:rFonts w:ascii="Cambria" w:hAnsi="Cambria"/>
          <w:color w:val="000000" w:themeColor="text1"/>
          <w:sz w:val="28"/>
          <w:szCs w:val="28"/>
        </w:rPr>
        <w:commentReference w:id="8719"/>
      </w:r>
      <w:commentRangeEnd w:id="8720"/>
      <w:r w:rsidR="000F414F">
        <w:rPr>
          <w:rStyle w:val="CommentReference"/>
          <w:rFonts w:ascii="Cambria" w:hAnsi="Cambria"/>
          <w:color w:val="000000" w:themeColor="text1"/>
          <w:sz w:val="28"/>
          <w:szCs w:val="28"/>
        </w:rPr>
        <w:commentReference w:id="8720"/>
      </w:r>
      <w:ins w:id="8721" w:author="Claire S" w:date="2026-05-20T11:01:00Z" w16du:dateUtc="2026-05-20T10:01:00Z">
        <w:r w:rsidR="00A209E0">
          <w:rPr>
            <w:rFonts w:ascii="Cambria" w:hAnsi="Cambria"/>
            <w:color w:val="000000" w:themeColor="text1"/>
            <w:sz w:val="28"/>
            <w:szCs w:val="28"/>
          </w:rPr>
          <w:t>. Dex was</w:t>
        </w:r>
      </w:ins>
      <w:ins w:id="8722" w:author="Claire S" w:date="2026-05-27T14:13:00Z" w16du:dateUtc="2026-05-27T13:13:00Z">
        <w:r w:rsidR="00743CA4">
          <w:rPr>
            <w:rFonts w:ascii="Cambria" w:hAnsi="Cambria"/>
            <w:color w:val="000000" w:themeColor="text1"/>
            <w:sz w:val="28"/>
            <w:szCs w:val="28"/>
          </w:rPr>
          <w:t xml:space="preserve"> in the middle of</w:t>
        </w:r>
      </w:ins>
      <w:ins w:id="8723" w:author="Claire S" w:date="2026-05-20T11:01:00Z" w16du:dateUtc="2026-05-20T10:01:00Z">
        <w:r w:rsidR="00A209E0">
          <w:rPr>
            <w:rFonts w:ascii="Cambria" w:hAnsi="Cambria"/>
            <w:color w:val="000000" w:themeColor="text1"/>
            <w:sz w:val="28"/>
            <w:szCs w:val="28"/>
          </w:rPr>
          <w:t xml:space="preserve"> negotiating his new </w:t>
        </w:r>
      </w:ins>
      <w:ins w:id="8724" w:author="Claire S" w:date="2026-05-11T14:36:00Z" w16du:dateUtc="2026-05-11T13:36:00Z">
        <w:r w:rsidR="00EE3D6D">
          <w:rPr>
            <w:rFonts w:ascii="Cambria" w:hAnsi="Cambria"/>
            <w:color w:val="000000" w:themeColor="text1"/>
            <w:sz w:val="28"/>
            <w:szCs w:val="28"/>
          </w:rPr>
          <w:t>contract</w:t>
        </w:r>
      </w:ins>
      <w:r w:rsidRPr="00123941">
        <w:rPr>
          <w:rFonts w:ascii="Cambria" w:hAnsi="Cambria"/>
          <w:color w:val="000000" w:themeColor="text1"/>
          <w:sz w:val="28"/>
          <w:szCs w:val="28"/>
        </w:rPr>
        <w:t>,</w:t>
      </w:r>
      <w:ins w:id="8725" w:author="Claire S" w:date="2026-05-20T11:02:00Z" w16du:dateUtc="2026-05-20T10:02:00Z">
        <w:r w:rsidR="00A209E0">
          <w:rPr>
            <w:rFonts w:ascii="Cambria" w:hAnsi="Cambria"/>
            <w:color w:val="000000" w:themeColor="text1"/>
            <w:sz w:val="28"/>
            <w:szCs w:val="28"/>
          </w:rPr>
          <w:t xml:space="preserve"> so we’re vulnerable</w:t>
        </w:r>
      </w:ins>
      <w:ins w:id="8726" w:author="Claire S" w:date="2026-06-03T19:16:00Z" w16du:dateUtc="2026-06-03T18:16:00Z">
        <w:r w:rsidR="00FE2A8B">
          <w:rPr>
            <w:rFonts w:ascii="Cambria" w:hAnsi="Cambria"/>
            <w:color w:val="000000" w:themeColor="text1"/>
            <w:sz w:val="28"/>
            <w:szCs w:val="28"/>
          </w:rPr>
          <w:t xml:space="preserve">. </w:t>
        </w:r>
      </w:ins>
      <w:ins w:id="8727" w:author="Claire S" w:date="2026-07-28T10:23:00Z" w16du:dateUtc="2026-07-28T09:23:00Z">
        <w:r w:rsidR="00A42928">
          <w:rPr>
            <w:rFonts w:ascii="Cambria" w:hAnsi="Cambria"/>
            <w:color w:val="000000" w:themeColor="text1"/>
            <w:sz w:val="28"/>
            <w:szCs w:val="28"/>
          </w:rPr>
          <w:t>Curtis Brown are</w:t>
        </w:r>
      </w:ins>
      <w:ins w:id="8728" w:author="Claire S" w:date="2026-06-03T19:16:00Z" w16du:dateUtc="2026-06-03T18:16:00Z">
        <w:r w:rsidR="00FE2A8B">
          <w:rPr>
            <w:rFonts w:ascii="Cambria" w:hAnsi="Cambria"/>
            <w:color w:val="000000" w:themeColor="text1"/>
            <w:sz w:val="28"/>
            <w:szCs w:val="28"/>
          </w:rPr>
          <w:t xml:space="preserve"> not returning my calls today,</w:t>
        </w:r>
      </w:ins>
      <w:r w:rsidRPr="00123941">
        <w:rPr>
          <w:rFonts w:ascii="Cambria" w:hAnsi="Cambria"/>
          <w:color w:val="000000" w:themeColor="text1"/>
          <w:sz w:val="28"/>
          <w:szCs w:val="28"/>
        </w:rPr>
        <w:t xml:space="preserve"> and </w:t>
      </w:r>
      <w:ins w:id="8729" w:author="Claire S" w:date="2026-06-03T19:16:00Z" w16du:dateUtc="2026-06-03T18:16:00Z">
        <w:r w:rsidR="00FE2A8B">
          <w:rPr>
            <w:rFonts w:ascii="Cambria" w:hAnsi="Cambria"/>
            <w:color w:val="000000" w:themeColor="text1"/>
            <w:sz w:val="28"/>
            <w:szCs w:val="28"/>
          </w:rPr>
          <w:t>Penguin ar</w:t>
        </w:r>
      </w:ins>
      <w:del w:id="8730" w:author="Claire S" w:date="2026-06-03T19:16:00Z" w16du:dateUtc="2026-06-03T18:16:00Z">
        <w:r w:rsidRPr="00123941" w:rsidDel="00FE2A8B">
          <w:rPr>
            <w:rFonts w:ascii="Cambria" w:hAnsi="Cambria"/>
            <w:color w:val="000000" w:themeColor="text1"/>
            <w:sz w:val="28"/>
            <w:szCs w:val="28"/>
          </w:rPr>
          <w:delText>they’r</w:delText>
        </w:r>
      </w:del>
      <w:r w:rsidRPr="00123941">
        <w:rPr>
          <w:rFonts w:ascii="Cambria" w:hAnsi="Cambria"/>
          <w:color w:val="000000" w:themeColor="text1"/>
          <w:sz w:val="28"/>
          <w:szCs w:val="28"/>
        </w:rPr>
        <w:t>e pulling out</w:t>
      </w:r>
      <w:ins w:id="8731" w:author="Claire S" w:date="2026-05-20T11:02:00Z" w16du:dateUtc="2026-05-20T10:02:00Z">
        <w:r w:rsidR="00A209E0">
          <w:rPr>
            <w:rFonts w:ascii="Cambria" w:hAnsi="Cambria"/>
            <w:color w:val="000000" w:themeColor="text1"/>
            <w:sz w:val="28"/>
            <w:szCs w:val="28"/>
          </w:rPr>
          <w:t xml:space="preserve"> all</w:t>
        </w:r>
      </w:ins>
      <w:r w:rsidRPr="00123941">
        <w:rPr>
          <w:rFonts w:ascii="Cambria" w:hAnsi="Cambria"/>
          <w:color w:val="000000" w:themeColor="text1"/>
          <w:sz w:val="28"/>
          <w:szCs w:val="28"/>
        </w:rPr>
        <w:t xml:space="preserve"> the stops.</w:t>
      </w:r>
      <w:r w:rsidR="00D613FF" w:rsidRPr="00123941">
        <w:rPr>
          <w:rFonts w:ascii="Cambria" w:hAnsi="Cambria"/>
          <w:color w:val="000000" w:themeColor="text1"/>
          <w:sz w:val="28"/>
          <w:szCs w:val="28"/>
        </w:rPr>
        <w:t xml:space="preserve"> W</w:t>
      </w:r>
      <w:r w:rsidR="002D3E8E" w:rsidRPr="00123941">
        <w:rPr>
          <w:rFonts w:ascii="Cambria" w:hAnsi="Cambria"/>
          <w:color w:val="000000" w:themeColor="text1"/>
          <w:sz w:val="28"/>
          <w:szCs w:val="28"/>
        </w:rPr>
        <w:t>e</w:t>
      </w:r>
      <w:r w:rsidR="00D613FF" w:rsidRPr="00123941">
        <w:rPr>
          <w:rFonts w:ascii="Cambria" w:hAnsi="Cambria"/>
          <w:color w:val="000000" w:themeColor="text1"/>
          <w:sz w:val="28"/>
          <w:szCs w:val="28"/>
        </w:rPr>
        <w:t xml:space="preserve"> can’t afford to lose him </w:t>
      </w:r>
      <w:r w:rsidR="00D613FF" w:rsidRPr="00123941">
        <w:rPr>
          <w:rFonts w:ascii="Cambria" w:hAnsi="Cambria"/>
          <w:i/>
          <w:iCs/>
          <w:color w:val="000000" w:themeColor="text1"/>
          <w:sz w:val="28"/>
          <w:szCs w:val="28"/>
        </w:rPr>
        <w:t>and</w:t>
      </w:r>
      <w:r w:rsidR="00D613FF" w:rsidRPr="00123941">
        <w:rPr>
          <w:rFonts w:ascii="Cambria" w:hAnsi="Cambria"/>
          <w:color w:val="000000" w:themeColor="text1"/>
          <w:sz w:val="28"/>
          <w:szCs w:val="28"/>
        </w:rPr>
        <w:t xml:space="preserve"> Dex</w:t>
      </w:r>
      <w:ins w:id="8732" w:author="Daisy Watt" w:date="2026-06-22T09:17:00Z" w16du:dateUtc="2026-06-22T07:17:00Z">
        <w:r w:rsidR="00C40B02">
          <w:rPr>
            <w:rFonts w:ascii="Cambria" w:hAnsi="Cambria"/>
            <w:color w:val="000000" w:themeColor="text1"/>
            <w:sz w:val="28"/>
            <w:szCs w:val="28"/>
          </w:rPr>
          <w:t>–</w:t>
        </w:r>
      </w:ins>
      <w:del w:id="8733" w:author="Daisy Watt" w:date="2026-06-22T09:16:00Z" w16du:dateUtc="2026-06-22T07:16:00Z">
        <w:r w:rsidR="00D613FF" w:rsidRPr="00123941">
          <w:rPr>
            <w:rFonts w:ascii="Cambria" w:hAnsi="Cambria"/>
            <w:color w:val="000000" w:themeColor="text1"/>
            <w:sz w:val="28"/>
            <w:szCs w:val="28"/>
          </w:rPr>
          <w:delText>,</w:delText>
        </w:r>
      </w:del>
      <w:r w:rsidR="00D613FF" w:rsidRPr="00123941">
        <w:rPr>
          <w:rFonts w:ascii="Cambria" w:hAnsi="Cambria"/>
          <w:color w:val="000000" w:themeColor="text1"/>
          <w:sz w:val="28"/>
          <w:szCs w:val="28"/>
        </w:rPr>
        <w:t xml:space="preserve"> it</w:t>
      </w:r>
      <w:ins w:id="8734" w:author="Claire S" w:date="2026-07-28T10:23:00Z" w16du:dateUtc="2026-07-28T09:23:00Z">
        <w:r w:rsidR="00A42928">
          <w:rPr>
            <w:rFonts w:ascii="Cambria" w:hAnsi="Cambria"/>
            <w:color w:val="000000" w:themeColor="text1"/>
            <w:sz w:val="28"/>
            <w:szCs w:val="28"/>
          </w:rPr>
          <w:t>’ll</w:t>
        </w:r>
      </w:ins>
      <w:del w:id="8735" w:author="Claire S" w:date="2026-07-28T10:23:00Z" w16du:dateUtc="2026-07-28T09:23:00Z">
        <w:r w:rsidR="00D613FF" w:rsidRPr="00123941" w:rsidDel="00A42928">
          <w:rPr>
            <w:rFonts w:ascii="Cambria" w:hAnsi="Cambria"/>
            <w:color w:val="000000" w:themeColor="text1"/>
            <w:sz w:val="28"/>
            <w:szCs w:val="28"/>
          </w:rPr>
          <w:delText xml:space="preserve"> </w:delText>
        </w:r>
      </w:del>
      <w:ins w:id="8736" w:author="Daisy Watt" w:date="2026-06-22T09:17:00Z" w16du:dateUtc="2026-06-22T07:17:00Z">
        <w:del w:id="8737" w:author="Claire S" w:date="2026-07-28T10:23:00Z" w16du:dateUtc="2026-07-28T09:23:00Z">
          <w:r w:rsidR="00C40B02" w:rsidDel="00A42928">
            <w:rPr>
              <w:rFonts w:ascii="Cambria" w:hAnsi="Cambria"/>
              <w:color w:val="000000" w:themeColor="text1"/>
              <w:sz w:val="28"/>
              <w:szCs w:val="28"/>
            </w:rPr>
            <w:delText>would</w:delText>
          </w:r>
        </w:del>
        <w:r w:rsidR="00C40B02">
          <w:rPr>
            <w:rFonts w:ascii="Cambria" w:hAnsi="Cambria"/>
            <w:color w:val="000000" w:themeColor="text1"/>
            <w:sz w:val="28"/>
            <w:szCs w:val="28"/>
          </w:rPr>
          <w:t xml:space="preserve"> </w:t>
        </w:r>
      </w:ins>
      <w:r w:rsidR="00D613FF" w:rsidRPr="00123941">
        <w:rPr>
          <w:rFonts w:ascii="Cambria" w:hAnsi="Cambria"/>
          <w:color w:val="000000" w:themeColor="text1"/>
          <w:sz w:val="28"/>
          <w:szCs w:val="28"/>
        </w:rPr>
        <w:t>look</w:t>
      </w:r>
      <w:del w:id="8738" w:author="Daisy Watt" w:date="2026-06-22T09:17:00Z" w16du:dateUtc="2026-06-22T07:17:00Z">
        <w:r w:rsidR="00D613FF" w:rsidRPr="00123941">
          <w:rPr>
            <w:rFonts w:ascii="Cambria" w:hAnsi="Cambria"/>
            <w:color w:val="000000" w:themeColor="text1"/>
            <w:sz w:val="28"/>
            <w:szCs w:val="28"/>
          </w:rPr>
          <w:delText>s</w:delText>
        </w:r>
      </w:del>
      <w:r w:rsidR="00D613FF" w:rsidRPr="00123941">
        <w:rPr>
          <w:rFonts w:ascii="Cambria" w:hAnsi="Cambria"/>
          <w:color w:val="000000" w:themeColor="text1"/>
          <w:sz w:val="28"/>
          <w:szCs w:val="28"/>
        </w:rPr>
        <w:t xml:space="preserve"> terrible</w:t>
      </w:r>
      <w:r w:rsidR="00E3188D">
        <w:rPr>
          <w:rFonts w:ascii="Cambria" w:hAnsi="Cambria"/>
          <w:color w:val="000000" w:themeColor="text1"/>
          <w:sz w:val="28"/>
          <w:szCs w:val="28"/>
        </w:rPr>
        <w:t xml:space="preserve">. </w:t>
      </w:r>
      <w:ins w:id="8739" w:author="Claire S" w:date="2026-05-27T14:13:00Z" w16du:dateUtc="2026-05-27T13:13:00Z">
        <w:r w:rsidR="000C10EC">
          <w:rPr>
            <w:rFonts w:ascii="Cambria" w:hAnsi="Cambria"/>
            <w:color w:val="000000" w:themeColor="text1"/>
            <w:sz w:val="28"/>
            <w:szCs w:val="28"/>
          </w:rPr>
          <w:t>The other author</w:t>
        </w:r>
      </w:ins>
      <w:ins w:id="8740" w:author="Claire S" w:date="2026-05-27T14:14:00Z" w16du:dateUtc="2026-05-27T13:14:00Z">
        <w:r w:rsidR="000C10EC">
          <w:rPr>
            <w:rFonts w:ascii="Cambria" w:hAnsi="Cambria"/>
            <w:color w:val="000000" w:themeColor="text1"/>
            <w:sz w:val="28"/>
            <w:szCs w:val="28"/>
          </w:rPr>
          <w:t xml:space="preserve">s </w:t>
        </w:r>
      </w:ins>
      <w:del w:id="8741" w:author="Claire S" w:date="2026-05-27T14:14:00Z" w16du:dateUtc="2026-05-27T13:14:00Z">
        <w:r w:rsidR="00E3188D" w:rsidDel="000C10EC">
          <w:rPr>
            <w:rFonts w:ascii="Cambria" w:hAnsi="Cambria"/>
            <w:color w:val="000000" w:themeColor="text1"/>
            <w:sz w:val="28"/>
            <w:szCs w:val="28"/>
          </w:rPr>
          <w:delText xml:space="preserve">Everyone </w:delText>
        </w:r>
        <w:r w:rsidR="00F64EFD" w:rsidDel="000C10EC">
          <w:rPr>
            <w:rFonts w:ascii="Cambria" w:hAnsi="Cambria"/>
            <w:color w:val="000000" w:themeColor="text1"/>
            <w:sz w:val="28"/>
            <w:szCs w:val="28"/>
          </w:rPr>
          <w:delText xml:space="preserve">else </w:delText>
        </w:r>
      </w:del>
      <w:del w:id="8742" w:author="Daisy Watt" w:date="2026-06-22T09:17:00Z" w16du:dateUtc="2026-06-22T07:17:00Z">
        <w:r w:rsidR="00E3188D">
          <w:rPr>
            <w:rFonts w:ascii="Cambria" w:hAnsi="Cambria"/>
            <w:color w:val="000000" w:themeColor="text1"/>
            <w:sz w:val="28"/>
            <w:szCs w:val="28"/>
          </w:rPr>
          <w:delText>will</w:delText>
        </w:r>
      </w:del>
      <w:ins w:id="8743" w:author="Daisy Watt" w:date="2026-06-22T09:17:00Z" w16du:dateUtc="2026-06-22T07:17:00Z">
        <w:del w:id="8744" w:author="Claire S" w:date="2026-07-28T10:23:00Z" w16du:dateUtc="2026-07-28T09:23:00Z">
          <w:r w:rsidR="00C40B02" w:rsidDel="00A42928">
            <w:rPr>
              <w:rFonts w:ascii="Cambria" w:hAnsi="Cambria"/>
              <w:color w:val="000000" w:themeColor="text1"/>
              <w:sz w:val="28"/>
              <w:szCs w:val="28"/>
            </w:rPr>
            <w:delText>would</w:delText>
          </w:r>
        </w:del>
      </w:ins>
      <w:del w:id="8745" w:author="Claire S" w:date="2026-07-28T10:23:00Z" w16du:dateUtc="2026-07-28T09:23:00Z">
        <w:r w:rsidR="00E3188D" w:rsidDel="00A42928">
          <w:rPr>
            <w:rFonts w:ascii="Cambria" w:hAnsi="Cambria"/>
            <w:color w:val="000000" w:themeColor="text1"/>
            <w:sz w:val="28"/>
            <w:szCs w:val="28"/>
          </w:rPr>
          <w:delText xml:space="preserve"> </w:delText>
        </w:r>
      </w:del>
      <w:ins w:id="8746" w:author="Claire S" w:date="2026-07-28T10:23:00Z" w16du:dateUtc="2026-07-28T09:23:00Z">
        <w:r w:rsidR="00A42928">
          <w:rPr>
            <w:rFonts w:ascii="Cambria" w:hAnsi="Cambria"/>
            <w:color w:val="000000" w:themeColor="text1"/>
            <w:sz w:val="28"/>
            <w:szCs w:val="28"/>
          </w:rPr>
          <w:t xml:space="preserve">will </w:t>
        </w:r>
      </w:ins>
      <w:r w:rsidR="00E3188D">
        <w:rPr>
          <w:rFonts w:ascii="Cambria" w:hAnsi="Cambria"/>
          <w:color w:val="000000" w:themeColor="text1"/>
          <w:sz w:val="28"/>
          <w:szCs w:val="28"/>
        </w:rPr>
        <w:t>get cold feet</w:t>
      </w:r>
      <w:r w:rsidR="00D613FF" w:rsidRPr="00123941">
        <w:rPr>
          <w:rFonts w:ascii="Cambria" w:hAnsi="Cambria"/>
          <w:color w:val="000000" w:themeColor="text1"/>
          <w:sz w:val="28"/>
          <w:szCs w:val="28"/>
        </w:rPr>
        <w:t>.’</w:t>
      </w:r>
    </w:p>
    <w:p w14:paraId="1670A9C1" w14:textId="2431C221" w:rsidR="00123941" w:rsidRPr="00DE4D6A" w:rsidRDefault="00003E47" w:rsidP="00DE4D6A">
      <w:pPr>
        <w:spacing w:line="360" w:lineRule="auto"/>
        <w:ind w:firstLine="720"/>
        <w:contextualSpacing/>
        <w:rPr>
          <w:rFonts w:ascii="Cambria" w:hAnsi="Cambria"/>
          <w:sz w:val="28"/>
          <w:szCs w:val="28"/>
        </w:rPr>
      </w:pPr>
      <w:r>
        <w:rPr>
          <w:rFonts w:ascii="Cambria" w:hAnsi="Cambria"/>
          <w:sz w:val="28"/>
          <w:szCs w:val="28"/>
        </w:rPr>
        <w:t>‘</w:t>
      </w:r>
      <w:r w:rsidR="00D613FF">
        <w:rPr>
          <w:rFonts w:ascii="Cambria" w:hAnsi="Cambria"/>
          <w:sz w:val="28"/>
          <w:szCs w:val="28"/>
        </w:rPr>
        <w:t>Is that all</w:t>
      </w:r>
      <w:r>
        <w:rPr>
          <w:rFonts w:ascii="Cambria" w:hAnsi="Cambria"/>
          <w:sz w:val="28"/>
          <w:szCs w:val="28"/>
        </w:rPr>
        <w:t xml:space="preserve">?’ </w:t>
      </w:r>
      <w:r w:rsidR="00B54567">
        <w:rPr>
          <w:rFonts w:ascii="Cambria" w:hAnsi="Cambria"/>
          <w:sz w:val="28"/>
          <w:szCs w:val="28"/>
        </w:rPr>
        <w:t>But f</w:t>
      </w:r>
      <w:r w:rsidR="00D10E94">
        <w:rPr>
          <w:rFonts w:ascii="Cambria" w:hAnsi="Cambria"/>
          <w:sz w:val="28"/>
          <w:szCs w:val="28"/>
        </w:rPr>
        <w:t xml:space="preserve">ear </w:t>
      </w:r>
      <w:r w:rsidR="00D10E94" w:rsidRPr="006D4B25">
        <w:rPr>
          <w:rFonts w:ascii="Cambria" w:hAnsi="Cambria"/>
          <w:sz w:val="28"/>
          <w:szCs w:val="28"/>
        </w:rPr>
        <w:t>clutch</w:t>
      </w:r>
      <w:r w:rsidR="00B54567" w:rsidRPr="006D4B25">
        <w:rPr>
          <w:rFonts w:ascii="Cambria" w:hAnsi="Cambria"/>
          <w:sz w:val="28"/>
          <w:szCs w:val="28"/>
        </w:rPr>
        <w:t>ed</w:t>
      </w:r>
      <w:r w:rsidR="00D10E94" w:rsidRPr="006D4B25">
        <w:rPr>
          <w:rFonts w:ascii="Cambria" w:hAnsi="Cambria"/>
          <w:sz w:val="28"/>
          <w:szCs w:val="28"/>
        </w:rPr>
        <w:t xml:space="preserve"> at</w:t>
      </w:r>
      <w:r w:rsidR="00D10E94">
        <w:rPr>
          <w:rFonts w:ascii="Cambria" w:hAnsi="Cambria"/>
          <w:sz w:val="28"/>
          <w:szCs w:val="28"/>
        </w:rPr>
        <w:t xml:space="preserve"> </w:t>
      </w:r>
      <w:r>
        <w:rPr>
          <w:rFonts w:ascii="Cambria" w:hAnsi="Cambria"/>
          <w:sz w:val="28"/>
          <w:szCs w:val="28"/>
        </w:rPr>
        <w:t>Savannah</w:t>
      </w:r>
      <w:r w:rsidR="00E3188D">
        <w:rPr>
          <w:rFonts w:ascii="Cambria" w:hAnsi="Cambria"/>
          <w:sz w:val="28"/>
          <w:szCs w:val="28"/>
        </w:rPr>
        <w:t xml:space="preserve"> as she saw</w:t>
      </w:r>
      <w:r w:rsidR="00F805A1">
        <w:rPr>
          <w:rFonts w:ascii="Cambria" w:hAnsi="Cambria"/>
          <w:sz w:val="28"/>
          <w:szCs w:val="28"/>
        </w:rPr>
        <w:t xml:space="preserve"> </w:t>
      </w:r>
      <w:r w:rsidR="007F4520">
        <w:rPr>
          <w:rFonts w:ascii="Cambria" w:hAnsi="Cambria"/>
          <w:sz w:val="28"/>
          <w:szCs w:val="28"/>
        </w:rPr>
        <w:t xml:space="preserve">Violet’s note </w:t>
      </w:r>
      <w:r w:rsidR="00F805A1">
        <w:rPr>
          <w:rFonts w:ascii="Cambria" w:hAnsi="Cambria"/>
          <w:sz w:val="28"/>
          <w:szCs w:val="28"/>
        </w:rPr>
        <w:t>on the coffee</w:t>
      </w:r>
      <w:ins w:id="8747" w:author="Daisy Watt" w:date="2026-06-22T08:48:00Z" w16du:dateUtc="2026-06-22T06:48:00Z">
        <w:r w:rsidR="00F80ED5">
          <w:rPr>
            <w:rFonts w:ascii="Cambria" w:hAnsi="Cambria"/>
            <w:sz w:val="28"/>
            <w:szCs w:val="28"/>
          </w:rPr>
          <w:t xml:space="preserve"> </w:t>
        </w:r>
      </w:ins>
      <w:del w:id="8748" w:author="Daisy Watt" w:date="2026-06-22T08:48:00Z" w16du:dateUtc="2026-06-22T06:48:00Z">
        <w:r w:rsidR="00807E15">
          <w:rPr>
            <w:rFonts w:ascii="Cambria" w:hAnsi="Cambria"/>
            <w:sz w:val="28"/>
            <w:szCs w:val="28"/>
          </w:rPr>
          <w:delText>-</w:delText>
        </w:r>
      </w:del>
      <w:r w:rsidR="00F805A1">
        <w:rPr>
          <w:rFonts w:ascii="Cambria" w:hAnsi="Cambria"/>
          <w:sz w:val="28"/>
          <w:szCs w:val="28"/>
        </w:rPr>
        <w:t>table.</w:t>
      </w:r>
      <w:r w:rsidR="007F4520">
        <w:rPr>
          <w:rFonts w:ascii="Cambria" w:hAnsi="Cambria"/>
          <w:sz w:val="28"/>
          <w:szCs w:val="28"/>
        </w:rPr>
        <w:t xml:space="preserve"> Why the hell hadn’t she let her in last night?  It was stupid</w:t>
      </w:r>
      <w:r w:rsidR="006F45F0">
        <w:rPr>
          <w:rFonts w:ascii="Cambria" w:hAnsi="Cambria"/>
          <w:sz w:val="28"/>
          <w:szCs w:val="28"/>
        </w:rPr>
        <w:t>; she should</w:t>
      </w:r>
      <w:r w:rsidR="002D3E8E">
        <w:rPr>
          <w:rFonts w:ascii="Cambria" w:hAnsi="Cambria"/>
          <w:sz w:val="28"/>
          <w:szCs w:val="28"/>
        </w:rPr>
        <w:t xml:space="preserve"> </w:t>
      </w:r>
      <w:ins w:id="8749" w:author="Claire S" w:date="2026-06-03T19:16:00Z" w16du:dateUtc="2026-06-03T18:16:00Z">
        <w:r w:rsidR="006139A9">
          <w:rPr>
            <w:rFonts w:ascii="Cambria" w:hAnsi="Cambria"/>
            <w:sz w:val="28"/>
            <w:szCs w:val="28"/>
          </w:rPr>
          <w:t xml:space="preserve">have </w:t>
        </w:r>
      </w:ins>
      <w:r w:rsidR="002D3E8E">
        <w:rPr>
          <w:rFonts w:ascii="Cambria" w:hAnsi="Cambria"/>
          <w:sz w:val="28"/>
          <w:szCs w:val="28"/>
        </w:rPr>
        <w:t xml:space="preserve">welcomed </w:t>
      </w:r>
      <w:r w:rsidR="00123941">
        <w:rPr>
          <w:rFonts w:ascii="Cambria" w:hAnsi="Cambria"/>
          <w:sz w:val="28"/>
          <w:szCs w:val="28"/>
        </w:rPr>
        <w:t>the</w:t>
      </w:r>
      <w:r w:rsidR="00E3188D">
        <w:rPr>
          <w:rFonts w:ascii="Cambria" w:hAnsi="Cambria"/>
          <w:sz w:val="28"/>
          <w:szCs w:val="28"/>
        </w:rPr>
        <w:t xml:space="preserve"> </w:t>
      </w:r>
      <w:del w:id="8750" w:author="Claire S" w:date="2026-07-22T13:36:00Z" w16du:dateUtc="2026-07-22T12:36:00Z">
        <w:r w:rsidR="00E3188D" w:rsidRPr="000864DF" w:rsidDel="006D4B25">
          <w:rPr>
            <w:rFonts w:ascii="Cambria" w:hAnsi="Cambria"/>
            <w:sz w:val="28"/>
            <w:szCs w:val="28"/>
            <w:highlight w:val="green"/>
            <w:rPrChange w:id="8751" w:author="Daisy Watt" w:date="2026-06-23T12:42:00Z" w16du:dateUtc="2026-06-23T10:42:00Z">
              <w:rPr>
                <w:rFonts w:ascii="Cambria" w:hAnsi="Cambria"/>
                <w:sz w:val="28"/>
                <w:szCs w:val="28"/>
              </w:rPr>
            </w:rPrChange>
          </w:rPr>
          <w:delText>poor</w:delText>
        </w:r>
        <w:r w:rsidR="00E3188D" w:rsidDel="006D4B25">
          <w:rPr>
            <w:rFonts w:ascii="Cambria" w:hAnsi="Cambria"/>
            <w:sz w:val="28"/>
            <w:szCs w:val="28"/>
          </w:rPr>
          <w:delText xml:space="preserve"> </w:delText>
        </w:r>
      </w:del>
      <w:ins w:id="8752" w:author="Claire S" w:date="2026-07-22T13:36:00Z" w16du:dateUtc="2026-07-22T12:36:00Z">
        <w:r w:rsidR="006D4B25">
          <w:rPr>
            <w:rFonts w:ascii="Cambria" w:hAnsi="Cambria"/>
            <w:sz w:val="28"/>
            <w:szCs w:val="28"/>
          </w:rPr>
          <w:t>pathe</w:t>
        </w:r>
      </w:ins>
      <w:ins w:id="8753" w:author="Claire S" w:date="2026-07-22T13:37:00Z" w16du:dateUtc="2026-07-22T12:37:00Z">
        <w:r w:rsidR="006D4B25">
          <w:rPr>
            <w:rFonts w:ascii="Cambria" w:hAnsi="Cambria"/>
            <w:sz w:val="28"/>
            <w:szCs w:val="28"/>
          </w:rPr>
          <w:t>tic little</w:t>
        </w:r>
      </w:ins>
      <w:ins w:id="8754" w:author="Claire S" w:date="2026-07-22T13:36:00Z" w16du:dateUtc="2026-07-22T12:36:00Z">
        <w:r w:rsidR="006D4B25">
          <w:rPr>
            <w:rFonts w:ascii="Cambria" w:hAnsi="Cambria"/>
            <w:sz w:val="28"/>
            <w:szCs w:val="28"/>
          </w:rPr>
          <w:t xml:space="preserve"> </w:t>
        </w:r>
      </w:ins>
      <w:r w:rsidR="00E3188D">
        <w:rPr>
          <w:rFonts w:ascii="Cambria" w:hAnsi="Cambria"/>
          <w:sz w:val="28"/>
          <w:szCs w:val="28"/>
        </w:rPr>
        <w:t>thing</w:t>
      </w:r>
      <w:del w:id="8755" w:author="Claire S" w:date="2026-05-21T15:54:00Z" w16du:dateUtc="2026-05-21T14:54:00Z">
        <w:r w:rsidR="00123941" w:rsidDel="001C6091">
          <w:rPr>
            <w:rFonts w:ascii="Cambria" w:hAnsi="Cambria"/>
            <w:sz w:val="28"/>
            <w:szCs w:val="28"/>
          </w:rPr>
          <w:delText xml:space="preserve"> in</w:delText>
        </w:r>
      </w:del>
      <w:r w:rsidR="00123941">
        <w:rPr>
          <w:rFonts w:ascii="Cambria" w:hAnsi="Cambria"/>
          <w:sz w:val="28"/>
          <w:szCs w:val="28"/>
        </w:rPr>
        <w:t>,</w:t>
      </w:r>
      <w:r w:rsidR="002D3E8E">
        <w:rPr>
          <w:rFonts w:ascii="Cambria" w:hAnsi="Cambria"/>
          <w:sz w:val="28"/>
          <w:szCs w:val="28"/>
        </w:rPr>
        <w:t xml:space="preserve"> and had a proper</w:t>
      </w:r>
      <w:r w:rsidR="006F45F0">
        <w:rPr>
          <w:rFonts w:ascii="Cambria" w:hAnsi="Cambria"/>
          <w:sz w:val="28"/>
          <w:szCs w:val="28"/>
        </w:rPr>
        <w:t xml:space="preserve"> chat.</w:t>
      </w:r>
    </w:p>
    <w:p w14:paraId="7E116E08" w14:textId="19B4A908" w:rsidR="009F0F31" w:rsidRPr="009F0F31" w:rsidRDefault="002D3E8E" w:rsidP="00123941">
      <w:pPr>
        <w:spacing w:line="360" w:lineRule="auto"/>
        <w:ind w:firstLine="720"/>
        <w:contextualSpacing/>
        <w:rPr>
          <w:rFonts w:ascii="Cambria" w:hAnsi="Cambria"/>
          <w:sz w:val="28"/>
          <w:szCs w:val="28"/>
        </w:rPr>
      </w:pPr>
      <w:r w:rsidRPr="002D3E8E">
        <w:rPr>
          <w:rFonts w:ascii="Cambria" w:hAnsi="Cambria"/>
          <w:i/>
          <w:iCs/>
          <w:sz w:val="28"/>
          <w:szCs w:val="28"/>
        </w:rPr>
        <w:t>‘You might be in danger</w:t>
      </w:r>
      <w:r w:rsidR="009F0F31">
        <w:rPr>
          <w:rFonts w:ascii="Cambria" w:hAnsi="Cambria"/>
          <w:i/>
          <w:iCs/>
          <w:sz w:val="28"/>
          <w:szCs w:val="28"/>
        </w:rPr>
        <w:t>!</w:t>
      </w:r>
      <w:r w:rsidRPr="002D3E8E">
        <w:rPr>
          <w:rFonts w:ascii="Cambria" w:hAnsi="Cambria"/>
          <w:i/>
          <w:iCs/>
          <w:sz w:val="28"/>
          <w:szCs w:val="28"/>
        </w:rPr>
        <w:t>’</w:t>
      </w:r>
      <w:r w:rsidR="00123941">
        <w:rPr>
          <w:rFonts w:ascii="Cambria" w:hAnsi="Cambria"/>
          <w:i/>
          <w:iCs/>
          <w:sz w:val="28"/>
          <w:szCs w:val="28"/>
        </w:rPr>
        <w:t xml:space="preserve"> </w:t>
      </w:r>
      <w:r w:rsidR="00123941" w:rsidRPr="00123941">
        <w:rPr>
          <w:rFonts w:ascii="Cambria" w:hAnsi="Cambria"/>
          <w:sz w:val="28"/>
          <w:szCs w:val="28"/>
        </w:rPr>
        <w:t xml:space="preserve">she </w:t>
      </w:r>
      <w:r w:rsidR="00E3188D">
        <w:rPr>
          <w:rFonts w:ascii="Cambria" w:hAnsi="Cambria"/>
          <w:sz w:val="28"/>
          <w:szCs w:val="28"/>
        </w:rPr>
        <w:t>re-</w:t>
      </w:r>
      <w:r w:rsidR="00123941" w:rsidRPr="00123941">
        <w:rPr>
          <w:rFonts w:ascii="Cambria" w:hAnsi="Cambria"/>
          <w:sz w:val="28"/>
          <w:szCs w:val="28"/>
        </w:rPr>
        <w:t>read.</w:t>
      </w:r>
      <w:r w:rsidR="00123941">
        <w:rPr>
          <w:rFonts w:ascii="Cambria" w:hAnsi="Cambria"/>
          <w:sz w:val="28"/>
          <w:szCs w:val="28"/>
        </w:rPr>
        <w:t xml:space="preserve"> </w:t>
      </w:r>
      <w:r w:rsidR="009F0F31" w:rsidRPr="009F0F31">
        <w:rPr>
          <w:rFonts w:ascii="Cambria" w:hAnsi="Cambria"/>
          <w:sz w:val="28"/>
          <w:szCs w:val="28"/>
        </w:rPr>
        <w:t xml:space="preserve">What </w:t>
      </w:r>
      <w:r w:rsidR="002D2377">
        <w:rPr>
          <w:rFonts w:ascii="Cambria" w:hAnsi="Cambria"/>
          <w:sz w:val="28"/>
          <w:szCs w:val="28"/>
        </w:rPr>
        <w:t>on earth</w:t>
      </w:r>
      <w:r w:rsidR="009F0F31" w:rsidRPr="009F0F31">
        <w:rPr>
          <w:rFonts w:ascii="Cambria" w:hAnsi="Cambria"/>
          <w:sz w:val="28"/>
          <w:szCs w:val="28"/>
        </w:rPr>
        <w:t xml:space="preserve"> did Violet know</w:t>
      </w:r>
      <w:r w:rsidR="0070123E">
        <w:rPr>
          <w:rFonts w:ascii="Cambria" w:hAnsi="Cambria"/>
          <w:sz w:val="28"/>
          <w:szCs w:val="28"/>
        </w:rPr>
        <w:t xml:space="preserve"> that she didn’t</w:t>
      </w:r>
      <w:r w:rsidR="009F0F31" w:rsidRPr="009F0F31">
        <w:rPr>
          <w:rFonts w:ascii="Cambria" w:hAnsi="Cambria"/>
          <w:sz w:val="28"/>
          <w:szCs w:val="28"/>
        </w:rPr>
        <w:t>?</w:t>
      </w:r>
    </w:p>
    <w:p w14:paraId="4A73BA0D" w14:textId="7478190B" w:rsidR="00A14D04" w:rsidRDefault="00003E47" w:rsidP="00DE4D6A">
      <w:pPr>
        <w:spacing w:line="360" w:lineRule="auto"/>
        <w:ind w:firstLine="720"/>
        <w:contextualSpacing/>
        <w:rPr>
          <w:rFonts w:ascii="Cambria" w:hAnsi="Cambria"/>
          <w:sz w:val="28"/>
          <w:szCs w:val="28"/>
        </w:rPr>
      </w:pPr>
      <w:r>
        <w:rPr>
          <w:rFonts w:ascii="Cambria" w:hAnsi="Cambria"/>
          <w:sz w:val="28"/>
          <w:szCs w:val="28"/>
        </w:rPr>
        <w:t>‘You tell me</w:t>
      </w:r>
      <w:r w:rsidR="002D3E8E">
        <w:rPr>
          <w:rFonts w:ascii="Cambria" w:hAnsi="Cambria"/>
          <w:sz w:val="28"/>
          <w:szCs w:val="28"/>
        </w:rPr>
        <w:t xml:space="preserve"> if that’s all</w:t>
      </w:r>
      <w:r w:rsidR="009F4FAA">
        <w:rPr>
          <w:rFonts w:ascii="Cambria" w:hAnsi="Cambria"/>
          <w:sz w:val="28"/>
          <w:szCs w:val="28"/>
        </w:rPr>
        <w:t>.</w:t>
      </w:r>
      <w:r w:rsidR="007B6061">
        <w:rPr>
          <w:rFonts w:ascii="Cambria" w:hAnsi="Cambria"/>
          <w:sz w:val="28"/>
          <w:szCs w:val="28"/>
        </w:rPr>
        <w:t xml:space="preserve">’ </w:t>
      </w:r>
      <w:r w:rsidR="009F4FAA">
        <w:rPr>
          <w:rFonts w:ascii="Cambria" w:hAnsi="Cambria"/>
          <w:sz w:val="28"/>
          <w:szCs w:val="28"/>
        </w:rPr>
        <w:t>T</w:t>
      </w:r>
      <w:r w:rsidR="00545FB5">
        <w:rPr>
          <w:rFonts w:ascii="Cambria" w:hAnsi="Cambria"/>
          <w:sz w:val="28"/>
          <w:szCs w:val="28"/>
        </w:rPr>
        <w:t>here was a clang</w:t>
      </w:r>
      <w:del w:id="8756" w:author="Daisy Watt" w:date="2026-06-22T08:49:00Z" w16du:dateUtc="2026-06-22T06:49:00Z">
        <w:r w:rsidR="00545FB5">
          <w:rPr>
            <w:rFonts w:ascii="Cambria" w:hAnsi="Cambria"/>
            <w:sz w:val="28"/>
            <w:szCs w:val="28"/>
          </w:rPr>
          <w:delText>;</w:delText>
        </w:r>
      </w:del>
      <w:ins w:id="8757" w:author="Daisy Watt" w:date="2026-06-22T08:49:00Z" w16du:dateUtc="2026-06-22T06:49:00Z">
        <w:r w:rsidR="00FB29DA">
          <w:rPr>
            <w:rFonts w:ascii="Cambria" w:hAnsi="Cambria"/>
            <w:sz w:val="28"/>
            <w:szCs w:val="28"/>
          </w:rPr>
          <w:t>:</w:t>
        </w:r>
      </w:ins>
      <w:r w:rsidR="00545FB5">
        <w:rPr>
          <w:rFonts w:ascii="Cambria" w:hAnsi="Cambria"/>
          <w:sz w:val="28"/>
          <w:szCs w:val="28"/>
        </w:rPr>
        <w:t xml:space="preserve"> Ruth </w:t>
      </w:r>
      <w:r w:rsidR="007B6061">
        <w:rPr>
          <w:rFonts w:ascii="Cambria" w:hAnsi="Cambria"/>
          <w:sz w:val="28"/>
          <w:szCs w:val="28"/>
        </w:rPr>
        <w:t>slamm</w:t>
      </w:r>
      <w:r w:rsidR="00FE1761">
        <w:rPr>
          <w:rFonts w:ascii="Cambria" w:hAnsi="Cambria"/>
          <w:sz w:val="28"/>
          <w:szCs w:val="28"/>
        </w:rPr>
        <w:t xml:space="preserve">ing </w:t>
      </w:r>
      <w:r w:rsidR="007B6061">
        <w:rPr>
          <w:rFonts w:ascii="Cambria" w:hAnsi="Cambria"/>
          <w:sz w:val="28"/>
          <w:szCs w:val="28"/>
        </w:rPr>
        <w:t>a drawer shut. ‘</w:t>
      </w:r>
      <w:r w:rsidR="00103234">
        <w:rPr>
          <w:rFonts w:ascii="Cambria" w:hAnsi="Cambria"/>
          <w:sz w:val="28"/>
          <w:szCs w:val="28"/>
        </w:rPr>
        <w:t>You’re just lucky t</w:t>
      </w:r>
      <w:r w:rsidR="00692C63">
        <w:rPr>
          <w:rFonts w:ascii="Cambria" w:hAnsi="Cambria"/>
          <w:sz w:val="28"/>
          <w:szCs w:val="28"/>
        </w:rPr>
        <w:t>he police have</w:t>
      </w:r>
      <w:r w:rsidR="00103234">
        <w:rPr>
          <w:rFonts w:ascii="Cambria" w:hAnsi="Cambria"/>
          <w:sz w:val="28"/>
          <w:szCs w:val="28"/>
        </w:rPr>
        <w:t>n’t</w:t>
      </w:r>
      <w:r w:rsidR="00692C63">
        <w:rPr>
          <w:rFonts w:ascii="Cambria" w:hAnsi="Cambria"/>
          <w:sz w:val="28"/>
          <w:szCs w:val="28"/>
        </w:rPr>
        <w:t xml:space="preserve"> seen you</w:t>
      </w:r>
      <w:r w:rsidR="0060627D">
        <w:rPr>
          <w:rFonts w:ascii="Cambria" w:hAnsi="Cambria"/>
          <w:sz w:val="28"/>
          <w:szCs w:val="28"/>
        </w:rPr>
        <w:t xml:space="preserve"> and Jackson</w:t>
      </w:r>
      <w:r w:rsidR="00692C63">
        <w:rPr>
          <w:rFonts w:ascii="Cambria" w:hAnsi="Cambria"/>
          <w:sz w:val="28"/>
          <w:szCs w:val="28"/>
        </w:rPr>
        <w:t xml:space="preserve"> in the boardroom</w:t>
      </w:r>
      <w:r w:rsidR="00DE4D6A">
        <w:rPr>
          <w:rFonts w:ascii="Cambria" w:hAnsi="Cambria"/>
          <w:sz w:val="28"/>
          <w:szCs w:val="28"/>
        </w:rPr>
        <w:t xml:space="preserve"> yet.  Y</w:t>
      </w:r>
      <w:r w:rsidR="00A14D04">
        <w:rPr>
          <w:rFonts w:ascii="Cambria" w:hAnsi="Cambria"/>
          <w:sz w:val="28"/>
          <w:szCs w:val="28"/>
        </w:rPr>
        <w:t>ou need</w:t>
      </w:r>
      <w:r w:rsidR="00CD77D5">
        <w:rPr>
          <w:rFonts w:ascii="Cambria" w:hAnsi="Cambria"/>
          <w:sz w:val="28"/>
          <w:szCs w:val="28"/>
        </w:rPr>
        <w:t xml:space="preserve"> </w:t>
      </w:r>
      <w:r w:rsidR="00A14D04">
        <w:rPr>
          <w:rFonts w:ascii="Cambria" w:hAnsi="Cambria"/>
          <w:sz w:val="28"/>
          <w:szCs w:val="28"/>
        </w:rPr>
        <w:t>to b</w:t>
      </w:r>
      <w:r w:rsidR="0060627D">
        <w:rPr>
          <w:rFonts w:ascii="Cambria" w:hAnsi="Cambria"/>
          <w:sz w:val="28"/>
          <w:szCs w:val="28"/>
        </w:rPr>
        <w:t>e straight with me</w:t>
      </w:r>
      <w:ins w:id="8758" w:author="Daisy Watt" w:date="2026-06-22T08:49:00Z" w16du:dateUtc="2026-06-22T06:49:00Z">
        <w:r w:rsidR="00E25BFB">
          <w:rPr>
            <w:rFonts w:ascii="Cambria" w:hAnsi="Cambria"/>
            <w:sz w:val="28"/>
            <w:szCs w:val="28"/>
          </w:rPr>
          <w:t>,</w:t>
        </w:r>
      </w:ins>
      <w:r w:rsidR="0060627D">
        <w:rPr>
          <w:rFonts w:ascii="Cambria" w:hAnsi="Cambria"/>
          <w:sz w:val="28"/>
          <w:szCs w:val="28"/>
        </w:rPr>
        <w:t xml:space="preserve"> for once</w:t>
      </w:r>
      <w:del w:id="8759" w:author="Daisy Watt" w:date="2026-06-22T08:49:00Z" w16du:dateUtc="2026-06-22T06:49:00Z">
        <w:r w:rsidR="005B6D38">
          <w:rPr>
            <w:rFonts w:ascii="Cambria" w:hAnsi="Cambria"/>
            <w:sz w:val="28"/>
            <w:szCs w:val="28"/>
          </w:rPr>
          <w:delText>,</w:delText>
        </w:r>
      </w:del>
      <w:ins w:id="8760" w:author="Daisy Watt" w:date="2026-06-22T08:49:00Z" w16du:dateUtc="2026-06-22T06:49:00Z">
        <w:r w:rsidR="00E25BFB">
          <w:rPr>
            <w:rFonts w:ascii="Cambria" w:hAnsi="Cambria"/>
            <w:sz w:val="28"/>
            <w:szCs w:val="28"/>
          </w:rPr>
          <w:t>.</w:t>
        </w:r>
      </w:ins>
      <w:r w:rsidR="00692C63">
        <w:rPr>
          <w:rFonts w:ascii="Cambria" w:hAnsi="Cambria"/>
          <w:sz w:val="28"/>
          <w:szCs w:val="28"/>
        </w:rPr>
        <w:t>’ Ruth’s sigh was gusty. ‘</w:t>
      </w:r>
      <w:r w:rsidR="00AA08B3">
        <w:rPr>
          <w:rFonts w:ascii="Cambria" w:hAnsi="Cambria"/>
          <w:sz w:val="28"/>
          <w:szCs w:val="28"/>
        </w:rPr>
        <w:t xml:space="preserve">What </w:t>
      </w:r>
      <w:r w:rsidR="00A14D04">
        <w:rPr>
          <w:rFonts w:ascii="Cambria" w:hAnsi="Cambria"/>
          <w:sz w:val="28"/>
          <w:szCs w:val="28"/>
        </w:rPr>
        <w:t xml:space="preserve">exactly </w:t>
      </w:r>
      <w:r w:rsidR="00AA08B3">
        <w:rPr>
          <w:rFonts w:ascii="Cambria" w:hAnsi="Cambria"/>
          <w:sz w:val="28"/>
          <w:szCs w:val="28"/>
        </w:rPr>
        <w:t>did you do to Dex</w:t>
      </w:r>
      <w:r w:rsidR="00B51BF2">
        <w:rPr>
          <w:rFonts w:ascii="Cambria" w:hAnsi="Cambria"/>
          <w:sz w:val="28"/>
          <w:szCs w:val="28"/>
        </w:rPr>
        <w:t xml:space="preserve">? </w:t>
      </w:r>
      <w:r w:rsidR="00F06DC3">
        <w:rPr>
          <w:rFonts w:ascii="Cambria" w:hAnsi="Cambria"/>
          <w:sz w:val="28"/>
          <w:szCs w:val="28"/>
        </w:rPr>
        <w:t>A</w:t>
      </w:r>
      <w:r w:rsidR="00AA08B3">
        <w:rPr>
          <w:rFonts w:ascii="Cambria" w:hAnsi="Cambria"/>
          <w:sz w:val="28"/>
          <w:szCs w:val="28"/>
        </w:rPr>
        <w:t xml:space="preserve">nd </w:t>
      </w:r>
      <w:r w:rsidR="00A14D04">
        <w:rPr>
          <w:rFonts w:ascii="Cambria" w:hAnsi="Cambria"/>
          <w:sz w:val="28"/>
          <w:szCs w:val="28"/>
        </w:rPr>
        <w:t>more importantly</w:t>
      </w:r>
      <w:ins w:id="8761" w:author="Daisy Watt" w:date="2026-06-22T08:49:00Z" w16du:dateUtc="2026-06-22T06:49:00Z">
        <w:r w:rsidR="00E25BFB">
          <w:rPr>
            <w:rFonts w:ascii="Cambria" w:hAnsi="Cambria"/>
            <w:sz w:val="28"/>
            <w:szCs w:val="28"/>
          </w:rPr>
          <w:t>—</w:t>
        </w:r>
      </w:ins>
      <w:del w:id="8762" w:author="Daisy Watt" w:date="2026-06-22T08:49:00Z" w16du:dateUtc="2026-06-22T06:49:00Z">
        <w:r w:rsidR="00A14D04">
          <w:rPr>
            <w:rFonts w:ascii="Cambria" w:hAnsi="Cambria"/>
            <w:sz w:val="28"/>
            <w:szCs w:val="28"/>
          </w:rPr>
          <w:delText xml:space="preserve"> -</w:delText>
        </w:r>
      </w:del>
      <w:r w:rsidR="00A14D04">
        <w:rPr>
          <w:rFonts w:ascii="Cambria" w:hAnsi="Cambria"/>
          <w:sz w:val="28"/>
          <w:szCs w:val="28"/>
        </w:rPr>
        <w:t>’</w:t>
      </w:r>
    </w:p>
    <w:p w14:paraId="7E8BD16C" w14:textId="2BD66E3D" w:rsidR="00A14D04" w:rsidRDefault="00BF5B76" w:rsidP="00692C63">
      <w:pPr>
        <w:spacing w:line="360" w:lineRule="auto"/>
        <w:ind w:firstLine="720"/>
        <w:contextualSpacing/>
        <w:rPr>
          <w:rFonts w:ascii="Cambria" w:hAnsi="Cambria"/>
          <w:sz w:val="28"/>
          <w:szCs w:val="28"/>
        </w:rPr>
      </w:pPr>
      <w:del w:id="8763" w:author="Claire S" w:date="2026-06-03T19:17:00Z" w16du:dateUtc="2026-06-03T18:17:00Z">
        <w:r w:rsidDel="005757D1">
          <w:rPr>
            <w:rFonts w:ascii="Cambria" w:hAnsi="Cambria"/>
            <w:sz w:val="28"/>
            <w:szCs w:val="28"/>
          </w:rPr>
          <w:delText>‘Ruth</w:delText>
        </w:r>
        <w:r w:rsidDel="00B2047D">
          <w:rPr>
            <w:rFonts w:ascii="Cambria" w:hAnsi="Cambria"/>
            <w:sz w:val="28"/>
            <w:szCs w:val="28"/>
          </w:rPr>
          <w:delText>!</w:delText>
        </w:r>
        <w:r w:rsidR="00A14D04" w:rsidDel="005757D1">
          <w:rPr>
            <w:rFonts w:ascii="Cambria" w:hAnsi="Cambria"/>
            <w:sz w:val="28"/>
            <w:szCs w:val="28"/>
          </w:rPr>
          <w:delText xml:space="preserve">’ </w:delText>
        </w:r>
        <w:r w:rsidR="002D3E8E" w:rsidDel="00B2047D">
          <w:rPr>
            <w:rFonts w:ascii="Cambria" w:hAnsi="Cambria"/>
            <w:sz w:val="28"/>
            <w:szCs w:val="28"/>
          </w:rPr>
          <w:delText>A</w:delText>
        </w:r>
        <w:r w:rsidR="002D3E8E" w:rsidDel="005757D1">
          <w:rPr>
            <w:rFonts w:ascii="Cambria" w:hAnsi="Cambria"/>
            <w:sz w:val="28"/>
            <w:szCs w:val="28"/>
          </w:rPr>
          <w:delText>nxiety consumed Sav</w:delText>
        </w:r>
        <w:r w:rsidR="003D6001" w:rsidDel="005757D1">
          <w:rPr>
            <w:rFonts w:ascii="Cambria" w:hAnsi="Cambria"/>
            <w:sz w:val="28"/>
            <w:szCs w:val="28"/>
          </w:rPr>
          <w:delText>annah</w:delText>
        </w:r>
        <w:r w:rsidR="002D3E8E" w:rsidDel="005757D1">
          <w:rPr>
            <w:rFonts w:ascii="Cambria" w:hAnsi="Cambria"/>
            <w:sz w:val="28"/>
            <w:szCs w:val="28"/>
          </w:rPr>
          <w:delText>.</w:delText>
        </w:r>
        <w:r w:rsidR="00F06DC3" w:rsidDel="005757D1">
          <w:rPr>
            <w:rFonts w:ascii="Cambria" w:hAnsi="Cambria"/>
            <w:sz w:val="28"/>
            <w:szCs w:val="28"/>
          </w:rPr>
          <w:delText xml:space="preserve"> </w:delText>
        </w:r>
      </w:del>
      <w:r w:rsidR="00F06DC3">
        <w:rPr>
          <w:rFonts w:ascii="Cambria" w:hAnsi="Cambria"/>
          <w:sz w:val="28"/>
          <w:szCs w:val="28"/>
        </w:rPr>
        <w:t xml:space="preserve">‘I didn’t </w:t>
      </w:r>
      <w:r w:rsidR="00F06DC3" w:rsidRPr="007400A3">
        <w:rPr>
          <w:rFonts w:ascii="Cambria" w:hAnsi="Cambria"/>
          <w:i/>
          <w:iCs/>
          <w:sz w:val="28"/>
          <w:szCs w:val="28"/>
        </w:rPr>
        <w:t>do</w:t>
      </w:r>
      <w:r w:rsidR="00F06DC3">
        <w:rPr>
          <w:rFonts w:ascii="Cambria" w:hAnsi="Cambria"/>
          <w:sz w:val="28"/>
          <w:szCs w:val="28"/>
        </w:rPr>
        <w:t xml:space="preserve"> anything to him</w:t>
      </w:r>
      <w:ins w:id="8764" w:author="Claire S" w:date="2026-06-03T19:17:00Z" w16du:dateUtc="2026-06-03T18:17:00Z">
        <w:r w:rsidR="005757D1">
          <w:rPr>
            <w:rFonts w:ascii="Cambria" w:hAnsi="Cambria"/>
            <w:sz w:val="28"/>
            <w:szCs w:val="28"/>
          </w:rPr>
          <w:t>.</w:t>
        </w:r>
      </w:ins>
      <w:del w:id="8765" w:author="Claire S" w:date="2026-06-03T19:17:00Z" w16du:dateUtc="2026-06-03T18:17:00Z">
        <w:r w:rsidR="007400A3" w:rsidDel="005757D1">
          <w:rPr>
            <w:rFonts w:ascii="Cambria" w:hAnsi="Cambria"/>
            <w:sz w:val="28"/>
            <w:szCs w:val="28"/>
          </w:rPr>
          <w:delText>!</w:delText>
        </w:r>
      </w:del>
      <w:r w:rsidR="00F06DC3">
        <w:rPr>
          <w:rFonts w:ascii="Cambria" w:hAnsi="Cambria"/>
          <w:sz w:val="28"/>
          <w:szCs w:val="28"/>
        </w:rPr>
        <w:t>’</w:t>
      </w:r>
      <w:ins w:id="8766" w:author="Claire S" w:date="2026-06-03T19:17:00Z" w16du:dateUtc="2026-06-03T18:17:00Z">
        <w:r w:rsidR="005757D1">
          <w:rPr>
            <w:rFonts w:ascii="Cambria" w:hAnsi="Cambria"/>
            <w:sz w:val="28"/>
            <w:szCs w:val="28"/>
          </w:rPr>
          <w:t xml:space="preserve"> But anxiety consumed Savannah.</w:t>
        </w:r>
      </w:ins>
    </w:p>
    <w:p w14:paraId="65E4CBB5" w14:textId="3D97F151" w:rsidR="00003E47" w:rsidRDefault="00A14D04" w:rsidP="00692C63">
      <w:pPr>
        <w:spacing w:line="360" w:lineRule="auto"/>
        <w:ind w:firstLine="720"/>
        <w:contextualSpacing/>
        <w:rPr>
          <w:rFonts w:ascii="Cambria" w:hAnsi="Cambria"/>
          <w:sz w:val="28"/>
          <w:szCs w:val="28"/>
        </w:rPr>
      </w:pPr>
      <w:r>
        <w:rPr>
          <w:rFonts w:ascii="Cambria" w:hAnsi="Cambria"/>
          <w:sz w:val="28"/>
          <w:szCs w:val="28"/>
        </w:rPr>
        <w:t>‘</w:t>
      </w:r>
      <w:del w:id="8767" w:author="Claire S" w:date="2026-06-03T19:17:00Z" w16du:dateUtc="2026-06-03T18:17:00Z">
        <w:r w:rsidR="007400A3" w:rsidDel="005757D1">
          <w:rPr>
            <w:rFonts w:ascii="Cambria" w:hAnsi="Cambria"/>
            <w:sz w:val="28"/>
            <w:szCs w:val="28"/>
          </w:rPr>
          <w:delText>Savannah</w:delText>
        </w:r>
        <w:r w:rsidR="00BF5B76" w:rsidDel="005757D1">
          <w:rPr>
            <w:rFonts w:ascii="Cambria" w:hAnsi="Cambria"/>
            <w:sz w:val="28"/>
            <w:szCs w:val="28"/>
          </w:rPr>
          <w:delText xml:space="preserve">, </w:delText>
        </w:r>
      </w:del>
      <w:ins w:id="8768" w:author="Claire S" w:date="2026-06-03T19:17:00Z" w16du:dateUtc="2026-06-03T18:17:00Z">
        <w:r w:rsidR="005757D1">
          <w:rPr>
            <w:rFonts w:ascii="Cambria" w:hAnsi="Cambria"/>
            <w:sz w:val="28"/>
            <w:szCs w:val="28"/>
          </w:rPr>
          <w:t>Be honest</w:t>
        </w:r>
      </w:ins>
      <w:ins w:id="8769" w:author="Claire S" w:date="2026-06-03T19:19:00Z" w16du:dateUtc="2026-06-03T18:19:00Z">
        <w:r w:rsidR="00C15F43">
          <w:rPr>
            <w:rFonts w:ascii="Cambria" w:hAnsi="Cambria"/>
            <w:sz w:val="28"/>
            <w:szCs w:val="28"/>
          </w:rPr>
          <w:t xml:space="preserve"> </w:t>
        </w:r>
        <w:del w:id="8770" w:author="Daisy Watt" w:date="2026-06-22T08:49:00Z" w16du:dateUtc="2026-06-22T06:49:00Z">
          <w:r w:rsidR="00C15F43">
            <w:rPr>
              <w:rFonts w:ascii="Cambria" w:hAnsi="Cambria"/>
              <w:sz w:val="28"/>
              <w:szCs w:val="28"/>
            </w:rPr>
            <w:delText>-</w:delText>
          </w:r>
        </w:del>
      </w:ins>
      <w:ins w:id="8771" w:author="Daisy Watt" w:date="2026-06-22T08:49:00Z" w16du:dateUtc="2026-06-22T06:49:00Z">
        <w:r w:rsidR="00333641">
          <w:rPr>
            <w:rFonts w:ascii="Cambria" w:hAnsi="Cambria"/>
            <w:sz w:val="28"/>
            <w:szCs w:val="28"/>
          </w:rPr>
          <w:t>–</w:t>
        </w:r>
      </w:ins>
      <w:ins w:id="8772" w:author="Claire S" w:date="2026-06-03T19:17:00Z" w16du:dateUtc="2026-06-03T18:17:00Z">
        <w:r w:rsidR="005757D1">
          <w:rPr>
            <w:rFonts w:ascii="Cambria" w:hAnsi="Cambria"/>
            <w:sz w:val="28"/>
            <w:szCs w:val="28"/>
          </w:rPr>
          <w:t xml:space="preserve"> </w:t>
        </w:r>
      </w:ins>
      <w:del w:id="8773" w:author="Claire S" w:date="2026-06-03T19:17:00Z" w16du:dateUtc="2026-06-03T18:17:00Z">
        <w:r w:rsidR="00BF5B76" w:rsidDel="005757D1">
          <w:rPr>
            <w:rFonts w:ascii="Cambria" w:hAnsi="Cambria"/>
            <w:sz w:val="28"/>
            <w:szCs w:val="28"/>
          </w:rPr>
          <w:delText>listen</w:delText>
        </w:r>
        <w:r w:rsidR="007400A3" w:rsidDel="005757D1">
          <w:rPr>
            <w:rFonts w:ascii="Cambria" w:hAnsi="Cambria"/>
            <w:sz w:val="28"/>
            <w:szCs w:val="28"/>
          </w:rPr>
          <w:delText>.</w:delText>
        </w:r>
      </w:del>
      <w:ins w:id="8774" w:author="Claire S" w:date="2026-06-03T19:17:00Z" w16du:dateUtc="2026-06-03T18:17:00Z">
        <w:r w:rsidR="005757D1">
          <w:rPr>
            <w:rFonts w:ascii="Cambria" w:hAnsi="Cambria"/>
            <w:sz w:val="28"/>
            <w:szCs w:val="28"/>
          </w:rPr>
          <w:t>d</w:t>
        </w:r>
      </w:ins>
      <w:del w:id="8775" w:author="Claire S" w:date="2026-06-03T19:17:00Z" w16du:dateUtc="2026-06-03T18:17:00Z">
        <w:r w:rsidR="007400A3" w:rsidDel="005757D1">
          <w:rPr>
            <w:rFonts w:ascii="Cambria" w:hAnsi="Cambria"/>
            <w:sz w:val="28"/>
            <w:szCs w:val="28"/>
          </w:rPr>
          <w:delText xml:space="preserve"> </w:delText>
        </w:r>
        <w:r w:rsidDel="005757D1">
          <w:rPr>
            <w:rFonts w:ascii="Cambria" w:hAnsi="Cambria"/>
            <w:sz w:val="28"/>
            <w:szCs w:val="28"/>
          </w:rPr>
          <w:delText>D</w:delText>
        </w:r>
      </w:del>
      <w:r w:rsidR="003416AB">
        <w:rPr>
          <w:rFonts w:ascii="Cambria" w:hAnsi="Cambria"/>
          <w:sz w:val="28"/>
          <w:szCs w:val="28"/>
        </w:rPr>
        <w:t>o you need a lawyer?’</w:t>
      </w:r>
    </w:p>
    <w:p w14:paraId="58AC3888" w14:textId="7450E1B7" w:rsidR="009F4FAA" w:rsidRDefault="00A145AA" w:rsidP="00692C63">
      <w:pPr>
        <w:spacing w:line="360" w:lineRule="auto"/>
        <w:ind w:firstLine="720"/>
        <w:contextualSpacing/>
        <w:rPr>
          <w:ins w:id="8776" w:author="Claire S" w:date="2026-05-27T14:14:00Z" w16du:dateUtc="2026-05-27T13:14:00Z"/>
          <w:rFonts w:ascii="Cambria" w:hAnsi="Cambria"/>
          <w:sz w:val="28"/>
          <w:szCs w:val="28"/>
        </w:rPr>
      </w:pPr>
      <w:r>
        <w:rPr>
          <w:rFonts w:ascii="Cambria" w:hAnsi="Cambria"/>
          <w:sz w:val="28"/>
          <w:szCs w:val="28"/>
        </w:rPr>
        <w:t>‘Wh</w:t>
      </w:r>
      <w:r w:rsidR="00F06DC3">
        <w:rPr>
          <w:rFonts w:ascii="Cambria" w:hAnsi="Cambria"/>
          <w:sz w:val="28"/>
          <w:szCs w:val="28"/>
        </w:rPr>
        <w:t>at</w:t>
      </w:r>
      <w:r>
        <w:rPr>
          <w:rFonts w:ascii="Cambria" w:hAnsi="Cambria"/>
          <w:sz w:val="28"/>
          <w:szCs w:val="28"/>
        </w:rPr>
        <w:t xml:space="preserve"> the hell</w:t>
      </w:r>
      <w:r w:rsidR="00F06DC3">
        <w:rPr>
          <w:rFonts w:ascii="Cambria" w:hAnsi="Cambria"/>
          <w:sz w:val="28"/>
          <w:szCs w:val="28"/>
        </w:rPr>
        <w:t>,</w:t>
      </w:r>
      <w:r>
        <w:rPr>
          <w:rFonts w:ascii="Cambria" w:hAnsi="Cambria"/>
          <w:sz w:val="28"/>
          <w:szCs w:val="28"/>
        </w:rPr>
        <w:t xml:space="preserve"> </w:t>
      </w:r>
      <w:r w:rsidR="00F06DC3">
        <w:rPr>
          <w:rFonts w:ascii="Cambria" w:hAnsi="Cambria"/>
          <w:sz w:val="28"/>
          <w:szCs w:val="28"/>
        </w:rPr>
        <w:t>Ruth</w:t>
      </w:r>
      <w:r>
        <w:rPr>
          <w:rFonts w:ascii="Cambria" w:hAnsi="Cambria"/>
          <w:sz w:val="28"/>
          <w:szCs w:val="28"/>
        </w:rPr>
        <w:t>?</w:t>
      </w:r>
      <w:ins w:id="8777" w:author="Claire S" w:date="2026-07-28T10:23:00Z" w16du:dateUtc="2026-07-28T09:23:00Z">
        <w:r w:rsidR="00A42928">
          <w:rPr>
            <w:rFonts w:ascii="Cambria" w:hAnsi="Cambria"/>
            <w:sz w:val="28"/>
            <w:szCs w:val="28"/>
          </w:rPr>
          <w:t xml:space="preserve"> All I need now is to start planning Dex’s funeral.</w:t>
        </w:r>
      </w:ins>
      <w:r>
        <w:rPr>
          <w:rFonts w:ascii="Cambria" w:hAnsi="Cambria"/>
          <w:sz w:val="28"/>
          <w:szCs w:val="28"/>
        </w:rPr>
        <w:t>’</w:t>
      </w:r>
      <w:r w:rsidR="00F777C9">
        <w:rPr>
          <w:rFonts w:ascii="Cambria" w:hAnsi="Cambria"/>
          <w:sz w:val="28"/>
          <w:szCs w:val="28"/>
        </w:rPr>
        <w:t xml:space="preserve"> </w:t>
      </w:r>
      <w:r>
        <w:rPr>
          <w:rFonts w:ascii="Cambria" w:hAnsi="Cambria"/>
          <w:sz w:val="28"/>
          <w:szCs w:val="28"/>
        </w:rPr>
        <w:t>But Savannah remembered the policeman’s</w:t>
      </w:r>
      <w:r w:rsidR="00550C04">
        <w:rPr>
          <w:rFonts w:ascii="Cambria" w:hAnsi="Cambria"/>
          <w:sz w:val="28"/>
          <w:szCs w:val="28"/>
        </w:rPr>
        <w:t xml:space="preserve"> words</w:t>
      </w:r>
      <w:r>
        <w:rPr>
          <w:rFonts w:ascii="Cambria" w:hAnsi="Cambria"/>
          <w:sz w:val="28"/>
          <w:szCs w:val="28"/>
        </w:rPr>
        <w:t>, and the young woman’s desperate face last night</w:t>
      </w:r>
      <w:r w:rsidR="009F4FAA">
        <w:rPr>
          <w:rFonts w:ascii="Cambria" w:hAnsi="Cambria"/>
          <w:sz w:val="28"/>
          <w:szCs w:val="28"/>
        </w:rPr>
        <w:t xml:space="preserve"> on her front gate video</w:t>
      </w:r>
      <w:del w:id="8778" w:author="Claire S" w:date="2026-06-03T19:19:00Z" w16du:dateUtc="2026-06-03T18:19:00Z">
        <w:r w:rsidDel="00D36F21">
          <w:rPr>
            <w:rFonts w:ascii="Cambria" w:hAnsi="Cambria"/>
            <w:sz w:val="28"/>
            <w:szCs w:val="28"/>
          </w:rPr>
          <w:delText xml:space="preserve">, </w:delText>
        </w:r>
      </w:del>
      <w:ins w:id="8779" w:author="Claire S" w:date="2026-06-03T19:19:00Z" w16du:dateUtc="2026-06-03T18:19:00Z">
        <w:r w:rsidR="00D36F21">
          <w:rPr>
            <w:rFonts w:ascii="Cambria" w:hAnsi="Cambria"/>
            <w:sz w:val="28"/>
            <w:szCs w:val="28"/>
          </w:rPr>
          <w:t xml:space="preserve"> </w:t>
        </w:r>
        <w:del w:id="8780" w:author="Daisy Watt" w:date="2026-06-22T08:49:00Z" w16du:dateUtc="2026-06-22T06:49:00Z">
          <w:r w:rsidR="00D36F21">
            <w:rPr>
              <w:rFonts w:ascii="Cambria" w:hAnsi="Cambria"/>
              <w:sz w:val="28"/>
              <w:szCs w:val="28"/>
            </w:rPr>
            <w:delText>-</w:delText>
          </w:r>
        </w:del>
      </w:ins>
      <w:ins w:id="8781" w:author="Daisy Watt" w:date="2026-06-22T08:49:00Z" w16du:dateUtc="2026-06-22T06:49:00Z">
        <w:r w:rsidR="00333641">
          <w:rPr>
            <w:rFonts w:ascii="Cambria" w:hAnsi="Cambria"/>
            <w:sz w:val="28"/>
            <w:szCs w:val="28"/>
          </w:rPr>
          <w:t>–</w:t>
        </w:r>
      </w:ins>
      <w:ins w:id="8782" w:author="Claire S" w:date="2026-06-03T19:19:00Z" w16du:dateUtc="2026-06-03T18:19:00Z">
        <w:r w:rsidR="00D36F21">
          <w:rPr>
            <w:rFonts w:ascii="Cambria" w:hAnsi="Cambria"/>
            <w:sz w:val="28"/>
            <w:szCs w:val="28"/>
          </w:rPr>
          <w:t xml:space="preserve"> </w:t>
        </w:r>
      </w:ins>
      <w:r>
        <w:rPr>
          <w:rFonts w:ascii="Cambria" w:hAnsi="Cambria"/>
          <w:sz w:val="28"/>
          <w:szCs w:val="28"/>
        </w:rPr>
        <w:t>and a ghost walk</w:t>
      </w:r>
      <w:r w:rsidR="009F4FAA">
        <w:rPr>
          <w:rFonts w:ascii="Cambria" w:hAnsi="Cambria"/>
          <w:sz w:val="28"/>
          <w:szCs w:val="28"/>
        </w:rPr>
        <w:t>ed</w:t>
      </w:r>
      <w:r>
        <w:rPr>
          <w:rFonts w:ascii="Cambria" w:hAnsi="Cambria"/>
          <w:sz w:val="28"/>
          <w:szCs w:val="28"/>
        </w:rPr>
        <w:t xml:space="preserve"> over her grave, as her old nan in South London </w:t>
      </w:r>
      <w:r w:rsidR="009F4FAA">
        <w:rPr>
          <w:rFonts w:ascii="Cambria" w:hAnsi="Cambria"/>
          <w:sz w:val="28"/>
          <w:szCs w:val="28"/>
        </w:rPr>
        <w:t>might</w:t>
      </w:r>
      <w:r>
        <w:rPr>
          <w:rFonts w:ascii="Cambria" w:hAnsi="Cambria"/>
          <w:sz w:val="28"/>
          <w:szCs w:val="28"/>
        </w:rPr>
        <w:t xml:space="preserve"> have said. </w:t>
      </w:r>
    </w:p>
    <w:p w14:paraId="2CA53B19" w14:textId="7A81EFD3" w:rsidR="004425DC" w:rsidRDefault="004425DC" w:rsidP="00692C63">
      <w:pPr>
        <w:spacing w:line="360" w:lineRule="auto"/>
        <w:ind w:firstLine="720"/>
        <w:contextualSpacing/>
        <w:rPr>
          <w:ins w:id="8783" w:author="Claire S" w:date="2026-05-27T14:15:00Z" w16du:dateUtc="2026-05-27T13:15:00Z"/>
          <w:rFonts w:ascii="Cambria" w:hAnsi="Cambria"/>
          <w:sz w:val="28"/>
          <w:szCs w:val="28"/>
        </w:rPr>
      </w:pPr>
      <w:ins w:id="8784" w:author="Claire S" w:date="2026-05-27T14:14:00Z" w16du:dateUtc="2026-05-27T13:14:00Z">
        <w:r>
          <w:rPr>
            <w:rFonts w:ascii="Cambria" w:hAnsi="Cambria"/>
            <w:sz w:val="28"/>
            <w:szCs w:val="28"/>
          </w:rPr>
          <w:t>‘Do you know where Dex’s phone i</w:t>
        </w:r>
      </w:ins>
      <w:ins w:id="8785" w:author="Claire S" w:date="2026-05-27T14:15:00Z" w16du:dateUtc="2026-05-27T13:15:00Z">
        <w:r>
          <w:rPr>
            <w:rFonts w:ascii="Cambria" w:hAnsi="Cambria"/>
            <w:sz w:val="28"/>
            <w:szCs w:val="28"/>
          </w:rPr>
          <w:t>s?’ she asked.</w:t>
        </w:r>
      </w:ins>
      <w:ins w:id="8786" w:author="Claire S" w:date="2026-06-03T19:19:00Z" w16du:dateUtc="2026-06-03T18:19:00Z">
        <w:r w:rsidR="00996C79">
          <w:rPr>
            <w:rFonts w:ascii="Cambria" w:hAnsi="Cambria"/>
            <w:sz w:val="28"/>
            <w:szCs w:val="28"/>
          </w:rPr>
          <w:t xml:space="preserve"> ‘Was it in his office?’</w:t>
        </w:r>
      </w:ins>
    </w:p>
    <w:p w14:paraId="7FEEEDD2" w14:textId="785ABBD9" w:rsidR="004425DC" w:rsidRDefault="004425DC" w:rsidP="00692C63">
      <w:pPr>
        <w:spacing w:line="360" w:lineRule="auto"/>
        <w:ind w:firstLine="720"/>
        <w:contextualSpacing/>
        <w:rPr>
          <w:rFonts w:ascii="Cambria" w:hAnsi="Cambria"/>
          <w:sz w:val="28"/>
          <w:szCs w:val="28"/>
        </w:rPr>
      </w:pPr>
      <w:ins w:id="8787" w:author="Claire S" w:date="2026-05-27T14:15:00Z" w16du:dateUtc="2026-05-27T13:15:00Z">
        <w:r>
          <w:rPr>
            <w:rFonts w:ascii="Cambria" w:hAnsi="Cambria"/>
            <w:sz w:val="28"/>
            <w:szCs w:val="28"/>
          </w:rPr>
          <w:t>‘</w:t>
        </w:r>
      </w:ins>
      <w:ins w:id="8788" w:author="Claire S" w:date="2026-06-03T19:19:00Z" w16du:dateUtc="2026-06-03T18:19:00Z">
        <w:r w:rsidR="00996C79">
          <w:rPr>
            <w:rFonts w:ascii="Cambria" w:hAnsi="Cambria"/>
            <w:sz w:val="28"/>
            <w:szCs w:val="28"/>
          </w:rPr>
          <w:t>Not that I’ve heard, but h</w:t>
        </w:r>
      </w:ins>
      <w:ins w:id="8789" w:author="Claire S" w:date="2026-05-27T14:15:00Z" w16du:dateUtc="2026-05-27T13:15:00Z">
        <w:r>
          <w:rPr>
            <w:rFonts w:ascii="Cambria" w:hAnsi="Cambria"/>
            <w:sz w:val="28"/>
            <w:szCs w:val="28"/>
          </w:rPr>
          <w:t>e probably had it on him, don’t you think?’</w:t>
        </w:r>
      </w:ins>
    </w:p>
    <w:p w14:paraId="36525EE1" w14:textId="34E02CA9" w:rsidR="004425DC" w:rsidDel="004425DC" w:rsidRDefault="004425DC">
      <w:pPr>
        <w:spacing w:line="360" w:lineRule="auto"/>
        <w:ind w:firstLine="720"/>
        <w:contextualSpacing/>
        <w:rPr>
          <w:moveFrom w:id="8790" w:author="Claire S" w:date="2026-06-03T19:20:00Z" w16du:dateUtc="2026-06-03T18:20:00Z"/>
          <w:rFonts w:ascii="Cambria" w:hAnsi="Cambria"/>
          <w:sz w:val="28"/>
          <w:szCs w:val="28"/>
        </w:rPr>
      </w:pPr>
      <w:ins w:id="8791" w:author="Claire S" w:date="2026-05-27T14:15:00Z" w16du:dateUtc="2026-05-27T13:15:00Z">
        <w:r>
          <w:rPr>
            <w:rFonts w:ascii="Cambria" w:hAnsi="Cambria"/>
            <w:sz w:val="28"/>
            <w:szCs w:val="28"/>
          </w:rPr>
          <w:t xml:space="preserve">‘I don’t know.’ </w:t>
        </w:r>
      </w:ins>
      <w:r w:rsidR="00A145AA">
        <w:rPr>
          <w:rFonts w:ascii="Cambria" w:hAnsi="Cambria"/>
          <w:sz w:val="28"/>
          <w:szCs w:val="28"/>
        </w:rPr>
        <w:t>Something was going on here</w:t>
      </w:r>
      <w:ins w:id="8792" w:author="Daisy Watt" w:date="2026-06-22T08:49:00Z" w16du:dateUtc="2026-06-22T06:49:00Z">
        <w:r w:rsidR="00A145AA">
          <w:rPr>
            <w:rFonts w:ascii="Cambria" w:hAnsi="Cambria"/>
            <w:sz w:val="28"/>
            <w:szCs w:val="28"/>
          </w:rPr>
          <w:t xml:space="preserve"> </w:t>
        </w:r>
        <w:r w:rsidR="00C4044C">
          <w:rPr>
            <w:rFonts w:ascii="Cambria" w:hAnsi="Cambria"/>
            <w:sz w:val="28"/>
            <w:szCs w:val="28"/>
          </w:rPr>
          <w:t>t</w:t>
        </w:r>
      </w:ins>
      <w:ins w:id="8793" w:author="Daisy Watt" w:date="2026-06-22T08:50:00Z" w16du:dateUtc="2026-06-22T06:50:00Z">
        <w:r w:rsidR="00C4044C">
          <w:rPr>
            <w:rFonts w:ascii="Cambria" w:hAnsi="Cambria"/>
            <w:sz w:val="28"/>
            <w:szCs w:val="28"/>
          </w:rPr>
          <w:t>hat</w:t>
        </w:r>
      </w:ins>
      <w:r w:rsidR="00A145AA">
        <w:rPr>
          <w:rFonts w:ascii="Cambria" w:hAnsi="Cambria"/>
          <w:sz w:val="28"/>
          <w:szCs w:val="28"/>
        </w:rPr>
        <w:t xml:space="preserve"> </w:t>
      </w:r>
      <w:r w:rsidR="00C85B2A">
        <w:rPr>
          <w:rFonts w:ascii="Cambria" w:hAnsi="Cambria"/>
          <w:sz w:val="28"/>
          <w:szCs w:val="28"/>
        </w:rPr>
        <w:t>Savannah</w:t>
      </w:r>
      <w:r w:rsidR="00A145AA">
        <w:rPr>
          <w:rFonts w:ascii="Cambria" w:hAnsi="Cambria"/>
          <w:sz w:val="28"/>
          <w:szCs w:val="28"/>
        </w:rPr>
        <w:t xml:space="preserve"> didn’t understand</w:t>
      </w:r>
      <w:ins w:id="8794" w:author="Claire S" w:date="2026-06-03T19:20:00Z" w16du:dateUtc="2026-06-03T18:20:00Z">
        <w:r w:rsidR="00096E85">
          <w:rPr>
            <w:rFonts w:ascii="Cambria" w:hAnsi="Cambria"/>
            <w:sz w:val="28"/>
            <w:szCs w:val="28"/>
          </w:rPr>
          <w:t>.</w:t>
        </w:r>
      </w:ins>
      <w:del w:id="8795" w:author="Claire S" w:date="2026-06-03T19:20:00Z" w16du:dateUtc="2026-06-03T18:20:00Z">
        <w:r w:rsidR="00A145AA" w:rsidDel="00096E85">
          <w:rPr>
            <w:rFonts w:ascii="Cambria" w:hAnsi="Cambria"/>
            <w:sz w:val="28"/>
            <w:szCs w:val="28"/>
          </w:rPr>
          <w:delText>,</w:delText>
        </w:r>
      </w:del>
      <w:r w:rsidR="00A145AA">
        <w:rPr>
          <w:rFonts w:ascii="Cambria" w:hAnsi="Cambria"/>
          <w:sz w:val="28"/>
          <w:szCs w:val="28"/>
        </w:rPr>
        <w:t xml:space="preserve"> </w:t>
      </w:r>
      <w:moveFromRangeStart w:id="8796" w:author="Claire S" w:date="2026-06-03T19:20:00Z" w:name="move231406841"/>
      <w:moveFrom w:id="8797" w:author="Claire S" w:date="2026-06-03T19:20:00Z" w16du:dateUtc="2026-06-03T18:20:00Z">
        <w:r w:rsidR="00A145AA" w:rsidDel="00096E85">
          <w:rPr>
            <w:rFonts w:ascii="Cambria" w:hAnsi="Cambria"/>
            <w:sz w:val="28"/>
            <w:szCs w:val="28"/>
          </w:rPr>
          <w:t xml:space="preserve">and she had the feeling that if she didn’t get to grips with it pretty smart-ish, she was going to be in trouble. </w:t>
        </w:r>
      </w:moveFrom>
    </w:p>
    <w:p w14:paraId="6ADC601B" w14:textId="77777777" w:rsidR="00FE11AD" w:rsidRDefault="00A145AA" w:rsidP="00FE11AD">
      <w:pPr>
        <w:spacing w:line="360" w:lineRule="auto"/>
        <w:ind w:firstLine="720"/>
        <w:contextualSpacing/>
        <w:rPr>
          <w:ins w:id="8798" w:author="Claire S" w:date="2026-07-24T12:40:00Z" w16du:dateUtc="2026-07-24T11:40:00Z"/>
          <w:rFonts w:ascii="Cambria" w:hAnsi="Cambria"/>
          <w:sz w:val="28"/>
          <w:szCs w:val="28"/>
        </w:rPr>
      </w:pPr>
      <w:moveFrom w:id="8799" w:author="Claire S" w:date="2026-06-03T19:20:00Z" w16du:dateUtc="2026-06-03T18:20:00Z">
        <w:del w:id="8800" w:author="Claire S" w:date="2026-07-24T12:40:00Z" w16du:dateUtc="2026-07-24T11:40:00Z">
          <w:r w:rsidDel="00FE11AD">
            <w:rPr>
              <w:rFonts w:ascii="Cambria" w:hAnsi="Cambria"/>
              <w:sz w:val="28"/>
              <w:szCs w:val="28"/>
            </w:rPr>
            <w:delText>Big</w:delText>
          </w:r>
          <w:r w:rsidR="00BE24FA" w:rsidDel="00FE11AD">
            <w:rPr>
              <w:rFonts w:ascii="Cambria" w:hAnsi="Cambria"/>
              <w:sz w:val="28"/>
              <w:szCs w:val="28"/>
            </w:rPr>
            <w:delText>ger</w:delText>
          </w:r>
          <w:r w:rsidDel="00FE11AD">
            <w:rPr>
              <w:rFonts w:ascii="Cambria" w:hAnsi="Cambria"/>
              <w:sz w:val="28"/>
              <w:szCs w:val="28"/>
            </w:rPr>
            <w:delText xml:space="preserve"> trouble</w:delText>
          </w:r>
          <w:r w:rsidR="00BE24FA" w:rsidDel="00FE11AD">
            <w:rPr>
              <w:rFonts w:ascii="Cambria" w:hAnsi="Cambria"/>
              <w:sz w:val="28"/>
              <w:szCs w:val="28"/>
            </w:rPr>
            <w:delText xml:space="preserve"> even than Dex dying</w:delText>
          </w:r>
          <w:r w:rsidDel="00FE11AD">
            <w:rPr>
              <w:rFonts w:ascii="Cambria" w:hAnsi="Cambria"/>
              <w:sz w:val="28"/>
              <w:szCs w:val="28"/>
            </w:rPr>
            <w:delText xml:space="preserve">. </w:delText>
          </w:r>
        </w:del>
      </w:moveFrom>
      <w:moveFromRangeEnd w:id="8796"/>
      <w:ins w:id="8801" w:author="Daisy Watt" w:date="2026-06-22T09:18:00Z" w16du:dateUtc="2026-06-22T07:18:00Z">
        <w:del w:id="8802" w:author="Claire S" w:date="2026-07-24T12:40:00Z" w16du:dateUtc="2026-07-24T11:40:00Z">
          <w:r w:rsidR="00747F7F" w:rsidDel="00FE11AD">
            <w:rPr>
              <w:rFonts w:ascii="Cambria" w:hAnsi="Cambria"/>
              <w:sz w:val="28"/>
              <w:szCs w:val="28"/>
            </w:rPr>
            <w:delText>A</w:delText>
          </w:r>
        </w:del>
      </w:ins>
      <w:moveToRangeStart w:id="8803" w:author="Claire S" w:date="2026-06-03T19:20:00Z" w:name="move231406841"/>
      <w:moveTo w:id="8804" w:author="Claire S" w:date="2026-06-03T19:20:00Z" w16du:dateUtc="2026-06-03T18:20:00Z">
        <w:del w:id="8805" w:author="Claire S" w:date="2026-07-24T12:40:00Z" w16du:dateUtc="2026-07-24T11:40:00Z">
          <w:r w:rsidR="00977963" w:rsidDel="00FE11AD">
            <w:rPr>
              <w:rFonts w:ascii="Cambria" w:hAnsi="Cambria"/>
              <w:sz w:val="28"/>
              <w:szCs w:val="28"/>
            </w:rPr>
            <w:delText xml:space="preserve"> she had the feeling that if she didn’t get to grips with it pretty smart-ish, she was going to be in trouble. </w:delText>
          </w:r>
        </w:del>
      </w:moveTo>
    </w:p>
    <w:p w14:paraId="232C2A91" w14:textId="735B6735" w:rsidR="00FE11AD" w:rsidRDefault="000A13E4" w:rsidP="00FE11AD">
      <w:pPr>
        <w:spacing w:line="360" w:lineRule="auto"/>
        <w:ind w:firstLine="720"/>
        <w:contextualSpacing/>
        <w:rPr>
          <w:ins w:id="8806" w:author="Claire S" w:date="2026-07-24T12:40:00Z" w16du:dateUtc="2026-07-24T11:40:00Z"/>
          <w:rFonts w:ascii="Cambria" w:hAnsi="Cambria"/>
          <w:sz w:val="28"/>
          <w:szCs w:val="28"/>
        </w:rPr>
      </w:pPr>
      <w:ins w:id="8807" w:author="Claire S" w:date="2026-07-22T13:38:00Z" w16du:dateUtc="2026-07-22T12:38:00Z">
        <w:r>
          <w:rPr>
            <w:rFonts w:ascii="Cambria" w:hAnsi="Cambria"/>
            <w:sz w:val="28"/>
            <w:szCs w:val="28"/>
          </w:rPr>
          <w:t xml:space="preserve">As she hung up, </w:t>
        </w:r>
      </w:ins>
      <w:ins w:id="8808" w:author="Claire S" w:date="2026-07-22T13:39:00Z" w16du:dateUtc="2026-07-22T12:39:00Z">
        <w:r w:rsidR="0082690F">
          <w:rPr>
            <w:rFonts w:ascii="Cambria" w:hAnsi="Cambria"/>
            <w:sz w:val="28"/>
            <w:szCs w:val="28"/>
          </w:rPr>
          <w:t xml:space="preserve">distraught, the </w:t>
        </w:r>
      </w:ins>
      <w:ins w:id="8809" w:author="Claire S" w:date="2026-07-22T13:38:00Z" w16du:dateUtc="2026-07-22T12:38:00Z">
        <w:r w:rsidR="00B364A9">
          <w:rPr>
            <w:rFonts w:ascii="Cambria" w:hAnsi="Cambria"/>
            <w:sz w:val="28"/>
            <w:szCs w:val="28"/>
          </w:rPr>
          <w:t xml:space="preserve">call of the diazepam </w:t>
        </w:r>
        <w:r>
          <w:rPr>
            <w:rFonts w:ascii="Cambria" w:hAnsi="Cambria"/>
            <w:sz w:val="28"/>
            <w:szCs w:val="28"/>
          </w:rPr>
          <w:t>from upstairs</w:t>
        </w:r>
      </w:ins>
      <w:ins w:id="8810" w:author="Claire S" w:date="2026-07-22T13:39:00Z" w16du:dateUtc="2026-07-22T12:39:00Z">
        <w:r w:rsidR="0082690F">
          <w:rPr>
            <w:rFonts w:ascii="Cambria" w:hAnsi="Cambria"/>
            <w:sz w:val="28"/>
            <w:szCs w:val="28"/>
          </w:rPr>
          <w:t xml:space="preserve"> had rarely been louder. </w:t>
        </w:r>
      </w:ins>
      <w:ins w:id="8811" w:author="Claire S" w:date="2026-07-24T12:40:00Z" w16du:dateUtc="2026-07-24T11:40:00Z">
        <w:r w:rsidR="00FE11AD">
          <w:rPr>
            <w:rFonts w:ascii="Cambria" w:hAnsi="Cambria"/>
            <w:sz w:val="28"/>
            <w:szCs w:val="28"/>
          </w:rPr>
          <w:t xml:space="preserve">She needed to find Dex’s phone and go through it; it was where he kept every single note and secret in his life. Only then might she start to get some answers. And she had the feeling that if she didn’t get to grips with it pretty smartish, she was going to be in even worse trouble than she already was. </w:t>
        </w:r>
      </w:ins>
    </w:p>
    <w:p w14:paraId="7AF8C85B" w14:textId="7069D2EA" w:rsidR="00B364A9" w:rsidRDefault="00B364A9" w:rsidP="00FE11AD">
      <w:pPr>
        <w:spacing w:line="360" w:lineRule="auto"/>
        <w:ind w:firstLine="720"/>
        <w:contextualSpacing/>
        <w:rPr>
          <w:moveTo w:id="8812" w:author="Claire S" w:date="2026-06-03T19:20:00Z" w16du:dateUtc="2026-06-03T18:20:00Z"/>
          <w:rFonts w:ascii="Cambria" w:hAnsi="Cambria"/>
          <w:sz w:val="28"/>
          <w:szCs w:val="28"/>
        </w:rPr>
      </w:pPr>
    </w:p>
    <w:p w14:paraId="318A8526" w14:textId="6139AC33" w:rsidR="00977963" w:rsidDel="00B364A9" w:rsidRDefault="00977963" w:rsidP="00977963">
      <w:pPr>
        <w:spacing w:line="360" w:lineRule="auto"/>
        <w:ind w:firstLine="720"/>
        <w:contextualSpacing/>
        <w:rPr>
          <w:del w:id="8813" w:author="Claire S" w:date="2026-07-22T13:38:00Z" w16du:dateUtc="2026-07-22T12:38:00Z"/>
          <w:moveTo w:id="8814" w:author="Claire S" w:date="2026-06-03T19:20:00Z" w16du:dateUtc="2026-06-03T18:20:00Z"/>
          <w:rFonts w:ascii="Cambria" w:hAnsi="Cambria"/>
          <w:sz w:val="28"/>
          <w:szCs w:val="28"/>
        </w:rPr>
      </w:pPr>
      <w:commentRangeStart w:id="8815"/>
      <w:moveTo w:id="8816" w:author="Claire S" w:date="2026-06-03T19:20:00Z" w16du:dateUtc="2026-06-03T18:20:00Z">
        <w:del w:id="8817" w:author="Claire S" w:date="2026-07-22T13:38:00Z" w16du:dateUtc="2026-07-22T12:38:00Z">
          <w:r w:rsidDel="00B364A9">
            <w:rPr>
              <w:rFonts w:ascii="Cambria" w:hAnsi="Cambria"/>
              <w:sz w:val="28"/>
              <w:szCs w:val="28"/>
            </w:rPr>
            <w:delText>Bigger trouble even than Dex dying</w:delText>
          </w:r>
        </w:del>
      </w:moveTo>
      <w:commentRangeEnd w:id="8815"/>
      <w:del w:id="8818" w:author="Claire S" w:date="2026-07-22T13:38:00Z" w16du:dateUtc="2026-07-22T12:38:00Z">
        <w:r w:rsidR="002B2D86" w:rsidDel="00B364A9">
          <w:rPr>
            <w:rStyle w:val="CommentReference"/>
            <w:rFonts w:ascii="Cambria" w:hAnsi="Cambria"/>
            <w:sz w:val="28"/>
            <w:szCs w:val="28"/>
          </w:rPr>
          <w:commentReference w:id="8815"/>
        </w:r>
      </w:del>
      <w:moveTo w:id="8819" w:author="Claire S" w:date="2026-06-03T19:20:00Z" w16du:dateUtc="2026-06-03T18:20:00Z">
        <w:del w:id="8820" w:author="Claire S" w:date="2026-07-22T13:38:00Z" w16du:dateUtc="2026-07-22T12:38:00Z">
          <w:r w:rsidDel="00B364A9">
            <w:rPr>
              <w:rFonts w:ascii="Cambria" w:hAnsi="Cambria"/>
              <w:sz w:val="28"/>
              <w:szCs w:val="28"/>
            </w:rPr>
            <w:delText xml:space="preserve">. </w:delText>
          </w:r>
        </w:del>
      </w:moveTo>
    </w:p>
    <w:moveToRangeEnd w:id="8803"/>
    <w:p w14:paraId="19FD00A9" w14:textId="2A22D41B" w:rsidR="00EC450D" w:rsidRDefault="00EC450D" w:rsidP="00096E85">
      <w:pPr>
        <w:spacing w:line="360" w:lineRule="auto"/>
        <w:ind w:firstLine="720"/>
        <w:contextualSpacing/>
        <w:rPr>
          <w:rFonts w:ascii="Cambria" w:hAnsi="Cambria"/>
          <w:sz w:val="28"/>
          <w:szCs w:val="28"/>
        </w:rPr>
      </w:pPr>
    </w:p>
    <w:p w14:paraId="0A2D310D" w14:textId="77777777" w:rsidR="008C2C9B" w:rsidDel="000A13E4" w:rsidRDefault="008C2C9B" w:rsidP="002843E2">
      <w:pPr>
        <w:spacing w:line="360" w:lineRule="auto"/>
        <w:rPr>
          <w:del w:id="8821" w:author="Claire S" w:date="2026-07-22T13:38:00Z" w16du:dateUtc="2026-07-22T12:38:00Z"/>
          <w:rFonts w:ascii="Cambria" w:hAnsi="Cambria"/>
          <w:b/>
          <w:bCs/>
          <w:sz w:val="28"/>
          <w:szCs w:val="28"/>
        </w:rPr>
      </w:pPr>
    </w:p>
    <w:p w14:paraId="0EF98961" w14:textId="77777777" w:rsidR="00F805A1" w:rsidDel="006D4B25" w:rsidRDefault="00F805A1" w:rsidP="0068722D">
      <w:pPr>
        <w:spacing w:after="0" w:line="360" w:lineRule="auto"/>
        <w:rPr>
          <w:del w:id="8822" w:author="Claire S" w:date="2026-05-21T15:55:00Z" w16du:dateUtc="2026-05-21T14:55:00Z"/>
          <w:rFonts w:ascii="Cambria" w:hAnsi="Cambria"/>
          <w:b/>
          <w:bCs/>
          <w:sz w:val="28"/>
          <w:szCs w:val="28"/>
        </w:rPr>
      </w:pPr>
    </w:p>
    <w:p w14:paraId="5B25119A" w14:textId="77777777" w:rsidR="006D4B25" w:rsidRDefault="006D4B25" w:rsidP="0068722D">
      <w:pPr>
        <w:spacing w:after="0" w:line="360" w:lineRule="auto"/>
        <w:rPr>
          <w:ins w:id="8823" w:author="Claire S" w:date="2026-07-22T13:37:00Z" w16du:dateUtc="2026-07-22T12:37:00Z"/>
          <w:rFonts w:ascii="Cambria" w:hAnsi="Cambria"/>
          <w:b/>
          <w:bCs/>
          <w:sz w:val="28"/>
          <w:szCs w:val="28"/>
        </w:rPr>
      </w:pPr>
    </w:p>
    <w:p w14:paraId="13FC0083" w14:textId="30070ABF" w:rsidR="00C85B2A" w:rsidDel="00223AE1" w:rsidRDefault="00C85B2A" w:rsidP="0068722D">
      <w:pPr>
        <w:spacing w:after="0" w:line="360" w:lineRule="auto"/>
        <w:rPr>
          <w:del w:id="8824" w:author="Claire S" w:date="2026-05-21T15:56:00Z" w16du:dateUtc="2026-05-21T14:56:00Z"/>
          <w:rFonts w:ascii="Cambria" w:hAnsi="Cambria"/>
          <w:b/>
          <w:bCs/>
          <w:sz w:val="28"/>
          <w:szCs w:val="28"/>
        </w:rPr>
      </w:pPr>
    </w:p>
    <w:p w14:paraId="2DC107E1" w14:textId="77777777" w:rsidR="00223AE1" w:rsidRDefault="00223AE1" w:rsidP="002843E2">
      <w:pPr>
        <w:spacing w:line="360" w:lineRule="auto"/>
        <w:rPr>
          <w:ins w:id="8825" w:author="Claire S" w:date="2026-07-24T12:40:00Z" w16du:dateUtc="2026-07-24T11:40:00Z"/>
          <w:rFonts w:ascii="Cambria" w:hAnsi="Cambria"/>
          <w:b/>
          <w:bCs/>
          <w:sz w:val="28"/>
          <w:szCs w:val="28"/>
        </w:rPr>
      </w:pPr>
    </w:p>
    <w:p w14:paraId="5E1B7A72" w14:textId="77777777" w:rsidR="00223AE1" w:rsidRDefault="00223AE1" w:rsidP="002843E2">
      <w:pPr>
        <w:spacing w:line="360" w:lineRule="auto"/>
        <w:rPr>
          <w:ins w:id="8826" w:author="Claire S" w:date="2026-07-24T12:40:00Z" w16du:dateUtc="2026-07-24T11:40:00Z"/>
          <w:rFonts w:ascii="Cambria" w:hAnsi="Cambria"/>
          <w:b/>
          <w:bCs/>
          <w:sz w:val="28"/>
          <w:szCs w:val="28"/>
        </w:rPr>
      </w:pPr>
    </w:p>
    <w:p w14:paraId="1931EAFF" w14:textId="77777777" w:rsidR="00223AE1" w:rsidRDefault="00223AE1" w:rsidP="002843E2">
      <w:pPr>
        <w:spacing w:line="360" w:lineRule="auto"/>
        <w:rPr>
          <w:ins w:id="8827" w:author="Claire S" w:date="2026-07-24T12:40:00Z" w16du:dateUtc="2026-07-24T11:40:00Z"/>
          <w:rFonts w:ascii="Cambria" w:hAnsi="Cambria"/>
          <w:b/>
          <w:bCs/>
          <w:sz w:val="28"/>
          <w:szCs w:val="28"/>
        </w:rPr>
      </w:pPr>
    </w:p>
    <w:p w14:paraId="42C06BE6" w14:textId="77777777" w:rsidR="00223AE1" w:rsidRDefault="00223AE1" w:rsidP="002843E2">
      <w:pPr>
        <w:spacing w:line="360" w:lineRule="auto"/>
        <w:rPr>
          <w:ins w:id="8828" w:author="Claire S" w:date="2026-07-24T12:40:00Z" w16du:dateUtc="2026-07-24T11:40:00Z"/>
          <w:rFonts w:ascii="Cambria" w:hAnsi="Cambria"/>
          <w:b/>
          <w:bCs/>
          <w:sz w:val="28"/>
          <w:szCs w:val="28"/>
        </w:rPr>
      </w:pPr>
    </w:p>
    <w:p w14:paraId="599D7E5F" w14:textId="77777777" w:rsidR="00223AE1" w:rsidRDefault="00223AE1" w:rsidP="002843E2">
      <w:pPr>
        <w:spacing w:line="360" w:lineRule="auto"/>
        <w:rPr>
          <w:ins w:id="8829" w:author="Claire S" w:date="2026-07-24T12:40:00Z" w16du:dateUtc="2026-07-24T11:40:00Z"/>
          <w:rFonts w:ascii="Cambria" w:hAnsi="Cambria"/>
          <w:b/>
          <w:bCs/>
          <w:sz w:val="28"/>
          <w:szCs w:val="28"/>
        </w:rPr>
      </w:pPr>
    </w:p>
    <w:p w14:paraId="1D6D5FAC" w14:textId="77777777" w:rsidR="00223AE1" w:rsidRDefault="00223AE1" w:rsidP="002843E2">
      <w:pPr>
        <w:spacing w:line="360" w:lineRule="auto"/>
        <w:rPr>
          <w:ins w:id="8830" w:author="Claire S" w:date="2026-07-24T12:40:00Z" w16du:dateUtc="2026-07-24T11:40:00Z"/>
          <w:rFonts w:ascii="Cambria" w:hAnsi="Cambria"/>
          <w:b/>
          <w:bCs/>
          <w:sz w:val="28"/>
          <w:szCs w:val="28"/>
        </w:rPr>
      </w:pPr>
    </w:p>
    <w:p w14:paraId="03E07646" w14:textId="77777777" w:rsidR="00223AE1" w:rsidRDefault="00223AE1" w:rsidP="002843E2">
      <w:pPr>
        <w:spacing w:line="360" w:lineRule="auto"/>
        <w:rPr>
          <w:ins w:id="8831" w:author="Claire S" w:date="2026-07-24T12:40:00Z" w16du:dateUtc="2026-07-24T11:40:00Z"/>
          <w:rFonts w:ascii="Cambria" w:hAnsi="Cambria"/>
          <w:b/>
          <w:bCs/>
          <w:sz w:val="28"/>
          <w:szCs w:val="28"/>
        </w:rPr>
      </w:pPr>
    </w:p>
    <w:p w14:paraId="30056CBB" w14:textId="77777777" w:rsidR="00223AE1" w:rsidRDefault="00223AE1" w:rsidP="002843E2">
      <w:pPr>
        <w:spacing w:line="360" w:lineRule="auto"/>
        <w:rPr>
          <w:ins w:id="8832" w:author="Claire S" w:date="2026-07-24T12:40:00Z" w16du:dateUtc="2026-07-24T11:40:00Z"/>
          <w:rFonts w:ascii="Cambria" w:hAnsi="Cambria"/>
          <w:b/>
          <w:bCs/>
          <w:sz w:val="28"/>
          <w:szCs w:val="28"/>
        </w:rPr>
      </w:pPr>
    </w:p>
    <w:p w14:paraId="50FEE4EA" w14:textId="77777777" w:rsidR="00223AE1" w:rsidRDefault="00223AE1" w:rsidP="002843E2">
      <w:pPr>
        <w:spacing w:line="360" w:lineRule="auto"/>
        <w:rPr>
          <w:ins w:id="8833" w:author="Claire S" w:date="2026-07-24T12:40:00Z" w16du:dateUtc="2026-07-24T11:40:00Z"/>
          <w:rFonts w:ascii="Cambria" w:hAnsi="Cambria"/>
          <w:b/>
          <w:bCs/>
          <w:sz w:val="28"/>
          <w:szCs w:val="28"/>
        </w:rPr>
      </w:pPr>
    </w:p>
    <w:p w14:paraId="1BED5311" w14:textId="77777777" w:rsidR="00223AE1" w:rsidRDefault="00223AE1" w:rsidP="002843E2">
      <w:pPr>
        <w:spacing w:line="360" w:lineRule="auto"/>
        <w:rPr>
          <w:ins w:id="8834" w:author="Claire S" w:date="2026-07-24T12:40:00Z" w16du:dateUtc="2026-07-24T11:40:00Z"/>
          <w:rFonts w:ascii="Cambria" w:hAnsi="Cambria"/>
          <w:b/>
          <w:bCs/>
          <w:sz w:val="28"/>
          <w:szCs w:val="28"/>
        </w:rPr>
      </w:pPr>
    </w:p>
    <w:p w14:paraId="48137363" w14:textId="77777777" w:rsidR="00223AE1" w:rsidRDefault="00223AE1" w:rsidP="002843E2">
      <w:pPr>
        <w:spacing w:line="360" w:lineRule="auto"/>
        <w:rPr>
          <w:ins w:id="8835" w:author="Claire S" w:date="2026-07-24T12:40:00Z" w16du:dateUtc="2026-07-24T11:40:00Z"/>
          <w:rFonts w:ascii="Cambria" w:hAnsi="Cambria"/>
          <w:b/>
          <w:bCs/>
          <w:sz w:val="28"/>
          <w:szCs w:val="28"/>
        </w:rPr>
      </w:pPr>
    </w:p>
    <w:p w14:paraId="4E7224C0" w14:textId="77777777" w:rsidR="00223AE1" w:rsidRDefault="00223AE1" w:rsidP="002843E2">
      <w:pPr>
        <w:spacing w:line="360" w:lineRule="auto"/>
        <w:rPr>
          <w:ins w:id="8836" w:author="Claire S" w:date="2026-07-24T12:40:00Z" w16du:dateUtc="2026-07-24T11:40:00Z"/>
          <w:rFonts w:ascii="Cambria" w:hAnsi="Cambria"/>
          <w:b/>
          <w:bCs/>
          <w:sz w:val="28"/>
          <w:szCs w:val="28"/>
        </w:rPr>
      </w:pPr>
    </w:p>
    <w:p w14:paraId="42A7C7C1" w14:textId="77777777" w:rsidR="00223AE1" w:rsidRDefault="00223AE1" w:rsidP="002843E2">
      <w:pPr>
        <w:spacing w:line="360" w:lineRule="auto"/>
        <w:rPr>
          <w:ins w:id="8837" w:author="Claire S" w:date="2026-07-24T12:40:00Z" w16du:dateUtc="2026-07-24T11:40:00Z"/>
          <w:rFonts w:ascii="Cambria" w:hAnsi="Cambria"/>
          <w:b/>
          <w:bCs/>
          <w:sz w:val="28"/>
          <w:szCs w:val="28"/>
        </w:rPr>
      </w:pPr>
    </w:p>
    <w:p w14:paraId="5B3C1B8D" w14:textId="77777777" w:rsidR="00223AE1" w:rsidRDefault="00223AE1" w:rsidP="002843E2">
      <w:pPr>
        <w:spacing w:line="360" w:lineRule="auto"/>
        <w:rPr>
          <w:ins w:id="8838" w:author="Claire S" w:date="2026-07-24T12:40:00Z" w16du:dateUtc="2026-07-24T11:40:00Z"/>
          <w:rFonts w:ascii="Cambria" w:hAnsi="Cambria"/>
          <w:b/>
          <w:bCs/>
          <w:sz w:val="28"/>
          <w:szCs w:val="28"/>
        </w:rPr>
      </w:pPr>
    </w:p>
    <w:p w14:paraId="2942540E" w14:textId="77777777" w:rsidR="00223AE1" w:rsidRDefault="00223AE1" w:rsidP="002843E2">
      <w:pPr>
        <w:spacing w:line="360" w:lineRule="auto"/>
        <w:rPr>
          <w:ins w:id="8839" w:author="Claire S" w:date="2026-07-24T12:40:00Z" w16du:dateUtc="2026-07-24T11:40:00Z"/>
          <w:rFonts w:ascii="Cambria" w:hAnsi="Cambria"/>
          <w:b/>
          <w:bCs/>
          <w:sz w:val="28"/>
          <w:szCs w:val="28"/>
        </w:rPr>
      </w:pPr>
    </w:p>
    <w:p w14:paraId="48E8F5F7" w14:textId="77777777" w:rsidR="00223AE1" w:rsidRDefault="00223AE1" w:rsidP="002843E2">
      <w:pPr>
        <w:spacing w:line="360" w:lineRule="auto"/>
        <w:rPr>
          <w:ins w:id="8840" w:author="Claire S" w:date="2026-07-24T12:40:00Z" w16du:dateUtc="2026-07-24T11:40:00Z"/>
          <w:rFonts w:ascii="Cambria" w:hAnsi="Cambria"/>
          <w:b/>
          <w:bCs/>
          <w:sz w:val="28"/>
          <w:szCs w:val="28"/>
        </w:rPr>
      </w:pPr>
    </w:p>
    <w:p w14:paraId="69617E03" w14:textId="77777777" w:rsidR="00223AE1" w:rsidRDefault="00223AE1" w:rsidP="002843E2">
      <w:pPr>
        <w:spacing w:line="360" w:lineRule="auto"/>
        <w:rPr>
          <w:ins w:id="8841" w:author="Claire S" w:date="2026-07-24T12:40:00Z" w16du:dateUtc="2026-07-24T11:40:00Z"/>
          <w:rFonts w:ascii="Cambria" w:hAnsi="Cambria"/>
          <w:b/>
          <w:bCs/>
          <w:sz w:val="28"/>
          <w:szCs w:val="28"/>
        </w:rPr>
      </w:pPr>
    </w:p>
    <w:p w14:paraId="61890F91" w14:textId="77777777" w:rsidR="00223AE1" w:rsidRDefault="00223AE1" w:rsidP="002843E2">
      <w:pPr>
        <w:spacing w:line="360" w:lineRule="auto"/>
        <w:rPr>
          <w:ins w:id="8842" w:author="Claire S" w:date="2026-07-24T12:40:00Z" w16du:dateUtc="2026-07-24T11:40:00Z"/>
          <w:rFonts w:ascii="Cambria" w:hAnsi="Cambria"/>
          <w:b/>
          <w:bCs/>
          <w:sz w:val="28"/>
          <w:szCs w:val="28"/>
        </w:rPr>
      </w:pPr>
    </w:p>
    <w:p w14:paraId="6B9341F0" w14:textId="059115A0" w:rsidR="00757A5F" w:rsidDel="005976C7" w:rsidRDefault="00757A5F" w:rsidP="002843E2">
      <w:pPr>
        <w:spacing w:line="360" w:lineRule="auto"/>
        <w:rPr>
          <w:del w:id="8843" w:author="Claire S" w:date="2026-05-20T11:02:00Z" w16du:dateUtc="2026-05-20T10:02:00Z"/>
          <w:rFonts w:ascii="Cambria" w:hAnsi="Cambria"/>
          <w:b/>
          <w:bCs/>
          <w:sz w:val="28"/>
          <w:szCs w:val="28"/>
        </w:rPr>
      </w:pPr>
    </w:p>
    <w:p w14:paraId="6CF3F474" w14:textId="077AD12C" w:rsidR="00757A5F" w:rsidRDefault="00757A5F" w:rsidP="002843E2">
      <w:pPr>
        <w:spacing w:line="360" w:lineRule="auto"/>
        <w:rPr>
          <w:del w:id="8844" w:author="Claire S" w:date="2026-05-11T14:36:00Z" w16du:dateUtc="2026-05-11T13:36:00Z"/>
          <w:rFonts w:ascii="Cambria" w:hAnsi="Cambria"/>
          <w:b/>
          <w:bCs/>
          <w:sz w:val="28"/>
          <w:szCs w:val="28"/>
        </w:rPr>
      </w:pPr>
    </w:p>
    <w:p w14:paraId="63A7155B" w14:textId="140E349D" w:rsidR="00BF5B76" w:rsidRDefault="00BF5B76" w:rsidP="0068722D">
      <w:pPr>
        <w:spacing w:after="0" w:line="360" w:lineRule="auto"/>
        <w:rPr>
          <w:del w:id="8845" w:author="Claire S" w:date="2026-05-11T14:34:00Z" w16du:dateUtc="2026-05-11T13:34:00Z"/>
          <w:rFonts w:ascii="Cambria" w:hAnsi="Cambria"/>
          <w:b/>
          <w:bCs/>
          <w:sz w:val="28"/>
          <w:szCs w:val="28"/>
        </w:rPr>
      </w:pPr>
    </w:p>
    <w:p w14:paraId="27BB5D26" w14:textId="00051932" w:rsidR="00BF5B76" w:rsidRDefault="00BF5B76" w:rsidP="0068722D">
      <w:pPr>
        <w:spacing w:after="0" w:line="360" w:lineRule="auto"/>
        <w:rPr>
          <w:del w:id="8846" w:author="Claire S" w:date="2026-05-11T14:34:00Z" w16du:dateUtc="2026-05-11T13:34:00Z"/>
          <w:rFonts w:ascii="Cambria" w:hAnsi="Cambria"/>
          <w:b/>
          <w:bCs/>
          <w:sz w:val="28"/>
          <w:szCs w:val="28"/>
        </w:rPr>
      </w:pPr>
    </w:p>
    <w:p w14:paraId="17499225" w14:textId="5EA44271" w:rsidR="00BF5B76" w:rsidRDefault="00BF5B76" w:rsidP="0068722D">
      <w:pPr>
        <w:spacing w:after="0" w:line="360" w:lineRule="auto"/>
        <w:rPr>
          <w:del w:id="8847" w:author="Claire S" w:date="2026-05-11T14:34:00Z" w16du:dateUtc="2026-05-11T13:34:00Z"/>
          <w:rFonts w:ascii="Cambria" w:hAnsi="Cambria"/>
          <w:b/>
          <w:bCs/>
          <w:sz w:val="28"/>
          <w:szCs w:val="28"/>
        </w:rPr>
      </w:pPr>
    </w:p>
    <w:p w14:paraId="0266832F" w14:textId="169C188F" w:rsidR="009F4FAA" w:rsidRDefault="002843E2" w:rsidP="0068722D">
      <w:pPr>
        <w:spacing w:after="0" w:line="360" w:lineRule="auto"/>
        <w:rPr>
          <w:rFonts w:ascii="Cambria" w:hAnsi="Cambria"/>
          <w:b/>
          <w:bCs/>
          <w:sz w:val="28"/>
          <w:szCs w:val="28"/>
        </w:rPr>
      </w:pPr>
      <w:r>
        <w:rPr>
          <w:rFonts w:ascii="Cambria" w:hAnsi="Cambria"/>
          <w:b/>
          <w:bCs/>
          <w:sz w:val="28"/>
          <w:szCs w:val="28"/>
        </w:rPr>
        <w:t xml:space="preserve">CHAPTER </w:t>
      </w:r>
      <w:del w:id="8848" w:author="Claire S" w:date="2026-07-22T13:37:00Z" w16du:dateUtc="2026-07-22T12:37:00Z">
        <w:r w:rsidR="0068722D" w:rsidDel="006D4B25">
          <w:rPr>
            <w:rFonts w:ascii="Cambria" w:hAnsi="Cambria"/>
            <w:b/>
            <w:bCs/>
            <w:sz w:val="28"/>
            <w:szCs w:val="28"/>
          </w:rPr>
          <w:delText>22</w:delText>
        </w:r>
      </w:del>
      <w:ins w:id="8849" w:author="Claire S" w:date="2026-07-22T13:37:00Z" w16du:dateUtc="2026-07-22T12:37:00Z">
        <w:r w:rsidR="006D4B25">
          <w:rPr>
            <w:rFonts w:ascii="Cambria" w:hAnsi="Cambria"/>
            <w:b/>
            <w:bCs/>
            <w:sz w:val="28"/>
            <w:szCs w:val="28"/>
          </w:rPr>
          <w:t>21</w:t>
        </w:r>
      </w:ins>
    </w:p>
    <w:p w14:paraId="6BB5C732" w14:textId="716323C3" w:rsidR="002843E2" w:rsidRPr="009F4FAA" w:rsidRDefault="00642C12" w:rsidP="0068722D">
      <w:pPr>
        <w:spacing w:after="0" w:line="360" w:lineRule="auto"/>
        <w:rPr>
          <w:rFonts w:ascii="Cambria" w:hAnsi="Cambria"/>
          <w:b/>
          <w:bCs/>
          <w:sz w:val="28"/>
          <w:szCs w:val="28"/>
        </w:rPr>
      </w:pPr>
      <w:ins w:id="8850" w:author="Claire S" w:date="2026-08-04T12:04:00Z" w16du:dateUtc="2026-08-04T11:04:00Z">
        <w:r>
          <w:rPr>
            <w:rFonts w:ascii="Cambria" w:hAnsi="Cambria"/>
            <w:b/>
            <w:bCs/>
            <w:sz w:val="28"/>
            <w:szCs w:val="28"/>
          </w:rPr>
          <w:t xml:space="preserve">CLARA: </w:t>
        </w:r>
      </w:ins>
      <w:r w:rsidR="002843E2" w:rsidRPr="00A14D04">
        <w:rPr>
          <w:rFonts w:ascii="Cambria" w:hAnsi="Cambria"/>
          <w:b/>
          <w:bCs/>
          <w:sz w:val="28"/>
          <w:szCs w:val="28"/>
        </w:rPr>
        <w:t>MONDAY</w:t>
      </w:r>
      <w:ins w:id="8851" w:author="Daisy Watt" w:date="2026-06-22T09:20:00Z" w16du:dateUtc="2026-06-22T07:20:00Z">
        <w:r w:rsidR="005B5CA8">
          <w:rPr>
            <w:rFonts w:ascii="Cambria" w:hAnsi="Cambria"/>
            <w:b/>
            <w:bCs/>
            <w:sz w:val="28"/>
            <w:szCs w:val="28"/>
          </w:rPr>
          <w:t>, MIDDAY</w:t>
        </w:r>
      </w:ins>
      <w:ins w:id="8852" w:author="Claire S" w:date="2026-05-27T14:16:00Z" w16du:dateUtc="2026-05-27T13:16:00Z">
        <w:del w:id="8853" w:author="Daisy Watt" w:date="2026-06-22T09:20:00Z" w16du:dateUtc="2026-06-22T07:20:00Z">
          <w:r w:rsidR="004425DC">
            <w:rPr>
              <w:rFonts w:ascii="Cambria" w:hAnsi="Cambria"/>
              <w:b/>
              <w:bCs/>
              <w:sz w:val="28"/>
              <w:szCs w:val="28"/>
            </w:rPr>
            <w:delText xml:space="preserve"> </w:delText>
          </w:r>
        </w:del>
      </w:ins>
      <w:del w:id="8854" w:author="Claire S" w:date="2026-05-27T14:16:00Z" w16du:dateUtc="2026-05-27T13:16:00Z">
        <w:r w:rsidR="002843E2" w:rsidRPr="00A14D04" w:rsidDel="004425DC">
          <w:rPr>
            <w:rFonts w:ascii="Cambria" w:hAnsi="Cambria"/>
            <w:b/>
            <w:bCs/>
            <w:sz w:val="28"/>
            <w:szCs w:val="28"/>
          </w:rPr>
          <w:delText xml:space="preserve"> </w:delText>
        </w:r>
      </w:del>
      <w:del w:id="8855" w:author="Daisy Watt" w:date="2026-06-22T09:19:00Z" w16du:dateUtc="2026-06-22T07:19:00Z">
        <w:r w:rsidR="00822762" w:rsidDel="004425DC">
          <w:rPr>
            <w:rFonts w:ascii="Cambria" w:hAnsi="Cambria"/>
            <w:b/>
            <w:bCs/>
            <w:sz w:val="28"/>
            <w:szCs w:val="28"/>
          </w:rPr>
          <w:delText>12</w:delText>
        </w:r>
        <w:r w:rsidR="0068722D">
          <w:rPr>
            <w:rFonts w:ascii="Cambria" w:hAnsi="Cambria"/>
            <w:b/>
            <w:bCs/>
            <w:sz w:val="28"/>
            <w:szCs w:val="28"/>
          </w:rPr>
          <w:delText>PM</w:delText>
        </w:r>
      </w:del>
    </w:p>
    <w:p w14:paraId="57C26FFE" w14:textId="3EC0812E" w:rsidR="008973BA" w:rsidRDefault="002843E2" w:rsidP="008973BA">
      <w:pPr>
        <w:spacing w:line="360" w:lineRule="auto"/>
        <w:contextualSpacing/>
        <w:rPr>
          <w:rFonts w:ascii="Cambria" w:hAnsi="Cambria"/>
          <w:sz w:val="28"/>
          <w:szCs w:val="28"/>
        </w:rPr>
      </w:pPr>
      <w:r>
        <w:rPr>
          <w:rFonts w:ascii="Cambria" w:hAnsi="Cambria"/>
          <w:sz w:val="28"/>
          <w:szCs w:val="28"/>
        </w:rPr>
        <w:t xml:space="preserve">To </w:t>
      </w:r>
      <w:r w:rsidR="00240F30">
        <w:rPr>
          <w:rFonts w:ascii="Cambria" w:hAnsi="Cambria"/>
          <w:sz w:val="28"/>
          <w:szCs w:val="28"/>
        </w:rPr>
        <w:t>reach</w:t>
      </w:r>
      <w:r>
        <w:rPr>
          <w:rFonts w:ascii="Cambria" w:hAnsi="Cambria"/>
          <w:sz w:val="28"/>
          <w:szCs w:val="28"/>
        </w:rPr>
        <w:t xml:space="preserve"> the </w:t>
      </w:r>
      <w:ins w:id="8856" w:author="Claire S" w:date="2026-07-22T13:50:00Z" w16du:dateUtc="2026-07-22T12:50:00Z">
        <w:r w:rsidR="001B6ED1">
          <w:rPr>
            <w:rFonts w:ascii="Cambria" w:hAnsi="Cambria"/>
            <w:sz w:val="28"/>
            <w:szCs w:val="28"/>
          </w:rPr>
          <w:t xml:space="preserve">biggest </w:t>
        </w:r>
      </w:ins>
      <w:commentRangeStart w:id="8857"/>
      <w:del w:id="8858" w:author="Claire S" w:date="2026-07-22T13:45:00Z" w16du:dateUtc="2026-07-22T12:45:00Z">
        <w:r w:rsidR="008973BA" w:rsidDel="00370B27">
          <w:rPr>
            <w:rFonts w:ascii="Cambria" w:hAnsi="Cambria"/>
            <w:sz w:val="28"/>
            <w:szCs w:val="28"/>
          </w:rPr>
          <w:delText xml:space="preserve">biggest </w:delText>
        </w:r>
      </w:del>
      <w:r w:rsidR="00240F30">
        <w:rPr>
          <w:rFonts w:ascii="Cambria" w:hAnsi="Cambria"/>
          <w:sz w:val="28"/>
          <w:szCs w:val="28"/>
        </w:rPr>
        <w:t xml:space="preserve">Langley </w:t>
      </w:r>
      <w:r>
        <w:rPr>
          <w:rFonts w:ascii="Cambria" w:hAnsi="Cambria"/>
          <w:sz w:val="28"/>
          <w:szCs w:val="28"/>
        </w:rPr>
        <w:t>boardroom</w:t>
      </w:r>
      <w:r w:rsidR="00FD2E27">
        <w:rPr>
          <w:rFonts w:ascii="Cambria" w:hAnsi="Cambria"/>
          <w:sz w:val="28"/>
          <w:szCs w:val="28"/>
        </w:rPr>
        <w:t xml:space="preserve"> on the second floor</w:t>
      </w:r>
      <w:r>
        <w:rPr>
          <w:rFonts w:ascii="Cambria" w:hAnsi="Cambria"/>
          <w:sz w:val="28"/>
          <w:szCs w:val="28"/>
        </w:rPr>
        <w:t>,</w:t>
      </w:r>
      <w:commentRangeEnd w:id="8857"/>
      <w:r w:rsidR="00913423">
        <w:rPr>
          <w:rStyle w:val="CommentReference"/>
          <w:rFonts w:ascii="Cambria" w:hAnsi="Cambria"/>
          <w:sz w:val="28"/>
          <w:szCs w:val="28"/>
        </w:rPr>
        <w:commentReference w:id="8857"/>
      </w:r>
      <w:r>
        <w:rPr>
          <w:rFonts w:ascii="Cambria" w:hAnsi="Cambria"/>
          <w:sz w:val="28"/>
          <w:szCs w:val="28"/>
        </w:rPr>
        <w:t xml:space="preserve"> the whole company had had to file past Dex</w:t>
      </w:r>
      <w:r w:rsidR="001F0FA1">
        <w:rPr>
          <w:rFonts w:ascii="Cambria" w:hAnsi="Cambria"/>
          <w:sz w:val="28"/>
          <w:szCs w:val="28"/>
        </w:rPr>
        <w:t xml:space="preserve"> Harris</w:t>
      </w:r>
      <w:r>
        <w:rPr>
          <w:rFonts w:ascii="Cambria" w:hAnsi="Cambria"/>
          <w:sz w:val="28"/>
          <w:szCs w:val="28"/>
        </w:rPr>
        <w:t>’</w:t>
      </w:r>
      <w:del w:id="8859" w:author="Daisy Watt" w:date="2026-06-22T09:24:00Z" w16du:dateUtc="2026-06-22T07:24:00Z">
        <w:r>
          <w:rPr>
            <w:rFonts w:ascii="Cambria" w:hAnsi="Cambria"/>
            <w:sz w:val="28"/>
            <w:szCs w:val="28"/>
          </w:rPr>
          <w:delText>s</w:delText>
        </w:r>
      </w:del>
      <w:r>
        <w:rPr>
          <w:rFonts w:ascii="Cambria" w:hAnsi="Cambria"/>
          <w:sz w:val="28"/>
          <w:szCs w:val="28"/>
        </w:rPr>
        <w:t xml:space="preserve"> empty office</w:t>
      </w:r>
      <w:r w:rsidR="009F4FAA">
        <w:rPr>
          <w:rFonts w:ascii="Cambria" w:hAnsi="Cambria"/>
          <w:sz w:val="28"/>
          <w:szCs w:val="28"/>
        </w:rPr>
        <w:t>. It was</w:t>
      </w:r>
      <w:r w:rsidR="008973BA">
        <w:rPr>
          <w:rFonts w:ascii="Cambria" w:hAnsi="Cambria"/>
          <w:sz w:val="28"/>
          <w:szCs w:val="28"/>
        </w:rPr>
        <w:t xml:space="preserve"> </w:t>
      </w:r>
      <w:r w:rsidR="008249C6">
        <w:rPr>
          <w:rFonts w:ascii="Cambria" w:hAnsi="Cambria"/>
          <w:sz w:val="28"/>
          <w:szCs w:val="28"/>
        </w:rPr>
        <w:t>still</w:t>
      </w:r>
      <w:r>
        <w:rPr>
          <w:rFonts w:ascii="Cambria" w:hAnsi="Cambria"/>
          <w:sz w:val="28"/>
          <w:szCs w:val="28"/>
        </w:rPr>
        <w:t xml:space="preserve"> in darkness</w:t>
      </w:r>
      <w:r w:rsidR="00FD2E27">
        <w:rPr>
          <w:rFonts w:ascii="Cambria" w:hAnsi="Cambria"/>
          <w:sz w:val="28"/>
          <w:szCs w:val="28"/>
        </w:rPr>
        <w:t>,</w:t>
      </w:r>
      <w:r>
        <w:rPr>
          <w:rFonts w:ascii="Cambria" w:hAnsi="Cambria"/>
          <w:sz w:val="28"/>
          <w:szCs w:val="28"/>
        </w:rPr>
        <w:t xml:space="preserve"> the internal blinds firmly shut</w:t>
      </w:r>
      <w:r w:rsidR="00780114">
        <w:rPr>
          <w:rFonts w:ascii="Cambria" w:hAnsi="Cambria"/>
          <w:sz w:val="28"/>
          <w:szCs w:val="28"/>
        </w:rPr>
        <w:t xml:space="preserve"> like dead eyes</w:t>
      </w:r>
      <w:r w:rsidR="009F4FAA">
        <w:rPr>
          <w:rFonts w:ascii="Cambria" w:hAnsi="Cambria"/>
          <w:sz w:val="28"/>
          <w:szCs w:val="28"/>
        </w:rPr>
        <w:t xml:space="preserve"> and,</w:t>
      </w:r>
      <w:r w:rsidR="00240F30">
        <w:rPr>
          <w:rFonts w:ascii="Cambria" w:hAnsi="Cambria"/>
          <w:sz w:val="28"/>
          <w:szCs w:val="28"/>
        </w:rPr>
        <w:t xml:space="preserve"> </w:t>
      </w:r>
      <w:r w:rsidR="009F4FAA">
        <w:rPr>
          <w:rFonts w:ascii="Cambria" w:hAnsi="Cambria"/>
          <w:sz w:val="28"/>
          <w:szCs w:val="28"/>
        </w:rPr>
        <w:t>e</w:t>
      </w:r>
      <w:r w:rsidR="00F805A1">
        <w:rPr>
          <w:rFonts w:ascii="Cambria" w:hAnsi="Cambria"/>
          <w:sz w:val="28"/>
          <w:szCs w:val="28"/>
        </w:rPr>
        <w:t>ven though she</w:t>
      </w:r>
      <w:r w:rsidR="009F4FAA">
        <w:rPr>
          <w:rFonts w:ascii="Cambria" w:hAnsi="Cambria"/>
          <w:sz w:val="28"/>
          <w:szCs w:val="28"/>
        </w:rPr>
        <w:t>’</w:t>
      </w:r>
      <w:r w:rsidR="00F805A1">
        <w:rPr>
          <w:rFonts w:ascii="Cambria" w:hAnsi="Cambria"/>
          <w:sz w:val="28"/>
          <w:szCs w:val="28"/>
        </w:rPr>
        <w:t>d kept her</w:t>
      </w:r>
      <w:r w:rsidR="00780114">
        <w:rPr>
          <w:rFonts w:ascii="Cambria" w:hAnsi="Cambria"/>
          <w:sz w:val="28"/>
          <w:szCs w:val="28"/>
        </w:rPr>
        <w:t xml:space="preserve"> own gaze</w:t>
      </w:r>
      <w:r w:rsidR="00F805A1">
        <w:rPr>
          <w:rFonts w:ascii="Cambria" w:hAnsi="Cambria"/>
          <w:sz w:val="28"/>
          <w:szCs w:val="28"/>
        </w:rPr>
        <w:t xml:space="preserve"> firmly averted, </w:t>
      </w:r>
      <w:r>
        <w:rPr>
          <w:rFonts w:ascii="Cambria" w:hAnsi="Cambria"/>
          <w:sz w:val="28"/>
          <w:szCs w:val="28"/>
        </w:rPr>
        <w:t xml:space="preserve">Clara </w:t>
      </w:r>
      <w:r w:rsidR="00FB7492">
        <w:rPr>
          <w:rFonts w:ascii="Cambria" w:hAnsi="Cambria"/>
          <w:sz w:val="28"/>
          <w:szCs w:val="28"/>
        </w:rPr>
        <w:t xml:space="preserve">could still feel the </w:t>
      </w:r>
      <w:r>
        <w:rPr>
          <w:rFonts w:ascii="Cambria" w:hAnsi="Cambria"/>
          <w:sz w:val="28"/>
          <w:szCs w:val="28"/>
        </w:rPr>
        <w:t>shiver</w:t>
      </w:r>
      <w:r w:rsidR="00FB7492">
        <w:rPr>
          <w:rFonts w:ascii="Cambria" w:hAnsi="Cambria"/>
          <w:sz w:val="28"/>
          <w:szCs w:val="28"/>
        </w:rPr>
        <w:t>s</w:t>
      </w:r>
      <w:r>
        <w:rPr>
          <w:rFonts w:ascii="Cambria" w:hAnsi="Cambria"/>
          <w:sz w:val="28"/>
          <w:szCs w:val="28"/>
        </w:rPr>
        <w:t xml:space="preserve"> down her spine</w:t>
      </w:r>
      <w:r w:rsidR="008973BA">
        <w:rPr>
          <w:rFonts w:ascii="Cambria" w:hAnsi="Cambria"/>
          <w:sz w:val="28"/>
          <w:szCs w:val="28"/>
        </w:rPr>
        <w:t xml:space="preserve"> as she entered the </w:t>
      </w:r>
      <w:del w:id="8860" w:author="Claire S" w:date="2026-07-22T15:26:00Z" w16du:dateUtc="2026-07-22T14:26:00Z">
        <w:r w:rsidR="008973BA" w:rsidDel="00FB3AA0">
          <w:rPr>
            <w:rFonts w:ascii="Cambria" w:hAnsi="Cambria"/>
            <w:sz w:val="28"/>
            <w:szCs w:val="28"/>
          </w:rPr>
          <w:delText xml:space="preserve">conference </w:delText>
        </w:r>
      </w:del>
      <w:ins w:id="8861" w:author="Claire S" w:date="2026-07-22T15:32:00Z" w16du:dateUtc="2026-07-22T14:32:00Z">
        <w:r w:rsidR="003A6392">
          <w:rPr>
            <w:rFonts w:ascii="Cambria" w:hAnsi="Cambria"/>
            <w:sz w:val="28"/>
            <w:szCs w:val="28"/>
          </w:rPr>
          <w:t>boardr</w:t>
        </w:r>
      </w:ins>
      <w:del w:id="8862" w:author="Claire S" w:date="2026-07-22T15:32:00Z" w16du:dateUtc="2026-07-22T14:32:00Z">
        <w:r w:rsidR="008973BA" w:rsidDel="003A6392">
          <w:rPr>
            <w:rFonts w:ascii="Cambria" w:hAnsi="Cambria"/>
            <w:sz w:val="28"/>
            <w:szCs w:val="28"/>
          </w:rPr>
          <w:delText>r</w:delText>
        </w:r>
      </w:del>
      <w:r w:rsidR="008973BA">
        <w:rPr>
          <w:rFonts w:ascii="Cambria" w:hAnsi="Cambria"/>
          <w:sz w:val="28"/>
          <w:szCs w:val="28"/>
        </w:rPr>
        <w:t>oom</w:t>
      </w:r>
      <w:del w:id="8863" w:author="Claire S" w:date="2026-07-22T15:26:00Z" w16du:dateUtc="2026-07-22T14:26:00Z">
        <w:r w:rsidR="0025205F" w:rsidDel="00092AB8">
          <w:rPr>
            <w:rFonts w:ascii="Cambria" w:hAnsi="Cambria"/>
            <w:sz w:val="28"/>
            <w:szCs w:val="28"/>
          </w:rPr>
          <w:delText xml:space="preserve"> along with most of the Langley </w:delText>
        </w:r>
      </w:del>
      <w:del w:id="8864" w:author="Claire S" w:date="2026-05-11T15:15:00Z" w16du:dateUtc="2026-05-11T14:15:00Z">
        <w:r w:rsidR="0025205F">
          <w:rPr>
            <w:rFonts w:ascii="Cambria" w:hAnsi="Cambria"/>
            <w:sz w:val="28"/>
            <w:szCs w:val="28"/>
          </w:rPr>
          <w:delText xml:space="preserve">&amp; Co </w:delText>
        </w:r>
      </w:del>
      <w:del w:id="8865" w:author="Claire S" w:date="2026-07-22T15:26:00Z" w16du:dateUtc="2026-07-22T14:26:00Z">
        <w:r w:rsidR="0025205F" w:rsidDel="00092AB8">
          <w:rPr>
            <w:rFonts w:ascii="Cambria" w:hAnsi="Cambria"/>
            <w:sz w:val="28"/>
            <w:szCs w:val="28"/>
          </w:rPr>
          <w:delText>staff</w:delText>
        </w:r>
      </w:del>
      <w:r w:rsidR="008973BA">
        <w:rPr>
          <w:rFonts w:ascii="Cambria" w:hAnsi="Cambria"/>
          <w:sz w:val="28"/>
          <w:szCs w:val="28"/>
        </w:rPr>
        <w:t>.</w:t>
      </w:r>
    </w:p>
    <w:p w14:paraId="33B5DD86" w14:textId="44B5E976" w:rsidR="00F425D0" w:rsidRDefault="00FB7492" w:rsidP="00A73290">
      <w:pPr>
        <w:spacing w:line="360" w:lineRule="auto"/>
        <w:ind w:firstLine="720"/>
        <w:contextualSpacing/>
        <w:rPr>
          <w:del w:id="8866" w:author="Claire S" w:date="2026-05-11T15:15:00Z" w16du:dateUtc="2026-05-11T14:15:00Z"/>
          <w:rFonts w:ascii="Cambria" w:hAnsi="Cambria"/>
          <w:sz w:val="28"/>
          <w:szCs w:val="28"/>
        </w:rPr>
      </w:pPr>
      <w:r>
        <w:rPr>
          <w:rFonts w:ascii="Cambria" w:hAnsi="Cambria"/>
          <w:sz w:val="28"/>
          <w:szCs w:val="28"/>
        </w:rPr>
        <w:t>F</w:t>
      </w:r>
      <w:r w:rsidR="008973BA">
        <w:rPr>
          <w:rFonts w:ascii="Cambria" w:hAnsi="Cambria"/>
          <w:sz w:val="28"/>
          <w:szCs w:val="28"/>
        </w:rPr>
        <w:t xml:space="preserve">ar more crowded than </w:t>
      </w:r>
      <w:r w:rsidR="00F459E6">
        <w:rPr>
          <w:rFonts w:ascii="Cambria" w:hAnsi="Cambria"/>
          <w:sz w:val="28"/>
          <w:szCs w:val="28"/>
        </w:rPr>
        <w:t>she’d ever seen it</w:t>
      </w:r>
      <w:r w:rsidR="008973BA">
        <w:rPr>
          <w:rFonts w:ascii="Cambria" w:hAnsi="Cambria"/>
          <w:sz w:val="28"/>
          <w:szCs w:val="28"/>
        </w:rPr>
        <w:t xml:space="preserve">, </w:t>
      </w:r>
      <w:del w:id="8867" w:author="Claire S" w:date="2026-07-22T15:26:00Z" w16du:dateUtc="2026-07-22T14:26:00Z">
        <w:r w:rsidR="0025205F" w:rsidDel="00092AB8">
          <w:rPr>
            <w:rFonts w:ascii="Cambria" w:hAnsi="Cambria"/>
            <w:sz w:val="28"/>
            <w:szCs w:val="28"/>
          </w:rPr>
          <w:delText xml:space="preserve">people </w:delText>
        </w:r>
      </w:del>
      <w:ins w:id="8868" w:author="Claire S" w:date="2026-07-22T15:26:00Z" w16du:dateUtc="2026-07-22T14:26:00Z">
        <w:r w:rsidR="00092AB8">
          <w:rPr>
            <w:rFonts w:ascii="Cambria" w:hAnsi="Cambria"/>
            <w:sz w:val="28"/>
            <w:szCs w:val="28"/>
          </w:rPr>
          <w:t xml:space="preserve">the staff </w:t>
        </w:r>
      </w:ins>
      <w:del w:id="8869" w:author="Claire S" w:date="2026-05-11T15:15:00Z" w16du:dateUtc="2026-05-11T14:15:00Z">
        <w:r w:rsidR="00F425D0">
          <w:rPr>
            <w:rFonts w:ascii="Cambria" w:hAnsi="Cambria"/>
            <w:sz w:val="28"/>
            <w:szCs w:val="28"/>
          </w:rPr>
          <w:delText xml:space="preserve">were </w:delText>
        </w:r>
        <w:r>
          <w:rPr>
            <w:rFonts w:ascii="Cambria" w:hAnsi="Cambria"/>
            <w:sz w:val="28"/>
            <w:szCs w:val="28"/>
          </w:rPr>
          <w:delText>standing</w:delText>
        </w:r>
      </w:del>
      <w:ins w:id="8870" w:author="Claire S" w:date="2026-05-11T15:15:00Z" w16du:dateUtc="2026-05-11T14:15:00Z">
        <w:r w:rsidR="00A722B1">
          <w:rPr>
            <w:rFonts w:ascii="Cambria" w:hAnsi="Cambria"/>
            <w:sz w:val="28"/>
            <w:szCs w:val="28"/>
          </w:rPr>
          <w:t>stood</w:t>
        </w:r>
      </w:ins>
      <w:r w:rsidR="00F459E6">
        <w:rPr>
          <w:rFonts w:ascii="Cambria" w:hAnsi="Cambria"/>
          <w:sz w:val="28"/>
          <w:szCs w:val="28"/>
        </w:rPr>
        <w:t xml:space="preserve"> two-deep</w:t>
      </w:r>
      <w:r>
        <w:rPr>
          <w:rFonts w:ascii="Cambria" w:hAnsi="Cambria"/>
          <w:sz w:val="28"/>
          <w:szCs w:val="28"/>
        </w:rPr>
        <w:t xml:space="preserve"> at </w:t>
      </w:r>
      <w:r w:rsidR="0025205F">
        <w:rPr>
          <w:rFonts w:ascii="Cambria" w:hAnsi="Cambria"/>
          <w:sz w:val="28"/>
          <w:szCs w:val="28"/>
        </w:rPr>
        <w:t>all</w:t>
      </w:r>
      <w:r>
        <w:rPr>
          <w:rFonts w:ascii="Cambria" w:hAnsi="Cambria"/>
          <w:sz w:val="28"/>
          <w:szCs w:val="28"/>
        </w:rPr>
        <w:t xml:space="preserve"> sides of the room,</w:t>
      </w:r>
      <w:r w:rsidR="008973BA">
        <w:rPr>
          <w:rFonts w:ascii="Cambria" w:hAnsi="Cambria"/>
          <w:sz w:val="28"/>
          <w:szCs w:val="28"/>
        </w:rPr>
        <w:t xml:space="preserve"> </w:t>
      </w:r>
      <w:del w:id="8871" w:author="Claire S" w:date="2026-05-11T15:15:00Z" w16du:dateUtc="2026-05-11T14:15:00Z">
        <w:r w:rsidR="00F425D0">
          <w:rPr>
            <w:rFonts w:ascii="Cambria" w:hAnsi="Cambria"/>
            <w:sz w:val="28"/>
            <w:szCs w:val="28"/>
          </w:rPr>
          <w:delText xml:space="preserve">and </w:delText>
        </w:r>
      </w:del>
      <w:r w:rsidR="008973BA">
        <w:rPr>
          <w:rFonts w:ascii="Cambria" w:hAnsi="Cambria"/>
          <w:sz w:val="28"/>
          <w:szCs w:val="28"/>
        </w:rPr>
        <w:t xml:space="preserve">the air </w:t>
      </w:r>
      <w:del w:id="8872" w:author="Claire S" w:date="2026-05-11T15:15:00Z" w16du:dateUtc="2026-05-11T14:15:00Z">
        <w:r w:rsidR="008973BA">
          <w:rPr>
            <w:rFonts w:ascii="Cambria" w:hAnsi="Cambria"/>
            <w:sz w:val="28"/>
            <w:szCs w:val="28"/>
          </w:rPr>
          <w:delText xml:space="preserve">felt </w:delText>
        </w:r>
      </w:del>
      <w:r w:rsidR="008973BA">
        <w:rPr>
          <w:rFonts w:ascii="Cambria" w:hAnsi="Cambria"/>
          <w:sz w:val="28"/>
          <w:szCs w:val="28"/>
        </w:rPr>
        <w:t>strangely expectant</w:t>
      </w:r>
      <w:r w:rsidR="00361719">
        <w:rPr>
          <w:rFonts w:ascii="Cambria" w:hAnsi="Cambria"/>
          <w:sz w:val="28"/>
          <w:szCs w:val="28"/>
        </w:rPr>
        <w:t>;</w:t>
      </w:r>
      <w:r w:rsidR="008973BA">
        <w:rPr>
          <w:rFonts w:ascii="Cambria" w:hAnsi="Cambria"/>
          <w:sz w:val="28"/>
          <w:szCs w:val="28"/>
        </w:rPr>
        <w:t xml:space="preserve"> heavy with the </w:t>
      </w:r>
      <w:del w:id="8873" w:author="Claire S" w:date="2026-05-11T15:15:00Z" w16du:dateUtc="2026-05-11T14:15:00Z">
        <w:r w:rsidR="008973BA">
          <w:rPr>
            <w:rFonts w:ascii="Cambria" w:hAnsi="Cambria"/>
            <w:sz w:val="28"/>
            <w:szCs w:val="28"/>
          </w:rPr>
          <w:delText xml:space="preserve">sickly </w:delText>
        </w:r>
      </w:del>
      <w:r w:rsidR="008973BA">
        <w:rPr>
          <w:rFonts w:ascii="Cambria" w:hAnsi="Cambria"/>
          <w:sz w:val="28"/>
          <w:szCs w:val="28"/>
        </w:rPr>
        <w:t>scent of</w:t>
      </w:r>
      <w:r w:rsidR="00C761F6">
        <w:rPr>
          <w:rFonts w:ascii="Cambria" w:hAnsi="Cambria"/>
          <w:sz w:val="28"/>
          <w:szCs w:val="28"/>
        </w:rPr>
        <w:t xml:space="preserve"> </w:t>
      </w:r>
      <w:del w:id="8874" w:author="Claire S" w:date="2026-05-11T15:15:00Z" w16du:dateUtc="2026-05-11T14:15:00Z">
        <w:r w:rsidR="00C761F6">
          <w:rPr>
            <w:rFonts w:ascii="Cambria" w:hAnsi="Cambria"/>
            <w:sz w:val="28"/>
            <w:szCs w:val="28"/>
          </w:rPr>
          <w:delText xml:space="preserve">the </w:delText>
        </w:r>
      </w:del>
      <w:r w:rsidR="008973BA">
        <w:rPr>
          <w:rFonts w:ascii="Cambria" w:hAnsi="Cambria"/>
          <w:sz w:val="28"/>
          <w:szCs w:val="28"/>
        </w:rPr>
        <w:t>white lilies</w:t>
      </w:r>
      <w:r w:rsidR="00A73290">
        <w:rPr>
          <w:rFonts w:ascii="Cambria" w:hAnsi="Cambria"/>
          <w:sz w:val="28"/>
          <w:szCs w:val="28"/>
        </w:rPr>
        <w:t xml:space="preserve"> </w:t>
      </w:r>
      <w:del w:id="8875" w:author="Claire S" w:date="2026-05-11T15:15:00Z" w16du:dateUtc="2026-05-11T14:15:00Z">
        <w:r w:rsidR="00A73290">
          <w:rPr>
            <w:rFonts w:ascii="Cambria" w:hAnsi="Cambria"/>
            <w:sz w:val="28"/>
            <w:szCs w:val="28"/>
          </w:rPr>
          <w:delText xml:space="preserve">on the table </w:delText>
        </w:r>
      </w:del>
      <w:r w:rsidR="00A73290">
        <w:rPr>
          <w:rFonts w:ascii="Cambria" w:hAnsi="Cambria"/>
          <w:sz w:val="28"/>
          <w:szCs w:val="28"/>
        </w:rPr>
        <w:t>in huge glass vases</w:t>
      </w:r>
      <w:r w:rsidR="008973BA">
        <w:rPr>
          <w:rFonts w:ascii="Cambria" w:hAnsi="Cambria"/>
          <w:sz w:val="28"/>
          <w:szCs w:val="28"/>
        </w:rPr>
        <w:t>.</w:t>
      </w:r>
      <w:r w:rsidR="00A73290">
        <w:rPr>
          <w:rFonts w:ascii="Cambria" w:hAnsi="Cambria"/>
          <w:sz w:val="28"/>
          <w:szCs w:val="28"/>
        </w:rPr>
        <w:t xml:space="preserve"> </w:t>
      </w:r>
    </w:p>
    <w:p w14:paraId="7B6F3740" w14:textId="57D9F8FB" w:rsidR="00C51BF7" w:rsidRDefault="00A8146D" w:rsidP="00936ECE">
      <w:pPr>
        <w:spacing w:line="360" w:lineRule="auto"/>
        <w:contextualSpacing/>
        <w:rPr>
          <w:del w:id="8876" w:author="Daisy Watt" w:date="2026-06-22T09:25:00Z" w16du:dateUtc="2026-06-22T07:25:00Z"/>
          <w:rFonts w:ascii="Cambria" w:hAnsi="Cambria"/>
          <w:sz w:val="28"/>
          <w:szCs w:val="28"/>
        </w:rPr>
      </w:pPr>
      <w:r>
        <w:rPr>
          <w:rFonts w:ascii="Cambria" w:hAnsi="Cambria"/>
          <w:sz w:val="28"/>
          <w:szCs w:val="28"/>
        </w:rPr>
        <w:t>Clara</w:t>
      </w:r>
      <w:r w:rsidR="002843E2">
        <w:rPr>
          <w:rFonts w:ascii="Cambria" w:hAnsi="Cambria"/>
          <w:sz w:val="28"/>
          <w:szCs w:val="28"/>
        </w:rPr>
        <w:t xml:space="preserve"> shuffled into a corner</w:t>
      </w:r>
      <w:ins w:id="8877" w:author="Claire S" w:date="2026-05-11T15:13:00Z" w16du:dateUtc="2026-05-11T14:13:00Z">
        <w:r w:rsidR="00850B75">
          <w:rPr>
            <w:rFonts w:ascii="Cambria" w:hAnsi="Cambria"/>
            <w:sz w:val="28"/>
            <w:szCs w:val="28"/>
          </w:rPr>
          <w:t>,</w:t>
        </w:r>
      </w:ins>
      <w:r w:rsidR="002843E2">
        <w:rPr>
          <w:rFonts w:ascii="Cambria" w:hAnsi="Cambria"/>
          <w:sz w:val="28"/>
          <w:szCs w:val="28"/>
        </w:rPr>
        <w:t xml:space="preserve"> </w:t>
      </w:r>
      <w:ins w:id="8878" w:author="Claire S" w:date="2026-07-22T15:26:00Z" w16du:dateUtc="2026-07-22T14:26:00Z">
        <w:r w:rsidR="00092AB8">
          <w:rPr>
            <w:rFonts w:ascii="Cambria" w:hAnsi="Cambria"/>
            <w:sz w:val="28"/>
            <w:szCs w:val="28"/>
          </w:rPr>
          <w:t xml:space="preserve">searching the faces </w:t>
        </w:r>
      </w:ins>
      <w:ins w:id="8879" w:author="Claire S" w:date="2026-05-11T15:09:00Z" w16du:dateUtc="2026-05-11T14:09:00Z">
        <w:r w:rsidR="000B7279">
          <w:rPr>
            <w:rFonts w:ascii="Cambria" w:hAnsi="Cambria"/>
            <w:sz w:val="28"/>
            <w:szCs w:val="28"/>
          </w:rPr>
          <w:t xml:space="preserve">for Violet, but </w:t>
        </w:r>
      </w:ins>
      <w:ins w:id="8880" w:author="Claire S" w:date="2026-05-11T15:13:00Z" w16du:dateUtc="2026-05-11T14:13:00Z">
        <w:r w:rsidR="00850B75">
          <w:rPr>
            <w:rFonts w:ascii="Cambria" w:hAnsi="Cambria"/>
            <w:sz w:val="28"/>
            <w:szCs w:val="28"/>
          </w:rPr>
          <w:t xml:space="preserve">there was </w:t>
        </w:r>
      </w:ins>
      <w:ins w:id="8881" w:author="Claire S" w:date="2026-05-11T15:09:00Z" w16du:dateUtc="2026-05-11T14:09:00Z">
        <w:r w:rsidR="000B7279">
          <w:rPr>
            <w:rFonts w:ascii="Cambria" w:hAnsi="Cambria"/>
            <w:sz w:val="28"/>
            <w:szCs w:val="28"/>
          </w:rPr>
          <w:t>still no sign.</w:t>
        </w:r>
      </w:ins>
      <w:del w:id="8882" w:author="Claire S" w:date="2026-05-11T15:09:00Z" w16du:dateUtc="2026-05-11T14:09:00Z">
        <w:r w:rsidR="002843E2" w:rsidDel="000B7279">
          <w:rPr>
            <w:rFonts w:ascii="Cambria" w:hAnsi="Cambria"/>
            <w:sz w:val="28"/>
            <w:szCs w:val="28"/>
          </w:rPr>
          <w:delText xml:space="preserve">near her line manager, </w:delText>
        </w:r>
        <w:commentRangeStart w:id="8883"/>
        <w:r w:rsidR="002843E2" w:rsidDel="000B7279">
          <w:rPr>
            <w:rFonts w:ascii="Cambria" w:hAnsi="Cambria"/>
            <w:sz w:val="28"/>
            <w:szCs w:val="28"/>
          </w:rPr>
          <w:delText>Willi Grunwald</w:delText>
        </w:r>
        <w:commentRangeEnd w:id="8883"/>
        <w:r w:rsidR="00ED642D" w:rsidDel="000B7279">
          <w:rPr>
            <w:rStyle w:val="CommentReference"/>
            <w:rFonts w:ascii="Cambria" w:hAnsi="Cambria"/>
            <w:sz w:val="28"/>
            <w:szCs w:val="28"/>
          </w:rPr>
          <w:commentReference w:id="8883"/>
        </w:r>
        <w:r w:rsidR="00F459E6" w:rsidDel="000B7279">
          <w:rPr>
            <w:rFonts w:ascii="Cambria" w:hAnsi="Cambria"/>
            <w:sz w:val="28"/>
            <w:szCs w:val="28"/>
          </w:rPr>
          <w:delText>,</w:delText>
        </w:r>
        <w:r w:rsidDel="000B7279">
          <w:rPr>
            <w:rFonts w:ascii="Cambria" w:hAnsi="Cambria"/>
            <w:sz w:val="28"/>
            <w:szCs w:val="28"/>
          </w:rPr>
          <w:delText xml:space="preserve"> recently promoted to the rank of Publishing Director</w:delText>
        </w:r>
        <w:r w:rsidR="002843E2" w:rsidDel="000B7279">
          <w:rPr>
            <w:rFonts w:ascii="Cambria" w:hAnsi="Cambria"/>
            <w:sz w:val="28"/>
            <w:szCs w:val="28"/>
          </w:rPr>
          <w:delText xml:space="preserve">. </w:delText>
        </w:r>
        <w:r w:rsidR="00F459E6" w:rsidDel="000B7279">
          <w:rPr>
            <w:rFonts w:ascii="Cambria" w:hAnsi="Cambria"/>
            <w:sz w:val="28"/>
            <w:szCs w:val="28"/>
          </w:rPr>
          <w:delText xml:space="preserve"> </w:delText>
        </w:r>
        <w:r w:rsidR="00D07EAA" w:rsidDel="000B7279">
          <w:rPr>
            <w:rFonts w:ascii="Cambria" w:hAnsi="Cambria"/>
            <w:sz w:val="28"/>
            <w:szCs w:val="28"/>
          </w:rPr>
          <w:delText xml:space="preserve">Despite his </w:delText>
        </w:r>
        <w:r w:rsidR="00A73290" w:rsidDel="000B7279">
          <w:rPr>
            <w:rFonts w:ascii="Cambria" w:hAnsi="Cambria"/>
            <w:sz w:val="28"/>
            <w:szCs w:val="28"/>
          </w:rPr>
          <w:delText xml:space="preserve">Germanic </w:delText>
        </w:r>
        <w:r w:rsidR="00D07EAA" w:rsidDel="000B7279">
          <w:rPr>
            <w:rFonts w:ascii="Cambria" w:hAnsi="Cambria"/>
            <w:sz w:val="28"/>
            <w:szCs w:val="28"/>
          </w:rPr>
          <w:delText>name</w:delText>
        </w:r>
        <w:r w:rsidR="00E8094A" w:rsidDel="000B7279">
          <w:rPr>
            <w:rFonts w:ascii="Cambria" w:hAnsi="Cambria"/>
            <w:sz w:val="28"/>
            <w:szCs w:val="28"/>
          </w:rPr>
          <w:delText>,</w:delText>
        </w:r>
        <w:r w:rsidR="008249C6" w:rsidDel="000B7279">
          <w:rPr>
            <w:rFonts w:ascii="Cambria" w:hAnsi="Cambria"/>
            <w:sz w:val="28"/>
            <w:szCs w:val="28"/>
          </w:rPr>
          <w:delText xml:space="preserve"> </w:delText>
        </w:r>
        <w:r w:rsidDel="000B7279">
          <w:rPr>
            <w:rFonts w:ascii="Cambria" w:hAnsi="Cambria"/>
            <w:sz w:val="28"/>
            <w:szCs w:val="28"/>
          </w:rPr>
          <w:delText xml:space="preserve">Willi </w:delText>
        </w:r>
        <w:r w:rsidR="002843E2" w:rsidDel="000B7279">
          <w:rPr>
            <w:rFonts w:ascii="Cambria" w:hAnsi="Cambria"/>
            <w:sz w:val="28"/>
            <w:szCs w:val="28"/>
          </w:rPr>
          <w:delText>hail</w:delText>
        </w:r>
        <w:r w:rsidR="008249C6" w:rsidDel="000B7279">
          <w:rPr>
            <w:rFonts w:ascii="Cambria" w:hAnsi="Cambria"/>
            <w:sz w:val="28"/>
            <w:szCs w:val="28"/>
          </w:rPr>
          <w:delText>ed</w:delText>
        </w:r>
        <w:r w:rsidR="002843E2" w:rsidDel="000B7279">
          <w:rPr>
            <w:rFonts w:ascii="Cambria" w:hAnsi="Cambria"/>
            <w:sz w:val="28"/>
            <w:szCs w:val="28"/>
          </w:rPr>
          <w:delText xml:space="preserve"> from </w:delText>
        </w:r>
        <w:r w:rsidR="00D07EAA" w:rsidDel="000B7279">
          <w:rPr>
            <w:rFonts w:ascii="Cambria" w:hAnsi="Cambria"/>
            <w:sz w:val="28"/>
            <w:szCs w:val="28"/>
          </w:rPr>
          <w:delText>suburban</w:delText>
        </w:r>
        <w:r w:rsidR="002843E2" w:rsidDel="000B7279">
          <w:rPr>
            <w:rFonts w:ascii="Cambria" w:hAnsi="Cambria"/>
            <w:sz w:val="28"/>
            <w:szCs w:val="28"/>
          </w:rPr>
          <w:delText xml:space="preserve"> Surrey </w:delText>
        </w:r>
        <w:r w:rsidR="0078673E" w:rsidDel="000B7279">
          <w:rPr>
            <w:rFonts w:ascii="Cambria" w:hAnsi="Cambria"/>
            <w:sz w:val="28"/>
            <w:szCs w:val="28"/>
          </w:rPr>
          <w:delText>and</w:delText>
        </w:r>
        <w:r w:rsidR="00915CD8" w:rsidDel="000B7279">
          <w:rPr>
            <w:rFonts w:ascii="Cambria" w:hAnsi="Cambria"/>
            <w:sz w:val="28"/>
            <w:szCs w:val="28"/>
          </w:rPr>
          <w:delText>,</w:delText>
        </w:r>
        <w:r w:rsidR="0078673E" w:rsidDel="000B7279">
          <w:rPr>
            <w:rFonts w:ascii="Cambria" w:hAnsi="Cambria"/>
            <w:sz w:val="28"/>
            <w:szCs w:val="28"/>
          </w:rPr>
          <w:delText xml:space="preserve"> </w:delText>
        </w:r>
        <w:r w:rsidR="001B1A57" w:rsidDel="000B7279">
          <w:rPr>
            <w:rFonts w:ascii="Cambria" w:hAnsi="Cambria"/>
            <w:sz w:val="28"/>
            <w:szCs w:val="28"/>
          </w:rPr>
          <w:delText xml:space="preserve">though </w:delText>
        </w:r>
        <w:r w:rsidR="00A73290" w:rsidDel="000B7279">
          <w:rPr>
            <w:rFonts w:ascii="Cambria" w:hAnsi="Cambria"/>
            <w:sz w:val="28"/>
            <w:szCs w:val="28"/>
          </w:rPr>
          <w:delText>everyone at Langley</w:delText>
        </w:r>
        <w:r w:rsidR="001B1A57" w:rsidDel="000B7279">
          <w:rPr>
            <w:rFonts w:ascii="Cambria" w:hAnsi="Cambria"/>
            <w:sz w:val="28"/>
            <w:szCs w:val="28"/>
          </w:rPr>
          <w:delText xml:space="preserve"> were sure he was gay, </w:delText>
        </w:r>
        <w:r w:rsidR="00915CD8" w:rsidDel="000B7279">
          <w:rPr>
            <w:rFonts w:ascii="Cambria" w:hAnsi="Cambria"/>
            <w:sz w:val="28"/>
            <w:szCs w:val="28"/>
          </w:rPr>
          <w:delText xml:space="preserve">he still </w:delText>
        </w:r>
        <w:r w:rsidR="002843E2" w:rsidDel="000B7279">
          <w:rPr>
            <w:rFonts w:ascii="Cambria" w:hAnsi="Cambria"/>
            <w:sz w:val="28"/>
            <w:szCs w:val="28"/>
          </w:rPr>
          <w:delText>hadn’t</w:delText>
        </w:r>
        <w:r w:rsidR="009C2371" w:rsidDel="000B7279">
          <w:rPr>
            <w:rFonts w:ascii="Cambria" w:hAnsi="Cambria"/>
            <w:sz w:val="28"/>
            <w:szCs w:val="28"/>
          </w:rPr>
          <w:delText xml:space="preserve"> come out</w:delText>
        </w:r>
        <w:r w:rsidR="00E56FCB" w:rsidDel="000B7279">
          <w:rPr>
            <w:rFonts w:ascii="Cambria" w:hAnsi="Cambria"/>
            <w:sz w:val="28"/>
            <w:szCs w:val="28"/>
          </w:rPr>
          <w:delText xml:space="preserve"> -</w:delText>
        </w:r>
        <w:r w:rsidR="002843E2" w:rsidDel="000B7279">
          <w:rPr>
            <w:rFonts w:ascii="Cambria" w:hAnsi="Cambria"/>
            <w:sz w:val="28"/>
            <w:szCs w:val="28"/>
          </w:rPr>
          <w:delText xml:space="preserve"> despite no</w:delText>
        </w:r>
        <w:r w:rsidR="009C2371" w:rsidDel="000B7279">
          <w:rPr>
            <w:rFonts w:ascii="Cambria" w:hAnsi="Cambria"/>
            <w:sz w:val="28"/>
            <w:szCs w:val="28"/>
          </w:rPr>
          <w:delText>-</w:delText>
        </w:r>
        <w:r w:rsidR="002843E2" w:rsidDel="000B7279">
          <w:rPr>
            <w:rFonts w:ascii="Cambria" w:hAnsi="Cambria"/>
            <w:sz w:val="28"/>
            <w:szCs w:val="28"/>
          </w:rPr>
          <w:delText>one caring</w:delText>
        </w:r>
        <w:r w:rsidR="0078673E" w:rsidDel="000B7279">
          <w:rPr>
            <w:rFonts w:ascii="Cambria" w:hAnsi="Cambria"/>
            <w:sz w:val="28"/>
            <w:szCs w:val="28"/>
          </w:rPr>
          <w:delText xml:space="preserve">. </w:delText>
        </w:r>
      </w:del>
      <w:ins w:id="8884" w:author="Claire S" w:date="2026-05-11T15:10:00Z" w16du:dateUtc="2026-05-11T14:10:00Z">
        <w:r w:rsidR="00C51BF7">
          <w:rPr>
            <w:rFonts w:ascii="Cambria" w:hAnsi="Cambria"/>
            <w:sz w:val="28"/>
            <w:szCs w:val="28"/>
          </w:rPr>
          <w:t xml:space="preserve"> But then Clara expected her friend would have taken Dex’s death incredibly hard</w:t>
        </w:r>
      </w:ins>
      <w:ins w:id="8885" w:author="Claire S" w:date="2026-05-11T15:11:00Z" w16du:dateUtc="2026-05-11T14:11:00Z">
        <w:r w:rsidR="00C51BF7">
          <w:rPr>
            <w:rFonts w:ascii="Cambria" w:hAnsi="Cambria"/>
            <w:sz w:val="28"/>
            <w:szCs w:val="28"/>
          </w:rPr>
          <w:t>.</w:t>
        </w:r>
      </w:ins>
      <w:ins w:id="8886" w:author="Claire S" w:date="2026-05-11T15:13:00Z" w16du:dateUtc="2026-05-11T14:13:00Z">
        <w:r w:rsidR="00850B75">
          <w:rPr>
            <w:rFonts w:ascii="Cambria" w:hAnsi="Cambria"/>
            <w:sz w:val="28"/>
            <w:szCs w:val="28"/>
          </w:rPr>
          <w:t xml:space="preserve">  Maybe she’d </w:t>
        </w:r>
      </w:ins>
      <w:ins w:id="8887" w:author="Claire S" w:date="2026-07-27T16:28:00Z" w16du:dateUtc="2026-07-27T15:28:00Z">
        <w:r w:rsidR="00FF247D">
          <w:rPr>
            <w:rFonts w:ascii="Cambria" w:hAnsi="Cambria"/>
            <w:sz w:val="28"/>
            <w:szCs w:val="28"/>
          </w:rPr>
          <w:t xml:space="preserve">been given </w:t>
        </w:r>
      </w:ins>
      <w:ins w:id="8888" w:author="Claire S" w:date="2026-06-08T13:02:00Z" w16du:dateUtc="2026-06-08T12:02:00Z">
        <w:r w:rsidR="0054060E">
          <w:rPr>
            <w:rFonts w:ascii="Cambria" w:hAnsi="Cambria"/>
            <w:sz w:val="28"/>
            <w:szCs w:val="28"/>
          </w:rPr>
          <w:t>compassionate leave</w:t>
        </w:r>
      </w:ins>
      <w:ins w:id="8889" w:author="Claire S" w:date="2026-07-22T15:27:00Z" w16du:dateUtc="2026-07-22T14:27:00Z">
        <w:r w:rsidR="00E80588">
          <w:rPr>
            <w:rFonts w:ascii="Cambria" w:hAnsi="Cambria"/>
            <w:sz w:val="28"/>
            <w:szCs w:val="28"/>
          </w:rPr>
          <w:t>…</w:t>
        </w:r>
      </w:ins>
    </w:p>
    <w:p w14:paraId="003B9EF1" w14:textId="77777777" w:rsidR="00CF56FA" w:rsidRDefault="00CF56FA" w:rsidP="00FE5E49">
      <w:pPr>
        <w:spacing w:line="360" w:lineRule="auto"/>
        <w:ind w:firstLine="720"/>
        <w:contextualSpacing/>
        <w:rPr>
          <w:ins w:id="8890" w:author="Daisy Watt" w:date="2026-06-22T09:25:00Z" w16du:dateUtc="2026-06-22T07:25:00Z"/>
          <w:rFonts w:ascii="Cambria" w:hAnsi="Cambria"/>
          <w:sz w:val="28"/>
          <w:szCs w:val="28"/>
        </w:rPr>
      </w:pPr>
    </w:p>
    <w:p w14:paraId="06E1E8B8" w14:textId="436815D3" w:rsidR="002843E2" w:rsidRDefault="00AD6A31" w:rsidP="002843E2">
      <w:pPr>
        <w:spacing w:line="360" w:lineRule="auto"/>
        <w:ind w:firstLine="720"/>
        <w:contextualSpacing/>
        <w:rPr>
          <w:del w:id="8891" w:author="Claire S" w:date="2026-05-11T15:10:00Z" w16du:dateUtc="2026-05-11T14:10:00Z"/>
          <w:rFonts w:ascii="Cambria" w:hAnsi="Cambria"/>
          <w:sz w:val="28"/>
          <w:szCs w:val="28"/>
        </w:rPr>
      </w:pPr>
      <w:ins w:id="8892" w:author="Claire S" w:date="2026-07-22T14:00:00Z" w16du:dateUtc="2026-07-22T13:00:00Z">
        <w:r>
          <w:rPr>
            <w:rFonts w:ascii="Cambria" w:hAnsi="Cambria"/>
            <w:sz w:val="28"/>
            <w:szCs w:val="28"/>
          </w:rPr>
          <w:tab/>
        </w:r>
      </w:ins>
      <w:del w:id="8893" w:author="Claire S" w:date="2026-05-11T15:10:00Z" w16du:dateUtc="2026-05-11T14:10:00Z">
        <w:r w:rsidR="002843E2">
          <w:rPr>
            <w:rFonts w:ascii="Cambria" w:hAnsi="Cambria"/>
            <w:sz w:val="28"/>
            <w:szCs w:val="28"/>
          </w:rPr>
          <w:delText>‘</w:delText>
        </w:r>
        <w:r w:rsidR="00914436">
          <w:rPr>
            <w:rFonts w:ascii="Cambria" w:hAnsi="Cambria"/>
            <w:sz w:val="28"/>
            <w:szCs w:val="28"/>
          </w:rPr>
          <w:delText>D’you know if</w:delText>
        </w:r>
        <w:r w:rsidR="002843E2">
          <w:rPr>
            <w:rFonts w:ascii="Cambria" w:hAnsi="Cambria"/>
            <w:sz w:val="28"/>
            <w:szCs w:val="28"/>
          </w:rPr>
          <w:delText xml:space="preserve"> Violet</w:delText>
        </w:r>
        <w:r w:rsidR="00914436">
          <w:rPr>
            <w:rFonts w:ascii="Cambria" w:hAnsi="Cambria"/>
            <w:sz w:val="28"/>
            <w:szCs w:val="28"/>
          </w:rPr>
          <w:delText>’s</w:delText>
        </w:r>
        <w:r w:rsidR="002843E2">
          <w:rPr>
            <w:rFonts w:ascii="Cambria" w:hAnsi="Cambria"/>
            <w:sz w:val="28"/>
            <w:szCs w:val="28"/>
          </w:rPr>
          <w:delText xml:space="preserve"> in</w:delText>
        </w:r>
        <w:r w:rsidR="009F3E4D">
          <w:rPr>
            <w:rFonts w:ascii="Cambria" w:hAnsi="Cambria"/>
            <w:sz w:val="28"/>
            <w:szCs w:val="28"/>
          </w:rPr>
          <w:delText xml:space="preserve"> yet</w:delText>
        </w:r>
        <w:r w:rsidR="002843E2">
          <w:rPr>
            <w:rFonts w:ascii="Cambria" w:hAnsi="Cambria"/>
            <w:sz w:val="28"/>
            <w:szCs w:val="28"/>
          </w:rPr>
          <w:delText>?’ Clara asked</w:delText>
        </w:r>
        <w:r w:rsidR="00914436">
          <w:rPr>
            <w:rFonts w:ascii="Cambria" w:hAnsi="Cambria"/>
            <w:sz w:val="28"/>
            <w:szCs w:val="28"/>
          </w:rPr>
          <w:delText xml:space="preserve"> him quietly</w:delText>
        </w:r>
        <w:r w:rsidR="002843E2">
          <w:rPr>
            <w:rFonts w:ascii="Cambria" w:hAnsi="Cambria"/>
            <w:sz w:val="28"/>
            <w:szCs w:val="28"/>
          </w:rPr>
          <w:delText>. ‘I</w:delText>
        </w:r>
        <w:r w:rsidR="00914436">
          <w:rPr>
            <w:rFonts w:ascii="Cambria" w:hAnsi="Cambria"/>
            <w:sz w:val="28"/>
            <w:szCs w:val="28"/>
          </w:rPr>
          <w:delText xml:space="preserve"> </w:delText>
        </w:r>
        <w:r w:rsidR="00E56FCB">
          <w:rPr>
            <w:rFonts w:ascii="Cambria" w:hAnsi="Cambria"/>
            <w:sz w:val="28"/>
            <w:szCs w:val="28"/>
          </w:rPr>
          <w:delText>haven’t</w:delText>
        </w:r>
        <w:r w:rsidR="00914436">
          <w:rPr>
            <w:rFonts w:ascii="Cambria" w:hAnsi="Cambria"/>
            <w:sz w:val="28"/>
            <w:szCs w:val="28"/>
          </w:rPr>
          <w:delText xml:space="preserve"> see</w:delText>
        </w:r>
        <w:r w:rsidR="00E56FCB">
          <w:rPr>
            <w:rFonts w:ascii="Cambria" w:hAnsi="Cambria"/>
            <w:sz w:val="28"/>
            <w:szCs w:val="28"/>
          </w:rPr>
          <w:delText>n</w:delText>
        </w:r>
        <w:r w:rsidR="00914436">
          <w:rPr>
            <w:rFonts w:ascii="Cambria" w:hAnsi="Cambria"/>
            <w:sz w:val="28"/>
            <w:szCs w:val="28"/>
          </w:rPr>
          <w:delText xml:space="preserve"> her this morning.’</w:delText>
        </w:r>
      </w:del>
    </w:p>
    <w:p w14:paraId="23A98029" w14:textId="3AA18192" w:rsidR="002843E2" w:rsidRDefault="002843E2" w:rsidP="002843E2">
      <w:pPr>
        <w:spacing w:line="360" w:lineRule="auto"/>
        <w:ind w:firstLine="720"/>
        <w:contextualSpacing/>
        <w:rPr>
          <w:del w:id="8894" w:author="Claire S" w:date="2026-05-11T15:10:00Z" w16du:dateUtc="2026-05-11T14:10:00Z"/>
          <w:rFonts w:ascii="Cambria" w:hAnsi="Cambria"/>
          <w:sz w:val="28"/>
          <w:szCs w:val="28"/>
        </w:rPr>
      </w:pPr>
      <w:del w:id="8895" w:author="Claire S" w:date="2026-05-11T15:10:00Z" w16du:dateUtc="2026-05-11T14:10:00Z">
        <w:r>
          <w:rPr>
            <w:rFonts w:ascii="Cambria" w:hAnsi="Cambria"/>
            <w:sz w:val="28"/>
            <w:szCs w:val="28"/>
          </w:rPr>
          <w:delText>‘</w:delText>
        </w:r>
        <w:r w:rsidR="00E56FCB">
          <w:rPr>
            <w:rFonts w:ascii="Cambria" w:hAnsi="Cambria"/>
            <w:sz w:val="28"/>
            <w:szCs w:val="28"/>
          </w:rPr>
          <w:delText>S</w:delText>
        </w:r>
        <w:r>
          <w:rPr>
            <w:rFonts w:ascii="Cambria" w:hAnsi="Cambria"/>
            <w:sz w:val="28"/>
            <w:szCs w:val="28"/>
          </w:rPr>
          <w:delText xml:space="preserve">he’s taken Dex’s death </w:delText>
        </w:r>
        <w:r w:rsidR="00914436">
          <w:rPr>
            <w:rFonts w:ascii="Cambria" w:hAnsi="Cambria"/>
            <w:sz w:val="28"/>
            <w:szCs w:val="28"/>
          </w:rPr>
          <w:delText xml:space="preserve">very </w:delText>
        </w:r>
        <w:r>
          <w:rPr>
            <w:rFonts w:ascii="Cambria" w:hAnsi="Cambria"/>
            <w:sz w:val="28"/>
            <w:szCs w:val="28"/>
          </w:rPr>
          <w:delText>hard,’ Willi pursed over</w:delText>
        </w:r>
        <w:r w:rsidR="00F459E6">
          <w:rPr>
            <w:rFonts w:ascii="Cambria" w:hAnsi="Cambria"/>
            <w:sz w:val="28"/>
            <w:szCs w:val="28"/>
          </w:rPr>
          <w:delText>-</w:delText>
        </w:r>
        <w:r>
          <w:rPr>
            <w:rFonts w:ascii="Cambria" w:hAnsi="Cambria"/>
            <w:sz w:val="28"/>
            <w:szCs w:val="28"/>
          </w:rPr>
          <w:delText xml:space="preserve">blown lips, making Clara wonder if he’d had </w:delText>
        </w:r>
        <w:r w:rsidR="00914436">
          <w:rPr>
            <w:rFonts w:ascii="Cambria" w:hAnsi="Cambria"/>
            <w:sz w:val="28"/>
            <w:szCs w:val="28"/>
          </w:rPr>
          <w:delText>collagen jabs</w:delText>
        </w:r>
        <w:r>
          <w:rPr>
            <w:rFonts w:ascii="Cambria" w:hAnsi="Cambria"/>
            <w:sz w:val="28"/>
            <w:szCs w:val="28"/>
          </w:rPr>
          <w:delText>. ‘</w:delText>
        </w:r>
        <w:r w:rsidR="00914436">
          <w:rPr>
            <w:rFonts w:ascii="Cambria" w:hAnsi="Cambria"/>
            <w:sz w:val="28"/>
            <w:szCs w:val="28"/>
          </w:rPr>
          <w:delText>She’s got a f</w:delText>
        </w:r>
        <w:r>
          <w:rPr>
            <w:rFonts w:ascii="Cambria" w:hAnsi="Cambria"/>
            <w:sz w:val="28"/>
            <w:szCs w:val="28"/>
          </w:rPr>
          <w:delText>ew days compassionate leave.’</w:delText>
        </w:r>
      </w:del>
    </w:p>
    <w:p w14:paraId="269DF04B" w14:textId="647AE613" w:rsidR="00136B36" w:rsidRDefault="002843E2" w:rsidP="002843E2">
      <w:pPr>
        <w:spacing w:line="360" w:lineRule="auto"/>
        <w:ind w:firstLine="720"/>
        <w:contextualSpacing/>
        <w:rPr>
          <w:del w:id="8896" w:author="Claire S" w:date="2026-05-11T15:10:00Z" w16du:dateUtc="2026-05-11T14:10:00Z"/>
          <w:rFonts w:ascii="Cambria" w:hAnsi="Cambria"/>
          <w:sz w:val="28"/>
          <w:szCs w:val="28"/>
        </w:rPr>
      </w:pPr>
      <w:del w:id="8897" w:author="Claire S" w:date="2026-05-11T15:10:00Z" w16du:dateUtc="2026-05-11T14:10:00Z">
        <w:r>
          <w:rPr>
            <w:rFonts w:ascii="Cambria" w:hAnsi="Cambria"/>
            <w:sz w:val="28"/>
            <w:szCs w:val="28"/>
          </w:rPr>
          <w:delText xml:space="preserve">‘Phew,’ Clara </w:delText>
        </w:r>
        <w:r w:rsidR="0078673E">
          <w:rPr>
            <w:rFonts w:ascii="Cambria" w:hAnsi="Cambria"/>
            <w:sz w:val="28"/>
            <w:szCs w:val="28"/>
          </w:rPr>
          <w:delText>breathed out</w:delText>
        </w:r>
        <w:r w:rsidR="00136B36">
          <w:rPr>
            <w:rFonts w:ascii="Cambria" w:hAnsi="Cambria"/>
            <w:sz w:val="28"/>
            <w:szCs w:val="28"/>
          </w:rPr>
          <w:delText>. ‘That’s a relief.’</w:delText>
        </w:r>
      </w:del>
    </w:p>
    <w:p w14:paraId="38A669E7" w14:textId="3679E02A" w:rsidR="002843E2" w:rsidRDefault="002843E2" w:rsidP="002843E2">
      <w:pPr>
        <w:spacing w:line="360" w:lineRule="auto"/>
        <w:ind w:firstLine="720"/>
        <w:contextualSpacing/>
        <w:rPr>
          <w:del w:id="8898" w:author="Claire S" w:date="2026-05-11T15:11:00Z" w16du:dateUtc="2026-05-11T14:11:00Z"/>
          <w:rFonts w:ascii="Cambria" w:hAnsi="Cambria"/>
          <w:sz w:val="28"/>
          <w:szCs w:val="28"/>
        </w:rPr>
      </w:pPr>
      <w:del w:id="8899" w:author="Claire S" w:date="2026-05-11T15:11:00Z" w16du:dateUtc="2026-05-11T14:11:00Z">
        <w:r>
          <w:rPr>
            <w:rFonts w:ascii="Cambria" w:hAnsi="Cambria"/>
            <w:sz w:val="28"/>
            <w:szCs w:val="28"/>
          </w:rPr>
          <w:delText>‘</w:delText>
        </w:r>
        <w:r w:rsidR="00934DEC">
          <w:rPr>
            <w:rFonts w:ascii="Cambria" w:hAnsi="Cambria"/>
            <w:sz w:val="28"/>
            <w:szCs w:val="28"/>
          </w:rPr>
          <w:delText xml:space="preserve">Though </w:delText>
        </w:r>
        <w:commentRangeStart w:id="8900"/>
        <w:r w:rsidR="00934DEC">
          <w:rPr>
            <w:rFonts w:ascii="Cambria" w:hAnsi="Cambria"/>
            <w:sz w:val="28"/>
            <w:szCs w:val="28"/>
          </w:rPr>
          <w:delText>she’ll be talking to HR on her return, I expect</w:delText>
        </w:r>
      </w:del>
      <w:commentRangeEnd w:id="8900"/>
      <w:r w:rsidR="00ED642D">
        <w:rPr>
          <w:rStyle w:val="CommentReference"/>
          <w:rFonts w:ascii="Cambria" w:hAnsi="Cambria"/>
          <w:sz w:val="28"/>
          <w:szCs w:val="28"/>
        </w:rPr>
        <w:commentReference w:id="8900"/>
      </w:r>
      <w:del w:id="8901" w:author="Claire S" w:date="2026-05-11T15:11:00Z" w16du:dateUtc="2026-05-11T14:11:00Z">
        <w:r>
          <w:rPr>
            <w:rFonts w:ascii="Cambria" w:hAnsi="Cambria"/>
            <w:sz w:val="28"/>
            <w:szCs w:val="28"/>
          </w:rPr>
          <w:delText xml:space="preserve">.’ With a </w:delText>
        </w:r>
        <w:r w:rsidR="00A8436A">
          <w:rPr>
            <w:rFonts w:ascii="Cambria" w:hAnsi="Cambria"/>
            <w:sz w:val="28"/>
            <w:szCs w:val="28"/>
          </w:rPr>
          <w:delText xml:space="preserve">pert little </w:delText>
        </w:r>
        <w:r>
          <w:rPr>
            <w:rFonts w:ascii="Cambria" w:hAnsi="Cambria"/>
            <w:sz w:val="28"/>
            <w:szCs w:val="28"/>
          </w:rPr>
          <w:delText xml:space="preserve">sniff, </w:delText>
        </w:r>
        <w:r w:rsidR="00136B36">
          <w:rPr>
            <w:rFonts w:ascii="Cambria" w:hAnsi="Cambria"/>
            <w:sz w:val="28"/>
            <w:szCs w:val="28"/>
          </w:rPr>
          <w:delText>Willi</w:delText>
        </w:r>
        <w:r>
          <w:rPr>
            <w:rFonts w:ascii="Cambria" w:hAnsi="Cambria"/>
            <w:sz w:val="28"/>
            <w:szCs w:val="28"/>
          </w:rPr>
          <w:delText xml:space="preserve"> adjusted his </w:delText>
        </w:r>
        <w:r w:rsidR="000E1610">
          <w:rPr>
            <w:rFonts w:ascii="Cambria" w:hAnsi="Cambria"/>
            <w:sz w:val="28"/>
            <w:szCs w:val="28"/>
          </w:rPr>
          <w:delText>cravat</w:delText>
        </w:r>
        <w:r>
          <w:rPr>
            <w:rFonts w:ascii="Cambria" w:hAnsi="Cambria"/>
            <w:sz w:val="28"/>
            <w:szCs w:val="28"/>
          </w:rPr>
          <w:delText xml:space="preserve">. ‘Given that </w:delText>
        </w:r>
        <w:r w:rsidR="00914436">
          <w:rPr>
            <w:rFonts w:ascii="Cambria" w:hAnsi="Cambria"/>
            <w:sz w:val="28"/>
            <w:szCs w:val="28"/>
          </w:rPr>
          <w:delText>d</w:delText>
        </w:r>
        <w:r w:rsidR="00136B36">
          <w:rPr>
            <w:rFonts w:ascii="Cambria" w:hAnsi="Cambria"/>
            <w:sz w:val="28"/>
            <w:szCs w:val="28"/>
          </w:rPr>
          <w:delText>ear</w:delText>
        </w:r>
        <w:r w:rsidR="00914436">
          <w:rPr>
            <w:rFonts w:ascii="Cambria" w:hAnsi="Cambria"/>
            <w:sz w:val="28"/>
            <w:szCs w:val="28"/>
          </w:rPr>
          <w:delText xml:space="preserve"> </w:delText>
        </w:r>
        <w:r>
          <w:rPr>
            <w:rFonts w:ascii="Cambria" w:hAnsi="Cambria"/>
            <w:sz w:val="28"/>
            <w:szCs w:val="28"/>
          </w:rPr>
          <w:delText>Dex is – no more.’</w:delText>
        </w:r>
      </w:del>
    </w:p>
    <w:p w14:paraId="6339A7EB" w14:textId="77777777" w:rsidR="002843E2" w:rsidRDefault="002843E2" w:rsidP="002843E2">
      <w:pPr>
        <w:spacing w:line="360" w:lineRule="auto"/>
        <w:contextualSpacing/>
        <w:rPr>
          <w:del w:id="8902" w:author="Daisy Watt" w:date="2026-06-22T09:25:00Z" w16du:dateUtc="2026-06-22T07:25:00Z"/>
          <w:rFonts w:ascii="Cambria" w:hAnsi="Cambria"/>
          <w:sz w:val="28"/>
          <w:szCs w:val="28"/>
        </w:rPr>
      </w:pPr>
    </w:p>
    <w:p w14:paraId="35EBDCE1" w14:textId="77777777" w:rsidR="002843E2" w:rsidRDefault="002843E2" w:rsidP="002843E2">
      <w:pPr>
        <w:spacing w:line="360" w:lineRule="auto"/>
        <w:contextualSpacing/>
        <w:rPr>
          <w:del w:id="8903" w:author="Daisy Watt" w:date="2026-06-22T09:25:00Z" w16du:dateUtc="2026-06-22T07:25:00Z"/>
          <w:rFonts w:ascii="Cambria" w:hAnsi="Cambria"/>
          <w:sz w:val="28"/>
          <w:szCs w:val="28"/>
        </w:rPr>
      </w:pPr>
      <w:del w:id="8904" w:author="Daisy Watt" w:date="2026-06-22T09:25:00Z" w16du:dateUtc="2026-06-22T07:25:00Z">
        <w:r>
          <w:rPr>
            <w:rFonts w:ascii="Cambria" w:hAnsi="Cambria"/>
            <w:sz w:val="28"/>
            <w:szCs w:val="28"/>
          </w:rPr>
          <w:delText>*</w:delText>
        </w:r>
      </w:del>
    </w:p>
    <w:p w14:paraId="34857CE7" w14:textId="44FB175E" w:rsidR="002843E2" w:rsidRDefault="00936ECE" w:rsidP="005028EE">
      <w:pPr>
        <w:spacing w:line="360" w:lineRule="auto"/>
        <w:contextualSpacing/>
        <w:rPr>
          <w:ins w:id="8905" w:author="Claire S" w:date="2026-07-22T15:28:00Z" w16du:dateUtc="2026-07-22T14:28:00Z"/>
          <w:rFonts w:ascii="Cambria" w:hAnsi="Cambria"/>
          <w:sz w:val="28"/>
          <w:szCs w:val="28"/>
        </w:rPr>
      </w:pPr>
      <w:del w:id="8906" w:author="Claire S" w:date="2026-07-22T15:27:00Z" w16du:dateUtc="2026-07-22T14:27:00Z">
        <w:r w:rsidDel="00E80588">
          <w:rPr>
            <w:rFonts w:ascii="Cambria" w:hAnsi="Cambria"/>
            <w:sz w:val="28"/>
            <w:szCs w:val="28"/>
          </w:rPr>
          <w:delText>To everyone’s surprise</w:delText>
        </w:r>
      </w:del>
      <w:ins w:id="8907" w:author="Claire S" w:date="2026-07-23T13:59:00Z" w16du:dateUtc="2026-07-23T12:59:00Z">
        <w:r w:rsidR="005028EE">
          <w:rPr>
            <w:rFonts w:ascii="Cambria" w:hAnsi="Cambria"/>
            <w:sz w:val="28"/>
            <w:szCs w:val="28"/>
          </w:rPr>
          <w:t>S</w:t>
        </w:r>
      </w:ins>
      <w:ins w:id="8908" w:author="Claire S" w:date="2026-07-22T15:27:00Z" w16du:dateUtc="2026-07-22T14:27:00Z">
        <w:r w:rsidR="00E80588">
          <w:rPr>
            <w:rFonts w:ascii="Cambria" w:hAnsi="Cambria"/>
            <w:sz w:val="28"/>
            <w:szCs w:val="28"/>
          </w:rPr>
          <w:t>urprise</w:t>
        </w:r>
      </w:ins>
      <w:ins w:id="8909" w:author="Claire S" w:date="2026-07-22T15:32:00Z" w16du:dateUtc="2026-07-22T14:32:00Z">
        <w:r w:rsidR="00535F05">
          <w:rPr>
            <w:rFonts w:ascii="Cambria" w:hAnsi="Cambria"/>
            <w:sz w:val="28"/>
            <w:szCs w:val="28"/>
          </w:rPr>
          <w:t xml:space="preserve"> </w:t>
        </w:r>
      </w:ins>
      <w:ins w:id="8910" w:author="Claire S" w:date="2026-07-23T13:59:00Z" w16du:dateUtc="2026-07-23T12:59:00Z">
        <w:r w:rsidR="005028EE">
          <w:rPr>
            <w:rFonts w:ascii="Cambria" w:hAnsi="Cambria"/>
            <w:sz w:val="28"/>
            <w:szCs w:val="28"/>
          </w:rPr>
          <w:t>rippled</w:t>
        </w:r>
      </w:ins>
      <w:ins w:id="8911" w:author="Claire S" w:date="2026-07-22T15:32:00Z" w16du:dateUtc="2026-07-22T14:32:00Z">
        <w:r w:rsidR="00535F05">
          <w:rPr>
            <w:rFonts w:ascii="Cambria" w:hAnsi="Cambria"/>
            <w:sz w:val="28"/>
            <w:szCs w:val="28"/>
          </w:rPr>
          <w:t xml:space="preserve"> </w:t>
        </w:r>
      </w:ins>
      <w:ins w:id="8912" w:author="Claire S" w:date="2026-07-27T16:28:00Z" w16du:dateUtc="2026-07-27T15:28:00Z">
        <w:r w:rsidR="00FF247D">
          <w:rPr>
            <w:rFonts w:ascii="Cambria" w:hAnsi="Cambria"/>
            <w:sz w:val="28"/>
            <w:szCs w:val="28"/>
          </w:rPr>
          <w:t xml:space="preserve">through </w:t>
        </w:r>
      </w:ins>
      <w:ins w:id="8913" w:author="Claire S" w:date="2026-07-22T15:32:00Z" w16du:dateUtc="2026-07-22T14:32:00Z">
        <w:r w:rsidR="00535F05">
          <w:rPr>
            <w:rFonts w:ascii="Cambria" w:hAnsi="Cambria"/>
            <w:sz w:val="28"/>
            <w:szCs w:val="28"/>
          </w:rPr>
          <w:t xml:space="preserve">the </w:t>
        </w:r>
      </w:ins>
      <w:ins w:id="8914" w:author="Claire S" w:date="2026-07-27T16:28:00Z" w16du:dateUtc="2026-07-27T15:28:00Z">
        <w:r w:rsidR="00FF247D">
          <w:rPr>
            <w:rFonts w:ascii="Cambria" w:hAnsi="Cambria"/>
            <w:sz w:val="28"/>
            <w:szCs w:val="28"/>
          </w:rPr>
          <w:t>crowd</w:t>
        </w:r>
      </w:ins>
      <w:ins w:id="8915" w:author="Claire S" w:date="2026-07-22T15:27:00Z" w16du:dateUtc="2026-07-22T14:27:00Z">
        <w:r w:rsidR="00E80588">
          <w:rPr>
            <w:rFonts w:ascii="Cambria" w:hAnsi="Cambria"/>
            <w:sz w:val="28"/>
            <w:szCs w:val="28"/>
          </w:rPr>
          <w:t xml:space="preserve"> as </w:t>
        </w:r>
      </w:ins>
      <w:del w:id="8916" w:author="Claire S" w:date="2026-07-22T15:27:00Z" w16du:dateUtc="2026-07-22T14:27:00Z">
        <w:r w:rsidR="00C56FB9" w:rsidDel="00E80588">
          <w:rPr>
            <w:rFonts w:ascii="Cambria" w:hAnsi="Cambria"/>
            <w:sz w:val="28"/>
            <w:szCs w:val="28"/>
          </w:rPr>
          <w:delText>,</w:delText>
        </w:r>
        <w:r w:rsidDel="00E80588">
          <w:rPr>
            <w:rFonts w:ascii="Cambria" w:hAnsi="Cambria"/>
            <w:sz w:val="28"/>
            <w:szCs w:val="28"/>
          </w:rPr>
          <w:delText xml:space="preserve"> it was </w:delText>
        </w:r>
      </w:del>
      <w:r w:rsidR="00914436">
        <w:rPr>
          <w:rFonts w:ascii="Cambria" w:hAnsi="Cambria"/>
          <w:sz w:val="28"/>
          <w:szCs w:val="28"/>
        </w:rPr>
        <w:t xml:space="preserve">the </w:t>
      </w:r>
      <w:r>
        <w:rPr>
          <w:rFonts w:ascii="Cambria" w:hAnsi="Cambria"/>
          <w:sz w:val="28"/>
          <w:szCs w:val="28"/>
        </w:rPr>
        <w:t>company</w:t>
      </w:r>
      <w:r w:rsidR="00914436">
        <w:rPr>
          <w:rFonts w:ascii="Cambria" w:hAnsi="Cambria"/>
          <w:sz w:val="28"/>
          <w:szCs w:val="28"/>
        </w:rPr>
        <w:t>’s</w:t>
      </w:r>
      <w:r>
        <w:rPr>
          <w:rFonts w:ascii="Cambria" w:hAnsi="Cambria"/>
          <w:sz w:val="28"/>
          <w:szCs w:val="28"/>
        </w:rPr>
        <w:t xml:space="preserve"> </w:t>
      </w:r>
      <w:r w:rsidR="002843E2">
        <w:rPr>
          <w:rFonts w:ascii="Cambria" w:hAnsi="Cambria"/>
          <w:sz w:val="28"/>
          <w:szCs w:val="28"/>
        </w:rPr>
        <w:t>C</w:t>
      </w:r>
      <w:r w:rsidR="00C56FB9">
        <w:rPr>
          <w:rFonts w:ascii="Cambria" w:hAnsi="Cambria"/>
          <w:sz w:val="28"/>
          <w:szCs w:val="28"/>
        </w:rPr>
        <w:t xml:space="preserve">hief Operating Officer </w:t>
      </w:r>
      <w:r w:rsidR="002843E2" w:rsidRPr="00D607A0">
        <w:rPr>
          <w:rFonts w:ascii="Cambria" w:hAnsi="Cambria"/>
          <w:color w:val="000000" w:themeColor="text1"/>
          <w:sz w:val="28"/>
          <w:szCs w:val="28"/>
        </w:rPr>
        <w:t>Miles Langley</w:t>
      </w:r>
      <w:del w:id="8917" w:author="Claire S" w:date="2026-07-22T15:27:00Z" w16du:dateUtc="2026-07-22T14:27:00Z">
        <w:r w:rsidR="002843E2" w:rsidRPr="00D607A0" w:rsidDel="00E80588">
          <w:rPr>
            <w:rFonts w:ascii="Cambria" w:hAnsi="Cambria"/>
            <w:color w:val="000000" w:themeColor="text1"/>
            <w:sz w:val="28"/>
            <w:szCs w:val="28"/>
          </w:rPr>
          <w:delText xml:space="preserve"> </w:delText>
        </w:r>
        <w:r w:rsidDel="00E80588">
          <w:rPr>
            <w:rFonts w:ascii="Cambria" w:hAnsi="Cambria"/>
            <w:color w:val="000000" w:themeColor="text1"/>
            <w:sz w:val="28"/>
            <w:szCs w:val="28"/>
          </w:rPr>
          <w:delText>who</w:delText>
        </w:r>
      </w:del>
      <w:r>
        <w:rPr>
          <w:rFonts w:ascii="Cambria" w:hAnsi="Cambria"/>
          <w:color w:val="000000" w:themeColor="text1"/>
          <w:sz w:val="28"/>
          <w:szCs w:val="28"/>
        </w:rPr>
        <w:t xml:space="preserve"> </w:t>
      </w:r>
      <w:del w:id="8918" w:author="Claire S" w:date="2026-07-27T16:28:00Z" w16du:dateUtc="2026-07-27T15:28:00Z">
        <w:r w:rsidDel="00FF247D">
          <w:rPr>
            <w:rFonts w:ascii="Cambria" w:hAnsi="Cambria"/>
            <w:color w:val="000000" w:themeColor="text1"/>
            <w:sz w:val="28"/>
            <w:szCs w:val="28"/>
          </w:rPr>
          <w:delText xml:space="preserve">arrived to </w:delText>
        </w:r>
        <w:r w:rsidR="00C56FB9" w:rsidDel="00FF247D">
          <w:rPr>
            <w:rFonts w:ascii="Cambria" w:hAnsi="Cambria"/>
            <w:color w:val="000000" w:themeColor="text1"/>
            <w:sz w:val="28"/>
            <w:szCs w:val="28"/>
          </w:rPr>
          <w:delText>take</w:delText>
        </w:r>
        <w:r w:rsidDel="00FF247D">
          <w:rPr>
            <w:rFonts w:ascii="Cambria" w:hAnsi="Cambria"/>
            <w:color w:val="000000" w:themeColor="text1"/>
            <w:sz w:val="28"/>
            <w:szCs w:val="28"/>
          </w:rPr>
          <w:delText xml:space="preserve"> the meeting</w:delText>
        </w:r>
      </w:del>
      <w:ins w:id="8919" w:author="Claire S" w:date="2026-07-27T16:28:00Z" w16du:dateUtc="2026-07-27T15:28:00Z">
        <w:r w:rsidR="00FF247D">
          <w:rPr>
            <w:rFonts w:ascii="Cambria" w:hAnsi="Cambria"/>
            <w:color w:val="000000" w:themeColor="text1"/>
            <w:sz w:val="28"/>
            <w:szCs w:val="28"/>
          </w:rPr>
          <w:t>walked in</w:t>
        </w:r>
      </w:ins>
      <w:r>
        <w:rPr>
          <w:rFonts w:ascii="Cambria" w:hAnsi="Cambria"/>
          <w:color w:val="000000" w:themeColor="text1"/>
          <w:sz w:val="28"/>
          <w:szCs w:val="28"/>
        </w:rPr>
        <w:t xml:space="preserve">.  </w:t>
      </w:r>
      <w:r w:rsidR="00BB7DD0">
        <w:rPr>
          <w:rFonts w:ascii="Cambria" w:hAnsi="Cambria"/>
          <w:color w:val="000000" w:themeColor="text1"/>
          <w:sz w:val="28"/>
          <w:szCs w:val="28"/>
        </w:rPr>
        <w:t>R</w:t>
      </w:r>
      <w:r>
        <w:rPr>
          <w:rFonts w:ascii="Cambria" w:hAnsi="Cambria"/>
          <w:color w:val="000000" w:themeColor="text1"/>
          <w:sz w:val="28"/>
          <w:szCs w:val="28"/>
        </w:rPr>
        <w:t xml:space="preserve">arely seen </w:t>
      </w:r>
      <w:r w:rsidR="007D66DD">
        <w:rPr>
          <w:rFonts w:ascii="Cambria" w:hAnsi="Cambria"/>
          <w:color w:val="000000" w:themeColor="text1"/>
          <w:sz w:val="28"/>
          <w:szCs w:val="28"/>
        </w:rPr>
        <w:t>on the editorial</w:t>
      </w:r>
      <w:r>
        <w:rPr>
          <w:rFonts w:ascii="Cambria" w:hAnsi="Cambria"/>
          <w:color w:val="000000" w:themeColor="text1"/>
          <w:sz w:val="28"/>
          <w:szCs w:val="28"/>
        </w:rPr>
        <w:t xml:space="preserve"> </w:t>
      </w:r>
      <w:r w:rsidR="007D66DD">
        <w:rPr>
          <w:rFonts w:ascii="Cambria" w:hAnsi="Cambria"/>
          <w:color w:val="000000" w:themeColor="text1"/>
          <w:sz w:val="28"/>
          <w:szCs w:val="28"/>
        </w:rPr>
        <w:t>floor,</w:t>
      </w:r>
      <w:r>
        <w:rPr>
          <w:rFonts w:ascii="Cambria" w:hAnsi="Cambria"/>
          <w:color w:val="000000" w:themeColor="text1"/>
          <w:sz w:val="28"/>
          <w:szCs w:val="28"/>
        </w:rPr>
        <w:t xml:space="preserve"> </w:t>
      </w:r>
      <w:r w:rsidR="00934DEC">
        <w:rPr>
          <w:rFonts w:ascii="Cambria" w:hAnsi="Cambria"/>
          <w:sz w:val="28"/>
          <w:szCs w:val="28"/>
        </w:rPr>
        <w:t>Miles</w:t>
      </w:r>
      <w:r w:rsidR="002723C1">
        <w:rPr>
          <w:rFonts w:ascii="Cambria" w:hAnsi="Cambria"/>
          <w:sz w:val="28"/>
          <w:szCs w:val="28"/>
        </w:rPr>
        <w:t xml:space="preserve"> </w:t>
      </w:r>
      <w:del w:id="8920" w:author="Daisy Watt" w:date="2026-06-22T09:25:00Z" w16du:dateUtc="2026-06-22T07:25:00Z">
        <w:r w:rsidR="002723C1">
          <w:rPr>
            <w:rFonts w:ascii="Cambria" w:hAnsi="Cambria"/>
            <w:sz w:val="28"/>
            <w:szCs w:val="28"/>
          </w:rPr>
          <w:delText>hardly swept</w:delText>
        </w:r>
      </w:del>
      <w:ins w:id="8921" w:author="Daisy Watt" w:date="2026-06-22T09:25:00Z" w16du:dateUtc="2026-06-22T07:25:00Z">
        <w:r w:rsidR="00792B61">
          <w:rPr>
            <w:rFonts w:ascii="Cambria" w:hAnsi="Cambria"/>
            <w:sz w:val="28"/>
            <w:szCs w:val="28"/>
          </w:rPr>
          <w:t xml:space="preserve">didn’t </w:t>
        </w:r>
      </w:ins>
      <w:ins w:id="8922" w:author="Daisy Watt" w:date="2026-06-22T09:26:00Z" w16du:dateUtc="2026-06-22T07:26:00Z">
        <w:r w:rsidR="00792B61">
          <w:rPr>
            <w:rFonts w:ascii="Cambria" w:hAnsi="Cambria"/>
            <w:sz w:val="28"/>
            <w:szCs w:val="28"/>
          </w:rPr>
          <w:t>sweep</w:t>
        </w:r>
      </w:ins>
      <w:r w:rsidR="002723C1">
        <w:rPr>
          <w:rFonts w:ascii="Cambria" w:hAnsi="Cambria"/>
          <w:sz w:val="28"/>
          <w:szCs w:val="28"/>
        </w:rPr>
        <w:t xml:space="preserve"> into the room</w:t>
      </w:r>
      <w:r w:rsidR="003E69D1">
        <w:rPr>
          <w:rFonts w:ascii="Cambria" w:hAnsi="Cambria"/>
          <w:sz w:val="28"/>
          <w:szCs w:val="28"/>
        </w:rPr>
        <w:t>,</w:t>
      </w:r>
      <w:r w:rsidR="002723C1">
        <w:rPr>
          <w:rFonts w:ascii="Cambria" w:hAnsi="Cambria"/>
          <w:sz w:val="28"/>
          <w:szCs w:val="28"/>
        </w:rPr>
        <w:t xml:space="preserve"> but </w:t>
      </w:r>
      <w:r w:rsidR="00EA5755">
        <w:rPr>
          <w:rFonts w:ascii="Cambria" w:hAnsi="Cambria"/>
          <w:sz w:val="28"/>
          <w:szCs w:val="28"/>
        </w:rPr>
        <w:t>sort of clip-clopped in</w:t>
      </w:r>
      <w:r w:rsidR="00456929">
        <w:rPr>
          <w:rFonts w:ascii="Cambria" w:hAnsi="Cambria"/>
          <w:sz w:val="28"/>
          <w:szCs w:val="28"/>
        </w:rPr>
        <w:t xml:space="preserve"> on bandy legs</w:t>
      </w:r>
      <w:del w:id="8923" w:author="Claire S" w:date="2026-05-27T14:17:00Z" w16du:dateUtc="2026-05-27T13:17:00Z">
        <w:r w:rsidR="00456929" w:rsidDel="00A66A7F">
          <w:rPr>
            <w:rFonts w:ascii="Cambria" w:hAnsi="Cambria"/>
            <w:sz w:val="28"/>
            <w:szCs w:val="28"/>
          </w:rPr>
          <w:delText xml:space="preserve">, </w:delText>
        </w:r>
      </w:del>
      <w:ins w:id="8924" w:author="Claire S" w:date="2026-05-27T14:17:00Z" w16du:dateUtc="2026-05-27T13:17:00Z">
        <w:r w:rsidR="006A593C">
          <w:rPr>
            <w:rFonts w:ascii="Cambria" w:hAnsi="Cambria"/>
            <w:sz w:val="28"/>
            <w:szCs w:val="28"/>
          </w:rPr>
          <w:t xml:space="preserve">: </w:t>
        </w:r>
      </w:ins>
      <w:r w:rsidR="002843E2">
        <w:rPr>
          <w:rFonts w:ascii="Cambria" w:hAnsi="Cambria"/>
          <w:sz w:val="28"/>
          <w:szCs w:val="28"/>
        </w:rPr>
        <w:t xml:space="preserve">a weedy-looking man </w:t>
      </w:r>
      <w:del w:id="8925" w:author="Claire S" w:date="2026-05-27T14:16:00Z" w16du:dateUtc="2026-05-27T13:16:00Z">
        <w:r w:rsidR="002843E2" w:rsidDel="00950417">
          <w:rPr>
            <w:rFonts w:ascii="Cambria" w:hAnsi="Cambria"/>
            <w:sz w:val="28"/>
            <w:szCs w:val="28"/>
          </w:rPr>
          <w:delText xml:space="preserve">with </w:delText>
        </w:r>
      </w:del>
      <w:ins w:id="8926" w:author="Claire S" w:date="2026-05-27T14:17:00Z" w16du:dateUtc="2026-05-27T13:17:00Z">
        <w:r w:rsidR="006A593C">
          <w:rPr>
            <w:rFonts w:ascii="Cambria" w:hAnsi="Cambria"/>
            <w:sz w:val="28"/>
            <w:szCs w:val="28"/>
          </w:rPr>
          <w:t xml:space="preserve">with </w:t>
        </w:r>
      </w:ins>
      <w:del w:id="8927" w:author="Claire S" w:date="2026-05-27T14:17:00Z" w16du:dateUtc="2026-05-27T13:17:00Z">
        <w:r w:rsidR="00C56FB9" w:rsidDel="006A593C">
          <w:rPr>
            <w:rFonts w:ascii="Cambria" w:hAnsi="Cambria"/>
            <w:sz w:val="28"/>
            <w:szCs w:val="28"/>
          </w:rPr>
          <w:delText xml:space="preserve">thinning hair and </w:delText>
        </w:r>
      </w:del>
      <w:r w:rsidR="0047136E">
        <w:rPr>
          <w:rFonts w:ascii="Cambria" w:hAnsi="Cambria"/>
          <w:sz w:val="28"/>
          <w:szCs w:val="28"/>
        </w:rPr>
        <w:t>not much chin</w:t>
      </w:r>
      <w:r w:rsidR="002709BC">
        <w:rPr>
          <w:rFonts w:ascii="Cambria" w:hAnsi="Cambria"/>
          <w:sz w:val="28"/>
          <w:szCs w:val="28"/>
        </w:rPr>
        <w:t>:</w:t>
      </w:r>
      <w:r w:rsidR="00D53824">
        <w:rPr>
          <w:rFonts w:ascii="Cambria" w:hAnsi="Cambria"/>
          <w:color w:val="000000" w:themeColor="text1"/>
          <w:sz w:val="28"/>
          <w:szCs w:val="28"/>
        </w:rPr>
        <w:t xml:space="preserve"> </w:t>
      </w:r>
      <w:r w:rsidR="00D53824">
        <w:rPr>
          <w:rFonts w:ascii="Cambria" w:hAnsi="Cambria"/>
          <w:sz w:val="28"/>
          <w:szCs w:val="28"/>
        </w:rPr>
        <w:t xml:space="preserve">the Langley who’d inherited none of his mother, the first Mrs Langley’s looks, nor any of his dad George’s bullish vitality.  </w:t>
      </w:r>
      <w:r w:rsidR="00456929">
        <w:rPr>
          <w:rFonts w:ascii="Cambria" w:hAnsi="Cambria"/>
          <w:sz w:val="28"/>
          <w:szCs w:val="28"/>
        </w:rPr>
        <w:t xml:space="preserve">What he </w:t>
      </w:r>
      <w:del w:id="8928" w:author="Daisy Watt" w:date="2026-06-22T09:26:00Z" w16du:dateUtc="2026-06-22T07:26:00Z">
        <w:r w:rsidR="00456929">
          <w:rPr>
            <w:rFonts w:ascii="Cambria" w:hAnsi="Cambria"/>
            <w:sz w:val="28"/>
            <w:szCs w:val="28"/>
          </w:rPr>
          <w:delText>lost</w:delText>
        </w:r>
      </w:del>
      <w:ins w:id="8929" w:author="Daisy Watt" w:date="2026-06-22T09:26:00Z" w16du:dateUtc="2026-06-22T07:26:00Z">
        <w:r w:rsidR="008E1280">
          <w:rPr>
            <w:rFonts w:ascii="Cambria" w:hAnsi="Cambria"/>
            <w:sz w:val="28"/>
            <w:szCs w:val="28"/>
          </w:rPr>
          <w:t>lacked</w:t>
        </w:r>
      </w:ins>
      <w:r w:rsidR="00456929">
        <w:rPr>
          <w:rFonts w:ascii="Cambria" w:hAnsi="Cambria"/>
          <w:sz w:val="28"/>
          <w:szCs w:val="28"/>
        </w:rPr>
        <w:t xml:space="preserve"> in physical stature, though, </w:t>
      </w:r>
      <w:r w:rsidR="002709BC">
        <w:rPr>
          <w:rFonts w:ascii="Cambria" w:hAnsi="Cambria"/>
          <w:sz w:val="28"/>
          <w:szCs w:val="28"/>
        </w:rPr>
        <w:t xml:space="preserve">Miles </w:t>
      </w:r>
      <w:r w:rsidR="005B73F1">
        <w:rPr>
          <w:rFonts w:ascii="Cambria" w:hAnsi="Cambria"/>
          <w:sz w:val="28"/>
          <w:szCs w:val="28"/>
        </w:rPr>
        <w:t>made up for</w:t>
      </w:r>
      <w:r w:rsidR="0047136E">
        <w:rPr>
          <w:rFonts w:ascii="Cambria" w:hAnsi="Cambria"/>
          <w:sz w:val="28"/>
          <w:szCs w:val="28"/>
        </w:rPr>
        <w:t xml:space="preserve"> </w:t>
      </w:r>
      <w:r w:rsidR="00456929">
        <w:rPr>
          <w:rFonts w:ascii="Cambria" w:hAnsi="Cambria"/>
          <w:sz w:val="28"/>
          <w:szCs w:val="28"/>
        </w:rPr>
        <w:t>by being ultra</w:t>
      </w:r>
      <w:r w:rsidR="00244021">
        <w:rPr>
          <w:rFonts w:ascii="Cambria" w:hAnsi="Cambria"/>
          <w:sz w:val="28"/>
          <w:szCs w:val="28"/>
        </w:rPr>
        <w:t>-</w:t>
      </w:r>
      <w:r w:rsidR="005B73F1">
        <w:rPr>
          <w:rFonts w:ascii="Cambria" w:hAnsi="Cambria"/>
          <w:sz w:val="28"/>
          <w:szCs w:val="28"/>
        </w:rPr>
        <w:t>slimy.</w:t>
      </w:r>
    </w:p>
    <w:p w14:paraId="01533C39" w14:textId="19717D5E" w:rsidR="00C818AC" w:rsidRDefault="00C818AC" w:rsidP="005D6DEB">
      <w:pPr>
        <w:spacing w:line="360" w:lineRule="auto"/>
        <w:contextualSpacing/>
        <w:rPr>
          <w:ins w:id="8930" w:author="Claire S" w:date="2026-07-22T15:28:00Z" w16du:dateUtc="2026-07-22T14:28:00Z"/>
          <w:rFonts w:ascii="Cambria" w:hAnsi="Cambria"/>
          <w:sz w:val="28"/>
          <w:szCs w:val="28"/>
        </w:rPr>
      </w:pPr>
      <w:ins w:id="8931" w:author="Claire S" w:date="2026-07-22T15:28:00Z" w16du:dateUtc="2026-07-22T14:28:00Z">
        <w:r>
          <w:rPr>
            <w:rFonts w:ascii="Cambria" w:hAnsi="Cambria"/>
            <w:sz w:val="28"/>
            <w:szCs w:val="28"/>
          </w:rPr>
          <w:tab/>
          <w:t>‘</w:t>
        </w:r>
      </w:ins>
      <w:ins w:id="8932" w:author="Claire S" w:date="2026-07-22T15:29:00Z" w16du:dateUtc="2026-07-22T14:29:00Z">
        <w:r>
          <w:rPr>
            <w:rFonts w:ascii="Cambria" w:hAnsi="Cambria"/>
            <w:sz w:val="28"/>
            <w:szCs w:val="28"/>
          </w:rPr>
          <w:t>I thought</w:t>
        </w:r>
      </w:ins>
      <w:ins w:id="8933" w:author="Claire S" w:date="2026-07-22T15:28:00Z" w16du:dateUtc="2026-07-22T14:28:00Z">
        <w:r>
          <w:rPr>
            <w:rFonts w:ascii="Cambria" w:hAnsi="Cambria"/>
            <w:sz w:val="28"/>
            <w:szCs w:val="28"/>
          </w:rPr>
          <w:t xml:space="preserve"> Sebastian </w:t>
        </w:r>
      </w:ins>
      <w:ins w:id="8934" w:author="Claire S" w:date="2026-07-22T15:29:00Z" w16du:dateUtc="2026-07-22T14:29:00Z">
        <w:r>
          <w:rPr>
            <w:rFonts w:ascii="Cambria" w:hAnsi="Cambria"/>
            <w:sz w:val="28"/>
            <w:szCs w:val="28"/>
          </w:rPr>
          <w:t xml:space="preserve">was </w:t>
        </w:r>
      </w:ins>
      <w:ins w:id="8935" w:author="Claire S" w:date="2026-07-22T15:28:00Z" w16du:dateUtc="2026-07-22T14:28:00Z">
        <w:r>
          <w:rPr>
            <w:rFonts w:ascii="Cambria" w:hAnsi="Cambria"/>
            <w:sz w:val="28"/>
            <w:szCs w:val="28"/>
          </w:rPr>
          <w:t>coming</w:t>
        </w:r>
      </w:ins>
      <w:ins w:id="8936" w:author="Claire S" w:date="2026-07-22T15:29:00Z" w16du:dateUtc="2026-07-22T14:29:00Z">
        <w:r>
          <w:rPr>
            <w:rFonts w:ascii="Cambria" w:hAnsi="Cambria"/>
            <w:sz w:val="28"/>
            <w:szCs w:val="28"/>
          </w:rPr>
          <w:t>,</w:t>
        </w:r>
      </w:ins>
      <w:ins w:id="8937" w:author="Claire S" w:date="2026-07-22T15:28:00Z" w16du:dateUtc="2026-07-22T14:28:00Z">
        <w:r>
          <w:rPr>
            <w:rFonts w:ascii="Cambria" w:hAnsi="Cambria"/>
            <w:sz w:val="28"/>
            <w:szCs w:val="28"/>
          </w:rPr>
          <w:t xml:space="preserve">’ </w:t>
        </w:r>
      </w:ins>
      <w:ins w:id="8938" w:author="Claire S" w:date="2026-07-22T15:32:00Z" w16du:dateUtc="2026-07-22T14:32:00Z">
        <w:r w:rsidR="005D6DEB">
          <w:rPr>
            <w:rFonts w:ascii="Cambria" w:hAnsi="Cambria"/>
            <w:sz w:val="28"/>
            <w:szCs w:val="28"/>
          </w:rPr>
          <w:t>som</w:t>
        </w:r>
      </w:ins>
      <w:ins w:id="8939" w:author="Claire S" w:date="2026-07-22T15:33:00Z" w16du:dateUtc="2026-07-22T14:33:00Z">
        <w:r w:rsidR="005D6DEB">
          <w:rPr>
            <w:rFonts w:ascii="Cambria" w:hAnsi="Cambria"/>
            <w:sz w:val="28"/>
            <w:szCs w:val="28"/>
          </w:rPr>
          <w:t>eone</w:t>
        </w:r>
      </w:ins>
      <w:ins w:id="8940" w:author="Claire S" w:date="2026-07-22T15:29:00Z" w16du:dateUtc="2026-07-22T14:29:00Z">
        <w:r>
          <w:rPr>
            <w:rFonts w:ascii="Cambria" w:hAnsi="Cambria"/>
            <w:sz w:val="28"/>
            <w:szCs w:val="28"/>
          </w:rPr>
          <w:t xml:space="preserve"> </w:t>
        </w:r>
      </w:ins>
      <w:ins w:id="8941" w:author="Claire S" w:date="2026-07-22T15:32:00Z" w16du:dateUtc="2026-07-22T14:32:00Z">
        <w:r w:rsidR="00535F05">
          <w:rPr>
            <w:rFonts w:ascii="Cambria" w:hAnsi="Cambria"/>
            <w:sz w:val="28"/>
            <w:szCs w:val="28"/>
          </w:rPr>
          <w:t>murmure</w:t>
        </w:r>
      </w:ins>
      <w:ins w:id="8942" w:author="Claire S" w:date="2026-07-22T15:29:00Z" w16du:dateUtc="2026-07-22T14:29:00Z">
        <w:r>
          <w:rPr>
            <w:rFonts w:ascii="Cambria" w:hAnsi="Cambria"/>
            <w:sz w:val="28"/>
            <w:szCs w:val="28"/>
          </w:rPr>
          <w:t>d. ‘But he’s still abroad.’</w:t>
        </w:r>
      </w:ins>
      <w:ins w:id="8943" w:author="Claire S" w:date="2026-07-22T15:33:00Z" w16du:dateUtc="2026-07-22T14:33:00Z">
        <w:r w:rsidR="005D6DEB">
          <w:rPr>
            <w:rFonts w:ascii="Cambria" w:hAnsi="Cambria"/>
            <w:sz w:val="28"/>
            <w:szCs w:val="28"/>
          </w:rPr>
          <w:t xml:space="preserve"> </w:t>
        </w:r>
      </w:ins>
      <w:ins w:id="8944" w:author="Claire S" w:date="2026-07-22T15:35:00Z" w16du:dateUtc="2026-07-22T14:35:00Z">
        <w:r w:rsidR="007B3A70">
          <w:rPr>
            <w:rFonts w:ascii="Cambria" w:hAnsi="Cambria"/>
            <w:sz w:val="28"/>
            <w:szCs w:val="28"/>
          </w:rPr>
          <w:t xml:space="preserve">Along with Bella, </w:t>
        </w:r>
      </w:ins>
      <w:ins w:id="8945" w:author="Claire S" w:date="2026-07-22T15:28:00Z" w16du:dateUtc="2026-07-22T14:28:00Z">
        <w:r>
          <w:rPr>
            <w:rFonts w:ascii="Cambria" w:hAnsi="Cambria"/>
            <w:sz w:val="28"/>
            <w:szCs w:val="28"/>
          </w:rPr>
          <w:t xml:space="preserve">Sebastian Langley was one of the two Langley siblings Clara </w:t>
        </w:r>
      </w:ins>
      <w:ins w:id="8946" w:author="Claire S" w:date="2026-07-27T16:28:00Z" w16du:dateUtc="2026-07-27T15:28:00Z">
        <w:r w:rsidR="00FF247D">
          <w:rPr>
            <w:rFonts w:ascii="Cambria" w:hAnsi="Cambria"/>
            <w:sz w:val="28"/>
            <w:szCs w:val="28"/>
          </w:rPr>
          <w:t xml:space="preserve">had never </w:t>
        </w:r>
      </w:ins>
      <w:ins w:id="8947" w:author="Claire S" w:date="2026-07-27T16:29:00Z" w16du:dateUtc="2026-07-27T15:29:00Z">
        <w:r w:rsidR="00FF247D">
          <w:rPr>
            <w:rFonts w:ascii="Cambria" w:hAnsi="Cambria"/>
            <w:sz w:val="28"/>
            <w:szCs w:val="28"/>
          </w:rPr>
          <w:t>spotted</w:t>
        </w:r>
      </w:ins>
      <w:ins w:id="8948" w:author="Claire S" w:date="2026-07-27T16:28:00Z" w16du:dateUtc="2026-07-27T15:28:00Z">
        <w:r w:rsidR="00FF247D">
          <w:rPr>
            <w:rFonts w:ascii="Cambria" w:hAnsi="Cambria"/>
            <w:sz w:val="28"/>
            <w:szCs w:val="28"/>
          </w:rPr>
          <w:t xml:space="preserve"> in the o</w:t>
        </w:r>
      </w:ins>
      <w:ins w:id="8949" w:author="Claire S" w:date="2026-07-27T16:29:00Z" w16du:dateUtc="2026-07-27T15:29:00Z">
        <w:r w:rsidR="00FF247D">
          <w:rPr>
            <w:rFonts w:ascii="Cambria" w:hAnsi="Cambria"/>
            <w:sz w:val="28"/>
            <w:szCs w:val="28"/>
          </w:rPr>
          <w:t>ffices. S</w:t>
        </w:r>
      </w:ins>
      <w:ins w:id="8950" w:author="Claire S" w:date="2026-07-22T15:33:00Z" w16du:dateUtc="2026-07-22T14:33:00Z">
        <w:r w:rsidR="005D6DEB">
          <w:rPr>
            <w:rFonts w:ascii="Cambria" w:hAnsi="Cambria"/>
            <w:sz w:val="28"/>
            <w:szCs w:val="28"/>
          </w:rPr>
          <w:t>he’d only</w:t>
        </w:r>
      </w:ins>
      <w:ins w:id="8951" w:author="Claire S" w:date="2026-07-22T15:28:00Z" w16du:dateUtc="2026-07-22T14:28:00Z">
        <w:r>
          <w:rPr>
            <w:rFonts w:ascii="Cambria" w:hAnsi="Cambria"/>
            <w:sz w:val="28"/>
            <w:szCs w:val="28"/>
          </w:rPr>
          <w:t xml:space="preserve"> </w:t>
        </w:r>
      </w:ins>
      <w:ins w:id="8952" w:author="Claire S" w:date="2026-07-27T16:29:00Z" w16du:dateUtc="2026-07-27T15:29:00Z">
        <w:r w:rsidR="00FF247D">
          <w:rPr>
            <w:rFonts w:ascii="Cambria" w:hAnsi="Cambria"/>
            <w:sz w:val="28"/>
            <w:szCs w:val="28"/>
          </w:rPr>
          <w:t xml:space="preserve">ever </w:t>
        </w:r>
      </w:ins>
      <w:ins w:id="8953" w:author="Claire S" w:date="2026-07-22T15:28:00Z" w16du:dateUtc="2026-07-22T14:28:00Z">
        <w:r>
          <w:rPr>
            <w:rFonts w:ascii="Cambria" w:hAnsi="Cambria"/>
            <w:sz w:val="28"/>
            <w:szCs w:val="28"/>
          </w:rPr>
          <w:t xml:space="preserve">seen </w:t>
        </w:r>
      </w:ins>
      <w:ins w:id="8954" w:author="Claire S" w:date="2026-07-22T15:35:00Z" w16du:dateUtc="2026-07-22T14:35:00Z">
        <w:r w:rsidR="007B3A70">
          <w:rPr>
            <w:rFonts w:ascii="Cambria" w:hAnsi="Cambria"/>
            <w:sz w:val="28"/>
            <w:szCs w:val="28"/>
          </w:rPr>
          <w:t xml:space="preserve">them </w:t>
        </w:r>
      </w:ins>
      <w:ins w:id="8955" w:author="Claire S" w:date="2026-07-22T15:28:00Z" w16du:dateUtc="2026-07-22T14:28:00Z">
        <w:r>
          <w:rPr>
            <w:rFonts w:ascii="Cambria" w:hAnsi="Cambria"/>
            <w:sz w:val="28"/>
            <w:szCs w:val="28"/>
          </w:rPr>
          <w:t xml:space="preserve">in pictures or, </w:t>
        </w:r>
      </w:ins>
      <w:ins w:id="8956" w:author="Claire S" w:date="2026-07-27T16:29:00Z" w16du:dateUtc="2026-07-27T15:29:00Z">
        <w:r w:rsidR="00FF247D">
          <w:rPr>
            <w:rFonts w:ascii="Cambria" w:hAnsi="Cambria"/>
            <w:sz w:val="28"/>
            <w:szCs w:val="28"/>
          </w:rPr>
          <w:t>usual</w:t>
        </w:r>
      </w:ins>
      <w:ins w:id="8957" w:author="Claire S" w:date="2026-07-22T15:36:00Z" w16du:dateUtc="2026-07-22T14:36:00Z">
        <w:r w:rsidR="006C40EB">
          <w:rPr>
            <w:rFonts w:ascii="Cambria" w:hAnsi="Cambria"/>
            <w:sz w:val="28"/>
            <w:szCs w:val="28"/>
          </w:rPr>
          <w:t>ly</w:t>
        </w:r>
      </w:ins>
      <w:ins w:id="8958" w:author="Claire S" w:date="2026-07-22T15:35:00Z" w16du:dateUtc="2026-07-22T14:35:00Z">
        <w:r w:rsidR="006C40EB">
          <w:rPr>
            <w:rFonts w:ascii="Cambria" w:hAnsi="Cambria"/>
            <w:sz w:val="28"/>
            <w:szCs w:val="28"/>
          </w:rPr>
          <w:t xml:space="preserve"> </w:t>
        </w:r>
      </w:ins>
      <w:ins w:id="8959" w:author="Claire S" w:date="2026-07-22T15:28:00Z" w16du:dateUtc="2026-07-22T14:28:00Z">
        <w:r>
          <w:rPr>
            <w:rFonts w:ascii="Cambria" w:hAnsi="Cambria"/>
            <w:sz w:val="28"/>
            <w:szCs w:val="28"/>
          </w:rPr>
          <w:t>in Sebastian’s case, celebrity</w:t>
        </w:r>
      </w:ins>
      <w:ins w:id="8960" w:author="Claire S" w:date="2026-07-22T17:53:00Z" w16du:dateUtc="2026-07-22T16:53:00Z">
        <w:r w:rsidR="00250A94">
          <w:rPr>
            <w:rFonts w:ascii="Cambria" w:hAnsi="Cambria"/>
            <w:sz w:val="28"/>
            <w:szCs w:val="28"/>
          </w:rPr>
          <w:t xml:space="preserve"> </w:t>
        </w:r>
      </w:ins>
      <w:ins w:id="8961" w:author="Claire S" w:date="2026-07-22T15:28:00Z" w16du:dateUtc="2026-07-22T14:28:00Z">
        <w:r>
          <w:rPr>
            <w:rFonts w:ascii="Cambria" w:hAnsi="Cambria"/>
            <w:sz w:val="28"/>
            <w:szCs w:val="28"/>
          </w:rPr>
          <w:t>Instagram feeds.</w:t>
        </w:r>
      </w:ins>
    </w:p>
    <w:p w14:paraId="57299C97" w14:textId="17A3039C" w:rsidR="00C818AC" w:rsidDel="00C818AC" w:rsidRDefault="00C818AC" w:rsidP="00E80588">
      <w:pPr>
        <w:spacing w:line="360" w:lineRule="auto"/>
        <w:contextualSpacing/>
        <w:rPr>
          <w:del w:id="8962" w:author="Claire S" w:date="2026-07-22T15:29:00Z" w16du:dateUtc="2026-07-22T14:29:00Z"/>
          <w:rFonts w:ascii="Cambria" w:hAnsi="Cambria"/>
          <w:sz w:val="28"/>
          <w:szCs w:val="28"/>
        </w:rPr>
      </w:pPr>
    </w:p>
    <w:p w14:paraId="25FC1091" w14:textId="79AB1DBC" w:rsidR="00D713F0" w:rsidRDefault="00B20C64" w:rsidP="00936ECE">
      <w:pPr>
        <w:spacing w:line="360" w:lineRule="auto"/>
        <w:contextualSpacing/>
        <w:rPr>
          <w:rFonts w:ascii="Cambria" w:hAnsi="Cambria"/>
          <w:sz w:val="28"/>
          <w:szCs w:val="28"/>
        </w:rPr>
      </w:pPr>
      <w:r>
        <w:rPr>
          <w:rFonts w:ascii="Cambria" w:hAnsi="Cambria"/>
          <w:sz w:val="28"/>
          <w:szCs w:val="28"/>
        </w:rPr>
        <w:tab/>
        <w:t>‘Shame</w:t>
      </w:r>
      <w:del w:id="8963" w:author="Claire S" w:date="2026-07-22T15:29:00Z" w16du:dateUtc="2026-07-22T14:29:00Z">
        <w:r w:rsidDel="00C818AC">
          <w:rPr>
            <w:rFonts w:ascii="Cambria" w:hAnsi="Cambria"/>
            <w:sz w:val="28"/>
            <w:szCs w:val="28"/>
          </w:rPr>
          <w:delText xml:space="preserve"> </w:delText>
        </w:r>
        <w:commentRangeStart w:id="8964"/>
        <w:r w:rsidDel="00C818AC">
          <w:rPr>
            <w:rFonts w:ascii="Cambria" w:hAnsi="Cambria"/>
            <w:sz w:val="28"/>
            <w:szCs w:val="28"/>
          </w:rPr>
          <w:delText>Seb</w:delText>
        </w:r>
      </w:del>
      <w:del w:id="8965" w:author="Claire S" w:date="2026-07-22T15:27:00Z" w16du:dateUtc="2026-07-22T14:27:00Z">
        <w:r w:rsidDel="003B255D">
          <w:rPr>
            <w:rFonts w:ascii="Cambria" w:hAnsi="Cambria"/>
            <w:sz w:val="28"/>
            <w:szCs w:val="28"/>
          </w:rPr>
          <w:delText>astian</w:delText>
        </w:r>
        <w:commentRangeEnd w:id="8964"/>
        <w:r w:rsidR="002A17CD" w:rsidDel="003B255D">
          <w:rPr>
            <w:rStyle w:val="CommentReference"/>
            <w:rFonts w:ascii="Cambria" w:hAnsi="Cambria"/>
            <w:sz w:val="28"/>
            <w:szCs w:val="28"/>
          </w:rPr>
          <w:commentReference w:id="8964"/>
        </w:r>
      </w:del>
      <w:del w:id="8966" w:author="Claire S" w:date="2026-07-22T15:29:00Z" w16du:dateUtc="2026-07-22T14:29:00Z">
        <w:r w:rsidR="008A3635" w:rsidDel="00C818AC">
          <w:rPr>
            <w:rFonts w:ascii="Cambria" w:hAnsi="Cambria"/>
            <w:sz w:val="28"/>
            <w:szCs w:val="28"/>
          </w:rPr>
          <w:delText xml:space="preserve"> Langley</w:delText>
        </w:r>
        <w:r w:rsidDel="00C818AC">
          <w:rPr>
            <w:rFonts w:ascii="Cambria" w:hAnsi="Cambria"/>
            <w:sz w:val="28"/>
            <w:szCs w:val="28"/>
          </w:rPr>
          <w:delText>’s not in charge today</w:delText>
        </w:r>
      </w:del>
      <w:r>
        <w:rPr>
          <w:rFonts w:ascii="Cambria" w:hAnsi="Cambria"/>
          <w:sz w:val="28"/>
          <w:szCs w:val="28"/>
        </w:rPr>
        <w:t xml:space="preserve">,’ </w:t>
      </w:r>
      <w:r w:rsidR="007851DD">
        <w:rPr>
          <w:rFonts w:ascii="Cambria" w:hAnsi="Cambria"/>
          <w:sz w:val="28"/>
          <w:szCs w:val="28"/>
        </w:rPr>
        <w:t>a</w:t>
      </w:r>
      <w:r>
        <w:rPr>
          <w:rFonts w:ascii="Cambria" w:hAnsi="Cambria"/>
          <w:sz w:val="28"/>
          <w:szCs w:val="28"/>
        </w:rPr>
        <w:t xml:space="preserve"> </w:t>
      </w:r>
      <w:r w:rsidR="00B86543">
        <w:rPr>
          <w:rFonts w:ascii="Cambria" w:hAnsi="Cambria"/>
          <w:sz w:val="28"/>
          <w:szCs w:val="28"/>
        </w:rPr>
        <w:t xml:space="preserve">young </w:t>
      </w:r>
      <w:r w:rsidR="005B73F1">
        <w:rPr>
          <w:rFonts w:ascii="Cambria" w:hAnsi="Cambria"/>
          <w:sz w:val="28"/>
          <w:szCs w:val="28"/>
        </w:rPr>
        <w:t xml:space="preserve">blonde </w:t>
      </w:r>
      <w:r w:rsidR="00B86543">
        <w:rPr>
          <w:rFonts w:ascii="Cambria" w:hAnsi="Cambria"/>
          <w:sz w:val="28"/>
          <w:szCs w:val="28"/>
        </w:rPr>
        <w:t>PR assistant</w:t>
      </w:r>
      <w:r w:rsidR="00AC1B23">
        <w:rPr>
          <w:rFonts w:ascii="Cambria" w:hAnsi="Cambria"/>
          <w:sz w:val="28"/>
          <w:szCs w:val="28"/>
        </w:rPr>
        <w:t xml:space="preserve"> murmured to her neighbour</w:t>
      </w:r>
      <w:del w:id="8967" w:author="Claire S" w:date="2026-07-22T13:51:00Z" w16du:dateUtc="2026-07-22T12:51:00Z">
        <w:r w:rsidR="00934DEC" w:rsidDel="00E36121">
          <w:rPr>
            <w:rFonts w:ascii="Cambria" w:hAnsi="Cambria"/>
            <w:sz w:val="28"/>
            <w:szCs w:val="28"/>
          </w:rPr>
          <w:delText>.  They were</w:delText>
        </w:r>
      </w:del>
      <w:ins w:id="8968" w:author="Claire S" w:date="2026-07-22T13:51:00Z" w16du:dateUtc="2026-07-22T12:51:00Z">
        <w:r w:rsidR="00E36121">
          <w:rPr>
            <w:rFonts w:ascii="Cambria" w:hAnsi="Cambria"/>
            <w:sz w:val="28"/>
            <w:szCs w:val="28"/>
          </w:rPr>
          <w:t>;</w:t>
        </w:r>
      </w:ins>
      <w:r w:rsidR="00934DEC">
        <w:rPr>
          <w:rFonts w:ascii="Cambria" w:hAnsi="Cambria"/>
          <w:sz w:val="28"/>
          <w:szCs w:val="28"/>
        </w:rPr>
        <w:t xml:space="preserve"> both</w:t>
      </w:r>
      <w:r w:rsidR="00AC1B23">
        <w:rPr>
          <w:rFonts w:ascii="Cambria" w:hAnsi="Cambria"/>
          <w:sz w:val="28"/>
          <w:szCs w:val="28"/>
        </w:rPr>
        <w:t xml:space="preserve"> part</w:t>
      </w:r>
      <w:r w:rsidR="007851DD">
        <w:rPr>
          <w:rFonts w:ascii="Cambria" w:hAnsi="Cambria"/>
          <w:sz w:val="28"/>
          <w:szCs w:val="28"/>
        </w:rPr>
        <w:t xml:space="preserve"> of </w:t>
      </w:r>
      <w:r w:rsidR="00934DEC">
        <w:rPr>
          <w:rFonts w:ascii="Cambria" w:hAnsi="Cambria"/>
          <w:sz w:val="28"/>
          <w:szCs w:val="28"/>
        </w:rPr>
        <w:t>the</w:t>
      </w:r>
      <w:r w:rsidR="00AC1B23">
        <w:rPr>
          <w:rFonts w:ascii="Cambria" w:hAnsi="Cambria"/>
          <w:sz w:val="28"/>
          <w:szCs w:val="28"/>
        </w:rPr>
        <w:t xml:space="preserve"> </w:t>
      </w:r>
      <w:r w:rsidR="002709BC">
        <w:rPr>
          <w:rFonts w:ascii="Cambria" w:hAnsi="Cambria"/>
          <w:sz w:val="28"/>
          <w:szCs w:val="28"/>
        </w:rPr>
        <w:t xml:space="preserve">toxic </w:t>
      </w:r>
      <w:r w:rsidR="007851DD">
        <w:rPr>
          <w:rFonts w:ascii="Cambria" w:hAnsi="Cambria"/>
          <w:sz w:val="28"/>
          <w:szCs w:val="28"/>
        </w:rPr>
        <w:t>group</w:t>
      </w:r>
      <w:r w:rsidR="00B86543">
        <w:rPr>
          <w:rFonts w:ascii="Cambria" w:hAnsi="Cambria"/>
          <w:sz w:val="28"/>
          <w:szCs w:val="28"/>
        </w:rPr>
        <w:t xml:space="preserve"> Clara and Violet</w:t>
      </w:r>
      <w:r w:rsidR="00934DEC">
        <w:rPr>
          <w:rFonts w:ascii="Cambria" w:hAnsi="Cambria"/>
          <w:sz w:val="28"/>
          <w:szCs w:val="28"/>
        </w:rPr>
        <w:t xml:space="preserve"> </w:t>
      </w:r>
      <w:r w:rsidR="002709BC">
        <w:rPr>
          <w:rFonts w:ascii="Cambria" w:hAnsi="Cambria"/>
          <w:sz w:val="28"/>
          <w:szCs w:val="28"/>
        </w:rPr>
        <w:t xml:space="preserve">had </w:t>
      </w:r>
      <w:r w:rsidR="00934DEC">
        <w:rPr>
          <w:rFonts w:ascii="Cambria" w:hAnsi="Cambria"/>
          <w:sz w:val="28"/>
          <w:szCs w:val="28"/>
        </w:rPr>
        <w:t>secretly</w:t>
      </w:r>
      <w:r w:rsidR="00B86543">
        <w:rPr>
          <w:rFonts w:ascii="Cambria" w:hAnsi="Cambria"/>
          <w:sz w:val="28"/>
          <w:szCs w:val="28"/>
        </w:rPr>
        <w:t xml:space="preserve"> </w:t>
      </w:r>
      <w:r w:rsidR="002709BC">
        <w:rPr>
          <w:rFonts w:ascii="Cambria" w:hAnsi="Cambria"/>
          <w:sz w:val="28"/>
          <w:szCs w:val="28"/>
        </w:rPr>
        <w:t>name</w:t>
      </w:r>
      <w:r w:rsidR="00B86543">
        <w:rPr>
          <w:rFonts w:ascii="Cambria" w:hAnsi="Cambria"/>
          <w:sz w:val="28"/>
          <w:szCs w:val="28"/>
        </w:rPr>
        <w:t xml:space="preserve">d ‘The </w:t>
      </w:r>
      <w:r>
        <w:rPr>
          <w:rFonts w:ascii="Cambria" w:hAnsi="Cambria"/>
          <w:sz w:val="28"/>
          <w:szCs w:val="28"/>
        </w:rPr>
        <w:t>Henriettas</w:t>
      </w:r>
      <w:r w:rsidR="00B86543">
        <w:rPr>
          <w:rFonts w:ascii="Cambria" w:hAnsi="Cambria"/>
          <w:sz w:val="28"/>
          <w:szCs w:val="28"/>
        </w:rPr>
        <w:t>’</w:t>
      </w:r>
      <w:r>
        <w:rPr>
          <w:rFonts w:ascii="Cambria" w:hAnsi="Cambria"/>
          <w:sz w:val="28"/>
          <w:szCs w:val="28"/>
        </w:rPr>
        <w:t>. ‘</w:t>
      </w:r>
      <w:del w:id="8969" w:author="Claire S" w:date="2026-07-22T13:51:00Z" w16du:dateUtc="2026-07-22T12:51:00Z">
        <w:r w:rsidR="00D07EAA" w:rsidDel="00E36121">
          <w:rPr>
            <w:rFonts w:ascii="Cambria" w:hAnsi="Cambria"/>
            <w:sz w:val="28"/>
            <w:szCs w:val="28"/>
          </w:rPr>
          <w:delText xml:space="preserve">He’s </w:delText>
        </w:r>
        <w:r w:rsidR="008E757D" w:rsidDel="00E36121">
          <w:rPr>
            <w:rFonts w:ascii="Cambria" w:hAnsi="Cambria"/>
            <w:sz w:val="28"/>
            <w:szCs w:val="28"/>
          </w:rPr>
          <w:delText>so fit</w:delText>
        </w:r>
      </w:del>
      <w:ins w:id="8970" w:author="Claire S" w:date="2026-07-27T16:29:00Z" w16du:dateUtc="2026-07-27T15:29:00Z">
        <w:r w:rsidR="00FF247D">
          <w:rPr>
            <w:rFonts w:ascii="Cambria" w:hAnsi="Cambria"/>
            <w:sz w:val="28"/>
            <w:szCs w:val="28"/>
          </w:rPr>
          <w:t>Seb Langley is</w:t>
        </w:r>
      </w:ins>
      <w:ins w:id="8971" w:author="Claire S" w:date="2026-07-22T15:29:00Z" w16du:dateUtc="2026-07-22T14:29:00Z">
        <w:r w:rsidR="00C818AC">
          <w:rPr>
            <w:rFonts w:ascii="Cambria" w:hAnsi="Cambria"/>
            <w:sz w:val="28"/>
            <w:szCs w:val="28"/>
          </w:rPr>
          <w:t xml:space="preserve"> so hot</w:t>
        </w:r>
      </w:ins>
      <w:del w:id="8972" w:author="Claire S" w:date="2026-07-27T16:29:00Z" w16du:dateUtc="2026-07-27T15:29:00Z">
        <w:r w:rsidR="005B73F1" w:rsidDel="00FF247D">
          <w:rPr>
            <w:rFonts w:ascii="Cambria" w:hAnsi="Cambria"/>
            <w:sz w:val="28"/>
            <w:szCs w:val="28"/>
          </w:rPr>
          <w:delText>!</w:delText>
        </w:r>
      </w:del>
      <w:ins w:id="8973" w:author="Claire S" w:date="2026-07-27T16:29:00Z" w16du:dateUtc="2026-07-27T15:29:00Z">
        <w:r w:rsidR="00FF247D">
          <w:rPr>
            <w:rFonts w:ascii="Cambria" w:hAnsi="Cambria"/>
            <w:sz w:val="28"/>
            <w:szCs w:val="28"/>
          </w:rPr>
          <w:t>.</w:t>
        </w:r>
      </w:ins>
      <w:r w:rsidR="008A3635">
        <w:rPr>
          <w:rFonts w:ascii="Cambria" w:hAnsi="Cambria"/>
          <w:sz w:val="28"/>
          <w:szCs w:val="28"/>
        </w:rPr>
        <w:t>’</w:t>
      </w:r>
      <w:r w:rsidR="008E757D">
        <w:rPr>
          <w:rFonts w:ascii="Cambria" w:hAnsi="Cambria"/>
          <w:sz w:val="28"/>
          <w:szCs w:val="28"/>
        </w:rPr>
        <w:t xml:space="preserve"> </w:t>
      </w:r>
    </w:p>
    <w:p w14:paraId="4CB04255" w14:textId="77777777" w:rsidR="00C818AC" w:rsidRDefault="00B86543" w:rsidP="00B86543">
      <w:pPr>
        <w:spacing w:line="360" w:lineRule="auto"/>
        <w:ind w:firstLine="720"/>
        <w:contextualSpacing/>
        <w:rPr>
          <w:ins w:id="8974" w:author="Claire S" w:date="2026-07-22T15:30:00Z" w16du:dateUtc="2026-07-22T14:30:00Z"/>
          <w:rFonts w:ascii="Cambria" w:hAnsi="Cambria"/>
          <w:sz w:val="28"/>
          <w:szCs w:val="28"/>
        </w:rPr>
      </w:pPr>
      <w:r>
        <w:rPr>
          <w:rFonts w:ascii="Cambria" w:hAnsi="Cambria"/>
          <w:sz w:val="28"/>
          <w:szCs w:val="28"/>
        </w:rPr>
        <w:t xml:space="preserve">‘Emily!’ </w:t>
      </w:r>
      <w:commentRangeStart w:id="8975"/>
      <w:del w:id="8976" w:author="Daisy Watt" w:date="2026-06-22T09:34:00Z" w16du:dateUtc="2026-06-22T07:34:00Z">
        <w:r w:rsidR="00B53C15">
          <w:rPr>
            <w:rFonts w:ascii="Cambria" w:hAnsi="Cambria"/>
            <w:sz w:val="28"/>
            <w:szCs w:val="28"/>
          </w:rPr>
          <w:delText>Even</w:delText>
        </w:r>
        <w:r w:rsidR="006255A7">
          <w:rPr>
            <w:rFonts w:ascii="Cambria" w:hAnsi="Cambria"/>
            <w:sz w:val="28"/>
            <w:szCs w:val="28"/>
          </w:rPr>
          <w:delText xml:space="preserve"> Emily’s</w:delText>
        </w:r>
        <w:r w:rsidR="008E757D">
          <w:rPr>
            <w:rFonts w:ascii="Cambria" w:hAnsi="Cambria"/>
            <w:sz w:val="28"/>
            <w:szCs w:val="28"/>
          </w:rPr>
          <w:delText xml:space="preserve"> friend</w:delText>
        </w:r>
        <w:r w:rsidR="00B53C15">
          <w:rPr>
            <w:rFonts w:ascii="Cambria" w:hAnsi="Cambria"/>
            <w:sz w:val="28"/>
            <w:szCs w:val="28"/>
          </w:rPr>
          <w:delText xml:space="preserve"> thought this was</w:delText>
        </w:r>
        <w:r w:rsidR="00A61857">
          <w:rPr>
            <w:rFonts w:ascii="Cambria" w:hAnsi="Cambria"/>
            <w:sz w:val="28"/>
            <w:szCs w:val="28"/>
          </w:rPr>
          <w:delText xml:space="preserve"> in</w:delText>
        </w:r>
        <w:r w:rsidR="00B53C15">
          <w:rPr>
            <w:rFonts w:ascii="Cambria" w:hAnsi="Cambria"/>
            <w:sz w:val="28"/>
            <w:szCs w:val="28"/>
          </w:rPr>
          <w:delText>appropriate, apparently</w:delText>
        </w:r>
        <w:r w:rsidR="00DD1035">
          <w:rPr>
            <w:rFonts w:ascii="Cambria" w:hAnsi="Cambria"/>
            <w:sz w:val="28"/>
            <w:szCs w:val="28"/>
          </w:rPr>
          <w:delText>;</w:delText>
        </w:r>
        <w:r w:rsidR="008E757D">
          <w:rPr>
            <w:rFonts w:ascii="Cambria" w:hAnsi="Cambria"/>
            <w:sz w:val="28"/>
            <w:szCs w:val="28"/>
          </w:rPr>
          <w:delText xml:space="preserve"> jabb</w:delText>
        </w:r>
        <w:r w:rsidR="00B53C15">
          <w:rPr>
            <w:rFonts w:ascii="Cambria" w:hAnsi="Cambria"/>
            <w:sz w:val="28"/>
            <w:szCs w:val="28"/>
          </w:rPr>
          <w:delText>ing</w:delText>
        </w:r>
      </w:del>
      <w:ins w:id="8977" w:author="Daisy Watt" w:date="2026-06-22T09:34:00Z" w16du:dateUtc="2026-06-22T07:34:00Z">
        <w:r w:rsidR="001C7876">
          <w:rPr>
            <w:rFonts w:ascii="Cambria" w:hAnsi="Cambria"/>
            <w:sz w:val="28"/>
            <w:szCs w:val="28"/>
          </w:rPr>
          <w:t xml:space="preserve">Henrietta </w:t>
        </w:r>
        <w:r w:rsidR="005E284B">
          <w:rPr>
            <w:rFonts w:ascii="Cambria" w:hAnsi="Cambria"/>
            <w:sz w:val="28"/>
            <w:szCs w:val="28"/>
          </w:rPr>
          <w:t>number two jabbed</w:t>
        </w:r>
      </w:ins>
      <w:r w:rsidR="008E757D">
        <w:rPr>
          <w:rFonts w:ascii="Cambria" w:hAnsi="Cambria"/>
          <w:sz w:val="28"/>
          <w:szCs w:val="28"/>
        </w:rPr>
        <w:t xml:space="preserve"> </w:t>
      </w:r>
      <w:commentRangeEnd w:id="8975"/>
      <w:r w:rsidR="00431C8B">
        <w:rPr>
          <w:rStyle w:val="CommentReference"/>
          <w:rFonts w:ascii="Cambria" w:hAnsi="Cambria"/>
          <w:sz w:val="28"/>
          <w:szCs w:val="28"/>
        </w:rPr>
        <w:commentReference w:id="8975"/>
      </w:r>
      <w:r w:rsidR="00DD1035">
        <w:rPr>
          <w:rFonts w:ascii="Cambria" w:hAnsi="Cambria"/>
          <w:sz w:val="28"/>
          <w:szCs w:val="28"/>
        </w:rPr>
        <w:t>her mate</w:t>
      </w:r>
      <w:r w:rsidR="00B53C15">
        <w:rPr>
          <w:rFonts w:ascii="Cambria" w:hAnsi="Cambria"/>
          <w:sz w:val="28"/>
          <w:szCs w:val="28"/>
        </w:rPr>
        <w:t xml:space="preserve"> </w:t>
      </w:r>
      <w:r w:rsidR="008E757D">
        <w:rPr>
          <w:rFonts w:ascii="Cambria" w:hAnsi="Cambria"/>
          <w:sz w:val="28"/>
          <w:szCs w:val="28"/>
        </w:rPr>
        <w:t>in the ribs.</w:t>
      </w:r>
      <w:r>
        <w:rPr>
          <w:rFonts w:ascii="Cambria" w:hAnsi="Cambria"/>
          <w:sz w:val="28"/>
          <w:szCs w:val="28"/>
        </w:rPr>
        <w:t xml:space="preserve"> ‘Shush, babe</w:t>
      </w:r>
      <w:ins w:id="8978" w:author="Claire S" w:date="2026-07-22T15:29:00Z" w16du:dateUtc="2026-07-22T14:29:00Z">
        <w:r w:rsidR="00C818AC">
          <w:rPr>
            <w:rFonts w:ascii="Cambria" w:hAnsi="Cambria"/>
            <w:sz w:val="28"/>
            <w:szCs w:val="28"/>
          </w:rPr>
          <w:t>.</w:t>
        </w:r>
      </w:ins>
      <w:del w:id="8979" w:author="Claire S" w:date="2026-07-22T15:29:00Z" w16du:dateUtc="2026-07-22T14:29:00Z">
        <w:r w:rsidR="007851DD" w:rsidDel="00C818AC">
          <w:rPr>
            <w:rFonts w:ascii="Cambria" w:hAnsi="Cambria"/>
            <w:sz w:val="28"/>
            <w:szCs w:val="28"/>
          </w:rPr>
          <w:delText>!</w:delText>
        </w:r>
      </w:del>
      <w:r>
        <w:rPr>
          <w:rFonts w:ascii="Cambria" w:hAnsi="Cambria"/>
          <w:sz w:val="28"/>
          <w:szCs w:val="28"/>
        </w:rPr>
        <w:t>’</w:t>
      </w:r>
      <w:ins w:id="8980" w:author="Claire S" w:date="2026-07-22T14:01:00Z" w16du:dateUtc="2026-07-22T13:01:00Z">
        <w:r w:rsidR="00D713F0">
          <w:rPr>
            <w:rFonts w:ascii="Cambria" w:hAnsi="Cambria"/>
            <w:sz w:val="28"/>
            <w:szCs w:val="28"/>
          </w:rPr>
          <w:t xml:space="preserve"> </w:t>
        </w:r>
      </w:ins>
    </w:p>
    <w:p w14:paraId="562666E6" w14:textId="0DC11C92" w:rsidR="00B20C64" w:rsidRDefault="00250A94" w:rsidP="00B86543">
      <w:pPr>
        <w:spacing w:line="360" w:lineRule="auto"/>
        <w:ind w:firstLine="720"/>
        <w:contextualSpacing/>
        <w:rPr>
          <w:rFonts w:ascii="Cambria" w:hAnsi="Cambria"/>
          <w:sz w:val="28"/>
          <w:szCs w:val="28"/>
        </w:rPr>
      </w:pPr>
      <w:ins w:id="8981" w:author="Claire S" w:date="2026-07-22T17:53:00Z" w16du:dateUtc="2026-07-22T16:53:00Z">
        <w:r>
          <w:rPr>
            <w:rFonts w:ascii="Cambria" w:hAnsi="Cambria"/>
            <w:sz w:val="28"/>
            <w:szCs w:val="28"/>
          </w:rPr>
          <w:t>Exhibiting a</w:t>
        </w:r>
      </w:ins>
      <w:ins w:id="8982" w:author="Claire S" w:date="2026-07-22T15:30:00Z" w16du:dateUtc="2026-07-22T14:30:00Z">
        <w:r w:rsidR="00C818AC">
          <w:rPr>
            <w:rFonts w:ascii="Cambria" w:hAnsi="Cambria"/>
            <w:sz w:val="28"/>
            <w:szCs w:val="28"/>
          </w:rPr>
          <w:t xml:space="preserve"> bit of </w:t>
        </w:r>
      </w:ins>
      <w:ins w:id="8983" w:author="Claire S" w:date="2026-07-22T14:01:00Z" w16du:dateUtc="2026-07-22T13:01:00Z">
        <w:r w:rsidR="00D713F0">
          <w:rPr>
            <w:rFonts w:ascii="Cambria" w:hAnsi="Cambria"/>
            <w:sz w:val="28"/>
            <w:szCs w:val="28"/>
          </w:rPr>
          <w:t>decorum</w:t>
        </w:r>
      </w:ins>
      <w:ins w:id="8984" w:author="Claire S" w:date="2026-07-22T15:30:00Z" w16du:dateUtc="2026-07-22T14:30:00Z">
        <w:r w:rsidR="00C818AC">
          <w:rPr>
            <w:rFonts w:ascii="Cambria" w:hAnsi="Cambria"/>
            <w:sz w:val="28"/>
            <w:szCs w:val="28"/>
          </w:rPr>
          <w:t>, Clara thought drily</w:t>
        </w:r>
      </w:ins>
      <w:ins w:id="8985" w:author="Claire S" w:date="2026-07-22T14:01:00Z" w16du:dateUtc="2026-07-22T13:01:00Z">
        <w:r w:rsidR="00D713F0">
          <w:rPr>
            <w:rFonts w:ascii="Cambria" w:hAnsi="Cambria"/>
            <w:sz w:val="28"/>
            <w:szCs w:val="28"/>
          </w:rPr>
          <w:t>, considering the news.</w:t>
        </w:r>
      </w:ins>
    </w:p>
    <w:p w14:paraId="7465E031" w14:textId="30688455" w:rsidR="00BA2BE0" w:rsidRPr="00DD1035" w:rsidRDefault="00DD1035" w:rsidP="00DD1035">
      <w:pPr>
        <w:spacing w:line="360" w:lineRule="auto"/>
        <w:ind w:firstLine="720"/>
        <w:contextualSpacing/>
        <w:rPr>
          <w:rFonts w:ascii="Cambria" w:hAnsi="Cambria"/>
          <w:color w:val="000000" w:themeColor="text1"/>
          <w:sz w:val="28"/>
          <w:szCs w:val="28"/>
        </w:rPr>
      </w:pPr>
      <w:r>
        <w:rPr>
          <w:rFonts w:ascii="Cambria" w:hAnsi="Cambria"/>
          <w:sz w:val="28"/>
          <w:szCs w:val="28"/>
        </w:rPr>
        <w:t>‘Welcome</w:t>
      </w:r>
      <w:ins w:id="8986" w:author="Daisy Watt" w:date="2026-06-22T09:35:00Z" w16du:dateUtc="2026-06-22T07:35:00Z">
        <w:r w:rsidR="00431C8B">
          <w:rPr>
            <w:rFonts w:ascii="Cambria" w:hAnsi="Cambria"/>
            <w:sz w:val="28"/>
            <w:szCs w:val="28"/>
          </w:rPr>
          <w:t>,</w:t>
        </w:r>
      </w:ins>
      <w:r>
        <w:rPr>
          <w:rFonts w:ascii="Cambria" w:hAnsi="Cambria"/>
          <w:sz w:val="28"/>
          <w:szCs w:val="28"/>
        </w:rPr>
        <w:t xml:space="preserve"> all.’ Miles looked around</w:t>
      </w:r>
      <w:r w:rsidR="00961F88">
        <w:rPr>
          <w:rFonts w:ascii="Cambria" w:hAnsi="Cambria"/>
          <w:sz w:val="28"/>
          <w:szCs w:val="28"/>
        </w:rPr>
        <w:t xml:space="preserve"> from his position </w:t>
      </w:r>
      <w:r w:rsidR="005354EE">
        <w:rPr>
          <w:rFonts w:ascii="Cambria" w:hAnsi="Cambria"/>
          <w:sz w:val="28"/>
          <w:szCs w:val="28"/>
        </w:rPr>
        <w:t>at the head of the long</w:t>
      </w:r>
      <w:r w:rsidR="001E79AA">
        <w:rPr>
          <w:rFonts w:ascii="Cambria" w:hAnsi="Cambria"/>
          <w:sz w:val="28"/>
          <w:szCs w:val="28"/>
        </w:rPr>
        <w:t xml:space="preserve">, </w:t>
      </w:r>
      <w:r w:rsidR="005354EE">
        <w:rPr>
          <w:rFonts w:ascii="Cambria" w:hAnsi="Cambria"/>
          <w:sz w:val="28"/>
          <w:szCs w:val="28"/>
        </w:rPr>
        <w:t xml:space="preserve">polished table, </w:t>
      </w:r>
      <w:r>
        <w:rPr>
          <w:rFonts w:ascii="Cambria" w:hAnsi="Cambria"/>
          <w:sz w:val="28"/>
          <w:szCs w:val="28"/>
        </w:rPr>
        <w:t>hi</w:t>
      </w:r>
      <w:r w:rsidR="00B27234">
        <w:rPr>
          <w:rFonts w:ascii="Cambria" w:hAnsi="Cambria"/>
          <w:sz w:val="28"/>
          <w:szCs w:val="28"/>
        </w:rPr>
        <w:t xml:space="preserve">s </w:t>
      </w:r>
      <w:r w:rsidR="005354EE">
        <w:rPr>
          <w:rFonts w:ascii="Cambria" w:hAnsi="Cambria"/>
          <w:sz w:val="28"/>
          <w:szCs w:val="28"/>
        </w:rPr>
        <w:t>smile</w:t>
      </w:r>
      <w:r w:rsidR="00B27234">
        <w:rPr>
          <w:rFonts w:ascii="Cambria" w:hAnsi="Cambria"/>
          <w:sz w:val="28"/>
          <w:szCs w:val="28"/>
        </w:rPr>
        <w:t xml:space="preserve"> </w:t>
      </w:r>
      <w:del w:id="8987" w:author="Daisy Watt" w:date="2026-06-22T09:36:00Z" w16du:dateUtc="2026-06-22T07:36:00Z">
        <w:r w:rsidR="00B86543">
          <w:rPr>
            <w:rFonts w:ascii="Cambria" w:hAnsi="Cambria"/>
            <w:sz w:val="28"/>
            <w:szCs w:val="28"/>
          </w:rPr>
          <w:delText xml:space="preserve">not only </w:delText>
        </w:r>
      </w:del>
      <w:del w:id="8988" w:author="Claire S" w:date="2026-07-27T16:29:00Z" w16du:dateUtc="2026-07-27T15:29:00Z">
        <w:r w:rsidR="00B27234" w:rsidDel="00971A0E">
          <w:rPr>
            <w:rFonts w:ascii="Cambria" w:hAnsi="Cambria"/>
            <w:sz w:val="28"/>
            <w:szCs w:val="28"/>
          </w:rPr>
          <w:delText>sickly</w:delText>
        </w:r>
      </w:del>
      <w:ins w:id="8989" w:author="Claire S" w:date="2026-07-27T16:29:00Z" w16du:dateUtc="2026-07-27T15:29:00Z">
        <w:r w:rsidR="00971A0E">
          <w:rPr>
            <w:rFonts w:ascii="Cambria" w:hAnsi="Cambria"/>
            <w:sz w:val="28"/>
            <w:szCs w:val="28"/>
          </w:rPr>
          <w:t>forced</w:t>
        </w:r>
      </w:ins>
      <w:del w:id="8990" w:author="Daisy Watt" w:date="2026-06-22T09:36:00Z" w16du:dateUtc="2026-06-22T07:36:00Z">
        <w:r w:rsidR="00B86543">
          <w:rPr>
            <w:rFonts w:ascii="Cambria" w:hAnsi="Cambria"/>
            <w:sz w:val="28"/>
            <w:szCs w:val="28"/>
          </w:rPr>
          <w:delText>, it</w:delText>
        </w:r>
        <w:r w:rsidR="007E56C6">
          <w:rPr>
            <w:rFonts w:ascii="Cambria" w:hAnsi="Cambria"/>
            <w:sz w:val="28"/>
            <w:szCs w:val="28"/>
          </w:rPr>
          <w:delText xml:space="preserve"> </w:delText>
        </w:r>
        <w:r w:rsidR="00961F88">
          <w:rPr>
            <w:rFonts w:ascii="Cambria" w:hAnsi="Cambria"/>
            <w:sz w:val="28"/>
            <w:szCs w:val="28"/>
          </w:rPr>
          <w:delText>seemed</w:delText>
        </w:r>
      </w:del>
      <w:ins w:id="8991" w:author="Claire S" w:date="2026-05-11T15:14:00Z" w16du:dateUtc="2026-05-11T14:14:00Z">
        <w:del w:id="8992" w:author="Daisy Watt" w:date="2026-06-22T09:36:00Z" w16du:dateUtc="2026-06-22T07:36:00Z">
          <w:r w:rsidR="00E26805">
            <w:rPr>
              <w:rFonts w:ascii="Cambria" w:hAnsi="Cambria"/>
              <w:sz w:val="28"/>
              <w:szCs w:val="28"/>
            </w:rPr>
            <w:delText>but</w:delText>
          </w:r>
        </w:del>
      </w:ins>
      <w:del w:id="8993" w:author="Daisy Watt" w:date="2026-06-22T09:36:00Z" w16du:dateUtc="2026-06-22T07:36:00Z">
        <w:r w:rsidR="005354EE">
          <w:rPr>
            <w:rFonts w:ascii="Cambria" w:hAnsi="Cambria"/>
            <w:sz w:val="28"/>
            <w:szCs w:val="28"/>
          </w:rPr>
          <w:delText xml:space="preserve"> </w:delText>
        </w:r>
        <w:r w:rsidR="00A61857">
          <w:rPr>
            <w:rFonts w:ascii="Cambria" w:hAnsi="Cambria"/>
            <w:sz w:val="28"/>
            <w:szCs w:val="28"/>
          </w:rPr>
          <w:delText>as</w:delText>
        </w:r>
        <w:r w:rsidR="005354EE">
          <w:rPr>
            <w:rFonts w:ascii="Cambria" w:hAnsi="Cambria"/>
            <w:sz w:val="28"/>
            <w:szCs w:val="28"/>
          </w:rPr>
          <w:delText xml:space="preserve"> inappropriate</w:delText>
        </w:r>
        <w:r w:rsidR="00A61857">
          <w:rPr>
            <w:rFonts w:ascii="Cambria" w:hAnsi="Cambria"/>
            <w:sz w:val="28"/>
            <w:szCs w:val="28"/>
          </w:rPr>
          <w:delText xml:space="preserve"> as Emily’s lust for a Langley</w:delText>
        </w:r>
        <w:r w:rsidR="007851DD">
          <w:rPr>
            <w:rFonts w:ascii="Cambria" w:hAnsi="Cambria"/>
            <w:sz w:val="28"/>
            <w:szCs w:val="28"/>
          </w:rPr>
          <w:delText>,</w:delText>
        </w:r>
        <w:r w:rsidR="005354EE">
          <w:rPr>
            <w:rFonts w:ascii="Cambria" w:hAnsi="Cambria"/>
            <w:sz w:val="28"/>
            <w:szCs w:val="28"/>
          </w:rPr>
          <w:delText xml:space="preserve"> Clara</w:delText>
        </w:r>
        <w:r w:rsidR="007851DD">
          <w:rPr>
            <w:rFonts w:ascii="Cambria" w:hAnsi="Cambria"/>
            <w:sz w:val="28"/>
            <w:szCs w:val="28"/>
          </w:rPr>
          <w:delText xml:space="preserve"> thought</w:delText>
        </w:r>
      </w:del>
      <w:r w:rsidR="005354EE">
        <w:rPr>
          <w:rFonts w:ascii="Cambria" w:hAnsi="Cambria"/>
          <w:sz w:val="28"/>
          <w:szCs w:val="28"/>
        </w:rPr>
        <w:t>. ‘</w:t>
      </w:r>
      <w:r w:rsidR="002843E2">
        <w:rPr>
          <w:rFonts w:ascii="Cambria" w:hAnsi="Cambria"/>
          <w:sz w:val="28"/>
          <w:szCs w:val="28"/>
        </w:rPr>
        <w:t>I know you’</w:t>
      </w:r>
      <w:r w:rsidR="007E56C6">
        <w:rPr>
          <w:rFonts w:ascii="Cambria" w:hAnsi="Cambria"/>
          <w:sz w:val="28"/>
          <w:szCs w:val="28"/>
        </w:rPr>
        <w:t>re</w:t>
      </w:r>
      <w:r w:rsidR="002843E2">
        <w:rPr>
          <w:rFonts w:ascii="Cambria" w:hAnsi="Cambria"/>
          <w:sz w:val="28"/>
          <w:szCs w:val="28"/>
        </w:rPr>
        <w:t xml:space="preserve"> all </w:t>
      </w:r>
      <w:r w:rsidR="005F0439">
        <w:rPr>
          <w:rFonts w:ascii="Cambria" w:hAnsi="Cambria"/>
          <w:sz w:val="28"/>
          <w:szCs w:val="28"/>
        </w:rPr>
        <w:t xml:space="preserve">as </w:t>
      </w:r>
      <w:r w:rsidR="002843E2">
        <w:rPr>
          <w:rFonts w:ascii="Cambria" w:hAnsi="Cambria"/>
          <w:sz w:val="28"/>
          <w:szCs w:val="28"/>
        </w:rPr>
        <w:t>devastated as</w:t>
      </w:r>
      <w:r w:rsidR="0030696D">
        <w:rPr>
          <w:rFonts w:ascii="Cambria" w:hAnsi="Cambria"/>
          <w:sz w:val="28"/>
          <w:szCs w:val="28"/>
        </w:rPr>
        <w:t xml:space="preserve"> we,</w:t>
      </w:r>
      <w:r w:rsidR="002843E2">
        <w:rPr>
          <w:rFonts w:ascii="Cambria" w:hAnsi="Cambria"/>
          <w:sz w:val="28"/>
          <w:szCs w:val="28"/>
        </w:rPr>
        <w:t xml:space="preserve"> the Langley board</w:t>
      </w:r>
      <w:r w:rsidR="0030696D">
        <w:rPr>
          <w:rFonts w:ascii="Cambria" w:hAnsi="Cambria"/>
          <w:sz w:val="28"/>
          <w:szCs w:val="28"/>
        </w:rPr>
        <w:t>,</w:t>
      </w:r>
      <w:r w:rsidR="002843E2">
        <w:rPr>
          <w:rFonts w:ascii="Cambria" w:hAnsi="Cambria"/>
          <w:sz w:val="28"/>
          <w:szCs w:val="28"/>
        </w:rPr>
        <w:t xml:space="preserve"> are</w:t>
      </w:r>
      <w:r w:rsidR="00BA2BE0">
        <w:rPr>
          <w:rFonts w:ascii="Cambria" w:hAnsi="Cambria"/>
          <w:sz w:val="28"/>
          <w:szCs w:val="28"/>
        </w:rPr>
        <w:t xml:space="preserve"> about Dex Harris’</w:t>
      </w:r>
      <w:del w:id="8994" w:author="Daisy Watt" w:date="2026-06-22T09:36:00Z" w16du:dateUtc="2026-06-22T07:36:00Z">
        <w:r w:rsidR="00BA2BE0">
          <w:rPr>
            <w:rFonts w:ascii="Cambria" w:hAnsi="Cambria"/>
            <w:sz w:val="28"/>
            <w:szCs w:val="28"/>
          </w:rPr>
          <w:delText>s</w:delText>
        </w:r>
      </w:del>
      <w:r w:rsidR="00BA2BE0">
        <w:rPr>
          <w:rFonts w:ascii="Cambria" w:hAnsi="Cambria"/>
          <w:sz w:val="28"/>
          <w:szCs w:val="28"/>
        </w:rPr>
        <w:t xml:space="preserve"> untimely death</w:t>
      </w:r>
      <w:r w:rsidR="00FE6D90">
        <w:rPr>
          <w:rFonts w:ascii="Cambria" w:hAnsi="Cambria"/>
          <w:sz w:val="28"/>
          <w:szCs w:val="28"/>
        </w:rPr>
        <w:t>. One</w:t>
      </w:r>
      <w:r w:rsidR="005F0439">
        <w:rPr>
          <w:rFonts w:ascii="Cambria" w:hAnsi="Cambria"/>
          <w:sz w:val="28"/>
          <w:szCs w:val="28"/>
        </w:rPr>
        <w:t xml:space="preserve"> of our </w:t>
      </w:r>
      <w:r w:rsidR="00FE6D90">
        <w:rPr>
          <w:rFonts w:ascii="Cambria" w:hAnsi="Cambria"/>
          <w:sz w:val="28"/>
          <w:szCs w:val="28"/>
        </w:rPr>
        <w:t xml:space="preserve">literary </w:t>
      </w:r>
      <w:r w:rsidR="005F0439">
        <w:rPr>
          <w:rFonts w:ascii="Cambria" w:hAnsi="Cambria"/>
          <w:sz w:val="28"/>
          <w:szCs w:val="28"/>
        </w:rPr>
        <w:t>family and a truly inspired editor</w:t>
      </w:r>
      <w:del w:id="8995" w:author="Daisy Watt" w:date="2026-06-22T09:36:00Z" w16du:dateUtc="2026-06-22T07:36:00Z">
        <w:r w:rsidR="00FE6D90">
          <w:rPr>
            <w:rFonts w:ascii="Cambria" w:hAnsi="Cambria"/>
            <w:sz w:val="28"/>
            <w:szCs w:val="28"/>
          </w:rPr>
          <w:delText>,</w:delText>
        </w:r>
      </w:del>
      <w:ins w:id="8996" w:author="Daisy Watt" w:date="2026-06-22T09:36:00Z" w16du:dateUtc="2026-06-22T07:36:00Z">
        <w:r w:rsidR="00A7758E">
          <w:rPr>
            <w:rFonts w:ascii="Cambria" w:hAnsi="Cambria"/>
            <w:sz w:val="28"/>
            <w:szCs w:val="28"/>
          </w:rPr>
          <w:t>.</w:t>
        </w:r>
      </w:ins>
      <w:r w:rsidR="00FE6D90">
        <w:rPr>
          <w:rFonts w:ascii="Cambria" w:hAnsi="Cambria"/>
          <w:sz w:val="28"/>
          <w:szCs w:val="28"/>
        </w:rPr>
        <w:t xml:space="preserve"> </w:t>
      </w:r>
      <w:del w:id="8997" w:author="Daisy Watt" w:date="2026-06-22T09:37:00Z" w16du:dateUtc="2026-06-22T07:37:00Z">
        <w:r w:rsidR="00FE6D90" w:rsidDel="00A7758E">
          <w:rPr>
            <w:rFonts w:ascii="Cambria" w:hAnsi="Cambria"/>
            <w:sz w:val="28"/>
            <w:szCs w:val="28"/>
          </w:rPr>
          <w:delText>p</w:delText>
        </w:r>
      </w:del>
      <w:ins w:id="8998" w:author="Daisy Watt" w:date="2026-06-22T09:37:00Z" w16du:dateUtc="2026-06-22T07:37:00Z">
        <w:r w:rsidR="00A7758E">
          <w:rPr>
            <w:rFonts w:ascii="Cambria" w:hAnsi="Cambria"/>
            <w:sz w:val="28"/>
            <w:szCs w:val="28"/>
          </w:rPr>
          <w:t>P</w:t>
        </w:r>
      </w:ins>
      <w:r w:rsidR="005F0439">
        <w:rPr>
          <w:rFonts w:ascii="Cambria" w:hAnsi="Cambria"/>
          <w:sz w:val="28"/>
          <w:szCs w:val="28"/>
        </w:rPr>
        <w:t>lease, let</w:t>
      </w:r>
      <w:r w:rsidR="00FE6D90">
        <w:rPr>
          <w:rFonts w:ascii="Cambria" w:hAnsi="Cambria"/>
          <w:sz w:val="28"/>
          <w:szCs w:val="28"/>
        </w:rPr>
        <w:t>’</w:t>
      </w:r>
      <w:r w:rsidR="005F0439">
        <w:rPr>
          <w:rFonts w:ascii="Cambria" w:hAnsi="Cambria"/>
          <w:sz w:val="28"/>
          <w:szCs w:val="28"/>
        </w:rPr>
        <w:t xml:space="preserve">s all </w:t>
      </w:r>
      <w:r w:rsidR="00BA2BE0">
        <w:rPr>
          <w:rFonts w:ascii="Cambria" w:hAnsi="Cambria"/>
          <w:sz w:val="28"/>
          <w:szCs w:val="28"/>
        </w:rPr>
        <w:t xml:space="preserve">take a minute to remember </w:t>
      </w:r>
      <w:r w:rsidR="00FE6D90">
        <w:rPr>
          <w:rFonts w:ascii="Cambria" w:hAnsi="Cambria"/>
          <w:sz w:val="28"/>
          <w:szCs w:val="28"/>
        </w:rPr>
        <w:t xml:space="preserve">dear </w:t>
      </w:r>
      <w:r w:rsidR="00BA2BE0">
        <w:rPr>
          <w:rFonts w:ascii="Cambria" w:hAnsi="Cambria"/>
          <w:sz w:val="28"/>
          <w:szCs w:val="28"/>
        </w:rPr>
        <w:t xml:space="preserve">Dex.’ </w:t>
      </w:r>
    </w:p>
    <w:p w14:paraId="19D7E169" w14:textId="354012E3" w:rsidR="00BA2BE0" w:rsidRDefault="00BA2BE0" w:rsidP="002843E2">
      <w:pPr>
        <w:spacing w:line="360" w:lineRule="auto"/>
        <w:ind w:firstLine="720"/>
        <w:contextualSpacing/>
        <w:rPr>
          <w:rFonts w:ascii="Cambria" w:hAnsi="Cambria"/>
          <w:sz w:val="28"/>
          <w:szCs w:val="28"/>
        </w:rPr>
      </w:pPr>
      <w:r>
        <w:rPr>
          <w:rFonts w:ascii="Cambria" w:hAnsi="Cambria"/>
          <w:sz w:val="28"/>
          <w:szCs w:val="28"/>
        </w:rPr>
        <w:t xml:space="preserve">The room fell </w:t>
      </w:r>
      <w:r w:rsidR="005F0439">
        <w:rPr>
          <w:rFonts w:ascii="Cambria" w:hAnsi="Cambria"/>
          <w:sz w:val="28"/>
          <w:szCs w:val="28"/>
        </w:rPr>
        <w:t>unnervingly</w:t>
      </w:r>
      <w:r>
        <w:rPr>
          <w:rFonts w:ascii="Cambria" w:hAnsi="Cambria"/>
          <w:sz w:val="28"/>
          <w:szCs w:val="28"/>
        </w:rPr>
        <w:t xml:space="preserve"> silent</w:t>
      </w:r>
      <w:r w:rsidR="008A3635">
        <w:rPr>
          <w:rFonts w:ascii="Cambria" w:hAnsi="Cambria"/>
          <w:sz w:val="28"/>
          <w:szCs w:val="28"/>
        </w:rPr>
        <w:t>.</w:t>
      </w:r>
      <w:r>
        <w:rPr>
          <w:rFonts w:ascii="Cambria" w:hAnsi="Cambria"/>
          <w:sz w:val="28"/>
          <w:szCs w:val="28"/>
        </w:rPr>
        <w:t xml:space="preserve"> </w:t>
      </w:r>
      <w:r w:rsidR="005F0439">
        <w:rPr>
          <w:rFonts w:ascii="Cambria" w:hAnsi="Cambria"/>
          <w:sz w:val="28"/>
          <w:szCs w:val="28"/>
        </w:rPr>
        <w:t>As t</w:t>
      </w:r>
      <w:r w:rsidR="008A3635">
        <w:rPr>
          <w:rFonts w:ascii="Cambria" w:hAnsi="Cambria"/>
          <w:sz w:val="28"/>
          <w:szCs w:val="28"/>
        </w:rPr>
        <w:t>he uncomfortable tension</w:t>
      </w:r>
      <w:r w:rsidR="005F0439">
        <w:rPr>
          <w:rFonts w:ascii="Cambria" w:hAnsi="Cambria"/>
          <w:sz w:val="28"/>
          <w:szCs w:val="28"/>
        </w:rPr>
        <w:t xml:space="preserve"> rose</w:t>
      </w:r>
      <w:r w:rsidR="008A3635">
        <w:rPr>
          <w:rFonts w:ascii="Cambria" w:hAnsi="Cambria"/>
          <w:sz w:val="28"/>
          <w:szCs w:val="28"/>
        </w:rPr>
        <w:t xml:space="preserve">, </w:t>
      </w:r>
      <w:r>
        <w:rPr>
          <w:rFonts w:ascii="Cambria" w:hAnsi="Cambria"/>
          <w:sz w:val="28"/>
          <w:szCs w:val="28"/>
        </w:rPr>
        <w:t xml:space="preserve">Clara </w:t>
      </w:r>
      <w:ins w:id="8999" w:author="Claire S" w:date="2026-05-11T15:14:00Z" w16du:dateUtc="2026-05-11T14:14:00Z">
        <w:r w:rsidR="00E26805">
          <w:rPr>
            <w:rFonts w:ascii="Cambria" w:hAnsi="Cambria"/>
            <w:sz w:val="28"/>
            <w:szCs w:val="28"/>
          </w:rPr>
          <w:t xml:space="preserve">found herself </w:t>
        </w:r>
      </w:ins>
      <w:ins w:id="9000" w:author="Claire S" w:date="2026-05-12T09:07:00Z" w16du:dateUtc="2026-05-12T08:07:00Z">
        <w:r w:rsidR="008E626C">
          <w:rPr>
            <w:rFonts w:ascii="Cambria" w:hAnsi="Cambria"/>
            <w:sz w:val="28"/>
            <w:szCs w:val="28"/>
          </w:rPr>
          <w:t xml:space="preserve">again </w:t>
        </w:r>
      </w:ins>
      <w:r>
        <w:rPr>
          <w:rFonts w:ascii="Cambria" w:hAnsi="Cambria"/>
          <w:sz w:val="28"/>
          <w:szCs w:val="28"/>
        </w:rPr>
        <w:t>wish</w:t>
      </w:r>
      <w:ins w:id="9001" w:author="Claire S" w:date="2026-05-11T15:14:00Z" w16du:dateUtc="2026-05-11T14:14:00Z">
        <w:r w:rsidR="00E26805">
          <w:rPr>
            <w:rFonts w:ascii="Cambria" w:hAnsi="Cambria"/>
            <w:sz w:val="28"/>
            <w:szCs w:val="28"/>
          </w:rPr>
          <w:t>ing</w:t>
        </w:r>
      </w:ins>
      <w:del w:id="9002" w:author="Claire S" w:date="2026-05-11T15:14:00Z" w16du:dateUtc="2026-05-11T14:14:00Z">
        <w:r w:rsidR="008A3635" w:rsidDel="00E26805">
          <w:rPr>
            <w:rFonts w:ascii="Cambria" w:hAnsi="Cambria"/>
            <w:sz w:val="28"/>
            <w:szCs w:val="28"/>
          </w:rPr>
          <w:delText>ed</w:delText>
        </w:r>
      </w:del>
      <w:r>
        <w:rPr>
          <w:rFonts w:ascii="Cambria" w:hAnsi="Cambria"/>
          <w:sz w:val="28"/>
          <w:szCs w:val="28"/>
        </w:rPr>
        <w:t xml:space="preserve"> </w:t>
      </w:r>
      <w:del w:id="9003" w:author="Daisy Watt" w:date="2026-04-24T14:21:00Z" w16du:dateUtc="2026-04-24T13:21:00Z">
        <w:r w:rsidR="00961F88" w:rsidDel="00ED642D">
          <w:rPr>
            <w:rFonts w:ascii="Cambria" w:hAnsi="Cambria"/>
            <w:sz w:val="28"/>
            <w:szCs w:val="28"/>
          </w:rPr>
          <w:delText xml:space="preserve">either </w:delText>
        </w:r>
        <w:r w:rsidR="00917872" w:rsidDel="00ED642D">
          <w:rPr>
            <w:rFonts w:ascii="Cambria" w:hAnsi="Cambria"/>
            <w:sz w:val="28"/>
            <w:szCs w:val="28"/>
          </w:rPr>
          <w:delText xml:space="preserve">Tom Arden or </w:delText>
        </w:r>
      </w:del>
      <w:r>
        <w:rPr>
          <w:rFonts w:ascii="Cambria" w:hAnsi="Cambria"/>
          <w:sz w:val="28"/>
          <w:szCs w:val="28"/>
        </w:rPr>
        <w:t>Violet</w:t>
      </w:r>
      <w:r w:rsidR="00961F88">
        <w:rPr>
          <w:rFonts w:ascii="Cambria" w:hAnsi="Cambria"/>
          <w:sz w:val="28"/>
          <w:szCs w:val="28"/>
        </w:rPr>
        <w:t xml:space="preserve"> </w:t>
      </w:r>
      <w:del w:id="9004" w:author="Claire S" w:date="2026-06-08T13:03:00Z" w16du:dateUtc="2026-06-08T12:03:00Z">
        <w:r w:rsidR="00961F88" w:rsidDel="0054060E">
          <w:rPr>
            <w:rFonts w:ascii="Cambria" w:hAnsi="Cambria"/>
            <w:sz w:val="28"/>
            <w:szCs w:val="28"/>
          </w:rPr>
          <w:delText xml:space="preserve">were </w:delText>
        </w:r>
      </w:del>
      <w:ins w:id="9005" w:author="Claire S" w:date="2026-06-08T13:03:00Z" w16du:dateUtc="2026-06-08T12:03:00Z">
        <w:r w:rsidR="0054060E">
          <w:rPr>
            <w:rFonts w:ascii="Cambria" w:hAnsi="Cambria"/>
            <w:sz w:val="28"/>
            <w:szCs w:val="28"/>
          </w:rPr>
          <w:t xml:space="preserve">was </w:t>
        </w:r>
      </w:ins>
      <w:r w:rsidR="00961F88">
        <w:rPr>
          <w:rFonts w:ascii="Cambria" w:hAnsi="Cambria"/>
          <w:sz w:val="28"/>
          <w:szCs w:val="28"/>
        </w:rPr>
        <w:t>here</w:t>
      </w:r>
      <w:r w:rsidR="00917872">
        <w:rPr>
          <w:rFonts w:ascii="Cambria" w:hAnsi="Cambria"/>
          <w:sz w:val="28"/>
          <w:szCs w:val="28"/>
        </w:rPr>
        <w:t xml:space="preserve">, </w:t>
      </w:r>
      <w:r w:rsidR="005F0439">
        <w:rPr>
          <w:rFonts w:ascii="Cambria" w:hAnsi="Cambria"/>
          <w:sz w:val="28"/>
          <w:szCs w:val="28"/>
        </w:rPr>
        <w:t xml:space="preserve">for </w:t>
      </w:r>
      <w:ins w:id="9006" w:author="Claire S" w:date="2026-05-12T09:07:00Z" w16du:dateUtc="2026-05-12T08:07:00Z">
        <w:r w:rsidR="008E626C">
          <w:rPr>
            <w:rFonts w:ascii="Cambria" w:hAnsi="Cambria"/>
            <w:sz w:val="28"/>
            <w:szCs w:val="28"/>
          </w:rPr>
          <w:t xml:space="preserve">the </w:t>
        </w:r>
      </w:ins>
      <w:r w:rsidR="005F0439">
        <w:rPr>
          <w:rFonts w:ascii="Cambria" w:hAnsi="Cambria"/>
          <w:sz w:val="28"/>
          <w:szCs w:val="28"/>
        </w:rPr>
        <w:t>solidarity.</w:t>
      </w:r>
    </w:p>
    <w:p w14:paraId="14293796" w14:textId="36819269" w:rsidR="00894035" w:rsidRDefault="00BA2BE0" w:rsidP="002843E2">
      <w:pPr>
        <w:spacing w:line="360" w:lineRule="auto"/>
        <w:ind w:firstLine="720"/>
        <w:contextualSpacing/>
        <w:rPr>
          <w:rFonts w:ascii="Cambria" w:hAnsi="Cambria"/>
          <w:sz w:val="28"/>
          <w:szCs w:val="28"/>
        </w:rPr>
      </w:pPr>
      <w:r>
        <w:rPr>
          <w:rFonts w:ascii="Cambria" w:hAnsi="Cambria"/>
          <w:sz w:val="28"/>
          <w:szCs w:val="28"/>
        </w:rPr>
        <w:t>‘</w:t>
      </w:r>
      <w:r w:rsidR="00B27234">
        <w:rPr>
          <w:rFonts w:ascii="Cambria" w:hAnsi="Cambria"/>
          <w:sz w:val="28"/>
          <w:szCs w:val="28"/>
        </w:rPr>
        <w:t>So</w:t>
      </w:r>
      <w:del w:id="9007" w:author="Daisy Watt" w:date="2026-06-22T09:38:00Z" w16du:dateUtc="2026-06-22T07:38:00Z">
        <w:r w:rsidR="005F0439">
          <w:rPr>
            <w:rFonts w:ascii="Cambria" w:hAnsi="Cambria"/>
            <w:sz w:val="28"/>
            <w:szCs w:val="28"/>
          </w:rPr>
          <w:delText>,</w:delText>
        </w:r>
      </w:del>
      <w:ins w:id="9008" w:author="Daisy Watt" w:date="2026-06-22T09:38:00Z" w16du:dateUtc="2026-06-22T07:38:00Z">
        <w:r w:rsidR="00FE1FFE">
          <w:rPr>
            <w:rFonts w:ascii="Cambria" w:hAnsi="Cambria"/>
            <w:sz w:val="28"/>
            <w:szCs w:val="28"/>
          </w:rPr>
          <w:t>…</w:t>
        </w:r>
      </w:ins>
      <w:r w:rsidR="005F0439">
        <w:rPr>
          <w:rFonts w:ascii="Cambria" w:hAnsi="Cambria"/>
          <w:sz w:val="28"/>
          <w:szCs w:val="28"/>
        </w:rPr>
        <w:t xml:space="preserve">’ Miles </w:t>
      </w:r>
      <w:r w:rsidR="00917872">
        <w:rPr>
          <w:rFonts w:ascii="Cambria" w:hAnsi="Cambria"/>
          <w:sz w:val="28"/>
          <w:szCs w:val="28"/>
        </w:rPr>
        <w:t xml:space="preserve">broke the silence </w:t>
      </w:r>
      <w:r w:rsidR="005F0439">
        <w:rPr>
          <w:rFonts w:ascii="Cambria" w:hAnsi="Cambria"/>
          <w:sz w:val="28"/>
          <w:szCs w:val="28"/>
        </w:rPr>
        <w:t xml:space="preserve">after about twenty-three seconds, according to </w:t>
      </w:r>
      <w:r w:rsidR="00934DEC">
        <w:rPr>
          <w:rFonts w:ascii="Cambria" w:hAnsi="Cambria"/>
          <w:sz w:val="28"/>
          <w:szCs w:val="28"/>
        </w:rPr>
        <w:t xml:space="preserve">the </w:t>
      </w:r>
      <w:r w:rsidR="00961F88">
        <w:rPr>
          <w:rFonts w:ascii="Cambria" w:hAnsi="Cambria"/>
          <w:sz w:val="28"/>
          <w:szCs w:val="28"/>
        </w:rPr>
        <w:t xml:space="preserve">wall </w:t>
      </w:r>
      <w:r w:rsidR="00934DEC">
        <w:rPr>
          <w:rFonts w:ascii="Cambria" w:hAnsi="Cambria"/>
          <w:sz w:val="28"/>
          <w:szCs w:val="28"/>
        </w:rPr>
        <w:t>clock</w:t>
      </w:r>
      <w:r w:rsidR="005F0439">
        <w:rPr>
          <w:rFonts w:ascii="Cambria" w:hAnsi="Cambria"/>
          <w:sz w:val="28"/>
          <w:szCs w:val="28"/>
        </w:rPr>
        <w:t xml:space="preserve">. </w:t>
      </w:r>
      <w:del w:id="9009" w:author="Daisy Watt" w:date="2026-06-22T09:38:00Z" w16du:dateUtc="2026-06-22T07:38:00Z">
        <w:r w:rsidR="005F0439">
          <w:rPr>
            <w:rFonts w:ascii="Cambria" w:hAnsi="Cambria"/>
            <w:sz w:val="28"/>
            <w:szCs w:val="28"/>
          </w:rPr>
          <w:delText xml:space="preserve">No real mourning on Langley time, apparently. </w:delText>
        </w:r>
      </w:del>
      <w:r w:rsidR="005F0439">
        <w:rPr>
          <w:rFonts w:ascii="Cambria" w:hAnsi="Cambria"/>
          <w:sz w:val="28"/>
          <w:szCs w:val="28"/>
        </w:rPr>
        <w:t>‘</w:t>
      </w:r>
      <w:r w:rsidR="002843E2">
        <w:rPr>
          <w:rFonts w:ascii="Cambria" w:hAnsi="Cambria"/>
          <w:sz w:val="28"/>
          <w:szCs w:val="28"/>
        </w:rPr>
        <w:t xml:space="preserve">We’ll </w:t>
      </w:r>
      <w:r w:rsidR="005F0439">
        <w:rPr>
          <w:rFonts w:ascii="Cambria" w:hAnsi="Cambria"/>
          <w:sz w:val="28"/>
          <w:szCs w:val="28"/>
        </w:rPr>
        <w:t>keep you posted about the</w:t>
      </w:r>
      <w:r w:rsidR="002843E2">
        <w:rPr>
          <w:rFonts w:ascii="Cambria" w:hAnsi="Cambria"/>
          <w:sz w:val="28"/>
          <w:szCs w:val="28"/>
        </w:rPr>
        <w:t xml:space="preserve"> memorial servic</w:t>
      </w:r>
      <w:r w:rsidR="005F0439">
        <w:rPr>
          <w:rFonts w:ascii="Cambria" w:hAnsi="Cambria"/>
          <w:sz w:val="28"/>
          <w:szCs w:val="28"/>
        </w:rPr>
        <w:t>e.</w:t>
      </w:r>
      <w:r w:rsidR="00B27234">
        <w:rPr>
          <w:rFonts w:ascii="Cambria" w:hAnsi="Cambria"/>
          <w:sz w:val="28"/>
          <w:szCs w:val="28"/>
        </w:rPr>
        <w:t xml:space="preserve"> I’m sure you’ll all want to attend.  </w:t>
      </w:r>
      <w:r w:rsidR="002843E2">
        <w:rPr>
          <w:rFonts w:ascii="Cambria" w:hAnsi="Cambria"/>
          <w:sz w:val="28"/>
          <w:szCs w:val="28"/>
        </w:rPr>
        <w:t>Still,’ Miles bestowed a</w:t>
      </w:r>
      <w:r>
        <w:rPr>
          <w:rFonts w:ascii="Cambria" w:hAnsi="Cambria"/>
          <w:sz w:val="28"/>
          <w:szCs w:val="28"/>
        </w:rPr>
        <w:t>nother</w:t>
      </w:r>
      <w:r w:rsidR="002843E2">
        <w:rPr>
          <w:rFonts w:ascii="Cambria" w:hAnsi="Cambria"/>
          <w:sz w:val="28"/>
          <w:szCs w:val="28"/>
        </w:rPr>
        <w:t xml:space="preserve"> mirthless smile on the packed room. ‘I also know you won’t hesitate to keep doing your best work, for Dex</w:t>
      </w:r>
      <w:r w:rsidR="005F0439">
        <w:rPr>
          <w:rFonts w:ascii="Cambria" w:hAnsi="Cambria"/>
          <w:sz w:val="28"/>
          <w:szCs w:val="28"/>
        </w:rPr>
        <w:t>’s sake</w:t>
      </w:r>
      <w:r w:rsidR="002843E2">
        <w:rPr>
          <w:rFonts w:ascii="Cambria" w:hAnsi="Cambria"/>
          <w:sz w:val="28"/>
          <w:szCs w:val="28"/>
        </w:rPr>
        <w:t xml:space="preserve">.’ </w:t>
      </w:r>
    </w:p>
    <w:p w14:paraId="3BE693A2" w14:textId="01A43C06" w:rsidR="00565973" w:rsidRDefault="002843E2" w:rsidP="002843E2">
      <w:pPr>
        <w:spacing w:line="360" w:lineRule="auto"/>
        <w:ind w:firstLine="720"/>
        <w:contextualSpacing/>
        <w:rPr>
          <w:ins w:id="9010" w:author="Daisy Watt" w:date="2026-06-22T09:40:00Z" w16du:dateUtc="2026-06-22T07:40:00Z"/>
          <w:rFonts w:ascii="Cambria" w:hAnsi="Cambria"/>
          <w:sz w:val="28"/>
          <w:szCs w:val="28"/>
        </w:rPr>
      </w:pPr>
      <w:r w:rsidRPr="002C41F5">
        <w:rPr>
          <w:rFonts w:ascii="Cambria" w:hAnsi="Cambria"/>
          <w:i/>
          <w:iCs/>
          <w:sz w:val="28"/>
          <w:szCs w:val="28"/>
          <w:rPrChange w:id="9011" w:author="Claire S" w:date="2026-07-22T17:54:00Z" w16du:dateUtc="2026-07-22T16:54:00Z">
            <w:rPr>
              <w:rFonts w:ascii="Cambria" w:hAnsi="Cambria"/>
              <w:sz w:val="28"/>
              <w:szCs w:val="28"/>
            </w:rPr>
          </w:rPrChange>
        </w:rPr>
        <w:t xml:space="preserve">God, was </w:t>
      </w:r>
      <w:r w:rsidR="005F0439" w:rsidRPr="002C41F5">
        <w:rPr>
          <w:rFonts w:ascii="Cambria" w:hAnsi="Cambria"/>
          <w:i/>
          <w:iCs/>
          <w:sz w:val="28"/>
          <w:szCs w:val="28"/>
          <w:rPrChange w:id="9012" w:author="Claire S" w:date="2026-07-22T17:54:00Z" w16du:dateUtc="2026-07-22T16:54:00Z">
            <w:rPr>
              <w:rFonts w:ascii="Cambria" w:hAnsi="Cambria"/>
              <w:sz w:val="28"/>
              <w:szCs w:val="28"/>
            </w:rPr>
          </w:rPrChange>
        </w:rPr>
        <w:t xml:space="preserve">he </w:t>
      </w:r>
      <w:r w:rsidRPr="002C41F5">
        <w:rPr>
          <w:rFonts w:ascii="Cambria" w:hAnsi="Cambria"/>
          <w:i/>
          <w:iCs/>
          <w:sz w:val="28"/>
          <w:szCs w:val="28"/>
          <w:rPrChange w:id="9013" w:author="Claire S" w:date="2026-07-22T17:54:00Z" w16du:dateUtc="2026-07-22T16:54:00Z">
            <w:rPr>
              <w:rFonts w:ascii="Cambria" w:hAnsi="Cambria"/>
              <w:sz w:val="28"/>
              <w:szCs w:val="28"/>
            </w:rPr>
          </w:rPrChange>
        </w:rPr>
        <w:t>way off-key</w:t>
      </w:r>
      <w:ins w:id="9014" w:author="Daisy Watt" w:date="2026-06-22T09:38:00Z" w16du:dateUtc="2026-06-22T07:38:00Z">
        <w:del w:id="9015" w:author="Claire S" w:date="2026-07-22T17:54:00Z" w16du:dateUtc="2026-07-22T16:54:00Z">
          <w:r w:rsidR="000F358F" w:rsidRPr="002C41F5" w:rsidDel="002C41F5">
            <w:rPr>
              <w:rFonts w:ascii="Cambria" w:hAnsi="Cambria"/>
              <w:i/>
              <w:iCs/>
              <w:sz w:val="28"/>
              <w:szCs w:val="28"/>
              <w:rPrChange w:id="9016" w:author="Claire S" w:date="2026-07-22T17:54:00Z" w16du:dateUtc="2026-07-22T16:54:00Z">
                <w:rPr>
                  <w:rFonts w:ascii="Cambria" w:hAnsi="Cambria"/>
                  <w:sz w:val="28"/>
                  <w:szCs w:val="28"/>
                </w:rPr>
              </w:rPrChange>
            </w:rPr>
            <w:delText>,</w:delText>
          </w:r>
        </w:del>
      </w:ins>
      <w:del w:id="9017" w:author="Claire S" w:date="2026-07-22T17:54:00Z" w16du:dateUtc="2026-07-22T16:54:00Z">
        <w:r w:rsidRPr="002C41F5" w:rsidDel="002C41F5">
          <w:rPr>
            <w:rFonts w:ascii="Cambria" w:hAnsi="Cambria"/>
            <w:i/>
            <w:iCs/>
            <w:sz w:val="28"/>
            <w:szCs w:val="28"/>
            <w:rPrChange w:id="9018" w:author="Claire S" w:date="2026-07-22T17:54:00Z" w16du:dateUtc="2026-07-22T16:54:00Z">
              <w:rPr>
                <w:rFonts w:ascii="Cambria" w:hAnsi="Cambria"/>
                <w:sz w:val="28"/>
                <w:szCs w:val="28"/>
              </w:rPr>
            </w:rPrChange>
          </w:rPr>
          <w:delText xml:space="preserve"> here</w:delText>
        </w:r>
      </w:del>
      <w:del w:id="9019" w:author="Claire S" w:date="2026-06-08T13:03:00Z" w16du:dateUtc="2026-06-08T12:03:00Z">
        <w:r w:rsidDel="0054060E">
          <w:rPr>
            <w:rFonts w:ascii="Cambria" w:hAnsi="Cambria"/>
            <w:sz w:val="28"/>
            <w:szCs w:val="28"/>
          </w:rPr>
          <w:delText>!</w:delText>
        </w:r>
        <w:r w:rsidR="00EE7EA5" w:rsidDel="0054060E">
          <w:rPr>
            <w:rFonts w:ascii="Cambria" w:hAnsi="Cambria"/>
            <w:sz w:val="28"/>
            <w:szCs w:val="28"/>
          </w:rPr>
          <w:delText xml:space="preserve"> </w:delText>
        </w:r>
        <w:r w:rsidR="005F0439" w:rsidDel="0054060E">
          <w:rPr>
            <w:rFonts w:ascii="Cambria" w:hAnsi="Cambria"/>
            <w:sz w:val="28"/>
            <w:szCs w:val="28"/>
          </w:rPr>
          <w:delText xml:space="preserve"> </w:delText>
        </w:r>
      </w:del>
      <w:ins w:id="9020" w:author="Claire S" w:date="2026-06-08T13:03:00Z" w16du:dateUtc="2026-06-08T12:03:00Z">
        <w:r w:rsidR="0054060E">
          <w:rPr>
            <w:rFonts w:ascii="Cambria" w:hAnsi="Cambria"/>
            <w:sz w:val="28"/>
            <w:szCs w:val="28"/>
          </w:rPr>
          <w:t xml:space="preserve">. </w:t>
        </w:r>
      </w:ins>
      <w:r w:rsidR="005F0439">
        <w:rPr>
          <w:rFonts w:ascii="Cambria" w:hAnsi="Cambria"/>
          <w:sz w:val="28"/>
          <w:szCs w:val="28"/>
        </w:rPr>
        <w:t xml:space="preserve">Violet would </w:t>
      </w:r>
      <w:del w:id="9021" w:author="Daisy Watt" w:date="2026-06-22T09:39:00Z" w16du:dateUtc="2026-06-22T07:39:00Z">
        <w:r w:rsidR="005F0439">
          <w:rPr>
            <w:rFonts w:ascii="Cambria" w:hAnsi="Cambria"/>
            <w:sz w:val="28"/>
            <w:szCs w:val="28"/>
          </w:rPr>
          <w:delText>get</w:delText>
        </w:r>
      </w:del>
      <w:ins w:id="9022" w:author="Daisy Watt" w:date="2026-06-22T09:39:00Z" w16du:dateUtc="2026-06-22T07:39:00Z">
        <w:r w:rsidR="00E9364F">
          <w:rPr>
            <w:rFonts w:ascii="Cambria" w:hAnsi="Cambria"/>
            <w:sz w:val="28"/>
            <w:szCs w:val="28"/>
          </w:rPr>
          <w:t xml:space="preserve">have </w:t>
        </w:r>
        <w:del w:id="9023" w:author="Claire S" w:date="2026-07-22T15:36:00Z" w16du:dateUtc="2026-07-22T14:36:00Z">
          <w:r w:rsidR="00E9364F" w:rsidDel="00D45ACE">
            <w:rPr>
              <w:rFonts w:ascii="Cambria" w:hAnsi="Cambria"/>
              <w:sz w:val="28"/>
              <w:szCs w:val="28"/>
            </w:rPr>
            <w:delText>thought s</w:delText>
          </w:r>
        </w:del>
      </w:ins>
      <w:ins w:id="9024" w:author="Claire S" w:date="2026-07-22T15:36:00Z" w16du:dateUtc="2026-07-22T14:36:00Z">
        <w:r w:rsidR="00D45ACE">
          <w:rPr>
            <w:rFonts w:ascii="Cambria" w:hAnsi="Cambria"/>
            <w:sz w:val="28"/>
            <w:szCs w:val="28"/>
          </w:rPr>
          <w:t>agreed</w:t>
        </w:r>
      </w:ins>
      <w:ins w:id="9025" w:author="Daisy Watt" w:date="2026-06-22T09:39:00Z" w16du:dateUtc="2026-06-22T07:39:00Z">
        <w:del w:id="9026" w:author="Claire S" w:date="2026-07-22T15:36:00Z" w16du:dateUtc="2026-07-22T14:36:00Z">
          <w:r w:rsidR="00E9364F" w:rsidDel="00D45ACE">
            <w:rPr>
              <w:rFonts w:ascii="Cambria" w:hAnsi="Cambria"/>
              <w:sz w:val="28"/>
              <w:szCs w:val="28"/>
            </w:rPr>
            <w:delText>o,</w:delText>
          </w:r>
        </w:del>
      </w:ins>
      <w:del w:id="9027" w:author="Claire S" w:date="2026-07-22T15:36:00Z" w16du:dateUtc="2026-07-22T14:36:00Z">
        <w:r w:rsidR="005F0439" w:rsidDel="00D45ACE">
          <w:rPr>
            <w:rFonts w:ascii="Cambria" w:hAnsi="Cambria"/>
            <w:sz w:val="28"/>
            <w:szCs w:val="28"/>
          </w:rPr>
          <w:delText xml:space="preserve"> </w:delText>
        </w:r>
      </w:del>
      <w:del w:id="9028" w:author="Daisy Watt" w:date="2026-06-22T09:39:00Z" w16du:dateUtc="2026-06-22T07:39:00Z">
        <w:r w:rsidR="005F0439" w:rsidDel="00E9364F">
          <w:rPr>
            <w:rFonts w:ascii="Cambria" w:hAnsi="Cambria"/>
            <w:sz w:val="28"/>
            <w:szCs w:val="28"/>
          </w:rPr>
          <w:delText>it</w:delText>
        </w:r>
      </w:del>
      <w:ins w:id="9029" w:author="Daisy Watt" w:date="2026-06-22T09:39:00Z" w16du:dateUtc="2026-06-22T07:39:00Z">
        <w:del w:id="9030" w:author="Claire S" w:date="2026-07-22T15:36:00Z" w16du:dateUtc="2026-07-22T14:36:00Z">
          <w:r w:rsidR="00E9364F" w:rsidDel="00D45ACE">
            <w:rPr>
              <w:rFonts w:ascii="Cambria" w:hAnsi="Cambria"/>
              <w:sz w:val="28"/>
              <w:szCs w:val="28"/>
            </w:rPr>
            <w:delText>too</w:delText>
          </w:r>
        </w:del>
      </w:ins>
      <w:r w:rsidR="005F0439">
        <w:rPr>
          <w:rFonts w:ascii="Cambria" w:hAnsi="Cambria"/>
          <w:sz w:val="28"/>
          <w:szCs w:val="28"/>
        </w:rPr>
        <w:t>, but</w:t>
      </w:r>
      <w:r w:rsidR="00EE7EA5">
        <w:rPr>
          <w:rFonts w:ascii="Cambria" w:hAnsi="Cambria"/>
          <w:sz w:val="28"/>
          <w:szCs w:val="28"/>
        </w:rPr>
        <w:t xml:space="preserve"> Clara</w:t>
      </w:r>
      <w:r w:rsidR="005F0439">
        <w:rPr>
          <w:rFonts w:ascii="Cambria" w:hAnsi="Cambria"/>
          <w:sz w:val="28"/>
          <w:szCs w:val="28"/>
        </w:rPr>
        <w:t xml:space="preserve">’s immediate </w:t>
      </w:r>
      <w:del w:id="9031" w:author="Daisy Watt" w:date="2026-06-22T09:40:00Z" w16du:dateUtc="2026-06-22T07:40:00Z">
        <w:r w:rsidR="00EE7EA5">
          <w:rPr>
            <w:rFonts w:ascii="Cambria" w:hAnsi="Cambria"/>
            <w:sz w:val="28"/>
            <w:szCs w:val="28"/>
          </w:rPr>
          <w:delText xml:space="preserve">boss </w:delText>
        </w:r>
      </w:del>
      <w:del w:id="9032" w:author="Claire S" w:date="2026-05-11T15:11:00Z" w16du:dateUtc="2026-05-11T14:11:00Z">
        <w:r w:rsidR="00EE7EA5">
          <w:rPr>
            <w:rFonts w:ascii="Cambria" w:hAnsi="Cambria"/>
            <w:sz w:val="28"/>
            <w:szCs w:val="28"/>
          </w:rPr>
          <w:delText xml:space="preserve">Willi </w:delText>
        </w:r>
        <w:r w:rsidR="005F0439" w:rsidDel="00C51BF7">
          <w:rPr>
            <w:rFonts w:ascii="Cambria" w:hAnsi="Cambria"/>
            <w:sz w:val="28"/>
            <w:szCs w:val="28"/>
          </w:rPr>
          <w:delText>j</w:delText>
        </w:r>
      </w:del>
      <w:ins w:id="9033" w:author="Claire S" w:date="2026-05-11T15:11:00Z" w16du:dateUtc="2026-05-11T14:11:00Z">
        <w:r w:rsidR="00C51BF7">
          <w:rPr>
            <w:rFonts w:ascii="Cambria" w:hAnsi="Cambria"/>
            <w:sz w:val="28"/>
            <w:szCs w:val="28"/>
          </w:rPr>
          <w:t xml:space="preserve">neighbours </w:t>
        </w:r>
      </w:ins>
      <w:del w:id="9034" w:author="Claire S" w:date="2026-05-11T15:11:00Z" w16du:dateUtc="2026-05-11T14:11:00Z">
        <w:r w:rsidR="005F0439" w:rsidDel="00C51BF7">
          <w:rPr>
            <w:rFonts w:ascii="Cambria" w:hAnsi="Cambria"/>
            <w:sz w:val="28"/>
            <w:szCs w:val="28"/>
          </w:rPr>
          <w:delText>ust</w:delText>
        </w:r>
        <w:r w:rsidR="005F0439">
          <w:rPr>
            <w:rFonts w:ascii="Cambria" w:hAnsi="Cambria"/>
            <w:sz w:val="28"/>
            <w:szCs w:val="28"/>
          </w:rPr>
          <w:delText xml:space="preserve"> </w:delText>
        </w:r>
      </w:del>
      <w:r w:rsidR="00EE7EA5">
        <w:rPr>
          <w:rFonts w:ascii="Cambria" w:hAnsi="Cambria"/>
          <w:sz w:val="28"/>
          <w:szCs w:val="28"/>
        </w:rPr>
        <w:t>incline</w:t>
      </w:r>
      <w:r w:rsidR="005F0439">
        <w:rPr>
          <w:rFonts w:ascii="Cambria" w:hAnsi="Cambria"/>
          <w:sz w:val="28"/>
          <w:szCs w:val="28"/>
        </w:rPr>
        <w:t>d</w:t>
      </w:r>
      <w:r w:rsidR="00EE7EA5">
        <w:rPr>
          <w:rFonts w:ascii="Cambria" w:hAnsi="Cambria"/>
          <w:sz w:val="28"/>
          <w:szCs w:val="28"/>
        </w:rPr>
        <w:t xml:space="preserve"> </w:t>
      </w:r>
      <w:del w:id="9035" w:author="Claire S" w:date="2026-05-11T15:11:00Z" w16du:dateUtc="2026-05-11T14:11:00Z">
        <w:r w:rsidR="00EE7EA5">
          <w:rPr>
            <w:rFonts w:ascii="Cambria" w:hAnsi="Cambria"/>
            <w:sz w:val="28"/>
            <w:szCs w:val="28"/>
          </w:rPr>
          <w:delText xml:space="preserve">his </w:delText>
        </w:r>
      </w:del>
      <w:ins w:id="9036" w:author="Claire S" w:date="2026-05-11T15:11:00Z" w16du:dateUtc="2026-05-11T14:11:00Z">
        <w:r w:rsidR="00C51BF7">
          <w:rPr>
            <w:rFonts w:ascii="Cambria" w:hAnsi="Cambria"/>
            <w:sz w:val="28"/>
            <w:szCs w:val="28"/>
          </w:rPr>
          <w:t xml:space="preserve">their </w:t>
        </w:r>
      </w:ins>
      <w:r w:rsidR="00EE7EA5">
        <w:rPr>
          <w:rFonts w:ascii="Cambria" w:hAnsi="Cambria"/>
          <w:sz w:val="28"/>
          <w:szCs w:val="28"/>
        </w:rPr>
        <w:t>head</w:t>
      </w:r>
      <w:ins w:id="9037" w:author="Claire S" w:date="2026-05-11T15:11:00Z" w16du:dateUtc="2026-05-11T14:11:00Z">
        <w:r w:rsidR="00C51BF7">
          <w:rPr>
            <w:rFonts w:ascii="Cambria" w:hAnsi="Cambria"/>
            <w:sz w:val="28"/>
            <w:szCs w:val="28"/>
          </w:rPr>
          <w:t>s</w:t>
        </w:r>
      </w:ins>
      <w:del w:id="9038" w:author="Claire S" w:date="2026-07-22T15:36:00Z" w16du:dateUtc="2026-07-22T14:36:00Z">
        <w:r w:rsidR="00EE7EA5" w:rsidDel="00D45ACE">
          <w:rPr>
            <w:rFonts w:ascii="Cambria" w:hAnsi="Cambria"/>
            <w:sz w:val="28"/>
            <w:szCs w:val="28"/>
          </w:rPr>
          <w:delText xml:space="preserve"> in agreement</w:delText>
        </w:r>
      </w:del>
      <w:r w:rsidR="00F14B1B">
        <w:rPr>
          <w:rFonts w:ascii="Cambria" w:hAnsi="Cambria"/>
          <w:sz w:val="28"/>
          <w:szCs w:val="28"/>
        </w:rPr>
        <w:t xml:space="preserve">, </w:t>
      </w:r>
      <w:r w:rsidR="00894035">
        <w:rPr>
          <w:rFonts w:ascii="Cambria" w:hAnsi="Cambria"/>
          <w:sz w:val="28"/>
          <w:szCs w:val="28"/>
        </w:rPr>
        <w:t xml:space="preserve">as if </w:t>
      </w:r>
      <w:del w:id="9039" w:author="Claire S" w:date="2026-05-11T15:11:00Z" w16du:dateUtc="2026-05-11T14:11:00Z">
        <w:r w:rsidR="00F14B1B">
          <w:rPr>
            <w:rFonts w:ascii="Cambria" w:hAnsi="Cambria"/>
            <w:sz w:val="28"/>
            <w:szCs w:val="28"/>
          </w:rPr>
          <w:delText xml:space="preserve">he was </w:delText>
        </w:r>
      </w:del>
      <w:r w:rsidR="00EE7EA5">
        <w:rPr>
          <w:rFonts w:ascii="Cambria" w:hAnsi="Cambria"/>
          <w:sz w:val="28"/>
          <w:szCs w:val="28"/>
        </w:rPr>
        <w:t>in church.</w:t>
      </w:r>
    </w:p>
    <w:p w14:paraId="0015899B" w14:textId="17BA72A3" w:rsidR="002843E2" w:rsidRDefault="00565973" w:rsidP="002843E2">
      <w:pPr>
        <w:spacing w:line="360" w:lineRule="auto"/>
        <w:ind w:firstLine="720"/>
        <w:contextualSpacing/>
        <w:rPr>
          <w:rFonts w:ascii="Cambria" w:hAnsi="Cambria"/>
          <w:sz w:val="28"/>
          <w:szCs w:val="28"/>
        </w:rPr>
      </w:pPr>
      <w:ins w:id="9040" w:author="Daisy Watt" w:date="2026-06-22T09:40:00Z" w16du:dateUtc="2026-06-22T07:40:00Z">
        <w:r>
          <w:rPr>
            <w:rFonts w:ascii="Cambria" w:hAnsi="Cambria"/>
            <w:sz w:val="28"/>
            <w:szCs w:val="28"/>
          </w:rPr>
          <w:t>‘</w:t>
        </w:r>
      </w:ins>
      <w:del w:id="9041" w:author="Daisy Watt" w:date="2026-06-22T09:40:00Z" w16du:dateUtc="2026-06-22T07:40:00Z">
        <w:r w:rsidR="002843E2">
          <w:rPr>
            <w:rFonts w:ascii="Cambria" w:hAnsi="Cambria"/>
            <w:sz w:val="28"/>
            <w:szCs w:val="28"/>
          </w:rPr>
          <w:delText xml:space="preserve"> ‘</w:delText>
        </w:r>
      </w:del>
      <w:r w:rsidR="002843E2">
        <w:rPr>
          <w:rFonts w:ascii="Cambria" w:hAnsi="Cambria"/>
          <w:sz w:val="28"/>
          <w:szCs w:val="28"/>
        </w:rPr>
        <w:t>Even if Langley &amp; Co</w:t>
      </w:r>
      <w:ins w:id="9042" w:author="Daisy Watt" w:date="2026-06-22T09:40:00Z" w16du:dateUtc="2026-06-22T07:40:00Z">
        <w:r w:rsidR="005516A4">
          <w:rPr>
            <w:rFonts w:ascii="Cambria" w:hAnsi="Cambria"/>
            <w:sz w:val="28"/>
            <w:szCs w:val="28"/>
          </w:rPr>
          <w:t>.</w:t>
        </w:r>
      </w:ins>
      <w:r w:rsidR="002843E2">
        <w:rPr>
          <w:rFonts w:ascii="Cambria" w:hAnsi="Cambria"/>
          <w:sz w:val="28"/>
          <w:szCs w:val="28"/>
        </w:rPr>
        <w:t xml:space="preserve"> will be much poorer without our good friend.’</w:t>
      </w:r>
    </w:p>
    <w:p w14:paraId="343678F0" w14:textId="2B49440B" w:rsidR="00EE7EA5" w:rsidRDefault="002843E2" w:rsidP="002843E2">
      <w:pPr>
        <w:spacing w:line="360" w:lineRule="auto"/>
        <w:contextualSpacing/>
        <w:rPr>
          <w:rFonts w:ascii="Cambria" w:hAnsi="Cambria"/>
          <w:sz w:val="28"/>
          <w:szCs w:val="28"/>
        </w:rPr>
      </w:pPr>
      <w:r>
        <w:rPr>
          <w:rFonts w:ascii="Cambria" w:hAnsi="Cambria"/>
          <w:sz w:val="28"/>
          <w:szCs w:val="28"/>
        </w:rPr>
        <w:tab/>
      </w:r>
      <w:r w:rsidRPr="008E5A21">
        <w:rPr>
          <w:rFonts w:ascii="Cambria" w:hAnsi="Cambria"/>
          <w:i/>
          <w:iCs/>
          <w:sz w:val="28"/>
          <w:szCs w:val="28"/>
        </w:rPr>
        <w:t>It’ll</w:t>
      </w:r>
      <w:r w:rsidRPr="008E5A21">
        <w:rPr>
          <w:rFonts w:ascii="Cambria" w:hAnsi="Cambria"/>
          <w:i/>
          <w:sz w:val="28"/>
          <w:szCs w:val="28"/>
        </w:rPr>
        <w:t xml:space="preserve"> be even poorer if Jackson Rayne </w:t>
      </w:r>
      <w:r w:rsidRPr="008E5A21">
        <w:rPr>
          <w:rFonts w:ascii="Cambria" w:hAnsi="Cambria"/>
          <w:i/>
          <w:iCs/>
          <w:sz w:val="28"/>
          <w:szCs w:val="28"/>
        </w:rPr>
        <w:t>dies</w:t>
      </w:r>
      <w:r w:rsidRPr="008E5A21">
        <w:rPr>
          <w:rFonts w:ascii="Cambria" w:hAnsi="Cambria"/>
          <w:i/>
          <w:sz w:val="28"/>
          <w:szCs w:val="28"/>
        </w:rPr>
        <w:t xml:space="preserve"> too</w:t>
      </w:r>
      <w:r>
        <w:rPr>
          <w:rFonts w:ascii="Cambria" w:hAnsi="Cambria"/>
          <w:sz w:val="28"/>
          <w:szCs w:val="28"/>
        </w:rPr>
        <w:t xml:space="preserve">, Clara thought, </w:t>
      </w:r>
      <w:r w:rsidR="005F033B">
        <w:rPr>
          <w:rFonts w:ascii="Cambria" w:hAnsi="Cambria"/>
          <w:sz w:val="28"/>
          <w:szCs w:val="28"/>
        </w:rPr>
        <w:t>digging</w:t>
      </w:r>
      <w:r>
        <w:rPr>
          <w:rFonts w:ascii="Cambria" w:hAnsi="Cambria"/>
          <w:sz w:val="28"/>
          <w:szCs w:val="28"/>
        </w:rPr>
        <w:t xml:space="preserve"> her nails into her own palm to stop </w:t>
      </w:r>
      <w:del w:id="9043" w:author="Claire S" w:date="2026-07-22T17:54:00Z" w16du:dateUtc="2026-07-22T16:54:00Z">
        <w:r w:rsidDel="00AA5E0F">
          <w:rPr>
            <w:rFonts w:ascii="Cambria" w:hAnsi="Cambria"/>
            <w:sz w:val="28"/>
            <w:szCs w:val="28"/>
          </w:rPr>
          <w:delText xml:space="preserve">the </w:delText>
        </w:r>
      </w:del>
      <w:r>
        <w:rPr>
          <w:rFonts w:ascii="Cambria" w:hAnsi="Cambria"/>
          <w:sz w:val="28"/>
          <w:szCs w:val="28"/>
        </w:rPr>
        <w:t>thoughts</w:t>
      </w:r>
      <w:r w:rsidR="00E758A9">
        <w:rPr>
          <w:rFonts w:ascii="Cambria" w:hAnsi="Cambria"/>
          <w:sz w:val="28"/>
          <w:szCs w:val="28"/>
        </w:rPr>
        <w:t xml:space="preserve"> </w:t>
      </w:r>
      <w:r w:rsidR="005F033B">
        <w:rPr>
          <w:rFonts w:ascii="Cambria" w:hAnsi="Cambria"/>
          <w:sz w:val="28"/>
          <w:szCs w:val="28"/>
        </w:rPr>
        <w:t xml:space="preserve">about the List </w:t>
      </w:r>
      <w:r w:rsidR="00E758A9">
        <w:rPr>
          <w:rFonts w:ascii="Cambria" w:hAnsi="Cambria"/>
          <w:sz w:val="28"/>
          <w:szCs w:val="28"/>
        </w:rPr>
        <w:t>spiralling</w:t>
      </w:r>
      <w:r>
        <w:rPr>
          <w:rFonts w:ascii="Cambria" w:hAnsi="Cambria"/>
          <w:sz w:val="28"/>
          <w:szCs w:val="28"/>
        </w:rPr>
        <w:t xml:space="preserve">. Still, she </w:t>
      </w:r>
      <w:r w:rsidR="00E758A9">
        <w:rPr>
          <w:rFonts w:ascii="Cambria" w:hAnsi="Cambria"/>
          <w:sz w:val="28"/>
          <w:szCs w:val="28"/>
        </w:rPr>
        <w:t xml:space="preserve">felt the nerves in her belly </w:t>
      </w:r>
      <w:r w:rsidR="00EE7EA5">
        <w:rPr>
          <w:rFonts w:ascii="Cambria" w:hAnsi="Cambria"/>
          <w:sz w:val="28"/>
          <w:szCs w:val="28"/>
        </w:rPr>
        <w:t xml:space="preserve">as she cast her eyes </w:t>
      </w:r>
      <w:ins w:id="9044" w:author="Daisy Watt" w:date="2026-06-22T09:40:00Z" w16du:dateUtc="2026-06-22T07:40:00Z">
        <w:r w:rsidR="00936366">
          <w:rPr>
            <w:rFonts w:ascii="Cambria" w:hAnsi="Cambria"/>
            <w:sz w:val="28"/>
            <w:szCs w:val="28"/>
          </w:rPr>
          <w:t>a</w:t>
        </w:r>
      </w:ins>
      <w:r w:rsidR="00EE7EA5">
        <w:rPr>
          <w:rFonts w:ascii="Cambria" w:hAnsi="Cambria"/>
          <w:sz w:val="28"/>
          <w:szCs w:val="28"/>
        </w:rPr>
        <w:t>round</w:t>
      </w:r>
      <w:r>
        <w:rPr>
          <w:rFonts w:ascii="Cambria" w:hAnsi="Cambria"/>
          <w:sz w:val="28"/>
          <w:szCs w:val="28"/>
        </w:rPr>
        <w:t xml:space="preserve"> the room. What if the instigator was here</w:t>
      </w:r>
      <w:ins w:id="9045" w:author="Daisy Watt" w:date="2026-06-22T09:41:00Z" w16du:dateUtc="2026-06-22T07:41:00Z">
        <w:r w:rsidR="00936366">
          <w:rPr>
            <w:rFonts w:ascii="Cambria" w:hAnsi="Cambria"/>
            <w:sz w:val="28"/>
            <w:szCs w:val="28"/>
          </w:rPr>
          <w:t>,</w:t>
        </w:r>
      </w:ins>
      <w:r>
        <w:rPr>
          <w:rFonts w:ascii="Cambria" w:hAnsi="Cambria"/>
          <w:sz w:val="28"/>
          <w:szCs w:val="28"/>
        </w:rPr>
        <w:t xml:space="preserve"> right now? </w:t>
      </w:r>
      <w:r w:rsidR="00E758A9">
        <w:rPr>
          <w:rFonts w:ascii="Cambria" w:hAnsi="Cambria"/>
          <w:sz w:val="28"/>
          <w:szCs w:val="28"/>
        </w:rPr>
        <w:t xml:space="preserve"> What if the person who wanted to harm her was standing right beside her?</w:t>
      </w:r>
      <w:r w:rsidR="006F7701">
        <w:rPr>
          <w:rFonts w:ascii="Cambria" w:hAnsi="Cambria"/>
          <w:sz w:val="28"/>
          <w:szCs w:val="28"/>
        </w:rPr>
        <w:t xml:space="preserve">  What if they had </w:t>
      </w:r>
      <w:ins w:id="9046" w:author="Daisy Watt" w:date="2026-06-22T09:41:00Z" w16du:dateUtc="2026-06-22T07:41:00Z">
        <w:r w:rsidR="006F7701">
          <w:rPr>
            <w:rFonts w:ascii="Cambria" w:hAnsi="Cambria"/>
            <w:sz w:val="28"/>
            <w:szCs w:val="28"/>
          </w:rPr>
          <w:t>a</w:t>
        </w:r>
        <w:r w:rsidR="00AE6122">
          <w:rPr>
            <w:rFonts w:ascii="Cambria" w:hAnsi="Cambria"/>
            <w:sz w:val="28"/>
            <w:szCs w:val="28"/>
          </w:rPr>
          <w:t>…</w:t>
        </w:r>
      </w:ins>
      <w:del w:id="9047" w:author="Daisy Watt" w:date="2026-06-22T09:41:00Z" w16du:dateUtc="2026-06-22T07:41:00Z">
        <w:r w:rsidR="006F7701" w:rsidDel="00AE6122">
          <w:rPr>
            <w:rFonts w:ascii="Cambria" w:hAnsi="Cambria"/>
            <w:sz w:val="28"/>
            <w:szCs w:val="28"/>
          </w:rPr>
          <w:delText>a</w:delText>
        </w:r>
        <w:r w:rsidR="006F7701">
          <w:rPr>
            <w:rFonts w:ascii="Cambria" w:hAnsi="Cambria"/>
            <w:sz w:val="28"/>
            <w:szCs w:val="28"/>
          </w:rPr>
          <w:delText xml:space="preserve"> –</w:delText>
        </w:r>
      </w:del>
      <w:r w:rsidR="006F7701">
        <w:rPr>
          <w:rFonts w:ascii="Cambria" w:hAnsi="Cambria"/>
          <w:sz w:val="28"/>
          <w:szCs w:val="28"/>
        </w:rPr>
        <w:t xml:space="preserve"> a knife, or a gun o</w:t>
      </w:r>
      <w:ins w:id="9048" w:author="Daisy Watt" w:date="2026-06-22T09:41:00Z" w16du:dateUtc="2026-06-22T07:41:00Z">
        <w:r w:rsidR="006F7701">
          <w:rPr>
            <w:rFonts w:ascii="Cambria" w:hAnsi="Cambria"/>
            <w:sz w:val="28"/>
            <w:szCs w:val="28"/>
          </w:rPr>
          <w:t>r</w:t>
        </w:r>
        <w:r w:rsidR="008E27B9">
          <w:rPr>
            <w:rFonts w:ascii="Cambria" w:hAnsi="Cambria"/>
            <w:sz w:val="28"/>
            <w:szCs w:val="28"/>
          </w:rPr>
          <w:t>…</w:t>
        </w:r>
      </w:ins>
      <w:del w:id="9049" w:author="Daisy Watt" w:date="2026-06-22T09:41:00Z" w16du:dateUtc="2026-06-22T07:41:00Z">
        <w:r w:rsidR="006F7701" w:rsidDel="008E27B9">
          <w:rPr>
            <w:rFonts w:ascii="Cambria" w:hAnsi="Cambria"/>
            <w:sz w:val="28"/>
            <w:szCs w:val="28"/>
          </w:rPr>
          <w:delText>r</w:delText>
        </w:r>
        <w:r w:rsidR="006F7701">
          <w:rPr>
            <w:rFonts w:ascii="Cambria" w:hAnsi="Cambria"/>
            <w:sz w:val="28"/>
            <w:szCs w:val="28"/>
          </w:rPr>
          <w:delText xml:space="preserve"> -</w:delText>
        </w:r>
      </w:del>
    </w:p>
    <w:p w14:paraId="554CB10F" w14:textId="272BE2E6" w:rsidR="002843E2" w:rsidRDefault="002843E2" w:rsidP="00EE7EA5">
      <w:pPr>
        <w:spacing w:line="360" w:lineRule="auto"/>
        <w:ind w:firstLine="720"/>
        <w:contextualSpacing/>
        <w:rPr>
          <w:ins w:id="9050" w:author="Claire S" w:date="2026-05-27T14:18:00Z" w16du:dateUtc="2026-05-27T13:18:00Z"/>
          <w:rFonts w:ascii="Cambria" w:hAnsi="Cambria"/>
          <w:sz w:val="28"/>
          <w:szCs w:val="28"/>
        </w:rPr>
      </w:pPr>
      <w:r>
        <w:rPr>
          <w:rFonts w:ascii="Cambria" w:hAnsi="Cambria"/>
          <w:sz w:val="28"/>
          <w:szCs w:val="28"/>
        </w:rPr>
        <w:t>But she mustn’t give into stupid trolls</w:t>
      </w:r>
      <w:r w:rsidR="00DE1074">
        <w:rPr>
          <w:rFonts w:ascii="Cambria" w:hAnsi="Cambria"/>
          <w:sz w:val="28"/>
          <w:szCs w:val="28"/>
        </w:rPr>
        <w:t>, because, surely, that was their aim</w:t>
      </w:r>
      <w:r w:rsidR="007909C1">
        <w:rPr>
          <w:rFonts w:ascii="Cambria" w:hAnsi="Cambria"/>
          <w:sz w:val="28"/>
          <w:szCs w:val="28"/>
        </w:rPr>
        <w:t>.</w:t>
      </w:r>
    </w:p>
    <w:p w14:paraId="2B4CEED5" w14:textId="3B4B8166" w:rsidR="006422C0" w:rsidRDefault="006422C0" w:rsidP="00EE7EA5">
      <w:pPr>
        <w:spacing w:line="360" w:lineRule="auto"/>
        <w:ind w:firstLine="720"/>
        <w:contextualSpacing/>
        <w:rPr>
          <w:ins w:id="9051" w:author="Claire S" w:date="2026-05-27T14:19:00Z" w16du:dateUtc="2026-05-27T13:19:00Z"/>
          <w:rFonts w:ascii="Cambria" w:hAnsi="Cambria"/>
          <w:sz w:val="28"/>
          <w:szCs w:val="28"/>
        </w:rPr>
      </w:pPr>
      <w:ins w:id="9052" w:author="Claire S" w:date="2026-05-27T14:18:00Z" w16du:dateUtc="2026-05-27T13:18:00Z">
        <w:r>
          <w:rPr>
            <w:rFonts w:ascii="Cambria" w:hAnsi="Cambria"/>
            <w:sz w:val="28"/>
            <w:szCs w:val="28"/>
          </w:rPr>
          <w:t>‘</w:t>
        </w:r>
        <w:del w:id="9053" w:author="Daisy Watt" w:date="2026-06-22T09:41:00Z" w16du:dateUtc="2026-06-22T07:41:00Z">
          <w:r>
            <w:rPr>
              <w:rFonts w:ascii="Cambria" w:hAnsi="Cambria"/>
              <w:sz w:val="28"/>
              <w:szCs w:val="28"/>
            </w:rPr>
            <w:delText>Anyone</w:delText>
          </w:r>
        </w:del>
      </w:ins>
      <w:ins w:id="9054" w:author="Daisy Watt" w:date="2026-06-22T09:41:00Z" w16du:dateUtc="2026-06-22T07:41:00Z">
        <w:r w:rsidR="00602DDA">
          <w:rPr>
            <w:rFonts w:ascii="Cambria" w:hAnsi="Cambria"/>
            <w:sz w:val="28"/>
            <w:szCs w:val="28"/>
          </w:rPr>
          <w:t>Th</w:t>
        </w:r>
      </w:ins>
      <w:ins w:id="9055" w:author="Daisy Watt" w:date="2026-06-22T09:42:00Z" w16du:dateUtc="2026-06-22T07:42:00Z">
        <w:r w:rsidR="00602DDA">
          <w:rPr>
            <w:rFonts w:ascii="Cambria" w:hAnsi="Cambria"/>
            <w:sz w:val="28"/>
            <w:szCs w:val="28"/>
          </w:rPr>
          <w:t>ose</w:t>
        </w:r>
      </w:ins>
      <w:ins w:id="9056" w:author="Claire S" w:date="2026-05-27T14:18:00Z" w16du:dateUtc="2026-05-27T13:18:00Z">
        <w:r>
          <w:rPr>
            <w:rFonts w:ascii="Cambria" w:hAnsi="Cambria"/>
            <w:sz w:val="28"/>
            <w:szCs w:val="28"/>
          </w:rPr>
          <w:t xml:space="preserve"> who reported to</w:t>
        </w:r>
        <w:r w:rsidR="008B4AB8">
          <w:rPr>
            <w:rFonts w:ascii="Cambria" w:hAnsi="Cambria"/>
            <w:sz w:val="28"/>
            <w:szCs w:val="28"/>
          </w:rPr>
          <w:t xml:space="preserve"> </w:t>
        </w:r>
        <w:r>
          <w:rPr>
            <w:rFonts w:ascii="Cambria" w:hAnsi="Cambria"/>
            <w:sz w:val="28"/>
            <w:szCs w:val="28"/>
          </w:rPr>
          <w:t>Dex,’ Miles was saying now, ‘</w:t>
        </w:r>
      </w:ins>
      <w:ins w:id="9057" w:author="Claire S" w:date="2026-07-23T13:58:00Z" w16du:dateUtc="2026-07-23T12:58:00Z">
        <w:r w:rsidR="009776ED">
          <w:rPr>
            <w:rFonts w:ascii="Cambria" w:hAnsi="Cambria"/>
            <w:sz w:val="28"/>
            <w:szCs w:val="28"/>
          </w:rPr>
          <w:t>you wi</w:t>
        </w:r>
      </w:ins>
      <w:ins w:id="9058" w:author="Claire S" w:date="2026-05-27T14:18:00Z" w16du:dateUtc="2026-05-27T13:18:00Z">
        <w:r>
          <w:rPr>
            <w:rFonts w:ascii="Cambria" w:hAnsi="Cambria"/>
            <w:sz w:val="28"/>
            <w:szCs w:val="28"/>
          </w:rPr>
          <w:t xml:space="preserve">ll report to </w:t>
        </w:r>
      </w:ins>
      <w:ins w:id="9059" w:author="Claire S" w:date="2026-07-22T15:37:00Z" w16du:dateUtc="2026-07-22T14:37:00Z">
        <w:r w:rsidR="001036FB">
          <w:rPr>
            <w:rFonts w:ascii="Cambria" w:hAnsi="Cambria"/>
            <w:sz w:val="28"/>
            <w:szCs w:val="28"/>
          </w:rPr>
          <w:t xml:space="preserve">Dodo </w:t>
        </w:r>
      </w:ins>
      <w:ins w:id="9060" w:author="Claire S" w:date="2026-07-22T17:56:00Z" w16du:dateUtc="2026-07-22T16:56:00Z">
        <w:r w:rsidR="00FA7A3F">
          <w:rPr>
            <w:rFonts w:ascii="Cambria" w:hAnsi="Cambria"/>
            <w:sz w:val="28"/>
            <w:szCs w:val="28"/>
          </w:rPr>
          <w:t>Evans</w:t>
        </w:r>
      </w:ins>
      <w:ins w:id="9061" w:author="Claire S" w:date="2026-07-22T15:37:00Z" w16du:dateUtc="2026-07-22T14:37:00Z">
        <w:r w:rsidR="001036FB">
          <w:rPr>
            <w:rFonts w:ascii="Cambria" w:hAnsi="Cambria"/>
            <w:sz w:val="28"/>
            <w:szCs w:val="28"/>
          </w:rPr>
          <w:t xml:space="preserve"> now</w:t>
        </w:r>
      </w:ins>
      <w:commentRangeStart w:id="9062"/>
      <w:ins w:id="9063" w:author="Daisy Watt" w:date="2026-06-22T09:42:00Z" w16du:dateUtc="2026-06-22T07:42:00Z">
        <w:del w:id="9064" w:author="Claire S" w:date="2026-07-22T15:37:00Z" w16du:dateUtc="2026-07-22T14:37:00Z">
          <w:r w:rsidR="0064607A" w:rsidDel="001036FB">
            <w:rPr>
              <w:rFonts w:ascii="Cambria" w:hAnsi="Cambria"/>
              <w:sz w:val="28"/>
              <w:szCs w:val="28"/>
            </w:rPr>
            <w:delText>,</w:delText>
          </w:r>
        </w:del>
      </w:ins>
      <w:ins w:id="9065" w:author="Claire S" w:date="2026-05-27T14:18:00Z" w16du:dateUtc="2026-05-27T13:18:00Z">
        <w:r w:rsidR="008B4AB8">
          <w:rPr>
            <w:rFonts w:ascii="Cambria" w:hAnsi="Cambria"/>
            <w:sz w:val="28"/>
            <w:szCs w:val="28"/>
          </w:rPr>
          <w:t>.</w:t>
        </w:r>
      </w:ins>
      <w:commentRangeEnd w:id="9062"/>
      <w:del w:id="9066" w:author="Claire S" w:date="2026-07-22T15:37:00Z" w16du:dateUtc="2026-07-22T14:37:00Z">
        <w:r w:rsidR="00BE1D82" w:rsidDel="001036FB">
          <w:rPr>
            <w:rStyle w:val="CommentReference"/>
            <w:rFonts w:ascii="Cambria" w:hAnsi="Cambria"/>
            <w:sz w:val="28"/>
            <w:szCs w:val="28"/>
          </w:rPr>
          <w:commentReference w:id="9062"/>
        </w:r>
      </w:del>
      <w:ins w:id="9067" w:author="Claire S" w:date="2026-07-22T15:37:00Z" w16du:dateUtc="2026-07-22T14:37:00Z">
        <w:r w:rsidR="001036FB">
          <w:rPr>
            <w:rFonts w:ascii="Cambria" w:hAnsi="Cambria"/>
            <w:sz w:val="28"/>
            <w:szCs w:val="28"/>
          </w:rPr>
          <w:t xml:space="preserve">’ A cheery </w:t>
        </w:r>
      </w:ins>
      <w:ins w:id="9068" w:author="Claire S" w:date="2026-07-22T17:57:00Z" w16du:dateUtc="2026-07-22T16:57:00Z">
        <w:r w:rsidR="0006035B">
          <w:rPr>
            <w:rFonts w:ascii="Cambria" w:hAnsi="Cambria"/>
            <w:sz w:val="28"/>
            <w:szCs w:val="28"/>
          </w:rPr>
          <w:t>redhead with a retro pudding-basin haircut s</w:t>
        </w:r>
      </w:ins>
      <w:ins w:id="9069" w:author="Claire S" w:date="2026-07-22T15:38:00Z" w16du:dateUtc="2026-07-22T14:38:00Z">
        <w:r w:rsidR="001036FB">
          <w:rPr>
            <w:rFonts w:ascii="Cambria" w:hAnsi="Cambria"/>
            <w:sz w:val="28"/>
            <w:szCs w:val="28"/>
          </w:rPr>
          <w:t>tuck her hand up in greeting. ‘Thanks, Dodo.</w:t>
        </w:r>
      </w:ins>
      <w:ins w:id="9070" w:author="Claire S" w:date="2026-05-27T14:18:00Z" w16du:dateUtc="2026-05-27T13:18:00Z">
        <w:r w:rsidR="008B4AB8">
          <w:rPr>
            <w:rFonts w:ascii="Cambria" w:hAnsi="Cambria"/>
            <w:sz w:val="28"/>
            <w:szCs w:val="28"/>
          </w:rPr>
          <w:t xml:space="preserve"> More soon.’</w:t>
        </w:r>
      </w:ins>
    </w:p>
    <w:p w14:paraId="0DF91B48" w14:textId="16CAD67D" w:rsidR="008B4AB8" w:rsidDel="001036FB" w:rsidRDefault="008B4AB8" w:rsidP="00EE7EA5">
      <w:pPr>
        <w:spacing w:line="360" w:lineRule="auto"/>
        <w:ind w:firstLine="720"/>
        <w:contextualSpacing/>
        <w:rPr>
          <w:del w:id="9071" w:author="Claire S" w:date="2026-07-22T15:37:00Z" w16du:dateUtc="2026-07-22T14:37:00Z"/>
          <w:rFonts w:ascii="Cambria" w:hAnsi="Cambria"/>
          <w:sz w:val="28"/>
          <w:szCs w:val="28"/>
        </w:rPr>
      </w:pPr>
    </w:p>
    <w:p w14:paraId="06F82AF9" w14:textId="70B03567" w:rsidR="007909C1" w:rsidRDefault="007909C1" w:rsidP="002843E2">
      <w:pPr>
        <w:spacing w:line="360" w:lineRule="auto"/>
        <w:contextualSpacing/>
        <w:rPr>
          <w:del w:id="9072" w:author="Claire S" w:date="2026-05-11T15:16:00Z" w16du:dateUtc="2026-05-11T14:16:00Z"/>
          <w:rFonts w:ascii="Cambria" w:hAnsi="Cambria"/>
          <w:sz w:val="28"/>
          <w:szCs w:val="28"/>
        </w:rPr>
      </w:pPr>
    </w:p>
    <w:p w14:paraId="7A317DAA" w14:textId="7AA0D429" w:rsidR="002843E2" w:rsidRDefault="002843E2" w:rsidP="002843E2">
      <w:pPr>
        <w:spacing w:line="360" w:lineRule="auto"/>
        <w:contextualSpacing/>
        <w:rPr>
          <w:rFonts w:ascii="Cambria" w:hAnsi="Cambria"/>
          <w:sz w:val="28"/>
          <w:szCs w:val="28"/>
        </w:rPr>
      </w:pPr>
      <w:r>
        <w:rPr>
          <w:rFonts w:ascii="Cambria" w:hAnsi="Cambria"/>
          <w:sz w:val="28"/>
          <w:szCs w:val="28"/>
        </w:rPr>
        <w:t>*</w:t>
      </w:r>
    </w:p>
    <w:p w14:paraId="57AEDBD7" w14:textId="050F4DD6" w:rsidR="002843E2" w:rsidRDefault="00DE1074" w:rsidP="002843E2">
      <w:pPr>
        <w:spacing w:line="360" w:lineRule="auto"/>
        <w:contextualSpacing/>
        <w:rPr>
          <w:rFonts w:ascii="Cambria" w:hAnsi="Cambria"/>
          <w:sz w:val="28"/>
          <w:szCs w:val="28"/>
        </w:rPr>
      </w:pPr>
      <w:r>
        <w:rPr>
          <w:rFonts w:ascii="Cambria" w:hAnsi="Cambria"/>
          <w:sz w:val="28"/>
          <w:szCs w:val="28"/>
        </w:rPr>
        <w:t xml:space="preserve">As she left </w:t>
      </w:r>
      <w:r w:rsidR="002843E2">
        <w:rPr>
          <w:rFonts w:ascii="Cambria" w:hAnsi="Cambria"/>
          <w:sz w:val="28"/>
          <w:szCs w:val="28"/>
        </w:rPr>
        <w:t xml:space="preserve">the meeting, </w:t>
      </w:r>
      <w:r>
        <w:rPr>
          <w:rFonts w:ascii="Cambria" w:hAnsi="Cambria"/>
          <w:sz w:val="28"/>
          <w:szCs w:val="28"/>
        </w:rPr>
        <w:t xml:space="preserve">Clara could see </w:t>
      </w:r>
      <w:ins w:id="9073" w:author="Claire S" w:date="2026-07-22T15:38:00Z" w16du:dateUtc="2026-07-22T14:38:00Z">
        <w:r w:rsidR="001036FB">
          <w:rPr>
            <w:rFonts w:ascii="Cambria" w:hAnsi="Cambria"/>
            <w:sz w:val="28"/>
            <w:szCs w:val="28"/>
          </w:rPr>
          <w:t xml:space="preserve">the Henriettas giggling with </w:t>
        </w:r>
      </w:ins>
      <w:commentRangeStart w:id="9074"/>
      <w:r w:rsidR="002843E2">
        <w:rPr>
          <w:rFonts w:ascii="Cambria" w:hAnsi="Cambria"/>
          <w:sz w:val="28"/>
          <w:szCs w:val="28"/>
        </w:rPr>
        <w:t xml:space="preserve">Maude </w:t>
      </w:r>
      <w:del w:id="9075" w:author="Claire S" w:date="2026-07-22T15:38:00Z" w16du:dateUtc="2026-07-22T14:38:00Z">
        <w:r w:rsidR="002843E2" w:rsidDel="001036FB">
          <w:rPr>
            <w:rFonts w:ascii="Cambria" w:hAnsi="Cambria"/>
            <w:sz w:val="28"/>
            <w:szCs w:val="28"/>
          </w:rPr>
          <w:delText xml:space="preserve">and a gaggle of junior </w:delText>
        </w:r>
        <w:r w:rsidR="00C6229D" w:rsidDel="001036FB">
          <w:rPr>
            <w:rFonts w:ascii="Cambria" w:hAnsi="Cambria"/>
            <w:sz w:val="28"/>
            <w:szCs w:val="28"/>
          </w:rPr>
          <w:delText>PRs</w:delText>
        </w:r>
        <w:r w:rsidR="002843E2" w:rsidDel="001036FB">
          <w:rPr>
            <w:rFonts w:ascii="Cambria" w:hAnsi="Cambria"/>
            <w:sz w:val="28"/>
            <w:szCs w:val="28"/>
          </w:rPr>
          <w:delText xml:space="preserve"> </w:delText>
        </w:r>
        <w:commentRangeEnd w:id="9074"/>
        <w:r w:rsidR="000E1B52" w:rsidDel="001036FB">
          <w:rPr>
            <w:rStyle w:val="CommentReference"/>
            <w:rFonts w:ascii="Cambria" w:hAnsi="Cambria"/>
            <w:sz w:val="28"/>
            <w:szCs w:val="28"/>
          </w:rPr>
          <w:commentReference w:id="9074"/>
        </w:r>
        <w:r w:rsidR="002843E2" w:rsidDel="001036FB">
          <w:rPr>
            <w:rFonts w:ascii="Cambria" w:hAnsi="Cambria"/>
            <w:sz w:val="28"/>
            <w:szCs w:val="28"/>
          </w:rPr>
          <w:delText>giggl</w:delText>
        </w:r>
        <w:r w:rsidR="00BB37FB" w:rsidDel="001036FB">
          <w:rPr>
            <w:rFonts w:ascii="Cambria" w:hAnsi="Cambria"/>
            <w:sz w:val="28"/>
            <w:szCs w:val="28"/>
          </w:rPr>
          <w:delText>ing</w:delText>
        </w:r>
        <w:r w:rsidR="005F033B" w:rsidDel="001036FB">
          <w:rPr>
            <w:rFonts w:ascii="Cambria" w:hAnsi="Cambria"/>
            <w:sz w:val="28"/>
            <w:szCs w:val="28"/>
          </w:rPr>
          <w:delText xml:space="preserve"> </w:delText>
        </w:r>
      </w:del>
      <w:r w:rsidR="005F033B">
        <w:rPr>
          <w:rFonts w:ascii="Cambria" w:hAnsi="Cambria"/>
          <w:sz w:val="28"/>
          <w:szCs w:val="28"/>
        </w:rPr>
        <w:t xml:space="preserve">in front of </w:t>
      </w:r>
      <w:r>
        <w:rPr>
          <w:rFonts w:ascii="Cambria" w:hAnsi="Cambria"/>
          <w:sz w:val="28"/>
          <w:szCs w:val="28"/>
        </w:rPr>
        <w:t>her</w:t>
      </w:r>
      <w:r w:rsidR="005F033B">
        <w:rPr>
          <w:rFonts w:ascii="Cambria" w:hAnsi="Cambria"/>
          <w:sz w:val="28"/>
          <w:szCs w:val="28"/>
        </w:rPr>
        <w:t>, their</w:t>
      </w:r>
      <w:r w:rsidR="00112327">
        <w:rPr>
          <w:rFonts w:ascii="Cambria" w:hAnsi="Cambria"/>
          <w:sz w:val="28"/>
          <w:szCs w:val="28"/>
        </w:rPr>
        <w:t xml:space="preserve"> </w:t>
      </w:r>
      <w:r w:rsidR="00922560">
        <w:rPr>
          <w:rFonts w:ascii="Cambria" w:hAnsi="Cambria"/>
          <w:sz w:val="28"/>
          <w:szCs w:val="28"/>
        </w:rPr>
        <w:t xml:space="preserve">shiny </w:t>
      </w:r>
      <w:r w:rsidR="00112327">
        <w:rPr>
          <w:rFonts w:ascii="Cambria" w:hAnsi="Cambria"/>
          <w:sz w:val="28"/>
          <w:szCs w:val="28"/>
        </w:rPr>
        <w:t>heads</w:t>
      </w:r>
      <w:r w:rsidR="002843E2">
        <w:rPr>
          <w:rFonts w:ascii="Cambria" w:hAnsi="Cambria"/>
          <w:sz w:val="28"/>
          <w:szCs w:val="28"/>
        </w:rPr>
        <w:t xml:space="preserve"> </w:t>
      </w:r>
      <w:r w:rsidR="00922560">
        <w:rPr>
          <w:rFonts w:ascii="Cambria" w:hAnsi="Cambria"/>
          <w:sz w:val="28"/>
          <w:szCs w:val="28"/>
        </w:rPr>
        <w:t>in a cluster</w:t>
      </w:r>
      <w:r w:rsidR="002843E2">
        <w:rPr>
          <w:rFonts w:ascii="Cambria" w:hAnsi="Cambria"/>
          <w:sz w:val="28"/>
          <w:szCs w:val="28"/>
        </w:rPr>
        <w:t>.</w:t>
      </w:r>
    </w:p>
    <w:p w14:paraId="459D22C2" w14:textId="26C99CBA" w:rsidR="00EE7EA5" w:rsidRDefault="002843E2" w:rsidP="002843E2">
      <w:pPr>
        <w:spacing w:line="360" w:lineRule="auto"/>
        <w:contextualSpacing/>
        <w:rPr>
          <w:rFonts w:ascii="Cambria" w:hAnsi="Cambria"/>
          <w:sz w:val="28"/>
          <w:szCs w:val="28"/>
        </w:rPr>
      </w:pPr>
      <w:r>
        <w:rPr>
          <w:rFonts w:ascii="Cambria" w:hAnsi="Cambria"/>
          <w:sz w:val="28"/>
          <w:szCs w:val="28"/>
        </w:rPr>
        <w:tab/>
        <w:t xml:space="preserve">‘And then he </w:t>
      </w:r>
      <w:r w:rsidR="007909C1">
        <w:rPr>
          <w:rFonts w:ascii="Cambria" w:hAnsi="Cambria"/>
          <w:sz w:val="28"/>
          <w:szCs w:val="28"/>
        </w:rPr>
        <w:t>chucked</w:t>
      </w:r>
      <w:r>
        <w:rPr>
          <w:rFonts w:ascii="Cambria" w:hAnsi="Cambria"/>
          <w:sz w:val="28"/>
          <w:szCs w:val="28"/>
        </w:rPr>
        <w:t xml:space="preserve"> her knickers onto the</w:t>
      </w:r>
      <w:ins w:id="9076" w:author="Daisy Watt" w:date="2026-06-22T09:47:00Z" w16du:dateUtc="2026-06-22T07:47:00Z">
        <w:r w:rsidR="000E1B52">
          <w:rPr>
            <w:rFonts w:ascii="Cambria" w:hAnsi="Cambria"/>
            <w:sz w:val="28"/>
            <w:szCs w:val="28"/>
          </w:rPr>
          <w:t>—</w:t>
        </w:r>
      </w:ins>
      <w:del w:id="9077" w:author="Daisy Watt" w:date="2026-06-22T09:47:00Z" w16du:dateUtc="2026-06-22T07:47:00Z">
        <w:r>
          <w:rPr>
            <w:rFonts w:ascii="Cambria" w:hAnsi="Cambria"/>
            <w:sz w:val="28"/>
            <w:szCs w:val="28"/>
          </w:rPr>
          <w:delText xml:space="preserve"> -</w:delText>
        </w:r>
      </w:del>
      <w:r>
        <w:rPr>
          <w:rFonts w:ascii="Cambria" w:hAnsi="Cambria"/>
          <w:sz w:val="28"/>
          <w:szCs w:val="28"/>
        </w:rPr>
        <w:t xml:space="preserve">’ Maude dropped her voice </w:t>
      </w:r>
      <w:r w:rsidR="00EE7EA5">
        <w:rPr>
          <w:rFonts w:ascii="Cambria" w:hAnsi="Cambria"/>
          <w:sz w:val="28"/>
          <w:szCs w:val="28"/>
        </w:rPr>
        <w:t xml:space="preserve">to </w:t>
      </w:r>
      <w:r>
        <w:rPr>
          <w:rFonts w:ascii="Cambria" w:hAnsi="Cambria"/>
          <w:sz w:val="28"/>
          <w:szCs w:val="28"/>
        </w:rPr>
        <w:t>whisper something</w:t>
      </w:r>
      <w:r w:rsidR="00BB37FB">
        <w:rPr>
          <w:rFonts w:ascii="Cambria" w:hAnsi="Cambria"/>
          <w:sz w:val="28"/>
          <w:szCs w:val="28"/>
        </w:rPr>
        <w:t xml:space="preserve">, </w:t>
      </w:r>
      <w:r w:rsidR="00982CEB">
        <w:rPr>
          <w:rFonts w:ascii="Cambria" w:hAnsi="Cambria"/>
          <w:sz w:val="28"/>
          <w:szCs w:val="28"/>
        </w:rPr>
        <w:t>making</w:t>
      </w:r>
      <w:r w:rsidR="00BB37FB">
        <w:rPr>
          <w:rFonts w:ascii="Cambria" w:hAnsi="Cambria"/>
          <w:sz w:val="28"/>
          <w:szCs w:val="28"/>
        </w:rPr>
        <w:t xml:space="preserve"> the </w:t>
      </w:r>
      <w:r>
        <w:rPr>
          <w:rFonts w:ascii="Cambria" w:hAnsi="Cambria"/>
          <w:sz w:val="28"/>
          <w:szCs w:val="28"/>
        </w:rPr>
        <w:t xml:space="preserve">other girls </w:t>
      </w:r>
      <w:r w:rsidR="00BB37FB">
        <w:rPr>
          <w:rFonts w:ascii="Cambria" w:hAnsi="Cambria"/>
          <w:sz w:val="28"/>
          <w:szCs w:val="28"/>
        </w:rPr>
        <w:t>all squeal</w:t>
      </w:r>
      <w:r w:rsidR="00A775F8">
        <w:rPr>
          <w:rFonts w:ascii="Cambria" w:hAnsi="Cambria"/>
          <w:sz w:val="28"/>
          <w:szCs w:val="28"/>
        </w:rPr>
        <w:t xml:space="preserve"> in</w:t>
      </w:r>
      <w:r>
        <w:rPr>
          <w:rFonts w:ascii="Cambria" w:hAnsi="Cambria"/>
          <w:sz w:val="28"/>
          <w:szCs w:val="28"/>
        </w:rPr>
        <w:t xml:space="preserve"> outrag</w:t>
      </w:r>
      <w:r w:rsidR="00A775F8">
        <w:rPr>
          <w:rFonts w:ascii="Cambria" w:hAnsi="Cambria"/>
          <w:sz w:val="28"/>
          <w:szCs w:val="28"/>
        </w:rPr>
        <w:t>e</w:t>
      </w:r>
      <w:r>
        <w:rPr>
          <w:rFonts w:ascii="Cambria" w:hAnsi="Cambria"/>
          <w:sz w:val="28"/>
          <w:szCs w:val="28"/>
        </w:rPr>
        <w:t>.</w:t>
      </w:r>
    </w:p>
    <w:p w14:paraId="6A34B553" w14:textId="3660D01F" w:rsidR="002843E2" w:rsidRDefault="00EE7EA5" w:rsidP="002843E2">
      <w:pPr>
        <w:spacing w:line="360" w:lineRule="auto"/>
        <w:contextualSpacing/>
        <w:rPr>
          <w:rFonts w:ascii="Cambria" w:hAnsi="Cambria"/>
          <w:sz w:val="28"/>
          <w:szCs w:val="28"/>
        </w:rPr>
      </w:pPr>
      <w:r>
        <w:rPr>
          <w:rFonts w:ascii="Cambria" w:hAnsi="Cambria"/>
          <w:sz w:val="28"/>
          <w:szCs w:val="28"/>
        </w:rPr>
        <w:tab/>
        <w:t>‘No way!’</w:t>
      </w:r>
      <w:r w:rsidR="002843E2">
        <w:rPr>
          <w:rFonts w:ascii="Cambria" w:hAnsi="Cambria"/>
          <w:sz w:val="28"/>
          <w:szCs w:val="28"/>
        </w:rPr>
        <w:t xml:space="preserve"> </w:t>
      </w:r>
      <w:del w:id="9078" w:author="Daisy Watt" w:date="2026-06-22T09:47:00Z" w16du:dateUtc="2026-06-22T07:47:00Z">
        <w:r w:rsidR="00DD551F" w:rsidDel="00E82FBE">
          <w:rPr>
            <w:rFonts w:ascii="Cambria" w:hAnsi="Cambria"/>
            <w:sz w:val="28"/>
            <w:szCs w:val="28"/>
          </w:rPr>
          <w:delText>T</w:delText>
        </w:r>
      </w:del>
      <w:ins w:id="9079" w:author="Daisy Watt" w:date="2026-06-22T09:47:00Z" w16du:dateUtc="2026-06-22T07:47:00Z">
        <w:r w:rsidR="00E82FBE">
          <w:rPr>
            <w:rFonts w:ascii="Cambria" w:hAnsi="Cambria"/>
            <w:sz w:val="28"/>
            <w:szCs w:val="28"/>
          </w:rPr>
          <w:t>t</w:t>
        </w:r>
      </w:ins>
      <w:r w:rsidR="00FD6DA0">
        <w:rPr>
          <w:rFonts w:ascii="Cambria" w:hAnsi="Cambria"/>
          <w:sz w:val="28"/>
          <w:szCs w:val="28"/>
        </w:rPr>
        <w:t xml:space="preserve">he girl called Emily </w:t>
      </w:r>
      <w:r w:rsidR="00DC6BD2">
        <w:rPr>
          <w:rFonts w:ascii="Cambria" w:hAnsi="Cambria"/>
          <w:sz w:val="28"/>
          <w:szCs w:val="28"/>
        </w:rPr>
        <w:t>groaned in delight</w:t>
      </w:r>
      <w:r w:rsidR="00FD6DA0">
        <w:rPr>
          <w:rFonts w:ascii="Cambria" w:hAnsi="Cambria"/>
          <w:sz w:val="28"/>
          <w:szCs w:val="28"/>
        </w:rPr>
        <w:t>.</w:t>
      </w:r>
    </w:p>
    <w:p w14:paraId="031D126A" w14:textId="77777777" w:rsidR="002843E2" w:rsidRDefault="002843E2" w:rsidP="002843E2">
      <w:pPr>
        <w:spacing w:line="360" w:lineRule="auto"/>
        <w:contextualSpacing/>
        <w:rPr>
          <w:rFonts w:ascii="Cambria" w:hAnsi="Cambria"/>
          <w:sz w:val="28"/>
          <w:szCs w:val="28"/>
        </w:rPr>
      </w:pPr>
      <w:r>
        <w:rPr>
          <w:rFonts w:ascii="Cambria" w:hAnsi="Cambria"/>
          <w:sz w:val="28"/>
          <w:szCs w:val="28"/>
        </w:rPr>
        <w:tab/>
        <w:t xml:space="preserve">‘What’s so funny?’ Clara couldn’t help herself. </w:t>
      </w:r>
    </w:p>
    <w:p w14:paraId="7A69CE18" w14:textId="53FF97EB" w:rsidR="002A0E59" w:rsidRDefault="002843E2" w:rsidP="0039736A">
      <w:pPr>
        <w:spacing w:line="360" w:lineRule="auto"/>
        <w:contextualSpacing/>
        <w:rPr>
          <w:ins w:id="9080" w:author="Claire S" w:date="2026-05-11T15:05:00Z" w16du:dateUtc="2026-05-11T14:05:00Z"/>
          <w:rFonts w:ascii="Cambria" w:hAnsi="Cambria"/>
          <w:sz w:val="28"/>
          <w:szCs w:val="28"/>
        </w:rPr>
      </w:pPr>
      <w:r>
        <w:rPr>
          <w:rFonts w:ascii="Cambria" w:hAnsi="Cambria"/>
          <w:sz w:val="28"/>
          <w:szCs w:val="28"/>
        </w:rPr>
        <w:tab/>
        <w:t xml:space="preserve">‘Haven’t you heard?’ </w:t>
      </w:r>
      <w:r w:rsidR="00FD6DA0">
        <w:rPr>
          <w:rFonts w:ascii="Cambria" w:hAnsi="Cambria"/>
          <w:sz w:val="28"/>
          <w:szCs w:val="28"/>
        </w:rPr>
        <w:t xml:space="preserve">Another </w:t>
      </w:r>
      <w:r>
        <w:rPr>
          <w:rFonts w:ascii="Cambria" w:hAnsi="Cambria"/>
          <w:sz w:val="28"/>
          <w:szCs w:val="28"/>
        </w:rPr>
        <w:t xml:space="preserve">blonde Henrietta smirked. </w:t>
      </w:r>
      <w:r w:rsidR="00467FC3">
        <w:rPr>
          <w:rFonts w:ascii="Cambria" w:hAnsi="Cambria"/>
          <w:sz w:val="28"/>
          <w:szCs w:val="28"/>
        </w:rPr>
        <w:t>‘</w:t>
      </w:r>
      <w:del w:id="9081" w:author="Daisy Watt" w:date="2026-06-22T09:47:00Z" w16du:dateUtc="2026-06-22T07:47:00Z">
        <w:r w:rsidR="00467FC3">
          <w:rPr>
            <w:rFonts w:ascii="Cambria" w:hAnsi="Cambria"/>
            <w:sz w:val="28"/>
            <w:szCs w:val="28"/>
          </w:rPr>
          <w:delText>Our Comms Director</w:delText>
        </w:r>
      </w:del>
      <w:ins w:id="9082" w:author="Daisy Watt" w:date="2026-06-22T09:47:00Z" w16du:dateUtc="2026-06-22T07:47:00Z">
        <w:r w:rsidR="00120735">
          <w:rPr>
            <w:rFonts w:ascii="Cambria" w:hAnsi="Cambria"/>
            <w:sz w:val="28"/>
            <w:szCs w:val="28"/>
          </w:rPr>
          <w:t>Savannah</w:t>
        </w:r>
      </w:ins>
      <w:r w:rsidR="00467FC3">
        <w:rPr>
          <w:rFonts w:ascii="Cambria" w:hAnsi="Cambria"/>
          <w:sz w:val="28"/>
          <w:szCs w:val="28"/>
        </w:rPr>
        <w:t xml:space="preserve"> and </w:t>
      </w:r>
      <w:ins w:id="9083" w:author="Claire S" w:date="2026-05-11T14:39:00Z" w16du:dateUtc="2026-05-11T13:39:00Z">
        <w:r w:rsidR="003149C9">
          <w:rPr>
            <w:rFonts w:ascii="Cambria" w:hAnsi="Cambria"/>
            <w:sz w:val="28"/>
            <w:szCs w:val="28"/>
          </w:rPr>
          <w:t xml:space="preserve">a bloke we’re guessing </w:t>
        </w:r>
      </w:ins>
      <w:ins w:id="9084" w:author="Claire S" w:date="2026-05-11T15:05:00Z" w16du:dateUtc="2026-05-11T14:05:00Z">
        <w:r w:rsidR="002A0E59">
          <w:rPr>
            <w:rFonts w:ascii="Cambria" w:hAnsi="Cambria"/>
            <w:sz w:val="28"/>
            <w:szCs w:val="28"/>
          </w:rPr>
          <w:t>we might</w:t>
        </w:r>
      </w:ins>
      <w:ins w:id="9085" w:author="Claire S" w:date="2026-05-12T09:07:00Z" w16du:dateUtc="2026-05-12T08:07:00Z">
        <w:r w:rsidR="00210627">
          <w:rPr>
            <w:rFonts w:ascii="Cambria" w:hAnsi="Cambria"/>
            <w:sz w:val="28"/>
            <w:szCs w:val="28"/>
          </w:rPr>
          <w:t xml:space="preserve"> j</w:t>
        </w:r>
      </w:ins>
      <w:ins w:id="9086" w:author="Claire S" w:date="2026-05-12T09:08:00Z" w16du:dateUtc="2026-05-12T08:08:00Z">
        <w:r w:rsidR="00210627">
          <w:rPr>
            <w:rFonts w:ascii="Cambria" w:hAnsi="Cambria"/>
            <w:sz w:val="28"/>
            <w:szCs w:val="28"/>
          </w:rPr>
          <w:t>ust</w:t>
        </w:r>
      </w:ins>
      <w:ins w:id="9087" w:author="Claire S" w:date="2026-05-11T15:05:00Z" w16du:dateUtc="2026-05-11T14:05:00Z">
        <w:r w:rsidR="002A0E59">
          <w:rPr>
            <w:rFonts w:ascii="Cambria" w:hAnsi="Cambria"/>
            <w:sz w:val="28"/>
            <w:szCs w:val="28"/>
          </w:rPr>
          <w:t xml:space="preserve"> </w:t>
        </w:r>
      </w:ins>
      <w:ins w:id="9088" w:author="Claire S" w:date="2026-05-11T15:06:00Z" w16du:dateUtc="2026-05-11T14:06:00Z">
        <w:r w:rsidR="002A0E59">
          <w:rPr>
            <w:rFonts w:ascii="Cambria" w:hAnsi="Cambria"/>
            <w:sz w:val="28"/>
            <w:szCs w:val="28"/>
          </w:rPr>
          <w:t>recognise</w:t>
        </w:r>
      </w:ins>
      <w:ins w:id="9089" w:author="Claire S" w:date="2026-05-11T15:05:00Z" w16du:dateUtc="2026-05-11T14:05:00Z">
        <w:r w:rsidR="002A0E59">
          <w:rPr>
            <w:rFonts w:ascii="Cambria" w:hAnsi="Cambria"/>
            <w:sz w:val="28"/>
            <w:szCs w:val="28"/>
          </w:rPr>
          <w:t>.’</w:t>
        </w:r>
      </w:ins>
    </w:p>
    <w:p w14:paraId="58D19102" w14:textId="3C8BB60A" w:rsidR="00467FC3" w:rsidRDefault="002A0E59" w:rsidP="0039736A">
      <w:pPr>
        <w:spacing w:line="360" w:lineRule="auto"/>
        <w:contextualSpacing/>
        <w:rPr>
          <w:del w:id="9090" w:author="Claire S" w:date="2026-05-11T15:05:00Z" w16du:dateUtc="2026-05-11T14:05:00Z"/>
          <w:rFonts w:ascii="Cambria" w:hAnsi="Cambria"/>
          <w:sz w:val="28"/>
          <w:szCs w:val="28"/>
        </w:rPr>
      </w:pPr>
      <w:ins w:id="9091" w:author="Claire S" w:date="2026-05-11T15:05:00Z" w16du:dateUtc="2026-05-11T14:05:00Z">
        <w:r>
          <w:rPr>
            <w:rFonts w:ascii="Cambria" w:hAnsi="Cambria"/>
            <w:sz w:val="28"/>
            <w:szCs w:val="28"/>
          </w:rPr>
          <w:tab/>
          <w:t>‘Who?’</w:t>
        </w:r>
      </w:ins>
      <w:commentRangeStart w:id="9092"/>
      <w:commentRangeStart w:id="9093"/>
      <w:del w:id="9094" w:author="Claire S" w:date="2026-05-11T15:05:00Z" w16du:dateUtc="2026-05-11T14:05:00Z">
        <w:r w:rsidR="00467FC3">
          <w:rPr>
            <w:rFonts w:ascii="Cambria" w:hAnsi="Cambria"/>
            <w:sz w:val="28"/>
            <w:szCs w:val="28"/>
          </w:rPr>
          <w:delText xml:space="preserve">Jackson sex-beast Rayne </w:delText>
        </w:r>
      </w:del>
      <w:commentRangeEnd w:id="9092"/>
      <w:r w:rsidR="00ED642D">
        <w:rPr>
          <w:rStyle w:val="CommentReference"/>
          <w:rFonts w:ascii="Cambria" w:hAnsi="Cambria"/>
          <w:sz w:val="28"/>
          <w:szCs w:val="28"/>
        </w:rPr>
        <w:commentReference w:id="9092"/>
      </w:r>
      <w:commentRangeEnd w:id="9093"/>
      <w:del w:id="9095" w:author="Claire S" w:date="2026-05-11T15:05:00Z" w16du:dateUtc="2026-05-11T14:05:00Z">
        <w:r w:rsidR="003149C9" w:rsidDel="002A0E59">
          <w:rPr>
            <w:rStyle w:val="CommentReference"/>
            <w:rFonts w:ascii="Cambria" w:hAnsi="Cambria"/>
            <w:sz w:val="28"/>
            <w:szCs w:val="28"/>
          </w:rPr>
          <w:commentReference w:id="9093"/>
        </w:r>
        <w:r w:rsidR="00467FC3">
          <w:rPr>
            <w:rFonts w:ascii="Cambria" w:hAnsi="Cambria"/>
            <w:sz w:val="28"/>
            <w:szCs w:val="28"/>
          </w:rPr>
          <w:delText>-’</w:delText>
        </w:r>
      </w:del>
    </w:p>
    <w:p w14:paraId="73C78AFF" w14:textId="77777777" w:rsidR="002A0E59" w:rsidRDefault="002A0E59" w:rsidP="0039736A">
      <w:pPr>
        <w:spacing w:line="360" w:lineRule="auto"/>
        <w:contextualSpacing/>
        <w:rPr>
          <w:ins w:id="9096" w:author="Claire S" w:date="2026-05-11T15:05:00Z" w16du:dateUtc="2026-05-11T14:05:00Z"/>
          <w:rFonts w:ascii="Cambria" w:hAnsi="Cambria"/>
          <w:sz w:val="28"/>
          <w:szCs w:val="28"/>
        </w:rPr>
      </w:pPr>
    </w:p>
    <w:p w14:paraId="2239F5B1" w14:textId="0E341F11" w:rsidR="00882E7A" w:rsidRDefault="00882E7A" w:rsidP="002843E2">
      <w:pPr>
        <w:spacing w:line="360" w:lineRule="auto"/>
        <w:contextualSpacing/>
        <w:rPr>
          <w:rFonts w:ascii="Cambria" w:hAnsi="Cambria"/>
          <w:sz w:val="28"/>
          <w:szCs w:val="28"/>
        </w:rPr>
      </w:pPr>
      <w:r>
        <w:rPr>
          <w:rFonts w:ascii="Cambria" w:hAnsi="Cambria"/>
          <w:sz w:val="28"/>
          <w:szCs w:val="28"/>
        </w:rPr>
        <w:tab/>
        <w:t>‘Shush</w:t>
      </w:r>
      <w:ins w:id="9097" w:author="Claire S" w:date="2026-05-11T15:09:00Z" w16du:dateUtc="2026-05-11T14:09:00Z">
        <w:r w:rsidR="00D53D0A">
          <w:rPr>
            <w:rFonts w:ascii="Cambria" w:hAnsi="Cambria"/>
            <w:sz w:val="28"/>
            <w:szCs w:val="28"/>
          </w:rPr>
          <w:t xml:space="preserve">. Gossip is </w:t>
        </w:r>
      </w:ins>
      <w:ins w:id="9098" w:author="Claire S" w:date="2026-05-27T14:19:00Z" w16du:dateUtc="2026-05-27T13:19:00Z">
        <w:r w:rsidR="00BC4DD0">
          <w:rPr>
            <w:rFonts w:ascii="Cambria" w:hAnsi="Cambria"/>
            <w:sz w:val="28"/>
            <w:szCs w:val="28"/>
          </w:rPr>
          <w:t>undignified</w:t>
        </w:r>
      </w:ins>
      <w:ins w:id="9099" w:author="Claire S" w:date="2026-05-11T15:09:00Z" w16du:dateUtc="2026-05-11T14:09:00Z">
        <w:r w:rsidR="00D53D0A">
          <w:rPr>
            <w:rFonts w:ascii="Cambria" w:hAnsi="Cambria"/>
            <w:sz w:val="28"/>
            <w:szCs w:val="28"/>
          </w:rPr>
          <w:t>,</w:t>
        </w:r>
      </w:ins>
      <w:del w:id="9100" w:author="Claire S" w:date="2026-05-11T15:09:00Z" w16du:dateUtc="2026-05-11T14:09:00Z">
        <w:r>
          <w:rPr>
            <w:rFonts w:ascii="Cambria" w:hAnsi="Cambria"/>
            <w:sz w:val="28"/>
            <w:szCs w:val="28"/>
          </w:rPr>
          <w:delText>,</w:delText>
        </w:r>
      </w:del>
      <w:r>
        <w:rPr>
          <w:rFonts w:ascii="Cambria" w:hAnsi="Cambria"/>
          <w:sz w:val="28"/>
          <w:szCs w:val="28"/>
        </w:rPr>
        <w:t>’ Maude wagged a finger</w:t>
      </w:r>
      <w:r w:rsidR="00467FC3">
        <w:rPr>
          <w:rFonts w:ascii="Cambria" w:hAnsi="Cambria"/>
          <w:sz w:val="28"/>
          <w:szCs w:val="28"/>
        </w:rPr>
        <w:t xml:space="preserve"> at the Henrietta</w:t>
      </w:r>
      <w:r>
        <w:rPr>
          <w:rFonts w:ascii="Cambria" w:hAnsi="Cambria"/>
          <w:sz w:val="28"/>
          <w:szCs w:val="28"/>
        </w:rPr>
        <w:t xml:space="preserve">, </w:t>
      </w:r>
      <w:r w:rsidR="0039736A">
        <w:rPr>
          <w:rFonts w:ascii="Cambria" w:hAnsi="Cambria"/>
          <w:sz w:val="28"/>
          <w:szCs w:val="28"/>
        </w:rPr>
        <w:t>who</w:t>
      </w:r>
      <w:r w:rsidR="00467FC3">
        <w:rPr>
          <w:rFonts w:ascii="Cambria" w:hAnsi="Cambria"/>
          <w:sz w:val="28"/>
          <w:szCs w:val="28"/>
        </w:rPr>
        <w:t xml:space="preserve"> carried on regardless.</w:t>
      </w:r>
    </w:p>
    <w:p w14:paraId="5431FDA3" w14:textId="6CE3CAA2" w:rsidR="002843E2" w:rsidRDefault="002843E2" w:rsidP="002843E2">
      <w:pPr>
        <w:spacing w:line="360" w:lineRule="auto"/>
        <w:ind w:firstLine="720"/>
        <w:contextualSpacing/>
        <w:rPr>
          <w:rFonts w:ascii="Cambria" w:hAnsi="Cambria"/>
          <w:sz w:val="28"/>
          <w:szCs w:val="28"/>
        </w:rPr>
      </w:pPr>
      <w:r>
        <w:rPr>
          <w:rFonts w:ascii="Cambria" w:hAnsi="Cambria"/>
          <w:sz w:val="28"/>
          <w:szCs w:val="28"/>
        </w:rPr>
        <w:t>‘Caught on CCTV on Saturday night</w:t>
      </w:r>
      <w:r w:rsidR="00882E7A">
        <w:rPr>
          <w:rFonts w:ascii="Cambria" w:hAnsi="Cambria"/>
          <w:sz w:val="28"/>
          <w:szCs w:val="28"/>
        </w:rPr>
        <w:t>,</w:t>
      </w:r>
      <w:r>
        <w:rPr>
          <w:rFonts w:ascii="Cambria" w:hAnsi="Cambria"/>
          <w:sz w:val="28"/>
          <w:szCs w:val="28"/>
        </w:rPr>
        <w:t xml:space="preserve"> in the boardroom.’</w:t>
      </w:r>
    </w:p>
    <w:p w14:paraId="1CDC3BE5" w14:textId="4A7A3035" w:rsidR="002843E2" w:rsidRDefault="002843E2" w:rsidP="002843E2">
      <w:pPr>
        <w:spacing w:line="360" w:lineRule="auto"/>
        <w:contextualSpacing/>
        <w:rPr>
          <w:rFonts w:ascii="Cambria" w:hAnsi="Cambria"/>
          <w:sz w:val="28"/>
          <w:szCs w:val="28"/>
        </w:rPr>
      </w:pPr>
      <w:r>
        <w:rPr>
          <w:rFonts w:ascii="Cambria" w:hAnsi="Cambria"/>
          <w:sz w:val="28"/>
          <w:szCs w:val="28"/>
        </w:rPr>
        <w:tab/>
        <w:t>‘Doing what?’ Clara</w:t>
      </w:r>
      <w:r w:rsidR="0039736A">
        <w:rPr>
          <w:rFonts w:ascii="Cambria" w:hAnsi="Cambria"/>
          <w:sz w:val="28"/>
          <w:szCs w:val="28"/>
        </w:rPr>
        <w:t xml:space="preserve"> blinked, her</w:t>
      </w:r>
      <w:r>
        <w:rPr>
          <w:rFonts w:ascii="Cambria" w:hAnsi="Cambria"/>
          <w:sz w:val="28"/>
          <w:szCs w:val="28"/>
        </w:rPr>
        <w:t xml:space="preserve"> brain turn</w:t>
      </w:r>
      <w:r w:rsidR="0039736A">
        <w:rPr>
          <w:rFonts w:ascii="Cambria" w:hAnsi="Cambria"/>
          <w:sz w:val="28"/>
          <w:szCs w:val="28"/>
        </w:rPr>
        <w:t>ing</w:t>
      </w:r>
      <w:r>
        <w:rPr>
          <w:rFonts w:ascii="Cambria" w:hAnsi="Cambria"/>
          <w:sz w:val="28"/>
          <w:szCs w:val="28"/>
        </w:rPr>
        <w:t xml:space="preserve"> to mush</w:t>
      </w:r>
      <w:r w:rsidR="00882E7A">
        <w:rPr>
          <w:rFonts w:ascii="Cambria" w:hAnsi="Cambria"/>
          <w:sz w:val="28"/>
          <w:szCs w:val="28"/>
        </w:rPr>
        <w:t>.</w:t>
      </w:r>
    </w:p>
    <w:p w14:paraId="47F28653" w14:textId="27ADCA76" w:rsidR="002843E2" w:rsidRDefault="002843E2" w:rsidP="002843E2">
      <w:pPr>
        <w:spacing w:line="360" w:lineRule="auto"/>
        <w:ind w:firstLine="720"/>
        <w:contextualSpacing/>
        <w:rPr>
          <w:rFonts w:ascii="Cambria" w:hAnsi="Cambria"/>
          <w:sz w:val="28"/>
          <w:szCs w:val="28"/>
        </w:rPr>
      </w:pPr>
      <w:r>
        <w:rPr>
          <w:rFonts w:ascii="Cambria" w:hAnsi="Cambria"/>
          <w:sz w:val="28"/>
          <w:szCs w:val="28"/>
        </w:rPr>
        <w:t xml:space="preserve">‘Shagging, </w:t>
      </w:r>
      <w:r w:rsidR="00882E7A">
        <w:rPr>
          <w:rFonts w:ascii="Cambria" w:hAnsi="Cambria"/>
          <w:sz w:val="28"/>
          <w:szCs w:val="28"/>
        </w:rPr>
        <w:t>love</w:t>
      </w:r>
      <w:r>
        <w:rPr>
          <w:rFonts w:ascii="Cambria" w:hAnsi="Cambria"/>
          <w:sz w:val="28"/>
          <w:szCs w:val="28"/>
        </w:rPr>
        <w:t xml:space="preserve">,’ the other girl </w:t>
      </w:r>
      <w:r w:rsidR="0039736A">
        <w:rPr>
          <w:rFonts w:ascii="Cambria" w:hAnsi="Cambria"/>
          <w:sz w:val="28"/>
          <w:szCs w:val="28"/>
        </w:rPr>
        <w:t>stage</w:t>
      </w:r>
      <w:ins w:id="9101" w:author="Claire S" w:date="2026-05-12T09:08:00Z" w16du:dateUtc="2026-05-12T08:08:00Z">
        <w:r w:rsidR="00210627">
          <w:rPr>
            <w:rFonts w:ascii="Cambria" w:hAnsi="Cambria"/>
            <w:sz w:val="28"/>
            <w:szCs w:val="28"/>
          </w:rPr>
          <w:t>-</w:t>
        </w:r>
      </w:ins>
      <w:del w:id="9102" w:author="Claire S" w:date="2026-05-12T09:08:00Z" w16du:dateUtc="2026-05-12T08:08:00Z">
        <w:r w:rsidR="0039736A" w:rsidDel="00210627">
          <w:rPr>
            <w:rFonts w:ascii="Cambria" w:hAnsi="Cambria"/>
            <w:sz w:val="28"/>
            <w:szCs w:val="28"/>
          </w:rPr>
          <w:delText xml:space="preserve"> </w:delText>
        </w:r>
      </w:del>
      <w:r w:rsidR="0039736A">
        <w:rPr>
          <w:rFonts w:ascii="Cambria" w:hAnsi="Cambria"/>
          <w:sz w:val="28"/>
          <w:szCs w:val="28"/>
        </w:rPr>
        <w:t>whispered</w:t>
      </w:r>
      <w:r>
        <w:rPr>
          <w:rFonts w:ascii="Cambria" w:hAnsi="Cambria"/>
          <w:sz w:val="28"/>
          <w:szCs w:val="28"/>
        </w:rPr>
        <w:t>. ‘But God, I totally would</w:t>
      </w:r>
      <w:r w:rsidR="00C73084">
        <w:rPr>
          <w:rFonts w:ascii="Cambria" w:hAnsi="Cambria"/>
          <w:sz w:val="28"/>
          <w:szCs w:val="28"/>
        </w:rPr>
        <w:t>, wouldn’t you?</w:t>
      </w:r>
      <w:r>
        <w:rPr>
          <w:rFonts w:ascii="Cambria" w:hAnsi="Cambria"/>
          <w:sz w:val="28"/>
          <w:szCs w:val="28"/>
        </w:rPr>
        <w:t xml:space="preserve"> </w:t>
      </w:r>
      <w:ins w:id="9103" w:author="Claire S" w:date="2026-05-11T15:07:00Z" w16du:dateUtc="2026-05-11T14:07:00Z">
        <w:r w:rsidR="00613B2F">
          <w:rPr>
            <w:rFonts w:ascii="Cambria" w:hAnsi="Cambria"/>
            <w:sz w:val="28"/>
            <w:szCs w:val="28"/>
          </w:rPr>
          <w:t xml:space="preserve">If it </w:t>
        </w:r>
        <w:r w:rsidR="00613B2F" w:rsidRPr="00D53D0A">
          <w:rPr>
            <w:rFonts w:ascii="Cambria" w:hAnsi="Cambria"/>
            <w:i/>
            <w:iCs/>
            <w:sz w:val="28"/>
            <w:szCs w:val="28"/>
            <w:rPrChange w:id="9104" w:author="Claire S" w:date="2026-05-11T15:09:00Z" w16du:dateUtc="2026-05-11T14:09:00Z">
              <w:rPr>
                <w:rFonts w:ascii="Cambria" w:hAnsi="Cambria"/>
                <w:sz w:val="28"/>
                <w:szCs w:val="28"/>
              </w:rPr>
            </w:rPrChange>
          </w:rPr>
          <w:t>is</w:t>
        </w:r>
        <w:r w:rsidR="00613B2F">
          <w:rPr>
            <w:rFonts w:ascii="Cambria" w:hAnsi="Cambria"/>
            <w:sz w:val="28"/>
            <w:szCs w:val="28"/>
          </w:rPr>
          <w:t xml:space="preserve"> </w:t>
        </w:r>
      </w:ins>
      <w:r>
        <w:rPr>
          <w:rFonts w:ascii="Cambria" w:hAnsi="Cambria"/>
          <w:sz w:val="28"/>
          <w:szCs w:val="28"/>
        </w:rPr>
        <w:t>Jackson Rayne</w:t>
      </w:r>
      <w:ins w:id="9105" w:author="Claire S" w:date="2026-05-11T15:07:00Z" w16du:dateUtc="2026-05-11T14:07:00Z">
        <w:r w:rsidR="00613B2F">
          <w:rPr>
            <w:rFonts w:ascii="Cambria" w:hAnsi="Cambria"/>
            <w:sz w:val="28"/>
            <w:szCs w:val="28"/>
          </w:rPr>
          <w:t>,</w:t>
        </w:r>
      </w:ins>
      <w:ins w:id="9106" w:author="Claire S" w:date="2026-05-20T11:03:00Z" w16du:dateUtc="2026-05-20T10:03:00Z">
        <w:r w:rsidR="001D16A5">
          <w:rPr>
            <w:rFonts w:ascii="Cambria" w:hAnsi="Cambria"/>
            <w:sz w:val="28"/>
            <w:szCs w:val="28"/>
          </w:rPr>
          <w:t xml:space="preserve"> I’m jealous. H</w:t>
        </w:r>
      </w:ins>
      <w:ins w:id="9107" w:author="Claire S" w:date="2026-05-11T15:07:00Z" w16du:dateUtc="2026-05-11T14:07:00Z">
        <w:r w:rsidR="00613B2F">
          <w:rPr>
            <w:rFonts w:ascii="Cambria" w:hAnsi="Cambria"/>
            <w:sz w:val="28"/>
            <w:szCs w:val="28"/>
          </w:rPr>
          <w:t>e</w:t>
        </w:r>
      </w:ins>
      <w:r w:rsidR="00C73084">
        <w:rPr>
          <w:rFonts w:ascii="Cambria" w:hAnsi="Cambria"/>
          <w:sz w:val="28"/>
          <w:szCs w:val="28"/>
        </w:rPr>
        <w:t>’</w:t>
      </w:r>
      <w:r>
        <w:rPr>
          <w:rFonts w:ascii="Cambria" w:hAnsi="Cambria"/>
          <w:sz w:val="28"/>
          <w:szCs w:val="28"/>
        </w:rPr>
        <w:t xml:space="preserve">s got mad </w:t>
      </w:r>
      <w:commentRangeStart w:id="9108"/>
      <w:r>
        <w:rPr>
          <w:rFonts w:ascii="Cambria" w:hAnsi="Cambria"/>
          <w:sz w:val="28"/>
          <w:szCs w:val="28"/>
        </w:rPr>
        <w:t>rizz</w:t>
      </w:r>
      <w:commentRangeEnd w:id="9108"/>
      <w:r w:rsidR="00613B2F">
        <w:rPr>
          <w:rStyle w:val="CommentReference"/>
          <w:rFonts w:ascii="Cambria" w:hAnsi="Cambria"/>
          <w:sz w:val="28"/>
          <w:szCs w:val="28"/>
        </w:rPr>
        <w:commentReference w:id="9108"/>
      </w:r>
      <w:r>
        <w:rPr>
          <w:rFonts w:ascii="Cambria" w:hAnsi="Cambria"/>
          <w:sz w:val="28"/>
          <w:szCs w:val="28"/>
        </w:rPr>
        <w:t>.’</w:t>
      </w:r>
    </w:p>
    <w:p w14:paraId="55A0043C" w14:textId="09A09B92" w:rsidR="0054569C" w:rsidRDefault="002843E2" w:rsidP="0054569C">
      <w:pPr>
        <w:spacing w:line="360" w:lineRule="auto"/>
        <w:ind w:firstLine="720"/>
        <w:contextualSpacing/>
        <w:rPr>
          <w:rFonts w:ascii="Cambria" w:hAnsi="Cambria"/>
          <w:sz w:val="28"/>
          <w:szCs w:val="28"/>
        </w:rPr>
      </w:pPr>
      <w:r>
        <w:rPr>
          <w:rFonts w:ascii="Cambria" w:hAnsi="Cambria"/>
          <w:sz w:val="28"/>
          <w:szCs w:val="28"/>
        </w:rPr>
        <w:t>Clara blushed</w:t>
      </w:r>
      <w:r w:rsidR="00C73084">
        <w:rPr>
          <w:rFonts w:ascii="Cambria" w:hAnsi="Cambria"/>
          <w:sz w:val="28"/>
          <w:szCs w:val="28"/>
        </w:rPr>
        <w:t xml:space="preserve"> </w:t>
      </w:r>
      <w:r w:rsidR="00796994">
        <w:rPr>
          <w:rFonts w:ascii="Cambria" w:hAnsi="Cambria"/>
          <w:sz w:val="28"/>
          <w:szCs w:val="28"/>
        </w:rPr>
        <w:t>–</w:t>
      </w:r>
      <w:r>
        <w:rPr>
          <w:rFonts w:ascii="Cambria" w:hAnsi="Cambria"/>
          <w:sz w:val="28"/>
          <w:szCs w:val="28"/>
        </w:rPr>
        <w:t xml:space="preserve"> </w:t>
      </w:r>
      <w:r w:rsidR="00796994">
        <w:rPr>
          <w:rFonts w:ascii="Cambria" w:hAnsi="Cambria"/>
          <w:sz w:val="28"/>
          <w:szCs w:val="28"/>
        </w:rPr>
        <w:t>an un</w:t>
      </w:r>
      <w:r>
        <w:rPr>
          <w:rFonts w:ascii="Cambria" w:hAnsi="Cambria"/>
          <w:sz w:val="28"/>
          <w:szCs w:val="28"/>
        </w:rPr>
        <w:t>appealing habit</w:t>
      </w:r>
      <w:del w:id="9109" w:author="Daisy Watt" w:date="2026-06-22T09:51:00Z" w16du:dateUtc="2026-06-22T07:51:00Z">
        <w:r>
          <w:rPr>
            <w:rFonts w:ascii="Cambria" w:hAnsi="Cambria"/>
            <w:sz w:val="28"/>
            <w:szCs w:val="28"/>
          </w:rPr>
          <w:delText xml:space="preserve">. </w:delText>
        </w:r>
      </w:del>
      <w:ins w:id="9110" w:author="Claire S" w:date="2026-05-12T09:08:00Z" w16du:dateUtc="2026-05-12T08:08:00Z">
        <w:del w:id="9111" w:author="Daisy Watt" w:date="2026-06-22T09:51:00Z" w16du:dateUtc="2026-06-22T07:51:00Z">
          <w:r w:rsidR="006A18BB">
            <w:rPr>
              <w:rFonts w:ascii="Cambria" w:hAnsi="Cambria"/>
              <w:sz w:val="28"/>
              <w:szCs w:val="28"/>
            </w:rPr>
            <w:delText>P</w:delText>
          </w:r>
        </w:del>
      </w:ins>
      <w:del w:id="9112" w:author="Daisy Watt" w:date="2026-06-22T09:51:00Z" w16du:dateUtc="2026-06-22T07:51:00Z">
        <w:r w:rsidDel="006A18BB">
          <w:rPr>
            <w:rFonts w:ascii="Cambria" w:hAnsi="Cambria"/>
            <w:sz w:val="28"/>
            <w:szCs w:val="28"/>
          </w:rPr>
          <w:delText xml:space="preserve"> </w:delText>
        </w:r>
        <w:r w:rsidR="00E05BA6" w:rsidDel="006A18BB">
          <w:rPr>
            <w:rFonts w:ascii="Cambria" w:hAnsi="Cambria"/>
            <w:sz w:val="28"/>
            <w:szCs w:val="28"/>
          </w:rPr>
          <w:delText>I</w:delText>
        </w:r>
        <w:r w:rsidDel="006A18BB">
          <w:rPr>
            <w:rFonts w:ascii="Cambria" w:hAnsi="Cambria"/>
            <w:sz w:val="28"/>
            <w:szCs w:val="28"/>
          </w:rPr>
          <w:delText>t was p</w:delText>
        </w:r>
        <w:r>
          <w:rPr>
            <w:rFonts w:ascii="Cambria" w:hAnsi="Cambria"/>
            <w:sz w:val="28"/>
            <w:szCs w:val="28"/>
          </w:rPr>
          <w:delText>athetic to feel so overwhelmed</w:delText>
        </w:r>
        <w:r w:rsidR="0054569C">
          <w:rPr>
            <w:rFonts w:ascii="Cambria" w:hAnsi="Cambria"/>
            <w:sz w:val="28"/>
            <w:szCs w:val="28"/>
          </w:rPr>
          <w:delText xml:space="preserve"> in the presence of such superiority</w:delText>
        </w:r>
      </w:del>
      <w:r w:rsidR="00E05BA6">
        <w:rPr>
          <w:rFonts w:ascii="Cambria" w:hAnsi="Cambria"/>
          <w:sz w:val="28"/>
          <w:szCs w:val="28"/>
        </w:rPr>
        <w:t>; she must work on her self-confidence.</w:t>
      </w:r>
    </w:p>
    <w:p w14:paraId="38A89BE9" w14:textId="7AA12E79" w:rsidR="002843E2" w:rsidRDefault="002843E2" w:rsidP="0054569C">
      <w:pPr>
        <w:spacing w:line="360" w:lineRule="auto"/>
        <w:ind w:firstLine="720"/>
        <w:contextualSpacing/>
        <w:rPr>
          <w:rFonts w:ascii="Cambria" w:hAnsi="Cambria"/>
          <w:sz w:val="28"/>
          <w:szCs w:val="28"/>
        </w:rPr>
      </w:pPr>
      <w:r>
        <w:rPr>
          <w:rFonts w:ascii="Cambria" w:hAnsi="Cambria"/>
          <w:sz w:val="28"/>
          <w:szCs w:val="28"/>
        </w:rPr>
        <w:t xml:space="preserve">‘Mad rizz? Don’t be a tit, Henrietta, </w:t>
      </w:r>
      <w:r w:rsidR="0054569C">
        <w:rPr>
          <w:rFonts w:ascii="Cambria" w:hAnsi="Cambria"/>
          <w:sz w:val="28"/>
          <w:szCs w:val="28"/>
        </w:rPr>
        <w:t>Rayne</w:t>
      </w:r>
      <w:r>
        <w:rPr>
          <w:rFonts w:ascii="Cambria" w:hAnsi="Cambria"/>
          <w:sz w:val="28"/>
          <w:szCs w:val="28"/>
        </w:rPr>
        <w:t xml:space="preserve">’s </w:t>
      </w:r>
      <w:commentRangeStart w:id="9113"/>
      <w:del w:id="9114" w:author="Claire S" w:date="2026-07-22T17:47:00Z" w16du:dateUtc="2026-07-22T16:47:00Z">
        <w:r w:rsidDel="00511C68">
          <w:rPr>
            <w:rFonts w:ascii="Cambria" w:hAnsi="Cambria"/>
            <w:sz w:val="28"/>
            <w:szCs w:val="28"/>
          </w:rPr>
          <w:delText>common as muck</w:delText>
        </w:r>
        <w:commentRangeEnd w:id="9113"/>
        <w:r w:rsidR="00427946" w:rsidDel="00511C68">
          <w:rPr>
            <w:rStyle w:val="CommentReference"/>
            <w:rFonts w:ascii="Cambria" w:hAnsi="Cambria"/>
            <w:sz w:val="28"/>
            <w:szCs w:val="28"/>
          </w:rPr>
          <w:commentReference w:id="9113"/>
        </w:r>
      </w:del>
      <w:ins w:id="9115" w:author="Claire S" w:date="2026-07-22T17:52:00Z" w16du:dateUtc="2026-07-22T16:52:00Z">
        <w:r w:rsidR="009F75FF">
          <w:rPr>
            <w:rFonts w:ascii="Cambria" w:hAnsi="Cambria"/>
            <w:sz w:val="28"/>
            <w:szCs w:val="28"/>
          </w:rPr>
          <w:t>a chav</w:t>
        </w:r>
      </w:ins>
      <w:del w:id="9116" w:author="Daisy Watt" w:date="2026-06-22T09:52:00Z" w16du:dateUtc="2026-06-22T07:52:00Z">
        <w:r w:rsidDel="007B4332">
          <w:rPr>
            <w:rFonts w:ascii="Cambria" w:hAnsi="Cambria"/>
            <w:sz w:val="28"/>
            <w:szCs w:val="28"/>
          </w:rPr>
          <w:delText>,</w:delText>
        </w:r>
      </w:del>
      <w:ins w:id="9117" w:author="Daisy Watt" w:date="2026-06-22T09:52:00Z" w16du:dateUtc="2026-06-22T07:52:00Z">
        <w:r w:rsidR="007B4332">
          <w:rPr>
            <w:rFonts w:ascii="Cambria" w:hAnsi="Cambria"/>
            <w:sz w:val="28"/>
            <w:szCs w:val="28"/>
          </w:rPr>
          <w:t>.</w:t>
        </w:r>
      </w:ins>
      <w:r>
        <w:rPr>
          <w:rFonts w:ascii="Cambria" w:hAnsi="Cambria"/>
          <w:sz w:val="28"/>
          <w:szCs w:val="28"/>
        </w:rPr>
        <w:t>’ Maude looked up from filing her one naked nail, the other nine talons encased in tiger-skin acrylic. Her eyes swept over Clara</w:t>
      </w:r>
      <w:del w:id="9118" w:author="Claire S" w:date="2026-05-11T15:08:00Z" w16du:dateUtc="2026-05-11T14:08:00Z">
        <w:r>
          <w:rPr>
            <w:rFonts w:ascii="Cambria" w:hAnsi="Cambria"/>
            <w:sz w:val="28"/>
            <w:szCs w:val="28"/>
          </w:rPr>
          <w:delText xml:space="preserve">, </w:delText>
        </w:r>
        <w:r w:rsidR="0054569C">
          <w:rPr>
            <w:rFonts w:ascii="Cambria" w:hAnsi="Cambria"/>
            <w:sz w:val="28"/>
            <w:szCs w:val="28"/>
          </w:rPr>
          <w:delText>making</w:delText>
        </w:r>
        <w:r>
          <w:rPr>
            <w:rFonts w:ascii="Cambria" w:hAnsi="Cambria"/>
            <w:sz w:val="28"/>
            <w:szCs w:val="28"/>
          </w:rPr>
          <w:delText xml:space="preserve"> Clara feel like she was back in the playground</w:delText>
        </w:r>
      </w:del>
      <w:r>
        <w:rPr>
          <w:rFonts w:ascii="Cambria" w:hAnsi="Cambria"/>
          <w:sz w:val="28"/>
          <w:szCs w:val="28"/>
        </w:rPr>
        <w:t>. ‘I recognise you. Clara, isn’t it?’</w:t>
      </w:r>
    </w:p>
    <w:p w14:paraId="3772186E" w14:textId="5BF3F049" w:rsidR="002843E2" w:rsidRDefault="002843E2" w:rsidP="002843E2">
      <w:pPr>
        <w:spacing w:line="360" w:lineRule="auto"/>
        <w:ind w:firstLine="720"/>
        <w:contextualSpacing/>
        <w:rPr>
          <w:rFonts w:ascii="Cambria" w:hAnsi="Cambria"/>
          <w:sz w:val="28"/>
          <w:szCs w:val="28"/>
        </w:rPr>
      </w:pPr>
      <w:r>
        <w:rPr>
          <w:rFonts w:ascii="Cambria" w:hAnsi="Cambria"/>
          <w:sz w:val="28"/>
          <w:szCs w:val="28"/>
        </w:rPr>
        <w:t>‘Ooh, are you the one on the List?’ The Henriettas</w:t>
      </w:r>
      <w:r w:rsidR="005139FC">
        <w:rPr>
          <w:rFonts w:ascii="Cambria" w:hAnsi="Cambria"/>
          <w:sz w:val="28"/>
          <w:szCs w:val="28"/>
        </w:rPr>
        <w:t>’</w:t>
      </w:r>
      <w:r>
        <w:rPr>
          <w:rFonts w:ascii="Cambria" w:hAnsi="Cambria"/>
          <w:sz w:val="28"/>
          <w:szCs w:val="28"/>
        </w:rPr>
        <w:t xml:space="preserve"> eyes widened.</w:t>
      </w:r>
    </w:p>
    <w:p w14:paraId="2F20052F" w14:textId="3CD3A438" w:rsidR="002843E2" w:rsidRDefault="005139FC" w:rsidP="002843E2">
      <w:pPr>
        <w:spacing w:line="360" w:lineRule="auto"/>
        <w:ind w:firstLine="720"/>
        <w:contextualSpacing/>
        <w:rPr>
          <w:rFonts w:ascii="Cambria" w:hAnsi="Cambria"/>
          <w:sz w:val="28"/>
          <w:szCs w:val="28"/>
        </w:rPr>
      </w:pPr>
      <w:r>
        <w:rPr>
          <w:rFonts w:ascii="Cambria" w:hAnsi="Cambria"/>
          <w:sz w:val="28"/>
          <w:szCs w:val="28"/>
        </w:rPr>
        <w:t xml:space="preserve">‘Yes,’ </w:t>
      </w:r>
      <w:r w:rsidR="002843E2">
        <w:rPr>
          <w:rFonts w:ascii="Cambria" w:hAnsi="Cambria"/>
          <w:sz w:val="28"/>
          <w:szCs w:val="28"/>
        </w:rPr>
        <w:t>Clara was tempted to sweep a mock bow. ‘The very same.’</w:t>
      </w:r>
    </w:p>
    <w:p w14:paraId="7A73B204" w14:textId="6612F94F" w:rsidR="002843E2" w:rsidRDefault="002843E2" w:rsidP="002843E2">
      <w:pPr>
        <w:spacing w:line="360" w:lineRule="auto"/>
        <w:ind w:firstLine="720"/>
        <w:contextualSpacing/>
        <w:rPr>
          <w:rFonts w:ascii="Cambria" w:hAnsi="Cambria"/>
          <w:sz w:val="28"/>
          <w:szCs w:val="28"/>
        </w:rPr>
      </w:pPr>
      <w:r>
        <w:rPr>
          <w:rFonts w:ascii="Cambria" w:hAnsi="Cambria"/>
          <w:sz w:val="28"/>
          <w:szCs w:val="28"/>
        </w:rPr>
        <w:t>‘Clara Voss</w:t>
      </w:r>
      <w:r w:rsidR="00591AAE">
        <w:rPr>
          <w:rFonts w:ascii="Cambria" w:hAnsi="Cambria"/>
          <w:sz w:val="28"/>
          <w:szCs w:val="28"/>
        </w:rPr>
        <w:t>. Hmm,</w:t>
      </w:r>
      <w:r>
        <w:rPr>
          <w:rFonts w:ascii="Cambria" w:hAnsi="Cambria"/>
          <w:sz w:val="28"/>
          <w:szCs w:val="28"/>
        </w:rPr>
        <w:t xml:space="preserve"> that reminds me</w:t>
      </w:r>
      <w:del w:id="9119" w:author="Daisy Watt" w:date="2026-06-22T09:57:00Z" w16du:dateUtc="2026-06-22T07:57:00Z">
        <w:r>
          <w:rPr>
            <w:rFonts w:ascii="Cambria" w:hAnsi="Cambria"/>
            <w:sz w:val="28"/>
            <w:szCs w:val="28"/>
          </w:rPr>
          <w:delText>,</w:delText>
        </w:r>
      </w:del>
      <w:ins w:id="9120" w:author="Daisy Watt" w:date="2026-06-22T09:57:00Z" w16du:dateUtc="2026-06-22T07:57:00Z">
        <w:r w:rsidR="009B1FA0">
          <w:rPr>
            <w:rFonts w:ascii="Cambria" w:hAnsi="Cambria"/>
            <w:sz w:val="28"/>
            <w:szCs w:val="28"/>
          </w:rPr>
          <w:t>.</w:t>
        </w:r>
      </w:ins>
      <w:r>
        <w:rPr>
          <w:rFonts w:ascii="Cambria" w:hAnsi="Cambria"/>
          <w:sz w:val="28"/>
          <w:szCs w:val="28"/>
        </w:rPr>
        <w:t>’ Maude flicked her nail file at the air</w:t>
      </w:r>
      <w:r w:rsidR="006621CE">
        <w:rPr>
          <w:rFonts w:ascii="Cambria" w:hAnsi="Cambria"/>
          <w:sz w:val="28"/>
          <w:szCs w:val="28"/>
        </w:rPr>
        <w:t xml:space="preserve">. </w:t>
      </w:r>
      <w:r>
        <w:rPr>
          <w:rFonts w:ascii="Cambria" w:hAnsi="Cambria"/>
          <w:sz w:val="28"/>
          <w:szCs w:val="28"/>
        </w:rPr>
        <w:t>‘Ruth wants to see you – like, now.’</w:t>
      </w:r>
    </w:p>
    <w:p w14:paraId="43812A68" w14:textId="3C431258" w:rsidR="002843E2" w:rsidRDefault="002843E2" w:rsidP="002843E2">
      <w:pPr>
        <w:spacing w:line="360" w:lineRule="auto"/>
        <w:ind w:firstLine="720"/>
        <w:contextualSpacing/>
        <w:rPr>
          <w:rFonts w:ascii="Cambria" w:hAnsi="Cambria"/>
          <w:sz w:val="28"/>
          <w:szCs w:val="28"/>
        </w:rPr>
      </w:pPr>
      <w:r>
        <w:rPr>
          <w:rFonts w:ascii="Cambria" w:hAnsi="Cambria"/>
          <w:sz w:val="28"/>
          <w:szCs w:val="28"/>
        </w:rPr>
        <w:t>‘Ruth Langley?’ Clara’s heart nearly stopped.</w:t>
      </w:r>
      <w:ins w:id="9121" w:author="Claire S" w:date="2026-05-27T14:19:00Z" w16du:dateUtc="2026-05-27T13:19:00Z">
        <w:r w:rsidR="00BC4DD0">
          <w:rPr>
            <w:rFonts w:ascii="Cambria" w:hAnsi="Cambria"/>
            <w:sz w:val="28"/>
            <w:szCs w:val="28"/>
          </w:rPr>
          <w:t xml:space="preserve"> </w:t>
        </w:r>
      </w:ins>
      <w:del w:id="9122" w:author="Claire S" w:date="2026-07-22T17:52:00Z" w16du:dateUtc="2026-07-22T16:52:00Z">
        <w:r w:rsidDel="003F56CC">
          <w:rPr>
            <w:rFonts w:ascii="Cambria" w:hAnsi="Cambria"/>
            <w:sz w:val="28"/>
            <w:szCs w:val="28"/>
          </w:rPr>
          <w:delText xml:space="preserve"> </w:delText>
        </w:r>
      </w:del>
      <w:r>
        <w:rPr>
          <w:rFonts w:ascii="Cambria" w:hAnsi="Cambria"/>
          <w:sz w:val="28"/>
          <w:szCs w:val="28"/>
        </w:rPr>
        <w:t>‘Why?’</w:t>
      </w:r>
    </w:p>
    <w:p w14:paraId="4D44A149" w14:textId="7266D186" w:rsidR="002843E2" w:rsidRDefault="002843E2" w:rsidP="002843E2">
      <w:pPr>
        <w:spacing w:line="360" w:lineRule="auto"/>
        <w:ind w:firstLine="720"/>
        <w:contextualSpacing/>
        <w:rPr>
          <w:rFonts w:ascii="Cambria" w:hAnsi="Cambria"/>
          <w:sz w:val="28"/>
          <w:szCs w:val="28"/>
        </w:rPr>
      </w:pPr>
      <w:r>
        <w:rPr>
          <w:rFonts w:ascii="Cambria" w:hAnsi="Cambria"/>
          <w:sz w:val="28"/>
          <w:szCs w:val="28"/>
        </w:rPr>
        <w:t>‘</w:t>
      </w:r>
      <w:del w:id="9123" w:author="Claire S" w:date="2026-07-22T17:52:00Z" w16du:dateUtc="2026-07-22T16:52:00Z">
        <w:r w:rsidDel="003F56CC">
          <w:rPr>
            <w:rFonts w:ascii="Cambria" w:hAnsi="Cambria"/>
            <w:sz w:val="28"/>
            <w:szCs w:val="28"/>
          </w:rPr>
          <w:delText>I don’t know</w:delText>
        </w:r>
      </w:del>
      <w:ins w:id="9124" w:author="Claire S" w:date="2026-07-22T17:52:00Z" w16du:dateUtc="2026-07-22T16:52:00Z">
        <w:r w:rsidR="003F56CC">
          <w:rPr>
            <w:rFonts w:ascii="Cambria" w:hAnsi="Cambria"/>
            <w:sz w:val="28"/>
            <w:szCs w:val="28"/>
          </w:rPr>
          <w:t>You’ll have to wait and see</w:t>
        </w:r>
      </w:ins>
      <w:r>
        <w:rPr>
          <w:rFonts w:ascii="Cambria" w:hAnsi="Cambria"/>
          <w:sz w:val="28"/>
          <w:szCs w:val="28"/>
        </w:rPr>
        <w:t>,</w:t>
      </w:r>
      <w:r w:rsidR="00591AAE">
        <w:rPr>
          <w:rFonts w:ascii="Cambria" w:hAnsi="Cambria"/>
          <w:sz w:val="28"/>
          <w:szCs w:val="28"/>
        </w:rPr>
        <w:t>’ Maude levelled her brown-eyed gaze at Clara</w:t>
      </w:r>
      <w:r w:rsidR="007B0D07">
        <w:rPr>
          <w:rFonts w:ascii="Cambria" w:hAnsi="Cambria"/>
          <w:sz w:val="28"/>
          <w:szCs w:val="28"/>
        </w:rPr>
        <w:t>.</w:t>
      </w:r>
      <w:r w:rsidR="00591AAE">
        <w:rPr>
          <w:rFonts w:ascii="Cambria" w:hAnsi="Cambria"/>
          <w:sz w:val="28"/>
          <w:szCs w:val="28"/>
        </w:rPr>
        <w:t xml:space="preserve"> ‘</w:t>
      </w:r>
      <w:r w:rsidR="007B0D07">
        <w:rPr>
          <w:rFonts w:ascii="Cambria" w:hAnsi="Cambria"/>
          <w:sz w:val="28"/>
          <w:szCs w:val="28"/>
        </w:rPr>
        <w:t xml:space="preserve">Take the private lift from </w:t>
      </w:r>
      <w:del w:id="9125" w:author="Daisy Watt" w:date="2026-06-22T09:58:00Z" w16du:dateUtc="2026-06-22T07:58:00Z">
        <w:r w:rsidR="007B0D07" w:rsidDel="007F0143">
          <w:rPr>
            <w:rFonts w:ascii="Cambria" w:hAnsi="Cambria"/>
            <w:sz w:val="28"/>
            <w:szCs w:val="28"/>
          </w:rPr>
          <w:delText>R</w:delText>
        </w:r>
      </w:del>
      <w:ins w:id="9126" w:author="Daisy Watt" w:date="2026-06-22T09:58:00Z" w16du:dateUtc="2026-06-22T07:58:00Z">
        <w:r w:rsidR="007F0143">
          <w:rPr>
            <w:rFonts w:ascii="Cambria" w:hAnsi="Cambria"/>
            <w:sz w:val="28"/>
            <w:szCs w:val="28"/>
          </w:rPr>
          <w:t>r</w:t>
        </w:r>
      </w:ins>
      <w:r w:rsidR="007B0D07">
        <w:rPr>
          <w:rFonts w:ascii="Cambria" w:hAnsi="Cambria"/>
          <w:sz w:val="28"/>
          <w:szCs w:val="28"/>
        </w:rPr>
        <w:t>eception</w:t>
      </w:r>
      <w:r w:rsidR="00DC6880">
        <w:rPr>
          <w:rFonts w:ascii="Cambria" w:hAnsi="Cambria"/>
          <w:sz w:val="28"/>
          <w:szCs w:val="28"/>
        </w:rPr>
        <w:t xml:space="preserve">. </w:t>
      </w:r>
      <w:r>
        <w:rPr>
          <w:rFonts w:ascii="Cambria" w:hAnsi="Cambria"/>
          <w:sz w:val="28"/>
          <w:szCs w:val="28"/>
        </w:rPr>
        <w:t>I</w:t>
      </w:r>
      <w:r w:rsidR="00DC6880">
        <w:rPr>
          <w:rFonts w:ascii="Cambria" w:hAnsi="Cambria"/>
          <w:sz w:val="28"/>
          <w:szCs w:val="28"/>
        </w:rPr>
        <w:t>’d</w:t>
      </w:r>
      <w:r>
        <w:rPr>
          <w:rFonts w:ascii="Cambria" w:hAnsi="Cambria"/>
          <w:sz w:val="28"/>
          <w:szCs w:val="28"/>
        </w:rPr>
        <w:t xml:space="preserve"> seriously suggest you’re not late.’</w:t>
      </w:r>
    </w:p>
    <w:p w14:paraId="44F4A427" w14:textId="51F2E53F" w:rsidR="00C44538" w:rsidRDefault="00C44538" w:rsidP="002843E2">
      <w:pPr>
        <w:spacing w:line="360" w:lineRule="auto"/>
        <w:ind w:firstLine="720"/>
        <w:contextualSpacing/>
        <w:rPr>
          <w:del w:id="9127" w:author="Claire S" w:date="2026-05-11T15:16:00Z" w16du:dateUtc="2026-05-11T14:16:00Z"/>
          <w:rFonts w:ascii="Cambria" w:hAnsi="Cambria"/>
          <w:sz w:val="28"/>
          <w:szCs w:val="28"/>
        </w:rPr>
      </w:pPr>
      <w:r>
        <w:rPr>
          <w:rFonts w:ascii="Cambria" w:hAnsi="Cambria"/>
          <w:sz w:val="28"/>
          <w:szCs w:val="28"/>
        </w:rPr>
        <w:t>‘And I’d suggest you watch your back,’ said a Henrietta, and they all collapsed into delighted giggles.</w:t>
      </w:r>
    </w:p>
    <w:p w14:paraId="5CEC4EA0" w14:textId="58346665" w:rsidR="002843E2" w:rsidRDefault="002843E2" w:rsidP="002843E2">
      <w:pPr>
        <w:spacing w:line="360" w:lineRule="auto"/>
        <w:contextualSpacing/>
        <w:rPr>
          <w:del w:id="9128" w:author="Claire S" w:date="2026-05-11T15:13:00Z" w16du:dateUtc="2026-05-11T14:13:00Z"/>
          <w:rFonts w:ascii="Cambria" w:hAnsi="Cambria"/>
          <w:sz w:val="28"/>
          <w:szCs w:val="28"/>
        </w:rPr>
      </w:pPr>
    </w:p>
    <w:p w14:paraId="7091398C" w14:textId="6D49085B" w:rsidR="002843E2" w:rsidRDefault="002843E2" w:rsidP="002843E2">
      <w:pPr>
        <w:spacing w:line="360" w:lineRule="auto"/>
        <w:contextualSpacing/>
        <w:rPr>
          <w:del w:id="9129" w:author="Claire S" w:date="2026-05-11T15:13:00Z" w16du:dateUtc="2026-05-11T14:13:00Z"/>
          <w:rFonts w:ascii="Cambria" w:hAnsi="Cambria"/>
          <w:b/>
          <w:bCs/>
          <w:sz w:val="28"/>
          <w:szCs w:val="28"/>
        </w:rPr>
      </w:pPr>
    </w:p>
    <w:p w14:paraId="74ACE45C" w14:textId="25D278D5" w:rsidR="005139FC" w:rsidRDefault="005139FC" w:rsidP="002843E2">
      <w:pPr>
        <w:spacing w:line="360" w:lineRule="auto"/>
        <w:contextualSpacing/>
        <w:rPr>
          <w:del w:id="9130" w:author="Claire S" w:date="2026-05-11T15:13:00Z" w16du:dateUtc="2026-05-11T14:13:00Z"/>
          <w:rFonts w:ascii="Cambria" w:hAnsi="Cambria"/>
          <w:b/>
          <w:bCs/>
          <w:sz w:val="28"/>
          <w:szCs w:val="28"/>
        </w:rPr>
      </w:pPr>
    </w:p>
    <w:p w14:paraId="476A5016" w14:textId="16723AE7" w:rsidR="005139FC" w:rsidRDefault="005139FC" w:rsidP="002843E2">
      <w:pPr>
        <w:spacing w:line="360" w:lineRule="auto"/>
        <w:contextualSpacing/>
        <w:rPr>
          <w:del w:id="9131" w:author="Claire S" w:date="2026-05-11T15:13:00Z" w16du:dateUtc="2026-05-11T14:13:00Z"/>
          <w:rFonts w:ascii="Cambria" w:hAnsi="Cambria"/>
          <w:b/>
          <w:bCs/>
          <w:sz w:val="28"/>
          <w:szCs w:val="28"/>
        </w:rPr>
      </w:pPr>
    </w:p>
    <w:p w14:paraId="131434F2" w14:textId="374A7A3F" w:rsidR="005139FC" w:rsidRDefault="005139FC" w:rsidP="002843E2">
      <w:pPr>
        <w:spacing w:line="360" w:lineRule="auto"/>
        <w:contextualSpacing/>
        <w:rPr>
          <w:del w:id="9132" w:author="Claire S" w:date="2026-05-11T15:13:00Z" w16du:dateUtc="2026-05-11T14:13:00Z"/>
          <w:rFonts w:ascii="Cambria" w:hAnsi="Cambria"/>
          <w:b/>
          <w:bCs/>
          <w:sz w:val="28"/>
          <w:szCs w:val="28"/>
        </w:rPr>
      </w:pPr>
    </w:p>
    <w:p w14:paraId="6E8AF4C1" w14:textId="49A206A7" w:rsidR="005139FC" w:rsidRDefault="005139FC" w:rsidP="002843E2">
      <w:pPr>
        <w:spacing w:line="360" w:lineRule="auto"/>
        <w:contextualSpacing/>
        <w:rPr>
          <w:del w:id="9133" w:author="Claire S" w:date="2026-05-11T15:13:00Z" w16du:dateUtc="2026-05-11T14:13:00Z"/>
          <w:rFonts w:ascii="Cambria" w:hAnsi="Cambria"/>
          <w:b/>
          <w:bCs/>
          <w:sz w:val="28"/>
          <w:szCs w:val="28"/>
        </w:rPr>
      </w:pPr>
    </w:p>
    <w:p w14:paraId="6CCD10FF" w14:textId="67E610D4" w:rsidR="007A21EF" w:rsidRDefault="007A21EF" w:rsidP="002843E2">
      <w:pPr>
        <w:spacing w:line="360" w:lineRule="auto"/>
        <w:contextualSpacing/>
        <w:rPr>
          <w:del w:id="9134" w:author="Claire S" w:date="2026-05-11T15:13:00Z" w16du:dateUtc="2026-05-11T14:13:00Z"/>
          <w:rFonts w:ascii="Cambria" w:hAnsi="Cambria"/>
          <w:b/>
          <w:bCs/>
          <w:sz w:val="28"/>
          <w:szCs w:val="28"/>
        </w:rPr>
      </w:pPr>
    </w:p>
    <w:p w14:paraId="56361387" w14:textId="00207EE5" w:rsidR="007A21EF" w:rsidRDefault="007A21EF" w:rsidP="002843E2">
      <w:pPr>
        <w:spacing w:line="360" w:lineRule="auto"/>
        <w:contextualSpacing/>
        <w:rPr>
          <w:del w:id="9135" w:author="Claire S" w:date="2026-05-11T15:13:00Z" w16du:dateUtc="2026-05-11T14:13:00Z"/>
          <w:rFonts w:ascii="Cambria" w:hAnsi="Cambria"/>
          <w:b/>
          <w:bCs/>
          <w:sz w:val="28"/>
          <w:szCs w:val="28"/>
        </w:rPr>
      </w:pPr>
    </w:p>
    <w:p w14:paraId="298FB44D" w14:textId="79B0BD8D" w:rsidR="007A21EF" w:rsidRDefault="007A21EF" w:rsidP="002843E2">
      <w:pPr>
        <w:spacing w:line="360" w:lineRule="auto"/>
        <w:contextualSpacing/>
        <w:rPr>
          <w:del w:id="9136" w:author="Claire S" w:date="2026-05-11T15:13:00Z" w16du:dateUtc="2026-05-11T14:13:00Z"/>
          <w:rFonts w:ascii="Cambria" w:hAnsi="Cambria"/>
          <w:b/>
          <w:bCs/>
          <w:sz w:val="28"/>
          <w:szCs w:val="28"/>
        </w:rPr>
      </w:pPr>
    </w:p>
    <w:p w14:paraId="135BF750" w14:textId="0C64CA6E" w:rsidR="007A21EF" w:rsidRDefault="007A21EF" w:rsidP="002843E2">
      <w:pPr>
        <w:spacing w:line="360" w:lineRule="auto"/>
        <w:contextualSpacing/>
        <w:rPr>
          <w:del w:id="9137" w:author="Claire S" w:date="2026-05-11T15:13:00Z" w16du:dateUtc="2026-05-11T14:13:00Z"/>
          <w:rFonts w:ascii="Cambria" w:hAnsi="Cambria"/>
          <w:b/>
          <w:bCs/>
          <w:sz w:val="28"/>
          <w:szCs w:val="28"/>
        </w:rPr>
      </w:pPr>
    </w:p>
    <w:p w14:paraId="7F4D98DA" w14:textId="11B69795" w:rsidR="007A21EF" w:rsidRDefault="007A21EF" w:rsidP="002843E2">
      <w:pPr>
        <w:spacing w:line="360" w:lineRule="auto"/>
        <w:contextualSpacing/>
        <w:rPr>
          <w:del w:id="9138" w:author="Claire S" w:date="2026-05-11T15:13:00Z" w16du:dateUtc="2026-05-11T14:13:00Z"/>
          <w:rFonts w:ascii="Cambria" w:hAnsi="Cambria"/>
          <w:b/>
          <w:bCs/>
          <w:sz w:val="28"/>
          <w:szCs w:val="28"/>
        </w:rPr>
      </w:pPr>
    </w:p>
    <w:p w14:paraId="677E8EB2" w14:textId="24E1FCC2" w:rsidR="007A21EF" w:rsidRDefault="007A21EF" w:rsidP="002843E2">
      <w:pPr>
        <w:spacing w:line="360" w:lineRule="auto"/>
        <w:contextualSpacing/>
        <w:rPr>
          <w:del w:id="9139" w:author="Claire S" w:date="2026-05-11T15:13:00Z" w16du:dateUtc="2026-05-11T14:13:00Z"/>
          <w:rFonts w:ascii="Cambria" w:hAnsi="Cambria"/>
          <w:b/>
          <w:bCs/>
          <w:sz w:val="28"/>
          <w:szCs w:val="28"/>
        </w:rPr>
      </w:pPr>
    </w:p>
    <w:p w14:paraId="7CFA4B59" w14:textId="0CAA58D9" w:rsidR="007A21EF" w:rsidRDefault="007A21EF" w:rsidP="002843E2">
      <w:pPr>
        <w:spacing w:line="360" w:lineRule="auto"/>
        <w:contextualSpacing/>
        <w:rPr>
          <w:del w:id="9140" w:author="Claire S" w:date="2026-05-11T15:13:00Z" w16du:dateUtc="2026-05-11T14:13:00Z"/>
          <w:rFonts w:ascii="Cambria" w:hAnsi="Cambria"/>
          <w:b/>
          <w:bCs/>
          <w:sz w:val="28"/>
          <w:szCs w:val="28"/>
        </w:rPr>
      </w:pPr>
    </w:p>
    <w:p w14:paraId="38245F81" w14:textId="330367FB" w:rsidR="007A21EF" w:rsidRDefault="007A21EF" w:rsidP="002843E2">
      <w:pPr>
        <w:spacing w:line="360" w:lineRule="auto"/>
        <w:contextualSpacing/>
        <w:rPr>
          <w:del w:id="9141" w:author="Claire S" w:date="2026-05-11T15:09:00Z" w16du:dateUtc="2026-05-11T14:09:00Z"/>
          <w:rFonts w:ascii="Cambria" w:hAnsi="Cambria"/>
          <w:b/>
          <w:bCs/>
          <w:sz w:val="28"/>
          <w:szCs w:val="28"/>
        </w:rPr>
      </w:pPr>
    </w:p>
    <w:p w14:paraId="11710A1D" w14:textId="77777777" w:rsidR="007A21EF" w:rsidRDefault="007A21EF">
      <w:pPr>
        <w:spacing w:line="360" w:lineRule="auto"/>
        <w:ind w:firstLine="720"/>
        <w:contextualSpacing/>
        <w:rPr>
          <w:rFonts w:ascii="Cambria" w:hAnsi="Cambria"/>
          <w:b/>
          <w:bCs/>
          <w:sz w:val="28"/>
          <w:szCs w:val="28"/>
        </w:rPr>
        <w:pPrChange w:id="9142" w:author="Claire S" w:date="2026-05-12T08:54:00Z" w16du:dateUtc="2026-05-12T07:54:00Z">
          <w:pPr>
            <w:spacing w:line="360" w:lineRule="auto"/>
            <w:contextualSpacing/>
          </w:pPr>
        </w:pPrChange>
      </w:pPr>
    </w:p>
    <w:p w14:paraId="132C18F7" w14:textId="4B0C8C74" w:rsidR="007A21EF" w:rsidDel="002C79A9" w:rsidRDefault="007A21EF" w:rsidP="00A23431">
      <w:pPr>
        <w:spacing w:line="360" w:lineRule="auto"/>
        <w:contextualSpacing/>
        <w:rPr>
          <w:del w:id="9143" w:author="Claire S" w:date="2026-05-11T15:06:00Z" w16du:dateUtc="2026-05-11T14:06:00Z"/>
          <w:rFonts w:ascii="Cambria" w:hAnsi="Cambria"/>
          <w:b/>
          <w:bCs/>
          <w:sz w:val="28"/>
          <w:szCs w:val="28"/>
        </w:rPr>
      </w:pPr>
    </w:p>
    <w:p w14:paraId="10782E20" w14:textId="77777777" w:rsidR="002C79A9" w:rsidRDefault="002C79A9" w:rsidP="002843E2">
      <w:pPr>
        <w:spacing w:line="360" w:lineRule="auto"/>
        <w:contextualSpacing/>
        <w:rPr>
          <w:ins w:id="9144" w:author="Claire S" w:date="2026-05-27T14:20:00Z" w16du:dateUtc="2026-05-27T13:20:00Z"/>
          <w:rFonts w:ascii="Cambria" w:hAnsi="Cambria"/>
          <w:b/>
          <w:bCs/>
          <w:sz w:val="28"/>
          <w:szCs w:val="28"/>
        </w:rPr>
      </w:pPr>
    </w:p>
    <w:p w14:paraId="02A95CDD" w14:textId="77777777" w:rsidR="002C79A9" w:rsidRDefault="002C79A9" w:rsidP="002843E2">
      <w:pPr>
        <w:spacing w:line="360" w:lineRule="auto"/>
        <w:contextualSpacing/>
        <w:rPr>
          <w:ins w:id="9145" w:author="Claire S" w:date="2026-05-27T14:20:00Z" w16du:dateUtc="2026-05-27T13:20:00Z"/>
          <w:rFonts w:ascii="Cambria" w:hAnsi="Cambria"/>
          <w:b/>
          <w:bCs/>
          <w:sz w:val="28"/>
          <w:szCs w:val="28"/>
        </w:rPr>
      </w:pPr>
    </w:p>
    <w:p w14:paraId="0D74DF9A" w14:textId="77777777" w:rsidR="002C79A9" w:rsidRDefault="002C79A9" w:rsidP="002843E2">
      <w:pPr>
        <w:spacing w:line="360" w:lineRule="auto"/>
        <w:contextualSpacing/>
        <w:rPr>
          <w:ins w:id="9146" w:author="Claire S" w:date="2026-05-27T14:20:00Z" w16du:dateUtc="2026-05-27T13:20:00Z"/>
          <w:rFonts w:ascii="Cambria" w:hAnsi="Cambria"/>
          <w:b/>
          <w:bCs/>
          <w:sz w:val="28"/>
          <w:szCs w:val="28"/>
        </w:rPr>
      </w:pPr>
    </w:p>
    <w:p w14:paraId="014E7FF0" w14:textId="77777777" w:rsidR="002C79A9" w:rsidRDefault="002C79A9" w:rsidP="002843E2">
      <w:pPr>
        <w:spacing w:line="360" w:lineRule="auto"/>
        <w:contextualSpacing/>
        <w:rPr>
          <w:ins w:id="9147" w:author="Claire S" w:date="2026-05-27T14:20:00Z" w16du:dateUtc="2026-05-27T13:20:00Z"/>
          <w:rFonts w:ascii="Cambria" w:hAnsi="Cambria"/>
          <w:b/>
          <w:bCs/>
          <w:sz w:val="28"/>
          <w:szCs w:val="28"/>
        </w:rPr>
      </w:pPr>
    </w:p>
    <w:p w14:paraId="6DAEC45F" w14:textId="77777777" w:rsidR="002C79A9" w:rsidRDefault="002C79A9" w:rsidP="002843E2">
      <w:pPr>
        <w:spacing w:line="360" w:lineRule="auto"/>
        <w:contextualSpacing/>
        <w:rPr>
          <w:ins w:id="9148" w:author="Claire S" w:date="2026-05-27T14:20:00Z" w16du:dateUtc="2026-05-27T13:20:00Z"/>
          <w:rFonts w:ascii="Cambria" w:hAnsi="Cambria"/>
          <w:b/>
          <w:bCs/>
          <w:sz w:val="28"/>
          <w:szCs w:val="28"/>
        </w:rPr>
      </w:pPr>
    </w:p>
    <w:p w14:paraId="5ED87A20" w14:textId="77777777" w:rsidR="002C79A9" w:rsidRDefault="002C79A9" w:rsidP="002843E2">
      <w:pPr>
        <w:spacing w:line="360" w:lineRule="auto"/>
        <w:contextualSpacing/>
        <w:rPr>
          <w:ins w:id="9149" w:author="Claire S" w:date="2026-05-27T14:20:00Z" w16du:dateUtc="2026-05-27T13:20:00Z"/>
          <w:rFonts w:ascii="Cambria" w:hAnsi="Cambria"/>
          <w:b/>
          <w:bCs/>
          <w:sz w:val="28"/>
          <w:szCs w:val="28"/>
        </w:rPr>
      </w:pPr>
    </w:p>
    <w:p w14:paraId="5F5CFE69" w14:textId="77777777" w:rsidR="002C79A9" w:rsidRDefault="002C79A9" w:rsidP="002843E2">
      <w:pPr>
        <w:spacing w:line="360" w:lineRule="auto"/>
        <w:contextualSpacing/>
        <w:rPr>
          <w:ins w:id="9150" w:author="Claire S" w:date="2026-05-27T14:20:00Z" w16du:dateUtc="2026-05-27T13:20:00Z"/>
          <w:rFonts w:ascii="Cambria" w:hAnsi="Cambria"/>
          <w:b/>
          <w:bCs/>
          <w:sz w:val="28"/>
          <w:szCs w:val="28"/>
        </w:rPr>
      </w:pPr>
    </w:p>
    <w:p w14:paraId="3CBD7E66" w14:textId="77777777" w:rsidR="002C79A9" w:rsidRDefault="002C79A9" w:rsidP="002843E2">
      <w:pPr>
        <w:spacing w:line="360" w:lineRule="auto"/>
        <w:contextualSpacing/>
        <w:rPr>
          <w:ins w:id="9151" w:author="Claire S" w:date="2026-05-27T14:20:00Z" w16du:dateUtc="2026-05-27T13:20:00Z"/>
          <w:rFonts w:ascii="Cambria" w:hAnsi="Cambria"/>
          <w:b/>
          <w:bCs/>
          <w:sz w:val="28"/>
          <w:szCs w:val="28"/>
        </w:rPr>
      </w:pPr>
    </w:p>
    <w:p w14:paraId="3B2480A6" w14:textId="77777777" w:rsidR="002C79A9" w:rsidRDefault="002C79A9" w:rsidP="002843E2">
      <w:pPr>
        <w:spacing w:line="360" w:lineRule="auto"/>
        <w:contextualSpacing/>
        <w:rPr>
          <w:ins w:id="9152" w:author="Claire S" w:date="2026-05-27T14:20:00Z" w16du:dateUtc="2026-05-27T13:20:00Z"/>
          <w:rFonts w:ascii="Cambria" w:hAnsi="Cambria"/>
          <w:b/>
          <w:bCs/>
          <w:sz w:val="28"/>
          <w:szCs w:val="28"/>
        </w:rPr>
      </w:pPr>
    </w:p>
    <w:p w14:paraId="70AE7017" w14:textId="77777777" w:rsidR="002C79A9" w:rsidRDefault="002C79A9" w:rsidP="002843E2">
      <w:pPr>
        <w:spacing w:line="360" w:lineRule="auto"/>
        <w:contextualSpacing/>
        <w:rPr>
          <w:ins w:id="9153" w:author="Claire S" w:date="2026-05-27T14:20:00Z" w16du:dateUtc="2026-05-27T13:20:00Z"/>
          <w:rFonts w:ascii="Cambria" w:hAnsi="Cambria"/>
          <w:b/>
          <w:bCs/>
          <w:sz w:val="28"/>
          <w:szCs w:val="28"/>
        </w:rPr>
      </w:pPr>
    </w:p>
    <w:p w14:paraId="2F1E798C" w14:textId="77777777" w:rsidR="002C79A9" w:rsidRDefault="002C79A9" w:rsidP="002843E2">
      <w:pPr>
        <w:spacing w:line="360" w:lineRule="auto"/>
        <w:contextualSpacing/>
        <w:rPr>
          <w:ins w:id="9154" w:author="Claire S" w:date="2026-05-27T14:20:00Z" w16du:dateUtc="2026-05-27T13:20:00Z"/>
          <w:rFonts w:ascii="Cambria" w:hAnsi="Cambria"/>
          <w:b/>
          <w:bCs/>
          <w:sz w:val="28"/>
          <w:szCs w:val="28"/>
        </w:rPr>
      </w:pPr>
    </w:p>
    <w:p w14:paraId="3F03C288" w14:textId="77777777" w:rsidR="002C79A9" w:rsidRDefault="002C79A9" w:rsidP="002843E2">
      <w:pPr>
        <w:spacing w:line="360" w:lineRule="auto"/>
        <w:contextualSpacing/>
        <w:rPr>
          <w:ins w:id="9155" w:author="Claire S" w:date="2026-05-27T14:20:00Z" w16du:dateUtc="2026-05-27T13:20:00Z"/>
          <w:rFonts w:ascii="Cambria" w:hAnsi="Cambria"/>
          <w:b/>
          <w:bCs/>
          <w:sz w:val="28"/>
          <w:szCs w:val="28"/>
        </w:rPr>
      </w:pPr>
    </w:p>
    <w:p w14:paraId="60DEDD2A" w14:textId="77777777" w:rsidR="002C79A9" w:rsidRDefault="002C79A9" w:rsidP="002843E2">
      <w:pPr>
        <w:spacing w:line="360" w:lineRule="auto"/>
        <w:contextualSpacing/>
        <w:rPr>
          <w:ins w:id="9156" w:author="Claire S" w:date="2026-05-27T14:20:00Z" w16du:dateUtc="2026-05-27T13:20:00Z"/>
          <w:rFonts w:ascii="Cambria" w:hAnsi="Cambria"/>
          <w:b/>
          <w:bCs/>
          <w:sz w:val="28"/>
          <w:szCs w:val="28"/>
        </w:rPr>
      </w:pPr>
    </w:p>
    <w:p w14:paraId="4522F5AF" w14:textId="77777777" w:rsidR="002C79A9" w:rsidRDefault="002C79A9" w:rsidP="002843E2">
      <w:pPr>
        <w:spacing w:line="360" w:lineRule="auto"/>
        <w:contextualSpacing/>
        <w:rPr>
          <w:ins w:id="9157" w:author="Claire S" w:date="2026-05-27T14:20:00Z" w16du:dateUtc="2026-05-27T13:20:00Z"/>
          <w:rFonts w:ascii="Cambria" w:hAnsi="Cambria"/>
          <w:b/>
          <w:bCs/>
          <w:sz w:val="28"/>
          <w:szCs w:val="28"/>
        </w:rPr>
      </w:pPr>
    </w:p>
    <w:p w14:paraId="265A44DB" w14:textId="77777777" w:rsidR="002C79A9" w:rsidRDefault="002C79A9" w:rsidP="002843E2">
      <w:pPr>
        <w:spacing w:line="360" w:lineRule="auto"/>
        <w:contextualSpacing/>
        <w:rPr>
          <w:ins w:id="9158" w:author="Claire S" w:date="2026-05-27T14:20:00Z" w16du:dateUtc="2026-05-27T13:20:00Z"/>
          <w:rFonts w:ascii="Cambria" w:hAnsi="Cambria"/>
          <w:b/>
          <w:bCs/>
          <w:sz w:val="28"/>
          <w:szCs w:val="28"/>
        </w:rPr>
      </w:pPr>
    </w:p>
    <w:p w14:paraId="3C5FBDCD" w14:textId="77777777" w:rsidR="002C79A9" w:rsidRDefault="002C79A9" w:rsidP="002843E2">
      <w:pPr>
        <w:spacing w:line="360" w:lineRule="auto"/>
        <w:contextualSpacing/>
        <w:rPr>
          <w:ins w:id="9159" w:author="Claire S" w:date="2026-05-27T14:20:00Z" w16du:dateUtc="2026-05-27T13:20:00Z"/>
          <w:rFonts w:ascii="Cambria" w:hAnsi="Cambria"/>
          <w:b/>
          <w:bCs/>
          <w:sz w:val="28"/>
          <w:szCs w:val="28"/>
        </w:rPr>
      </w:pPr>
    </w:p>
    <w:p w14:paraId="082B164F" w14:textId="77777777" w:rsidR="002C79A9" w:rsidRDefault="002C79A9" w:rsidP="002843E2">
      <w:pPr>
        <w:spacing w:line="360" w:lineRule="auto"/>
        <w:contextualSpacing/>
        <w:rPr>
          <w:ins w:id="9160" w:author="Claire S" w:date="2026-05-27T14:20:00Z" w16du:dateUtc="2026-05-27T13:20:00Z"/>
          <w:rFonts w:ascii="Cambria" w:hAnsi="Cambria"/>
          <w:b/>
          <w:bCs/>
          <w:sz w:val="28"/>
          <w:szCs w:val="28"/>
        </w:rPr>
      </w:pPr>
    </w:p>
    <w:p w14:paraId="741C920F" w14:textId="77777777" w:rsidR="002C79A9" w:rsidRDefault="002C79A9" w:rsidP="002843E2">
      <w:pPr>
        <w:spacing w:line="360" w:lineRule="auto"/>
        <w:contextualSpacing/>
        <w:rPr>
          <w:ins w:id="9161" w:author="Claire S" w:date="2026-05-27T14:20:00Z" w16du:dateUtc="2026-05-27T13:20:00Z"/>
          <w:rFonts w:ascii="Cambria" w:hAnsi="Cambria"/>
          <w:b/>
          <w:bCs/>
          <w:sz w:val="28"/>
          <w:szCs w:val="28"/>
        </w:rPr>
      </w:pPr>
    </w:p>
    <w:p w14:paraId="1A712EB8" w14:textId="77777777" w:rsidR="002C79A9" w:rsidRDefault="002C79A9" w:rsidP="002843E2">
      <w:pPr>
        <w:spacing w:line="360" w:lineRule="auto"/>
        <w:contextualSpacing/>
        <w:rPr>
          <w:ins w:id="9162" w:author="Claire S" w:date="2026-05-27T14:20:00Z" w16du:dateUtc="2026-05-27T13:20:00Z"/>
          <w:rFonts w:ascii="Cambria" w:hAnsi="Cambria"/>
          <w:b/>
          <w:bCs/>
          <w:sz w:val="28"/>
          <w:szCs w:val="28"/>
        </w:rPr>
      </w:pPr>
    </w:p>
    <w:p w14:paraId="18FFAFCC" w14:textId="77777777" w:rsidR="002C79A9" w:rsidRDefault="002C79A9" w:rsidP="002843E2">
      <w:pPr>
        <w:spacing w:line="360" w:lineRule="auto"/>
        <w:contextualSpacing/>
        <w:rPr>
          <w:ins w:id="9163" w:author="Claire S" w:date="2026-05-27T14:20:00Z" w16du:dateUtc="2026-05-27T13:20:00Z"/>
          <w:rFonts w:ascii="Cambria" w:hAnsi="Cambria"/>
          <w:b/>
          <w:bCs/>
          <w:sz w:val="28"/>
          <w:szCs w:val="28"/>
        </w:rPr>
      </w:pPr>
    </w:p>
    <w:p w14:paraId="729729E6" w14:textId="77777777" w:rsidR="002C79A9" w:rsidRDefault="002C79A9" w:rsidP="002843E2">
      <w:pPr>
        <w:spacing w:line="360" w:lineRule="auto"/>
        <w:contextualSpacing/>
        <w:rPr>
          <w:ins w:id="9164" w:author="Claire S" w:date="2026-05-27T14:20:00Z" w16du:dateUtc="2026-05-27T13:20:00Z"/>
          <w:rFonts w:ascii="Cambria" w:hAnsi="Cambria"/>
          <w:b/>
          <w:bCs/>
          <w:sz w:val="28"/>
          <w:szCs w:val="28"/>
        </w:rPr>
      </w:pPr>
    </w:p>
    <w:p w14:paraId="30DDFD61" w14:textId="77777777" w:rsidR="002C79A9" w:rsidRDefault="002C79A9" w:rsidP="002843E2">
      <w:pPr>
        <w:spacing w:line="360" w:lineRule="auto"/>
        <w:contextualSpacing/>
        <w:rPr>
          <w:ins w:id="9165" w:author="Claire S" w:date="2026-05-27T14:20:00Z" w16du:dateUtc="2026-05-27T13:20:00Z"/>
          <w:rFonts w:ascii="Cambria" w:hAnsi="Cambria"/>
          <w:b/>
          <w:bCs/>
          <w:sz w:val="28"/>
          <w:szCs w:val="28"/>
        </w:rPr>
      </w:pPr>
    </w:p>
    <w:p w14:paraId="649048CA" w14:textId="3B7526D1" w:rsidR="007A21EF" w:rsidDel="00F47CF5" w:rsidRDefault="007A21EF" w:rsidP="00A23431">
      <w:pPr>
        <w:spacing w:line="360" w:lineRule="auto"/>
        <w:contextualSpacing/>
        <w:rPr>
          <w:del w:id="9166" w:author="Claire S" w:date="2026-05-11T15:06:00Z" w16du:dateUtc="2026-05-11T14:06:00Z"/>
          <w:rFonts w:ascii="Cambria" w:hAnsi="Cambria"/>
          <w:b/>
          <w:bCs/>
          <w:sz w:val="28"/>
          <w:szCs w:val="28"/>
        </w:rPr>
      </w:pPr>
    </w:p>
    <w:p w14:paraId="15A72667" w14:textId="23B60CF2" w:rsidR="007A21EF" w:rsidDel="005E4F0B" w:rsidRDefault="007A21EF" w:rsidP="00A23431">
      <w:pPr>
        <w:spacing w:line="360" w:lineRule="auto"/>
        <w:contextualSpacing/>
        <w:rPr>
          <w:del w:id="9167" w:author="Claire S" w:date="2026-05-11T14:40:00Z" w16du:dateUtc="2026-05-11T13:40:00Z"/>
          <w:rFonts w:ascii="Cambria" w:hAnsi="Cambria"/>
          <w:b/>
          <w:bCs/>
          <w:sz w:val="28"/>
          <w:szCs w:val="28"/>
        </w:rPr>
      </w:pPr>
    </w:p>
    <w:p w14:paraId="633EA211" w14:textId="77777777" w:rsidR="005E4F0B" w:rsidRDefault="005E4F0B" w:rsidP="002843E2">
      <w:pPr>
        <w:spacing w:line="360" w:lineRule="auto"/>
        <w:contextualSpacing/>
        <w:rPr>
          <w:ins w:id="9168" w:author="Claire S" w:date="2026-07-28T10:24:00Z" w16du:dateUtc="2026-07-28T09:24:00Z"/>
          <w:rFonts w:ascii="Cambria" w:hAnsi="Cambria"/>
          <w:b/>
          <w:bCs/>
          <w:sz w:val="28"/>
          <w:szCs w:val="28"/>
        </w:rPr>
      </w:pPr>
    </w:p>
    <w:p w14:paraId="662B0B6B" w14:textId="1A1B5B8F" w:rsidR="007A21EF" w:rsidRDefault="007A21EF" w:rsidP="002843E2">
      <w:pPr>
        <w:spacing w:line="360" w:lineRule="auto"/>
        <w:contextualSpacing/>
        <w:rPr>
          <w:del w:id="9169" w:author="Claire S" w:date="2026-05-11T14:40:00Z" w16du:dateUtc="2026-05-11T13:40:00Z"/>
          <w:rFonts w:ascii="Cambria" w:hAnsi="Cambria"/>
          <w:b/>
          <w:bCs/>
          <w:sz w:val="28"/>
          <w:szCs w:val="28"/>
        </w:rPr>
      </w:pPr>
    </w:p>
    <w:p w14:paraId="197C5967" w14:textId="1D335396" w:rsidR="00A23431" w:rsidRDefault="00A23431" w:rsidP="00A23431">
      <w:pPr>
        <w:spacing w:line="360" w:lineRule="auto"/>
        <w:contextualSpacing/>
        <w:rPr>
          <w:ins w:id="9170" w:author="Claire S" w:date="2026-07-24T12:42:00Z" w16du:dateUtc="2026-07-24T11:42:00Z"/>
          <w:rFonts w:ascii="Cambria" w:hAnsi="Cambria"/>
          <w:b/>
          <w:bCs/>
          <w:sz w:val="28"/>
          <w:szCs w:val="28"/>
        </w:rPr>
      </w:pPr>
      <w:r>
        <w:rPr>
          <w:rFonts w:ascii="Cambria" w:hAnsi="Cambria"/>
          <w:b/>
          <w:bCs/>
          <w:sz w:val="28"/>
          <w:szCs w:val="28"/>
        </w:rPr>
        <w:t xml:space="preserve">CHAPTER </w:t>
      </w:r>
      <w:del w:id="9171" w:author="Claire S" w:date="2026-07-22T17:52:00Z" w16du:dateUtc="2026-07-22T16:52:00Z">
        <w:r w:rsidR="00B44767" w:rsidDel="003F56CC">
          <w:rPr>
            <w:rFonts w:ascii="Cambria" w:hAnsi="Cambria"/>
            <w:b/>
            <w:bCs/>
            <w:sz w:val="28"/>
            <w:szCs w:val="28"/>
          </w:rPr>
          <w:delText>2</w:delText>
        </w:r>
        <w:r w:rsidR="0068722D" w:rsidDel="003F56CC">
          <w:rPr>
            <w:rFonts w:ascii="Cambria" w:hAnsi="Cambria"/>
            <w:b/>
            <w:bCs/>
            <w:sz w:val="28"/>
            <w:szCs w:val="28"/>
          </w:rPr>
          <w:delText>3</w:delText>
        </w:r>
        <w:r w:rsidDel="003F56CC">
          <w:rPr>
            <w:rFonts w:ascii="Cambria" w:hAnsi="Cambria"/>
            <w:b/>
            <w:bCs/>
            <w:sz w:val="28"/>
            <w:szCs w:val="28"/>
          </w:rPr>
          <w:delText xml:space="preserve"> </w:delText>
        </w:r>
      </w:del>
      <w:ins w:id="9172" w:author="Claire S" w:date="2026-07-22T17:52:00Z" w16du:dateUtc="2026-07-22T16:52:00Z">
        <w:r w:rsidR="003F56CC">
          <w:rPr>
            <w:rFonts w:ascii="Cambria" w:hAnsi="Cambria"/>
            <w:b/>
            <w:bCs/>
            <w:sz w:val="28"/>
            <w:szCs w:val="28"/>
          </w:rPr>
          <w:t xml:space="preserve">22 </w:t>
        </w:r>
      </w:ins>
    </w:p>
    <w:p w14:paraId="07EADA00" w14:textId="4248A6E9" w:rsidR="004500D1" w:rsidRDefault="00642C12" w:rsidP="00A23431">
      <w:pPr>
        <w:spacing w:line="360" w:lineRule="auto"/>
        <w:contextualSpacing/>
        <w:rPr>
          <w:rFonts w:ascii="Cambria" w:hAnsi="Cambria"/>
          <w:b/>
          <w:bCs/>
          <w:sz w:val="28"/>
          <w:szCs w:val="28"/>
        </w:rPr>
      </w:pPr>
      <w:ins w:id="9173" w:author="Claire S" w:date="2026-08-04T12:04:00Z" w16du:dateUtc="2026-08-04T11:04:00Z">
        <w:r>
          <w:rPr>
            <w:rFonts w:ascii="Cambria" w:hAnsi="Cambria"/>
            <w:b/>
            <w:bCs/>
            <w:sz w:val="28"/>
            <w:szCs w:val="28"/>
          </w:rPr>
          <w:t>SAV</w:t>
        </w:r>
      </w:ins>
      <w:ins w:id="9174" w:author="Claire S" w:date="2026-08-04T12:05:00Z" w16du:dateUtc="2026-08-04T11:05:00Z">
        <w:r>
          <w:rPr>
            <w:rFonts w:ascii="Cambria" w:hAnsi="Cambria"/>
            <w:b/>
            <w:bCs/>
            <w:sz w:val="28"/>
            <w:szCs w:val="28"/>
          </w:rPr>
          <w:t xml:space="preserve">ANNAH: </w:t>
        </w:r>
      </w:ins>
      <w:ins w:id="9175" w:author="Claire S" w:date="2026-07-24T12:42:00Z" w16du:dateUtc="2026-07-24T11:42:00Z">
        <w:r w:rsidR="004500D1">
          <w:rPr>
            <w:rFonts w:ascii="Cambria" w:hAnsi="Cambria"/>
            <w:b/>
            <w:bCs/>
            <w:sz w:val="28"/>
            <w:szCs w:val="28"/>
          </w:rPr>
          <w:t>MONDAY AFTERNOON</w:t>
        </w:r>
      </w:ins>
    </w:p>
    <w:p w14:paraId="527E7A71" w14:textId="6C954A5E" w:rsidR="00A23431" w:rsidRDefault="00A23431" w:rsidP="00A23431">
      <w:pPr>
        <w:spacing w:line="360" w:lineRule="auto"/>
        <w:contextualSpacing/>
        <w:rPr>
          <w:del w:id="9176" w:author="Daisy Watt" w:date="2026-06-22T11:01:00Z" w16du:dateUtc="2026-06-22T09:01:00Z"/>
          <w:rFonts w:ascii="Cambria" w:hAnsi="Cambria"/>
          <w:b/>
          <w:bCs/>
          <w:sz w:val="28"/>
          <w:szCs w:val="28"/>
        </w:rPr>
      </w:pPr>
      <w:del w:id="9177" w:author="Daisy Watt" w:date="2026-06-22T11:01:00Z" w16du:dateUtc="2026-06-22T09:01:00Z">
        <w:r>
          <w:rPr>
            <w:rFonts w:ascii="Cambria" w:hAnsi="Cambria"/>
            <w:b/>
            <w:bCs/>
            <w:sz w:val="28"/>
            <w:szCs w:val="28"/>
          </w:rPr>
          <w:delText>M</w:delText>
        </w:r>
        <w:r w:rsidR="00AA0C54">
          <w:rPr>
            <w:rFonts w:ascii="Cambria" w:hAnsi="Cambria"/>
            <w:b/>
            <w:bCs/>
            <w:sz w:val="28"/>
            <w:szCs w:val="28"/>
          </w:rPr>
          <w:delText>ONDAY</w:delText>
        </w:r>
        <w:r>
          <w:rPr>
            <w:rFonts w:ascii="Cambria" w:hAnsi="Cambria"/>
            <w:b/>
            <w:bCs/>
            <w:sz w:val="28"/>
            <w:szCs w:val="28"/>
          </w:rPr>
          <w:delText xml:space="preserve"> </w:delText>
        </w:r>
      </w:del>
      <w:ins w:id="9178" w:author="Claire S" w:date="2026-06-03T19:24:00Z" w16du:dateUtc="2026-06-03T18:24:00Z">
        <w:del w:id="9179" w:author="Daisy Watt" w:date="2026-06-22T11:01:00Z" w16du:dateUtc="2026-06-22T09:01:00Z">
          <w:r w:rsidR="00E63C0F">
            <w:rPr>
              <w:rFonts w:ascii="Cambria" w:hAnsi="Cambria"/>
              <w:b/>
              <w:bCs/>
              <w:sz w:val="28"/>
              <w:szCs w:val="28"/>
            </w:rPr>
            <w:delText>PM</w:delText>
          </w:r>
        </w:del>
      </w:ins>
      <w:del w:id="9180" w:author="Daisy Watt" w:date="2026-06-22T11:01:00Z" w16du:dateUtc="2026-06-22T09:01:00Z">
        <w:r w:rsidDel="002C79A9">
          <w:rPr>
            <w:rFonts w:ascii="Cambria" w:hAnsi="Cambria"/>
            <w:b/>
            <w:bCs/>
            <w:sz w:val="28"/>
            <w:szCs w:val="28"/>
          </w:rPr>
          <w:delText>12.30</w:delText>
        </w:r>
        <w:r w:rsidR="00AA0C54" w:rsidDel="002C79A9">
          <w:rPr>
            <w:rFonts w:ascii="Cambria" w:hAnsi="Cambria"/>
            <w:b/>
            <w:bCs/>
            <w:sz w:val="28"/>
            <w:szCs w:val="28"/>
          </w:rPr>
          <w:delText>PM</w:delText>
        </w:r>
      </w:del>
    </w:p>
    <w:p w14:paraId="653CC996" w14:textId="0C685C1F" w:rsidR="009A66AF" w:rsidRDefault="009A66AF" w:rsidP="009A66AF">
      <w:pPr>
        <w:spacing w:line="360" w:lineRule="auto"/>
        <w:contextualSpacing/>
        <w:rPr>
          <w:rFonts w:ascii="Cambria" w:hAnsi="Cambria"/>
          <w:sz w:val="28"/>
          <w:szCs w:val="28"/>
        </w:rPr>
      </w:pPr>
      <w:r w:rsidRPr="00FD007A">
        <w:rPr>
          <w:rFonts w:ascii="Cambria" w:hAnsi="Cambria"/>
          <w:sz w:val="28"/>
          <w:szCs w:val="28"/>
        </w:rPr>
        <w:t xml:space="preserve">When </w:t>
      </w:r>
      <w:r>
        <w:rPr>
          <w:rFonts w:ascii="Cambria" w:hAnsi="Cambria"/>
          <w:sz w:val="28"/>
          <w:szCs w:val="28"/>
        </w:rPr>
        <w:t xml:space="preserve">Savannah spotted an unmarked </w:t>
      </w:r>
      <w:ins w:id="9181" w:author="Claire S" w:date="2026-07-31T17:25:00Z" w16du:dateUtc="2026-07-31T16:25:00Z">
        <w:r w:rsidR="00293E76">
          <w:rPr>
            <w:rFonts w:ascii="Cambria" w:hAnsi="Cambria"/>
            <w:sz w:val="28"/>
            <w:szCs w:val="28"/>
          </w:rPr>
          <w:t xml:space="preserve">Audi </w:t>
        </w:r>
      </w:ins>
      <w:del w:id="9182" w:author="Claire S" w:date="2026-06-08T13:04:00Z" w16du:dateUtc="2026-06-08T12:04:00Z">
        <w:r w:rsidDel="00F07EE7">
          <w:rPr>
            <w:rFonts w:ascii="Cambria" w:hAnsi="Cambria"/>
            <w:sz w:val="28"/>
            <w:szCs w:val="28"/>
          </w:rPr>
          <w:delText xml:space="preserve">grey </w:delText>
        </w:r>
      </w:del>
      <w:r>
        <w:rPr>
          <w:rFonts w:ascii="Cambria" w:hAnsi="Cambria"/>
          <w:sz w:val="28"/>
          <w:szCs w:val="28"/>
        </w:rPr>
        <w:t xml:space="preserve">saloon </w:t>
      </w:r>
      <w:del w:id="9183" w:author="Claire S" w:date="2026-07-31T17:25:00Z" w16du:dateUtc="2026-07-31T16:25:00Z">
        <w:r w:rsidDel="00293E76">
          <w:rPr>
            <w:rFonts w:ascii="Cambria" w:hAnsi="Cambria"/>
            <w:sz w:val="28"/>
            <w:szCs w:val="28"/>
          </w:rPr>
          <w:delText xml:space="preserve">car </w:delText>
        </w:r>
      </w:del>
      <w:r w:rsidR="005E6ECD">
        <w:rPr>
          <w:rFonts w:ascii="Cambria" w:hAnsi="Cambria"/>
          <w:sz w:val="28"/>
          <w:szCs w:val="28"/>
        </w:rPr>
        <w:t>outside</w:t>
      </w:r>
      <w:r>
        <w:rPr>
          <w:rFonts w:ascii="Cambria" w:hAnsi="Cambria"/>
          <w:sz w:val="28"/>
          <w:szCs w:val="28"/>
        </w:rPr>
        <w:t xml:space="preserve"> her long front garden,</w:t>
      </w:r>
      <w:r w:rsidRPr="00FD007A">
        <w:rPr>
          <w:rFonts w:ascii="Cambria" w:hAnsi="Cambria"/>
          <w:sz w:val="28"/>
          <w:szCs w:val="28"/>
        </w:rPr>
        <w:t xml:space="preserve"> </w:t>
      </w:r>
      <w:r>
        <w:rPr>
          <w:rFonts w:ascii="Cambria" w:hAnsi="Cambria"/>
          <w:sz w:val="28"/>
          <w:szCs w:val="28"/>
        </w:rPr>
        <w:t>s</w:t>
      </w:r>
      <w:r w:rsidRPr="00FD007A">
        <w:rPr>
          <w:rFonts w:ascii="Cambria" w:hAnsi="Cambria"/>
          <w:sz w:val="28"/>
          <w:szCs w:val="28"/>
        </w:rPr>
        <w:t>h</w:t>
      </w:r>
      <w:r>
        <w:rPr>
          <w:rFonts w:ascii="Cambria" w:hAnsi="Cambria"/>
          <w:sz w:val="28"/>
          <w:szCs w:val="28"/>
        </w:rPr>
        <w:t>e</w:t>
      </w:r>
      <w:r w:rsidRPr="00FD007A">
        <w:rPr>
          <w:rFonts w:ascii="Cambria" w:hAnsi="Cambria"/>
          <w:sz w:val="28"/>
          <w:szCs w:val="28"/>
        </w:rPr>
        <w:t xml:space="preserve"> </w:t>
      </w:r>
      <w:del w:id="9184" w:author="Claire S" w:date="2026-07-24T12:42:00Z" w16du:dateUtc="2026-07-24T11:42:00Z">
        <w:r w:rsidR="0002440B" w:rsidDel="00904108">
          <w:rPr>
            <w:rFonts w:ascii="Cambria" w:hAnsi="Cambria"/>
            <w:sz w:val="28"/>
            <w:szCs w:val="28"/>
          </w:rPr>
          <w:delText xml:space="preserve">ran upstairs and </w:delText>
        </w:r>
      </w:del>
      <w:r>
        <w:rPr>
          <w:rFonts w:ascii="Cambria" w:hAnsi="Cambria"/>
          <w:sz w:val="28"/>
          <w:szCs w:val="28"/>
        </w:rPr>
        <w:t xml:space="preserve">slammed her bedroom door against whatever was coming. </w:t>
      </w:r>
      <w:r w:rsidR="005E6ECD">
        <w:rPr>
          <w:rFonts w:ascii="Cambria" w:hAnsi="Cambria"/>
          <w:sz w:val="28"/>
          <w:szCs w:val="28"/>
        </w:rPr>
        <w:t xml:space="preserve"> </w:t>
      </w:r>
      <w:r>
        <w:rPr>
          <w:rFonts w:ascii="Cambria" w:hAnsi="Cambria"/>
          <w:sz w:val="28"/>
          <w:szCs w:val="28"/>
        </w:rPr>
        <w:t>Ignoring the chirrup of her phone, she flung herself on her bed</w:t>
      </w:r>
      <w:r w:rsidR="0002440B">
        <w:rPr>
          <w:rFonts w:ascii="Cambria" w:hAnsi="Cambria"/>
          <w:sz w:val="28"/>
          <w:szCs w:val="28"/>
        </w:rPr>
        <w:t>. S</w:t>
      </w:r>
      <w:r>
        <w:rPr>
          <w:rFonts w:ascii="Cambria" w:hAnsi="Cambria"/>
          <w:sz w:val="28"/>
          <w:szCs w:val="28"/>
        </w:rPr>
        <w:t>he was in mourning: real life could wait.</w:t>
      </w:r>
    </w:p>
    <w:p w14:paraId="680E7534" w14:textId="4E68FEB2" w:rsidR="009A66AF" w:rsidRDefault="0002440B" w:rsidP="009A66AF">
      <w:pPr>
        <w:spacing w:line="360" w:lineRule="auto"/>
        <w:ind w:firstLine="720"/>
        <w:contextualSpacing/>
        <w:rPr>
          <w:rFonts w:ascii="Cambria" w:hAnsi="Cambria"/>
          <w:sz w:val="28"/>
          <w:szCs w:val="28"/>
        </w:rPr>
      </w:pPr>
      <w:r>
        <w:rPr>
          <w:rFonts w:ascii="Cambria" w:hAnsi="Cambria"/>
          <w:sz w:val="28"/>
          <w:szCs w:val="28"/>
        </w:rPr>
        <w:t xml:space="preserve">Except it couldn’t apparently, because, </w:t>
      </w:r>
      <w:r w:rsidR="009A66AF">
        <w:rPr>
          <w:rFonts w:ascii="Cambria" w:hAnsi="Cambria"/>
          <w:sz w:val="28"/>
          <w:szCs w:val="28"/>
        </w:rPr>
        <w:t>within minute</w:t>
      </w:r>
      <w:r w:rsidR="00486B46">
        <w:rPr>
          <w:rFonts w:ascii="Cambria" w:hAnsi="Cambria"/>
          <w:sz w:val="28"/>
          <w:szCs w:val="28"/>
        </w:rPr>
        <w:t>s</w:t>
      </w:r>
      <w:r w:rsidR="009A66AF">
        <w:rPr>
          <w:rFonts w:ascii="Cambria" w:hAnsi="Cambria"/>
          <w:sz w:val="28"/>
          <w:szCs w:val="28"/>
        </w:rPr>
        <w:t xml:space="preserve">, </w:t>
      </w:r>
      <w:r w:rsidR="00486B46">
        <w:rPr>
          <w:rFonts w:ascii="Cambria" w:hAnsi="Cambria"/>
          <w:sz w:val="28"/>
          <w:szCs w:val="28"/>
        </w:rPr>
        <w:t>Maria was calling her</w:t>
      </w:r>
      <w:r w:rsidR="00777086">
        <w:rPr>
          <w:rFonts w:ascii="Cambria" w:hAnsi="Cambria"/>
          <w:sz w:val="28"/>
          <w:szCs w:val="28"/>
        </w:rPr>
        <w:t xml:space="preserve"> urgently</w:t>
      </w:r>
      <w:r w:rsidR="00486B46">
        <w:rPr>
          <w:rFonts w:ascii="Cambria" w:hAnsi="Cambria"/>
          <w:sz w:val="28"/>
          <w:szCs w:val="28"/>
        </w:rPr>
        <w:t>.</w:t>
      </w:r>
      <w:r w:rsidR="00777086">
        <w:rPr>
          <w:rFonts w:ascii="Cambria" w:hAnsi="Cambria"/>
          <w:sz w:val="28"/>
          <w:szCs w:val="28"/>
        </w:rPr>
        <w:t xml:space="preserve"> </w:t>
      </w:r>
      <w:r w:rsidR="005E6ECD">
        <w:rPr>
          <w:rFonts w:ascii="Cambria" w:hAnsi="Cambria"/>
          <w:sz w:val="28"/>
          <w:szCs w:val="28"/>
        </w:rPr>
        <w:t>‘Mrs Savannah!’</w:t>
      </w:r>
    </w:p>
    <w:p w14:paraId="4C9E50B2" w14:textId="3E8BF75C" w:rsidR="00777086" w:rsidRDefault="00777086" w:rsidP="009A66AF">
      <w:pPr>
        <w:spacing w:line="360" w:lineRule="auto"/>
        <w:ind w:firstLine="720"/>
        <w:contextualSpacing/>
        <w:rPr>
          <w:rFonts w:ascii="Cambria" w:hAnsi="Cambria"/>
          <w:sz w:val="28"/>
          <w:szCs w:val="28"/>
        </w:rPr>
      </w:pPr>
      <w:r>
        <w:rPr>
          <w:rFonts w:ascii="Cambria" w:hAnsi="Cambria"/>
          <w:sz w:val="28"/>
          <w:szCs w:val="28"/>
        </w:rPr>
        <w:t>Savannah stuck her head under the pillow.</w:t>
      </w:r>
      <w:r w:rsidR="00702E6E">
        <w:rPr>
          <w:rFonts w:ascii="Cambria" w:hAnsi="Cambria"/>
          <w:sz w:val="28"/>
          <w:szCs w:val="28"/>
        </w:rPr>
        <w:t xml:space="preserve">  Why did people keep bothering her?  </w:t>
      </w:r>
      <w:del w:id="9185" w:author="Claire S" w:date="2026-05-21T15:57:00Z" w16du:dateUtc="2026-05-21T14:57:00Z">
        <w:r w:rsidR="00702E6E" w:rsidDel="00CB3A10">
          <w:rPr>
            <w:rFonts w:ascii="Cambria" w:hAnsi="Cambria"/>
            <w:sz w:val="28"/>
            <w:szCs w:val="28"/>
          </w:rPr>
          <w:delText>She was in mourning.</w:delText>
        </w:r>
      </w:del>
    </w:p>
    <w:p w14:paraId="0DB33372" w14:textId="643DD1CC" w:rsidR="009A66AF" w:rsidRDefault="009A66AF" w:rsidP="009A66AF">
      <w:pPr>
        <w:spacing w:line="360" w:lineRule="auto"/>
        <w:ind w:firstLine="720"/>
        <w:contextualSpacing/>
        <w:rPr>
          <w:rFonts w:ascii="Cambria" w:hAnsi="Cambria"/>
          <w:sz w:val="28"/>
          <w:szCs w:val="28"/>
        </w:rPr>
      </w:pPr>
      <w:r>
        <w:rPr>
          <w:rFonts w:ascii="Cambria" w:hAnsi="Cambria"/>
          <w:sz w:val="28"/>
          <w:szCs w:val="28"/>
        </w:rPr>
        <w:t>‘Mrs Savannah</w:t>
      </w:r>
      <w:del w:id="9186" w:author="Daisy Watt" w:date="2026-06-22T11:01:00Z" w16du:dateUtc="2026-06-22T09:01:00Z">
        <w:r>
          <w:rPr>
            <w:rFonts w:ascii="Cambria" w:hAnsi="Cambria"/>
            <w:sz w:val="28"/>
            <w:szCs w:val="28"/>
          </w:rPr>
          <w:delText>,</w:delText>
        </w:r>
      </w:del>
      <w:ins w:id="9187" w:author="Daisy Watt" w:date="2026-06-22T11:01:00Z" w16du:dateUtc="2026-06-22T09:01:00Z">
        <w:r w:rsidR="008D7A16">
          <w:rPr>
            <w:rFonts w:ascii="Cambria" w:hAnsi="Cambria"/>
            <w:sz w:val="28"/>
            <w:szCs w:val="28"/>
          </w:rPr>
          <w:t>.</w:t>
        </w:r>
      </w:ins>
      <w:r>
        <w:rPr>
          <w:rFonts w:ascii="Cambria" w:hAnsi="Cambria"/>
          <w:sz w:val="28"/>
          <w:szCs w:val="28"/>
        </w:rPr>
        <w:t xml:space="preserve">’ </w:t>
      </w:r>
      <w:r w:rsidR="00777086">
        <w:rPr>
          <w:rFonts w:ascii="Cambria" w:hAnsi="Cambria"/>
          <w:sz w:val="28"/>
          <w:szCs w:val="28"/>
        </w:rPr>
        <w:t>t</w:t>
      </w:r>
      <w:r>
        <w:rPr>
          <w:rFonts w:ascii="Cambria" w:hAnsi="Cambria"/>
          <w:sz w:val="28"/>
          <w:szCs w:val="28"/>
        </w:rPr>
        <w:t xml:space="preserve">he housekeeper </w:t>
      </w:r>
      <w:r w:rsidR="00486B46">
        <w:rPr>
          <w:rFonts w:ascii="Cambria" w:hAnsi="Cambria"/>
          <w:sz w:val="28"/>
          <w:szCs w:val="28"/>
        </w:rPr>
        <w:t>tapped gingerly</w:t>
      </w:r>
      <w:r w:rsidR="00777086">
        <w:rPr>
          <w:rFonts w:ascii="Cambria" w:hAnsi="Cambria"/>
          <w:sz w:val="28"/>
          <w:szCs w:val="28"/>
        </w:rPr>
        <w:t xml:space="preserve"> on her door</w:t>
      </w:r>
      <w:r>
        <w:rPr>
          <w:rFonts w:ascii="Cambria" w:hAnsi="Cambria"/>
          <w:sz w:val="28"/>
          <w:szCs w:val="28"/>
        </w:rPr>
        <w:t>. ‘</w:t>
      </w:r>
      <w:r w:rsidR="00486B46">
        <w:rPr>
          <w:rFonts w:ascii="Cambria" w:hAnsi="Cambria"/>
          <w:sz w:val="28"/>
          <w:szCs w:val="28"/>
        </w:rPr>
        <w:t xml:space="preserve">Mr </w:t>
      </w:r>
      <w:r>
        <w:rPr>
          <w:rFonts w:ascii="Cambria" w:hAnsi="Cambria"/>
          <w:sz w:val="28"/>
          <w:szCs w:val="28"/>
        </w:rPr>
        <w:t>D</w:t>
      </w:r>
      <w:r w:rsidR="0002440B">
        <w:rPr>
          <w:rFonts w:ascii="Cambria" w:hAnsi="Cambria"/>
          <w:sz w:val="28"/>
          <w:szCs w:val="28"/>
        </w:rPr>
        <w:t>etective</w:t>
      </w:r>
      <w:r>
        <w:rPr>
          <w:rFonts w:ascii="Cambria" w:hAnsi="Cambria"/>
          <w:sz w:val="28"/>
          <w:szCs w:val="28"/>
        </w:rPr>
        <w:t xml:space="preserve"> </w:t>
      </w:r>
      <w:r w:rsidR="003F46AD">
        <w:rPr>
          <w:rFonts w:ascii="Cambria" w:hAnsi="Cambria"/>
          <w:sz w:val="28"/>
          <w:szCs w:val="28"/>
        </w:rPr>
        <w:t>Addo</w:t>
      </w:r>
      <w:r>
        <w:rPr>
          <w:rFonts w:ascii="Cambria" w:hAnsi="Cambria"/>
          <w:sz w:val="28"/>
          <w:szCs w:val="28"/>
        </w:rPr>
        <w:t xml:space="preserve"> is </w:t>
      </w:r>
      <w:r w:rsidR="00486B46">
        <w:rPr>
          <w:rFonts w:ascii="Cambria" w:hAnsi="Cambria"/>
          <w:sz w:val="28"/>
          <w:szCs w:val="28"/>
        </w:rPr>
        <w:t>down the stairs.’</w:t>
      </w:r>
      <w:r>
        <w:rPr>
          <w:rFonts w:ascii="Cambria" w:hAnsi="Cambria"/>
          <w:sz w:val="28"/>
          <w:szCs w:val="28"/>
        </w:rPr>
        <w:t xml:space="preserve"> </w:t>
      </w:r>
    </w:p>
    <w:p w14:paraId="2EC950F1" w14:textId="2F18BFA1" w:rsidR="009A66AF" w:rsidRDefault="009A66AF" w:rsidP="00D6052A">
      <w:pPr>
        <w:spacing w:line="360" w:lineRule="auto"/>
        <w:ind w:firstLine="720"/>
        <w:contextualSpacing/>
        <w:rPr>
          <w:rFonts w:ascii="Cambria" w:hAnsi="Cambria"/>
          <w:sz w:val="28"/>
          <w:szCs w:val="28"/>
        </w:rPr>
      </w:pPr>
      <w:r>
        <w:rPr>
          <w:rFonts w:ascii="Cambria" w:hAnsi="Cambria"/>
          <w:sz w:val="28"/>
          <w:szCs w:val="28"/>
        </w:rPr>
        <w:t>‘</w:t>
      </w:r>
      <w:r w:rsidRPr="00F47CF5">
        <w:rPr>
          <w:rFonts w:ascii="Cambria" w:hAnsi="Cambria"/>
          <w:sz w:val="28"/>
          <w:szCs w:val="28"/>
        </w:rPr>
        <w:t>Gah</w:t>
      </w:r>
      <w:ins w:id="9188" w:author="Claire S" w:date="2026-06-03T19:27:00Z" w16du:dateUtc="2026-06-03T18:27:00Z">
        <w:r w:rsidR="00D51735" w:rsidRPr="00F47CF5">
          <w:rPr>
            <w:rFonts w:ascii="Cambria" w:hAnsi="Cambria"/>
            <w:sz w:val="28"/>
            <w:szCs w:val="28"/>
          </w:rPr>
          <w:t>.</w:t>
        </w:r>
      </w:ins>
      <w:del w:id="9189" w:author="Claire S" w:date="2026-06-03T19:27:00Z" w16du:dateUtc="2026-06-03T18:27:00Z">
        <w:r w:rsidR="0083158F" w:rsidRPr="00F47CF5" w:rsidDel="00D51735">
          <w:rPr>
            <w:rFonts w:ascii="Cambria" w:hAnsi="Cambria"/>
            <w:sz w:val="28"/>
            <w:szCs w:val="28"/>
          </w:rPr>
          <w:delText>!</w:delText>
        </w:r>
      </w:del>
      <w:r w:rsidRPr="00F47CF5">
        <w:rPr>
          <w:rFonts w:ascii="Cambria" w:hAnsi="Cambria"/>
          <w:sz w:val="28"/>
          <w:szCs w:val="28"/>
        </w:rPr>
        <w:t>’</w:t>
      </w:r>
      <w:r>
        <w:rPr>
          <w:rFonts w:ascii="Cambria" w:hAnsi="Cambria"/>
          <w:sz w:val="28"/>
          <w:szCs w:val="28"/>
        </w:rPr>
        <w:t xml:space="preserve"> Savannah got back off the bed</w:t>
      </w:r>
      <w:r w:rsidR="00777086">
        <w:rPr>
          <w:rFonts w:ascii="Cambria" w:hAnsi="Cambria"/>
          <w:sz w:val="28"/>
          <w:szCs w:val="28"/>
        </w:rPr>
        <w:t xml:space="preserve"> and straightened her silky dressing</w:t>
      </w:r>
      <w:ins w:id="9190" w:author="Daisy Watt" w:date="2026-06-22T11:02:00Z" w16du:dateUtc="2026-06-22T09:02:00Z">
        <w:r w:rsidR="002127AE">
          <w:rPr>
            <w:rFonts w:ascii="Cambria" w:hAnsi="Cambria"/>
            <w:sz w:val="28"/>
            <w:szCs w:val="28"/>
          </w:rPr>
          <w:t xml:space="preserve"> </w:t>
        </w:r>
      </w:ins>
      <w:del w:id="9191" w:author="Daisy Watt" w:date="2026-06-22T11:02:00Z" w16du:dateUtc="2026-06-22T09:02:00Z">
        <w:r w:rsidR="00777086">
          <w:rPr>
            <w:rFonts w:ascii="Cambria" w:hAnsi="Cambria"/>
            <w:sz w:val="28"/>
            <w:szCs w:val="28"/>
          </w:rPr>
          <w:delText>-</w:delText>
        </w:r>
      </w:del>
      <w:r w:rsidR="00777086">
        <w:rPr>
          <w:rFonts w:ascii="Cambria" w:hAnsi="Cambria"/>
          <w:sz w:val="28"/>
          <w:szCs w:val="28"/>
        </w:rPr>
        <w:t>gown</w:t>
      </w:r>
      <w:r w:rsidR="00D6052A">
        <w:rPr>
          <w:rFonts w:ascii="Cambria" w:hAnsi="Cambria"/>
          <w:sz w:val="28"/>
          <w:szCs w:val="28"/>
        </w:rPr>
        <w:t>. T</w:t>
      </w:r>
      <w:r w:rsidR="00777086">
        <w:rPr>
          <w:rFonts w:ascii="Cambria" w:hAnsi="Cambria"/>
          <w:sz w:val="28"/>
          <w:szCs w:val="28"/>
        </w:rPr>
        <w:t>hey could take her as they found her</w:t>
      </w:r>
      <w:r w:rsidR="0002440B">
        <w:rPr>
          <w:rFonts w:ascii="Cambria" w:hAnsi="Cambria"/>
          <w:sz w:val="28"/>
          <w:szCs w:val="28"/>
        </w:rPr>
        <w:t>,</w:t>
      </w:r>
      <w:r w:rsidR="00F20ADE">
        <w:rPr>
          <w:rFonts w:ascii="Cambria" w:hAnsi="Cambria"/>
          <w:sz w:val="28"/>
          <w:szCs w:val="28"/>
        </w:rPr>
        <w:t xml:space="preserve"> she thought,</w:t>
      </w:r>
      <w:r w:rsidR="0002440B">
        <w:rPr>
          <w:rFonts w:ascii="Cambria" w:hAnsi="Cambria"/>
          <w:sz w:val="28"/>
          <w:szCs w:val="28"/>
        </w:rPr>
        <w:t xml:space="preserve"> thoug</w:t>
      </w:r>
      <w:r w:rsidR="00BB0BD9">
        <w:rPr>
          <w:rFonts w:ascii="Cambria" w:hAnsi="Cambria"/>
          <w:sz w:val="28"/>
          <w:szCs w:val="28"/>
        </w:rPr>
        <w:t>h</w:t>
      </w:r>
      <w:r w:rsidR="0002440B">
        <w:rPr>
          <w:rFonts w:ascii="Cambria" w:hAnsi="Cambria"/>
          <w:sz w:val="28"/>
          <w:szCs w:val="28"/>
        </w:rPr>
        <w:t xml:space="preserve"> she</w:t>
      </w:r>
      <w:r w:rsidR="00D6052A">
        <w:rPr>
          <w:rFonts w:ascii="Cambria" w:hAnsi="Cambria"/>
          <w:sz w:val="28"/>
          <w:szCs w:val="28"/>
        </w:rPr>
        <w:t xml:space="preserve"> did</w:t>
      </w:r>
      <w:r w:rsidR="0002440B">
        <w:rPr>
          <w:rFonts w:ascii="Cambria" w:hAnsi="Cambria"/>
          <w:sz w:val="28"/>
          <w:szCs w:val="28"/>
        </w:rPr>
        <w:t xml:space="preserve"> </w:t>
      </w:r>
      <w:ins w:id="9192" w:author="Claire S" w:date="2026-05-27T14:20:00Z" w16du:dateUtc="2026-05-27T13:20:00Z">
        <w:r w:rsidR="00DA13EA">
          <w:rPr>
            <w:rFonts w:ascii="Cambria" w:hAnsi="Cambria"/>
            <w:sz w:val="28"/>
            <w:szCs w:val="28"/>
          </w:rPr>
          <w:t xml:space="preserve">a </w:t>
        </w:r>
      </w:ins>
      <w:r w:rsidR="00F20ADE">
        <w:rPr>
          <w:rFonts w:ascii="Cambria" w:hAnsi="Cambria"/>
          <w:sz w:val="28"/>
          <w:szCs w:val="28"/>
        </w:rPr>
        <w:t>quick</w:t>
      </w:r>
      <w:del w:id="9193" w:author="Claire S" w:date="2026-05-27T14:20:00Z" w16du:dateUtc="2026-05-27T13:20:00Z">
        <w:r w:rsidR="00F20ADE" w:rsidDel="00DA13EA">
          <w:rPr>
            <w:rFonts w:ascii="Cambria" w:hAnsi="Cambria"/>
            <w:sz w:val="28"/>
            <w:szCs w:val="28"/>
          </w:rPr>
          <w:delText xml:space="preserve">ly </w:delText>
        </w:r>
        <w:r w:rsidR="0002440B" w:rsidDel="00DA13EA">
          <w:rPr>
            <w:rFonts w:ascii="Cambria" w:hAnsi="Cambria"/>
            <w:sz w:val="28"/>
            <w:szCs w:val="28"/>
          </w:rPr>
          <w:delText>check her eye</w:delText>
        </w:r>
      </w:del>
      <w:r w:rsidR="0002440B">
        <w:rPr>
          <w:rFonts w:ascii="Cambria" w:hAnsi="Cambria"/>
          <w:sz w:val="28"/>
          <w:szCs w:val="28"/>
        </w:rPr>
        <w:t xml:space="preserve"> make</w:t>
      </w:r>
      <w:del w:id="9194" w:author="Daisy Watt" w:date="2026-06-22T11:02:00Z" w16du:dateUtc="2026-06-22T09:02:00Z">
        <w:r w:rsidR="0002440B">
          <w:rPr>
            <w:rFonts w:ascii="Cambria" w:hAnsi="Cambria"/>
            <w:sz w:val="28"/>
            <w:szCs w:val="28"/>
          </w:rPr>
          <w:delText>-</w:delText>
        </w:r>
      </w:del>
      <w:r w:rsidR="0002440B">
        <w:rPr>
          <w:rFonts w:ascii="Cambria" w:hAnsi="Cambria"/>
          <w:sz w:val="28"/>
          <w:szCs w:val="28"/>
        </w:rPr>
        <w:t>up</w:t>
      </w:r>
      <w:ins w:id="9195" w:author="Claire S" w:date="2026-05-27T14:20:00Z" w16du:dateUtc="2026-05-27T13:20:00Z">
        <w:r w:rsidR="00DA13EA">
          <w:rPr>
            <w:rFonts w:ascii="Cambria" w:hAnsi="Cambria"/>
            <w:sz w:val="28"/>
            <w:szCs w:val="28"/>
          </w:rPr>
          <w:t xml:space="preserve"> check</w:t>
        </w:r>
      </w:ins>
      <w:r w:rsidR="0002440B">
        <w:rPr>
          <w:rFonts w:ascii="Cambria" w:hAnsi="Cambria"/>
          <w:sz w:val="28"/>
          <w:szCs w:val="28"/>
        </w:rPr>
        <w:t xml:space="preserve"> in the </w:t>
      </w:r>
      <w:r w:rsidR="005D12C9">
        <w:rPr>
          <w:rFonts w:ascii="Cambria" w:hAnsi="Cambria"/>
          <w:sz w:val="28"/>
          <w:szCs w:val="28"/>
        </w:rPr>
        <w:t xml:space="preserve">gold </w:t>
      </w:r>
      <w:r w:rsidR="0002440B">
        <w:rPr>
          <w:rFonts w:ascii="Cambria" w:hAnsi="Cambria"/>
          <w:sz w:val="28"/>
          <w:szCs w:val="28"/>
        </w:rPr>
        <w:t xml:space="preserve">Louis </w:t>
      </w:r>
      <w:r w:rsidR="00584759">
        <w:rPr>
          <w:rFonts w:ascii="Cambria" w:hAnsi="Cambria"/>
          <w:sz w:val="28"/>
          <w:szCs w:val="28"/>
        </w:rPr>
        <w:t>X</w:t>
      </w:r>
      <w:r w:rsidR="005D12C9">
        <w:rPr>
          <w:rFonts w:ascii="Cambria" w:hAnsi="Cambria"/>
          <w:sz w:val="28"/>
          <w:szCs w:val="28"/>
        </w:rPr>
        <w:t>I</w:t>
      </w:r>
      <w:r w:rsidR="0002440B">
        <w:rPr>
          <w:rFonts w:ascii="Cambria" w:hAnsi="Cambria"/>
          <w:sz w:val="28"/>
          <w:szCs w:val="28"/>
        </w:rPr>
        <w:t>II mirror</w:t>
      </w:r>
      <w:del w:id="9196" w:author="Daisy Watt" w:date="2026-06-22T11:23:00Z" w16du:dateUtc="2026-06-22T09:23:00Z">
        <w:r w:rsidR="005D29A8">
          <w:rPr>
            <w:rFonts w:ascii="Cambria" w:hAnsi="Cambria"/>
            <w:sz w:val="28"/>
            <w:szCs w:val="28"/>
          </w:rPr>
          <w:delText>;</w:delText>
        </w:r>
      </w:del>
      <w:ins w:id="9197" w:author="Daisy Watt" w:date="2026-06-22T11:23:00Z" w16du:dateUtc="2026-06-22T09:23:00Z">
        <w:r w:rsidR="005D29A8">
          <w:rPr>
            <w:rFonts w:ascii="Cambria" w:hAnsi="Cambria"/>
            <w:sz w:val="28"/>
            <w:szCs w:val="28"/>
          </w:rPr>
          <w:t xml:space="preserve"> </w:t>
        </w:r>
        <w:r w:rsidR="00272D84">
          <w:rPr>
            <w:rFonts w:ascii="Cambria" w:hAnsi="Cambria"/>
            <w:sz w:val="28"/>
            <w:szCs w:val="28"/>
          </w:rPr>
          <w:t>–</w:t>
        </w:r>
      </w:ins>
      <w:r w:rsidR="005D29A8">
        <w:rPr>
          <w:rFonts w:ascii="Cambria" w:hAnsi="Cambria"/>
          <w:sz w:val="28"/>
          <w:szCs w:val="28"/>
        </w:rPr>
        <w:t xml:space="preserve"> picked up for </w:t>
      </w:r>
      <w:r w:rsidR="00580C9E">
        <w:rPr>
          <w:rFonts w:ascii="Cambria" w:hAnsi="Cambria"/>
          <w:sz w:val="28"/>
          <w:szCs w:val="28"/>
        </w:rPr>
        <w:t>(</w:t>
      </w:r>
      <w:r w:rsidR="005D29A8">
        <w:rPr>
          <w:rFonts w:ascii="Cambria" w:hAnsi="Cambria"/>
          <w:sz w:val="28"/>
          <w:szCs w:val="28"/>
        </w:rPr>
        <w:t>a</w:t>
      </w:r>
      <w:r w:rsidR="00E52381">
        <w:rPr>
          <w:rFonts w:ascii="Cambria" w:hAnsi="Cambria"/>
          <w:sz w:val="28"/>
          <w:szCs w:val="28"/>
        </w:rPr>
        <w:t>lmost</w:t>
      </w:r>
      <w:r w:rsidR="00580C9E">
        <w:rPr>
          <w:rFonts w:ascii="Cambria" w:hAnsi="Cambria"/>
          <w:sz w:val="28"/>
          <w:szCs w:val="28"/>
        </w:rPr>
        <w:t>)</w:t>
      </w:r>
      <w:r w:rsidR="00E52381">
        <w:rPr>
          <w:rFonts w:ascii="Cambria" w:hAnsi="Cambria"/>
          <w:sz w:val="28"/>
          <w:szCs w:val="28"/>
        </w:rPr>
        <w:t xml:space="preserve"> a</w:t>
      </w:r>
      <w:r w:rsidR="005D29A8">
        <w:rPr>
          <w:rFonts w:ascii="Cambria" w:hAnsi="Cambria"/>
          <w:sz w:val="28"/>
          <w:szCs w:val="28"/>
        </w:rPr>
        <w:t xml:space="preserve"> song at a Chelsea auctioneer</w:t>
      </w:r>
      <w:r w:rsidR="000567AE">
        <w:rPr>
          <w:rFonts w:ascii="Cambria" w:hAnsi="Cambria"/>
          <w:sz w:val="28"/>
          <w:szCs w:val="28"/>
        </w:rPr>
        <w:t xml:space="preserve"> on Lots Road</w:t>
      </w:r>
      <w:r w:rsidR="005D29A8">
        <w:rPr>
          <w:rFonts w:ascii="Cambria" w:hAnsi="Cambria"/>
          <w:sz w:val="28"/>
          <w:szCs w:val="28"/>
        </w:rPr>
        <w:t>.</w:t>
      </w:r>
      <w:del w:id="9198" w:author="Claire S" w:date="2026-05-27T14:20:00Z" w16du:dateUtc="2026-05-27T13:20:00Z">
        <w:r w:rsidR="005D29A8" w:rsidDel="00DA13EA">
          <w:rPr>
            <w:rFonts w:ascii="Cambria" w:hAnsi="Cambria"/>
            <w:sz w:val="28"/>
            <w:szCs w:val="28"/>
          </w:rPr>
          <w:delText xml:space="preserve"> </w:delText>
        </w:r>
      </w:del>
      <w:r w:rsidR="005D29A8">
        <w:rPr>
          <w:rFonts w:ascii="Cambria" w:hAnsi="Cambria"/>
          <w:sz w:val="28"/>
          <w:szCs w:val="28"/>
        </w:rPr>
        <w:t xml:space="preserve"> </w:t>
      </w:r>
      <w:ins w:id="9199" w:author="Claire S" w:date="2026-05-27T14:20:00Z" w16du:dateUtc="2026-05-27T13:20:00Z">
        <w:r w:rsidR="00DA13EA">
          <w:rPr>
            <w:rFonts w:ascii="Cambria" w:hAnsi="Cambria"/>
            <w:sz w:val="28"/>
            <w:szCs w:val="28"/>
          </w:rPr>
          <w:t>And</w:t>
        </w:r>
      </w:ins>
      <w:del w:id="9200" w:author="Claire S" w:date="2026-05-27T14:20:00Z" w16du:dateUtc="2026-05-27T13:20:00Z">
        <w:r w:rsidR="00084B9B" w:rsidDel="00DA13EA">
          <w:rPr>
            <w:rFonts w:ascii="Cambria" w:hAnsi="Cambria"/>
            <w:sz w:val="28"/>
            <w:szCs w:val="28"/>
          </w:rPr>
          <w:delText>Still,</w:delText>
        </w:r>
      </w:del>
      <w:r w:rsidR="00084B9B">
        <w:rPr>
          <w:rFonts w:ascii="Cambria" w:hAnsi="Cambria"/>
          <w:sz w:val="28"/>
          <w:szCs w:val="28"/>
        </w:rPr>
        <w:t xml:space="preserve"> th</w:t>
      </w:r>
      <w:r w:rsidR="00E10222">
        <w:rPr>
          <w:rFonts w:ascii="Cambria" w:hAnsi="Cambria"/>
          <w:sz w:val="28"/>
          <w:szCs w:val="28"/>
        </w:rPr>
        <w:t xml:space="preserve">ank God for lash extensions. </w:t>
      </w:r>
      <w:r w:rsidR="00D6052A">
        <w:rPr>
          <w:rFonts w:ascii="Cambria" w:hAnsi="Cambria"/>
          <w:sz w:val="28"/>
          <w:szCs w:val="28"/>
        </w:rPr>
        <w:t xml:space="preserve">Feeling </w:t>
      </w:r>
      <w:r w:rsidR="00580C9E">
        <w:rPr>
          <w:rFonts w:ascii="Cambria" w:hAnsi="Cambria"/>
          <w:sz w:val="28"/>
          <w:szCs w:val="28"/>
        </w:rPr>
        <w:t>slightly</w:t>
      </w:r>
      <w:r w:rsidR="00D6052A">
        <w:rPr>
          <w:rFonts w:ascii="Cambria" w:hAnsi="Cambria"/>
          <w:sz w:val="28"/>
          <w:szCs w:val="28"/>
        </w:rPr>
        <w:t xml:space="preserve"> m</w:t>
      </w:r>
      <w:r w:rsidR="0002440B">
        <w:rPr>
          <w:rFonts w:ascii="Cambria" w:hAnsi="Cambria"/>
          <w:sz w:val="28"/>
          <w:szCs w:val="28"/>
        </w:rPr>
        <w:t xml:space="preserve">ore </w:t>
      </w:r>
      <w:r w:rsidR="00D6052A">
        <w:rPr>
          <w:rFonts w:ascii="Cambria" w:hAnsi="Cambria"/>
          <w:sz w:val="28"/>
          <w:szCs w:val="28"/>
        </w:rPr>
        <w:t>prepared</w:t>
      </w:r>
      <w:r w:rsidR="00777086">
        <w:rPr>
          <w:rFonts w:ascii="Cambria" w:hAnsi="Cambria"/>
          <w:sz w:val="28"/>
          <w:szCs w:val="28"/>
        </w:rPr>
        <w:t xml:space="preserve">, </w:t>
      </w:r>
      <w:r w:rsidR="005D29A8">
        <w:rPr>
          <w:rFonts w:ascii="Cambria" w:hAnsi="Cambria"/>
          <w:sz w:val="28"/>
          <w:szCs w:val="28"/>
        </w:rPr>
        <w:t>Savannah</w:t>
      </w:r>
      <w:r>
        <w:rPr>
          <w:rFonts w:ascii="Cambria" w:hAnsi="Cambria"/>
          <w:sz w:val="28"/>
          <w:szCs w:val="28"/>
        </w:rPr>
        <w:t xml:space="preserve"> </w:t>
      </w:r>
      <w:r w:rsidR="00486B46">
        <w:rPr>
          <w:rFonts w:ascii="Cambria" w:hAnsi="Cambria"/>
          <w:sz w:val="28"/>
          <w:szCs w:val="28"/>
        </w:rPr>
        <w:t>stroll</w:t>
      </w:r>
      <w:r>
        <w:rPr>
          <w:rFonts w:ascii="Cambria" w:hAnsi="Cambria"/>
          <w:sz w:val="28"/>
          <w:szCs w:val="28"/>
        </w:rPr>
        <w:t>ed down the curving stairwell</w:t>
      </w:r>
      <w:r w:rsidR="005D12C9">
        <w:rPr>
          <w:rFonts w:ascii="Cambria" w:hAnsi="Cambria"/>
          <w:sz w:val="28"/>
          <w:szCs w:val="28"/>
        </w:rPr>
        <w:t xml:space="preserve"> as </w:t>
      </w:r>
      <w:r w:rsidR="00D6052A">
        <w:rPr>
          <w:rFonts w:ascii="Cambria" w:hAnsi="Cambria"/>
          <w:sz w:val="28"/>
          <w:szCs w:val="28"/>
        </w:rPr>
        <w:t>casually</w:t>
      </w:r>
      <w:r w:rsidR="005D12C9">
        <w:rPr>
          <w:rFonts w:ascii="Cambria" w:hAnsi="Cambria"/>
          <w:sz w:val="28"/>
          <w:szCs w:val="28"/>
        </w:rPr>
        <w:t xml:space="preserve"> as </w:t>
      </w:r>
      <w:r w:rsidR="005D29A8">
        <w:rPr>
          <w:rFonts w:ascii="Cambria" w:hAnsi="Cambria"/>
          <w:sz w:val="28"/>
          <w:szCs w:val="28"/>
        </w:rPr>
        <w:t>she could</w:t>
      </w:r>
      <w:r w:rsidR="005D12C9">
        <w:rPr>
          <w:rFonts w:ascii="Cambria" w:hAnsi="Cambria"/>
          <w:sz w:val="28"/>
          <w:szCs w:val="28"/>
        </w:rPr>
        <w:t>.</w:t>
      </w:r>
      <w:r w:rsidR="00777086">
        <w:rPr>
          <w:rFonts w:ascii="Cambria" w:hAnsi="Cambria"/>
          <w:sz w:val="28"/>
          <w:szCs w:val="28"/>
        </w:rPr>
        <w:t xml:space="preserve"> </w:t>
      </w:r>
      <w:r>
        <w:rPr>
          <w:rFonts w:ascii="Cambria" w:hAnsi="Cambria"/>
          <w:sz w:val="28"/>
          <w:szCs w:val="28"/>
        </w:rPr>
        <w:t xml:space="preserve"> </w:t>
      </w:r>
    </w:p>
    <w:p w14:paraId="7C32EDB0" w14:textId="55A60DB8" w:rsidR="009A66AF" w:rsidRDefault="009A66AF" w:rsidP="009A66AF">
      <w:pPr>
        <w:spacing w:line="360" w:lineRule="auto"/>
        <w:ind w:firstLine="720"/>
        <w:contextualSpacing/>
        <w:rPr>
          <w:rFonts w:ascii="Cambria" w:hAnsi="Cambria"/>
          <w:sz w:val="28"/>
          <w:szCs w:val="28"/>
        </w:rPr>
      </w:pPr>
      <w:r>
        <w:rPr>
          <w:rFonts w:ascii="Cambria" w:hAnsi="Cambria"/>
          <w:sz w:val="28"/>
          <w:szCs w:val="28"/>
        </w:rPr>
        <w:t>‘Officers</w:t>
      </w:r>
      <w:r w:rsidR="0002440B">
        <w:rPr>
          <w:rFonts w:ascii="Cambria" w:hAnsi="Cambria"/>
          <w:sz w:val="28"/>
          <w:szCs w:val="28"/>
        </w:rPr>
        <w:t>.</w:t>
      </w:r>
      <w:r>
        <w:rPr>
          <w:rFonts w:ascii="Cambria" w:hAnsi="Cambria"/>
          <w:sz w:val="28"/>
          <w:szCs w:val="28"/>
        </w:rPr>
        <w:t xml:space="preserve">’ </w:t>
      </w:r>
      <w:ins w:id="9201" w:author="Claire S" w:date="2026-05-12T09:09:00Z" w16du:dateUtc="2026-05-12T08:09:00Z">
        <w:r w:rsidR="0039798C">
          <w:rPr>
            <w:rFonts w:ascii="Cambria" w:hAnsi="Cambria"/>
            <w:sz w:val="28"/>
            <w:szCs w:val="28"/>
          </w:rPr>
          <w:t>B</w:t>
        </w:r>
      </w:ins>
      <w:del w:id="9202" w:author="Claire S" w:date="2026-05-12T09:09:00Z" w16du:dateUtc="2026-05-12T08:09:00Z">
        <w:r w:rsidR="0002440B" w:rsidDel="0039798C">
          <w:rPr>
            <w:rFonts w:ascii="Cambria" w:hAnsi="Cambria"/>
            <w:sz w:val="28"/>
            <w:szCs w:val="28"/>
          </w:rPr>
          <w:delText>S</w:delText>
        </w:r>
        <w:r w:rsidDel="0039798C">
          <w:rPr>
            <w:rFonts w:ascii="Cambria" w:hAnsi="Cambria"/>
            <w:sz w:val="28"/>
            <w:szCs w:val="28"/>
          </w:rPr>
          <w:delText xml:space="preserve">he </w:delText>
        </w:r>
        <w:r w:rsidR="005D29A8" w:rsidDel="0039798C">
          <w:rPr>
            <w:rFonts w:ascii="Cambria" w:hAnsi="Cambria"/>
            <w:sz w:val="28"/>
            <w:szCs w:val="28"/>
          </w:rPr>
          <w:delText xml:space="preserve">let a little </w:delText>
        </w:r>
        <w:r w:rsidDel="0039798C">
          <w:rPr>
            <w:rFonts w:ascii="Cambria" w:hAnsi="Cambria"/>
            <w:sz w:val="28"/>
            <w:szCs w:val="28"/>
          </w:rPr>
          <w:delText>cleavage</w:delText>
        </w:r>
        <w:r w:rsidR="005D29A8" w:rsidDel="0039798C">
          <w:rPr>
            <w:rFonts w:ascii="Cambria" w:hAnsi="Cambria"/>
            <w:sz w:val="28"/>
            <w:szCs w:val="28"/>
          </w:rPr>
          <w:delText xml:space="preserve"> show, but b</w:delText>
        </w:r>
      </w:del>
      <w:r w:rsidR="005D29A8">
        <w:rPr>
          <w:rFonts w:ascii="Cambria" w:hAnsi="Cambria"/>
          <w:sz w:val="28"/>
          <w:szCs w:val="28"/>
        </w:rPr>
        <w:t xml:space="preserve">eneath </w:t>
      </w:r>
      <w:del w:id="9203" w:author="Claire S" w:date="2026-05-12T09:09:00Z" w16du:dateUtc="2026-05-12T08:09:00Z">
        <w:r w:rsidR="005D29A8" w:rsidDel="0039798C">
          <w:rPr>
            <w:rFonts w:ascii="Cambria" w:hAnsi="Cambria"/>
            <w:sz w:val="28"/>
            <w:szCs w:val="28"/>
          </w:rPr>
          <w:delText>it,</w:delText>
        </w:r>
      </w:del>
      <w:ins w:id="9204" w:author="Claire S" w:date="2026-05-12T09:09:00Z" w16du:dateUtc="2026-05-12T08:09:00Z">
        <w:r w:rsidR="0039798C">
          <w:rPr>
            <w:rFonts w:ascii="Cambria" w:hAnsi="Cambria"/>
            <w:sz w:val="28"/>
            <w:szCs w:val="28"/>
          </w:rPr>
          <w:t>the tiny bit of cleavage she let show,</w:t>
        </w:r>
      </w:ins>
      <w:r w:rsidR="005D29A8">
        <w:rPr>
          <w:rFonts w:ascii="Cambria" w:hAnsi="Cambria"/>
          <w:sz w:val="28"/>
          <w:szCs w:val="28"/>
        </w:rPr>
        <w:t xml:space="preserve"> </w:t>
      </w:r>
      <w:r>
        <w:rPr>
          <w:rFonts w:ascii="Cambria" w:hAnsi="Cambria"/>
          <w:sz w:val="28"/>
          <w:szCs w:val="28"/>
        </w:rPr>
        <w:t>her heart sped up</w:t>
      </w:r>
      <w:r w:rsidR="005D29A8">
        <w:rPr>
          <w:rFonts w:ascii="Cambria" w:hAnsi="Cambria"/>
          <w:sz w:val="28"/>
          <w:szCs w:val="28"/>
        </w:rPr>
        <w:t xml:space="preserve"> </w:t>
      </w:r>
      <w:r w:rsidR="002F19BF">
        <w:rPr>
          <w:rFonts w:ascii="Cambria" w:hAnsi="Cambria"/>
          <w:sz w:val="28"/>
          <w:szCs w:val="28"/>
        </w:rPr>
        <w:t>at the sight of</w:t>
      </w:r>
      <w:del w:id="9205" w:author="Claire S" w:date="2026-05-12T09:09:00Z" w16du:dateUtc="2026-05-12T08:09:00Z">
        <w:r w:rsidR="002F19BF" w:rsidDel="0039798C">
          <w:rPr>
            <w:rFonts w:ascii="Cambria" w:hAnsi="Cambria"/>
            <w:sz w:val="28"/>
            <w:szCs w:val="28"/>
          </w:rPr>
          <w:delText xml:space="preserve"> the</w:delText>
        </w:r>
      </w:del>
      <w:r w:rsidR="002F19BF">
        <w:rPr>
          <w:rFonts w:ascii="Cambria" w:hAnsi="Cambria"/>
          <w:sz w:val="28"/>
          <w:szCs w:val="28"/>
        </w:rPr>
        <w:t xml:space="preserve"> two frosty-looking men</w:t>
      </w:r>
      <w:ins w:id="9206" w:author="Claire S" w:date="2026-05-12T09:09:00Z" w16du:dateUtc="2026-05-12T08:09:00Z">
        <w:r w:rsidR="0039798C">
          <w:rPr>
            <w:rFonts w:ascii="Cambria" w:hAnsi="Cambria"/>
            <w:sz w:val="28"/>
            <w:szCs w:val="28"/>
          </w:rPr>
          <w:t>. It was</w:t>
        </w:r>
      </w:ins>
      <w:del w:id="9207" w:author="Claire S" w:date="2026-05-12T09:09:00Z" w16du:dateUtc="2026-05-12T08:09:00Z">
        <w:r w:rsidR="005D29A8" w:rsidDel="0039798C">
          <w:rPr>
            <w:rFonts w:ascii="Cambria" w:hAnsi="Cambria"/>
            <w:sz w:val="28"/>
            <w:szCs w:val="28"/>
          </w:rPr>
          <w:delText>-</w:delText>
        </w:r>
      </w:del>
      <w:r>
        <w:rPr>
          <w:rFonts w:ascii="Cambria" w:hAnsi="Cambria"/>
          <w:sz w:val="28"/>
          <w:szCs w:val="28"/>
        </w:rPr>
        <w:t xml:space="preserve"> almost as if she was</w:t>
      </w:r>
      <w:ins w:id="9208" w:author="Claire S" w:date="2026-05-27T14:21:00Z" w16du:dateUtc="2026-05-27T13:21:00Z">
        <w:r w:rsidR="00DA13EA">
          <w:rPr>
            <w:rFonts w:ascii="Cambria" w:hAnsi="Cambria"/>
            <w:sz w:val="28"/>
            <w:szCs w:val="28"/>
          </w:rPr>
          <w:t xml:space="preserve"> actually</w:t>
        </w:r>
      </w:ins>
      <w:r>
        <w:rPr>
          <w:rFonts w:ascii="Cambria" w:hAnsi="Cambria"/>
          <w:sz w:val="28"/>
          <w:szCs w:val="28"/>
        </w:rPr>
        <w:t xml:space="preserve"> guilty of something. </w:t>
      </w:r>
      <w:r w:rsidR="00D273AE">
        <w:rPr>
          <w:rFonts w:ascii="Cambria" w:hAnsi="Cambria"/>
          <w:sz w:val="28"/>
          <w:szCs w:val="28"/>
        </w:rPr>
        <w:t>‘Can I help you?’</w:t>
      </w:r>
    </w:p>
    <w:p w14:paraId="48D5655C" w14:textId="4BF4BD3A" w:rsidR="009A66AF" w:rsidRDefault="009A66AF" w:rsidP="00487565">
      <w:pPr>
        <w:spacing w:line="360" w:lineRule="auto"/>
        <w:contextualSpacing/>
        <w:rPr>
          <w:rFonts w:ascii="Cambria" w:hAnsi="Cambria"/>
          <w:sz w:val="28"/>
          <w:szCs w:val="28"/>
        </w:rPr>
      </w:pPr>
      <w:r>
        <w:rPr>
          <w:rFonts w:ascii="Cambria" w:hAnsi="Cambria"/>
          <w:sz w:val="28"/>
          <w:szCs w:val="28"/>
        </w:rPr>
        <w:tab/>
        <w:t>‘M</w:t>
      </w:r>
      <w:del w:id="9209" w:author="Claire S" w:date="2026-05-27T14:21:00Z" w16du:dateUtc="2026-05-27T13:21:00Z">
        <w:r w:rsidDel="00DA13EA">
          <w:rPr>
            <w:rFonts w:ascii="Cambria" w:hAnsi="Cambria"/>
            <w:sz w:val="28"/>
            <w:szCs w:val="28"/>
          </w:rPr>
          <w:delText>r</w:delText>
        </w:r>
      </w:del>
      <w:r>
        <w:rPr>
          <w:rFonts w:ascii="Cambria" w:hAnsi="Cambria"/>
          <w:sz w:val="28"/>
          <w:szCs w:val="28"/>
        </w:rPr>
        <w:t xml:space="preserve">s </w:t>
      </w:r>
      <w:del w:id="9210" w:author="Claire S" w:date="2026-06-03T19:24:00Z" w16du:dateUtc="2026-06-03T18:24:00Z">
        <w:r w:rsidDel="00FC76FA">
          <w:rPr>
            <w:rFonts w:ascii="Cambria" w:hAnsi="Cambria"/>
            <w:sz w:val="28"/>
            <w:szCs w:val="28"/>
          </w:rPr>
          <w:delText>Wexford-</w:delText>
        </w:r>
      </w:del>
      <w:r>
        <w:rPr>
          <w:rFonts w:ascii="Cambria" w:hAnsi="Cambria"/>
          <w:sz w:val="28"/>
          <w:szCs w:val="28"/>
        </w:rPr>
        <w:t>Langley</w:t>
      </w:r>
      <w:del w:id="9211" w:author="Daisy Watt" w:date="2026-06-22T11:02:00Z" w16du:dateUtc="2026-06-22T09:02:00Z">
        <w:r>
          <w:rPr>
            <w:rFonts w:ascii="Cambria" w:hAnsi="Cambria"/>
            <w:sz w:val="28"/>
            <w:szCs w:val="28"/>
          </w:rPr>
          <w:delText>,</w:delText>
        </w:r>
      </w:del>
      <w:ins w:id="9212" w:author="Daisy Watt" w:date="2026-06-22T11:02:00Z" w16du:dateUtc="2026-06-22T09:02:00Z">
        <w:r w:rsidR="00E03205">
          <w:rPr>
            <w:rFonts w:ascii="Cambria" w:hAnsi="Cambria"/>
            <w:sz w:val="28"/>
            <w:szCs w:val="28"/>
          </w:rPr>
          <w:t>.</w:t>
        </w:r>
      </w:ins>
      <w:r>
        <w:rPr>
          <w:rFonts w:ascii="Cambria" w:hAnsi="Cambria"/>
          <w:sz w:val="28"/>
          <w:szCs w:val="28"/>
        </w:rPr>
        <w:t xml:space="preserve">’ DS </w:t>
      </w:r>
      <w:r w:rsidR="003F46AD">
        <w:rPr>
          <w:rFonts w:ascii="Cambria" w:hAnsi="Cambria"/>
          <w:sz w:val="28"/>
          <w:szCs w:val="28"/>
        </w:rPr>
        <w:t>Addo</w:t>
      </w:r>
      <w:r>
        <w:rPr>
          <w:rFonts w:ascii="Cambria" w:hAnsi="Cambria"/>
          <w:sz w:val="28"/>
          <w:szCs w:val="28"/>
        </w:rPr>
        <w:t xml:space="preserve"> looked more beaten up than </w:t>
      </w:r>
      <w:ins w:id="9213" w:author="Daisy Watt" w:date="2026-06-22T11:02:00Z" w16du:dateUtc="2026-06-22T09:02:00Z">
        <w:r w:rsidR="0079771E">
          <w:rPr>
            <w:rFonts w:ascii="Cambria" w:hAnsi="Cambria"/>
            <w:sz w:val="28"/>
            <w:szCs w:val="28"/>
          </w:rPr>
          <w:t xml:space="preserve">he had </w:t>
        </w:r>
      </w:ins>
      <w:del w:id="9214" w:author="Daisy Watt" w:date="2026-06-22T11:02:00Z" w16du:dateUtc="2026-06-22T09:02:00Z">
        <w:r>
          <w:rPr>
            <w:rFonts w:ascii="Cambria" w:hAnsi="Cambria"/>
            <w:sz w:val="28"/>
            <w:szCs w:val="28"/>
          </w:rPr>
          <w:delText>yesterday in the Langley offices</w:delText>
        </w:r>
      </w:del>
      <w:ins w:id="9215" w:author="Daisy Watt" w:date="2026-06-22T11:02:00Z" w16du:dateUtc="2026-06-22T09:02:00Z">
        <w:r w:rsidR="0079771E">
          <w:rPr>
            <w:rFonts w:ascii="Cambria" w:hAnsi="Cambria"/>
            <w:sz w:val="28"/>
            <w:szCs w:val="28"/>
          </w:rPr>
          <w:t>the previous day</w:t>
        </w:r>
      </w:ins>
      <w:r>
        <w:rPr>
          <w:rFonts w:ascii="Cambria" w:hAnsi="Cambria"/>
          <w:sz w:val="28"/>
          <w:szCs w:val="28"/>
        </w:rPr>
        <w:t xml:space="preserve">, and even less friendly </w:t>
      </w:r>
      <w:del w:id="9216" w:author="Daisy Watt" w:date="2026-06-22T11:02:00Z" w16du:dateUtc="2026-06-22T09:02:00Z">
        <w:r>
          <w:rPr>
            <w:rFonts w:ascii="Cambria" w:hAnsi="Cambria"/>
            <w:sz w:val="28"/>
            <w:szCs w:val="28"/>
          </w:rPr>
          <w:delText>-</w:delText>
        </w:r>
      </w:del>
      <w:ins w:id="9217" w:author="Daisy Watt" w:date="2026-06-22T11:02:00Z" w16du:dateUtc="2026-06-22T09:02:00Z">
        <w:r w:rsidR="0079771E">
          <w:rPr>
            <w:rFonts w:ascii="Cambria" w:hAnsi="Cambria"/>
            <w:sz w:val="28"/>
            <w:szCs w:val="28"/>
          </w:rPr>
          <w:t>–</w:t>
        </w:r>
      </w:ins>
      <w:r>
        <w:rPr>
          <w:rFonts w:ascii="Cambria" w:hAnsi="Cambria"/>
          <w:sz w:val="28"/>
          <w:szCs w:val="28"/>
        </w:rPr>
        <w:t xml:space="preserve"> if that was humanly possible</w:t>
      </w:r>
      <w:r w:rsidR="00E52381">
        <w:rPr>
          <w:rFonts w:ascii="Cambria" w:hAnsi="Cambria"/>
          <w:sz w:val="28"/>
          <w:szCs w:val="28"/>
        </w:rPr>
        <w:t>.  Today</w:t>
      </w:r>
      <w:ins w:id="9218" w:author="Daisy Watt" w:date="2026-06-22T11:03:00Z" w16du:dateUtc="2026-06-22T09:03:00Z">
        <w:r w:rsidR="00CD24A6">
          <w:rPr>
            <w:rFonts w:ascii="Cambria" w:hAnsi="Cambria"/>
            <w:sz w:val="28"/>
            <w:szCs w:val="28"/>
          </w:rPr>
          <w:t>,</w:t>
        </w:r>
      </w:ins>
      <w:r w:rsidR="00D273AE">
        <w:rPr>
          <w:rFonts w:ascii="Cambria" w:hAnsi="Cambria"/>
          <w:sz w:val="28"/>
          <w:szCs w:val="28"/>
        </w:rPr>
        <w:t xml:space="preserve"> he</w:t>
      </w:r>
      <w:r w:rsidR="00E10222">
        <w:rPr>
          <w:rFonts w:ascii="Cambria" w:hAnsi="Cambria"/>
          <w:sz w:val="28"/>
          <w:szCs w:val="28"/>
        </w:rPr>
        <w:t>’</w:t>
      </w:r>
      <w:r w:rsidR="00D273AE">
        <w:rPr>
          <w:rFonts w:ascii="Cambria" w:hAnsi="Cambria"/>
          <w:sz w:val="28"/>
          <w:szCs w:val="28"/>
        </w:rPr>
        <w:t xml:space="preserve">d </w:t>
      </w:r>
      <w:r w:rsidR="00E10222">
        <w:rPr>
          <w:rFonts w:ascii="Cambria" w:hAnsi="Cambria"/>
          <w:sz w:val="28"/>
          <w:szCs w:val="28"/>
        </w:rPr>
        <w:t xml:space="preserve">brought </w:t>
      </w:r>
      <w:r w:rsidR="00D273AE">
        <w:rPr>
          <w:rFonts w:ascii="Cambria" w:hAnsi="Cambria"/>
          <w:sz w:val="28"/>
          <w:szCs w:val="28"/>
        </w:rPr>
        <w:t>an accomplice</w:t>
      </w:r>
      <w:del w:id="9219" w:author="Daisy Watt" w:date="2026-06-22T11:03:00Z" w16du:dateUtc="2026-06-22T09:03:00Z">
        <w:r w:rsidR="00D273AE">
          <w:rPr>
            <w:rFonts w:ascii="Cambria" w:hAnsi="Cambria"/>
            <w:sz w:val="28"/>
            <w:szCs w:val="28"/>
          </w:rPr>
          <w:delText>;</w:delText>
        </w:r>
      </w:del>
      <w:ins w:id="9220" w:author="Daisy Watt" w:date="2026-06-22T11:03:00Z" w16du:dateUtc="2026-06-22T09:03:00Z">
        <w:r w:rsidR="00CD24A6">
          <w:rPr>
            <w:rFonts w:ascii="Cambria" w:hAnsi="Cambria"/>
            <w:sz w:val="28"/>
            <w:szCs w:val="28"/>
          </w:rPr>
          <w:t>:</w:t>
        </w:r>
      </w:ins>
      <w:r w:rsidR="00D273AE">
        <w:rPr>
          <w:rFonts w:ascii="Cambria" w:hAnsi="Cambria"/>
          <w:sz w:val="28"/>
          <w:szCs w:val="28"/>
        </w:rPr>
        <w:t xml:space="preserve"> a young man with acne scars and </w:t>
      </w:r>
      <w:del w:id="9221" w:author="Claire S" w:date="2026-07-22T17:58:00Z" w16du:dateUtc="2026-07-22T16:58:00Z">
        <w:r w:rsidR="00D273AE" w:rsidRPr="00F47CF5" w:rsidDel="00F47CF5">
          <w:rPr>
            <w:rFonts w:ascii="Cambria" w:hAnsi="Cambria"/>
            <w:sz w:val="28"/>
            <w:szCs w:val="28"/>
          </w:rPr>
          <w:delText>swept</w:delText>
        </w:r>
      </w:del>
      <w:ins w:id="9222" w:author="Claire S" w:date="2026-07-22T17:58:00Z" w16du:dateUtc="2026-07-22T16:58:00Z">
        <w:r w:rsidR="00F47CF5" w:rsidRPr="00F47CF5">
          <w:rPr>
            <w:rFonts w:ascii="Cambria" w:hAnsi="Cambria"/>
            <w:sz w:val="28"/>
            <w:szCs w:val="28"/>
          </w:rPr>
          <w:t>sl</w:t>
        </w:r>
        <w:r w:rsidR="00F47CF5">
          <w:rPr>
            <w:rFonts w:ascii="Cambria" w:hAnsi="Cambria"/>
            <w:sz w:val="28"/>
            <w:szCs w:val="28"/>
          </w:rPr>
          <w:t>icked</w:t>
        </w:r>
      </w:ins>
      <w:r w:rsidR="00D273AE">
        <w:rPr>
          <w:rFonts w:ascii="Cambria" w:hAnsi="Cambria"/>
          <w:sz w:val="28"/>
          <w:szCs w:val="28"/>
        </w:rPr>
        <w:t xml:space="preserve">-back blond hair who, from his incredulous open mouth, looked like he’d never been somewhere so </w:t>
      </w:r>
      <w:del w:id="9223" w:author="Daisy Watt" w:date="2026-06-22T11:25:00Z" w16du:dateUtc="2026-06-22T09:25:00Z">
        <w:r w:rsidR="008C1BEF" w:rsidRPr="00F47CF5">
          <w:rPr>
            <w:rFonts w:ascii="Cambria" w:hAnsi="Cambria"/>
            <w:sz w:val="28"/>
            <w:szCs w:val="28"/>
          </w:rPr>
          <w:delText>smart</w:delText>
        </w:r>
      </w:del>
      <w:ins w:id="9224" w:author="Daisy Watt" w:date="2026-06-22T11:25:00Z" w16du:dateUtc="2026-06-22T09:25:00Z">
        <w:r w:rsidR="00A830FB" w:rsidRPr="00F47CF5">
          <w:rPr>
            <w:rFonts w:ascii="Cambria" w:hAnsi="Cambria"/>
            <w:sz w:val="28"/>
            <w:szCs w:val="28"/>
            <w:rPrChange w:id="9225" w:author="Claire S" w:date="2026-07-22T17:58:00Z" w16du:dateUtc="2026-07-22T16:58:00Z">
              <w:rPr>
                <w:rFonts w:ascii="Cambria" w:hAnsi="Cambria"/>
                <w:sz w:val="28"/>
                <w:szCs w:val="28"/>
                <w:highlight w:val="yellow"/>
              </w:rPr>
            </w:rPrChange>
          </w:rPr>
          <w:t>p</w:t>
        </w:r>
        <w:r w:rsidR="00A830FB" w:rsidRPr="00F47CF5">
          <w:rPr>
            <w:rFonts w:ascii="Cambria" w:hAnsi="Cambria"/>
            <w:sz w:val="28"/>
            <w:szCs w:val="28"/>
          </w:rPr>
          <w:t>lu</w:t>
        </w:r>
        <w:r w:rsidR="00A830FB">
          <w:rPr>
            <w:rFonts w:ascii="Cambria" w:hAnsi="Cambria"/>
            <w:sz w:val="28"/>
            <w:szCs w:val="28"/>
          </w:rPr>
          <w:t>sh</w:t>
        </w:r>
      </w:ins>
      <w:r w:rsidR="00D273AE">
        <w:rPr>
          <w:rFonts w:ascii="Cambria" w:hAnsi="Cambria"/>
          <w:sz w:val="28"/>
          <w:szCs w:val="28"/>
        </w:rPr>
        <w:t>.</w:t>
      </w:r>
      <w:r w:rsidR="00487565">
        <w:rPr>
          <w:rFonts w:ascii="Cambria" w:hAnsi="Cambria"/>
          <w:sz w:val="28"/>
          <w:szCs w:val="28"/>
        </w:rPr>
        <w:t xml:space="preserve"> ‘Sorry to bother you, but we </w:t>
      </w:r>
      <w:r>
        <w:rPr>
          <w:rFonts w:ascii="Cambria" w:hAnsi="Cambria"/>
          <w:sz w:val="28"/>
          <w:szCs w:val="28"/>
        </w:rPr>
        <w:t xml:space="preserve">have a few questions.’ </w:t>
      </w:r>
    </w:p>
    <w:p w14:paraId="7D21EADF" w14:textId="77777777" w:rsidR="009A66AF" w:rsidRDefault="009A66AF" w:rsidP="009A66AF">
      <w:pPr>
        <w:spacing w:line="360" w:lineRule="auto"/>
        <w:contextualSpacing/>
        <w:rPr>
          <w:rFonts w:ascii="Cambria" w:hAnsi="Cambria"/>
          <w:sz w:val="28"/>
          <w:szCs w:val="28"/>
        </w:rPr>
      </w:pPr>
      <w:r>
        <w:rPr>
          <w:rFonts w:ascii="Cambria" w:hAnsi="Cambria"/>
          <w:sz w:val="28"/>
          <w:szCs w:val="28"/>
        </w:rPr>
        <w:tab/>
        <w:t xml:space="preserve">‘Fine.’ She </w:t>
      </w:r>
      <w:r w:rsidRPr="00F47CF5">
        <w:rPr>
          <w:rFonts w:ascii="Cambria" w:hAnsi="Cambria"/>
          <w:sz w:val="28"/>
          <w:szCs w:val="28"/>
        </w:rPr>
        <w:t>swept in</w:t>
      </w:r>
      <w:r>
        <w:rPr>
          <w:rFonts w:ascii="Cambria" w:hAnsi="Cambria"/>
          <w:sz w:val="28"/>
          <w:szCs w:val="28"/>
        </w:rPr>
        <w:t xml:space="preserve"> front of them. ‘Maria will bring coffee.’</w:t>
      </w:r>
    </w:p>
    <w:p w14:paraId="193C6DAB" w14:textId="48A0BCBF" w:rsidR="009A66AF" w:rsidRDefault="009A66AF" w:rsidP="009A66AF">
      <w:pPr>
        <w:spacing w:line="360" w:lineRule="auto"/>
        <w:contextualSpacing/>
        <w:rPr>
          <w:rFonts w:ascii="Cambria" w:hAnsi="Cambria"/>
          <w:sz w:val="28"/>
          <w:szCs w:val="28"/>
        </w:rPr>
      </w:pPr>
      <w:r>
        <w:rPr>
          <w:rFonts w:ascii="Cambria" w:hAnsi="Cambria"/>
          <w:sz w:val="28"/>
          <w:szCs w:val="28"/>
        </w:rPr>
        <w:tab/>
        <w:t>‘We’re good, thanks.’ As they followed Savannah into her newly decorated sitting</w:t>
      </w:r>
      <w:ins w:id="9226" w:author="Claire S" w:date="2026-07-22T18:19:00Z" w16du:dateUtc="2026-07-22T17:19:00Z">
        <w:r w:rsidR="00576161">
          <w:rPr>
            <w:rFonts w:ascii="Cambria" w:hAnsi="Cambria"/>
            <w:sz w:val="28"/>
            <w:szCs w:val="28"/>
          </w:rPr>
          <w:t>-</w:t>
        </w:r>
      </w:ins>
      <w:ins w:id="9227" w:author="Daisy Watt" w:date="2026-06-22T11:03:00Z" w16du:dateUtc="2026-06-22T09:03:00Z">
        <w:del w:id="9228" w:author="Claire S" w:date="2026-07-22T18:19:00Z" w16du:dateUtc="2026-07-22T17:19:00Z">
          <w:r w:rsidR="00E271DB" w:rsidDel="00576161">
            <w:rPr>
              <w:rFonts w:ascii="Cambria" w:hAnsi="Cambria"/>
              <w:sz w:val="28"/>
              <w:szCs w:val="28"/>
            </w:rPr>
            <w:delText xml:space="preserve"> </w:delText>
          </w:r>
        </w:del>
      </w:ins>
      <w:del w:id="9229" w:author="Daisy Watt" w:date="2026-06-22T11:03:00Z" w16du:dateUtc="2026-06-22T09:03:00Z">
        <w:r>
          <w:rPr>
            <w:rFonts w:ascii="Cambria" w:hAnsi="Cambria"/>
            <w:sz w:val="28"/>
            <w:szCs w:val="28"/>
          </w:rPr>
          <w:delText>-</w:delText>
        </w:r>
      </w:del>
      <w:r>
        <w:rPr>
          <w:rFonts w:ascii="Cambria" w:hAnsi="Cambria"/>
          <w:sz w:val="28"/>
          <w:szCs w:val="28"/>
        </w:rPr>
        <w:t xml:space="preserve">room, with its </w:t>
      </w:r>
      <w:del w:id="9230" w:author="Claire S" w:date="2026-05-12T09:10:00Z" w16du:dateUtc="2026-05-12T08:10:00Z">
        <w:r w:rsidDel="00F15019">
          <w:rPr>
            <w:rFonts w:ascii="Cambria" w:hAnsi="Cambria"/>
            <w:sz w:val="28"/>
            <w:szCs w:val="28"/>
          </w:rPr>
          <w:delText xml:space="preserve">floor-length </w:delText>
        </w:r>
      </w:del>
      <w:r w:rsidR="00487565">
        <w:rPr>
          <w:rFonts w:ascii="Cambria" w:hAnsi="Cambria"/>
          <w:sz w:val="28"/>
          <w:szCs w:val="28"/>
        </w:rPr>
        <w:t>Phi</w:t>
      </w:r>
      <w:del w:id="9231" w:author="Daisy Watt" w:date="2026-06-22T11:26:00Z" w16du:dateUtc="2026-06-22T09:26:00Z">
        <w:r w:rsidR="00487565">
          <w:rPr>
            <w:rFonts w:ascii="Cambria" w:hAnsi="Cambria"/>
            <w:sz w:val="28"/>
            <w:szCs w:val="28"/>
          </w:rPr>
          <w:delText>l</w:delText>
        </w:r>
      </w:del>
      <w:r w:rsidR="00487565">
        <w:rPr>
          <w:rFonts w:ascii="Cambria" w:hAnsi="Cambria"/>
          <w:sz w:val="28"/>
          <w:szCs w:val="28"/>
        </w:rPr>
        <w:t>lippe Star</w:t>
      </w:r>
      <w:ins w:id="9232" w:author="Claire S" w:date="2026-05-12T09:11:00Z" w16du:dateUtc="2026-05-12T08:11:00Z">
        <w:r w:rsidR="00625384">
          <w:rPr>
            <w:rFonts w:ascii="Cambria" w:hAnsi="Cambria"/>
            <w:sz w:val="28"/>
            <w:szCs w:val="28"/>
          </w:rPr>
          <w:t>c</w:t>
        </w:r>
      </w:ins>
      <w:r w:rsidR="00487565">
        <w:rPr>
          <w:rFonts w:ascii="Cambria" w:hAnsi="Cambria"/>
          <w:sz w:val="28"/>
          <w:szCs w:val="28"/>
        </w:rPr>
        <w:t>k</w:t>
      </w:r>
      <w:r>
        <w:rPr>
          <w:rFonts w:ascii="Cambria" w:hAnsi="Cambria"/>
          <w:sz w:val="28"/>
          <w:szCs w:val="28"/>
        </w:rPr>
        <w:t xml:space="preserve"> mirrors and hand-painted floral wallpaper, the little Chihuahua took one look at the two men and slunk under </w:t>
      </w:r>
      <w:r w:rsidR="00934A38">
        <w:rPr>
          <w:rFonts w:ascii="Cambria" w:hAnsi="Cambria"/>
          <w:sz w:val="28"/>
          <w:szCs w:val="28"/>
        </w:rPr>
        <w:t>the sofa</w:t>
      </w:r>
      <w:r>
        <w:rPr>
          <w:rFonts w:ascii="Cambria" w:hAnsi="Cambria"/>
          <w:sz w:val="28"/>
          <w:szCs w:val="28"/>
        </w:rPr>
        <w:t xml:space="preserve">. </w:t>
      </w:r>
    </w:p>
    <w:p w14:paraId="2AB0E892" w14:textId="39652FD7" w:rsidR="00A23431" w:rsidRDefault="00A23431" w:rsidP="00A23431">
      <w:pPr>
        <w:spacing w:line="360" w:lineRule="auto"/>
        <w:ind w:firstLine="720"/>
        <w:contextualSpacing/>
        <w:rPr>
          <w:rFonts w:ascii="Cambria" w:hAnsi="Cambria"/>
          <w:sz w:val="28"/>
          <w:szCs w:val="28"/>
        </w:rPr>
      </w:pPr>
      <w:r>
        <w:rPr>
          <w:rFonts w:ascii="Cambria" w:hAnsi="Cambria"/>
          <w:sz w:val="28"/>
          <w:szCs w:val="28"/>
        </w:rPr>
        <w:t>‘M</w:t>
      </w:r>
      <w:del w:id="9233" w:author="Claire S" w:date="2026-06-03T19:24:00Z" w16du:dateUtc="2026-06-03T18:24:00Z">
        <w:r w:rsidDel="00FC76FA">
          <w:rPr>
            <w:rFonts w:ascii="Cambria" w:hAnsi="Cambria"/>
            <w:sz w:val="28"/>
            <w:szCs w:val="28"/>
          </w:rPr>
          <w:delText>rs Wexford</w:delText>
        </w:r>
      </w:del>
      <w:ins w:id="9234" w:author="Claire S" w:date="2026-06-03T19:25:00Z" w16du:dateUtc="2026-06-03T18:25:00Z">
        <w:r w:rsidR="00FC76FA">
          <w:rPr>
            <w:rFonts w:ascii="Cambria" w:hAnsi="Cambria"/>
            <w:sz w:val="28"/>
            <w:szCs w:val="28"/>
          </w:rPr>
          <w:t xml:space="preserve">s </w:t>
        </w:r>
      </w:ins>
      <w:del w:id="9235" w:author="Claire S" w:date="2026-06-03T19:25:00Z" w16du:dateUtc="2026-06-03T18:25:00Z">
        <w:r w:rsidDel="00FC76FA">
          <w:rPr>
            <w:rFonts w:ascii="Cambria" w:hAnsi="Cambria"/>
            <w:sz w:val="28"/>
            <w:szCs w:val="28"/>
          </w:rPr>
          <w:delText>-</w:delText>
        </w:r>
      </w:del>
      <w:r>
        <w:rPr>
          <w:rFonts w:ascii="Cambria" w:hAnsi="Cambria"/>
          <w:sz w:val="28"/>
          <w:szCs w:val="28"/>
        </w:rPr>
        <w:t>Langley</w:t>
      </w:r>
      <w:del w:id="9236" w:author="Daisy Watt" w:date="2026-06-22T11:03:00Z" w16du:dateUtc="2026-06-22T09:03:00Z">
        <w:r w:rsidR="004068CB">
          <w:rPr>
            <w:rFonts w:ascii="Cambria" w:hAnsi="Cambria"/>
            <w:sz w:val="28"/>
            <w:szCs w:val="28"/>
          </w:rPr>
          <w:delText>’</w:delText>
        </w:r>
        <w:r>
          <w:rPr>
            <w:rFonts w:ascii="Cambria" w:hAnsi="Cambria"/>
            <w:sz w:val="28"/>
            <w:szCs w:val="28"/>
          </w:rPr>
          <w:delText>,</w:delText>
        </w:r>
      </w:del>
      <w:ins w:id="9237" w:author="Daisy Watt" w:date="2026-06-22T11:03:00Z" w16du:dateUtc="2026-06-22T09:03:00Z">
        <w:r w:rsidR="0029066F">
          <w:rPr>
            <w:rFonts w:ascii="Cambria" w:hAnsi="Cambria"/>
            <w:sz w:val="28"/>
            <w:szCs w:val="28"/>
          </w:rPr>
          <w:t>.</w:t>
        </w:r>
        <w:r w:rsidR="00A773C9">
          <w:rPr>
            <w:rFonts w:ascii="Cambria" w:hAnsi="Cambria"/>
            <w:sz w:val="28"/>
            <w:szCs w:val="28"/>
          </w:rPr>
          <w:t>’</w:t>
        </w:r>
      </w:ins>
      <w:r w:rsidRPr="001F5065">
        <w:rPr>
          <w:rFonts w:ascii="Cambria" w:hAnsi="Cambria"/>
          <w:sz w:val="28"/>
          <w:szCs w:val="28"/>
        </w:rPr>
        <w:t xml:space="preserve"> </w:t>
      </w:r>
      <w:r>
        <w:rPr>
          <w:rFonts w:ascii="Cambria" w:hAnsi="Cambria"/>
          <w:sz w:val="28"/>
          <w:szCs w:val="28"/>
        </w:rPr>
        <w:t xml:space="preserve">DS </w:t>
      </w:r>
      <w:r w:rsidR="003F46AD">
        <w:rPr>
          <w:rFonts w:ascii="Cambria" w:hAnsi="Cambria"/>
          <w:sz w:val="28"/>
          <w:szCs w:val="28"/>
        </w:rPr>
        <w:t>Addo</w:t>
      </w:r>
      <w:r>
        <w:rPr>
          <w:rFonts w:ascii="Cambria" w:hAnsi="Cambria"/>
          <w:sz w:val="28"/>
          <w:szCs w:val="28"/>
        </w:rPr>
        <w:t xml:space="preserve"> sat on the very edge of </w:t>
      </w:r>
      <w:r w:rsidR="00934A38">
        <w:rPr>
          <w:rFonts w:ascii="Cambria" w:hAnsi="Cambria"/>
          <w:sz w:val="28"/>
          <w:szCs w:val="28"/>
        </w:rPr>
        <w:t>a loveseat</w:t>
      </w:r>
      <w:r>
        <w:rPr>
          <w:rFonts w:ascii="Cambria" w:hAnsi="Cambria"/>
          <w:sz w:val="28"/>
          <w:szCs w:val="28"/>
        </w:rPr>
        <w:t>,</w:t>
      </w:r>
      <w:r w:rsidR="0046746E">
        <w:rPr>
          <w:rFonts w:ascii="Cambria" w:hAnsi="Cambria"/>
          <w:sz w:val="28"/>
          <w:szCs w:val="28"/>
        </w:rPr>
        <w:t xml:space="preserve"> dwarfing it. </w:t>
      </w:r>
      <w:r>
        <w:rPr>
          <w:rFonts w:ascii="Cambria" w:hAnsi="Cambria"/>
          <w:sz w:val="28"/>
          <w:szCs w:val="28"/>
        </w:rPr>
        <w:t>‘I’</w:t>
      </w:r>
      <w:r w:rsidR="00580180">
        <w:rPr>
          <w:rFonts w:ascii="Cambria" w:hAnsi="Cambria"/>
          <w:sz w:val="28"/>
          <w:szCs w:val="28"/>
        </w:rPr>
        <w:t xml:space="preserve">ll </w:t>
      </w:r>
      <w:r>
        <w:rPr>
          <w:rFonts w:ascii="Cambria" w:hAnsi="Cambria"/>
          <w:sz w:val="28"/>
          <w:szCs w:val="28"/>
        </w:rPr>
        <w:t>get straight to the point</w:t>
      </w:r>
      <w:ins w:id="9238" w:author="Daisy Watt" w:date="2026-06-22T11:03:00Z" w16du:dateUtc="2026-06-22T09:03:00Z">
        <w:r w:rsidR="001F28ED">
          <w:rPr>
            <w:rFonts w:ascii="Cambria" w:hAnsi="Cambria"/>
            <w:sz w:val="28"/>
            <w:szCs w:val="28"/>
          </w:rPr>
          <w:t>,</w:t>
        </w:r>
      </w:ins>
      <w:r w:rsidR="004068CB">
        <w:rPr>
          <w:rFonts w:ascii="Cambria" w:hAnsi="Cambria"/>
          <w:sz w:val="28"/>
          <w:szCs w:val="28"/>
        </w:rPr>
        <w:t xml:space="preserve"> if I may</w:t>
      </w:r>
      <w:r>
        <w:rPr>
          <w:rFonts w:ascii="Cambria" w:hAnsi="Cambria"/>
          <w:sz w:val="28"/>
          <w:szCs w:val="28"/>
        </w:rPr>
        <w:t xml:space="preserve">.’ </w:t>
      </w:r>
    </w:p>
    <w:p w14:paraId="5FD6FFA8" w14:textId="2FA60BF0" w:rsidR="00A23431" w:rsidRDefault="00A23431" w:rsidP="00A23431">
      <w:pPr>
        <w:spacing w:line="360" w:lineRule="auto"/>
        <w:ind w:firstLine="720"/>
        <w:contextualSpacing/>
        <w:rPr>
          <w:rFonts w:ascii="Cambria" w:hAnsi="Cambria"/>
          <w:sz w:val="28"/>
          <w:szCs w:val="28"/>
        </w:rPr>
      </w:pPr>
      <w:r>
        <w:rPr>
          <w:rFonts w:ascii="Cambria" w:hAnsi="Cambria"/>
          <w:sz w:val="28"/>
          <w:szCs w:val="28"/>
        </w:rPr>
        <w:t xml:space="preserve">‘Which is what?’ Savannah switched on the </w:t>
      </w:r>
      <w:del w:id="9239" w:author="Daisy Watt" w:date="2026-06-22T11:28:00Z" w16du:dateUtc="2026-06-22T09:28:00Z">
        <w:r>
          <w:rPr>
            <w:rFonts w:ascii="Cambria" w:hAnsi="Cambria"/>
            <w:sz w:val="28"/>
            <w:szCs w:val="28"/>
          </w:rPr>
          <w:delText xml:space="preserve">huge </w:delText>
        </w:r>
      </w:del>
      <w:ins w:id="9240" w:author="Daisy Watt" w:date="2026-06-22T11:28:00Z" w16du:dateUtc="2026-06-22T09:28:00Z">
        <w:r w:rsidR="001A71DD">
          <w:rPr>
            <w:rFonts w:ascii="Cambria" w:hAnsi="Cambria"/>
            <w:sz w:val="28"/>
            <w:szCs w:val="28"/>
          </w:rPr>
          <w:t xml:space="preserve">huge, simulated </w:t>
        </w:r>
      </w:ins>
      <w:del w:id="9241" w:author="Daisy Watt" w:date="2026-06-22T11:28:00Z" w16du:dateUtc="2026-06-22T09:28:00Z">
        <w:r w:rsidR="0008483C">
          <w:rPr>
            <w:rFonts w:ascii="Cambria" w:hAnsi="Cambria"/>
            <w:sz w:val="28"/>
            <w:szCs w:val="28"/>
          </w:rPr>
          <w:delText>‘</w:delText>
        </w:r>
      </w:del>
      <w:r>
        <w:rPr>
          <w:rFonts w:ascii="Cambria" w:hAnsi="Cambria"/>
          <w:sz w:val="28"/>
          <w:szCs w:val="28"/>
        </w:rPr>
        <w:t>wood</w:t>
      </w:r>
      <w:del w:id="9242" w:author="Daisy Watt" w:date="2026-06-22T11:28:00Z" w16du:dateUtc="2026-06-22T09:28:00Z">
        <w:r w:rsidR="0008483C">
          <w:rPr>
            <w:rFonts w:ascii="Cambria" w:hAnsi="Cambria"/>
            <w:sz w:val="28"/>
            <w:szCs w:val="28"/>
          </w:rPr>
          <w:delText>’</w:delText>
        </w:r>
      </w:del>
      <w:r>
        <w:rPr>
          <w:rFonts w:ascii="Cambria" w:hAnsi="Cambria"/>
          <w:sz w:val="28"/>
          <w:szCs w:val="28"/>
        </w:rPr>
        <w:t xml:space="preserve"> fire</w:t>
      </w:r>
      <w:del w:id="9243" w:author="Claire S" w:date="2026-05-27T14:22:00Z" w16du:dateUtc="2026-05-27T13:22:00Z">
        <w:r w:rsidDel="00672708">
          <w:rPr>
            <w:rFonts w:ascii="Cambria" w:hAnsi="Cambria"/>
            <w:sz w:val="28"/>
            <w:szCs w:val="28"/>
          </w:rPr>
          <w:delText xml:space="preserve"> in its </w:delText>
        </w:r>
        <w:r w:rsidR="00534768" w:rsidDel="00672708">
          <w:rPr>
            <w:rFonts w:ascii="Cambria" w:hAnsi="Cambria"/>
            <w:sz w:val="28"/>
            <w:szCs w:val="28"/>
          </w:rPr>
          <w:delText>granit</w:delText>
        </w:r>
        <w:r w:rsidDel="00672708">
          <w:rPr>
            <w:rFonts w:ascii="Cambria" w:hAnsi="Cambria"/>
            <w:sz w:val="28"/>
            <w:szCs w:val="28"/>
          </w:rPr>
          <w:delText>e surround</w:delText>
        </w:r>
      </w:del>
      <w:r>
        <w:rPr>
          <w:rFonts w:ascii="Cambria" w:hAnsi="Cambria"/>
          <w:sz w:val="28"/>
          <w:szCs w:val="28"/>
        </w:rPr>
        <w:t xml:space="preserve">, the elegant flames licking </w:t>
      </w:r>
      <w:del w:id="9244" w:author="Claire S" w:date="2026-05-27T14:22:00Z" w16du:dateUtc="2026-05-27T13:22:00Z">
        <w:r w:rsidDel="00672708">
          <w:rPr>
            <w:rFonts w:ascii="Cambria" w:hAnsi="Cambria"/>
            <w:sz w:val="28"/>
            <w:szCs w:val="28"/>
          </w:rPr>
          <w:delText>the sides</w:delText>
        </w:r>
      </w:del>
      <w:ins w:id="9245" w:author="Claire S" w:date="2026-05-27T14:22:00Z" w16du:dateUtc="2026-05-27T13:22:00Z">
        <w:r w:rsidR="00672708">
          <w:rPr>
            <w:rFonts w:ascii="Cambria" w:hAnsi="Cambria"/>
            <w:sz w:val="28"/>
            <w:szCs w:val="28"/>
          </w:rPr>
          <w:t>its granite surround</w:t>
        </w:r>
      </w:ins>
      <w:r>
        <w:rPr>
          <w:rFonts w:ascii="Cambria" w:hAnsi="Cambria"/>
          <w:sz w:val="28"/>
          <w:szCs w:val="28"/>
        </w:rPr>
        <w:t>. ‘Do share.’</w:t>
      </w:r>
    </w:p>
    <w:p w14:paraId="788B8B88" w14:textId="563D4973" w:rsidR="00A145AA" w:rsidRDefault="00A145AA" w:rsidP="009C2228">
      <w:pPr>
        <w:spacing w:line="360" w:lineRule="auto"/>
        <w:ind w:firstLine="720"/>
        <w:contextualSpacing/>
        <w:rPr>
          <w:rFonts w:ascii="Cambria" w:hAnsi="Cambria"/>
          <w:sz w:val="28"/>
          <w:szCs w:val="28"/>
        </w:rPr>
      </w:pPr>
      <w:r>
        <w:rPr>
          <w:rFonts w:ascii="Cambria" w:hAnsi="Cambria"/>
          <w:sz w:val="28"/>
          <w:szCs w:val="28"/>
        </w:rPr>
        <w:t>‘I’d like you to look at a photo</w:t>
      </w:r>
      <w:ins w:id="9246" w:author="Daisy Watt" w:date="2026-06-22T11:04:00Z" w16du:dateUtc="2026-06-22T09:04:00Z">
        <w:r w:rsidR="000527D2">
          <w:rPr>
            <w:rFonts w:ascii="Cambria" w:hAnsi="Cambria"/>
            <w:sz w:val="28"/>
            <w:szCs w:val="28"/>
          </w:rPr>
          <w:t>,</w:t>
        </w:r>
      </w:ins>
      <w:r w:rsidR="00580180">
        <w:rPr>
          <w:rFonts w:ascii="Cambria" w:hAnsi="Cambria"/>
          <w:sz w:val="28"/>
          <w:szCs w:val="28"/>
        </w:rPr>
        <w:t xml:space="preserve"> please</w:t>
      </w:r>
      <w:r w:rsidR="00CE0605">
        <w:rPr>
          <w:rFonts w:ascii="Cambria" w:hAnsi="Cambria"/>
          <w:sz w:val="28"/>
          <w:szCs w:val="28"/>
        </w:rPr>
        <w:t>.</w:t>
      </w:r>
      <w:r>
        <w:rPr>
          <w:rFonts w:ascii="Cambria" w:hAnsi="Cambria"/>
          <w:sz w:val="28"/>
          <w:szCs w:val="28"/>
        </w:rPr>
        <w:t xml:space="preserve">’ </w:t>
      </w:r>
      <w:r w:rsidR="00CE0605" w:rsidRPr="00377AB6">
        <w:rPr>
          <w:rFonts w:ascii="Cambria" w:hAnsi="Cambria"/>
          <w:sz w:val="28"/>
          <w:szCs w:val="28"/>
        </w:rPr>
        <w:t>H</w:t>
      </w:r>
      <w:r w:rsidRPr="00377AB6">
        <w:rPr>
          <w:rFonts w:ascii="Cambria" w:hAnsi="Cambria"/>
          <w:sz w:val="28"/>
          <w:szCs w:val="28"/>
        </w:rPr>
        <w:t>e</w:t>
      </w:r>
      <w:r w:rsidR="00CE0605" w:rsidRPr="00377AB6">
        <w:rPr>
          <w:rFonts w:ascii="Cambria" w:hAnsi="Cambria"/>
          <w:sz w:val="28"/>
          <w:szCs w:val="28"/>
        </w:rPr>
        <w:t xml:space="preserve"> </w:t>
      </w:r>
      <w:del w:id="9247" w:author="Daisy Watt" w:date="2026-06-22T11:28:00Z" w16du:dateUtc="2026-06-22T09:28:00Z">
        <w:r w:rsidR="00CE0605" w:rsidRPr="00377AB6">
          <w:rPr>
            <w:rFonts w:ascii="Cambria" w:hAnsi="Cambria"/>
            <w:sz w:val="28"/>
            <w:szCs w:val="28"/>
          </w:rPr>
          <w:delText>held</w:delText>
        </w:r>
      </w:del>
      <w:ins w:id="9248" w:author="Daisy Watt" w:date="2026-06-22T11:28:00Z" w16du:dateUtc="2026-06-22T09:28:00Z">
        <w:r w:rsidR="006C5A94" w:rsidRPr="00377AB6">
          <w:rPr>
            <w:rFonts w:ascii="Cambria" w:hAnsi="Cambria"/>
            <w:sz w:val="28"/>
            <w:szCs w:val="28"/>
            <w:rPrChange w:id="9249" w:author="Claire S" w:date="2026-07-22T17:58:00Z" w16du:dateUtc="2026-07-22T16:58:00Z">
              <w:rPr>
                <w:rFonts w:ascii="Cambria" w:hAnsi="Cambria"/>
                <w:sz w:val="28"/>
                <w:szCs w:val="28"/>
                <w:highlight w:val="yellow"/>
              </w:rPr>
            </w:rPrChange>
          </w:rPr>
          <w:t>s</w:t>
        </w:r>
        <w:r w:rsidR="006C5A94" w:rsidRPr="00377AB6">
          <w:rPr>
            <w:rFonts w:ascii="Cambria" w:hAnsi="Cambria"/>
            <w:sz w:val="28"/>
            <w:szCs w:val="28"/>
          </w:rPr>
          <w:t>t</w:t>
        </w:r>
      </w:ins>
      <w:ins w:id="9250" w:author="Daisy Watt" w:date="2026-06-22T11:29:00Z" w16du:dateUtc="2026-06-22T09:29:00Z">
        <w:r w:rsidR="006C5A94" w:rsidRPr="00377AB6">
          <w:rPr>
            <w:rFonts w:ascii="Cambria" w:hAnsi="Cambria"/>
            <w:sz w:val="28"/>
            <w:szCs w:val="28"/>
          </w:rPr>
          <w:t>retched</w:t>
        </w:r>
      </w:ins>
      <w:r w:rsidR="00CE0605">
        <w:rPr>
          <w:rFonts w:ascii="Cambria" w:hAnsi="Cambria"/>
          <w:sz w:val="28"/>
          <w:szCs w:val="28"/>
        </w:rPr>
        <w:t xml:space="preserve"> out a hand for the table</w:t>
      </w:r>
      <w:r w:rsidR="008F46D9">
        <w:rPr>
          <w:rFonts w:ascii="Cambria" w:hAnsi="Cambria"/>
          <w:sz w:val="28"/>
          <w:szCs w:val="28"/>
        </w:rPr>
        <w:t>t</w:t>
      </w:r>
      <w:r w:rsidR="00CE0605">
        <w:rPr>
          <w:rFonts w:ascii="Cambria" w:hAnsi="Cambria"/>
          <w:sz w:val="28"/>
          <w:szCs w:val="28"/>
        </w:rPr>
        <w:t xml:space="preserve"> his colleagu</w:t>
      </w:r>
      <w:r w:rsidR="00CE0605" w:rsidRPr="00377AB6">
        <w:rPr>
          <w:rFonts w:ascii="Cambria" w:hAnsi="Cambria"/>
          <w:sz w:val="28"/>
          <w:szCs w:val="28"/>
        </w:rPr>
        <w:t xml:space="preserve">e </w:t>
      </w:r>
      <w:r w:rsidR="0008483C" w:rsidRPr="00377AB6">
        <w:rPr>
          <w:rFonts w:ascii="Cambria" w:hAnsi="Cambria"/>
          <w:sz w:val="28"/>
          <w:szCs w:val="28"/>
        </w:rPr>
        <w:t>held</w:t>
      </w:r>
      <w:r w:rsidRPr="00377AB6">
        <w:rPr>
          <w:rFonts w:ascii="Cambria" w:hAnsi="Cambria"/>
          <w:sz w:val="28"/>
          <w:szCs w:val="28"/>
        </w:rPr>
        <w:t>.</w:t>
      </w:r>
      <w:r>
        <w:rPr>
          <w:rFonts w:ascii="Cambria" w:hAnsi="Cambria"/>
          <w:sz w:val="28"/>
          <w:szCs w:val="28"/>
        </w:rPr>
        <w:t xml:space="preserve"> </w:t>
      </w:r>
    </w:p>
    <w:p w14:paraId="1C74CC61" w14:textId="6DC8F284" w:rsidR="00A145AA" w:rsidRDefault="00A145AA" w:rsidP="00A145AA">
      <w:pPr>
        <w:spacing w:line="360" w:lineRule="auto"/>
        <w:contextualSpacing/>
        <w:rPr>
          <w:rFonts w:ascii="Cambria" w:hAnsi="Cambria"/>
          <w:sz w:val="28"/>
          <w:szCs w:val="28"/>
        </w:rPr>
      </w:pPr>
      <w:r>
        <w:rPr>
          <w:rFonts w:ascii="Cambria" w:hAnsi="Cambria"/>
          <w:sz w:val="28"/>
          <w:szCs w:val="28"/>
        </w:rPr>
        <w:tab/>
        <w:t>‘You don’t mean o</w:t>
      </w:r>
      <w:ins w:id="9251" w:author="Daisy Watt" w:date="2026-06-22T11:04:00Z" w16du:dateUtc="2026-06-22T09:04:00Z">
        <w:r>
          <w:rPr>
            <w:rFonts w:ascii="Cambria" w:hAnsi="Cambria"/>
            <w:sz w:val="28"/>
            <w:szCs w:val="28"/>
          </w:rPr>
          <w:t>f</w:t>
        </w:r>
        <w:r w:rsidR="009E51A6">
          <w:rPr>
            <w:rFonts w:ascii="Cambria" w:hAnsi="Cambria"/>
            <w:sz w:val="28"/>
            <w:szCs w:val="28"/>
          </w:rPr>
          <w:t>…</w:t>
        </w:r>
      </w:ins>
      <w:del w:id="9252" w:author="Daisy Watt" w:date="2026-06-22T11:04:00Z" w16du:dateUtc="2026-06-22T09:04:00Z">
        <w:r w:rsidDel="009E51A6">
          <w:rPr>
            <w:rFonts w:ascii="Cambria" w:hAnsi="Cambria"/>
            <w:sz w:val="28"/>
            <w:szCs w:val="28"/>
          </w:rPr>
          <w:delText>f</w:delText>
        </w:r>
        <w:r>
          <w:rPr>
            <w:rFonts w:ascii="Cambria" w:hAnsi="Cambria"/>
            <w:sz w:val="28"/>
            <w:szCs w:val="28"/>
          </w:rPr>
          <w:delText xml:space="preserve"> -</w:delText>
        </w:r>
      </w:del>
      <w:r>
        <w:rPr>
          <w:rFonts w:ascii="Cambria" w:hAnsi="Cambria"/>
          <w:sz w:val="28"/>
          <w:szCs w:val="28"/>
        </w:rPr>
        <w:t xml:space="preserve">’ An image of her </w:t>
      </w:r>
      <w:r w:rsidRPr="00177245">
        <w:rPr>
          <w:rFonts w:ascii="Cambria" w:hAnsi="Cambria"/>
          <w:sz w:val="28"/>
          <w:szCs w:val="28"/>
        </w:rPr>
        <w:t xml:space="preserve">beloved Dex </w:t>
      </w:r>
      <w:del w:id="9253" w:author="Daisy Watt" w:date="2026-06-22T11:29:00Z" w16du:dateUtc="2026-06-22T09:29:00Z">
        <w:r w:rsidRPr="00177245">
          <w:rPr>
            <w:rFonts w:ascii="Cambria" w:hAnsi="Cambria"/>
            <w:sz w:val="28"/>
            <w:szCs w:val="28"/>
          </w:rPr>
          <w:delText>swum</w:delText>
        </w:r>
      </w:del>
      <w:ins w:id="9254" w:author="Daisy Watt" w:date="2026-06-22T11:29:00Z" w16du:dateUtc="2026-06-22T09:29:00Z">
        <w:r w:rsidR="00624727" w:rsidRPr="00177245">
          <w:rPr>
            <w:rFonts w:ascii="Cambria" w:hAnsi="Cambria"/>
            <w:sz w:val="28"/>
            <w:szCs w:val="28"/>
            <w:rPrChange w:id="9255" w:author="Claire S" w:date="2026-07-22T17:59:00Z" w16du:dateUtc="2026-07-22T16:59:00Z">
              <w:rPr>
                <w:rFonts w:ascii="Cambria" w:hAnsi="Cambria"/>
                <w:sz w:val="28"/>
                <w:szCs w:val="28"/>
                <w:highlight w:val="yellow"/>
              </w:rPr>
            </w:rPrChange>
          </w:rPr>
          <w:t>flashed</w:t>
        </w:r>
      </w:ins>
      <w:r w:rsidRPr="00177245">
        <w:rPr>
          <w:rFonts w:ascii="Cambria" w:hAnsi="Cambria"/>
          <w:sz w:val="28"/>
          <w:szCs w:val="28"/>
        </w:rPr>
        <w:t xml:space="preserve"> </w:t>
      </w:r>
      <w:del w:id="9256" w:author="Daisy Watt" w:date="2026-06-22T11:29:00Z" w16du:dateUtc="2026-06-22T09:29:00Z">
        <w:r w:rsidRPr="00177245" w:rsidDel="00E70AE8">
          <w:rPr>
            <w:rFonts w:ascii="Cambria" w:hAnsi="Cambria"/>
            <w:sz w:val="28"/>
            <w:szCs w:val="28"/>
          </w:rPr>
          <w:delText>before</w:delText>
        </w:r>
      </w:del>
      <w:ins w:id="9257" w:author="Daisy Watt" w:date="2026-06-22T11:29:00Z" w16du:dateUtc="2026-06-22T09:29:00Z">
        <w:r w:rsidR="00E70AE8" w:rsidRPr="00177245">
          <w:rPr>
            <w:rFonts w:ascii="Cambria" w:hAnsi="Cambria"/>
            <w:sz w:val="28"/>
            <w:szCs w:val="28"/>
            <w:rPrChange w:id="9258" w:author="Claire S" w:date="2026-07-22T17:59:00Z" w16du:dateUtc="2026-07-22T16:59:00Z">
              <w:rPr>
                <w:rFonts w:ascii="Cambria" w:hAnsi="Cambria"/>
                <w:sz w:val="28"/>
                <w:szCs w:val="28"/>
                <w:highlight w:val="yellow"/>
              </w:rPr>
            </w:rPrChange>
          </w:rPr>
          <w:t>through</w:t>
        </w:r>
      </w:ins>
      <w:r w:rsidRPr="00177245">
        <w:rPr>
          <w:rFonts w:ascii="Cambria" w:hAnsi="Cambria"/>
          <w:sz w:val="28"/>
          <w:szCs w:val="28"/>
        </w:rPr>
        <w:t xml:space="preserve"> Savannah</w:t>
      </w:r>
      <w:ins w:id="9259" w:author="Daisy Watt" w:date="2026-06-22T11:29:00Z" w16du:dateUtc="2026-06-22T09:29:00Z">
        <w:r w:rsidR="00544D44" w:rsidRPr="00177245">
          <w:rPr>
            <w:rFonts w:ascii="Cambria" w:hAnsi="Cambria"/>
            <w:sz w:val="28"/>
            <w:szCs w:val="28"/>
          </w:rPr>
          <w:t>’s</w:t>
        </w:r>
        <w:r w:rsidR="00E70AE8" w:rsidRPr="00177245">
          <w:rPr>
            <w:rFonts w:ascii="Cambria" w:hAnsi="Cambria"/>
            <w:sz w:val="28"/>
            <w:szCs w:val="28"/>
          </w:rPr>
          <w:t xml:space="preserve"> mind</w:t>
        </w:r>
      </w:ins>
      <w:r w:rsidRPr="00177245">
        <w:rPr>
          <w:rFonts w:ascii="Cambria" w:hAnsi="Cambria"/>
          <w:sz w:val="28"/>
          <w:szCs w:val="28"/>
        </w:rPr>
        <w:t xml:space="preserve">. </w:t>
      </w:r>
      <w:del w:id="9260" w:author="Daisy Watt" w:date="2026-06-22T11:04:00Z" w16du:dateUtc="2026-06-22T09:04:00Z">
        <w:r w:rsidRPr="00177245">
          <w:rPr>
            <w:rFonts w:ascii="Cambria" w:hAnsi="Cambria"/>
            <w:sz w:val="28"/>
            <w:szCs w:val="28"/>
          </w:rPr>
          <w:delText xml:space="preserve">How was it possible that he’d been so sad that he’d chosen to die alone? </w:delText>
        </w:r>
      </w:del>
      <w:r w:rsidRPr="00177245">
        <w:rPr>
          <w:rFonts w:ascii="Cambria" w:hAnsi="Cambria"/>
          <w:sz w:val="28"/>
          <w:szCs w:val="28"/>
        </w:rPr>
        <w:t xml:space="preserve">‘Not of Dex?’ </w:t>
      </w:r>
      <w:r w:rsidR="00304A9C" w:rsidRPr="00177245">
        <w:rPr>
          <w:rFonts w:ascii="Cambria" w:hAnsi="Cambria"/>
          <w:sz w:val="28"/>
          <w:szCs w:val="28"/>
        </w:rPr>
        <w:t>Her eyes were swimming</w:t>
      </w:r>
      <w:r w:rsidRPr="00177245">
        <w:rPr>
          <w:rFonts w:ascii="Cambria" w:hAnsi="Cambria"/>
          <w:sz w:val="28"/>
          <w:szCs w:val="28"/>
        </w:rPr>
        <w:t xml:space="preserve"> again</w:t>
      </w:r>
      <w:r>
        <w:rPr>
          <w:rFonts w:ascii="Cambria" w:hAnsi="Cambria"/>
          <w:sz w:val="28"/>
          <w:szCs w:val="28"/>
        </w:rPr>
        <w:t xml:space="preserve">. </w:t>
      </w:r>
      <w:ins w:id="9261" w:author="Claire S" w:date="2026-07-22T18:06:00Z" w16du:dateUtc="2026-07-22T17:06:00Z">
        <w:r w:rsidR="00701DB7">
          <w:rPr>
            <w:rFonts w:ascii="Cambria" w:hAnsi="Cambria"/>
            <w:sz w:val="28"/>
            <w:szCs w:val="28"/>
          </w:rPr>
          <w:t>She</w:t>
        </w:r>
      </w:ins>
      <w:ins w:id="9262" w:author="Claire S" w:date="2026-07-23T13:57:00Z" w16du:dateUtc="2026-07-23T12:57:00Z">
        <w:r w:rsidR="001D6657">
          <w:rPr>
            <w:rFonts w:ascii="Cambria" w:hAnsi="Cambria"/>
            <w:sz w:val="28"/>
            <w:szCs w:val="28"/>
          </w:rPr>
          <w:t xml:space="preserve"> usually </w:t>
        </w:r>
      </w:ins>
      <w:ins w:id="9263" w:author="Claire S" w:date="2026-07-22T18:06:00Z" w16du:dateUtc="2026-07-22T17:06:00Z">
        <w:r w:rsidR="00701DB7">
          <w:rPr>
            <w:rFonts w:ascii="Cambria" w:hAnsi="Cambria"/>
            <w:sz w:val="28"/>
            <w:szCs w:val="28"/>
          </w:rPr>
          <w:t>prided herself on n</w:t>
        </w:r>
      </w:ins>
      <w:ins w:id="9264" w:author="Claire S" w:date="2026-07-23T13:57:00Z" w16du:dateUtc="2026-07-23T12:57:00Z">
        <w:r w:rsidR="001D6657">
          <w:rPr>
            <w:rFonts w:ascii="Cambria" w:hAnsi="Cambria"/>
            <w:sz w:val="28"/>
            <w:szCs w:val="28"/>
          </w:rPr>
          <w:t>ever</w:t>
        </w:r>
      </w:ins>
      <w:ins w:id="9265" w:author="Claire S" w:date="2026-07-22T18:06:00Z" w16du:dateUtc="2026-07-22T17:06:00Z">
        <w:r w:rsidR="00701DB7">
          <w:rPr>
            <w:rFonts w:ascii="Cambria" w:hAnsi="Cambria"/>
            <w:sz w:val="28"/>
            <w:szCs w:val="28"/>
          </w:rPr>
          <w:t xml:space="preserve"> crying</w:t>
        </w:r>
      </w:ins>
      <w:ins w:id="9266" w:author="Claire S" w:date="2026-07-22T18:07:00Z" w16du:dateUtc="2026-07-22T17:07:00Z">
        <w:r w:rsidR="00701DB7">
          <w:rPr>
            <w:rFonts w:ascii="Cambria" w:hAnsi="Cambria"/>
            <w:sz w:val="28"/>
            <w:szCs w:val="28"/>
          </w:rPr>
          <w:t>;</w:t>
        </w:r>
      </w:ins>
      <w:commentRangeStart w:id="9267"/>
      <w:del w:id="9268" w:author="Claire S" w:date="2026-07-22T18:07:00Z" w16du:dateUtc="2026-07-22T17:07:00Z">
        <w:r w:rsidR="00304A9C" w:rsidDel="00701DB7">
          <w:rPr>
            <w:rFonts w:ascii="Cambria" w:hAnsi="Cambria"/>
            <w:sz w:val="28"/>
            <w:szCs w:val="28"/>
          </w:rPr>
          <w:delText>H</w:delText>
        </w:r>
      </w:del>
      <w:del w:id="9269" w:author="Claire S" w:date="2026-07-22T18:20:00Z" w16du:dateUtc="2026-07-22T17:20:00Z">
        <w:r w:rsidR="00304A9C" w:rsidDel="003A450D">
          <w:rPr>
            <w:rFonts w:ascii="Cambria" w:hAnsi="Cambria"/>
            <w:sz w:val="28"/>
            <w:szCs w:val="28"/>
          </w:rPr>
          <w:delText>onestly,</w:delText>
        </w:r>
      </w:del>
      <w:r w:rsidR="00304A9C">
        <w:rPr>
          <w:rFonts w:ascii="Cambria" w:hAnsi="Cambria"/>
          <w:sz w:val="28"/>
          <w:szCs w:val="28"/>
        </w:rPr>
        <w:t xml:space="preserve"> </w:t>
      </w:r>
      <w:ins w:id="9270" w:author="Claire S" w:date="2026-07-22T17:59:00Z" w16du:dateUtc="2026-07-22T16:59:00Z">
        <w:r w:rsidR="00177245">
          <w:rPr>
            <w:rFonts w:ascii="Cambria" w:hAnsi="Cambria"/>
            <w:sz w:val="28"/>
            <w:szCs w:val="28"/>
          </w:rPr>
          <w:t xml:space="preserve">the last time she’d </w:t>
        </w:r>
      </w:ins>
      <w:ins w:id="9271" w:author="Claire S" w:date="2026-07-22T18:07:00Z" w16du:dateUtc="2026-07-22T17:07:00Z">
        <w:r w:rsidR="00701DB7">
          <w:rPr>
            <w:rFonts w:ascii="Cambria" w:hAnsi="Cambria"/>
            <w:sz w:val="28"/>
            <w:szCs w:val="28"/>
          </w:rPr>
          <w:t>had</w:t>
        </w:r>
      </w:ins>
      <w:ins w:id="9272" w:author="Claire S" w:date="2026-07-22T17:59:00Z" w16du:dateUtc="2026-07-22T16:59:00Z">
        <w:r w:rsidR="00177245">
          <w:rPr>
            <w:rFonts w:ascii="Cambria" w:hAnsi="Cambria"/>
            <w:sz w:val="28"/>
            <w:szCs w:val="28"/>
          </w:rPr>
          <w:t xml:space="preserve"> was </w:t>
        </w:r>
      </w:ins>
      <w:del w:id="9273" w:author="Claire S" w:date="2026-07-22T17:59:00Z" w16du:dateUtc="2026-07-22T16:59:00Z">
        <w:r w:rsidR="00304A9C" w:rsidDel="00177245">
          <w:rPr>
            <w:rFonts w:ascii="Cambria" w:hAnsi="Cambria"/>
            <w:sz w:val="28"/>
            <w:szCs w:val="28"/>
          </w:rPr>
          <w:delText>s</w:delText>
        </w:r>
        <w:r w:rsidDel="00177245">
          <w:rPr>
            <w:rFonts w:ascii="Cambria" w:hAnsi="Cambria"/>
            <w:sz w:val="28"/>
            <w:szCs w:val="28"/>
          </w:rPr>
          <w:delText xml:space="preserve">he hadn’t cried this much </w:delText>
        </w:r>
      </w:del>
      <w:r>
        <w:rPr>
          <w:rFonts w:ascii="Cambria" w:hAnsi="Cambria"/>
          <w:sz w:val="28"/>
          <w:szCs w:val="28"/>
        </w:rPr>
        <w:t xml:space="preserve">when her </w:t>
      </w:r>
      <w:r w:rsidR="00AF6ADD">
        <w:rPr>
          <w:rFonts w:ascii="Cambria" w:hAnsi="Cambria"/>
          <w:sz w:val="28"/>
          <w:szCs w:val="28"/>
        </w:rPr>
        <w:t>Pekinese</w:t>
      </w:r>
      <w:r>
        <w:rPr>
          <w:rFonts w:ascii="Cambria" w:hAnsi="Cambria"/>
          <w:sz w:val="28"/>
          <w:szCs w:val="28"/>
        </w:rPr>
        <w:t xml:space="preserve"> </w:t>
      </w:r>
      <w:r w:rsidR="00F82E16">
        <w:rPr>
          <w:rFonts w:ascii="Cambria" w:hAnsi="Cambria"/>
          <w:sz w:val="28"/>
          <w:szCs w:val="28"/>
        </w:rPr>
        <w:t xml:space="preserve">dog </w:t>
      </w:r>
      <w:r>
        <w:rPr>
          <w:rFonts w:ascii="Cambria" w:hAnsi="Cambria"/>
          <w:sz w:val="28"/>
          <w:szCs w:val="28"/>
        </w:rPr>
        <w:t>Binkie had died a few years back</w:t>
      </w:r>
      <w:ins w:id="9274" w:author="Claire S" w:date="2026-07-22T18:07:00Z" w16du:dateUtc="2026-07-22T17:07:00Z">
        <w:r w:rsidR="00701DB7">
          <w:rPr>
            <w:rFonts w:ascii="Cambria" w:hAnsi="Cambria"/>
            <w:sz w:val="28"/>
            <w:szCs w:val="28"/>
          </w:rPr>
          <w:t xml:space="preserve">.  But </w:t>
        </w:r>
      </w:ins>
      <w:ins w:id="9275" w:author="Claire S" w:date="2026-07-22T17:59:00Z" w16du:dateUtc="2026-07-22T16:59:00Z">
        <w:r w:rsidR="00177245">
          <w:rPr>
            <w:rFonts w:ascii="Cambria" w:hAnsi="Cambria"/>
            <w:sz w:val="28"/>
            <w:szCs w:val="28"/>
          </w:rPr>
          <w:t>this was far</w:t>
        </w:r>
      </w:ins>
      <w:ins w:id="9276" w:author="Claire S" w:date="2026-07-22T18:19:00Z" w16du:dateUtc="2026-07-22T17:19:00Z">
        <w:r w:rsidR="003A450D">
          <w:rPr>
            <w:rFonts w:ascii="Cambria" w:hAnsi="Cambria"/>
            <w:sz w:val="28"/>
            <w:szCs w:val="28"/>
          </w:rPr>
          <w:t xml:space="preserve"> far</w:t>
        </w:r>
      </w:ins>
      <w:ins w:id="9277" w:author="Claire S" w:date="2026-07-22T17:59:00Z" w16du:dateUtc="2026-07-22T16:59:00Z">
        <w:r w:rsidR="00177245">
          <w:rPr>
            <w:rFonts w:ascii="Cambria" w:hAnsi="Cambria"/>
            <w:sz w:val="28"/>
            <w:szCs w:val="28"/>
          </w:rPr>
          <w:t xml:space="preserve"> worse</w:t>
        </w:r>
      </w:ins>
      <w:r>
        <w:rPr>
          <w:rFonts w:ascii="Cambria" w:hAnsi="Cambria"/>
          <w:sz w:val="28"/>
          <w:szCs w:val="28"/>
        </w:rPr>
        <w:t>.</w:t>
      </w:r>
      <w:commentRangeEnd w:id="9267"/>
      <w:r w:rsidR="00FF1758">
        <w:rPr>
          <w:rStyle w:val="CommentReference"/>
          <w:rFonts w:ascii="Cambria" w:hAnsi="Cambria"/>
          <w:sz w:val="28"/>
          <w:szCs w:val="28"/>
        </w:rPr>
        <w:commentReference w:id="9267"/>
      </w:r>
    </w:p>
    <w:p w14:paraId="47D17556" w14:textId="3245E155" w:rsidR="00A145AA" w:rsidRDefault="00A145AA" w:rsidP="00A145AA">
      <w:pPr>
        <w:spacing w:line="360" w:lineRule="auto"/>
        <w:ind w:firstLine="720"/>
        <w:contextualSpacing/>
        <w:rPr>
          <w:rFonts w:ascii="Cambria" w:hAnsi="Cambria"/>
          <w:sz w:val="28"/>
          <w:szCs w:val="28"/>
        </w:rPr>
      </w:pPr>
      <w:r>
        <w:rPr>
          <w:rFonts w:ascii="Cambria" w:hAnsi="Cambria"/>
          <w:sz w:val="28"/>
          <w:szCs w:val="28"/>
        </w:rPr>
        <w:t>‘No, ma’am, of course not,’ the policeman assured her. ‘</w:t>
      </w:r>
      <w:r w:rsidR="00563830">
        <w:rPr>
          <w:rFonts w:ascii="Cambria" w:hAnsi="Cambria"/>
          <w:sz w:val="28"/>
          <w:szCs w:val="28"/>
        </w:rPr>
        <w:t>We just</w:t>
      </w:r>
      <w:r>
        <w:rPr>
          <w:rFonts w:ascii="Cambria" w:hAnsi="Cambria"/>
          <w:sz w:val="28"/>
          <w:szCs w:val="28"/>
        </w:rPr>
        <w:t xml:space="preserve"> need to know if you recognise an item </w:t>
      </w:r>
      <w:r w:rsidR="00563830">
        <w:rPr>
          <w:rFonts w:ascii="Cambria" w:hAnsi="Cambria"/>
          <w:sz w:val="28"/>
          <w:szCs w:val="28"/>
        </w:rPr>
        <w:t xml:space="preserve">from </w:t>
      </w:r>
      <w:r>
        <w:rPr>
          <w:rFonts w:ascii="Cambria" w:hAnsi="Cambria"/>
          <w:sz w:val="28"/>
          <w:szCs w:val="28"/>
        </w:rPr>
        <w:t>the scene.’</w:t>
      </w:r>
    </w:p>
    <w:p w14:paraId="69479CA1" w14:textId="5CBD01EA" w:rsidR="00A145AA" w:rsidRDefault="00A145AA" w:rsidP="00A145AA">
      <w:pPr>
        <w:spacing w:line="360" w:lineRule="auto"/>
        <w:ind w:firstLine="720"/>
        <w:contextualSpacing/>
        <w:rPr>
          <w:rFonts w:ascii="Cambria" w:hAnsi="Cambria"/>
          <w:sz w:val="28"/>
          <w:szCs w:val="28"/>
        </w:rPr>
      </w:pPr>
      <w:r>
        <w:rPr>
          <w:rFonts w:ascii="Cambria" w:hAnsi="Cambria"/>
          <w:sz w:val="28"/>
          <w:szCs w:val="28"/>
        </w:rPr>
        <w:t>‘An item?’ Squinting at the screen</w:t>
      </w:r>
      <w:r w:rsidR="00C4088B">
        <w:rPr>
          <w:rFonts w:ascii="Cambria" w:hAnsi="Cambria"/>
          <w:sz w:val="28"/>
          <w:szCs w:val="28"/>
        </w:rPr>
        <w:t>,</w:t>
      </w:r>
      <w:r>
        <w:rPr>
          <w:rFonts w:ascii="Cambria" w:hAnsi="Cambria"/>
          <w:sz w:val="28"/>
          <w:szCs w:val="28"/>
        </w:rPr>
        <w:t xml:space="preserve"> </w:t>
      </w:r>
      <w:ins w:id="9278" w:author="Daisy Watt" w:date="2026-06-22T11:05:00Z" w16du:dateUtc="2026-06-22T09:05:00Z">
        <w:r w:rsidR="00A00FC8">
          <w:rPr>
            <w:rFonts w:ascii="Cambria" w:hAnsi="Cambria"/>
            <w:sz w:val="28"/>
            <w:szCs w:val="28"/>
          </w:rPr>
          <w:t xml:space="preserve">she saw </w:t>
        </w:r>
      </w:ins>
      <w:r>
        <w:rPr>
          <w:rFonts w:ascii="Cambria" w:hAnsi="Cambria"/>
          <w:sz w:val="28"/>
          <w:szCs w:val="28"/>
        </w:rPr>
        <w:t xml:space="preserve">a long </w:t>
      </w:r>
      <w:r w:rsidR="00C4088B">
        <w:rPr>
          <w:rFonts w:ascii="Cambria" w:hAnsi="Cambria"/>
          <w:sz w:val="28"/>
          <w:szCs w:val="28"/>
        </w:rPr>
        <w:t xml:space="preserve">thin </w:t>
      </w:r>
      <w:r w:rsidRPr="00177245">
        <w:rPr>
          <w:rFonts w:ascii="Cambria" w:hAnsi="Cambria"/>
          <w:sz w:val="28"/>
          <w:szCs w:val="28"/>
        </w:rPr>
        <w:t xml:space="preserve">scarf </w:t>
      </w:r>
      <w:del w:id="9279" w:author="Daisy Watt" w:date="2026-06-22T11:05:00Z" w16du:dateUtc="2026-06-22T09:05:00Z">
        <w:r w:rsidR="00563830" w:rsidRPr="00177245">
          <w:rPr>
            <w:rFonts w:ascii="Cambria" w:hAnsi="Cambria"/>
            <w:sz w:val="28"/>
            <w:szCs w:val="28"/>
          </w:rPr>
          <w:delText xml:space="preserve">swam </w:delText>
        </w:r>
        <w:r w:rsidRPr="00177245">
          <w:rPr>
            <w:rFonts w:ascii="Cambria" w:hAnsi="Cambria"/>
            <w:sz w:val="28"/>
            <w:szCs w:val="28"/>
          </w:rPr>
          <w:delText>into focus</w:delText>
        </w:r>
        <w:r w:rsidR="00563830" w:rsidRPr="00177245">
          <w:rPr>
            <w:rFonts w:ascii="Cambria" w:hAnsi="Cambria"/>
            <w:sz w:val="28"/>
            <w:szCs w:val="28"/>
          </w:rPr>
          <w:delText xml:space="preserve">; a scarf </w:delText>
        </w:r>
        <w:r w:rsidRPr="00177245">
          <w:rPr>
            <w:rFonts w:ascii="Cambria" w:hAnsi="Cambria"/>
            <w:sz w:val="28"/>
            <w:szCs w:val="28"/>
          </w:rPr>
          <w:delText>she</w:delText>
        </w:r>
      </w:del>
      <w:ins w:id="9280" w:author="Daisy Watt" w:date="2026-06-22T11:05:00Z" w16du:dateUtc="2026-06-22T09:05:00Z">
        <w:r w:rsidR="00323BA2" w:rsidRPr="00177245">
          <w:rPr>
            <w:rFonts w:ascii="Cambria" w:hAnsi="Cambria"/>
            <w:sz w:val="28"/>
            <w:szCs w:val="28"/>
            <w:rPrChange w:id="9281" w:author="Claire S" w:date="2026-07-22T17:59:00Z" w16du:dateUtc="2026-07-22T16:59:00Z">
              <w:rPr>
                <w:rFonts w:ascii="Cambria" w:hAnsi="Cambria"/>
                <w:sz w:val="28"/>
                <w:szCs w:val="28"/>
                <w:highlight w:val="yellow"/>
              </w:rPr>
            </w:rPrChange>
          </w:rPr>
          <w:t>t</w:t>
        </w:r>
        <w:r w:rsidR="00323BA2" w:rsidRPr="00177245">
          <w:rPr>
            <w:rFonts w:ascii="Cambria" w:hAnsi="Cambria"/>
            <w:sz w:val="28"/>
            <w:szCs w:val="28"/>
          </w:rPr>
          <w:t>h</w:t>
        </w:r>
        <w:r w:rsidR="00323BA2">
          <w:rPr>
            <w:rFonts w:ascii="Cambria" w:hAnsi="Cambria"/>
            <w:sz w:val="28"/>
            <w:szCs w:val="28"/>
          </w:rPr>
          <w:t>at</w:t>
        </w:r>
      </w:ins>
      <w:r>
        <w:rPr>
          <w:rFonts w:ascii="Cambria" w:hAnsi="Cambria"/>
          <w:sz w:val="28"/>
          <w:szCs w:val="28"/>
        </w:rPr>
        <w:t xml:space="preserve"> </w:t>
      </w:r>
      <w:ins w:id="9282" w:author="Daisy Watt" w:date="2026-06-22T11:31:00Z" w16du:dateUtc="2026-06-22T09:31:00Z">
        <w:r w:rsidR="004D2205">
          <w:rPr>
            <w:rFonts w:ascii="Cambria" w:hAnsi="Cambria"/>
            <w:sz w:val="28"/>
            <w:szCs w:val="28"/>
          </w:rPr>
          <w:t>she</w:t>
        </w:r>
        <w:r>
          <w:rPr>
            <w:rFonts w:ascii="Cambria" w:hAnsi="Cambria"/>
            <w:sz w:val="28"/>
            <w:szCs w:val="28"/>
          </w:rPr>
          <w:t xml:space="preserve"> </w:t>
        </w:r>
      </w:ins>
      <w:r>
        <w:rPr>
          <w:rFonts w:ascii="Cambria" w:hAnsi="Cambria"/>
          <w:sz w:val="28"/>
          <w:szCs w:val="28"/>
        </w:rPr>
        <w:t>didn’t recognise</w:t>
      </w:r>
      <w:del w:id="9283" w:author="Daisy Watt" w:date="2026-06-22T11:05:00Z" w16du:dateUtc="2026-06-22T09:05:00Z">
        <w:r w:rsidR="008172F1">
          <w:rPr>
            <w:rFonts w:ascii="Cambria" w:hAnsi="Cambria"/>
            <w:sz w:val="28"/>
            <w:szCs w:val="28"/>
          </w:rPr>
          <w:delText>;</w:delText>
        </w:r>
      </w:del>
      <w:ins w:id="9284" w:author="Daisy Watt" w:date="2026-06-22T11:05:00Z" w16du:dateUtc="2026-06-22T09:05:00Z">
        <w:r w:rsidR="008172F1">
          <w:rPr>
            <w:rFonts w:ascii="Cambria" w:hAnsi="Cambria"/>
            <w:sz w:val="28"/>
            <w:szCs w:val="28"/>
          </w:rPr>
          <w:t xml:space="preserve"> </w:t>
        </w:r>
        <w:r w:rsidR="00323BA2">
          <w:rPr>
            <w:rFonts w:ascii="Cambria" w:hAnsi="Cambria"/>
            <w:sz w:val="28"/>
            <w:szCs w:val="28"/>
          </w:rPr>
          <w:t>–</w:t>
        </w:r>
      </w:ins>
      <w:r w:rsidR="008172F1">
        <w:rPr>
          <w:rFonts w:ascii="Cambria" w:hAnsi="Cambria"/>
          <w:sz w:val="28"/>
          <w:szCs w:val="28"/>
        </w:rPr>
        <w:t xml:space="preserve"> </w:t>
      </w:r>
      <w:r w:rsidR="00C4088B">
        <w:rPr>
          <w:rFonts w:ascii="Cambria" w:hAnsi="Cambria"/>
          <w:sz w:val="28"/>
          <w:szCs w:val="28"/>
        </w:rPr>
        <w:t xml:space="preserve">white, </w:t>
      </w:r>
      <w:r w:rsidR="008172F1">
        <w:rPr>
          <w:rFonts w:ascii="Cambria" w:hAnsi="Cambria"/>
          <w:sz w:val="28"/>
          <w:szCs w:val="28"/>
        </w:rPr>
        <w:t>with</w:t>
      </w:r>
      <w:r w:rsidR="00563830">
        <w:rPr>
          <w:rFonts w:ascii="Cambria" w:hAnsi="Cambria"/>
          <w:sz w:val="28"/>
          <w:szCs w:val="28"/>
        </w:rPr>
        <w:t xml:space="preserve"> a</w:t>
      </w:r>
      <w:r>
        <w:rPr>
          <w:rFonts w:ascii="Cambria" w:hAnsi="Cambria"/>
          <w:sz w:val="28"/>
          <w:szCs w:val="28"/>
        </w:rPr>
        <w:t xml:space="preserve"> vibrant bright </w:t>
      </w:r>
      <w:r w:rsidR="00C4088B">
        <w:rPr>
          <w:rFonts w:ascii="Cambria" w:hAnsi="Cambria"/>
          <w:sz w:val="28"/>
          <w:szCs w:val="28"/>
        </w:rPr>
        <w:t>green and</w:t>
      </w:r>
      <w:r>
        <w:rPr>
          <w:rFonts w:ascii="Cambria" w:hAnsi="Cambria"/>
          <w:sz w:val="28"/>
          <w:szCs w:val="28"/>
        </w:rPr>
        <w:t xml:space="preserve"> red </w:t>
      </w:r>
      <w:r w:rsidR="00C4088B">
        <w:rPr>
          <w:rFonts w:ascii="Cambria" w:hAnsi="Cambria"/>
          <w:sz w:val="28"/>
          <w:szCs w:val="28"/>
        </w:rPr>
        <w:t xml:space="preserve">graphic </w:t>
      </w:r>
      <w:r>
        <w:rPr>
          <w:rFonts w:ascii="Cambria" w:hAnsi="Cambria"/>
          <w:sz w:val="28"/>
          <w:szCs w:val="28"/>
        </w:rPr>
        <w:t>pattern</w:t>
      </w:r>
      <w:r w:rsidR="008172F1">
        <w:rPr>
          <w:rFonts w:ascii="Cambria" w:hAnsi="Cambria"/>
          <w:sz w:val="28"/>
          <w:szCs w:val="28"/>
        </w:rPr>
        <w:t xml:space="preserve">. </w:t>
      </w:r>
      <w:moveFromRangeStart w:id="9285" w:author="Claire S" w:date="2026-05-27T14:23:00Z" w:name="move230784244"/>
      <w:moveFrom w:id="9286" w:author="Claire S" w:date="2026-05-27T14:23:00Z" w16du:dateUtc="2026-05-27T13:23:00Z">
        <w:r w:rsidR="008172F1" w:rsidDel="00F31936">
          <w:rPr>
            <w:rFonts w:ascii="Cambria" w:hAnsi="Cambria"/>
            <w:sz w:val="28"/>
            <w:szCs w:val="28"/>
          </w:rPr>
          <w:t>S</w:t>
        </w:r>
        <w:r w:rsidR="00563830" w:rsidDel="00F31936">
          <w:rPr>
            <w:rFonts w:ascii="Cambria" w:hAnsi="Cambria"/>
            <w:sz w:val="28"/>
            <w:szCs w:val="28"/>
          </w:rPr>
          <w:t xml:space="preserve">he’d </w:t>
        </w:r>
        <w:r w:rsidR="008172F1" w:rsidDel="00F31936">
          <w:rPr>
            <w:rFonts w:ascii="Cambria" w:hAnsi="Cambria"/>
            <w:sz w:val="28"/>
            <w:szCs w:val="28"/>
          </w:rPr>
          <w:t>rather</w:t>
        </w:r>
        <w:r w:rsidR="00563830" w:rsidDel="00F31936">
          <w:rPr>
            <w:rFonts w:ascii="Cambria" w:hAnsi="Cambria"/>
            <w:sz w:val="28"/>
            <w:szCs w:val="28"/>
          </w:rPr>
          <w:t xml:space="preserve"> die </w:t>
        </w:r>
        <w:r w:rsidDel="00F31936">
          <w:rPr>
            <w:rFonts w:ascii="Cambria" w:hAnsi="Cambria"/>
            <w:sz w:val="28"/>
            <w:szCs w:val="28"/>
          </w:rPr>
          <w:t>than wear</w:t>
        </w:r>
        <w:r w:rsidR="00563830" w:rsidDel="00F31936">
          <w:rPr>
            <w:rFonts w:ascii="Cambria" w:hAnsi="Cambria"/>
            <w:sz w:val="28"/>
            <w:szCs w:val="28"/>
          </w:rPr>
          <w:t xml:space="preserve"> </w:t>
        </w:r>
        <w:r w:rsidR="00FC0C40" w:rsidDel="00F31936">
          <w:rPr>
            <w:rFonts w:ascii="Cambria" w:hAnsi="Cambria"/>
            <w:sz w:val="28"/>
            <w:szCs w:val="28"/>
          </w:rPr>
          <w:t>something so foul</w:t>
        </w:r>
        <w:r w:rsidDel="00F31936">
          <w:rPr>
            <w:rFonts w:ascii="Cambria" w:hAnsi="Cambria"/>
            <w:sz w:val="28"/>
            <w:szCs w:val="28"/>
          </w:rPr>
          <w:t xml:space="preserve">. </w:t>
        </w:r>
      </w:moveFrom>
      <w:moveFromRangeEnd w:id="9285"/>
    </w:p>
    <w:p w14:paraId="7B50BC0E" w14:textId="396C13DE" w:rsidR="00A145AA" w:rsidRDefault="00A145AA" w:rsidP="00A145AA">
      <w:pPr>
        <w:spacing w:line="360" w:lineRule="auto"/>
        <w:contextualSpacing/>
        <w:rPr>
          <w:rFonts w:ascii="Cambria" w:hAnsi="Cambria"/>
          <w:sz w:val="28"/>
          <w:szCs w:val="28"/>
        </w:rPr>
      </w:pPr>
      <w:r>
        <w:rPr>
          <w:rFonts w:ascii="Cambria" w:hAnsi="Cambria"/>
          <w:sz w:val="28"/>
          <w:szCs w:val="28"/>
        </w:rPr>
        <w:tab/>
        <w:t xml:space="preserve">‘So,’ DS </w:t>
      </w:r>
      <w:r w:rsidR="003F46AD">
        <w:rPr>
          <w:rFonts w:ascii="Cambria" w:hAnsi="Cambria"/>
          <w:sz w:val="28"/>
          <w:szCs w:val="28"/>
        </w:rPr>
        <w:t>Addo</w:t>
      </w:r>
      <w:r w:rsidR="00563830">
        <w:rPr>
          <w:rFonts w:ascii="Cambria" w:hAnsi="Cambria"/>
          <w:sz w:val="28"/>
          <w:szCs w:val="28"/>
        </w:rPr>
        <w:t xml:space="preserve"> prompted.</w:t>
      </w:r>
      <w:r>
        <w:rPr>
          <w:rFonts w:ascii="Cambria" w:hAnsi="Cambria"/>
          <w:sz w:val="28"/>
          <w:szCs w:val="28"/>
        </w:rPr>
        <w:t xml:space="preserve"> ‘Does </w:t>
      </w:r>
      <w:r w:rsidR="00563830">
        <w:rPr>
          <w:rFonts w:ascii="Cambria" w:hAnsi="Cambria"/>
          <w:sz w:val="28"/>
          <w:szCs w:val="28"/>
        </w:rPr>
        <w:t>it</w:t>
      </w:r>
      <w:r>
        <w:rPr>
          <w:rFonts w:ascii="Cambria" w:hAnsi="Cambria"/>
          <w:sz w:val="28"/>
          <w:szCs w:val="28"/>
        </w:rPr>
        <w:t xml:space="preserve"> belong to you?’</w:t>
      </w:r>
    </w:p>
    <w:p w14:paraId="6648E1A0" w14:textId="600322F3" w:rsidR="00F31936" w:rsidDel="00F31936" w:rsidRDefault="00A145AA" w:rsidP="00F31936">
      <w:pPr>
        <w:spacing w:line="360" w:lineRule="auto"/>
        <w:ind w:firstLine="720"/>
        <w:contextualSpacing/>
        <w:rPr>
          <w:del w:id="9287" w:author="Claire S" w:date="2026-05-27T14:23:00Z" w16du:dateUtc="2026-05-27T13:23:00Z"/>
          <w:moveTo w:id="9288" w:author="Claire S" w:date="2026-05-27T14:23:00Z" w16du:dateUtc="2026-05-27T13:23:00Z"/>
          <w:rFonts w:ascii="Cambria" w:hAnsi="Cambria"/>
          <w:sz w:val="28"/>
          <w:szCs w:val="28"/>
        </w:rPr>
      </w:pPr>
      <w:del w:id="9289" w:author="Claire S" w:date="2026-05-27T14:23:00Z" w16du:dateUtc="2026-05-27T13:23:00Z">
        <w:r w:rsidDel="00F31936">
          <w:rPr>
            <w:rFonts w:ascii="Cambria" w:hAnsi="Cambria"/>
            <w:sz w:val="28"/>
            <w:szCs w:val="28"/>
          </w:rPr>
          <w:tab/>
        </w:r>
      </w:del>
      <w:r>
        <w:rPr>
          <w:rFonts w:ascii="Cambria" w:hAnsi="Cambria"/>
          <w:sz w:val="28"/>
          <w:szCs w:val="28"/>
        </w:rPr>
        <w:t>‘God</w:t>
      </w:r>
      <w:ins w:id="9290" w:author="Daisy Watt" w:date="2026-06-22T11:06:00Z" w16du:dateUtc="2026-06-22T09:06:00Z">
        <w:r w:rsidR="00E72A31">
          <w:rPr>
            <w:rFonts w:ascii="Cambria" w:hAnsi="Cambria"/>
            <w:sz w:val="28"/>
            <w:szCs w:val="28"/>
          </w:rPr>
          <w:t>,</w:t>
        </w:r>
      </w:ins>
      <w:r>
        <w:rPr>
          <w:rFonts w:ascii="Cambria" w:hAnsi="Cambria"/>
          <w:sz w:val="28"/>
          <w:szCs w:val="28"/>
        </w:rPr>
        <w:t xml:space="preserve"> n</w:t>
      </w:r>
      <w:r w:rsidR="00C4088B">
        <w:rPr>
          <w:rFonts w:ascii="Cambria" w:hAnsi="Cambria"/>
          <w:sz w:val="28"/>
          <w:szCs w:val="28"/>
        </w:rPr>
        <w:t>o</w:t>
      </w:r>
      <w:ins w:id="9291" w:author="Claire S" w:date="2026-06-03T19:27:00Z" w16du:dateUtc="2026-06-03T18:27:00Z">
        <w:r w:rsidR="00CB014D">
          <w:rPr>
            <w:rFonts w:ascii="Cambria" w:hAnsi="Cambria"/>
            <w:sz w:val="28"/>
            <w:szCs w:val="28"/>
          </w:rPr>
          <w:t>.</w:t>
        </w:r>
      </w:ins>
      <w:del w:id="9292" w:author="Claire S" w:date="2026-06-03T19:27:00Z" w16du:dateUtc="2026-06-03T18:27:00Z">
        <w:r w:rsidR="00C4088B" w:rsidDel="00CB014D">
          <w:rPr>
            <w:rFonts w:ascii="Cambria" w:hAnsi="Cambria"/>
            <w:sz w:val="28"/>
            <w:szCs w:val="28"/>
          </w:rPr>
          <w:delText>!</w:delText>
        </w:r>
      </w:del>
      <w:r w:rsidR="00563830">
        <w:rPr>
          <w:rFonts w:ascii="Cambria" w:hAnsi="Cambria"/>
          <w:sz w:val="28"/>
          <w:szCs w:val="28"/>
        </w:rPr>
        <w:t xml:space="preserve">’ </w:t>
      </w:r>
      <w:moveToRangeStart w:id="9293" w:author="Claire S" w:date="2026-05-27T14:23:00Z" w:name="move230784244"/>
      <w:moveTo w:id="9294" w:author="Claire S" w:date="2026-05-27T14:23:00Z" w16du:dateUtc="2026-05-27T13:23:00Z">
        <w:r w:rsidR="00F31936">
          <w:rPr>
            <w:rFonts w:ascii="Cambria" w:hAnsi="Cambria"/>
            <w:sz w:val="28"/>
            <w:szCs w:val="28"/>
          </w:rPr>
          <w:t xml:space="preserve">She’d rather die than wear something so foul. </w:t>
        </w:r>
      </w:moveTo>
    </w:p>
    <w:moveToRangeEnd w:id="9293"/>
    <w:p w14:paraId="634B50AE" w14:textId="1100F71B" w:rsidR="00A145AA" w:rsidRDefault="00563830">
      <w:pPr>
        <w:spacing w:line="360" w:lineRule="auto"/>
        <w:ind w:firstLine="720"/>
        <w:contextualSpacing/>
        <w:rPr>
          <w:rFonts w:ascii="Cambria" w:hAnsi="Cambria"/>
          <w:sz w:val="28"/>
          <w:szCs w:val="28"/>
        </w:rPr>
        <w:pPrChange w:id="9295" w:author="Claire S" w:date="2026-05-27T14:23:00Z" w16du:dateUtc="2026-05-27T13:23:00Z">
          <w:pPr>
            <w:spacing w:line="360" w:lineRule="auto"/>
            <w:contextualSpacing/>
          </w:pPr>
        </w:pPrChange>
      </w:pPr>
      <w:r>
        <w:rPr>
          <w:rFonts w:ascii="Cambria" w:hAnsi="Cambria"/>
          <w:sz w:val="28"/>
          <w:szCs w:val="28"/>
        </w:rPr>
        <w:t>Returning the tablet, she turned away</w:t>
      </w:r>
      <w:r w:rsidR="00C4088B">
        <w:rPr>
          <w:rFonts w:ascii="Cambria" w:hAnsi="Cambria"/>
          <w:sz w:val="28"/>
          <w:szCs w:val="28"/>
        </w:rPr>
        <w:t xml:space="preserve"> to</w:t>
      </w:r>
      <w:r w:rsidR="00A145AA">
        <w:rPr>
          <w:rFonts w:ascii="Cambria" w:hAnsi="Cambria"/>
          <w:sz w:val="28"/>
          <w:szCs w:val="28"/>
        </w:rPr>
        <w:t xml:space="preserve"> surreptitiously wip</w:t>
      </w:r>
      <w:r w:rsidR="00C4088B">
        <w:rPr>
          <w:rFonts w:ascii="Cambria" w:hAnsi="Cambria"/>
          <w:sz w:val="28"/>
          <w:szCs w:val="28"/>
        </w:rPr>
        <w:t>e</w:t>
      </w:r>
      <w:r w:rsidR="00A145AA">
        <w:rPr>
          <w:rFonts w:ascii="Cambria" w:hAnsi="Cambria"/>
          <w:sz w:val="28"/>
          <w:szCs w:val="28"/>
        </w:rPr>
        <w:t xml:space="preserve"> her </w:t>
      </w:r>
      <w:r>
        <w:rPr>
          <w:rFonts w:ascii="Cambria" w:hAnsi="Cambria"/>
          <w:sz w:val="28"/>
          <w:szCs w:val="28"/>
        </w:rPr>
        <w:t>damp</w:t>
      </w:r>
      <w:r w:rsidR="00A145AA">
        <w:rPr>
          <w:rFonts w:ascii="Cambria" w:hAnsi="Cambria"/>
          <w:sz w:val="28"/>
          <w:szCs w:val="28"/>
        </w:rPr>
        <w:t xml:space="preserve"> nose on her hand. Her mother would have </w:t>
      </w:r>
      <w:del w:id="9296" w:author="Daisy Watt" w:date="2026-06-22T11:33:00Z" w16du:dateUtc="2026-06-22T09:33:00Z">
        <w:r w:rsidR="00C4088B">
          <w:rPr>
            <w:rFonts w:ascii="Cambria" w:hAnsi="Cambria"/>
            <w:sz w:val="28"/>
            <w:szCs w:val="28"/>
          </w:rPr>
          <w:delText xml:space="preserve">absolute </w:delText>
        </w:r>
      </w:del>
      <w:r w:rsidR="00A145AA">
        <w:rPr>
          <w:rFonts w:ascii="Cambria" w:hAnsi="Cambria"/>
          <w:sz w:val="28"/>
          <w:szCs w:val="28"/>
        </w:rPr>
        <w:t>kittens</w:t>
      </w:r>
      <w:r w:rsidR="008172F1">
        <w:rPr>
          <w:rFonts w:ascii="Cambria" w:hAnsi="Cambria"/>
          <w:sz w:val="28"/>
          <w:szCs w:val="28"/>
        </w:rPr>
        <w:t xml:space="preserve"> if she saw her</w:t>
      </w:r>
      <w:r w:rsidR="00A145AA">
        <w:rPr>
          <w:rFonts w:ascii="Cambria" w:hAnsi="Cambria"/>
          <w:sz w:val="28"/>
          <w:szCs w:val="28"/>
        </w:rPr>
        <w:t>. ‘It’s hideous.’</w:t>
      </w:r>
    </w:p>
    <w:p w14:paraId="5B631D1E" w14:textId="4D469127" w:rsidR="00A145AA" w:rsidRDefault="00A145AA" w:rsidP="00A145AA">
      <w:pPr>
        <w:spacing w:line="360" w:lineRule="auto"/>
        <w:contextualSpacing/>
        <w:rPr>
          <w:rFonts w:ascii="Cambria" w:hAnsi="Cambria"/>
          <w:sz w:val="28"/>
          <w:szCs w:val="28"/>
        </w:rPr>
      </w:pPr>
      <w:r>
        <w:rPr>
          <w:rFonts w:ascii="Cambria" w:hAnsi="Cambria"/>
          <w:sz w:val="28"/>
          <w:szCs w:val="28"/>
        </w:rPr>
        <w:tab/>
        <w:t>‘</w:t>
      </w:r>
      <w:r w:rsidR="00E873AC">
        <w:rPr>
          <w:rFonts w:ascii="Cambria" w:hAnsi="Cambria"/>
          <w:sz w:val="28"/>
          <w:szCs w:val="28"/>
        </w:rPr>
        <w:t xml:space="preserve">Have you seen </w:t>
      </w:r>
      <w:r>
        <w:rPr>
          <w:rFonts w:ascii="Cambria" w:hAnsi="Cambria"/>
          <w:sz w:val="28"/>
          <w:szCs w:val="28"/>
        </w:rPr>
        <w:t>it</w:t>
      </w:r>
      <w:r w:rsidR="00E873AC">
        <w:rPr>
          <w:rFonts w:ascii="Cambria" w:hAnsi="Cambria"/>
          <w:sz w:val="28"/>
          <w:szCs w:val="28"/>
        </w:rPr>
        <w:t xml:space="preserve"> before</w:t>
      </w:r>
      <w:r>
        <w:rPr>
          <w:rFonts w:ascii="Cambria" w:hAnsi="Cambria"/>
          <w:sz w:val="28"/>
          <w:szCs w:val="28"/>
        </w:rPr>
        <w:t xml:space="preserve">?’ </w:t>
      </w:r>
      <w:r w:rsidR="003F46AD">
        <w:rPr>
          <w:rFonts w:ascii="Cambria" w:hAnsi="Cambria"/>
          <w:sz w:val="28"/>
          <w:szCs w:val="28"/>
        </w:rPr>
        <w:t>Addo</w:t>
      </w:r>
      <w:r>
        <w:rPr>
          <w:rFonts w:ascii="Cambria" w:hAnsi="Cambria"/>
          <w:sz w:val="28"/>
          <w:szCs w:val="28"/>
        </w:rPr>
        <w:t xml:space="preserve"> was trying </w:t>
      </w:r>
      <w:del w:id="9297" w:author="Daisy Watt" w:date="2026-06-22T11:06:00Z" w16du:dateUtc="2026-06-22T09:06:00Z">
        <w:r w:rsidR="00C4088B">
          <w:rPr>
            <w:rFonts w:ascii="Cambria" w:hAnsi="Cambria"/>
            <w:sz w:val="28"/>
            <w:szCs w:val="28"/>
          </w:rPr>
          <w:delText>-</w:delText>
        </w:r>
      </w:del>
      <w:ins w:id="9298" w:author="Daisy Watt" w:date="2026-06-22T11:06:00Z" w16du:dateUtc="2026-06-22T09:06:00Z">
        <w:r w:rsidR="00E77E7D">
          <w:rPr>
            <w:rFonts w:ascii="Cambria" w:hAnsi="Cambria"/>
            <w:sz w:val="28"/>
            <w:szCs w:val="28"/>
          </w:rPr>
          <w:t>–</w:t>
        </w:r>
      </w:ins>
      <w:r w:rsidR="00C4088B">
        <w:rPr>
          <w:rFonts w:ascii="Cambria" w:hAnsi="Cambria"/>
          <w:sz w:val="28"/>
          <w:szCs w:val="28"/>
        </w:rPr>
        <w:t xml:space="preserve"> </w:t>
      </w:r>
      <w:r>
        <w:rPr>
          <w:rFonts w:ascii="Cambria" w:hAnsi="Cambria"/>
          <w:sz w:val="28"/>
          <w:szCs w:val="28"/>
        </w:rPr>
        <w:t xml:space="preserve">and </w:t>
      </w:r>
      <w:r w:rsidR="00C4088B">
        <w:rPr>
          <w:rFonts w:ascii="Cambria" w:hAnsi="Cambria"/>
          <w:sz w:val="28"/>
          <w:szCs w:val="28"/>
        </w:rPr>
        <w:t xml:space="preserve">almost </w:t>
      </w:r>
      <w:r>
        <w:rPr>
          <w:rFonts w:ascii="Cambria" w:hAnsi="Cambria"/>
          <w:sz w:val="28"/>
          <w:szCs w:val="28"/>
        </w:rPr>
        <w:t>failing</w:t>
      </w:r>
      <w:r w:rsidR="00C4088B">
        <w:rPr>
          <w:rFonts w:ascii="Cambria" w:hAnsi="Cambria"/>
          <w:sz w:val="28"/>
          <w:szCs w:val="28"/>
        </w:rPr>
        <w:t xml:space="preserve"> </w:t>
      </w:r>
      <w:del w:id="9299" w:author="Daisy Watt" w:date="2026-06-22T11:06:00Z" w16du:dateUtc="2026-06-22T09:06:00Z">
        <w:r w:rsidR="00C4088B">
          <w:rPr>
            <w:rFonts w:ascii="Cambria" w:hAnsi="Cambria"/>
            <w:sz w:val="28"/>
            <w:szCs w:val="28"/>
          </w:rPr>
          <w:delText>-</w:delText>
        </w:r>
      </w:del>
      <w:ins w:id="9300" w:author="Daisy Watt" w:date="2026-06-22T11:06:00Z" w16du:dateUtc="2026-06-22T09:06:00Z">
        <w:r w:rsidR="009D218A">
          <w:rPr>
            <w:rFonts w:ascii="Cambria" w:hAnsi="Cambria"/>
            <w:sz w:val="28"/>
            <w:szCs w:val="28"/>
          </w:rPr>
          <w:t>–</w:t>
        </w:r>
      </w:ins>
      <w:r>
        <w:rPr>
          <w:rFonts w:ascii="Cambria" w:hAnsi="Cambria"/>
          <w:sz w:val="28"/>
          <w:szCs w:val="28"/>
        </w:rPr>
        <w:t xml:space="preserve"> to be patient.</w:t>
      </w:r>
    </w:p>
    <w:p w14:paraId="0460F60C" w14:textId="2F20FB80" w:rsidR="00A145AA" w:rsidRDefault="00A145AA" w:rsidP="00A145AA">
      <w:pPr>
        <w:spacing w:line="360" w:lineRule="auto"/>
        <w:contextualSpacing/>
        <w:rPr>
          <w:rFonts w:ascii="Cambria" w:hAnsi="Cambria"/>
          <w:sz w:val="28"/>
          <w:szCs w:val="28"/>
        </w:rPr>
      </w:pPr>
      <w:r>
        <w:rPr>
          <w:rFonts w:ascii="Cambria" w:hAnsi="Cambria"/>
          <w:sz w:val="28"/>
          <w:szCs w:val="28"/>
        </w:rPr>
        <w:tab/>
        <w:t>‘No</w:t>
      </w:r>
      <w:del w:id="9301" w:author="Daisy Watt" w:date="2026-06-22T11:06:00Z" w16du:dateUtc="2026-06-22T09:06:00Z">
        <w:r w:rsidR="00563830">
          <w:rPr>
            <w:rFonts w:ascii="Cambria" w:hAnsi="Cambria"/>
            <w:sz w:val="28"/>
            <w:szCs w:val="28"/>
          </w:rPr>
          <w:delText>,</w:delText>
        </w:r>
      </w:del>
      <w:ins w:id="9302" w:author="Daisy Watt" w:date="2026-06-22T11:06:00Z" w16du:dateUtc="2026-06-22T09:06:00Z">
        <w:r w:rsidR="009D218A">
          <w:rPr>
            <w:rFonts w:ascii="Cambria" w:hAnsi="Cambria"/>
            <w:sz w:val="28"/>
            <w:szCs w:val="28"/>
          </w:rPr>
          <w:t>.</w:t>
        </w:r>
      </w:ins>
      <w:r w:rsidR="00563830">
        <w:rPr>
          <w:rFonts w:ascii="Cambria" w:hAnsi="Cambria"/>
          <w:sz w:val="28"/>
          <w:szCs w:val="28"/>
        </w:rPr>
        <w:t xml:space="preserve">’ </w:t>
      </w:r>
      <w:del w:id="9303" w:author="Daisy Watt" w:date="2026-06-22T11:06:00Z" w16du:dateUtc="2026-06-22T09:06:00Z">
        <w:r w:rsidR="00563830" w:rsidDel="009D218A">
          <w:rPr>
            <w:rFonts w:ascii="Cambria" w:hAnsi="Cambria"/>
            <w:sz w:val="28"/>
            <w:szCs w:val="28"/>
          </w:rPr>
          <w:delText>s</w:delText>
        </w:r>
      </w:del>
      <w:ins w:id="9304" w:author="Daisy Watt" w:date="2026-06-22T11:06:00Z" w16du:dateUtc="2026-06-22T09:06:00Z">
        <w:r w:rsidR="009D218A">
          <w:rPr>
            <w:rFonts w:ascii="Cambria" w:hAnsi="Cambria"/>
            <w:sz w:val="28"/>
            <w:szCs w:val="28"/>
          </w:rPr>
          <w:t>S</w:t>
        </w:r>
      </w:ins>
      <w:r w:rsidR="00563830">
        <w:rPr>
          <w:rFonts w:ascii="Cambria" w:hAnsi="Cambria"/>
          <w:sz w:val="28"/>
          <w:szCs w:val="28"/>
        </w:rPr>
        <w:t>he frowned. ‘</w:t>
      </w:r>
      <w:r w:rsidR="00935FDF">
        <w:rPr>
          <w:rFonts w:ascii="Cambria" w:hAnsi="Cambria"/>
          <w:sz w:val="28"/>
          <w:szCs w:val="28"/>
        </w:rPr>
        <w:t>I don’t think so</w:t>
      </w:r>
      <w:del w:id="9305" w:author="Daisy Watt" w:date="2026-06-22T11:06:00Z" w16du:dateUtc="2026-06-22T09:06:00Z">
        <w:r w:rsidR="00935FDF">
          <w:rPr>
            <w:rFonts w:ascii="Cambria" w:hAnsi="Cambria"/>
            <w:sz w:val="28"/>
            <w:szCs w:val="28"/>
          </w:rPr>
          <w:delText>,</w:delText>
        </w:r>
      </w:del>
      <w:ins w:id="9306" w:author="Daisy Watt" w:date="2026-06-22T11:06:00Z" w16du:dateUtc="2026-06-22T09:06:00Z">
        <w:r w:rsidR="009D218A">
          <w:rPr>
            <w:rFonts w:ascii="Cambria" w:hAnsi="Cambria"/>
            <w:sz w:val="28"/>
            <w:szCs w:val="28"/>
          </w:rPr>
          <w:t>.</w:t>
        </w:r>
      </w:ins>
      <w:r w:rsidR="00935FDF">
        <w:rPr>
          <w:rFonts w:ascii="Cambria" w:hAnsi="Cambria"/>
          <w:sz w:val="28"/>
          <w:szCs w:val="28"/>
        </w:rPr>
        <w:t xml:space="preserve"> </w:t>
      </w:r>
      <w:del w:id="9307" w:author="Daisy Watt" w:date="2026-06-22T11:06:00Z" w16du:dateUtc="2026-06-22T09:06:00Z">
        <w:r w:rsidR="00935FDF" w:rsidDel="009D218A">
          <w:rPr>
            <w:rFonts w:ascii="Cambria" w:hAnsi="Cambria"/>
            <w:sz w:val="28"/>
            <w:szCs w:val="28"/>
          </w:rPr>
          <w:delText>w</w:delText>
        </w:r>
      </w:del>
      <w:ins w:id="9308" w:author="Daisy Watt" w:date="2026-06-22T11:06:00Z" w16du:dateUtc="2026-06-22T09:06:00Z">
        <w:r w:rsidR="009D218A">
          <w:rPr>
            <w:rFonts w:ascii="Cambria" w:hAnsi="Cambria"/>
            <w:sz w:val="28"/>
            <w:szCs w:val="28"/>
          </w:rPr>
          <w:t>W</w:t>
        </w:r>
      </w:ins>
      <w:r>
        <w:rPr>
          <w:rFonts w:ascii="Cambria" w:hAnsi="Cambria"/>
          <w:sz w:val="28"/>
          <w:szCs w:val="28"/>
        </w:rPr>
        <w:t>hy?’</w:t>
      </w:r>
    </w:p>
    <w:p w14:paraId="04FD333F" w14:textId="7A889FC3" w:rsidR="00A145AA" w:rsidRDefault="00A145AA" w:rsidP="00A145AA">
      <w:pPr>
        <w:spacing w:line="360" w:lineRule="auto"/>
        <w:contextualSpacing/>
        <w:rPr>
          <w:rFonts w:ascii="Cambria" w:hAnsi="Cambria"/>
          <w:sz w:val="28"/>
          <w:szCs w:val="28"/>
        </w:rPr>
      </w:pPr>
      <w:r>
        <w:rPr>
          <w:rFonts w:ascii="Cambria" w:hAnsi="Cambria"/>
          <w:sz w:val="28"/>
          <w:szCs w:val="28"/>
        </w:rPr>
        <w:tab/>
        <w:t>‘</w:t>
      </w:r>
      <w:r w:rsidR="00FC0C40">
        <w:rPr>
          <w:rFonts w:ascii="Cambria" w:hAnsi="Cambria"/>
          <w:sz w:val="28"/>
          <w:szCs w:val="28"/>
        </w:rPr>
        <w:t>Because i</w:t>
      </w:r>
      <w:r>
        <w:rPr>
          <w:rFonts w:ascii="Cambria" w:hAnsi="Cambria"/>
          <w:sz w:val="28"/>
          <w:szCs w:val="28"/>
        </w:rPr>
        <w:t xml:space="preserve">t was </w:t>
      </w:r>
      <w:ins w:id="9309" w:author="Daisy Watt" w:date="2026-06-22T11:06:00Z" w16du:dateUtc="2026-06-22T09:06:00Z">
        <w:r w:rsidR="009D218A">
          <w:rPr>
            <w:rFonts w:ascii="Cambria" w:hAnsi="Cambria"/>
            <w:sz w:val="28"/>
            <w:szCs w:val="28"/>
          </w:rPr>
          <w:t>a</w:t>
        </w:r>
      </w:ins>
      <w:r>
        <w:rPr>
          <w:rFonts w:ascii="Cambria" w:hAnsi="Cambria"/>
          <w:sz w:val="28"/>
          <w:szCs w:val="28"/>
        </w:rPr>
        <w:t>round Dex Harris’</w:t>
      </w:r>
      <w:del w:id="9310" w:author="Daisy Watt" w:date="2026-06-22T11:07:00Z" w16du:dateUtc="2026-06-22T09:07:00Z">
        <w:r>
          <w:rPr>
            <w:rFonts w:ascii="Cambria" w:hAnsi="Cambria"/>
            <w:sz w:val="28"/>
            <w:szCs w:val="28"/>
          </w:rPr>
          <w:delText>s</w:delText>
        </w:r>
      </w:del>
      <w:r>
        <w:rPr>
          <w:rFonts w:ascii="Cambria" w:hAnsi="Cambria"/>
          <w:sz w:val="28"/>
          <w:szCs w:val="28"/>
        </w:rPr>
        <w:t xml:space="preserve"> neck when he died.’ The policeman was b</w:t>
      </w:r>
      <w:r w:rsidR="00C4088B">
        <w:rPr>
          <w:rFonts w:ascii="Cambria" w:hAnsi="Cambria"/>
          <w:sz w:val="28"/>
          <w:szCs w:val="28"/>
        </w:rPr>
        <w:t>lunt</w:t>
      </w:r>
      <w:r>
        <w:rPr>
          <w:rFonts w:ascii="Cambria" w:hAnsi="Cambria"/>
          <w:sz w:val="28"/>
          <w:szCs w:val="28"/>
        </w:rPr>
        <w:t>.</w:t>
      </w:r>
      <w:r w:rsidR="00CA6CEE">
        <w:rPr>
          <w:rFonts w:ascii="Cambria" w:hAnsi="Cambria"/>
          <w:sz w:val="28"/>
          <w:szCs w:val="28"/>
        </w:rPr>
        <w:t xml:space="preserve"> </w:t>
      </w:r>
      <w:r>
        <w:rPr>
          <w:rFonts w:ascii="Cambria" w:hAnsi="Cambria"/>
          <w:sz w:val="28"/>
          <w:szCs w:val="28"/>
        </w:rPr>
        <w:t>‘</w:t>
      </w:r>
      <w:r w:rsidR="00CA6CEE">
        <w:rPr>
          <w:rFonts w:ascii="Cambria" w:hAnsi="Cambria"/>
          <w:sz w:val="28"/>
          <w:szCs w:val="28"/>
        </w:rPr>
        <w:t xml:space="preserve">And though </w:t>
      </w:r>
      <w:r>
        <w:rPr>
          <w:rFonts w:ascii="Cambria" w:hAnsi="Cambria"/>
          <w:sz w:val="28"/>
          <w:szCs w:val="28"/>
        </w:rPr>
        <w:t xml:space="preserve">you </w:t>
      </w:r>
      <w:r w:rsidR="00FC0C40">
        <w:rPr>
          <w:rFonts w:ascii="Cambria" w:hAnsi="Cambria"/>
          <w:sz w:val="28"/>
          <w:szCs w:val="28"/>
        </w:rPr>
        <w:t xml:space="preserve">say you </w:t>
      </w:r>
      <w:r>
        <w:rPr>
          <w:rFonts w:ascii="Cambria" w:hAnsi="Cambria"/>
          <w:sz w:val="28"/>
          <w:szCs w:val="28"/>
        </w:rPr>
        <w:t>don’t recognise</w:t>
      </w:r>
      <w:r w:rsidR="00CA6CEE">
        <w:rPr>
          <w:rFonts w:ascii="Cambria" w:hAnsi="Cambria"/>
          <w:sz w:val="28"/>
          <w:szCs w:val="28"/>
        </w:rPr>
        <w:t xml:space="preserve"> it</w:t>
      </w:r>
      <w:del w:id="9311" w:author="Daisy Watt" w:date="2026-06-22T11:07:00Z" w16du:dateUtc="2026-06-22T09:07:00Z">
        <w:r>
          <w:rPr>
            <w:rFonts w:ascii="Cambria" w:hAnsi="Cambria"/>
            <w:sz w:val="28"/>
            <w:szCs w:val="28"/>
          </w:rPr>
          <w:delText>,</w:delText>
        </w:r>
      </w:del>
      <w:ins w:id="9312" w:author="Daisy Watt" w:date="2026-06-22T11:07:00Z" w16du:dateUtc="2026-06-22T09:07:00Z">
        <w:r w:rsidR="008E4750">
          <w:rPr>
            <w:rFonts w:ascii="Cambria" w:hAnsi="Cambria"/>
            <w:sz w:val="28"/>
            <w:szCs w:val="28"/>
          </w:rPr>
          <w:t>…</w:t>
        </w:r>
      </w:ins>
      <w:r>
        <w:rPr>
          <w:rFonts w:ascii="Cambria" w:hAnsi="Cambria"/>
          <w:sz w:val="28"/>
          <w:szCs w:val="28"/>
        </w:rPr>
        <w:t xml:space="preserve">’ </w:t>
      </w:r>
      <w:del w:id="9313" w:author="Daisy Watt" w:date="2026-06-22T11:07:00Z" w16du:dateUtc="2026-06-22T09:07:00Z">
        <w:r w:rsidDel="00CF6BF5">
          <w:rPr>
            <w:rFonts w:ascii="Cambria" w:hAnsi="Cambria"/>
            <w:sz w:val="28"/>
            <w:szCs w:val="28"/>
          </w:rPr>
          <w:delText>t</w:delText>
        </w:r>
      </w:del>
      <w:ins w:id="9314" w:author="Daisy Watt" w:date="2026-06-22T11:07:00Z" w16du:dateUtc="2026-06-22T09:07:00Z">
        <w:r w:rsidR="00CF6BF5">
          <w:rPr>
            <w:rFonts w:ascii="Cambria" w:hAnsi="Cambria"/>
            <w:sz w:val="28"/>
            <w:szCs w:val="28"/>
          </w:rPr>
          <w:t>T</w:t>
        </w:r>
      </w:ins>
      <w:r>
        <w:rPr>
          <w:rFonts w:ascii="Cambria" w:hAnsi="Cambria"/>
          <w:sz w:val="28"/>
          <w:szCs w:val="28"/>
        </w:rPr>
        <w:t xml:space="preserve">he man paused, </w:t>
      </w:r>
      <w:del w:id="9315" w:author="Claire S" w:date="2026-05-12T09:13:00Z" w16du:dateUtc="2026-05-12T08:13:00Z">
        <w:r w:rsidDel="005361D6">
          <w:rPr>
            <w:rFonts w:ascii="Cambria" w:hAnsi="Cambria"/>
            <w:sz w:val="28"/>
            <w:szCs w:val="28"/>
          </w:rPr>
          <w:delText xml:space="preserve">presumably </w:delText>
        </w:r>
      </w:del>
      <w:ins w:id="9316" w:author="Claire S" w:date="2026-05-12T09:13:00Z" w16du:dateUtc="2026-05-12T08:13:00Z">
        <w:r w:rsidR="005361D6">
          <w:rPr>
            <w:rFonts w:ascii="Cambria" w:hAnsi="Cambria"/>
            <w:sz w:val="28"/>
            <w:szCs w:val="28"/>
          </w:rPr>
          <w:t xml:space="preserve">maybe </w:t>
        </w:r>
      </w:ins>
      <w:r>
        <w:rPr>
          <w:rFonts w:ascii="Cambria" w:hAnsi="Cambria"/>
          <w:sz w:val="28"/>
          <w:szCs w:val="28"/>
        </w:rPr>
        <w:t>for dramatic effect. ‘</w:t>
      </w:r>
      <w:r w:rsidR="00FC0C40">
        <w:rPr>
          <w:rFonts w:ascii="Cambria" w:hAnsi="Cambria"/>
          <w:sz w:val="28"/>
          <w:szCs w:val="28"/>
        </w:rPr>
        <w:t>Y</w:t>
      </w:r>
      <w:r>
        <w:rPr>
          <w:rFonts w:ascii="Cambria" w:hAnsi="Cambria"/>
          <w:sz w:val="28"/>
          <w:szCs w:val="28"/>
        </w:rPr>
        <w:t>our initials</w:t>
      </w:r>
      <w:r w:rsidR="00FC0C40">
        <w:rPr>
          <w:rFonts w:ascii="Cambria" w:hAnsi="Cambria"/>
          <w:sz w:val="28"/>
          <w:szCs w:val="28"/>
        </w:rPr>
        <w:t xml:space="preserve"> are</w:t>
      </w:r>
      <w:r>
        <w:rPr>
          <w:rFonts w:ascii="Cambria" w:hAnsi="Cambria"/>
          <w:sz w:val="28"/>
          <w:szCs w:val="28"/>
        </w:rPr>
        <w:t xml:space="preserve"> sewn into the edge.’</w:t>
      </w:r>
    </w:p>
    <w:p w14:paraId="1A78C5B1" w14:textId="201F5E50" w:rsidR="00A145AA" w:rsidRDefault="00A145AA" w:rsidP="00A145AA">
      <w:pPr>
        <w:spacing w:line="360" w:lineRule="auto"/>
        <w:contextualSpacing/>
        <w:rPr>
          <w:rFonts w:ascii="Cambria" w:hAnsi="Cambria"/>
          <w:sz w:val="28"/>
          <w:szCs w:val="28"/>
        </w:rPr>
      </w:pPr>
      <w:r>
        <w:rPr>
          <w:rFonts w:ascii="Cambria" w:hAnsi="Cambria"/>
          <w:sz w:val="28"/>
          <w:szCs w:val="28"/>
        </w:rPr>
        <w:tab/>
      </w:r>
      <w:r w:rsidR="00C4088B">
        <w:rPr>
          <w:rFonts w:ascii="Cambria" w:hAnsi="Cambria"/>
          <w:sz w:val="28"/>
          <w:szCs w:val="28"/>
        </w:rPr>
        <w:t xml:space="preserve">‘Mine?’ </w:t>
      </w:r>
      <w:r w:rsidR="00CA6CEE">
        <w:rPr>
          <w:rFonts w:ascii="Cambria" w:hAnsi="Cambria"/>
          <w:sz w:val="28"/>
          <w:szCs w:val="28"/>
        </w:rPr>
        <w:t>Savannah snapped to attention. ‘</w:t>
      </w:r>
      <w:r w:rsidR="00C4088B">
        <w:rPr>
          <w:rFonts w:ascii="Cambria" w:hAnsi="Cambria"/>
          <w:sz w:val="28"/>
          <w:szCs w:val="28"/>
        </w:rPr>
        <w:t>But as</w:t>
      </w:r>
      <w:r w:rsidR="00FC0C40">
        <w:rPr>
          <w:rFonts w:ascii="Cambria" w:hAnsi="Cambria"/>
          <w:sz w:val="28"/>
          <w:szCs w:val="28"/>
        </w:rPr>
        <w:t xml:space="preserve"> I said, </w:t>
      </w:r>
      <w:r w:rsidR="00CA6CEE">
        <w:rPr>
          <w:rFonts w:ascii="Cambria" w:hAnsi="Cambria"/>
          <w:sz w:val="28"/>
          <w:szCs w:val="28"/>
        </w:rPr>
        <w:t xml:space="preserve">I’ve </w:t>
      </w:r>
      <w:r>
        <w:rPr>
          <w:rFonts w:ascii="Cambria" w:hAnsi="Cambria"/>
          <w:sz w:val="28"/>
          <w:szCs w:val="28"/>
        </w:rPr>
        <w:t>never seen it before.’</w:t>
      </w:r>
    </w:p>
    <w:p w14:paraId="094D321D" w14:textId="040E7155" w:rsidR="0030732B" w:rsidRDefault="00A23431" w:rsidP="00A23431">
      <w:pPr>
        <w:spacing w:line="360" w:lineRule="auto"/>
        <w:ind w:firstLine="720"/>
        <w:contextualSpacing/>
        <w:rPr>
          <w:rFonts w:ascii="Cambria" w:hAnsi="Cambria"/>
          <w:sz w:val="28"/>
          <w:szCs w:val="28"/>
        </w:rPr>
      </w:pPr>
      <w:r>
        <w:rPr>
          <w:rFonts w:ascii="Cambria" w:hAnsi="Cambria"/>
          <w:sz w:val="28"/>
          <w:szCs w:val="28"/>
        </w:rPr>
        <w:t>‘</w:t>
      </w:r>
      <w:r w:rsidR="00B63BEB">
        <w:rPr>
          <w:rFonts w:ascii="Cambria" w:hAnsi="Cambria"/>
          <w:sz w:val="28"/>
          <w:szCs w:val="28"/>
        </w:rPr>
        <w:t xml:space="preserve">Yes, I heard you.  </w:t>
      </w:r>
      <w:r w:rsidR="00FC0C40">
        <w:rPr>
          <w:rFonts w:ascii="Cambria" w:hAnsi="Cambria"/>
          <w:sz w:val="28"/>
          <w:szCs w:val="28"/>
        </w:rPr>
        <w:t>T</w:t>
      </w:r>
      <w:r w:rsidR="00CA6CEE">
        <w:rPr>
          <w:rFonts w:ascii="Cambria" w:hAnsi="Cambria"/>
          <w:sz w:val="28"/>
          <w:szCs w:val="28"/>
        </w:rPr>
        <w:t>he other thing is</w:t>
      </w:r>
      <w:del w:id="9317" w:author="Daisy Watt" w:date="2026-06-22T11:07:00Z" w16du:dateUtc="2026-06-22T09:07:00Z">
        <w:r w:rsidR="00A145AA">
          <w:rPr>
            <w:rFonts w:ascii="Cambria" w:hAnsi="Cambria"/>
            <w:sz w:val="28"/>
            <w:szCs w:val="28"/>
          </w:rPr>
          <w:delText>,</w:delText>
        </w:r>
      </w:del>
      <w:ins w:id="9318" w:author="Daisy Watt" w:date="2026-06-22T11:07:00Z" w16du:dateUtc="2026-06-22T09:07:00Z">
        <w:r w:rsidR="00FF593F">
          <w:rPr>
            <w:rFonts w:ascii="Cambria" w:hAnsi="Cambria"/>
            <w:sz w:val="28"/>
            <w:szCs w:val="28"/>
          </w:rPr>
          <w:t>…</w:t>
        </w:r>
      </w:ins>
      <w:r w:rsidR="00CA6CEE">
        <w:rPr>
          <w:rFonts w:ascii="Cambria" w:hAnsi="Cambria"/>
          <w:sz w:val="28"/>
          <w:szCs w:val="28"/>
        </w:rPr>
        <w:t xml:space="preserve">’ </w:t>
      </w:r>
      <w:r w:rsidR="003F46AD">
        <w:rPr>
          <w:rFonts w:ascii="Cambria" w:hAnsi="Cambria"/>
          <w:sz w:val="28"/>
          <w:szCs w:val="28"/>
        </w:rPr>
        <w:t>Addo</w:t>
      </w:r>
      <w:r w:rsidR="00CA6CEE">
        <w:rPr>
          <w:rFonts w:ascii="Cambria" w:hAnsi="Cambria"/>
          <w:sz w:val="28"/>
          <w:szCs w:val="28"/>
        </w:rPr>
        <w:t xml:space="preserve"> cleared his throat. ‘</w:t>
      </w:r>
      <w:r w:rsidR="0030732B">
        <w:rPr>
          <w:rFonts w:ascii="Cambria" w:hAnsi="Cambria"/>
          <w:sz w:val="28"/>
          <w:szCs w:val="28"/>
        </w:rPr>
        <w:t>W</w:t>
      </w:r>
      <w:r>
        <w:rPr>
          <w:rFonts w:ascii="Cambria" w:hAnsi="Cambria"/>
          <w:sz w:val="28"/>
          <w:szCs w:val="28"/>
        </w:rPr>
        <w:t>e understand you were with another man on Saturday night</w:t>
      </w:r>
      <w:r w:rsidR="0030732B">
        <w:rPr>
          <w:rFonts w:ascii="Cambria" w:hAnsi="Cambria"/>
          <w:sz w:val="28"/>
          <w:szCs w:val="28"/>
        </w:rPr>
        <w:t>.’</w:t>
      </w:r>
    </w:p>
    <w:p w14:paraId="624CAD0D" w14:textId="2FB2E960" w:rsidR="0030732B" w:rsidRDefault="009B2015" w:rsidP="00A23431">
      <w:pPr>
        <w:spacing w:line="360" w:lineRule="auto"/>
        <w:ind w:firstLine="720"/>
        <w:contextualSpacing/>
        <w:rPr>
          <w:rFonts w:ascii="Cambria" w:hAnsi="Cambria"/>
          <w:sz w:val="28"/>
          <w:szCs w:val="28"/>
        </w:rPr>
      </w:pPr>
      <w:r>
        <w:rPr>
          <w:rFonts w:ascii="Cambria" w:hAnsi="Cambria"/>
          <w:sz w:val="28"/>
          <w:szCs w:val="28"/>
        </w:rPr>
        <w:t>‘</w:t>
      </w:r>
      <w:r w:rsidR="00FB6FF9">
        <w:rPr>
          <w:rFonts w:ascii="Cambria" w:hAnsi="Cambria"/>
          <w:sz w:val="28"/>
          <w:szCs w:val="28"/>
        </w:rPr>
        <w:t>You knew</w:t>
      </w:r>
      <w:r>
        <w:rPr>
          <w:rFonts w:ascii="Cambria" w:hAnsi="Cambria"/>
          <w:sz w:val="28"/>
          <w:szCs w:val="28"/>
        </w:rPr>
        <w:t xml:space="preserve"> that</w:t>
      </w:r>
      <w:r w:rsidR="00FB6FF9">
        <w:rPr>
          <w:rFonts w:ascii="Cambria" w:hAnsi="Cambria"/>
          <w:sz w:val="28"/>
          <w:szCs w:val="28"/>
        </w:rPr>
        <w:t xml:space="preserve"> already</w:t>
      </w:r>
      <w:ins w:id="9319" w:author="Daisy Watt" w:date="2026-06-22T11:07:00Z" w16du:dateUtc="2026-06-22T09:07:00Z">
        <w:r w:rsidR="00C2096C">
          <w:rPr>
            <w:rFonts w:ascii="Cambria" w:hAnsi="Cambria"/>
            <w:sz w:val="28"/>
            <w:szCs w:val="28"/>
          </w:rPr>
          <w:t>,</w:t>
        </w:r>
      </w:ins>
      <w:r w:rsidR="00FB6FF9">
        <w:rPr>
          <w:rFonts w:ascii="Cambria" w:hAnsi="Cambria"/>
          <w:sz w:val="28"/>
          <w:szCs w:val="28"/>
        </w:rPr>
        <w:t xml:space="preserve"> though?</w:t>
      </w:r>
      <w:r w:rsidR="0030732B">
        <w:rPr>
          <w:rFonts w:ascii="Cambria" w:hAnsi="Cambria"/>
          <w:sz w:val="28"/>
          <w:szCs w:val="28"/>
        </w:rPr>
        <w:t>’ Savannah</w:t>
      </w:r>
      <w:r>
        <w:rPr>
          <w:rFonts w:ascii="Cambria" w:hAnsi="Cambria"/>
          <w:sz w:val="28"/>
          <w:szCs w:val="28"/>
        </w:rPr>
        <w:t xml:space="preserve">’s </w:t>
      </w:r>
      <w:r w:rsidR="00A437EE">
        <w:rPr>
          <w:rFonts w:ascii="Cambria" w:hAnsi="Cambria"/>
          <w:sz w:val="28"/>
          <w:szCs w:val="28"/>
        </w:rPr>
        <w:t>internal alarm was ringing. ‘I</w:t>
      </w:r>
      <w:r w:rsidR="0030732B">
        <w:rPr>
          <w:rFonts w:ascii="Cambria" w:hAnsi="Cambria"/>
          <w:sz w:val="28"/>
          <w:szCs w:val="28"/>
        </w:rPr>
        <w:t xml:space="preserve"> was entertaining Dex’s </w:t>
      </w:r>
      <w:r w:rsidR="00A437EE">
        <w:rPr>
          <w:rFonts w:ascii="Cambria" w:hAnsi="Cambria"/>
          <w:sz w:val="28"/>
          <w:szCs w:val="28"/>
        </w:rPr>
        <w:t xml:space="preserve">top author, </w:t>
      </w:r>
      <w:r w:rsidR="0030732B">
        <w:rPr>
          <w:rFonts w:ascii="Cambria" w:hAnsi="Cambria"/>
          <w:sz w:val="28"/>
          <w:szCs w:val="28"/>
        </w:rPr>
        <w:t>Jackson Rayne.</w:t>
      </w:r>
      <w:r w:rsidR="00FB6FF9">
        <w:rPr>
          <w:rFonts w:ascii="Cambria" w:hAnsi="Cambria"/>
          <w:sz w:val="28"/>
          <w:szCs w:val="28"/>
        </w:rPr>
        <w:t xml:space="preserve"> It was work.</w:t>
      </w:r>
      <w:r w:rsidR="00A437EE">
        <w:rPr>
          <w:rFonts w:ascii="Cambria" w:hAnsi="Cambria"/>
          <w:sz w:val="28"/>
          <w:szCs w:val="28"/>
        </w:rPr>
        <w:t>’</w:t>
      </w:r>
    </w:p>
    <w:p w14:paraId="2AD06FB9" w14:textId="77777777" w:rsidR="00B63BEB" w:rsidRDefault="00A437EE" w:rsidP="00B75014">
      <w:pPr>
        <w:spacing w:line="360" w:lineRule="auto"/>
        <w:ind w:firstLine="720"/>
        <w:contextualSpacing/>
        <w:rPr>
          <w:rFonts w:ascii="Cambria" w:hAnsi="Cambria"/>
          <w:sz w:val="28"/>
          <w:szCs w:val="28"/>
        </w:rPr>
      </w:pPr>
      <w:commentRangeStart w:id="9320"/>
      <w:commentRangeStart w:id="9321"/>
      <w:r>
        <w:rPr>
          <w:rFonts w:ascii="Cambria" w:hAnsi="Cambria"/>
          <w:sz w:val="28"/>
          <w:szCs w:val="28"/>
        </w:rPr>
        <w:t>‘Is that what you call it?’</w:t>
      </w:r>
      <w:r w:rsidR="00B63BEB">
        <w:rPr>
          <w:rFonts w:ascii="Cambria" w:hAnsi="Cambria"/>
          <w:sz w:val="28"/>
          <w:szCs w:val="28"/>
        </w:rPr>
        <w:t xml:space="preserve"> </w:t>
      </w:r>
      <w:commentRangeEnd w:id="9320"/>
      <w:r w:rsidR="00ED642D">
        <w:rPr>
          <w:rStyle w:val="CommentReference"/>
          <w:rFonts w:ascii="Cambria" w:hAnsi="Cambria"/>
          <w:sz w:val="28"/>
          <w:szCs w:val="28"/>
        </w:rPr>
        <w:commentReference w:id="9320"/>
      </w:r>
      <w:commentRangeEnd w:id="9321"/>
      <w:r w:rsidR="001D5A92">
        <w:rPr>
          <w:rStyle w:val="CommentReference"/>
          <w:rFonts w:ascii="Cambria" w:hAnsi="Cambria"/>
          <w:sz w:val="28"/>
          <w:szCs w:val="28"/>
        </w:rPr>
        <w:commentReference w:id="9321"/>
      </w:r>
    </w:p>
    <w:p w14:paraId="6B19778D" w14:textId="04793D11" w:rsidR="00E61750" w:rsidRDefault="00D5045D" w:rsidP="00B63BEB">
      <w:pPr>
        <w:spacing w:line="360" w:lineRule="auto"/>
        <w:ind w:firstLine="720"/>
        <w:contextualSpacing/>
        <w:rPr>
          <w:rFonts w:ascii="Cambria" w:hAnsi="Cambria"/>
          <w:sz w:val="28"/>
          <w:szCs w:val="28"/>
        </w:rPr>
      </w:pPr>
      <w:r>
        <w:rPr>
          <w:rFonts w:ascii="Cambria" w:hAnsi="Cambria"/>
          <w:sz w:val="28"/>
          <w:szCs w:val="28"/>
        </w:rPr>
        <w:t xml:space="preserve">Was </w:t>
      </w:r>
      <w:r w:rsidR="00E61750">
        <w:rPr>
          <w:rFonts w:ascii="Cambria" w:hAnsi="Cambria"/>
          <w:sz w:val="28"/>
          <w:szCs w:val="28"/>
        </w:rPr>
        <w:t>he trying to</w:t>
      </w:r>
      <w:r>
        <w:rPr>
          <w:rFonts w:ascii="Cambria" w:hAnsi="Cambria"/>
          <w:sz w:val="28"/>
          <w:szCs w:val="28"/>
        </w:rPr>
        <w:t xml:space="preserve"> be </w:t>
      </w:r>
      <w:r w:rsidR="00E61750">
        <w:rPr>
          <w:rFonts w:ascii="Cambria" w:hAnsi="Cambria"/>
          <w:sz w:val="28"/>
          <w:szCs w:val="28"/>
        </w:rPr>
        <w:t>funny</w:t>
      </w:r>
      <w:r>
        <w:rPr>
          <w:rFonts w:ascii="Cambria" w:hAnsi="Cambria"/>
          <w:sz w:val="28"/>
          <w:szCs w:val="28"/>
        </w:rPr>
        <w:t>?</w:t>
      </w:r>
      <w:r w:rsidR="00B63BEB">
        <w:rPr>
          <w:rFonts w:ascii="Cambria" w:hAnsi="Cambria"/>
          <w:sz w:val="28"/>
          <w:szCs w:val="28"/>
        </w:rPr>
        <w:t xml:space="preserve"> </w:t>
      </w:r>
      <w:r>
        <w:rPr>
          <w:rFonts w:ascii="Cambria" w:hAnsi="Cambria"/>
          <w:sz w:val="28"/>
          <w:szCs w:val="28"/>
        </w:rPr>
        <w:t>B</w:t>
      </w:r>
      <w:r w:rsidR="00B63BEB">
        <w:rPr>
          <w:rFonts w:ascii="Cambria" w:hAnsi="Cambria"/>
          <w:sz w:val="28"/>
          <w:szCs w:val="28"/>
        </w:rPr>
        <w:t>ut the man was</w:t>
      </w:r>
      <w:r w:rsidR="00FB6FF9">
        <w:rPr>
          <w:rFonts w:ascii="Cambria" w:hAnsi="Cambria"/>
          <w:sz w:val="28"/>
          <w:szCs w:val="28"/>
        </w:rPr>
        <w:t xml:space="preserve"> </w:t>
      </w:r>
      <w:del w:id="9322" w:author="Daisy Watt" w:date="2026-06-22T11:08:00Z" w16du:dateUtc="2026-06-22T09:08:00Z">
        <w:r w:rsidR="00FB6FF9">
          <w:rPr>
            <w:rFonts w:ascii="Cambria" w:hAnsi="Cambria"/>
            <w:sz w:val="28"/>
            <w:szCs w:val="28"/>
          </w:rPr>
          <w:delText>still</w:delText>
        </w:r>
        <w:r w:rsidR="00B63BEB">
          <w:rPr>
            <w:rFonts w:ascii="Cambria" w:hAnsi="Cambria"/>
            <w:sz w:val="28"/>
            <w:szCs w:val="28"/>
          </w:rPr>
          <w:delText xml:space="preserve"> </w:delText>
        </w:r>
      </w:del>
      <w:r w:rsidR="00B63BEB">
        <w:rPr>
          <w:rFonts w:ascii="Cambria" w:hAnsi="Cambria"/>
          <w:sz w:val="28"/>
          <w:szCs w:val="28"/>
        </w:rPr>
        <w:t xml:space="preserve">stony-faced. </w:t>
      </w:r>
    </w:p>
    <w:p w14:paraId="63EEF497" w14:textId="0FF8B8B9" w:rsidR="00EA4B75" w:rsidRDefault="009B2015" w:rsidP="00B63BEB">
      <w:pPr>
        <w:spacing w:line="360" w:lineRule="auto"/>
        <w:ind w:firstLine="720"/>
        <w:contextualSpacing/>
        <w:rPr>
          <w:rFonts w:ascii="Cambria" w:hAnsi="Cambria"/>
          <w:sz w:val="28"/>
          <w:szCs w:val="28"/>
        </w:rPr>
      </w:pPr>
      <w:r>
        <w:rPr>
          <w:rFonts w:ascii="Cambria" w:hAnsi="Cambria"/>
          <w:sz w:val="28"/>
          <w:szCs w:val="28"/>
        </w:rPr>
        <w:t>‘</w:t>
      </w:r>
      <w:r w:rsidR="00B63BEB">
        <w:rPr>
          <w:rFonts w:ascii="Cambria" w:hAnsi="Cambria"/>
          <w:sz w:val="28"/>
          <w:szCs w:val="28"/>
        </w:rPr>
        <w:t>Y</w:t>
      </w:r>
      <w:r>
        <w:rPr>
          <w:rFonts w:ascii="Cambria" w:hAnsi="Cambria"/>
          <w:sz w:val="28"/>
          <w:szCs w:val="28"/>
        </w:rPr>
        <w:t xml:space="preserve">es, </w:t>
      </w:r>
      <w:r w:rsidR="00B63BEB">
        <w:rPr>
          <w:rFonts w:ascii="Cambria" w:hAnsi="Cambria"/>
          <w:sz w:val="28"/>
          <w:szCs w:val="28"/>
        </w:rPr>
        <w:t xml:space="preserve">I </w:t>
      </w:r>
      <w:ins w:id="9323" w:author="Claire S" w:date="2026-05-12T09:13:00Z" w16du:dateUtc="2026-05-12T08:13:00Z">
        <w:r w:rsidR="00C446CF">
          <w:rPr>
            <w:rFonts w:ascii="Cambria" w:hAnsi="Cambria"/>
            <w:sz w:val="28"/>
            <w:szCs w:val="28"/>
          </w:rPr>
          <w:t xml:space="preserve">do </w:t>
        </w:r>
      </w:ins>
      <w:r w:rsidR="00B63BEB">
        <w:rPr>
          <w:rFonts w:ascii="Cambria" w:hAnsi="Cambria"/>
          <w:sz w:val="28"/>
          <w:szCs w:val="28"/>
        </w:rPr>
        <w:t>call it</w:t>
      </w:r>
      <w:r>
        <w:rPr>
          <w:rFonts w:ascii="Cambria" w:hAnsi="Cambria"/>
          <w:sz w:val="28"/>
          <w:szCs w:val="28"/>
        </w:rPr>
        <w:t xml:space="preserve"> work</w:t>
      </w:r>
      <w:r w:rsidR="00D84FE2">
        <w:rPr>
          <w:rFonts w:ascii="Cambria" w:hAnsi="Cambria"/>
          <w:sz w:val="28"/>
          <w:szCs w:val="28"/>
        </w:rPr>
        <w:t xml:space="preserve">.’ </w:t>
      </w:r>
      <w:r w:rsidR="00D975A4" w:rsidRPr="00E30AFF">
        <w:rPr>
          <w:rFonts w:ascii="Cambria" w:hAnsi="Cambria"/>
          <w:i/>
          <w:sz w:val="28"/>
          <w:szCs w:val="28"/>
          <w:rPrChange w:id="9324" w:author="Daisy Watt" w:date="2026-06-23T12:42:00Z" w16du:dateUtc="2026-06-23T10:42:00Z">
            <w:rPr>
              <w:rFonts w:ascii="Cambria" w:hAnsi="Cambria"/>
              <w:sz w:val="28"/>
              <w:szCs w:val="28"/>
            </w:rPr>
          </w:rPrChange>
        </w:rPr>
        <w:t>Please God</w:t>
      </w:r>
      <w:r w:rsidR="00E61750" w:rsidRPr="00E30AFF">
        <w:rPr>
          <w:rFonts w:ascii="Cambria" w:hAnsi="Cambria"/>
          <w:i/>
          <w:sz w:val="28"/>
          <w:szCs w:val="28"/>
          <w:rPrChange w:id="9325" w:author="Daisy Watt" w:date="2026-06-23T12:42:00Z" w16du:dateUtc="2026-06-23T10:42:00Z">
            <w:rPr>
              <w:rFonts w:ascii="Cambria" w:hAnsi="Cambria"/>
              <w:sz w:val="28"/>
              <w:szCs w:val="28"/>
            </w:rPr>
          </w:rPrChange>
        </w:rPr>
        <w:t>,</w:t>
      </w:r>
      <w:r w:rsidR="00BE01AF" w:rsidRPr="00E30AFF">
        <w:rPr>
          <w:rFonts w:ascii="Cambria" w:hAnsi="Cambria"/>
          <w:i/>
          <w:sz w:val="28"/>
          <w:szCs w:val="28"/>
          <w:rPrChange w:id="9326" w:author="Daisy Watt" w:date="2026-06-23T12:42:00Z" w16du:dateUtc="2026-06-23T10:42:00Z">
            <w:rPr>
              <w:rFonts w:ascii="Cambria" w:hAnsi="Cambria"/>
              <w:sz w:val="28"/>
              <w:szCs w:val="28"/>
            </w:rPr>
          </w:rPrChange>
        </w:rPr>
        <w:t xml:space="preserve"> let</w:t>
      </w:r>
      <w:r w:rsidR="00D975A4" w:rsidRPr="00E30AFF">
        <w:rPr>
          <w:rFonts w:ascii="Cambria" w:hAnsi="Cambria"/>
          <w:i/>
          <w:sz w:val="28"/>
          <w:szCs w:val="28"/>
          <w:rPrChange w:id="9327" w:author="Daisy Watt" w:date="2026-06-23T12:42:00Z" w16du:dateUtc="2026-06-23T10:42:00Z">
            <w:rPr>
              <w:rFonts w:ascii="Cambria" w:hAnsi="Cambria"/>
              <w:sz w:val="28"/>
              <w:szCs w:val="28"/>
            </w:rPr>
          </w:rPrChange>
        </w:rPr>
        <w:t xml:space="preserve"> </w:t>
      </w:r>
      <w:r w:rsidR="00D84FE2" w:rsidRPr="00E30AFF">
        <w:rPr>
          <w:rFonts w:ascii="Cambria" w:hAnsi="Cambria"/>
          <w:i/>
          <w:sz w:val="28"/>
          <w:szCs w:val="28"/>
          <w:rPrChange w:id="9328" w:author="Daisy Watt" w:date="2026-06-23T12:42:00Z" w16du:dateUtc="2026-06-23T10:42:00Z">
            <w:rPr>
              <w:rFonts w:ascii="Cambria" w:hAnsi="Cambria"/>
              <w:sz w:val="28"/>
              <w:szCs w:val="28"/>
            </w:rPr>
          </w:rPrChange>
        </w:rPr>
        <w:t xml:space="preserve">the </w:t>
      </w:r>
      <w:r w:rsidR="00D975A4" w:rsidRPr="00E30AFF">
        <w:rPr>
          <w:rFonts w:ascii="Cambria" w:hAnsi="Cambria"/>
          <w:i/>
          <w:sz w:val="28"/>
          <w:szCs w:val="28"/>
          <w:rPrChange w:id="9329" w:author="Daisy Watt" w:date="2026-06-23T12:42:00Z" w16du:dateUtc="2026-06-23T10:42:00Z">
            <w:rPr>
              <w:rFonts w:ascii="Cambria" w:hAnsi="Cambria"/>
              <w:sz w:val="28"/>
              <w:szCs w:val="28"/>
            </w:rPr>
          </w:rPrChange>
        </w:rPr>
        <w:t xml:space="preserve">Langley </w:t>
      </w:r>
      <w:r w:rsidR="00D84FE2" w:rsidRPr="00E30AFF">
        <w:rPr>
          <w:rFonts w:ascii="Cambria" w:hAnsi="Cambria"/>
          <w:i/>
          <w:sz w:val="28"/>
          <w:szCs w:val="28"/>
          <w:rPrChange w:id="9330" w:author="Daisy Watt" w:date="2026-06-23T12:42:00Z" w16du:dateUtc="2026-06-23T10:42:00Z">
            <w:rPr>
              <w:rFonts w:ascii="Cambria" w:hAnsi="Cambria"/>
              <w:sz w:val="28"/>
              <w:szCs w:val="28"/>
            </w:rPr>
          </w:rPrChange>
        </w:rPr>
        <w:t>Head of Security ha</w:t>
      </w:r>
      <w:r w:rsidR="00BE01AF" w:rsidRPr="00E30AFF">
        <w:rPr>
          <w:rFonts w:ascii="Cambria" w:hAnsi="Cambria"/>
          <w:i/>
          <w:sz w:val="28"/>
          <w:szCs w:val="28"/>
          <w:rPrChange w:id="9331" w:author="Daisy Watt" w:date="2026-06-23T12:42:00Z" w16du:dateUtc="2026-06-23T10:42:00Z">
            <w:rPr>
              <w:rFonts w:ascii="Cambria" w:hAnsi="Cambria"/>
              <w:sz w:val="28"/>
              <w:szCs w:val="28"/>
            </w:rPr>
          </w:rPrChange>
        </w:rPr>
        <w:t>ve</w:t>
      </w:r>
      <w:r w:rsidR="00D84FE2" w:rsidRPr="00E30AFF">
        <w:rPr>
          <w:rFonts w:ascii="Cambria" w:hAnsi="Cambria"/>
          <w:i/>
          <w:sz w:val="28"/>
          <w:szCs w:val="28"/>
          <w:rPrChange w:id="9332" w:author="Daisy Watt" w:date="2026-06-23T12:42:00Z" w16du:dateUtc="2026-06-23T10:42:00Z">
            <w:rPr>
              <w:rFonts w:ascii="Cambria" w:hAnsi="Cambria"/>
              <w:sz w:val="28"/>
              <w:szCs w:val="28"/>
            </w:rPr>
          </w:rPrChange>
        </w:rPr>
        <w:t xml:space="preserve"> done his job</w:t>
      </w:r>
      <w:r w:rsidR="00E61750">
        <w:rPr>
          <w:rFonts w:ascii="Cambria" w:hAnsi="Cambria"/>
          <w:sz w:val="28"/>
          <w:szCs w:val="28"/>
        </w:rPr>
        <w:t>; though</w:t>
      </w:r>
      <w:r w:rsidR="00BE01AF">
        <w:rPr>
          <w:rFonts w:ascii="Cambria" w:hAnsi="Cambria"/>
          <w:sz w:val="28"/>
          <w:szCs w:val="28"/>
        </w:rPr>
        <w:t xml:space="preserve"> if t</w:t>
      </w:r>
      <w:r w:rsidR="00D84FE2">
        <w:rPr>
          <w:rFonts w:ascii="Cambria" w:hAnsi="Cambria"/>
          <w:sz w:val="28"/>
          <w:szCs w:val="28"/>
        </w:rPr>
        <w:t>hese two</w:t>
      </w:r>
      <w:r w:rsidR="00BE01AF">
        <w:rPr>
          <w:rFonts w:ascii="Cambria" w:hAnsi="Cambria"/>
          <w:sz w:val="28"/>
          <w:szCs w:val="28"/>
        </w:rPr>
        <w:t xml:space="preserve"> </w:t>
      </w:r>
      <w:del w:id="9333" w:author="Claire S" w:date="2026-07-22T18:00:00Z" w16du:dateUtc="2026-07-22T17:00:00Z">
        <w:r w:rsidR="00BE01AF" w:rsidRPr="000112E3" w:rsidDel="0056754D">
          <w:rPr>
            <w:rFonts w:ascii="Cambria" w:hAnsi="Cambria"/>
            <w:sz w:val="28"/>
            <w:szCs w:val="28"/>
            <w:highlight w:val="green"/>
            <w:rPrChange w:id="9334" w:author="Daisy Watt" w:date="2026-06-23T12:42:00Z" w16du:dateUtc="2026-06-23T10:42:00Z">
              <w:rPr>
                <w:rFonts w:ascii="Cambria" w:hAnsi="Cambria"/>
                <w:sz w:val="28"/>
                <w:szCs w:val="28"/>
              </w:rPr>
            </w:rPrChange>
          </w:rPr>
          <w:delText>jokers</w:delText>
        </w:r>
        <w:r w:rsidR="00D84FE2" w:rsidDel="0056754D">
          <w:rPr>
            <w:rFonts w:ascii="Cambria" w:hAnsi="Cambria"/>
            <w:sz w:val="28"/>
            <w:szCs w:val="28"/>
          </w:rPr>
          <w:delText xml:space="preserve"> </w:delText>
        </w:r>
      </w:del>
      <w:ins w:id="9335" w:author="Claire S" w:date="2026-07-22T18:00:00Z" w16du:dateUtc="2026-07-22T17:00:00Z">
        <w:r w:rsidR="0056754D">
          <w:rPr>
            <w:rFonts w:ascii="Cambria" w:hAnsi="Cambria"/>
            <w:sz w:val="28"/>
            <w:szCs w:val="28"/>
          </w:rPr>
          <w:t xml:space="preserve">idiots </w:t>
        </w:r>
      </w:ins>
      <w:r w:rsidR="00D84FE2">
        <w:rPr>
          <w:rFonts w:ascii="Cambria" w:hAnsi="Cambria"/>
          <w:sz w:val="28"/>
          <w:szCs w:val="28"/>
        </w:rPr>
        <w:t xml:space="preserve">had seen her </w:t>
      </w:r>
      <w:del w:id="9336" w:author="Claire S" w:date="2026-05-12T09:13:00Z" w16du:dateUtc="2026-05-12T08:13:00Z">
        <w:r w:rsidR="00D975A4" w:rsidDel="00C446CF">
          <w:rPr>
            <w:rFonts w:ascii="Cambria" w:hAnsi="Cambria"/>
            <w:sz w:val="28"/>
            <w:szCs w:val="28"/>
          </w:rPr>
          <w:delText>at it</w:delText>
        </w:r>
        <w:r w:rsidR="00D84FE2" w:rsidDel="00C446CF">
          <w:rPr>
            <w:rFonts w:ascii="Cambria" w:hAnsi="Cambria"/>
            <w:sz w:val="28"/>
            <w:szCs w:val="28"/>
          </w:rPr>
          <w:delText xml:space="preserve"> </w:delText>
        </w:r>
      </w:del>
      <w:r w:rsidR="00D84FE2">
        <w:rPr>
          <w:rFonts w:ascii="Cambria" w:hAnsi="Cambria"/>
          <w:sz w:val="28"/>
          <w:szCs w:val="28"/>
        </w:rPr>
        <w:t>on the boardroom table</w:t>
      </w:r>
      <w:r w:rsidR="00EA4B75">
        <w:rPr>
          <w:rFonts w:ascii="Cambria" w:hAnsi="Cambria"/>
          <w:sz w:val="28"/>
          <w:szCs w:val="28"/>
        </w:rPr>
        <w:t>, s</w:t>
      </w:r>
      <w:r w:rsidR="00D84FE2">
        <w:rPr>
          <w:rFonts w:ascii="Cambria" w:hAnsi="Cambria"/>
          <w:sz w:val="28"/>
          <w:szCs w:val="28"/>
        </w:rPr>
        <w:t>he</w:t>
      </w:r>
      <w:r w:rsidR="00E61750">
        <w:rPr>
          <w:rFonts w:ascii="Cambria" w:hAnsi="Cambria"/>
          <w:sz w:val="28"/>
          <w:szCs w:val="28"/>
        </w:rPr>
        <w:t>’d</w:t>
      </w:r>
      <w:r w:rsidR="00D84FE2">
        <w:rPr>
          <w:rFonts w:ascii="Cambria" w:hAnsi="Cambria"/>
          <w:sz w:val="28"/>
          <w:szCs w:val="28"/>
        </w:rPr>
        <w:t xml:space="preserve"> bet they’d got their rocks off</w:t>
      </w:r>
      <w:r w:rsidR="005A5DA3">
        <w:rPr>
          <w:rFonts w:ascii="Cambria" w:hAnsi="Cambria"/>
          <w:sz w:val="28"/>
          <w:szCs w:val="28"/>
        </w:rPr>
        <w:t xml:space="preserve">. </w:t>
      </w:r>
      <w:r w:rsidR="00217D2C">
        <w:rPr>
          <w:rFonts w:ascii="Cambria" w:hAnsi="Cambria"/>
          <w:sz w:val="28"/>
          <w:szCs w:val="28"/>
        </w:rPr>
        <w:t xml:space="preserve"> </w:t>
      </w:r>
      <w:r w:rsidR="00D84FE2">
        <w:rPr>
          <w:rFonts w:ascii="Cambria" w:hAnsi="Cambria"/>
          <w:sz w:val="28"/>
          <w:szCs w:val="28"/>
        </w:rPr>
        <w:t>She’d never had a sex</w:t>
      </w:r>
      <w:ins w:id="9337" w:author="Daisy Watt" w:date="2026-06-22T11:08:00Z" w16du:dateUtc="2026-06-22T09:08:00Z">
        <w:r w:rsidR="00190B94">
          <w:rPr>
            <w:rFonts w:ascii="Cambria" w:hAnsi="Cambria"/>
            <w:sz w:val="28"/>
            <w:szCs w:val="28"/>
          </w:rPr>
          <w:t xml:space="preserve"> </w:t>
        </w:r>
      </w:ins>
      <w:del w:id="9338" w:author="Daisy Watt" w:date="2026-06-22T11:08:00Z" w16du:dateUtc="2026-06-22T09:08:00Z">
        <w:r w:rsidR="00D84FE2">
          <w:rPr>
            <w:rFonts w:ascii="Cambria" w:hAnsi="Cambria"/>
            <w:sz w:val="28"/>
            <w:szCs w:val="28"/>
          </w:rPr>
          <w:delText>-</w:delText>
        </w:r>
      </w:del>
      <w:r w:rsidR="00D84FE2">
        <w:rPr>
          <w:rFonts w:ascii="Cambria" w:hAnsi="Cambria"/>
          <w:sz w:val="28"/>
          <w:szCs w:val="28"/>
        </w:rPr>
        <w:t xml:space="preserve">tape leaked, </w:t>
      </w:r>
      <w:del w:id="9339" w:author="Claire S" w:date="2026-05-12T09:13:00Z" w16du:dateUtc="2026-05-12T08:13:00Z">
        <w:r w:rsidR="005A5DA3" w:rsidDel="00223403">
          <w:rPr>
            <w:rFonts w:ascii="Cambria" w:hAnsi="Cambria"/>
            <w:sz w:val="28"/>
            <w:szCs w:val="28"/>
          </w:rPr>
          <w:delText xml:space="preserve">but </w:delText>
        </w:r>
      </w:del>
      <w:ins w:id="9340" w:author="Claire S" w:date="2026-05-12T09:13:00Z" w16du:dateUtc="2026-05-12T08:13:00Z">
        <w:r w:rsidR="00223403">
          <w:rPr>
            <w:rFonts w:ascii="Cambria" w:hAnsi="Cambria"/>
            <w:sz w:val="28"/>
            <w:szCs w:val="28"/>
          </w:rPr>
          <w:t xml:space="preserve">though </w:t>
        </w:r>
      </w:ins>
      <w:ins w:id="9341" w:author="Claire S" w:date="2026-05-12T09:14:00Z" w16du:dateUtc="2026-05-12T08:14:00Z">
        <w:r w:rsidR="00223403">
          <w:rPr>
            <w:rFonts w:ascii="Cambria" w:hAnsi="Cambria"/>
            <w:sz w:val="28"/>
            <w:szCs w:val="28"/>
          </w:rPr>
          <w:t>it might not be all bad;</w:t>
        </w:r>
      </w:ins>
      <w:ins w:id="9342" w:author="Claire S" w:date="2026-05-12T09:13:00Z" w16du:dateUtc="2026-05-12T08:13:00Z">
        <w:r w:rsidR="00223403">
          <w:rPr>
            <w:rFonts w:ascii="Cambria" w:hAnsi="Cambria"/>
            <w:sz w:val="28"/>
            <w:szCs w:val="28"/>
          </w:rPr>
          <w:t xml:space="preserve"> </w:t>
        </w:r>
      </w:ins>
      <w:r w:rsidR="007068B1">
        <w:rPr>
          <w:rFonts w:ascii="Cambria" w:hAnsi="Cambria"/>
          <w:sz w:val="28"/>
          <w:szCs w:val="28"/>
        </w:rPr>
        <w:t xml:space="preserve">her old pal </w:t>
      </w:r>
      <w:r w:rsidR="00D84FE2">
        <w:rPr>
          <w:rFonts w:ascii="Cambria" w:hAnsi="Cambria"/>
          <w:sz w:val="28"/>
          <w:szCs w:val="28"/>
        </w:rPr>
        <w:t xml:space="preserve">Paris Hilton’s </w:t>
      </w:r>
      <w:del w:id="9343" w:author="Claire S" w:date="2026-05-12T09:14:00Z" w16du:dateUtc="2026-05-12T08:14:00Z">
        <w:r w:rsidR="00D84FE2" w:rsidDel="00223403">
          <w:rPr>
            <w:rFonts w:ascii="Cambria" w:hAnsi="Cambria"/>
            <w:sz w:val="28"/>
            <w:szCs w:val="28"/>
          </w:rPr>
          <w:delText xml:space="preserve">had </w:delText>
        </w:r>
      </w:del>
      <w:ins w:id="9344" w:author="Claire S" w:date="2026-05-12T09:14:00Z" w16du:dateUtc="2026-05-12T08:14:00Z">
        <w:r w:rsidR="00223403">
          <w:rPr>
            <w:rFonts w:ascii="Cambria" w:hAnsi="Cambria"/>
            <w:sz w:val="28"/>
            <w:szCs w:val="28"/>
          </w:rPr>
          <w:t>did</w:t>
        </w:r>
      </w:ins>
      <w:del w:id="9345" w:author="Claire S" w:date="2026-05-12T09:14:00Z" w16du:dateUtc="2026-05-12T08:14:00Z">
        <w:r w:rsidR="00D84FE2" w:rsidDel="00223403">
          <w:rPr>
            <w:rFonts w:ascii="Cambria" w:hAnsi="Cambria"/>
            <w:sz w:val="28"/>
            <w:szCs w:val="28"/>
          </w:rPr>
          <w:delText>done</w:delText>
        </w:r>
      </w:del>
      <w:r w:rsidR="00D84FE2">
        <w:rPr>
          <w:rFonts w:ascii="Cambria" w:hAnsi="Cambria"/>
          <w:sz w:val="28"/>
          <w:szCs w:val="28"/>
        </w:rPr>
        <w:t xml:space="preserve"> wonders for her image</w:t>
      </w:r>
      <w:r w:rsidR="00F44EED">
        <w:rPr>
          <w:rFonts w:ascii="Cambria" w:hAnsi="Cambria"/>
          <w:sz w:val="28"/>
          <w:szCs w:val="28"/>
        </w:rPr>
        <w:t>..</w:t>
      </w:r>
      <w:r w:rsidR="005A5DA3">
        <w:rPr>
          <w:rFonts w:ascii="Cambria" w:hAnsi="Cambria"/>
          <w:sz w:val="28"/>
          <w:szCs w:val="28"/>
        </w:rPr>
        <w:t>.</w:t>
      </w:r>
      <w:r w:rsidR="00EA4B75">
        <w:rPr>
          <w:rFonts w:ascii="Cambria" w:hAnsi="Cambria"/>
          <w:sz w:val="28"/>
          <w:szCs w:val="28"/>
        </w:rPr>
        <w:t xml:space="preserve"> </w:t>
      </w:r>
    </w:p>
    <w:p w14:paraId="291EED60" w14:textId="25E240B5" w:rsidR="00EA4B75" w:rsidRDefault="00EA4B75" w:rsidP="00B63BEB">
      <w:pPr>
        <w:spacing w:line="360" w:lineRule="auto"/>
        <w:ind w:firstLine="720"/>
        <w:contextualSpacing/>
        <w:rPr>
          <w:rFonts w:ascii="Cambria" w:hAnsi="Cambria"/>
          <w:sz w:val="28"/>
          <w:szCs w:val="28"/>
        </w:rPr>
      </w:pPr>
      <w:r>
        <w:rPr>
          <w:rFonts w:ascii="Cambria" w:hAnsi="Cambria"/>
          <w:sz w:val="28"/>
          <w:szCs w:val="28"/>
        </w:rPr>
        <w:t>‘M</w:t>
      </w:r>
      <w:del w:id="9346" w:author="Claire S" w:date="2026-05-27T14:24:00Z" w16du:dateUtc="2026-05-27T13:24:00Z">
        <w:r w:rsidDel="006B1902">
          <w:rPr>
            <w:rFonts w:ascii="Cambria" w:hAnsi="Cambria"/>
            <w:sz w:val="28"/>
            <w:szCs w:val="28"/>
          </w:rPr>
          <w:delText>r</w:delText>
        </w:r>
      </w:del>
      <w:r>
        <w:rPr>
          <w:rFonts w:ascii="Cambria" w:hAnsi="Cambria"/>
          <w:sz w:val="28"/>
          <w:szCs w:val="28"/>
        </w:rPr>
        <w:t xml:space="preserve">s </w:t>
      </w:r>
      <w:del w:id="9347" w:author="Claire S" w:date="2026-06-03T19:25:00Z" w16du:dateUtc="2026-06-03T18:25:00Z">
        <w:r w:rsidDel="00FC76FA">
          <w:rPr>
            <w:rFonts w:ascii="Cambria" w:hAnsi="Cambria"/>
            <w:sz w:val="28"/>
            <w:szCs w:val="28"/>
          </w:rPr>
          <w:delText>Wexford-</w:delText>
        </w:r>
      </w:del>
      <w:r>
        <w:rPr>
          <w:rFonts w:ascii="Cambria" w:hAnsi="Cambria"/>
          <w:sz w:val="28"/>
          <w:szCs w:val="28"/>
        </w:rPr>
        <w:t>Langley?’</w:t>
      </w:r>
    </w:p>
    <w:p w14:paraId="3659CD8E" w14:textId="2D70F850" w:rsidR="009B2015" w:rsidRDefault="00EA4B75" w:rsidP="00B63BEB">
      <w:pPr>
        <w:spacing w:line="360" w:lineRule="auto"/>
        <w:ind w:firstLine="720"/>
        <w:contextualSpacing/>
        <w:rPr>
          <w:rFonts w:ascii="Cambria" w:hAnsi="Cambria"/>
          <w:sz w:val="28"/>
          <w:szCs w:val="28"/>
        </w:rPr>
      </w:pPr>
      <w:r>
        <w:rPr>
          <w:rFonts w:ascii="Cambria" w:hAnsi="Cambria"/>
          <w:sz w:val="28"/>
          <w:szCs w:val="28"/>
        </w:rPr>
        <w:t>‘Sorry</w:t>
      </w:r>
      <w:del w:id="9348" w:author="Daisy Watt" w:date="2026-06-22T11:08:00Z" w16du:dateUtc="2026-06-22T09:08:00Z">
        <w:r>
          <w:rPr>
            <w:rFonts w:ascii="Cambria" w:hAnsi="Cambria"/>
            <w:sz w:val="28"/>
            <w:szCs w:val="28"/>
          </w:rPr>
          <w:delText>,</w:delText>
        </w:r>
      </w:del>
      <w:ins w:id="9349" w:author="Daisy Watt" w:date="2026-06-22T11:08:00Z" w16du:dateUtc="2026-06-22T09:08:00Z">
        <w:r w:rsidR="0085374E">
          <w:rPr>
            <w:rFonts w:ascii="Cambria" w:hAnsi="Cambria"/>
            <w:sz w:val="28"/>
            <w:szCs w:val="28"/>
          </w:rPr>
          <w:t>.</w:t>
        </w:r>
      </w:ins>
      <w:r>
        <w:rPr>
          <w:rFonts w:ascii="Cambria" w:hAnsi="Cambria"/>
          <w:sz w:val="28"/>
          <w:szCs w:val="28"/>
        </w:rPr>
        <w:t xml:space="preserve">’ </w:t>
      </w:r>
      <w:r w:rsidR="00E61750">
        <w:rPr>
          <w:rFonts w:ascii="Cambria" w:hAnsi="Cambria"/>
          <w:sz w:val="28"/>
          <w:szCs w:val="28"/>
        </w:rPr>
        <w:t>Savannah</w:t>
      </w:r>
      <w:r>
        <w:rPr>
          <w:rFonts w:ascii="Cambria" w:hAnsi="Cambria"/>
          <w:sz w:val="28"/>
          <w:szCs w:val="28"/>
        </w:rPr>
        <w:t xml:space="preserve"> forced herself back to the moment.</w:t>
      </w:r>
      <w:r w:rsidR="00152FB7">
        <w:rPr>
          <w:rFonts w:ascii="Cambria" w:hAnsi="Cambria"/>
          <w:sz w:val="28"/>
          <w:szCs w:val="28"/>
        </w:rPr>
        <w:t xml:space="preserve"> ‘Jackson</w:t>
      </w:r>
      <w:r>
        <w:rPr>
          <w:rFonts w:ascii="Cambria" w:hAnsi="Cambria"/>
          <w:sz w:val="28"/>
          <w:szCs w:val="28"/>
        </w:rPr>
        <w:t xml:space="preserve"> Rayne i</w:t>
      </w:r>
      <w:r w:rsidR="009B2015">
        <w:rPr>
          <w:rFonts w:ascii="Cambria" w:hAnsi="Cambria"/>
          <w:sz w:val="28"/>
          <w:szCs w:val="28"/>
        </w:rPr>
        <w:t>s one of Langley &amp; Co</w:t>
      </w:r>
      <w:ins w:id="9350" w:author="Daisy Watt" w:date="2026-06-22T11:08:00Z" w16du:dateUtc="2026-06-22T09:08:00Z">
        <w:r w:rsidR="00EA6409">
          <w:rPr>
            <w:rFonts w:ascii="Cambria" w:hAnsi="Cambria"/>
            <w:sz w:val="28"/>
            <w:szCs w:val="28"/>
          </w:rPr>
          <w:t>.’s</w:t>
        </w:r>
      </w:ins>
      <w:del w:id="9351" w:author="Daisy Watt" w:date="2026-06-22T11:08:00Z" w16du:dateUtc="2026-06-22T09:08:00Z">
        <w:r w:rsidR="009B2015" w:rsidDel="00EA6409">
          <w:rPr>
            <w:rFonts w:ascii="Cambria" w:hAnsi="Cambria"/>
            <w:sz w:val="28"/>
            <w:szCs w:val="28"/>
          </w:rPr>
          <w:delText>’s</w:delText>
        </w:r>
      </w:del>
      <w:r w:rsidR="009B2015">
        <w:rPr>
          <w:rFonts w:ascii="Cambria" w:hAnsi="Cambria"/>
          <w:sz w:val="28"/>
          <w:szCs w:val="28"/>
        </w:rPr>
        <w:t xml:space="preserve"> most prized assets</w:t>
      </w:r>
      <w:r>
        <w:rPr>
          <w:rFonts w:ascii="Cambria" w:hAnsi="Cambria"/>
          <w:sz w:val="28"/>
          <w:szCs w:val="28"/>
        </w:rPr>
        <w:t xml:space="preserve">, </w:t>
      </w:r>
      <w:r w:rsidR="007D1DB1">
        <w:rPr>
          <w:rFonts w:ascii="Cambria" w:hAnsi="Cambria"/>
          <w:sz w:val="28"/>
          <w:szCs w:val="28"/>
        </w:rPr>
        <w:t>so</w:t>
      </w:r>
      <w:r>
        <w:rPr>
          <w:rFonts w:ascii="Cambria" w:hAnsi="Cambria"/>
          <w:sz w:val="28"/>
          <w:szCs w:val="28"/>
        </w:rPr>
        <w:t xml:space="preserve"> we take good care of him</w:t>
      </w:r>
      <w:r w:rsidR="009B2015">
        <w:rPr>
          <w:rFonts w:ascii="Cambria" w:hAnsi="Cambria"/>
          <w:sz w:val="28"/>
          <w:szCs w:val="28"/>
        </w:rPr>
        <w:t>.’</w:t>
      </w:r>
    </w:p>
    <w:p w14:paraId="561AA8F8" w14:textId="7ADF4B73" w:rsidR="00A23431" w:rsidRDefault="00B75014" w:rsidP="00A23431">
      <w:pPr>
        <w:spacing w:line="360" w:lineRule="auto"/>
        <w:ind w:firstLine="720"/>
        <w:contextualSpacing/>
        <w:rPr>
          <w:rFonts w:ascii="Cambria" w:hAnsi="Cambria"/>
          <w:sz w:val="28"/>
          <w:szCs w:val="28"/>
        </w:rPr>
      </w:pPr>
      <w:r>
        <w:rPr>
          <w:rFonts w:ascii="Cambria" w:hAnsi="Cambria"/>
          <w:sz w:val="28"/>
          <w:szCs w:val="28"/>
        </w:rPr>
        <w:t>‘D</w:t>
      </w:r>
      <w:r w:rsidR="00A23431">
        <w:rPr>
          <w:rFonts w:ascii="Cambria" w:hAnsi="Cambria"/>
          <w:sz w:val="28"/>
          <w:szCs w:val="28"/>
        </w:rPr>
        <w:t>id the two of you have anything to do with Dex Harris’</w:t>
      </w:r>
      <w:del w:id="9352" w:author="Daisy Watt" w:date="2026-06-22T11:08:00Z" w16du:dateUtc="2026-06-22T09:08:00Z">
        <w:r w:rsidR="00A23431">
          <w:rPr>
            <w:rFonts w:ascii="Cambria" w:hAnsi="Cambria"/>
            <w:sz w:val="28"/>
            <w:szCs w:val="28"/>
          </w:rPr>
          <w:delText>s</w:delText>
        </w:r>
      </w:del>
      <w:r w:rsidR="00A23431">
        <w:rPr>
          <w:rFonts w:ascii="Cambria" w:hAnsi="Cambria"/>
          <w:sz w:val="28"/>
          <w:szCs w:val="28"/>
        </w:rPr>
        <w:t xml:space="preserve"> death?’</w:t>
      </w:r>
    </w:p>
    <w:p w14:paraId="2CF22676" w14:textId="132CAAE9" w:rsidR="00B75014" w:rsidRDefault="00966034" w:rsidP="00966034">
      <w:pPr>
        <w:spacing w:line="360" w:lineRule="auto"/>
        <w:ind w:firstLine="720"/>
        <w:contextualSpacing/>
        <w:rPr>
          <w:rFonts w:ascii="Cambria" w:hAnsi="Cambria"/>
          <w:sz w:val="28"/>
          <w:szCs w:val="28"/>
        </w:rPr>
      </w:pPr>
      <w:r>
        <w:rPr>
          <w:rFonts w:ascii="Cambria" w:hAnsi="Cambria"/>
          <w:sz w:val="28"/>
          <w:szCs w:val="28"/>
        </w:rPr>
        <w:t xml:space="preserve">‘Are </w:t>
      </w:r>
      <w:r w:rsidRPr="0056754D">
        <w:rPr>
          <w:rFonts w:ascii="Cambria" w:hAnsi="Cambria"/>
          <w:sz w:val="28"/>
          <w:szCs w:val="28"/>
        </w:rPr>
        <w:t xml:space="preserve">you joking?’ </w:t>
      </w:r>
      <w:del w:id="9353" w:author="Claire S" w:date="2026-07-22T18:08:00Z" w16du:dateUtc="2026-07-22T17:08:00Z">
        <w:r w:rsidR="00EA4B75" w:rsidRPr="0056754D" w:rsidDel="00692C8A">
          <w:rPr>
            <w:rFonts w:ascii="Cambria" w:hAnsi="Cambria"/>
            <w:sz w:val="28"/>
            <w:szCs w:val="28"/>
          </w:rPr>
          <w:delText>I</w:delText>
        </w:r>
        <w:r w:rsidR="00B75014" w:rsidRPr="0056754D" w:rsidDel="00692C8A">
          <w:rPr>
            <w:rFonts w:ascii="Cambria" w:hAnsi="Cambria"/>
            <w:sz w:val="28"/>
            <w:szCs w:val="28"/>
          </w:rPr>
          <w:delText>f he was</w:delText>
        </w:r>
      </w:del>
      <w:del w:id="9354" w:author="Claire S" w:date="2026-05-12T09:18:00Z" w16du:dateUtc="2026-05-12T08:18:00Z">
        <w:r w:rsidR="00B75014" w:rsidRPr="0056754D" w:rsidDel="002D5BE2">
          <w:rPr>
            <w:rFonts w:ascii="Cambria" w:hAnsi="Cambria"/>
            <w:sz w:val="28"/>
            <w:szCs w:val="28"/>
          </w:rPr>
          <w:delText xml:space="preserve">, </w:delText>
        </w:r>
        <w:r w:rsidR="00EA4B75" w:rsidRPr="0056754D" w:rsidDel="002D5BE2">
          <w:rPr>
            <w:rFonts w:ascii="Cambria" w:hAnsi="Cambria"/>
            <w:sz w:val="28"/>
            <w:szCs w:val="28"/>
          </w:rPr>
          <w:delText>though</w:delText>
        </w:r>
      </w:del>
      <w:del w:id="9355" w:author="Claire S" w:date="2026-07-22T18:08:00Z" w16du:dateUtc="2026-07-22T17:08:00Z">
        <w:r w:rsidR="00EA4B75" w:rsidRPr="0056754D" w:rsidDel="00692C8A">
          <w:rPr>
            <w:rFonts w:ascii="Cambria" w:hAnsi="Cambria"/>
            <w:sz w:val="28"/>
            <w:szCs w:val="28"/>
          </w:rPr>
          <w:delText xml:space="preserve">, </w:delText>
        </w:r>
        <w:r w:rsidR="00B75014" w:rsidRPr="0056754D" w:rsidDel="00692C8A">
          <w:rPr>
            <w:rFonts w:ascii="Cambria" w:hAnsi="Cambria"/>
            <w:sz w:val="28"/>
            <w:szCs w:val="28"/>
          </w:rPr>
          <w:delText>she</w:delText>
        </w:r>
      </w:del>
      <w:ins w:id="9356" w:author="Claire S" w:date="2026-07-22T18:08:00Z" w16du:dateUtc="2026-07-22T17:08:00Z">
        <w:r w:rsidR="00692C8A">
          <w:rPr>
            <w:rFonts w:ascii="Cambria" w:hAnsi="Cambria"/>
            <w:sz w:val="28"/>
            <w:szCs w:val="28"/>
          </w:rPr>
          <w:t xml:space="preserve">Though obviously it wasn’t the least bit </w:t>
        </w:r>
      </w:ins>
      <w:del w:id="9357" w:author="Claire S" w:date="2026-07-22T18:08:00Z" w16du:dateUtc="2026-07-22T17:08:00Z">
        <w:r w:rsidR="00EA4B75" w:rsidRPr="0056754D" w:rsidDel="00692C8A">
          <w:rPr>
            <w:rFonts w:ascii="Cambria" w:hAnsi="Cambria"/>
            <w:sz w:val="28"/>
            <w:szCs w:val="28"/>
          </w:rPr>
          <w:delText xml:space="preserve"> really</w:delText>
        </w:r>
        <w:r w:rsidR="00B75014" w:rsidRPr="0056754D" w:rsidDel="00692C8A">
          <w:rPr>
            <w:rFonts w:ascii="Cambria" w:hAnsi="Cambria"/>
            <w:sz w:val="28"/>
            <w:szCs w:val="28"/>
          </w:rPr>
          <w:delText xml:space="preserve"> wasn’t sure what </w:delText>
        </w:r>
      </w:del>
      <w:del w:id="9358" w:author="Claire S" w:date="2026-07-22T18:07:00Z" w16du:dateUtc="2026-07-22T17:07:00Z">
        <w:r w:rsidR="00B75014" w:rsidRPr="0056754D" w:rsidDel="00692C8A">
          <w:rPr>
            <w:rFonts w:ascii="Cambria" w:hAnsi="Cambria"/>
            <w:sz w:val="28"/>
            <w:szCs w:val="28"/>
          </w:rPr>
          <w:delText xml:space="preserve">the joke </w:delText>
        </w:r>
      </w:del>
      <w:del w:id="9359" w:author="Claire S" w:date="2026-07-22T18:08:00Z" w16du:dateUtc="2026-07-22T17:08:00Z">
        <w:r w:rsidR="00B75014" w:rsidRPr="0056754D" w:rsidDel="00692C8A">
          <w:rPr>
            <w:rFonts w:ascii="Cambria" w:hAnsi="Cambria"/>
            <w:sz w:val="28"/>
            <w:szCs w:val="28"/>
          </w:rPr>
          <w:delText>was</w:delText>
        </w:r>
      </w:del>
      <w:ins w:id="9360" w:author="Claire S" w:date="2026-07-22T18:07:00Z" w16du:dateUtc="2026-07-22T17:07:00Z">
        <w:r w:rsidR="00692C8A">
          <w:rPr>
            <w:rFonts w:ascii="Cambria" w:hAnsi="Cambria"/>
            <w:sz w:val="28"/>
            <w:szCs w:val="28"/>
          </w:rPr>
          <w:t>funny</w:t>
        </w:r>
      </w:ins>
      <w:ins w:id="9361" w:author="Claire S" w:date="2026-07-22T18:08:00Z" w16du:dateUtc="2026-07-22T17:08:00Z">
        <w:r w:rsidR="00692C8A">
          <w:rPr>
            <w:rFonts w:ascii="Cambria" w:hAnsi="Cambria"/>
            <w:sz w:val="28"/>
            <w:szCs w:val="28"/>
          </w:rPr>
          <w:t>.  Still, s</w:t>
        </w:r>
      </w:ins>
      <w:ins w:id="9362" w:author="Claire S" w:date="2026-05-12T09:18:00Z" w16du:dateUtc="2026-05-12T08:18:00Z">
        <w:r w:rsidR="001D5A92">
          <w:rPr>
            <w:rFonts w:ascii="Cambria" w:hAnsi="Cambria"/>
            <w:sz w:val="28"/>
            <w:szCs w:val="28"/>
          </w:rPr>
          <w:t xml:space="preserve">he gathered he hadn’t seen the footage; he’d </w:t>
        </w:r>
      </w:ins>
      <w:ins w:id="9363" w:author="Claire S" w:date="2026-06-03T19:27:00Z" w16du:dateUtc="2026-06-03T18:27:00Z">
        <w:r w:rsidR="009E59F5">
          <w:rPr>
            <w:rFonts w:ascii="Cambria" w:hAnsi="Cambria"/>
            <w:sz w:val="28"/>
            <w:szCs w:val="28"/>
          </w:rPr>
          <w:t xml:space="preserve">surely </w:t>
        </w:r>
      </w:ins>
      <w:ins w:id="9364" w:author="Claire S" w:date="2026-05-12T09:18:00Z" w16du:dateUtc="2026-05-12T08:18:00Z">
        <w:r w:rsidR="001D5A92">
          <w:rPr>
            <w:rFonts w:ascii="Cambria" w:hAnsi="Cambria"/>
            <w:sz w:val="28"/>
            <w:szCs w:val="28"/>
          </w:rPr>
          <w:t xml:space="preserve">have said </w:t>
        </w:r>
        <w:commentRangeStart w:id="9365"/>
        <w:commentRangeStart w:id="9366"/>
        <w:r w:rsidR="001D5A92">
          <w:rPr>
            <w:rFonts w:ascii="Cambria" w:hAnsi="Cambria"/>
            <w:sz w:val="28"/>
            <w:szCs w:val="28"/>
          </w:rPr>
          <w:t>so</w:t>
        </w:r>
      </w:ins>
      <w:commentRangeEnd w:id="9365"/>
      <w:r w:rsidR="001D5A92">
        <w:rPr>
          <w:rStyle w:val="CommentReference"/>
          <w:rFonts w:ascii="Cambria" w:hAnsi="Cambria"/>
          <w:sz w:val="28"/>
          <w:szCs w:val="28"/>
        </w:rPr>
        <w:commentReference w:id="9365"/>
      </w:r>
      <w:commentRangeEnd w:id="9366"/>
      <w:r w:rsidR="003844E7">
        <w:rPr>
          <w:rStyle w:val="CommentReference"/>
          <w:rFonts w:ascii="Cambria" w:hAnsi="Cambria"/>
          <w:sz w:val="28"/>
          <w:szCs w:val="28"/>
        </w:rPr>
        <w:commentReference w:id="9366"/>
      </w:r>
      <w:ins w:id="9367" w:author="Claire S" w:date="2026-05-12T09:18:00Z" w16du:dateUtc="2026-05-12T08:18:00Z">
        <w:r w:rsidR="001D5A92">
          <w:rPr>
            <w:rFonts w:ascii="Cambria" w:hAnsi="Cambria"/>
            <w:sz w:val="28"/>
            <w:szCs w:val="28"/>
          </w:rPr>
          <w:t>.</w:t>
        </w:r>
      </w:ins>
      <w:del w:id="9368" w:author="Claire S" w:date="2026-05-12T09:18:00Z" w16du:dateUtc="2026-05-12T08:18:00Z">
        <w:r w:rsidR="002A0F22" w:rsidDel="001D5A92">
          <w:rPr>
            <w:rFonts w:ascii="Cambria" w:hAnsi="Cambria"/>
            <w:sz w:val="28"/>
            <w:szCs w:val="28"/>
          </w:rPr>
          <w:delText>.</w:delText>
        </w:r>
      </w:del>
    </w:p>
    <w:p w14:paraId="57A1FDFC" w14:textId="394BBC33" w:rsidR="006E181B" w:rsidRDefault="006E181B" w:rsidP="00A23431">
      <w:pPr>
        <w:spacing w:line="360" w:lineRule="auto"/>
        <w:ind w:firstLine="720"/>
        <w:contextualSpacing/>
        <w:rPr>
          <w:rFonts w:ascii="Cambria" w:hAnsi="Cambria"/>
          <w:sz w:val="28"/>
          <w:szCs w:val="28"/>
        </w:rPr>
      </w:pPr>
      <w:r>
        <w:rPr>
          <w:rFonts w:ascii="Cambria" w:hAnsi="Cambria"/>
          <w:sz w:val="28"/>
          <w:szCs w:val="28"/>
        </w:rPr>
        <w:t>‘</w:t>
      </w:r>
      <w:r w:rsidR="00152FB7">
        <w:rPr>
          <w:rFonts w:ascii="Cambria" w:hAnsi="Cambria"/>
          <w:sz w:val="28"/>
          <w:szCs w:val="28"/>
        </w:rPr>
        <w:t>No</w:t>
      </w:r>
      <w:r w:rsidR="00EA4B75">
        <w:rPr>
          <w:rFonts w:ascii="Cambria" w:hAnsi="Cambria"/>
          <w:sz w:val="28"/>
          <w:szCs w:val="28"/>
        </w:rPr>
        <w:t>,</w:t>
      </w:r>
      <w:r w:rsidR="00152FB7">
        <w:rPr>
          <w:rFonts w:ascii="Cambria" w:hAnsi="Cambria"/>
          <w:sz w:val="28"/>
          <w:szCs w:val="28"/>
        </w:rPr>
        <w:t xml:space="preserve"> I’m deadly serious</w:t>
      </w:r>
      <w:r>
        <w:rPr>
          <w:rFonts w:ascii="Cambria" w:hAnsi="Cambria"/>
          <w:sz w:val="28"/>
          <w:szCs w:val="28"/>
        </w:rPr>
        <w:t>.’</w:t>
      </w:r>
      <w:r w:rsidR="00D975A4">
        <w:rPr>
          <w:rFonts w:ascii="Cambria" w:hAnsi="Cambria"/>
          <w:sz w:val="28"/>
          <w:szCs w:val="28"/>
        </w:rPr>
        <w:t xml:space="preserve"> Addo looked calm but sweaty</w:t>
      </w:r>
      <w:r w:rsidR="00E61750">
        <w:rPr>
          <w:rFonts w:ascii="Cambria" w:hAnsi="Cambria"/>
          <w:sz w:val="28"/>
          <w:szCs w:val="28"/>
        </w:rPr>
        <w:t>, probably because of the giant fire</w:t>
      </w:r>
      <w:r w:rsidR="007D1DB1">
        <w:rPr>
          <w:rFonts w:ascii="Cambria" w:hAnsi="Cambria"/>
          <w:sz w:val="28"/>
          <w:szCs w:val="28"/>
        </w:rPr>
        <w:t xml:space="preserve"> in the room</w:t>
      </w:r>
      <w:r w:rsidR="00D975A4">
        <w:rPr>
          <w:rFonts w:ascii="Cambria" w:hAnsi="Cambria"/>
          <w:sz w:val="28"/>
          <w:szCs w:val="28"/>
        </w:rPr>
        <w:t>.</w:t>
      </w:r>
    </w:p>
    <w:p w14:paraId="42171132" w14:textId="21D04D32" w:rsidR="004D18B6" w:rsidRDefault="009376A0" w:rsidP="004D18B6">
      <w:pPr>
        <w:spacing w:line="360" w:lineRule="auto"/>
        <w:ind w:firstLine="720"/>
        <w:contextualSpacing/>
        <w:rPr>
          <w:rFonts w:ascii="Cambria" w:hAnsi="Cambria"/>
          <w:sz w:val="28"/>
          <w:szCs w:val="28"/>
        </w:rPr>
      </w:pPr>
      <w:r>
        <w:rPr>
          <w:rFonts w:ascii="Cambria" w:hAnsi="Cambria"/>
          <w:sz w:val="28"/>
          <w:szCs w:val="28"/>
        </w:rPr>
        <w:t>‘</w:t>
      </w:r>
      <w:r w:rsidR="002A0F22">
        <w:rPr>
          <w:rFonts w:ascii="Cambria" w:hAnsi="Cambria"/>
          <w:sz w:val="28"/>
          <w:szCs w:val="28"/>
        </w:rPr>
        <w:t>So</w:t>
      </w:r>
      <w:r w:rsidR="0046792F">
        <w:rPr>
          <w:rFonts w:ascii="Cambria" w:hAnsi="Cambria"/>
          <w:sz w:val="28"/>
          <w:szCs w:val="28"/>
        </w:rPr>
        <w:t>,</w:t>
      </w:r>
      <w:r w:rsidR="002A0F22">
        <w:rPr>
          <w:rFonts w:ascii="Cambria" w:hAnsi="Cambria"/>
          <w:sz w:val="28"/>
          <w:szCs w:val="28"/>
        </w:rPr>
        <w:t xml:space="preserve"> hang o</w:t>
      </w:r>
      <w:ins w:id="9369" w:author="Daisy Watt" w:date="2026-06-22T11:09:00Z" w16du:dateUtc="2026-06-22T09:09:00Z">
        <w:r w:rsidR="002A0F22">
          <w:rPr>
            <w:rFonts w:ascii="Cambria" w:hAnsi="Cambria"/>
            <w:sz w:val="28"/>
            <w:szCs w:val="28"/>
          </w:rPr>
          <w:t>n</w:t>
        </w:r>
        <w:r w:rsidR="00E377AD">
          <w:rPr>
            <w:rFonts w:ascii="Cambria" w:hAnsi="Cambria"/>
            <w:sz w:val="28"/>
            <w:szCs w:val="28"/>
          </w:rPr>
          <w:t>…</w:t>
        </w:r>
      </w:ins>
      <w:del w:id="9370" w:author="Daisy Watt" w:date="2026-06-22T11:09:00Z" w16du:dateUtc="2026-06-22T09:09:00Z">
        <w:r w:rsidR="002A0F22" w:rsidDel="00E377AD">
          <w:rPr>
            <w:rFonts w:ascii="Cambria" w:hAnsi="Cambria"/>
            <w:sz w:val="28"/>
            <w:szCs w:val="28"/>
          </w:rPr>
          <w:delText>n</w:delText>
        </w:r>
        <w:r w:rsidR="002A0F22">
          <w:rPr>
            <w:rFonts w:ascii="Cambria" w:hAnsi="Cambria"/>
            <w:sz w:val="28"/>
            <w:szCs w:val="28"/>
          </w:rPr>
          <w:delText xml:space="preserve"> -</w:delText>
        </w:r>
      </w:del>
      <w:r>
        <w:rPr>
          <w:rFonts w:ascii="Cambria" w:hAnsi="Cambria"/>
          <w:sz w:val="28"/>
          <w:szCs w:val="28"/>
        </w:rPr>
        <w:t xml:space="preserve">’ </w:t>
      </w:r>
      <w:r w:rsidR="00364F40">
        <w:rPr>
          <w:rFonts w:ascii="Cambria" w:hAnsi="Cambria"/>
          <w:sz w:val="28"/>
          <w:szCs w:val="28"/>
        </w:rPr>
        <w:t xml:space="preserve">Strangely, now the cop had named his suspicion, </w:t>
      </w:r>
      <w:r w:rsidR="00E61750">
        <w:rPr>
          <w:rFonts w:ascii="Cambria" w:hAnsi="Cambria"/>
          <w:sz w:val="28"/>
          <w:szCs w:val="28"/>
        </w:rPr>
        <w:t xml:space="preserve">Savannah </w:t>
      </w:r>
      <w:r w:rsidR="00364F40">
        <w:rPr>
          <w:rFonts w:ascii="Cambria" w:hAnsi="Cambria"/>
          <w:sz w:val="28"/>
          <w:szCs w:val="28"/>
        </w:rPr>
        <w:t>felt a bit calmer</w:t>
      </w:r>
      <w:r w:rsidR="004D18B6">
        <w:rPr>
          <w:rFonts w:ascii="Cambria" w:hAnsi="Cambria"/>
          <w:sz w:val="28"/>
          <w:szCs w:val="28"/>
        </w:rPr>
        <w:t xml:space="preserve">. </w:t>
      </w:r>
      <w:r w:rsidR="002A0F22">
        <w:rPr>
          <w:rFonts w:ascii="Cambria" w:hAnsi="Cambria"/>
          <w:sz w:val="28"/>
          <w:szCs w:val="28"/>
        </w:rPr>
        <w:t xml:space="preserve">‘Are you accusing me of </w:t>
      </w:r>
      <w:r w:rsidR="00E61750">
        <w:rPr>
          <w:rFonts w:ascii="Cambria" w:hAnsi="Cambria"/>
          <w:sz w:val="28"/>
          <w:szCs w:val="28"/>
        </w:rPr>
        <w:t>something</w:t>
      </w:r>
      <w:r w:rsidR="002A0F22">
        <w:rPr>
          <w:rFonts w:ascii="Cambria" w:hAnsi="Cambria"/>
          <w:sz w:val="28"/>
          <w:szCs w:val="28"/>
        </w:rPr>
        <w:t>?’</w:t>
      </w:r>
      <w:r w:rsidR="0046792F">
        <w:rPr>
          <w:rFonts w:ascii="Cambria" w:hAnsi="Cambria"/>
          <w:sz w:val="28"/>
          <w:szCs w:val="28"/>
        </w:rPr>
        <w:t xml:space="preserve"> She stood to adjust the f</w:t>
      </w:r>
      <w:r w:rsidR="00356A47">
        <w:rPr>
          <w:rFonts w:ascii="Cambria" w:hAnsi="Cambria"/>
          <w:sz w:val="28"/>
          <w:szCs w:val="28"/>
        </w:rPr>
        <w:t>lames</w:t>
      </w:r>
      <w:r w:rsidR="0046792F">
        <w:rPr>
          <w:rFonts w:ascii="Cambria" w:hAnsi="Cambria"/>
          <w:sz w:val="28"/>
          <w:szCs w:val="28"/>
        </w:rPr>
        <w:t xml:space="preserve">, </w:t>
      </w:r>
      <w:del w:id="9371" w:author="Claire S" w:date="2026-05-12T09:14:00Z" w16du:dateUtc="2026-05-12T08:14:00Z">
        <w:r w:rsidR="0046792F" w:rsidDel="00223403">
          <w:rPr>
            <w:rFonts w:ascii="Cambria" w:hAnsi="Cambria"/>
            <w:sz w:val="28"/>
            <w:szCs w:val="28"/>
          </w:rPr>
          <w:delText xml:space="preserve">ensuring </w:delText>
        </w:r>
      </w:del>
      <w:ins w:id="9372" w:author="Claire S" w:date="2026-05-12T09:14:00Z" w16du:dateUtc="2026-05-12T08:14:00Z">
        <w:r w:rsidR="00223403">
          <w:rPr>
            <w:rFonts w:ascii="Cambria" w:hAnsi="Cambria"/>
            <w:sz w:val="28"/>
            <w:szCs w:val="28"/>
          </w:rPr>
          <w:t xml:space="preserve">allowing </w:t>
        </w:r>
      </w:ins>
      <w:r w:rsidR="0046792F">
        <w:rPr>
          <w:rFonts w:ascii="Cambria" w:hAnsi="Cambria"/>
          <w:sz w:val="28"/>
          <w:szCs w:val="28"/>
        </w:rPr>
        <w:t xml:space="preserve">her bare thigh </w:t>
      </w:r>
      <w:ins w:id="9373" w:author="Claire S" w:date="2026-05-12T09:14:00Z" w16du:dateUtc="2026-05-12T08:14:00Z">
        <w:r w:rsidR="00223403">
          <w:rPr>
            <w:rFonts w:ascii="Cambria" w:hAnsi="Cambria"/>
            <w:sz w:val="28"/>
            <w:szCs w:val="28"/>
          </w:rPr>
          <w:t xml:space="preserve">to </w:t>
        </w:r>
      </w:ins>
      <w:r w:rsidR="0046792F">
        <w:rPr>
          <w:rFonts w:ascii="Cambria" w:hAnsi="Cambria"/>
          <w:sz w:val="28"/>
          <w:szCs w:val="28"/>
        </w:rPr>
        <w:t>emerge</w:t>
      </w:r>
      <w:del w:id="9374" w:author="Claire S" w:date="2026-05-12T09:14:00Z" w16du:dateUtc="2026-05-12T08:14:00Z">
        <w:r w:rsidR="0046792F" w:rsidDel="00223403">
          <w:rPr>
            <w:rFonts w:ascii="Cambria" w:hAnsi="Cambria"/>
            <w:sz w:val="28"/>
            <w:szCs w:val="28"/>
          </w:rPr>
          <w:delText>d</w:delText>
        </w:r>
      </w:del>
      <w:r w:rsidR="0046792F">
        <w:rPr>
          <w:rFonts w:ascii="Cambria" w:hAnsi="Cambria"/>
          <w:sz w:val="28"/>
          <w:szCs w:val="28"/>
        </w:rPr>
        <w:t xml:space="preserve"> from the gown.</w:t>
      </w:r>
    </w:p>
    <w:p w14:paraId="28A20286" w14:textId="34411A77" w:rsidR="00A23431" w:rsidRDefault="00A23431" w:rsidP="00A23431">
      <w:pPr>
        <w:spacing w:line="360" w:lineRule="auto"/>
        <w:contextualSpacing/>
        <w:rPr>
          <w:rFonts w:ascii="Cambria" w:hAnsi="Cambria"/>
          <w:sz w:val="28"/>
          <w:szCs w:val="28"/>
        </w:rPr>
      </w:pPr>
      <w:r>
        <w:rPr>
          <w:rFonts w:ascii="Cambria" w:hAnsi="Cambria"/>
          <w:sz w:val="28"/>
          <w:szCs w:val="28"/>
        </w:rPr>
        <w:tab/>
        <w:t>‘Not yet</w:t>
      </w:r>
      <w:ins w:id="9375" w:author="Daisy Watt" w:date="2026-06-22T11:09:00Z" w16du:dateUtc="2026-06-22T09:09:00Z">
        <w:r w:rsidR="00E377AD">
          <w:rPr>
            <w:rFonts w:ascii="Cambria" w:hAnsi="Cambria"/>
            <w:sz w:val="28"/>
            <w:szCs w:val="28"/>
          </w:rPr>
          <w:t>,</w:t>
        </w:r>
      </w:ins>
      <w:r>
        <w:rPr>
          <w:rFonts w:ascii="Cambria" w:hAnsi="Cambria"/>
          <w:sz w:val="28"/>
          <w:szCs w:val="28"/>
        </w:rPr>
        <w:t xml:space="preserve"> no, M</w:t>
      </w:r>
      <w:del w:id="9376" w:author="Claire S" w:date="2026-05-27T14:25:00Z" w16du:dateUtc="2026-05-27T13:25:00Z">
        <w:r w:rsidDel="00211898">
          <w:rPr>
            <w:rFonts w:ascii="Cambria" w:hAnsi="Cambria"/>
            <w:sz w:val="28"/>
            <w:szCs w:val="28"/>
          </w:rPr>
          <w:delText>r</w:delText>
        </w:r>
      </w:del>
      <w:r>
        <w:rPr>
          <w:rFonts w:ascii="Cambria" w:hAnsi="Cambria"/>
          <w:sz w:val="28"/>
          <w:szCs w:val="28"/>
        </w:rPr>
        <w:t xml:space="preserve">s </w:t>
      </w:r>
      <w:del w:id="9377" w:author="Claire S" w:date="2026-06-03T19:25:00Z" w16du:dateUtc="2026-06-03T18:25:00Z">
        <w:r w:rsidDel="00FC76FA">
          <w:rPr>
            <w:rFonts w:ascii="Cambria" w:hAnsi="Cambria"/>
            <w:sz w:val="28"/>
            <w:szCs w:val="28"/>
          </w:rPr>
          <w:delText>Wexford-</w:delText>
        </w:r>
      </w:del>
      <w:r>
        <w:rPr>
          <w:rFonts w:ascii="Cambria" w:hAnsi="Cambria"/>
          <w:sz w:val="28"/>
          <w:szCs w:val="28"/>
        </w:rPr>
        <w:t>Langley,’</w:t>
      </w:r>
      <w:r w:rsidR="00D975A4">
        <w:rPr>
          <w:rFonts w:ascii="Cambria" w:hAnsi="Cambria"/>
          <w:sz w:val="28"/>
          <w:szCs w:val="28"/>
        </w:rPr>
        <w:t xml:space="preserve"> he </w:t>
      </w:r>
      <w:r w:rsidR="005E07FC">
        <w:rPr>
          <w:rFonts w:ascii="Cambria" w:hAnsi="Cambria"/>
          <w:sz w:val="28"/>
          <w:szCs w:val="28"/>
        </w:rPr>
        <w:t>said.</w:t>
      </w:r>
      <w:r>
        <w:rPr>
          <w:rFonts w:ascii="Cambria" w:hAnsi="Cambria"/>
          <w:sz w:val="28"/>
          <w:szCs w:val="28"/>
        </w:rPr>
        <w:t xml:space="preserve"> ‘But we’ve established your scarf </w:t>
      </w:r>
      <w:r w:rsidR="00152FB7">
        <w:rPr>
          <w:rFonts w:ascii="Cambria" w:hAnsi="Cambria"/>
          <w:sz w:val="28"/>
          <w:szCs w:val="28"/>
        </w:rPr>
        <w:t xml:space="preserve">was </w:t>
      </w:r>
      <w:r>
        <w:rPr>
          <w:rFonts w:ascii="Cambria" w:hAnsi="Cambria"/>
          <w:sz w:val="28"/>
          <w:szCs w:val="28"/>
        </w:rPr>
        <w:t>round his neck</w:t>
      </w:r>
      <w:ins w:id="9378" w:author="Daisy Watt" w:date="2026-06-22T11:09:00Z" w16du:dateUtc="2026-06-22T09:09:00Z">
        <w:r w:rsidR="00220980">
          <w:rPr>
            <w:rFonts w:ascii="Cambria" w:hAnsi="Cambria"/>
            <w:sz w:val="28"/>
            <w:szCs w:val="28"/>
          </w:rPr>
          <w:t>—</w:t>
        </w:r>
      </w:ins>
      <w:del w:id="9379" w:author="Daisy Watt" w:date="2026-06-22T11:09:00Z" w16du:dateUtc="2026-06-22T09:09:00Z">
        <w:r>
          <w:rPr>
            <w:rFonts w:ascii="Cambria" w:hAnsi="Cambria"/>
            <w:sz w:val="28"/>
            <w:szCs w:val="28"/>
          </w:rPr>
          <w:delText xml:space="preserve"> -</w:delText>
        </w:r>
      </w:del>
      <w:r>
        <w:rPr>
          <w:rFonts w:ascii="Cambria" w:hAnsi="Cambria"/>
          <w:sz w:val="28"/>
          <w:szCs w:val="28"/>
        </w:rPr>
        <w:t>’</w:t>
      </w:r>
    </w:p>
    <w:p w14:paraId="6A479E54" w14:textId="0C4EB332" w:rsidR="00A23431" w:rsidRDefault="00A23431" w:rsidP="00A23431">
      <w:pPr>
        <w:spacing w:line="360" w:lineRule="auto"/>
        <w:contextualSpacing/>
        <w:rPr>
          <w:rFonts w:ascii="Cambria" w:hAnsi="Cambria"/>
          <w:sz w:val="28"/>
          <w:szCs w:val="28"/>
        </w:rPr>
      </w:pPr>
      <w:r>
        <w:rPr>
          <w:rFonts w:ascii="Cambria" w:hAnsi="Cambria"/>
          <w:sz w:val="28"/>
          <w:szCs w:val="28"/>
        </w:rPr>
        <w:tab/>
        <w:t>‘</w:t>
      </w:r>
      <w:r w:rsidR="004D18B6">
        <w:rPr>
          <w:rFonts w:ascii="Cambria" w:hAnsi="Cambria"/>
          <w:sz w:val="28"/>
          <w:szCs w:val="28"/>
        </w:rPr>
        <w:t xml:space="preserve">My scarf? </w:t>
      </w:r>
      <w:r>
        <w:rPr>
          <w:rFonts w:ascii="Cambria" w:hAnsi="Cambria"/>
          <w:sz w:val="28"/>
          <w:szCs w:val="28"/>
        </w:rPr>
        <w:t xml:space="preserve">Do you seriously think I strung poor Dexy up?’ </w:t>
      </w:r>
      <w:r w:rsidR="00957510">
        <w:rPr>
          <w:rFonts w:ascii="Cambria" w:hAnsi="Cambria"/>
          <w:sz w:val="28"/>
          <w:szCs w:val="28"/>
        </w:rPr>
        <w:t xml:space="preserve">Her horror was genuine. </w:t>
      </w:r>
      <w:r>
        <w:rPr>
          <w:rFonts w:ascii="Cambria" w:hAnsi="Cambria"/>
          <w:sz w:val="28"/>
          <w:szCs w:val="28"/>
        </w:rPr>
        <w:t>‘That’s ridiculous! I mean, I’m strong</w:t>
      </w:r>
      <w:del w:id="9380" w:author="Daisy Watt" w:date="2026-06-22T11:10:00Z" w16du:dateUtc="2026-06-22T09:10:00Z">
        <w:r>
          <w:rPr>
            <w:rFonts w:ascii="Cambria" w:hAnsi="Cambria"/>
            <w:sz w:val="28"/>
            <w:szCs w:val="28"/>
          </w:rPr>
          <w:delText>,</w:delText>
        </w:r>
      </w:del>
      <w:ins w:id="9381" w:author="Daisy Watt" w:date="2026-06-22T11:10:00Z" w16du:dateUtc="2026-06-22T09:10:00Z">
        <w:r w:rsidR="006356AA">
          <w:rPr>
            <w:rFonts w:ascii="Cambria" w:hAnsi="Cambria"/>
            <w:sz w:val="28"/>
            <w:szCs w:val="28"/>
          </w:rPr>
          <w:t>—</w:t>
        </w:r>
      </w:ins>
      <w:r>
        <w:rPr>
          <w:rFonts w:ascii="Cambria" w:hAnsi="Cambria"/>
          <w:sz w:val="28"/>
          <w:szCs w:val="28"/>
        </w:rPr>
        <w:t xml:space="preserve">’ </w:t>
      </w:r>
      <w:del w:id="9382" w:author="Daisy Watt" w:date="2026-06-22T11:10:00Z" w16du:dateUtc="2026-06-22T09:10:00Z">
        <w:r w:rsidDel="006356AA">
          <w:rPr>
            <w:rFonts w:ascii="Cambria" w:hAnsi="Cambria"/>
            <w:sz w:val="28"/>
            <w:szCs w:val="28"/>
          </w:rPr>
          <w:delText>h</w:delText>
        </w:r>
      </w:del>
      <w:ins w:id="9383" w:author="Daisy Watt" w:date="2026-06-22T11:10:00Z" w16du:dateUtc="2026-06-22T09:10:00Z">
        <w:r w:rsidR="006356AA">
          <w:rPr>
            <w:rFonts w:ascii="Cambria" w:hAnsi="Cambria"/>
            <w:sz w:val="28"/>
            <w:szCs w:val="28"/>
          </w:rPr>
          <w:t>H</w:t>
        </w:r>
      </w:ins>
      <w:r>
        <w:rPr>
          <w:rFonts w:ascii="Cambria" w:hAnsi="Cambria"/>
          <w:sz w:val="28"/>
          <w:szCs w:val="28"/>
        </w:rPr>
        <w:t>er PT would attest to that, not that she’d want him to in this instance. ‘</w:t>
      </w:r>
      <w:ins w:id="9384" w:author="Daisy Watt" w:date="2026-06-22T11:10:00Z" w16du:dateUtc="2026-06-22T09:10:00Z">
        <w:r w:rsidR="00C856A4">
          <w:rPr>
            <w:rFonts w:ascii="Cambria" w:hAnsi="Cambria"/>
            <w:sz w:val="28"/>
            <w:szCs w:val="28"/>
          </w:rPr>
          <w:t>—</w:t>
        </w:r>
      </w:ins>
      <w:r>
        <w:rPr>
          <w:rFonts w:ascii="Cambria" w:hAnsi="Cambria"/>
          <w:sz w:val="28"/>
          <w:szCs w:val="28"/>
        </w:rPr>
        <w:t xml:space="preserve">But I’m not </w:t>
      </w:r>
      <w:r w:rsidRPr="00D70F24">
        <w:rPr>
          <w:rFonts w:ascii="Cambria" w:hAnsi="Cambria"/>
          <w:i/>
          <w:iCs/>
          <w:sz w:val="28"/>
          <w:szCs w:val="28"/>
        </w:rPr>
        <w:t>that</w:t>
      </w:r>
      <w:r>
        <w:rPr>
          <w:rFonts w:ascii="Cambria" w:hAnsi="Cambria"/>
          <w:sz w:val="28"/>
          <w:szCs w:val="28"/>
        </w:rPr>
        <w:t xml:space="preserve"> strong.’</w:t>
      </w:r>
    </w:p>
    <w:p w14:paraId="5891D993" w14:textId="6100539B" w:rsidR="00A23431" w:rsidRDefault="00A23431" w:rsidP="00A23431">
      <w:pPr>
        <w:spacing w:line="360" w:lineRule="auto"/>
        <w:contextualSpacing/>
        <w:rPr>
          <w:rFonts w:ascii="Cambria" w:hAnsi="Cambria"/>
          <w:sz w:val="28"/>
          <w:szCs w:val="28"/>
        </w:rPr>
      </w:pPr>
      <w:r>
        <w:rPr>
          <w:rFonts w:ascii="Cambria" w:hAnsi="Cambria"/>
          <w:sz w:val="28"/>
          <w:szCs w:val="28"/>
        </w:rPr>
        <w:tab/>
        <w:t>‘That’s as may</w:t>
      </w:r>
      <w:ins w:id="9385" w:author="Daisy Watt" w:date="2026-06-22T11:37:00Z" w16du:dateUtc="2026-06-22T09:37:00Z">
        <w:r w:rsidR="004D305D">
          <w:rPr>
            <w:rFonts w:ascii="Cambria" w:hAnsi="Cambria"/>
            <w:sz w:val="28"/>
            <w:szCs w:val="28"/>
          </w:rPr>
          <w:t xml:space="preserve"> be</w:t>
        </w:r>
      </w:ins>
      <w:del w:id="9386" w:author="Daisy Watt" w:date="2026-06-22T11:37:00Z" w16du:dateUtc="2026-06-22T09:37:00Z">
        <w:r w:rsidDel="004D305D">
          <w:rPr>
            <w:rFonts w:ascii="Cambria" w:hAnsi="Cambria"/>
            <w:sz w:val="28"/>
            <w:szCs w:val="28"/>
          </w:rPr>
          <w:delText>be</w:delText>
        </w:r>
      </w:del>
      <w:r>
        <w:rPr>
          <w:rFonts w:ascii="Cambria" w:hAnsi="Cambria"/>
          <w:sz w:val="28"/>
          <w:szCs w:val="28"/>
        </w:rPr>
        <w:t xml:space="preserve">, but we also know you </w:t>
      </w:r>
      <w:r w:rsidR="001D6089">
        <w:rPr>
          <w:rFonts w:ascii="Cambria" w:hAnsi="Cambria"/>
          <w:sz w:val="28"/>
          <w:szCs w:val="28"/>
        </w:rPr>
        <w:t>weren’t alone</w:t>
      </w:r>
      <w:ins w:id="9387" w:author="Daisy Watt" w:date="2026-06-22T11:10:00Z" w16du:dateUtc="2026-06-22T09:10:00Z">
        <w:r w:rsidR="003979CE">
          <w:rPr>
            <w:rFonts w:ascii="Cambria" w:hAnsi="Cambria"/>
            <w:sz w:val="28"/>
            <w:szCs w:val="28"/>
          </w:rPr>
          <w:t>—</w:t>
        </w:r>
      </w:ins>
      <w:del w:id="9388" w:author="Daisy Watt" w:date="2026-06-22T11:10:00Z" w16du:dateUtc="2026-06-22T09:10:00Z">
        <w:r>
          <w:rPr>
            <w:rFonts w:ascii="Cambria" w:hAnsi="Cambria"/>
            <w:sz w:val="28"/>
            <w:szCs w:val="28"/>
          </w:rPr>
          <w:delText xml:space="preserve"> -</w:delText>
        </w:r>
      </w:del>
      <w:r>
        <w:rPr>
          <w:rFonts w:ascii="Cambria" w:hAnsi="Cambria"/>
          <w:sz w:val="28"/>
          <w:szCs w:val="28"/>
        </w:rPr>
        <w:t>’</w:t>
      </w:r>
    </w:p>
    <w:p w14:paraId="4265D159" w14:textId="0AE6D3CA" w:rsidR="009D5CA2" w:rsidRDefault="00A23431" w:rsidP="00A23431">
      <w:pPr>
        <w:spacing w:line="360" w:lineRule="auto"/>
        <w:contextualSpacing/>
        <w:rPr>
          <w:rFonts w:ascii="Cambria" w:hAnsi="Cambria"/>
          <w:sz w:val="28"/>
          <w:szCs w:val="28"/>
        </w:rPr>
      </w:pPr>
      <w:r>
        <w:rPr>
          <w:rFonts w:ascii="Cambria" w:hAnsi="Cambria"/>
          <w:sz w:val="28"/>
          <w:szCs w:val="28"/>
        </w:rPr>
        <w:tab/>
        <w:t>‘</w:t>
      </w:r>
      <w:r w:rsidR="007B46FB">
        <w:rPr>
          <w:rFonts w:ascii="Cambria" w:hAnsi="Cambria"/>
          <w:sz w:val="28"/>
          <w:szCs w:val="28"/>
        </w:rPr>
        <w:t>But w</w:t>
      </w:r>
      <w:r w:rsidR="00B849B7">
        <w:rPr>
          <w:rFonts w:ascii="Cambria" w:hAnsi="Cambria"/>
          <w:sz w:val="28"/>
          <w:szCs w:val="28"/>
        </w:rPr>
        <w:t>hy would I kill my fiancé?</w:t>
      </w:r>
      <w:r>
        <w:rPr>
          <w:rFonts w:ascii="Cambria" w:hAnsi="Cambria"/>
          <w:sz w:val="28"/>
          <w:szCs w:val="28"/>
        </w:rPr>
        <w:t xml:space="preserve">’ </w:t>
      </w:r>
      <w:r w:rsidR="00F81570">
        <w:rPr>
          <w:rFonts w:ascii="Cambria" w:hAnsi="Cambria"/>
          <w:sz w:val="28"/>
          <w:szCs w:val="28"/>
        </w:rPr>
        <w:t>S</w:t>
      </w:r>
      <w:r>
        <w:rPr>
          <w:rFonts w:ascii="Cambria" w:hAnsi="Cambria"/>
          <w:sz w:val="28"/>
          <w:szCs w:val="28"/>
        </w:rPr>
        <w:t>uddenly desperate for a cigarette,</w:t>
      </w:r>
      <w:r w:rsidR="00F81570">
        <w:rPr>
          <w:rFonts w:ascii="Cambria" w:hAnsi="Cambria"/>
          <w:sz w:val="28"/>
          <w:szCs w:val="28"/>
        </w:rPr>
        <w:t xml:space="preserve"> Savannah </w:t>
      </w:r>
      <w:del w:id="9389" w:author="Claire S" w:date="2026-05-12T09:15:00Z" w16du:dateUtc="2026-05-12T08:15:00Z">
        <w:r w:rsidR="00F81570" w:rsidDel="00DE16E3">
          <w:rPr>
            <w:rFonts w:ascii="Cambria" w:hAnsi="Cambria"/>
            <w:sz w:val="28"/>
            <w:szCs w:val="28"/>
          </w:rPr>
          <w:delText>p</w:delText>
        </w:r>
        <w:r w:rsidDel="00DE16E3">
          <w:rPr>
            <w:rFonts w:ascii="Cambria" w:hAnsi="Cambria"/>
            <w:sz w:val="28"/>
            <w:szCs w:val="28"/>
          </w:rPr>
          <w:delText>ull</w:delText>
        </w:r>
        <w:r w:rsidR="00F81570" w:rsidDel="00DE16E3">
          <w:rPr>
            <w:rFonts w:ascii="Cambria" w:hAnsi="Cambria"/>
            <w:sz w:val="28"/>
            <w:szCs w:val="28"/>
          </w:rPr>
          <w:delText>ed</w:delText>
        </w:r>
        <w:r w:rsidDel="00DE16E3">
          <w:rPr>
            <w:rFonts w:ascii="Cambria" w:hAnsi="Cambria"/>
            <w:sz w:val="28"/>
            <w:szCs w:val="28"/>
          </w:rPr>
          <w:delText xml:space="preserve"> </w:delText>
        </w:r>
      </w:del>
      <w:ins w:id="9390" w:author="Claire S" w:date="2026-05-12T09:15:00Z" w16du:dateUtc="2026-05-12T08:15:00Z">
        <w:r w:rsidR="00DE16E3">
          <w:rPr>
            <w:rFonts w:ascii="Cambria" w:hAnsi="Cambria"/>
            <w:sz w:val="28"/>
            <w:szCs w:val="28"/>
          </w:rPr>
          <w:t xml:space="preserve">opened </w:t>
        </w:r>
      </w:ins>
      <w:r>
        <w:rPr>
          <w:rFonts w:ascii="Cambria" w:hAnsi="Cambria"/>
          <w:sz w:val="28"/>
          <w:szCs w:val="28"/>
        </w:rPr>
        <w:t>the jade</w:t>
      </w:r>
      <w:del w:id="9391" w:author="Claire S" w:date="2026-05-27T14:25:00Z" w16du:dateUtc="2026-05-27T13:25:00Z">
        <w:r w:rsidR="00AC7E68" w:rsidDel="006A3CD9">
          <w:rPr>
            <w:rFonts w:ascii="Cambria" w:hAnsi="Cambria"/>
            <w:sz w:val="28"/>
            <w:szCs w:val="28"/>
          </w:rPr>
          <w:delText>-</w:delText>
        </w:r>
        <w:r w:rsidDel="006A3CD9">
          <w:rPr>
            <w:rFonts w:ascii="Cambria" w:hAnsi="Cambria"/>
            <w:sz w:val="28"/>
            <w:szCs w:val="28"/>
          </w:rPr>
          <w:delText>inlaid</w:delText>
        </w:r>
      </w:del>
      <w:r>
        <w:rPr>
          <w:rFonts w:ascii="Cambria" w:hAnsi="Cambria"/>
          <w:sz w:val="28"/>
          <w:szCs w:val="28"/>
        </w:rPr>
        <w:t xml:space="preserve"> cigarette</w:t>
      </w:r>
      <w:ins w:id="9392" w:author="Daisy Watt" w:date="2026-06-22T11:10:00Z" w16du:dateUtc="2026-06-22T09:10:00Z">
        <w:r w:rsidR="00970599">
          <w:rPr>
            <w:rFonts w:ascii="Cambria" w:hAnsi="Cambria"/>
            <w:sz w:val="28"/>
            <w:szCs w:val="28"/>
          </w:rPr>
          <w:t xml:space="preserve"> </w:t>
        </w:r>
      </w:ins>
      <w:del w:id="9393" w:author="Daisy Watt" w:date="2026-06-22T11:10:00Z" w16du:dateUtc="2026-06-22T09:10:00Z">
        <w:r>
          <w:rPr>
            <w:rFonts w:ascii="Cambria" w:hAnsi="Cambria"/>
            <w:sz w:val="28"/>
            <w:szCs w:val="28"/>
          </w:rPr>
          <w:delText>-</w:delText>
        </w:r>
      </w:del>
      <w:r>
        <w:rPr>
          <w:rFonts w:ascii="Cambria" w:hAnsi="Cambria"/>
          <w:sz w:val="28"/>
          <w:szCs w:val="28"/>
        </w:rPr>
        <w:t>box</w:t>
      </w:r>
      <w:del w:id="9394" w:author="Claire S" w:date="2026-05-12T09:15:00Z" w16du:dateUtc="2026-05-12T08:15:00Z">
        <w:r w:rsidDel="00DE16E3">
          <w:rPr>
            <w:rFonts w:ascii="Cambria" w:hAnsi="Cambria"/>
            <w:sz w:val="28"/>
            <w:szCs w:val="28"/>
          </w:rPr>
          <w:delText xml:space="preserve"> towards her</w:delText>
        </w:r>
      </w:del>
      <w:r w:rsidR="00F81570">
        <w:rPr>
          <w:rFonts w:ascii="Cambria" w:hAnsi="Cambria"/>
          <w:sz w:val="28"/>
          <w:szCs w:val="28"/>
        </w:rPr>
        <w:t>. She</w:t>
      </w:r>
      <w:ins w:id="9395" w:author="Claire S" w:date="2026-05-12T09:15:00Z" w16du:dateUtc="2026-05-12T08:15:00Z">
        <w:r w:rsidR="00DE16E3">
          <w:rPr>
            <w:rFonts w:ascii="Cambria" w:hAnsi="Cambria"/>
            <w:sz w:val="28"/>
            <w:szCs w:val="28"/>
          </w:rPr>
          <w:t>’d</w:t>
        </w:r>
      </w:ins>
      <w:del w:id="9396" w:author="Claire S" w:date="2026-05-12T09:15:00Z" w16du:dateUtc="2026-05-12T08:15:00Z">
        <w:r w:rsidR="00F81570" w:rsidDel="00DE16E3">
          <w:rPr>
            <w:rFonts w:ascii="Cambria" w:hAnsi="Cambria"/>
            <w:sz w:val="28"/>
            <w:szCs w:val="28"/>
          </w:rPr>
          <w:delText>’d</w:delText>
        </w:r>
      </w:del>
      <w:r w:rsidR="00F81570">
        <w:rPr>
          <w:rFonts w:ascii="Cambria" w:hAnsi="Cambria"/>
          <w:sz w:val="28"/>
          <w:szCs w:val="28"/>
        </w:rPr>
        <w:t xml:space="preserve"> given up smoking last summer, but </w:t>
      </w:r>
      <w:r w:rsidR="007B46FB">
        <w:rPr>
          <w:rFonts w:ascii="Cambria" w:hAnsi="Cambria"/>
          <w:sz w:val="28"/>
          <w:szCs w:val="28"/>
        </w:rPr>
        <w:t>luckily</w:t>
      </w:r>
      <w:ins w:id="9397" w:author="Daisy Watt" w:date="2026-06-22T11:11:00Z" w16du:dateUtc="2026-06-22T09:11:00Z">
        <w:r w:rsidR="00970599">
          <w:rPr>
            <w:rFonts w:ascii="Cambria" w:hAnsi="Cambria"/>
            <w:sz w:val="28"/>
            <w:szCs w:val="28"/>
          </w:rPr>
          <w:t>,</w:t>
        </w:r>
      </w:ins>
      <w:r w:rsidR="007B46FB">
        <w:rPr>
          <w:rFonts w:ascii="Cambria" w:hAnsi="Cambria"/>
          <w:sz w:val="28"/>
          <w:szCs w:val="28"/>
        </w:rPr>
        <w:t xml:space="preserve"> </w:t>
      </w:r>
      <w:del w:id="9398" w:author="Claire S" w:date="2026-05-12T09:15:00Z" w16du:dateUtc="2026-05-12T08:15:00Z">
        <w:r w:rsidR="00A61353" w:rsidDel="00DE16E3">
          <w:rPr>
            <w:rFonts w:ascii="Cambria" w:hAnsi="Cambria"/>
            <w:sz w:val="28"/>
            <w:szCs w:val="28"/>
          </w:rPr>
          <w:delText xml:space="preserve">there were still </w:delText>
        </w:r>
      </w:del>
      <w:r>
        <w:rPr>
          <w:rFonts w:ascii="Cambria" w:hAnsi="Cambria"/>
          <w:sz w:val="28"/>
          <w:szCs w:val="28"/>
        </w:rPr>
        <w:t xml:space="preserve">two old Vogues </w:t>
      </w:r>
      <w:ins w:id="9399" w:author="Claire S" w:date="2026-05-12T09:15:00Z" w16du:dateUtc="2026-05-12T08:15:00Z">
        <w:r w:rsidR="00DE16E3">
          <w:rPr>
            <w:rFonts w:ascii="Cambria" w:hAnsi="Cambria"/>
            <w:sz w:val="28"/>
            <w:szCs w:val="28"/>
          </w:rPr>
          <w:t xml:space="preserve">lay </w:t>
        </w:r>
      </w:ins>
      <w:r>
        <w:rPr>
          <w:rFonts w:ascii="Cambria" w:hAnsi="Cambria"/>
          <w:sz w:val="28"/>
          <w:szCs w:val="28"/>
        </w:rPr>
        <w:t xml:space="preserve">inside. ‘Do you mind?’ She </w:t>
      </w:r>
      <w:del w:id="9400" w:author="Claire S" w:date="2026-05-12T09:15:00Z" w16du:dateUtc="2026-05-12T08:15:00Z">
        <w:r w:rsidR="00A61353" w:rsidDel="00186EC9">
          <w:rPr>
            <w:rFonts w:ascii="Cambria" w:hAnsi="Cambria"/>
            <w:sz w:val="28"/>
            <w:szCs w:val="28"/>
          </w:rPr>
          <w:delText xml:space="preserve">couldn’t </w:delText>
        </w:r>
      </w:del>
      <w:ins w:id="9401" w:author="Claire S" w:date="2026-05-12T09:15:00Z" w16du:dateUtc="2026-05-12T08:15:00Z">
        <w:r w:rsidR="00186EC9">
          <w:rPr>
            <w:rFonts w:ascii="Cambria" w:hAnsi="Cambria"/>
            <w:sz w:val="28"/>
            <w:szCs w:val="28"/>
          </w:rPr>
          <w:t xml:space="preserve">didn’t </w:t>
        </w:r>
      </w:ins>
      <w:r w:rsidR="00A61353">
        <w:rPr>
          <w:rFonts w:ascii="Cambria" w:hAnsi="Cambria"/>
          <w:sz w:val="28"/>
          <w:szCs w:val="28"/>
        </w:rPr>
        <w:t xml:space="preserve">care </w:t>
      </w:r>
      <w:del w:id="9402" w:author="Claire S" w:date="2026-05-12T09:15:00Z" w16du:dateUtc="2026-05-12T08:15:00Z">
        <w:r w:rsidR="00A61353" w:rsidDel="00186EC9">
          <w:rPr>
            <w:rFonts w:ascii="Cambria" w:hAnsi="Cambria"/>
            <w:sz w:val="28"/>
            <w:szCs w:val="28"/>
          </w:rPr>
          <w:delText>less</w:delText>
        </w:r>
        <w:r w:rsidDel="00186EC9">
          <w:rPr>
            <w:rFonts w:ascii="Cambria" w:hAnsi="Cambria"/>
            <w:sz w:val="28"/>
            <w:szCs w:val="28"/>
          </w:rPr>
          <w:delText xml:space="preserve"> </w:delText>
        </w:r>
      </w:del>
      <w:r>
        <w:rPr>
          <w:rFonts w:ascii="Cambria" w:hAnsi="Cambria"/>
          <w:sz w:val="28"/>
          <w:szCs w:val="28"/>
        </w:rPr>
        <w:t xml:space="preserve">if they </w:t>
      </w:r>
      <w:del w:id="9403" w:author="Claire S" w:date="2026-05-12T09:15:00Z" w16du:dateUtc="2026-05-12T08:15:00Z">
        <w:r w:rsidDel="00186EC9">
          <w:rPr>
            <w:rFonts w:ascii="Cambria" w:hAnsi="Cambria"/>
            <w:sz w:val="28"/>
            <w:szCs w:val="28"/>
          </w:rPr>
          <w:delText>minded</w:delText>
        </w:r>
      </w:del>
      <w:ins w:id="9404" w:author="Claire S" w:date="2026-05-12T09:15:00Z" w16du:dateUtc="2026-05-12T08:15:00Z">
        <w:r w:rsidR="00186EC9">
          <w:rPr>
            <w:rFonts w:ascii="Cambria" w:hAnsi="Cambria"/>
            <w:sz w:val="28"/>
            <w:szCs w:val="28"/>
          </w:rPr>
          <w:t>did</w:t>
        </w:r>
      </w:ins>
      <w:r>
        <w:rPr>
          <w:rFonts w:ascii="Cambria" w:hAnsi="Cambria"/>
          <w:sz w:val="28"/>
          <w:szCs w:val="28"/>
        </w:rPr>
        <w:t>, but she</w:t>
      </w:r>
      <w:r w:rsidR="007B46FB">
        <w:rPr>
          <w:rFonts w:ascii="Cambria" w:hAnsi="Cambria"/>
          <w:sz w:val="28"/>
          <w:szCs w:val="28"/>
        </w:rPr>
        <w:t xml:space="preserve"> was</w:t>
      </w:r>
      <w:r>
        <w:rPr>
          <w:rFonts w:ascii="Cambria" w:hAnsi="Cambria"/>
          <w:sz w:val="28"/>
          <w:szCs w:val="28"/>
        </w:rPr>
        <w:t xml:space="preserve"> exceedingly well brought</w:t>
      </w:r>
      <w:ins w:id="9405" w:author="Daisy Watt" w:date="2026-06-22T11:11:00Z" w16du:dateUtc="2026-06-22T09:11:00Z">
        <w:r w:rsidR="002A1562">
          <w:rPr>
            <w:rFonts w:ascii="Cambria" w:hAnsi="Cambria"/>
            <w:sz w:val="28"/>
            <w:szCs w:val="28"/>
          </w:rPr>
          <w:t xml:space="preserve"> </w:t>
        </w:r>
      </w:ins>
      <w:ins w:id="9406" w:author="Claire S" w:date="2026-05-27T14:25:00Z" w16du:dateUtc="2026-05-27T13:25:00Z">
        <w:del w:id="9407" w:author="Daisy Watt" w:date="2026-06-22T11:11:00Z" w16du:dateUtc="2026-06-22T09:11:00Z">
          <w:r w:rsidR="006A3CD9">
            <w:rPr>
              <w:rFonts w:ascii="Cambria" w:hAnsi="Cambria"/>
              <w:sz w:val="28"/>
              <w:szCs w:val="28"/>
            </w:rPr>
            <w:delText>-</w:delText>
          </w:r>
        </w:del>
      </w:ins>
      <w:del w:id="9408" w:author="Claire S" w:date="2026-05-27T14:25:00Z" w16du:dateUtc="2026-05-27T13:25:00Z">
        <w:r w:rsidDel="006A3CD9">
          <w:rPr>
            <w:rFonts w:ascii="Cambria" w:hAnsi="Cambria"/>
            <w:sz w:val="28"/>
            <w:szCs w:val="28"/>
          </w:rPr>
          <w:delText xml:space="preserve"> </w:delText>
        </w:r>
      </w:del>
      <w:r>
        <w:rPr>
          <w:rFonts w:ascii="Cambria" w:hAnsi="Cambria"/>
          <w:sz w:val="28"/>
          <w:szCs w:val="28"/>
        </w:rPr>
        <w:t>up</w:t>
      </w:r>
      <w:r w:rsidR="007B46FB">
        <w:rPr>
          <w:rFonts w:ascii="Cambria" w:hAnsi="Cambria"/>
          <w:sz w:val="28"/>
          <w:szCs w:val="28"/>
        </w:rPr>
        <w:t>, if nothing else</w:t>
      </w:r>
      <w:r>
        <w:rPr>
          <w:rFonts w:ascii="Cambria" w:hAnsi="Cambria"/>
          <w:sz w:val="28"/>
          <w:szCs w:val="28"/>
        </w:rPr>
        <w:t xml:space="preserve">. </w:t>
      </w:r>
    </w:p>
    <w:p w14:paraId="3A8718DC" w14:textId="6775D119" w:rsidR="00A23431" w:rsidRDefault="00A23431" w:rsidP="00A23431">
      <w:pPr>
        <w:spacing w:line="360" w:lineRule="auto"/>
        <w:contextualSpacing/>
        <w:rPr>
          <w:rFonts w:ascii="Cambria" w:hAnsi="Cambria"/>
          <w:sz w:val="28"/>
          <w:szCs w:val="28"/>
        </w:rPr>
      </w:pPr>
      <w:r>
        <w:rPr>
          <w:rFonts w:ascii="Cambria" w:hAnsi="Cambria"/>
          <w:sz w:val="28"/>
          <w:szCs w:val="28"/>
        </w:rPr>
        <w:tab/>
        <w:t>‘Your house, your lungs</w:t>
      </w:r>
      <w:del w:id="9409" w:author="Daisy Watt" w:date="2026-06-22T11:11:00Z" w16du:dateUtc="2026-06-22T09:11:00Z">
        <w:r>
          <w:rPr>
            <w:rFonts w:ascii="Cambria" w:hAnsi="Cambria"/>
            <w:sz w:val="28"/>
            <w:szCs w:val="28"/>
          </w:rPr>
          <w:delText>,</w:delText>
        </w:r>
      </w:del>
      <w:ins w:id="9410" w:author="Daisy Watt" w:date="2026-06-22T11:11:00Z" w16du:dateUtc="2026-06-22T09:11:00Z">
        <w:r w:rsidR="008F712D">
          <w:rPr>
            <w:rFonts w:ascii="Cambria" w:hAnsi="Cambria"/>
            <w:sz w:val="28"/>
            <w:szCs w:val="28"/>
          </w:rPr>
          <w:t>.</w:t>
        </w:r>
      </w:ins>
      <w:r>
        <w:rPr>
          <w:rFonts w:ascii="Cambria" w:hAnsi="Cambria"/>
          <w:sz w:val="28"/>
          <w:szCs w:val="28"/>
        </w:rPr>
        <w:t xml:space="preserve">’ DS </w:t>
      </w:r>
      <w:r w:rsidR="003F46AD">
        <w:rPr>
          <w:rFonts w:ascii="Cambria" w:hAnsi="Cambria"/>
          <w:sz w:val="28"/>
          <w:szCs w:val="28"/>
        </w:rPr>
        <w:t>Addo</w:t>
      </w:r>
      <w:r>
        <w:rPr>
          <w:rFonts w:ascii="Cambria" w:hAnsi="Cambria"/>
          <w:sz w:val="28"/>
          <w:szCs w:val="28"/>
        </w:rPr>
        <w:t xml:space="preserve"> shrugged. ‘You were saying?’</w:t>
      </w:r>
    </w:p>
    <w:p w14:paraId="6BD1783A" w14:textId="151563C9" w:rsidR="00A23431" w:rsidRDefault="00A23431" w:rsidP="00A23431">
      <w:pPr>
        <w:spacing w:line="360" w:lineRule="auto"/>
        <w:contextualSpacing/>
        <w:rPr>
          <w:rFonts w:ascii="Cambria" w:hAnsi="Cambria"/>
          <w:sz w:val="28"/>
          <w:szCs w:val="28"/>
        </w:rPr>
      </w:pPr>
      <w:r>
        <w:rPr>
          <w:rFonts w:ascii="Cambria" w:hAnsi="Cambria"/>
          <w:sz w:val="28"/>
          <w:szCs w:val="28"/>
        </w:rPr>
        <w:tab/>
        <w:t>‘</w:t>
      </w:r>
      <w:r w:rsidR="00C52402">
        <w:rPr>
          <w:rFonts w:ascii="Cambria" w:hAnsi="Cambria"/>
          <w:sz w:val="28"/>
          <w:szCs w:val="28"/>
        </w:rPr>
        <w:t>Please listen</w:t>
      </w:r>
      <w:r w:rsidR="007B46FB">
        <w:rPr>
          <w:rFonts w:ascii="Cambria" w:hAnsi="Cambria"/>
          <w:sz w:val="28"/>
          <w:szCs w:val="28"/>
        </w:rPr>
        <w:t xml:space="preserve"> to me</w:t>
      </w:r>
      <w:del w:id="9411" w:author="Daisy Watt" w:date="2026-06-22T11:11:00Z" w16du:dateUtc="2026-06-22T09:11:00Z">
        <w:r w:rsidR="007B46FB">
          <w:rPr>
            <w:rFonts w:ascii="Cambria" w:hAnsi="Cambria"/>
            <w:sz w:val="28"/>
            <w:szCs w:val="28"/>
          </w:rPr>
          <w:delText>,</w:delText>
        </w:r>
      </w:del>
      <w:ins w:id="9412" w:author="Daisy Watt" w:date="2026-06-22T11:11:00Z" w16du:dateUtc="2026-06-22T09:11:00Z">
        <w:r w:rsidR="008F712D">
          <w:rPr>
            <w:rFonts w:ascii="Cambria" w:hAnsi="Cambria"/>
            <w:sz w:val="28"/>
            <w:szCs w:val="28"/>
          </w:rPr>
          <w:t>.</w:t>
        </w:r>
      </w:ins>
      <w:r>
        <w:rPr>
          <w:rFonts w:ascii="Cambria" w:hAnsi="Cambria"/>
          <w:sz w:val="28"/>
          <w:szCs w:val="28"/>
        </w:rPr>
        <w:t xml:space="preserve">’ </w:t>
      </w:r>
      <w:del w:id="9413" w:author="Daisy Watt" w:date="2026-06-22T11:11:00Z" w16du:dateUtc="2026-06-22T09:11:00Z">
        <w:r w:rsidR="007B46FB" w:rsidDel="00E958E1">
          <w:rPr>
            <w:rFonts w:ascii="Cambria" w:hAnsi="Cambria"/>
            <w:sz w:val="28"/>
            <w:szCs w:val="28"/>
          </w:rPr>
          <w:delText>c</w:delText>
        </w:r>
      </w:del>
      <w:ins w:id="9414" w:author="Daisy Watt" w:date="2026-06-22T11:12:00Z" w16du:dateUtc="2026-06-22T09:12:00Z">
        <w:r w:rsidR="00E958E1">
          <w:rPr>
            <w:rFonts w:ascii="Cambria" w:hAnsi="Cambria"/>
            <w:sz w:val="28"/>
            <w:szCs w:val="28"/>
          </w:rPr>
          <w:t>C</w:t>
        </w:r>
      </w:ins>
      <w:r w:rsidR="007B46FB">
        <w:rPr>
          <w:rFonts w:ascii="Cambria" w:hAnsi="Cambria"/>
          <w:sz w:val="28"/>
          <w:szCs w:val="28"/>
        </w:rPr>
        <w:t>arefully</w:t>
      </w:r>
      <w:ins w:id="9415" w:author="Daisy Watt" w:date="2026-06-22T11:12:00Z" w16du:dateUtc="2026-06-22T09:12:00Z">
        <w:r w:rsidR="00E958E1">
          <w:rPr>
            <w:rFonts w:ascii="Cambria" w:hAnsi="Cambria"/>
            <w:sz w:val="28"/>
            <w:szCs w:val="28"/>
          </w:rPr>
          <w:t>,</w:t>
        </w:r>
      </w:ins>
      <w:r w:rsidR="007B46FB">
        <w:rPr>
          <w:rFonts w:ascii="Cambria" w:hAnsi="Cambria"/>
          <w:sz w:val="28"/>
          <w:szCs w:val="28"/>
        </w:rPr>
        <w:t xml:space="preserve"> </w:t>
      </w:r>
      <w:r w:rsidR="0016427C">
        <w:rPr>
          <w:rFonts w:ascii="Cambria" w:hAnsi="Cambria"/>
          <w:sz w:val="28"/>
          <w:szCs w:val="28"/>
        </w:rPr>
        <w:t>she picked up</w:t>
      </w:r>
      <w:r w:rsidR="000A52F9">
        <w:rPr>
          <w:rFonts w:ascii="Cambria" w:hAnsi="Cambria"/>
          <w:sz w:val="28"/>
          <w:szCs w:val="28"/>
        </w:rPr>
        <w:t xml:space="preserve"> </w:t>
      </w:r>
      <w:r w:rsidR="000B08FA">
        <w:rPr>
          <w:rFonts w:ascii="Cambria" w:hAnsi="Cambria"/>
          <w:sz w:val="28"/>
          <w:szCs w:val="28"/>
        </w:rPr>
        <w:t xml:space="preserve">her father’s </w:t>
      </w:r>
      <w:r>
        <w:rPr>
          <w:rFonts w:ascii="Cambria" w:hAnsi="Cambria"/>
          <w:sz w:val="28"/>
          <w:szCs w:val="28"/>
        </w:rPr>
        <w:t>big onyx and gold lighter</w:t>
      </w:r>
      <w:r w:rsidR="007B46FB">
        <w:rPr>
          <w:rFonts w:ascii="Cambria" w:hAnsi="Cambria"/>
          <w:sz w:val="28"/>
          <w:szCs w:val="28"/>
        </w:rPr>
        <w:t xml:space="preserve">; its </w:t>
      </w:r>
      <w:r w:rsidR="00F836D8">
        <w:rPr>
          <w:rFonts w:ascii="Cambria" w:hAnsi="Cambria"/>
          <w:sz w:val="28"/>
          <w:szCs w:val="28"/>
        </w:rPr>
        <w:t xml:space="preserve">solid </w:t>
      </w:r>
      <w:r w:rsidR="007B46FB">
        <w:rPr>
          <w:rFonts w:ascii="Cambria" w:hAnsi="Cambria"/>
          <w:sz w:val="28"/>
          <w:szCs w:val="28"/>
        </w:rPr>
        <w:t>weight reassuring</w:t>
      </w:r>
      <w:r w:rsidR="00F836D8">
        <w:rPr>
          <w:rFonts w:ascii="Cambria" w:hAnsi="Cambria"/>
          <w:sz w:val="28"/>
          <w:szCs w:val="28"/>
        </w:rPr>
        <w:t xml:space="preserve"> to her</w:t>
      </w:r>
      <w:r w:rsidR="007B46FB">
        <w:rPr>
          <w:rFonts w:ascii="Cambria" w:hAnsi="Cambria"/>
          <w:sz w:val="28"/>
          <w:szCs w:val="28"/>
        </w:rPr>
        <w:t>.</w:t>
      </w:r>
      <w:r w:rsidR="00C52402">
        <w:rPr>
          <w:rFonts w:ascii="Cambria" w:hAnsi="Cambria"/>
          <w:sz w:val="28"/>
          <w:szCs w:val="28"/>
        </w:rPr>
        <w:t xml:space="preserve"> </w:t>
      </w:r>
      <w:r>
        <w:rPr>
          <w:rFonts w:ascii="Cambria" w:hAnsi="Cambria"/>
          <w:sz w:val="28"/>
          <w:szCs w:val="28"/>
        </w:rPr>
        <w:t>‘</w:t>
      </w:r>
      <w:r w:rsidR="00E51689">
        <w:rPr>
          <w:rFonts w:ascii="Cambria" w:hAnsi="Cambria"/>
          <w:sz w:val="28"/>
          <w:szCs w:val="28"/>
        </w:rPr>
        <w:t xml:space="preserve">I </w:t>
      </w:r>
      <w:r>
        <w:rPr>
          <w:rFonts w:ascii="Cambria" w:hAnsi="Cambria"/>
          <w:sz w:val="28"/>
          <w:szCs w:val="28"/>
        </w:rPr>
        <w:t xml:space="preserve">really thought </w:t>
      </w:r>
      <w:r w:rsidR="00E51689">
        <w:rPr>
          <w:rFonts w:ascii="Cambria" w:hAnsi="Cambria"/>
          <w:sz w:val="28"/>
          <w:szCs w:val="28"/>
        </w:rPr>
        <w:t xml:space="preserve">Dex was </w:t>
      </w:r>
      <w:del w:id="9416" w:author="Daisy Watt" w:date="2026-06-22T11:12:00Z" w16du:dateUtc="2026-06-22T09:12:00Z">
        <w:r w:rsidR="00507039">
          <w:rPr>
            <w:rFonts w:ascii="Cambria" w:hAnsi="Cambria"/>
            <w:sz w:val="28"/>
            <w:szCs w:val="28"/>
          </w:rPr>
          <w:delText>‘</w:delText>
        </w:r>
      </w:del>
      <w:del w:id="9417" w:author="Daisy Watt" w:date="2026-06-22T11:38:00Z" w16du:dateUtc="2026-06-22T09:38:00Z">
        <w:r w:rsidR="00507039" w:rsidRPr="007B46FB" w:rsidDel="00E307EF">
          <w:rPr>
            <w:rFonts w:ascii="Cambria" w:hAnsi="Cambria"/>
            <w:i/>
            <w:iCs/>
            <w:sz w:val="28"/>
            <w:szCs w:val="28"/>
          </w:rPr>
          <w:delText>T</w:delText>
        </w:r>
      </w:del>
      <w:ins w:id="9418" w:author="Daisy Watt" w:date="2026-06-22T11:38:00Z" w16du:dateUtc="2026-06-22T09:38:00Z">
        <w:r w:rsidR="00E307EF">
          <w:rPr>
            <w:rFonts w:ascii="Cambria" w:hAnsi="Cambria"/>
            <w:sz w:val="28"/>
            <w:szCs w:val="28"/>
          </w:rPr>
          <w:t>t</w:t>
        </w:r>
      </w:ins>
      <w:r w:rsidRPr="007B46FB">
        <w:rPr>
          <w:rFonts w:ascii="Cambria" w:hAnsi="Cambria"/>
          <w:i/>
          <w:iCs/>
          <w:sz w:val="28"/>
          <w:szCs w:val="28"/>
        </w:rPr>
        <w:t xml:space="preserve">he </w:t>
      </w:r>
      <w:del w:id="9419" w:author="Daisy Watt" w:date="2026-06-22T11:38:00Z" w16du:dateUtc="2026-06-22T09:38:00Z">
        <w:r w:rsidR="00507039" w:rsidRPr="007B46FB" w:rsidDel="00E307EF">
          <w:rPr>
            <w:rFonts w:ascii="Cambria" w:hAnsi="Cambria"/>
            <w:i/>
            <w:iCs/>
            <w:sz w:val="28"/>
            <w:szCs w:val="28"/>
          </w:rPr>
          <w:delText>O</w:delText>
        </w:r>
      </w:del>
      <w:ins w:id="9420" w:author="Daisy Watt" w:date="2026-06-22T11:38:00Z" w16du:dateUtc="2026-06-22T09:38:00Z">
        <w:r w:rsidR="00E307EF">
          <w:rPr>
            <w:rFonts w:ascii="Cambria" w:hAnsi="Cambria"/>
            <w:i/>
            <w:iCs/>
            <w:sz w:val="28"/>
            <w:szCs w:val="28"/>
          </w:rPr>
          <w:t>o</w:t>
        </w:r>
      </w:ins>
      <w:r w:rsidRPr="007B46FB">
        <w:rPr>
          <w:rFonts w:ascii="Cambria" w:hAnsi="Cambria"/>
          <w:i/>
          <w:iCs/>
          <w:sz w:val="28"/>
          <w:szCs w:val="28"/>
        </w:rPr>
        <w:t>ne</w:t>
      </w:r>
      <w:del w:id="9421" w:author="Daisy Watt" w:date="2026-06-22T11:12:00Z" w16du:dateUtc="2026-06-22T09:12:00Z">
        <w:r w:rsidR="00507039" w:rsidRPr="007B46FB" w:rsidDel="00C3544A">
          <w:rPr>
            <w:rFonts w:ascii="Cambria" w:hAnsi="Cambria"/>
            <w:i/>
            <w:iCs/>
            <w:sz w:val="28"/>
            <w:szCs w:val="28"/>
          </w:rPr>
          <w:delText>’</w:delText>
        </w:r>
      </w:del>
      <w:r>
        <w:rPr>
          <w:rFonts w:ascii="Cambria" w:hAnsi="Cambria"/>
          <w:sz w:val="28"/>
          <w:szCs w:val="28"/>
        </w:rPr>
        <w:t>.’ Yet again, her eyes filled with annoying tears. ‘We had great sex</w:t>
      </w:r>
      <w:r w:rsidR="00EF21B3">
        <w:rPr>
          <w:rFonts w:ascii="Cambria" w:hAnsi="Cambria"/>
          <w:sz w:val="28"/>
          <w:szCs w:val="28"/>
        </w:rPr>
        <w:t xml:space="preserve"> and</w:t>
      </w:r>
      <w:r>
        <w:rPr>
          <w:rFonts w:ascii="Cambria" w:hAnsi="Cambria"/>
          <w:sz w:val="28"/>
          <w:szCs w:val="28"/>
        </w:rPr>
        <w:t xml:space="preserve"> great fun</w:t>
      </w:r>
      <w:r w:rsidR="00A70DF4">
        <w:rPr>
          <w:rFonts w:ascii="Cambria" w:hAnsi="Cambria"/>
          <w:sz w:val="28"/>
          <w:szCs w:val="28"/>
        </w:rPr>
        <w:t>, w</w:t>
      </w:r>
      <w:r>
        <w:rPr>
          <w:rFonts w:ascii="Cambria" w:hAnsi="Cambria"/>
          <w:sz w:val="28"/>
          <w:szCs w:val="28"/>
        </w:rPr>
        <w:t xml:space="preserve">e were </w:t>
      </w:r>
      <w:r w:rsidR="00507039">
        <w:rPr>
          <w:rFonts w:ascii="Cambria" w:hAnsi="Cambria"/>
          <w:sz w:val="28"/>
          <w:szCs w:val="28"/>
        </w:rPr>
        <w:t xml:space="preserve">planning </w:t>
      </w:r>
      <w:r w:rsidR="00A70DF4">
        <w:rPr>
          <w:rFonts w:ascii="Cambria" w:hAnsi="Cambria"/>
          <w:sz w:val="28"/>
          <w:szCs w:val="28"/>
        </w:rPr>
        <w:t xml:space="preserve">a summer </w:t>
      </w:r>
      <w:r w:rsidR="00507039">
        <w:rPr>
          <w:rFonts w:ascii="Cambria" w:hAnsi="Cambria"/>
          <w:sz w:val="28"/>
          <w:szCs w:val="28"/>
        </w:rPr>
        <w:t>wedding</w:t>
      </w:r>
      <w:r>
        <w:rPr>
          <w:rFonts w:ascii="Cambria" w:hAnsi="Cambria"/>
          <w:sz w:val="28"/>
          <w:szCs w:val="28"/>
        </w:rPr>
        <w:t xml:space="preserve">, </w:t>
      </w:r>
      <w:r w:rsidR="00C52402">
        <w:rPr>
          <w:rFonts w:ascii="Cambria" w:hAnsi="Cambria"/>
          <w:sz w:val="28"/>
          <w:szCs w:val="28"/>
        </w:rPr>
        <w:t xml:space="preserve">and I </w:t>
      </w:r>
      <w:r w:rsidR="00EF21B3">
        <w:rPr>
          <w:rFonts w:ascii="Cambria" w:hAnsi="Cambria"/>
          <w:sz w:val="28"/>
          <w:szCs w:val="28"/>
        </w:rPr>
        <w:t>couldn’t wait to</w:t>
      </w:r>
      <w:r w:rsidR="00C52402">
        <w:rPr>
          <w:rFonts w:ascii="Cambria" w:hAnsi="Cambria"/>
          <w:sz w:val="28"/>
          <w:szCs w:val="28"/>
        </w:rPr>
        <w:t xml:space="preserve"> hav</w:t>
      </w:r>
      <w:r w:rsidR="00EF21B3">
        <w:rPr>
          <w:rFonts w:ascii="Cambria" w:hAnsi="Cambria"/>
          <w:sz w:val="28"/>
          <w:szCs w:val="28"/>
        </w:rPr>
        <w:t>e</w:t>
      </w:r>
      <w:r w:rsidR="00C52402">
        <w:rPr>
          <w:rFonts w:ascii="Cambria" w:hAnsi="Cambria"/>
          <w:sz w:val="28"/>
          <w:szCs w:val="28"/>
        </w:rPr>
        <w:t xml:space="preserve"> his babies</w:t>
      </w:r>
      <w:del w:id="9422" w:author="Daisy Watt" w:date="2026-06-22T11:13:00Z" w16du:dateUtc="2026-06-22T09:13:00Z">
        <w:r w:rsidR="00507039">
          <w:rPr>
            <w:rFonts w:ascii="Cambria" w:hAnsi="Cambria"/>
            <w:sz w:val="28"/>
            <w:szCs w:val="28"/>
          </w:rPr>
          <w:delText>,</w:delText>
        </w:r>
      </w:del>
      <w:ins w:id="9423" w:author="Daisy Watt" w:date="2026-06-22T11:13:00Z" w16du:dateUtc="2026-06-22T09:13:00Z">
        <w:r w:rsidR="00D11476">
          <w:rPr>
            <w:rFonts w:ascii="Cambria" w:hAnsi="Cambria"/>
            <w:sz w:val="28"/>
            <w:szCs w:val="28"/>
          </w:rPr>
          <w:t>.</w:t>
        </w:r>
      </w:ins>
      <w:r w:rsidR="00507039">
        <w:rPr>
          <w:rFonts w:ascii="Cambria" w:hAnsi="Cambria"/>
          <w:sz w:val="28"/>
          <w:szCs w:val="28"/>
        </w:rPr>
        <w:t xml:space="preserve">’ </w:t>
      </w:r>
      <w:del w:id="9424" w:author="Daisy Watt" w:date="2026-06-22T11:13:00Z" w16du:dateUtc="2026-06-22T09:13:00Z">
        <w:r w:rsidR="00507039" w:rsidDel="00D11476">
          <w:rPr>
            <w:rFonts w:ascii="Cambria" w:hAnsi="Cambria"/>
            <w:sz w:val="28"/>
            <w:szCs w:val="28"/>
          </w:rPr>
          <w:delText>h</w:delText>
        </w:r>
      </w:del>
      <w:ins w:id="9425" w:author="Daisy Watt" w:date="2026-06-22T11:13:00Z" w16du:dateUtc="2026-06-22T09:13:00Z">
        <w:r w:rsidR="00D11476">
          <w:rPr>
            <w:rFonts w:ascii="Cambria" w:hAnsi="Cambria"/>
            <w:sz w:val="28"/>
            <w:szCs w:val="28"/>
          </w:rPr>
          <w:t>H</w:t>
        </w:r>
      </w:ins>
      <w:r w:rsidR="00507039">
        <w:rPr>
          <w:rFonts w:ascii="Cambria" w:hAnsi="Cambria"/>
          <w:sz w:val="28"/>
          <w:szCs w:val="28"/>
        </w:rPr>
        <w:t xml:space="preserve">er voice broke for a second. </w:t>
      </w:r>
      <w:r w:rsidR="000B08FA">
        <w:rPr>
          <w:rFonts w:ascii="Cambria" w:hAnsi="Cambria"/>
          <w:sz w:val="28"/>
          <w:szCs w:val="28"/>
        </w:rPr>
        <w:t>‘</w:t>
      </w:r>
      <w:r w:rsidR="00C52402">
        <w:rPr>
          <w:rFonts w:ascii="Cambria" w:hAnsi="Cambria"/>
          <w:sz w:val="28"/>
          <w:szCs w:val="28"/>
        </w:rPr>
        <w:t>S</w:t>
      </w:r>
      <w:r>
        <w:rPr>
          <w:rFonts w:ascii="Cambria" w:hAnsi="Cambria"/>
          <w:sz w:val="28"/>
          <w:szCs w:val="28"/>
        </w:rPr>
        <w:t>o why the hell would I kill him?</w:t>
      </w:r>
      <w:r w:rsidR="00F836D8">
        <w:rPr>
          <w:rFonts w:ascii="Cambria" w:hAnsi="Cambria"/>
          <w:sz w:val="28"/>
          <w:szCs w:val="28"/>
        </w:rPr>
        <w:t xml:space="preserve">’ </w:t>
      </w:r>
      <w:r w:rsidR="0077517C">
        <w:rPr>
          <w:rFonts w:ascii="Cambria" w:hAnsi="Cambria"/>
          <w:sz w:val="28"/>
          <w:szCs w:val="28"/>
        </w:rPr>
        <w:t>She lit the cigarette and inhaled slowly.</w:t>
      </w:r>
      <w:r w:rsidR="00F836D8">
        <w:rPr>
          <w:rFonts w:ascii="Cambria" w:hAnsi="Cambria"/>
          <w:sz w:val="28"/>
          <w:szCs w:val="28"/>
        </w:rPr>
        <w:t xml:space="preserve"> ‘I definitely didn’t need his money.’</w:t>
      </w:r>
    </w:p>
    <w:p w14:paraId="5DFE2DC6" w14:textId="3FC92001" w:rsidR="00A23431" w:rsidRDefault="00A23431" w:rsidP="00A23431">
      <w:pPr>
        <w:spacing w:line="360" w:lineRule="auto"/>
        <w:contextualSpacing/>
        <w:rPr>
          <w:rFonts w:ascii="Cambria" w:hAnsi="Cambria"/>
          <w:sz w:val="28"/>
          <w:szCs w:val="28"/>
        </w:rPr>
      </w:pPr>
      <w:r>
        <w:rPr>
          <w:rFonts w:ascii="Cambria" w:hAnsi="Cambria"/>
          <w:sz w:val="28"/>
          <w:szCs w:val="28"/>
        </w:rPr>
        <w:tab/>
        <w:t>‘Because you had your eye on that other geezer?</w:t>
      </w:r>
      <w:r w:rsidR="000B08FA">
        <w:rPr>
          <w:rFonts w:ascii="Cambria" w:hAnsi="Cambria"/>
          <w:sz w:val="28"/>
          <w:szCs w:val="28"/>
        </w:rPr>
        <w:t xml:space="preserve"> Because you’d had a terrible row?</w:t>
      </w:r>
      <w:r w:rsidR="005E07FC">
        <w:rPr>
          <w:rFonts w:ascii="Cambria" w:hAnsi="Cambria"/>
          <w:sz w:val="28"/>
          <w:szCs w:val="28"/>
        </w:rPr>
        <w:t xml:space="preserve">  Because </w:t>
      </w:r>
      <w:del w:id="9426" w:author="Claire S" w:date="2026-06-03T19:28:00Z" w16du:dateUtc="2026-06-03T18:28:00Z">
        <w:r w:rsidR="005E07FC" w:rsidDel="002D2317">
          <w:rPr>
            <w:rFonts w:ascii="Cambria" w:hAnsi="Cambria"/>
            <w:sz w:val="28"/>
            <w:szCs w:val="28"/>
          </w:rPr>
          <w:delText xml:space="preserve">he </w:delText>
        </w:r>
      </w:del>
      <w:ins w:id="9427" w:author="Claire S" w:date="2026-06-03T19:28:00Z" w16du:dateUtc="2026-06-03T18:28:00Z">
        <w:r w:rsidR="002D2317">
          <w:rPr>
            <w:rFonts w:ascii="Cambria" w:hAnsi="Cambria"/>
            <w:sz w:val="28"/>
            <w:szCs w:val="28"/>
          </w:rPr>
          <w:t xml:space="preserve">Mr Harris </w:t>
        </w:r>
      </w:ins>
      <w:r w:rsidR="005E07FC">
        <w:rPr>
          <w:rFonts w:ascii="Cambria" w:hAnsi="Cambria"/>
          <w:sz w:val="28"/>
          <w:szCs w:val="28"/>
        </w:rPr>
        <w:t>was jealous?</w:t>
      </w:r>
      <w:r w:rsidR="00F836D8">
        <w:rPr>
          <w:rFonts w:ascii="Cambria" w:hAnsi="Cambria"/>
          <w:sz w:val="28"/>
          <w:szCs w:val="28"/>
        </w:rPr>
        <w:t xml:space="preserve"> There could be any number of reasons</w:t>
      </w:r>
      <w:ins w:id="9428" w:author="Claire S" w:date="2026-05-27T14:26:00Z" w16du:dateUtc="2026-05-27T13:26:00Z">
        <w:r w:rsidR="0082738B">
          <w:rPr>
            <w:rFonts w:ascii="Cambria" w:hAnsi="Cambria"/>
            <w:sz w:val="28"/>
            <w:szCs w:val="28"/>
          </w:rPr>
          <w:t xml:space="preserve"> we don’t know about</w:t>
        </w:r>
      </w:ins>
      <w:ins w:id="9429" w:author="Daisy Watt" w:date="2026-06-22T11:14:00Z" w16du:dateUtc="2026-06-22T09:14:00Z">
        <w:r w:rsidR="00CB335B">
          <w:rPr>
            <w:rFonts w:ascii="Cambria" w:hAnsi="Cambria"/>
            <w:sz w:val="28"/>
            <w:szCs w:val="28"/>
          </w:rPr>
          <w:t>.</w:t>
        </w:r>
      </w:ins>
      <w:ins w:id="9430" w:author="Claire S" w:date="2026-05-27T14:26:00Z" w16du:dateUtc="2026-05-27T13:26:00Z">
        <w:del w:id="9431" w:author="Daisy Watt" w:date="2026-06-22T11:14:00Z" w16du:dateUtc="2026-06-22T09:14:00Z">
          <w:r w:rsidR="0082738B">
            <w:rPr>
              <w:rFonts w:ascii="Cambria" w:hAnsi="Cambria"/>
              <w:sz w:val="28"/>
              <w:szCs w:val="28"/>
            </w:rPr>
            <w:delText xml:space="preserve"> -</w:delText>
          </w:r>
        </w:del>
      </w:ins>
      <w:del w:id="9432" w:author="Claire S" w:date="2026-05-27T14:26:00Z" w16du:dateUtc="2026-05-27T13:26:00Z">
        <w:r w:rsidR="00F836D8" w:rsidDel="0082738B">
          <w:rPr>
            <w:rFonts w:ascii="Cambria" w:hAnsi="Cambria"/>
            <w:sz w:val="28"/>
            <w:szCs w:val="28"/>
          </w:rPr>
          <w:delText>.</w:delText>
        </w:r>
      </w:del>
      <w:r>
        <w:rPr>
          <w:rFonts w:ascii="Cambria" w:hAnsi="Cambria"/>
          <w:sz w:val="28"/>
          <w:szCs w:val="28"/>
        </w:rPr>
        <w:t xml:space="preserve">’ </w:t>
      </w:r>
    </w:p>
    <w:p w14:paraId="7B2EE390" w14:textId="35AC1CFA" w:rsidR="00A23431" w:rsidRDefault="00F836D8" w:rsidP="000B08FA">
      <w:pPr>
        <w:spacing w:line="360" w:lineRule="auto"/>
        <w:ind w:firstLine="720"/>
        <w:contextualSpacing/>
        <w:rPr>
          <w:rFonts w:ascii="Cambria" w:hAnsi="Cambria"/>
          <w:sz w:val="28"/>
          <w:szCs w:val="28"/>
        </w:rPr>
      </w:pPr>
      <w:del w:id="9433" w:author="Claire S" w:date="2026-05-27T14:26:00Z" w16du:dateUtc="2026-05-27T13:26:00Z">
        <w:r w:rsidDel="0082738B">
          <w:rPr>
            <w:rFonts w:ascii="Cambria" w:hAnsi="Cambria"/>
            <w:sz w:val="28"/>
            <w:szCs w:val="28"/>
          </w:rPr>
          <w:delText>She exhaled</w:delText>
        </w:r>
      </w:del>
      <w:ins w:id="9434" w:author="Claire S" w:date="2026-05-27T14:26:00Z" w16du:dateUtc="2026-05-27T13:26:00Z">
        <w:r w:rsidR="0082738B">
          <w:rPr>
            <w:rFonts w:ascii="Cambria" w:hAnsi="Cambria"/>
            <w:sz w:val="28"/>
            <w:szCs w:val="28"/>
          </w:rPr>
          <w:t>N</w:t>
        </w:r>
      </w:ins>
      <w:del w:id="9435" w:author="Claire S" w:date="2026-05-27T14:26:00Z" w16du:dateUtc="2026-05-27T13:26:00Z">
        <w:r w:rsidDel="0082738B">
          <w:rPr>
            <w:rFonts w:ascii="Cambria" w:hAnsi="Cambria"/>
            <w:sz w:val="28"/>
            <w:szCs w:val="28"/>
          </w:rPr>
          <w:delText>, the n</w:delText>
        </w:r>
      </w:del>
      <w:r>
        <w:rPr>
          <w:rFonts w:ascii="Cambria" w:hAnsi="Cambria"/>
          <w:sz w:val="28"/>
          <w:szCs w:val="28"/>
        </w:rPr>
        <w:t xml:space="preserve">icotine </w:t>
      </w:r>
      <w:del w:id="9436" w:author="Claire S" w:date="2026-05-27T14:26:00Z" w16du:dateUtc="2026-05-27T13:26:00Z">
        <w:r w:rsidDel="0082738B">
          <w:rPr>
            <w:rFonts w:ascii="Cambria" w:hAnsi="Cambria"/>
            <w:sz w:val="28"/>
            <w:szCs w:val="28"/>
          </w:rPr>
          <w:delText xml:space="preserve">flooding </w:delText>
        </w:r>
      </w:del>
      <w:ins w:id="9437" w:author="Claire S" w:date="2026-05-27T14:26:00Z" w16du:dateUtc="2026-05-27T13:26:00Z">
        <w:r w:rsidR="0082738B">
          <w:rPr>
            <w:rFonts w:ascii="Cambria" w:hAnsi="Cambria"/>
            <w:sz w:val="28"/>
            <w:szCs w:val="28"/>
          </w:rPr>
          <w:t xml:space="preserve">flooded </w:t>
        </w:r>
      </w:ins>
      <w:r>
        <w:rPr>
          <w:rFonts w:ascii="Cambria" w:hAnsi="Cambria"/>
          <w:sz w:val="28"/>
          <w:szCs w:val="28"/>
        </w:rPr>
        <w:t xml:space="preserve">her head. ‘Dex and I never rowed.’ </w:t>
      </w:r>
      <w:r w:rsidR="0060484B">
        <w:rPr>
          <w:rFonts w:ascii="Cambria" w:hAnsi="Cambria"/>
          <w:sz w:val="28"/>
          <w:szCs w:val="28"/>
        </w:rPr>
        <w:t xml:space="preserve">Not strictly true, but they didn’t need to know that. </w:t>
      </w:r>
      <w:r w:rsidR="005E07FC">
        <w:rPr>
          <w:rFonts w:ascii="Cambria" w:hAnsi="Cambria"/>
          <w:sz w:val="28"/>
          <w:szCs w:val="28"/>
        </w:rPr>
        <w:t>‘And he wasn’t jealous, ever.’</w:t>
      </w:r>
      <w:r w:rsidR="00894CF7">
        <w:rPr>
          <w:rFonts w:ascii="Cambria" w:hAnsi="Cambria"/>
          <w:sz w:val="28"/>
          <w:szCs w:val="28"/>
        </w:rPr>
        <w:t xml:space="preserve"> Which </w:t>
      </w:r>
      <w:r w:rsidR="00894CF7" w:rsidRPr="00F836D8">
        <w:rPr>
          <w:rFonts w:ascii="Cambria" w:hAnsi="Cambria"/>
          <w:i/>
          <w:iCs/>
          <w:sz w:val="28"/>
          <w:szCs w:val="28"/>
        </w:rPr>
        <w:t>was</w:t>
      </w:r>
      <w:r w:rsidR="00894CF7">
        <w:rPr>
          <w:rFonts w:ascii="Cambria" w:hAnsi="Cambria"/>
          <w:sz w:val="28"/>
          <w:szCs w:val="28"/>
        </w:rPr>
        <w:t xml:space="preserve"> true – as far as she knew</w:t>
      </w:r>
      <w:r>
        <w:rPr>
          <w:rFonts w:ascii="Cambria" w:hAnsi="Cambria"/>
          <w:sz w:val="28"/>
          <w:szCs w:val="28"/>
        </w:rPr>
        <w:t>, anyway.</w:t>
      </w:r>
    </w:p>
    <w:p w14:paraId="50DCF4F6" w14:textId="1982B353" w:rsidR="00A23431" w:rsidRDefault="00A23431" w:rsidP="00A23431">
      <w:pPr>
        <w:spacing w:line="360" w:lineRule="auto"/>
        <w:contextualSpacing/>
        <w:rPr>
          <w:rFonts w:ascii="Cambria" w:hAnsi="Cambria"/>
          <w:sz w:val="28"/>
          <w:szCs w:val="28"/>
        </w:rPr>
      </w:pPr>
      <w:r>
        <w:rPr>
          <w:rFonts w:ascii="Cambria" w:hAnsi="Cambria"/>
          <w:sz w:val="28"/>
          <w:szCs w:val="28"/>
        </w:rPr>
        <w:tab/>
        <w:t>‘</w:t>
      </w:r>
      <w:r w:rsidR="00F836D8">
        <w:rPr>
          <w:rFonts w:ascii="Cambria" w:hAnsi="Cambria"/>
          <w:sz w:val="28"/>
          <w:szCs w:val="28"/>
        </w:rPr>
        <w:t xml:space="preserve">This </w:t>
      </w:r>
      <w:r w:rsidR="0060484B">
        <w:rPr>
          <w:rFonts w:ascii="Cambria" w:hAnsi="Cambria"/>
          <w:sz w:val="28"/>
          <w:szCs w:val="28"/>
        </w:rPr>
        <w:t>Jackson Rayne, he’s ex-SAS</w:t>
      </w:r>
      <w:r w:rsidR="00F836D8">
        <w:rPr>
          <w:rFonts w:ascii="Cambria" w:hAnsi="Cambria"/>
          <w:sz w:val="28"/>
          <w:szCs w:val="28"/>
        </w:rPr>
        <w:t>,</w:t>
      </w:r>
      <w:r w:rsidR="0060484B">
        <w:rPr>
          <w:rFonts w:ascii="Cambria" w:hAnsi="Cambria"/>
          <w:sz w:val="28"/>
          <w:szCs w:val="28"/>
        </w:rPr>
        <w:t xml:space="preserve"> isn’t he?</w:t>
      </w:r>
      <w:r>
        <w:rPr>
          <w:rFonts w:ascii="Cambria" w:hAnsi="Cambria"/>
          <w:sz w:val="28"/>
          <w:szCs w:val="28"/>
        </w:rPr>
        <w:t xml:space="preserve">’ </w:t>
      </w:r>
      <w:r w:rsidR="00F836D8">
        <w:rPr>
          <w:rFonts w:ascii="Cambria" w:hAnsi="Cambria"/>
          <w:sz w:val="28"/>
          <w:szCs w:val="28"/>
        </w:rPr>
        <w:t>T</w:t>
      </w:r>
      <w:r>
        <w:rPr>
          <w:rFonts w:ascii="Cambria" w:hAnsi="Cambria"/>
          <w:sz w:val="28"/>
          <w:szCs w:val="28"/>
        </w:rPr>
        <w:t xml:space="preserve">he younger </w:t>
      </w:r>
      <w:r w:rsidR="00F836D8">
        <w:rPr>
          <w:rFonts w:ascii="Cambria" w:hAnsi="Cambria"/>
          <w:sz w:val="28"/>
          <w:szCs w:val="28"/>
        </w:rPr>
        <w:t>guy</w:t>
      </w:r>
      <w:r>
        <w:rPr>
          <w:rFonts w:ascii="Cambria" w:hAnsi="Cambria"/>
          <w:sz w:val="28"/>
          <w:szCs w:val="28"/>
        </w:rPr>
        <w:t xml:space="preserve"> spoke now</w:t>
      </w:r>
      <w:r w:rsidR="009D5CA2">
        <w:rPr>
          <w:rFonts w:ascii="Cambria" w:hAnsi="Cambria"/>
          <w:sz w:val="28"/>
          <w:szCs w:val="28"/>
        </w:rPr>
        <w:t xml:space="preserve">, </w:t>
      </w:r>
      <w:r w:rsidR="000B08FA">
        <w:rPr>
          <w:rFonts w:ascii="Cambria" w:hAnsi="Cambria"/>
          <w:sz w:val="28"/>
          <w:szCs w:val="28"/>
        </w:rPr>
        <w:t xml:space="preserve">his </w:t>
      </w:r>
      <w:r>
        <w:rPr>
          <w:rFonts w:ascii="Cambria" w:hAnsi="Cambria"/>
          <w:sz w:val="28"/>
          <w:szCs w:val="28"/>
        </w:rPr>
        <w:t>voice</w:t>
      </w:r>
      <w:r w:rsidR="000B08FA">
        <w:rPr>
          <w:rFonts w:ascii="Cambria" w:hAnsi="Cambria"/>
          <w:sz w:val="28"/>
          <w:szCs w:val="28"/>
        </w:rPr>
        <w:t xml:space="preserve"> very soft</w:t>
      </w:r>
      <w:r>
        <w:rPr>
          <w:rFonts w:ascii="Cambria" w:hAnsi="Cambria"/>
          <w:sz w:val="28"/>
          <w:szCs w:val="28"/>
        </w:rPr>
        <w:t>. ‘And he writes about death, all the time.’</w:t>
      </w:r>
    </w:p>
    <w:p w14:paraId="47AE5F8D" w14:textId="77777777" w:rsidR="00A23431" w:rsidRDefault="00A23431" w:rsidP="00A23431">
      <w:pPr>
        <w:spacing w:line="360" w:lineRule="auto"/>
        <w:contextualSpacing/>
        <w:rPr>
          <w:rFonts w:ascii="Cambria" w:hAnsi="Cambria"/>
          <w:sz w:val="28"/>
          <w:szCs w:val="28"/>
        </w:rPr>
      </w:pPr>
      <w:r>
        <w:rPr>
          <w:rFonts w:ascii="Cambria" w:hAnsi="Cambria"/>
          <w:sz w:val="28"/>
          <w:szCs w:val="28"/>
        </w:rPr>
        <w:tab/>
        <w:t>‘So did Agatha Christie, but she never off</w:t>
      </w:r>
      <w:del w:id="9438" w:author="Daisy Watt" w:date="2026-06-22T11:14:00Z" w16du:dateUtc="2026-06-22T09:14:00Z">
        <w:r>
          <w:rPr>
            <w:rFonts w:ascii="Cambria" w:hAnsi="Cambria"/>
            <w:sz w:val="28"/>
            <w:szCs w:val="28"/>
          </w:rPr>
          <w:delText>-</w:delText>
        </w:r>
      </w:del>
      <w:r>
        <w:rPr>
          <w:rFonts w:ascii="Cambria" w:hAnsi="Cambria"/>
          <w:sz w:val="28"/>
          <w:szCs w:val="28"/>
        </w:rPr>
        <w:t>ed anyone, did she?’ Savannah levelled her gaze at the blond policeman. ‘Not as far as I know.’</w:t>
      </w:r>
    </w:p>
    <w:p w14:paraId="07948A6E" w14:textId="69809C5E" w:rsidR="00A23431" w:rsidRDefault="00A23431" w:rsidP="00A23431">
      <w:pPr>
        <w:spacing w:line="360" w:lineRule="auto"/>
        <w:contextualSpacing/>
        <w:rPr>
          <w:rFonts w:ascii="Cambria" w:hAnsi="Cambria"/>
          <w:sz w:val="28"/>
          <w:szCs w:val="28"/>
        </w:rPr>
      </w:pPr>
      <w:r>
        <w:rPr>
          <w:rFonts w:ascii="Cambria" w:hAnsi="Cambria"/>
          <w:sz w:val="28"/>
          <w:szCs w:val="28"/>
        </w:rPr>
        <w:tab/>
        <w:t>‘Rayne has</w:t>
      </w:r>
      <w:ins w:id="9439" w:author="Daisy Watt" w:date="2026-06-22T11:14:00Z" w16du:dateUtc="2026-06-22T09:14:00Z">
        <w:r w:rsidR="00FB48E9">
          <w:rPr>
            <w:rFonts w:ascii="Cambria" w:hAnsi="Cambria"/>
            <w:sz w:val="28"/>
            <w:szCs w:val="28"/>
          </w:rPr>
          <w:t>,</w:t>
        </w:r>
      </w:ins>
      <w:r>
        <w:rPr>
          <w:rFonts w:ascii="Cambria" w:hAnsi="Cambria"/>
          <w:sz w:val="28"/>
          <w:szCs w:val="28"/>
        </w:rPr>
        <w:t xml:space="preserve"> though, hasn’t he? He’s killed lots of people, according to his biog</w:t>
      </w:r>
      <w:r w:rsidR="00C44F27">
        <w:rPr>
          <w:rFonts w:ascii="Cambria" w:hAnsi="Cambria"/>
          <w:sz w:val="28"/>
          <w:szCs w:val="28"/>
        </w:rPr>
        <w:t>raphy</w:t>
      </w:r>
      <w:r>
        <w:rPr>
          <w:rFonts w:ascii="Cambria" w:hAnsi="Cambria"/>
          <w:sz w:val="28"/>
          <w:szCs w:val="28"/>
        </w:rPr>
        <w:t>. Seen all sorts on the battlefield.’</w:t>
      </w:r>
    </w:p>
    <w:p w14:paraId="688F4825" w14:textId="37E48245" w:rsidR="00A23431" w:rsidRDefault="00A23431" w:rsidP="00A23431">
      <w:pPr>
        <w:spacing w:line="360" w:lineRule="auto"/>
        <w:contextualSpacing/>
        <w:rPr>
          <w:rFonts w:ascii="Cambria" w:hAnsi="Cambria"/>
          <w:sz w:val="28"/>
          <w:szCs w:val="28"/>
        </w:rPr>
      </w:pPr>
      <w:r>
        <w:rPr>
          <w:rFonts w:ascii="Cambria" w:hAnsi="Cambria"/>
          <w:sz w:val="28"/>
          <w:szCs w:val="28"/>
        </w:rPr>
        <w:tab/>
        <w:t xml:space="preserve">‘You tell me.’ Savannah inhaled again, thought </w:t>
      </w:r>
      <w:del w:id="9440" w:author="Daisy Watt" w:date="2026-06-22T11:15:00Z" w16du:dateUtc="2026-06-22T09:15:00Z">
        <w:r w:rsidDel="00A9043F">
          <w:rPr>
            <w:rFonts w:ascii="Cambria" w:hAnsi="Cambria"/>
            <w:i/>
            <w:iCs/>
            <w:sz w:val="28"/>
            <w:szCs w:val="28"/>
          </w:rPr>
          <w:delText>T</w:delText>
        </w:r>
      </w:del>
      <w:ins w:id="9441" w:author="Daisy Watt" w:date="2026-06-22T11:15:00Z" w16du:dateUtc="2026-06-22T09:15:00Z">
        <w:r w:rsidR="00A9043F">
          <w:rPr>
            <w:rFonts w:ascii="Cambria" w:hAnsi="Cambria"/>
            <w:i/>
            <w:iCs/>
            <w:sz w:val="28"/>
            <w:szCs w:val="28"/>
          </w:rPr>
          <w:t>t</w:t>
        </w:r>
      </w:ins>
      <w:r w:rsidRPr="008626F2">
        <w:rPr>
          <w:rFonts w:ascii="Cambria" w:hAnsi="Cambria"/>
          <w:i/>
          <w:iCs/>
          <w:sz w:val="28"/>
          <w:szCs w:val="28"/>
        </w:rPr>
        <w:t>his fag tastes disgusting</w:t>
      </w:r>
      <w:r>
        <w:rPr>
          <w:rFonts w:ascii="Cambria" w:hAnsi="Cambria"/>
          <w:sz w:val="28"/>
          <w:szCs w:val="28"/>
        </w:rPr>
        <w:t xml:space="preserve"> and </w:t>
      </w:r>
      <w:del w:id="9442" w:author="Claire S" w:date="2026-05-12T09:16:00Z" w16du:dateUtc="2026-05-12T08:16:00Z">
        <w:r w:rsidDel="008A3837">
          <w:rPr>
            <w:rFonts w:ascii="Cambria" w:hAnsi="Cambria"/>
            <w:sz w:val="28"/>
            <w:szCs w:val="28"/>
          </w:rPr>
          <w:delText xml:space="preserve">ground </w:delText>
        </w:r>
      </w:del>
      <w:ins w:id="9443" w:author="Claire S" w:date="2026-05-12T09:16:00Z" w16du:dateUtc="2026-05-12T08:16:00Z">
        <w:r w:rsidR="008A3837">
          <w:rPr>
            <w:rFonts w:ascii="Cambria" w:hAnsi="Cambria"/>
            <w:sz w:val="28"/>
            <w:szCs w:val="28"/>
          </w:rPr>
          <w:t xml:space="preserve">killed </w:t>
        </w:r>
      </w:ins>
      <w:r>
        <w:rPr>
          <w:rFonts w:ascii="Cambria" w:hAnsi="Cambria"/>
          <w:sz w:val="28"/>
          <w:szCs w:val="28"/>
        </w:rPr>
        <w:t>i</w:t>
      </w:r>
      <w:ins w:id="9444" w:author="Claire S" w:date="2026-05-12T09:16:00Z" w16du:dateUtc="2026-05-12T08:16:00Z">
        <w:r w:rsidR="008A3837">
          <w:rPr>
            <w:rFonts w:ascii="Cambria" w:hAnsi="Cambria"/>
            <w:sz w:val="28"/>
            <w:szCs w:val="28"/>
          </w:rPr>
          <w:t>t</w:t>
        </w:r>
      </w:ins>
      <w:del w:id="9445" w:author="Claire S" w:date="2026-05-12T09:16:00Z" w16du:dateUtc="2026-05-12T08:16:00Z">
        <w:r w:rsidDel="008A3837">
          <w:rPr>
            <w:rFonts w:ascii="Cambria" w:hAnsi="Cambria"/>
            <w:sz w:val="28"/>
            <w:szCs w:val="28"/>
          </w:rPr>
          <w:delText>t out</w:delText>
        </w:r>
      </w:del>
      <w:r>
        <w:rPr>
          <w:rFonts w:ascii="Cambria" w:hAnsi="Cambria"/>
          <w:sz w:val="28"/>
          <w:szCs w:val="28"/>
        </w:rPr>
        <w:t xml:space="preserve"> in the Conran ashtray</w:t>
      </w:r>
      <w:ins w:id="9446" w:author="Claire S" w:date="2026-05-12T09:16:00Z" w16du:dateUtc="2026-05-12T08:16:00Z">
        <w:r w:rsidR="008A3837">
          <w:rPr>
            <w:rFonts w:ascii="Cambria" w:hAnsi="Cambria"/>
            <w:sz w:val="28"/>
            <w:szCs w:val="28"/>
          </w:rPr>
          <w:t>,</w:t>
        </w:r>
      </w:ins>
      <w:r>
        <w:rPr>
          <w:rFonts w:ascii="Cambria" w:hAnsi="Cambria"/>
          <w:sz w:val="28"/>
          <w:szCs w:val="28"/>
        </w:rPr>
        <w:t xml:space="preserve"> </w:t>
      </w:r>
      <w:del w:id="9447" w:author="Claire S" w:date="2026-05-12T09:16:00Z" w16du:dateUtc="2026-05-12T08:16:00Z">
        <w:r w:rsidDel="008A3837">
          <w:rPr>
            <w:rFonts w:ascii="Cambria" w:hAnsi="Cambria"/>
            <w:sz w:val="28"/>
            <w:szCs w:val="28"/>
          </w:rPr>
          <w:delText>usually k</w:delText>
        </w:r>
      </w:del>
      <w:ins w:id="9448" w:author="Claire S" w:date="2026-05-12T09:16:00Z" w16du:dateUtc="2026-05-12T08:16:00Z">
        <w:r w:rsidR="008A3837">
          <w:rPr>
            <w:rFonts w:ascii="Cambria" w:hAnsi="Cambria"/>
            <w:sz w:val="28"/>
            <w:szCs w:val="28"/>
          </w:rPr>
          <w:t>k</w:t>
        </w:r>
      </w:ins>
      <w:r>
        <w:rPr>
          <w:rFonts w:ascii="Cambria" w:hAnsi="Cambria"/>
          <w:sz w:val="28"/>
          <w:szCs w:val="28"/>
        </w:rPr>
        <w:t>ept</w:t>
      </w:r>
      <w:del w:id="9449" w:author="Claire S" w:date="2026-05-12T09:16:00Z" w16du:dateUtc="2026-05-12T08:16:00Z">
        <w:r w:rsidR="00C44F27" w:rsidDel="008A3837">
          <w:rPr>
            <w:rFonts w:ascii="Cambria" w:hAnsi="Cambria"/>
            <w:sz w:val="28"/>
            <w:szCs w:val="28"/>
          </w:rPr>
          <w:delText xml:space="preserve"> for</w:delText>
        </w:r>
      </w:del>
      <w:r>
        <w:rPr>
          <w:rFonts w:ascii="Cambria" w:hAnsi="Cambria"/>
          <w:sz w:val="28"/>
          <w:szCs w:val="28"/>
        </w:rPr>
        <w:t xml:space="preserve"> </w:t>
      </w:r>
      <w:ins w:id="9450" w:author="Claire S" w:date="2026-05-12T09:17:00Z" w16du:dateUtc="2026-05-12T08:17:00Z">
        <w:r w:rsidR="008A3837">
          <w:rPr>
            <w:rFonts w:ascii="Cambria" w:hAnsi="Cambria"/>
            <w:sz w:val="28"/>
            <w:szCs w:val="28"/>
          </w:rPr>
          <w:t xml:space="preserve">for </w:t>
        </w:r>
      </w:ins>
      <w:r>
        <w:rPr>
          <w:rFonts w:ascii="Cambria" w:hAnsi="Cambria"/>
          <w:sz w:val="28"/>
          <w:szCs w:val="28"/>
        </w:rPr>
        <w:t xml:space="preserve">her </w:t>
      </w:r>
      <w:ins w:id="9451" w:author="Claire S" w:date="2026-05-27T14:27:00Z" w16du:dateUtc="2026-05-27T13:27:00Z">
        <w:r w:rsidR="008E2020">
          <w:rPr>
            <w:rFonts w:ascii="Cambria" w:hAnsi="Cambria"/>
            <w:sz w:val="28"/>
            <w:szCs w:val="28"/>
          </w:rPr>
          <w:t xml:space="preserve">many </w:t>
        </w:r>
      </w:ins>
      <w:r>
        <w:rPr>
          <w:rFonts w:ascii="Cambria" w:hAnsi="Cambria"/>
          <w:sz w:val="28"/>
          <w:szCs w:val="28"/>
        </w:rPr>
        <w:t xml:space="preserve">gold rings. </w:t>
      </w:r>
    </w:p>
    <w:p w14:paraId="5BCF9765" w14:textId="125B5184" w:rsidR="00A23431" w:rsidRDefault="00A23431" w:rsidP="00A23431">
      <w:pPr>
        <w:spacing w:line="360" w:lineRule="auto"/>
        <w:contextualSpacing/>
        <w:rPr>
          <w:rFonts w:ascii="Cambria" w:hAnsi="Cambria"/>
          <w:sz w:val="28"/>
          <w:szCs w:val="28"/>
        </w:rPr>
      </w:pPr>
      <w:r>
        <w:rPr>
          <w:rFonts w:ascii="Cambria" w:hAnsi="Cambria"/>
          <w:sz w:val="28"/>
          <w:szCs w:val="28"/>
        </w:rPr>
        <w:tab/>
        <w:t>‘</w:t>
      </w:r>
      <w:r w:rsidR="00C44F27">
        <w:rPr>
          <w:rFonts w:ascii="Cambria" w:hAnsi="Cambria"/>
          <w:sz w:val="28"/>
          <w:szCs w:val="28"/>
        </w:rPr>
        <w:t>But y</w:t>
      </w:r>
      <w:r>
        <w:rPr>
          <w:rFonts w:ascii="Cambria" w:hAnsi="Cambria"/>
          <w:sz w:val="28"/>
          <w:szCs w:val="28"/>
        </w:rPr>
        <w:t>ou publish him, M</w:t>
      </w:r>
      <w:del w:id="9452" w:author="Claire S" w:date="2026-05-27T14:27:00Z" w16du:dateUtc="2026-05-27T13:27:00Z">
        <w:r w:rsidDel="008E2020">
          <w:rPr>
            <w:rFonts w:ascii="Cambria" w:hAnsi="Cambria"/>
            <w:sz w:val="28"/>
            <w:szCs w:val="28"/>
          </w:rPr>
          <w:delText>r</w:delText>
        </w:r>
      </w:del>
      <w:r>
        <w:rPr>
          <w:rFonts w:ascii="Cambria" w:hAnsi="Cambria"/>
          <w:sz w:val="28"/>
          <w:szCs w:val="28"/>
        </w:rPr>
        <w:t xml:space="preserve">s </w:t>
      </w:r>
      <w:del w:id="9453" w:author="Claire S" w:date="2026-06-03T19:25:00Z" w16du:dateUtc="2026-06-03T18:25:00Z">
        <w:r w:rsidDel="00FC76FA">
          <w:rPr>
            <w:rFonts w:ascii="Cambria" w:hAnsi="Cambria"/>
            <w:sz w:val="28"/>
            <w:szCs w:val="28"/>
          </w:rPr>
          <w:delText>W</w:delText>
        </w:r>
        <w:r w:rsidR="00264A5D" w:rsidDel="00FC76FA">
          <w:rPr>
            <w:rFonts w:ascii="Cambria" w:hAnsi="Cambria"/>
            <w:sz w:val="28"/>
            <w:szCs w:val="28"/>
          </w:rPr>
          <w:delText>exford</w:delText>
        </w:r>
        <w:r w:rsidDel="00FC76FA">
          <w:rPr>
            <w:rFonts w:ascii="Cambria" w:hAnsi="Cambria"/>
            <w:sz w:val="28"/>
            <w:szCs w:val="28"/>
          </w:rPr>
          <w:delText>-</w:delText>
        </w:r>
      </w:del>
      <w:r>
        <w:rPr>
          <w:rFonts w:ascii="Cambria" w:hAnsi="Cambria"/>
          <w:sz w:val="28"/>
          <w:szCs w:val="28"/>
        </w:rPr>
        <w:t>L</w:t>
      </w:r>
      <w:r w:rsidR="00264A5D">
        <w:rPr>
          <w:rFonts w:ascii="Cambria" w:hAnsi="Cambria"/>
          <w:sz w:val="28"/>
          <w:szCs w:val="28"/>
        </w:rPr>
        <w:t>angley</w:t>
      </w:r>
      <w:r>
        <w:rPr>
          <w:rFonts w:ascii="Cambria" w:hAnsi="Cambria"/>
          <w:sz w:val="28"/>
          <w:szCs w:val="28"/>
        </w:rPr>
        <w:t>. You should know, surely?’</w:t>
      </w:r>
    </w:p>
    <w:p w14:paraId="45EFE35E" w14:textId="4006917B" w:rsidR="00A23431" w:rsidRDefault="00A23431" w:rsidP="00A23431">
      <w:pPr>
        <w:spacing w:line="360" w:lineRule="auto"/>
        <w:contextualSpacing/>
        <w:rPr>
          <w:rFonts w:ascii="Cambria" w:hAnsi="Cambria"/>
          <w:sz w:val="28"/>
          <w:szCs w:val="28"/>
        </w:rPr>
      </w:pPr>
      <w:r>
        <w:rPr>
          <w:rFonts w:ascii="Cambria" w:hAnsi="Cambria"/>
          <w:sz w:val="28"/>
          <w:szCs w:val="28"/>
        </w:rPr>
        <w:tab/>
        <w:t>‘</w:t>
      </w:r>
      <w:r w:rsidR="0060464B">
        <w:rPr>
          <w:rFonts w:ascii="Cambria" w:hAnsi="Cambria"/>
          <w:sz w:val="28"/>
          <w:szCs w:val="28"/>
        </w:rPr>
        <w:t>If Jackson has kill</w:t>
      </w:r>
      <w:r w:rsidR="00F4763B">
        <w:rPr>
          <w:rFonts w:ascii="Cambria" w:hAnsi="Cambria"/>
          <w:sz w:val="28"/>
          <w:szCs w:val="28"/>
        </w:rPr>
        <w:t>ed</w:t>
      </w:r>
      <w:ins w:id="9454" w:author="Claire S" w:date="2026-05-21T15:58:00Z" w16du:dateUtc="2026-05-21T14:58:00Z">
        <w:r w:rsidR="00D25E50">
          <w:rPr>
            <w:rFonts w:ascii="Cambria" w:hAnsi="Cambria"/>
            <w:sz w:val="28"/>
            <w:szCs w:val="28"/>
          </w:rPr>
          <w:t xml:space="preserve"> people</w:t>
        </w:r>
      </w:ins>
      <w:r w:rsidR="0060464B">
        <w:rPr>
          <w:rFonts w:ascii="Cambria" w:hAnsi="Cambria"/>
          <w:sz w:val="28"/>
          <w:szCs w:val="28"/>
        </w:rPr>
        <w:t xml:space="preserve">, </w:t>
      </w:r>
      <w:del w:id="9455" w:author="Claire S" w:date="2026-05-21T15:58:00Z" w16du:dateUtc="2026-05-21T14:58:00Z">
        <w:r w:rsidR="0060464B" w:rsidDel="00D25E50">
          <w:rPr>
            <w:rFonts w:ascii="Cambria" w:hAnsi="Cambria"/>
            <w:sz w:val="28"/>
            <w:szCs w:val="28"/>
          </w:rPr>
          <w:delText>it</w:delText>
        </w:r>
        <w:r w:rsidR="00C44F27" w:rsidDel="00D25E50">
          <w:rPr>
            <w:rFonts w:ascii="Cambria" w:hAnsi="Cambria"/>
            <w:sz w:val="28"/>
            <w:szCs w:val="28"/>
          </w:rPr>
          <w:delText>’</w:delText>
        </w:r>
        <w:r w:rsidR="0060464B" w:rsidDel="00D25E50">
          <w:rPr>
            <w:rFonts w:ascii="Cambria" w:hAnsi="Cambria"/>
            <w:sz w:val="28"/>
            <w:szCs w:val="28"/>
          </w:rPr>
          <w:delText xml:space="preserve">s </w:delText>
        </w:r>
      </w:del>
      <w:ins w:id="9456" w:author="Claire S" w:date="2026-05-21T15:58:00Z" w16du:dateUtc="2026-05-21T14:58:00Z">
        <w:r w:rsidR="00D25E50">
          <w:rPr>
            <w:rFonts w:ascii="Cambria" w:hAnsi="Cambria"/>
            <w:sz w:val="28"/>
            <w:szCs w:val="28"/>
          </w:rPr>
          <w:t xml:space="preserve">it was </w:t>
        </w:r>
      </w:ins>
      <w:r w:rsidR="0060464B">
        <w:rPr>
          <w:rFonts w:ascii="Cambria" w:hAnsi="Cambria"/>
          <w:sz w:val="28"/>
          <w:szCs w:val="28"/>
        </w:rPr>
        <w:t xml:space="preserve">obviously </w:t>
      </w:r>
      <w:del w:id="9457" w:author="Claire S" w:date="2026-05-21T15:58:00Z" w16du:dateUtc="2026-05-21T14:58:00Z">
        <w:r w:rsidR="00C44F27" w:rsidDel="00D25E50">
          <w:rPr>
            <w:rFonts w:ascii="Cambria" w:hAnsi="Cambria"/>
            <w:sz w:val="28"/>
            <w:szCs w:val="28"/>
          </w:rPr>
          <w:delText xml:space="preserve">been </w:delText>
        </w:r>
        <w:r w:rsidR="0060464B" w:rsidDel="00D25E50">
          <w:rPr>
            <w:rFonts w:ascii="Cambria" w:hAnsi="Cambria"/>
            <w:sz w:val="28"/>
            <w:szCs w:val="28"/>
          </w:rPr>
          <w:delText>in the name of</w:delText>
        </w:r>
      </w:del>
      <w:ins w:id="9458" w:author="Claire S" w:date="2026-05-21T15:58:00Z" w16du:dateUtc="2026-05-21T14:58:00Z">
        <w:r w:rsidR="00D25E50">
          <w:rPr>
            <w:rFonts w:ascii="Cambria" w:hAnsi="Cambria"/>
            <w:sz w:val="28"/>
            <w:szCs w:val="28"/>
          </w:rPr>
          <w:t xml:space="preserve">for </w:t>
        </w:r>
        <w:del w:id="9459" w:author="Daisy Watt" w:date="2026-06-22T11:15:00Z" w16du:dateUtc="2026-06-22T09:15:00Z">
          <w:r w:rsidR="00D25E50">
            <w:rPr>
              <w:rFonts w:ascii="Cambria" w:hAnsi="Cambria"/>
              <w:sz w:val="28"/>
              <w:szCs w:val="28"/>
            </w:rPr>
            <w:delText>Great Britain’s</w:delText>
          </w:r>
        </w:del>
      </w:ins>
      <w:ins w:id="9460" w:author="Daisy Watt" w:date="2026-06-22T11:15:00Z" w16du:dateUtc="2026-06-22T09:15:00Z">
        <w:r w:rsidR="00113A7D">
          <w:rPr>
            <w:rFonts w:ascii="Cambria" w:hAnsi="Cambria"/>
            <w:sz w:val="28"/>
            <w:szCs w:val="28"/>
          </w:rPr>
          <w:t>the</w:t>
        </w:r>
      </w:ins>
      <w:ins w:id="9461" w:author="Claire S" w:date="2026-05-21T15:58:00Z" w16du:dateUtc="2026-05-21T14:58:00Z">
        <w:r w:rsidR="00D25E50">
          <w:rPr>
            <w:rFonts w:ascii="Cambria" w:hAnsi="Cambria"/>
            <w:sz w:val="28"/>
            <w:szCs w:val="28"/>
          </w:rPr>
          <w:t xml:space="preserve"> good</w:t>
        </w:r>
      </w:ins>
      <w:ins w:id="9462" w:author="Daisy Watt" w:date="2026-06-22T11:15:00Z" w16du:dateUtc="2026-06-22T09:15:00Z">
        <w:r w:rsidR="00113A7D">
          <w:rPr>
            <w:rFonts w:ascii="Cambria" w:hAnsi="Cambria"/>
            <w:sz w:val="28"/>
            <w:szCs w:val="28"/>
          </w:rPr>
          <w:t xml:space="preserve"> of the United Kingdom</w:t>
        </w:r>
      </w:ins>
      <w:del w:id="9463" w:author="Claire S" w:date="2026-05-21T15:58:00Z" w16du:dateUtc="2026-05-21T14:58:00Z">
        <w:r w:rsidR="0060464B" w:rsidDel="00D25E50">
          <w:rPr>
            <w:rFonts w:ascii="Cambria" w:hAnsi="Cambria"/>
            <w:sz w:val="28"/>
            <w:szCs w:val="28"/>
          </w:rPr>
          <w:delText xml:space="preserve"> our nation</w:delText>
        </w:r>
      </w:del>
      <w:r w:rsidR="00F4763B">
        <w:rPr>
          <w:rFonts w:ascii="Cambria" w:hAnsi="Cambria"/>
          <w:sz w:val="28"/>
          <w:szCs w:val="28"/>
        </w:rPr>
        <w:t>.</w:t>
      </w:r>
      <w:r>
        <w:rPr>
          <w:rFonts w:ascii="Cambria" w:hAnsi="Cambria"/>
          <w:sz w:val="28"/>
          <w:szCs w:val="28"/>
        </w:rPr>
        <w:t xml:space="preserve">’ </w:t>
      </w:r>
      <w:r w:rsidR="00C44F27">
        <w:rPr>
          <w:rFonts w:ascii="Cambria" w:hAnsi="Cambria"/>
          <w:sz w:val="28"/>
          <w:szCs w:val="28"/>
        </w:rPr>
        <w:t>The fact n</w:t>
      </w:r>
      <w:r>
        <w:rPr>
          <w:rFonts w:ascii="Cambria" w:hAnsi="Cambria"/>
          <w:sz w:val="28"/>
          <w:szCs w:val="28"/>
        </w:rPr>
        <w:t>either m</w:t>
      </w:r>
      <w:r w:rsidR="00C64A20">
        <w:rPr>
          <w:rFonts w:ascii="Cambria" w:hAnsi="Cambria"/>
          <w:sz w:val="28"/>
          <w:szCs w:val="28"/>
        </w:rPr>
        <w:t xml:space="preserve">an </w:t>
      </w:r>
      <w:r w:rsidR="00C44F27">
        <w:rPr>
          <w:rFonts w:ascii="Cambria" w:hAnsi="Cambria"/>
          <w:sz w:val="28"/>
          <w:szCs w:val="28"/>
        </w:rPr>
        <w:t>had</w:t>
      </w:r>
      <w:r w:rsidR="00C64A20">
        <w:rPr>
          <w:rFonts w:ascii="Cambria" w:hAnsi="Cambria"/>
          <w:sz w:val="28"/>
          <w:szCs w:val="28"/>
        </w:rPr>
        <w:t xml:space="preserve"> </w:t>
      </w:r>
      <w:r>
        <w:rPr>
          <w:rFonts w:ascii="Cambria" w:hAnsi="Cambria"/>
          <w:sz w:val="28"/>
          <w:szCs w:val="28"/>
        </w:rPr>
        <w:t>succumb</w:t>
      </w:r>
      <w:r w:rsidR="00C44F27">
        <w:rPr>
          <w:rFonts w:ascii="Cambria" w:hAnsi="Cambria"/>
          <w:sz w:val="28"/>
          <w:szCs w:val="28"/>
        </w:rPr>
        <w:t>ed</w:t>
      </w:r>
      <w:r>
        <w:rPr>
          <w:rFonts w:ascii="Cambria" w:hAnsi="Cambria"/>
          <w:sz w:val="28"/>
          <w:szCs w:val="28"/>
        </w:rPr>
        <w:t xml:space="preserve"> to her charms</w:t>
      </w:r>
      <w:r w:rsidR="00C44F27">
        <w:rPr>
          <w:rFonts w:ascii="Cambria" w:hAnsi="Cambria"/>
          <w:sz w:val="28"/>
          <w:szCs w:val="28"/>
        </w:rPr>
        <w:t xml:space="preserve"> </w:t>
      </w:r>
      <w:del w:id="9464" w:author="Daisy Watt" w:date="2026-06-22T11:39:00Z" w16du:dateUtc="2026-06-22T09:39:00Z">
        <w:r w:rsidR="00C44F27">
          <w:rPr>
            <w:rFonts w:ascii="Cambria" w:hAnsi="Cambria"/>
            <w:sz w:val="28"/>
            <w:szCs w:val="28"/>
          </w:rPr>
          <w:delText>meant</w:delText>
        </w:r>
      </w:del>
      <w:ins w:id="9465" w:author="Daisy Watt" w:date="2026-06-22T11:39:00Z" w16du:dateUtc="2026-06-22T09:39:00Z">
        <w:r w:rsidR="00F13C31">
          <w:rPr>
            <w:rFonts w:ascii="Cambria" w:hAnsi="Cambria"/>
            <w:sz w:val="28"/>
            <w:szCs w:val="28"/>
          </w:rPr>
          <w:t>made</w:t>
        </w:r>
      </w:ins>
      <w:r w:rsidR="00C44F27">
        <w:rPr>
          <w:rFonts w:ascii="Cambria" w:hAnsi="Cambria"/>
          <w:sz w:val="28"/>
          <w:szCs w:val="28"/>
        </w:rPr>
        <w:t xml:space="preserve"> </w:t>
      </w:r>
      <w:r w:rsidR="00F33161">
        <w:rPr>
          <w:rFonts w:ascii="Cambria" w:hAnsi="Cambria"/>
          <w:sz w:val="28"/>
          <w:szCs w:val="28"/>
        </w:rPr>
        <w:t>Savannah</w:t>
      </w:r>
      <w:r w:rsidR="0060464B">
        <w:rPr>
          <w:rFonts w:ascii="Cambria" w:hAnsi="Cambria"/>
          <w:sz w:val="28"/>
          <w:szCs w:val="28"/>
        </w:rPr>
        <w:t xml:space="preserve"> just</w:t>
      </w:r>
      <w:r>
        <w:rPr>
          <w:rFonts w:ascii="Cambria" w:hAnsi="Cambria"/>
          <w:sz w:val="28"/>
          <w:szCs w:val="28"/>
        </w:rPr>
        <w:t xml:space="preserve"> want</w:t>
      </w:r>
      <w:del w:id="9466" w:author="Daisy Watt" w:date="2026-06-22T11:39:00Z" w16du:dateUtc="2026-06-22T09:39:00Z">
        <w:r>
          <w:rPr>
            <w:rFonts w:ascii="Cambria" w:hAnsi="Cambria"/>
            <w:sz w:val="28"/>
            <w:szCs w:val="28"/>
          </w:rPr>
          <w:delText>ed</w:delText>
        </w:r>
      </w:del>
      <w:r>
        <w:rPr>
          <w:rFonts w:ascii="Cambria" w:hAnsi="Cambria"/>
          <w:sz w:val="28"/>
          <w:szCs w:val="28"/>
        </w:rPr>
        <w:t xml:space="preserve"> them </w:t>
      </w:r>
      <w:r w:rsidR="00417A81">
        <w:rPr>
          <w:rFonts w:ascii="Cambria" w:hAnsi="Cambria"/>
          <w:sz w:val="28"/>
          <w:szCs w:val="28"/>
        </w:rPr>
        <w:t>out of her house</w:t>
      </w:r>
      <w:ins w:id="9467" w:author="Claire S" w:date="2026-05-27T14:27:00Z" w16du:dateUtc="2026-05-27T13:27:00Z">
        <w:del w:id="9468" w:author="Daisy Watt" w:date="2026-06-22T11:39:00Z" w16du:dateUtc="2026-06-22T09:39:00Z">
          <w:r w:rsidR="008E2020">
            <w:rPr>
              <w:rFonts w:ascii="Cambria" w:hAnsi="Cambria"/>
              <w:sz w:val="28"/>
              <w:szCs w:val="28"/>
            </w:rPr>
            <w:delText xml:space="preserve"> even more</w:delText>
          </w:r>
        </w:del>
        <w:r w:rsidR="008E2020">
          <w:rPr>
            <w:rFonts w:ascii="Cambria" w:hAnsi="Cambria"/>
            <w:sz w:val="28"/>
            <w:szCs w:val="28"/>
          </w:rPr>
          <w:t xml:space="preserve">, </w:t>
        </w:r>
        <w:del w:id="9469" w:author="Daisy Watt" w:date="2026-06-22T11:39:00Z" w16du:dateUtc="2026-06-22T09:39:00Z">
          <w:r w:rsidR="008E2020">
            <w:rPr>
              <w:rFonts w:ascii="Cambria" w:hAnsi="Cambria"/>
              <w:sz w:val="28"/>
              <w:szCs w:val="28"/>
            </w:rPr>
            <w:delText>and right</w:delText>
          </w:r>
        </w:del>
      </w:ins>
      <w:del w:id="9470" w:author="Daisy Watt" w:date="2026-06-22T11:39:00Z" w16du:dateUtc="2026-06-22T09:39:00Z">
        <w:r w:rsidR="00417A81">
          <w:rPr>
            <w:rFonts w:ascii="Cambria" w:hAnsi="Cambria"/>
            <w:sz w:val="28"/>
            <w:szCs w:val="28"/>
          </w:rPr>
          <w:delText xml:space="preserve"> </w:delText>
        </w:r>
      </w:del>
      <w:r w:rsidR="00417A81">
        <w:rPr>
          <w:rFonts w:ascii="Cambria" w:hAnsi="Cambria"/>
          <w:sz w:val="28"/>
          <w:szCs w:val="28"/>
        </w:rPr>
        <w:t>now</w:t>
      </w:r>
      <w:r>
        <w:rPr>
          <w:rFonts w:ascii="Cambria" w:hAnsi="Cambria"/>
          <w:sz w:val="28"/>
          <w:szCs w:val="28"/>
        </w:rPr>
        <w:t>. ‘But he’s not my business.’</w:t>
      </w:r>
    </w:p>
    <w:p w14:paraId="1EF279A6" w14:textId="5AEE735B" w:rsidR="00A23431" w:rsidRDefault="00A23431" w:rsidP="00A23431">
      <w:pPr>
        <w:spacing w:line="360" w:lineRule="auto"/>
        <w:contextualSpacing/>
        <w:rPr>
          <w:rFonts w:ascii="Cambria" w:hAnsi="Cambria"/>
          <w:sz w:val="28"/>
          <w:szCs w:val="28"/>
        </w:rPr>
      </w:pPr>
      <w:r>
        <w:rPr>
          <w:rFonts w:ascii="Cambria" w:hAnsi="Cambria"/>
          <w:sz w:val="28"/>
          <w:szCs w:val="28"/>
        </w:rPr>
        <w:tab/>
        <w:t>‘In what sense</w:t>
      </w:r>
      <w:r w:rsidR="004E057A">
        <w:rPr>
          <w:rFonts w:ascii="Cambria" w:hAnsi="Cambria"/>
          <w:sz w:val="28"/>
          <w:szCs w:val="28"/>
        </w:rPr>
        <w:t>,</w:t>
      </w:r>
      <w:r>
        <w:rPr>
          <w:rFonts w:ascii="Cambria" w:hAnsi="Cambria"/>
          <w:sz w:val="28"/>
          <w:szCs w:val="28"/>
        </w:rPr>
        <w:t xml:space="preserve"> not your business?’</w:t>
      </w:r>
    </w:p>
    <w:p w14:paraId="57318961" w14:textId="68531330" w:rsidR="00A23431" w:rsidRDefault="00A23431" w:rsidP="00A23431">
      <w:pPr>
        <w:spacing w:line="360" w:lineRule="auto"/>
        <w:contextualSpacing/>
        <w:rPr>
          <w:rFonts w:ascii="Cambria" w:hAnsi="Cambria"/>
          <w:sz w:val="28"/>
          <w:szCs w:val="28"/>
        </w:rPr>
      </w:pPr>
      <w:r>
        <w:rPr>
          <w:rFonts w:ascii="Cambria" w:hAnsi="Cambria"/>
          <w:sz w:val="28"/>
          <w:szCs w:val="28"/>
        </w:rPr>
        <w:tab/>
        <w:t>‘I’m Langley’s Comm</w:t>
      </w:r>
      <w:ins w:id="9471" w:author="Daisy Watt" w:date="2026-06-22T11:18:00Z" w16du:dateUtc="2026-06-22T09:18:00Z">
        <w:r w:rsidR="005846FA">
          <w:rPr>
            <w:rFonts w:ascii="Cambria" w:hAnsi="Cambria"/>
            <w:sz w:val="28"/>
            <w:szCs w:val="28"/>
          </w:rPr>
          <w:t>unications</w:t>
        </w:r>
      </w:ins>
      <w:del w:id="9472" w:author="Daisy Watt" w:date="2026-06-22T11:18:00Z" w16du:dateUtc="2026-06-22T09:18:00Z">
        <w:r w:rsidDel="005846FA">
          <w:rPr>
            <w:rFonts w:ascii="Cambria" w:hAnsi="Cambria"/>
            <w:sz w:val="28"/>
            <w:szCs w:val="28"/>
          </w:rPr>
          <w:delText>s</w:delText>
        </w:r>
      </w:del>
      <w:r>
        <w:rPr>
          <w:rFonts w:ascii="Cambria" w:hAnsi="Cambria"/>
          <w:sz w:val="28"/>
          <w:szCs w:val="28"/>
        </w:rPr>
        <w:t xml:space="preserve"> Director. </w:t>
      </w:r>
      <w:r w:rsidR="00F4763B">
        <w:rPr>
          <w:rFonts w:ascii="Cambria" w:hAnsi="Cambria"/>
          <w:sz w:val="28"/>
          <w:szCs w:val="28"/>
        </w:rPr>
        <w:t>I wine and dine</w:t>
      </w:r>
      <w:r w:rsidR="00894CF7">
        <w:rPr>
          <w:rFonts w:ascii="Cambria" w:hAnsi="Cambria"/>
          <w:sz w:val="28"/>
          <w:szCs w:val="28"/>
        </w:rPr>
        <w:t xml:space="preserve"> authors</w:t>
      </w:r>
      <w:r w:rsidR="00F4763B">
        <w:rPr>
          <w:rFonts w:ascii="Cambria" w:hAnsi="Cambria"/>
          <w:sz w:val="28"/>
          <w:szCs w:val="28"/>
        </w:rPr>
        <w:t xml:space="preserve">, sure, </w:t>
      </w:r>
      <w:ins w:id="9473" w:author="Daisy Watt" w:date="2026-06-22T11:18:00Z" w16du:dateUtc="2026-06-22T09:18:00Z">
        <w:r w:rsidR="002F31F4">
          <w:rPr>
            <w:rFonts w:ascii="Cambria" w:hAnsi="Cambria"/>
            <w:sz w:val="28"/>
            <w:szCs w:val="28"/>
          </w:rPr>
          <w:t xml:space="preserve">and I </w:t>
        </w:r>
        <w:r w:rsidR="0032288F">
          <w:rPr>
            <w:rFonts w:ascii="Cambria" w:hAnsi="Cambria"/>
            <w:sz w:val="28"/>
            <w:szCs w:val="28"/>
          </w:rPr>
          <w:t xml:space="preserve">help them stay on brand, </w:t>
        </w:r>
      </w:ins>
      <w:r w:rsidR="00F4763B">
        <w:rPr>
          <w:rFonts w:ascii="Cambria" w:hAnsi="Cambria"/>
          <w:sz w:val="28"/>
          <w:szCs w:val="28"/>
        </w:rPr>
        <w:t xml:space="preserve">but </w:t>
      </w:r>
      <w:r>
        <w:rPr>
          <w:rFonts w:ascii="Cambria" w:hAnsi="Cambria"/>
          <w:sz w:val="28"/>
          <w:szCs w:val="28"/>
        </w:rPr>
        <w:t xml:space="preserve">I have nothing to do with </w:t>
      </w:r>
      <w:r w:rsidR="00894CF7">
        <w:rPr>
          <w:rFonts w:ascii="Cambria" w:hAnsi="Cambria"/>
          <w:sz w:val="28"/>
          <w:szCs w:val="28"/>
        </w:rPr>
        <w:t>their</w:t>
      </w:r>
      <w:r>
        <w:rPr>
          <w:rFonts w:ascii="Cambria" w:hAnsi="Cambria"/>
          <w:sz w:val="28"/>
          <w:szCs w:val="28"/>
        </w:rPr>
        <w:t xml:space="preserve"> </w:t>
      </w:r>
      <w:r w:rsidR="00894CF7">
        <w:rPr>
          <w:rFonts w:ascii="Cambria" w:hAnsi="Cambria"/>
          <w:sz w:val="28"/>
          <w:szCs w:val="28"/>
        </w:rPr>
        <w:t>writing</w:t>
      </w:r>
      <w:del w:id="9474" w:author="Daisy Watt" w:date="2026-06-22T11:18:00Z" w16du:dateUtc="2026-06-22T09:18:00Z">
        <w:r>
          <w:rPr>
            <w:rFonts w:ascii="Cambria" w:hAnsi="Cambria"/>
            <w:sz w:val="28"/>
            <w:szCs w:val="28"/>
          </w:rPr>
          <w:delText>, other than making sure they’re on brand and we can sell them</w:delText>
        </w:r>
      </w:del>
      <w:r>
        <w:rPr>
          <w:rFonts w:ascii="Cambria" w:hAnsi="Cambria"/>
          <w:sz w:val="28"/>
          <w:szCs w:val="28"/>
        </w:rPr>
        <w:t>.’ She stood</w:t>
      </w:r>
      <w:del w:id="9475" w:author="Claire S" w:date="2026-05-12T09:17:00Z" w16du:dateUtc="2026-05-12T08:17:00Z">
        <w:r w:rsidDel="00376470">
          <w:rPr>
            <w:rFonts w:ascii="Cambria" w:hAnsi="Cambria"/>
            <w:sz w:val="28"/>
            <w:szCs w:val="28"/>
          </w:rPr>
          <w:delText xml:space="preserve"> up</w:delText>
        </w:r>
      </w:del>
      <w:r>
        <w:rPr>
          <w:rFonts w:ascii="Cambria" w:hAnsi="Cambria"/>
          <w:sz w:val="28"/>
          <w:szCs w:val="28"/>
        </w:rPr>
        <w:t xml:space="preserve">, still lightheaded from the tobacco. ‘If you’re basing </w:t>
      </w:r>
      <w:r w:rsidR="006C600D">
        <w:rPr>
          <w:rFonts w:ascii="Cambria" w:hAnsi="Cambria"/>
          <w:sz w:val="28"/>
          <w:szCs w:val="28"/>
        </w:rPr>
        <w:t>thi</w:t>
      </w:r>
      <w:ins w:id="9476" w:author="Daisy Watt" w:date="2026-06-22T11:18:00Z" w16du:dateUtc="2026-06-22T09:18:00Z">
        <w:r w:rsidR="006C600D">
          <w:rPr>
            <w:rFonts w:ascii="Cambria" w:hAnsi="Cambria"/>
            <w:sz w:val="28"/>
            <w:szCs w:val="28"/>
          </w:rPr>
          <w:t>s</w:t>
        </w:r>
        <w:r w:rsidR="004075A1">
          <w:rPr>
            <w:rFonts w:ascii="Cambria" w:hAnsi="Cambria"/>
            <w:sz w:val="28"/>
            <w:szCs w:val="28"/>
          </w:rPr>
          <w:t>…</w:t>
        </w:r>
      </w:ins>
      <w:del w:id="9477" w:author="Daisy Watt" w:date="2026-06-22T11:18:00Z" w16du:dateUtc="2026-06-22T09:18:00Z">
        <w:r w:rsidR="006C600D" w:rsidDel="004075A1">
          <w:rPr>
            <w:rFonts w:ascii="Cambria" w:hAnsi="Cambria"/>
            <w:sz w:val="28"/>
            <w:szCs w:val="28"/>
          </w:rPr>
          <w:delText>s</w:delText>
        </w:r>
        <w:r>
          <w:rPr>
            <w:rFonts w:ascii="Cambria" w:hAnsi="Cambria"/>
            <w:sz w:val="28"/>
            <w:szCs w:val="28"/>
          </w:rPr>
          <w:delText xml:space="preserve"> </w:delText>
        </w:r>
        <w:r w:rsidR="005046E4">
          <w:rPr>
            <w:rFonts w:ascii="Cambria" w:hAnsi="Cambria"/>
            <w:sz w:val="28"/>
            <w:szCs w:val="28"/>
          </w:rPr>
          <w:delText>–</w:delText>
        </w:r>
      </w:del>
      <w:r w:rsidR="005046E4">
        <w:rPr>
          <w:rFonts w:ascii="Cambria" w:hAnsi="Cambria"/>
          <w:sz w:val="28"/>
          <w:szCs w:val="28"/>
        </w:rPr>
        <w:t xml:space="preserve"> </w:t>
      </w:r>
      <w:r w:rsidR="005046E4" w:rsidRPr="004075A1">
        <w:rPr>
          <w:rFonts w:ascii="Cambria" w:hAnsi="Cambria"/>
          <w:i/>
          <w:sz w:val="28"/>
          <w:szCs w:val="28"/>
          <w:rPrChange w:id="9478" w:author="Daisy Watt" w:date="2026-06-23T12:42:00Z" w16du:dateUtc="2026-06-23T10:42:00Z">
            <w:rPr>
              <w:rFonts w:ascii="Cambria" w:hAnsi="Cambria"/>
              <w:sz w:val="28"/>
              <w:szCs w:val="28"/>
            </w:rPr>
          </w:rPrChange>
        </w:rPr>
        <w:t>allegation</w:t>
      </w:r>
      <w:del w:id="9479" w:author="Daisy Watt" w:date="2026-06-22T11:18:00Z" w16du:dateUtc="2026-06-22T09:18:00Z">
        <w:r w:rsidR="005046E4">
          <w:rPr>
            <w:rFonts w:ascii="Cambria" w:hAnsi="Cambria"/>
            <w:sz w:val="28"/>
            <w:szCs w:val="28"/>
          </w:rPr>
          <w:delText>,</w:delText>
        </w:r>
      </w:del>
      <w:r w:rsidR="005046E4">
        <w:rPr>
          <w:rFonts w:ascii="Cambria" w:hAnsi="Cambria"/>
          <w:sz w:val="28"/>
          <w:szCs w:val="28"/>
        </w:rPr>
        <w:t xml:space="preserve"> </w:t>
      </w:r>
      <w:r>
        <w:rPr>
          <w:rFonts w:ascii="Cambria" w:hAnsi="Cambria"/>
          <w:sz w:val="28"/>
          <w:szCs w:val="28"/>
        </w:rPr>
        <w:t xml:space="preserve">on a scarf with my initials </w:t>
      </w:r>
      <w:ins w:id="9480" w:author="Daisy Watt" w:date="2026-06-22T11:40:00Z" w16du:dateUtc="2026-06-22T09:40:00Z">
        <w:r w:rsidR="007346DA">
          <w:rPr>
            <w:rFonts w:ascii="Cambria" w:hAnsi="Cambria"/>
            <w:sz w:val="28"/>
            <w:szCs w:val="28"/>
          </w:rPr>
          <w:t>on it</w:t>
        </w:r>
        <w:r w:rsidR="00590368">
          <w:rPr>
            <w:rFonts w:ascii="Cambria" w:hAnsi="Cambria"/>
            <w:sz w:val="28"/>
            <w:szCs w:val="28"/>
          </w:rPr>
          <w:t xml:space="preserve"> </w:t>
        </w:r>
      </w:ins>
      <w:r w:rsidR="004859FD">
        <w:rPr>
          <w:rFonts w:ascii="Cambria" w:hAnsi="Cambria"/>
          <w:sz w:val="28"/>
          <w:szCs w:val="28"/>
        </w:rPr>
        <w:t xml:space="preserve">that </w:t>
      </w:r>
      <w:r>
        <w:rPr>
          <w:rFonts w:ascii="Cambria" w:hAnsi="Cambria"/>
          <w:sz w:val="28"/>
          <w:szCs w:val="28"/>
        </w:rPr>
        <w:t>wa</w:t>
      </w:r>
      <w:ins w:id="9481" w:author="Daisy Watt" w:date="2026-06-22T11:19:00Z" w16du:dateUtc="2026-06-22T09:19:00Z">
        <w:r>
          <w:rPr>
            <w:rFonts w:ascii="Cambria" w:hAnsi="Cambria"/>
            <w:sz w:val="28"/>
            <w:szCs w:val="28"/>
          </w:rPr>
          <w:t>s</w:t>
        </w:r>
        <w:r w:rsidR="007B5511">
          <w:rPr>
            <w:rFonts w:ascii="Cambria" w:hAnsi="Cambria"/>
            <w:sz w:val="28"/>
            <w:szCs w:val="28"/>
          </w:rPr>
          <w:t>…</w:t>
        </w:r>
      </w:ins>
      <w:del w:id="9482" w:author="Daisy Watt" w:date="2026-06-22T11:19:00Z" w16du:dateUtc="2026-06-22T09:19:00Z">
        <w:r w:rsidDel="007B5511">
          <w:rPr>
            <w:rFonts w:ascii="Cambria" w:hAnsi="Cambria"/>
            <w:sz w:val="28"/>
            <w:szCs w:val="28"/>
          </w:rPr>
          <w:delText>s</w:delText>
        </w:r>
        <w:r>
          <w:rPr>
            <w:rFonts w:ascii="Cambria" w:hAnsi="Cambria"/>
            <w:sz w:val="28"/>
            <w:szCs w:val="28"/>
          </w:rPr>
          <w:delText xml:space="preserve"> -</w:delText>
        </w:r>
      </w:del>
      <w:r>
        <w:rPr>
          <w:rFonts w:ascii="Cambria" w:hAnsi="Cambria"/>
          <w:sz w:val="28"/>
          <w:szCs w:val="28"/>
        </w:rPr>
        <w:t xml:space="preserve">’ </w:t>
      </w:r>
      <w:r w:rsidR="00EB4620">
        <w:rPr>
          <w:rFonts w:ascii="Cambria" w:hAnsi="Cambria"/>
          <w:sz w:val="28"/>
          <w:szCs w:val="28"/>
        </w:rPr>
        <w:t>s</w:t>
      </w:r>
      <w:r>
        <w:rPr>
          <w:rFonts w:ascii="Cambria" w:hAnsi="Cambria"/>
          <w:sz w:val="28"/>
          <w:szCs w:val="28"/>
        </w:rPr>
        <w:t xml:space="preserve">he </w:t>
      </w:r>
      <w:r w:rsidR="004859FD">
        <w:rPr>
          <w:rFonts w:ascii="Cambria" w:hAnsi="Cambria"/>
          <w:sz w:val="28"/>
          <w:szCs w:val="28"/>
        </w:rPr>
        <w:t>f</w:t>
      </w:r>
      <w:r w:rsidR="006C600D">
        <w:rPr>
          <w:rFonts w:ascii="Cambria" w:hAnsi="Cambria"/>
          <w:sz w:val="28"/>
          <w:szCs w:val="28"/>
        </w:rPr>
        <w:t>altered</w:t>
      </w:r>
      <w:r>
        <w:rPr>
          <w:rFonts w:ascii="Cambria" w:hAnsi="Cambria"/>
          <w:sz w:val="28"/>
          <w:szCs w:val="28"/>
        </w:rPr>
        <w:t>, ‘</w:t>
      </w:r>
      <w:r w:rsidR="005046E4">
        <w:rPr>
          <w:rFonts w:ascii="Cambria" w:hAnsi="Cambria"/>
          <w:sz w:val="28"/>
          <w:szCs w:val="28"/>
        </w:rPr>
        <w:t xml:space="preserve">was </w:t>
      </w:r>
      <w:r>
        <w:rPr>
          <w:rFonts w:ascii="Cambria" w:hAnsi="Cambria"/>
          <w:sz w:val="28"/>
          <w:szCs w:val="28"/>
        </w:rPr>
        <w:t>anywhere near Dex when he died</w:t>
      </w:r>
      <w:r w:rsidR="007F7478">
        <w:rPr>
          <w:rFonts w:ascii="Cambria" w:hAnsi="Cambria"/>
          <w:sz w:val="28"/>
          <w:szCs w:val="28"/>
        </w:rPr>
        <w:t>,</w:t>
      </w:r>
      <w:r>
        <w:rPr>
          <w:rFonts w:ascii="Cambria" w:hAnsi="Cambria"/>
          <w:sz w:val="28"/>
          <w:szCs w:val="28"/>
        </w:rPr>
        <w:t xml:space="preserve"> that’s just stupid. His death was nothing to do with me</w:t>
      </w:r>
      <w:del w:id="9483" w:author="Daisy Watt" w:date="2026-06-22T11:19:00Z" w16du:dateUtc="2026-06-22T09:19:00Z">
        <w:r>
          <w:rPr>
            <w:rFonts w:ascii="Cambria" w:hAnsi="Cambria"/>
            <w:sz w:val="28"/>
            <w:szCs w:val="28"/>
          </w:rPr>
          <w:delText>,</w:delText>
        </w:r>
      </w:del>
      <w:ins w:id="9484" w:author="Daisy Watt" w:date="2026-06-22T11:19:00Z" w16du:dateUtc="2026-06-22T09:19:00Z">
        <w:r w:rsidR="007B5511">
          <w:rPr>
            <w:rFonts w:ascii="Cambria" w:hAnsi="Cambria"/>
            <w:sz w:val="28"/>
            <w:szCs w:val="28"/>
          </w:rPr>
          <w:t>.</w:t>
        </w:r>
      </w:ins>
      <w:r>
        <w:rPr>
          <w:rFonts w:ascii="Cambria" w:hAnsi="Cambria"/>
          <w:sz w:val="28"/>
          <w:szCs w:val="28"/>
        </w:rPr>
        <w:t xml:space="preserve">’ </w:t>
      </w:r>
      <w:del w:id="9485" w:author="Daisy Watt" w:date="2026-06-22T11:19:00Z" w16du:dateUtc="2026-06-22T09:19:00Z">
        <w:r w:rsidDel="007B5511">
          <w:rPr>
            <w:rFonts w:ascii="Cambria" w:hAnsi="Cambria"/>
            <w:sz w:val="28"/>
            <w:szCs w:val="28"/>
          </w:rPr>
          <w:delText>n</w:delText>
        </w:r>
      </w:del>
      <w:ins w:id="9486" w:author="Daisy Watt" w:date="2026-06-22T11:19:00Z" w16du:dateUtc="2026-06-22T09:19:00Z">
        <w:r w:rsidR="007B5511">
          <w:rPr>
            <w:rFonts w:ascii="Cambria" w:hAnsi="Cambria"/>
            <w:sz w:val="28"/>
            <w:szCs w:val="28"/>
          </w:rPr>
          <w:t>N</w:t>
        </w:r>
      </w:ins>
      <w:r>
        <w:rPr>
          <w:rFonts w:ascii="Cambria" w:hAnsi="Cambria"/>
          <w:sz w:val="28"/>
          <w:szCs w:val="28"/>
        </w:rPr>
        <w:t>ot true, given his suicide note, but she didn’t kill him</w:t>
      </w:r>
      <w:r w:rsidR="007F7478">
        <w:rPr>
          <w:rFonts w:ascii="Cambria" w:hAnsi="Cambria"/>
          <w:sz w:val="28"/>
          <w:szCs w:val="28"/>
        </w:rPr>
        <w:t xml:space="preserve"> with her </w:t>
      </w:r>
      <w:r w:rsidR="005046E4">
        <w:rPr>
          <w:rFonts w:ascii="Cambria" w:hAnsi="Cambria"/>
          <w:sz w:val="28"/>
          <w:szCs w:val="28"/>
        </w:rPr>
        <w:t xml:space="preserve">own two </w:t>
      </w:r>
      <w:r w:rsidR="007F7478">
        <w:rPr>
          <w:rFonts w:ascii="Cambria" w:hAnsi="Cambria"/>
          <w:sz w:val="28"/>
          <w:szCs w:val="28"/>
        </w:rPr>
        <w:t>hands</w:t>
      </w:r>
      <w:r>
        <w:rPr>
          <w:rFonts w:ascii="Cambria" w:hAnsi="Cambria"/>
          <w:sz w:val="28"/>
          <w:szCs w:val="28"/>
        </w:rPr>
        <w:t>. ‘</w:t>
      </w:r>
      <w:r w:rsidR="007F7478">
        <w:rPr>
          <w:rFonts w:ascii="Cambria" w:hAnsi="Cambria"/>
          <w:sz w:val="28"/>
          <w:szCs w:val="28"/>
        </w:rPr>
        <w:t>H</w:t>
      </w:r>
      <w:r>
        <w:rPr>
          <w:rFonts w:ascii="Cambria" w:hAnsi="Cambria"/>
          <w:sz w:val="28"/>
          <w:szCs w:val="28"/>
        </w:rPr>
        <w:t>e took his own life</w:t>
      </w:r>
      <w:ins w:id="9487" w:author="Daisy Watt" w:date="2026-06-22T11:19:00Z" w16du:dateUtc="2026-06-22T09:19:00Z">
        <w:r w:rsidR="007B5511">
          <w:rPr>
            <w:rFonts w:ascii="Cambria" w:hAnsi="Cambria"/>
            <w:sz w:val="28"/>
            <w:szCs w:val="28"/>
          </w:rPr>
          <w:t>.</w:t>
        </w:r>
      </w:ins>
      <w:del w:id="9488" w:author="Daisy Watt" w:date="2026-06-22T11:19:00Z" w16du:dateUtc="2026-06-22T09:19:00Z">
        <w:r>
          <w:rPr>
            <w:rFonts w:ascii="Cambria" w:hAnsi="Cambria"/>
            <w:sz w:val="28"/>
            <w:szCs w:val="28"/>
          </w:rPr>
          <w:delText xml:space="preserve"> -</w:delText>
        </w:r>
      </w:del>
      <w:r>
        <w:rPr>
          <w:rFonts w:ascii="Cambria" w:hAnsi="Cambria"/>
          <w:sz w:val="28"/>
          <w:szCs w:val="28"/>
        </w:rPr>
        <w:t>’</w:t>
      </w:r>
    </w:p>
    <w:p w14:paraId="2270314C" w14:textId="353C4577" w:rsidR="00A23431" w:rsidRDefault="00A23431" w:rsidP="00A23431">
      <w:pPr>
        <w:spacing w:line="360" w:lineRule="auto"/>
        <w:contextualSpacing/>
        <w:rPr>
          <w:rFonts w:ascii="Cambria" w:hAnsi="Cambria"/>
          <w:sz w:val="28"/>
          <w:szCs w:val="28"/>
        </w:rPr>
      </w:pPr>
      <w:r>
        <w:rPr>
          <w:rFonts w:ascii="Cambria" w:hAnsi="Cambria"/>
          <w:sz w:val="28"/>
          <w:szCs w:val="28"/>
        </w:rPr>
        <w:tab/>
        <w:t xml:space="preserve">‘So the fact you were with another man </w:t>
      </w:r>
      <w:del w:id="9489" w:author="Daisy Watt" w:date="2026-06-22T11:19:00Z" w16du:dateUtc="2026-06-22T09:19:00Z">
        <w:r>
          <w:rPr>
            <w:rFonts w:ascii="Cambria" w:hAnsi="Cambria"/>
            <w:sz w:val="28"/>
            <w:szCs w:val="28"/>
          </w:rPr>
          <w:delText>-</w:delText>
        </w:r>
      </w:del>
      <w:ins w:id="9490" w:author="Daisy Watt" w:date="2026-06-22T11:19:00Z" w16du:dateUtc="2026-06-22T09:19:00Z">
        <w:r w:rsidR="00E50A37">
          <w:rPr>
            <w:rFonts w:ascii="Cambria" w:hAnsi="Cambria"/>
            <w:sz w:val="28"/>
            <w:szCs w:val="28"/>
          </w:rPr>
          <w:t>–</w:t>
        </w:r>
      </w:ins>
      <w:r>
        <w:rPr>
          <w:rFonts w:ascii="Cambria" w:hAnsi="Cambria"/>
          <w:sz w:val="28"/>
          <w:szCs w:val="28"/>
        </w:rPr>
        <w:t xml:space="preserve"> a man </w:t>
      </w:r>
      <w:del w:id="9491" w:author="Daisy Watt" w:date="2026-06-22T11:20:00Z" w16du:dateUtc="2026-06-22T09:20:00Z">
        <w:r>
          <w:rPr>
            <w:rFonts w:ascii="Cambria" w:hAnsi="Cambria"/>
            <w:sz w:val="28"/>
            <w:szCs w:val="28"/>
          </w:rPr>
          <w:delText>with an intimate connection</w:delText>
        </w:r>
      </w:del>
      <w:ins w:id="9492" w:author="Daisy Watt" w:date="2026-06-22T11:20:00Z" w16du:dateUtc="2026-06-22T09:20:00Z">
        <w:r w:rsidR="00C24219">
          <w:rPr>
            <w:rFonts w:ascii="Cambria" w:hAnsi="Cambria"/>
            <w:sz w:val="28"/>
            <w:szCs w:val="28"/>
          </w:rPr>
          <w:t>connected</w:t>
        </w:r>
      </w:ins>
      <w:r>
        <w:rPr>
          <w:rFonts w:ascii="Cambria" w:hAnsi="Cambria"/>
          <w:sz w:val="28"/>
          <w:szCs w:val="28"/>
        </w:rPr>
        <w:t xml:space="preserve"> to Dex Harris </w:t>
      </w:r>
      <w:del w:id="9493" w:author="Daisy Watt" w:date="2026-06-22T11:19:00Z" w16du:dateUtc="2026-06-22T09:19:00Z">
        <w:r>
          <w:rPr>
            <w:rFonts w:ascii="Cambria" w:hAnsi="Cambria"/>
            <w:sz w:val="28"/>
            <w:szCs w:val="28"/>
          </w:rPr>
          <w:delText>-</w:delText>
        </w:r>
      </w:del>
      <w:ins w:id="9494" w:author="Daisy Watt" w:date="2026-06-22T11:19:00Z" w16du:dateUtc="2026-06-22T09:19:00Z">
        <w:r w:rsidR="00863D8F">
          <w:rPr>
            <w:rFonts w:ascii="Cambria" w:hAnsi="Cambria"/>
            <w:sz w:val="28"/>
            <w:szCs w:val="28"/>
          </w:rPr>
          <w:t>–</w:t>
        </w:r>
      </w:ins>
      <w:r>
        <w:rPr>
          <w:rFonts w:ascii="Cambria" w:hAnsi="Cambria"/>
          <w:sz w:val="28"/>
          <w:szCs w:val="28"/>
        </w:rPr>
        <w:t xml:space="preserve"> and the fact your scarf was use</w:t>
      </w:r>
      <w:ins w:id="9495" w:author="Daisy Watt" w:date="2026-06-22T11:19:00Z" w16du:dateUtc="2026-06-22T09:19:00Z">
        <w:r>
          <w:rPr>
            <w:rFonts w:ascii="Cambria" w:hAnsi="Cambria"/>
            <w:sz w:val="28"/>
            <w:szCs w:val="28"/>
          </w:rPr>
          <w:t>d</w:t>
        </w:r>
        <w:r w:rsidR="00C24219">
          <w:rPr>
            <w:rFonts w:ascii="Cambria" w:hAnsi="Cambria"/>
            <w:sz w:val="28"/>
            <w:szCs w:val="28"/>
          </w:rPr>
          <w:t>…</w:t>
        </w:r>
      </w:ins>
      <w:del w:id="9496" w:author="Daisy Watt" w:date="2026-06-22T11:19:00Z" w16du:dateUtc="2026-06-22T09:19:00Z">
        <w:r w:rsidDel="00C24219">
          <w:rPr>
            <w:rFonts w:ascii="Cambria" w:hAnsi="Cambria"/>
            <w:sz w:val="28"/>
            <w:szCs w:val="28"/>
          </w:rPr>
          <w:delText>d</w:delText>
        </w:r>
        <w:r w:rsidR="0074019D" w:rsidDel="00C24219">
          <w:rPr>
            <w:rFonts w:ascii="Cambria" w:hAnsi="Cambria"/>
            <w:sz w:val="28"/>
            <w:szCs w:val="28"/>
          </w:rPr>
          <w:delText xml:space="preserve"> -</w:delText>
        </w:r>
      </w:del>
      <w:r w:rsidR="0074019D">
        <w:rPr>
          <w:rFonts w:ascii="Cambria" w:hAnsi="Cambria"/>
          <w:sz w:val="28"/>
          <w:szCs w:val="28"/>
        </w:rPr>
        <w:t xml:space="preserve"> </w:t>
      </w:r>
      <w:del w:id="9497" w:author="Daisy Watt" w:date="2026-06-22T11:20:00Z" w16du:dateUtc="2026-06-22T09:20:00Z">
        <w:r w:rsidDel="00C24219">
          <w:rPr>
            <w:rFonts w:ascii="Cambria" w:hAnsi="Cambria"/>
            <w:sz w:val="28"/>
            <w:szCs w:val="28"/>
          </w:rPr>
          <w:delText>a</w:delText>
        </w:r>
      </w:del>
      <w:ins w:id="9498" w:author="Daisy Watt" w:date="2026-06-22T11:20:00Z" w16du:dateUtc="2026-06-22T09:20:00Z">
        <w:r w:rsidR="00C24219">
          <w:rPr>
            <w:rFonts w:ascii="Cambria" w:hAnsi="Cambria"/>
            <w:sz w:val="28"/>
            <w:szCs w:val="28"/>
          </w:rPr>
          <w:t>A</w:t>
        </w:r>
      </w:ins>
      <w:r>
        <w:rPr>
          <w:rFonts w:ascii="Cambria" w:hAnsi="Cambria"/>
          <w:sz w:val="28"/>
          <w:szCs w:val="28"/>
        </w:rPr>
        <w:t>ll just circumstantial?’</w:t>
      </w:r>
    </w:p>
    <w:p w14:paraId="451FE908" w14:textId="298C20AF" w:rsidR="00A23431" w:rsidRDefault="00A23431" w:rsidP="00A23431">
      <w:pPr>
        <w:spacing w:line="360" w:lineRule="auto"/>
        <w:contextualSpacing/>
        <w:rPr>
          <w:rFonts w:ascii="Cambria" w:hAnsi="Cambria"/>
          <w:sz w:val="28"/>
          <w:szCs w:val="28"/>
        </w:rPr>
      </w:pPr>
      <w:r>
        <w:rPr>
          <w:rFonts w:ascii="Cambria" w:hAnsi="Cambria"/>
          <w:sz w:val="28"/>
          <w:szCs w:val="28"/>
        </w:rPr>
        <w:tab/>
        <w:t xml:space="preserve">‘Totally. And if darling Dex did kill himself because of me, well, I’m going to have to live with that, aren’t I?’ She </w:t>
      </w:r>
      <w:r w:rsidR="00CF4496">
        <w:rPr>
          <w:rFonts w:ascii="Cambria" w:hAnsi="Cambria"/>
          <w:sz w:val="28"/>
          <w:szCs w:val="28"/>
        </w:rPr>
        <w:t>stal</w:t>
      </w:r>
      <w:r>
        <w:rPr>
          <w:rFonts w:ascii="Cambria" w:hAnsi="Cambria"/>
          <w:sz w:val="28"/>
          <w:szCs w:val="28"/>
        </w:rPr>
        <w:t xml:space="preserve">ked to the door, nearly tripping over </w:t>
      </w:r>
      <w:del w:id="9499" w:author="Daisy Watt" w:date="2026-06-22T11:20:00Z" w16du:dateUtc="2026-06-22T09:20:00Z">
        <w:r>
          <w:rPr>
            <w:rFonts w:ascii="Cambria" w:hAnsi="Cambria"/>
            <w:sz w:val="28"/>
            <w:szCs w:val="28"/>
          </w:rPr>
          <w:delText>her</w:delText>
        </w:r>
      </w:del>
      <w:ins w:id="9500" w:author="Daisy Watt" w:date="2026-06-22T11:20:00Z" w16du:dateUtc="2026-06-22T09:20:00Z">
        <w:r w:rsidR="00E81CD3">
          <w:rPr>
            <w:rFonts w:ascii="Cambria" w:hAnsi="Cambria"/>
            <w:sz w:val="28"/>
            <w:szCs w:val="28"/>
          </w:rPr>
          <w:t>the</w:t>
        </w:r>
      </w:ins>
      <w:r>
        <w:rPr>
          <w:rFonts w:ascii="Cambria" w:hAnsi="Cambria"/>
          <w:sz w:val="28"/>
          <w:szCs w:val="28"/>
        </w:rPr>
        <w:t xml:space="preserve"> still-shaking </w:t>
      </w:r>
      <w:del w:id="9501" w:author="Daisy Watt" w:date="2026-06-22T11:20:00Z" w16du:dateUtc="2026-06-22T09:20:00Z">
        <w:r>
          <w:rPr>
            <w:rFonts w:ascii="Cambria" w:hAnsi="Cambria"/>
            <w:sz w:val="28"/>
            <w:szCs w:val="28"/>
          </w:rPr>
          <w:delText>dog</w:delText>
        </w:r>
      </w:del>
      <w:ins w:id="9502" w:author="Daisy Watt" w:date="2026-06-22T11:20:00Z" w16du:dateUtc="2026-06-22T09:20:00Z">
        <w:r w:rsidR="00E81CD3">
          <w:rPr>
            <w:rFonts w:ascii="Cambria" w:hAnsi="Cambria"/>
            <w:sz w:val="28"/>
            <w:szCs w:val="28"/>
          </w:rPr>
          <w:t>Kylie</w:t>
        </w:r>
      </w:ins>
      <w:r>
        <w:rPr>
          <w:rFonts w:ascii="Cambria" w:hAnsi="Cambria"/>
          <w:sz w:val="28"/>
          <w:szCs w:val="28"/>
        </w:rPr>
        <w:t>. ‘</w:t>
      </w:r>
      <w:r w:rsidR="004F28B5">
        <w:rPr>
          <w:rFonts w:ascii="Cambria" w:hAnsi="Cambria"/>
          <w:sz w:val="28"/>
          <w:szCs w:val="28"/>
        </w:rPr>
        <w:t>I</w:t>
      </w:r>
      <w:r>
        <w:rPr>
          <w:rFonts w:ascii="Cambria" w:hAnsi="Cambria"/>
          <w:sz w:val="28"/>
          <w:szCs w:val="28"/>
        </w:rPr>
        <w:t>f that’s all, gentleme</w:t>
      </w:r>
      <w:ins w:id="9503" w:author="Daisy Watt" w:date="2026-06-22T11:20:00Z" w16du:dateUtc="2026-06-22T09:20:00Z">
        <w:r>
          <w:rPr>
            <w:rFonts w:ascii="Cambria" w:hAnsi="Cambria"/>
            <w:sz w:val="28"/>
            <w:szCs w:val="28"/>
          </w:rPr>
          <w:t>n</w:t>
        </w:r>
        <w:r w:rsidR="00E81CD3">
          <w:rPr>
            <w:rFonts w:ascii="Cambria" w:hAnsi="Cambria"/>
            <w:sz w:val="28"/>
            <w:szCs w:val="28"/>
          </w:rPr>
          <w:t>…</w:t>
        </w:r>
      </w:ins>
      <w:del w:id="9504" w:author="Daisy Watt" w:date="2026-06-22T11:20:00Z" w16du:dateUtc="2026-06-22T09:20:00Z">
        <w:r w:rsidDel="00E81CD3">
          <w:rPr>
            <w:rFonts w:ascii="Cambria" w:hAnsi="Cambria"/>
            <w:sz w:val="28"/>
            <w:szCs w:val="28"/>
          </w:rPr>
          <w:delText>n</w:delText>
        </w:r>
        <w:r>
          <w:rPr>
            <w:rFonts w:ascii="Cambria" w:hAnsi="Cambria"/>
            <w:sz w:val="28"/>
            <w:szCs w:val="28"/>
          </w:rPr>
          <w:delText xml:space="preserve"> -</w:delText>
        </w:r>
      </w:del>
      <w:r>
        <w:rPr>
          <w:rFonts w:ascii="Cambria" w:hAnsi="Cambria"/>
          <w:sz w:val="28"/>
          <w:szCs w:val="28"/>
        </w:rPr>
        <w:t>’</w:t>
      </w:r>
    </w:p>
    <w:p w14:paraId="743BA920" w14:textId="77D141F9" w:rsidR="00A23431" w:rsidRDefault="00A23431" w:rsidP="00A23431">
      <w:pPr>
        <w:spacing w:line="360" w:lineRule="auto"/>
        <w:contextualSpacing/>
        <w:rPr>
          <w:rFonts w:ascii="Cambria" w:hAnsi="Cambria"/>
          <w:sz w:val="28"/>
          <w:szCs w:val="28"/>
        </w:rPr>
      </w:pPr>
      <w:r>
        <w:rPr>
          <w:rFonts w:ascii="Cambria" w:hAnsi="Cambria"/>
          <w:sz w:val="28"/>
          <w:szCs w:val="28"/>
        </w:rPr>
        <w:tab/>
        <w:t>‘It isn’t all, M</w:t>
      </w:r>
      <w:ins w:id="9505" w:author="Claire S" w:date="2026-06-03T19:26:00Z" w16du:dateUtc="2026-06-03T18:26:00Z">
        <w:r w:rsidR="00B87606">
          <w:rPr>
            <w:rFonts w:ascii="Cambria" w:hAnsi="Cambria"/>
            <w:sz w:val="28"/>
            <w:szCs w:val="28"/>
          </w:rPr>
          <w:t xml:space="preserve">s </w:t>
        </w:r>
      </w:ins>
      <w:del w:id="9506" w:author="Claire S" w:date="2026-05-27T14:27:00Z" w16du:dateUtc="2026-05-27T13:27:00Z">
        <w:r w:rsidDel="005D6A2D">
          <w:rPr>
            <w:rFonts w:ascii="Cambria" w:hAnsi="Cambria"/>
            <w:sz w:val="28"/>
            <w:szCs w:val="28"/>
          </w:rPr>
          <w:delText>r</w:delText>
        </w:r>
      </w:del>
      <w:del w:id="9507" w:author="Claire S" w:date="2026-06-03T19:26:00Z" w16du:dateUtc="2026-06-03T18:26:00Z">
        <w:r w:rsidDel="00B87606">
          <w:rPr>
            <w:rFonts w:ascii="Cambria" w:hAnsi="Cambria"/>
            <w:sz w:val="28"/>
            <w:szCs w:val="28"/>
          </w:rPr>
          <w:delText>s Wexford-</w:delText>
        </w:r>
      </w:del>
      <w:r>
        <w:rPr>
          <w:rFonts w:ascii="Cambria" w:hAnsi="Cambria"/>
          <w:sz w:val="28"/>
          <w:szCs w:val="28"/>
        </w:rPr>
        <w:t xml:space="preserve">Langley.’ DS </w:t>
      </w:r>
      <w:r w:rsidR="003F46AD">
        <w:rPr>
          <w:rFonts w:ascii="Cambria" w:hAnsi="Cambria"/>
          <w:sz w:val="28"/>
          <w:szCs w:val="28"/>
        </w:rPr>
        <w:t>Addo</w:t>
      </w:r>
      <w:r>
        <w:rPr>
          <w:rFonts w:ascii="Cambria" w:hAnsi="Cambria"/>
          <w:sz w:val="28"/>
          <w:szCs w:val="28"/>
        </w:rPr>
        <w:t xml:space="preserve"> stood, the </w:t>
      </w:r>
      <w:r w:rsidR="00664F6C">
        <w:rPr>
          <w:rFonts w:ascii="Cambria" w:hAnsi="Cambria"/>
          <w:sz w:val="28"/>
          <w:szCs w:val="28"/>
        </w:rPr>
        <w:t>young</w:t>
      </w:r>
      <w:r>
        <w:rPr>
          <w:rFonts w:ascii="Cambria" w:hAnsi="Cambria"/>
          <w:sz w:val="28"/>
          <w:szCs w:val="28"/>
        </w:rPr>
        <w:t>er man unfolding himself to follow. ‘Because</w:t>
      </w:r>
      <w:r w:rsidR="004F17A9">
        <w:rPr>
          <w:rFonts w:ascii="Cambria" w:hAnsi="Cambria"/>
          <w:sz w:val="28"/>
          <w:szCs w:val="28"/>
        </w:rPr>
        <w:t xml:space="preserve"> </w:t>
      </w:r>
      <w:r w:rsidR="007E74FE">
        <w:rPr>
          <w:rFonts w:ascii="Cambria" w:hAnsi="Cambria"/>
          <w:sz w:val="28"/>
          <w:szCs w:val="28"/>
        </w:rPr>
        <w:t xml:space="preserve">it </w:t>
      </w:r>
      <w:del w:id="9508" w:author="Claire S" w:date="2026-05-21T17:38:00Z" w16du:dateUtc="2026-05-21T16:38:00Z">
        <w:r w:rsidR="007E74FE" w:rsidDel="00BE264C">
          <w:rPr>
            <w:rFonts w:ascii="Cambria" w:hAnsi="Cambria"/>
            <w:sz w:val="28"/>
            <w:szCs w:val="28"/>
          </w:rPr>
          <w:delText xml:space="preserve">wasn’t </w:delText>
        </w:r>
      </w:del>
      <w:ins w:id="9509" w:author="Claire S" w:date="2026-05-21T17:38:00Z" w16du:dateUtc="2026-05-21T16:38:00Z">
        <w:r w:rsidR="00BE264C">
          <w:rPr>
            <w:rFonts w:ascii="Cambria" w:hAnsi="Cambria"/>
            <w:sz w:val="28"/>
            <w:szCs w:val="28"/>
          </w:rPr>
          <w:t xml:space="preserve">doesn’t look like it was </w:t>
        </w:r>
      </w:ins>
      <w:r w:rsidR="007E74FE">
        <w:rPr>
          <w:rFonts w:ascii="Cambria" w:hAnsi="Cambria"/>
          <w:sz w:val="28"/>
          <w:szCs w:val="28"/>
        </w:rPr>
        <w:t xml:space="preserve">suicide that killed </w:t>
      </w:r>
      <w:r w:rsidR="00032109">
        <w:rPr>
          <w:rFonts w:ascii="Cambria" w:hAnsi="Cambria"/>
          <w:sz w:val="28"/>
          <w:szCs w:val="28"/>
        </w:rPr>
        <w:t>Dex Harris</w:t>
      </w:r>
      <w:r>
        <w:rPr>
          <w:rFonts w:ascii="Cambria" w:hAnsi="Cambria"/>
          <w:sz w:val="28"/>
          <w:szCs w:val="28"/>
        </w:rPr>
        <w:t>.</w:t>
      </w:r>
      <w:r w:rsidR="0078440D">
        <w:rPr>
          <w:rFonts w:ascii="Cambria" w:hAnsi="Cambria"/>
          <w:sz w:val="28"/>
          <w:szCs w:val="28"/>
        </w:rPr>
        <w:t>’</w:t>
      </w:r>
    </w:p>
    <w:p w14:paraId="6A70DD87" w14:textId="3F5D17C7" w:rsidR="0078440D" w:rsidRDefault="0078440D" w:rsidP="00A23431">
      <w:pPr>
        <w:spacing w:line="360" w:lineRule="auto"/>
        <w:contextualSpacing/>
        <w:rPr>
          <w:rFonts w:ascii="Cambria" w:hAnsi="Cambria"/>
          <w:sz w:val="28"/>
          <w:szCs w:val="28"/>
        </w:rPr>
      </w:pPr>
      <w:r>
        <w:rPr>
          <w:rFonts w:ascii="Cambria" w:hAnsi="Cambria"/>
          <w:sz w:val="28"/>
          <w:szCs w:val="28"/>
        </w:rPr>
        <w:tab/>
        <w:t>‘What</w:t>
      </w:r>
      <w:r w:rsidR="007E74FE">
        <w:rPr>
          <w:rFonts w:ascii="Cambria" w:hAnsi="Cambria"/>
          <w:sz w:val="28"/>
          <w:szCs w:val="28"/>
        </w:rPr>
        <w:t xml:space="preserve"> d’you mean</w:t>
      </w:r>
      <w:r>
        <w:rPr>
          <w:rFonts w:ascii="Cambria" w:hAnsi="Cambria"/>
          <w:sz w:val="28"/>
          <w:szCs w:val="28"/>
        </w:rPr>
        <w:t xml:space="preserve">?’ </w:t>
      </w:r>
      <w:r w:rsidR="00EF0BFF">
        <w:rPr>
          <w:rFonts w:ascii="Cambria" w:hAnsi="Cambria"/>
          <w:sz w:val="28"/>
          <w:szCs w:val="28"/>
        </w:rPr>
        <w:t xml:space="preserve">Savannah gazed </w:t>
      </w:r>
      <w:r>
        <w:rPr>
          <w:rFonts w:ascii="Cambria" w:hAnsi="Cambria"/>
          <w:sz w:val="28"/>
          <w:szCs w:val="28"/>
        </w:rPr>
        <w:t>at them,</w:t>
      </w:r>
      <w:r w:rsidR="007E74FE">
        <w:rPr>
          <w:rFonts w:ascii="Cambria" w:hAnsi="Cambria"/>
          <w:sz w:val="28"/>
          <w:szCs w:val="28"/>
        </w:rPr>
        <w:t xml:space="preserve"> and</w:t>
      </w:r>
      <w:r>
        <w:rPr>
          <w:rFonts w:ascii="Cambria" w:hAnsi="Cambria"/>
          <w:sz w:val="28"/>
          <w:szCs w:val="28"/>
        </w:rPr>
        <w:t xml:space="preserve"> </w:t>
      </w:r>
      <w:r w:rsidR="002C1560">
        <w:rPr>
          <w:rFonts w:ascii="Cambria" w:hAnsi="Cambria"/>
          <w:sz w:val="28"/>
          <w:szCs w:val="28"/>
        </w:rPr>
        <w:t>suddenly</w:t>
      </w:r>
      <w:r w:rsidR="007E74FE">
        <w:rPr>
          <w:rFonts w:ascii="Cambria" w:hAnsi="Cambria"/>
          <w:sz w:val="28"/>
          <w:szCs w:val="28"/>
        </w:rPr>
        <w:t xml:space="preserve"> she felt</w:t>
      </w:r>
      <w:r w:rsidR="002C1560">
        <w:rPr>
          <w:rFonts w:ascii="Cambria" w:hAnsi="Cambria"/>
          <w:sz w:val="28"/>
          <w:szCs w:val="28"/>
        </w:rPr>
        <w:t xml:space="preserve"> as shaky as the </w:t>
      </w:r>
      <w:del w:id="9510" w:author="Daisy Watt" w:date="2026-06-22T11:20:00Z" w16du:dateUtc="2026-06-22T09:20:00Z">
        <w:r w:rsidR="002C1560" w:rsidDel="002C4428">
          <w:rPr>
            <w:rFonts w:ascii="Cambria" w:hAnsi="Cambria"/>
            <w:sz w:val="28"/>
            <w:szCs w:val="28"/>
          </w:rPr>
          <w:delText>c</w:delText>
        </w:r>
      </w:del>
      <w:ins w:id="9511" w:author="Daisy Watt" w:date="2026-06-22T11:20:00Z" w16du:dateUtc="2026-06-22T09:20:00Z">
        <w:r w:rsidR="002C4428">
          <w:rPr>
            <w:rFonts w:ascii="Cambria" w:hAnsi="Cambria"/>
            <w:sz w:val="28"/>
            <w:szCs w:val="28"/>
          </w:rPr>
          <w:t>C</w:t>
        </w:r>
      </w:ins>
      <w:r w:rsidR="002C1560">
        <w:rPr>
          <w:rFonts w:ascii="Cambria" w:hAnsi="Cambria"/>
          <w:sz w:val="28"/>
          <w:szCs w:val="28"/>
        </w:rPr>
        <w:t>hihuahua.</w:t>
      </w:r>
    </w:p>
    <w:p w14:paraId="79F9E74F" w14:textId="47D690A7" w:rsidR="0078440D" w:rsidRDefault="0078440D" w:rsidP="00A23431">
      <w:pPr>
        <w:spacing w:line="360" w:lineRule="auto"/>
        <w:contextualSpacing/>
        <w:rPr>
          <w:rFonts w:ascii="Cambria" w:hAnsi="Cambria"/>
          <w:sz w:val="28"/>
          <w:szCs w:val="28"/>
        </w:rPr>
      </w:pPr>
      <w:r>
        <w:rPr>
          <w:rFonts w:ascii="Cambria" w:hAnsi="Cambria"/>
          <w:sz w:val="28"/>
          <w:szCs w:val="28"/>
        </w:rPr>
        <w:tab/>
        <w:t>‘It mean</w:t>
      </w:r>
      <w:ins w:id="9512" w:author="Daisy Watt" w:date="2026-06-22T11:21:00Z" w16du:dateUtc="2026-06-22T09:21:00Z">
        <w:r>
          <w:rPr>
            <w:rFonts w:ascii="Cambria" w:hAnsi="Cambria"/>
            <w:sz w:val="28"/>
            <w:szCs w:val="28"/>
          </w:rPr>
          <w:t>s</w:t>
        </w:r>
        <w:r w:rsidR="007C180C">
          <w:rPr>
            <w:rFonts w:ascii="Cambria" w:hAnsi="Cambria"/>
            <w:sz w:val="28"/>
            <w:szCs w:val="28"/>
          </w:rPr>
          <w:t>…</w:t>
        </w:r>
      </w:ins>
      <w:del w:id="9513" w:author="Daisy Watt" w:date="2026-06-22T11:21:00Z" w16du:dateUtc="2026-06-22T09:21:00Z">
        <w:r w:rsidDel="007C180C">
          <w:rPr>
            <w:rFonts w:ascii="Cambria" w:hAnsi="Cambria"/>
            <w:sz w:val="28"/>
            <w:szCs w:val="28"/>
          </w:rPr>
          <w:delText>s</w:delText>
        </w:r>
        <w:r w:rsidR="002C1560">
          <w:rPr>
            <w:rFonts w:ascii="Cambria" w:hAnsi="Cambria"/>
            <w:sz w:val="28"/>
            <w:szCs w:val="28"/>
          </w:rPr>
          <w:delText xml:space="preserve"> -</w:delText>
        </w:r>
      </w:del>
      <w:r>
        <w:rPr>
          <w:rFonts w:ascii="Cambria" w:hAnsi="Cambria"/>
          <w:sz w:val="28"/>
          <w:szCs w:val="28"/>
        </w:rPr>
        <w:t>’</w:t>
      </w:r>
      <w:r w:rsidR="002C1560">
        <w:rPr>
          <w:rFonts w:ascii="Cambria" w:hAnsi="Cambria"/>
          <w:sz w:val="28"/>
          <w:szCs w:val="28"/>
        </w:rPr>
        <w:t xml:space="preserve"> D</w:t>
      </w:r>
      <w:r w:rsidR="00CD76BF">
        <w:rPr>
          <w:rFonts w:ascii="Cambria" w:hAnsi="Cambria"/>
          <w:sz w:val="28"/>
          <w:szCs w:val="28"/>
        </w:rPr>
        <w:t xml:space="preserve">id </w:t>
      </w:r>
      <w:r w:rsidR="00CF4496">
        <w:rPr>
          <w:rFonts w:ascii="Cambria" w:hAnsi="Cambria"/>
          <w:sz w:val="28"/>
          <w:szCs w:val="28"/>
        </w:rPr>
        <w:t xml:space="preserve">Addo </w:t>
      </w:r>
      <w:r w:rsidR="00CD76BF">
        <w:rPr>
          <w:rFonts w:ascii="Cambria" w:hAnsi="Cambria"/>
          <w:sz w:val="28"/>
          <w:szCs w:val="28"/>
        </w:rPr>
        <w:t xml:space="preserve">actually </w:t>
      </w:r>
      <w:r>
        <w:rPr>
          <w:rFonts w:ascii="Cambria" w:hAnsi="Cambria"/>
          <w:sz w:val="28"/>
          <w:szCs w:val="28"/>
        </w:rPr>
        <w:t>look pleased with himself</w:t>
      </w:r>
      <w:r w:rsidR="00CD76BF">
        <w:rPr>
          <w:rFonts w:ascii="Cambria" w:hAnsi="Cambria"/>
          <w:sz w:val="28"/>
          <w:szCs w:val="28"/>
        </w:rPr>
        <w:t xml:space="preserve">? </w:t>
      </w:r>
      <w:r>
        <w:rPr>
          <w:rFonts w:ascii="Cambria" w:hAnsi="Cambria"/>
          <w:sz w:val="28"/>
          <w:szCs w:val="28"/>
        </w:rPr>
        <w:t xml:space="preserve"> ‘</w:t>
      </w:r>
      <w:r w:rsidR="00CD76BF">
        <w:rPr>
          <w:rFonts w:ascii="Cambria" w:hAnsi="Cambria"/>
          <w:sz w:val="28"/>
          <w:szCs w:val="28"/>
        </w:rPr>
        <w:t>It means, Dex Harris’s death</w:t>
      </w:r>
      <w:r>
        <w:rPr>
          <w:rFonts w:ascii="Cambria" w:hAnsi="Cambria"/>
          <w:sz w:val="28"/>
          <w:szCs w:val="28"/>
        </w:rPr>
        <w:t xml:space="preserve"> </w:t>
      </w:r>
      <w:ins w:id="9514" w:author="Claire S" w:date="2026-05-21T17:38:00Z" w16du:dateUtc="2026-05-21T16:38:00Z">
        <w:r w:rsidR="00BE264C">
          <w:rPr>
            <w:rFonts w:ascii="Cambria" w:hAnsi="Cambria"/>
            <w:sz w:val="28"/>
            <w:szCs w:val="28"/>
          </w:rPr>
          <w:t xml:space="preserve">is starting to seem </w:t>
        </w:r>
      </w:ins>
      <w:ins w:id="9515" w:author="Claire S" w:date="2026-05-27T14:28:00Z" w16du:dateUtc="2026-05-27T13:28:00Z">
        <w:r w:rsidR="00461040">
          <w:rPr>
            <w:rFonts w:ascii="Cambria" w:hAnsi="Cambria"/>
            <w:sz w:val="28"/>
            <w:szCs w:val="28"/>
          </w:rPr>
          <w:t xml:space="preserve">very much </w:t>
        </w:r>
      </w:ins>
      <w:ins w:id="9516" w:author="Claire S" w:date="2026-05-21T17:38:00Z" w16du:dateUtc="2026-05-21T16:38:00Z">
        <w:r w:rsidR="00BE264C">
          <w:rPr>
            <w:rFonts w:ascii="Cambria" w:hAnsi="Cambria"/>
            <w:sz w:val="28"/>
            <w:szCs w:val="28"/>
          </w:rPr>
          <w:t xml:space="preserve">like </w:t>
        </w:r>
      </w:ins>
      <w:del w:id="9517" w:author="Claire S" w:date="2026-05-21T17:38:00Z" w16du:dateUtc="2026-05-21T16:38:00Z">
        <w:r w:rsidDel="00BE264C">
          <w:rPr>
            <w:rFonts w:ascii="Cambria" w:hAnsi="Cambria"/>
            <w:sz w:val="28"/>
            <w:szCs w:val="28"/>
          </w:rPr>
          <w:delText xml:space="preserve">was </w:delText>
        </w:r>
        <w:r w:rsidR="007E74FE" w:rsidDel="00BE264C">
          <w:rPr>
            <w:rFonts w:ascii="Cambria" w:hAnsi="Cambria"/>
            <w:sz w:val="28"/>
            <w:szCs w:val="28"/>
          </w:rPr>
          <w:delText xml:space="preserve">categorically </w:delText>
        </w:r>
      </w:del>
      <w:r>
        <w:rPr>
          <w:rFonts w:ascii="Cambria" w:hAnsi="Cambria"/>
          <w:sz w:val="28"/>
          <w:szCs w:val="28"/>
        </w:rPr>
        <w:t>murder.’</w:t>
      </w:r>
    </w:p>
    <w:p w14:paraId="78663209" w14:textId="4E3C1482" w:rsidR="0078440D" w:rsidDel="00BE264C" w:rsidRDefault="0078440D" w:rsidP="00266E8A">
      <w:pPr>
        <w:spacing w:line="360" w:lineRule="auto"/>
        <w:contextualSpacing/>
        <w:rPr>
          <w:del w:id="9518" w:author="Claire S" w:date="2026-05-12T09:19:00Z" w16du:dateUtc="2026-05-12T08:19:00Z"/>
          <w:rFonts w:ascii="Cambria" w:hAnsi="Cambria"/>
          <w:sz w:val="28"/>
          <w:szCs w:val="28"/>
        </w:rPr>
      </w:pPr>
    </w:p>
    <w:p w14:paraId="32D282E2" w14:textId="10BFBCE8" w:rsidR="00813CAA" w:rsidRDefault="00AD698A" w:rsidP="00266E8A">
      <w:pPr>
        <w:spacing w:line="360" w:lineRule="auto"/>
        <w:contextualSpacing/>
        <w:rPr>
          <w:rFonts w:ascii="Cambria" w:hAnsi="Cambria"/>
          <w:b/>
          <w:bCs/>
          <w:sz w:val="28"/>
          <w:szCs w:val="28"/>
        </w:rPr>
      </w:pPr>
      <w:r>
        <w:rPr>
          <w:rFonts w:ascii="Cambria" w:hAnsi="Cambria"/>
          <w:b/>
          <w:bCs/>
          <w:sz w:val="28"/>
          <w:szCs w:val="28"/>
        </w:rPr>
        <w:t xml:space="preserve">CHAPTER </w:t>
      </w:r>
      <w:del w:id="9519" w:author="Claire S" w:date="2026-07-22T18:01:00Z" w16du:dateUtc="2026-07-22T17:01:00Z">
        <w:r w:rsidR="00326317" w:rsidDel="007705A3">
          <w:rPr>
            <w:rFonts w:ascii="Cambria" w:hAnsi="Cambria"/>
            <w:b/>
            <w:bCs/>
            <w:sz w:val="28"/>
            <w:szCs w:val="28"/>
          </w:rPr>
          <w:delText>2</w:delText>
        </w:r>
        <w:r w:rsidR="0068722D" w:rsidDel="007705A3">
          <w:rPr>
            <w:rFonts w:ascii="Cambria" w:hAnsi="Cambria"/>
            <w:b/>
            <w:bCs/>
            <w:sz w:val="28"/>
            <w:szCs w:val="28"/>
          </w:rPr>
          <w:delText>4</w:delText>
        </w:r>
      </w:del>
      <w:ins w:id="9520" w:author="Claire S" w:date="2026-07-22T18:01:00Z" w16du:dateUtc="2026-07-22T17:01:00Z">
        <w:r w:rsidR="007705A3">
          <w:rPr>
            <w:rFonts w:ascii="Cambria" w:hAnsi="Cambria"/>
            <w:b/>
            <w:bCs/>
            <w:sz w:val="28"/>
            <w:szCs w:val="28"/>
          </w:rPr>
          <w:t>23</w:t>
        </w:r>
      </w:ins>
    </w:p>
    <w:p w14:paraId="20ACF4EA" w14:textId="5727106F" w:rsidR="00286410" w:rsidRDefault="00BE7A41" w:rsidP="00266E8A">
      <w:pPr>
        <w:spacing w:line="360" w:lineRule="auto"/>
        <w:contextualSpacing/>
        <w:rPr>
          <w:rFonts w:ascii="Cambria" w:hAnsi="Cambria"/>
          <w:b/>
          <w:bCs/>
          <w:sz w:val="28"/>
          <w:szCs w:val="28"/>
        </w:rPr>
      </w:pPr>
      <w:ins w:id="9521" w:author="Claire S" w:date="2026-08-04T12:05:00Z" w16du:dateUtc="2026-08-04T11:05:00Z">
        <w:r>
          <w:rPr>
            <w:rFonts w:ascii="Cambria" w:hAnsi="Cambria"/>
            <w:b/>
            <w:bCs/>
            <w:sz w:val="28"/>
            <w:szCs w:val="28"/>
          </w:rPr>
          <w:t xml:space="preserve">CLARA: </w:t>
        </w:r>
      </w:ins>
      <w:r w:rsidR="00A14D04">
        <w:rPr>
          <w:rFonts w:ascii="Cambria" w:hAnsi="Cambria"/>
          <w:b/>
          <w:bCs/>
          <w:sz w:val="28"/>
          <w:szCs w:val="28"/>
        </w:rPr>
        <w:t xml:space="preserve">MONDAY </w:t>
      </w:r>
      <w:del w:id="9522" w:author="Daisy Watt" w:date="2026-06-22T11:40:00Z" w16du:dateUtc="2026-06-22T09:40:00Z">
        <w:r w:rsidR="004A221B" w:rsidDel="00461040">
          <w:rPr>
            <w:rFonts w:ascii="Cambria" w:hAnsi="Cambria"/>
            <w:b/>
            <w:bCs/>
            <w:sz w:val="28"/>
            <w:szCs w:val="28"/>
          </w:rPr>
          <w:delText>12</w:delText>
        </w:r>
        <w:r w:rsidR="00286410" w:rsidDel="00461040">
          <w:rPr>
            <w:rFonts w:ascii="Cambria" w:hAnsi="Cambria"/>
            <w:b/>
            <w:bCs/>
            <w:sz w:val="28"/>
            <w:szCs w:val="28"/>
          </w:rPr>
          <w:delText>.</w:delText>
        </w:r>
        <w:r w:rsidR="004A221B" w:rsidDel="00461040">
          <w:rPr>
            <w:rFonts w:ascii="Cambria" w:hAnsi="Cambria"/>
            <w:b/>
            <w:bCs/>
            <w:sz w:val="28"/>
            <w:szCs w:val="28"/>
          </w:rPr>
          <w:delText>4</w:delText>
        </w:r>
        <w:r w:rsidR="00286410" w:rsidDel="00461040">
          <w:rPr>
            <w:rFonts w:ascii="Cambria" w:hAnsi="Cambria"/>
            <w:b/>
            <w:bCs/>
            <w:sz w:val="28"/>
            <w:szCs w:val="28"/>
          </w:rPr>
          <w:delText>5pm</w:delText>
        </w:r>
      </w:del>
      <w:ins w:id="9523" w:author="Claire S" w:date="2026-05-27T14:28:00Z" w16du:dateUtc="2026-05-27T13:28:00Z">
        <w:del w:id="9524" w:author="Daisy Watt" w:date="2026-06-22T11:40:00Z" w16du:dateUtc="2026-06-22T09:40:00Z">
          <w:r w:rsidR="00461040">
            <w:rPr>
              <w:rFonts w:ascii="Cambria" w:hAnsi="Cambria"/>
              <w:b/>
              <w:bCs/>
              <w:sz w:val="28"/>
              <w:szCs w:val="28"/>
            </w:rPr>
            <w:delText>PM</w:delText>
          </w:r>
        </w:del>
      </w:ins>
      <w:ins w:id="9525" w:author="Daisy Watt" w:date="2026-06-22T11:40:00Z" w16du:dateUtc="2026-06-22T09:40:00Z">
        <w:r w:rsidR="00BD0D0D">
          <w:rPr>
            <w:rFonts w:ascii="Cambria" w:hAnsi="Cambria"/>
            <w:b/>
            <w:bCs/>
            <w:sz w:val="28"/>
            <w:szCs w:val="28"/>
          </w:rPr>
          <w:t>AFTERNO</w:t>
        </w:r>
      </w:ins>
      <w:ins w:id="9526" w:author="Daisy Watt" w:date="2026-06-22T11:41:00Z" w16du:dateUtc="2026-06-22T09:41:00Z">
        <w:r w:rsidR="00BD0D0D">
          <w:rPr>
            <w:rFonts w:ascii="Cambria" w:hAnsi="Cambria"/>
            <w:b/>
            <w:bCs/>
            <w:sz w:val="28"/>
            <w:szCs w:val="28"/>
          </w:rPr>
          <w:t>ON</w:t>
        </w:r>
      </w:ins>
    </w:p>
    <w:p w14:paraId="2D82F8BC" w14:textId="3A5C9275" w:rsidR="000E0767" w:rsidRDefault="00AA08B3" w:rsidP="00573562">
      <w:pPr>
        <w:spacing w:line="360" w:lineRule="auto"/>
        <w:contextualSpacing/>
        <w:rPr>
          <w:rFonts w:ascii="Cambria" w:hAnsi="Cambria"/>
          <w:sz w:val="28"/>
          <w:szCs w:val="28"/>
        </w:rPr>
      </w:pPr>
      <w:r>
        <w:rPr>
          <w:rFonts w:ascii="Cambria" w:hAnsi="Cambria"/>
          <w:sz w:val="28"/>
          <w:szCs w:val="28"/>
        </w:rPr>
        <w:t>God only knew what Ruth Langley wanted with her</w:t>
      </w:r>
      <w:r w:rsidR="00462AAF">
        <w:rPr>
          <w:rFonts w:ascii="Cambria" w:hAnsi="Cambria"/>
          <w:sz w:val="28"/>
          <w:szCs w:val="28"/>
        </w:rPr>
        <w:t xml:space="preserve">, Clara thought, making her way to </w:t>
      </w:r>
      <w:del w:id="9527" w:author="Daisy Watt" w:date="2026-06-22T11:41:00Z" w16du:dateUtc="2026-06-22T09:41:00Z">
        <w:r w:rsidR="00AF62C9" w:rsidDel="00614A5C">
          <w:rPr>
            <w:rFonts w:ascii="Cambria" w:hAnsi="Cambria"/>
            <w:sz w:val="28"/>
            <w:szCs w:val="28"/>
          </w:rPr>
          <w:delText>R</w:delText>
        </w:r>
      </w:del>
      <w:ins w:id="9528" w:author="Daisy Watt" w:date="2026-06-22T11:41:00Z" w16du:dateUtc="2026-06-22T09:41:00Z">
        <w:r w:rsidR="00614A5C">
          <w:rPr>
            <w:rFonts w:ascii="Cambria" w:hAnsi="Cambria"/>
            <w:sz w:val="28"/>
            <w:szCs w:val="28"/>
          </w:rPr>
          <w:t>r</w:t>
        </w:r>
      </w:ins>
      <w:r w:rsidR="00AF62C9">
        <w:rPr>
          <w:rFonts w:ascii="Cambria" w:hAnsi="Cambria"/>
          <w:sz w:val="28"/>
          <w:szCs w:val="28"/>
        </w:rPr>
        <w:t xml:space="preserve">eception to take </w:t>
      </w:r>
      <w:r w:rsidR="00462AAF">
        <w:rPr>
          <w:rFonts w:ascii="Cambria" w:hAnsi="Cambria"/>
          <w:sz w:val="28"/>
          <w:szCs w:val="28"/>
        </w:rPr>
        <w:t xml:space="preserve">the </w:t>
      </w:r>
      <w:r w:rsidR="000E0767">
        <w:rPr>
          <w:rFonts w:ascii="Cambria" w:hAnsi="Cambria"/>
          <w:sz w:val="28"/>
          <w:szCs w:val="28"/>
        </w:rPr>
        <w:t xml:space="preserve">special </w:t>
      </w:r>
      <w:r w:rsidR="003F0463">
        <w:rPr>
          <w:rFonts w:ascii="Cambria" w:hAnsi="Cambria"/>
          <w:sz w:val="28"/>
          <w:szCs w:val="28"/>
        </w:rPr>
        <w:t xml:space="preserve">private </w:t>
      </w:r>
      <w:r w:rsidR="00462AAF">
        <w:rPr>
          <w:rFonts w:ascii="Cambria" w:hAnsi="Cambria"/>
          <w:sz w:val="28"/>
          <w:szCs w:val="28"/>
        </w:rPr>
        <w:t>lift</w:t>
      </w:r>
      <w:r w:rsidR="003A2C7F">
        <w:rPr>
          <w:rFonts w:ascii="Cambria" w:hAnsi="Cambria"/>
          <w:sz w:val="28"/>
          <w:szCs w:val="28"/>
        </w:rPr>
        <w:t xml:space="preserve"> </w:t>
      </w:r>
      <w:r w:rsidR="00753AC7">
        <w:rPr>
          <w:rFonts w:ascii="Cambria" w:hAnsi="Cambria"/>
          <w:sz w:val="28"/>
          <w:szCs w:val="28"/>
        </w:rPr>
        <w:t>operated by</w:t>
      </w:r>
      <w:r w:rsidR="000E0767">
        <w:rPr>
          <w:rFonts w:ascii="Cambria" w:hAnsi="Cambria"/>
          <w:sz w:val="28"/>
          <w:szCs w:val="28"/>
        </w:rPr>
        <w:t xml:space="preserve"> </w:t>
      </w:r>
      <w:r w:rsidR="00A5483E">
        <w:rPr>
          <w:rFonts w:ascii="Cambria" w:hAnsi="Cambria"/>
          <w:sz w:val="28"/>
          <w:szCs w:val="28"/>
        </w:rPr>
        <w:t>security</w:t>
      </w:r>
      <w:r w:rsidR="00C165C6">
        <w:rPr>
          <w:rFonts w:ascii="Cambria" w:hAnsi="Cambria"/>
          <w:sz w:val="28"/>
          <w:szCs w:val="28"/>
        </w:rPr>
        <w:t xml:space="preserve">; a lift that </w:t>
      </w:r>
      <w:r w:rsidR="00AF62C9">
        <w:rPr>
          <w:rFonts w:ascii="Cambria" w:hAnsi="Cambria"/>
          <w:sz w:val="28"/>
          <w:szCs w:val="28"/>
        </w:rPr>
        <w:t xml:space="preserve">only </w:t>
      </w:r>
      <w:r w:rsidR="000E0767">
        <w:rPr>
          <w:rFonts w:ascii="Cambria" w:hAnsi="Cambria"/>
          <w:sz w:val="28"/>
          <w:szCs w:val="28"/>
        </w:rPr>
        <w:t>went to Ruth’s office.</w:t>
      </w:r>
    </w:p>
    <w:p w14:paraId="3D4C38D5" w14:textId="7B4E72E5" w:rsidR="00D506A7" w:rsidRPr="004365DF" w:rsidRDefault="00C165C6" w:rsidP="00D506A7">
      <w:pPr>
        <w:spacing w:line="360" w:lineRule="auto"/>
        <w:ind w:firstLine="720"/>
        <w:contextualSpacing/>
        <w:rPr>
          <w:rFonts w:ascii="Cambria" w:hAnsi="Cambria"/>
          <w:color w:val="000000" w:themeColor="text1"/>
          <w:sz w:val="28"/>
          <w:szCs w:val="28"/>
          <w:rPrChange w:id="9529" w:author="Claire S" w:date="2026-05-18T16:13:00Z" w16du:dateUtc="2026-05-18T15:13:00Z">
            <w:rPr>
              <w:rFonts w:ascii="Cambria" w:hAnsi="Cambria"/>
              <w:color w:val="EE0000"/>
              <w:sz w:val="28"/>
              <w:szCs w:val="28"/>
            </w:rPr>
          </w:rPrChange>
        </w:rPr>
      </w:pPr>
      <w:commentRangeStart w:id="9530"/>
      <w:r w:rsidRPr="004365DF">
        <w:rPr>
          <w:rFonts w:ascii="Cambria" w:hAnsi="Cambria"/>
          <w:color w:val="000000" w:themeColor="text1"/>
          <w:sz w:val="28"/>
          <w:szCs w:val="28"/>
          <w:rPrChange w:id="9531" w:author="Claire S" w:date="2026-05-18T16:13:00Z" w16du:dateUtc="2026-05-18T15:13:00Z">
            <w:rPr>
              <w:rFonts w:ascii="Cambria" w:hAnsi="Cambria"/>
              <w:color w:val="EE0000"/>
              <w:sz w:val="28"/>
              <w:szCs w:val="28"/>
            </w:rPr>
          </w:rPrChange>
        </w:rPr>
        <w:t>Clara had been in it once before</w:t>
      </w:r>
      <w:ins w:id="9532" w:author="Claire S" w:date="2026-05-18T16:12:00Z" w16du:dateUtc="2026-05-18T15:12:00Z">
        <w:r w:rsidR="00977531" w:rsidRPr="004365DF">
          <w:rPr>
            <w:rFonts w:ascii="Cambria" w:hAnsi="Cambria"/>
            <w:color w:val="000000" w:themeColor="text1"/>
            <w:sz w:val="28"/>
            <w:szCs w:val="28"/>
            <w:rPrChange w:id="9533" w:author="Claire S" w:date="2026-05-18T16:13:00Z" w16du:dateUtc="2026-05-18T15:13:00Z">
              <w:rPr>
                <w:rFonts w:ascii="Cambria" w:hAnsi="Cambria"/>
                <w:color w:val="EE0000"/>
                <w:sz w:val="28"/>
                <w:szCs w:val="28"/>
              </w:rPr>
            </w:rPrChange>
          </w:rPr>
          <w:t xml:space="preserve">, but </w:t>
        </w:r>
      </w:ins>
      <w:ins w:id="9534" w:author="Claire S" w:date="2026-05-18T16:13:00Z" w16du:dateUtc="2026-05-18T15:13:00Z">
        <w:r w:rsidR="004365DF" w:rsidRPr="004365DF">
          <w:rPr>
            <w:rFonts w:ascii="Cambria" w:hAnsi="Cambria"/>
            <w:color w:val="000000" w:themeColor="text1"/>
            <w:sz w:val="28"/>
            <w:szCs w:val="28"/>
            <w:rPrChange w:id="9535" w:author="Claire S" w:date="2026-05-18T16:13:00Z" w16du:dateUtc="2026-05-18T15:13:00Z">
              <w:rPr>
                <w:rFonts w:ascii="Cambria" w:hAnsi="Cambria"/>
                <w:color w:val="EE0000"/>
                <w:sz w:val="28"/>
                <w:szCs w:val="28"/>
              </w:rPr>
            </w:rPrChange>
          </w:rPr>
          <w:t>she was still very wary of Ruth.</w:t>
        </w:r>
      </w:ins>
      <w:del w:id="9536" w:author="Claire S" w:date="2026-05-18T16:12:00Z" w16du:dateUtc="2026-05-18T15:12:00Z">
        <w:r w:rsidRPr="004365DF" w:rsidDel="004C2EB7">
          <w:rPr>
            <w:rFonts w:ascii="Cambria" w:hAnsi="Cambria"/>
            <w:color w:val="000000" w:themeColor="text1"/>
            <w:sz w:val="28"/>
            <w:szCs w:val="28"/>
            <w:rPrChange w:id="9537" w:author="Claire S" w:date="2026-05-18T16:13:00Z" w16du:dateUtc="2026-05-18T15:13:00Z">
              <w:rPr>
                <w:rFonts w:ascii="Cambria" w:hAnsi="Cambria"/>
                <w:color w:val="EE0000"/>
                <w:sz w:val="28"/>
                <w:szCs w:val="28"/>
              </w:rPr>
            </w:rPrChange>
          </w:rPr>
          <w:delText xml:space="preserve">: </w:delText>
        </w:r>
        <w:r w:rsidR="00D506A7" w:rsidRPr="004365DF" w:rsidDel="004C2EB7">
          <w:rPr>
            <w:rFonts w:ascii="Cambria" w:hAnsi="Cambria"/>
            <w:color w:val="000000" w:themeColor="text1"/>
            <w:sz w:val="28"/>
            <w:szCs w:val="28"/>
            <w:rPrChange w:id="9538" w:author="Claire S" w:date="2026-05-18T16:13:00Z" w16du:dateUtc="2026-05-18T15:13:00Z">
              <w:rPr>
                <w:rFonts w:ascii="Cambria" w:hAnsi="Cambria"/>
                <w:color w:val="EE0000"/>
                <w:sz w:val="28"/>
                <w:szCs w:val="28"/>
              </w:rPr>
            </w:rPrChange>
          </w:rPr>
          <w:delText>in THE EDITOR</w:delText>
        </w:r>
        <w:r w:rsidR="001D4F50" w:rsidRPr="004365DF" w:rsidDel="004C2EB7">
          <w:rPr>
            <w:rFonts w:ascii="Cambria" w:hAnsi="Cambria"/>
            <w:color w:val="000000" w:themeColor="text1"/>
            <w:sz w:val="28"/>
            <w:szCs w:val="28"/>
            <w:rPrChange w:id="9539" w:author="Claire S" w:date="2026-05-18T16:13:00Z" w16du:dateUtc="2026-05-18T15:13:00Z">
              <w:rPr>
                <w:rFonts w:ascii="Cambria" w:hAnsi="Cambria"/>
                <w:color w:val="EE0000"/>
                <w:sz w:val="28"/>
                <w:szCs w:val="28"/>
              </w:rPr>
            </w:rPrChange>
          </w:rPr>
          <w:delText>.</w:delText>
        </w:r>
        <w:r w:rsidR="000E1D9B" w:rsidRPr="004365DF" w:rsidDel="004C2EB7">
          <w:rPr>
            <w:rFonts w:ascii="Cambria" w:hAnsi="Cambria"/>
            <w:color w:val="000000" w:themeColor="text1"/>
            <w:sz w:val="28"/>
            <w:szCs w:val="28"/>
            <w:rPrChange w:id="9540" w:author="Claire S" w:date="2026-05-18T16:13:00Z" w16du:dateUtc="2026-05-18T15:13:00Z">
              <w:rPr>
                <w:rFonts w:ascii="Cambria" w:hAnsi="Cambria"/>
                <w:color w:val="EE0000"/>
                <w:sz w:val="28"/>
                <w:szCs w:val="28"/>
              </w:rPr>
            </w:rPrChange>
          </w:rPr>
          <w:delText>?</w:delText>
        </w:r>
        <w:commentRangeEnd w:id="9530"/>
        <w:r w:rsidR="00ED642D" w:rsidRPr="004365DF" w:rsidDel="004C2EB7">
          <w:rPr>
            <w:rStyle w:val="CommentReference"/>
            <w:rFonts w:ascii="Cambria" w:hAnsi="Cambria"/>
            <w:color w:val="000000" w:themeColor="text1"/>
            <w:sz w:val="28"/>
            <w:szCs w:val="28"/>
            <w:rPrChange w:id="9541" w:author="Claire S" w:date="2026-05-18T16:13:00Z" w16du:dateUtc="2026-05-18T15:13:00Z">
              <w:rPr>
                <w:rStyle w:val="CommentReference"/>
                <w:rFonts w:ascii="Cambria" w:hAnsi="Cambria"/>
                <w:color w:val="EE0000"/>
                <w:sz w:val="28"/>
                <w:szCs w:val="28"/>
              </w:rPr>
            </w:rPrChange>
          </w:rPr>
          <w:commentReference w:id="9530"/>
        </w:r>
      </w:del>
    </w:p>
    <w:p w14:paraId="5DCFCD12" w14:textId="3900FF80" w:rsidR="00F04858" w:rsidRDefault="00AA08B3">
      <w:pPr>
        <w:spacing w:line="360" w:lineRule="auto"/>
        <w:contextualSpacing/>
        <w:rPr>
          <w:rFonts w:ascii="Cambria" w:hAnsi="Cambria"/>
          <w:sz w:val="28"/>
          <w:szCs w:val="28"/>
        </w:rPr>
        <w:pPrChange w:id="9542" w:author="Claire S" w:date="2026-05-18T16:13:00Z" w16du:dateUtc="2026-05-18T15:13:00Z">
          <w:pPr>
            <w:spacing w:line="360" w:lineRule="auto"/>
            <w:ind w:firstLine="720"/>
            <w:contextualSpacing/>
          </w:pPr>
        </w:pPrChange>
      </w:pPr>
      <w:r>
        <w:rPr>
          <w:rFonts w:ascii="Cambria" w:hAnsi="Cambria"/>
          <w:sz w:val="28"/>
          <w:szCs w:val="28"/>
        </w:rPr>
        <w:t>Honestly,</w:t>
      </w:r>
      <w:r w:rsidR="00C165C6">
        <w:rPr>
          <w:rFonts w:ascii="Cambria" w:hAnsi="Cambria"/>
          <w:sz w:val="28"/>
          <w:szCs w:val="28"/>
        </w:rPr>
        <w:t xml:space="preserve"> she thought, </w:t>
      </w:r>
      <w:r w:rsidR="00182EA0">
        <w:rPr>
          <w:rFonts w:ascii="Cambria" w:hAnsi="Cambria"/>
          <w:sz w:val="28"/>
          <w:szCs w:val="28"/>
        </w:rPr>
        <w:t>waiti</w:t>
      </w:r>
      <w:r w:rsidR="00C165C6">
        <w:rPr>
          <w:rFonts w:ascii="Cambria" w:hAnsi="Cambria"/>
          <w:sz w:val="28"/>
          <w:szCs w:val="28"/>
        </w:rPr>
        <w:t>ng with the guard,</w:t>
      </w:r>
      <w:r>
        <w:rPr>
          <w:rFonts w:ascii="Cambria" w:hAnsi="Cambria"/>
          <w:sz w:val="28"/>
          <w:szCs w:val="28"/>
        </w:rPr>
        <w:t xml:space="preserve"> life felt very disorienting</w:t>
      </w:r>
      <w:ins w:id="9543" w:author="Daisy Watt" w:date="2026-06-22T11:41:00Z" w16du:dateUtc="2026-06-22T09:41:00Z">
        <w:r w:rsidR="00A01D26">
          <w:rPr>
            <w:rFonts w:ascii="Cambria" w:hAnsi="Cambria"/>
            <w:sz w:val="28"/>
            <w:szCs w:val="28"/>
          </w:rPr>
          <w:t>,</w:t>
        </w:r>
      </w:ins>
      <w:r>
        <w:rPr>
          <w:rFonts w:ascii="Cambria" w:hAnsi="Cambria"/>
          <w:sz w:val="28"/>
          <w:szCs w:val="28"/>
        </w:rPr>
        <w:t xml:space="preserve"> </w:t>
      </w:r>
      <w:r w:rsidR="00C83C22">
        <w:rPr>
          <w:rFonts w:ascii="Cambria" w:hAnsi="Cambria"/>
          <w:sz w:val="28"/>
          <w:szCs w:val="28"/>
        </w:rPr>
        <w:t>right now</w:t>
      </w:r>
      <w:r w:rsidR="00C165C6">
        <w:rPr>
          <w:rFonts w:ascii="Cambria" w:hAnsi="Cambria"/>
          <w:sz w:val="28"/>
          <w:szCs w:val="28"/>
        </w:rPr>
        <w:t xml:space="preserve"> </w:t>
      </w:r>
      <w:del w:id="9544" w:author="Daisy Watt" w:date="2026-06-22T11:41:00Z" w16du:dateUtc="2026-06-22T09:41:00Z">
        <w:r w:rsidR="00C165C6">
          <w:rPr>
            <w:rFonts w:ascii="Cambria" w:hAnsi="Cambria"/>
            <w:sz w:val="28"/>
            <w:szCs w:val="28"/>
          </w:rPr>
          <w:delText>-</w:delText>
        </w:r>
      </w:del>
      <w:ins w:id="9545" w:author="Daisy Watt" w:date="2026-06-22T11:41:00Z" w16du:dateUtc="2026-06-22T09:41:00Z">
        <w:r w:rsidR="00A01D26">
          <w:rPr>
            <w:rFonts w:ascii="Cambria" w:hAnsi="Cambria"/>
            <w:sz w:val="28"/>
            <w:szCs w:val="28"/>
          </w:rPr>
          <w:t>–</w:t>
        </w:r>
      </w:ins>
      <w:r w:rsidR="00002690">
        <w:rPr>
          <w:rFonts w:ascii="Cambria" w:hAnsi="Cambria"/>
          <w:sz w:val="28"/>
          <w:szCs w:val="28"/>
        </w:rPr>
        <w:t xml:space="preserve"> and</w:t>
      </w:r>
      <w:r w:rsidR="00D506A7">
        <w:rPr>
          <w:rFonts w:ascii="Cambria" w:hAnsi="Cambria"/>
          <w:sz w:val="28"/>
          <w:szCs w:val="28"/>
        </w:rPr>
        <w:t xml:space="preserve"> </w:t>
      </w:r>
      <w:r w:rsidR="00C83C22">
        <w:rPr>
          <w:rFonts w:ascii="Cambria" w:hAnsi="Cambria"/>
          <w:sz w:val="28"/>
          <w:szCs w:val="28"/>
        </w:rPr>
        <w:t>on top of everything else,</w:t>
      </w:r>
      <w:r w:rsidR="00002690">
        <w:rPr>
          <w:rFonts w:ascii="Cambria" w:hAnsi="Cambria"/>
          <w:sz w:val="28"/>
          <w:szCs w:val="28"/>
        </w:rPr>
        <w:t xml:space="preserve"> </w:t>
      </w:r>
      <w:commentRangeStart w:id="9546"/>
      <w:r w:rsidR="00002690">
        <w:rPr>
          <w:rFonts w:ascii="Cambria" w:hAnsi="Cambria"/>
          <w:sz w:val="28"/>
          <w:szCs w:val="28"/>
        </w:rPr>
        <w:t xml:space="preserve">she </w:t>
      </w:r>
      <w:r w:rsidR="00203FAC">
        <w:rPr>
          <w:rFonts w:ascii="Cambria" w:hAnsi="Cambria"/>
          <w:sz w:val="28"/>
          <w:szCs w:val="28"/>
        </w:rPr>
        <w:t>was</w:t>
      </w:r>
      <w:r>
        <w:rPr>
          <w:rFonts w:ascii="Cambria" w:hAnsi="Cambria"/>
          <w:sz w:val="28"/>
          <w:szCs w:val="28"/>
        </w:rPr>
        <w:t xml:space="preserve"> probably about t</w:t>
      </w:r>
      <w:r w:rsidR="00203FAC">
        <w:rPr>
          <w:rFonts w:ascii="Cambria" w:hAnsi="Cambria"/>
          <w:sz w:val="28"/>
          <w:szCs w:val="28"/>
        </w:rPr>
        <w:t xml:space="preserve">o </w:t>
      </w:r>
      <w:r w:rsidR="00684C72">
        <w:rPr>
          <w:rFonts w:ascii="Cambria" w:hAnsi="Cambria"/>
          <w:sz w:val="28"/>
          <w:szCs w:val="28"/>
        </w:rPr>
        <w:t xml:space="preserve">get </w:t>
      </w:r>
      <w:del w:id="9547" w:author="Claire S" w:date="2026-05-08T17:08:00Z" w16du:dateUtc="2026-05-08T16:08:00Z">
        <w:r w:rsidDel="005A6436">
          <w:rPr>
            <w:rFonts w:ascii="Cambria" w:hAnsi="Cambria"/>
            <w:sz w:val="28"/>
            <w:szCs w:val="28"/>
          </w:rPr>
          <w:delText>sack</w:delText>
        </w:r>
        <w:r w:rsidR="00684C72" w:rsidDel="005A6436">
          <w:rPr>
            <w:rFonts w:ascii="Cambria" w:hAnsi="Cambria"/>
            <w:sz w:val="28"/>
            <w:szCs w:val="28"/>
          </w:rPr>
          <w:delText>ed</w:delText>
        </w:r>
        <w:r w:rsidDel="005A6436">
          <w:rPr>
            <w:rFonts w:ascii="Cambria" w:hAnsi="Cambria"/>
            <w:sz w:val="28"/>
            <w:szCs w:val="28"/>
          </w:rPr>
          <w:delText xml:space="preserve"> for being on the stupid List.</w:delText>
        </w:r>
        <w:r w:rsidR="00573562" w:rsidDel="005A6436">
          <w:rPr>
            <w:rFonts w:ascii="Cambria" w:hAnsi="Cambria"/>
            <w:sz w:val="28"/>
            <w:szCs w:val="28"/>
          </w:rPr>
          <w:delText xml:space="preserve"> </w:delText>
        </w:r>
        <w:commentRangeEnd w:id="9546"/>
        <w:r w:rsidR="00ED642D" w:rsidDel="005A6436">
          <w:rPr>
            <w:rStyle w:val="CommentReference"/>
            <w:rFonts w:ascii="Cambria" w:hAnsi="Cambria"/>
            <w:sz w:val="28"/>
            <w:szCs w:val="28"/>
          </w:rPr>
          <w:commentReference w:id="9546"/>
        </w:r>
        <w:r w:rsidR="00916F90" w:rsidDel="005A6436">
          <w:rPr>
            <w:rFonts w:ascii="Cambria" w:hAnsi="Cambria"/>
            <w:sz w:val="28"/>
            <w:szCs w:val="28"/>
          </w:rPr>
          <w:delText xml:space="preserve"> And if she wasn’t sacked, </w:delText>
        </w:r>
        <w:r w:rsidR="00D506A7" w:rsidDel="005A6436">
          <w:rPr>
            <w:rFonts w:ascii="Cambria" w:hAnsi="Cambria"/>
            <w:sz w:val="28"/>
            <w:szCs w:val="28"/>
          </w:rPr>
          <w:delText>maybe s</w:delText>
        </w:r>
        <w:r w:rsidR="00916F90" w:rsidDel="005A6436">
          <w:rPr>
            <w:rFonts w:ascii="Cambria" w:hAnsi="Cambria"/>
            <w:sz w:val="28"/>
            <w:szCs w:val="28"/>
          </w:rPr>
          <w:delText xml:space="preserve">he was about to get </w:delText>
        </w:r>
      </w:del>
      <w:r w:rsidR="00182EA0">
        <w:rPr>
          <w:rFonts w:ascii="Cambria" w:hAnsi="Cambria"/>
          <w:sz w:val="28"/>
          <w:szCs w:val="28"/>
        </w:rPr>
        <w:t>murder</w:t>
      </w:r>
      <w:r w:rsidR="00916F90">
        <w:rPr>
          <w:rFonts w:ascii="Cambria" w:hAnsi="Cambria"/>
          <w:sz w:val="28"/>
          <w:szCs w:val="28"/>
        </w:rPr>
        <w:t>ed</w:t>
      </w:r>
      <w:r w:rsidR="00D506A7">
        <w:rPr>
          <w:rFonts w:ascii="Cambria" w:hAnsi="Cambria"/>
          <w:sz w:val="28"/>
          <w:szCs w:val="28"/>
        </w:rPr>
        <w:t xml:space="preserve"> by some </w:t>
      </w:r>
      <w:del w:id="9548" w:author="Claire S" w:date="2026-07-22T18:22:00Z" w16du:dateUtc="2026-07-22T17:22:00Z">
        <w:r w:rsidR="00D506A7" w:rsidRPr="00AA0819" w:rsidDel="007655F7">
          <w:rPr>
            <w:rFonts w:ascii="Cambria" w:hAnsi="Cambria"/>
            <w:sz w:val="28"/>
            <w:szCs w:val="28"/>
            <w:highlight w:val="green"/>
            <w:rPrChange w:id="9549" w:author="Daisy Watt" w:date="2026-06-23T12:42:00Z" w16du:dateUtc="2026-06-23T10:42:00Z">
              <w:rPr>
                <w:rFonts w:ascii="Cambria" w:hAnsi="Cambria"/>
                <w:sz w:val="28"/>
                <w:szCs w:val="28"/>
              </w:rPr>
            </w:rPrChange>
          </w:rPr>
          <w:delText>nutter</w:delText>
        </w:r>
        <w:r w:rsidR="00D506A7" w:rsidDel="007655F7">
          <w:rPr>
            <w:rFonts w:ascii="Cambria" w:hAnsi="Cambria"/>
            <w:sz w:val="28"/>
            <w:szCs w:val="28"/>
          </w:rPr>
          <w:delText xml:space="preserve"> </w:delText>
        </w:r>
      </w:del>
      <w:ins w:id="9550" w:author="Claire S" w:date="2026-07-22T18:22:00Z" w16du:dateUtc="2026-07-22T17:22:00Z">
        <w:r w:rsidR="007655F7">
          <w:rPr>
            <w:rFonts w:ascii="Cambria" w:hAnsi="Cambria"/>
            <w:sz w:val="28"/>
            <w:szCs w:val="28"/>
          </w:rPr>
          <w:t xml:space="preserve">lunatic </w:t>
        </w:r>
      </w:ins>
      <w:r w:rsidR="00D506A7">
        <w:rPr>
          <w:rFonts w:ascii="Cambria" w:hAnsi="Cambria"/>
          <w:sz w:val="28"/>
          <w:szCs w:val="28"/>
        </w:rPr>
        <w:t>who’d got it in for her</w:t>
      </w:r>
      <w:ins w:id="9551" w:author="Daisy Watt" w:date="2026-06-22T11:41:00Z" w16du:dateUtc="2026-06-22T09:41:00Z">
        <w:r w:rsidR="00C04B6C">
          <w:rPr>
            <w:rFonts w:ascii="Cambria" w:hAnsi="Cambria"/>
            <w:sz w:val="28"/>
            <w:szCs w:val="28"/>
          </w:rPr>
          <w:t>,</w:t>
        </w:r>
      </w:ins>
      <w:ins w:id="9552" w:author="Claire S" w:date="2026-05-27T14:28:00Z" w16du:dateUtc="2026-05-27T13:28:00Z">
        <w:r w:rsidR="00461040">
          <w:rPr>
            <w:rFonts w:ascii="Cambria" w:hAnsi="Cambria"/>
            <w:sz w:val="28"/>
            <w:szCs w:val="28"/>
          </w:rPr>
          <w:t xml:space="preserve"> for some reason she didn’t understand</w:t>
        </w:r>
      </w:ins>
      <w:r w:rsidR="00916F90">
        <w:rPr>
          <w:rFonts w:ascii="Cambria" w:hAnsi="Cambria"/>
          <w:sz w:val="28"/>
          <w:szCs w:val="28"/>
        </w:rPr>
        <w:t xml:space="preserve">. </w:t>
      </w:r>
      <w:r w:rsidR="00F04858">
        <w:rPr>
          <w:rFonts w:ascii="Cambria" w:hAnsi="Cambria"/>
          <w:sz w:val="28"/>
          <w:szCs w:val="28"/>
        </w:rPr>
        <w:t xml:space="preserve"> </w:t>
      </w:r>
      <w:ins w:id="9553" w:author="Claire S" w:date="2026-05-27T14:28:00Z" w16du:dateUtc="2026-05-27T13:28:00Z">
        <w:r w:rsidR="00461040">
          <w:rPr>
            <w:rFonts w:ascii="Cambria" w:hAnsi="Cambria"/>
            <w:sz w:val="28"/>
            <w:szCs w:val="28"/>
          </w:rPr>
          <w:t xml:space="preserve">Along with </w:t>
        </w:r>
        <w:del w:id="9554" w:author="Daisy Watt" w:date="2026-06-22T11:41:00Z" w16du:dateUtc="2026-06-22T09:41:00Z">
          <w:r w:rsidR="00461040" w:rsidRPr="007655F7">
            <w:rPr>
              <w:rFonts w:ascii="Cambria" w:hAnsi="Cambria"/>
              <w:sz w:val="28"/>
              <w:szCs w:val="28"/>
            </w:rPr>
            <w:delText>her brother</w:delText>
          </w:r>
        </w:del>
      </w:ins>
      <w:ins w:id="9555" w:author="Claire S" w:date="2026-05-27T14:29:00Z" w16du:dateUtc="2026-05-27T13:29:00Z">
        <w:del w:id="9556" w:author="Daisy Watt" w:date="2026-06-22T11:41:00Z" w16du:dateUtc="2026-06-22T09:41:00Z">
          <w:r w:rsidR="00461040" w:rsidRPr="007655F7">
            <w:rPr>
              <w:rFonts w:ascii="Cambria" w:hAnsi="Cambria"/>
              <w:sz w:val="28"/>
              <w:szCs w:val="28"/>
            </w:rPr>
            <w:delText xml:space="preserve"> </w:delText>
          </w:r>
        </w:del>
        <w:r w:rsidR="00461040" w:rsidRPr="007655F7">
          <w:rPr>
            <w:rFonts w:ascii="Cambria" w:hAnsi="Cambria"/>
            <w:sz w:val="28"/>
            <w:szCs w:val="28"/>
          </w:rPr>
          <w:t>Adam’s weird behaviour</w:t>
        </w:r>
        <w:r w:rsidR="00461040">
          <w:rPr>
            <w:rFonts w:ascii="Cambria" w:hAnsi="Cambria"/>
            <w:sz w:val="28"/>
            <w:szCs w:val="28"/>
          </w:rPr>
          <w:t>, t</w:t>
        </w:r>
      </w:ins>
      <w:del w:id="9557" w:author="Claire S" w:date="2026-05-21T17:39:00Z" w16du:dateUtc="2026-05-21T16:39:00Z">
        <w:r w:rsidR="00F04858" w:rsidDel="00E46371">
          <w:rPr>
            <w:rFonts w:ascii="Cambria" w:hAnsi="Cambria"/>
            <w:sz w:val="28"/>
            <w:szCs w:val="28"/>
          </w:rPr>
          <w:delText xml:space="preserve">Work </w:delText>
        </w:r>
      </w:del>
      <w:ins w:id="9558" w:author="Claire S" w:date="2026-05-21T17:39:00Z" w16du:dateUtc="2026-05-21T16:39:00Z">
        <w:r w:rsidR="00E46371">
          <w:rPr>
            <w:rFonts w:ascii="Cambria" w:hAnsi="Cambria"/>
            <w:sz w:val="28"/>
            <w:szCs w:val="28"/>
          </w:rPr>
          <w:t xml:space="preserve">hings </w:t>
        </w:r>
      </w:ins>
      <w:r w:rsidR="00F04858">
        <w:rPr>
          <w:rFonts w:ascii="Cambria" w:hAnsi="Cambria"/>
          <w:sz w:val="28"/>
          <w:szCs w:val="28"/>
        </w:rPr>
        <w:t>couldn’t get much more stressfu</w:t>
      </w:r>
      <w:ins w:id="9559" w:author="Daisy Watt" w:date="2026-06-22T11:42:00Z" w16du:dateUtc="2026-06-22T09:42:00Z">
        <w:r w:rsidR="00F04858">
          <w:rPr>
            <w:rFonts w:ascii="Cambria" w:hAnsi="Cambria"/>
            <w:sz w:val="28"/>
            <w:szCs w:val="28"/>
          </w:rPr>
          <w:t>l</w:t>
        </w:r>
        <w:r w:rsidR="00C04B6C">
          <w:rPr>
            <w:rFonts w:ascii="Cambria" w:hAnsi="Cambria"/>
            <w:sz w:val="28"/>
            <w:szCs w:val="28"/>
          </w:rPr>
          <w:t>.</w:t>
        </w:r>
      </w:ins>
      <w:del w:id="9560" w:author="Daisy Watt" w:date="2026-06-22T11:42:00Z" w16du:dateUtc="2026-06-22T09:42:00Z">
        <w:r w:rsidR="00F04858" w:rsidDel="00C04B6C">
          <w:rPr>
            <w:rFonts w:ascii="Cambria" w:hAnsi="Cambria"/>
            <w:sz w:val="28"/>
            <w:szCs w:val="28"/>
          </w:rPr>
          <w:delText>l</w:delText>
        </w:r>
        <w:r w:rsidR="00F04858">
          <w:rPr>
            <w:rFonts w:ascii="Cambria" w:hAnsi="Cambria"/>
            <w:sz w:val="28"/>
            <w:szCs w:val="28"/>
          </w:rPr>
          <w:delText xml:space="preserve"> – </w:delText>
        </w:r>
      </w:del>
    </w:p>
    <w:p w14:paraId="67DE36CF" w14:textId="5005F36F" w:rsidR="00216DDC" w:rsidRDefault="00BA4642" w:rsidP="008C5E6D">
      <w:pPr>
        <w:spacing w:line="360" w:lineRule="auto"/>
        <w:ind w:firstLine="720"/>
        <w:contextualSpacing/>
        <w:rPr>
          <w:rFonts w:ascii="Cambria" w:hAnsi="Cambria"/>
          <w:sz w:val="28"/>
          <w:szCs w:val="28"/>
        </w:rPr>
      </w:pPr>
      <w:r>
        <w:rPr>
          <w:rFonts w:ascii="Cambria" w:hAnsi="Cambria"/>
          <w:sz w:val="28"/>
          <w:szCs w:val="28"/>
        </w:rPr>
        <w:t>It didn’t help that C</w:t>
      </w:r>
      <w:r w:rsidR="00D506A7">
        <w:rPr>
          <w:rFonts w:ascii="Cambria" w:hAnsi="Cambria"/>
          <w:sz w:val="28"/>
          <w:szCs w:val="28"/>
        </w:rPr>
        <w:t>lara</w:t>
      </w:r>
      <w:r w:rsidR="00573562">
        <w:rPr>
          <w:rFonts w:ascii="Cambria" w:hAnsi="Cambria"/>
          <w:sz w:val="28"/>
          <w:szCs w:val="28"/>
        </w:rPr>
        <w:t xml:space="preserve"> </w:t>
      </w:r>
      <w:r>
        <w:rPr>
          <w:rFonts w:ascii="Cambria" w:hAnsi="Cambria"/>
          <w:sz w:val="28"/>
          <w:szCs w:val="28"/>
        </w:rPr>
        <w:t>had no clue</w:t>
      </w:r>
      <w:r w:rsidR="00216DDC">
        <w:rPr>
          <w:rFonts w:ascii="Cambria" w:hAnsi="Cambria"/>
          <w:sz w:val="28"/>
          <w:szCs w:val="28"/>
        </w:rPr>
        <w:t xml:space="preserve"> what she had in common with the rest o</w:t>
      </w:r>
      <w:r w:rsidR="00A81C29">
        <w:rPr>
          <w:rFonts w:ascii="Cambria" w:hAnsi="Cambria"/>
          <w:sz w:val="28"/>
          <w:szCs w:val="28"/>
        </w:rPr>
        <w:t xml:space="preserve">f the </w:t>
      </w:r>
      <w:r>
        <w:rPr>
          <w:rFonts w:ascii="Cambria" w:hAnsi="Cambria"/>
          <w:sz w:val="28"/>
          <w:szCs w:val="28"/>
        </w:rPr>
        <w:t>L</w:t>
      </w:r>
      <w:r w:rsidR="00A81C29">
        <w:rPr>
          <w:rFonts w:ascii="Cambria" w:hAnsi="Cambria"/>
          <w:sz w:val="28"/>
          <w:szCs w:val="28"/>
        </w:rPr>
        <w:t>ist</w:t>
      </w:r>
      <w:del w:id="9561" w:author="Daisy Watt" w:date="2026-06-22T11:42:00Z" w16du:dateUtc="2026-06-22T09:42:00Z">
        <w:r>
          <w:rPr>
            <w:rFonts w:ascii="Cambria" w:hAnsi="Cambria"/>
            <w:sz w:val="28"/>
            <w:szCs w:val="28"/>
          </w:rPr>
          <w:delText xml:space="preserve"> -</w:delText>
        </w:r>
        <w:r w:rsidR="00A81C29">
          <w:rPr>
            <w:rFonts w:ascii="Cambria" w:hAnsi="Cambria"/>
            <w:sz w:val="28"/>
            <w:szCs w:val="28"/>
          </w:rPr>
          <w:delText xml:space="preserve"> apart from </w:delText>
        </w:r>
        <w:r w:rsidR="005E66AE">
          <w:rPr>
            <w:rFonts w:ascii="Cambria" w:hAnsi="Cambria"/>
            <w:sz w:val="28"/>
            <w:szCs w:val="28"/>
          </w:rPr>
          <w:delText>being a commoner</w:delText>
        </w:r>
        <w:r w:rsidR="00F04858">
          <w:rPr>
            <w:rFonts w:ascii="Cambria" w:hAnsi="Cambria"/>
            <w:sz w:val="28"/>
            <w:szCs w:val="28"/>
          </w:rPr>
          <w:delText>,</w:delText>
        </w:r>
        <w:r w:rsidR="005E66AE">
          <w:rPr>
            <w:rFonts w:ascii="Cambria" w:hAnsi="Cambria"/>
            <w:sz w:val="28"/>
            <w:szCs w:val="28"/>
          </w:rPr>
          <w:delText xml:space="preserve"> like </w:delText>
        </w:r>
        <w:r w:rsidR="00A81C29">
          <w:rPr>
            <w:rFonts w:ascii="Cambria" w:hAnsi="Cambria"/>
            <w:sz w:val="28"/>
            <w:szCs w:val="28"/>
          </w:rPr>
          <w:delText>her good friend Violet</w:delText>
        </w:r>
        <w:r w:rsidR="00F04858">
          <w:rPr>
            <w:rFonts w:ascii="Cambria" w:hAnsi="Cambria"/>
            <w:sz w:val="28"/>
            <w:szCs w:val="28"/>
          </w:rPr>
          <w:delText>, who</w:delText>
        </w:r>
      </w:del>
      <w:ins w:id="9562" w:author="Claire S" w:date="2026-05-12T09:20:00Z" w16du:dateUtc="2026-05-12T08:20:00Z">
        <w:del w:id="9563" w:author="Daisy Watt" w:date="2026-06-22T11:42:00Z" w16du:dateUtc="2026-06-22T09:42:00Z">
          <w:r w:rsidR="009D3595">
            <w:rPr>
              <w:rFonts w:ascii="Cambria" w:hAnsi="Cambria"/>
              <w:sz w:val="28"/>
              <w:szCs w:val="28"/>
            </w:rPr>
            <w:delText>m</w:delText>
          </w:r>
        </w:del>
      </w:ins>
      <w:del w:id="9564" w:author="Daisy Watt" w:date="2026-06-22T11:42:00Z" w16du:dateUtc="2026-06-22T09:42:00Z">
        <w:r w:rsidR="00F04858">
          <w:rPr>
            <w:rFonts w:ascii="Cambria" w:hAnsi="Cambria"/>
            <w:sz w:val="28"/>
            <w:szCs w:val="28"/>
          </w:rPr>
          <w:delText xml:space="preserve"> she still hadn’t reached</w:delText>
        </w:r>
      </w:del>
      <w:r w:rsidR="00A81C29">
        <w:rPr>
          <w:rFonts w:ascii="Cambria" w:hAnsi="Cambria"/>
          <w:sz w:val="28"/>
          <w:szCs w:val="28"/>
        </w:rPr>
        <w:t>.</w:t>
      </w:r>
    </w:p>
    <w:p w14:paraId="0A1B05FF" w14:textId="770E8E4B" w:rsidR="00BA4D57" w:rsidRPr="00214D78" w:rsidRDefault="00C165C6" w:rsidP="00435176">
      <w:pPr>
        <w:spacing w:line="360" w:lineRule="auto"/>
        <w:ind w:firstLine="720"/>
        <w:contextualSpacing/>
        <w:rPr>
          <w:rFonts w:ascii="Cambria" w:hAnsi="Cambria"/>
          <w:color w:val="000000" w:themeColor="text1"/>
          <w:sz w:val="28"/>
          <w:szCs w:val="28"/>
          <w:rPrChange w:id="9565" w:author="Claire S" w:date="2026-07-22T18:21:00Z" w16du:dateUtc="2026-07-22T17:21:00Z">
            <w:rPr>
              <w:rFonts w:ascii="Cambria" w:hAnsi="Cambria"/>
              <w:sz w:val="28"/>
              <w:szCs w:val="28"/>
            </w:rPr>
          </w:rPrChange>
        </w:rPr>
      </w:pPr>
      <w:commentRangeStart w:id="9566"/>
      <w:commentRangeStart w:id="9567"/>
      <w:r>
        <w:rPr>
          <w:rFonts w:ascii="Cambria" w:hAnsi="Cambria"/>
          <w:sz w:val="28"/>
          <w:szCs w:val="28"/>
        </w:rPr>
        <w:t>‘</w:t>
      </w:r>
      <w:commentRangeStart w:id="9568"/>
      <w:del w:id="9569" w:author="Claire S" w:date="2026-05-27T14:29:00Z" w16du:dateUtc="2026-05-27T13:29:00Z">
        <w:r w:rsidRPr="00214D78" w:rsidDel="004307A9">
          <w:rPr>
            <w:rFonts w:ascii="Cambria" w:hAnsi="Cambria"/>
            <w:color w:val="000000" w:themeColor="text1"/>
            <w:sz w:val="28"/>
            <w:szCs w:val="28"/>
            <w:rPrChange w:id="9570" w:author="Claire S" w:date="2026-07-22T18:21:00Z" w16du:dateUtc="2026-07-22T17:21:00Z">
              <w:rPr>
                <w:rFonts w:ascii="Cambria" w:hAnsi="Cambria"/>
                <w:sz w:val="28"/>
                <w:szCs w:val="28"/>
              </w:rPr>
            </w:rPrChange>
          </w:rPr>
          <w:delText>Scuse me</w:delText>
        </w:r>
        <w:r w:rsidR="004B6D34" w:rsidRPr="00214D78" w:rsidDel="004307A9">
          <w:rPr>
            <w:rFonts w:ascii="Cambria" w:hAnsi="Cambria"/>
            <w:color w:val="000000" w:themeColor="text1"/>
            <w:sz w:val="28"/>
            <w:szCs w:val="28"/>
            <w:rPrChange w:id="9571" w:author="Claire S" w:date="2026-07-22T18:21:00Z" w16du:dateUtc="2026-07-22T17:21:00Z">
              <w:rPr>
                <w:rFonts w:ascii="Cambria" w:hAnsi="Cambria"/>
                <w:sz w:val="28"/>
                <w:szCs w:val="28"/>
              </w:rPr>
            </w:rPrChange>
          </w:rPr>
          <w:delText>,</w:delText>
        </w:r>
      </w:del>
      <w:ins w:id="9572" w:author="Claire S" w:date="2026-07-22T18:21:00Z" w16du:dateUtc="2026-07-22T17:21:00Z">
        <w:r w:rsidR="00214D78" w:rsidRPr="0076215E">
          <w:rPr>
            <w:rFonts w:ascii="Cambria" w:hAnsi="Cambria"/>
            <w:color w:val="000000" w:themeColor="text1"/>
            <w:sz w:val="28"/>
            <w:szCs w:val="28"/>
          </w:rPr>
          <w:t>You can’t publish lies</w:t>
        </w:r>
      </w:ins>
      <w:del w:id="9573" w:author="Claire S" w:date="2026-05-27T14:29:00Z" w16du:dateUtc="2026-05-27T13:29:00Z">
        <w:r w:rsidR="004B6D34" w:rsidRPr="00214D78" w:rsidDel="004307A9">
          <w:rPr>
            <w:rFonts w:ascii="Cambria" w:hAnsi="Cambria"/>
            <w:color w:val="000000" w:themeColor="text1"/>
            <w:sz w:val="28"/>
            <w:szCs w:val="28"/>
            <w:rPrChange w:id="9574" w:author="Claire S" w:date="2026-07-22T18:21:00Z" w16du:dateUtc="2026-07-22T17:21:00Z">
              <w:rPr>
                <w:rFonts w:ascii="Cambria" w:hAnsi="Cambria"/>
                <w:sz w:val="28"/>
                <w:szCs w:val="28"/>
              </w:rPr>
            </w:rPrChange>
          </w:rPr>
          <w:delText xml:space="preserve"> m</w:delText>
        </w:r>
      </w:del>
      <w:del w:id="9575" w:author="Claire S" w:date="2026-06-03T19:29:00Z" w16du:dateUtc="2026-06-03T18:29:00Z">
        <w:r w:rsidR="00F74F99" w:rsidRPr="00214D78" w:rsidDel="00AB76A4">
          <w:rPr>
            <w:rFonts w:ascii="Cambria" w:hAnsi="Cambria"/>
            <w:color w:val="000000" w:themeColor="text1"/>
            <w:sz w:val="28"/>
            <w:szCs w:val="28"/>
            <w:rPrChange w:id="9576" w:author="Claire S" w:date="2026-07-22T18:21:00Z" w16du:dateUtc="2026-07-22T17:21:00Z">
              <w:rPr>
                <w:rFonts w:ascii="Cambria" w:hAnsi="Cambria"/>
                <w:sz w:val="28"/>
                <w:szCs w:val="28"/>
              </w:rPr>
            </w:rPrChange>
          </w:rPr>
          <w:delText xml:space="preserve">y </w:delText>
        </w:r>
        <w:r w:rsidR="00BA4642" w:rsidRPr="00214D78" w:rsidDel="00AB76A4">
          <w:rPr>
            <w:rFonts w:ascii="Cambria" w:hAnsi="Cambria"/>
            <w:color w:val="000000" w:themeColor="text1"/>
            <w:sz w:val="28"/>
            <w:szCs w:val="28"/>
            <w:rPrChange w:id="9577" w:author="Claire S" w:date="2026-07-22T18:21:00Z" w16du:dateUtc="2026-07-22T17:21:00Z">
              <w:rPr>
                <w:rFonts w:ascii="Cambria" w:hAnsi="Cambria"/>
                <w:sz w:val="28"/>
                <w:szCs w:val="28"/>
              </w:rPr>
            </w:rPrChange>
          </w:rPr>
          <w:delText xml:space="preserve">dear </w:delText>
        </w:r>
      </w:del>
      <w:del w:id="9578" w:author="Claire S" w:date="2026-05-27T14:29:00Z" w16du:dateUtc="2026-05-27T13:29:00Z">
        <w:r w:rsidR="00BA4642" w:rsidRPr="00214D78" w:rsidDel="004307A9">
          <w:rPr>
            <w:rFonts w:ascii="Cambria" w:hAnsi="Cambria"/>
            <w:color w:val="000000" w:themeColor="text1"/>
            <w:sz w:val="28"/>
            <w:szCs w:val="28"/>
            <w:rPrChange w:id="9579" w:author="Claire S" w:date="2026-07-22T18:21:00Z" w16du:dateUtc="2026-07-22T17:21:00Z">
              <w:rPr>
                <w:rFonts w:ascii="Cambria" w:hAnsi="Cambria"/>
                <w:sz w:val="28"/>
                <w:szCs w:val="28"/>
              </w:rPr>
            </w:rPrChange>
          </w:rPr>
          <w:delText>people</w:delText>
        </w:r>
      </w:del>
      <w:ins w:id="9580" w:author="Claire S" w:date="2026-07-23T12:39:00Z" w16du:dateUtc="2026-07-23T11:39:00Z">
        <w:r w:rsidR="00A73941">
          <w:rPr>
            <w:rFonts w:ascii="Cambria" w:hAnsi="Cambria"/>
            <w:color w:val="000000" w:themeColor="text1"/>
            <w:sz w:val="28"/>
            <w:szCs w:val="28"/>
          </w:rPr>
          <w:t>!</w:t>
        </w:r>
      </w:ins>
      <w:del w:id="9581" w:author="Claire S" w:date="2026-05-27T14:30:00Z" w16du:dateUtc="2026-05-27T13:30:00Z">
        <w:r w:rsidR="00696EB2" w:rsidRPr="00214D78" w:rsidDel="004307A9">
          <w:rPr>
            <w:rFonts w:ascii="Cambria" w:hAnsi="Cambria"/>
            <w:color w:val="000000" w:themeColor="text1"/>
            <w:sz w:val="28"/>
            <w:szCs w:val="28"/>
            <w:rPrChange w:id="9582" w:author="Claire S" w:date="2026-07-22T18:21:00Z" w16du:dateUtc="2026-07-22T17:21:00Z">
              <w:rPr>
                <w:rFonts w:ascii="Cambria" w:hAnsi="Cambria"/>
                <w:sz w:val="28"/>
                <w:szCs w:val="28"/>
              </w:rPr>
            </w:rPrChange>
          </w:rPr>
          <w:delText>!</w:delText>
        </w:r>
      </w:del>
      <w:r w:rsidRPr="00214D78">
        <w:rPr>
          <w:rFonts w:ascii="Cambria" w:hAnsi="Cambria"/>
          <w:color w:val="000000" w:themeColor="text1"/>
          <w:sz w:val="28"/>
          <w:szCs w:val="28"/>
          <w:rPrChange w:id="9583" w:author="Claire S" w:date="2026-07-22T18:21:00Z" w16du:dateUtc="2026-07-22T17:21:00Z">
            <w:rPr>
              <w:rFonts w:ascii="Cambria" w:hAnsi="Cambria"/>
              <w:sz w:val="28"/>
              <w:szCs w:val="28"/>
            </w:rPr>
          </w:rPrChange>
        </w:rPr>
        <w:t xml:space="preserve">’ </w:t>
      </w:r>
      <w:r w:rsidR="00696EB2" w:rsidRPr="00214D78">
        <w:rPr>
          <w:rFonts w:ascii="Cambria" w:hAnsi="Cambria"/>
          <w:color w:val="000000" w:themeColor="text1"/>
          <w:sz w:val="28"/>
          <w:szCs w:val="28"/>
          <w:rPrChange w:id="9584" w:author="Claire S" w:date="2026-07-22T18:21:00Z" w16du:dateUtc="2026-07-22T17:21:00Z">
            <w:rPr>
              <w:rFonts w:ascii="Cambria" w:hAnsi="Cambria"/>
              <w:sz w:val="28"/>
              <w:szCs w:val="28"/>
            </w:rPr>
          </w:rPrChange>
        </w:rPr>
        <w:t>A</w:t>
      </w:r>
      <w:r w:rsidRPr="00214D78">
        <w:rPr>
          <w:rFonts w:ascii="Cambria" w:hAnsi="Cambria"/>
          <w:color w:val="000000" w:themeColor="text1"/>
          <w:sz w:val="28"/>
          <w:szCs w:val="28"/>
          <w:rPrChange w:id="9585" w:author="Claire S" w:date="2026-07-22T18:21:00Z" w16du:dateUtc="2026-07-22T17:21:00Z">
            <w:rPr>
              <w:rFonts w:ascii="Cambria" w:hAnsi="Cambria"/>
              <w:sz w:val="28"/>
              <w:szCs w:val="28"/>
            </w:rPr>
          </w:rPrChange>
        </w:rPr>
        <w:t xml:space="preserve"> </w:t>
      </w:r>
      <w:del w:id="9586" w:author="Claire S" w:date="2026-05-27T14:29:00Z" w16du:dateUtc="2026-05-27T13:29:00Z">
        <w:r w:rsidR="004B6D34" w:rsidRPr="00214D78" w:rsidDel="004307A9">
          <w:rPr>
            <w:rFonts w:ascii="Cambria" w:hAnsi="Cambria"/>
            <w:color w:val="000000" w:themeColor="text1"/>
            <w:sz w:val="28"/>
            <w:szCs w:val="28"/>
            <w:rPrChange w:id="9587" w:author="Claire S" w:date="2026-07-22T18:21:00Z" w16du:dateUtc="2026-07-22T17:21:00Z">
              <w:rPr>
                <w:rFonts w:ascii="Cambria" w:hAnsi="Cambria"/>
                <w:sz w:val="28"/>
                <w:szCs w:val="28"/>
              </w:rPr>
            </w:rPrChange>
          </w:rPr>
          <w:delText>scruffy</w:delText>
        </w:r>
      </w:del>
      <w:ins w:id="9588" w:author="Claire S" w:date="2026-06-03T19:29:00Z" w16du:dateUtc="2026-06-03T18:29:00Z">
        <w:r w:rsidR="00AB76A4" w:rsidRPr="00214D78">
          <w:rPr>
            <w:rFonts w:ascii="Cambria" w:hAnsi="Cambria"/>
            <w:color w:val="000000" w:themeColor="text1"/>
            <w:sz w:val="28"/>
            <w:szCs w:val="28"/>
            <w:rPrChange w:id="9589" w:author="Claire S" w:date="2026-07-22T18:21:00Z" w16du:dateUtc="2026-07-22T17:21:00Z">
              <w:rPr>
                <w:rFonts w:ascii="Cambria" w:hAnsi="Cambria"/>
                <w:color w:val="EE0000"/>
                <w:sz w:val="28"/>
                <w:szCs w:val="28"/>
              </w:rPr>
            </w:rPrChange>
          </w:rPr>
          <w:t xml:space="preserve">wide-eyed </w:t>
        </w:r>
      </w:ins>
      <w:ins w:id="9590" w:author="Claire S" w:date="2026-05-27T14:58:00Z" w16du:dateUtc="2026-05-27T13:58:00Z">
        <w:r w:rsidR="00AE196B" w:rsidRPr="00214D78">
          <w:rPr>
            <w:rFonts w:ascii="Cambria" w:hAnsi="Cambria"/>
            <w:color w:val="000000" w:themeColor="text1"/>
            <w:sz w:val="28"/>
            <w:szCs w:val="28"/>
            <w:rPrChange w:id="9591" w:author="Claire S" w:date="2026-07-22T18:21:00Z" w16du:dateUtc="2026-07-22T17:21:00Z">
              <w:rPr>
                <w:rFonts w:ascii="Cambria" w:hAnsi="Cambria"/>
                <w:color w:val="EE0000"/>
                <w:sz w:val="28"/>
                <w:szCs w:val="28"/>
              </w:rPr>
            </w:rPrChange>
          </w:rPr>
          <w:t>teenager</w:t>
        </w:r>
      </w:ins>
      <w:ins w:id="9592" w:author="Claire S" w:date="2026-06-03T19:33:00Z" w16du:dateUtc="2026-06-03T18:33:00Z">
        <w:r w:rsidR="000318A9" w:rsidRPr="00214D78">
          <w:rPr>
            <w:rFonts w:ascii="Cambria" w:hAnsi="Cambria"/>
            <w:color w:val="000000" w:themeColor="text1"/>
            <w:sz w:val="28"/>
            <w:szCs w:val="28"/>
            <w:rPrChange w:id="9593" w:author="Claire S" w:date="2026-07-22T18:21:00Z" w16du:dateUtc="2026-07-22T17:21:00Z">
              <w:rPr>
                <w:rFonts w:ascii="Cambria" w:hAnsi="Cambria"/>
                <w:color w:val="EE0000"/>
                <w:sz w:val="28"/>
                <w:szCs w:val="28"/>
              </w:rPr>
            </w:rPrChange>
          </w:rPr>
          <w:t xml:space="preserve"> with ratty hair and</w:t>
        </w:r>
      </w:ins>
      <w:del w:id="9594" w:author="Claire S" w:date="2026-05-27T14:29:00Z" w16du:dateUtc="2026-05-27T13:29:00Z">
        <w:r w:rsidR="004B6D34" w:rsidRPr="00214D78" w:rsidDel="004307A9">
          <w:rPr>
            <w:rFonts w:ascii="Cambria" w:hAnsi="Cambria"/>
            <w:color w:val="000000" w:themeColor="text1"/>
            <w:sz w:val="28"/>
            <w:szCs w:val="28"/>
            <w:rPrChange w:id="9595" w:author="Claire S" w:date="2026-07-22T18:21:00Z" w16du:dateUtc="2026-07-22T17:21:00Z">
              <w:rPr>
                <w:rFonts w:ascii="Cambria" w:hAnsi="Cambria"/>
                <w:sz w:val="28"/>
                <w:szCs w:val="28"/>
              </w:rPr>
            </w:rPrChange>
          </w:rPr>
          <w:delText>-looking</w:delText>
        </w:r>
      </w:del>
      <w:del w:id="9596" w:author="Claire S" w:date="2026-05-27T14:58:00Z" w16du:dateUtc="2026-05-27T13:58:00Z">
        <w:r w:rsidRPr="00214D78" w:rsidDel="00AE196B">
          <w:rPr>
            <w:rFonts w:ascii="Cambria" w:hAnsi="Cambria"/>
            <w:color w:val="000000" w:themeColor="text1"/>
            <w:sz w:val="28"/>
            <w:szCs w:val="28"/>
            <w:rPrChange w:id="9597" w:author="Claire S" w:date="2026-07-22T18:21:00Z" w16du:dateUtc="2026-07-22T17:21:00Z">
              <w:rPr>
                <w:rFonts w:ascii="Cambria" w:hAnsi="Cambria"/>
                <w:sz w:val="28"/>
                <w:szCs w:val="28"/>
              </w:rPr>
            </w:rPrChange>
          </w:rPr>
          <w:delText xml:space="preserve"> man</w:delText>
        </w:r>
      </w:del>
      <w:del w:id="9598" w:author="Claire S" w:date="2026-05-27T14:29:00Z" w16du:dateUtc="2026-05-27T13:29:00Z">
        <w:r w:rsidR="004B6D34" w:rsidRPr="00214D78" w:rsidDel="004307A9">
          <w:rPr>
            <w:rFonts w:ascii="Cambria" w:hAnsi="Cambria"/>
            <w:color w:val="000000" w:themeColor="text1"/>
            <w:sz w:val="28"/>
            <w:szCs w:val="28"/>
            <w:rPrChange w:id="9599" w:author="Claire S" w:date="2026-07-22T18:21:00Z" w16du:dateUtc="2026-07-22T17:21:00Z">
              <w:rPr>
                <w:rFonts w:ascii="Cambria" w:hAnsi="Cambria"/>
                <w:sz w:val="28"/>
                <w:szCs w:val="28"/>
              </w:rPr>
            </w:rPrChange>
          </w:rPr>
          <w:delText xml:space="preserve"> </w:delText>
        </w:r>
      </w:del>
      <w:ins w:id="9600" w:author="Claire S" w:date="2026-05-27T14:29:00Z" w16du:dateUtc="2026-05-27T13:29:00Z">
        <w:r w:rsidR="004307A9" w:rsidRPr="00214D78">
          <w:rPr>
            <w:rFonts w:ascii="Cambria" w:hAnsi="Cambria"/>
            <w:color w:val="000000" w:themeColor="text1"/>
            <w:sz w:val="28"/>
            <w:szCs w:val="28"/>
            <w:rPrChange w:id="9601" w:author="Claire S" w:date="2026-07-22T18:21:00Z" w16du:dateUtc="2026-07-22T17:21:00Z">
              <w:rPr>
                <w:rFonts w:ascii="Cambria" w:hAnsi="Cambria"/>
                <w:color w:val="EE0000"/>
                <w:sz w:val="28"/>
                <w:szCs w:val="28"/>
              </w:rPr>
            </w:rPrChange>
          </w:rPr>
          <w:t xml:space="preserve"> a </w:t>
        </w:r>
      </w:ins>
      <w:ins w:id="9602" w:author="Claire S" w:date="2026-07-22T18:24:00Z" w16du:dateUtc="2026-07-22T17:24:00Z">
        <w:r w:rsidR="00533493">
          <w:rPr>
            <w:rFonts w:ascii="Cambria" w:hAnsi="Cambria"/>
            <w:color w:val="000000" w:themeColor="text1"/>
            <w:sz w:val="28"/>
            <w:szCs w:val="28"/>
          </w:rPr>
          <w:t xml:space="preserve">long, once-white </w:t>
        </w:r>
      </w:ins>
      <w:ins w:id="9603" w:author="Claire S" w:date="2026-05-27T14:30:00Z" w16du:dateUtc="2026-05-27T13:30:00Z">
        <w:r w:rsidR="004307A9" w:rsidRPr="00214D78">
          <w:rPr>
            <w:rFonts w:ascii="Cambria" w:hAnsi="Cambria"/>
            <w:color w:val="000000" w:themeColor="text1"/>
            <w:sz w:val="28"/>
            <w:szCs w:val="28"/>
            <w:rPrChange w:id="9604" w:author="Claire S" w:date="2026-07-22T18:21:00Z" w16du:dateUtc="2026-07-22T17:21:00Z">
              <w:rPr>
                <w:rFonts w:ascii="Cambria" w:hAnsi="Cambria"/>
                <w:color w:val="EE0000"/>
                <w:sz w:val="28"/>
                <w:szCs w:val="28"/>
              </w:rPr>
            </w:rPrChange>
          </w:rPr>
          <w:t>dress</w:t>
        </w:r>
      </w:ins>
      <w:ins w:id="9605" w:author="Claire S" w:date="2026-05-27T14:29:00Z" w16du:dateUtc="2026-05-27T13:29:00Z">
        <w:r w:rsidR="004307A9" w:rsidRPr="00214D78">
          <w:rPr>
            <w:rFonts w:ascii="Cambria" w:hAnsi="Cambria"/>
            <w:color w:val="000000" w:themeColor="text1"/>
            <w:sz w:val="28"/>
            <w:szCs w:val="28"/>
            <w:rPrChange w:id="9606" w:author="Claire S" w:date="2026-07-22T18:21:00Z" w16du:dateUtc="2026-07-22T17:21:00Z">
              <w:rPr>
                <w:rFonts w:ascii="Cambria" w:hAnsi="Cambria"/>
                <w:color w:val="EE0000"/>
                <w:sz w:val="28"/>
                <w:szCs w:val="28"/>
              </w:rPr>
            </w:rPrChange>
          </w:rPr>
          <w:t xml:space="preserve"> </w:t>
        </w:r>
      </w:ins>
      <w:ins w:id="9607" w:author="Claire S" w:date="2026-07-23T12:40:00Z" w16du:dateUtc="2026-07-23T11:40:00Z">
        <w:r w:rsidR="00851173">
          <w:rPr>
            <w:rFonts w:ascii="Cambria" w:hAnsi="Cambria"/>
            <w:color w:val="000000" w:themeColor="text1"/>
            <w:sz w:val="28"/>
            <w:szCs w:val="28"/>
          </w:rPr>
          <w:t xml:space="preserve">was suddenly </w:t>
        </w:r>
      </w:ins>
      <w:ins w:id="9608" w:author="Claire S" w:date="2026-06-03T19:29:00Z" w16du:dateUtc="2026-06-03T18:29:00Z">
        <w:r w:rsidR="00AB76A4" w:rsidRPr="00214D78">
          <w:rPr>
            <w:rFonts w:ascii="Cambria" w:hAnsi="Cambria"/>
            <w:color w:val="000000" w:themeColor="text1"/>
            <w:sz w:val="28"/>
            <w:szCs w:val="28"/>
            <w:rPrChange w:id="9609" w:author="Claire S" w:date="2026-07-22T18:21:00Z" w16du:dateUtc="2026-07-22T17:21:00Z">
              <w:rPr>
                <w:rFonts w:ascii="Cambria" w:hAnsi="Cambria"/>
                <w:color w:val="EE0000"/>
                <w:sz w:val="28"/>
                <w:szCs w:val="28"/>
              </w:rPr>
            </w:rPrChange>
          </w:rPr>
          <w:t>yelling in</w:t>
        </w:r>
      </w:ins>
      <w:ins w:id="9610" w:author="Claire S" w:date="2026-05-27T14:30:00Z" w16du:dateUtc="2026-05-27T13:30:00Z">
        <w:r w:rsidR="004307A9" w:rsidRPr="00214D78">
          <w:rPr>
            <w:rFonts w:ascii="Cambria" w:hAnsi="Cambria"/>
            <w:color w:val="000000" w:themeColor="text1"/>
            <w:sz w:val="28"/>
            <w:szCs w:val="28"/>
            <w:rPrChange w:id="9611" w:author="Claire S" w:date="2026-07-22T18:21:00Z" w16du:dateUtc="2026-07-22T17:21:00Z">
              <w:rPr>
                <w:rFonts w:ascii="Cambria" w:hAnsi="Cambria"/>
                <w:color w:val="EE0000"/>
                <w:sz w:val="28"/>
                <w:szCs w:val="28"/>
              </w:rPr>
            </w:rPrChange>
          </w:rPr>
          <w:t xml:space="preserve"> the</w:t>
        </w:r>
      </w:ins>
      <w:ins w:id="9612" w:author="Claire S" w:date="2026-07-27T16:31:00Z" w16du:dateUtc="2026-07-27T15:31:00Z">
        <w:r w:rsidR="00E05D84">
          <w:rPr>
            <w:rFonts w:ascii="Cambria" w:hAnsi="Cambria"/>
            <w:color w:val="000000" w:themeColor="text1"/>
            <w:sz w:val="28"/>
            <w:szCs w:val="28"/>
          </w:rPr>
          <w:t xml:space="preserve"> middle of the</w:t>
        </w:r>
      </w:ins>
      <w:ins w:id="9613" w:author="Claire S" w:date="2026-05-27T14:30:00Z" w16du:dateUtc="2026-05-27T13:30:00Z">
        <w:r w:rsidR="004307A9" w:rsidRPr="00214D78">
          <w:rPr>
            <w:rFonts w:ascii="Cambria" w:hAnsi="Cambria"/>
            <w:color w:val="000000" w:themeColor="text1"/>
            <w:sz w:val="28"/>
            <w:szCs w:val="28"/>
            <w:rPrChange w:id="9614" w:author="Claire S" w:date="2026-07-22T18:21:00Z" w16du:dateUtc="2026-07-22T17:21:00Z">
              <w:rPr>
                <w:rFonts w:ascii="Cambria" w:hAnsi="Cambria"/>
                <w:color w:val="EE0000"/>
                <w:sz w:val="28"/>
                <w:szCs w:val="28"/>
              </w:rPr>
            </w:rPrChange>
          </w:rPr>
          <w:t xml:space="preserve"> atrium</w:t>
        </w:r>
      </w:ins>
      <w:del w:id="9615" w:author="Claire S" w:date="2026-05-27T14:29:00Z" w16du:dateUtc="2026-05-27T13:29:00Z">
        <w:r w:rsidR="004B6D34" w:rsidRPr="00214D78" w:rsidDel="004307A9">
          <w:rPr>
            <w:rFonts w:ascii="Cambria" w:hAnsi="Cambria"/>
            <w:color w:val="000000" w:themeColor="text1"/>
            <w:sz w:val="28"/>
            <w:szCs w:val="28"/>
            <w:rPrChange w:id="9616" w:author="Claire S" w:date="2026-07-22T18:21:00Z" w16du:dateUtc="2026-07-22T17:21:00Z">
              <w:rPr>
                <w:rFonts w:ascii="Cambria" w:hAnsi="Cambria"/>
                <w:sz w:val="28"/>
                <w:szCs w:val="28"/>
              </w:rPr>
            </w:rPrChange>
          </w:rPr>
          <w:delText>in glasses</w:delText>
        </w:r>
        <w:r w:rsidR="00696EB2" w:rsidRPr="00214D78" w:rsidDel="004307A9">
          <w:rPr>
            <w:rFonts w:ascii="Cambria" w:hAnsi="Cambria"/>
            <w:color w:val="000000" w:themeColor="text1"/>
            <w:sz w:val="28"/>
            <w:szCs w:val="28"/>
            <w:rPrChange w:id="9617" w:author="Claire S" w:date="2026-07-22T18:21:00Z" w16du:dateUtc="2026-07-22T17:21:00Z">
              <w:rPr>
                <w:rFonts w:ascii="Cambria" w:hAnsi="Cambria"/>
                <w:sz w:val="28"/>
                <w:szCs w:val="28"/>
              </w:rPr>
            </w:rPrChange>
          </w:rPr>
          <w:delText xml:space="preserve"> and a corduroy jacket</w:delText>
        </w:r>
        <w:r w:rsidRPr="00214D78" w:rsidDel="004307A9">
          <w:rPr>
            <w:rFonts w:ascii="Cambria" w:hAnsi="Cambria"/>
            <w:color w:val="000000" w:themeColor="text1"/>
            <w:sz w:val="28"/>
            <w:szCs w:val="28"/>
            <w:rPrChange w:id="9618" w:author="Claire S" w:date="2026-07-22T18:21:00Z" w16du:dateUtc="2026-07-22T17:21:00Z">
              <w:rPr>
                <w:rFonts w:ascii="Cambria" w:hAnsi="Cambria"/>
                <w:sz w:val="28"/>
                <w:szCs w:val="28"/>
              </w:rPr>
            </w:rPrChange>
          </w:rPr>
          <w:delText xml:space="preserve"> had just entered the atrium …</w:delText>
        </w:r>
        <w:r w:rsidR="004B6D34" w:rsidRPr="00214D78" w:rsidDel="004307A9">
          <w:rPr>
            <w:rFonts w:ascii="Cambria" w:hAnsi="Cambria"/>
            <w:color w:val="000000" w:themeColor="text1"/>
            <w:sz w:val="28"/>
            <w:szCs w:val="28"/>
            <w:rPrChange w:id="9619" w:author="Claire S" w:date="2026-07-22T18:21:00Z" w16du:dateUtc="2026-07-22T17:21:00Z">
              <w:rPr>
                <w:rFonts w:ascii="Cambria" w:hAnsi="Cambria"/>
                <w:sz w:val="28"/>
                <w:szCs w:val="28"/>
              </w:rPr>
            </w:rPrChange>
          </w:rPr>
          <w:delText>probably some award-winning academic writer, by the looks of him</w:delText>
        </w:r>
        <w:r w:rsidR="008D7155" w:rsidRPr="00214D78" w:rsidDel="004307A9">
          <w:rPr>
            <w:rFonts w:ascii="Cambria" w:hAnsi="Cambria"/>
            <w:color w:val="000000" w:themeColor="text1"/>
            <w:sz w:val="28"/>
            <w:szCs w:val="28"/>
            <w:rPrChange w:id="9620" w:author="Claire S" w:date="2026-07-22T18:21:00Z" w16du:dateUtc="2026-07-22T17:21:00Z">
              <w:rPr>
                <w:rFonts w:ascii="Cambria" w:hAnsi="Cambria"/>
                <w:sz w:val="28"/>
                <w:szCs w:val="28"/>
              </w:rPr>
            </w:rPrChange>
          </w:rPr>
          <w:delText xml:space="preserve">; causing a ruckus by dropping all his papers from a bulky old </w:delText>
        </w:r>
      </w:del>
      <w:del w:id="9621" w:author="Claire S" w:date="2026-05-18T16:08:00Z" w16du:dateUtc="2026-05-18T15:08:00Z">
        <w:r w:rsidR="008D7155" w:rsidRPr="00214D78" w:rsidDel="003758C9">
          <w:rPr>
            <w:rFonts w:ascii="Cambria" w:hAnsi="Cambria"/>
            <w:color w:val="000000" w:themeColor="text1"/>
            <w:sz w:val="28"/>
            <w:szCs w:val="28"/>
            <w:rPrChange w:id="9622" w:author="Claire S" w:date="2026-07-22T18:21:00Z" w16du:dateUtc="2026-07-22T17:21:00Z">
              <w:rPr>
                <w:rFonts w:ascii="Cambria" w:hAnsi="Cambria"/>
                <w:sz w:val="28"/>
                <w:szCs w:val="28"/>
              </w:rPr>
            </w:rPrChange>
          </w:rPr>
          <w:delText>brief-case</w:delText>
        </w:r>
      </w:del>
      <w:r w:rsidR="008D7155" w:rsidRPr="00214D78">
        <w:rPr>
          <w:rFonts w:ascii="Cambria" w:hAnsi="Cambria"/>
          <w:color w:val="000000" w:themeColor="text1"/>
          <w:sz w:val="28"/>
          <w:szCs w:val="28"/>
          <w:rPrChange w:id="9623" w:author="Claire S" w:date="2026-07-22T18:21:00Z" w16du:dateUtc="2026-07-22T17:21:00Z">
            <w:rPr>
              <w:rFonts w:ascii="Cambria" w:hAnsi="Cambria"/>
              <w:sz w:val="28"/>
              <w:szCs w:val="28"/>
            </w:rPr>
          </w:rPrChange>
        </w:rPr>
        <w:t>.</w:t>
      </w:r>
      <w:del w:id="9624" w:author="Claire S" w:date="2026-07-22T18:21:00Z" w16du:dateUtc="2026-07-22T17:21:00Z">
        <w:r w:rsidR="008D7155" w:rsidRPr="00214D78" w:rsidDel="00214D78">
          <w:rPr>
            <w:rFonts w:ascii="Cambria" w:hAnsi="Cambria"/>
            <w:color w:val="000000" w:themeColor="text1"/>
            <w:sz w:val="28"/>
            <w:szCs w:val="28"/>
            <w:rPrChange w:id="9625" w:author="Claire S" w:date="2026-07-22T18:21:00Z" w16du:dateUtc="2026-07-22T17:21:00Z">
              <w:rPr>
                <w:rFonts w:ascii="Cambria" w:hAnsi="Cambria"/>
                <w:sz w:val="28"/>
                <w:szCs w:val="28"/>
              </w:rPr>
            </w:rPrChange>
          </w:rPr>
          <w:delText xml:space="preserve"> ‘</w:delText>
        </w:r>
      </w:del>
      <w:ins w:id="9626" w:author="Claire S" w:date="2026-06-03T19:33:00Z" w16du:dateUtc="2026-06-03T18:33:00Z">
        <w:r w:rsidR="000318A9" w:rsidRPr="00214D78">
          <w:rPr>
            <w:rFonts w:ascii="Cambria" w:hAnsi="Cambria"/>
            <w:color w:val="000000" w:themeColor="text1"/>
            <w:sz w:val="28"/>
            <w:szCs w:val="28"/>
            <w:rPrChange w:id="9627" w:author="Claire S" w:date="2026-07-22T18:21:00Z" w16du:dateUtc="2026-07-22T17:21:00Z">
              <w:rPr>
                <w:rFonts w:ascii="Cambria" w:hAnsi="Cambria"/>
                <w:color w:val="EE0000"/>
                <w:sz w:val="28"/>
                <w:szCs w:val="28"/>
              </w:rPr>
            </w:rPrChange>
          </w:rPr>
          <w:t xml:space="preserve"> ‘</w:t>
        </w:r>
      </w:ins>
      <w:ins w:id="9628" w:author="Claire S" w:date="2026-07-22T18:22:00Z" w16du:dateUtc="2026-07-22T17:22:00Z">
        <w:r w:rsidR="007655F7">
          <w:rPr>
            <w:rFonts w:ascii="Cambria" w:hAnsi="Cambria"/>
            <w:color w:val="000000" w:themeColor="text1"/>
            <w:sz w:val="28"/>
            <w:szCs w:val="28"/>
          </w:rPr>
          <w:t>Y</w:t>
        </w:r>
      </w:ins>
      <w:del w:id="9629" w:author="Claire S" w:date="2026-06-03T19:30:00Z" w16du:dateUtc="2026-06-03T18:30:00Z">
        <w:r w:rsidR="008D7155" w:rsidRPr="00214D78" w:rsidDel="00420D23">
          <w:rPr>
            <w:rFonts w:ascii="Cambria" w:hAnsi="Cambria"/>
            <w:color w:val="000000" w:themeColor="text1"/>
            <w:sz w:val="28"/>
            <w:szCs w:val="28"/>
            <w:rPrChange w:id="9630" w:author="Claire S" w:date="2026-07-22T18:21:00Z" w16du:dateUtc="2026-07-22T17:21:00Z">
              <w:rPr>
                <w:rFonts w:ascii="Cambria" w:hAnsi="Cambria"/>
                <w:sz w:val="28"/>
                <w:szCs w:val="28"/>
              </w:rPr>
            </w:rPrChange>
          </w:rPr>
          <w:delText>Y</w:delText>
        </w:r>
      </w:del>
      <w:r w:rsidR="008D7155" w:rsidRPr="00214D78">
        <w:rPr>
          <w:rFonts w:ascii="Cambria" w:hAnsi="Cambria"/>
          <w:color w:val="000000" w:themeColor="text1"/>
          <w:sz w:val="28"/>
          <w:szCs w:val="28"/>
          <w:rPrChange w:id="9631" w:author="Claire S" w:date="2026-07-22T18:21:00Z" w16du:dateUtc="2026-07-22T17:21:00Z">
            <w:rPr>
              <w:rFonts w:ascii="Cambria" w:hAnsi="Cambria"/>
              <w:sz w:val="28"/>
              <w:szCs w:val="28"/>
            </w:rPr>
          </w:rPrChange>
        </w:rPr>
        <w:t xml:space="preserve">ou must </w:t>
      </w:r>
      <w:ins w:id="9632" w:author="Claire S" w:date="2026-05-27T14:30:00Z" w16du:dateUtc="2026-05-27T13:30:00Z">
        <w:del w:id="9633" w:author="Daisy Watt" w:date="2026-06-22T12:14:00Z" w16du:dateUtc="2026-06-22T10:14:00Z">
          <w:r w:rsidR="004307A9" w:rsidRPr="00214D78">
            <w:rPr>
              <w:rFonts w:ascii="Cambria" w:hAnsi="Cambria"/>
              <w:color w:val="000000" w:themeColor="text1"/>
              <w:sz w:val="28"/>
              <w:szCs w:val="28"/>
              <w:highlight w:val="yellow"/>
              <w:rPrChange w:id="9634" w:author="Claire S" w:date="2026-07-22T18:21:00Z" w16du:dateUtc="2026-07-22T17:21:00Z">
                <w:rPr>
                  <w:rFonts w:ascii="Cambria" w:hAnsi="Cambria"/>
                  <w:color w:val="EE0000"/>
                  <w:sz w:val="28"/>
                  <w:szCs w:val="28"/>
                </w:rPr>
              </w:rPrChange>
            </w:rPr>
            <w:delText>all</w:delText>
          </w:r>
          <w:r w:rsidR="004307A9" w:rsidRPr="00214D78">
            <w:rPr>
              <w:rFonts w:ascii="Cambria" w:hAnsi="Cambria"/>
              <w:color w:val="000000" w:themeColor="text1"/>
              <w:sz w:val="28"/>
              <w:szCs w:val="28"/>
              <w:rPrChange w:id="9635" w:author="Claire S" w:date="2026-07-22T18:21:00Z" w16du:dateUtc="2026-07-22T17:21:00Z">
                <w:rPr>
                  <w:rFonts w:ascii="Cambria" w:hAnsi="Cambria"/>
                  <w:color w:val="EE0000"/>
                  <w:sz w:val="28"/>
                  <w:szCs w:val="28"/>
                </w:rPr>
              </w:rPrChange>
            </w:rPr>
            <w:delText xml:space="preserve"> </w:delText>
          </w:r>
        </w:del>
      </w:ins>
      <w:r w:rsidR="008D7155" w:rsidRPr="00214D78">
        <w:rPr>
          <w:rFonts w:ascii="Cambria" w:hAnsi="Cambria"/>
          <w:color w:val="000000" w:themeColor="text1"/>
          <w:sz w:val="28"/>
          <w:szCs w:val="28"/>
          <w:rPrChange w:id="9636" w:author="Claire S" w:date="2026-07-22T18:21:00Z" w16du:dateUtc="2026-07-22T17:21:00Z">
            <w:rPr>
              <w:rFonts w:ascii="Cambria" w:hAnsi="Cambria"/>
              <w:sz w:val="28"/>
              <w:szCs w:val="28"/>
            </w:rPr>
          </w:rPrChange>
        </w:rPr>
        <w:t xml:space="preserve">listen </w:t>
      </w:r>
      <w:del w:id="9637" w:author="Claire S" w:date="2026-06-05T08:34:00Z" w16du:dateUtc="2026-06-05T07:34:00Z">
        <w:r w:rsidR="008D7155" w:rsidRPr="00214D78" w:rsidDel="00A84870">
          <w:rPr>
            <w:rFonts w:ascii="Cambria" w:hAnsi="Cambria"/>
            <w:color w:val="000000" w:themeColor="text1"/>
            <w:sz w:val="28"/>
            <w:szCs w:val="28"/>
            <w:rPrChange w:id="9638" w:author="Claire S" w:date="2026-07-22T18:21:00Z" w16du:dateUtc="2026-07-22T17:21:00Z">
              <w:rPr>
                <w:rFonts w:ascii="Cambria" w:hAnsi="Cambria"/>
                <w:sz w:val="28"/>
                <w:szCs w:val="28"/>
              </w:rPr>
            </w:rPrChange>
          </w:rPr>
          <w:delText xml:space="preserve">to </w:delText>
        </w:r>
      </w:del>
      <w:del w:id="9639" w:author="Claire S" w:date="2026-05-27T14:30:00Z" w16du:dateUtc="2026-05-27T13:30:00Z">
        <w:r w:rsidR="008D7155" w:rsidRPr="00214D78" w:rsidDel="004307A9">
          <w:rPr>
            <w:rFonts w:ascii="Cambria" w:hAnsi="Cambria"/>
            <w:color w:val="000000" w:themeColor="text1"/>
            <w:sz w:val="28"/>
            <w:szCs w:val="28"/>
            <w:rPrChange w:id="9640" w:author="Claire S" w:date="2026-07-22T18:21:00Z" w16du:dateUtc="2026-07-22T17:21:00Z">
              <w:rPr>
                <w:rFonts w:ascii="Cambria" w:hAnsi="Cambria"/>
                <w:sz w:val="28"/>
                <w:szCs w:val="28"/>
              </w:rPr>
            </w:rPrChange>
          </w:rPr>
          <w:delText xml:space="preserve">me </w:delText>
        </w:r>
      </w:del>
      <w:r w:rsidR="008D7155" w:rsidRPr="00214D78">
        <w:rPr>
          <w:rFonts w:ascii="Cambria" w:hAnsi="Cambria"/>
          <w:color w:val="000000" w:themeColor="text1"/>
          <w:sz w:val="28"/>
          <w:szCs w:val="28"/>
          <w:rPrChange w:id="9641" w:author="Claire S" w:date="2026-07-22T18:21:00Z" w16du:dateUtc="2026-07-22T17:21:00Z">
            <w:rPr>
              <w:rFonts w:ascii="Cambria" w:hAnsi="Cambria"/>
              <w:sz w:val="28"/>
              <w:szCs w:val="28"/>
            </w:rPr>
          </w:rPrChange>
        </w:rPr>
        <w:t>now</w:t>
      </w:r>
      <w:del w:id="9642" w:author="Claire S" w:date="2026-05-27T14:30:00Z" w16du:dateUtc="2026-05-27T13:30:00Z">
        <w:r w:rsidR="008D7155" w:rsidRPr="00214D78" w:rsidDel="004307A9">
          <w:rPr>
            <w:rFonts w:ascii="Cambria" w:hAnsi="Cambria"/>
            <w:color w:val="000000" w:themeColor="text1"/>
            <w:sz w:val="28"/>
            <w:szCs w:val="28"/>
            <w:rPrChange w:id="9643" w:author="Claire S" w:date="2026-07-22T18:21:00Z" w16du:dateUtc="2026-07-22T17:21:00Z">
              <w:rPr>
                <w:rFonts w:ascii="Cambria" w:hAnsi="Cambria"/>
                <w:sz w:val="28"/>
                <w:szCs w:val="28"/>
              </w:rPr>
            </w:rPrChange>
          </w:rPr>
          <w:delText>!</w:delText>
        </w:r>
      </w:del>
      <w:ins w:id="9644" w:author="Claire S" w:date="2026-05-27T14:30:00Z" w16du:dateUtc="2026-05-27T13:30:00Z">
        <w:r w:rsidR="004307A9" w:rsidRPr="00214D78">
          <w:rPr>
            <w:rFonts w:ascii="Cambria" w:hAnsi="Cambria"/>
            <w:color w:val="000000" w:themeColor="text1"/>
            <w:sz w:val="28"/>
            <w:szCs w:val="28"/>
            <w:rPrChange w:id="9645" w:author="Claire S" w:date="2026-07-22T18:21:00Z" w16du:dateUtc="2026-07-22T17:21:00Z">
              <w:rPr>
                <w:rFonts w:ascii="Cambria" w:hAnsi="Cambria"/>
                <w:color w:val="EE0000"/>
                <w:sz w:val="28"/>
                <w:szCs w:val="28"/>
              </w:rPr>
            </w:rPrChange>
          </w:rPr>
          <w:t>, before it</w:t>
        </w:r>
      </w:ins>
      <w:ins w:id="9646" w:author="Claire S" w:date="2026-05-27T14:58:00Z" w16du:dateUtc="2026-05-27T13:58:00Z">
        <w:r w:rsidR="00AE196B" w:rsidRPr="00214D78">
          <w:rPr>
            <w:rFonts w:ascii="Cambria" w:hAnsi="Cambria"/>
            <w:color w:val="000000" w:themeColor="text1"/>
            <w:sz w:val="28"/>
            <w:szCs w:val="28"/>
            <w:rPrChange w:id="9647" w:author="Claire S" w:date="2026-07-22T18:21:00Z" w16du:dateUtc="2026-07-22T17:21:00Z">
              <w:rPr>
                <w:rFonts w:ascii="Cambria" w:hAnsi="Cambria"/>
                <w:color w:val="EE0000"/>
                <w:sz w:val="28"/>
                <w:szCs w:val="28"/>
              </w:rPr>
            </w:rPrChange>
          </w:rPr>
          <w:t>’</w:t>
        </w:r>
      </w:ins>
      <w:ins w:id="9648" w:author="Claire S" w:date="2026-05-27T14:30:00Z" w16du:dateUtc="2026-05-27T13:30:00Z">
        <w:r w:rsidR="004307A9" w:rsidRPr="00214D78">
          <w:rPr>
            <w:rFonts w:ascii="Cambria" w:hAnsi="Cambria"/>
            <w:color w:val="000000" w:themeColor="text1"/>
            <w:sz w:val="28"/>
            <w:szCs w:val="28"/>
            <w:rPrChange w:id="9649" w:author="Claire S" w:date="2026-07-22T18:21:00Z" w16du:dateUtc="2026-07-22T17:21:00Z">
              <w:rPr>
                <w:rFonts w:ascii="Cambria" w:hAnsi="Cambria"/>
                <w:color w:val="EE0000"/>
                <w:sz w:val="28"/>
                <w:szCs w:val="28"/>
              </w:rPr>
            </w:rPrChange>
          </w:rPr>
          <w:t xml:space="preserve">s too late </w:t>
        </w:r>
      </w:ins>
      <w:ins w:id="9650" w:author="Claire S" w:date="2026-06-05T08:34:00Z" w16du:dateUtc="2026-06-05T07:34:00Z">
        <w:r w:rsidR="00A84870" w:rsidRPr="00214D78">
          <w:rPr>
            <w:rFonts w:ascii="Cambria" w:hAnsi="Cambria"/>
            <w:color w:val="000000" w:themeColor="text1"/>
            <w:sz w:val="28"/>
            <w:szCs w:val="28"/>
            <w:rPrChange w:id="9651" w:author="Claire S" w:date="2026-07-22T18:21:00Z" w16du:dateUtc="2026-07-22T17:21:00Z">
              <w:rPr>
                <w:rFonts w:ascii="Cambria" w:hAnsi="Cambria"/>
                <w:color w:val="EE0000"/>
                <w:sz w:val="28"/>
                <w:szCs w:val="28"/>
              </w:rPr>
            </w:rPrChange>
          </w:rPr>
          <w:t xml:space="preserve">for </w:t>
        </w:r>
        <w:r w:rsidR="00A84870" w:rsidRPr="005E5169">
          <w:rPr>
            <w:rFonts w:ascii="Cambria" w:hAnsi="Cambria"/>
            <w:color w:val="000000" w:themeColor="text1"/>
            <w:sz w:val="28"/>
            <w:szCs w:val="28"/>
            <w:rPrChange w:id="9652" w:author="Claire S" w:date="2026-07-22T18:22:00Z" w16du:dateUtc="2026-07-22T17:22:00Z">
              <w:rPr>
                <w:rFonts w:ascii="Cambria" w:hAnsi="Cambria"/>
                <w:color w:val="EE0000"/>
                <w:sz w:val="28"/>
                <w:szCs w:val="28"/>
              </w:rPr>
            </w:rPrChange>
          </w:rPr>
          <w:t>you al</w:t>
        </w:r>
      </w:ins>
      <w:ins w:id="9653" w:author="Daisy Watt" w:date="2026-06-22T11:42:00Z" w16du:dateUtc="2026-06-22T09:42:00Z">
        <w:r w:rsidR="00A84870" w:rsidRPr="005E5169">
          <w:rPr>
            <w:rFonts w:ascii="Cambria" w:hAnsi="Cambria"/>
            <w:color w:val="000000" w:themeColor="text1"/>
            <w:sz w:val="28"/>
            <w:szCs w:val="28"/>
            <w:rPrChange w:id="9654" w:author="Claire S" w:date="2026-07-22T18:22:00Z" w16du:dateUtc="2026-07-22T17:22:00Z">
              <w:rPr>
                <w:rFonts w:ascii="Cambria" w:hAnsi="Cambria"/>
                <w:color w:val="EE0000"/>
                <w:sz w:val="28"/>
                <w:szCs w:val="28"/>
              </w:rPr>
            </w:rPrChange>
          </w:rPr>
          <w:t>l</w:t>
        </w:r>
        <w:r w:rsidR="00D06E6D" w:rsidRPr="005E5169">
          <w:rPr>
            <w:rFonts w:ascii="Cambria" w:hAnsi="Cambria"/>
            <w:color w:val="000000" w:themeColor="text1"/>
            <w:sz w:val="28"/>
            <w:szCs w:val="28"/>
            <w:rPrChange w:id="9655" w:author="Claire S" w:date="2026-07-22T18:22:00Z" w16du:dateUtc="2026-07-22T17:22:00Z">
              <w:rPr>
                <w:rFonts w:ascii="Cambria" w:hAnsi="Cambria"/>
                <w:color w:val="EE0000"/>
                <w:sz w:val="28"/>
                <w:szCs w:val="28"/>
              </w:rPr>
            </w:rPrChange>
          </w:rPr>
          <w:t>…</w:t>
        </w:r>
      </w:ins>
      <w:ins w:id="9656" w:author="Claire S" w:date="2026-07-27T12:46:00Z" w16du:dateUtc="2026-07-27T11:46:00Z">
        <w:r w:rsidR="00A27D23">
          <w:rPr>
            <w:rFonts w:ascii="Cambria" w:hAnsi="Cambria"/>
            <w:color w:val="000000" w:themeColor="text1"/>
            <w:sz w:val="28"/>
            <w:szCs w:val="28"/>
          </w:rPr>
          <w:t>Leila Monroe is a liar!</w:t>
        </w:r>
      </w:ins>
      <w:ins w:id="9657" w:author="Claire S" w:date="2026-06-05T08:34:00Z" w16du:dateUtc="2026-06-05T07:34:00Z">
        <w:del w:id="9658" w:author="Daisy Watt" w:date="2026-06-22T11:42:00Z" w16du:dateUtc="2026-06-22T09:42:00Z">
          <w:r w:rsidR="00A84870" w:rsidRPr="005E5169" w:rsidDel="00D06E6D">
            <w:rPr>
              <w:rFonts w:ascii="Cambria" w:hAnsi="Cambria"/>
              <w:color w:val="000000" w:themeColor="text1"/>
              <w:sz w:val="28"/>
              <w:szCs w:val="28"/>
              <w:rPrChange w:id="9659" w:author="Claire S" w:date="2026-07-22T18:22:00Z" w16du:dateUtc="2026-07-22T17:22:00Z">
                <w:rPr>
                  <w:rFonts w:ascii="Cambria" w:hAnsi="Cambria"/>
                  <w:color w:val="EE0000"/>
                  <w:sz w:val="28"/>
                  <w:szCs w:val="28"/>
                </w:rPr>
              </w:rPrChange>
            </w:rPr>
            <w:delText>l</w:delText>
          </w:r>
          <w:r w:rsidR="00A84870" w:rsidRPr="005E5169">
            <w:rPr>
              <w:rFonts w:ascii="Cambria" w:hAnsi="Cambria"/>
              <w:color w:val="000000" w:themeColor="text1"/>
              <w:sz w:val="28"/>
              <w:szCs w:val="28"/>
              <w:rPrChange w:id="9660" w:author="Claire S" w:date="2026-07-22T18:22:00Z" w16du:dateUtc="2026-07-22T17:22:00Z">
                <w:rPr>
                  <w:rFonts w:ascii="Cambria" w:hAnsi="Cambria"/>
                  <w:color w:val="EE0000"/>
                  <w:sz w:val="28"/>
                  <w:szCs w:val="28"/>
                </w:rPr>
              </w:rPrChange>
            </w:rPr>
            <w:delText xml:space="preserve"> </w:delText>
          </w:r>
        </w:del>
      </w:ins>
      <w:ins w:id="9661" w:author="Claire S" w:date="2026-05-27T14:30:00Z" w16du:dateUtc="2026-05-27T13:30:00Z">
        <w:del w:id="9662" w:author="Daisy Watt" w:date="2026-06-22T11:42:00Z" w16du:dateUtc="2026-06-22T09:42:00Z">
          <w:r w:rsidR="004307A9" w:rsidRPr="005E5169">
            <w:rPr>
              <w:rFonts w:ascii="Cambria" w:hAnsi="Cambria"/>
              <w:color w:val="000000" w:themeColor="text1"/>
              <w:sz w:val="28"/>
              <w:szCs w:val="28"/>
              <w:rPrChange w:id="9663" w:author="Claire S" w:date="2026-07-22T18:22:00Z" w16du:dateUtc="2026-07-22T17:22:00Z">
                <w:rPr>
                  <w:rFonts w:ascii="Cambria" w:hAnsi="Cambria"/>
                  <w:color w:val="EE0000"/>
                  <w:sz w:val="28"/>
                  <w:szCs w:val="28"/>
                </w:rPr>
              </w:rPrChange>
            </w:rPr>
            <w:delText>-</w:delText>
          </w:r>
        </w:del>
      </w:ins>
      <w:r w:rsidR="008D7155" w:rsidRPr="005E5169">
        <w:rPr>
          <w:rFonts w:ascii="Cambria" w:hAnsi="Cambria"/>
          <w:color w:val="000000" w:themeColor="text1"/>
          <w:sz w:val="28"/>
          <w:szCs w:val="28"/>
          <w:rPrChange w:id="9664" w:author="Claire S" w:date="2026-07-22T18:22:00Z" w16du:dateUtc="2026-07-22T17:22:00Z">
            <w:rPr>
              <w:rFonts w:ascii="Cambria" w:hAnsi="Cambria"/>
              <w:sz w:val="28"/>
              <w:szCs w:val="28"/>
            </w:rPr>
          </w:rPrChange>
        </w:rPr>
        <w:t>’</w:t>
      </w:r>
      <w:commentRangeEnd w:id="9566"/>
      <w:r w:rsidR="00ED642D" w:rsidRPr="00214D78">
        <w:rPr>
          <w:rStyle w:val="CommentReference"/>
          <w:rFonts w:ascii="Cambria" w:hAnsi="Cambria"/>
          <w:color w:val="000000" w:themeColor="text1"/>
          <w:sz w:val="28"/>
          <w:szCs w:val="28"/>
          <w:rPrChange w:id="9665" w:author="Claire S" w:date="2026-07-22T18:21:00Z" w16du:dateUtc="2026-07-22T17:21:00Z">
            <w:rPr>
              <w:rStyle w:val="CommentReference"/>
              <w:rFonts w:ascii="Cambria" w:hAnsi="Cambria"/>
              <w:sz w:val="28"/>
              <w:szCs w:val="28"/>
            </w:rPr>
          </w:rPrChange>
        </w:rPr>
        <w:commentReference w:id="9566"/>
      </w:r>
      <w:commentRangeEnd w:id="9567"/>
      <w:r w:rsidR="001F6640" w:rsidRPr="00214D78">
        <w:rPr>
          <w:rStyle w:val="CommentReference"/>
          <w:rFonts w:ascii="Cambria" w:hAnsi="Cambria"/>
          <w:color w:val="000000" w:themeColor="text1"/>
          <w:sz w:val="28"/>
          <w:szCs w:val="28"/>
          <w:rPrChange w:id="9666" w:author="Claire S" w:date="2026-07-22T18:21:00Z" w16du:dateUtc="2026-07-22T17:21:00Z">
            <w:rPr>
              <w:rStyle w:val="CommentReference"/>
              <w:rFonts w:ascii="Cambria" w:hAnsi="Cambria"/>
              <w:sz w:val="28"/>
              <w:szCs w:val="28"/>
            </w:rPr>
          </w:rPrChange>
        </w:rPr>
        <w:commentReference w:id="9567"/>
      </w:r>
      <w:commentRangeEnd w:id="9568"/>
      <w:r w:rsidR="00660762" w:rsidRPr="00214D78">
        <w:rPr>
          <w:rStyle w:val="CommentReference"/>
          <w:rFonts w:ascii="Cambria" w:hAnsi="Cambria"/>
          <w:color w:val="000000" w:themeColor="text1"/>
          <w:sz w:val="28"/>
          <w:szCs w:val="28"/>
          <w:rPrChange w:id="9667" w:author="Claire S" w:date="2026-07-22T18:21:00Z" w16du:dateUtc="2026-07-22T17:21:00Z">
            <w:rPr>
              <w:rStyle w:val="CommentReference"/>
              <w:rFonts w:ascii="Cambria" w:hAnsi="Cambria"/>
              <w:sz w:val="28"/>
              <w:szCs w:val="28"/>
            </w:rPr>
          </w:rPrChange>
        </w:rPr>
        <w:commentReference w:id="9568"/>
      </w:r>
    </w:p>
    <w:p w14:paraId="2B014B7E" w14:textId="3C727D27" w:rsidR="008D7155" w:rsidDel="00754FEE" w:rsidRDefault="004307A9">
      <w:pPr>
        <w:spacing w:line="360" w:lineRule="auto"/>
        <w:ind w:firstLine="720"/>
        <w:contextualSpacing/>
        <w:rPr>
          <w:del w:id="9668" w:author="Claire S" w:date="2026-05-12T09:21:00Z" w16du:dateUtc="2026-05-12T08:21:00Z"/>
          <w:rFonts w:ascii="Cambria" w:hAnsi="Cambria"/>
          <w:sz w:val="28"/>
          <w:szCs w:val="28"/>
        </w:rPr>
      </w:pPr>
      <w:ins w:id="9669" w:author="Claire S" w:date="2026-05-27T14:30:00Z" w16du:dateUtc="2026-05-27T13:30:00Z">
        <w:r>
          <w:rPr>
            <w:rFonts w:ascii="Cambria" w:hAnsi="Cambria"/>
            <w:sz w:val="28"/>
            <w:szCs w:val="28"/>
          </w:rPr>
          <w:t>‘</w:t>
        </w:r>
      </w:ins>
      <w:ins w:id="9670" w:author="Daisy Watt" w:date="2026-06-22T11:42:00Z" w16du:dateUtc="2026-06-22T09:42:00Z">
        <w:r w:rsidR="00D06E6D">
          <w:rPr>
            <w:rFonts w:ascii="Cambria" w:hAnsi="Cambria"/>
            <w:sz w:val="28"/>
            <w:szCs w:val="28"/>
          </w:rPr>
          <w:t>’</w:t>
        </w:r>
      </w:ins>
      <w:ins w:id="9671" w:author="Claire S" w:date="2026-05-27T14:30:00Z" w16du:dateUtc="2026-05-27T13:30:00Z">
        <w:r>
          <w:rPr>
            <w:rFonts w:ascii="Cambria" w:hAnsi="Cambria"/>
            <w:sz w:val="28"/>
            <w:szCs w:val="28"/>
          </w:rPr>
          <w:t>Scuse me</w:t>
        </w:r>
      </w:ins>
      <w:ins w:id="9672" w:author="Claire S" w:date="2026-07-23T12:40:00Z" w16du:dateUtc="2026-07-23T11:40:00Z">
        <w:r w:rsidR="00851173">
          <w:rPr>
            <w:rFonts w:ascii="Cambria" w:hAnsi="Cambria"/>
            <w:sz w:val="28"/>
            <w:szCs w:val="28"/>
          </w:rPr>
          <w:t xml:space="preserve"> -</w:t>
        </w:r>
      </w:ins>
      <w:ins w:id="9673" w:author="Claire S" w:date="2026-05-27T14:30:00Z" w16du:dateUtc="2026-05-27T13:30:00Z">
        <w:r>
          <w:rPr>
            <w:rFonts w:ascii="Cambria" w:hAnsi="Cambria"/>
            <w:sz w:val="28"/>
            <w:szCs w:val="28"/>
          </w:rPr>
          <w:t xml:space="preserve">’ </w:t>
        </w:r>
      </w:ins>
      <w:r w:rsidR="00696EB2">
        <w:rPr>
          <w:rFonts w:ascii="Cambria" w:hAnsi="Cambria"/>
          <w:sz w:val="28"/>
          <w:szCs w:val="28"/>
        </w:rPr>
        <w:t xml:space="preserve">The security guard </w:t>
      </w:r>
      <w:del w:id="9674" w:author="Claire S" w:date="2026-07-23T12:40:00Z" w16du:dateUtc="2026-07-23T11:40:00Z">
        <w:r w:rsidR="00696EB2" w:rsidDel="00851173">
          <w:rPr>
            <w:rFonts w:ascii="Cambria" w:hAnsi="Cambria"/>
            <w:sz w:val="28"/>
            <w:szCs w:val="28"/>
          </w:rPr>
          <w:delText xml:space="preserve">hurried </w:delText>
        </w:r>
      </w:del>
      <w:ins w:id="9675" w:author="Claire S" w:date="2026-07-23T12:40:00Z" w16du:dateUtc="2026-07-23T11:40:00Z">
        <w:r w:rsidR="00851173">
          <w:rPr>
            <w:rFonts w:ascii="Cambria" w:hAnsi="Cambria"/>
            <w:sz w:val="28"/>
            <w:szCs w:val="28"/>
          </w:rPr>
          <w:t xml:space="preserve">rushed </w:t>
        </w:r>
      </w:ins>
      <w:r w:rsidR="00696EB2">
        <w:rPr>
          <w:rFonts w:ascii="Cambria" w:hAnsi="Cambria"/>
          <w:sz w:val="28"/>
          <w:szCs w:val="28"/>
        </w:rPr>
        <w:t>over to</w:t>
      </w:r>
      <w:ins w:id="9676" w:author="Claire S" w:date="2026-05-27T14:30:00Z" w16du:dateUtc="2026-05-27T13:30:00Z">
        <w:r>
          <w:rPr>
            <w:rFonts w:ascii="Cambria" w:hAnsi="Cambria"/>
            <w:sz w:val="28"/>
            <w:szCs w:val="28"/>
          </w:rPr>
          <w:t xml:space="preserve"> the </w:t>
        </w:r>
      </w:ins>
      <w:ins w:id="9677" w:author="Claire S" w:date="2026-07-22T18:22:00Z" w16du:dateUtc="2026-07-22T17:22:00Z">
        <w:r w:rsidR="007655F7">
          <w:rPr>
            <w:rFonts w:ascii="Cambria" w:hAnsi="Cambria"/>
            <w:sz w:val="28"/>
            <w:szCs w:val="28"/>
          </w:rPr>
          <w:t>barefoot</w:t>
        </w:r>
      </w:ins>
      <w:ins w:id="9678" w:author="Claire S" w:date="2026-07-22T18:21:00Z" w16du:dateUtc="2026-07-22T17:21:00Z">
        <w:r w:rsidR="00214D78">
          <w:rPr>
            <w:rFonts w:ascii="Cambria" w:hAnsi="Cambria"/>
            <w:sz w:val="28"/>
            <w:szCs w:val="28"/>
          </w:rPr>
          <w:t xml:space="preserve"> </w:t>
        </w:r>
      </w:ins>
      <w:ins w:id="9679" w:author="Claire S" w:date="2026-06-03T19:33:00Z" w16du:dateUtc="2026-06-03T18:33:00Z">
        <w:r w:rsidR="000318A9">
          <w:rPr>
            <w:rFonts w:ascii="Cambria" w:hAnsi="Cambria"/>
            <w:sz w:val="28"/>
            <w:szCs w:val="28"/>
          </w:rPr>
          <w:t>girl</w:t>
        </w:r>
      </w:ins>
      <w:del w:id="9680" w:author="Claire S" w:date="2026-05-27T14:30:00Z" w16du:dateUtc="2026-05-27T13:30:00Z">
        <w:r w:rsidR="00696EB2" w:rsidDel="004307A9">
          <w:rPr>
            <w:rFonts w:ascii="Cambria" w:hAnsi="Cambria"/>
            <w:sz w:val="28"/>
            <w:szCs w:val="28"/>
          </w:rPr>
          <w:delText xml:space="preserve"> him </w:delText>
        </w:r>
      </w:del>
      <w:ins w:id="9681" w:author="Claire S" w:date="2026-05-27T14:30:00Z" w16du:dateUtc="2026-05-27T13:30:00Z">
        <w:r>
          <w:rPr>
            <w:rFonts w:ascii="Cambria" w:hAnsi="Cambria"/>
            <w:sz w:val="28"/>
            <w:szCs w:val="28"/>
          </w:rPr>
          <w:t xml:space="preserve"> </w:t>
        </w:r>
      </w:ins>
      <w:r w:rsidR="00696EB2">
        <w:rPr>
          <w:rFonts w:ascii="Cambria" w:hAnsi="Cambria"/>
          <w:sz w:val="28"/>
          <w:szCs w:val="28"/>
        </w:rPr>
        <w:t xml:space="preserve">as </w:t>
      </w:r>
      <w:del w:id="9682" w:author="Claire S" w:date="2026-05-12T09:22:00Z" w16du:dateUtc="2026-05-12T08:22:00Z">
        <w:r w:rsidR="00F74F99" w:rsidDel="00F85296">
          <w:rPr>
            <w:rFonts w:ascii="Cambria" w:hAnsi="Cambria"/>
            <w:sz w:val="28"/>
            <w:szCs w:val="28"/>
          </w:rPr>
          <w:delText xml:space="preserve">Clara’s </w:delText>
        </w:r>
        <w:r w:rsidR="0021335A" w:rsidDel="00F85296">
          <w:rPr>
            <w:rFonts w:ascii="Cambria" w:hAnsi="Cambria"/>
            <w:sz w:val="28"/>
            <w:szCs w:val="28"/>
          </w:rPr>
          <w:delText xml:space="preserve">fussy </w:delText>
        </w:r>
        <w:r w:rsidR="00F74F99" w:rsidDel="00F85296">
          <w:rPr>
            <w:rFonts w:ascii="Cambria" w:hAnsi="Cambria"/>
            <w:sz w:val="28"/>
            <w:szCs w:val="28"/>
          </w:rPr>
          <w:delText xml:space="preserve">line manager </w:delText>
        </w:r>
      </w:del>
      <w:del w:id="9683" w:author="Claire S" w:date="2026-05-12T09:21:00Z" w16du:dateUtc="2026-05-12T08:21:00Z">
        <w:r w:rsidR="00AA08B3" w:rsidDel="00754FEE">
          <w:rPr>
            <w:rFonts w:ascii="Cambria" w:hAnsi="Cambria"/>
            <w:sz w:val="28"/>
            <w:szCs w:val="28"/>
          </w:rPr>
          <w:delText xml:space="preserve">Willi </w:delText>
        </w:r>
        <w:r w:rsidR="00CB0F2D" w:rsidDel="00754FEE">
          <w:rPr>
            <w:rFonts w:ascii="Cambria" w:hAnsi="Cambria"/>
            <w:sz w:val="28"/>
            <w:szCs w:val="28"/>
          </w:rPr>
          <w:delText>Grunwald</w:delText>
        </w:r>
        <w:r w:rsidR="00696EB2" w:rsidDel="00754FEE">
          <w:rPr>
            <w:rFonts w:ascii="Cambria" w:hAnsi="Cambria"/>
            <w:sz w:val="28"/>
            <w:szCs w:val="28"/>
          </w:rPr>
          <w:delText xml:space="preserve"> </w:delText>
        </w:r>
        <w:r w:rsidR="00972E62" w:rsidDel="00754FEE">
          <w:rPr>
            <w:rFonts w:ascii="Cambria" w:hAnsi="Cambria"/>
            <w:sz w:val="28"/>
            <w:szCs w:val="28"/>
          </w:rPr>
          <w:delText>appeared</w:delText>
        </w:r>
        <w:r w:rsidR="00C7713A" w:rsidDel="00754FEE">
          <w:rPr>
            <w:rFonts w:ascii="Cambria" w:hAnsi="Cambria"/>
            <w:sz w:val="28"/>
            <w:szCs w:val="28"/>
          </w:rPr>
          <w:delText>,</w:delText>
        </w:r>
        <w:r w:rsidR="00CD76BF" w:rsidDel="00754FEE">
          <w:rPr>
            <w:rFonts w:ascii="Cambria" w:hAnsi="Cambria"/>
            <w:sz w:val="28"/>
            <w:szCs w:val="28"/>
          </w:rPr>
          <w:delText xml:space="preserve"> </w:delText>
        </w:r>
        <w:r w:rsidR="00CB0F2D" w:rsidDel="00754FEE">
          <w:rPr>
            <w:rFonts w:ascii="Cambria" w:hAnsi="Cambria"/>
            <w:sz w:val="28"/>
            <w:szCs w:val="28"/>
          </w:rPr>
          <w:delText>heading</w:delText>
        </w:r>
        <w:r w:rsidR="00AA08B3" w:rsidDel="00754FEE">
          <w:rPr>
            <w:rFonts w:ascii="Cambria" w:hAnsi="Cambria"/>
            <w:sz w:val="28"/>
            <w:szCs w:val="28"/>
          </w:rPr>
          <w:delText xml:space="preserve"> towards </w:delText>
        </w:r>
        <w:r w:rsidR="0022397F" w:rsidDel="00754FEE">
          <w:rPr>
            <w:rFonts w:ascii="Cambria" w:hAnsi="Cambria"/>
            <w:sz w:val="28"/>
            <w:szCs w:val="28"/>
          </w:rPr>
          <w:delText xml:space="preserve">the </w:delText>
        </w:r>
        <w:r w:rsidR="00AA08B3" w:rsidDel="00754FEE">
          <w:rPr>
            <w:rFonts w:ascii="Cambria" w:hAnsi="Cambria"/>
            <w:sz w:val="28"/>
            <w:szCs w:val="28"/>
          </w:rPr>
          <w:delText>HR</w:delText>
        </w:r>
        <w:r w:rsidR="0022397F" w:rsidDel="00754FEE">
          <w:rPr>
            <w:rFonts w:ascii="Cambria" w:hAnsi="Cambria"/>
            <w:sz w:val="28"/>
            <w:szCs w:val="28"/>
          </w:rPr>
          <w:delText xml:space="preserve"> department</w:delText>
        </w:r>
        <w:r w:rsidR="00CD09E9" w:rsidDel="00754FEE">
          <w:rPr>
            <w:rFonts w:ascii="Cambria" w:hAnsi="Cambria"/>
            <w:sz w:val="28"/>
            <w:szCs w:val="28"/>
          </w:rPr>
          <w:delText xml:space="preserve"> like he had a </w:delText>
        </w:r>
        <w:r w:rsidR="004F0030" w:rsidDel="00754FEE">
          <w:rPr>
            <w:rFonts w:ascii="Cambria" w:hAnsi="Cambria"/>
            <w:sz w:val="28"/>
            <w:szCs w:val="28"/>
          </w:rPr>
          <w:delText>rocket up his bum</w:delText>
        </w:r>
        <w:r w:rsidR="00AA08B3" w:rsidDel="00754FEE">
          <w:rPr>
            <w:rFonts w:ascii="Cambria" w:hAnsi="Cambria"/>
            <w:sz w:val="28"/>
            <w:szCs w:val="28"/>
          </w:rPr>
          <w:delText>.</w:delText>
        </w:r>
        <w:r w:rsidR="00DF7FF6" w:rsidDel="00754FEE">
          <w:rPr>
            <w:rFonts w:ascii="Cambria" w:hAnsi="Cambria"/>
            <w:sz w:val="28"/>
            <w:szCs w:val="28"/>
          </w:rPr>
          <w:delText xml:space="preserve"> </w:delText>
        </w:r>
      </w:del>
    </w:p>
    <w:p w14:paraId="12CB7F1D" w14:textId="35F334C3" w:rsidR="0022397F" w:rsidDel="00F85296" w:rsidRDefault="0022397F" w:rsidP="00754FEE">
      <w:pPr>
        <w:spacing w:line="360" w:lineRule="auto"/>
        <w:ind w:firstLine="720"/>
        <w:contextualSpacing/>
        <w:rPr>
          <w:del w:id="9684" w:author="Claire S" w:date="2026-05-12T09:22:00Z" w16du:dateUtc="2026-05-12T08:22:00Z"/>
          <w:rFonts w:ascii="Cambria" w:hAnsi="Cambria"/>
          <w:sz w:val="28"/>
          <w:szCs w:val="28"/>
        </w:rPr>
      </w:pPr>
      <w:del w:id="9685" w:author="Claire S" w:date="2026-05-12T09:21:00Z" w16du:dateUtc="2026-05-12T08:21:00Z">
        <w:r w:rsidDel="00754FEE">
          <w:rPr>
            <w:rFonts w:ascii="Cambria" w:hAnsi="Cambria"/>
            <w:sz w:val="28"/>
            <w:szCs w:val="28"/>
          </w:rPr>
          <w:delText>‘Oh, Clara!’</w:delText>
        </w:r>
        <w:r w:rsidR="008C5E6D" w:rsidDel="00754FEE">
          <w:rPr>
            <w:rFonts w:ascii="Cambria" w:hAnsi="Cambria"/>
            <w:sz w:val="28"/>
            <w:szCs w:val="28"/>
          </w:rPr>
          <w:delText xml:space="preserve"> he slowed his pace. ‘</w:delText>
        </w:r>
        <w:r w:rsidR="00C83C22" w:rsidDel="00754FEE">
          <w:rPr>
            <w:rFonts w:ascii="Cambria" w:hAnsi="Cambria"/>
            <w:sz w:val="28"/>
            <w:szCs w:val="28"/>
          </w:rPr>
          <w:delText>You ask</w:delText>
        </w:r>
        <w:r w:rsidR="00F74F99" w:rsidDel="00754FEE">
          <w:rPr>
            <w:rFonts w:ascii="Cambria" w:hAnsi="Cambria"/>
            <w:sz w:val="28"/>
            <w:szCs w:val="28"/>
          </w:rPr>
          <w:delText>ed</w:delText>
        </w:r>
        <w:r w:rsidR="00C83C22" w:rsidDel="00754FEE">
          <w:rPr>
            <w:rFonts w:ascii="Cambria" w:hAnsi="Cambria"/>
            <w:sz w:val="28"/>
            <w:szCs w:val="28"/>
          </w:rPr>
          <w:delText xml:space="preserve"> earlier, </w:delText>
        </w:r>
        <w:r w:rsidR="00F74F99" w:rsidDel="00754FEE">
          <w:rPr>
            <w:rFonts w:ascii="Cambria" w:hAnsi="Cambria"/>
            <w:sz w:val="28"/>
            <w:szCs w:val="28"/>
          </w:rPr>
          <w:delText>did</w:delText>
        </w:r>
        <w:r w:rsidR="00C83C22" w:rsidDel="00754FEE">
          <w:rPr>
            <w:rFonts w:ascii="Cambria" w:hAnsi="Cambria"/>
            <w:sz w:val="28"/>
            <w:szCs w:val="28"/>
          </w:rPr>
          <w:delText>n’t you, about V</w:delText>
        </w:r>
        <w:r w:rsidR="00C07D79" w:rsidDel="00754FEE">
          <w:rPr>
            <w:rFonts w:ascii="Cambria" w:hAnsi="Cambria"/>
            <w:sz w:val="28"/>
            <w:szCs w:val="28"/>
          </w:rPr>
          <w:delText>iolet</w:delText>
        </w:r>
        <w:r w:rsidR="00142044" w:rsidDel="00754FEE">
          <w:rPr>
            <w:rFonts w:ascii="Cambria" w:hAnsi="Cambria"/>
            <w:sz w:val="28"/>
            <w:szCs w:val="28"/>
          </w:rPr>
          <w:delText>?</w:delText>
        </w:r>
        <w:r w:rsidR="00C83C22" w:rsidDel="00754FEE">
          <w:rPr>
            <w:rFonts w:ascii="Cambria" w:hAnsi="Cambria"/>
            <w:sz w:val="28"/>
            <w:szCs w:val="28"/>
          </w:rPr>
          <w:delText xml:space="preserve"> </w:delText>
        </w:r>
        <w:r w:rsidR="00C07D79" w:rsidDel="00754FEE">
          <w:rPr>
            <w:rFonts w:ascii="Cambria" w:hAnsi="Cambria"/>
            <w:sz w:val="28"/>
            <w:szCs w:val="28"/>
          </w:rPr>
          <w:delText>In the absence of Dex,’ he made a suitably sad face, ‘I’m manag</w:delText>
        </w:r>
        <w:r w:rsidR="00142044" w:rsidDel="00754FEE">
          <w:rPr>
            <w:rFonts w:ascii="Cambria" w:hAnsi="Cambria"/>
            <w:sz w:val="28"/>
            <w:szCs w:val="28"/>
          </w:rPr>
          <w:delText xml:space="preserve">ing her </w:delText>
        </w:r>
        <w:r w:rsidR="00C07D79" w:rsidDel="00754FEE">
          <w:rPr>
            <w:rFonts w:ascii="Cambria" w:hAnsi="Cambria"/>
            <w:sz w:val="28"/>
            <w:szCs w:val="28"/>
          </w:rPr>
          <w:delText>for now</w:delText>
        </w:r>
        <w:r w:rsidR="00142044" w:rsidDel="00754FEE">
          <w:rPr>
            <w:rFonts w:ascii="Cambria" w:hAnsi="Cambria"/>
            <w:sz w:val="28"/>
            <w:szCs w:val="28"/>
          </w:rPr>
          <w:delText xml:space="preserve"> -</w:delText>
        </w:r>
        <w:r w:rsidR="008C5E6D" w:rsidDel="00754FEE">
          <w:rPr>
            <w:rFonts w:ascii="Cambria" w:hAnsi="Cambria"/>
            <w:sz w:val="28"/>
            <w:szCs w:val="28"/>
          </w:rPr>
          <w:delText>’</w:delText>
        </w:r>
      </w:del>
      <w:ins w:id="9686" w:author="Claire S" w:date="2026-05-12T09:22:00Z" w16du:dateUtc="2026-05-12T08:22:00Z">
        <w:r w:rsidR="00F85296">
          <w:rPr>
            <w:rFonts w:ascii="Cambria" w:hAnsi="Cambria"/>
            <w:sz w:val="28"/>
            <w:szCs w:val="28"/>
          </w:rPr>
          <w:t>t</w:t>
        </w:r>
      </w:ins>
    </w:p>
    <w:p w14:paraId="79FF50A1" w14:textId="0451023E" w:rsidR="00CB0F2D" w:rsidDel="00754FEE" w:rsidRDefault="00AA08B3" w:rsidP="00DF7FF6">
      <w:pPr>
        <w:spacing w:line="360" w:lineRule="auto"/>
        <w:ind w:firstLine="720"/>
        <w:contextualSpacing/>
        <w:rPr>
          <w:del w:id="9687" w:author="Claire S" w:date="2026-05-12T09:21:00Z" w16du:dateUtc="2026-05-12T08:21:00Z"/>
          <w:rFonts w:ascii="Cambria" w:hAnsi="Cambria"/>
          <w:sz w:val="28"/>
          <w:szCs w:val="28"/>
        </w:rPr>
      </w:pPr>
      <w:del w:id="9688" w:author="Claire S" w:date="2026-05-12T09:21:00Z" w16du:dateUtc="2026-05-12T08:21:00Z">
        <w:r w:rsidDel="00754FEE">
          <w:rPr>
            <w:rFonts w:ascii="Cambria" w:hAnsi="Cambria"/>
            <w:sz w:val="28"/>
            <w:szCs w:val="28"/>
          </w:rPr>
          <w:delText xml:space="preserve">‘What’s up?’ </w:delText>
        </w:r>
        <w:r w:rsidR="00CB0F2D" w:rsidDel="00754FEE">
          <w:rPr>
            <w:rFonts w:ascii="Cambria" w:hAnsi="Cambria"/>
            <w:sz w:val="28"/>
            <w:szCs w:val="28"/>
          </w:rPr>
          <w:delText xml:space="preserve">Clara </w:delText>
        </w:r>
        <w:r w:rsidR="00C165C6" w:rsidDel="00754FEE">
          <w:rPr>
            <w:rFonts w:ascii="Cambria" w:hAnsi="Cambria"/>
            <w:sz w:val="28"/>
            <w:szCs w:val="28"/>
          </w:rPr>
          <w:delText>had</w:delText>
        </w:r>
        <w:r w:rsidR="00DF7FF6" w:rsidDel="00754FEE">
          <w:rPr>
            <w:rFonts w:ascii="Cambria" w:hAnsi="Cambria"/>
            <w:sz w:val="28"/>
            <w:szCs w:val="28"/>
          </w:rPr>
          <w:delText xml:space="preserve"> never been one of </w:delText>
        </w:r>
        <w:r w:rsidR="00C165C6" w:rsidDel="00754FEE">
          <w:rPr>
            <w:rFonts w:ascii="Cambria" w:hAnsi="Cambria"/>
            <w:sz w:val="28"/>
            <w:szCs w:val="28"/>
          </w:rPr>
          <w:delText>Willi’</w:delText>
        </w:r>
        <w:r w:rsidR="00DF7FF6" w:rsidDel="00754FEE">
          <w:rPr>
            <w:rFonts w:ascii="Cambria" w:hAnsi="Cambria"/>
            <w:sz w:val="28"/>
            <w:szCs w:val="28"/>
          </w:rPr>
          <w:delText>s favourites</w:delText>
        </w:r>
        <w:r w:rsidR="00142044" w:rsidDel="00754FEE">
          <w:rPr>
            <w:rFonts w:ascii="Cambria" w:hAnsi="Cambria"/>
            <w:sz w:val="28"/>
            <w:szCs w:val="28"/>
          </w:rPr>
          <w:delText>; she was</w:delText>
        </w:r>
        <w:r w:rsidR="00DF7FF6" w:rsidDel="00754FEE">
          <w:rPr>
            <w:rFonts w:ascii="Cambria" w:hAnsi="Cambria"/>
            <w:sz w:val="28"/>
            <w:szCs w:val="28"/>
          </w:rPr>
          <w:delText xml:space="preserve"> the wrong sex, for a start. But</w:delText>
        </w:r>
        <w:r w:rsidR="00CB0F2D" w:rsidDel="00754FEE">
          <w:rPr>
            <w:rFonts w:ascii="Cambria" w:hAnsi="Cambria"/>
            <w:sz w:val="28"/>
            <w:szCs w:val="28"/>
          </w:rPr>
          <w:delText xml:space="preserve"> </w:delText>
        </w:r>
        <w:r w:rsidR="008C5E6D" w:rsidDel="00754FEE">
          <w:rPr>
            <w:rFonts w:ascii="Cambria" w:hAnsi="Cambria"/>
            <w:sz w:val="28"/>
            <w:szCs w:val="28"/>
          </w:rPr>
          <w:delText xml:space="preserve">he seemed </w:delText>
        </w:r>
        <w:r w:rsidR="000C6EB5" w:rsidDel="00754FEE">
          <w:rPr>
            <w:rFonts w:ascii="Cambria" w:hAnsi="Cambria"/>
            <w:sz w:val="28"/>
            <w:szCs w:val="28"/>
          </w:rPr>
          <w:delText>desperate</w:delText>
        </w:r>
        <w:r w:rsidR="00A60AFC" w:rsidDel="00754FEE">
          <w:rPr>
            <w:rFonts w:ascii="Cambria" w:hAnsi="Cambria"/>
            <w:sz w:val="28"/>
            <w:szCs w:val="28"/>
          </w:rPr>
          <w:delText xml:space="preserve"> </w:delText>
        </w:r>
        <w:r w:rsidR="00CB0F2D" w:rsidDel="00754FEE">
          <w:rPr>
            <w:rFonts w:ascii="Cambria" w:hAnsi="Cambria"/>
            <w:sz w:val="28"/>
            <w:szCs w:val="28"/>
          </w:rPr>
          <w:delText xml:space="preserve">to share his news.  </w:delText>
        </w:r>
      </w:del>
    </w:p>
    <w:p w14:paraId="2592CB30" w14:textId="066C3563" w:rsidR="00CB0F2D" w:rsidDel="00F85296" w:rsidRDefault="00CB0F2D" w:rsidP="00CB0F2D">
      <w:pPr>
        <w:spacing w:line="360" w:lineRule="auto"/>
        <w:ind w:firstLine="720"/>
        <w:contextualSpacing/>
        <w:rPr>
          <w:del w:id="9689" w:author="Claire S" w:date="2026-05-12T09:22:00Z" w16du:dateUtc="2026-05-12T08:22:00Z"/>
          <w:rFonts w:ascii="Cambria" w:hAnsi="Cambria"/>
          <w:sz w:val="28"/>
          <w:szCs w:val="28"/>
        </w:rPr>
      </w:pPr>
      <w:del w:id="9690" w:author="Claire S" w:date="2026-05-12T09:22:00Z" w16du:dateUtc="2026-05-12T08:22:00Z">
        <w:r w:rsidDel="00F85296">
          <w:rPr>
            <w:rFonts w:ascii="Cambria" w:hAnsi="Cambria"/>
            <w:sz w:val="28"/>
            <w:szCs w:val="28"/>
          </w:rPr>
          <w:delText>‘</w:delText>
        </w:r>
        <w:r w:rsidR="002D3081" w:rsidDel="00F85296">
          <w:rPr>
            <w:rFonts w:ascii="Cambria" w:hAnsi="Cambria"/>
            <w:sz w:val="28"/>
            <w:szCs w:val="28"/>
          </w:rPr>
          <w:delText xml:space="preserve">I’ve just had a call. </w:delText>
        </w:r>
        <w:r w:rsidDel="00F85296">
          <w:rPr>
            <w:rFonts w:ascii="Cambria" w:hAnsi="Cambria"/>
            <w:sz w:val="28"/>
            <w:szCs w:val="28"/>
          </w:rPr>
          <w:delText xml:space="preserve">It </w:delText>
        </w:r>
        <w:r w:rsidR="000C6EB5" w:rsidDel="00F85296">
          <w:rPr>
            <w:rFonts w:ascii="Cambria" w:hAnsi="Cambria"/>
            <w:sz w:val="28"/>
            <w:szCs w:val="28"/>
          </w:rPr>
          <w:delText>seems</w:delText>
        </w:r>
        <w:r w:rsidDel="00F85296">
          <w:rPr>
            <w:rFonts w:ascii="Cambria" w:hAnsi="Cambria"/>
            <w:sz w:val="28"/>
            <w:szCs w:val="28"/>
          </w:rPr>
          <w:delText xml:space="preserve"> Violet hasn’t been home since S</w:delText>
        </w:r>
        <w:r w:rsidR="00A60AFC" w:rsidDel="00F85296">
          <w:rPr>
            <w:rFonts w:ascii="Cambria" w:hAnsi="Cambria"/>
            <w:sz w:val="28"/>
            <w:szCs w:val="28"/>
          </w:rPr>
          <w:delText xml:space="preserve">unday </w:delText>
        </w:r>
        <w:r w:rsidR="002A5FFC" w:rsidDel="00F85296">
          <w:rPr>
            <w:rFonts w:ascii="Cambria" w:hAnsi="Cambria"/>
            <w:sz w:val="28"/>
            <w:szCs w:val="28"/>
          </w:rPr>
          <w:delText>afternoon</w:delText>
        </w:r>
        <w:r w:rsidR="00865FE7" w:rsidDel="00F85296">
          <w:rPr>
            <w:rFonts w:ascii="Cambria" w:hAnsi="Cambria"/>
            <w:sz w:val="28"/>
            <w:szCs w:val="28"/>
          </w:rPr>
          <w:delText xml:space="preserve"> and</w:delText>
        </w:r>
        <w:r w:rsidR="008C5E6D" w:rsidDel="00F85296">
          <w:rPr>
            <w:rFonts w:ascii="Cambria" w:hAnsi="Cambria"/>
            <w:sz w:val="28"/>
            <w:szCs w:val="28"/>
          </w:rPr>
          <w:delText>,</w:delText>
        </w:r>
        <w:r w:rsidR="000C6EB5" w:rsidDel="00F85296">
          <w:rPr>
            <w:rFonts w:ascii="Cambria" w:hAnsi="Cambria"/>
            <w:sz w:val="28"/>
            <w:szCs w:val="28"/>
          </w:rPr>
          <w:delText xml:space="preserve"> worse</w:delText>
        </w:r>
        <w:r w:rsidR="003C1592" w:rsidDel="00F85296">
          <w:rPr>
            <w:rFonts w:ascii="Cambria" w:hAnsi="Cambria"/>
            <w:sz w:val="28"/>
            <w:szCs w:val="28"/>
          </w:rPr>
          <w:delText xml:space="preserve"> still -</w:delText>
        </w:r>
        <w:r w:rsidR="000C6EB5" w:rsidDel="00F85296">
          <w:rPr>
            <w:rFonts w:ascii="Cambria" w:hAnsi="Cambria"/>
            <w:sz w:val="28"/>
            <w:szCs w:val="28"/>
          </w:rPr>
          <w:delText xml:space="preserve">’ </w:delText>
        </w:r>
        <w:r w:rsidR="000C6EB5" w:rsidDel="00754FEE">
          <w:rPr>
            <w:rFonts w:ascii="Cambria" w:hAnsi="Cambria"/>
            <w:sz w:val="28"/>
            <w:szCs w:val="28"/>
          </w:rPr>
          <w:delText>he breathed</w:delText>
        </w:r>
        <w:r w:rsidR="003C1592" w:rsidDel="00754FEE">
          <w:rPr>
            <w:rFonts w:ascii="Cambria" w:hAnsi="Cambria"/>
            <w:sz w:val="28"/>
            <w:szCs w:val="28"/>
          </w:rPr>
          <w:delText xml:space="preserve"> </w:delText>
        </w:r>
        <w:r w:rsidR="000C6EB5" w:rsidDel="00754FEE">
          <w:rPr>
            <w:rFonts w:ascii="Cambria" w:hAnsi="Cambria"/>
            <w:sz w:val="28"/>
            <w:szCs w:val="28"/>
          </w:rPr>
          <w:delText xml:space="preserve">garlic </w:delText>
        </w:r>
        <w:r w:rsidR="0014140E" w:rsidDel="00754FEE">
          <w:rPr>
            <w:rFonts w:ascii="Cambria" w:hAnsi="Cambria"/>
            <w:sz w:val="28"/>
            <w:szCs w:val="28"/>
          </w:rPr>
          <w:delText xml:space="preserve">fumes </w:delText>
        </w:r>
        <w:r w:rsidR="00DD3FC4" w:rsidDel="00754FEE">
          <w:rPr>
            <w:rFonts w:ascii="Cambria" w:hAnsi="Cambria"/>
            <w:sz w:val="28"/>
            <w:szCs w:val="28"/>
          </w:rPr>
          <w:delText xml:space="preserve">into </w:delText>
        </w:r>
        <w:r w:rsidR="0014140E" w:rsidDel="00754FEE">
          <w:rPr>
            <w:rFonts w:ascii="Cambria" w:hAnsi="Cambria"/>
            <w:sz w:val="28"/>
            <w:szCs w:val="28"/>
          </w:rPr>
          <w:delText>Clara</w:delText>
        </w:r>
        <w:r w:rsidR="00DD3FC4" w:rsidDel="00754FEE">
          <w:rPr>
            <w:rFonts w:ascii="Cambria" w:hAnsi="Cambria"/>
            <w:sz w:val="28"/>
            <w:szCs w:val="28"/>
          </w:rPr>
          <w:delText>’s face</w:delText>
        </w:r>
        <w:r w:rsidR="00D356B8" w:rsidDel="00754FEE">
          <w:rPr>
            <w:rFonts w:ascii="Cambria" w:hAnsi="Cambria"/>
            <w:sz w:val="28"/>
            <w:szCs w:val="28"/>
          </w:rPr>
          <w:delText xml:space="preserve"> in his eagerness to share</w:delText>
        </w:r>
        <w:r w:rsidR="003C1592" w:rsidDel="00F85296">
          <w:rPr>
            <w:rFonts w:ascii="Cambria" w:hAnsi="Cambria"/>
            <w:sz w:val="28"/>
            <w:szCs w:val="28"/>
          </w:rPr>
          <w:delText xml:space="preserve">, </w:delText>
        </w:r>
        <w:r w:rsidR="0014140E" w:rsidDel="00F85296">
          <w:rPr>
            <w:rFonts w:ascii="Cambria" w:hAnsi="Cambria"/>
            <w:sz w:val="28"/>
            <w:szCs w:val="28"/>
          </w:rPr>
          <w:delText>‘</w:delText>
        </w:r>
        <w:r w:rsidR="00865FE7" w:rsidDel="00F85296">
          <w:rPr>
            <w:rFonts w:ascii="Cambria" w:hAnsi="Cambria"/>
            <w:sz w:val="28"/>
            <w:szCs w:val="28"/>
          </w:rPr>
          <w:delText>h</w:delText>
        </w:r>
        <w:r w:rsidR="00A60AFC" w:rsidDel="00F85296">
          <w:rPr>
            <w:rFonts w:ascii="Cambria" w:hAnsi="Cambria"/>
            <w:sz w:val="28"/>
            <w:szCs w:val="28"/>
          </w:rPr>
          <w:delText>er flatmate hasn’t seen her since</w:delText>
        </w:r>
        <w:r w:rsidR="008C5E6D" w:rsidDel="00F85296">
          <w:rPr>
            <w:rFonts w:ascii="Cambria" w:hAnsi="Cambria"/>
            <w:sz w:val="28"/>
            <w:szCs w:val="28"/>
          </w:rPr>
          <w:delText>!</w:delText>
        </w:r>
        <w:r w:rsidDel="00F85296">
          <w:rPr>
            <w:rFonts w:ascii="Cambria" w:hAnsi="Cambria"/>
            <w:sz w:val="28"/>
            <w:szCs w:val="28"/>
          </w:rPr>
          <w:delText>’</w:delText>
        </w:r>
      </w:del>
    </w:p>
    <w:p w14:paraId="6E1B109D" w14:textId="06F28798" w:rsidR="00DD3FC4" w:rsidDel="00F85296" w:rsidRDefault="00AA08B3" w:rsidP="00DD3FC4">
      <w:pPr>
        <w:spacing w:line="360" w:lineRule="auto"/>
        <w:ind w:firstLine="720"/>
        <w:contextualSpacing/>
        <w:rPr>
          <w:del w:id="9691" w:author="Claire S" w:date="2026-05-12T09:22:00Z" w16du:dateUtc="2026-05-12T08:22:00Z"/>
          <w:rFonts w:ascii="Cambria" w:hAnsi="Cambria"/>
          <w:sz w:val="28"/>
          <w:szCs w:val="28"/>
        </w:rPr>
      </w:pPr>
      <w:del w:id="9692" w:author="Claire S" w:date="2026-05-12T09:22:00Z" w16du:dateUtc="2026-05-12T08:22:00Z">
        <w:r w:rsidDel="00F85296">
          <w:rPr>
            <w:rFonts w:ascii="Cambria" w:hAnsi="Cambria"/>
            <w:sz w:val="28"/>
            <w:szCs w:val="28"/>
          </w:rPr>
          <w:delText xml:space="preserve">‘But </w:delText>
        </w:r>
        <w:r w:rsidR="003C1592" w:rsidDel="00F85296">
          <w:rPr>
            <w:rFonts w:ascii="Cambria" w:hAnsi="Cambria"/>
            <w:sz w:val="28"/>
            <w:szCs w:val="28"/>
          </w:rPr>
          <w:delText xml:space="preserve">you </w:delText>
        </w:r>
        <w:r w:rsidDel="00F85296">
          <w:rPr>
            <w:rFonts w:ascii="Cambria" w:hAnsi="Cambria"/>
            <w:sz w:val="28"/>
            <w:szCs w:val="28"/>
          </w:rPr>
          <w:delText>said she was on compassionate leave?’</w:delText>
        </w:r>
        <w:r w:rsidR="003C1592" w:rsidDel="00F85296">
          <w:rPr>
            <w:rFonts w:ascii="Cambria" w:hAnsi="Cambria"/>
            <w:sz w:val="28"/>
            <w:szCs w:val="28"/>
          </w:rPr>
          <w:delText xml:space="preserve"> </w:delText>
        </w:r>
        <w:r w:rsidR="003C1592" w:rsidDel="00754FEE">
          <w:rPr>
            <w:rFonts w:ascii="Cambria" w:hAnsi="Cambria"/>
            <w:sz w:val="28"/>
            <w:szCs w:val="28"/>
          </w:rPr>
          <w:delText>Clara gazed at her overwrought manager</w:delText>
        </w:r>
        <w:r w:rsidR="00DD3FC4" w:rsidDel="00754FEE">
          <w:rPr>
            <w:rFonts w:ascii="Cambria" w:hAnsi="Cambria"/>
            <w:sz w:val="28"/>
            <w:szCs w:val="28"/>
          </w:rPr>
          <w:delText xml:space="preserve">, who looked like he </w:delText>
        </w:r>
        <w:r w:rsidR="00DB30A9" w:rsidDel="00754FEE">
          <w:rPr>
            <w:rFonts w:ascii="Cambria" w:hAnsi="Cambria"/>
            <w:sz w:val="28"/>
            <w:szCs w:val="28"/>
          </w:rPr>
          <w:delText>might</w:delText>
        </w:r>
        <w:r w:rsidR="00DD3FC4" w:rsidDel="00754FEE">
          <w:rPr>
            <w:rFonts w:ascii="Cambria" w:hAnsi="Cambria"/>
            <w:sz w:val="28"/>
            <w:szCs w:val="28"/>
          </w:rPr>
          <w:delText xml:space="preserve"> wet himself with excitement. </w:delText>
        </w:r>
      </w:del>
    </w:p>
    <w:p w14:paraId="7F238274" w14:textId="00889A5C" w:rsidR="0062454B" w:rsidDel="00F85296" w:rsidRDefault="00AA08B3" w:rsidP="00C05C01">
      <w:pPr>
        <w:spacing w:line="360" w:lineRule="auto"/>
        <w:contextualSpacing/>
        <w:rPr>
          <w:del w:id="9693" w:author="Claire S" w:date="2026-05-12T09:22:00Z" w16du:dateUtc="2026-05-12T08:22:00Z"/>
          <w:rFonts w:ascii="Cambria" w:hAnsi="Cambria"/>
          <w:sz w:val="28"/>
          <w:szCs w:val="28"/>
        </w:rPr>
      </w:pPr>
      <w:del w:id="9694" w:author="Claire S" w:date="2026-05-12T09:22:00Z" w16du:dateUtc="2026-05-12T08:22:00Z">
        <w:r w:rsidDel="00F85296">
          <w:rPr>
            <w:rFonts w:ascii="Cambria" w:hAnsi="Cambria"/>
            <w:sz w:val="28"/>
            <w:szCs w:val="28"/>
          </w:rPr>
          <w:tab/>
          <w:delText>‘</w:delText>
        </w:r>
        <w:r w:rsidR="0014140E" w:rsidDel="00F85296">
          <w:rPr>
            <w:rFonts w:ascii="Cambria" w:hAnsi="Cambria"/>
            <w:sz w:val="28"/>
            <w:szCs w:val="28"/>
          </w:rPr>
          <w:delText>Well</w:delText>
        </w:r>
        <w:r w:rsidR="00C05C01" w:rsidDel="00F85296">
          <w:rPr>
            <w:rFonts w:ascii="Cambria" w:hAnsi="Cambria"/>
            <w:sz w:val="28"/>
            <w:szCs w:val="28"/>
          </w:rPr>
          <w:delText>,</w:delText>
        </w:r>
        <w:r w:rsidR="0014140E" w:rsidDel="00F85296">
          <w:rPr>
            <w:rFonts w:ascii="Cambria" w:hAnsi="Cambria"/>
            <w:sz w:val="28"/>
            <w:szCs w:val="28"/>
          </w:rPr>
          <w:delText xml:space="preserve"> that’s as maybe</w:delText>
        </w:r>
        <w:r w:rsidDel="00F85296">
          <w:rPr>
            <w:rFonts w:ascii="Cambria" w:hAnsi="Cambria"/>
            <w:sz w:val="28"/>
            <w:szCs w:val="28"/>
          </w:rPr>
          <w:delText xml:space="preserve"> -’ he frowned</w:delText>
        </w:r>
        <w:r w:rsidR="0014140E" w:rsidDel="00F85296">
          <w:rPr>
            <w:rFonts w:ascii="Cambria" w:hAnsi="Cambria"/>
            <w:sz w:val="28"/>
            <w:szCs w:val="28"/>
          </w:rPr>
          <w:delText>.</w:delText>
        </w:r>
        <w:r w:rsidDel="00F85296">
          <w:rPr>
            <w:rFonts w:ascii="Cambria" w:hAnsi="Cambria"/>
            <w:sz w:val="28"/>
            <w:szCs w:val="28"/>
          </w:rPr>
          <w:delText xml:space="preserve"> </w:delText>
        </w:r>
        <w:r w:rsidR="00CB0F2D" w:rsidDel="00F85296">
          <w:rPr>
            <w:rFonts w:ascii="Cambria" w:hAnsi="Cambria"/>
            <w:sz w:val="28"/>
            <w:szCs w:val="28"/>
          </w:rPr>
          <w:delText>‘But</w:delText>
        </w:r>
        <w:r w:rsidR="00F908C3" w:rsidDel="00F85296">
          <w:rPr>
            <w:rFonts w:ascii="Cambria" w:hAnsi="Cambria"/>
            <w:sz w:val="28"/>
            <w:szCs w:val="28"/>
          </w:rPr>
          <w:delText xml:space="preserve"> I was</w:delText>
        </w:r>
        <w:r w:rsidR="00CB0F2D" w:rsidDel="00F85296">
          <w:rPr>
            <w:rFonts w:ascii="Cambria" w:hAnsi="Cambria"/>
            <w:sz w:val="28"/>
            <w:szCs w:val="28"/>
          </w:rPr>
          <w:delText xml:space="preserve"> wrong</w:delText>
        </w:r>
        <w:r w:rsidR="00326317" w:rsidDel="00F85296">
          <w:rPr>
            <w:rFonts w:ascii="Cambria" w:hAnsi="Cambria"/>
            <w:sz w:val="28"/>
            <w:szCs w:val="28"/>
          </w:rPr>
          <w:delText>,</w:delText>
        </w:r>
        <w:r w:rsidR="00CB0F2D" w:rsidDel="00F85296">
          <w:rPr>
            <w:rFonts w:ascii="Cambria" w:hAnsi="Cambria"/>
            <w:sz w:val="28"/>
            <w:szCs w:val="28"/>
          </w:rPr>
          <w:delText xml:space="preserve"> apparently.’</w:delText>
        </w:r>
        <w:r w:rsidR="00C05C01" w:rsidDel="00F85296">
          <w:rPr>
            <w:rFonts w:ascii="Cambria" w:hAnsi="Cambria"/>
            <w:sz w:val="28"/>
            <w:szCs w:val="28"/>
          </w:rPr>
          <w:delText xml:space="preserve"> </w:delText>
        </w:r>
      </w:del>
    </w:p>
    <w:p w14:paraId="300CBC35" w14:textId="1F5436BA" w:rsidR="00B74FBF" w:rsidRDefault="0062454B">
      <w:pPr>
        <w:spacing w:line="360" w:lineRule="auto"/>
        <w:ind w:firstLine="720"/>
        <w:contextualSpacing/>
        <w:rPr>
          <w:rFonts w:ascii="Cambria" w:hAnsi="Cambria"/>
          <w:sz w:val="28"/>
          <w:szCs w:val="28"/>
        </w:rPr>
        <w:pPrChange w:id="9695" w:author="Claire S" w:date="2026-05-12T09:22:00Z" w16du:dateUtc="2026-05-12T08:22:00Z">
          <w:pPr>
            <w:spacing w:line="360" w:lineRule="auto"/>
            <w:contextualSpacing/>
          </w:pPr>
        </w:pPrChange>
      </w:pPr>
      <w:del w:id="9696" w:author="Claire S" w:date="2026-05-12T09:22:00Z" w16du:dateUtc="2026-05-12T08:22:00Z">
        <w:r w:rsidDel="00F85296">
          <w:rPr>
            <w:rFonts w:ascii="Cambria" w:hAnsi="Cambria"/>
            <w:sz w:val="28"/>
            <w:szCs w:val="28"/>
          </w:rPr>
          <w:tab/>
          <w:delText>T</w:delText>
        </w:r>
      </w:del>
      <w:r>
        <w:rPr>
          <w:rFonts w:ascii="Cambria" w:hAnsi="Cambria"/>
          <w:sz w:val="28"/>
          <w:szCs w:val="28"/>
        </w:rPr>
        <w:t xml:space="preserve">he special lift </w:t>
      </w:r>
      <w:r w:rsidR="0016298D">
        <w:rPr>
          <w:rFonts w:ascii="Cambria" w:hAnsi="Cambria"/>
          <w:sz w:val="28"/>
          <w:szCs w:val="28"/>
        </w:rPr>
        <w:t xml:space="preserve">pinged </w:t>
      </w:r>
      <w:r>
        <w:rPr>
          <w:rFonts w:ascii="Cambria" w:hAnsi="Cambria"/>
          <w:sz w:val="28"/>
          <w:szCs w:val="28"/>
        </w:rPr>
        <w:t>open</w:t>
      </w:r>
      <w:del w:id="9697" w:author="Daisy Watt" w:date="2026-06-22T12:16:00Z" w16du:dateUtc="2026-06-22T10:16:00Z">
        <w:r w:rsidR="0016298D">
          <w:rPr>
            <w:rFonts w:ascii="Cambria" w:hAnsi="Cambria"/>
            <w:sz w:val="28"/>
            <w:szCs w:val="28"/>
          </w:rPr>
          <w:delText xml:space="preserve">, </w:delText>
        </w:r>
      </w:del>
      <w:del w:id="9698" w:author="Daisy Watt" w:date="2026-06-22T12:15:00Z" w16du:dateUtc="2026-06-22T10:15:00Z">
        <w:r>
          <w:rPr>
            <w:rFonts w:ascii="Cambria" w:hAnsi="Cambria"/>
            <w:sz w:val="28"/>
            <w:szCs w:val="28"/>
          </w:rPr>
          <w:delText>and</w:delText>
        </w:r>
      </w:del>
      <w:ins w:id="9699" w:author="Daisy Watt" w:date="2026-06-22T12:16:00Z" w16du:dateUtc="2026-06-22T10:16:00Z">
        <w:del w:id="9700" w:author="Claire S" w:date="2026-07-23T12:41:00Z" w16du:dateUtc="2026-07-23T11:41:00Z">
          <w:r w:rsidR="00702A3B" w:rsidDel="00851173">
            <w:rPr>
              <w:rFonts w:ascii="Cambria" w:hAnsi="Cambria"/>
              <w:sz w:val="28"/>
              <w:szCs w:val="28"/>
            </w:rPr>
            <w:delText>.</w:delText>
          </w:r>
        </w:del>
      </w:ins>
      <w:ins w:id="9701" w:author="Claire S" w:date="2026-07-23T12:41:00Z" w16du:dateUtc="2026-07-23T11:41:00Z">
        <w:r w:rsidR="00851173">
          <w:rPr>
            <w:rFonts w:ascii="Cambria" w:hAnsi="Cambria"/>
            <w:sz w:val="28"/>
            <w:szCs w:val="28"/>
          </w:rPr>
          <w:t>, and</w:t>
        </w:r>
      </w:ins>
      <w:r>
        <w:rPr>
          <w:rFonts w:ascii="Cambria" w:hAnsi="Cambria"/>
          <w:sz w:val="28"/>
          <w:szCs w:val="28"/>
        </w:rPr>
        <w:t xml:space="preserve"> </w:t>
      </w:r>
      <w:r w:rsidR="00B74FBF">
        <w:rPr>
          <w:rFonts w:ascii="Cambria" w:hAnsi="Cambria"/>
          <w:sz w:val="28"/>
          <w:szCs w:val="28"/>
        </w:rPr>
        <w:t xml:space="preserve">Ruth’s assistant </w:t>
      </w:r>
      <w:r>
        <w:rPr>
          <w:rFonts w:ascii="Cambria" w:hAnsi="Cambria"/>
          <w:sz w:val="28"/>
          <w:szCs w:val="28"/>
        </w:rPr>
        <w:t xml:space="preserve">Maude </w:t>
      </w:r>
      <w:del w:id="9702" w:author="Daisy Watt" w:date="2026-06-22T12:16:00Z" w16du:dateUtc="2026-06-22T10:16:00Z">
        <w:r w:rsidR="00B93538" w:rsidRPr="00214D78">
          <w:rPr>
            <w:rFonts w:ascii="Cambria" w:hAnsi="Cambria"/>
            <w:sz w:val="28"/>
            <w:szCs w:val="28"/>
          </w:rPr>
          <w:delText>trotted out</w:delText>
        </w:r>
      </w:del>
      <w:ins w:id="9703" w:author="Daisy Watt" w:date="2026-06-22T12:16:00Z" w16du:dateUtc="2026-06-22T10:16:00Z">
        <w:r w:rsidR="00702A3B" w:rsidRPr="00214D78">
          <w:rPr>
            <w:rFonts w:ascii="Cambria" w:hAnsi="Cambria"/>
            <w:sz w:val="28"/>
            <w:szCs w:val="28"/>
            <w:rPrChange w:id="9704" w:author="Claire S" w:date="2026-07-22T18:21:00Z" w16du:dateUtc="2026-07-22T17:21:00Z">
              <w:rPr>
                <w:rFonts w:ascii="Cambria" w:hAnsi="Cambria"/>
                <w:sz w:val="28"/>
                <w:szCs w:val="28"/>
                <w:highlight w:val="yellow"/>
              </w:rPr>
            </w:rPrChange>
          </w:rPr>
          <w:t>e</w:t>
        </w:r>
        <w:r w:rsidR="00702A3B">
          <w:rPr>
            <w:rFonts w:ascii="Cambria" w:hAnsi="Cambria"/>
            <w:sz w:val="28"/>
            <w:szCs w:val="28"/>
          </w:rPr>
          <w:t>merged</w:t>
        </w:r>
        <w:del w:id="9705" w:author="Claire S" w:date="2026-07-23T12:41:00Z" w16du:dateUtc="2026-07-23T11:41:00Z">
          <w:r w:rsidR="00702A3B" w:rsidDel="00851173">
            <w:rPr>
              <w:rFonts w:ascii="Cambria" w:hAnsi="Cambria"/>
              <w:sz w:val="28"/>
              <w:szCs w:val="28"/>
            </w:rPr>
            <w:delText xml:space="preserve"> </w:delText>
          </w:r>
        </w:del>
        <w:del w:id="9706" w:author="Claire S" w:date="2026-07-23T12:40:00Z" w16du:dateUtc="2026-07-23T11:40:00Z">
          <w:r w:rsidR="00702A3B" w:rsidDel="00851173">
            <w:rPr>
              <w:rFonts w:ascii="Cambria" w:hAnsi="Cambria"/>
              <w:sz w:val="28"/>
              <w:szCs w:val="28"/>
            </w:rPr>
            <w:delText>from it</w:delText>
          </w:r>
        </w:del>
      </w:ins>
      <w:ins w:id="9707" w:author="Daisy Watt" w:date="2026-06-22T11:43:00Z" w16du:dateUtc="2026-06-22T09:43:00Z">
        <w:del w:id="9708" w:author="Claire S" w:date="2026-07-23T12:40:00Z" w16du:dateUtc="2026-07-23T11:40:00Z">
          <w:r w:rsidR="008968F3" w:rsidDel="00851173">
            <w:rPr>
              <w:rFonts w:ascii="Cambria" w:hAnsi="Cambria"/>
              <w:sz w:val="28"/>
              <w:szCs w:val="28"/>
            </w:rPr>
            <w:delText xml:space="preserve"> andto Clara’s surprise, deher</w:delText>
          </w:r>
        </w:del>
      </w:ins>
      <w:del w:id="9709" w:author="Claire S" w:date="2026-06-03T19:33:00Z" w16du:dateUtc="2026-06-03T18:33:00Z">
        <w:r w:rsidR="00B93538" w:rsidDel="002C4612">
          <w:rPr>
            <w:rFonts w:ascii="Cambria" w:hAnsi="Cambria"/>
            <w:sz w:val="28"/>
            <w:szCs w:val="28"/>
          </w:rPr>
          <w:delText xml:space="preserve"> into Receptio</w:delText>
        </w:r>
      </w:del>
      <w:ins w:id="9710" w:author="Claire S" w:date="2026-07-23T12:41:00Z" w16du:dateUtc="2026-07-23T11:41:00Z">
        <w:r w:rsidR="00851173">
          <w:rPr>
            <w:rFonts w:ascii="Cambria" w:hAnsi="Cambria"/>
            <w:sz w:val="28"/>
            <w:szCs w:val="28"/>
          </w:rPr>
          <w:t>.</w:t>
        </w:r>
      </w:ins>
      <w:del w:id="9711" w:author="Claire S" w:date="2026-06-03T19:33:00Z" w16du:dateUtc="2026-06-03T18:33:00Z">
        <w:r w:rsidR="00B93538" w:rsidDel="002C4612">
          <w:rPr>
            <w:rFonts w:ascii="Cambria" w:hAnsi="Cambria"/>
            <w:sz w:val="28"/>
            <w:szCs w:val="28"/>
          </w:rPr>
          <w:delText>n</w:delText>
        </w:r>
      </w:del>
      <w:del w:id="9712" w:author="Claire S" w:date="2026-07-23T12:40:00Z" w16du:dateUtc="2026-07-23T11:40:00Z">
        <w:r w:rsidR="00B93538" w:rsidDel="00851173">
          <w:rPr>
            <w:rFonts w:ascii="Cambria" w:hAnsi="Cambria"/>
            <w:sz w:val="28"/>
            <w:szCs w:val="28"/>
          </w:rPr>
          <w:delText>.</w:delText>
        </w:r>
      </w:del>
    </w:p>
    <w:p w14:paraId="52872D7D" w14:textId="77777777" w:rsidR="00E05D84" w:rsidRDefault="00AA08B3" w:rsidP="00B74FBF">
      <w:pPr>
        <w:spacing w:line="360" w:lineRule="auto"/>
        <w:ind w:firstLine="720"/>
        <w:contextualSpacing/>
        <w:rPr>
          <w:ins w:id="9713" w:author="Claire S" w:date="2026-07-27T16:31:00Z" w16du:dateUtc="2026-07-27T15:31:00Z"/>
          <w:rFonts w:ascii="Cambria" w:hAnsi="Cambria"/>
          <w:sz w:val="28"/>
          <w:szCs w:val="28"/>
        </w:rPr>
      </w:pPr>
      <w:r>
        <w:rPr>
          <w:rFonts w:ascii="Cambria" w:hAnsi="Cambria"/>
          <w:sz w:val="28"/>
          <w:szCs w:val="28"/>
        </w:rPr>
        <w:t>‘</w:t>
      </w:r>
      <w:ins w:id="9714" w:author="Claire S" w:date="2026-06-05T08:34:00Z" w16du:dateUtc="2026-06-05T07:34:00Z">
        <w:r w:rsidR="00A84870">
          <w:rPr>
            <w:rFonts w:ascii="Cambria" w:hAnsi="Cambria"/>
            <w:sz w:val="28"/>
            <w:szCs w:val="28"/>
          </w:rPr>
          <w:t>God Squad?</w:t>
        </w:r>
      </w:ins>
      <w:ins w:id="9715" w:author="Claire S" w:date="2026-06-08T15:55:00Z" w16du:dateUtc="2026-06-08T14:55:00Z">
        <w:r w:rsidR="00EC33DD">
          <w:rPr>
            <w:rFonts w:ascii="Cambria" w:hAnsi="Cambria"/>
            <w:sz w:val="28"/>
            <w:szCs w:val="28"/>
          </w:rPr>
          <w:t xml:space="preserve">’ Maude pulled a face at the shrieking girl. </w:t>
        </w:r>
      </w:ins>
    </w:p>
    <w:p w14:paraId="139ADD17" w14:textId="63A5588A" w:rsidR="00E05D84" w:rsidRDefault="00E05D84" w:rsidP="00B74FBF">
      <w:pPr>
        <w:spacing w:line="360" w:lineRule="auto"/>
        <w:ind w:firstLine="720"/>
        <w:contextualSpacing/>
        <w:rPr>
          <w:ins w:id="9716" w:author="Claire S" w:date="2026-07-27T16:31:00Z" w16du:dateUtc="2026-07-27T15:31:00Z"/>
          <w:rFonts w:ascii="Cambria" w:hAnsi="Cambria"/>
          <w:sz w:val="28"/>
          <w:szCs w:val="28"/>
        </w:rPr>
      </w:pPr>
      <w:ins w:id="9717" w:author="Claire S" w:date="2026-07-27T16:31:00Z" w16du:dateUtc="2026-07-27T15:31:00Z">
        <w:r>
          <w:rPr>
            <w:rFonts w:ascii="Cambria" w:hAnsi="Cambria"/>
            <w:sz w:val="28"/>
            <w:szCs w:val="28"/>
          </w:rPr>
          <w:t>‘Don’t know. Who’s Leila Monroe?’</w:t>
        </w:r>
      </w:ins>
    </w:p>
    <w:p w14:paraId="68C0C1FE" w14:textId="184F3A26" w:rsidR="00AA08B3" w:rsidRDefault="00EC33DD" w:rsidP="00B74FBF">
      <w:pPr>
        <w:spacing w:line="360" w:lineRule="auto"/>
        <w:ind w:firstLine="720"/>
        <w:contextualSpacing/>
        <w:rPr>
          <w:rFonts w:ascii="Cambria" w:hAnsi="Cambria"/>
          <w:sz w:val="28"/>
          <w:szCs w:val="28"/>
        </w:rPr>
      </w:pPr>
      <w:ins w:id="9718" w:author="Claire S" w:date="2026-06-08T15:55:00Z" w16du:dateUtc="2026-06-08T14:55:00Z">
        <w:r>
          <w:rPr>
            <w:rFonts w:ascii="Cambria" w:hAnsi="Cambria"/>
            <w:sz w:val="28"/>
            <w:szCs w:val="28"/>
          </w:rPr>
          <w:t>‘</w:t>
        </w:r>
      </w:ins>
      <w:ins w:id="9719" w:author="Claire S" w:date="2026-07-27T16:31:00Z" w16du:dateUtc="2026-07-27T15:31:00Z">
        <w:r w:rsidR="00E05D84">
          <w:rPr>
            <w:rFonts w:ascii="Cambria" w:hAnsi="Cambria"/>
            <w:sz w:val="28"/>
            <w:szCs w:val="28"/>
          </w:rPr>
          <w:t xml:space="preserve">The </w:t>
        </w:r>
      </w:ins>
      <w:ins w:id="9720" w:author="Claire S" w:date="2026-08-04T12:05:00Z" w16du:dateUtc="2026-08-04T11:05:00Z">
        <w:r w:rsidR="00BE7A41">
          <w:rPr>
            <w:rFonts w:ascii="Cambria" w:hAnsi="Cambria"/>
            <w:sz w:val="28"/>
            <w:szCs w:val="28"/>
          </w:rPr>
          <w:t xml:space="preserve">lifestyle </w:t>
        </w:r>
      </w:ins>
      <w:ins w:id="9721" w:author="Claire S" w:date="2026-07-27T16:31:00Z" w16du:dateUtc="2026-07-27T15:31:00Z">
        <w:r w:rsidR="00E05D84">
          <w:rPr>
            <w:rFonts w:ascii="Cambria" w:hAnsi="Cambria"/>
            <w:sz w:val="28"/>
            <w:szCs w:val="28"/>
          </w:rPr>
          <w:t>influencer?  But o</w:t>
        </w:r>
      </w:ins>
      <w:del w:id="9722" w:author="Claire S" w:date="2026-06-05T08:34:00Z" w16du:dateUtc="2026-06-05T07:34:00Z">
        <w:r w:rsidR="00AA08B3" w:rsidDel="00A84870">
          <w:rPr>
            <w:rFonts w:ascii="Cambria" w:hAnsi="Cambria"/>
            <w:sz w:val="28"/>
            <w:szCs w:val="28"/>
          </w:rPr>
          <w:delText>Oh</w:delText>
        </w:r>
      </w:del>
      <w:ins w:id="9723" w:author="Claire S" w:date="2026-07-27T12:46:00Z" w16du:dateUtc="2026-07-27T11:46:00Z">
        <w:r w:rsidR="00065799">
          <w:rPr>
            <w:rFonts w:ascii="Cambria" w:hAnsi="Cambria"/>
            <w:sz w:val="28"/>
            <w:szCs w:val="28"/>
          </w:rPr>
          <w:t>h</w:t>
        </w:r>
      </w:ins>
      <w:del w:id="9724" w:author="Claire S" w:date="2026-06-05T08:34:00Z" w16du:dateUtc="2026-06-05T07:34:00Z">
        <w:r w:rsidR="00AA08B3" w:rsidDel="00A84870">
          <w:rPr>
            <w:rFonts w:ascii="Cambria" w:hAnsi="Cambria"/>
            <w:sz w:val="28"/>
            <w:szCs w:val="28"/>
          </w:rPr>
          <w:delText xml:space="preserve"> </w:delText>
        </w:r>
      </w:del>
      <w:ins w:id="9725" w:author="Claire S" w:date="2026-06-05T08:34:00Z" w16du:dateUtc="2026-06-05T07:34:00Z">
        <w:r w:rsidR="00A84870">
          <w:rPr>
            <w:rFonts w:ascii="Cambria" w:hAnsi="Cambria"/>
            <w:sz w:val="28"/>
            <w:szCs w:val="28"/>
          </w:rPr>
          <w:t xml:space="preserve"> </w:t>
        </w:r>
      </w:ins>
      <w:r w:rsidR="00CB0F2D">
        <w:rPr>
          <w:rFonts w:ascii="Cambria" w:hAnsi="Cambria"/>
          <w:sz w:val="28"/>
          <w:szCs w:val="28"/>
        </w:rPr>
        <w:t xml:space="preserve">my </w:t>
      </w:r>
      <w:del w:id="9726" w:author="Claire S" w:date="2026-06-05T08:34:00Z" w16du:dateUtc="2026-06-05T07:34:00Z">
        <w:r w:rsidR="00AA08B3" w:rsidDel="00A84870">
          <w:rPr>
            <w:rFonts w:ascii="Cambria" w:hAnsi="Cambria"/>
            <w:sz w:val="28"/>
            <w:szCs w:val="28"/>
          </w:rPr>
          <w:delText>God</w:delText>
        </w:r>
      </w:del>
      <w:ins w:id="9727" w:author="Claire S" w:date="2026-06-05T08:34:00Z" w16du:dateUtc="2026-06-05T07:34:00Z">
        <w:r w:rsidR="00A84870">
          <w:rPr>
            <w:rFonts w:ascii="Cambria" w:hAnsi="Cambria"/>
            <w:sz w:val="28"/>
            <w:szCs w:val="28"/>
          </w:rPr>
          <w:t>days</w:t>
        </w:r>
      </w:ins>
      <w:del w:id="9728" w:author="Claire S" w:date="2026-06-08T15:56:00Z" w16du:dateUtc="2026-06-08T14:56:00Z">
        <w:r w:rsidR="00180EF1" w:rsidDel="00EC33DD">
          <w:rPr>
            <w:rFonts w:ascii="Cambria" w:hAnsi="Cambria"/>
            <w:sz w:val="28"/>
            <w:szCs w:val="28"/>
          </w:rPr>
          <w:delText>!</w:delText>
        </w:r>
        <w:r w:rsidR="00AA08B3" w:rsidDel="00EC33DD">
          <w:rPr>
            <w:rFonts w:ascii="Cambria" w:hAnsi="Cambria"/>
            <w:sz w:val="28"/>
            <w:szCs w:val="28"/>
          </w:rPr>
          <w:delText xml:space="preserve">’ </w:delText>
        </w:r>
      </w:del>
      <w:del w:id="9729" w:author="Claire S" w:date="2026-06-03T19:30:00Z" w16du:dateUtc="2026-06-03T18:30:00Z">
        <w:r w:rsidR="005D6247" w:rsidDel="003B39CE">
          <w:rPr>
            <w:rFonts w:ascii="Cambria" w:hAnsi="Cambria"/>
            <w:sz w:val="28"/>
            <w:szCs w:val="28"/>
          </w:rPr>
          <w:delText>T</w:delText>
        </w:r>
        <w:r w:rsidR="00B74FBF" w:rsidDel="003B39CE">
          <w:rPr>
            <w:rFonts w:ascii="Cambria" w:hAnsi="Cambria"/>
            <w:sz w:val="28"/>
            <w:szCs w:val="28"/>
          </w:rPr>
          <w:delText>he young woman</w:delText>
        </w:r>
      </w:del>
      <w:del w:id="9730" w:author="Claire S" w:date="2026-06-08T15:55:00Z" w16du:dateUtc="2026-06-08T14:55:00Z">
        <w:r w:rsidR="00AA08B3" w:rsidDel="00EC33DD">
          <w:rPr>
            <w:rFonts w:ascii="Cambria" w:hAnsi="Cambria"/>
            <w:sz w:val="28"/>
            <w:szCs w:val="28"/>
          </w:rPr>
          <w:delText xml:space="preserve"> </w:delText>
        </w:r>
        <w:r w:rsidR="0016298D" w:rsidDel="00EC33DD">
          <w:rPr>
            <w:rFonts w:ascii="Cambria" w:hAnsi="Cambria"/>
            <w:sz w:val="28"/>
            <w:szCs w:val="28"/>
          </w:rPr>
          <w:delText>made for Clara</w:delText>
        </w:r>
      </w:del>
      <w:del w:id="9731" w:author="Claire S" w:date="2026-05-12T09:22:00Z" w16du:dateUtc="2026-05-12T08:22:00Z">
        <w:r w:rsidR="0016298D" w:rsidDel="00F85296">
          <w:rPr>
            <w:rFonts w:ascii="Cambria" w:hAnsi="Cambria"/>
            <w:sz w:val="28"/>
            <w:szCs w:val="28"/>
          </w:rPr>
          <w:delText xml:space="preserve"> and Willi</w:delText>
        </w:r>
      </w:del>
      <w:del w:id="9732" w:author="Claire S" w:date="2026-06-08T15:55:00Z" w16du:dateUtc="2026-06-08T14:55:00Z">
        <w:r w:rsidR="00E0562A" w:rsidDel="00EC33DD">
          <w:rPr>
            <w:rFonts w:ascii="Cambria" w:hAnsi="Cambria"/>
            <w:sz w:val="28"/>
            <w:szCs w:val="28"/>
          </w:rPr>
          <w:delText>, to</w:delText>
        </w:r>
      </w:del>
      <w:del w:id="9733" w:author="Claire S" w:date="2026-06-08T15:56:00Z" w16du:dateUtc="2026-06-08T14:56:00Z">
        <w:r w:rsidR="00E0562A" w:rsidDel="00EC33DD">
          <w:rPr>
            <w:rFonts w:ascii="Cambria" w:hAnsi="Cambria"/>
            <w:sz w:val="28"/>
            <w:szCs w:val="28"/>
          </w:rPr>
          <w:delText xml:space="preserve"> </w:delText>
        </w:r>
      </w:del>
      <w:del w:id="9734" w:author="Claire S" w:date="2026-05-12T09:26:00Z" w16du:dateUtc="2026-05-12T08:26:00Z">
        <w:r w:rsidR="00E0562A" w:rsidDel="00D30AA7">
          <w:rPr>
            <w:rFonts w:ascii="Cambria" w:hAnsi="Cambria"/>
            <w:sz w:val="28"/>
            <w:szCs w:val="28"/>
          </w:rPr>
          <w:delText xml:space="preserve">Clara’s </w:delText>
        </w:r>
      </w:del>
      <w:del w:id="9735" w:author="Claire S" w:date="2026-06-08T15:55:00Z" w16du:dateUtc="2026-06-08T14:55:00Z">
        <w:r w:rsidR="00E0562A" w:rsidDel="00EC33DD">
          <w:rPr>
            <w:rFonts w:ascii="Cambria" w:hAnsi="Cambria"/>
            <w:sz w:val="28"/>
            <w:szCs w:val="28"/>
          </w:rPr>
          <w:delText>great surprise</w:delText>
        </w:r>
      </w:del>
      <w:del w:id="9736" w:author="Claire S" w:date="2026-06-08T15:56:00Z" w16du:dateUtc="2026-06-08T14:56:00Z">
        <w:r w:rsidR="00E0562A" w:rsidDel="00EC33DD">
          <w:rPr>
            <w:rFonts w:ascii="Cambria" w:hAnsi="Cambria"/>
            <w:sz w:val="28"/>
            <w:szCs w:val="28"/>
          </w:rPr>
          <w:delText>.</w:delText>
        </w:r>
        <w:r w:rsidR="00AA08B3" w:rsidDel="00EC33DD">
          <w:rPr>
            <w:rFonts w:ascii="Cambria" w:hAnsi="Cambria"/>
            <w:sz w:val="28"/>
            <w:szCs w:val="28"/>
          </w:rPr>
          <w:delText xml:space="preserve"> ‘</w:delText>
        </w:r>
      </w:del>
      <w:ins w:id="9737" w:author="Claire S" w:date="2026-06-08T15:56:00Z" w16du:dateUtc="2026-06-08T14:56:00Z">
        <w:r>
          <w:rPr>
            <w:rFonts w:ascii="Cambria" w:hAnsi="Cambria"/>
            <w:sz w:val="28"/>
            <w:szCs w:val="28"/>
          </w:rPr>
          <w:t xml:space="preserve">, </w:t>
        </w:r>
      </w:ins>
      <w:ins w:id="9738" w:author="Claire S" w:date="2026-07-27T12:46:00Z" w16du:dateUtc="2026-07-27T11:46:00Z">
        <w:r w:rsidR="00065799">
          <w:rPr>
            <w:rFonts w:ascii="Cambria" w:hAnsi="Cambria"/>
            <w:sz w:val="28"/>
            <w:szCs w:val="28"/>
          </w:rPr>
          <w:t>you’ll never gu</w:t>
        </w:r>
      </w:ins>
      <w:ins w:id="9739" w:author="Claire S" w:date="2026-07-27T12:47:00Z" w16du:dateUtc="2026-07-27T11:47:00Z">
        <w:r w:rsidR="00065799">
          <w:rPr>
            <w:rFonts w:ascii="Cambria" w:hAnsi="Cambria"/>
            <w:sz w:val="28"/>
            <w:szCs w:val="28"/>
          </w:rPr>
          <w:t xml:space="preserve">ess - </w:t>
        </w:r>
      </w:ins>
      <w:r w:rsidR="00CD09E9">
        <w:rPr>
          <w:rFonts w:ascii="Cambria" w:hAnsi="Cambria"/>
          <w:sz w:val="28"/>
          <w:szCs w:val="28"/>
        </w:rPr>
        <w:t>R</w:t>
      </w:r>
      <w:r w:rsidR="000865BA">
        <w:rPr>
          <w:rFonts w:ascii="Cambria" w:hAnsi="Cambria"/>
          <w:sz w:val="28"/>
          <w:szCs w:val="28"/>
        </w:rPr>
        <w:t>uth</w:t>
      </w:r>
      <w:r w:rsidR="00CD09E9">
        <w:rPr>
          <w:rFonts w:ascii="Cambria" w:hAnsi="Cambria"/>
          <w:sz w:val="28"/>
          <w:szCs w:val="28"/>
        </w:rPr>
        <w:t>’</w:t>
      </w:r>
      <w:r w:rsidR="000865BA">
        <w:rPr>
          <w:rFonts w:ascii="Cambria" w:hAnsi="Cambria"/>
          <w:sz w:val="28"/>
          <w:szCs w:val="28"/>
        </w:rPr>
        <w:t>s</w:t>
      </w:r>
      <w:r w:rsidR="00AA08B3">
        <w:rPr>
          <w:rFonts w:ascii="Cambria" w:hAnsi="Cambria"/>
          <w:sz w:val="28"/>
          <w:szCs w:val="28"/>
        </w:rPr>
        <w:t xml:space="preserve"> just had the police on the phone </w:t>
      </w:r>
      <w:del w:id="9740" w:author="Claire S" w:date="2026-07-27T12:47:00Z" w16du:dateUtc="2026-07-27T11:47:00Z">
        <w:r w:rsidR="00AA08B3" w:rsidRPr="00065799" w:rsidDel="00065799">
          <w:rPr>
            <w:rFonts w:ascii="Cambria" w:hAnsi="Cambria"/>
            <w:i/>
            <w:iCs/>
            <w:sz w:val="28"/>
            <w:szCs w:val="28"/>
            <w:rPrChange w:id="9741" w:author="Claire S" w:date="2026-07-27T12:47:00Z" w16du:dateUtc="2026-07-27T11:47:00Z">
              <w:rPr>
                <w:rFonts w:ascii="Cambria" w:hAnsi="Cambria"/>
                <w:sz w:val="28"/>
                <w:szCs w:val="28"/>
              </w:rPr>
            </w:rPrChange>
          </w:rPr>
          <w:delText>again</w:delText>
        </w:r>
      </w:del>
      <w:ins w:id="9742" w:author="Claire S" w:date="2026-07-27T12:47:00Z" w16du:dateUtc="2026-07-27T11:47:00Z">
        <w:r w:rsidR="00065799" w:rsidRPr="00065799">
          <w:rPr>
            <w:rFonts w:ascii="Cambria" w:hAnsi="Cambria"/>
            <w:i/>
            <w:iCs/>
            <w:sz w:val="28"/>
            <w:szCs w:val="28"/>
            <w:rPrChange w:id="9743" w:author="Claire S" w:date="2026-07-27T12:47:00Z" w16du:dateUtc="2026-07-27T11:47:00Z">
              <w:rPr>
                <w:rFonts w:ascii="Cambria" w:hAnsi="Cambria"/>
                <w:sz w:val="28"/>
                <w:szCs w:val="28"/>
              </w:rPr>
            </w:rPrChange>
          </w:rPr>
          <w:t>again</w:t>
        </w:r>
      </w:ins>
      <w:del w:id="9744" w:author="Daisy Watt" w:date="2026-06-22T11:43:00Z" w16du:dateUtc="2026-06-22T09:43:00Z">
        <w:r w:rsidR="00AA08B3">
          <w:rPr>
            <w:rFonts w:ascii="Cambria" w:hAnsi="Cambria"/>
            <w:sz w:val="28"/>
            <w:szCs w:val="28"/>
          </w:rPr>
          <w:delText>,</w:delText>
        </w:r>
      </w:del>
      <w:ins w:id="9745" w:author="Daisy Watt" w:date="2026-06-22T11:43:00Z" w16du:dateUtc="2026-06-22T09:43:00Z">
        <w:r w:rsidR="00B50FF1">
          <w:rPr>
            <w:rFonts w:ascii="Cambria" w:hAnsi="Cambria"/>
            <w:sz w:val="28"/>
            <w:szCs w:val="28"/>
          </w:rPr>
          <w:t>.</w:t>
        </w:r>
      </w:ins>
      <w:del w:id="9746" w:author="Claire S" w:date="2026-07-27T15:55:00Z" w16du:dateUtc="2026-07-27T14:55:00Z">
        <w:r w:rsidR="00AA08B3" w:rsidDel="00C918EE">
          <w:rPr>
            <w:rFonts w:ascii="Cambria" w:hAnsi="Cambria"/>
            <w:sz w:val="28"/>
            <w:szCs w:val="28"/>
          </w:rPr>
          <w:delText>’</w:delText>
        </w:r>
      </w:del>
      <w:r w:rsidR="00AA08B3">
        <w:rPr>
          <w:rFonts w:ascii="Cambria" w:hAnsi="Cambria"/>
          <w:sz w:val="28"/>
          <w:szCs w:val="28"/>
        </w:rPr>
        <w:t xml:space="preserve"> </w:t>
      </w:r>
      <w:ins w:id="9747" w:author="Daisy Watt" w:date="2026-06-22T12:16:00Z" w16du:dateUtc="2026-06-22T10:16:00Z">
        <w:del w:id="9748" w:author="Claire S" w:date="2026-07-27T15:54:00Z" w16du:dateUtc="2026-07-27T14:54:00Z">
          <w:r w:rsidR="00850F35" w:rsidDel="003A0665">
            <w:rPr>
              <w:rFonts w:ascii="Cambria" w:hAnsi="Cambria"/>
              <w:sz w:val="28"/>
              <w:szCs w:val="28"/>
            </w:rPr>
            <w:delText xml:space="preserve">The </w:delText>
          </w:r>
        </w:del>
        <w:del w:id="9749" w:author="Claire S" w:date="2026-07-23T12:41:00Z" w16du:dateUtc="2026-07-23T11:41:00Z">
          <w:r w:rsidR="00850F35" w:rsidDel="00EC0858">
            <w:rPr>
              <w:rFonts w:ascii="Cambria" w:hAnsi="Cambria"/>
              <w:sz w:val="28"/>
              <w:szCs w:val="28"/>
            </w:rPr>
            <w:delText>thrill</w:delText>
          </w:r>
        </w:del>
        <w:del w:id="9750" w:author="Claire S" w:date="2026-07-27T15:54:00Z" w16du:dateUtc="2026-07-27T14:54:00Z">
          <w:r w:rsidR="00850F35" w:rsidDel="003A0665">
            <w:rPr>
              <w:rFonts w:ascii="Cambria" w:hAnsi="Cambria"/>
              <w:sz w:val="28"/>
              <w:szCs w:val="28"/>
            </w:rPr>
            <w:delText xml:space="preserve"> in</w:delText>
          </w:r>
          <w:r w:rsidR="00AA08B3" w:rsidDel="003A0665">
            <w:rPr>
              <w:rFonts w:ascii="Cambria" w:hAnsi="Cambria"/>
              <w:sz w:val="28"/>
              <w:szCs w:val="28"/>
            </w:rPr>
            <w:delText xml:space="preserve"> </w:delText>
          </w:r>
        </w:del>
      </w:ins>
      <w:del w:id="9751" w:author="Claire S" w:date="2026-06-08T15:56:00Z" w16du:dateUtc="2026-06-08T14:56:00Z">
        <w:r w:rsidR="00E0562A" w:rsidDel="00EC33DD">
          <w:rPr>
            <w:rFonts w:ascii="Cambria" w:hAnsi="Cambria"/>
            <w:sz w:val="28"/>
            <w:szCs w:val="28"/>
          </w:rPr>
          <w:delText xml:space="preserve">the </w:delText>
        </w:r>
      </w:del>
      <w:del w:id="9752" w:author="Claire S" w:date="2026-07-27T15:54:00Z" w16du:dateUtc="2026-07-27T14:54:00Z">
        <w:r w:rsidR="00AA08B3" w:rsidDel="003A0665">
          <w:rPr>
            <w:rFonts w:ascii="Cambria" w:hAnsi="Cambria"/>
            <w:sz w:val="28"/>
            <w:szCs w:val="28"/>
          </w:rPr>
          <w:delText>thrilled horror</w:delText>
        </w:r>
      </w:del>
      <w:ins w:id="9753" w:author="Daisy Watt" w:date="2026-06-22T11:43:00Z" w16du:dateUtc="2026-06-22T09:43:00Z">
        <w:del w:id="9754" w:author="Claire S" w:date="2026-07-27T15:54:00Z" w16du:dateUtc="2026-07-27T14:54:00Z">
          <w:r w:rsidR="00CE304B" w:rsidDel="003A0665">
            <w:rPr>
              <w:rFonts w:ascii="Cambria" w:hAnsi="Cambria"/>
              <w:sz w:val="28"/>
              <w:szCs w:val="28"/>
            </w:rPr>
            <w:delText>tone</w:delText>
          </w:r>
        </w:del>
      </w:ins>
      <w:del w:id="9755" w:author="Claire S" w:date="2026-07-27T15:54:00Z" w16du:dateUtc="2026-07-27T14:54:00Z">
        <w:r w:rsidR="00AA08B3" w:rsidDel="003A0665">
          <w:rPr>
            <w:rFonts w:ascii="Cambria" w:hAnsi="Cambria"/>
            <w:sz w:val="28"/>
            <w:szCs w:val="28"/>
          </w:rPr>
          <w:delText xml:space="preserve"> </w:delText>
        </w:r>
      </w:del>
      <w:del w:id="9756" w:author="Claire S" w:date="2026-06-08T15:56:00Z" w16du:dateUtc="2026-06-08T14:56:00Z">
        <w:r w:rsidR="00E0562A" w:rsidDel="00EC33DD">
          <w:rPr>
            <w:rFonts w:ascii="Cambria" w:hAnsi="Cambria"/>
            <w:sz w:val="28"/>
            <w:szCs w:val="28"/>
          </w:rPr>
          <w:delText>on Maude’s face</w:delText>
        </w:r>
      </w:del>
      <w:del w:id="9757" w:author="Claire S" w:date="2026-05-12T09:22:00Z" w16du:dateUtc="2026-05-12T08:22:00Z">
        <w:r w:rsidR="00E0562A" w:rsidDel="00F85296">
          <w:rPr>
            <w:rFonts w:ascii="Cambria" w:hAnsi="Cambria"/>
            <w:sz w:val="28"/>
            <w:szCs w:val="28"/>
          </w:rPr>
          <w:delText xml:space="preserve"> resembled Willi’s</w:delText>
        </w:r>
        <w:r w:rsidR="00B74FBF" w:rsidDel="00F85296">
          <w:rPr>
            <w:rFonts w:ascii="Cambria" w:hAnsi="Cambria"/>
            <w:sz w:val="28"/>
            <w:szCs w:val="28"/>
          </w:rPr>
          <w:delText xml:space="preserve"> just now</w:delText>
        </w:r>
      </w:del>
      <w:del w:id="9758" w:author="Claire S" w:date="2026-07-27T15:54:00Z" w16du:dateUtc="2026-07-27T14:54:00Z">
        <w:r w:rsidR="00AA08B3" w:rsidDel="003A0665">
          <w:rPr>
            <w:rFonts w:ascii="Cambria" w:hAnsi="Cambria"/>
            <w:sz w:val="28"/>
            <w:szCs w:val="28"/>
          </w:rPr>
          <w:delText xml:space="preserve">. </w:delText>
        </w:r>
      </w:del>
      <w:del w:id="9759" w:author="Claire S" w:date="2026-07-27T15:55:00Z" w16du:dateUtc="2026-07-27T14:55:00Z">
        <w:r w:rsidR="00CB0F2D" w:rsidDel="003A0665">
          <w:rPr>
            <w:rFonts w:ascii="Cambria" w:hAnsi="Cambria"/>
            <w:sz w:val="28"/>
            <w:szCs w:val="28"/>
          </w:rPr>
          <w:delText>‘</w:delText>
        </w:r>
      </w:del>
      <w:r w:rsidR="00CB0F2D">
        <w:rPr>
          <w:rFonts w:ascii="Cambria" w:hAnsi="Cambria"/>
          <w:sz w:val="28"/>
          <w:szCs w:val="28"/>
        </w:rPr>
        <w:t>This is</w:t>
      </w:r>
      <w:r w:rsidR="00521F37">
        <w:rPr>
          <w:rFonts w:ascii="Cambria" w:hAnsi="Cambria"/>
          <w:sz w:val="28"/>
          <w:szCs w:val="28"/>
        </w:rPr>
        <w:t xml:space="preserve"> </w:t>
      </w:r>
      <w:r w:rsidR="00CB0F2D">
        <w:rPr>
          <w:rFonts w:ascii="Cambria" w:hAnsi="Cambria"/>
          <w:sz w:val="28"/>
          <w:szCs w:val="28"/>
        </w:rPr>
        <w:t>getting out of hand</w:t>
      </w:r>
      <w:r w:rsidR="005D6247">
        <w:rPr>
          <w:rFonts w:ascii="Cambria" w:hAnsi="Cambria"/>
          <w:sz w:val="28"/>
          <w:szCs w:val="28"/>
        </w:rPr>
        <w:t>.</w:t>
      </w:r>
      <w:r w:rsidR="00CB0F2D">
        <w:rPr>
          <w:rFonts w:ascii="Cambria" w:hAnsi="Cambria"/>
          <w:sz w:val="28"/>
          <w:szCs w:val="28"/>
        </w:rPr>
        <w:t>’</w:t>
      </w:r>
    </w:p>
    <w:p w14:paraId="45DF17E5" w14:textId="3B633FDF" w:rsidR="00AA08B3" w:rsidRDefault="003A0665" w:rsidP="00AA08B3">
      <w:pPr>
        <w:spacing w:line="360" w:lineRule="auto"/>
        <w:ind w:firstLine="720"/>
        <w:contextualSpacing/>
        <w:rPr>
          <w:rFonts w:ascii="Cambria" w:hAnsi="Cambria"/>
          <w:sz w:val="28"/>
          <w:szCs w:val="28"/>
        </w:rPr>
      </w:pPr>
      <w:ins w:id="9760" w:author="Claire S" w:date="2026-07-27T15:55:00Z" w16du:dateUtc="2026-07-27T14:55:00Z">
        <w:r>
          <w:rPr>
            <w:rFonts w:ascii="Cambria" w:hAnsi="Cambria"/>
            <w:sz w:val="28"/>
            <w:szCs w:val="28"/>
          </w:rPr>
          <w:t xml:space="preserve">The excitement in Maude’s tone took Clara aback. </w:t>
        </w:r>
      </w:ins>
      <w:r w:rsidR="00AA08B3">
        <w:rPr>
          <w:rFonts w:ascii="Cambria" w:hAnsi="Cambria"/>
          <w:sz w:val="28"/>
          <w:szCs w:val="28"/>
        </w:rPr>
        <w:t>‘</w:t>
      </w:r>
      <w:r w:rsidR="0045589C">
        <w:rPr>
          <w:rFonts w:ascii="Cambria" w:hAnsi="Cambria"/>
          <w:sz w:val="28"/>
          <w:szCs w:val="28"/>
        </w:rPr>
        <w:t>W</w:t>
      </w:r>
      <w:r w:rsidR="00AA08B3">
        <w:rPr>
          <w:rFonts w:ascii="Cambria" w:hAnsi="Cambria"/>
          <w:sz w:val="28"/>
          <w:szCs w:val="28"/>
        </w:rPr>
        <w:t>hat’s happened</w:t>
      </w:r>
      <w:del w:id="9761" w:author="Claire S" w:date="2026-05-12T09:22:00Z" w16du:dateUtc="2026-05-12T08:22:00Z">
        <w:r w:rsidR="00B74FBF" w:rsidDel="00F85296">
          <w:rPr>
            <w:rFonts w:ascii="Cambria" w:hAnsi="Cambria"/>
            <w:sz w:val="28"/>
            <w:szCs w:val="28"/>
          </w:rPr>
          <w:delText>, my dear</w:delText>
        </w:r>
      </w:del>
      <w:r w:rsidR="00AA08B3">
        <w:rPr>
          <w:rFonts w:ascii="Cambria" w:hAnsi="Cambria"/>
          <w:sz w:val="28"/>
          <w:szCs w:val="28"/>
        </w:rPr>
        <w:t xml:space="preserve">?’ </w:t>
      </w:r>
      <w:del w:id="9762" w:author="Claire S" w:date="2026-05-12T09:23:00Z" w16du:dateUtc="2026-05-12T08:23:00Z">
        <w:r w:rsidR="00C2603A" w:rsidDel="00F85296">
          <w:rPr>
            <w:rFonts w:ascii="Cambria" w:hAnsi="Cambria"/>
            <w:sz w:val="28"/>
            <w:szCs w:val="28"/>
          </w:rPr>
          <w:delText>breathed Willi.</w:delText>
        </w:r>
      </w:del>
    </w:p>
    <w:p w14:paraId="1AA4983E" w14:textId="0ED6E3CF" w:rsidR="00AA08B3" w:rsidRDefault="00AA08B3" w:rsidP="00AA08B3">
      <w:pPr>
        <w:spacing w:line="360" w:lineRule="auto"/>
        <w:ind w:firstLine="720"/>
        <w:contextualSpacing/>
        <w:rPr>
          <w:rFonts w:ascii="Cambria" w:hAnsi="Cambria"/>
          <w:sz w:val="28"/>
          <w:szCs w:val="28"/>
        </w:rPr>
      </w:pPr>
      <w:r>
        <w:rPr>
          <w:rFonts w:ascii="Cambria" w:hAnsi="Cambria"/>
          <w:sz w:val="28"/>
          <w:szCs w:val="28"/>
        </w:rPr>
        <w:t>‘Don’t tell anyone</w:t>
      </w:r>
      <w:ins w:id="9763" w:author="Daisy Watt" w:date="2026-06-22T11:43:00Z" w16du:dateUtc="2026-06-22T09:43:00Z">
        <w:r w:rsidR="00F02CA4">
          <w:rPr>
            <w:rFonts w:ascii="Cambria" w:hAnsi="Cambria"/>
            <w:sz w:val="28"/>
            <w:szCs w:val="28"/>
          </w:rPr>
          <w:t>,</w:t>
        </w:r>
      </w:ins>
      <w:r>
        <w:rPr>
          <w:rFonts w:ascii="Cambria" w:hAnsi="Cambria"/>
          <w:sz w:val="28"/>
          <w:szCs w:val="28"/>
        </w:rPr>
        <w:t xml:space="preserve"> bu</w:t>
      </w:r>
      <w:ins w:id="9764" w:author="Daisy Watt" w:date="2026-06-22T11:43:00Z" w16du:dateUtc="2026-06-22T09:43:00Z">
        <w:r>
          <w:rPr>
            <w:rFonts w:ascii="Cambria" w:hAnsi="Cambria"/>
            <w:sz w:val="28"/>
            <w:szCs w:val="28"/>
          </w:rPr>
          <w:t>t</w:t>
        </w:r>
        <w:r w:rsidR="00F02CA4">
          <w:rPr>
            <w:rFonts w:ascii="Cambria" w:hAnsi="Cambria"/>
            <w:sz w:val="28"/>
            <w:szCs w:val="28"/>
          </w:rPr>
          <w:t>…’</w:t>
        </w:r>
      </w:ins>
      <w:del w:id="9765" w:author="Daisy Watt" w:date="2026-06-22T11:43:00Z" w16du:dateUtc="2026-06-22T09:43:00Z">
        <w:r w:rsidDel="00F02CA4">
          <w:rPr>
            <w:rFonts w:ascii="Cambria" w:hAnsi="Cambria"/>
            <w:sz w:val="28"/>
            <w:szCs w:val="28"/>
          </w:rPr>
          <w:delText>t</w:delText>
        </w:r>
        <w:r>
          <w:rPr>
            <w:rFonts w:ascii="Cambria" w:hAnsi="Cambria"/>
            <w:sz w:val="28"/>
            <w:szCs w:val="28"/>
          </w:rPr>
          <w:delText xml:space="preserve"> -’</w:delText>
        </w:r>
      </w:del>
      <w:r>
        <w:rPr>
          <w:rFonts w:ascii="Cambria" w:hAnsi="Cambria"/>
          <w:sz w:val="28"/>
          <w:szCs w:val="28"/>
        </w:rPr>
        <w:t xml:space="preserve"> Maud</w:t>
      </w:r>
      <w:r w:rsidR="004F0030">
        <w:rPr>
          <w:rFonts w:ascii="Cambria" w:hAnsi="Cambria"/>
          <w:sz w:val="28"/>
          <w:szCs w:val="28"/>
        </w:rPr>
        <w:t>e</w:t>
      </w:r>
      <w:r>
        <w:rPr>
          <w:rFonts w:ascii="Cambria" w:hAnsi="Cambria"/>
          <w:sz w:val="28"/>
          <w:szCs w:val="28"/>
        </w:rPr>
        <w:t xml:space="preserve"> lowered her voice. ‘Do you remember that Dex bought </w:t>
      </w:r>
      <w:commentRangeStart w:id="9766"/>
      <w:commentRangeStart w:id="9767"/>
      <w:del w:id="9768" w:author="Claire S" w:date="2026-05-12T09:23:00Z" w16du:dateUtc="2026-05-12T08:23:00Z">
        <w:r w:rsidDel="00A87E40">
          <w:rPr>
            <w:rFonts w:ascii="Cambria" w:hAnsi="Cambria"/>
            <w:sz w:val="28"/>
            <w:szCs w:val="28"/>
          </w:rPr>
          <w:delText>all his staff</w:delText>
        </w:r>
      </w:del>
      <w:ins w:id="9769" w:author="Claire S" w:date="2026-05-12T09:23:00Z" w16du:dateUtc="2026-05-12T08:23:00Z">
        <w:r w:rsidR="00A87E40">
          <w:rPr>
            <w:rFonts w:ascii="Cambria" w:hAnsi="Cambria"/>
            <w:sz w:val="28"/>
            <w:szCs w:val="28"/>
          </w:rPr>
          <w:t>his team</w:t>
        </w:r>
      </w:ins>
      <w:r>
        <w:rPr>
          <w:rFonts w:ascii="Cambria" w:hAnsi="Cambria"/>
          <w:sz w:val="28"/>
          <w:szCs w:val="28"/>
        </w:rPr>
        <w:t xml:space="preserve"> </w:t>
      </w:r>
      <w:commentRangeEnd w:id="9766"/>
      <w:r w:rsidR="00ED642D">
        <w:rPr>
          <w:rStyle w:val="CommentReference"/>
          <w:rFonts w:ascii="Cambria" w:hAnsi="Cambria"/>
          <w:sz w:val="28"/>
          <w:szCs w:val="28"/>
        </w:rPr>
        <w:commentReference w:id="9766"/>
      </w:r>
      <w:commentRangeEnd w:id="9767"/>
      <w:r w:rsidR="00A87E40">
        <w:rPr>
          <w:rStyle w:val="CommentReference"/>
          <w:rFonts w:ascii="Cambria" w:hAnsi="Cambria"/>
          <w:sz w:val="28"/>
          <w:szCs w:val="28"/>
        </w:rPr>
        <w:commentReference w:id="9767"/>
      </w:r>
      <w:r>
        <w:rPr>
          <w:rFonts w:ascii="Cambria" w:hAnsi="Cambria"/>
          <w:sz w:val="28"/>
          <w:szCs w:val="28"/>
        </w:rPr>
        <w:t>handprinted</w:t>
      </w:r>
      <w:ins w:id="9770" w:author="Daisy Watt" w:date="2026-06-22T11:44:00Z" w16du:dateUtc="2026-06-22T09:44:00Z">
        <w:r w:rsidR="00A55D7E">
          <w:rPr>
            <w:rFonts w:ascii="Cambria" w:hAnsi="Cambria"/>
            <w:sz w:val="28"/>
            <w:szCs w:val="28"/>
          </w:rPr>
          <w:t xml:space="preserve">, </w:t>
        </w:r>
      </w:ins>
      <w:del w:id="9771" w:author="Daisy Watt" w:date="2026-06-22T11:44:00Z" w16du:dateUtc="2026-06-22T09:44:00Z">
        <w:r>
          <w:rPr>
            <w:rFonts w:ascii="Cambria" w:hAnsi="Cambria"/>
            <w:sz w:val="28"/>
            <w:szCs w:val="28"/>
          </w:rPr>
          <w:delText xml:space="preserve"> </w:delText>
        </w:r>
      </w:del>
      <w:r>
        <w:rPr>
          <w:rFonts w:ascii="Cambria" w:hAnsi="Cambria"/>
          <w:sz w:val="28"/>
          <w:szCs w:val="28"/>
        </w:rPr>
        <w:t xml:space="preserve">Liberty print scarves last Christmas?  With everyone’s </w:t>
      </w:r>
      <w:r w:rsidR="00A3377A">
        <w:rPr>
          <w:rFonts w:ascii="Cambria" w:hAnsi="Cambria"/>
          <w:sz w:val="28"/>
          <w:szCs w:val="28"/>
        </w:rPr>
        <w:t xml:space="preserve">individual </w:t>
      </w:r>
      <w:r>
        <w:rPr>
          <w:rFonts w:ascii="Cambria" w:hAnsi="Cambria"/>
          <w:sz w:val="28"/>
          <w:szCs w:val="28"/>
        </w:rPr>
        <w:t xml:space="preserve">initials </w:t>
      </w:r>
      <w:r w:rsidR="00521F37">
        <w:rPr>
          <w:rFonts w:ascii="Cambria" w:hAnsi="Cambria"/>
          <w:sz w:val="28"/>
          <w:szCs w:val="28"/>
        </w:rPr>
        <w:t>on?</w:t>
      </w:r>
      <w:r w:rsidR="0016298D">
        <w:rPr>
          <w:rFonts w:ascii="Cambria" w:hAnsi="Cambria"/>
          <w:sz w:val="28"/>
          <w:szCs w:val="28"/>
        </w:rPr>
        <w:t>’ She made a sad face. ‘</w:t>
      </w:r>
      <w:r w:rsidR="00521F37">
        <w:rPr>
          <w:rFonts w:ascii="Cambria" w:hAnsi="Cambria"/>
          <w:sz w:val="28"/>
          <w:szCs w:val="28"/>
        </w:rPr>
        <w:t>He had them hand-</w:t>
      </w:r>
      <w:r>
        <w:rPr>
          <w:rFonts w:ascii="Cambria" w:hAnsi="Cambria"/>
          <w:sz w:val="28"/>
          <w:szCs w:val="28"/>
        </w:rPr>
        <w:t>stitched in gold on the corner</w:t>
      </w:r>
      <w:r w:rsidR="00521F37">
        <w:rPr>
          <w:rFonts w:ascii="Cambria" w:hAnsi="Cambria"/>
          <w:sz w:val="28"/>
          <w:szCs w:val="28"/>
        </w:rPr>
        <w:t>s.</w:t>
      </w:r>
      <w:r>
        <w:rPr>
          <w:rFonts w:ascii="Cambria" w:hAnsi="Cambria"/>
          <w:sz w:val="28"/>
          <w:szCs w:val="28"/>
        </w:rPr>
        <w:t>’</w:t>
      </w:r>
    </w:p>
    <w:p w14:paraId="37713327" w14:textId="49B4DB6A" w:rsidR="00AA08B3" w:rsidDel="00A87E40" w:rsidRDefault="00AA08B3" w:rsidP="00AA08B3">
      <w:pPr>
        <w:spacing w:line="360" w:lineRule="auto"/>
        <w:ind w:firstLine="720"/>
        <w:contextualSpacing/>
        <w:rPr>
          <w:del w:id="9772" w:author="Claire S" w:date="2026-05-12T09:23:00Z" w16du:dateUtc="2026-05-12T08:23:00Z"/>
          <w:rFonts w:ascii="Cambria" w:hAnsi="Cambria"/>
          <w:sz w:val="28"/>
          <w:szCs w:val="28"/>
        </w:rPr>
      </w:pPr>
      <w:del w:id="9773" w:author="Claire S" w:date="2026-05-12T09:23:00Z" w16du:dateUtc="2026-05-12T08:23:00Z">
        <w:r w:rsidDel="00A87E40">
          <w:rPr>
            <w:rFonts w:ascii="Cambria" w:hAnsi="Cambria"/>
            <w:sz w:val="28"/>
            <w:szCs w:val="28"/>
          </w:rPr>
          <w:delText xml:space="preserve">‘Oh yes,’ Willi </w:delText>
        </w:r>
        <w:r w:rsidR="00CB0F2D" w:rsidDel="00A87E40">
          <w:rPr>
            <w:rFonts w:ascii="Cambria" w:hAnsi="Cambria"/>
            <w:sz w:val="28"/>
            <w:szCs w:val="28"/>
          </w:rPr>
          <w:delText>sigh</w:delText>
        </w:r>
        <w:r w:rsidDel="00A87E40">
          <w:rPr>
            <w:rFonts w:ascii="Cambria" w:hAnsi="Cambria"/>
            <w:sz w:val="28"/>
            <w:szCs w:val="28"/>
          </w:rPr>
          <w:delText>ed</w:delText>
        </w:r>
        <w:r w:rsidR="00CB0F2D" w:rsidDel="00A87E40">
          <w:rPr>
            <w:rFonts w:ascii="Cambria" w:hAnsi="Cambria"/>
            <w:sz w:val="28"/>
            <w:szCs w:val="28"/>
          </w:rPr>
          <w:delText xml:space="preserve"> breathily</w:delText>
        </w:r>
        <w:r w:rsidDel="00A87E40">
          <w:rPr>
            <w:rFonts w:ascii="Cambria" w:hAnsi="Cambria"/>
            <w:sz w:val="28"/>
            <w:szCs w:val="28"/>
          </w:rPr>
          <w:delText>. ‘</w:delText>
        </w:r>
        <w:r w:rsidR="00521F37" w:rsidDel="00A87E40">
          <w:rPr>
            <w:rFonts w:ascii="Cambria" w:hAnsi="Cambria"/>
            <w:sz w:val="28"/>
            <w:szCs w:val="28"/>
          </w:rPr>
          <w:delText>I’ll</w:delText>
        </w:r>
        <w:r w:rsidDel="00A87E40">
          <w:rPr>
            <w:rFonts w:ascii="Cambria" w:hAnsi="Cambria"/>
            <w:sz w:val="28"/>
            <w:szCs w:val="28"/>
          </w:rPr>
          <w:delText xml:space="preserve"> treasure </w:delText>
        </w:r>
        <w:r w:rsidR="00F908C3" w:rsidDel="00A87E40">
          <w:rPr>
            <w:rFonts w:ascii="Cambria" w:hAnsi="Cambria"/>
            <w:sz w:val="28"/>
            <w:szCs w:val="28"/>
          </w:rPr>
          <w:delText>mine</w:delText>
        </w:r>
        <w:r w:rsidR="00CB0F2D" w:rsidDel="00A87E40">
          <w:rPr>
            <w:rFonts w:ascii="Cambria" w:hAnsi="Cambria"/>
            <w:sz w:val="28"/>
            <w:szCs w:val="28"/>
          </w:rPr>
          <w:delText xml:space="preserve"> even more</w:delText>
        </w:r>
        <w:r w:rsidR="00033833" w:rsidDel="00A87E40">
          <w:rPr>
            <w:rFonts w:ascii="Cambria" w:hAnsi="Cambria"/>
            <w:sz w:val="28"/>
            <w:szCs w:val="28"/>
          </w:rPr>
          <w:delText>,</w:delText>
        </w:r>
        <w:r w:rsidR="00CB0F2D" w:rsidDel="00A87E40">
          <w:rPr>
            <w:rFonts w:ascii="Cambria" w:hAnsi="Cambria"/>
            <w:sz w:val="28"/>
            <w:szCs w:val="28"/>
          </w:rPr>
          <w:delText xml:space="preserve"> since poor Dex -</w:delText>
        </w:r>
        <w:r w:rsidDel="00A87E40">
          <w:rPr>
            <w:rFonts w:ascii="Cambria" w:hAnsi="Cambria"/>
            <w:sz w:val="28"/>
            <w:szCs w:val="28"/>
          </w:rPr>
          <w:delText>’</w:delText>
        </w:r>
        <w:r w:rsidR="00CB0F2D" w:rsidDel="00A87E40">
          <w:rPr>
            <w:rFonts w:ascii="Cambria" w:hAnsi="Cambria"/>
            <w:sz w:val="28"/>
            <w:szCs w:val="28"/>
          </w:rPr>
          <w:delText xml:space="preserve"> he stopped mid-sentence</w:delText>
        </w:r>
        <w:r w:rsidR="00DA43ED" w:rsidDel="00A87E40">
          <w:rPr>
            <w:rFonts w:ascii="Cambria" w:hAnsi="Cambria"/>
            <w:sz w:val="28"/>
            <w:szCs w:val="28"/>
          </w:rPr>
          <w:delText>, a catch in his throat that s</w:delText>
        </w:r>
        <w:r w:rsidR="00DC37F8" w:rsidDel="00A87E40">
          <w:rPr>
            <w:rFonts w:ascii="Cambria" w:hAnsi="Cambria"/>
            <w:sz w:val="28"/>
            <w:szCs w:val="28"/>
          </w:rPr>
          <w:delText>eem</w:delText>
        </w:r>
        <w:r w:rsidR="00DA43ED" w:rsidDel="00A87E40">
          <w:rPr>
            <w:rFonts w:ascii="Cambria" w:hAnsi="Cambria"/>
            <w:sz w:val="28"/>
            <w:szCs w:val="28"/>
          </w:rPr>
          <w:delText xml:space="preserve">ed </w:delText>
        </w:r>
        <w:r w:rsidR="00B74FBF" w:rsidDel="00A87E40">
          <w:rPr>
            <w:rFonts w:ascii="Cambria" w:hAnsi="Cambria"/>
            <w:sz w:val="28"/>
            <w:szCs w:val="28"/>
          </w:rPr>
          <w:delText xml:space="preserve">almost </w:delText>
        </w:r>
        <w:r w:rsidR="00DA43ED" w:rsidDel="00A87E40">
          <w:rPr>
            <w:rFonts w:ascii="Cambria" w:hAnsi="Cambria"/>
            <w:sz w:val="28"/>
            <w:szCs w:val="28"/>
          </w:rPr>
          <w:delText>genuine</w:delText>
        </w:r>
        <w:r w:rsidR="00CB0F2D" w:rsidDel="00A87E40">
          <w:rPr>
            <w:rFonts w:ascii="Cambria" w:hAnsi="Cambria"/>
            <w:sz w:val="28"/>
            <w:szCs w:val="28"/>
          </w:rPr>
          <w:delText>.</w:delText>
        </w:r>
        <w:r w:rsidR="00521F37" w:rsidDel="00A87E40">
          <w:rPr>
            <w:rFonts w:ascii="Cambria" w:hAnsi="Cambria"/>
            <w:sz w:val="28"/>
            <w:szCs w:val="28"/>
          </w:rPr>
          <w:delText xml:space="preserve"> ‘Well, you know.’</w:delText>
        </w:r>
      </w:del>
    </w:p>
    <w:p w14:paraId="0CC43497" w14:textId="65ACDDC7" w:rsidR="00AA08B3" w:rsidRDefault="00AA08B3" w:rsidP="00AA08B3">
      <w:pPr>
        <w:spacing w:line="360" w:lineRule="auto"/>
        <w:ind w:firstLine="720"/>
        <w:contextualSpacing/>
        <w:rPr>
          <w:rFonts w:ascii="Cambria" w:hAnsi="Cambria"/>
          <w:sz w:val="28"/>
          <w:szCs w:val="28"/>
        </w:rPr>
      </w:pPr>
      <w:r>
        <w:rPr>
          <w:rFonts w:ascii="Cambria" w:hAnsi="Cambria"/>
          <w:sz w:val="28"/>
          <w:szCs w:val="28"/>
        </w:rPr>
        <w:t>‘</w:t>
      </w:r>
      <w:r w:rsidR="00CB0F2D">
        <w:rPr>
          <w:rFonts w:ascii="Cambria" w:hAnsi="Cambria"/>
          <w:sz w:val="28"/>
          <w:szCs w:val="28"/>
        </w:rPr>
        <w:t>Monogrammed scarves?</w:t>
      </w:r>
      <w:r w:rsidR="00521F37">
        <w:rPr>
          <w:rFonts w:ascii="Cambria" w:hAnsi="Cambria"/>
          <w:sz w:val="28"/>
          <w:szCs w:val="28"/>
        </w:rPr>
        <w:t xml:space="preserve">’ </w:t>
      </w:r>
      <w:del w:id="9774" w:author="Claire S" w:date="2026-07-22T18:23:00Z" w16du:dateUtc="2026-07-22T17:23:00Z">
        <w:r w:rsidR="00B74FBF" w:rsidDel="00A97E8D">
          <w:rPr>
            <w:rFonts w:ascii="Cambria" w:hAnsi="Cambria"/>
            <w:sz w:val="28"/>
            <w:szCs w:val="28"/>
          </w:rPr>
          <w:delText xml:space="preserve">Having </w:delText>
        </w:r>
        <w:r w:rsidR="00521F37" w:rsidDel="00A97E8D">
          <w:rPr>
            <w:rFonts w:ascii="Cambria" w:hAnsi="Cambria"/>
            <w:sz w:val="28"/>
            <w:szCs w:val="28"/>
          </w:rPr>
          <w:delText xml:space="preserve">only just joined </w:delText>
        </w:r>
        <w:r w:rsidR="00033833" w:rsidDel="00A97E8D">
          <w:rPr>
            <w:rFonts w:ascii="Cambria" w:hAnsi="Cambria"/>
            <w:sz w:val="28"/>
            <w:szCs w:val="28"/>
          </w:rPr>
          <w:delText>Langley and</w:delText>
        </w:r>
      </w:del>
      <w:ins w:id="9775" w:author="Daisy Watt" w:date="2026-06-22T11:45:00Z" w16du:dateUtc="2026-06-22T09:45:00Z">
        <w:del w:id="9776" w:author="Claire S" w:date="2026-07-22T18:23:00Z" w16du:dateUtc="2026-07-22T17:23:00Z">
          <w:r w:rsidR="001E0449" w:rsidDel="00A97E8D">
            <w:rPr>
              <w:rFonts w:ascii="Cambria" w:hAnsi="Cambria"/>
              <w:sz w:val="28"/>
              <w:szCs w:val="28"/>
            </w:rPr>
            <w:delText>&amp;</w:delText>
          </w:r>
        </w:del>
      </w:ins>
      <w:del w:id="9777" w:author="Claire S" w:date="2026-07-22T18:23:00Z" w16du:dateUtc="2026-07-22T17:23:00Z">
        <w:r w:rsidR="00033833" w:rsidDel="00A97E8D">
          <w:rPr>
            <w:rFonts w:ascii="Cambria" w:hAnsi="Cambria"/>
            <w:sz w:val="28"/>
            <w:szCs w:val="28"/>
          </w:rPr>
          <w:delText xml:space="preserve"> Co</w:delText>
        </w:r>
      </w:del>
      <w:ins w:id="9778" w:author="Daisy Watt" w:date="2026-06-22T11:45:00Z" w16du:dateUtc="2026-06-22T09:45:00Z">
        <w:del w:id="9779" w:author="Claire S" w:date="2026-07-22T18:23:00Z" w16du:dateUtc="2026-07-22T17:23:00Z">
          <w:r w:rsidR="001E0449" w:rsidDel="00A97E8D">
            <w:rPr>
              <w:rFonts w:ascii="Cambria" w:hAnsi="Cambria"/>
              <w:sz w:val="28"/>
              <w:szCs w:val="28"/>
            </w:rPr>
            <w:delText>.</w:delText>
          </w:r>
        </w:del>
      </w:ins>
      <w:del w:id="9780" w:author="Claire S" w:date="2026-07-22T18:23:00Z" w16du:dateUtc="2026-07-22T17:23:00Z">
        <w:r w:rsidR="00033833" w:rsidDel="00A97E8D">
          <w:rPr>
            <w:rFonts w:ascii="Cambria" w:hAnsi="Cambria"/>
            <w:sz w:val="28"/>
            <w:szCs w:val="28"/>
          </w:rPr>
          <w:delText xml:space="preserve"> </w:delText>
        </w:r>
        <w:commentRangeStart w:id="9781"/>
        <w:r w:rsidR="00521F37" w:rsidDel="00A97E8D">
          <w:rPr>
            <w:rFonts w:ascii="Cambria" w:hAnsi="Cambria"/>
            <w:sz w:val="28"/>
            <w:szCs w:val="28"/>
          </w:rPr>
          <w:delText>last Christmas</w:delText>
        </w:r>
        <w:r w:rsidR="00B74FBF" w:rsidDel="00A97E8D">
          <w:rPr>
            <w:rFonts w:ascii="Cambria" w:hAnsi="Cambria"/>
            <w:sz w:val="28"/>
            <w:szCs w:val="28"/>
          </w:rPr>
          <w:delText>,</w:delText>
        </w:r>
        <w:commentRangeEnd w:id="9781"/>
        <w:r w:rsidR="00B96211" w:rsidDel="00A97E8D">
          <w:rPr>
            <w:rStyle w:val="CommentReference"/>
            <w:rFonts w:ascii="Cambria" w:hAnsi="Cambria"/>
            <w:sz w:val="28"/>
            <w:szCs w:val="28"/>
          </w:rPr>
          <w:commentReference w:id="9781"/>
        </w:r>
        <w:r w:rsidR="00033833" w:rsidDel="00A97E8D">
          <w:rPr>
            <w:rFonts w:ascii="Cambria" w:hAnsi="Cambria"/>
            <w:sz w:val="28"/>
            <w:szCs w:val="28"/>
          </w:rPr>
          <w:delText xml:space="preserve"> a</w:delText>
        </w:r>
      </w:del>
      <w:ins w:id="9782" w:author="Claire S" w:date="2026-07-22T18:23:00Z" w16du:dateUtc="2026-07-22T17:23:00Z">
        <w:r w:rsidR="00A97E8D">
          <w:rPr>
            <w:rFonts w:ascii="Cambria" w:hAnsi="Cambria"/>
            <w:sz w:val="28"/>
            <w:szCs w:val="28"/>
          </w:rPr>
          <w:t>A</w:t>
        </w:r>
      </w:ins>
      <w:r w:rsidR="00033833">
        <w:rPr>
          <w:rFonts w:ascii="Cambria" w:hAnsi="Cambria"/>
          <w:sz w:val="28"/>
          <w:szCs w:val="28"/>
        </w:rPr>
        <w:t>ll</w:t>
      </w:r>
      <w:r w:rsidR="00DA43ED">
        <w:rPr>
          <w:rFonts w:ascii="Cambria" w:hAnsi="Cambria"/>
          <w:sz w:val="28"/>
          <w:szCs w:val="28"/>
        </w:rPr>
        <w:t xml:space="preserve"> </w:t>
      </w:r>
      <w:r w:rsidR="00B74FBF">
        <w:rPr>
          <w:rFonts w:ascii="Cambria" w:hAnsi="Cambria"/>
          <w:sz w:val="28"/>
          <w:szCs w:val="28"/>
        </w:rPr>
        <w:t xml:space="preserve">Clara had </w:t>
      </w:r>
      <w:del w:id="9783" w:author="Claire S" w:date="2026-05-12T09:26:00Z" w16du:dateUtc="2026-05-12T08:26:00Z">
        <w:r w:rsidR="00DA43ED" w:rsidDel="00D30AA7">
          <w:rPr>
            <w:rFonts w:ascii="Cambria" w:hAnsi="Cambria"/>
            <w:sz w:val="28"/>
            <w:szCs w:val="28"/>
          </w:rPr>
          <w:delText>got</w:delText>
        </w:r>
        <w:r w:rsidR="00033833" w:rsidDel="00D30AA7">
          <w:rPr>
            <w:rFonts w:ascii="Cambria" w:hAnsi="Cambria"/>
            <w:sz w:val="28"/>
            <w:szCs w:val="28"/>
          </w:rPr>
          <w:delText xml:space="preserve"> </w:delText>
        </w:r>
      </w:del>
      <w:ins w:id="9784" w:author="Claire S" w:date="2026-05-12T09:26:00Z" w16du:dateUtc="2026-05-12T08:26:00Z">
        <w:r w:rsidR="00D30AA7">
          <w:rPr>
            <w:rFonts w:ascii="Cambria" w:hAnsi="Cambria"/>
            <w:sz w:val="28"/>
            <w:szCs w:val="28"/>
          </w:rPr>
          <w:t xml:space="preserve">received </w:t>
        </w:r>
      </w:ins>
      <w:r w:rsidR="00033833">
        <w:rPr>
          <w:rFonts w:ascii="Cambria" w:hAnsi="Cambria"/>
          <w:sz w:val="28"/>
          <w:szCs w:val="28"/>
        </w:rPr>
        <w:t>was</w:t>
      </w:r>
      <w:r w:rsidR="00DA43ED">
        <w:rPr>
          <w:rFonts w:ascii="Cambria" w:hAnsi="Cambria"/>
          <w:sz w:val="28"/>
          <w:szCs w:val="28"/>
        </w:rPr>
        <w:t xml:space="preserve"> a </w:t>
      </w:r>
      <w:del w:id="9785" w:author="Claire S" w:date="2026-07-22T18:23:00Z" w16du:dateUtc="2026-07-22T17:23:00Z">
        <w:r w:rsidR="00A41C27" w:rsidDel="00A97E8D">
          <w:rPr>
            <w:rFonts w:ascii="Cambria" w:hAnsi="Cambria"/>
            <w:sz w:val="28"/>
            <w:szCs w:val="28"/>
          </w:rPr>
          <w:delText>misspel</w:delText>
        </w:r>
      </w:del>
      <w:ins w:id="9786" w:author="Daisy Watt" w:date="2026-06-16T17:37:00Z" w16du:dateUtc="2026-06-16T16:37:00Z">
        <w:del w:id="9787" w:author="Claire S" w:date="2026-07-22T18:23:00Z" w16du:dateUtc="2026-07-22T17:23:00Z">
          <w:r w:rsidR="00B50750" w:rsidDel="00A97E8D">
            <w:rPr>
              <w:rFonts w:ascii="Cambria" w:hAnsi="Cambria"/>
              <w:sz w:val="28"/>
              <w:szCs w:val="28"/>
            </w:rPr>
            <w:delText>led</w:delText>
          </w:r>
        </w:del>
      </w:ins>
      <w:del w:id="9788" w:author="Claire S" w:date="2026-07-22T18:23:00Z" w16du:dateUtc="2026-07-22T17:23:00Z">
        <w:r w:rsidR="00A41C27" w:rsidDel="00A97E8D">
          <w:rPr>
            <w:rFonts w:ascii="Cambria" w:hAnsi="Cambria"/>
            <w:sz w:val="28"/>
            <w:szCs w:val="28"/>
          </w:rPr>
          <w:delText xml:space="preserve">t </w:delText>
        </w:r>
        <w:r w:rsidR="00DA43ED" w:rsidDel="00A97E8D">
          <w:rPr>
            <w:rFonts w:ascii="Cambria" w:hAnsi="Cambria"/>
            <w:sz w:val="28"/>
            <w:szCs w:val="28"/>
          </w:rPr>
          <w:delText xml:space="preserve">signed </w:delText>
        </w:r>
      </w:del>
      <w:r w:rsidR="00DA43ED">
        <w:rPr>
          <w:rFonts w:ascii="Cambria" w:hAnsi="Cambria"/>
          <w:sz w:val="28"/>
          <w:szCs w:val="28"/>
        </w:rPr>
        <w:t>Christmas card</w:t>
      </w:r>
      <w:ins w:id="9789" w:author="Daisy Watt" w:date="2026-06-22T12:09:00Z" w16du:dateUtc="2026-06-22T10:09:00Z">
        <w:del w:id="9790" w:author="Claire S" w:date="2026-07-22T18:23:00Z" w16du:dateUtc="2026-07-22T17:23:00Z">
          <w:r w:rsidR="006B714A" w:rsidDel="00A97E8D">
            <w:rPr>
              <w:rFonts w:ascii="Cambria" w:hAnsi="Cambria"/>
              <w:sz w:val="28"/>
              <w:szCs w:val="28"/>
            </w:rPr>
            <w:delText xml:space="preserve">, signed by </w:delText>
          </w:r>
        </w:del>
      </w:ins>
      <w:del w:id="9791" w:author="Claire S" w:date="2026-07-22T18:23:00Z" w16du:dateUtc="2026-07-22T17:23:00Z">
        <w:r w:rsidR="00DA43ED" w:rsidDel="00A97E8D">
          <w:rPr>
            <w:rFonts w:ascii="Cambria" w:hAnsi="Cambria"/>
            <w:sz w:val="28"/>
            <w:szCs w:val="28"/>
          </w:rPr>
          <w:delText xml:space="preserve"> </w:delText>
        </w:r>
        <w:r w:rsidR="00B74FBF" w:rsidDel="00A97E8D">
          <w:rPr>
            <w:rFonts w:ascii="Cambria" w:hAnsi="Cambria"/>
            <w:sz w:val="28"/>
            <w:szCs w:val="28"/>
          </w:rPr>
          <w:delText xml:space="preserve">from </w:delText>
        </w:r>
      </w:del>
      <w:del w:id="9792" w:author="Claire S" w:date="2026-05-12T09:23:00Z" w16du:dateUtc="2026-05-12T08:23:00Z">
        <w:r w:rsidR="00B74FBF" w:rsidDel="00A87E40">
          <w:rPr>
            <w:rFonts w:ascii="Cambria" w:hAnsi="Cambria"/>
            <w:sz w:val="28"/>
            <w:szCs w:val="28"/>
          </w:rPr>
          <w:delText>Willi</w:delText>
        </w:r>
      </w:del>
      <w:ins w:id="9793" w:author="Claire S" w:date="2026-07-22T18:23:00Z" w16du:dateUtc="2026-07-22T17:23:00Z">
        <w:r w:rsidR="00A97E8D">
          <w:rPr>
            <w:rFonts w:ascii="Cambria" w:hAnsi="Cambria"/>
            <w:sz w:val="28"/>
            <w:szCs w:val="28"/>
          </w:rPr>
          <w:t xml:space="preserve"> from her old boss, Tom Arden</w:t>
        </w:r>
      </w:ins>
      <w:r w:rsidR="00B74FBF">
        <w:rPr>
          <w:rFonts w:ascii="Cambria" w:hAnsi="Cambria"/>
          <w:sz w:val="28"/>
          <w:szCs w:val="28"/>
        </w:rPr>
        <w:t xml:space="preserve">. </w:t>
      </w:r>
      <w:r w:rsidR="00521F37">
        <w:rPr>
          <w:rFonts w:ascii="Cambria" w:hAnsi="Cambria"/>
          <w:sz w:val="28"/>
          <w:szCs w:val="28"/>
        </w:rPr>
        <w:t>‘</w:t>
      </w:r>
      <w:ins w:id="9794" w:author="Claire S" w:date="2026-07-23T12:42:00Z" w16du:dateUtc="2026-07-23T11:42:00Z">
        <w:r w:rsidR="002752A3">
          <w:rPr>
            <w:rFonts w:ascii="Cambria" w:hAnsi="Cambria"/>
            <w:sz w:val="28"/>
            <w:szCs w:val="28"/>
          </w:rPr>
          <w:t>I don’t, but h</w:t>
        </w:r>
      </w:ins>
      <w:del w:id="9795" w:author="Claire S" w:date="2026-07-23T12:42:00Z" w16du:dateUtc="2026-07-23T11:42:00Z">
        <w:r w:rsidDel="002752A3">
          <w:rPr>
            <w:rFonts w:ascii="Cambria" w:hAnsi="Cambria"/>
            <w:sz w:val="28"/>
            <w:szCs w:val="28"/>
          </w:rPr>
          <w:delText>H</w:delText>
        </w:r>
      </w:del>
      <w:r>
        <w:rPr>
          <w:rFonts w:ascii="Cambria" w:hAnsi="Cambria"/>
          <w:sz w:val="28"/>
          <w:szCs w:val="28"/>
        </w:rPr>
        <w:t>ow lovely</w:t>
      </w:r>
      <w:del w:id="9796" w:author="Claire S" w:date="2026-07-23T12:42:00Z" w16du:dateUtc="2026-07-23T11:42:00Z">
        <w:r w:rsidR="00521F37" w:rsidDel="002752A3">
          <w:rPr>
            <w:rFonts w:ascii="Cambria" w:hAnsi="Cambria"/>
            <w:sz w:val="28"/>
            <w:szCs w:val="28"/>
          </w:rPr>
          <w:delText>!</w:delText>
        </w:r>
      </w:del>
      <w:ins w:id="9797" w:author="Claire S" w:date="2026-07-23T12:42:00Z" w16du:dateUtc="2026-07-23T11:42:00Z">
        <w:r w:rsidR="002752A3">
          <w:rPr>
            <w:rFonts w:ascii="Cambria" w:hAnsi="Cambria"/>
            <w:sz w:val="28"/>
            <w:szCs w:val="28"/>
          </w:rPr>
          <w:t>.</w:t>
        </w:r>
      </w:ins>
      <w:r>
        <w:rPr>
          <w:rFonts w:ascii="Cambria" w:hAnsi="Cambria"/>
          <w:sz w:val="28"/>
          <w:szCs w:val="28"/>
        </w:rPr>
        <w:t>’</w:t>
      </w:r>
    </w:p>
    <w:p w14:paraId="5E223B07" w14:textId="4A5CB0E5" w:rsidR="00AA08B3" w:rsidRDefault="00AA08B3" w:rsidP="00AA08B3">
      <w:pPr>
        <w:spacing w:line="360" w:lineRule="auto"/>
        <w:ind w:firstLine="720"/>
        <w:contextualSpacing/>
        <w:rPr>
          <w:rFonts w:ascii="Cambria" w:hAnsi="Cambria"/>
          <w:sz w:val="28"/>
          <w:szCs w:val="28"/>
        </w:rPr>
      </w:pPr>
      <w:r>
        <w:rPr>
          <w:rFonts w:ascii="Cambria" w:hAnsi="Cambria"/>
          <w:sz w:val="28"/>
          <w:szCs w:val="28"/>
        </w:rPr>
        <w:t xml:space="preserve"> ‘</w:t>
      </w:r>
      <w:r w:rsidR="00B74FBF">
        <w:rPr>
          <w:rFonts w:ascii="Cambria" w:hAnsi="Cambria"/>
          <w:sz w:val="28"/>
          <w:szCs w:val="28"/>
        </w:rPr>
        <w:t>Well, n</w:t>
      </w:r>
      <w:r>
        <w:rPr>
          <w:rFonts w:ascii="Cambria" w:hAnsi="Cambria"/>
          <w:sz w:val="28"/>
          <w:szCs w:val="28"/>
        </w:rPr>
        <w:t>ot that lovely</w:t>
      </w:r>
      <w:ins w:id="9798" w:author="Daisy Watt" w:date="2026-06-22T11:46:00Z" w16du:dateUtc="2026-06-22T09:46:00Z">
        <w:r w:rsidR="00B96211">
          <w:rPr>
            <w:rFonts w:ascii="Cambria" w:hAnsi="Cambria"/>
            <w:sz w:val="28"/>
            <w:szCs w:val="28"/>
          </w:rPr>
          <w:t>,</w:t>
        </w:r>
      </w:ins>
      <w:r w:rsidR="00A41C27">
        <w:rPr>
          <w:rFonts w:ascii="Cambria" w:hAnsi="Cambria"/>
          <w:sz w:val="28"/>
          <w:szCs w:val="28"/>
        </w:rPr>
        <w:t xml:space="preserve"> b</w:t>
      </w:r>
      <w:r>
        <w:rPr>
          <w:rFonts w:ascii="Cambria" w:hAnsi="Cambria"/>
          <w:sz w:val="28"/>
          <w:szCs w:val="28"/>
        </w:rPr>
        <w:t>ecause</w:t>
      </w:r>
      <w:del w:id="9799" w:author="Daisy Watt" w:date="2026-06-22T12:09:00Z" w16du:dateUtc="2026-06-22T10:09:00Z">
        <w:r w:rsidR="00521F37">
          <w:rPr>
            <w:rFonts w:ascii="Cambria" w:hAnsi="Cambria"/>
            <w:sz w:val="28"/>
            <w:szCs w:val="28"/>
          </w:rPr>
          <w:delText>,</w:delText>
        </w:r>
      </w:del>
      <w:r w:rsidR="00521F37">
        <w:rPr>
          <w:rFonts w:ascii="Cambria" w:hAnsi="Cambria"/>
          <w:sz w:val="28"/>
          <w:szCs w:val="28"/>
        </w:rPr>
        <w:t xml:space="preserve"> get this</w:t>
      </w:r>
      <w:ins w:id="9800" w:author="Daisy Watt" w:date="2026-06-22T12:09:00Z" w16du:dateUtc="2026-06-22T10:09:00Z">
        <w:r w:rsidR="006B714A">
          <w:rPr>
            <w:rFonts w:ascii="Cambria" w:hAnsi="Cambria"/>
            <w:sz w:val="28"/>
            <w:szCs w:val="28"/>
          </w:rPr>
          <w:t>:</w:t>
        </w:r>
      </w:ins>
      <w:del w:id="9801" w:author="Daisy Watt" w:date="2026-06-22T12:09:00Z" w16du:dateUtc="2026-06-22T10:09:00Z">
        <w:r w:rsidR="002521F5">
          <w:rPr>
            <w:rFonts w:ascii="Cambria" w:hAnsi="Cambria"/>
            <w:sz w:val="28"/>
            <w:szCs w:val="28"/>
          </w:rPr>
          <w:delText xml:space="preserve"> -</w:delText>
        </w:r>
      </w:del>
      <w:r w:rsidR="002521F5">
        <w:rPr>
          <w:rFonts w:ascii="Cambria" w:hAnsi="Cambria"/>
          <w:sz w:val="28"/>
          <w:szCs w:val="28"/>
        </w:rPr>
        <w:t xml:space="preserve"> a</w:t>
      </w:r>
      <w:r w:rsidR="00521F37">
        <w:rPr>
          <w:rFonts w:ascii="Cambria" w:hAnsi="Cambria"/>
          <w:sz w:val="28"/>
          <w:szCs w:val="28"/>
        </w:rPr>
        <w:t>pparentl</w:t>
      </w:r>
      <w:r>
        <w:rPr>
          <w:rFonts w:ascii="Cambria" w:hAnsi="Cambria"/>
          <w:sz w:val="28"/>
          <w:szCs w:val="28"/>
        </w:rPr>
        <w:t>y</w:t>
      </w:r>
      <w:r w:rsidR="00FF2ABE">
        <w:rPr>
          <w:rFonts w:ascii="Cambria" w:hAnsi="Cambria"/>
          <w:sz w:val="28"/>
          <w:szCs w:val="28"/>
        </w:rPr>
        <w:t>,</w:t>
      </w:r>
      <w:r>
        <w:rPr>
          <w:rFonts w:ascii="Cambria" w:hAnsi="Cambria"/>
          <w:sz w:val="28"/>
          <w:szCs w:val="28"/>
        </w:rPr>
        <w:t xml:space="preserve"> Sav</w:t>
      </w:r>
      <w:r w:rsidR="00277F85">
        <w:rPr>
          <w:rFonts w:ascii="Cambria" w:hAnsi="Cambria"/>
          <w:sz w:val="28"/>
          <w:szCs w:val="28"/>
        </w:rPr>
        <w:t>annah</w:t>
      </w:r>
      <w:r>
        <w:rPr>
          <w:rFonts w:ascii="Cambria" w:hAnsi="Cambria"/>
          <w:sz w:val="28"/>
          <w:szCs w:val="28"/>
        </w:rPr>
        <w:t xml:space="preserve">’s scarf was </w:t>
      </w:r>
      <w:ins w:id="9802" w:author="Daisy Watt" w:date="2026-06-22T12:09:00Z" w16du:dateUtc="2026-06-22T10:09:00Z">
        <w:r w:rsidR="00A2354B">
          <w:rPr>
            <w:rFonts w:ascii="Cambria" w:hAnsi="Cambria"/>
            <w:sz w:val="28"/>
            <w:szCs w:val="28"/>
          </w:rPr>
          <w:t>a</w:t>
        </w:r>
      </w:ins>
      <w:r>
        <w:rPr>
          <w:rFonts w:ascii="Cambria" w:hAnsi="Cambria"/>
          <w:sz w:val="28"/>
          <w:szCs w:val="28"/>
        </w:rPr>
        <w:t>round Dex’s neck</w:t>
      </w:r>
      <w:r w:rsidR="002521F5">
        <w:rPr>
          <w:rFonts w:ascii="Cambria" w:hAnsi="Cambria"/>
          <w:sz w:val="28"/>
          <w:szCs w:val="28"/>
        </w:rPr>
        <w:t xml:space="preserve"> when he died</w:t>
      </w:r>
      <w:r>
        <w:rPr>
          <w:rFonts w:ascii="Cambria" w:hAnsi="Cambria"/>
          <w:sz w:val="28"/>
          <w:szCs w:val="28"/>
        </w:rPr>
        <w:t>. It was what he used</w:t>
      </w:r>
      <w:r w:rsidR="00521F37">
        <w:rPr>
          <w:rFonts w:ascii="Cambria" w:hAnsi="Cambria"/>
          <w:sz w:val="28"/>
          <w:szCs w:val="28"/>
        </w:rPr>
        <w:t xml:space="preserve"> to</w:t>
      </w:r>
      <w:del w:id="9803" w:author="Daisy Watt" w:date="2026-06-22T12:09:00Z" w16du:dateUtc="2026-06-22T10:09:00Z">
        <w:r w:rsidR="0045589C">
          <w:rPr>
            <w:rFonts w:ascii="Cambria" w:hAnsi="Cambria"/>
            <w:sz w:val="28"/>
            <w:szCs w:val="28"/>
          </w:rPr>
          <w:delText xml:space="preserve"> </w:delText>
        </w:r>
        <w:r w:rsidR="00776A1C">
          <w:rPr>
            <w:rFonts w:ascii="Cambria" w:hAnsi="Cambria"/>
            <w:sz w:val="28"/>
            <w:szCs w:val="28"/>
          </w:rPr>
          <w:delText>-</w:delText>
        </w:r>
      </w:del>
      <w:r w:rsidR="00521F37">
        <w:rPr>
          <w:rFonts w:ascii="Cambria" w:hAnsi="Cambria"/>
          <w:sz w:val="28"/>
          <w:szCs w:val="28"/>
        </w:rPr>
        <w:t xml:space="preserve"> </w:t>
      </w:r>
      <w:r w:rsidR="00521F37" w:rsidRPr="00A41C27">
        <w:rPr>
          <w:rFonts w:ascii="Cambria" w:hAnsi="Cambria"/>
          <w:i/>
          <w:iCs/>
          <w:sz w:val="28"/>
          <w:szCs w:val="28"/>
        </w:rPr>
        <w:t>do</w:t>
      </w:r>
      <w:r w:rsidR="00521F37">
        <w:rPr>
          <w:rFonts w:ascii="Cambria" w:hAnsi="Cambria"/>
          <w:sz w:val="28"/>
          <w:szCs w:val="28"/>
        </w:rPr>
        <w:t xml:space="preserve"> </w:t>
      </w:r>
      <w:r w:rsidR="00521F37" w:rsidRPr="00A41C27">
        <w:rPr>
          <w:rFonts w:ascii="Cambria" w:hAnsi="Cambria"/>
          <w:i/>
          <w:iCs/>
          <w:sz w:val="28"/>
          <w:szCs w:val="28"/>
        </w:rPr>
        <w:t>the deed</w:t>
      </w:r>
      <w:r w:rsidR="00521F37">
        <w:rPr>
          <w:rFonts w:ascii="Cambria" w:hAnsi="Cambria"/>
          <w:sz w:val="28"/>
          <w:szCs w:val="28"/>
        </w:rPr>
        <w:t>. O</w:t>
      </w:r>
      <w:ins w:id="9804" w:author="Daisy Watt" w:date="2026-06-22T12:09:00Z" w16du:dateUtc="2026-06-22T10:09:00Z">
        <w:r w:rsidR="00521F37">
          <w:rPr>
            <w:rFonts w:ascii="Cambria" w:hAnsi="Cambria"/>
            <w:sz w:val="28"/>
            <w:szCs w:val="28"/>
          </w:rPr>
          <w:t>r</w:t>
        </w:r>
        <w:r w:rsidR="00A2354B">
          <w:rPr>
            <w:rFonts w:ascii="Cambria" w:hAnsi="Cambria"/>
            <w:sz w:val="28"/>
            <w:szCs w:val="28"/>
          </w:rPr>
          <w:t>…</w:t>
        </w:r>
      </w:ins>
      <w:del w:id="9805" w:author="Daisy Watt" w:date="2026-06-22T12:09:00Z" w16du:dateUtc="2026-06-22T10:09:00Z">
        <w:r w:rsidR="00521F37" w:rsidDel="00A2354B">
          <w:rPr>
            <w:rFonts w:ascii="Cambria" w:hAnsi="Cambria"/>
            <w:sz w:val="28"/>
            <w:szCs w:val="28"/>
          </w:rPr>
          <w:delText>r</w:delText>
        </w:r>
        <w:r w:rsidR="00521F37">
          <w:rPr>
            <w:rFonts w:ascii="Cambria" w:hAnsi="Cambria"/>
            <w:sz w:val="28"/>
            <w:szCs w:val="28"/>
          </w:rPr>
          <w:delText xml:space="preserve"> </w:delText>
        </w:r>
        <w:r>
          <w:rPr>
            <w:rFonts w:ascii="Cambria" w:hAnsi="Cambria"/>
            <w:sz w:val="28"/>
            <w:szCs w:val="28"/>
          </w:rPr>
          <w:delText>-</w:delText>
        </w:r>
      </w:del>
      <w:r>
        <w:rPr>
          <w:rFonts w:ascii="Cambria" w:hAnsi="Cambria"/>
          <w:sz w:val="28"/>
          <w:szCs w:val="28"/>
        </w:rPr>
        <w:t>’ Maude trailed off</w:t>
      </w:r>
      <w:r w:rsidR="002521F5">
        <w:rPr>
          <w:rFonts w:ascii="Cambria" w:hAnsi="Cambria"/>
          <w:sz w:val="28"/>
          <w:szCs w:val="28"/>
        </w:rPr>
        <w:t>, eyes wide.</w:t>
      </w:r>
    </w:p>
    <w:p w14:paraId="72A167CA" w14:textId="54996CCB" w:rsidR="00521F37" w:rsidRDefault="00521F37" w:rsidP="00AA08B3">
      <w:pPr>
        <w:spacing w:line="360" w:lineRule="auto"/>
        <w:ind w:firstLine="720"/>
        <w:contextualSpacing/>
        <w:rPr>
          <w:rFonts w:ascii="Cambria" w:hAnsi="Cambria"/>
          <w:sz w:val="28"/>
          <w:szCs w:val="28"/>
        </w:rPr>
      </w:pPr>
      <w:r>
        <w:rPr>
          <w:rFonts w:ascii="Cambria" w:hAnsi="Cambria"/>
          <w:sz w:val="28"/>
          <w:szCs w:val="28"/>
        </w:rPr>
        <w:t>‘Or what?’</w:t>
      </w:r>
      <w:ins w:id="9806" w:author="Claire S" w:date="2026-05-12T09:24:00Z" w16du:dateUtc="2026-05-12T08:24:00Z">
        <w:r w:rsidR="00AD5A86">
          <w:rPr>
            <w:rFonts w:ascii="Cambria" w:hAnsi="Cambria"/>
            <w:sz w:val="28"/>
            <w:szCs w:val="28"/>
          </w:rPr>
          <w:t xml:space="preserve"> </w:t>
        </w:r>
      </w:ins>
      <w:del w:id="9807" w:author="Claire S" w:date="2026-05-12T09:24:00Z" w16du:dateUtc="2026-05-12T08:24:00Z">
        <w:r w:rsidDel="00AD5A86">
          <w:rPr>
            <w:rFonts w:ascii="Cambria" w:hAnsi="Cambria"/>
            <w:sz w:val="28"/>
            <w:szCs w:val="28"/>
          </w:rPr>
          <w:delText xml:space="preserve"> Willi looked like he was about to </w:delText>
        </w:r>
        <w:r w:rsidR="002521F5" w:rsidDel="00AD5A86">
          <w:rPr>
            <w:rFonts w:ascii="Cambria" w:hAnsi="Cambria"/>
            <w:sz w:val="28"/>
            <w:szCs w:val="28"/>
          </w:rPr>
          <w:delText xml:space="preserve">spontaneously </w:delText>
        </w:r>
        <w:r w:rsidDel="00AD5A86">
          <w:rPr>
            <w:rFonts w:ascii="Cambria" w:hAnsi="Cambria"/>
            <w:sz w:val="28"/>
            <w:szCs w:val="28"/>
          </w:rPr>
          <w:delText>combust</w:delText>
        </w:r>
        <w:r w:rsidR="002521F5" w:rsidDel="00AD5A86">
          <w:rPr>
            <w:rFonts w:ascii="Cambria" w:hAnsi="Cambria"/>
            <w:sz w:val="28"/>
            <w:szCs w:val="28"/>
          </w:rPr>
          <w:delText>.</w:delText>
        </w:r>
      </w:del>
    </w:p>
    <w:p w14:paraId="3F4C95FE" w14:textId="42779615" w:rsidR="001E0D8D" w:rsidRDefault="00521F37" w:rsidP="001E0D8D">
      <w:pPr>
        <w:spacing w:line="360" w:lineRule="auto"/>
        <w:ind w:firstLine="720"/>
        <w:contextualSpacing/>
        <w:rPr>
          <w:rFonts w:ascii="Cambria" w:hAnsi="Cambria"/>
          <w:sz w:val="28"/>
          <w:szCs w:val="28"/>
        </w:rPr>
      </w:pPr>
      <w:r>
        <w:rPr>
          <w:rFonts w:ascii="Cambria" w:hAnsi="Cambria"/>
          <w:sz w:val="28"/>
          <w:szCs w:val="28"/>
        </w:rPr>
        <w:t xml:space="preserve">‘Or what </w:t>
      </w:r>
      <w:r w:rsidRPr="00521F37">
        <w:rPr>
          <w:rFonts w:ascii="Cambria" w:hAnsi="Cambria"/>
          <w:i/>
          <w:iCs/>
          <w:sz w:val="28"/>
          <w:szCs w:val="28"/>
        </w:rPr>
        <w:t>she</w:t>
      </w:r>
      <w:r>
        <w:rPr>
          <w:rFonts w:ascii="Cambria" w:hAnsi="Cambria"/>
          <w:sz w:val="28"/>
          <w:szCs w:val="28"/>
        </w:rPr>
        <w:t xml:space="preserve"> used,’ Maude </w:t>
      </w:r>
      <w:r w:rsidR="00C2603A">
        <w:rPr>
          <w:rFonts w:ascii="Cambria" w:hAnsi="Cambria"/>
          <w:sz w:val="28"/>
          <w:szCs w:val="28"/>
        </w:rPr>
        <w:t>murmured.</w:t>
      </w:r>
    </w:p>
    <w:p w14:paraId="3B722A6A" w14:textId="19FB22DB" w:rsidR="00CA03E8" w:rsidRDefault="00AA08B3" w:rsidP="001E0D8D">
      <w:pPr>
        <w:spacing w:line="360" w:lineRule="auto"/>
        <w:ind w:firstLine="720"/>
        <w:contextualSpacing/>
        <w:rPr>
          <w:rFonts w:ascii="Cambria" w:hAnsi="Cambria"/>
          <w:sz w:val="28"/>
          <w:szCs w:val="28"/>
        </w:rPr>
      </w:pPr>
      <w:r>
        <w:rPr>
          <w:rFonts w:ascii="Cambria" w:hAnsi="Cambria"/>
          <w:sz w:val="28"/>
          <w:szCs w:val="28"/>
        </w:rPr>
        <w:t>‘</w:t>
      </w:r>
      <w:r w:rsidR="008B7FF4">
        <w:rPr>
          <w:rFonts w:ascii="Cambria" w:hAnsi="Cambria"/>
          <w:sz w:val="28"/>
          <w:szCs w:val="28"/>
        </w:rPr>
        <w:t xml:space="preserve">What </w:t>
      </w:r>
      <w:r w:rsidR="008B7FF4" w:rsidRPr="008B7FF4">
        <w:rPr>
          <w:rFonts w:ascii="Cambria" w:hAnsi="Cambria"/>
          <w:i/>
          <w:iCs/>
          <w:sz w:val="28"/>
          <w:szCs w:val="28"/>
        </w:rPr>
        <w:t>who</w:t>
      </w:r>
      <w:r w:rsidR="008B7FF4">
        <w:rPr>
          <w:rFonts w:ascii="Cambria" w:hAnsi="Cambria"/>
          <w:sz w:val="28"/>
          <w:szCs w:val="28"/>
        </w:rPr>
        <w:t xml:space="preserve"> used</w:t>
      </w:r>
      <w:r>
        <w:rPr>
          <w:rFonts w:ascii="Cambria" w:hAnsi="Cambria"/>
          <w:sz w:val="28"/>
          <w:szCs w:val="28"/>
        </w:rPr>
        <w:t>?</w:t>
      </w:r>
      <w:r w:rsidR="00776A1C">
        <w:rPr>
          <w:rFonts w:ascii="Cambria" w:hAnsi="Cambria"/>
          <w:sz w:val="28"/>
          <w:szCs w:val="28"/>
        </w:rPr>
        <w:t>’</w:t>
      </w:r>
      <w:r>
        <w:rPr>
          <w:rFonts w:ascii="Cambria" w:hAnsi="Cambria"/>
          <w:sz w:val="28"/>
          <w:szCs w:val="28"/>
        </w:rPr>
        <w:t xml:space="preserve"> Clara stared at </w:t>
      </w:r>
      <w:del w:id="9808" w:author="Claire S" w:date="2026-05-12T09:24:00Z" w16du:dateUtc="2026-05-12T08:24:00Z">
        <w:r w:rsidR="004B7441" w:rsidDel="00AD5A86">
          <w:rPr>
            <w:rFonts w:ascii="Cambria" w:hAnsi="Cambria"/>
            <w:sz w:val="28"/>
            <w:szCs w:val="28"/>
          </w:rPr>
          <w:delText xml:space="preserve">them </w:delText>
        </w:r>
        <w:r w:rsidDel="00AD5A86">
          <w:rPr>
            <w:rFonts w:ascii="Cambria" w:hAnsi="Cambria"/>
            <w:sz w:val="28"/>
            <w:szCs w:val="28"/>
          </w:rPr>
          <w:delText>both</w:delText>
        </w:r>
      </w:del>
      <w:ins w:id="9809" w:author="Claire S" w:date="2026-05-12T09:24:00Z" w16du:dateUtc="2026-05-12T08:24:00Z">
        <w:r w:rsidR="00AD5A86">
          <w:rPr>
            <w:rFonts w:ascii="Cambria" w:hAnsi="Cambria"/>
            <w:sz w:val="28"/>
            <w:szCs w:val="28"/>
          </w:rPr>
          <w:t>her</w:t>
        </w:r>
      </w:ins>
      <w:r>
        <w:rPr>
          <w:rFonts w:ascii="Cambria" w:hAnsi="Cambria"/>
          <w:sz w:val="28"/>
          <w:szCs w:val="28"/>
        </w:rPr>
        <w:t xml:space="preserve">. </w:t>
      </w:r>
      <w:r w:rsidR="00776A1C">
        <w:rPr>
          <w:rFonts w:ascii="Cambria" w:hAnsi="Cambria"/>
          <w:sz w:val="28"/>
          <w:szCs w:val="28"/>
        </w:rPr>
        <w:t>‘What are you saying?’</w:t>
      </w:r>
    </w:p>
    <w:p w14:paraId="5C094C43" w14:textId="13572F3C" w:rsidR="00A84870" w:rsidRDefault="00A84870" w:rsidP="00A84870">
      <w:pPr>
        <w:spacing w:line="360" w:lineRule="auto"/>
        <w:ind w:firstLine="720"/>
        <w:contextualSpacing/>
        <w:rPr>
          <w:ins w:id="9810" w:author="Claire S" w:date="2026-06-05T08:33:00Z" w16du:dateUtc="2026-06-05T07:33:00Z"/>
          <w:rFonts w:ascii="Cambria" w:hAnsi="Cambria"/>
          <w:sz w:val="28"/>
          <w:szCs w:val="28"/>
        </w:rPr>
      </w:pPr>
      <w:ins w:id="9811" w:author="Claire S" w:date="2026-06-05T08:33:00Z" w16du:dateUtc="2026-06-05T07:33:00Z">
        <w:r>
          <w:rPr>
            <w:rFonts w:ascii="Cambria" w:hAnsi="Cambria"/>
            <w:sz w:val="28"/>
            <w:szCs w:val="28"/>
          </w:rPr>
          <w:t xml:space="preserve">But </w:t>
        </w:r>
        <w:del w:id="9812" w:author="Daisy Watt" w:date="2026-06-22T12:09:00Z" w16du:dateUtc="2026-06-22T10:09:00Z">
          <w:r w:rsidDel="00A2354B">
            <w:rPr>
              <w:rFonts w:ascii="Cambria" w:hAnsi="Cambria"/>
              <w:sz w:val="28"/>
              <w:szCs w:val="28"/>
            </w:rPr>
            <w:delText>R</w:delText>
          </w:r>
        </w:del>
      </w:ins>
      <w:ins w:id="9813" w:author="Daisy Watt" w:date="2026-06-22T12:09:00Z" w16du:dateUtc="2026-06-22T10:09:00Z">
        <w:r w:rsidR="00A2354B">
          <w:rPr>
            <w:rFonts w:ascii="Cambria" w:hAnsi="Cambria"/>
            <w:sz w:val="28"/>
            <w:szCs w:val="28"/>
          </w:rPr>
          <w:t>r</w:t>
        </w:r>
      </w:ins>
      <w:ins w:id="9814" w:author="Claire S" w:date="2026-06-05T08:33:00Z" w16du:dateUtc="2026-06-05T07:33:00Z">
        <w:r>
          <w:rPr>
            <w:rFonts w:ascii="Cambria" w:hAnsi="Cambria"/>
            <w:sz w:val="28"/>
            <w:szCs w:val="28"/>
          </w:rPr>
          <w:t xml:space="preserve">eception was suddenly full of the sound of pinging phones, at the same time as the </w:t>
        </w:r>
      </w:ins>
      <w:ins w:id="9815" w:author="Claire S" w:date="2026-07-22T18:24:00Z" w16du:dateUtc="2026-07-22T17:24:00Z">
        <w:r w:rsidR="009B5D28">
          <w:rPr>
            <w:rFonts w:ascii="Cambria" w:hAnsi="Cambria"/>
            <w:sz w:val="28"/>
            <w:szCs w:val="28"/>
          </w:rPr>
          <w:t>filthy</w:t>
        </w:r>
      </w:ins>
      <w:ins w:id="9816" w:author="Claire S" w:date="2026-06-05T08:33:00Z" w16du:dateUtc="2026-06-05T07:33:00Z">
        <w:r>
          <w:rPr>
            <w:rFonts w:ascii="Cambria" w:hAnsi="Cambria"/>
            <w:sz w:val="28"/>
            <w:szCs w:val="28"/>
          </w:rPr>
          <w:t xml:space="preserve"> girl broke away from the guard. </w:t>
        </w:r>
      </w:ins>
      <w:ins w:id="9817" w:author="Claire S" w:date="2026-06-05T08:35:00Z" w16du:dateUtc="2026-06-05T07:35:00Z">
        <w:r w:rsidR="002F3346">
          <w:rPr>
            <w:rFonts w:ascii="Cambria" w:hAnsi="Cambria"/>
            <w:sz w:val="28"/>
            <w:szCs w:val="28"/>
          </w:rPr>
          <w:t>‘</w:t>
        </w:r>
      </w:ins>
      <w:ins w:id="9818" w:author="Claire S" w:date="2026-06-05T08:33:00Z" w16du:dateUtc="2026-06-05T07:33:00Z">
        <w:r>
          <w:rPr>
            <w:rFonts w:ascii="Cambria" w:hAnsi="Cambria"/>
            <w:sz w:val="28"/>
            <w:szCs w:val="28"/>
          </w:rPr>
          <w:t xml:space="preserve">Don’t believe Langley </w:t>
        </w:r>
        <w:del w:id="9819" w:author="Daisy Watt" w:date="2026-06-22T12:10:00Z" w16du:dateUtc="2026-06-22T10:10:00Z">
          <w:r>
            <w:rPr>
              <w:rFonts w:ascii="Cambria" w:hAnsi="Cambria"/>
              <w:sz w:val="28"/>
              <w:szCs w:val="28"/>
            </w:rPr>
            <w:delText>and</w:delText>
          </w:r>
        </w:del>
      </w:ins>
      <w:ins w:id="9820" w:author="Daisy Watt" w:date="2026-06-22T12:10:00Z" w16du:dateUtc="2026-06-22T10:10:00Z">
        <w:r w:rsidR="00454762">
          <w:rPr>
            <w:rFonts w:ascii="Cambria" w:hAnsi="Cambria"/>
            <w:sz w:val="28"/>
            <w:szCs w:val="28"/>
          </w:rPr>
          <w:t>&amp;</w:t>
        </w:r>
      </w:ins>
      <w:ins w:id="9821" w:author="Claire S" w:date="2026-06-05T08:33:00Z" w16du:dateUtc="2026-06-05T07:33:00Z">
        <w:r>
          <w:rPr>
            <w:rFonts w:ascii="Cambria" w:hAnsi="Cambria"/>
            <w:sz w:val="28"/>
            <w:szCs w:val="28"/>
          </w:rPr>
          <w:t xml:space="preserve"> Co</w:t>
        </w:r>
      </w:ins>
      <w:ins w:id="9822" w:author="Daisy Watt" w:date="2026-06-22T12:10:00Z" w16du:dateUtc="2026-06-22T10:10:00Z">
        <w:r w:rsidR="00454762">
          <w:rPr>
            <w:rFonts w:ascii="Cambria" w:hAnsi="Cambria"/>
            <w:sz w:val="28"/>
            <w:szCs w:val="28"/>
          </w:rPr>
          <w:t>.</w:t>
        </w:r>
      </w:ins>
      <w:ins w:id="9823" w:author="Claire S" w:date="2026-06-05T08:33:00Z" w16du:dateUtc="2026-06-05T07:33:00Z">
        <w:r>
          <w:rPr>
            <w:rFonts w:ascii="Cambria" w:hAnsi="Cambria"/>
            <w:sz w:val="28"/>
            <w:szCs w:val="28"/>
          </w:rPr>
          <w:t>!’ she scream</w:t>
        </w:r>
      </w:ins>
      <w:ins w:id="9824" w:author="Claire S" w:date="2026-07-22T18:25:00Z" w16du:dateUtc="2026-07-22T17:25:00Z">
        <w:r w:rsidR="00533493">
          <w:rPr>
            <w:rFonts w:ascii="Cambria" w:hAnsi="Cambria"/>
            <w:sz w:val="28"/>
            <w:szCs w:val="28"/>
          </w:rPr>
          <w:t>ed</w:t>
        </w:r>
      </w:ins>
      <w:ins w:id="9825" w:author="Claire S" w:date="2026-07-23T12:42:00Z" w16du:dateUtc="2026-07-23T11:42:00Z">
        <w:r w:rsidR="002752A3">
          <w:rPr>
            <w:rFonts w:ascii="Cambria" w:hAnsi="Cambria"/>
            <w:sz w:val="28"/>
            <w:szCs w:val="28"/>
          </w:rPr>
          <w:t>,</w:t>
        </w:r>
        <w:r w:rsidR="004A0C06">
          <w:rPr>
            <w:rFonts w:ascii="Cambria" w:hAnsi="Cambria"/>
            <w:sz w:val="28"/>
            <w:szCs w:val="28"/>
          </w:rPr>
          <w:t xml:space="preserve"> her dress flapping </w:t>
        </w:r>
      </w:ins>
      <w:ins w:id="9826" w:author="Claire S" w:date="2026-07-23T12:43:00Z" w16du:dateUtc="2026-07-23T11:43:00Z">
        <w:r w:rsidR="004A0C06">
          <w:rPr>
            <w:rFonts w:ascii="Cambria" w:hAnsi="Cambria"/>
            <w:sz w:val="28"/>
            <w:szCs w:val="28"/>
          </w:rPr>
          <w:t xml:space="preserve">round her </w:t>
        </w:r>
      </w:ins>
      <w:ins w:id="9827" w:author="Claire S" w:date="2026-07-23T12:42:00Z" w16du:dateUtc="2026-07-23T11:42:00Z">
        <w:r w:rsidR="004A0C06">
          <w:rPr>
            <w:rFonts w:ascii="Cambria" w:hAnsi="Cambria"/>
            <w:sz w:val="28"/>
            <w:szCs w:val="28"/>
          </w:rPr>
          <w:t>bare ankles</w:t>
        </w:r>
      </w:ins>
      <w:ins w:id="9828" w:author="Claire S" w:date="2026-06-05T08:33:00Z" w16du:dateUtc="2026-06-05T07:33:00Z">
        <w:r>
          <w:rPr>
            <w:rFonts w:ascii="Cambria" w:hAnsi="Cambria"/>
            <w:sz w:val="28"/>
            <w:szCs w:val="28"/>
          </w:rPr>
          <w:t>.</w:t>
        </w:r>
      </w:ins>
    </w:p>
    <w:p w14:paraId="6BBF929C" w14:textId="4B24F83D" w:rsidR="00A84870" w:rsidRDefault="00A84870" w:rsidP="00A84870">
      <w:pPr>
        <w:spacing w:line="360" w:lineRule="auto"/>
        <w:ind w:firstLine="720"/>
        <w:contextualSpacing/>
        <w:rPr>
          <w:ins w:id="9829" w:author="Claire S" w:date="2026-06-05T08:33:00Z" w16du:dateUtc="2026-06-05T07:33:00Z"/>
          <w:rFonts w:ascii="Cambria" w:hAnsi="Cambria"/>
          <w:sz w:val="28"/>
          <w:szCs w:val="28"/>
        </w:rPr>
      </w:pPr>
      <w:ins w:id="9830" w:author="Claire S" w:date="2026-06-05T08:33:00Z" w16du:dateUtc="2026-06-05T07:33:00Z">
        <w:r>
          <w:rPr>
            <w:rFonts w:ascii="Cambria" w:hAnsi="Cambria"/>
            <w:sz w:val="28"/>
            <w:szCs w:val="28"/>
          </w:rPr>
          <w:t>‘</w:t>
        </w:r>
        <w:del w:id="9831" w:author="Daisy Watt" w:date="2026-06-22T12:10:00Z" w16du:dateUtc="2026-06-22T10:10:00Z">
          <w:r>
            <w:rPr>
              <w:rFonts w:ascii="Cambria" w:hAnsi="Cambria"/>
              <w:sz w:val="28"/>
              <w:szCs w:val="28"/>
            </w:rPr>
            <w:delText>No, you don’t</w:delText>
          </w:r>
        </w:del>
      </w:ins>
      <w:ins w:id="9832" w:author="Daisy Watt" w:date="2026-06-22T12:10:00Z" w16du:dateUtc="2026-06-22T10:10:00Z">
        <w:r w:rsidR="003B2A4A">
          <w:rPr>
            <w:rFonts w:ascii="Cambria" w:hAnsi="Cambria"/>
            <w:sz w:val="28"/>
            <w:szCs w:val="28"/>
          </w:rPr>
          <w:t>That’s enough</w:t>
        </w:r>
      </w:ins>
      <w:ins w:id="9833" w:author="Claire S" w:date="2026-06-05T08:33:00Z" w16du:dateUtc="2026-06-05T07:33:00Z">
        <w:r>
          <w:rPr>
            <w:rFonts w:ascii="Cambria" w:hAnsi="Cambria"/>
            <w:sz w:val="28"/>
            <w:szCs w:val="28"/>
          </w:rPr>
          <w:t>, love.’ The guard propelled her to the door</w:t>
        </w:r>
      </w:ins>
      <w:ins w:id="9834" w:author="Claire S" w:date="2026-07-27T12:35:00Z" w16du:dateUtc="2026-07-27T11:35:00Z">
        <w:r w:rsidR="00FC7BB7">
          <w:rPr>
            <w:rFonts w:ascii="Cambria" w:hAnsi="Cambria"/>
            <w:sz w:val="28"/>
            <w:szCs w:val="28"/>
          </w:rPr>
          <w:t>,</w:t>
        </w:r>
      </w:ins>
      <w:ins w:id="9835" w:author="Claire S" w:date="2026-07-27T12:34:00Z" w16du:dateUtc="2026-07-27T11:34:00Z">
        <w:r w:rsidR="00FC7BB7">
          <w:rPr>
            <w:rFonts w:ascii="Cambria" w:hAnsi="Cambria"/>
            <w:sz w:val="28"/>
            <w:szCs w:val="28"/>
          </w:rPr>
          <w:t xml:space="preserve"> where a shaven-head</w:t>
        </w:r>
      </w:ins>
      <w:ins w:id="9836" w:author="Claire S" w:date="2026-07-27T12:35:00Z" w16du:dateUtc="2026-07-27T11:35:00Z">
        <w:r w:rsidR="00FC7BB7">
          <w:rPr>
            <w:rFonts w:ascii="Cambria" w:hAnsi="Cambria"/>
            <w:sz w:val="28"/>
            <w:szCs w:val="28"/>
          </w:rPr>
          <w:t>ed young man waited, equally dirty-looking</w:t>
        </w:r>
      </w:ins>
      <w:ins w:id="9837" w:author="Claire S" w:date="2026-06-05T08:33:00Z" w16du:dateUtc="2026-06-05T07:33:00Z">
        <w:r>
          <w:rPr>
            <w:rFonts w:ascii="Cambria" w:hAnsi="Cambria"/>
            <w:sz w:val="28"/>
            <w:szCs w:val="28"/>
          </w:rPr>
          <w:t>. ‘Out you go</w:t>
        </w:r>
        <w:del w:id="9838" w:author="Daisy Watt" w:date="2026-06-22T12:10:00Z" w16du:dateUtc="2026-06-22T10:10:00Z">
          <w:r>
            <w:rPr>
              <w:rFonts w:ascii="Cambria" w:hAnsi="Cambria"/>
              <w:sz w:val="28"/>
              <w:szCs w:val="28"/>
            </w:rPr>
            <w:delText>-</w:delText>
          </w:r>
        </w:del>
      </w:ins>
      <w:ins w:id="9839" w:author="Daisy Watt" w:date="2026-06-22T12:10:00Z" w16du:dateUtc="2026-06-22T10:10:00Z">
        <w:r w:rsidR="00454762">
          <w:rPr>
            <w:rFonts w:ascii="Cambria" w:hAnsi="Cambria"/>
            <w:sz w:val="28"/>
            <w:szCs w:val="28"/>
          </w:rPr>
          <w:t>.</w:t>
        </w:r>
      </w:ins>
      <w:ins w:id="9840" w:author="Claire S" w:date="2026-06-05T08:33:00Z" w16du:dateUtc="2026-06-05T07:33:00Z">
        <w:r>
          <w:rPr>
            <w:rFonts w:ascii="Cambria" w:hAnsi="Cambria"/>
            <w:sz w:val="28"/>
            <w:szCs w:val="28"/>
          </w:rPr>
          <w:t>’</w:t>
        </w:r>
      </w:ins>
    </w:p>
    <w:p w14:paraId="2F685692" w14:textId="0E0D9B26" w:rsidR="00A84870" w:rsidRDefault="00A84870" w:rsidP="00A84870">
      <w:pPr>
        <w:spacing w:line="360" w:lineRule="auto"/>
        <w:ind w:firstLine="720"/>
        <w:contextualSpacing/>
        <w:rPr>
          <w:ins w:id="9841" w:author="Claire S" w:date="2026-06-05T08:33:00Z" w16du:dateUtc="2026-06-05T07:33:00Z"/>
          <w:rFonts w:ascii="Cambria" w:hAnsi="Cambria"/>
          <w:sz w:val="28"/>
          <w:szCs w:val="28"/>
        </w:rPr>
      </w:pPr>
      <w:ins w:id="9842" w:author="Claire S" w:date="2026-06-05T08:33:00Z" w16du:dateUtc="2026-06-05T07:33:00Z">
        <w:r>
          <w:rPr>
            <w:rFonts w:ascii="Cambria" w:hAnsi="Cambria"/>
            <w:sz w:val="28"/>
            <w:szCs w:val="28"/>
          </w:rPr>
          <w:t xml:space="preserve">‘Don’t trust the capitalists,’ </w:t>
        </w:r>
      </w:ins>
      <w:ins w:id="9843" w:author="Claire S" w:date="2026-07-28T10:25:00Z" w16du:dateUtc="2026-07-28T09:25:00Z">
        <w:r w:rsidR="005E4F0B">
          <w:rPr>
            <w:rFonts w:ascii="Cambria" w:hAnsi="Cambria"/>
            <w:sz w:val="28"/>
            <w:szCs w:val="28"/>
          </w:rPr>
          <w:t>t</w:t>
        </w:r>
      </w:ins>
      <w:ins w:id="9844" w:author="Claire S" w:date="2026-06-05T08:33:00Z" w16du:dateUtc="2026-06-05T07:33:00Z">
        <w:r>
          <w:rPr>
            <w:rFonts w:ascii="Cambria" w:hAnsi="Cambria"/>
            <w:sz w:val="28"/>
            <w:szCs w:val="28"/>
          </w:rPr>
          <w:t xml:space="preserve">he </w:t>
        </w:r>
      </w:ins>
      <w:ins w:id="9845" w:author="Claire S" w:date="2026-07-28T10:25:00Z" w16du:dateUtc="2026-07-28T09:25:00Z">
        <w:r w:rsidR="005E4F0B">
          <w:rPr>
            <w:rFonts w:ascii="Cambria" w:hAnsi="Cambria"/>
            <w:sz w:val="28"/>
            <w:szCs w:val="28"/>
          </w:rPr>
          <w:t xml:space="preserve">girl </w:t>
        </w:r>
      </w:ins>
      <w:ins w:id="9846" w:author="Claire S" w:date="2026-07-23T12:43:00Z" w16du:dateUtc="2026-07-23T11:43:00Z">
        <w:r w:rsidR="004A0C06">
          <w:rPr>
            <w:rFonts w:ascii="Cambria" w:hAnsi="Cambria"/>
            <w:sz w:val="28"/>
            <w:szCs w:val="28"/>
          </w:rPr>
          <w:t>shouted</w:t>
        </w:r>
      </w:ins>
      <w:ins w:id="9847" w:author="Claire S" w:date="2026-06-05T08:33:00Z" w16du:dateUtc="2026-06-05T07:33:00Z">
        <w:r>
          <w:rPr>
            <w:rFonts w:ascii="Cambria" w:hAnsi="Cambria"/>
            <w:sz w:val="28"/>
            <w:szCs w:val="28"/>
          </w:rPr>
          <w:t xml:space="preserve"> as he dragged her. ‘Purify your soul with us, the Children of </w:t>
        </w:r>
      </w:ins>
      <w:ins w:id="9848" w:author="Claire S" w:date="2026-07-22T18:25:00Z" w16du:dateUtc="2026-07-22T17:25:00Z">
        <w:r w:rsidR="00533493">
          <w:rPr>
            <w:rFonts w:ascii="Cambria" w:hAnsi="Cambria"/>
            <w:sz w:val="28"/>
            <w:szCs w:val="28"/>
          </w:rPr>
          <w:t>Bliss</w:t>
        </w:r>
      </w:ins>
      <w:ins w:id="9849" w:author="Claire S" w:date="2026-06-05T08:33:00Z" w16du:dateUtc="2026-06-05T07:33:00Z">
        <w:r>
          <w:rPr>
            <w:rFonts w:ascii="Cambria" w:hAnsi="Cambria"/>
            <w:sz w:val="28"/>
            <w:szCs w:val="28"/>
          </w:rPr>
          <w:t>.’</w:t>
        </w:r>
      </w:ins>
    </w:p>
    <w:p w14:paraId="50CDE818" w14:textId="5C2BA7C6" w:rsidR="00A84870" w:rsidRDefault="00A84870" w:rsidP="00A84870">
      <w:pPr>
        <w:spacing w:line="360" w:lineRule="auto"/>
        <w:contextualSpacing/>
        <w:rPr>
          <w:ins w:id="9850" w:author="Claire S" w:date="2026-06-05T08:33:00Z" w16du:dateUtc="2026-06-05T07:33:00Z"/>
          <w:rFonts w:ascii="Cambria" w:hAnsi="Cambria"/>
          <w:sz w:val="28"/>
          <w:szCs w:val="28"/>
        </w:rPr>
      </w:pPr>
      <w:ins w:id="9851" w:author="Claire S" w:date="2026-06-05T08:33:00Z" w16du:dateUtc="2026-06-05T07:33:00Z">
        <w:r>
          <w:rPr>
            <w:rFonts w:ascii="Cambria" w:hAnsi="Cambria"/>
            <w:sz w:val="28"/>
            <w:szCs w:val="28"/>
          </w:rPr>
          <w:tab/>
          <w:t xml:space="preserve">‘The Children of who?’ Clara frowned, worrying </w:t>
        </w:r>
      </w:ins>
      <w:ins w:id="9852" w:author="Claire S" w:date="2026-07-23T12:43:00Z" w16du:dateUtc="2026-07-23T11:43:00Z">
        <w:r w:rsidR="004A0C06">
          <w:rPr>
            <w:rFonts w:ascii="Cambria" w:hAnsi="Cambria"/>
            <w:sz w:val="28"/>
            <w:szCs w:val="28"/>
          </w:rPr>
          <w:t xml:space="preserve">about the grasp of </w:t>
        </w:r>
      </w:ins>
      <w:ins w:id="9853" w:author="Claire S" w:date="2026-06-05T08:33:00Z" w16du:dateUtc="2026-06-05T07:33:00Z">
        <w:r>
          <w:rPr>
            <w:rFonts w:ascii="Cambria" w:hAnsi="Cambria"/>
            <w:sz w:val="28"/>
            <w:szCs w:val="28"/>
          </w:rPr>
          <w:t>the guard.</w:t>
        </w:r>
      </w:ins>
      <w:ins w:id="9854" w:author="Claire S" w:date="2026-07-23T12:43:00Z" w16du:dateUtc="2026-07-23T11:43:00Z">
        <w:r w:rsidR="004A0C06">
          <w:rPr>
            <w:rFonts w:ascii="Cambria" w:hAnsi="Cambria"/>
            <w:sz w:val="28"/>
            <w:szCs w:val="28"/>
          </w:rPr>
          <w:t xml:space="preserve"> ‘He’s </w:t>
        </w:r>
      </w:ins>
      <w:ins w:id="9855" w:author="Claire S" w:date="2026-07-23T12:44:00Z" w16du:dateUtc="2026-07-23T11:44:00Z">
        <w:r w:rsidR="005755B2">
          <w:rPr>
            <w:rFonts w:ascii="Cambria" w:hAnsi="Cambria"/>
            <w:sz w:val="28"/>
            <w:szCs w:val="28"/>
          </w:rPr>
          <w:t>be</w:t>
        </w:r>
      </w:ins>
      <w:ins w:id="9856" w:author="Claire S" w:date="2026-07-23T12:45:00Z" w16du:dateUtc="2026-07-23T11:45:00Z">
        <w:r w:rsidR="005755B2">
          <w:rPr>
            <w:rFonts w:ascii="Cambria" w:hAnsi="Cambria"/>
            <w:sz w:val="28"/>
            <w:szCs w:val="28"/>
          </w:rPr>
          <w:t xml:space="preserve">ing </w:t>
        </w:r>
      </w:ins>
      <w:ins w:id="9857" w:author="Claire S" w:date="2026-07-23T12:43:00Z" w16du:dateUtc="2026-07-23T11:43:00Z">
        <w:r w:rsidR="004A0C06">
          <w:rPr>
            <w:rFonts w:ascii="Cambria" w:hAnsi="Cambria"/>
            <w:sz w:val="28"/>
            <w:szCs w:val="28"/>
          </w:rPr>
          <w:t>a bit rough</w:t>
        </w:r>
      </w:ins>
      <w:ins w:id="9858" w:author="Claire S" w:date="2026-07-23T12:47:00Z" w16du:dateUtc="2026-07-23T11:47:00Z">
        <w:r w:rsidR="00351953">
          <w:rPr>
            <w:rFonts w:ascii="Cambria" w:hAnsi="Cambria"/>
            <w:sz w:val="28"/>
            <w:szCs w:val="28"/>
          </w:rPr>
          <w:t>, isn’t he?</w:t>
        </w:r>
      </w:ins>
      <w:ins w:id="9859" w:author="Claire S" w:date="2026-07-23T12:43:00Z" w16du:dateUtc="2026-07-23T11:43:00Z">
        <w:r w:rsidR="004A0C06">
          <w:rPr>
            <w:rFonts w:ascii="Cambria" w:hAnsi="Cambria"/>
            <w:sz w:val="28"/>
            <w:szCs w:val="28"/>
          </w:rPr>
          <w:t>’</w:t>
        </w:r>
      </w:ins>
    </w:p>
    <w:p w14:paraId="064DBE62" w14:textId="000AE00C" w:rsidR="00A84870" w:rsidRDefault="00A84870" w:rsidP="00A84870">
      <w:pPr>
        <w:spacing w:line="360" w:lineRule="auto"/>
        <w:ind w:firstLine="720"/>
        <w:contextualSpacing/>
        <w:rPr>
          <w:ins w:id="9860" w:author="Claire S" w:date="2026-06-05T08:33:00Z" w16du:dateUtc="2026-06-05T07:33:00Z"/>
          <w:rFonts w:ascii="Cambria" w:hAnsi="Cambria"/>
          <w:sz w:val="28"/>
          <w:szCs w:val="28"/>
        </w:rPr>
      </w:pPr>
      <w:ins w:id="9861" w:author="Claire S" w:date="2026-06-05T08:33:00Z" w16du:dateUtc="2026-06-05T07:33:00Z">
        <w:r>
          <w:rPr>
            <w:rFonts w:ascii="Cambria" w:hAnsi="Cambria"/>
            <w:sz w:val="28"/>
            <w:szCs w:val="28"/>
          </w:rPr>
          <w:t>‘</w:t>
        </w:r>
      </w:ins>
      <w:ins w:id="9862" w:author="Claire S" w:date="2026-07-23T12:47:00Z" w16du:dateUtc="2026-07-23T11:47:00Z">
        <w:r w:rsidR="00351953">
          <w:rPr>
            <w:rFonts w:ascii="Cambria" w:hAnsi="Cambria"/>
            <w:sz w:val="28"/>
            <w:szCs w:val="28"/>
          </w:rPr>
          <w:t>I wouldn’t worry about it</w:t>
        </w:r>
      </w:ins>
      <w:ins w:id="9863" w:author="Claire S" w:date="2026-07-23T13:02:00Z" w16du:dateUtc="2026-07-23T12:02:00Z">
        <w:r w:rsidR="00413C94">
          <w:rPr>
            <w:rFonts w:ascii="Cambria" w:hAnsi="Cambria"/>
            <w:sz w:val="28"/>
            <w:szCs w:val="28"/>
          </w:rPr>
          <w:t xml:space="preserve">. </w:t>
        </w:r>
      </w:ins>
      <w:ins w:id="9864" w:author="Claire S" w:date="2026-07-28T10:25:00Z" w16du:dateUtc="2026-07-28T09:25:00Z">
        <w:r w:rsidR="005E4F0B">
          <w:rPr>
            <w:rFonts w:ascii="Cambria" w:hAnsi="Cambria"/>
            <w:sz w:val="28"/>
            <w:szCs w:val="28"/>
          </w:rPr>
          <w:t>These sort of nutty</w:t>
        </w:r>
      </w:ins>
      <w:ins w:id="9865" w:author="Claire S" w:date="2026-07-23T13:02:00Z" w16du:dateUtc="2026-07-23T12:02:00Z">
        <w:r w:rsidR="00413C94">
          <w:rPr>
            <w:rFonts w:ascii="Cambria" w:hAnsi="Cambria"/>
            <w:sz w:val="28"/>
            <w:szCs w:val="28"/>
          </w:rPr>
          <w:t xml:space="preserve"> </w:t>
        </w:r>
      </w:ins>
      <w:ins w:id="9866" w:author="Claire S" w:date="2026-07-23T12:43:00Z" w16du:dateUtc="2026-07-23T11:43:00Z">
        <w:r w:rsidR="004A0C06" w:rsidRPr="00A97E8D">
          <w:rPr>
            <w:rFonts w:ascii="Cambria" w:hAnsi="Cambria"/>
            <w:sz w:val="28"/>
            <w:szCs w:val="28"/>
          </w:rPr>
          <w:t>protestor</w:t>
        </w:r>
      </w:ins>
      <w:ins w:id="9867" w:author="Claire S" w:date="2026-07-23T13:02:00Z" w16du:dateUtc="2026-07-23T12:02:00Z">
        <w:r w:rsidR="00413C94">
          <w:rPr>
            <w:rFonts w:ascii="Cambria" w:hAnsi="Cambria"/>
            <w:sz w:val="28"/>
            <w:szCs w:val="28"/>
          </w:rPr>
          <w:t>s are pretty standard</w:t>
        </w:r>
      </w:ins>
      <w:ins w:id="9868" w:author="Claire S" w:date="2026-08-04T12:06:00Z" w16du:dateUtc="2026-08-04T11:06:00Z">
        <w:r w:rsidR="00AF226F">
          <w:rPr>
            <w:rFonts w:ascii="Cambria" w:hAnsi="Cambria"/>
            <w:sz w:val="28"/>
            <w:szCs w:val="28"/>
          </w:rPr>
          <w:t xml:space="preserve"> here</w:t>
        </w:r>
      </w:ins>
      <w:ins w:id="9869" w:author="Claire S" w:date="2026-07-23T12:43:00Z" w16du:dateUtc="2026-07-23T11:43:00Z">
        <w:r w:rsidR="004A0C06">
          <w:rPr>
            <w:rFonts w:ascii="Cambria" w:hAnsi="Cambria"/>
            <w:sz w:val="28"/>
            <w:szCs w:val="28"/>
          </w:rPr>
          <w:t>,</w:t>
        </w:r>
      </w:ins>
      <w:ins w:id="9870" w:author="Claire S" w:date="2026-06-05T08:33:00Z" w16du:dateUtc="2026-06-05T07:33:00Z">
        <w:r>
          <w:rPr>
            <w:rFonts w:ascii="Cambria" w:hAnsi="Cambria"/>
            <w:sz w:val="28"/>
            <w:szCs w:val="28"/>
          </w:rPr>
          <w:t xml:space="preserve">’ Maude pulled a face. </w:t>
        </w:r>
      </w:ins>
      <w:ins w:id="9871" w:author="Claire S" w:date="2026-07-23T13:02:00Z" w16du:dateUtc="2026-07-23T12:02:00Z">
        <w:r w:rsidR="00413C94">
          <w:rPr>
            <w:rFonts w:ascii="Cambria" w:hAnsi="Cambria"/>
            <w:sz w:val="28"/>
            <w:szCs w:val="28"/>
          </w:rPr>
          <w:t>‘Losers.’</w:t>
        </w:r>
      </w:ins>
      <w:ins w:id="9872" w:author="Daisy Watt" w:date="2026-06-22T12:10:00Z" w16du:dateUtc="2026-06-22T10:10:00Z">
        <w:del w:id="9873" w:author="Claire S" w:date="2026-07-23T12:43:00Z" w16du:dateUtc="2026-07-23T11:43:00Z">
          <w:r w:rsidR="00682BBD" w:rsidRPr="00A97E8D" w:rsidDel="004A0C06">
            <w:rPr>
              <w:rFonts w:ascii="Cambria" w:hAnsi="Cambria"/>
              <w:sz w:val="28"/>
              <w:szCs w:val="28"/>
            </w:rPr>
            <w:delText xml:space="preserve"> </w:delText>
          </w:r>
        </w:del>
      </w:ins>
      <w:ins w:id="9874" w:author="Daisy Watt" w:date="2026-06-22T12:11:00Z" w16du:dateUtc="2026-06-22T10:11:00Z">
        <w:del w:id="9875" w:author="Claire S" w:date="2026-07-23T12:44:00Z" w16du:dateUtc="2026-07-23T11:44:00Z">
          <w:r w:rsidR="00D268A5" w:rsidDel="004A0C06">
            <w:rPr>
              <w:rFonts w:ascii="Cambria" w:hAnsi="Cambria"/>
              <w:sz w:val="28"/>
              <w:szCs w:val="28"/>
            </w:rPr>
            <w:delText>,</w:delText>
          </w:r>
        </w:del>
      </w:ins>
    </w:p>
    <w:p w14:paraId="1F4FB294" w14:textId="2654050F" w:rsidR="00A84870" w:rsidRDefault="00A84870" w:rsidP="005755B2">
      <w:pPr>
        <w:spacing w:line="360" w:lineRule="auto"/>
        <w:ind w:firstLine="720"/>
        <w:contextualSpacing/>
        <w:rPr>
          <w:ins w:id="9876" w:author="Claire S" w:date="2026-07-23T12:45:00Z" w16du:dateUtc="2026-07-23T11:45:00Z"/>
          <w:rFonts w:ascii="Cambria" w:hAnsi="Cambria"/>
          <w:sz w:val="28"/>
          <w:szCs w:val="28"/>
        </w:rPr>
      </w:pPr>
      <w:ins w:id="9877" w:author="Claire S" w:date="2026-06-05T08:33:00Z" w16du:dateUtc="2026-06-05T07:33:00Z">
        <w:r>
          <w:rPr>
            <w:rFonts w:ascii="Cambria" w:hAnsi="Cambria"/>
            <w:sz w:val="28"/>
            <w:szCs w:val="28"/>
          </w:rPr>
          <w:t>As the girl was ejected, two young edit</w:t>
        </w:r>
      </w:ins>
      <w:ins w:id="9878" w:author="Daisy Watt" w:date="2026-06-22T12:11:00Z" w16du:dateUtc="2026-06-22T10:11:00Z">
        <w:r w:rsidR="00D268A5">
          <w:rPr>
            <w:rFonts w:ascii="Cambria" w:hAnsi="Cambria"/>
            <w:sz w:val="28"/>
            <w:szCs w:val="28"/>
          </w:rPr>
          <w:t>orial</w:t>
        </w:r>
      </w:ins>
      <w:ins w:id="9879" w:author="Claire S" w:date="2026-06-05T08:33:00Z" w16du:dateUtc="2026-06-05T07:33:00Z">
        <w:r>
          <w:rPr>
            <w:rFonts w:ascii="Cambria" w:hAnsi="Cambria"/>
            <w:sz w:val="28"/>
            <w:szCs w:val="28"/>
          </w:rPr>
          <w:t xml:space="preserve"> assistants came in the main revolving door </w:t>
        </w:r>
        <w:del w:id="9880" w:author="Daisy Watt" w:date="2026-06-22T12:11:00Z" w16du:dateUtc="2026-06-22T10:11:00Z">
          <w:r>
            <w:rPr>
              <w:rFonts w:ascii="Cambria" w:hAnsi="Cambria"/>
              <w:sz w:val="28"/>
              <w:szCs w:val="28"/>
            </w:rPr>
            <w:delText>-</w:delText>
          </w:r>
        </w:del>
      </w:ins>
      <w:ins w:id="9881" w:author="Daisy Watt" w:date="2026-06-22T12:11:00Z" w16du:dateUtc="2026-06-22T10:11:00Z">
        <w:r w:rsidR="006D5A76">
          <w:rPr>
            <w:rFonts w:ascii="Cambria" w:hAnsi="Cambria"/>
            <w:sz w:val="28"/>
            <w:szCs w:val="28"/>
          </w:rPr>
          <w:t>–</w:t>
        </w:r>
      </w:ins>
      <w:ins w:id="9882" w:author="Claire S" w:date="2026-06-05T08:33:00Z" w16du:dateUtc="2026-06-05T07:33:00Z">
        <w:r>
          <w:rPr>
            <w:rFonts w:ascii="Cambria" w:hAnsi="Cambria"/>
            <w:sz w:val="28"/>
            <w:szCs w:val="28"/>
          </w:rPr>
          <w:t xml:space="preserve"> both staring so hard at their phones</w:t>
        </w:r>
        <w:r w:rsidRPr="00A97E8D">
          <w:rPr>
            <w:rFonts w:ascii="Cambria" w:hAnsi="Cambria"/>
            <w:sz w:val="28"/>
            <w:szCs w:val="28"/>
          </w:rPr>
          <w:t>, they trotted</w:t>
        </w:r>
        <w:r>
          <w:rPr>
            <w:rFonts w:ascii="Cambria" w:hAnsi="Cambria"/>
            <w:sz w:val="28"/>
            <w:szCs w:val="28"/>
          </w:rPr>
          <w:t xml:space="preserve"> straight out again without realising. </w:t>
        </w:r>
      </w:ins>
      <w:ins w:id="9883" w:author="Claire S" w:date="2026-07-30T12:03:00Z" w16du:dateUtc="2026-07-30T11:03:00Z">
        <w:r w:rsidR="000C745D">
          <w:rPr>
            <w:rFonts w:ascii="Cambria" w:hAnsi="Cambria"/>
            <w:sz w:val="28"/>
            <w:szCs w:val="28"/>
          </w:rPr>
          <w:t xml:space="preserve"> In the foyer, </w:t>
        </w:r>
      </w:ins>
      <w:ins w:id="9884" w:author="Claire S" w:date="2026-07-23T12:48:00Z" w16du:dateUtc="2026-07-23T11:48:00Z">
        <w:r w:rsidR="00351953">
          <w:rPr>
            <w:rFonts w:ascii="Cambria" w:hAnsi="Cambria"/>
            <w:sz w:val="28"/>
            <w:szCs w:val="28"/>
          </w:rPr>
          <w:t>a small group</w:t>
        </w:r>
      </w:ins>
      <w:ins w:id="9885" w:author="Claire S" w:date="2026-07-30T12:03:00Z" w16du:dateUtc="2026-07-30T11:03:00Z">
        <w:r w:rsidR="000C745D">
          <w:rPr>
            <w:rFonts w:ascii="Cambria" w:hAnsi="Cambria"/>
            <w:sz w:val="28"/>
            <w:szCs w:val="28"/>
          </w:rPr>
          <w:t xml:space="preserve"> of staff</w:t>
        </w:r>
      </w:ins>
      <w:ins w:id="9886" w:author="Claire S" w:date="2026-07-23T12:48:00Z" w16du:dateUtc="2026-07-23T11:48:00Z">
        <w:r w:rsidR="00351953">
          <w:rPr>
            <w:rFonts w:ascii="Cambria" w:hAnsi="Cambria"/>
            <w:sz w:val="28"/>
            <w:szCs w:val="28"/>
          </w:rPr>
          <w:t xml:space="preserve"> was </w:t>
        </w:r>
      </w:ins>
      <w:ins w:id="9887" w:author="Claire S" w:date="2026-07-23T13:03:00Z" w16du:dateUtc="2026-07-23T12:03:00Z">
        <w:r w:rsidR="00413C94">
          <w:rPr>
            <w:rFonts w:ascii="Cambria" w:hAnsi="Cambria"/>
            <w:sz w:val="28"/>
            <w:szCs w:val="28"/>
          </w:rPr>
          <w:t xml:space="preserve">gathering, </w:t>
        </w:r>
      </w:ins>
      <w:ins w:id="9888" w:author="Claire S" w:date="2026-07-23T12:48:00Z" w16du:dateUtc="2026-07-23T11:48:00Z">
        <w:r w:rsidR="00351953">
          <w:rPr>
            <w:rFonts w:ascii="Cambria" w:hAnsi="Cambria"/>
            <w:sz w:val="28"/>
            <w:szCs w:val="28"/>
          </w:rPr>
          <w:t>staring at something she couldn’t see.</w:t>
        </w:r>
      </w:ins>
      <w:ins w:id="9889" w:author="Daisy Watt" w:date="2026-06-22T12:19:00Z" w16du:dateUtc="2026-06-22T10:19:00Z">
        <w:del w:id="9890" w:author="Claire S" w:date="2026-07-23T12:45:00Z" w16du:dateUtc="2026-07-23T11:45:00Z">
          <w:r w:rsidR="001979E6" w:rsidDel="005755B2">
            <w:rPr>
              <w:rFonts w:ascii="Cambria" w:hAnsi="Cambria"/>
              <w:sz w:val="28"/>
              <w:szCs w:val="28"/>
            </w:rPr>
            <w:delText>looked up</w:delText>
          </w:r>
          <w:r w:rsidR="00591B6F" w:rsidDel="005755B2">
            <w:rPr>
              <w:rFonts w:ascii="Cambria" w:hAnsi="Cambria"/>
              <w:sz w:val="28"/>
              <w:szCs w:val="28"/>
            </w:rPr>
            <w:delText>outside</w:delText>
          </w:r>
        </w:del>
      </w:ins>
      <w:ins w:id="9891" w:author="Daisy Watt" w:date="2026-06-22T12:11:00Z" w16du:dateUtc="2026-06-22T10:11:00Z">
        <w:del w:id="9892" w:author="Claire S" w:date="2026-07-23T12:45:00Z" w16du:dateUtc="2026-07-23T11:45:00Z">
          <w:r w:rsidR="0005320E" w:rsidDel="005755B2">
            <w:rPr>
              <w:rFonts w:ascii="Cambria" w:hAnsi="Cambria"/>
              <w:sz w:val="28"/>
              <w:szCs w:val="28"/>
            </w:rPr>
            <w:delText>.</w:delText>
          </w:r>
        </w:del>
      </w:ins>
      <w:ins w:id="9893" w:author="Daisy Watt" w:date="2026-06-22T12:19:00Z" w16du:dateUtc="2026-06-22T10:19:00Z">
        <w:del w:id="9894" w:author="Claire S" w:date="2026-07-23T12:45:00Z" w16du:dateUtc="2026-07-23T11:45:00Z">
          <w:r w:rsidR="001979E6" w:rsidDel="005755B2">
            <w:rPr>
              <w:rFonts w:ascii="Cambria" w:hAnsi="Cambria"/>
              <w:sz w:val="28"/>
              <w:szCs w:val="28"/>
            </w:rPr>
            <w:delText xml:space="preserve"> across the street</w:delText>
          </w:r>
        </w:del>
      </w:ins>
    </w:p>
    <w:p w14:paraId="26FC47DD" w14:textId="7EC711DD" w:rsidR="00E025F9" w:rsidRDefault="005755B2" w:rsidP="005755B2">
      <w:pPr>
        <w:spacing w:line="360" w:lineRule="auto"/>
        <w:ind w:firstLine="720"/>
        <w:contextualSpacing/>
        <w:rPr>
          <w:ins w:id="9895" w:author="Claire S" w:date="2026-07-29T12:13:00Z" w16du:dateUtc="2026-07-29T11:13:00Z"/>
          <w:rFonts w:ascii="Cambria" w:hAnsi="Cambria"/>
          <w:sz w:val="28"/>
          <w:szCs w:val="28"/>
        </w:rPr>
      </w:pPr>
      <w:ins w:id="9896" w:author="Claire S" w:date="2026-07-23T12:45:00Z" w16du:dateUtc="2026-07-23T11:45:00Z">
        <w:r>
          <w:rPr>
            <w:rFonts w:ascii="Cambria" w:hAnsi="Cambria"/>
            <w:sz w:val="28"/>
            <w:szCs w:val="28"/>
          </w:rPr>
          <w:t xml:space="preserve">‘What’s everyone looking at?’ </w:t>
        </w:r>
      </w:ins>
      <w:commentRangeStart w:id="9897"/>
      <w:ins w:id="9898" w:author="Claire S" w:date="2026-06-05T08:36:00Z" w16du:dateUtc="2026-06-05T07:36:00Z">
        <w:r w:rsidR="00E025F9">
          <w:rPr>
            <w:rFonts w:ascii="Cambria" w:hAnsi="Cambria"/>
            <w:sz w:val="28"/>
            <w:szCs w:val="28"/>
          </w:rPr>
          <w:t>Maude frown</w:t>
        </w:r>
      </w:ins>
      <w:ins w:id="9899" w:author="Claire S" w:date="2026-07-23T12:45:00Z" w16du:dateUtc="2026-07-23T11:45:00Z">
        <w:r>
          <w:rPr>
            <w:rFonts w:ascii="Cambria" w:hAnsi="Cambria"/>
            <w:sz w:val="28"/>
            <w:szCs w:val="28"/>
          </w:rPr>
          <w:t>ed</w:t>
        </w:r>
      </w:ins>
      <w:ins w:id="9900" w:author="Claire S" w:date="2026-06-05T08:36:00Z" w16du:dateUtc="2026-06-05T07:36:00Z">
        <w:r w:rsidR="00E025F9">
          <w:rPr>
            <w:rFonts w:ascii="Cambria" w:hAnsi="Cambria"/>
            <w:sz w:val="28"/>
            <w:szCs w:val="28"/>
          </w:rPr>
          <w:t>. ‘</w:t>
        </w:r>
      </w:ins>
      <w:ins w:id="9901" w:author="Claire S" w:date="2026-07-23T12:46:00Z" w16du:dateUtc="2026-07-23T11:46:00Z">
        <w:r w:rsidR="00351953">
          <w:rPr>
            <w:rFonts w:ascii="Cambria" w:hAnsi="Cambria"/>
            <w:sz w:val="28"/>
            <w:szCs w:val="28"/>
          </w:rPr>
          <w:t>My</w:t>
        </w:r>
      </w:ins>
      <w:ins w:id="9902" w:author="Claire S" w:date="2026-06-05T08:36:00Z" w16du:dateUtc="2026-06-05T07:36:00Z">
        <w:r w:rsidR="00E025F9">
          <w:rPr>
            <w:rFonts w:ascii="Cambria" w:hAnsi="Cambria"/>
            <w:sz w:val="28"/>
            <w:szCs w:val="28"/>
          </w:rPr>
          <w:t xml:space="preserve"> phone</w:t>
        </w:r>
      </w:ins>
      <w:ins w:id="9903" w:author="Claire S" w:date="2026-07-23T12:46:00Z" w16du:dateUtc="2026-07-23T11:46:00Z">
        <w:r w:rsidR="00351953">
          <w:rPr>
            <w:rFonts w:ascii="Cambria" w:hAnsi="Cambria"/>
            <w:sz w:val="28"/>
            <w:szCs w:val="28"/>
          </w:rPr>
          <w:t>’s</w:t>
        </w:r>
      </w:ins>
      <w:ins w:id="9904" w:author="Claire S" w:date="2026-06-05T08:36:00Z" w16du:dateUtc="2026-06-05T07:36:00Z">
        <w:r w:rsidR="00E025F9">
          <w:rPr>
            <w:rFonts w:ascii="Cambria" w:hAnsi="Cambria"/>
            <w:sz w:val="28"/>
            <w:szCs w:val="28"/>
          </w:rPr>
          <w:t xml:space="preserve"> upstairs</w:t>
        </w:r>
      </w:ins>
      <w:ins w:id="9905" w:author="Claire S" w:date="2026-07-23T12:45:00Z" w16du:dateUtc="2026-07-23T11:45:00Z">
        <w:r>
          <w:rPr>
            <w:rFonts w:ascii="Cambria" w:hAnsi="Cambria"/>
            <w:sz w:val="28"/>
            <w:szCs w:val="28"/>
          </w:rPr>
          <w:t xml:space="preserve"> -</w:t>
        </w:r>
      </w:ins>
      <w:ins w:id="9906" w:author="Daisy Watt" w:date="2026-06-22T12:11:00Z" w16du:dateUtc="2026-06-22T10:11:00Z">
        <w:del w:id="9907" w:author="Claire S" w:date="2026-07-23T12:45:00Z" w16du:dateUtc="2026-07-23T11:45:00Z">
          <w:r w:rsidR="00297A3E" w:rsidDel="005755B2">
            <w:rPr>
              <w:rFonts w:ascii="Cambria" w:hAnsi="Cambria"/>
              <w:sz w:val="28"/>
              <w:szCs w:val="28"/>
            </w:rPr>
            <w:delText>.</w:delText>
          </w:r>
        </w:del>
      </w:ins>
      <w:ins w:id="9908" w:author="Claire S" w:date="2026-06-05T08:36:00Z" w16du:dateUtc="2026-06-05T07:36:00Z">
        <w:del w:id="9909" w:author="Daisy Watt" w:date="2026-06-22T12:11:00Z" w16du:dateUtc="2026-06-22T10:11:00Z">
          <w:r w:rsidR="00E025F9">
            <w:rPr>
              <w:rFonts w:ascii="Cambria" w:hAnsi="Cambria"/>
              <w:sz w:val="28"/>
              <w:szCs w:val="28"/>
            </w:rPr>
            <w:delText xml:space="preserve"> -</w:delText>
          </w:r>
        </w:del>
        <w:r w:rsidR="00E025F9">
          <w:rPr>
            <w:rFonts w:ascii="Cambria" w:hAnsi="Cambria"/>
            <w:sz w:val="28"/>
            <w:szCs w:val="28"/>
          </w:rPr>
          <w:t>’</w:t>
        </w:r>
      </w:ins>
    </w:p>
    <w:p w14:paraId="3411EB7A" w14:textId="264A5BF7" w:rsidR="005755B2" w:rsidRDefault="00D82F87" w:rsidP="00D82F87">
      <w:pPr>
        <w:spacing w:line="360" w:lineRule="auto"/>
        <w:ind w:firstLine="720"/>
        <w:contextualSpacing/>
        <w:rPr>
          <w:ins w:id="9910" w:author="Claire S" w:date="2026-07-29T12:15:00Z" w16du:dateUtc="2026-07-29T11:15:00Z"/>
          <w:rFonts w:ascii="Cambria" w:hAnsi="Cambria"/>
          <w:sz w:val="28"/>
          <w:szCs w:val="28"/>
        </w:rPr>
      </w:pPr>
      <w:ins w:id="9911" w:author="Claire S" w:date="2026-07-29T12:13:00Z" w16du:dateUtc="2026-07-29T11:13:00Z">
        <w:r>
          <w:rPr>
            <w:rFonts w:ascii="Cambria" w:hAnsi="Cambria"/>
            <w:sz w:val="28"/>
            <w:szCs w:val="28"/>
          </w:rPr>
          <w:t xml:space="preserve">Together the two young women </w:t>
        </w:r>
      </w:ins>
      <w:ins w:id="9912" w:author="Claire S" w:date="2026-07-29T12:18:00Z" w16du:dateUtc="2026-07-29T11:18:00Z">
        <w:r w:rsidR="004E32DC">
          <w:rPr>
            <w:rFonts w:ascii="Cambria" w:hAnsi="Cambria"/>
            <w:sz w:val="28"/>
            <w:szCs w:val="28"/>
          </w:rPr>
          <w:t>hurried</w:t>
        </w:r>
      </w:ins>
      <w:ins w:id="9913" w:author="Claire S" w:date="2026-07-29T12:14:00Z" w16du:dateUtc="2026-07-29T11:14:00Z">
        <w:r>
          <w:rPr>
            <w:rFonts w:ascii="Cambria" w:hAnsi="Cambria"/>
            <w:sz w:val="28"/>
            <w:szCs w:val="28"/>
          </w:rPr>
          <w:t xml:space="preserve"> to the doors</w:t>
        </w:r>
      </w:ins>
      <w:ins w:id="9914" w:author="Claire S" w:date="2026-07-29T12:18:00Z" w16du:dateUtc="2026-07-29T11:18:00Z">
        <w:r w:rsidR="004E32DC">
          <w:rPr>
            <w:rFonts w:ascii="Cambria" w:hAnsi="Cambria"/>
            <w:sz w:val="28"/>
            <w:szCs w:val="28"/>
          </w:rPr>
          <w:t xml:space="preserve">, peering </w:t>
        </w:r>
      </w:ins>
      <w:ins w:id="9915" w:author="Claire S" w:date="2026-07-29T12:14:00Z" w16du:dateUtc="2026-07-29T11:14:00Z">
        <w:r>
          <w:rPr>
            <w:rFonts w:ascii="Cambria" w:hAnsi="Cambria"/>
            <w:sz w:val="28"/>
            <w:szCs w:val="28"/>
          </w:rPr>
          <w:t>out at the</w:t>
        </w:r>
      </w:ins>
      <w:ins w:id="9916" w:author="Claire S" w:date="2026-07-29T12:15:00Z" w16du:dateUtc="2026-07-29T11:15:00Z">
        <w:r w:rsidR="008A452E">
          <w:rPr>
            <w:rFonts w:ascii="Cambria" w:hAnsi="Cambria"/>
            <w:sz w:val="28"/>
            <w:szCs w:val="28"/>
          </w:rPr>
          <w:t xml:space="preserve"> electronic</w:t>
        </w:r>
      </w:ins>
      <w:ins w:id="9917" w:author="Claire S" w:date="2026-07-29T12:14:00Z" w16du:dateUtc="2026-07-29T11:14:00Z">
        <w:r>
          <w:rPr>
            <w:rFonts w:ascii="Cambria" w:hAnsi="Cambria"/>
            <w:sz w:val="28"/>
            <w:szCs w:val="28"/>
          </w:rPr>
          <w:t xml:space="preserve"> </w:t>
        </w:r>
      </w:ins>
      <w:ins w:id="9918" w:author="Daisy Watt" w:date="2026-06-22T12:20:00Z" w16du:dateUtc="2026-06-22T10:20:00Z">
        <w:del w:id="9919" w:author="Claire S" w:date="2026-07-22T18:28:00Z" w16du:dateUtc="2026-07-22T17:28:00Z">
          <w:r w:rsidR="00DE35E5" w:rsidDel="00BC57B5">
            <w:rPr>
              <w:rFonts w:ascii="Cambria" w:hAnsi="Cambria"/>
              <w:sz w:val="28"/>
              <w:szCs w:val="28"/>
            </w:rPr>
            <w:delText>,</w:delText>
          </w:r>
        </w:del>
      </w:ins>
      <w:commentRangeEnd w:id="9897"/>
      <w:del w:id="9920" w:author="Claire S" w:date="2026-07-22T18:28:00Z" w16du:dateUtc="2026-07-22T17:28:00Z">
        <w:r w:rsidR="001033E6" w:rsidDel="00BC57B5">
          <w:rPr>
            <w:rStyle w:val="CommentReference"/>
            <w:rFonts w:ascii="Cambria" w:hAnsi="Cambria"/>
            <w:sz w:val="28"/>
            <w:szCs w:val="28"/>
          </w:rPr>
          <w:commentReference w:id="9897"/>
        </w:r>
      </w:del>
      <w:ins w:id="9921" w:author="Claire S" w:date="2026-06-05T08:36:00Z" w16du:dateUtc="2026-06-05T07:36:00Z">
        <w:r w:rsidR="00E025F9">
          <w:rPr>
            <w:rFonts w:ascii="Cambria" w:hAnsi="Cambria"/>
            <w:sz w:val="28"/>
            <w:szCs w:val="28"/>
          </w:rPr>
          <w:t xml:space="preserve">billboard </w:t>
        </w:r>
      </w:ins>
      <w:ins w:id="9922" w:author="Claire S" w:date="2026-07-29T12:15:00Z" w16du:dateUtc="2026-07-29T11:15:00Z">
        <w:r w:rsidR="008A452E">
          <w:rPr>
            <w:rFonts w:ascii="Cambria" w:hAnsi="Cambria"/>
            <w:sz w:val="28"/>
            <w:szCs w:val="28"/>
          </w:rPr>
          <w:t xml:space="preserve">on the corner </w:t>
        </w:r>
      </w:ins>
      <w:ins w:id="9923" w:author="Claire S" w:date="2026-06-05T08:36:00Z" w16du:dateUtc="2026-06-05T07:36:00Z">
        <w:r w:rsidR="00E025F9">
          <w:rPr>
            <w:rFonts w:ascii="Cambria" w:hAnsi="Cambria"/>
            <w:sz w:val="28"/>
            <w:szCs w:val="28"/>
          </w:rPr>
          <w:t>opposite</w:t>
        </w:r>
      </w:ins>
      <w:ins w:id="9924" w:author="Daisy Watt" w:date="2026-06-22T12:12:00Z" w16du:dateUtc="2026-06-22T10:12:00Z">
        <w:r w:rsidR="00E025F9">
          <w:rPr>
            <w:rFonts w:ascii="Cambria" w:hAnsi="Cambria"/>
            <w:sz w:val="28"/>
            <w:szCs w:val="28"/>
          </w:rPr>
          <w:t xml:space="preserve"> </w:t>
        </w:r>
        <w:r w:rsidR="000513F4">
          <w:rPr>
            <w:rFonts w:ascii="Cambria" w:hAnsi="Cambria"/>
            <w:sz w:val="28"/>
            <w:szCs w:val="28"/>
          </w:rPr>
          <w:t xml:space="preserve">the </w:t>
        </w:r>
      </w:ins>
      <w:ins w:id="9925" w:author="Claire S" w:date="2026-07-23T12:46:00Z" w16du:dateUtc="2026-07-23T11:46:00Z">
        <w:r w:rsidR="005755B2">
          <w:rPr>
            <w:rFonts w:ascii="Cambria" w:hAnsi="Cambria"/>
            <w:sz w:val="28"/>
            <w:szCs w:val="28"/>
          </w:rPr>
          <w:t xml:space="preserve">Langley </w:t>
        </w:r>
      </w:ins>
      <w:ins w:id="9926" w:author="Daisy Watt" w:date="2026-06-22T12:12:00Z" w16du:dateUtc="2026-06-22T10:12:00Z">
        <w:r w:rsidR="000513F4">
          <w:rPr>
            <w:rFonts w:ascii="Cambria" w:hAnsi="Cambria"/>
            <w:sz w:val="28"/>
            <w:szCs w:val="28"/>
          </w:rPr>
          <w:t>building</w:t>
        </w:r>
        <w:del w:id="9927" w:author="Claire S" w:date="2026-07-29T12:14:00Z" w16du:dateUtc="2026-07-29T11:14:00Z">
          <w:r w:rsidR="000513F4" w:rsidDel="00D82F87">
            <w:rPr>
              <w:rFonts w:ascii="Cambria" w:hAnsi="Cambria"/>
              <w:sz w:val="28"/>
              <w:szCs w:val="28"/>
            </w:rPr>
            <w:delText>,</w:delText>
          </w:r>
        </w:del>
      </w:ins>
      <w:ins w:id="9928" w:author="Daisy Watt" w:date="2026-06-22T12:24:00Z" w16du:dateUtc="2026-06-22T10:24:00Z">
        <w:del w:id="9929" w:author="Claire S" w:date="2026-07-23T13:03:00Z" w16du:dateUtc="2026-07-23T12:03:00Z">
          <w:r w:rsidR="000B7A9A" w:rsidDel="00413C94">
            <w:rPr>
              <w:rFonts w:ascii="Cambria" w:hAnsi="Cambria"/>
              <w:sz w:val="28"/>
              <w:szCs w:val="28"/>
            </w:rPr>
            <w:delText xml:space="preserve"> now</w:delText>
          </w:r>
        </w:del>
      </w:ins>
      <w:ins w:id="9930" w:author="Claire S" w:date="2026-06-05T08:33:00Z" w16du:dateUtc="2026-06-05T07:33:00Z">
        <w:r w:rsidR="00A84870">
          <w:rPr>
            <w:rFonts w:ascii="Cambria" w:hAnsi="Cambria"/>
            <w:sz w:val="28"/>
            <w:szCs w:val="28"/>
          </w:rPr>
          <w:t xml:space="preserve">.  </w:t>
        </w:r>
      </w:ins>
    </w:p>
    <w:p w14:paraId="3F57DB99" w14:textId="77777777" w:rsidR="004E32DC" w:rsidRDefault="008A452E" w:rsidP="00D82F87">
      <w:pPr>
        <w:spacing w:line="360" w:lineRule="auto"/>
        <w:ind w:firstLine="720"/>
        <w:contextualSpacing/>
        <w:rPr>
          <w:ins w:id="9931" w:author="Claire S" w:date="2026-07-29T12:18:00Z" w16du:dateUtc="2026-07-29T11:18:00Z"/>
          <w:rFonts w:ascii="Cambria" w:hAnsi="Cambria"/>
          <w:sz w:val="28"/>
          <w:szCs w:val="28"/>
        </w:rPr>
      </w:pPr>
      <w:ins w:id="9932" w:author="Claire S" w:date="2026-07-29T12:15:00Z" w16du:dateUtc="2026-07-29T11:15:00Z">
        <w:r>
          <w:rPr>
            <w:rFonts w:ascii="Cambria" w:hAnsi="Cambria"/>
            <w:sz w:val="28"/>
            <w:szCs w:val="28"/>
          </w:rPr>
          <w:t xml:space="preserve">‘Oh my gosh!’ </w:t>
        </w:r>
      </w:ins>
    </w:p>
    <w:p w14:paraId="18FFE6A9" w14:textId="37533BFB" w:rsidR="008A452E" w:rsidRDefault="00D7013D" w:rsidP="00D82F87">
      <w:pPr>
        <w:spacing w:line="360" w:lineRule="auto"/>
        <w:ind w:firstLine="720"/>
        <w:contextualSpacing/>
        <w:rPr>
          <w:ins w:id="9933" w:author="Claire S" w:date="2026-07-29T12:14:00Z" w16du:dateUtc="2026-07-29T11:14:00Z"/>
          <w:rFonts w:ascii="Cambria" w:hAnsi="Cambria"/>
          <w:sz w:val="28"/>
          <w:szCs w:val="28"/>
        </w:rPr>
      </w:pPr>
      <w:ins w:id="9934" w:author="Claire S" w:date="2026-08-04T12:06:00Z" w16du:dateUtc="2026-08-04T11:06:00Z">
        <w:r>
          <w:rPr>
            <w:rFonts w:ascii="Cambria" w:hAnsi="Cambria"/>
            <w:sz w:val="28"/>
            <w:szCs w:val="28"/>
          </w:rPr>
          <w:t>Right there in front of them was</w:t>
        </w:r>
      </w:ins>
      <w:ins w:id="9935" w:author="Claire S" w:date="2026-07-29T12:18:00Z" w16du:dateUtc="2026-07-29T11:18:00Z">
        <w:r w:rsidR="004E32DC">
          <w:rPr>
            <w:rFonts w:ascii="Cambria" w:hAnsi="Cambria"/>
            <w:sz w:val="28"/>
            <w:szCs w:val="28"/>
          </w:rPr>
          <w:t xml:space="preserve"> a </w:t>
        </w:r>
      </w:ins>
      <w:ins w:id="9936" w:author="Claire S" w:date="2026-07-29T12:15:00Z" w16du:dateUtc="2026-07-29T11:15:00Z">
        <w:r w:rsidR="008A452E">
          <w:rPr>
            <w:rFonts w:ascii="Cambria" w:hAnsi="Cambria"/>
            <w:sz w:val="28"/>
            <w:szCs w:val="28"/>
          </w:rPr>
          <w:t>huge and unflattering photo of Savannah Langley</w:t>
        </w:r>
      </w:ins>
      <w:ins w:id="9937" w:author="Claire S" w:date="2026-08-04T12:06:00Z" w16du:dateUtc="2026-08-04T11:06:00Z">
        <w:r>
          <w:rPr>
            <w:rFonts w:ascii="Cambria" w:hAnsi="Cambria"/>
            <w:sz w:val="28"/>
            <w:szCs w:val="28"/>
          </w:rPr>
          <w:t>,</w:t>
        </w:r>
      </w:ins>
      <w:ins w:id="9938" w:author="Claire S" w:date="2026-07-29T12:15:00Z" w16du:dateUtc="2026-07-29T11:15:00Z">
        <w:r w:rsidR="008A452E">
          <w:rPr>
            <w:rFonts w:ascii="Cambria" w:hAnsi="Cambria"/>
            <w:sz w:val="28"/>
            <w:szCs w:val="28"/>
          </w:rPr>
          <w:t xml:space="preserve"> with</w:t>
        </w:r>
      </w:ins>
      <w:ins w:id="9939" w:author="Claire S" w:date="2026-07-29T12:18:00Z" w16du:dateUtc="2026-07-29T11:18:00Z">
        <w:r w:rsidR="004E32DC">
          <w:rPr>
            <w:rFonts w:ascii="Cambria" w:hAnsi="Cambria"/>
            <w:sz w:val="28"/>
            <w:szCs w:val="28"/>
          </w:rPr>
          <w:t xml:space="preserve"> faint</w:t>
        </w:r>
      </w:ins>
      <w:ins w:id="9940" w:author="Claire S" w:date="2026-07-29T12:15:00Z" w16du:dateUtc="2026-07-29T11:15:00Z">
        <w:r w:rsidR="008A452E">
          <w:rPr>
            <w:rFonts w:ascii="Cambria" w:hAnsi="Cambria"/>
            <w:sz w:val="28"/>
            <w:szCs w:val="28"/>
          </w:rPr>
          <w:t xml:space="preserve"> black eyes, coming out of a smart white building.  </w:t>
        </w:r>
      </w:ins>
      <w:ins w:id="9941" w:author="Claire S" w:date="2026-07-29T12:16:00Z" w16du:dateUtc="2026-07-29T11:16:00Z">
        <w:r w:rsidR="008A452E">
          <w:rPr>
            <w:rFonts w:ascii="Cambria" w:hAnsi="Cambria"/>
            <w:sz w:val="28"/>
            <w:szCs w:val="28"/>
          </w:rPr>
          <w:t>O</w:t>
        </w:r>
      </w:ins>
      <w:ins w:id="9942" w:author="Claire S" w:date="2026-07-29T12:15:00Z" w16du:dateUtc="2026-07-29T11:15:00Z">
        <w:r w:rsidR="008A452E">
          <w:rPr>
            <w:rFonts w:ascii="Cambria" w:hAnsi="Cambria"/>
            <w:sz w:val="28"/>
            <w:szCs w:val="28"/>
          </w:rPr>
          <w:t>ver it, t</w:t>
        </w:r>
      </w:ins>
      <w:ins w:id="9943" w:author="Claire S" w:date="2026-07-29T12:16:00Z" w16du:dateUtc="2026-07-29T11:16:00Z">
        <w:r w:rsidR="008A452E">
          <w:rPr>
            <w:rFonts w:ascii="Cambria" w:hAnsi="Cambria"/>
            <w:sz w:val="28"/>
            <w:szCs w:val="28"/>
          </w:rPr>
          <w:t>he words were superimposed</w:t>
        </w:r>
      </w:ins>
    </w:p>
    <w:p w14:paraId="566BB816" w14:textId="77777777" w:rsidR="00A84870" w:rsidRDefault="00A84870" w:rsidP="00A84870">
      <w:pPr>
        <w:spacing w:line="360" w:lineRule="auto"/>
        <w:ind w:firstLine="720"/>
        <w:contextualSpacing/>
        <w:rPr>
          <w:ins w:id="9944" w:author="Claire S" w:date="2026-06-05T08:33:00Z" w16du:dateUtc="2026-06-05T07:33:00Z"/>
          <w:rFonts w:ascii="Cambria" w:hAnsi="Cambria"/>
          <w:b/>
          <w:bCs/>
          <w:sz w:val="28"/>
          <w:szCs w:val="28"/>
        </w:rPr>
      </w:pPr>
    </w:p>
    <w:p w14:paraId="7D820F36" w14:textId="77777777" w:rsidR="00A84870" w:rsidRDefault="00A84870" w:rsidP="00A84870">
      <w:pPr>
        <w:spacing w:line="360" w:lineRule="auto"/>
        <w:ind w:firstLine="720"/>
        <w:contextualSpacing/>
        <w:rPr>
          <w:ins w:id="9945" w:author="Claire S" w:date="2026-06-05T08:33:00Z" w16du:dateUtc="2026-06-05T07:33:00Z"/>
          <w:rFonts w:ascii="Cambria" w:hAnsi="Cambria"/>
          <w:b/>
          <w:bCs/>
          <w:sz w:val="28"/>
          <w:szCs w:val="28"/>
        </w:rPr>
      </w:pPr>
      <w:ins w:id="9946" w:author="Claire S" w:date="2026-06-05T08:33:00Z" w16du:dateUtc="2026-06-05T07:33:00Z">
        <w:r w:rsidRPr="00AB6104">
          <w:rPr>
            <w:rFonts w:ascii="Cambria" w:hAnsi="Cambria"/>
            <w:b/>
            <w:bCs/>
            <w:sz w:val="28"/>
            <w:szCs w:val="28"/>
          </w:rPr>
          <w:t xml:space="preserve">THE LIST: Updated </w:t>
        </w:r>
        <w:r>
          <w:rPr>
            <w:rFonts w:ascii="Cambria" w:hAnsi="Cambria"/>
            <w:b/>
            <w:bCs/>
            <w:sz w:val="28"/>
            <w:szCs w:val="28"/>
          </w:rPr>
          <w:t>03</w:t>
        </w:r>
        <w:r w:rsidRPr="00AB6104">
          <w:rPr>
            <w:rFonts w:ascii="Cambria" w:hAnsi="Cambria"/>
            <w:b/>
            <w:bCs/>
            <w:sz w:val="28"/>
            <w:szCs w:val="28"/>
          </w:rPr>
          <w:t>.11.</w:t>
        </w:r>
        <w:commentRangeStart w:id="9947"/>
        <w:r w:rsidRPr="00AB6104">
          <w:rPr>
            <w:rFonts w:ascii="Cambria" w:hAnsi="Cambria"/>
            <w:b/>
            <w:bCs/>
            <w:sz w:val="28"/>
            <w:szCs w:val="28"/>
          </w:rPr>
          <w:t>2</w:t>
        </w:r>
        <w:r>
          <w:rPr>
            <w:rFonts w:ascii="Cambria" w:hAnsi="Cambria"/>
            <w:b/>
            <w:bCs/>
            <w:sz w:val="28"/>
            <w:szCs w:val="28"/>
          </w:rPr>
          <w:t>5</w:t>
        </w:r>
      </w:ins>
      <w:commentRangeEnd w:id="9947"/>
      <w:r w:rsidR="00DE7A0D">
        <w:rPr>
          <w:rStyle w:val="CommentReference"/>
          <w:rFonts w:ascii="Cambria" w:hAnsi="Cambria"/>
          <w:b/>
          <w:bCs/>
          <w:sz w:val="28"/>
          <w:szCs w:val="28"/>
        </w:rPr>
        <w:commentReference w:id="9947"/>
      </w:r>
    </w:p>
    <w:p w14:paraId="018E880D" w14:textId="0E5BC611" w:rsidR="00A84870" w:rsidRPr="009C0AF8" w:rsidRDefault="00A84870" w:rsidP="00A84870">
      <w:pPr>
        <w:spacing w:line="360" w:lineRule="auto"/>
        <w:ind w:firstLine="720"/>
        <w:contextualSpacing/>
        <w:rPr>
          <w:ins w:id="9948" w:author="Claire S" w:date="2026-06-05T08:33:00Z" w16du:dateUtc="2026-06-05T07:33:00Z"/>
          <w:rFonts w:ascii="Cambria" w:hAnsi="Cambria"/>
          <w:b/>
          <w:bCs/>
          <w:i/>
          <w:iCs/>
          <w:sz w:val="28"/>
          <w:szCs w:val="28"/>
        </w:rPr>
      </w:pPr>
      <w:ins w:id="9949" w:author="Claire S" w:date="2026-06-05T08:33:00Z" w16du:dateUtc="2026-06-05T07:33:00Z">
        <w:del w:id="9950" w:author="Daisy Watt" w:date="2026-06-22T12:26:00Z" w16du:dateUtc="2026-06-22T10:26:00Z">
          <w:r w:rsidRPr="009C0AF8" w:rsidDel="00681FF1">
            <w:rPr>
              <w:rFonts w:ascii="Cambria" w:hAnsi="Cambria"/>
              <w:b/>
              <w:bCs/>
              <w:i/>
              <w:iCs/>
              <w:sz w:val="28"/>
              <w:szCs w:val="28"/>
            </w:rPr>
            <w:delText>‘</w:delText>
          </w:r>
        </w:del>
        <w:r w:rsidRPr="009C0AF8">
          <w:rPr>
            <w:rFonts w:ascii="Cambria" w:hAnsi="Cambria"/>
            <w:b/>
            <w:bCs/>
            <w:i/>
            <w:iCs/>
            <w:sz w:val="28"/>
            <w:szCs w:val="28"/>
          </w:rPr>
          <w:t xml:space="preserve">For </w:t>
        </w:r>
        <w:del w:id="9951" w:author="Daisy Watt" w:date="2026-06-22T12:26:00Z" w16du:dateUtc="2026-06-22T10:26:00Z">
          <w:r w:rsidDel="00681FF1">
            <w:rPr>
              <w:rFonts w:ascii="Cambria" w:hAnsi="Cambria"/>
              <w:b/>
              <w:bCs/>
              <w:i/>
              <w:iCs/>
              <w:sz w:val="28"/>
              <w:szCs w:val="28"/>
            </w:rPr>
            <w:delText>T</w:delText>
          </w:r>
        </w:del>
      </w:ins>
      <w:ins w:id="9952" w:author="Daisy Watt" w:date="2026-06-22T12:26:00Z" w16du:dateUtc="2026-06-22T10:26:00Z">
        <w:r w:rsidR="00681FF1">
          <w:rPr>
            <w:rFonts w:ascii="Cambria" w:hAnsi="Cambria"/>
            <w:b/>
            <w:bCs/>
            <w:i/>
            <w:iCs/>
            <w:sz w:val="28"/>
            <w:szCs w:val="28"/>
          </w:rPr>
          <w:t>t</w:t>
        </w:r>
      </w:ins>
      <w:ins w:id="9953" w:author="Claire S" w:date="2026-06-05T08:33:00Z" w16du:dateUtc="2026-06-05T07:33:00Z">
        <w:r w:rsidRPr="009C0AF8">
          <w:rPr>
            <w:rFonts w:ascii="Cambria" w:hAnsi="Cambria"/>
            <w:b/>
            <w:bCs/>
            <w:i/>
            <w:iCs/>
            <w:sz w:val="28"/>
            <w:szCs w:val="28"/>
          </w:rPr>
          <w:t xml:space="preserve">hose </w:t>
        </w:r>
        <w:del w:id="9954" w:author="Daisy Watt" w:date="2026-06-22T12:12:00Z" w16du:dateUtc="2026-06-22T10:12:00Z">
          <w:r w:rsidRPr="009C0AF8" w:rsidDel="002D1AE8">
            <w:rPr>
              <w:rFonts w:ascii="Cambria" w:hAnsi="Cambria"/>
              <w:b/>
              <w:bCs/>
              <w:i/>
              <w:iCs/>
              <w:sz w:val="28"/>
              <w:szCs w:val="28"/>
            </w:rPr>
            <w:delText>w</w:delText>
          </w:r>
        </w:del>
      </w:ins>
      <w:ins w:id="9955" w:author="Daisy Watt" w:date="2026-06-22T12:26:00Z" w16du:dateUtc="2026-06-22T10:26:00Z">
        <w:r w:rsidR="00681FF1">
          <w:rPr>
            <w:rFonts w:ascii="Cambria" w:hAnsi="Cambria"/>
            <w:b/>
            <w:bCs/>
            <w:i/>
            <w:iCs/>
            <w:sz w:val="28"/>
            <w:szCs w:val="28"/>
          </w:rPr>
          <w:t>w</w:t>
        </w:r>
      </w:ins>
      <w:ins w:id="9956" w:author="Claire S" w:date="2026-06-05T08:33:00Z" w16du:dateUtc="2026-06-05T07:33:00Z">
        <w:r w:rsidRPr="009C0AF8">
          <w:rPr>
            <w:rFonts w:ascii="Cambria" w:hAnsi="Cambria"/>
            <w:b/>
            <w:bCs/>
            <w:i/>
            <w:iCs/>
            <w:sz w:val="28"/>
            <w:szCs w:val="28"/>
          </w:rPr>
          <w:t xml:space="preserve">ho </w:t>
        </w:r>
        <w:del w:id="9957" w:author="Daisy Watt" w:date="2026-06-22T12:26:00Z" w16du:dateUtc="2026-06-22T10:26:00Z">
          <w:r w:rsidDel="00681FF1">
            <w:rPr>
              <w:rFonts w:ascii="Cambria" w:hAnsi="Cambria"/>
              <w:b/>
              <w:bCs/>
              <w:i/>
              <w:iCs/>
              <w:sz w:val="28"/>
              <w:szCs w:val="28"/>
            </w:rPr>
            <w:delText>N</w:delText>
          </w:r>
        </w:del>
      </w:ins>
      <w:ins w:id="9958" w:author="Daisy Watt" w:date="2026-06-22T12:26:00Z" w16du:dateUtc="2026-06-22T10:26:00Z">
        <w:r w:rsidR="00681FF1">
          <w:rPr>
            <w:rFonts w:ascii="Cambria" w:hAnsi="Cambria"/>
            <w:b/>
            <w:bCs/>
            <w:i/>
            <w:iCs/>
            <w:sz w:val="28"/>
            <w:szCs w:val="28"/>
          </w:rPr>
          <w:t>n</w:t>
        </w:r>
      </w:ins>
      <w:ins w:id="9959" w:author="Claire S" w:date="2026-06-05T08:33:00Z" w16du:dateUtc="2026-06-05T07:33:00Z">
        <w:r w:rsidRPr="009C0AF8">
          <w:rPr>
            <w:rFonts w:ascii="Cambria" w:hAnsi="Cambria"/>
            <w:b/>
            <w:bCs/>
            <w:i/>
            <w:iCs/>
            <w:sz w:val="28"/>
            <w:szCs w:val="28"/>
          </w:rPr>
          <w:t>ever</w:t>
        </w:r>
      </w:ins>
      <w:ins w:id="9960" w:author="Daisy Watt" w:date="2026-06-22T12:12:00Z" w16du:dateUtc="2026-06-22T10:12:00Z">
        <w:r w:rsidR="002D1AE8">
          <w:rPr>
            <w:rFonts w:ascii="Cambria" w:hAnsi="Cambria"/>
            <w:b/>
            <w:bCs/>
            <w:i/>
            <w:iCs/>
            <w:sz w:val="28"/>
            <w:szCs w:val="28"/>
          </w:rPr>
          <w:t>,</w:t>
        </w:r>
      </w:ins>
      <w:ins w:id="9961" w:author="Claire S" w:date="2026-06-05T08:33:00Z" w16du:dateUtc="2026-06-05T07:33:00Z">
        <w:r w:rsidRPr="009C0AF8">
          <w:rPr>
            <w:rFonts w:ascii="Cambria" w:hAnsi="Cambria"/>
            <w:b/>
            <w:bCs/>
            <w:i/>
            <w:iCs/>
            <w:sz w:val="28"/>
            <w:szCs w:val="28"/>
          </w:rPr>
          <w:t xml:space="preserve"> </w:t>
        </w:r>
        <w:del w:id="9962" w:author="Daisy Watt" w:date="2026-06-22T12:26:00Z" w16du:dateUtc="2026-06-22T10:26:00Z">
          <w:r w:rsidDel="00681FF1">
            <w:rPr>
              <w:rFonts w:ascii="Cambria" w:hAnsi="Cambria"/>
              <w:b/>
              <w:bCs/>
              <w:i/>
              <w:iCs/>
              <w:sz w:val="28"/>
              <w:szCs w:val="28"/>
            </w:rPr>
            <w:delText>E</w:delText>
          </w:r>
        </w:del>
      </w:ins>
      <w:ins w:id="9963" w:author="Daisy Watt" w:date="2026-06-22T12:26:00Z" w16du:dateUtc="2026-06-22T10:26:00Z">
        <w:r w:rsidR="00681FF1">
          <w:rPr>
            <w:rFonts w:ascii="Cambria" w:hAnsi="Cambria"/>
            <w:b/>
            <w:bCs/>
            <w:i/>
            <w:iCs/>
            <w:sz w:val="28"/>
            <w:szCs w:val="28"/>
          </w:rPr>
          <w:t>e</w:t>
        </w:r>
      </w:ins>
      <w:ins w:id="9964" w:author="Claire S" w:date="2026-06-05T08:33:00Z" w16du:dateUtc="2026-06-05T07:33:00Z">
        <w:r w:rsidRPr="009C0AF8">
          <w:rPr>
            <w:rFonts w:ascii="Cambria" w:hAnsi="Cambria"/>
            <w:b/>
            <w:bCs/>
            <w:i/>
            <w:iCs/>
            <w:sz w:val="28"/>
            <w:szCs w:val="28"/>
          </w:rPr>
          <w:t xml:space="preserve">ver </w:t>
        </w:r>
        <w:del w:id="9965" w:author="Daisy Watt" w:date="2026-06-22T12:26:00Z" w16du:dateUtc="2026-06-22T10:26:00Z">
          <w:r w:rsidDel="00681FF1">
            <w:rPr>
              <w:rFonts w:ascii="Cambria" w:hAnsi="Cambria"/>
              <w:b/>
              <w:bCs/>
              <w:i/>
              <w:iCs/>
              <w:sz w:val="28"/>
              <w:szCs w:val="28"/>
            </w:rPr>
            <w:delText>L</w:delText>
          </w:r>
        </w:del>
      </w:ins>
      <w:ins w:id="9966" w:author="Daisy Watt" w:date="2026-06-22T12:26:00Z" w16du:dateUtc="2026-06-22T10:26:00Z">
        <w:r w:rsidR="00681FF1">
          <w:rPr>
            <w:rFonts w:ascii="Cambria" w:hAnsi="Cambria"/>
            <w:b/>
            <w:bCs/>
            <w:i/>
            <w:iCs/>
            <w:sz w:val="28"/>
            <w:szCs w:val="28"/>
          </w:rPr>
          <w:t>l</w:t>
        </w:r>
      </w:ins>
      <w:ins w:id="9967" w:author="Claire S" w:date="2026-06-05T08:33:00Z" w16du:dateUtc="2026-06-05T07:33:00Z">
        <w:r w:rsidRPr="009C0AF8">
          <w:rPr>
            <w:rFonts w:ascii="Cambria" w:hAnsi="Cambria"/>
            <w:b/>
            <w:bCs/>
            <w:i/>
            <w:iCs/>
            <w:sz w:val="28"/>
            <w:szCs w:val="28"/>
          </w:rPr>
          <w:t>isten:</w:t>
        </w:r>
      </w:ins>
    </w:p>
    <w:p w14:paraId="540610BF" w14:textId="4A69E87B" w:rsidR="00A84870" w:rsidRDefault="00A84870" w:rsidP="00A84870">
      <w:pPr>
        <w:spacing w:line="360" w:lineRule="auto"/>
        <w:ind w:firstLine="720"/>
        <w:contextualSpacing/>
        <w:rPr>
          <w:ins w:id="9968" w:author="Claire S" w:date="2026-06-05T08:33:00Z" w16du:dateUtc="2026-06-05T07:33:00Z"/>
          <w:rFonts w:ascii="Cambria" w:hAnsi="Cambria"/>
          <w:b/>
          <w:bCs/>
          <w:i/>
          <w:iCs/>
          <w:sz w:val="28"/>
          <w:szCs w:val="28"/>
        </w:rPr>
      </w:pPr>
      <w:ins w:id="9969" w:author="Claire S" w:date="2026-06-05T08:33:00Z" w16du:dateUtc="2026-06-05T07:33:00Z">
        <w:r w:rsidRPr="009C0AF8">
          <w:rPr>
            <w:rFonts w:ascii="Cambria" w:hAnsi="Cambria"/>
            <w:b/>
            <w:bCs/>
            <w:i/>
            <w:iCs/>
            <w:sz w:val="28"/>
            <w:szCs w:val="28"/>
          </w:rPr>
          <w:t xml:space="preserve">Look no further than </w:t>
        </w:r>
        <w:r>
          <w:rPr>
            <w:rFonts w:ascii="Cambria" w:hAnsi="Cambria"/>
            <w:b/>
            <w:bCs/>
            <w:i/>
            <w:iCs/>
            <w:sz w:val="28"/>
            <w:szCs w:val="28"/>
          </w:rPr>
          <w:t>a</w:t>
        </w:r>
      </w:ins>
      <w:ins w:id="9970" w:author="Claire S" w:date="2026-07-22T18:29:00Z" w16du:dateUtc="2026-07-22T17:29:00Z">
        <w:r w:rsidR="00BC57B5">
          <w:rPr>
            <w:rFonts w:ascii="Cambria" w:hAnsi="Cambria"/>
            <w:b/>
            <w:bCs/>
            <w:i/>
            <w:iCs/>
            <w:sz w:val="28"/>
            <w:szCs w:val="28"/>
          </w:rPr>
          <w:t xml:space="preserve"> </w:t>
        </w:r>
      </w:ins>
      <w:ins w:id="9971" w:author="Daisy Watt" w:date="2026-06-22T12:12:00Z" w16du:dateUtc="2026-06-22T10:12:00Z">
        <w:del w:id="9972" w:author="Claire S" w:date="2026-07-22T18:29:00Z" w16du:dateUtc="2026-07-22T17:29:00Z">
          <w:r w:rsidR="00F83209" w:rsidDel="00BC57B5">
            <w:rPr>
              <w:rFonts w:ascii="Cambria" w:hAnsi="Cambria"/>
              <w:b/>
              <w:bCs/>
              <w:i/>
              <w:iCs/>
              <w:sz w:val="28"/>
              <w:szCs w:val="28"/>
            </w:rPr>
            <w:delText>-</w:delText>
          </w:r>
        </w:del>
      </w:ins>
      <w:ins w:id="9973" w:author="Claire S" w:date="2026-06-05T08:33:00Z" w16du:dateUtc="2026-06-05T07:33:00Z">
        <w:del w:id="9974" w:author="Daisy Watt" w:date="2026-06-22T12:12:00Z" w16du:dateUtc="2026-06-22T10:12:00Z">
          <w:r>
            <w:rPr>
              <w:rFonts w:ascii="Cambria" w:hAnsi="Cambria"/>
              <w:b/>
              <w:bCs/>
              <w:i/>
              <w:iCs/>
              <w:sz w:val="28"/>
              <w:szCs w:val="28"/>
            </w:rPr>
            <w:delText xml:space="preserve"> </w:delText>
          </w:r>
        </w:del>
        <w:r w:rsidRPr="009C0AF8">
          <w:rPr>
            <w:rFonts w:ascii="Cambria" w:hAnsi="Cambria"/>
            <w:b/>
            <w:bCs/>
            <w:i/>
            <w:iCs/>
            <w:sz w:val="28"/>
            <w:szCs w:val="28"/>
          </w:rPr>
          <w:t>Langley</w:t>
        </w:r>
      </w:ins>
    </w:p>
    <w:p w14:paraId="70F57BA8" w14:textId="514CF4E4" w:rsidR="00BC57B5" w:rsidRDefault="009A62FD" w:rsidP="00EB5356">
      <w:pPr>
        <w:spacing w:line="360" w:lineRule="auto"/>
        <w:contextualSpacing/>
        <w:rPr>
          <w:ins w:id="9975" w:author="Claire S" w:date="2026-06-05T08:33:00Z" w16du:dateUtc="2026-06-05T07:33:00Z"/>
          <w:rFonts w:ascii="Cambria" w:hAnsi="Cambria"/>
          <w:sz w:val="28"/>
          <w:szCs w:val="28"/>
        </w:rPr>
      </w:pPr>
      <w:ins w:id="9976" w:author="Daisy Watt" w:date="2026-06-22T12:31:00Z" w16du:dateUtc="2026-06-22T10:31:00Z">
        <w:del w:id="9977" w:author="Claire S" w:date="2026-07-23T12:46:00Z" w16du:dateUtc="2026-07-23T11:46:00Z">
          <w:r w:rsidDel="00351953">
            <w:rPr>
              <w:rFonts w:ascii="Cambria" w:hAnsi="Cambria"/>
              <w:sz w:val="28"/>
              <w:szCs w:val="28"/>
            </w:rPr>
            <w:delText xml:space="preserve"> was a photo of </w:delText>
          </w:r>
        </w:del>
      </w:ins>
    </w:p>
    <w:p w14:paraId="3F46CDB4" w14:textId="3CF50060" w:rsidR="00A84870" w:rsidRDefault="00652AC3" w:rsidP="00413C94">
      <w:pPr>
        <w:spacing w:line="360" w:lineRule="auto"/>
        <w:ind w:firstLine="720"/>
        <w:contextualSpacing/>
        <w:rPr>
          <w:ins w:id="9978" w:author="Claire S" w:date="2026-06-05T08:33:00Z" w16du:dateUtc="2026-06-05T07:33:00Z"/>
          <w:rFonts w:ascii="Cambria" w:hAnsi="Cambria"/>
          <w:sz w:val="28"/>
          <w:szCs w:val="28"/>
        </w:rPr>
      </w:pPr>
      <w:ins w:id="9979" w:author="Claire S" w:date="2026-07-22T18:31:00Z" w16du:dateUtc="2026-07-22T17:31:00Z">
        <w:r>
          <w:rPr>
            <w:rFonts w:ascii="Cambria" w:hAnsi="Cambria"/>
            <w:sz w:val="28"/>
            <w:szCs w:val="28"/>
          </w:rPr>
          <w:t xml:space="preserve"> </w:t>
        </w:r>
      </w:ins>
      <w:ins w:id="9980" w:author="Claire S" w:date="2026-07-23T13:04:00Z" w16du:dateUtc="2026-07-23T12:04:00Z">
        <w:r w:rsidR="00413C94">
          <w:rPr>
            <w:rFonts w:ascii="Cambria" w:hAnsi="Cambria"/>
            <w:sz w:val="28"/>
            <w:szCs w:val="28"/>
          </w:rPr>
          <w:t>‘Ha</w:t>
        </w:r>
      </w:ins>
      <w:ins w:id="9981" w:author="Claire S" w:date="2026-07-29T12:16:00Z" w16du:dateUtc="2026-07-29T11:16:00Z">
        <w:r w:rsidR="00EB5356">
          <w:rPr>
            <w:rFonts w:ascii="Cambria" w:hAnsi="Cambria"/>
            <w:sz w:val="28"/>
            <w:szCs w:val="28"/>
          </w:rPr>
          <w:t>,</w:t>
        </w:r>
      </w:ins>
      <w:ins w:id="9982" w:author="Claire S" w:date="2026-07-29T13:03:00Z" w16du:dateUtc="2026-07-29T12:03:00Z">
        <w:r w:rsidR="00A51F58">
          <w:rPr>
            <w:rFonts w:ascii="Cambria" w:hAnsi="Cambria"/>
            <w:sz w:val="28"/>
            <w:szCs w:val="28"/>
          </w:rPr>
          <w:t xml:space="preserve"> God!’</w:t>
        </w:r>
      </w:ins>
      <w:ins w:id="9983" w:author="Claire S" w:date="2026-07-29T12:16:00Z" w16du:dateUtc="2026-07-29T11:16:00Z">
        <w:r w:rsidR="00EB5356">
          <w:rPr>
            <w:rFonts w:ascii="Cambria" w:hAnsi="Cambria"/>
            <w:sz w:val="28"/>
            <w:szCs w:val="28"/>
          </w:rPr>
          <w:t xml:space="preserve"> Maude</w:t>
        </w:r>
      </w:ins>
      <w:ins w:id="9984" w:author="Claire S" w:date="2026-07-29T12:19:00Z" w16du:dateUtc="2026-07-29T11:19:00Z">
        <w:r w:rsidR="009952D3">
          <w:rPr>
            <w:rFonts w:ascii="Cambria" w:hAnsi="Cambria"/>
            <w:sz w:val="28"/>
            <w:szCs w:val="28"/>
          </w:rPr>
          <w:t xml:space="preserve"> exclaimed</w:t>
        </w:r>
      </w:ins>
      <w:ins w:id="9985" w:author="Claire S" w:date="2026-07-29T12:16:00Z" w16du:dateUtc="2026-07-29T11:16:00Z">
        <w:r w:rsidR="00EB5356">
          <w:rPr>
            <w:rFonts w:ascii="Cambria" w:hAnsi="Cambria"/>
            <w:sz w:val="28"/>
            <w:szCs w:val="28"/>
          </w:rPr>
          <w:t>. ‘</w:t>
        </w:r>
      </w:ins>
      <w:ins w:id="9986" w:author="Claire S" w:date="2026-08-04T12:06:00Z" w16du:dateUtc="2026-08-04T11:06:00Z">
        <w:r w:rsidR="00D7013D">
          <w:rPr>
            <w:rFonts w:ascii="Cambria" w:hAnsi="Cambria"/>
            <w:sz w:val="28"/>
            <w:szCs w:val="28"/>
          </w:rPr>
          <w:t>L</w:t>
        </w:r>
      </w:ins>
      <w:ins w:id="9987" w:author="Claire S" w:date="2026-07-29T13:03:00Z" w16du:dateUtc="2026-07-29T12:03:00Z">
        <w:r w:rsidR="00A51F58">
          <w:rPr>
            <w:rFonts w:ascii="Cambria" w:hAnsi="Cambria"/>
            <w:sz w:val="28"/>
            <w:szCs w:val="28"/>
          </w:rPr>
          <w:t xml:space="preserve">ooks like </w:t>
        </w:r>
      </w:ins>
      <w:ins w:id="9988" w:author="Claire S" w:date="2026-07-23T14:19:00Z" w16du:dateUtc="2026-07-23T13:19:00Z">
        <w:r w:rsidR="0015179F">
          <w:rPr>
            <w:rFonts w:ascii="Cambria" w:hAnsi="Cambria"/>
            <w:sz w:val="28"/>
            <w:szCs w:val="28"/>
          </w:rPr>
          <w:t>sexy Savvi’</w:t>
        </w:r>
      </w:ins>
      <w:ins w:id="9989" w:author="Claire S" w:date="2026-07-23T13:04:00Z" w16du:dateUtc="2026-07-23T12:04:00Z">
        <w:r w:rsidR="00413C94">
          <w:rPr>
            <w:rFonts w:ascii="Cambria" w:hAnsi="Cambria"/>
            <w:sz w:val="28"/>
            <w:szCs w:val="28"/>
          </w:rPr>
          <w:t xml:space="preserve">s on the List </w:t>
        </w:r>
      </w:ins>
      <w:ins w:id="9990" w:author="Claire S" w:date="2026-07-29T13:03:00Z" w16du:dateUtc="2026-07-29T12:03:00Z">
        <w:r w:rsidR="00A51F58">
          <w:rPr>
            <w:rFonts w:ascii="Cambria" w:hAnsi="Cambria"/>
            <w:sz w:val="28"/>
            <w:szCs w:val="28"/>
          </w:rPr>
          <w:t xml:space="preserve">along with you </w:t>
        </w:r>
      </w:ins>
      <w:ins w:id="9991" w:author="Claire S" w:date="2026-07-23T13:04:00Z" w16du:dateUtc="2026-07-23T12:04:00Z">
        <w:r w:rsidR="00413C94">
          <w:rPr>
            <w:rFonts w:ascii="Cambria" w:hAnsi="Cambria"/>
            <w:sz w:val="28"/>
            <w:szCs w:val="28"/>
          </w:rPr>
          <w:t xml:space="preserve">too -’ </w:t>
        </w:r>
      </w:ins>
      <w:ins w:id="9992" w:author="Daisy Watt" w:date="2026-06-22T12:12:00Z" w16du:dateUtc="2026-06-22T10:12:00Z">
        <w:del w:id="9993" w:author="Claire S" w:date="2026-07-22T18:29:00Z" w16du:dateUtc="2026-07-22T17:29:00Z">
          <w:r w:rsidR="00EF1C18" w:rsidDel="00BC57B5">
            <w:rPr>
              <w:rFonts w:ascii="Cambria" w:hAnsi="Cambria"/>
              <w:sz w:val="28"/>
              <w:szCs w:val="28"/>
            </w:rPr>
            <w:delText xml:space="preserve">, </w:delText>
          </w:r>
        </w:del>
      </w:ins>
    </w:p>
    <w:p w14:paraId="1A4E4F28" w14:textId="07F8922B" w:rsidR="00A84870" w:rsidRDefault="00A84870" w:rsidP="00A84870">
      <w:pPr>
        <w:spacing w:line="360" w:lineRule="auto"/>
        <w:ind w:firstLine="720"/>
        <w:contextualSpacing/>
        <w:rPr>
          <w:ins w:id="9994" w:author="Claire S" w:date="2026-06-05T08:33:00Z" w16du:dateUtc="2026-06-05T07:33:00Z"/>
          <w:rFonts w:ascii="Cambria" w:hAnsi="Cambria"/>
          <w:sz w:val="28"/>
          <w:szCs w:val="28"/>
        </w:rPr>
      </w:pPr>
      <w:ins w:id="9995" w:author="Claire S" w:date="2026-06-05T08:33:00Z" w16du:dateUtc="2026-06-05T07:33:00Z">
        <w:r>
          <w:rPr>
            <w:rFonts w:ascii="Cambria" w:hAnsi="Cambria"/>
            <w:sz w:val="28"/>
            <w:szCs w:val="28"/>
          </w:rPr>
          <w:t>‘Hang on, is this what you meant</w:t>
        </w:r>
      </w:ins>
      <w:ins w:id="9996" w:author="Daisy Watt" w:date="2026-06-22T12:13:00Z" w16du:dateUtc="2026-06-22T10:13:00Z">
        <w:r w:rsidR="00374FA0">
          <w:rPr>
            <w:rFonts w:ascii="Cambria" w:hAnsi="Cambria"/>
            <w:sz w:val="28"/>
            <w:szCs w:val="28"/>
          </w:rPr>
          <w:t>,</w:t>
        </w:r>
      </w:ins>
      <w:ins w:id="9997" w:author="Claire S" w:date="2026-06-05T08:33:00Z" w16du:dateUtc="2026-06-05T07:33:00Z">
        <w:r>
          <w:rPr>
            <w:rFonts w:ascii="Cambria" w:hAnsi="Cambria"/>
            <w:sz w:val="28"/>
            <w:szCs w:val="28"/>
          </w:rPr>
          <w:t xml:space="preserve"> just now?’ Clara </w:t>
        </w:r>
      </w:ins>
      <w:ins w:id="9998" w:author="Claire S" w:date="2026-07-22T18:30:00Z" w16du:dateUtc="2026-07-22T17:30:00Z">
        <w:r w:rsidR="00BC57B5">
          <w:rPr>
            <w:rFonts w:ascii="Cambria" w:hAnsi="Cambria"/>
            <w:sz w:val="28"/>
            <w:szCs w:val="28"/>
          </w:rPr>
          <w:t>asked</w:t>
        </w:r>
      </w:ins>
      <w:ins w:id="9999" w:author="Claire S" w:date="2026-07-22T18:32:00Z" w16du:dateUtc="2026-07-22T17:32:00Z">
        <w:r w:rsidR="00652AC3">
          <w:rPr>
            <w:rFonts w:ascii="Cambria" w:hAnsi="Cambria"/>
            <w:sz w:val="28"/>
            <w:szCs w:val="28"/>
          </w:rPr>
          <w:t xml:space="preserve"> slowly</w:t>
        </w:r>
      </w:ins>
      <w:ins w:id="10000" w:author="Claire S" w:date="2026-07-29T13:03:00Z" w16du:dateUtc="2026-07-29T12:03:00Z">
        <w:r w:rsidR="00A51F58">
          <w:rPr>
            <w:rFonts w:ascii="Cambria" w:hAnsi="Cambria"/>
            <w:sz w:val="28"/>
            <w:szCs w:val="28"/>
          </w:rPr>
          <w:t>, gazing up at the picture of the gorgeous Comms Director</w:t>
        </w:r>
      </w:ins>
      <w:ins w:id="10001" w:author="Claire S" w:date="2026-07-22T18:30:00Z" w16du:dateUtc="2026-07-22T17:30:00Z">
        <w:r w:rsidR="00BC57B5">
          <w:rPr>
            <w:rFonts w:ascii="Cambria" w:hAnsi="Cambria"/>
            <w:sz w:val="28"/>
            <w:szCs w:val="28"/>
          </w:rPr>
          <w:t>.</w:t>
        </w:r>
      </w:ins>
      <w:ins w:id="10002" w:author="Claire S" w:date="2026-06-05T08:33:00Z" w16du:dateUtc="2026-06-05T07:33:00Z">
        <w:r>
          <w:rPr>
            <w:rFonts w:ascii="Cambria" w:hAnsi="Cambria"/>
            <w:sz w:val="28"/>
            <w:szCs w:val="28"/>
          </w:rPr>
          <w:t xml:space="preserve"> ‘That Savannah Langley killed Dex?’</w:t>
        </w:r>
      </w:ins>
    </w:p>
    <w:p w14:paraId="41E05DE2" w14:textId="661D62A1" w:rsidR="00D32AFA" w:rsidRDefault="00A84870" w:rsidP="00A84870">
      <w:pPr>
        <w:spacing w:line="360" w:lineRule="auto"/>
        <w:ind w:firstLine="720"/>
        <w:contextualSpacing/>
        <w:rPr>
          <w:ins w:id="10003" w:author="Claire S" w:date="2026-06-05T08:37:00Z" w16du:dateUtc="2026-06-05T07:37:00Z"/>
          <w:rFonts w:ascii="Cambria" w:hAnsi="Cambria"/>
          <w:sz w:val="28"/>
          <w:szCs w:val="28"/>
        </w:rPr>
      </w:pPr>
      <w:ins w:id="10004" w:author="Claire S" w:date="2026-06-05T08:33:00Z" w16du:dateUtc="2026-06-05T07:33:00Z">
        <w:r>
          <w:rPr>
            <w:rFonts w:ascii="Cambria" w:hAnsi="Cambria"/>
            <w:sz w:val="28"/>
            <w:szCs w:val="28"/>
          </w:rPr>
          <w:t>‘I don’t know for sure, bu</w:t>
        </w:r>
      </w:ins>
      <w:ins w:id="10005" w:author="Daisy Watt" w:date="2026-06-22T12:13:00Z" w16du:dateUtc="2026-06-22T10:13:00Z">
        <w:r>
          <w:rPr>
            <w:rFonts w:ascii="Cambria" w:hAnsi="Cambria"/>
            <w:sz w:val="28"/>
            <w:szCs w:val="28"/>
          </w:rPr>
          <w:t>t</w:t>
        </w:r>
        <w:r w:rsidR="00842DE8">
          <w:rPr>
            <w:rFonts w:ascii="Cambria" w:hAnsi="Cambria"/>
            <w:sz w:val="28"/>
            <w:szCs w:val="28"/>
          </w:rPr>
          <w:t>…</w:t>
        </w:r>
      </w:ins>
      <w:ins w:id="10006" w:author="Claire S" w:date="2026-06-05T08:33:00Z" w16du:dateUtc="2026-06-05T07:33:00Z">
        <w:del w:id="10007" w:author="Daisy Watt" w:date="2026-06-22T12:13:00Z" w16du:dateUtc="2026-06-22T10:13:00Z">
          <w:r w:rsidDel="00842DE8">
            <w:rPr>
              <w:rFonts w:ascii="Cambria" w:hAnsi="Cambria"/>
              <w:sz w:val="28"/>
              <w:szCs w:val="28"/>
            </w:rPr>
            <w:delText>t</w:delText>
          </w:r>
          <w:r>
            <w:rPr>
              <w:rFonts w:ascii="Cambria" w:hAnsi="Cambria"/>
              <w:sz w:val="28"/>
              <w:szCs w:val="28"/>
            </w:rPr>
            <w:delText xml:space="preserve"> -</w:delText>
          </w:r>
        </w:del>
        <w:r>
          <w:rPr>
            <w:rFonts w:ascii="Cambria" w:hAnsi="Cambria"/>
            <w:sz w:val="28"/>
            <w:szCs w:val="28"/>
          </w:rPr>
          <w:t xml:space="preserve">’ Maude looked almost triumphant as she </w:t>
        </w:r>
      </w:ins>
      <w:ins w:id="10008" w:author="Claire S" w:date="2026-07-29T12:16:00Z" w16du:dateUtc="2026-07-29T11:16:00Z">
        <w:r w:rsidR="00EB5356">
          <w:rPr>
            <w:rFonts w:ascii="Cambria" w:hAnsi="Cambria"/>
            <w:sz w:val="28"/>
            <w:szCs w:val="28"/>
          </w:rPr>
          <w:t>turned</w:t>
        </w:r>
      </w:ins>
      <w:ins w:id="10009" w:author="Claire S" w:date="2026-07-29T12:17:00Z" w16du:dateUtc="2026-07-29T11:17:00Z">
        <w:r w:rsidR="00EB5356">
          <w:rPr>
            <w:rFonts w:ascii="Cambria" w:hAnsi="Cambria"/>
            <w:sz w:val="28"/>
            <w:szCs w:val="28"/>
          </w:rPr>
          <w:t xml:space="preserve"> away from the doors</w:t>
        </w:r>
      </w:ins>
      <w:ins w:id="10010" w:author="Claire S" w:date="2026-06-05T08:33:00Z" w16du:dateUtc="2026-06-05T07:33:00Z">
        <w:r>
          <w:rPr>
            <w:rFonts w:ascii="Cambria" w:hAnsi="Cambria"/>
            <w:sz w:val="28"/>
            <w:szCs w:val="28"/>
          </w:rPr>
          <w:t>, ‘it’s certainly starting to look that way</w:t>
        </w:r>
        <w:del w:id="10011" w:author="Daisy Watt" w:date="2026-06-22T12:13:00Z" w16du:dateUtc="2026-06-22T10:13:00Z">
          <w:r>
            <w:rPr>
              <w:rFonts w:ascii="Cambria" w:hAnsi="Cambria"/>
              <w:sz w:val="28"/>
              <w:szCs w:val="28"/>
            </w:rPr>
            <w:delText xml:space="preserve">, </w:delText>
          </w:r>
          <w:r w:rsidDel="00C85095">
            <w:rPr>
              <w:rFonts w:ascii="Cambria" w:hAnsi="Cambria"/>
              <w:sz w:val="28"/>
              <w:szCs w:val="28"/>
            </w:rPr>
            <w:delText>d</w:delText>
          </w:r>
        </w:del>
      </w:ins>
      <w:ins w:id="10012" w:author="Daisy Watt" w:date="2026-06-22T12:13:00Z" w16du:dateUtc="2026-06-22T10:13:00Z">
        <w:r w:rsidR="00C85095">
          <w:rPr>
            <w:rFonts w:ascii="Cambria" w:hAnsi="Cambria"/>
            <w:sz w:val="28"/>
            <w:szCs w:val="28"/>
          </w:rPr>
          <w:t>. D</w:t>
        </w:r>
      </w:ins>
      <w:ins w:id="10013" w:author="Claire S" w:date="2026-06-05T08:33:00Z" w16du:dateUtc="2026-06-05T07:33:00Z">
        <w:r>
          <w:rPr>
            <w:rFonts w:ascii="Cambria" w:hAnsi="Cambria"/>
            <w:sz w:val="28"/>
            <w:szCs w:val="28"/>
          </w:rPr>
          <w:t>on’t you think?</w:t>
        </w:r>
      </w:ins>
      <w:ins w:id="10014" w:author="Claire S" w:date="2026-06-05T08:37:00Z" w16du:dateUtc="2026-06-05T07:37:00Z">
        <w:r w:rsidR="00D32AFA">
          <w:rPr>
            <w:rFonts w:ascii="Cambria" w:hAnsi="Cambria"/>
            <w:sz w:val="28"/>
            <w:szCs w:val="28"/>
          </w:rPr>
          <w:t>’</w:t>
        </w:r>
      </w:ins>
    </w:p>
    <w:p w14:paraId="1F5517F0" w14:textId="77777777" w:rsidR="00A84870" w:rsidRDefault="00A84870" w:rsidP="00A84870">
      <w:pPr>
        <w:spacing w:line="360" w:lineRule="auto"/>
        <w:contextualSpacing/>
        <w:rPr>
          <w:ins w:id="10015" w:author="Claire S" w:date="2026-06-05T08:33:00Z" w16du:dateUtc="2026-06-05T07:33:00Z"/>
          <w:rFonts w:ascii="Cambria" w:hAnsi="Cambria"/>
          <w:sz w:val="28"/>
          <w:szCs w:val="28"/>
        </w:rPr>
      </w:pPr>
    </w:p>
    <w:p w14:paraId="1E8408AA" w14:textId="77777777" w:rsidR="00A84870" w:rsidRDefault="00A84870" w:rsidP="00A84870">
      <w:pPr>
        <w:spacing w:line="360" w:lineRule="auto"/>
        <w:contextualSpacing/>
        <w:rPr>
          <w:ins w:id="10016" w:author="Claire S" w:date="2026-06-05T08:33:00Z" w16du:dateUtc="2026-06-05T07:33:00Z"/>
          <w:rFonts w:ascii="Cambria" w:hAnsi="Cambria"/>
          <w:sz w:val="28"/>
          <w:szCs w:val="28"/>
        </w:rPr>
      </w:pPr>
    </w:p>
    <w:p w14:paraId="0A820CFB" w14:textId="77777777" w:rsidR="00A84870" w:rsidRDefault="00A84870" w:rsidP="00A84870">
      <w:pPr>
        <w:spacing w:line="360" w:lineRule="auto"/>
        <w:contextualSpacing/>
        <w:rPr>
          <w:ins w:id="10017" w:author="Claire S" w:date="2026-06-05T08:33:00Z" w16du:dateUtc="2026-06-05T07:33:00Z"/>
          <w:rFonts w:ascii="Cambria" w:hAnsi="Cambria"/>
          <w:b/>
          <w:bCs/>
          <w:sz w:val="28"/>
          <w:szCs w:val="28"/>
        </w:rPr>
      </w:pPr>
    </w:p>
    <w:p w14:paraId="3A38B008" w14:textId="77777777" w:rsidR="00A84870" w:rsidRDefault="00A84870" w:rsidP="00A84870">
      <w:pPr>
        <w:spacing w:line="360" w:lineRule="auto"/>
        <w:contextualSpacing/>
        <w:rPr>
          <w:ins w:id="10018" w:author="Claire S" w:date="2026-06-05T08:33:00Z" w16du:dateUtc="2026-06-05T07:33:00Z"/>
          <w:rFonts w:ascii="Cambria" w:hAnsi="Cambria"/>
          <w:b/>
          <w:bCs/>
          <w:sz w:val="28"/>
          <w:szCs w:val="28"/>
        </w:rPr>
      </w:pPr>
    </w:p>
    <w:p w14:paraId="2BC5FB40" w14:textId="77777777" w:rsidR="00A84870" w:rsidRDefault="00A84870" w:rsidP="00A84870">
      <w:pPr>
        <w:spacing w:line="360" w:lineRule="auto"/>
        <w:contextualSpacing/>
        <w:rPr>
          <w:ins w:id="10019" w:author="Claire S" w:date="2026-06-05T08:33:00Z" w16du:dateUtc="2026-06-05T07:33:00Z"/>
          <w:rFonts w:ascii="Cambria" w:hAnsi="Cambria"/>
          <w:b/>
          <w:bCs/>
          <w:sz w:val="28"/>
          <w:szCs w:val="28"/>
        </w:rPr>
      </w:pPr>
    </w:p>
    <w:p w14:paraId="65447FA5" w14:textId="77777777" w:rsidR="00A84870" w:rsidRDefault="00A84870" w:rsidP="00A84870">
      <w:pPr>
        <w:spacing w:line="360" w:lineRule="auto"/>
        <w:contextualSpacing/>
        <w:rPr>
          <w:ins w:id="10020" w:author="Claire S" w:date="2026-06-05T08:33:00Z" w16du:dateUtc="2026-06-05T07:33:00Z"/>
          <w:rFonts w:ascii="Cambria" w:hAnsi="Cambria"/>
          <w:b/>
          <w:bCs/>
          <w:sz w:val="28"/>
          <w:szCs w:val="28"/>
        </w:rPr>
      </w:pPr>
    </w:p>
    <w:p w14:paraId="21E6F260" w14:textId="378919B0" w:rsidR="00535B57" w:rsidDel="00A84870" w:rsidRDefault="00C2603A" w:rsidP="00535B57">
      <w:pPr>
        <w:spacing w:line="360" w:lineRule="auto"/>
        <w:ind w:firstLine="720"/>
        <w:contextualSpacing/>
        <w:rPr>
          <w:del w:id="10021" w:author="Claire S" w:date="2026-06-05T08:33:00Z" w16du:dateUtc="2026-06-05T07:33:00Z"/>
          <w:rFonts w:ascii="Cambria" w:hAnsi="Cambria"/>
          <w:sz w:val="28"/>
          <w:szCs w:val="28"/>
        </w:rPr>
      </w:pPr>
      <w:del w:id="10022" w:author="Claire S" w:date="2026-06-05T08:33:00Z" w16du:dateUtc="2026-06-05T07:33:00Z">
        <w:r w:rsidDel="00A84870">
          <w:rPr>
            <w:rFonts w:ascii="Cambria" w:hAnsi="Cambria"/>
            <w:sz w:val="28"/>
            <w:szCs w:val="28"/>
          </w:rPr>
          <w:delText xml:space="preserve">But </w:delText>
        </w:r>
        <w:r w:rsidR="00EF7E00" w:rsidDel="00A84870">
          <w:rPr>
            <w:rFonts w:ascii="Cambria" w:hAnsi="Cambria"/>
            <w:sz w:val="28"/>
            <w:szCs w:val="28"/>
          </w:rPr>
          <w:delText>Reception was</w:delText>
        </w:r>
        <w:r w:rsidR="004B6D34" w:rsidDel="00A84870">
          <w:rPr>
            <w:rFonts w:ascii="Cambria" w:hAnsi="Cambria"/>
            <w:sz w:val="28"/>
            <w:szCs w:val="28"/>
          </w:rPr>
          <w:delText xml:space="preserve"> suddenly</w:delText>
        </w:r>
        <w:r w:rsidR="00EF7E00" w:rsidDel="00A84870">
          <w:rPr>
            <w:rFonts w:ascii="Cambria" w:hAnsi="Cambria"/>
            <w:sz w:val="28"/>
            <w:szCs w:val="28"/>
          </w:rPr>
          <w:delText xml:space="preserve"> full of the sound of pinging</w:delText>
        </w:r>
        <w:r w:rsidR="00953136" w:rsidDel="00A84870">
          <w:rPr>
            <w:rFonts w:ascii="Cambria" w:hAnsi="Cambria"/>
            <w:sz w:val="28"/>
            <w:szCs w:val="28"/>
          </w:rPr>
          <w:delText xml:space="preserve"> </w:delText>
        </w:r>
        <w:r w:rsidR="00053B0E" w:rsidDel="00A84870">
          <w:rPr>
            <w:rFonts w:ascii="Cambria" w:hAnsi="Cambria"/>
            <w:sz w:val="28"/>
            <w:szCs w:val="28"/>
          </w:rPr>
          <w:delText>phones</w:delText>
        </w:r>
        <w:r w:rsidR="00DC33D5" w:rsidDel="00A84870">
          <w:rPr>
            <w:rFonts w:ascii="Cambria" w:hAnsi="Cambria"/>
            <w:sz w:val="28"/>
            <w:szCs w:val="28"/>
          </w:rPr>
          <w:delText xml:space="preserve">, at the same time as </w:delText>
        </w:r>
        <w:r w:rsidDel="00A84870">
          <w:rPr>
            <w:rFonts w:ascii="Cambria" w:hAnsi="Cambria"/>
            <w:sz w:val="28"/>
            <w:szCs w:val="28"/>
          </w:rPr>
          <w:delText xml:space="preserve">the </w:delText>
        </w:r>
      </w:del>
      <w:del w:id="10023" w:author="Claire S" w:date="2026-05-27T14:34:00Z" w16du:dateUtc="2026-05-27T13:34:00Z">
        <w:r w:rsidDel="00C25A38">
          <w:rPr>
            <w:rFonts w:ascii="Cambria" w:hAnsi="Cambria"/>
            <w:sz w:val="28"/>
            <w:szCs w:val="28"/>
          </w:rPr>
          <w:delText>scruffy academic</w:delText>
        </w:r>
      </w:del>
      <w:del w:id="10024" w:author="Claire S" w:date="2026-06-05T08:33:00Z" w16du:dateUtc="2026-06-05T07:33:00Z">
        <w:r w:rsidDel="00A84870">
          <w:rPr>
            <w:rFonts w:ascii="Cambria" w:hAnsi="Cambria"/>
            <w:sz w:val="28"/>
            <w:szCs w:val="28"/>
          </w:rPr>
          <w:delText xml:space="preserve"> started screaming</w:delText>
        </w:r>
        <w:r w:rsidR="00535B57" w:rsidDel="00A84870">
          <w:rPr>
            <w:rFonts w:ascii="Cambria" w:hAnsi="Cambria"/>
            <w:sz w:val="28"/>
            <w:szCs w:val="28"/>
          </w:rPr>
          <w:delText xml:space="preserve"> </w:delText>
        </w:r>
        <w:r w:rsidR="00C7713A" w:rsidDel="00A84870">
          <w:rPr>
            <w:rFonts w:ascii="Cambria" w:hAnsi="Cambria"/>
            <w:sz w:val="28"/>
            <w:szCs w:val="28"/>
          </w:rPr>
          <w:delText>‘</w:delText>
        </w:r>
      </w:del>
      <w:del w:id="10025" w:author="Claire S" w:date="2026-06-03T19:34:00Z" w16du:dateUtc="2026-06-03T18:34:00Z">
        <w:r w:rsidR="00C7713A" w:rsidDel="002C4612">
          <w:rPr>
            <w:rFonts w:ascii="Cambria" w:hAnsi="Cambria"/>
            <w:sz w:val="28"/>
            <w:szCs w:val="28"/>
          </w:rPr>
          <w:delText>Capitalism kills</w:delText>
        </w:r>
      </w:del>
      <w:del w:id="10026" w:author="Claire S" w:date="2026-06-05T08:33:00Z" w16du:dateUtc="2026-06-05T07:33:00Z">
        <w:r w:rsidR="00864499" w:rsidDel="00A84870">
          <w:rPr>
            <w:rFonts w:ascii="Cambria" w:hAnsi="Cambria"/>
            <w:sz w:val="28"/>
            <w:szCs w:val="28"/>
          </w:rPr>
          <w:delText>!</w:delText>
        </w:r>
        <w:r w:rsidR="00C7713A" w:rsidDel="00A84870">
          <w:rPr>
            <w:rFonts w:ascii="Cambria" w:hAnsi="Cambria"/>
            <w:sz w:val="28"/>
            <w:szCs w:val="28"/>
          </w:rPr>
          <w:delText>’</w:delText>
        </w:r>
      </w:del>
    </w:p>
    <w:p w14:paraId="30D194D3" w14:textId="59306F66" w:rsidR="00535B57" w:rsidDel="00A84870" w:rsidRDefault="00535B57" w:rsidP="00535B57">
      <w:pPr>
        <w:spacing w:line="360" w:lineRule="auto"/>
        <w:ind w:firstLine="720"/>
        <w:contextualSpacing/>
        <w:rPr>
          <w:del w:id="10027" w:author="Claire S" w:date="2026-06-05T08:33:00Z" w16du:dateUtc="2026-06-05T07:33:00Z"/>
          <w:rFonts w:ascii="Cambria" w:hAnsi="Cambria"/>
          <w:sz w:val="28"/>
          <w:szCs w:val="28"/>
        </w:rPr>
      </w:pPr>
      <w:del w:id="10028" w:author="Claire S" w:date="2026-06-05T08:33:00Z" w16du:dateUtc="2026-06-05T07:33:00Z">
        <w:r w:rsidDel="00A84870">
          <w:rPr>
            <w:rFonts w:ascii="Cambria" w:hAnsi="Cambria"/>
            <w:sz w:val="28"/>
            <w:szCs w:val="28"/>
          </w:rPr>
          <w:delText>‘No</w:delText>
        </w:r>
        <w:r w:rsidR="00264475" w:rsidDel="00A84870">
          <w:rPr>
            <w:rFonts w:ascii="Cambria" w:hAnsi="Cambria"/>
            <w:sz w:val="28"/>
            <w:szCs w:val="28"/>
          </w:rPr>
          <w:delText>,</w:delText>
        </w:r>
        <w:r w:rsidDel="00A84870">
          <w:rPr>
            <w:rFonts w:ascii="Cambria" w:hAnsi="Cambria"/>
            <w:sz w:val="28"/>
            <w:szCs w:val="28"/>
          </w:rPr>
          <w:delText xml:space="preserve"> you don’t, </w:delText>
        </w:r>
      </w:del>
      <w:del w:id="10029" w:author="Claire S" w:date="2026-05-27T14:56:00Z" w16du:dateUtc="2026-05-27T13:56:00Z">
        <w:r w:rsidDel="006F6E8B">
          <w:rPr>
            <w:rFonts w:ascii="Cambria" w:hAnsi="Cambria"/>
            <w:sz w:val="28"/>
            <w:szCs w:val="28"/>
          </w:rPr>
          <w:delText>sir</w:delText>
        </w:r>
      </w:del>
      <w:del w:id="10030" w:author="Claire S" w:date="2026-06-05T08:33:00Z" w16du:dateUtc="2026-06-05T07:33:00Z">
        <w:r w:rsidR="00264475" w:rsidDel="00A84870">
          <w:rPr>
            <w:rFonts w:ascii="Cambria" w:hAnsi="Cambria"/>
            <w:sz w:val="28"/>
            <w:szCs w:val="28"/>
          </w:rPr>
          <w:delText>.</w:delText>
        </w:r>
        <w:r w:rsidDel="00A84870">
          <w:rPr>
            <w:rFonts w:ascii="Cambria" w:hAnsi="Cambria"/>
            <w:sz w:val="28"/>
            <w:szCs w:val="28"/>
          </w:rPr>
          <w:delText xml:space="preserve">’ </w:delText>
        </w:r>
        <w:r w:rsidR="00264475" w:rsidDel="00A84870">
          <w:rPr>
            <w:rFonts w:ascii="Cambria" w:hAnsi="Cambria"/>
            <w:sz w:val="28"/>
            <w:szCs w:val="28"/>
          </w:rPr>
          <w:delText>T</w:delText>
        </w:r>
        <w:r w:rsidR="00C7713A" w:rsidDel="00A84870">
          <w:rPr>
            <w:rFonts w:ascii="Cambria" w:hAnsi="Cambria"/>
            <w:sz w:val="28"/>
            <w:szCs w:val="28"/>
          </w:rPr>
          <w:delText xml:space="preserve">he guard </w:delText>
        </w:r>
        <w:r w:rsidR="004A221B" w:rsidDel="00A84870">
          <w:rPr>
            <w:rFonts w:ascii="Cambria" w:hAnsi="Cambria"/>
            <w:sz w:val="28"/>
            <w:szCs w:val="28"/>
          </w:rPr>
          <w:delText xml:space="preserve">propelled </w:delText>
        </w:r>
      </w:del>
      <w:del w:id="10031" w:author="Claire S" w:date="2026-05-27T14:56:00Z" w16du:dateUtc="2026-05-27T13:56:00Z">
        <w:r w:rsidR="004A221B" w:rsidDel="006F6E8B">
          <w:rPr>
            <w:rFonts w:ascii="Cambria" w:hAnsi="Cambria"/>
            <w:sz w:val="28"/>
            <w:szCs w:val="28"/>
          </w:rPr>
          <w:delText xml:space="preserve">him </w:delText>
        </w:r>
      </w:del>
      <w:del w:id="10032" w:author="Claire S" w:date="2026-06-05T08:33:00Z" w16du:dateUtc="2026-06-05T07:33:00Z">
        <w:r w:rsidR="004A221B" w:rsidDel="00A84870">
          <w:rPr>
            <w:rFonts w:ascii="Cambria" w:hAnsi="Cambria"/>
            <w:sz w:val="28"/>
            <w:szCs w:val="28"/>
          </w:rPr>
          <w:delText>to the door.</w:delText>
        </w:r>
        <w:r w:rsidR="00864499" w:rsidDel="00A84870">
          <w:rPr>
            <w:rFonts w:ascii="Cambria" w:hAnsi="Cambria"/>
            <w:sz w:val="28"/>
            <w:szCs w:val="28"/>
          </w:rPr>
          <w:delText xml:space="preserve"> </w:delText>
        </w:r>
        <w:r w:rsidR="00264475" w:rsidDel="00A84870">
          <w:rPr>
            <w:rFonts w:ascii="Cambria" w:hAnsi="Cambria"/>
            <w:sz w:val="28"/>
            <w:szCs w:val="28"/>
          </w:rPr>
          <w:delText>‘Out you go</w:delText>
        </w:r>
      </w:del>
      <w:del w:id="10033" w:author="Claire S" w:date="2026-05-27T14:56:00Z" w16du:dateUtc="2026-05-27T13:56:00Z">
        <w:r w:rsidR="00264475" w:rsidDel="006F6E8B">
          <w:rPr>
            <w:rFonts w:ascii="Cambria" w:hAnsi="Cambria"/>
            <w:sz w:val="28"/>
            <w:szCs w:val="28"/>
          </w:rPr>
          <w:delText xml:space="preserve"> </w:delText>
        </w:r>
      </w:del>
      <w:del w:id="10034" w:author="Claire S" w:date="2026-06-05T08:33:00Z" w16du:dateUtc="2026-06-05T07:33:00Z">
        <w:r w:rsidR="00264475" w:rsidDel="00A84870">
          <w:rPr>
            <w:rFonts w:ascii="Cambria" w:hAnsi="Cambria"/>
            <w:sz w:val="28"/>
            <w:szCs w:val="28"/>
          </w:rPr>
          <w:delText>-’</w:delText>
        </w:r>
      </w:del>
    </w:p>
    <w:p w14:paraId="3CDE0607" w14:textId="210AEBE0" w:rsidR="002C4612" w:rsidDel="00A84870" w:rsidRDefault="00864499" w:rsidP="00535B57">
      <w:pPr>
        <w:spacing w:line="360" w:lineRule="auto"/>
        <w:ind w:firstLine="720"/>
        <w:contextualSpacing/>
        <w:rPr>
          <w:del w:id="10035" w:author="Claire S" w:date="2026-06-05T08:33:00Z" w16du:dateUtc="2026-06-05T07:33:00Z"/>
          <w:rFonts w:ascii="Cambria" w:hAnsi="Cambria"/>
          <w:sz w:val="28"/>
          <w:szCs w:val="28"/>
        </w:rPr>
      </w:pPr>
      <w:del w:id="10036" w:author="Claire S" w:date="2026-06-05T08:33:00Z" w16du:dateUtc="2026-06-05T07:33:00Z">
        <w:r w:rsidDel="00A84870">
          <w:rPr>
            <w:rFonts w:ascii="Cambria" w:hAnsi="Cambria"/>
            <w:sz w:val="28"/>
            <w:szCs w:val="28"/>
          </w:rPr>
          <w:delText>‘Don’t trust Langley and Co</w:delText>
        </w:r>
        <w:r w:rsidR="00264475" w:rsidDel="00A84870">
          <w:rPr>
            <w:rFonts w:ascii="Cambria" w:hAnsi="Cambria"/>
            <w:sz w:val="28"/>
            <w:szCs w:val="28"/>
          </w:rPr>
          <w:delText>,</w:delText>
        </w:r>
        <w:r w:rsidR="00535B57" w:rsidDel="00A84870">
          <w:rPr>
            <w:rFonts w:ascii="Cambria" w:hAnsi="Cambria"/>
            <w:sz w:val="28"/>
            <w:szCs w:val="28"/>
          </w:rPr>
          <w:delText xml:space="preserve">’ </w:delText>
        </w:r>
      </w:del>
      <w:del w:id="10037" w:author="Claire S" w:date="2026-06-03T19:34:00Z" w16du:dateUtc="2026-06-03T18:34:00Z">
        <w:r w:rsidR="00535B57" w:rsidDel="002C4612">
          <w:rPr>
            <w:rFonts w:ascii="Cambria" w:hAnsi="Cambria"/>
            <w:sz w:val="28"/>
            <w:szCs w:val="28"/>
          </w:rPr>
          <w:delText>the man</w:delText>
        </w:r>
      </w:del>
      <w:del w:id="10038" w:author="Claire S" w:date="2026-06-05T08:33:00Z" w16du:dateUtc="2026-06-05T07:33:00Z">
        <w:r w:rsidR="00535B57" w:rsidDel="00A84870">
          <w:rPr>
            <w:rFonts w:ascii="Cambria" w:hAnsi="Cambria"/>
            <w:sz w:val="28"/>
            <w:szCs w:val="28"/>
          </w:rPr>
          <w:delText xml:space="preserve"> kept yelling</w:delText>
        </w:r>
        <w:r w:rsidR="00264475" w:rsidDel="00A84870">
          <w:rPr>
            <w:rFonts w:ascii="Cambria" w:hAnsi="Cambria"/>
            <w:sz w:val="28"/>
            <w:szCs w:val="28"/>
          </w:rPr>
          <w:delText>.</w:delText>
        </w:r>
        <w:r w:rsidR="00535B57" w:rsidDel="00A84870">
          <w:rPr>
            <w:rFonts w:ascii="Cambria" w:hAnsi="Cambria"/>
            <w:sz w:val="28"/>
            <w:szCs w:val="28"/>
          </w:rPr>
          <w:delText xml:space="preserve"> ‘</w:delText>
        </w:r>
      </w:del>
      <w:del w:id="10039" w:author="Claire S" w:date="2026-06-03T19:34:00Z" w16du:dateUtc="2026-06-03T18:34:00Z">
        <w:r w:rsidR="00264475" w:rsidDel="002C4612">
          <w:rPr>
            <w:rFonts w:ascii="Cambria" w:hAnsi="Cambria"/>
            <w:sz w:val="28"/>
            <w:szCs w:val="28"/>
          </w:rPr>
          <w:delText>T</w:delText>
        </w:r>
        <w:r w:rsidR="00C2603A" w:rsidDel="002C4612">
          <w:rPr>
            <w:rFonts w:ascii="Cambria" w:hAnsi="Cambria"/>
            <w:sz w:val="28"/>
            <w:szCs w:val="28"/>
          </w:rPr>
          <w:delText>hey</w:delText>
        </w:r>
        <w:r w:rsidR="00535B57" w:rsidDel="002C4612">
          <w:rPr>
            <w:rFonts w:ascii="Cambria" w:hAnsi="Cambria"/>
            <w:sz w:val="28"/>
            <w:szCs w:val="28"/>
          </w:rPr>
          <w:delText>’</w:delText>
        </w:r>
        <w:r w:rsidR="00C2603A" w:rsidDel="002C4612">
          <w:rPr>
            <w:rFonts w:ascii="Cambria" w:hAnsi="Cambria"/>
            <w:sz w:val="28"/>
            <w:szCs w:val="28"/>
          </w:rPr>
          <w:delText>ll take your ideas and s</w:delText>
        </w:r>
        <w:r w:rsidR="00535B57" w:rsidDel="002C4612">
          <w:rPr>
            <w:rFonts w:ascii="Cambria" w:hAnsi="Cambria"/>
            <w:sz w:val="28"/>
            <w:szCs w:val="28"/>
          </w:rPr>
          <w:delText xml:space="preserve">ell </w:delText>
        </w:r>
        <w:r w:rsidR="00C2603A" w:rsidDel="002C4612">
          <w:rPr>
            <w:rFonts w:ascii="Cambria" w:hAnsi="Cambria"/>
            <w:sz w:val="28"/>
            <w:szCs w:val="28"/>
          </w:rPr>
          <w:delText>them</w:delText>
        </w:r>
        <w:r w:rsidR="00535B57" w:rsidDel="002C4612">
          <w:rPr>
            <w:rFonts w:ascii="Cambria" w:hAnsi="Cambria"/>
            <w:sz w:val="28"/>
            <w:szCs w:val="28"/>
          </w:rPr>
          <w:delText xml:space="preserve"> as theirs!</w:delText>
        </w:r>
        <w:r w:rsidDel="002C4612">
          <w:rPr>
            <w:rFonts w:ascii="Cambria" w:hAnsi="Cambria"/>
            <w:sz w:val="28"/>
            <w:szCs w:val="28"/>
          </w:rPr>
          <w:delText>’</w:delText>
        </w:r>
      </w:del>
    </w:p>
    <w:p w14:paraId="1CC742CC" w14:textId="64C3599F" w:rsidR="00DB4148" w:rsidDel="00A84870" w:rsidRDefault="00864499" w:rsidP="004B6D34">
      <w:pPr>
        <w:spacing w:line="360" w:lineRule="auto"/>
        <w:ind w:firstLine="720"/>
        <w:contextualSpacing/>
        <w:rPr>
          <w:del w:id="10040" w:author="Claire S" w:date="2026-06-05T08:33:00Z" w16du:dateUtc="2026-06-05T07:33:00Z"/>
          <w:rFonts w:ascii="Cambria" w:hAnsi="Cambria"/>
          <w:sz w:val="28"/>
          <w:szCs w:val="28"/>
        </w:rPr>
      </w:pPr>
      <w:del w:id="10041" w:author="Claire S" w:date="2026-06-05T08:33:00Z" w16du:dateUtc="2026-06-05T07:33:00Z">
        <w:r w:rsidDel="00A84870">
          <w:rPr>
            <w:rFonts w:ascii="Cambria" w:hAnsi="Cambria"/>
            <w:sz w:val="28"/>
            <w:szCs w:val="28"/>
          </w:rPr>
          <w:delText xml:space="preserve">As </w:delText>
        </w:r>
        <w:r w:rsidR="00264475" w:rsidDel="00A84870">
          <w:rPr>
            <w:rFonts w:ascii="Cambria" w:hAnsi="Cambria"/>
            <w:sz w:val="28"/>
            <w:szCs w:val="28"/>
          </w:rPr>
          <w:delText>t</w:delText>
        </w:r>
        <w:r w:rsidDel="00A84870">
          <w:rPr>
            <w:rFonts w:ascii="Cambria" w:hAnsi="Cambria"/>
            <w:sz w:val="28"/>
            <w:szCs w:val="28"/>
          </w:rPr>
          <w:delText xml:space="preserve">he </w:delText>
        </w:r>
      </w:del>
      <w:del w:id="10042" w:author="Claire S" w:date="2026-05-27T14:57:00Z" w16du:dateUtc="2026-05-27T13:57:00Z">
        <w:r w:rsidR="00264475" w:rsidDel="00032117">
          <w:rPr>
            <w:rFonts w:ascii="Cambria" w:hAnsi="Cambria"/>
            <w:sz w:val="28"/>
            <w:szCs w:val="28"/>
          </w:rPr>
          <w:delText xml:space="preserve">man </w:delText>
        </w:r>
      </w:del>
      <w:del w:id="10043" w:author="Claire S" w:date="2026-06-05T08:33:00Z" w16du:dateUtc="2026-06-05T07:33:00Z">
        <w:r w:rsidDel="00A84870">
          <w:rPr>
            <w:rFonts w:ascii="Cambria" w:hAnsi="Cambria"/>
            <w:sz w:val="28"/>
            <w:szCs w:val="28"/>
          </w:rPr>
          <w:delText xml:space="preserve">was ejected, </w:delText>
        </w:r>
        <w:r w:rsidR="00253ECB" w:rsidDel="00A84870">
          <w:rPr>
            <w:rFonts w:ascii="Cambria" w:hAnsi="Cambria"/>
            <w:sz w:val="28"/>
            <w:szCs w:val="28"/>
          </w:rPr>
          <w:delText>Clara</w:delText>
        </w:r>
        <w:r w:rsidDel="00A84870">
          <w:rPr>
            <w:rFonts w:ascii="Cambria" w:hAnsi="Cambria"/>
            <w:sz w:val="28"/>
            <w:szCs w:val="28"/>
          </w:rPr>
          <w:delText>’s attention</w:delText>
        </w:r>
        <w:r w:rsidR="00253ECB" w:rsidDel="00A84870">
          <w:rPr>
            <w:rFonts w:ascii="Cambria" w:hAnsi="Cambria"/>
            <w:sz w:val="28"/>
            <w:szCs w:val="28"/>
          </w:rPr>
          <w:delText xml:space="preserve"> was </w:delText>
        </w:r>
        <w:r w:rsidR="00264475" w:rsidDel="00A84870">
          <w:rPr>
            <w:rFonts w:ascii="Cambria" w:hAnsi="Cambria"/>
            <w:sz w:val="28"/>
            <w:szCs w:val="28"/>
          </w:rPr>
          <w:delText>diverted</w:delText>
        </w:r>
        <w:r w:rsidR="00DB4148" w:rsidDel="00A84870">
          <w:rPr>
            <w:rFonts w:ascii="Cambria" w:hAnsi="Cambria"/>
            <w:sz w:val="28"/>
            <w:szCs w:val="28"/>
          </w:rPr>
          <w:delText xml:space="preserve"> </w:delText>
        </w:r>
        <w:r w:rsidDel="00A84870">
          <w:rPr>
            <w:rFonts w:ascii="Cambria" w:hAnsi="Cambria"/>
            <w:sz w:val="28"/>
            <w:szCs w:val="28"/>
          </w:rPr>
          <w:delText xml:space="preserve">by </w:delText>
        </w:r>
        <w:r w:rsidR="00DB4148" w:rsidDel="00A84870">
          <w:rPr>
            <w:rFonts w:ascii="Cambria" w:hAnsi="Cambria"/>
            <w:sz w:val="28"/>
            <w:szCs w:val="28"/>
          </w:rPr>
          <w:delText>t</w:delText>
        </w:r>
        <w:r w:rsidR="00277F85" w:rsidDel="00A84870">
          <w:rPr>
            <w:rFonts w:ascii="Cambria" w:hAnsi="Cambria"/>
            <w:sz w:val="28"/>
            <w:szCs w:val="28"/>
          </w:rPr>
          <w:delText xml:space="preserve">wo </w:delText>
        </w:r>
        <w:r w:rsidR="00FC4926" w:rsidDel="00A84870">
          <w:rPr>
            <w:rFonts w:ascii="Cambria" w:hAnsi="Cambria"/>
            <w:sz w:val="28"/>
            <w:szCs w:val="28"/>
          </w:rPr>
          <w:delText xml:space="preserve">young </w:delText>
        </w:r>
        <w:r w:rsidR="00802C8D" w:rsidDel="00A84870">
          <w:rPr>
            <w:rFonts w:ascii="Cambria" w:hAnsi="Cambria"/>
            <w:sz w:val="28"/>
            <w:szCs w:val="28"/>
          </w:rPr>
          <w:delText>edit assistants</w:delText>
        </w:r>
        <w:r w:rsidR="008C6925" w:rsidDel="00A84870">
          <w:rPr>
            <w:rFonts w:ascii="Cambria" w:hAnsi="Cambria"/>
            <w:sz w:val="28"/>
            <w:szCs w:val="28"/>
          </w:rPr>
          <w:delText xml:space="preserve"> coming in the </w:delText>
        </w:r>
        <w:r w:rsidR="00DB4148" w:rsidDel="00A84870">
          <w:rPr>
            <w:rFonts w:ascii="Cambria" w:hAnsi="Cambria"/>
            <w:sz w:val="28"/>
            <w:szCs w:val="28"/>
          </w:rPr>
          <w:delText xml:space="preserve">main </w:delText>
        </w:r>
        <w:r w:rsidR="008C6925" w:rsidDel="00A84870">
          <w:rPr>
            <w:rFonts w:ascii="Cambria" w:hAnsi="Cambria"/>
            <w:sz w:val="28"/>
            <w:szCs w:val="28"/>
          </w:rPr>
          <w:delText>revolving door</w:delText>
        </w:r>
        <w:r w:rsidR="00DD17A1" w:rsidDel="00A84870">
          <w:rPr>
            <w:rFonts w:ascii="Cambria" w:hAnsi="Cambria"/>
            <w:sz w:val="28"/>
            <w:szCs w:val="28"/>
          </w:rPr>
          <w:delText xml:space="preserve"> </w:delText>
        </w:r>
        <w:r w:rsidDel="00A84870">
          <w:rPr>
            <w:rFonts w:ascii="Cambria" w:hAnsi="Cambria"/>
            <w:sz w:val="28"/>
            <w:szCs w:val="28"/>
          </w:rPr>
          <w:delText xml:space="preserve">- </w:delText>
        </w:r>
        <w:r w:rsidR="002228E7" w:rsidDel="00A84870">
          <w:rPr>
            <w:rFonts w:ascii="Cambria" w:hAnsi="Cambria"/>
            <w:sz w:val="28"/>
            <w:szCs w:val="28"/>
          </w:rPr>
          <w:delText>both</w:delText>
        </w:r>
        <w:r w:rsidR="008C6925" w:rsidDel="00A84870">
          <w:rPr>
            <w:rFonts w:ascii="Cambria" w:hAnsi="Cambria"/>
            <w:sz w:val="28"/>
            <w:szCs w:val="28"/>
          </w:rPr>
          <w:delText xml:space="preserve"> </w:delText>
        </w:r>
        <w:r w:rsidR="008B7FF4" w:rsidDel="00A84870">
          <w:rPr>
            <w:rFonts w:ascii="Cambria" w:hAnsi="Cambria"/>
            <w:sz w:val="28"/>
            <w:szCs w:val="28"/>
          </w:rPr>
          <w:delText>star</w:delText>
        </w:r>
        <w:r w:rsidDel="00A84870">
          <w:rPr>
            <w:rFonts w:ascii="Cambria" w:hAnsi="Cambria"/>
            <w:sz w:val="28"/>
            <w:szCs w:val="28"/>
          </w:rPr>
          <w:delText>ing</w:delText>
        </w:r>
        <w:r w:rsidR="00DB4148" w:rsidDel="00A84870">
          <w:rPr>
            <w:rFonts w:ascii="Cambria" w:hAnsi="Cambria"/>
            <w:sz w:val="28"/>
            <w:szCs w:val="28"/>
          </w:rPr>
          <w:delText xml:space="preserve"> so hard</w:delText>
        </w:r>
        <w:r w:rsidR="008B7FF4" w:rsidDel="00A84870">
          <w:rPr>
            <w:rFonts w:ascii="Cambria" w:hAnsi="Cambria"/>
            <w:sz w:val="28"/>
            <w:szCs w:val="28"/>
          </w:rPr>
          <w:delText xml:space="preserve"> at their phones</w:delText>
        </w:r>
        <w:r w:rsidR="00DB4148" w:rsidDel="00A84870">
          <w:rPr>
            <w:rFonts w:ascii="Cambria" w:hAnsi="Cambria"/>
            <w:sz w:val="28"/>
            <w:szCs w:val="28"/>
          </w:rPr>
          <w:delText xml:space="preserve">, </w:delText>
        </w:r>
        <w:r w:rsidR="00953136" w:rsidDel="00A84870">
          <w:rPr>
            <w:rFonts w:ascii="Cambria" w:hAnsi="Cambria"/>
            <w:sz w:val="28"/>
            <w:szCs w:val="28"/>
          </w:rPr>
          <w:delText xml:space="preserve">they </w:delText>
        </w:r>
        <w:r w:rsidR="008C6925" w:rsidDel="00A84870">
          <w:rPr>
            <w:rFonts w:ascii="Cambria" w:hAnsi="Cambria"/>
            <w:sz w:val="28"/>
            <w:szCs w:val="28"/>
          </w:rPr>
          <w:delText>trotted straight out again</w:delText>
        </w:r>
        <w:r w:rsidDel="00A84870">
          <w:rPr>
            <w:rFonts w:ascii="Cambria" w:hAnsi="Cambria"/>
            <w:sz w:val="28"/>
            <w:szCs w:val="28"/>
          </w:rPr>
          <w:delText xml:space="preserve"> without realising.</w:delText>
        </w:r>
      </w:del>
    </w:p>
    <w:p w14:paraId="5F22D27B" w14:textId="73F00F4C" w:rsidR="00B158BA" w:rsidDel="00A84870" w:rsidRDefault="00DB4148" w:rsidP="004B6D34">
      <w:pPr>
        <w:spacing w:line="360" w:lineRule="auto"/>
        <w:ind w:firstLine="720"/>
        <w:contextualSpacing/>
        <w:rPr>
          <w:del w:id="10044" w:author="Claire S" w:date="2026-06-05T08:33:00Z" w16du:dateUtc="2026-06-05T07:33:00Z"/>
          <w:rFonts w:ascii="Cambria" w:hAnsi="Cambria"/>
          <w:sz w:val="28"/>
          <w:szCs w:val="28"/>
        </w:rPr>
      </w:pPr>
      <w:del w:id="10045" w:author="Claire S" w:date="2026-06-05T08:33:00Z" w16du:dateUtc="2026-06-05T07:33:00Z">
        <w:r w:rsidDel="00A84870">
          <w:rPr>
            <w:rFonts w:ascii="Cambria" w:hAnsi="Cambria"/>
            <w:sz w:val="28"/>
            <w:szCs w:val="28"/>
          </w:rPr>
          <w:delText>‘</w:delText>
        </w:r>
        <w:r w:rsidR="00DD17A1" w:rsidDel="00A84870">
          <w:rPr>
            <w:rFonts w:ascii="Cambria" w:hAnsi="Cambria"/>
            <w:sz w:val="28"/>
            <w:szCs w:val="28"/>
          </w:rPr>
          <w:delText>Look</w:delText>
        </w:r>
        <w:r w:rsidR="00BF64B9" w:rsidDel="00A84870">
          <w:rPr>
            <w:rFonts w:ascii="Cambria" w:hAnsi="Cambria"/>
            <w:sz w:val="28"/>
            <w:szCs w:val="28"/>
          </w:rPr>
          <w:delText>,</w:delText>
        </w:r>
        <w:r w:rsidDel="00A84870">
          <w:rPr>
            <w:rFonts w:ascii="Cambria" w:hAnsi="Cambria"/>
            <w:sz w:val="28"/>
            <w:szCs w:val="28"/>
          </w:rPr>
          <w:delText>’ Clara</w:delText>
        </w:r>
        <w:r w:rsidR="00DD17A1" w:rsidDel="00A84870">
          <w:rPr>
            <w:rFonts w:ascii="Cambria" w:hAnsi="Cambria"/>
            <w:sz w:val="28"/>
            <w:szCs w:val="28"/>
          </w:rPr>
          <w:delText xml:space="preserve"> </w:delText>
        </w:r>
        <w:r w:rsidR="00BF64B9" w:rsidDel="00A84870">
          <w:rPr>
            <w:rFonts w:ascii="Cambria" w:hAnsi="Cambria"/>
            <w:sz w:val="28"/>
            <w:szCs w:val="28"/>
          </w:rPr>
          <w:delText>gesture</w:delText>
        </w:r>
        <w:r w:rsidR="00DD17A1" w:rsidDel="00A84870">
          <w:rPr>
            <w:rFonts w:ascii="Cambria" w:hAnsi="Cambria"/>
            <w:sz w:val="28"/>
            <w:szCs w:val="28"/>
          </w:rPr>
          <w:delText>d at the two young women, now</w:delText>
        </w:r>
        <w:r w:rsidDel="00A84870">
          <w:rPr>
            <w:rFonts w:ascii="Cambria" w:hAnsi="Cambria"/>
            <w:sz w:val="28"/>
            <w:szCs w:val="28"/>
          </w:rPr>
          <w:delText xml:space="preserve"> </w:delText>
        </w:r>
        <w:r w:rsidR="008C6925" w:rsidDel="00A84870">
          <w:rPr>
            <w:rFonts w:ascii="Cambria" w:hAnsi="Cambria"/>
            <w:sz w:val="28"/>
            <w:szCs w:val="28"/>
          </w:rPr>
          <w:delText>pointing at something</w:delText>
        </w:r>
        <w:r w:rsidR="00676B44" w:rsidDel="00A84870">
          <w:rPr>
            <w:rFonts w:ascii="Cambria" w:hAnsi="Cambria"/>
            <w:sz w:val="28"/>
            <w:szCs w:val="28"/>
          </w:rPr>
          <w:delText xml:space="preserve"> over the road</w:delText>
        </w:r>
        <w:r w:rsidR="007F261C" w:rsidDel="00A84870">
          <w:rPr>
            <w:rFonts w:ascii="Cambria" w:hAnsi="Cambria"/>
            <w:sz w:val="28"/>
            <w:szCs w:val="28"/>
          </w:rPr>
          <w:delText>: a huge billboard.</w:delText>
        </w:r>
        <w:r w:rsidR="008C6925" w:rsidDel="00A84870">
          <w:rPr>
            <w:rFonts w:ascii="Cambria" w:hAnsi="Cambria"/>
            <w:sz w:val="28"/>
            <w:szCs w:val="28"/>
          </w:rPr>
          <w:delText xml:space="preserve"> </w:delText>
        </w:r>
        <w:r w:rsidR="00864499" w:rsidDel="00A84870">
          <w:rPr>
            <w:rFonts w:ascii="Cambria" w:hAnsi="Cambria"/>
            <w:sz w:val="28"/>
            <w:szCs w:val="28"/>
          </w:rPr>
          <w:delText xml:space="preserve">‘What are they </w:delText>
        </w:r>
      </w:del>
      <w:del w:id="10046" w:author="Claire S" w:date="2026-05-21T17:39:00Z" w16du:dateUtc="2026-05-21T16:39:00Z">
        <w:r w:rsidR="00864499" w:rsidDel="00D71B2A">
          <w:rPr>
            <w:rFonts w:ascii="Cambria" w:hAnsi="Cambria"/>
            <w:sz w:val="28"/>
            <w:szCs w:val="28"/>
          </w:rPr>
          <w:delText xml:space="preserve">looking </w:delText>
        </w:r>
      </w:del>
      <w:del w:id="10047" w:author="Claire S" w:date="2026-06-05T08:33:00Z" w16du:dateUtc="2026-06-05T07:33:00Z">
        <w:r w:rsidR="00864499" w:rsidDel="00A84870">
          <w:rPr>
            <w:rFonts w:ascii="Cambria" w:hAnsi="Cambria"/>
            <w:sz w:val="28"/>
            <w:szCs w:val="28"/>
          </w:rPr>
          <w:delText>at?’</w:delText>
        </w:r>
      </w:del>
    </w:p>
    <w:p w14:paraId="2F200E92" w14:textId="2F45EB54" w:rsidR="00B158BA" w:rsidDel="00A84870" w:rsidRDefault="00B158BA">
      <w:pPr>
        <w:spacing w:line="360" w:lineRule="auto"/>
        <w:contextualSpacing/>
        <w:rPr>
          <w:del w:id="10048" w:author="Claire S" w:date="2026-06-05T08:33:00Z" w16du:dateUtc="2026-06-05T07:33:00Z"/>
          <w:rFonts w:ascii="Cambria" w:hAnsi="Cambria"/>
          <w:sz w:val="28"/>
          <w:szCs w:val="28"/>
        </w:rPr>
        <w:pPrChange w:id="10049" w:author="Claire S" w:date="2026-05-12T09:24:00Z" w16du:dateUtc="2026-05-12T08:24:00Z">
          <w:pPr>
            <w:spacing w:line="360" w:lineRule="auto"/>
            <w:ind w:firstLine="720"/>
            <w:contextualSpacing/>
          </w:pPr>
        </w:pPrChange>
      </w:pPr>
      <w:del w:id="10050" w:author="Claire S" w:date="2026-05-12T09:24:00Z" w16du:dateUtc="2026-05-12T08:24:00Z">
        <w:r w:rsidDel="00AD5A86">
          <w:rPr>
            <w:rFonts w:ascii="Cambria" w:hAnsi="Cambria"/>
            <w:sz w:val="28"/>
            <w:szCs w:val="28"/>
          </w:rPr>
          <w:delText>‘</w:delText>
        </w:r>
        <w:r w:rsidR="00BF64B9" w:rsidDel="00AD5A86">
          <w:rPr>
            <w:rFonts w:ascii="Cambria" w:hAnsi="Cambria"/>
            <w:sz w:val="28"/>
            <w:szCs w:val="28"/>
          </w:rPr>
          <w:delText>Cripes</w:delText>
        </w:r>
        <w:r w:rsidDel="00AD5A86">
          <w:rPr>
            <w:rFonts w:ascii="Cambria" w:hAnsi="Cambria"/>
            <w:sz w:val="28"/>
            <w:szCs w:val="28"/>
          </w:rPr>
          <w:delText xml:space="preserve">!’ </w:delText>
        </w:r>
        <w:r w:rsidR="00FC4926" w:rsidDel="00AD5A86">
          <w:rPr>
            <w:rFonts w:ascii="Cambria" w:hAnsi="Cambria"/>
            <w:sz w:val="28"/>
            <w:szCs w:val="28"/>
          </w:rPr>
          <w:delText xml:space="preserve">Willi’s eyes were on stalks as he stared at his </w:delText>
        </w:r>
        <w:r w:rsidR="00953136" w:rsidDel="00AD5A86">
          <w:rPr>
            <w:rFonts w:ascii="Cambria" w:hAnsi="Cambria"/>
            <w:sz w:val="28"/>
            <w:szCs w:val="28"/>
          </w:rPr>
          <w:delText xml:space="preserve">small </w:delText>
        </w:r>
        <w:r w:rsidR="008B7FF4" w:rsidDel="00AD5A86">
          <w:rPr>
            <w:rFonts w:ascii="Cambria" w:hAnsi="Cambria"/>
            <w:sz w:val="28"/>
            <w:szCs w:val="28"/>
          </w:rPr>
          <w:delText>screen</w:delText>
        </w:r>
        <w:r w:rsidR="00E34178" w:rsidDel="00AD5A86">
          <w:rPr>
            <w:rFonts w:ascii="Cambria" w:hAnsi="Cambria"/>
            <w:sz w:val="28"/>
            <w:szCs w:val="28"/>
          </w:rPr>
          <w:delText xml:space="preserve">, </w:delText>
        </w:r>
        <w:r w:rsidR="00BF64B9" w:rsidDel="00AD5A86">
          <w:rPr>
            <w:rFonts w:ascii="Cambria" w:hAnsi="Cambria"/>
            <w:sz w:val="28"/>
            <w:szCs w:val="28"/>
          </w:rPr>
          <w:delText>causing</w:delText>
        </w:r>
        <w:r w:rsidR="00E34178" w:rsidDel="00AD5A86">
          <w:rPr>
            <w:rFonts w:ascii="Cambria" w:hAnsi="Cambria"/>
            <w:sz w:val="28"/>
            <w:szCs w:val="28"/>
          </w:rPr>
          <w:delText xml:space="preserve"> Clara </w:delText>
        </w:r>
        <w:r w:rsidR="00BF64B9" w:rsidDel="00AD5A86">
          <w:rPr>
            <w:rFonts w:ascii="Cambria" w:hAnsi="Cambria"/>
            <w:sz w:val="28"/>
            <w:szCs w:val="28"/>
          </w:rPr>
          <w:delText>to ge</w:delText>
        </w:r>
      </w:del>
      <w:del w:id="10051" w:author="Claire S" w:date="2026-06-05T08:33:00Z" w16du:dateUtc="2026-06-05T07:33:00Z">
        <w:r w:rsidR="00BF64B9" w:rsidDel="00A84870">
          <w:rPr>
            <w:rFonts w:ascii="Cambria" w:hAnsi="Cambria"/>
            <w:sz w:val="28"/>
            <w:szCs w:val="28"/>
          </w:rPr>
          <w:delText>t</w:delText>
        </w:r>
        <w:r w:rsidR="00E34178" w:rsidDel="00A84870">
          <w:rPr>
            <w:rFonts w:ascii="Cambria" w:hAnsi="Cambria"/>
            <w:sz w:val="28"/>
            <w:szCs w:val="28"/>
          </w:rPr>
          <w:delText xml:space="preserve"> her own phone out now</w:delText>
        </w:r>
        <w:r w:rsidR="00BF64B9" w:rsidDel="00A84870">
          <w:rPr>
            <w:rFonts w:ascii="Cambria" w:hAnsi="Cambria"/>
            <w:sz w:val="28"/>
            <w:szCs w:val="28"/>
          </w:rPr>
          <w:delText xml:space="preserve"> quickly.</w:delText>
        </w:r>
        <w:r w:rsidR="00FC4926" w:rsidDel="00A84870">
          <w:rPr>
            <w:rFonts w:ascii="Cambria" w:hAnsi="Cambria"/>
            <w:sz w:val="28"/>
            <w:szCs w:val="28"/>
          </w:rPr>
          <w:delText xml:space="preserve"> </w:delText>
        </w:r>
      </w:del>
    </w:p>
    <w:p w14:paraId="0DADDFB1" w14:textId="7BA8B81B" w:rsidR="007426CA" w:rsidDel="00A84870" w:rsidRDefault="007426CA" w:rsidP="007426CA">
      <w:pPr>
        <w:spacing w:line="360" w:lineRule="auto"/>
        <w:ind w:firstLine="720"/>
        <w:contextualSpacing/>
        <w:rPr>
          <w:del w:id="10052" w:author="Claire S" w:date="2026-06-05T08:33:00Z" w16du:dateUtc="2026-06-05T07:33:00Z"/>
          <w:rFonts w:ascii="Cambria" w:hAnsi="Cambria"/>
          <w:sz w:val="28"/>
          <w:szCs w:val="28"/>
        </w:rPr>
      </w:pPr>
      <w:del w:id="10053" w:author="Claire S" w:date="2026-06-05T08:33:00Z" w16du:dateUtc="2026-06-05T07:33:00Z">
        <w:r w:rsidDel="00A84870">
          <w:rPr>
            <w:rFonts w:ascii="Cambria" w:hAnsi="Cambria"/>
            <w:sz w:val="28"/>
            <w:szCs w:val="28"/>
          </w:rPr>
          <w:delText xml:space="preserve">‘What?’ Maude </w:delText>
        </w:r>
        <w:r w:rsidR="002228E7" w:rsidDel="00A84870">
          <w:rPr>
            <w:rFonts w:ascii="Cambria" w:hAnsi="Cambria"/>
            <w:sz w:val="28"/>
            <w:szCs w:val="28"/>
          </w:rPr>
          <w:delText>demand</w:delText>
        </w:r>
        <w:r w:rsidDel="00A84870">
          <w:rPr>
            <w:rFonts w:ascii="Cambria" w:hAnsi="Cambria"/>
            <w:sz w:val="28"/>
            <w:szCs w:val="28"/>
          </w:rPr>
          <w:delText>ed. ‘</w:delText>
        </w:r>
        <w:r w:rsidR="002228E7" w:rsidDel="00A84870">
          <w:rPr>
            <w:rFonts w:ascii="Cambria" w:hAnsi="Cambria"/>
            <w:sz w:val="28"/>
            <w:szCs w:val="28"/>
          </w:rPr>
          <w:delText>M</w:delText>
        </w:r>
        <w:r w:rsidDel="00A84870">
          <w:rPr>
            <w:rFonts w:ascii="Cambria" w:hAnsi="Cambria"/>
            <w:sz w:val="28"/>
            <w:szCs w:val="28"/>
          </w:rPr>
          <w:delText>y phone</w:delText>
        </w:r>
        <w:r w:rsidR="002228E7" w:rsidDel="00A84870">
          <w:rPr>
            <w:rFonts w:ascii="Cambria" w:hAnsi="Cambria"/>
            <w:sz w:val="28"/>
            <w:szCs w:val="28"/>
          </w:rPr>
          <w:delText>’s</w:delText>
        </w:r>
        <w:r w:rsidDel="00A84870">
          <w:rPr>
            <w:rFonts w:ascii="Cambria" w:hAnsi="Cambria"/>
            <w:sz w:val="28"/>
            <w:szCs w:val="28"/>
          </w:rPr>
          <w:delText xml:space="preserve"> upstairs</w:delText>
        </w:r>
        <w:r w:rsidR="00BF64B9" w:rsidDel="00A84870">
          <w:rPr>
            <w:rFonts w:ascii="Cambria" w:hAnsi="Cambria"/>
            <w:sz w:val="28"/>
            <w:szCs w:val="28"/>
          </w:rPr>
          <w:delText>. I can’t see -</w:delText>
        </w:r>
        <w:r w:rsidDel="00A84870">
          <w:rPr>
            <w:rFonts w:ascii="Cambria" w:hAnsi="Cambria"/>
            <w:sz w:val="28"/>
            <w:szCs w:val="28"/>
          </w:rPr>
          <w:delText>’</w:delText>
        </w:r>
      </w:del>
    </w:p>
    <w:p w14:paraId="10E7233C" w14:textId="13A5547D" w:rsidR="007426CA" w:rsidDel="00A84870" w:rsidRDefault="007426CA" w:rsidP="00953136">
      <w:pPr>
        <w:spacing w:line="360" w:lineRule="auto"/>
        <w:ind w:firstLine="720"/>
        <w:contextualSpacing/>
        <w:rPr>
          <w:del w:id="10054" w:author="Claire S" w:date="2026-06-05T08:33:00Z" w16du:dateUtc="2026-06-05T07:33:00Z"/>
          <w:rFonts w:ascii="Cambria" w:hAnsi="Cambria"/>
          <w:sz w:val="28"/>
          <w:szCs w:val="28"/>
        </w:rPr>
      </w:pPr>
      <w:del w:id="10055" w:author="Claire S" w:date="2026-06-05T08:33:00Z" w16du:dateUtc="2026-06-05T07:33:00Z">
        <w:r w:rsidDel="00A84870">
          <w:rPr>
            <w:rFonts w:ascii="Cambria" w:hAnsi="Cambria"/>
            <w:sz w:val="28"/>
            <w:szCs w:val="28"/>
          </w:rPr>
          <w:delText xml:space="preserve">But Clara </w:delText>
        </w:r>
        <w:r w:rsidR="00DD17A1" w:rsidDel="00A84870">
          <w:rPr>
            <w:rFonts w:ascii="Cambria" w:hAnsi="Cambria"/>
            <w:sz w:val="28"/>
            <w:szCs w:val="28"/>
          </w:rPr>
          <w:delText>was</w:delText>
        </w:r>
        <w:r w:rsidR="00953136" w:rsidDel="00A84870">
          <w:rPr>
            <w:rFonts w:ascii="Cambria" w:hAnsi="Cambria"/>
            <w:sz w:val="28"/>
            <w:szCs w:val="28"/>
          </w:rPr>
          <w:delText xml:space="preserve"> too busy</w:delText>
        </w:r>
        <w:r w:rsidDel="00A84870">
          <w:rPr>
            <w:rFonts w:ascii="Cambria" w:hAnsi="Cambria"/>
            <w:sz w:val="28"/>
            <w:szCs w:val="28"/>
          </w:rPr>
          <w:delText xml:space="preserve"> read</w:delText>
        </w:r>
        <w:r w:rsidR="00953136" w:rsidDel="00A84870">
          <w:rPr>
            <w:rFonts w:ascii="Cambria" w:hAnsi="Cambria"/>
            <w:sz w:val="28"/>
            <w:szCs w:val="28"/>
          </w:rPr>
          <w:delText>ing</w:delText>
        </w:r>
        <w:r w:rsidDel="00A84870">
          <w:rPr>
            <w:rFonts w:ascii="Cambria" w:hAnsi="Cambria"/>
            <w:sz w:val="28"/>
            <w:szCs w:val="28"/>
          </w:rPr>
          <w:delText xml:space="preserve"> </w:delText>
        </w:r>
        <w:commentRangeStart w:id="10056"/>
        <w:r w:rsidDel="00A84870">
          <w:rPr>
            <w:rFonts w:ascii="Cambria" w:hAnsi="Cambria"/>
            <w:sz w:val="28"/>
            <w:szCs w:val="28"/>
          </w:rPr>
          <w:delText>the message</w:delText>
        </w:r>
        <w:r w:rsidR="00EA27A0" w:rsidDel="00A84870">
          <w:rPr>
            <w:rFonts w:ascii="Cambria" w:hAnsi="Cambria"/>
            <w:sz w:val="28"/>
            <w:szCs w:val="28"/>
          </w:rPr>
          <w:delText xml:space="preserve"> </w:delText>
        </w:r>
        <w:r w:rsidR="008A6AD0" w:rsidDel="00A84870">
          <w:rPr>
            <w:rFonts w:ascii="Cambria" w:hAnsi="Cambria"/>
            <w:sz w:val="28"/>
            <w:szCs w:val="28"/>
          </w:rPr>
          <w:delText xml:space="preserve">which </w:delText>
        </w:r>
        <w:r w:rsidR="00EA27A0" w:rsidDel="00A84870">
          <w:rPr>
            <w:rFonts w:ascii="Cambria" w:hAnsi="Cambria"/>
            <w:sz w:val="28"/>
            <w:szCs w:val="28"/>
          </w:rPr>
          <w:delText>accompan</w:delText>
        </w:r>
        <w:r w:rsidR="008A6AD0" w:rsidDel="00A84870">
          <w:rPr>
            <w:rFonts w:ascii="Cambria" w:hAnsi="Cambria"/>
            <w:sz w:val="28"/>
            <w:szCs w:val="28"/>
          </w:rPr>
          <w:delText>ied</w:delText>
        </w:r>
        <w:r w:rsidR="00EA27A0" w:rsidDel="00A84870">
          <w:rPr>
            <w:rFonts w:ascii="Cambria" w:hAnsi="Cambria"/>
            <w:sz w:val="28"/>
            <w:szCs w:val="28"/>
          </w:rPr>
          <w:delText xml:space="preserve"> a </w:delText>
        </w:r>
      </w:del>
      <w:del w:id="10057" w:author="Claire S" w:date="2026-05-12T09:25:00Z" w16du:dateUtc="2026-05-12T08:25:00Z">
        <w:r w:rsidR="00EA27A0" w:rsidDel="00D11C7A">
          <w:rPr>
            <w:rFonts w:ascii="Cambria" w:hAnsi="Cambria"/>
            <w:sz w:val="28"/>
            <w:szCs w:val="28"/>
          </w:rPr>
          <w:delText xml:space="preserve">terrible </w:delText>
        </w:r>
      </w:del>
      <w:del w:id="10058" w:author="Claire S" w:date="2026-06-05T08:33:00Z" w16du:dateUtc="2026-06-05T07:33:00Z">
        <w:r w:rsidR="00EA27A0" w:rsidDel="00A84870">
          <w:rPr>
            <w:rFonts w:ascii="Cambria" w:hAnsi="Cambria"/>
            <w:sz w:val="28"/>
            <w:szCs w:val="28"/>
          </w:rPr>
          <w:delText xml:space="preserve">photo of </w:delText>
        </w:r>
        <w:r w:rsidR="00E90A36" w:rsidRPr="00E90A36" w:rsidDel="00A84870">
          <w:rPr>
            <w:rFonts w:ascii="Cambria" w:hAnsi="Cambria"/>
            <w:sz w:val="28"/>
            <w:szCs w:val="28"/>
          </w:rPr>
          <w:delText xml:space="preserve">Savannah </w:delText>
        </w:r>
      </w:del>
      <w:del w:id="10059" w:author="Claire S" w:date="2026-06-03T19:35:00Z" w16du:dateUtc="2026-06-03T18:35:00Z">
        <w:r w:rsidR="00E90A36" w:rsidRPr="00E90A36" w:rsidDel="002167C0">
          <w:rPr>
            <w:rFonts w:ascii="Cambria" w:hAnsi="Cambria"/>
            <w:sz w:val="28"/>
            <w:szCs w:val="28"/>
          </w:rPr>
          <w:delText>Wexford-</w:delText>
        </w:r>
      </w:del>
      <w:del w:id="10060" w:author="Claire S" w:date="2026-06-05T08:33:00Z" w16du:dateUtc="2026-06-05T07:33:00Z">
        <w:r w:rsidR="00E90A36" w:rsidRPr="00E90A36" w:rsidDel="00A84870">
          <w:rPr>
            <w:rFonts w:ascii="Cambria" w:hAnsi="Cambria"/>
            <w:sz w:val="28"/>
            <w:szCs w:val="28"/>
          </w:rPr>
          <w:delText>Langley</w:delText>
        </w:r>
        <w:r w:rsidR="008A6AD0" w:rsidDel="00A84870">
          <w:rPr>
            <w:rFonts w:ascii="Cambria" w:hAnsi="Cambria"/>
            <w:sz w:val="28"/>
            <w:szCs w:val="28"/>
          </w:rPr>
          <w:delText>, an image</w:delText>
        </w:r>
        <w:r w:rsidR="007F261C" w:rsidDel="00A84870">
          <w:rPr>
            <w:rFonts w:ascii="Cambria" w:hAnsi="Cambria"/>
            <w:sz w:val="28"/>
            <w:szCs w:val="28"/>
          </w:rPr>
          <w:delText xml:space="preserve"> that someone had</w:delText>
        </w:r>
        <w:r w:rsidR="009A3078" w:rsidDel="00A84870">
          <w:rPr>
            <w:rFonts w:ascii="Cambria" w:hAnsi="Cambria"/>
            <w:sz w:val="28"/>
            <w:szCs w:val="28"/>
          </w:rPr>
          <w:delText xml:space="preserve"> super-imposed over an electronic billboard</w:delText>
        </w:r>
        <w:r w:rsidR="007F261C" w:rsidDel="00A84870">
          <w:rPr>
            <w:rFonts w:ascii="Cambria" w:hAnsi="Cambria"/>
            <w:sz w:val="28"/>
            <w:szCs w:val="28"/>
          </w:rPr>
          <w:delText>.  It</w:delText>
        </w:r>
        <w:r w:rsidR="009A3078" w:rsidDel="00A84870">
          <w:rPr>
            <w:rFonts w:ascii="Cambria" w:hAnsi="Cambria"/>
            <w:sz w:val="28"/>
            <w:szCs w:val="28"/>
          </w:rPr>
          <w:delText xml:space="preserve"> read:</w:delText>
        </w:r>
      </w:del>
    </w:p>
    <w:p w14:paraId="1DB303CE" w14:textId="48A6ECAB" w:rsidR="00953136" w:rsidDel="00A84870" w:rsidRDefault="00953136" w:rsidP="007426CA">
      <w:pPr>
        <w:spacing w:line="360" w:lineRule="auto"/>
        <w:ind w:firstLine="720"/>
        <w:contextualSpacing/>
        <w:rPr>
          <w:del w:id="10061" w:author="Claire S" w:date="2026-06-05T08:33:00Z" w16du:dateUtc="2026-06-05T07:33:00Z"/>
          <w:rFonts w:ascii="Cambria" w:hAnsi="Cambria"/>
          <w:b/>
          <w:bCs/>
          <w:sz w:val="28"/>
          <w:szCs w:val="28"/>
        </w:rPr>
      </w:pPr>
    </w:p>
    <w:p w14:paraId="72658D52" w14:textId="0C141B66" w:rsidR="007426CA" w:rsidDel="00A84870" w:rsidRDefault="00AB6104" w:rsidP="007426CA">
      <w:pPr>
        <w:spacing w:line="360" w:lineRule="auto"/>
        <w:ind w:firstLine="720"/>
        <w:contextualSpacing/>
        <w:rPr>
          <w:del w:id="10062" w:author="Claire S" w:date="2026-06-05T08:33:00Z" w16du:dateUtc="2026-06-05T07:33:00Z"/>
          <w:rFonts w:ascii="Cambria" w:hAnsi="Cambria"/>
          <w:b/>
          <w:bCs/>
          <w:sz w:val="28"/>
          <w:szCs w:val="28"/>
        </w:rPr>
      </w:pPr>
      <w:del w:id="10063" w:author="Claire S" w:date="2026-06-05T08:33:00Z" w16du:dateUtc="2026-06-05T07:33:00Z">
        <w:r w:rsidRPr="00AB6104" w:rsidDel="00A84870">
          <w:rPr>
            <w:rFonts w:ascii="Cambria" w:hAnsi="Cambria"/>
            <w:b/>
            <w:bCs/>
            <w:sz w:val="28"/>
            <w:szCs w:val="28"/>
          </w:rPr>
          <w:delText xml:space="preserve">THE LIST: Updated </w:delText>
        </w:r>
        <w:r w:rsidR="009C0AF8" w:rsidDel="00A84870">
          <w:rPr>
            <w:rFonts w:ascii="Cambria" w:hAnsi="Cambria"/>
            <w:b/>
            <w:bCs/>
            <w:sz w:val="28"/>
            <w:szCs w:val="28"/>
          </w:rPr>
          <w:delText>03</w:delText>
        </w:r>
        <w:r w:rsidRPr="00AB6104" w:rsidDel="00A84870">
          <w:rPr>
            <w:rFonts w:ascii="Cambria" w:hAnsi="Cambria"/>
            <w:b/>
            <w:bCs/>
            <w:sz w:val="28"/>
            <w:szCs w:val="28"/>
          </w:rPr>
          <w:delText>.11.26</w:delText>
        </w:r>
      </w:del>
    </w:p>
    <w:p w14:paraId="06944C7B" w14:textId="1C42CE4F" w:rsidR="00AB6104" w:rsidRPr="009C0AF8" w:rsidDel="00A84870" w:rsidRDefault="00AB6104" w:rsidP="007426CA">
      <w:pPr>
        <w:spacing w:line="360" w:lineRule="auto"/>
        <w:ind w:firstLine="720"/>
        <w:contextualSpacing/>
        <w:rPr>
          <w:del w:id="10064" w:author="Claire S" w:date="2026-06-05T08:33:00Z" w16du:dateUtc="2026-06-05T07:33:00Z"/>
          <w:rFonts w:ascii="Cambria" w:hAnsi="Cambria"/>
          <w:b/>
          <w:bCs/>
          <w:i/>
          <w:iCs/>
          <w:sz w:val="28"/>
          <w:szCs w:val="28"/>
        </w:rPr>
      </w:pPr>
      <w:del w:id="10065" w:author="Claire S" w:date="2026-06-05T08:33:00Z" w16du:dateUtc="2026-06-05T07:33:00Z">
        <w:r w:rsidRPr="009C0AF8" w:rsidDel="00A84870">
          <w:rPr>
            <w:rFonts w:ascii="Cambria" w:hAnsi="Cambria"/>
            <w:b/>
            <w:bCs/>
            <w:i/>
            <w:iCs/>
            <w:sz w:val="28"/>
            <w:szCs w:val="28"/>
          </w:rPr>
          <w:delText xml:space="preserve">‘For </w:delText>
        </w:r>
        <w:r w:rsidR="00573562" w:rsidDel="00A84870">
          <w:rPr>
            <w:rFonts w:ascii="Cambria" w:hAnsi="Cambria"/>
            <w:b/>
            <w:bCs/>
            <w:i/>
            <w:iCs/>
            <w:sz w:val="28"/>
            <w:szCs w:val="28"/>
          </w:rPr>
          <w:delText>T</w:delText>
        </w:r>
        <w:r w:rsidRPr="009C0AF8" w:rsidDel="00A84870">
          <w:rPr>
            <w:rFonts w:ascii="Cambria" w:hAnsi="Cambria"/>
            <w:b/>
            <w:bCs/>
            <w:i/>
            <w:iCs/>
            <w:sz w:val="28"/>
            <w:szCs w:val="28"/>
          </w:rPr>
          <w:delText xml:space="preserve">hose who </w:delText>
        </w:r>
        <w:r w:rsidR="00573562" w:rsidDel="00A84870">
          <w:rPr>
            <w:rFonts w:ascii="Cambria" w:hAnsi="Cambria"/>
            <w:b/>
            <w:bCs/>
            <w:i/>
            <w:iCs/>
            <w:sz w:val="28"/>
            <w:szCs w:val="28"/>
          </w:rPr>
          <w:delText>N</w:delText>
        </w:r>
        <w:r w:rsidRPr="009C0AF8" w:rsidDel="00A84870">
          <w:rPr>
            <w:rFonts w:ascii="Cambria" w:hAnsi="Cambria"/>
            <w:b/>
            <w:bCs/>
            <w:i/>
            <w:iCs/>
            <w:sz w:val="28"/>
            <w:szCs w:val="28"/>
          </w:rPr>
          <w:delText xml:space="preserve">ever </w:delText>
        </w:r>
        <w:r w:rsidR="00573562" w:rsidDel="00A84870">
          <w:rPr>
            <w:rFonts w:ascii="Cambria" w:hAnsi="Cambria"/>
            <w:b/>
            <w:bCs/>
            <w:i/>
            <w:iCs/>
            <w:sz w:val="28"/>
            <w:szCs w:val="28"/>
          </w:rPr>
          <w:delText>E</w:delText>
        </w:r>
        <w:r w:rsidRPr="009C0AF8" w:rsidDel="00A84870">
          <w:rPr>
            <w:rFonts w:ascii="Cambria" w:hAnsi="Cambria"/>
            <w:b/>
            <w:bCs/>
            <w:i/>
            <w:iCs/>
            <w:sz w:val="28"/>
            <w:szCs w:val="28"/>
          </w:rPr>
          <w:delText xml:space="preserve">ver </w:delText>
        </w:r>
        <w:r w:rsidR="00573562" w:rsidDel="00A84870">
          <w:rPr>
            <w:rFonts w:ascii="Cambria" w:hAnsi="Cambria"/>
            <w:b/>
            <w:bCs/>
            <w:i/>
            <w:iCs/>
            <w:sz w:val="28"/>
            <w:szCs w:val="28"/>
          </w:rPr>
          <w:delText>L</w:delText>
        </w:r>
        <w:r w:rsidRPr="009C0AF8" w:rsidDel="00A84870">
          <w:rPr>
            <w:rFonts w:ascii="Cambria" w:hAnsi="Cambria"/>
            <w:b/>
            <w:bCs/>
            <w:i/>
            <w:iCs/>
            <w:sz w:val="28"/>
            <w:szCs w:val="28"/>
          </w:rPr>
          <w:delText>isten</w:delText>
        </w:r>
      </w:del>
      <w:del w:id="10066" w:author="Claire S" w:date="2026-05-18T16:14:00Z" w16du:dateUtc="2026-05-18T15:14:00Z">
        <w:r w:rsidRPr="009C0AF8" w:rsidDel="002E53EC">
          <w:rPr>
            <w:rFonts w:ascii="Cambria" w:hAnsi="Cambria"/>
            <w:b/>
            <w:bCs/>
            <w:i/>
            <w:iCs/>
            <w:sz w:val="28"/>
            <w:szCs w:val="28"/>
          </w:rPr>
          <w:delText xml:space="preserve"> &amp; </w:delText>
        </w:r>
        <w:r w:rsidR="00573562" w:rsidDel="002E53EC">
          <w:rPr>
            <w:rFonts w:ascii="Cambria" w:hAnsi="Cambria"/>
            <w:b/>
            <w:bCs/>
            <w:i/>
            <w:iCs/>
            <w:sz w:val="28"/>
            <w:szCs w:val="28"/>
          </w:rPr>
          <w:delText>Ignore</w:delText>
        </w:r>
        <w:r w:rsidRPr="009C0AF8" w:rsidDel="002E53EC">
          <w:rPr>
            <w:rFonts w:ascii="Cambria" w:hAnsi="Cambria"/>
            <w:b/>
            <w:bCs/>
            <w:i/>
            <w:iCs/>
            <w:sz w:val="28"/>
            <w:szCs w:val="28"/>
          </w:rPr>
          <w:delText xml:space="preserve"> </w:delText>
        </w:r>
        <w:r w:rsidR="00573562" w:rsidDel="002E53EC">
          <w:rPr>
            <w:rFonts w:ascii="Cambria" w:hAnsi="Cambria"/>
            <w:b/>
            <w:bCs/>
            <w:i/>
            <w:iCs/>
            <w:sz w:val="28"/>
            <w:szCs w:val="28"/>
          </w:rPr>
          <w:delText>T</w:delText>
        </w:r>
        <w:r w:rsidRPr="009C0AF8" w:rsidDel="002E53EC">
          <w:rPr>
            <w:rFonts w:ascii="Cambria" w:hAnsi="Cambria"/>
            <w:b/>
            <w:bCs/>
            <w:i/>
            <w:iCs/>
            <w:sz w:val="28"/>
            <w:szCs w:val="28"/>
          </w:rPr>
          <w:delText xml:space="preserve">hose in </w:delText>
        </w:r>
        <w:r w:rsidR="00573562" w:rsidDel="002E53EC">
          <w:rPr>
            <w:rFonts w:ascii="Cambria" w:hAnsi="Cambria"/>
            <w:b/>
            <w:bCs/>
            <w:i/>
            <w:iCs/>
            <w:sz w:val="28"/>
            <w:szCs w:val="28"/>
          </w:rPr>
          <w:delText>D</w:delText>
        </w:r>
        <w:r w:rsidRPr="009C0AF8" w:rsidDel="002E53EC">
          <w:rPr>
            <w:rFonts w:ascii="Cambria" w:hAnsi="Cambria"/>
            <w:b/>
            <w:bCs/>
            <w:i/>
            <w:iCs/>
            <w:sz w:val="28"/>
            <w:szCs w:val="28"/>
          </w:rPr>
          <w:delText>anger</w:delText>
        </w:r>
      </w:del>
      <w:del w:id="10067" w:author="Claire S" w:date="2026-06-05T08:33:00Z" w16du:dateUtc="2026-06-05T07:33:00Z">
        <w:r w:rsidRPr="009C0AF8" w:rsidDel="00A84870">
          <w:rPr>
            <w:rFonts w:ascii="Cambria" w:hAnsi="Cambria"/>
            <w:b/>
            <w:bCs/>
            <w:i/>
            <w:iCs/>
            <w:sz w:val="28"/>
            <w:szCs w:val="28"/>
          </w:rPr>
          <w:delText>:</w:delText>
        </w:r>
      </w:del>
    </w:p>
    <w:p w14:paraId="2C41782A" w14:textId="6F0CCFF2" w:rsidR="00AB6104" w:rsidDel="001F6640" w:rsidRDefault="00AB6104" w:rsidP="007426CA">
      <w:pPr>
        <w:spacing w:line="360" w:lineRule="auto"/>
        <w:ind w:firstLine="720"/>
        <w:contextualSpacing/>
        <w:rPr>
          <w:del w:id="10068" w:author="Claire S" w:date="2026-05-12T09:28:00Z" w16du:dateUtc="2026-05-12T08:28:00Z"/>
          <w:rFonts w:ascii="Cambria" w:hAnsi="Cambria"/>
          <w:b/>
          <w:bCs/>
          <w:i/>
          <w:iCs/>
          <w:sz w:val="28"/>
          <w:szCs w:val="28"/>
        </w:rPr>
      </w:pPr>
      <w:del w:id="10069" w:author="Claire S" w:date="2026-06-05T08:33:00Z" w16du:dateUtc="2026-06-05T07:33:00Z">
        <w:r w:rsidRPr="009C0AF8" w:rsidDel="00A84870">
          <w:rPr>
            <w:rFonts w:ascii="Cambria" w:hAnsi="Cambria"/>
            <w:b/>
            <w:bCs/>
            <w:i/>
            <w:iCs/>
            <w:sz w:val="28"/>
            <w:szCs w:val="28"/>
          </w:rPr>
          <w:delText xml:space="preserve">Look no further than </w:delText>
        </w:r>
        <w:r w:rsidR="008A6AD0" w:rsidDel="00A84870">
          <w:rPr>
            <w:rFonts w:ascii="Cambria" w:hAnsi="Cambria"/>
            <w:b/>
            <w:bCs/>
            <w:i/>
            <w:iCs/>
            <w:sz w:val="28"/>
            <w:szCs w:val="28"/>
          </w:rPr>
          <w:delText>a</w:delText>
        </w:r>
        <w:r w:rsidRPr="009C0AF8" w:rsidDel="00A84870">
          <w:rPr>
            <w:rFonts w:ascii="Cambria" w:hAnsi="Cambria"/>
            <w:b/>
            <w:bCs/>
            <w:i/>
            <w:iCs/>
            <w:sz w:val="28"/>
            <w:szCs w:val="28"/>
          </w:rPr>
          <w:delText xml:space="preserve"> </w:delText>
        </w:r>
        <w:r w:rsidR="008A6AD0" w:rsidDel="00A84870">
          <w:rPr>
            <w:rFonts w:ascii="Cambria" w:hAnsi="Cambria"/>
            <w:b/>
            <w:bCs/>
            <w:i/>
            <w:iCs/>
            <w:sz w:val="28"/>
            <w:szCs w:val="28"/>
          </w:rPr>
          <w:delText>(</w:delText>
        </w:r>
        <w:r w:rsidRPr="009C0AF8" w:rsidDel="00A84870">
          <w:rPr>
            <w:rFonts w:ascii="Cambria" w:hAnsi="Cambria"/>
            <w:b/>
            <w:bCs/>
            <w:i/>
            <w:iCs/>
            <w:sz w:val="28"/>
            <w:szCs w:val="28"/>
          </w:rPr>
          <w:delText>Wexford</w:delText>
        </w:r>
        <w:r w:rsidR="008A6AD0" w:rsidDel="00A84870">
          <w:rPr>
            <w:rFonts w:ascii="Cambria" w:hAnsi="Cambria"/>
            <w:b/>
            <w:bCs/>
            <w:i/>
            <w:iCs/>
            <w:sz w:val="28"/>
            <w:szCs w:val="28"/>
          </w:rPr>
          <w:delText xml:space="preserve">) </w:delText>
        </w:r>
        <w:r w:rsidRPr="009C0AF8" w:rsidDel="00A84870">
          <w:rPr>
            <w:rFonts w:ascii="Cambria" w:hAnsi="Cambria"/>
            <w:b/>
            <w:bCs/>
            <w:i/>
            <w:iCs/>
            <w:sz w:val="28"/>
            <w:szCs w:val="28"/>
          </w:rPr>
          <w:delText>Langley</w:delText>
        </w:r>
      </w:del>
    </w:p>
    <w:p w14:paraId="1D22DB6F" w14:textId="5992637C" w:rsidR="008E5933" w:rsidDel="00A84870" w:rsidRDefault="008E5933" w:rsidP="001F6640">
      <w:pPr>
        <w:spacing w:line="360" w:lineRule="auto"/>
        <w:ind w:firstLine="720"/>
        <w:contextualSpacing/>
        <w:rPr>
          <w:del w:id="10070" w:author="Claire S" w:date="2026-06-05T08:33:00Z" w16du:dateUtc="2026-06-05T07:33:00Z"/>
          <w:rFonts w:ascii="Cambria" w:hAnsi="Cambria"/>
          <w:b/>
          <w:bCs/>
          <w:i/>
          <w:iCs/>
          <w:sz w:val="28"/>
          <w:szCs w:val="28"/>
        </w:rPr>
      </w:pPr>
    </w:p>
    <w:p w14:paraId="1C583287" w14:textId="698FEF90" w:rsidR="00AB6104" w:rsidDel="00A84870" w:rsidRDefault="002228E7" w:rsidP="000C0A09">
      <w:pPr>
        <w:spacing w:line="360" w:lineRule="auto"/>
        <w:contextualSpacing/>
        <w:rPr>
          <w:del w:id="10071" w:author="Claire S" w:date="2026-06-05T08:33:00Z" w16du:dateUtc="2026-06-05T07:33:00Z"/>
          <w:rFonts w:ascii="Cambria" w:hAnsi="Cambria"/>
          <w:sz w:val="28"/>
          <w:szCs w:val="28"/>
        </w:rPr>
      </w:pPr>
      <w:del w:id="10072" w:author="Claire S" w:date="2026-06-05T08:33:00Z" w16du:dateUtc="2026-06-05T07:33:00Z">
        <w:r w:rsidDel="00A84870">
          <w:rPr>
            <w:rFonts w:ascii="Cambria" w:hAnsi="Cambria"/>
            <w:sz w:val="28"/>
            <w:szCs w:val="28"/>
          </w:rPr>
          <w:delText xml:space="preserve">Below it, </w:delText>
        </w:r>
        <w:r w:rsidR="008E5933" w:rsidRPr="008E5933" w:rsidDel="00A84870">
          <w:rPr>
            <w:rFonts w:ascii="Cambria" w:hAnsi="Cambria"/>
            <w:sz w:val="28"/>
            <w:szCs w:val="28"/>
          </w:rPr>
          <w:delText>S</w:delText>
        </w:r>
        <w:r w:rsidR="00CB25F1" w:rsidDel="00A84870">
          <w:rPr>
            <w:rFonts w:ascii="Cambria" w:hAnsi="Cambria"/>
            <w:sz w:val="28"/>
            <w:szCs w:val="28"/>
          </w:rPr>
          <w:delText>a</w:delText>
        </w:r>
        <w:r w:rsidR="008E5933" w:rsidRPr="008E5933" w:rsidDel="00A84870">
          <w:rPr>
            <w:rFonts w:ascii="Cambria" w:hAnsi="Cambria"/>
            <w:sz w:val="28"/>
            <w:szCs w:val="28"/>
          </w:rPr>
          <w:delText>vannah</w:delText>
        </w:r>
      </w:del>
      <w:del w:id="10073" w:author="Claire S" w:date="2026-05-18T16:14:00Z" w16du:dateUtc="2026-05-18T15:14:00Z">
        <w:r w:rsidR="008E5933" w:rsidRPr="008E5933" w:rsidDel="00446795">
          <w:rPr>
            <w:rFonts w:ascii="Cambria" w:hAnsi="Cambria"/>
            <w:sz w:val="28"/>
            <w:szCs w:val="28"/>
          </w:rPr>
          <w:delText xml:space="preserve"> </w:delText>
        </w:r>
      </w:del>
      <w:del w:id="10074" w:author="Claire S" w:date="2026-05-12T09:28:00Z" w16du:dateUtc="2026-05-12T08:28:00Z">
        <w:r w:rsidR="008E5933" w:rsidDel="001F6640">
          <w:rPr>
            <w:rFonts w:ascii="Cambria" w:hAnsi="Cambria"/>
            <w:sz w:val="28"/>
            <w:szCs w:val="28"/>
          </w:rPr>
          <w:delText>in gym gear</w:delText>
        </w:r>
        <w:r w:rsidDel="001F6640">
          <w:rPr>
            <w:rFonts w:ascii="Cambria" w:hAnsi="Cambria"/>
            <w:sz w:val="28"/>
            <w:szCs w:val="28"/>
          </w:rPr>
          <w:delText xml:space="preserve">, </w:delText>
        </w:r>
        <w:r w:rsidR="00DE7449" w:rsidDel="001F6640">
          <w:rPr>
            <w:rFonts w:ascii="Cambria" w:hAnsi="Cambria"/>
            <w:sz w:val="28"/>
            <w:szCs w:val="28"/>
          </w:rPr>
          <w:delText xml:space="preserve">hair a </w:delText>
        </w:r>
        <w:r w:rsidR="00A57BBC" w:rsidDel="001F6640">
          <w:rPr>
            <w:rFonts w:ascii="Cambria" w:hAnsi="Cambria"/>
            <w:sz w:val="28"/>
            <w:szCs w:val="28"/>
          </w:rPr>
          <w:delText xml:space="preserve">stringy </w:delText>
        </w:r>
        <w:r w:rsidR="00DE7449" w:rsidDel="001F6640">
          <w:rPr>
            <w:rFonts w:ascii="Cambria" w:hAnsi="Cambria"/>
            <w:sz w:val="28"/>
            <w:szCs w:val="28"/>
          </w:rPr>
          <w:delText>mess</w:delText>
        </w:r>
        <w:r w:rsidR="000C0A09" w:rsidDel="001F6640">
          <w:rPr>
            <w:rFonts w:ascii="Cambria" w:hAnsi="Cambria"/>
            <w:sz w:val="28"/>
            <w:szCs w:val="28"/>
          </w:rPr>
          <w:delText xml:space="preserve"> and</w:delText>
        </w:r>
        <w:r w:rsidR="00DE7449" w:rsidDel="001F6640">
          <w:rPr>
            <w:rFonts w:ascii="Cambria" w:hAnsi="Cambria"/>
            <w:sz w:val="28"/>
            <w:szCs w:val="28"/>
          </w:rPr>
          <w:delText xml:space="preserve"> face </w:delText>
        </w:r>
        <w:r w:rsidR="00A57BBC" w:rsidDel="001F6640">
          <w:rPr>
            <w:rFonts w:ascii="Cambria" w:hAnsi="Cambria"/>
            <w:sz w:val="28"/>
            <w:szCs w:val="28"/>
          </w:rPr>
          <w:delText>red and</w:delText>
        </w:r>
        <w:r w:rsidR="00DE7449" w:rsidDel="001F6640">
          <w:rPr>
            <w:rFonts w:ascii="Cambria" w:hAnsi="Cambria"/>
            <w:sz w:val="28"/>
            <w:szCs w:val="28"/>
          </w:rPr>
          <w:delText xml:space="preserve"> sweaty</w:delText>
        </w:r>
        <w:r w:rsidR="00A57BBC" w:rsidDel="001F6640">
          <w:rPr>
            <w:rFonts w:ascii="Cambria" w:hAnsi="Cambria"/>
            <w:sz w:val="28"/>
            <w:szCs w:val="28"/>
          </w:rPr>
          <w:delText xml:space="preserve"> as she chowed down on </w:delText>
        </w:r>
        <w:r w:rsidDel="001F6640">
          <w:rPr>
            <w:rFonts w:ascii="Cambria" w:hAnsi="Cambria"/>
            <w:sz w:val="28"/>
            <w:szCs w:val="28"/>
          </w:rPr>
          <w:delText xml:space="preserve">a </w:delText>
        </w:r>
        <w:r w:rsidR="000C0A09" w:rsidDel="001F6640">
          <w:rPr>
            <w:rFonts w:ascii="Cambria" w:hAnsi="Cambria"/>
            <w:sz w:val="28"/>
            <w:szCs w:val="28"/>
          </w:rPr>
          <w:delText xml:space="preserve">MacDonalds’ </w:delText>
        </w:r>
        <w:r w:rsidDel="001F6640">
          <w:rPr>
            <w:rFonts w:ascii="Cambria" w:hAnsi="Cambria"/>
            <w:sz w:val="28"/>
            <w:szCs w:val="28"/>
          </w:rPr>
          <w:delText>burger and fries</w:delText>
        </w:r>
      </w:del>
      <w:del w:id="10075" w:author="Claire S" w:date="2026-05-18T16:14:00Z" w16du:dateUtc="2026-05-18T15:14:00Z">
        <w:r w:rsidR="008E5933" w:rsidRPr="008E5933" w:rsidDel="00446795">
          <w:rPr>
            <w:rFonts w:ascii="Cambria" w:hAnsi="Cambria"/>
            <w:sz w:val="28"/>
            <w:szCs w:val="28"/>
          </w:rPr>
          <w:delText>.</w:delText>
        </w:r>
      </w:del>
      <w:del w:id="10076" w:author="Claire S" w:date="2026-06-05T08:33:00Z" w16du:dateUtc="2026-06-05T07:33:00Z">
        <w:r w:rsidR="00EA27A0" w:rsidDel="00A84870">
          <w:rPr>
            <w:rFonts w:ascii="Cambria" w:hAnsi="Cambria"/>
            <w:sz w:val="28"/>
            <w:szCs w:val="28"/>
          </w:rPr>
          <w:delText xml:space="preserve"> </w:delText>
        </w:r>
      </w:del>
    </w:p>
    <w:p w14:paraId="0AEDF858" w14:textId="5E652152" w:rsidR="00CB25F1" w:rsidDel="00A84870" w:rsidRDefault="00CB25F1" w:rsidP="008E5933">
      <w:pPr>
        <w:spacing w:line="360" w:lineRule="auto"/>
        <w:ind w:firstLine="720"/>
        <w:contextualSpacing/>
        <w:rPr>
          <w:del w:id="10077" w:author="Claire S" w:date="2026-06-05T08:33:00Z" w16du:dateUtc="2026-06-05T07:33:00Z"/>
          <w:rFonts w:ascii="Cambria" w:hAnsi="Cambria"/>
          <w:sz w:val="28"/>
          <w:szCs w:val="28"/>
        </w:rPr>
      </w:pPr>
      <w:del w:id="10078" w:author="Claire S" w:date="2026-06-05T08:33:00Z" w16du:dateUtc="2026-06-05T07:33:00Z">
        <w:r w:rsidDel="00A84870">
          <w:rPr>
            <w:rFonts w:ascii="Cambria" w:hAnsi="Cambria"/>
            <w:sz w:val="28"/>
            <w:szCs w:val="28"/>
          </w:rPr>
          <w:delText>‘</w:delText>
        </w:r>
        <w:r w:rsidR="00673A40" w:rsidDel="00A84870">
          <w:rPr>
            <w:rFonts w:ascii="Cambria" w:hAnsi="Cambria"/>
            <w:sz w:val="28"/>
            <w:szCs w:val="28"/>
          </w:rPr>
          <w:delText>God.</w:delText>
        </w:r>
        <w:r w:rsidDel="00A84870">
          <w:rPr>
            <w:rFonts w:ascii="Cambria" w:hAnsi="Cambria"/>
            <w:sz w:val="28"/>
            <w:szCs w:val="28"/>
          </w:rPr>
          <w:delText xml:space="preserve">’ Maude looked astonished. </w:delText>
        </w:r>
      </w:del>
      <w:del w:id="10079" w:author="Claire S" w:date="2026-05-18T16:15:00Z" w16du:dateUtc="2026-05-18T15:15:00Z">
        <w:r w:rsidDel="00446795">
          <w:rPr>
            <w:rFonts w:ascii="Cambria" w:hAnsi="Cambria"/>
            <w:sz w:val="28"/>
            <w:szCs w:val="28"/>
          </w:rPr>
          <w:delText>‘She’ll hate that pic</w:delText>
        </w:r>
        <w:r w:rsidR="00673A40" w:rsidDel="00446795">
          <w:rPr>
            <w:rFonts w:ascii="Cambria" w:hAnsi="Cambria"/>
            <w:sz w:val="28"/>
            <w:szCs w:val="28"/>
          </w:rPr>
          <w:delText>ture.</w:delText>
        </w:r>
        <w:r w:rsidDel="00446795">
          <w:rPr>
            <w:rFonts w:ascii="Cambria" w:hAnsi="Cambria"/>
            <w:sz w:val="28"/>
            <w:szCs w:val="28"/>
          </w:rPr>
          <w:delText>’</w:delText>
        </w:r>
        <w:commentRangeEnd w:id="10056"/>
        <w:r w:rsidR="00ED642D" w:rsidDel="00446795">
          <w:rPr>
            <w:rStyle w:val="CommentReference"/>
            <w:rFonts w:ascii="Cambria" w:hAnsi="Cambria"/>
            <w:sz w:val="28"/>
            <w:szCs w:val="28"/>
          </w:rPr>
          <w:commentReference w:id="10056"/>
        </w:r>
      </w:del>
    </w:p>
    <w:p w14:paraId="349B6CAD" w14:textId="39A28F32" w:rsidR="00AA08B3" w:rsidDel="00A84870" w:rsidRDefault="00AA08B3" w:rsidP="00AA08B3">
      <w:pPr>
        <w:spacing w:line="360" w:lineRule="auto"/>
        <w:ind w:firstLine="720"/>
        <w:contextualSpacing/>
        <w:rPr>
          <w:del w:id="10080" w:author="Claire S" w:date="2026-06-05T08:33:00Z" w16du:dateUtc="2026-06-05T07:33:00Z"/>
          <w:rFonts w:ascii="Cambria" w:hAnsi="Cambria"/>
          <w:sz w:val="28"/>
          <w:szCs w:val="28"/>
        </w:rPr>
      </w:pPr>
      <w:del w:id="10081" w:author="Claire S" w:date="2026-06-05T08:33:00Z" w16du:dateUtc="2026-06-05T07:33:00Z">
        <w:r w:rsidDel="00A84870">
          <w:rPr>
            <w:rFonts w:ascii="Cambria" w:hAnsi="Cambria"/>
            <w:sz w:val="28"/>
            <w:szCs w:val="28"/>
          </w:rPr>
          <w:delText>‘</w:delText>
        </w:r>
        <w:r w:rsidR="00953136" w:rsidDel="00A84870">
          <w:rPr>
            <w:rFonts w:ascii="Cambria" w:hAnsi="Cambria"/>
            <w:sz w:val="28"/>
            <w:szCs w:val="28"/>
          </w:rPr>
          <w:delText>Hang on, i</w:delText>
        </w:r>
        <w:r w:rsidR="00AB6104" w:rsidDel="00A84870">
          <w:rPr>
            <w:rFonts w:ascii="Cambria" w:hAnsi="Cambria"/>
            <w:sz w:val="28"/>
            <w:szCs w:val="28"/>
          </w:rPr>
          <w:delText>s this what y</w:delText>
        </w:r>
        <w:r w:rsidR="00CA03E8" w:rsidDel="00A84870">
          <w:rPr>
            <w:rFonts w:ascii="Cambria" w:hAnsi="Cambria"/>
            <w:sz w:val="28"/>
            <w:szCs w:val="28"/>
          </w:rPr>
          <w:delText>ou mean</w:delText>
        </w:r>
        <w:r w:rsidR="00AB6104" w:rsidDel="00A84870">
          <w:rPr>
            <w:rFonts w:ascii="Cambria" w:hAnsi="Cambria"/>
            <w:sz w:val="28"/>
            <w:szCs w:val="28"/>
          </w:rPr>
          <w:delText>t</w:delText>
        </w:r>
        <w:r w:rsidR="00DA23EF" w:rsidDel="00A84870">
          <w:rPr>
            <w:rFonts w:ascii="Cambria" w:hAnsi="Cambria"/>
            <w:sz w:val="28"/>
            <w:szCs w:val="28"/>
          </w:rPr>
          <w:delText xml:space="preserve"> just now</w:delText>
        </w:r>
        <w:r w:rsidR="006A6760" w:rsidDel="00A84870">
          <w:rPr>
            <w:rFonts w:ascii="Cambria" w:hAnsi="Cambria"/>
            <w:sz w:val="28"/>
            <w:szCs w:val="28"/>
          </w:rPr>
          <w:delText>?</w:delText>
        </w:r>
        <w:r w:rsidR="00CA03E8" w:rsidDel="00A84870">
          <w:rPr>
            <w:rFonts w:ascii="Cambria" w:hAnsi="Cambria"/>
            <w:sz w:val="28"/>
            <w:szCs w:val="28"/>
          </w:rPr>
          <w:delText>’</w:delText>
        </w:r>
        <w:r w:rsidR="006A6760" w:rsidDel="00A84870">
          <w:rPr>
            <w:rFonts w:ascii="Cambria" w:hAnsi="Cambria"/>
            <w:sz w:val="28"/>
            <w:szCs w:val="28"/>
          </w:rPr>
          <w:delText xml:space="preserve"> Clara</w:delText>
        </w:r>
        <w:r w:rsidR="00AB6104" w:rsidDel="00A84870">
          <w:rPr>
            <w:rFonts w:ascii="Cambria" w:hAnsi="Cambria"/>
            <w:sz w:val="28"/>
            <w:szCs w:val="28"/>
          </w:rPr>
          <w:delText xml:space="preserve"> looked at Maude. </w:delText>
        </w:r>
        <w:r w:rsidR="006A6760" w:rsidDel="00A84870">
          <w:rPr>
            <w:rFonts w:ascii="Cambria" w:hAnsi="Cambria"/>
            <w:sz w:val="28"/>
            <w:szCs w:val="28"/>
          </w:rPr>
          <w:delText>‘</w:delText>
        </w:r>
        <w:r w:rsidR="00AB6104" w:rsidDel="00A84870">
          <w:rPr>
            <w:rFonts w:ascii="Cambria" w:hAnsi="Cambria"/>
            <w:sz w:val="28"/>
            <w:szCs w:val="28"/>
          </w:rPr>
          <w:delText>T</w:delText>
        </w:r>
        <w:r w:rsidDel="00A84870">
          <w:rPr>
            <w:rFonts w:ascii="Cambria" w:hAnsi="Cambria"/>
            <w:sz w:val="28"/>
            <w:szCs w:val="28"/>
          </w:rPr>
          <w:delText>hat Savannah L</w:delText>
        </w:r>
        <w:r w:rsidR="004B7441" w:rsidDel="00A84870">
          <w:rPr>
            <w:rFonts w:ascii="Cambria" w:hAnsi="Cambria"/>
            <w:sz w:val="28"/>
            <w:szCs w:val="28"/>
          </w:rPr>
          <w:delText>angley</w:delText>
        </w:r>
        <w:r w:rsidDel="00A84870">
          <w:rPr>
            <w:rFonts w:ascii="Cambria" w:hAnsi="Cambria"/>
            <w:sz w:val="28"/>
            <w:szCs w:val="28"/>
          </w:rPr>
          <w:delText xml:space="preserve"> killed Dex?’</w:delText>
        </w:r>
      </w:del>
    </w:p>
    <w:p w14:paraId="02C96CBE" w14:textId="547B9C2C" w:rsidR="004F4F7B" w:rsidDel="00A84870" w:rsidRDefault="00AB6104" w:rsidP="00780797">
      <w:pPr>
        <w:spacing w:line="360" w:lineRule="auto"/>
        <w:ind w:firstLine="720"/>
        <w:contextualSpacing/>
        <w:rPr>
          <w:del w:id="10082" w:author="Claire S" w:date="2026-06-05T08:33:00Z" w16du:dateUtc="2026-06-05T07:33:00Z"/>
          <w:rFonts w:ascii="Cambria" w:hAnsi="Cambria"/>
          <w:sz w:val="28"/>
          <w:szCs w:val="28"/>
        </w:rPr>
      </w:pPr>
      <w:del w:id="10083" w:author="Claire S" w:date="2026-06-05T08:33:00Z" w16du:dateUtc="2026-06-05T07:33:00Z">
        <w:r w:rsidDel="00A84870">
          <w:rPr>
            <w:rFonts w:ascii="Cambria" w:hAnsi="Cambria"/>
            <w:sz w:val="28"/>
            <w:szCs w:val="28"/>
          </w:rPr>
          <w:delText>‘I don’t know for sure</w:delText>
        </w:r>
        <w:r w:rsidR="00515264" w:rsidDel="00A84870">
          <w:rPr>
            <w:rFonts w:ascii="Cambria" w:hAnsi="Cambria"/>
            <w:sz w:val="28"/>
            <w:szCs w:val="28"/>
          </w:rPr>
          <w:delText>,</w:delText>
        </w:r>
        <w:r w:rsidDel="00A84870">
          <w:rPr>
            <w:rFonts w:ascii="Cambria" w:hAnsi="Cambria"/>
            <w:sz w:val="28"/>
            <w:szCs w:val="28"/>
          </w:rPr>
          <w:delText xml:space="preserve"> but -’Maude looked almost triumphant as she </w:delText>
        </w:r>
        <w:r w:rsidR="00515264" w:rsidDel="00A84870">
          <w:rPr>
            <w:rFonts w:ascii="Cambria" w:hAnsi="Cambria"/>
            <w:sz w:val="28"/>
            <w:szCs w:val="28"/>
          </w:rPr>
          <w:delText>handed</w:delText>
        </w:r>
        <w:r w:rsidDel="00A84870">
          <w:rPr>
            <w:rFonts w:ascii="Cambria" w:hAnsi="Cambria"/>
            <w:sz w:val="28"/>
            <w:szCs w:val="28"/>
          </w:rPr>
          <w:delText xml:space="preserve"> </w:delText>
        </w:r>
      </w:del>
      <w:del w:id="10084" w:author="Claire S" w:date="2026-05-12T09:25:00Z" w16du:dateUtc="2026-05-12T08:25:00Z">
        <w:r w:rsidDel="00D11C7A">
          <w:rPr>
            <w:rFonts w:ascii="Cambria" w:hAnsi="Cambria"/>
            <w:sz w:val="28"/>
            <w:szCs w:val="28"/>
          </w:rPr>
          <w:delText>Willi</w:delText>
        </w:r>
        <w:r w:rsidR="00515264" w:rsidDel="00D11C7A">
          <w:rPr>
            <w:rFonts w:ascii="Cambria" w:hAnsi="Cambria"/>
            <w:sz w:val="28"/>
            <w:szCs w:val="28"/>
          </w:rPr>
          <w:delText>’s</w:delText>
        </w:r>
        <w:r w:rsidDel="00D11C7A">
          <w:rPr>
            <w:rFonts w:ascii="Cambria" w:hAnsi="Cambria"/>
            <w:sz w:val="28"/>
            <w:szCs w:val="28"/>
          </w:rPr>
          <w:delText xml:space="preserve"> </w:delText>
        </w:r>
      </w:del>
      <w:del w:id="10085" w:author="Claire S" w:date="2026-06-05T08:33:00Z" w16du:dateUtc="2026-06-05T07:33:00Z">
        <w:r w:rsidDel="00A84870">
          <w:rPr>
            <w:rFonts w:ascii="Cambria" w:hAnsi="Cambria"/>
            <w:sz w:val="28"/>
            <w:szCs w:val="28"/>
          </w:rPr>
          <w:delText>phone</w:delText>
        </w:r>
        <w:r w:rsidR="00515264" w:rsidDel="00A84870">
          <w:rPr>
            <w:rFonts w:ascii="Cambria" w:hAnsi="Cambria"/>
            <w:sz w:val="28"/>
            <w:szCs w:val="28"/>
          </w:rPr>
          <w:delText xml:space="preserve"> back</w:delText>
        </w:r>
        <w:r w:rsidDel="00A84870">
          <w:rPr>
            <w:rFonts w:ascii="Cambria" w:hAnsi="Cambria"/>
            <w:sz w:val="28"/>
            <w:szCs w:val="28"/>
          </w:rPr>
          <w:delText xml:space="preserve">, </w:delText>
        </w:r>
        <w:r w:rsidR="004F4F7B" w:rsidDel="00A84870">
          <w:rPr>
            <w:rFonts w:ascii="Cambria" w:hAnsi="Cambria"/>
            <w:sz w:val="28"/>
            <w:szCs w:val="28"/>
          </w:rPr>
          <w:delText>‘</w:delText>
        </w:r>
        <w:commentRangeStart w:id="10086"/>
        <w:r w:rsidDel="00A84870">
          <w:rPr>
            <w:rFonts w:ascii="Cambria" w:hAnsi="Cambria"/>
            <w:sz w:val="28"/>
            <w:szCs w:val="28"/>
          </w:rPr>
          <w:delText>i</w:delText>
        </w:r>
        <w:r w:rsidR="00780797" w:rsidDel="00A84870">
          <w:rPr>
            <w:rFonts w:ascii="Cambria" w:hAnsi="Cambria"/>
            <w:sz w:val="28"/>
            <w:szCs w:val="28"/>
          </w:rPr>
          <w:delText>t’s c</w:delText>
        </w:r>
        <w:r w:rsidR="00776A1C" w:rsidDel="00A84870">
          <w:rPr>
            <w:rFonts w:ascii="Cambria" w:hAnsi="Cambria"/>
            <w:sz w:val="28"/>
            <w:szCs w:val="28"/>
          </w:rPr>
          <w:delText>ertainly starting to l</w:delText>
        </w:r>
        <w:r w:rsidR="004F4F7B" w:rsidDel="00A84870">
          <w:rPr>
            <w:rFonts w:ascii="Cambria" w:hAnsi="Cambria"/>
            <w:sz w:val="28"/>
            <w:szCs w:val="28"/>
          </w:rPr>
          <w:delText>ook that way</w:delText>
        </w:r>
        <w:r w:rsidR="00A20244" w:rsidDel="00A84870">
          <w:rPr>
            <w:rFonts w:ascii="Cambria" w:hAnsi="Cambria"/>
            <w:sz w:val="28"/>
            <w:szCs w:val="28"/>
          </w:rPr>
          <w:delText>, don’t you think?’</w:delText>
        </w:r>
        <w:r w:rsidR="004F4F7B" w:rsidDel="00A84870">
          <w:rPr>
            <w:rFonts w:ascii="Cambria" w:hAnsi="Cambria"/>
            <w:sz w:val="28"/>
            <w:szCs w:val="28"/>
          </w:rPr>
          <w:delText xml:space="preserve"> </w:delText>
        </w:r>
        <w:commentRangeEnd w:id="10086"/>
        <w:r w:rsidR="002F73AB" w:rsidDel="00A84870">
          <w:rPr>
            <w:rStyle w:val="CommentReference"/>
            <w:rFonts w:ascii="Cambria" w:hAnsi="Cambria"/>
            <w:sz w:val="28"/>
            <w:szCs w:val="28"/>
          </w:rPr>
          <w:commentReference w:id="10086"/>
        </w:r>
      </w:del>
    </w:p>
    <w:p w14:paraId="1D689066" w14:textId="2523217F" w:rsidR="00057794" w:rsidDel="00A84870" w:rsidRDefault="00057794" w:rsidP="00132DE6">
      <w:pPr>
        <w:spacing w:line="360" w:lineRule="auto"/>
        <w:contextualSpacing/>
        <w:rPr>
          <w:del w:id="10087" w:author="Claire S" w:date="2026-06-05T08:33:00Z" w16du:dateUtc="2026-06-05T07:33:00Z"/>
          <w:rFonts w:ascii="Cambria" w:hAnsi="Cambria"/>
          <w:sz w:val="28"/>
          <w:szCs w:val="28"/>
        </w:rPr>
      </w:pPr>
    </w:p>
    <w:p w14:paraId="56B21CD8" w14:textId="4FC8D2FD" w:rsidR="00057794" w:rsidDel="00A84870" w:rsidRDefault="00057794" w:rsidP="00132DE6">
      <w:pPr>
        <w:spacing w:line="360" w:lineRule="auto"/>
        <w:contextualSpacing/>
        <w:rPr>
          <w:del w:id="10088" w:author="Claire S" w:date="2026-06-05T08:33:00Z" w16du:dateUtc="2026-06-05T07:33:00Z"/>
          <w:rFonts w:ascii="Cambria" w:hAnsi="Cambria"/>
          <w:sz w:val="28"/>
          <w:szCs w:val="28"/>
        </w:rPr>
      </w:pPr>
    </w:p>
    <w:p w14:paraId="247126D9" w14:textId="6653032F" w:rsidR="00057794" w:rsidDel="00A84870" w:rsidRDefault="00057794" w:rsidP="00132DE6">
      <w:pPr>
        <w:spacing w:line="360" w:lineRule="auto"/>
        <w:contextualSpacing/>
        <w:rPr>
          <w:del w:id="10089" w:author="Claire S" w:date="2026-06-05T08:33:00Z" w16du:dateUtc="2026-06-05T07:33:00Z"/>
          <w:rFonts w:ascii="Cambria" w:hAnsi="Cambria"/>
          <w:sz w:val="28"/>
          <w:szCs w:val="28"/>
        </w:rPr>
      </w:pPr>
    </w:p>
    <w:p w14:paraId="114EBA4F" w14:textId="19AE02A9" w:rsidR="00972E62" w:rsidDel="00A84870" w:rsidRDefault="00972E62" w:rsidP="00132DE6">
      <w:pPr>
        <w:spacing w:line="360" w:lineRule="auto"/>
        <w:contextualSpacing/>
        <w:rPr>
          <w:del w:id="10090" w:author="Claire S" w:date="2026-06-05T08:33:00Z" w16du:dateUtc="2026-06-05T07:33:00Z"/>
          <w:rFonts w:ascii="Cambria" w:hAnsi="Cambria"/>
          <w:b/>
          <w:bCs/>
          <w:sz w:val="28"/>
          <w:szCs w:val="28"/>
        </w:rPr>
      </w:pPr>
    </w:p>
    <w:p w14:paraId="154DC87F" w14:textId="43A8C60A" w:rsidR="00972E62" w:rsidDel="00A84870" w:rsidRDefault="00972E62" w:rsidP="00132DE6">
      <w:pPr>
        <w:spacing w:line="360" w:lineRule="auto"/>
        <w:contextualSpacing/>
        <w:rPr>
          <w:del w:id="10091" w:author="Claire S" w:date="2026-06-05T08:33:00Z" w16du:dateUtc="2026-06-05T07:33:00Z"/>
          <w:rFonts w:ascii="Cambria" w:hAnsi="Cambria"/>
          <w:b/>
          <w:bCs/>
          <w:sz w:val="28"/>
          <w:szCs w:val="28"/>
        </w:rPr>
      </w:pPr>
    </w:p>
    <w:p w14:paraId="08D13F1A" w14:textId="3CC253C3" w:rsidR="00972E62" w:rsidDel="00A84870" w:rsidRDefault="00972E62" w:rsidP="00132DE6">
      <w:pPr>
        <w:spacing w:line="360" w:lineRule="auto"/>
        <w:contextualSpacing/>
        <w:rPr>
          <w:del w:id="10092" w:author="Claire S" w:date="2026-06-05T08:33:00Z" w16du:dateUtc="2026-06-05T07:33:00Z"/>
          <w:rFonts w:ascii="Cambria" w:hAnsi="Cambria"/>
          <w:b/>
          <w:bCs/>
          <w:sz w:val="28"/>
          <w:szCs w:val="28"/>
        </w:rPr>
      </w:pPr>
    </w:p>
    <w:p w14:paraId="4E448D89" w14:textId="0614296C" w:rsidR="00972E62" w:rsidDel="00A84870" w:rsidRDefault="00972E62" w:rsidP="00132DE6">
      <w:pPr>
        <w:spacing w:line="360" w:lineRule="auto"/>
        <w:contextualSpacing/>
        <w:rPr>
          <w:del w:id="10093" w:author="Claire S" w:date="2026-06-05T08:33:00Z" w16du:dateUtc="2026-06-05T07:33:00Z"/>
          <w:rFonts w:ascii="Cambria" w:hAnsi="Cambria"/>
          <w:b/>
          <w:bCs/>
          <w:sz w:val="28"/>
          <w:szCs w:val="28"/>
        </w:rPr>
      </w:pPr>
    </w:p>
    <w:p w14:paraId="30C95F7D" w14:textId="4E85D5F2" w:rsidR="00972E62" w:rsidDel="00A84870" w:rsidRDefault="00972E62" w:rsidP="00132DE6">
      <w:pPr>
        <w:spacing w:line="360" w:lineRule="auto"/>
        <w:contextualSpacing/>
        <w:rPr>
          <w:del w:id="10094" w:author="Claire S" w:date="2026-06-05T08:33:00Z" w16du:dateUtc="2026-06-05T07:33:00Z"/>
          <w:rFonts w:ascii="Cambria" w:hAnsi="Cambria"/>
          <w:b/>
          <w:bCs/>
          <w:sz w:val="28"/>
          <w:szCs w:val="28"/>
        </w:rPr>
      </w:pPr>
    </w:p>
    <w:p w14:paraId="7C516A6F" w14:textId="7F6D8A37" w:rsidR="00972E62" w:rsidDel="00A84870" w:rsidRDefault="00972E62" w:rsidP="00132DE6">
      <w:pPr>
        <w:spacing w:line="360" w:lineRule="auto"/>
        <w:contextualSpacing/>
        <w:rPr>
          <w:del w:id="10095" w:author="Claire S" w:date="2026-06-05T08:33:00Z" w16du:dateUtc="2026-06-05T07:33:00Z"/>
          <w:rFonts w:ascii="Cambria" w:hAnsi="Cambria"/>
          <w:b/>
          <w:bCs/>
          <w:sz w:val="28"/>
          <w:szCs w:val="28"/>
        </w:rPr>
      </w:pPr>
    </w:p>
    <w:p w14:paraId="251423C4" w14:textId="285C5000" w:rsidR="00972E62" w:rsidDel="00A84870" w:rsidRDefault="00972E62" w:rsidP="00132DE6">
      <w:pPr>
        <w:spacing w:line="360" w:lineRule="auto"/>
        <w:contextualSpacing/>
        <w:rPr>
          <w:del w:id="10096" w:author="Claire S" w:date="2026-06-05T08:33:00Z" w16du:dateUtc="2026-06-05T07:33:00Z"/>
          <w:rFonts w:ascii="Cambria" w:hAnsi="Cambria"/>
          <w:b/>
          <w:bCs/>
          <w:sz w:val="28"/>
          <w:szCs w:val="28"/>
        </w:rPr>
      </w:pPr>
    </w:p>
    <w:p w14:paraId="50548349" w14:textId="7875D8C1" w:rsidR="00972E62" w:rsidDel="00A84870" w:rsidRDefault="00972E62" w:rsidP="00132DE6">
      <w:pPr>
        <w:spacing w:line="360" w:lineRule="auto"/>
        <w:contextualSpacing/>
        <w:rPr>
          <w:del w:id="10097" w:author="Claire S" w:date="2026-06-05T08:33:00Z" w16du:dateUtc="2026-06-05T07:33:00Z"/>
          <w:rFonts w:ascii="Cambria" w:hAnsi="Cambria"/>
          <w:b/>
          <w:bCs/>
          <w:sz w:val="28"/>
          <w:szCs w:val="28"/>
        </w:rPr>
      </w:pPr>
    </w:p>
    <w:p w14:paraId="31BB1657" w14:textId="77777777" w:rsidR="00972E62" w:rsidRDefault="00972E62" w:rsidP="00132DE6">
      <w:pPr>
        <w:spacing w:line="360" w:lineRule="auto"/>
        <w:contextualSpacing/>
        <w:rPr>
          <w:rFonts w:ascii="Cambria" w:hAnsi="Cambria"/>
          <w:b/>
          <w:bCs/>
          <w:sz w:val="28"/>
          <w:szCs w:val="28"/>
        </w:rPr>
      </w:pPr>
    </w:p>
    <w:p w14:paraId="6011C751" w14:textId="77777777" w:rsidR="00972E62" w:rsidRDefault="00972E62" w:rsidP="00132DE6">
      <w:pPr>
        <w:spacing w:line="360" w:lineRule="auto"/>
        <w:contextualSpacing/>
        <w:rPr>
          <w:rFonts w:ascii="Cambria" w:hAnsi="Cambria"/>
          <w:b/>
          <w:bCs/>
          <w:sz w:val="28"/>
          <w:szCs w:val="28"/>
        </w:rPr>
      </w:pPr>
    </w:p>
    <w:p w14:paraId="337BBDA1" w14:textId="77777777" w:rsidR="00972E62" w:rsidRDefault="00972E62" w:rsidP="00132DE6">
      <w:pPr>
        <w:spacing w:line="360" w:lineRule="auto"/>
        <w:contextualSpacing/>
        <w:rPr>
          <w:ins w:id="10098" w:author="Claire S" w:date="2026-07-29T12:17:00Z" w16du:dateUtc="2026-07-29T11:17:00Z"/>
          <w:rFonts w:ascii="Cambria" w:hAnsi="Cambria"/>
          <w:b/>
          <w:bCs/>
          <w:sz w:val="28"/>
          <w:szCs w:val="28"/>
        </w:rPr>
      </w:pPr>
    </w:p>
    <w:p w14:paraId="54377661" w14:textId="77777777" w:rsidR="00EB5356" w:rsidRDefault="00EB5356" w:rsidP="00132DE6">
      <w:pPr>
        <w:spacing w:line="360" w:lineRule="auto"/>
        <w:contextualSpacing/>
        <w:rPr>
          <w:ins w:id="10099" w:author="Claire S" w:date="2026-07-29T12:17:00Z" w16du:dateUtc="2026-07-29T11:17:00Z"/>
          <w:rFonts w:ascii="Cambria" w:hAnsi="Cambria"/>
          <w:b/>
          <w:bCs/>
          <w:sz w:val="28"/>
          <w:szCs w:val="28"/>
        </w:rPr>
      </w:pPr>
    </w:p>
    <w:p w14:paraId="21D9DCDE" w14:textId="77777777" w:rsidR="00EB5356" w:rsidRDefault="00EB5356" w:rsidP="00132DE6">
      <w:pPr>
        <w:spacing w:line="360" w:lineRule="auto"/>
        <w:contextualSpacing/>
        <w:rPr>
          <w:ins w:id="10100" w:author="Claire S" w:date="2026-07-29T12:17:00Z" w16du:dateUtc="2026-07-29T11:17:00Z"/>
          <w:rFonts w:ascii="Cambria" w:hAnsi="Cambria"/>
          <w:b/>
          <w:bCs/>
          <w:sz w:val="28"/>
          <w:szCs w:val="28"/>
        </w:rPr>
      </w:pPr>
    </w:p>
    <w:p w14:paraId="1A192439" w14:textId="77777777" w:rsidR="00EB5356" w:rsidRDefault="00EB5356" w:rsidP="00132DE6">
      <w:pPr>
        <w:spacing w:line="360" w:lineRule="auto"/>
        <w:contextualSpacing/>
        <w:rPr>
          <w:rFonts w:ascii="Cambria" w:hAnsi="Cambria"/>
          <w:b/>
          <w:bCs/>
          <w:sz w:val="28"/>
          <w:szCs w:val="28"/>
        </w:rPr>
      </w:pPr>
    </w:p>
    <w:p w14:paraId="3D4C2B16" w14:textId="5CF5B575" w:rsidR="00972E62" w:rsidDel="00652AC3" w:rsidRDefault="00972E62" w:rsidP="00132DE6">
      <w:pPr>
        <w:spacing w:line="360" w:lineRule="auto"/>
        <w:contextualSpacing/>
        <w:rPr>
          <w:del w:id="10101" w:author="Claire S" w:date="2026-06-08T15:57:00Z" w16du:dateUtc="2026-06-08T14:57:00Z"/>
          <w:rFonts w:ascii="Cambria" w:hAnsi="Cambria"/>
          <w:b/>
          <w:bCs/>
          <w:sz w:val="28"/>
          <w:szCs w:val="28"/>
        </w:rPr>
      </w:pPr>
    </w:p>
    <w:p w14:paraId="46573996" w14:textId="593F2A9C" w:rsidR="00972E62" w:rsidDel="00351953" w:rsidRDefault="00972E62" w:rsidP="00132DE6">
      <w:pPr>
        <w:spacing w:line="360" w:lineRule="auto"/>
        <w:contextualSpacing/>
        <w:rPr>
          <w:del w:id="10102" w:author="Claire S" w:date="2026-06-08T15:57:00Z" w16du:dateUtc="2026-06-08T14:57:00Z"/>
          <w:rFonts w:ascii="Cambria" w:hAnsi="Cambria"/>
          <w:b/>
          <w:bCs/>
          <w:sz w:val="28"/>
          <w:szCs w:val="28"/>
        </w:rPr>
      </w:pPr>
    </w:p>
    <w:p w14:paraId="5C6ACE60" w14:textId="26959C5B" w:rsidR="00972E62" w:rsidDel="00D32AFA" w:rsidRDefault="00972E62" w:rsidP="00132DE6">
      <w:pPr>
        <w:spacing w:line="360" w:lineRule="auto"/>
        <w:contextualSpacing/>
        <w:rPr>
          <w:del w:id="10103" w:author="Claire S" w:date="2026-06-05T08:37:00Z" w16du:dateUtc="2026-06-05T07:37:00Z"/>
          <w:rFonts w:ascii="Cambria" w:hAnsi="Cambria"/>
          <w:b/>
          <w:bCs/>
          <w:sz w:val="28"/>
          <w:szCs w:val="28"/>
        </w:rPr>
      </w:pPr>
    </w:p>
    <w:p w14:paraId="1EE05A60" w14:textId="549C1125" w:rsidR="00972E62" w:rsidDel="00D32AFA" w:rsidRDefault="00972E62" w:rsidP="00132DE6">
      <w:pPr>
        <w:spacing w:line="360" w:lineRule="auto"/>
        <w:contextualSpacing/>
        <w:rPr>
          <w:del w:id="10104" w:author="Claire S" w:date="2026-06-05T08:37:00Z" w16du:dateUtc="2026-06-05T07:37:00Z"/>
          <w:rFonts w:ascii="Cambria" w:hAnsi="Cambria"/>
          <w:b/>
          <w:bCs/>
          <w:sz w:val="28"/>
          <w:szCs w:val="28"/>
        </w:rPr>
      </w:pPr>
    </w:p>
    <w:p w14:paraId="7F9478F3" w14:textId="024A9A3A" w:rsidR="00972E62" w:rsidDel="00D32AFA" w:rsidRDefault="00972E62" w:rsidP="00132DE6">
      <w:pPr>
        <w:spacing w:line="360" w:lineRule="auto"/>
        <w:contextualSpacing/>
        <w:rPr>
          <w:del w:id="10105" w:author="Claire S" w:date="2026-06-05T08:37:00Z" w16du:dateUtc="2026-06-05T07:37:00Z"/>
          <w:rFonts w:ascii="Cambria" w:hAnsi="Cambria"/>
          <w:b/>
          <w:bCs/>
          <w:sz w:val="28"/>
          <w:szCs w:val="28"/>
        </w:rPr>
      </w:pPr>
    </w:p>
    <w:p w14:paraId="22C23161" w14:textId="77777777" w:rsidR="00972E62" w:rsidDel="007218C3" w:rsidRDefault="00972E62" w:rsidP="00132DE6">
      <w:pPr>
        <w:spacing w:line="360" w:lineRule="auto"/>
        <w:contextualSpacing/>
        <w:rPr>
          <w:del w:id="10106" w:author="Claire S" w:date="2026-06-03T19:36:00Z" w16du:dateUtc="2026-06-03T18:36:00Z"/>
          <w:rFonts w:ascii="Cambria" w:hAnsi="Cambria"/>
          <w:b/>
          <w:bCs/>
          <w:sz w:val="28"/>
          <w:szCs w:val="28"/>
        </w:rPr>
      </w:pPr>
    </w:p>
    <w:p w14:paraId="3A5A97F5" w14:textId="77777777" w:rsidR="00972E62" w:rsidDel="007218C3" w:rsidRDefault="00972E62" w:rsidP="00132DE6">
      <w:pPr>
        <w:spacing w:line="360" w:lineRule="auto"/>
        <w:contextualSpacing/>
        <w:rPr>
          <w:del w:id="10107" w:author="Claire S" w:date="2026-06-03T19:36:00Z" w16du:dateUtc="2026-06-03T18:36:00Z"/>
          <w:rFonts w:ascii="Cambria" w:hAnsi="Cambria"/>
          <w:b/>
          <w:bCs/>
          <w:sz w:val="28"/>
          <w:szCs w:val="28"/>
        </w:rPr>
      </w:pPr>
    </w:p>
    <w:p w14:paraId="33CB07E6" w14:textId="6AF9B4DC" w:rsidR="00972E62" w:rsidDel="001F6640" w:rsidRDefault="00972E62" w:rsidP="00132DE6">
      <w:pPr>
        <w:spacing w:line="360" w:lineRule="auto"/>
        <w:contextualSpacing/>
        <w:rPr>
          <w:del w:id="10108" w:author="Claire S" w:date="2026-05-12T09:29:00Z" w16du:dateUtc="2026-05-12T08:29:00Z"/>
          <w:rFonts w:ascii="Cambria" w:hAnsi="Cambria"/>
          <w:b/>
          <w:bCs/>
          <w:sz w:val="28"/>
          <w:szCs w:val="28"/>
        </w:rPr>
      </w:pPr>
    </w:p>
    <w:p w14:paraId="48BDA22C" w14:textId="089C5B74" w:rsidR="00972E62" w:rsidDel="001F6640" w:rsidRDefault="00972E62" w:rsidP="00132DE6">
      <w:pPr>
        <w:spacing w:line="360" w:lineRule="auto"/>
        <w:contextualSpacing/>
        <w:rPr>
          <w:del w:id="10109" w:author="Claire S" w:date="2026-05-12T09:29:00Z" w16du:dateUtc="2026-05-12T08:29:00Z"/>
          <w:rFonts w:ascii="Cambria" w:hAnsi="Cambria"/>
          <w:b/>
          <w:bCs/>
          <w:sz w:val="28"/>
          <w:szCs w:val="28"/>
        </w:rPr>
      </w:pPr>
    </w:p>
    <w:p w14:paraId="52550EBC" w14:textId="716D2A75" w:rsidR="00972E62" w:rsidDel="001F6640" w:rsidRDefault="00972E62" w:rsidP="00132DE6">
      <w:pPr>
        <w:spacing w:line="360" w:lineRule="auto"/>
        <w:contextualSpacing/>
        <w:rPr>
          <w:del w:id="10110" w:author="Claire S" w:date="2026-05-12T09:29:00Z" w16du:dateUtc="2026-05-12T08:29:00Z"/>
          <w:rFonts w:ascii="Cambria" w:hAnsi="Cambria"/>
          <w:b/>
          <w:bCs/>
          <w:sz w:val="28"/>
          <w:szCs w:val="28"/>
        </w:rPr>
      </w:pPr>
    </w:p>
    <w:p w14:paraId="718281D1" w14:textId="0402C8FD" w:rsidR="00972E62" w:rsidDel="001F6640" w:rsidRDefault="00972E62" w:rsidP="00132DE6">
      <w:pPr>
        <w:spacing w:line="360" w:lineRule="auto"/>
        <w:contextualSpacing/>
        <w:rPr>
          <w:del w:id="10111" w:author="Claire S" w:date="2026-05-12T09:29:00Z" w16du:dateUtc="2026-05-12T08:29:00Z"/>
          <w:rFonts w:ascii="Cambria" w:hAnsi="Cambria"/>
          <w:b/>
          <w:bCs/>
          <w:sz w:val="28"/>
          <w:szCs w:val="28"/>
        </w:rPr>
      </w:pPr>
    </w:p>
    <w:p w14:paraId="1444BBE9" w14:textId="3E32B83C" w:rsidR="00132DE6" w:rsidRDefault="00132DE6" w:rsidP="00132DE6">
      <w:pPr>
        <w:spacing w:line="360" w:lineRule="auto"/>
        <w:contextualSpacing/>
        <w:rPr>
          <w:rFonts w:ascii="Cambria" w:hAnsi="Cambria"/>
          <w:b/>
          <w:bCs/>
          <w:sz w:val="28"/>
          <w:szCs w:val="28"/>
        </w:rPr>
      </w:pPr>
      <w:r w:rsidRPr="004F17A9">
        <w:rPr>
          <w:rFonts w:ascii="Cambria" w:hAnsi="Cambria"/>
          <w:b/>
          <w:bCs/>
          <w:sz w:val="28"/>
          <w:szCs w:val="28"/>
        </w:rPr>
        <w:t xml:space="preserve">CHAPTER </w:t>
      </w:r>
      <w:del w:id="10112" w:author="Claire S" w:date="2026-07-22T18:32:00Z" w16du:dateUtc="2026-07-22T17:32:00Z">
        <w:r w:rsidR="000270A1" w:rsidDel="00652AC3">
          <w:rPr>
            <w:rFonts w:ascii="Cambria" w:hAnsi="Cambria"/>
            <w:b/>
            <w:bCs/>
            <w:sz w:val="28"/>
            <w:szCs w:val="28"/>
          </w:rPr>
          <w:delText>2</w:delText>
        </w:r>
        <w:r w:rsidR="0068722D" w:rsidDel="00652AC3">
          <w:rPr>
            <w:rFonts w:ascii="Cambria" w:hAnsi="Cambria"/>
            <w:b/>
            <w:bCs/>
            <w:sz w:val="28"/>
            <w:szCs w:val="28"/>
          </w:rPr>
          <w:delText>5</w:delText>
        </w:r>
      </w:del>
      <w:ins w:id="10113" w:author="Claire S" w:date="2026-07-22T18:32:00Z" w16du:dateUtc="2026-07-22T17:32:00Z">
        <w:r w:rsidR="00652AC3">
          <w:rPr>
            <w:rFonts w:ascii="Cambria" w:hAnsi="Cambria"/>
            <w:b/>
            <w:bCs/>
            <w:sz w:val="28"/>
            <w:szCs w:val="28"/>
          </w:rPr>
          <w:t>24</w:t>
        </w:r>
      </w:ins>
    </w:p>
    <w:p w14:paraId="28913679" w14:textId="19C62B9F" w:rsidR="000270A1" w:rsidRPr="004F17A9" w:rsidRDefault="00D7013D" w:rsidP="00132DE6">
      <w:pPr>
        <w:spacing w:line="360" w:lineRule="auto"/>
        <w:contextualSpacing/>
        <w:rPr>
          <w:del w:id="10114" w:author="Daisy Watt" w:date="2026-06-22T12:33:00Z" w16du:dateUtc="2026-06-22T10:33:00Z"/>
          <w:rFonts w:ascii="Cambria" w:hAnsi="Cambria"/>
          <w:b/>
          <w:bCs/>
          <w:sz w:val="28"/>
          <w:szCs w:val="28"/>
        </w:rPr>
      </w:pPr>
      <w:ins w:id="10115" w:author="Claire S" w:date="2026-08-04T12:07:00Z" w16du:dateUtc="2026-08-04T11:07:00Z">
        <w:r>
          <w:rPr>
            <w:rFonts w:ascii="Cambria" w:hAnsi="Cambria"/>
            <w:b/>
            <w:bCs/>
            <w:sz w:val="28"/>
            <w:szCs w:val="28"/>
          </w:rPr>
          <w:t xml:space="preserve">SAVANNAH: </w:t>
        </w:r>
      </w:ins>
      <w:ins w:id="10116" w:author="Claire S" w:date="2026-07-23T14:20:00Z" w16du:dateUtc="2026-07-23T13:20:00Z">
        <w:r w:rsidR="0015179F">
          <w:rPr>
            <w:rFonts w:ascii="Cambria" w:hAnsi="Cambria"/>
            <w:b/>
            <w:bCs/>
            <w:sz w:val="28"/>
            <w:szCs w:val="28"/>
          </w:rPr>
          <w:t>MONDAY AFTERNOON</w:t>
        </w:r>
      </w:ins>
      <w:del w:id="10117" w:author="Daisy Watt" w:date="2026-06-22T12:33:00Z" w16du:dateUtc="2026-06-22T10:33:00Z">
        <w:r w:rsidR="000270A1">
          <w:rPr>
            <w:rFonts w:ascii="Cambria" w:hAnsi="Cambria"/>
            <w:b/>
            <w:bCs/>
            <w:sz w:val="28"/>
            <w:szCs w:val="28"/>
          </w:rPr>
          <w:delText>M</w:delText>
        </w:r>
        <w:r w:rsidR="005F7C7E">
          <w:rPr>
            <w:rFonts w:ascii="Cambria" w:hAnsi="Cambria"/>
            <w:b/>
            <w:bCs/>
            <w:sz w:val="28"/>
            <w:szCs w:val="28"/>
          </w:rPr>
          <w:delText xml:space="preserve">ONDAY </w:delText>
        </w:r>
        <w:r w:rsidR="000270A1" w:rsidDel="0072556E">
          <w:rPr>
            <w:rFonts w:ascii="Cambria" w:hAnsi="Cambria"/>
            <w:b/>
            <w:bCs/>
            <w:sz w:val="28"/>
            <w:szCs w:val="28"/>
          </w:rPr>
          <w:delText>1</w:delText>
        </w:r>
        <w:r w:rsidR="0068722D">
          <w:rPr>
            <w:rFonts w:ascii="Cambria" w:hAnsi="Cambria"/>
            <w:b/>
            <w:bCs/>
            <w:sz w:val="28"/>
            <w:szCs w:val="28"/>
          </w:rPr>
          <w:delText>PM</w:delText>
        </w:r>
      </w:del>
    </w:p>
    <w:p w14:paraId="3B811CCB" w14:textId="77777777" w:rsidR="00132DE6" w:rsidRDefault="00132DE6" w:rsidP="00132DE6">
      <w:pPr>
        <w:spacing w:line="360" w:lineRule="auto"/>
        <w:contextualSpacing/>
        <w:rPr>
          <w:rFonts w:ascii="Cambria" w:hAnsi="Cambria"/>
          <w:sz w:val="28"/>
          <w:szCs w:val="28"/>
        </w:rPr>
      </w:pPr>
    </w:p>
    <w:p w14:paraId="6220EB22" w14:textId="3E85C394" w:rsidR="002A1236" w:rsidRDefault="00132DE6" w:rsidP="00673A40">
      <w:pPr>
        <w:spacing w:line="360" w:lineRule="auto"/>
        <w:ind w:firstLine="720"/>
        <w:contextualSpacing/>
        <w:rPr>
          <w:rFonts w:ascii="Cambria" w:hAnsi="Cambria"/>
          <w:sz w:val="28"/>
          <w:szCs w:val="28"/>
        </w:rPr>
      </w:pPr>
      <w:r>
        <w:rPr>
          <w:rFonts w:ascii="Cambria" w:hAnsi="Cambria"/>
          <w:sz w:val="28"/>
          <w:szCs w:val="28"/>
        </w:rPr>
        <w:t>‘I don’t understand</w:t>
      </w:r>
      <w:r w:rsidR="000E67EA">
        <w:rPr>
          <w:rFonts w:ascii="Cambria" w:hAnsi="Cambria"/>
          <w:sz w:val="28"/>
          <w:szCs w:val="28"/>
        </w:rPr>
        <w:t>. What does that mean, not suicide?</w:t>
      </w:r>
      <w:r>
        <w:rPr>
          <w:rFonts w:ascii="Cambria" w:hAnsi="Cambria"/>
          <w:sz w:val="28"/>
          <w:szCs w:val="28"/>
        </w:rPr>
        <w:t>’ Savannah turned</w:t>
      </w:r>
      <w:r w:rsidR="00E84D5C">
        <w:rPr>
          <w:rFonts w:ascii="Cambria" w:hAnsi="Cambria"/>
          <w:sz w:val="28"/>
          <w:szCs w:val="28"/>
        </w:rPr>
        <w:t xml:space="preserve"> to the cops</w:t>
      </w:r>
      <w:r>
        <w:rPr>
          <w:rFonts w:ascii="Cambria" w:hAnsi="Cambria"/>
          <w:sz w:val="28"/>
          <w:szCs w:val="28"/>
        </w:rPr>
        <w:t xml:space="preserve">, </w:t>
      </w:r>
      <w:r w:rsidR="00E84D5C">
        <w:rPr>
          <w:rFonts w:ascii="Cambria" w:hAnsi="Cambria"/>
          <w:sz w:val="28"/>
          <w:szCs w:val="28"/>
        </w:rPr>
        <w:t xml:space="preserve">feeling </w:t>
      </w:r>
      <w:r>
        <w:rPr>
          <w:rFonts w:ascii="Cambria" w:hAnsi="Cambria"/>
          <w:sz w:val="28"/>
          <w:szCs w:val="28"/>
        </w:rPr>
        <w:t>shaken. ‘</w:t>
      </w:r>
      <w:r w:rsidR="000E67EA">
        <w:rPr>
          <w:rFonts w:ascii="Cambria" w:hAnsi="Cambria"/>
          <w:sz w:val="28"/>
          <w:szCs w:val="28"/>
        </w:rPr>
        <w:t>And w</w:t>
      </w:r>
      <w:r w:rsidR="009346B6">
        <w:rPr>
          <w:rFonts w:ascii="Cambria" w:hAnsi="Cambria"/>
          <w:sz w:val="28"/>
          <w:szCs w:val="28"/>
        </w:rPr>
        <w:t>hy didn’t you say straight away</w:t>
      </w:r>
      <w:r>
        <w:rPr>
          <w:rFonts w:ascii="Cambria" w:hAnsi="Cambria"/>
          <w:sz w:val="28"/>
          <w:szCs w:val="28"/>
        </w:rPr>
        <w:t>?’</w:t>
      </w:r>
    </w:p>
    <w:p w14:paraId="7A5D11BD" w14:textId="0E00FC1A" w:rsidR="00E84D5C" w:rsidRDefault="00E84D5C" w:rsidP="00132DE6">
      <w:pPr>
        <w:spacing w:line="360" w:lineRule="auto"/>
        <w:contextualSpacing/>
        <w:rPr>
          <w:rFonts w:ascii="Cambria" w:hAnsi="Cambria"/>
          <w:sz w:val="28"/>
          <w:szCs w:val="28"/>
        </w:rPr>
      </w:pPr>
      <w:r>
        <w:rPr>
          <w:rFonts w:ascii="Cambria" w:hAnsi="Cambria"/>
          <w:sz w:val="28"/>
          <w:szCs w:val="28"/>
        </w:rPr>
        <w:tab/>
      </w:r>
      <w:r w:rsidR="0068520D">
        <w:rPr>
          <w:rFonts w:ascii="Cambria" w:hAnsi="Cambria"/>
          <w:sz w:val="28"/>
          <w:szCs w:val="28"/>
        </w:rPr>
        <w:t>‘</w:t>
      </w:r>
      <w:del w:id="10118" w:author="Daisy Watt" w:date="2026-06-22T12:52:00Z" w16du:dateUtc="2026-06-22T10:52:00Z">
        <w:r w:rsidR="0068520D">
          <w:rPr>
            <w:rFonts w:ascii="Cambria" w:hAnsi="Cambria"/>
            <w:sz w:val="28"/>
            <w:szCs w:val="28"/>
          </w:rPr>
          <w:delText>I</w:delText>
        </w:r>
      </w:del>
      <w:ins w:id="10119" w:author="Daisy Watt" w:date="2026-06-22T12:52:00Z" w16du:dateUtc="2026-06-22T10:52:00Z">
        <w:r w:rsidR="009A19EE">
          <w:rPr>
            <w:rFonts w:ascii="Cambria" w:hAnsi="Cambria"/>
            <w:sz w:val="28"/>
            <w:szCs w:val="28"/>
          </w:rPr>
          <w:t>We</w:t>
        </w:r>
      </w:ins>
      <w:r w:rsidR="0068520D">
        <w:rPr>
          <w:rFonts w:ascii="Cambria" w:hAnsi="Cambria"/>
          <w:sz w:val="28"/>
          <w:szCs w:val="28"/>
        </w:rPr>
        <w:t xml:space="preserve"> can’t tell you anything </w:t>
      </w:r>
      <w:r w:rsidR="000270A1">
        <w:rPr>
          <w:rFonts w:ascii="Cambria" w:hAnsi="Cambria"/>
          <w:sz w:val="28"/>
          <w:szCs w:val="28"/>
        </w:rPr>
        <w:t xml:space="preserve">else </w:t>
      </w:r>
      <w:r w:rsidR="0068520D">
        <w:rPr>
          <w:rFonts w:ascii="Cambria" w:hAnsi="Cambria"/>
          <w:sz w:val="28"/>
          <w:szCs w:val="28"/>
        </w:rPr>
        <w:t>now</w:t>
      </w:r>
      <w:r w:rsidR="000E67EA">
        <w:rPr>
          <w:rFonts w:ascii="Cambria" w:hAnsi="Cambria"/>
          <w:sz w:val="28"/>
          <w:szCs w:val="28"/>
        </w:rPr>
        <w:t>, sorry</w:t>
      </w:r>
      <w:ins w:id="10120" w:author="Claire S" w:date="2026-06-03T19:39:00Z" w16du:dateUtc="2026-06-03T18:39:00Z">
        <w:r w:rsidR="000271EB">
          <w:rPr>
            <w:rFonts w:ascii="Cambria" w:hAnsi="Cambria"/>
            <w:sz w:val="28"/>
            <w:szCs w:val="28"/>
          </w:rPr>
          <w:t>.’ But</w:t>
        </w:r>
      </w:ins>
      <w:del w:id="10121" w:author="Claire S" w:date="2026-06-03T19:39:00Z" w16du:dateUtc="2026-06-03T18:39:00Z">
        <w:r w:rsidR="0068520D" w:rsidDel="000271EB">
          <w:rPr>
            <w:rFonts w:ascii="Cambria" w:hAnsi="Cambria"/>
            <w:sz w:val="28"/>
            <w:szCs w:val="28"/>
          </w:rPr>
          <w:delText>,’</w:delText>
        </w:r>
      </w:del>
      <w:r w:rsidR="0068520D">
        <w:rPr>
          <w:rFonts w:ascii="Cambria" w:hAnsi="Cambria"/>
          <w:sz w:val="28"/>
          <w:szCs w:val="28"/>
        </w:rPr>
        <w:t xml:space="preserve"> </w:t>
      </w:r>
      <w:r w:rsidR="003F46AD">
        <w:rPr>
          <w:rFonts w:ascii="Cambria" w:hAnsi="Cambria"/>
          <w:sz w:val="28"/>
          <w:szCs w:val="28"/>
        </w:rPr>
        <w:t>Addo</w:t>
      </w:r>
      <w:r w:rsidR="00E80A4B">
        <w:rPr>
          <w:rFonts w:ascii="Cambria" w:hAnsi="Cambria"/>
          <w:sz w:val="28"/>
          <w:szCs w:val="28"/>
        </w:rPr>
        <w:t xml:space="preserve">’s face </w:t>
      </w:r>
      <w:del w:id="10122" w:author="Claire S" w:date="2026-06-03T19:39:00Z" w16du:dateUtc="2026-06-03T18:39:00Z">
        <w:r w:rsidR="009346B6" w:rsidDel="000271EB">
          <w:rPr>
            <w:rFonts w:ascii="Cambria" w:hAnsi="Cambria"/>
            <w:sz w:val="28"/>
            <w:szCs w:val="28"/>
          </w:rPr>
          <w:delText>was</w:delText>
        </w:r>
        <w:r w:rsidR="00E80A4B" w:rsidDel="000271EB">
          <w:rPr>
            <w:rFonts w:ascii="Cambria" w:hAnsi="Cambria"/>
            <w:sz w:val="28"/>
            <w:szCs w:val="28"/>
          </w:rPr>
          <w:delText xml:space="preserve"> </w:delText>
        </w:r>
      </w:del>
      <w:del w:id="10123" w:author="Claire S" w:date="2026-05-27T14:59:00Z" w16du:dateUtc="2026-05-27T13:59:00Z">
        <w:r w:rsidR="009346B6" w:rsidDel="007F7468">
          <w:rPr>
            <w:rFonts w:ascii="Cambria" w:hAnsi="Cambria"/>
            <w:sz w:val="28"/>
            <w:szCs w:val="28"/>
          </w:rPr>
          <w:delText>unreadable</w:delText>
        </w:r>
        <w:r w:rsidR="00E80A4B" w:rsidDel="007F7468">
          <w:rPr>
            <w:rFonts w:ascii="Cambria" w:hAnsi="Cambria"/>
            <w:sz w:val="28"/>
            <w:szCs w:val="28"/>
          </w:rPr>
          <w:delText xml:space="preserve"> again</w:delText>
        </w:r>
        <w:r w:rsidR="005277A9" w:rsidDel="007F7468">
          <w:rPr>
            <w:rFonts w:ascii="Cambria" w:hAnsi="Cambria"/>
            <w:sz w:val="28"/>
            <w:szCs w:val="28"/>
          </w:rPr>
          <w:delText>,</w:delText>
        </w:r>
        <w:r w:rsidR="000E67EA" w:rsidDel="007F7468">
          <w:rPr>
            <w:rFonts w:ascii="Cambria" w:hAnsi="Cambria"/>
            <w:sz w:val="28"/>
            <w:szCs w:val="28"/>
          </w:rPr>
          <w:delText xml:space="preserve"> and </w:delText>
        </w:r>
      </w:del>
      <w:del w:id="10124" w:author="Claire S" w:date="2026-06-03T19:39:00Z" w16du:dateUtc="2026-06-03T18:39:00Z">
        <w:r w:rsidR="008E7365" w:rsidDel="000271EB">
          <w:rPr>
            <w:rFonts w:ascii="Cambria" w:hAnsi="Cambria"/>
            <w:sz w:val="28"/>
            <w:szCs w:val="28"/>
          </w:rPr>
          <w:delText>in no</w:delText>
        </w:r>
      </w:del>
      <w:ins w:id="10125" w:author="Claire S" w:date="2026-06-03T19:39:00Z" w16du:dateUtc="2026-06-03T18:39:00Z">
        <w:r w:rsidR="000271EB">
          <w:rPr>
            <w:rFonts w:ascii="Cambria" w:hAnsi="Cambria"/>
            <w:sz w:val="28"/>
            <w:szCs w:val="28"/>
          </w:rPr>
          <w:t>displayed absolutely no remorse</w:t>
        </w:r>
      </w:ins>
      <w:del w:id="10126" w:author="Claire S" w:date="2026-06-03T19:39:00Z" w16du:dateUtc="2026-06-03T18:39:00Z">
        <w:r w:rsidR="008E7365" w:rsidDel="000271EB">
          <w:rPr>
            <w:rFonts w:ascii="Cambria" w:hAnsi="Cambria"/>
            <w:sz w:val="28"/>
            <w:szCs w:val="28"/>
          </w:rPr>
          <w:delText xml:space="preserve"> way</w:delText>
        </w:r>
        <w:r w:rsidR="000E67EA" w:rsidDel="000271EB">
          <w:rPr>
            <w:rFonts w:ascii="Cambria" w:hAnsi="Cambria"/>
            <w:sz w:val="28"/>
            <w:szCs w:val="28"/>
          </w:rPr>
          <w:delText xml:space="preserve"> apologetic</w:delText>
        </w:r>
      </w:del>
      <w:r w:rsidR="00E80A4B">
        <w:rPr>
          <w:rFonts w:ascii="Cambria" w:hAnsi="Cambria"/>
          <w:sz w:val="28"/>
          <w:szCs w:val="28"/>
        </w:rPr>
        <w:t>.</w:t>
      </w:r>
      <w:r w:rsidR="0068520D">
        <w:rPr>
          <w:rFonts w:ascii="Cambria" w:hAnsi="Cambria"/>
          <w:sz w:val="28"/>
          <w:szCs w:val="28"/>
        </w:rPr>
        <w:t xml:space="preserve"> ‘</w:t>
      </w:r>
      <w:r w:rsidR="00E80A4B">
        <w:rPr>
          <w:rFonts w:ascii="Cambria" w:hAnsi="Cambria"/>
          <w:sz w:val="28"/>
          <w:szCs w:val="28"/>
        </w:rPr>
        <w:t>W</w:t>
      </w:r>
      <w:r w:rsidR="0068520D">
        <w:rPr>
          <w:rFonts w:ascii="Cambria" w:hAnsi="Cambria"/>
          <w:sz w:val="28"/>
          <w:szCs w:val="28"/>
        </w:rPr>
        <w:t>e</w:t>
      </w:r>
      <w:r w:rsidR="00E80A4B">
        <w:rPr>
          <w:rFonts w:ascii="Cambria" w:hAnsi="Cambria"/>
          <w:sz w:val="28"/>
          <w:szCs w:val="28"/>
        </w:rPr>
        <w:t>’</w:t>
      </w:r>
      <w:r w:rsidR="0068520D">
        <w:rPr>
          <w:rFonts w:ascii="Cambria" w:hAnsi="Cambria"/>
          <w:sz w:val="28"/>
          <w:szCs w:val="28"/>
        </w:rPr>
        <w:t>re</w:t>
      </w:r>
      <w:r w:rsidR="00E80A4B">
        <w:rPr>
          <w:rFonts w:ascii="Cambria" w:hAnsi="Cambria"/>
          <w:sz w:val="28"/>
          <w:szCs w:val="28"/>
        </w:rPr>
        <w:t xml:space="preserve"> still</w:t>
      </w:r>
      <w:r w:rsidR="0068520D">
        <w:rPr>
          <w:rFonts w:ascii="Cambria" w:hAnsi="Cambria"/>
          <w:sz w:val="28"/>
          <w:szCs w:val="28"/>
        </w:rPr>
        <w:t xml:space="preserve"> waiting for the </w:t>
      </w:r>
      <w:r w:rsidR="00E80A4B">
        <w:rPr>
          <w:rFonts w:ascii="Cambria" w:hAnsi="Cambria"/>
          <w:sz w:val="28"/>
          <w:szCs w:val="28"/>
        </w:rPr>
        <w:t xml:space="preserve">full </w:t>
      </w:r>
      <w:r w:rsidR="0068520D">
        <w:rPr>
          <w:rFonts w:ascii="Cambria" w:hAnsi="Cambria"/>
          <w:sz w:val="28"/>
          <w:szCs w:val="28"/>
        </w:rPr>
        <w:t>autopsy</w:t>
      </w:r>
      <w:r w:rsidR="00E80A4B">
        <w:rPr>
          <w:rFonts w:ascii="Cambria" w:hAnsi="Cambria"/>
          <w:sz w:val="28"/>
          <w:szCs w:val="28"/>
        </w:rPr>
        <w:t xml:space="preserve"> report, but </w:t>
      </w:r>
      <w:r w:rsidR="00C318C3">
        <w:rPr>
          <w:rFonts w:ascii="Cambria" w:hAnsi="Cambria"/>
          <w:sz w:val="28"/>
          <w:szCs w:val="28"/>
        </w:rPr>
        <w:t>there’s</w:t>
      </w:r>
      <w:r w:rsidR="00E80A4B">
        <w:rPr>
          <w:rFonts w:ascii="Cambria" w:hAnsi="Cambria"/>
          <w:sz w:val="28"/>
          <w:szCs w:val="28"/>
        </w:rPr>
        <w:t xml:space="preserve"> enough </w:t>
      </w:r>
      <w:r w:rsidR="000270A1">
        <w:rPr>
          <w:rFonts w:ascii="Cambria" w:hAnsi="Cambria"/>
          <w:sz w:val="28"/>
          <w:szCs w:val="28"/>
        </w:rPr>
        <w:t>evidence</w:t>
      </w:r>
      <w:r w:rsidR="00E80A4B">
        <w:rPr>
          <w:rFonts w:ascii="Cambria" w:hAnsi="Cambria"/>
          <w:sz w:val="28"/>
          <w:szCs w:val="28"/>
        </w:rPr>
        <w:t xml:space="preserve"> to </w:t>
      </w:r>
      <w:ins w:id="10127" w:author="Claire S" w:date="2026-05-21T17:39:00Z" w16du:dateUtc="2026-05-21T16:39:00Z">
        <w:r w:rsidR="00D71B2A">
          <w:rPr>
            <w:rFonts w:ascii="Cambria" w:hAnsi="Cambria"/>
            <w:sz w:val="28"/>
            <w:szCs w:val="28"/>
          </w:rPr>
          <w:t>suggest</w:t>
        </w:r>
      </w:ins>
      <w:del w:id="10128" w:author="Claire S" w:date="2026-05-21T17:39:00Z" w16du:dateUtc="2026-05-21T16:39:00Z">
        <w:r w:rsidR="00E80A4B" w:rsidDel="00D71B2A">
          <w:rPr>
            <w:rFonts w:ascii="Cambria" w:hAnsi="Cambria"/>
            <w:sz w:val="28"/>
            <w:szCs w:val="28"/>
          </w:rPr>
          <w:delText>know</w:delText>
        </w:r>
      </w:del>
      <w:r w:rsidR="00E80A4B">
        <w:rPr>
          <w:rFonts w:ascii="Cambria" w:hAnsi="Cambria"/>
          <w:sz w:val="28"/>
          <w:szCs w:val="28"/>
        </w:rPr>
        <w:t xml:space="preserve"> </w:t>
      </w:r>
      <w:del w:id="10129" w:author="Claire S" w:date="2026-06-03T19:40:00Z" w16du:dateUtc="2026-06-03T18:40:00Z">
        <w:r w:rsidR="00E80A4B" w:rsidDel="000271EB">
          <w:rPr>
            <w:rFonts w:ascii="Cambria" w:hAnsi="Cambria"/>
            <w:sz w:val="28"/>
            <w:szCs w:val="28"/>
          </w:rPr>
          <w:delText xml:space="preserve">he </w:delText>
        </w:r>
      </w:del>
      <w:ins w:id="10130" w:author="Claire S" w:date="2026-06-03T19:40:00Z" w16du:dateUtc="2026-06-03T18:40:00Z">
        <w:r w:rsidR="000271EB">
          <w:rPr>
            <w:rFonts w:ascii="Cambria" w:hAnsi="Cambria"/>
            <w:sz w:val="28"/>
            <w:szCs w:val="28"/>
          </w:rPr>
          <w:t xml:space="preserve">Mr Harris </w:t>
        </w:r>
      </w:ins>
      <w:r w:rsidR="00E80A4B">
        <w:rPr>
          <w:rFonts w:ascii="Cambria" w:hAnsi="Cambria"/>
          <w:sz w:val="28"/>
          <w:szCs w:val="28"/>
        </w:rPr>
        <w:t>didn’t die by his own hand</w:t>
      </w:r>
      <w:r w:rsidR="0068520D">
        <w:rPr>
          <w:rFonts w:ascii="Cambria" w:hAnsi="Cambria"/>
          <w:sz w:val="28"/>
          <w:szCs w:val="28"/>
        </w:rPr>
        <w:t>.’</w:t>
      </w:r>
    </w:p>
    <w:p w14:paraId="623643FC" w14:textId="0719F9B0" w:rsidR="00E84D5C" w:rsidRDefault="00E84D5C" w:rsidP="00132DE6">
      <w:pPr>
        <w:spacing w:line="360" w:lineRule="auto"/>
        <w:contextualSpacing/>
        <w:rPr>
          <w:rFonts w:ascii="Cambria" w:hAnsi="Cambria"/>
          <w:sz w:val="28"/>
          <w:szCs w:val="28"/>
        </w:rPr>
      </w:pPr>
      <w:r>
        <w:rPr>
          <w:rFonts w:ascii="Cambria" w:hAnsi="Cambria"/>
          <w:sz w:val="28"/>
          <w:szCs w:val="28"/>
        </w:rPr>
        <w:tab/>
        <w:t>‘Jesus</w:t>
      </w:r>
      <w:del w:id="10131" w:author="Daisy Watt" w:date="2026-06-22T12:34:00Z" w16du:dateUtc="2026-06-22T10:34:00Z">
        <w:r>
          <w:rPr>
            <w:rFonts w:ascii="Cambria" w:hAnsi="Cambria"/>
            <w:sz w:val="28"/>
            <w:szCs w:val="28"/>
          </w:rPr>
          <w:delText>,</w:delText>
        </w:r>
      </w:del>
      <w:ins w:id="10132" w:author="Daisy Watt" w:date="2026-06-22T12:34:00Z" w16du:dateUtc="2026-06-22T10:34:00Z">
        <w:r w:rsidR="00B16E5D">
          <w:rPr>
            <w:rFonts w:ascii="Cambria" w:hAnsi="Cambria"/>
            <w:sz w:val="28"/>
            <w:szCs w:val="28"/>
          </w:rPr>
          <w:t>.</w:t>
        </w:r>
      </w:ins>
      <w:r>
        <w:rPr>
          <w:rFonts w:ascii="Cambria" w:hAnsi="Cambria"/>
          <w:sz w:val="28"/>
          <w:szCs w:val="28"/>
        </w:rPr>
        <w:t>’ Savannah sat down again, her legs like jelly</w:t>
      </w:r>
      <w:r w:rsidR="00C318C3">
        <w:rPr>
          <w:rFonts w:ascii="Cambria" w:hAnsi="Cambria"/>
          <w:sz w:val="28"/>
          <w:szCs w:val="28"/>
        </w:rPr>
        <w:t xml:space="preserve"> as t</w:t>
      </w:r>
      <w:r w:rsidR="0068520D">
        <w:rPr>
          <w:rFonts w:ascii="Cambria" w:hAnsi="Cambria"/>
          <w:sz w:val="28"/>
          <w:szCs w:val="28"/>
        </w:rPr>
        <w:t>he policeman’s</w:t>
      </w:r>
      <w:r>
        <w:rPr>
          <w:rFonts w:ascii="Cambria" w:hAnsi="Cambria"/>
          <w:sz w:val="28"/>
          <w:szCs w:val="28"/>
        </w:rPr>
        <w:t xml:space="preserve"> phone </w:t>
      </w:r>
      <w:del w:id="10133" w:author="Daisy Watt" w:date="2026-06-22T12:34:00Z" w16du:dateUtc="2026-06-22T10:34:00Z">
        <w:r w:rsidR="00D71591" w:rsidDel="00841E24">
          <w:rPr>
            <w:rFonts w:ascii="Cambria" w:hAnsi="Cambria"/>
            <w:sz w:val="28"/>
            <w:szCs w:val="28"/>
          </w:rPr>
          <w:delText>d</w:delText>
        </w:r>
      </w:del>
      <w:ins w:id="10134" w:author="Daisy Watt" w:date="2026-06-22T12:34:00Z" w16du:dateUtc="2026-06-22T10:34:00Z">
        <w:r w:rsidR="00841E24">
          <w:rPr>
            <w:rFonts w:ascii="Cambria" w:hAnsi="Cambria"/>
            <w:sz w:val="28"/>
            <w:szCs w:val="28"/>
          </w:rPr>
          <w:t>p</w:t>
        </w:r>
      </w:ins>
      <w:r>
        <w:rPr>
          <w:rFonts w:ascii="Cambria" w:hAnsi="Cambria"/>
          <w:sz w:val="28"/>
          <w:szCs w:val="28"/>
        </w:rPr>
        <w:t>inged</w:t>
      </w:r>
      <w:r w:rsidR="00D71591">
        <w:rPr>
          <w:rFonts w:ascii="Cambria" w:hAnsi="Cambria"/>
          <w:sz w:val="28"/>
          <w:szCs w:val="28"/>
        </w:rPr>
        <w:t xml:space="preserve">.  </w:t>
      </w:r>
      <w:r w:rsidR="00FC4F84">
        <w:rPr>
          <w:rFonts w:ascii="Cambria" w:hAnsi="Cambria"/>
          <w:sz w:val="28"/>
          <w:szCs w:val="28"/>
        </w:rPr>
        <w:t>At a leisurely pace</w:t>
      </w:r>
      <w:r>
        <w:rPr>
          <w:rFonts w:ascii="Cambria" w:hAnsi="Cambria"/>
          <w:sz w:val="28"/>
          <w:szCs w:val="28"/>
        </w:rPr>
        <w:t xml:space="preserve">, he opened </w:t>
      </w:r>
      <w:r w:rsidR="00E80A4B">
        <w:rPr>
          <w:rFonts w:ascii="Cambria" w:hAnsi="Cambria"/>
          <w:sz w:val="28"/>
          <w:szCs w:val="28"/>
        </w:rPr>
        <w:t>a message.</w:t>
      </w:r>
    </w:p>
    <w:p w14:paraId="5A8FB8BA" w14:textId="349B75A7" w:rsidR="00E84D5C" w:rsidRDefault="00132DE6" w:rsidP="00132DE6">
      <w:pPr>
        <w:spacing w:line="360" w:lineRule="auto"/>
        <w:contextualSpacing/>
        <w:rPr>
          <w:rFonts w:ascii="Cambria" w:hAnsi="Cambria"/>
          <w:sz w:val="28"/>
          <w:szCs w:val="28"/>
        </w:rPr>
      </w:pPr>
      <w:r>
        <w:rPr>
          <w:rFonts w:ascii="Cambria" w:hAnsi="Cambria"/>
          <w:sz w:val="28"/>
          <w:szCs w:val="28"/>
        </w:rPr>
        <w:tab/>
        <w:t>‘</w:t>
      </w:r>
      <w:r w:rsidR="00E84D5C">
        <w:rPr>
          <w:rFonts w:ascii="Cambria" w:hAnsi="Cambria"/>
          <w:sz w:val="28"/>
          <w:szCs w:val="28"/>
        </w:rPr>
        <w:t xml:space="preserve">Fascinating.’ </w:t>
      </w:r>
      <w:del w:id="10135" w:author="Claire S" w:date="2026-06-03T19:40:00Z" w16du:dateUtc="2026-06-03T18:40:00Z">
        <w:r w:rsidR="00E84D5C" w:rsidDel="000059CC">
          <w:rPr>
            <w:rFonts w:ascii="Cambria" w:hAnsi="Cambria"/>
            <w:sz w:val="28"/>
            <w:szCs w:val="28"/>
          </w:rPr>
          <w:delText xml:space="preserve">He </w:delText>
        </w:r>
      </w:del>
      <w:ins w:id="10136" w:author="Claire S" w:date="2026-06-03T19:40:00Z" w16du:dateUtc="2026-06-03T18:40:00Z">
        <w:r w:rsidR="000059CC">
          <w:rPr>
            <w:rFonts w:ascii="Cambria" w:hAnsi="Cambria"/>
            <w:sz w:val="28"/>
            <w:szCs w:val="28"/>
          </w:rPr>
          <w:t xml:space="preserve">Addo </w:t>
        </w:r>
      </w:ins>
      <w:r w:rsidR="00E84D5C">
        <w:rPr>
          <w:rFonts w:ascii="Cambria" w:hAnsi="Cambria"/>
          <w:sz w:val="28"/>
          <w:szCs w:val="28"/>
        </w:rPr>
        <w:t>showed his colleague</w:t>
      </w:r>
      <w:r w:rsidR="00E80A4B">
        <w:rPr>
          <w:rFonts w:ascii="Cambria" w:hAnsi="Cambria"/>
          <w:sz w:val="28"/>
          <w:szCs w:val="28"/>
        </w:rPr>
        <w:t xml:space="preserve">, whose eyebrows shot up his </w:t>
      </w:r>
      <w:r w:rsidR="00453E67">
        <w:rPr>
          <w:rFonts w:ascii="Cambria" w:hAnsi="Cambria"/>
          <w:sz w:val="28"/>
          <w:szCs w:val="28"/>
        </w:rPr>
        <w:t>scarred</w:t>
      </w:r>
      <w:r w:rsidR="00E80A4B">
        <w:rPr>
          <w:rFonts w:ascii="Cambria" w:hAnsi="Cambria"/>
          <w:sz w:val="28"/>
          <w:szCs w:val="28"/>
        </w:rPr>
        <w:t xml:space="preserve"> f</w:t>
      </w:r>
      <w:r w:rsidR="00453E67">
        <w:rPr>
          <w:rFonts w:ascii="Cambria" w:hAnsi="Cambria"/>
          <w:sz w:val="28"/>
          <w:szCs w:val="28"/>
        </w:rPr>
        <w:t>orehead</w:t>
      </w:r>
      <w:r w:rsidR="00E84D5C">
        <w:rPr>
          <w:rFonts w:ascii="Cambria" w:hAnsi="Cambria"/>
          <w:sz w:val="28"/>
          <w:szCs w:val="28"/>
        </w:rPr>
        <w:t>.</w:t>
      </w:r>
    </w:p>
    <w:p w14:paraId="4B0C0DFE" w14:textId="7438E1E8" w:rsidR="00E84D5C" w:rsidRDefault="00E84D5C" w:rsidP="00132DE6">
      <w:pPr>
        <w:spacing w:line="360" w:lineRule="auto"/>
        <w:contextualSpacing/>
        <w:rPr>
          <w:rFonts w:ascii="Cambria" w:hAnsi="Cambria"/>
          <w:sz w:val="28"/>
          <w:szCs w:val="28"/>
        </w:rPr>
      </w:pPr>
      <w:r>
        <w:rPr>
          <w:rFonts w:ascii="Cambria" w:hAnsi="Cambria"/>
          <w:sz w:val="28"/>
          <w:szCs w:val="28"/>
        </w:rPr>
        <w:tab/>
        <w:t xml:space="preserve">‘What is?’ </w:t>
      </w:r>
      <w:r w:rsidR="00581DE0">
        <w:rPr>
          <w:rFonts w:ascii="Cambria" w:hAnsi="Cambria"/>
          <w:sz w:val="28"/>
          <w:szCs w:val="28"/>
        </w:rPr>
        <w:t xml:space="preserve">Savannah </w:t>
      </w:r>
      <w:r>
        <w:rPr>
          <w:rFonts w:ascii="Cambria" w:hAnsi="Cambria"/>
          <w:sz w:val="28"/>
          <w:szCs w:val="28"/>
        </w:rPr>
        <w:t>was increasingly irritated.</w:t>
      </w:r>
      <w:r w:rsidR="00E80A4B">
        <w:rPr>
          <w:rFonts w:ascii="Cambria" w:hAnsi="Cambria"/>
          <w:sz w:val="28"/>
          <w:szCs w:val="28"/>
        </w:rPr>
        <w:t xml:space="preserve"> ‘Do share</w:t>
      </w:r>
      <w:ins w:id="10137" w:author="Daisy Watt" w:date="2026-06-22T12:53:00Z" w16du:dateUtc="2026-06-22T10:53:00Z">
        <w:r w:rsidR="00C92948">
          <w:rPr>
            <w:rFonts w:ascii="Cambria" w:hAnsi="Cambria"/>
            <w:sz w:val="28"/>
            <w:szCs w:val="28"/>
          </w:rPr>
          <w:t>,</w:t>
        </w:r>
      </w:ins>
      <w:r w:rsidR="00E80A4B">
        <w:rPr>
          <w:rFonts w:ascii="Cambria" w:hAnsi="Cambria"/>
          <w:sz w:val="28"/>
          <w:szCs w:val="28"/>
        </w:rPr>
        <w:t xml:space="preserve"> please.’</w:t>
      </w:r>
    </w:p>
    <w:p w14:paraId="62A43F22" w14:textId="659B7C8D" w:rsidR="00132DE6" w:rsidRDefault="00E84D5C" w:rsidP="00E84D5C">
      <w:pPr>
        <w:spacing w:line="360" w:lineRule="auto"/>
        <w:ind w:firstLine="720"/>
        <w:contextualSpacing/>
        <w:rPr>
          <w:rFonts w:ascii="Cambria" w:hAnsi="Cambria"/>
          <w:sz w:val="28"/>
          <w:szCs w:val="28"/>
        </w:rPr>
      </w:pPr>
      <w:r>
        <w:rPr>
          <w:rFonts w:ascii="Cambria" w:hAnsi="Cambria"/>
          <w:sz w:val="28"/>
          <w:szCs w:val="28"/>
        </w:rPr>
        <w:t xml:space="preserve">‘The List.  It’s been </w:t>
      </w:r>
      <w:r w:rsidR="00132DE6">
        <w:rPr>
          <w:rFonts w:ascii="Cambria" w:hAnsi="Cambria"/>
          <w:sz w:val="28"/>
          <w:szCs w:val="28"/>
        </w:rPr>
        <w:t>updated</w:t>
      </w:r>
      <w:r>
        <w:rPr>
          <w:rFonts w:ascii="Cambria" w:hAnsi="Cambria"/>
          <w:sz w:val="28"/>
          <w:szCs w:val="28"/>
        </w:rPr>
        <w:t>.</w:t>
      </w:r>
      <w:r w:rsidR="00132DE6">
        <w:rPr>
          <w:rFonts w:ascii="Cambria" w:hAnsi="Cambria"/>
          <w:sz w:val="28"/>
          <w:szCs w:val="28"/>
        </w:rPr>
        <w:t xml:space="preserve">’ </w:t>
      </w:r>
    </w:p>
    <w:p w14:paraId="5216EE4A" w14:textId="57ED7D52" w:rsidR="00132DE6" w:rsidRDefault="00132DE6" w:rsidP="00132DE6">
      <w:pPr>
        <w:spacing w:line="360" w:lineRule="auto"/>
        <w:contextualSpacing/>
        <w:rPr>
          <w:rFonts w:ascii="Cambria" w:hAnsi="Cambria"/>
          <w:sz w:val="28"/>
          <w:szCs w:val="28"/>
        </w:rPr>
      </w:pPr>
      <w:r>
        <w:rPr>
          <w:rFonts w:ascii="Cambria" w:hAnsi="Cambria"/>
          <w:sz w:val="28"/>
          <w:szCs w:val="28"/>
        </w:rPr>
        <w:tab/>
        <w:t>‘</w:t>
      </w:r>
      <w:r w:rsidR="00E84D5C">
        <w:rPr>
          <w:rFonts w:ascii="Cambria" w:hAnsi="Cambria"/>
          <w:sz w:val="28"/>
          <w:szCs w:val="28"/>
        </w:rPr>
        <w:t>So</w:t>
      </w:r>
      <w:r>
        <w:rPr>
          <w:rFonts w:ascii="Cambria" w:hAnsi="Cambria"/>
          <w:sz w:val="28"/>
          <w:szCs w:val="28"/>
        </w:rPr>
        <w:t xml:space="preserve">?’ she snapped. </w:t>
      </w:r>
    </w:p>
    <w:p w14:paraId="3F3C00FD" w14:textId="0E9B2328" w:rsidR="00CF5CED" w:rsidRDefault="00CF5CED" w:rsidP="00132DE6">
      <w:pPr>
        <w:spacing w:line="360" w:lineRule="auto"/>
        <w:contextualSpacing/>
        <w:rPr>
          <w:rFonts w:ascii="Cambria" w:hAnsi="Cambria"/>
          <w:sz w:val="28"/>
          <w:szCs w:val="28"/>
        </w:rPr>
      </w:pPr>
      <w:r>
        <w:rPr>
          <w:rFonts w:ascii="Cambria" w:hAnsi="Cambria"/>
          <w:sz w:val="28"/>
          <w:szCs w:val="28"/>
        </w:rPr>
        <w:tab/>
        <w:t xml:space="preserve">‘Have a look.’ </w:t>
      </w:r>
      <w:r w:rsidR="00581DE0">
        <w:rPr>
          <w:rFonts w:ascii="Cambria" w:hAnsi="Cambria"/>
          <w:sz w:val="28"/>
          <w:szCs w:val="28"/>
        </w:rPr>
        <w:t xml:space="preserve">DS </w:t>
      </w:r>
      <w:r w:rsidR="003F46AD">
        <w:rPr>
          <w:rFonts w:ascii="Cambria" w:hAnsi="Cambria"/>
          <w:sz w:val="28"/>
          <w:szCs w:val="28"/>
        </w:rPr>
        <w:t>Addo</w:t>
      </w:r>
      <w:r w:rsidR="00E84D5C">
        <w:rPr>
          <w:rFonts w:ascii="Cambria" w:hAnsi="Cambria"/>
          <w:sz w:val="28"/>
          <w:szCs w:val="28"/>
        </w:rPr>
        <w:t xml:space="preserve"> flicked the screen towards her. </w:t>
      </w:r>
      <w:r w:rsidR="00132DE6">
        <w:rPr>
          <w:rFonts w:ascii="Cambria" w:hAnsi="Cambria"/>
          <w:sz w:val="28"/>
          <w:szCs w:val="28"/>
        </w:rPr>
        <w:t>‘I</w:t>
      </w:r>
      <w:r w:rsidR="00E84D5C">
        <w:rPr>
          <w:rFonts w:ascii="Cambria" w:hAnsi="Cambria"/>
          <w:sz w:val="28"/>
          <w:szCs w:val="28"/>
        </w:rPr>
        <w:t>t seems to</w:t>
      </w:r>
      <w:r w:rsidR="00132DE6">
        <w:rPr>
          <w:rFonts w:ascii="Cambria" w:hAnsi="Cambria"/>
          <w:sz w:val="28"/>
          <w:szCs w:val="28"/>
        </w:rPr>
        <w:t xml:space="preserve"> suggest</w:t>
      </w:r>
      <w:r w:rsidR="00E84D5C">
        <w:rPr>
          <w:rFonts w:ascii="Cambria" w:hAnsi="Cambria"/>
          <w:sz w:val="28"/>
          <w:szCs w:val="28"/>
        </w:rPr>
        <w:t xml:space="preserve"> </w:t>
      </w:r>
      <w:r w:rsidR="00132DE6">
        <w:rPr>
          <w:rFonts w:ascii="Cambria" w:hAnsi="Cambria"/>
          <w:sz w:val="28"/>
          <w:szCs w:val="28"/>
        </w:rPr>
        <w:t>you</w:t>
      </w:r>
      <w:r w:rsidR="00E84D5C">
        <w:rPr>
          <w:rFonts w:ascii="Cambria" w:hAnsi="Cambria"/>
          <w:sz w:val="28"/>
          <w:szCs w:val="28"/>
        </w:rPr>
        <w:t>’re untrustworthy</w:t>
      </w:r>
      <w:r w:rsidR="005F7C7E">
        <w:rPr>
          <w:rFonts w:ascii="Cambria" w:hAnsi="Cambria"/>
          <w:sz w:val="28"/>
          <w:szCs w:val="28"/>
        </w:rPr>
        <w:t>, M</w:t>
      </w:r>
      <w:del w:id="10138" w:author="Claire S" w:date="2026-05-27T15:00:00Z" w16du:dateUtc="2026-05-27T14:00:00Z">
        <w:r w:rsidR="005F7C7E" w:rsidDel="00701078">
          <w:rPr>
            <w:rFonts w:ascii="Cambria" w:hAnsi="Cambria"/>
            <w:sz w:val="28"/>
            <w:szCs w:val="28"/>
          </w:rPr>
          <w:delText>r</w:delText>
        </w:r>
      </w:del>
      <w:r w:rsidR="005F7C7E">
        <w:rPr>
          <w:rFonts w:ascii="Cambria" w:hAnsi="Cambria"/>
          <w:sz w:val="28"/>
          <w:szCs w:val="28"/>
        </w:rPr>
        <w:t xml:space="preserve">s </w:t>
      </w:r>
      <w:del w:id="10139" w:author="Claire S" w:date="2026-06-03T19:40:00Z" w16du:dateUtc="2026-06-03T18:40:00Z">
        <w:r w:rsidR="005F7C7E" w:rsidDel="000059CC">
          <w:rPr>
            <w:rFonts w:ascii="Cambria" w:hAnsi="Cambria"/>
            <w:sz w:val="28"/>
            <w:szCs w:val="28"/>
          </w:rPr>
          <w:delText>Wexford-</w:delText>
        </w:r>
      </w:del>
      <w:r w:rsidR="005F7C7E">
        <w:rPr>
          <w:rFonts w:ascii="Cambria" w:hAnsi="Cambria"/>
          <w:sz w:val="28"/>
          <w:szCs w:val="28"/>
        </w:rPr>
        <w:t>Langley</w:t>
      </w:r>
      <w:r w:rsidR="00E84D5C">
        <w:rPr>
          <w:rFonts w:ascii="Cambria" w:hAnsi="Cambria"/>
          <w:sz w:val="28"/>
          <w:szCs w:val="28"/>
        </w:rPr>
        <w:t>.</w:t>
      </w:r>
      <w:r w:rsidR="00132DE6">
        <w:rPr>
          <w:rFonts w:ascii="Cambria" w:hAnsi="Cambria"/>
          <w:sz w:val="28"/>
          <w:szCs w:val="28"/>
        </w:rPr>
        <w:t xml:space="preserve">’ </w:t>
      </w:r>
    </w:p>
    <w:p w14:paraId="2EB9FA28" w14:textId="20CA3E59" w:rsidR="00804995" w:rsidRDefault="00CF5CED" w:rsidP="00132DE6">
      <w:pPr>
        <w:spacing w:line="360" w:lineRule="auto"/>
        <w:contextualSpacing/>
        <w:rPr>
          <w:rFonts w:ascii="Cambria" w:hAnsi="Cambria"/>
          <w:sz w:val="28"/>
          <w:szCs w:val="28"/>
        </w:rPr>
      </w:pPr>
      <w:r>
        <w:rPr>
          <w:rFonts w:ascii="Cambria" w:hAnsi="Cambria"/>
          <w:sz w:val="28"/>
          <w:szCs w:val="28"/>
        </w:rPr>
        <w:tab/>
      </w:r>
      <w:ins w:id="10140" w:author="Claire S" w:date="2026-06-03T19:40:00Z" w16du:dateUtc="2026-06-03T18:40:00Z">
        <w:r w:rsidR="000059CC">
          <w:rPr>
            <w:rFonts w:ascii="Cambria" w:hAnsi="Cambria"/>
            <w:sz w:val="28"/>
            <w:szCs w:val="28"/>
          </w:rPr>
          <w:t xml:space="preserve">To her horror, </w:t>
        </w:r>
      </w:ins>
      <w:del w:id="10141" w:author="Claire S" w:date="2026-06-03T19:40:00Z" w16du:dateUtc="2026-06-03T18:40:00Z">
        <w:r w:rsidR="005F7C7E" w:rsidDel="000059CC">
          <w:rPr>
            <w:rFonts w:ascii="Cambria" w:hAnsi="Cambria"/>
            <w:sz w:val="28"/>
            <w:szCs w:val="28"/>
          </w:rPr>
          <w:delText xml:space="preserve">And </w:delText>
        </w:r>
      </w:del>
      <w:r w:rsidR="005F7C7E">
        <w:rPr>
          <w:rFonts w:ascii="Cambria" w:hAnsi="Cambria"/>
          <w:sz w:val="28"/>
          <w:szCs w:val="28"/>
        </w:rPr>
        <w:t xml:space="preserve">there was </w:t>
      </w:r>
      <w:del w:id="10142" w:author="Claire S" w:date="2026-06-03T19:40:00Z" w16du:dateUtc="2026-06-03T18:40:00Z">
        <w:r w:rsidR="005F7C7E" w:rsidDel="000059CC">
          <w:rPr>
            <w:rFonts w:ascii="Cambria" w:hAnsi="Cambria"/>
            <w:sz w:val="28"/>
            <w:szCs w:val="28"/>
          </w:rPr>
          <w:delText>h</w:delText>
        </w:r>
        <w:r w:rsidR="00581DE0" w:rsidDel="000059CC">
          <w:rPr>
            <w:rFonts w:ascii="Cambria" w:hAnsi="Cambria"/>
            <w:sz w:val="28"/>
            <w:szCs w:val="28"/>
          </w:rPr>
          <w:delText xml:space="preserve">er </w:delText>
        </w:r>
      </w:del>
      <w:ins w:id="10143" w:author="Claire S" w:date="2026-06-03T19:40:00Z" w16du:dateUtc="2026-06-03T18:40:00Z">
        <w:r w:rsidR="000059CC">
          <w:rPr>
            <w:rFonts w:ascii="Cambria" w:hAnsi="Cambria"/>
            <w:sz w:val="28"/>
            <w:szCs w:val="28"/>
          </w:rPr>
          <w:t xml:space="preserve">Savannah’s </w:t>
        </w:r>
      </w:ins>
      <w:r w:rsidR="00D23AB4">
        <w:rPr>
          <w:rFonts w:ascii="Cambria" w:hAnsi="Cambria"/>
          <w:sz w:val="28"/>
          <w:szCs w:val="28"/>
        </w:rPr>
        <w:t>photo</w:t>
      </w:r>
      <w:r w:rsidR="005F7C7E">
        <w:rPr>
          <w:rFonts w:ascii="Cambria" w:hAnsi="Cambria"/>
          <w:sz w:val="28"/>
          <w:szCs w:val="28"/>
        </w:rPr>
        <w:t>,</w:t>
      </w:r>
      <w:r w:rsidR="00581DE0">
        <w:rPr>
          <w:rFonts w:ascii="Cambria" w:hAnsi="Cambria"/>
          <w:sz w:val="28"/>
          <w:szCs w:val="28"/>
        </w:rPr>
        <w:t xml:space="preserve"> coming out of </w:t>
      </w:r>
      <w:commentRangeStart w:id="10144"/>
      <w:r w:rsidR="00581DE0">
        <w:rPr>
          <w:rFonts w:ascii="Cambria" w:hAnsi="Cambria"/>
          <w:sz w:val="28"/>
          <w:szCs w:val="28"/>
        </w:rPr>
        <w:t xml:space="preserve">her </w:t>
      </w:r>
      <w:del w:id="10145" w:author="Claire S" w:date="2026-05-21T15:59:00Z" w16du:dateUtc="2026-05-21T14:59:00Z">
        <w:r w:rsidR="00581DE0" w:rsidDel="00BD08C4">
          <w:rPr>
            <w:rFonts w:ascii="Cambria" w:hAnsi="Cambria"/>
            <w:sz w:val="28"/>
            <w:szCs w:val="28"/>
          </w:rPr>
          <w:delText>private gym</w:delText>
        </w:r>
      </w:del>
      <w:ins w:id="10146" w:author="Claire S" w:date="2026-05-21T15:59:00Z" w16du:dateUtc="2026-05-21T14:59:00Z">
        <w:r w:rsidR="00BD08C4">
          <w:rPr>
            <w:rFonts w:ascii="Cambria" w:hAnsi="Cambria"/>
            <w:sz w:val="28"/>
            <w:szCs w:val="28"/>
          </w:rPr>
          <w:t>plastic surgeon’s</w:t>
        </w:r>
      </w:ins>
      <w:ins w:id="10147" w:author="Claire S" w:date="2026-07-23T12:00:00Z" w16du:dateUtc="2026-07-23T11:00:00Z">
        <w:r w:rsidR="00C60972">
          <w:rPr>
            <w:rFonts w:ascii="Cambria" w:hAnsi="Cambria"/>
            <w:sz w:val="28"/>
            <w:szCs w:val="28"/>
          </w:rPr>
          <w:t xml:space="preserve"> </w:t>
        </w:r>
      </w:ins>
      <w:ins w:id="10148" w:author="Claire S" w:date="2026-07-27T16:18:00Z" w16du:dateUtc="2026-07-27T15:18:00Z">
        <w:r w:rsidR="00D354A1">
          <w:rPr>
            <w:rFonts w:ascii="Cambria" w:hAnsi="Cambria"/>
            <w:sz w:val="28"/>
            <w:szCs w:val="28"/>
          </w:rPr>
          <w:t xml:space="preserve">with </w:t>
        </w:r>
      </w:ins>
      <w:ins w:id="10149" w:author="Claire S" w:date="2026-07-27T16:32:00Z" w16du:dateUtc="2026-07-27T15:32:00Z">
        <w:r w:rsidR="00A406EB">
          <w:rPr>
            <w:rFonts w:ascii="Cambria" w:hAnsi="Cambria"/>
            <w:sz w:val="28"/>
            <w:szCs w:val="28"/>
          </w:rPr>
          <w:t xml:space="preserve">faint bruises </w:t>
        </w:r>
      </w:ins>
      <w:ins w:id="10150" w:author="Claire S" w:date="2026-07-23T12:00:00Z" w16du:dateUtc="2026-07-23T11:00:00Z">
        <w:r w:rsidR="00C60972">
          <w:rPr>
            <w:rFonts w:ascii="Cambria" w:hAnsi="Cambria"/>
            <w:sz w:val="28"/>
            <w:szCs w:val="28"/>
          </w:rPr>
          <w:t xml:space="preserve">after her </w:t>
        </w:r>
      </w:ins>
      <w:ins w:id="10151" w:author="Claire S" w:date="2026-07-23T14:20:00Z" w16du:dateUtc="2026-07-23T13:20:00Z">
        <w:r w:rsidR="0015179F">
          <w:rPr>
            <w:rFonts w:ascii="Cambria" w:hAnsi="Cambria"/>
            <w:sz w:val="28"/>
            <w:szCs w:val="28"/>
          </w:rPr>
          <w:t xml:space="preserve">most recent </w:t>
        </w:r>
      </w:ins>
      <w:ins w:id="10152" w:author="Claire S" w:date="2026-07-23T12:00:00Z" w16du:dateUtc="2026-07-23T11:00:00Z">
        <w:r w:rsidR="00C60972">
          <w:rPr>
            <w:rFonts w:ascii="Cambria" w:hAnsi="Cambria"/>
            <w:sz w:val="28"/>
            <w:szCs w:val="28"/>
          </w:rPr>
          <w:t>eye</w:t>
        </w:r>
      </w:ins>
      <w:ins w:id="10153" w:author="Claire S" w:date="2026-07-23T14:20:00Z" w16du:dateUtc="2026-07-23T13:20:00Z">
        <w:r w:rsidR="0015179F">
          <w:rPr>
            <w:rFonts w:ascii="Cambria" w:hAnsi="Cambria"/>
            <w:sz w:val="28"/>
            <w:szCs w:val="28"/>
          </w:rPr>
          <w:t>-</w:t>
        </w:r>
      </w:ins>
      <w:ins w:id="10154" w:author="Claire S" w:date="2026-07-23T13:05:00Z" w16du:dateUtc="2026-07-23T12:05:00Z">
        <w:r w:rsidR="00413C94">
          <w:rPr>
            <w:rFonts w:ascii="Cambria" w:hAnsi="Cambria"/>
            <w:sz w:val="28"/>
            <w:szCs w:val="28"/>
          </w:rPr>
          <w:t>lift</w:t>
        </w:r>
      </w:ins>
      <w:ins w:id="10155" w:author="Claire S" w:date="2026-07-27T16:32:00Z" w16du:dateUtc="2026-07-27T15:32:00Z">
        <w:r w:rsidR="00A406EB">
          <w:rPr>
            <w:rFonts w:ascii="Cambria" w:hAnsi="Cambria"/>
            <w:sz w:val="28"/>
            <w:szCs w:val="28"/>
          </w:rPr>
          <w:t>;</w:t>
        </w:r>
      </w:ins>
      <w:ins w:id="10156" w:author="Claire S" w:date="2026-07-23T12:00:00Z" w16du:dateUtc="2026-07-23T11:00:00Z">
        <w:r w:rsidR="00C60972">
          <w:rPr>
            <w:rFonts w:ascii="Cambria" w:hAnsi="Cambria"/>
            <w:sz w:val="28"/>
            <w:szCs w:val="28"/>
          </w:rPr>
          <w:t xml:space="preserve"> wearing</w:t>
        </w:r>
      </w:ins>
      <w:commentRangeEnd w:id="10144"/>
      <w:del w:id="10157" w:author="Claire S" w:date="2026-07-23T12:00:00Z" w16du:dateUtc="2026-07-23T11:00:00Z">
        <w:r w:rsidR="00061A06" w:rsidDel="00C60972">
          <w:rPr>
            <w:rStyle w:val="CommentReference"/>
            <w:rFonts w:ascii="Cambria" w:hAnsi="Cambria"/>
            <w:sz w:val="28"/>
            <w:szCs w:val="28"/>
          </w:rPr>
          <w:commentReference w:id="10144"/>
        </w:r>
      </w:del>
      <w:ins w:id="10158" w:author="Claire S" w:date="2026-05-21T17:40:00Z" w16du:dateUtc="2026-05-21T16:40:00Z">
        <w:r w:rsidR="0062174B">
          <w:rPr>
            <w:rFonts w:ascii="Cambria" w:hAnsi="Cambria"/>
            <w:sz w:val="28"/>
            <w:szCs w:val="28"/>
          </w:rPr>
          <w:t xml:space="preserve"> that nasty </w:t>
        </w:r>
      </w:ins>
      <w:ins w:id="10159" w:author="Claire S" w:date="2026-06-03T19:42:00Z" w16du:dateUtc="2026-06-03T18:42:00Z">
        <w:r w:rsidR="0048712C">
          <w:rPr>
            <w:rFonts w:ascii="Cambria" w:hAnsi="Cambria"/>
            <w:sz w:val="28"/>
            <w:szCs w:val="28"/>
          </w:rPr>
          <w:t>grey</w:t>
        </w:r>
      </w:ins>
      <w:ins w:id="10160" w:author="Claire S" w:date="2026-05-21T17:40:00Z" w16du:dateUtc="2026-05-21T16:40:00Z">
        <w:r w:rsidR="0062174B">
          <w:rPr>
            <w:rFonts w:ascii="Cambria" w:hAnsi="Cambria"/>
            <w:sz w:val="28"/>
            <w:szCs w:val="28"/>
          </w:rPr>
          <w:t xml:space="preserve"> </w:t>
        </w:r>
      </w:ins>
      <w:ins w:id="10161" w:author="Claire S" w:date="2026-05-27T15:01:00Z" w16du:dateUtc="2026-05-27T14:01:00Z">
        <w:r w:rsidR="00522738">
          <w:rPr>
            <w:rFonts w:ascii="Cambria" w:hAnsi="Cambria"/>
            <w:sz w:val="28"/>
            <w:szCs w:val="28"/>
          </w:rPr>
          <w:t>jumpsuit</w:t>
        </w:r>
      </w:ins>
      <w:ins w:id="10162" w:author="Claire S" w:date="2026-05-21T17:40:00Z" w16du:dateUtc="2026-05-21T16:40:00Z">
        <w:r w:rsidR="0062174B">
          <w:rPr>
            <w:rFonts w:ascii="Cambria" w:hAnsi="Cambria"/>
            <w:sz w:val="28"/>
            <w:szCs w:val="28"/>
          </w:rPr>
          <w:t xml:space="preserve"> she’d given to charity</w:t>
        </w:r>
      </w:ins>
      <w:ins w:id="10163" w:author="Daisy Watt" w:date="2026-06-22T12:53:00Z" w16du:dateUtc="2026-06-22T10:53:00Z">
        <w:r w:rsidR="0087701C">
          <w:rPr>
            <w:rFonts w:ascii="Cambria" w:hAnsi="Cambria"/>
            <w:sz w:val="28"/>
            <w:szCs w:val="28"/>
          </w:rPr>
          <w:t>,</w:t>
        </w:r>
      </w:ins>
      <w:ins w:id="10164" w:author="Claire S" w:date="2026-05-21T17:40:00Z" w16du:dateUtc="2026-05-21T16:40:00Z">
        <w:r w:rsidR="0062174B">
          <w:rPr>
            <w:rFonts w:ascii="Cambria" w:hAnsi="Cambria"/>
            <w:sz w:val="28"/>
            <w:szCs w:val="28"/>
          </w:rPr>
          <w:t xml:space="preserve"> weeks ago</w:t>
        </w:r>
      </w:ins>
      <w:ins w:id="10165" w:author="Daisy Watt" w:date="2026-06-22T12:53:00Z" w16du:dateUtc="2026-06-22T10:53:00Z">
        <w:r w:rsidR="0087701C">
          <w:rPr>
            <w:rFonts w:ascii="Cambria" w:hAnsi="Cambria"/>
            <w:sz w:val="28"/>
            <w:szCs w:val="28"/>
          </w:rPr>
          <w:t xml:space="preserve"> </w:t>
        </w:r>
      </w:ins>
      <w:ins w:id="10166" w:author="Claire S" w:date="2026-06-03T19:40:00Z" w16du:dateUtc="2026-06-03T18:40:00Z">
        <w:del w:id="10167" w:author="Daisy Watt" w:date="2026-06-22T12:53:00Z" w16du:dateUtc="2026-06-22T10:53:00Z">
          <w:r w:rsidR="001803B0" w:rsidDel="0087701C">
            <w:rPr>
              <w:rFonts w:ascii="Cambria" w:hAnsi="Cambria"/>
              <w:sz w:val="28"/>
              <w:szCs w:val="28"/>
            </w:rPr>
            <w:delText>,</w:delText>
          </w:r>
        </w:del>
      </w:ins>
      <w:ins w:id="10168" w:author="Daisy Watt" w:date="2026-06-22T12:53:00Z" w16du:dateUtc="2026-06-22T10:53:00Z">
        <w:r w:rsidR="0087701C">
          <w:rPr>
            <w:rFonts w:ascii="Cambria" w:hAnsi="Cambria"/>
            <w:sz w:val="28"/>
            <w:szCs w:val="28"/>
          </w:rPr>
          <w:t>–</w:t>
        </w:r>
      </w:ins>
      <w:ins w:id="10169" w:author="Claire S" w:date="2026-06-03T19:40:00Z" w16du:dateUtc="2026-06-03T18:40:00Z">
        <w:r w:rsidR="001803B0">
          <w:rPr>
            <w:rFonts w:ascii="Cambria" w:hAnsi="Cambria"/>
            <w:sz w:val="28"/>
            <w:szCs w:val="28"/>
          </w:rPr>
          <w:t xml:space="preserve"> the one that made her look like a </w:t>
        </w:r>
      </w:ins>
      <w:ins w:id="10170" w:author="Claire S" w:date="2026-06-03T19:42:00Z" w16du:dateUtc="2026-06-03T18:42:00Z">
        <w:r w:rsidR="0048712C">
          <w:rPr>
            <w:rFonts w:ascii="Cambria" w:hAnsi="Cambria"/>
            <w:sz w:val="28"/>
            <w:szCs w:val="28"/>
          </w:rPr>
          <w:t>small elephan</w:t>
        </w:r>
      </w:ins>
      <w:ins w:id="10171" w:author="Claire S" w:date="2026-06-03T19:41:00Z" w16du:dateUtc="2026-06-03T18:41:00Z">
        <w:r w:rsidR="007A5AC2">
          <w:rPr>
            <w:rFonts w:ascii="Cambria" w:hAnsi="Cambria"/>
            <w:sz w:val="28"/>
            <w:szCs w:val="28"/>
          </w:rPr>
          <w:t xml:space="preserve">t. </w:t>
        </w:r>
      </w:ins>
      <w:del w:id="10172" w:author="Claire S" w:date="2026-05-21T15:59:00Z" w16du:dateUtc="2026-05-21T14:59:00Z">
        <w:r w:rsidR="00C318C3" w:rsidDel="00BD08C4">
          <w:rPr>
            <w:rFonts w:ascii="Cambria" w:hAnsi="Cambria"/>
            <w:sz w:val="28"/>
            <w:szCs w:val="28"/>
          </w:rPr>
          <w:delText xml:space="preserve">, </w:delText>
        </w:r>
        <w:r w:rsidR="00FC4F84" w:rsidDel="00BD08C4">
          <w:rPr>
            <w:rFonts w:ascii="Cambria" w:hAnsi="Cambria"/>
            <w:sz w:val="28"/>
            <w:szCs w:val="28"/>
          </w:rPr>
          <w:delText xml:space="preserve">no make-up and in a nasty old </w:delText>
        </w:r>
        <w:r w:rsidR="006E4238" w:rsidDel="00BD08C4">
          <w:rPr>
            <w:rFonts w:ascii="Cambria" w:hAnsi="Cambria"/>
            <w:sz w:val="28"/>
            <w:szCs w:val="28"/>
          </w:rPr>
          <w:delText>all-in-one</w:delText>
        </w:r>
        <w:r w:rsidR="005F7C7E" w:rsidDel="00BD08C4">
          <w:rPr>
            <w:rFonts w:ascii="Cambria" w:hAnsi="Cambria"/>
            <w:sz w:val="28"/>
            <w:szCs w:val="28"/>
          </w:rPr>
          <w:delText xml:space="preserve">; </w:delText>
        </w:r>
        <w:r w:rsidR="00A024B7" w:rsidDel="00BD08C4">
          <w:rPr>
            <w:rFonts w:ascii="Cambria" w:hAnsi="Cambria"/>
            <w:sz w:val="28"/>
            <w:szCs w:val="28"/>
          </w:rPr>
          <w:delText xml:space="preserve">she even had a camel-toe, </w:delText>
        </w:r>
        <w:r w:rsidR="00804995" w:rsidDel="00BD08C4">
          <w:rPr>
            <w:rFonts w:ascii="Cambria" w:hAnsi="Cambria"/>
            <w:sz w:val="28"/>
            <w:szCs w:val="28"/>
          </w:rPr>
          <w:delText>for goodness’ sake</w:delText>
        </w:r>
        <w:r w:rsidR="00C158C8" w:rsidDel="00BD08C4">
          <w:rPr>
            <w:rFonts w:ascii="Cambria" w:hAnsi="Cambria"/>
            <w:sz w:val="28"/>
            <w:szCs w:val="28"/>
          </w:rPr>
          <w:delText>.</w:delText>
        </w:r>
        <w:r w:rsidR="00A024B7" w:rsidDel="00BD08C4">
          <w:rPr>
            <w:rFonts w:ascii="Cambria" w:hAnsi="Cambria"/>
            <w:sz w:val="28"/>
            <w:szCs w:val="28"/>
          </w:rPr>
          <w:delText xml:space="preserve"> It</w:delText>
        </w:r>
      </w:del>
      <w:ins w:id="10173" w:author="Claire S" w:date="2026-07-27T16:18:00Z" w16du:dateUtc="2026-07-27T15:18:00Z">
        <w:r w:rsidR="00D354A1">
          <w:rPr>
            <w:rFonts w:ascii="Cambria" w:hAnsi="Cambria"/>
            <w:sz w:val="28"/>
            <w:szCs w:val="28"/>
          </w:rPr>
          <w:t>A terrible</w:t>
        </w:r>
      </w:ins>
      <w:del w:id="10174" w:author="Claire S" w:date="2026-05-21T15:59:00Z" w16du:dateUtc="2026-05-21T14:59:00Z">
        <w:r w:rsidR="00A024B7" w:rsidDel="00BD08C4">
          <w:rPr>
            <w:rFonts w:ascii="Cambria" w:hAnsi="Cambria"/>
            <w:sz w:val="28"/>
            <w:szCs w:val="28"/>
          </w:rPr>
          <w:delText xml:space="preserve"> w</w:delText>
        </w:r>
      </w:del>
      <w:del w:id="10175" w:author="Claire S" w:date="2026-05-21T16:00:00Z" w16du:dateUtc="2026-05-21T15:00:00Z">
        <w:r w:rsidR="00A024B7" w:rsidDel="00BD08C4">
          <w:rPr>
            <w:rFonts w:ascii="Cambria" w:hAnsi="Cambria"/>
            <w:sz w:val="28"/>
            <w:szCs w:val="28"/>
          </w:rPr>
          <w:delText>as</w:delText>
        </w:r>
        <w:r w:rsidR="006E4238" w:rsidDel="00BD08C4">
          <w:rPr>
            <w:rFonts w:ascii="Cambria" w:hAnsi="Cambria"/>
            <w:sz w:val="28"/>
            <w:szCs w:val="28"/>
          </w:rPr>
          <w:delText xml:space="preserve"> </w:delText>
        </w:r>
        <w:r w:rsidR="00C318C3" w:rsidDel="00BD08C4">
          <w:rPr>
            <w:rFonts w:ascii="Cambria" w:hAnsi="Cambria"/>
            <w:sz w:val="28"/>
            <w:szCs w:val="28"/>
          </w:rPr>
          <w:delText>a truly terrible</w:delText>
        </w:r>
      </w:del>
      <w:r w:rsidR="00C318C3">
        <w:rPr>
          <w:rFonts w:ascii="Cambria" w:hAnsi="Cambria"/>
          <w:sz w:val="28"/>
          <w:szCs w:val="28"/>
        </w:rPr>
        <w:t xml:space="preserve"> </w:t>
      </w:r>
      <w:r w:rsidR="00C158C8">
        <w:rPr>
          <w:rFonts w:ascii="Cambria" w:hAnsi="Cambria"/>
          <w:sz w:val="28"/>
          <w:szCs w:val="28"/>
        </w:rPr>
        <w:t>picture</w:t>
      </w:r>
      <w:ins w:id="10176" w:author="Claire S" w:date="2026-06-03T19:43:00Z" w16du:dateUtc="2026-06-03T18:43:00Z">
        <w:r w:rsidR="0048712C">
          <w:rPr>
            <w:rFonts w:ascii="Cambria" w:hAnsi="Cambria"/>
            <w:sz w:val="28"/>
            <w:szCs w:val="28"/>
          </w:rPr>
          <w:t xml:space="preserve">, and </w:t>
        </w:r>
      </w:ins>
      <w:del w:id="10177" w:author="Claire S" w:date="2026-06-03T19:43:00Z" w16du:dateUtc="2026-06-03T18:43:00Z">
        <w:r w:rsidR="00804995" w:rsidDel="0048712C">
          <w:rPr>
            <w:rFonts w:ascii="Cambria" w:hAnsi="Cambria"/>
            <w:sz w:val="28"/>
            <w:szCs w:val="28"/>
          </w:rPr>
          <w:delText xml:space="preserve"> – </w:delText>
        </w:r>
      </w:del>
      <w:r w:rsidR="00804995">
        <w:rPr>
          <w:rFonts w:ascii="Cambria" w:hAnsi="Cambria"/>
          <w:sz w:val="28"/>
          <w:szCs w:val="28"/>
        </w:rPr>
        <w:t xml:space="preserve">all over the </w:t>
      </w:r>
      <w:del w:id="10178" w:author="Claire S" w:date="2026-06-03T19:43:00Z" w16du:dateUtc="2026-06-03T18:43:00Z">
        <w:r w:rsidR="00804995" w:rsidDel="0048712C">
          <w:rPr>
            <w:rFonts w:ascii="Cambria" w:hAnsi="Cambria"/>
            <w:sz w:val="28"/>
            <w:szCs w:val="28"/>
          </w:rPr>
          <w:delText xml:space="preserve">internet </w:delText>
        </w:r>
      </w:del>
      <w:ins w:id="10179" w:author="Claire S" w:date="2026-06-03T19:43:00Z" w16du:dateUtc="2026-06-03T18:43:00Z">
        <w:r w:rsidR="0048712C">
          <w:rPr>
            <w:rFonts w:ascii="Cambria" w:hAnsi="Cambria"/>
            <w:sz w:val="28"/>
            <w:szCs w:val="28"/>
          </w:rPr>
          <w:t xml:space="preserve">web </w:t>
        </w:r>
      </w:ins>
      <w:r w:rsidR="00804995">
        <w:rPr>
          <w:rFonts w:ascii="Cambria" w:hAnsi="Cambria"/>
          <w:sz w:val="28"/>
          <w:szCs w:val="28"/>
        </w:rPr>
        <w:t>now, no doubt. Savannah blew her cheeks out in frustration.</w:t>
      </w:r>
    </w:p>
    <w:p w14:paraId="54C07F26" w14:textId="1F1FB9B3" w:rsidR="00132DE6" w:rsidRDefault="00132DE6" w:rsidP="00581DE0">
      <w:pPr>
        <w:spacing w:line="360" w:lineRule="auto"/>
        <w:ind w:firstLine="720"/>
        <w:contextualSpacing/>
        <w:rPr>
          <w:rFonts w:ascii="Cambria" w:hAnsi="Cambria"/>
          <w:sz w:val="28"/>
          <w:szCs w:val="28"/>
        </w:rPr>
      </w:pPr>
      <w:r>
        <w:rPr>
          <w:rFonts w:ascii="Cambria" w:hAnsi="Cambria"/>
          <w:sz w:val="28"/>
          <w:szCs w:val="28"/>
        </w:rPr>
        <w:t>The policeman walked around the huge coffee</w:t>
      </w:r>
      <w:del w:id="10180" w:author="Daisy Watt" w:date="2026-06-22T12:54:00Z" w16du:dateUtc="2026-06-22T10:54:00Z">
        <w:r>
          <w:rPr>
            <w:rFonts w:ascii="Cambria" w:hAnsi="Cambria"/>
            <w:sz w:val="28"/>
            <w:szCs w:val="28"/>
          </w:rPr>
          <w:delText>-</w:delText>
        </w:r>
      </w:del>
      <w:ins w:id="10181" w:author="Daisy Watt" w:date="2026-06-22T12:54:00Z" w16du:dateUtc="2026-06-22T10:54:00Z">
        <w:r w:rsidR="004513C9">
          <w:rPr>
            <w:rFonts w:ascii="Cambria" w:hAnsi="Cambria"/>
            <w:sz w:val="28"/>
            <w:szCs w:val="28"/>
          </w:rPr>
          <w:t xml:space="preserve"> </w:t>
        </w:r>
      </w:ins>
      <w:r>
        <w:rPr>
          <w:rFonts w:ascii="Cambria" w:hAnsi="Cambria"/>
          <w:sz w:val="28"/>
          <w:szCs w:val="28"/>
        </w:rPr>
        <w:t xml:space="preserve">table to the glass doors that </w:t>
      </w:r>
      <w:r w:rsidR="00804995">
        <w:rPr>
          <w:rFonts w:ascii="Cambria" w:hAnsi="Cambria"/>
          <w:sz w:val="28"/>
          <w:szCs w:val="28"/>
        </w:rPr>
        <w:t>le</w:t>
      </w:r>
      <w:r>
        <w:rPr>
          <w:rFonts w:ascii="Cambria" w:hAnsi="Cambria"/>
          <w:sz w:val="28"/>
          <w:szCs w:val="28"/>
        </w:rPr>
        <w:t>d to the garden. ‘You a keen gardener, M</w:t>
      </w:r>
      <w:del w:id="10182" w:author="Claire S" w:date="2026-05-27T15:01:00Z" w16du:dateUtc="2026-05-27T14:01:00Z">
        <w:r w:rsidDel="00522738">
          <w:rPr>
            <w:rFonts w:ascii="Cambria" w:hAnsi="Cambria"/>
            <w:sz w:val="28"/>
            <w:szCs w:val="28"/>
          </w:rPr>
          <w:delText>r</w:delText>
        </w:r>
      </w:del>
      <w:r>
        <w:rPr>
          <w:rFonts w:ascii="Cambria" w:hAnsi="Cambria"/>
          <w:sz w:val="28"/>
          <w:szCs w:val="28"/>
        </w:rPr>
        <w:t xml:space="preserve">s </w:t>
      </w:r>
      <w:del w:id="10183" w:author="Claire S" w:date="2026-06-03T19:41:00Z" w16du:dateUtc="2026-06-03T18:41:00Z">
        <w:r w:rsidDel="007A5AC2">
          <w:rPr>
            <w:rFonts w:ascii="Cambria" w:hAnsi="Cambria"/>
            <w:sz w:val="28"/>
            <w:szCs w:val="28"/>
          </w:rPr>
          <w:delText>W</w:delText>
        </w:r>
        <w:r w:rsidR="00C318C3" w:rsidDel="007A5AC2">
          <w:rPr>
            <w:rFonts w:ascii="Cambria" w:hAnsi="Cambria"/>
            <w:sz w:val="28"/>
            <w:szCs w:val="28"/>
          </w:rPr>
          <w:delText>exford</w:delText>
        </w:r>
        <w:r w:rsidDel="007A5AC2">
          <w:rPr>
            <w:rFonts w:ascii="Cambria" w:hAnsi="Cambria"/>
            <w:sz w:val="28"/>
            <w:szCs w:val="28"/>
          </w:rPr>
          <w:delText>-</w:delText>
        </w:r>
      </w:del>
      <w:r>
        <w:rPr>
          <w:rFonts w:ascii="Cambria" w:hAnsi="Cambria"/>
          <w:sz w:val="28"/>
          <w:szCs w:val="28"/>
        </w:rPr>
        <w:t>L</w:t>
      </w:r>
      <w:r w:rsidR="00C318C3">
        <w:rPr>
          <w:rFonts w:ascii="Cambria" w:hAnsi="Cambria"/>
          <w:sz w:val="28"/>
          <w:szCs w:val="28"/>
        </w:rPr>
        <w:t>angley</w:t>
      </w:r>
      <w:r>
        <w:rPr>
          <w:rFonts w:ascii="Cambria" w:hAnsi="Cambria"/>
          <w:sz w:val="28"/>
          <w:szCs w:val="28"/>
        </w:rPr>
        <w:t>?’</w:t>
      </w:r>
    </w:p>
    <w:p w14:paraId="77DAAEB7" w14:textId="57FD3E00" w:rsidR="00132DE6" w:rsidRDefault="00132DE6" w:rsidP="00132DE6">
      <w:pPr>
        <w:spacing w:line="360" w:lineRule="auto"/>
        <w:ind w:firstLine="720"/>
        <w:contextualSpacing/>
        <w:rPr>
          <w:rFonts w:ascii="Cambria" w:hAnsi="Cambria"/>
          <w:sz w:val="28"/>
          <w:szCs w:val="28"/>
        </w:rPr>
      </w:pPr>
      <w:commentRangeStart w:id="10184"/>
      <w:commentRangeStart w:id="10185"/>
      <w:r>
        <w:rPr>
          <w:rFonts w:ascii="Cambria" w:hAnsi="Cambria"/>
          <w:sz w:val="28"/>
          <w:szCs w:val="28"/>
        </w:rPr>
        <w:t>‘</w:t>
      </w:r>
      <w:r w:rsidR="00804995">
        <w:rPr>
          <w:rFonts w:ascii="Cambria" w:hAnsi="Cambria"/>
          <w:sz w:val="28"/>
          <w:szCs w:val="28"/>
        </w:rPr>
        <w:t>Oh y</w:t>
      </w:r>
      <w:r>
        <w:rPr>
          <w:rFonts w:ascii="Cambria" w:hAnsi="Cambria"/>
          <w:sz w:val="28"/>
          <w:szCs w:val="28"/>
        </w:rPr>
        <w:t xml:space="preserve">es,’ she </w:t>
      </w:r>
      <w:del w:id="10186" w:author="Claire S" w:date="2026-05-12T09:58:00Z" w16du:dateUtc="2026-05-12T08:58:00Z">
        <w:r w:rsidDel="00E048CA">
          <w:rPr>
            <w:rFonts w:ascii="Cambria" w:hAnsi="Cambria"/>
            <w:sz w:val="28"/>
            <w:szCs w:val="28"/>
          </w:rPr>
          <w:delText>lied</w:delText>
        </w:r>
        <w:commentRangeEnd w:id="10184"/>
        <w:r w:rsidR="002F73AB" w:rsidDel="00E048CA">
          <w:rPr>
            <w:rStyle w:val="CommentReference"/>
            <w:rFonts w:ascii="Cambria" w:hAnsi="Cambria"/>
            <w:sz w:val="28"/>
            <w:szCs w:val="28"/>
          </w:rPr>
          <w:commentReference w:id="10184"/>
        </w:r>
        <w:commentRangeEnd w:id="10185"/>
        <w:r w:rsidR="00E44047" w:rsidDel="00E048CA">
          <w:rPr>
            <w:rStyle w:val="CommentReference"/>
            <w:rFonts w:ascii="Cambria" w:hAnsi="Cambria"/>
            <w:sz w:val="28"/>
            <w:szCs w:val="28"/>
          </w:rPr>
          <w:commentReference w:id="10185"/>
        </w:r>
      </w:del>
      <w:ins w:id="10187" w:author="Claire S" w:date="2026-05-12T09:58:00Z" w16du:dateUtc="2026-05-12T08:58:00Z">
        <w:r w:rsidR="00E048CA">
          <w:rPr>
            <w:rFonts w:ascii="Cambria" w:hAnsi="Cambria"/>
            <w:sz w:val="28"/>
            <w:szCs w:val="28"/>
          </w:rPr>
          <w:t xml:space="preserve">lied </w:t>
        </w:r>
      </w:ins>
      <w:ins w:id="10188" w:author="Claire S" w:date="2026-05-18T16:15:00Z" w16du:dateUtc="2026-05-18T15:15:00Z">
        <w:r w:rsidR="004F0967">
          <w:rPr>
            <w:rFonts w:ascii="Cambria" w:hAnsi="Cambria"/>
            <w:sz w:val="28"/>
            <w:szCs w:val="28"/>
          </w:rPr>
          <w:t>automatically</w:t>
        </w:r>
      </w:ins>
      <w:r>
        <w:rPr>
          <w:rFonts w:ascii="Cambria" w:hAnsi="Cambria"/>
          <w:sz w:val="28"/>
          <w:szCs w:val="28"/>
        </w:rPr>
        <w:t xml:space="preserve">. </w:t>
      </w:r>
      <w:r w:rsidR="00581DE0">
        <w:rPr>
          <w:rFonts w:ascii="Cambria" w:hAnsi="Cambria"/>
          <w:sz w:val="28"/>
          <w:szCs w:val="28"/>
        </w:rPr>
        <w:t>The</w:t>
      </w:r>
      <w:r>
        <w:rPr>
          <w:rFonts w:ascii="Cambria" w:hAnsi="Cambria"/>
          <w:sz w:val="28"/>
          <w:szCs w:val="28"/>
        </w:rPr>
        <w:t xml:space="preserve"> garden</w:t>
      </w:r>
      <w:r w:rsidR="008C0772">
        <w:rPr>
          <w:rFonts w:ascii="Cambria" w:hAnsi="Cambria"/>
          <w:sz w:val="28"/>
          <w:szCs w:val="28"/>
        </w:rPr>
        <w:t xml:space="preserve"> she rarely ventured into</w:t>
      </w:r>
      <w:r>
        <w:rPr>
          <w:rFonts w:ascii="Cambria" w:hAnsi="Cambria"/>
          <w:sz w:val="28"/>
          <w:szCs w:val="28"/>
        </w:rPr>
        <w:t xml:space="preserve"> was</w:t>
      </w:r>
      <w:r w:rsidR="00E84D5C">
        <w:rPr>
          <w:rFonts w:ascii="Cambria" w:hAnsi="Cambria"/>
          <w:sz w:val="28"/>
          <w:szCs w:val="28"/>
        </w:rPr>
        <w:t xml:space="preserve"> </w:t>
      </w:r>
      <w:r>
        <w:rPr>
          <w:rFonts w:ascii="Cambria" w:hAnsi="Cambria"/>
          <w:sz w:val="28"/>
          <w:szCs w:val="28"/>
        </w:rPr>
        <w:t>not at its best</w:t>
      </w:r>
      <w:r w:rsidR="00581DE0">
        <w:rPr>
          <w:rFonts w:ascii="Cambria" w:hAnsi="Cambria"/>
          <w:sz w:val="28"/>
          <w:szCs w:val="28"/>
        </w:rPr>
        <w:t xml:space="preserve"> right now</w:t>
      </w:r>
      <w:r w:rsidR="00804995">
        <w:rPr>
          <w:rFonts w:ascii="Cambria" w:hAnsi="Cambria"/>
          <w:sz w:val="28"/>
          <w:szCs w:val="28"/>
        </w:rPr>
        <w:t>, and s</w:t>
      </w:r>
      <w:r w:rsidR="00DC5192">
        <w:rPr>
          <w:rFonts w:ascii="Cambria" w:hAnsi="Cambria"/>
          <w:sz w:val="28"/>
          <w:szCs w:val="28"/>
        </w:rPr>
        <w:t>he hadn’t been outside for months</w:t>
      </w:r>
      <w:r w:rsidR="00804995">
        <w:rPr>
          <w:rFonts w:ascii="Cambria" w:hAnsi="Cambria"/>
          <w:sz w:val="28"/>
          <w:szCs w:val="28"/>
        </w:rPr>
        <w:t>,</w:t>
      </w:r>
      <w:r w:rsidR="00DC5192">
        <w:rPr>
          <w:rFonts w:ascii="Cambria" w:hAnsi="Cambria"/>
          <w:sz w:val="28"/>
          <w:szCs w:val="28"/>
        </w:rPr>
        <w:t xml:space="preserve"> except to use t</w:t>
      </w:r>
      <w:r>
        <w:rPr>
          <w:rFonts w:ascii="Cambria" w:hAnsi="Cambria"/>
          <w:sz w:val="28"/>
          <w:szCs w:val="28"/>
        </w:rPr>
        <w:t xml:space="preserve">he </w:t>
      </w:r>
      <w:del w:id="10189" w:author="Daisy Watt" w:date="2026-06-22T13:06:00Z" w16du:dateUtc="2026-06-22T11:06:00Z">
        <w:r>
          <w:rPr>
            <w:rFonts w:ascii="Cambria" w:hAnsi="Cambria"/>
            <w:sz w:val="28"/>
            <w:szCs w:val="28"/>
          </w:rPr>
          <w:delText xml:space="preserve">new </w:delText>
        </w:r>
      </w:del>
      <w:r w:rsidR="000270A1">
        <w:rPr>
          <w:rFonts w:ascii="Cambria" w:hAnsi="Cambria"/>
          <w:sz w:val="28"/>
          <w:szCs w:val="28"/>
        </w:rPr>
        <w:t>hot tub</w:t>
      </w:r>
      <w:r>
        <w:rPr>
          <w:rFonts w:ascii="Cambria" w:hAnsi="Cambria"/>
          <w:sz w:val="28"/>
          <w:szCs w:val="28"/>
        </w:rPr>
        <w:t xml:space="preserve"> </w:t>
      </w:r>
      <w:del w:id="10190" w:author="Daisy Watt" w:date="2026-06-22T13:06:00Z" w16du:dateUtc="2026-06-22T11:06:00Z">
        <w:r w:rsidR="00DC5192">
          <w:rPr>
            <w:rFonts w:ascii="Cambria" w:hAnsi="Cambria"/>
            <w:sz w:val="28"/>
            <w:szCs w:val="28"/>
          </w:rPr>
          <w:delText>she’d</w:delText>
        </w:r>
        <w:r>
          <w:rPr>
            <w:rFonts w:ascii="Cambria" w:hAnsi="Cambria"/>
            <w:sz w:val="28"/>
            <w:szCs w:val="28"/>
          </w:rPr>
          <w:delText xml:space="preserve"> last been in </w:delText>
        </w:r>
      </w:del>
      <w:r>
        <w:rPr>
          <w:rFonts w:ascii="Cambria" w:hAnsi="Cambria"/>
          <w:sz w:val="28"/>
          <w:szCs w:val="28"/>
        </w:rPr>
        <w:t>with Dex</w:t>
      </w:r>
      <w:r w:rsidR="00DC5192">
        <w:rPr>
          <w:rFonts w:ascii="Cambria" w:hAnsi="Cambria"/>
          <w:sz w:val="28"/>
          <w:szCs w:val="28"/>
        </w:rPr>
        <w:t xml:space="preserve">.  </w:t>
      </w:r>
      <w:r w:rsidR="00804995">
        <w:rPr>
          <w:rFonts w:ascii="Cambria" w:hAnsi="Cambria"/>
          <w:sz w:val="28"/>
          <w:szCs w:val="28"/>
        </w:rPr>
        <w:t>Today i</w:t>
      </w:r>
      <w:r w:rsidR="00DC5192">
        <w:rPr>
          <w:rFonts w:ascii="Cambria" w:hAnsi="Cambria"/>
          <w:sz w:val="28"/>
          <w:szCs w:val="28"/>
        </w:rPr>
        <w:t>t</w:t>
      </w:r>
      <w:r>
        <w:rPr>
          <w:rFonts w:ascii="Cambria" w:hAnsi="Cambria"/>
          <w:sz w:val="28"/>
          <w:szCs w:val="28"/>
        </w:rPr>
        <w:t xml:space="preserve"> was covered over,</w:t>
      </w:r>
      <w:r w:rsidR="009C370D">
        <w:rPr>
          <w:rFonts w:ascii="Cambria" w:hAnsi="Cambria"/>
          <w:sz w:val="28"/>
          <w:szCs w:val="28"/>
        </w:rPr>
        <w:t xml:space="preserve"> the</w:t>
      </w:r>
      <w:r>
        <w:rPr>
          <w:rFonts w:ascii="Cambria" w:hAnsi="Cambria"/>
          <w:sz w:val="28"/>
          <w:szCs w:val="28"/>
        </w:rPr>
        <w:t xml:space="preserve"> dead leaves </w:t>
      </w:r>
      <w:r w:rsidR="00581DE0">
        <w:rPr>
          <w:rFonts w:ascii="Cambria" w:hAnsi="Cambria"/>
          <w:sz w:val="28"/>
          <w:szCs w:val="28"/>
        </w:rPr>
        <w:t>strewn over</w:t>
      </w:r>
      <w:r>
        <w:rPr>
          <w:rFonts w:ascii="Cambria" w:hAnsi="Cambria"/>
          <w:sz w:val="28"/>
          <w:szCs w:val="28"/>
        </w:rPr>
        <w:t xml:space="preserve"> it a reminder of everything she’d just lost. </w:t>
      </w:r>
      <w:ins w:id="10191" w:author="Claire S" w:date="2026-05-12T09:59:00Z" w16du:dateUtc="2026-05-12T08:59:00Z">
        <w:r w:rsidR="00E048CA">
          <w:rPr>
            <w:rFonts w:ascii="Cambria" w:hAnsi="Cambria"/>
            <w:sz w:val="28"/>
            <w:szCs w:val="28"/>
          </w:rPr>
          <w:t xml:space="preserve">But </w:t>
        </w:r>
      </w:ins>
      <w:ins w:id="10192" w:author="Claire S" w:date="2026-06-03T19:41:00Z" w16du:dateUtc="2026-06-03T18:41:00Z">
        <w:r w:rsidR="007A5AC2">
          <w:rPr>
            <w:rFonts w:ascii="Cambria" w:hAnsi="Cambria"/>
            <w:sz w:val="28"/>
            <w:szCs w:val="28"/>
          </w:rPr>
          <w:t xml:space="preserve">appearing </w:t>
        </w:r>
      </w:ins>
      <w:ins w:id="10193" w:author="Claire S" w:date="2026-05-12T09:59:00Z" w16du:dateUtc="2026-05-12T08:59:00Z">
        <w:r w:rsidR="00E048CA">
          <w:rPr>
            <w:rFonts w:ascii="Cambria" w:hAnsi="Cambria"/>
            <w:sz w:val="28"/>
            <w:szCs w:val="28"/>
          </w:rPr>
          <w:t>wholesome</w:t>
        </w:r>
      </w:ins>
      <w:ins w:id="10194" w:author="Claire S" w:date="2026-06-03T19:41:00Z" w16du:dateUtc="2026-06-03T18:41:00Z">
        <w:r w:rsidR="007A5AC2">
          <w:rPr>
            <w:rFonts w:ascii="Cambria" w:hAnsi="Cambria"/>
            <w:sz w:val="28"/>
            <w:szCs w:val="28"/>
          </w:rPr>
          <w:t xml:space="preserve"> seemed important</w:t>
        </w:r>
      </w:ins>
      <w:ins w:id="10195" w:author="Claire S" w:date="2026-05-12T09:59:00Z" w16du:dateUtc="2026-05-12T08:59:00Z">
        <w:r w:rsidR="00E048CA">
          <w:rPr>
            <w:rFonts w:ascii="Cambria" w:hAnsi="Cambria"/>
            <w:sz w:val="28"/>
            <w:szCs w:val="28"/>
          </w:rPr>
          <w:t>, all things considered.</w:t>
        </w:r>
      </w:ins>
    </w:p>
    <w:p w14:paraId="1B6DA17D" w14:textId="77777777" w:rsidR="00132DE6" w:rsidRDefault="00132DE6" w:rsidP="00132DE6">
      <w:pPr>
        <w:spacing w:line="360" w:lineRule="auto"/>
        <w:ind w:firstLine="720"/>
        <w:contextualSpacing/>
        <w:rPr>
          <w:rFonts w:ascii="Cambria" w:hAnsi="Cambria"/>
          <w:sz w:val="28"/>
          <w:szCs w:val="28"/>
        </w:rPr>
      </w:pPr>
      <w:r>
        <w:rPr>
          <w:rFonts w:ascii="Cambria" w:hAnsi="Cambria"/>
          <w:sz w:val="28"/>
          <w:szCs w:val="28"/>
        </w:rPr>
        <w:t>‘You don’t look the type, if you don’t mind me saying.’</w:t>
      </w:r>
    </w:p>
    <w:p w14:paraId="3D509B38" w14:textId="68E38773" w:rsidR="006E4238" w:rsidRDefault="00132DE6" w:rsidP="009E6941">
      <w:pPr>
        <w:spacing w:line="360" w:lineRule="auto"/>
        <w:ind w:firstLine="720"/>
        <w:contextualSpacing/>
        <w:rPr>
          <w:rFonts w:ascii="Cambria" w:hAnsi="Cambria"/>
          <w:sz w:val="28"/>
          <w:szCs w:val="28"/>
        </w:rPr>
      </w:pPr>
      <w:r>
        <w:rPr>
          <w:rFonts w:ascii="Cambria" w:hAnsi="Cambria"/>
          <w:sz w:val="28"/>
          <w:szCs w:val="28"/>
        </w:rPr>
        <w:t>‘</w:t>
      </w:r>
      <w:r w:rsidR="006E4238">
        <w:rPr>
          <w:rFonts w:ascii="Cambria" w:hAnsi="Cambria"/>
          <w:sz w:val="28"/>
          <w:szCs w:val="28"/>
        </w:rPr>
        <w:t xml:space="preserve">Really? </w:t>
      </w:r>
      <w:r>
        <w:rPr>
          <w:rFonts w:ascii="Cambria" w:hAnsi="Cambria"/>
          <w:sz w:val="28"/>
          <w:szCs w:val="28"/>
        </w:rPr>
        <w:t xml:space="preserve">I </w:t>
      </w:r>
      <w:r w:rsidRPr="006E4238">
        <w:rPr>
          <w:rFonts w:ascii="Cambria" w:hAnsi="Cambria"/>
          <w:i/>
          <w:iCs/>
          <w:sz w:val="28"/>
          <w:szCs w:val="28"/>
        </w:rPr>
        <w:t xml:space="preserve">love </w:t>
      </w:r>
      <w:r>
        <w:rPr>
          <w:rFonts w:ascii="Cambria" w:hAnsi="Cambria"/>
          <w:sz w:val="28"/>
          <w:szCs w:val="28"/>
        </w:rPr>
        <w:t>the garden</w:t>
      </w:r>
      <w:ins w:id="10196" w:author="Claire S" w:date="2026-05-12T09:59:00Z" w16du:dateUtc="2026-05-12T08:59:00Z">
        <w:r w:rsidR="003E4B8D">
          <w:rPr>
            <w:rFonts w:ascii="Cambria" w:hAnsi="Cambria"/>
            <w:sz w:val="28"/>
            <w:szCs w:val="28"/>
          </w:rPr>
          <w:t>.</w:t>
        </w:r>
      </w:ins>
      <w:del w:id="10197" w:author="Claire S" w:date="2026-05-12T09:59:00Z" w16du:dateUtc="2026-05-12T08:59:00Z">
        <w:r w:rsidDel="003E4B8D">
          <w:rPr>
            <w:rFonts w:ascii="Cambria" w:hAnsi="Cambria"/>
            <w:sz w:val="28"/>
            <w:szCs w:val="28"/>
          </w:rPr>
          <w:delText>,</w:delText>
        </w:r>
      </w:del>
      <w:r>
        <w:rPr>
          <w:rFonts w:ascii="Cambria" w:hAnsi="Cambria"/>
          <w:sz w:val="28"/>
          <w:szCs w:val="28"/>
        </w:rPr>
        <w:t xml:space="preserve">’ </w:t>
      </w:r>
      <w:del w:id="10198" w:author="Claire S" w:date="2026-05-12T09:59:00Z" w16du:dateUtc="2026-05-12T08:59:00Z">
        <w:r w:rsidDel="003E4B8D">
          <w:rPr>
            <w:rFonts w:ascii="Cambria" w:hAnsi="Cambria"/>
            <w:sz w:val="28"/>
            <w:szCs w:val="28"/>
          </w:rPr>
          <w:delText xml:space="preserve">she drawled, </w:delText>
        </w:r>
      </w:del>
      <w:ins w:id="10199" w:author="Claire S" w:date="2026-05-27T15:01:00Z" w16du:dateUtc="2026-05-27T14:01:00Z">
        <w:r w:rsidR="001E1355">
          <w:rPr>
            <w:rFonts w:ascii="Cambria" w:hAnsi="Cambria"/>
            <w:sz w:val="28"/>
            <w:szCs w:val="28"/>
          </w:rPr>
          <w:t>H</w:t>
        </w:r>
      </w:ins>
      <w:del w:id="10200" w:author="Claire S" w:date="2026-05-12T09:59:00Z" w16du:dateUtc="2026-05-12T08:59:00Z">
        <w:r w:rsidDel="003E4B8D">
          <w:rPr>
            <w:rFonts w:ascii="Cambria" w:hAnsi="Cambria"/>
            <w:sz w:val="28"/>
            <w:szCs w:val="28"/>
          </w:rPr>
          <w:delText>b</w:delText>
        </w:r>
      </w:del>
      <w:del w:id="10201" w:author="Claire S" w:date="2026-05-27T15:01:00Z" w16du:dateUtc="2026-05-27T14:01:00Z">
        <w:r w:rsidDel="001E1355">
          <w:rPr>
            <w:rFonts w:ascii="Cambria" w:hAnsi="Cambria"/>
            <w:sz w:val="28"/>
            <w:szCs w:val="28"/>
          </w:rPr>
          <w:delText>ut h</w:delText>
        </w:r>
      </w:del>
      <w:r>
        <w:rPr>
          <w:rFonts w:ascii="Cambria" w:hAnsi="Cambria"/>
          <w:sz w:val="28"/>
          <w:szCs w:val="28"/>
        </w:rPr>
        <w:t xml:space="preserve">er sangfroid </w:t>
      </w:r>
      <w:r w:rsidR="00A31D56">
        <w:rPr>
          <w:rFonts w:ascii="Cambria" w:hAnsi="Cambria"/>
          <w:sz w:val="28"/>
          <w:szCs w:val="28"/>
        </w:rPr>
        <w:t xml:space="preserve">was melting </w:t>
      </w:r>
      <w:r>
        <w:rPr>
          <w:rFonts w:ascii="Cambria" w:hAnsi="Cambria"/>
          <w:sz w:val="28"/>
          <w:szCs w:val="28"/>
        </w:rPr>
        <w:t>faster than a snowman in hell</w:t>
      </w:r>
      <w:del w:id="10202" w:author="Claire S" w:date="2026-05-27T15:02:00Z" w16du:dateUtc="2026-05-27T14:02:00Z">
        <w:r w:rsidDel="00977A7C">
          <w:rPr>
            <w:rFonts w:ascii="Cambria" w:hAnsi="Cambria"/>
            <w:sz w:val="28"/>
            <w:szCs w:val="28"/>
          </w:rPr>
          <w:delText xml:space="preserve">.  </w:delText>
        </w:r>
        <w:r w:rsidR="003154DD" w:rsidDel="00977A7C">
          <w:rPr>
            <w:rFonts w:ascii="Cambria" w:hAnsi="Cambria"/>
            <w:sz w:val="28"/>
            <w:szCs w:val="28"/>
          </w:rPr>
          <w:delText>In fact</w:delText>
        </w:r>
      </w:del>
      <w:ins w:id="10203" w:author="Claire S" w:date="2026-05-27T15:02:00Z" w16du:dateUtc="2026-05-27T14:02:00Z">
        <w:r w:rsidR="00977A7C">
          <w:rPr>
            <w:rFonts w:ascii="Cambria" w:hAnsi="Cambria"/>
            <w:sz w:val="28"/>
            <w:szCs w:val="28"/>
          </w:rPr>
          <w:t xml:space="preserve">; </w:t>
        </w:r>
      </w:ins>
      <w:del w:id="10204" w:author="Claire S" w:date="2026-05-27T15:02:00Z" w16du:dateUtc="2026-05-27T14:02:00Z">
        <w:r w:rsidR="003154DD" w:rsidDel="00977A7C">
          <w:rPr>
            <w:rFonts w:ascii="Cambria" w:hAnsi="Cambria"/>
            <w:sz w:val="28"/>
            <w:szCs w:val="28"/>
          </w:rPr>
          <w:delText xml:space="preserve">, </w:delText>
        </w:r>
      </w:del>
      <w:r w:rsidR="003154DD">
        <w:rPr>
          <w:rFonts w:ascii="Cambria" w:hAnsi="Cambria"/>
          <w:sz w:val="28"/>
          <w:szCs w:val="28"/>
        </w:rPr>
        <w:t>s</w:t>
      </w:r>
      <w:r>
        <w:rPr>
          <w:rFonts w:ascii="Cambria" w:hAnsi="Cambria"/>
          <w:sz w:val="28"/>
          <w:szCs w:val="28"/>
        </w:rPr>
        <w:t xml:space="preserve">he was starting to feel like she’d done something </w:t>
      </w:r>
      <w:r w:rsidR="00A31D56">
        <w:rPr>
          <w:rFonts w:ascii="Cambria" w:hAnsi="Cambria"/>
          <w:sz w:val="28"/>
          <w:szCs w:val="28"/>
        </w:rPr>
        <w:t xml:space="preserve">far </w:t>
      </w:r>
      <w:r>
        <w:rPr>
          <w:rFonts w:ascii="Cambria" w:hAnsi="Cambria"/>
          <w:sz w:val="28"/>
          <w:szCs w:val="28"/>
        </w:rPr>
        <w:t xml:space="preserve">worse than just </w:t>
      </w:r>
      <w:del w:id="10205" w:author="Claire S" w:date="2026-05-12T09:59:00Z" w16du:dateUtc="2026-05-12T08:59:00Z">
        <w:r w:rsidDel="003E4B8D">
          <w:rPr>
            <w:rFonts w:ascii="Cambria" w:hAnsi="Cambria"/>
            <w:sz w:val="28"/>
            <w:szCs w:val="28"/>
          </w:rPr>
          <w:delText xml:space="preserve">shagging </w:delText>
        </w:r>
      </w:del>
      <w:ins w:id="10206" w:author="Claire S" w:date="2026-05-12T09:59:00Z" w16du:dateUtc="2026-05-12T08:59:00Z">
        <w:r w:rsidR="003E4B8D">
          <w:rPr>
            <w:rFonts w:ascii="Cambria" w:hAnsi="Cambria"/>
            <w:sz w:val="28"/>
            <w:szCs w:val="28"/>
          </w:rPr>
          <w:t xml:space="preserve">sleeping with </w:t>
        </w:r>
      </w:ins>
      <w:r>
        <w:rPr>
          <w:rFonts w:ascii="Cambria" w:hAnsi="Cambria"/>
          <w:sz w:val="28"/>
          <w:szCs w:val="28"/>
        </w:rPr>
        <w:t xml:space="preserve">Jackson while Dex suffered alone. If only she’d gone home with </w:t>
      </w:r>
      <w:del w:id="10207" w:author="Claire S" w:date="2026-06-03T19:42:00Z" w16du:dateUtc="2026-06-03T18:42:00Z">
        <w:r w:rsidDel="0087788E">
          <w:rPr>
            <w:rFonts w:ascii="Cambria" w:hAnsi="Cambria"/>
            <w:sz w:val="28"/>
            <w:szCs w:val="28"/>
          </w:rPr>
          <w:delText>him</w:delText>
        </w:r>
      </w:del>
      <w:ins w:id="10208" w:author="Claire S" w:date="2026-06-03T19:42:00Z" w16du:dateUtc="2026-06-03T18:42:00Z">
        <w:r w:rsidR="0087788E">
          <w:rPr>
            <w:rFonts w:ascii="Cambria" w:hAnsi="Cambria"/>
            <w:sz w:val="28"/>
            <w:szCs w:val="28"/>
          </w:rPr>
          <w:t>Dex</w:t>
        </w:r>
      </w:ins>
      <w:r>
        <w:rPr>
          <w:rFonts w:ascii="Cambria" w:hAnsi="Cambria"/>
          <w:sz w:val="28"/>
          <w:szCs w:val="28"/>
        </w:rPr>
        <w:t xml:space="preserve">, he’d still be here now, and </w:t>
      </w:r>
      <w:ins w:id="10209" w:author="Claire S" w:date="2026-05-12T10:00:00Z" w16du:dateUtc="2026-05-12T09:00:00Z">
        <w:r w:rsidR="006749A1">
          <w:rPr>
            <w:rFonts w:ascii="Cambria" w:hAnsi="Cambria"/>
            <w:sz w:val="28"/>
            <w:szCs w:val="28"/>
          </w:rPr>
          <w:t xml:space="preserve">that was a mistake she could </w:t>
        </w:r>
      </w:ins>
      <w:del w:id="10210" w:author="Claire S" w:date="2026-05-12T10:00:00Z" w16du:dateUtc="2026-05-12T09:00:00Z">
        <w:r w:rsidDel="006749A1">
          <w:rPr>
            <w:rFonts w:ascii="Cambria" w:hAnsi="Cambria"/>
            <w:sz w:val="28"/>
            <w:szCs w:val="28"/>
          </w:rPr>
          <w:delText xml:space="preserve">she’d </w:delText>
        </w:r>
      </w:del>
      <w:r>
        <w:rPr>
          <w:rFonts w:ascii="Cambria" w:hAnsi="Cambria"/>
          <w:sz w:val="28"/>
          <w:szCs w:val="28"/>
        </w:rPr>
        <w:t xml:space="preserve">never </w:t>
      </w:r>
      <w:del w:id="10211" w:author="Claire S" w:date="2026-05-12T10:00:00Z" w16du:dateUtc="2026-05-12T09:00:00Z">
        <w:r w:rsidDel="006749A1">
          <w:rPr>
            <w:rFonts w:ascii="Cambria" w:hAnsi="Cambria"/>
            <w:sz w:val="28"/>
            <w:szCs w:val="28"/>
          </w:rPr>
          <w:delText xml:space="preserve">be able to </w:delText>
        </w:r>
      </w:del>
      <w:r>
        <w:rPr>
          <w:rFonts w:ascii="Cambria" w:hAnsi="Cambria"/>
          <w:sz w:val="28"/>
          <w:szCs w:val="28"/>
        </w:rPr>
        <w:t>fix</w:t>
      </w:r>
      <w:del w:id="10212" w:author="Claire S" w:date="2026-05-12T10:00:00Z" w16du:dateUtc="2026-05-12T09:00:00Z">
        <w:r w:rsidDel="006749A1">
          <w:rPr>
            <w:rFonts w:ascii="Cambria" w:hAnsi="Cambria"/>
            <w:sz w:val="28"/>
            <w:szCs w:val="28"/>
          </w:rPr>
          <w:delText xml:space="preserve"> that</w:delText>
        </w:r>
      </w:del>
      <w:r w:rsidR="009E6941">
        <w:rPr>
          <w:rFonts w:ascii="Cambria" w:hAnsi="Cambria"/>
          <w:sz w:val="28"/>
          <w:szCs w:val="28"/>
        </w:rPr>
        <w:t xml:space="preserve">. </w:t>
      </w:r>
      <w:r w:rsidR="006E4238">
        <w:rPr>
          <w:rFonts w:ascii="Cambria" w:hAnsi="Cambria"/>
          <w:sz w:val="28"/>
          <w:szCs w:val="28"/>
        </w:rPr>
        <w:t>‘I’m out there all the time</w:t>
      </w:r>
      <w:del w:id="10213" w:author="Claire S" w:date="2026-05-12T10:00:00Z" w16du:dateUtc="2026-05-12T09:00:00Z">
        <w:r w:rsidR="006E4238" w:rsidDel="006749A1">
          <w:rPr>
            <w:rFonts w:ascii="Cambria" w:hAnsi="Cambria"/>
            <w:sz w:val="28"/>
            <w:szCs w:val="28"/>
          </w:rPr>
          <w:delText xml:space="preserve"> in fact</w:delText>
        </w:r>
      </w:del>
      <w:r w:rsidR="007A2BB7">
        <w:rPr>
          <w:rFonts w:ascii="Cambria" w:hAnsi="Cambria"/>
          <w:sz w:val="28"/>
          <w:szCs w:val="28"/>
        </w:rPr>
        <w:t xml:space="preserve">,’ she </w:t>
      </w:r>
      <w:del w:id="10214" w:author="Claire S" w:date="2026-05-12T10:00:00Z" w16du:dateUtc="2026-05-12T09:00:00Z">
        <w:r w:rsidR="007A2BB7" w:rsidDel="006749A1">
          <w:rPr>
            <w:rFonts w:ascii="Cambria" w:hAnsi="Cambria"/>
            <w:sz w:val="28"/>
            <w:szCs w:val="28"/>
          </w:rPr>
          <w:delText xml:space="preserve">said </w:delText>
        </w:r>
      </w:del>
      <w:ins w:id="10215" w:author="Claire S" w:date="2026-05-12T10:00:00Z" w16du:dateUtc="2026-05-12T09:00:00Z">
        <w:r w:rsidR="006749A1">
          <w:rPr>
            <w:rFonts w:ascii="Cambria" w:hAnsi="Cambria"/>
            <w:sz w:val="28"/>
            <w:szCs w:val="28"/>
          </w:rPr>
          <w:t xml:space="preserve">continued </w:t>
        </w:r>
      </w:ins>
      <w:r w:rsidR="007A2BB7">
        <w:rPr>
          <w:rFonts w:ascii="Cambria" w:hAnsi="Cambria"/>
          <w:sz w:val="28"/>
          <w:szCs w:val="28"/>
        </w:rPr>
        <w:t>brightly.</w:t>
      </w:r>
    </w:p>
    <w:p w14:paraId="136920F4" w14:textId="54ED812D" w:rsidR="00A825F0" w:rsidRDefault="00132DE6" w:rsidP="0037144B">
      <w:pPr>
        <w:spacing w:line="360" w:lineRule="auto"/>
        <w:contextualSpacing/>
        <w:rPr>
          <w:rFonts w:ascii="Cambria" w:hAnsi="Cambria"/>
          <w:sz w:val="28"/>
          <w:szCs w:val="28"/>
        </w:rPr>
      </w:pPr>
      <w:r>
        <w:rPr>
          <w:rFonts w:ascii="Cambria" w:hAnsi="Cambria"/>
          <w:sz w:val="28"/>
          <w:szCs w:val="28"/>
        </w:rPr>
        <w:tab/>
        <w:t>‘</w:t>
      </w:r>
      <w:del w:id="10216" w:author="Claire S" w:date="2026-05-12T10:00:00Z" w16du:dateUtc="2026-05-12T09:00:00Z">
        <w:r w:rsidR="007A2BB7" w:rsidDel="006749A1">
          <w:rPr>
            <w:rFonts w:ascii="Cambria" w:hAnsi="Cambria"/>
            <w:sz w:val="28"/>
            <w:szCs w:val="28"/>
          </w:rPr>
          <w:delText xml:space="preserve">I see. </w:delText>
        </w:r>
      </w:del>
      <w:r>
        <w:rPr>
          <w:rFonts w:ascii="Cambria" w:hAnsi="Cambria"/>
          <w:sz w:val="28"/>
          <w:szCs w:val="28"/>
        </w:rPr>
        <w:t xml:space="preserve">So, that’s yours, is it?’ </w:t>
      </w:r>
      <w:r w:rsidR="0037144B">
        <w:rPr>
          <w:rFonts w:ascii="Cambria" w:hAnsi="Cambria"/>
          <w:sz w:val="28"/>
          <w:szCs w:val="28"/>
        </w:rPr>
        <w:t>DS Addo pointed at a</w:t>
      </w:r>
      <w:r>
        <w:rPr>
          <w:rFonts w:ascii="Cambria" w:hAnsi="Cambria"/>
          <w:sz w:val="28"/>
          <w:szCs w:val="28"/>
        </w:rPr>
        <w:t xml:space="preserve"> trug of garden equipment</w:t>
      </w:r>
      <w:r w:rsidR="00A35437">
        <w:rPr>
          <w:rFonts w:ascii="Cambria" w:hAnsi="Cambria"/>
          <w:sz w:val="28"/>
          <w:szCs w:val="28"/>
        </w:rPr>
        <w:t xml:space="preserve"> on the oak table outside</w:t>
      </w:r>
      <w:del w:id="10217" w:author="Daisy Watt" w:date="2026-06-22T13:06:00Z" w16du:dateUtc="2026-06-22T11:06:00Z">
        <w:r w:rsidR="00A35437">
          <w:rPr>
            <w:rFonts w:ascii="Cambria" w:hAnsi="Cambria"/>
            <w:sz w:val="28"/>
            <w:szCs w:val="28"/>
          </w:rPr>
          <w:delText>;</w:delText>
        </w:r>
      </w:del>
      <w:ins w:id="10218" w:author="Daisy Watt" w:date="2026-06-22T13:06:00Z" w16du:dateUtc="2026-06-22T11:06:00Z">
        <w:r w:rsidR="00A35437">
          <w:rPr>
            <w:rFonts w:ascii="Cambria" w:hAnsi="Cambria"/>
            <w:sz w:val="28"/>
            <w:szCs w:val="28"/>
          </w:rPr>
          <w:t xml:space="preserve"> </w:t>
        </w:r>
        <w:r w:rsidR="00DD1852">
          <w:rPr>
            <w:rFonts w:ascii="Cambria" w:hAnsi="Cambria"/>
            <w:sz w:val="28"/>
            <w:szCs w:val="28"/>
          </w:rPr>
          <w:t>–</w:t>
        </w:r>
      </w:ins>
      <w:r w:rsidR="00A35437">
        <w:rPr>
          <w:rFonts w:ascii="Cambria" w:hAnsi="Cambria"/>
          <w:sz w:val="28"/>
          <w:szCs w:val="28"/>
        </w:rPr>
        <w:t xml:space="preserve"> </w:t>
      </w:r>
      <w:r>
        <w:rPr>
          <w:rFonts w:ascii="Cambria" w:hAnsi="Cambria"/>
          <w:sz w:val="28"/>
          <w:szCs w:val="28"/>
        </w:rPr>
        <w:t xml:space="preserve">full of stuff her gardener used for the roses. </w:t>
      </w:r>
    </w:p>
    <w:p w14:paraId="0A2887AB" w14:textId="6FF279E4" w:rsidR="00132DE6" w:rsidRDefault="00132DE6" w:rsidP="00A825F0">
      <w:pPr>
        <w:spacing w:line="360" w:lineRule="auto"/>
        <w:ind w:firstLine="720"/>
        <w:contextualSpacing/>
        <w:rPr>
          <w:rFonts w:ascii="Cambria" w:hAnsi="Cambria"/>
          <w:sz w:val="28"/>
          <w:szCs w:val="28"/>
        </w:rPr>
      </w:pPr>
      <w:r>
        <w:rPr>
          <w:rFonts w:ascii="Cambria" w:hAnsi="Cambria"/>
          <w:sz w:val="28"/>
          <w:szCs w:val="28"/>
        </w:rPr>
        <w:t>‘The basket thingy? Of course.’</w:t>
      </w:r>
      <w:r w:rsidR="00062382">
        <w:rPr>
          <w:rFonts w:ascii="Cambria" w:hAnsi="Cambria"/>
          <w:sz w:val="28"/>
          <w:szCs w:val="28"/>
        </w:rPr>
        <w:t xml:space="preserve"> She remembered absently Dex suggesting they get landscapers </w:t>
      </w:r>
      <w:del w:id="10219" w:author="Claire S" w:date="2026-06-08T15:58:00Z" w16du:dateUtc="2026-06-08T14:58:00Z">
        <w:r w:rsidR="00C87562" w:rsidDel="002E1951">
          <w:rPr>
            <w:rFonts w:ascii="Cambria" w:hAnsi="Cambria"/>
            <w:sz w:val="28"/>
            <w:szCs w:val="28"/>
          </w:rPr>
          <w:delText xml:space="preserve">for </w:delText>
        </w:r>
        <w:r w:rsidR="00062382" w:rsidDel="002E1951">
          <w:rPr>
            <w:rFonts w:ascii="Cambria" w:hAnsi="Cambria"/>
            <w:sz w:val="28"/>
            <w:szCs w:val="28"/>
          </w:rPr>
          <w:delText xml:space="preserve">the lawn </w:delText>
        </w:r>
      </w:del>
      <w:del w:id="10220" w:author="Claire S" w:date="2026-05-27T15:02:00Z" w16du:dateUtc="2026-05-27T14:02:00Z">
        <w:r w:rsidR="00062382" w:rsidDel="00977A7C">
          <w:rPr>
            <w:rFonts w:ascii="Cambria" w:hAnsi="Cambria"/>
            <w:sz w:val="28"/>
            <w:szCs w:val="28"/>
          </w:rPr>
          <w:delText xml:space="preserve">and beds </w:delText>
        </w:r>
      </w:del>
      <w:r w:rsidR="00062382">
        <w:rPr>
          <w:rFonts w:ascii="Cambria" w:hAnsi="Cambria"/>
          <w:sz w:val="28"/>
          <w:szCs w:val="28"/>
        </w:rPr>
        <w:t>in the new year</w:t>
      </w:r>
      <w:ins w:id="10221" w:author="Claire S" w:date="2026-05-12T10:01:00Z" w16du:dateUtc="2026-05-12T09:01:00Z">
        <w:r w:rsidR="004023F5">
          <w:rPr>
            <w:rFonts w:ascii="Cambria" w:hAnsi="Cambria"/>
            <w:sz w:val="28"/>
            <w:szCs w:val="28"/>
          </w:rPr>
          <w:t>;</w:t>
        </w:r>
      </w:ins>
      <w:del w:id="10222" w:author="Claire S" w:date="2026-05-12T10:01:00Z" w16du:dateUtc="2026-05-12T09:01:00Z">
        <w:r w:rsidR="00062382" w:rsidDel="004023F5">
          <w:rPr>
            <w:rFonts w:ascii="Cambria" w:hAnsi="Cambria"/>
            <w:sz w:val="28"/>
            <w:szCs w:val="28"/>
          </w:rPr>
          <w:delText>,</w:delText>
        </w:r>
      </w:del>
      <w:r w:rsidR="00062382">
        <w:rPr>
          <w:rFonts w:ascii="Cambria" w:hAnsi="Cambria"/>
          <w:sz w:val="28"/>
          <w:szCs w:val="28"/>
        </w:rPr>
        <w:t xml:space="preserve"> </w:t>
      </w:r>
      <w:del w:id="10223" w:author="Claire S" w:date="2026-05-12T10:01:00Z" w16du:dateUtc="2026-05-12T09:01:00Z">
        <w:r w:rsidR="00A825F0" w:rsidDel="004023F5">
          <w:rPr>
            <w:rFonts w:ascii="Cambria" w:hAnsi="Cambria"/>
            <w:sz w:val="28"/>
            <w:szCs w:val="28"/>
          </w:rPr>
          <w:delText>which</w:delText>
        </w:r>
        <w:r w:rsidR="00062382" w:rsidDel="004023F5">
          <w:rPr>
            <w:rFonts w:ascii="Cambria" w:hAnsi="Cambria"/>
            <w:sz w:val="28"/>
            <w:szCs w:val="28"/>
          </w:rPr>
          <w:delText xml:space="preserve"> </w:delText>
        </w:r>
      </w:del>
      <w:r w:rsidR="00062382">
        <w:rPr>
          <w:rFonts w:ascii="Cambria" w:hAnsi="Cambria"/>
          <w:sz w:val="28"/>
          <w:szCs w:val="28"/>
        </w:rPr>
        <w:t>now she’d be spending</w:t>
      </w:r>
      <w:ins w:id="10224" w:author="Claire S" w:date="2026-05-12T10:01:00Z" w16du:dateUtc="2026-05-12T09:01:00Z">
        <w:r w:rsidR="004023F5">
          <w:rPr>
            <w:rFonts w:ascii="Cambria" w:hAnsi="Cambria"/>
            <w:sz w:val="28"/>
            <w:szCs w:val="28"/>
          </w:rPr>
          <w:t xml:space="preserve"> it</w:t>
        </w:r>
      </w:ins>
      <w:r w:rsidR="00062382">
        <w:rPr>
          <w:rFonts w:ascii="Cambria" w:hAnsi="Cambria"/>
          <w:sz w:val="28"/>
          <w:szCs w:val="28"/>
        </w:rPr>
        <w:t xml:space="preserve"> alone. Or in jail, if these guys had anything to do with it</w:t>
      </w:r>
      <w:del w:id="10225" w:author="Daisy Watt" w:date="2026-06-22T12:55:00Z" w16du:dateUtc="2026-06-22T10:55:00Z">
        <w:r w:rsidR="00062382" w:rsidDel="00977A7C">
          <w:rPr>
            <w:rFonts w:ascii="Cambria" w:hAnsi="Cambria"/>
            <w:sz w:val="28"/>
            <w:szCs w:val="28"/>
          </w:rPr>
          <w:delText>.</w:delText>
        </w:r>
      </w:del>
      <w:ins w:id="10226" w:author="Claire S" w:date="2026-05-27T15:02:00Z" w16du:dateUtc="2026-05-27T14:02:00Z">
        <w:del w:id="10227" w:author="Daisy Watt" w:date="2026-06-22T12:55:00Z" w16du:dateUtc="2026-06-22T10:55:00Z">
          <w:r w:rsidR="00977A7C">
            <w:rPr>
              <w:rFonts w:ascii="Cambria" w:hAnsi="Cambria"/>
              <w:sz w:val="28"/>
              <w:szCs w:val="28"/>
            </w:rPr>
            <w:delText>: in an orange jumpsuit a bit like the one she’d jus</w:delText>
          </w:r>
        </w:del>
      </w:ins>
      <w:ins w:id="10228" w:author="Claire S" w:date="2026-05-27T15:03:00Z" w16du:dateUtc="2026-05-27T14:03:00Z">
        <w:del w:id="10229" w:author="Daisy Watt" w:date="2026-06-22T12:55:00Z" w16du:dateUtc="2026-06-22T10:55:00Z">
          <w:r w:rsidR="00977A7C">
            <w:rPr>
              <w:rFonts w:ascii="Cambria" w:hAnsi="Cambria"/>
              <w:sz w:val="28"/>
              <w:szCs w:val="28"/>
            </w:rPr>
            <w:delText>t</w:delText>
          </w:r>
        </w:del>
      </w:ins>
      <w:ins w:id="10230" w:author="Claire S" w:date="2026-05-27T15:02:00Z" w16du:dateUtc="2026-05-27T14:02:00Z">
        <w:del w:id="10231" w:author="Daisy Watt" w:date="2026-06-22T12:55:00Z" w16du:dateUtc="2026-06-22T10:55:00Z">
          <w:r w:rsidR="00977A7C">
            <w:rPr>
              <w:rFonts w:ascii="Cambria" w:hAnsi="Cambria"/>
              <w:sz w:val="28"/>
              <w:szCs w:val="28"/>
            </w:rPr>
            <w:delText xml:space="preserve"> given away. Or was that </w:delText>
          </w:r>
        </w:del>
      </w:ins>
      <w:ins w:id="10232" w:author="Claire S" w:date="2026-06-08T15:58:00Z" w16du:dateUtc="2026-06-08T14:58:00Z">
        <w:del w:id="10233" w:author="Daisy Watt" w:date="2026-06-22T12:55:00Z" w16du:dateUtc="2026-06-22T10:55:00Z">
          <w:r w:rsidR="00DE75D7">
            <w:rPr>
              <w:rFonts w:ascii="Cambria" w:hAnsi="Cambria"/>
              <w:sz w:val="28"/>
              <w:szCs w:val="28"/>
            </w:rPr>
            <w:delText xml:space="preserve">in the </w:delText>
          </w:r>
        </w:del>
      </w:ins>
      <w:ins w:id="10234" w:author="Claire S" w:date="2026-05-27T15:02:00Z" w16du:dateUtc="2026-05-27T14:02:00Z">
        <w:del w:id="10235" w:author="Daisy Watt" w:date="2026-06-22T12:55:00Z" w16du:dateUtc="2026-06-22T10:55:00Z">
          <w:r w:rsidR="00977A7C">
            <w:rPr>
              <w:rFonts w:ascii="Cambria" w:hAnsi="Cambria"/>
              <w:sz w:val="28"/>
              <w:szCs w:val="28"/>
            </w:rPr>
            <w:delText>USA</w:delText>
          </w:r>
        </w:del>
      </w:ins>
      <w:ins w:id="10236" w:author="Claire S" w:date="2026-06-08T15:58:00Z" w16du:dateUtc="2026-06-08T14:58:00Z">
        <w:del w:id="10237" w:author="Daisy Watt" w:date="2026-06-22T12:55:00Z" w16du:dateUtc="2026-06-22T10:55:00Z">
          <w:r w:rsidR="00DE75D7">
            <w:rPr>
              <w:rFonts w:ascii="Cambria" w:hAnsi="Cambria"/>
              <w:sz w:val="28"/>
              <w:szCs w:val="28"/>
            </w:rPr>
            <w:delText>-</w:delText>
          </w:r>
        </w:del>
      </w:ins>
      <w:ins w:id="10238" w:author="Daisy Watt" w:date="2026-06-22T12:55:00Z" w16du:dateUtc="2026-06-22T10:55:00Z">
        <w:r w:rsidR="00A92F99">
          <w:rPr>
            <w:rFonts w:ascii="Cambria" w:hAnsi="Cambria"/>
            <w:sz w:val="28"/>
            <w:szCs w:val="28"/>
          </w:rPr>
          <w:t>.</w:t>
        </w:r>
      </w:ins>
    </w:p>
    <w:p w14:paraId="4FE962DE" w14:textId="739A8E9A" w:rsidR="00132DE6" w:rsidRDefault="00132DE6" w:rsidP="00132DE6">
      <w:pPr>
        <w:spacing w:line="360" w:lineRule="auto"/>
        <w:ind w:firstLine="720"/>
        <w:contextualSpacing/>
        <w:rPr>
          <w:rFonts w:ascii="Cambria" w:hAnsi="Cambria"/>
          <w:sz w:val="28"/>
          <w:szCs w:val="28"/>
        </w:rPr>
      </w:pPr>
      <w:r>
        <w:rPr>
          <w:rFonts w:ascii="Cambria" w:hAnsi="Cambria"/>
          <w:sz w:val="28"/>
          <w:szCs w:val="28"/>
        </w:rPr>
        <w:t xml:space="preserve">‘Can I </w:t>
      </w:r>
      <w:r w:rsidR="00A825F0">
        <w:rPr>
          <w:rFonts w:ascii="Cambria" w:hAnsi="Cambria"/>
          <w:sz w:val="28"/>
          <w:szCs w:val="28"/>
        </w:rPr>
        <w:t>tak</w:t>
      </w:r>
      <w:r>
        <w:rPr>
          <w:rFonts w:ascii="Cambria" w:hAnsi="Cambria"/>
          <w:sz w:val="28"/>
          <w:szCs w:val="28"/>
        </w:rPr>
        <w:t>e a look?’</w:t>
      </w:r>
    </w:p>
    <w:p w14:paraId="7DBB5BC4" w14:textId="2527C4AF" w:rsidR="00132DE6" w:rsidRDefault="00132DE6" w:rsidP="00733E7B">
      <w:pPr>
        <w:spacing w:line="360" w:lineRule="auto"/>
        <w:ind w:firstLine="720"/>
        <w:contextualSpacing/>
        <w:rPr>
          <w:rFonts w:ascii="Cambria" w:hAnsi="Cambria"/>
          <w:sz w:val="28"/>
          <w:szCs w:val="28"/>
        </w:rPr>
      </w:pPr>
      <w:r>
        <w:rPr>
          <w:rFonts w:ascii="Cambria" w:hAnsi="Cambria"/>
          <w:sz w:val="28"/>
          <w:szCs w:val="28"/>
        </w:rPr>
        <w:t xml:space="preserve">‘Be my guest.’ </w:t>
      </w:r>
      <w:del w:id="10239" w:author="Daisy Watt" w:date="2026-06-22T12:56:00Z" w16du:dateUtc="2026-06-22T10:56:00Z">
        <w:r w:rsidDel="005E58C3">
          <w:rPr>
            <w:rFonts w:ascii="Cambria" w:hAnsi="Cambria"/>
            <w:sz w:val="28"/>
            <w:szCs w:val="28"/>
          </w:rPr>
          <w:delText xml:space="preserve">She </w:delText>
        </w:r>
      </w:del>
      <w:ins w:id="10240" w:author="Claire S" w:date="2026-05-27T15:03:00Z" w16du:dateUtc="2026-05-27T14:03:00Z">
        <w:del w:id="10241" w:author="Daisy Watt" w:date="2026-06-22T12:56:00Z" w16du:dateUtc="2026-06-22T10:56:00Z">
          <w:r w:rsidR="005E58C3">
            <w:rPr>
              <w:rFonts w:ascii="Cambria" w:hAnsi="Cambria"/>
              <w:sz w:val="28"/>
              <w:szCs w:val="28"/>
            </w:rPr>
            <w:delText>P</w:delText>
          </w:r>
        </w:del>
      </w:ins>
      <w:del w:id="10242" w:author="Daisy Watt" w:date="2026-06-22T12:56:00Z" w16du:dateUtc="2026-06-22T10:56:00Z">
        <w:r w:rsidDel="005E58C3">
          <w:rPr>
            <w:rFonts w:ascii="Cambria" w:hAnsi="Cambria"/>
            <w:sz w:val="28"/>
            <w:szCs w:val="28"/>
          </w:rPr>
          <w:delText>p</w:delText>
        </w:r>
        <w:r>
          <w:rPr>
            <w:rFonts w:ascii="Cambria" w:hAnsi="Cambria"/>
            <w:sz w:val="28"/>
            <w:szCs w:val="28"/>
          </w:rPr>
          <w:delText>ush</w:delText>
        </w:r>
        <w:r w:rsidDel="005E58C3">
          <w:rPr>
            <w:rFonts w:ascii="Cambria" w:hAnsi="Cambria"/>
            <w:sz w:val="28"/>
            <w:szCs w:val="28"/>
          </w:rPr>
          <w:delText>ed</w:delText>
        </w:r>
      </w:del>
      <w:ins w:id="10243" w:author="Claire S" w:date="2026-05-27T15:03:00Z" w16du:dateUtc="2026-05-27T14:03:00Z">
        <w:del w:id="10244" w:author="Daisy Watt" w:date="2026-06-22T12:56:00Z" w16du:dateUtc="2026-06-22T10:56:00Z">
          <w:r w:rsidR="005E58C3">
            <w:rPr>
              <w:rFonts w:ascii="Cambria" w:hAnsi="Cambria"/>
              <w:sz w:val="28"/>
              <w:szCs w:val="28"/>
            </w:rPr>
            <w:delText>ing</w:delText>
          </w:r>
        </w:del>
      </w:ins>
      <w:ins w:id="10245" w:author="Daisy Watt" w:date="2026-06-22T12:56:00Z" w16du:dateUtc="2026-06-22T10:56:00Z">
        <w:r w:rsidR="00E6172D">
          <w:rPr>
            <w:rFonts w:ascii="Cambria" w:hAnsi="Cambria"/>
            <w:sz w:val="28"/>
            <w:szCs w:val="28"/>
          </w:rPr>
          <w:t>Addo pushed</w:t>
        </w:r>
      </w:ins>
      <w:r>
        <w:rPr>
          <w:rFonts w:ascii="Cambria" w:hAnsi="Cambria"/>
          <w:sz w:val="28"/>
          <w:szCs w:val="28"/>
        </w:rPr>
        <w:t xml:space="preserve"> open the doors, </w:t>
      </w:r>
      <w:ins w:id="10246" w:author="Daisy Watt" w:date="2026-06-22T12:56:00Z" w16du:dateUtc="2026-06-22T10:56:00Z">
        <w:r w:rsidR="00E6172D">
          <w:rPr>
            <w:rFonts w:ascii="Cambria" w:hAnsi="Cambria"/>
            <w:sz w:val="28"/>
            <w:szCs w:val="28"/>
          </w:rPr>
          <w:t xml:space="preserve">and </w:t>
        </w:r>
      </w:ins>
      <w:r>
        <w:rPr>
          <w:rFonts w:ascii="Cambria" w:hAnsi="Cambria"/>
          <w:sz w:val="28"/>
          <w:szCs w:val="28"/>
        </w:rPr>
        <w:t xml:space="preserve">an </w:t>
      </w:r>
      <w:del w:id="10247" w:author="Daisy Watt" w:date="2026-06-22T12:56:00Z" w16du:dateUtc="2026-06-22T10:56:00Z">
        <w:r w:rsidDel="009F2130">
          <w:rPr>
            <w:rFonts w:ascii="Cambria" w:hAnsi="Cambria"/>
            <w:sz w:val="28"/>
            <w:szCs w:val="28"/>
          </w:rPr>
          <w:delText>A</w:delText>
        </w:r>
      </w:del>
      <w:ins w:id="10248" w:author="Daisy Watt" w:date="2026-06-22T12:56:00Z" w16du:dateUtc="2026-06-22T10:56:00Z">
        <w:r w:rsidR="009F2130">
          <w:rPr>
            <w:rFonts w:ascii="Cambria" w:hAnsi="Cambria"/>
            <w:sz w:val="28"/>
            <w:szCs w:val="28"/>
          </w:rPr>
          <w:t>a</w:t>
        </w:r>
      </w:ins>
      <w:r>
        <w:rPr>
          <w:rFonts w:ascii="Cambria" w:hAnsi="Cambria"/>
          <w:sz w:val="28"/>
          <w:szCs w:val="28"/>
        </w:rPr>
        <w:t xml:space="preserve">rctic blast </w:t>
      </w:r>
      <w:del w:id="10249" w:author="Claire S" w:date="2026-05-27T15:03:00Z" w16du:dateUtc="2026-05-27T14:03:00Z">
        <w:r w:rsidDel="005E58C3">
          <w:rPr>
            <w:rFonts w:ascii="Cambria" w:hAnsi="Cambria"/>
            <w:sz w:val="28"/>
            <w:szCs w:val="28"/>
          </w:rPr>
          <w:delText xml:space="preserve">making </w:delText>
        </w:r>
      </w:del>
      <w:ins w:id="10250" w:author="Claire S" w:date="2026-05-27T15:03:00Z" w16du:dateUtc="2026-05-27T14:03:00Z">
        <w:r w:rsidR="005E58C3">
          <w:rPr>
            <w:rFonts w:ascii="Cambria" w:hAnsi="Cambria"/>
            <w:sz w:val="28"/>
            <w:szCs w:val="28"/>
          </w:rPr>
          <w:t xml:space="preserve">made </w:t>
        </w:r>
      </w:ins>
      <w:r>
        <w:rPr>
          <w:rFonts w:ascii="Cambria" w:hAnsi="Cambria"/>
          <w:sz w:val="28"/>
          <w:szCs w:val="28"/>
        </w:rPr>
        <w:t xml:space="preserve">her shiver as </w:t>
      </w:r>
      <w:del w:id="10251" w:author="Daisy Watt" w:date="2026-06-22T12:56:00Z" w16du:dateUtc="2026-06-22T10:56:00Z">
        <w:r>
          <w:rPr>
            <w:rFonts w:ascii="Cambria" w:hAnsi="Cambria"/>
            <w:sz w:val="28"/>
            <w:szCs w:val="28"/>
          </w:rPr>
          <w:delText xml:space="preserve">DS </w:delText>
        </w:r>
        <w:r w:rsidR="003F46AD">
          <w:rPr>
            <w:rFonts w:ascii="Cambria" w:hAnsi="Cambria"/>
            <w:sz w:val="28"/>
            <w:szCs w:val="28"/>
          </w:rPr>
          <w:delText>Addo</w:delText>
        </w:r>
        <w:r>
          <w:rPr>
            <w:rFonts w:ascii="Cambria" w:hAnsi="Cambria"/>
            <w:sz w:val="28"/>
            <w:szCs w:val="28"/>
          </w:rPr>
          <w:delText xml:space="preserve"> </w:delText>
        </w:r>
      </w:del>
      <w:ins w:id="10252" w:author="Daisy Watt" w:date="2026-06-22T12:56:00Z" w16du:dateUtc="2026-06-22T10:56:00Z">
        <w:r w:rsidR="00E6172D">
          <w:rPr>
            <w:rFonts w:ascii="Cambria" w:hAnsi="Cambria"/>
            <w:sz w:val="28"/>
            <w:szCs w:val="28"/>
          </w:rPr>
          <w:t xml:space="preserve">he </w:t>
        </w:r>
      </w:ins>
      <w:r>
        <w:rPr>
          <w:rFonts w:ascii="Cambria" w:hAnsi="Cambria"/>
          <w:sz w:val="28"/>
          <w:szCs w:val="28"/>
        </w:rPr>
        <w:t xml:space="preserve">stepped </w:t>
      </w:r>
      <w:del w:id="10253" w:author="Claire S" w:date="2026-05-27T15:03:00Z" w16du:dateUtc="2026-05-27T14:03:00Z">
        <w:r w:rsidDel="005E58C3">
          <w:rPr>
            <w:rFonts w:ascii="Cambria" w:hAnsi="Cambria"/>
            <w:sz w:val="28"/>
            <w:szCs w:val="28"/>
          </w:rPr>
          <w:delText xml:space="preserve">past her </w:delText>
        </w:r>
      </w:del>
      <w:r>
        <w:rPr>
          <w:rFonts w:ascii="Cambria" w:hAnsi="Cambria"/>
          <w:sz w:val="28"/>
          <w:szCs w:val="28"/>
        </w:rPr>
        <w:t xml:space="preserve">onto the </w:t>
      </w:r>
      <w:r w:rsidR="008E7365">
        <w:rPr>
          <w:rFonts w:ascii="Cambria" w:hAnsi="Cambria"/>
          <w:sz w:val="28"/>
          <w:szCs w:val="28"/>
        </w:rPr>
        <w:t>decking</w:t>
      </w:r>
      <w:r>
        <w:rPr>
          <w:rFonts w:ascii="Cambria" w:hAnsi="Cambria"/>
          <w:sz w:val="28"/>
          <w:szCs w:val="28"/>
        </w:rPr>
        <w:t>. ‘I love my roses,’ she said virtuously. ‘I’ve always had green fingers.’ But only if she was wearing Chanel’s Artiste Green polish, she didn’t add.</w:t>
      </w:r>
      <w:r w:rsidR="00860B8E">
        <w:rPr>
          <w:rFonts w:ascii="Cambria" w:hAnsi="Cambria"/>
          <w:sz w:val="28"/>
          <w:szCs w:val="28"/>
        </w:rPr>
        <w:t xml:space="preserve"> Truly, she wouldn’t know how to tend</w:t>
      </w:r>
      <w:ins w:id="10254" w:author="Daisy Watt" w:date="2026-06-22T13:07:00Z" w16du:dateUtc="2026-06-22T11:07:00Z">
        <w:r w:rsidR="00860B8E">
          <w:rPr>
            <w:rFonts w:ascii="Cambria" w:hAnsi="Cambria"/>
            <w:sz w:val="28"/>
            <w:szCs w:val="28"/>
          </w:rPr>
          <w:t xml:space="preserve"> </w:t>
        </w:r>
        <w:r w:rsidR="0034273E">
          <w:rPr>
            <w:rFonts w:ascii="Cambria" w:hAnsi="Cambria"/>
            <w:sz w:val="28"/>
            <w:szCs w:val="28"/>
          </w:rPr>
          <w:t>to</w:t>
        </w:r>
      </w:ins>
      <w:r w:rsidR="00860B8E">
        <w:rPr>
          <w:rFonts w:ascii="Cambria" w:hAnsi="Cambria"/>
          <w:sz w:val="28"/>
          <w:szCs w:val="28"/>
        </w:rPr>
        <w:t xml:space="preserve"> any plant if it gave her personal instructions, but she was damned if </w:t>
      </w:r>
      <w:ins w:id="10255" w:author="Claire S" w:date="2026-05-12T10:01:00Z" w16du:dateUtc="2026-05-12T09:01:00Z">
        <w:r w:rsidR="00510B0B">
          <w:rPr>
            <w:rFonts w:ascii="Cambria" w:hAnsi="Cambria"/>
            <w:sz w:val="28"/>
            <w:szCs w:val="28"/>
          </w:rPr>
          <w:t xml:space="preserve">she let </w:t>
        </w:r>
      </w:ins>
      <w:r w:rsidR="00860B8E">
        <w:rPr>
          <w:rFonts w:ascii="Cambria" w:hAnsi="Cambria"/>
          <w:sz w:val="28"/>
          <w:szCs w:val="28"/>
        </w:rPr>
        <w:t xml:space="preserve">this </w:t>
      </w:r>
      <w:r w:rsidR="0032794F">
        <w:rPr>
          <w:rFonts w:ascii="Cambria" w:hAnsi="Cambria"/>
          <w:sz w:val="28"/>
          <w:szCs w:val="28"/>
        </w:rPr>
        <w:t>detective person</w:t>
      </w:r>
      <w:r w:rsidR="00860B8E">
        <w:rPr>
          <w:rFonts w:ascii="Cambria" w:hAnsi="Cambria"/>
          <w:sz w:val="28"/>
          <w:szCs w:val="28"/>
        </w:rPr>
        <w:t xml:space="preserve"> </w:t>
      </w:r>
      <w:del w:id="10256" w:author="Claire S" w:date="2026-05-12T10:02:00Z" w16du:dateUtc="2026-05-12T09:02:00Z">
        <w:r w:rsidR="00860B8E" w:rsidDel="00510B0B">
          <w:rPr>
            <w:rFonts w:ascii="Cambria" w:hAnsi="Cambria"/>
            <w:sz w:val="28"/>
            <w:szCs w:val="28"/>
          </w:rPr>
          <w:delText xml:space="preserve">would </w:delText>
        </w:r>
      </w:del>
      <w:del w:id="10257" w:author="Claire S" w:date="2026-05-12T10:01:00Z" w16du:dateUtc="2026-05-12T09:01:00Z">
        <w:r w:rsidR="00860B8E" w:rsidDel="00510B0B">
          <w:rPr>
            <w:rFonts w:ascii="Cambria" w:hAnsi="Cambria"/>
            <w:sz w:val="28"/>
            <w:szCs w:val="28"/>
          </w:rPr>
          <w:delText>make a fool of her</w:delText>
        </w:r>
      </w:del>
      <w:ins w:id="10258" w:author="Claire S" w:date="2026-05-12T10:02:00Z" w16du:dateUtc="2026-05-12T09:02:00Z">
        <w:r w:rsidR="00510B0B">
          <w:rPr>
            <w:rFonts w:ascii="Cambria" w:hAnsi="Cambria"/>
            <w:sz w:val="28"/>
            <w:szCs w:val="28"/>
          </w:rPr>
          <w:t>know;</w:t>
        </w:r>
      </w:ins>
      <w:del w:id="10259" w:author="Claire S" w:date="2026-05-12T10:02:00Z" w16du:dateUtc="2026-05-12T09:02:00Z">
        <w:r w:rsidR="00860B8E" w:rsidDel="00510B0B">
          <w:rPr>
            <w:rFonts w:ascii="Cambria" w:hAnsi="Cambria"/>
            <w:sz w:val="28"/>
            <w:szCs w:val="28"/>
          </w:rPr>
          <w:delText>.</w:delText>
        </w:r>
      </w:del>
      <w:ins w:id="10260" w:author="Claire S" w:date="2026-05-12T10:01:00Z" w16du:dateUtc="2026-05-12T09:01:00Z">
        <w:r w:rsidR="00510B0B">
          <w:rPr>
            <w:rFonts w:ascii="Cambria" w:hAnsi="Cambria"/>
            <w:sz w:val="28"/>
            <w:szCs w:val="28"/>
          </w:rPr>
          <w:t xml:space="preserve"> </w:t>
        </w:r>
      </w:ins>
      <w:ins w:id="10261" w:author="Claire S" w:date="2026-05-12T10:02:00Z" w16du:dateUtc="2026-05-12T09:02:00Z">
        <w:r w:rsidR="00510B0B">
          <w:rPr>
            <w:rFonts w:ascii="Cambria" w:hAnsi="Cambria"/>
            <w:sz w:val="28"/>
            <w:szCs w:val="28"/>
          </w:rPr>
          <w:t>s</w:t>
        </w:r>
      </w:ins>
      <w:ins w:id="10262" w:author="Claire S" w:date="2026-05-12T10:01:00Z" w16du:dateUtc="2026-05-12T09:01:00Z">
        <w:r w:rsidR="00510B0B">
          <w:rPr>
            <w:rFonts w:ascii="Cambria" w:hAnsi="Cambria"/>
            <w:sz w:val="28"/>
            <w:szCs w:val="28"/>
          </w:rPr>
          <w:t>he had a good impression to maintain.</w:t>
        </w:r>
      </w:ins>
    </w:p>
    <w:p w14:paraId="5003BBBC" w14:textId="18F1E665" w:rsidR="00A2740F" w:rsidRDefault="00132DE6" w:rsidP="00A2740F">
      <w:pPr>
        <w:spacing w:line="360" w:lineRule="auto"/>
        <w:ind w:firstLine="720"/>
        <w:contextualSpacing/>
        <w:rPr>
          <w:rFonts w:ascii="Cambria" w:hAnsi="Cambria"/>
          <w:sz w:val="28"/>
          <w:szCs w:val="28"/>
        </w:rPr>
      </w:pPr>
      <w:r>
        <w:rPr>
          <w:rFonts w:ascii="Cambria" w:hAnsi="Cambria"/>
          <w:sz w:val="28"/>
          <w:szCs w:val="28"/>
        </w:rPr>
        <w:t>The policeman lean</w:t>
      </w:r>
      <w:ins w:id="10263" w:author="Daisy Watt" w:date="2026-06-16T17:31:00Z" w16du:dateUtc="2026-06-16T16:31:00Z">
        <w:r w:rsidR="00051F4B">
          <w:rPr>
            <w:rFonts w:ascii="Cambria" w:hAnsi="Cambria"/>
            <w:sz w:val="28"/>
            <w:szCs w:val="28"/>
          </w:rPr>
          <w:t>ed</w:t>
        </w:r>
      </w:ins>
      <w:del w:id="10264" w:author="Daisy Watt" w:date="2026-06-16T17:31:00Z" w16du:dateUtc="2026-06-16T16:31:00Z">
        <w:r w:rsidDel="00051F4B">
          <w:rPr>
            <w:rFonts w:ascii="Cambria" w:hAnsi="Cambria"/>
            <w:sz w:val="28"/>
            <w:szCs w:val="28"/>
          </w:rPr>
          <w:delText>t</w:delText>
        </w:r>
      </w:del>
      <w:r>
        <w:rPr>
          <w:rFonts w:ascii="Cambria" w:hAnsi="Cambria"/>
          <w:sz w:val="28"/>
          <w:szCs w:val="28"/>
        </w:rPr>
        <w:t xml:space="preserve"> over</w:t>
      </w:r>
      <w:ins w:id="10265" w:author="Daisy Watt" w:date="2026-06-22T13:07:00Z" w16du:dateUtc="2026-06-22T11:07:00Z">
        <w:r>
          <w:rPr>
            <w:rFonts w:ascii="Cambria" w:hAnsi="Cambria"/>
            <w:sz w:val="28"/>
            <w:szCs w:val="28"/>
          </w:rPr>
          <w:t xml:space="preserve"> </w:t>
        </w:r>
        <w:r w:rsidR="00C90B3E">
          <w:rPr>
            <w:rFonts w:ascii="Cambria" w:hAnsi="Cambria"/>
            <w:sz w:val="28"/>
            <w:szCs w:val="28"/>
          </w:rPr>
          <w:t xml:space="preserve">the trug </w:t>
        </w:r>
      </w:ins>
      <w:del w:id="10266" w:author="Daisy Watt" w:date="2026-06-22T13:07:00Z" w16du:dateUtc="2026-06-22T11:07:00Z">
        <w:r w:rsidDel="00C90B3E">
          <w:rPr>
            <w:rFonts w:ascii="Cambria" w:hAnsi="Cambria"/>
            <w:sz w:val="28"/>
            <w:szCs w:val="28"/>
          </w:rPr>
          <w:delText xml:space="preserve"> </w:delText>
        </w:r>
      </w:del>
      <w:r>
        <w:rPr>
          <w:rFonts w:ascii="Cambria" w:hAnsi="Cambria"/>
          <w:sz w:val="28"/>
          <w:szCs w:val="28"/>
        </w:rPr>
        <w:t>and</w:t>
      </w:r>
      <w:r w:rsidR="00A2740F">
        <w:rPr>
          <w:rFonts w:ascii="Cambria" w:hAnsi="Cambria"/>
          <w:sz w:val="28"/>
          <w:szCs w:val="28"/>
        </w:rPr>
        <w:t>,</w:t>
      </w:r>
      <w:r>
        <w:rPr>
          <w:rFonts w:ascii="Cambria" w:hAnsi="Cambria"/>
          <w:sz w:val="28"/>
          <w:szCs w:val="28"/>
        </w:rPr>
        <w:t xml:space="preserve"> </w:t>
      </w:r>
      <w:del w:id="10267" w:author="Claire S" w:date="2026-05-12T10:02:00Z" w16du:dateUtc="2026-05-12T09:02:00Z">
        <w:r w:rsidR="00514CB2" w:rsidDel="00ED460B">
          <w:rPr>
            <w:rFonts w:ascii="Cambria" w:hAnsi="Cambria"/>
            <w:sz w:val="28"/>
            <w:szCs w:val="28"/>
          </w:rPr>
          <w:delText xml:space="preserve">placing </w:delText>
        </w:r>
      </w:del>
      <w:ins w:id="10268" w:author="Claire S" w:date="2026-05-12T10:02:00Z" w16du:dateUtc="2026-05-12T09:02:00Z">
        <w:r w:rsidR="00ED460B">
          <w:rPr>
            <w:rFonts w:ascii="Cambria" w:hAnsi="Cambria"/>
            <w:sz w:val="28"/>
            <w:szCs w:val="28"/>
          </w:rPr>
          <w:t xml:space="preserve">wrapping </w:t>
        </w:r>
      </w:ins>
      <w:r w:rsidR="00514CB2">
        <w:rPr>
          <w:rFonts w:ascii="Cambria" w:hAnsi="Cambria"/>
          <w:sz w:val="28"/>
          <w:szCs w:val="28"/>
        </w:rPr>
        <w:t xml:space="preserve">a tissue </w:t>
      </w:r>
      <w:del w:id="10269" w:author="Claire S" w:date="2026-05-12T10:02:00Z" w16du:dateUtc="2026-05-12T09:02:00Z">
        <w:r w:rsidR="00A2740F" w:rsidDel="00ED460B">
          <w:rPr>
            <w:rFonts w:ascii="Cambria" w:hAnsi="Cambria"/>
            <w:sz w:val="28"/>
            <w:szCs w:val="28"/>
          </w:rPr>
          <w:delText xml:space="preserve">over </w:delText>
        </w:r>
      </w:del>
      <w:ins w:id="10270" w:author="Claire S" w:date="2026-05-12T10:02:00Z" w16du:dateUtc="2026-05-12T09:02:00Z">
        <w:r w:rsidR="00ED460B">
          <w:rPr>
            <w:rFonts w:ascii="Cambria" w:hAnsi="Cambria"/>
            <w:sz w:val="28"/>
            <w:szCs w:val="28"/>
          </w:rPr>
          <w:t xml:space="preserve">round </w:t>
        </w:r>
      </w:ins>
      <w:r w:rsidR="00A2740F">
        <w:rPr>
          <w:rFonts w:ascii="Cambria" w:hAnsi="Cambria"/>
          <w:sz w:val="28"/>
          <w:szCs w:val="28"/>
        </w:rPr>
        <w:t xml:space="preserve">his </w:t>
      </w:r>
      <w:ins w:id="10271" w:author="Claire S" w:date="2026-05-27T15:03:00Z" w16du:dateUtc="2026-05-27T14:03:00Z">
        <w:r w:rsidR="005E58C3">
          <w:rPr>
            <w:rFonts w:ascii="Cambria" w:hAnsi="Cambria"/>
            <w:sz w:val="28"/>
            <w:szCs w:val="28"/>
          </w:rPr>
          <w:t xml:space="preserve">own </w:t>
        </w:r>
      </w:ins>
      <w:r w:rsidR="00A2740F">
        <w:rPr>
          <w:rFonts w:ascii="Cambria" w:hAnsi="Cambria"/>
          <w:sz w:val="28"/>
          <w:szCs w:val="28"/>
        </w:rPr>
        <w:t>fingers,</w:t>
      </w:r>
      <w:r w:rsidR="00514CB2">
        <w:rPr>
          <w:rFonts w:ascii="Cambria" w:hAnsi="Cambria"/>
          <w:sz w:val="28"/>
          <w:szCs w:val="28"/>
        </w:rPr>
        <w:t xml:space="preserve"> </w:t>
      </w:r>
      <w:r>
        <w:rPr>
          <w:rFonts w:ascii="Cambria" w:hAnsi="Cambria"/>
          <w:sz w:val="28"/>
          <w:szCs w:val="28"/>
        </w:rPr>
        <w:t>swiped something</w:t>
      </w:r>
      <w:ins w:id="10272" w:author="Claire S" w:date="2026-05-27T15:03:00Z" w16du:dateUtc="2026-05-27T14:03:00Z">
        <w:r w:rsidR="0086261C">
          <w:rPr>
            <w:rFonts w:ascii="Cambria" w:hAnsi="Cambria"/>
            <w:sz w:val="28"/>
            <w:szCs w:val="28"/>
          </w:rPr>
          <w:t xml:space="preserve"> </w:t>
        </w:r>
      </w:ins>
      <w:del w:id="10273" w:author="Claire S" w:date="2026-05-27T15:03:00Z" w16du:dateUtc="2026-05-27T14:03:00Z">
        <w:r w:rsidDel="0086261C">
          <w:rPr>
            <w:rFonts w:ascii="Cambria" w:hAnsi="Cambria"/>
            <w:sz w:val="28"/>
            <w:szCs w:val="28"/>
          </w:rPr>
          <w:delText xml:space="preserve"> out o</w:delText>
        </w:r>
      </w:del>
      <w:r>
        <w:rPr>
          <w:rFonts w:ascii="Cambria" w:hAnsi="Cambria"/>
          <w:sz w:val="28"/>
          <w:szCs w:val="28"/>
        </w:rPr>
        <w:t>f</w:t>
      </w:r>
      <w:ins w:id="10274" w:author="Claire S" w:date="2026-05-27T15:03:00Z" w16du:dateUtc="2026-05-27T14:03:00Z">
        <w:r w:rsidR="0086261C">
          <w:rPr>
            <w:rFonts w:ascii="Cambria" w:hAnsi="Cambria"/>
            <w:sz w:val="28"/>
            <w:szCs w:val="28"/>
          </w:rPr>
          <w:t>rom</w:t>
        </w:r>
      </w:ins>
      <w:r>
        <w:rPr>
          <w:rFonts w:ascii="Cambria" w:hAnsi="Cambria"/>
          <w:sz w:val="28"/>
          <w:szCs w:val="28"/>
        </w:rPr>
        <w:t xml:space="preserve"> </w:t>
      </w:r>
      <w:del w:id="10275" w:author="Daisy Watt" w:date="2026-06-22T13:08:00Z" w16du:dateUtc="2026-06-22T11:08:00Z">
        <w:r>
          <w:rPr>
            <w:rFonts w:ascii="Cambria" w:hAnsi="Cambria"/>
            <w:sz w:val="28"/>
            <w:szCs w:val="28"/>
          </w:rPr>
          <w:delText>the trug</w:delText>
        </w:r>
      </w:del>
      <w:ins w:id="10276" w:author="Daisy Watt" w:date="2026-06-22T13:08:00Z" w16du:dateUtc="2026-06-22T11:08:00Z">
        <w:r w:rsidR="00CB30EF">
          <w:rPr>
            <w:rFonts w:ascii="Cambria" w:hAnsi="Cambria"/>
            <w:sz w:val="28"/>
            <w:szCs w:val="28"/>
          </w:rPr>
          <w:t>inside</w:t>
        </w:r>
      </w:ins>
      <w:r w:rsidR="00514CB2">
        <w:rPr>
          <w:rFonts w:ascii="Cambria" w:hAnsi="Cambria"/>
          <w:sz w:val="28"/>
          <w:szCs w:val="28"/>
        </w:rPr>
        <w:t xml:space="preserve">. </w:t>
      </w:r>
      <w:del w:id="10277" w:author="Claire S" w:date="2026-07-23T13:53:00Z" w16du:dateUtc="2026-07-23T12:53:00Z">
        <w:r w:rsidR="00514CB2" w:rsidDel="004562A3">
          <w:rPr>
            <w:rFonts w:ascii="Cambria" w:hAnsi="Cambria"/>
            <w:sz w:val="28"/>
            <w:szCs w:val="28"/>
          </w:rPr>
          <w:delText xml:space="preserve"> </w:delText>
        </w:r>
      </w:del>
      <w:r w:rsidR="00514CB2">
        <w:rPr>
          <w:rFonts w:ascii="Cambria" w:hAnsi="Cambria"/>
          <w:sz w:val="28"/>
          <w:szCs w:val="28"/>
        </w:rPr>
        <w:t>H</w:t>
      </w:r>
      <w:r>
        <w:rPr>
          <w:rFonts w:ascii="Cambria" w:hAnsi="Cambria"/>
          <w:sz w:val="28"/>
          <w:szCs w:val="28"/>
        </w:rPr>
        <w:t xml:space="preserve">e studied </w:t>
      </w:r>
      <w:r w:rsidR="00514CB2">
        <w:rPr>
          <w:rFonts w:ascii="Cambria" w:hAnsi="Cambria"/>
          <w:sz w:val="28"/>
          <w:szCs w:val="28"/>
        </w:rPr>
        <w:t xml:space="preserve">it </w:t>
      </w:r>
      <w:r>
        <w:rPr>
          <w:rFonts w:ascii="Cambria" w:hAnsi="Cambria"/>
          <w:sz w:val="28"/>
          <w:szCs w:val="28"/>
        </w:rPr>
        <w:t>for a minute</w:t>
      </w:r>
      <w:r w:rsidR="00733E7B">
        <w:rPr>
          <w:rFonts w:ascii="Cambria" w:hAnsi="Cambria"/>
          <w:sz w:val="28"/>
          <w:szCs w:val="28"/>
        </w:rPr>
        <w:t>,</w:t>
      </w:r>
      <w:r>
        <w:rPr>
          <w:rFonts w:ascii="Cambria" w:hAnsi="Cambria"/>
          <w:sz w:val="28"/>
          <w:szCs w:val="28"/>
        </w:rPr>
        <w:t xml:space="preserve"> before striding back, holding the object </w:t>
      </w:r>
      <w:r w:rsidR="00514CB2">
        <w:rPr>
          <w:rFonts w:ascii="Cambria" w:hAnsi="Cambria"/>
          <w:sz w:val="28"/>
          <w:szCs w:val="28"/>
        </w:rPr>
        <w:t xml:space="preserve">between two fingers </w:t>
      </w:r>
      <w:r w:rsidRPr="00BB6249">
        <w:rPr>
          <w:rFonts w:ascii="Cambria" w:hAnsi="Cambria"/>
          <w:sz w:val="28"/>
          <w:szCs w:val="28"/>
        </w:rPr>
        <w:t>like a small trophy</w:t>
      </w:r>
      <w:r w:rsidR="00A2740F" w:rsidRPr="00BB6249">
        <w:rPr>
          <w:rFonts w:ascii="Cambria" w:hAnsi="Cambria"/>
          <w:sz w:val="28"/>
          <w:szCs w:val="28"/>
        </w:rPr>
        <w:t>.</w:t>
      </w:r>
    </w:p>
    <w:p w14:paraId="17BC7826" w14:textId="58A1009F" w:rsidR="00132DE6" w:rsidRDefault="00132DE6" w:rsidP="00E33F6E">
      <w:pPr>
        <w:spacing w:line="360" w:lineRule="auto"/>
        <w:ind w:firstLine="720"/>
        <w:contextualSpacing/>
        <w:rPr>
          <w:rFonts w:ascii="Cambria" w:hAnsi="Cambria"/>
          <w:sz w:val="28"/>
          <w:szCs w:val="28"/>
        </w:rPr>
      </w:pPr>
      <w:r>
        <w:rPr>
          <w:rFonts w:ascii="Cambria" w:hAnsi="Cambria"/>
          <w:sz w:val="28"/>
          <w:szCs w:val="28"/>
        </w:rPr>
        <w:t xml:space="preserve">Savannah </w:t>
      </w:r>
      <w:r w:rsidR="00A2740F">
        <w:rPr>
          <w:rFonts w:ascii="Cambria" w:hAnsi="Cambria"/>
          <w:sz w:val="28"/>
          <w:szCs w:val="28"/>
        </w:rPr>
        <w:t xml:space="preserve">could see </w:t>
      </w:r>
      <w:r>
        <w:rPr>
          <w:rFonts w:ascii="Cambria" w:hAnsi="Cambria"/>
          <w:sz w:val="28"/>
          <w:szCs w:val="28"/>
        </w:rPr>
        <w:t>it was a roll of garden</w:t>
      </w:r>
      <w:ins w:id="10278" w:author="Daisy Watt" w:date="2026-06-22T12:57:00Z" w16du:dateUtc="2026-06-22T10:57:00Z">
        <w:r w:rsidR="00666C2A">
          <w:rPr>
            <w:rFonts w:ascii="Cambria" w:hAnsi="Cambria"/>
            <w:sz w:val="28"/>
            <w:szCs w:val="28"/>
          </w:rPr>
          <w:t xml:space="preserve"> </w:t>
        </w:r>
      </w:ins>
      <w:del w:id="10279" w:author="Daisy Watt" w:date="2026-06-22T12:57:00Z" w16du:dateUtc="2026-06-22T10:57:00Z">
        <w:r>
          <w:rPr>
            <w:rFonts w:ascii="Cambria" w:hAnsi="Cambria"/>
            <w:sz w:val="28"/>
            <w:szCs w:val="28"/>
          </w:rPr>
          <w:delText>-</w:delText>
        </w:r>
      </w:del>
      <w:del w:id="10280" w:author="Claire S" w:date="2026-05-21T15:29:00Z" w16du:dateUtc="2026-05-21T14:29:00Z">
        <w:r w:rsidDel="00E33F6E">
          <w:rPr>
            <w:rFonts w:ascii="Cambria" w:hAnsi="Cambria"/>
            <w:sz w:val="28"/>
            <w:szCs w:val="28"/>
          </w:rPr>
          <w:delText>wire</w:delText>
        </w:r>
      </w:del>
      <w:ins w:id="10281" w:author="Claire S" w:date="2026-05-21T15:29:00Z" w16du:dateUtc="2026-05-21T14:29:00Z">
        <w:r w:rsidR="00E33F6E">
          <w:rPr>
            <w:rFonts w:ascii="Cambria" w:hAnsi="Cambria"/>
            <w:sz w:val="28"/>
            <w:szCs w:val="28"/>
          </w:rPr>
          <w:t>wire</w:t>
        </w:r>
      </w:ins>
      <w:r>
        <w:rPr>
          <w:rFonts w:ascii="Cambria" w:hAnsi="Cambria"/>
          <w:sz w:val="28"/>
          <w:szCs w:val="28"/>
        </w:rPr>
        <w:t>, bought by her gardener</w:t>
      </w:r>
      <w:del w:id="10282" w:author="Claire S" w:date="2026-05-27T15:04:00Z" w16du:dateUtc="2026-05-27T14:04:00Z">
        <w:r w:rsidDel="0086261C">
          <w:rPr>
            <w:rFonts w:ascii="Cambria" w:hAnsi="Cambria"/>
            <w:sz w:val="28"/>
            <w:szCs w:val="28"/>
          </w:rPr>
          <w:delText xml:space="preserve"> Roy</w:delText>
        </w:r>
      </w:del>
      <w:r>
        <w:rPr>
          <w:rFonts w:ascii="Cambria" w:hAnsi="Cambria"/>
          <w:sz w:val="28"/>
          <w:szCs w:val="28"/>
        </w:rPr>
        <w:t xml:space="preserve">; probably to tie up the wild roses she was so partial to. </w:t>
      </w:r>
    </w:p>
    <w:p w14:paraId="345A0CB7" w14:textId="6E0AC2B3" w:rsidR="00132DE6" w:rsidRDefault="00132DE6" w:rsidP="00132DE6">
      <w:pPr>
        <w:spacing w:line="360" w:lineRule="auto"/>
        <w:ind w:firstLine="720"/>
        <w:contextualSpacing/>
        <w:rPr>
          <w:rFonts w:ascii="Cambria" w:hAnsi="Cambria"/>
          <w:sz w:val="28"/>
          <w:szCs w:val="28"/>
        </w:rPr>
      </w:pPr>
      <w:r>
        <w:rPr>
          <w:rFonts w:ascii="Cambria" w:hAnsi="Cambria"/>
          <w:sz w:val="28"/>
          <w:szCs w:val="28"/>
        </w:rPr>
        <w:t>‘And this</w:t>
      </w:r>
      <w:ins w:id="10283" w:author="Claire S" w:date="2026-07-23T13:53:00Z" w16du:dateUtc="2026-07-23T12:53:00Z">
        <w:r w:rsidR="004562A3">
          <w:rPr>
            <w:rFonts w:ascii="Cambria" w:hAnsi="Cambria"/>
            <w:sz w:val="28"/>
            <w:szCs w:val="28"/>
          </w:rPr>
          <w:t xml:space="preserve"> is yours too</w:t>
        </w:r>
      </w:ins>
      <w:r>
        <w:rPr>
          <w:rFonts w:ascii="Cambria" w:hAnsi="Cambria"/>
          <w:sz w:val="28"/>
          <w:szCs w:val="28"/>
        </w:rPr>
        <w:t>?’</w:t>
      </w:r>
    </w:p>
    <w:p w14:paraId="7DA6AA2F" w14:textId="04BD85AA" w:rsidR="00132DE6" w:rsidRDefault="00132DE6" w:rsidP="00132DE6">
      <w:pPr>
        <w:spacing w:line="360" w:lineRule="auto"/>
        <w:ind w:firstLine="720"/>
        <w:contextualSpacing/>
        <w:rPr>
          <w:rFonts w:ascii="Cambria" w:hAnsi="Cambria"/>
          <w:sz w:val="28"/>
          <w:szCs w:val="28"/>
        </w:rPr>
      </w:pPr>
      <w:r>
        <w:rPr>
          <w:rFonts w:ascii="Cambria" w:hAnsi="Cambria"/>
          <w:sz w:val="28"/>
          <w:szCs w:val="28"/>
        </w:rPr>
        <w:t>‘Sure.’ Savannah felt like she was sleepwalking into dangerous waters. ‘I use it to bind the roses up when they get too heavy.’</w:t>
      </w:r>
    </w:p>
    <w:p w14:paraId="7DDBC7E1" w14:textId="77777777" w:rsidR="00132DE6" w:rsidRDefault="00132DE6" w:rsidP="00132DE6">
      <w:pPr>
        <w:spacing w:line="360" w:lineRule="auto"/>
        <w:ind w:firstLine="720"/>
        <w:contextualSpacing/>
        <w:rPr>
          <w:rFonts w:ascii="Cambria" w:hAnsi="Cambria"/>
          <w:sz w:val="28"/>
          <w:szCs w:val="28"/>
        </w:rPr>
      </w:pPr>
      <w:r>
        <w:rPr>
          <w:rFonts w:ascii="Cambria" w:hAnsi="Cambria"/>
          <w:sz w:val="28"/>
          <w:szCs w:val="28"/>
        </w:rPr>
        <w:t xml:space="preserve">‘Bind them up?’ Blond boy smirked at her. </w:t>
      </w:r>
    </w:p>
    <w:p w14:paraId="738FF7D9" w14:textId="559AA063" w:rsidR="00132DE6" w:rsidRDefault="00132DE6" w:rsidP="00132DE6">
      <w:pPr>
        <w:spacing w:line="360" w:lineRule="auto"/>
        <w:ind w:firstLine="720"/>
        <w:contextualSpacing/>
        <w:rPr>
          <w:rFonts w:ascii="Cambria" w:hAnsi="Cambria"/>
          <w:sz w:val="28"/>
          <w:szCs w:val="28"/>
        </w:rPr>
      </w:pPr>
      <w:r>
        <w:rPr>
          <w:rFonts w:ascii="Cambria" w:hAnsi="Cambria"/>
          <w:sz w:val="28"/>
          <w:szCs w:val="28"/>
        </w:rPr>
        <w:t>‘</w:t>
      </w:r>
      <w:r w:rsidR="003B35D5">
        <w:rPr>
          <w:rFonts w:ascii="Cambria" w:hAnsi="Cambria"/>
          <w:sz w:val="28"/>
          <w:szCs w:val="28"/>
        </w:rPr>
        <w:t>Very i</w:t>
      </w:r>
      <w:r>
        <w:rPr>
          <w:rFonts w:ascii="Cambria" w:hAnsi="Cambria"/>
          <w:sz w:val="28"/>
          <w:szCs w:val="28"/>
        </w:rPr>
        <w:t>nteresting</w:t>
      </w:r>
      <w:del w:id="10284" w:author="Daisy Watt" w:date="2026-06-22T12:57:00Z" w16du:dateUtc="2026-06-22T10:57:00Z">
        <w:r>
          <w:rPr>
            <w:rFonts w:ascii="Cambria" w:hAnsi="Cambria"/>
            <w:sz w:val="28"/>
            <w:szCs w:val="28"/>
          </w:rPr>
          <w:delText>,</w:delText>
        </w:r>
      </w:del>
      <w:ins w:id="10285" w:author="Daisy Watt" w:date="2026-06-22T12:57:00Z" w16du:dateUtc="2026-06-22T10:57:00Z">
        <w:r w:rsidR="00B64707">
          <w:rPr>
            <w:rFonts w:ascii="Cambria" w:hAnsi="Cambria"/>
            <w:sz w:val="28"/>
            <w:szCs w:val="28"/>
          </w:rPr>
          <w:t>.</w:t>
        </w:r>
      </w:ins>
      <w:r>
        <w:rPr>
          <w:rFonts w:ascii="Cambria" w:hAnsi="Cambria"/>
          <w:sz w:val="28"/>
          <w:szCs w:val="28"/>
        </w:rPr>
        <w:t xml:space="preserve">’ DS </w:t>
      </w:r>
      <w:r w:rsidR="003F46AD" w:rsidRPr="004562A3">
        <w:rPr>
          <w:rFonts w:ascii="Cambria" w:hAnsi="Cambria"/>
          <w:sz w:val="28"/>
          <w:szCs w:val="28"/>
        </w:rPr>
        <w:t>Addo</w:t>
      </w:r>
      <w:r w:rsidRPr="004562A3">
        <w:rPr>
          <w:rFonts w:ascii="Cambria" w:hAnsi="Cambria"/>
          <w:sz w:val="28"/>
          <w:szCs w:val="28"/>
        </w:rPr>
        <w:t xml:space="preserve"> </w:t>
      </w:r>
      <w:del w:id="10286" w:author="Daisy Watt" w:date="2026-06-22T13:08:00Z" w16du:dateUtc="2026-06-22T11:08:00Z">
        <w:r w:rsidRPr="004562A3">
          <w:rPr>
            <w:rFonts w:ascii="Cambria" w:hAnsi="Cambria"/>
            <w:sz w:val="28"/>
            <w:szCs w:val="28"/>
          </w:rPr>
          <w:delText>looked triumphant</w:delText>
        </w:r>
      </w:del>
      <w:ins w:id="10287" w:author="Daisy Watt" w:date="2026-06-22T13:08:00Z" w16du:dateUtc="2026-06-22T11:08:00Z">
        <w:r w:rsidR="00720882" w:rsidRPr="004562A3">
          <w:rPr>
            <w:rFonts w:ascii="Cambria" w:hAnsi="Cambria"/>
            <w:sz w:val="28"/>
            <w:szCs w:val="28"/>
            <w:rPrChange w:id="10288" w:author="Claire S" w:date="2026-07-23T13:54:00Z" w16du:dateUtc="2026-07-23T12:54:00Z">
              <w:rPr>
                <w:rFonts w:ascii="Cambria" w:hAnsi="Cambria"/>
                <w:sz w:val="28"/>
                <w:szCs w:val="28"/>
                <w:highlight w:val="yellow"/>
              </w:rPr>
            </w:rPrChange>
          </w:rPr>
          <w:t>s</w:t>
        </w:r>
        <w:r w:rsidR="00720882" w:rsidRPr="004562A3">
          <w:rPr>
            <w:rFonts w:ascii="Cambria" w:hAnsi="Cambria"/>
            <w:sz w:val="28"/>
            <w:szCs w:val="28"/>
          </w:rPr>
          <w:t>a</w:t>
        </w:r>
        <w:r w:rsidR="00720882">
          <w:rPr>
            <w:rFonts w:ascii="Cambria" w:hAnsi="Cambria"/>
            <w:sz w:val="28"/>
            <w:szCs w:val="28"/>
          </w:rPr>
          <w:t>id</w:t>
        </w:r>
      </w:ins>
      <w:r>
        <w:rPr>
          <w:rFonts w:ascii="Cambria" w:hAnsi="Cambria"/>
          <w:sz w:val="28"/>
          <w:szCs w:val="28"/>
        </w:rPr>
        <w:t>. ‘</w:t>
      </w:r>
      <w:del w:id="10289" w:author="Claire S" w:date="2026-05-12T10:03:00Z" w16du:dateUtc="2026-05-12T09:03:00Z">
        <w:r w:rsidR="003B35D5" w:rsidDel="00C04EED">
          <w:rPr>
            <w:rFonts w:ascii="Cambria" w:hAnsi="Cambria"/>
            <w:sz w:val="28"/>
            <w:szCs w:val="28"/>
          </w:rPr>
          <w:delText>I</w:delText>
        </w:r>
        <w:r w:rsidDel="00C04EED">
          <w:rPr>
            <w:rFonts w:ascii="Cambria" w:hAnsi="Cambria"/>
            <w:sz w:val="28"/>
            <w:szCs w:val="28"/>
          </w:rPr>
          <w:delText>f I’m not mistaken</w:delText>
        </w:r>
      </w:del>
      <w:ins w:id="10290" w:author="Claire S" w:date="2026-05-12T10:03:00Z" w16du:dateUtc="2026-05-12T09:03:00Z">
        <w:r w:rsidR="00C04EED">
          <w:rPr>
            <w:rFonts w:ascii="Cambria" w:hAnsi="Cambria"/>
            <w:sz w:val="28"/>
            <w:szCs w:val="28"/>
          </w:rPr>
          <w:t xml:space="preserve">We found a similar roll in your </w:t>
        </w:r>
      </w:ins>
      <w:del w:id="10291" w:author="Claire S" w:date="2026-05-12T10:03:00Z" w16du:dateUtc="2026-05-12T09:03:00Z">
        <w:r w:rsidDel="00C04EED">
          <w:rPr>
            <w:rFonts w:ascii="Cambria" w:hAnsi="Cambria"/>
            <w:sz w:val="28"/>
            <w:szCs w:val="28"/>
          </w:rPr>
          <w:delText xml:space="preserve">, something very much like this - if not this actual roll - was </w:delText>
        </w:r>
        <w:commentRangeStart w:id="10292"/>
        <w:commentRangeStart w:id="10293"/>
        <w:r w:rsidDel="00C04EED">
          <w:rPr>
            <w:rFonts w:ascii="Cambria" w:hAnsi="Cambria"/>
            <w:sz w:val="28"/>
            <w:szCs w:val="28"/>
          </w:rPr>
          <w:delText xml:space="preserve">used to kill your </w:delText>
        </w:r>
      </w:del>
      <w:r>
        <w:rPr>
          <w:rFonts w:ascii="Cambria" w:hAnsi="Cambria"/>
          <w:sz w:val="28"/>
          <w:szCs w:val="28"/>
        </w:rPr>
        <w:t>fiancé</w:t>
      </w:r>
      <w:ins w:id="10294" w:author="Claire S" w:date="2026-05-12T10:03:00Z" w16du:dateUtc="2026-05-12T09:03:00Z">
        <w:r w:rsidR="00C04EED">
          <w:rPr>
            <w:rFonts w:ascii="Cambria" w:hAnsi="Cambria"/>
            <w:sz w:val="28"/>
            <w:szCs w:val="28"/>
          </w:rPr>
          <w:t xml:space="preserve">’s </w:t>
        </w:r>
        <w:r w:rsidR="00C04EED" w:rsidRPr="004562A3">
          <w:rPr>
            <w:rFonts w:ascii="Cambria" w:hAnsi="Cambria"/>
            <w:sz w:val="28"/>
            <w:szCs w:val="28"/>
          </w:rPr>
          <w:t>office</w:t>
        </w:r>
      </w:ins>
      <w:del w:id="10295" w:author="Claire S" w:date="2026-05-12T10:03:00Z" w16du:dateUtc="2026-05-12T09:03:00Z">
        <w:r w:rsidRPr="004562A3" w:rsidDel="00C04EED">
          <w:rPr>
            <w:rFonts w:ascii="Cambria" w:hAnsi="Cambria"/>
            <w:sz w:val="28"/>
            <w:szCs w:val="28"/>
          </w:rPr>
          <w:delText>e</w:delText>
        </w:r>
      </w:del>
      <w:commentRangeEnd w:id="10292"/>
      <w:r w:rsidR="002F73AB" w:rsidRPr="004562A3">
        <w:rPr>
          <w:rStyle w:val="CommentReference"/>
          <w:rFonts w:ascii="Cambria" w:hAnsi="Cambria"/>
          <w:sz w:val="28"/>
          <w:szCs w:val="28"/>
        </w:rPr>
        <w:commentReference w:id="10292"/>
      </w:r>
      <w:commentRangeEnd w:id="10293"/>
      <w:r w:rsidR="00C04EED" w:rsidRPr="004562A3">
        <w:rPr>
          <w:rStyle w:val="CommentReference"/>
          <w:rFonts w:ascii="Cambria" w:hAnsi="Cambria"/>
          <w:sz w:val="28"/>
          <w:szCs w:val="28"/>
        </w:rPr>
        <w:commentReference w:id="10293"/>
      </w:r>
      <w:r w:rsidRPr="004562A3">
        <w:rPr>
          <w:rFonts w:ascii="Cambria" w:hAnsi="Cambria"/>
          <w:sz w:val="28"/>
          <w:szCs w:val="28"/>
        </w:rPr>
        <w:t>.’ His smile was almost smug. ‘</w:t>
      </w:r>
      <w:r>
        <w:rPr>
          <w:rFonts w:ascii="Cambria" w:hAnsi="Cambria"/>
          <w:sz w:val="28"/>
          <w:szCs w:val="28"/>
        </w:rPr>
        <w:t>I’m going to inform you now, M</w:t>
      </w:r>
      <w:del w:id="10296" w:author="Claire S" w:date="2026-05-27T15:04:00Z" w16du:dateUtc="2026-05-27T14:04:00Z">
        <w:r w:rsidDel="0086261C">
          <w:rPr>
            <w:rFonts w:ascii="Cambria" w:hAnsi="Cambria"/>
            <w:sz w:val="28"/>
            <w:szCs w:val="28"/>
          </w:rPr>
          <w:delText>r</w:delText>
        </w:r>
      </w:del>
      <w:r>
        <w:rPr>
          <w:rFonts w:ascii="Cambria" w:hAnsi="Cambria"/>
          <w:sz w:val="28"/>
          <w:szCs w:val="28"/>
        </w:rPr>
        <w:t xml:space="preserve">s </w:t>
      </w:r>
      <w:del w:id="10297" w:author="Claire S" w:date="2026-06-03T19:43:00Z" w16du:dateUtc="2026-06-03T18:43:00Z">
        <w:r w:rsidDel="00574289">
          <w:rPr>
            <w:rFonts w:ascii="Cambria" w:hAnsi="Cambria"/>
            <w:sz w:val="28"/>
            <w:szCs w:val="28"/>
          </w:rPr>
          <w:delText>Wexford-</w:delText>
        </w:r>
      </w:del>
      <w:r>
        <w:rPr>
          <w:rFonts w:ascii="Cambria" w:hAnsi="Cambria"/>
          <w:sz w:val="28"/>
          <w:szCs w:val="28"/>
        </w:rPr>
        <w:t xml:space="preserve">Langley, I’ll be applying for a search warrant as soon as possible. </w:t>
      </w:r>
      <w:r w:rsidRPr="00B620EC">
        <w:rPr>
          <w:rFonts w:ascii="Cambria" w:hAnsi="Cambria"/>
          <w:sz w:val="28"/>
          <w:szCs w:val="28"/>
        </w:rPr>
        <w:t>Unless of course, you let me search the property now</w:t>
      </w:r>
      <w:ins w:id="10298" w:author="Daisy Watt" w:date="2026-06-22T12:58:00Z" w16du:dateUtc="2026-06-22T10:58:00Z">
        <w:r w:rsidR="00C20542" w:rsidRPr="00B620EC">
          <w:rPr>
            <w:rFonts w:ascii="Cambria" w:hAnsi="Cambria"/>
            <w:sz w:val="28"/>
            <w:szCs w:val="28"/>
          </w:rPr>
          <w:t>.</w:t>
        </w:r>
      </w:ins>
      <w:del w:id="10299" w:author="Daisy Watt" w:date="2026-06-22T12:58:00Z" w16du:dateUtc="2026-06-22T10:58:00Z">
        <w:r w:rsidRPr="00B620EC">
          <w:rPr>
            <w:rFonts w:ascii="Cambria" w:hAnsi="Cambria"/>
            <w:sz w:val="28"/>
            <w:szCs w:val="28"/>
          </w:rPr>
          <w:delText xml:space="preserve"> -</w:delText>
        </w:r>
      </w:del>
      <w:r w:rsidRPr="00B620EC">
        <w:rPr>
          <w:rFonts w:ascii="Cambria" w:hAnsi="Cambria"/>
          <w:sz w:val="28"/>
          <w:szCs w:val="28"/>
        </w:rPr>
        <w:t>’</w:t>
      </w:r>
    </w:p>
    <w:p w14:paraId="75243C6F" w14:textId="77777777" w:rsidR="00132DE6" w:rsidRDefault="00132DE6" w:rsidP="00132DE6">
      <w:pPr>
        <w:spacing w:line="360" w:lineRule="auto"/>
        <w:ind w:firstLine="720"/>
        <w:contextualSpacing/>
        <w:rPr>
          <w:rFonts w:ascii="Cambria" w:hAnsi="Cambria"/>
          <w:sz w:val="28"/>
          <w:szCs w:val="28"/>
        </w:rPr>
      </w:pPr>
      <w:r>
        <w:rPr>
          <w:rFonts w:ascii="Cambria" w:hAnsi="Cambria"/>
          <w:sz w:val="28"/>
          <w:szCs w:val="28"/>
        </w:rPr>
        <w:t>‘But I’m not under arrest?’</w:t>
      </w:r>
    </w:p>
    <w:p w14:paraId="0A2F713A" w14:textId="77777777" w:rsidR="00132DE6" w:rsidRDefault="00132DE6" w:rsidP="00132DE6">
      <w:pPr>
        <w:spacing w:line="360" w:lineRule="auto"/>
        <w:ind w:firstLine="720"/>
        <w:contextualSpacing/>
        <w:rPr>
          <w:rFonts w:ascii="Cambria" w:hAnsi="Cambria"/>
          <w:sz w:val="28"/>
          <w:szCs w:val="28"/>
        </w:rPr>
      </w:pPr>
      <w:r>
        <w:rPr>
          <w:rFonts w:ascii="Cambria" w:hAnsi="Cambria"/>
          <w:sz w:val="28"/>
          <w:szCs w:val="28"/>
        </w:rPr>
        <w:t>‘No.’</w:t>
      </w:r>
    </w:p>
    <w:p w14:paraId="6C16C1C3" w14:textId="6DBFD46A" w:rsidR="000D1DED" w:rsidRDefault="00132DE6" w:rsidP="0055611D">
      <w:pPr>
        <w:spacing w:line="360" w:lineRule="auto"/>
        <w:ind w:firstLine="720"/>
        <w:contextualSpacing/>
        <w:rPr>
          <w:ins w:id="10300" w:author="Claire S" w:date="2026-05-21T16:00:00Z" w16du:dateUtc="2026-05-21T15:00:00Z"/>
          <w:rFonts w:ascii="Cambria" w:hAnsi="Cambria"/>
          <w:sz w:val="28"/>
          <w:szCs w:val="28"/>
        </w:rPr>
      </w:pPr>
      <w:r>
        <w:rPr>
          <w:rFonts w:ascii="Cambria" w:hAnsi="Cambria"/>
          <w:sz w:val="28"/>
          <w:szCs w:val="28"/>
        </w:rPr>
        <w:t xml:space="preserve">‘Then </w:t>
      </w:r>
      <w:r w:rsidR="008E4E44">
        <w:rPr>
          <w:rFonts w:ascii="Cambria" w:hAnsi="Cambria"/>
          <w:sz w:val="28"/>
          <w:szCs w:val="28"/>
        </w:rPr>
        <w:t xml:space="preserve">you can put that down, and </w:t>
      </w:r>
      <w:r>
        <w:rPr>
          <w:rFonts w:ascii="Cambria" w:hAnsi="Cambria"/>
          <w:sz w:val="28"/>
          <w:szCs w:val="28"/>
        </w:rPr>
        <w:t xml:space="preserve">I’ll see you out.’ Savannah walked them both to the </w:t>
      </w:r>
      <w:r w:rsidR="00514CB2">
        <w:rPr>
          <w:rFonts w:ascii="Cambria" w:hAnsi="Cambria"/>
          <w:sz w:val="28"/>
          <w:szCs w:val="28"/>
        </w:rPr>
        <w:t xml:space="preserve">front </w:t>
      </w:r>
      <w:r>
        <w:rPr>
          <w:rFonts w:ascii="Cambria" w:hAnsi="Cambria"/>
          <w:sz w:val="28"/>
          <w:szCs w:val="28"/>
        </w:rPr>
        <w:t>door</w:t>
      </w:r>
      <w:r w:rsidR="0055611D">
        <w:rPr>
          <w:rFonts w:ascii="Cambria" w:hAnsi="Cambria"/>
          <w:sz w:val="28"/>
          <w:szCs w:val="28"/>
        </w:rPr>
        <w:t xml:space="preserve">. </w:t>
      </w:r>
      <w:ins w:id="10301" w:author="Claire S" w:date="2026-05-21T16:00:00Z" w16du:dateUtc="2026-05-21T15:00:00Z">
        <w:r w:rsidR="000D1DED">
          <w:rPr>
            <w:rFonts w:ascii="Cambria" w:hAnsi="Cambria"/>
            <w:sz w:val="28"/>
            <w:szCs w:val="28"/>
          </w:rPr>
          <w:t>‘</w:t>
        </w:r>
      </w:ins>
      <w:ins w:id="10302" w:author="Claire S" w:date="2026-05-27T15:04:00Z" w16du:dateUtc="2026-05-27T14:04:00Z">
        <w:r w:rsidR="0086261C">
          <w:rPr>
            <w:rFonts w:ascii="Cambria" w:hAnsi="Cambria"/>
            <w:sz w:val="28"/>
            <w:szCs w:val="28"/>
          </w:rPr>
          <w:t>Oh, and d</w:t>
        </w:r>
      </w:ins>
      <w:ins w:id="10303" w:author="Claire S" w:date="2026-05-21T16:00:00Z" w16du:dateUtc="2026-05-21T15:00:00Z">
        <w:r w:rsidR="000D1DED">
          <w:rPr>
            <w:rFonts w:ascii="Cambria" w:hAnsi="Cambria"/>
            <w:sz w:val="28"/>
            <w:szCs w:val="28"/>
          </w:rPr>
          <w:t>o you have Dex’s phone?’</w:t>
        </w:r>
      </w:ins>
    </w:p>
    <w:p w14:paraId="378373B6" w14:textId="48AFF17B" w:rsidR="000D1DED" w:rsidRDefault="000D1DED" w:rsidP="0055611D">
      <w:pPr>
        <w:spacing w:line="360" w:lineRule="auto"/>
        <w:ind w:firstLine="720"/>
        <w:contextualSpacing/>
        <w:rPr>
          <w:ins w:id="10304" w:author="Claire S" w:date="2026-06-05T11:59:00Z" w16du:dateUtc="2026-06-05T10:59:00Z"/>
          <w:rFonts w:ascii="Cambria" w:hAnsi="Cambria"/>
          <w:sz w:val="28"/>
          <w:szCs w:val="28"/>
        </w:rPr>
      </w:pPr>
      <w:ins w:id="10305" w:author="Claire S" w:date="2026-05-21T16:00:00Z" w16du:dateUtc="2026-05-21T15:00:00Z">
        <w:r>
          <w:rPr>
            <w:rFonts w:ascii="Cambria" w:hAnsi="Cambria"/>
            <w:sz w:val="28"/>
            <w:szCs w:val="28"/>
          </w:rPr>
          <w:t>‘No</w:t>
        </w:r>
        <w:del w:id="10306" w:author="Daisy Watt" w:date="2026-06-22T12:58:00Z" w16du:dateUtc="2026-06-22T10:58:00Z">
          <w:r>
            <w:rPr>
              <w:rFonts w:ascii="Cambria" w:hAnsi="Cambria"/>
              <w:sz w:val="28"/>
              <w:szCs w:val="28"/>
            </w:rPr>
            <w:delText>,</w:delText>
          </w:r>
        </w:del>
      </w:ins>
      <w:ins w:id="10307" w:author="Daisy Watt" w:date="2026-06-22T12:58:00Z" w16du:dateUtc="2026-06-22T10:58:00Z">
        <w:r w:rsidR="00A346EC">
          <w:rPr>
            <w:rFonts w:ascii="Cambria" w:hAnsi="Cambria"/>
            <w:sz w:val="28"/>
            <w:szCs w:val="28"/>
          </w:rPr>
          <w:t>.</w:t>
        </w:r>
      </w:ins>
      <w:ins w:id="10308" w:author="Claire S" w:date="2026-05-27T15:04:00Z" w16du:dateUtc="2026-05-27T14:04:00Z">
        <w:r w:rsidR="0086261C">
          <w:rPr>
            <w:rFonts w:ascii="Cambria" w:hAnsi="Cambria"/>
            <w:sz w:val="28"/>
            <w:szCs w:val="28"/>
          </w:rPr>
          <w:t xml:space="preserve">’ </w:t>
        </w:r>
        <w:del w:id="10309" w:author="Daisy Watt" w:date="2026-06-22T12:58:00Z" w16du:dateUtc="2026-06-22T10:58:00Z">
          <w:r w:rsidR="0086261C" w:rsidDel="00A346EC">
            <w:rPr>
              <w:rFonts w:ascii="Cambria" w:hAnsi="Cambria"/>
              <w:sz w:val="28"/>
              <w:szCs w:val="28"/>
            </w:rPr>
            <w:delText>h</w:delText>
          </w:r>
        </w:del>
      </w:ins>
      <w:ins w:id="10310" w:author="Daisy Watt" w:date="2026-06-22T12:58:00Z" w16du:dateUtc="2026-06-22T10:58:00Z">
        <w:r w:rsidR="00A346EC">
          <w:rPr>
            <w:rFonts w:ascii="Cambria" w:hAnsi="Cambria"/>
            <w:sz w:val="28"/>
            <w:szCs w:val="28"/>
          </w:rPr>
          <w:t>H</w:t>
        </w:r>
      </w:ins>
      <w:ins w:id="10311" w:author="Claire S" w:date="2026-05-27T15:04:00Z" w16du:dateUtc="2026-05-27T14:04:00Z">
        <w:r w:rsidR="0086261C">
          <w:rPr>
            <w:rFonts w:ascii="Cambria" w:hAnsi="Cambria"/>
            <w:sz w:val="28"/>
            <w:szCs w:val="28"/>
          </w:rPr>
          <w:t xml:space="preserve">e </w:t>
        </w:r>
      </w:ins>
      <w:ins w:id="10312" w:author="Claire S" w:date="2026-06-04T10:24:00Z" w16du:dateUtc="2026-06-04T09:24:00Z">
        <w:r w:rsidR="006262F1">
          <w:rPr>
            <w:rFonts w:ascii="Cambria" w:hAnsi="Cambria"/>
            <w:sz w:val="28"/>
            <w:szCs w:val="28"/>
          </w:rPr>
          <w:t>m</w:t>
        </w:r>
        <w:r w:rsidR="006A035D">
          <w:rPr>
            <w:rFonts w:ascii="Cambria" w:hAnsi="Cambria"/>
            <w:sz w:val="28"/>
            <w:szCs w:val="28"/>
          </w:rPr>
          <w:t>et her look</w:t>
        </w:r>
      </w:ins>
      <w:ins w:id="10313" w:author="Claire S" w:date="2026-05-27T15:04:00Z" w16du:dateUtc="2026-05-27T14:04:00Z">
        <w:r w:rsidR="0086261C">
          <w:rPr>
            <w:rFonts w:ascii="Cambria" w:hAnsi="Cambria"/>
            <w:sz w:val="28"/>
            <w:szCs w:val="28"/>
          </w:rPr>
          <w:t>. ‘</w:t>
        </w:r>
      </w:ins>
      <w:ins w:id="10314" w:author="Claire S" w:date="2026-05-21T16:00:00Z" w16du:dateUtc="2026-05-21T15:00:00Z">
        <w:r>
          <w:rPr>
            <w:rFonts w:ascii="Cambria" w:hAnsi="Cambria"/>
            <w:sz w:val="28"/>
            <w:szCs w:val="28"/>
          </w:rPr>
          <w:t>I was going to ask you the same.</w:t>
        </w:r>
      </w:ins>
      <w:ins w:id="10315" w:author="Claire S" w:date="2026-06-04T10:24:00Z" w16du:dateUtc="2026-06-04T09:24:00Z">
        <w:r w:rsidR="006A035D">
          <w:rPr>
            <w:rFonts w:ascii="Cambria" w:hAnsi="Cambria"/>
            <w:sz w:val="28"/>
            <w:szCs w:val="28"/>
          </w:rPr>
          <w:t xml:space="preserve"> And we</w:t>
        </w:r>
      </w:ins>
      <w:ins w:id="10316" w:author="Daisy Watt" w:date="2026-06-22T12:58:00Z" w16du:dateUtc="2026-06-22T10:58:00Z">
        <w:r w:rsidR="00363BBB">
          <w:rPr>
            <w:rFonts w:ascii="Cambria" w:hAnsi="Cambria"/>
            <w:sz w:val="28"/>
            <w:szCs w:val="28"/>
          </w:rPr>
          <w:t xml:space="preserve">’ll need </w:t>
        </w:r>
      </w:ins>
      <w:ins w:id="10317" w:author="Claire S" w:date="2026-06-04T10:24:00Z" w16du:dateUtc="2026-06-04T09:24:00Z">
        <w:del w:id="10318" w:author="Daisy Watt" w:date="2026-06-22T12:58:00Z" w16du:dateUtc="2026-06-22T10:58:00Z">
          <w:r w:rsidR="006A035D">
            <w:rPr>
              <w:rFonts w:ascii="Cambria" w:hAnsi="Cambria"/>
              <w:sz w:val="28"/>
              <w:szCs w:val="28"/>
            </w:rPr>
            <w:delText xml:space="preserve"> are likely to</w:delText>
          </w:r>
        </w:del>
      </w:ins>
      <w:ins w:id="10319" w:author="Claire S" w:date="2026-06-04T10:25:00Z" w16du:dateUtc="2026-06-04T09:25:00Z">
        <w:del w:id="10320" w:author="Daisy Watt" w:date="2026-06-22T12:58:00Z" w16du:dateUtc="2026-06-22T10:58:00Z">
          <w:r w:rsidR="006A035D">
            <w:rPr>
              <w:rFonts w:ascii="Cambria" w:hAnsi="Cambria"/>
              <w:sz w:val="28"/>
              <w:szCs w:val="28"/>
            </w:rPr>
            <w:delText xml:space="preserve"> be back, with a warrant</w:delText>
          </w:r>
        </w:del>
      </w:ins>
      <w:ins w:id="10321" w:author="Claire S" w:date="2026-06-05T12:00:00Z" w16du:dateUtc="2026-06-05T11:00:00Z">
        <w:del w:id="10322" w:author="Daisy Watt" w:date="2026-06-22T12:58:00Z" w16du:dateUtc="2026-06-22T10:58:00Z">
          <w:r w:rsidR="002F0364">
            <w:rPr>
              <w:rFonts w:ascii="Cambria" w:hAnsi="Cambria"/>
              <w:sz w:val="28"/>
              <w:szCs w:val="28"/>
            </w:rPr>
            <w:delText xml:space="preserve"> -</w:delText>
          </w:r>
        </w:del>
      </w:ins>
      <w:ins w:id="10323" w:author="Claire S" w:date="2026-06-04T10:25:00Z" w16du:dateUtc="2026-06-04T09:25:00Z">
        <w:del w:id="10324" w:author="Daisy Watt" w:date="2026-06-22T12:58:00Z" w16du:dateUtc="2026-06-22T10:58:00Z">
          <w:r w:rsidR="006A035D">
            <w:rPr>
              <w:rFonts w:ascii="Cambria" w:hAnsi="Cambria"/>
              <w:sz w:val="28"/>
              <w:szCs w:val="28"/>
            </w:rPr>
            <w:delText xml:space="preserve"> </w:delText>
          </w:r>
        </w:del>
      </w:ins>
      <w:ins w:id="10325" w:author="Claire S" w:date="2026-06-05T12:00:00Z" w16du:dateUtc="2026-06-05T11:00:00Z">
        <w:del w:id="10326" w:author="Daisy Watt" w:date="2026-06-22T12:58:00Z" w16du:dateUtc="2026-06-22T10:58:00Z">
          <w:r w:rsidR="002F0364">
            <w:rPr>
              <w:rFonts w:ascii="Cambria" w:hAnsi="Cambria"/>
              <w:sz w:val="28"/>
              <w:szCs w:val="28"/>
            </w:rPr>
            <w:delText>j</w:delText>
          </w:r>
        </w:del>
      </w:ins>
      <w:ins w:id="10327" w:author="Claire S" w:date="2026-06-04T10:25:00Z" w16du:dateUtc="2026-06-04T09:25:00Z">
        <w:del w:id="10328" w:author="Daisy Watt" w:date="2026-06-22T12:58:00Z" w16du:dateUtc="2026-06-22T10:58:00Z">
          <w:r w:rsidR="006A035D">
            <w:rPr>
              <w:rFonts w:ascii="Cambria" w:hAnsi="Cambria"/>
              <w:sz w:val="28"/>
              <w:szCs w:val="28"/>
            </w:rPr>
            <w:delText>ust to warn you.</w:delText>
          </w:r>
        </w:del>
      </w:ins>
      <w:ins w:id="10329" w:author="Claire S" w:date="2026-06-05T11:59:00Z" w16du:dateUtc="2026-06-05T10:59:00Z">
        <w:del w:id="10330" w:author="Daisy Watt" w:date="2026-06-22T12:58:00Z" w16du:dateUtc="2026-06-22T10:58:00Z">
          <w:r w:rsidR="00885486">
            <w:rPr>
              <w:rFonts w:ascii="Cambria" w:hAnsi="Cambria"/>
              <w:sz w:val="28"/>
              <w:szCs w:val="28"/>
            </w:rPr>
            <w:delText xml:space="preserve"> </w:delText>
          </w:r>
        </w:del>
      </w:ins>
      <w:ins w:id="10331" w:author="Claire S" w:date="2026-06-05T12:00:00Z" w16du:dateUtc="2026-06-05T11:00:00Z">
        <w:del w:id="10332" w:author="Daisy Watt" w:date="2026-06-22T12:58:00Z" w16du:dateUtc="2026-06-22T10:58:00Z">
          <w:r w:rsidR="002F0364">
            <w:rPr>
              <w:rFonts w:ascii="Cambria" w:hAnsi="Cambria"/>
              <w:sz w:val="28"/>
              <w:szCs w:val="28"/>
            </w:rPr>
            <w:delText>Also to</w:delText>
          </w:r>
        </w:del>
      </w:ins>
      <w:ins w:id="10333" w:author="Claire S" w:date="2026-06-05T11:59:00Z" w16du:dateUtc="2026-06-05T10:59:00Z">
        <w:del w:id="10334" w:author="Daisy Watt" w:date="2026-06-22T12:58:00Z" w16du:dateUtc="2026-06-22T10:58:00Z">
          <w:r w:rsidR="00885486">
            <w:rPr>
              <w:rFonts w:ascii="Cambria" w:hAnsi="Cambria"/>
              <w:sz w:val="28"/>
              <w:szCs w:val="28"/>
            </w:rPr>
            <w:delText xml:space="preserve"> </w:delText>
          </w:r>
        </w:del>
        <w:r w:rsidR="00885486">
          <w:rPr>
            <w:rFonts w:ascii="Cambria" w:hAnsi="Cambria"/>
            <w:sz w:val="28"/>
            <w:szCs w:val="28"/>
          </w:rPr>
          <w:t xml:space="preserve">access your CCTV, </w:t>
        </w:r>
        <w:del w:id="10335" w:author="Daisy Watt" w:date="2026-06-22T13:09:00Z" w16du:dateUtc="2026-06-22T11:09:00Z">
          <w:r w:rsidR="00885486" w:rsidRPr="00B620EC">
            <w:rPr>
              <w:rFonts w:ascii="Cambria" w:hAnsi="Cambria"/>
              <w:sz w:val="28"/>
              <w:szCs w:val="28"/>
            </w:rPr>
            <w:delText>unless you want to hand it over now</w:delText>
          </w:r>
        </w:del>
      </w:ins>
      <w:ins w:id="10336" w:author="Daisy Watt" w:date="2026-06-22T13:09:00Z" w16du:dateUtc="2026-06-22T11:09:00Z">
        <w:r w:rsidR="0065510C" w:rsidRPr="00B620EC">
          <w:rPr>
            <w:rFonts w:ascii="Cambria" w:hAnsi="Cambria"/>
            <w:sz w:val="28"/>
            <w:szCs w:val="28"/>
            <w:rPrChange w:id="10337" w:author="Claire S" w:date="2026-07-23T13:54:00Z" w16du:dateUtc="2026-07-23T12:54:00Z">
              <w:rPr>
                <w:rFonts w:ascii="Cambria" w:hAnsi="Cambria"/>
                <w:sz w:val="28"/>
                <w:szCs w:val="28"/>
                <w:highlight w:val="yellow"/>
              </w:rPr>
            </w:rPrChange>
          </w:rPr>
          <w:t>t</w:t>
        </w:r>
        <w:r w:rsidR="0065510C" w:rsidRPr="00B620EC">
          <w:rPr>
            <w:rFonts w:ascii="Cambria" w:hAnsi="Cambria"/>
            <w:sz w:val="28"/>
            <w:szCs w:val="28"/>
          </w:rPr>
          <w:t>o</w:t>
        </w:r>
        <w:r w:rsidR="0065510C">
          <w:rPr>
            <w:rFonts w:ascii="Cambria" w:hAnsi="Cambria"/>
            <w:sz w:val="28"/>
            <w:szCs w:val="28"/>
          </w:rPr>
          <w:t>o</w:t>
        </w:r>
      </w:ins>
      <w:ins w:id="10338" w:author="Claire S" w:date="2026-06-05T11:59:00Z" w16du:dateUtc="2026-06-05T10:59:00Z">
        <w:r w:rsidR="00885486">
          <w:rPr>
            <w:rFonts w:ascii="Cambria" w:hAnsi="Cambria"/>
            <w:sz w:val="28"/>
            <w:szCs w:val="28"/>
          </w:rPr>
          <w:t>.’</w:t>
        </w:r>
      </w:ins>
    </w:p>
    <w:p w14:paraId="433601C2" w14:textId="4ED35BD2" w:rsidR="00885486" w:rsidRDefault="00885486" w:rsidP="0055611D">
      <w:pPr>
        <w:spacing w:line="360" w:lineRule="auto"/>
        <w:ind w:firstLine="720"/>
        <w:contextualSpacing/>
        <w:rPr>
          <w:ins w:id="10339" w:author="Claire S" w:date="2026-06-05T11:59:00Z" w16du:dateUtc="2026-06-05T10:59:00Z"/>
          <w:rFonts w:ascii="Cambria" w:hAnsi="Cambria"/>
          <w:sz w:val="28"/>
          <w:szCs w:val="28"/>
        </w:rPr>
      </w:pPr>
      <w:ins w:id="10340" w:author="Claire S" w:date="2026-06-05T11:59:00Z" w16du:dateUtc="2026-06-05T10:59:00Z">
        <w:r>
          <w:rPr>
            <w:rFonts w:ascii="Cambria" w:hAnsi="Cambria"/>
            <w:sz w:val="28"/>
            <w:szCs w:val="28"/>
          </w:rPr>
          <w:t>‘It’s not linked up yet</w:t>
        </w:r>
      </w:ins>
      <w:ins w:id="10341" w:author="Claire S" w:date="2026-06-05T12:00:00Z" w16du:dateUtc="2026-06-05T11:00:00Z">
        <w:r w:rsidR="002F0364">
          <w:rPr>
            <w:rFonts w:ascii="Cambria" w:hAnsi="Cambria"/>
            <w:sz w:val="28"/>
            <w:szCs w:val="28"/>
          </w:rPr>
          <w:t>, sadly</w:t>
        </w:r>
      </w:ins>
      <w:ins w:id="10342" w:author="Claire S" w:date="2026-07-23T13:54:00Z" w16du:dateUtc="2026-07-23T12:54:00Z">
        <w:r w:rsidR="00B620EC">
          <w:rPr>
            <w:rFonts w:ascii="Cambria" w:hAnsi="Cambria"/>
            <w:sz w:val="28"/>
            <w:szCs w:val="28"/>
          </w:rPr>
          <w:t>, it was only just installed</w:t>
        </w:r>
      </w:ins>
      <w:ins w:id="10343" w:author="Claire S" w:date="2026-06-05T11:59:00Z" w16du:dateUtc="2026-06-05T10:59:00Z">
        <w:r>
          <w:rPr>
            <w:rFonts w:ascii="Cambria" w:hAnsi="Cambria"/>
            <w:sz w:val="28"/>
            <w:szCs w:val="28"/>
          </w:rPr>
          <w:t>.’</w:t>
        </w:r>
      </w:ins>
    </w:p>
    <w:p w14:paraId="3A344B67" w14:textId="761009D8" w:rsidR="002F0364" w:rsidRDefault="002F0364" w:rsidP="0055611D">
      <w:pPr>
        <w:spacing w:line="360" w:lineRule="auto"/>
        <w:ind w:firstLine="720"/>
        <w:contextualSpacing/>
        <w:rPr>
          <w:ins w:id="10344" w:author="Claire S" w:date="2026-06-05T11:59:00Z" w16du:dateUtc="2026-06-05T10:59:00Z"/>
          <w:rFonts w:ascii="Cambria" w:hAnsi="Cambria"/>
          <w:sz w:val="28"/>
          <w:szCs w:val="28"/>
        </w:rPr>
      </w:pPr>
      <w:ins w:id="10345" w:author="Claire S" w:date="2026-06-05T11:59:00Z" w16du:dateUtc="2026-06-05T10:59:00Z">
        <w:r>
          <w:rPr>
            <w:rFonts w:ascii="Cambria" w:hAnsi="Cambria"/>
            <w:sz w:val="28"/>
            <w:szCs w:val="28"/>
          </w:rPr>
          <w:t xml:space="preserve">‘Handy.’ </w:t>
        </w:r>
      </w:ins>
    </w:p>
    <w:p w14:paraId="74B13F18" w14:textId="388350F7" w:rsidR="002F0364" w:rsidRDefault="002F0364" w:rsidP="002F0364">
      <w:pPr>
        <w:spacing w:line="360" w:lineRule="auto"/>
        <w:ind w:firstLine="720"/>
        <w:contextualSpacing/>
        <w:rPr>
          <w:ins w:id="10346" w:author="Claire S" w:date="2026-06-05T11:59:00Z" w16du:dateUtc="2026-06-05T10:59:00Z"/>
          <w:rFonts w:ascii="Cambria" w:hAnsi="Cambria"/>
          <w:sz w:val="28"/>
          <w:szCs w:val="28"/>
        </w:rPr>
      </w:pPr>
      <w:ins w:id="10347" w:author="Claire S" w:date="2026-06-05T11:59:00Z" w16du:dateUtc="2026-06-05T10:59:00Z">
        <w:r>
          <w:rPr>
            <w:rFonts w:ascii="Cambria" w:hAnsi="Cambria"/>
            <w:sz w:val="28"/>
            <w:szCs w:val="28"/>
          </w:rPr>
          <w:t>‘</w:t>
        </w:r>
      </w:ins>
      <w:ins w:id="10348" w:author="Claire S" w:date="2026-06-05T12:00:00Z" w16du:dateUtc="2026-06-05T11:00:00Z">
        <w:r>
          <w:rPr>
            <w:rFonts w:ascii="Cambria" w:hAnsi="Cambria"/>
            <w:sz w:val="28"/>
            <w:szCs w:val="28"/>
          </w:rPr>
          <w:t>I hope you’re not insinuating something, Mr Addo</w:t>
        </w:r>
      </w:ins>
      <w:ins w:id="10349" w:author="Claire S" w:date="2026-07-23T13:55:00Z" w16du:dateUtc="2026-07-23T12:55:00Z">
        <w:r w:rsidR="00B620EC">
          <w:rPr>
            <w:rFonts w:ascii="Cambria" w:hAnsi="Cambria"/>
            <w:sz w:val="28"/>
            <w:szCs w:val="28"/>
          </w:rPr>
          <w:t>?</w:t>
        </w:r>
      </w:ins>
      <w:ins w:id="10350" w:author="Claire S" w:date="2026-06-05T12:00:00Z" w16du:dateUtc="2026-06-05T11:00:00Z">
        <w:r>
          <w:rPr>
            <w:rFonts w:ascii="Cambria" w:hAnsi="Cambria"/>
            <w:sz w:val="28"/>
            <w:szCs w:val="28"/>
          </w:rPr>
          <w:t xml:space="preserve"> Thanks </w:t>
        </w:r>
      </w:ins>
      <w:ins w:id="10351" w:author="Claire S" w:date="2026-07-23T13:55:00Z" w16du:dateUtc="2026-07-23T12:55:00Z">
        <w:r w:rsidR="00B620EC">
          <w:rPr>
            <w:rFonts w:ascii="Cambria" w:hAnsi="Cambria"/>
            <w:sz w:val="28"/>
            <w:szCs w:val="28"/>
          </w:rPr>
          <w:t>so much</w:t>
        </w:r>
      </w:ins>
      <w:ins w:id="10352" w:author="Claire S" w:date="2026-06-05T12:00:00Z" w16du:dateUtc="2026-06-05T11:00:00Z">
        <w:r>
          <w:rPr>
            <w:rFonts w:ascii="Cambria" w:hAnsi="Cambria"/>
            <w:sz w:val="28"/>
            <w:szCs w:val="28"/>
          </w:rPr>
          <w:t>.</w:t>
        </w:r>
      </w:ins>
      <w:ins w:id="10353" w:author="Claire S" w:date="2026-06-05T11:59:00Z" w16du:dateUtc="2026-06-05T10:59:00Z">
        <w:r>
          <w:rPr>
            <w:rFonts w:ascii="Cambria" w:hAnsi="Cambria"/>
            <w:sz w:val="28"/>
            <w:szCs w:val="28"/>
          </w:rPr>
          <w:t>’ Closing it firmly behind them, Savannah lean</w:t>
        </w:r>
      </w:ins>
      <w:ins w:id="10354" w:author="Daisy Watt" w:date="2026-06-16T17:31:00Z" w16du:dateUtc="2026-06-16T16:31:00Z">
        <w:r w:rsidR="00051F4B">
          <w:rPr>
            <w:rFonts w:ascii="Cambria" w:hAnsi="Cambria"/>
            <w:sz w:val="28"/>
            <w:szCs w:val="28"/>
          </w:rPr>
          <w:t>ed</w:t>
        </w:r>
      </w:ins>
      <w:ins w:id="10355" w:author="Claire S" w:date="2026-06-05T11:59:00Z" w16du:dateUtc="2026-06-05T10:59:00Z">
        <w:del w:id="10356" w:author="Daisy Watt" w:date="2026-06-16T17:31:00Z" w16du:dateUtc="2026-06-16T16:31:00Z">
          <w:r w:rsidDel="00051F4B">
            <w:rPr>
              <w:rFonts w:ascii="Cambria" w:hAnsi="Cambria"/>
              <w:sz w:val="28"/>
              <w:szCs w:val="28"/>
            </w:rPr>
            <w:delText>t</w:delText>
          </w:r>
        </w:del>
        <w:r>
          <w:rPr>
            <w:rFonts w:ascii="Cambria" w:hAnsi="Cambria"/>
            <w:sz w:val="28"/>
            <w:szCs w:val="28"/>
          </w:rPr>
          <w:t xml:space="preserve"> on the door</w:t>
        </w:r>
      </w:ins>
      <w:ins w:id="10357" w:author="Claire S" w:date="2026-07-23T13:55:00Z" w16du:dateUtc="2026-07-23T12:55:00Z">
        <w:r w:rsidR="00B620EC">
          <w:rPr>
            <w:rFonts w:ascii="Cambria" w:hAnsi="Cambria"/>
            <w:sz w:val="28"/>
            <w:szCs w:val="28"/>
          </w:rPr>
          <w:t>, thinkin</w:t>
        </w:r>
        <w:r w:rsidR="00B620EC" w:rsidRPr="00B620EC">
          <w:rPr>
            <w:rFonts w:ascii="Cambria" w:hAnsi="Cambria"/>
            <w:sz w:val="28"/>
            <w:szCs w:val="28"/>
          </w:rPr>
          <w:t>g</w:t>
        </w:r>
      </w:ins>
      <w:ins w:id="10358" w:author="Claire S" w:date="2026-06-05T11:59:00Z" w16du:dateUtc="2026-06-05T10:59:00Z">
        <w:r w:rsidRPr="00B620EC">
          <w:rPr>
            <w:rFonts w:ascii="Cambria" w:hAnsi="Cambria"/>
            <w:sz w:val="28"/>
            <w:szCs w:val="28"/>
          </w:rPr>
          <w:t>.</w:t>
        </w:r>
        <w:r>
          <w:rPr>
            <w:rFonts w:ascii="Cambria" w:hAnsi="Cambria"/>
            <w:sz w:val="28"/>
            <w:szCs w:val="28"/>
          </w:rPr>
          <w:t xml:space="preserve"> Then she hauled out her own mobile, and read the stupid </w:t>
        </w:r>
      </w:ins>
      <w:ins w:id="10359" w:author="Daisy Watt" w:date="2026-06-22T13:00:00Z" w16du:dateUtc="2026-06-22T11:00:00Z">
        <w:r w:rsidR="00F7573B">
          <w:rPr>
            <w:rFonts w:ascii="Cambria" w:hAnsi="Cambria"/>
            <w:sz w:val="28"/>
            <w:szCs w:val="28"/>
          </w:rPr>
          <w:t xml:space="preserve">new post from </w:t>
        </w:r>
      </w:ins>
      <w:ins w:id="10360" w:author="Claire S" w:date="2026-06-05T11:59:00Z" w16du:dateUtc="2026-06-05T10:59:00Z">
        <w:del w:id="10361" w:author="Daisy Watt" w:date="2026-06-22T13:00:00Z" w16du:dateUtc="2026-06-22T11:00:00Z">
          <w:r w:rsidRPr="00483E5F" w:rsidDel="00F7573B">
            <w:rPr>
              <w:rFonts w:ascii="Cambria" w:hAnsi="Cambria"/>
              <w:i/>
              <w:iCs/>
              <w:sz w:val="28"/>
              <w:szCs w:val="28"/>
              <w:rPrChange w:id="10362" w:author="Claire S" w:date="2026-07-23T13:55:00Z" w16du:dateUtc="2026-07-23T12:55:00Z">
                <w:rPr>
                  <w:rFonts w:ascii="Cambria" w:hAnsi="Cambria"/>
                  <w:sz w:val="28"/>
                  <w:szCs w:val="28"/>
                </w:rPr>
              </w:rPrChange>
            </w:rPr>
            <w:delText>List</w:delText>
          </w:r>
        </w:del>
      </w:ins>
      <w:ins w:id="10363" w:author="Daisy Watt" w:date="2026-06-22T13:00:00Z" w16du:dateUtc="2026-06-22T11:00:00Z">
        <w:r w:rsidR="00F7573B" w:rsidRPr="00483E5F">
          <w:rPr>
            <w:rFonts w:ascii="Cambria" w:hAnsi="Cambria"/>
            <w:i/>
            <w:iCs/>
            <w:sz w:val="28"/>
            <w:szCs w:val="28"/>
            <w:rPrChange w:id="10364" w:author="Claire S" w:date="2026-07-23T13:55:00Z" w16du:dateUtc="2026-07-23T12:55:00Z">
              <w:rPr>
                <w:rFonts w:ascii="Cambria" w:hAnsi="Cambria"/>
                <w:sz w:val="28"/>
                <w:szCs w:val="28"/>
              </w:rPr>
            </w:rPrChange>
          </w:rPr>
          <w:t>@TheRealDexHarris</w:t>
        </w:r>
      </w:ins>
      <w:ins w:id="10365" w:author="Claire S" w:date="2026-06-05T11:59:00Z" w16du:dateUtc="2026-06-05T10:59:00Z">
        <w:r>
          <w:rPr>
            <w:rFonts w:ascii="Cambria" w:hAnsi="Cambria"/>
            <w:sz w:val="28"/>
            <w:szCs w:val="28"/>
          </w:rPr>
          <w:t xml:space="preserve">, screwing up her face at the photo of her.  </w:t>
        </w:r>
      </w:ins>
    </w:p>
    <w:p w14:paraId="6CE274D5" w14:textId="074DA774" w:rsidR="00885486" w:rsidRDefault="002F0364" w:rsidP="00DE75D7">
      <w:pPr>
        <w:spacing w:line="360" w:lineRule="auto"/>
        <w:ind w:firstLine="720"/>
        <w:contextualSpacing/>
        <w:rPr>
          <w:ins w:id="10366" w:author="Claire S" w:date="2026-06-05T11:59:00Z" w16du:dateUtc="2026-06-05T10:59:00Z"/>
          <w:rFonts w:ascii="Cambria" w:hAnsi="Cambria"/>
          <w:sz w:val="28"/>
          <w:szCs w:val="28"/>
        </w:rPr>
      </w:pPr>
      <w:ins w:id="10367" w:author="Claire S" w:date="2026-06-05T11:59:00Z" w16du:dateUtc="2026-06-05T10:59:00Z">
        <w:r>
          <w:rPr>
            <w:rFonts w:ascii="Cambria" w:hAnsi="Cambria"/>
            <w:sz w:val="28"/>
            <w:szCs w:val="28"/>
          </w:rPr>
          <w:t>She thought about the picture of the scarf they’d just shown her, and somewhere</w:t>
        </w:r>
      </w:ins>
      <w:ins w:id="10368" w:author="Daisy Watt" w:date="2026-06-22T13:00:00Z" w16du:dateUtc="2026-06-22T11:00:00Z">
        <w:r w:rsidR="0068441F">
          <w:rPr>
            <w:rFonts w:ascii="Cambria" w:hAnsi="Cambria"/>
            <w:sz w:val="28"/>
            <w:szCs w:val="28"/>
          </w:rPr>
          <w:t xml:space="preserve"> deep down</w:t>
        </w:r>
      </w:ins>
      <w:ins w:id="10369" w:author="Claire S" w:date="2026-06-05T11:59:00Z" w16du:dateUtc="2026-06-05T10:59:00Z">
        <w:r>
          <w:rPr>
            <w:rFonts w:ascii="Cambria" w:hAnsi="Cambria"/>
            <w:sz w:val="28"/>
            <w:szCs w:val="28"/>
          </w:rPr>
          <w:t xml:space="preserve">, a </w:t>
        </w:r>
        <w:del w:id="10370" w:author="Daisy Watt" w:date="2026-06-22T13:00:00Z" w16du:dateUtc="2026-06-22T11:00:00Z">
          <w:r>
            <w:rPr>
              <w:rFonts w:ascii="Cambria" w:hAnsi="Cambria"/>
              <w:sz w:val="28"/>
              <w:szCs w:val="28"/>
            </w:rPr>
            <w:delText>deep</w:delText>
          </w:r>
        </w:del>
        <w:r>
          <w:rPr>
            <w:rFonts w:ascii="Cambria" w:hAnsi="Cambria"/>
            <w:sz w:val="28"/>
            <w:szCs w:val="28"/>
          </w:rPr>
          <w:t xml:space="preserve"> memory flickered. She had an idea that Dex had bought his team these scarves last Christmas, and maybe he’d given her one too. One she’d hated so much, she’d left it in her desk at work. </w:t>
        </w:r>
      </w:ins>
    </w:p>
    <w:p w14:paraId="08F72D76" w14:textId="46020927" w:rsidR="00885486" w:rsidRDefault="00885486">
      <w:pPr>
        <w:spacing w:line="360" w:lineRule="auto"/>
        <w:ind w:firstLine="720"/>
        <w:contextualSpacing/>
        <w:rPr>
          <w:moveTo w:id="10371" w:author="Claire S" w:date="2026-06-05T11:59:00Z" w16du:dateUtc="2026-06-05T10:59:00Z"/>
          <w:rFonts w:ascii="Cambria" w:hAnsi="Cambria"/>
          <w:sz w:val="28"/>
          <w:szCs w:val="28"/>
        </w:rPr>
        <w:pPrChange w:id="10372" w:author="Claire S" w:date="2026-06-05T12:01:00Z" w16du:dateUtc="2026-06-05T11:01:00Z">
          <w:pPr>
            <w:spacing w:line="360" w:lineRule="auto"/>
            <w:contextualSpacing/>
          </w:pPr>
        </w:pPrChange>
      </w:pPr>
      <w:moveToRangeStart w:id="10373" w:author="Claire S" w:date="2026-06-05T11:59:00Z" w:name="move231553183"/>
      <w:commentRangeStart w:id="10374"/>
      <w:moveTo w:id="10375" w:author="Claire S" w:date="2026-06-05T11:59:00Z" w16du:dateUtc="2026-06-05T10:59:00Z">
        <w:del w:id="10376" w:author="Claire S" w:date="2026-06-05T12:01:00Z" w16du:dateUtc="2026-06-05T11:01:00Z">
          <w:r w:rsidDel="002F0364">
            <w:rPr>
              <w:rFonts w:ascii="Cambria" w:hAnsi="Cambria"/>
              <w:sz w:val="28"/>
              <w:szCs w:val="28"/>
            </w:rPr>
            <w:delText>And Savannah was cross</w:delText>
          </w:r>
        </w:del>
      </w:moveTo>
      <w:ins w:id="10377" w:author="Claire S" w:date="2026-06-05T12:01:00Z" w16du:dateUtc="2026-06-05T11:01:00Z">
        <w:r w:rsidR="002F0364">
          <w:rPr>
            <w:rFonts w:ascii="Cambria" w:hAnsi="Cambria"/>
            <w:sz w:val="28"/>
            <w:szCs w:val="28"/>
          </w:rPr>
          <w:t xml:space="preserve">She gazed up at the CCTV camera outside, </w:t>
        </w:r>
      </w:ins>
      <w:moveTo w:id="10378" w:author="Claire S" w:date="2026-06-05T11:59:00Z" w16du:dateUtc="2026-06-05T10:59:00Z">
        <w:del w:id="10379" w:author="Claire S" w:date="2026-06-05T12:01:00Z" w16du:dateUtc="2026-06-05T11:01:00Z">
          <w:r w:rsidDel="002F0364">
            <w:rPr>
              <w:rFonts w:ascii="Cambria" w:hAnsi="Cambria"/>
              <w:sz w:val="28"/>
              <w:szCs w:val="28"/>
            </w:rPr>
            <w:delText xml:space="preserve"> with herself for not sorting the CCTV out </w:delText>
          </w:r>
        </w:del>
        <w:r>
          <w:rPr>
            <w:rFonts w:ascii="Cambria" w:hAnsi="Cambria"/>
            <w:sz w:val="28"/>
            <w:szCs w:val="28"/>
          </w:rPr>
          <w:t>that Dex had paid thousands for</w:t>
        </w:r>
        <w:del w:id="10380" w:author="Claire S" w:date="2026-07-23T13:56:00Z" w16du:dateUtc="2026-07-23T12:56:00Z">
          <w:r w:rsidDel="00483E5F">
            <w:rPr>
              <w:rFonts w:ascii="Cambria" w:hAnsi="Cambria"/>
              <w:sz w:val="28"/>
              <w:szCs w:val="28"/>
            </w:rPr>
            <w:delText>.</w:delText>
          </w:r>
        </w:del>
      </w:moveTo>
      <w:ins w:id="10381" w:author="Claire S" w:date="2026-07-23T13:56:00Z" w16du:dateUtc="2026-07-23T12:56:00Z">
        <w:r w:rsidR="00483E5F">
          <w:rPr>
            <w:rFonts w:ascii="Cambria" w:hAnsi="Cambria"/>
            <w:sz w:val="28"/>
            <w:szCs w:val="28"/>
          </w:rPr>
          <w:t xml:space="preserve">, </w:t>
        </w:r>
      </w:ins>
      <w:moveTo w:id="10382" w:author="Claire S" w:date="2026-06-05T11:59:00Z" w16du:dateUtc="2026-06-05T10:59:00Z">
        <w:del w:id="10383" w:author="Claire S" w:date="2026-07-23T13:56:00Z" w16du:dateUtc="2026-07-23T12:56:00Z">
          <w:r w:rsidDel="00483E5F">
            <w:rPr>
              <w:rFonts w:ascii="Cambria" w:hAnsi="Cambria"/>
              <w:sz w:val="28"/>
              <w:szCs w:val="28"/>
            </w:rPr>
            <w:delText xml:space="preserve"> </w:delText>
          </w:r>
          <w:commentRangeStart w:id="10384"/>
          <w:commentRangeStart w:id="10385"/>
          <w:r w:rsidDel="00483E5F">
            <w:rPr>
              <w:rFonts w:ascii="Cambria" w:hAnsi="Cambria"/>
              <w:sz w:val="28"/>
              <w:szCs w:val="28"/>
            </w:rPr>
            <w:delText>It’d</w:delText>
          </w:r>
        </w:del>
        <w:del w:id="10386" w:author="Claire S" w:date="2026-07-27T16:33:00Z" w16du:dateUtc="2026-07-27T15:33:00Z">
          <w:r w:rsidDel="00607622">
            <w:rPr>
              <w:rFonts w:ascii="Cambria" w:hAnsi="Cambria"/>
              <w:sz w:val="28"/>
              <w:szCs w:val="28"/>
            </w:rPr>
            <w:delText xml:space="preserve"> been </w:delText>
          </w:r>
        </w:del>
        <w:r>
          <w:rPr>
            <w:rFonts w:ascii="Cambria" w:hAnsi="Cambria"/>
            <w:sz w:val="28"/>
            <w:szCs w:val="28"/>
          </w:rPr>
          <w:t>installed about a fortnight ago</w:t>
        </w:r>
      </w:moveTo>
      <w:ins w:id="10387" w:author="Claire S" w:date="2026-07-23T13:56:00Z" w16du:dateUtc="2026-07-23T12:56:00Z">
        <w:r w:rsidR="00483E5F">
          <w:rPr>
            <w:rFonts w:ascii="Cambria" w:hAnsi="Cambria"/>
            <w:sz w:val="28"/>
            <w:szCs w:val="28"/>
          </w:rPr>
          <w:t xml:space="preserve">. She </w:t>
        </w:r>
      </w:ins>
      <w:ins w:id="10388" w:author="Claire S" w:date="2026-07-27T16:33:00Z" w16du:dateUtc="2026-07-27T15:33:00Z">
        <w:r w:rsidR="00607622">
          <w:rPr>
            <w:rFonts w:ascii="Cambria" w:hAnsi="Cambria"/>
            <w:sz w:val="28"/>
            <w:szCs w:val="28"/>
          </w:rPr>
          <w:t xml:space="preserve">really </w:t>
        </w:r>
      </w:ins>
      <w:ins w:id="10389" w:author="Claire S" w:date="2026-07-23T13:56:00Z" w16du:dateUtc="2026-07-23T12:56:00Z">
        <w:r w:rsidR="00483E5F">
          <w:rPr>
            <w:rFonts w:ascii="Cambria" w:hAnsi="Cambria"/>
            <w:sz w:val="28"/>
            <w:szCs w:val="28"/>
          </w:rPr>
          <w:t>must get it working</w:t>
        </w:r>
      </w:ins>
      <w:moveTo w:id="10390" w:author="Claire S" w:date="2026-06-05T11:59:00Z" w16du:dateUtc="2026-06-05T10:59:00Z">
        <w:del w:id="10391" w:author="Claire S" w:date="2026-07-23T13:56:00Z" w16du:dateUtc="2026-07-23T12:56:00Z">
          <w:r w:rsidDel="00483E5F">
            <w:rPr>
              <w:rFonts w:ascii="Cambria" w:hAnsi="Cambria"/>
              <w:sz w:val="28"/>
              <w:szCs w:val="28"/>
            </w:rPr>
            <w:delText>, after</w:delText>
          </w:r>
        </w:del>
      </w:moveTo>
      <w:ins w:id="10392" w:author="Daisy Watt" w:date="2026-06-22T13:00:00Z" w16du:dateUtc="2026-06-22T11:00:00Z">
        <w:del w:id="10393" w:author="Claire S" w:date="2026-07-23T13:56:00Z" w16du:dateUtc="2026-07-23T12:56:00Z">
          <w:r w:rsidR="002B10B9" w:rsidDel="00483E5F">
            <w:rPr>
              <w:rFonts w:ascii="Cambria" w:hAnsi="Cambria"/>
              <w:sz w:val="28"/>
              <w:szCs w:val="28"/>
            </w:rPr>
            <w:delText xml:space="preserve">some </w:delText>
          </w:r>
        </w:del>
      </w:ins>
      <w:moveTo w:id="10394" w:author="Claire S" w:date="2026-06-05T11:59:00Z" w16du:dateUtc="2026-06-05T10:59:00Z">
        <w:del w:id="10395" w:author="Claire S" w:date="2026-07-23T13:56:00Z" w16du:dateUtc="2026-07-23T12:56:00Z">
          <w:r w:rsidDel="00483E5F">
            <w:rPr>
              <w:rFonts w:ascii="Cambria" w:hAnsi="Cambria"/>
              <w:sz w:val="28"/>
              <w:szCs w:val="28"/>
            </w:rPr>
            <w:delText xml:space="preserve"> her ex</w:delText>
          </w:r>
        </w:del>
      </w:moveTo>
      <w:ins w:id="10396" w:author="Daisy Watt" w:date="2026-06-22T13:00:00Z" w16du:dateUtc="2026-06-22T11:00:00Z">
        <w:del w:id="10397" w:author="Claire S" w:date="2026-07-23T13:56:00Z" w16du:dateUtc="2026-07-23T12:56:00Z">
          <w:r w:rsidR="00874C72" w:rsidDel="00483E5F">
            <w:rPr>
              <w:rFonts w:ascii="Cambria" w:hAnsi="Cambria"/>
              <w:sz w:val="28"/>
              <w:szCs w:val="28"/>
            </w:rPr>
            <w:delText>,</w:delText>
          </w:r>
        </w:del>
      </w:ins>
      <w:moveTo w:id="10398" w:author="Claire S" w:date="2026-06-05T11:59:00Z" w16du:dateUtc="2026-06-05T10:59:00Z">
        <w:del w:id="10399" w:author="Claire S" w:date="2026-06-08T15:58:00Z" w16du:dateUtc="2026-06-08T14:58:00Z">
          <w:r w:rsidDel="00800DEA">
            <w:rPr>
              <w:rFonts w:ascii="Cambria" w:hAnsi="Cambria"/>
              <w:sz w:val="28"/>
              <w:szCs w:val="28"/>
            </w:rPr>
            <w:delText>-</w:delText>
          </w:r>
        </w:del>
        <w:del w:id="10400" w:author="Claire S" w:date="2026-07-23T13:56:00Z" w16du:dateUtc="2026-07-23T12:56:00Z">
          <w:r w:rsidDel="00483E5F">
            <w:rPr>
              <w:rFonts w:ascii="Cambria" w:hAnsi="Cambria"/>
              <w:sz w:val="28"/>
              <w:szCs w:val="28"/>
            </w:rPr>
            <w:delText xml:space="preserve">Simon started sending nasty ‘parcels’ </w:delText>
          </w:r>
        </w:del>
        <w:commentRangeEnd w:id="10385"/>
        <w:del w:id="10401" w:author="Daisy Watt" w:date="2026-06-22T13:01:00Z" w16du:dateUtc="2026-06-22T11:01:00Z">
          <w:r w:rsidDel="00800DEA">
            <w:rPr>
              <w:rStyle w:val="CommentReference"/>
              <w:rFonts w:ascii="Cambria" w:hAnsi="Cambria"/>
              <w:sz w:val="28"/>
              <w:szCs w:val="28"/>
            </w:rPr>
            <w:commentReference w:id="10385"/>
          </w:r>
        </w:del>
        <w:del w:id="10402" w:author="Claire S" w:date="2026-07-23T13:56:00Z" w16du:dateUtc="2026-07-23T12:56:00Z">
          <w:r w:rsidDel="00483E5F">
            <w:rPr>
              <w:rFonts w:ascii="Cambria" w:hAnsi="Cambria"/>
              <w:sz w:val="28"/>
              <w:szCs w:val="28"/>
            </w:rPr>
            <w:delText>-</w:delText>
          </w:r>
        </w:del>
      </w:moveTo>
      <w:ins w:id="10403" w:author="Daisy Watt" w:date="2026-06-22T13:01:00Z" w16du:dateUtc="2026-06-22T11:01:00Z">
        <w:del w:id="10404" w:author="Claire S" w:date="2026-07-23T13:56:00Z" w16du:dateUtc="2026-07-23T12:56:00Z">
          <w:r w:rsidR="00874C72" w:rsidDel="00483E5F">
            <w:rPr>
              <w:rFonts w:ascii="Cambria" w:hAnsi="Cambria"/>
              <w:sz w:val="28"/>
              <w:szCs w:val="28"/>
            </w:rPr>
            <w:delText>–</w:delText>
          </w:r>
        </w:del>
      </w:ins>
      <w:moveTo w:id="10405" w:author="Claire S" w:date="2026-06-05T11:59:00Z" w16du:dateUtc="2026-06-05T10:59:00Z">
        <w:del w:id="10406" w:author="Claire S" w:date="2026-07-23T13:56:00Z" w16du:dateUtc="2026-07-23T12:56:00Z">
          <w:r w:rsidDel="00483E5F">
            <w:rPr>
              <w:rFonts w:ascii="Cambria" w:hAnsi="Cambria"/>
              <w:sz w:val="28"/>
              <w:szCs w:val="28"/>
            </w:rPr>
            <w:delText xml:space="preserve"> part of the reason Dex had moved in quickly</w:delText>
          </w:r>
        </w:del>
      </w:moveTo>
      <w:ins w:id="10407" w:author="Daisy Watt" w:date="2026-06-22T13:01:00Z" w16du:dateUtc="2026-06-22T11:01:00Z">
        <w:del w:id="10408" w:author="Claire S" w:date="2026-07-23T13:56:00Z" w16du:dateUtc="2026-07-23T12:56:00Z">
          <w:r w:rsidR="00874C72" w:rsidDel="00483E5F">
            <w:rPr>
              <w:rFonts w:ascii="Cambria" w:hAnsi="Cambria"/>
              <w:sz w:val="28"/>
              <w:szCs w:val="28"/>
            </w:rPr>
            <w:delText>,</w:delText>
          </w:r>
        </w:del>
      </w:ins>
      <w:moveTo w:id="10409" w:author="Claire S" w:date="2026-06-05T11:59:00Z" w16du:dateUtc="2026-06-05T10:59:00Z">
        <w:del w:id="10410" w:author="Claire S" w:date="2026-07-23T13:56:00Z" w16du:dateUtc="2026-07-23T12:56:00Z">
          <w:r w:rsidDel="00483E5F">
            <w:rPr>
              <w:rFonts w:ascii="Cambria" w:hAnsi="Cambria"/>
              <w:sz w:val="28"/>
              <w:szCs w:val="28"/>
            </w:rPr>
            <w:delText xml:space="preserve"> a few months ago</w:delText>
          </w:r>
        </w:del>
        <w:del w:id="10411" w:author="Claire S" w:date="2026-07-23T14:20:00Z" w16du:dateUtc="2026-07-23T13:20:00Z">
          <w:r w:rsidDel="0015179F">
            <w:rPr>
              <w:rFonts w:ascii="Cambria" w:hAnsi="Cambria"/>
              <w:sz w:val="28"/>
              <w:szCs w:val="28"/>
            </w:rPr>
            <w:delText>.</w:delText>
          </w:r>
        </w:del>
      </w:moveTo>
      <w:ins w:id="10412" w:author="Claire S" w:date="2026-07-23T14:20:00Z" w16du:dateUtc="2026-07-23T13:20:00Z">
        <w:r w:rsidR="0015179F">
          <w:rPr>
            <w:rFonts w:ascii="Cambria" w:hAnsi="Cambria"/>
            <w:sz w:val="28"/>
            <w:szCs w:val="28"/>
          </w:rPr>
          <w:t xml:space="preserve"> – especially now she was on the List too.</w:t>
        </w:r>
      </w:ins>
      <w:moveTo w:id="10413" w:author="Claire S" w:date="2026-06-05T11:59:00Z" w16du:dateUtc="2026-06-05T10:59:00Z">
        <w:r>
          <w:rPr>
            <w:rFonts w:ascii="Cambria" w:hAnsi="Cambria"/>
            <w:sz w:val="28"/>
            <w:szCs w:val="28"/>
          </w:rPr>
          <w:t xml:space="preserve">  </w:t>
        </w:r>
      </w:moveTo>
      <w:commentRangeEnd w:id="10384"/>
      <w:r w:rsidR="0067572D">
        <w:rPr>
          <w:rStyle w:val="CommentReference"/>
          <w:rFonts w:ascii="Cambria" w:hAnsi="Cambria"/>
          <w:sz w:val="28"/>
          <w:szCs w:val="28"/>
        </w:rPr>
        <w:commentReference w:id="10384"/>
      </w:r>
    </w:p>
    <w:p w14:paraId="0D97B08F" w14:textId="009B8D7B" w:rsidR="00885486" w:rsidDel="00483E5F" w:rsidRDefault="00885486" w:rsidP="00885486">
      <w:pPr>
        <w:spacing w:line="360" w:lineRule="auto"/>
        <w:ind w:firstLine="720"/>
        <w:contextualSpacing/>
        <w:rPr>
          <w:del w:id="10414" w:author="Claire S" w:date="2026-07-23T13:56:00Z" w16du:dateUtc="2026-07-23T12:56:00Z"/>
          <w:moveTo w:id="10415" w:author="Claire S" w:date="2026-06-05T11:59:00Z" w16du:dateUtc="2026-06-05T10:59:00Z"/>
          <w:rFonts w:ascii="Cambria" w:hAnsi="Cambria"/>
          <w:sz w:val="28"/>
          <w:szCs w:val="28"/>
        </w:rPr>
      </w:pPr>
      <w:moveTo w:id="10416" w:author="Claire S" w:date="2026-06-05T11:59:00Z" w16du:dateUtc="2026-06-05T10:59:00Z">
        <w:del w:id="10417" w:author="Claire S" w:date="2026-07-23T13:56:00Z" w16du:dateUtc="2026-07-23T12:56:00Z">
          <w:r w:rsidDel="00483E5F">
            <w:rPr>
              <w:rFonts w:ascii="Cambria" w:hAnsi="Cambria"/>
              <w:sz w:val="28"/>
              <w:szCs w:val="28"/>
            </w:rPr>
            <w:delText>Before she met Dex, badly burn</w:delText>
          </w:r>
        </w:del>
      </w:moveTo>
      <w:ins w:id="10418" w:author="Daisy Watt" w:date="2026-06-16T17:36:00Z" w16du:dateUtc="2026-06-16T16:36:00Z">
        <w:del w:id="10419" w:author="Claire S" w:date="2026-07-23T13:56:00Z" w16du:dateUtc="2026-07-23T12:56:00Z">
          <w:r w:rsidR="00B50750" w:rsidDel="00483E5F">
            <w:rPr>
              <w:rFonts w:ascii="Cambria" w:hAnsi="Cambria"/>
              <w:sz w:val="28"/>
              <w:szCs w:val="28"/>
            </w:rPr>
            <w:delText>ed</w:delText>
          </w:r>
        </w:del>
      </w:ins>
      <w:moveTo w:id="10420" w:author="Claire S" w:date="2026-06-05T11:59:00Z" w16du:dateUtc="2026-06-05T10:59:00Z">
        <w:del w:id="10421" w:author="Claire S" w:date="2026-07-23T13:56:00Z" w16du:dateUtc="2026-07-23T12:56:00Z">
          <w:r w:rsidDel="00483E5F">
            <w:rPr>
              <w:rFonts w:ascii="Cambria" w:hAnsi="Cambria"/>
              <w:sz w:val="28"/>
              <w:szCs w:val="28"/>
            </w:rPr>
            <w:delText>t by her toxic first marriage, Savannah had convinced herself she wasn’t ready to settle down again. Dex had never been on her radar; the Langley family ethic forbade mixing business with pleasure. And Savannah was all about pleasure - b</w:delText>
          </w:r>
        </w:del>
      </w:moveTo>
      <w:ins w:id="10422" w:author="Daisy Watt" w:date="2026-06-22T13:11:00Z" w16du:dateUtc="2026-06-22T11:11:00Z">
        <w:del w:id="10423" w:author="Claire S" w:date="2026-07-23T13:56:00Z" w16du:dateUtc="2026-07-23T12:56:00Z">
          <w:r w:rsidR="0091732D" w:rsidDel="00483E5F">
            <w:rPr>
              <w:rFonts w:ascii="Cambria" w:hAnsi="Cambria"/>
              <w:sz w:val="28"/>
              <w:szCs w:val="28"/>
            </w:rPr>
            <w:delText>B</w:delText>
          </w:r>
        </w:del>
      </w:ins>
      <w:moveTo w:id="10424" w:author="Claire S" w:date="2026-06-05T11:59:00Z" w16du:dateUtc="2026-06-05T10:59:00Z">
        <w:del w:id="10425" w:author="Claire S" w:date="2026-07-23T13:56:00Z" w16du:dateUtc="2026-07-23T12:56:00Z">
          <w:r w:rsidDel="00483E5F">
            <w:rPr>
              <w:rFonts w:ascii="Cambria" w:hAnsi="Cambria"/>
              <w:sz w:val="28"/>
              <w:szCs w:val="28"/>
            </w:rPr>
            <w:delText>ut when she’d been partnered with Dex at a ‘fun’ Langley A</w:delText>
          </w:r>
        </w:del>
      </w:moveTo>
      <w:ins w:id="10426" w:author="Daisy Watt" w:date="2026-06-22T13:02:00Z" w16du:dateUtc="2026-06-22T11:02:00Z">
        <w:del w:id="10427" w:author="Claire S" w:date="2026-07-23T13:56:00Z" w16du:dateUtc="2026-07-23T12:56:00Z">
          <w:r w:rsidR="00BC4816" w:rsidDel="00483E5F">
            <w:rPr>
              <w:rFonts w:ascii="Cambria" w:hAnsi="Cambria"/>
              <w:sz w:val="28"/>
              <w:szCs w:val="28"/>
            </w:rPr>
            <w:delText>a</w:delText>
          </w:r>
        </w:del>
      </w:ins>
      <w:moveTo w:id="10428" w:author="Claire S" w:date="2026-06-05T11:59:00Z" w16du:dateUtc="2026-06-05T10:59:00Z">
        <w:del w:id="10429" w:author="Claire S" w:date="2026-07-23T13:56:00Z" w16du:dateUtc="2026-07-23T12:56:00Z">
          <w:r w:rsidDel="00483E5F">
            <w:rPr>
              <w:rFonts w:ascii="Cambria" w:hAnsi="Cambria"/>
              <w:sz w:val="28"/>
              <w:szCs w:val="28"/>
            </w:rPr>
            <w:delText>way</w:delText>
          </w:r>
        </w:del>
      </w:moveTo>
      <w:ins w:id="10430" w:author="Daisy Watt" w:date="2026-06-22T13:02:00Z" w16du:dateUtc="2026-06-22T11:02:00Z">
        <w:del w:id="10431" w:author="Claire S" w:date="2026-07-23T13:56:00Z" w16du:dateUtc="2026-07-23T12:56:00Z">
          <w:r w:rsidR="00BC4816" w:rsidDel="00483E5F">
            <w:rPr>
              <w:rFonts w:ascii="Cambria" w:hAnsi="Cambria"/>
              <w:sz w:val="28"/>
              <w:szCs w:val="28"/>
            </w:rPr>
            <w:delText xml:space="preserve"> d</w:delText>
          </w:r>
        </w:del>
      </w:ins>
      <w:moveTo w:id="10432" w:author="Claire S" w:date="2026-06-05T11:59:00Z" w16du:dateUtc="2026-06-05T10:59:00Z">
        <w:del w:id="10433" w:author="Claire S" w:date="2026-07-23T13:56:00Z" w16du:dateUtc="2026-07-23T12:56:00Z">
          <w:r w:rsidDel="00483E5F">
            <w:rPr>
              <w:rFonts w:ascii="Cambria" w:hAnsi="Cambria"/>
              <w:sz w:val="28"/>
              <w:szCs w:val="28"/>
            </w:rPr>
            <w:delText xml:space="preserve">-Day in the Cotswolds, it had ended up </w:delText>
          </w:r>
          <w:r w:rsidRPr="00BB3200" w:rsidDel="00483E5F">
            <w:rPr>
              <w:rFonts w:ascii="Cambria" w:hAnsi="Cambria"/>
              <w:i/>
              <w:sz w:val="28"/>
              <w:szCs w:val="28"/>
              <w:rPrChange w:id="10434" w:author="Daisy Watt" w:date="2026-06-23T12:42:00Z" w16du:dateUtc="2026-06-23T10:42:00Z">
                <w:rPr>
                  <w:rFonts w:ascii="Cambria" w:hAnsi="Cambria"/>
                  <w:sz w:val="28"/>
                  <w:szCs w:val="28"/>
                </w:rPr>
              </w:rPrChange>
            </w:rPr>
            <w:delText>very</w:delText>
          </w:r>
          <w:r w:rsidDel="00483E5F">
            <w:rPr>
              <w:rFonts w:ascii="Cambria" w:hAnsi="Cambria"/>
              <w:sz w:val="28"/>
              <w:szCs w:val="28"/>
            </w:rPr>
            <w:delText xml:space="preserve"> fun in her four-poster bed, at</w:delText>
          </w:r>
        </w:del>
      </w:moveTo>
      <w:ins w:id="10435" w:author="Daisy Watt" w:date="2026-06-22T13:02:00Z" w16du:dateUtc="2026-06-22T11:02:00Z">
        <w:del w:id="10436" w:author="Claire S" w:date="2026-07-23T13:56:00Z" w16du:dateUtc="2026-07-23T12:56:00Z">
          <w:r w:rsidDel="00483E5F">
            <w:rPr>
              <w:rFonts w:ascii="Cambria" w:hAnsi="Cambria"/>
              <w:sz w:val="28"/>
              <w:szCs w:val="28"/>
            </w:rPr>
            <w:delText xml:space="preserve"> </w:delText>
          </w:r>
          <w:r w:rsidR="0065796E" w:rsidDel="00483E5F">
            <w:rPr>
              <w:rFonts w:ascii="Cambria" w:hAnsi="Cambria"/>
              <w:sz w:val="28"/>
              <w:szCs w:val="28"/>
            </w:rPr>
            <w:delText>the</w:delText>
          </w:r>
        </w:del>
      </w:ins>
      <w:moveTo w:id="10437" w:author="Claire S" w:date="2026-06-05T11:59:00Z" w16du:dateUtc="2026-06-05T10:59:00Z">
        <w:del w:id="10438" w:author="Claire S" w:date="2026-07-23T13:56:00Z" w16du:dateUtc="2026-07-23T12:56:00Z">
          <w:r w:rsidDel="00483E5F">
            <w:rPr>
              <w:rFonts w:ascii="Cambria" w:hAnsi="Cambria"/>
              <w:sz w:val="28"/>
              <w:szCs w:val="28"/>
            </w:rPr>
            <w:delText xml:space="preserve"> olde-worlde Lamb Inn.</w:delText>
          </w:r>
        </w:del>
      </w:moveTo>
    </w:p>
    <w:p w14:paraId="0F5D0344" w14:textId="19529DF1" w:rsidR="00885486" w:rsidDel="00483E5F" w:rsidRDefault="00885486" w:rsidP="00885486">
      <w:pPr>
        <w:spacing w:line="360" w:lineRule="auto"/>
        <w:ind w:firstLine="720"/>
        <w:contextualSpacing/>
        <w:rPr>
          <w:del w:id="10439" w:author="Claire S" w:date="2026-07-23T13:56:00Z" w16du:dateUtc="2026-07-23T12:56:00Z"/>
          <w:moveTo w:id="10440" w:author="Claire S" w:date="2026-06-05T11:59:00Z" w16du:dateUtc="2026-06-05T10:59:00Z"/>
          <w:rFonts w:ascii="Cambria" w:hAnsi="Cambria"/>
          <w:sz w:val="28"/>
          <w:szCs w:val="28"/>
        </w:rPr>
      </w:pPr>
      <w:moveTo w:id="10441" w:author="Claire S" w:date="2026-06-05T11:59:00Z" w16du:dateUtc="2026-06-05T10:59:00Z">
        <w:del w:id="10442" w:author="Claire S" w:date="2026-07-23T13:56:00Z" w16du:dateUtc="2026-07-23T12:56:00Z">
          <w:r w:rsidDel="00483E5F">
            <w:rPr>
              <w:rFonts w:ascii="Cambria" w:hAnsi="Cambria"/>
              <w:sz w:val="28"/>
              <w:szCs w:val="28"/>
            </w:rPr>
            <w:delText>And, for once, Ruth hadn’t interfered when she found out. Perhaps secretly, she’d thought Dex was just what her poor flighty sister needed.</w:delText>
          </w:r>
        </w:del>
      </w:moveTo>
    </w:p>
    <w:p w14:paraId="7E530CB5" w14:textId="53E71180" w:rsidR="00885486" w:rsidDel="00483E5F" w:rsidRDefault="00885486" w:rsidP="00885486">
      <w:pPr>
        <w:spacing w:line="360" w:lineRule="auto"/>
        <w:ind w:firstLine="720"/>
        <w:contextualSpacing/>
        <w:rPr>
          <w:del w:id="10443" w:author="Claire S" w:date="2026-07-23T13:56:00Z" w16du:dateUtc="2026-07-23T12:56:00Z"/>
          <w:moveTo w:id="10444" w:author="Claire S" w:date="2026-06-05T11:59:00Z" w16du:dateUtc="2026-06-05T10:59:00Z"/>
          <w:rFonts w:ascii="Cambria" w:hAnsi="Cambria"/>
          <w:sz w:val="28"/>
          <w:szCs w:val="28"/>
        </w:rPr>
      </w:pPr>
      <w:commentRangeStart w:id="10445"/>
      <w:moveTo w:id="10446" w:author="Claire S" w:date="2026-06-05T11:59:00Z" w16du:dateUtc="2026-06-05T10:59:00Z">
        <w:del w:id="10447" w:author="Claire S" w:date="2026-07-23T13:56:00Z" w16du:dateUtc="2026-07-23T12:56:00Z">
          <w:r w:rsidDel="00483E5F">
            <w:rPr>
              <w:rFonts w:ascii="Cambria" w:hAnsi="Cambria"/>
              <w:sz w:val="28"/>
              <w:szCs w:val="28"/>
            </w:rPr>
            <w:delText>Spending almost every weekend together, it wasn’t long before Savannah began to think Dex was ‘T</w:delText>
          </w:r>
        </w:del>
      </w:moveTo>
      <w:ins w:id="10448" w:author="Daisy Watt" w:date="2026-06-22T13:03:00Z" w16du:dateUtc="2026-06-22T11:03:00Z">
        <w:del w:id="10449" w:author="Claire S" w:date="2026-07-23T13:56:00Z" w16du:dateUtc="2026-07-23T12:56:00Z">
          <w:r w:rsidR="0045553C" w:rsidDel="00483E5F">
            <w:rPr>
              <w:rFonts w:ascii="Cambria" w:hAnsi="Cambria"/>
              <w:sz w:val="28"/>
              <w:szCs w:val="28"/>
            </w:rPr>
            <w:delText>t</w:delText>
          </w:r>
        </w:del>
      </w:ins>
      <w:moveTo w:id="10450" w:author="Claire S" w:date="2026-06-05T11:59:00Z" w16du:dateUtc="2026-06-05T10:59:00Z">
        <w:del w:id="10451" w:author="Claire S" w:date="2026-07-23T13:56:00Z" w16du:dateUtc="2026-07-23T12:56:00Z">
          <w:r w:rsidDel="00483E5F">
            <w:rPr>
              <w:rFonts w:ascii="Cambria" w:hAnsi="Cambria"/>
              <w:sz w:val="28"/>
              <w:szCs w:val="28"/>
            </w:rPr>
            <w:delText>he O</w:delText>
          </w:r>
        </w:del>
      </w:moveTo>
      <w:ins w:id="10452" w:author="Daisy Watt" w:date="2026-06-22T13:03:00Z" w16du:dateUtc="2026-06-22T11:03:00Z">
        <w:del w:id="10453" w:author="Claire S" w:date="2026-07-23T13:56:00Z" w16du:dateUtc="2026-07-23T12:56:00Z">
          <w:r w:rsidR="0045553C" w:rsidDel="00483E5F">
            <w:rPr>
              <w:rFonts w:ascii="Cambria" w:hAnsi="Cambria"/>
              <w:sz w:val="28"/>
              <w:szCs w:val="28"/>
            </w:rPr>
            <w:delText>o</w:delText>
          </w:r>
        </w:del>
      </w:ins>
      <w:moveTo w:id="10454" w:author="Claire S" w:date="2026-06-05T11:59:00Z" w16du:dateUtc="2026-06-05T10:59:00Z">
        <w:del w:id="10455" w:author="Claire S" w:date="2026-07-23T13:56:00Z" w16du:dateUtc="2026-07-23T12:56:00Z">
          <w:r w:rsidDel="00483E5F">
            <w:rPr>
              <w:rFonts w:ascii="Cambria" w:hAnsi="Cambria"/>
              <w:sz w:val="28"/>
              <w:szCs w:val="28"/>
            </w:rPr>
            <w:delText>ne’, so it came as something of a shock to understand Dex himself didn’t believe ‘T</w:delText>
          </w:r>
        </w:del>
      </w:moveTo>
      <w:ins w:id="10456" w:author="Daisy Watt" w:date="2026-06-22T13:03:00Z" w16du:dateUtc="2026-06-22T11:03:00Z">
        <w:del w:id="10457" w:author="Claire S" w:date="2026-07-23T13:56:00Z" w16du:dateUtc="2026-07-23T12:56:00Z">
          <w:r w:rsidR="0045553C" w:rsidDel="00483E5F">
            <w:rPr>
              <w:rFonts w:ascii="Cambria" w:hAnsi="Cambria"/>
              <w:sz w:val="28"/>
              <w:szCs w:val="28"/>
            </w:rPr>
            <w:delText>t</w:delText>
          </w:r>
        </w:del>
      </w:ins>
      <w:moveTo w:id="10458" w:author="Claire S" w:date="2026-06-05T11:59:00Z" w16du:dateUtc="2026-06-05T10:59:00Z">
        <w:del w:id="10459" w:author="Claire S" w:date="2026-07-23T13:56:00Z" w16du:dateUtc="2026-07-23T12:56:00Z">
          <w:r w:rsidDel="00483E5F">
            <w:rPr>
              <w:rFonts w:ascii="Cambria" w:hAnsi="Cambria"/>
              <w:sz w:val="28"/>
              <w:szCs w:val="28"/>
            </w:rPr>
            <w:delText>he O</w:delText>
          </w:r>
        </w:del>
      </w:moveTo>
      <w:ins w:id="10460" w:author="Daisy Watt" w:date="2026-06-22T13:03:00Z" w16du:dateUtc="2026-06-22T11:03:00Z">
        <w:del w:id="10461" w:author="Claire S" w:date="2026-07-23T13:56:00Z" w16du:dateUtc="2026-07-23T12:56:00Z">
          <w:r w:rsidR="0045553C" w:rsidDel="00483E5F">
            <w:rPr>
              <w:rFonts w:ascii="Cambria" w:hAnsi="Cambria"/>
              <w:sz w:val="28"/>
              <w:szCs w:val="28"/>
            </w:rPr>
            <w:delText>o</w:delText>
          </w:r>
        </w:del>
      </w:ins>
      <w:moveTo w:id="10462" w:author="Claire S" w:date="2026-06-05T11:59:00Z" w16du:dateUtc="2026-06-05T10:59:00Z">
        <w:del w:id="10463" w:author="Claire S" w:date="2026-07-23T13:56:00Z" w16du:dateUtc="2026-07-23T12:56:00Z">
          <w:r w:rsidDel="00483E5F">
            <w:rPr>
              <w:rFonts w:ascii="Cambria" w:hAnsi="Cambria"/>
              <w:sz w:val="28"/>
              <w:szCs w:val="28"/>
            </w:rPr>
            <w:delText>ne’ existed. He loved Savannah deeply, she knew that; he was beyond kind, and very tolerant of her insecurities -</w:delText>
          </w:r>
        </w:del>
      </w:moveTo>
      <w:ins w:id="10464" w:author="Daisy Watt" w:date="2026-06-22T13:03:00Z" w16du:dateUtc="2026-06-22T11:03:00Z">
        <w:del w:id="10465" w:author="Claire S" w:date="2026-07-23T13:56:00Z" w16du:dateUtc="2026-07-23T12:56:00Z">
          <w:r w:rsidR="0045553C" w:rsidDel="00483E5F">
            <w:rPr>
              <w:rFonts w:ascii="Cambria" w:hAnsi="Cambria"/>
              <w:sz w:val="28"/>
              <w:szCs w:val="28"/>
            </w:rPr>
            <w:delText>–</w:delText>
          </w:r>
        </w:del>
      </w:ins>
      <w:moveTo w:id="10466" w:author="Claire S" w:date="2026-06-05T11:59:00Z" w16du:dateUtc="2026-06-05T10:59:00Z">
        <w:del w:id="10467" w:author="Claire S" w:date="2026-07-23T13:56:00Z" w16du:dateUtc="2026-07-23T12:56:00Z">
          <w:r w:rsidDel="00483E5F">
            <w:rPr>
              <w:rFonts w:ascii="Cambria" w:hAnsi="Cambria"/>
              <w:sz w:val="28"/>
              <w:szCs w:val="28"/>
            </w:rPr>
            <w:delText xml:space="preserve"> but it turned out he was into all sorts of exotic pleasures, sexually.  Sure, he was a one</w:delText>
          </w:r>
        </w:del>
      </w:moveTo>
      <w:ins w:id="10468" w:author="Daisy Watt" w:date="2026-06-22T13:03:00Z" w16du:dateUtc="2026-06-22T11:03:00Z">
        <w:del w:id="10469" w:author="Claire S" w:date="2026-07-23T13:56:00Z" w16du:dateUtc="2026-07-23T12:56:00Z">
          <w:r w:rsidR="00C74D30" w:rsidDel="00483E5F">
            <w:rPr>
              <w:rFonts w:ascii="Cambria" w:hAnsi="Cambria"/>
              <w:sz w:val="28"/>
              <w:szCs w:val="28"/>
            </w:rPr>
            <w:delText>-</w:delText>
          </w:r>
        </w:del>
      </w:ins>
      <w:moveTo w:id="10470" w:author="Claire S" w:date="2026-06-05T11:59:00Z" w16du:dateUtc="2026-06-05T10:59:00Z">
        <w:del w:id="10471" w:author="Claire S" w:date="2026-07-23T13:56:00Z" w16du:dateUtc="2026-07-23T12:56:00Z">
          <w:r w:rsidDel="00483E5F">
            <w:rPr>
              <w:rFonts w:ascii="Cambria" w:hAnsi="Cambria"/>
              <w:sz w:val="28"/>
              <w:szCs w:val="28"/>
            </w:rPr>
            <w:delText xml:space="preserve"> woman man up to a point, </w:delText>
          </w:r>
        </w:del>
        <w:del w:id="10472" w:author="Claire S" w:date="2026-06-05T12:01:00Z" w16du:dateUtc="2026-06-05T11:01:00Z">
          <w:r w:rsidDel="002F0364">
            <w:rPr>
              <w:rFonts w:ascii="Cambria" w:hAnsi="Cambria"/>
              <w:sz w:val="28"/>
              <w:szCs w:val="28"/>
            </w:rPr>
            <w:delText>but up for an open relationship in others: gradually introducing her to that world, until she surprised herself when she’d started to like them too…</w:delText>
          </w:r>
          <w:commentRangeEnd w:id="10374"/>
          <w:r w:rsidDel="002F0364">
            <w:rPr>
              <w:rStyle w:val="CommentReference"/>
              <w:rFonts w:ascii="Cambria" w:hAnsi="Cambria"/>
              <w:sz w:val="28"/>
              <w:szCs w:val="28"/>
            </w:rPr>
            <w:commentReference w:id="10374"/>
          </w:r>
        </w:del>
      </w:moveTo>
      <w:commentRangeEnd w:id="10445"/>
      <w:del w:id="10473" w:author="Claire S" w:date="2026-07-23T13:56:00Z" w16du:dateUtc="2026-07-23T12:56:00Z">
        <w:r w:rsidR="00907526" w:rsidDel="00483E5F">
          <w:rPr>
            <w:rStyle w:val="CommentReference"/>
            <w:rFonts w:ascii="Cambria" w:hAnsi="Cambria"/>
            <w:sz w:val="28"/>
            <w:szCs w:val="28"/>
          </w:rPr>
          <w:commentReference w:id="10445"/>
        </w:r>
      </w:del>
    </w:p>
    <w:moveToRangeEnd w:id="10373"/>
    <w:p w14:paraId="00098572" w14:textId="66E7E004" w:rsidR="00514CB2" w:rsidDel="002F0364" w:rsidRDefault="00BB064A">
      <w:pPr>
        <w:spacing w:line="360" w:lineRule="auto"/>
        <w:ind w:firstLine="720"/>
        <w:contextualSpacing/>
        <w:rPr>
          <w:del w:id="10474" w:author="Claire S" w:date="2026-06-05T11:59:00Z" w16du:dateUtc="2026-06-05T10:59:00Z"/>
          <w:rFonts w:ascii="Cambria" w:hAnsi="Cambria"/>
          <w:sz w:val="28"/>
          <w:szCs w:val="28"/>
        </w:rPr>
      </w:pPr>
      <w:ins w:id="10475" w:author="Claire S" w:date="2026-07-23T14:21:00Z" w16du:dateUtc="2026-07-23T13:21:00Z">
        <w:r>
          <w:rPr>
            <w:rFonts w:ascii="Cambria" w:hAnsi="Cambria"/>
            <w:sz w:val="28"/>
            <w:szCs w:val="28"/>
          </w:rPr>
          <w:t xml:space="preserve">As </w:t>
        </w:r>
      </w:ins>
      <w:ins w:id="10476" w:author="Claire S" w:date="2026-06-05T12:02:00Z" w16du:dateUtc="2026-06-05T11:02:00Z">
        <w:r w:rsidR="002F0364">
          <w:rPr>
            <w:rFonts w:ascii="Cambria" w:hAnsi="Cambria"/>
            <w:sz w:val="28"/>
            <w:szCs w:val="28"/>
          </w:rPr>
          <w:t>the two policemen g</w:t>
        </w:r>
      </w:ins>
      <w:ins w:id="10477" w:author="Claire S" w:date="2026-07-23T14:21:00Z" w16du:dateUtc="2026-07-23T13:21:00Z">
        <w:r>
          <w:rPr>
            <w:rFonts w:ascii="Cambria" w:hAnsi="Cambria"/>
            <w:sz w:val="28"/>
            <w:szCs w:val="28"/>
          </w:rPr>
          <w:t>o</w:t>
        </w:r>
      </w:ins>
      <w:ins w:id="10478" w:author="Claire S" w:date="2026-06-05T12:02:00Z" w16du:dateUtc="2026-06-05T11:02:00Z">
        <w:r w:rsidR="002F0364">
          <w:rPr>
            <w:rFonts w:ascii="Cambria" w:hAnsi="Cambria"/>
            <w:sz w:val="28"/>
            <w:szCs w:val="28"/>
          </w:rPr>
          <w:t xml:space="preserve">t in their </w:t>
        </w:r>
      </w:ins>
      <w:ins w:id="10479" w:author="Claire S" w:date="2026-06-08T15:59:00Z" w16du:dateUtc="2026-06-08T14:59:00Z">
        <w:r w:rsidR="00114C43">
          <w:rPr>
            <w:rFonts w:ascii="Cambria" w:hAnsi="Cambria"/>
            <w:sz w:val="28"/>
            <w:szCs w:val="28"/>
          </w:rPr>
          <w:t>car</w:t>
        </w:r>
      </w:ins>
      <w:ins w:id="10480" w:author="Claire S" w:date="2026-06-05T12:02:00Z" w16du:dateUtc="2026-06-05T11:02:00Z">
        <w:r w:rsidR="002F0364">
          <w:rPr>
            <w:rFonts w:ascii="Cambria" w:hAnsi="Cambria"/>
            <w:sz w:val="28"/>
            <w:szCs w:val="28"/>
          </w:rPr>
          <w:t xml:space="preserve"> out on the street, </w:t>
        </w:r>
      </w:ins>
      <w:del w:id="10481" w:author="Claire S" w:date="2026-05-21T16:00:00Z" w16du:dateUtc="2026-05-21T15:00:00Z">
        <w:r w:rsidR="0055611D" w:rsidDel="000D1DED">
          <w:rPr>
            <w:rFonts w:ascii="Cambria" w:hAnsi="Cambria"/>
            <w:sz w:val="28"/>
            <w:szCs w:val="28"/>
          </w:rPr>
          <w:delText>‘G</w:delText>
        </w:r>
      </w:del>
      <w:del w:id="10482" w:author="Claire S" w:date="2026-06-04T10:25:00Z" w16du:dateUtc="2026-06-04T09:25:00Z">
        <w:r w:rsidR="0055611D" w:rsidDel="006A035D">
          <w:rPr>
            <w:rFonts w:ascii="Cambria" w:hAnsi="Cambria"/>
            <w:sz w:val="28"/>
            <w:szCs w:val="28"/>
          </w:rPr>
          <w:delText>oodbye</w:delText>
        </w:r>
      </w:del>
      <w:del w:id="10483" w:author="Claire S" w:date="2026-06-05T11:59:00Z" w16du:dateUtc="2026-06-05T10:59:00Z">
        <w:r w:rsidR="0055611D" w:rsidDel="002F0364">
          <w:rPr>
            <w:rFonts w:ascii="Cambria" w:hAnsi="Cambria"/>
            <w:sz w:val="28"/>
            <w:szCs w:val="28"/>
          </w:rPr>
          <w:delText xml:space="preserve">.’ </w:delText>
        </w:r>
      </w:del>
      <w:del w:id="10484" w:author="Claire S" w:date="2026-05-13T11:28:00Z" w16du:dateUtc="2026-05-13T10:28:00Z">
        <w:r w:rsidR="0055611D" w:rsidDel="00A5088D">
          <w:rPr>
            <w:rFonts w:ascii="Cambria" w:hAnsi="Cambria"/>
            <w:sz w:val="28"/>
            <w:szCs w:val="28"/>
          </w:rPr>
          <w:delText>She</w:delText>
        </w:r>
        <w:r w:rsidR="00132DE6" w:rsidDel="00A5088D">
          <w:rPr>
            <w:rFonts w:ascii="Cambria" w:hAnsi="Cambria"/>
            <w:sz w:val="28"/>
            <w:szCs w:val="28"/>
          </w:rPr>
          <w:delText xml:space="preserve"> closed </w:delText>
        </w:r>
      </w:del>
      <w:del w:id="10485" w:author="Claire S" w:date="2026-06-05T11:59:00Z" w16du:dateUtc="2026-06-05T10:59:00Z">
        <w:r w:rsidR="00132DE6" w:rsidDel="002F0364">
          <w:rPr>
            <w:rFonts w:ascii="Cambria" w:hAnsi="Cambria"/>
            <w:sz w:val="28"/>
            <w:szCs w:val="28"/>
          </w:rPr>
          <w:delText>it firmly behind them</w:delText>
        </w:r>
      </w:del>
      <w:del w:id="10486" w:author="Claire S" w:date="2026-05-13T11:28:00Z" w16du:dateUtc="2026-05-13T10:28:00Z">
        <w:r w:rsidR="0055611D" w:rsidDel="00A5088D">
          <w:rPr>
            <w:rFonts w:ascii="Cambria" w:hAnsi="Cambria"/>
            <w:sz w:val="28"/>
            <w:szCs w:val="28"/>
          </w:rPr>
          <w:delText xml:space="preserve"> and</w:delText>
        </w:r>
      </w:del>
      <w:del w:id="10487" w:author="Claire S" w:date="2026-06-05T11:59:00Z" w16du:dateUtc="2026-06-05T10:59:00Z">
        <w:r w:rsidR="0055611D" w:rsidDel="002F0364">
          <w:rPr>
            <w:rFonts w:ascii="Cambria" w:hAnsi="Cambria"/>
            <w:sz w:val="28"/>
            <w:szCs w:val="28"/>
          </w:rPr>
          <w:delText xml:space="preserve"> leant </w:delText>
        </w:r>
        <w:r w:rsidR="00337B6C" w:rsidDel="002F0364">
          <w:rPr>
            <w:rFonts w:ascii="Cambria" w:hAnsi="Cambria"/>
            <w:sz w:val="28"/>
            <w:szCs w:val="28"/>
          </w:rPr>
          <w:delText xml:space="preserve">on </w:delText>
        </w:r>
      </w:del>
      <w:del w:id="10488" w:author="Claire S" w:date="2026-05-13T11:28:00Z" w16du:dateUtc="2026-05-13T10:28:00Z">
        <w:r w:rsidR="00337B6C" w:rsidDel="00A5088D">
          <w:rPr>
            <w:rFonts w:ascii="Cambria" w:hAnsi="Cambria"/>
            <w:sz w:val="28"/>
            <w:szCs w:val="28"/>
          </w:rPr>
          <w:delText xml:space="preserve">it, </w:delText>
        </w:r>
        <w:r w:rsidR="0055611D" w:rsidDel="00A5088D">
          <w:rPr>
            <w:rFonts w:ascii="Cambria" w:hAnsi="Cambria"/>
            <w:sz w:val="28"/>
            <w:szCs w:val="28"/>
          </w:rPr>
          <w:delText>taking</w:delText>
        </w:r>
      </w:del>
      <w:del w:id="10489" w:author="Claire S" w:date="2026-06-05T11:59:00Z" w16du:dateUtc="2026-06-05T10:59:00Z">
        <w:r w:rsidR="00337B6C" w:rsidDel="002F0364">
          <w:rPr>
            <w:rFonts w:ascii="Cambria" w:hAnsi="Cambria"/>
            <w:sz w:val="28"/>
            <w:szCs w:val="28"/>
          </w:rPr>
          <w:delText xml:space="preserve"> a deep breath</w:delText>
        </w:r>
        <w:r w:rsidR="0055611D" w:rsidDel="002F0364">
          <w:rPr>
            <w:rFonts w:ascii="Cambria" w:hAnsi="Cambria"/>
            <w:sz w:val="28"/>
            <w:szCs w:val="28"/>
          </w:rPr>
          <w:delText xml:space="preserve">. Then she </w:delText>
        </w:r>
        <w:r w:rsidR="00132DE6" w:rsidDel="002F0364">
          <w:rPr>
            <w:rFonts w:ascii="Cambria" w:hAnsi="Cambria"/>
            <w:sz w:val="28"/>
            <w:szCs w:val="28"/>
          </w:rPr>
          <w:delText xml:space="preserve">hauled out her </w:delText>
        </w:r>
      </w:del>
      <w:del w:id="10490" w:author="Claire S" w:date="2026-06-03T19:43:00Z" w16du:dateUtc="2026-06-03T18:43:00Z">
        <w:r w:rsidR="00132DE6" w:rsidDel="0055531F">
          <w:rPr>
            <w:rFonts w:ascii="Cambria" w:hAnsi="Cambria"/>
            <w:sz w:val="28"/>
            <w:szCs w:val="28"/>
          </w:rPr>
          <w:delText>phone</w:delText>
        </w:r>
      </w:del>
      <w:del w:id="10491" w:author="Claire S" w:date="2026-06-05T11:59:00Z" w16du:dateUtc="2026-06-05T10:59:00Z">
        <w:r w:rsidR="0055611D" w:rsidDel="002F0364">
          <w:rPr>
            <w:rFonts w:ascii="Cambria" w:hAnsi="Cambria"/>
            <w:sz w:val="28"/>
            <w:szCs w:val="28"/>
          </w:rPr>
          <w:delText>,</w:delText>
        </w:r>
        <w:r w:rsidR="00514CB2" w:rsidDel="002F0364">
          <w:rPr>
            <w:rFonts w:ascii="Cambria" w:hAnsi="Cambria"/>
            <w:sz w:val="28"/>
            <w:szCs w:val="28"/>
          </w:rPr>
          <w:delText xml:space="preserve"> and</w:delText>
        </w:r>
        <w:r w:rsidR="00132DE6" w:rsidDel="002F0364">
          <w:rPr>
            <w:rFonts w:ascii="Cambria" w:hAnsi="Cambria"/>
            <w:sz w:val="28"/>
            <w:szCs w:val="28"/>
          </w:rPr>
          <w:delText xml:space="preserve"> </w:delText>
        </w:r>
        <w:r w:rsidR="00345EC8" w:rsidDel="002F0364">
          <w:rPr>
            <w:rFonts w:ascii="Cambria" w:hAnsi="Cambria"/>
            <w:sz w:val="28"/>
            <w:szCs w:val="28"/>
          </w:rPr>
          <w:delText>read</w:delText>
        </w:r>
        <w:r w:rsidR="00132DE6" w:rsidDel="002F0364">
          <w:rPr>
            <w:rFonts w:ascii="Cambria" w:hAnsi="Cambria"/>
            <w:sz w:val="28"/>
            <w:szCs w:val="28"/>
          </w:rPr>
          <w:delText xml:space="preserve"> the stupid List</w:delText>
        </w:r>
        <w:r w:rsidR="00345EC8" w:rsidDel="002F0364">
          <w:rPr>
            <w:rFonts w:ascii="Cambria" w:hAnsi="Cambria"/>
            <w:sz w:val="28"/>
            <w:szCs w:val="28"/>
          </w:rPr>
          <w:delText>, screwing up her face at</w:delText>
        </w:r>
        <w:r w:rsidR="000604BF" w:rsidDel="002F0364">
          <w:rPr>
            <w:rFonts w:ascii="Cambria" w:hAnsi="Cambria"/>
            <w:sz w:val="28"/>
            <w:szCs w:val="28"/>
          </w:rPr>
          <w:delText xml:space="preserve"> th</w:delText>
        </w:r>
        <w:r w:rsidR="00345EC8" w:rsidDel="002F0364">
          <w:rPr>
            <w:rFonts w:ascii="Cambria" w:hAnsi="Cambria"/>
            <w:sz w:val="28"/>
            <w:szCs w:val="28"/>
          </w:rPr>
          <w:delText>e</w:delText>
        </w:r>
        <w:r w:rsidR="000604BF" w:rsidDel="002F0364">
          <w:rPr>
            <w:rFonts w:ascii="Cambria" w:hAnsi="Cambria"/>
            <w:sz w:val="28"/>
            <w:szCs w:val="28"/>
          </w:rPr>
          <w:delText xml:space="preserve"> </w:delText>
        </w:r>
      </w:del>
      <w:del w:id="10492" w:author="Claire S" w:date="2026-05-12T10:03:00Z" w16du:dateUtc="2026-05-12T09:03:00Z">
        <w:r w:rsidR="000604BF" w:rsidDel="00373A20">
          <w:rPr>
            <w:rFonts w:ascii="Cambria" w:hAnsi="Cambria"/>
            <w:sz w:val="28"/>
            <w:szCs w:val="28"/>
          </w:rPr>
          <w:delText xml:space="preserve">horrendous </w:delText>
        </w:r>
      </w:del>
      <w:del w:id="10493" w:author="Claire S" w:date="2026-06-05T11:59:00Z" w16du:dateUtc="2026-06-05T10:59:00Z">
        <w:r w:rsidR="000604BF" w:rsidDel="002F0364">
          <w:rPr>
            <w:rFonts w:ascii="Cambria" w:hAnsi="Cambria"/>
            <w:sz w:val="28"/>
            <w:szCs w:val="28"/>
          </w:rPr>
          <w:delText>photo of her</w:delText>
        </w:r>
        <w:r w:rsidR="00514CB2" w:rsidDel="002F0364">
          <w:rPr>
            <w:rFonts w:ascii="Cambria" w:hAnsi="Cambria"/>
            <w:sz w:val="28"/>
            <w:szCs w:val="28"/>
          </w:rPr>
          <w:delText xml:space="preserve">.  </w:delText>
        </w:r>
      </w:del>
    </w:p>
    <w:p w14:paraId="16B853F0" w14:textId="6440258A" w:rsidR="00D929F6" w:rsidDel="002F0364" w:rsidRDefault="00D929F6">
      <w:pPr>
        <w:spacing w:line="360" w:lineRule="auto"/>
        <w:ind w:firstLine="720"/>
        <w:contextualSpacing/>
        <w:rPr>
          <w:del w:id="10494" w:author="Claire S" w:date="2026-06-05T11:59:00Z" w16du:dateUtc="2026-06-05T10:59:00Z"/>
          <w:rFonts w:ascii="Cambria" w:hAnsi="Cambria"/>
          <w:sz w:val="28"/>
          <w:szCs w:val="28"/>
        </w:rPr>
      </w:pPr>
      <w:del w:id="10495" w:author="Claire S" w:date="2026-06-05T11:59:00Z" w16du:dateUtc="2026-06-05T10:59:00Z">
        <w:r w:rsidDel="002F0364">
          <w:rPr>
            <w:rFonts w:ascii="Cambria" w:hAnsi="Cambria"/>
            <w:sz w:val="28"/>
            <w:szCs w:val="28"/>
          </w:rPr>
          <w:delText>She thought about the picture of the scarf they’d just shown her, and somewhere, a deep memory flickered</w:delText>
        </w:r>
        <w:r w:rsidR="007A2E2B" w:rsidDel="002F0364">
          <w:rPr>
            <w:rFonts w:ascii="Cambria" w:hAnsi="Cambria"/>
            <w:sz w:val="28"/>
            <w:szCs w:val="28"/>
          </w:rPr>
          <w:delText>.</w:delText>
        </w:r>
      </w:del>
      <w:del w:id="10496" w:author="Claire S" w:date="2026-06-03T19:43:00Z" w16du:dateUtc="2026-06-03T18:43:00Z">
        <w:r w:rsidR="007A2E2B" w:rsidDel="0055531F">
          <w:rPr>
            <w:rFonts w:ascii="Cambria" w:hAnsi="Cambria"/>
            <w:sz w:val="28"/>
            <w:szCs w:val="28"/>
          </w:rPr>
          <w:delText xml:space="preserve"> </w:delText>
        </w:r>
      </w:del>
      <w:del w:id="10497" w:author="Claire S" w:date="2026-06-03T19:44:00Z" w16du:dateUtc="2026-06-03T18:44:00Z">
        <w:r w:rsidR="007A2E2B" w:rsidDel="0055531F">
          <w:rPr>
            <w:rFonts w:ascii="Cambria" w:hAnsi="Cambria"/>
            <w:sz w:val="28"/>
            <w:szCs w:val="28"/>
          </w:rPr>
          <w:delText xml:space="preserve"> Had</w:delText>
        </w:r>
      </w:del>
      <w:del w:id="10498" w:author="Claire S" w:date="2026-06-05T11:59:00Z" w16du:dateUtc="2026-06-05T10:59:00Z">
        <w:r w:rsidDel="002F0364">
          <w:rPr>
            <w:rFonts w:ascii="Cambria" w:hAnsi="Cambria"/>
            <w:sz w:val="28"/>
            <w:szCs w:val="28"/>
          </w:rPr>
          <w:delText xml:space="preserve"> Dex bought his </w:delText>
        </w:r>
      </w:del>
      <w:del w:id="10499" w:author="Claire S" w:date="2026-05-12T10:04:00Z" w16du:dateUtc="2026-05-12T09:04:00Z">
        <w:r w:rsidDel="00373A20">
          <w:rPr>
            <w:rFonts w:ascii="Cambria" w:hAnsi="Cambria"/>
            <w:sz w:val="28"/>
            <w:szCs w:val="28"/>
          </w:rPr>
          <w:delText>staff</w:delText>
        </w:r>
        <w:r w:rsidR="007A2E2B" w:rsidDel="00373A20">
          <w:rPr>
            <w:rFonts w:ascii="Cambria" w:hAnsi="Cambria"/>
            <w:sz w:val="28"/>
            <w:szCs w:val="28"/>
          </w:rPr>
          <w:delText xml:space="preserve"> </w:delText>
        </w:r>
      </w:del>
      <w:del w:id="10500" w:author="Claire S" w:date="2026-06-05T11:59:00Z" w16du:dateUtc="2026-06-05T10:59:00Z">
        <w:r w:rsidR="007A2E2B" w:rsidDel="002F0364">
          <w:rPr>
            <w:rFonts w:ascii="Cambria" w:hAnsi="Cambria"/>
            <w:sz w:val="28"/>
            <w:szCs w:val="28"/>
          </w:rPr>
          <w:delText>these</w:delText>
        </w:r>
        <w:r w:rsidDel="002F0364">
          <w:rPr>
            <w:rFonts w:ascii="Cambria" w:hAnsi="Cambria"/>
            <w:sz w:val="28"/>
            <w:szCs w:val="28"/>
          </w:rPr>
          <w:delText xml:space="preserve"> scarves last Christmas</w:delText>
        </w:r>
      </w:del>
      <w:del w:id="10501" w:author="Claire S" w:date="2026-06-03T19:44:00Z" w16du:dateUtc="2026-06-03T18:44:00Z">
        <w:r w:rsidR="007A2E2B" w:rsidDel="0055531F">
          <w:rPr>
            <w:rFonts w:ascii="Cambria" w:hAnsi="Cambria"/>
            <w:sz w:val="28"/>
            <w:szCs w:val="28"/>
          </w:rPr>
          <w:delText>?  She had a vague idea that</w:delText>
        </w:r>
      </w:del>
      <w:del w:id="10502" w:author="Claire S" w:date="2026-06-05T11:59:00Z" w16du:dateUtc="2026-06-05T10:59:00Z">
        <w:r w:rsidR="007A2E2B" w:rsidDel="002F0364">
          <w:rPr>
            <w:rFonts w:ascii="Cambria" w:hAnsi="Cambria"/>
            <w:sz w:val="28"/>
            <w:szCs w:val="28"/>
          </w:rPr>
          <w:delText xml:space="preserve"> he’d given her one too</w:delText>
        </w:r>
      </w:del>
      <w:del w:id="10503" w:author="Claire S" w:date="2026-06-03T19:44:00Z" w16du:dateUtc="2026-06-03T18:44:00Z">
        <w:r w:rsidR="007A2E2B" w:rsidDel="0055531F">
          <w:rPr>
            <w:rFonts w:ascii="Cambria" w:hAnsi="Cambria"/>
            <w:sz w:val="28"/>
            <w:szCs w:val="28"/>
          </w:rPr>
          <w:delText>, and</w:delText>
        </w:r>
      </w:del>
      <w:del w:id="10504" w:author="Claire S" w:date="2026-06-05T11:59:00Z" w16du:dateUtc="2026-06-05T10:59:00Z">
        <w:r w:rsidR="007A2E2B" w:rsidDel="002F0364">
          <w:rPr>
            <w:rFonts w:ascii="Cambria" w:hAnsi="Cambria"/>
            <w:sz w:val="28"/>
            <w:szCs w:val="28"/>
          </w:rPr>
          <w:delText xml:space="preserve"> she’d </w:delText>
        </w:r>
        <w:r w:rsidDel="002F0364">
          <w:rPr>
            <w:rFonts w:ascii="Cambria" w:hAnsi="Cambria"/>
            <w:sz w:val="28"/>
            <w:szCs w:val="28"/>
          </w:rPr>
          <w:delText>hated</w:delText>
        </w:r>
      </w:del>
      <w:del w:id="10505" w:author="Claire S" w:date="2026-06-03T19:44:00Z" w16du:dateUtc="2026-06-03T18:44:00Z">
        <w:r w:rsidDel="0055531F">
          <w:rPr>
            <w:rFonts w:ascii="Cambria" w:hAnsi="Cambria"/>
            <w:sz w:val="28"/>
            <w:szCs w:val="28"/>
          </w:rPr>
          <w:delText xml:space="preserve"> </w:delText>
        </w:r>
        <w:r w:rsidR="007A2E2B" w:rsidDel="0055531F">
          <w:rPr>
            <w:rFonts w:ascii="Cambria" w:hAnsi="Cambria"/>
            <w:sz w:val="28"/>
            <w:szCs w:val="28"/>
          </w:rPr>
          <w:delText>it</w:delText>
        </w:r>
      </w:del>
      <w:del w:id="10506" w:author="Claire S" w:date="2026-06-05T11:59:00Z" w16du:dateUtc="2026-06-05T10:59:00Z">
        <w:r w:rsidR="007A2E2B" w:rsidDel="002F0364">
          <w:rPr>
            <w:rFonts w:ascii="Cambria" w:hAnsi="Cambria"/>
            <w:sz w:val="28"/>
            <w:szCs w:val="28"/>
          </w:rPr>
          <w:delText xml:space="preserve"> </w:delText>
        </w:r>
        <w:r w:rsidDel="002F0364">
          <w:rPr>
            <w:rFonts w:ascii="Cambria" w:hAnsi="Cambria"/>
            <w:sz w:val="28"/>
            <w:szCs w:val="28"/>
          </w:rPr>
          <w:delText xml:space="preserve">so much, she’d left it in her desk at work. </w:delText>
        </w:r>
      </w:del>
    </w:p>
    <w:p w14:paraId="407AA19C" w14:textId="77777777" w:rsidR="00114C43" w:rsidRDefault="00D929F6">
      <w:pPr>
        <w:spacing w:line="360" w:lineRule="auto"/>
        <w:ind w:firstLine="720"/>
        <w:contextualSpacing/>
        <w:rPr>
          <w:ins w:id="10507" w:author="Claire S" w:date="2026-06-08T15:59:00Z" w16du:dateUtc="2026-06-08T14:59:00Z"/>
          <w:rFonts w:ascii="Cambria" w:hAnsi="Cambria"/>
          <w:sz w:val="28"/>
          <w:szCs w:val="28"/>
        </w:rPr>
        <w:pPrChange w:id="10508" w:author="Claire S" w:date="2026-07-23T14:21:00Z" w16du:dateUtc="2026-07-23T13:21:00Z">
          <w:pPr>
            <w:spacing w:line="360" w:lineRule="auto"/>
            <w:contextualSpacing/>
          </w:pPr>
        </w:pPrChange>
      </w:pPr>
      <w:del w:id="10509" w:author="Claire S" w:date="2026-06-05T12:02:00Z" w16du:dateUtc="2026-06-05T11:02:00Z">
        <w:r w:rsidDel="002F0364">
          <w:rPr>
            <w:rFonts w:ascii="Cambria" w:hAnsi="Cambria"/>
            <w:sz w:val="28"/>
            <w:szCs w:val="28"/>
          </w:rPr>
          <w:delText>W</w:delText>
        </w:r>
      </w:del>
      <w:del w:id="10510" w:author="Claire S" w:date="2026-06-08T15:59:00Z" w16du:dateUtc="2026-06-08T14:59:00Z">
        <w:r w:rsidDel="00114C43">
          <w:rPr>
            <w:rFonts w:ascii="Cambria" w:hAnsi="Cambria"/>
            <w:sz w:val="28"/>
            <w:szCs w:val="28"/>
          </w:rPr>
          <w:delText xml:space="preserve">ith a </w:delText>
        </w:r>
        <w:r w:rsidR="00104691" w:rsidDel="00114C43">
          <w:rPr>
            <w:rFonts w:ascii="Cambria" w:hAnsi="Cambria"/>
            <w:sz w:val="28"/>
            <w:szCs w:val="28"/>
          </w:rPr>
          <w:delText xml:space="preserve">shaking hand, </w:delText>
        </w:r>
      </w:del>
      <w:r w:rsidR="007A2E2B">
        <w:rPr>
          <w:rFonts w:ascii="Cambria" w:hAnsi="Cambria"/>
          <w:sz w:val="28"/>
          <w:szCs w:val="28"/>
        </w:rPr>
        <w:t>Savannah</w:t>
      </w:r>
      <w:r w:rsidR="00514CB2">
        <w:rPr>
          <w:rFonts w:ascii="Cambria" w:hAnsi="Cambria"/>
          <w:sz w:val="28"/>
          <w:szCs w:val="28"/>
        </w:rPr>
        <w:t xml:space="preserve"> made a phone call</w:t>
      </w:r>
      <w:ins w:id="10511" w:author="Claire S" w:date="2026-06-08T15:59:00Z" w16du:dateUtc="2026-06-08T14:59:00Z">
        <w:r w:rsidR="00114C43">
          <w:rPr>
            <w:rFonts w:ascii="Cambria" w:hAnsi="Cambria"/>
            <w:sz w:val="28"/>
            <w:szCs w:val="28"/>
          </w:rPr>
          <w:t>, her hand shaking</w:t>
        </w:r>
      </w:ins>
      <w:r w:rsidR="00132DE6">
        <w:rPr>
          <w:rFonts w:ascii="Cambria" w:hAnsi="Cambria"/>
          <w:sz w:val="28"/>
          <w:szCs w:val="28"/>
        </w:rPr>
        <w:t>.</w:t>
      </w:r>
      <w:r w:rsidR="00514CB2">
        <w:rPr>
          <w:rFonts w:ascii="Cambria" w:hAnsi="Cambria"/>
          <w:sz w:val="28"/>
          <w:szCs w:val="28"/>
        </w:rPr>
        <w:t xml:space="preserve"> </w:t>
      </w:r>
    </w:p>
    <w:p w14:paraId="69BA8D6D" w14:textId="118BEBB2" w:rsidR="00132DE6" w:rsidRDefault="00132DE6" w:rsidP="00114C43">
      <w:pPr>
        <w:spacing w:line="360" w:lineRule="auto"/>
        <w:ind w:firstLine="720"/>
        <w:contextualSpacing/>
        <w:rPr>
          <w:ins w:id="10512" w:author="Claire S" w:date="2026-05-21T16:01:00Z" w16du:dateUtc="2026-05-21T15:01:00Z"/>
          <w:rFonts w:ascii="Cambria" w:hAnsi="Cambria"/>
          <w:sz w:val="28"/>
          <w:szCs w:val="28"/>
        </w:rPr>
      </w:pPr>
      <w:r>
        <w:rPr>
          <w:rFonts w:ascii="Cambria" w:hAnsi="Cambria"/>
          <w:sz w:val="28"/>
          <w:szCs w:val="28"/>
        </w:rPr>
        <w:t xml:space="preserve">‘That lawyer you mentioned,’ she exhaled unsteadily when </w:t>
      </w:r>
      <w:del w:id="10513" w:author="Daisy Watt" w:date="2026-06-22T13:14:00Z" w16du:dateUtc="2026-06-22T11:14:00Z">
        <w:r>
          <w:rPr>
            <w:rFonts w:ascii="Cambria" w:hAnsi="Cambria"/>
            <w:sz w:val="28"/>
            <w:szCs w:val="28"/>
          </w:rPr>
          <w:delText>her sister</w:delText>
        </w:r>
        <w:r w:rsidR="00514CB2">
          <w:rPr>
            <w:rFonts w:ascii="Cambria" w:hAnsi="Cambria"/>
            <w:sz w:val="28"/>
            <w:szCs w:val="28"/>
          </w:rPr>
          <w:delText xml:space="preserve"> </w:delText>
        </w:r>
      </w:del>
      <w:r w:rsidR="00514CB2">
        <w:rPr>
          <w:rFonts w:ascii="Cambria" w:hAnsi="Cambria"/>
          <w:sz w:val="28"/>
          <w:szCs w:val="28"/>
        </w:rPr>
        <w:t>Ruth</w:t>
      </w:r>
      <w:r>
        <w:rPr>
          <w:rFonts w:ascii="Cambria" w:hAnsi="Cambria"/>
          <w:sz w:val="28"/>
          <w:szCs w:val="28"/>
        </w:rPr>
        <w:t xml:space="preserve"> answered. ‘Is Carl Carrington in town? I think I might need him</w:t>
      </w:r>
      <w:ins w:id="10514" w:author="Daisy Watt" w:date="2026-06-22T13:14:00Z" w16du:dateUtc="2026-06-22T11:14:00Z">
        <w:r w:rsidR="003E1BC3">
          <w:rPr>
            <w:rFonts w:ascii="Cambria" w:hAnsi="Cambria"/>
            <w:sz w:val="28"/>
            <w:szCs w:val="28"/>
          </w:rPr>
          <w:t>,</w:t>
        </w:r>
      </w:ins>
      <w:r>
        <w:rPr>
          <w:rFonts w:ascii="Cambria" w:hAnsi="Cambria"/>
          <w:sz w:val="28"/>
          <w:szCs w:val="28"/>
        </w:rPr>
        <w:t xml:space="preserve"> now.’ </w:t>
      </w:r>
    </w:p>
    <w:p w14:paraId="2B270607" w14:textId="54E72AC2" w:rsidR="004B344B" w:rsidRDefault="0009641A" w:rsidP="00514CB2">
      <w:pPr>
        <w:spacing w:line="360" w:lineRule="auto"/>
        <w:ind w:firstLine="720"/>
        <w:contextualSpacing/>
        <w:rPr>
          <w:ins w:id="10515" w:author="Claire S" w:date="2026-05-21T17:40:00Z" w16du:dateUtc="2026-05-21T16:40:00Z"/>
          <w:rFonts w:ascii="Cambria" w:hAnsi="Cambria"/>
          <w:sz w:val="28"/>
          <w:szCs w:val="28"/>
        </w:rPr>
      </w:pPr>
      <w:ins w:id="10516" w:author="Claire S" w:date="2026-06-03T19:44:00Z" w16du:dateUtc="2026-06-03T18:44:00Z">
        <w:r>
          <w:rPr>
            <w:rFonts w:ascii="Cambria" w:hAnsi="Cambria"/>
            <w:sz w:val="28"/>
            <w:szCs w:val="28"/>
          </w:rPr>
          <w:t xml:space="preserve">Hanging up, she </w:t>
        </w:r>
      </w:ins>
      <w:ins w:id="10517" w:author="Claire S" w:date="2026-05-21T16:01:00Z" w16du:dateUtc="2026-05-21T15:01:00Z">
        <w:r w:rsidR="004B344B">
          <w:rPr>
            <w:rFonts w:ascii="Cambria" w:hAnsi="Cambria"/>
            <w:sz w:val="28"/>
            <w:szCs w:val="28"/>
          </w:rPr>
          <w:t xml:space="preserve">went back </w:t>
        </w:r>
      </w:ins>
      <w:ins w:id="10518" w:author="Claire S" w:date="2026-06-03T19:44:00Z" w16du:dateUtc="2026-06-03T18:44:00Z">
        <w:r>
          <w:rPr>
            <w:rFonts w:ascii="Cambria" w:hAnsi="Cambria"/>
            <w:sz w:val="28"/>
            <w:szCs w:val="28"/>
          </w:rPr>
          <w:t>up</w:t>
        </w:r>
      </w:ins>
      <w:ins w:id="10519" w:author="Claire S" w:date="2026-06-05T08:38:00Z" w16du:dateUtc="2026-06-05T07:38:00Z">
        <w:r w:rsidR="00E95169">
          <w:rPr>
            <w:rFonts w:ascii="Cambria" w:hAnsi="Cambria"/>
            <w:sz w:val="28"/>
            <w:szCs w:val="28"/>
          </w:rPr>
          <w:t xml:space="preserve">stairs, </w:t>
        </w:r>
      </w:ins>
      <w:ins w:id="10520" w:author="Claire S" w:date="2026-06-04T10:25:00Z" w16du:dateUtc="2026-06-04T09:25:00Z">
        <w:r w:rsidR="004A0EFB">
          <w:rPr>
            <w:rFonts w:ascii="Cambria" w:hAnsi="Cambria"/>
            <w:sz w:val="28"/>
            <w:szCs w:val="28"/>
          </w:rPr>
          <w:t xml:space="preserve">and into the </w:t>
        </w:r>
      </w:ins>
      <w:ins w:id="10521" w:author="Claire S" w:date="2026-06-05T08:38:00Z" w16du:dateUtc="2026-06-05T07:38:00Z">
        <w:r w:rsidR="00E95169">
          <w:rPr>
            <w:rFonts w:ascii="Cambria" w:hAnsi="Cambria"/>
            <w:sz w:val="28"/>
            <w:szCs w:val="28"/>
          </w:rPr>
          <w:t>walk-in wardrobe</w:t>
        </w:r>
      </w:ins>
      <w:ins w:id="10522" w:author="Claire S" w:date="2026-06-04T10:26:00Z" w16du:dateUtc="2026-06-04T09:26:00Z">
        <w:del w:id="10523" w:author="Daisy Watt" w:date="2026-06-22T13:15:00Z" w16du:dateUtc="2026-06-22T11:15:00Z">
          <w:r w:rsidR="004A0EFB">
            <w:rPr>
              <w:rFonts w:ascii="Cambria" w:hAnsi="Cambria"/>
              <w:sz w:val="28"/>
              <w:szCs w:val="28"/>
            </w:rPr>
            <w:delText xml:space="preserve"> where they hung their clothes</w:delText>
          </w:r>
        </w:del>
      </w:ins>
      <w:ins w:id="10524" w:author="Claire S" w:date="2026-06-05T08:38:00Z" w16du:dateUtc="2026-06-05T07:38:00Z">
        <w:del w:id="10525" w:author="Daisy Watt" w:date="2026-06-22T13:15:00Z" w16du:dateUtc="2026-06-22T11:15:00Z">
          <w:r w:rsidR="00E95169">
            <w:rPr>
              <w:rFonts w:ascii="Cambria" w:hAnsi="Cambria"/>
              <w:sz w:val="28"/>
              <w:szCs w:val="28"/>
            </w:rPr>
            <w:delText>. Well, where she hung a few of hers, and</w:delText>
          </w:r>
        </w:del>
      </w:ins>
      <w:ins w:id="10526" w:author="Daisy Watt" w:date="2026-06-22T13:15:00Z" w16du:dateUtc="2026-06-22T11:15:00Z">
        <w:r w:rsidR="004A0EFB">
          <w:rPr>
            <w:rFonts w:ascii="Cambria" w:hAnsi="Cambria"/>
            <w:sz w:val="28"/>
            <w:szCs w:val="28"/>
          </w:rPr>
          <w:t xml:space="preserve"> </w:t>
        </w:r>
        <w:r w:rsidR="002A412E">
          <w:rPr>
            <w:rFonts w:ascii="Cambria" w:hAnsi="Cambria"/>
            <w:sz w:val="28"/>
            <w:szCs w:val="28"/>
          </w:rPr>
          <w:t>where</w:t>
        </w:r>
      </w:ins>
      <w:ins w:id="10527" w:author="Claire S" w:date="2026-06-04T10:26:00Z" w16du:dateUtc="2026-06-04T09:26:00Z">
        <w:r w:rsidR="004A0EFB">
          <w:rPr>
            <w:rFonts w:ascii="Cambria" w:hAnsi="Cambria"/>
            <w:sz w:val="28"/>
            <w:szCs w:val="28"/>
          </w:rPr>
          <w:t xml:space="preserve"> Dex</w:t>
        </w:r>
      </w:ins>
      <w:ins w:id="10528" w:author="Claire S" w:date="2026-06-05T08:38:00Z" w16du:dateUtc="2026-06-05T07:38:00Z">
        <w:r w:rsidR="00E95169">
          <w:rPr>
            <w:rFonts w:ascii="Cambria" w:hAnsi="Cambria"/>
            <w:sz w:val="28"/>
            <w:szCs w:val="28"/>
          </w:rPr>
          <w:t xml:space="preserve"> had hung his </w:t>
        </w:r>
      </w:ins>
      <w:ins w:id="10529" w:author="Claire S" w:date="2026-06-04T10:26:00Z" w16du:dateUtc="2026-06-04T09:26:00Z">
        <w:r w:rsidR="004A0EFB">
          <w:rPr>
            <w:rFonts w:ascii="Cambria" w:hAnsi="Cambria"/>
            <w:sz w:val="28"/>
            <w:szCs w:val="28"/>
          </w:rPr>
          <w:t xml:space="preserve">suits.  </w:t>
        </w:r>
      </w:ins>
      <w:ins w:id="10530" w:author="Claire S" w:date="2026-06-05T08:39:00Z" w16du:dateUtc="2026-06-05T07:39:00Z">
        <w:r w:rsidR="00A13DDA" w:rsidRPr="0015179F">
          <w:rPr>
            <w:rFonts w:ascii="Cambria" w:hAnsi="Cambria"/>
            <w:sz w:val="28"/>
            <w:szCs w:val="28"/>
          </w:rPr>
          <w:t>Taking</w:t>
        </w:r>
      </w:ins>
      <w:ins w:id="10531" w:author="Claire S" w:date="2026-06-04T10:26:00Z" w16du:dateUtc="2026-06-04T09:26:00Z">
        <w:r w:rsidR="004A0EFB" w:rsidRPr="0015179F">
          <w:rPr>
            <w:rFonts w:ascii="Cambria" w:hAnsi="Cambria"/>
            <w:sz w:val="28"/>
            <w:szCs w:val="28"/>
          </w:rPr>
          <w:t xml:space="preserve"> a </w:t>
        </w:r>
      </w:ins>
      <w:ins w:id="10532" w:author="Claire S" w:date="2026-06-05T08:39:00Z" w16du:dateUtc="2026-06-05T07:39:00Z">
        <w:r w:rsidR="00A13DDA" w:rsidRPr="0015179F">
          <w:rPr>
            <w:rFonts w:ascii="Cambria" w:hAnsi="Cambria"/>
            <w:sz w:val="28"/>
            <w:szCs w:val="28"/>
          </w:rPr>
          <w:t xml:space="preserve">deep </w:t>
        </w:r>
      </w:ins>
      <w:ins w:id="10533" w:author="Claire S" w:date="2026-06-04T10:26:00Z" w16du:dateUtc="2026-06-04T09:26:00Z">
        <w:r w:rsidR="004A0EFB" w:rsidRPr="0015179F">
          <w:rPr>
            <w:rFonts w:ascii="Cambria" w:hAnsi="Cambria"/>
            <w:sz w:val="28"/>
            <w:szCs w:val="28"/>
          </w:rPr>
          <w:t>breath</w:t>
        </w:r>
      </w:ins>
      <w:ins w:id="10534" w:author="Claire S" w:date="2026-06-05T08:39:00Z" w16du:dateUtc="2026-06-05T07:39:00Z">
        <w:r w:rsidR="00A13DDA" w:rsidRPr="0015179F">
          <w:rPr>
            <w:rFonts w:ascii="Cambria" w:hAnsi="Cambria"/>
            <w:sz w:val="28"/>
            <w:szCs w:val="28"/>
          </w:rPr>
          <w:t>, she</w:t>
        </w:r>
      </w:ins>
      <w:ins w:id="10535" w:author="Claire S" w:date="2026-06-04T10:26:00Z" w16du:dateUtc="2026-06-04T09:26:00Z">
        <w:r w:rsidR="004A0EFB">
          <w:rPr>
            <w:rFonts w:ascii="Cambria" w:hAnsi="Cambria"/>
            <w:sz w:val="28"/>
            <w:szCs w:val="28"/>
          </w:rPr>
          <w:t xml:space="preserve"> began to</w:t>
        </w:r>
      </w:ins>
      <w:ins w:id="10536" w:author="Claire S" w:date="2026-05-21T16:01:00Z" w16du:dateUtc="2026-05-21T15:01:00Z">
        <w:r w:rsidR="004B344B">
          <w:rPr>
            <w:rFonts w:ascii="Cambria" w:hAnsi="Cambria"/>
            <w:sz w:val="28"/>
            <w:szCs w:val="28"/>
          </w:rPr>
          <w:t xml:space="preserve"> search Dex’s pockets.  </w:t>
        </w:r>
      </w:ins>
      <w:ins w:id="10537" w:author="Claire S" w:date="2026-05-27T15:05:00Z" w16du:dateUtc="2026-05-27T14:05:00Z">
        <w:r w:rsidR="006A1BD3">
          <w:rPr>
            <w:rFonts w:ascii="Cambria" w:hAnsi="Cambria"/>
            <w:sz w:val="28"/>
            <w:szCs w:val="28"/>
          </w:rPr>
          <w:t>His phone must be here</w:t>
        </w:r>
      </w:ins>
      <w:ins w:id="10538" w:author="Claire S" w:date="2026-06-04T10:26:00Z" w16du:dateUtc="2026-06-04T09:26:00Z">
        <w:r w:rsidR="004A0EFB">
          <w:rPr>
            <w:rFonts w:ascii="Cambria" w:hAnsi="Cambria"/>
            <w:sz w:val="28"/>
            <w:szCs w:val="28"/>
          </w:rPr>
          <w:t xml:space="preserve"> somewhere</w:t>
        </w:r>
      </w:ins>
      <w:ins w:id="10539" w:author="Claire S" w:date="2026-05-27T15:05:00Z" w16du:dateUtc="2026-05-27T14:05:00Z">
        <w:r w:rsidR="006A1BD3">
          <w:rPr>
            <w:rFonts w:ascii="Cambria" w:hAnsi="Cambria"/>
            <w:sz w:val="28"/>
            <w:szCs w:val="28"/>
          </w:rPr>
          <w:t>, surely</w:t>
        </w:r>
      </w:ins>
      <w:ins w:id="10540" w:author="Claire S" w:date="2026-06-05T08:39:00Z" w16du:dateUtc="2026-06-05T07:39:00Z">
        <w:r w:rsidR="00A13DDA">
          <w:rPr>
            <w:rFonts w:ascii="Cambria" w:hAnsi="Cambria"/>
            <w:sz w:val="28"/>
            <w:szCs w:val="28"/>
          </w:rPr>
          <w:t>?</w:t>
        </w:r>
      </w:ins>
      <w:ins w:id="10541" w:author="Claire S" w:date="2026-06-04T10:26:00Z" w16du:dateUtc="2026-06-04T09:26:00Z">
        <w:r w:rsidR="004A0EFB">
          <w:rPr>
            <w:rFonts w:ascii="Cambria" w:hAnsi="Cambria"/>
            <w:sz w:val="28"/>
            <w:szCs w:val="28"/>
          </w:rPr>
          <w:t xml:space="preserve">  And if not,</w:t>
        </w:r>
      </w:ins>
      <w:ins w:id="10542" w:author="Claire S" w:date="2026-05-27T15:05:00Z" w16du:dateUtc="2026-05-27T14:05:00Z">
        <w:r w:rsidR="006A1BD3">
          <w:rPr>
            <w:rFonts w:ascii="Cambria" w:hAnsi="Cambria"/>
            <w:sz w:val="28"/>
            <w:szCs w:val="28"/>
          </w:rPr>
          <w:t xml:space="preserve"> t</w:t>
        </w:r>
      </w:ins>
      <w:ins w:id="10543" w:author="Claire S" w:date="2026-05-21T16:01:00Z" w16du:dateUtc="2026-05-21T15:01:00Z">
        <w:r w:rsidR="004B344B">
          <w:rPr>
            <w:rFonts w:ascii="Cambria" w:hAnsi="Cambria"/>
            <w:sz w:val="28"/>
            <w:szCs w:val="28"/>
          </w:rPr>
          <w:t>here must be</w:t>
        </w:r>
      </w:ins>
      <w:ins w:id="10544" w:author="Claire S" w:date="2026-06-03T19:45:00Z" w16du:dateUtc="2026-06-03T18:45:00Z">
        <w:r>
          <w:rPr>
            <w:rFonts w:ascii="Cambria" w:hAnsi="Cambria"/>
            <w:sz w:val="28"/>
            <w:szCs w:val="28"/>
          </w:rPr>
          <w:t xml:space="preserve"> some</w:t>
        </w:r>
      </w:ins>
      <w:ins w:id="10545" w:author="Claire S" w:date="2026-05-21T16:01:00Z" w16du:dateUtc="2026-05-21T15:01:00Z">
        <w:r w:rsidR="004B344B">
          <w:rPr>
            <w:rFonts w:ascii="Cambria" w:hAnsi="Cambria"/>
            <w:sz w:val="28"/>
            <w:szCs w:val="28"/>
          </w:rPr>
          <w:t xml:space="preserve"> clue</w:t>
        </w:r>
      </w:ins>
      <w:ins w:id="10546" w:author="Claire S" w:date="2026-06-05T08:39:00Z" w16du:dateUtc="2026-06-05T07:39:00Z">
        <w:r w:rsidR="00A13DDA">
          <w:rPr>
            <w:rFonts w:ascii="Cambria" w:hAnsi="Cambria"/>
            <w:sz w:val="28"/>
            <w:szCs w:val="28"/>
          </w:rPr>
          <w:t>, somewhere,</w:t>
        </w:r>
      </w:ins>
      <w:ins w:id="10547" w:author="Claire S" w:date="2026-05-21T16:01:00Z" w16du:dateUtc="2026-05-21T15:01:00Z">
        <w:r w:rsidR="004B344B">
          <w:rPr>
            <w:rFonts w:ascii="Cambria" w:hAnsi="Cambria"/>
            <w:sz w:val="28"/>
            <w:szCs w:val="28"/>
          </w:rPr>
          <w:t xml:space="preserve"> to Dex’s </w:t>
        </w:r>
        <w:r w:rsidR="00CA18D0">
          <w:rPr>
            <w:rFonts w:ascii="Cambria" w:hAnsi="Cambria"/>
            <w:sz w:val="28"/>
            <w:szCs w:val="28"/>
          </w:rPr>
          <w:t>fate.</w:t>
        </w:r>
      </w:ins>
    </w:p>
    <w:p w14:paraId="600D3E2F" w14:textId="4E0E3D36" w:rsidR="006D2BAE" w:rsidRDefault="0062174B">
      <w:pPr>
        <w:spacing w:line="360" w:lineRule="auto"/>
        <w:ind w:firstLine="720"/>
        <w:contextualSpacing/>
        <w:rPr>
          <w:ins w:id="10548" w:author="Claire S" w:date="2026-06-03T19:46:00Z" w16du:dateUtc="2026-06-03T18:46:00Z"/>
          <w:rFonts w:ascii="Cambria" w:hAnsi="Cambria"/>
          <w:sz w:val="28"/>
          <w:szCs w:val="28"/>
        </w:rPr>
        <w:pPrChange w:id="10549" w:author="Claire S" w:date="2026-06-03T19:46:00Z" w16du:dateUtc="2026-06-03T18:46:00Z">
          <w:pPr>
            <w:spacing w:line="360" w:lineRule="auto"/>
            <w:contextualSpacing/>
          </w:pPr>
        </w:pPrChange>
      </w:pPr>
      <w:ins w:id="10550" w:author="Claire S" w:date="2026-05-21T17:40:00Z" w16du:dateUtc="2026-05-21T16:40:00Z">
        <w:r>
          <w:rPr>
            <w:rFonts w:ascii="Cambria" w:hAnsi="Cambria"/>
            <w:sz w:val="28"/>
            <w:szCs w:val="28"/>
          </w:rPr>
          <w:t>And if there wasn’t, she needed to track down Violet</w:t>
        </w:r>
      </w:ins>
      <w:ins w:id="10551" w:author="Claire S" w:date="2026-07-23T14:21:00Z" w16du:dateUtc="2026-07-23T13:21:00Z">
        <w:r w:rsidR="00BB064A">
          <w:rPr>
            <w:rFonts w:ascii="Cambria" w:hAnsi="Cambria"/>
            <w:sz w:val="28"/>
            <w:szCs w:val="28"/>
          </w:rPr>
          <w:t>; to</w:t>
        </w:r>
      </w:ins>
      <w:ins w:id="10552" w:author="Claire S" w:date="2026-06-03T19:45:00Z" w16du:dateUtc="2026-06-03T18:45:00Z">
        <w:r w:rsidR="006D2BAE">
          <w:rPr>
            <w:rFonts w:ascii="Cambria" w:hAnsi="Cambria"/>
            <w:sz w:val="28"/>
            <w:szCs w:val="28"/>
          </w:rPr>
          <w:t xml:space="preserve"> </w:t>
        </w:r>
      </w:ins>
      <w:ins w:id="10553" w:author="Claire S" w:date="2026-06-05T08:39:00Z" w16du:dateUtc="2026-06-05T07:39:00Z">
        <w:r w:rsidR="00A13DDA">
          <w:rPr>
            <w:rFonts w:ascii="Cambria" w:hAnsi="Cambria"/>
            <w:sz w:val="28"/>
            <w:szCs w:val="28"/>
          </w:rPr>
          <w:t>find out</w:t>
        </w:r>
      </w:ins>
      <w:ins w:id="10554" w:author="Claire S" w:date="2026-05-21T17:40:00Z" w16du:dateUtc="2026-05-21T16:40:00Z">
        <w:r>
          <w:rPr>
            <w:rFonts w:ascii="Cambria" w:hAnsi="Cambria"/>
            <w:sz w:val="28"/>
            <w:szCs w:val="28"/>
          </w:rPr>
          <w:t xml:space="preserve"> why she’d come to the house</w:t>
        </w:r>
      </w:ins>
      <w:ins w:id="10555" w:author="Claire S" w:date="2026-06-05T08:39:00Z" w16du:dateUtc="2026-06-05T07:39:00Z">
        <w:r w:rsidR="00A13DDA">
          <w:rPr>
            <w:rFonts w:ascii="Cambria" w:hAnsi="Cambria"/>
            <w:sz w:val="28"/>
            <w:szCs w:val="28"/>
          </w:rPr>
          <w:t xml:space="preserve"> </w:t>
        </w:r>
        <w:del w:id="10556" w:author="Daisy Watt" w:date="2026-06-22T13:16:00Z" w16du:dateUtc="2026-06-22T11:16:00Z">
          <w:r w:rsidR="00A13DDA">
            <w:rPr>
              <w:rFonts w:ascii="Cambria" w:hAnsi="Cambria"/>
              <w:sz w:val="28"/>
              <w:szCs w:val="28"/>
            </w:rPr>
            <w:delText>-</w:delText>
          </w:r>
        </w:del>
      </w:ins>
      <w:ins w:id="10557" w:author="Daisy Watt" w:date="2026-06-22T13:16:00Z" w16du:dateUtc="2026-06-22T11:16:00Z">
        <w:r w:rsidR="00CC2E55">
          <w:rPr>
            <w:rFonts w:ascii="Cambria" w:hAnsi="Cambria"/>
            <w:sz w:val="28"/>
            <w:szCs w:val="28"/>
          </w:rPr>
          <w:t>–</w:t>
        </w:r>
      </w:ins>
      <w:ins w:id="10558" w:author="Claire S" w:date="2026-05-27T15:05:00Z" w16du:dateUtc="2026-05-27T14:05:00Z">
        <w:r w:rsidR="006A1BD3">
          <w:rPr>
            <w:rFonts w:ascii="Cambria" w:hAnsi="Cambria"/>
            <w:sz w:val="28"/>
            <w:szCs w:val="28"/>
          </w:rPr>
          <w:t xml:space="preserve"> and what</w:t>
        </w:r>
      </w:ins>
      <w:ins w:id="10559" w:author="Claire S" w:date="2026-06-03T19:45:00Z" w16du:dateUtc="2026-06-03T18:45:00Z">
        <w:r w:rsidR="006D2BAE">
          <w:rPr>
            <w:rFonts w:ascii="Cambria" w:hAnsi="Cambria"/>
            <w:sz w:val="28"/>
            <w:szCs w:val="28"/>
          </w:rPr>
          <w:t xml:space="preserve"> exactly was the</w:t>
        </w:r>
      </w:ins>
      <w:ins w:id="10560" w:author="Claire S" w:date="2026-05-27T15:05:00Z" w16du:dateUtc="2026-05-27T14:05:00Z">
        <w:r w:rsidR="006A1BD3">
          <w:rPr>
            <w:rFonts w:ascii="Cambria" w:hAnsi="Cambria"/>
            <w:sz w:val="28"/>
            <w:szCs w:val="28"/>
          </w:rPr>
          <w:t xml:space="preserve"> danger she</w:t>
        </w:r>
      </w:ins>
      <w:ins w:id="10561" w:author="Claire S" w:date="2026-06-03T19:45:00Z" w16du:dateUtc="2026-06-03T18:45:00Z">
        <w:r w:rsidR="006D2BAE">
          <w:rPr>
            <w:rFonts w:ascii="Cambria" w:hAnsi="Cambria"/>
            <w:sz w:val="28"/>
            <w:szCs w:val="28"/>
          </w:rPr>
          <w:t>’d mentioned.</w:t>
        </w:r>
      </w:ins>
      <w:ins w:id="10562" w:author="Claire S" w:date="2026-05-27T15:05:00Z" w16du:dateUtc="2026-05-27T14:05:00Z">
        <w:r w:rsidR="002D092F">
          <w:rPr>
            <w:rFonts w:ascii="Cambria" w:hAnsi="Cambria"/>
            <w:sz w:val="28"/>
            <w:szCs w:val="28"/>
          </w:rPr>
          <w:t xml:space="preserve">  </w:t>
        </w:r>
      </w:ins>
    </w:p>
    <w:p w14:paraId="4C65F9B2" w14:textId="04EC8E98" w:rsidR="0062174B" w:rsidRDefault="00BB064A" w:rsidP="006D2BAE">
      <w:pPr>
        <w:spacing w:line="360" w:lineRule="auto"/>
        <w:ind w:firstLine="720"/>
        <w:contextualSpacing/>
        <w:rPr>
          <w:rFonts w:ascii="Cambria" w:hAnsi="Cambria"/>
          <w:sz w:val="28"/>
          <w:szCs w:val="28"/>
        </w:rPr>
      </w:pPr>
      <w:ins w:id="10563" w:author="Claire S" w:date="2026-07-23T14:22:00Z" w16du:dateUtc="2026-07-23T13:22:00Z">
        <w:r>
          <w:rPr>
            <w:rFonts w:ascii="Cambria" w:hAnsi="Cambria"/>
            <w:sz w:val="28"/>
            <w:szCs w:val="28"/>
          </w:rPr>
          <w:t>Savannah needed to find that out, b</w:t>
        </w:r>
      </w:ins>
      <w:ins w:id="10564" w:author="Claire S" w:date="2026-05-27T15:05:00Z" w16du:dateUtc="2026-05-27T14:05:00Z">
        <w:r w:rsidR="002D092F">
          <w:rPr>
            <w:rFonts w:ascii="Cambria" w:hAnsi="Cambria"/>
            <w:sz w:val="28"/>
            <w:szCs w:val="28"/>
          </w:rPr>
          <w:t>efore it was too late</w:t>
        </w:r>
      </w:ins>
      <w:ins w:id="10565" w:author="Claire S" w:date="2026-07-23T14:22:00Z" w16du:dateUtc="2026-07-23T13:22:00Z">
        <w:r>
          <w:rPr>
            <w:rFonts w:ascii="Cambria" w:hAnsi="Cambria"/>
            <w:sz w:val="28"/>
            <w:szCs w:val="28"/>
          </w:rPr>
          <w:t xml:space="preserve"> for her</w:t>
        </w:r>
      </w:ins>
      <w:ins w:id="10566" w:author="Claire S" w:date="2026-05-27T15:05:00Z" w16du:dateUtc="2026-05-27T14:05:00Z">
        <w:r w:rsidR="002D092F">
          <w:rPr>
            <w:rFonts w:ascii="Cambria" w:hAnsi="Cambria"/>
            <w:sz w:val="28"/>
            <w:szCs w:val="28"/>
          </w:rPr>
          <w:t xml:space="preserve"> – in more ways</w:t>
        </w:r>
      </w:ins>
      <w:ins w:id="10567" w:author="Claire S" w:date="2026-05-27T15:06:00Z" w16du:dateUtc="2026-05-27T14:06:00Z">
        <w:r w:rsidR="002D092F">
          <w:rPr>
            <w:rFonts w:ascii="Cambria" w:hAnsi="Cambria"/>
            <w:sz w:val="28"/>
            <w:szCs w:val="28"/>
          </w:rPr>
          <w:t xml:space="preserve"> than one.</w:t>
        </w:r>
      </w:ins>
    </w:p>
    <w:p w14:paraId="34D0757A" w14:textId="4B669E71" w:rsidR="00132DE6" w:rsidDel="004A0EFB" w:rsidRDefault="00132DE6" w:rsidP="00266E8A">
      <w:pPr>
        <w:spacing w:line="360" w:lineRule="auto"/>
        <w:contextualSpacing/>
        <w:rPr>
          <w:del w:id="10568" w:author="Claire S" w:date="2026-05-27T15:06:00Z" w16du:dateUtc="2026-05-27T14:06:00Z"/>
          <w:rFonts w:ascii="Cambria" w:hAnsi="Cambria"/>
          <w:sz w:val="28"/>
          <w:szCs w:val="28"/>
        </w:rPr>
      </w:pPr>
    </w:p>
    <w:p w14:paraId="5580D85B" w14:textId="77777777" w:rsidR="004A0EFB" w:rsidRDefault="004A0EFB" w:rsidP="00132DE6">
      <w:pPr>
        <w:spacing w:line="360" w:lineRule="auto"/>
        <w:contextualSpacing/>
        <w:rPr>
          <w:ins w:id="10569" w:author="Claire S" w:date="2026-06-04T10:26:00Z" w16du:dateUtc="2026-06-04T09:26:00Z"/>
          <w:rFonts w:ascii="Cambria" w:hAnsi="Cambria"/>
          <w:sz w:val="28"/>
          <w:szCs w:val="28"/>
        </w:rPr>
      </w:pPr>
    </w:p>
    <w:p w14:paraId="50E0197D" w14:textId="77777777" w:rsidR="004A0EFB" w:rsidRDefault="004A0EFB" w:rsidP="00132DE6">
      <w:pPr>
        <w:spacing w:line="360" w:lineRule="auto"/>
        <w:contextualSpacing/>
        <w:rPr>
          <w:ins w:id="10570" w:author="Claire S" w:date="2026-06-04T10:26:00Z" w16du:dateUtc="2026-06-04T09:26:00Z"/>
          <w:rFonts w:ascii="Cambria" w:hAnsi="Cambria"/>
          <w:sz w:val="28"/>
          <w:szCs w:val="28"/>
        </w:rPr>
      </w:pPr>
    </w:p>
    <w:p w14:paraId="3D69DE31" w14:textId="77777777" w:rsidR="004A0EFB" w:rsidRDefault="004A0EFB" w:rsidP="00132DE6">
      <w:pPr>
        <w:spacing w:line="360" w:lineRule="auto"/>
        <w:contextualSpacing/>
        <w:rPr>
          <w:ins w:id="10571" w:author="Claire S" w:date="2026-06-04T10:26:00Z" w16du:dateUtc="2026-06-04T09:26:00Z"/>
          <w:rFonts w:ascii="Cambria" w:hAnsi="Cambria"/>
          <w:sz w:val="28"/>
          <w:szCs w:val="28"/>
        </w:rPr>
      </w:pPr>
    </w:p>
    <w:p w14:paraId="73BDE0A3" w14:textId="77777777" w:rsidR="004A0EFB" w:rsidRDefault="004A0EFB" w:rsidP="00132DE6">
      <w:pPr>
        <w:spacing w:line="360" w:lineRule="auto"/>
        <w:contextualSpacing/>
        <w:rPr>
          <w:ins w:id="10572" w:author="Claire S" w:date="2026-06-04T10:26:00Z" w16du:dateUtc="2026-06-04T09:26:00Z"/>
          <w:rFonts w:ascii="Cambria" w:hAnsi="Cambria"/>
          <w:sz w:val="28"/>
          <w:szCs w:val="28"/>
        </w:rPr>
      </w:pPr>
    </w:p>
    <w:p w14:paraId="3061A132" w14:textId="77777777" w:rsidR="004A0EFB" w:rsidRDefault="004A0EFB" w:rsidP="00132DE6">
      <w:pPr>
        <w:spacing w:line="360" w:lineRule="auto"/>
        <w:contextualSpacing/>
        <w:rPr>
          <w:ins w:id="10573" w:author="Claire S" w:date="2026-06-04T10:26:00Z" w16du:dateUtc="2026-06-04T09:26:00Z"/>
          <w:rFonts w:ascii="Cambria" w:hAnsi="Cambria"/>
          <w:sz w:val="28"/>
          <w:szCs w:val="28"/>
        </w:rPr>
      </w:pPr>
    </w:p>
    <w:p w14:paraId="257E3F1E" w14:textId="77777777" w:rsidR="004A0EFB" w:rsidRDefault="004A0EFB" w:rsidP="00132DE6">
      <w:pPr>
        <w:spacing w:line="360" w:lineRule="auto"/>
        <w:contextualSpacing/>
        <w:rPr>
          <w:ins w:id="10574" w:author="Claire S" w:date="2026-06-04T10:26:00Z" w16du:dateUtc="2026-06-04T09:26:00Z"/>
          <w:rFonts w:ascii="Cambria" w:hAnsi="Cambria"/>
          <w:sz w:val="28"/>
          <w:szCs w:val="28"/>
        </w:rPr>
      </w:pPr>
    </w:p>
    <w:p w14:paraId="239F7317" w14:textId="77777777" w:rsidR="004A0EFB" w:rsidRDefault="004A0EFB" w:rsidP="00132DE6">
      <w:pPr>
        <w:spacing w:line="360" w:lineRule="auto"/>
        <w:contextualSpacing/>
        <w:rPr>
          <w:ins w:id="10575" w:author="Claire S" w:date="2026-06-04T10:26:00Z" w16du:dateUtc="2026-06-04T09:26:00Z"/>
          <w:rFonts w:ascii="Cambria" w:hAnsi="Cambria"/>
          <w:sz w:val="28"/>
          <w:szCs w:val="28"/>
        </w:rPr>
      </w:pPr>
    </w:p>
    <w:p w14:paraId="58157A32" w14:textId="77777777" w:rsidR="004A0EFB" w:rsidRDefault="004A0EFB" w:rsidP="00132DE6">
      <w:pPr>
        <w:spacing w:line="360" w:lineRule="auto"/>
        <w:contextualSpacing/>
        <w:rPr>
          <w:ins w:id="10576" w:author="Claire S" w:date="2026-06-04T10:26:00Z" w16du:dateUtc="2026-06-04T09:26:00Z"/>
          <w:rFonts w:ascii="Cambria" w:hAnsi="Cambria"/>
          <w:sz w:val="28"/>
          <w:szCs w:val="28"/>
        </w:rPr>
      </w:pPr>
    </w:p>
    <w:p w14:paraId="04ED864F" w14:textId="77777777" w:rsidR="004A0EFB" w:rsidRDefault="004A0EFB" w:rsidP="00132DE6">
      <w:pPr>
        <w:spacing w:line="360" w:lineRule="auto"/>
        <w:contextualSpacing/>
        <w:rPr>
          <w:ins w:id="10577" w:author="Claire S" w:date="2026-06-04T10:26:00Z" w16du:dateUtc="2026-06-04T09:26:00Z"/>
          <w:rFonts w:ascii="Cambria" w:hAnsi="Cambria"/>
          <w:sz w:val="28"/>
          <w:szCs w:val="28"/>
        </w:rPr>
      </w:pPr>
    </w:p>
    <w:p w14:paraId="4C02A6BA" w14:textId="77777777" w:rsidR="004A0EFB" w:rsidRDefault="004A0EFB" w:rsidP="00132DE6">
      <w:pPr>
        <w:spacing w:line="360" w:lineRule="auto"/>
        <w:contextualSpacing/>
        <w:rPr>
          <w:ins w:id="10578" w:author="Claire S" w:date="2026-06-04T10:27:00Z" w16du:dateUtc="2026-06-04T09:27:00Z"/>
          <w:rFonts w:ascii="Cambria" w:hAnsi="Cambria"/>
          <w:sz w:val="28"/>
          <w:szCs w:val="28"/>
        </w:rPr>
      </w:pPr>
    </w:p>
    <w:p w14:paraId="00819E83" w14:textId="77777777" w:rsidR="004A0EFB" w:rsidRDefault="004A0EFB" w:rsidP="00132DE6">
      <w:pPr>
        <w:spacing w:line="360" w:lineRule="auto"/>
        <w:contextualSpacing/>
        <w:rPr>
          <w:ins w:id="10579" w:author="Claire S" w:date="2026-06-04T10:27:00Z" w16du:dateUtc="2026-06-04T09:27:00Z"/>
          <w:rFonts w:ascii="Cambria" w:hAnsi="Cambria"/>
          <w:sz w:val="28"/>
          <w:szCs w:val="28"/>
        </w:rPr>
      </w:pPr>
    </w:p>
    <w:p w14:paraId="3A339FBB" w14:textId="77777777" w:rsidR="004A0EFB" w:rsidRDefault="004A0EFB" w:rsidP="00132DE6">
      <w:pPr>
        <w:spacing w:line="360" w:lineRule="auto"/>
        <w:contextualSpacing/>
        <w:rPr>
          <w:ins w:id="10580" w:author="Claire S" w:date="2026-06-04T10:27:00Z" w16du:dateUtc="2026-06-04T09:27:00Z"/>
          <w:rFonts w:ascii="Cambria" w:hAnsi="Cambria"/>
          <w:sz w:val="28"/>
          <w:szCs w:val="28"/>
        </w:rPr>
      </w:pPr>
    </w:p>
    <w:p w14:paraId="79DEA983" w14:textId="77777777" w:rsidR="004A0EFB" w:rsidRDefault="004A0EFB" w:rsidP="00132DE6">
      <w:pPr>
        <w:spacing w:line="360" w:lineRule="auto"/>
        <w:contextualSpacing/>
        <w:rPr>
          <w:ins w:id="10581" w:author="Claire S" w:date="2026-06-04T10:27:00Z" w16du:dateUtc="2026-06-04T09:27:00Z"/>
          <w:rFonts w:ascii="Cambria" w:hAnsi="Cambria"/>
          <w:sz w:val="28"/>
          <w:szCs w:val="28"/>
        </w:rPr>
      </w:pPr>
    </w:p>
    <w:p w14:paraId="756CC38B" w14:textId="77777777" w:rsidR="004A0EFB" w:rsidRDefault="004A0EFB" w:rsidP="00132DE6">
      <w:pPr>
        <w:spacing w:line="360" w:lineRule="auto"/>
        <w:contextualSpacing/>
        <w:rPr>
          <w:ins w:id="10582" w:author="Claire S" w:date="2026-06-04T10:27:00Z" w16du:dateUtc="2026-06-04T09:27:00Z"/>
          <w:rFonts w:ascii="Cambria" w:hAnsi="Cambria"/>
          <w:sz w:val="28"/>
          <w:szCs w:val="28"/>
        </w:rPr>
      </w:pPr>
    </w:p>
    <w:p w14:paraId="7825F9AF" w14:textId="77777777" w:rsidR="004A0EFB" w:rsidRDefault="004A0EFB" w:rsidP="00132DE6">
      <w:pPr>
        <w:spacing w:line="360" w:lineRule="auto"/>
        <w:contextualSpacing/>
        <w:rPr>
          <w:ins w:id="10583" w:author="Claire S" w:date="2026-06-04T10:27:00Z" w16du:dateUtc="2026-06-04T09:27:00Z"/>
          <w:rFonts w:ascii="Cambria" w:hAnsi="Cambria"/>
          <w:sz w:val="28"/>
          <w:szCs w:val="28"/>
        </w:rPr>
      </w:pPr>
    </w:p>
    <w:p w14:paraId="17B841F7" w14:textId="77777777" w:rsidR="004A0EFB" w:rsidRDefault="004A0EFB" w:rsidP="00132DE6">
      <w:pPr>
        <w:spacing w:line="360" w:lineRule="auto"/>
        <w:contextualSpacing/>
        <w:rPr>
          <w:ins w:id="10584" w:author="Claire S" w:date="2026-06-04T10:27:00Z" w16du:dateUtc="2026-06-04T09:27:00Z"/>
          <w:rFonts w:ascii="Cambria" w:hAnsi="Cambria"/>
          <w:sz w:val="28"/>
          <w:szCs w:val="28"/>
        </w:rPr>
      </w:pPr>
    </w:p>
    <w:p w14:paraId="5CCCA9AB" w14:textId="77777777" w:rsidR="004A0EFB" w:rsidRDefault="004A0EFB" w:rsidP="00132DE6">
      <w:pPr>
        <w:spacing w:line="360" w:lineRule="auto"/>
        <w:contextualSpacing/>
        <w:rPr>
          <w:ins w:id="10585" w:author="Claire S" w:date="2026-06-04T10:27:00Z" w16du:dateUtc="2026-06-04T09:27:00Z"/>
          <w:rFonts w:ascii="Cambria" w:hAnsi="Cambria"/>
          <w:sz w:val="28"/>
          <w:szCs w:val="28"/>
        </w:rPr>
      </w:pPr>
    </w:p>
    <w:p w14:paraId="3E182CB1" w14:textId="77777777" w:rsidR="004A0EFB" w:rsidRDefault="004A0EFB" w:rsidP="00132DE6">
      <w:pPr>
        <w:spacing w:line="360" w:lineRule="auto"/>
        <w:contextualSpacing/>
        <w:rPr>
          <w:ins w:id="10586" w:author="Claire S" w:date="2026-06-04T10:27:00Z" w16du:dateUtc="2026-06-04T09:27:00Z"/>
          <w:rFonts w:ascii="Cambria" w:hAnsi="Cambria"/>
          <w:sz w:val="28"/>
          <w:szCs w:val="28"/>
        </w:rPr>
      </w:pPr>
    </w:p>
    <w:p w14:paraId="58D67C1F" w14:textId="77777777" w:rsidR="004A0EFB" w:rsidRDefault="004A0EFB" w:rsidP="00132DE6">
      <w:pPr>
        <w:spacing w:line="360" w:lineRule="auto"/>
        <w:contextualSpacing/>
        <w:rPr>
          <w:ins w:id="10587" w:author="Claire S" w:date="2026-06-04T10:27:00Z" w16du:dateUtc="2026-06-04T09:27:00Z"/>
          <w:rFonts w:ascii="Cambria" w:hAnsi="Cambria"/>
          <w:sz w:val="28"/>
          <w:szCs w:val="28"/>
        </w:rPr>
      </w:pPr>
    </w:p>
    <w:p w14:paraId="3C378BDB" w14:textId="3AD9406C" w:rsidR="00132DE6" w:rsidDel="002D092F" w:rsidRDefault="00132DE6" w:rsidP="00132DE6">
      <w:pPr>
        <w:spacing w:line="360" w:lineRule="auto"/>
        <w:contextualSpacing/>
        <w:rPr>
          <w:del w:id="10588" w:author="Claire S" w:date="2026-05-27T15:06:00Z" w16du:dateUtc="2026-05-27T14:06:00Z"/>
          <w:rFonts w:ascii="Cambria" w:hAnsi="Cambria"/>
          <w:sz w:val="28"/>
          <w:szCs w:val="28"/>
        </w:rPr>
      </w:pPr>
    </w:p>
    <w:p w14:paraId="39FD35CA" w14:textId="3B89543D" w:rsidR="00132DE6" w:rsidDel="002D092F" w:rsidRDefault="00132DE6" w:rsidP="00132DE6">
      <w:pPr>
        <w:spacing w:line="360" w:lineRule="auto"/>
        <w:contextualSpacing/>
        <w:rPr>
          <w:del w:id="10589" w:author="Claire S" w:date="2026-05-27T15:06:00Z" w16du:dateUtc="2026-05-27T14:06:00Z"/>
          <w:rFonts w:ascii="Cambria" w:hAnsi="Cambria"/>
          <w:sz w:val="28"/>
          <w:szCs w:val="28"/>
        </w:rPr>
      </w:pPr>
    </w:p>
    <w:p w14:paraId="42054912" w14:textId="1E717C4F" w:rsidR="00132DE6" w:rsidDel="002D092F" w:rsidRDefault="00132DE6" w:rsidP="00132DE6">
      <w:pPr>
        <w:spacing w:line="360" w:lineRule="auto"/>
        <w:contextualSpacing/>
        <w:rPr>
          <w:del w:id="10590" w:author="Claire S" w:date="2026-05-27T15:06:00Z" w16du:dateUtc="2026-05-27T14:06:00Z"/>
          <w:rFonts w:ascii="Cambria" w:hAnsi="Cambria"/>
          <w:sz w:val="28"/>
          <w:szCs w:val="28"/>
        </w:rPr>
      </w:pPr>
    </w:p>
    <w:p w14:paraId="5FD10457" w14:textId="38AFB74C" w:rsidR="00132DE6" w:rsidDel="0062174B" w:rsidRDefault="00132DE6" w:rsidP="00132DE6">
      <w:pPr>
        <w:spacing w:line="360" w:lineRule="auto"/>
        <w:contextualSpacing/>
        <w:rPr>
          <w:del w:id="10591" w:author="Claire S" w:date="2026-05-21T17:40:00Z" w16du:dateUtc="2026-05-21T16:40:00Z"/>
          <w:rFonts w:ascii="Cambria" w:hAnsi="Cambria"/>
          <w:sz w:val="28"/>
          <w:szCs w:val="28"/>
        </w:rPr>
      </w:pPr>
    </w:p>
    <w:p w14:paraId="70A05E69" w14:textId="4817A6FE" w:rsidR="00132DE6" w:rsidDel="0062174B" w:rsidRDefault="00132DE6" w:rsidP="00132DE6">
      <w:pPr>
        <w:spacing w:line="360" w:lineRule="auto"/>
        <w:contextualSpacing/>
        <w:rPr>
          <w:del w:id="10592" w:author="Claire S" w:date="2026-05-21T17:40:00Z" w16du:dateUtc="2026-05-21T16:40:00Z"/>
          <w:rFonts w:ascii="Cambria" w:hAnsi="Cambria"/>
          <w:sz w:val="28"/>
          <w:szCs w:val="28"/>
        </w:rPr>
      </w:pPr>
    </w:p>
    <w:p w14:paraId="5352D60F" w14:textId="77777777" w:rsidR="00132DE6" w:rsidDel="00CA18D0" w:rsidRDefault="00132DE6" w:rsidP="00132DE6">
      <w:pPr>
        <w:spacing w:line="360" w:lineRule="auto"/>
        <w:contextualSpacing/>
        <w:rPr>
          <w:del w:id="10593" w:author="Claire S" w:date="2026-05-21T16:01:00Z" w16du:dateUtc="2026-05-21T15:01:00Z"/>
          <w:rFonts w:ascii="Cambria" w:hAnsi="Cambria"/>
          <w:sz w:val="28"/>
          <w:szCs w:val="28"/>
        </w:rPr>
      </w:pPr>
    </w:p>
    <w:p w14:paraId="2BEAD74A" w14:textId="1D5C66BB" w:rsidR="00132DE6" w:rsidDel="00CA18D0" w:rsidRDefault="00132DE6" w:rsidP="00132DE6">
      <w:pPr>
        <w:spacing w:line="360" w:lineRule="auto"/>
        <w:contextualSpacing/>
        <w:rPr>
          <w:del w:id="10594" w:author="Claire S" w:date="2026-05-21T16:01:00Z" w16du:dateUtc="2026-05-21T15:01:00Z"/>
          <w:rFonts w:ascii="Cambria" w:hAnsi="Cambria"/>
          <w:b/>
          <w:bCs/>
          <w:sz w:val="28"/>
          <w:szCs w:val="28"/>
        </w:rPr>
      </w:pPr>
    </w:p>
    <w:p w14:paraId="080A484E" w14:textId="4E6E2F0C" w:rsidR="00FC5D1E" w:rsidDel="0062174B" w:rsidRDefault="00FC5D1E" w:rsidP="00266E8A">
      <w:pPr>
        <w:spacing w:line="360" w:lineRule="auto"/>
        <w:contextualSpacing/>
        <w:rPr>
          <w:del w:id="10595" w:author="Claire S" w:date="2026-05-21T17:40:00Z" w16du:dateUtc="2026-05-21T16:40:00Z"/>
          <w:rFonts w:ascii="Cambria" w:hAnsi="Cambria"/>
          <w:b/>
          <w:bCs/>
          <w:sz w:val="28"/>
          <w:szCs w:val="28"/>
        </w:rPr>
      </w:pPr>
    </w:p>
    <w:p w14:paraId="32AC8C13" w14:textId="4EE0292B" w:rsidR="00514CB2" w:rsidDel="004B344B" w:rsidRDefault="00514CB2" w:rsidP="00266E8A">
      <w:pPr>
        <w:spacing w:line="360" w:lineRule="auto"/>
        <w:contextualSpacing/>
        <w:rPr>
          <w:del w:id="10596" w:author="Claire S" w:date="2026-05-21T16:00:00Z" w16du:dateUtc="2026-05-21T15:00:00Z"/>
          <w:rFonts w:ascii="Cambria" w:hAnsi="Cambria"/>
          <w:b/>
          <w:bCs/>
          <w:sz w:val="28"/>
          <w:szCs w:val="28"/>
        </w:rPr>
      </w:pPr>
    </w:p>
    <w:p w14:paraId="67E0ED88" w14:textId="68665BB8" w:rsidR="00266E8A" w:rsidRDefault="00266E8A" w:rsidP="00266E8A">
      <w:pPr>
        <w:spacing w:line="360" w:lineRule="auto"/>
        <w:contextualSpacing/>
        <w:rPr>
          <w:rFonts w:ascii="Cambria" w:hAnsi="Cambria"/>
          <w:b/>
          <w:bCs/>
          <w:sz w:val="28"/>
          <w:szCs w:val="28"/>
        </w:rPr>
      </w:pPr>
      <w:r w:rsidRPr="00093D95">
        <w:rPr>
          <w:rFonts w:ascii="Cambria" w:hAnsi="Cambria"/>
          <w:b/>
          <w:bCs/>
          <w:sz w:val="28"/>
          <w:szCs w:val="28"/>
        </w:rPr>
        <w:t xml:space="preserve">CHAPTER </w:t>
      </w:r>
      <w:del w:id="10597" w:author="Claire S" w:date="2026-07-23T14:22:00Z" w16du:dateUtc="2026-07-23T13:22:00Z">
        <w:r w:rsidR="008E4E44" w:rsidDel="00BB064A">
          <w:rPr>
            <w:rFonts w:ascii="Cambria" w:hAnsi="Cambria"/>
            <w:b/>
            <w:bCs/>
            <w:sz w:val="28"/>
            <w:szCs w:val="28"/>
          </w:rPr>
          <w:delText>2</w:delText>
        </w:r>
        <w:r w:rsidR="0068722D" w:rsidDel="00BB064A">
          <w:rPr>
            <w:rFonts w:ascii="Cambria" w:hAnsi="Cambria"/>
            <w:b/>
            <w:bCs/>
            <w:sz w:val="28"/>
            <w:szCs w:val="28"/>
          </w:rPr>
          <w:delText>6</w:delText>
        </w:r>
        <w:r w:rsidRPr="00093D95" w:rsidDel="00BB064A">
          <w:rPr>
            <w:rFonts w:ascii="Cambria" w:hAnsi="Cambria"/>
            <w:b/>
            <w:bCs/>
            <w:sz w:val="28"/>
            <w:szCs w:val="28"/>
          </w:rPr>
          <w:delText xml:space="preserve"> </w:delText>
        </w:r>
      </w:del>
      <w:ins w:id="10598" w:author="Claire S" w:date="2026-07-23T14:22:00Z" w16du:dateUtc="2026-07-23T13:22:00Z">
        <w:r w:rsidR="00BB064A">
          <w:rPr>
            <w:rFonts w:ascii="Cambria" w:hAnsi="Cambria"/>
            <w:b/>
            <w:bCs/>
            <w:sz w:val="28"/>
            <w:szCs w:val="28"/>
          </w:rPr>
          <w:t>25</w:t>
        </w:r>
        <w:r w:rsidR="00BB064A" w:rsidRPr="00093D95">
          <w:rPr>
            <w:rFonts w:ascii="Cambria" w:hAnsi="Cambria"/>
            <w:b/>
            <w:bCs/>
            <w:sz w:val="28"/>
            <w:szCs w:val="28"/>
          </w:rPr>
          <w:t xml:space="preserve"> </w:t>
        </w:r>
      </w:ins>
    </w:p>
    <w:p w14:paraId="003F8EE9" w14:textId="2A53763E" w:rsidR="0041519D" w:rsidRDefault="00C72EC3" w:rsidP="00266E8A">
      <w:pPr>
        <w:spacing w:line="360" w:lineRule="auto"/>
        <w:contextualSpacing/>
        <w:rPr>
          <w:rFonts w:ascii="Cambria" w:hAnsi="Cambria"/>
          <w:b/>
          <w:bCs/>
          <w:sz w:val="28"/>
          <w:szCs w:val="28"/>
        </w:rPr>
      </w:pPr>
      <w:ins w:id="10599" w:author="Claire S" w:date="2026-08-04T12:07:00Z" w16du:dateUtc="2026-08-04T11:07:00Z">
        <w:r>
          <w:rPr>
            <w:rFonts w:ascii="Cambria" w:hAnsi="Cambria"/>
            <w:b/>
            <w:bCs/>
            <w:sz w:val="28"/>
            <w:szCs w:val="28"/>
          </w:rPr>
          <w:t xml:space="preserve">CLARA: </w:t>
        </w:r>
      </w:ins>
      <w:r w:rsidR="0041519D">
        <w:rPr>
          <w:rFonts w:ascii="Cambria" w:hAnsi="Cambria"/>
          <w:b/>
          <w:bCs/>
          <w:sz w:val="28"/>
          <w:szCs w:val="28"/>
        </w:rPr>
        <w:t>M</w:t>
      </w:r>
      <w:r w:rsidR="00514CB2">
        <w:rPr>
          <w:rFonts w:ascii="Cambria" w:hAnsi="Cambria"/>
          <w:b/>
          <w:bCs/>
          <w:sz w:val="28"/>
          <w:szCs w:val="28"/>
        </w:rPr>
        <w:t>ONDAY</w:t>
      </w:r>
      <w:r w:rsidR="0041519D">
        <w:rPr>
          <w:rFonts w:ascii="Cambria" w:hAnsi="Cambria"/>
          <w:b/>
          <w:bCs/>
          <w:sz w:val="28"/>
          <w:szCs w:val="28"/>
        </w:rPr>
        <w:t xml:space="preserve"> </w:t>
      </w:r>
      <w:del w:id="10600" w:author="Claire S" w:date="2026-05-27T15:06:00Z" w16du:dateUtc="2026-05-27T14:06:00Z">
        <w:r w:rsidR="0041519D" w:rsidDel="002D092F">
          <w:rPr>
            <w:rFonts w:ascii="Cambria" w:hAnsi="Cambria"/>
            <w:b/>
            <w:bCs/>
            <w:sz w:val="28"/>
            <w:szCs w:val="28"/>
          </w:rPr>
          <w:delText>5</w:delText>
        </w:r>
      </w:del>
      <w:del w:id="10601" w:author="Claire S" w:date="2026-06-03T19:46:00Z" w16du:dateUtc="2026-06-03T18:46:00Z">
        <w:r w:rsidR="00514CB2" w:rsidDel="006D2BAE">
          <w:rPr>
            <w:rFonts w:ascii="Cambria" w:hAnsi="Cambria"/>
            <w:b/>
            <w:bCs/>
            <w:sz w:val="28"/>
            <w:szCs w:val="28"/>
          </w:rPr>
          <w:delText>PM</w:delText>
        </w:r>
      </w:del>
      <w:ins w:id="10602" w:author="Claire S" w:date="2026-06-03T19:46:00Z" w16du:dateUtc="2026-06-03T18:46:00Z">
        <w:r w:rsidR="006D2BAE">
          <w:rPr>
            <w:rFonts w:ascii="Cambria" w:hAnsi="Cambria"/>
            <w:b/>
            <w:bCs/>
            <w:sz w:val="28"/>
            <w:szCs w:val="28"/>
          </w:rPr>
          <w:t>EVENING</w:t>
        </w:r>
      </w:ins>
    </w:p>
    <w:p w14:paraId="2244E4D9" w14:textId="42113DAE" w:rsidR="0066201E" w:rsidRDefault="005645E5" w:rsidP="006B00A6">
      <w:pPr>
        <w:spacing w:line="360" w:lineRule="auto"/>
        <w:contextualSpacing/>
        <w:rPr>
          <w:rFonts w:ascii="Cambria" w:hAnsi="Cambria"/>
          <w:sz w:val="28"/>
          <w:szCs w:val="28"/>
        </w:rPr>
      </w:pPr>
      <w:r>
        <w:rPr>
          <w:rFonts w:ascii="Cambria" w:hAnsi="Cambria"/>
          <w:sz w:val="28"/>
          <w:szCs w:val="28"/>
        </w:rPr>
        <w:t>By the end of</w:t>
      </w:r>
      <w:r w:rsidR="004572E5">
        <w:rPr>
          <w:rFonts w:ascii="Cambria" w:hAnsi="Cambria"/>
          <w:sz w:val="28"/>
          <w:szCs w:val="28"/>
        </w:rPr>
        <w:t xml:space="preserve"> Mon</w:t>
      </w:r>
      <w:r>
        <w:rPr>
          <w:rFonts w:ascii="Cambria" w:hAnsi="Cambria"/>
          <w:sz w:val="28"/>
          <w:szCs w:val="28"/>
        </w:rPr>
        <w:t xml:space="preserve">day, Clara’s </w:t>
      </w:r>
      <w:r w:rsidR="00CD09E9">
        <w:rPr>
          <w:rFonts w:ascii="Cambria" w:hAnsi="Cambria"/>
          <w:sz w:val="28"/>
          <w:szCs w:val="28"/>
        </w:rPr>
        <w:t>meeting with Ruth</w:t>
      </w:r>
      <w:r>
        <w:rPr>
          <w:rFonts w:ascii="Cambria" w:hAnsi="Cambria"/>
          <w:sz w:val="28"/>
          <w:szCs w:val="28"/>
        </w:rPr>
        <w:t xml:space="preserve"> </w:t>
      </w:r>
      <w:r w:rsidR="000E3293">
        <w:rPr>
          <w:rFonts w:ascii="Cambria" w:hAnsi="Cambria"/>
          <w:sz w:val="28"/>
          <w:szCs w:val="28"/>
        </w:rPr>
        <w:t xml:space="preserve">had been postponed </w:t>
      </w:r>
      <w:r w:rsidR="00E636E1">
        <w:rPr>
          <w:rFonts w:ascii="Cambria" w:hAnsi="Cambria"/>
          <w:sz w:val="28"/>
          <w:szCs w:val="28"/>
        </w:rPr>
        <w:t xml:space="preserve">so many times, </w:t>
      </w:r>
      <w:r w:rsidR="007A2BB7">
        <w:rPr>
          <w:rFonts w:ascii="Cambria" w:hAnsi="Cambria"/>
          <w:sz w:val="28"/>
          <w:szCs w:val="28"/>
        </w:rPr>
        <w:t>Clara’s head was spinning</w:t>
      </w:r>
      <w:r w:rsidR="00936272">
        <w:rPr>
          <w:rFonts w:ascii="Cambria" w:hAnsi="Cambria"/>
          <w:sz w:val="28"/>
          <w:szCs w:val="28"/>
        </w:rPr>
        <w:t xml:space="preserve">; the latest instruction </w:t>
      </w:r>
      <w:del w:id="10603" w:author="Daisy Watt" w:date="2026-06-22T13:42:00Z" w16du:dateUtc="2026-06-22T11:42:00Z">
        <w:r w:rsidR="0066201E">
          <w:rPr>
            <w:rFonts w:ascii="Cambria" w:hAnsi="Cambria"/>
            <w:sz w:val="28"/>
            <w:szCs w:val="28"/>
          </w:rPr>
          <w:delText>being</w:delText>
        </w:r>
      </w:del>
      <w:ins w:id="10604" w:author="Daisy Watt" w:date="2026-06-22T13:42:00Z" w16du:dateUtc="2026-06-22T11:42:00Z">
        <w:r w:rsidR="00113F84">
          <w:rPr>
            <w:rFonts w:ascii="Cambria" w:hAnsi="Cambria"/>
            <w:sz w:val="28"/>
            <w:szCs w:val="28"/>
          </w:rPr>
          <w:t>was</w:t>
        </w:r>
      </w:ins>
      <w:r w:rsidR="0066201E">
        <w:rPr>
          <w:rFonts w:ascii="Cambria" w:hAnsi="Cambria"/>
          <w:sz w:val="28"/>
          <w:szCs w:val="28"/>
        </w:rPr>
        <w:t xml:space="preserve"> </w:t>
      </w:r>
      <w:r w:rsidR="00936272">
        <w:rPr>
          <w:rFonts w:ascii="Cambria" w:hAnsi="Cambria"/>
          <w:sz w:val="28"/>
          <w:szCs w:val="28"/>
        </w:rPr>
        <w:t>to</w:t>
      </w:r>
      <w:r w:rsidR="00CD09E9">
        <w:rPr>
          <w:rFonts w:ascii="Cambria" w:hAnsi="Cambria"/>
          <w:sz w:val="28"/>
          <w:szCs w:val="28"/>
        </w:rPr>
        <w:t xml:space="preserve"> report to Maude in the morning</w:t>
      </w:r>
      <w:r>
        <w:rPr>
          <w:rFonts w:ascii="Cambria" w:hAnsi="Cambria"/>
          <w:sz w:val="28"/>
          <w:szCs w:val="28"/>
        </w:rPr>
        <w:t>,</w:t>
      </w:r>
      <w:r w:rsidR="00CD09E9">
        <w:rPr>
          <w:rFonts w:ascii="Cambria" w:hAnsi="Cambria"/>
          <w:sz w:val="28"/>
          <w:szCs w:val="28"/>
        </w:rPr>
        <w:t xml:space="preserve"> to see if </w:t>
      </w:r>
      <w:del w:id="10605" w:author="Daisy Watt" w:date="2026-06-22T13:35:00Z" w16du:dateUtc="2026-06-22T11:35:00Z">
        <w:r w:rsidR="00CD09E9">
          <w:rPr>
            <w:rFonts w:ascii="Cambria" w:hAnsi="Cambria"/>
            <w:sz w:val="28"/>
            <w:szCs w:val="28"/>
          </w:rPr>
          <w:delText>‘</w:delText>
        </w:r>
      </w:del>
      <w:r w:rsidR="00CD09E9">
        <w:rPr>
          <w:rFonts w:ascii="Cambria" w:hAnsi="Cambria"/>
          <w:sz w:val="28"/>
          <w:szCs w:val="28"/>
        </w:rPr>
        <w:t xml:space="preserve">Ruth could </w:t>
      </w:r>
      <w:ins w:id="10606" w:author="Daisy Watt" w:date="2026-06-22T13:35:00Z" w16du:dateUtc="2026-06-22T11:35:00Z">
        <w:r w:rsidR="004C52DC">
          <w:rPr>
            <w:rFonts w:ascii="Cambria" w:hAnsi="Cambria"/>
            <w:sz w:val="28"/>
            <w:szCs w:val="28"/>
          </w:rPr>
          <w:t>‘</w:t>
        </w:r>
      </w:ins>
      <w:r w:rsidR="00CD09E9">
        <w:rPr>
          <w:rFonts w:ascii="Cambria" w:hAnsi="Cambria"/>
          <w:sz w:val="28"/>
          <w:szCs w:val="28"/>
        </w:rPr>
        <w:t>squeeze her in</w:t>
      </w:r>
      <w:ins w:id="10607" w:author="Daisy Watt" w:date="2026-06-22T13:35:00Z" w16du:dateUtc="2026-06-22T11:35:00Z">
        <w:r w:rsidR="004C52DC">
          <w:rPr>
            <w:rFonts w:ascii="Cambria" w:hAnsi="Cambria"/>
            <w:sz w:val="28"/>
            <w:szCs w:val="28"/>
          </w:rPr>
          <w:t>’</w:t>
        </w:r>
      </w:ins>
      <w:r w:rsidR="00CD09E9">
        <w:rPr>
          <w:rFonts w:ascii="Cambria" w:hAnsi="Cambria"/>
          <w:sz w:val="28"/>
          <w:szCs w:val="28"/>
        </w:rPr>
        <w:t>.</w:t>
      </w:r>
      <w:del w:id="10608" w:author="Daisy Watt" w:date="2026-06-22T13:35:00Z" w16du:dateUtc="2026-06-22T11:35:00Z">
        <w:r w:rsidR="00CD09E9">
          <w:rPr>
            <w:rFonts w:ascii="Cambria" w:hAnsi="Cambria"/>
            <w:sz w:val="28"/>
            <w:szCs w:val="28"/>
          </w:rPr>
          <w:delText xml:space="preserve">’ </w:delText>
        </w:r>
      </w:del>
    </w:p>
    <w:p w14:paraId="05B69916" w14:textId="484DDC10" w:rsidR="00FE0E6E" w:rsidRDefault="000E3293" w:rsidP="0066201E">
      <w:pPr>
        <w:spacing w:line="360" w:lineRule="auto"/>
        <w:ind w:firstLine="720"/>
        <w:contextualSpacing/>
        <w:rPr>
          <w:rFonts w:ascii="Cambria" w:hAnsi="Cambria"/>
          <w:sz w:val="28"/>
          <w:szCs w:val="28"/>
        </w:rPr>
      </w:pPr>
      <w:r w:rsidRPr="00FC6426">
        <w:rPr>
          <w:rFonts w:ascii="Cambria" w:hAnsi="Cambria"/>
          <w:i/>
          <w:iCs/>
          <w:sz w:val="28"/>
          <w:szCs w:val="28"/>
        </w:rPr>
        <w:t xml:space="preserve">Squeeze </w:t>
      </w:r>
      <w:r w:rsidR="00FC6426">
        <w:rPr>
          <w:rFonts w:ascii="Cambria" w:hAnsi="Cambria"/>
          <w:i/>
          <w:iCs/>
          <w:sz w:val="28"/>
          <w:szCs w:val="28"/>
        </w:rPr>
        <w:t>me</w:t>
      </w:r>
      <w:r w:rsidRPr="00FC6426">
        <w:rPr>
          <w:rFonts w:ascii="Cambria" w:hAnsi="Cambria"/>
          <w:i/>
          <w:iCs/>
          <w:sz w:val="28"/>
          <w:szCs w:val="28"/>
        </w:rPr>
        <w:t xml:space="preserve"> in to do what</w:t>
      </w:r>
      <w:ins w:id="10609" w:author="Daisy Watt" w:date="2026-06-22T13:35:00Z" w16du:dateUtc="2026-06-22T11:35:00Z">
        <w:r w:rsidR="007D5E48">
          <w:rPr>
            <w:rFonts w:ascii="Cambria" w:hAnsi="Cambria"/>
            <w:i/>
            <w:iCs/>
            <w:sz w:val="28"/>
            <w:szCs w:val="28"/>
          </w:rPr>
          <w:t>,</w:t>
        </w:r>
      </w:ins>
      <w:r w:rsidRPr="00FC6426">
        <w:rPr>
          <w:rFonts w:ascii="Cambria" w:hAnsi="Cambria"/>
          <w:i/>
          <w:iCs/>
          <w:sz w:val="28"/>
          <w:szCs w:val="28"/>
        </w:rPr>
        <w:t xml:space="preserve"> though</w:t>
      </w:r>
      <w:r w:rsidR="004572E5">
        <w:rPr>
          <w:rFonts w:ascii="Cambria" w:hAnsi="Cambria"/>
          <w:i/>
          <w:iCs/>
          <w:sz w:val="28"/>
          <w:szCs w:val="28"/>
        </w:rPr>
        <w:t>?</w:t>
      </w:r>
      <w:r>
        <w:rPr>
          <w:rFonts w:ascii="Cambria" w:hAnsi="Cambria"/>
          <w:sz w:val="28"/>
          <w:szCs w:val="28"/>
        </w:rPr>
        <w:t xml:space="preserve"> </w:t>
      </w:r>
      <w:r w:rsidR="0041519D">
        <w:rPr>
          <w:rFonts w:ascii="Cambria" w:hAnsi="Cambria"/>
          <w:sz w:val="28"/>
          <w:szCs w:val="28"/>
        </w:rPr>
        <w:t>Clara</w:t>
      </w:r>
      <w:r>
        <w:rPr>
          <w:rFonts w:ascii="Cambria" w:hAnsi="Cambria"/>
          <w:sz w:val="28"/>
          <w:szCs w:val="28"/>
        </w:rPr>
        <w:t xml:space="preserve"> wondered grimly</w:t>
      </w:r>
      <w:r w:rsidR="0041519D">
        <w:rPr>
          <w:rFonts w:ascii="Cambria" w:hAnsi="Cambria"/>
          <w:sz w:val="28"/>
          <w:szCs w:val="28"/>
        </w:rPr>
        <w:t>, knowing</w:t>
      </w:r>
      <w:r w:rsidR="006B00A6">
        <w:rPr>
          <w:rFonts w:ascii="Cambria" w:hAnsi="Cambria"/>
          <w:sz w:val="28"/>
          <w:szCs w:val="28"/>
        </w:rPr>
        <w:t xml:space="preserve"> </w:t>
      </w:r>
      <w:del w:id="10610" w:author="Claire S" w:date="2026-06-03T19:46:00Z" w16du:dateUtc="2026-06-03T18:46:00Z">
        <w:r w:rsidR="006B00A6" w:rsidDel="006D2BAE">
          <w:rPr>
            <w:rFonts w:ascii="Cambria" w:hAnsi="Cambria"/>
            <w:sz w:val="28"/>
            <w:szCs w:val="28"/>
          </w:rPr>
          <w:delText>all</w:delText>
        </w:r>
        <w:r w:rsidR="002610AF" w:rsidDel="006D2BAE">
          <w:rPr>
            <w:rFonts w:ascii="Cambria" w:hAnsi="Cambria"/>
            <w:sz w:val="28"/>
            <w:szCs w:val="28"/>
          </w:rPr>
          <w:delText xml:space="preserve"> </w:delText>
        </w:r>
      </w:del>
      <w:r w:rsidR="002610AF">
        <w:rPr>
          <w:rFonts w:ascii="Cambria" w:hAnsi="Cambria"/>
          <w:sz w:val="28"/>
          <w:szCs w:val="28"/>
        </w:rPr>
        <w:t>it</w:t>
      </w:r>
      <w:r w:rsidR="006B00A6">
        <w:rPr>
          <w:rFonts w:ascii="Cambria" w:hAnsi="Cambria"/>
          <w:sz w:val="28"/>
          <w:szCs w:val="28"/>
        </w:rPr>
        <w:t xml:space="preserve"> mean</w:t>
      </w:r>
      <w:ins w:id="10611" w:author="Claire S" w:date="2026-06-03T19:46:00Z" w16du:dateUtc="2026-06-03T18:46:00Z">
        <w:r w:rsidR="006D2BAE">
          <w:rPr>
            <w:rFonts w:ascii="Cambria" w:hAnsi="Cambria"/>
            <w:sz w:val="28"/>
            <w:szCs w:val="28"/>
          </w:rPr>
          <w:t>t</w:t>
        </w:r>
      </w:ins>
      <w:del w:id="10612" w:author="Claire S" w:date="2026-06-03T19:46:00Z" w16du:dateUtc="2026-06-03T18:46:00Z">
        <w:r w:rsidR="006B00A6" w:rsidDel="006D2BAE">
          <w:rPr>
            <w:rFonts w:ascii="Cambria" w:hAnsi="Cambria"/>
            <w:sz w:val="28"/>
            <w:szCs w:val="28"/>
          </w:rPr>
          <w:delText xml:space="preserve">t </w:delText>
        </w:r>
        <w:r w:rsidR="002610AF" w:rsidDel="006D2BAE">
          <w:rPr>
            <w:rFonts w:ascii="Cambria" w:hAnsi="Cambria"/>
            <w:sz w:val="28"/>
            <w:szCs w:val="28"/>
          </w:rPr>
          <w:delText>was</w:delText>
        </w:r>
      </w:del>
      <w:r w:rsidR="002610AF">
        <w:rPr>
          <w:rFonts w:ascii="Cambria" w:hAnsi="Cambria"/>
          <w:sz w:val="28"/>
          <w:szCs w:val="28"/>
        </w:rPr>
        <w:t xml:space="preserve"> </w:t>
      </w:r>
      <w:r>
        <w:rPr>
          <w:rFonts w:ascii="Cambria" w:hAnsi="Cambria"/>
          <w:sz w:val="28"/>
          <w:szCs w:val="28"/>
        </w:rPr>
        <w:t>a</w:t>
      </w:r>
      <w:r w:rsidR="00CD09E9">
        <w:rPr>
          <w:rFonts w:ascii="Cambria" w:hAnsi="Cambria"/>
          <w:sz w:val="28"/>
          <w:szCs w:val="28"/>
        </w:rPr>
        <w:t xml:space="preserve">nother night of </w:t>
      </w:r>
      <w:ins w:id="10613" w:author="Daisy Watt" w:date="2026-06-22T13:35:00Z" w16du:dateUtc="2026-06-22T11:35:00Z">
        <w:r w:rsidR="004E0D28">
          <w:rPr>
            <w:rFonts w:ascii="Cambria" w:hAnsi="Cambria"/>
            <w:sz w:val="28"/>
            <w:szCs w:val="28"/>
          </w:rPr>
          <w:t>troubled</w:t>
        </w:r>
      </w:ins>
      <w:del w:id="10614" w:author="Daisy Watt" w:date="2026-06-22T13:35:00Z" w16du:dateUtc="2026-06-22T11:35:00Z">
        <w:r w:rsidR="00CD09E9">
          <w:rPr>
            <w:rFonts w:ascii="Cambria" w:hAnsi="Cambria"/>
            <w:sz w:val="28"/>
            <w:szCs w:val="28"/>
          </w:rPr>
          <w:delText>not</w:delText>
        </w:r>
      </w:del>
      <w:r w:rsidR="00CD09E9">
        <w:rPr>
          <w:rFonts w:ascii="Cambria" w:hAnsi="Cambria"/>
          <w:sz w:val="28"/>
          <w:szCs w:val="28"/>
        </w:rPr>
        <w:t xml:space="preserve"> sleep</w:t>
      </w:r>
      <w:del w:id="10615" w:author="Daisy Watt" w:date="2026-06-22T13:35:00Z" w16du:dateUtc="2026-06-22T11:35:00Z">
        <w:r w:rsidR="00CD09E9">
          <w:rPr>
            <w:rFonts w:ascii="Cambria" w:hAnsi="Cambria"/>
            <w:sz w:val="28"/>
            <w:szCs w:val="28"/>
          </w:rPr>
          <w:delText>ing</w:delText>
        </w:r>
        <w:r w:rsidR="006B00A6">
          <w:rPr>
            <w:rFonts w:ascii="Cambria" w:hAnsi="Cambria"/>
            <w:sz w:val="28"/>
            <w:szCs w:val="28"/>
          </w:rPr>
          <w:delText xml:space="preserve"> properly</w:delText>
        </w:r>
        <w:r w:rsidR="0098654D">
          <w:rPr>
            <w:rFonts w:ascii="Cambria" w:hAnsi="Cambria"/>
            <w:sz w:val="28"/>
            <w:szCs w:val="28"/>
          </w:rPr>
          <w:delText xml:space="preserve"> while </w:delText>
        </w:r>
        <w:r w:rsidR="0098654D" w:rsidDel="003F05E1">
          <w:rPr>
            <w:rFonts w:ascii="Cambria" w:hAnsi="Cambria"/>
            <w:sz w:val="28"/>
            <w:szCs w:val="28"/>
          </w:rPr>
          <w:delText xml:space="preserve">she </w:delText>
        </w:r>
        <w:r w:rsidR="0098654D">
          <w:rPr>
            <w:rFonts w:ascii="Cambria" w:hAnsi="Cambria"/>
            <w:sz w:val="28"/>
            <w:szCs w:val="28"/>
          </w:rPr>
          <w:delText>worr</w:delText>
        </w:r>
      </w:del>
      <w:ins w:id="10616" w:author="Claire S" w:date="2026-06-03T19:46:00Z" w16du:dateUtc="2026-06-03T18:46:00Z">
        <w:del w:id="10617" w:author="Daisy Watt" w:date="2026-06-22T13:35:00Z" w16du:dateUtc="2026-06-22T11:35:00Z">
          <w:r w:rsidR="003F05E1">
            <w:rPr>
              <w:rFonts w:ascii="Cambria" w:hAnsi="Cambria"/>
              <w:sz w:val="28"/>
              <w:szCs w:val="28"/>
            </w:rPr>
            <w:delText>ying</w:delText>
          </w:r>
        </w:del>
        <w:r w:rsidR="003F05E1">
          <w:rPr>
            <w:rFonts w:ascii="Cambria" w:hAnsi="Cambria"/>
            <w:sz w:val="28"/>
            <w:szCs w:val="28"/>
          </w:rPr>
          <w:t>. O</w:t>
        </w:r>
      </w:ins>
      <w:del w:id="10618" w:author="Claire S" w:date="2026-06-03T19:46:00Z" w16du:dateUtc="2026-06-03T18:46:00Z">
        <w:r w:rsidR="0098654D" w:rsidDel="003F05E1">
          <w:rPr>
            <w:rFonts w:ascii="Cambria" w:hAnsi="Cambria"/>
            <w:sz w:val="28"/>
            <w:szCs w:val="28"/>
          </w:rPr>
          <w:delText>ied</w:delText>
        </w:r>
      </w:del>
      <w:del w:id="10619" w:author="Claire S" w:date="2026-05-27T15:06:00Z" w16du:dateUtc="2026-05-27T14:06:00Z">
        <w:r w:rsidR="00411626" w:rsidDel="002D092F">
          <w:rPr>
            <w:rFonts w:ascii="Cambria" w:hAnsi="Cambria"/>
            <w:sz w:val="28"/>
            <w:szCs w:val="28"/>
          </w:rPr>
          <w:delText xml:space="preserve"> about </w:delText>
        </w:r>
      </w:del>
      <w:del w:id="10620" w:author="Claire S" w:date="2026-05-13T11:30:00Z" w16du:dateUtc="2026-05-13T10:30:00Z">
        <w:r w:rsidR="00411626" w:rsidDel="00A5088D">
          <w:rPr>
            <w:rFonts w:ascii="Cambria" w:hAnsi="Cambria"/>
            <w:sz w:val="28"/>
            <w:szCs w:val="28"/>
          </w:rPr>
          <w:delText xml:space="preserve">her job.  </w:delText>
        </w:r>
        <w:r w:rsidR="002610AF" w:rsidDel="00A5088D">
          <w:rPr>
            <w:rFonts w:ascii="Cambria" w:hAnsi="Cambria"/>
            <w:sz w:val="28"/>
            <w:szCs w:val="28"/>
          </w:rPr>
          <w:delText>Not only that</w:delText>
        </w:r>
      </w:del>
      <w:ins w:id="10621" w:author="Claire S" w:date="2026-05-13T11:30:00Z" w16du:dateUtc="2026-05-13T10:30:00Z">
        <w:r w:rsidR="00A5088D">
          <w:rPr>
            <w:rFonts w:ascii="Cambria" w:hAnsi="Cambria"/>
            <w:sz w:val="28"/>
            <w:szCs w:val="28"/>
          </w:rPr>
          <w:t>n top of which</w:t>
        </w:r>
      </w:ins>
      <w:del w:id="10622" w:author="Claire S" w:date="2026-05-13T11:30:00Z" w16du:dateUtc="2026-05-13T10:30:00Z">
        <w:r w:rsidR="003C5A98" w:rsidDel="00A5088D">
          <w:rPr>
            <w:rFonts w:ascii="Cambria" w:hAnsi="Cambria"/>
            <w:sz w:val="28"/>
            <w:szCs w:val="28"/>
          </w:rPr>
          <w:delText>,</w:delText>
        </w:r>
        <w:r w:rsidR="002610AF" w:rsidDel="00A5088D">
          <w:rPr>
            <w:rFonts w:ascii="Cambria" w:hAnsi="Cambria"/>
            <w:sz w:val="28"/>
            <w:szCs w:val="28"/>
          </w:rPr>
          <w:delText xml:space="preserve"> but</w:delText>
        </w:r>
      </w:del>
      <w:ins w:id="10623" w:author="Claire S" w:date="2026-05-13T11:30:00Z" w16du:dateUtc="2026-05-13T10:30:00Z">
        <w:r w:rsidR="00A5088D">
          <w:rPr>
            <w:rFonts w:ascii="Cambria" w:hAnsi="Cambria"/>
            <w:sz w:val="28"/>
            <w:szCs w:val="28"/>
          </w:rPr>
          <w:t>,</w:t>
        </w:r>
      </w:ins>
      <w:r w:rsidR="002610AF">
        <w:rPr>
          <w:rFonts w:ascii="Cambria" w:hAnsi="Cambria"/>
          <w:sz w:val="28"/>
          <w:szCs w:val="28"/>
        </w:rPr>
        <w:t xml:space="preserve"> she was behind with work</w:t>
      </w:r>
      <w:ins w:id="10624" w:author="Claire S" w:date="2026-06-03T19:47:00Z" w16du:dateUtc="2026-06-03T18:47:00Z">
        <w:del w:id="10625" w:author="Daisy Watt" w:date="2026-06-22T13:35:00Z" w16du:dateUtc="2026-06-22T11:35:00Z">
          <w:r w:rsidR="000F42EA">
            <w:rPr>
              <w:rFonts w:ascii="Cambria" w:hAnsi="Cambria"/>
              <w:sz w:val="28"/>
              <w:szCs w:val="28"/>
            </w:rPr>
            <w:delText>;</w:delText>
          </w:r>
        </w:del>
      </w:ins>
      <w:ins w:id="10626" w:author="Daisy Watt" w:date="2026-06-22T13:35:00Z" w16du:dateUtc="2026-06-22T11:35:00Z">
        <w:r w:rsidR="00A5088D">
          <w:rPr>
            <w:rFonts w:ascii="Cambria" w:hAnsi="Cambria"/>
            <w:sz w:val="28"/>
            <w:szCs w:val="28"/>
          </w:rPr>
          <w:t xml:space="preserve"> </w:t>
        </w:r>
        <w:r w:rsidR="00EB09F0">
          <w:rPr>
            <w:rFonts w:ascii="Cambria" w:hAnsi="Cambria"/>
            <w:sz w:val="28"/>
            <w:szCs w:val="28"/>
          </w:rPr>
          <w:t>–</w:t>
        </w:r>
      </w:ins>
      <w:ins w:id="10627" w:author="Claire S" w:date="2026-05-13T11:31:00Z" w16du:dateUtc="2026-05-13T10:31:00Z">
        <w:r w:rsidR="00A5088D">
          <w:rPr>
            <w:rFonts w:ascii="Cambria" w:hAnsi="Cambria"/>
            <w:sz w:val="28"/>
            <w:szCs w:val="28"/>
          </w:rPr>
          <w:t xml:space="preserve"> </w:t>
        </w:r>
      </w:ins>
      <w:ins w:id="10628" w:author="Claire S" w:date="2026-06-03T19:47:00Z" w16du:dateUtc="2026-06-03T18:47:00Z">
        <w:r w:rsidR="000F42EA">
          <w:rPr>
            <w:rFonts w:ascii="Cambria" w:hAnsi="Cambria"/>
            <w:sz w:val="28"/>
            <w:szCs w:val="28"/>
          </w:rPr>
          <w:t>t</w:t>
        </w:r>
      </w:ins>
      <w:del w:id="10629" w:author="Claire S" w:date="2026-05-13T11:30:00Z" w16du:dateUtc="2026-05-13T10:30:00Z">
        <w:r w:rsidR="002610AF" w:rsidDel="00A5088D">
          <w:rPr>
            <w:rFonts w:ascii="Cambria" w:hAnsi="Cambria"/>
            <w:sz w:val="28"/>
            <w:szCs w:val="28"/>
          </w:rPr>
          <w:delText>:</w:delText>
        </w:r>
      </w:del>
      <w:del w:id="10630" w:author="Claire S" w:date="2026-05-13T11:31:00Z" w16du:dateUtc="2026-05-13T10:31:00Z">
        <w:r w:rsidR="002610AF" w:rsidDel="00A5088D">
          <w:rPr>
            <w:rFonts w:ascii="Cambria" w:hAnsi="Cambria"/>
            <w:sz w:val="28"/>
            <w:szCs w:val="28"/>
          </w:rPr>
          <w:delText xml:space="preserve"> t</w:delText>
        </w:r>
      </w:del>
      <w:r w:rsidR="002610AF">
        <w:rPr>
          <w:rFonts w:ascii="Cambria" w:hAnsi="Cambria"/>
          <w:sz w:val="28"/>
          <w:szCs w:val="28"/>
        </w:rPr>
        <w:t>he e</w:t>
      </w:r>
      <w:r w:rsidR="00411626">
        <w:rPr>
          <w:rFonts w:ascii="Cambria" w:hAnsi="Cambria"/>
          <w:sz w:val="28"/>
          <w:szCs w:val="28"/>
        </w:rPr>
        <w:t xml:space="preserve">dits </w:t>
      </w:r>
      <w:r w:rsidR="002610AF">
        <w:rPr>
          <w:rFonts w:ascii="Cambria" w:hAnsi="Cambria"/>
          <w:sz w:val="28"/>
          <w:szCs w:val="28"/>
        </w:rPr>
        <w:t>for</w:t>
      </w:r>
      <w:r w:rsidR="00411626">
        <w:rPr>
          <w:rFonts w:ascii="Cambria" w:hAnsi="Cambria"/>
          <w:sz w:val="28"/>
          <w:szCs w:val="28"/>
        </w:rPr>
        <w:t xml:space="preserve"> </w:t>
      </w:r>
      <w:r w:rsidR="00FE0E6E" w:rsidRPr="00FE0E6E">
        <w:rPr>
          <w:rFonts w:ascii="Cambria" w:hAnsi="Cambria"/>
          <w:i/>
          <w:iCs/>
          <w:sz w:val="28"/>
          <w:szCs w:val="28"/>
        </w:rPr>
        <w:t>The Stalker</w:t>
      </w:r>
      <w:r w:rsidR="00FE0E6E">
        <w:rPr>
          <w:rFonts w:ascii="Cambria" w:hAnsi="Cambria"/>
          <w:sz w:val="28"/>
          <w:szCs w:val="28"/>
        </w:rPr>
        <w:t xml:space="preserve">, </w:t>
      </w:r>
      <w:r w:rsidR="00CE5F4C">
        <w:rPr>
          <w:rFonts w:ascii="Cambria" w:hAnsi="Cambria"/>
          <w:sz w:val="28"/>
          <w:szCs w:val="28"/>
        </w:rPr>
        <w:t>the first psych</w:t>
      </w:r>
      <w:ins w:id="10631" w:author="Daisy Watt" w:date="2026-06-22T13:43:00Z" w16du:dateUtc="2026-06-22T11:43:00Z">
        <w:r w:rsidR="006641B3">
          <w:rPr>
            <w:rFonts w:ascii="Cambria" w:hAnsi="Cambria"/>
            <w:sz w:val="28"/>
            <w:szCs w:val="28"/>
          </w:rPr>
          <w:t>ological</w:t>
        </w:r>
      </w:ins>
      <w:r w:rsidR="00CE5F4C">
        <w:rPr>
          <w:rFonts w:ascii="Cambria" w:hAnsi="Cambria"/>
          <w:sz w:val="28"/>
          <w:szCs w:val="28"/>
        </w:rPr>
        <w:t xml:space="preserve"> thriller</w:t>
      </w:r>
      <w:r w:rsidR="00FE0E6E">
        <w:rPr>
          <w:rFonts w:ascii="Cambria" w:hAnsi="Cambria"/>
          <w:sz w:val="28"/>
          <w:szCs w:val="28"/>
        </w:rPr>
        <w:t xml:space="preserve"> </w:t>
      </w:r>
      <w:r w:rsidR="00CE5F4C">
        <w:rPr>
          <w:rFonts w:ascii="Cambria" w:hAnsi="Cambria"/>
          <w:sz w:val="28"/>
          <w:szCs w:val="28"/>
        </w:rPr>
        <w:t>she’d commissioned</w:t>
      </w:r>
      <w:r w:rsidR="00FE0E6E">
        <w:rPr>
          <w:rFonts w:ascii="Cambria" w:hAnsi="Cambria"/>
          <w:sz w:val="28"/>
          <w:szCs w:val="28"/>
        </w:rPr>
        <w:t>,</w:t>
      </w:r>
      <w:r w:rsidR="002610AF">
        <w:rPr>
          <w:rFonts w:ascii="Cambria" w:hAnsi="Cambria"/>
          <w:sz w:val="28"/>
          <w:szCs w:val="28"/>
        </w:rPr>
        <w:t xml:space="preserve"> were due</w:t>
      </w:r>
      <w:r w:rsidR="003A3E7E">
        <w:rPr>
          <w:rFonts w:ascii="Cambria" w:hAnsi="Cambria"/>
          <w:sz w:val="28"/>
          <w:szCs w:val="28"/>
        </w:rPr>
        <w:t>,</w:t>
      </w:r>
      <w:r w:rsidR="00CE5F4C">
        <w:rPr>
          <w:rFonts w:ascii="Cambria" w:hAnsi="Cambria"/>
          <w:sz w:val="28"/>
          <w:szCs w:val="28"/>
        </w:rPr>
        <w:t xml:space="preserve"> </w:t>
      </w:r>
      <w:ins w:id="10632" w:author="Claire S" w:date="2026-06-03T19:47:00Z" w16du:dateUtc="2026-06-03T18:47:00Z">
        <w:r w:rsidR="000F42EA">
          <w:rPr>
            <w:rFonts w:ascii="Cambria" w:hAnsi="Cambria"/>
            <w:sz w:val="28"/>
            <w:szCs w:val="28"/>
          </w:rPr>
          <w:t xml:space="preserve">but </w:t>
        </w:r>
      </w:ins>
      <w:del w:id="10633" w:author="Claire S" w:date="2026-06-03T19:47:00Z" w16du:dateUtc="2026-06-03T18:47:00Z">
        <w:r w:rsidR="00411626" w:rsidDel="000F42EA">
          <w:rPr>
            <w:rFonts w:ascii="Cambria" w:hAnsi="Cambria"/>
            <w:sz w:val="28"/>
            <w:szCs w:val="28"/>
          </w:rPr>
          <w:delText xml:space="preserve">and </w:delText>
        </w:r>
      </w:del>
      <w:r w:rsidR="00411626">
        <w:rPr>
          <w:rFonts w:ascii="Cambria" w:hAnsi="Cambria"/>
          <w:sz w:val="28"/>
          <w:szCs w:val="28"/>
        </w:rPr>
        <w:t xml:space="preserve">she was </w:t>
      </w:r>
      <w:del w:id="10634" w:author="Claire S" w:date="2026-06-03T19:47:00Z" w16du:dateUtc="2026-06-03T18:47:00Z">
        <w:r w:rsidR="00411626" w:rsidDel="000F42EA">
          <w:rPr>
            <w:rFonts w:ascii="Cambria" w:hAnsi="Cambria"/>
            <w:sz w:val="28"/>
            <w:szCs w:val="28"/>
          </w:rPr>
          <w:delText xml:space="preserve">already </w:delText>
        </w:r>
      </w:del>
      <w:r w:rsidR="00411626">
        <w:rPr>
          <w:rFonts w:ascii="Cambria" w:hAnsi="Cambria"/>
          <w:sz w:val="28"/>
          <w:szCs w:val="28"/>
        </w:rPr>
        <w:t>too tired to concentrate</w:t>
      </w:r>
      <w:r w:rsidR="00CE5F4C">
        <w:rPr>
          <w:rFonts w:ascii="Cambria" w:hAnsi="Cambria"/>
          <w:sz w:val="28"/>
          <w:szCs w:val="28"/>
        </w:rPr>
        <w:t>.</w:t>
      </w:r>
      <w:r w:rsidR="00411626">
        <w:rPr>
          <w:rFonts w:ascii="Cambria" w:hAnsi="Cambria"/>
          <w:sz w:val="28"/>
          <w:szCs w:val="28"/>
        </w:rPr>
        <w:t xml:space="preserve"> </w:t>
      </w:r>
    </w:p>
    <w:p w14:paraId="5B46FEAC" w14:textId="3806CE06" w:rsidR="006B00A6" w:rsidRPr="00411626" w:rsidRDefault="002D092F" w:rsidP="0066201E">
      <w:pPr>
        <w:spacing w:line="360" w:lineRule="auto"/>
        <w:ind w:firstLine="720"/>
        <w:contextualSpacing/>
        <w:rPr>
          <w:rFonts w:ascii="Cambria" w:hAnsi="Cambria"/>
          <w:color w:val="000000" w:themeColor="text1"/>
          <w:sz w:val="28"/>
          <w:szCs w:val="28"/>
        </w:rPr>
      </w:pPr>
      <w:ins w:id="10635" w:author="Claire S" w:date="2026-05-27T15:06:00Z" w16du:dateUtc="2026-05-27T14:06:00Z">
        <w:r>
          <w:rPr>
            <w:rFonts w:ascii="Cambria" w:hAnsi="Cambria"/>
            <w:color w:val="000000" w:themeColor="text1"/>
            <w:sz w:val="28"/>
            <w:szCs w:val="28"/>
          </w:rPr>
          <w:t>Clara</w:t>
        </w:r>
      </w:ins>
      <w:del w:id="10636" w:author="Claire S" w:date="2026-05-27T15:06:00Z" w16du:dateUtc="2026-05-27T14:06:00Z">
        <w:r w:rsidR="00411626" w:rsidRPr="0020680D" w:rsidDel="002D092F">
          <w:rPr>
            <w:rFonts w:ascii="Cambria" w:hAnsi="Cambria"/>
            <w:color w:val="000000" w:themeColor="text1"/>
            <w:sz w:val="28"/>
            <w:szCs w:val="28"/>
            <w:rPrChange w:id="10637" w:author="Claire S" w:date="2026-05-18T16:16:00Z" w16du:dateUtc="2026-05-18T15:16:00Z">
              <w:rPr>
                <w:rFonts w:ascii="Cambria" w:hAnsi="Cambria"/>
                <w:sz w:val="28"/>
                <w:szCs w:val="28"/>
              </w:rPr>
            </w:rPrChange>
          </w:rPr>
          <w:delText>She</w:delText>
        </w:r>
      </w:del>
      <w:r w:rsidR="00411626" w:rsidRPr="0020680D">
        <w:rPr>
          <w:rFonts w:ascii="Cambria" w:hAnsi="Cambria"/>
          <w:color w:val="000000" w:themeColor="text1"/>
          <w:sz w:val="28"/>
          <w:szCs w:val="28"/>
          <w:rPrChange w:id="10638" w:author="Claire S" w:date="2026-05-18T16:16:00Z" w16du:dateUtc="2026-05-18T15:16:00Z">
            <w:rPr>
              <w:rFonts w:ascii="Cambria" w:hAnsi="Cambria"/>
              <w:sz w:val="28"/>
              <w:szCs w:val="28"/>
            </w:rPr>
          </w:rPrChange>
        </w:rPr>
        <w:t xml:space="preserve"> </w:t>
      </w:r>
      <w:del w:id="10639" w:author="Claire S" w:date="2026-06-04T10:28:00Z" w16du:dateUtc="2026-06-04T09:28:00Z">
        <w:r w:rsidR="00411626" w:rsidRPr="0020680D" w:rsidDel="00077F38">
          <w:rPr>
            <w:rFonts w:ascii="Cambria" w:hAnsi="Cambria"/>
            <w:color w:val="000000" w:themeColor="text1"/>
            <w:sz w:val="28"/>
            <w:szCs w:val="28"/>
            <w:rPrChange w:id="10640" w:author="Claire S" w:date="2026-05-18T16:16:00Z" w16du:dateUtc="2026-05-18T15:16:00Z">
              <w:rPr>
                <w:rFonts w:ascii="Cambria" w:hAnsi="Cambria"/>
                <w:sz w:val="28"/>
                <w:szCs w:val="28"/>
              </w:rPr>
            </w:rPrChange>
          </w:rPr>
          <w:delText xml:space="preserve">thought </w:delText>
        </w:r>
      </w:del>
      <w:ins w:id="10641" w:author="Claire S" w:date="2026-06-04T10:28:00Z" w16du:dateUtc="2026-06-04T09:28:00Z">
        <w:r w:rsidR="00A90EA6">
          <w:rPr>
            <w:rFonts w:ascii="Cambria" w:hAnsi="Cambria"/>
            <w:color w:val="000000" w:themeColor="text1"/>
            <w:sz w:val="28"/>
            <w:szCs w:val="28"/>
          </w:rPr>
          <w:t>knew</w:t>
        </w:r>
        <w:r w:rsidR="00077F38" w:rsidRPr="0020680D">
          <w:rPr>
            <w:rFonts w:ascii="Cambria" w:hAnsi="Cambria"/>
            <w:color w:val="000000" w:themeColor="text1"/>
            <w:sz w:val="28"/>
            <w:szCs w:val="28"/>
            <w:rPrChange w:id="10642" w:author="Claire S" w:date="2026-05-18T16:16:00Z" w16du:dateUtc="2026-05-18T15:16:00Z">
              <w:rPr>
                <w:rFonts w:ascii="Cambria" w:hAnsi="Cambria"/>
                <w:sz w:val="28"/>
                <w:szCs w:val="28"/>
              </w:rPr>
            </w:rPrChange>
          </w:rPr>
          <w:t xml:space="preserve"> </w:t>
        </w:r>
      </w:ins>
      <w:del w:id="10643" w:author="Daisy Watt" w:date="2026-06-22T13:35:00Z" w16du:dateUtc="2026-06-22T11:35:00Z">
        <w:r w:rsidR="00411626" w:rsidRPr="0020680D">
          <w:rPr>
            <w:rFonts w:ascii="Cambria" w:hAnsi="Cambria"/>
            <w:color w:val="000000" w:themeColor="text1"/>
            <w:sz w:val="28"/>
            <w:szCs w:val="28"/>
            <w:rPrChange w:id="10644" w:author="Claire S" w:date="2026-05-18T16:16:00Z" w16du:dateUtc="2026-05-18T15:16:00Z">
              <w:rPr>
                <w:rFonts w:ascii="Cambria" w:hAnsi="Cambria"/>
                <w:sz w:val="28"/>
                <w:szCs w:val="28"/>
              </w:rPr>
            </w:rPrChange>
          </w:rPr>
          <w:delText>her</w:delText>
        </w:r>
      </w:del>
      <w:ins w:id="10645" w:author="Daisy Watt" w:date="2026-06-22T13:35:00Z" w16du:dateUtc="2026-06-22T11:35:00Z">
        <w:r w:rsidR="00140298">
          <w:rPr>
            <w:rFonts w:ascii="Cambria" w:hAnsi="Cambria"/>
            <w:color w:val="000000" w:themeColor="text1"/>
            <w:sz w:val="28"/>
            <w:szCs w:val="28"/>
          </w:rPr>
          <w:t>she</w:t>
        </w:r>
      </w:ins>
      <w:r w:rsidR="00411626" w:rsidRPr="0020680D">
        <w:rPr>
          <w:rFonts w:ascii="Cambria" w:hAnsi="Cambria"/>
          <w:color w:val="000000" w:themeColor="text1"/>
          <w:sz w:val="28"/>
          <w:szCs w:val="28"/>
          <w:rPrChange w:id="10646" w:author="Claire S" w:date="2026-05-18T16:16:00Z" w16du:dateUtc="2026-05-18T15:16:00Z">
            <w:rPr>
              <w:rFonts w:ascii="Cambria" w:hAnsi="Cambria"/>
              <w:sz w:val="28"/>
              <w:szCs w:val="28"/>
            </w:rPr>
          </w:rPrChange>
        </w:rPr>
        <w:t xml:space="preserve"> and Ruth had a sort of </w:t>
      </w:r>
      <w:ins w:id="10647" w:author="Claire S" w:date="2026-06-04T10:28:00Z" w16du:dateUtc="2026-06-04T09:28:00Z">
        <w:r w:rsidR="00A90EA6">
          <w:rPr>
            <w:rFonts w:ascii="Cambria" w:hAnsi="Cambria"/>
            <w:color w:val="000000" w:themeColor="text1"/>
            <w:sz w:val="28"/>
            <w:szCs w:val="28"/>
          </w:rPr>
          <w:t xml:space="preserve">unspoken </w:t>
        </w:r>
      </w:ins>
      <w:r w:rsidR="00411626" w:rsidRPr="0020680D">
        <w:rPr>
          <w:rFonts w:ascii="Cambria" w:hAnsi="Cambria"/>
          <w:color w:val="000000" w:themeColor="text1"/>
          <w:sz w:val="28"/>
          <w:szCs w:val="28"/>
          <w:rPrChange w:id="10648" w:author="Claire S" w:date="2026-05-18T16:16:00Z" w16du:dateUtc="2026-05-18T15:16:00Z">
            <w:rPr>
              <w:rFonts w:ascii="Cambria" w:hAnsi="Cambria"/>
              <w:sz w:val="28"/>
              <w:szCs w:val="28"/>
            </w:rPr>
          </w:rPrChange>
        </w:rPr>
        <w:t xml:space="preserve">understanding after </w:t>
      </w:r>
      <w:del w:id="10649" w:author="Claire S" w:date="2026-05-18T16:15:00Z" w16du:dateUtc="2026-05-18T15:15:00Z">
        <w:r w:rsidR="00411626" w:rsidRPr="0020680D" w:rsidDel="004F0967">
          <w:rPr>
            <w:rFonts w:ascii="Cambria" w:hAnsi="Cambria"/>
            <w:color w:val="000000" w:themeColor="text1"/>
            <w:sz w:val="28"/>
            <w:szCs w:val="28"/>
            <w:rPrChange w:id="10650" w:author="Claire S" w:date="2026-05-18T16:16:00Z" w16du:dateUtc="2026-05-18T15:16:00Z">
              <w:rPr>
                <w:rFonts w:ascii="Cambria" w:hAnsi="Cambria"/>
                <w:color w:val="EE0000"/>
                <w:sz w:val="28"/>
                <w:szCs w:val="28"/>
              </w:rPr>
            </w:rPrChange>
          </w:rPr>
          <w:delText>THE EDITOR</w:delText>
        </w:r>
        <w:r w:rsidR="003A3E7E" w:rsidRPr="0020680D" w:rsidDel="004F0967">
          <w:rPr>
            <w:rFonts w:ascii="Cambria" w:hAnsi="Cambria"/>
            <w:color w:val="000000" w:themeColor="text1"/>
            <w:sz w:val="28"/>
            <w:szCs w:val="28"/>
            <w:rPrChange w:id="10651" w:author="Claire S" w:date="2026-05-18T16:16:00Z" w16du:dateUtc="2026-05-18T15:16:00Z">
              <w:rPr>
                <w:rFonts w:ascii="Cambria" w:hAnsi="Cambria"/>
                <w:color w:val="EE0000"/>
                <w:sz w:val="28"/>
                <w:szCs w:val="28"/>
              </w:rPr>
            </w:rPrChange>
          </w:rPr>
          <w:delText xml:space="preserve"> business</w:delText>
        </w:r>
      </w:del>
      <w:ins w:id="10652" w:author="Claire S" w:date="2026-05-18T16:15:00Z" w16du:dateUtc="2026-05-18T15:15:00Z">
        <w:r w:rsidR="004F0967" w:rsidRPr="0020680D">
          <w:rPr>
            <w:rFonts w:ascii="Cambria" w:hAnsi="Cambria"/>
            <w:color w:val="000000" w:themeColor="text1"/>
            <w:sz w:val="28"/>
            <w:szCs w:val="28"/>
            <w:rPrChange w:id="10653" w:author="Claire S" w:date="2026-05-18T16:16:00Z" w16du:dateUtc="2026-05-18T15:16:00Z">
              <w:rPr>
                <w:rFonts w:ascii="Cambria" w:hAnsi="Cambria"/>
                <w:color w:val="EE0000"/>
                <w:sz w:val="28"/>
                <w:szCs w:val="28"/>
              </w:rPr>
            </w:rPrChange>
          </w:rPr>
          <w:t xml:space="preserve">what they went through together </w:t>
        </w:r>
      </w:ins>
      <w:ins w:id="10654" w:author="Claire S" w:date="2026-07-23T14:22:00Z" w16du:dateUtc="2026-07-23T13:22:00Z">
        <w:r w:rsidR="00BB064A">
          <w:rPr>
            <w:rFonts w:ascii="Cambria" w:hAnsi="Cambria"/>
            <w:color w:val="000000" w:themeColor="text1"/>
            <w:sz w:val="28"/>
            <w:szCs w:val="28"/>
          </w:rPr>
          <w:t>the spring before last</w:t>
        </w:r>
      </w:ins>
      <w:commentRangeStart w:id="10655"/>
      <w:r w:rsidR="003A3E7E" w:rsidRPr="0020680D">
        <w:rPr>
          <w:rFonts w:ascii="Cambria" w:hAnsi="Cambria"/>
          <w:color w:val="000000" w:themeColor="text1"/>
          <w:sz w:val="28"/>
          <w:szCs w:val="28"/>
          <w:rPrChange w:id="10656" w:author="Claire S" w:date="2026-05-18T16:16:00Z" w16du:dateUtc="2026-05-18T15:16:00Z">
            <w:rPr>
              <w:rFonts w:ascii="Cambria" w:hAnsi="Cambria"/>
              <w:color w:val="EE0000"/>
              <w:sz w:val="28"/>
              <w:szCs w:val="28"/>
            </w:rPr>
          </w:rPrChange>
        </w:rPr>
        <w:t>,</w:t>
      </w:r>
      <w:commentRangeEnd w:id="10655"/>
      <w:r w:rsidR="00896A4B" w:rsidRPr="0020680D">
        <w:rPr>
          <w:rStyle w:val="CommentReference"/>
          <w:rFonts w:ascii="Cambria" w:hAnsi="Cambria"/>
          <w:color w:val="000000" w:themeColor="text1"/>
          <w:sz w:val="28"/>
          <w:szCs w:val="28"/>
          <w:rPrChange w:id="10657" w:author="Claire S" w:date="2026-05-18T16:16:00Z" w16du:dateUtc="2026-05-18T15:16:00Z">
            <w:rPr>
              <w:rStyle w:val="CommentReference"/>
              <w:rFonts w:ascii="Cambria" w:hAnsi="Cambria"/>
              <w:color w:val="EE0000"/>
              <w:sz w:val="28"/>
              <w:szCs w:val="28"/>
            </w:rPr>
          </w:rPrChange>
        </w:rPr>
        <w:commentReference w:id="10655"/>
      </w:r>
      <w:r w:rsidR="00411626" w:rsidRPr="0020680D">
        <w:rPr>
          <w:rFonts w:ascii="Cambria" w:hAnsi="Cambria"/>
          <w:color w:val="000000" w:themeColor="text1"/>
          <w:sz w:val="28"/>
          <w:szCs w:val="28"/>
          <w:rPrChange w:id="10658" w:author="Claire S" w:date="2026-05-18T16:16:00Z" w16du:dateUtc="2026-05-18T15:16:00Z">
            <w:rPr>
              <w:rFonts w:ascii="Cambria" w:hAnsi="Cambria"/>
              <w:color w:val="EE0000"/>
              <w:sz w:val="28"/>
              <w:szCs w:val="28"/>
            </w:rPr>
          </w:rPrChange>
        </w:rPr>
        <w:t xml:space="preserve"> </w:t>
      </w:r>
      <w:r w:rsidR="00411626" w:rsidRPr="0020680D">
        <w:rPr>
          <w:rFonts w:ascii="Cambria" w:hAnsi="Cambria"/>
          <w:color w:val="000000" w:themeColor="text1"/>
          <w:sz w:val="28"/>
          <w:szCs w:val="28"/>
        </w:rPr>
        <w:t xml:space="preserve">but she also knew the Langley </w:t>
      </w:r>
      <w:r w:rsidR="00411626" w:rsidRPr="00411626">
        <w:rPr>
          <w:rFonts w:ascii="Cambria" w:hAnsi="Cambria"/>
          <w:color w:val="000000" w:themeColor="text1"/>
          <w:sz w:val="28"/>
          <w:szCs w:val="28"/>
        </w:rPr>
        <w:t>family were a wilful lot</w:t>
      </w:r>
      <w:r w:rsidR="00966DD8">
        <w:rPr>
          <w:rFonts w:ascii="Cambria" w:hAnsi="Cambria"/>
          <w:color w:val="000000" w:themeColor="text1"/>
          <w:sz w:val="28"/>
          <w:szCs w:val="28"/>
        </w:rPr>
        <w:t>.</w:t>
      </w:r>
      <w:r w:rsidR="00411626" w:rsidRPr="00411626">
        <w:rPr>
          <w:rFonts w:ascii="Cambria" w:hAnsi="Cambria"/>
          <w:color w:val="000000" w:themeColor="text1"/>
          <w:sz w:val="28"/>
          <w:szCs w:val="28"/>
        </w:rPr>
        <w:t xml:space="preserve"> Ruth</w:t>
      </w:r>
      <w:r w:rsidR="00860B8E">
        <w:rPr>
          <w:rFonts w:ascii="Cambria" w:hAnsi="Cambria"/>
          <w:color w:val="000000" w:themeColor="text1"/>
          <w:sz w:val="28"/>
          <w:szCs w:val="28"/>
        </w:rPr>
        <w:t xml:space="preserve"> had a work ethic stronger than </w:t>
      </w:r>
      <w:r w:rsidR="00966DD8">
        <w:rPr>
          <w:rFonts w:ascii="Cambria" w:hAnsi="Cambria"/>
          <w:color w:val="000000" w:themeColor="text1"/>
          <w:sz w:val="28"/>
          <w:szCs w:val="28"/>
        </w:rPr>
        <w:t>a Trojan warrior</w:t>
      </w:r>
      <w:r w:rsidR="00860B8E">
        <w:rPr>
          <w:rFonts w:ascii="Cambria" w:hAnsi="Cambria"/>
          <w:color w:val="000000" w:themeColor="text1"/>
          <w:sz w:val="28"/>
          <w:szCs w:val="28"/>
        </w:rPr>
        <w:t xml:space="preserve">, and was </w:t>
      </w:r>
      <w:r w:rsidR="00966DD8">
        <w:rPr>
          <w:rFonts w:ascii="Cambria" w:hAnsi="Cambria"/>
          <w:color w:val="000000" w:themeColor="text1"/>
          <w:sz w:val="28"/>
          <w:szCs w:val="28"/>
        </w:rPr>
        <w:t>renowned for</w:t>
      </w:r>
      <w:r w:rsidR="00411626" w:rsidRPr="00411626">
        <w:rPr>
          <w:rFonts w:ascii="Cambria" w:hAnsi="Cambria"/>
          <w:color w:val="000000" w:themeColor="text1"/>
          <w:sz w:val="28"/>
          <w:szCs w:val="28"/>
        </w:rPr>
        <w:t xml:space="preserve"> put</w:t>
      </w:r>
      <w:r w:rsidR="00966DD8">
        <w:rPr>
          <w:rFonts w:ascii="Cambria" w:hAnsi="Cambria"/>
          <w:color w:val="000000" w:themeColor="text1"/>
          <w:sz w:val="28"/>
          <w:szCs w:val="28"/>
        </w:rPr>
        <w:t>ting</w:t>
      </w:r>
      <w:r w:rsidR="00411626" w:rsidRPr="00411626">
        <w:rPr>
          <w:rFonts w:ascii="Cambria" w:hAnsi="Cambria"/>
          <w:color w:val="000000" w:themeColor="text1"/>
          <w:sz w:val="28"/>
          <w:szCs w:val="28"/>
        </w:rPr>
        <w:t xml:space="preserve"> </w:t>
      </w:r>
      <w:r w:rsidR="00CE5F4C">
        <w:rPr>
          <w:rFonts w:ascii="Cambria" w:hAnsi="Cambria"/>
          <w:color w:val="000000" w:themeColor="text1"/>
          <w:sz w:val="28"/>
          <w:szCs w:val="28"/>
        </w:rPr>
        <w:t>business</w:t>
      </w:r>
      <w:r w:rsidR="00411626" w:rsidRPr="00411626">
        <w:rPr>
          <w:rFonts w:ascii="Cambria" w:hAnsi="Cambria"/>
          <w:color w:val="000000" w:themeColor="text1"/>
          <w:sz w:val="28"/>
          <w:szCs w:val="28"/>
        </w:rPr>
        <w:t xml:space="preserve"> before anything else.</w:t>
      </w:r>
      <w:r w:rsidR="00CE5F4C">
        <w:rPr>
          <w:rFonts w:ascii="Cambria" w:hAnsi="Cambria"/>
          <w:color w:val="000000" w:themeColor="text1"/>
          <w:sz w:val="28"/>
          <w:szCs w:val="28"/>
        </w:rPr>
        <w:t xml:space="preserve"> If Clara had done something to </w:t>
      </w:r>
      <w:r w:rsidR="007E7645">
        <w:rPr>
          <w:rFonts w:ascii="Cambria" w:hAnsi="Cambria"/>
          <w:color w:val="000000" w:themeColor="text1"/>
          <w:sz w:val="28"/>
          <w:szCs w:val="28"/>
        </w:rPr>
        <w:t>upset</w:t>
      </w:r>
      <w:r w:rsidR="00CE5F4C">
        <w:rPr>
          <w:rFonts w:ascii="Cambria" w:hAnsi="Cambria"/>
          <w:color w:val="000000" w:themeColor="text1"/>
          <w:sz w:val="28"/>
          <w:szCs w:val="28"/>
        </w:rPr>
        <w:t xml:space="preserve"> </w:t>
      </w:r>
      <w:r w:rsidR="00860B8E">
        <w:rPr>
          <w:rFonts w:ascii="Cambria" w:hAnsi="Cambria"/>
          <w:color w:val="000000" w:themeColor="text1"/>
          <w:sz w:val="28"/>
          <w:szCs w:val="28"/>
        </w:rPr>
        <w:t>Ruth</w:t>
      </w:r>
      <w:r w:rsidR="00CE5F4C">
        <w:rPr>
          <w:rFonts w:ascii="Cambria" w:hAnsi="Cambria"/>
          <w:color w:val="000000" w:themeColor="text1"/>
          <w:sz w:val="28"/>
          <w:szCs w:val="28"/>
        </w:rPr>
        <w:t xml:space="preserve">, she’d be straight out on her ear, </w:t>
      </w:r>
      <w:r w:rsidR="003A3E7E">
        <w:rPr>
          <w:rFonts w:ascii="Cambria" w:hAnsi="Cambria"/>
          <w:color w:val="000000" w:themeColor="text1"/>
          <w:sz w:val="28"/>
          <w:szCs w:val="28"/>
        </w:rPr>
        <w:t>shared history or not</w:t>
      </w:r>
      <w:r w:rsidR="00CE5F4C">
        <w:rPr>
          <w:rFonts w:ascii="Cambria" w:hAnsi="Cambria"/>
          <w:color w:val="000000" w:themeColor="text1"/>
          <w:sz w:val="28"/>
          <w:szCs w:val="28"/>
        </w:rPr>
        <w:t>.</w:t>
      </w:r>
    </w:p>
    <w:p w14:paraId="5906AAD3" w14:textId="753DE018" w:rsidR="00FE49FA" w:rsidRDefault="00CD1400" w:rsidP="0098654D">
      <w:pPr>
        <w:spacing w:line="360" w:lineRule="auto"/>
        <w:ind w:firstLine="720"/>
        <w:contextualSpacing/>
        <w:rPr>
          <w:rFonts w:ascii="Cambria" w:hAnsi="Cambria"/>
          <w:sz w:val="28"/>
          <w:szCs w:val="28"/>
        </w:rPr>
      </w:pPr>
      <w:r>
        <w:rPr>
          <w:rFonts w:ascii="Cambria" w:hAnsi="Cambria"/>
          <w:sz w:val="28"/>
          <w:szCs w:val="28"/>
        </w:rPr>
        <w:t>On</w:t>
      </w:r>
      <w:r w:rsidR="000E3293">
        <w:rPr>
          <w:rFonts w:ascii="Cambria" w:hAnsi="Cambria"/>
          <w:sz w:val="28"/>
          <w:szCs w:val="28"/>
        </w:rPr>
        <w:t xml:space="preserve"> the bus </w:t>
      </w:r>
      <w:r>
        <w:rPr>
          <w:rFonts w:ascii="Cambria" w:hAnsi="Cambria"/>
          <w:sz w:val="28"/>
          <w:szCs w:val="28"/>
        </w:rPr>
        <w:t xml:space="preserve">home, </w:t>
      </w:r>
      <w:r w:rsidR="00411626">
        <w:rPr>
          <w:rFonts w:ascii="Cambria" w:hAnsi="Cambria"/>
          <w:sz w:val="28"/>
          <w:szCs w:val="28"/>
        </w:rPr>
        <w:t>Clara ha</w:t>
      </w:r>
      <w:r w:rsidR="00DB0236">
        <w:rPr>
          <w:rFonts w:ascii="Cambria" w:hAnsi="Cambria"/>
          <w:sz w:val="28"/>
          <w:szCs w:val="28"/>
        </w:rPr>
        <w:t>d just</w:t>
      </w:r>
      <w:r>
        <w:rPr>
          <w:rFonts w:ascii="Cambria" w:hAnsi="Cambria"/>
          <w:sz w:val="28"/>
          <w:szCs w:val="28"/>
        </w:rPr>
        <w:t xml:space="preserve"> perched</w:t>
      </w:r>
      <w:r w:rsidR="00CD09E9">
        <w:rPr>
          <w:rFonts w:ascii="Cambria" w:hAnsi="Cambria"/>
          <w:sz w:val="28"/>
          <w:szCs w:val="28"/>
        </w:rPr>
        <w:t xml:space="preserve"> </w:t>
      </w:r>
      <w:r w:rsidR="005645E5">
        <w:rPr>
          <w:rFonts w:ascii="Cambria" w:hAnsi="Cambria"/>
          <w:sz w:val="28"/>
          <w:szCs w:val="28"/>
        </w:rPr>
        <w:t xml:space="preserve">beside </w:t>
      </w:r>
      <w:r>
        <w:rPr>
          <w:rFonts w:ascii="Cambria" w:hAnsi="Cambria"/>
          <w:sz w:val="28"/>
          <w:szCs w:val="28"/>
        </w:rPr>
        <w:t>a</w:t>
      </w:r>
      <w:r w:rsidR="005645E5">
        <w:rPr>
          <w:rFonts w:ascii="Cambria" w:hAnsi="Cambria"/>
          <w:sz w:val="28"/>
          <w:szCs w:val="28"/>
        </w:rPr>
        <w:t xml:space="preserve"> woman </w:t>
      </w:r>
      <w:del w:id="10659" w:author="Claire S" w:date="2026-07-24T13:01:00Z" w16du:dateUtc="2026-07-24T12:01:00Z">
        <w:r w:rsidR="00067127" w:rsidDel="00A06EB2">
          <w:rPr>
            <w:rFonts w:ascii="Cambria" w:hAnsi="Cambria"/>
            <w:sz w:val="28"/>
            <w:szCs w:val="28"/>
          </w:rPr>
          <w:delText xml:space="preserve">with the world’s biggest </w:delText>
        </w:r>
        <w:r w:rsidR="005645E5" w:rsidDel="00A06EB2">
          <w:rPr>
            <w:rFonts w:ascii="Cambria" w:hAnsi="Cambria"/>
            <w:sz w:val="28"/>
            <w:szCs w:val="28"/>
          </w:rPr>
          <w:delText>shopping</w:delText>
        </w:r>
        <w:r w:rsidR="00AF4D89" w:rsidDel="00A06EB2">
          <w:rPr>
            <w:rFonts w:ascii="Cambria" w:hAnsi="Cambria"/>
            <w:sz w:val="28"/>
            <w:szCs w:val="28"/>
          </w:rPr>
          <w:delText>-</w:delText>
        </w:r>
      </w:del>
      <w:ins w:id="10660" w:author="Daisy Watt" w:date="2026-06-22T13:37:00Z" w16du:dateUtc="2026-06-22T11:37:00Z">
        <w:del w:id="10661" w:author="Claire S" w:date="2026-07-24T13:01:00Z" w16du:dateUtc="2026-07-24T12:01:00Z">
          <w:r w:rsidR="004D74B8" w:rsidDel="00A06EB2">
            <w:rPr>
              <w:rFonts w:ascii="Cambria" w:hAnsi="Cambria"/>
              <w:sz w:val="28"/>
              <w:szCs w:val="28"/>
            </w:rPr>
            <w:delText xml:space="preserve"> </w:delText>
          </w:r>
        </w:del>
      </w:ins>
      <w:del w:id="10662" w:author="Claire S" w:date="2026-07-24T13:01:00Z" w16du:dateUtc="2026-07-24T12:01:00Z">
        <w:r w:rsidR="005645E5" w:rsidDel="00A06EB2">
          <w:rPr>
            <w:rFonts w:ascii="Cambria" w:hAnsi="Cambria"/>
            <w:sz w:val="28"/>
            <w:szCs w:val="28"/>
          </w:rPr>
          <w:delText>trolley</w:delText>
        </w:r>
      </w:del>
      <w:ins w:id="10663" w:author="Daisy Watt" w:date="2026-06-22T13:39:00Z" w16du:dateUtc="2026-06-22T11:39:00Z">
        <w:del w:id="10664" w:author="Claire S" w:date="2026-07-24T13:01:00Z" w16du:dateUtc="2026-07-24T12:01:00Z">
          <w:r w:rsidR="009B3C9B" w:rsidDel="00A06EB2">
            <w:rPr>
              <w:rFonts w:ascii="Cambria" w:hAnsi="Cambria"/>
              <w:sz w:val="28"/>
              <w:szCs w:val="28"/>
            </w:rPr>
            <w:delText>caddy</w:delText>
          </w:r>
        </w:del>
      </w:ins>
      <w:ins w:id="10665" w:author="Claire S" w:date="2026-07-24T13:01:00Z" w16du:dateUtc="2026-07-24T12:01:00Z">
        <w:r w:rsidR="00A06EB2">
          <w:rPr>
            <w:rFonts w:ascii="Cambria" w:hAnsi="Cambria"/>
            <w:sz w:val="28"/>
            <w:szCs w:val="28"/>
          </w:rPr>
          <w:t xml:space="preserve">shovelling a packet of crisps </w:t>
        </w:r>
      </w:ins>
      <w:ins w:id="10666" w:author="Claire S" w:date="2026-07-27T12:15:00Z" w16du:dateUtc="2026-07-27T11:15:00Z">
        <w:r w:rsidR="00D21046">
          <w:rPr>
            <w:rFonts w:ascii="Cambria" w:hAnsi="Cambria"/>
            <w:sz w:val="28"/>
            <w:szCs w:val="28"/>
          </w:rPr>
          <w:t>i</w:t>
        </w:r>
      </w:ins>
      <w:ins w:id="10667" w:author="Claire S" w:date="2026-07-24T13:01:00Z" w16du:dateUtc="2026-07-24T12:01:00Z">
        <w:r w:rsidR="00A06EB2">
          <w:rPr>
            <w:rFonts w:ascii="Cambria" w:hAnsi="Cambria"/>
            <w:sz w:val="28"/>
            <w:szCs w:val="28"/>
          </w:rPr>
          <w:t>n like she was starving,</w:t>
        </w:r>
      </w:ins>
      <w:r w:rsidR="00FE49FA">
        <w:rPr>
          <w:rFonts w:ascii="Cambria" w:hAnsi="Cambria"/>
          <w:sz w:val="28"/>
          <w:szCs w:val="28"/>
        </w:rPr>
        <w:t xml:space="preserve"> </w:t>
      </w:r>
      <w:r w:rsidR="00DB0236">
        <w:rPr>
          <w:rFonts w:ascii="Cambria" w:hAnsi="Cambria"/>
          <w:sz w:val="28"/>
          <w:szCs w:val="28"/>
        </w:rPr>
        <w:t xml:space="preserve">when </w:t>
      </w:r>
      <w:del w:id="10668" w:author="Claire S" w:date="2026-07-24T13:01:00Z" w16du:dateUtc="2026-07-24T12:01:00Z">
        <w:r w:rsidR="00DB0236" w:rsidDel="00A06EB2">
          <w:rPr>
            <w:rFonts w:ascii="Cambria" w:hAnsi="Cambria"/>
            <w:sz w:val="28"/>
            <w:szCs w:val="28"/>
          </w:rPr>
          <w:delText>h</w:delText>
        </w:r>
        <w:r w:rsidR="005645E5" w:rsidDel="00A06EB2">
          <w:rPr>
            <w:rFonts w:ascii="Cambria" w:hAnsi="Cambria"/>
            <w:sz w:val="28"/>
            <w:szCs w:val="28"/>
          </w:rPr>
          <w:delText xml:space="preserve">er </w:delText>
        </w:r>
      </w:del>
      <w:ins w:id="10669" w:author="Claire S" w:date="2026-07-24T13:01:00Z" w16du:dateUtc="2026-07-24T12:01:00Z">
        <w:r w:rsidR="00A06EB2">
          <w:rPr>
            <w:rFonts w:ascii="Cambria" w:hAnsi="Cambria"/>
            <w:sz w:val="28"/>
            <w:szCs w:val="28"/>
          </w:rPr>
          <w:t xml:space="preserve">Clara’s </w:t>
        </w:r>
      </w:ins>
      <w:r w:rsidR="005645E5">
        <w:rPr>
          <w:rFonts w:ascii="Cambria" w:hAnsi="Cambria"/>
          <w:sz w:val="28"/>
          <w:szCs w:val="28"/>
        </w:rPr>
        <w:t>phone rang.</w:t>
      </w:r>
      <w:r w:rsidR="0098654D">
        <w:rPr>
          <w:rFonts w:ascii="Cambria" w:hAnsi="Cambria"/>
          <w:sz w:val="28"/>
          <w:szCs w:val="28"/>
        </w:rPr>
        <w:t xml:space="preserve"> </w:t>
      </w:r>
      <w:r w:rsidR="00FE49FA">
        <w:rPr>
          <w:rFonts w:ascii="Cambria" w:hAnsi="Cambria"/>
          <w:sz w:val="28"/>
          <w:szCs w:val="28"/>
        </w:rPr>
        <w:t xml:space="preserve"> </w:t>
      </w:r>
    </w:p>
    <w:p w14:paraId="58E75A07" w14:textId="71D8DB88" w:rsidR="00CD09E9" w:rsidRPr="00CD09E9" w:rsidRDefault="006D6C80" w:rsidP="00AF4D89">
      <w:pPr>
        <w:spacing w:line="360" w:lineRule="auto"/>
        <w:ind w:firstLine="720"/>
        <w:contextualSpacing/>
        <w:rPr>
          <w:rFonts w:ascii="Cambria" w:hAnsi="Cambria"/>
          <w:sz w:val="28"/>
          <w:szCs w:val="28"/>
        </w:rPr>
      </w:pPr>
      <w:r>
        <w:rPr>
          <w:rFonts w:ascii="Cambria" w:hAnsi="Cambria"/>
          <w:sz w:val="28"/>
          <w:szCs w:val="28"/>
        </w:rPr>
        <w:t>‘</w:t>
      </w:r>
      <w:r w:rsidR="00AF4D89">
        <w:rPr>
          <w:rFonts w:ascii="Cambria" w:hAnsi="Cambria"/>
          <w:sz w:val="28"/>
          <w:szCs w:val="28"/>
        </w:rPr>
        <w:t>Violet!</w:t>
      </w:r>
      <w:r w:rsidR="00CD09E9" w:rsidRPr="00CD09E9">
        <w:rPr>
          <w:rFonts w:ascii="Cambria" w:hAnsi="Cambria"/>
          <w:sz w:val="28"/>
          <w:szCs w:val="28"/>
        </w:rPr>
        <w:t xml:space="preserve">’ </w:t>
      </w:r>
      <w:r w:rsidR="00860B8E">
        <w:rPr>
          <w:rFonts w:ascii="Cambria" w:hAnsi="Cambria"/>
          <w:sz w:val="28"/>
          <w:szCs w:val="28"/>
        </w:rPr>
        <w:t>As h</w:t>
      </w:r>
      <w:r w:rsidR="00197581">
        <w:rPr>
          <w:rFonts w:ascii="Cambria" w:hAnsi="Cambria"/>
          <w:sz w:val="28"/>
          <w:szCs w:val="28"/>
        </w:rPr>
        <w:t>er friend’s name flash</w:t>
      </w:r>
      <w:r w:rsidR="00860B8E">
        <w:rPr>
          <w:rFonts w:ascii="Cambria" w:hAnsi="Cambria"/>
          <w:sz w:val="28"/>
          <w:szCs w:val="28"/>
        </w:rPr>
        <w:t>ed</w:t>
      </w:r>
      <w:r w:rsidR="00197581">
        <w:rPr>
          <w:rFonts w:ascii="Cambria" w:hAnsi="Cambria"/>
          <w:sz w:val="28"/>
          <w:szCs w:val="28"/>
        </w:rPr>
        <w:t xml:space="preserve"> up, </w:t>
      </w:r>
      <w:r>
        <w:rPr>
          <w:rFonts w:ascii="Cambria" w:hAnsi="Cambria"/>
          <w:sz w:val="28"/>
          <w:szCs w:val="28"/>
        </w:rPr>
        <w:t xml:space="preserve">Clara </w:t>
      </w:r>
      <w:r w:rsidR="00FE49FA">
        <w:rPr>
          <w:rFonts w:ascii="Cambria" w:hAnsi="Cambria"/>
          <w:sz w:val="28"/>
          <w:szCs w:val="28"/>
        </w:rPr>
        <w:t xml:space="preserve">fumbled to </w:t>
      </w:r>
      <w:r>
        <w:rPr>
          <w:rFonts w:ascii="Cambria" w:hAnsi="Cambria"/>
          <w:sz w:val="28"/>
          <w:szCs w:val="28"/>
        </w:rPr>
        <w:t xml:space="preserve">answer as </w:t>
      </w:r>
      <w:r w:rsidR="00FE49FA">
        <w:rPr>
          <w:rFonts w:ascii="Cambria" w:hAnsi="Cambria"/>
          <w:sz w:val="28"/>
          <w:szCs w:val="28"/>
        </w:rPr>
        <w:t>fast</w:t>
      </w:r>
      <w:r>
        <w:rPr>
          <w:rFonts w:ascii="Cambria" w:hAnsi="Cambria"/>
          <w:sz w:val="28"/>
          <w:szCs w:val="28"/>
        </w:rPr>
        <w:t xml:space="preserve"> as </w:t>
      </w:r>
      <w:r w:rsidR="005C7090">
        <w:rPr>
          <w:rFonts w:ascii="Cambria" w:hAnsi="Cambria"/>
          <w:sz w:val="28"/>
          <w:szCs w:val="28"/>
        </w:rPr>
        <w:t>she could.</w:t>
      </w:r>
      <w:r w:rsidR="00CD09E9" w:rsidRPr="00CD09E9">
        <w:rPr>
          <w:rFonts w:ascii="Cambria" w:hAnsi="Cambria"/>
          <w:sz w:val="28"/>
          <w:szCs w:val="28"/>
        </w:rPr>
        <w:t xml:space="preserve"> </w:t>
      </w:r>
      <w:r w:rsidR="00AF4D89">
        <w:rPr>
          <w:rFonts w:ascii="Cambria" w:hAnsi="Cambria"/>
          <w:sz w:val="28"/>
          <w:szCs w:val="28"/>
        </w:rPr>
        <w:t>‘</w:t>
      </w:r>
      <w:r w:rsidR="00DB0236">
        <w:rPr>
          <w:rFonts w:ascii="Cambria" w:hAnsi="Cambria"/>
          <w:sz w:val="28"/>
          <w:szCs w:val="28"/>
        </w:rPr>
        <w:t>A</w:t>
      </w:r>
      <w:r w:rsidR="00AF4D89" w:rsidRPr="00CD09E9">
        <w:rPr>
          <w:rFonts w:ascii="Cambria" w:hAnsi="Cambria"/>
          <w:sz w:val="28"/>
          <w:szCs w:val="28"/>
        </w:rPr>
        <w:t>re you</w:t>
      </w:r>
      <w:r w:rsidR="00DB0236">
        <w:rPr>
          <w:rFonts w:ascii="Cambria" w:hAnsi="Cambria"/>
          <w:sz w:val="28"/>
          <w:szCs w:val="28"/>
        </w:rPr>
        <w:t xml:space="preserve"> alright</w:t>
      </w:r>
      <w:r w:rsidR="00AF4D89" w:rsidRPr="00CD09E9">
        <w:rPr>
          <w:rFonts w:ascii="Cambria" w:hAnsi="Cambria"/>
          <w:sz w:val="28"/>
          <w:szCs w:val="28"/>
        </w:rPr>
        <w:t>?</w:t>
      </w:r>
      <w:ins w:id="10670" w:author="Daisy Watt" w:date="2026-06-22T13:37:00Z" w16du:dateUtc="2026-06-22T11:37:00Z">
        <w:r w:rsidR="009A4BE9">
          <w:rPr>
            <w:rFonts w:ascii="Cambria" w:hAnsi="Cambria"/>
            <w:sz w:val="28"/>
            <w:szCs w:val="28"/>
          </w:rPr>
          <w:t>’</w:t>
        </w:r>
      </w:ins>
    </w:p>
    <w:p w14:paraId="20C52BA8" w14:textId="4F5F075B" w:rsidR="004110FE" w:rsidRDefault="00DB0236" w:rsidP="00EE542B">
      <w:pPr>
        <w:spacing w:line="360" w:lineRule="auto"/>
        <w:ind w:firstLine="720"/>
        <w:contextualSpacing/>
        <w:rPr>
          <w:rFonts w:ascii="Cambria" w:hAnsi="Cambria"/>
          <w:sz w:val="28"/>
          <w:szCs w:val="28"/>
        </w:rPr>
      </w:pPr>
      <w:r w:rsidRPr="00DB0236">
        <w:rPr>
          <w:rFonts w:ascii="Cambria" w:hAnsi="Cambria"/>
          <w:sz w:val="28"/>
          <w:szCs w:val="28"/>
        </w:rPr>
        <w:t>‘I’m</w:t>
      </w:r>
      <w:ins w:id="10671" w:author="Daisy Watt" w:date="2026-06-22T13:37:00Z" w16du:dateUtc="2026-06-22T11:37:00Z">
        <w:r w:rsidR="00ED45A2">
          <w:rPr>
            <w:rFonts w:ascii="Cambria" w:hAnsi="Cambria"/>
            <w:sz w:val="28"/>
            <w:szCs w:val="28"/>
          </w:rPr>
          <w:t>—</w:t>
        </w:r>
      </w:ins>
      <w:del w:id="10672" w:author="Daisy Watt" w:date="2026-06-22T13:37:00Z" w16du:dateUtc="2026-06-22T11:37:00Z">
        <w:r w:rsidRPr="00DB0236">
          <w:rPr>
            <w:rFonts w:ascii="Cambria" w:hAnsi="Cambria"/>
            <w:sz w:val="28"/>
            <w:szCs w:val="28"/>
          </w:rPr>
          <w:delText xml:space="preserve"> -</w:delText>
        </w:r>
      </w:del>
      <w:r w:rsidRPr="00DB0236">
        <w:rPr>
          <w:rFonts w:ascii="Cambria" w:hAnsi="Cambria"/>
          <w:sz w:val="28"/>
          <w:szCs w:val="28"/>
        </w:rPr>
        <w:t>’</w:t>
      </w:r>
      <w:r>
        <w:rPr>
          <w:rFonts w:ascii="Cambria" w:hAnsi="Cambria"/>
          <w:b/>
          <w:bCs/>
          <w:sz w:val="28"/>
          <w:szCs w:val="28"/>
        </w:rPr>
        <w:t xml:space="preserve"> </w:t>
      </w:r>
      <w:r w:rsidR="00EE542B">
        <w:rPr>
          <w:rFonts w:ascii="Cambria" w:hAnsi="Cambria"/>
          <w:sz w:val="28"/>
          <w:szCs w:val="28"/>
        </w:rPr>
        <w:t>someone</w:t>
      </w:r>
      <w:r>
        <w:rPr>
          <w:rFonts w:ascii="Cambria" w:hAnsi="Cambria"/>
          <w:sz w:val="28"/>
          <w:szCs w:val="28"/>
        </w:rPr>
        <w:t xml:space="preserve"> started</w:t>
      </w:r>
      <w:r w:rsidR="00EE542B">
        <w:rPr>
          <w:rFonts w:ascii="Cambria" w:hAnsi="Cambria"/>
          <w:sz w:val="28"/>
          <w:szCs w:val="28"/>
        </w:rPr>
        <w:t xml:space="preserve"> to say</w:t>
      </w:r>
      <w:r>
        <w:rPr>
          <w:rFonts w:ascii="Cambria" w:hAnsi="Cambria"/>
          <w:sz w:val="28"/>
          <w:szCs w:val="28"/>
        </w:rPr>
        <w:t>, b</w:t>
      </w:r>
      <w:r w:rsidR="005645E5" w:rsidRPr="005645E5">
        <w:rPr>
          <w:rFonts w:ascii="Cambria" w:hAnsi="Cambria"/>
          <w:sz w:val="28"/>
          <w:szCs w:val="28"/>
        </w:rPr>
        <w:t xml:space="preserve">ut </w:t>
      </w:r>
      <w:r w:rsidR="004110FE">
        <w:rPr>
          <w:rFonts w:ascii="Cambria" w:hAnsi="Cambria"/>
          <w:sz w:val="28"/>
          <w:szCs w:val="28"/>
        </w:rPr>
        <w:t>almost immediately</w:t>
      </w:r>
      <w:ins w:id="10673" w:author="Daisy Watt" w:date="2026-06-22T13:37:00Z" w16du:dateUtc="2026-06-22T11:37:00Z">
        <w:r w:rsidR="00ED45A2">
          <w:rPr>
            <w:rFonts w:ascii="Cambria" w:hAnsi="Cambria"/>
            <w:sz w:val="28"/>
            <w:szCs w:val="28"/>
          </w:rPr>
          <w:t>,</w:t>
        </w:r>
      </w:ins>
      <w:r w:rsidR="004110FE">
        <w:rPr>
          <w:rFonts w:ascii="Cambria" w:hAnsi="Cambria"/>
          <w:sz w:val="28"/>
          <w:szCs w:val="28"/>
        </w:rPr>
        <w:t xml:space="preserve"> </w:t>
      </w:r>
      <w:r w:rsidR="00EE542B">
        <w:rPr>
          <w:rFonts w:ascii="Cambria" w:hAnsi="Cambria"/>
          <w:sz w:val="28"/>
          <w:szCs w:val="28"/>
        </w:rPr>
        <w:t>the</w:t>
      </w:r>
      <w:r w:rsidR="004110FE">
        <w:rPr>
          <w:rFonts w:ascii="Cambria" w:hAnsi="Cambria"/>
          <w:sz w:val="28"/>
          <w:szCs w:val="28"/>
        </w:rPr>
        <w:t xml:space="preserve"> voice faded out.</w:t>
      </w:r>
      <w:r w:rsidR="00EE542B">
        <w:rPr>
          <w:rFonts w:ascii="Cambria" w:hAnsi="Cambria"/>
          <w:sz w:val="28"/>
          <w:szCs w:val="28"/>
        </w:rPr>
        <w:t xml:space="preserve"> </w:t>
      </w:r>
      <w:moveFromRangeStart w:id="10674" w:author="Claire S" w:date="2026-05-27T15:07:00Z" w:name="move230786840"/>
      <w:moveFrom w:id="10675" w:author="Claire S" w:date="2026-05-27T15:07:00Z" w16du:dateUtc="2026-05-27T14:07:00Z">
        <w:r w:rsidR="00844B61" w:rsidDel="00ED6B9E">
          <w:rPr>
            <w:rFonts w:ascii="Cambria" w:hAnsi="Cambria"/>
            <w:sz w:val="28"/>
            <w:szCs w:val="28"/>
          </w:rPr>
          <w:t xml:space="preserve">She wasn’t even sure it </w:t>
        </w:r>
        <w:r w:rsidR="00706396" w:rsidDel="00ED6B9E">
          <w:rPr>
            <w:rFonts w:ascii="Cambria" w:hAnsi="Cambria"/>
            <w:sz w:val="28"/>
            <w:szCs w:val="28"/>
          </w:rPr>
          <w:t>was</w:t>
        </w:r>
        <w:r w:rsidR="00844B61" w:rsidDel="00ED6B9E">
          <w:rPr>
            <w:rFonts w:ascii="Cambria" w:hAnsi="Cambria"/>
            <w:sz w:val="28"/>
            <w:szCs w:val="28"/>
          </w:rPr>
          <w:t xml:space="preserve"> Violet.</w:t>
        </w:r>
      </w:moveFrom>
      <w:moveFromRangeEnd w:id="10674"/>
    </w:p>
    <w:p w14:paraId="4B22750D" w14:textId="54F11D84" w:rsidR="000B5846" w:rsidRDefault="004110FE" w:rsidP="004110FE">
      <w:pPr>
        <w:spacing w:line="360" w:lineRule="auto"/>
        <w:ind w:firstLine="720"/>
        <w:contextualSpacing/>
        <w:rPr>
          <w:rFonts w:ascii="Cambria" w:hAnsi="Cambria"/>
          <w:sz w:val="28"/>
          <w:szCs w:val="28"/>
        </w:rPr>
      </w:pPr>
      <w:r>
        <w:rPr>
          <w:rFonts w:ascii="Cambria" w:hAnsi="Cambria"/>
          <w:sz w:val="28"/>
          <w:szCs w:val="28"/>
        </w:rPr>
        <w:t xml:space="preserve">‘Violet?’ </w:t>
      </w:r>
      <w:r w:rsidR="00DB0236">
        <w:rPr>
          <w:rFonts w:ascii="Cambria" w:hAnsi="Cambria"/>
          <w:sz w:val="28"/>
          <w:szCs w:val="28"/>
        </w:rPr>
        <w:t>Clara</w:t>
      </w:r>
      <w:r w:rsidR="005645E5" w:rsidRPr="005645E5">
        <w:rPr>
          <w:rFonts w:ascii="Cambria" w:hAnsi="Cambria"/>
          <w:sz w:val="28"/>
          <w:szCs w:val="28"/>
        </w:rPr>
        <w:t xml:space="preserve"> couldn’t hear anything</w:t>
      </w:r>
      <w:r w:rsidR="00DB0236">
        <w:rPr>
          <w:rFonts w:ascii="Cambria" w:hAnsi="Cambria"/>
          <w:sz w:val="28"/>
          <w:szCs w:val="28"/>
        </w:rPr>
        <w:t xml:space="preserve">, </w:t>
      </w:r>
      <w:r w:rsidR="005645E5" w:rsidRPr="005645E5">
        <w:rPr>
          <w:rFonts w:ascii="Cambria" w:hAnsi="Cambria"/>
          <w:sz w:val="28"/>
          <w:szCs w:val="28"/>
        </w:rPr>
        <w:t>apart from the wind blowing down the lin</w:t>
      </w:r>
      <w:r w:rsidR="006D6C80">
        <w:rPr>
          <w:rFonts w:ascii="Cambria" w:hAnsi="Cambria"/>
          <w:sz w:val="28"/>
          <w:szCs w:val="28"/>
        </w:rPr>
        <w:t>e</w:t>
      </w:r>
      <w:r w:rsidR="00411626">
        <w:rPr>
          <w:rFonts w:ascii="Cambria" w:hAnsi="Cambria"/>
          <w:sz w:val="28"/>
          <w:szCs w:val="28"/>
        </w:rPr>
        <w:t>. ‘</w:t>
      </w:r>
      <w:r w:rsidR="00EE542B">
        <w:rPr>
          <w:rFonts w:ascii="Cambria" w:hAnsi="Cambria"/>
          <w:sz w:val="28"/>
          <w:szCs w:val="28"/>
        </w:rPr>
        <w:t>Is that you?</w:t>
      </w:r>
      <w:r w:rsidR="00411626">
        <w:rPr>
          <w:rFonts w:ascii="Cambria" w:hAnsi="Cambria"/>
          <w:sz w:val="28"/>
          <w:szCs w:val="28"/>
        </w:rPr>
        <w:t xml:space="preserve">’ </w:t>
      </w:r>
      <w:r>
        <w:rPr>
          <w:rFonts w:ascii="Cambria" w:hAnsi="Cambria"/>
          <w:sz w:val="28"/>
          <w:szCs w:val="28"/>
        </w:rPr>
        <w:t>she said insistently, but t</w:t>
      </w:r>
      <w:r w:rsidR="006D6C80">
        <w:rPr>
          <w:rFonts w:ascii="Cambria" w:hAnsi="Cambria"/>
          <w:sz w:val="28"/>
          <w:szCs w:val="28"/>
        </w:rPr>
        <w:t>he call cut out.</w:t>
      </w:r>
      <w:r w:rsidR="00DB0236">
        <w:rPr>
          <w:rFonts w:ascii="Cambria" w:hAnsi="Cambria"/>
          <w:sz w:val="28"/>
          <w:szCs w:val="28"/>
        </w:rPr>
        <w:t xml:space="preserve"> </w:t>
      </w:r>
      <w:r w:rsidR="000B5846">
        <w:rPr>
          <w:rFonts w:ascii="Cambria" w:hAnsi="Cambria"/>
          <w:sz w:val="28"/>
          <w:szCs w:val="28"/>
        </w:rPr>
        <w:t xml:space="preserve">Clara </w:t>
      </w:r>
      <w:r w:rsidR="006D6C80">
        <w:rPr>
          <w:rFonts w:ascii="Cambria" w:hAnsi="Cambria"/>
          <w:sz w:val="28"/>
          <w:szCs w:val="28"/>
        </w:rPr>
        <w:t xml:space="preserve">rang </w:t>
      </w:r>
      <w:r w:rsidR="00384C43">
        <w:rPr>
          <w:rFonts w:ascii="Cambria" w:hAnsi="Cambria"/>
          <w:sz w:val="28"/>
          <w:szCs w:val="28"/>
        </w:rPr>
        <w:t xml:space="preserve">the number </w:t>
      </w:r>
      <w:r w:rsidR="00E636E1">
        <w:rPr>
          <w:rFonts w:ascii="Cambria" w:hAnsi="Cambria"/>
          <w:sz w:val="28"/>
          <w:szCs w:val="28"/>
        </w:rPr>
        <w:t xml:space="preserve">straight </w:t>
      </w:r>
      <w:r w:rsidR="006D6C80">
        <w:rPr>
          <w:rFonts w:ascii="Cambria" w:hAnsi="Cambria"/>
          <w:sz w:val="28"/>
          <w:szCs w:val="28"/>
        </w:rPr>
        <w:t>back</w:t>
      </w:r>
      <w:r w:rsidR="00DB10E0">
        <w:rPr>
          <w:rFonts w:ascii="Cambria" w:hAnsi="Cambria"/>
          <w:sz w:val="28"/>
          <w:szCs w:val="28"/>
        </w:rPr>
        <w:t>,</w:t>
      </w:r>
      <w:r w:rsidR="00DB0236">
        <w:rPr>
          <w:rFonts w:ascii="Cambria" w:hAnsi="Cambria"/>
          <w:sz w:val="28"/>
          <w:szCs w:val="28"/>
        </w:rPr>
        <w:t xml:space="preserve"> </w:t>
      </w:r>
      <w:r w:rsidR="00DB10E0">
        <w:rPr>
          <w:rFonts w:ascii="Cambria" w:hAnsi="Cambria"/>
          <w:sz w:val="28"/>
          <w:szCs w:val="28"/>
        </w:rPr>
        <w:t xml:space="preserve">but </w:t>
      </w:r>
      <w:r w:rsidR="00411626">
        <w:rPr>
          <w:rFonts w:ascii="Cambria" w:hAnsi="Cambria"/>
          <w:sz w:val="28"/>
          <w:szCs w:val="28"/>
        </w:rPr>
        <w:t xml:space="preserve">as soon as </w:t>
      </w:r>
      <w:r w:rsidR="00844B61">
        <w:rPr>
          <w:rFonts w:ascii="Cambria" w:hAnsi="Cambria"/>
          <w:sz w:val="28"/>
          <w:szCs w:val="28"/>
        </w:rPr>
        <w:t>the phone was</w:t>
      </w:r>
      <w:r w:rsidR="00411626">
        <w:rPr>
          <w:rFonts w:ascii="Cambria" w:hAnsi="Cambria"/>
          <w:sz w:val="28"/>
          <w:szCs w:val="28"/>
        </w:rPr>
        <w:t xml:space="preserve"> answered, Clara w</w:t>
      </w:r>
      <w:r w:rsidR="00DB10E0">
        <w:rPr>
          <w:rFonts w:ascii="Cambria" w:hAnsi="Cambria"/>
          <w:sz w:val="28"/>
          <w:szCs w:val="28"/>
        </w:rPr>
        <w:t>as hurled</w:t>
      </w:r>
      <w:r w:rsidR="00DB0236">
        <w:rPr>
          <w:rFonts w:ascii="Cambria" w:hAnsi="Cambria"/>
          <w:sz w:val="28"/>
          <w:szCs w:val="28"/>
        </w:rPr>
        <w:t xml:space="preserve"> straight into the wind tunnel</w:t>
      </w:r>
      <w:r w:rsidR="00DB10E0">
        <w:rPr>
          <w:rFonts w:ascii="Cambria" w:hAnsi="Cambria"/>
          <w:sz w:val="28"/>
          <w:szCs w:val="28"/>
        </w:rPr>
        <w:t xml:space="preserve"> again.</w:t>
      </w:r>
    </w:p>
    <w:p w14:paraId="44184E99" w14:textId="0AEF2734" w:rsidR="00CD09E9" w:rsidRDefault="000B5846" w:rsidP="00DB0236">
      <w:pPr>
        <w:spacing w:line="360" w:lineRule="auto"/>
        <w:ind w:firstLine="720"/>
        <w:contextualSpacing/>
        <w:rPr>
          <w:rFonts w:ascii="Cambria" w:hAnsi="Cambria"/>
          <w:sz w:val="28"/>
          <w:szCs w:val="28"/>
        </w:rPr>
      </w:pPr>
      <w:r>
        <w:rPr>
          <w:rFonts w:ascii="Cambria" w:hAnsi="Cambria"/>
          <w:sz w:val="28"/>
          <w:szCs w:val="28"/>
        </w:rPr>
        <w:t xml:space="preserve">‘Violet?’ </w:t>
      </w:r>
      <w:r w:rsidR="00AA4AF9">
        <w:rPr>
          <w:rFonts w:ascii="Cambria" w:hAnsi="Cambria"/>
          <w:sz w:val="28"/>
          <w:szCs w:val="28"/>
        </w:rPr>
        <w:t>Was that</w:t>
      </w:r>
      <w:r w:rsidR="005645E5">
        <w:rPr>
          <w:rFonts w:ascii="Cambria" w:hAnsi="Cambria"/>
          <w:sz w:val="28"/>
          <w:szCs w:val="28"/>
        </w:rPr>
        <w:t xml:space="preserve"> sobbing</w:t>
      </w:r>
      <w:r w:rsidR="00AA4AF9">
        <w:rPr>
          <w:rFonts w:ascii="Cambria" w:hAnsi="Cambria"/>
          <w:sz w:val="28"/>
          <w:szCs w:val="28"/>
        </w:rPr>
        <w:t xml:space="preserve"> she could hear?</w:t>
      </w:r>
      <w:r w:rsidR="00A93243">
        <w:rPr>
          <w:rFonts w:ascii="Cambria" w:hAnsi="Cambria"/>
          <w:sz w:val="28"/>
          <w:szCs w:val="28"/>
        </w:rPr>
        <w:t xml:space="preserve"> ‘Violet</w:t>
      </w:r>
      <w:r w:rsidR="00A55249">
        <w:rPr>
          <w:rFonts w:ascii="Cambria" w:hAnsi="Cambria"/>
          <w:sz w:val="28"/>
          <w:szCs w:val="28"/>
        </w:rPr>
        <w:t>,</w:t>
      </w:r>
      <w:r w:rsidR="00A93243">
        <w:rPr>
          <w:rFonts w:ascii="Cambria" w:hAnsi="Cambria"/>
          <w:sz w:val="28"/>
          <w:szCs w:val="28"/>
        </w:rPr>
        <w:t xml:space="preserve"> </w:t>
      </w:r>
      <w:r w:rsidR="00AA4AF9">
        <w:rPr>
          <w:rFonts w:ascii="Cambria" w:hAnsi="Cambria"/>
          <w:sz w:val="28"/>
          <w:szCs w:val="28"/>
        </w:rPr>
        <w:t>are</w:t>
      </w:r>
      <w:r w:rsidR="00A93243">
        <w:rPr>
          <w:rFonts w:ascii="Cambria" w:hAnsi="Cambria"/>
          <w:sz w:val="28"/>
          <w:szCs w:val="28"/>
        </w:rPr>
        <w:t xml:space="preserve"> you</w:t>
      </w:r>
      <w:r w:rsidR="00AA4AF9">
        <w:rPr>
          <w:rFonts w:ascii="Cambria" w:hAnsi="Cambria"/>
          <w:sz w:val="28"/>
          <w:szCs w:val="28"/>
        </w:rPr>
        <w:t xml:space="preserve"> okay</w:t>
      </w:r>
      <w:r w:rsidR="00A93243">
        <w:rPr>
          <w:rFonts w:ascii="Cambria" w:hAnsi="Cambria"/>
          <w:sz w:val="28"/>
          <w:szCs w:val="28"/>
        </w:rPr>
        <w:t>?’</w:t>
      </w:r>
      <w:r w:rsidR="003B474A">
        <w:rPr>
          <w:rFonts w:ascii="Cambria" w:hAnsi="Cambria"/>
          <w:sz w:val="28"/>
          <w:szCs w:val="28"/>
        </w:rPr>
        <w:t xml:space="preserve"> she begged urgently. ‘What’s wrong?</w:t>
      </w:r>
      <w:r>
        <w:rPr>
          <w:rFonts w:ascii="Cambria" w:hAnsi="Cambria"/>
          <w:sz w:val="28"/>
          <w:szCs w:val="28"/>
        </w:rPr>
        <w:t xml:space="preserve"> Where are you?</w:t>
      </w:r>
      <w:r w:rsidR="003B474A">
        <w:rPr>
          <w:rFonts w:ascii="Cambria" w:hAnsi="Cambria"/>
          <w:sz w:val="28"/>
          <w:szCs w:val="28"/>
        </w:rPr>
        <w:t>’</w:t>
      </w:r>
    </w:p>
    <w:p w14:paraId="19DE8220" w14:textId="46D02D41" w:rsidR="00A93243" w:rsidRDefault="00A93243" w:rsidP="00266E8A">
      <w:pPr>
        <w:spacing w:line="360" w:lineRule="auto"/>
        <w:contextualSpacing/>
        <w:rPr>
          <w:rFonts w:ascii="Cambria" w:hAnsi="Cambria"/>
          <w:sz w:val="28"/>
          <w:szCs w:val="28"/>
        </w:rPr>
      </w:pPr>
      <w:r>
        <w:rPr>
          <w:rFonts w:ascii="Cambria" w:hAnsi="Cambria"/>
          <w:sz w:val="28"/>
          <w:szCs w:val="28"/>
        </w:rPr>
        <w:tab/>
        <w:t>‘</w:t>
      </w:r>
      <w:del w:id="10676" w:author="Claire S" w:date="2026-05-22T18:10:00Z" w16du:dateUtc="2026-05-22T17:10:00Z">
        <w:r w:rsidR="00844B61" w:rsidDel="0063450E">
          <w:rPr>
            <w:rFonts w:ascii="Cambria" w:hAnsi="Cambria"/>
            <w:sz w:val="28"/>
            <w:szCs w:val="28"/>
          </w:rPr>
          <w:delText xml:space="preserve">Violet </w:delText>
        </w:r>
      </w:del>
      <w:ins w:id="10677" w:author="Claire S" w:date="2026-05-22T18:10:00Z" w16du:dateUtc="2026-05-22T17:10:00Z">
        <w:r w:rsidR="0063450E">
          <w:rPr>
            <w:rFonts w:ascii="Cambria" w:hAnsi="Cambria"/>
            <w:sz w:val="28"/>
            <w:szCs w:val="28"/>
          </w:rPr>
          <w:t xml:space="preserve">I </w:t>
        </w:r>
      </w:ins>
      <w:r w:rsidR="00844B61">
        <w:rPr>
          <w:rFonts w:ascii="Cambria" w:hAnsi="Cambria"/>
          <w:sz w:val="28"/>
          <w:szCs w:val="28"/>
        </w:rPr>
        <w:t>need</w:t>
      </w:r>
      <w:del w:id="10678" w:author="Claire S" w:date="2026-05-22T18:10:00Z" w16du:dateUtc="2026-05-22T17:10:00Z">
        <w:r w:rsidR="00844B61" w:rsidDel="0063450E">
          <w:rPr>
            <w:rFonts w:ascii="Cambria" w:hAnsi="Cambria"/>
            <w:sz w:val="28"/>
            <w:szCs w:val="28"/>
          </w:rPr>
          <w:delText>s</w:delText>
        </w:r>
      </w:del>
      <w:r w:rsidR="00844B61">
        <w:rPr>
          <w:rFonts w:ascii="Cambria" w:hAnsi="Cambria"/>
          <w:sz w:val="28"/>
          <w:szCs w:val="28"/>
        </w:rPr>
        <w:t xml:space="preserve"> your help</w:t>
      </w:r>
      <w:ins w:id="10679" w:author="Daisy Watt" w:date="2026-06-22T13:38:00Z" w16du:dateUtc="2026-06-22T11:38:00Z">
        <w:r w:rsidR="00CB394B">
          <w:rPr>
            <w:rFonts w:ascii="Cambria" w:hAnsi="Cambria"/>
            <w:sz w:val="28"/>
            <w:szCs w:val="28"/>
          </w:rPr>
          <w:t>—</w:t>
        </w:r>
      </w:ins>
      <w:del w:id="10680" w:author="Daisy Watt" w:date="2026-06-22T13:38:00Z" w16du:dateUtc="2026-06-22T11:38:00Z">
        <w:r w:rsidR="00D710A3">
          <w:rPr>
            <w:rFonts w:ascii="Cambria" w:hAnsi="Cambria"/>
            <w:sz w:val="28"/>
            <w:szCs w:val="28"/>
          </w:rPr>
          <w:delText xml:space="preserve"> </w:delText>
        </w:r>
        <w:r w:rsidR="000B5846">
          <w:rPr>
            <w:rFonts w:ascii="Cambria" w:hAnsi="Cambria"/>
            <w:sz w:val="28"/>
            <w:szCs w:val="28"/>
          </w:rPr>
          <w:delText>-</w:delText>
        </w:r>
      </w:del>
      <w:r>
        <w:rPr>
          <w:rFonts w:ascii="Cambria" w:hAnsi="Cambria"/>
          <w:sz w:val="28"/>
          <w:szCs w:val="28"/>
        </w:rPr>
        <w:t xml:space="preserve">’ </w:t>
      </w:r>
      <w:r w:rsidR="003B474A">
        <w:rPr>
          <w:rFonts w:ascii="Cambria" w:hAnsi="Cambria"/>
          <w:sz w:val="28"/>
          <w:szCs w:val="28"/>
        </w:rPr>
        <w:t>M</w:t>
      </w:r>
      <w:r>
        <w:rPr>
          <w:rFonts w:ascii="Cambria" w:hAnsi="Cambria"/>
          <w:sz w:val="28"/>
          <w:szCs w:val="28"/>
        </w:rPr>
        <w:t xml:space="preserve">ore </w:t>
      </w:r>
      <w:r w:rsidR="00C01B2F">
        <w:rPr>
          <w:rFonts w:ascii="Cambria" w:hAnsi="Cambria"/>
          <w:sz w:val="28"/>
          <w:szCs w:val="28"/>
        </w:rPr>
        <w:t xml:space="preserve">distant </w:t>
      </w:r>
      <w:r>
        <w:rPr>
          <w:rFonts w:ascii="Cambria" w:hAnsi="Cambria"/>
          <w:sz w:val="28"/>
          <w:szCs w:val="28"/>
        </w:rPr>
        <w:t>sobbing. ‘</w:t>
      </w:r>
      <w:r w:rsidR="00844B61">
        <w:rPr>
          <w:rFonts w:ascii="Cambria" w:hAnsi="Cambria"/>
          <w:sz w:val="28"/>
          <w:szCs w:val="28"/>
        </w:rPr>
        <w:t>H</w:t>
      </w:r>
      <w:r w:rsidR="00A55249">
        <w:rPr>
          <w:rFonts w:ascii="Cambria" w:hAnsi="Cambria"/>
          <w:sz w:val="28"/>
          <w:szCs w:val="28"/>
        </w:rPr>
        <w:t>e’s</w:t>
      </w:r>
      <w:ins w:id="10681" w:author="Daisy Watt" w:date="2026-06-22T13:38:00Z" w16du:dateUtc="2026-06-22T11:38:00Z">
        <w:r w:rsidR="00CB394B">
          <w:rPr>
            <w:rFonts w:ascii="Cambria" w:hAnsi="Cambria"/>
            <w:sz w:val="28"/>
            <w:szCs w:val="28"/>
          </w:rPr>
          <w:t>—</w:t>
        </w:r>
      </w:ins>
      <w:del w:id="10682" w:author="Daisy Watt" w:date="2026-06-22T13:38:00Z" w16du:dateUtc="2026-06-22T11:38:00Z">
        <w:r w:rsidR="000A4B21">
          <w:rPr>
            <w:rFonts w:ascii="Cambria" w:hAnsi="Cambria"/>
            <w:sz w:val="28"/>
            <w:szCs w:val="28"/>
          </w:rPr>
          <w:delText xml:space="preserve"> -</w:delText>
        </w:r>
      </w:del>
      <w:r w:rsidR="00A55249">
        <w:rPr>
          <w:rFonts w:ascii="Cambria" w:hAnsi="Cambria"/>
          <w:sz w:val="28"/>
          <w:szCs w:val="28"/>
        </w:rPr>
        <w:t>’</w:t>
      </w:r>
    </w:p>
    <w:p w14:paraId="34812427" w14:textId="2EDB70C2" w:rsidR="00A55249" w:rsidRDefault="00A55249" w:rsidP="00266E8A">
      <w:pPr>
        <w:spacing w:line="360" w:lineRule="auto"/>
        <w:contextualSpacing/>
        <w:rPr>
          <w:rFonts w:ascii="Cambria" w:hAnsi="Cambria"/>
          <w:sz w:val="28"/>
          <w:szCs w:val="28"/>
        </w:rPr>
      </w:pPr>
      <w:r>
        <w:rPr>
          <w:rFonts w:ascii="Cambria" w:hAnsi="Cambria"/>
          <w:sz w:val="28"/>
          <w:szCs w:val="28"/>
        </w:rPr>
        <w:tab/>
        <w:t>‘</w:t>
      </w:r>
      <w:r w:rsidR="000A4B21">
        <w:rPr>
          <w:rFonts w:ascii="Cambria" w:hAnsi="Cambria"/>
          <w:sz w:val="28"/>
          <w:szCs w:val="28"/>
        </w:rPr>
        <w:t>He’s what</w:t>
      </w:r>
      <w:r>
        <w:rPr>
          <w:rFonts w:ascii="Cambria" w:hAnsi="Cambria"/>
          <w:sz w:val="28"/>
          <w:szCs w:val="28"/>
        </w:rPr>
        <w:t xml:space="preserve">?’ </w:t>
      </w:r>
      <w:r w:rsidR="00B676A2">
        <w:rPr>
          <w:rFonts w:ascii="Cambria" w:hAnsi="Cambria"/>
          <w:sz w:val="28"/>
          <w:szCs w:val="28"/>
        </w:rPr>
        <w:t xml:space="preserve">Terrified, </w:t>
      </w:r>
      <w:r w:rsidR="00CD370F">
        <w:rPr>
          <w:rFonts w:ascii="Cambria" w:hAnsi="Cambria"/>
          <w:sz w:val="28"/>
          <w:szCs w:val="28"/>
        </w:rPr>
        <w:t>Clara</w:t>
      </w:r>
      <w:r>
        <w:rPr>
          <w:rFonts w:ascii="Cambria" w:hAnsi="Cambria"/>
          <w:sz w:val="28"/>
          <w:szCs w:val="28"/>
        </w:rPr>
        <w:t xml:space="preserve"> stood up, </w:t>
      </w:r>
      <w:del w:id="10683" w:author="Daisy Watt" w:date="2026-06-22T13:39:00Z" w16du:dateUtc="2026-06-22T11:39:00Z">
        <w:r>
          <w:rPr>
            <w:rFonts w:ascii="Cambria" w:hAnsi="Cambria"/>
            <w:sz w:val="28"/>
            <w:szCs w:val="28"/>
          </w:rPr>
          <w:delText>jogging</w:delText>
        </w:r>
      </w:del>
      <w:ins w:id="10684" w:author="Daisy Watt" w:date="2026-06-22T13:39:00Z" w16du:dateUtc="2026-06-22T11:39:00Z">
        <w:r w:rsidR="00D56E5A">
          <w:rPr>
            <w:rFonts w:ascii="Cambria" w:hAnsi="Cambria"/>
            <w:sz w:val="28"/>
            <w:szCs w:val="28"/>
          </w:rPr>
          <w:t>knocking</w:t>
        </w:r>
      </w:ins>
      <w:r>
        <w:rPr>
          <w:rFonts w:ascii="Cambria" w:hAnsi="Cambria"/>
          <w:sz w:val="28"/>
          <w:szCs w:val="28"/>
        </w:rPr>
        <w:t xml:space="preserve"> her neighbour’s </w:t>
      </w:r>
      <w:commentRangeStart w:id="10685"/>
      <w:r>
        <w:rPr>
          <w:rFonts w:ascii="Cambria" w:hAnsi="Cambria"/>
          <w:sz w:val="28"/>
          <w:szCs w:val="28"/>
        </w:rPr>
        <w:t>crisps down her front.</w:t>
      </w:r>
      <w:commentRangeEnd w:id="10685"/>
      <w:r w:rsidR="002943EA">
        <w:rPr>
          <w:rStyle w:val="CommentReference"/>
          <w:rFonts w:ascii="Cambria" w:hAnsi="Cambria"/>
          <w:sz w:val="28"/>
          <w:szCs w:val="28"/>
        </w:rPr>
        <w:commentReference w:id="10685"/>
      </w:r>
      <w:r>
        <w:rPr>
          <w:rFonts w:ascii="Cambria" w:hAnsi="Cambria"/>
          <w:sz w:val="28"/>
          <w:szCs w:val="28"/>
        </w:rPr>
        <w:t xml:space="preserve"> ‘Where are you?’</w:t>
      </w:r>
      <w:r w:rsidR="00B676A2">
        <w:rPr>
          <w:rFonts w:ascii="Cambria" w:hAnsi="Cambria"/>
          <w:sz w:val="28"/>
          <w:szCs w:val="28"/>
        </w:rPr>
        <w:t xml:space="preserve"> she repeated frantically</w:t>
      </w:r>
      <w:r w:rsidR="00652172">
        <w:rPr>
          <w:rFonts w:ascii="Cambria" w:hAnsi="Cambria"/>
          <w:sz w:val="28"/>
          <w:szCs w:val="28"/>
        </w:rPr>
        <w:t xml:space="preserve"> as the woman glowered at her</w:t>
      </w:r>
      <w:r w:rsidR="00B676A2">
        <w:rPr>
          <w:rFonts w:ascii="Cambria" w:hAnsi="Cambria"/>
          <w:sz w:val="28"/>
          <w:szCs w:val="28"/>
        </w:rPr>
        <w:t xml:space="preserve">. </w:t>
      </w:r>
    </w:p>
    <w:p w14:paraId="4111118A" w14:textId="3834886F" w:rsidR="00A55249" w:rsidRPr="005645E5" w:rsidRDefault="00A55249" w:rsidP="00266E8A">
      <w:pPr>
        <w:spacing w:line="360" w:lineRule="auto"/>
        <w:contextualSpacing/>
        <w:rPr>
          <w:rFonts w:ascii="Cambria" w:hAnsi="Cambria"/>
          <w:sz w:val="28"/>
          <w:szCs w:val="28"/>
        </w:rPr>
      </w:pPr>
      <w:r>
        <w:rPr>
          <w:rFonts w:ascii="Cambria" w:hAnsi="Cambria"/>
          <w:sz w:val="28"/>
          <w:szCs w:val="28"/>
        </w:rPr>
        <w:tab/>
        <w:t>‘</w:t>
      </w:r>
      <w:r w:rsidR="00D5312F">
        <w:rPr>
          <w:rFonts w:ascii="Cambria" w:hAnsi="Cambria"/>
          <w:sz w:val="28"/>
          <w:szCs w:val="28"/>
        </w:rPr>
        <w:t>She’s</w:t>
      </w:r>
      <w:ins w:id="10686" w:author="Daisy Watt" w:date="2026-06-22T13:40:00Z" w16du:dateUtc="2026-06-22T11:40:00Z">
        <w:r w:rsidR="00086508">
          <w:rPr>
            <w:rFonts w:ascii="Cambria" w:hAnsi="Cambria"/>
            <w:sz w:val="28"/>
            <w:szCs w:val="28"/>
          </w:rPr>
          <w:t>—</w:t>
        </w:r>
      </w:ins>
      <w:del w:id="10687" w:author="Daisy Watt" w:date="2026-06-22T13:40:00Z" w16du:dateUtc="2026-06-22T11:40:00Z">
        <w:r w:rsidR="00E65223">
          <w:rPr>
            <w:rFonts w:ascii="Cambria" w:hAnsi="Cambria"/>
            <w:sz w:val="28"/>
            <w:szCs w:val="28"/>
          </w:rPr>
          <w:delText xml:space="preserve"> -</w:delText>
        </w:r>
      </w:del>
      <w:r>
        <w:rPr>
          <w:rFonts w:ascii="Cambria" w:hAnsi="Cambria"/>
          <w:sz w:val="28"/>
          <w:szCs w:val="28"/>
        </w:rPr>
        <w:t xml:space="preserve">’ </w:t>
      </w:r>
      <w:del w:id="10688" w:author="Daisy Watt" w:date="2026-06-22T13:40:00Z" w16du:dateUtc="2026-06-22T11:40:00Z">
        <w:r w:rsidR="00E65223" w:rsidDel="00086508">
          <w:rPr>
            <w:rFonts w:ascii="Cambria" w:hAnsi="Cambria"/>
            <w:sz w:val="28"/>
            <w:szCs w:val="28"/>
          </w:rPr>
          <w:delText>b</w:delText>
        </w:r>
      </w:del>
      <w:ins w:id="10689" w:author="Daisy Watt" w:date="2026-06-22T13:40:00Z" w16du:dateUtc="2026-06-22T11:40:00Z">
        <w:r w:rsidR="00086508">
          <w:rPr>
            <w:rFonts w:ascii="Cambria" w:hAnsi="Cambria"/>
            <w:sz w:val="28"/>
            <w:szCs w:val="28"/>
          </w:rPr>
          <w:t>B</w:t>
        </w:r>
      </w:ins>
      <w:r w:rsidR="00E65223">
        <w:rPr>
          <w:rFonts w:ascii="Cambria" w:hAnsi="Cambria"/>
          <w:sz w:val="28"/>
          <w:szCs w:val="28"/>
        </w:rPr>
        <w:t xml:space="preserve">ut </w:t>
      </w:r>
      <w:r>
        <w:rPr>
          <w:rFonts w:ascii="Cambria" w:hAnsi="Cambria"/>
          <w:sz w:val="28"/>
          <w:szCs w:val="28"/>
        </w:rPr>
        <w:t xml:space="preserve">the line </w:t>
      </w:r>
      <w:r w:rsidR="0014095C">
        <w:rPr>
          <w:rFonts w:ascii="Cambria" w:hAnsi="Cambria"/>
          <w:sz w:val="28"/>
          <w:szCs w:val="28"/>
        </w:rPr>
        <w:t xml:space="preserve">turned </w:t>
      </w:r>
      <w:r w:rsidR="00B676A2">
        <w:rPr>
          <w:rFonts w:ascii="Cambria" w:hAnsi="Cambria"/>
          <w:sz w:val="28"/>
          <w:szCs w:val="28"/>
        </w:rPr>
        <w:t>so</w:t>
      </w:r>
      <w:r>
        <w:rPr>
          <w:rFonts w:ascii="Cambria" w:hAnsi="Cambria"/>
          <w:sz w:val="28"/>
          <w:szCs w:val="28"/>
        </w:rPr>
        <w:t xml:space="preserve"> static</w:t>
      </w:r>
      <w:r w:rsidR="00B676A2">
        <w:rPr>
          <w:rFonts w:ascii="Cambria" w:hAnsi="Cambria"/>
          <w:sz w:val="28"/>
          <w:szCs w:val="28"/>
        </w:rPr>
        <w:t>,</w:t>
      </w:r>
      <w:r w:rsidR="0014095C">
        <w:rPr>
          <w:rFonts w:ascii="Cambria" w:hAnsi="Cambria"/>
          <w:sz w:val="28"/>
          <w:szCs w:val="28"/>
        </w:rPr>
        <w:t xml:space="preserve"> </w:t>
      </w:r>
      <w:r w:rsidR="00E65223">
        <w:rPr>
          <w:rFonts w:ascii="Cambria" w:hAnsi="Cambria"/>
          <w:sz w:val="28"/>
          <w:szCs w:val="28"/>
        </w:rPr>
        <w:t>Clara couldn’t make out the words</w:t>
      </w:r>
      <w:ins w:id="10690" w:author="Daisy Watt" w:date="2026-06-22T13:41:00Z" w16du:dateUtc="2026-06-22T11:41:00Z">
        <w:r w:rsidR="00DD6BED">
          <w:rPr>
            <w:rFonts w:ascii="Cambria" w:hAnsi="Cambria"/>
            <w:sz w:val="28"/>
            <w:szCs w:val="28"/>
          </w:rPr>
          <w:t xml:space="preserve">. She </w:t>
        </w:r>
      </w:ins>
      <w:del w:id="10691" w:author="Daisy Watt" w:date="2026-06-22T13:41:00Z" w16du:dateUtc="2026-06-22T11:41:00Z">
        <w:r w:rsidR="001830B4" w:rsidDel="00DD6BED">
          <w:rPr>
            <w:rFonts w:ascii="Cambria" w:hAnsi="Cambria"/>
            <w:sz w:val="28"/>
            <w:szCs w:val="28"/>
          </w:rPr>
          <w:delText>;</w:delText>
        </w:r>
      </w:del>
      <w:del w:id="10692" w:author="Daisy Watt" w:date="2026-06-22T13:40:00Z" w16du:dateUtc="2026-06-22T11:40:00Z">
        <w:r w:rsidR="001830B4" w:rsidDel="00DD6BED">
          <w:rPr>
            <w:rFonts w:ascii="Cambria" w:hAnsi="Cambria"/>
            <w:sz w:val="28"/>
            <w:szCs w:val="28"/>
          </w:rPr>
          <w:delText xml:space="preserve"> </w:delText>
        </w:r>
      </w:del>
      <w:r w:rsidR="001830B4">
        <w:rPr>
          <w:rFonts w:ascii="Cambria" w:hAnsi="Cambria"/>
          <w:sz w:val="28"/>
          <w:szCs w:val="28"/>
        </w:rPr>
        <w:t>strain</w:t>
      </w:r>
      <w:ins w:id="10693" w:author="Daisy Watt" w:date="2026-06-22T13:41:00Z" w16du:dateUtc="2026-06-22T11:41:00Z">
        <w:r w:rsidR="00DD6BED">
          <w:rPr>
            <w:rFonts w:ascii="Cambria" w:hAnsi="Cambria"/>
            <w:sz w:val="28"/>
            <w:szCs w:val="28"/>
          </w:rPr>
          <w:t>ed</w:t>
        </w:r>
      </w:ins>
      <w:del w:id="10694" w:author="Daisy Watt" w:date="2026-06-22T13:41:00Z" w16du:dateUtc="2026-06-22T11:41:00Z">
        <w:r w:rsidR="0014095C" w:rsidDel="00DD6BED">
          <w:rPr>
            <w:rFonts w:ascii="Cambria" w:hAnsi="Cambria"/>
            <w:sz w:val="28"/>
            <w:szCs w:val="28"/>
          </w:rPr>
          <w:delText>ing</w:delText>
        </w:r>
      </w:del>
      <w:r w:rsidR="001830B4">
        <w:rPr>
          <w:rFonts w:ascii="Cambria" w:hAnsi="Cambria"/>
          <w:sz w:val="28"/>
          <w:szCs w:val="28"/>
        </w:rPr>
        <w:t xml:space="preserve"> </w:t>
      </w:r>
      <w:del w:id="10695" w:author="Daisy Watt" w:date="2026-06-22T13:41:00Z" w16du:dateUtc="2026-06-22T11:41:00Z">
        <w:r w:rsidR="001830B4">
          <w:rPr>
            <w:rFonts w:ascii="Cambria" w:hAnsi="Cambria"/>
            <w:sz w:val="28"/>
            <w:szCs w:val="28"/>
          </w:rPr>
          <w:delText xml:space="preserve">to hear </w:delText>
        </w:r>
        <w:r w:rsidR="00E65223">
          <w:rPr>
            <w:rFonts w:ascii="Cambria" w:hAnsi="Cambria"/>
            <w:sz w:val="28"/>
            <w:szCs w:val="28"/>
          </w:rPr>
          <w:delText xml:space="preserve">as </w:delText>
        </w:r>
        <w:r w:rsidR="00844B61">
          <w:rPr>
            <w:rFonts w:ascii="Cambria" w:hAnsi="Cambria"/>
            <w:sz w:val="28"/>
            <w:szCs w:val="28"/>
          </w:rPr>
          <w:delText>the</w:delText>
        </w:r>
        <w:r>
          <w:rPr>
            <w:rFonts w:ascii="Cambria" w:hAnsi="Cambria"/>
            <w:sz w:val="28"/>
            <w:szCs w:val="28"/>
          </w:rPr>
          <w:delText xml:space="preserve"> voice </w:delText>
        </w:r>
        <w:r w:rsidR="00C2679A">
          <w:rPr>
            <w:rFonts w:ascii="Cambria" w:hAnsi="Cambria"/>
            <w:sz w:val="28"/>
            <w:szCs w:val="28"/>
          </w:rPr>
          <w:delText>faded</w:delText>
        </w:r>
        <w:r w:rsidR="00E65223">
          <w:rPr>
            <w:rFonts w:ascii="Cambria" w:hAnsi="Cambria"/>
            <w:sz w:val="28"/>
            <w:szCs w:val="28"/>
          </w:rPr>
          <w:delText xml:space="preserve"> in </w:delText>
        </w:r>
        <w:r w:rsidR="00C2679A">
          <w:rPr>
            <w:rFonts w:ascii="Cambria" w:hAnsi="Cambria"/>
            <w:sz w:val="28"/>
            <w:szCs w:val="28"/>
          </w:rPr>
          <w:delText xml:space="preserve">and out </w:delText>
        </w:r>
        <w:r>
          <w:rPr>
            <w:rFonts w:ascii="Cambria" w:hAnsi="Cambria"/>
            <w:sz w:val="28"/>
            <w:szCs w:val="28"/>
          </w:rPr>
          <w:delText xml:space="preserve">again, </w:delText>
        </w:r>
      </w:del>
      <w:r w:rsidR="00C2679A">
        <w:rPr>
          <w:rFonts w:ascii="Cambria" w:hAnsi="Cambria"/>
          <w:sz w:val="28"/>
          <w:szCs w:val="28"/>
        </w:rPr>
        <w:t xml:space="preserve">until </w:t>
      </w:r>
      <w:del w:id="10696" w:author="Daisy Watt" w:date="2026-06-22T13:41:00Z" w16du:dateUtc="2026-06-22T11:41:00Z">
        <w:r w:rsidR="00C2679A">
          <w:rPr>
            <w:rFonts w:ascii="Cambria" w:hAnsi="Cambria"/>
            <w:sz w:val="28"/>
            <w:szCs w:val="28"/>
          </w:rPr>
          <w:delText>Clar</w:delText>
        </w:r>
        <w:r w:rsidR="00652172">
          <w:rPr>
            <w:rFonts w:ascii="Cambria" w:hAnsi="Cambria"/>
            <w:sz w:val="28"/>
            <w:szCs w:val="28"/>
          </w:rPr>
          <w:delText>a</w:delText>
        </w:r>
      </w:del>
      <w:ins w:id="10697" w:author="Daisy Watt" w:date="2026-06-22T13:41:00Z" w16du:dateUtc="2026-06-22T11:41:00Z">
        <w:r w:rsidR="00DD6BED">
          <w:rPr>
            <w:rFonts w:ascii="Cambria" w:hAnsi="Cambria"/>
            <w:sz w:val="28"/>
            <w:szCs w:val="28"/>
          </w:rPr>
          <w:t>she</w:t>
        </w:r>
      </w:ins>
      <w:r w:rsidR="00652172">
        <w:rPr>
          <w:rFonts w:ascii="Cambria" w:hAnsi="Cambria"/>
          <w:sz w:val="28"/>
          <w:szCs w:val="28"/>
        </w:rPr>
        <w:t xml:space="preserve"> </w:t>
      </w:r>
      <w:r w:rsidR="00C2679A">
        <w:rPr>
          <w:rFonts w:ascii="Cambria" w:hAnsi="Cambria"/>
          <w:sz w:val="28"/>
          <w:szCs w:val="28"/>
        </w:rPr>
        <w:t xml:space="preserve">heard </w:t>
      </w:r>
      <w:r w:rsidR="00F04F14">
        <w:rPr>
          <w:rFonts w:ascii="Cambria" w:hAnsi="Cambria"/>
          <w:sz w:val="28"/>
          <w:szCs w:val="28"/>
        </w:rPr>
        <w:t>it</w:t>
      </w:r>
      <w:r w:rsidR="00C2679A">
        <w:rPr>
          <w:rFonts w:ascii="Cambria" w:hAnsi="Cambria"/>
          <w:sz w:val="28"/>
          <w:szCs w:val="28"/>
        </w:rPr>
        <w:t xml:space="preserve">, </w:t>
      </w:r>
      <w:r>
        <w:rPr>
          <w:rFonts w:ascii="Cambria" w:hAnsi="Cambria"/>
          <w:sz w:val="28"/>
          <w:szCs w:val="28"/>
        </w:rPr>
        <w:t>very faint</w:t>
      </w:r>
      <w:ins w:id="10698" w:author="Daisy Watt" w:date="2026-06-22T13:41:00Z" w16du:dateUtc="2026-06-22T11:41:00Z">
        <w:r w:rsidR="00623CCA">
          <w:rPr>
            <w:rFonts w:ascii="Cambria" w:hAnsi="Cambria"/>
            <w:sz w:val="28"/>
            <w:szCs w:val="28"/>
          </w:rPr>
          <w:t>ly:</w:t>
        </w:r>
      </w:ins>
      <w:r w:rsidR="00C2679A">
        <w:rPr>
          <w:rFonts w:ascii="Cambria" w:hAnsi="Cambria"/>
          <w:sz w:val="28"/>
          <w:szCs w:val="28"/>
        </w:rPr>
        <w:t xml:space="preserve"> </w:t>
      </w:r>
      <w:del w:id="10699" w:author="Daisy Watt" w:date="2026-06-22T13:41:00Z" w16du:dateUtc="2026-06-22T11:41:00Z">
        <w:r w:rsidR="001E1A7D" w:rsidDel="00623CCA">
          <w:rPr>
            <w:rFonts w:ascii="Cambria" w:hAnsi="Cambria"/>
            <w:sz w:val="28"/>
            <w:szCs w:val="28"/>
          </w:rPr>
          <w:delText>–</w:delText>
        </w:r>
      </w:del>
      <w:r>
        <w:rPr>
          <w:rFonts w:ascii="Cambria" w:hAnsi="Cambria"/>
          <w:sz w:val="28"/>
          <w:szCs w:val="28"/>
        </w:rPr>
        <w:t xml:space="preserve"> </w:t>
      </w:r>
      <w:r w:rsidR="001E1A7D">
        <w:rPr>
          <w:rFonts w:ascii="Cambria" w:hAnsi="Cambria"/>
          <w:sz w:val="28"/>
          <w:szCs w:val="28"/>
        </w:rPr>
        <w:t>‘</w:t>
      </w:r>
      <w:ins w:id="10700" w:author="Daisy Watt" w:date="2026-06-22T13:41:00Z" w16du:dateUtc="2026-06-22T11:41:00Z">
        <w:r w:rsidR="00EB21D1">
          <w:rPr>
            <w:rFonts w:ascii="Cambria" w:hAnsi="Cambria"/>
            <w:sz w:val="28"/>
            <w:szCs w:val="28"/>
          </w:rPr>
          <w:t>—</w:t>
        </w:r>
      </w:ins>
      <w:del w:id="10701" w:author="Daisy Watt" w:date="2026-06-22T13:41:00Z" w16du:dateUtc="2026-06-22T11:41:00Z">
        <w:r w:rsidR="001E1A7D" w:rsidDel="00EB21D1">
          <w:rPr>
            <w:rFonts w:ascii="Cambria" w:hAnsi="Cambria"/>
            <w:sz w:val="28"/>
            <w:szCs w:val="28"/>
          </w:rPr>
          <w:delText>-</w:delText>
        </w:r>
        <w:r>
          <w:rPr>
            <w:rFonts w:ascii="Cambria" w:hAnsi="Cambria"/>
            <w:sz w:val="28"/>
            <w:szCs w:val="28"/>
          </w:rPr>
          <w:delText xml:space="preserve"> </w:delText>
        </w:r>
      </w:del>
      <w:r>
        <w:rPr>
          <w:rFonts w:ascii="Cambria" w:hAnsi="Cambria"/>
          <w:sz w:val="28"/>
          <w:szCs w:val="28"/>
        </w:rPr>
        <w:t>the sea</w:t>
      </w:r>
      <w:r w:rsidR="001830B4">
        <w:rPr>
          <w:rFonts w:ascii="Cambria" w:hAnsi="Cambria"/>
          <w:sz w:val="28"/>
          <w:szCs w:val="28"/>
        </w:rPr>
        <w:t xml:space="preserve">.  </w:t>
      </w:r>
      <w:r w:rsidR="00D5312F">
        <w:rPr>
          <w:rFonts w:ascii="Cambria" w:hAnsi="Cambria"/>
          <w:sz w:val="28"/>
          <w:szCs w:val="28"/>
        </w:rPr>
        <w:t>It’s</w:t>
      </w:r>
      <w:r w:rsidR="001830B4">
        <w:rPr>
          <w:rFonts w:ascii="Cambria" w:hAnsi="Cambria"/>
          <w:sz w:val="28"/>
          <w:szCs w:val="28"/>
        </w:rPr>
        <w:t xml:space="preserve"> </w:t>
      </w:r>
      <w:r w:rsidR="001E1A7D">
        <w:rPr>
          <w:rFonts w:ascii="Cambria" w:hAnsi="Cambria"/>
          <w:sz w:val="28"/>
          <w:szCs w:val="28"/>
        </w:rPr>
        <w:t xml:space="preserve">so </w:t>
      </w:r>
      <w:r w:rsidR="001830B4">
        <w:rPr>
          <w:rFonts w:ascii="Cambria" w:hAnsi="Cambria"/>
          <w:sz w:val="28"/>
          <w:szCs w:val="28"/>
        </w:rPr>
        <w:t>scar</w:t>
      </w:r>
      <w:r w:rsidR="00D5312F">
        <w:rPr>
          <w:rFonts w:ascii="Cambria" w:hAnsi="Cambria"/>
          <w:sz w:val="28"/>
          <w:szCs w:val="28"/>
        </w:rPr>
        <w:t>y</w:t>
      </w:r>
      <w:ins w:id="10702" w:author="Daisy Watt" w:date="2026-06-22T13:41:00Z" w16du:dateUtc="2026-06-22T11:41:00Z">
        <w:r w:rsidR="00EB21D1">
          <w:rPr>
            <w:rFonts w:ascii="Cambria" w:hAnsi="Cambria"/>
            <w:sz w:val="28"/>
            <w:szCs w:val="28"/>
          </w:rPr>
          <w:t>—</w:t>
        </w:r>
      </w:ins>
      <w:del w:id="10703" w:author="Daisy Watt" w:date="2026-06-22T13:41:00Z" w16du:dateUtc="2026-06-22T11:41:00Z">
        <w:r w:rsidR="001830B4">
          <w:rPr>
            <w:rFonts w:ascii="Cambria" w:hAnsi="Cambria"/>
            <w:sz w:val="28"/>
            <w:szCs w:val="28"/>
          </w:rPr>
          <w:delText xml:space="preserve"> -</w:delText>
        </w:r>
      </w:del>
      <w:r>
        <w:rPr>
          <w:rFonts w:ascii="Cambria" w:hAnsi="Cambria"/>
          <w:sz w:val="28"/>
          <w:szCs w:val="28"/>
        </w:rPr>
        <w:t>’</w:t>
      </w:r>
    </w:p>
    <w:p w14:paraId="3DB249CC" w14:textId="350A101B" w:rsidR="00ED6B9E" w:rsidRDefault="00A55249" w:rsidP="00ED6B9E">
      <w:pPr>
        <w:spacing w:line="360" w:lineRule="auto"/>
        <w:ind w:firstLine="720"/>
        <w:contextualSpacing/>
        <w:rPr>
          <w:moveTo w:id="10704" w:author="Claire S" w:date="2026-05-27T15:07:00Z" w16du:dateUtc="2026-05-27T14:07:00Z"/>
          <w:rFonts w:ascii="Cambria" w:hAnsi="Cambria"/>
          <w:sz w:val="28"/>
          <w:szCs w:val="28"/>
        </w:rPr>
      </w:pPr>
      <w:del w:id="10705" w:author="Claire S" w:date="2026-05-27T15:07:00Z" w16du:dateUtc="2026-05-27T14:07:00Z">
        <w:r w:rsidDel="00ED6B9E">
          <w:rPr>
            <w:rFonts w:ascii="Cambria" w:hAnsi="Cambria"/>
            <w:b/>
            <w:bCs/>
            <w:sz w:val="28"/>
            <w:szCs w:val="28"/>
          </w:rPr>
          <w:tab/>
        </w:r>
      </w:del>
      <w:r w:rsidRPr="00A55249">
        <w:rPr>
          <w:rFonts w:ascii="Cambria" w:hAnsi="Cambria"/>
          <w:sz w:val="28"/>
          <w:szCs w:val="28"/>
        </w:rPr>
        <w:t>‘I can’t hear you</w:t>
      </w:r>
      <w:r w:rsidR="001830B4">
        <w:rPr>
          <w:rFonts w:ascii="Cambria" w:hAnsi="Cambria"/>
          <w:sz w:val="28"/>
          <w:szCs w:val="28"/>
        </w:rPr>
        <w:t xml:space="preserve"> properly</w:t>
      </w:r>
      <w:r w:rsidR="00E65223">
        <w:rPr>
          <w:rFonts w:ascii="Cambria" w:hAnsi="Cambria"/>
          <w:sz w:val="28"/>
          <w:szCs w:val="28"/>
        </w:rPr>
        <w:t>.</w:t>
      </w:r>
      <w:r w:rsidRPr="00A55249">
        <w:rPr>
          <w:rFonts w:ascii="Cambria" w:hAnsi="Cambria"/>
          <w:sz w:val="28"/>
          <w:szCs w:val="28"/>
        </w:rPr>
        <w:t>’</w:t>
      </w:r>
      <w:r w:rsidR="00E65223">
        <w:rPr>
          <w:rFonts w:ascii="Cambria" w:hAnsi="Cambria"/>
          <w:sz w:val="28"/>
          <w:szCs w:val="28"/>
        </w:rPr>
        <w:t xml:space="preserve"> Clara</w:t>
      </w:r>
      <w:r w:rsidR="00C52FC8">
        <w:rPr>
          <w:rFonts w:ascii="Cambria" w:hAnsi="Cambria"/>
          <w:sz w:val="28"/>
          <w:szCs w:val="28"/>
        </w:rPr>
        <w:t xml:space="preserve"> jammed one finger in her other ear</w:t>
      </w:r>
      <w:r w:rsidR="00E65223">
        <w:rPr>
          <w:rFonts w:ascii="Cambria" w:hAnsi="Cambria"/>
          <w:sz w:val="28"/>
          <w:szCs w:val="28"/>
        </w:rPr>
        <w:t xml:space="preserve"> </w:t>
      </w:r>
      <w:r w:rsidR="00C52FC8">
        <w:rPr>
          <w:rFonts w:ascii="Cambria" w:hAnsi="Cambria"/>
          <w:sz w:val="28"/>
          <w:szCs w:val="28"/>
        </w:rPr>
        <w:t xml:space="preserve">as she </w:t>
      </w:r>
      <w:r w:rsidR="001830B4">
        <w:rPr>
          <w:rFonts w:ascii="Cambria" w:hAnsi="Cambria"/>
          <w:sz w:val="28"/>
          <w:szCs w:val="28"/>
        </w:rPr>
        <w:t>lurched into</w:t>
      </w:r>
      <w:r w:rsidR="00E65223">
        <w:rPr>
          <w:rFonts w:ascii="Cambria" w:hAnsi="Cambria"/>
          <w:sz w:val="28"/>
          <w:szCs w:val="28"/>
        </w:rPr>
        <w:t xml:space="preserve"> the </w:t>
      </w:r>
      <w:r w:rsidR="00C52FC8">
        <w:rPr>
          <w:rFonts w:ascii="Cambria" w:hAnsi="Cambria"/>
          <w:sz w:val="28"/>
          <w:szCs w:val="28"/>
        </w:rPr>
        <w:t>bus</w:t>
      </w:r>
      <w:r w:rsidR="001830B4">
        <w:rPr>
          <w:rFonts w:ascii="Cambria" w:hAnsi="Cambria"/>
          <w:sz w:val="28"/>
          <w:szCs w:val="28"/>
        </w:rPr>
        <w:t>’</w:t>
      </w:r>
      <w:ins w:id="10706" w:author="Claire S" w:date="2026-07-27T16:47:00Z" w16du:dateUtc="2026-07-27T15:47:00Z">
        <w:r w:rsidR="00BC373A">
          <w:rPr>
            <w:rFonts w:ascii="Cambria" w:hAnsi="Cambria"/>
            <w:sz w:val="28"/>
            <w:szCs w:val="28"/>
          </w:rPr>
          <w:t>s</w:t>
        </w:r>
      </w:ins>
      <w:del w:id="10707" w:author="Daisy Watt" w:date="2026-06-22T13:41:00Z" w16du:dateUtc="2026-06-22T11:41:00Z">
        <w:r w:rsidR="001830B4">
          <w:rPr>
            <w:rFonts w:ascii="Cambria" w:hAnsi="Cambria"/>
            <w:sz w:val="28"/>
            <w:szCs w:val="28"/>
          </w:rPr>
          <w:delText>s</w:delText>
        </w:r>
      </w:del>
      <w:r w:rsidR="00C52FC8">
        <w:rPr>
          <w:rFonts w:ascii="Cambria" w:hAnsi="Cambria"/>
          <w:sz w:val="28"/>
          <w:szCs w:val="28"/>
        </w:rPr>
        <w:t xml:space="preserve"> </w:t>
      </w:r>
      <w:r w:rsidR="00E65223">
        <w:rPr>
          <w:rFonts w:ascii="Cambria" w:hAnsi="Cambria"/>
          <w:sz w:val="28"/>
          <w:szCs w:val="28"/>
        </w:rPr>
        <w:t>aisle</w:t>
      </w:r>
      <w:r w:rsidR="001830B4">
        <w:rPr>
          <w:rFonts w:ascii="Cambria" w:hAnsi="Cambria"/>
          <w:sz w:val="28"/>
          <w:szCs w:val="28"/>
        </w:rPr>
        <w:t>.</w:t>
      </w:r>
      <w:ins w:id="10708" w:author="Claire S" w:date="2026-05-27T15:07:00Z" w16du:dateUtc="2026-05-27T14:07:00Z">
        <w:r w:rsidR="00ED6B9E">
          <w:rPr>
            <w:rFonts w:ascii="Cambria" w:hAnsi="Cambria"/>
            <w:sz w:val="28"/>
            <w:szCs w:val="28"/>
          </w:rPr>
          <w:t xml:space="preserve"> </w:t>
        </w:r>
      </w:ins>
      <w:moveToRangeStart w:id="10709" w:author="Claire S" w:date="2026-05-27T15:07:00Z" w:name="move230786840"/>
      <w:moveTo w:id="10710" w:author="Claire S" w:date="2026-05-27T15:07:00Z" w16du:dateUtc="2026-05-27T14:07:00Z">
        <w:r w:rsidR="00ED6B9E">
          <w:rPr>
            <w:rFonts w:ascii="Cambria" w:hAnsi="Cambria"/>
            <w:sz w:val="28"/>
            <w:szCs w:val="28"/>
          </w:rPr>
          <w:t>She wasn’t even sure it was Violet.</w:t>
        </w:r>
      </w:moveTo>
    </w:p>
    <w:moveToRangeEnd w:id="10709"/>
    <w:p w14:paraId="08A9D332" w14:textId="46AEC69A" w:rsidR="00CD09E9" w:rsidRPr="00A55249" w:rsidRDefault="001830B4" w:rsidP="00266E8A">
      <w:pPr>
        <w:spacing w:line="360" w:lineRule="auto"/>
        <w:contextualSpacing/>
        <w:rPr>
          <w:rFonts w:ascii="Cambria" w:hAnsi="Cambria"/>
          <w:sz w:val="28"/>
          <w:szCs w:val="28"/>
        </w:rPr>
      </w:pPr>
      <w:r>
        <w:rPr>
          <w:rFonts w:ascii="Cambria" w:hAnsi="Cambria"/>
          <w:sz w:val="28"/>
          <w:szCs w:val="28"/>
        </w:rPr>
        <w:t xml:space="preserve"> </w:t>
      </w:r>
      <w:r w:rsidR="00E65223">
        <w:rPr>
          <w:rFonts w:ascii="Cambria" w:hAnsi="Cambria"/>
          <w:sz w:val="28"/>
          <w:szCs w:val="28"/>
        </w:rPr>
        <w:t xml:space="preserve">‘Can you </w:t>
      </w:r>
      <w:r w:rsidR="00C52FC8">
        <w:rPr>
          <w:rFonts w:ascii="Cambria" w:hAnsi="Cambria"/>
          <w:sz w:val="28"/>
          <w:szCs w:val="28"/>
        </w:rPr>
        <w:t>speak up</w:t>
      </w:r>
      <w:r w:rsidR="00E65223">
        <w:rPr>
          <w:rFonts w:ascii="Cambria" w:hAnsi="Cambria"/>
          <w:sz w:val="28"/>
          <w:szCs w:val="28"/>
        </w:rPr>
        <w:t>?</w:t>
      </w:r>
      <w:r w:rsidR="00D5312F">
        <w:rPr>
          <w:rFonts w:ascii="Cambria" w:hAnsi="Cambria"/>
          <w:sz w:val="28"/>
          <w:szCs w:val="28"/>
        </w:rPr>
        <w:t xml:space="preserve"> </w:t>
      </w:r>
      <w:ins w:id="10711" w:author="Claire S" w:date="2026-05-27T15:07:00Z" w16du:dateUtc="2026-05-27T14:07:00Z">
        <w:r w:rsidR="00ED6B9E">
          <w:rPr>
            <w:rFonts w:ascii="Cambria" w:hAnsi="Cambria"/>
            <w:sz w:val="28"/>
            <w:szCs w:val="28"/>
          </w:rPr>
          <w:t xml:space="preserve">Is it </w:t>
        </w:r>
      </w:ins>
      <w:del w:id="10712" w:author="Claire S" w:date="2026-05-27T15:07:00Z" w16du:dateUtc="2026-05-27T14:07:00Z">
        <w:r w:rsidR="00D5312F" w:rsidDel="00ED6B9E">
          <w:rPr>
            <w:rFonts w:ascii="Cambria" w:hAnsi="Cambria"/>
            <w:sz w:val="28"/>
            <w:szCs w:val="28"/>
          </w:rPr>
          <w:delText xml:space="preserve">Are you with </w:delText>
        </w:r>
      </w:del>
      <w:r w:rsidR="00D5312F">
        <w:rPr>
          <w:rFonts w:ascii="Cambria" w:hAnsi="Cambria"/>
          <w:sz w:val="28"/>
          <w:szCs w:val="28"/>
        </w:rPr>
        <w:t>Violet?</w:t>
      </w:r>
      <w:r w:rsidR="00E65223">
        <w:rPr>
          <w:rFonts w:ascii="Cambria" w:hAnsi="Cambria"/>
          <w:sz w:val="28"/>
          <w:szCs w:val="28"/>
        </w:rPr>
        <w:t>’</w:t>
      </w:r>
    </w:p>
    <w:p w14:paraId="2F85FFE5" w14:textId="7C5422A9" w:rsidR="00A55249" w:rsidRDefault="00A55249" w:rsidP="00266E8A">
      <w:pPr>
        <w:spacing w:line="360" w:lineRule="auto"/>
        <w:contextualSpacing/>
        <w:rPr>
          <w:rFonts w:ascii="Cambria" w:hAnsi="Cambria"/>
          <w:sz w:val="28"/>
          <w:szCs w:val="28"/>
        </w:rPr>
      </w:pPr>
      <w:r w:rsidRPr="00A55249">
        <w:rPr>
          <w:rFonts w:ascii="Cambria" w:hAnsi="Cambria"/>
          <w:sz w:val="28"/>
          <w:szCs w:val="28"/>
        </w:rPr>
        <w:tab/>
        <w:t>‘No need to shout</w:t>
      </w:r>
      <w:r>
        <w:rPr>
          <w:rFonts w:ascii="Cambria" w:hAnsi="Cambria"/>
          <w:sz w:val="28"/>
          <w:szCs w:val="28"/>
        </w:rPr>
        <w:t>,</w:t>
      </w:r>
      <w:r w:rsidRPr="00A55249">
        <w:rPr>
          <w:rFonts w:ascii="Cambria" w:hAnsi="Cambria"/>
          <w:sz w:val="28"/>
          <w:szCs w:val="28"/>
        </w:rPr>
        <w:t xml:space="preserve"> love.’ </w:t>
      </w:r>
      <w:r w:rsidR="00FD08FF">
        <w:rPr>
          <w:rFonts w:ascii="Cambria" w:hAnsi="Cambria"/>
          <w:sz w:val="28"/>
          <w:szCs w:val="28"/>
        </w:rPr>
        <w:t xml:space="preserve">A </w:t>
      </w:r>
      <w:r w:rsidR="00652172">
        <w:rPr>
          <w:rFonts w:ascii="Cambria" w:hAnsi="Cambria"/>
          <w:sz w:val="28"/>
          <w:szCs w:val="28"/>
        </w:rPr>
        <w:t>bald</w:t>
      </w:r>
      <w:r w:rsidR="00A31DA4">
        <w:rPr>
          <w:rFonts w:ascii="Cambria" w:hAnsi="Cambria"/>
          <w:sz w:val="28"/>
          <w:szCs w:val="28"/>
        </w:rPr>
        <w:t xml:space="preserve"> </w:t>
      </w:r>
      <w:r w:rsidR="00FD08FF">
        <w:rPr>
          <w:rFonts w:ascii="Cambria" w:hAnsi="Cambria"/>
          <w:sz w:val="28"/>
          <w:szCs w:val="28"/>
        </w:rPr>
        <w:t xml:space="preserve">man </w:t>
      </w:r>
      <w:r w:rsidR="00A31DA4">
        <w:rPr>
          <w:rFonts w:ascii="Cambria" w:hAnsi="Cambria"/>
          <w:sz w:val="28"/>
          <w:szCs w:val="28"/>
        </w:rPr>
        <w:t xml:space="preserve">in a tracksuit </w:t>
      </w:r>
      <w:r w:rsidR="00FD08FF">
        <w:rPr>
          <w:rFonts w:ascii="Cambria" w:hAnsi="Cambria"/>
          <w:sz w:val="28"/>
          <w:szCs w:val="28"/>
        </w:rPr>
        <w:t xml:space="preserve">smirked. ‘Give us a smile, </w:t>
      </w:r>
      <w:r w:rsidR="00A31DA4">
        <w:rPr>
          <w:rFonts w:ascii="Cambria" w:hAnsi="Cambria"/>
          <w:sz w:val="28"/>
          <w:szCs w:val="28"/>
        </w:rPr>
        <w:t>darlin’.  Y</w:t>
      </w:r>
      <w:r w:rsidR="00FD08FF">
        <w:rPr>
          <w:rFonts w:ascii="Cambria" w:hAnsi="Cambria"/>
          <w:sz w:val="28"/>
          <w:szCs w:val="28"/>
        </w:rPr>
        <w:t>ou’re too cute to be cross!’</w:t>
      </w:r>
    </w:p>
    <w:p w14:paraId="5493BD0B" w14:textId="4D351861" w:rsidR="00A55249" w:rsidRDefault="00A55249" w:rsidP="00266E8A">
      <w:pPr>
        <w:spacing w:line="360" w:lineRule="auto"/>
        <w:contextualSpacing/>
        <w:rPr>
          <w:rFonts w:ascii="Cambria" w:hAnsi="Cambria"/>
          <w:sz w:val="28"/>
          <w:szCs w:val="28"/>
        </w:rPr>
      </w:pPr>
      <w:r>
        <w:rPr>
          <w:rFonts w:ascii="Cambria" w:hAnsi="Cambria"/>
          <w:sz w:val="28"/>
          <w:szCs w:val="28"/>
        </w:rPr>
        <w:tab/>
        <w:t>‘</w:t>
      </w:r>
      <w:r w:rsidR="00DA614F">
        <w:rPr>
          <w:rFonts w:ascii="Cambria" w:hAnsi="Cambria"/>
          <w:sz w:val="28"/>
          <w:szCs w:val="28"/>
        </w:rPr>
        <w:t>Oh no</w:t>
      </w:r>
      <w:r w:rsidR="00D5312F">
        <w:rPr>
          <w:rFonts w:ascii="Cambria" w:hAnsi="Cambria"/>
          <w:sz w:val="28"/>
          <w:szCs w:val="28"/>
        </w:rPr>
        <w:t>!</w:t>
      </w:r>
      <w:r w:rsidR="00FD08FF">
        <w:rPr>
          <w:rFonts w:ascii="Cambria" w:hAnsi="Cambria"/>
          <w:sz w:val="28"/>
          <w:szCs w:val="28"/>
        </w:rPr>
        <w:t xml:space="preserve">’ </w:t>
      </w:r>
      <w:r w:rsidR="00D5312F">
        <w:rPr>
          <w:rFonts w:ascii="Cambria" w:hAnsi="Cambria"/>
          <w:sz w:val="28"/>
          <w:szCs w:val="28"/>
        </w:rPr>
        <w:t>T</w:t>
      </w:r>
      <w:r w:rsidR="00844B61">
        <w:rPr>
          <w:rFonts w:ascii="Cambria" w:hAnsi="Cambria"/>
          <w:sz w:val="28"/>
          <w:szCs w:val="28"/>
        </w:rPr>
        <w:t>he voice</w:t>
      </w:r>
      <w:r w:rsidR="00FD08FF">
        <w:rPr>
          <w:rFonts w:ascii="Cambria" w:hAnsi="Cambria"/>
          <w:sz w:val="28"/>
          <w:szCs w:val="28"/>
        </w:rPr>
        <w:t xml:space="preserve"> was shouting no</w:t>
      </w:r>
      <w:r w:rsidR="00D5312F">
        <w:rPr>
          <w:rFonts w:ascii="Cambria" w:hAnsi="Cambria"/>
          <w:sz w:val="28"/>
          <w:szCs w:val="28"/>
        </w:rPr>
        <w:t>w.</w:t>
      </w:r>
      <w:r w:rsidR="00FD08FF">
        <w:rPr>
          <w:rFonts w:ascii="Cambria" w:hAnsi="Cambria"/>
          <w:sz w:val="28"/>
          <w:szCs w:val="28"/>
        </w:rPr>
        <w:t xml:space="preserve"> ‘</w:t>
      </w:r>
      <w:r w:rsidR="00E65223">
        <w:rPr>
          <w:rFonts w:ascii="Cambria" w:hAnsi="Cambria"/>
          <w:sz w:val="28"/>
          <w:szCs w:val="28"/>
        </w:rPr>
        <w:t>Clara</w:t>
      </w:r>
      <w:r w:rsidR="00D5312F">
        <w:rPr>
          <w:rFonts w:ascii="Cambria" w:hAnsi="Cambria"/>
          <w:sz w:val="28"/>
          <w:szCs w:val="28"/>
        </w:rPr>
        <w:t>,</w:t>
      </w:r>
      <w:r w:rsidR="00844B61">
        <w:rPr>
          <w:rFonts w:ascii="Cambria" w:hAnsi="Cambria"/>
          <w:sz w:val="28"/>
          <w:szCs w:val="28"/>
        </w:rPr>
        <w:t xml:space="preserve"> </w:t>
      </w:r>
      <w:r w:rsidR="00706396">
        <w:rPr>
          <w:rFonts w:ascii="Cambria" w:hAnsi="Cambria"/>
          <w:sz w:val="28"/>
          <w:szCs w:val="28"/>
        </w:rPr>
        <w:t>it’s too lat</w:t>
      </w:r>
      <w:r w:rsidR="00740ADF">
        <w:rPr>
          <w:rFonts w:ascii="Cambria" w:hAnsi="Cambria"/>
          <w:sz w:val="28"/>
          <w:szCs w:val="28"/>
        </w:rPr>
        <w:t>e, h</w:t>
      </w:r>
      <w:r w:rsidR="00A024B7">
        <w:rPr>
          <w:rFonts w:ascii="Cambria" w:hAnsi="Cambria"/>
          <w:sz w:val="28"/>
          <w:szCs w:val="28"/>
        </w:rPr>
        <w:t>e’s not what he</w:t>
      </w:r>
      <w:ins w:id="10713" w:author="Daisy Watt" w:date="2026-06-22T13:42:00Z" w16du:dateUtc="2026-06-22T11:42:00Z">
        <w:r w:rsidR="00247DA8">
          <w:rPr>
            <w:rFonts w:ascii="Cambria" w:hAnsi="Cambria"/>
            <w:sz w:val="28"/>
            <w:szCs w:val="28"/>
          </w:rPr>
          <w:t>—</w:t>
        </w:r>
      </w:ins>
      <w:del w:id="10714" w:author="Daisy Watt" w:date="2026-06-22T13:42:00Z" w16du:dateUtc="2026-06-22T11:42:00Z">
        <w:r w:rsidR="00A024B7">
          <w:rPr>
            <w:rFonts w:ascii="Cambria" w:hAnsi="Cambria"/>
            <w:sz w:val="28"/>
            <w:szCs w:val="28"/>
          </w:rPr>
          <w:delText xml:space="preserve"> -</w:delText>
        </w:r>
      </w:del>
      <w:r w:rsidR="00A024B7">
        <w:rPr>
          <w:rFonts w:ascii="Cambria" w:hAnsi="Cambria"/>
          <w:sz w:val="28"/>
          <w:szCs w:val="28"/>
        </w:rPr>
        <w:t xml:space="preserve">’ </w:t>
      </w:r>
      <w:del w:id="10715" w:author="Daisy Watt" w:date="2026-06-22T13:42:00Z" w16du:dateUtc="2026-06-22T11:42:00Z">
        <w:r w:rsidR="00C65390" w:rsidDel="0036117C">
          <w:rPr>
            <w:rFonts w:ascii="Cambria" w:hAnsi="Cambria"/>
            <w:sz w:val="28"/>
            <w:szCs w:val="28"/>
          </w:rPr>
          <w:delText>m</w:delText>
        </w:r>
      </w:del>
      <w:ins w:id="10716" w:author="Daisy Watt" w:date="2026-06-22T13:42:00Z" w16du:dateUtc="2026-06-22T11:42:00Z">
        <w:r w:rsidR="0036117C">
          <w:rPr>
            <w:rFonts w:ascii="Cambria" w:hAnsi="Cambria"/>
            <w:sz w:val="28"/>
            <w:szCs w:val="28"/>
          </w:rPr>
          <w:t>M</w:t>
        </w:r>
      </w:ins>
      <w:r w:rsidR="00C65390">
        <w:rPr>
          <w:rFonts w:ascii="Cambria" w:hAnsi="Cambria"/>
          <w:sz w:val="28"/>
          <w:szCs w:val="28"/>
        </w:rPr>
        <w:t xml:space="preserve">ore static </w:t>
      </w:r>
      <w:r w:rsidR="00A024B7">
        <w:rPr>
          <w:rFonts w:ascii="Cambria" w:hAnsi="Cambria"/>
          <w:sz w:val="28"/>
          <w:szCs w:val="28"/>
        </w:rPr>
        <w:t>hiss</w:t>
      </w:r>
      <w:r w:rsidR="00C65390">
        <w:rPr>
          <w:rFonts w:ascii="Cambria" w:hAnsi="Cambria"/>
          <w:sz w:val="28"/>
          <w:szCs w:val="28"/>
        </w:rPr>
        <w:t xml:space="preserve"> broke up the line.</w:t>
      </w:r>
      <w:r w:rsidR="00A024B7">
        <w:rPr>
          <w:rFonts w:ascii="Cambria" w:hAnsi="Cambria"/>
          <w:sz w:val="28"/>
          <w:szCs w:val="28"/>
        </w:rPr>
        <w:t xml:space="preserve"> ‘</w:t>
      </w:r>
      <w:r w:rsidR="00E65223">
        <w:rPr>
          <w:rFonts w:ascii="Cambria" w:hAnsi="Cambria"/>
          <w:sz w:val="28"/>
          <w:szCs w:val="28"/>
        </w:rPr>
        <w:t xml:space="preserve">Please </w:t>
      </w:r>
      <w:r w:rsidR="00FD08FF">
        <w:rPr>
          <w:rFonts w:ascii="Cambria" w:hAnsi="Cambria"/>
          <w:sz w:val="28"/>
          <w:szCs w:val="28"/>
        </w:rPr>
        <w:t>help</w:t>
      </w:r>
      <w:r w:rsidR="0098654D">
        <w:rPr>
          <w:rFonts w:ascii="Cambria" w:hAnsi="Cambria"/>
          <w:sz w:val="28"/>
          <w:szCs w:val="28"/>
        </w:rPr>
        <w:t>, he’s</w:t>
      </w:r>
      <w:r w:rsidR="00D5312F">
        <w:rPr>
          <w:rFonts w:ascii="Cambria" w:hAnsi="Cambria"/>
          <w:sz w:val="28"/>
          <w:szCs w:val="28"/>
        </w:rPr>
        <w:t xml:space="preserve"> going to kill</w:t>
      </w:r>
      <w:ins w:id="10717" w:author="Daisy Watt" w:date="2026-06-22T13:42:00Z" w16du:dateUtc="2026-06-22T11:42:00Z">
        <w:r w:rsidR="0036117C">
          <w:rPr>
            <w:rFonts w:ascii="Cambria" w:hAnsi="Cambria"/>
            <w:sz w:val="28"/>
            <w:szCs w:val="28"/>
          </w:rPr>
          <w:t>—</w:t>
        </w:r>
      </w:ins>
      <w:del w:id="10718" w:author="Daisy Watt" w:date="2026-06-22T13:42:00Z" w16du:dateUtc="2026-06-22T11:42:00Z">
        <w:r w:rsidR="00D5312F">
          <w:rPr>
            <w:rFonts w:ascii="Cambria" w:hAnsi="Cambria"/>
            <w:sz w:val="28"/>
            <w:szCs w:val="28"/>
          </w:rPr>
          <w:delText xml:space="preserve"> </w:delText>
        </w:r>
        <w:r w:rsidR="00FD08FF">
          <w:rPr>
            <w:rFonts w:ascii="Cambria" w:hAnsi="Cambria"/>
            <w:sz w:val="28"/>
            <w:szCs w:val="28"/>
          </w:rPr>
          <w:delText>-</w:delText>
        </w:r>
      </w:del>
      <w:r w:rsidR="00FD08FF">
        <w:rPr>
          <w:rFonts w:ascii="Cambria" w:hAnsi="Cambria"/>
          <w:sz w:val="28"/>
          <w:szCs w:val="28"/>
        </w:rPr>
        <w:t>’</w:t>
      </w:r>
    </w:p>
    <w:p w14:paraId="5BCA0294" w14:textId="60B8C5FD" w:rsidR="00FD08FF" w:rsidRDefault="00FD08FF" w:rsidP="00266E8A">
      <w:pPr>
        <w:spacing w:line="360" w:lineRule="auto"/>
        <w:contextualSpacing/>
        <w:rPr>
          <w:rFonts w:ascii="Cambria" w:hAnsi="Cambria"/>
          <w:sz w:val="28"/>
          <w:szCs w:val="28"/>
        </w:rPr>
      </w:pPr>
      <w:r>
        <w:rPr>
          <w:rFonts w:ascii="Cambria" w:hAnsi="Cambria"/>
          <w:sz w:val="28"/>
          <w:szCs w:val="28"/>
        </w:rPr>
        <w:tab/>
        <w:t>The</w:t>
      </w:r>
      <w:ins w:id="10719" w:author="Daisy Watt" w:date="2026-06-22T13:42:00Z" w16du:dateUtc="2026-06-22T11:42:00Z">
        <w:r w:rsidR="0036117C">
          <w:rPr>
            <w:rFonts w:ascii="Cambria" w:hAnsi="Cambria"/>
            <w:sz w:val="28"/>
            <w:szCs w:val="28"/>
          </w:rPr>
          <w:t>n the</w:t>
        </w:r>
      </w:ins>
      <w:r>
        <w:rPr>
          <w:rFonts w:ascii="Cambria" w:hAnsi="Cambria"/>
          <w:sz w:val="28"/>
          <w:szCs w:val="28"/>
        </w:rPr>
        <w:t xml:space="preserve"> </w:t>
      </w:r>
      <w:del w:id="10720" w:author="Claire S" w:date="2026-05-27T15:07:00Z" w16du:dateUtc="2026-05-27T14:07:00Z">
        <w:r w:rsidDel="00582BEA">
          <w:rPr>
            <w:rFonts w:ascii="Cambria" w:hAnsi="Cambria"/>
            <w:sz w:val="28"/>
            <w:szCs w:val="28"/>
          </w:rPr>
          <w:delText xml:space="preserve">line </w:delText>
        </w:r>
      </w:del>
      <w:ins w:id="10721" w:author="Claire S" w:date="2026-05-27T15:07:00Z" w16du:dateUtc="2026-05-27T14:07:00Z">
        <w:r w:rsidR="00582BEA">
          <w:rPr>
            <w:rFonts w:ascii="Cambria" w:hAnsi="Cambria"/>
            <w:sz w:val="28"/>
            <w:szCs w:val="28"/>
          </w:rPr>
          <w:t xml:space="preserve">call </w:t>
        </w:r>
      </w:ins>
      <w:r w:rsidR="00740ADF">
        <w:rPr>
          <w:rFonts w:ascii="Cambria" w:hAnsi="Cambria"/>
          <w:sz w:val="28"/>
          <w:szCs w:val="28"/>
        </w:rPr>
        <w:t xml:space="preserve">cut </w:t>
      </w:r>
      <w:del w:id="10722" w:author="Daisy Watt" w:date="2026-06-22T14:29:00Z" w16du:dateUtc="2026-06-22T12:29:00Z">
        <w:r w:rsidR="00740ADF">
          <w:rPr>
            <w:rFonts w:ascii="Cambria" w:hAnsi="Cambria"/>
            <w:sz w:val="28"/>
            <w:szCs w:val="28"/>
          </w:rPr>
          <w:delText>off</w:delText>
        </w:r>
      </w:del>
      <w:ins w:id="10723" w:author="Daisy Watt" w:date="2026-06-22T14:29:00Z" w16du:dateUtc="2026-06-22T12:29:00Z">
        <w:r w:rsidR="00CE0259">
          <w:rPr>
            <w:rFonts w:ascii="Cambria" w:hAnsi="Cambria"/>
            <w:sz w:val="28"/>
            <w:szCs w:val="28"/>
          </w:rPr>
          <w:t>out</w:t>
        </w:r>
      </w:ins>
      <w:ins w:id="10724" w:author="Daisy Watt" w:date="2026-06-22T14:30:00Z" w16du:dateUtc="2026-06-22T12:30:00Z">
        <w:r w:rsidR="00241687">
          <w:rPr>
            <w:rFonts w:ascii="Cambria" w:hAnsi="Cambria"/>
            <w:sz w:val="28"/>
            <w:szCs w:val="28"/>
          </w:rPr>
          <w:t xml:space="preserve"> again</w:t>
        </w:r>
      </w:ins>
      <w:r>
        <w:rPr>
          <w:rFonts w:ascii="Cambria" w:hAnsi="Cambria"/>
          <w:sz w:val="28"/>
          <w:szCs w:val="28"/>
        </w:rPr>
        <w:t>.</w:t>
      </w:r>
    </w:p>
    <w:p w14:paraId="4A0B5EDC" w14:textId="77777777" w:rsidR="005E175C" w:rsidRDefault="005E175C" w:rsidP="00266E8A">
      <w:pPr>
        <w:spacing w:line="360" w:lineRule="auto"/>
        <w:contextualSpacing/>
        <w:rPr>
          <w:rFonts w:ascii="Cambria" w:hAnsi="Cambria"/>
          <w:sz w:val="28"/>
          <w:szCs w:val="28"/>
        </w:rPr>
      </w:pPr>
    </w:p>
    <w:p w14:paraId="7058CED2" w14:textId="77777777" w:rsidR="005E175C" w:rsidRDefault="005E175C" w:rsidP="00266E8A">
      <w:pPr>
        <w:spacing w:line="360" w:lineRule="auto"/>
        <w:contextualSpacing/>
        <w:rPr>
          <w:rFonts w:ascii="Cambria" w:hAnsi="Cambria"/>
          <w:sz w:val="28"/>
          <w:szCs w:val="28"/>
        </w:rPr>
      </w:pPr>
    </w:p>
    <w:p w14:paraId="0A4EDBE3" w14:textId="77777777" w:rsidR="005E175C" w:rsidRDefault="005E175C" w:rsidP="00266E8A">
      <w:pPr>
        <w:spacing w:line="360" w:lineRule="auto"/>
        <w:contextualSpacing/>
        <w:rPr>
          <w:rFonts w:ascii="Cambria" w:hAnsi="Cambria"/>
          <w:sz w:val="28"/>
          <w:szCs w:val="28"/>
        </w:rPr>
      </w:pPr>
    </w:p>
    <w:p w14:paraId="215C2129" w14:textId="77777777" w:rsidR="005E175C" w:rsidRDefault="005E175C" w:rsidP="00266E8A">
      <w:pPr>
        <w:spacing w:line="360" w:lineRule="auto"/>
        <w:contextualSpacing/>
        <w:rPr>
          <w:rFonts w:ascii="Cambria" w:hAnsi="Cambria"/>
          <w:sz w:val="28"/>
          <w:szCs w:val="28"/>
        </w:rPr>
      </w:pPr>
    </w:p>
    <w:p w14:paraId="159BE24F" w14:textId="77777777" w:rsidR="005E175C" w:rsidRDefault="005E175C" w:rsidP="00266E8A">
      <w:pPr>
        <w:spacing w:line="360" w:lineRule="auto"/>
        <w:contextualSpacing/>
        <w:rPr>
          <w:rFonts w:ascii="Cambria" w:hAnsi="Cambria"/>
          <w:sz w:val="28"/>
          <w:szCs w:val="28"/>
        </w:rPr>
      </w:pPr>
    </w:p>
    <w:p w14:paraId="3E58A205" w14:textId="77777777" w:rsidR="005E175C" w:rsidRDefault="005E175C" w:rsidP="00266E8A">
      <w:pPr>
        <w:spacing w:line="360" w:lineRule="auto"/>
        <w:contextualSpacing/>
        <w:rPr>
          <w:rFonts w:ascii="Cambria" w:hAnsi="Cambria"/>
          <w:sz w:val="28"/>
          <w:szCs w:val="28"/>
        </w:rPr>
      </w:pPr>
    </w:p>
    <w:p w14:paraId="3445CDFB" w14:textId="77777777" w:rsidR="005E175C" w:rsidRDefault="005E175C" w:rsidP="00266E8A">
      <w:pPr>
        <w:spacing w:line="360" w:lineRule="auto"/>
        <w:contextualSpacing/>
        <w:rPr>
          <w:rFonts w:ascii="Cambria" w:hAnsi="Cambria"/>
          <w:sz w:val="28"/>
          <w:szCs w:val="28"/>
        </w:rPr>
      </w:pPr>
    </w:p>
    <w:p w14:paraId="7F6AB0E7" w14:textId="77777777" w:rsidR="005E175C" w:rsidRDefault="005E175C" w:rsidP="00266E8A">
      <w:pPr>
        <w:spacing w:line="360" w:lineRule="auto"/>
        <w:contextualSpacing/>
        <w:rPr>
          <w:rFonts w:ascii="Cambria" w:hAnsi="Cambria"/>
          <w:sz w:val="28"/>
          <w:szCs w:val="28"/>
        </w:rPr>
      </w:pPr>
    </w:p>
    <w:p w14:paraId="28B1AD9A" w14:textId="77777777" w:rsidR="005E175C" w:rsidRDefault="005E175C" w:rsidP="00266E8A">
      <w:pPr>
        <w:spacing w:line="360" w:lineRule="auto"/>
        <w:contextualSpacing/>
        <w:rPr>
          <w:rFonts w:ascii="Cambria" w:hAnsi="Cambria"/>
          <w:sz w:val="28"/>
          <w:szCs w:val="28"/>
        </w:rPr>
      </w:pPr>
    </w:p>
    <w:p w14:paraId="1E1D1C09" w14:textId="77777777" w:rsidR="00652172" w:rsidRDefault="00652172" w:rsidP="00266E8A">
      <w:pPr>
        <w:spacing w:line="360" w:lineRule="auto"/>
        <w:contextualSpacing/>
        <w:rPr>
          <w:rFonts w:ascii="Cambria" w:hAnsi="Cambria"/>
          <w:sz w:val="28"/>
          <w:szCs w:val="28"/>
        </w:rPr>
      </w:pPr>
    </w:p>
    <w:p w14:paraId="0F5B7D7B" w14:textId="77777777" w:rsidR="00652172" w:rsidRDefault="00652172" w:rsidP="00266E8A">
      <w:pPr>
        <w:spacing w:line="360" w:lineRule="auto"/>
        <w:contextualSpacing/>
        <w:rPr>
          <w:rFonts w:ascii="Cambria" w:hAnsi="Cambria"/>
          <w:sz w:val="28"/>
          <w:szCs w:val="28"/>
        </w:rPr>
      </w:pPr>
    </w:p>
    <w:p w14:paraId="705323A9" w14:textId="77777777" w:rsidR="00652172" w:rsidRDefault="00652172" w:rsidP="00266E8A">
      <w:pPr>
        <w:spacing w:line="360" w:lineRule="auto"/>
        <w:contextualSpacing/>
        <w:rPr>
          <w:rFonts w:ascii="Cambria" w:hAnsi="Cambria"/>
          <w:sz w:val="28"/>
          <w:szCs w:val="28"/>
        </w:rPr>
      </w:pPr>
    </w:p>
    <w:p w14:paraId="55C1D54C" w14:textId="77777777" w:rsidR="00652172" w:rsidRDefault="00652172" w:rsidP="00266E8A">
      <w:pPr>
        <w:spacing w:line="360" w:lineRule="auto"/>
        <w:contextualSpacing/>
        <w:rPr>
          <w:rFonts w:ascii="Cambria" w:hAnsi="Cambria"/>
          <w:sz w:val="28"/>
          <w:szCs w:val="28"/>
        </w:rPr>
      </w:pPr>
    </w:p>
    <w:p w14:paraId="6A176928" w14:textId="7C6AD139" w:rsidR="00652172" w:rsidDel="00B9391D" w:rsidRDefault="00652172" w:rsidP="00266E8A">
      <w:pPr>
        <w:spacing w:line="360" w:lineRule="auto"/>
        <w:contextualSpacing/>
        <w:rPr>
          <w:del w:id="10725" w:author="Claire S" w:date="2026-05-27T15:07:00Z" w16du:dateUtc="2026-05-27T14:07:00Z"/>
          <w:rFonts w:ascii="Cambria" w:hAnsi="Cambria"/>
          <w:sz w:val="28"/>
          <w:szCs w:val="28"/>
        </w:rPr>
      </w:pPr>
    </w:p>
    <w:p w14:paraId="4793034D" w14:textId="77777777" w:rsidR="00B9391D" w:rsidRDefault="00B9391D" w:rsidP="00266E8A">
      <w:pPr>
        <w:spacing w:line="360" w:lineRule="auto"/>
        <w:contextualSpacing/>
        <w:rPr>
          <w:ins w:id="10726" w:author="Claire S" w:date="2026-06-03T19:48:00Z" w16du:dateUtc="2026-06-03T18:48:00Z"/>
          <w:rFonts w:ascii="Cambria" w:hAnsi="Cambria"/>
          <w:sz w:val="28"/>
          <w:szCs w:val="28"/>
        </w:rPr>
      </w:pPr>
    </w:p>
    <w:p w14:paraId="0613A2B2" w14:textId="67609200" w:rsidR="00706396" w:rsidDel="0020680D" w:rsidRDefault="00706396" w:rsidP="00266E8A">
      <w:pPr>
        <w:spacing w:line="360" w:lineRule="auto"/>
        <w:contextualSpacing/>
        <w:rPr>
          <w:del w:id="10727" w:author="Claire S" w:date="2026-05-18T16:16:00Z" w16du:dateUtc="2026-05-18T15:16:00Z"/>
          <w:rFonts w:ascii="Cambria" w:hAnsi="Cambria"/>
          <w:b/>
          <w:bCs/>
          <w:sz w:val="28"/>
          <w:szCs w:val="28"/>
        </w:rPr>
      </w:pPr>
    </w:p>
    <w:p w14:paraId="2B07B1B8" w14:textId="69EBEC2D" w:rsidR="00652172" w:rsidRDefault="00652172" w:rsidP="00266E8A">
      <w:pPr>
        <w:spacing w:line="360" w:lineRule="auto"/>
        <w:contextualSpacing/>
        <w:rPr>
          <w:ins w:id="10728" w:author="Claire S" w:date="2026-07-23T14:23:00Z" w16du:dateUtc="2026-07-23T13:23:00Z"/>
          <w:rFonts w:ascii="Cambria" w:hAnsi="Cambria"/>
          <w:b/>
          <w:bCs/>
          <w:sz w:val="28"/>
          <w:szCs w:val="28"/>
        </w:rPr>
      </w:pPr>
      <w:r w:rsidRPr="004722B6">
        <w:rPr>
          <w:rFonts w:ascii="Cambria" w:hAnsi="Cambria"/>
          <w:b/>
          <w:bCs/>
          <w:sz w:val="28"/>
          <w:szCs w:val="28"/>
        </w:rPr>
        <w:t xml:space="preserve">CHAPTER </w:t>
      </w:r>
      <w:del w:id="10729" w:author="Claire S" w:date="2026-07-23T14:23:00Z" w16du:dateUtc="2026-07-23T13:23:00Z">
        <w:r w:rsidR="008E4E44" w:rsidDel="00153BFE">
          <w:rPr>
            <w:rFonts w:ascii="Cambria" w:hAnsi="Cambria"/>
            <w:b/>
            <w:bCs/>
            <w:sz w:val="28"/>
            <w:szCs w:val="28"/>
          </w:rPr>
          <w:delText>2</w:delText>
        </w:r>
        <w:r w:rsidR="0068722D" w:rsidDel="00153BFE">
          <w:rPr>
            <w:rFonts w:ascii="Cambria" w:hAnsi="Cambria"/>
            <w:b/>
            <w:bCs/>
            <w:sz w:val="28"/>
            <w:szCs w:val="28"/>
          </w:rPr>
          <w:delText>7</w:delText>
        </w:r>
      </w:del>
      <w:ins w:id="10730" w:author="Claire S" w:date="2026-07-23T14:23:00Z" w16du:dateUtc="2026-07-23T13:23:00Z">
        <w:r w:rsidR="00153BFE">
          <w:rPr>
            <w:rFonts w:ascii="Cambria" w:hAnsi="Cambria"/>
            <w:b/>
            <w:bCs/>
            <w:sz w:val="28"/>
            <w:szCs w:val="28"/>
          </w:rPr>
          <w:t>26</w:t>
        </w:r>
      </w:ins>
    </w:p>
    <w:p w14:paraId="38650EB3" w14:textId="28A3D871" w:rsidR="00153BFE" w:rsidRDefault="00153BFE" w:rsidP="00266E8A">
      <w:pPr>
        <w:spacing w:line="360" w:lineRule="auto"/>
        <w:contextualSpacing/>
        <w:rPr>
          <w:rFonts w:ascii="Cambria" w:hAnsi="Cambria"/>
          <w:b/>
          <w:bCs/>
          <w:sz w:val="28"/>
          <w:szCs w:val="28"/>
        </w:rPr>
      </w:pPr>
      <w:ins w:id="10731" w:author="Claire S" w:date="2026-07-23T14:23:00Z" w16du:dateUtc="2026-07-23T13:23:00Z">
        <w:r>
          <w:rPr>
            <w:rFonts w:ascii="Cambria" w:hAnsi="Cambria"/>
            <w:b/>
            <w:bCs/>
            <w:sz w:val="28"/>
            <w:szCs w:val="28"/>
          </w:rPr>
          <w:t>SAVANNAH: MONDAY EVE</w:t>
        </w:r>
      </w:ins>
    </w:p>
    <w:p w14:paraId="1F7F3BF5" w14:textId="4E83087D" w:rsidR="004722B6" w:rsidRPr="004722B6" w:rsidRDefault="004722B6" w:rsidP="00266E8A">
      <w:pPr>
        <w:spacing w:line="360" w:lineRule="auto"/>
        <w:contextualSpacing/>
        <w:rPr>
          <w:del w:id="10732" w:author="Daisy Watt" w:date="2026-06-22T13:44:00Z" w16du:dateUtc="2026-06-22T11:44:00Z"/>
          <w:rFonts w:ascii="Cambria" w:hAnsi="Cambria"/>
          <w:b/>
          <w:bCs/>
          <w:sz w:val="28"/>
          <w:szCs w:val="28"/>
        </w:rPr>
      </w:pPr>
      <w:del w:id="10733" w:author="Daisy Watt" w:date="2026-06-22T13:44:00Z" w16du:dateUtc="2026-06-22T11:44:00Z">
        <w:r>
          <w:rPr>
            <w:rFonts w:ascii="Cambria" w:hAnsi="Cambria"/>
            <w:b/>
            <w:bCs/>
            <w:sz w:val="28"/>
            <w:szCs w:val="28"/>
          </w:rPr>
          <w:delText>M</w:delText>
        </w:r>
        <w:r w:rsidR="00706396">
          <w:rPr>
            <w:rFonts w:ascii="Cambria" w:hAnsi="Cambria"/>
            <w:b/>
            <w:bCs/>
            <w:sz w:val="28"/>
            <w:szCs w:val="28"/>
          </w:rPr>
          <w:delText>ONDAY</w:delText>
        </w:r>
        <w:r>
          <w:rPr>
            <w:rFonts w:ascii="Cambria" w:hAnsi="Cambria"/>
            <w:b/>
            <w:bCs/>
            <w:sz w:val="28"/>
            <w:szCs w:val="28"/>
          </w:rPr>
          <w:delText xml:space="preserve"> </w:delText>
        </w:r>
        <w:r w:rsidR="003F72D8" w:rsidDel="00582BEA">
          <w:rPr>
            <w:rFonts w:ascii="Cambria" w:hAnsi="Cambria"/>
            <w:b/>
            <w:bCs/>
            <w:sz w:val="28"/>
            <w:szCs w:val="28"/>
          </w:rPr>
          <w:delText>6</w:delText>
        </w:r>
        <w:r w:rsidR="0068722D" w:rsidDel="00547A4F">
          <w:rPr>
            <w:rFonts w:ascii="Cambria" w:hAnsi="Cambria"/>
            <w:b/>
            <w:bCs/>
            <w:sz w:val="28"/>
            <w:szCs w:val="28"/>
          </w:rPr>
          <w:delText>PM</w:delText>
        </w:r>
      </w:del>
      <w:ins w:id="10734" w:author="Claire S" w:date="2026-06-04T10:23:00Z" w16du:dateUtc="2026-06-04T09:23:00Z">
        <w:del w:id="10735" w:author="Daisy Watt" w:date="2026-06-22T13:44:00Z" w16du:dateUtc="2026-06-22T11:44:00Z">
          <w:r w:rsidR="00547A4F">
            <w:rPr>
              <w:rFonts w:ascii="Cambria" w:hAnsi="Cambria"/>
              <w:b/>
              <w:bCs/>
              <w:sz w:val="28"/>
              <w:szCs w:val="28"/>
            </w:rPr>
            <w:delText>NIGHT</w:delText>
          </w:r>
        </w:del>
      </w:ins>
    </w:p>
    <w:p w14:paraId="1BA56537" w14:textId="279210A2" w:rsidR="00724EA1" w:rsidRDefault="00172797" w:rsidP="00254713">
      <w:pPr>
        <w:spacing w:line="360" w:lineRule="auto"/>
        <w:contextualSpacing/>
        <w:rPr>
          <w:ins w:id="10736" w:author="Claire S" w:date="2026-07-23T15:30:00Z" w16du:dateUtc="2026-07-23T14:30:00Z"/>
          <w:rFonts w:ascii="Cambria" w:hAnsi="Cambria"/>
          <w:sz w:val="28"/>
          <w:szCs w:val="28"/>
        </w:rPr>
      </w:pPr>
      <w:ins w:id="10737" w:author="Claire S" w:date="2026-06-04T10:43:00Z" w16du:dateUtc="2026-06-04T09:43:00Z">
        <w:r>
          <w:rPr>
            <w:rFonts w:ascii="Cambria" w:hAnsi="Cambria"/>
            <w:sz w:val="28"/>
            <w:szCs w:val="28"/>
          </w:rPr>
          <w:t>A search of all Dex’s pockets turned up a rece</w:t>
        </w:r>
      </w:ins>
      <w:ins w:id="10738" w:author="Claire S" w:date="2026-06-04T10:51:00Z" w16du:dateUtc="2026-06-04T09:51:00Z">
        <w:r w:rsidR="0064747B">
          <w:rPr>
            <w:rFonts w:ascii="Cambria" w:hAnsi="Cambria"/>
            <w:sz w:val="28"/>
            <w:szCs w:val="28"/>
          </w:rPr>
          <w:t>i</w:t>
        </w:r>
      </w:ins>
      <w:ins w:id="10739" w:author="Claire S" w:date="2026-06-04T10:43:00Z" w16du:dateUtc="2026-06-04T09:43:00Z">
        <w:r>
          <w:rPr>
            <w:rFonts w:ascii="Cambria" w:hAnsi="Cambria"/>
            <w:sz w:val="28"/>
            <w:szCs w:val="28"/>
          </w:rPr>
          <w:t>pt or two Savannah didn’t recognise</w:t>
        </w:r>
      </w:ins>
      <w:ins w:id="10740" w:author="Claire S" w:date="2026-07-24T13:02:00Z" w16du:dateUtc="2026-07-24T12:02:00Z">
        <w:r w:rsidR="00A06EB2">
          <w:rPr>
            <w:rFonts w:ascii="Cambria" w:hAnsi="Cambria"/>
            <w:sz w:val="28"/>
            <w:szCs w:val="28"/>
          </w:rPr>
          <w:t xml:space="preserve">; </w:t>
        </w:r>
      </w:ins>
      <w:ins w:id="10741" w:author="Claire S" w:date="2026-07-24T12:44:00Z" w16du:dateUtc="2026-07-24T11:44:00Z">
        <w:r w:rsidR="0074642B">
          <w:rPr>
            <w:rFonts w:ascii="Cambria" w:hAnsi="Cambria"/>
            <w:sz w:val="28"/>
            <w:szCs w:val="28"/>
          </w:rPr>
          <w:t xml:space="preserve">a book of matches from The </w:t>
        </w:r>
      </w:ins>
      <w:ins w:id="10742" w:author="Claire S" w:date="2026-07-24T13:02:00Z" w16du:dateUtc="2026-07-24T12:02:00Z">
        <w:r w:rsidR="00A06EB2">
          <w:rPr>
            <w:rFonts w:ascii="Cambria" w:hAnsi="Cambria"/>
            <w:sz w:val="28"/>
            <w:szCs w:val="28"/>
          </w:rPr>
          <w:t xml:space="preserve">Paris </w:t>
        </w:r>
      </w:ins>
      <w:ins w:id="10743" w:author="Claire S" w:date="2026-07-24T12:44:00Z" w16du:dateUtc="2026-07-24T11:44:00Z">
        <w:r w:rsidR="0074642B">
          <w:rPr>
            <w:rFonts w:ascii="Cambria" w:hAnsi="Cambria"/>
            <w:sz w:val="28"/>
            <w:szCs w:val="28"/>
          </w:rPr>
          <w:t>Ritz</w:t>
        </w:r>
      </w:ins>
      <w:ins w:id="10744" w:author="Claire S" w:date="2026-07-24T13:02:00Z" w16du:dateUtc="2026-07-24T12:02:00Z">
        <w:r w:rsidR="00A06EB2">
          <w:rPr>
            <w:rFonts w:ascii="Cambria" w:hAnsi="Cambria"/>
            <w:sz w:val="28"/>
            <w:szCs w:val="28"/>
          </w:rPr>
          <w:t>;</w:t>
        </w:r>
      </w:ins>
      <w:ins w:id="10745" w:author="Claire S" w:date="2026-07-24T12:44:00Z" w16du:dateUtc="2026-07-24T11:44:00Z">
        <w:r w:rsidR="0074642B">
          <w:rPr>
            <w:rFonts w:ascii="Cambria" w:hAnsi="Cambria"/>
            <w:sz w:val="28"/>
            <w:szCs w:val="28"/>
          </w:rPr>
          <w:t xml:space="preserve"> a </w:t>
        </w:r>
      </w:ins>
      <w:ins w:id="10746" w:author="Claire S" w:date="2026-07-24T13:02:00Z" w16du:dateUtc="2026-07-24T12:02:00Z">
        <w:r w:rsidR="00A06EB2">
          <w:rPr>
            <w:rFonts w:ascii="Cambria" w:hAnsi="Cambria"/>
            <w:sz w:val="28"/>
            <w:szCs w:val="28"/>
          </w:rPr>
          <w:t>stick of chewing-gum</w:t>
        </w:r>
      </w:ins>
      <w:ins w:id="10747" w:author="Claire S" w:date="2026-07-23T15:29:00Z" w16du:dateUtc="2026-07-23T14:29:00Z">
        <w:r w:rsidR="00845CB3">
          <w:rPr>
            <w:rFonts w:ascii="Cambria" w:hAnsi="Cambria"/>
            <w:sz w:val="28"/>
            <w:szCs w:val="28"/>
          </w:rPr>
          <w:t xml:space="preserve">. </w:t>
        </w:r>
      </w:ins>
      <w:ins w:id="10748" w:author="Claire S" w:date="2026-07-24T12:44:00Z" w16du:dateUtc="2026-07-24T11:44:00Z">
        <w:r w:rsidR="0074642B">
          <w:rPr>
            <w:rFonts w:ascii="Cambria" w:hAnsi="Cambria"/>
            <w:sz w:val="28"/>
            <w:szCs w:val="28"/>
          </w:rPr>
          <w:t>But i</w:t>
        </w:r>
      </w:ins>
      <w:ins w:id="10749" w:author="Claire S" w:date="2026-07-23T15:29:00Z" w16du:dateUtc="2026-07-23T14:29:00Z">
        <w:r w:rsidR="00845CB3">
          <w:rPr>
            <w:rFonts w:ascii="Cambria" w:hAnsi="Cambria"/>
            <w:sz w:val="28"/>
            <w:szCs w:val="28"/>
          </w:rPr>
          <w:t xml:space="preserve">n the inner pocket of his </w:t>
        </w:r>
      </w:ins>
      <w:ins w:id="10750" w:author="Claire S" w:date="2026-07-27T12:29:00Z" w16du:dateUtc="2026-07-27T11:29:00Z">
        <w:r w:rsidR="005263B7">
          <w:rPr>
            <w:rFonts w:ascii="Cambria" w:hAnsi="Cambria"/>
            <w:sz w:val="28"/>
            <w:szCs w:val="28"/>
          </w:rPr>
          <w:t xml:space="preserve">navy </w:t>
        </w:r>
      </w:ins>
      <w:ins w:id="10751" w:author="Claire S" w:date="2026-07-24T12:44:00Z" w16du:dateUtc="2026-07-24T11:44:00Z">
        <w:r w:rsidR="0074642B">
          <w:rPr>
            <w:rFonts w:ascii="Cambria" w:hAnsi="Cambria"/>
            <w:sz w:val="28"/>
            <w:szCs w:val="28"/>
          </w:rPr>
          <w:t>Ralph Lauren</w:t>
        </w:r>
      </w:ins>
      <w:ins w:id="10752" w:author="Claire S" w:date="2026-07-23T15:29:00Z" w16du:dateUtc="2026-07-23T14:29:00Z">
        <w:r w:rsidR="00845CB3">
          <w:rPr>
            <w:rFonts w:ascii="Cambria" w:hAnsi="Cambria"/>
            <w:sz w:val="28"/>
            <w:szCs w:val="28"/>
          </w:rPr>
          <w:t xml:space="preserve"> blazer</w:t>
        </w:r>
      </w:ins>
      <w:ins w:id="10753" w:author="Claire S" w:date="2026-07-23T15:30:00Z" w16du:dateUtc="2026-07-23T14:30:00Z">
        <w:r w:rsidR="00845CB3">
          <w:rPr>
            <w:rFonts w:ascii="Cambria" w:hAnsi="Cambria"/>
            <w:sz w:val="28"/>
            <w:szCs w:val="28"/>
          </w:rPr>
          <w:t>,</w:t>
        </w:r>
      </w:ins>
      <w:ins w:id="10754" w:author="Claire S" w:date="2026-07-23T15:29:00Z" w16du:dateUtc="2026-07-23T14:29:00Z">
        <w:r w:rsidR="00845CB3">
          <w:rPr>
            <w:rFonts w:ascii="Cambria" w:hAnsi="Cambria"/>
            <w:sz w:val="28"/>
            <w:szCs w:val="28"/>
          </w:rPr>
          <w:t xml:space="preserve"> </w:t>
        </w:r>
      </w:ins>
      <w:ins w:id="10755" w:author="Claire S" w:date="2026-07-24T13:02:00Z" w16du:dateUtc="2026-07-24T12:02:00Z">
        <w:r w:rsidR="00A06EB2">
          <w:rPr>
            <w:rFonts w:ascii="Cambria" w:hAnsi="Cambria"/>
            <w:sz w:val="28"/>
            <w:szCs w:val="28"/>
          </w:rPr>
          <w:t xml:space="preserve">her hand alighted on </w:t>
        </w:r>
      </w:ins>
      <w:ins w:id="10756" w:author="Claire S" w:date="2026-07-23T15:29:00Z" w16du:dateUtc="2026-07-23T14:29:00Z">
        <w:r w:rsidR="00845CB3">
          <w:rPr>
            <w:rFonts w:ascii="Cambria" w:hAnsi="Cambria"/>
            <w:sz w:val="28"/>
            <w:szCs w:val="28"/>
          </w:rPr>
          <w:t>a scrap of paper</w:t>
        </w:r>
      </w:ins>
      <w:ins w:id="10757" w:author="Claire S" w:date="2026-07-23T15:30:00Z" w16du:dateUtc="2026-07-23T14:30:00Z">
        <w:r w:rsidR="00845CB3">
          <w:rPr>
            <w:rFonts w:ascii="Cambria" w:hAnsi="Cambria"/>
            <w:sz w:val="28"/>
            <w:szCs w:val="28"/>
          </w:rPr>
          <w:t>,</w:t>
        </w:r>
      </w:ins>
      <w:ins w:id="10758" w:author="Claire S" w:date="2026-07-24T12:55:00Z" w16du:dateUtc="2026-07-24T11:55:00Z">
        <w:r w:rsidR="00F44F3F">
          <w:rPr>
            <w:rFonts w:ascii="Cambria" w:hAnsi="Cambria"/>
            <w:sz w:val="28"/>
            <w:szCs w:val="28"/>
          </w:rPr>
          <w:t xml:space="preserve"> folded tightly.  </w:t>
        </w:r>
      </w:ins>
      <w:ins w:id="10759" w:author="Claire S" w:date="2026-07-24T13:02:00Z" w16du:dateUtc="2026-07-24T12:02:00Z">
        <w:r w:rsidR="00A06EB2">
          <w:rPr>
            <w:rFonts w:ascii="Cambria" w:hAnsi="Cambria"/>
            <w:sz w:val="28"/>
            <w:szCs w:val="28"/>
          </w:rPr>
          <w:t>Opening i</w:t>
        </w:r>
      </w:ins>
      <w:ins w:id="10760" w:author="Claire S" w:date="2026-07-24T12:55:00Z" w16du:dateUtc="2026-07-24T11:55:00Z">
        <w:r w:rsidR="00F44F3F">
          <w:rPr>
            <w:rFonts w:ascii="Cambria" w:hAnsi="Cambria"/>
            <w:sz w:val="28"/>
            <w:szCs w:val="28"/>
          </w:rPr>
          <w:t xml:space="preserve">t, </w:t>
        </w:r>
      </w:ins>
      <w:ins w:id="10761" w:author="Claire S" w:date="2026-07-24T13:02:00Z" w16du:dateUtc="2026-07-24T12:02:00Z">
        <w:r w:rsidR="00A06EB2">
          <w:rPr>
            <w:rFonts w:ascii="Cambria" w:hAnsi="Cambria"/>
            <w:sz w:val="28"/>
            <w:szCs w:val="28"/>
          </w:rPr>
          <w:t>Sava</w:t>
        </w:r>
      </w:ins>
      <w:ins w:id="10762" w:author="Claire S" w:date="2026-07-24T13:03:00Z" w16du:dateUtc="2026-07-24T12:03:00Z">
        <w:r w:rsidR="00A06EB2">
          <w:rPr>
            <w:rFonts w:ascii="Cambria" w:hAnsi="Cambria"/>
            <w:sz w:val="28"/>
            <w:szCs w:val="28"/>
          </w:rPr>
          <w:t xml:space="preserve">nnah’s </w:t>
        </w:r>
      </w:ins>
      <w:ins w:id="10763" w:author="Claire S" w:date="2026-07-24T12:56:00Z" w16du:dateUtc="2026-07-24T11:56:00Z">
        <w:r w:rsidR="00F44F3F">
          <w:rPr>
            <w:rFonts w:ascii="Cambria" w:hAnsi="Cambria"/>
            <w:sz w:val="28"/>
            <w:szCs w:val="28"/>
          </w:rPr>
          <w:t>pulse quicken</w:t>
        </w:r>
      </w:ins>
      <w:ins w:id="10764" w:author="Claire S" w:date="2026-07-24T13:03:00Z" w16du:dateUtc="2026-07-24T12:03:00Z">
        <w:r w:rsidR="00A06EB2">
          <w:rPr>
            <w:rFonts w:ascii="Cambria" w:hAnsi="Cambria"/>
            <w:sz w:val="28"/>
            <w:szCs w:val="28"/>
          </w:rPr>
          <w:t>ed</w:t>
        </w:r>
      </w:ins>
      <w:ins w:id="10765" w:author="Claire S" w:date="2026-07-24T12:56:00Z" w16du:dateUtc="2026-07-24T11:56:00Z">
        <w:r w:rsidR="00F44F3F">
          <w:rPr>
            <w:rFonts w:ascii="Cambria" w:hAnsi="Cambria"/>
            <w:sz w:val="28"/>
            <w:szCs w:val="28"/>
          </w:rPr>
          <w:t xml:space="preserve"> as she </w:t>
        </w:r>
      </w:ins>
      <w:ins w:id="10766" w:author="Claire S" w:date="2026-07-24T13:03:00Z" w16du:dateUtc="2026-07-24T12:03:00Z">
        <w:r w:rsidR="00A06EB2">
          <w:rPr>
            <w:rFonts w:ascii="Cambria" w:hAnsi="Cambria"/>
            <w:sz w:val="28"/>
            <w:szCs w:val="28"/>
          </w:rPr>
          <w:t>read,</w:t>
        </w:r>
      </w:ins>
      <w:ins w:id="10767" w:author="Claire S" w:date="2026-07-23T15:30:00Z" w16du:dateUtc="2026-07-23T14:30:00Z">
        <w:r w:rsidR="00845CB3">
          <w:rPr>
            <w:rFonts w:ascii="Cambria" w:hAnsi="Cambria"/>
            <w:sz w:val="28"/>
            <w:szCs w:val="28"/>
          </w:rPr>
          <w:t xml:space="preserve"> scrawled in blue biro</w:t>
        </w:r>
      </w:ins>
      <w:ins w:id="10768" w:author="Claire S" w:date="2026-07-24T12:56:00Z" w16du:dateUtc="2026-07-24T11:56:00Z">
        <w:r w:rsidR="00F44F3F">
          <w:rPr>
            <w:rFonts w:ascii="Cambria" w:hAnsi="Cambria"/>
            <w:sz w:val="28"/>
            <w:szCs w:val="28"/>
          </w:rPr>
          <w:t xml:space="preserve"> capitals</w:t>
        </w:r>
      </w:ins>
      <w:ins w:id="10769" w:author="Claire S" w:date="2026-07-24T13:03:00Z" w16du:dateUtc="2026-07-24T12:03:00Z">
        <w:r w:rsidR="00A06EB2">
          <w:rPr>
            <w:rFonts w:ascii="Cambria" w:hAnsi="Cambria"/>
            <w:sz w:val="28"/>
            <w:szCs w:val="28"/>
          </w:rPr>
          <w:t>,</w:t>
        </w:r>
      </w:ins>
      <w:commentRangeStart w:id="10770"/>
      <w:ins w:id="10771" w:author="Daisy Watt" w:date="2026-06-22T13:45:00Z" w16du:dateUtc="2026-06-22T11:45:00Z">
        <w:del w:id="10772" w:author="Claire S" w:date="2026-07-23T15:30:00Z" w16du:dateUtc="2026-07-23T14:30:00Z">
          <w:r w:rsidR="00F06F3F" w:rsidRPr="00F06F3F" w:rsidDel="00845CB3">
            <w:rPr>
              <w:rFonts w:ascii="Cambria" w:hAnsi="Cambria"/>
              <w:i/>
              <w:iCs/>
              <w:sz w:val="28"/>
              <w:szCs w:val="28"/>
              <w:rPrChange w:id="10773" w:author="Daisy Watt" w:date="2026-06-22T13:45:00Z" w16du:dateUtc="2026-06-22T11:45:00Z">
                <w:rPr>
                  <w:rFonts w:ascii="Cambria" w:hAnsi="Cambria"/>
                  <w:sz w:val="28"/>
                  <w:szCs w:val="28"/>
                </w:rPr>
              </w:rPrChange>
            </w:rPr>
            <w:delText>a</w:delText>
          </w:r>
        </w:del>
      </w:ins>
    </w:p>
    <w:p w14:paraId="3849301A" w14:textId="36634BE5" w:rsidR="00845CB3" w:rsidRPr="00326B5D" w:rsidRDefault="00845CB3" w:rsidP="00254713">
      <w:pPr>
        <w:spacing w:line="360" w:lineRule="auto"/>
        <w:contextualSpacing/>
        <w:rPr>
          <w:ins w:id="10774" w:author="Claire S" w:date="2026-07-24T12:45:00Z" w16du:dateUtc="2026-07-24T11:45:00Z"/>
          <w:rFonts w:ascii="Cambria" w:hAnsi="Cambria"/>
          <w:b/>
          <w:bCs/>
          <w:i/>
          <w:iCs/>
          <w:sz w:val="28"/>
          <w:szCs w:val="28"/>
          <w:rPrChange w:id="10775" w:author="Claire S" w:date="2026-07-27T12:29:00Z" w16du:dateUtc="2026-07-27T11:29:00Z">
            <w:rPr>
              <w:ins w:id="10776" w:author="Claire S" w:date="2026-07-24T12:45:00Z" w16du:dateUtc="2026-07-24T11:45:00Z"/>
              <w:rFonts w:ascii="Cambria" w:hAnsi="Cambria"/>
              <w:i/>
              <w:iCs/>
              <w:sz w:val="28"/>
              <w:szCs w:val="28"/>
            </w:rPr>
          </w:rPrChange>
        </w:rPr>
      </w:pPr>
      <w:ins w:id="10777" w:author="Claire S" w:date="2026-07-23T15:30:00Z" w16du:dateUtc="2026-07-23T14:30:00Z">
        <w:r>
          <w:rPr>
            <w:rFonts w:ascii="Cambria" w:hAnsi="Cambria"/>
            <w:sz w:val="28"/>
            <w:szCs w:val="28"/>
          </w:rPr>
          <w:tab/>
        </w:r>
      </w:ins>
      <w:ins w:id="10778" w:author="Claire S" w:date="2026-07-24T12:56:00Z" w16du:dateUtc="2026-07-24T11:56:00Z">
        <w:r w:rsidR="00F44F3F" w:rsidRPr="00326B5D">
          <w:rPr>
            <w:rFonts w:ascii="Cambria" w:hAnsi="Cambria"/>
            <w:b/>
            <w:bCs/>
            <w:i/>
            <w:iCs/>
            <w:sz w:val="28"/>
            <w:szCs w:val="28"/>
            <w:rPrChange w:id="10779" w:author="Claire S" w:date="2026-07-27T12:29:00Z" w16du:dateUtc="2026-07-27T11:29:00Z">
              <w:rPr>
                <w:rFonts w:ascii="Cambria" w:hAnsi="Cambria"/>
                <w:i/>
                <w:iCs/>
                <w:sz w:val="28"/>
                <w:szCs w:val="28"/>
              </w:rPr>
            </w:rPrChange>
          </w:rPr>
          <w:t xml:space="preserve">U </w:t>
        </w:r>
      </w:ins>
      <w:ins w:id="10780" w:author="Claire S" w:date="2026-07-27T12:17:00Z" w16du:dateUtc="2026-07-27T11:17:00Z">
        <w:r w:rsidR="00C6347E" w:rsidRPr="00326B5D">
          <w:rPr>
            <w:rFonts w:ascii="Cambria" w:hAnsi="Cambria"/>
            <w:b/>
            <w:bCs/>
            <w:i/>
            <w:iCs/>
            <w:sz w:val="28"/>
            <w:szCs w:val="28"/>
            <w:rPrChange w:id="10781" w:author="Claire S" w:date="2026-07-27T12:29:00Z" w16du:dateUtc="2026-07-27T11:29:00Z">
              <w:rPr>
                <w:rFonts w:ascii="Cambria" w:hAnsi="Cambria"/>
                <w:i/>
                <w:iCs/>
                <w:sz w:val="28"/>
                <w:szCs w:val="28"/>
              </w:rPr>
            </w:rPrChange>
          </w:rPr>
          <w:t>ARE GORGEOUS</w:t>
        </w:r>
      </w:ins>
      <w:ins w:id="10782" w:author="Claire S" w:date="2026-07-24T13:03:00Z" w16du:dateUtc="2026-07-24T12:03:00Z">
        <w:r w:rsidR="00A06EB2" w:rsidRPr="00326B5D">
          <w:rPr>
            <w:rFonts w:ascii="Cambria" w:hAnsi="Cambria"/>
            <w:b/>
            <w:bCs/>
            <w:i/>
            <w:iCs/>
            <w:sz w:val="28"/>
            <w:szCs w:val="28"/>
            <w:rPrChange w:id="10783" w:author="Claire S" w:date="2026-07-27T12:29:00Z" w16du:dateUtc="2026-07-27T11:29:00Z">
              <w:rPr>
                <w:rFonts w:ascii="Cambria" w:hAnsi="Cambria"/>
                <w:i/>
                <w:iCs/>
                <w:sz w:val="28"/>
                <w:szCs w:val="28"/>
              </w:rPr>
            </w:rPrChange>
          </w:rPr>
          <w:t>.</w:t>
        </w:r>
      </w:ins>
      <w:ins w:id="10784" w:author="Claire S" w:date="2026-07-24T12:56:00Z" w16du:dateUtc="2026-07-24T11:56:00Z">
        <w:r w:rsidR="00F44F3F" w:rsidRPr="00326B5D">
          <w:rPr>
            <w:rFonts w:ascii="Cambria" w:hAnsi="Cambria"/>
            <w:b/>
            <w:bCs/>
            <w:i/>
            <w:iCs/>
            <w:sz w:val="28"/>
            <w:szCs w:val="28"/>
            <w:rPrChange w:id="10785" w:author="Claire S" w:date="2026-07-27T12:29:00Z" w16du:dateUtc="2026-07-27T11:29:00Z">
              <w:rPr>
                <w:rFonts w:ascii="Cambria" w:hAnsi="Cambria"/>
                <w:i/>
                <w:iCs/>
                <w:sz w:val="28"/>
                <w:szCs w:val="28"/>
              </w:rPr>
            </w:rPrChange>
          </w:rPr>
          <w:t xml:space="preserve"> </w:t>
        </w:r>
      </w:ins>
      <w:ins w:id="10786" w:author="Claire S" w:date="2026-07-27T12:17:00Z" w16du:dateUtc="2026-07-27T11:17:00Z">
        <w:r w:rsidR="00C6347E" w:rsidRPr="00326B5D">
          <w:rPr>
            <w:rFonts w:ascii="Cambria" w:hAnsi="Cambria"/>
            <w:b/>
            <w:bCs/>
            <w:i/>
            <w:iCs/>
            <w:sz w:val="28"/>
            <w:szCs w:val="28"/>
            <w:rPrChange w:id="10787" w:author="Claire S" w:date="2026-07-27T12:29:00Z" w16du:dateUtc="2026-07-27T11:29:00Z">
              <w:rPr>
                <w:rFonts w:ascii="Cambria" w:hAnsi="Cambria"/>
                <w:i/>
                <w:iCs/>
                <w:sz w:val="28"/>
                <w:szCs w:val="28"/>
              </w:rPr>
            </w:rPrChange>
          </w:rPr>
          <w:t>LET ME SH</w:t>
        </w:r>
      </w:ins>
      <w:ins w:id="10788" w:author="Claire S" w:date="2026-07-24T12:56:00Z" w16du:dateUtc="2026-07-24T11:56:00Z">
        <w:r w:rsidR="00F44F3F" w:rsidRPr="00326B5D">
          <w:rPr>
            <w:rFonts w:ascii="Cambria" w:hAnsi="Cambria"/>
            <w:b/>
            <w:bCs/>
            <w:i/>
            <w:iCs/>
            <w:sz w:val="28"/>
            <w:szCs w:val="28"/>
            <w:rPrChange w:id="10789" w:author="Claire S" w:date="2026-07-27T12:29:00Z" w16du:dateUtc="2026-07-27T11:29:00Z">
              <w:rPr>
                <w:rFonts w:ascii="Cambria" w:hAnsi="Cambria"/>
                <w:i/>
                <w:iCs/>
                <w:sz w:val="28"/>
                <w:szCs w:val="28"/>
              </w:rPr>
            </w:rPrChange>
          </w:rPr>
          <w:t>OW U HEAVEN</w:t>
        </w:r>
      </w:ins>
      <w:ins w:id="10790" w:author="Claire S" w:date="2026-07-24T12:45:00Z" w16du:dateUtc="2026-07-24T11:45:00Z">
        <w:r w:rsidR="0074642B" w:rsidRPr="00326B5D">
          <w:rPr>
            <w:rFonts w:ascii="Cambria" w:hAnsi="Cambria"/>
            <w:b/>
            <w:bCs/>
            <w:i/>
            <w:iCs/>
            <w:sz w:val="28"/>
            <w:szCs w:val="28"/>
            <w:rPrChange w:id="10791" w:author="Claire S" w:date="2026-07-27T12:29:00Z" w16du:dateUtc="2026-07-27T11:29:00Z">
              <w:rPr>
                <w:rFonts w:ascii="Cambria" w:hAnsi="Cambria"/>
                <w:i/>
                <w:iCs/>
                <w:sz w:val="28"/>
                <w:szCs w:val="28"/>
              </w:rPr>
            </w:rPrChange>
          </w:rPr>
          <w:t>.</w:t>
        </w:r>
      </w:ins>
    </w:p>
    <w:p w14:paraId="0E4E83CB" w14:textId="027F9A3D" w:rsidR="0074642B" w:rsidRPr="0074642B" w:rsidRDefault="0074642B" w:rsidP="00254713">
      <w:pPr>
        <w:spacing w:line="360" w:lineRule="auto"/>
        <w:contextualSpacing/>
        <w:rPr>
          <w:ins w:id="10792" w:author="Claire S" w:date="2026-06-04T10:47:00Z" w16du:dateUtc="2026-06-04T09:47:00Z"/>
          <w:rFonts w:ascii="Cambria" w:hAnsi="Cambria"/>
          <w:sz w:val="28"/>
          <w:szCs w:val="28"/>
        </w:rPr>
      </w:pPr>
      <w:ins w:id="10793" w:author="Claire S" w:date="2026-07-24T12:45:00Z" w16du:dateUtc="2026-07-24T11:45:00Z">
        <w:r>
          <w:rPr>
            <w:rFonts w:ascii="Cambria" w:hAnsi="Cambria"/>
            <w:i/>
            <w:iCs/>
            <w:sz w:val="28"/>
            <w:szCs w:val="28"/>
          </w:rPr>
          <w:tab/>
        </w:r>
        <w:r w:rsidRPr="0074642B">
          <w:rPr>
            <w:rFonts w:ascii="Cambria" w:hAnsi="Cambria"/>
            <w:sz w:val="28"/>
            <w:szCs w:val="28"/>
            <w:rPrChange w:id="10794" w:author="Claire S" w:date="2026-07-24T12:45:00Z" w16du:dateUtc="2026-07-24T11:45:00Z">
              <w:rPr>
                <w:rFonts w:ascii="Cambria" w:hAnsi="Cambria"/>
                <w:i/>
                <w:iCs/>
                <w:sz w:val="28"/>
                <w:szCs w:val="28"/>
              </w:rPr>
            </w:rPrChange>
          </w:rPr>
          <w:t xml:space="preserve">Her heart </w:t>
        </w:r>
        <w:r>
          <w:rPr>
            <w:rFonts w:ascii="Cambria" w:hAnsi="Cambria"/>
            <w:sz w:val="28"/>
            <w:szCs w:val="28"/>
          </w:rPr>
          <w:t>flipped over.</w:t>
        </w:r>
      </w:ins>
      <w:ins w:id="10795" w:author="Claire S" w:date="2026-07-27T12:17:00Z" w16du:dateUtc="2026-07-27T11:17:00Z">
        <w:r w:rsidR="00C6347E">
          <w:rPr>
            <w:rFonts w:ascii="Cambria" w:hAnsi="Cambria"/>
            <w:sz w:val="28"/>
            <w:szCs w:val="28"/>
          </w:rPr>
          <w:t xml:space="preserve">  Who was the recipient </w:t>
        </w:r>
      </w:ins>
      <w:ins w:id="10796" w:author="Claire S" w:date="2026-07-27T12:29:00Z" w16du:dateUtc="2026-07-27T11:29:00Z">
        <w:r w:rsidR="00326B5D">
          <w:rPr>
            <w:rFonts w:ascii="Cambria" w:hAnsi="Cambria"/>
            <w:sz w:val="28"/>
            <w:szCs w:val="28"/>
          </w:rPr>
          <w:t xml:space="preserve">or sender </w:t>
        </w:r>
      </w:ins>
      <w:ins w:id="10797" w:author="Claire S" w:date="2026-07-27T12:17:00Z" w16du:dateUtc="2026-07-27T11:17:00Z">
        <w:r w:rsidR="00C6347E">
          <w:rPr>
            <w:rFonts w:ascii="Cambria" w:hAnsi="Cambria"/>
            <w:sz w:val="28"/>
            <w:szCs w:val="28"/>
          </w:rPr>
          <w:t>of this?</w:t>
        </w:r>
      </w:ins>
    </w:p>
    <w:p w14:paraId="029AA5EA" w14:textId="6F9497C4" w:rsidR="00724EA1" w:rsidRPr="00D06097" w:rsidRDefault="00F95FEE" w:rsidP="00254713">
      <w:pPr>
        <w:spacing w:line="360" w:lineRule="auto"/>
        <w:contextualSpacing/>
        <w:rPr>
          <w:ins w:id="10798" w:author="Claire S" w:date="2026-06-04T10:47:00Z" w16du:dateUtc="2026-06-04T09:47:00Z"/>
          <w:rFonts w:ascii="Cambria" w:hAnsi="Cambria"/>
          <w:i/>
          <w:iCs/>
          <w:sz w:val="28"/>
          <w:szCs w:val="28"/>
          <w:rPrChange w:id="10799" w:author="Claire S" w:date="2026-06-08T16:01:00Z" w16du:dateUtc="2026-06-08T15:01:00Z">
            <w:rPr>
              <w:ins w:id="10800" w:author="Claire S" w:date="2026-06-04T10:47:00Z" w16du:dateUtc="2026-06-04T09:47:00Z"/>
              <w:rFonts w:ascii="Cambria" w:hAnsi="Cambria"/>
              <w:sz w:val="28"/>
              <w:szCs w:val="28"/>
            </w:rPr>
          </w:rPrChange>
        </w:rPr>
      </w:pPr>
      <w:ins w:id="10801" w:author="Daisy Watt" w:date="2026-06-22T13:45:00Z" w16du:dateUtc="2026-06-22T11:45:00Z">
        <w:del w:id="10802" w:author="Claire S" w:date="2026-07-23T15:30:00Z" w16du:dateUtc="2026-07-23T14:30:00Z">
          <w:r w:rsidDel="00845CB3">
            <w:rPr>
              <w:rFonts w:ascii="Cambria" w:hAnsi="Cambria"/>
              <w:sz w:val="28"/>
              <w:szCs w:val="28"/>
            </w:rPr>
            <w:delText>s</w:delText>
          </w:r>
        </w:del>
      </w:ins>
      <w:commentRangeEnd w:id="10770"/>
      <w:del w:id="10803" w:author="Claire S" w:date="2026-07-23T15:30:00Z" w16du:dateUtc="2026-07-23T14:30:00Z">
        <w:r w:rsidR="002A153A" w:rsidDel="00845CB3">
          <w:rPr>
            <w:rStyle w:val="CommentReference"/>
            <w:rFonts w:ascii="Cambria" w:hAnsi="Cambria"/>
            <w:sz w:val="28"/>
            <w:szCs w:val="28"/>
          </w:rPr>
          <w:commentReference w:id="10770"/>
        </w:r>
      </w:del>
      <w:ins w:id="10804" w:author="Claire S" w:date="2026-06-04T10:45:00Z" w16du:dateUtc="2026-06-04T09:45:00Z">
        <w:r w:rsidR="00F03A86">
          <w:rPr>
            <w:rFonts w:ascii="Cambria" w:hAnsi="Cambria"/>
            <w:sz w:val="28"/>
            <w:szCs w:val="28"/>
          </w:rPr>
          <w:tab/>
          <w:t xml:space="preserve">Sitting on their giant bed, </w:t>
        </w:r>
      </w:ins>
      <w:ins w:id="10805" w:author="Claire S" w:date="2026-06-04T10:51:00Z" w16du:dateUtc="2026-06-04T09:51:00Z">
        <w:r w:rsidR="0064747B">
          <w:rPr>
            <w:rFonts w:ascii="Cambria" w:hAnsi="Cambria"/>
            <w:sz w:val="28"/>
            <w:szCs w:val="28"/>
          </w:rPr>
          <w:t xml:space="preserve">exhausted </w:t>
        </w:r>
      </w:ins>
      <w:ins w:id="10806" w:author="Claire S" w:date="2026-06-08T16:01:00Z" w16du:dateUtc="2026-06-08T15:01:00Z">
        <w:r w:rsidR="00D06097">
          <w:rPr>
            <w:rFonts w:ascii="Cambria" w:hAnsi="Cambria"/>
            <w:sz w:val="28"/>
            <w:szCs w:val="28"/>
          </w:rPr>
          <w:t>by</w:t>
        </w:r>
      </w:ins>
      <w:ins w:id="10807" w:author="Claire S" w:date="2026-06-04T10:51:00Z" w16du:dateUtc="2026-06-04T09:51:00Z">
        <w:r w:rsidR="0064747B">
          <w:rPr>
            <w:rFonts w:ascii="Cambria" w:hAnsi="Cambria"/>
            <w:sz w:val="28"/>
            <w:szCs w:val="28"/>
          </w:rPr>
          <w:t xml:space="preserve"> grief, </w:t>
        </w:r>
      </w:ins>
      <w:ins w:id="10808" w:author="Claire S" w:date="2026-07-24T12:56:00Z" w16du:dateUtc="2026-07-24T11:56:00Z">
        <w:r w:rsidR="00F44F3F">
          <w:rPr>
            <w:rFonts w:ascii="Cambria" w:hAnsi="Cambria"/>
            <w:sz w:val="28"/>
            <w:szCs w:val="28"/>
          </w:rPr>
          <w:t>Savannah</w:t>
        </w:r>
      </w:ins>
      <w:ins w:id="10809" w:author="Claire S" w:date="2026-06-04T10:46:00Z" w16du:dateUtc="2026-06-04T09:46:00Z">
        <w:r w:rsidR="00F03A86">
          <w:rPr>
            <w:rFonts w:ascii="Cambria" w:hAnsi="Cambria"/>
            <w:sz w:val="28"/>
            <w:szCs w:val="28"/>
          </w:rPr>
          <w:t xml:space="preserve"> texted Violet’s number</w:t>
        </w:r>
      </w:ins>
      <w:ins w:id="10810" w:author="Claire S" w:date="2026-07-24T12:56:00Z" w16du:dateUtc="2026-07-24T11:56:00Z">
        <w:r w:rsidR="00F44F3F">
          <w:rPr>
            <w:rFonts w:ascii="Cambria" w:hAnsi="Cambria"/>
            <w:sz w:val="28"/>
            <w:szCs w:val="28"/>
          </w:rPr>
          <w:t xml:space="preserve"> -</w:t>
        </w:r>
      </w:ins>
      <w:ins w:id="10811" w:author="Claire S" w:date="2026-06-04T10:46:00Z" w16du:dateUtc="2026-06-04T09:46:00Z">
        <w:r w:rsidR="00F03A86">
          <w:rPr>
            <w:rFonts w:ascii="Cambria" w:hAnsi="Cambria"/>
            <w:sz w:val="28"/>
            <w:szCs w:val="28"/>
          </w:rPr>
          <w:t xml:space="preserve"> but </w:t>
        </w:r>
      </w:ins>
      <w:ins w:id="10812" w:author="Claire S" w:date="2026-07-24T12:56:00Z" w16du:dateUtc="2026-07-24T11:56:00Z">
        <w:r w:rsidR="00F44F3F">
          <w:rPr>
            <w:rFonts w:ascii="Cambria" w:hAnsi="Cambria"/>
            <w:sz w:val="28"/>
            <w:szCs w:val="28"/>
          </w:rPr>
          <w:t xml:space="preserve">the message </w:t>
        </w:r>
      </w:ins>
      <w:ins w:id="10813" w:author="Claire S" w:date="2026-06-04T10:46:00Z" w16du:dateUtc="2026-06-04T09:46:00Z">
        <w:r w:rsidR="00155AB2">
          <w:rPr>
            <w:rFonts w:ascii="Cambria" w:hAnsi="Cambria"/>
            <w:sz w:val="28"/>
            <w:szCs w:val="28"/>
          </w:rPr>
          <w:t xml:space="preserve">didn’t go through.  She tried WhatsApp; one single grey tick.  </w:t>
        </w:r>
        <w:r w:rsidR="00155AB2" w:rsidRPr="00D06097">
          <w:rPr>
            <w:rFonts w:ascii="Cambria" w:hAnsi="Cambria"/>
            <w:i/>
            <w:iCs/>
            <w:sz w:val="28"/>
            <w:szCs w:val="28"/>
            <w:rPrChange w:id="10814" w:author="Claire S" w:date="2026-06-08T16:01:00Z" w16du:dateUtc="2026-06-08T15:01:00Z">
              <w:rPr>
                <w:rFonts w:ascii="Cambria" w:hAnsi="Cambria"/>
                <w:sz w:val="28"/>
                <w:szCs w:val="28"/>
              </w:rPr>
            </w:rPrChange>
          </w:rPr>
          <w:t>Hmmm.</w:t>
        </w:r>
      </w:ins>
    </w:p>
    <w:p w14:paraId="1D6EF47C" w14:textId="6180ED4F" w:rsidR="00A06EB2" w:rsidRDefault="00C6347E">
      <w:pPr>
        <w:spacing w:line="360" w:lineRule="auto"/>
        <w:ind w:firstLine="720"/>
        <w:contextualSpacing/>
        <w:rPr>
          <w:ins w:id="10815" w:author="Claire S" w:date="2026-07-24T13:04:00Z" w16du:dateUtc="2026-07-24T12:04:00Z"/>
          <w:rFonts w:ascii="Cambria" w:hAnsi="Cambria"/>
          <w:sz w:val="28"/>
          <w:szCs w:val="28"/>
        </w:rPr>
      </w:pPr>
      <w:ins w:id="10816" w:author="Claire S" w:date="2026-07-27T12:18:00Z" w16du:dateUtc="2026-07-27T11:18:00Z">
        <w:r>
          <w:rPr>
            <w:rFonts w:ascii="Cambria" w:hAnsi="Cambria"/>
            <w:sz w:val="28"/>
            <w:szCs w:val="28"/>
          </w:rPr>
          <w:t>Th</w:t>
        </w:r>
      </w:ins>
      <w:del w:id="10817" w:author="Daisy Watt" w:date="2026-06-22T13:46:00Z" w16du:dateUtc="2026-06-22T11:46:00Z">
        <w:r w:rsidR="00652172" w:rsidDel="00D75942">
          <w:rPr>
            <w:rFonts w:ascii="Cambria" w:hAnsi="Cambria"/>
            <w:sz w:val="28"/>
            <w:szCs w:val="28"/>
          </w:rPr>
          <w:delText xml:space="preserve">Waiting for the </w:delText>
        </w:r>
        <w:r w:rsidR="00652172">
          <w:rPr>
            <w:rFonts w:ascii="Cambria" w:hAnsi="Cambria"/>
            <w:sz w:val="28"/>
            <w:szCs w:val="28"/>
          </w:rPr>
          <w:delText>Langley</w:delText>
        </w:r>
      </w:del>
      <w:ins w:id="10818" w:author="Daisy Watt" w:date="2026-06-22T13:46:00Z" w16du:dateUtc="2026-06-22T11:46:00Z">
        <w:del w:id="10819" w:author="Claire S" w:date="2026-07-27T12:18:00Z" w16du:dateUtc="2026-07-27T11:18:00Z">
          <w:r w:rsidR="00A76257" w:rsidDel="00C6347E">
            <w:rPr>
              <w:rFonts w:ascii="Cambria" w:hAnsi="Cambria"/>
              <w:sz w:val="28"/>
              <w:szCs w:val="28"/>
            </w:rPr>
            <w:delText>th</w:delText>
          </w:r>
        </w:del>
        <w:r w:rsidR="00A76257">
          <w:rPr>
            <w:rFonts w:ascii="Cambria" w:hAnsi="Cambria"/>
            <w:sz w:val="28"/>
            <w:szCs w:val="28"/>
          </w:rPr>
          <w:t>e</w:t>
        </w:r>
      </w:ins>
      <w:r w:rsidR="00652172">
        <w:rPr>
          <w:rFonts w:ascii="Cambria" w:hAnsi="Cambria"/>
          <w:sz w:val="28"/>
          <w:szCs w:val="28"/>
        </w:rPr>
        <w:t xml:space="preserve"> lawyer Carl Carrington</w:t>
      </w:r>
      <w:ins w:id="10820" w:author="Claire S" w:date="2026-07-27T12:18:00Z" w16du:dateUtc="2026-07-27T11:18:00Z">
        <w:r>
          <w:rPr>
            <w:rFonts w:ascii="Cambria" w:hAnsi="Cambria"/>
            <w:sz w:val="28"/>
            <w:szCs w:val="28"/>
          </w:rPr>
          <w:t xml:space="preserve"> hadn’t been in touch</w:t>
        </w:r>
      </w:ins>
      <w:r w:rsidR="00652172">
        <w:rPr>
          <w:rFonts w:ascii="Cambria" w:hAnsi="Cambria"/>
          <w:sz w:val="28"/>
          <w:szCs w:val="28"/>
        </w:rPr>
        <w:t xml:space="preserve"> </w:t>
      </w:r>
      <w:del w:id="10821" w:author="Claire S" w:date="2026-06-04T10:47:00Z" w16du:dateUtc="2026-06-04T09:47:00Z">
        <w:r w:rsidR="00652172" w:rsidDel="00D75942">
          <w:rPr>
            <w:rFonts w:ascii="Cambria" w:hAnsi="Cambria"/>
            <w:sz w:val="28"/>
            <w:szCs w:val="28"/>
          </w:rPr>
          <w:delText xml:space="preserve">to </w:delText>
        </w:r>
      </w:del>
      <w:del w:id="10822" w:author="Claire S" w:date="2026-05-27T15:07:00Z" w16du:dateUtc="2026-05-27T14:07:00Z">
        <w:r w:rsidR="00652172" w:rsidDel="00582BEA">
          <w:rPr>
            <w:rFonts w:ascii="Cambria" w:hAnsi="Cambria"/>
            <w:sz w:val="28"/>
            <w:szCs w:val="28"/>
          </w:rPr>
          <w:delText>call</w:delText>
        </w:r>
        <w:r w:rsidR="009C5663" w:rsidDel="00582BEA">
          <w:rPr>
            <w:rFonts w:ascii="Cambria" w:hAnsi="Cambria"/>
            <w:sz w:val="28"/>
            <w:szCs w:val="28"/>
          </w:rPr>
          <w:delText xml:space="preserve"> </w:delText>
        </w:r>
      </w:del>
      <w:del w:id="10823" w:author="Claire S" w:date="2026-06-04T10:47:00Z" w16du:dateUtc="2026-06-04T09:47:00Z">
        <w:r w:rsidR="009C5663" w:rsidDel="00D75942">
          <w:rPr>
            <w:rFonts w:ascii="Cambria" w:hAnsi="Cambria"/>
            <w:sz w:val="28"/>
            <w:szCs w:val="28"/>
          </w:rPr>
          <w:delText>her</w:delText>
        </w:r>
      </w:del>
      <w:ins w:id="10824" w:author="Claire S" w:date="2026-06-04T10:47:00Z" w16du:dateUtc="2026-06-04T09:47:00Z">
        <w:r w:rsidR="00D75942">
          <w:rPr>
            <w:rFonts w:ascii="Cambria" w:hAnsi="Cambria"/>
            <w:sz w:val="28"/>
            <w:szCs w:val="28"/>
          </w:rPr>
          <w:t>yet</w:t>
        </w:r>
      </w:ins>
      <w:ins w:id="10825" w:author="Daisy Watt" w:date="2026-06-22T13:46:00Z" w16du:dateUtc="2026-06-22T11:46:00Z">
        <w:r w:rsidR="00A76257">
          <w:rPr>
            <w:rFonts w:ascii="Cambria" w:hAnsi="Cambria"/>
            <w:sz w:val="28"/>
            <w:szCs w:val="28"/>
          </w:rPr>
          <w:t>,</w:t>
        </w:r>
      </w:ins>
      <w:ins w:id="10826" w:author="Claire S" w:date="2026-06-04T10:47:00Z" w16du:dateUtc="2026-06-04T09:47:00Z">
        <w:r w:rsidR="00D75942">
          <w:rPr>
            <w:rFonts w:ascii="Cambria" w:hAnsi="Cambria"/>
            <w:sz w:val="28"/>
            <w:szCs w:val="28"/>
          </w:rPr>
          <w:t xml:space="preserve"> </w:t>
        </w:r>
      </w:ins>
      <w:ins w:id="10827" w:author="Claire S" w:date="2026-07-27T12:18:00Z" w16du:dateUtc="2026-07-27T11:18:00Z">
        <w:r>
          <w:rPr>
            <w:rFonts w:ascii="Cambria" w:hAnsi="Cambria"/>
            <w:sz w:val="28"/>
            <w:szCs w:val="28"/>
          </w:rPr>
          <w:t>and Savannah</w:t>
        </w:r>
      </w:ins>
      <w:ins w:id="10828" w:author="Claire S" w:date="2026-06-04T10:48:00Z" w16du:dateUtc="2026-06-04T09:48:00Z">
        <w:r w:rsidR="00D75942">
          <w:rPr>
            <w:rFonts w:ascii="Cambria" w:hAnsi="Cambria"/>
            <w:sz w:val="28"/>
            <w:szCs w:val="28"/>
          </w:rPr>
          <w:t xml:space="preserve"> was starting to feel</w:t>
        </w:r>
      </w:ins>
      <w:del w:id="10829" w:author="Claire S" w:date="2026-06-04T10:47:00Z" w16du:dateUtc="2026-06-04T09:47:00Z">
        <w:r w:rsidR="00652172" w:rsidDel="00D75942">
          <w:rPr>
            <w:rFonts w:ascii="Cambria" w:hAnsi="Cambria"/>
            <w:sz w:val="28"/>
            <w:szCs w:val="28"/>
          </w:rPr>
          <w:delText xml:space="preserve">, Savannah </w:delText>
        </w:r>
      </w:del>
      <w:del w:id="10830" w:author="Claire S" w:date="2026-06-04T10:48:00Z" w16du:dateUtc="2026-06-04T09:48:00Z">
        <w:r w:rsidR="006F260E" w:rsidDel="00D75942">
          <w:rPr>
            <w:rFonts w:ascii="Cambria" w:hAnsi="Cambria"/>
            <w:sz w:val="28"/>
            <w:szCs w:val="28"/>
          </w:rPr>
          <w:delText>felt</w:delText>
        </w:r>
      </w:del>
      <w:r w:rsidR="009973E6">
        <w:rPr>
          <w:rFonts w:ascii="Cambria" w:hAnsi="Cambria"/>
          <w:sz w:val="28"/>
          <w:szCs w:val="28"/>
        </w:rPr>
        <w:t xml:space="preserve"> horribly</w:t>
      </w:r>
      <w:r w:rsidR="006F260E">
        <w:rPr>
          <w:rFonts w:ascii="Cambria" w:hAnsi="Cambria"/>
          <w:sz w:val="28"/>
          <w:szCs w:val="28"/>
        </w:rPr>
        <w:t xml:space="preserve"> trapped</w:t>
      </w:r>
      <w:r w:rsidR="009C5663">
        <w:rPr>
          <w:rFonts w:ascii="Cambria" w:hAnsi="Cambria"/>
          <w:sz w:val="28"/>
          <w:szCs w:val="28"/>
        </w:rPr>
        <w:t>.</w:t>
      </w:r>
      <w:r w:rsidR="00D44A0F">
        <w:rPr>
          <w:rFonts w:ascii="Cambria" w:hAnsi="Cambria"/>
          <w:sz w:val="28"/>
          <w:szCs w:val="28"/>
        </w:rPr>
        <w:t xml:space="preserve">  </w:t>
      </w:r>
      <w:ins w:id="10831" w:author="Claire S" w:date="2026-06-04T10:52:00Z" w16du:dateUtc="2026-06-04T09:52:00Z">
        <w:r w:rsidR="00DA6AC6">
          <w:rPr>
            <w:rFonts w:ascii="Cambria" w:hAnsi="Cambria"/>
            <w:sz w:val="28"/>
            <w:szCs w:val="28"/>
          </w:rPr>
          <w:t>With a lurching stomach, s</w:t>
        </w:r>
      </w:ins>
      <w:ins w:id="10832" w:author="Claire S" w:date="2026-06-04T10:48:00Z" w16du:dateUtc="2026-06-04T09:48:00Z">
        <w:r w:rsidR="009362D2">
          <w:rPr>
            <w:rFonts w:ascii="Cambria" w:hAnsi="Cambria"/>
            <w:sz w:val="28"/>
            <w:szCs w:val="28"/>
          </w:rPr>
          <w:t xml:space="preserve">he </w:t>
        </w:r>
      </w:ins>
      <w:ins w:id="10833" w:author="Claire S" w:date="2026-06-04T10:52:00Z" w16du:dateUtc="2026-06-04T09:52:00Z">
        <w:r w:rsidR="00DA6AC6">
          <w:rPr>
            <w:rFonts w:ascii="Cambria" w:hAnsi="Cambria"/>
            <w:sz w:val="28"/>
            <w:szCs w:val="28"/>
          </w:rPr>
          <w:t>typed</w:t>
        </w:r>
      </w:ins>
      <w:ins w:id="10834" w:author="Claire S" w:date="2026-06-04T10:48:00Z" w16du:dateUtc="2026-06-04T09:48:00Z">
        <w:r w:rsidR="009362D2">
          <w:rPr>
            <w:rFonts w:ascii="Cambria" w:hAnsi="Cambria"/>
            <w:sz w:val="28"/>
            <w:szCs w:val="28"/>
          </w:rPr>
          <w:t xml:space="preserve"> her </w:t>
        </w:r>
      </w:ins>
      <w:ins w:id="10835" w:author="Claire S" w:date="2026-06-08T16:01:00Z" w16du:dateUtc="2026-06-08T15:01:00Z">
        <w:r w:rsidR="00D06097">
          <w:rPr>
            <w:rFonts w:ascii="Cambria" w:hAnsi="Cambria"/>
            <w:sz w:val="28"/>
            <w:szCs w:val="28"/>
          </w:rPr>
          <w:t xml:space="preserve">own </w:t>
        </w:r>
      </w:ins>
      <w:ins w:id="10836" w:author="Claire S" w:date="2026-06-04T10:48:00Z" w16du:dateUtc="2026-06-04T09:48:00Z">
        <w:r w:rsidR="009362D2">
          <w:rPr>
            <w:rFonts w:ascii="Cambria" w:hAnsi="Cambria"/>
            <w:sz w:val="28"/>
            <w:szCs w:val="28"/>
          </w:rPr>
          <w:t xml:space="preserve">name into </w:t>
        </w:r>
      </w:ins>
      <w:ins w:id="10837" w:author="Claire S" w:date="2026-06-08T16:01:00Z" w16du:dateUtc="2026-06-08T15:01:00Z">
        <w:del w:id="10838" w:author="Daisy Watt" w:date="2026-06-22T13:46:00Z" w16du:dateUtc="2026-06-22T11:46:00Z">
          <w:r w:rsidR="00D06097">
            <w:rPr>
              <w:rFonts w:ascii="Cambria" w:hAnsi="Cambria"/>
              <w:sz w:val="28"/>
              <w:szCs w:val="28"/>
            </w:rPr>
            <w:delText>the internet</w:delText>
          </w:r>
        </w:del>
      </w:ins>
      <w:ins w:id="10839" w:author="Daisy Watt" w:date="2026-06-22T13:46:00Z" w16du:dateUtc="2026-06-22T11:46:00Z">
        <w:r w:rsidR="00E61A3A">
          <w:rPr>
            <w:rFonts w:ascii="Cambria" w:hAnsi="Cambria"/>
            <w:sz w:val="28"/>
            <w:szCs w:val="28"/>
          </w:rPr>
          <w:t>Google</w:t>
        </w:r>
      </w:ins>
      <w:ins w:id="10840" w:author="Claire S" w:date="2026-06-04T10:52:00Z" w16du:dateUtc="2026-06-04T09:52:00Z">
        <w:r w:rsidR="00DA6AC6">
          <w:rPr>
            <w:rFonts w:ascii="Cambria" w:hAnsi="Cambria"/>
            <w:sz w:val="28"/>
            <w:szCs w:val="28"/>
          </w:rPr>
          <w:t xml:space="preserve"> – and then wished she hadn’t</w:t>
        </w:r>
      </w:ins>
      <w:ins w:id="10841" w:author="Claire S" w:date="2026-06-04T10:48:00Z" w16du:dateUtc="2026-06-04T09:48:00Z">
        <w:r w:rsidR="009362D2">
          <w:rPr>
            <w:rFonts w:ascii="Cambria" w:hAnsi="Cambria"/>
            <w:sz w:val="28"/>
            <w:szCs w:val="28"/>
          </w:rPr>
          <w:t xml:space="preserve">. </w:t>
        </w:r>
      </w:ins>
      <w:ins w:id="10842" w:author="Claire S" w:date="2026-07-24T13:03:00Z" w16du:dateUtc="2026-07-24T12:03:00Z">
        <w:r w:rsidR="00A06EB2">
          <w:rPr>
            <w:rFonts w:ascii="Cambria" w:hAnsi="Cambria"/>
            <w:sz w:val="28"/>
            <w:szCs w:val="28"/>
          </w:rPr>
          <w:t xml:space="preserve"> Social media was awash with bitchy comments</w:t>
        </w:r>
      </w:ins>
      <w:ins w:id="10843" w:author="Claire S" w:date="2026-07-27T12:20:00Z" w16du:dateUtc="2026-07-27T11:20:00Z">
        <w:r w:rsidR="00FD138A">
          <w:rPr>
            <w:rFonts w:ascii="Cambria" w:hAnsi="Cambria"/>
            <w:sz w:val="28"/>
            <w:szCs w:val="28"/>
          </w:rPr>
          <w:t>:</w:t>
        </w:r>
      </w:ins>
      <w:ins w:id="10844" w:author="Claire S" w:date="2026-07-24T13:04:00Z" w16du:dateUtc="2026-07-24T12:04:00Z">
        <w:r w:rsidR="00A06EB2">
          <w:rPr>
            <w:rFonts w:ascii="Cambria" w:hAnsi="Cambria"/>
            <w:sz w:val="28"/>
            <w:szCs w:val="28"/>
          </w:rPr>
          <w:t xml:space="preserve"> </w:t>
        </w:r>
      </w:ins>
    </w:p>
    <w:p w14:paraId="68B46C54" w14:textId="0E81FBDC" w:rsidR="00A06EB2" w:rsidRDefault="00A06EB2" w:rsidP="00A06EB2">
      <w:pPr>
        <w:spacing w:line="360" w:lineRule="auto"/>
        <w:ind w:firstLine="720"/>
        <w:contextualSpacing/>
        <w:rPr>
          <w:ins w:id="10845" w:author="Claire S" w:date="2026-07-24T13:04:00Z" w16du:dateUtc="2026-07-24T12:04:00Z"/>
          <w:rFonts w:ascii="Cambria" w:hAnsi="Cambria"/>
          <w:sz w:val="28"/>
          <w:szCs w:val="28"/>
        </w:rPr>
      </w:pPr>
      <w:ins w:id="10846" w:author="Claire S" w:date="2026-07-24T13:04:00Z" w16du:dateUtc="2026-07-24T12:04:00Z">
        <w:r w:rsidRPr="00EC6A48">
          <w:rPr>
            <w:rFonts w:ascii="Cambria" w:hAnsi="Cambria"/>
            <w:b/>
            <w:bCs/>
            <w:i/>
            <w:iCs/>
            <w:sz w:val="28"/>
            <w:szCs w:val="28"/>
            <w:rPrChange w:id="10847" w:author="Claire S" w:date="2026-07-24T13:06:00Z" w16du:dateUtc="2026-07-24T12:06:00Z">
              <w:rPr>
                <w:rFonts w:ascii="Cambria" w:hAnsi="Cambria"/>
                <w:sz w:val="28"/>
                <w:szCs w:val="28"/>
              </w:rPr>
            </w:rPrChange>
          </w:rPr>
          <w:t xml:space="preserve">You get what you get when you don’t work </w:t>
        </w:r>
      </w:ins>
      <w:ins w:id="10848" w:author="Claire S" w:date="2026-07-24T13:06:00Z" w16du:dateUtc="2026-07-24T12:06:00Z">
        <w:r w:rsidR="00EC6A48">
          <w:rPr>
            <w:rFonts w:ascii="Cambria" w:hAnsi="Cambria"/>
            <w:b/>
            <w:bCs/>
            <w:i/>
            <w:iCs/>
            <w:sz w:val="28"/>
            <w:szCs w:val="28"/>
          </w:rPr>
          <w:t>4</w:t>
        </w:r>
      </w:ins>
      <w:ins w:id="10849" w:author="Claire S" w:date="2026-07-24T13:04:00Z" w16du:dateUtc="2026-07-24T12:04:00Z">
        <w:r w:rsidRPr="00EC6A48">
          <w:rPr>
            <w:rFonts w:ascii="Cambria" w:hAnsi="Cambria"/>
            <w:b/>
            <w:bCs/>
            <w:i/>
            <w:iCs/>
            <w:sz w:val="28"/>
            <w:szCs w:val="28"/>
            <w:rPrChange w:id="10850" w:author="Claire S" w:date="2026-07-24T13:06:00Z" w16du:dateUtc="2026-07-24T12:06:00Z">
              <w:rPr>
                <w:rFonts w:ascii="Cambria" w:hAnsi="Cambria"/>
                <w:sz w:val="28"/>
                <w:szCs w:val="28"/>
              </w:rPr>
            </w:rPrChange>
          </w:rPr>
          <w:t xml:space="preserve"> it</w:t>
        </w:r>
        <w:r>
          <w:rPr>
            <w:rFonts w:ascii="Cambria" w:hAnsi="Cambria"/>
            <w:sz w:val="28"/>
            <w:szCs w:val="28"/>
          </w:rPr>
          <w:t xml:space="preserve"> #</w:t>
        </w:r>
        <w:r w:rsidRPr="00872403">
          <w:rPr>
            <w:rFonts w:ascii="Cambria" w:hAnsi="Cambria"/>
            <w:b/>
            <w:bCs/>
            <w:i/>
            <w:iCs/>
            <w:sz w:val="28"/>
            <w:szCs w:val="28"/>
          </w:rPr>
          <w:t>Nepobaby</w:t>
        </w:r>
      </w:ins>
    </w:p>
    <w:p w14:paraId="328D0F51" w14:textId="6DDAFEA6" w:rsidR="009362D2" w:rsidRDefault="00A06EB2">
      <w:pPr>
        <w:spacing w:line="360" w:lineRule="auto"/>
        <w:ind w:firstLine="720"/>
        <w:contextualSpacing/>
        <w:rPr>
          <w:ins w:id="10851" w:author="Claire S" w:date="2026-07-24T13:05:00Z" w16du:dateUtc="2026-07-24T12:05:00Z"/>
          <w:rFonts w:ascii="Cambria" w:hAnsi="Cambria"/>
          <w:sz w:val="28"/>
          <w:szCs w:val="28"/>
        </w:rPr>
      </w:pPr>
      <w:ins w:id="10852" w:author="Claire S" w:date="2026-07-24T13:04:00Z" w16du:dateUtc="2026-07-24T12:04:00Z">
        <w:r>
          <w:rPr>
            <w:rFonts w:ascii="Cambria" w:hAnsi="Cambria"/>
            <w:sz w:val="28"/>
            <w:szCs w:val="28"/>
          </w:rPr>
          <w:t>And</w:t>
        </w:r>
      </w:ins>
      <w:ins w:id="10853" w:author="Claire S" w:date="2026-07-24T13:03:00Z" w16du:dateUtc="2026-07-24T12:03:00Z">
        <w:r>
          <w:rPr>
            <w:rFonts w:ascii="Cambria" w:hAnsi="Cambria"/>
            <w:sz w:val="28"/>
            <w:szCs w:val="28"/>
          </w:rPr>
          <w:t xml:space="preserve"> online press </w:t>
        </w:r>
      </w:ins>
      <w:ins w:id="10854" w:author="Claire S" w:date="2026-07-24T13:04:00Z" w16du:dateUtc="2026-07-24T12:04:00Z">
        <w:r>
          <w:rPr>
            <w:rFonts w:ascii="Cambria" w:hAnsi="Cambria"/>
            <w:sz w:val="28"/>
            <w:szCs w:val="28"/>
          </w:rPr>
          <w:t>sites feature</w:t>
        </w:r>
      </w:ins>
      <w:ins w:id="10855" w:author="Claire S" w:date="2026-07-24T13:03:00Z" w16du:dateUtc="2026-07-24T12:03:00Z">
        <w:r>
          <w:rPr>
            <w:rFonts w:ascii="Cambria" w:hAnsi="Cambria"/>
            <w:sz w:val="28"/>
            <w:szCs w:val="28"/>
          </w:rPr>
          <w:t>d</w:t>
        </w:r>
      </w:ins>
      <w:ins w:id="10856" w:author="Claire S" w:date="2026-07-24T15:13:00Z" w16du:dateUtc="2026-07-24T14:13:00Z">
        <w:r w:rsidR="00421B21">
          <w:rPr>
            <w:rFonts w:ascii="Cambria" w:hAnsi="Cambria"/>
            <w:sz w:val="28"/>
            <w:szCs w:val="28"/>
          </w:rPr>
          <w:t xml:space="preserve"> delightful </w:t>
        </w:r>
      </w:ins>
      <w:ins w:id="10857" w:author="Claire S" w:date="2026-07-24T13:03:00Z" w16du:dateUtc="2026-07-24T12:03:00Z">
        <w:r>
          <w:rPr>
            <w:rFonts w:ascii="Cambria" w:hAnsi="Cambria"/>
            <w:sz w:val="28"/>
            <w:szCs w:val="28"/>
          </w:rPr>
          <w:t>headlin</w:t>
        </w:r>
      </w:ins>
      <w:ins w:id="10858" w:author="Claire S" w:date="2026-07-24T13:04:00Z" w16du:dateUtc="2026-07-24T12:04:00Z">
        <w:r>
          <w:rPr>
            <w:rFonts w:ascii="Cambria" w:hAnsi="Cambria"/>
            <w:sz w:val="28"/>
            <w:szCs w:val="28"/>
          </w:rPr>
          <w:t>es like</w:t>
        </w:r>
      </w:ins>
      <w:ins w:id="10859" w:author="Claire S" w:date="2026-07-27T12:29:00Z" w16du:dateUtc="2026-07-27T11:29:00Z">
        <w:r w:rsidR="00326B5D">
          <w:rPr>
            <w:rFonts w:ascii="Cambria" w:hAnsi="Cambria"/>
            <w:sz w:val="28"/>
            <w:szCs w:val="28"/>
          </w:rPr>
          <w:t>:</w:t>
        </w:r>
      </w:ins>
    </w:p>
    <w:p w14:paraId="7AAB1610" w14:textId="76329E89" w:rsidR="00EC6A48" w:rsidRDefault="00A06EB2">
      <w:pPr>
        <w:spacing w:line="360" w:lineRule="auto"/>
        <w:ind w:firstLine="720"/>
        <w:contextualSpacing/>
        <w:rPr>
          <w:ins w:id="10860" w:author="Claire S" w:date="2026-07-27T12:19:00Z" w16du:dateUtc="2026-07-27T11:19:00Z"/>
          <w:rFonts w:ascii="Cambria" w:hAnsi="Cambria"/>
          <w:b/>
          <w:bCs/>
          <w:i/>
          <w:iCs/>
          <w:sz w:val="28"/>
          <w:szCs w:val="28"/>
        </w:rPr>
      </w:pPr>
      <w:ins w:id="10861" w:author="Claire S" w:date="2026-07-24T13:05:00Z" w16du:dateUtc="2026-07-24T12:05:00Z">
        <w:r w:rsidRPr="00EC6A48">
          <w:rPr>
            <w:rFonts w:ascii="Cambria" w:hAnsi="Cambria"/>
            <w:b/>
            <w:bCs/>
            <w:i/>
            <w:iCs/>
            <w:sz w:val="28"/>
            <w:szCs w:val="28"/>
            <w:rPrChange w:id="10862" w:author="Claire S" w:date="2026-07-24T13:06:00Z" w16du:dateUtc="2026-07-24T12:06:00Z">
              <w:rPr>
                <w:rFonts w:ascii="Cambria" w:hAnsi="Cambria"/>
                <w:sz w:val="28"/>
                <w:szCs w:val="28"/>
              </w:rPr>
            </w:rPrChange>
          </w:rPr>
          <w:t>Agatha Christie plots got nothing on this</w:t>
        </w:r>
      </w:ins>
      <w:ins w:id="10863" w:author="Claire S" w:date="2026-07-24T15:13:00Z" w16du:dateUtc="2026-07-24T14:13:00Z">
        <w:r w:rsidR="00421B21">
          <w:rPr>
            <w:rFonts w:ascii="Cambria" w:hAnsi="Cambria"/>
            <w:b/>
            <w:bCs/>
            <w:i/>
            <w:iCs/>
            <w:sz w:val="28"/>
            <w:szCs w:val="28"/>
          </w:rPr>
          <w:t xml:space="preserve"> </w:t>
        </w:r>
      </w:ins>
      <w:ins w:id="10864" w:author="Claire S" w:date="2026-07-27T12:18:00Z" w16du:dateUtc="2026-07-27T11:18:00Z">
        <w:r w:rsidR="00C6347E">
          <w:rPr>
            <w:rFonts w:ascii="Cambria" w:hAnsi="Cambria"/>
            <w:b/>
            <w:bCs/>
            <w:i/>
            <w:iCs/>
            <w:sz w:val="28"/>
            <w:szCs w:val="28"/>
          </w:rPr>
          <w:t>mess</w:t>
        </w:r>
      </w:ins>
      <w:ins w:id="10865" w:author="Claire S" w:date="2026-07-24T13:06:00Z" w16du:dateUtc="2026-07-24T12:06:00Z">
        <w:r w:rsidR="00EC6A48">
          <w:rPr>
            <w:rFonts w:ascii="Cambria" w:hAnsi="Cambria"/>
            <w:b/>
            <w:bCs/>
            <w:i/>
            <w:iCs/>
            <w:sz w:val="28"/>
            <w:szCs w:val="28"/>
          </w:rPr>
          <w:t>!</w:t>
        </w:r>
      </w:ins>
    </w:p>
    <w:p w14:paraId="4178E383" w14:textId="1AFE2FC6" w:rsidR="00FD138A" w:rsidRDefault="00FD138A">
      <w:pPr>
        <w:spacing w:line="360" w:lineRule="auto"/>
        <w:ind w:firstLine="720"/>
        <w:contextualSpacing/>
        <w:rPr>
          <w:ins w:id="10866" w:author="Claire S" w:date="2026-07-24T13:06:00Z" w16du:dateUtc="2026-07-24T12:06:00Z"/>
          <w:rFonts w:ascii="Cambria" w:hAnsi="Cambria"/>
          <w:b/>
          <w:bCs/>
          <w:i/>
          <w:iCs/>
          <w:sz w:val="28"/>
          <w:szCs w:val="28"/>
        </w:rPr>
      </w:pPr>
      <w:ins w:id="10867" w:author="Claire S" w:date="2026-07-27T12:19:00Z" w16du:dateUtc="2026-07-27T11:19:00Z">
        <w:r>
          <w:rPr>
            <w:rFonts w:ascii="Cambria" w:hAnsi="Cambria"/>
            <w:b/>
            <w:bCs/>
            <w:i/>
            <w:iCs/>
            <w:sz w:val="28"/>
            <w:szCs w:val="28"/>
          </w:rPr>
          <w:t>Worse than Succession - drama @Langley &amp; Co!</w:t>
        </w:r>
      </w:ins>
    </w:p>
    <w:p w14:paraId="083F4970" w14:textId="1F91C65E" w:rsidR="00A06EB2" w:rsidRPr="00EC6A48" w:rsidRDefault="00EC6A48">
      <w:pPr>
        <w:spacing w:line="360" w:lineRule="auto"/>
        <w:ind w:firstLine="720"/>
        <w:contextualSpacing/>
        <w:rPr>
          <w:ins w:id="10868" w:author="Claire S" w:date="2026-07-24T13:03:00Z" w16du:dateUtc="2026-07-24T12:03:00Z"/>
          <w:rFonts w:ascii="Cambria" w:hAnsi="Cambria"/>
          <w:sz w:val="28"/>
          <w:szCs w:val="28"/>
        </w:rPr>
      </w:pPr>
      <w:ins w:id="10869" w:author="Claire S" w:date="2026-07-24T13:06:00Z" w16du:dateUtc="2026-07-24T12:06:00Z">
        <w:r w:rsidRPr="00EC6A48">
          <w:rPr>
            <w:rFonts w:ascii="Cambria" w:hAnsi="Cambria"/>
            <w:sz w:val="28"/>
            <w:szCs w:val="28"/>
            <w:rPrChange w:id="10870" w:author="Claire S" w:date="2026-07-24T13:06:00Z" w16du:dateUtc="2026-07-24T12:06:00Z">
              <w:rPr>
                <w:rFonts w:ascii="Cambria" w:hAnsi="Cambria"/>
                <w:b/>
                <w:bCs/>
                <w:i/>
                <w:iCs/>
                <w:sz w:val="28"/>
                <w:szCs w:val="28"/>
              </w:rPr>
            </w:rPrChange>
          </w:rPr>
          <w:t>or</w:t>
        </w:r>
      </w:ins>
      <w:ins w:id="10871" w:author="Claire S" w:date="2026-07-24T13:05:00Z" w16du:dateUtc="2026-07-24T12:05:00Z">
        <w:r w:rsidR="00A06EB2" w:rsidRPr="00EC6A48">
          <w:rPr>
            <w:rFonts w:ascii="Cambria" w:hAnsi="Cambria"/>
            <w:sz w:val="28"/>
            <w:szCs w:val="28"/>
          </w:rPr>
          <w:t xml:space="preserve"> </w:t>
        </w:r>
      </w:ins>
    </w:p>
    <w:p w14:paraId="7E478591" w14:textId="77777777" w:rsidR="00FD138A" w:rsidRDefault="00A06EB2">
      <w:pPr>
        <w:spacing w:line="360" w:lineRule="auto"/>
        <w:ind w:firstLine="720"/>
        <w:contextualSpacing/>
        <w:rPr>
          <w:ins w:id="10872" w:author="Claire S" w:date="2026-07-27T12:19:00Z" w16du:dateUtc="2026-07-27T11:19:00Z"/>
          <w:rFonts w:ascii="Cambria" w:hAnsi="Cambria"/>
          <w:sz w:val="28"/>
          <w:szCs w:val="28"/>
        </w:rPr>
      </w:pPr>
      <w:ins w:id="10873" w:author="Claire S" w:date="2026-07-24T13:04:00Z" w16du:dateUtc="2026-07-24T12:04:00Z">
        <w:r>
          <w:rPr>
            <w:rFonts w:ascii="Cambria" w:hAnsi="Cambria"/>
            <w:b/>
            <w:bCs/>
            <w:i/>
            <w:iCs/>
            <w:sz w:val="28"/>
            <w:szCs w:val="28"/>
          </w:rPr>
          <w:t xml:space="preserve">Publishing </w:t>
        </w:r>
      </w:ins>
      <w:ins w:id="10874" w:author="Claire S" w:date="2026-07-24T13:03:00Z" w16du:dateUtc="2026-07-24T12:03:00Z">
        <w:r w:rsidRPr="00A06EB2">
          <w:rPr>
            <w:rFonts w:ascii="Cambria" w:hAnsi="Cambria"/>
            <w:b/>
            <w:bCs/>
            <w:i/>
            <w:iCs/>
            <w:sz w:val="28"/>
            <w:szCs w:val="28"/>
            <w:rPrChange w:id="10875" w:author="Claire S" w:date="2026-07-24T13:04:00Z" w16du:dateUtc="2026-07-24T12:04:00Z">
              <w:rPr>
                <w:rFonts w:ascii="Cambria" w:hAnsi="Cambria"/>
                <w:sz w:val="28"/>
                <w:szCs w:val="28"/>
              </w:rPr>
            </w:rPrChange>
          </w:rPr>
          <w:t>heiress</w:t>
        </w:r>
      </w:ins>
      <w:ins w:id="10876" w:author="Claire S" w:date="2026-07-27T12:18:00Z" w16du:dateUtc="2026-07-27T11:18:00Z">
        <w:r w:rsidR="00C6347E">
          <w:rPr>
            <w:rFonts w:ascii="Cambria" w:hAnsi="Cambria"/>
            <w:b/>
            <w:bCs/>
            <w:i/>
            <w:iCs/>
            <w:sz w:val="28"/>
            <w:szCs w:val="28"/>
          </w:rPr>
          <w:t>’s</w:t>
        </w:r>
      </w:ins>
      <w:ins w:id="10877" w:author="Claire S" w:date="2026-07-24T13:03:00Z" w16du:dateUtc="2026-07-24T12:03:00Z">
        <w:r w:rsidRPr="00A06EB2">
          <w:rPr>
            <w:rFonts w:ascii="Cambria" w:hAnsi="Cambria"/>
            <w:b/>
            <w:bCs/>
            <w:i/>
            <w:iCs/>
            <w:sz w:val="28"/>
            <w:szCs w:val="28"/>
            <w:rPrChange w:id="10878" w:author="Claire S" w:date="2026-07-24T13:04:00Z" w16du:dateUtc="2026-07-24T12:04:00Z">
              <w:rPr>
                <w:rFonts w:ascii="Cambria" w:hAnsi="Cambria"/>
                <w:sz w:val="28"/>
                <w:szCs w:val="28"/>
              </w:rPr>
            </w:rPrChange>
          </w:rPr>
          <w:t xml:space="preserve"> </w:t>
        </w:r>
      </w:ins>
      <w:ins w:id="10879" w:author="Claire S" w:date="2026-07-24T13:06:00Z" w16du:dateUtc="2026-07-24T12:06:00Z">
        <w:r w:rsidR="004B4B1E">
          <w:rPr>
            <w:rFonts w:ascii="Cambria" w:hAnsi="Cambria"/>
            <w:b/>
            <w:bCs/>
            <w:i/>
            <w:iCs/>
            <w:sz w:val="28"/>
            <w:szCs w:val="28"/>
          </w:rPr>
          <w:t>fiancé dead – foul play</w:t>
        </w:r>
      </w:ins>
      <w:ins w:id="10880" w:author="Claire S" w:date="2026-07-24T13:03:00Z" w16du:dateUtc="2026-07-24T12:03:00Z">
        <w:r w:rsidRPr="00A06EB2">
          <w:rPr>
            <w:rFonts w:ascii="Cambria" w:hAnsi="Cambria"/>
            <w:b/>
            <w:bCs/>
            <w:i/>
            <w:iCs/>
            <w:sz w:val="28"/>
            <w:szCs w:val="28"/>
            <w:rPrChange w:id="10881" w:author="Claire S" w:date="2026-07-24T13:04:00Z" w16du:dateUtc="2026-07-24T12:04:00Z">
              <w:rPr>
                <w:rFonts w:ascii="Cambria" w:hAnsi="Cambria"/>
                <w:sz w:val="28"/>
                <w:szCs w:val="28"/>
              </w:rPr>
            </w:rPrChange>
          </w:rPr>
          <w:t xml:space="preserve">? </w:t>
        </w:r>
      </w:ins>
      <w:ins w:id="10882" w:author="Claire S" w:date="2026-07-24T13:05:00Z" w16du:dateUtc="2026-07-24T12:05:00Z">
        <w:r>
          <w:rPr>
            <w:rFonts w:ascii="Cambria" w:hAnsi="Cambria"/>
            <w:sz w:val="28"/>
            <w:szCs w:val="28"/>
          </w:rPr>
          <w:t>b</w:t>
        </w:r>
        <w:r w:rsidRPr="00A06EB2">
          <w:rPr>
            <w:rFonts w:ascii="Cambria" w:hAnsi="Cambria"/>
            <w:sz w:val="28"/>
            <w:szCs w:val="28"/>
            <w:rPrChange w:id="10883" w:author="Claire S" w:date="2026-07-24T13:05:00Z" w16du:dateUtc="2026-07-24T12:05:00Z">
              <w:rPr>
                <w:rFonts w:ascii="Cambria" w:hAnsi="Cambria"/>
                <w:b/>
                <w:bCs/>
                <w:i/>
                <w:iCs/>
                <w:sz w:val="28"/>
                <w:szCs w:val="28"/>
              </w:rPr>
            </w:rPrChange>
          </w:rPr>
          <w:t>eside a phot</w:t>
        </w:r>
        <w:r>
          <w:rPr>
            <w:rFonts w:ascii="Cambria" w:hAnsi="Cambria"/>
            <w:sz w:val="28"/>
            <w:szCs w:val="28"/>
          </w:rPr>
          <w:t>o</w:t>
        </w:r>
        <w:r w:rsidRPr="00A06EB2">
          <w:rPr>
            <w:rFonts w:ascii="Cambria" w:hAnsi="Cambria"/>
            <w:sz w:val="28"/>
            <w:szCs w:val="28"/>
            <w:rPrChange w:id="10884" w:author="Claire S" w:date="2026-07-24T13:05:00Z" w16du:dateUtc="2026-07-24T12:05:00Z">
              <w:rPr>
                <w:rFonts w:ascii="Cambria" w:hAnsi="Cambria"/>
                <w:b/>
                <w:bCs/>
                <w:i/>
                <w:iCs/>
                <w:sz w:val="28"/>
                <w:szCs w:val="28"/>
              </w:rPr>
            </w:rPrChange>
          </w:rPr>
          <w:t xml:space="preserve"> of her and Dex exiting </w:t>
        </w:r>
      </w:ins>
      <w:ins w:id="10885" w:author="Claire S" w:date="2026-07-24T15:13:00Z" w16du:dateUtc="2026-07-24T14:13:00Z">
        <w:r w:rsidR="00421B21">
          <w:rPr>
            <w:rFonts w:ascii="Cambria" w:hAnsi="Cambria"/>
            <w:sz w:val="28"/>
            <w:szCs w:val="28"/>
          </w:rPr>
          <w:t>Scotts in Mayfair, her huddled i</w:t>
        </w:r>
      </w:ins>
      <w:ins w:id="10886" w:author="Claire S" w:date="2026-07-24T15:14:00Z" w16du:dateUtc="2026-07-24T14:14:00Z">
        <w:r w:rsidR="00421B21">
          <w:rPr>
            <w:rFonts w:ascii="Cambria" w:hAnsi="Cambria"/>
            <w:sz w:val="28"/>
            <w:szCs w:val="28"/>
          </w:rPr>
          <w:t>n a fur</w:t>
        </w:r>
      </w:ins>
      <w:ins w:id="10887" w:author="Claire S" w:date="2026-07-27T12:19:00Z" w16du:dateUtc="2026-07-27T11:19:00Z">
        <w:r w:rsidR="00FD138A">
          <w:rPr>
            <w:rFonts w:ascii="Cambria" w:hAnsi="Cambria"/>
            <w:sz w:val="28"/>
            <w:szCs w:val="28"/>
          </w:rPr>
          <w:t xml:space="preserve">, </w:t>
        </w:r>
      </w:ins>
      <w:ins w:id="10888" w:author="Claire S" w:date="2026-07-24T15:14:00Z" w16du:dateUtc="2026-07-24T14:14:00Z">
        <w:r w:rsidR="00421B21">
          <w:rPr>
            <w:rFonts w:ascii="Cambria" w:hAnsi="Cambria"/>
            <w:sz w:val="28"/>
            <w:szCs w:val="28"/>
          </w:rPr>
          <w:t>his arms</w:t>
        </w:r>
      </w:ins>
      <w:ins w:id="10889" w:author="Claire S" w:date="2026-07-27T12:19:00Z" w16du:dateUtc="2026-07-27T11:19:00Z">
        <w:r w:rsidR="00FD138A">
          <w:rPr>
            <w:rFonts w:ascii="Cambria" w:hAnsi="Cambria"/>
            <w:sz w:val="28"/>
            <w:szCs w:val="28"/>
          </w:rPr>
          <w:t xml:space="preserve"> around her</w:t>
        </w:r>
      </w:ins>
      <w:ins w:id="10890" w:author="Claire S" w:date="2026-07-24T13:05:00Z" w16du:dateUtc="2026-07-24T12:05:00Z">
        <w:r>
          <w:rPr>
            <w:rFonts w:ascii="Cambria" w:hAnsi="Cambria"/>
            <w:sz w:val="28"/>
            <w:szCs w:val="28"/>
          </w:rPr>
          <w:t>.</w:t>
        </w:r>
      </w:ins>
    </w:p>
    <w:p w14:paraId="7B6A07EB" w14:textId="2937A2B3" w:rsidR="00A06EB2" w:rsidRDefault="00FD138A">
      <w:pPr>
        <w:spacing w:line="360" w:lineRule="auto"/>
        <w:ind w:firstLine="720"/>
        <w:contextualSpacing/>
        <w:rPr>
          <w:rFonts w:ascii="Cambria" w:hAnsi="Cambria"/>
          <w:sz w:val="28"/>
          <w:szCs w:val="28"/>
        </w:rPr>
        <w:pPrChange w:id="10891" w:author="Claire S" w:date="2026-07-24T13:06:00Z" w16du:dateUtc="2026-07-24T12:06:00Z">
          <w:pPr>
            <w:spacing w:line="360" w:lineRule="auto"/>
            <w:contextualSpacing/>
          </w:pPr>
        </w:pPrChange>
      </w:pPr>
      <w:ins w:id="10892" w:author="Claire S" w:date="2026-07-27T12:19:00Z" w16du:dateUtc="2026-07-27T11:19:00Z">
        <w:r>
          <w:rPr>
            <w:rFonts w:ascii="Cambria" w:hAnsi="Cambria"/>
            <w:sz w:val="28"/>
            <w:szCs w:val="28"/>
          </w:rPr>
          <w:t>God, how happy she’d been</w:t>
        </w:r>
      </w:ins>
      <w:ins w:id="10893" w:author="Claire S" w:date="2026-07-27T12:20:00Z" w16du:dateUtc="2026-07-27T11:20:00Z">
        <w:r w:rsidR="007C6FA1">
          <w:rPr>
            <w:rFonts w:ascii="Cambria" w:hAnsi="Cambria"/>
            <w:sz w:val="28"/>
            <w:szCs w:val="28"/>
          </w:rPr>
          <w:t xml:space="preserve"> back then; not a care in the world - </w:t>
        </w:r>
      </w:ins>
      <w:ins w:id="10894" w:author="Claire S" w:date="2026-07-24T13:05:00Z" w16du:dateUtc="2026-07-24T12:05:00Z">
        <w:r w:rsidR="00A06EB2">
          <w:rPr>
            <w:rFonts w:ascii="Cambria" w:hAnsi="Cambria"/>
            <w:sz w:val="28"/>
            <w:szCs w:val="28"/>
          </w:rPr>
          <w:t xml:space="preserve"> </w:t>
        </w:r>
      </w:ins>
    </w:p>
    <w:p w14:paraId="23292B59" w14:textId="066C77E8" w:rsidR="00254713" w:rsidRDefault="00AE0FD8" w:rsidP="00AE0FD8">
      <w:pPr>
        <w:spacing w:line="360" w:lineRule="auto"/>
        <w:ind w:firstLine="720"/>
        <w:contextualSpacing/>
        <w:rPr>
          <w:rFonts w:ascii="Cambria" w:hAnsi="Cambria"/>
          <w:sz w:val="28"/>
          <w:szCs w:val="28"/>
        </w:rPr>
      </w:pPr>
      <w:commentRangeStart w:id="10895"/>
      <w:del w:id="10896" w:author="Claire S" w:date="2026-07-27T12:23:00Z" w16du:dateUtc="2026-07-27T11:23:00Z">
        <w:r w:rsidRPr="00AE0FD8" w:rsidDel="00AE0FD8">
          <w:rPr>
            <w:rFonts w:ascii="Cambria" w:hAnsi="Cambria"/>
            <w:iCs/>
            <w:sz w:val="28"/>
            <w:szCs w:val="28"/>
          </w:rPr>
          <w:delText>S</w:delText>
        </w:r>
      </w:del>
      <w:del w:id="10897" w:author="Claire S" w:date="2026-07-24T15:14:00Z" w16du:dateUtc="2026-07-24T14:14:00Z">
        <w:r w:rsidRPr="00AE0FD8" w:rsidDel="00421B21">
          <w:rPr>
            <w:rFonts w:ascii="Cambria" w:hAnsi="Cambria"/>
            <w:iCs/>
            <w:sz w:val="28"/>
            <w:szCs w:val="28"/>
          </w:rPr>
          <w:delText xml:space="preserve">he </w:delText>
        </w:r>
      </w:del>
      <w:ins w:id="10898" w:author="Claire S" w:date="2026-07-27T12:23:00Z" w16du:dateUtc="2026-07-27T11:23:00Z">
        <w:r w:rsidRPr="00AE0FD8">
          <w:rPr>
            <w:rFonts w:ascii="Cambria" w:hAnsi="Cambria"/>
            <w:iCs/>
            <w:sz w:val="28"/>
            <w:szCs w:val="28"/>
            <w:rPrChange w:id="10899" w:author="Claire S" w:date="2026-07-27T12:23:00Z" w16du:dateUtc="2026-07-27T11:23:00Z">
              <w:rPr>
                <w:rFonts w:ascii="Cambria" w:hAnsi="Cambria"/>
                <w:i/>
                <w:sz w:val="28"/>
                <w:szCs w:val="28"/>
              </w:rPr>
            </w:rPrChange>
          </w:rPr>
          <w:t xml:space="preserve">Savannah </w:t>
        </w:r>
        <w:r>
          <w:rPr>
            <w:rFonts w:ascii="Cambria" w:hAnsi="Cambria"/>
            <w:iCs/>
            <w:sz w:val="28"/>
            <w:szCs w:val="28"/>
          </w:rPr>
          <w:t>was the only person right now who</w:t>
        </w:r>
      </w:ins>
      <w:ins w:id="10900" w:author="Claire S" w:date="2026-07-27T12:24:00Z" w16du:dateUtc="2026-07-27T11:24:00Z">
        <w:r>
          <w:rPr>
            <w:rFonts w:ascii="Cambria" w:hAnsi="Cambria"/>
            <w:iCs/>
            <w:sz w:val="28"/>
            <w:szCs w:val="28"/>
          </w:rPr>
          <w:t xml:space="preserve"> </w:t>
        </w:r>
      </w:ins>
      <w:ins w:id="10901" w:author="Claire S" w:date="2026-07-27T12:19:00Z" w16du:dateUtc="2026-07-27T11:19:00Z">
        <w:r>
          <w:rPr>
            <w:rFonts w:ascii="Cambria" w:hAnsi="Cambria"/>
            <w:sz w:val="28"/>
            <w:szCs w:val="28"/>
          </w:rPr>
          <w:t>kn</w:t>
        </w:r>
      </w:ins>
      <w:ins w:id="10902" w:author="Claire S" w:date="2026-07-27T12:24:00Z" w16du:dateUtc="2026-07-27T11:24:00Z">
        <w:r>
          <w:rPr>
            <w:rFonts w:ascii="Cambria" w:hAnsi="Cambria"/>
            <w:sz w:val="28"/>
            <w:szCs w:val="28"/>
          </w:rPr>
          <w:t>e</w:t>
        </w:r>
      </w:ins>
      <w:ins w:id="10903" w:author="Claire S" w:date="2026-07-27T12:19:00Z" w16du:dateUtc="2026-07-27T11:19:00Z">
        <w:r>
          <w:rPr>
            <w:rFonts w:ascii="Cambria" w:hAnsi="Cambria"/>
            <w:sz w:val="28"/>
            <w:szCs w:val="28"/>
          </w:rPr>
          <w:t>w</w:t>
        </w:r>
      </w:ins>
      <w:del w:id="10904" w:author="Claire S" w:date="2026-06-04T10:28:00Z" w16du:dateUtc="2026-06-04T09:28:00Z">
        <w:r w:rsidDel="00B05A69">
          <w:rPr>
            <w:rFonts w:ascii="Cambria" w:hAnsi="Cambria"/>
            <w:sz w:val="28"/>
            <w:szCs w:val="28"/>
          </w:rPr>
          <w:delText>might know</w:delText>
        </w:r>
      </w:del>
      <w:r>
        <w:rPr>
          <w:rFonts w:ascii="Cambria" w:hAnsi="Cambria"/>
          <w:sz w:val="28"/>
          <w:szCs w:val="28"/>
        </w:rPr>
        <w:t xml:space="preserve"> </w:t>
      </w:r>
      <w:ins w:id="10905" w:author="Claire S" w:date="2026-07-27T12:24:00Z" w16du:dateUtc="2026-07-27T11:24:00Z">
        <w:r>
          <w:rPr>
            <w:rFonts w:ascii="Cambria" w:hAnsi="Cambria"/>
            <w:sz w:val="28"/>
            <w:szCs w:val="28"/>
          </w:rPr>
          <w:t xml:space="preserve">for sure </w:t>
        </w:r>
      </w:ins>
      <w:r>
        <w:rPr>
          <w:rFonts w:ascii="Cambria" w:hAnsi="Cambria"/>
          <w:sz w:val="28"/>
          <w:szCs w:val="28"/>
        </w:rPr>
        <w:t>she was innocent</w:t>
      </w:r>
      <w:ins w:id="10906" w:author="Claire S" w:date="2026-07-27T12:24:00Z" w16du:dateUtc="2026-07-27T11:24:00Z">
        <w:r>
          <w:rPr>
            <w:rFonts w:ascii="Cambria" w:hAnsi="Cambria"/>
            <w:sz w:val="28"/>
            <w:szCs w:val="28"/>
          </w:rPr>
          <w:t xml:space="preserve"> </w:t>
        </w:r>
      </w:ins>
      <w:del w:id="10907" w:author="Claire S" w:date="2026-07-27T12:24:00Z" w16du:dateUtc="2026-07-27T11:24:00Z">
        <w:r w:rsidDel="00AE0FD8">
          <w:rPr>
            <w:rFonts w:ascii="Cambria" w:hAnsi="Cambria"/>
            <w:sz w:val="28"/>
            <w:szCs w:val="28"/>
          </w:rPr>
          <w:delText>, but she was well aware no one else did.  And now she was being bad-mouthed all over town</w:delText>
        </w:r>
      </w:del>
      <w:del w:id="10908" w:author="Claire S" w:date="2026-06-04T10:29:00Z" w16du:dateUtc="2026-06-04T09:29:00Z">
        <w:r w:rsidDel="00B05A69">
          <w:rPr>
            <w:rFonts w:ascii="Cambria" w:hAnsi="Cambria"/>
            <w:sz w:val="28"/>
            <w:szCs w:val="28"/>
          </w:rPr>
          <w:delText xml:space="preserve">, which was </w:delText>
        </w:r>
      </w:del>
      <w:del w:id="10909" w:author="Claire S" w:date="2026-06-04T10:52:00Z" w16du:dateUtc="2026-06-04T09:52:00Z">
        <w:r w:rsidDel="00DA6AC6">
          <w:rPr>
            <w:rFonts w:ascii="Cambria" w:hAnsi="Cambria"/>
            <w:sz w:val="28"/>
            <w:szCs w:val="28"/>
          </w:rPr>
          <w:delText xml:space="preserve">horribly obvious </w:delText>
        </w:r>
      </w:del>
      <w:del w:id="10910" w:author="Claire S" w:date="2026-06-04T10:29:00Z" w16du:dateUtc="2026-06-04T09:29:00Z">
        <w:r w:rsidDel="00B05A69">
          <w:rPr>
            <w:rFonts w:ascii="Cambria" w:hAnsi="Cambria"/>
            <w:sz w:val="28"/>
            <w:szCs w:val="28"/>
          </w:rPr>
          <w:delText>when she looked</w:delText>
        </w:r>
      </w:del>
      <w:del w:id="10911" w:author="Claire S" w:date="2026-06-04T10:52:00Z" w16du:dateUtc="2026-06-04T09:52:00Z">
        <w:r w:rsidDel="00DA6AC6">
          <w:rPr>
            <w:rFonts w:ascii="Cambria" w:hAnsi="Cambria"/>
            <w:sz w:val="28"/>
            <w:szCs w:val="28"/>
          </w:rPr>
          <w:delText xml:space="preserve"> online, </w:delText>
        </w:r>
      </w:del>
      <w:del w:id="10912" w:author="Claire S" w:date="2026-07-27T12:24:00Z" w16du:dateUtc="2026-07-27T11:24:00Z">
        <w:r w:rsidDel="00AE0FD8">
          <w:rPr>
            <w:rFonts w:ascii="Cambria" w:hAnsi="Cambria"/>
            <w:sz w:val="28"/>
            <w:szCs w:val="28"/>
          </w:rPr>
          <w:delText>people might believe she was guilty</w:delText>
        </w:r>
      </w:del>
      <w:del w:id="10913" w:author="Claire S" w:date="2026-07-27T12:20:00Z" w16du:dateUtc="2026-07-27T11:20:00Z">
        <w:r w:rsidDel="007C6FA1">
          <w:rPr>
            <w:rFonts w:ascii="Cambria" w:hAnsi="Cambria"/>
            <w:sz w:val="28"/>
            <w:szCs w:val="28"/>
          </w:rPr>
          <w:delText>.</w:delText>
        </w:r>
      </w:del>
      <w:ins w:id="10914" w:author="Claire S" w:date="2026-07-27T12:20:00Z" w16du:dateUtc="2026-07-27T11:20:00Z">
        <w:r>
          <w:rPr>
            <w:rFonts w:ascii="Cambria" w:hAnsi="Cambria"/>
            <w:sz w:val="28"/>
            <w:szCs w:val="28"/>
          </w:rPr>
          <w:t>– and she</w:t>
        </w:r>
      </w:ins>
      <w:del w:id="10915" w:author="Claire S" w:date="2026-07-27T12:20:00Z" w16du:dateUtc="2026-07-27T11:20:00Z">
        <w:r w:rsidDel="007C6FA1">
          <w:rPr>
            <w:rFonts w:ascii="Cambria" w:hAnsi="Cambria"/>
            <w:sz w:val="28"/>
            <w:szCs w:val="28"/>
          </w:rPr>
          <w:delText xml:space="preserve"> </w:delText>
        </w:r>
        <w:commentRangeEnd w:id="10895"/>
        <w:r w:rsidDel="007C6FA1">
          <w:rPr>
            <w:rStyle w:val="CommentReference"/>
            <w:rFonts w:ascii="Cambria" w:hAnsi="Cambria"/>
            <w:sz w:val="28"/>
            <w:szCs w:val="28"/>
          </w:rPr>
          <w:commentReference w:id="10895"/>
        </w:r>
        <w:r w:rsidR="00B428EB" w:rsidDel="007C6FA1">
          <w:rPr>
            <w:rFonts w:ascii="Cambria" w:hAnsi="Cambria"/>
            <w:sz w:val="28"/>
            <w:szCs w:val="28"/>
          </w:rPr>
          <w:delText xml:space="preserve"> Savannah</w:delText>
        </w:r>
      </w:del>
      <w:r w:rsidR="002A3DC2">
        <w:rPr>
          <w:rFonts w:ascii="Cambria" w:hAnsi="Cambria"/>
          <w:sz w:val="28"/>
          <w:szCs w:val="28"/>
        </w:rPr>
        <w:t xml:space="preserve"> </w:t>
      </w:r>
      <w:ins w:id="10916" w:author="Claire S" w:date="2026-07-27T12:24:00Z" w16du:dateUtc="2026-07-27T11:24:00Z">
        <w:r>
          <w:rPr>
            <w:rFonts w:ascii="Cambria" w:hAnsi="Cambria"/>
            <w:sz w:val="28"/>
            <w:szCs w:val="28"/>
          </w:rPr>
          <w:t xml:space="preserve">also </w:t>
        </w:r>
      </w:ins>
      <w:r w:rsidR="002A3DC2">
        <w:rPr>
          <w:rFonts w:ascii="Cambria" w:hAnsi="Cambria"/>
          <w:sz w:val="28"/>
          <w:szCs w:val="28"/>
        </w:rPr>
        <w:t>knew</w:t>
      </w:r>
      <w:r w:rsidR="00731BC8">
        <w:rPr>
          <w:rFonts w:ascii="Cambria" w:hAnsi="Cambria"/>
          <w:sz w:val="28"/>
          <w:szCs w:val="28"/>
        </w:rPr>
        <w:t xml:space="preserve"> </w:t>
      </w:r>
      <w:del w:id="10917" w:author="Claire S" w:date="2026-07-27T12:25:00Z" w16du:dateUtc="2026-07-27T11:25:00Z">
        <w:r w:rsidR="00731BC8" w:rsidDel="00AE0FD8">
          <w:rPr>
            <w:rFonts w:ascii="Cambria" w:hAnsi="Cambria"/>
            <w:sz w:val="28"/>
            <w:szCs w:val="28"/>
          </w:rPr>
          <w:delText>better than most</w:delText>
        </w:r>
        <w:r w:rsidR="002A3DC2" w:rsidDel="00AE0FD8">
          <w:rPr>
            <w:rFonts w:ascii="Cambria" w:hAnsi="Cambria"/>
            <w:sz w:val="28"/>
            <w:szCs w:val="28"/>
          </w:rPr>
          <w:delText xml:space="preserve"> </w:delText>
        </w:r>
      </w:del>
      <w:r w:rsidR="002A3DC2">
        <w:rPr>
          <w:rFonts w:ascii="Cambria" w:hAnsi="Cambria"/>
          <w:sz w:val="28"/>
          <w:szCs w:val="28"/>
        </w:rPr>
        <w:t>how fast gossip travelled in the publishing world</w:t>
      </w:r>
      <w:r w:rsidR="003F72D8">
        <w:rPr>
          <w:rFonts w:ascii="Cambria" w:hAnsi="Cambria"/>
          <w:sz w:val="28"/>
          <w:szCs w:val="28"/>
        </w:rPr>
        <w:t xml:space="preserve">. </w:t>
      </w:r>
      <w:r w:rsidR="002E3CDD">
        <w:rPr>
          <w:rFonts w:ascii="Cambria" w:hAnsi="Cambria"/>
          <w:sz w:val="28"/>
          <w:szCs w:val="28"/>
        </w:rPr>
        <w:t xml:space="preserve"> </w:t>
      </w:r>
      <w:r w:rsidR="00B428EB">
        <w:rPr>
          <w:rFonts w:ascii="Cambria" w:hAnsi="Cambria"/>
          <w:sz w:val="28"/>
          <w:szCs w:val="28"/>
        </w:rPr>
        <w:t>Plus, h</w:t>
      </w:r>
      <w:r w:rsidR="0010333C">
        <w:rPr>
          <w:rFonts w:ascii="Cambria" w:hAnsi="Cambria"/>
          <w:sz w:val="28"/>
          <w:szCs w:val="28"/>
        </w:rPr>
        <w:t>owever hard s</w:t>
      </w:r>
      <w:r w:rsidR="002E3CDD">
        <w:rPr>
          <w:rFonts w:ascii="Cambria" w:hAnsi="Cambria"/>
          <w:sz w:val="28"/>
          <w:szCs w:val="28"/>
        </w:rPr>
        <w:t xml:space="preserve">he </w:t>
      </w:r>
      <w:r w:rsidR="0010333C">
        <w:rPr>
          <w:rFonts w:ascii="Cambria" w:hAnsi="Cambria"/>
          <w:sz w:val="28"/>
          <w:szCs w:val="28"/>
        </w:rPr>
        <w:t>denied</w:t>
      </w:r>
      <w:r w:rsidR="002E3CDD">
        <w:rPr>
          <w:rFonts w:ascii="Cambria" w:hAnsi="Cambria"/>
          <w:sz w:val="28"/>
          <w:szCs w:val="28"/>
        </w:rPr>
        <w:t xml:space="preserve"> any involvement with Dex’s death, </w:t>
      </w:r>
      <w:r w:rsidR="00C65390">
        <w:rPr>
          <w:rFonts w:ascii="Cambria" w:hAnsi="Cambria"/>
          <w:sz w:val="28"/>
          <w:szCs w:val="28"/>
        </w:rPr>
        <w:t xml:space="preserve">she’d grown up </w:t>
      </w:r>
      <w:r w:rsidR="00970F3E">
        <w:rPr>
          <w:rFonts w:ascii="Cambria" w:hAnsi="Cambria"/>
          <w:sz w:val="28"/>
          <w:szCs w:val="28"/>
        </w:rPr>
        <w:t xml:space="preserve">used to </w:t>
      </w:r>
      <w:r w:rsidR="00C65390">
        <w:rPr>
          <w:rFonts w:ascii="Cambria" w:hAnsi="Cambria"/>
          <w:sz w:val="28"/>
          <w:szCs w:val="28"/>
        </w:rPr>
        <w:t>being</w:t>
      </w:r>
      <w:r w:rsidR="00970F3E">
        <w:rPr>
          <w:rFonts w:ascii="Cambria" w:hAnsi="Cambria"/>
          <w:sz w:val="28"/>
          <w:szCs w:val="28"/>
        </w:rPr>
        <w:t xml:space="preserve"> </w:t>
      </w:r>
      <w:r w:rsidR="006F1CA1">
        <w:rPr>
          <w:rFonts w:ascii="Cambria" w:hAnsi="Cambria"/>
          <w:sz w:val="28"/>
          <w:szCs w:val="28"/>
        </w:rPr>
        <w:t>disbelieved</w:t>
      </w:r>
      <w:r w:rsidR="00254713">
        <w:rPr>
          <w:rFonts w:ascii="Cambria" w:hAnsi="Cambria"/>
          <w:sz w:val="28"/>
          <w:szCs w:val="28"/>
        </w:rPr>
        <w:t xml:space="preserve">. </w:t>
      </w:r>
    </w:p>
    <w:p w14:paraId="196BCA22" w14:textId="3A39D2E9" w:rsidR="00B47D36" w:rsidRDefault="006B723A" w:rsidP="00254713">
      <w:pPr>
        <w:spacing w:line="360" w:lineRule="auto"/>
        <w:contextualSpacing/>
        <w:rPr>
          <w:ins w:id="10918" w:author="Claire S" w:date="2026-06-04T10:34:00Z" w16du:dateUtc="2026-06-04T09:34:00Z"/>
          <w:rFonts w:ascii="Cambria" w:hAnsi="Cambria"/>
          <w:sz w:val="28"/>
          <w:szCs w:val="28"/>
        </w:rPr>
      </w:pPr>
      <w:r>
        <w:rPr>
          <w:rFonts w:ascii="Cambria" w:hAnsi="Cambria"/>
          <w:sz w:val="28"/>
          <w:szCs w:val="28"/>
        </w:rPr>
        <w:tab/>
        <w:t>‘Savannah</w:t>
      </w:r>
      <w:r w:rsidR="006F260E">
        <w:rPr>
          <w:rFonts w:ascii="Cambria" w:hAnsi="Cambria"/>
          <w:sz w:val="28"/>
          <w:szCs w:val="28"/>
        </w:rPr>
        <w:t xml:space="preserve"> just</w:t>
      </w:r>
      <w:r>
        <w:rPr>
          <w:rFonts w:ascii="Cambria" w:hAnsi="Cambria"/>
          <w:sz w:val="28"/>
          <w:szCs w:val="28"/>
        </w:rPr>
        <w:t xml:space="preserve"> made it up,’ her twin Bella </w:t>
      </w:r>
      <w:r w:rsidR="006F260E">
        <w:rPr>
          <w:rFonts w:ascii="Cambria" w:hAnsi="Cambria"/>
          <w:sz w:val="28"/>
          <w:szCs w:val="28"/>
        </w:rPr>
        <w:t xml:space="preserve">had often </w:t>
      </w:r>
      <w:r w:rsidR="00970F3E">
        <w:rPr>
          <w:rFonts w:ascii="Cambria" w:hAnsi="Cambria"/>
          <w:sz w:val="28"/>
          <w:szCs w:val="28"/>
        </w:rPr>
        <w:t>claime</w:t>
      </w:r>
      <w:r w:rsidR="006F260E">
        <w:rPr>
          <w:rFonts w:ascii="Cambria" w:hAnsi="Cambria"/>
          <w:sz w:val="28"/>
          <w:szCs w:val="28"/>
        </w:rPr>
        <w:t>d</w:t>
      </w:r>
      <w:r>
        <w:rPr>
          <w:rFonts w:ascii="Cambria" w:hAnsi="Cambria"/>
          <w:sz w:val="28"/>
          <w:szCs w:val="28"/>
        </w:rPr>
        <w:t xml:space="preserve"> when they were kids</w:t>
      </w:r>
      <w:r w:rsidR="00686C6E">
        <w:rPr>
          <w:rFonts w:ascii="Cambria" w:hAnsi="Cambria"/>
          <w:sz w:val="28"/>
          <w:szCs w:val="28"/>
        </w:rPr>
        <w:t xml:space="preserve"> </w:t>
      </w:r>
      <w:del w:id="10919" w:author="Daisy Watt" w:date="2026-06-22T13:46:00Z" w16du:dateUtc="2026-06-22T11:46:00Z">
        <w:r w:rsidR="00686C6E">
          <w:rPr>
            <w:rFonts w:ascii="Cambria" w:hAnsi="Cambria"/>
            <w:sz w:val="28"/>
            <w:szCs w:val="28"/>
          </w:rPr>
          <w:delText>-</w:delText>
        </w:r>
      </w:del>
      <w:ins w:id="10920" w:author="Daisy Watt" w:date="2026-06-22T13:46:00Z" w16du:dateUtc="2026-06-22T11:46:00Z">
        <w:r w:rsidR="00C81BE6">
          <w:rPr>
            <w:rFonts w:ascii="Cambria" w:hAnsi="Cambria"/>
            <w:sz w:val="28"/>
            <w:szCs w:val="28"/>
          </w:rPr>
          <w:t>–</w:t>
        </w:r>
      </w:ins>
      <w:r w:rsidR="003F72D8">
        <w:rPr>
          <w:rFonts w:ascii="Cambria" w:hAnsi="Cambria"/>
          <w:sz w:val="28"/>
          <w:szCs w:val="28"/>
        </w:rPr>
        <w:t xml:space="preserve"> which, to be fair,</w:t>
      </w:r>
      <w:r>
        <w:rPr>
          <w:rFonts w:ascii="Cambria" w:hAnsi="Cambria"/>
          <w:sz w:val="28"/>
          <w:szCs w:val="28"/>
        </w:rPr>
        <w:t xml:space="preserve"> </w:t>
      </w:r>
      <w:r w:rsidR="003F72D8">
        <w:rPr>
          <w:rFonts w:ascii="Cambria" w:hAnsi="Cambria"/>
          <w:sz w:val="28"/>
          <w:szCs w:val="28"/>
        </w:rPr>
        <w:t xml:space="preserve">had </w:t>
      </w:r>
      <w:r w:rsidR="002A3DC2">
        <w:rPr>
          <w:rFonts w:ascii="Cambria" w:hAnsi="Cambria"/>
          <w:sz w:val="28"/>
          <w:szCs w:val="28"/>
        </w:rPr>
        <w:t xml:space="preserve">quite often </w:t>
      </w:r>
      <w:r w:rsidR="003F72D8">
        <w:rPr>
          <w:rFonts w:ascii="Cambria" w:hAnsi="Cambria"/>
          <w:sz w:val="28"/>
          <w:szCs w:val="28"/>
        </w:rPr>
        <w:t>been</w:t>
      </w:r>
      <w:r>
        <w:rPr>
          <w:rFonts w:ascii="Cambria" w:hAnsi="Cambria"/>
          <w:sz w:val="28"/>
          <w:szCs w:val="28"/>
        </w:rPr>
        <w:t xml:space="preserve"> true.</w:t>
      </w:r>
      <w:ins w:id="10921" w:author="Claire S" w:date="2026-06-04T10:48:00Z" w16du:dateUtc="2026-06-04T09:48:00Z">
        <w:r w:rsidR="009362D2">
          <w:rPr>
            <w:rFonts w:ascii="Cambria" w:hAnsi="Cambria"/>
            <w:sz w:val="28"/>
            <w:szCs w:val="28"/>
          </w:rPr>
          <w:t xml:space="preserve"> </w:t>
        </w:r>
        <w:del w:id="10922" w:author="Daisy Watt" w:date="2026-06-22T13:52:00Z" w16du:dateUtc="2026-06-22T11:52:00Z">
          <w:r w:rsidR="009362D2">
            <w:rPr>
              <w:rFonts w:ascii="Cambria" w:hAnsi="Cambria"/>
              <w:sz w:val="28"/>
              <w:szCs w:val="28"/>
            </w:rPr>
            <w:delText xml:space="preserve">But </w:delText>
          </w:r>
          <w:r w:rsidR="009362D2" w:rsidDel="006D6DCE">
            <w:rPr>
              <w:rFonts w:ascii="Cambria" w:hAnsi="Cambria"/>
              <w:sz w:val="28"/>
              <w:szCs w:val="28"/>
            </w:rPr>
            <w:delText>s</w:delText>
          </w:r>
        </w:del>
      </w:ins>
      <w:ins w:id="10923" w:author="Daisy Watt" w:date="2026-06-22T13:52:00Z" w16du:dateUtc="2026-06-22T11:52:00Z">
        <w:r w:rsidR="006D6DCE">
          <w:rPr>
            <w:rFonts w:ascii="Cambria" w:hAnsi="Cambria"/>
            <w:sz w:val="28"/>
            <w:szCs w:val="28"/>
          </w:rPr>
          <w:t>S</w:t>
        </w:r>
      </w:ins>
      <w:ins w:id="10924" w:author="Claire S" w:date="2026-06-04T10:48:00Z" w16du:dateUtc="2026-06-04T09:48:00Z">
        <w:r w:rsidR="009362D2">
          <w:rPr>
            <w:rFonts w:ascii="Cambria" w:hAnsi="Cambria"/>
            <w:sz w:val="28"/>
            <w:szCs w:val="28"/>
          </w:rPr>
          <w:t>ometimes it wasn’t a bad thing</w:t>
        </w:r>
        <w:del w:id="10925" w:author="Daisy Watt" w:date="2026-06-22T13:52:00Z" w16du:dateUtc="2026-06-22T11:52:00Z">
          <w:r w:rsidR="009362D2">
            <w:rPr>
              <w:rFonts w:ascii="Cambria" w:hAnsi="Cambria"/>
              <w:sz w:val="28"/>
              <w:szCs w:val="28"/>
            </w:rPr>
            <w:delText>;</w:delText>
          </w:r>
        </w:del>
      </w:ins>
      <w:ins w:id="10926" w:author="Daisy Watt" w:date="2026-06-22T13:52:00Z" w16du:dateUtc="2026-06-22T11:52:00Z">
        <w:r w:rsidR="009362D2">
          <w:rPr>
            <w:rFonts w:ascii="Cambria" w:hAnsi="Cambria"/>
            <w:sz w:val="28"/>
            <w:szCs w:val="28"/>
          </w:rPr>
          <w:t xml:space="preserve"> </w:t>
        </w:r>
        <w:r w:rsidR="00663234">
          <w:rPr>
            <w:rFonts w:ascii="Cambria" w:hAnsi="Cambria"/>
            <w:sz w:val="28"/>
            <w:szCs w:val="28"/>
          </w:rPr>
          <w:t>–</w:t>
        </w:r>
      </w:ins>
      <w:ins w:id="10927" w:author="Claire S" w:date="2026-06-04T10:48:00Z" w16du:dateUtc="2026-06-04T09:48:00Z">
        <w:r w:rsidR="009362D2">
          <w:rPr>
            <w:rFonts w:ascii="Cambria" w:hAnsi="Cambria"/>
            <w:sz w:val="28"/>
            <w:szCs w:val="28"/>
          </w:rPr>
          <w:t xml:space="preserve"> like</w:t>
        </w:r>
      </w:ins>
      <w:del w:id="10928" w:author="Claire S" w:date="2026-06-04T10:48:00Z" w16du:dateUtc="2026-06-04T09:48:00Z">
        <w:r w:rsidR="00384C43" w:rsidDel="009362D2">
          <w:rPr>
            <w:rFonts w:ascii="Cambria" w:hAnsi="Cambria"/>
            <w:sz w:val="28"/>
            <w:szCs w:val="28"/>
          </w:rPr>
          <w:delText xml:space="preserve">  </w:delText>
        </w:r>
      </w:del>
      <w:ins w:id="10929" w:author="Claire S" w:date="2026-06-04T10:31:00Z" w16du:dateUtc="2026-06-04T09:31:00Z">
        <w:r w:rsidR="00B47D36">
          <w:rPr>
            <w:rFonts w:ascii="Cambria" w:hAnsi="Cambria"/>
            <w:sz w:val="28"/>
            <w:szCs w:val="28"/>
          </w:rPr>
          <w:t xml:space="preserve"> the terrible time Miles and Sebastian had </w:t>
        </w:r>
      </w:ins>
      <w:ins w:id="10930" w:author="Claire S" w:date="2026-06-04T10:32:00Z" w16du:dateUtc="2026-06-04T09:32:00Z">
        <w:r w:rsidR="00E86179">
          <w:rPr>
            <w:rFonts w:ascii="Cambria" w:hAnsi="Cambria"/>
            <w:sz w:val="28"/>
            <w:szCs w:val="28"/>
          </w:rPr>
          <w:t xml:space="preserve">lured the twins down </w:t>
        </w:r>
        <w:r w:rsidR="0013484E">
          <w:rPr>
            <w:rFonts w:ascii="Cambria" w:hAnsi="Cambria"/>
            <w:sz w:val="28"/>
            <w:szCs w:val="28"/>
          </w:rPr>
          <w:t>i</w:t>
        </w:r>
      </w:ins>
      <w:ins w:id="10931" w:author="Claire S" w:date="2026-06-04T10:31:00Z" w16du:dateUtc="2026-06-04T09:31:00Z">
        <w:r w:rsidR="00B47D36">
          <w:rPr>
            <w:rFonts w:ascii="Cambria" w:hAnsi="Cambria"/>
            <w:sz w:val="28"/>
            <w:szCs w:val="28"/>
          </w:rPr>
          <w:t>nto the</w:t>
        </w:r>
        <w:r w:rsidR="00E86179">
          <w:rPr>
            <w:rFonts w:ascii="Cambria" w:hAnsi="Cambria"/>
            <w:sz w:val="28"/>
            <w:szCs w:val="28"/>
          </w:rPr>
          <w:t xml:space="preserve"> old </w:t>
        </w:r>
        <w:del w:id="10932" w:author="Daisy Watt" w:date="2026-06-22T13:47:00Z" w16du:dateUtc="2026-06-22T11:47:00Z">
          <w:r w:rsidR="00E86179">
            <w:rPr>
              <w:rFonts w:ascii="Cambria" w:hAnsi="Cambria"/>
              <w:sz w:val="28"/>
              <w:szCs w:val="28"/>
            </w:rPr>
            <w:delText>ice-house</w:delText>
          </w:r>
        </w:del>
      </w:ins>
      <w:ins w:id="10933" w:author="Daisy Watt" w:date="2026-06-22T13:47:00Z" w16du:dateUtc="2026-06-22T11:47:00Z">
        <w:r w:rsidR="000D10CD">
          <w:rPr>
            <w:rFonts w:ascii="Cambria" w:hAnsi="Cambria"/>
            <w:sz w:val="28"/>
            <w:szCs w:val="28"/>
          </w:rPr>
          <w:t>icehouse</w:t>
        </w:r>
      </w:ins>
      <w:ins w:id="10934" w:author="Claire S" w:date="2026-06-04T10:31:00Z" w16du:dateUtc="2026-06-04T09:31:00Z">
        <w:r w:rsidR="00E86179">
          <w:rPr>
            <w:rFonts w:ascii="Cambria" w:hAnsi="Cambria"/>
            <w:sz w:val="28"/>
            <w:szCs w:val="28"/>
          </w:rPr>
          <w:t xml:space="preserve"> on their</w:t>
        </w:r>
        <w:r w:rsidR="00B47D36">
          <w:rPr>
            <w:rFonts w:ascii="Cambria" w:hAnsi="Cambria"/>
            <w:sz w:val="28"/>
            <w:szCs w:val="28"/>
          </w:rPr>
          <w:t xml:space="preserve"> dad</w:t>
        </w:r>
        <w:del w:id="10935" w:author="Daisy Watt" w:date="2026-06-22T13:47:00Z" w16du:dateUtc="2026-06-22T11:47:00Z">
          <w:r w:rsidR="00E86179">
            <w:rPr>
              <w:rFonts w:ascii="Cambria" w:hAnsi="Cambria"/>
              <w:sz w:val="28"/>
              <w:szCs w:val="28"/>
            </w:rPr>
            <w:delText xml:space="preserve"> George</w:delText>
          </w:r>
        </w:del>
        <w:r w:rsidR="00B47D36">
          <w:rPr>
            <w:rFonts w:ascii="Cambria" w:hAnsi="Cambria"/>
            <w:sz w:val="28"/>
            <w:szCs w:val="28"/>
          </w:rPr>
          <w:t xml:space="preserve">’s </w:t>
        </w:r>
        <w:r w:rsidR="00E86179">
          <w:rPr>
            <w:rFonts w:ascii="Cambria" w:hAnsi="Cambria"/>
            <w:sz w:val="28"/>
            <w:szCs w:val="28"/>
          </w:rPr>
          <w:t>estate</w:t>
        </w:r>
      </w:ins>
      <w:ins w:id="10936" w:author="Claire S" w:date="2026-06-04T10:32:00Z" w16du:dateUtc="2026-06-04T09:32:00Z">
        <w:r w:rsidR="00E86179">
          <w:rPr>
            <w:rFonts w:ascii="Cambria" w:hAnsi="Cambria"/>
            <w:sz w:val="28"/>
            <w:szCs w:val="28"/>
          </w:rPr>
          <w:t>, locked the grill,</w:t>
        </w:r>
      </w:ins>
      <w:ins w:id="10937" w:author="Claire S" w:date="2026-06-04T10:31:00Z" w16du:dateUtc="2026-06-04T09:31:00Z">
        <w:r w:rsidR="00E86179">
          <w:rPr>
            <w:rFonts w:ascii="Cambria" w:hAnsi="Cambria"/>
            <w:sz w:val="28"/>
            <w:szCs w:val="28"/>
          </w:rPr>
          <w:t xml:space="preserve"> and </w:t>
        </w:r>
      </w:ins>
      <w:ins w:id="10938" w:author="Claire S" w:date="2026-06-04T10:49:00Z" w16du:dateUtc="2026-06-04T09:49:00Z">
        <w:r w:rsidR="00E03BC0">
          <w:rPr>
            <w:rFonts w:ascii="Cambria" w:hAnsi="Cambria"/>
            <w:sz w:val="28"/>
            <w:szCs w:val="28"/>
          </w:rPr>
          <w:t>left them</w:t>
        </w:r>
      </w:ins>
      <w:ins w:id="10939" w:author="Claire S" w:date="2026-06-04T10:32:00Z" w16du:dateUtc="2026-06-04T09:32:00Z">
        <w:r w:rsidR="00E86179">
          <w:rPr>
            <w:rFonts w:ascii="Cambria" w:hAnsi="Cambria"/>
            <w:sz w:val="28"/>
            <w:szCs w:val="28"/>
          </w:rPr>
          <w:t xml:space="preserve">.  </w:t>
        </w:r>
      </w:ins>
      <w:ins w:id="10940" w:author="Claire S" w:date="2026-06-04T10:33:00Z" w16du:dateUtc="2026-06-04T09:33:00Z">
        <w:r w:rsidR="0013484E">
          <w:rPr>
            <w:rFonts w:ascii="Cambria" w:hAnsi="Cambria"/>
            <w:sz w:val="28"/>
            <w:szCs w:val="28"/>
          </w:rPr>
          <w:t xml:space="preserve">Stuck in the </w:t>
        </w:r>
      </w:ins>
      <w:ins w:id="10941" w:author="Claire S" w:date="2026-06-04T10:35:00Z" w16du:dateUtc="2026-06-04T09:35:00Z">
        <w:r w:rsidR="00F62976">
          <w:rPr>
            <w:rFonts w:ascii="Cambria" w:hAnsi="Cambria"/>
            <w:sz w:val="28"/>
            <w:szCs w:val="28"/>
          </w:rPr>
          <w:t xml:space="preserve">dank, </w:t>
        </w:r>
      </w:ins>
      <w:ins w:id="10942" w:author="Claire S" w:date="2026-06-04T10:33:00Z" w16du:dateUtc="2026-06-04T09:33:00Z">
        <w:r w:rsidR="0013484E">
          <w:rPr>
            <w:rFonts w:ascii="Cambria" w:hAnsi="Cambria"/>
            <w:sz w:val="28"/>
            <w:szCs w:val="28"/>
          </w:rPr>
          <w:t>pitch</w:t>
        </w:r>
      </w:ins>
      <w:ins w:id="10943" w:author="Claire S" w:date="2026-06-04T10:35:00Z" w16du:dateUtc="2026-06-04T09:35:00Z">
        <w:r w:rsidR="00F62976">
          <w:rPr>
            <w:rFonts w:ascii="Cambria" w:hAnsi="Cambria"/>
            <w:sz w:val="28"/>
            <w:szCs w:val="28"/>
          </w:rPr>
          <w:t>-</w:t>
        </w:r>
      </w:ins>
      <w:ins w:id="10944" w:author="Claire S" w:date="2026-06-04T10:33:00Z" w16du:dateUtc="2026-06-04T09:33:00Z">
        <w:r w:rsidR="0013484E">
          <w:rPr>
            <w:rFonts w:ascii="Cambria" w:hAnsi="Cambria"/>
            <w:sz w:val="28"/>
            <w:szCs w:val="28"/>
          </w:rPr>
          <w:t>black tunnel, f</w:t>
        </w:r>
      </w:ins>
      <w:ins w:id="10945" w:author="Claire S" w:date="2026-06-04T10:32:00Z" w16du:dateUtc="2026-06-04T09:32:00Z">
        <w:r w:rsidR="00E86179">
          <w:rPr>
            <w:rFonts w:ascii="Cambria" w:hAnsi="Cambria"/>
            <w:sz w:val="28"/>
            <w:szCs w:val="28"/>
          </w:rPr>
          <w:t xml:space="preserve">reezing and </w:t>
        </w:r>
      </w:ins>
      <w:ins w:id="10946" w:author="Claire S" w:date="2026-06-04T10:35:00Z" w16du:dateUtc="2026-06-04T09:35:00Z">
        <w:r w:rsidR="00F62976">
          <w:rPr>
            <w:rFonts w:ascii="Cambria" w:hAnsi="Cambria"/>
            <w:sz w:val="28"/>
            <w:szCs w:val="28"/>
          </w:rPr>
          <w:t>petrified</w:t>
        </w:r>
      </w:ins>
      <w:ins w:id="10947" w:author="Claire S" w:date="2026-06-04T10:32:00Z" w16du:dateUtc="2026-06-04T09:32:00Z">
        <w:r w:rsidR="0013484E">
          <w:rPr>
            <w:rFonts w:ascii="Cambria" w:hAnsi="Cambria"/>
            <w:sz w:val="28"/>
            <w:szCs w:val="28"/>
          </w:rPr>
          <w:t xml:space="preserve"> of the sc</w:t>
        </w:r>
      </w:ins>
      <w:ins w:id="10948" w:author="Claire S" w:date="2026-07-27T12:22:00Z" w16du:dateUtc="2026-07-27T11:22:00Z">
        <w:r w:rsidR="005E5B5E">
          <w:rPr>
            <w:rFonts w:ascii="Cambria" w:hAnsi="Cambria"/>
            <w:sz w:val="28"/>
            <w:szCs w:val="28"/>
          </w:rPr>
          <w:t>uffling and scamperin</w:t>
        </w:r>
      </w:ins>
      <w:ins w:id="10949" w:author="Claire S" w:date="2026-06-04T10:32:00Z" w16du:dateUtc="2026-06-04T09:32:00Z">
        <w:r w:rsidR="0013484E">
          <w:rPr>
            <w:rFonts w:ascii="Cambria" w:hAnsi="Cambria"/>
            <w:sz w:val="28"/>
            <w:szCs w:val="28"/>
          </w:rPr>
          <w:t xml:space="preserve">g </w:t>
        </w:r>
      </w:ins>
      <w:ins w:id="10950" w:author="Daisy Watt" w:date="2026-06-22T13:53:00Z" w16du:dateUtc="2026-06-22T11:53:00Z">
        <w:del w:id="10951" w:author="Claire S" w:date="2026-07-27T12:22:00Z" w16du:dateUtc="2026-07-27T11:22:00Z">
          <w:r w:rsidR="00026B53" w:rsidDel="005E5B5E">
            <w:rPr>
              <w:rFonts w:ascii="Cambria" w:hAnsi="Cambria"/>
              <w:sz w:val="28"/>
              <w:szCs w:val="28"/>
            </w:rPr>
            <w:delText xml:space="preserve">noises </w:delText>
          </w:r>
        </w:del>
      </w:ins>
      <w:ins w:id="10952" w:author="Claire S" w:date="2026-06-04T10:33:00Z" w16du:dateUtc="2026-06-04T09:33:00Z">
        <w:r w:rsidR="0013484E">
          <w:rPr>
            <w:rFonts w:ascii="Cambria" w:hAnsi="Cambria"/>
            <w:sz w:val="28"/>
            <w:szCs w:val="28"/>
          </w:rPr>
          <w:t xml:space="preserve">around their </w:t>
        </w:r>
        <w:del w:id="10953" w:author="Daisy Watt" w:date="2026-06-22T13:53:00Z" w16du:dateUtc="2026-06-22T11:53:00Z">
          <w:r w:rsidR="0013484E">
            <w:rPr>
              <w:rFonts w:ascii="Cambria" w:hAnsi="Cambria"/>
              <w:sz w:val="28"/>
              <w:szCs w:val="28"/>
            </w:rPr>
            <w:delText>own legs</w:delText>
          </w:r>
        </w:del>
      </w:ins>
      <w:ins w:id="10954" w:author="Daisy Watt" w:date="2026-06-22T13:53:00Z" w16du:dateUtc="2026-06-22T11:53:00Z">
        <w:r w:rsidR="00F36B06">
          <w:rPr>
            <w:rFonts w:ascii="Cambria" w:hAnsi="Cambria"/>
            <w:sz w:val="28"/>
            <w:szCs w:val="28"/>
          </w:rPr>
          <w:t>feet</w:t>
        </w:r>
      </w:ins>
      <w:ins w:id="10955" w:author="Claire S" w:date="2026-06-04T10:33:00Z" w16du:dateUtc="2026-06-04T09:33:00Z">
        <w:r w:rsidR="0013484E">
          <w:rPr>
            <w:rFonts w:ascii="Cambria" w:hAnsi="Cambria"/>
            <w:sz w:val="28"/>
            <w:szCs w:val="28"/>
          </w:rPr>
          <w:t xml:space="preserve">, Savannah </w:t>
        </w:r>
      </w:ins>
      <w:ins w:id="10956" w:author="Daisy Watt" w:date="2026-06-22T13:53:00Z" w16du:dateUtc="2026-06-22T11:53:00Z">
        <w:r w:rsidR="00835B0D">
          <w:rPr>
            <w:rFonts w:ascii="Cambria" w:hAnsi="Cambria"/>
            <w:sz w:val="28"/>
            <w:szCs w:val="28"/>
          </w:rPr>
          <w:t xml:space="preserve">had </w:t>
        </w:r>
      </w:ins>
      <w:ins w:id="10957" w:author="Claire S" w:date="2026-06-08T16:02:00Z" w16du:dateUtc="2026-06-08T15:02:00Z">
        <w:del w:id="10958" w:author="Daisy Watt" w:date="2026-06-22T13:53:00Z" w16du:dateUtc="2026-06-22T11:53:00Z">
          <w:r w:rsidR="00F86493" w:rsidDel="004D7582">
            <w:rPr>
              <w:rFonts w:ascii="Cambria" w:hAnsi="Cambria"/>
              <w:sz w:val="28"/>
              <w:szCs w:val="28"/>
            </w:rPr>
            <w:delText>created</w:delText>
          </w:r>
        </w:del>
      </w:ins>
      <w:ins w:id="10959" w:author="Daisy Watt" w:date="2026-06-22T13:53:00Z" w16du:dateUtc="2026-06-22T11:53:00Z">
        <w:r w:rsidR="004D7582">
          <w:rPr>
            <w:rFonts w:ascii="Cambria" w:hAnsi="Cambria"/>
            <w:sz w:val="28"/>
            <w:szCs w:val="28"/>
          </w:rPr>
          <w:t>improvised</w:t>
        </w:r>
      </w:ins>
      <w:ins w:id="10960" w:author="Claire S" w:date="2026-06-08T16:02:00Z" w16du:dateUtc="2026-06-08T15:02:00Z">
        <w:r w:rsidR="00F86493">
          <w:rPr>
            <w:rFonts w:ascii="Cambria" w:hAnsi="Cambria"/>
            <w:sz w:val="28"/>
            <w:szCs w:val="28"/>
          </w:rPr>
          <w:t xml:space="preserve"> </w:t>
        </w:r>
      </w:ins>
      <w:ins w:id="10961" w:author="Claire S" w:date="2026-06-04T10:33:00Z" w16du:dateUtc="2026-06-04T09:33:00Z">
        <w:r w:rsidR="004F725C">
          <w:rPr>
            <w:rFonts w:ascii="Cambria" w:hAnsi="Cambria"/>
            <w:sz w:val="28"/>
            <w:szCs w:val="28"/>
          </w:rPr>
          <w:t xml:space="preserve">a </w:t>
        </w:r>
        <w:del w:id="10962" w:author="Daisy Watt" w:date="2026-06-22T13:54:00Z" w16du:dateUtc="2026-06-22T11:54:00Z">
          <w:r w:rsidR="004F725C">
            <w:rPr>
              <w:rFonts w:ascii="Cambria" w:hAnsi="Cambria"/>
              <w:sz w:val="28"/>
              <w:szCs w:val="28"/>
            </w:rPr>
            <w:delText>tale</w:delText>
          </w:r>
        </w:del>
      </w:ins>
      <w:ins w:id="10963" w:author="Daisy Watt" w:date="2026-06-22T13:54:00Z" w16du:dateUtc="2026-06-22T11:54:00Z">
        <w:r w:rsidR="001E444F">
          <w:rPr>
            <w:rFonts w:ascii="Cambria" w:hAnsi="Cambria"/>
            <w:sz w:val="28"/>
            <w:szCs w:val="28"/>
          </w:rPr>
          <w:t>story for Bella</w:t>
        </w:r>
        <w:del w:id="10964" w:author="Claire S" w:date="2026-07-27T12:25:00Z" w16du:dateUtc="2026-07-27T11:25:00Z">
          <w:r w:rsidR="00EC5E0E" w:rsidDel="002671CC">
            <w:rPr>
              <w:rFonts w:ascii="Cambria" w:hAnsi="Cambria"/>
              <w:sz w:val="28"/>
              <w:szCs w:val="28"/>
            </w:rPr>
            <w:delText xml:space="preserve">. </w:delText>
          </w:r>
        </w:del>
      </w:ins>
      <w:ins w:id="10965" w:author="Claire S" w:date="2026-07-27T12:25:00Z" w16du:dateUtc="2026-07-27T11:25:00Z">
        <w:r w:rsidR="002671CC">
          <w:rPr>
            <w:rFonts w:ascii="Cambria" w:hAnsi="Cambria"/>
            <w:sz w:val="28"/>
            <w:szCs w:val="28"/>
          </w:rPr>
          <w:t>: a voyage</w:t>
        </w:r>
      </w:ins>
      <w:ins w:id="10966" w:author="Daisy Watt" w:date="2026-06-22T13:54:00Z" w16du:dateUtc="2026-06-22T11:54:00Z">
        <w:del w:id="10967" w:author="Claire S" w:date="2026-07-27T12:25:00Z" w16du:dateUtc="2026-07-27T11:25:00Z">
          <w:r w:rsidR="00EC5E0E" w:rsidDel="002671CC">
            <w:rPr>
              <w:rFonts w:ascii="Cambria" w:hAnsi="Cambria"/>
              <w:sz w:val="28"/>
              <w:szCs w:val="28"/>
            </w:rPr>
            <w:delText>Theywere</w:delText>
          </w:r>
        </w:del>
      </w:ins>
      <w:ins w:id="10968" w:author="Claire S" w:date="2026-06-04T10:33:00Z" w16du:dateUtc="2026-06-04T09:33:00Z">
        <w:r w:rsidR="004F725C">
          <w:rPr>
            <w:rFonts w:ascii="Cambria" w:hAnsi="Cambria"/>
            <w:sz w:val="28"/>
            <w:szCs w:val="28"/>
          </w:rPr>
          <w:t xml:space="preserve"> on a</w:t>
        </w:r>
      </w:ins>
      <w:ins w:id="10969" w:author="Claire S" w:date="2026-07-27T12:21:00Z" w16du:dateUtc="2026-07-27T11:21:00Z">
        <w:r w:rsidR="00B17D99">
          <w:rPr>
            <w:rFonts w:ascii="Cambria" w:hAnsi="Cambria"/>
            <w:sz w:val="28"/>
            <w:szCs w:val="28"/>
          </w:rPr>
          <w:t xml:space="preserve"> spice</w:t>
        </w:r>
      </w:ins>
      <w:ins w:id="10970" w:author="Claire S" w:date="2026-06-04T10:33:00Z" w16du:dateUtc="2026-06-04T09:33:00Z">
        <w:r w:rsidR="004F725C">
          <w:rPr>
            <w:rFonts w:ascii="Cambria" w:hAnsi="Cambria"/>
            <w:sz w:val="28"/>
            <w:szCs w:val="28"/>
          </w:rPr>
          <w:t xml:space="preserve"> ship in the Indian Ocean,</w:t>
        </w:r>
      </w:ins>
      <w:ins w:id="10971" w:author="Claire S" w:date="2026-07-27T12:25:00Z" w16du:dateUtc="2026-07-27T11:25:00Z">
        <w:r w:rsidR="002671CC">
          <w:rPr>
            <w:rFonts w:ascii="Cambria" w:hAnsi="Cambria"/>
            <w:sz w:val="28"/>
            <w:szCs w:val="28"/>
          </w:rPr>
          <w:t xml:space="preserve"> which calmed B</w:t>
        </w:r>
      </w:ins>
      <w:ins w:id="10972" w:author="Claire S" w:date="2026-07-27T12:26:00Z" w16du:dateUtc="2026-07-27T11:26:00Z">
        <w:r w:rsidR="002671CC">
          <w:rPr>
            <w:rFonts w:ascii="Cambria" w:hAnsi="Cambria"/>
            <w:sz w:val="28"/>
            <w:szCs w:val="28"/>
          </w:rPr>
          <w:t>ella</w:t>
        </w:r>
      </w:ins>
      <w:ins w:id="10973" w:author="Claire S" w:date="2026-06-04T10:33:00Z" w16du:dateUtc="2026-06-04T09:33:00Z">
        <w:r w:rsidR="004F725C">
          <w:rPr>
            <w:rFonts w:ascii="Cambria" w:hAnsi="Cambria"/>
            <w:sz w:val="28"/>
            <w:szCs w:val="28"/>
          </w:rPr>
          <w:t xml:space="preserve"> until a rat </w:t>
        </w:r>
      </w:ins>
      <w:ins w:id="10974" w:author="Claire S" w:date="2026-07-27T12:26:00Z" w16du:dateUtc="2026-07-27T11:26:00Z">
        <w:r w:rsidR="002671CC">
          <w:rPr>
            <w:rFonts w:ascii="Cambria" w:hAnsi="Cambria"/>
            <w:sz w:val="28"/>
            <w:szCs w:val="28"/>
          </w:rPr>
          <w:t>bit her</w:t>
        </w:r>
      </w:ins>
      <w:ins w:id="10975" w:author="Claire S" w:date="2026-06-04T10:36:00Z" w16du:dateUtc="2026-06-04T09:36:00Z">
        <w:r w:rsidR="00F62976">
          <w:rPr>
            <w:rFonts w:ascii="Cambria" w:hAnsi="Cambria"/>
            <w:sz w:val="28"/>
            <w:szCs w:val="28"/>
          </w:rPr>
          <w:t xml:space="preserve"> </w:t>
        </w:r>
        <w:r w:rsidR="0051075E">
          <w:rPr>
            <w:rFonts w:ascii="Cambria" w:hAnsi="Cambria"/>
            <w:sz w:val="28"/>
            <w:szCs w:val="28"/>
          </w:rPr>
          <w:t>finger</w:t>
        </w:r>
      </w:ins>
      <w:ins w:id="10976" w:author="Claire S" w:date="2026-06-04T10:49:00Z" w16du:dateUtc="2026-06-04T09:49:00Z">
        <w:r w:rsidR="00E03BC0">
          <w:rPr>
            <w:rFonts w:ascii="Cambria" w:hAnsi="Cambria"/>
            <w:sz w:val="28"/>
            <w:szCs w:val="28"/>
          </w:rPr>
          <w:t xml:space="preserve"> </w:t>
        </w:r>
        <w:del w:id="10977" w:author="Daisy Watt" w:date="2026-06-22T13:47:00Z" w16du:dateUtc="2026-06-22T11:47:00Z">
          <w:r w:rsidR="00E03BC0">
            <w:rPr>
              <w:rFonts w:ascii="Cambria" w:hAnsi="Cambria"/>
              <w:sz w:val="28"/>
              <w:szCs w:val="28"/>
            </w:rPr>
            <w:delText>-</w:delText>
          </w:r>
        </w:del>
      </w:ins>
      <w:ins w:id="10978" w:author="Daisy Watt" w:date="2026-06-22T13:47:00Z" w16du:dateUtc="2026-06-22T11:47:00Z">
        <w:r w:rsidR="005C14CE">
          <w:rPr>
            <w:rFonts w:ascii="Cambria" w:hAnsi="Cambria"/>
            <w:sz w:val="28"/>
            <w:szCs w:val="28"/>
          </w:rPr>
          <w:t>–</w:t>
        </w:r>
      </w:ins>
      <w:ins w:id="10979" w:author="Claire S" w:date="2026-06-04T10:34:00Z" w16du:dateUtc="2026-06-04T09:34:00Z">
        <w:r w:rsidR="004F725C">
          <w:rPr>
            <w:rFonts w:ascii="Cambria" w:hAnsi="Cambria"/>
            <w:sz w:val="28"/>
            <w:szCs w:val="28"/>
          </w:rPr>
          <w:t xml:space="preserve"> whereupon </w:t>
        </w:r>
      </w:ins>
      <w:ins w:id="10980" w:author="Claire S" w:date="2026-07-27T12:26:00Z" w16du:dateUtc="2026-07-27T11:26:00Z">
        <w:r w:rsidR="002671CC">
          <w:rPr>
            <w:rFonts w:ascii="Cambria" w:hAnsi="Cambria"/>
            <w:sz w:val="28"/>
            <w:szCs w:val="28"/>
          </w:rPr>
          <w:t>both</w:t>
        </w:r>
      </w:ins>
      <w:ins w:id="10981" w:author="Claire S" w:date="2026-07-27T12:22:00Z" w16du:dateUtc="2026-07-27T11:22:00Z">
        <w:r w:rsidR="005E5B5E">
          <w:rPr>
            <w:rFonts w:ascii="Cambria" w:hAnsi="Cambria"/>
            <w:sz w:val="28"/>
            <w:szCs w:val="28"/>
          </w:rPr>
          <w:t xml:space="preserve"> girls became so </w:t>
        </w:r>
      </w:ins>
      <w:ins w:id="10982" w:author="Claire S" w:date="2026-06-04T10:34:00Z" w16du:dateUtc="2026-06-04T09:34:00Z">
        <w:r w:rsidR="004F725C">
          <w:rPr>
            <w:rFonts w:ascii="Cambria" w:hAnsi="Cambria"/>
            <w:sz w:val="28"/>
            <w:szCs w:val="28"/>
          </w:rPr>
          <w:t>hysteri</w:t>
        </w:r>
      </w:ins>
      <w:ins w:id="10983" w:author="Claire S" w:date="2026-07-27T12:22:00Z" w16du:dateUtc="2026-07-27T11:22:00Z">
        <w:r w:rsidR="005E5B5E">
          <w:rPr>
            <w:rFonts w:ascii="Cambria" w:hAnsi="Cambria"/>
            <w:sz w:val="28"/>
            <w:szCs w:val="28"/>
          </w:rPr>
          <w:t>cal</w:t>
        </w:r>
      </w:ins>
      <w:ins w:id="10984" w:author="Claire S" w:date="2026-06-04T10:49:00Z" w16du:dateUtc="2026-06-04T09:49:00Z">
        <w:r w:rsidR="00E03BC0">
          <w:rPr>
            <w:rFonts w:ascii="Cambria" w:hAnsi="Cambria"/>
            <w:sz w:val="28"/>
            <w:szCs w:val="28"/>
          </w:rPr>
          <w:t>,</w:t>
        </w:r>
      </w:ins>
      <w:ins w:id="10985" w:author="Claire S" w:date="2026-06-04T10:36:00Z" w16du:dateUtc="2026-06-04T09:36:00Z">
        <w:r w:rsidR="0051075E">
          <w:rPr>
            <w:rFonts w:ascii="Cambria" w:hAnsi="Cambria"/>
            <w:sz w:val="28"/>
            <w:szCs w:val="28"/>
          </w:rPr>
          <w:t xml:space="preserve"> their smirking </w:t>
        </w:r>
      </w:ins>
      <w:ins w:id="10986" w:author="Claire S" w:date="2026-06-08T16:02:00Z" w16du:dateUtc="2026-06-08T15:02:00Z">
        <w:r w:rsidR="002D5BFD">
          <w:rPr>
            <w:rFonts w:ascii="Cambria" w:hAnsi="Cambria"/>
            <w:sz w:val="28"/>
            <w:szCs w:val="28"/>
          </w:rPr>
          <w:t>o</w:t>
        </w:r>
      </w:ins>
      <w:ins w:id="10987" w:author="Claire S" w:date="2026-06-04T10:36:00Z" w16du:dateUtc="2026-06-04T09:36:00Z">
        <w:r w:rsidR="0051075E">
          <w:rPr>
            <w:rFonts w:ascii="Cambria" w:hAnsi="Cambria"/>
            <w:sz w:val="28"/>
            <w:szCs w:val="28"/>
          </w:rPr>
          <w:t>lder brothers let them out again</w:t>
        </w:r>
      </w:ins>
      <w:ins w:id="10988" w:author="Claire S" w:date="2026-06-04T10:34:00Z" w16du:dateUtc="2026-06-04T09:34:00Z">
        <w:r w:rsidR="004F725C">
          <w:rPr>
            <w:rFonts w:ascii="Cambria" w:hAnsi="Cambria"/>
            <w:sz w:val="28"/>
            <w:szCs w:val="28"/>
          </w:rPr>
          <w:t>.</w:t>
        </w:r>
      </w:ins>
    </w:p>
    <w:p w14:paraId="6F16B54F" w14:textId="3041FCC7" w:rsidR="005065D7" w:rsidRDefault="004F725C" w:rsidP="004F725C">
      <w:pPr>
        <w:spacing w:line="360" w:lineRule="auto"/>
        <w:contextualSpacing/>
        <w:rPr>
          <w:ins w:id="10989" w:author="Claire S" w:date="2026-06-04T10:37:00Z" w16du:dateUtc="2026-06-04T09:37:00Z"/>
          <w:rFonts w:ascii="Cambria" w:hAnsi="Cambria"/>
          <w:sz w:val="28"/>
          <w:szCs w:val="28"/>
        </w:rPr>
      </w:pPr>
      <w:ins w:id="10990" w:author="Claire S" w:date="2026-06-04T10:34:00Z" w16du:dateUtc="2026-06-04T09:34:00Z">
        <w:r>
          <w:rPr>
            <w:rFonts w:ascii="Cambria" w:hAnsi="Cambria"/>
            <w:sz w:val="28"/>
            <w:szCs w:val="28"/>
          </w:rPr>
          <w:tab/>
        </w:r>
      </w:ins>
      <w:ins w:id="10991" w:author="Claire S" w:date="2026-07-27T12:26:00Z" w16du:dateUtc="2026-07-27T11:26:00Z">
        <w:r w:rsidR="002671CC">
          <w:rPr>
            <w:rFonts w:ascii="Cambria" w:hAnsi="Cambria"/>
            <w:sz w:val="28"/>
            <w:szCs w:val="28"/>
          </w:rPr>
          <w:t xml:space="preserve">But </w:t>
        </w:r>
      </w:ins>
      <w:ins w:id="10992" w:author="Claire S" w:date="2026-06-04T10:36:00Z" w16du:dateUtc="2026-06-04T09:36:00Z">
        <w:del w:id="10993" w:author="Daisy Watt" w:date="2026-06-22T13:54:00Z" w16du:dateUtc="2026-06-22T11:54:00Z">
          <w:r w:rsidR="0051075E">
            <w:rPr>
              <w:rFonts w:ascii="Cambria" w:hAnsi="Cambria"/>
              <w:sz w:val="28"/>
              <w:szCs w:val="28"/>
            </w:rPr>
            <w:delText xml:space="preserve">But </w:delText>
          </w:r>
        </w:del>
      </w:ins>
      <w:ins w:id="10994" w:author="Claire S" w:date="2026-06-04T10:34:00Z" w16du:dateUtc="2026-06-04T09:34:00Z">
        <w:r>
          <w:rPr>
            <w:rFonts w:ascii="Cambria" w:hAnsi="Cambria"/>
            <w:sz w:val="28"/>
            <w:szCs w:val="28"/>
          </w:rPr>
          <w:t>Savannah’s imagination had helped them then, briefly, though</w:t>
        </w:r>
      </w:ins>
      <w:ins w:id="10995" w:author="Claire S" w:date="2026-06-04T10:36:00Z" w16du:dateUtc="2026-06-04T09:36:00Z">
        <w:r w:rsidR="0051075E">
          <w:rPr>
            <w:rFonts w:ascii="Cambria" w:hAnsi="Cambria"/>
            <w:sz w:val="28"/>
            <w:szCs w:val="28"/>
          </w:rPr>
          <w:t xml:space="preserve"> it </w:t>
        </w:r>
      </w:ins>
      <w:ins w:id="10996" w:author="Claire S" w:date="2026-06-04T10:49:00Z" w16du:dateUtc="2026-06-04T09:49:00Z">
        <w:r w:rsidR="00E03BC0">
          <w:rPr>
            <w:rFonts w:ascii="Cambria" w:hAnsi="Cambria"/>
            <w:sz w:val="28"/>
            <w:szCs w:val="28"/>
          </w:rPr>
          <w:t>also</w:t>
        </w:r>
      </w:ins>
      <w:ins w:id="10997" w:author="Claire S" w:date="2026-06-04T10:36:00Z" w16du:dateUtc="2026-06-04T09:36:00Z">
        <w:r w:rsidR="0051075E">
          <w:rPr>
            <w:rFonts w:ascii="Cambria" w:hAnsi="Cambria"/>
            <w:sz w:val="28"/>
            <w:szCs w:val="28"/>
          </w:rPr>
          <w:t xml:space="preserve"> </w:t>
        </w:r>
      </w:ins>
      <w:ins w:id="10998" w:author="Claire S" w:date="2026-07-27T12:26:00Z" w16du:dateUtc="2026-07-27T11:26:00Z">
        <w:r w:rsidR="00425F3A">
          <w:rPr>
            <w:rFonts w:ascii="Cambria" w:hAnsi="Cambria"/>
            <w:sz w:val="28"/>
            <w:szCs w:val="28"/>
          </w:rPr>
          <w:t>meant</w:t>
        </w:r>
      </w:ins>
      <w:ins w:id="10999" w:author="Claire S" w:date="2026-06-04T10:36:00Z" w16du:dateUtc="2026-06-04T09:36:00Z">
        <w:r w:rsidR="0051075E">
          <w:rPr>
            <w:rFonts w:ascii="Cambria" w:hAnsi="Cambria"/>
            <w:sz w:val="28"/>
            <w:szCs w:val="28"/>
          </w:rPr>
          <w:t xml:space="preserve"> a hatred of</w:t>
        </w:r>
      </w:ins>
      <w:ins w:id="11000" w:author="Claire S" w:date="2026-06-04T10:34:00Z" w16du:dateUtc="2026-06-04T09:34:00Z">
        <w:r>
          <w:rPr>
            <w:rFonts w:ascii="Cambria" w:hAnsi="Cambria"/>
            <w:sz w:val="28"/>
            <w:szCs w:val="28"/>
          </w:rPr>
          <w:t xml:space="preserve"> dark</w:t>
        </w:r>
      </w:ins>
      <w:ins w:id="11001" w:author="Claire S" w:date="2026-06-04T10:37:00Z" w16du:dateUtc="2026-06-04T09:37:00Z">
        <w:r w:rsidR="0051075E">
          <w:rPr>
            <w:rFonts w:ascii="Cambria" w:hAnsi="Cambria"/>
            <w:sz w:val="28"/>
            <w:szCs w:val="28"/>
          </w:rPr>
          <w:t>,</w:t>
        </w:r>
      </w:ins>
      <w:ins w:id="11002" w:author="Claire S" w:date="2026-06-04T10:34:00Z" w16du:dateUtc="2026-06-04T09:34:00Z">
        <w:r>
          <w:rPr>
            <w:rFonts w:ascii="Cambria" w:hAnsi="Cambria"/>
            <w:sz w:val="28"/>
            <w:szCs w:val="28"/>
          </w:rPr>
          <w:t xml:space="preserve"> enclosed spaces</w:t>
        </w:r>
      </w:ins>
      <w:ins w:id="11003" w:author="Claire S" w:date="2026-06-04T10:37:00Z" w16du:dateUtc="2026-06-04T09:37:00Z">
        <w:del w:id="11004" w:author="Daisy Watt" w:date="2026-06-22T13:54:00Z" w16du:dateUtc="2026-06-22T11:54:00Z">
          <w:r w:rsidR="005065D7">
            <w:rPr>
              <w:rFonts w:ascii="Cambria" w:hAnsi="Cambria"/>
              <w:sz w:val="28"/>
              <w:szCs w:val="28"/>
            </w:rPr>
            <w:delText>;</w:delText>
          </w:r>
        </w:del>
      </w:ins>
      <w:ins w:id="11005" w:author="Daisy Watt" w:date="2026-06-22T13:54:00Z" w16du:dateUtc="2026-06-22T11:54:00Z">
        <w:r w:rsidR="005065D7">
          <w:rPr>
            <w:rFonts w:ascii="Cambria" w:hAnsi="Cambria"/>
            <w:sz w:val="28"/>
            <w:szCs w:val="28"/>
          </w:rPr>
          <w:t xml:space="preserve"> </w:t>
        </w:r>
        <w:r w:rsidR="00E01781">
          <w:rPr>
            <w:rFonts w:ascii="Cambria" w:hAnsi="Cambria"/>
            <w:sz w:val="28"/>
            <w:szCs w:val="28"/>
          </w:rPr>
          <w:t>–</w:t>
        </w:r>
      </w:ins>
      <w:ins w:id="11006" w:author="Claire S" w:date="2026-06-04T10:37:00Z" w16du:dateUtc="2026-06-04T09:37:00Z">
        <w:r w:rsidR="005065D7">
          <w:rPr>
            <w:rFonts w:ascii="Cambria" w:hAnsi="Cambria"/>
            <w:sz w:val="28"/>
            <w:szCs w:val="28"/>
          </w:rPr>
          <w:t xml:space="preserve"> a phobia the </w:t>
        </w:r>
      </w:ins>
      <w:ins w:id="11007" w:author="Claire S" w:date="2026-06-04T10:38:00Z" w16du:dateUtc="2026-06-04T09:38:00Z">
        <w:r w:rsidR="005D5EC6">
          <w:rPr>
            <w:rFonts w:ascii="Cambria" w:hAnsi="Cambria"/>
            <w:sz w:val="28"/>
            <w:szCs w:val="28"/>
          </w:rPr>
          <w:t xml:space="preserve">boarding-school </w:t>
        </w:r>
      </w:ins>
      <w:ins w:id="11008" w:author="Claire S" w:date="2026-06-04T10:37:00Z" w16du:dateUtc="2026-06-04T09:37:00Z">
        <w:r w:rsidR="005065D7">
          <w:rPr>
            <w:rFonts w:ascii="Cambria" w:hAnsi="Cambria"/>
            <w:sz w:val="28"/>
            <w:szCs w:val="28"/>
          </w:rPr>
          <w:t xml:space="preserve">bullies </w:t>
        </w:r>
        <w:del w:id="11009" w:author="Daisy Watt" w:date="2026-06-22T13:55:00Z" w16du:dateUtc="2026-06-22T11:55:00Z">
          <w:r w:rsidR="005065D7">
            <w:rPr>
              <w:rFonts w:ascii="Cambria" w:hAnsi="Cambria"/>
              <w:sz w:val="28"/>
              <w:szCs w:val="28"/>
            </w:rPr>
            <w:delText xml:space="preserve">had </w:delText>
          </w:r>
        </w:del>
        <w:del w:id="11010" w:author="Daisy Watt" w:date="2026-06-22T13:47:00Z" w16du:dateUtc="2026-06-22T11:47:00Z">
          <w:r w:rsidR="005065D7">
            <w:rPr>
              <w:rFonts w:ascii="Cambria" w:hAnsi="Cambria"/>
              <w:sz w:val="28"/>
              <w:szCs w:val="28"/>
            </w:rPr>
            <w:delText>picked up</w:delText>
          </w:r>
        </w:del>
      </w:ins>
      <w:ins w:id="11011" w:author="Daisy Watt" w:date="2026-06-22T13:55:00Z" w16du:dateUtc="2026-06-22T11:55:00Z">
        <w:r w:rsidR="00985DE4">
          <w:rPr>
            <w:rFonts w:ascii="Cambria" w:hAnsi="Cambria"/>
            <w:sz w:val="28"/>
            <w:szCs w:val="28"/>
          </w:rPr>
          <w:t>took</w:t>
        </w:r>
      </w:ins>
      <w:ins w:id="11012" w:author="Daisy Watt" w:date="2026-06-22T13:47:00Z" w16du:dateUtc="2026-06-22T11:47:00Z">
        <w:r w:rsidR="005C14CE">
          <w:rPr>
            <w:rFonts w:ascii="Cambria" w:hAnsi="Cambria"/>
            <w:sz w:val="28"/>
            <w:szCs w:val="28"/>
          </w:rPr>
          <w:t xml:space="preserve"> </w:t>
        </w:r>
      </w:ins>
      <w:ins w:id="11013" w:author="Daisy Watt" w:date="2026-06-22T13:48:00Z" w16du:dateUtc="2026-06-22T11:48:00Z">
        <w:r w:rsidR="0050146F">
          <w:rPr>
            <w:rFonts w:ascii="Cambria" w:hAnsi="Cambria"/>
            <w:sz w:val="28"/>
            <w:szCs w:val="28"/>
          </w:rPr>
          <w:t>advantage of</w:t>
        </w:r>
      </w:ins>
      <w:ins w:id="11014" w:author="Claire S" w:date="2026-07-27T12:23:00Z" w16du:dateUtc="2026-07-27T11:23:00Z">
        <w:r w:rsidR="005E5B5E">
          <w:rPr>
            <w:rFonts w:ascii="Cambria" w:hAnsi="Cambria"/>
            <w:sz w:val="28"/>
            <w:szCs w:val="28"/>
          </w:rPr>
          <w:t>.  It was only when</w:t>
        </w:r>
      </w:ins>
      <w:ins w:id="11015" w:author="Daisy Watt" w:date="2026-06-22T13:55:00Z" w16du:dateUtc="2026-06-22T11:55:00Z">
        <w:del w:id="11016" w:author="Claire S" w:date="2026-07-27T12:23:00Z" w16du:dateUtc="2026-07-27T11:23:00Z">
          <w:r w:rsidR="00985DE4" w:rsidDel="005E5B5E">
            <w:rPr>
              <w:rFonts w:ascii="Cambria" w:hAnsi="Cambria"/>
              <w:sz w:val="28"/>
              <w:szCs w:val="28"/>
            </w:rPr>
            <w:delText>,</w:delText>
          </w:r>
        </w:del>
      </w:ins>
      <w:ins w:id="11017" w:author="Claire S" w:date="2026-06-04T10:38:00Z" w16du:dateUtc="2026-06-04T09:38:00Z">
        <w:del w:id="11018" w:author="Daisy Watt" w:date="2026-06-22T13:55:00Z" w16du:dateUtc="2026-06-22T11:55:00Z">
          <w:r w:rsidR="005D5EC6">
            <w:rPr>
              <w:rFonts w:ascii="Cambria" w:hAnsi="Cambria"/>
              <w:sz w:val="28"/>
              <w:szCs w:val="28"/>
            </w:rPr>
            <w:delText xml:space="preserve"> </w:delText>
          </w:r>
        </w:del>
        <w:del w:id="11019" w:author="Daisy Watt" w:date="2026-06-22T13:47:00Z" w16du:dateUtc="2026-06-22T11:47:00Z">
          <w:r w:rsidR="005D5EC6">
            <w:rPr>
              <w:rFonts w:ascii="Cambria" w:hAnsi="Cambria"/>
              <w:sz w:val="28"/>
              <w:szCs w:val="28"/>
            </w:rPr>
            <w:delText>-</w:delText>
          </w:r>
        </w:del>
      </w:ins>
      <w:ins w:id="11020" w:author="Claire S" w:date="2026-06-04T10:37:00Z" w16du:dateUtc="2026-06-04T09:37:00Z">
        <w:r w:rsidR="005065D7">
          <w:rPr>
            <w:rFonts w:ascii="Cambria" w:hAnsi="Cambria"/>
            <w:sz w:val="28"/>
            <w:szCs w:val="28"/>
          </w:rPr>
          <w:t xml:space="preserve"> Savannah </w:t>
        </w:r>
      </w:ins>
      <w:ins w:id="11021" w:author="Claire S" w:date="2026-06-04T10:38:00Z" w16du:dateUtc="2026-06-04T09:38:00Z">
        <w:r w:rsidR="005D5EC6">
          <w:rPr>
            <w:rFonts w:ascii="Cambria" w:hAnsi="Cambria"/>
            <w:sz w:val="28"/>
            <w:szCs w:val="28"/>
          </w:rPr>
          <w:t>learn</w:t>
        </w:r>
      </w:ins>
      <w:ins w:id="11022" w:author="Daisy Watt" w:date="2026-06-16T17:30:00Z" w16du:dateUtc="2026-06-16T16:30:00Z">
        <w:r w:rsidR="00051F4B">
          <w:rPr>
            <w:rFonts w:ascii="Cambria" w:hAnsi="Cambria"/>
            <w:sz w:val="28"/>
            <w:szCs w:val="28"/>
          </w:rPr>
          <w:t>ed</w:t>
        </w:r>
      </w:ins>
      <w:ins w:id="11023" w:author="Claire S" w:date="2026-06-04T10:38:00Z" w16du:dateUtc="2026-06-04T09:38:00Z">
        <w:del w:id="11024" w:author="Daisy Watt" w:date="2026-06-16T17:30:00Z" w16du:dateUtc="2026-06-16T16:30:00Z">
          <w:r w:rsidR="005D5EC6" w:rsidDel="00051F4B">
            <w:rPr>
              <w:rFonts w:ascii="Cambria" w:hAnsi="Cambria"/>
              <w:sz w:val="28"/>
              <w:szCs w:val="28"/>
            </w:rPr>
            <w:delText>t</w:delText>
          </w:r>
        </w:del>
      </w:ins>
      <w:ins w:id="11025" w:author="Claire S" w:date="2026-06-04T10:37:00Z" w16du:dateUtc="2026-06-04T09:37:00Z">
        <w:r w:rsidR="005065D7">
          <w:rPr>
            <w:rFonts w:ascii="Cambria" w:hAnsi="Cambria"/>
            <w:sz w:val="28"/>
            <w:szCs w:val="28"/>
          </w:rPr>
          <w:t xml:space="preserve"> money could </w:t>
        </w:r>
      </w:ins>
      <w:ins w:id="11026" w:author="Claire S" w:date="2026-06-08T16:02:00Z" w16du:dateUtc="2026-06-08T15:02:00Z">
        <w:r w:rsidR="002D5BFD">
          <w:rPr>
            <w:rFonts w:ascii="Cambria" w:hAnsi="Cambria"/>
            <w:sz w:val="28"/>
            <w:szCs w:val="28"/>
          </w:rPr>
          <w:t xml:space="preserve">help </w:t>
        </w:r>
      </w:ins>
      <w:ins w:id="11027" w:author="Claire S" w:date="2026-06-04T10:37:00Z" w16du:dateUtc="2026-06-04T09:37:00Z">
        <w:r w:rsidR="005065D7">
          <w:rPr>
            <w:rFonts w:ascii="Cambria" w:hAnsi="Cambria"/>
            <w:sz w:val="28"/>
            <w:szCs w:val="28"/>
          </w:rPr>
          <w:t>buy safety</w:t>
        </w:r>
      </w:ins>
      <w:ins w:id="11028" w:author="Claire S" w:date="2026-07-27T12:23:00Z" w16du:dateUtc="2026-07-27T11:23:00Z">
        <w:r w:rsidR="005E5B5E">
          <w:rPr>
            <w:rFonts w:ascii="Cambria" w:hAnsi="Cambria"/>
            <w:sz w:val="28"/>
            <w:szCs w:val="28"/>
          </w:rPr>
          <w:t xml:space="preserve"> that things got easier</w:t>
        </w:r>
      </w:ins>
      <w:ins w:id="11029" w:author="Claire S" w:date="2026-06-04T10:37:00Z" w16du:dateUtc="2026-06-04T09:37:00Z">
        <w:r w:rsidR="005065D7">
          <w:rPr>
            <w:rFonts w:ascii="Cambria" w:hAnsi="Cambria"/>
            <w:sz w:val="28"/>
            <w:szCs w:val="28"/>
          </w:rPr>
          <w:t>.</w:t>
        </w:r>
        <w:r w:rsidR="005065D7">
          <w:rPr>
            <w:rFonts w:ascii="Cambria" w:hAnsi="Cambria"/>
            <w:sz w:val="28"/>
            <w:szCs w:val="28"/>
          </w:rPr>
          <w:tab/>
        </w:r>
      </w:ins>
    </w:p>
    <w:p w14:paraId="47A4DA5D" w14:textId="4CFB21BF" w:rsidR="006B723A" w:rsidRDefault="00425F3A" w:rsidP="000E72C8">
      <w:pPr>
        <w:spacing w:line="360" w:lineRule="auto"/>
        <w:ind w:firstLine="720"/>
        <w:contextualSpacing/>
        <w:rPr>
          <w:ins w:id="11030" w:author="Claire S" w:date="2026-06-04T10:52:00Z" w16du:dateUtc="2026-06-04T09:52:00Z"/>
          <w:rFonts w:ascii="Cambria" w:hAnsi="Cambria"/>
          <w:sz w:val="28"/>
          <w:szCs w:val="28"/>
        </w:rPr>
      </w:pPr>
      <w:ins w:id="11031" w:author="Claire S" w:date="2026-07-27T12:26:00Z" w16du:dateUtc="2026-07-27T11:26:00Z">
        <w:r>
          <w:rPr>
            <w:rFonts w:ascii="Cambria" w:hAnsi="Cambria"/>
            <w:sz w:val="28"/>
            <w:szCs w:val="28"/>
          </w:rPr>
          <w:t xml:space="preserve">Still, </w:t>
        </w:r>
      </w:ins>
      <w:ins w:id="11032" w:author="Claire S" w:date="2026-07-27T12:27:00Z" w16du:dateUtc="2026-07-27T11:27:00Z">
        <w:r>
          <w:rPr>
            <w:rFonts w:ascii="Cambria" w:hAnsi="Cambria"/>
            <w:sz w:val="28"/>
            <w:szCs w:val="28"/>
          </w:rPr>
          <w:t>w</w:t>
        </w:r>
      </w:ins>
      <w:ins w:id="11033" w:author="Claire S" w:date="2026-07-27T12:23:00Z" w16du:dateUtc="2026-07-27T11:23:00Z">
        <w:r w:rsidR="005E5B5E">
          <w:rPr>
            <w:rFonts w:ascii="Cambria" w:hAnsi="Cambria"/>
            <w:sz w:val="28"/>
            <w:szCs w:val="28"/>
          </w:rPr>
          <w:t>ho cared</w:t>
        </w:r>
      </w:ins>
      <w:ins w:id="11034" w:author="Claire S" w:date="2026-06-04T10:34:00Z" w16du:dateUtc="2026-06-04T09:34:00Z">
        <w:r w:rsidR="004F725C">
          <w:rPr>
            <w:rFonts w:ascii="Cambria" w:hAnsi="Cambria"/>
            <w:sz w:val="28"/>
            <w:szCs w:val="28"/>
          </w:rPr>
          <w:t xml:space="preserve"> if </w:t>
        </w:r>
      </w:ins>
      <w:del w:id="11035" w:author="Claire S" w:date="2026-06-04T10:35:00Z" w16du:dateUtc="2026-06-04T09:35:00Z">
        <w:r w:rsidR="00384C43" w:rsidDel="004F725C">
          <w:rPr>
            <w:rFonts w:ascii="Cambria" w:hAnsi="Cambria"/>
            <w:sz w:val="28"/>
            <w:szCs w:val="28"/>
          </w:rPr>
          <w:delText>But</w:delText>
        </w:r>
        <w:r w:rsidR="00686C6E" w:rsidDel="004F725C">
          <w:rPr>
            <w:rFonts w:ascii="Cambria" w:hAnsi="Cambria"/>
            <w:sz w:val="28"/>
            <w:szCs w:val="28"/>
          </w:rPr>
          <w:delText xml:space="preserve"> although she </w:delText>
        </w:r>
      </w:del>
      <w:ins w:id="11036" w:author="Claire S" w:date="2026-06-04T10:35:00Z" w16du:dateUtc="2026-06-04T09:35:00Z">
        <w:r w:rsidR="004F725C">
          <w:rPr>
            <w:rFonts w:ascii="Cambria" w:hAnsi="Cambria"/>
            <w:sz w:val="28"/>
            <w:szCs w:val="28"/>
          </w:rPr>
          <w:t xml:space="preserve">she’d </w:t>
        </w:r>
      </w:ins>
      <w:del w:id="11037" w:author="Claire S" w:date="2026-06-04T10:35:00Z" w16du:dateUtc="2026-06-04T09:35:00Z">
        <w:r w:rsidR="00686C6E" w:rsidDel="004F725C">
          <w:rPr>
            <w:rFonts w:ascii="Cambria" w:hAnsi="Cambria"/>
            <w:sz w:val="28"/>
            <w:szCs w:val="28"/>
          </w:rPr>
          <w:delText xml:space="preserve">might have </w:delText>
        </w:r>
      </w:del>
      <w:r w:rsidR="00686C6E">
        <w:rPr>
          <w:rFonts w:ascii="Cambria" w:hAnsi="Cambria"/>
          <w:sz w:val="28"/>
          <w:szCs w:val="28"/>
        </w:rPr>
        <w:t xml:space="preserve">been a bit of a fantasist </w:t>
      </w:r>
      <w:r w:rsidR="00BC403A">
        <w:rPr>
          <w:rFonts w:ascii="Cambria" w:hAnsi="Cambria"/>
          <w:sz w:val="28"/>
          <w:szCs w:val="28"/>
        </w:rPr>
        <w:t xml:space="preserve">when she was </w:t>
      </w:r>
      <w:ins w:id="11038" w:author="Claire S" w:date="2026-07-27T12:26:00Z" w16du:dateUtc="2026-07-27T11:26:00Z">
        <w:r>
          <w:rPr>
            <w:rFonts w:ascii="Cambria" w:hAnsi="Cambria"/>
            <w:sz w:val="28"/>
            <w:szCs w:val="28"/>
          </w:rPr>
          <w:t>a kid</w:t>
        </w:r>
      </w:ins>
      <w:del w:id="11039" w:author="Claire S" w:date="2026-07-27T12:26:00Z" w16du:dateUtc="2026-07-27T11:26:00Z">
        <w:r w:rsidR="00BC403A" w:rsidDel="00425F3A">
          <w:rPr>
            <w:rFonts w:ascii="Cambria" w:hAnsi="Cambria"/>
            <w:sz w:val="28"/>
            <w:szCs w:val="28"/>
          </w:rPr>
          <w:delText>younger</w:delText>
        </w:r>
      </w:del>
      <w:ins w:id="11040" w:author="Claire S" w:date="2026-06-08T16:02:00Z" w16du:dateUtc="2026-06-08T15:02:00Z">
        <w:r w:rsidR="002D5BFD">
          <w:rPr>
            <w:rFonts w:ascii="Cambria" w:hAnsi="Cambria"/>
            <w:sz w:val="28"/>
            <w:szCs w:val="28"/>
          </w:rPr>
          <w:t>?</w:t>
        </w:r>
      </w:ins>
      <w:ins w:id="11041" w:author="Claire S" w:date="2026-06-08T16:03:00Z" w16du:dateUtc="2026-06-08T15:03:00Z">
        <w:r w:rsidR="002D5BFD">
          <w:rPr>
            <w:rFonts w:ascii="Cambria" w:hAnsi="Cambria"/>
            <w:sz w:val="28"/>
            <w:szCs w:val="28"/>
          </w:rPr>
          <w:t xml:space="preserve"> S</w:t>
        </w:r>
      </w:ins>
      <w:del w:id="11042" w:author="Claire S" w:date="2026-06-04T10:38:00Z" w16du:dateUtc="2026-06-04T09:38:00Z">
        <w:r w:rsidR="00686C6E" w:rsidDel="005D5EC6">
          <w:rPr>
            <w:rFonts w:ascii="Cambria" w:hAnsi="Cambria"/>
            <w:sz w:val="28"/>
            <w:szCs w:val="28"/>
          </w:rPr>
          <w:delText>,</w:delText>
        </w:r>
      </w:del>
      <w:del w:id="11043" w:author="Claire S" w:date="2026-06-08T16:03:00Z" w16du:dateUtc="2026-06-08T15:03:00Z">
        <w:r w:rsidR="00384C43" w:rsidDel="002D5BFD">
          <w:rPr>
            <w:rFonts w:ascii="Cambria" w:hAnsi="Cambria"/>
            <w:sz w:val="28"/>
            <w:szCs w:val="28"/>
          </w:rPr>
          <w:delText xml:space="preserve"> </w:delText>
        </w:r>
      </w:del>
      <w:ins w:id="11044" w:author="Claire S" w:date="2026-06-04T10:35:00Z" w16du:dateUtc="2026-06-04T09:35:00Z">
        <w:r w:rsidR="004F725C">
          <w:rPr>
            <w:rFonts w:ascii="Cambria" w:hAnsi="Cambria"/>
            <w:sz w:val="28"/>
            <w:szCs w:val="28"/>
          </w:rPr>
          <w:t xml:space="preserve">he’d never been </w:t>
        </w:r>
      </w:ins>
      <w:del w:id="11045" w:author="Claire S" w:date="2026-06-04T10:35:00Z" w16du:dateUtc="2026-06-04T09:35:00Z">
        <w:r w:rsidR="00686C6E" w:rsidDel="004F725C">
          <w:rPr>
            <w:rFonts w:ascii="Cambria" w:hAnsi="Cambria"/>
            <w:sz w:val="28"/>
            <w:szCs w:val="28"/>
          </w:rPr>
          <w:delText>Savannah</w:delText>
        </w:r>
        <w:r w:rsidR="00384C43" w:rsidDel="004F725C">
          <w:rPr>
            <w:rFonts w:ascii="Cambria" w:hAnsi="Cambria"/>
            <w:sz w:val="28"/>
            <w:szCs w:val="28"/>
          </w:rPr>
          <w:delText xml:space="preserve"> wasn’t </w:delText>
        </w:r>
      </w:del>
      <w:r w:rsidR="00384C43">
        <w:rPr>
          <w:rFonts w:ascii="Cambria" w:hAnsi="Cambria"/>
          <w:sz w:val="28"/>
          <w:szCs w:val="28"/>
        </w:rPr>
        <w:t>a liar</w:t>
      </w:r>
      <w:del w:id="11046" w:author="Claire S" w:date="2026-06-04T10:35:00Z" w16du:dateUtc="2026-06-04T09:35:00Z">
        <w:r w:rsidR="00384C43" w:rsidDel="004F725C">
          <w:rPr>
            <w:rFonts w:ascii="Cambria" w:hAnsi="Cambria"/>
            <w:sz w:val="28"/>
            <w:szCs w:val="28"/>
          </w:rPr>
          <w:delText>, and</w:delText>
        </w:r>
      </w:del>
      <w:ins w:id="11047" w:author="Claire S" w:date="2026-06-08T16:03:00Z" w16du:dateUtc="2026-06-08T15:03:00Z">
        <w:r w:rsidR="002D5BFD">
          <w:rPr>
            <w:rFonts w:ascii="Cambria" w:hAnsi="Cambria"/>
            <w:sz w:val="28"/>
            <w:szCs w:val="28"/>
          </w:rPr>
          <w:t>, and s</w:t>
        </w:r>
      </w:ins>
      <w:del w:id="11048" w:author="Claire S" w:date="2026-06-04T10:35:00Z" w16du:dateUtc="2026-06-04T09:35:00Z">
        <w:r w:rsidR="00384C43" w:rsidDel="004F725C">
          <w:rPr>
            <w:rFonts w:ascii="Cambria" w:hAnsi="Cambria"/>
            <w:sz w:val="28"/>
            <w:szCs w:val="28"/>
          </w:rPr>
          <w:delText xml:space="preserve"> s</w:delText>
        </w:r>
      </w:del>
      <w:r w:rsidR="00384C43">
        <w:rPr>
          <w:rFonts w:ascii="Cambria" w:hAnsi="Cambria"/>
          <w:sz w:val="28"/>
          <w:szCs w:val="28"/>
        </w:rPr>
        <w:t xml:space="preserve">he </w:t>
      </w:r>
      <w:r w:rsidR="00BC403A">
        <w:rPr>
          <w:rFonts w:ascii="Cambria" w:hAnsi="Cambria"/>
          <w:sz w:val="28"/>
          <w:szCs w:val="28"/>
        </w:rPr>
        <w:t xml:space="preserve">truly </w:t>
      </w:r>
      <w:r w:rsidR="00384C43">
        <w:rPr>
          <w:rFonts w:ascii="Cambria" w:hAnsi="Cambria"/>
          <w:sz w:val="28"/>
          <w:szCs w:val="28"/>
        </w:rPr>
        <w:t xml:space="preserve">didn’t know why or how Dex had died. </w:t>
      </w:r>
    </w:p>
    <w:p w14:paraId="6C1CE547" w14:textId="36C3A969" w:rsidR="000C124F" w:rsidRDefault="005F3DC2" w:rsidP="005F3DC2">
      <w:pPr>
        <w:spacing w:line="360" w:lineRule="auto"/>
        <w:contextualSpacing/>
        <w:rPr>
          <w:rFonts w:ascii="Cambria" w:hAnsi="Cambria"/>
          <w:sz w:val="28"/>
          <w:szCs w:val="28"/>
        </w:rPr>
      </w:pPr>
      <w:ins w:id="11049" w:author="Claire S" w:date="2026-07-27T12:27:00Z" w16du:dateUtc="2026-07-27T11:27:00Z">
        <w:r>
          <w:rPr>
            <w:rFonts w:ascii="Cambria" w:hAnsi="Cambria"/>
            <w:sz w:val="28"/>
            <w:szCs w:val="28"/>
          </w:rPr>
          <w:t>All s</w:t>
        </w:r>
      </w:ins>
      <w:ins w:id="11050" w:author="Claire S" w:date="2026-06-04T10:53:00Z" w16du:dateUtc="2026-06-04T09:53:00Z">
        <w:r w:rsidR="000C124F">
          <w:rPr>
            <w:rFonts w:ascii="Cambria" w:hAnsi="Cambria"/>
            <w:sz w:val="28"/>
            <w:szCs w:val="28"/>
          </w:rPr>
          <w:t xml:space="preserve">he wanted </w:t>
        </w:r>
      </w:ins>
      <w:ins w:id="11051" w:author="Claire S" w:date="2026-07-27T12:27:00Z" w16du:dateUtc="2026-07-27T11:27:00Z">
        <w:r>
          <w:rPr>
            <w:rFonts w:ascii="Cambria" w:hAnsi="Cambria"/>
            <w:sz w:val="28"/>
            <w:szCs w:val="28"/>
          </w:rPr>
          <w:t>right now was</w:t>
        </w:r>
      </w:ins>
      <w:ins w:id="11052" w:author="Daisy Watt" w:date="2026-06-22T13:55:00Z" w16du:dateUtc="2026-06-22T11:55:00Z">
        <w:del w:id="11053" w:author="Claire S" w:date="2026-07-27T12:27:00Z" w16du:dateUtc="2026-07-27T11:27:00Z">
          <w:r w:rsidR="009F409A" w:rsidDel="00425F3A">
            <w:rPr>
              <w:rFonts w:ascii="Cambria" w:hAnsi="Cambria"/>
              <w:sz w:val="28"/>
              <w:szCs w:val="28"/>
            </w:rPr>
            <w:delText>;</w:delText>
          </w:r>
        </w:del>
      </w:ins>
      <w:ins w:id="11054" w:author="Claire S" w:date="2026-06-04T10:53:00Z" w16du:dateUtc="2026-06-04T09:53:00Z">
        <w:r w:rsidR="000C124F">
          <w:rPr>
            <w:rFonts w:ascii="Cambria" w:hAnsi="Cambria"/>
            <w:sz w:val="28"/>
            <w:szCs w:val="28"/>
          </w:rPr>
          <w:t xml:space="preserve"> </w:t>
        </w:r>
      </w:ins>
      <w:ins w:id="11055" w:author="Claire S" w:date="2026-07-27T12:27:00Z" w16du:dateUtc="2026-07-27T11:27:00Z">
        <w:r>
          <w:rPr>
            <w:rFonts w:ascii="Cambria" w:hAnsi="Cambria"/>
            <w:sz w:val="28"/>
            <w:szCs w:val="28"/>
          </w:rPr>
          <w:t>some</w:t>
        </w:r>
      </w:ins>
      <w:ins w:id="11056" w:author="Daisy Watt" w:date="2026-06-22T13:55:00Z" w16du:dateUtc="2026-06-22T11:55:00Z">
        <w:del w:id="11057" w:author="Claire S" w:date="2026-07-27T12:27:00Z" w16du:dateUtc="2026-07-27T11:27:00Z">
          <w:r w:rsidR="000C124F" w:rsidDel="005F3DC2">
            <w:rPr>
              <w:rFonts w:ascii="Cambria" w:hAnsi="Cambria"/>
              <w:sz w:val="28"/>
              <w:szCs w:val="28"/>
            </w:rPr>
            <w:delText xml:space="preserve"> </w:delText>
          </w:r>
          <w:r w:rsidR="009F409A" w:rsidDel="005F3DC2">
            <w:rPr>
              <w:rFonts w:ascii="Cambria" w:hAnsi="Cambria"/>
              <w:sz w:val="28"/>
              <w:szCs w:val="28"/>
            </w:rPr>
            <w:delText>–</w:delText>
          </w:r>
        </w:del>
      </w:ins>
      <w:ins w:id="11058" w:author="Claire S" w:date="2026-06-04T10:53:00Z" w16du:dateUtc="2026-06-04T09:53:00Z">
        <w:r w:rsidR="000C124F">
          <w:rPr>
            <w:rFonts w:ascii="Cambria" w:hAnsi="Cambria"/>
            <w:sz w:val="28"/>
            <w:szCs w:val="28"/>
          </w:rPr>
          <w:t xml:space="preserve"> relief from these </w:t>
        </w:r>
      </w:ins>
      <w:ins w:id="11059" w:author="Claire S" w:date="2026-07-27T12:27:00Z" w16du:dateUtc="2026-07-27T11:27:00Z">
        <w:r>
          <w:rPr>
            <w:rFonts w:ascii="Cambria" w:hAnsi="Cambria"/>
            <w:sz w:val="28"/>
            <w:szCs w:val="28"/>
          </w:rPr>
          <w:t xml:space="preserve">terrible </w:t>
        </w:r>
      </w:ins>
      <w:ins w:id="11060" w:author="Claire S" w:date="2026-06-04T10:53:00Z" w16du:dateUtc="2026-06-04T09:53:00Z">
        <w:r w:rsidR="000C124F">
          <w:rPr>
            <w:rFonts w:ascii="Cambria" w:hAnsi="Cambria"/>
            <w:sz w:val="28"/>
            <w:szCs w:val="28"/>
          </w:rPr>
          <w:t>feelings.</w:t>
        </w:r>
      </w:ins>
    </w:p>
    <w:p w14:paraId="16EACF54" w14:textId="5BE77D60" w:rsidR="00505BB3" w:rsidRDefault="00F17473" w:rsidP="00F17473">
      <w:pPr>
        <w:spacing w:line="360" w:lineRule="auto"/>
        <w:contextualSpacing/>
        <w:rPr>
          <w:rFonts w:ascii="Cambria" w:hAnsi="Cambria"/>
          <w:sz w:val="28"/>
          <w:szCs w:val="28"/>
        </w:rPr>
      </w:pPr>
      <w:r>
        <w:rPr>
          <w:rFonts w:ascii="Cambria" w:hAnsi="Cambria"/>
          <w:sz w:val="28"/>
          <w:szCs w:val="28"/>
        </w:rPr>
        <w:tab/>
        <w:t xml:space="preserve">‘Stay at home,’ </w:t>
      </w:r>
      <w:r w:rsidR="003F72D8">
        <w:rPr>
          <w:rFonts w:ascii="Cambria" w:hAnsi="Cambria"/>
          <w:sz w:val="28"/>
          <w:szCs w:val="28"/>
        </w:rPr>
        <w:t>Ruth</w:t>
      </w:r>
      <w:r w:rsidR="00D44A0F">
        <w:rPr>
          <w:rFonts w:ascii="Cambria" w:hAnsi="Cambria"/>
          <w:sz w:val="28"/>
          <w:szCs w:val="28"/>
        </w:rPr>
        <w:t xml:space="preserve"> had </w:t>
      </w:r>
      <w:r w:rsidR="00BB3D6C">
        <w:rPr>
          <w:rFonts w:ascii="Cambria" w:hAnsi="Cambria"/>
          <w:sz w:val="28"/>
          <w:szCs w:val="28"/>
        </w:rPr>
        <w:t>instructed</w:t>
      </w:r>
      <w:r w:rsidR="00F5573D">
        <w:rPr>
          <w:rFonts w:ascii="Cambria" w:hAnsi="Cambria"/>
          <w:sz w:val="28"/>
          <w:szCs w:val="28"/>
        </w:rPr>
        <w:t xml:space="preserve"> Savannah</w:t>
      </w:r>
      <w:ins w:id="11061" w:author="Claire S" w:date="2026-06-04T10:53:00Z" w16du:dateUtc="2026-06-04T09:53:00Z">
        <w:r w:rsidR="000C124F">
          <w:rPr>
            <w:rFonts w:ascii="Cambria" w:hAnsi="Cambria"/>
            <w:sz w:val="28"/>
            <w:szCs w:val="28"/>
          </w:rPr>
          <w:t xml:space="preserve"> </w:t>
        </w:r>
      </w:ins>
      <w:ins w:id="11062" w:author="Claire S" w:date="2026-07-27T12:28:00Z" w16du:dateUtc="2026-07-27T11:28:00Z">
        <w:r w:rsidR="005263B7">
          <w:rPr>
            <w:rFonts w:ascii="Cambria" w:hAnsi="Cambria"/>
            <w:sz w:val="28"/>
            <w:szCs w:val="28"/>
          </w:rPr>
          <w:t>earlier</w:t>
        </w:r>
      </w:ins>
      <w:del w:id="11063" w:author="Claire S" w:date="2026-07-27T12:28:00Z" w16du:dateUtc="2026-07-27T11:28:00Z">
        <w:r w:rsidR="00BB3D6C" w:rsidDel="005F3DC2">
          <w:rPr>
            <w:rFonts w:ascii="Cambria" w:hAnsi="Cambria"/>
            <w:sz w:val="28"/>
            <w:szCs w:val="28"/>
          </w:rPr>
          <w:delText xml:space="preserve"> </w:delText>
        </w:r>
      </w:del>
      <w:del w:id="11064" w:author="Daisy Watt" w:date="2026-06-22T13:55:00Z" w16du:dateUtc="2026-06-22T11:55:00Z">
        <w:r w:rsidR="00BB3D6C">
          <w:rPr>
            <w:rFonts w:ascii="Cambria" w:hAnsi="Cambria"/>
            <w:sz w:val="28"/>
            <w:szCs w:val="28"/>
          </w:rPr>
          <w:delText>– if not</w:delText>
        </w:r>
        <w:r w:rsidR="006F1CA1">
          <w:rPr>
            <w:rFonts w:ascii="Cambria" w:hAnsi="Cambria"/>
            <w:sz w:val="28"/>
            <w:szCs w:val="28"/>
          </w:rPr>
          <w:delText xml:space="preserve"> downright ordered </w:delText>
        </w:r>
        <w:r w:rsidR="004753B2">
          <w:rPr>
            <w:rFonts w:ascii="Cambria" w:hAnsi="Cambria"/>
            <w:sz w:val="28"/>
            <w:szCs w:val="28"/>
          </w:rPr>
          <w:delText>her</w:delText>
        </w:r>
      </w:del>
      <w:r>
        <w:rPr>
          <w:rFonts w:ascii="Cambria" w:hAnsi="Cambria"/>
          <w:sz w:val="28"/>
          <w:szCs w:val="28"/>
        </w:rPr>
        <w:t xml:space="preserve">. ‘Don’t be seen in some swanky spa or </w:t>
      </w:r>
      <w:del w:id="11065" w:author="Claire S" w:date="2026-07-27T12:28:00Z" w16du:dateUtc="2026-07-27T11:28:00Z">
        <w:r w:rsidDel="005263B7">
          <w:rPr>
            <w:rFonts w:ascii="Cambria" w:hAnsi="Cambria"/>
            <w:sz w:val="28"/>
            <w:szCs w:val="28"/>
          </w:rPr>
          <w:delText>restaurant</w:delText>
        </w:r>
      </w:del>
      <w:ins w:id="11066" w:author="Claire S" w:date="2026-07-27T12:28:00Z" w16du:dateUtc="2026-07-27T11:28:00Z">
        <w:r w:rsidR="005263B7">
          <w:rPr>
            <w:rFonts w:ascii="Cambria" w:hAnsi="Cambria"/>
            <w:sz w:val="28"/>
            <w:szCs w:val="28"/>
          </w:rPr>
          <w:t>bar, and</w:t>
        </w:r>
      </w:ins>
      <w:ins w:id="11067" w:author="Daisy Watt" w:date="2026-06-22T13:55:00Z" w16du:dateUtc="2026-06-22T11:55:00Z">
        <w:del w:id="11068" w:author="Claire S" w:date="2026-07-27T12:28:00Z" w16du:dateUtc="2026-07-27T11:28:00Z">
          <w:r w:rsidR="009F409A" w:rsidDel="005263B7">
            <w:rPr>
              <w:rFonts w:ascii="Cambria" w:hAnsi="Cambria"/>
              <w:sz w:val="28"/>
              <w:szCs w:val="28"/>
            </w:rPr>
            <w:delText>,</w:delText>
          </w:r>
        </w:del>
      </w:ins>
      <w:del w:id="11069" w:author="Claire S" w:date="2026-07-27T12:28:00Z" w16du:dateUtc="2026-07-27T11:28:00Z">
        <w:r w:rsidDel="005263B7">
          <w:rPr>
            <w:rFonts w:ascii="Cambria" w:hAnsi="Cambria"/>
            <w:sz w:val="28"/>
            <w:szCs w:val="28"/>
          </w:rPr>
          <w:delText xml:space="preserve"> right now,</w:delText>
        </w:r>
      </w:del>
      <w:ins w:id="11070" w:author="Daisy Watt" w:date="2026-06-22T13:48:00Z" w16du:dateUtc="2026-06-22T11:48:00Z">
        <w:del w:id="11071" w:author="Claire S" w:date="2026-07-27T12:28:00Z" w16du:dateUtc="2026-07-27T11:28:00Z">
          <w:r w:rsidDel="005263B7">
            <w:rPr>
              <w:rFonts w:ascii="Cambria" w:hAnsi="Cambria"/>
              <w:sz w:val="28"/>
              <w:szCs w:val="28"/>
            </w:rPr>
            <w:delText xml:space="preserve"> </w:delText>
          </w:r>
          <w:r w:rsidR="00F10869" w:rsidDel="005263B7">
            <w:rPr>
              <w:rFonts w:ascii="Cambria" w:hAnsi="Cambria"/>
              <w:sz w:val="28"/>
              <w:szCs w:val="28"/>
            </w:rPr>
            <w:delText>–</w:delText>
          </w:r>
        </w:del>
      </w:ins>
      <w:del w:id="11072" w:author="Claire S" w:date="2026-07-27T12:28:00Z" w16du:dateUtc="2026-07-27T11:28:00Z">
        <w:r w:rsidDel="005263B7">
          <w:rPr>
            <w:rFonts w:ascii="Cambria" w:hAnsi="Cambria"/>
            <w:sz w:val="28"/>
            <w:szCs w:val="28"/>
          </w:rPr>
          <w:delText xml:space="preserve"> </w:delText>
        </w:r>
      </w:del>
      <w:ins w:id="11073" w:author="Claire S" w:date="2026-07-27T12:28:00Z" w16du:dateUtc="2026-07-27T11:28:00Z">
        <w:r w:rsidR="005263B7">
          <w:rPr>
            <w:rFonts w:ascii="Cambria" w:hAnsi="Cambria"/>
            <w:sz w:val="28"/>
            <w:szCs w:val="28"/>
          </w:rPr>
          <w:t xml:space="preserve"> do not</w:t>
        </w:r>
      </w:ins>
      <w:del w:id="11074" w:author="Claire S" w:date="2026-07-27T12:28:00Z" w16du:dateUtc="2026-07-27T11:28:00Z">
        <w:r w:rsidR="00A778FB" w:rsidDel="005263B7">
          <w:rPr>
            <w:rFonts w:ascii="Cambria" w:hAnsi="Cambria"/>
            <w:sz w:val="28"/>
            <w:szCs w:val="28"/>
          </w:rPr>
          <w:delText>don’t</w:delText>
        </w:r>
      </w:del>
      <w:r w:rsidR="00A778FB">
        <w:rPr>
          <w:rFonts w:ascii="Cambria" w:hAnsi="Cambria"/>
          <w:sz w:val="28"/>
          <w:szCs w:val="28"/>
        </w:rPr>
        <w:t xml:space="preserve"> look </w:t>
      </w:r>
      <w:r w:rsidR="00505BB3">
        <w:rPr>
          <w:rFonts w:ascii="Cambria" w:hAnsi="Cambria"/>
          <w:sz w:val="28"/>
          <w:szCs w:val="28"/>
        </w:rPr>
        <w:t>like you’re having fun</w:t>
      </w:r>
      <w:ins w:id="11075" w:author="Daisy Watt" w:date="2026-06-22T13:48:00Z" w16du:dateUtc="2026-06-22T11:48:00Z">
        <w:r w:rsidR="00F10869">
          <w:rPr>
            <w:rFonts w:ascii="Cambria" w:hAnsi="Cambria"/>
            <w:sz w:val="28"/>
            <w:szCs w:val="28"/>
          </w:rPr>
          <w:t>.</w:t>
        </w:r>
      </w:ins>
      <w:del w:id="11076" w:author="Daisy Watt" w:date="2026-06-22T13:48:00Z" w16du:dateUtc="2026-06-22T11:48:00Z">
        <w:r w:rsidR="00505BB3">
          <w:rPr>
            <w:rFonts w:ascii="Cambria" w:hAnsi="Cambria"/>
            <w:sz w:val="28"/>
            <w:szCs w:val="28"/>
          </w:rPr>
          <w:delText xml:space="preserve"> -</w:delText>
        </w:r>
      </w:del>
      <w:r w:rsidR="00505BB3">
        <w:rPr>
          <w:rFonts w:ascii="Cambria" w:hAnsi="Cambria"/>
          <w:sz w:val="28"/>
          <w:szCs w:val="28"/>
        </w:rPr>
        <w:t>’</w:t>
      </w:r>
    </w:p>
    <w:p w14:paraId="14AE8043" w14:textId="1C222274" w:rsidR="00505BB3" w:rsidRDefault="00505BB3" w:rsidP="00F17473">
      <w:pPr>
        <w:spacing w:line="360" w:lineRule="auto"/>
        <w:contextualSpacing/>
        <w:rPr>
          <w:rFonts w:ascii="Cambria" w:hAnsi="Cambria"/>
          <w:sz w:val="28"/>
          <w:szCs w:val="28"/>
        </w:rPr>
      </w:pPr>
      <w:r>
        <w:rPr>
          <w:rFonts w:ascii="Cambria" w:hAnsi="Cambria"/>
          <w:sz w:val="28"/>
          <w:szCs w:val="28"/>
        </w:rPr>
        <w:tab/>
        <w:t>‘Fun?’ Savannah almost laughed. ‘I’m not having any fun</w:t>
      </w:r>
      <w:ins w:id="11077" w:author="Claire S" w:date="2026-06-04T10:38:00Z" w16du:dateUtc="2026-06-04T09:38:00Z">
        <w:r w:rsidR="005D5EC6">
          <w:rPr>
            <w:rFonts w:ascii="Cambria" w:hAnsi="Cambria"/>
            <w:sz w:val="28"/>
            <w:szCs w:val="28"/>
          </w:rPr>
          <w:t>, believe me</w:t>
        </w:r>
      </w:ins>
      <w:r>
        <w:rPr>
          <w:rFonts w:ascii="Cambria" w:hAnsi="Cambria"/>
          <w:sz w:val="28"/>
          <w:szCs w:val="28"/>
        </w:rPr>
        <w:t>.’</w:t>
      </w:r>
    </w:p>
    <w:p w14:paraId="42020273" w14:textId="6CF88CF2" w:rsidR="00C10BA2" w:rsidRDefault="00BC2D7C" w:rsidP="00505BB3">
      <w:pPr>
        <w:spacing w:line="360" w:lineRule="auto"/>
        <w:ind w:firstLine="720"/>
        <w:contextualSpacing/>
        <w:rPr>
          <w:rFonts w:ascii="Cambria" w:hAnsi="Cambria"/>
          <w:sz w:val="28"/>
          <w:szCs w:val="28"/>
        </w:rPr>
      </w:pPr>
      <w:ins w:id="11078" w:author="Claire S" w:date="2026-06-04T10:30:00Z" w16du:dateUtc="2026-06-04T09:30:00Z">
        <w:r>
          <w:rPr>
            <w:rFonts w:ascii="Cambria" w:hAnsi="Cambria"/>
            <w:sz w:val="28"/>
            <w:szCs w:val="28"/>
          </w:rPr>
          <w:t>‘J</w:t>
        </w:r>
      </w:ins>
      <w:del w:id="11079" w:author="Claire S" w:date="2026-06-04T10:30:00Z" w16du:dateUtc="2026-06-04T09:30:00Z">
        <w:r w:rsidR="00505BB3" w:rsidDel="00BC2D7C">
          <w:rPr>
            <w:rFonts w:ascii="Cambria" w:hAnsi="Cambria"/>
            <w:sz w:val="28"/>
            <w:szCs w:val="28"/>
          </w:rPr>
          <w:delText xml:space="preserve">‘I mean </w:delText>
        </w:r>
        <w:r w:rsidR="005238BD" w:rsidDel="00BC2D7C">
          <w:rPr>
            <w:rFonts w:ascii="Cambria" w:hAnsi="Cambria"/>
            <w:sz w:val="28"/>
            <w:szCs w:val="28"/>
          </w:rPr>
          <w:delText>j</w:delText>
        </w:r>
      </w:del>
      <w:r w:rsidR="005238BD">
        <w:rPr>
          <w:rFonts w:ascii="Cambria" w:hAnsi="Cambria"/>
          <w:sz w:val="28"/>
          <w:szCs w:val="28"/>
        </w:rPr>
        <w:t>ust</w:t>
      </w:r>
      <w:r w:rsidR="00F17473">
        <w:rPr>
          <w:rFonts w:ascii="Cambria" w:hAnsi="Cambria"/>
          <w:sz w:val="28"/>
          <w:szCs w:val="28"/>
        </w:rPr>
        <w:t xml:space="preserve"> stay put </w:t>
      </w:r>
      <w:ins w:id="11080" w:author="Daisy Watt" w:date="2026-06-22T13:48:00Z" w16du:dateUtc="2026-06-22T11:48:00Z">
        <w:r w:rsidR="00403E86">
          <w:rPr>
            <w:rFonts w:ascii="Cambria" w:hAnsi="Cambria"/>
            <w:sz w:val="28"/>
            <w:szCs w:val="28"/>
          </w:rPr>
          <w:t>’</w:t>
        </w:r>
      </w:ins>
      <w:r w:rsidR="00D44A0F">
        <w:rPr>
          <w:rFonts w:ascii="Cambria" w:hAnsi="Cambria"/>
          <w:sz w:val="28"/>
          <w:szCs w:val="28"/>
        </w:rPr>
        <w:t>til</w:t>
      </w:r>
      <w:del w:id="11081" w:author="Daisy Watt" w:date="2026-06-22T13:48:00Z" w16du:dateUtc="2026-06-22T11:48:00Z">
        <w:r w:rsidR="00AE15E2" w:rsidDel="00403E86">
          <w:rPr>
            <w:rFonts w:ascii="Cambria" w:hAnsi="Cambria"/>
            <w:sz w:val="28"/>
            <w:szCs w:val="28"/>
          </w:rPr>
          <w:delText>l</w:delText>
        </w:r>
      </w:del>
      <w:r w:rsidR="00D44A0F">
        <w:rPr>
          <w:rFonts w:ascii="Cambria" w:hAnsi="Cambria"/>
          <w:sz w:val="28"/>
          <w:szCs w:val="28"/>
        </w:rPr>
        <w:t xml:space="preserve"> Carl </w:t>
      </w:r>
      <w:r w:rsidR="00F17473">
        <w:rPr>
          <w:rFonts w:ascii="Cambria" w:hAnsi="Cambria"/>
          <w:sz w:val="28"/>
          <w:szCs w:val="28"/>
        </w:rPr>
        <w:t>gets</w:t>
      </w:r>
      <w:r w:rsidR="00D44A0F">
        <w:rPr>
          <w:rFonts w:ascii="Cambria" w:hAnsi="Cambria"/>
          <w:sz w:val="28"/>
          <w:szCs w:val="28"/>
        </w:rPr>
        <w:t xml:space="preserve"> in touch</w:t>
      </w:r>
      <w:r w:rsidR="00A778FB">
        <w:rPr>
          <w:rFonts w:ascii="Cambria" w:hAnsi="Cambria"/>
          <w:sz w:val="28"/>
          <w:szCs w:val="28"/>
        </w:rPr>
        <w:t>, and I get the PR firm onto crisis management.</w:t>
      </w:r>
      <w:r w:rsidR="00F17473">
        <w:rPr>
          <w:rFonts w:ascii="Cambria" w:hAnsi="Cambria"/>
          <w:sz w:val="28"/>
          <w:szCs w:val="28"/>
        </w:rPr>
        <w:t xml:space="preserve">’  </w:t>
      </w:r>
    </w:p>
    <w:p w14:paraId="0911D198" w14:textId="244CCC84" w:rsidR="00C10BA2" w:rsidRDefault="00F17473" w:rsidP="00C10BA2">
      <w:pPr>
        <w:spacing w:line="360" w:lineRule="auto"/>
        <w:ind w:firstLine="720"/>
        <w:contextualSpacing/>
        <w:rPr>
          <w:rFonts w:ascii="Cambria" w:hAnsi="Cambria"/>
          <w:sz w:val="28"/>
          <w:szCs w:val="28"/>
        </w:rPr>
      </w:pPr>
      <w:r>
        <w:rPr>
          <w:rFonts w:ascii="Cambria" w:hAnsi="Cambria"/>
          <w:sz w:val="28"/>
          <w:szCs w:val="28"/>
        </w:rPr>
        <w:t>For once, Savannah did what she was told</w:t>
      </w:r>
      <w:r w:rsidR="00CF36F0">
        <w:rPr>
          <w:rFonts w:ascii="Cambria" w:hAnsi="Cambria"/>
          <w:sz w:val="28"/>
          <w:szCs w:val="28"/>
        </w:rPr>
        <w:t xml:space="preserve">.  </w:t>
      </w:r>
      <w:del w:id="11082" w:author="Claire S" w:date="2026-06-08T16:03:00Z" w16du:dateUtc="2026-06-08T15:03:00Z">
        <w:r w:rsidR="00CF36F0" w:rsidDel="00622113">
          <w:rPr>
            <w:rFonts w:ascii="Cambria" w:hAnsi="Cambria"/>
            <w:sz w:val="28"/>
            <w:szCs w:val="28"/>
          </w:rPr>
          <w:delText>S</w:delText>
        </w:r>
        <w:r w:rsidR="004753B2" w:rsidDel="00622113">
          <w:rPr>
            <w:rFonts w:ascii="Cambria" w:hAnsi="Cambria"/>
            <w:sz w:val="28"/>
            <w:szCs w:val="28"/>
          </w:rPr>
          <w:delText>he hadn’t dared venture out</w:delText>
        </w:r>
        <w:r w:rsidDel="00622113">
          <w:rPr>
            <w:rFonts w:ascii="Cambria" w:hAnsi="Cambria"/>
            <w:sz w:val="28"/>
            <w:szCs w:val="28"/>
          </w:rPr>
          <w:delText>, and for once, she didn’t want to</w:delText>
        </w:r>
        <w:r w:rsidR="004753B2" w:rsidDel="00622113">
          <w:rPr>
            <w:rFonts w:ascii="Cambria" w:hAnsi="Cambria"/>
            <w:sz w:val="28"/>
            <w:szCs w:val="28"/>
          </w:rPr>
          <w:delText>.</w:delText>
        </w:r>
        <w:r w:rsidR="00C10BA2" w:rsidDel="00622113">
          <w:rPr>
            <w:rFonts w:ascii="Cambria" w:hAnsi="Cambria"/>
            <w:sz w:val="28"/>
            <w:szCs w:val="28"/>
          </w:rPr>
          <w:delText xml:space="preserve"> </w:delText>
        </w:r>
      </w:del>
      <w:r w:rsidR="004753B2">
        <w:rPr>
          <w:rFonts w:ascii="Cambria" w:hAnsi="Cambria"/>
          <w:sz w:val="28"/>
          <w:szCs w:val="28"/>
        </w:rPr>
        <w:t>B</w:t>
      </w:r>
      <w:r w:rsidR="00D44A0F">
        <w:rPr>
          <w:rFonts w:ascii="Cambria" w:hAnsi="Cambria"/>
          <w:sz w:val="28"/>
          <w:szCs w:val="28"/>
        </w:rPr>
        <w:t xml:space="preserve">ut </w:t>
      </w:r>
      <w:r w:rsidR="00254713">
        <w:rPr>
          <w:rFonts w:ascii="Cambria" w:hAnsi="Cambria"/>
          <w:sz w:val="28"/>
          <w:szCs w:val="28"/>
        </w:rPr>
        <w:t xml:space="preserve">Savannah </w:t>
      </w:r>
      <w:r>
        <w:rPr>
          <w:rFonts w:ascii="Cambria" w:hAnsi="Cambria"/>
          <w:sz w:val="28"/>
          <w:szCs w:val="28"/>
        </w:rPr>
        <w:t xml:space="preserve">also </w:t>
      </w:r>
      <w:r w:rsidR="0028268B">
        <w:rPr>
          <w:rFonts w:ascii="Cambria" w:hAnsi="Cambria"/>
          <w:sz w:val="28"/>
          <w:szCs w:val="28"/>
        </w:rPr>
        <w:t>hated</w:t>
      </w:r>
      <w:r w:rsidR="00254713">
        <w:rPr>
          <w:rFonts w:ascii="Cambria" w:hAnsi="Cambria"/>
          <w:sz w:val="28"/>
          <w:szCs w:val="28"/>
        </w:rPr>
        <w:t xml:space="preserve"> being on her own</w:t>
      </w:r>
      <w:del w:id="11083" w:author="Daisy Watt" w:date="2026-06-22T13:56:00Z" w16du:dateUtc="2026-06-22T11:56:00Z">
        <w:r>
          <w:rPr>
            <w:rFonts w:ascii="Cambria" w:hAnsi="Cambria"/>
            <w:sz w:val="28"/>
            <w:szCs w:val="28"/>
          </w:rPr>
          <w:delText>;</w:delText>
        </w:r>
      </w:del>
      <w:ins w:id="11084" w:author="Daisy Watt" w:date="2026-06-22T13:56:00Z" w16du:dateUtc="2026-06-22T11:56:00Z">
        <w:r w:rsidR="00AF4EB2">
          <w:rPr>
            <w:rFonts w:ascii="Cambria" w:hAnsi="Cambria"/>
            <w:sz w:val="28"/>
            <w:szCs w:val="28"/>
          </w:rPr>
          <w:t>.</w:t>
        </w:r>
      </w:ins>
      <w:r w:rsidR="0028268B">
        <w:rPr>
          <w:rFonts w:ascii="Cambria" w:hAnsi="Cambria"/>
          <w:sz w:val="28"/>
          <w:szCs w:val="28"/>
        </w:rPr>
        <w:t xml:space="preserve"> </w:t>
      </w:r>
      <w:del w:id="11085" w:author="Daisy Watt" w:date="2026-06-22T13:56:00Z" w16du:dateUtc="2026-06-22T11:56:00Z">
        <w:r w:rsidR="00CF36F0" w:rsidDel="00622113">
          <w:rPr>
            <w:rFonts w:ascii="Cambria" w:hAnsi="Cambria"/>
            <w:sz w:val="28"/>
            <w:szCs w:val="28"/>
          </w:rPr>
          <w:delText xml:space="preserve">it was something </w:delText>
        </w:r>
        <w:r w:rsidR="0028268B" w:rsidDel="00AF4EB2">
          <w:rPr>
            <w:rFonts w:ascii="Cambria" w:hAnsi="Cambria"/>
            <w:sz w:val="28"/>
            <w:szCs w:val="28"/>
          </w:rPr>
          <w:delText>s</w:delText>
        </w:r>
      </w:del>
      <w:ins w:id="11086" w:author="Daisy Watt" w:date="2026-06-22T13:56:00Z" w16du:dateUtc="2026-06-22T11:56:00Z">
        <w:r w:rsidR="00AF4EB2">
          <w:rPr>
            <w:rFonts w:ascii="Cambria" w:hAnsi="Cambria"/>
            <w:sz w:val="28"/>
            <w:szCs w:val="28"/>
          </w:rPr>
          <w:t>S</w:t>
        </w:r>
      </w:ins>
      <w:r w:rsidR="0028268B">
        <w:rPr>
          <w:rFonts w:ascii="Cambria" w:hAnsi="Cambria"/>
          <w:sz w:val="28"/>
          <w:szCs w:val="28"/>
        </w:rPr>
        <w:t>he’d always struggled with</w:t>
      </w:r>
      <w:ins w:id="11087" w:author="Claire S" w:date="2026-06-08T16:03:00Z" w16du:dateUtc="2026-06-08T15:03:00Z">
        <w:r w:rsidR="00622113">
          <w:rPr>
            <w:rFonts w:ascii="Cambria" w:hAnsi="Cambria"/>
            <w:sz w:val="28"/>
            <w:szCs w:val="28"/>
          </w:rPr>
          <w:t xml:space="preserve"> it</w:t>
        </w:r>
      </w:ins>
      <w:r w:rsidR="00F5573D">
        <w:rPr>
          <w:rFonts w:ascii="Cambria" w:hAnsi="Cambria"/>
          <w:sz w:val="28"/>
          <w:szCs w:val="28"/>
        </w:rPr>
        <w:t xml:space="preserve"> </w:t>
      </w:r>
      <w:del w:id="11088" w:author="Daisy Watt" w:date="2026-06-22T13:49:00Z" w16du:dateUtc="2026-06-22T11:49:00Z">
        <w:r w:rsidR="00F5573D">
          <w:rPr>
            <w:rFonts w:ascii="Cambria" w:hAnsi="Cambria"/>
            <w:sz w:val="28"/>
            <w:szCs w:val="28"/>
          </w:rPr>
          <w:delText>-</w:delText>
        </w:r>
      </w:del>
      <w:ins w:id="11089" w:author="Daisy Watt" w:date="2026-06-22T13:49:00Z" w16du:dateUtc="2026-06-22T11:49:00Z">
        <w:r w:rsidR="00780D7E">
          <w:rPr>
            <w:rFonts w:ascii="Cambria" w:hAnsi="Cambria"/>
            <w:sz w:val="28"/>
            <w:szCs w:val="28"/>
          </w:rPr>
          <w:t>–</w:t>
        </w:r>
      </w:ins>
      <w:r w:rsidR="004753B2">
        <w:rPr>
          <w:rFonts w:ascii="Cambria" w:hAnsi="Cambria"/>
          <w:sz w:val="28"/>
          <w:szCs w:val="28"/>
        </w:rPr>
        <w:t xml:space="preserve"> a</w:t>
      </w:r>
      <w:r w:rsidR="00DB497E">
        <w:rPr>
          <w:rFonts w:ascii="Cambria" w:hAnsi="Cambria"/>
          <w:sz w:val="28"/>
          <w:szCs w:val="28"/>
        </w:rPr>
        <w:t>nd</w:t>
      </w:r>
      <w:r w:rsidR="003F72D8">
        <w:rPr>
          <w:rFonts w:ascii="Cambria" w:hAnsi="Cambria"/>
          <w:sz w:val="28"/>
          <w:szCs w:val="28"/>
        </w:rPr>
        <w:t xml:space="preserve"> it was even harder when</w:t>
      </w:r>
      <w:r w:rsidR="00254713">
        <w:rPr>
          <w:rFonts w:ascii="Cambria" w:hAnsi="Cambria"/>
          <w:sz w:val="28"/>
          <w:szCs w:val="28"/>
        </w:rPr>
        <w:t xml:space="preserve"> everything </w:t>
      </w:r>
      <w:r w:rsidR="004753B2">
        <w:rPr>
          <w:rFonts w:ascii="Cambria" w:hAnsi="Cambria"/>
          <w:sz w:val="28"/>
          <w:szCs w:val="28"/>
        </w:rPr>
        <w:t>in the house</w:t>
      </w:r>
      <w:r w:rsidR="00B445E1">
        <w:rPr>
          <w:rFonts w:ascii="Cambria" w:hAnsi="Cambria"/>
          <w:sz w:val="28"/>
          <w:szCs w:val="28"/>
        </w:rPr>
        <w:t xml:space="preserve"> </w:t>
      </w:r>
      <w:r w:rsidR="00254713">
        <w:rPr>
          <w:rFonts w:ascii="Cambria" w:hAnsi="Cambria"/>
          <w:sz w:val="28"/>
          <w:szCs w:val="28"/>
        </w:rPr>
        <w:t xml:space="preserve">reminded </w:t>
      </w:r>
      <w:r w:rsidR="00254713" w:rsidRPr="00105026">
        <w:rPr>
          <w:rFonts w:ascii="Cambria" w:hAnsi="Cambria"/>
          <w:sz w:val="28"/>
          <w:szCs w:val="28"/>
        </w:rPr>
        <w:t xml:space="preserve">her of </w:t>
      </w:r>
      <w:del w:id="11090" w:author="Claire S" w:date="2026-07-27T12:30:00Z" w16du:dateUtc="2026-07-27T11:30:00Z">
        <w:r w:rsidR="00254713" w:rsidRPr="00105026" w:rsidDel="00105026">
          <w:rPr>
            <w:rFonts w:ascii="Cambria" w:hAnsi="Cambria"/>
            <w:sz w:val="28"/>
            <w:szCs w:val="28"/>
          </w:rPr>
          <w:delText>darling Dex</w:delText>
        </w:r>
      </w:del>
      <w:ins w:id="11091" w:author="Claire S" w:date="2026-07-27T12:30:00Z" w16du:dateUtc="2026-07-27T11:30:00Z">
        <w:r w:rsidR="00105026">
          <w:rPr>
            <w:rFonts w:ascii="Cambria" w:hAnsi="Cambria"/>
            <w:sz w:val="28"/>
            <w:szCs w:val="28"/>
          </w:rPr>
          <w:t>her beloved fiancé</w:t>
        </w:r>
      </w:ins>
      <w:r w:rsidR="00254713" w:rsidRPr="00105026">
        <w:rPr>
          <w:rFonts w:ascii="Cambria" w:hAnsi="Cambria"/>
          <w:sz w:val="28"/>
          <w:szCs w:val="28"/>
        </w:rPr>
        <w:t>.</w:t>
      </w:r>
      <w:r w:rsidR="005238BD">
        <w:rPr>
          <w:rFonts w:ascii="Cambria" w:hAnsi="Cambria"/>
          <w:sz w:val="28"/>
          <w:szCs w:val="28"/>
        </w:rPr>
        <w:t xml:space="preserve"> </w:t>
      </w:r>
    </w:p>
    <w:p w14:paraId="37C2657F" w14:textId="77777777" w:rsidR="00B30C13" w:rsidRDefault="00B30C13" w:rsidP="000E72C8">
      <w:pPr>
        <w:spacing w:line="360" w:lineRule="auto"/>
        <w:contextualSpacing/>
        <w:rPr>
          <w:ins w:id="11092" w:author="Claire S" w:date="2026-06-04T10:53:00Z" w16du:dateUtc="2026-06-04T09:53:00Z"/>
          <w:rFonts w:ascii="Cambria" w:hAnsi="Cambria"/>
          <w:sz w:val="28"/>
          <w:szCs w:val="28"/>
        </w:rPr>
      </w:pPr>
    </w:p>
    <w:p w14:paraId="447D6825" w14:textId="520227EC" w:rsidR="000C124F" w:rsidRDefault="00B30C13" w:rsidP="000E72C8">
      <w:pPr>
        <w:spacing w:line="360" w:lineRule="auto"/>
        <w:contextualSpacing/>
        <w:rPr>
          <w:ins w:id="11093" w:author="Claire S" w:date="2026-06-04T10:53:00Z" w16du:dateUtc="2026-06-04T09:53:00Z"/>
          <w:rFonts w:ascii="Cambria" w:hAnsi="Cambria"/>
          <w:sz w:val="28"/>
          <w:szCs w:val="28"/>
        </w:rPr>
      </w:pPr>
      <w:ins w:id="11094" w:author="Claire S" w:date="2026-06-04T10:53:00Z" w16du:dateUtc="2026-06-04T09:53:00Z">
        <w:r>
          <w:rPr>
            <w:rFonts w:ascii="Cambria" w:hAnsi="Cambria"/>
            <w:sz w:val="28"/>
            <w:szCs w:val="28"/>
          </w:rPr>
          <w:t>*</w:t>
        </w:r>
      </w:ins>
    </w:p>
    <w:p w14:paraId="1A95B0D2" w14:textId="64994F3D" w:rsidR="0027545B" w:rsidRDefault="00622113">
      <w:pPr>
        <w:spacing w:line="360" w:lineRule="auto"/>
        <w:contextualSpacing/>
        <w:rPr>
          <w:rFonts w:ascii="Cambria" w:hAnsi="Cambria"/>
          <w:sz w:val="28"/>
          <w:szCs w:val="28"/>
        </w:rPr>
        <w:pPrChange w:id="11095" w:author="Claire S" w:date="2026-06-04T10:53:00Z" w16du:dateUtc="2026-06-04T09:53:00Z">
          <w:pPr>
            <w:spacing w:line="360" w:lineRule="auto"/>
            <w:ind w:firstLine="720"/>
            <w:contextualSpacing/>
          </w:pPr>
        </w:pPrChange>
      </w:pPr>
      <w:ins w:id="11096" w:author="Claire S" w:date="2026-06-08T16:03:00Z" w16du:dateUtc="2026-06-08T15:03:00Z">
        <w:r>
          <w:rPr>
            <w:rFonts w:ascii="Cambria" w:hAnsi="Cambria"/>
            <w:sz w:val="28"/>
            <w:szCs w:val="28"/>
          </w:rPr>
          <w:t>Trailing d</w:t>
        </w:r>
      </w:ins>
      <w:ins w:id="11097" w:author="Claire S" w:date="2026-06-04T10:53:00Z" w16du:dateUtc="2026-06-04T09:53:00Z">
        <w:r w:rsidR="00B30C13">
          <w:rPr>
            <w:rFonts w:ascii="Cambria" w:hAnsi="Cambria"/>
            <w:sz w:val="28"/>
            <w:szCs w:val="28"/>
          </w:rPr>
          <w:t xml:space="preserve">ownstairs, </w:t>
        </w:r>
      </w:ins>
      <w:ins w:id="11098" w:author="Claire S" w:date="2026-06-04T10:54:00Z" w16du:dateUtc="2026-06-04T09:54:00Z">
        <w:r w:rsidR="00B30C13">
          <w:rPr>
            <w:rFonts w:ascii="Cambria" w:hAnsi="Cambria"/>
            <w:sz w:val="28"/>
            <w:szCs w:val="28"/>
          </w:rPr>
          <w:t xml:space="preserve">she </w:t>
        </w:r>
      </w:ins>
      <w:ins w:id="11099" w:author="Claire S" w:date="2026-06-08T16:03:00Z" w16du:dateUtc="2026-06-08T15:03:00Z">
        <w:r>
          <w:rPr>
            <w:rFonts w:ascii="Cambria" w:hAnsi="Cambria"/>
            <w:sz w:val="28"/>
            <w:szCs w:val="28"/>
          </w:rPr>
          <w:t>po</w:t>
        </w:r>
      </w:ins>
      <w:ins w:id="11100" w:author="Claire S" w:date="2026-06-08T16:04:00Z" w16du:dateUtc="2026-06-08T15:04:00Z">
        <w:r>
          <w:rPr>
            <w:rFonts w:ascii="Cambria" w:hAnsi="Cambria"/>
            <w:sz w:val="28"/>
            <w:szCs w:val="28"/>
          </w:rPr>
          <w:t>ured</w:t>
        </w:r>
      </w:ins>
      <w:ins w:id="11101" w:author="Claire S" w:date="2026-06-04T10:54:00Z" w16du:dateUtc="2026-06-04T09:54:00Z">
        <w:r w:rsidR="00B30C13">
          <w:rPr>
            <w:rFonts w:ascii="Cambria" w:hAnsi="Cambria"/>
            <w:sz w:val="28"/>
            <w:szCs w:val="28"/>
          </w:rPr>
          <w:t xml:space="preserve"> herself a</w:t>
        </w:r>
      </w:ins>
      <w:del w:id="11102" w:author="Claire S" w:date="2026-05-13T11:35:00Z" w16du:dateUtc="2026-05-13T10:35:00Z">
        <w:r w:rsidR="00001E47" w:rsidDel="00A5088D">
          <w:rPr>
            <w:rFonts w:ascii="Cambria" w:hAnsi="Cambria"/>
            <w:sz w:val="28"/>
            <w:szCs w:val="28"/>
          </w:rPr>
          <w:delText>Downing</w:delText>
        </w:r>
        <w:r w:rsidR="004753B2" w:rsidDel="00A5088D">
          <w:rPr>
            <w:rFonts w:ascii="Cambria" w:hAnsi="Cambria"/>
            <w:sz w:val="28"/>
            <w:szCs w:val="28"/>
          </w:rPr>
          <w:delText xml:space="preserve"> </w:delText>
        </w:r>
      </w:del>
      <w:del w:id="11103" w:author="Claire S" w:date="2026-05-13T11:34:00Z" w16du:dateUtc="2026-05-13T10:34:00Z">
        <w:r w:rsidR="00F64088" w:rsidDel="00A5088D">
          <w:rPr>
            <w:rFonts w:ascii="Cambria" w:hAnsi="Cambria"/>
            <w:sz w:val="28"/>
            <w:szCs w:val="28"/>
          </w:rPr>
          <w:delText>some more</w:delText>
        </w:r>
      </w:del>
      <w:del w:id="11104" w:author="Claire S" w:date="2026-06-04T10:54:00Z" w16du:dateUtc="2026-06-04T09:54:00Z">
        <w:r w:rsidR="004753B2" w:rsidDel="00B30C13">
          <w:rPr>
            <w:rFonts w:ascii="Cambria" w:hAnsi="Cambria"/>
            <w:sz w:val="28"/>
            <w:szCs w:val="28"/>
          </w:rPr>
          <w:delText xml:space="preserve"> </w:delText>
        </w:r>
      </w:del>
      <w:ins w:id="11105" w:author="Claire S" w:date="2026-05-13T11:35:00Z" w16du:dateUtc="2026-05-13T10:35:00Z">
        <w:r w:rsidR="00A5088D">
          <w:rPr>
            <w:rFonts w:ascii="Cambria" w:hAnsi="Cambria"/>
            <w:sz w:val="28"/>
            <w:szCs w:val="28"/>
          </w:rPr>
          <w:t xml:space="preserve"> </w:t>
        </w:r>
      </w:ins>
      <w:ins w:id="11106" w:author="Claire S" w:date="2026-06-05T08:40:00Z" w16du:dateUtc="2026-06-05T07:40:00Z">
        <w:r w:rsidR="008D28D1">
          <w:rPr>
            <w:rFonts w:ascii="Cambria" w:hAnsi="Cambria"/>
            <w:sz w:val="28"/>
            <w:szCs w:val="28"/>
          </w:rPr>
          <w:t xml:space="preserve">small </w:t>
        </w:r>
      </w:ins>
      <w:r w:rsidR="00001E47">
        <w:rPr>
          <w:rFonts w:ascii="Cambria" w:hAnsi="Cambria"/>
          <w:sz w:val="28"/>
          <w:szCs w:val="28"/>
        </w:rPr>
        <w:t>vodka and</w:t>
      </w:r>
      <w:r w:rsidR="0028268B">
        <w:rPr>
          <w:rFonts w:ascii="Cambria" w:hAnsi="Cambria"/>
          <w:sz w:val="28"/>
          <w:szCs w:val="28"/>
        </w:rPr>
        <w:t xml:space="preserve"> </w:t>
      </w:r>
      <w:del w:id="11107" w:author="Claire S" w:date="2026-05-13T11:34:00Z" w16du:dateUtc="2026-05-13T10:34:00Z">
        <w:r w:rsidR="00001E47" w:rsidDel="00A5088D">
          <w:rPr>
            <w:rFonts w:ascii="Cambria" w:hAnsi="Cambria"/>
            <w:sz w:val="28"/>
            <w:szCs w:val="28"/>
          </w:rPr>
          <w:delText>Valium</w:delText>
        </w:r>
      </w:del>
      <w:ins w:id="11108" w:author="Claire S" w:date="2026-05-13T11:34:00Z" w16du:dateUtc="2026-05-13T10:34:00Z">
        <w:r w:rsidR="00A5088D">
          <w:rPr>
            <w:rFonts w:ascii="Cambria" w:hAnsi="Cambria"/>
            <w:sz w:val="28"/>
            <w:szCs w:val="28"/>
          </w:rPr>
          <w:t>tonic</w:t>
        </w:r>
      </w:ins>
      <w:ins w:id="11109" w:author="Claire S" w:date="2026-06-05T08:40:00Z" w16du:dateUtc="2026-06-05T07:40:00Z">
        <w:r w:rsidR="008D28D1">
          <w:rPr>
            <w:rFonts w:ascii="Cambria" w:hAnsi="Cambria"/>
            <w:sz w:val="28"/>
            <w:szCs w:val="28"/>
          </w:rPr>
          <w:t>. But</w:t>
        </w:r>
      </w:ins>
      <w:ins w:id="11110" w:author="Claire S" w:date="2026-06-04T10:54:00Z" w16du:dateUtc="2026-06-04T09:54:00Z">
        <w:r w:rsidR="00B30C13">
          <w:rPr>
            <w:rFonts w:ascii="Cambria" w:hAnsi="Cambria"/>
            <w:sz w:val="28"/>
            <w:szCs w:val="28"/>
          </w:rPr>
          <w:t xml:space="preserve"> vodka didn’t </w:t>
        </w:r>
      </w:ins>
      <w:ins w:id="11111" w:author="Claire S" w:date="2026-06-05T08:40:00Z" w16du:dateUtc="2026-06-05T07:40:00Z">
        <w:r w:rsidR="008D28D1">
          <w:rPr>
            <w:rFonts w:ascii="Cambria" w:hAnsi="Cambria"/>
            <w:sz w:val="28"/>
            <w:szCs w:val="28"/>
          </w:rPr>
          <w:t xml:space="preserve">really </w:t>
        </w:r>
      </w:ins>
      <w:ins w:id="11112" w:author="Claire S" w:date="2026-06-04T10:54:00Z" w16du:dateUtc="2026-06-04T09:54:00Z">
        <w:r w:rsidR="00B30C13">
          <w:rPr>
            <w:rFonts w:ascii="Cambria" w:hAnsi="Cambria"/>
            <w:sz w:val="28"/>
            <w:szCs w:val="28"/>
          </w:rPr>
          <w:t>count as alcohol, she reminded herself</w:t>
        </w:r>
      </w:ins>
      <w:ins w:id="11113" w:author="Claire S" w:date="2026-06-05T08:40:00Z" w16du:dateUtc="2026-06-05T07:40:00Z">
        <w:r w:rsidR="008D28D1">
          <w:rPr>
            <w:rFonts w:ascii="Cambria" w:hAnsi="Cambria"/>
            <w:sz w:val="28"/>
            <w:szCs w:val="28"/>
          </w:rPr>
          <w:t>, so she</w:t>
        </w:r>
      </w:ins>
      <w:del w:id="11114" w:author="Claire S" w:date="2026-06-05T08:40:00Z" w16du:dateUtc="2026-06-05T07:40:00Z">
        <w:r w:rsidR="00437876" w:rsidDel="008D28D1">
          <w:rPr>
            <w:rFonts w:ascii="Cambria" w:hAnsi="Cambria"/>
            <w:sz w:val="28"/>
            <w:szCs w:val="28"/>
          </w:rPr>
          <w:delText>,</w:delText>
        </w:r>
      </w:del>
      <w:ins w:id="11115" w:author="Claire S" w:date="2026-06-04T10:54:00Z" w16du:dateUtc="2026-06-04T09:54:00Z">
        <w:r w:rsidR="0090066A">
          <w:rPr>
            <w:rFonts w:ascii="Cambria" w:hAnsi="Cambria"/>
            <w:sz w:val="28"/>
            <w:szCs w:val="28"/>
          </w:rPr>
          <w:t xml:space="preserve"> topped it up a bi</w:t>
        </w:r>
      </w:ins>
      <w:ins w:id="11116" w:author="Claire S" w:date="2026-06-04T10:55:00Z" w16du:dateUtc="2026-06-04T09:55:00Z">
        <w:r w:rsidR="0090066A">
          <w:rPr>
            <w:rFonts w:ascii="Cambria" w:hAnsi="Cambria"/>
            <w:sz w:val="28"/>
            <w:szCs w:val="28"/>
          </w:rPr>
          <w:t>t.  In front of Dex’s giant TV,</w:t>
        </w:r>
      </w:ins>
      <w:r w:rsidR="00437876">
        <w:rPr>
          <w:rFonts w:ascii="Cambria" w:hAnsi="Cambria"/>
          <w:sz w:val="28"/>
          <w:szCs w:val="28"/>
        </w:rPr>
        <w:t xml:space="preserve"> </w:t>
      </w:r>
      <w:r w:rsidR="00001E47">
        <w:rPr>
          <w:rFonts w:ascii="Cambria" w:hAnsi="Cambria"/>
          <w:sz w:val="28"/>
          <w:szCs w:val="28"/>
        </w:rPr>
        <w:t>Savannah</w:t>
      </w:r>
      <w:r w:rsidR="00C10BA2">
        <w:rPr>
          <w:rFonts w:ascii="Cambria" w:hAnsi="Cambria"/>
          <w:sz w:val="28"/>
          <w:szCs w:val="28"/>
        </w:rPr>
        <w:t xml:space="preserve"> </w:t>
      </w:r>
      <w:r w:rsidR="0028268B">
        <w:rPr>
          <w:rFonts w:ascii="Cambria" w:hAnsi="Cambria"/>
          <w:sz w:val="28"/>
          <w:szCs w:val="28"/>
        </w:rPr>
        <w:t>switched on a</w:t>
      </w:r>
      <w:r w:rsidR="003F72D8">
        <w:rPr>
          <w:rFonts w:ascii="Cambria" w:hAnsi="Cambria"/>
          <w:sz w:val="28"/>
          <w:szCs w:val="28"/>
        </w:rPr>
        <w:t xml:space="preserve"> true</w:t>
      </w:r>
      <w:ins w:id="11117" w:author="Daisy Watt" w:date="2026-06-22T13:56:00Z" w16du:dateUtc="2026-06-22T11:56:00Z">
        <w:r w:rsidR="00C333B2">
          <w:rPr>
            <w:rFonts w:ascii="Cambria" w:hAnsi="Cambria"/>
            <w:sz w:val="28"/>
            <w:szCs w:val="28"/>
          </w:rPr>
          <w:t>-</w:t>
        </w:r>
      </w:ins>
      <w:del w:id="11118" w:author="Daisy Watt" w:date="2026-06-22T13:56:00Z" w16du:dateUtc="2026-06-22T11:56:00Z">
        <w:r w:rsidR="003F72D8">
          <w:rPr>
            <w:rFonts w:ascii="Cambria" w:hAnsi="Cambria"/>
            <w:sz w:val="28"/>
            <w:szCs w:val="28"/>
          </w:rPr>
          <w:delText xml:space="preserve"> </w:delText>
        </w:r>
      </w:del>
      <w:r w:rsidR="003F72D8">
        <w:rPr>
          <w:rFonts w:ascii="Cambria" w:hAnsi="Cambria"/>
          <w:sz w:val="28"/>
          <w:szCs w:val="28"/>
        </w:rPr>
        <w:t xml:space="preserve">crime </w:t>
      </w:r>
      <w:r w:rsidR="009058ED">
        <w:rPr>
          <w:rFonts w:ascii="Cambria" w:hAnsi="Cambria"/>
          <w:sz w:val="28"/>
          <w:szCs w:val="28"/>
        </w:rPr>
        <w:t xml:space="preserve">drama about </w:t>
      </w:r>
      <w:r w:rsidR="00CF36F0">
        <w:rPr>
          <w:rFonts w:ascii="Cambria" w:hAnsi="Cambria"/>
          <w:sz w:val="28"/>
          <w:szCs w:val="28"/>
        </w:rPr>
        <w:t xml:space="preserve">some </w:t>
      </w:r>
      <w:r w:rsidR="009058ED">
        <w:rPr>
          <w:rFonts w:ascii="Cambria" w:hAnsi="Cambria"/>
          <w:sz w:val="28"/>
          <w:szCs w:val="28"/>
        </w:rPr>
        <w:t>murderous sisters</w:t>
      </w:r>
      <w:r w:rsidR="00C10BA2">
        <w:rPr>
          <w:rFonts w:ascii="Cambria" w:hAnsi="Cambria"/>
          <w:sz w:val="28"/>
          <w:szCs w:val="28"/>
        </w:rPr>
        <w:t>, which she</w:t>
      </w:r>
      <w:r w:rsidR="005238BD">
        <w:rPr>
          <w:rFonts w:ascii="Cambria" w:hAnsi="Cambria"/>
          <w:sz w:val="28"/>
          <w:szCs w:val="28"/>
        </w:rPr>
        <w:t xml:space="preserve"> didn’t </w:t>
      </w:r>
      <w:del w:id="11119" w:author="Claire S" w:date="2026-05-18T16:17:00Z" w16du:dateUtc="2026-05-18T15:17:00Z">
        <w:r w:rsidR="005238BD" w:rsidDel="00254BB4">
          <w:rPr>
            <w:rFonts w:ascii="Cambria" w:hAnsi="Cambria"/>
            <w:sz w:val="28"/>
            <w:szCs w:val="28"/>
          </w:rPr>
          <w:delText xml:space="preserve">hear </w:delText>
        </w:r>
      </w:del>
      <w:ins w:id="11120" w:author="Claire S" w:date="2026-05-18T16:17:00Z" w16du:dateUtc="2026-05-18T15:17:00Z">
        <w:r w:rsidR="00254BB4">
          <w:rPr>
            <w:rFonts w:ascii="Cambria" w:hAnsi="Cambria"/>
            <w:sz w:val="28"/>
            <w:szCs w:val="28"/>
          </w:rPr>
          <w:t xml:space="preserve">listen to </w:t>
        </w:r>
      </w:ins>
      <w:r w:rsidR="005238BD">
        <w:rPr>
          <w:rFonts w:ascii="Cambria" w:hAnsi="Cambria"/>
          <w:sz w:val="28"/>
          <w:szCs w:val="28"/>
        </w:rPr>
        <w:t>a word of</w:t>
      </w:r>
      <w:r w:rsidR="001956F0">
        <w:rPr>
          <w:rFonts w:ascii="Cambria" w:hAnsi="Cambria"/>
          <w:sz w:val="28"/>
          <w:szCs w:val="28"/>
        </w:rPr>
        <w:t>.  She sat,</w:t>
      </w:r>
      <w:r w:rsidR="00DB497E">
        <w:rPr>
          <w:rFonts w:ascii="Cambria" w:hAnsi="Cambria"/>
          <w:sz w:val="28"/>
          <w:szCs w:val="28"/>
        </w:rPr>
        <w:t xml:space="preserve"> f</w:t>
      </w:r>
      <w:r w:rsidR="0027545B">
        <w:rPr>
          <w:rFonts w:ascii="Cambria" w:hAnsi="Cambria"/>
          <w:sz w:val="28"/>
          <w:szCs w:val="28"/>
        </w:rPr>
        <w:t>iddling with her phone</w:t>
      </w:r>
      <w:r w:rsidR="003F72D8">
        <w:rPr>
          <w:rFonts w:ascii="Cambria" w:hAnsi="Cambria"/>
          <w:sz w:val="28"/>
          <w:szCs w:val="28"/>
        </w:rPr>
        <w:t xml:space="preserve"> until,</w:t>
      </w:r>
      <w:r w:rsidR="0027545B">
        <w:rPr>
          <w:rFonts w:ascii="Cambria" w:hAnsi="Cambria"/>
          <w:sz w:val="28"/>
          <w:szCs w:val="28"/>
        </w:rPr>
        <w:t xml:space="preserve"> </w:t>
      </w:r>
      <w:r w:rsidR="00030AC8">
        <w:rPr>
          <w:rFonts w:ascii="Cambria" w:hAnsi="Cambria"/>
          <w:sz w:val="28"/>
          <w:szCs w:val="28"/>
        </w:rPr>
        <w:t xml:space="preserve">almost </w:t>
      </w:r>
      <w:r w:rsidR="003F72D8">
        <w:rPr>
          <w:rFonts w:ascii="Cambria" w:hAnsi="Cambria"/>
          <w:sz w:val="28"/>
          <w:szCs w:val="28"/>
        </w:rPr>
        <w:t>as if</w:t>
      </w:r>
      <w:r w:rsidR="00030AC8">
        <w:rPr>
          <w:rFonts w:ascii="Cambria" w:hAnsi="Cambria"/>
          <w:sz w:val="28"/>
          <w:szCs w:val="28"/>
        </w:rPr>
        <w:t xml:space="preserve"> her fingers were sleepwalking, she did </w:t>
      </w:r>
      <w:r w:rsidR="00DC29E7">
        <w:rPr>
          <w:rFonts w:ascii="Cambria" w:hAnsi="Cambria"/>
          <w:sz w:val="28"/>
          <w:szCs w:val="28"/>
        </w:rPr>
        <w:t>the thing</w:t>
      </w:r>
      <w:r w:rsidR="00030AC8">
        <w:rPr>
          <w:rFonts w:ascii="Cambria" w:hAnsi="Cambria"/>
          <w:sz w:val="28"/>
          <w:szCs w:val="28"/>
        </w:rPr>
        <w:t xml:space="preserve"> she’d </w:t>
      </w:r>
      <w:r w:rsidR="009058ED">
        <w:rPr>
          <w:rFonts w:ascii="Cambria" w:hAnsi="Cambria"/>
          <w:sz w:val="28"/>
          <w:szCs w:val="28"/>
        </w:rPr>
        <w:t>debat</w:t>
      </w:r>
      <w:r w:rsidR="00F17473">
        <w:rPr>
          <w:rFonts w:ascii="Cambria" w:hAnsi="Cambria"/>
          <w:sz w:val="28"/>
          <w:szCs w:val="28"/>
        </w:rPr>
        <w:t>ed</w:t>
      </w:r>
      <w:r w:rsidR="00030AC8">
        <w:rPr>
          <w:rFonts w:ascii="Cambria" w:hAnsi="Cambria"/>
          <w:sz w:val="28"/>
          <w:szCs w:val="28"/>
        </w:rPr>
        <w:t xml:space="preserve"> all day</w:t>
      </w:r>
      <w:r w:rsidR="00834739">
        <w:rPr>
          <w:rFonts w:ascii="Cambria" w:hAnsi="Cambria"/>
          <w:sz w:val="28"/>
          <w:szCs w:val="28"/>
        </w:rPr>
        <w:t>.</w:t>
      </w:r>
    </w:p>
    <w:p w14:paraId="3C05D5E6" w14:textId="77777777" w:rsidR="001831C7" w:rsidRDefault="001831C7" w:rsidP="00266E8A">
      <w:pPr>
        <w:spacing w:line="360" w:lineRule="auto"/>
        <w:contextualSpacing/>
        <w:rPr>
          <w:ins w:id="11121" w:author="Claire S" w:date="2026-06-04T10:39:00Z" w16du:dateUtc="2026-06-04T09:39:00Z"/>
          <w:rFonts w:ascii="Cambria" w:hAnsi="Cambria"/>
          <w:b/>
          <w:bCs/>
          <w:i/>
          <w:iCs/>
          <w:sz w:val="28"/>
          <w:szCs w:val="28"/>
        </w:rPr>
      </w:pPr>
    </w:p>
    <w:p w14:paraId="739A81A0" w14:textId="18A848B4" w:rsidR="003F72D8" w:rsidRPr="00923FFC" w:rsidRDefault="00030AC8" w:rsidP="00266E8A">
      <w:pPr>
        <w:spacing w:line="360" w:lineRule="auto"/>
        <w:contextualSpacing/>
        <w:rPr>
          <w:rFonts w:ascii="Cambria" w:hAnsi="Cambria"/>
          <w:b/>
          <w:bCs/>
          <w:i/>
          <w:iCs/>
          <w:sz w:val="28"/>
          <w:szCs w:val="28"/>
        </w:rPr>
      </w:pPr>
      <w:r w:rsidRPr="00923FFC">
        <w:rPr>
          <w:rFonts w:ascii="Cambria" w:hAnsi="Cambria"/>
          <w:b/>
          <w:bCs/>
          <w:i/>
          <w:iCs/>
          <w:sz w:val="28"/>
          <w:szCs w:val="28"/>
        </w:rPr>
        <w:t>‘</w:t>
      </w:r>
      <w:r w:rsidR="00923FFC" w:rsidRPr="00923FFC">
        <w:rPr>
          <w:rFonts w:ascii="Cambria" w:hAnsi="Cambria"/>
          <w:b/>
          <w:bCs/>
          <w:i/>
          <w:iCs/>
          <w:sz w:val="28"/>
          <w:szCs w:val="28"/>
        </w:rPr>
        <w:t>Hey</w:t>
      </w:r>
      <w:r w:rsidR="00923FFC" w:rsidRPr="008A6B5A">
        <w:rPr>
          <w:rFonts w:ascii="Cambria" w:hAnsi="Cambria"/>
          <w:b/>
          <w:i/>
          <w:sz w:val="28"/>
          <w:szCs w:val="28"/>
          <w:rPrChange w:id="11122" w:author="Daisy Watt" w:date="2026-06-23T12:42:00Z" w16du:dateUtc="2026-06-23T10:42:00Z">
            <w:rPr>
              <w:rFonts w:ascii="Cambria" w:hAnsi="Cambria"/>
              <w:b/>
              <w:bCs/>
              <w:sz w:val="28"/>
              <w:szCs w:val="28"/>
            </w:rPr>
          </w:rPrChange>
        </w:rPr>
        <w:t>!</w:t>
      </w:r>
      <w:r w:rsidR="00923FFC">
        <w:rPr>
          <w:rFonts w:ascii="Cambria" w:hAnsi="Cambria"/>
          <w:b/>
          <w:bCs/>
          <w:sz w:val="28"/>
          <w:szCs w:val="28"/>
        </w:rPr>
        <w:t xml:space="preserve"> </w:t>
      </w:r>
      <w:r w:rsidR="009058ED" w:rsidRPr="00923FFC">
        <w:rPr>
          <w:rFonts w:ascii="Cambria" w:hAnsi="Cambria"/>
          <w:b/>
          <w:bCs/>
          <w:i/>
          <w:iCs/>
          <w:sz w:val="28"/>
          <w:szCs w:val="28"/>
        </w:rPr>
        <w:t>Just</w:t>
      </w:r>
      <w:r w:rsidR="009058ED" w:rsidRPr="009058ED">
        <w:rPr>
          <w:rFonts w:ascii="Cambria" w:hAnsi="Cambria"/>
          <w:b/>
          <w:bCs/>
          <w:i/>
          <w:iCs/>
          <w:sz w:val="28"/>
          <w:szCs w:val="28"/>
        </w:rPr>
        <w:t xml:space="preserve"> </w:t>
      </w:r>
      <w:r w:rsidR="009058ED">
        <w:rPr>
          <w:rFonts w:ascii="Cambria" w:hAnsi="Cambria"/>
          <w:b/>
          <w:bCs/>
          <w:i/>
          <w:iCs/>
          <w:sz w:val="28"/>
          <w:szCs w:val="28"/>
        </w:rPr>
        <w:t>w</w:t>
      </w:r>
      <w:r w:rsidRPr="00254713">
        <w:rPr>
          <w:rFonts w:ascii="Cambria" w:hAnsi="Cambria"/>
          <w:b/>
          <w:bCs/>
          <w:i/>
          <w:iCs/>
          <w:sz w:val="28"/>
          <w:szCs w:val="28"/>
        </w:rPr>
        <w:t>ondered how you’re doing</w:t>
      </w:r>
      <w:ins w:id="11123" w:author="Daisy Watt" w:date="2026-06-22T13:56:00Z" w16du:dateUtc="2026-06-22T11:56:00Z">
        <w:r w:rsidR="00681299">
          <w:rPr>
            <w:rFonts w:ascii="Cambria" w:hAnsi="Cambria"/>
            <w:b/>
            <w:bCs/>
            <w:i/>
            <w:iCs/>
            <w:sz w:val="28"/>
            <w:szCs w:val="28"/>
          </w:rPr>
          <w:t>,</w:t>
        </w:r>
      </w:ins>
      <w:r w:rsidR="00923FFC">
        <w:rPr>
          <w:rFonts w:ascii="Cambria" w:hAnsi="Cambria"/>
          <w:b/>
          <w:bCs/>
          <w:i/>
          <w:iCs/>
          <w:sz w:val="28"/>
          <w:szCs w:val="28"/>
        </w:rPr>
        <w:t xml:space="preserve"> all things considered</w:t>
      </w:r>
      <w:r>
        <w:rPr>
          <w:rFonts w:ascii="Cambria" w:hAnsi="Cambria"/>
          <w:sz w:val="28"/>
          <w:szCs w:val="28"/>
        </w:rPr>
        <w:t>?</w:t>
      </w:r>
      <w:r w:rsidR="00923FFC">
        <w:rPr>
          <w:rFonts w:ascii="Cambria" w:hAnsi="Cambria"/>
          <w:sz w:val="28"/>
          <w:szCs w:val="28"/>
        </w:rPr>
        <w:t xml:space="preserve"> </w:t>
      </w:r>
      <w:r w:rsidR="00923FFC" w:rsidRPr="00923FFC">
        <w:rPr>
          <w:rFonts w:ascii="Cambria" w:hAnsi="Cambria"/>
          <w:b/>
          <w:bCs/>
          <w:i/>
          <w:iCs/>
          <w:sz w:val="28"/>
          <w:szCs w:val="28"/>
        </w:rPr>
        <w:t xml:space="preserve">I’m </w:t>
      </w:r>
      <w:r w:rsidR="00AF3875">
        <w:rPr>
          <w:rFonts w:ascii="Cambria" w:hAnsi="Cambria"/>
          <w:b/>
          <w:bCs/>
          <w:i/>
          <w:iCs/>
          <w:sz w:val="28"/>
          <w:szCs w:val="28"/>
        </w:rPr>
        <w:t>devastate</w:t>
      </w:r>
      <w:r w:rsidR="00AF3875" w:rsidRPr="00923FFC">
        <w:rPr>
          <w:rFonts w:ascii="Cambria" w:hAnsi="Cambria"/>
          <w:b/>
          <w:bCs/>
          <w:i/>
          <w:iCs/>
          <w:sz w:val="28"/>
          <w:szCs w:val="28"/>
        </w:rPr>
        <w:t>d</w:t>
      </w:r>
      <w:r w:rsidR="00923FFC" w:rsidRPr="00923FFC">
        <w:rPr>
          <w:rFonts w:ascii="Cambria" w:hAnsi="Cambria"/>
          <w:b/>
          <w:bCs/>
          <w:i/>
          <w:iCs/>
          <w:sz w:val="28"/>
          <w:szCs w:val="28"/>
        </w:rPr>
        <w:t xml:space="preserve"> </w:t>
      </w:r>
      <w:r w:rsidR="00923FFC" w:rsidRPr="00923FFC">
        <w:rPr>
          <w:rFonts w:ascii="Cambria" w:hAnsi="Cambria"/>
          <w:b/>
          <w:bCs/>
          <w:i/>
          <w:iCs/>
          <w:sz w:val="28"/>
          <w:szCs w:val="28"/>
        </w:rPr>
        <w:sym w:font="Wingdings" w:char="F04C"/>
      </w:r>
      <w:r w:rsidR="00FB588C">
        <w:rPr>
          <w:rFonts w:ascii="Cambria" w:hAnsi="Cambria"/>
          <w:b/>
          <w:bCs/>
          <w:i/>
          <w:iCs/>
          <w:sz w:val="28"/>
          <w:szCs w:val="28"/>
        </w:rPr>
        <w:t xml:space="preserve"> also</w:t>
      </w:r>
      <w:ins w:id="11124" w:author="Daisy Watt" w:date="2026-06-22T13:56:00Z" w16du:dateUtc="2026-06-22T11:56:00Z">
        <w:r w:rsidR="00681299">
          <w:rPr>
            <w:rFonts w:ascii="Cambria" w:hAnsi="Cambria"/>
            <w:b/>
            <w:bCs/>
            <w:i/>
            <w:iCs/>
            <w:sz w:val="28"/>
            <w:szCs w:val="28"/>
          </w:rPr>
          <w:t>,</w:t>
        </w:r>
      </w:ins>
      <w:r w:rsidR="00FB588C">
        <w:rPr>
          <w:rFonts w:ascii="Cambria" w:hAnsi="Cambria"/>
          <w:b/>
          <w:bCs/>
          <w:i/>
          <w:iCs/>
          <w:sz w:val="28"/>
          <w:szCs w:val="28"/>
        </w:rPr>
        <w:t xml:space="preserve"> what do you think about this List? Have you seen it?</w:t>
      </w:r>
    </w:p>
    <w:p w14:paraId="67CF46E6" w14:textId="77777777" w:rsidR="00CF36F0" w:rsidRDefault="00CF36F0" w:rsidP="00CF36F0">
      <w:pPr>
        <w:spacing w:line="360" w:lineRule="auto"/>
        <w:contextualSpacing/>
        <w:rPr>
          <w:rFonts w:ascii="Cambria" w:hAnsi="Cambria"/>
          <w:sz w:val="28"/>
          <w:szCs w:val="28"/>
        </w:rPr>
      </w:pPr>
    </w:p>
    <w:p w14:paraId="09EE2F03" w14:textId="311DE0E8" w:rsidR="00CF36F0" w:rsidRDefault="00DC29E7" w:rsidP="00CF36F0">
      <w:pPr>
        <w:spacing w:line="360" w:lineRule="auto"/>
        <w:contextualSpacing/>
        <w:rPr>
          <w:rFonts w:ascii="Cambria" w:hAnsi="Cambria"/>
          <w:sz w:val="28"/>
          <w:szCs w:val="28"/>
        </w:rPr>
      </w:pPr>
      <w:r>
        <w:rPr>
          <w:rFonts w:ascii="Cambria" w:hAnsi="Cambria"/>
          <w:sz w:val="28"/>
          <w:szCs w:val="28"/>
        </w:rPr>
        <w:t>Typing</w:t>
      </w:r>
      <w:r w:rsidR="003F72D8">
        <w:rPr>
          <w:rFonts w:ascii="Cambria" w:hAnsi="Cambria"/>
          <w:sz w:val="28"/>
          <w:szCs w:val="28"/>
        </w:rPr>
        <w:t xml:space="preserve"> the</w:t>
      </w:r>
      <w:r w:rsidR="00030AC8">
        <w:rPr>
          <w:rFonts w:ascii="Cambria" w:hAnsi="Cambria"/>
          <w:sz w:val="28"/>
          <w:szCs w:val="28"/>
        </w:rPr>
        <w:t xml:space="preserve"> </w:t>
      </w:r>
      <w:r w:rsidR="00E12F0C">
        <w:rPr>
          <w:rFonts w:ascii="Cambria" w:hAnsi="Cambria"/>
          <w:sz w:val="28"/>
          <w:szCs w:val="28"/>
        </w:rPr>
        <w:t>text</w:t>
      </w:r>
      <w:r w:rsidR="001956F0">
        <w:rPr>
          <w:rFonts w:ascii="Cambria" w:hAnsi="Cambria"/>
          <w:sz w:val="28"/>
          <w:szCs w:val="28"/>
        </w:rPr>
        <w:t xml:space="preserve"> </w:t>
      </w:r>
      <w:r w:rsidR="003F72D8">
        <w:rPr>
          <w:rFonts w:ascii="Cambria" w:hAnsi="Cambria"/>
          <w:sz w:val="28"/>
          <w:szCs w:val="28"/>
        </w:rPr>
        <w:t>did make</w:t>
      </w:r>
      <w:r w:rsidR="00030AC8">
        <w:rPr>
          <w:rFonts w:ascii="Cambria" w:hAnsi="Cambria"/>
          <w:sz w:val="28"/>
          <w:szCs w:val="28"/>
        </w:rPr>
        <w:t xml:space="preserve"> her think how nice it would have been</w:t>
      </w:r>
      <w:r w:rsidR="00CF36F0">
        <w:rPr>
          <w:rFonts w:ascii="Cambria" w:hAnsi="Cambria"/>
          <w:sz w:val="28"/>
          <w:szCs w:val="28"/>
        </w:rPr>
        <w:t xml:space="preserve"> to have heard from</w:t>
      </w:r>
      <w:r w:rsidR="001956F0">
        <w:rPr>
          <w:rFonts w:ascii="Cambria" w:hAnsi="Cambria"/>
          <w:sz w:val="28"/>
          <w:szCs w:val="28"/>
        </w:rPr>
        <w:t xml:space="preserve"> Jackson Rayne </w:t>
      </w:r>
      <w:r w:rsidR="00CF36F0">
        <w:rPr>
          <w:rFonts w:ascii="Cambria" w:hAnsi="Cambria"/>
          <w:sz w:val="28"/>
          <w:szCs w:val="28"/>
        </w:rPr>
        <w:t xml:space="preserve">first </w:t>
      </w:r>
      <w:del w:id="11125" w:author="Daisy Watt" w:date="2026-06-22T13:57:00Z" w16du:dateUtc="2026-06-22T11:57:00Z">
        <w:r w:rsidR="007C2283">
          <w:rPr>
            <w:rFonts w:ascii="Cambria" w:hAnsi="Cambria"/>
            <w:sz w:val="28"/>
            <w:szCs w:val="28"/>
          </w:rPr>
          <w:delText>-</w:delText>
        </w:r>
      </w:del>
      <w:ins w:id="11126" w:author="Daisy Watt" w:date="2026-06-22T13:57:00Z" w16du:dateUtc="2026-06-22T11:57:00Z">
        <w:r w:rsidR="006D3774">
          <w:rPr>
            <w:rFonts w:ascii="Cambria" w:hAnsi="Cambria"/>
            <w:sz w:val="28"/>
            <w:szCs w:val="28"/>
          </w:rPr>
          <w:t>–</w:t>
        </w:r>
      </w:ins>
      <w:r w:rsidR="00204902">
        <w:rPr>
          <w:rFonts w:ascii="Cambria" w:hAnsi="Cambria"/>
          <w:sz w:val="28"/>
          <w:szCs w:val="28"/>
        </w:rPr>
        <w:t xml:space="preserve"> but </w:t>
      </w:r>
      <w:del w:id="11127" w:author="Daisy Watt" w:date="2026-06-22T13:57:00Z" w16du:dateUtc="2026-06-22T11:57:00Z">
        <w:r w:rsidR="001956F0" w:rsidDel="006D3774">
          <w:rPr>
            <w:rFonts w:ascii="Cambria" w:hAnsi="Cambria"/>
            <w:i/>
            <w:iCs/>
            <w:sz w:val="28"/>
            <w:szCs w:val="28"/>
          </w:rPr>
          <w:delText>C</w:delText>
        </w:r>
      </w:del>
      <w:ins w:id="11128" w:author="Daisy Watt" w:date="2026-06-22T13:57:00Z" w16du:dateUtc="2026-06-22T11:57:00Z">
        <w:r w:rsidR="006D3774">
          <w:rPr>
            <w:rFonts w:ascii="Cambria" w:hAnsi="Cambria"/>
            <w:i/>
            <w:iCs/>
            <w:sz w:val="28"/>
            <w:szCs w:val="28"/>
          </w:rPr>
          <w:t>c</w:t>
        </w:r>
      </w:ins>
      <w:r w:rsidR="007C2283" w:rsidRPr="00C40DBF">
        <w:rPr>
          <w:rFonts w:ascii="Cambria" w:hAnsi="Cambria"/>
          <w:i/>
          <w:iCs/>
          <w:sz w:val="28"/>
          <w:szCs w:val="28"/>
        </w:rPr>
        <w:t>’est la vie</w:t>
      </w:r>
      <w:r w:rsidR="00204902">
        <w:rPr>
          <w:rFonts w:ascii="Cambria" w:hAnsi="Cambria"/>
          <w:sz w:val="28"/>
          <w:szCs w:val="28"/>
        </w:rPr>
        <w:t xml:space="preserve">.  </w:t>
      </w:r>
    </w:p>
    <w:p w14:paraId="0B0C5D4B" w14:textId="59529AEB" w:rsidR="00030AC8" w:rsidRDefault="00272214" w:rsidP="00CF36F0">
      <w:pPr>
        <w:spacing w:line="360" w:lineRule="auto"/>
        <w:ind w:firstLine="720"/>
        <w:contextualSpacing/>
        <w:rPr>
          <w:rFonts w:ascii="Cambria" w:hAnsi="Cambria"/>
          <w:sz w:val="28"/>
          <w:szCs w:val="28"/>
        </w:rPr>
      </w:pPr>
      <w:ins w:id="11129" w:author="Claire S" w:date="2026-06-04T10:30:00Z" w16du:dateUtc="2026-06-04T09:30:00Z">
        <w:r>
          <w:rPr>
            <w:rFonts w:ascii="Cambria" w:hAnsi="Cambria"/>
            <w:sz w:val="28"/>
            <w:szCs w:val="28"/>
          </w:rPr>
          <w:t xml:space="preserve">Her mum </w:t>
        </w:r>
      </w:ins>
      <w:del w:id="11130" w:author="Claire S" w:date="2026-06-04T10:30:00Z" w16du:dateUtc="2026-06-04T09:30:00Z">
        <w:r w:rsidR="00C40DBF" w:rsidDel="00272214">
          <w:rPr>
            <w:rFonts w:ascii="Cambria" w:hAnsi="Cambria"/>
            <w:sz w:val="28"/>
            <w:szCs w:val="28"/>
          </w:rPr>
          <w:delText xml:space="preserve">She </w:delText>
        </w:r>
        <w:r w:rsidR="00E12F0C" w:rsidDel="00272214">
          <w:rPr>
            <w:rFonts w:ascii="Cambria" w:hAnsi="Cambria"/>
            <w:sz w:val="28"/>
            <w:szCs w:val="28"/>
          </w:rPr>
          <w:delText xml:space="preserve">could </w:delText>
        </w:r>
        <w:r w:rsidR="00C40DBF" w:rsidDel="00272214">
          <w:rPr>
            <w:rFonts w:ascii="Cambria" w:hAnsi="Cambria"/>
            <w:sz w:val="28"/>
            <w:szCs w:val="28"/>
          </w:rPr>
          <w:delText xml:space="preserve">hear her mum </w:delText>
        </w:r>
      </w:del>
      <w:r w:rsidR="00F64088">
        <w:rPr>
          <w:rFonts w:ascii="Cambria" w:hAnsi="Cambria"/>
          <w:sz w:val="28"/>
          <w:szCs w:val="28"/>
        </w:rPr>
        <w:t>Li</w:t>
      </w:r>
      <w:r w:rsidR="00C40DBF">
        <w:rPr>
          <w:rFonts w:ascii="Cambria" w:hAnsi="Cambria"/>
          <w:sz w:val="28"/>
          <w:szCs w:val="28"/>
        </w:rPr>
        <w:t>ssa</w:t>
      </w:r>
      <w:ins w:id="11131" w:author="Claire S" w:date="2026-06-04T10:30:00Z" w16du:dateUtc="2026-06-04T09:30:00Z">
        <w:r>
          <w:rPr>
            <w:rFonts w:ascii="Cambria" w:hAnsi="Cambria"/>
            <w:sz w:val="28"/>
            <w:szCs w:val="28"/>
          </w:rPr>
          <w:t xml:space="preserve"> would say</w:t>
        </w:r>
      </w:ins>
      <w:del w:id="11132" w:author="Claire S" w:date="2026-06-04T10:30:00Z" w16du:dateUtc="2026-06-04T09:30:00Z">
        <w:r w:rsidR="00C40DBF" w:rsidDel="00272214">
          <w:rPr>
            <w:rFonts w:ascii="Cambria" w:hAnsi="Cambria"/>
            <w:sz w:val="28"/>
            <w:szCs w:val="28"/>
          </w:rPr>
          <w:delText>’s voice</w:delText>
        </w:r>
        <w:r w:rsidR="00CF36F0" w:rsidDel="00272214">
          <w:rPr>
            <w:rFonts w:ascii="Cambria" w:hAnsi="Cambria"/>
            <w:sz w:val="28"/>
            <w:szCs w:val="28"/>
          </w:rPr>
          <w:delText xml:space="preserve"> somewhere far off</w:delText>
        </w:r>
      </w:del>
      <w:r w:rsidR="00C40DBF">
        <w:rPr>
          <w:rFonts w:ascii="Cambria" w:hAnsi="Cambria"/>
          <w:sz w:val="28"/>
          <w:szCs w:val="28"/>
        </w:rPr>
        <w:t xml:space="preserve">: </w:t>
      </w:r>
      <w:del w:id="11133" w:author="Daisy Watt" w:date="2026-06-22T13:57:00Z" w16du:dateUtc="2026-06-22T11:57:00Z">
        <w:r w:rsidR="00204902" w:rsidRPr="00006FF1" w:rsidDel="00D946B1">
          <w:rPr>
            <w:rFonts w:ascii="Cambria" w:hAnsi="Cambria"/>
            <w:i/>
            <w:iCs/>
            <w:sz w:val="28"/>
            <w:szCs w:val="28"/>
          </w:rPr>
          <w:delText>M</w:delText>
        </w:r>
      </w:del>
      <w:ins w:id="11134" w:author="Daisy Watt" w:date="2026-06-22T13:57:00Z" w16du:dateUtc="2026-06-22T11:57:00Z">
        <w:r w:rsidR="00D946B1">
          <w:rPr>
            <w:rFonts w:ascii="Cambria" w:hAnsi="Cambria"/>
            <w:i/>
            <w:iCs/>
            <w:sz w:val="28"/>
            <w:szCs w:val="28"/>
          </w:rPr>
          <w:t>m</w:t>
        </w:r>
      </w:ins>
      <w:r w:rsidR="00204902" w:rsidRPr="00006FF1">
        <w:rPr>
          <w:rFonts w:ascii="Cambria" w:hAnsi="Cambria"/>
          <w:i/>
          <w:iCs/>
          <w:sz w:val="28"/>
          <w:szCs w:val="28"/>
        </w:rPr>
        <w:t xml:space="preserve">en </w:t>
      </w:r>
      <w:r w:rsidR="00006FF1" w:rsidRPr="00006FF1">
        <w:rPr>
          <w:rFonts w:ascii="Cambria" w:hAnsi="Cambria"/>
          <w:i/>
          <w:iCs/>
          <w:sz w:val="28"/>
          <w:szCs w:val="28"/>
        </w:rPr>
        <w:t>a</w:t>
      </w:r>
      <w:r w:rsidR="00204902" w:rsidRPr="00006FF1">
        <w:rPr>
          <w:rFonts w:ascii="Cambria" w:hAnsi="Cambria"/>
          <w:i/>
          <w:iCs/>
          <w:sz w:val="28"/>
          <w:szCs w:val="28"/>
        </w:rPr>
        <w:t xml:space="preserve">re such </w:t>
      </w:r>
      <w:del w:id="11135" w:author="Daisy Watt" w:date="2026-06-22T13:57:00Z" w16du:dateUtc="2026-06-22T11:57:00Z">
        <w:r w:rsidR="001955D7">
          <w:rPr>
            <w:rFonts w:ascii="Cambria" w:hAnsi="Cambria"/>
            <w:i/>
            <w:iCs/>
            <w:sz w:val="28"/>
            <w:szCs w:val="28"/>
          </w:rPr>
          <w:delText>cavemen</w:delText>
        </w:r>
      </w:del>
      <w:ins w:id="11136" w:author="Daisy Watt" w:date="2026-06-22T13:57:00Z" w16du:dateUtc="2026-06-22T11:57:00Z">
        <w:r w:rsidR="00AA552C">
          <w:rPr>
            <w:rFonts w:ascii="Cambria" w:hAnsi="Cambria"/>
            <w:i/>
            <w:iCs/>
            <w:sz w:val="28"/>
            <w:szCs w:val="28"/>
          </w:rPr>
          <w:t>Neanderthals</w:t>
        </w:r>
        <w:r w:rsidR="00D946B1">
          <w:rPr>
            <w:rFonts w:ascii="Cambria" w:hAnsi="Cambria"/>
            <w:i/>
            <w:iCs/>
            <w:sz w:val="28"/>
            <w:szCs w:val="28"/>
          </w:rPr>
          <w:t>,</w:t>
        </w:r>
      </w:ins>
      <w:r w:rsidR="00204902" w:rsidRPr="00006FF1">
        <w:rPr>
          <w:rFonts w:ascii="Cambria" w:hAnsi="Cambria"/>
          <w:i/>
          <w:iCs/>
          <w:sz w:val="28"/>
          <w:szCs w:val="28"/>
        </w:rPr>
        <w:t xml:space="preserve"> sometimes</w:t>
      </w:r>
      <w:r w:rsidR="00204902">
        <w:rPr>
          <w:rFonts w:ascii="Cambria" w:hAnsi="Cambria"/>
          <w:sz w:val="28"/>
          <w:szCs w:val="28"/>
        </w:rPr>
        <w:t xml:space="preserve">, </w:t>
      </w:r>
      <w:del w:id="11137" w:author="Claire S" w:date="2026-06-04T10:39:00Z" w16du:dateUtc="2026-06-04T09:39:00Z">
        <w:r w:rsidR="00A548A7" w:rsidDel="001831C7">
          <w:rPr>
            <w:rFonts w:ascii="Cambria" w:hAnsi="Cambria"/>
            <w:sz w:val="28"/>
            <w:szCs w:val="28"/>
          </w:rPr>
          <w:delText xml:space="preserve">followed </w:delText>
        </w:r>
      </w:del>
      <w:ins w:id="11138" w:author="Claire S" w:date="2026-06-04T10:55:00Z" w16du:dateUtc="2026-06-04T09:55:00Z">
        <w:r w:rsidR="0090066A">
          <w:rPr>
            <w:rFonts w:ascii="Cambria" w:hAnsi="Cambria"/>
            <w:sz w:val="28"/>
            <w:szCs w:val="28"/>
          </w:rPr>
          <w:t>followed by</w:t>
        </w:r>
      </w:ins>
      <w:del w:id="11139" w:author="Claire S" w:date="2026-06-04T10:39:00Z" w16du:dateUtc="2026-06-04T09:39:00Z">
        <w:r w:rsidR="00A548A7" w:rsidDel="001831C7">
          <w:rPr>
            <w:rFonts w:ascii="Cambria" w:hAnsi="Cambria"/>
            <w:sz w:val="28"/>
            <w:szCs w:val="28"/>
          </w:rPr>
          <w:delText>by</w:delText>
        </w:r>
        <w:r w:rsidR="00204902" w:rsidDel="001831C7">
          <w:rPr>
            <w:rFonts w:ascii="Cambria" w:hAnsi="Cambria"/>
            <w:sz w:val="28"/>
            <w:szCs w:val="28"/>
          </w:rPr>
          <w:delText xml:space="preserve"> her</w:delText>
        </w:r>
      </w:del>
      <w:ins w:id="11140" w:author="Claire S" w:date="2026-06-04T10:39:00Z" w16du:dateUtc="2026-06-04T09:39:00Z">
        <w:r w:rsidR="001831C7">
          <w:rPr>
            <w:rFonts w:ascii="Cambria" w:hAnsi="Cambria"/>
            <w:sz w:val="28"/>
            <w:szCs w:val="28"/>
          </w:rPr>
          <w:t xml:space="preserve"> a</w:t>
        </w:r>
      </w:ins>
      <w:r w:rsidR="000603FE">
        <w:rPr>
          <w:rFonts w:ascii="Cambria" w:hAnsi="Cambria"/>
          <w:sz w:val="28"/>
          <w:szCs w:val="28"/>
        </w:rPr>
        <w:t xml:space="preserve"> hoity-toity sniff.  </w:t>
      </w:r>
      <w:ins w:id="11141" w:author="Claire S" w:date="2026-06-04T10:55:00Z" w16du:dateUtc="2026-06-04T09:55:00Z">
        <w:r w:rsidR="0090066A">
          <w:rPr>
            <w:rFonts w:ascii="Cambria" w:hAnsi="Cambria"/>
            <w:i/>
            <w:iCs/>
            <w:sz w:val="28"/>
            <w:szCs w:val="28"/>
          </w:rPr>
          <w:t>T</w:t>
        </w:r>
      </w:ins>
      <w:del w:id="11142" w:author="Claire S" w:date="2026-06-04T10:55:00Z" w16du:dateUtc="2026-06-04T09:55:00Z">
        <w:r w:rsidR="00DC29E7" w:rsidRPr="00DC29E7" w:rsidDel="0090066A">
          <w:rPr>
            <w:rFonts w:ascii="Cambria" w:hAnsi="Cambria"/>
            <w:i/>
            <w:iCs/>
            <w:sz w:val="28"/>
            <w:szCs w:val="28"/>
          </w:rPr>
          <w:delText>You have to t</w:delText>
        </w:r>
      </w:del>
      <w:r w:rsidR="00DC29E7" w:rsidRPr="00DC29E7">
        <w:rPr>
          <w:rFonts w:ascii="Cambria" w:hAnsi="Cambria"/>
          <w:i/>
          <w:iCs/>
          <w:sz w:val="28"/>
          <w:szCs w:val="28"/>
        </w:rPr>
        <w:t>ake the initiative</w:t>
      </w:r>
      <w:del w:id="11143" w:author="Daisy Watt" w:date="2026-06-22T13:57:00Z" w16du:dateUtc="2026-06-22T11:57:00Z">
        <w:r w:rsidR="00A548A7">
          <w:rPr>
            <w:rFonts w:ascii="Cambria" w:hAnsi="Cambria"/>
            <w:i/>
            <w:iCs/>
            <w:sz w:val="28"/>
            <w:szCs w:val="28"/>
          </w:rPr>
          <w:delText>,</w:delText>
        </w:r>
      </w:del>
      <w:ins w:id="11144" w:author="Daisy Watt" w:date="2026-06-22T13:57:00Z" w16du:dateUtc="2026-06-22T11:57:00Z">
        <w:r w:rsidR="00A548A7">
          <w:rPr>
            <w:rFonts w:ascii="Cambria" w:hAnsi="Cambria"/>
            <w:i/>
            <w:iCs/>
            <w:sz w:val="28"/>
            <w:szCs w:val="28"/>
          </w:rPr>
          <w:t xml:space="preserve"> </w:t>
        </w:r>
        <w:r w:rsidR="00AA552C">
          <w:rPr>
            <w:rFonts w:ascii="Cambria" w:hAnsi="Cambria"/>
            <w:i/>
            <w:iCs/>
            <w:sz w:val="28"/>
            <w:szCs w:val="28"/>
          </w:rPr>
          <w:t>–</w:t>
        </w:r>
      </w:ins>
      <w:r w:rsidR="00A548A7">
        <w:rPr>
          <w:rFonts w:ascii="Cambria" w:hAnsi="Cambria"/>
          <w:i/>
          <w:iCs/>
          <w:sz w:val="28"/>
          <w:szCs w:val="28"/>
        </w:rPr>
        <w:t xml:space="preserve"> you </w:t>
      </w:r>
      <w:ins w:id="11145" w:author="Claire S" w:date="2026-06-04T10:55:00Z" w16du:dateUtc="2026-06-04T09:55:00Z">
        <w:r w:rsidR="0090066A">
          <w:rPr>
            <w:rFonts w:ascii="Cambria" w:hAnsi="Cambria"/>
            <w:i/>
            <w:iCs/>
            <w:sz w:val="28"/>
            <w:szCs w:val="28"/>
          </w:rPr>
          <w:t xml:space="preserve">always </w:t>
        </w:r>
      </w:ins>
      <w:r w:rsidR="00A548A7">
        <w:rPr>
          <w:rFonts w:ascii="Cambria" w:hAnsi="Cambria"/>
          <w:i/>
          <w:iCs/>
          <w:sz w:val="28"/>
          <w:szCs w:val="28"/>
        </w:rPr>
        <w:t>need a man in your life</w:t>
      </w:r>
      <w:del w:id="11146" w:author="Claire S" w:date="2026-06-04T10:55:00Z" w16du:dateUtc="2026-06-04T09:55:00Z">
        <w:r w:rsidR="00A548A7" w:rsidDel="0090066A">
          <w:rPr>
            <w:rFonts w:ascii="Cambria" w:hAnsi="Cambria"/>
            <w:i/>
            <w:iCs/>
            <w:sz w:val="28"/>
            <w:szCs w:val="28"/>
          </w:rPr>
          <w:delText xml:space="preserve"> at all times</w:delText>
        </w:r>
      </w:del>
      <w:r w:rsidR="00DC29E7" w:rsidRPr="00DC29E7">
        <w:rPr>
          <w:rFonts w:ascii="Cambria" w:hAnsi="Cambria"/>
          <w:i/>
          <w:iCs/>
          <w:sz w:val="28"/>
          <w:szCs w:val="28"/>
        </w:rPr>
        <w:t>…</w:t>
      </w:r>
    </w:p>
    <w:p w14:paraId="4C8693A7" w14:textId="0FEAAC88" w:rsidR="001955D7" w:rsidRDefault="00204902" w:rsidP="00266E8A">
      <w:pPr>
        <w:spacing w:line="360" w:lineRule="auto"/>
        <w:contextualSpacing/>
        <w:rPr>
          <w:rFonts w:ascii="Cambria" w:hAnsi="Cambria"/>
          <w:sz w:val="28"/>
          <w:szCs w:val="28"/>
        </w:rPr>
      </w:pPr>
      <w:r>
        <w:rPr>
          <w:rFonts w:ascii="Cambria" w:hAnsi="Cambria"/>
          <w:sz w:val="28"/>
          <w:szCs w:val="28"/>
        </w:rPr>
        <w:tab/>
      </w:r>
      <w:r w:rsidR="009C5080">
        <w:rPr>
          <w:rFonts w:ascii="Cambria" w:hAnsi="Cambria"/>
          <w:sz w:val="28"/>
          <w:szCs w:val="28"/>
        </w:rPr>
        <w:t xml:space="preserve">All </w:t>
      </w:r>
      <w:r w:rsidR="00C40DBF">
        <w:rPr>
          <w:rFonts w:ascii="Cambria" w:hAnsi="Cambria"/>
          <w:sz w:val="28"/>
          <w:szCs w:val="28"/>
        </w:rPr>
        <w:t>Savannah</w:t>
      </w:r>
      <w:r w:rsidR="006705E2">
        <w:rPr>
          <w:rFonts w:ascii="Cambria" w:hAnsi="Cambria"/>
          <w:sz w:val="28"/>
          <w:szCs w:val="28"/>
        </w:rPr>
        <w:t xml:space="preserve"> craved</w:t>
      </w:r>
      <w:r w:rsidR="009C5080">
        <w:rPr>
          <w:rFonts w:ascii="Cambria" w:hAnsi="Cambria"/>
          <w:sz w:val="28"/>
          <w:szCs w:val="28"/>
        </w:rPr>
        <w:t xml:space="preserve"> </w:t>
      </w:r>
      <w:r w:rsidR="00C40DBF">
        <w:rPr>
          <w:rFonts w:ascii="Cambria" w:hAnsi="Cambria"/>
          <w:sz w:val="28"/>
          <w:szCs w:val="28"/>
        </w:rPr>
        <w:t xml:space="preserve">right now </w:t>
      </w:r>
      <w:r w:rsidR="009C5080">
        <w:rPr>
          <w:rFonts w:ascii="Cambria" w:hAnsi="Cambria"/>
          <w:sz w:val="28"/>
          <w:szCs w:val="28"/>
        </w:rPr>
        <w:t>was</w:t>
      </w:r>
      <w:r w:rsidR="006705E2">
        <w:rPr>
          <w:rFonts w:ascii="Cambria" w:hAnsi="Cambria"/>
          <w:sz w:val="28"/>
          <w:szCs w:val="28"/>
        </w:rPr>
        <w:t xml:space="preserve"> a bit of comfort</w:t>
      </w:r>
      <w:r w:rsidR="009C5080">
        <w:rPr>
          <w:rFonts w:ascii="Cambria" w:hAnsi="Cambria"/>
          <w:sz w:val="28"/>
          <w:szCs w:val="28"/>
        </w:rPr>
        <w:t>:</w:t>
      </w:r>
      <w:r w:rsidR="006705E2">
        <w:rPr>
          <w:rFonts w:ascii="Cambria" w:hAnsi="Cambria"/>
          <w:sz w:val="28"/>
          <w:szCs w:val="28"/>
        </w:rPr>
        <w:t xml:space="preserve"> a hug, a soft voice </w:t>
      </w:r>
      <w:del w:id="11147" w:author="Daisy Watt" w:date="2026-06-22T13:58:00Z" w16du:dateUtc="2026-06-22T11:58:00Z">
        <w:r w:rsidR="006705E2">
          <w:rPr>
            <w:rFonts w:ascii="Cambria" w:hAnsi="Cambria"/>
            <w:sz w:val="28"/>
            <w:szCs w:val="28"/>
          </w:rPr>
          <w:delText>-</w:delText>
        </w:r>
      </w:del>
      <w:ins w:id="11148" w:author="Daisy Watt" w:date="2026-06-22T13:58:00Z" w16du:dateUtc="2026-06-22T11:58:00Z">
        <w:r w:rsidR="008A71B3">
          <w:rPr>
            <w:rFonts w:ascii="Cambria" w:hAnsi="Cambria"/>
            <w:sz w:val="28"/>
            <w:szCs w:val="28"/>
          </w:rPr>
          <w:t>–</w:t>
        </w:r>
      </w:ins>
      <w:r w:rsidR="006705E2">
        <w:rPr>
          <w:rFonts w:ascii="Cambria" w:hAnsi="Cambria"/>
          <w:sz w:val="28"/>
          <w:szCs w:val="28"/>
        </w:rPr>
        <w:t xml:space="preserve"> m</w:t>
      </w:r>
      <w:r w:rsidR="003F72D8">
        <w:rPr>
          <w:rFonts w:ascii="Cambria" w:hAnsi="Cambria"/>
          <w:sz w:val="28"/>
          <w:szCs w:val="28"/>
        </w:rPr>
        <w:t>aybe she s</w:t>
      </w:r>
      <w:r w:rsidR="00D465D1">
        <w:rPr>
          <w:rFonts w:ascii="Cambria" w:hAnsi="Cambria"/>
          <w:sz w:val="28"/>
          <w:szCs w:val="28"/>
        </w:rPr>
        <w:t>hould</w:t>
      </w:r>
      <w:r w:rsidR="00032913">
        <w:rPr>
          <w:rFonts w:ascii="Cambria" w:hAnsi="Cambria"/>
          <w:sz w:val="28"/>
          <w:szCs w:val="28"/>
        </w:rPr>
        <w:t xml:space="preserve"> actually call</w:t>
      </w:r>
      <w:r w:rsidR="00D465D1">
        <w:rPr>
          <w:rFonts w:ascii="Cambria" w:hAnsi="Cambria"/>
          <w:sz w:val="28"/>
          <w:szCs w:val="28"/>
        </w:rPr>
        <w:t xml:space="preserve"> her mum?  </w:t>
      </w:r>
    </w:p>
    <w:p w14:paraId="3AE12ABC" w14:textId="73E524E9" w:rsidR="009E6CD2" w:rsidRDefault="006705E2" w:rsidP="001955D7">
      <w:pPr>
        <w:spacing w:line="360" w:lineRule="auto"/>
        <w:ind w:firstLine="720"/>
        <w:contextualSpacing/>
        <w:rPr>
          <w:rFonts w:ascii="Cambria" w:hAnsi="Cambria"/>
          <w:sz w:val="28"/>
          <w:szCs w:val="28"/>
        </w:rPr>
      </w:pPr>
      <w:r>
        <w:rPr>
          <w:rFonts w:ascii="Cambria" w:hAnsi="Cambria"/>
          <w:i/>
          <w:iCs/>
          <w:sz w:val="28"/>
          <w:szCs w:val="28"/>
        </w:rPr>
        <w:t xml:space="preserve">Good </w:t>
      </w:r>
      <w:r w:rsidR="001364D5" w:rsidRPr="003F72D8">
        <w:rPr>
          <w:rFonts w:ascii="Cambria" w:hAnsi="Cambria"/>
          <w:i/>
          <w:iCs/>
          <w:sz w:val="28"/>
          <w:szCs w:val="28"/>
        </w:rPr>
        <w:t>God, n</w:t>
      </w:r>
      <w:r w:rsidR="003F72D8">
        <w:rPr>
          <w:rFonts w:ascii="Cambria" w:hAnsi="Cambria"/>
          <w:i/>
          <w:iCs/>
          <w:sz w:val="28"/>
          <w:szCs w:val="28"/>
        </w:rPr>
        <w:t>o!</w:t>
      </w:r>
      <w:r w:rsidR="001364D5">
        <w:rPr>
          <w:rFonts w:ascii="Cambria" w:hAnsi="Cambria"/>
          <w:sz w:val="28"/>
          <w:szCs w:val="28"/>
        </w:rPr>
        <w:t xml:space="preserve"> her sensible voice </w:t>
      </w:r>
      <w:r w:rsidR="001955D7">
        <w:rPr>
          <w:rFonts w:ascii="Cambria" w:hAnsi="Cambria"/>
          <w:sz w:val="28"/>
          <w:szCs w:val="28"/>
        </w:rPr>
        <w:t>screeche</w:t>
      </w:r>
      <w:r w:rsidR="000D28FF">
        <w:rPr>
          <w:rFonts w:ascii="Cambria" w:hAnsi="Cambria"/>
          <w:sz w:val="28"/>
          <w:szCs w:val="28"/>
        </w:rPr>
        <w:t>d</w:t>
      </w:r>
      <w:r w:rsidR="001364D5">
        <w:rPr>
          <w:rFonts w:ascii="Cambria" w:hAnsi="Cambria"/>
          <w:sz w:val="28"/>
          <w:szCs w:val="28"/>
        </w:rPr>
        <w:t xml:space="preserve">, </w:t>
      </w:r>
      <w:r w:rsidR="001955D7">
        <w:rPr>
          <w:rFonts w:ascii="Cambria" w:hAnsi="Cambria"/>
          <w:i/>
          <w:iCs/>
          <w:sz w:val="28"/>
          <w:szCs w:val="28"/>
        </w:rPr>
        <w:t>you’ll</w:t>
      </w:r>
      <w:r w:rsidR="003F72D8" w:rsidRPr="001955D7">
        <w:rPr>
          <w:rFonts w:ascii="Cambria" w:hAnsi="Cambria"/>
          <w:i/>
          <w:sz w:val="28"/>
          <w:szCs w:val="28"/>
        </w:rPr>
        <w:t xml:space="preserve"> only be </w:t>
      </w:r>
      <w:r w:rsidR="003F72D8" w:rsidRPr="001955D7">
        <w:rPr>
          <w:rFonts w:ascii="Cambria" w:hAnsi="Cambria"/>
          <w:i/>
          <w:iCs/>
          <w:sz w:val="28"/>
          <w:szCs w:val="28"/>
        </w:rPr>
        <w:t>disappoint</w:t>
      </w:r>
      <w:r w:rsidR="001955D7">
        <w:rPr>
          <w:rFonts w:ascii="Cambria" w:hAnsi="Cambria"/>
          <w:i/>
          <w:iCs/>
          <w:sz w:val="28"/>
          <w:szCs w:val="28"/>
        </w:rPr>
        <w:t xml:space="preserve">ed.  </w:t>
      </w:r>
      <w:r w:rsidR="00C008E9">
        <w:rPr>
          <w:rFonts w:ascii="Cambria" w:hAnsi="Cambria"/>
          <w:sz w:val="28"/>
          <w:szCs w:val="28"/>
        </w:rPr>
        <w:t xml:space="preserve">And, anyway, Savannah knew her mum was probably busy playing happy families in the Cotswolds with husband </w:t>
      </w:r>
      <w:del w:id="11149" w:author="Daisy Watt" w:date="2026-06-22T13:58:00Z" w16du:dateUtc="2026-06-22T11:58:00Z">
        <w:r w:rsidR="00E215D9" w:rsidDel="00E6792C">
          <w:rPr>
            <w:rFonts w:ascii="Cambria" w:hAnsi="Cambria"/>
            <w:sz w:val="28"/>
            <w:szCs w:val="28"/>
          </w:rPr>
          <w:delText>N</w:delText>
        </w:r>
      </w:del>
      <w:ins w:id="11150" w:author="Daisy Watt" w:date="2026-06-22T13:58:00Z" w16du:dateUtc="2026-06-22T11:58:00Z">
        <w:r w:rsidR="00E6792C">
          <w:rPr>
            <w:rFonts w:ascii="Cambria" w:hAnsi="Cambria"/>
            <w:sz w:val="28"/>
            <w:szCs w:val="28"/>
          </w:rPr>
          <w:t>n</w:t>
        </w:r>
      </w:ins>
      <w:r w:rsidR="00E215D9">
        <w:rPr>
          <w:rFonts w:ascii="Cambria" w:hAnsi="Cambria"/>
          <w:sz w:val="28"/>
          <w:szCs w:val="28"/>
        </w:rPr>
        <w:t>umber</w:t>
      </w:r>
      <w:r w:rsidR="00C008E9">
        <w:rPr>
          <w:rFonts w:ascii="Cambria" w:hAnsi="Cambria"/>
          <w:sz w:val="28"/>
          <w:szCs w:val="28"/>
        </w:rPr>
        <w:t xml:space="preserve"> </w:t>
      </w:r>
      <w:del w:id="11151" w:author="Daisy Watt" w:date="2026-06-22T13:58:00Z" w16du:dateUtc="2026-06-22T11:58:00Z">
        <w:r w:rsidR="003D1833" w:rsidDel="00E6792C">
          <w:rPr>
            <w:rFonts w:ascii="Cambria" w:hAnsi="Cambria"/>
            <w:sz w:val="28"/>
            <w:szCs w:val="28"/>
          </w:rPr>
          <w:delText>T</w:delText>
        </w:r>
      </w:del>
      <w:ins w:id="11152" w:author="Daisy Watt" w:date="2026-06-22T13:58:00Z" w16du:dateUtc="2026-06-22T11:58:00Z">
        <w:r w:rsidR="00E6792C">
          <w:rPr>
            <w:rFonts w:ascii="Cambria" w:hAnsi="Cambria"/>
            <w:sz w:val="28"/>
            <w:szCs w:val="28"/>
          </w:rPr>
          <w:t>t</w:t>
        </w:r>
      </w:ins>
      <w:r w:rsidR="003D1833">
        <w:rPr>
          <w:rFonts w:ascii="Cambria" w:hAnsi="Cambria"/>
          <w:sz w:val="28"/>
          <w:szCs w:val="28"/>
        </w:rPr>
        <w:t>wo</w:t>
      </w:r>
      <w:r w:rsidR="00C008E9">
        <w:rPr>
          <w:rFonts w:ascii="Cambria" w:hAnsi="Cambria"/>
          <w:sz w:val="28"/>
          <w:szCs w:val="28"/>
        </w:rPr>
        <w:t xml:space="preserve">, the </w:t>
      </w:r>
      <w:r w:rsidR="00E12F0C">
        <w:rPr>
          <w:rFonts w:ascii="Cambria" w:hAnsi="Cambria"/>
          <w:sz w:val="28"/>
          <w:szCs w:val="28"/>
        </w:rPr>
        <w:t xml:space="preserve">moody </w:t>
      </w:r>
      <w:r w:rsidR="00C008E9">
        <w:rPr>
          <w:rFonts w:ascii="Cambria" w:hAnsi="Cambria"/>
          <w:sz w:val="28"/>
          <w:szCs w:val="28"/>
        </w:rPr>
        <w:t xml:space="preserve">race-horse trainer. </w:t>
      </w:r>
      <w:r w:rsidR="00C008E9" w:rsidRPr="001955D7">
        <w:rPr>
          <w:rFonts w:ascii="Cambria" w:hAnsi="Cambria"/>
          <w:sz w:val="28"/>
          <w:szCs w:val="28"/>
        </w:rPr>
        <w:t xml:space="preserve"> </w:t>
      </w:r>
      <w:r w:rsidR="001955D7" w:rsidRPr="001955D7">
        <w:rPr>
          <w:rFonts w:ascii="Cambria" w:hAnsi="Cambria"/>
          <w:sz w:val="28"/>
          <w:szCs w:val="28"/>
        </w:rPr>
        <w:t xml:space="preserve">But </w:t>
      </w:r>
      <w:r w:rsidR="001955D7">
        <w:rPr>
          <w:rFonts w:ascii="Cambria" w:hAnsi="Cambria"/>
          <w:sz w:val="28"/>
          <w:szCs w:val="28"/>
        </w:rPr>
        <w:t>t</w:t>
      </w:r>
      <w:r w:rsidR="003F72D8">
        <w:rPr>
          <w:rFonts w:ascii="Cambria" w:hAnsi="Cambria"/>
          <w:sz w:val="28"/>
          <w:szCs w:val="28"/>
        </w:rPr>
        <w:t>h</w:t>
      </w:r>
      <w:r w:rsidR="00D465D1">
        <w:rPr>
          <w:rFonts w:ascii="Cambria" w:hAnsi="Cambria"/>
          <w:sz w:val="28"/>
          <w:szCs w:val="28"/>
        </w:rPr>
        <w:t xml:space="preserve">e fact </w:t>
      </w:r>
      <w:r w:rsidR="001364D5">
        <w:rPr>
          <w:rFonts w:ascii="Cambria" w:hAnsi="Cambria"/>
          <w:sz w:val="28"/>
          <w:szCs w:val="28"/>
        </w:rPr>
        <w:t>she’d</w:t>
      </w:r>
      <w:r w:rsidR="00D465D1">
        <w:rPr>
          <w:rFonts w:ascii="Cambria" w:hAnsi="Cambria"/>
          <w:sz w:val="28"/>
          <w:szCs w:val="28"/>
        </w:rPr>
        <w:t xml:space="preserve"> even conside</w:t>
      </w:r>
      <w:r w:rsidR="001364D5">
        <w:rPr>
          <w:rFonts w:ascii="Cambria" w:hAnsi="Cambria"/>
          <w:sz w:val="28"/>
          <w:szCs w:val="28"/>
        </w:rPr>
        <w:t>red</w:t>
      </w:r>
      <w:r w:rsidR="00D465D1">
        <w:rPr>
          <w:rFonts w:ascii="Cambria" w:hAnsi="Cambria"/>
          <w:sz w:val="28"/>
          <w:szCs w:val="28"/>
        </w:rPr>
        <w:t xml:space="preserve"> it </w:t>
      </w:r>
      <w:r w:rsidR="00DA7F06">
        <w:rPr>
          <w:rFonts w:ascii="Cambria" w:hAnsi="Cambria"/>
          <w:sz w:val="28"/>
          <w:szCs w:val="28"/>
        </w:rPr>
        <w:t xml:space="preserve">meant things must be </w:t>
      </w:r>
      <w:r w:rsidR="003D1833">
        <w:rPr>
          <w:rFonts w:ascii="Cambria" w:hAnsi="Cambria"/>
          <w:sz w:val="28"/>
          <w:szCs w:val="28"/>
        </w:rPr>
        <w:t>very</w:t>
      </w:r>
      <w:r w:rsidR="00B93C04">
        <w:rPr>
          <w:rFonts w:ascii="Cambria" w:hAnsi="Cambria"/>
          <w:sz w:val="28"/>
          <w:szCs w:val="28"/>
        </w:rPr>
        <w:t xml:space="preserve"> </w:t>
      </w:r>
      <w:r w:rsidR="00605EC3">
        <w:rPr>
          <w:rFonts w:ascii="Cambria" w:hAnsi="Cambria"/>
          <w:sz w:val="28"/>
          <w:szCs w:val="28"/>
        </w:rPr>
        <w:t>bad</w:t>
      </w:r>
      <w:del w:id="11153" w:author="Daisy Watt" w:date="2026-06-22T13:58:00Z" w16du:dateUtc="2026-06-22T11:58:00Z">
        <w:r w:rsidR="007A646C">
          <w:rPr>
            <w:rFonts w:ascii="Cambria" w:hAnsi="Cambria"/>
            <w:sz w:val="28"/>
            <w:szCs w:val="28"/>
          </w:rPr>
          <w:delText>,</w:delText>
        </w:r>
        <w:r w:rsidR="00C008E9">
          <w:rPr>
            <w:rFonts w:ascii="Cambria" w:hAnsi="Cambria"/>
            <w:sz w:val="28"/>
            <w:szCs w:val="28"/>
          </w:rPr>
          <w:delText xml:space="preserve"> because </w:delText>
        </w:r>
        <w:r w:rsidR="00006FF1">
          <w:rPr>
            <w:rFonts w:ascii="Cambria" w:hAnsi="Cambria"/>
            <w:sz w:val="28"/>
            <w:szCs w:val="28"/>
          </w:rPr>
          <w:delText>S</w:delText>
        </w:r>
        <w:r w:rsidR="007A646C">
          <w:rPr>
            <w:rFonts w:ascii="Cambria" w:hAnsi="Cambria"/>
            <w:sz w:val="28"/>
            <w:szCs w:val="28"/>
          </w:rPr>
          <w:delText>a</w:delText>
        </w:r>
        <w:r w:rsidR="00006FF1">
          <w:rPr>
            <w:rFonts w:ascii="Cambria" w:hAnsi="Cambria"/>
            <w:sz w:val="28"/>
            <w:szCs w:val="28"/>
          </w:rPr>
          <w:delText xml:space="preserve">vannah had </w:delText>
        </w:r>
        <w:r w:rsidR="00006FF1" w:rsidDel="004C5EF4">
          <w:rPr>
            <w:rFonts w:ascii="Cambria" w:hAnsi="Cambria"/>
            <w:sz w:val="28"/>
            <w:szCs w:val="28"/>
          </w:rPr>
          <w:delText>learn</w:delText>
        </w:r>
      </w:del>
      <w:del w:id="11154" w:author="Daisy Watt" w:date="2026-06-16T17:30:00Z" w16du:dateUtc="2026-06-16T16:30:00Z">
        <w:r w:rsidR="00006FF1" w:rsidDel="00051F4B">
          <w:rPr>
            <w:rFonts w:ascii="Cambria" w:hAnsi="Cambria"/>
            <w:sz w:val="28"/>
            <w:szCs w:val="28"/>
          </w:rPr>
          <w:delText>t</w:delText>
        </w:r>
      </w:del>
      <w:del w:id="11155" w:author="Daisy Watt" w:date="2026-06-22T13:58:00Z" w16du:dateUtc="2026-06-22T11:58:00Z">
        <w:r w:rsidR="004024FB">
          <w:rPr>
            <w:rFonts w:ascii="Cambria" w:hAnsi="Cambria"/>
            <w:sz w:val="28"/>
            <w:szCs w:val="28"/>
          </w:rPr>
          <w:delText xml:space="preserve"> painfully</w:delText>
        </w:r>
        <w:r w:rsidR="00C008E9">
          <w:rPr>
            <w:rFonts w:ascii="Cambria" w:hAnsi="Cambria"/>
            <w:sz w:val="28"/>
            <w:szCs w:val="28"/>
          </w:rPr>
          <w:delText>,</w:delText>
        </w:r>
        <w:r w:rsidR="00006FF1">
          <w:rPr>
            <w:rFonts w:ascii="Cambria" w:hAnsi="Cambria"/>
            <w:sz w:val="28"/>
            <w:szCs w:val="28"/>
          </w:rPr>
          <w:delText xml:space="preserve"> a long time ago</w:delText>
        </w:r>
        <w:r w:rsidR="00C008E9">
          <w:rPr>
            <w:rFonts w:ascii="Cambria" w:hAnsi="Cambria"/>
            <w:sz w:val="28"/>
            <w:szCs w:val="28"/>
          </w:rPr>
          <w:delText>,</w:delText>
        </w:r>
        <w:r w:rsidR="00605EC3">
          <w:rPr>
            <w:rFonts w:ascii="Cambria" w:hAnsi="Cambria"/>
            <w:sz w:val="28"/>
            <w:szCs w:val="28"/>
          </w:rPr>
          <w:delText xml:space="preserve"> that</w:delText>
        </w:r>
        <w:r w:rsidR="00006FF1">
          <w:rPr>
            <w:rFonts w:ascii="Cambria" w:hAnsi="Cambria"/>
            <w:sz w:val="28"/>
            <w:szCs w:val="28"/>
          </w:rPr>
          <w:delText xml:space="preserve"> </w:delText>
        </w:r>
        <w:r w:rsidR="00E215D9">
          <w:rPr>
            <w:rFonts w:ascii="Cambria" w:hAnsi="Cambria"/>
            <w:sz w:val="28"/>
            <w:szCs w:val="28"/>
          </w:rPr>
          <w:delText xml:space="preserve">her mother </w:delText>
        </w:r>
        <w:r w:rsidR="00006FF1">
          <w:rPr>
            <w:rFonts w:ascii="Cambria" w:hAnsi="Cambria"/>
            <w:sz w:val="28"/>
            <w:szCs w:val="28"/>
          </w:rPr>
          <w:delText>was a</w:delText>
        </w:r>
        <w:r w:rsidR="00B20660">
          <w:rPr>
            <w:rFonts w:ascii="Cambria" w:hAnsi="Cambria"/>
            <w:sz w:val="28"/>
            <w:szCs w:val="28"/>
          </w:rPr>
          <w:delText>n unreliable ally</w:delText>
        </w:r>
        <w:r w:rsidR="009E6CD2">
          <w:rPr>
            <w:rFonts w:ascii="Cambria" w:hAnsi="Cambria"/>
            <w:sz w:val="28"/>
            <w:szCs w:val="28"/>
          </w:rPr>
          <w:delText xml:space="preserve"> at the best of times</w:delText>
        </w:r>
      </w:del>
      <w:r w:rsidR="00B20660">
        <w:rPr>
          <w:rFonts w:ascii="Cambria" w:hAnsi="Cambria"/>
          <w:sz w:val="28"/>
          <w:szCs w:val="28"/>
        </w:rPr>
        <w:t>.</w:t>
      </w:r>
    </w:p>
    <w:p w14:paraId="404B38FA" w14:textId="05655EAC" w:rsidR="00C9468C" w:rsidRDefault="009E6CD2" w:rsidP="00266E8A">
      <w:pPr>
        <w:spacing w:line="360" w:lineRule="auto"/>
        <w:contextualSpacing/>
        <w:rPr>
          <w:rFonts w:ascii="Cambria" w:hAnsi="Cambria"/>
          <w:sz w:val="28"/>
          <w:szCs w:val="28"/>
        </w:rPr>
      </w:pPr>
      <w:r>
        <w:rPr>
          <w:rFonts w:ascii="Cambria" w:hAnsi="Cambria"/>
          <w:sz w:val="28"/>
          <w:szCs w:val="28"/>
        </w:rPr>
        <w:tab/>
      </w:r>
      <w:r w:rsidR="00E215D9">
        <w:rPr>
          <w:rFonts w:ascii="Cambria" w:hAnsi="Cambria"/>
          <w:sz w:val="28"/>
          <w:szCs w:val="28"/>
        </w:rPr>
        <w:t>Savannah’s</w:t>
      </w:r>
      <w:r>
        <w:rPr>
          <w:rFonts w:ascii="Cambria" w:hAnsi="Cambria"/>
          <w:sz w:val="28"/>
          <w:szCs w:val="28"/>
        </w:rPr>
        <w:t xml:space="preserve"> phone pinged</w:t>
      </w:r>
      <w:r w:rsidR="004024FB">
        <w:rPr>
          <w:rFonts w:ascii="Cambria" w:hAnsi="Cambria"/>
          <w:sz w:val="28"/>
          <w:szCs w:val="28"/>
        </w:rPr>
        <w:t>,</w:t>
      </w:r>
      <w:r>
        <w:rPr>
          <w:rFonts w:ascii="Cambria" w:hAnsi="Cambria"/>
          <w:sz w:val="28"/>
          <w:szCs w:val="28"/>
        </w:rPr>
        <w:t xml:space="preserve"> and she scrabbled to pick it up:</w:t>
      </w:r>
    </w:p>
    <w:p w14:paraId="727546FE" w14:textId="77777777" w:rsidR="004024FB" w:rsidRDefault="00C9468C" w:rsidP="00266E8A">
      <w:pPr>
        <w:spacing w:line="360" w:lineRule="auto"/>
        <w:contextualSpacing/>
        <w:rPr>
          <w:rFonts w:ascii="Cambria" w:hAnsi="Cambria"/>
          <w:b/>
          <w:bCs/>
          <w:i/>
          <w:iCs/>
          <w:sz w:val="28"/>
          <w:szCs w:val="28"/>
        </w:rPr>
      </w:pPr>
      <w:r w:rsidRPr="00C9468C">
        <w:rPr>
          <w:rFonts w:ascii="Cambria" w:hAnsi="Cambria"/>
          <w:b/>
          <w:bCs/>
          <w:i/>
          <w:iCs/>
          <w:sz w:val="28"/>
          <w:szCs w:val="28"/>
        </w:rPr>
        <w:tab/>
      </w:r>
    </w:p>
    <w:p w14:paraId="78418559" w14:textId="21DCB2EF" w:rsidR="00204902" w:rsidRDefault="00C9468C" w:rsidP="00266E8A">
      <w:pPr>
        <w:spacing w:line="360" w:lineRule="auto"/>
        <w:contextualSpacing/>
        <w:rPr>
          <w:rFonts w:ascii="Cambria" w:hAnsi="Cambria"/>
          <w:b/>
          <w:bCs/>
          <w:i/>
          <w:iCs/>
          <w:sz w:val="28"/>
          <w:szCs w:val="28"/>
        </w:rPr>
      </w:pPr>
      <w:r w:rsidRPr="00C9468C">
        <w:rPr>
          <w:rFonts w:ascii="Cambria" w:hAnsi="Cambria"/>
          <w:b/>
          <w:bCs/>
          <w:i/>
          <w:iCs/>
          <w:sz w:val="28"/>
          <w:szCs w:val="28"/>
        </w:rPr>
        <w:t xml:space="preserve">I’m OK ta, shall I cum </w:t>
      </w:r>
      <w:r w:rsidR="00C008E9">
        <w:rPr>
          <w:rFonts w:ascii="Cambria" w:hAnsi="Cambria"/>
          <w:b/>
          <w:bCs/>
          <w:i/>
          <w:iCs/>
          <w:sz w:val="28"/>
          <w:szCs w:val="28"/>
        </w:rPr>
        <w:t>&amp;</w:t>
      </w:r>
      <w:r w:rsidRPr="00C9468C">
        <w:rPr>
          <w:rFonts w:ascii="Cambria" w:hAnsi="Cambria"/>
          <w:b/>
          <w:bCs/>
          <w:i/>
          <w:iCs/>
          <w:sz w:val="28"/>
          <w:szCs w:val="28"/>
        </w:rPr>
        <w:t xml:space="preserve"> keep you company?</w:t>
      </w:r>
      <w:r w:rsidR="00B20660" w:rsidRPr="00C9468C">
        <w:rPr>
          <w:rFonts w:ascii="Cambria" w:hAnsi="Cambria"/>
          <w:b/>
          <w:bCs/>
          <w:i/>
          <w:iCs/>
          <w:sz w:val="28"/>
          <w:szCs w:val="28"/>
        </w:rPr>
        <w:t xml:space="preserve"> </w:t>
      </w:r>
      <w:r w:rsidR="00FB588C">
        <w:rPr>
          <w:rFonts w:ascii="Cambria" w:hAnsi="Cambria"/>
          <w:b/>
          <w:bCs/>
          <w:i/>
          <w:iCs/>
          <w:sz w:val="28"/>
          <w:szCs w:val="28"/>
        </w:rPr>
        <w:t xml:space="preserve"> List is crap, </w:t>
      </w:r>
      <w:r w:rsidR="00880E38">
        <w:rPr>
          <w:rFonts w:ascii="Cambria" w:hAnsi="Cambria"/>
          <w:b/>
          <w:bCs/>
          <w:i/>
          <w:iCs/>
          <w:sz w:val="28"/>
          <w:szCs w:val="28"/>
        </w:rPr>
        <w:t>ignore!</w:t>
      </w:r>
    </w:p>
    <w:p w14:paraId="406DE831" w14:textId="77777777" w:rsidR="00C9468C" w:rsidRDefault="00C9468C" w:rsidP="00266E8A">
      <w:pPr>
        <w:spacing w:line="360" w:lineRule="auto"/>
        <w:contextualSpacing/>
        <w:rPr>
          <w:rFonts w:ascii="Cambria" w:hAnsi="Cambria"/>
          <w:b/>
          <w:bCs/>
          <w:i/>
          <w:iCs/>
          <w:sz w:val="28"/>
          <w:szCs w:val="28"/>
        </w:rPr>
      </w:pPr>
    </w:p>
    <w:p w14:paraId="0025095D" w14:textId="0D24DCF9" w:rsidR="00637C7E" w:rsidDel="00637C7E" w:rsidRDefault="00D64A2F" w:rsidP="00637C7E">
      <w:pPr>
        <w:spacing w:line="360" w:lineRule="auto"/>
        <w:contextualSpacing/>
        <w:rPr>
          <w:del w:id="11156" w:author="Claire S" w:date="2026-05-18T16:19:00Z" w16du:dateUtc="2026-05-18T15:19:00Z"/>
          <w:moveTo w:id="11157" w:author="Claire S" w:date="2026-05-18T16:19:00Z" w16du:dateUtc="2026-05-18T15:19:00Z"/>
          <w:rFonts w:ascii="Cambria" w:hAnsi="Cambria"/>
          <w:sz w:val="28"/>
          <w:szCs w:val="28"/>
        </w:rPr>
      </w:pPr>
      <w:r>
        <w:rPr>
          <w:rFonts w:ascii="Cambria" w:hAnsi="Cambria"/>
          <w:sz w:val="28"/>
          <w:szCs w:val="28"/>
        </w:rPr>
        <w:t xml:space="preserve">Jackson! </w:t>
      </w:r>
      <w:r w:rsidR="006654BE">
        <w:rPr>
          <w:rFonts w:ascii="Cambria" w:hAnsi="Cambria"/>
          <w:sz w:val="28"/>
          <w:szCs w:val="28"/>
        </w:rPr>
        <w:t>Ignoring</w:t>
      </w:r>
      <w:r w:rsidR="00C9468C" w:rsidRPr="00C9468C">
        <w:rPr>
          <w:rFonts w:ascii="Cambria" w:hAnsi="Cambria"/>
          <w:sz w:val="28"/>
          <w:szCs w:val="28"/>
        </w:rPr>
        <w:t xml:space="preserve"> the </w:t>
      </w:r>
      <w:r w:rsidR="00DA0EFE">
        <w:rPr>
          <w:rFonts w:ascii="Cambria" w:hAnsi="Cambria"/>
          <w:sz w:val="28"/>
          <w:szCs w:val="28"/>
        </w:rPr>
        <w:t xml:space="preserve">way </w:t>
      </w:r>
      <w:r w:rsidR="00C9468C" w:rsidRPr="00C9468C">
        <w:rPr>
          <w:rFonts w:ascii="Cambria" w:hAnsi="Cambria"/>
          <w:sz w:val="28"/>
          <w:szCs w:val="28"/>
        </w:rPr>
        <w:t>he’d spel</w:t>
      </w:r>
      <w:ins w:id="11158" w:author="Daisy Watt" w:date="2026-06-16T17:37:00Z" w16du:dateUtc="2026-06-16T16:37:00Z">
        <w:r w:rsidR="00B50750">
          <w:rPr>
            <w:rFonts w:ascii="Cambria" w:hAnsi="Cambria"/>
            <w:sz w:val="28"/>
            <w:szCs w:val="28"/>
          </w:rPr>
          <w:t>led</w:t>
        </w:r>
      </w:ins>
      <w:del w:id="11159" w:author="Daisy Watt" w:date="2026-06-16T17:37:00Z" w16du:dateUtc="2026-06-16T16:37:00Z">
        <w:r w:rsidR="00C9468C" w:rsidRPr="00C9468C" w:rsidDel="00B50750">
          <w:rPr>
            <w:rFonts w:ascii="Cambria" w:hAnsi="Cambria"/>
            <w:sz w:val="28"/>
            <w:szCs w:val="28"/>
          </w:rPr>
          <w:delText>t</w:delText>
        </w:r>
      </w:del>
      <w:r w:rsidR="00C9468C" w:rsidRPr="00C9468C">
        <w:rPr>
          <w:rFonts w:ascii="Cambria" w:hAnsi="Cambria"/>
          <w:sz w:val="28"/>
          <w:szCs w:val="28"/>
        </w:rPr>
        <w:t xml:space="preserve"> </w:t>
      </w:r>
      <w:r w:rsidR="006654BE">
        <w:rPr>
          <w:rFonts w:ascii="Cambria" w:hAnsi="Cambria"/>
          <w:sz w:val="28"/>
          <w:szCs w:val="28"/>
        </w:rPr>
        <w:t>‘</w:t>
      </w:r>
      <w:r w:rsidR="00C9468C" w:rsidRPr="00C9468C">
        <w:rPr>
          <w:rFonts w:ascii="Cambria" w:hAnsi="Cambria"/>
          <w:sz w:val="28"/>
          <w:szCs w:val="28"/>
        </w:rPr>
        <w:t>cum</w:t>
      </w:r>
      <w:r w:rsidR="006654BE">
        <w:rPr>
          <w:rFonts w:ascii="Cambria" w:hAnsi="Cambria"/>
          <w:sz w:val="28"/>
          <w:szCs w:val="28"/>
        </w:rPr>
        <w:t>’</w:t>
      </w:r>
      <w:r w:rsidR="00C9468C" w:rsidRPr="00C9468C">
        <w:rPr>
          <w:rFonts w:ascii="Cambria" w:hAnsi="Cambria"/>
          <w:sz w:val="28"/>
          <w:szCs w:val="28"/>
        </w:rPr>
        <w:t>,</w:t>
      </w:r>
      <w:r w:rsidR="00C9468C">
        <w:rPr>
          <w:rFonts w:ascii="Cambria" w:hAnsi="Cambria"/>
          <w:sz w:val="28"/>
          <w:szCs w:val="28"/>
        </w:rPr>
        <w:t xml:space="preserve"> </w:t>
      </w:r>
      <w:r w:rsidR="00C9468C" w:rsidRPr="00C9468C">
        <w:rPr>
          <w:rFonts w:ascii="Cambria" w:hAnsi="Cambria"/>
          <w:sz w:val="28"/>
          <w:szCs w:val="28"/>
        </w:rPr>
        <w:t xml:space="preserve">Savannah </w:t>
      </w:r>
      <w:ins w:id="11160" w:author="Claire S" w:date="2026-05-18T16:17:00Z" w16du:dateUtc="2026-05-18T15:17:00Z">
        <w:r w:rsidR="0010046E">
          <w:rPr>
            <w:rFonts w:ascii="Cambria" w:hAnsi="Cambria"/>
            <w:sz w:val="28"/>
            <w:szCs w:val="28"/>
          </w:rPr>
          <w:t xml:space="preserve">typed </w:t>
        </w:r>
      </w:ins>
      <w:ins w:id="11161" w:author="Claire S" w:date="2026-05-20T11:06:00Z" w16du:dateUtc="2026-05-20T10:06:00Z">
        <w:del w:id="11162" w:author="Daisy Watt" w:date="2026-06-22T13:59:00Z" w16du:dateUtc="2026-06-22T11:59:00Z">
          <w:r w:rsidR="00E47778">
            <w:rPr>
              <w:rFonts w:ascii="Cambria" w:hAnsi="Cambria"/>
              <w:sz w:val="28"/>
              <w:szCs w:val="28"/>
            </w:rPr>
            <w:delText>‘</w:delText>
          </w:r>
        </w:del>
      </w:ins>
      <w:ins w:id="11163" w:author="Claire S" w:date="2026-05-18T16:17:00Z" w16du:dateUtc="2026-05-18T15:17:00Z">
        <w:r w:rsidR="0010046E" w:rsidRPr="00CD3526">
          <w:rPr>
            <w:rFonts w:ascii="Cambria" w:hAnsi="Cambria"/>
            <w:i/>
            <w:iCs/>
            <w:sz w:val="28"/>
            <w:szCs w:val="28"/>
            <w:rPrChange w:id="11164" w:author="Claire S" w:date="2026-06-04T10:56:00Z" w16du:dateUtc="2026-06-04T09:56:00Z">
              <w:rPr>
                <w:rFonts w:ascii="Cambria" w:hAnsi="Cambria"/>
                <w:sz w:val="28"/>
                <w:szCs w:val="28"/>
              </w:rPr>
            </w:rPrChange>
          </w:rPr>
          <w:t>yes please</w:t>
        </w:r>
      </w:ins>
      <w:ins w:id="11165" w:author="Daisy Watt" w:date="2026-06-22T14:01:00Z" w16du:dateUtc="2026-06-22T12:01:00Z">
        <w:r w:rsidR="006713C4">
          <w:rPr>
            <w:rFonts w:ascii="Cambria" w:hAnsi="Cambria"/>
            <w:i/>
            <w:iCs/>
            <w:sz w:val="28"/>
            <w:szCs w:val="28"/>
          </w:rPr>
          <w:t xml:space="preserve"> </w:t>
        </w:r>
        <w:r w:rsidR="006713C4">
          <w:rPr>
            <w:rFonts w:ascii="Cambria" w:hAnsi="Cambria"/>
            <w:sz w:val="28"/>
            <w:szCs w:val="28"/>
          </w:rPr>
          <w:t>and hovered her finger over the ‘send’ button</w:t>
        </w:r>
      </w:ins>
      <w:ins w:id="11166" w:author="Claire S" w:date="2026-05-20T11:06:00Z" w16du:dateUtc="2026-05-20T10:06:00Z">
        <w:del w:id="11167" w:author="Daisy Watt" w:date="2026-06-22T13:59:00Z" w16du:dateUtc="2026-06-22T11:59:00Z">
          <w:r w:rsidR="00E47778" w:rsidRPr="00CD3526" w:rsidDel="00FA04B8">
            <w:rPr>
              <w:rFonts w:ascii="Cambria" w:hAnsi="Cambria"/>
              <w:i/>
              <w:iCs/>
              <w:sz w:val="28"/>
              <w:szCs w:val="28"/>
              <w:rPrChange w:id="11168" w:author="Claire S" w:date="2026-06-04T10:56:00Z" w16du:dateUtc="2026-06-04T09:56:00Z">
                <w:rPr>
                  <w:rFonts w:ascii="Cambria" w:hAnsi="Cambria"/>
                  <w:sz w:val="28"/>
                  <w:szCs w:val="28"/>
                </w:rPr>
              </w:rPrChange>
            </w:rPr>
            <w:delText>’</w:delText>
          </w:r>
        </w:del>
      </w:ins>
      <w:ins w:id="11169" w:author="Claire S" w:date="2026-05-18T16:17:00Z" w16du:dateUtc="2026-05-18T15:17:00Z">
        <w:del w:id="11170" w:author="Daisy Watt" w:date="2026-06-22T13:59:00Z" w16du:dateUtc="2026-06-22T11:59:00Z">
          <w:r w:rsidR="0010046E" w:rsidDel="00FA04B8">
            <w:rPr>
              <w:rFonts w:ascii="Cambria" w:hAnsi="Cambria"/>
              <w:sz w:val="28"/>
              <w:szCs w:val="28"/>
            </w:rPr>
            <w:delText>.</w:delText>
          </w:r>
        </w:del>
      </w:ins>
      <w:ins w:id="11171" w:author="Daisy Watt" w:date="2026-06-22T13:59:00Z" w16du:dateUtc="2026-06-22T11:59:00Z">
        <w:r w:rsidR="00FA04B8">
          <w:rPr>
            <w:rFonts w:ascii="Cambria" w:hAnsi="Cambria"/>
            <w:i/>
            <w:iCs/>
            <w:sz w:val="28"/>
            <w:szCs w:val="28"/>
          </w:rPr>
          <w:t>.</w:t>
        </w:r>
      </w:ins>
      <w:ins w:id="11172" w:author="Claire S" w:date="2026-05-18T16:17:00Z" w16du:dateUtc="2026-05-18T15:17:00Z">
        <w:r w:rsidR="0010046E">
          <w:rPr>
            <w:rFonts w:ascii="Cambria" w:hAnsi="Cambria"/>
            <w:sz w:val="28"/>
            <w:szCs w:val="28"/>
          </w:rPr>
          <w:t xml:space="preserve"> </w:t>
        </w:r>
      </w:ins>
      <w:ins w:id="11173" w:author="Claire S" w:date="2026-05-18T16:19:00Z" w16du:dateUtc="2026-05-18T15:19:00Z">
        <w:del w:id="11174" w:author="Daisy Watt" w:date="2026-06-22T14:01:00Z" w16du:dateUtc="2026-06-22T12:01:00Z">
          <w:r w:rsidR="00637C7E">
            <w:rPr>
              <w:rFonts w:ascii="Cambria" w:hAnsi="Cambria"/>
              <w:sz w:val="28"/>
              <w:szCs w:val="28"/>
            </w:rPr>
            <w:delText xml:space="preserve">She </w:delText>
          </w:r>
        </w:del>
      </w:ins>
      <w:moveToRangeStart w:id="11175" w:author="Claire S" w:date="2026-05-18T16:19:00Z" w:name="move230013563"/>
      <w:moveTo w:id="11176" w:author="Claire S" w:date="2026-05-18T16:19:00Z" w16du:dateUtc="2026-05-18T15:19:00Z">
        <w:del w:id="11177" w:author="Daisy Watt" w:date="2026-06-22T14:01:00Z" w16du:dateUtc="2026-06-22T12:01:00Z">
          <w:r w:rsidR="00637C7E" w:rsidDel="00637C7E">
            <w:rPr>
              <w:rFonts w:ascii="Cambria" w:hAnsi="Cambria"/>
              <w:sz w:val="28"/>
              <w:szCs w:val="28"/>
            </w:rPr>
            <w:delText>and of course, as both</w:delText>
          </w:r>
        </w:del>
      </w:moveTo>
      <w:ins w:id="11178" w:author="Claire S" w:date="2026-05-18T16:19:00Z" w16du:dateUtc="2026-05-18T15:19:00Z">
        <w:del w:id="11179" w:author="Daisy Watt" w:date="2026-06-22T14:01:00Z" w16du:dateUtc="2026-06-22T12:01:00Z">
          <w:r w:rsidR="00637C7E">
            <w:rPr>
              <w:rFonts w:ascii="Cambria" w:hAnsi="Cambria"/>
              <w:sz w:val="28"/>
              <w:szCs w:val="28"/>
            </w:rPr>
            <w:delText>thought about</w:delText>
          </w:r>
        </w:del>
      </w:ins>
      <w:moveTo w:id="11180" w:author="Claire S" w:date="2026-05-18T16:19:00Z" w16du:dateUtc="2026-05-18T15:19:00Z">
        <w:del w:id="11181" w:author="Daisy Watt" w:date="2026-06-22T14:01:00Z" w16du:dateUtc="2026-06-22T12:01:00Z">
          <w:r w:rsidR="00637C7E">
            <w:rPr>
              <w:rFonts w:ascii="Cambria" w:hAnsi="Cambria"/>
              <w:sz w:val="28"/>
              <w:szCs w:val="28"/>
            </w:rPr>
            <w:delText xml:space="preserve"> her mum and </w:delText>
          </w:r>
          <w:r w:rsidR="00637C7E" w:rsidDel="006713C4">
            <w:rPr>
              <w:rFonts w:ascii="Cambria" w:hAnsi="Cambria"/>
              <w:sz w:val="28"/>
              <w:szCs w:val="28"/>
            </w:rPr>
            <w:delText>h</w:delText>
          </w:r>
        </w:del>
      </w:moveTo>
      <w:ins w:id="11182" w:author="Daisy Watt" w:date="2026-06-22T14:01:00Z" w16du:dateUtc="2026-06-22T12:01:00Z">
        <w:r w:rsidR="006713C4">
          <w:rPr>
            <w:rFonts w:ascii="Cambria" w:hAnsi="Cambria"/>
            <w:sz w:val="28"/>
            <w:szCs w:val="28"/>
          </w:rPr>
          <w:t>H</w:t>
        </w:r>
      </w:ins>
      <w:moveTo w:id="11183" w:author="Claire S" w:date="2026-05-18T16:19:00Z" w16du:dateUtc="2026-05-18T15:19:00Z">
        <w:r w:rsidR="00637C7E">
          <w:rPr>
            <w:rFonts w:ascii="Cambria" w:hAnsi="Cambria"/>
            <w:sz w:val="28"/>
            <w:szCs w:val="28"/>
          </w:rPr>
          <w:t xml:space="preserve">er schoolmates </w:t>
        </w:r>
        <w:del w:id="11184" w:author="Daisy Watt" w:date="2026-06-22T14:02:00Z" w16du:dateUtc="2026-06-22T12:02:00Z">
          <w:r w:rsidR="00637C7E">
            <w:rPr>
              <w:rFonts w:ascii="Cambria" w:hAnsi="Cambria"/>
              <w:sz w:val="28"/>
              <w:szCs w:val="28"/>
            </w:rPr>
            <w:delText>at</w:delText>
          </w:r>
        </w:del>
      </w:moveTo>
      <w:ins w:id="11185" w:author="Daisy Watt" w:date="2026-06-22T14:02:00Z" w16du:dateUtc="2026-06-22T12:02:00Z">
        <w:r w:rsidR="004572E0">
          <w:rPr>
            <w:rFonts w:ascii="Cambria" w:hAnsi="Cambria"/>
            <w:sz w:val="28"/>
            <w:szCs w:val="28"/>
          </w:rPr>
          <w:t>from</w:t>
        </w:r>
      </w:ins>
      <w:moveTo w:id="11186" w:author="Claire S" w:date="2026-05-18T16:19:00Z" w16du:dateUtc="2026-05-18T15:19:00Z">
        <w:r w:rsidR="00637C7E">
          <w:rPr>
            <w:rFonts w:ascii="Cambria" w:hAnsi="Cambria"/>
            <w:sz w:val="28"/>
            <w:szCs w:val="28"/>
          </w:rPr>
          <w:t xml:space="preserve"> </w:t>
        </w:r>
        <w:del w:id="11187" w:author="Claire S" w:date="2026-06-08T16:04:00Z" w16du:dateUtc="2026-06-08T15:04:00Z">
          <w:r w:rsidR="00637C7E" w:rsidDel="003F6FD4">
            <w:rPr>
              <w:rFonts w:ascii="Cambria" w:hAnsi="Cambria"/>
              <w:sz w:val="28"/>
              <w:szCs w:val="28"/>
            </w:rPr>
            <w:delText>Roedean</w:delText>
          </w:r>
        </w:del>
      </w:moveTo>
      <w:ins w:id="11188" w:author="Claire S" w:date="2026-06-08T16:04:00Z" w16du:dateUtc="2026-06-08T15:04:00Z">
        <w:r w:rsidR="003F6FD4">
          <w:rPr>
            <w:rFonts w:ascii="Cambria" w:hAnsi="Cambria"/>
            <w:sz w:val="28"/>
            <w:szCs w:val="28"/>
          </w:rPr>
          <w:t>Bedales</w:t>
        </w:r>
      </w:ins>
      <w:moveTo w:id="11189" w:author="Claire S" w:date="2026-05-18T16:19:00Z" w16du:dateUtc="2026-05-18T15:19:00Z">
        <w:r w:rsidR="00637C7E">
          <w:rPr>
            <w:rFonts w:ascii="Cambria" w:hAnsi="Cambria"/>
            <w:sz w:val="28"/>
            <w:szCs w:val="28"/>
          </w:rPr>
          <w:t xml:space="preserve"> </w:t>
        </w:r>
        <w:del w:id="11190" w:author="Daisy Watt" w:date="2026-06-22T14:01:00Z" w16du:dateUtc="2026-06-22T12:01:00Z">
          <w:r w:rsidR="00637C7E" w:rsidDel="00637C7E">
            <w:rPr>
              <w:rFonts w:ascii="Cambria" w:hAnsi="Cambria"/>
              <w:sz w:val="28"/>
              <w:szCs w:val="28"/>
            </w:rPr>
            <w:delText>had taught her</w:delText>
          </w:r>
        </w:del>
      </w:moveTo>
      <w:ins w:id="11191" w:author="Claire S" w:date="2026-05-18T16:19:00Z" w16du:dateUtc="2026-05-18T15:19:00Z">
        <w:del w:id="11192" w:author="Daisy Watt" w:date="2026-06-22T14:01:00Z" w16du:dateUtc="2026-06-22T12:01:00Z">
          <w:r w:rsidR="00637C7E">
            <w:rPr>
              <w:rFonts w:ascii="Cambria" w:hAnsi="Cambria"/>
              <w:sz w:val="28"/>
              <w:szCs w:val="28"/>
            </w:rPr>
            <w:delText>saying</w:delText>
          </w:r>
        </w:del>
      </w:ins>
      <w:ins w:id="11193" w:author="Daisy Watt" w:date="2026-06-22T14:01:00Z" w16du:dateUtc="2026-06-22T12:01:00Z">
        <w:r w:rsidR="00C11770">
          <w:rPr>
            <w:rFonts w:ascii="Cambria" w:hAnsi="Cambria"/>
            <w:sz w:val="28"/>
            <w:szCs w:val="28"/>
          </w:rPr>
          <w:t>h</w:t>
        </w:r>
      </w:ins>
      <w:ins w:id="11194" w:author="Daisy Watt" w:date="2026-06-22T14:02:00Z" w16du:dateUtc="2026-06-22T12:02:00Z">
        <w:r w:rsidR="00C11770">
          <w:rPr>
            <w:rFonts w:ascii="Cambria" w:hAnsi="Cambria"/>
            <w:sz w:val="28"/>
            <w:szCs w:val="28"/>
          </w:rPr>
          <w:t>ad</w:t>
        </w:r>
      </w:ins>
      <w:ins w:id="11195" w:author="Daisy Watt" w:date="2026-06-22T14:01:00Z" w16du:dateUtc="2026-06-22T12:01:00Z">
        <w:r w:rsidR="00C11770">
          <w:rPr>
            <w:rFonts w:ascii="Cambria" w:hAnsi="Cambria"/>
            <w:sz w:val="28"/>
            <w:szCs w:val="28"/>
          </w:rPr>
          <w:t xml:space="preserve"> always said</w:t>
        </w:r>
      </w:ins>
      <w:ins w:id="11196" w:author="Claire S" w:date="2026-06-04T10:56:00Z" w16du:dateUtc="2026-06-04T09:56:00Z">
        <w:r w:rsidR="00CD3526">
          <w:rPr>
            <w:rFonts w:ascii="Cambria" w:hAnsi="Cambria"/>
            <w:sz w:val="28"/>
            <w:szCs w:val="28"/>
          </w:rPr>
          <w:t xml:space="preserve"> that</w:t>
        </w:r>
      </w:ins>
      <w:moveTo w:id="11197" w:author="Claire S" w:date="2026-05-18T16:19:00Z" w16du:dateUtc="2026-05-18T15:19:00Z">
        <w:del w:id="11198" w:author="Claire S" w:date="2026-06-04T10:56:00Z" w16du:dateUtc="2026-06-04T09:56:00Z">
          <w:r w:rsidR="00637C7E" w:rsidDel="00CD3526">
            <w:rPr>
              <w:rFonts w:ascii="Cambria" w:hAnsi="Cambria"/>
              <w:sz w:val="28"/>
              <w:szCs w:val="28"/>
            </w:rPr>
            <w:delText>,</w:delText>
          </w:r>
        </w:del>
        <w:r w:rsidR="00637C7E">
          <w:rPr>
            <w:rFonts w:ascii="Cambria" w:hAnsi="Cambria"/>
            <w:sz w:val="28"/>
            <w:szCs w:val="28"/>
          </w:rPr>
          <w:t xml:space="preserve"> the only way to get over a man was to get under one</w:t>
        </w:r>
      </w:moveTo>
      <w:ins w:id="11199" w:author="Daisy Watt" w:date="2026-06-22T14:02:00Z" w16du:dateUtc="2026-06-22T12:02:00Z">
        <w:r w:rsidR="00C87FF6">
          <w:rPr>
            <w:rFonts w:ascii="Cambria" w:hAnsi="Cambria"/>
            <w:sz w:val="28"/>
            <w:szCs w:val="28"/>
          </w:rPr>
          <w:t>..</w:t>
        </w:r>
      </w:ins>
      <w:moveTo w:id="11200" w:author="Claire S" w:date="2026-05-18T16:19:00Z" w16du:dateUtc="2026-05-18T15:19:00Z">
        <w:del w:id="11201" w:author="Daisy Watt" w:date="2026-06-22T14:01:00Z" w16du:dateUtc="2026-06-22T12:01:00Z">
          <w:r w:rsidR="00637C7E" w:rsidDel="00C11770">
            <w:rPr>
              <w:rFonts w:ascii="Cambria" w:hAnsi="Cambria"/>
              <w:sz w:val="28"/>
              <w:szCs w:val="28"/>
            </w:rPr>
            <w:delText>!</w:delText>
          </w:r>
        </w:del>
      </w:moveTo>
      <w:commentRangeStart w:id="11202"/>
      <w:ins w:id="11203" w:author="Daisy Watt" w:date="2026-06-22T14:01:00Z" w16du:dateUtc="2026-06-22T12:01:00Z">
        <w:r w:rsidR="00C11770">
          <w:rPr>
            <w:rFonts w:ascii="Cambria" w:hAnsi="Cambria"/>
            <w:sz w:val="28"/>
            <w:szCs w:val="28"/>
          </w:rPr>
          <w:t>.</w:t>
        </w:r>
      </w:ins>
      <w:ins w:id="11204" w:author="Daisy Watt" w:date="2026-06-22T14:02:00Z" w16du:dateUtc="2026-06-22T12:02:00Z">
        <w:r w:rsidR="008B0CE1">
          <w:rPr>
            <w:rFonts w:ascii="Cambria" w:hAnsi="Cambria"/>
            <w:sz w:val="28"/>
            <w:szCs w:val="28"/>
          </w:rPr>
          <w:t xml:space="preserve"> But she couldn’t sleep with Jackson again</w:t>
        </w:r>
        <w:r w:rsidR="00671F1D">
          <w:rPr>
            <w:rFonts w:ascii="Cambria" w:hAnsi="Cambria"/>
            <w:sz w:val="28"/>
            <w:szCs w:val="28"/>
          </w:rPr>
          <w:t>, tonight.</w:t>
        </w:r>
      </w:ins>
      <w:commentRangeEnd w:id="11202"/>
      <w:ins w:id="11205" w:author="Daisy Watt" w:date="2026-06-22T14:03:00Z" w16du:dateUtc="2026-06-22T12:03:00Z">
        <w:r w:rsidR="00931231">
          <w:rPr>
            <w:rStyle w:val="CommentReference"/>
            <w:rFonts w:ascii="Cambria" w:hAnsi="Cambria"/>
            <w:sz w:val="28"/>
            <w:szCs w:val="28"/>
          </w:rPr>
          <w:commentReference w:id="11202"/>
        </w:r>
      </w:ins>
      <w:moveTo w:id="11206" w:author="Claire S" w:date="2026-05-18T16:19:00Z" w16du:dateUtc="2026-05-18T15:19:00Z">
        <w:r w:rsidR="00637C7E">
          <w:rPr>
            <w:rFonts w:ascii="Cambria" w:hAnsi="Cambria"/>
            <w:sz w:val="28"/>
            <w:szCs w:val="28"/>
          </w:rPr>
          <w:t xml:space="preserve"> </w:t>
        </w:r>
        <w:del w:id="11207" w:author="Claire S" w:date="2026-06-04T10:56:00Z" w16du:dateUtc="2026-06-04T09:56:00Z">
          <w:r w:rsidR="00637C7E" w:rsidDel="00CD3526">
            <w:rPr>
              <w:rFonts w:ascii="Cambria" w:hAnsi="Cambria"/>
              <w:sz w:val="28"/>
              <w:szCs w:val="28"/>
            </w:rPr>
            <w:delText xml:space="preserve"> </w:delText>
          </w:r>
        </w:del>
      </w:moveTo>
    </w:p>
    <w:moveToRangeEnd w:id="11175"/>
    <w:p w14:paraId="02D6EFD9" w14:textId="1EA8391C" w:rsidR="00495DE4" w:rsidRDefault="0010046E" w:rsidP="00553E66">
      <w:pPr>
        <w:spacing w:line="360" w:lineRule="auto"/>
        <w:contextualSpacing/>
        <w:rPr>
          <w:ins w:id="11208" w:author="Claire S" w:date="2026-05-18T16:19:00Z" w16du:dateUtc="2026-05-18T15:19:00Z"/>
          <w:rFonts w:ascii="Cambria" w:hAnsi="Cambria"/>
          <w:sz w:val="28"/>
          <w:szCs w:val="28"/>
        </w:rPr>
      </w:pPr>
      <w:ins w:id="11209" w:author="Claire S" w:date="2026-05-18T16:18:00Z" w16du:dateUtc="2026-05-18T15:18:00Z">
        <w:del w:id="11210" w:author="Daisy Watt" w:date="2026-06-22T14:02:00Z" w16du:dateUtc="2026-06-22T12:02:00Z">
          <w:r>
            <w:rPr>
              <w:rFonts w:ascii="Cambria" w:hAnsi="Cambria"/>
              <w:sz w:val="28"/>
              <w:szCs w:val="28"/>
            </w:rPr>
            <w:delText xml:space="preserve">Except </w:delText>
          </w:r>
        </w:del>
        <w:r>
          <w:rPr>
            <w:rFonts w:ascii="Cambria" w:hAnsi="Cambria"/>
            <w:sz w:val="28"/>
            <w:szCs w:val="28"/>
          </w:rPr>
          <w:t>Ruth would go mad</w:t>
        </w:r>
      </w:ins>
      <w:ins w:id="11211" w:author="Claire S" w:date="2026-05-18T16:19:00Z" w16du:dateUtc="2026-05-18T15:19:00Z">
        <w:r w:rsidR="00637C7E">
          <w:rPr>
            <w:rFonts w:ascii="Cambria" w:hAnsi="Cambria"/>
            <w:sz w:val="28"/>
            <w:szCs w:val="28"/>
          </w:rPr>
          <w:t xml:space="preserve"> </w:t>
        </w:r>
      </w:ins>
      <w:ins w:id="11212" w:author="Claire S" w:date="2026-05-20T11:06:00Z" w16du:dateUtc="2026-05-20T10:06:00Z">
        <w:del w:id="11213" w:author="Daisy Watt" w:date="2026-06-22T13:59:00Z" w16du:dateUtc="2026-06-22T11:59:00Z">
          <w:r w:rsidR="00075F2E">
            <w:rPr>
              <w:rFonts w:ascii="Cambria" w:hAnsi="Cambria"/>
              <w:sz w:val="28"/>
              <w:szCs w:val="28"/>
            </w:rPr>
            <w:delText>-</w:delText>
          </w:r>
        </w:del>
      </w:ins>
      <w:ins w:id="11214" w:author="Daisy Watt" w:date="2026-06-22T13:59:00Z" w16du:dateUtc="2026-06-22T11:59:00Z">
        <w:r w:rsidR="00DF562E">
          <w:rPr>
            <w:rFonts w:ascii="Cambria" w:hAnsi="Cambria"/>
            <w:sz w:val="28"/>
            <w:szCs w:val="28"/>
          </w:rPr>
          <w:t>–</w:t>
        </w:r>
      </w:ins>
      <w:ins w:id="11215" w:author="Claire S" w:date="2026-05-20T11:06:00Z" w16du:dateUtc="2026-05-20T10:06:00Z">
        <w:r w:rsidR="00075F2E">
          <w:rPr>
            <w:rFonts w:ascii="Cambria" w:hAnsi="Cambria"/>
            <w:sz w:val="28"/>
            <w:szCs w:val="28"/>
          </w:rPr>
          <w:t xml:space="preserve"> </w:t>
        </w:r>
      </w:ins>
      <w:ins w:id="11216" w:author="Claire S" w:date="2026-05-18T16:19:00Z" w16du:dateUtc="2026-05-18T15:19:00Z">
        <w:r w:rsidR="00637C7E">
          <w:rPr>
            <w:rFonts w:ascii="Cambria" w:hAnsi="Cambria"/>
            <w:sz w:val="28"/>
            <w:szCs w:val="28"/>
          </w:rPr>
          <w:t xml:space="preserve">and </w:t>
        </w:r>
      </w:ins>
      <w:ins w:id="11217" w:author="Claire S" w:date="2026-05-20T11:06:00Z" w16du:dateUtc="2026-05-20T10:06:00Z">
        <w:r w:rsidR="00075F2E">
          <w:rPr>
            <w:rFonts w:ascii="Cambria" w:hAnsi="Cambria"/>
            <w:sz w:val="28"/>
            <w:szCs w:val="28"/>
          </w:rPr>
          <w:t xml:space="preserve">anyway, </w:t>
        </w:r>
      </w:ins>
      <w:ins w:id="11218" w:author="Claire S" w:date="2026-05-18T16:19:00Z" w16du:dateUtc="2026-05-18T15:19:00Z">
        <w:r w:rsidR="00495DE4">
          <w:rPr>
            <w:rFonts w:ascii="Cambria" w:hAnsi="Cambria"/>
            <w:sz w:val="28"/>
            <w:szCs w:val="28"/>
          </w:rPr>
          <w:t xml:space="preserve">Savannah couldn’t </w:t>
        </w:r>
        <w:commentRangeStart w:id="11219"/>
        <w:del w:id="11220" w:author="Daisy Watt" w:date="2026-06-22T14:02:00Z" w16du:dateUtc="2026-06-22T12:02:00Z">
          <w:r w:rsidR="00495DE4">
            <w:rPr>
              <w:rFonts w:ascii="Cambria" w:hAnsi="Cambria"/>
              <w:sz w:val="28"/>
              <w:szCs w:val="28"/>
            </w:rPr>
            <w:delText>imagine</w:delText>
          </w:r>
        </w:del>
      </w:ins>
      <w:ins w:id="11221" w:author="Daisy Watt" w:date="2026-06-22T14:02:00Z" w16du:dateUtc="2026-06-22T12:02:00Z">
        <w:r w:rsidR="00946D01">
          <w:rPr>
            <w:rFonts w:ascii="Cambria" w:hAnsi="Cambria"/>
            <w:sz w:val="28"/>
            <w:szCs w:val="28"/>
          </w:rPr>
          <w:t>stomach</w:t>
        </w:r>
      </w:ins>
      <w:commentRangeEnd w:id="11219"/>
      <w:ins w:id="11222" w:author="Daisy Watt" w:date="2026-06-22T14:03:00Z" w16du:dateUtc="2026-06-22T12:03:00Z">
        <w:r w:rsidR="00931231">
          <w:rPr>
            <w:rStyle w:val="CommentReference"/>
            <w:rFonts w:ascii="Cambria" w:hAnsi="Cambria"/>
            <w:sz w:val="28"/>
            <w:szCs w:val="28"/>
          </w:rPr>
          <w:commentReference w:id="11219"/>
        </w:r>
      </w:ins>
      <w:ins w:id="11223" w:author="Claire S" w:date="2026-05-18T16:19:00Z" w16du:dateUtc="2026-05-18T15:19:00Z">
        <w:r w:rsidR="00495DE4">
          <w:rPr>
            <w:rFonts w:ascii="Cambria" w:hAnsi="Cambria"/>
            <w:sz w:val="28"/>
            <w:szCs w:val="28"/>
          </w:rPr>
          <w:t xml:space="preserve"> anyone touching her </w:t>
        </w:r>
      </w:ins>
      <w:ins w:id="11224" w:author="Claire S" w:date="2026-05-20T11:06:00Z" w16du:dateUtc="2026-05-20T10:06:00Z">
        <w:r w:rsidR="00075F2E">
          <w:rPr>
            <w:rFonts w:ascii="Cambria" w:hAnsi="Cambria"/>
            <w:sz w:val="28"/>
            <w:szCs w:val="28"/>
          </w:rPr>
          <w:t>again</w:t>
        </w:r>
      </w:ins>
      <w:ins w:id="11225" w:author="Claire S" w:date="2026-06-04T10:56:00Z" w16du:dateUtc="2026-06-04T09:56:00Z">
        <w:r w:rsidR="00CD3526">
          <w:rPr>
            <w:rFonts w:ascii="Cambria" w:hAnsi="Cambria"/>
            <w:sz w:val="28"/>
            <w:szCs w:val="28"/>
          </w:rPr>
          <w:t>,</w:t>
        </w:r>
      </w:ins>
      <w:ins w:id="11226" w:author="Claire S" w:date="2026-05-20T11:06:00Z" w16du:dateUtc="2026-05-20T10:06:00Z">
        <w:r w:rsidR="00075F2E">
          <w:rPr>
            <w:rFonts w:ascii="Cambria" w:hAnsi="Cambria"/>
            <w:sz w:val="28"/>
            <w:szCs w:val="28"/>
          </w:rPr>
          <w:t xml:space="preserve"> </w:t>
        </w:r>
      </w:ins>
      <w:ins w:id="11227" w:author="Claire S" w:date="2026-05-18T16:19:00Z" w16du:dateUtc="2026-05-18T15:19:00Z">
        <w:r w:rsidR="00495DE4">
          <w:rPr>
            <w:rFonts w:ascii="Cambria" w:hAnsi="Cambria"/>
            <w:sz w:val="28"/>
            <w:szCs w:val="28"/>
          </w:rPr>
          <w:t xml:space="preserve">apart from </w:t>
        </w:r>
        <w:r w:rsidR="00495DE4" w:rsidRPr="0013385C">
          <w:rPr>
            <w:rFonts w:ascii="Cambria" w:hAnsi="Cambria"/>
            <w:sz w:val="28"/>
            <w:szCs w:val="28"/>
          </w:rPr>
          <w:t>darling Dex</w:t>
        </w:r>
      </w:ins>
      <w:ins w:id="11228" w:author="Claire S" w:date="2026-05-18T16:18:00Z" w16du:dateUtc="2026-05-18T15:18:00Z">
        <w:r w:rsidR="00553E66" w:rsidRPr="0013385C">
          <w:rPr>
            <w:rFonts w:ascii="Cambria" w:hAnsi="Cambria"/>
            <w:sz w:val="28"/>
            <w:szCs w:val="28"/>
          </w:rPr>
          <w:t>.</w:t>
        </w:r>
        <w:r w:rsidR="00553E66">
          <w:rPr>
            <w:rFonts w:ascii="Cambria" w:hAnsi="Cambria"/>
            <w:sz w:val="28"/>
            <w:szCs w:val="28"/>
          </w:rPr>
          <w:t xml:space="preserve">  </w:t>
        </w:r>
      </w:ins>
    </w:p>
    <w:p w14:paraId="0CBEE0B7" w14:textId="0F60542E" w:rsidR="00605EC3" w:rsidDel="00553E66" w:rsidRDefault="00553E66">
      <w:pPr>
        <w:spacing w:line="360" w:lineRule="auto"/>
        <w:ind w:firstLine="720"/>
        <w:contextualSpacing/>
        <w:rPr>
          <w:del w:id="11229" w:author="Claire S" w:date="2026-05-18T16:18:00Z" w16du:dateUtc="2026-05-18T15:18:00Z"/>
          <w:rFonts w:ascii="Cambria" w:hAnsi="Cambria"/>
          <w:b/>
          <w:bCs/>
          <w:i/>
          <w:iCs/>
          <w:sz w:val="28"/>
          <w:szCs w:val="28"/>
        </w:rPr>
        <w:pPrChange w:id="11230" w:author="Claire S" w:date="2026-05-18T16:19:00Z" w16du:dateUtc="2026-05-18T15:19:00Z">
          <w:pPr>
            <w:spacing w:line="360" w:lineRule="auto"/>
            <w:contextualSpacing/>
          </w:pPr>
        </w:pPrChange>
      </w:pPr>
      <w:ins w:id="11231" w:author="Claire S" w:date="2026-05-18T16:18:00Z" w16du:dateUtc="2026-05-18T15:18:00Z">
        <w:r>
          <w:rPr>
            <w:rFonts w:ascii="Cambria" w:hAnsi="Cambria"/>
            <w:sz w:val="28"/>
            <w:szCs w:val="28"/>
          </w:rPr>
          <w:t>Reluctantly</w:t>
        </w:r>
      </w:ins>
      <w:ins w:id="11232" w:author="Daisy Watt" w:date="2026-06-22T14:00:00Z" w16du:dateUtc="2026-06-22T12:00:00Z">
        <w:r w:rsidR="00646536">
          <w:rPr>
            <w:rFonts w:ascii="Cambria" w:hAnsi="Cambria"/>
            <w:sz w:val="28"/>
            <w:szCs w:val="28"/>
          </w:rPr>
          <w:t>,</w:t>
        </w:r>
      </w:ins>
      <w:ins w:id="11233" w:author="Claire S" w:date="2026-05-18T16:18:00Z" w16du:dateUtc="2026-05-18T15:18:00Z">
        <w:r>
          <w:rPr>
            <w:rFonts w:ascii="Cambria" w:hAnsi="Cambria"/>
            <w:sz w:val="28"/>
            <w:szCs w:val="28"/>
          </w:rPr>
          <w:t xml:space="preserve"> she deleted </w:t>
        </w:r>
      </w:ins>
      <w:ins w:id="11234" w:author="Claire S" w:date="2026-05-18T16:19:00Z" w16du:dateUtc="2026-05-18T15:19:00Z">
        <w:r w:rsidR="00495DE4">
          <w:rPr>
            <w:rFonts w:ascii="Cambria" w:hAnsi="Cambria"/>
            <w:sz w:val="28"/>
            <w:szCs w:val="28"/>
          </w:rPr>
          <w:t>her first message</w:t>
        </w:r>
      </w:ins>
      <w:ins w:id="11235" w:author="Claire S" w:date="2026-05-18T16:18:00Z" w16du:dateUtc="2026-05-18T15:18:00Z">
        <w:r>
          <w:rPr>
            <w:rFonts w:ascii="Cambria" w:hAnsi="Cambria"/>
            <w:sz w:val="28"/>
            <w:szCs w:val="28"/>
          </w:rPr>
          <w:t xml:space="preserve"> and wrote:</w:t>
        </w:r>
      </w:ins>
      <w:del w:id="11236" w:author="Claire S" w:date="2026-05-18T16:17:00Z" w16du:dateUtc="2026-05-18T15:17:00Z">
        <w:r w:rsidR="00C9468C" w:rsidRPr="00C9468C" w:rsidDel="0010046E">
          <w:rPr>
            <w:rFonts w:ascii="Cambria" w:hAnsi="Cambria"/>
            <w:sz w:val="28"/>
            <w:szCs w:val="28"/>
          </w:rPr>
          <w:delText>replied quickly</w:delText>
        </w:r>
        <w:r w:rsidR="000D28FF" w:rsidDel="0010046E">
          <w:rPr>
            <w:rFonts w:ascii="Cambria" w:hAnsi="Cambria"/>
            <w:sz w:val="28"/>
            <w:szCs w:val="28"/>
          </w:rPr>
          <w:delText>.</w:delText>
        </w:r>
      </w:del>
      <w:del w:id="11237" w:author="Claire S" w:date="2026-05-18T16:18:00Z" w16du:dateUtc="2026-05-18T15:18:00Z">
        <w:r w:rsidR="000D28FF" w:rsidDel="0010046E">
          <w:rPr>
            <w:rFonts w:ascii="Cambria" w:hAnsi="Cambria"/>
            <w:sz w:val="28"/>
            <w:szCs w:val="28"/>
          </w:rPr>
          <w:delText xml:space="preserve"> </w:delText>
        </w:r>
        <w:r w:rsidR="00C9468C" w:rsidRPr="00C9468C" w:rsidDel="0010046E">
          <w:rPr>
            <w:rFonts w:ascii="Cambria" w:hAnsi="Cambria"/>
            <w:i/>
            <w:iCs/>
            <w:sz w:val="28"/>
            <w:szCs w:val="28"/>
          </w:rPr>
          <w:delText xml:space="preserve"> </w:delText>
        </w:r>
      </w:del>
    </w:p>
    <w:p w14:paraId="61D78EA2" w14:textId="77777777" w:rsidR="006D613C" w:rsidRDefault="006D613C" w:rsidP="00495DE4">
      <w:pPr>
        <w:spacing w:line="360" w:lineRule="auto"/>
        <w:ind w:firstLine="720"/>
        <w:contextualSpacing/>
        <w:rPr>
          <w:rFonts w:ascii="Cambria" w:hAnsi="Cambria"/>
          <w:b/>
          <w:bCs/>
          <w:i/>
          <w:iCs/>
          <w:sz w:val="28"/>
          <w:szCs w:val="28"/>
        </w:rPr>
      </w:pPr>
    </w:p>
    <w:p w14:paraId="459EBFDE" w14:textId="15F738FE" w:rsidR="00C9468C" w:rsidRPr="000D28FF" w:rsidRDefault="000D28FF" w:rsidP="00605EC3">
      <w:pPr>
        <w:spacing w:line="360" w:lineRule="auto"/>
        <w:ind w:firstLine="720"/>
        <w:contextualSpacing/>
        <w:rPr>
          <w:rFonts w:ascii="Cambria" w:hAnsi="Cambria"/>
          <w:b/>
          <w:bCs/>
          <w:i/>
          <w:iCs/>
          <w:sz w:val="28"/>
          <w:szCs w:val="28"/>
        </w:rPr>
      </w:pPr>
      <w:commentRangeStart w:id="11238"/>
      <w:del w:id="11239" w:author="Claire S" w:date="2026-05-13T11:37:00Z" w16du:dateUtc="2026-05-13T10:37:00Z">
        <w:r w:rsidRPr="000D28FF" w:rsidDel="00A5088D">
          <w:rPr>
            <w:rFonts w:ascii="Cambria" w:hAnsi="Cambria"/>
            <w:b/>
            <w:bCs/>
            <w:i/>
            <w:iCs/>
            <w:sz w:val="28"/>
            <w:szCs w:val="28"/>
          </w:rPr>
          <w:delText xml:space="preserve"> Ooh</w:delText>
        </w:r>
        <w:r w:rsidR="00605EC3" w:rsidDel="00A5088D">
          <w:rPr>
            <w:rFonts w:ascii="Cambria" w:hAnsi="Cambria"/>
            <w:b/>
            <w:bCs/>
            <w:i/>
            <w:iCs/>
            <w:sz w:val="28"/>
            <w:szCs w:val="28"/>
          </w:rPr>
          <w:delText xml:space="preserve"> yes please</w:delText>
        </w:r>
        <w:r w:rsidR="00C37CC3" w:rsidDel="00A5088D">
          <w:rPr>
            <w:rFonts w:ascii="Cambria" w:hAnsi="Cambria"/>
            <w:b/>
            <w:bCs/>
            <w:i/>
            <w:iCs/>
            <w:sz w:val="28"/>
            <w:szCs w:val="28"/>
          </w:rPr>
          <w:delText xml:space="preserve"> darlin</w:delText>
        </w:r>
      </w:del>
      <w:ins w:id="11240" w:author="Claire S" w:date="2026-05-13T11:37:00Z" w16du:dateUtc="2026-05-13T10:37:00Z">
        <w:r w:rsidR="00A5088D">
          <w:rPr>
            <w:rFonts w:ascii="Cambria" w:hAnsi="Cambria"/>
            <w:b/>
            <w:bCs/>
            <w:i/>
            <w:iCs/>
            <w:sz w:val="28"/>
            <w:szCs w:val="28"/>
          </w:rPr>
          <w:t xml:space="preserve">Oo </w:t>
        </w:r>
      </w:ins>
      <w:ins w:id="11241" w:author="Claire S" w:date="2026-05-13T11:40:00Z" w16du:dateUtc="2026-05-13T10:40:00Z">
        <w:r w:rsidR="00777C7C">
          <w:rPr>
            <w:rFonts w:ascii="Cambria" w:hAnsi="Cambria"/>
            <w:b/>
            <w:bCs/>
            <w:i/>
            <w:iCs/>
            <w:sz w:val="28"/>
            <w:szCs w:val="28"/>
          </w:rPr>
          <w:t xml:space="preserve">normally </w:t>
        </w:r>
      </w:ins>
      <w:ins w:id="11242" w:author="Claire S" w:date="2026-05-13T11:37:00Z" w16du:dateUtc="2026-05-13T10:37:00Z">
        <w:r w:rsidR="00A5088D">
          <w:rPr>
            <w:rFonts w:ascii="Cambria" w:hAnsi="Cambria"/>
            <w:b/>
            <w:bCs/>
            <w:i/>
            <w:iCs/>
            <w:sz w:val="28"/>
            <w:szCs w:val="28"/>
          </w:rPr>
          <w:t>t</w:t>
        </w:r>
      </w:ins>
      <w:del w:id="11243" w:author="Claire S" w:date="2026-05-13T11:37:00Z" w16du:dateUtc="2026-05-13T10:37:00Z">
        <w:r w:rsidR="00C37CC3" w:rsidDel="00A5088D">
          <w:rPr>
            <w:rFonts w:ascii="Cambria" w:hAnsi="Cambria"/>
            <w:b/>
            <w:bCs/>
            <w:i/>
            <w:iCs/>
            <w:sz w:val="28"/>
            <w:szCs w:val="28"/>
          </w:rPr>
          <w:delText xml:space="preserve">g, </w:delText>
        </w:r>
        <w:r w:rsidRPr="000D28FF" w:rsidDel="00A5088D">
          <w:rPr>
            <w:rFonts w:ascii="Cambria" w:hAnsi="Cambria"/>
            <w:b/>
            <w:bCs/>
            <w:i/>
            <w:iCs/>
            <w:sz w:val="28"/>
            <w:szCs w:val="28"/>
          </w:rPr>
          <w:delText>t</w:delText>
        </w:r>
      </w:del>
      <w:r w:rsidRPr="000D28FF">
        <w:rPr>
          <w:rFonts w:ascii="Cambria" w:hAnsi="Cambria"/>
          <w:b/>
          <w:bCs/>
          <w:i/>
          <w:iCs/>
          <w:sz w:val="28"/>
          <w:szCs w:val="28"/>
        </w:rPr>
        <w:t>hat would be lovely</w:t>
      </w:r>
      <w:r w:rsidR="00605EC3">
        <w:rPr>
          <w:rFonts w:ascii="Cambria" w:hAnsi="Cambria"/>
          <w:b/>
          <w:bCs/>
          <w:i/>
          <w:iCs/>
          <w:sz w:val="28"/>
          <w:szCs w:val="28"/>
        </w:rPr>
        <w:t xml:space="preserve">!  </w:t>
      </w:r>
      <w:commentRangeEnd w:id="11238"/>
      <w:r w:rsidR="002F73AB">
        <w:rPr>
          <w:rStyle w:val="CommentReference"/>
          <w:rFonts w:ascii="Cambria" w:hAnsi="Cambria"/>
          <w:b/>
          <w:bCs/>
          <w:i/>
          <w:iCs/>
          <w:sz w:val="28"/>
          <w:szCs w:val="28"/>
        </w:rPr>
        <w:commentReference w:id="11238"/>
      </w:r>
      <w:r w:rsidR="00705F38">
        <w:rPr>
          <w:rFonts w:ascii="Cambria" w:hAnsi="Cambria"/>
          <w:b/>
          <w:bCs/>
          <w:i/>
          <w:iCs/>
          <w:sz w:val="28"/>
          <w:szCs w:val="28"/>
        </w:rPr>
        <w:t xml:space="preserve">Misery loves company </w:t>
      </w:r>
      <w:r w:rsidR="00705F38" w:rsidRPr="00705F38">
        <w:rPr>
          <w:rFonts w:ascii="Cambria" w:hAnsi="Cambria"/>
          <w:b/>
          <w:bCs/>
          <w:i/>
          <w:iCs/>
          <w:sz w:val="28"/>
          <w:szCs w:val="28"/>
        </w:rPr>
        <w:sym w:font="Wingdings" w:char="F04A"/>
      </w:r>
      <w:r w:rsidR="00605EC3">
        <w:rPr>
          <w:rFonts w:ascii="Cambria" w:hAnsi="Cambria"/>
          <w:b/>
          <w:bCs/>
          <w:i/>
          <w:iCs/>
          <w:sz w:val="28"/>
          <w:szCs w:val="28"/>
        </w:rPr>
        <w:t xml:space="preserve"> </w:t>
      </w:r>
      <w:r w:rsidR="00FB588C">
        <w:rPr>
          <w:rFonts w:ascii="Cambria" w:hAnsi="Cambria"/>
          <w:b/>
          <w:bCs/>
          <w:i/>
          <w:iCs/>
          <w:sz w:val="28"/>
          <w:szCs w:val="28"/>
        </w:rPr>
        <w:t xml:space="preserve"> </w:t>
      </w:r>
      <w:ins w:id="11244" w:author="Claire S" w:date="2026-05-13T11:37:00Z" w16du:dateUtc="2026-05-13T10:37:00Z">
        <w:r w:rsidR="00A5088D">
          <w:rPr>
            <w:rFonts w:ascii="Cambria" w:hAnsi="Cambria"/>
            <w:b/>
            <w:bCs/>
            <w:i/>
            <w:iCs/>
            <w:sz w:val="28"/>
            <w:szCs w:val="28"/>
          </w:rPr>
          <w:t xml:space="preserve">but my boring big sis </w:t>
        </w:r>
      </w:ins>
      <w:ins w:id="11245" w:author="Claire S" w:date="2026-06-04T10:56:00Z" w16du:dateUtc="2026-06-04T09:56:00Z">
        <w:r w:rsidR="00CD3526">
          <w:rPr>
            <w:rFonts w:ascii="Cambria" w:hAnsi="Cambria"/>
            <w:b/>
            <w:bCs/>
            <w:i/>
            <w:iCs/>
            <w:sz w:val="28"/>
            <w:szCs w:val="28"/>
          </w:rPr>
          <w:t>says</w:t>
        </w:r>
      </w:ins>
      <w:ins w:id="11246" w:author="Claire S" w:date="2026-05-13T11:37:00Z" w16du:dateUtc="2026-05-13T10:37:00Z">
        <w:r w:rsidR="00A5088D">
          <w:rPr>
            <w:rFonts w:ascii="Cambria" w:hAnsi="Cambria"/>
            <w:b/>
            <w:bCs/>
            <w:i/>
            <w:iCs/>
            <w:sz w:val="28"/>
            <w:szCs w:val="28"/>
          </w:rPr>
          <w:t xml:space="preserve"> no visitors right now.</w:t>
        </w:r>
      </w:ins>
      <w:r w:rsidR="00FB588C">
        <w:rPr>
          <w:rFonts w:ascii="Cambria" w:hAnsi="Cambria"/>
          <w:b/>
          <w:bCs/>
          <w:i/>
          <w:iCs/>
          <w:sz w:val="28"/>
          <w:szCs w:val="28"/>
        </w:rPr>
        <w:t xml:space="preserve"> </w:t>
      </w:r>
      <w:ins w:id="11247" w:author="Claire S" w:date="2026-05-13T11:38:00Z" w16du:dateUtc="2026-05-13T10:38:00Z">
        <w:r w:rsidR="00777C7C">
          <w:rPr>
            <w:rFonts w:ascii="Cambria" w:hAnsi="Cambria"/>
            <w:b/>
            <w:bCs/>
            <w:i/>
            <w:iCs/>
            <w:sz w:val="28"/>
            <w:szCs w:val="28"/>
          </w:rPr>
          <w:t xml:space="preserve">Sorry </w:t>
        </w:r>
        <w:r w:rsidR="00777C7C" w:rsidRPr="00777C7C">
          <w:rPr>
            <w:rFonts w:ascii="Cambria" w:hAnsi="Cambria"/>
            <w:b/>
            <w:bCs/>
            <w:i/>
            <w:iCs/>
            <w:sz w:val="28"/>
            <w:szCs w:val="28"/>
          </w:rPr>
          <w:sym w:font="Wingdings" w:char="F04C"/>
        </w:r>
      </w:ins>
    </w:p>
    <w:p w14:paraId="27C17AB8" w14:textId="77777777" w:rsidR="006654BE" w:rsidRDefault="006654BE" w:rsidP="006654BE">
      <w:pPr>
        <w:spacing w:line="360" w:lineRule="auto"/>
        <w:contextualSpacing/>
        <w:rPr>
          <w:rFonts w:ascii="Cambria" w:hAnsi="Cambria"/>
          <w:sz w:val="28"/>
          <w:szCs w:val="28"/>
        </w:rPr>
      </w:pPr>
    </w:p>
    <w:p w14:paraId="45EBCA47" w14:textId="1B4E3EAA" w:rsidR="000603FE" w:rsidRPr="00605EC3" w:rsidRDefault="006654BE" w:rsidP="006654BE">
      <w:pPr>
        <w:spacing w:line="360" w:lineRule="auto"/>
        <w:contextualSpacing/>
        <w:rPr>
          <w:rFonts w:ascii="Cambria" w:hAnsi="Cambria"/>
          <w:sz w:val="28"/>
          <w:szCs w:val="28"/>
        </w:rPr>
      </w:pPr>
      <w:r>
        <w:rPr>
          <w:rFonts w:ascii="Cambria" w:hAnsi="Cambria"/>
          <w:sz w:val="28"/>
          <w:szCs w:val="28"/>
        </w:rPr>
        <w:t>The infamous t</w:t>
      </w:r>
      <w:r w:rsidR="00605EC3" w:rsidRPr="00605EC3">
        <w:rPr>
          <w:rFonts w:ascii="Cambria" w:hAnsi="Cambria"/>
          <w:sz w:val="28"/>
          <w:szCs w:val="28"/>
        </w:rPr>
        <w:t>hree dots</w:t>
      </w:r>
      <w:r>
        <w:rPr>
          <w:rFonts w:ascii="Cambria" w:hAnsi="Cambria"/>
          <w:sz w:val="28"/>
          <w:szCs w:val="28"/>
        </w:rPr>
        <w:t xml:space="preserve"> bubbled up on her screen while she held her breath,</w:t>
      </w:r>
      <w:r w:rsidR="00605EC3" w:rsidRPr="00605EC3">
        <w:rPr>
          <w:rFonts w:ascii="Cambria" w:hAnsi="Cambria"/>
          <w:sz w:val="28"/>
          <w:szCs w:val="28"/>
        </w:rPr>
        <w:t xml:space="preserve"> and then</w:t>
      </w:r>
      <w:r w:rsidR="00605EC3">
        <w:rPr>
          <w:rFonts w:ascii="Cambria" w:hAnsi="Cambria"/>
          <w:sz w:val="28"/>
          <w:szCs w:val="28"/>
        </w:rPr>
        <w:t>…</w:t>
      </w:r>
    </w:p>
    <w:p w14:paraId="25446722" w14:textId="77777777" w:rsidR="00705F38" w:rsidRDefault="00705F38" w:rsidP="00EA6E27">
      <w:pPr>
        <w:spacing w:line="360" w:lineRule="auto"/>
        <w:ind w:firstLine="720"/>
        <w:contextualSpacing/>
        <w:rPr>
          <w:rFonts w:ascii="Cambria" w:hAnsi="Cambria"/>
          <w:b/>
          <w:bCs/>
          <w:i/>
          <w:iCs/>
          <w:sz w:val="28"/>
          <w:szCs w:val="28"/>
        </w:rPr>
      </w:pPr>
    </w:p>
    <w:p w14:paraId="459128BE" w14:textId="76E4BA34" w:rsidR="00EA6E27" w:rsidRPr="008344D3" w:rsidRDefault="00EA6E27" w:rsidP="00EA6E27">
      <w:pPr>
        <w:spacing w:line="360" w:lineRule="auto"/>
        <w:ind w:firstLine="720"/>
        <w:contextualSpacing/>
        <w:rPr>
          <w:rFonts w:ascii="Cambria" w:hAnsi="Cambria"/>
          <w:b/>
          <w:bCs/>
          <w:i/>
          <w:iCs/>
          <w:sz w:val="28"/>
          <w:szCs w:val="28"/>
        </w:rPr>
      </w:pPr>
      <w:r w:rsidRPr="008344D3">
        <w:rPr>
          <w:rFonts w:ascii="Cambria" w:hAnsi="Cambria"/>
          <w:b/>
          <w:bCs/>
          <w:i/>
          <w:iCs/>
          <w:sz w:val="28"/>
          <w:szCs w:val="28"/>
        </w:rPr>
        <w:t>‘</w:t>
      </w:r>
      <w:r w:rsidR="00705F38">
        <w:rPr>
          <w:rFonts w:ascii="Cambria" w:hAnsi="Cambria"/>
          <w:b/>
          <w:bCs/>
          <w:i/>
          <w:iCs/>
          <w:sz w:val="28"/>
          <w:szCs w:val="28"/>
        </w:rPr>
        <w:t xml:space="preserve">Like the film Misery? </w:t>
      </w:r>
      <w:r w:rsidRPr="008344D3">
        <w:rPr>
          <w:rFonts w:ascii="Cambria" w:hAnsi="Cambria"/>
          <w:b/>
          <w:bCs/>
          <w:i/>
          <w:iCs/>
          <w:sz w:val="28"/>
          <w:szCs w:val="28"/>
        </w:rPr>
        <w:t xml:space="preserve">No probs, bin at my </w:t>
      </w:r>
      <w:r w:rsidR="00C37CC3">
        <w:rPr>
          <w:rFonts w:ascii="Cambria" w:hAnsi="Cambria"/>
          <w:b/>
          <w:bCs/>
          <w:i/>
          <w:iCs/>
          <w:sz w:val="28"/>
          <w:szCs w:val="28"/>
        </w:rPr>
        <w:t>c-</w:t>
      </w:r>
      <w:r w:rsidRPr="008344D3">
        <w:rPr>
          <w:rFonts w:ascii="Cambria" w:hAnsi="Cambria"/>
          <w:b/>
          <w:bCs/>
          <w:i/>
          <w:iCs/>
          <w:sz w:val="28"/>
          <w:szCs w:val="28"/>
        </w:rPr>
        <w:t xml:space="preserve">side place </w:t>
      </w:r>
      <w:ins w:id="11248" w:author="Claire S" w:date="2026-05-18T16:18:00Z" w16du:dateUtc="2026-05-18T15:18:00Z">
        <w:r w:rsidR="00553E66">
          <w:rPr>
            <w:rFonts w:ascii="Cambria" w:hAnsi="Cambria"/>
            <w:b/>
            <w:bCs/>
            <w:i/>
            <w:iCs/>
            <w:sz w:val="28"/>
            <w:szCs w:val="28"/>
          </w:rPr>
          <w:t>enjoying c air.</w:t>
        </w:r>
      </w:ins>
      <w:ins w:id="11249" w:author="Claire S" w:date="2026-05-18T16:19:00Z" w16du:dateUtc="2026-05-18T15:19:00Z">
        <w:r w:rsidR="00495DE4">
          <w:rPr>
            <w:rFonts w:ascii="Cambria" w:hAnsi="Cambria"/>
            <w:b/>
            <w:bCs/>
            <w:i/>
            <w:iCs/>
            <w:sz w:val="28"/>
            <w:szCs w:val="28"/>
          </w:rPr>
          <w:t xml:space="preserve"> Keep </w:t>
        </w:r>
      </w:ins>
      <w:ins w:id="11250" w:author="Claire S" w:date="2026-05-18T16:21:00Z" w16du:dateUtc="2026-05-18T15:21:00Z">
        <w:r w:rsidR="00400073">
          <w:rPr>
            <w:rFonts w:ascii="Cambria" w:hAnsi="Cambria"/>
            <w:b/>
            <w:bCs/>
            <w:i/>
            <w:iCs/>
            <w:sz w:val="28"/>
            <w:szCs w:val="28"/>
          </w:rPr>
          <w:t>smiling beautiful</w:t>
        </w:r>
      </w:ins>
      <w:ins w:id="11251" w:author="Claire S" w:date="2026-05-27T15:09:00Z" w16du:dateUtc="2026-05-27T14:09:00Z">
        <w:r w:rsidR="0082167F">
          <w:rPr>
            <w:rFonts w:ascii="Cambria" w:hAnsi="Cambria"/>
            <w:b/>
            <w:bCs/>
            <w:i/>
            <w:iCs/>
            <w:sz w:val="28"/>
            <w:szCs w:val="28"/>
          </w:rPr>
          <w:t>l</w:t>
        </w:r>
      </w:ins>
      <w:ins w:id="11252" w:author="Claire S" w:date="2026-06-04T10:56:00Z" w16du:dateUtc="2026-06-04T09:56:00Z">
        <w:r w:rsidR="009A6D81">
          <w:rPr>
            <w:rFonts w:ascii="Cambria" w:hAnsi="Cambria"/>
            <w:b/>
            <w:bCs/>
            <w:i/>
            <w:iCs/>
            <w:sz w:val="28"/>
            <w:szCs w:val="28"/>
          </w:rPr>
          <w:t xml:space="preserve"> </w:t>
        </w:r>
        <w:r w:rsidR="009A6D81">
          <w:rPr>
            <mc:AlternateContent>
              <mc:Choice Requires="w16se">
                <w:rFonts w:ascii="Cambria" w:hAnsi="Cambria"/>
              </mc:Choice>
              <mc:Fallback>
                <w:rFonts w:ascii="Apple Color Emoji" w:eastAsia="Apple Color Emoji" w:hAnsi="Apple Color Emoji" w:cs="Apple Color Emoji"/>
              </mc:Fallback>
            </mc:AlternateContent>
            <w:b/>
            <w:bCs/>
            <w:i/>
            <w:iCs/>
            <w:sz w:val="28"/>
            <w:szCs w:val="28"/>
          </w:rPr>
          <mc:AlternateContent>
            <mc:Choice Requires="w16se">
              <w16se:symEx w16se:font="Apple Color Emoji" w16se:char="1F601"/>
            </mc:Choice>
            <mc:Fallback>
              <w:t>😁</w:t>
            </mc:Fallback>
          </mc:AlternateContent>
        </w:r>
      </w:ins>
      <w:del w:id="11253" w:author="Claire S" w:date="2026-05-13T11:40:00Z" w16du:dateUtc="2026-05-13T10:40:00Z">
        <w:r w:rsidRPr="008344D3" w:rsidDel="00777C7C">
          <w:rPr>
            <w:rFonts w:ascii="Cambria" w:hAnsi="Cambria"/>
            <w:b/>
            <w:bCs/>
            <w:i/>
            <w:iCs/>
            <w:sz w:val="28"/>
            <w:szCs w:val="28"/>
          </w:rPr>
          <w:delText xml:space="preserve">so </w:delText>
        </w:r>
        <w:r w:rsidR="00DE3A58" w:rsidDel="00777C7C">
          <w:rPr>
            <w:rFonts w:ascii="Cambria" w:hAnsi="Cambria"/>
            <w:b/>
            <w:bCs/>
            <w:i/>
            <w:iCs/>
            <w:sz w:val="28"/>
            <w:szCs w:val="28"/>
          </w:rPr>
          <w:delText>i</w:delText>
        </w:r>
        <w:r w:rsidRPr="008344D3" w:rsidDel="00777C7C">
          <w:rPr>
            <w:rFonts w:ascii="Cambria" w:hAnsi="Cambria"/>
            <w:b/>
            <w:bCs/>
            <w:i/>
            <w:iCs/>
            <w:sz w:val="28"/>
            <w:szCs w:val="28"/>
          </w:rPr>
          <w:delText xml:space="preserve">ll b a </w:delText>
        </w:r>
        <w:r w:rsidR="008344D3" w:rsidDel="00777C7C">
          <w:rPr>
            <w:rFonts w:ascii="Cambria" w:hAnsi="Cambria"/>
            <w:b/>
            <w:bCs/>
            <w:i/>
            <w:iCs/>
            <w:sz w:val="28"/>
            <w:szCs w:val="28"/>
          </w:rPr>
          <w:delText>hr</w:delText>
        </w:r>
        <w:r w:rsidRPr="008344D3" w:rsidDel="00777C7C">
          <w:rPr>
            <w:rFonts w:ascii="Cambria" w:hAnsi="Cambria"/>
            <w:b/>
            <w:bCs/>
            <w:i/>
            <w:iCs/>
            <w:sz w:val="28"/>
            <w:szCs w:val="28"/>
          </w:rPr>
          <w:delText xml:space="preserve"> or too</w:delText>
        </w:r>
      </w:del>
    </w:p>
    <w:p w14:paraId="062D71B7" w14:textId="77777777" w:rsidR="00EA6E27" w:rsidRDefault="00EA6E27" w:rsidP="00EA6E27">
      <w:pPr>
        <w:spacing w:line="360" w:lineRule="auto"/>
        <w:ind w:firstLine="720"/>
        <w:contextualSpacing/>
        <w:rPr>
          <w:rFonts w:ascii="Cambria" w:hAnsi="Cambria"/>
          <w:i/>
          <w:iCs/>
          <w:sz w:val="28"/>
          <w:szCs w:val="28"/>
        </w:rPr>
      </w:pPr>
    </w:p>
    <w:p w14:paraId="2422F18A" w14:textId="1439D81D" w:rsidR="00EA6E27" w:rsidRDefault="00EA6E27" w:rsidP="00EA6E27">
      <w:pPr>
        <w:spacing w:line="360" w:lineRule="auto"/>
        <w:ind w:firstLine="720"/>
        <w:contextualSpacing/>
        <w:rPr>
          <w:ins w:id="11254" w:author="Claire S" w:date="2026-05-21T17:41:00Z" w16du:dateUtc="2026-05-21T16:41:00Z"/>
          <w:rFonts w:ascii="Cambria" w:hAnsi="Cambria"/>
          <w:sz w:val="28"/>
          <w:szCs w:val="28"/>
        </w:rPr>
      </w:pPr>
      <w:r w:rsidRPr="000603FE">
        <w:rPr>
          <w:rFonts w:ascii="Cambria" w:hAnsi="Cambria"/>
          <w:sz w:val="28"/>
          <w:szCs w:val="28"/>
        </w:rPr>
        <w:t xml:space="preserve">Savannah squinted at </w:t>
      </w:r>
      <w:r w:rsidR="000D28FF">
        <w:rPr>
          <w:rFonts w:ascii="Cambria" w:hAnsi="Cambria"/>
          <w:sz w:val="28"/>
          <w:szCs w:val="28"/>
        </w:rPr>
        <w:t>his</w:t>
      </w:r>
      <w:r w:rsidRPr="000603FE">
        <w:rPr>
          <w:rFonts w:ascii="Cambria" w:hAnsi="Cambria"/>
          <w:sz w:val="28"/>
          <w:szCs w:val="28"/>
        </w:rPr>
        <w:t xml:space="preserve"> </w:t>
      </w:r>
      <w:r w:rsidR="000D28FF">
        <w:rPr>
          <w:rFonts w:ascii="Cambria" w:hAnsi="Cambria"/>
          <w:sz w:val="28"/>
          <w:szCs w:val="28"/>
        </w:rPr>
        <w:t>text.</w:t>
      </w:r>
      <w:del w:id="11255" w:author="Claire S" w:date="2026-06-04T10:56:00Z" w16du:dateUtc="2026-06-04T09:56:00Z">
        <w:r w:rsidR="000D28FF" w:rsidDel="009A6D81">
          <w:rPr>
            <w:rFonts w:ascii="Cambria" w:hAnsi="Cambria"/>
            <w:sz w:val="28"/>
            <w:szCs w:val="28"/>
          </w:rPr>
          <w:delText xml:space="preserve"> </w:delText>
        </w:r>
      </w:del>
      <w:r w:rsidR="000D28FF">
        <w:rPr>
          <w:rFonts w:ascii="Cambria" w:hAnsi="Cambria"/>
          <w:sz w:val="28"/>
          <w:szCs w:val="28"/>
        </w:rPr>
        <w:t xml:space="preserve"> </w:t>
      </w:r>
      <w:r w:rsidR="008C6DCE">
        <w:rPr>
          <w:rFonts w:ascii="Cambria" w:hAnsi="Cambria"/>
          <w:sz w:val="28"/>
          <w:szCs w:val="28"/>
        </w:rPr>
        <w:t>Obviously</w:t>
      </w:r>
      <w:r w:rsidR="0032489E">
        <w:rPr>
          <w:rFonts w:ascii="Cambria" w:hAnsi="Cambria"/>
          <w:sz w:val="28"/>
          <w:szCs w:val="28"/>
        </w:rPr>
        <w:t xml:space="preserve">, </w:t>
      </w:r>
      <w:ins w:id="11256" w:author="Claire S" w:date="2026-06-04T10:56:00Z" w16du:dateUtc="2026-06-04T09:56:00Z">
        <w:r w:rsidR="009A6D81">
          <w:rPr>
            <w:rFonts w:ascii="Cambria" w:hAnsi="Cambria"/>
            <w:sz w:val="28"/>
            <w:szCs w:val="28"/>
          </w:rPr>
          <w:t>the</w:t>
        </w:r>
      </w:ins>
      <w:del w:id="11257" w:author="Claire S" w:date="2026-06-04T10:56:00Z" w16du:dateUtc="2026-06-04T09:56:00Z">
        <w:r w:rsidR="0032489E" w:rsidDel="009A6D81">
          <w:rPr>
            <w:rFonts w:ascii="Cambria" w:hAnsi="Cambria"/>
            <w:sz w:val="28"/>
            <w:szCs w:val="28"/>
          </w:rPr>
          <w:delText>his</w:delText>
        </w:r>
      </w:del>
      <w:r w:rsidR="0032489E">
        <w:rPr>
          <w:rFonts w:ascii="Cambria" w:hAnsi="Cambria"/>
          <w:sz w:val="28"/>
          <w:szCs w:val="28"/>
        </w:rPr>
        <w:t xml:space="preserve"> </w:t>
      </w:r>
      <w:del w:id="11258" w:author="Claire S" w:date="2026-05-18T16:21:00Z" w16du:dateUtc="2026-05-18T15:21:00Z">
        <w:r w:rsidR="0032489E" w:rsidDel="00400073">
          <w:rPr>
            <w:rFonts w:ascii="Cambria" w:hAnsi="Cambria"/>
            <w:sz w:val="28"/>
            <w:szCs w:val="28"/>
          </w:rPr>
          <w:delText>bad</w:delText>
        </w:r>
        <w:r w:rsidR="000D28FF" w:rsidDel="00400073">
          <w:rPr>
            <w:rFonts w:ascii="Cambria" w:hAnsi="Cambria"/>
            <w:sz w:val="28"/>
            <w:szCs w:val="28"/>
          </w:rPr>
          <w:delText xml:space="preserve"> </w:delText>
        </w:r>
      </w:del>
      <w:ins w:id="11259" w:author="Claire S" w:date="2026-05-18T16:21:00Z" w16du:dateUtc="2026-05-18T15:21:00Z">
        <w:r w:rsidR="00400073">
          <w:rPr>
            <w:rFonts w:ascii="Cambria" w:hAnsi="Cambria"/>
            <w:sz w:val="28"/>
            <w:szCs w:val="28"/>
          </w:rPr>
          <w:t xml:space="preserve">weird </w:t>
        </w:r>
      </w:ins>
      <w:r w:rsidR="000D28FF">
        <w:rPr>
          <w:rFonts w:ascii="Cambria" w:hAnsi="Cambria"/>
          <w:sz w:val="28"/>
          <w:szCs w:val="28"/>
        </w:rPr>
        <w:t xml:space="preserve">spelling </w:t>
      </w:r>
      <w:r w:rsidR="008C6DCE">
        <w:rPr>
          <w:rFonts w:ascii="Cambria" w:hAnsi="Cambria"/>
          <w:sz w:val="28"/>
          <w:szCs w:val="28"/>
        </w:rPr>
        <w:t>was a</w:t>
      </w:r>
      <w:r w:rsidR="000603FE" w:rsidRPr="000603FE">
        <w:rPr>
          <w:rFonts w:ascii="Cambria" w:hAnsi="Cambria"/>
          <w:sz w:val="28"/>
          <w:szCs w:val="28"/>
        </w:rPr>
        <w:t xml:space="preserve"> joke</w:t>
      </w:r>
      <w:ins w:id="11260" w:author="Claire S" w:date="2026-05-18T16:18:00Z" w16du:dateUtc="2026-05-18T15:18:00Z">
        <w:r w:rsidR="00637C7E">
          <w:rPr>
            <w:rFonts w:ascii="Cambria" w:hAnsi="Cambria"/>
            <w:sz w:val="28"/>
            <w:szCs w:val="28"/>
          </w:rPr>
          <w:t>.</w:t>
        </w:r>
      </w:ins>
      <w:del w:id="11261" w:author="Claire S" w:date="2026-05-18T16:18:00Z" w16du:dateUtc="2026-05-18T15:18:00Z">
        <w:r w:rsidR="00605EC3" w:rsidDel="00637C7E">
          <w:rPr>
            <w:rFonts w:ascii="Cambria" w:hAnsi="Cambria"/>
            <w:sz w:val="28"/>
            <w:szCs w:val="28"/>
          </w:rPr>
          <w:delText xml:space="preserve"> </w:delText>
        </w:r>
      </w:del>
      <w:del w:id="11262" w:author="Claire S" w:date="2026-05-18T16:19:00Z" w16du:dateUtc="2026-05-18T15:19:00Z">
        <w:r w:rsidR="008C6DCE" w:rsidDel="00637C7E">
          <w:rPr>
            <w:rFonts w:ascii="Cambria" w:hAnsi="Cambria"/>
            <w:sz w:val="28"/>
            <w:szCs w:val="28"/>
          </w:rPr>
          <w:delText>-</w:delText>
        </w:r>
      </w:del>
      <w:r w:rsidR="008344D3">
        <w:rPr>
          <w:rFonts w:ascii="Cambria" w:hAnsi="Cambria"/>
          <w:sz w:val="28"/>
          <w:szCs w:val="28"/>
        </w:rPr>
        <w:t xml:space="preserve">  </w:t>
      </w:r>
    </w:p>
    <w:p w14:paraId="19A70777" w14:textId="03D46526" w:rsidR="00D239E3" w:rsidDel="009A0E58" w:rsidRDefault="00A70C84" w:rsidP="00EA6E27">
      <w:pPr>
        <w:spacing w:line="360" w:lineRule="auto"/>
        <w:ind w:firstLine="720"/>
        <w:contextualSpacing/>
        <w:rPr>
          <w:del w:id="11263" w:author="Claire S" w:date="2026-06-04T10:58:00Z" w16du:dateUtc="2026-06-04T09:58:00Z"/>
          <w:rFonts w:ascii="Cambria" w:hAnsi="Cambria"/>
          <w:sz w:val="28"/>
          <w:szCs w:val="28"/>
        </w:rPr>
      </w:pPr>
      <w:ins w:id="11264" w:author="Claire S" w:date="2026-06-04T10:57:00Z" w16du:dateUtc="2026-06-04T09:57:00Z">
        <w:r>
          <w:rPr>
            <w:rFonts w:ascii="Cambria" w:hAnsi="Cambria"/>
            <w:sz w:val="28"/>
            <w:szCs w:val="28"/>
          </w:rPr>
          <w:t xml:space="preserve">She checked her message to </w:t>
        </w:r>
      </w:ins>
      <w:ins w:id="11265" w:author="Claire S" w:date="2026-05-21T17:41:00Z" w16du:dateUtc="2026-05-21T16:41:00Z">
        <w:r w:rsidR="006C6CE4">
          <w:rPr>
            <w:rFonts w:ascii="Cambria" w:hAnsi="Cambria"/>
            <w:sz w:val="28"/>
            <w:szCs w:val="28"/>
          </w:rPr>
          <w:t>Violet</w:t>
        </w:r>
      </w:ins>
      <w:ins w:id="11266" w:author="Claire S" w:date="2026-06-04T10:57:00Z" w16du:dateUtc="2026-06-04T09:57:00Z">
        <w:r>
          <w:rPr>
            <w:rFonts w:ascii="Cambria" w:hAnsi="Cambria"/>
            <w:sz w:val="28"/>
            <w:szCs w:val="28"/>
          </w:rPr>
          <w:t xml:space="preserve"> – still not </w:t>
        </w:r>
        <w:r w:rsidR="009A0E58">
          <w:rPr>
            <w:rFonts w:ascii="Cambria" w:hAnsi="Cambria"/>
            <w:sz w:val="28"/>
            <w:szCs w:val="28"/>
          </w:rPr>
          <w:t>opened</w:t>
        </w:r>
      </w:ins>
      <w:ins w:id="11267" w:author="Claire S" w:date="2026-05-21T17:41:00Z" w16du:dateUtc="2026-05-21T16:41:00Z">
        <w:r w:rsidR="006C6CE4">
          <w:rPr>
            <w:rFonts w:ascii="Cambria" w:hAnsi="Cambria"/>
            <w:sz w:val="28"/>
            <w:szCs w:val="28"/>
          </w:rPr>
          <w:t>.</w:t>
        </w:r>
      </w:ins>
      <w:ins w:id="11268" w:author="Claire S" w:date="2026-06-04T10:57:00Z" w16du:dateUtc="2026-06-04T09:57:00Z">
        <w:r>
          <w:rPr>
            <w:rFonts w:ascii="Cambria" w:hAnsi="Cambria"/>
            <w:sz w:val="28"/>
            <w:szCs w:val="28"/>
          </w:rPr>
          <w:t xml:space="preserve">  She tried the number</w:t>
        </w:r>
      </w:ins>
      <w:ins w:id="11269" w:author="Claire S" w:date="2026-06-04T14:12:00Z" w16du:dateUtc="2026-06-04T13:12:00Z">
        <w:r w:rsidR="006876F1">
          <w:rPr>
            <w:rFonts w:ascii="Cambria" w:hAnsi="Cambria"/>
            <w:sz w:val="28"/>
            <w:szCs w:val="28"/>
          </w:rPr>
          <w:t>,</w:t>
        </w:r>
      </w:ins>
      <w:ins w:id="11270" w:author="Claire S" w:date="2026-06-04T10:57:00Z" w16du:dateUtc="2026-06-04T09:57:00Z">
        <w:r>
          <w:rPr>
            <w:rFonts w:ascii="Cambria" w:hAnsi="Cambria"/>
            <w:sz w:val="28"/>
            <w:szCs w:val="28"/>
          </w:rPr>
          <w:t xml:space="preserve"> but it didn’t even connect.</w:t>
        </w:r>
      </w:ins>
      <w:ins w:id="11271" w:author="Claire S" w:date="2026-06-04T10:58:00Z" w16du:dateUtc="2026-06-04T09:58:00Z">
        <w:r w:rsidR="009A0E58">
          <w:rPr>
            <w:rFonts w:ascii="Cambria" w:hAnsi="Cambria"/>
            <w:sz w:val="28"/>
            <w:szCs w:val="28"/>
          </w:rPr>
          <w:t xml:space="preserve"> </w:t>
        </w:r>
      </w:ins>
    </w:p>
    <w:p w14:paraId="707D55F1" w14:textId="332C0D33" w:rsidR="00DA0EFE" w:rsidDel="00FD6066" w:rsidRDefault="006C6CE4">
      <w:pPr>
        <w:spacing w:line="360" w:lineRule="auto"/>
        <w:contextualSpacing/>
        <w:rPr>
          <w:del w:id="11272" w:author="Claire S" w:date="2026-05-21T17:43:00Z" w16du:dateUtc="2026-05-21T16:43:00Z"/>
          <w:moveFrom w:id="11273" w:author="Claire S" w:date="2026-05-18T16:19:00Z" w16du:dateUtc="2026-05-18T15:19:00Z"/>
          <w:rFonts w:ascii="Cambria" w:hAnsi="Cambria"/>
          <w:sz w:val="28"/>
          <w:szCs w:val="28"/>
        </w:rPr>
      </w:pPr>
      <w:ins w:id="11274" w:author="Claire S" w:date="2026-05-21T17:41:00Z" w16du:dateUtc="2026-05-21T16:41:00Z">
        <w:r>
          <w:rPr>
            <w:rFonts w:ascii="Cambria" w:hAnsi="Cambria"/>
            <w:sz w:val="28"/>
            <w:szCs w:val="28"/>
          </w:rPr>
          <w:t>Hanging up</w:t>
        </w:r>
      </w:ins>
      <w:ins w:id="11275" w:author="Claire S" w:date="2026-05-21T17:43:00Z" w16du:dateUtc="2026-05-21T16:43:00Z">
        <w:r w:rsidR="00FD6066">
          <w:rPr>
            <w:rFonts w:ascii="Cambria" w:hAnsi="Cambria"/>
            <w:sz w:val="28"/>
            <w:szCs w:val="28"/>
          </w:rPr>
          <w:t xml:space="preserve"> in frustration,</w:t>
        </w:r>
      </w:ins>
      <w:ins w:id="11276" w:author="Claire S" w:date="2026-05-21T17:42:00Z" w16du:dateUtc="2026-05-21T16:42:00Z">
        <w:r>
          <w:rPr>
            <w:rFonts w:ascii="Cambria" w:hAnsi="Cambria"/>
            <w:sz w:val="28"/>
            <w:szCs w:val="28"/>
          </w:rPr>
          <w:t xml:space="preserve"> Savannah </w:t>
        </w:r>
      </w:ins>
      <w:moveFromRangeStart w:id="11277" w:author="Claire S" w:date="2026-05-18T16:19:00Z" w:name="move230013563"/>
      <w:moveFrom w:id="11278" w:author="Claire S" w:date="2026-05-18T16:19:00Z" w16du:dateUtc="2026-05-18T15:19:00Z">
        <w:del w:id="11279" w:author="Claire S" w:date="2026-05-21T17:43:00Z" w16du:dateUtc="2026-05-21T16:43:00Z">
          <w:r w:rsidR="008C6DCE" w:rsidDel="00FD6066">
            <w:rPr>
              <w:rFonts w:ascii="Cambria" w:hAnsi="Cambria"/>
              <w:sz w:val="28"/>
              <w:szCs w:val="28"/>
            </w:rPr>
            <w:delText>a</w:delText>
          </w:r>
          <w:r w:rsidR="00605EC3" w:rsidDel="00FD6066">
            <w:rPr>
              <w:rFonts w:ascii="Cambria" w:hAnsi="Cambria"/>
              <w:sz w:val="28"/>
              <w:szCs w:val="28"/>
            </w:rPr>
            <w:delText xml:space="preserve">nd of course, </w:delText>
          </w:r>
          <w:r w:rsidR="0032489E" w:rsidDel="00FD6066">
            <w:rPr>
              <w:rFonts w:ascii="Cambria" w:hAnsi="Cambria"/>
              <w:sz w:val="28"/>
              <w:szCs w:val="28"/>
            </w:rPr>
            <w:delText>as</w:delText>
          </w:r>
          <w:r w:rsidR="00C37CC3" w:rsidDel="00FD6066">
            <w:rPr>
              <w:rFonts w:ascii="Cambria" w:hAnsi="Cambria"/>
              <w:sz w:val="28"/>
              <w:szCs w:val="28"/>
            </w:rPr>
            <w:delText xml:space="preserve"> both</w:delText>
          </w:r>
          <w:r w:rsidR="0032489E" w:rsidDel="00FD6066">
            <w:rPr>
              <w:rFonts w:ascii="Cambria" w:hAnsi="Cambria"/>
              <w:sz w:val="28"/>
              <w:szCs w:val="28"/>
            </w:rPr>
            <w:delText xml:space="preserve"> her mum </w:delText>
          </w:r>
          <w:r w:rsidR="00C37CC3" w:rsidDel="00FD6066">
            <w:rPr>
              <w:rFonts w:ascii="Cambria" w:hAnsi="Cambria"/>
              <w:sz w:val="28"/>
              <w:szCs w:val="28"/>
            </w:rPr>
            <w:delText>and her</w:delText>
          </w:r>
          <w:r w:rsidR="0032489E" w:rsidDel="00FD6066">
            <w:rPr>
              <w:rFonts w:ascii="Cambria" w:hAnsi="Cambria"/>
              <w:sz w:val="28"/>
              <w:szCs w:val="28"/>
            </w:rPr>
            <w:delText xml:space="preserve"> schoolmates at Roedean had taught her, </w:delText>
          </w:r>
          <w:r w:rsidR="00605EC3" w:rsidDel="00FD6066">
            <w:rPr>
              <w:rFonts w:ascii="Cambria" w:hAnsi="Cambria"/>
              <w:sz w:val="28"/>
              <w:szCs w:val="28"/>
            </w:rPr>
            <w:delText>t</w:delText>
          </w:r>
          <w:r w:rsidR="008344D3" w:rsidDel="00FD6066">
            <w:rPr>
              <w:rFonts w:ascii="Cambria" w:hAnsi="Cambria"/>
              <w:sz w:val="28"/>
              <w:szCs w:val="28"/>
            </w:rPr>
            <w:delText xml:space="preserve">he only way to get over a man </w:delText>
          </w:r>
          <w:r w:rsidR="006939A4" w:rsidDel="00FD6066">
            <w:rPr>
              <w:rFonts w:ascii="Cambria" w:hAnsi="Cambria"/>
              <w:sz w:val="28"/>
              <w:szCs w:val="28"/>
            </w:rPr>
            <w:delText>wa</w:delText>
          </w:r>
          <w:r w:rsidR="008344D3" w:rsidDel="00FD6066">
            <w:rPr>
              <w:rFonts w:ascii="Cambria" w:hAnsi="Cambria"/>
              <w:sz w:val="28"/>
              <w:szCs w:val="28"/>
            </w:rPr>
            <w:delText>s to get under one</w:delText>
          </w:r>
          <w:r w:rsidR="008C6DCE" w:rsidDel="00FD6066">
            <w:rPr>
              <w:rFonts w:ascii="Cambria" w:hAnsi="Cambria"/>
              <w:sz w:val="28"/>
              <w:szCs w:val="28"/>
            </w:rPr>
            <w:delText xml:space="preserve">!  </w:delText>
          </w:r>
        </w:del>
      </w:moveFrom>
    </w:p>
    <w:moveFromRangeEnd w:id="11277"/>
    <w:p w14:paraId="67C13D87" w14:textId="10B14437" w:rsidR="00DE3A58" w:rsidRDefault="00880E38" w:rsidP="009A0E58">
      <w:pPr>
        <w:spacing w:line="360" w:lineRule="auto"/>
        <w:ind w:firstLine="720"/>
        <w:contextualSpacing/>
        <w:rPr>
          <w:rFonts w:ascii="Cambria" w:hAnsi="Cambria"/>
          <w:sz w:val="28"/>
          <w:szCs w:val="28"/>
        </w:rPr>
      </w:pPr>
      <w:del w:id="11280" w:author="Claire S" w:date="2026-05-21T17:42:00Z" w16du:dateUtc="2026-05-21T16:42:00Z">
        <w:r w:rsidDel="006C6CE4">
          <w:rPr>
            <w:rFonts w:ascii="Cambria" w:hAnsi="Cambria"/>
            <w:sz w:val="28"/>
            <w:szCs w:val="28"/>
          </w:rPr>
          <w:delText>A</w:delText>
        </w:r>
      </w:del>
      <w:del w:id="11281" w:author="Claire S" w:date="2026-05-21T17:43:00Z" w16du:dateUtc="2026-05-21T16:43:00Z">
        <w:r w:rsidR="008344D3" w:rsidDel="00FD6066">
          <w:rPr>
            <w:rFonts w:ascii="Cambria" w:hAnsi="Cambria"/>
            <w:sz w:val="28"/>
            <w:szCs w:val="28"/>
          </w:rPr>
          <w:delText>llow</w:delText>
        </w:r>
      </w:del>
      <w:del w:id="11282" w:author="Claire S" w:date="2026-05-21T17:42:00Z" w16du:dateUtc="2026-05-21T16:42:00Z">
        <w:r w:rsidDel="006C6CE4">
          <w:rPr>
            <w:rFonts w:ascii="Cambria" w:hAnsi="Cambria"/>
            <w:sz w:val="28"/>
            <w:szCs w:val="28"/>
          </w:rPr>
          <w:delText>ing</w:delText>
        </w:r>
      </w:del>
      <w:del w:id="11283" w:author="Claire S" w:date="2026-05-21T17:43:00Z" w16du:dateUtc="2026-05-21T16:43:00Z">
        <w:r w:rsidR="008344D3" w:rsidDel="00FD6066">
          <w:rPr>
            <w:rFonts w:ascii="Cambria" w:hAnsi="Cambria"/>
            <w:sz w:val="28"/>
            <w:szCs w:val="28"/>
          </w:rPr>
          <w:delText xml:space="preserve"> herself a small </w:delText>
        </w:r>
        <w:r w:rsidDel="00FD6066">
          <w:rPr>
            <w:rFonts w:ascii="Cambria" w:hAnsi="Cambria"/>
            <w:sz w:val="28"/>
            <w:szCs w:val="28"/>
          </w:rPr>
          <w:delText xml:space="preserve">sad </w:delText>
        </w:r>
        <w:r w:rsidR="008344D3" w:rsidDel="00FD6066">
          <w:rPr>
            <w:rFonts w:ascii="Cambria" w:hAnsi="Cambria"/>
            <w:sz w:val="28"/>
            <w:szCs w:val="28"/>
          </w:rPr>
          <w:delText>smile</w:delText>
        </w:r>
      </w:del>
      <w:del w:id="11284" w:author="Claire S" w:date="2026-05-21T17:42:00Z" w16du:dateUtc="2026-05-21T16:42:00Z">
        <w:r w:rsidDel="006C6CE4">
          <w:rPr>
            <w:rFonts w:ascii="Cambria" w:hAnsi="Cambria"/>
            <w:sz w:val="28"/>
            <w:szCs w:val="28"/>
          </w:rPr>
          <w:delText>, Savannah</w:delText>
        </w:r>
        <w:r w:rsidR="008344D3" w:rsidDel="006C6CE4">
          <w:rPr>
            <w:rFonts w:ascii="Cambria" w:hAnsi="Cambria"/>
            <w:sz w:val="28"/>
            <w:szCs w:val="28"/>
          </w:rPr>
          <w:delText xml:space="preserve"> t</w:delText>
        </w:r>
      </w:del>
      <w:ins w:id="11285" w:author="Claire S" w:date="2026-05-21T17:42:00Z" w16du:dateUtc="2026-05-21T16:42:00Z">
        <w:r w:rsidR="006C6CE4">
          <w:rPr>
            <w:rFonts w:ascii="Cambria" w:hAnsi="Cambria"/>
            <w:sz w:val="28"/>
            <w:szCs w:val="28"/>
          </w:rPr>
          <w:t>t</w:t>
        </w:r>
      </w:ins>
      <w:r w:rsidR="008344D3">
        <w:rPr>
          <w:rFonts w:ascii="Cambria" w:hAnsi="Cambria"/>
          <w:sz w:val="28"/>
          <w:szCs w:val="28"/>
        </w:rPr>
        <w:t>uck</w:t>
      </w:r>
      <w:del w:id="11286" w:author="Claire S" w:date="2026-05-21T17:42:00Z" w16du:dateUtc="2026-05-21T16:42:00Z">
        <w:r w:rsidR="008344D3" w:rsidDel="006C6CE4">
          <w:rPr>
            <w:rFonts w:ascii="Cambria" w:hAnsi="Cambria"/>
            <w:sz w:val="28"/>
            <w:szCs w:val="28"/>
          </w:rPr>
          <w:delText>ed</w:delText>
        </w:r>
      </w:del>
      <w:ins w:id="11287" w:author="Claire S" w:date="2026-05-21T17:43:00Z" w16du:dateUtc="2026-05-21T16:43:00Z">
        <w:r w:rsidR="00FD6066">
          <w:rPr>
            <w:rFonts w:ascii="Cambria" w:hAnsi="Cambria"/>
            <w:sz w:val="28"/>
            <w:szCs w:val="28"/>
          </w:rPr>
          <w:t xml:space="preserve">ed little </w:t>
        </w:r>
      </w:ins>
      <w:del w:id="11288" w:author="Claire S" w:date="2026-05-21T17:43:00Z" w16du:dateUtc="2026-05-21T16:43:00Z">
        <w:r w:rsidR="008344D3" w:rsidDel="00FD6066">
          <w:rPr>
            <w:rFonts w:ascii="Cambria" w:hAnsi="Cambria"/>
            <w:sz w:val="28"/>
            <w:szCs w:val="28"/>
          </w:rPr>
          <w:delText xml:space="preserve"> </w:delText>
        </w:r>
      </w:del>
      <w:r w:rsidR="008344D3">
        <w:rPr>
          <w:rFonts w:ascii="Cambria" w:hAnsi="Cambria"/>
          <w:sz w:val="28"/>
          <w:szCs w:val="28"/>
        </w:rPr>
        <w:t>Kylie under her arm</w:t>
      </w:r>
      <w:ins w:id="11289" w:author="Claire S" w:date="2026-05-21T17:42:00Z" w16du:dateUtc="2026-05-21T16:42:00Z">
        <w:r w:rsidR="006C6CE4">
          <w:rPr>
            <w:rFonts w:ascii="Cambria" w:hAnsi="Cambria"/>
            <w:sz w:val="28"/>
            <w:szCs w:val="28"/>
          </w:rPr>
          <w:t xml:space="preserve"> and </w:t>
        </w:r>
      </w:ins>
      <w:ins w:id="11290" w:author="Claire S" w:date="2026-05-21T17:43:00Z" w16du:dateUtc="2026-05-21T16:43:00Z">
        <w:r w:rsidR="00FD6066">
          <w:rPr>
            <w:rFonts w:ascii="Cambria" w:hAnsi="Cambria"/>
            <w:sz w:val="28"/>
            <w:szCs w:val="28"/>
          </w:rPr>
          <w:t>went upsta</w:t>
        </w:r>
      </w:ins>
      <w:ins w:id="11291" w:author="Claire S" w:date="2026-05-21T17:44:00Z" w16du:dateUtc="2026-05-21T16:44:00Z">
        <w:r w:rsidR="00FD6066">
          <w:rPr>
            <w:rFonts w:ascii="Cambria" w:hAnsi="Cambria"/>
            <w:sz w:val="28"/>
            <w:szCs w:val="28"/>
          </w:rPr>
          <w:t>irs</w:t>
        </w:r>
      </w:ins>
      <w:ins w:id="11292" w:author="Daisy Watt" w:date="2026-06-22T14:05:00Z" w16du:dateUtc="2026-06-22T12:05:00Z">
        <w:r w:rsidR="008C6DCE" w:rsidDel="006C6CE4">
          <w:rPr>
            <w:rFonts w:ascii="Cambria" w:hAnsi="Cambria"/>
            <w:sz w:val="28"/>
            <w:szCs w:val="28"/>
          </w:rPr>
          <w:t xml:space="preserve"> </w:t>
        </w:r>
        <w:r w:rsidR="00DF565F">
          <w:rPr>
            <w:rFonts w:ascii="Cambria" w:hAnsi="Cambria"/>
            <w:sz w:val="28"/>
            <w:szCs w:val="28"/>
          </w:rPr>
          <w:t xml:space="preserve">for a </w:t>
        </w:r>
        <w:r w:rsidR="00EB2B3D">
          <w:rPr>
            <w:rFonts w:ascii="Cambria" w:hAnsi="Cambria"/>
            <w:sz w:val="28"/>
            <w:szCs w:val="28"/>
          </w:rPr>
          <w:t>bubble bath</w:t>
        </w:r>
      </w:ins>
      <w:del w:id="11293" w:author="Claire S" w:date="2026-05-21T17:42:00Z" w16du:dateUtc="2026-05-21T16:42:00Z">
        <w:r w:rsidR="008C6DCE" w:rsidDel="006C6CE4">
          <w:rPr>
            <w:rFonts w:ascii="Cambria" w:hAnsi="Cambria"/>
            <w:sz w:val="28"/>
            <w:szCs w:val="28"/>
          </w:rPr>
          <w:delText xml:space="preserve"> and went upstairs </w:delText>
        </w:r>
        <w:r w:rsidR="00D96EAA" w:rsidDel="006C6CE4">
          <w:rPr>
            <w:rFonts w:ascii="Cambria" w:hAnsi="Cambria"/>
            <w:sz w:val="28"/>
            <w:szCs w:val="28"/>
          </w:rPr>
          <w:delText>to</w:delText>
        </w:r>
        <w:r w:rsidR="008344D3" w:rsidDel="006C6CE4">
          <w:rPr>
            <w:rFonts w:ascii="Cambria" w:hAnsi="Cambria"/>
            <w:sz w:val="28"/>
            <w:szCs w:val="28"/>
          </w:rPr>
          <w:delText xml:space="preserve"> </w:delText>
        </w:r>
      </w:del>
      <w:del w:id="11294" w:author="Claire S" w:date="2026-05-18T16:20:00Z" w16du:dateUtc="2026-05-18T15:20:00Z">
        <w:r w:rsidR="008344D3" w:rsidDel="005652D6">
          <w:rPr>
            <w:rFonts w:ascii="Cambria" w:hAnsi="Cambria"/>
            <w:sz w:val="28"/>
            <w:szCs w:val="28"/>
          </w:rPr>
          <w:delText>prepare for Jackson’s entrance</w:delText>
        </w:r>
        <w:r w:rsidR="00D4094A" w:rsidDel="005652D6">
          <w:rPr>
            <w:rFonts w:ascii="Cambria" w:hAnsi="Cambria"/>
            <w:sz w:val="28"/>
            <w:szCs w:val="28"/>
          </w:rPr>
          <w:delText xml:space="preserve">, </w:delText>
        </w:r>
        <w:r w:rsidR="008344D3" w:rsidDel="005652D6">
          <w:rPr>
            <w:rFonts w:ascii="Cambria" w:hAnsi="Cambria"/>
            <w:sz w:val="28"/>
            <w:szCs w:val="28"/>
          </w:rPr>
          <w:delText>in more ways than one</w:delText>
        </w:r>
        <w:r w:rsidR="00D4094A" w:rsidDel="005652D6">
          <w:rPr>
            <w:rFonts w:ascii="Cambria" w:hAnsi="Cambria"/>
            <w:sz w:val="28"/>
            <w:szCs w:val="28"/>
          </w:rPr>
          <w:delText>, hopefully</w:delText>
        </w:r>
      </w:del>
      <w:ins w:id="11295" w:author="Claire S" w:date="2026-05-18T16:20:00Z" w16du:dateUtc="2026-05-18T15:20:00Z">
        <w:r w:rsidR="005652D6">
          <w:rPr>
            <w:rFonts w:ascii="Cambria" w:hAnsi="Cambria"/>
            <w:sz w:val="28"/>
            <w:szCs w:val="28"/>
          </w:rPr>
          <w:t>.</w:t>
        </w:r>
      </w:ins>
      <w:ins w:id="11296" w:author="Claire S" w:date="2026-05-20T11:09:00Z" w16du:dateUtc="2026-05-20T10:09:00Z">
        <w:r w:rsidR="00121B55" w:rsidRPr="00121B55">
          <w:rPr>
            <w:rFonts w:ascii="Cambria" w:hAnsi="Cambria"/>
            <w:sz w:val="28"/>
            <w:szCs w:val="28"/>
          </w:rPr>
          <w:t xml:space="preserve"> </w:t>
        </w:r>
        <w:r w:rsidR="00121B55">
          <w:rPr>
            <w:rFonts w:ascii="Cambria" w:hAnsi="Cambria"/>
            <w:sz w:val="28"/>
            <w:szCs w:val="28"/>
          </w:rPr>
          <w:t xml:space="preserve">It might only be a matter of time before the police </w:t>
        </w:r>
      </w:ins>
      <w:ins w:id="11297" w:author="Claire S" w:date="2026-06-08T16:04:00Z" w16du:dateUtc="2026-06-08T15:04:00Z">
        <w:r w:rsidR="00A279C3">
          <w:rPr>
            <w:rFonts w:ascii="Cambria" w:hAnsi="Cambria"/>
            <w:sz w:val="28"/>
            <w:szCs w:val="28"/>
          </w:rPr>
          <w:t>returned</w:t>
        </w:r>
      </w:ins>
      <w:ins w:id="11298" w:author="Claire S" w:date="2026-05-20T11:09:00Z" w16du:dateUtc="2026-05-20T10:09:00Z">
        <w:r w:rsidR="00121B55">
          <w:rPr>
            <w:rFonts w:ascii="Cambria" w:hAnsi="Cambria"/>
            <w:sz w:val="28"/>
            <w:szCs w:val="28"/>
          </w:rPr>
          <w:t xml:space="preserve"> to read Savannah her rights, so she </w:t>
        </w:r>
      </w:ins>
      <w:ins w:id="11299" w:author="Claire S" w:date="2026-07-27T12:32:00Z" w16du:dateUtc="2026-07-27T11:32:00Z">
        <w:r w:rsidR="000621B3">
          <w:rPr>
            <w:rFonts w:ascii="Cambria" w:hAnsi="Cambria"/>
            <w:sz w:val="28"/>
            <w:szCs w:val="28"/>
          </w:rPr>
          <w:t>better</w:t>
        </w:r>
      </w:ins>
      <w:ins w:id="11300" w:author="Claire S" w:date="2026-05-20T11:09:00Z" w16du:dateUtc="2026-05-20T10:09:00Z">
        <w:r w:rsidR="00121B55">
          <w:rPr>
            <w:rFonts w:ascii="Cambria" w:hAnsi="Cambria"/>
            <w:sz w:val="28"/>
            <w:szCs w:val="28"/>
          </w:rPr>
          <w:t xml:space="preserve"> enjoy </w:t>
        </w:r>
      </w:ins>
      <w:ins w:id="11301" w:author="Claire S" w:date="2026-06-04T14:12:00Z" w16du:dateUtc="2026-06-04T13:12:00Z">
        <w:r w:rsidR="006876F1">
          <w:rPr>
            <w:rFonts w:ascii="Cambria" w:hAnsi="Cambria"/>
            <w:sz w:val="28"/>
            <w:szCs w:val="28"/>
          </w:rPr>
          <w:t>her</w:t>
        </w:r>
      </w:ins>
      <w:ins w:id="11302" w:author="Claire S" w:date="2026-05-21T17:44:00Z" w16du:dateUtc="2026-05-21T16:44:00Z">
        <w:r w:rsidR="00FD6066">
          <w:rPr>
            <w:rFonts w:ascii="Cambria" w:hAnsi="Cambria"/>
            <w:sz w:val="28"/>
            <w:szCs w:val="28"/>
          </w:rPr>
          <w:t xml:space="preserve"> freedom and</w:t>
        </w:r>
      </w:ins>
      <w:ins w:id="11303" w:author="Claire S" w:date="2026-05-20T11:09:00Z" w16du:dateUtc="2026-05-20T10:09:00Z">
        <w:r w:rsidR="00121B55">
          <w:rPr>
            <w:rFonts w:ascii="Cambria" w:hAnsi="Cambria"/>
            <w:sz w:val="28"/>
            <w:szCs w:val="28"/>
          </w:rPr>
          <w:t xml:space="preserve"> </w:t>
        </w:r>
      </w:ins>
      <w:ins w:id="11304" w:author="Claire S" w:date="2026-06-04T14:12:00Z" w16du:dateUtc="2026-06-04T13:12:00Z">
        <w:r w:rsidR="006876F1">
          <w:rPr>
            <w:rFonts w:ascii="Cambria" w:hAnsi="Cambria"/>
            <w:sz w:val="28"/>
            <w:szCs w:val="28"/>
          </w:rPr>
          <w:t>privilege</w:t>
        </w:r>
      </w:ins>
      <w:ins w:id="11305" w:author="Claire S" w:date="2026-05-20T11:09:00Z" w16du:dateUtc="2026-05-20T10:09:00Z">
        <w:r w:rsidR="00121B55">
          <w:rPr>
            <w:rFonts w:ascii="Cambria" w:hAnsi="Cambria"/>
            <w:sz w:val="28"/>
            <w:szCs w:val="28"/>
          </w:rPr>
          <w:t xml:space="preserve"> now</w:t>
        </w:r>
      </w:ins>
      <w:ins w:id="11306" w:author="Claire S" w:date="2026-05-21T17:44:00Z" w16du:dateUtc="2026-05-21T16:44:00Z">
        <w:r w:rsidR="00FD6066">
          <w:rPr>
            <w:rFonts w:ascii="Cambria" w:hAnsi="Cambria"/>
            <w:sz w:val="28"/>
            <w:szCs w:val="28"/>
          </w:rPr>
          <w:t>, she thought wryly.</w:t>
        </w:r>
      </w:ins>
      <w:del w:id="11307" w:author="Claire S" w:date="2026-05-18T16:20:00Z" w16du:dateUtc="2026-05-18T15:20:00Z">
        <w:r w:rsidR="00D4094A" w:rsidDel="005652D6">
          <w:rPr>
            <w:rFonts w:ascii="Cambria" w:hAnsi="Cambria"/>
            <w:sz w:val="28"/>
            <w:szCs w:val="28"/>
          </w:rPr>
          <w:delText>.</w:delText>
        </w:r>
        <w:r w:rsidR="008344D3" w:rsidDel="005652D6">
          <w:rPr>
            <w:rFonts w:ascii="Cambria" w:hAnsi="Cambria"/>
            <w:sz w:val="28"/>
            <w:szCs w:val="28"/>
          </w:rPr>
          <w:delText xml:space="preserve"> </w:delText>
        </w:r>
        <w:r w:rsidR="00DA0EFE" w:rsidDel="005652D6">
          <w:rPr>
            <w:rFonts w:ascii="Cambria" w:hAnsi="Cambria"/>
            <w:sz w:val="28"/>
            <w:szCs w:val="28"/>
          </w:rPr>
          <w:delText xml:space="preserve"> She </w:delText>
        </w:r>
        <w:r w:rsidR="0032489E" w:rsidDel="005652D6">
          <w:rPr>
            <w:rFonts w:ascii="Cambria" w:hAnsi="Cambria"/>
            <w:sz w:val="28"/>
            <w:szCs w:val="28"/>
          </w:rPr>
          <w:delText>wasn’t ready to admit to herself that her heart wasn’t in it</w:delText>
        </w:r>
        <w:r w:rsidR="00C92825" w:rsidDel="005652D6">
          <w:rPr>
            <w:rFonts w:ascii="Cambria" w:hAnsi="Cambria"/>
            <w:sz w:val="28"/>
            <w:szCs w:val="28"/>
          </w:rPr>
          <w:delText>,</w:delText>
        </w:r>
        <w:r w:rsidR="0032489E" w:rsidDel="005652D6">
          <w:rPr>
            <w:rFonts w:ascii="Cambria" w:hAnsi="Cambria"/>
            <w:sz w:val="28"/>
            <w:szCs w:val="28"/>
          </w:rPr>
          <w:delText xml:space="preserve"> any more than her body was</w:delText>
        </w:r>
        <w:r w:rsidR="00D4094A" w:rsidDel="005652D6">
          <w:rPr>
            <w:rFonts w:ascii="Cambria" w:hAnsi="Cambria"/>
            <w:sz w:val="28"/>
            <w:szCs w:val="28"/>
          </w:rPr>
          <w:delText xml:space="preserve"> really.  </w:delText>
        </w:r>
        <w:r w:rsidR="00502295" w:rsidDel="005652D6">
          <w:rPr>
            <w:rFonts w:ascii="Cambria" w:hAnsi="Cambria"/>
            <w:sz w:val="28"/>
            <w:szCs w:val="28"/>
          </w:rPr>
          <w:delText xml:space="preserve">Nor was she ready to admit </w:delText>
        </w:r>
        <w:r w:rsidR="006D613C" w:rsidDel="005652D6">
          <w:rPr>
            <w:rFonts w:ascii="Cambria" w:hAnsi="Cambria"/>
            <w:sz w:val="28"/>
            <w:szCs w:val="28"/>
          </w:rPr>
          <w:delText>that</w:delText>
        </w:r>
        <w:r w:rsidR="00D4094A" w:rsidDel="005652D6">
          <w:rPr>
            <w:rFonts w:ascii="Cambria" w:hAnsi="Cambria"/>
            <w:sz w:val="28"/>
            <w:szCs w:val="28"/>
          </w:rPr>
          <w:delText xml:space="preserve"> maybe </w:delText>
        </w:r>
        <w:r w:rsidR="006D613C" w:rsidDel="005652D6">
          <w:rPr>
            <w:rFonts w:ascii="Cambria" w:hAnsi="Cambria"/>
            <w:sz w:val="28"/>
            <w:szCs w:val="28"/>
          </w:rPr>
          <w:delText xml:space="preserve">her </w:delText>
        </w:r>
        <w:r w:rsidR="00BF39B5" w:rsidDel="005652D6">
          <w:rPr>
            <w:rFonts w:ascii="Cambria" w:hAnsi="Cambria"/>
            <w:sz w:val="28"/>
            <w:szCs w:val="28"/>
          </w:rPr>
          <w:delText xml:space="preserve">drive to see </w:delText>
        </w:r>
        <w:r w:rsidR="00502295" w:rsidDel="005652D6">
          <w:rPr>
            <w:rFonts w:ascii="Cambria" w:hAnsi="Cambria"/>
            <w:sz w:val="28"/>
            <w:szCs w:val="28"/>
          </w:rPr>
          <w:delText>the author</w:delText>
        </w:r>
        <w:r w:rsidR="00D4094A" w:rsidDel="005652D6">
          <w:rPr>
            <w:rFonts w:ascii="Cambria" w:hAnsi="Cambria"/>
            <w:sz w:val="28"/>
            <w:szCs w:val="28"/>
          </w:rPr>
          <w:delText xml:space="preserve"> was </w:delText>
        </w:r>
        <w:r w:rsidR="00BF39B5" w:rsidDel="005652D6">
          <w:rPr>
            <w:rFonts w:ascii="Cambria" w:hAnsi="Cambria"/>
            <w:sz w:val="28"/>
            <w:szCs w:val="28"/>
          </w:rPr>
          <w:delText xml:space="preserve">only </w:delText>
        </w:r>
        <w:r w:rsidR="00D4094A" w:rsidDel="005652D6">
          <w:rPr>
            <w:rFonts w:ascii="Cambria" w:hAnsi="Cambria"/>
            <w:sz w:val="28"/>
            <w:szCs w:val="28"/>
          </w:rPr>
          <w:delText xml:space="preserve">because, </w:delText>
        </w:r>
        <w:r w:rsidR="00C92825" w:rsidDel="005652D6">
          <w:rPr>
            <w:rFonts w:ascii="Cambria" w:hAnsi="Cambria"/>
            <w:sz w:val="28"/>
            <w:szCs w:val="28"/>
          </w:rPr>
          <w:delText>somewhere in the depths of her mind</w:delText>
        </w:r>
        <w:r w:rsidR="0032489E" w:rsidDel="005652D6">
          <w:rPr>
            <w:rFonts w:ascii="Cambria" w:hAnsi="Cambria"/>
            <w:sz w:val="28"/>
            <w:szCs w:val="28"/>
          </w:rPr>
          <w:delText>,</w:delText>
        </w:r>
        <w:r w:rsidR="00D96EAA" w:rsidDel="005652D6">
          <w:rPr>
            <w:rFonts w:ascii="Cambria" w:hAnsi="Cambria"/>
            <w:sz w:val="28"/>
            <w:szCs w:val="28"/>
          </w:rPr>
          <w:delText xml:space="preserve"> </w:delText>
        </w:r>
        <w:r w:rsidR="00BF39B5" w:rsidDel="005652D6">
          <w:rPr>
            <w:rFonts w:ascii="Cambria" w:hAnsi="Cambria"/>
            <w:sz w:val="28"/>
            <w:szCs w:val="28"/>
          </w:rPr>
          <w:delText xml:space="preserve">she </w:delText>
        </w:r>
        <w:r w:rsidR="006476B3" w:rsidDel="005652D6">
          <w:rPr>
            <w:rFonts w:ascii="Cambria" w:hAnsi="Cambria"/>
            <w:sz w:val="28"/>
            <w:szCs w:val="28"/>
          </w:rPr>
          <w:delText>had a fear that this might be her last shot at fun.</w:delText>
        </w:r>
      </w:del>
    </w:p>
    <w:p w14:paraId="4CB81624" w14:textId="562E9DED" w:rsidR="00121B55" w:rsidRDefault="00DE3A58" w:rsidP="00121B55">
      <w:pPr>
        <w:spacing w:line="360" w:lineRule="auto"/>
        <w:ind w:firstLine="720"/>
        <w:contextualSpacing/>
        <w:rPr>
          <w:ins w:id="11308" w:author="Claire S" w:date="2026-05-20T11:08:00Z" w16du:dateUtc="2026-05-20T10:08:00Z"/>
          <w:del w:id="11309" w:author="Daisy Watt" w:date="2026-06-22T14:06:00Z" w16du:dateUtc="2026-06-22T12:06:00Z"/>
          <w:rFonts w:ascii="Cambria" w:hAnsi="Cambria"/>
          <w:sz w:val="28"/>
          <w:szCs w:val="28"/>
        </w:rPr>
      </w:pPr>
      <w:del w:id="11310" w:author="Claire S" w:date="2026-05-20T11:08:00Z" w16du:dateUtc="2026-05-20T10:08:00Z">
        <w:r w:rsidDel="00121B55">
          <w:rPr>
            <w:rFonts w:ascii="Cambria" w:hAnsi="Cambria"/>
            <w:sz w:val="28"/>
            <w:szCs w:val="28"/>
          </w:rPr>
          <w:delText>It might only be a matter of time before</w:delText>
        </w:r>
        <w:r w:rsidR="00546899" w:rsidDel="00121B55">
          <w:rPr>
            <w:rFonts w:ascii="Cambria" w:hAnsi="Cambria"/>
            <w:sz w:val="28"/>
            <w:szCs w:val="28"/>
          </w:rPr>
          <w:delText xml:space="preserve"> the </w:delText>
        </w:r>
      </w:del>
      <w:del w:id="11311" w:author="Claire S" w:date="2026-05-18T17:20:00Z" w16du:dateUtc="2026-05-18T16:20:00Z">
        <w:r w:rsidR="00546899" w:rsidDel="00671B57">
          <w:rPr>
            <w:rFonts w:ascii="Cambria" w:hAnsi="Cambria"/>
            <w:sz w:val="28"/>
            <w:szCs w:val="28"/>
          </w:rPr>
          <w:delText xml:space="preserve">police </w:delText>
        </w:r>
      </w:del>
      <w:del w:id="11312" w:author="Claire S" w:date="2026-05-20T11:08:00Z" w16du:dateUtc="2026-05-20T10:08:00Z">
        <w:r w:rsidR="00D4094A" w:rsidDel="00121B55">
          <w:rPr>
            <w:rFonts w:ascii="Cambria" w:hAnsi="Cambria"/>
            <w:sz w:val="28"/>
            <w:szCs w:val="28"/>
          </w:rPr>
          <w:delText>came back</w:delText>
        </w:r>
        <w:r w:rsidR="00502295" w:rsidDel="00121B55">
          <w:rPr>
            <w:rFonts w:ascii="Cambria" w:hAnsi="Cambria"/>
            <w:sz w:val="28"/>
            <w:szCs w:val="28"/>
          </w:rPr>
          <w:delText xml:space="preserve"> to read Savannah her rights</w:delText>
        </w:r>
        <w:r w:rsidR="00546899" w:rsidDel="00121B55">
          <w:rPr>
            <w:rFonts w:ascii="Cambria" w:hAnsi="Cambria"/>
            <w:sz w:val="28"/>
            <w:szCs w:val="28"/>
          </w:rPr>
          <w:delText>.</w:delText>
        </w:r>
      </w:del>
      <w:ins w:id="11313" w:author="Claire S" w:date="2026-05-20T11:07:00Z" w16du:dateUtc="2026-05-20T10:07:00Z">
        <w:r w:rsidR="00DD0388">
          <w:rPr>
            <w:rFonts w:ascii="Cambria" w:hAnsi="Cambria"/>
            <w:sz w:val="28"/>
            <w:szCs w:val="28"/>
          </w:rPr>
          <w:t>But</w:t>
        </w:r>
      </w:ins>
      <w:ins w:id="11314" w:author="Claire S" w:date="2026-06-08T16:05:00Z" w16du:dateUtc="2026-06-08T15:05:00Z">
        <w:r w:rsidR="00A279C3">
          <w:rPr>
            <w:rFonts w:ascii="Cambria" w:hAnsi="Cambria"/>
            <w:sz w:val="28"/>
            <w:szCs w:val="28"/>
          </w:rPr>
          <w:t>,</w:t>
        </w:r>
      </w:ins>
      <w:ins w:id="11315" w:author="Claire S" w:date="2026-06-04T14:12:00Z" w16du:dateUtc="2026-06-04T13:12:00Z">
        <w:r w:rsidR="006876F1">
          <w:rPr>
            <w:rFonts w:ascii="Cambria" w:hAnsi="Cambria"/>
            <w:sz w:val="28"/>
            <w:szCs w:val="28"/>
          </w:rPr>
          <w:t xml:space="preserve"> </w:t>
        </w:r>
        <w:del w:id="11316" w:author="Daisy Watt" w:date="2026-06-22T14:05:00Z" w16du:dateUtc="2026-06-22T12:05:00Z">
          <w:r w:rsidR="006876F1">
            <w:rPr>
              <w:rFonts w:ascii="Cambria" w:hAnsi="Cambria"/>
              <w:sz w:val="28"/>
              <w:szCs w:val="28"/>
            </w:rPr>
            <w:delText>running</w:delText>
          </w:r>
        </w:del>
      </w:ins>
      <w:ins w:id="11317" w:author="Daisy Watt" w:date="2026-06-22T14:05:00Z" w16du:dateUtc="2026-06-22T12:05:00Z">
        <w:r w:rsidR="00EB2B3D">
          <w:rPr>
            <w:rFonts w:ascii="Cambria" w:hAnsi="Cambria"/>
            <w:sz w:val="28"/>
            <w:szCs w:val="28"/>
          </w:rPr>
          <w:t>as she ran</w:t>
        </w:r>
      </w:ins>
      <w:ins w:id="11318" w:author="Claire S" w:date="2026-06-04T14:12:00Z" w16du:dateUtc="2026-06-04T13:12:00Z">
        <w:r w:rsidR="006876F1">
          <w:rPr>
            <w:rFonts w:ascii="Cambria" w:hAnsi="Cambria"/>
            <w:sz w:val="28"/>
            <w:szCs w:val="28"/>
          </w:rPr>
          <w:t xml:space="preserve"> </w:t>
        </w:r>
      </w:ins>
      <w:ins w:id="11319" w:author="Claire S" w:date="2026-05-20T11:07:00Z" w16du:dateUtc="2026-05-20T10:07:00Z">
        <w:r w:rsidR="00DD0388">
          <w:rPr>
            <w:rFonts w:ascii="Cambria" w:hAnsi="Cambria"/>
            <w:sz w:val="28"/>
            <w:szCs w:val="28"/>
          </w:rPr>
          <w:t xml:space="preserve">the </w:t>
        </w:r>
      </w:ins>
      <w:ins w:id="11320" w:author="Claire S" w:date="2026-05-21T17:44:00Z" w16du:dateUtc="2026-05-21T16:44:00Z">
        <w:del w:id="11321" w:author="Daisy Watt" w:date="2026-06-22T14:05:00Z" w16du:dateUtc="2026-06-22T12:05:00Z">
          <w:r w:rsidR="00FD6066">
            <w:rPr>
              <w:rFonts w:ascii="Cambria" w:hAnsi="Cambria"/>
              <w:sz w:val="28"/>
              <w:szCs w:val="28"/>
            </w:rPr>
            <w:delText xml:space="preserve">bath </w:delText>
          </w:r>
        </w:del>
      </w:ins>
      <w:ins w:id="11322" w:author="Claire S" w:date="2026-05-20T11:07:00Z" w16du:dateUtc="2026-05-20T10:07:00Z">
        <w:r w:rsidR="00DD0388">
          <w:rPr>
            <w:rFonts w:ascii="Cambria" w:hAnsi="Cambria"/>
            <w:sz w:val="28"/>
            <w:szCs w:val="28"/>
          </w:rPr>
          <w:t>water</w:t>
        </w:r>
      </w:ins>
      <w:ins w:id="11323" w:author="Claire S" w:date="2026-05-20T11:08:00Z" w16du:dateUtc="2026-05-20T10:08:00Z">
        <w:r w:rsidR="00121B55">
          <w:rPr>
            <w:rFonts w:ascii="Cambria" w:hAnsi="Cambria"/>
            <w:sz w:val="28"/>
            <w:szCs w:val="28"/>
          </w:rPr>
          <w:t xml:space="preserve"> as hot as she could bear</w:t>
        </w:r>
      </w:ins>
      <w:ins w:id="11324" w:author="Claire S" w:date="2026-05-20T11:07:00Z" w16du:dateUtc="2026-05-20T10:07:00Z">
        <w:r w:rsidR="00DD0388">
          <w:rPr>
            <w:rFonts w:ascii="Cambria" w:hAnsi="Cambria"/>
            <w:sz w:val="28"/>
            <w:szCs w:val="28"/>
          </w:rPr>
          <w:t>,</w:t>
        </w:r>
      </w:ins>
      <w:ins w:id="11325" w:author="Claire S" w:date="2026-06-05T08:41:00Z" w16du:dateUtc="2026-06-05T07:41:00Z">
        <w:r w:rsidR="00BC5DB1">
          <w:rPr>
            <w:rFonts w:ascii="Cambria" w:hAnsi="Cambria"/>
            <w:sz w:val="28"/>
            <w:szCs w:val="28"/>
          </w:rPr>
          <w:t xml:space="preserve"> Savannah’s head</w:t>
        </w:r>
      </w:ins>
      <w:ins w:id="11326" w:author="Claire S" w:date="2026-06-04T10:58:00Z" w16du:dateUtc="2026-06-04T09:58:00Z">
        <w:r w:rsidR="009A0E58">
          <w:rPr>
            <w:rFonts w:ascii="Cambria" w:hAnsi="Cambria"/>
            <w:sz w:val="28"/>
            <w:szCs w:val="28"/>
          </w:rPr>
          <w:t xml:space="preserve"> kept </w:t>
        </w:r>
      </w:ins>
      <w:ins w:id="11327" w:author="Claire S" w:date="2026-06-05T08:41:00Z" w16du:dateUtc="2026-06-05T07:41:00Z">
        <w:r w:rsidR="00BC5DB1">
          <w:rPr>
            <w:rFonts w:ascii="Cambria" w:hAnsi="Cambria"/>
            <w:sz w:val="28"/>
            <w:szCs w:val="28"/>
          </w:rPr>
          <w:t>returning</w:t>
        </w:r>
      </w:ins>
      <w:ins w:id="11328" w:author="Claire S" w:date="2026-06-04T14:12:00Z" w16du:dateUtc="2026-06-04T13:12:00Z">
        <w:r w:rsidR="006876F1">
          <w:rPr>
            <w:rFonts w:ascii="Cambria" w:hAnsi="Cambria"/>
            <w:sz w:val="28"/>
            <w:szCs w:val="28"/>
          </w:rPr>
          <w:t xml:space="preserve"> to </w:t>
        </w:r>
      </w:ins>
      <w:ins w:id="11329" w:author="Claire S" w:date="2026-05-20T11:07:00Z" w16du:dateUtc="2026-05-20T10:07:00Z">
        <w:r w:rsidR="00DD0388">
          <w:rPr>
            <w:rFonts w:ascii="Cambria" w:hAnsi="Cambria"/>
            <w:sz w:val="28"/>
            <w:szCs w:val="28"/>
          </w:rPr>
          <w:t>Violet</w:t>
        </w:r>
      </w:ins>
      <w:ins w:id="11330" w:author="Claire S" w:date="2026-06-08T16:05:00Z" w16du:dateUtc="2026-06-08T15:05:00Z">
        <w:del w:id="11331" w:author="Daisy Watt" w:date="2026-06-22T14:06:00Z" w16du:dateUtc="2026-06-22T12:06:00Z">
          <w:r w:rsidR="00A279C3">
            <w:rPr>
              <w:rFonts w:ascii="Cambria" w:hAnsi="Cambria"/>
              <w:sz w:val="28"/>
              <w:szCs w:val="28"/>
            </w:rPr>
            <w:delText>;</w:delText>
          </w:r>
        </w:del>
      </w:ins>
      <w:ins w:id="11332" w:author="Daisy Watt" w:date="2026-06-22T14:06:00Z" w16du:dateUtc="2026-06-22T12:06:00Z">
        <w:r w:rsidR="00A279C3">
          <w:rPr>
            <w:rFonts w:ascii="Cambria" w:hAnsi="Cambria"/>
            <w:sz w:val="28"/>
            <w:szCs w:val="28"/>
          </w:rPr>
          <w:t xml:space="preserve"> </w:t>
        </w:r>
        <w:r w:rsidR="00AC4039">
          <w:rPr>
            <w:rFonts w:ascii="Cambria" w:hAnsi="Cambria"/>
            <w:sz w:val="28"/>
            <w:szCs w:val="28"/>
          </w:rPr>
          <w:t>–</w:t>
        </w:r>
      </w:ins>
      <w:ins w:id="11333" w:author="Claire S" w:date="2026-06-08T16:05:00Z" w16du:dateUtc="2026-06-08T15:05:00Z">
        <w:r w:rsidR="00A279C3">
          <w:rPr>
            <w:rFonts w:ascii="Cambria" w:hAnsi="Cambria"/>
            <w:sz w:val="28"/>
            <w:szCs w:val="28"/>
          </w:rPr>
          <w:t xml:space="preserve"> regretting her d</w:t>
        </w:r>
      </w:ins>
      <w:ins w:id="11334" w:author="Claire S" w:date="2026-05-21T17:44:00Z" w16du:dateUtc="2026-05-21T16:44:00Z">
        <w:r w:rsidR="00FD6066">
          <w:rPr>
            <w:rFonts w:ascii="Cambria" w:hAnsi="Cambria"/>
            <w:sz w:val="28"/>
            <w:szCs w:val="28"/>
          </w:rPr>
          <w:t>amn</w:t>
        </w:r>
      </w:ins>
      <w:ins w:id="11335" w:author="Claire S" w:date="2026-05-20T11:08:00Z" w16du:dateUtc="2026-05-20T10:08:00Z">
        <w:r w:rsidR="00121B55">
          <w:rPr>
            <w:rFonts w:ascii="Cambria" w:hAnsi="Cambria"/>
            <w:sz w:val="28"/>
            <w:szCs w:val="28"/>
          </w:rPr>
          <w:t xml:space="preserve"> stupid </w:t>
        </w:r>
      </w:ins>
      <w:ins w:id="11336" w:author="Claire S" w:date="2026-06-08T16:05:00Z" w16du:dateUtc="2026-06-08T15:05:00Z">
        <w:r w:rsidR="00A279C3">
          <w:rPr>
            <w:rFonts w:ascii="Cambria" w:hAnsi="Cambria"/>
            <w:sz w:val="28"/>
            <w:szCs w:val="28"/>
          </w:rPr>
          <w:t>decision not to see</w:t>
        </w:r>
      </w:ins>
      <w:ins w:id="11337" w:author="Claire S" w:date="2026-05-20T11:07:00Z" w16du:dateUtc="2026-05-20T10:07:00Z">
        <w:r w:rsidR="00DD0388">
          <w:rPr>
            <w:rFonts w:ascii="Cambria" w:hAnsi="Cambria"/>
            <w:sz w:val="28"/>
            <w:szCs w:val="28"/>
          </w:rPr>
          <w:t xml:space="preserve"> her</w:t>
        </w:r>
      </w:ins>
      <w:ins w:id="11338" w:author="Claire S" w:date="2026-05-20T11:08:00Z" w16du:dateUtc="2026-05-20T10:08:00Z">
        <w:r w:rsidR="00121B55">
          <w:rPr>
            <w:rFonts w:ascii="Cambria" w:hAnsi="Cambria"/>
            <w:sz w:val="28"/>
            <w:szCs w:val="28"/>
          </w:rPr>
          <w:t xml:space="preserve"> </w:t>
        </w:r>
      </w:ins>
      <w:ins w:id="11339" w:author="Claire S" w:date="2026-05-21T17:44:00Z" w16du:dateUtc="2026-05-21T16:44:00Z">
        <w:r w:rsidR="00FD6066">
          <w:rPr>
            <w:rFonts w:ascii="Cambria" w:hAnsi="Cambria"/>
            <w:sz w:val="28"/>
            <w:szCs w:val="28"/>
          </w:rPr>
          <w:t xml:space="preserve">when </w:t>
        </w:r>
      </w:ins>
      <w:ins w:id="11340" w:author="Claire S" w:date="2026-05-20T11:08:00Z" w16du:dateUtc="2026-05-20T10:08:00Z">
        <w:r w:rsidR="00121B55">
          <w:rPr>
            <w:rFonts w:ascii="Cambria" w:hAnsi="Cambria"/>
            <w:sz w:val="28"/>
            <w:szCs w:val="28"/>
          </w:rPr>
          <w:t xml:space="preserve">Violet </w:t>
        </w:r>
      </w:ins>
      <w:ins w:id="11341" w:author="Claire S" w:date="2026-05-20T11:09:00Z" w16du:dateUtc="2026-05-20T10:09:00Z">
        <w:r w:rsidR="00121B55">
          <w:rPr>
            <w:rFonts w:ascii="Cambria" w:hAnsi="Cambria"/>
            <w:sz w:val="28"/>
            <w:szCs w:val="28"/>
          </w:rPr>
          <w:t>was right there</w:t>
        </w:r>
      </w:ins>
      <w:ins w:id="11342" w:author="Claire S" w:date="2026-05-20T11:08:00Z" w16du:dateUtc="2026-05-20T10:08:00Z">
        <w:r w:rsidR="00121B55">
          <w:rPr>
            <w:rFonts w:ascii="Cambria" w:hAnsi="Cambria"/>
            <w:sz w:val="28"/>
            <w:szCs w:val="28"/>
          </w:rPr>
          <w:t xml:space="preserve"> on her doorstep</w:t>
        </w:r>
      </w:ins>
      <w:ins w:id="11343" w:author="Claire S" w:date="2026-06-08T16:05:00Z" w16du:dateUtc="2026-06-08T15:05:00Z">
        <w:r w:rsidR="00A279C3">
          <w:rPr>
            <w:rFonts w:ascii="Cambria" w:hAnsi="Cambria"/>
            <w:sz w:val="28"/>
            <w:szCs w:val="28"/>
          </w:rPr>
          <w:t>.</w:t>
        </w:r>
      </w:ins>
      <w:ins w:id="11344" w:author="Claire S" w:date="2026-05-20T11:07:00Z" w16du:dateUtc="2026-05-20T10:07:00Z">
        <w:r w:rsidR="00DD0388">
          <w:rPr>
            <w:rFonts w:ascii="Cambria" w:hAnsi="Cambria"/>
            <w:sz w:val="28"/>
            <w:szCs w:val="28"/>
          </w:rPr>
          <w:t xml:space="preserve">  </w:t>
        </w:r>
      </w:ins>
    </w:p>
    <w:p w14:paraId="65C06133" w14:textId="757426FC" w:rsidR="0023347A" w:rsidRDefault="006876F1" w:rsidP="00DE3A58">
      <w:pPr>
        <w:spacing w:line="360" w:lineRule="auto"/>
        <w:ind w:firstLine="720"/>
        <w:contextualSpacing/>
        <w:rPr>
          <w:ins w:id="11345" w:author="Claire S" w:date="2026-05-21T17:45:00Z" w16du:dateUtc="2026-05-21T16:45:00Z"/>
          <w:rFonts w:ascii="Cambria" w:hAnsi="Cambria"/>
          <w:sz w:val="28"/>
          <w:szCs w:val="28"/>
        </w:rPr>
      </w:pPr>
      <w:ins w:id="11346" w:author="Claire S" w:date="2026-06-04T14:12:00Z" w16du:dateUtc="2026-06-04T13:12:00Z">
        <w:del w:id="11347" w:author="Daisy Watt" w:date="2026-06-22T14:06:00Z" w16du:dateUtc="2026-06-22T12:06:00Z">
          <w:r>
            <w:rPr>
              <w:rFonts w:ascii="Cambria" w:hAnsi="Cambria"/>
              <w:sz w:val="28"/>
              <w:szCs w:val="28"/>
            </w:rPr>
            <w:delText xml:space="preserve">Waiting for the tub to fill, </w:delText>
          </w:r>
        </w:del>
      </w:ins>
      <w:ins w:id="11348" w:author="Claire S" w:date="2026-05-20T11:09:00Z" w16du:dateUtc="2026-05-20T10:09:00Z">
        <w:del w:id="11349" w:author="Daisy Watt" w:date="2026-06-22T14:06:00Z" w16du:dateUtc="2026-06-22T12:06:00Z">
          <w:r w:rsidR="00121B55">
            <w:rPr>
              <w:rFonts w:ascii="Cambria" w:hAnsi="Cambria"/>
              <w:sz w:val="28"/>
              <w:szCs w:val="28"/>
            </w:rPr>
            <w:delText>Savannah</w:delText>
          </w:r>
        </w:del>
      </w:ins>
      <w:ins w:id="11350" w:author="Daisy Watt" w:date="2026-06-22T14:06:00Z" w16du:dateUtc="2026-06-22T12:06:00Z">
        <w:r w:rsidR="00476813">
          <w:rPr>
            <w:rFonts w:ascii="Cambria" w:hAnsi="Cambria"/>
            <w:sz w:val="28"/>
            <w:szCs w:val="28"/>
          </w:rPr>
          <w:t>She</w:t>
        </w:r>
      </w:ins>
      <w:ins w:id="11351" w:author="Claire S" w:date="2026-05-20T11:09:00Z" w16du:dateUtc="2026-05-20T10:09:00Z">
        <w:r w:rsidR="00121B55">
          <w:rPr>
            <w:rFonts w:ascii="Cambria" w:hAnsi="Cambria"/>
            <w:sz w:val="28"/>
            <w:szCs w:val="28"/>
          </w:rPr>
          <w:t xml:space="preserve"> </w:t>
        </w:r>
      </w:ins>
      <w:ins w:id="11352" w:author="Claire S" w:date="2026-05-21T17:44:00Z" w16du:dateUtc="2026-05-21T16:44:00Z">
        <w:r w:rsidR="0023347A">
          <w:rPr>
            <w:rFonts w:ascii="Cambria" w:hAnsi="Cambria"/>
            <w:sz w:val="28"/>
            <w:szCs w:val="28"/>
          </w:rPr>
          <w:t>texted</w:t>
        </w:r>
      </w:ins>
      <w:ins w:id="11353" w:author="Claire S" w:date="2026-05-20T11:08:00Z" w16du:dateUtc="2026-05-20T10:08:00Z">
        <w:r w:rsidR="00121B55">
          <w:rPr>
            <w:rFonts w:ascii="Cambria" w:hAnsi="Cambria"/>
            <w:sz w:val="28"/>
            <w:szCs w:val="28"/>
          </w:rPr>
          <w:t xml:space="preserve"> Ishan</w:t>
        </w:r>
      </w:ins>
      <w:ins w:id="11354" w:author="Daisy Watt" w:date="2026-06-22T14:07:00Z" w16du:dateUtc="2026-06-22T12:07:00Z">
        <w:r w:rsidR="0046202B">
          <w:rPr>
            <w:rFonts w:ascii="Cambria" w:hAnsi="Cambria"/>
            <w:sz w:val="28"/>
            <w:szCs w:val="28"/>
          </w:rPr>
          <w:t>,</w:t>
        </w:r>
      </w:ins>
      <w:ins w:id="11355" w:author="Claire S" w:date="2026-05-20T11:08:00Z" w16du:dateUtc="2026-05-20T10:08:00Z">
        <w:r w:rsidR="00121B55">
          <w:rPr>
            <w:rFonts w:ascii="Cambria" w:hAnsi="Cambria"/>
            <w:sz w:val="28"/>
            <w:szCs w:val="28"/>
          </w:rPr>
          <w:t xml:space="preserve"> </w:t>
        </w:r>
      </w:ins>
      <w:ins w:id="11356" w:author="Claire S" w:date="2026-05-22T18:11:00Z" w16du:dateUtc="2026-05-22T17:11:00Z">
        <w:del w:id="11357" w:author="Daisy Watt" w:date="2026-06-22T14:06:00Z" w16du:dateUtc="2026-06-22T12:06:00Z">
          <w:r w:rsidR="00F16F66">
            <w:rPr>
              <w:rFonts w:ascii="Cambria" w:hAnsi="Cambria"/>
              <w:sz w:val="28"/>
              <w:szCs w:val="28"/>
            </w:rPr>
            <w:delText>to</w:delText>
          </w:r>
        </w:del>
      </w:ins>
      <w:ins w:id="11358" w:author="Claire S" w:date="2026-05-20T11:08:00Z" w16du:dateUtc="2026-05-20T10:08:00Z">
        <w:del w:id="11359" w:author="Daisy Watt" w:date="2026-06-22T14:07:00Z" w16du:dateUtc="2026-06-22T12:07:00Z">
          <w:r w:rsidR="00121B55">
            <w:rPr>
              <w:rFonts w:ascii="Cambria" w:hAnsi="Cambria"/>
              <w:sz w:val="28"/>
              <w:szCs w:val="28"/>
            </w:rPr>
            <w:delText xml:space="preserve"> </w:delText>
          </w:r>
        </w:del>
      </w:ins>
      <w:ins w:id="11360" w:author="Claire S" w:date="2026-05-21T17:44:00Z" w16du:dateUtc="2026-05-21T16:44:00Z">
        <w:r w:rsidR="0023347A">
          <w:rPr>
            <w:rFonts w:ascii="Cambria" w:hAnsi="Cambria"/>
            <w:sz w:val="28"/>
            <w:szCs w:val="28"/>
          </w:rPr>
          <w:t>ask</w:t>
        </w:r>
      </w:ins>
      <w:ins w:id="11361" w:author="Daisy Watt" w:date="2026-06-22T14:07:00Z" w16du:dateUtc="2026-06-22T12:07:00Z">
        <w:r w:rsidR="0046202B">
          <w:rPr>
            <w:rFonts w:ascii="Cambria" w:hAnsi="Cambria"/>
            <w:sz w:val="28"/>
            <w:szCs w:val="28"/>
          </w:rPr>
          <w:t>ing</w:t>
        </w:r>
      </w:ins>
      <w:ins w:id="11362" w:author="Claire S" w:date="2026-05-21T17:44:00Z" w16du:dateUtc="2026-05-21T16:44:00Z">
        <w:r w:rsidR="0023347A">
          <w:rPr>
            <w:rFonts w:ascii="Cambria" w:hAnsi="Cambria"/>
            <w:sz w:val="28"/>
            <w:szCs w:val="28"/>
          </w:rPr>
          <w:t xml:space="preserve"> </w:t>
        </w:r>
      </w:ins>
      <w:ins w:id="11363" w:author="Claire S" w:date="2026-06-05T08:41:00Z" w16du:dateUtc="2026-06-05T07:41:00Z">
        <w:r w:rsidR="00BC5DB1">
          <w:rPr>
            <w:rFonts w:ascii="Cambria" w:hAnsi="Cambria"/>
            <w:sz w:val="28"/>
            <w:szCs w:val="28"/>
          </w:rPr>
          <w:t>him to</w:t>
        </w:r>
      </w:ins>
      <w:ins w:id="11364" w:author="Claire S" w:date="2026-06-04T10:59:00Z" w16du:dateUtc="2026-06-04T09:59:00Z">
        <w:r w:rsidR="009A0E58">
          <w:rPr>
            <w:rFonts w:ascii="Cambria" w:hAnsi="Cambria"/>
            <w:sz w:val="28"/>
            <w:szCs w:val="28"/>
          </w:rPr>
          <w:t xml:space="preserve"> message </w:t>
        </w:r>
      </w:ins>
      <w:ins w:id="11365" w:author="Claire S" w:date="2026-05-20T11:08:00Z" w16du:dateUtc="2026-05-20T10:08:00Z">
        <w:r w:rsidR="00121B55">
          <w:rPr>
            <w:rFonts w:ascii="Cambria" w:hAnsi="Cambria"/>
            <w:sz w:val="28"/>
            <w:szCs w:val="28"/>
          </w:rPr>
          <w:t>Violet</w:t>
        </w:r>
      </w:ins>
      <w:ins w:id="11366" w:author="Claire S" w:date="2026-06-04T14:13:00Z" w16du:dateUtc="2026-06-04T13:13:00Z">
        <w:del w:id="11367" w:author="Daisy Watt" w:date="2026-06-22T14:07:00Z" w16du:dateUtc="2026-06-22T12:07:00Z">
          <w:r>
            <w:rPr>
              <w:rFonts w:ascii="Cambria" w:hAnsi="Cambria"/>
              <w:sz w:val="28"/>
              <w:szCs w:val="28"/>
            </w:rPr>
            <w:delText>,</w:delText>
          </w:r>
        </w:del>
        <w:r>
          <w:rPr>
            <w:rFonts w:ascii="Cambria" w:hAnsi="Cambria"/>
            <w:sz w:val="28"/>
            <w:szCs w:val="28"/>
          </w:rPr>
          <w:t xml:space="preserve"> and get</w:t>
        </w:r>
      </w:ins>
      <w:ins w:id="11368" w:author="Claire S" w:date="2026-06-04T10:58:00Z" w16du:dateUtc="2026-06-04T09:58:00Z">
        <w:r w:rsidR="009A0E58">
          <w:rPr>
            <w:rFonts w:ascii="Cambria" w:hAnsi="Cambria"/>
            <w:sz w:val="28"/>
            <w:szCs w:val="28"/>
          </w:rPr>
          <w:t xml:space="preserve"> her to </w:t>
        </w:r>
      </w:ins>
      <w:ins w:id="11369" w:author="Claire S" w:date="2026-06-04T14:13:00Z" w16du:dateUtc="2026-06-04T13:13:00Z">
        <w:r>
          <w:rPr>
            <w:rFonts w:ascii="Cambria" w:hAnsi="Cambria"/>
            <w:sz w:val="28"/>
            <w:szCs w:val="28"/>
          </w:rPr>
          <w:t>call</w:t>
        </w:r>
      </w:ins>
      <w:ins w:id="11370" w:author="Claire S" w:date="2026-06-04T10:58:00Z" w16du:dateUtc="2026-06-04T09:58:00Z">
        <w:r w:rsidR="009A0E58">
          <w:rPr>
            <w:rFonts w:ascii="Cambria" w:hAnsi="Cambria"/>
            <w:sz w:val="28"/>
            <w:szCs w:val="28"/>
          </w:rPr>
          <w:t xml:space="preserve"> Savannah ASAP</w:t>
        </w:r>
      </w:ins>
      <w:ins w:id="11371" w:author="Claire S" w:date="2026-05-20T11:08:00Z" w16du:dateUtc="2026-05-20T10:08:00Z">
        <w:r w:rsidR="00121B55">
          <w:rPr>
            <w:rFonts w:ascii="Cambria" w:hAnsi="Cambria"/>
            <w:sz w:val="28"/>
            <w:szCs w:val="28"/>
          </w:rPr>
          <w:t>.</w:t>
        </w:r>
      </w:ins>
    </w:p>
    <w:p w14:paraId="191EDDF1" w14:textId="1C8669B2" w:rsidR="00DD0388" w:rsidRDefault="0023347A" w:rsidP="00DE3A58">
      <w:pPr>
        <w:spacing w:line="360" w:lineRule="auto"/>
        <w:ind w:firstLine="720"/>
        <w:contextualSpacing/>
        <w:rPr>
          <w:rFonts w:ascii="Cambria" w:hAnsi="Cambria"/>
          <w:sz w:val="28"/>
          <w:szCs w:val="28"/>
        </w:rPr>
      </w:pPr>
      <w:ins w:id="11372" w:author="Claire S" w:date="2026-05-21T17:45:00Z" w16du:dateUtc="2026-05-21T16:45:00Z">
        <w:r>
          <w:rPr>
            <w:rFonts w:ascii="Cambria" w:hAnsi="Cambria"/>
            <w:sz w:val="28"/>
            <w:szCs w:val="28"/>
          </w:rPr>
          <w:t xml:space="preserve">Maybe </w:t>
        </w:r>
      </w:ins>
      <w:ins w:id="11373" w:author="Claire S" w:date="2026-06-08T16:05:00Z" w16du:dateUtc="2026-06-08T15:05:00Z">
        <w:r w:rsidR="007134B5">
          <w:rPr>
            <w:rFonts w:ascii="Cambria" w:hAnsi="Cambria"/>
            <w:sz w:val="28"/>
            <w:szCs w:val="28"/>
          </w:rPr>
          <w:t>Violet</w:t>
        </w:r>
      </w:ins>
      <w:ins w:id="11374" w:author="Claire S" w:date="2026-05-21T17:45:00Z" w16du:dateUtc="2026-05-21T16:45:00Z">
        <w:r>
          <w:rPr>
            <w:rFonts w:ascii="Cambria" w:hAnsi="Cambria"/>
            <w:sz w:val="28"/>
            <w:szCs w:val="28"/>
          </w:rPr>
          <w:t xml:space="preserve"> could shine </w:t>
        </w:r>
      </w:ins>
      <w:ins w:id="11375" w:author="Claire S" w:date="2026-05-21T17:48:00Z" w16du:dateUtc="2026-05-21T16:48:00Z">
        <w:r w:rsidR="00AB1DD1">
          <w:rPr>
            <w:rFonts w:ascii="Cambria" w:hAnsi="Cambria"/>
            <w:sz w:val="28"/>
            <w:szCs w:val="28"/>
          </w:rPr>
          <w:t xml:space="preserve">at least a little bit of </w:t>
        </w:r>
      </w:ins>
      <w:ins w:id="11376" w:author="Claire S" w:date="2026-05-21T17:45:00Z" w16du:dateUtc="2026-05-21T16:45:00Z">
        <w:r>
          <w:rPr>
            <w:rFonts w:ascii="Cambria" w:hAnsi="Cambria"/>
            <w:sz w:val="28"/>
            <w:szCs w:val="28"/>
          </w:rPr>
          <w:t xml:space="preserve">light on what had happened to </w:t>
        </w:r>
        <w:r w:rsidRPr="0013385C">
          <w:rPr>
            <w:rFonts w:ascii="Cambria" w:hAnsi="Cambria"/>
            <w:sz w:val="28"/>
            <w:szCs w:val="28"/>
          </w:rPr>
          <w:t>Dex, or</w:t>
        </w:r>
      </w:ins>
      <w:ins w:id="11377" w:author="Claire S" w:date="2026-05-22T18:11:00Z" w16du:dateUtc="2026-05-22T17:11:00Z">
        <w:r w:rsidR="00F16F66">
          <w:rPr>
            <w:rFonts w:ascii="Cambria" w:hAnsi="Cambria"/>
            <w:sz w:val="28"/>
            <w:szCs w:val="28"/>
          </w:rPr>
          <w:t xml:space="preserve"> </w:t>
        </w:r>
        <w:del w:id="11378" w:author="Daisy Watt" w:date="2026-06-22T14:07:00Z" w16du:dateUtc="2026-06-22T12:07:00Z">
          <w:r w:rsidR="00F16F66">
            <w:rPr>
              <w:rFonts w:ascii="Cambria" w:hAnsi="Cambria"/>
              <w:sz w:val="28"/>
              <w:szCs w:val="28"/>
            </w:rPr>
            <w:delText>-</w:delText>
          </w:r>
        </w:del>
      </w:ins>
      <w:ins w:id="11379" w:author="Daisy Watt" w:date="2026-06-22T14:07:00Z" w16du:dateUtc="2026-06-22T12:07:00Z">
        <w:r w:rsidR="00587658">
          <w:rPr>
            <w:rFonts w:ascii="Cambria" w:hAnsi="Cambria"/>
            <w:sz w:val="28"/>
            <w:szCs w:val="28"/>
          </w:rPr>
          <w:t>–</w:t>
        </w:r>
      </w:ins>
      <w:ins w:id="11380" w:author="Claire S" w:date="2026-05-21T17:48:00Z" w16du:dateUtc="2026-05-21T16:48:00Z">
        <w:r w:rsidR="00AB1DD1">
          <w:rPr>
            <w:rFonts w:ascii="Cambria" w:hAnsi="Cambria"/>
            <w:sz w:val="28"/>
            <w:szCs w:val="28"/>
          </w:rPr>
          <w:t xml:space="preserve"> and Savannah had to slow her breathing when she thought of this</w:t>
        </w:r>
      </w:ins>
      <w:ins w:id="11381" w:author="Claire S" w:date="2026-05-22T18:11:00Z" w16du:dateUtc="2026-05-22T17:11:00Z">
        <w:r w:rsidR="00F16F66">
          <w:rPr>
            <w:rFonts w:ascii="Cambria" w:hAnsi="Cambria"/>
            <w:sz w:val="28"/>
            <w:szCs w:val="28"/>
          </w:rPr>
          <w:t xml:space="preserve"> </w:t>
        </w:r>
        <w:del w:id="11382" w:author="Daisy Watt" w:date="2026-06-22T14:07:00Z" w16du:dateUtc="2026-06-22T12:07:00Z">
          <w:r w:rsidR="00F16F66">
            <w:rPr>
              <w:rFonts w:ascii="Cambria" w:hAnsi="Cambria"/>
              <w:sz w:val="28"/>
              <w:szCs w:val="28"/>
            </w:rPr>
            <w:delText>-</w:delText>
          </w:r>
        </w:del>
      </w:ins>
      <w:ins w:id="11383" w:author="Daisy Watt" w:date="2026-06-22T14:07:00Z" w16du:dateUtc="2026-06-22T12:07:00Z">
        <w:r w:rsidR="00DF143C">
          <w:rPr>
            <w:rFonts w:ascii="Cambria" w:hAnsi="Cambria"/>
            <w:sz w:val="28"/>
            <w:szCs w:val="28"/>
          </w:rPr>
          <w:t>–</w:t>
        </w:r>
      </w:ins>
      <w:ins w:id="11384" w:author="Claire S" w:date="2026-05-21T17:45:00Z" w16du:dateUtc="2026-05-21T16:45:00Z">
        <w:r>
          <w:rPr>
            <w:rFonts w:ascii="Cambria" w:hAnsi="Cambria"/>
            <w:sz w:val="28"/>
            <w:szCs w:val="28"/>
          </w:rPr>
          <w:t xml:space="preserve"> on why </w:t>
        </w:r>
      </w:ins>
      <w:ins w:id="11385" w:author="Claire S" w:date="2026-05-21T17:49:00Z" w16du:dateUtc="2026-05-21T16:49:00Z">
        <w:r w:rsidR="00AB1DD1">
          <w:rPr>
            <w:rFonts w:ascii="Cambria" w:hAnsi="Cambria"/>
            <w:sz w:val="28"/>
            <w:szCs w:val="28"/>
          </w:rPr>
          <w:t>both women</w:t>
        </w:r>
      </w:ins>
      <w:ins w:id="11386" w:author="Claire S" w:date="2026-05-21T17:45:00Z" w16du:dateUtc="2026-05-21T16:45:00Z">
        <w:r>
          <w:rPr>
            <w:rFonts w:ascii="Cambria" w:hAnsi="Cambria"/>
            <w:sz w:val="28"/>
            <w:szCs w:val="28"/>
          </w:rPr>
          <w:t xml:space="preserve"> were both now on this cursed List.</w:t>
        </w:r>
      </w:ins>
      <w:ins w:id="11387" w:author="Claire S" w:date="2026-05-20T11:08:00Z" w16du:dateUtc="2026-05-20T10:08:00Z">
        <w:r w:rsidR="00121B55">
          <w:rPr>
            <w:rFonts w:ascii="Cambria" w:hAnsi="Cambria"/>
            <w:sz w:val="28"/>
            <w:szCs w:val="28"/>
          </w:rPr>
          <w:t xml:space="preserve">  </w:t>
        </w:r>
      </w:ins>
    </w:p>
    <w:p w14:paraId="006ABB94" w14:textId="70E35C73" w:rsidR="008344D3" w:rsidRDefault="008344D3" w:rsidP="00EA6E27">
      <w:pPr>
        <w:spacing w:line="360" w:lineRule="auto"/>
        <w:ind w:firstLine="720"/>
        <w:contextualSpacing/>
        <w:rPr>
          <w:rFonts w:ascii="Cambria" w:hAnsi="Cambria"/>
          <w:sz w:val="28"/>
          <w:szCs w:val="28"/>
        </w:rPr>
      </w:pPr>
    </w:p>
    <w:p w14:paraId="6F3B1BF1" w14:textId="526FC253" w:rsidR="008344D3" w:rsidRPr="000603FE" w:rsidDel="000621B3" w:rsidRDefault="008344D3" w:rsidP="00EA6E27">
      <w:pPr>
        <w:spacing w:line="360" w:lineRule="auto"/>
        <w:ind w:firstLine="720"/>
        <w:contextualSpacing/>
        <w:rPr>
          <w:del w:id="11388" w:author="Claire S" w:date="2026-07-27T12:32:00Z" w16du:dateUtc="2026-07-27T11:32:00Z"/>
          <w:rFonts w:ascii="Cambria" w:hAnsi="Cambria"/>
          <w:sz w:val="28"/>
          <w:szCs w:val="28"/>
        </w:rPr>
      </w:pPr>
    </w:p>
    <w:p w14:paraId="7E41E3FE" w14:textId="247EB8FB" w:rsidR="00652172" w:rsidDel="000621B3" w:rsidRDefault="00652172" w:rsidP="00266E8A">
      <w:pPr>
        <w:spacing w:line="360" w:lineRule="auto"/>
        <w:contextualSpacing/>
        <w:rPr>
          <w:del w:id="11389" w:author="Claire S" w:date="2026-07-27T12:32:00Z" w16du:dateUtc="2026-07-27T11:32:00Z"/>
          <w:rFonts w:ascii="Cambria" w:hAnsi="Cambria"/>
          <w:sz w:val="28"/>
          <w:szCs w:val="28"/>
        </w:rPr>
      </w:pPr>
    </w:p>
    <w:p w14:paraId="48CB2B8A" w14:textId="77777777" w:rsidR="006705E2" w:rsidDel="00F16F66" w:rsidRDefault="006705E2" w:rsidP="00266E8A">
      <w:pPr>
        <w:spacing w:line="360" w:lineRule="auto"/>
        <w:contextualSpacing/>
        <w:rPr>
          <w:del w:id="11390" w:author="Claire S" w:date="2026-05-22T18:11:00Z" w16du:dateUtc="2026-05-22T17:11:00Z"/>
          <w:rFonts w:ascii="Cambria" w:hAnsi="Cambria"/>
          <w:b/>
          <w:bCs/>
          <w:sz w:val="28"/>
          <w:szCs w:val="28"/>
        </w:rPr>
      </w:pPr>
    </w:p>
    <w:p w14:paraId="2C6E8777" w14:textId="2C8B2BF5" w:rsidR="006705E2" w:rsidDel="000621B3" w:rsidRDefault="006705E2" w:rsidP="00266E8A">
      <w:pPr>
        <w:spacing w:line="360" w:lineRule="auto"/>
        <w:contextualSpacing/>
        <w:rPr>
          <w:del w:id="11391" w:author="Claire S" w:date="2026-07-27T12:32:00Z" w16du:dateUtc="2026-07-27T11:32:00Z"/>
          <w:rFonts w:ascii="Cambria" w:hAnsi="Cambria"/>
          <w:b/>
          <w:bCs/>
          <w:sz w:val="28"/>
          <w:szCs w:val="28"/>
        </w:rPr>
      </w:pPr>
    </w:p>
    <w:p w14:paraId="376E840D" w14:textId="7D096F90" w:rsidR="006705E2" w:rsidDel="00BC5DB1" w:rsidRDefault="006705E2" w:rsidP="00266E8A">
      <w:pPr>
        <w:spacing w:line="360" w:lineRule="auto"/>
        <w:contextualSpacing/>
        <w:rPr>
          <w:del w:id="11392" w:author="Claire S" w:date="2026-05-21T17:49:00Z" w16du:dateUtc="2026-05-21T16:49:00Z"/>
          <w:rFonts w:ascii="Cambria" w:hAnsi="Cambria"/>
          <w:b/>
          <w:bCs/>
          <w:sz w:val="28"/>
          <w:szCs w:val="28"/>
        </w:rPr>
      </w:pPr>
    </w:p>
    <w:p w14:paraId="380A6842" w14:textId="6F02EE69" w:rsidR="006705E2" w:rsidDel="0023347A" w:rsidRDefault="006705E2" w:rsidP="00266E8A">
      <w:pPr>
        <w:spacing w:line="360" w:lineRule="auto"/>
        <w:contextualSpacing/>
        <w:rPr>
          <w:del w:id="11393" w:author="Claire S" w:date="2026-05-21T17:45:00Z" w16du:dateUtc="2026-05-21T16:45:00Z"/>
          <w:rFonts w:ascii="Cambria" w:hAnsi="Cambria"/>
          <w:b/>
          <w:bCs/>
          <w:sz w:val="28"/>
          <w:szCs w:val="28"/>
        </w:rPr>
      </w:pPr>
    </w:p>
    <w:p w14:paraId="164E78AF" w14:textId="5E8137F7" w:rsidR="006705E2" w:rsidDel="0023347A" w:rsidRDefault="006705E2" w:rsidP="00266E8A">
      <w:pPr>
        <w:spacing w:line="360" w:lineRule="auto"/>
        <w:contextualSpacing/>
        <w:rPr>
          <w:del w:id="11394" w:author="Claire S" w:date="2026-05-21T17:45:00Z" w16du:dateUtc="2026-05-21T16:45:00Z"/>
          <w:rFonts w:ascii="Cambria" w:hAnsi="Cambria"/>
          <w:b/>
          <w:bCs/>
          <w:sz w:val="28"/>
          <w:szCs w:val="28"/>
        </w:rPr>
      </w:pPr>
    </w:p>
    <w:p w14:paraId="3958CF1D" w14:textId="1E4CE84F" w:rsidR="006705E2" w:rsidDel="0023347A" w:rsidRDefault="006705E2" w:rsidP="00266E8A">
      <w:pPr>
        <w:spacing w:line="360" w:lineRule="auto"/>
        <w:contextualSpacing/>
        <w:rPr>
          <w:del w:id="11395" w:author="Claire S" w:date="2026-05-21T17:45:00Z" w16du:dateUtc="2026-05-21T16:45:00Z"/>
          <w:rFonts w:ascii="Cambria" w:hAnsi="Cambria"/>
          <w:b/>
          <w:bCs/>
          <w:sz w:val="28"/>
          <w:szCs w:val="28"/>
        </w:rPr>
      </w:pPr>
    </w:p>
    <w:p w14:paraId="065F6509" w14:textId="0778CF8E" w:rsidR="006705E2" w:rsidDel="0023347A" w:rsidRDefault="006705E2" w:rsidP="00266E8A">
      <w:pPr>
        <w:spacing w:line="360" w:lineRule="auto"/>
        <w:contextualSpacing/>
        <w:rPr>
          <w:del w:id="11396" w:author="Claire S" w:date="2026-05-21T17:45:00Z" w16du:dateUtc="2026-05-21T16:45:00Z"/>
          <w:rFonts w:ascii="Cambria" w:hAnsi="Cambria"/>
          <w:b/>
          <w:bCs/>
          <w:sz w:val="28"/>
          <w:szCs w:val="28"/>
        </w:rPr>
      </w:pPr>
    </w:p>
    <w:p w14:paraId="4BF97749" w14:textId="723C19FB" w:rsidR="006705E2" w:rsidDel="00121B55" w:rsidRDefault="006705E2" w:rsidP="00266E8A">
      <w:pPr>
        <w:spacing w:line="360" w:lineRule="auto"/>
        <w:contextualSpacing/>
        <w:rPr>
          <w:del w:id="11397" w:author="Claire S" w:date="2026-05-20T11:09:00Z" w16du:dateUtc="2026-05-20T10:09:00Z"/>
          <w:rFonts w:ascii="Cambria" w:hAnsi="Cambria"/>
          <w:b/>
          <w:bCs/>
          <w:sz w:val="28"/>
          <w:szCs w:val="28"/>
        </w:rPr>
      </w:pPr>
    </w:p>
    <w:p w14:paraId="18FB5A82" w14:textId="06BDA294" w:rsidR="006705E2" w:rsidDel="00121B55" w:rsidRDefault="006705E2" w:rsidP="00266E8A">
      <w:pPr>
        <w:spacing w:line="360" w:lineRule="auto"/>
        <w:contextualSpacing/>
        <w:rPr>
          <w:del w:id="11398" w:author="Claire S" w:date="2026-05-20T11:09:00Z" w16du:dateUtc="2026-05-20T10:09:00Z"/>
          <w:rFonts w:ascii="Cambria" w:hAnsi="Cambria"/>
          <w:b/>
          <w:bCs/>
          <w:sz w:val="28"/>
          <w:szCs w:val="28"/>
        </w:rPr>
      </w:pPr>
    </w:p>
    <w:p w14:paraId="13A5D1FA" w14:textId="3412CCED" w:rsidR="006705E2" w:rsidDel="00121B55" w:rsidRDefault="006705E2" w:rsidP="00266E8A">
      <w:pPr>
        <w:spacing w:line="360" w:lineRule="auto"/>
        <w:contextualSpacing/>
        <w:rPr>
          <w:del w:id="11399" w:author="Claire S" w:date="2026-05-20T11:09:00Z" w16du:dateUtc="2026-05-20T10:09:00Z"/>
          <w:rFonts w:ascii="Cambria" w:hAnsi="Cambria"/>
          <w:b/>
          <w:bCs/>
          <w:sz w:val="28"/>
          <w:szCs w:val="28"/>
        </w:rPr>
      </w:pPr>
    </w:p>
    <w:p w14:paraId="36E60674" w14:textId="548DE098" w:rsidR="006705E2" w:rsidDel="005652D6" w:rsidRDefault="006705E2" w:rsidP="00266E8A">
      <w:pPr>
        <w:spacing w:line="360" w:lineRule="auto"/>
        <w:contextualSpacing/>
        <w:rPr>
          <w:del w:id="11400" w:author="Claire S" w:date="2026-05-18T16:20:00Z" w16du:dateUtc="2026-05-18T15:20:00Z"/>
          <w:rFonts w:ascii="Cambria" w:hAnsi="Cambria"/>
          <w:b/>
          <w:bCs/>
          <w:sz w:val="28"/>
          <w:szCs w:val="28"/>
        </w:rPr>
      </w:pPr>
    </w:p>
    <w:p w14:paraId="152CB953" w14:textId="43504679" w:rsidR="00D44A0F" w:rsidRDefault="00D44A0F" w:rsidP="00266E8A">
      <w:pPr>
        <w:spacing w:line="360" w:lineRule="auto"/>
        <w:contextualSpacing/>
        <w:rPr>
          <w:ins w:id="11401" w:author="Claire S" w:date="2026-07-28T10:17:00Z" w16du:dateUtc="2026-07-28T09:17:00Z"/>
          <w:rFonts w:ascii="Cambria" w:hAnsi="Cambria"/>
          <w:b/>
          <w:bCs/>
          <w:sz w:val="28"/>
          <w:szCs w:val="28"/>
        </w:rPr>
      </w:pPr>
      <w:r w:rsidRPr="004722B6">
        <w:rPr>
          <w:rFonts w:ascii="Cambria" w:hAnsi="Cambria"/>
          <w:b/>
          <w:bCs/>
          <w:sz w:val="28"/>
          <w:szCs w:val="28"/>
        </w:rPr>
        <w:t xml:space="preserve">CHAPTER </w:t>
      </w:r>
      <w:del w:id="11402" w:author="Claire S" w:date="2026-07-27T16:48:00Z" w16du:dateUtc="2026-07-27T15:48:00Z">
        <w:r w:rsidR="00BF39B5" w:rsidDel="003C7CF0">
          <w:rPr>
            <w:rFonts w:ascii="Cambria" w:hAnsi="Cambria"/>
            <w:b/>
            <w:bCs/>
            <w:sz w:val="28"/>
            <w:szCs w:val="28"/>
          </w:rPr>
          <w:delText>2</w:delText>
        </w:r>
        <w:r w:rsidR="0068722D" w:rsidDel="003C7CF0">
          <w:rPr>
            <w:rFonts w:ascii="Cambria" w:hAnsi="Cambria"/>
            <w:b/>
            <w:bCs/>
            <w:sz w:val="28"/>
            <w:szCs w:val="28"/>
          </w:rPr>
          <w:delText>8</w:delText>
        </w:r>
      </w:del>
      <w:ins w:id="11403" w:author="Claire S" w:date="2026-07-27T16:48:00Z" w16du:dateUtc="2026-07-27T15:48:00Z">
        <w:r w:rsidR="003C7CF0">
          <w:rPr>
            <w:rFonts w:ascii="Cambria" w:hAnsi="Cambria"/>
            <w:b/>
            <w:bCs/>
            <w:sz w:val="28"/>
            <w:szCs w:val="28"/>
          </w:rPr>
          <w:t>27</w:t>
        </w:r>
      </w:ins>
    </w:p>
    <w:p w14:paraId="6BCCB4D2" w14:textId="0C12332C" w:rsidR="00617EDA" w:rsidRDefault="00C72EC3" w:rsidP="00266E8A">
      <w:pPr>
        <w:spacing w:line="360" w:lineRule="auto"/>
        <w:contextualSpacing/>
        <w:rPr>
          <w:rFonts w:ascii="Cambria" w:hAnsi="Cambria"/>
          <w:b/>
          <w:bCs/>
          <w:sz w:val="28"/>
          <w:szCs w:val="28"/>
        </w:rPr>
      </w:pPr>
      <w:ins w:id="11404" w:author="Claire S" w:date="2026-08-04T12:07:00Z" w16du:dateUtc="2026-08-04T11:07:00Z">
        <w:r>
          <w:rPr>
            <w:rFonts w:ascii="Cambria" w:hAnsi="Cambria"/>
            <w:b/>
            <w:bCs/>
            <w:sz w:val="28"/>
            <w:szCs w:val="28"/>
          </w:rPr>
          <w:t xml:space="preserve">CLARA: </w:t>
        </w:r>
      </w:ins>
      <w:ins w:id="11405" w:author="Claire S" w:date="2026-07-28T10:17:00Z" w16du:dateUtc="2026-07-28T09:17:00Z">
        <w:r w:rsidR="00617EDA">
          <w:rPr>
            <w:rFonts w:ascii="Cambria" w:hAnsi="Cambria"/>
            <w:b/>
            <w:bCs/>
            <w:sz w:val="28"/>
            <w:szCs w:val="28"/>
          </w:rPr>
          <w:t>MONDAY EVENING</w:t>
        </w:r>
      </w:ins>
    </w:p>
    <w:p w14:paraId="68A9E6A5" w14:textId="47A15DC8" w:rsidR="00333CB4" w:rsidRPr="004722B6" w:rsidRDefault="00333CB4" w:rsidP="00266E8A">
      <w:pPr>
        <w:spacing w:line="360" w:lineRule="auto"/>
        <w:contextualSpacing/>
        <w:rPr>
          <w:del w:id="11406" w:author="Daisy Watt" w:date="2026-06-22T14:09:00Z" w16du:dateUtc="2026-06-22T12:09:00Z"/>
          <w:rFonts w:ascii="Cambria" w:hAnsi="Cambria"/>
          <w:b/>
          <w:bCs/>
          <w:sz w:val="28"/>
          <w:szCs w:val="28"/>
        </w:rPr>
      </w:pPr>
      <w:del w:id="11407" w:author="Daisy Watt" w:date="2026-06-22T14:09:00Z" w16du:dateUtc="2026-06-22T12:09:00Z">
        <w:r>
          <w:rPr>
            <w:rFonts w:ascii="Cambria" w:hAnsi="Cambria"/>
            <w:b/>
            <w:bCs/>
            <w:sz w:val="28"/>
            <w:szCs w:val="28"/>
          </w:rPr>
          <w:delText>M</w:delText>
        </w:r>
        <w:r w:rsidR="00502295">
          <w:rPr>
            <w:rFonts w:ascii="Cambria" w:hAnsi="Cambria"/>
            <w:b/>
            <w:bCs/>
            <w:sz w:val="28"/>
            <w:szCs w:val="28"/>
          </w:rPr>
          <w:delText>ONDAY</w:delText>
        </w:r>
        <w:r>
          <w:rPr>
            <w:rFonts w:ascii="Cambria" w:hAnsi="Cambria"/>
            <w:b/>
            <w:bCs/>
            <w:sz w:val="28"/>
            <w:szCs w:val="28"/>
          </w:rPr>
          <w:delText xml:space="preserve"> </w:delText>
        </w:r>
        <w:r w:rsidDel="00085C36">
          <w:rPr>
            <w:rFonts w:ascii="Cambria" w:hAnsi="Cambria"/>
            <w:b/>
            <w:bCs/>
            <w:sz w:val="28"/>
            <w:szCs w:val="28"/>
          </w:rPr>
          <w:delText>6.15</w:delText>
        </w:r>
        <w:r w:rsidR="0068722D" w:rsidDel="00085C36">
          <w:rPr>
            <w:rFonts w:ascii="Cambria" w:hAnsi="Cambria"/>
            <w:b/>
            <w:bCs/>
            <w:sz w:val="28"/>
            <w:szCs w:val="28"/>
          </w:rPr>
          <w:delText>PM</w:delText>
        </w:r>
      </w:del>
      <w:ins w:id="11408" w:author="Claire S" w:date="2026-05-27T15:09:00Z" w16du:dateUtc="2026-05-27T14:09:00Z">
        <w:del w:id="11409" w:author="Daisy Watt" w:date="2026-06-22T14:09:00Z" w16du:dateUtc="2026-06-22T12:09:00Z">
          <w:r w:rsidR="00085C36">
            <w:rPr>
              <w:rFonts w:ascii="Cambria" w:hAnsi="Cambria"/>
              <w:b/>
              <w:bCs/>
              <w:sz w:val="28"/>
              <w:szCs w:val="28"/>
            </w:rPr>
            <w:delText>NI</w:delText>
          </w:r>
        </w:del>
      </w:ins>
      <w:ins w:id="11410" w:author="Claire S" w:date="2026-05-27T15:10:00Z" w16du:dateUtc="2026-05-27T14:10:00Z">
        <w:del w:id="11411" w:author="Daisy Watt" w:date="2026-06-22T14:09:00Z" w16du:dateUtc="2026-06-22T12:09:00Z">
          <w:r w:rsidR="00085C36">
            <w:rPr>
              <w:rFonts w:ascii="Cambria" w:hAnsi="Cambria"/>
              <w:b/>
              <w:bCs/>
              <w:sz w:val="28"/>
              <w:szCs w:val="28"/>
            </w:rPr>
            <w:delText>GHT</w:delText>
          </w:r>
        </w:del>
      </w:ins>
    </w:p>
    <w:p w14:paraId="5DD90C62" w14:textId="2BEAFEBC" w:rsidR="009B7498" w:rsidRDefault="007E7645" w:rsidP="004722B6">
      <w:pPr>
        <w:spacing w:line="360" w:lineRule="auto"/>
        <w:contextualSpacing/>
        <w:rPr>
          <w:rFonts w:ascii="Cambria" w:hAnsi="Cambria"/>
          <w:sz w:val="28"/>
          <w:szCs w:val="28"/>
        </w:rPr>
      </w:pPr>
      <w:r>
        <w:rPr>
          <w:rFonts w:ascii="Cambria" w:hAnsi="Cambria"/>
          <w:sz w:val="28"/>
          <w:szCs w:val="28"/>
        </w:rPr>
        <w:t>Unable to</w:t>
      </w:r>
      <w:r w:rsidR="00146036">
        <w:rPr>
          <w:rFonts w:ascii="Cambria" w:hAnsi="Cambria"/>
          <w:sz w:val="28"/>
          <w:szCs w:val="28"/>
        </w:rPr>
        <w:t xml:space="preserve"> </w:t>
      </w:r>
      <w:r w:rsidR="00BF39B5">
        <w:rPr>
          <w:rFonts w:ascii="Cambria" w:hAnsi="Cambria"/>
          <w:sz w:val="28"/>
          <w:szCs w:val="28"/>
        </w:rPr>
        <w:t>reach</w:t>
      </w:r>
      <w:r w:rsidR="00546899">
        <w:rPr>
          <w:rFonts w:ascii="Cambria" w:hAnsi="Cambria"/>
          <w:sz w:val="28"/>
          <w:szCs w:val="28"/>
        </w:rPr>
        <w:t xml:space="preserve"> Violet</w:t>
      </w:r>
      <w:del w:id="11412" w:author="Claire S" w:date="2026-05-21T17:45:00Z" w16du:dateUtc="2026-05-21T16:45:00Z">
        <w:r w:rsidR="00D5312F" w:rsidDel="0023347A">
          <w:rPr>
            <w:rFonts w:ascii="Cambria" w:hAnsi="Cambria"/>
            <w:sz w:val="28"/>
            <w:szCs w:val="28"/>
          </w:rPr>
          <w:delText>’s number</w:delText>
        </w:r>
      </w:del>
      <w:r w:rsidR="00BF39B5">
        <w:rPr>
          <w:rFonts w:ascii="Cambria" w:hAnsi="Cambria"/>
          <w:sz w:val="28"/>
          <w:szCs w:val="28"/>
        </w:rPr>
        <w:t xml:space="preserve"> again</w:t>
      </w:r>
      <w:r w:rsidR="00546899">
        <w:rPr>
          <w:rFonts w:ascii="Cambria" w:hAnsi="Cambria"/>
          <w:sz w:val="28"/>
          <w:szCs w:val="28"/>
        </w:rPr>
        <w:t xml:space="preserve">, </w:t>
      </w:r>
      <w:del w:id="11413" w:author="Daisy Watt" w:date="2026-04-24T14:36:00Z" w16du:dateUtc="2026-04-24T13:36:00Z">
        <w:r w:rsidR="00105451" w:rsidDel="002F73AB">
          <w:rPr>
            <w:rFonts w:ascii="Cambria" w:hAnsi="Cambria"/>
            <w:sz w:val="28"/>
            <w:szCs w:val="28"/>
          </w:rPr>
          <w:delText xml:space="preserve">a </w:delText>
        </w:r>
        <w:r w:rsidR="00105451" w:rsidRPr="002F73AB" w:rsidDel="002F73AB">
          <w:rPr>
            <w:rFonts w:ascii="Cambria" w:hAnsi="Cambria"/>
            <w:sz w:val="28"/>
            <w:highlight w:val="yellow"/>
            <w:rPrChange w:id="11414" w:author="Daisy Watt" w:date="2026-04-30T11:23:00Z" w16du:dateUtc="2026-04-30T10:23:00Z">
              <w:rPr>
                <w:rFonts w:ascii="Cambria" w:hAnsi="Cambria"/>
                <w:sz w:val="28"/>
              </w:rPr>
            </w:rPrChange>
          </w:rPr>
          <w:delText>frantic</w:delText>
        </w:r>
        <w:r w:rsidR="00105451" w:rsidDel="002F73AB">
          <w:rPr>
            <w:rFonts w:ascii="Cambria" w:hAnsi="Cambria"/>
            <w:sz w:val="28"/>
            <w:szCs w:val="28"/>
          </w:rPr>
          <w:delText xml:space="preserve"> </w:delText>
        </w:r>
      </w:del>
      <w:r w:rsidR="004722B6">
        <w:rPr>
          <w:rFonts w:ascii="Cambria" w:hAnsi="Cambria"/>
          <w:sz w:val="28"/>
          <w:szCs w:val="28"/>
        </w:rPr>
        <w:t xml:space="preserve">Clara </w:t>
      </w:r>
      <w:r w:rsidR="00605EC3">
        <w:rPr>
          <w:rFonts w:ascii="Cambria" w:hAnsi="Cambria"/>
          <w:sz w:val="28"/>
          <w:szCs w:val="28"/>
        </w:rPr>
        <w:t xml:space="preserve">jumped </w:t>
      </w:r>
      <w:r w:rsidR="004722B6">
        <w:rPr>
          <w:rFonts w:ascii="Cambria" w:hAnsi="Cambria"/>
          <w:sz w:val="28"/>
          <w:szCs w:val="28"/>
        </w:rPr>
        <w:t xml:space="preserve">off the bus </w:t>
      </w:r>
      <w:r w:rsidR="00605EC3">
        <w:rPr>
          <w:rFonts w:ascii="Cambria" w:hAnsi="Cambria"/>
          <w:sz w:val="28"/>
          <w:szCs w:val="28"/>
        </w:rPr>
        <w:t xml:space="preserve">at the next stop, straight into the driving rain, </w:t>
      </w:r>
      <w:r w:rsidR="004722B6">
        <w:rPr>
          <w:rFonts w:ascii="Cambria" w:hAnsi="Cambria"/>
          <w:sz w:val="28"/>
          <w:szCs w:val="28"/>
        </w:rPr>
        <w:t xml:space="preserve">and </w:t>
      </w:r>
      <w:r w:rsidR="00DA0EFE">
        <w:rPr>
          <w:rFonts w:ascii="Cambria" w:hAnsi="Cambria"/>
          <w:sz w:val="28"/>
          <w:szCs w:val="28"/>
        </w:rPr>
        <w:t>diall</w:t>
      </w:r>
      <w:r w:rsidR="00DB64D1">
        <w:rPr>
          <w:rFonts w:ascii="Cambria" w:hAnsi="Cambria"/>
          <w:sz w:val="28"/>
          <w:szCs w:val="28"/>
        </w:rPr>
        <w:t>ed 999</w:t>
      </w:r>
      <w:r w:rsidR="009B7498">
        <w:rPr>
          <w:rFonts w:ascii="Cambria" w:hAnsi="Cambria"/>
          <w:sz w:val="28"/>
          <w:szCs w:val="28"/>
        </w:rPr>
        <w:t>.</w:t>
      </w:r>
    </w:p>
    <w:p w14:paraId="100C8786" w14:textId="77777777" w:rsidR="009B7498" w:rsidRDefault="009B7498" w:rsidP="009B7498">
      <w:pPr>
        <w:spacing w:line="360" w:lineRule="auto"/>
        <w:ind w:firstLine="720"/>
        <w:contextualSpacing/>
        <w:rPr>
          <w:rFonts w:ascii="Cambria" w:hAnsi="Cambria"/>
          <w:sz w:val="28"/>
          <w:szCs w:val="28"/>
        </w:rPr>
      </w:pPr>
      <w:r>
        <w:rPr>
          <w:rFonts w:ascii="Cambria" w:hAnsi="Cambria"/>
          <w:sz w:val="28"/>
          <w:szCs w:val="28"/>
        </w:rPr>
        <w:t xml:space="preserve">‘Which emergency? Police, fire or ambulance?’ </w:t>
      </w:r>
    </w:p>
    <w:p w14:paraId="58B2CE7F" w14:textId="0A7C109F" w:rsidR="00884ADE" w:rsidRDefault="009B7498" w:rsidP="009B7498">
      <w:pPr>
        <w:spacing w:line="360" w:lineRule="auto"/>
        <w:ind w:firstLine="720"/>
        <w:contextualSpacing/>
        <w:rPr>
          <w:rFonts w:ascii="Cambria" w:hAnsi="Cambria"/>
          <w:sz w:val="28"/>
          <w:szCs w:val="28"/>
        </w:rPr>
      </w:pPr>
      <w:r>
        <w:rPr>
          <w:rFonts w:ascii="Cambria" w:hAnsi="Cambria"/>
          <w:sz w:val="28"/>
          <w:szCs w:val="28"/>
        </w:rPr>
        <w:t>‘</w:t>
      </w:r>
      <w:r w:rsidR="00884ADE">
        <w:rPr>
          <w:rFonts w:ascii="Cambria" w:hAnsi="Cambria"/>
          <w:sz w:val="28"/>
          <w:szCs w:val="28"/>
        </w:rPr>
        <w:t xml:space="preserve">I don’t know!’ </w:t>
      </w:r>
      <w:del w:id="11415" w:author="Claire S" w:date="2026-07-27T16:26:00Z" w16du:dateUtc="2026-07-27T15:26:00Z">
        <w:r w:rsidR="00884ADE" w:rsidDel="00A86267">
          <w:rPr>
            <w:rFonts w:ascii="Cambria" w:hAnsi="Cambria"/>
            <w:sz w:val="28"/>
            <w:szCs w:val="28"/>
          </w:rPr>
          <w:delText xml:space="preserve">Clara </w:delText>
        </w:r>
      </w:del>
      <w:del w:id="11416" w:author="Claire S" w:date="2026-07-27T16:18:00Z" w16du:dateUtc="2026-07-27T15:18:00Z">
        <w:r w:rsidR="00884ADE" w:rsidDel="00F175C9">
          <w:rPr>
            <w:rFonts w:ascii="Cambria" w:hAnsi="Cambria"/>
            <w:sz w:val="28"/>
            <w:szCs w:val="28"/>
          </w:rPr>
          <w:delText xml:space="preserve">felt </w:delText>
        </w:r>
      </w:del>
      <w:del w:id="11417" w:author="Claire S" w:date="2026-07-27T16:26:00Z" w16du:dateUtc="2026-07-27T15:26:00Z">
        <w:r w:rsidR="00884ADE" w:rsidRPr="000621B3" w:rsidDel="00A86267">
          <w:rPr>
            <w:rFonts w:ascii="Cambria" w:hAnsi="Cambria"/>
            <w:sz w:val="28"/>
            <w:szCs w:val="28"/>
          </w:rPr>
          <w:delText xml:space="preserve">suddenly </w:delText>
        </w:r>
      </w:del>
      <w:del w:id="11418" w:author="Claire S" w:date="2026-07-27T16:18:00Z" w16du:dateUtc="2026-07-27T15:18:00Z">
        <w:r w:rsidR="00884ADE" w:rsidRPr="000621B3" w:rsidDel="00F175C9">
          <w:rPr>
            <w:rFonts w:ascii="Cambria" w:hAnsi="Cambria"/>
            <w:sz w:val="28"/>
          </w:rPr>
          <w:delText>fr</w:delText>
        </w:r>
      </w:del>
      <w:del w:id="11419" w:author="Claire S" w:date="2026-07-27T12:33:00Z" w16du:dateUtc="2026-07-27T11:33:00Z">
        <w:r w:rsidR="00884ADE" w:rsidRPr="000621B3" w:rsidDel="000621B3">
          <w:rPr>
            <w:rFonts w:ascii="Cambria" w:hAnsi="Cambria"/>
            <w:sz w:val="28"/>
          </w:rPr>
          <w:delText>antic</w:delText>
        </w:r>
      </w:del>
      <w:del w:id="11420" w:author="Claire S" w:date="2026-07-27T16:26:00Z" w16du:dateUtc="2026-07-27T15:26:00Z">
        <w:r w:rsidR="00884ADE" w:rsidDel="00A86267">
          <w:rPr>
            <w:rFonts w:ascii="Cambria" w:hAnsi="Cambria"/>
            <w:sz w:val="28"/>
            <w:szCs w:val="28"/>
          </w:rPr>
          <w:delText>,</w:delText>
        </w:r>
      </w:del>
      <w:ins w:id="11421" w:author="Claire S" w:date="2026-07-27T16:26:00Z" w16du:dateUtc="2026-07-27T15:26:00Z">
        <w:r w:rsidR="00A86267">
          <w:rPr>
            <w:rFonts w:ascii="Cambria" w:hAnsi="Cambria"/>
            <w:sz w:val="28"/>
            <w:szCs w:val="28"/>
          </w:rPr>
          <w:t>Clara’s</w:t>
        </w:r>
      </w:ins>
      <w:ins w:id="11422" w:author="Claire S" w:date="2026-07-27T16:48:00Z" w16du:dateUtc="2026-07-27T15:48:00Z">
        <w:r w:rsidR="003C7CF0">
          <w:rPr>
            <w:rFonts w:ascii="Cambria" w:hAnsi="Cambria"/>
            <w:sz w:val="28"/>
            <w:szCs w:val="28"/>
          </w:rPr>
          <w:t xml:space="preserve"> heart was racing; her</w:t>
        </w:r>
      </w:ins>
      <w:del w:id="11423" w:author="Claire S" w:date="2026-07-27T16:26:00Z" w16du:dateUtc="2026-07-27T15:26:00Z">
        <w:r w:rsidR="00884ADE" w:rsidDel="00A86267">
          <w:rPr>
            <w:rFonts w:ascii="Cambria" w:hAnsi="Cambria"/>
            <w:sz w:val="28"/>
            <w:szCs w:val="28"/>
          </w:rPr>
          <w:delText xml:space="preserve"> </w:delText>
        </w:r>
        <w:r w:rsidR="007444DF" w:rsidDel="00A86267">
          <w:rPr>
            <w:rFonts w:ascii="Cambria" w:hAnsi="Cambria"/>
            <w:sz w:val="28"/>
            <w:szCs w:val="28"/>
          </w:rPr>
          <w:delText>her</w:delText>
        </w:r>
      </w:del>
      <w:r w:rsidR="00146036">
        <w:rPr>
          <w:rFonts w:ascii="Cambria" w:hAnsi="Cambria"/>
          <w:sz w:val="28"/>
          <w:szCs w:val="28"/>
        </w:rPr>
        <w:t xml:space="preserve"> </w:t>
      </w:r>
      <w:r w:rsidR="007444DF">
        <w:rPr>
          <w:rFonts w:ascii="Cambria" w:hAnsi="Cambria"/>
          <w:sz w:val="28"/>
          <w:szCs w:val="28"/>
        </w:rPr>
        <w:t xml:space="preserve">hair </w:t>
      </w:r>
      <w:ins w:id="11424" w:author="Claire S" w:date="2026-07-27T16:26:00Z" w16du:dateUtc="2026-07-27T15:26:00Z">
        <w:r w:rsidR="00A86267">
          <w:rPr>
            <w:rFonts w:ascii="Cambria" w:hAnsi="Cambria"/>
            <w:sz w:val="28"/>
            <w:szCs w:val="28"/>
          </w:rPr>
          <w:t xml:space="preserve">already </w:t>
        </w:r>
      </w:ins>
      <w:r w:rsidR="00D14421" w:rsidRPr="000621B3">
        <w:rPr>
          <w:rFonts w:ascii="Cambria" w:hAnsi="Cambria"/>
          <w:sz w:val="28"/>
          <w:szCs w:val="28"/>
        </w:rPr>
        <w:t xml:space="preserve">soaking and </w:t>
      </w:r>
      <w:r w:rsidR="007444DF" w:rsidRPr="000621B3">
        <w:rPr>
          <w:rFonts w:ascii="Cambria" w:hAnsi="Cambria"/>
          <w:sz w:val="28"/>
          <w:szCs w:val="28"/>
        </w:rPr>
        <w:t>plastered to her face</w:t>
      </w:r>
      <w:del w:id="11425" w:author="Claire S" w:date="2026-07-27T16:26:00Z" w16du:dateUtc="2026-07-27T15:26:00Z">
        <w:r w:rsidR="007444DF" w:rsidRPr="000621B3" w:rsidDel="00A86267">
          <w:rPr>
            <w:rFonts w:ascii="Cambria" w:hAnsi="Cambria"/>
            <w:sz w:val="28"/>
            <w:szCs w:val="28"/>
          </w:rPr>
          <w:delText xml:space="preserve"> already</w:delText>
        </w:r>
      </w:del>
      <w:r w:rsidR="007444DF" w:rsidRPr="000621B3">
        <w:rPr>
          <w:rFonts w:ascii="Cambria" w:hAnsi="Cambria"/>
          <w:sz w:val="28"/>
          <w:szCs w:val="28"/>
        </w:rPr>
        <w:t xml:space="preserve">. </w:t>
      </w:r>
      <w:r w:rsidR="00C673B5" w:rsidRPr="000621B3">
        <w:rPr>
          <w:rFonts w:ascii="Cambria" w:hAnsi="Cambria"/>
          <w:sz w:val="28"/>
          <w:szCs w:val="28"/>
        </w:rPr>
        <w:t>‘Maybe all of them?</w:t>
      </w:r>
    </w:p>
    <w:p w14:paraId="7839DFAD" w14:textId="43F106E5" w:rsidR="006476B3" w:rsidRDefault="00884ADE" w:rsidP="009B7498">
      <w:pPr>
        <w:spacing w:line="360" w:lineRule="auto"/>
        <w:ind w:firstLine="720"/>
        <w:contextualSpacing/>
        <w:rPr>
          <w:rFonts w:ascii="Cambria" w:hAnsi="Cambria"/>
          <w:sz w:val="28"/>
          <w:szCs w:val="28"/>
        </w:rPr>
      </w:pPr>
      <w:r>
        <w:rPr>
          <w:rFonts w:ascii="Cambria" w:hAnsi="Cambria"/>
          <w:sz w:val="28"/>
          <w:szCs w:val="28"/>
        </w:rPr>
        <w:t>‘</w:t>
      </w:r>
      <w:r w:rsidR="006476B3">
        <w:rPr>
          <w:rFonts w:ascii="Cambria" w:hAnsi="Cambria"/>
          <w:sz w:val="28"/>
          <w:szCs w:val="28"/>
        </w:rPr>
        <w:t>You can only choose one.’</w:t>
      </w:r>
    </w:p>
    <w:p w14:paraId="41048525" w14:textId="367C867A" w:rsidR="006476B3" w:rsidRDefault="006476B3" w:rsidP="009B7498">
      <w:pPr>
        <w:spacing w:line="360" w:lineRule="auto"/>
        <w:ind w:firstLine="720"/>
        <w:contextualSpacing/>
        <w:rPr>
          <w:rFonts w:ascii="Cambria" w:hAnsi="Cambria"/>
          <w:sz w:val="28"/>
          <w:szCs w:val="28"/>
        </w:rPr>
      </w:pPr>
      <w:r>
        <w:rPr>
          <w:rFonts w:ascii="Cambria" w:hAnsi="Cambria"/>
          <w:sz w:val="28"/>
          <w:szCs w:val="28"/>
        </w:rPr>
        <w:t>‘</w:t>
      </w:r>
      <w:del w:id="11426" w:author="Daisy Watt" w:date="2026-06-22T14:31:00Z" w16du:dateUtc="2026-06-22T12:31:00Z">
        <w:r w:rsidR="00C02463">
          <w:rPr>
            <w:rFonts w:ascii="Cambria" w:hAnsi="Cambria"/>
            <w:sz w:val="28"/>
            <w:szCs w:val="28"/>
          </w:rPr>
          <w:delText xml:space="preserve">But </w:delText>
        </w:r>
      </w:del>
      <w:r>
        <w:rPr>
          <w:rFonts w:ascii="Cambria" w:hAnsi="Cambria"/>
          <w:sz w:val="28"/>
          <w:szCs w:val="28"/>
        </w:rPr>
        <w:t>I don’t know which one, though</w:t>
      </w:r>
      <w:del w:id="11427" w:author="Daisy Watt" w:date="2026-06-22T14:31:00Z" w16du:dateUtc="2026-06-22T12:31:00Z">
        <w:r>
          <w:rPr>
            <w:rFonts w:ascii="Cambria" w:hAnsi="Cambria"/>
            <w:sz w:val="28"/>
            <w:szCs w:val="28"/>
          </w:rPr>
          <w:delText xml:space="preserve"> </w:delText>
        </w:r>
      </w:del>
      <w:ins w:id="11428" w:author="Daisy Watt" w:date="2026-06-22T14:31:00Z" w16du:dateUtc="2026-06-22T12:31:00Z">
        <w:del w:id="11429" w:author="Claire S" w:date="2026-07-27T16:26:00Z" w16du:dateUtc="2026-07-27T15:26:00Z">
          <w:r w:rsidR="003F39CD" w:rsidDel="004D1273">
            <w:rPr>
              <w:rFonts w:ascii="Cambria" w:hAnsi="Cambria"/>
              <w:sz w:val="28"/>
              <w:szCs w:val="28"/>
            </w:rPr>
            <w:delText>.</w:delText>
          </w:r>
        </w:del>
      </w:ins>
      <w:ins w:id="11430" w:author="Claire S" w:date="2026-07-27T16:26:00Z" w16du:dateUtc="2026-07-27T15:26:00Z">
        <w:r w:rsidR="004D1273">
          <w:rPr>
            <w:rFonts w:ascii="Cambria" w:hAnsi="Cambria"/>
            <w:sz w:val="28"/>
            <w:szCs w:val="28"/>
          </w:rPr>
          <w:t xml:space="preserve"> -</w:t>
        </w:r>
      </w:ins>
      <w:del w:id="11431" w:author="Daisy Watt" w:date="2026-06-22T14:30:00Z" w16du:dateUtc="2026-06-22T12:30:00Z">
        <w:r>
          <w:rPr>
            <w:rFonts w:ascii="Cambria" w:hAnsi="Cambria"/>
            <w:sz w:val="28"/>
            <w:szCs w:val="28"/>
          </w:rPr>
          <w:delText>-</w:delText>
        </w:r>
      </w:del>
      <w:r>
        <w:rPr>
          <w:rFonts w:ascii="Cambria" w:hAnsi="Cambria"/>
          <w:sz w:val="28"/>
          <w:szCs w:val="28"/>
        </w:rPr>
        <w:t xml:space="preserve">’ </w:t>
      </w:r>
      <w:ins w:id="11432" w:author="Claire S" w:date="2026-07-27T16:48:00Z" w16du:dateUtc="2026-07-27T15:48:00Z">
        <w:r w:rsidR="003C7CF0">
          <w:rPr>
            <w:rFonts w:ascii="Cambria" w:hAnsi="Cambria"/>
            <w:sz w:val="28"/>
            <w:szCs w:val="28"/>
          </w:rPr>
          <w:t>Panic rose</w:t>
        </w:r>
      </w:ins>
      <w:ins w:id="11433" w:author="Claire S" w:date="2026-07-27T16:34:00Z" w16du:dateUtc="2026-07-27T15:34:00Z">
        <w:r w:rsidR="00CB747D">
          <w:rPr>
            <w:rFonts w:ascii="Cambria" w:hAnsi="Cambria"/>
            <w:sz w:val="28"/>
            <w:szCs w:val="28"/>
          </w:rPr>
          <w:t xml:space="preserve"> as she edged under a shop canopy for shelter.</w:t>
        </w:r>
      </w:ins>
      <w:ins w:id="11434" w:author="Claire S" w:date="2026-07-27T16:26:00Z" w16du:dateUtc="2026-07-27T15:26:00Z">
        <w:r w:rsidR="00A86267">
          <w:rPr>
            <w:rFonts w:ascii="Cambria" w:hAnsi="Cambria"/>
            <w:sz w:val="28"/>
            <w:szCs w:val="28"/>
          </w:rPr>
          <w:t xml:space="preserve"> </w:t>
        </w:r>
      </w:ins>
    </w:p>
    <w:p w14:paraId="3ADEE8F6" w14:textId="689EC6BC" w:rsidR="00884ADE" w:rsidRDefault="006476B3" w:rsidP="009B7498">
      <w:pPr>
        <w:spacing w:line="360" w:lineRule="auto"/>
        <w:ind w:firstLine="720"/>
        <w:contextualSpacing/>
        <w:rPr>
          <w:rFonts w:ascii="Cambria" w:hAnsi="Cambria"/>
          <w:sz w:val="28"/>
          <w:szCs w:val="28"/>
        </w:rPr>
      </w:pPr>
      <w:r>
        <w:rPr>
          <w:rFonts w:ascii="Cambria" w:hAnsi="Cambria"/>
          <w:sz w:val="28"/>
          <w:szCs w:val="28"/>
        </w:rPr>
        <w:t>‘I</w:t>
      </w:r>
      <w:r w:rsidR="007444DF">
        <w:rPr>
          <w:rFonts w:ascii="Cambria" w:hAnsi="Cambria"/>
          <w:sz w:val="28"/>
          <w:szCs w:val="28"/>
        </w:rPr>
        <w:t xml:space="preserve"> can’t</w:t>
      </w:r>
      <w:r w:rsidR="00884ADE">
        <w:rPr>
          <w:rFonts w:ascii="Cambria" w:hAnsi="Cambria"/>
          <w:sz w:val="28"/>
          <w:szCs w:val="28"/>
        </w:rPr>
        <w:t xml:space="preserve"> decide</w:t>
      </w:r>
      <w:r w:rsidR="007444DF">
        <w:rPr>
          <w:rFonts w:ascii="Cambria" w:hAnsi="Cambria"/>
          <w:sz w:val="28"/>
          <w:szCs w:val="28"/>
        </w:rPr>
        <w:t xml:space="preserve"> for you</w:t>
      </w:r>
      <w:r w:rsidR="00884ADE">
        <w:rPr>
          <w:rFonts w:ascii="Cambria" w:hAnsi="Cambria"/>
          <w:sz w:val="28"/>
          <w:szCs w:val="28"/>
        </w:rPr>
        <w:t>,’ the bored-sounding operator said.</w:t>
      </w:r>
      <w:r w:rsidR="00C673B5">
        <w:rPr>
          <w:rFonts w:ascii="Cambria" w:hAnsi="Cambria"/>
          <w:sz w:val="28"/>
          <w:szCs w:val="28"/>
        </w:rPr>
        <w:t xml:space="preserve"> </w:t>
      </w:r>
    </w:p>
    <w:p w14:paraId="11171CF1" w14:textId="2D0DD9AB" w:rsidR="0032531C" w:rsidDel="00CB747D" w:rsidRDefault="00884ADE" w:rsidP="009B7498">
      <w:pPr>
        <w:spacing w:line="360" w:lineRule="auto"/>
        <w:ind w:firstLine="720"/>
        <w:contextualSpacing/>
        <w:rPr>
          <w:del w:id="11435" w:author="Claire S" w:date="2026-07-27T16:34:00Z" w16du:dateUtc="2026-07-27T15:34:00Z"/>
          <w:rFonts w:ascii="Cambria" w:hAnsi="Cambria"/>
          <w:sz w:val="28"/>
          <w:szCs w:val="28"/>
        </w:rPr>
      </w:pPr>
      <w:r>
        <w:rPr>
          <w:rFonts w:ascii="Cambria" w:hAnsi="Cambria"/>
          <w:sz w:val="28"/>
          <w:szCs w:val="28"/>
        </w:rPr>
        <w:t>‘Police</w:t>
      </w:r>
      <w:ins w:id="11436" w:author="Daisy Watt" w:date="2026-06-22T14:28:00Z" w16du:dateUtc="2026-06-22T12:28:00Z">
        <w:r w:rsidR="00A1004F">
          <w:rPr>
            <w:rFonts w:ascii="Cambria" w:hAnsi="Cambria"/>
            <w:sz w:val="28"/>
            <w:szCs w:val="28"/>
          </w:rPr>
          <w:t>,</w:t>
        </w:r>
      </w:ins>
      <w:r w:rsidR="006476B3">
        <w:rPr>
          <w:rFonts w:ascii="Cambria" w:hAnsi="Cambria"/>
          <w:sz w:val="28"/>
          <w:szCs w:val="28"/>
        </w:rPr>
        <w:t xml:space="preserve"> then.</w:t>
      </w:r>
      <w:r>
        <w:rPr>
          <w:rFonts w:ascii="Cambria" w:hAnsi="Cambria"/>
          <w:sz w:val="28"/>
          <w:szCs w:val="28"/>
        </w:rPr>
        <w:t xml:space="preserve">’ </w:t>
      </w:r>
      <w:r w:rsidR="007E6670">
        <w:rPr>
          <w:rFonts w:ascii="Cambria" w:hAnsi="Cambria"/>
          <w:sz w:val="28"/>
          <w:szCs w:val="28"/>
        </w:rPr>
        <w:t xml:space="preserve">It was the most obvious </w:t>
      </w:r>
      <w:r w:rsidR="00146036">
        <w:rPr>
          <w:rFonts w:ascii="Cambria" w:hAnsi="Cambria"/>
          <w:sz w:val="28"/>
          <w:szCs w:val="28"/>
        </w:rPr>
        <w:t>decision</w:t>
      </w:r>
      <w:r w:rsidR="007E6670">
        <w:rPr>
          <w:rFonts w:ascii="Cambria" w:hAnsi="Cambria"/>
          <w:sz w:val="28"/>
          <w:szCs w:val="28"/>
        </w:rPr>
        <w:t xml:space="preserve"> </w:t>
      </w:r>
      <w:del w:id="11437" w:author="Daisy Watt" w:date="2026-06-22T14:31:00Z" w16du:dateUtc="2026-06-22T12:31:00Z">
        <w:r w:rsidR="007E6670">
          <w:rPr>
            <w:rFonts w:ascii="Cambria" w:hAnsi="Cambria"/>
            <w:sz w:val="28"/>
            <w:szCs w:val="28"/>
          </w:rPr>
          <w:delText>-</w:delText>
        </w:r>
      </w:del>
      <w:ins w:id="11438" w:author="Daisy Watt" w:date="2026-06-22T14:31:00Z" w16du:dateUtc="2026-06-22T12:31:00Z">
        <w:r w:rsidR="001E61B7">
          <w:rPr>
            <w:rFonts w:ascii="Cambria" w:hAnsi="Cambria"/>
            <w:sz w:val="28"/>
            <w:szCs w:val="28"/>
          </w:rPr>
          <w:t>–</w:t>
        </w:r>
      </w:ins>
      <w:r>
        <w:rPr>
          <w:rFonts w:ascii="Cambria" w:hAnsi="Cambria"/>
          <w:sz w:val="28"/>
          <w:szCs w:val="28"/>
        </w:rPr>
        <w:t xml:space="preserve"> but when </w:t>
      </w:r>
      <w:r w:rsidR="007E6670">
        <w:rPr>
          <w:rFonts w:ascii="Cambria" w:hAnsi="Cambria"/>
          <w:sz w:val="28"/>
          <w:szCs w:val="28"/>
        </w:rPr>
        <w:t>Clara</w:t>
      </w:r>
      <w:r>
        <w:rPr>
          <w:rFonts w:ascii="Cambria" w:hAnsi="Cambria"/>
          <w:sz w:val="28"/>
          <w:szCs w:val="28"/>
        </w:rPr>
        <w:t xml:space="preserve"> </w:t>
      </w:r>
      <w:r w:rsidR="007E6670">
        <w:rPr>
          <w:rFonts w:ascii="Cambria" w:hAnsi="Cambria"/>
          <w:sz w:val="28"/>
          <w:szCs w:val="28"/>
        </w:rPr>
        <w:t>got</w:t>
      </w:r>
      <w:r>
        <w:rPr>
          <w:rFonts w:ascii="Cambria" w:hAnsi="Cambria"/>
          <w:sz w:val="28"/>
          <w:szCs w:val="28"/>
        </w:rPr>
        <w:t xml:space="preserve"> through</w:t>
      </w:r>
      <w:r w:rsidR="00C673B5">
        <w:rPr>
          <w:rFonts w:ascii="Cambria" w:hAnsi="Cambria"/>
          <w:sz w:val="28"/>
          <w:szCs w:val="28"/>
        </w:rPr>
        <w:t xml:space="preserve"> to the police operator</w:t>
      </w:r>
      <w:r>
        <w:rPr>
          <w:rFonts w:ascii="Cambria" w:hAnsi="Cambria"/>
          <w:sz w:val="28"/>
          <w:szCs w:val="28"/>
        </w:rPr>
        <w:t xml:space="preserve">, </w:t>
      </w:r>
      <w:r w:rsidR="00AC3F1A">
        <w:rPr>
          <w:rFonts w:ascii="Cambria" w:hAnsi="Cambria"/>
          <w:sz w:val="28"/>
          <w:szCs w:val="28"/>
        </w:rPr>
        <w:t>he</w:t>
      </w:r>
      <w:r w:rsidR="00DB64D1">
        <w:rPr>
          <w:rFonts w:ascii="Cambria" w:hAnsi="Cambria"/>
          <w:sz w:val="28"/>
          <w:szCs w:val="28"/>
        </w:rPr>
        <w:t xml:space="preserve"> said they couldn’t do anything</w:t>
      </w:r>
      <w:r w:rsidR="00AC3F1A">
        <w:rPr>
          <w:rFonts w:ascii="Cambria" w:hAnsi="Cambria"/>
          <w:sz w:val="28"/>
          <w:szCs w:val="28"/>
        </w:rPr>
        <w:t xml:space="preserve"> without an </w:t>
      </w:r>
      <w:r w:rsidR="00DB64D1">
        <w:rPr>
          <w:rFonts w:ascii="Cambria" w:hAnsi="Cambria"/>
          <w:sz w:val="28"/>
          <w:szCs w:val="28"/>
        </w:rPr>
        <w:t>idea of Violet’s location</w:t>
      </w:r>
      <w:r w:rsidR="007444DF">
        <w:rPr>
          <w:rFonts w:ascii="Cambria" w:hAnsi="Cambria"/>
          <w:sz w:val="28"/>
          <w:szCs w:val="28"/>
        </w:rPr>
        <w:t>.</w:t>
      </w:r>
    </w:p>
    <w:p w14:paraId="1986CEE8" w14:textId="72B7662C" w:rsidR="00AB57FE" w:rsidDel="00CB747D" w:rsidRDefault="00AB57FE">
      <w:pPr>
        <w:spacing w:line="360" w:lineRule="auto"/>
        <w:contextualSpacing/>
        <w:rPr>
          <w:del w:id="11439" w:author="Claire S" w:date="2026-07-27T16:34:00Z" w16du:dateUtc="2026-07-27T15:34:00Z"/>
          <w:rFonts w:ascii="Cambria" w:hAnsi="Cambria"/>
          <w:sz w:val="28"/>
          <w:szCs w:val="28"/>
        </w:rPr>
        <w:pPrChange w:id="11440" w:author="Claire S" w:date="2026-07-27T16:34:00Z" w16du:dateUtc="2026-07-27T15:34:00Z">
          <w:pPr>
            <w:spacing w:line="360" w:lineRule="auto"/>
            <w:ind w:firstLine="720"/>
            <w:contextualSpacing/>
          </w:pPr>
        </w:pPrChange>
      </w:pPr>
      <w:del w:id="11441" w:author="Claire S" w:date="2026-07-27T16:33:00Z" w16du:dateUtc="2026-07-27T15:33:00Z">
        <w:r w:rsidDel="00CB747D">
          <w:rPr>
            <w:rFonts w:ascii="Cambria" w:hAnsi="Cambria"/>
            <w:sz w:val="28"/>
            <w:szCs w:val="28"/>
          </w:rPr>
          <w:delText>‘</w:delText>
        </w:r>
        <w:commentRangeStart w:id="11442"/>
        <w:r w:rsidDel="00CB747D">
          <w:rPr>
            <w:rFonts w:ascii="Cambria" w:hAnsi="Cambria"/>
            <w:sz w:val="28"/>
            <w:szCs w:val="28"/>
          </w:rPr>
          <w:delText>I think she’s already a missing person, isn’t she</w:delText>
        </w:r>
        <w:commentRangeEnd w:id="11442"/>
        <w:r w:rsidR="00D0147F" w:rsidDel="00CB747D">
          <w:rPr>
            <w:rStyle w:val="CommentReference"/>
            <w:rFonts w:ascii="Cambria" w:hAnsi="Cambria"/>
            <w:sz w:val="28"/>
            <w:szCs w:val="28"/>
          </w:rPr>
          <w:commentReference w:id="11442"/>
        </w:r>
        <w:r w:rsidDel="00CB747D">
          <w:rPr>
            <w:rFonts w:ascii="Cambria" w:hAnsi="Cambria"/>
            <w:sz w:val="28"/>
            <w:szCs w:val="28"/>
          </w:rPr>
          <w:delText>?</w:delText>
        </w:r>
        <w:r w:rsidR="007E6670" w:rsidDel="00CB747D">
          <w:rPr>
            <w:rFonts w:ascii="Cambria" w:hAnsi="Cambria"/>
            <w:sz w:val="28"/>
            <w:szCs w:val="28"/>
          </w:rPr>
          <w:delText>’ She edged her way under a shop canopy for shelter.</w:delText>
        </w:r>
        <w:r w:rsidR="00146036" w:rsidDel="00CB747D">
          <w:rPr>
            <w:rFonts w:ascii="Cambria" w:hAnsi="Cambria"/>
            <w:sz w:val="28"/>
            <w:szCs w:val="28"/>
          </w:rPr>
          <w:delText xml:space="preserve"> </w:delText>
        </w:r>
      </w:del>
      <w:del w:id="11443" w:author="Claire S" w:date="2026-07-27T16:34:00Z" w16du:dateUtc="2026-07-27T15:34:00Z">
        <w:r w:rsidR="007E6670" w:rsidDel="00CB747D">
          <w:rPr>
            <w:rFonts w:ascii="Cambria" w:hAnsi="Cambria"/>
            <w:sz w:val="28"/>
            <w:szCs w:val="28"/>
          </w:rPr>
          <w:delText>‘</w:delText>
        </w:r>
        <w:r w:rsidR="00146036" w:rsidDel="00CB747D">
          <w:rPr>
            <w:rFonts w:ascii="Cambria" w:hAnsi="Cambria"/>
            <w:sz w:val="28"/>
            <w:szCs w:val="28"/>
          </w:rPr>
          <w:delText>Violet Childs?</w:delText>
        </w:r>
        <w:r w:rsidDel="00CB747D">
          <w:rPr>
            <w:rFonts w:ascii="Cambria" w:hAnsi="Cambria"/>
            <w:sz w:val="28"/>
            <w:szCs w:val="28"/>
          </w:rPr>
          <w:delText>’</w:delText>
        </w:r>
      </w:del>
    </w:p>
    <w:p w14:paraId="3DD4A445" w14:textId="61CFA6C0" w:rsidR="00AB57FE" w:rsidRDefault="00146036" w:rsidP="00CB747D">
      <w:pPr>
        <w:spacing w:line="360" w:lineRule="auto"/>
        <w:ind w:firstLine="720"/>
        <w:contextualSpacing/>
        <w:rPr>
          <w:rFonts w:ascii="Cambria" w:hAnsi="Cambria"/>
          <w:sz w:val="28"/>
          <w:szCs w:val="28"/>
        </w:rPr>
      </w:pPr>
      <w:del w:id="11444" w:author="Claire S" w:date="2026-07-27T16:34:00Z" w16du:dateUtc="2026-07-27T15:34:00Z">
        <w:r w:rsidDel="00CB747D">
          <w:rPr>
            <w:rFonts w:ascii="Cambria" w:hAnsi="Cambria"/>
            <w:sz w:val="28"/>
            <w:szCs w:val="28"/>
          </w:rPr>
          <w:delText xml:space="preserve">‘Hang on.’ </w:delText>
        </w:r>
        <w:r w:rsidR="007E6670" w:rsidDel="00CB747D">
          <w:rPr>
            <w:rFonts w:ascii="Cambria" w:hAnsi="Cambria"/>
            <w:sz w:val="28"/>
            <w:szCs w:val="28"/>
          </w:rPr>
          <w:delText>The sound of</w:delText>
        </w:r>
        <w:r w:rsidDel="00CB747D">
          <w:rPr>
            <w:rFonts w:ascii="Cambria" w:hAnsi="Cambria"/>
            <w:sz w:val="28"/>
            <w:szCs w:val="28"/>
          </w:rPr>
          <w:delText xml:space="preserve"> typing in the background</w:delText>
        </w:r>
        <w:r w:rsidR="007E6670" w:rsidDel="00CB747D">
          <w:rPr>
            <w:rFonts w:ascii="Cambria" w:hAnsi="Cambria"/>
            <w:sz w:val="28"/>
            <w:szCs w:val="28"/>
          </w:rPr>
          <w:delText xml:space="preserve">, and </w:delText>
        </w:r>
        <w:r w:rsidR="004F4DBA" w:rsidDel="00CB747D">
          <w:rPr>
            <w:rFonts w:ascii="Cambria" w:hAnsi="Cambria"/>
            <w:sz w:val="28"/>
            <w:szCs w:val="28"/>
          </w:rPr>
          <w:delText>then,</w:delText>
        </w:r>
        <w:r w:rsidDel="00CB747D">
          <w:rPr>
            <w:rFonts w:ascii="Cambria" w:hAnsi="Cambria"/>
            <w:sz w:val="28"/>
            <w:szCs w:val="28"/>
          </w:rPr>
          <w:delText xml:space="preserve"> </w:delText>
        </w:r>
        <w:r w:rsidR="00AB57FE" w:rsidDel="00CB747D">
          <w:rPr>
            <w:rFonts w:ascii="Cambria" w:hAnsi="Cambria"/>
            <w:sz w:val="28"/>
            <w:szCs w:val="28"/>
          </w:rPr>
          <w:delText xml:space="preserve">‘Nothing on </w:delText>
        </w:r>
        <w:r w:rsidDel="00CB747D">
          <w:rPr>
            <w:rFonts w:ascii="Cambria" w:hAnsi="Cambria"/>
            <w:sz w:val="28"/>
            <w:szCs w:val="28"/>
          </w:rPr>
          <w:delText xml:space="preserve">the </w:delText>
        </w:r>
        <w:r w:rsidR="00AB57FE" w:rsidDel="00CB747D">
          <w:rPr>
            <w:rFonts w:ascii="Cambria" w:hAnsi="Cambria"/>
            <w:sz w:val="28"/>
            <w:szCs w:val="28"/>
          </w:rPr>
          <w:delText xml:space="preserve">database, </w:delText>
        </w:r>
        <w:r w:rsidR="004F4DBA" w:rsidDel="00CB747D">
          <w:rPr>
            <w:rFonts w:ascii="Cambria" w:hAnsi="Cambria"/>
            <w:sz w:val="28"/>
            <w:szCs w:val="28"/>
          </w:rPr>
          <w:delText xml:space="preserve">I’m afraid, </w:delText>
        </w:r>
        <w:r w:rsidR="00AB57FE" w:rsidDel="00CB747D">
          <w:rPr>
            <w:rFonts w:ascii="Cambria" w:hAnsi="Cambria"/>
            <w:sz w:val="28"/>
            <w:szCs w:val="28"/>
          </w:rPr>
          <w:delText>no.’</w:delText>
        </w:r>
      </w:del>
    </w:p>
    <w:p w14:paraId="5D47C5F2" w14:textId="2DFB5CFE" w:rsidR="007444DF" w:rsidRDefault="007444DF" w:rsidP="009B7498">
      <w:pPr>
        <w:spacing w:line="360" w:lineRule="auto"/>
        <w:ind w:firstLine="720"/>
        <w:contextualSpacing/>
        <w:rPr>
          <w:rFonts w:ascii="Cambria" w:hAnsi="Cambria"/>
          <w:sz w:val="28"/>
          <w:szCs w:val="28"/>
        </w:rPr>
      </w:pPr>
      <w:r>
        <w:rPr>
          <w:rFonts w:ascii="Cambria" w:hAnsi="Cambria"/>
          <w:sz w:val="28"/>
          <w:szCs w:val="28"/>
        </w:rPr>
        <w:t xml:space="preserve">‘Can’t you </w:t>
      </w:r>
      <w:r w:rsidR="00374795">
        <w:rPr>
          <w:rFonts w:ascii="Cambria" w:hAnsi="Cambria"/>
          <w:sz w:val="28"/>
          <w:szCs w:val="28"/>
        </w:rPr>
        <w:t>find her from my phone?</w:t>
      </w:r>
      <w:r w:rsidR="00146036">
        <w:rPr>
          <w:rFonts w:ascii="Cambria" w:hAnsi="Cambria"/>
          <w:sz w:val="28"/>
          <w:szCs w:val="28"/>
        </w:rPr>
        <w:t xml:space="preserve"> Like, location drop?</w:t>
      </w:r>
      <w:r w:rsidR="00374795">
        <w:rPr>
          <w:rFonts w:ascii="Cambria" w:hAnsi="Cambria"/>
          <w:sz w:val="28"/>
          <w:szCs w:val="28"/>
        </w:rPr>
        <w:t>’</w:t>
      </w:r>
      <w:r w:rsidR="00AC3F1A">
        <w:rPr>
          <w:rFonts w:ascii="Cambria" w:hAnsi="Cambria"/>
          <w:sz w:val="28"/>
          <w:szCs w:val="28"/>
        </w:rPr>
        <w:t xml:space="preserve"> Clara’s teeth were chattering with cold and adrenaline</w:t>
      </w:r>
      <w:r w:rsidR="00E235E7">
        <w:rPr>
          <w:rFonts w:ascii="Cambria" w:hAnsi="Cambria"/>
          <w:sz w:val="28"/>
          <w:szCs w:val="28"/>
        </w:rPr>
        <w:t>, the rain slanting and insistent</w:t>
      </w:r>
      <w:ins w:id="11445" w:author="Daisy Watt" w:date="2026-06-22T14:36:00Z" w16du:dateUtc="2026-06-22T12:36:00Z">
        <w:r w:rsidR="00462FBE">
          <w:rPr>
            <w:rFonts w:ascii="Cambria" w:hAnsi="Cambria"/>
            <w:sz w:val="28"/>
            <w:szCs w:val="28"/>
          </w:rPr>
          <w:t>,</w:t>
        </w:r>
      </w:ins>
      <w:r w:rsidR="004F4DBA">
        <w:rPr>
          <w:rFonts w:ascii="Cambria" w:hAnsi="Cambria"/>
          <w:sz w:val="28"/>
          <w:szCs w:val="28"/>
        </w:rPr>
        <w:t xml:space="preserve"> despite the canopy.  </w:t>
      </w:r>
      <w:del w:id="11446" w:author="Daisy Watt" w:date="2026-06-22T14:36:00Z" w16du:dateUtc="2026-06-22T12:36:00Z">
        <w:r w:rsidR="004F4DBA" w:rsidRPr="00462FBE">
          <w:rPr>
            <w:rFonts w:ascii="Cambria" w:hAnsi="Cambria"/>
            <w:sz w:val="28"/>
            <w:szCs w:val="28"/>
            <w:highlight w:val="yellow"/>
            <w:rPrChange w:id="11447" w:author="Daisy Watt" w:date="2026-06-23T12:42:00Z" w16du:dateUtc="2026-06-23T10:42:00Z">
              <w:rPr>
                <w:rFonts w:ascii="Cambria" w:hAnsi="Cambria"/>
                <w:sz w:val="28"/>
                <w:szCs w:val="28"/>
              </w:rPr>
            </w:rPrChange>
          </w:rPr>
          <w:delText>S</w:delText>
        </w:r>
        <w:r w:rsidR="00E235E7" w:rsidRPr="00462FBE">
          <w:rPr>
            <w:rFonts w:ascii="Cambria" w:hAnsi="Cambria"/>
            <w:sz w:val="28"/>
            <w:szCs w:val="28"/>
            <w:highlight w:val="yellow"/>
            <w:rPrChange w:id="11448" w:author="Daisy Watt" w:date="2026-06-23T12:42:00Z" w16du:dateUtc="2026-06-23T10:42:00Z">
              <w:rPr>
                <w:rFonts w:ascii="Cambria" w:hAnsi="Cambria"/>
                <w:sz w:val="28"/>
                <w:szCs w:val="28"/>
              </w:rPr>
            </w:rPrChange>
          </w:rPr>
          <w:delText>he was already soaked</w:delText>
        </w:r>
        <w:r w:rsidR="00AC3F1A" w:rsidRPr="00462FBE">
          <w:rPr>
            <w:rFonts w:ascii="Cambria" w:hAnsi="Cambria"/>
            <w:sz w:val="28"/>
            <w:szCs w:val="28"/>
            <w:highlight w:val="yellow"/>
            <w:rPrChange w:id="11449" w:author="Daisy Watt" w:date="2026-06-23T12:42:00Z" w16du:dateUtc="2026-06-23T10:42:00Z">
              <w:rPr>
                <w:rFonts w:ascii="Cambria" w:hAnsi="Cambria"/>
                <w:sz w:val="28"/>
                <w:szCs w:val="28"/>
              </w:rPr>
            </w:rPrChange>
          </w:rPr>
          <w:delText>.</w:delText>
        </w:r>
        <w:r w:rsidR="00AC3F1A">
          <w:rPr>
            <w:rFonts w:ascii="Cambria" w:hAnsi="Cambria"/>
            <w:sz w:val="28"/>
            <w:szCs w:val="28"/>
          </w:rPr>
          <w:delText xml:space="preserve"> </w:delText>
        </w:r>
      </w:del>
      <w:del w:id="11450" w:author="Daisy Watt" w:date="2026-06-22T14:37:00Z" w16du:dateUtc="2026-06-22T12:37:00Z">
        <w:r w:rsidR="00F20450">
          <w:rPr>
            <w:rFonts w:ascii="Cambria" w:hAnsi="Cambria"/>
            <w:sz w:val="28"/>
            <w:szCs w:val="28"/>
          </w:rPr>
          <w:delText xml:space="preserve">‘I don’t even know if it was her, or she was with someone else </w:delText>
        </w:r>
      </w:del>
      <w:del w:id="11451" w:author="Daisy Watt" w:date="2026-06-22T14:36:00Z" w16du:dateUtc="2026-06-22T12:36:00Z">
        <w:r w:rsidR="00F20450">
          <w:rPr>
            <w:rFonts w:ascii="Cambria" w:hAnsi="Cambria"/>
            <w:sz w:val="28"/>
            <w:szCs w:val="28"/>
          </w:rPr>
          <w:delText>-</w:delText>
        </w:r>
      </w:del>
      <w:del w:id="11452" w:author="Daisy Watt" w:date="2026-06-22T14:37:00Z" w16du:dateUtc="2026-06-22T12:37:00Z">
        <w:r w:rsidR="00F20450">
          <w:rPr>
            <w:rFonts w:ascii="Cambria" w:hAnsi="Cambria"/>
            <w:sz w:val="28"/>
            <w:szCs w:val="28"/>
          </w:rPr>
          <w:delText>’</w:delText>
        </w:r>
      </w:del>
    </w:p>
    <w:p w14:paraId="0569837F" w14:textId="20978DDB" w:rsidR="00374795" w:rsidRDefault="00374795" w:rsidP="009B7498">
      <w:pPr>
        <w:spacing w:line="360" w:lineRule="auto"/>
        <w:ind w:firstLine="720"/>
        <w:contextualSpacing/>
        <w:rPr>
          <w:rFonts w:ascii="Cambria" w:hAnsi="Cambria"/>
          <w:sz w:val="28"/>
          <w:szCs w:val="28"/>
        </w:rPr>
      </w:pPr>
      <w:r>
        <w:rPr>
          <w:rFonts w:ascii="Cambria" w:hAnsi="Cambria"/>
          <w:sz w:val="28"/>
          <w:szCs w:val="28"/>
        </w:rPr>
        <w:t>‘</w:t>
      </w:r>
      <w:r w:rsidR="00146036" w:rsidRPr="00766AE5">
        <w:rPr>
          <w:rFonts w:ascii="Cambria" w:hAnsi="Cambria"/>
          <w:sz w:val="28"/>
          <w:szCs w:val="28"/>
        </w:rPr>
        <w:t>I’m s</w:t>
      </w:r>
      <w:r w:rsidRPr="00766AE5">
        <w:rPr>
          <w:rFonts w:ascii="Cambria" w:hAnsi="Cambria"/>
          <w:sz w:val="28"/>
          <w:szCs w:val="28"/>
        </w:rPr>
        <w:t>orr</w:t>
      </w:r>
      <w:r w:rsidR="00146036" w:rsidRPr="00766AE5">
        <w:rPr>
          <w:rFonts w:ascii="Cambria" w:hAnsi="Cambria"/>
          <w:sz w:val="28"/>
          <w:szCs w:val="28"/>
        </w:rPr>
        <w:t>y</w:t>
      </w:r>
      <w:r w:rsidR="00384683" w:rsidRPr="00766AE5">
        <w:rPr>
          <w:rFonts w:ascii="Cambria" w:hAnsi="Cambria"/>
          <w:sz w:val="28"/>
          <w:szCs w:val="28"/>
        </w:rPr>
        <w:t>,</w:t>
      </w:r>
      <w:r w:rsidR="00146036" w:rsidRPr="00766AE5">
        <w:rPr>
          <w:rFonts w:ascii="Cambria" w:hAnsi="Cambria"/>
          <w:sz w:val="28"/>
          <w:szCs w:val="28"/>
        </w:rPr>
        <w:t xml:space="preserve"> but</w:t>
      </w:r>
      <w:r w:rsidR="00146036">
        <w:rPr>
          <w:rFonts w:ascii="Cambria" w:hAnsi="Cambria"/>
          <w:sz w:val="28"/>
          <w:szCs w:val="28"/>
        </w:rPr>
        <w:t xml:space="preserve"> it’s not that </w:t>
      </w:r>
      <w:r w:rsidR="00384683">
        <w:rPr>
          <w:rFonts w:ascii="Cambria" w:hAnsi="Cambria"/>
          <w:sz w:val="28"/>
          <w:szCs w:val="28"/>
        </w:rPr>
        <w:t>simple</w:t>
      </w:r>
      <w:r>
        <w:rPr>
          <w:rFonts w:ascii="Cambria" w:hAnsi="Cambria"/>
          <w:sz w:val="28"/>
          <w:szCs w:val="28"/>
        </w:rPr>
        <w:t xml:space="preserve"> in real life,’ the </w:t>
      </w:r>
      <w:r w:rsidR="005A0861">
        <w:rPr>
          <w:rFonts w:ascii="Cambria" w:hAnsi="Cambria"/>
          <w:sz w:val="28"/>
          <w:szCs w:val="28"/>
        </w:rPr>
        <w:t>operator</w:t>
      </w:r>
      <w:r>
        <w:rPr>
          <w:rFonts w:ascii="Cambria" w:hAnsi="Cambria"/>
          <w:sz w:val="28"/>
          <w:szCs w:val="28"/>
        </w:rPr>
        <w:t xml:space="preserve"> </w:t>
      </w:r>
      <w:del w:id="11453" w:author="Daisy Watt" w:date="2026-06-22T14:37:00Z" w16du:dateUtc="2026-06-22T12:37:00Z">
        <w:r>
          <w:rPr>
            <w:rFonts w:ascii="Cambria" w:hAnsi="Cambria"/>
            <w:sz w:val="28"/>
            <w:szCs w:val="28"/>
          </w:rPr>
          <w:delText xml:space="preserve">was </w:delText>
        </w:r>
        <w:r w:rsidR="005A0861" w:rsidRPr="003D0413">
          <w:rPr>
            <w:rFonts w:ascii="Cambria" w:hAnsi="Cambria"/>
            <w:sz w:val="28"/>
            <w:szCs w:val="28"/>
            <w:highlight w:val="yellow"/>
            <w:rPrChange w:id="11454" w:author="Daisy Watt" w:date="2026-06-23T12:42:00Z" w16du:dateUtc="2026-06-23T10:42:00Z">
              <w:rPr>
                <w:rFonts w:ascii="Cambria" w:hAnsi="Cambria"/>
                <w:sz w:val="28"/>
                <w:szCs w:val="28"/>
              </w:rPr>
            </w:rPrChange>
          </w:rPr>
          <w:delText>apolog</w:delText>
        </w:r>
        <w:r w:rsidRPr="003D0413">
          <w:rPr>
            <w:rFonts w:ascii="Cambria" w:hAnsi="Cambria"/>
            <w:sz w:val="28"/>
            <w:szCs w:val="28"/>
            <w:highlight w:val="yellow"/>
            <w:rPrChange w:id="11455" w:author="Daisy Watt" w:date="2026-06-23T12:42:00Z" w16du:dateUtc="2026-06-23T10:42:00Z">
              <w:rPr>
                <w:rFonts w:ascii="Cambria" w:hAnsi="Cambria"/>
                <w:sz w:val="28"/>
                <w:szCs w:val="28"/>
              </w:rPr>
            </w:rPrChange>
          </w:rPr>
          <w:delText>etic</w:delText>
        </w:r>
      </w:del>
      <w:ins w:id="11456" w:author="Daisy Watt" w:date="2026-06-22T14:37:00Z" w16du:dateUtc="2026-06-22T12:37:00Z">
        <w:r w:rsidR="003D0413">
          <w:rPr>
            <w:rFonts w:ascii="Cambria" w:hAnsi="Cambria"/>
            <w:sz w:val="28"/>
            <w:szCs w:val="28"/>
          </w:rPr>
          <w:t>sai</w:t>
        </w:r>
        <w:r w:rsidR="003D0413" w:rsidRPr="00766AE5">
          <w:rPr>
            <w:rFonts w:ascii="Cambria" w:hAnsi="Cambria"/>
            <w:sz w:val="28"/>
            <w:szCs w:val="28"/>
          </w:rPr>
          <w:t>d</w:t>
        </w:r>
      </w:ins>
      <w:r w:rsidR="00AC3F1A" w:rsidRPr="00766AE5">
        <w:rPr>
          <w:rFonts w:ascii="Cambria" w:hAnsi="Cambria"/>
          <w:sz w:val="28"/>
          <w:szCs w:val="28"/>
        </w:rPr>
        <w:t>.</w:t>
      </w:r>
      <w:r w:rsidRPr="00766AE5">
        <w:rPr>
          <w:rFonts w:ascii="Cambria" w:hAnsi="Cambria"/>
          <w:sz w:val="28"/>
          <w:szCs w:val="28"/>
        </w:rPr>
        <w:t xml:space="preserve"> ‘</w:t>
      </w:r>
      <w:ins w:id="11457" w:author="Claire S" w:date="2026-05-18T16:55:00Z" w16du:dateUtc="2026-05-18T15:55:00Z">
        <w:r w:rsidR="000A0612">
          <w:rPr>
            <w:rFonts w:ascii="Cambria" w:hAnsi="Cambria"/>
            <w:sz w:val="28"/>
            <w:szCs w:val="28"/>
          </w:rPr>
          <w:t>I</w:t>
        </w:r>
      </w:ins>
      <w:ins w:id="11458" w:author="Claire S" w:date="2026-05-18T16:59:00Z" w16du:dateUtc="2026-05-18T15:59:00Z">
        <w:r w:rsidR="00986517">
          <w:rPr>
            <w:rFonts w:ascii="Cambria" w:hAnsi="Cambria"/>
            <w:sz w:val="28"/>
            <w:szCs w:val="28"/>
          </w:rPr>
          <w:t xml:space="preserve">’ve made a note of </w:t>
        </w:r>
      </w:ins>
      <w:ins w:id="11459" w:author="Claire S" w:date="2026-05-18T17:21:00Z" w16du:dateUtc="2026-05-18T16:21:00Z">
        <w:r w:rsidR="00B936E0">
          <w:rPr>
            <w:rFonts w:ascii="Cambria" w:hAnsi="Cambria"/>
            <w:sz w:val="28"/>
            <w:szCs w:val="28"/>
          </w:rPr>
          <w:t>her</w:t>
        </w:r>
      </w:ins>
      <w:ins w:id="11460" w:author="Claire S" w:date="2026-05-18T16:59:00Z" w16du:dateUtc="2026-05-18T15:59:00Z">
        <w:r w:rsidR="00986517">
          <w:rPr>
            <w:rFonts w:ascii="Cambria" w:hAnsi="Cambria"/>
            <w:sz w:val="28"/>
            <w:szCs w:val="28"/>
          </w:rPr>
          <w:t xml:space="preserve"> nam</w:t>
        </w:r>
      </w:ins>
      <w:ins w:id="11461" w:author="Claire S" w:date="2026-05-18T17:00:00Z" w16du:dateUtc="2026-05-18T16:00:00Z">
        <w:r w:rsidR="00986517">
          <w:rPr>
            <w:rFonts w:ascii="Cambria" w:hAnsi="Cambria"/>
            <w:sz w:val="28"/>
            <w:szCs w:val="28"/>
          </w:rPr>
          <w:t>e, but any</w:t>
        </w:r>
      </w:ins>
      <w:ins w:id="11462" w:author="Claire S" w:date="2026-05-18T17:21:00Z" w16du:dateUtc="2026-05-18T16:21:00Z">
        <w:r w:rsidR="00B936E0">
          <w:rPr>
            <w:rFonts w:ascii="Cambria" w:hAnsi="Cambria"/>
            <w:sz w:val="28"/>
            <w:szCs w:val="28"/>
          </w:rPr>
          <w:t xml:space="preserve"> </w:t>
        </w:r>
      </w:ins>
      <w:ins w:id="11463" w:author="Claire S" w:date="2026-05-18T17:00:00Z" w16du:dateUtc="2026-05-18T16:00:00Z">
        <w:r w:rsidR="00986517">
          <w:rPr>
            <w:rFonts w:ascii="Cambria" w:hAnsi="Cambria"/>
            <w:sz w:val="28"/>
            <w:szCs w:val="28"/>
          </w:rPr>
          <w:t>more info and I</w:t>
        </w:r>
      </w:ins>
      <w:ins w:id="11464" w:author="Claire S" w:date="2026-05-18T16:55:00Z" w16du:dateUtc="2026-05-18T15:55:00Z">
        <w:r w:rsidR="000A0612">
          <w:rPr>
            <w:rFonts w:ascii="Cambria" w:hAnsi="Cambria"/>
            <w:sz w:val="28"/>
            <w:szCs w:val="28"/>
          </w:rPr>
          <w:t xml:space="preserve"> suggest you go to your nearest po</w:t>
        </w:r>
      </w:ins>
      <w:ins w:id="11465" w:author="Claire S" w:date="2026-05-18T16:56:00Z" w16du:dateUtc="2026-05-18T15:56:00Z">
        <w:r w:rsidR="000A0612">
          <w:rPr>
            <w:rFonts w:ascii="Cambria" w:hAnsi="Cambria"/>
            <w:sz w:val="28"/>
            <w:szCs w:val="28"/>
          </w:rPr>
          <w:t>lice station</w:t>
        </w:r>
        <w:r w:rsidR="00871EF6">
          <w:rPr>
            <w:rFonts w:ascii="Cambria" w:hAnsi="Cambria"/>
            <w:sz w:val="28"/>
            <w:szCs w:val="28"/>
          </w:rPr>
          <w:t xml:space="preserve"> </w:t>
        </w:r>
      </w:ins>
      <w:ins w:id="11466" w:author="Claire S" w:date="2026-05-18T17:00:00Z" w16du:dateUtc="2026-05-18T16:00:00Z">
        <w:r w:rsidR="00986517">
          <w:rPr>
            <w:rFonts w:ascii="Cambria" w:hAnsi="Cambria"/>
            <w:sz w:val="28"/>
            <w:szCs w:val="28"/>
          </w:rPr>
          <w:t>to</w:t>
        </w:r>
      </w:ins>
      <w:ins w:id="11467" w:author="Claire S" w:date="2026-05-18T16:56:00Z" w16du:dateUtc="2026-05-18T15:56:00Z">
        <w:r w:rsidR="00871EF6">
          <w:rPr>
            <w:rFonts w:ascii="Cambria" w:hAnsi="Cambria"/>
            <w:sz w:val="28"/>
            <w:szCs w:val="28"/>
          </w:rPr>
          <w:t xml:space="preserve"> report </w:t>
        </w:r>
      </w:ins>
      <w:ins w:id="11468" w:author="Claire S" w:date="2026-05-18T17:00:00Z" w16du:dateUtc="2026-05-18T16:00:00Z">
        <w:r w:rsidR="00986517">
          <w:rPr>
            <w:rFonts w:ascii="Cambria" w:hAnsi="Cambria"/>
            <w:sz w:val="28"/>
            <w:szCs w:val="28"/>
          </w:rPr>
          <w:t>it</w:t>
        </w:r>
      </w:ins>
      <w:ins w:id="11469" w:author="Claire S" w:date="2026-05-18T16:59:00Z" w16du:dateUtc="2026-05-18T15:59:00Z">
        <w:r w:rsidR="00893A7F">
          <w:rPr>
            <w:rFonts w:ascii="Cambria" w:hAnsi="Cambria"/>
            <w:sz w:val="28"/>
            <w:szCs w:val="28"/>
          </w:rPr>
          <w:t>.  Can you do that</w:t>
        </w:r>
      </w:ins>
      <w:commentRangeStart w:id="11470"/>
      <w:commentRangeStart w:id="11471"/>
      <w:del w:id="11472" w:author="Claire S" w:date="2026-05-18T16:56:00Z" w16du:dateUtc="2026-05-18T15:56:00Z">
        <w:r w:rsidR="00AC3F1A" w:rsidDel="00871EF6">
          <w:rPr>
            <w:rFonts w:ascii="Cambria" w:hAnsi="Cambria"/>
            <w:sz w:val="28"/>
            <w:szCs w:val="28"/>
          </w:rPr>
          <w:delText>Just c</w:delText>
        </w:r>
      </w:del>
      <w:del w:id="11473" w:author="Claire S" w:date="2026-05-18T16:58:00Z" w16du:dateUtc="2026-05-18T15:58:00Z">
        <w:r w:rsidDel="00893A7F">
          <w:rPr>
            <w:rFonts w:ascii="Cambria" w:hAnsi="Cambria"/>
            <w:sz w:val="28"/>
            <w:szCs w:val="28"/>
          </w:rPr>
          <w:delText xml:space="preserve">all </w:delText>
        </w:r>
      </w:del>
      <w:del w:id="11474" w:author="Claire S" w:date="2026-05-18T16:56:00Z" w16du:dateUtc="2026-05-18T15:56:00Z">
        <w:r w:rsidDel="00871EF6">
          <w:rPr>
            <w:rFonts w:ascii="Cambria" w:hAnsi="Cambria"/>
            <w:sz w:val="28"/>
            <w:szCs w:val="28"/>
          </w:rPr>
          <w:delText xml:space="preserve">straight </w:delText>
        </w:r>
      </w:del>
      <w:del w:id="11475" w:author="Claire S" w:date="2026-05-18T16:58:00Z" w16du:dateUtc="2026-05-18T15:58:00Z">
        <w:r w:rsidDel="00893A7F">
          <w:rPr>
            <w:rFonts w:ascii="Cambria" w:hAnsi="Cambria"/>
            <w:sz w:val="28"/>
            <w:szCs w:val="28"/>
          </w:rPr>
          <w:delText>back</w:delText>
        </w:r>
      </w:del>
      <w:del w:id="11476" w:author="Claire S" w:date="2026-05-18T16:56:00Z" w16du:dateUtc="2026-05-18T15:56:00Z">
        <w:r w:rsidDel="00871EF6">
          <w:rPr>
            <w:rFonts w:ascii="Cambria" w:hAnsi="Cambria"/>
            <w:sz w:val="28"/>
            <w:szCs w:val="28"/>
          </w:rPr>
          <w:delText xml:space="preserve"> </w:delText>
        </w:r>
        <w:commentRangeEnd w:id="11470"/>
        <w:r w:rsidR="002F73AB" w:rsidDel="00871EF6">
          <w:rPr>
            <w:rStyle w:val="CommentReference"/>
            <w:rFonts w:ascii="Cambria" w:hAnsi="Cambria"/>
            <w:sz w:val="28"/>
            <w:szCs w:val="28"/>
          </w:rPr>
          <w:commentReference w:id="11470"/>
        </w:r>
      </w:del>
      <w:commentRangeEnd w:id="11471"/>
      <w:del w:id="11477" w:author="Claire S" w:date="2026-05-18T16:58:00Z" w16du:dateUtc="2026-05-18T15:58:00Z">
        <w:r w:rsidR="00871EF6" w:rsidDel="00893A7F">
          <w:rPr>
            <w:rStyle w:val="CommentReference"/>
            <w:rFonts w:ascii="Cambria" w:hAnsi="Cambria"/>
            <w:sz w:val="28"/>
            <w:szCs w:val="28"/>
          </w:rPr>
          <w:commentReference w:id="11471"/>
        </w:r>
      </w:del>
      <w:del w:id="11478" w:author="Claire S" w:date="2026-05-18T16:56:00Z" w16du:dateUtc="2026-05-18T15:56:00Z">
        <w:r w:rsidDel="00871EF6">
          <w:rPr>
            <w:rFonts w:ascii="Cambria" w:hAnsi="Cambria"/>
            <w:sz w:val="28"/>
            <w:szCs w:val="28"/>
          </w:rPr>
          <w:delText>as soon as you’ve got more info, alright</w:delText>
        </w:r>
      </w:del>
      <w:del w:id="11479" w:author="Claire S" w:date="2026-05-18T16:58:00Z" w16du:dateUtc="2026-05-18T15:58:00Z">
        <w:r w:rsidDel="00893A7F">
          <w:rPr>
            <w:rFonts w:ascii="Cambria" w:hAnsi="Cambria"/>
            <w:sz w:val="28"/>
            <w:szCs w:val="28"/>
          </w:rPr>
          <w:delText>, ma’am</w:delText>
        </w:r>
      </w:del>
      <w:del w:id="11480" w:author="Claire S" w:date="2026-05-18T16:56:00Z" w16du:dateUtc="2026-05-18T15:56:00Z">
        <w:r w:rsidR="00AC3F1A" w:rsidDel="00871EF6">
          <w:rPr>
            <w:rFonts w:ascii="Cambria" w:hAnsi="Cambria"/>
            <w:sz w:val="28"/>
            <w:szCs w:val="28"/>
          </w:rPr>
          <w:delText>?</w:delText>
        </w:r>
        <w:r w:rsidR="00146036" w:rsidDel="00871EF6">
          <w:rPr>
            <w:rFonts w:ascii="Cambria" w:hAnsi="Cambria"/>
            <w:sz w:val="28"/>
            <w:szCs w:val="28"/>
          </w:rPr>
          <w:delText xml:space="preserve"> </w:delText>
        </w:r>
      </w:del>
      <w:ins w:id="11481" w:author="Claire S" w:date="2026-05-18T16:59:00Z" w16du:dateUtc="2026-05-18T15:59:00Z">
        <w:r w:rsidR="00893A7F">
          <w:rPr>
            <w:rFonts w:ascii="Cambria" w:hAnsi="Cambria"/>
            <w:sz w:val="28"/>
            <w:szCs w:val="28"/>
          </w:rPr>
          <w:t>?</w:t>
        </w:r>
      </w:ins>
      <w:del w:id="11482" w:author="Claire S" w:date="2026-05-18T16:58:00Z" w16du:dateUtc="2026-05-18T15:58:00Z">
        <w:r w:rsidR="00146036" w:rsidDel="003B76ED">
          <w:rPr>
            <w:rFonts w:ascii="Cambria" w:hAnsi="Cambria"/>
            <w:sz w:val="28"/>
            <w:szCs w:val="28"/>
          </w:rPr>
          <w:delText>We’re here 24/7.</w:delText>
        </w:r>
      </w:del>
      <w:r>
        <w:rPr>
          <w:rFonts w:ascii="Cambria" w:hAnsi="Cambria"/>
          <w:sz w:val="28"/>
          <w:szCs w:val="28"/>
        </w:rPr>
        <w:t>’</w:t>
      </w:r>
    </w:p>
    <w:p w14:paraId="4EDDAD22" w14:textId="1B89AD24" w:rsidR="00121B55" w:rsidRDefault="00893A7F" w:rsidP="00384683">
      <w:pPr>
        <w:spacing w:line="360" w:lineRule="auto"/>
        <w:ind w:firstLine="720"/>
        <w:contextualSpacing/>
        <w:rPr>
          <w:ins w:id="11483" w:author="Claire S" w:date="2026-05-20T11:09:00Z" w16du:dateUtc="2026-05-20T10:09:00Z"/>
          <w:rFonts w:ascii="Cambria" w:hAnsi="Cambria"/>
          <w:sz w:val="28"/>
          <w:szCs w:val="28"/>
        </w:rPr>
      </w:pPr>
      <w:ins w:id="11484" w:author="Claire S" w:date="2026-05-18T16:59:00Z" w16du:dateUtc="2026-05-18T15:59:00Z">
        <w:r>
          <w:rPr>
            <w:rFonts w:ascii="Cambria" w:hAnsi="Cambria"/>
            <w:sz w:val="28"/>
            <w:szCs w:val="28"/>
          </w:rPr>
          <w:t xml:space="preserve">‘I guess.’ </w:t>
        </w:r>
      </w:ins>
      <w:r w:rsidR="00374795" w:rsidRPr="00CD685A">
        <w:rPr>
          <w:rFonts w:ascii="Cambria" w:hAnsi="Cambria"/>
          <w:sz w:val="28"/>
          <w:szCs w:val="28"/>
        </w:rPr>
        <w:t xml:space="preserve">But </w:t>
      </w:r>
      <w:r w:rsidR="0006232C" w:rsidRPr="00CD685A">
        <w:rPr>
          <w:rFonts w:ascii="Cambria" w:hAnsi="Cambria"/>
          <w:sz w:val="28"/>
          <w:szCs w:val="28"/>
        </w:rPr>
        <w:t xml:space="preserve">Clara </w:t>
      </w:r>
      <w:del w:id="11485" w:author="Claire S" w:date="2026-07-27T16:34:00Z" w16du:dateUtc="2026-07-27T15:34:00Z">
        <w:r w:rsidR="00384683" w:rsidRPr="00CD685A" w:rsidDel="00CD685A">
          <w:rPr>
            <w:rFonts w:ascii="Cambria" w:hAnsi="Cambria"/>
            <w:sz w:val="28"/>
            <w:szCs w:val="28"/>
          </w:rPr>
          <w:delText xml:space="preserve">didn’t feel </w:delText>
        </w:r>
        <w:r w:rsidR="0006232C" w:rsidRPr="00CD685A" w:rsidDel="00CD685A">
          <w:rPr>
            <w:rFonts w:ascii="Cambria" w:hAnsi="Cambria"/>
            <w:sz w:val="28"/>
            <w:szCs w:val="28"/>
          </w:rPr>
          <w:delText>reassured</w:delText>
        </w:r>
      </w:del>
      <w:ins w:id="11486" w:author="Claire S" w:date="2026-07-27T16:34:00Z" w16du:dateUtc="2026-07-27T15:34:00Z">
        <w:r w:rsidR="00CD685A">
          <w:rPr>
            <w:rFonts w:ascii="Cambria" w:hAnsi="Cambria"/>
            <w:sz w:val="28"/>
            <w:szCs w:val="28"/>
          </w:rPr>
          <w:t>still felt</w:t>
        </w:r>
      </w:ins>
      <w:ins w:id="11487" w:author="Claire S" w:date="2026-07-27T16:35:00Z" w16du:dateUtc="2026-07-27T15:35:00Z">
        <w:r w:rsidR="00CD685A">
          <w:rPr>
            <w:rFonts w:ascii="Cambria" w:hAnsi="Cambria"/>
            <w:sz w:val="28"/>
            <w:szCs w:val="28"/>
          </w:rPr>
          <w:t xml:space="preserve"> horribly worried</w:t>
        </w:r>
      </w:ins>
      <w:r w:rsidR="0006232C">
        <w:rPr>
          <w:rFonts w:ascii="Cambria" w:hAnsi="Cambria"/>
          <w:sz w:val="28"/>
          <w:szCs w:val="28"/>
        </w:rPr>
        <w:t xml:space="preserve"> as she hung up</w:t>
      </w:r>
      <w:r w:rsidR="00384683">
        <w:rPr>
          <w:rFonts w:ascii="Cambria" w:hAnsi="Cambria"/>
          <w:sz w:val="28"/>
          <w:szCs w:val="28"/>
        </w:rPr>
        <w:t>;</w:t>
      </w:r>
      <w:r w:rsidR="002D0AAE">
        <w:rPr>
          <w:rFonts w:ascii="Cambria" w:hAnsi="Cambria"/>
          <w:sz w:val="28"/>
          <w:szCs w:val="28"/>
        </w:rPr>
        <w:t xml:space="preserve"> t</w:t>
      </w:r>
      <w:r w:rsidR="00374795">
        <w:rPr>
          <w:rFonts w:ascii="Cambria" w:hAnsi="Cambria"/>
          <w:sz w:val="28"/>
          <w:szCs w:val="28"/>
        </w:rPr>
        <w:t xml:space="preserve">he </w:t>
      </w:r>
      <w:del w:id="11488" w:author="Claire S" w:date="2026-07-27T16:34:00Z" w16du:dateUtc="2026-07-27T15:34:00Z">
        <w:r w:rsidR="00374795" w:rsidDel="00CD685A">
          <w:rPr>
            <w:rFonts w:ascii="Cambria" w:hAnsi="Cambria"/>
            <w:sz w:val="28"/>
            <w:szCs w:val="28"/>
          </w:rPr>
          <w:delText xml:space="preserve">panic </w:delText>
        </w:r>
      </w:del>
      <w:ins w:id="11489" w:author="Claire S" w:date="2026-07-27T16:34:00Z" w16du:dateUtc="2026-07-27T15:34:00Z">
        <w:r w:rsidR="00CD685A">
          <w:rPr>
            <w:rFonts w:ascii="Cambria" w:hAnsi="Cambria"/>
            <w:sz w:val="28"/>
            <w:szCs w:val="28"/>
          </w:rPr>
          <w:t xml:space="preserve">fear </w:t>
        </w:r>
      </w:ins>
      <w:r w:rsidR="00374795">
        <w:rPr>
          <w:rFonts w:ascii="Cambria" w:hAnsi="Cambria"/>
          <w:sz w:val="28"/>
          <w:szCs w:val="28"/>
        </w:rPr>
        <w:t xml:space="preserve">in </w:t>
      </w:r>
      <w:r w:rsidR="00F20450">
        <w:rPr>
          <w:rFonts w:ascii="Cambria" w:hAnsi="Cambria"/>
          <w:sz w:val="28"/>
          <w:szCs w:val="28"/>
        </w:rPr>
        <w:t xml:space="preserve">the voice on the phone </w:t>
      </w:r>
      <w:r w:rsidR="00374795">
        <w:rPr>
          <w:rFonts w:ascii="Cambria" w:hAnsi="Cambria"/>
          <w:sz w:val="28"/>
          <w:szCs w:val="28"/>
        </w:rPr>
        <w:t>had been all too real.</w:t>
      </w:r>
      <w:r w:rsidR="003D4C50">
        <w:rPr>
          <w:rFonts w:ascii="Cambria" w:hAnsi="Cambria"/>
          <w:sz w:val="28"/>
          <w:szCs w:val="28"/>
        </w:rPr>
        <w:t xml:space="preserve"> </w:t>
      </w:r>
    </w:p>
    <w:p w14:paraId="39BB5D81" w14:textId="77777777" w:rsidR="007B6CDF" w:rsidRDefault="007B6CDF" w:rsidP="007B6CDF">
      <w:pPr>
        <w:spacing w:line="360" w:lineRule="auto"/>
        <w:contextualSpacing/>
        <w:rPr>
          <w:ins w:id="11490" w:author="Claire S" w:date="2026-05-20T11:11:00Z" w16du:dateUtc="2026-05-20T10:11:00Z"/>
          <w:rFonts w:ascii="Cambria" w:hAnsi="Cambria"/>
          <w:sz w:val="28"/>
          <w:szCs w:val="28"/>
        </w:rPr>
      </w:pPr>
    </w:p>
    <w:p w14:paraId="29BF558D" w14:textId="5706C4DE" w:rsidR="00121B55" w:rsidRDefault="00F128C5">
      <w:pPr>
        <w:spacing w:line="360" w:lineRule="auto"/>
        <w:contextualSpacing/>
        <w:rPr>
          <w:ins w:id="11491" w:author="Claire S" w:date="2026-05-20T11:10:00Z" w16du:dateUtc="2026-05-20T10:10:00Z"/>
          <w:rFonts w:ascii="Cambria" w:hAnsi="Cambria"/>
          <w:sz w:val="28"/>
          <w:szCs w:val="28"/>
        </w:rPr>
        <w:pPrChange w:id="11492" w:author="Claire S" w:date="2026-05-20T11:11:00Z" w16du:dateUtc="2026-05-20T10:11:00Z">
          <w:pPr>
            <w:spacing w:line="360" w:lineRule="auto"/>
            <w:ind w:firstLine="720"/>
            <w:contextualSpacing/>
          </w:pPr>
        </w:pPrChange>
      </w:pPr>
      <w:ins w:id="11493" w:author="Claire S" w:date="2026-05-20T11:10:00Z" w16du:dateUtc="2026-05-20T10:10:00Z">
        <w:r>
          <w:rPr>
            <w:rFonts w:ascii="Cambria" w:hAnsi="Cambria"/>
            <w:sz w:val="28"/>
            <w:szCs w:val="28"/>
          </w:rPr>
          <w:t>*</w:t>
        </w:r>
      </w:ins>
    </w:p>
    <w:p w14:paraId="427BD3EF" w14:textId="70C111AA" w:rsidR="00F128C5" w:rsidRDefault="00F128C5" w:rsidP="00F128C5">
      <w:pPr>
        <w:spacing w:line="360" w:lineRule="auto"/>
        <w:contextualSpacing/>
        <w:rPr>
          <w:ins w:id="11494" w:author="Claire S" w:date="2026-05-20T11:11:00Z" w16du:dateUtc="2026-05-20T10:11:00Z"/>
          <w:rFonts w:ascii="Cambria" w:hAnsi="Cambria"/>
          <w:sz w:val="28"/>
          <w:szCs w:val="28"/>
        </w:rPr>
      </w:pPr>
      <w:ins w:id="11495" w:author="Claire S" w:date="2026-05-20T11:10:00Z" w16du:dateUtc="2026-05-20T10:10:00Z">
        <w:r>
          <w:rPr>
            <w:rFonts w:ascii="Cambria" w:hAnsi="Cambria"/>
            <w:sz w:val="28"/>
            <w:szCs w:val="28"/>
          </w:rPr>
          <w:t xml:space="preserve">The </w:t>
        </w:r>
      </w:ins>
      <w:ins w:id="11496" w:author="Claire S" w:date="2026-05-21T17:45:00Z" w16du:dateUtc="2026-05-21T16:45:00Z">
        <w:r w:rsidR="00B02DAA">
          <w:rPr>
            <w:rFonts w:ascii="Cambria" w:hAnsi="Cambria"/>
            <w:sz w:val="28"/>
            <w:szCs w:val="28"/>
          </w:rPr>
          <w:t>neares</w:t>
        </w:r>
      </w:ins>
      <w:ins w:id="11497" w:author="Claire S" w:date="2026-05-20T11:10:00Z" w16du:dateUtc="2026-05-20T10:10:00Z">
        <w:r>
          <w:rPr>
            <w:rFonts w:ascii="Cambria" w:hAnsi="Cambria"/>
            <w:sz w:val="28"/>
            <w:szCs w:val="28"/>
          </w:rPr>
          <w:t>t police</w:t>
        </w:r>
      </w:ins>
      <w:ins w:id="11498" w:author="Daisy Watt" w:date="2026-06-22T14:38:00Z" w16du:dateUtc="2026-06-22T12:38:00Z">
        <w:r w:rsidR="00AE2F98">
          <w:rPr>
            <w:rFonts w:ascii="Cambria" w:hAnsi="Cambria"/>
            <w:sz w:val="28"/>
            <w:szCs w:val="28"/>
          </w:rPr>
          <w:t xml:space="preserve"> </w:t>
        </w:r>
      </w:ins>
      <w:ins w:id="11499" w:author="Claire S" w:date="2026-05-27T15:10:00Z" w16du:dateUtc="2026-05-27T14:10:00Z">
        <w:del w:id="11500" w:author="Daisy Watt" w:date="2026-06-22T14:38:00Z" w16du:dateUtc="2026-06-22T12:38:00Z">
          <w:r w:rsidR="0078299C">
            <w:rPr>
              <w:rFonts w:ascii="Cambria" w:hAnsi="Cambria"/>
              <w:sz w:val="28"/>
              <w:szCs w:val="28"/>
            </w:rPr>
            <w:delText>-</w:delText>
          </w:r>
        </w:del>
      </w:ins>
      <w:ins w:id="11501" w:author="Claire S" w:date="2026-05-20T11:10:00Z" w16du:dateUtc="2026-05-20T10:10:00Z">
        <w:r>
          <w:rPr>
            <w:rFonts w:ascii="Cambria" w:hAnsi="Cambria"/>
            <w:sz w:val="28"/>
            <w:szCs w:val="28"/>
          </w:rPr>
          <w:t xml:space="preserve">station was </w:t>
        </w:r>
      </w:ins>
      <w:ins w:id="11502" w:author="Claire S" w:date="2026-05-21T17:46:00Z" w16du:dateUtc="2026-05-21T16:46:00Z">
        <w:r w:rsidR="00B02DAA">
          <w:rPr>
            <w:rFonts w:ascii="Cambria" w:hAnsi="Cambria"/>
            <w:sz w:val="28"/>
            <w:szCs w:val="28"/>
          </w:rPr>
          <w:t xml:space="preserve">at </w:t>
        </w:r>
      </w:ins>
      <w:ins w:id="11503" w:author="Claire S" w:date="2026-05-20T11:11:00Z" w16du:dateUtc="2026-05-20T10:11:00Z">
        <w:r w:rsidR="007B6CDF">
          <w:rPr>
            <w:rFonts w:ascii="Cambria" w:hAnsi="Cambria"/>
            <w:sz w:val="28"/>
            <w:szCs w:val="28"/>
          </w:rPr>
          <w:t>Bishopsgate</w:t>
        </w:r>
      </w:ins>
      <w:ins w:id="11504" w:author="Claire S" w:date="2026-05-21T17:46:00Z" w16du:dateUtc="2026-05-21T16:46:00Z">
        <w:r w:rsidR="00B02DAA">
          <w:rPr>
            <w:rFonts w:ascii="Cambria" w:hAnsi="Cambria"/>
            <w:sz w:val="28"/>
            <w:szCs w:val="28"/>
          </w:rPr>
          <w:t>, in among</w:t>
        </w:r>
        <w:del w:id="11505" w:author="Daisy Watt" w:date="2026-06-16T17:20:00Z" w16du:dateUtc="2026-06-16T16:20:00Z">
          <w:r w:rsidR="00B02DAA" w:rsidDel="00F00933">
            <w:rPr>
              <w:rFonts w:ascii="Cambria" w:hAnsi="Cambria"/>
              <w:sz w:val="28"/>
              <w:szCs w:val="28"/>
            </w:rPr>
            <w:delText>st</w:delText>
          </w:r>
        </w:del>
        <w:r w:rsidR="00B02DAA">
          <w:rPr>
            <w:rFonts w:ascii="Cambria" w:hAnsi="Cambria"/>
            <w:sz w:val="28"/>
            <w:szCs w:val="28"/>
          </w:rPr>
          <w:t xml:space="preserve"> </w:t>
        </w:r>
      </w:ins>
      <w:ins w:id="11506" w:author="Claire S" w:date="2026-06-04T10:59:00Z" w16du:dateUtc="2026-06-04T09:59:00Z">
        <w:del w:id="11507" w:author="Daisy Watt" w:date="2026-06-22T14:39:00Z" w16du:dateUtc="2026-06-22T12:39:00Z">
          <w:r w:rsidR="00E74A71">
            <w:rPr>
              <w:rFonts w:ascii="Cambria" w:hAnsi="Cambria"/>
              <w:sz w:val="28"/>
              <w:szCs w:val="28"/>
            </w:rPr>
            <w:delText xml:space="preserve">all the metal and the glass of </w:delText>
          </w:r>
        </w:del>
      </w:ins>
      <w:ins w:id="11508" w:author="Claire S" w:date="2026-05-21T17:46:00Z" w16du:dateUtc="2026-05-21T16:46:00Z">
        <w:r w:rsidR="00B02DAA">
          <w:rPr>
            <w:rFonts w:ascii="Cambria" w:hAnsi="Cambria"/>
            <w:sz w:val="28"/>
            <w:szCs w:val="28"/>
          </w:rPr>
          <w:t xml:space="preserve">the </w:t>
        </w:r>
        <w:del w:id="11509" w:author="Daisy Watt" w:date="2026-06-22T14:38:00Z" w16du:dateUtc="2026-06-22T12:38:00Z">
          <w:r w:rsidR="00B02DAA">
            <w:rPr>
              <w:rFonts w:ascii="Cambria" w:hAnsi="Cambria"/>
              <w:sz w:val="28"/>
              <w:szCs w:val="28"/>
            </w:rPr>
            <w:delText xml:space="preserve">swanky </w:delText>
          </w:r>
        </w:del>
        <w:r w:rsidR="00B02DAA">
          <w:rPr>
            <w:rFonts w:ascii="Cambria" w:hAnsi="Cambria"/>
            <w:sz w:val="28"/>
            <w:szCs w:val="28"/>
          </w:rPr>
          <w:t>shiny high</w:t>
        </w:r>
      </w:ins>
      <w:ins w:id="11510" w:author="Daisy Watt" w:date="2026-06-22T14:38:00Z" w16du:dateUtc="2026-06-22T12:38:00Z">
        <w:r w:rsidR="001830FE">
          <w:rPr>
            <w:rFonts w:ascii="Cambria" w:hAnsi="Cambria"/>
            <w:sz w:val="28"/>
            <w:szCs w:val="28"/>
          </w:rPr>
          <w:t>-</w:t>
        </w:r>
      </w:ins>
      <w:ins w:id="11511" w:author="Claire S" w:date="2026-05-21T17:46:00Z" w16du:dateUtc="2026-05-21T16:46:00Z">
        <w:del w:id="11512" w:author="Daisy Watt" w:date="2026-06-22T14:38:00Z" w16du:dateUtc="2026-06-22T12:38:00Z">
          <w:r w:rsidR="00B02DAA">
            <w:rPr>
              <w:rFonts w:ascii="Cambria" w:hAnsi="Cambria"/>
              <w:sz w:val="28"/>
              <w:szCs w:val="28"/>
            </w:rPr>
            <w:delText xml:space="preserve"> </w:delText>
          </w:r>
        </w:del>
        <w:r w:rsidR="00B02DAA">
          <w:rPr>
            <w:rFonts w:ascii="Cambria" w:hAnsi="Cambria"/>
            <w:sz w:val="28"/>
            <w:szCs w:val="28"/>
          </w:rPr>
          <w:t>rises</w:t>
        </w:r>
      </w:ins>
      <w:ins w:id="11513" w:author="Daisy Watt" w:date="2026-06-22T14:39:00Z" w16du:dateUtc="2026-06-22T12:39:00Z">
        <w:r w:rsidR="000A47F4">
          <w:rPr>
            <w:rFonts w:ascii="Cambria" w:hAnsi="Cambria"/>
            <w:sz w:val="28"/>
            <w:szCs w:val="28"/>
          </w:rPr>
          <w:t xml:space="preserve"> of</w:t>
        </w:r>
      </w:ins>
      <w:ins w:id="11514" w:author="Claire S" w:date="2026-06-04T10:59:00Z" w16du:dateUtc="2026-06-04T09:59:00Z">
        <w:del w:id="11515" w:author="Daisy Watt" w:date="2026-06-22T14:39:00Z" w16du:dateUtc="2026-06-22T12:39:00Z">
          <w:r w:rsidR="00E74A71">
            <w:rPr>
              <w:rFonts w:ascii="Cambria" w:hAnsi="Cambria"/>
              <w:sz w:val="28"/>
              <w:szCs w:val="28"/>
            </w:rPr>
            <w:delText>;</w:delText>
          </w:r>
        </w:del>
        <w:r w:rsidR="00E74A71">
          <w:rPr>
            <w:rFonts w:ascii="Cambria" w:hAnsi="Cambria"/>
            <w:sz w:val="28"/>
            <w:szCs w:val="28"/>
          </w:rPr>
          <w:t xml:space="preserve"> </w:t>
        </w:r>
      </w:ins>
      <w:ins w:id="11516" w:author="Claire S" w:date="2026-05-21T17:46:00Z" w16du:dateUtc="2026-05-21T16:46:00Z">
        <w:r w:rsidR="00B02DAA">
          <w:rPr>
            <w:rFonts w:ascii="Cambria" w:hAnsi="Cambria"/>
            <w:sz w:val="28"/>
            <w:szCs w:val="28"/>
          </w:rPr>
          <w:t>the</w:t>
        </w:r>
      </w:ins>
      <w:ins w:id="11517" w:author="Claire S" w:date="2026-05-22T18:11:00Z" w16du:dateUtc="2026-05-22T17:11:00Z">
        <w:r w:rsidR="00F16F66">
          <w:rPr>
            <w:rFonts w:ascii="Cambria" w:hAnsi="Cambria"/>
            <w:sz w:val="28"/>
            <w:szCs w:val="28"/>
          </w:rPr>
          <w:t xml:space="preserve"> City’s</w:t>
        </w:r>
      </w:ins>
      <w:ins w:id="11518" w:author="Claire S" w:date="2026-05-21T17:46:00Z" w16du:dateUtc="2026-05-21T16:46:00Z">
        <w:r w:rsidR="00B02DAA">
          <w:rPr>
            <w:rFonts w:ascii="Cambria" w:hAnsi="Cambria"/>
            <w:sz w:val="28"/>
            <w:szCs w:val="28"/>
          </w:rPr>
          <w:t xml:space="preserve"> financial district</w:t>
        </w:r>
      </w:ins>
      <w:ins w:id="11519" w:author="Claire S" w:date="2026-05-20T11:11:00Z" w16du:dateUtc="2026-05-20T10:11:00Z">
        <w:r w:rsidR="007B6CDF">
          <w:rPr>
            <w:rFonts w:ascii="Cambria" w:hAnsi="Cambria"/>
            <w:sz w:val="28"/>
            <w:szCs w:val="28"/>
          </w:rPr>
          <w:t>.</w:t>
        </w:r>
      </w:ins>
      <w:ins w:id="11520" w:author="Claire S" w:date="2026-06-04T10:59:00Z" w16du:dateUtc="2026-06-04T09:59:00Z">
        <w:r w:rsidR="009A0E58">
          <w:rPr>
            <w:rFonts w:ascii="Cambria" w:hAnsi="Cambria"/>
            <w:sz w:val="28"/>
            <w:szCs w:val="28"/>
          </w:rPr>
          <w:t xml:space="preserve">  </w:t>
        </w:r>
      </w:ins>
    </w:p>
    <w:p w14:paraId="0D7F003F" w14:textId="21D51DA7" w:rsidR="007B6CDF" w:rsidRDefault="007B6CDF" w:rsidP="00F128C5">
      <w:pPr>
        <w:spacing w:line="360" w:lineRule="auto"/>
        <w:contextualSpacing/>
        <w:rPr>
          <w:ins w:id="11521" w:author="Claire S" w:date="2026-05-20T11:12:00Z" w16du:dateUtc="2026-05-20T10:12:00Z"/>
          <w:rFonts w:ascii="Cambria" w:hAnsi="Cambria"/>
          <w:sz w:val="28"/>
          <w:szCs w:val="28"/>
        </w:rPr>
      </w:pPr>
      <w:ins w:id="11522" w:author="Claire S" w:date="2026-05-20T11:11:00Z" w16du:dateUtc="2026-05-20T10:11:00Z">
        <w:r>
          <w:rPr>
            <w:rFonts w:ascii="Cambria" w:hAnsi="Cambria"/>
            <w:sz w:val="28"/>
            <w:szCs w:val="28"/>
          </w:rPr>
          <w:tab/>
          <w:t>Walking in</w:t>
        </w:r>
      </w:ins>
      <w:ins w:id="11523" w:author="Claire S" w:date="2026-05-21T17:46:00Z" w16du:dateUtc="2026-05-21T16:46:00Z">
        <w:r w:rsidR="00B02DAA">
          <w:rPr>
            <w:rFonts w:ascii="Cambria" w:hAnsi="Cambria"/>
            <w:sz w:val="28"/>
            <w:szCs w:val="28"/>
          </w:rPr>
          <w:t>to the station</w:t>
        </w:r>
      </w:ins>
      <w:ins w:id="11524" w:author="Claire S" w:date="2026-05-20T11:11:00Z" w16du:dateUtc="2026-05-20T10:11:00Z">
        <w:r>
          <w:rPr>
            <w:rFonts w:ascii="Cambria" w:hAnsi="Cambria"/>
            <w:sz w:val="28"/>
            <w:szCs w:val="28"/>
          </w:rPr>
          <w:t xml:space="preserve">, </w:t>
        </w:r>
      </w:ins>
      <w:ins w:id="11525" w:author="Claire S" w:date="2026-05-21T17:46:00Z" w16du:dateUtc="2026-05-21T16:46:00Z">
        <w:r w:rsidR="00B02DAA">
          <w:rPr>
            <w:rFonts w:ascii="Cambria" w:hAnsi="Cambria"/>
            <w:sz w:val="28"/>
            <w:szCs w:val="28"/>
          </w:rPr>
          <w:t xml:space="preserve">Clara </w:t>
        </w:r>
      </w:ins>
      <w:ins w:id="11526" w:author="Claire S" w:date="2026-05-27T15:10:00Z" w16du:dateUtc="2026-05-27T14:10:00Z">
        <w:r w:rsidR="0078299C">
          <w:rPr>
            <w:rFonts w:ascii="Cambria" w:hAnsi="Cambria"/>
            <w:sz w:val="28"/>
            <w:szCs w:val="28"/>
          </w:rPr>
          <w:t xml:space="preserve">sat in reception for </w:t>
        </w:r>
      </w:ins>
      <w:ins w:id="11527" w:author="Claire S" w:date="2026-05-21T17:46:00Z" w16du:dateUtc="2026-05-21T16:46:00Z">
        <w:r w:rsidR="00B02DAA">
          <w:rPr>
            <w:rFonts w:ascii="Cambria" w:hAnsi="Cambria"/>
            <w:sz w:val="28"/>
            <w:szCs w:val="28"/>
          </w:rPr>
          <w:t>over ten</w:t>
        </w:r>
      </w:ins>
      <w:ins w:id="11528" w:author="Claire S" w:date="2026-05-20T11:11:00Z" w16du:dateUtc="2026-05-20T10:11:00Z">
        <w:r>
          <w:rPr>
            <w:rFonts w:ascii="Cambria" w:hAnsi="Cambria"/>
            <w:sz w:val="28"/>
            <w:szCs w:val="28"/>
          </w:rPr>
          <w:t xml:space="preserve"> minutes </w:t>
        </w:r>
      </w:ins>
      <w:ins w:id="11529" w:author="Claire S" w:date="2026-05-21T17:46:00Z" w16du:dateUtc="2026-05-21T16:46:00Z">
        <w:r w:rsidR="00B02DAA">
          <w:rPr>
            <w:rFonts w:ascii="Cambria" w:hAnsi="Cambria"/>
            <w:sz w:val="28"/>
            <w:szCs w:val="28"/>
          </w:rPr>
          <w:t>before she</w:t>
        </w:r>
      </w:ins>
      <w:ins w:id="11530" w:author="Claire S" w:date="2026-07-27T16:35:00Z" w16du:dateUtc="2026-07-27T15:35:00Z">
        <w:r w:rsidR="00CD685A">
          <w:rPr>
            <w:rFonts w:ascii="Cambria" w:hAnsi="Cambria"/>
            <w:sz w:val="28"/>
            <w:szCs w:val="28"/>
          </w:rPr>
          <w:t xml:space="preserve"> </w:t>
        </w:r>
      </w:ins>
      <w:ins w:id="11531" w:author="Claire S" w:date="2026-05-21T17:46:00Z" w16du:dateUtc="2026-05-21T16:46:00Z">
        <w:r w:rsidR="00B02DAA">
          <w:rPr>
            <w:rFonts w:ascii="Cambria" w:hAnsi="Cambria"/>
            <w:sz w:val="28"/>
            <w:szCs w:val="28"/>
          </w:rPr>
          <w:t xml:space="preserve">even </w:t>
        </w:r>
      </w:ins>
      <w:ins w:id="11532" w:author="Claire S" w:date="2026-07-27T16:35:00Z" w16du:dateUtc="2026-07-27T15:35:00Z">
        <w:r w:rsidR="00CD685A">
          <w:rPr>
            <w:rFonts w:ascii="Cambria" w:hAnsi="Cambria"/>
            <w:sz w:val="28"/>
            <w:szCs w:val="28"/>
          </w:rPr>
          <w:t>got the chance to tel</w:t>
        </w:r>
      </w:ins>
      <w:ins w:id="11533" w:author="Claire S" w:date="2026-05-20T11:11:00Z" w16du:dateUtc="2026-05-20T10:11:00Z">
        <w:r>
          <w:rPr>
            <w:rFonts w:ascii="Cambria" w:hAnsi="Cambria"/>
            <w:sz w:val="28"/>
            <w:szCs w:val="28"/>
          </w:rPr>
          <w:t xml:space="preserve">l the desk sergeant what </w:t>
        </w:r>
      </w:ins>
      <w:ins w:id="11534" w:author="Claire S" w:date="2026-05-20T11:12:00Z" w16du:dateUtc="2026-05-20T10:12:00Z">
        <w:r>
          <w:rPr>
            <w:rFonts w:ascii="Cambria" w:hAnsi="Cambria"/>
            <w:sz w:val="28"/>
            <w:szCs w:val="28"/>
          </w:rPr>
          <w:t>she’d come about.</w:t>
        </w:r>
      </w:ins>
    </w:p>
    <w:p w14:paraId="47F53505" w14:textId="47A3549A" w:rsidR="007B6CDF" w:rsidRDefault="007B6CDF">
      <w:pPr>
        <w:spacing w:line="360" w:lineRule="auto"/>
        <w:contextualSpacing/>
        <w:rPr>
          <w:ins w:id="11535" w:author="Claire S" w:date="2026-07-27T16:36:00Z" w16du:dateUtc="2026-07-27T15:36:00Z"/>
          <w:rFonts w:ascii="Cambria" w:hAnsi="Cambria"/>
          <w:sz w:val="28"/>
          <w:szCs w:val="28"/>
        </w:rPr>
      </w:pPr>
      <w:ins w:id="11536" w:author="Claire S" w:date="2026-05-20T11:12:00Z" w16du:dateUtc="2026-05-20T10:12:00Z">
        <w:r>
          <w:rPr>
            <w:rFonts w:ascii="Cambria" w:hAnsi="Cambria"/>
            <w:sz w:val="28"/>
            <w:szCs w:val="28"/>
          </w:rPr>
          <w:tab/>
        </w:r>
      </w:ins>
      <w:ins w:id="11537" w:author="Claire S" w:date="2026-05-20T11:14:00Z" w16du:dateUtc="2026-05-20T10:14:00Z">
        <w:r w:rsidR="00537B71">
          <w:rPr>
            <w:rFonts w:ascii="Cambria" w:hAnsi="Cambria"/>
            <w:sz w:val="28"/>
            <w:szCs w:val="28"/>
          </w:rPr>
          <w:t xml:space="preserve">‘I’ll create a </w:t>
        </w:r>
      </w:ins>
      <w:ins w:id="11538" w:author="Claire S" w:date="2026-05-20T11:15:00Z" w16du:dateUtc="2026-05-20T10:15:00Z">
        <w:r w:rsidR="00537B71">
          <w:rPr>
            <w:rFonts w:ascii="Cambria" w:hAnsi="Cambria"/>
            <w:sz w:val="28"/>
            <w:szCs w:val="28"/>
          </w:rPr>
          <w:t xml:space="preserve">case number for you,’ the </w:t>
        </w:r>
      </w:ins>
      <w:ins w:id="11539" w:author="Claire S" w:date="2026-05-27T15:10:00Z" w16du:dateUtc="2026-05-27T14:10:00Z">
        <w:r w:rsidR="00713AC7">
          <w:rPr>
            <w:rFonts w:ascii="Cambria" w:hAnsi="Cambria"/>
            <w:sz w:val="28"/>
            <w:szCs w:val="28"/>
          </w:rPr>
          <w:t xml:space="preserve">middle-aged </w:t>
        </w:r>
      </w:ins>
      <w:ins w:id="11540" w:author="Claire S" w:date="2026-05-20T11:15:00Z" w16du:dateUtc="2026-05-20T10:15:00Z">
        <w:r w:rsidR="00537B71">
          <w:rPr>
            <w:rFonts w:ascii="Cambria" w:hAnsi="Cambria"/>
            <w:sz w:val="28"/>
            <w:szCs w:val="28"/>
          </w:rPr>
          <w:t xml:space="preserve">woman </w:t>
        </w:r>
      </w:ins>
      <w:ins w:id="11541" w:author="Claire S" w:date="2026-05-21T17:46:00Z" w16du:dateUtc="2026-05-21T16:46:00Z">
        <w:r w:rsidR="00534535">
          <w:rPr>
            <w:rFonts w:ascii="Cambria" w:hAnsi="Cambria"/>
            <w:sz w:val="28"/>
            <w:szCs w:val="28"/>
          </w:rPr>
          <w:t xml:space="preserve">on the other side of the plexiglass </w:t>
        </w:r>
      </w:ins>
      <w:ins w:id="11542" w:author="Claire S" w:date="2026-05-20T11:15:00Z" w16du:dateUtc="2026-05-20T10:15:00Z">
        <w:r w:rsidR="00537B71">
          <w:rPr>
            <w:rFonts w:ascii="Cambria" w:hAnsi="Cambria"/>
            <w:sz w:val="28"/>
            <w:szCs w:val="28"/>
          </w:rPr>
          <w:t>said</w:t>
        </w:r>
      </w:ins>
      <w:ins w:id="11543" w:author="Claire S" w:date="2026-05-21T17:46:00Z" w16du:dateUtc="2026-05-21T16:46:00Z">
        <w:r w:rsidR="00534535">
          <w:rPr>
            <w:rFonts w:ascii="Cambria" w:hAnsi="Cambria"/>
            <w:sz w:val="28"/>
            <w:szCs w:val="28"/>
          </w:rPr>
          <w:t xml:space="preserve">.  She </w:t>
        </w:r>
      </w:ins>
      <w:ins w:id="11544" w:author="Claire S" w:date="2026-05-21T17:47:00Z" w16du:dateUtc="2026-05-21T16:47:00Z">
        <w:del w:id="11545" w:author="Daisy Watt" w:date="2026-06-22T14:40:00Z" w16du:dateUtc="2026-06-22T12:40:00Z">
          <w:r w:rsidR="00534535">
            <w:rPr>
              <w:rFonts w:ascii="Cambria" w:hAnsi="Cambria"/>
              <w:sz w:val="28"/>
              <w:szCs w:val="28"/>
            </w:rPr>
            <w:delText>seemed</w:delText>
          </w:r>
        </w:del>
      </w:ins>
      <w:ins w:id="11546" w:author="Claire S" w:date="2026-05-27T15:10:00Z" w16du:dateUtc="2026-05-27T14:10:00Z">
        <w:del w:id="11547" w:author="Daisy Watt" w:date="2026-06-22T14:40:00Z" w16du:dateUtc="2026-06-22T12:40:00Z">
          <w:r w:rsidR="00713AC7">
            <w:rPr>
              <w:rFonts w:ascii="Cambria" w:hAnsi="Cambria"/>
              <w:sz w:val="28"/>
              <w:szCs w:val="28"/>
            </w:rPr>
            <w:delText xml:space="preserve"> tired and </w:delText>
          </w:r>
        </w:del>
      </w:ins>
      <w:ins w:id="11548" w:author="Claire S" w:date="2026-05-21T17:47:00Z" w16du:dateUtc="2026-05-21T16:47:00Z">
        <w:del w:id="11549" w:author="Daisy Watt" w:date="2026-06-22T14:40:00Z" w16du:dateUtc="2026-06-22T12:40:00Z">
          <w:r w:rsidR="00534535">
            <w:rPr>
              <w:rFonts w:ascii="Cambria" w:hAnsi="Cambria"/>
              <w:sz w:val="28"/>
              <w:szCs w:val="28"/>
            </w:rPr>
            <w:delText xml:space="preserve">disinterested, but she </w:delText>
          </w:r>
        </w:del>
        <w:r w:rsidR="00534535">
          <w:rPr>
            <w:rFonts w:ascii="Cambria" w:hAnsi="Cambria"/>
            <w:sz w:val="28"/>
            <w:szCs w:val="28"/>
          </w:rPr>
          <w:t>t</w:t>
        </w:r>
      </w:ins>
      <w:ins w:id="11550" w:author="Claire S" w:date="2026-05-21T17:46:00Z" w16du:dateUtc="2026-05-21T16:46:00Z">
        <w:r w:rsidR="00534535">
          <w:rPr>
            <w:rFonts w:ascii="Cambria" w:hAnsi="Cambria"/>
            <w:sz w:val="28"/>
            <w:szCs w:val="28"/>
          </w:rPr>
          <w:t>ook</w:t>
        </w:r>
      </w:ins>
      <w:ins w:id="11551" w:author="Claire S" w:date="2026-05-20T11:15:00Z" w16du:dateUtc="2026-05-20T10:15:00Z">
        <w:r w:rsidR="00537B71">
          <w:rPr>
            <w:rFonts w:ascii="Cambria" w:hAnsi="Cambria"/>
            <w:sz w:val="28"/>
            <w:szCs w:val="28"/>
          </w:rPr>
          <w:t xml:space="preserve"> </w:t>
        </w:r>
      </w:ins>
      <w:ins w:id="11552" w:author="Claire S" w:date="2026-05-20T11:12:00Z" w16du:dateUtc="2026-05-20T10:12:00Z">
        <w:r>
          <w:rPr>
            <w:rFonts w:ascii="Cambria" w:hAnsi="Cambria"/>
            <w:sz w:val="28"/>
            <w:szCs w:val="28"/>
          </w:rPr>
          <w:t xml:space="preserve">a note of </w:t>
        </w:r>
      </w:ins>
      <w:ins w:id="11553" w:author="Claire S" w:date="2026-05-20T11:13:00Z" w16du:dateUtc="2026-05-20T10:13:00Z">
        <w:r w:rsidR="00AE1A63">
          <w:rPr>
            <w:rFonts w:ascii="Cambria" w:hAnsi="Cambria"/>
            <w:sz w:val="28"/>
            <w:szCs w:val="28"/>
          </w:rPr>
          <w:t xml:space="preserve">the call, </w:t>
        </w:r>
        <w:r w:rsidR="00537B71">
          <w:rPr>
            <w:rFonts w:ascii="Cambria" w:hAnsi="Cambria"/>
            <w:sz w:val="28"/>
            <w:szCs w:val="28"/>
          </w:rPr>
          <w:t xml:space="preserve">Clara’s concerns and </w:t>
        </w:r>
      </w:ins>
      <w:ins w:id="11554" w:author="Claire S" w:date="2026-05-20T11:12:00Z" w16du:dateUtc="2026-05-20T10:12:00Z">
        <w:r>
          <w:rPr>
            <w:rFonts w:ascii="Cambria" w:hAnsi="Cambria"/>
            <w:sz w:val="28"/>
            <w:szCs w:val="28"/>
          </w:rPr>
          <w:t>Violet’s name and number</w:t>
        </w:r>
      </w:ins>
      <w:ins w:id="11555" w:author="Claire S" w:date="2026-05-20T11:16:00Z" w16du:dateUtc="2026-05-20T10:16:00Z">
        <w:r w:rsidR="00D75E7C">
          <w:rPr>
            <w:rFonts w:ascii="Cambria" w:hAnsi="Cambria"/>
            <w:sz w:val="28"/>
            <w:szCs w:val="28"/>
          </w:rPr>
          <w:t xml:space="preserve">, though </w:t>
        </w:r>
      </w:ins>
      <w:ins w:id="11556" w:author="Claire S" w:date="2026-05-21T17:47:00Z" w16du:dateUtc="2026-05-21T16:47:00Z">
        <w:r w:rsidR="00534535">
          <w:rPr>
            <w:rFonts w:ascii="Cambria" w:hAnsi="Cambria"/>
            <w:sz w:val="28"/>
            <w:szCs w:val="28"/>
          </w:rPr>
          <w:t>she remained l</w:t>
        </w:r>
      </w:ins>
      <w:ins w:id="11557" w:author="Claire S" w:date="2026-05-20T11:14:00Z" w16du:dateUtc="2026-05-20T10:14:00Z">
        <w:r w:rsidR="00537B71">
          <w:rPr>
            <w:rFonts w:ascii="Cambria" w:hAnsi="Cambria"/>
            <w:sz w:val="28"/>
            <w:szCs w:val="28"/>
          </w:rPr>
          <w:t>ess than warm</w:t>
        </w:r>
      </w:ins>
      <w:ins w:id="11558" w:author="Claire S" w:date="2026-05-20T11:12:00Z" w16du:dateUtc="2026-05-20T10:12:00Z">
        <w:r>
          <w:rPr>
            <w:rFonts w:ascii="Cambria" w:hAnsi="Cambria"/>
            <w:sz w:val="28"/>
            <w:szCs w:val="28"/>
          </w:rPr>
          <w:t xml:space="preserve"> th</w:t>
        </w:r>
      </w:ins>
      <w:ins w:id="11559" w:author="Claire S" w:date="2026-05-21T17:47:00Z" w16du:dateUtc="2026-05-21T16:47:00Z">
        <w:r w:rsidR="00534535">
          <w:rPr>
            <w:rFonts w:ascii="Cambria" w:hAnsi="Cambria"/>
            <w:sz w:val="28"/>
            <w:szCs w:val="28"/>
          </w:rPr>
          <w:t>r</w:t>
        </w:r>
      </w:ins>
      <w:ins w:id="11560" w:author="Claire S" w:date="2026-05-20T11:12:00Z" w16du:dateUtc="2026-05-20T10:12:00Z">
        <w:r>
          <w:rPr>
            <w:rFonts w:ascii="Cambria" w:hAnsi="Cambria"/>
            <w:sz w:val="28"/>
            <w:szCs w:val="28"/>
          </w:rPr>
          <w:t>ough</w:t>
        </w:r>
      </w:ins>
      <w:ins w:id="11561" w:author="Claire S" w:date="2026-05-21T17:47:00Z" w16du:dateUtc="2026-05-21T16:47:00Z">
        <w:r w:rsidR="00534535">
          <w:rPr>
            <w:rFonts w:ascii="Cambria" w:hAnsi="Cambria"/>
            <w:sz w:val="28"/>
            <w:szCs w:val="28"/>
          </w:rPr>
          <w:t>out</w:t>
        </w:r>
      </w:ins>
      <w:ins w:id="11562" w:author="Claire S" w:date="2026-05-20T11:12:00Z" w16du:dateUtc="2026-05-20T10:12:00Z">
        <w:r>
          <w:rPr>
            <w:rFonts w:ascii="Cambria" w:hAnsi="Cambria"/>
            <w:sz w:val="28"/>
            <w:szCs w:val="28"/>
          </w:rPr>
          <w:t>. ‘</w:t>
        </w:r>
      </w:ins>
      <w:ins w:id="11563" w:author="Claire S" w:date="2026-05-20T11:13:00Z" w16du:dateUtc="2026-05-20T10:13:00Z">
        <w:r w:rsidR="00537B71">
          <w:rPr>
            <w:rFonts w:ascii="Cambria" w:hAnsi="Cambria"/>
            <w:sz w:val="28"/>
            <w:szCs w:val="28"/>
          </w:rPr>
          <w:t>I’ve created a file</w:t>
        </w:r>
      </w:ins>
      <w:ins w:id="11564" w:author="Claire S" w:date="2026-05-20T11:14:00Z" w16du:dateUtc="2026-05-20T10:14:00Z">
        <w:r w:rsidR="00537B71">
          <w:rPr>
            <w:rFonts w:ascii="Cambria" w:hAnsi="Cambria"/>
            <w:sz w:val="28"/>
            <w:szCs w:val="28"/>
          </w:rPr>
          <w:t xml:space="preserve"> for your friend</w:t>
        </w:r>
      </w:ins>
      <w:ins w:id="11565" w:author="Claire S" w:date="2026-05-20T11:13:00Z" w16du:dateUtc="2026-05-20T10:13:00Z">
        <w:r w:rsidR="00537B71">
          <w:rPr>
            <w:rFonts w:ascii="Cambria" w:hAnsi="Cambria"/>
            <w:sz w:val="28"/>
            <w:szCs w:val="28"/>
          </w:rPr>
          <w:t xml:space="preserve">.  </w:t>
        </w:r>
      </w:ins>
      <w:ins w:id="11566" w:author="Claire S" w:date="2026-05-20T11:15:00Z" w16du:dateUtc="2026-05-20T10:15:00Z">
        <w:r w:rsidR="005909C4">
          <w:rPr>
            <w:rFonts w:ascii="Cambria" w:hAnsi="Cambria"/>
            <w:sz w:val="28"/>
            <w:szCs w:val="28"/>
          </w:rPr>
          <w:t>Here’s</w:t>
        </w:r>
      </w:ins>
      <w:ins w:id="11567" w:author="Claire S" w:date="2026-05-20T11:13:00Z" w16du:dateUtc="2026-05-20T10:13:00Z">
        <w:r w:rsidR="00537B71">
          <w:rPr>
            <w:rFonts w:ascii="Cambria" w:hAnsi="Cambria"/>
            <w:sz w:val="28"/>
            <w:szCs w:val="28"/>
          </w:rPr>
          <w:t xml:space="preserve"> your </w:t>
        </w:r>
      </w:ins>
      <w:ins w:id="11568" w:author="Claire S" w:date="2026-05-20T11:14:00Z" w16du:dateUtc="2026-05-20T10:14:00Z">
        <w:r w:rsidR="00537B71">
          <w:rPr>
            <w:rFonts w:ascii="Cambria" w:hAnsi="Cambria"/>
            <w:sz w:val="28"/>
            <w:szCs w:val="28"/>
          </w:rPr>
          <w:t>reference number</w:t>
        </w:r>
      </w:ins>
      <w:ins w:id="11569" w:author="Claire S" w:date="2026-05-21T17:47:00Z" w16du:dateUtc="2026-05-21T16:47:00Z">
        <w:r w:rsidR="00534535">
          <w:rPr>
            <w:rFonts w:ascii="Cambria" w:hAnsi="Cambria"/>
            <w:sz w:val="28"/>
            <w:szCs w:val="28"/>
          </w:rPr>
          <w:t>,</w:t>
        </w:r>
      </w:ins>
      <w:ins w:id="11570" w:author="Claire S" w:date="2026-05-20T11:16:00Z" w16du:dateUtc="2026-05-20T10:16:00Z">
        <w:r w:rsidR="00D75E7C">
          <w:rPr>
            <w:rFonts w:ascii="Cambria" w:hAnsi="Cambria"/>
            <w:sz w:val="28"/>
            <w:szCs w:val="28"/>
          </w:rPr>
          <w:t xml:space="preserve"> if you </w:t>
        </w:r>
      </w:ins>
      <w:ins w:id="11571" w:author="Claire S" w:date="2026-05-21T17:47:00Z" w16du:dateUtc="2026-05-21T16:47:00Z">
        <w:r w:rsidR="00534535">
          <w:rPr>
            <w:rFonts w:ascii="Cambria" w:hAnsi="Cambria"/>
            <w:sz w:val="28"/>
            <w:szCs w:val="28"/>
          </w:rPr>
          <w:t>need to follow up</w:t>
        </w:r>
        <w:del w:id="11572" w:author="Daisy Watt" w:date="2026-06-22T14:41:00Z" w16du:dateUtc="2026-06-22T12:41:00Z">
          <w:r w:rsidR="00534535">
            <w:rPr>
              <w:rFonts w:ascii="Cambria" w:hAnsi="Cambria"/>
              <w:sz w:val="28"/>
              <w:szCs w:val="28"/>
            </w:rPr>
            <w:delText xml:space="preserve">, or </w:delText>
          </w:r>
        </w:del>
      </w:ins>
      <w:ins w:id="11573" w:author="Claire S" w:date="2026-05-20T11:16:00Z" w16du:dateUtc="2026-05-20T10:16:00Z">
        <w:del w:id="11574" w:author="Daisy Watt" w:date="2026-06-22T14:41:00Z" w16du:dateUtc="2026-06-22T12:41:00Z">
          <w:r w:rsidR="00D75E7C">
            <w:rPr>
              <w:rFonts w:ascii="Cambria" w:hAnsi="Cambria"/>
              <w:sz w:val="28"/>
              <w:szCs w:val="28"/>
            </w:rPr>
            <w:delText xml:space="preserve">have any </w:delText>
          </w:r>
          <w:r w:rsidR="00D75E7C" w:rsidRPr="00906D78">
            <w:rPr>
              <w:rFonts w:ascii="Cambria" w:hAnsi="Cambria"/>
              <w:sz w:val="28"/>
              <w:szCs w:val="28"/>
              <w:highlight w:val="yellow"/>
              <w:rPrChange w:id="11575" w:author="Daisy Watt" w:date="2026-06-23T12:42:00Z" w16du:dateUtc="2026-06-23T10:42:00Z">
                <w:rPr>
                  <w:rFonts w:ascii="Cambria" w:hAnsi="Cambria"/>
                  <w:sz w:val="28"/>
                  <w:szCs w:val="28"/>
                </w:rPr>
              </w:rPrChange>
            </w:rPr>
            <w:delText>further information</w:delText>
          </w:r>
        </w:del>
        <w:r w:rsidR="00D75E7C">
          <w:rPr>
            <w:rFonts w:ascii="Cambria" w:hAnsi="Cambria"/>
            <w:sz w:val="28"/>
            <w:szCs w:val="28"/>
          </w:rPr>
          <w:t xml:space="preserve">.  </w:t>
        </w:r>
      </w:ins>
      <w:ins w:id="11576" w:author="Claire S" w:date="2026-05-27T15:11:00Z" w16du:dateUtc="2026-05-27T14:11:00Z">
        <w:r w:rsidR="00713AC7">
          <w:rPr>
            <w:rFonts w:ascii="Cambria" w:hAnsi="Cambria"/>
            <w:sz w:val="28"/>
            <w:szCs w:val="28"/>
          </w:rPr>
          <w:t>Someon</w:t>
        </w:r>
      </w:ins>
      <w:ins w:id="11577" w:author="Claire S" w:date="2026-06-04T11:00:00Z" w16du:dateUtc="2026-06-04T10:00:00Z">
        <w:r w:rsidR="00134D4C">
          <w:rPr>
            <w:rFonts w:ascii="Cambria" w:hAnsi="Cambria"/>
            <w:sz w:val="28"/>
            <w:szCs w:val="28"/>
          </w:rPr>
          <w:t>e</w:t>
        </w:r>
      </w:ins>
      <w:ins w:id="11578" w:author="Claire S" w:date="2026-05-27T15:11:00Z" w16du:dateUtc="2026-05-27T14:11:00Z">
        <w:r w:rsidR="00713AC7">
          <w:rPr>
            <w:rFonts w:ascii="Cambria" w:hAnsi="Cambria"/>
            <w:sz w:val="28"/>
            <w:szCs w:val="28"/>
          </w:rPr>
          <w:t xml:space="preserve"> wi</w:t>
        </w:r>
      </w:ins>
      <w:ins w:id="11579" w:author="Claire S" w:date="2026-05-20T11:16:00Z" w16du:dateUtc="2026-05-20T10:16:00Z">
        <w:r w:rsidR="00D75E7C">
          <w:rPr>
            <w:rFonts w:ascii="Cambria" w:hAnsi="Cambria"/>
            <w:sz w:val="28"/>
            <w:szCs w:val="28"/>
          </w:rPr>
          <w:t xml:space="preserve">ll contact you if we need </w:t>
        </w:r>
        <w:r w:rsidR="00D75E7C" w:rsidRPr="00C50656">
          <w:rPr>
            <w:rFonts w:ascii="Cambria" w:hAnsi="Cambria"/>
            <w:sz w:val="28"/>
            <w:szCs w:val="28"/>
          </w:rPr>
          <w:t>more info</w:t>
        </w:r>
      </w:ins>
      <w:ins w:id="11580" w:author="Claire S" w:date="2026-07-27T16:35:00Z" w16du:dateUtc="2026-07-27T15:35:00Z">
        <w:r w:rsidR="00C50656">
          <w:rPr>
            <w:rFonts w:ascii="Cambria" w:hAnsi="Cambria"/>
            <w:sz w:val="28"/>
            <w:szCs w:val="28"/>
          </w:rPr>
          <w:t>.’</w:t>
        </w:r>
      </w:ins>
    </w:p>
    <w:p w14:paraId="0DEF1AC2" w14:textId="5B17A28B" w:rsidR="00C50656" w:rsidRDefault="00C50656">
      <w:pPr>
        <w:spacing w:line="360" w:lineRule="auto"/>
        <w:contextualSpacing/>
        <w:rPr>
          <w:ins w:id="11581" w:author="Claire S" w:date="2026-05-20T11:09:00Z" w16du:dateUtc="2026-05-20T10:09:00Z"/>
          <w:rFonts w:ascii="Cambria" w:hAnsi="Cambria"/>
          <w:sz w:val="28"/>
          <w:szCs w:val="28"/>
        </w:rPr>
        <w:pPrChange w:id="11582" w:author="Claire S" w:date="2026-05-20T11:10:00Z" w16du:dateUtc="2026-05-20T10:10:00Z">
          <w:pPr>
            <w:spacing w:line="360" w:lineRule="auto"/>
            <w:ind w:firstLine="720"/>
            <w:contextualSpacing/>
          </w:pPr>
        </w:pPrChange>
      </w:pPr>
      <w:ins w:id="11583" w:author="Claire S" w:date="2026-07-27T16:36:00Z" w16du:dateUtc="2026-07-27T15:36:00Z">
        <w:r>
          <w:rPr>
            <w:rFonts w:ascii="Cambria" w:hAnsi="Cambria"/>
            <w:sz w:val="28"/>
            <w:szCs w:val="28"/>
          </w:rPr>
          <w:tab/>
          <w:t>Clara wished she felt an iota of reassurance, but she didn’t.</w:t>
        </w:r>
      </w:ins>
    </w:p>
    <w:p w14:paraId="0D0CF960" w14:textId="4E84DA91" w:rsidR="00374795" w:rsidRDefault="00CC2560" w:rsidP="00C50656">
      <w:pPr>
        <w:spacing w:line="360" w:lineRule="auto"/>
        <w:ind w:firstLine="720"/>
        <w:contextualSpacing/>
        <w:rPr>
          <w:rFonts w:ascii="Cambria" w:hAnsi="Cambria"/>
          <w:sz w:val="28"/>
          <w:szCs w:val="28"/>
        </w:rPr>
      </w:pPr>
      <w:commentRangeStart w:id="11584"/>
      <w:ins w:id="11585" w:author="Daisy Watt" w:date="2026-06-22T14:41:00Z" w16du:dateUtc="2026-06-22T12:41:00Z">
        <w:del w:id="11586" w:author="Claire S" w:date="2026-07-27T16:35:00Z" w16du:dateUtc="2026-07-27T15:35:00Z">
          <w:r w:rsidDel="00C50656">
            <w:rPr>
              <w:rFonts w:ascii="Cambria" w:hAnsi="Cambria"/>
              <w:sz w:val="28"/>
              <w:szCs w:val="28"/>
            </w:rPr>
            <w:delText xml:space="preserve"> </w:delText>
          </w:r>
        </w:del>
      </w:ins>
      <w:del w:id="11587" w:author="Claire S" w:date="2026-05-20T11:14:00Z" w16du:dateUtc="2026-05-20T10:14:00Z">
        <w:r w:rsidR="00384683" w:rsidDel="00537B71">
          <w:rPr>
            <w:rFonts w:ascii="Cambria" w:hAnsi="Cambria"/>
            <w:sz w:val="28"/>
            <w:szCs w:val="28"/>
          </w:rPr>
          <w:delText>And w</w:delText>
        </w:r>
      </w:del>
      <w:del w:id="11588" w:author="Claire S" w:date="2026-07-27T16:35:00Z" w16du:dateUtc="2026-07-27T15:35:00Z">
        <w:r w:rsidR="00820B3C" w:rsidDel="00C50656">
          <w:rPr>
            <w:rFonts w:ascii="Cambria" w:hAnsi="Cambria"/>
            <w:sz w:val="28"/>
            <w:szCs w:val="28"/>
          </w:rPr>
          <w:delText xml:space="preserve">alking the last mile home in the dark and rain, </w:delText>
        </w:r>
        <w:r w:rsidR="00280DD7" w:rsidDel="00C50656">
          <w:rPr>
            <w:rFonts w:ascii="Cambria" w:hAnsi="Cambria"/>
            <w:sz w:val="28"/>
            <w:szCs w:val="28"/>
          </w:rPr>
          <w:delText xml:space="preserve">Clara </w:delText>
        </w:r>
      </w:del>
      <w:del w:id="11589" w:author="Claire S" w:date="2026-05-20T11:14:00Z" w16du:dateUtc="2026-05-20T10:14:00Z">
        <w:r w:rsidR="005A0861" w:rsidDel="00537B71">
          <w:rPr>
            <w:rFonts w:ascii="Cambria" w:hAnsi="Cambria"/>
            <w:sz w:val="28"/>
            <w:szCs w:val="28"/>
          </w:rPr>
          <w:delText>felt completely helpless as</w:delText>
        </w:r>
        <w:r w:rsidR="00280DD7" w:rsidDel="00537B71">
          <w:rPr>
            <w:rFonts w:ascii="Cambria" w:hAnsi="Cambria"/>
            <w:sz w:val="28"/>
            <w:szCs w:val="28"/>
          </w:rPr>
          <w:delText>,</w:delText>
        </w:r>
        <w:r w:rsidR="003D4C50" w:rsidDel="00537B71">
          <w:rPr>
            <w:rFonts w:ascii="Cambria" w:hAnsi="Cambria"/>
            <w:sz w:val="28"/>
            <w:szCs w:val="28"/>
          </w:rPr>
          <w:delText xml:space="preserve"> every time </w:delText>
        </w:r>
        <w:r w:rsidR="005A0861" w:rsidDel="00537B71">
          <w:rPr>
            <w:rFonts w:ascii="Cambria" w:hAnsi="Cambria"/>
            <w:sz w:val="28"/>
            <w:szCs w:val="28"/>
          </w:rPr>
          <w:delText>she</w:delText>
        </w:r>
        <w:r w:rsidR="003D4C50" w:rsidDel="00537B71">
          <w:rPr>
            <w:rFonts w:ascii="Cambria" w:hAnsi="Cambria"/>
            <w:sz w:val="28"/>
            <w:szCs w:val="28"/>
          </w:rPr>
          <w:delText xml:space="preserve"> tried to</w:delText>
        </w:r>
      </w:del>
      <w:del w:id="11590" w:author="Claire S" w:date="2026-07-27T16:35:00Z" w16du:dateUtc="2026-07-27T15:35:00Z">
        <w:r w:rsidR="003D4C50" w:rsidDel="00C50656">
          <w:rPr>
            <w:rFonts w:ascii="Cambria" w:hAnsi="Cambria"/>
            <w:sz w:val="28"/>
            <w:szCs w:val="28"/>
          </w:rPr>
          <w:delText xml:space="preserve"> call </w:delText>
        </w:r>
      </w:del>
      <w:del w:id="11591" w:author="Claire S" w:date="2026-05-20T11:17:00Z" w16du:dateUtc="2026-05-20T10:17:00Z">
        <w:r w:rsidR="00F20450" w:rsidDel="00D75E7C">
          <w:rPr>
            <w:rFonts w:ascii="Cambria" w:hAnsi="Cambria"/>
            <w:sz w:val="28"/>
            <w:szCs w:val="28"/>
          </w:rPr>
          <w:delText xml:space="preserve">the </w:delText>
        </w:r>
      </w:del>
      <w:del w:id="11592" w:author="Claire S" w:date="2026-07-27T16:35:00Z" w16du:dateUtc="2026-07-27T15:35:00Z">
        <w:r w:rsidR="00F20450" w:rsidDel="00C50656">
          <w:rPr>
            <w:rFonts w:ascii="Cambria" w:hAnsi="Cambria"/>
            <w:sz w:val="28"/>
            <w:szCs w:val="28"/>
          </w:rPr>
          <w:delText>number</w:delText>
        </w:r>
      </w:del>
      <w:del w:id="11593" w:author="Claire S" w:date="2026-05-20T11:17:00Z" w16du:dateUtc="2026-05-20T10:17:00Z">
        <w:r w:rsidR="003D4C50" w:rsidDel="00D75E7C">
          <w:rPr>
            <w:rFonts w:ascii="Cambria" w:hAnsi="Cambria"/>
            <w:sz w:val="28"/>
            <w:szCs w:val="28"/>
          </w:rPr>
          <w:delText xml:space="preserve"> back</w:delText>
        </w:r>
      </w:del>
      <w:del w:id="11594" w:author="Claire S" w:date="2026-07-27T16:35:00Z" w16du:dateUtc="2026-07-27T15:35:00Z">
        <w:r w:rsidR="005A0861" w:rsidDel="00C50656">
          <w:rPr>
            <w:rFonts w:ascii="Cambria" w:hAnsi="Cambria"/>
            <w:sz w:val="28"/>
            <w:szCs w:val="28"/>
          </w:rPr>
          <w:delText>,</w:delText>
        </w:r>
        <w:r w:rsidR="003D4C50" w:rsidDel="00C50656">
          <w:rPr>
            <w:rFonts w:ascii="Cambria" w:hAnsi="Cambria"/>
            <w:sz w:val="28"/>
            <w:szCs w:val="28"/>
          </w:rPr>
          <w:delText xml:space="preserve"> </w:delText>
        </w:r>
        <w:r w:rsidR="00F20450" w:rsidDel="00C50656">
          <w:rPr>
            <w:rFonts w:ascii="Cambria" w:hAnsi="Cambria"/>
            <w:sz w:val="28"/>
            <w:szCs w:val="28"/>
          </w:rPr>
          <w:delText>it</w:delText>
        </w:r>
        <w:r w:rsidR="003D4C50" w:rsidDel="00C50656">
          <w:rPr>
            <w:rFonts w:ascii="Cambria" w:hAnsi="Cambria"/>
            <w:sz w:val="28"/>
            <w:szCs w:val="28"/>
          </w:rPr>
          <w:delText xml:space="preserve"> went straight to voicemail</w:delText>
        </w:r>
        <w:r w:rsidR="00280DD7" w:rsidDel="00C50656">
          <w:rPr>
            <w:rFonts w:ascii="Cambria" w:hAnsi="Cambria"/>
            <w:sz w:val="28"/>
            <w:szCs w:val="28"/>
          </w:rPr>
          <w:delText>,</w:delText>
        </w:r>
        <w:r w:rsidR="003D4C50" w:rsidDel="00C50656">
          <w:rPr>
            <w:rFonts w:ascii="Cambria" w:hAnsi="Cambria"/>
            <w:sz w:val="28"/>
            <w:szCs w:val="28"/>
          </w:rPr>
          <w:delText xml:space="preserve"> until </w:delText>
        </w:r>
      </w:del>
      <w:del w:id="11595" w:author="Claire S" w:date="2026-05-21T17:48:00Z" w16du:dateUtc="2026-05-21T16:48:00Z">
        <w:r w:rsidR="003D4C50" w:rsidDel="00534535">
          <w:rPr>
            <w:rFonts w:ascii="Cambria" w:hAnsi="Cambria"/>
            <w:sz w:val="28"/>
            <w:szCs w:val="28"/>
          </w:rPr>
          <w:delText xml:space="preserve">Clara </w:delText>
        </w:r>
      </w:del>
      <w:del w:id="11596" w:author="Claire S" w:date="2026-07-27T16:35:00Z" w16du:dateUtc="2026-07-27T15:35:00Z">
        <w:r w:rsidR="003D4C50" w:rsidDel="00C50656">
          <w:rPr>
            <w:rFonts w:ascii="Cambria" w:hAnsi="Cambria"/>
            <w:sz w:val="28"/>
            <w:szCs w:val="28"/>
          </w:rPr>
          <w:delText>could have cried.</w:delText>
        </w:r>
        <w:commentRangeEnd w:id="11584"/>
        <w:r w:rsidR="00A84CBD" w:rsidDel="00C50656">
          <w:rPr>
            <w:rStyle w:val="CommentReference"/>
            <w:rFonts w:ascii="Cambria" w:hAnsi="Cambria"/>
            <w:sz w:val="28"/>
            <w:szCs w:val="28"/>
          </w:rPr>
          <w:commentReference w:id="11584"/>
        </w:r>
      </w:del>
    </w:p>
    <w:p w14:paraId="1058CD7F" w14:textId="7AEF9E82" w:rsidR="003D4C50" w:rsidRDefault="00820B3C" w:rsidP="00C85764">
      <w:pPr>
        <w:spacing w:line="360" w:lineRule="auto"/>
        <w:contextualSpacing/>
        <w:rPr>
          <w:rFonts w:ascii="Cambria" w:hAnsi="Cambria"/>
          <w:sz w:val="28"/>
          <w:szCs w:val="28"/>
        </w:rPr>
      </w:pPr>
      <w:r>
        <w:rPr>
          <w:rFonts w:ascii="Cambria" w:hAnsi="Cambria"/>
          <w:sz w:val="28"/>
          <w:szCs w:val="28"/>
        </w:rPr>
        <w:t>*</w:t>
      </w:r>
    </w:p>
    <w:p w14:paraId="7A0A2C08" w14:textId="6F5CDF03" w:rsidR="0095089F" w:rsidRDefault="00F914E6" w:rsidP="00A265AF">
      <w:pPr>
        <w:spacing w:line="360" w:lineRule="auto"/>
        <w:contextualSpacing/>
        <w:rPr>
          <w:rFonts w:ascii="Cambria" w:hAnsi="Cambria"/>
          <w:sz w:val="28"/>
          <w:szCs w:val="28"/>
        </w:rPr>
      </w:pPr>
      <w:r>
        <w:rPr>
          <w:rFonts w:ascii="Cambria" w:hAnsi="Cambria"/>
          <w:sz w:val="28"/>
          <w:szCs w:val="28"/>
        </w:rPr>
        <w:t xml:space="preserve">Shaking with cold, </w:t>
      </w:r>
      <w:r w:rsidR="00B7508E">
        <w:rPr>
          <w:rFonts w:ascii="Cambria" w:hAnsi="Cambria"/>
          <w:sz w:val="28"/>
          <w:szCs w:val="28"/>
        </w:rPr>
        <w:t>Clara</w:t>
      </w:r>
      <w:r w:rsidR="00C85764">
        <w:rPr>
          <w:rFonts w:ascii="Cambria" w:hAnsi="Cambria"/>
          <w:sz w:val="28"/>
          <w:szCs w:val="28"/>
        </w:rPr>
        <w:t xml:space="preserve"> squelched into the </w:t>
      </w:r>
      <w:r w:rsidR="0085717A">
        <w:rPr>
          <w:rFonts w:ascii="Cambria" w:hAnsi="Cambria"/>
          <w:sz w:val="28"/>
          <w:szCs w:val="28"/>
        </w:rPr>
        <w:t>flat</w:t>
      </w:r>
      <w:r w:rsidR="00C85764">
        <w:rPr>
          <w:rFonts w:ascii="Cambria" w:hAnsi="Cambria"/>
          <w:sz w:val="28"/>
          <w:szCs w:val="28"/>
        </w:rPr>
        <w:t>,</w:t>
      </w:r>
      <w:del w:id="11597" w:author="Claire S" w:date="2026-06-04T11:00:00Z" w16du:dateUtc="2026-06-04T10:00:00Z">
        <w:r w:rsidR="00906721" w:rsidDel="00CE128F">
          <w:rPr>
            <w:rFonts w:ascii="Cambria" w:hAnsi="Cambria"/>
            <w:sz w:val="28"/>
            <w:szCs w:val="28"/>
          </w:rPr>
          <w:delText xml:space="preserve"> </w:delText>
        </w:r>
        <w:r w:rsidR="00C85764" w:rsidDel="00CE128F">
          <w:rPr>
            <w:rFonts w:ascii="Cambria" w:hAnsi="Cambria"/>
            <w:sz w:val="28"/>
            <w:szCs w:val="28"/>
          </w:rPr>
          <w:delText>her</w:delText>
        </w:r>
      </w:del>
      <w:r w:rsidR="00C85764">
        <w:rPr>
          <w:rFonts w:ascii="Cambria" w:hAnsi="Cambria"/>
          <w:sz w:val="28"/>
          <w:szCs w:val="28"/>
        </w:rPr>
        <w:t xml:space="preserve"> trainers full of water</w:t>
      </w:r>
      <w:r w:rsidR="0001178C">
        <w:rPr>
          <w:rFonts w:ascii="Cambria" w:hAnsi="Cambria"/>
          <w:sz w:val="28"/>
          <w:szCs w:val="28"/>
        </w:rPr>
        <w:t>.  She’d been</w:t>
      </w:r>
      <w:r w:rsidR="00A265AF">
        <w:rPr>
          <w:rFonts w:ascii="Cambria" w:hAnsi="Cambria"/>
          <w:sz w:val="28"/>
          <w:szCs w:val="28"/>
        </w:rPr>
        <w:t xml:space="preserve"> hoping </w:t>
      </w:r>
      <w:del w:id="11598" w:author="Claire S" w:date="2026-06-04T11:01:00Z" w16du:dateUtc="2026-06-04T10:01:00Z">
        <w:r w:rsidR="00280DD7" w:rsidDel="00CE128F">
          <w:rPr>
            <w:rFonts w:ascii="Cambria" w:hAnsi="Cambria"/>
            <w:sz w:val="28"/>
            <w:szCs w:val="28"/>
          </w:rPr>
          <w:delText xml:space="preserve">her brother </w:delText>
        </w:r>
      </w:del>
      <w:r w:rsidR="00A265AF">
        <w:rPr>
          <w:rFonts w:ascii="Cambria" w:hAnsi="Cambria"/>
          <w:sz w:val="28"/>
          <w:szCs w:val="28"/>
        </w:rPr>
        <w:t xml:space="preserve">Adam might </w:t>
      </w:r>
      <w:r w:rsidR="00280DD7">
        <w:rPr>
          <w:rFonts w:ascii="Cambria" w:hAnsi="Cambria"/>
          <w:sz w:val="28"/>
          <w:szCs w:val="28"/>
        </w:rPr>
        <w:t xml:space="preserve">have </w:t>
      </w:r>
      <w:r w:rsidR="00A265AF">
        <w:rPr>
          <w:rFonts w:ascii="Cambria" w:hAnsi="Cambria"/>
          <w:sz w:val="28"/>
          <w:szCs w:val="28"/>
        </w:rPr>
        <w:t>be</w:t>
      </w:r>
      <w:r w:rsidR="00280DD7">
        <w:rPr>
          <w:rFonts w:ascii="Cambria" w:hAnsi="Cambria"/>
          <w:sz w:val="28"/>
          <w:szCs w:val="28"/>
        </w:rPr>
        <w:t>en</w:t>
      </w:r>
      <w:r w:rsidR="00A265AF">
        <w:rPr>
          <w:rFonts w:ascii="Cambria" w:hAnsi="Cambria"/>
          <w:sz w:val="28"/>
          <w:szCs w:val="28"/>
        </w:rPr>
        <w:t xml:space="preserve"> </w:t>
      </w:r>
      <w:r w:rsidR="00906721">
        <w:rPr>
          <w:rFonts w:ascii="Cambria" w:hAnsi="Cambria"/>
          <w:sz w:val="28"/>
          <w:szCs w:val="28"/>
        </w:rPr>
        <w:t>there</w:t>
      </w:r>
      <w:r w:rsidR="00A265AF">
        <w:rPr>
          <w:rFonts w:ascii="Cambria" w:hAnsi="Cambria"/>
          <w:sz w:val="28"/>
          <w:szCs w:val="28"/>
        </w:rPr>
        <w:t xml:space="preserve"> to</w:t>
      </w:r>
      <w:r w:rsidR="00D06234">
        <w:rPr>
          <w:rFonts w:ascii="Cambria" w:hAnsi="Cambria"/>
          <w:sz w:val="28"/>
          <w:szCs w:val="28"/>
        </w:rPr>
        <w:t xml:space="preserve"> </w:t>
      </w:r>
      <w:r w:rsidR="00906721">
        <w:rPr>
          <w:rFonts w:ascii="Cambria" w:hAnsi="Cambria"/>
          <w:sz w:val="28"/>
          <w:szCs w:val="28"/>
        </w:rPr>
        <w:t xml:space="preserve">make </w:t>
      </w:r>
      <w:r w:rsidR="00D06234">
        <w:rPr>
          <w:rFonts w:ascii="Cambria" w:hAnsi="Cambria"/>
          <w:sz w:val="28"/>
          <w:szCs w:val="28"/>
        </w:rPr>
        <w:t xml:space="preserve">a </w:t>
      </w:r>
      <w:r w:rsidR="00906721">
        <w:rPr>
          <w:rFonts w:ascii="Cambria" w:hAnsi="Cambria"/>
          <w:sz w:val="28"/>
          <w:szCs w:val="28"/>
        </w:rPr>
        <w:t xml:space="preserve">hot </w:t>
      </w:r>
      <w:r w:rsidR="00D06234">
        <w:rPr>
          <w:rFonts w:ascii="Cambria" w:hAnsi="Cambria"/>
          <w:sz w:val="28"/>
          <w:szCs w:val="28"/>
        </w:rPr>
        <w:t>cup</w:t>
      </w:r>
      <w:r w:rsidR="00D85F13">
        <w:rPr>
          <w:rFonts w:ascii="Cambria" w:hAnsi="Cambria"/>
          <w:sz w:val="28"/>
          <w:szCs w:val="28"/>
        </w:rPr>
        <w:t xml:space="preserve"> of tea</w:t>
      </w:r>
      <w:r w:rsidR="00280DD7">
        <w:rPr>
          <w:rFonts w:ascii="Cambria" w:hAnsi="Cambria"/>
          <w:sz w:val="28"/>
          <w:szCs w:val="28"/>
        </w:rPr>
        <w:t>,</w:t>
      </w:r>
      <w:r w:rsidR="00D85F13">
        <w:rPr>
          <w:rFonts w:ascii="Cambria" w:hAnsi="Cambria"/>
          <w:sz w:val="28"/>
          <w:szCs w:val="28"/>
        </w:rPr>
        <w:t xml:space="preserve"> at least</w:t>
      </w:r>
      <w:r w:rsidR="00585864">
        <w:rPr>
          <w:rFonts w:ascii="Cambria" w:hAnsi="Cambria"/>
          <w:sz w:val="28"/>
          <w:szCs w:val="28"/>
        </w:rPr>
        <w:t>,</w:t>
      </w:r>
      <w:r w:rsidR="00D06234">
        <w:rPr>
          <w:rFonts w:ascii="Cambria" w:hAnsi="Cambria"/>
          <w:sz w:val="28"/>
          <w:szCs w:val="28"/>
        </w:rPr>
        <w:t xml:space="preserve"> but </w:t>
      </w:r>
      <w:r w:rsidR="00A265AF">
        <w:rPr>
          <w:rFonts w:ascii="Cambria" w:hAnsi="Cambria"/>
          <w:sz w:val="28"/>
          <w:szCs w:val="28"/>
        </w:rPr>
        <w:t>the lounge was in darkness</w:t>
      </w:r>
      <w:r w:rsidR="00F23DF0">
        <w:rPr>
          <w:rFonts w:ascii="Cambria" w:hAnsi="Cambria"/>
          <w:sz w:val="28"/>
          <w:szCs w:val="28"/>
        </w:rPr>
        <w:t xml:space="preserve">. </w:t>
      </w:r>
    </w:p>
    <w:p w14:paraId="0C78CFF6" w14:textId="742BA77C" w:rsidR="003D4C50" w:rsidRDefault="003D4C50" w:rsidP="004722B6">
      <w:pPr>
        <w:spacing w:line="360" w:lineRule="auto"/>
        <w:contextualSpacing/>
        <w:rPr>
          <w:ins w:id="11599" w:author="Claire S" w:date="2026-07-27T16:36:00Z" w16du:dateUtc="2026-07-27T15:36:00Z"/>
          <w:rFonts w:ascii="Cambria" w:hAnsi="Cambria"/>
          <w:sz w:val="28"/>
          <w:szCs w:val="28"/>
        </w:rPr>
      </w:pPr>
      <w:r>
        <w:rPr>
          <w:rFonts w:ascii="Cambria" w:hAnsi="Cambria"/>
          <w:sz w:val="28"/>
          <w:szCs w:val="28"/>
        </w:rPr>
        <w:tab/>
      </w:r>
      <w:r w:rsidR="00B67714">
        <w:rPr>
          <w:rFonts w:ascii="Cambria" w:hAnsi="Cambria"/>
          <w:sz w:val="28"/>
          <w:szCs w:val="28"/>
        </w:rPr>
        <w:t>In her bedroom</w:t>
      </w:r>
      <w:r w:rsidR="009035AF">
        <w:rPr>
          <w:rFonts w:ascii="Cambria" w:hAnsi="Cambria"/>
          <w:sz w:val="28"/>
          <w:szCs w:val="28"/>
        </w:rPr>
        <w:t>,</w:t>
      </w:r>
      <w:r w:rsidR="00B67714">
        <w:rPr>
          <w:rFonts w:ascii="Cambria" w:hAnsi="Cambria"/>
          <w:sz w:val="28"/>
          <w:szCs w:val="28"/>
        </w:rPr>
        <w:t xml:space="preserve"> </w:t>
      </w:r>
      <w:r w:rsidR="00906721">
        <w:rPr>
          <w:rFonts w:ascii="Cambria" w:hAnsi="Cambria"/>
          <w:sz w:val="28"/>
          <w:szCs w:val="28"/>
        </w:rPr>
        <w:t xml:space="preserve">Clara </w:t>
      </w:r>
      <w:r w:rsidR="00B67714">
        <w:rPr>
          <w:rFonts w:ascii="Cambria" w:hAnsi="Cambria"/>
          <w:sz w:val="28"/>
          <w:szCs w:val="28"/>
        </w:rPr>
        <w:t xml:space="preserve">stripped off and </w:t>
      </w:r>
      <w:r>
        <w:rPr>
          <w:rFonts w:ascii="Cambria" w:hAnsi="Cambria"/>
          <w:sz w:val="28"/>
          <w:szCs w:val="28"/>
        </w:rPr>
        <w:t>wrapped</w:t>
      </w:r>
      <w:r w:rsidR="00280DD7">
        <w:rPr>
          <w:rFonts w:ascii="Cambria" w:hAnsi="Cambria"/>
          <w:sz w:val="28"/>
          <w:szCs w:val="28"/>
        </w:rPr>
        <w:t xml:space="preserve"> herself</w:t>
      </w:r>
      <w:r>
        <w:rPr>
          <w:rFonts w:ascii="Cambria" w:hAnsi="Cambria"/>
          <w:sz w:val="28"/>
          <w:szCs w:val="28"/>
        </w:rPr>
        <w:t xml:space="preserve"> in a</w:t>
      </w:r>
      <w:r w:rsidR="00280DD7">
        <w:rPr>
          <w:rFonts w:ascii="Cambria" w:hAnsi="Cambria"/>
          <w:sz w:val="28"/>
          <w:szCs w:val="28"/>
        </w:rPr>
        <w:t xml:space="preserve"> big</w:t>
      </w:r>
      <w:r>
        <w:rPr>
          <w:rFonts w:ascii="Cambria" w:hAnsi="Cambria"/>
          <w:sz w:val="28"/>
          <w:szCs w:val="28"/>
        </w:rPr>
        <w:t xml:space="preserve"> towel, </w:t>
      </w:r>
      <w:r w:rsidR="0029618E">
        <w:rPr>
          <w:rFonts w:ascii="Cambria" w:hAnsi="Cambria"/>
          <w:sz w:val="28"/>
          <w:szCs w:val="28"/>
        </w:rPr>
        <w:t>rubbing her freezing</w:t>
      </w:r>
      <w:r w:rsidR="00F5284B">
        <w:rPr>
          <w:rFonts w:ascii="Cambria" w:hAnsi="Cambria"/>
          <w:sz w:val="28"/>
          <w:szCs w:val="28"/>
        </w:rPr>
        <w:t xml:space="preserve"> hands </w:t>
      </w:r>
      <w:del w:id="11600" w:author="Claire S" w:date="2026-07-28T10:27:00Z" w16du:dateUtc="2026-07-28T09:27:00Z">
        <w:r w:rsidR="0029618E" w:rsidDel="00A213F4">
          <w:rPr>
            <w:rFonts w:ascii="Cambria" w:hAnsi="Cambria"/>
            <w:sz w:val="28"/>
            <w:szCs w:val="28"/>
          </w:rPr>
          <w:delText xml:space="preserve">together </w:delText>
        </w:r>
      </w:del>
      <w:r w:rsidR="0029618E">
        <w:rPr>
          <w:rFonts w:ascii="Cambria" w:hAnsi="Cambria"/>
          <w:sz w:val="28"/>
          <w:szCs w:val="28"/>
        </w:rPr>
        <w:t xml:space="preserve">as she tried to </w:t>
      </w:r>
      <w:r w:rsidR="00F23DF0">
        <w:rPr>
          <w:rFonts w:ascii="Cambria" w:hAnsi="Cambria"/>
          <w:sz w:val="28"/>
          <w:szCs w:val="28"/>
        </w:rPr>
        <w:t>get</w:t>
      </w:r>
      <w:r w:rsidR="00F5284B">
        <w:rPr>
          <w:rFonts w:ascii="Cambria" w:hAnsi="Cambria"/>
          <w:sz w:val="28"/>
          <w:szCs w:val="28"/>
        </w:rPr>
        <w:t xml:space="preserve"> </w:t>
      </w:r>
      <w:r>
        <w:rPr>
          <w:rFonts w:ascii="Cambria" w:hAnsi="Cambria"/>
          <w:sz w:val="28"/>
          <w:szCs w:val="28"/>
        </w:rPr>
        <w:t xml:space="preserve">her head straight. If the police couldn’t help </w:t>
      </w:r>
      <w:r w:rsidR="00F23DF0">
        <w:rPr>
          <w:rFonts w:ascii="Cambria" w:hAnsi="Cambria"/>
          <w:sz w:val="28"/>
          <w:szCs w:val="28"/>
        </w:rPr>
        <w:t xml:space="preserve">her find Violet </w:t>
      </w:r>
      <w:del w:id="11601" w:author="Daisy Watt" w:date="2026-06-22T14:43:00Z" w16du:dateUtc="2026-06-22T12:43:00Z">
        <w:r w:rsidR="00F23DF0">
          <w:rPr>
            <w:rFonts w:ascii="Cambria" w:hAnsi="Cambria"/>
            <w:sz w:val="28"/>
            <w:szCs w:val="28"/>
          </w:rPr>
          <w:delText>-</w:delText>
        </w:r>
      </w:del>
      <w:ins w:id="11602" w:author="Daisy Watt" w:date="2026-06-22T14:43:00Z" w16du:dateUtc="2026-06-22T12:43:00Z">
        <w:r w:rsidR="00307F34">
          <w:rPr>
            <w:rFonts w:ascii="Cambria" w:hAnsi="Cambria"/>
            <w:sz w:val="28"/>
            <w:szCs w:val="28"/>
          </w:rPr>
          <w:t>–</w:t>
        </w:r>
      </w:ins>
      <w:r>
        <w:rPr>
          <w:rFonts w:ascii="Cambria" w:hAnsi="Cambria"/>
          <w:sz w:val="28"/>
          <w:szCs w:val="28"/>
        </w:rPr>
        <w:t xml:space="preserve"> and they had nothing to go on right now</w:t>
      </w:r>
      <w:r w:rsidR="007E1E27">
        <w:rPr>
          <w:rFonts w:ascii="Cambria" w:hAnsi="Cambria"/>
          <w:sz w:val="28"/>
          <w:szCs w:val="28"/>
        </w:rPr>
        <w:t xml:space="preserve"> </w:t>
      </w:r>
      <w:del w:id="11603" w:author="Daisy Watt" w:date="2026-06-22T14:43:00Z" w16du:dateUtc="2026-06-22T12:43:00Z">
        <w:r w:rsidR="007E1E27">
          <w:rPr>
            <w:rFonts w:ascii="Cambria" w:hAnsi="Cambria"/>
            <w:sz w:val="28"/>
            <w:szCs w:val="28"/>
          </w:rPr>
          <w:delText>-</w:delText>
        </w:r>
      </w:del>
      <w:ins w:id="11604" w:author="Daisy Watt" w:date="2026-06-22T14:43:00Z" w16du:dateUtc="2026-06-22T12:43:00Z">
        <w:r w:rsidR="00307F34">
          <w:rPr>
            <w:rFonts w:ascii="Cambria" w:hAnsi="Cambria"/>
            <w:sz w:val="28"/>
            <w:szCs w:val="28"/>
          </w:rPr>
          <w:t>–</w:t>
        </w:r>
      </w:ins>
      <w:r w:rsidR="007E1E27">
        <w:rPr>
          <w:rFonts w:ascii="Cambria" w:hAnsi="Cambria"/>
          <w:sz w:val="28"/>
          <w:szCs w:val="28"/>
        </w:rPr>
        <w:t xml:space="preserve"> </w:t>
      </w:r>
      <w:r>
        <w:rPr>
          <w:rFonts w:ascii="Cambria" w:hAnsi="Cambria"/>
          <w:sz w:val="28"/>
          <w:szCs w:val="28"/>
        </w:rPr>
        <w:t xml:space="preserve">who </w:t>
      </w:r>
      <w:commentRangeStart w:id="11605"/>
      <w:r>
        <w:rPr>
          <w:rFonts w:ascii="Cambria" w:hAnsi="Cambria"/>
          <w:sz w:val="28"/>
          <w:szCs w:val="28"/>
        </w:rPr>
        <w:t>could</w:t>
      </w:r>
      <w:commentRangeEnd w:id="11605"/>
      <w:r w:rsidR="00E413F0">
        <w:rPr>
          <w:rStyle w:val="CommentReference"/>
          <w:rFonts w:ascii="Cambria" w:hAnsi="Cambria"/>
          <w:sz w:val="28"/>
          <w:szCs w:val="28"/>
        </w:rPr>
        <w:commentReference w:id="11605"/>
      </w:r>
      <w:r>
        <w:rPr>
          <w:rFonts w:ascii="Cambria" w:hAnsi="Cambria"/>
          <w:sz w:val="28"/>
          <w:szCs w:val="28"/>
        </w:rPr>
        <w:t>?</w:t>
      </w:r>
    </w:p>
    <w:p w14:paraId="74704961" w14:textId="3A9A0199" w:rsidR="00C50656" w:rsidRDefault="00C50656" w:rsidP="004722B6">
      <w:pPr>
        <w:spacing w:line="360" w:lineRule="auto"/>
        <w:contextualSpacing/>
        <w:rPr>
          <w:rFonts w:ascii="Cambria" w:hAnsi="Cambria"/>
          <w:sz w:val="28"/>
          <w:szCs w:val="28"/>
        </w:rPr>
      </w:pPr>
      <w:ins w:id="11606" w:author="Claire S" w:date="2026-07-27T16:36:00Z" w16du:dateUtc="2026-07-27T15:36:00Z">
        <w:r>
          <w:rPr>
            <w:rFonts w:ascii="Cambria" w:hAnsi="Cambria"/>
            <w:sz w:val="28"/>
            <w:szCs w:val="28"/>
          </w:rPr>
          <w:tab/>
          <w:t>Violet’s parents were dead, and she had one sister who lived abroad, but Clara had little idea of where exactly: the Middle East, she though</w:t>
        </w:r>
      </w:ins>
      <w:ins w:id="11607" w:author="Claire S" w:date="2026-07-27T16:37:00Z" w16du:dateUtc="2026-07-27T15:37:00Z">
        <w:r>
          <w:rPr>
            <w:rFonts w:ascii="Cambria" w:hAnsi="Cambria"/>
            <w:sz w:val="28"/>
            <w:szCs w:val="28"/>
          </w:rPr>
          <w:t>t</w:t>
        </w:r>
      </w:ins>
      <w:ins w:id="11608" w:author="Claire S" w:date="2026-07-28T10:27:00Z" w16du:dateUtc="2026-07-28T09:27:00Z">
        <w:r w:rsidR="00A213F4">
          <w:rPr>
            <w:rFonts w:ascii="Cambria" w:hAnsi="Cambria"/>
            <w:sz w:val="28"/>
            <w:szCs w:val="28"/>
          </w:rPr>
          <w:t xml:space="preserve">, Dubai maybe. </w:t>
        </w:r>
      </w:ins>
      <w:ins w:id="11609" w:author="Claire S" w:date="2026-07-27T16:37:00Z" w16du:dateUtc="2026-07-27T15:37:00Z">
        <w:r>
          <w:rPr>
            <w:rFonts w:ascii="Cambria" w:hAnsi="Cambria"/>
            <w:sz w:val="28"/>
            <w:szCs w:val="28"/>
          </w:rPr>
          <w:t>She’d only met Clara’s flat-mate once, briefly, and Violet was something of a workaholic</w:t>
        </w:r>
      </w:ins>
      <w:ins w:id="11610" w:author="Claire S" w:date="2026-07-27T16:38:00Z" w16du:dateUtc="2026-07-27T15:38:00Z">
        <w:r>
          <w:rPr>
            <w:rFonts w:ascii="Cambria" w:hAnsi="Cambria"/>
            <w:sz w:val="28"/>
            <w:szCs w:val="28"/>
          </w:rPr>
          <w:t>; she didn’t seem to socialise much</w:t>
        </w:r>
      </w:ins>
      <w:ins w:id="11611" w:author="Claire S" w:date="2026-07-27T16:37:00Z" w16du:dateUtc="2026-07-27T15:37:00Z">
        <w:r>
          <w:rPr>
            <w:rFonts w:ascii="Cambria" w:hAnsi="Cambria"/>
            <w:sz w:val="28"/>
            <w:szCs w:val="28"/>
          </w:rPr>
          <w:t xml:space="preserve">. </w:t>
        </w:r>
      </w:ins>
      <w:ins w:id="11612" w:author="Claire S" w:date="2026-07-27T16:38:00Z" w16du:dateUtc="2026-07-27T15:38:00Z">
        <w:r>
          <w:rPr>
            <w:rFonts w:ascii="Cambria" w:hAnsi="Cambria"/>
            <w:sz w:val="28"/>
            <w:szCs w:val="28"/>
          </w:rPr>
          <w:t xml:space="preserve">Clara would have asked Dex </w:t>
        </w:r>
      </w:ins>
      <w:ins w:id="11613" w:author="Claire S" w:date="2026-07-28T10:27:00Z" w16du:dateUtc="2026-07-28T09:27:00Z">
        <w:r w:rsidR="00A213F4">
          <w:rPr>
            <w:rFonts w:ascii="Cambria" w:hAnsi="Cambria"/>
            <w:sz w:val="28"/>
            <w:szCs w:val="28"/>
          </w:rPr>
          <w:t>excep</w:t>
        </w:r>
      </w:ins>
      <w:ins w:id="11614" w:author="Claire S" w:date="2026-07-27T16:38:00Z" w16du:dateUtc="2026-07-27T15:38:00Z">
        <w:r>
          <w:rPr>
            <w:rFonts w:ascii="Cambria" w:hAnsi="Cambria"/>
            <w:sz w:val="28"/>
            <w:szCs w:val="28"/>
          </w:rPr>
          <w:t>t – no one was asking Dex anything ever again.</w:t>
        </w:r>
      </w:ins>
    </w:p>
    <w:p w14:paraId="43023791" w14:textId="56274580" w:rsidR="00BE6E61" w:rsidRDefault="00BE6E61" w:rsidP="004722B6">
      <w:pPr>
        <w:spacing w:line="360" w:lineRule="auto"/>
        <w:contextualSpacing/>
        <w:rPr>
          <w:rFonts w:ascii="Cambria" w:hAnsi="Cambria"/>
          <w:sz w:val="28"/>
          <w:szCs w:val="28"/>
        </w:rPr>
      </w:pPr>
      <w:r>
        <w:rPr>
          <w:rFonts w:ascii="Cambria" w:hAnsi="Cambria"/>
          <w:sz w:val="28"/>
          <w:szCs w:val="28"/>
        </w:rPr>
        <w:tab/>
      </w:r>
      <w:r w:rsidR="00F5284B">
        <w:rPr>
          <w:rFonts w:ascii="Cambria" w:hAnsi="Cambria"/>
          <w:sz w:val="28"/>
          <w:szCs w:val="28"/>
        </w:rPr>
        <w:t>Clara</w:t>
      </w:r>
      <w:r>
        <w:rPr>
          <w:rFonts w:ascii="Cambria" w:hAnsi="Cambria"/>
          <w:sz w:val="28"/>
          <w:szCs w:val="28"/>
        </w:rPr>
        <w:t xml:space="preserve"> </w:t>
      </w:r>
      <w:del w:id="11615" w:author="Daisy Watt" w:date="2026-06-22T14:46:00Z" w16du:dateUtc="2026-06-22T12:46:00Z">
        <w:r>
          <w:rPr>
            <w:rFonts w:ascii="Cambria" w:hAnsi="Cambria"/>
            <w:sz w:val="28"/>
            <w:szCs w:val="28"/>
          </w:rPr>
          <w:delText>considered</w:delText>
        </w:r>
      </w:del>
      <w:del w:id="11616" w:author="Daisy Watt" w:date="2026-06-22T14:44:00Z" w16du:dateUtc="2026-06-22T12:44:00Z">
        <w:r>
          <w:rPr>
            <w:rFonts w:ascii="Cambria" w:hAnsi="Cambria"/>
            <w:sz w:val="28"/>
            <w:szCs w:val="28"/>
          </w:rPr>
          <w:delText xml:space="preserve"> </w:delText>
        </w:r>
      </w:del>
      <w:del w:id="11617" w:author="Daisy Watt" w:date="2026-06-22T14:46:00Z" w16du:dateUtc="2026-06-22T12:46:00Z">
        <w:r>
          <w:rPr>
            <w:rFonts w:ascii="Cambria" w:hAnsi="Cambria"/>
            <w:sz w:val="28"/>
            <w:szCs w:val="28"/>
          </w:rPr>
          <w:delText>her</w:delText>
        </w:r>
      </w:del>
      <w:ins w:id="11618" w:author="Daisy Watt" w:date="2026-06-22T14:46:00Z" w16du:dateUtc="2026-06-22T12:46:00Z">
        <w:r w:rsidR="00461B7C">
          <w:rPr>
            <w:rFonts w:ascii="Cambria" w:hAnsi="Cambria"/>
            <w:sz w:val="28"/>
            <w:szCs w:val="28"/>
          </w:rPr>
          <w:t>considered her</w:t>
        </w:r>
      </w:ins>
      <w:r>
        <w:rPr>
          <w:rFonts w:ascii="Cambria" w:hAnsi="Cambria"/>
          <w:sz w:val="28"/>
          <w:szCs w:val="28"/>
        </w:rPr>
        <w:t xml:space="preserve"> fellow entrants </w:t>
      </w:r>
      <w:del w:id="11619" w:author="Daisy Watt" w:date="2026-06-22T14:46:00Z" w16du:dateUtc="2026-06-22T12:46:00Z">
        <w:r>
          <w:rPr>
            <w:rFonts w:ascii="Cambria" w:hAnsi="Cambria"/>
            <w:sz w:val="28"/>
            <w:szCs w:val="28"/>
          </w:rPr>
          <w:delText>on</w:delText>
        </w:r>
      </w:del>
      <w:del w:id="11620" w:author="Daisy Watt" w:date="2026-06-22T14:45:00Z" w16du:dateUtc="2026-06-22T12:45:00Z">
        <w:r>
          <w:rPr>
            <w:rFonts w:ascii="Cambria" w:hAnsi="Cambria"/>
            <w:sz w:val="28"/>
            <w:szCs w:val="28"/>
          </w:rPr>
          <w:delText xml:space="preserve"> </w:delText>
        </w:r>
        <w:r w:rsidR="002353ED">
          <w:rPr>
            <w:rFonts w:ascii="Cambria" w:hAnsi="Cambria"/>
            <w:sz w:val="28"/>
            <w:szCs w:val="28"/>
          </w:rPr>
          <w:delText>T</w:delText>
        </w:r>
        <w:r>
          <w:rPr>
            <w:rFonts w:ascii="Cambria" w:hAnsi="Cambria"/>
            <w:sz w:val="28"/>
            <w:szCs w:val="28"/>
          </w:rPr>
          <w:delText>he</w:delText>
        </w:r>
      </w:del>
      <w:ins w:id="11621" w:author="Daisy Watt" w:date="2026-06-22T14:46:00Z" w16du:dateUtc="2026-06-22T12:46:00Z">
        <w:r w:rsidR="00461B7C">
          <w:rPr>
            <w:rFonts w:ascii="Cambria" w:hAnsi="Cambria"/>
            <w:sz w:val="28"/>
            <w:szCs w:val="28"/>
          </w:rPr>
          <w:t>on the</w:t>
        </w:r>
      </w:ins>
      <w:r>
        <w:rPr>
          <w:rFonts w:ascii="Cambria" w:hAnsi="Cambria"/>
          <w:sz w:val="28"/>
          <w:szCs w:val="28"/>
        </w:rPr>
        <w:t xml:space="preserve"> List:</w:t>
      </w:r>
    </w:p>
    <w:p w14:paraId="232ACE80" w14:textId="293B2584" w:rsidR="00B67714" w:rsidRDefault="00B67714" w:rsidP="004722B6">
      <w:pPr>
        <w:spacing w:line="360" w:lineRule="auto"/>
        <w:contextualSpacing/>
        <w:rPr>
          <w:rFonts w:ascii="Cambria" w:hAnsi="Cambria"/>
          <w:sz w:val="28"/>
          <w:szCs w:val="28"/>
        </w:rPr>
      </w:pPr>
      <w:r>
        <w:rPr>
          <w:rFonts w:ascii="Cambria" w:hAnsi="Cambria"/>
          <w:sz w:val="28"/>
          <w:szCs w:val="28"/>
        </w:rPr>
        <w:tab/>
        <w:t xml:space="preserve">Savannah </w:t>
      </w:r>
      <w:del w:id="11622" w:author="Claire S" w:date="2026-06-04T11:01:00Z" w16du:dateUtc="2026-06-04T10:01:00Z">
        <w:r w:rsidDel="00CE128F">
          <w:rPr>
            <w:rFonts w:ascii="Cambria" w:hAnsi="Cambria"/>
            <w:sz w:val="28"/>
            <w:szCs w:val="28"/>
          </w:rPr>
          <w:delText>Wexford-</w:delText>
        </w:r>
      </w:del>
      <w:r>
        <w:rPr>
          <w:rFonts w:ascii="Cambria" w:hAnsi="Cambria"/>
          <w:sz w:val="28"/>
          <w:szCs w:val="28"/>
        </w:rPr>
        <w:t xml:space="preserve">Langley </w:t>
      </w:r>
      <w:r w:rsidR="00F5284B">
        <w:rPr>
          <w:rFonts w:ascii="Cambria" w:hAnsi="Cambria"/>
          <w:sz w:val="28"/>
          <w:szCs w:val="28"/>
        </w:rPr>
        <w:t>was out</w:t>
      </w:r>
      <w:del w:id="11623" w:author="Daisy Watt" w:date="2026-06-22T14:45:00Z" w16du:dateUtc="2026-06-22T12:45:00Z">
        <w:r w:rsidR="007E1E27">
          <w:rPr>
            <w:rFonts w:ascii="Cambria" w:hAnsi="Cambria"/>
            <w:sz w:val="28"/>
            <w:szCs w:val="28"/>
          </w:rPr>
          <w:delText>;</w:delText>
        </w:r>
      </w:del>
      <w:ins w:id="11624" w:author="Daisy Watt" w:date="2026-06-22T14:45:00Z" w16du:dateUtc="2026-06-22T12:45:00Z">
        <w:r w:rsidR="003428CE">
          <w:rPr>
            <w:rFonts w:ascii="Cambria" w:hAnsi="Cambria"/>
            <w:sz w:val="28"/>
            <w:szCs w:val="28"/>
          </w:rPr>
          <w:t>:</w:t>
        </w:r>
      </w:ins>
      <w:r w:rsidR="00F5284B">
        <w:rPr>
          <w:rFonts w:ascii="Cambria" w:hAnsi="Cambria"/>
          <w:sz w:val="28"/>
          <w:szCs w:val="28"/>
        </w:rPr>
        <w:t xml:space="preserve"> she </w:t>
      </w:r>
      <w:r>
        <w:rPr>
          <w:rFonts w:ascii="Cambria" w:hAnsi="Cambria"/>
          <w:sz w:val="28"/>
          <w:szCs w:val="28"/>
        </w:rPr>
        <w:t xml:space="preserve">looked </w:t>
      </w:r>
      <w:r w:rsidR="007E1E27">
        <w:rPr>
          <w:rFonts w:ascii="Cambria" w:hAnsi="Cambria"/>
          <w:sz w:val="28"/>
          <w:szCs w:val="28"/>
        </w:rPr>
        <w:t xml:space="preserve">more </w:t>
      </w:r>
      <w:r>
        <w:rPr>
          <w:rFonts w:ascii="Cambria" w:hAnsi="Cambria"/>
          <w:sz w:val="28"/>
          <w:szCs w:val="28"/>
        </w:rPr>
        <w:t>like a suspec</w:t>
      </w:r>
      <w:r w:rsidR="00981F18">
        <w:rPr>
          <w:rFonts w:ascii="Cambria" w:hAnsi="Cambria"/>
          <w:sz w:val="28"/>
          <w:szCs w:val="28"/>
        </w:rPr>
        <w:t>t in Dex’s death</w:t>
      </w:r>
      <w:r w:rsidR="003D1616">
        <w:rPr>
          <w:rFonts w:ascii="Cambria" w:hAnsi="Cambria"/>
          <w:sz w:val="28"/>
          <w:szCs w:val="28"/>
        </w:rPr>
        <w:t xml:space="preserve"> than an innocent victim</w:t>
      </w:r>
      <w:r>
        <w:rPr>
          <w:rFonts w:ascii="Cambria" w:hAnsi="Cambria"/>
          <w:sz w:val="28"/>
          <w:szCs w:val="28"/>
        </w:rPr>
        <w:t xml:space="preserve">, though Clara didn’t understand how </w:t>
      </w:r>
      <w:r w:rsidR="00981F18">
        <w:rPr>
          <w:rFonts w:ascii="Cambria" w:hAnsi="Cambria"/>
          <w:sz w:val="28"/>
          <w:szCs w:val="28"/>
        </w:rPr>
        <w:t>or why.  And Clara had never met the gorgeous Savannah properly</w:t>
      </w:r>
      <w:r w:rsidR="00FD39B3">
        <w:rPr>
          <w:rFonts w:ascii="Cambria" w:hAnsi="Cambria"/>
          <w:sz w:val="28"/>
          <w:szCs w:val="28"/>
        </w:rPr>
        <w:t>,</w:t>
      </w:r>
      <w:r w:rsidR="003D1616">
        <w:rPr>
          <w:rFonts w:ascii="Cambria" w:hAnsi="Cambria"/>
          <w:sz w:val="28"/>
          <w:szCs w:val="28"/>
        </w:rPr>
        <w:t xml:space="preserve"> despite working for the same company</w:t>
      </w:r>
      <w:ins w:id="11625" w:author="Claire S" w:date="2026-06-04T11:01:00Z" w16du:dateUtc="2026-06-04T10:01:00Z">
        <w:r w:rsidR="000D79D7">
          <w:rPr>
            <w:rFonts w:ascii="Cambria" w:hAnsi="Cambria"/>
            <w:sz w:val="28"/>
            <w:szCs w:val="28"/>
          </w:rPr>
          <w:t xml:space="preserve">.  She’d seen Savannah </w:t>
        </w:r>
      </w:ins>
      <w:ins w:id="11626" w:author="Claire S" w:date="2026-07-27T16:38:00Z" w16du:dateUtc="2026-07-27T15:38:00Z">
        <w:r w:rsidR="00C50656">
          <w:rPr>
            <w:rFonts w:ascii="Cambria" w:hAnsi="Cambria"/>
            <w:sz w:val="28"/>
            <w:szCs w:val="28"/>
          </w:rPr>
          <w:t xml:space="preserve">in the office, or fetching </w:t>
        </w:r>
      </w:ins>
      <w:ins w:id="11627" w:author="Claire S" w:date="2026-06-04T11:01:00Z" w16du:dateUtc="2026-06-04T10:01:00Z">
        <w:r w:rsidR="000D79D7">
          <w:rPr>
            <w:rFonts w:ascii="Cambria" w:hAnsi="Cambria"/>
            <w:sz w:val="28"/>
            <w:szCs w:val="28"/>
          </w:rPr>
          <w:t xml:space="preserve">Dex </w:t>
        </w:r>
      </w:ins>
      <w:ins w:id="11628" w:author="Claire S" w:date="2026-06-04T11:02:00Z" w16du:dateUtc="2026-06-04T10:02:00Z">
        <w:r w:rsidR="000D79D7">
          <w:rPr>
            <w:rFonts w:ascii="Cambria" w:hAnsi="Cambria"/>
            <w:sz w:val="28"/>
            <w:szCs w:val="28"/>
          </w:rPr>
          <w:t xml:space="preserve">to go out somewhere, </w:t>
        </w:r>
        <w:del w:id="11629" w:author="Daisy Watt" w:date="2026-06-22T14:47:00Z" w16du:dateUtc="2026-06-22T12:47:00Z">
          <w:r w:rsidR="000D79D7">
            <w:rPr>
              <w:rFonts w:ascii="Cambria" w:hAnsi="Cambria"/>
              <w:sz w:val="28"/>
              <w:szCs w:val="28"/>
            </w:rPr>
            <w:delText xml:space="preserve">always looking amazing. </w:delText>
          </w:r>
          <w:r w:rsidR="000D79D7" w:rsidDel="00B10944">
            <w:rPr>
              <w:rFonts w:ascii="Cambria" w:hAnsi="Cambria"/>
              <w:sz w:val="28"/>
              <w:szCs w:val="28"/>
            </w:rPr>
            <w:delText>B</w:delText>
          </w:r>
        </w:del>
      </w:ins>
      <w:ins w:id="11630" w:author="Daisy Watt" w:date="2026-06-22T14:47:00Z" w16du:dateUtc="2026-06-22T12:47:00Z">
        <w:r w:rsidR="00B10944">
          <w:rPr>
            <w:rFonts w:ascii="Cambria" w:hAnsi="Cambria"/>
            <w:sz w:val="28"/>
            <w:szCs w:val="28"/>
          </w:rPr>
          <w:t>b</w:t>
        </w:r>
      </w:ins>
      <w:ins w:id="11631" w:author="Claire S" w:date="2026-06-04T11:02:00Z" w16du:dateUtc="2026-06-04T10:02:00Z">
        <w:r w:rsidR="000D79D7">
          <w:rPr>
            <w:rFonts w:ascii="Cambria" w:hAnsi="Cambria"/>
            <w:sz w:val="28"/>
            <w:szCs w:val="28"/>
          </w:rPr>
          <w:t>ut</w:t>
        </w:r>
      </w:ins>
      <w:del w:id="11632" w:author="Claire S" w:date="2026-06-04T11:01:00Z" w16du:dateUtc="2026-06-04T10:01:00Z">
        <w:r w:rsidR="00981F18" w:rsidDel="000D79D7">
          <w:rPr>
            <w:rFonts w:ascii="Cambria" w:hAnsi="Cambria"/>
            <w:sz w:val="28"/>
            <w:szCs w:val="28"/>
          </w:rPr>
          <w:delText>;</w:delText>
        </w:r>
      </w:del>
      <w:r w:rsidR="00981F18">
        <w:rPr>
          <w:rFonts w:ascii="Cambria" w:hAnsi="Cambria"/>
          <w:sz w:val="28"/>
          <w:szCs w:val="28"/>
        </w:rPr>
        <w:t xml:space="preserve"> </w:t>
      </w:r>
      <w:r w:rsidR="00FD39B3">
        <w:rPr>
          <w:rFonts w:ascii="Cambria" w:hAnsi="Cambria"/>
          <w:sz w:val="28"/>
          <w:szCs w:val="28"/>
        </w:rPr>
        <w:t xml:space="preserve">as </w:t>
      </w:r>
      <w:del w:id="11633" w:author="Daisy Watt" w:date="2026-06-22T14:47:00Z" w16du:dateUtc="2026-06-22T12:47:00Z">
        <w:r w:rsidR="00FD39B3">
          <w:rPr>
            <w:rFonts w:ascii="Cambria" w:hAnsi="Cambria"/>
            <w:sz w:val="28"/>
            <w:szCs w:val="28"/>
          </w:rPr>
          <w:delText>Comms</w:delText>
        </w:r>
      </w:del>
      <w:ins w:id="11634" w:author="Daisy Watt" w:date="2026-06-22T14:47:00Z" w16du:dateUtc="2026-06-22T12:47:00Z">
        <w:r w:rsidR="00B424F5">
          <w:rPr>
            <w:rFonts w:ascii="Cambria" w:hAnsi="Cambria"/>
            <w:sz w:val="28"/>
            <w:szCs w:val="28"/>
          </w:rPr>
          <w:t>a</w:t>
        </w:r>
      </w:ins>
      <w:r w:rsidR="00FD39B3">
        <w:rPr>
          <w:rFonts w:ascii="Cambria" w:hAnsi="Cambria"/>
          <w:sz w:val="28"/>
          <w:szCs w:val="28"/>
        </w:rPr>
        <w:t xml:space="preserve"> </w:t>
      </w:r>
      <w:del w:id="11635" w:author="Daisy Watt" w:date="2026-06-22T14:47:00Z" w16du:dateUtc="2026-06-22T12:47:00Z">
        <w:r w:rsidR="00FD39B3" w:rsidDel="00B424F5">
          <w:rPr>
            <w:rFonts w:ascii="Cambria" w:hAnsi="Cambria"/>
            <w:sz w:val="28"/>
            <w:szCs w:val="28"/>
          </w:rPr>
          <w:delText>D</w:delText>
        </w:r>
      </w:del>
      <w:ins w:id="11636" w:author="Daisy Watt" w:date="2026-06-22T14:47:00Z" w16du:dateUtc="2026-06-22T12:47:00Z">
        <w:r w:rsidR="00B424F5">
          <w:rPr>
            <w:rFonts w:ascii="Cambria" w:hAnsi="Cambria"/>
            <w:sz w:val="28"/>
            <w:szCs w:val="28"/>
          </w:rPr>
          <w:t>d</w:t>
        </w:r>
      </w:ins>
      <w:r w:rsidR="00FD39B3">
        <w:rPr>
          <w:rFonts w:ascii="Cambria" w:hAnsi="Cambria"/>
          <w:sz w:val="28"/>
          <w:szCs w:val="28"/>
        </w:rPr>
        <w:t>irector</w:t>
      </w:r>
      <w:ins w:id="11637" w:author="Daisy Watt" w:date="2026-06-22T14:47:00Z" w16du:dateUtc="2026-06-22T12:47:00Z">
        <w:r w:rsidR="00B424F5">
          <w:rPr>
            <w:rFonts w:ascii="Cambria" w:hAnsi="Cambria"/>
            <w:sz w:val="28"/>
            <w:szCs w:val="28"/>
          </w:rPr>
          <w:t xml:space="preserve"> and board member</w:t>
        </w:r>
      </w:ins>
      <w:r w:rsidR="00FD39B3">
        <w:rPr>
          <w:rFonts w:ascii="Cambria" w:hAnsi="Cambria"/>
          <w:sz w:val="28"/>
          <w:szCs w:val="28"/>
        </w:rPr>
        <w:t xml:space="preserve">, Savannah </w:t>
      </w:r>
      <w:r w:rsidR="00981F18">
        <w:rPr>
          <w:rFonts w:ascii="Cambria" w:hAnsi="Cambria"/>
          <w:sz w:val="28"/>
          <w:szCs w:val="28"/>
        </w:rPr>
        <w:t xml:space="preserve">orbited in </w:t>
      </w:r>
      <w:ins w:id="11638" w:author="Daisy Watt" w:date="2026-06-22T14:47:00Z" w16du:dateUtc="2026-06-22T12:47:00Z">
        <w:r w:rsidR="00B424F5">
          <w:rPr>
            <w:rFonts w:ascii="Cambria" w:hAnsi="Cambria"/>
            <w:sz w:val="28"/>
            <w:szCs w:val="28"/>
          </w:rPr>
          <w:t xml:space="preserve">higher </w:t>
        </w:r>
      </w:ins>
      <w:r w:rsidR="00981F18">
        <w:rPr>
          <w:rFonts w:ascii="Cambria" w:hAnsi="Cambria"/>
          <w:sz w:val="28"/>
          <w:szCs w:val="28"/>
        </w:rPr>
        <w:t>circle</w:t>
      </w:r>
      <w:ins w:id="11639" w:author="Daisy Watt" w:date="2026-06-22T14:48:00Z" w16du:dateUtc="2026-06-22T12:48:00Z">
        <w:r w:rsidR="001A142B">
          <w:rPr>
            <w:rFonts w:ascii="Cambria" w:hAnsi="Cambria"/>
            <w:sz w:val="28"/>
            <w:szCs w:val="28"/>
          </w:rPr>
          <w:t>s</w:t>
        </w:r>
      </w:ins>
      <w:del w:id="11640" w:author="Daisy Watt" w:date="2026-06-22T14:48:00Z" w16du:dateUtc="2026-06-22T12:48:00Z">
        <w:r w:rsidR="00981F18" w:rsidDel="001A142B">
          <w:rPr>
            <w:rFonts w:ascii="Cambria" w:hAnsi="Cambria"/>
            <w:sz w:val="28"/>
            <w:szCs w:val="28"/>
          </w:rPr>
          <w:delText>s</w:delText>
        </w:r>
        <w:r w:rsidR="00981F18">
          <w:rPr>
            <w:rFonts w:ascii="Cambria" w:hAnsi="Cambria"/>
            <w:sz w:val="28"/>
            <w:szCs w:val="28"/>
          </w:rPr>
          <w:delText xml:space="preserve"> Clara</w:delText>
        </w:r>
      </w:del>
      <w:del w:id="11641" w:author="Daisy Watt" w:date="2026-06-22T14:47:00Z" w16du:dateUtc="2026-06-22T12:47:00Z">
        <w:r w:rsidR="00981F18">
          <w:rPr>
            <w:rFonts w:ascii="Cambria" w:hAnsi="Cambria"/>
            <w:sz w:val="28"/>
            <w:szCs w:val="28"/>
          </w:rPr>
          <w:delText xml:space="preserve"> had</w:delText>
        </w:r>
        <w:r w:rsidR="00546899">
          <w:rPr>
            <w:rFonts w:ascii="Cambria" w:hAnsi="Cambria"/>
            <w:sz w:val="28"/>
            <w:szCs w:val="28"/>
          </w:rPr>
          <w:delText xml:space="preserve"> little</w:delText>
        </w:r>
        <w:r w:rsidR="00981F18">
          <w:rPr>
            <w:rFonts w:ascii="Cambria" w:hAnsi="Cambria"/>
            <w:sz w:val="28"/>
            <w:szCs w:val="28"/>
          </w:rPr>
          <w:delText xml:space="preserve"> to do with at</w:delText>
        </w:r>
        <w:r w:rsidR="007E1E27">
          <w:rPr>
            <w:rFonts w:ascii="Cambria" w:hAnsi="Cambria"/>
            <w:sz w:val="28"/>
            <w:szCs w:val="28"/>
          </w:rPr>
          <w:delText xml:space="preserve"> Langley </w:delText>
        </w:r>
      </w:del>
      <w:del w:id="11642" w:author="Daisy Watt" w:date="2026-06-22T14:45:00Z" w16du:dateUtc="2026-06-22T12:45:00Z">
        <w:r w:rsidR="007E1E27">
          <w:rPr>
            <w:rFonts w:ascii="Cambria" w:hAnsi="Cambria"/>
            <w:sz w:val="28"/>
            <w:szCs w:val="28"/>
          </w:rPr>
          <w:delText>and</w:delText>
        </w:r>
      </w:del>
      <w:del w:id="11643" w:author="Daisy Watt" w:date="2026-06-22T14:47:00Z" w16du:dateUtc="2026-06-22T12:47:00Z">
        <w:r w:rsidR="007E1E27">
          <w:rPr>
            <w:rFonts w:ascii="Cambria" w:hAnsi="Cambria"/>
            <w:sz w:val="28"/>
            <w:szCs w:val="28"/>
          </w:rPr>
          <w:delText xml:space="preserve"> Co</w:delText>
        </w:r>
        <w:r w:rsidR="00FD39B3">
          <w:rPr>
            <w:rFonts w:ascii="Cambria" w:hAnsi="Cambria"/>
            <w:sz w:val="28"/>
            <w:szCs w:val="28"/>
          </w:rPr>
          <w:delText xml:space="preserve">; </w:delText>
        </w:r>
        <w:r w:rsidR="003D1616">
          <w:rPr>
            <w:rFonts w:ascii="Cambria" w:hAnsi="Cambria"/>
            <w:sz w:val="28"/>
            <w:szCs w:val="28"/>
          </w:rPr>
          <w:delText xml:space="preserve">still </w:delText>
        </w:r>
        <w:r w:rsidR="007E1E27">
          <w:rPr>
            <w:rFonts w:ascii="Cambria" w:hAnsi="Cambria"/>
            <w:sz w:val="28"/>
            <w:szCs w:val="28"/>
          </w:rPr>
          <w:delText>far too lowly</w:delText>
        </w:r>
      </w:del>
      <w:ins w:id="11644" w:author="Claire S" w:date="2026-07-27T16:39:00Z" w16du:dateUtc="2026-07-27T15:39:00Z">
        <w:r w:rsidR="00C50656">
          <w:rPr>
            <w:rFonts w:ascii="Cambria" w:hAnsi="Cambria"/>
            <w:sz w:val="28"/>
            <w:szCs w:val="28"/>
          </w:rPr>
          <w:t xml:space="preserve"> than Clara.</w:t>
        </w:r>
      </w:ins>
      <w:del w:id="11645" w:author="Claire S" w:date="2026-07-27T16:39:00Z" w16du:dateUtc="2026-07-27T15:39:00Z">
        <w:r w:rsidR="007E1E27" w:rsidDel="00C50656">
          <w:rPr>
            <w:rFonts w:ascii="Cambria" w:hAnsi="Cambria"/>
            <w:sz w:val="28"/>
            <w:szCs w:val="28"/>
          </w:rPr>
          <w:delText>.</w:delText>
        </w:r>
      </w:del>
      <w:r w:rsidR="00981F18">
        <w:rPr>
          <w:rFonts w:ascii="Cambria" w:hAnsi="Cambria"/>
          <w:sz w:val="28"/>
          <w:szCs w:val="28"/>
        </w:rPr>
        <w:t xml:space="preserve"> </w:t>
      </w:r>
    </w:p>
    <w:p w14:paraId="58D990A3" w14:textId="2FC70BD3" w:rsidR="0058194D" w:rsidDel="005415B1" w:rsidRDefault="00BE6E61" w:rsidP="004722B6">
      <w:pPr>
        <w:spacing w:line="360" w:lineRule="auto"/>
        <w:contextualSpacing/>
        <w:rPr>
          <w:del w:id="11646" w:author="Claire S" w:date="2026-07-27T16:41:00Z" w16du:dateUtc="2026-07-27T15:41:00Z"/>
          <w:rFonts w:ascii="Cambria" w:hAnsi="Cambria"/>
          <w:sz w:val="28"/>
          <w:szCs w:val="28"/>
        </w:rPr>
      </w:pPr>
      <w:r>
        <w:rPr>
          <w:rFonts w:ascii="Cambria" w:hAnsi="Cambria"/>
          <w:sz w:val="28"/>
          <w:szCs w:val="28"/>
        </w:rPr>
        <w:tab/>
        <w:t xml:space="preserve">What about Jackson Rayne – </w:t>
      </w:r>
      <w:r w:rsidR="00433D3B">
        <w:rPr>
          <w:rFonts w:ascii="Cambria" w:hAnsi="Cambria"/>
          <w:sz w:val="28"/>
          <w:szCs w:val="28"/>
        </w:rPr>
        <w:t xml:space="preserve">the </w:t>
      </w:r>
      <w:r w:rsidR="007E1E27">
        <w:rPr>
          <w:rFonts w:ascii="Cambria" w:hAnsi="Cambria"/>
          <w:sz w:val="28"/>
          <w:szCs w:val="28"/>
        </w:rPr>
        <w:t xml:space="preserve">infamous thriller </w:t>
      </w:r>
      <w:r w:rsidR="00433D3B">
        <w:rPr>
          <w:rFonts w:ascii="Cambria" w:hAnsi="Cambria"/>
          <w:sz w:val="28"/>
          <w:szCs w:val="28"/>
        </w:rPr>
        <w:t xml:space="preserve">writer, </w:t>
      </w:r>
      <w:r>
        <w:rPr>
          <w:rFonts w:ascii="Cambria" w:hAnsi="Cambria"/>
          <w:sz w:val="28"/>
          <w:szCs w:val="28"/>
        </w:rPr>
        <w:t>also on the List</w:t>
      </w:r>
      <w:r w:rsidR="00546899">
        <w:rPr>
          <w:rFonts w:ascii="Cambria" w:hAnsi="Cambria"/>
          <w:sz w:val="28"/>
          <w:szCs w:val="28"/>
        </w:rPr>
        <w:t>?</w:t>
      </w:r>
      <w:r>
        <w:rPr>
          <w:rFonts w:ascii="Cambria" w:hAnsi="Cambria"/>
          <w:sz w:val="28"/>
          <w:szCs w:val="28"/>
        </w:rPr>
        <w:t xml:space="preserve"> </w:t>
      </w:r>
      <w:r w:rsidR="00F5284B">
        <w:rPr>
          <w:rFonts w:ascii="Cambria" w:hAnsi="Cambria"/>
          <w:sz w:val="28"/>
          <w:szCs w:val="28"/>
        </w:rPr>
        <w:t xml:space="preserve">She’d met him once </w:t>
      </w:r>
      <w:del w:id="11647" w:author="Claire S" w:date="2026-07-27T16:42:00Z" w16du:dateUtc="2026-07-27T15:42:00Z">
        <w:r w:rsidR="00F5284B" w:rsidDel="00AE1CE0">
          <w:rPr>
            <w:rFonts w:ascii="Cambria" w:hAnsi="Cambria"/>
            <w:sz w:val="28"/>
            <w:szCs w:val="28"/>
          </w:rPr>
          <w:delText xml:space="preserve">or twice </w:delText>
        </w:r>
      </w:del>
      <w:r w:rsidR="00F5284B">
        <w:rPr>
          <w:rFonts w:ascii="Cambria" w:hAnsi="Cambria"/>
          <w:sz w:val="28"/>
          <w:szCs w:val="28"/>
        </w:rPr>
        <w:t>briefly</w:t>
      </w:r>
      <w:ins w:id="11648" w:author="Claire S" w:date="2026-07-27T16:42:00Z" w16du:dateUtc="2026-07-27T15:42:00Z">
        <w:r w:rsidR="00AE1CE0">
          <w:rPr>
            <w:rFonts w:ascii="Cambria" w:hAnsi="Cambria"/>
            <w:sz w:val="28"/>
            <w:szCs w:val="28"/>
          </w:rPr>
          <w:t xml:space="preserve"> when she was an intern</w:t>
        </w:r>
      </w:ins>
      <w:del w:id="11649" w:author="Daisy Watt" w:date="2026-06-22T14:48:00Z" w16du:dateUtc="2026-06-22T12:48:00Z">
        <w:r w:rsidR="00F5284B">
          <w:rPr>
            <w:rFonts w:ascii="Cambria" w:hAnsi="Cambria"/>
            <w:sz w:val="28"/>
            <w:szCs w:val="28"/>
          </w:rPr>
          <w:delText xml:space="preserve"> </w:delText>
        </w:r>
      </w:del>
      <w:ins w:id="11650" w:author="Claire S" w:date="2026-06-04T11:02:00Z" w16du:dateUtc="2026-06-04T10:02:00Z">
        <w:del w:id="11651" w:author="Daisy Watt" w:date="2026-06-22T14:48:00Z" w16du:dateUtc="2026-06-22T12:48:00Z">
          <w:r w:rsidR="00F676ED">
            <w:rPr>
              <w:rFonts w:ascii="Cambria" w:hAnsi="Cambria"/>
              <w:sz w:val="28"/>
              <w:szCs w:val="28"/>
            </w:rPr>
            <w:delText xml:space="preserve">when he’d had a meeting </w:delText>
          </w:r>
        </w:del>
      </w:ins>
      <w:del w:id="11652" w:author="Daisy Watt" w:date="2026-06-22T14:48:00Z" w16du:dateUtc="2026-06-22T12:48:00Z">
        <w:r w:rsidR="00F5284B">
          <w:rPr>
            <w:rFonts w:ascii="Cambria" w:hAnsi="Cambria"/>
            <w:sz w:val="28"/>
            <w:szCs w:val="28"/>
          </w:rPr>
          <w:delText>with Dex</w:delText>
        </w:r>
      </w:del>
      <w:r w:rsidR="00433D3B">
        <w:rPr>
          <w:rFonts w:ascii="Cambria" w:hAnsi="Cambria"/>
          <w:sz w:val="28"/>
          <w:szCs w:val="28"/>
        </w:rPr>
        <w:t>,</w:t>
      </w:r>
      <w:r w:rsidR="00F5284B">
        <w:rPr>
          <w:rFonts w:ascii="Cambria" w:hAnsi="Cambria"/>
          <w:sz w:val="28"/>
          <w:szCs w:val="28"/>
        </w:rPr>
        <w:t xml:space="preserve"> but</w:t>
      </w:r>
      <w:r w:rsidR="00433D3B">
        <w:rPr>
          <w:rFonts w:ascii="Cambria" w:hAnsi="Cambria"/>
          <w:sz w:val="28"/>
          <w:szCs w:val="28"/>
        </w:rPr>
        <w:t xml:space="preserve"> they’d never </w:t>
      </w:r>
      <w:del w:id="11653" w:author="Daisy Watt" w:date="2026-06-22T14:48:00Z" w16du:dateUtc="2026-06-22T12:48:00Z">
        <w:r w:rsidR="00433D3B">
          <w:rPr>
            <w:rFonts w:ascii="Cambria" w:hAnsi="Cambria"/>
            <w:sz w:val="28"/>
            <w:szCs w:val="28"/>
          </w:rPr>
          <w:delText xml:space="preserve">actually </w:delText>
        </w:r>
      </w:del>
      <w:r w:rsidR="00433D3B">
        <w:rPr>
          <w:rFonts w:ascii="Cambria" w:hAnsi="Cambria"/>
          <w:sz w:val="28"/>
          <w:szCs w:val="28"/>
        </w:rPr>
        <w:t>spoken</w:t>
      </w:r>
      <w:r w:rsidR="004F4DBA">
        <w:rPr>
          <w:rFonts w:ascii="Cambria" w:hAnsi="Cambria"/>
          <w:sz w:val="28"/>
          <w:szCs w:val="28"/>
        </w:rPr>
        <w:t xml:space="preserve"> </w:t>
      </w:r>
      <w:del w:id="11654" w:author="Daisy Watt" w:date="2026-06-22T14:48:00Z" w16du:dateUtc="2026-06-22T12:48:00Z">
        <w:r w:rsidR="004F4DBA">
          <w:rPr>
            <w:rFonts w:ascii="Cambria" w:hAnsi="Cambria"/>
            <w:sz w:val="28"/>
            <w:szCs w:val="28"/>
          </w:rPr>
          <w:delText>properly</w:delText>
        </w:r>
      </w:del>
      <w:ins w:id="11655" w:author="Daisy Watt" w:date="2026-06-22T14:48:00Z" w16du:dateUtc="2026-06-22T12:48:00Z">
        <w:r w:rsidR="00173D8F">
          <w:rPr>
            <w:rFonts w:ascii="Cambria" w:hAnsi="Cambria"/>
            <w:sz w:val="28"/>
            <w:szCs w:val="28"/>
          </w:rPr>
          <w:t>for longer than a f</w:t>
        </w:r>
      </w:ins>
      <w:ins w:id="11656" w:author="Daisy Watt" w:date="2026-06-22T14:49:00Z" w16du:dateUtc="2026-06-22T12:49:00Z">
        <w:r w:rsidR="00173D8F">
          <w:rPr>
            <w:rFonts w:ascii="Cambria" w:hAnsi="Cambria"/>
            <w:sz w:val="28"/>
            <w:szCs w:val="28"/>
          </w:rPr>
          <w:t>ew minutes</w:t>
        </w:r>
      </w:ins>
      <w:r w:rsidR="00433D3B">
        <w:rPr>
          <w:rFonts w:ascii="Cambria" w:hAnsi="Cambria"/>
          <w:sz w:val="28"/>
          <w:szCs w:val="28"/>
        </w:rPr>
        <w:t>, and</w:t>
      </w:r>
      <w:r w:rsidR="00F5284B">
        <w:rPr>
          <w:rFonts w:ascii="Cambria" w:hAnsi="Cambria"/>
          <w:sz w:val="28"/>
          <w:szCs w:val="28"/>
        </w:rPr>
        <w:t xml:space="preserve"> she doubted he’d remember her</w:t>
      </w:r>
      <w:r w:rsidR="007E1E27">
        <w:rPr>
          <w:rFonts w:ascii="Cambria" w:hAnsi="Cambria"/>
          <w:sz w:val="28"/>
          <w:szCs w:val="28"/>
        </w:rPr>
        <w:t>.  W</w:t>
      </w:r>
      <w:r w:rsidR="004F4DBA">
        <w:rPr>
          <w:rFonts w:ascii="Cambria" w:hAnsi="Cambria"/>
          <w:sz w:val="28"/>
          <w:szCs w:val="28"/>
        </w:rPr>
        <w:t>hy would he</w:t>
      </w:r>
      <w:commentRangeStart w:id="11657"/>
      <w:r w:rsidR="004F4DBA">
        <w:rPr>
          <w:rFonts w:ascii="Cambria" w:hAnsi="Cambria"/>
          <w:sz w:val="28"/>
          <w:szCs w:val="28"/>
        </w:rPr>
        <w:t>?</w:t>
      </w:r>
      <w:commentRangeEnd w:id="11657"/>
      <w:r w:rsidR="0009596A">
        <w:rPr>
          <w:rStyle w:val="CommentReference"/>
          <w:rFonts w:ascii="Cambria" w:hAnsi="Cambria"/>
          <w:sz w:val="28"/>
          <w:szCs w:val="28"/>
        </w:rPr>
        <w:commentReference w:id="11657"/>
      </w:r>
      <w:r w:rsidR="004F4DBA">
        <w:rPr>
          <w:rFonts w:ascii="Cambria" w:hAnsi="Cambria"/>
          <w:sz w:val="28"/>
          <w:szCs w:val="28"/>
        </w:rPr>
        <w:t xml:space="preserve">  </w:t>
      </w:r>
      <w:ins w:id="11658" w:author="Claire S" w:date="2026-07-27T16:40:00Z" w16du:dateUtc="2026-07-27T15:40:00Z">
        <w:r w:rsidR="00087839">
          <w:rPr>
            <w:rFonts w:ascii="Cambria" w:hAnsi="Cambria"/>
            <w:sz w:val="28"/>
            <w:szCs w:val="28"/>
          </w:rPr>
          <w:t>She felt like maybe she remembered being told he liked the ladies, bu</w:t>
        </w:r>
      </w:ins>
      <w:ins w:id="11659" w:author="Claire S" w:date="2026-07-27T16:41:00Z" w16du:dateUtc="2026-07-27T15:41:00Z">
        <w:r w:rsidR="005415B1">
          <w:rPr>
            <w:rFonts w:ascii="Cambria" w:hAnsi="Cambria"/>
            <w:sz w:val="28"/>
            <w:szCs w:val="28"/>
          </w:rPr>
          <w:t xml:space="preserve">t he was </w:t>
        </w:r>
      </w:ins>
      <w:ins w:id="11660" w:author="Claire S" w:date="2026-07-28T10:27:00Z" w16du:dateUtc="2026-07-28T09:27:00Z">
        <w:r w:rsidR="00943B7A">
          <w:rPr>
            <w:rFonts w:ascii="Cambria" w:hAnsi="Cambria"/>
            <w:sz w:val="28"/>
            <w:szCs w:val="28"/>
          </w:rPr>
          <w:t xml:space="preserve">such </w:t>
        </w:r>
      </w:ins>
      <w:ins w:id="11661" w:author="Claire S" w:date="2026-07-27T16:41:00Z" w16du:dateUtc="2026-07-27T15:41:00Z">
        <w:r w:rsidR="005415B1">
          <w:rPr>
            <w:rFonts w:ascii="Cambria" w:hAnsi="Cambria"/>
            <w:sz w:val="28"/>
            <w:szCs w:val="28"/>
          </w:rPr>
          <w:t>a huge deal, and she didn’t want to approach him.</w:t>
        </w:r>
      </w:ins>
    </w:p>
    <w:p w14:paraId="70105460" w14:textId="09B0D380" w:rsidR="004F4DBA" w:rsidDel="005415B1" w:rsidRDefault="004F4DBA">
      <w:pPr>
        <w:spacing w:line="360" w:lineRule="auto"/>
        <w:contextualSpacing/>
        <w:rPr>
          <w:del w:id="11662" w:author="Claire S" w:date="2026-07-27T16:41:00Z" w16du:dateUtc="2026-07-27T15:41:00Z"/>
          <w:rFonts w:ascii="Cambria" w:hAnsi="Cambria"/>
          <w:sz w:val="28"/>
          <w:szCs w:val="28"/>
        </w:rPr>
        <w:pPrChange w:id="11663" w:author="Claire S" w:date="2026-07-27T16:41:00Z" w16du:dateUtc="2026-07-27T15:41:00Z">
          <w:pPr>
            <w:spacing w:line="360" w:lineRule="auto"/>
            <w:ind w:firstLine="720"/>
            <w:contextualSpacing/>
          </w:pPr>
        </w:pPrChange>
      </w:pPr>
      <w:commentRangeStart w:id="11664"/>
      <w:del w:id="11665" w:author="Claire S" w:date="2026-07-27T16:41:00Z" w16du:dateUtc="2026-07-27T15:41:00Z">
        <w:r w:rsidDel="005415B1">
          <w:rPr>
            <w:rFonts w:ascii="Cambria" w:hAnsi="Cambria"/>
            <w:sz w:val="28"/>
            <w:szCs w:val="28"/>
          </w:rPr>
          <w:delText xml:space="preserve">But - </w:delText>
        </w:r>
        <w:r w:rsidRPr="007E1E27" w:rsidDel="005415B1">
          <w:rPr>
            <w:rFonts w:ascii="Cambria" w:hAnsi="Cambria"/>
            <w:i/>
            <w:iCs/>
            <w:sz w:val="28"/>
            <w:szCs w:val="28"/>
          </w:rPr>
          <w:delText>c</w:delText>
        </w:r>
        <w:r w:rsidR="00BE6E61" w:rsidRPr="007E1E27" w:rsidDel="005415B1">
          <w:rPr>
            <w:rFonts w:ascii="Cambria" w:hAnsi="Cambria"/>
            <w:i/>
            <w:iCs/>
            <w:sz w:val="28"/>
            <w:szCs w:val="28"/>
          </w:rPr>
          <w:delText>ould</w:delText>
        </w:r>
        <w:r w:rsidR="00BE6E61" w:rsidDel="005415B1">
          <w:rPr>
            <w:rFonts w:ascii="Cambria" w:hAnsi="Cambria"/>
            <w:sz w:val="28"/>
            <w:szCs w:val="28"/>
          </w:rPr>
          <w:delText xml:space="preserve"> he help her? </w:delText>
        </w:r>
        <w:commentRangeEnd w:id="11664"/>
        <w:r w:rsidR="00327745" w:rsidDel="005415B1">
          <w:rPr>
            <w:rStyle w:val="CommentReference"/>
            <w:rFonts w:ascii="Cambria" w:hAnsi="Cambria"/>
            <w:sz w:val="28"/>
            <w:szCs w:val="28"/>
          </w:rPr>
          <w:commentReference w:id="11664"/>
        </w:r>
        <w:r w:rsidR="00BE6E61" w:rsidDel="005415B1">
          <w:rPr>
            <w:rFonts w:ascii="Cambria" w:hAnsi="Cambria"/>
            <w:sz w:val="28"/>
            <w:szCs w:val="28"/>
          </w:rPr>
          <w:delText xml:space="preserve"> He</w:delText>
        </w:r>
        <w:r w:rsidR="00C74AE1" w:rsidDel="005415B1">
          <w:rPr>
            <w:rFonts w:ascii="Cambria" w:hAnsi="Cambria"/>
            <w:sz w:val="28"/>
            <w:szCs w:val="28"/>
          </w:rPr>
          <w:delText xml:space="preserve"> was</w:delText>
        </w:r>
        <w:r w:rsidR="00BE6E61" w:rsidDel="005415B1">
          <w:rPr>
            <w:rFonts w:ascii="Cambria" w:hAnsi="Cambria"/>
            <w:sz w:val="28"/>
            <w:szCs w:val="28"/>
          </w:rPr>
          <w:delText xml:space="preserve"> Dex’s current </w:delText>
        </w:r>
        <w:r w:rsidR="00C74AE1" w:rsidDel="005415B1">
          <w:rPr>
            <w:rFonts w:ascii="Cambria" w:hAnsi="Cambria"/>
            <w:sz w:val="28"/>
            <w:szCs w:val="28"/>
          </w:rPr>
          <w:delText>top-selling</w:delText>
        </w:r>
        <w:r w:rsidR="00BE6E61" w:rsidDel="005415B1">
          <w:rPr>
            <w:rFonts w:ascii="Cambria" w:hAnsi="Cambria"/>
            <w:sz w:val="28"/>
            <w:szCs w:val="28"/>
          </w:rPr>
          <w:delText xml:space="preserve"> author, and he </w:delText>
        </w:r>
        <w:r w:rsidR="005F25E5" w:rsidDel="005415B1">
          <w:rPr>
            <w:rFonts w:ascii="Cambria" w:hAnsi="Cambria"/>
            <w:sz w:val="28"/>
            <w:szCs w:val="28"/>
          </w:rPr>
          <w:delText xml:space="preserve">had a lot of </w:delText>
        </w:r>
        <w:r w:rsidR="007B3CBA" w:rsidDel="005415B1">
          <w:rPr>
            <w:rFonts w:ascii="Cambria" w:hAnsi="Cambria"/>
            <w:sz w:val="28"/>
            <w:szCs w:val="28"/>
          </w:rPr>
          <w:delText xml:space="preserve">media </w:delText>
        </w:r>
        <w:r w:rsidR="005F25E5" w:rsidDel="005415B1">
          <w:rPr>
            <w:rFonts w:ascii="Cambria" w:hAnsi="Cambria"/>
            <w:sz w:val="28"/>
            <w:szCs w:val="28"/>
          </w:rPr>
          <w:delText>clout</w:delText>
        </w:r>
        <w:r w:rsidR="00B9540A" w:rsidDel="005415B1">
          <w:rPr>
            <w:rFonts w:ascii="Cambria" w:hAnsi="Cambria"/>
            <w:sz w:val="28"/>
            <w:szCs w:val="28"/>
          </w:rPr>
          <w:delText>.  Plus</w:delText>
        </w:r>
      </w:del>
      <w:ins w:id="11666" w:author="Daisy Watt" w:date="2026-06-22T14:52:00Z" w16du:dateUtc="2026-06-22T12:52:00Z">
        <w:del w:id="11667" w:author="Claire S" w:date="2026-07-27T16:41:00Z" w16du:dateUtc="2026-07-27T15:41:00Z">
          <w:r w:rsidR="0053663D" w:rsidDel="005415B1">
            <w:rPr>
              <w:rFonts w:ascii="Cambria" w:hAnsi="Cambria"/>
              <w:sz w:val="28"/>
              <w:szCs w:val="28"/>
            </w:rPr>
            <w:delText>,</w:delText>
          </w:r>
        </w:del>
      </w:ins>
      <w:del w:id="11668" w:author="Claire S" w:date="2026-07-27T16:41:00Z" w16du:dateUtc="2026-07-27T15:41:00Z">
        <w:r w:rsidR="00B7508E" w:rsidDel="005415B1">
          <w:rPr>
            <w:rFonts w:ascii="Cambria" w:hAnsi="Cambria"/>
            <w:sz w:val="28"/>
            <w:szCs w:val="28"/>
          </w:rPr>
          <w:delText xml:space="preserve"> he was an ex-soldier</w:delText>
        </w:r>
        <w:r w:rsidR="0019386F" w:rsidDel="005415B1">
          <w:rPr>
            <w:rFonts w:ascii="Cambria" w:hAnsi="Cambria"/>
            <w:sz w:val="28"/>
            <w:szCs w:val="28"/>
          </w:rPr>
          <w:delText>,</w:delText>
        </w:r>
        <w:r w:rsidR="00B7508E" w:rsidDel="005415B1">
          <w:rPr>
            <w:rFonts w:ascii="Cambria" w:hAnsi="Cambria"/>
            <w:sz w:val="28"/>
            <w:szCs w:val="28"/>
          </w:rPr>
          <w:delText xml:space="preserve"> so he’d have ideas </w:delText>
        </w:r>
      </w:del>
      <w:ins w:id="11669" w:author="Daisy Watt" w:date="2026-06-22T14:52:00Z" w16du:dateUtc="2026-06-22T12:52:00Z">
        <w:del w:id="11670" w:author="Claire S" w:date="2026-07-27T16:41:00Z" w16du:dateUtc="2026-07-27T15:41:00Z">
          <w:r w:rsidR="0053663D" w:rsidDel="005415B1">
            <w:rPr>
              <w:rFonts w:ascii="Cambria" w:hAnsi="Cambria"/>
              <w:sz w:val="28"/>
              <w:szCs w:val="28"/>
            </w:rPr>
            <w:delText xml:space="preserve">of </w:delText>
          </w:r>
        </w:del>
      </w:ins>
      <w:del w:id="11671" w:author="Claire S" w:date="2026-07-27T16:41:00Z" w16du:dateUtc="2026-07-27T15:41:00Z">
        <w:r w:rsidR="00B7508E" w:rsidDel="005415B1">
          <w:rPr>
            <w:rFonts w:ascii="Cambria" w:hAnsi="Cambria"/>
            <w:sz w:val="28"/>
            <w:szCs w:val="28"/>
          </w:rPr>
          <w:delText>what to do, surely</w:delText>
        </w:r>
        <w:r w:rsidR="00B9540A" w:rsidDel="005415B1">
          <w:rPr>
            <w:rFonts w:ascii="Cambria" w:hAnsi="Cambria"/>
            <w:sz w:val="28"/>
            <w:szCs w:val="28"/>
          </w:rPr>
          <w:delText>, t</w:delText>
        </w:r>
      </w:del>
      <w:ins w:id="11672" w:author="Daisy Watt" w:date="2026-06-22T14:56:00Z" w16du:dateUtc="2026-06-22T12:56:00Z">
        <w:del w:id="11673" w:author="Claire S" w:date="2026-07-27T16:41:00Z" w16du:dateUtc="2026-07-27T15:41:00Z">
          <w:r w:rsidR="0059204D" w:rsidDel="005415B1">
            <w:rPr>
              <w:rFonts w:ascii="Cambria" w:hAnsi="Cambria"/>
              <w:sz w:val="28"/>
              <w:szCs w:val="28"/>
            </w:rPr>
            <w:delText xml:space="preserve">. </w:delText>
          </w:r>
        </w:del>
      </w:ins>
      <w:del w:id="11674" w:author="Claire S" w:date="2026-07-27T16:41:00Z" w16du:dateUtc="2026-07-27T15:41:00Z">
        <w:r w:rsidR="00B9540A" w:rsidDel="005415B1">
          <w:rPr>
            <w:rFonts w:ascii="Cambria" w:hAnsi="Cambria"/>
            <w:sz w:val="28"/>
            <w:szCs w:val="28"/>
          </w:rPr>
          <w:delText>hough</w:delText>
        </w:r>
        <w:r w:rsidR="0029618E" w:rsidDel="005415B1">
          <w:rPr>
            <w:rFonts w:ascii="Cambria" w:hAnsi="Cambria"/>
            <w:sz w:val="28"/>
            <w:szCs w:val="28"/>
          </w:rPr>
          <w:delText xml:space="preserve"> -</w:delText>
        </w:r>
        <w:r w:rsidR="005F25E5" w:rsidDel="005415B1">
          <w:rPr>
            <w:rFonts w:ascii="Cambria" w:hAnsi="Cambria"/>
            <w:sz w:val="28"/>
            <w:szCs w:val="28"/>
          </w:rPr>
          <w:delText xml:space="preserve"> what w</w:delText>
        </w:r>
        <w:r w:rsidR="00C74AE1" w:rsidDel="005415B1">
          <w:rPr>
            <w:rFonts w:ascii="Cambria" w:hAnsi="Cambria"/>
            <w:sz w:val="28"/>
            <w:szCs w:val="28"/>
          </w:rPr>
          <w:delText xml:space="preserve">ould </w:delText>
        </w:r>
        <w:r w:rsidR="00B9540A" w:rsidDel="005415B1">
          <w:rPr>
            <w:rFonts w:ascii="Cambria" w:hAnsi="Cambria"/>
            <w:sz w:val="28"/>
            <w:szCs w:val="28"/>
          </w:rPr>
          <w:delText>Clara</w:delText>
        </w:r>
        <w:r w:rsidR="005F25E5" w:rsidDel="005415B1">
          <w:rPr>
            <w:rFonts w:ascii="Cambria" w:hAnsi="Cambria"/>
            <w:sz w:val="28"/>
            <w:szCs w:val="28"/>
          </w:rPr>
          <w:delText xml:space="preserve"> </w:delText>
        </w:r>
        <w:r w:rsidR="007B3CBA" w:rsidDel="005415B1">
          <w:rPr>
            <w:rFonts w:ascii="Cambria" w:hAnsi="Cambria"/>
            <w:sz w:val="28"/>
            <w:szCs w:val="28"/>
          </w:rPr>
          <w:delText xml:space="preserve">even </w:delText>
        </w:r>
        <w:r w:rsidR="00C74AE1" w:rsidDel="005415B1">
          <w:rPr>
            <w:rFonts w:ascii="Cambria" w:hAnsi="Cambria"/>
            <w:sz w:val="28"/>
            <w:szCs w:val="28"/>
          </w:rPr>
          <w:delText xml:space="preserve">be </w:delText>
        </w:r>
        <w:r w:rsidR="005F25E5" w:rsidDel="005415B1">
          <w:rPr>
            <w:rFonts w:ascii="Cambria" w:hAnsi="Cambria"/>
            <w:sz w:val="28"/>
            <w:szCs w:val="28"/>
          </w:rPr>
          <w:delText xml:space="preserve">asking? </w:delText>
        </w:r>
      </w:del>
    </w:p>
    <w:p w14:paraId="4E3503A8" w14:textId="4F4F3EC1" w:rsidR="007E1E27" w:rsidRDefault="005F25E5">
      <w:pPr>
        <w:spacing w:line="360" w:lineRule="auto"/>
        <w:contextualSpacing/>
        <w:rPr>
          <w:rFonts w:ascii="Cambria" w:hAnsi="Cambria"/>
          <w:sz w:val="28"/>
          <w:szCs w:val="28"/>
        </w:rPr>
        <w:pPrChange w:id="11675" w:author="Claire S" w:date="2026-07-27T16:41:00Z" w16du:dateUtc="2026-07-27T15:41:00Z">
          <w:pPr>
            <w:spacing w:line="360" w:lineRule="auto"/>
            <w:ind w:firstLine="720"/>
            <w:contextualSpacing/>
          </w:pPr>
        </w:pPrChange>
      </w:pPr>
      <w:del w:id="11676" w:author="Daisy Watt" w:date="2026-06-22T14:57:00Z" w16du:dateUtc="2026-06-22T12:57:00Z">
        <w:r>
          <w:rPr>
            <w:rFonts w:ascii="Cambria" w:hAnsi="Cambria"/>
            <w:sz w:val="28"/>
            <w:szCs w:val="28"/>
          </w:rPr>
          <w:delText xml:space="preserve">To help her </w:delText>
        </w:r>
        <w:r w:rsidR="00B9540A">
          <w:rPr>
            <w:rFonts w:ascii="Cambria" w:hAnsi="Cambria"/>
            <w:sz w:val="28"/>
            <w:szCs w:val="28"/>
          </w:rPr>
          <w:delText>locate</w:delText>
        </w:r>
        <w:r>
          <w:rPr>
            <w:rFonts w:ascii="Cambria" w:hAnsi="Cambria"/>
            <w:sz w:val="28"/>
            <w:szCs w:val="28"/>
          </w:rPr>
          <w:delText xml:space="preserve"> Violet</w:delText>
        </w:r>
      </w:del>
      <w:del w:id="11677" w:author="Daisy Watt" w:date="2026-06-22T14:56:00Z" w16du:dateUtc="2026-06-22T12:56:00Z">
        <w:r w:rsidR="007C0F46">
          <w:rPr>
            <w:rFonts w:ascii="Cambria" w:hAnsi="Cambria"/>
            <w:sz w:val="28"/>
            <w:szCs w:val="28"/>
          </w:rPr>
          <w:delText>,</w:delText>
        </w:r>
      </w:del>
      <w:del w:id="11678" w:author="Daisy Watt" w:date="2026-06-22T14:57:00Z" w16du:dateUtc="2026-06-22T12:57:00Z">
        <w:r w:rsidR="007C0F46">
          <w:rPr>
            <w:rFonts w:ascii="Cambria" w:hAnsi="Cambria"/>
            <w:sz w:val="28"/>
            <w:szCs w:val="28"/>
          </w:rPr>
          <w:delText xml:space="preserve"> that was the </w:delText>
        </w:r>
        <w:r w:rsidR="0029618E">
          <w:rPr>
            <w:rFonts w:ascii="Cambria" w:hAnsi="Cambria"/>
            <w:sz w:val="28"/>
            <w:szCs w:val="28"/>
          </w:rPr>
          <w:delText>vital</w:delText>
        </w:r>
        <w:r w:rsidR="007C0F46">
          <w:rPr>
            <w:rFonts w:ascii="Cambria" w:hAnsi="Cambria"/>
            <w:sz w:val="28"/>
            <w:szCs w:val="28"/>
          </w:rPr>
          <w:delText xml:space="preserve"> thing right now.</w:delText>
        </w:r>
        <w:r w:rsidR="00AE206C">
          <w:rPr>
            <w:rFonts w:ascii="Cambria" w:hAnsi="Cambria"/>
            <w:sz w:val="28"/>
            <w:szCs w:val="28"/>
          </w:rPr>
          <w:delText xml:space="preserve">  </w:delText>
        </w:r>
      </w:del>
    </w:p>
    <w:p w14:paraId="20069EEF" w14:textId="77777777" w:rsidR="005415B1" w:rsidRDefault="005415B1" w:rsidP="00AE206C">
      <w:pPr>
        <w:spacing w:line="360" w:lineRule="auto"/>
        <w:ind w:firstLine="720"/>
        <w:contextualSpacing/>
        <w:rPr>
          <w:ins w:id="11679" w:author="Claire S" w:date="2026-07-27T16:41:00Z" w16du:dateUtc="2026-07-27T15:41:00Z"/>
          <w:rFonts w:ascii="Cambria" w:hAnsi="Cambria"/>
          <w:sz w:val="28"/>
          <w:szCs w:val="28"/>
        </w:rPr>
      </w:pPr>
      <w:ins w:id="11680" w:author="Claire S" w:date="2026-07-27T16:41:00Z" w16du:dateUtc="2026-07-27T15:41:00Z">
        <w:r>
          <w:rPr>
            <w:rFonts w:ascii="Cambria" w:hAnsi="Cambria"/>
            <w:sz w:val="28"/>
            <w:szCs w:val="28"/>
          </w:rPr>
          <w:t>So what the hell could she do to help Violet?</w:t>
        </w:r>
      </w:ins>
    </w:p>
    <w:p w14:paraId="1EBC49F5" w14:textId="77777777" w:rsidR="005415B1" w:rsidRDefault="005415B1" w:rsidP="00AE206C">
      <w:pPr>
        <w:spacing w:line="360" w:lineRule="auto"/>
        <w:ind w:firstLine="720"/>
        <w:contextualSpacing/>
        <w:rPr>
          <w:ins w:id="11681" w:author="Claire S" w:date="2026-07-27T16:41:00Z" w16du:dateUtc="2026-07-27T15:41:00Z"/>
          <w:rFonts w:ascii="Cambria" w:hAnsi="Cambria"/>
          <w:sz w:val="28"/>
          <w:szCs w:val="28"/>
        </w:rPr>
      </w:pPr>
      <w:ins w:id="11682" w:author="Claire S" w:date="2026-07-27T16:41:00Z" w16du:dateUtc="2026-07-27T15:41:00Z">
        <w:r>
          <w:rPr>
            <w:rFonts w:ascii="Cambria" w:hAnsi="Cambria"/>
            <w:sz w:val="28"/>
            <w:szCs w:val="28"/>
          </w:rPr>
          <w:t xml:space="preserve">Nothing, it seemed.  And that left </w:t>
        </w:r>
      </w:ins>
      <w:del w:id="11683" w:author="Claire S" w:date="2026-07-27T16:41:00Z" w16du:dateUtc="2026-07-27T15:41:00Z">
        <w:r w:rsidR="0029618E" w:rsidDel="005415B1">
          <w:rPr>
            <w:rFonts w:ascii="Cambria" w:hAnsi="Cambria"/>
            <w:sz w:val="28"/>
            <w:szCs w:val="28"/>
          </w:rPr>
          <w:delText xml:space="preserve">Because </w:delText>
        </w:r>
      </w:del>
      <w:r w:rsidR="007B3CBA">
        <w:rPr>
          <w:rFonts w:ascii="Cambria" w:hAnsi="Cambria"/>
          <w:sz w:val="28"/>
          <w:szCs w:val="28"/>
        </w:rPr>
        <w:t>Clara</w:t>
      </w:r>
      <w:r w:rsidR="00274049">
        <w:rPr>
          <w:rFonts w:ascii="Cambria" w:hAnsi="Cambria"/>
          <w:sz w:val="28"/>
          <w:szCs w:val="28"/>
        </w:rPr>
        <w:t xml:space="preserve"> </w:t>
      </w:r>
      <w:del w:id="11684" w:author="Claire S" w:date="2026-07-27T16:41:00Z" w16du:dateUtc="2026-07-27T15:41:00Z">
        <w:r w:rsidR="00274049" w:rsidDel="005415B1">
          <w:rPr>
            <w:rFonts w:ascii="Cambria" w:hAnsi="Cambria"/>
            <w:sz w:val="28"/>
            <w:szCs w:val="28"/>
          </w:rPr>
          <w:delText xml:space="preserve">had </w:delText>
        </w:r>
      </w:del>
      <w:ins w:id="11685" w:author="Claire S" w:date="2026-07-27T16:41:00Z" w16du:dateUtc="2026-07-27T15:41:00Z">
        <w:r>
          <w:rPr>
            <w:rFonts w:ascii="Cambria" w:hAnsi="Cambria"/>
            <w:sz w:val="28"/>
            <w:szCs w:val="28"/>
          </w:rPr>
          <w:t xml:space="preserve">with </w:t>
        </w:r>
      </w:ins>
      <w:r w:rsidR="00274049">
        <w:rPr>
          <w:rFonts w:ascii="Cambria" w:hAnsi="Cambria"/>
          <w:sz w:val="28"/>
          <w:szCs w:val="28"/>
        </w:rPr>
        <w:t xml:space="preserve">a </w:t>
      </w:r>
      <w:r w:rsidR="00AE206C">
        <w:rPr>
          <w:rFonts w:ascii="Cambria" w:hAnsi="Cambria"/>
          <w:sz w:val="28"/>
          <w:szCs w:val="28"/>
        </w:rPr>
        <w:t>terrible</w:t>
      </w:r>
      <w:r w:rsidR="000F2D85">
        <w:rPr>
          <w:rFonts w:ascii="Cambria" w:hAnsi="Cambria"/>
          <w:sz w:val="28"/>
          <w:szCs w:val="28"/>
        </w:rPr>
        <w:t xml:space="preserve"> </w:t>
      </w:r>
      <w:r w:rsidR="00274049">
        <w:rPr>
          <w:rFonts w:ascii="Cambria" w:hAnsi="Cambria"/>
          <w:sz w:val="28"/>
          <w:szCs w:val="28"/>
        </w:rPr>
        <w:t>feeling that</w:t>
      </w:r>
      <w:r w:rsidR="007C0F46">
        <w:rPr>
          <w:rFonts w:ascii="Cambria" w:hAnsi="Cambria"/>
          <w:sz w:val="28"/>
          <w:szCs w:val="28"/>
        </w:rPr>
        <w:t>,</w:t>
      </w:r>
      <w:r w:rsidR="00274049">
        <w:rPr>
          <w:rFonts w:ascii="Cambria" w:hAnsi="Cambria"/>
          <w:sz w:val="28"/>
          <w:szCs w:val="28"/>
        </w:rPr>
        <w:t xml:space="preserve"> if </w:t>
      </w:r>
      <w:del w:id="11686" w:author="Claire S" w:date="2026-07-27T16:41:00Z" w16du:dateUtc="2026-07-27T15:41:00Z">
        <w:r w:rsidR="00274049" w:rsidDel="005415B1">
          <w:rPr>
            <w:rFonts w:ascii="Cambria" w:hAnsi="Cambria"/>
            <w:sz w:val="28"/>
            <w:szCs w:val="28"/>
          </w:rPr>
          <w:delText xml:space="preserve">they didn’t find </w:delText>
        </w:r>
      </w:del>
      <w:r w:rsidR="00274049">
        <w:rPr>
          <w:rFonts w:ascii="Cambria" w:hAnsi="Cambria"/>
          <w:sz w:val="28"/>
          <w:szCs w:val="28"/>
        </w:rPr>
        <w:t xml:space="preserve">Violet </w:t>
      </w:r>
      <w:ins w:id="11687" w:author="Claire S" w:date="2026-07-27T16:41:00Z" w16du:dateUtc="2026-07-27T15:41:00Z">
        <w:r>
          <w:rPr>
            <w:rFonts w:ascii="Cambria" w:hAnsi="Cambria"/>
            <w:sz w:val="28"/>
            <w:szCs w:val="28"/>
          </w:rPr>
          <w:t xml:space="preserve">didn’t turn up </w:t>
        </w:r>
      </w:ins>
      <w:del w:id="11688" w:author="Claire S" w:date="2026-07-27T16:41:00Z" w16du:dateUtc="2026-07-27T15:41:00Z">
        <w:r w:rsidR="00274049" w:rsidDel="005415B1">
          <w:rPr>
            <w:rFonts w:ascii="Cambria" w:hAnsi="Cambria"/>
            <w:sz w:val="28"/>
            <w:szCs w:val="28"/>
          </w:rPr>
          <w:delText xml:space="preserve">almost </w:delText>
        </w:r>
      </w:del>
      <w:r w:rsidR="00274049">
        <w:rPr>
          <w:rFonts w:ascii="Cambria" w:hAnsi="Cambria"/>
          <w:sz w:val="28"/>
          <w:szCs w:val="28"/>
        </w:rPr>
        <w:t>immediately, it was going to be too late.</w:t>
      </w:r>
      <w:r w:rsidR="00084C5A">
        <w:rPr>
          <w:rFonts w:ascii="Cambria" w:hAnsi="Cambria"/>
          <w:sz w:val="28"/>
          <w:szCs w:val="28"/>
        </w:rPr>
        <w:t xml:space="preserve"> </w:t>
      </w:r>
    </w:p>
    <w:p w14:paraId="088A82F9" w14:textId="234EBD2E" w:rsidR="00274049" w:rsidRDefault="00084C5A" w:rsidP="00AE206C">
      <w:pPr>
        <w:spacing w:line="360" w:lineRule="auto"/>
        <w:ind w:firstLine="720"/>
        <w:contextualSpacing/>
        <w:rPr>
          <w:ins w:id="11689" w:author="Claire S" w:date="2026-05-27T15:11:00Z" w16du:dateUtc="2026-05-27T14:11:00Z"/>
          <w:rFonts w:ascii="Cambria" w:hAnsi="Cambria"/>
          <w:sz w:val="28"/>
          <w:szCs w:val="28"/>
        </w:rPr>
      </w:pPr>
      <w:r>
        <w:rPr>
          <w:rFonts w:ascii="Cambria" w:hAnsi="Cambria"/>
          <w:sz w:val="28"/>
          <w:szCs w:val="28"/>
        </w:rPr>
        <w:t xml:space="preserve">On top of that, </w:t>
      </w:r>
      <w:r w:rsidR="007B3CBA">
        <w:rPr>
          <w:rFonts w:ascii="Cambria" w:hAnsi="Cambria"/>
          <w:sz w:val="28"/>
          <w:szCs w:val="28"/>
        </w:rPr>
        <w:t xml:space="preserve">if Violet was next on the List, well, </w:t>
      </w:r>
      <w:r w:rsidR="007E1E27">
        <w:rPr>
          <w:rFonts w:ascii="Cambria" w:hAnsi="Cambria"/>
          <w:sz w:val="28"/>
          <w:szCs w:val="28"/>
        </w:rPr>
        <w:t>surely that</w:t>
      </w:r>
      <w:r w:rsidR="007B3CBA">
        <w:rPr>
          <w:rFonts w:ascii="Cambria" w:hAnsi="Cambria"/>
          <w:sz w:val="28"/>
          <w:szCs w:val="28"/>
        </w:rPr>
        <w:t xml:space="preserve"> mean</w:t>
      </w:r>
      <w:r w:rsidR="007E1E27">
        <w:rPr>
          <w:rFonts w:ascii="Cambria" w:hAnsi="Cambria"/>
          <w:sz w:val="28"/>
          <w:szCs w:val="28"/>
        </w:rPr>
        <w:t>t</w:t>
      </w:r>
      <w:r w:rsidR="007B3CBA">
        <w:rPr>
          <w:rFonts w:ascii="Cambria" w:hAnsi="Cambria"/>
          <w:sz w:val="28"/>
          <w:szCs w:val="28"/>
        </w:rPr>
        <w:t xml:space="preserve"> Clara’s card was marked</w:t>
      </w:r>
      <w:ins w:id="11690" w:author="Daisy Watt" w:date="2026-06-22T14:57:00Z" w16du:dateUtc="2026-06-22T12:57:00Z">
        <w:r w:rsidR="001819FD">
          <w:rPr>
            <w:rFonts w:ascii="Cambria" w:hAnsi="Cambria"/>
            <w:sz w:val="28"/>
            <w:szCs w:val="28"/>
          </w:rPr>
          <w:t>,</w:t>
        </w:r>
      </w:ins>
      <w:r w:rsidR="007B3CBA">
        <w:rPr>
          <w:rFonts w:ascii="Cambria" w:hAnsi="Cambria"/>
          <w:sz w:val="28"/>
          <w:szCs w:val="28"/>
        </w:rPr>
        <w:t xml:space="preserve"> too?</w:t>
      </w:r>
    </w:p>
    <w:p w14:paraId="4D6F42ED" w14:textId="1CE42B77" w:rsidR="00F56799" w:rsidRDefault="00F56799" w:rsidP="00AE206C">
      <w:pPr>
        <w:spacing w:line="360" w:lineRule="auto"/>
        <w:ind w:firstLine="720"/>
        <w:contextualSpacing/>
        <w:rPr>
          <w:del w:id="11691" w:author="Daisy Watt" w:date="2026-06-22T14:57:00Z" w16du:dateUtc="2026-06-22T12:57:00Z"/>
          <w:rFonts w:ascii="Cambria" w:hAnsi="Cambria"/>
          <w:sz w:val="28"/>
          <w:szCs w:val="28"/>
        </w:rPr>
      </w:pPr>
      <w:ins w:id="11692" w:author="Claire S" w:date="2026-05-27T15:11:00Z" w16du:dateUtc="2026-05-27T14:11:00Z">
        <w:del w:id="11693" w:author="Daisy Watt" w:date="2026-06-22T14:57:00Z" w16du:dateUtc="2026-06-22T12:57:00Z">
          <w:r>
            <w:rPr>
              <w:rFonts w:ascii="Cambria" w:hAnsi="Cambria"/>
              <w:sz w:val="28"/>
              <w:szCs w:val="28"/>
            </w:rPr>
            <w:delText xml:space="preserve">She needed to know who was behind this horrible List before she could do anything about it. And she had no </w:delText>
          </w:r>
        </w:del>
      </w:ins>
      <w:ins w:id="11694" w:author="Claire S" w:date="2026-05-27T15:12:00Z" w16du:dateUtc="2026-05-27T14:12:00Z">
        <w:del w:id="11695" w:author="Daisy Watt" w:date="2026-06-22T14:57:00Z" w16du:dateUtc="2026-06-22T12:57:00Z">
          <w:r>
            <w:rPr>
              <w:rFonts w:ascii="Cambria" w:hAnsi="Cambria"/>
              <w:sz w:val="28"/>
              <w:szCs w:val="28"/>
            </w:rPr>
            <w:delText>idea right now how to find out.</w:delText>
          </w:r>
        </w:del>
      </w:ins>
    </w:p>
    <w:p w14:paraId="787B3AB8" w14:textId="77777777" w:rsidR="000C04EB" w:rsidRDefault="000C04EB" w:rsidP="00266E8A">
      <w:pPr>
        <w:spacing w:line="360" w:lineRule="auto"/>
        <w:contextualSpacing/>
        <w:rPr>
          <w:rFonts w:ascii="Cambria" w:hAnsi="Cambria"/>
          <w:b/>
          <w:bCs/>
          <w:sz w:val="28"/>
          <w:szCs w:val="28"/>
        </w:rPr>
      </w:pPr>
    </w:p>
    <w:p w14:paraId="4071C6A3" w14:textId="77777777" w:rsidR="0068722D" w:rsidRDefault="0068722D" w:rsidP="00266E8A">
      <w:pPr>
        <w:spacing w:line="360" w:lineRule="auto"/>
        <w:contextualSpacing/>
        <w:rPr>
          <w:rFonts w:ascii="Cambria" w:hAnsi="Cambria"/>
          <w:b/>
          <w:bCs/>
          <w:sz w:val="28"/>
          <w:szCs w:val="28"/>
        </w:rPr>
      </w:pPr>
    </w:p>
    <w:p w14:paraId="1F12533F" w14:textId="31077B96" w:rsidR="00B7508E" w:rsidDel="005909C4" w:rsidRDefault="00B7508E" w:rsidP="00266E8A">
      <w:pPr>
        <w:spacing w:line="360" w:lineRule="auto"/>
        <w:contextualSpacing/>
        <w:rPr>
          <w:del w:id="11696" w:author="Claire S" w:date="2026-05-18T17:00:00Z" w16du:dateUtc="2026-05-18T16:00:00Z"/>
          <w:rFonts w:ascii="Cambria" w:hAnsi="Cambria"/>
          <w:b/>
          <w:bCs/>
          <w:sz w:val="28"/>
          <w:szCs w:val="28"/>
        </w:rPr>
      </w:pPr>
    </w:p>
    <w:p w14:paraId="3C1A5138" w14:textId="77777777" w:rsidR="005909C4" w:rsidRDefault="005909C4" w:rsidP="00266E8A">
      <w:pPr>
        <w:spacing w:line="360" w:lineRule="auto"/>
        <w:contextualSpacing/>
        <w:rPr>
          <w:ins w:id="11697" w:author="Claire S" w:date="2026-05-20T11:15:00Z" w16du:dateUtc="2026-05-20T10:15:00Z"/>
          <w:rFonts w:ascii="Cambria" w:hAnsi="Cambria"/>
          <w:b/>
          <w:bCs/>
          <w:sz w:val="28"/>
          <w:szCs w:val="28"/>
        </w:rPr>
      </w:pPr>
    </w:p>
    <w:p w14:paraId="23FD9833" w14:textId="77777777" w:rsidR="005909C4" w:rsidRDefault="005909C4" w:rsidP="00266E8A">
      <w:pPr>
        <w:spacing w:line="360" w:lineRule="auto"/>
        <w:contextualSpacing/>
        <w:rPr>
          <w:ins w:id="11698" w:author="Claire S" w:date="2026-05-20T11:15:00Z" w16du:dateUtc="2026-05-20T10:15:00Z"/>
          <w:rFonts w:ascii="Cambria" w:hAnsi="Cambria"/>
          <w:b/>
          <w:bCs/>
          <w:sz w:val="28"/>
          <w:szCs w:val="28"/>
        </w:rPr>
      </w:pPr>
    </w:p>
    <w:p w14:paraId="086DAC82" w14:textId="77777777" w:rsidR="005909C4" w:rsidRDefault="005909C4" w:rsidP="00266E8A">
      <w:pPr>
        <w:spacing w:line="360" w:lineRule="auto"/>
        <w:contextualSpacing/>
        <w:rPr>
          <w:ins w:id="11699" w:author="Claire S" w:date="2026-05-20T11:15:00Z" w16du:dateUtc="2026-05-20T10:15:00Z"/>
          <w:rFonts w:ascii="Cambria" w:hAnsi="Cambria"/>
          <w:b/>
          <w:bCs/>
          <w:sz w:val="28"/>
          <w:szCs w:val="28"/>
        </w:rPr>
      </w:pPr>
    </w:p>
    <w:p w14:paraId="255A5D5C" w14:textId="77777777" w:rsidR="005909C4" w:rsidRDefault="005909C4" w:rsidP="00266E8A">
      <w:pPr>
        <w:spacing w:line="360" w:lineRule="auto"/>
        <w:contextualSpacing/>
        <w:rPr>
          <w:ins w:id="11700" w:author="Claire S" w:date="2026-05-20T11:15:00Z" w16du:dateUtc="2026-05-20T10:15:00Z"/>
          <w:rFonts w:ascii="Cambria" w:hAnsi="Cambria"/>
          <w:b/>
          <w:bCs/>
          <w:sz w:val="28"/>
          <w:szCs w:val="28"/>
        </w:rPr>
      </w:pPr>
    </w:p>
    <w:p w14:paraId="08BE824E" w14:textId="77777777" w:rsidR="005909C4" w:rsidRDefault="005909C4" w:rsidP="00266E8A">
      <w:pPr>
        <w:spacing w:line="360" w:lineRule="auto"/>
        <w:contextualSpacing/>
        <w:rPr>
          <w:ins w:id="11701" w:author="Claire S" w:date="2026-05-20T11:15:00Z" w16du:dateUtc="2026-05-20T10:15:00Z"/>
          <w:rFonts w:ascii="Cambria" w:hAnsi="Cambria"/>
          <w:b/>
          <w:bCs/>
          <w:sz w:val="28"/>
          <w:szCs w:val="28"/>
        </w:rPr>
      </w:pPr>
    </w:p>
    <w:p w14:paraId="120BD477" w14:textId="77777777" w:rsidR="005909C4" w:rsidRDefault="005909C4" w:rsidP="00266E8A">
      <w:pPr>
        <w:spacing w:line="360" w:lineRule="auto"/>
        <w:contextualSpacing/>
        <w:rPr>
          <w:ins w:id="11702" w:author="Claire S" w:date="2026-05-20T11:15:00Z" w16du:dateUtc="2026-05-20T10:15:00Z"/>
          <w:rFonts w:ascii="Cambria" w:hAnsi="Cambria"/>
          <w:b/>
          <w:bCs/>
          <w:sz w:val="28"/>
          <w:szCs w:val="28"/>
        </w:rPr>
      </w:pPr>
    </w:p>
    <w:p w14:paraId="1D3854A0" w14:textId="77777777" w:rsidR="005909C4" w:rsidRDefault="005909C4" w:rsidP="00266E8A">
      <w:pPr>
        <w:spacing w:line="360" w:lineRule="auto"/>
        <w:contextualSpacing/>
        <w:rPr>
          <w:ins w:id="11703" w:author="Claire S" w:date="2026-05-20T11:15:00Z" w16du:dateUtc="2026-05-20T10:15:00Z"/>
          <w:rFonts w:ascii="Cambria" w:hAnsi="Cambria"/>
          <w:b/>
          <w:bCs/>
          <w:sz w:val="28"/>
          <w:szCs w:val="28"/>
        </w:rPr>
      </w:pPr>
    </w:p>
    <w:p w14:paraId="1FEF09C1" w14:textId="77777777" w:rsidR="005909C4" w:rsidRDefault="005909C4" w:rsidP="00266E8A">
      <w:pPr>
        <w:spacing w:line="360" w:lineRule="auto"/>
        <w:contextualSpacing/>
        <w:rPr>
          <w:ins w:id="11704" w:author="Claire S" w:date="2026-05-20T11:15:00Z" w16du:dateUtc="2026-05-20T10:15:00Z"/>
          <w:rFonts w:ascii="Cambria" w:hAnsi="Cambria"/>
          <w:b/>
          <w:bCs/>
          <w:sz w:val="28"/>
          <w:szCs w:val="28"/>
        </w:rPr>
      </w:pPr>
    </w:p>
    <w:p w14:paraId="19B9EBD3" w14:textId="071CF699" w:rsidR="00B7508E" w:rsidDel="00AE1CE0" w:rsidRDefault="00B7508E" w:rsidP="00266E8A">
      <w:pPr>
        <w:spacing w:line="360" w:lineRule="auto"/>
        <w:contextualSpacing/>
        <w:rPr>
          <w:del w:id="11705" w:author="Claire S" w:date="2026-05-18T17:00:00Z" w16du:dateUtc="2026-05-18T16:00:00Z"/>
          <w:rFonts w:ascii="Cambria" w:hAnsi="Cambria"/>
          <w:b/>
          <w:bCs/>
          <w:sz w:val="28"/>
          <w:szCs w:val="28"/>
        </w:rPr>
      </w:pPr>
    </w:p>
    <w:p w14:paraId="0FF334B0" w14:textId="77777777" w:rsidR="00AE1CE0" w:rsidRDefault="00AE1CE0" w:rsidP="00266E8A">
      <w:pPr>
        <w:spacing w:line="360" w:lineRule="auto"/>
        <w:contextualSpacing/>
        <w:rPr>
          <w:ins w:id="11706" w:author="Claire S" w:date="2026-07-27T16:42:00Z" w16du:dateUtc="2026-07-27T15:42:00Z"/>
          <w:rFonts w:ascii="Cambria" w:hAnsi="Cambria"/>
          <w:b/>
          <w:bCs/>
          <w:sz w:val="28"/>
          <w:szCs w:val="28"/>
        </w:rPr>
      </w:pPr>
    </w:p>
    <w:p w14:paraId="404D3470" w14:textId="77777777" w:rsidR="00AE1CE0" w:rsidRDefault="00AE1CE0" w:rsidP="00266E8A">
      <w:pPr>
        <w:spacing w:line="360" w:lineRule="auto"/>
        <w:contextualSpacing/>
        <w:rPr>
          <w:ins w:id="11707" w:author="Claire S" w:date="2026-07-27T16:42:00Z" w16du:dateUtc="2026-07-27T15:42:00Z"/>
          <w:rFonts w:ascii="Cambria" w:hAnsi="Cambria"/>
          <w:b/>
          <w:bCs/>
          <w:sz w:val="28"/>
          <w:szCs w:val="28"/>
        </w:rPr>
      </w:pPr>
    </w:p>
    <w:p w14:paraId="22F59A96" w14:textId="77777777" w:rsidR="00AE1CE0" w:rsidRDefault="00AE1CE0" w:rsidP="00266E8A">
      <w:pPr>
        <w:spacing w:line="360" w:lineRule="auto"/>
        <w:contextualSpacing/>
        <w:rPr>
          <w:ins w:id="11708" w:author="Claire S" w:date="2026-07-27T16:42:00Z" w16du:dateUtc="2026-07-27T15:42:00Z"/>
          <w:rFonts w:ascii="Cambria" w:hAnsi="Cambria"/>
          <w:b/>
          <w:bCs/>
          <w:sz w:val="28"/>
          <w:szCs w:val="28"/>
        </w:rPr>
      </w:pPr>
    </w:p>
    <w:p w14:paraId="6042844F" w14:textId="77777777" w:rsidR="00AE1CE0" w:rsidRDefault="00AE1CE0" w:rsidP="00266E8A">
      <w:pPr>
        <w:spacing w:line="360" w:lineRule="auto"/>
        <w:contextualSpacing/>
        <w:rPr>
          <w:ins w:id="11709" w:author="Claire S" w:date="2026-07-27T16:42:00Z" w16du:dateUtc="2026-07-27T15:42:00Z"/>
          <w:rFonts w:ascii="Cambria" w:hAnsi="Cambria"/>
          <w:b/>
          <w:bCs/>
          <w:sz w:val="28"/>
          <w:szCs w:val="28"/>
        </w:rPr>
      </w:pPr>
    </w:p>
    <w:p w14:paraId="18403CD7" w14:textId="77777777" w:rsidR="00AE1CE0" w:rsidRDefault="00AE1CE0" w:rsidP="00266E8A">
      <w:pPr>
        <w:spacing w:line="360" w:lineRule="auto"/>
        <w:contextualSpacing/>
        <w:rPr>
          <w:ins w:id="11710" w:author="Claire S" w:date="2026-07-27T16:42:00Z" w16du:dateUtc="2026-07-27T15:42:00Z"/>
          <w:rFonts w:ascii="Cambria" w:hAnsi="Cambria"/>
          <w:b/>
          <w:bCs/>
          <w:sz w:val="28"/>
          <w:szCs w:val="28"/>
        </w:rPr>
      </w:pPr>
    </w:p>
    <w:p w14:paraId="257B6A1E" w14:textId="278B8C09" w:rsidR="00B20660" w:rsidRDefault="00B20660" w:rsidP="00266E8A">
      <w:pPr>
        <w:spacing w:line="360" w:lineRule="auto"/>
        <w:contextualSpacing/>
        <w:rPr>
          <w:ins w:id="11711" w:author="Claire S" w:date="2026-07-28T10:17:00Z" w16du:dateUtc="2026-07-28T09:17:00Z"/>
          <w:rFonts w:ascii="Cambria" w:hAnsi="Cambria"/>
          <w:b/>
          <w:bCs/>
          <w:sz w:val="28"/>
          <w:szCs w:val="28"/>
        </w:rPr>
      </w:pPr>
      <w:r w:rsidRPr="00B20660">
        <w:rPr>
          <w:rFonts w:ascii="Cambria" w:hAnsi="Cambria"/>
          <w:b/>
          <w:bCs/>
          <w:sz w:val="28"/>
          <w:szCs w:val="28"/>
        </w:rPr>
        <w:t xml:space="preserve">CHAPTER </w:t>
      </w:r>
      <w:del w:id="11712" w:author="Claire S" w:date="2026-07-27T16:48:00Z" w16du:dateUtc="2026-07-27T15:48:00Z">
        <w:r w:rsidR="00BF39B5" w:rsidDel="003C7CF0">
          <w:rPr>
            <w:rFonts w:ascii="Cambria" w:hAnsi="Cambria"/>
            <w:b/>
            <w:bCs/>
            <w:sz w:val="28"/>
            <w:szCs w:val="28"/>
          </w:rPr>
          <w:delText>2</w:delText>
        </w:r>
        <w:r w:rsidR="0068722D" w:rsidDel="003C7CF0">
          <w:rPr>
            <w:rFonts w:ascii="Cambria" w:hAnsi="Cambria"/>
            <w:b/>
            <w:bCs/>
            <w:sz w:val="28"/>
            <w:szCs w:val="28"/>
          </w:rPr>
          <w:delText>9</w:delText>
        </w:r>
      </w:del>
      <w:ins w:id="11713" w:author="Claire S" w:date="2026-07-27T16:48:00Z" w16du:dateUtc="2026-07-27T15:48:00Z">
        <w:r w:rsidR="003C7CF0">
          <w:rPr>
            <w:rFonts w:ascii="Cambria" w:hAnsi="Cambria"/>
            <w:b/>
            <w:bCs/>
            <w:sz w:val="28"/>
            <w:szCs w:val="28"/>
          </w:rPr>
          <w:t>28</w:t>
        </w:r>
      </w:ins>
    </w:p>
    <w:p w14:paraId="0172AFB1" w14:textId="2B433992" w:rsidR="00680524" w:rsidRDefault="00E32330" w:rsidP="00266E8A">
      <w:pPr>
        <w:spacing w:line="360" w:lineRule="auto"/>
        <w:contextualSpacing/>
        <w:rPr>
          <w:rFonts w:ascii="Cambria" w:hAnsi="Cambria"/>
          <w:b/>
          <w:bCs/>
          <w:sz w:val="28"/>
          <w:szCs w:val="28"/>
        </w:rPr>
      </w:pPr>
      <w:ins w:id="11714" w:author="Claire S" w:date="2026-08-04T12:08:00Z" w16du:dateUtc="2026-08-04T11:08:00Z">
        <w:r>
          <w:rPr>
            <w:rFonts w:ascii="Cambria" w:hAnsi="Cambria"/>
            <w:b/>
            <w:bCs/>
            <w:sz w:val="28"/>
            <w:szCs w:val="28"/>
          </w:rPr>
          <w:t xml:space="preserve">SAVANNAH: </w:t>
        </w:r>
      </w:ins>
      <w:ins w:id="11715" w:author="Claire S" w:date="2026-07-28T10:17:00Z" w16du:dateUtc="2026-07-28T09:17:00Z">
        <w:r w:rsidR="00680524">
          <w:rPr>
            <w:rFonts w:ascii="Cambria" w:hAnsi="Cambria"/>
            <w:b/>
            <w:bCs/>
            <w:sz w:val="28"/>
            <w:szCs w:val="28"/>
          </w:rPr>
          <w:t>MONDAY EVENING</w:t>
        </w:r>
      </w:ins>
    </w:p>
    <w:p w14:paraId="40EDAFD9" w14:textId="76AAC2FF" w:rsidR="0068722D" w:rsidRDefault="00230D13" w:rsidP="00266E8A">
      <w:pPr>
        <w:spacing w:line="360" w:lineRule="auto"/>
        <w:contextualSpacing/>
        <w:rPr>
          <w:del w:id="11716" w:author="Daisy Watt" w:date="2026-06-22T14:58:00Z" w16du:dateUtc="2026-06-22T12:58:00Z"/>
          <w:rFonts w:ascii="Cambria" w:hAnsi="Cambria"/>
          <w:b/>
          <w:bCs/>
          <w:sz w:val="28"/>
          <w:szCs w:val="28"/>
        </w:rPr>
      </w:pPr>
      <w:del w:id="11717" w:author="Daisy Watt" w:date="2026-06-22T14:58:00Z" w16du:dateUtc="2026-06-22T12:58:00Z">
        <w:r>
          <w:rPr>
            <w:rFonts w:ascii="Cambria" w:hAnsi="Cambria"/>
            <w:b/>
            <w:bCs/>
            <w:sz w:val="28"/>
            <w:szCs w:val="28"/>
          </w:rPr>
          <w:delText>M</w:delText>
        </w:r>
        <w:r w:rsidR="00497990">
          <w:rPr>
            <w:rFonts w:ascii="Cambria" w:hAnsi="Cambria"/>
            <w:b/>
            <w:bCs/>
            <w:sz w:val="28"/>
            <w:szCs w:val="28"/>
          </w:rPr>
          <w:delText>ONDAY</w:delText>
        </w:r>
        <w:r>
          <w:rPr>
            <w:rFonts w:ascii="Cambria" w:hAnsi="Cambria"/>
            <w:b/>
            <w:bCs/>
            <w:sz w:val="28"/>
            <w:szCs w:val="28"/>
          </w:rPr>
          <w:delText xml:space="preserve"> </w:delText>
        </w:r>
        <w:r w:rsidR="00333CB4" w:rsidDel="00F56799">
          <w:rPr>
            <w:rFonts w:ascii="Cambria" w:hAnsi="Cambria"/>
            <w:b/>
            <w:bCs/>
            <w:sz w:val="28"/>
            <w:szCs w:val="28"/>
          </w:rPr>
          <w:delText>6.45</w:delText>
        </w:r>
        <w:r w:rsidR="0068722D" w:rsidDel="00F56799">
          <w:rPr>
            <w:rFonts w:ascii="Cambria" w:hAnsi="Cambria"/>
            <w:b/>
            <w:bCs/>
            <w:sz w:val="28"/>
            <w:szCs w:val="28"/>
          </w:rPr>
          <w:delText>PM</w:delText>
        </w:r>
      </w:del>
      <w:ins w:id="11718" w:author="Claire S" w:date="2026-05-27T15:12:00Z" w16du:dateUtc="2026-05-27T14:12:00Z">
        <w:del w:id="11719" w:author="Daisy Watt" w:date="2026-06-22T14:58:00Z" w16du:dateUtc="2026-06-22T12:58:00Z">
          <w:r w:rsidR="00F56799">
            <w:rPr>
              <w:rFonts w:ascii="Cambria" w:hAnsi="Cambria"/>
              <w:b/>
              <w:bCs/>
              <w:sz w:val="28"/>
              <w:szCs w:val="28"/>
            </w:rPr>
            <w:delText>NIGHT</w:delText>
          </w:r>
        </w:del>
      </w:ins>
    </w:p>
    <w:p w14:paraId="5B7BC08C" w14:textId="368C589A" w:rsidR="00E64CD8" w:rsidRPr="0068722D" w:rsidRDefault="00A265AF" w:rsidP="00266E8A">
      <w:pPr>
        <w:spacing w:line="360" w:lineRule="auto"/>
        <w:contextualSpacing/>
        <w:rPr>
          <w:rFonts w:ascii="Cambria" w:hAnsi="Cambria"/>
          <w:b/>
          <w:bCs/>
          <w:sz w:val="28"/>
          <w:szCs w:val="28"/>
        </w:rPr>
      </w:pPr>
      <w:r>
        <w:rPr>
          <w:rFonts w:ascii="Cambria" w:hAnsi="Cambria"/>
          <w:sz w:val="28"/>
          <w:szCs w:val="28"/>
        </w:rPr>
        <w:t xml:space="preserve">Lying back in the </w:t>
      </w:r>
      <w:r w:rsidR="00943F44">
        <w:rPr>
          <w:rFonts w:ascii="Cambria" w:hAnsi="Cambria"/>
          <w:sz w:val="28"/>
          <w:szCs w:val="28"/>
        </w:rPr>
        <w:t xml:space="preserve">freestanding copper </w:t>
      </w:r>
      <w:r w:rsidR="00943F44" w:rsidRPr="00043529">
        <w:rPr>
          <w:rFonts w:ascii="Cambria" w:hAnsi="Cambria"/>
          <w:sz w:val="28"/>
          <w:szCs w:val="28"/>
        </w:rPr>
        <w:t>bath</w:t>
      </w:r>
      <w:r w:rsidR="00803F4D">
        <w:rPr>
          <w:rFonts w:ascii="Cambria" w:hAnsi="Cambria"/>
          <w:sz w:val="28"/>
          <w:szCs w:val="28"/>
        </w:rPr>
        <w:t xml:space="preserve">, </w:t>
      </w:r>
      <w:del w:id="11720" w:author="Daisy Watt" w:date="2026-06-22T14:58:00Z" w16du:dateUtc="2026-06-22T12:58:00Z">
        <w:r w:rsidR="00803F4D">
          <w:rPr>
            <w:rFonts w:ascii="Cambria" w:hAnsi="Cambria"/>
            <w:sz w:val="28"/>
            <w:szCs w:val="28"/>
          </w:rPr>
          <w:delText>s</w:delText>
        </w:r>
        <w:r w:rsidR="0095155C">
          <w:rPr>
            <w:rFonts w:ascii="Cambria" w:hAnsi="Cambria"/>
            <w:sz w:val="28"/>
            <w:szCs w:val="28"/>
          </w:rPr>
          <w:delText xml:space="preserve">oapy </w:delText>
        </w:r>
      </w:del>
      <w:r w:rsidR="0095155C">
        <w:rPr>
          <w:rFonts w:ascii="Cambria" w:hAnsi="Cambria"/>
          <w:sz w:val="28"/>
          <w:szCs w:val="28"/>
        </w:rPr>
        <w:t xml:space="preserve">lavender </w:t>
      </w:r>
      <w:r w:rsidR="0095155C" w:rsidRPr="00043529">
        <w:rPr>
          <w:rFonts w:ascii="Cambria" w:hAnsi="Cambria"/>
          <w:sz w:val="28"/>
          <w:szCs w:val="28"/>
        </w:rPr>
        <w:t>bubbles up to her ears</w:t>
      </w:r>
      <w:r w:rsidR="00AA3ACB">
        <w:rPr>
          <w:rFonts w:ascii="Cambria" w:hAnsi="Cambria"/>
          <w:sz w:val="28"/>
          <w:szCs w:val="28"/>
        </w:rPr>
        <w:t>,</w:t>
      </w:r>
      <w:r w:rsidR="00043529" w:rsidRPr="00043529">
        <w:rPr>
          <w:rFonts w:ascii="Cambria" w:hAnsi="Cambria"/>
          <w:sz w:val="28"/>
          <w:szCs w:val="28"/>
        </w:rPr>
        <w:t xml:space="preserve"> </w:t>
      </w:r>
      <w:r w:rsidR="00AA3ACB">
        <w:rPr>
          <w:rFonts w:ascii="Cambria" w:hAnsi="Cambria"/>
          <w:sz w:val="28"/>
          <w:szCs w:val="28"/>
        </w:rPr>
        <w:t xml:space="preserve">Savannah </w:t>
      </w:r>
      <w:r w:rsidR="00043529">
        <w:rPr>
          <w:rFonts w:ascii="Cambria" w:hAnsi="Cambria"/>
          <w:sz w:val="28"/>
          <w:szCs w:val="28"/>
        </w:rPr>
        <w:t xml:space="preserve">was almost </w:t>
      </w:r>
      <w:r w:rsidR="00A91E9F">
        <w:rPr>
          <w:rFonts w:ascii="Cambria" w:hAnsi="Cambria"/>
          <w:sz w:val="28"/>
          <w:szCs w:val="28"/>
        </w:rPr>
        <w:t>dozing off</w:t>
      </w:r>
      <w:r w:rsidR="00D67A69">
        <w:rPr>
          <w:rFonts w:ascii="Cambria" w:hAnsi="Cambria"/>
          <w:sz w:val="28"/>
          <w:szCs w:val="28"/>
        </w:rPr>
        <w:t xml:space="preserve"> to the </w:t>
      </w:r>
      <w:r w:rsidR="00FA764E">
        <w:rPr>
          <w:rFonts w:ascii="Cambria" w:hAnsi="Cambria"/>
          <w:sz w:val="28"/>
          <w:szCs w:val="28"/>
        </w:rPr>
        <w:t xml:space="preserve">comforting </w:t>
      </w:r>
      <w:r w:rsidR="00D67A69">
        <w:rPr>
          <w:rFonts w:ascii="Cambria" w:hAnsi="Cambria"/>
          <w:sz w:val="28"/>
          <w:szCs w:val="28"/>
        </w:rPr>
        <w:t>sound of the rain</w:t>
      </w:r>
      <w:r w:rsidR="00043529">
        <w:rPr>
          <w:rFonts w:ascii="Cambria" w:hAnsi="Cambria"/>
          <w:sz w:val="28"/>
          <w:szCs w:val="28"/>
        </w:rPr>
        <w:t xml:space="preserve"> </w:t>
      </w:r>
      <w:r w:rsidR="00FA764E">
        <w:rPr>
          <w:rFonts w:ascii="Cambria" w:hAnsi="Cambria"/>
          <w:sz w:val="28"/>
          <w:szCs w:val="28"/>
        </w:rPr>
        <w:t xml:space="preserve">outside </w:t>
      </w:r>
      <w:r w:rsidR="00043529">
        <w:rPr>
          <w:rFonts w:ascii="Cambria" w:hAnsi="Cambria"/>
          <w:sz w:val="28"/>
          <w:szCs w:val="28"/>
        </w:rPr>
        <w:t xml:space="preserve">when </w:t>
      </w:r>
      <w:r w:rsidR="00E80509">
        <w:rPr>
          <w:rFonts w:ascii="Cambria" w:hAnsi="Cambria"/>
          <w:sz w:val="28"/>
          <w:szCs w:val="28"/>
        </w:rPr>
        <w:t xml:space="preserve">her </w:t>
      </w:r>
      <w:r w:rsidR="00E64CD8">
        <w:rPr>
          <w:rFonts w:ascii="Cambria" w:hAnsi="Cambria"/>
          <w:sz w:val="28"/>
          <w:szCs w:val="28"/>
        </w:rPr>
        <w:t xml:space="preserve">landline </w:t>
      </w:r>
      <w:r w:rsidR="00E80509">
        <w:rPr>
          <w:rFonts w:ascii="Cambria" w:hAnsi="Cambria"/>
          <w:sz w:val="28"/>
          <w:szCs w:val="28"/>
        </w:rPr>
        <w:t>rang.</w:t>
      </w:r>
      <w:r w:rsidR="00FA764E">
        <w:rPr>
          <w:rFonts w:ascii="Cambria" w:hAnsi="Cambria"/>
          <w:sz w:val="28"/>
          <w:szCs w:val="28"/>
        </w:rPr>
        <w:t xml:space="preserve"> </w:t>
      </w:r>
    </w:p>
    <w:p w14:paraId="31D2BF26" w14:textId="6A40C754" w:rsidR="00497990" w:rsidRDefault="00E64CD8" w:rsidP="004E68A7">
      <w:pPr>
        <w:spacing w:line="360" w:lineRule="auto"/>
        <w:ind w:firstLine="720"/>
        <w:contextualSpacing/>
        <w:rPr>
          <w:rFonts w:ascii="Cambria" w:hAnsi="Cambria"/>
          <w:sz w:val="28"/>
          <w:szCs w:val="28"/>
        </w:rPr>
      </w:pPr>
      <w:r>
        <w:rPr>
          <w:rFonts w:ascii="Cambria" w:hAnsi="Cambria"/>
          <w:sz w:val="28"/>
          <w:szCs w:val="28"/>
        </w:rPr>
        <w:t>She pressed the</w:t>
      </w:r>
      <w:r w:rsidR="007E1E27">
        <w:rPr>
          <w:rFonts w:ascii="Cambria" w:hAnsi="Cambria"/>
          <w:sz w:val="28"/>
          <w:szCs w:val="28"/>
        </w:rPr>
        <w:t xml:space="preserve"> </w:t>
      </w:r>
      <w:del w:id="11721" w:author="Daisy Watt" w:date="2026-06-22T14:59:00Z" w16du:dateUtc="2026-06-22T12:59:00Z">
        <w:r w:rsidR="007E1E27">
          <w:rPr>
            <w:rFonts w:ascii="Cambria" w:hAnsi="Cambria"/>
            <w:sz w:val="28"/>
            <w:szCs w:val="28"/>
          </w:rPr>
          <w:delText>remote</w:delText>
        </w:r>
        <w:r>
          <w:rPr>
            <w:rFonts w:ascii="Cambria" w:hAnsi="Cambria"/>
            <w:sz w:val="28"/>
            <w:szCs w:val="28"/>
          </w:rPr>
          <w:delText xml:space="preserve"> </w:delText>
        </w:r>
        <w:r w:rsidR="0010017A">
          <w:rPr>
            <w:rFonts w:ascii="Cambria" w:hAnsi="Cambria"/>
            <w:sz w:val="28"/>
            <w:szCs w:val="28"/>
          </w:rPr>
          <w:delText>control</w:delText>
        </w:r>
        <w:r w:rsidR="007A646C">
          <w:rPr>
            <w:rFonts w:ascii="Cambria" w:hAnsi="Cambria"/>
            <w:sz w:val="28"/>
            <w:szCs w:val="28"/>
          </w:rPr>
          <w:delText xml:space="preserve">’s </w:delText>
        </w:r>
        <w:r>
          <w:rPr>
            <w:rFonts w:ascii="Cambria" w:hAnsi="Cambria"/>
            <w:sz w:val="28"/>
            <w:szCs w:val="28"/>
          </w:rPr>
          <w:delText>button</w:delText>
        </w:r>
      </w:del>
      <w:del w:id="11722" w:author="Daisy Watt" w:date="2026-06-22T14:58:00Z" w16du:dateUtc="2026-06-22T12:58:00Z">
        <w:r w:rsidR="007E1E27">
          <w:rPr>
            <w:rFonts w:ascii="Cambria" w:hAnsi="Cambria"/>
            <w:sz w:val="28"/>
            <w:szCs w:val="28"/>
          </w:rPr>
          <w:delText>-</w:delText>
        </w:r>
      </w:del>
      <w:r w:rsidR="001C183C">
        <w:rPr>
          <w:rFonts w:ascii="Cambria" w:hAnsi="Cambria"/>
          <w:sz w:val="28"/>
          <w:szCs w:val="28"/>
        </w:rPr>
        <w:t>panel</w:t>
      </w:r>
      <w:r>
        <w:rPr>
          <w:rFonts w:ascii="Cambria" w:hAnsi="Cambria"/>
          <w:sz w:val="28"/>
          <w:szCs w:val="28"/>
        </w:rPr>
        <w:t xml:space="preserve"> </w:t>
      </w:r>
      <w:del w:id="11723" w:author="Claire S" w:date="2026-05-18T17:21:00Z" w16du:dateUtc="2026-05-18T16:21:00Z">
        <w:r w:rsidR="007A646C" w:rsidDel="007E7691">
          <w:rPr>
            <w:rFonts w:ascii="Cambria" w:hAnsi="Cambria"/>
            <w:sz w:val="28"/>
            <w:szCs w:val="28"/>
          </w:rPr>
          <w:delText>attahed</w:delText>
        </w:r>
      </w:del>
      <w:ins w:id="11724" w:author="Claire S" w:date="2026-05-18T17:21:00Z" w16du:dateUtc="2026-05-18T16:21:00Z">
        <w:r w:rsidR="007E7691">
          <w:rPr>
            <w:rFonts w:ascii="Cambria" w:hAnsi="Cambria"/>
            <w:sz w:val="28"/>
            <w:szCs w:val="28"/>
          </w:rPr>
          <w:t>attached</w:t>
        </w:r>
      </w:ins>
      <w:r w:rsidR="007A646C">
        <w:rPr>
          <w:rFonts w:ascii="Cambria" w:hAnsi="Cambria"/>
          <w:sz w:val="28"/>
          <w:szCs w:val="28"/>
        </w:rPr>
        <w:t xml:space="preserve"> to </w:t>
      </w:r>
      <w:r>
        <w:rPr>
          <w:rFonts w:ascii="Cambria" w:hAnsi="Cambria"/>
          <w:sz w:val="28"/>
          <w:szCs w:val="28"/>
        </w:rPr>
        <w:t>her bath</w:t>
      </w:r>
      <w:r w:rsidR="001C183C">
        <w:rPr>
          <w:rFonts w:ascii="Cambria" w:hAnsi="Cambria"/>
          <w:sz w:val="28"/>
          <w:szCs w:val="28"/>
        </w:rPr>
        <w:t xml:space="preserve"> that allowed her to</w:t>
      </w:r>
      <w:r>
        <w:rPr>
          <w:rFonts w:ascii="Cambria" w:hAnsi="Cambria"/>
          <w:sz w:val="28"/>
          <w:szCs w:val="28"/>
        </w:rPr>
        <w:t xml:space="preserve"> screen</w:t>
      </w:r>
      <w:r w:rsidR="004E68A7">
        <w:rPr>
          <w:rFonts w:ascii="Cambria" w:hAnsi="Cambria"/>
          <w:sz w:val="28"/>
          <w:szCs w:val="28"/>
        </w:rPr>
        <w:t xml:space="preserve"> incoming</w:t>
      </w:r>
      <w:r>
        <w:rPr>
          <w:rFonts w:ascii="Cambria" w:hAnsi="Cambria"/>
          <w:sz w:val="28"/>
          <w:szCs w:val="28"/>
        </w:rPr>
        <w:t xml:space="preserve"> call</w:t>
      </w:r>
      <w:r w:rsidR="001C183C">
        <w:rPr>
          <w:rFonts w:ascii="Cambria" w:hAnsi="Cambria"/>
          <w:sz w:val="28"/>
          <w:szCs w:val="28"/>
        </w:rPr>
        <w:t>s</w:t>
      </w:r>
      <w:r>
        <w:rPr>
          <w:rFonts w:ascii="Cambria" w:hAnsi="Cambria"/>
          <w:sz w:val="28"/>
          <w:szCs w:val="28"/>
        </w:rPr>
        <w:t>.</w:t>
      </w:r>
      <w:r w:rsidR="00A148D0">
        <w:rPr>
          <w:rFonts w:ascii="Cambria" w:hAnsi="Cambria"/>
          <w:sz w:val="28"/>
          <w:szCs w:val="28"/>
        </w:rPr>
        <w:t xml:space="preserve"> </w:t>
      </w:r>
    </w:p>
    <w:p w14:paraId="559CC8A3" w14:textId="1C4ECFF7" w:rsidR="00E64CD8" w:rsidRDefault="00E80509" w:rsidP="004E68A7">
      <w:pPr>
        <w:spacing w:line="360" w:lineRule="auto"/>
        <w:ind w:firstLine="720"/>
        <w:contextualSpacing/>
        <w:rPr>
          <w:rFonts w:ascii="Cambria" w:hAnsi="Cambria"/>
          <w:sz w:val="28"/>
          <w:szCs w:val="28"/>
        </w:rPr>
      </w:pPr>
      <w:r>
        <w:rPr>
          <w:rFonts w:ascii="Cambria" w:hAnsi="Cambria"/>
          <w:sz w:val="28"/>
          <w:szCs w:val="28"/>
        </w:rPr>
        <w:t>‘</w:t>
      </w:r>
      <w:r w:rsidRPr="003807E5">
        <w:rPr>
          <w:rFonts w:ascii="Cambria" w:hAnsi="Cambria"/>
          <w:i/>
          <w:iCs/>
          <w:sz w:val="28"/>
          <w:szCs w:val="28"/>
        </w:rPr>
        <w:t>Carl Carrington</w:t>
      </w:r>
      <w:r>
        <w:rPr>
          <w:rFonts w:ascii="Cambria" w:hAnsi="Cambria"/>
          <w:sz w:val="28"/>
          <w:szCs w:val="28"/>
        </w:rPr>
        <w:t xml:space="preserve">,’ </w:t>
      </w:r>
      <w:r w:rsidR="00A148D0">
        <w:rPr>
          <w:rFonts w:ascii="Cambria" w:hAnsi="Cambria"/>
          <w:sz w:val="28"/>
          <w:szCs w:val="28"/>
        </w:rPr>
        <w:t xml:space="preserve">the </w:t>
      </w:r>
      <w:r w:rsidR="00DA0EFE">
        <w:rPr>
          <w:rFonts w:ascii="Cambria" w:hAnsi="Cambria"/>
          <w:sz w:val="28"/>
          <w:szCs w:val="28"/>
        </w:rPr>
        <w:t>robot voice</w:t>
      </w:r>
      <w:r w:rsidR="00A148D0">
        <w:rPr>
          <w:rFonts w:ascii="Cambria" w:hAnsi="Cambria"/>
          <w:sz w:val="28"/>
          <w:szCs w:val="28"/>
        </w:rPr>
        <w:t xml:space="preserve"> announced</w:t>
      </w:r>
      <w:r w:rsidR="009A3449">
        <w:rPr>
          <w:rFonts w:ascii="Cambria" w:hAnsi="Cambria"/>
          <w:sz w:val="28"/>
          <w:szCs w:val="28"/>
        </w:rPr>
        <w:t xml:space="preserve"> on the</w:t>
      </w:r>
      <w:ins w:id="11725" w:author="Claire S" w:date="2026-06-04T11:03:00Z" w16du:dateUtc="2026-06-04T10:03:00Z">
        <w:r w:rsidR="00A4363B">
          <w:rPr>
            <w:rFonts w:ascii="Cambria" w:hAnsi="Cambria"/>
            <w:sz w:val="28"/>
            <w:szCs w:val="28"/>
          </w:rPr>
          <w:t xml:space="preserve"> room’s</w:t>
        </w:r>
      </w:ins>
      <w:r w:rsidR="009A3449">
        <w:rPr>
          <w:rFonts w:ascii="Cambria" w:hAnsi="Cambria"/>
          <w:sz w:val="28"/>
          <w:szCs w:val="28"/>
        </w:rPr>
        <w:t xml:space="preserve"> </w:t>
      </w:r>
      <w:r w:rsidR="0010017A">
        <w:rPr>
          <w:rFonts w:ascii="Cambria" w:hAnsi="Cambria"/>
          <w:sz w:val="28"/>
          <w:szCs w:val="28"/>
        </w:rPr>
        <w:t xml:space="preserve">inbuilt </w:t>
      </w:r>
      <w:del w:id="11726" w:author="Claire S" w:date="2026-06-04T11:03:00Z" w16du:dateUtc="2026-06-04T10:03:00Z">
        <w:r w:rsidR="0010017A" w:rsidDel="00A4363B">
          <w:rPr>
            <w:rFonts w:ascii="Cambria" w:hAnsi="Cambria"/>
            <w:sz w:val="28"/>
            <w:szCs w:val="28"/>
          </w:rPr>
          <w:delText xml:space="preserve">room </w:delText>
        </w:r>
      </w:del>
      <w:r w:rsidR="009A3449">
        <w:rPr>
          <w:rFonts w:ascii="Cambria" w:hAnsi="Cambria"/>
          <w:sz w:val="28"/>
          <w:szCs w:val="28"/>
        </w:rPr>
        <w:t>speaker</w:t>
      </w:r>
      <w:r w:rsidR="0010017A">
        <w:rPr>
          <w:rFonts w:ascii="Cambria" w:hAnsi="Cambria"/>
          <w:sz w:val="28"/>
          <w:szCs w:val="28"/>
        </w:rPr>
        <w:t>s</w:t>
      </w:r>
      <w:r w:rsidR="00A148D0">
        <w:rPr>
          <w:rFonts w:ascii="Cambria" w:hAnsi="Cambria"/>
          <w:sz w:val="28"/>
          <w:szCs w:val="28"/>
        </w:rPr>
        <w:t>.</w:t>
      </w:r>
    </w:p>
    <w:p w14:paraId="3209C50F" w14:textId="1AADD61F" w:rsidR="00E64CD8" w:rsidRDefault="00E64CD8" w:rsidP="00266E8A">
      <w:pPr>
        <w:spacing w:line="360" w:lineRule="auto"/>
        <w:contextualSpacing/>
        <w:rPr>
          <w:rFonts w:ascii="Cambria" w:hAnsi="Cambria"/>
          <w:sz w:val="28"/>
          <w:szCs w:val="28"/>
        </w:rPr>
      </w:pPr>
      <w:r>
        <w:rPr>
          <w:rFonts w:ascii="Cambria" w:hAnsi="Cambria"/>
          <w:sz w:val="28"/>
          <w:szCs w:val="28"/>
        </w:rPr>
        <w:tab/>
        <w:t xml:space="preserve">‘Hey,’ </w:t>
      </w:r>
      <w:r w:rsidR="009A3449">
        <w:rPr>
          <w:rFonts w:ascii="Cambria" w:hAnsi="Cambria"/>
          <w:sz w:val="28"/>
          <w:szCs w:val="28"/>
        </w:rPr>
        <w:t>s</w:t>
      </w:r>
      <w:r>
        <w:rPr>
          <w:rFonts w:ascii="Cambria" w:hAnsi="Cambria"/>
          <w:sz w:val="28"/>
          <w:szCs w:val="28"/>
        </w:rPr>
        <w:t>he picked up remotely</w:t>
      </w:r>
      <w:r w:rsidR="0029618E">
        <w:rPr>
          <w:rFonts w:ascii="Cambria" w:hAnsi="Cambria"/>
          <w:sz w:val="28"/>
          <w:szCs w:val="28"/>
        </w:rPr>
        <w:t>, more awake now</w:t>
      </w:r>
      <w:r>
        <w:rPr>
          <w:rFonts w:ascii="Cambria" w:hAnsi="Cambria"/>
          <w:sz w:val="28"/>
          <w:szCs w:val="28"/>
        </w:rPr>
        <w:t>.</w:t>
      </w:r>
      <w:r w:rsidR="00DA0EFE">
        <w:rPr>
          <w:rFonts w:ascii="Cambria" w:hAnsi="Cambria"/>
          <w:sz w:val="28"/>
          <w:szCs w:val="28"/>
        </w:rPr>
        <w:t xml:space="preserve"> ‘Carl.</w:t>
      </w:r>
      <w:r w:rsidR="00ED242D">
        <w:rPr>
          <w:rFonts w:ascii="Cambria" w:hAnsi="Cambria"/>
          <w:sz w:val="28"/>
          <w:szCs w:val="28"/>
        </w:rPr>
        <w:t>’</w:t>
      </w:r>
    </w:p>
    <w:p w14:paraId="4990DB55" w14:textId="10C058BB" w:rsidR="00E80509" w:rsidRDefault="00E80509" w:rsidP="00A148D0">
      <w:pPr>
        <w:spacing w:line="360" w:lineRule="auto"/>
        <w:ind w:firstLine="720"/>
        <w:contextualSpacing/>
        <w:rPr>
          <w:rFonts w:ascii="Cambria" w:hAnsi="Cambria"/>
          <w:sz w:val="28"/>
          <w:szCs w:val="28"/>
        </w:rPr>
      </w:pPr>
      <w:r>
        <w:rPr>
          <w:rFonts w:ascii="Cambria" w:hAnsi="Cambria"/>
          <w:sz w:val="28"/>
          <w:szCs w:val="28"/>
        </w:rPr>
        <w:t>‘</w:t>
      </w:r>
      <w:r w:rsidR="007339ED">
        <w:rPr>
          <w:rFonts w:ascii="Cambria" w:hAnsi="Cambria"/>
          <w:sz w:val="28"/>
          <w:szCs w:val="28"/>
        </w:rPr>
        <w:t>I’m so sorry for your loss</w:t>
      </w:r>
      <w:r w:rsidR="002F7780">
        <w:rPr>
          <w:rFonts w:ascii="Cambria" w:hAnsi="Cambria"/>
          <w:sz w:val="28"/>
          <w:szCs w:val="28"/>
        </w:rPr>
        <w:t>, Savannah</w:t>
      </w:r>
      <w:del w:id="11727" w:author="Daisy Watt" w:date="2026-06-22T14:59:00Z" w16du:dateUtc="2026-06-22T12:59:00Z">
        <w:r w:rsidR="007339ED">
          <w:rPr>
            <w:rFonts w:ascii="Cambria" w:hAnsi="Cambria"/>
            <w:sz w:val="28"/>
            <w:szCs w:val="28"/>
          </w:rPr>
          <w:delText>,</w:delText>
        </w:r>
        <w:r>
          <w:rPr>
            <w:rFonts w:ascii="Cambria" w:hAnsi="Cambria"/>
            <w:sz w:val="28"/>
            <w:szCs w:val="28"/>
          </w:rPr>
          <w:delText>’</w:delText>
        </w:r>
        <w:r w:rsidR="00A148D0" w:rsidRPr="00A148D0">
          <w:rPr>
            <w:rFonts w:ascii="Cambria" w:hAnsi="Cambria"/>
            <w:sz w:val="28"/>
            <w:szCs w:val="28"/>
          </w:rPr>
          <w:delText xml:space="preserve"> </w:delText>
        </w:r>
        <w:r w:rsidR="00013208" w:rsidDel="002B63AA">
          <w:rPr>
            <w:rFonts w:ascii="Cambria" w:hAnsi="Cambria"/>
            <w:sz w:val="28"/>
            <w:szCs w:val="28"/>
          </w:rPr>
          <w:delText>t</w:delText>
        </w:r>
      </w:del>
      <w:ins w:id="11728" w:author="Daisy Watt" w:date="2026-06-22T14:59:00Z" w16du:dateUtc="2026-06-22T12:59:00Z">
        <w:r w:rsidR="002B63AA">
          <w:rPr>
            <w:rFonts w:ascii="Cambria" w:hAnsi="Cambria"/>
            <w:sz w:val="28"/>
            <w:szCs w:val="28"/>
          </w:rPr>
          <w:t>.’ T</w:t>
        </w:r>
      </w:ins>
      <w:r w:rsidR="00013208">
        <w:rPr>
          <w:rFonts w:ascii="Cambria" w:hAnsi="Cambria"/>
          <w:sz w:val="28"/>
          <w:szCs w:val="28"/>
        </w:rPr>
        <w:t>he lawyer’s</w:t>
      </w:r>
      <w:r w:rsidR="00A148D0">
        <w:rPr>
          <w:rFonts w:ascii="Cambria" w:hAnsi="Cambria"/>
          <w:sz w:val="28"/>
          <w:szCs w:val="28"/>
        </w:rPr>
        <w:t xml:space="preserve"> mellow drawl</w:t>
      </w:r>
      <w:r w:rsidR="007339ED">
        <w:rPr>
          <w:rFonts w:ascii="Cambria" w:hAnsi="Cambria"/>
          <w:sz w:val="28"/>
          <w:szCs w:val="28"/>
        </w:rPr>
        <w:t xml:space="preserve"> reverberated </w:t>
      </w:r>
      <w:r w:rsidR="001A2A15">
        <w:rPr>
          <w:rFonts w:ascii="Cambria" w:hAnsi="Cambria"/>
          <w:sz w:val="28"/>
          <w:szCs w:val="28"/>
        </w:rPr>
        <w:t>round</w:t>
      </w:r>
      <w:r w:rsidR="007339ED">
        <w:rPr>
          <w:rFonts w:ascii="Cambria" w:hAnsi="Cambria"/>
          <w:sz w:val="28"/>
          <w:szCs w:val="28"/>
        </w:rPr>
        <w:t xml:space="preserve"> the </w:t>
      </w:r>
      <w:r w:rsidR="0029618E">
        <w:rPr>
          <w:rFonts w:ascii="Cambria" w:hAnsi="Cambria"/>
          <w:sz w:val="28"/>
          <w:szCs w:val="28"/>
        </w:rPr>
        <w:t>humid</w:t>
      </w:r>
      <w:r w:rsidR="007339ED">
        <w:rPr>
          <w:rFonts w:ascii="Cambria" w:hAnsi="Cambria"/>
          <w:sz w:val="28"/>
          <w:szCs w:val="28"/>
        </w:rPr>
        <w:t xml:space="preserve"> room</w:t>
      </w:r>
      <w:r w:rsidR="00A148D0">
        <w:rPr>
          <w:rFonts w:ascii="Cambria" w:hAnsi="Cambria"/>
          <w:sz w:val="28"/>
          <w:szCs w:val="28"/>
        </w:rPr>
        <w:t xml:space="preserve">. </w:t>
      </w:r>
      <w:r w:rsidR="003807E5">
        <w:rPr>
          <w:rFonts w:ascii="Cambria" w:hAnsi="Cambria"/>
          <w:sz w:val="28"/>
          <w:szCs w:val="28"/>
        </w:rPr>
        <w:t>‘</w:t>
      </w:r>
      <w:r w:rsidR="007339ED">
        <w:rPr>
          <w:rFonts w:ascii="Cambria" w:hAnsi="Cambria"/>
          <w:sz w:val="28"/>
          <w:szCs w:val="28"/>
        </w:rPr>
        <w:t xml:space="preserve">How </w:t>
      </w:r>
      <w:r w:rsidR="00877F54">
        <w:rPr>
          <w:rFonts w:ascii="Cambria" w:hAnsi="Cambria"/>
          <w:sz w:val="28"/>
          <w:szCs w:val="28"/>
        </w:rPr>
        <w:t xml:space="preserve">are </w:t>
      </w:r>
      <w:r w:rsidR="007339ED">
        <w:rPr>
          <w:rFonts w:ascii="Cambria" w:hAnsi="Cambria"/>
          <w:sz w:val="28"/>
          <w:szCs w:val="28"/>
        </w:rPr>
        <w:t>you doing?</w:t>
      </w:r>
      <w:r w:rsidR="003807E5">
        <w:rPr>
          <w:rFonts w:ascii="Cambria" w:hAnsi="Cambria"/>
          <w:sz w:val="28"/>
          <w:szCs w:val="28"/>
        </w:rPr>
        <w:t>’</w:t>
      </w:r>
    </w:p>
    <w:p w14:paraId="0B142FFF" w14:textId="5F4A1B7A" w:rsidR="00E80509" w:rsidRDefault="00E80509" w:rsidP="00266E8A">
      <w:pPr>
        <w:spacing w:line="360" w:lineRule="auto"/>
        <w:contextualSpacing/>
        <w:rPr>
          <w:rFonts w:ascii="Cambria" w:hAnsi="Cambria"/>
          <w:sz w:val="28"/>
          <w:szCs w:val="28"/>
        </w:rPr>
      </w:pPr>
      <w:r>
        <w:rPr>
          <w:rFonts w:ascii="Cambria" w:hAnsi="Cambria"/>
          <w:sz w:val="28"/>
          <w:szCs w:val="28"/>
        </w:rPr>
        <w:tab/>
        <w:t>‘I’ve been better</w:t>
      </w:r>
      <w:r w:rsidR="00174DFB">
        <w:rPr>
          <w:rFonts w:ascii="Cambria" w:hAnsi="Cambria"/>
          <w:sz w:val="28"/>
          <w:szCs w:val="28"/>
        </w:rPr>
        <w:t>,</w:t>
      </w:r>
      <w:r w:rsidR="00A148D0">
        <w:rPr>
          <w:rFonts w:ascii="Cambria" w:hAnsi="Cambria"/>
          <w:sz w:val="28"/>
          <w:szCs w:val="28"/>
        </w:rPr>
        <w:t xml:space="preserve"> thanks,</w:t>
      </w:r>
      <w:r>
        <w:rPr>
          <w:rFonts w:ascii="Cambria" w:hAnsi="Cambria"/>
          <w:sz w:val="28"/>
          <w:szCs w:val="28"/>
        </w:rPr>
        <w:t>’</w:t>
      </w:r>
      <w:r w:rsidR="00174DFB">
        <w:rPr>
          <w:rFonts w:ascii="Cambria" w:hAnsi="Cambria"/>
          <w:sz w:val="28"/>
          <w:szCs w:val="28"/>
        </w:rPr>
        <w:t xml:space="preserve"> she sighed, though hearing </w:t>
      </w:r>
      <w:r w:rsidR="00013208">
        <w:rPr>
          <w:rFonts w:ascii="Cambria" w:hAnsi="Cambria"/>
          <w:sz w:val="28"/>
          <w:szCs w:val="28"/>
        </w:rPr>
        <w:t>Carl’s</w:t>
      </w:r>
      <w:r w:rsidR="00174DFB">
        <w:rPr>
          <w:rFonts w:ascii="Cambria" w:hAnsi="Cambria"/>
          <w:sz w:val="28"/>
          <w:szCs w:val="28"/>
        </w:rPr>
        <w:t xml:space="preserve"> </w:t>
      </w:r>
      <w:r w:rsidR="00AA3ACB">
        <w:rPr>
          <w:rFonts w:ascii="Cambria" w:hAnsi="Cambria"/>
          <w:sz w:val="28"/>
          <w:szCs w:val="28"/>
        </w:rPr>
        <w:t xml:space="preserve">deep </w:t>
      </w:r>
      <w:r w:rsidR="00174DFB">
        <w:rPr>
          <w:rFonts w:ascii="Cambria" w:hAnsi="Cambria"/>
          <w:sz w:val="28"/>
          <w:szCs w:val="28"/>
        </w:rPr>
        <w:t xml:space="preserve">voice was immediately soothing. </w:t>
      </w:r>
      <w:r w:rsidR="002F7780">
        <w:rPr>
          <w:rFonts w:ascii="Cambria" w:hAnsi="Cambria"/>
          <w:sz w:val="28"/>
          <w:szCs w:val="28"/>
        </w:rPr>
        <w:t>S</w:t>
      </w:r>
      <w:r w:rsidR="00897722">
        <w:rPr>
          <w:rFonts w:ascii="Cambria" w:hAnsi="Cambria"/>
          <w:sz w:val="28"/>
          <w:szCs w:val="28"/>
        </w:rPr>
        <w:t xml:space="preserve">he’d always </w:t>
      </w:r>
      <w:r w:rsidR="00620C06">
        <w:rPr>
          <w:rFonts w:ascii="Cambria" w:hAnsi="Cambria"/>
          <w:sz w:val="28"/>
          <w:szCs w:val="28"/>
        </w:rPr>
        <w:t xml:space="preserve">fancied </w:t>
      </w:r>
      <w:r w:rsidR="002F7780">
        <w:rPr>
          <w:rFonts w:ascii="Cambria" w:hAnsi="Cambria"/>
          <w:sz w:val="28"/>
          <w:szCs w:val="28"/>
        </w:rPr>
        <w:t>Carl</w:t>
      </w:r>
      <w:del w:id="11729" w:author="Claire S" w:date="2026-07-29T12:29:00Z" w16du:dateUtc="2026-07-29T11:29:00Z">
        <w:r w:rsidR="00B21465" w:rsidDel="00B05B0D">
          <w:rPr>
            <w:rFonts w:ascii="Cambria" w:hAnsi="Cambria"/>
            <w:sz w:val="28"/>
            <w:szCs w:val="28"/>
          </w:rPr>
          <w:delText>;</w:delText>
        </w:r>
        <w:r w:rsidR="002F7780" w:rsidDel="00B05B0D">
          <w:rPr>
            <w:rFonts w:ascii="Cambria" w:hAnsi="Cambria"/>
            <w:sz w:val="28"/>
            <w:szCs w:val="28"/>
          </w:rPr>
          <w:delText xml:space="preserve"> </w:delText>
        </w:r>
      </w:del>
      <w:ins w:id="11730" w:author="Claire S" w:date="2026-07-29T12:29:00Z" w16du:dateUtc="2026-07-29T11:29:00Z">
        <w:r w:rsidR="00B05B0D">
          <w:rPr>
            <w:rFonts w:ascii="Cambria" w:hAnsi="Cambria"/>
            <w:sz w:val="28"/>
            <w:szCs w:val="28"/>
          </w:rPr>
          <w:t xml:space="preserve">; gosh, was he handsome, like a young Jamie Foxx but, </w:t>
        </w:r>
      </w:ins>
      <w:r w:rsidR="00174DFB">
        <w:rPr>
          <w:rFonts w:ascii="Cambria" w:hAnsi="Cambria"/>
          <w:sz w:val="28"/>
          <w:szCs w:val="28"/>
        </w:rPr>
        <w:t xml:space="preserve">sadly, </w:t>
      </w:r>
      <w:ins w:id="11731" w:author="Claire S" w:date="2026-07-27T16:50:00Z" w16du:dateUtc="2026-07-27T15:50:00Z">
        <w:r w:rsidR="00437C81">
          <w:rPr>
            <w:rFonts w:ascii="Cambria" w:hAnsi="Cambria"/>
            <w:sz w:val="28"/>
            <w:szCs w:val="28"/>
          </w:rPr>
          <w:t>she was the wrong sex</w:t>
        </w:r>
      </w:ins>
      <w:ins w:id="11732" w:author="Claire S" w:date="2026-07-29T12:29:00Z" w16du:dateUtc="2026-07-29T11:29:00Z">
        <w:r w:rsidR="00B05B0D">
          <w:rPr>
            <w:rFonts w:ascii="Cambria" w:hAnsi="Cambria"/>
            <w:sz w:val="28"/>
            <w:szCs w:val="28"/>
          </w:rPr>
          <w:t xml:space="preserve"> for him.  </w:t>
        </w:r>
      </w:ins>
      <w:ins w:id="11733" w:author="Claire S" w:date="2026-08-04T12:08:00Z" w16du:dateUtc="2026-08-04T11:08:00Z">
        <w:r w:rsidR="00E32330">
          <w:rPr>
            <w:rFonts w:ascii="Cambria" w:hAnsi="Cambria"/>
            <w:sz w:val="28"/>
            <w:szCs w:val="28"/>
          </w:rPr>
          <w:t>And</w:t>
        </w:r>
      </w:ins>
      <w:ins w:id="11734" w:author="Claire S" w:date="2026-07-28T10:28:00Z" w16du:dateUtc="2026-07-28T09:28:00Z">
        <w:r w:rsidR="00C441A9">
          <w:rPr>
            <w:rFonts w:ascii="Cambria" w:hAnsi="Cambria"/>
            <w:sz w:val="28"/>
            <w:szCs w:val="28"/>
          </w:rPr>
          <w:t xml:space="preserve"> </w:t>
        </w:r>
      </w:ins>
      <w:ins w:id="11735" w:author="Claire S" w:date="2026-07-27T16:50:00Z" w16du:dateUtc="2026-07-27T15:50:00Z">
        <w:r w:rsidR="00437C81">
          <w:rPr>
            <w:rFonts w:ascii="Cambria" w:hAnsi="Cambria"/>
            <w:sz w:val="28"/>
            <w:szCs w:val="28"/>
          </w:rPr>
          <w:t>he had a super</w:t>
        </w:r>
      </w:ins>
      <w:ins w:id="11736" w:author="Claire S" w:date="2026-07-27T16:51:00Z" w16du:dateUtc="2026-07-27T15:51:00Z">
        <w:r w:rsidR="00437C81">
          <w:rPr>
            <w:rFonts w:ascii="Cambria" w:hAnsi="Cambria"/>
            <w:sz w:val="28"/>
            <w:szCs w:val="28"/>
          </w:rPr>
          <w:t>-</w:t>
        </w:r>
      </w:ins>
      <w:ins w:id="11737" w:author="Claire S" w:date="2026-07-27T16:50:00Z" w16du:dateUtc="2026-07-27T15:50:00Z">
        <w:r w:rsidR="00437C81">
          <w:rPr>
            <w:rFonts w:ascii="Cambria" w:hAnsi="Cambria"/>
            <w:sz w:val="28"/>
            <w:szCs w:val="28"/>
          </w:rPr>
          <w:t xml:space="preserve">hot </w:t>
        </w:r>
      </w:ins>
      <w:ins w:id="11738" w:author="Claire S" w:date="2026-07-27T16:43:00Z" w16du:dateUtc="2026-07-27T15:43:00Z">
        <w:r w:rsidR="005106FD">
          <w:rPr>
            <w:rFonts w:ascii="Cambria" w:hAnsi="Cambria"/>
            <w:sz w:val="28"/>
            <w:szCs w:val="28"/>
          </w:rPr>
          <w:t>partner</w:t>
        </w:r>
      </w:ins>
      <w:ins w:id="11739" w:author="Claire S" w:date="2026-07-29T12:29:00Z" w16du:dateUtc="2026-07-29T11:29:00Z">
        <w:r w:rsidR="00B05B0D">
          <w:rPr>
            <w:rFonts w:ascii="Cambria" w:hAnsi="Cambria"/>
            <w:sz w:val="28"/>
            <w:szCs w:val="28"/>
          </w:rPr>
          <w:t>,</w:t>
        </w:r>
      </w:ins>
      <w:del w:id="11740" w:author="Claire S" w:date="2026-06-04T11:04:00Z" w16du:dateUtc="2026-06-04T10:04:00Z">
        <w:r w:rsidR="00174DFB" w:rsidDel="00A4447C">
          <w:rPr>
            <w:rFonts w:ascii="Cambria" w:hAnsi="Cambria"/>
            <w:sz w:val="28"/>
            <w:szCs w:val="28"/>
          </w:rPr>
          <w:delText xml:space="preserve">he </w:delText>
        </w:r>
      </w:del>
      <w:del w:id="11741" w:author="Claire S" w:date="2026-07-27T16:43:00Z" w16du:dateUtc="2026-07-27T15:43:00Z">
        <w:r w:rsidR="00174DFB" w:rsidDel="005106FD">
          <w:rPr>
            <w:rFonts w:ascii="Cambria" w:hAnsi="Cambria"/>
            <w:sz w:val="28"/>
            <w:szCs w:val="28"/>
          </w:rPr>
          <w:delText>w</w:delText>
        </w:r>
        <w:r w:rsidR="00174DFB" w:rsidDel="00F56846">
          <w:rPr>
            <w:rFonts w:ascii="Cambria" w:hAnsi="Cambria"/>
            <w:sz w:val="28"/>
            <w:szCs w:val="28"/>
          </w:rPr>
          <w:delText>as</w:delText>
        </w:r>
      </w:del>
      <w:r w:rsidR="00174DFB">
        <w:rPr>
          <w:rFonts w:ascii="Cambria" w:hAnsi="Cambria"/>
          <w:sz w:val="28"/>
          <w:szCs w:val="28"/>
        </w:rPr>
        <w:t xml:space="preserve"> </w:t>
      </w:r>
      <w:del w:id="11742" w:author="Claire S" w:date="2026-06-04T11:04:00Z" w16du:dateUtc="2026-06-04T10:04:00Z">
        <w:r w:rsidR="00174DFB" w:rsidDel="00A4447C">
          <w:rPr>
            <w:rFonts w:ascii="Cambria" w:hAnsi="Cambria"/>
            <w:sz w:val="28"/>
            <w:szCs w:val="28"/>
          </w:rPr>
          <w:delText>happily married</w:delText>
        </w:r>
        <w:r w:rsidR="006F2006" w:rsidDel="00A4447C">
          <w:rPr>
            <w:rFonts w:ascii="Cambria" w:hAnsi="Cambria"/>
            <w:sz w:val="28"/>
            <w:szCs w:val="28"/>
          </w:rPr>
          <w:delText xml:space="preserve"> </w:delText>
        </w:r>
        <w:r w:rsidR="00877F54" w:rsidDel="00A4447C">
          <w:rPr>
            <w:rFonts w:ascii="Cambria" w:hAnsi="Cambria"/>
            <w:sz w:val="28"/>
            <w:szCs w:val="28"/>
          </w:rPr>
          <w:delText xml:space="preserve">to </w:delText>
        </w:r>
      </w:del>
      <w:r w:rsidR="00877F54">
        <w:rPr>
          <w:rFonts w:ascii="Cambria" w:hAnsi="Cambria"/>
          <w:sz w:val="28"/>
          <w:szCs w:val="28"/>
        </w:rPr>
        <w:t xml:space="preserve">the </w:t>
      </w:r>
      <w:del w:id="11743" w:author="Claire S" w:date="2026-06-04T14:13:00Z" w16du:dateUtc="2026-06-04T13:13:00Z">
        <w:r w:rsidR="00877F54" w:rsidDel="00B410FF">
          <w:rPr>
            <w:rFonts w:ascii="Cambria" w:hAnsi="Cambria"/>
            <w:sz w:val="28"/>
            <w:szCs w:val="28"/>
          </w:rPr>
          <w:delText>hottest</w:delText>
        </w:r>
        <w:r w:rsidR="00AD107D" w:rsidDel="00B410FF">
          <w:rPr>
            <w:rFonts w:ascii="Cambria" w:hAnsi="Cambria"/>
            <w:sz w:val="28"/>
            <w:szCs w:val="28"/>
          </w:rPr>
          <w:delText xml:space="preserve">, </w:delText>
        </w:r>
      </w:del>
      <w:r w:rsidR="00AD107D">
        <w:rPr>
          <w:rFonts w:ascii="Cambria" w:hAnsi="Cambria"/>
          <w:sz w:val="28"/>
          <w:szCs w:val="28"/>
        </w:rPr>
        <w:t>youngest K</w:t>
      </w:r>
      <w:r w:rsidR="00DE3122">
        <w:rPr>
          <w:rFonts w:ascii="Cambria" w:hAnsi="Cambria"/>
          <w:sz w:val="28"/>
          <w:szCs w:val="28"/>
        </w:rPr>
        <w:t>ing</w:t>
      </w:r>
      <w:ins w:id="11744" w:author="Daisy Watt" w:date="2026-06-22T14:59:00Z" w16du:dateUtc="2026-06-22T12:59:00Z">
        <w:r w:rsidR="00CF31A8">
          <w:rPr>
            <w:rFonts w:ascii="Cambria" w:hAnsi="Cambria"/>
            <w:sz w:val="28"/>
            <w:szCs w:val="28"/>
          </w:rPr>
          <w:t>’s</w:t>
        </w:r>
      </w:ins>
      <w:del w:id="11745" w:author="Daisy Watt" w:date="2026-06-22T14:59:00Z" w16du:dateUtc="2026-06-22T12:59:00Z">
        <w:r w:rsidR="00DE3122" w:rsidDel="00CF31A8">
          <w:rPr>
            <w:rFonts w:ascii="Cambria" w:hAnsi="Cambria"/>
            <w:sz w:val="28"/>
            <w:szCs w:val="28"/>
          </w:rPr>
          <w:delText>s</w:delText>
        </w:r>
      </w:del>
      <w:r w:rsidR="00DE3122">
        <w:rPr>
          <w:rFonts w:ascii="Cambria" w:hAnsi="Cambria"/>
          <w:sz w:val="28"/>
          <w:szCs w:val="28"/>
        </w:rPr>
        <w:t xml:space="preserve"> </w:t>
      </w:r>
      <w:r w:rsidR="00AD107D">
        <w:rPr>
          <w:rFonts w:ascii="Cambria" w:hAnsi="Cambria"/>
          <w:sz w:val="28"/>
          <w:szCs w:val="28"/>
        </w:rPr>
        <w:t>C</w:t>
      </w:r>
      <w:r w:rsidR="00DE3122">
        <w:rPr>
          <w:rFonts w:ascii="Cambria" w:hAnsi="Cambria"/>
          <w:sz w:val="28"/>
          <w:szCs w:val="28"/>
        </w:rPr>
        <w:t>ounsel</w:t>
      </w:r>
      <w:r w:rsidR="00AD107D">
        <w:rPr>
          <w:rFonts w:ascii="Cambria" w:hAnsi="Cambria"/>
          <w:sz w:val="28"/>
          <w:szCs w:val="28"/>
        </w:rPr>
        <w:t xml:space="preserve"> in town</w:t>
      </w:r>
      <w:ins w:id="11746" w:author="Daisy Watt" w:date="2026-06-22T15:00:00Z" w16du:dateUtc="2026-06-22T13:00:00Z">
        <w:del w:id="11747" w:author="Claire S" w:date="2026-07-27T16:43:00Z" w16du:dateUtc="2026-07-27T15:43:00Z">
          <w:r w:rsidR="00CF31A8" w:rsidDel="005106FD">
            <w:rPr>
              <w:rFonts w:ascii="Cambria" w:hAnsi="Cambria"/>
              <w:sz w:val="28"/>
              <w:szCs w:val="28"/>
            </w:rPr>
            <w:delText xml:space="preserve"> </w:delText>
          </w:r>
        </w:del>
      </w:ins>
      <w:ins w:id="11748" w:author="Daisy Watt" w:date="2026-06-22T14:59:00Z" w16du:dateUtc="2026-06-22T12:59:00Z">
        <w:del w:id="11749" w:author="Claire S" w:date="2026-07-27T16:51:00Z" w16du:dateUtc="2026-07-27T15:51:00Z">
          <w:r w:rsidR="00CF31A8" w:rsidDel="00437C81">
            <w:rPr>
              <w:rFonts w:ascii="Cambria" w:hAnsi="Cambria"/>
              <w:sz w:val="28"/>
              <w:szCs w:val="28"/>
            </w:rPr>
            <w:delText>,</w:delText>
          </w:r>
        </w:del>
      </w:ins>
      <w:r w:rsidR="00174DFB">
        <w:rPr>
          <w:rFonts w:ascii="Cambria" w:hAnsi="Cambria"/>
          <w:sz w:val="28"/>
          <w:szCs w:val="28"/>
        </w:rPr>
        <w:t>.</w:t>
      </w:r>
    </w:p>
    <w:p w14:paraId="451CBB72" w14:textId="50825DC1" w:rsidR="00E80509" w:rsidRDefault="00E80509" w:rsidP="00266E8A">
      <w:pPr>
        <w:spacing w:line="360" w:lineRule="auto"/>
        <w:contextualSpacing/>
        <w:rPr>
          <w:rFonts w:ascii="Cambria" w:hAnsi="Cambria"/>
          <w:sz w:val="28"/>
          <w:szCs w:val="28"/>
        </w:rPr>
      </w:pPr>
      <w:r>
        <w:rPr>
          <w:rFonts w:ascii="Cambria" w:hAnsi="Cambria"/>
          <w:sz w:val="28"/>
          <w:szCs w:val="28"/>
        </w:rPr>
        <w:tab/>
        <w:t>‘Sorry</w:t>
      </w:r>
      <w:r w:rsidR="00174DFB">
        <w:rPr>
          <w:rFonts w:ascii="Cambria" w:hAnsi="Cambria"/>
          <w:sz w:val="28"/>
          <w:szCs w:val="28"/>
        </w:rPr>
        <w:t xml:space="preserve"> to be slow,</w:t>
      </w:r>
      <w:r w:rsidR="00741970">
        <w:rPr>
          <w:rFonts w:ascii="Cambria" w:hAnsi="Cambria"/>
          <w:sz w:val="28"/>
          <w:szCs w:val="28"/>
        </w:rPr>
        <w:t>’</w:t>
      </w:r>
      <w:r w:rsidR="00DE3122">
        <w:rPr>
          <w:rFonts w:ascii="Cambria" w:hAnsi="Cambria"/>
          <w:sz w:val="28"/>
          <w:szCs w:val="28"/>
        </w:rPr>
        <w:t xml:space="preserve"> Carl</w:t>
      </w:r>
      <w:r w:rsidR="00741970">
        <w:rPr>
          <w:rFonts w:ascii="Cambria" w:hAnsi="Cambria"/>
          <w:sz w:val="28"/>
          <w:szCs w:val="28"/>
        </w:rPr>
        <w:t xml:space="preserve"> </w:t>
      </w:r>
      <w:r w:rsidR="00D71CD6">
        <w:rPr>
          <w:rFonts w:ascii="Cambria" w:hAnsi="Cambria"/>
          <w:sz w:val="28"/>
          <w:szCs w:val="28"/>
        </w:rPr>
        <w:t>rumble</w:t>
      </w:r>
      <w:r w:rsidR="00741970">
        <w:rPr>
          <w:rFonts w:ascii="Cambria" w:hAnsi="Cambria"/>
          <w:sz w:val="28"/>
          <w:szCs w:val="28"/>
        </w:rPr>
        <w:t>d</w:t>
      </w:r>
      <w:r w:rsidR="00546899">
        <w:rPr>
          <w:rFonts w:ascii="Cambria" w:hAnsi="Cambria"/>
          <w:sz w:val="28"/>
          <w:szCs w:val="28"/>
        </w:rPr>
        <w:t>.</w:t>
      </w:r>
      <w:r w:rsidR="00741970">
        <w:rPr>
          <w:rFonts w:ascii="Cambria" w:hAnsi="Cambria"/>
          <w:sz w:val="28"/>
          <w:szCs w:val="28"/>
        </w:rPr>
        <w:t xml:space="preserve"> ‘</w:t>
      </w:r>
      <w:r>
        <w:rPr>
          <w:rFonts w:ascii="Cambria" w:hAnsi="Cambria"/>
          <w:sz w:val="28"/>
          <w:szCs w:val="28"/>
        </w:rPr>
        <w:t xml:space="preserve">I was </w:t>
      </w:r>
      <w:r w:rsidR="00546899">
        <w:rPr>
          <w:rFonts w:ascii="Cambria" w:hAnsi="Cambria"/>
          <w:sz w:val="28"/>
          <w:szCs w:val="28"/>
        </w:rPr>
        <w:t>on my way back</w:t>
      </w:r>
      <w:r w:rsidR="00174DFB">
        <w:rPr>
          <w:rFonts w:ascii="Cambria" w:hAnsi="Cambria"/>
          <w:sz w:val="28"/>
          <w:szCs w:val="28"/>
        </w:rPr>
        <w:t xml:space="preserve"> from </w:t>
      </w:r>
      <w:r w:rsidR="00546899">
        <w:rPr>
          <w:rFonts w:ascii="Cambria" w:hAnsi="Cambria"/>
          <w:sz w:val="28"/>
          <w:szCs w:val="28"/>
        </w:rPr>
        <w:t xml:space="preserve">the </w:t>
      </w:r>
      <w:r w:rsidR="00C23D8B">
        <w:rPr>
          <w:rFonts w:ascii="Cambria" w:hAnsi="Cambria"/>
          <w:sz w:val="28"/>
          <w:szCs w:val="28"/>
        </w:rPr>
        <w:t>Berlin</w:t>
      </w:r>
      <w:r w:rsidR="00546899">
        <w:rPr>
          <w:rFonts w:ascii="Cambria" w:hAnsi="Cambria"/>
          <w:sz w:val="28"/>
          <w:szCs w:val="28"/>
        </w:rPr>
        <w:t xml:space="preserve"> office</w:t>
      </w:r>
      <w:r>
        <w:rPr>
          <w:rFonts w:ascii="Cambria" w:hAnsi="Cambria"/>
          <w:sz w:val="28"/>
          <w:szCs w:val="28"/>
        </w:rPr>
        <w:t xml:space="preserve">. </w:t>
      </w:r>
      <w:r w:rsidR="00B738B7">
        <w:rPr>
          <w:rFonts w:ascii="Cambria" w:hAnsi="Cambria"/>
          <w:sz w:val="28"/>
          <w:szCs w:val="28"/>
        </w:rPr>
        <w:t xml:space="preserve">Ruth </w:t>
      </w:r>
      <w:r w:rsidR="00907E4C">
        <w:rPr>
          <w:rFonts w:ascii="Cambria" w:hAnsi="Cambria"/>
          <w:sz w:val="28"/>
          <w:szCs w:val="28"/>
        </w:rPr>
        <w:t>sa</w:t>
      </w:r>
      <w:r w:rsidR="00170DEF">
        <w:rPr>
          <w:rFonts w:ascii="Cambria" w:hAnsi="Cambria"/>
          <w:sz w:val="28"/>
          <w:szCs w:val="28"/>
        </w:rPr>
        <w:t>id</w:t>
      </w:r>
      <w:r w:rsidR="00B738B7">
        <w:rPr>
          <w:rFonts w:ascii="Cambria" w:hAnsi="Cambria"/>
          <w:sz w:val="28"/>
          <w:szCs w:val="28"/>
        </w:rPr>
        <w:t xml:space="preserve"> you need help</w:t>
      </w:r>
      <w:r w:rsidR="00546899">
        <w:rPr>
          <w:rFonts w:ascii="Cambria" w:hAnsi="Cambria"/>
          <w:sz w:val="28"/>
          <w:szCs w:val="28"/>
        </w:rPr>
        <w:t>, so</w:t>
      </w:r>
      <w:r w:rsidR="00B738B7">
        <w:rPr>
          <w:rFonts w:ascii="Cambria" w:hAnsi="Cambria"/>
          <w:sz w:val="28"/>
          <w:szCs w:val="28"/>
        </w:rPr>
        <w:t xml:space="preserve"> </w:t>
      </w:r>
      <w:r w:rsidR="006410A7">
        <w:rPr>
          <w:rFonts w:ascii="Cambria" w:hAnsi="Cambria"/>
          <w:sz w:val="28"/>
          <w:szCs w:val="28"/>
        </w:rPr>
        <w:t>I’</w:t>
      </w:r>
      <w:r w:rsidR="00907E4C">
        <w:rPr>
          <w:rFonts w:ascii="Cambria" w:hAnsi="Cambria"/>
          <w:sz w:val="28"/>
          <w:szCs w:val="28"/>
        </w:rPr>
        <w:t>ve</w:t>
      </w:r>
      <w:r w:rsidR="006410A7">
        <w:rPr>
          <w:rFonts w:ascii="Cambria" w:hAnsi="Cambria"/>
          <w:sz w:val="28"/>
          <w:szCs w:val="28"/>
        </w:rPr>
        <w:t xml:space="preserve"> clear</w:t>
      </w:r>
      <w:r w:rsidR="00907E4C">
        <w:rPr>
          <w:rFonts w:ascii="Cambria" w:hAnsi="Cambria"/>
          <w:sz w:val="28"/>
          <w:szCs w:val="28"/>
        </w:rPr>
        <w:t>ed</w:t>
      </w:r>
      <w:r w:rsidR="006410A7">
        <w:rPr>
          <w:rFonts w:ascii="Cambria" w:hAnsi="Cambria"/>
          <w:sz w:val="28"/>
          <w:szCs w:val="28"/>
        </w:rPr>
        <w:t xml:space="preserve"> my diary </w:t>
      </w:r>
      <w:commentRangeStart w:id="11750"/>
      <w:del w:id="11751" w:author="Claire S" w:date="2026-07-27T16:43:00Z" w16du:dateUtc="2026-07-27T15:43:00Z">
        <w:r w:rsidDel="00F56846">
          <w:rPr>
            <w:rFonts w:ascii="Cambria" w:hAnsi="Cambria"/>
            <w:sz w:val="28"/>
            <w:szCs w:val="28"/>
          </w:rPr>
          <w:delText xml:space="preserve">first thing </w:delText>
        </w:r>
        <w:commentRangeEnd w:id="11750"/>
        <w:r w:rsidR="00675973" w:rsidDel="00F56846">
          <w:rPr>
            <w:rStyle w:val="CommentReference"/>
            <w:rFonts w:ascii="Cambria" w:hAnsi="Cambria"/>
            <w:sz w:val="28"/>
            <w:szCs w:val="28"/>
          </w:rPr>
          <w:commentReference w:id="11750"/>
        </w:r>
        <w:r w:rsidDel="00F56846">
          <w:rPr>
            <w:rFonts w:ascii="Cambria" w:hAnsi="Cambria"/>
            <w:sz w:val="28"/>
            <w:szCs w:val="28"/>
          </w:rPr>
          <w:delText>tom</w:delText>
        </w:r>
        <w:r w:rsidR="003B6343" w:rsidDel="00F56846">
          <w:rPr>
            <w:rFonts w:ascii="Cambria" w:hAnsi="Cambria"/>
            <w:sz w:val="28"/>
            <w:szCs w:val="28"/>
          </w:rPr>
          <w:delText>orr</w:delText>
        </w:r>
        <w:r w:rsidDel="00F56846">
          <w:rPr>
            <w:rFonts w:ascii="Cambria" w:hAnsi="Cambria"/>
            <w:sz w:val="28"/>
            <w:szCs w:val="28"/>
          </w:rPr>
          <w:delText>ow</w:delText>
        </w:r>
      </w:del>
      <w:ins w:id="11752" w:author="Claire S" w:date="2026-07-27T16:43:00Z" w16du:dateUtc="2026-07-27T15:43:00Z">
        <w:r w:rsidR="00F56846">
          <w:rPr>
            <w:rFonts w:ascii="Cambria" w:hAnsi="Cambria"/>
            <w:sz w:val="28"/>
            <w:szCs w:val="28"/>
          </w:rPr>
          <w:t>after lunch tomorrow</w:t>
        </w:r>
      </w:ins>
      <w:r w:rsidR="00546899">
        <w:rPr>
          <w:rFonts w:ascii="Cambria" w:hAnsi="Cambria"/>
          <w:sz w:val="28"/>
          <w:szCs w:val="28"/>
        </w:rPr>
        <w:t>. Does that</w:t>
      </w:r>
      <w:r w:rsidR="00741970">
        <w:rPr>
          <w:rFonts w:ascii="Cambria" w:hAnsi="Cambria"/>
          <w:sz w:val="28"/>
          <w:szCs w:val="28"/>
        </w:rPr>
        <w:t xml:space="preserve"> work </w:t>
      </w:r>
      <w:r w:rsidR="00546899">
        <w:rPr>
          <w:rFonts w:ascii="Cambria" w:hAnsi="Cambria"/>
          <w:sz w:val="28"/>
          <w:szCs w:val="28"/>
        </w:rPr>
        <w:t>for you</w:t>
      </w:r>
      <w:r w:rsidR="00D71CD6">
        <w:rPr>
          <w:rFonts w:ascii="Cambria" w:hAnsi="Cambria"/>
          <w:sz w:val="28"/>
          <w:szCs w:val="28"/>
        </w:rPr>
        <w:t>?</w:t>
      </w:r>
      <w:r>
        <w:rPr>
          <w:rFonts w:ascii="Cambria" w:hAnsi="Cambria"/>
          <w:sz w:val="28"/>
          <w:szCs w:val="28"/>
        </w:rPr>
        <w:t>’</w:t>
      </w:r>
    </w:p>
    <w:p w14:paraId="0A290982" w14:textId="0794C68F" w:rsidR="00E80509" w:rsidRDefault="00E80509" w:rsidP="00546899">
      <w:pPr>
        <w:spacing w:line="360" w:lineRule="auto"/>
        <w:contextualSpacing/>
        <w:rPr>
          <w:rFonts w:ascii="Cambria" w:hAnsi="Cambria"/>
          <w:sz w:val="28"/>
          <w:szCs w:val="28"/>
        </w:rPr>
      </w:pPr>
      <w:r>
        <w:rPr>
          <w:rFonts w:ascii="Cambria" w:hAnsi="Cambria"/>
          <w:sz w:val="28"/>
          <w:szCs w:val="28"/>
        </w:rPr>
        <w:tab/>
      </w:r>
      <w:r w:rsidR="00546899">
        <w:rPr>
          <w:rFonts w:ascii="Cambria" w:hAnsi="Cambria"/>
          <w:sz w:val="28"/>
          <w:szCs w:val="28"/>
        </w:rPr>
        <w:t>‘Darling Carl</w:t>
      </w:r>
      <w:ins w:id="11753" w:author="Claire S" w:date="2026-06-04T11:04:00Z" w16du:dateUtc="2026-06-04T10:04:00Z">
        <w:r w:rsidR="00243AC0">
          <w:rPr>
            <w:rFonts w:ascii="Cambria" w:hAnsi="Cambria"/>
            <w:sz w:val="28"/>
            <w:szCs w:val="28"/>
          </w:rPr>
          <w:t>, t</w:t>
        </w:r>
      </w:ins>
      <w:del w:id="11754" w:author="Claire S" w:date="2026-06-04T11:04:00Z" w16du:dateUtc="2026-06-04T10:04:00Z">
        <w:r w:rsidR="00907E4C" w:rsidDel="00243AC0">
          <w:rPr>
            <w:rFonts w:ascii="Cambria" w:hAnsi="Cambria"/>
            <w:sz w:val="28"/>
            <w:szCs w:val="28"/>
          </w:rPr>
          <w:delText>! T</w:delText>
        </w:r>
      </w:del>
      <w:r w:rsidR="00D71CD6">
        <w:rPr>
          <w:rFonts w:ascii="Cambria" w:hAnsi="Cambria"/>
          <w:sz w:val="28"/>
          <w:szCs w:val="28"/>
        </w:rPr>
        <w:t>hat would be fantastic</w:t>
      </w:r>
      <w:r w:rsidR="00546899">
        <w:rPr>
          <w:rFonts w:ascii="Cambria" w:hAnsi="Cambria"/>
          <w:sz w:val="28"/>
          <w:szCs w:val="28"/>
        </w:rPr>
        <w:t xml:space="preserve">,’ </w:t>
      </w:r>
      <w:r>
        <w:rPr>
          <w:rFonts w:ascii="Cambria" w:hAnsi="Cambria"/>
          <w:sz w:val="28"/>
          <w:szCs w:val="28"/>
        </w:rPr>
        <w:t>Savannah</w:t>
      </w:r>
      <w:r w:rsidR="00D71CD6">
        <w:rPr>
          <w:rFonts w:ascii="Cambria" w:hAnsi="Cambria"/>
          <w:sz w:val="28"/>
          <w:szCs w:val="28"/>
        </w:rPr>
        <w:t xml:space="preserve"> was</w:t>
      </w:r>
      <w:r>
        <w:rPr>
          <w:rFonts w:ascii="Cambria" w:hAnsi="Cambria"/>
          <w:sz w:val="28"/>
          <w:szCs w:val="28"/>
        </w:rPr>
        <w:t xml:space="preserve"> </w:t>
      </w:r>
      <w:r w:rsidR="00546899">
        <w:rPr>
          <w:rFonts w:ascii="Cambria" w:hAnsi="Cambria"/>
          <w:sz w:val="28"/>
          <w:szCs w:val="28"/>
        </w:rPr>
        <w:t>sigh</w:t>
      </w:r>
      <w:r w:rsidR="00D71CD6">
        <w:rPr>
          <w:rFonts w:ascii="Cambria" w:hAnsi="Cambria"/>
          <w:sz w:val="28"/>
          <w:szCs w:val="28"/>
        </w:rPr>
        <w:t xml:space="preserve">ing </w:t>
      </w:r>
      <w:r w:rsidR="00546899">
        <w:rPr>
          <w:rFonts w:ascii="Cambria" w:hAnsi="Cambria"/>
          <w:sz w:val="28"/>
          <w:szCs w:val="28"/>
        </w:rPr>
        <w:t>with relief</w:t>
      </w:r>
      <w:r w:rsidR="003442AA">
        <w:rPr>
          <w:rFonts w:ascii="Cambria" w:hAnsi="Cambria"/>
          <w:sz w:val="28"/>
          <w:szCs w:val="28"/>
        </w:rPr>
        <w:t xml:space="preserve"> </w:t>
      </w:r>
      <w:r w:rsidR="003B6343">
        <w:rPr>
          <w:rFonts w:ascii="Cambria" w:hAnsi="Cambria"/>
          <w:sz w:val="28"/>
          <w:szCs w:val="28"/>
        </w:rPr>
        <w:t xml:space="preserve">when </w:t>
      </w:r>
      <w:r w:rsidR="00174DFB">
        <w:rPr>
          <w:rFonts w:ascii="Cambria" w:hAnsi="Cambria"/>
          <w:sz w:val="28"/>
          <w:szCs w:val="28"/>
        </w:rPr>
        <w:t xml:space="preserve">the </w:t>
      </w:r>
      <w:r w:rsidR="00546899">
        <w:rPr>
          <w:rFonts w:ascii="Cambria" w:hAnsi="Cambria"/>
          <w:sz w:val="28"/>
          <w:szCs w:val="28"/>
        </w:rPr>
        <w:t xml:space="preserve">bathroom </w:t>
      </w:r>
      <w:r w:rsidR="00174DFB">
        <w:rPr>
          <w:rFonts w:ascii="Cambria" w:hAnsi="Cambria"/>
          <w:sz w:val="28"/>
          <w:szCs w:val="28"/>
        </w:rPr>
        <w:t>window</w:t>
      </w:r>
      <w:r w:rsidR="00D71CD6">
        <w:rPr>
          <w:rFonts w:ascii="Cambria" w:hAnsi="Cambria"/>
          <w:sz w:val="28"/>
          <w:szCs w:val="28"/>
        </w:rPr>
        <w:t xml:space="preserve"> </w:t>
      </w:r>
      <w:r w:rsidR="00546899">
        <w:rPr>
          <w:rFonts w:ascii="Cambria" w:hAnsi="Cambria"/>
          <w:sz w:val="28"/>
          <w:szCs w:val="28"/>
        </w:rPr>
        <w:t xml:space="preserve">reverberated with a </w:t>
      </w:r>
      <w:r w:rsidR="00464AFD">
        <w:rPr>
          <w:rFonts w:ascii="Cambria" w:hAnsi="Cambria"/>
          <w:sz w:val="28"/>
          <w:szCs w:val="28"/>
        </w:rPr>
        <w:t>resounding</w:t>
      </w:r>
      <w:r w:rsidR="00546899">
        <w:rPr>
          <w:rFonts w:ascii="Cambria" w:hAnsi="Cambria"/>
          <w:sz w:val="28"/>
          <w:szCs w:val="28"/>
        </w:rPr>
        <w:t xml:space="preserve"> crack</w:t>
      </w:r>
      <w:r w:rsidR="006410A7">
        <w:rPr>
          <w:rFonts w:ascii="Cambria" w:hAnsi="Cambria"/>
          <w:sz w:val="28"/>
          <w:szCs w:val="28"/>
        </w:rPr>
        <w:t>.</w:t>
      </w:r>
      <w:r w:rsidR="00620C06">
        <w:rPr>
          <w:rFonts w:ascii="Cambria" w:hAnsi="Cambria"/>
          <w:sz w:val="28"/>
          <w:szCs w:val="28"/>
        </w:rPr>
        <w:t xml:space="preserve"> </w:t>
      </w:r>
      <w:r w:rsidR="00174DFB">
        <w:rPr>
          <w:rFonts w:ascii="Cambria" w:hAnsi="Cambria"/>
          <w:sz w:val="28"/>
          <w:szCs w:val="28"/>
        </w:rPr>
        <w:t>‘Oh</w:t>
      </w:r>
      <w:ins w:id="11755" w:author="Claire S" w:date="2026-06-04T11:05:00Z" w16du:dateUtc="2026-06-04T10:05:00Z">
        <w:r w:rsidR="00243AC0">
          <w:rPr>
            <w:rFonts w:ascii="Cambria" w:hAnsi="Cambria"/>
            <w:sz w:val="28"/>
            <w:szCs w:val="28"/>
          </w:rPr>
          <w:t xml:space="preserve"> -</w:t>
        </w:r>
      </w:ins>
      <w:del w:id="11756" w:author="Claire S" w:date="2026-06-04T11:04:00Z" w16du:dateUtc="2026-06-04T10:04:00Z">
        <w:r w:rsidR="00174DFB" w:rsidDel="00243AC0">
          <w:rPr>
            <w:rFonts w:ascii="Cambria" w:hAnsi="Cambria"/>
            <w:sz w:val="28"/>
            <w:szCs w:val="28"/>
          </w:rPr>
          <w:delText>!</w:delText>
        </w:r>
      </w:del>
      <w:r w:rsidR="00174DFB">
        <w:rPr>
          <w:rFonts w:ascii="Cambria" w:hAnsi="Cambria"/>
          <w:sz w:val="28"/>
          <w:szCs w:val="28"/>
        </w:rPr>
        <w:t>’</w:t>
      </w:r>
      <w:r w:rsidR="007C0416">
        <w:rPr>
          <w:rFonts w:ascii="Cambria" w:hAnsi="Cambria"/>
          <w:sz w:val="28"/>
          <w:szCs w:val="28"/>
        </w:rPr>
        <w:t xml:space="preserve"> </w:t>
      </w:r>
      <w:ins w:id="11757" w:author="Claire S" w:date="2026-06-04T11:05:00Z" w16du:dateUtc="2026-06-04T10:05:00Z">
        <w:r w:rsidR="00243AC0">
          <w:rPr>
            <w:rFonts w:ascii="Cambria" w:hAnsi="Cambria"/>
            <w:sz w:val="28"/>
            <w:szCs w:val="28"/>
          </w:rPr>
          <w:t>h</w:t>
        </w:r>
      </w:ins>
      <w:del w:id="11758" w:author="Claire S" w:date="2026-06-04T11:05:00Z" w16du:dateUtc="2026-06-04T10:05:00Z">
        <w:r w:rsidR="00522995" w:rsidDel="00243AC0">
          <w:rPr>
            <w:rFonts w:ascii="Cambria" w:hAnsi="Cambria"/>
            <w:sz w:val="28"/>
            <w:szCs w:val="28"/>
          </w:rPr>
          <w:delText>H</w:delText>
        </w:r>
      </w:del>
      <w:r w:rsidR="00522995">
        <w:rPr>
          <w:rFonts w:ascii="Cambria" w:hAnsi="Cambria"/>
          <w:sz w:val="28"/>
          <w:szCs w:val="28"/>
        </w:rPr>
        <w:t>er shriek was</w:t>
      </w:r>
      <w:r w:rsidR="007C0416">
        <w:rPr>
          <w:rFonts w:ascii="Cambria" w:hAnsi="Cambria"/>
          <w:sz w:val="28"/>
          <w:szCs w:val="28"/>
        </w:rPr>
        <w:t xml:space="preserve"> involuntary.</w:t>
      </w:r>
      <w:r w:rsidR="00907E4C">
        <w:rPr>
          <w:rFonts w:ascii="Cambria" w:hAnsi="Cambria"/>
          <w:sz w:val="28"/>
          <w:szCs w:val="28"/>
        </w:rPr>
        <w:t xml:space="preserve"> ‘What the </w:t>
      </w:r>
      <w:r w:rsidR="00522995">
        <w:rPr>
          <w:rFonts w:ascii="Cambria" w:hAnsi="Cambria"/>
          <w:sz w:val="28"/>
          <w:szCs w:val="28"/>
        </w:rPr>
        <w:t>hell</w:t>
      </w:r>
      <w:r w:rsidR="00907E4C">
        <w:rPr>
          <w:rFonts w:ascii="Cambria" w:hAnsi="Cambria"/>
          <w:sz w:val="28"/>
          <w:szCs w:val="28"/>
        </w:rPr>
        <w:t>?’</w:t>
      </w:r>
    </w:p>
    <w:p w14:paraId="53CE7376" w14:textId="5B9DC150" w:rsidR="00174DFB" w:rsidRDefault="00174DFB" w:rsidP="00266E8A">
      <w:pPr>
        <w:spacing w:line="360" w:lineRule="auto"/>
        <w:contextualSpacing/>
        <w:rPr>
          <w:rFonts w:ascii="Cambria" w:hAnsi="Cambria"/>
          <w:sz w:val="28"/>
          <w:szCs w:val="28"/>
        </w:rPr>
      </w:pPr>
      <w:r>
        <w:rPr>
          <w:rFonts w:ascii="Cambria" w:hAnsi="Cambria"/>
          <w:sz w:val="28"/>
          <w:szCs w:val="28"/>
        </w:rPr>
        <w:tab/>
        <w:t xml:space="preserve">‘Savannah?’ Carl sounded worried. </w:t>
      </w:r>
      <w:r w:rsidR="006410A7">
        <w:rPr>
          <w:rFonts w:ascii="Cambria" w:hAnsi="Cambria"/>
          <w:sz w:val="28"/>
          <w:szCs w:val="28"/>
        </w:rPr>
        <w:t>‘What’s going on?’</w:t>
      </w:r>
    </w:p>
    <w:p w14:paraId="788BD9B8" w14:textId="03C5B6AF" w:rsidR="006410A7" w:rsidRDefault="006F6FCA" w:rsidP="006410A7">
      <w:pPr>
        <w:spacing w:line="360" w:lineRule="auto"/>
        <w:contextualSpacing/>
        <w:rPr>
          <w:rFonts w:ascii="Cambria" w:hAnsi="Cambria"/>
          <w:sz w:val="28"/>
          <w:szCs w:val="28"/>
        </w:rPr>
      </w:pPr>
      <w:r>
        <w:rPr>
          <w:rFonts w:ascii="Cambria" w:hAnsi="Cambria"/>
          <w:sz w:val="28"/>
          <w:szCs w:val="28"/>
        </w:rPr>
        <w:tab/>
      </w:r>
      <w:r w:rsidR="006410A7">
        <w:rPr>
          <w:rFonts w:ascii="Cambria" w:hAnsi="Cambria"/>
          <w:sz w:val="28"/>
          <w:szCs w:val="28"/>
        </w:rPr>
        <w:t>‘I don’t know</w:t>
      </w:r>
      <w:ins w:id="11759" w:author="Claire S" w:date="2026-06-04T11:05:00Z" w16du:dateUtc="2026-06-04T10:05:00Z">
        <w:r w:rsidR="00243AC0">
          <w:rPr>
            <w:rFonts w:ascii="Cambria" w:hAnsi="Cambria"/>
            <w:sz w:val="28"/>
            <w:szCs w:val="28"/>
          </w:rPr>
          <w:t>.</w:t>
        </w:r>
      </w:ins>
      <w:del w:id="11760" w:author="Claire S" w:date="2026-06-04T11:05:00Z" w16du:dateUtc="2026-06-04T10:05:00Z">
        <w:r w:rsidR="007C0416" w:rsidDel="00243AC0">
          <w:rPr>
            <w:rFonts w:ascii="Cambria" w:hAnsi="Cambria"/>
            <w:sz w:val="28"/>
            <w:szCs w:val="28"/>
          </w:rPr>
          <w:delText>!</w:delText>
        </w:r>
      </w:del>
      <w:r w:rsidR="006410A7">
        <w:rPr>
          <w:rFonts w:ascii="Cambria" w:hAnsi="Cambria"/>
          <w:sz w:val="28"/>
          <w:szCs w:val="28"/>
        </w:rPr>
        <w:t xml:space="preserve">’ </w:t>
      </w:r>
      <w:r w:rsidR="007C0416">
        <w:rPr>
          <w:rFonts w:ascii="Cambria" w:hAnsi="Cambria"/>
          <w:sz w:val="28"/>
          <w:szCs w:val="28"/>
        </w:rPr>
        <w:t>S</w:t>
      </w:r>
      <w:r>
        <w:rPr>
          <w:rFonts w:ascii="Cambria" w:hAnsi="Cambria"/>
          <w:sz w:val="28"/>
          <w:szCs w:val="28"/>
        </w:rPr>
        <w:t>he stood up</w:t>
      </w:r>
      <w:ins w:id="11761" w:author="Daisy Watt" w:date="2026-06-22T15:03:00Z" w16du:dateUtc="2026-06-22T13:03:00Z">
        <w:r w:rsidR="00D7690E">
          <w:rPr>
            <w:rFonts w:ascii="Cambria" w:hAnsi="Cambria"/>
            <w:sz w:val="28"/>
            <w:szCs w:val="28"/>
          </w:rPr>
          <w:t>,</w:t>
        </w:r>
      </w:ins>
      <w:del w:id="11762" w:author="Daisy Watt" w:date="2026-06-22T15:03:00Z" w16du:dateUtc="2026-06-22T13:03:00Z">
        <w:r>
          <w:rPr>
            <w:rFonts w:ascii="Cambria" w:hAnsi="Cambria"/>
            <w:sz w:val="28"/>
            <w:szCs w:val="28"/>
          </w:rPr>
          <w:delText>,</w:delText>
        </w:r>
        <w:r w:rsidR="00907E4C">
          <w:rPr>
            <w:rFonts w:ascii="Cambria" w:hAnsi="Cambria"/>
            <w:sz w:val="28"/>
            <w:szCs w:val="28"/>
          </w:rPr>
          <w:delText xml:space="preserve"> </w:delText>
        </w:r>
        <w:r w:rsidR="00907E4C" w:rsidRPr="00D7690E">
          <w:rPr>
            <w:rFonts w:ascii="Cambria" w:hAnsi="Cambria"/>
            <w:sz w:val="28"/>
            <w:szCs w:val="28"/>
            <w:highlight w:val="yellow"/>
            <w:rPrChange w:id="11763" w:author="Daisy Watt" w:date="2026-06-23T12:42:00Z" w16du:dateUtc="2026-06-23T10:42:00Z">
              <w:rPr>
                <w:rFonts w:ascii="Cambria" w:hAnsi="Cambria"/>
                <w:sz w:val="28"/>
                <w:szCs w:val="28"/>
              </w:rPr>
            </w:rPrChange>
          </w:rPr>
          <w:delText>soapy</w:delText>
        </w:r>
      </w:del>
      <w:r w:rsidR="00907E4C">
        <w:rPr>
          <w:rFonts w:ascii="Cambria" w:hAnsi="Cambria"/>
          <w:sz w:val="28"/>
          <w:szCs w:val="28"/>
        </w:rPr>
        <w:t xml:space="preserve"> suds and</w:t>
      </w:r>
      <w:r>
        <w:rPr>
          <w:rFonts w:ascii="Cambria" w:hAnsi="Cambria"/>
          <w:sz w:val="28"/>
          <w:szCs w:val="28"/>
        </w:rPr>
        <w:t xml:space="preserve"> </w:t>
      </w:r>
      <w:r w:rsidR="006410A7">
        <w:rPr>
          <w:rFonts w:ascii="Cambria" w:hAnsi="Cambria"/>
          <w:sz w:val="28"/>
          <w:szCs w:val="28"/>
        </w:rPr>
        <w:t xml:space="preserve">bath </w:t>
      </w:r>
      <w:r>
        <w:rPr>
          <w:rFonts w:ascii="Cambria" w:hAnsi="Cambria"/>
          <w:sz w:val="28"/>
          <w:szCs w:val="28"/>
        </w:rPr>
        <w:t xml:space="preserve">water </w:t>
      </w:r>
      <w:r w:rsidR="00DE3122">
        <w:rPr>
          <w:rFonts w:ascii="Cambria" w:hAnsi="Cambria"/>
          <w:sz w:val="28"/>
          <w:szCs w:val="28"/>
        </w:rPr>
        <w:t>stream</w:t>
      </w:r>
      <w:r>
        <w:rPr>
          <w:rFonts w:ascii="Cambria" w:hAnsi="Cambria"/>
          <w:sz w:val="28"/>
          <w:szCs w:val="28"/>
        </w:rPr>
        <w:t>ing off her</w:t>
      </w:r>
      <w:r w:rsidR="00DE3122">
        <w:rPr>
          <w:rFonts w:ascii="Cambria" w:hAnsi="Cambria"/>
          <w:sz w:val="28"/>
          <w:szCs w:val="28"/>
        </w:rPr>
        <w:t xml:space="preserve">; </w:t>
      </w:r>
      <w:r w:rsidR="00A70A6C">
        <w:rPr>
          <w:rFonts w:ascii="Cambria" w:hAnsi="Cambria"/>
          <w:sz w:val="28"/>
          <w:szCs w:val="28"/>
        </w:rPr>
        <w:t>panicked</w:t>
      </w:r>
      <w:r w:rsidR="007C0416">
        <w:rPr>
          <w:rFonts w:ascii="Cambria" w:hAnsi="Cambria"/>
          <w:sz w:val="28"/>
          <w:szCs w:val="28"/>
        </w:rPr>
        <w:t xml:space="preserve"> to </w:t>
      </w:r>
      <w:r w:rsidR="00546899">
        <w:rPr>
          <w:rFonts w:ascii="Cambria" w:hAnsi="Cambria"/>
          <w:sz w:val="28"/>
          <w:szCs w:val="28"/>
        </w:rPr>
        <w:t>see that</w:t>
      </w:r>
      <w:r>
        <w:rPr>
          <w:rFonts w:ascii="Cambria" w:hAnsi="Cambria"/>
          <w:sz w:val="28"/>
          <w:szCs w:val="28"/>
        </w:rPr>
        <w:t xml:space="preserve"> </w:t>
      </w:r>
      <w:r w:rsidR="00546899">
        <w:rPr>
          <w:rFonts w:ascii="Cambria" w:hAnsi="Cambria"/>
          <w:sz w:val="28"/>
          <w:szCs w:val="28"/>
        </w:rPr>
        <w:t>a</w:t>
      </w:r>
      <w:r>
        <w:rPr>
          <w:rFonts w:ascii="Cambria" w:hAnsi="Cambria"/>
          <w:sz w:val="28"/>
          <w:szCs w:val="28"/>
        </w:rPr>
        <w:t>ll the automatic lights had</w:t>
      </w:r>
      <w:r w:rsidR="00A70A6C">
        <w:rPr>
          <w:rFonts w:ascii="Cambria" w:hAnsi="Cambria"/>
          <w:sz w:val="28"/>
          <w:szCs w:val="28"/>
        </w:rPr>
        <w:t xml:space="preserve"> </w:t>
      </w:r>
      <w:r>
        <w:rPr>
          <w:rFonts w:ascii="Cambria" w:hAnsi="Cambria"/>
          <w:sz w:val="28"/>
          <w:szCs w:val="28"/>
        </w:rPr>
        <w:t xml:space="preserve">come on in her </w:t>
      </w:r>
      <w:r w:rsidR="007C0416">
        <w:rPr>
          <w:rFonts w:ascii="Cambria" w:hAnsi="Cambria"/>
          <w:sz w:val="28"/>
          <w:szCs w:val="28"/>
        </w:rPr>
        <w:t xml:space="preserve">back </w:t>
      </w:r>
      <w:r>
        <w:rPr>
          <w:rFonts w:ascii="Cambria" w:hAnsi="Cambria"/>
          <w:sz w:val="28"/>
          <w:szCs w:val="28"/>
        </w:rPr>
        <w:t>garden</w:t>
      </w:r>
      <w:r w:rsidR="006410A7">
        <w:rPr>
          <w:rFonts w:ascii="Cambria" w:hAnsi="Cambria"/>
          <w:sz w:val="28"/>
          <w:szCs w:val="28"/>
        </w:rPr>
        <w:t>. ‘I think someone’s outside</w:t>
      </w:r>
      <w:ins w:id="11764" w:author="Daisy Watt" w:date="2026-06-22T15:04:00Z" w16du:dateUtc="2026-06-22T13:04:00Z">
        <w:r w:rsidR="00C74948">
          <w:rPr>
            <w:rFonts w:ascii="Cambria" w:hAnsi="Cambria"/>
            <w:sz w:val="28"/>
            <w:szCs w:val="28"/>
          </w:rPr>
          <w:t>.</w:t>
        </w:r>
      </w:ins>
      <w:del w:id="11765" w:author="Daisy Watt" w:date="2026-06-22T15:04:00Z" w16du:dateUtc="2026-06-22T13:04:00Z">
        <w:r w:rsidR="007C0416">
          <w:rPr>
            <w:rFonts w:ascii="Cambria" w:hAnsi="Cambria"/>
            <w:sz w:val="28"/>
            <w:szCs w:val="28"/>
          </w:rPr>
          <w:delText xml:space="preserve"> </w:delText>
        </w:r>
        <w:r w:rsidR="006410A7">
          <w:rPr>
            <w:rFonts w:ascii="Cambria" w:hAnsi="Cambria"/>
            <w:sz w:val="28"/>
            <w:szCs w:val="28"/>
          </w:rPr>
          <w:delText>-</w:delText>
        </w:r>
      </w:del>
      <w:r w:rsidR="006410A7">
        <w:rPr>
          <w:rFonts w:ascii="Cambria" w:hAnsi="Cambria"/>
          <w:sz w:val="28"/>
          <w:szCs w:val="28"/>
        </w:rPr>
        <w:t>’</w:t>
      </w:r>
    </w:p>
    <w:p w14:paraId="0CE39E4D" w14:textId="741804A1" w:rsidR="006F6FCA" w:rsidRDefault="006F6FCA" w:rsidP="00266E8A">
      <w:pPr>
        <w:spacing w:line="360" w:lineRule="auto"/>
        <w:contextualSpacing/>
        <w:rPr>
          <w:rFonts w:ascii="Cambria" w:hAnsi="Cambria"/>
          <w:sz w:val="28"/>
          <w:szCs w:val="28"/>
        </w:rPr>
      </w:pPr>
      <w:r>
        <w:rPr>
          <w:rFonts w:ascii="Cambria" w:hAnsi="Cambria"/>
          <w:sz w:val="28"/>
          <w:szCs w:val="28"/>
        </w:rPr>
        <w:tab/>
        <w:t>‘</w:t>
      </w:r>
      <w:r w:rsidR="00A602A8">
        <w:rPr>
          <w:rFonts w:ascii="Cambria" w:hAnsi="Cambria"/>
          <w:sz w:val="28"/>
          <w:szCs w:val="28"/>
        </w:rPr>
        <w:t xml:space="preserve">Where? </w:t>
      </w:r>
      <w:r w:rsidR="0068198A">
        <w:rPr>
          <w:rFonts w:ascii="Cambria" w:hAnsi="Cambria"/>
          <w:sz w:val="28"/>
          <w:szCs w:val="28"/>
        </w:rPr>
        <w:t>Do you need help?</w:t>
      </w:r>
      <w:r w:rsidR="007C0416">
        <w:rPr>
          <w:rFonts w:ascii="Cambria" w:hAnsi="Cambria"/>
          <w:sz w:val="28"/>
          <w:szCs w:val="28"/>
        </w:rPr>
        <w:t xml:space="preserve"> </w:t>
      </w:r>
      <w:r w:rsidR="00420594">
        <w:rPr>
          <w:rFonts w:ascii="Cambria" w:hAnsi="Cambria"/>
          <w:sz w:val="28"/>
          <w:szCs w:val="28"/>
        </w:rPr>
        <w:t>I can</w:t>
      </w:r>
      <w:r w:rsidR="007C0416">
        <w:rPr>
          <w:rFonts w:ascii="Cambria" w:hAnsi="Cambria"/>
          <w:sz w:val="28"/>
          <w:szCs w:val="28"/>
        </w:rPr>
        <w:t xml:space="preserve"> call the police</w:t>
      </w:r>
      <w:ins w:id="11766" w:author="Daisy Watt" w:date="2026-06-22T15:04:00Z" w16du:dateUtc="2026-06-22T13:04:00Z">
        <w:r w:rsidR="00C74948">
          <w:rPr>
            <w:rFonts w:ascii="Cambria" w:hAnsi="Cambria"/>
            <w:sz w:val="28"/>
            <w:szCs w:val="28"/>
          </w:rPr>
          <w:t>—</w:t>
        </w:r>
      </w:ins>
      <w:del w:id="11767" w:author="Daisy Watt" w:date="2026-06-22T15:04:00Z" w16du:dateUtc="2026-06-22T13:04:00Z">
        <w:r w:rsidR="00420594">
          <w:rPr>
            <w:rFonts w:ascii="Cambria" w:hAnsi="Cambria"/>
            <w:sz w:val="28"/>
            <w:szCs w:val="28"/>
          </w:rPr>
          <w:delText xml:space="preserve"> -</w:delText>
        </w:r>
      </w:del>
      <w:r w:rsidR="0068198A">
        <w:rPr>
          <w:rFonts w:ascii="Cambria" w:hAnsi="Cambria"/>
          <w:sz w:val="28"/>
          <w:szCs w:val="28"/>
        </w:rPr>
        <w:t xml:space="preserve">’ Carl was saying as </w:t>
      </w:r>
      <w:r w:rsidR="00420594">
        <w:rPr>
          <w:rFonts w:ascii="Cambria" w:hAnsi="Cambria"/>
          <w:sz w:val="28"/>
          <w:szCs w:val="28"/>
        </w:rPr>
        <w:t>Savannah</w:t>
      </w:r>
      <w:r w:rsidR="0068198A">
        <w:rPr>
          <w:rFonts w:ascii="Cambria" w:hAnsi="Cambria"/>
          <w:sz w:val="28"/>
          <w:szCs w:val="28"/>
        </w:rPr>
        <w:t xml:space="preserve"> </w:t>
      </w:r>
      <w:r w:rsidR="006410A7">
        <w:rPr>
          <w:rFonts w:ascii="Cambria" w:hAnsi="Cambria"/>
          <w:sz w:val="28"/>
          <w:szCs w:val="28"/>
        </w:rPr>
        <w:t>stepped</w:t>
      </w:r>
      <w:r w:rsidR="00741970">
        <w:rPr>
          <w:rFonts w:ascii="Cambria" w:hAnsi="Cambria"/>
          <w:sz w:val="28"/>
          <w:szCs w:val="28"/>
        </w:rPr>
        <w:t xml:space="preserve"> </w:t>
      </w:r>
      <w:r w:rsidR="0068198A">
        <w:rPr>
          <w:rFonts w:ascii="Cambria" w:hAnsi="Cambria"/>
          <w:sz w:val="28"/>
          <w:szCs w:val="28"/>
        </w:rPr>
        <w:t>out of the bath</w:t>
      </w:r>
      <w:r w:rsidR="00764A8F">
        <w:rPr>
          <w:rFonts w:ascii="Cambria" w:hAnsi="Cambria"/>
          <w:sz w:val="28"/>
          <w:szCs w:val="28"/>
        </w:rPr>
        <w:t xml:space="preserve"> and grabbed a towel, inching over</w:t>
      </w:r>
      <w:r w:rsidR="006410A7">
        <w:rPr>
          <w:rFonts w:ascii="Cambria" w:hAnsi="Cambria"/>
          <w:sz w:val="28"/>
          <w:szCs w:val="28"/>
        </w:rPr>
        <w:t xml:space="preserve"> to </w:t>
      </w:r>
      <w:r w:rsidR="00421C27">
        <w:rPr>
          <w:rFonts w:ascii="Cambria" w:hAnsi="Cambria"/>
          <w:sz w:val="28"/>
          <w:szCs w:val="28"/>
        </w:rPr>
        <w:t xml:space="preserve">peer </w:t>
      </w:r>
      <w:r w:rsidR="00464AFD">
        <w:rPr>
          <w:rFonts w:ascii="Cambria" w:hAnsi="Cambria"/>
          <w:sz w:val="28"/>
          <w:szCs w:val="28"/>
        </w:rPr>
        <w:t xml:space="preserve">down into the </w:t>
      </w:r>
      <w:r w:rsidR="00884B6C">
        <w:rPr>
          <w:rFonts w:ascii="Cambria" w:hAnsi="Cambria"/>
          <w:sz w:val="28"/>
          <w:szCs w:val="28"/>
        </w:rPr>
        <w:t xml:space="preserve">back </w:t>
      </w:r>
      <w:r w:rsidR="00464AFD">
        <w:rPr>
          <w:rFonts w:ascii="Cambria" w:hAnsi="Cambria"/>
          <w:sz w:val="28"/>
          <w:szCs w:val="28"/>
        </w:rPr>
        <w:t>garden</w:t>
      </w:r>
      <w:r w:rsidR="0068198A">
        <w:rPr>
          <w:rFonts w:ascii="Cambria" w:hAnsi="Cambria"/>
          <w:sz w:val="28"/>
          <w:szCs w:val="28"/>
        </w:rPr>
        <w:t>.</w:t>
      </w:r>
    </w:p>
    <w:p w14:paraId="16FE0185" w14:textId="70053057" w:rsidR="004273D4" w:rsidRDefault="0068198A" w:rsidP="00266E8A">
      <w:pPr>
        <w:spacing w:line="360" w:lineRule="auto"/>
        <w:contextualSpacing/>
        <w:rPr>
          <w:rFonts w:ascii="Cambria" w:hAnsi="Cambria"/>
          <w:sz w:val="28"/>
          <w:szCs w:val="28"/>
        </w:rPr>
      </w:pPr>
      <w:r>
        <w:rPr>
          <w:rFonts w:ascii="Cambria" w:hAnsi="Cambria"/>
          <w:sz w:val="28"/>
          <w:szCs w:val="28"/>
        </w:rPr>
        <w:tab/>
        <w:t>And then a face</w:t>
      </w:r>
      <w:r w:rsidR="008F5DFC">
        <w:rPr>
          <w:rFonts w:ascii="Cambria" w:hAnsi="Cambria"/>
          <w:sz w:val="28"/>
          <w:szCs w:val="28"/>
        </w:rPr>
        <w:t xml:space="preserve"> leer</w:t>
      </w:r>
      <w:r w:rsidR="007C0416">
        <w:rPr>
          <w:rFonts w:ascii="Cambria" w:hAnsi="Cambria"/>
          <w:sz w:val="28"/>
          <w:szCs w:val="28"/>
        </w:rPr>
        <w:t xml:space="preserve">ed at her, </w:t>
      </w:r>
      <w:del w:id="11768" w:author="Daisy Watt" w:date="2026-06-22T15:04:00Z" w16du:dateUtc="2026-06-22T13:04:00Z">
        <w:r w:rsidR="00464AFD">
          <w:rPr>
            <w:rFonts w:ascii="Cambria" w:hAnsi="Cambria"/>
            <w:sz w:val="28"/>
            <w:szCs w:val="28"/>
          </w:rPr>
          <w:delText xml:space="preserve">up here </w:delText>
        </w:r>
        <w:r w:rsidR="007C0416">
          <w:rPr>
            <w:rFonts w:ascii="Cambria" w:hAnsi="Cambria"/>
            <w:sz w:val="28"/>
            <w:szCs w:val="28"/>
          </w:rPr>
          <w:delText xml:space="preserve">on </w:delText>
        </w:r>
      </w:del>
      <w:ins w:id="11769" w:author="Daisy Watt" w:date="2026-06-22T15:04:00Z" w16du:dateUtc="2026-06-22T13:04:00Z">
        <w:r w:rsidR="00B82241">
          <w:rPr>
            <w:rFonts w:ascii="Cambria" w:hAnsi="Cambria"/>
            <w:sz w:val="28"/>
            <w:szCs w:val="28"/>
          </w:rPr>
          <w:t xml:space="preserve">through </w:t>
        </w:r>
      </w:ins>
      <w:r w:rsidR="007C0416">
        <w:rPr>
          <w:rFonts w:ascii="Cambria" w:hAnsi="Cambria"/>
          <w:sz w:val="28"/>
          <w:szCs w:val="28"/>
        </w:rPr>
        <w:t>the first</w:t>
      </w:r>
      <w:r w:rsidR="00620C06">
        <w:rPr>
          <w:rFonts w:ascii="Cambria" w:hAnsi="Cambria"/>
          <w:sz w:val="28"/>
          <w:szCs w:val="28"/>
        </w:rPr>
        <w:t>-</w:t>
      </w:r>
      <w:r w:rsidR="007C0416">
        <w:rPr>
          <w:rFonts w:ascii="Cambria" w:hAnsi="Cambria"/>
          <w:sz w:val="28"/>
          <w:szCs w:val="28"/>
        </w:rPr>
        <w:t xml:space="preserve">floor </w:t>
      </w:r>
      <w:r w:rsidR="00464AFD">
        <w:rPr>
          <w:rFonts w:ascii="Cambria" w:hAnsi="Cambria"/>
          <w:sz w:val="28"/>
          <w:szCs w:val="28"/>
        </w:rPr>
        <w:t>bathroom</w:t>
      </w:r>
      <w:r>
        <w:rPr>
          <w:rFonts w:ascii="Cambria" w:hAnsi="Cambria"/>
          <w:sz w:val="28"/>
          <w:szCs w:val="28"/>
        </w:rPr>
        <w:t xml:space="preserve"> window</w:t>
      </w:r>
      <w:del w:id="11770" w:author="Daisy Watt" w:date="2026-06-22T15:04:00Z" w16du:dateUtc="2026-06-22T13:04:00Z">
        <w:r>
          <w:rPr>
            <w:rFonts w:ascii="Cambria" w:hAnsi="Cambria"/>
            <w:sz w:val="28"/>
            <w:szCs w:val="28"/>
          </w:rPr>
          <w:delText>,</w:delText>
        </w:r>
      </w:del>
      <w:ins w:id="11771" w:author="Daisy Watt" w:date="2026-06-22T15:04:00Z" w16du:dateUtc="2026-06-22T13:04:00Z">
        <w:r>
          <w:rPr>
            <w:rFonts w:ascii="Cambria" w:hAnsi="Cambria"/>
            <w:sz w:val="28"/>
            <w:szCs w:val="28"/>
          </w:rPr>
          <w:t xml:space="preserve"> </w:t>
        </w:r>
        <w:r w:rsidR="00B74C28">
          <w:rPr>
            <w:rFonts w:ascii="Cambria" w:hAnsi="Cambria"/>
            <w:sz w:val="28"/>
            <w:szCs w:val="28"/>
          </w:rPr>
          <w:t>–</w:t>
        </w:r>
      </w:ins>
      <w:r>
        <w:rPr>
          <w:rFonts w:ascii="Cambria" w:hAnsi="Cambria"/>
          <w:sz w:val="28"/>
          <w:szCs w:val="28"/>
        </w:rPr>
        <w:t xml:space="preserve"> </w:t>
      </w:r>
      <w:r w:rsidR="0005366F">
        <w:rPr>
          <w:rFonts w:ascii="Cambria" w:hAnsi="Cambria"/>
          <w:sz w:val="28"/>
          <w:szCs w:val="28"/>
        </w:rPr>
        <w:t xml:space="preserve">a cruel laughing face with tiny eyes and a huge </w:t>
      </w:r>
      <w:r w:rsidR="00170DEF">
        <w:rPr>
          <w:rFonts w:ascii="Cambria" w:hAnsi="Cambria"/>
          <w:sz w:val="28"/>
          <w:szCs w:val="28"/>
        </w:rPr>
        <w:t xml:space="preserve">gaping </w:t>
      </w:r>
      <w:r w:rsidR="0005366F">
        <w:rPr>
          <w:rFonts w:ascii="Cambria" w:hAnsi="Cambria"/>
          <w:sz w:val="28"/>
          <w:szCs w:val="28"/>
        </w:rPr>
        <w:t xml:space="preserve">mouth, </w:t>
      </w:r>
      <w:r>
        <w:rPr>
          <w:rFonts w:ascii="Cambria" w:hAnsi="Cambria"/>
          <w:sz w:val="28"/>
          <w:szCs w:val="28"/>
        </w:rPr>
        <w:t>and S</w:t>
      </w:r>
      <w:r w:rsidR="008F5DFC">
        <w:rPr>
          <w:rFonts w:ascii="Cambria" w:hAnsi="Cambria"/>
          <w:sz w:val="28"/>
          <w:szCs w:val="28"/>
        </w:rPr>
        <w:t>a</w:t>
      </w:r>
      <w:r>
        <w:rPr>
          <w:rFonts w:ascii="Cambria" w:hAnsi="Cambria"/>
          <w:sz w:val="28"/>
          <w:szCs w:val="28"/>
        </w:rPr>
        <w:t>vannah screamed</w:t>
      </w:r>
      <w:r w:rsidR="006410A7">
        <w:rPr>
          <w:rFonts w:ascii="Cambria" w:hAnsi="Cambria"/>
          <w:sz w:val="28"/>
          <w:szCs w:val="28"/>
        </w:rPr>
        <w:t xml:space="preserve"> louder than she’d probably ever screamed</w:t>
      </w:r>
      <w:r w:rsidR="007C0416">
        <w:rPr>
          <w:rFonts w:ascii="Cambria" w:hAnsi="Cambria"/>
          <w:sz w:val="28"/>
          <w:szCs w:val="28"/>
        </w:rPr>
        <w:t xml:space="preserve"> before</w:t>
      </w:r>
      <w:r w:rsidR="00170DEF">
        <w:rPr>
          <w:rFonts w:ascii="Cambria" w:hAnsi="Cambria"/>
          <w:sz w:val="28"/>
          <w:szCs w:val="28"/>
        </w:rPr>
        <w:t xml:space="preserve">. </w:t>
      </w:r>
    </w:p>
    <w:p w14:paraId="27DB2207" w14:textId="3D241CDB" w:rsidR="0068198A" w:rsidRDefault="00170DEF" w:rsidP="004273D4">
      <w:pPr>
        <w:spacing w:line="360" w:lineRule="auto"/>
        <w:ind w:firstLine="720"/>
        <w:contextualSpacing/>
        <w:rPr>
          <w:rFonts w:ascii="Cambria" w:hAnsi="Cambria"/>
          <w:sz w:val="28"/>
          <w:szCs w:val="28"/>
        </w:rPr>
      </w:pPr>
      <w:r>
        <w:rPr>
          <w:rFonts w:ascii="Cambria" w:hAnsi="Cambria"/>
          <w:sz w:val="28"/>
          <w:szCs w:val="28"/>
        </w:rPr>
        <w:t>Her</w:t>
      </w:r>
      <w:r w:rsidR="0068198A">
        <w:rPr>
          <w:rFonts w:ascii="Cambria" w:hAnsi="Cambria"/>
          <w:sz w:val="28"/>
          <w:szCs w:val="28"/>
        </w:rPr>
        <w:t xml:space="preserve"> phone slipp</w:t>
      </w:r>
      <w:r>
        <w:rPr>
          <w:rFonts w:ascii="Cambria" w:hAnsi="Cambria"/>
          <w:sz w:val="28"/>
          <w:szCs w:val="28"/>
        </w:rPr>
        <w:t>ed</w:t>
      </w:r>
      <w:r w:rsidR="0068198A">
        <w:rPr>
          <w:rFonts w:ascii="Cambria" w:hAnsi="Cambria"/>
          <w:sz w:val="28"/>
          <w:szCs w:val="28"/>
        </w:rPr>
        <w:t xml:space="preserve"> through her fingers</w:t>
      </w:r>
      <w:r w:rsidR="00F634B1">
        <w:rPr>
          <w:rFonts w:ascii="Cambria" w:hAnsi="Cambria"/>
          <w:sz w:val="28"/>
          <w:szCs w:val="28"/>
        </w:rPr>
        <w:t>,</w:t>
      </w:r>
      <w:r w:rsidR="0068198A">
        <w:rPr>
          <w:rFonts w:ascii="Cambria" w:hAnsi="Cambria"/>
          <w:sz w:val="28"/>
          <w:szCs w:val="28"/>
        </w:rPr>
        <w:t xml:space="preserve"> straight into the </w:t>
      </w:r>
      <w:r w:rsidR="0068198A" w:rsidRPr="00F56846">
        <w:rPr>
          <w:rFonts w:ascii="Cambria" w:hAnsi="Cambria"/>
          <w:sz w:val="28"/>
          <w:szCs w:val="28"/>
        </w:rPr>
        <w:t>soapy water</w:t>
      </w:r>
      <w:r w:rsidR="00546899">
        <w:rPr>
          <w:rFonts w:ascii="Cambria" w:hAnsi="Cambria"/>
          <w:sz w:val="28"/>
          <w:szCs w:val="28"/>
        </w:rPr>
        <w:t>,</w:t>
      </w:r>
      <w:r w:rsidR="00741970">
        <w:rPr>
          <w:rFonts w:ascii="Cambria" w:hAnsi="Cambria"/>
          <w:sz w:val="28"/>
          <w:szCs w:val="28"/>
        </w:rPr>
        <w:t xml:space="preserve"> </w:t>
      </w:r>
      <w:r w:rsidR="00884B6C">
        <w:rPr>
          <w:rFonts w:ascii="Cambria" w:hAnsi="Cambria"/>
          <w:sz w:val="28"/>
          <w:szCs w:val="28"/>
        </w:rPr>
        <w:t>drowning out</w:t>
      </w:r>
      <w:r w:rsidR="00741970">
        <w:rPr>
          <w:rFonts w:ascii="Cambria" w:hAnsi="Cambria"/>
          <w:sz w:val="28"/>
          <w:szCs w:val="28"/>
        </w:rPr>
        <w:t xml:space="preserve"> Carl’s worried voice.</w:t>
      </w:r>
      <w:r>
        <w:rPr>
          <w:rFonts w:ascii="Cambria" w:hAnsi="Cambria"/>
          <w:sz w:val="28"/>
          <w:szCs w:val="28"/>
        </w:rPr>
        <w:t xml:space="preserve"> </w:t>
      </w:r>
      <w:del w:id="11772" w:author="Daisy Watt" w:date="2026-06-22T15:05:00Z" w16du:dateUtc="2026-06-22T13:05:00Z">
        <w:r>
          <w:rPr>
            <w:rFonts w:ascii="Cambria" w:hAnsi="Cambria"/>
            <w:sz w:val="28"/>
            <w:szCs w:val="28"/>
          </w:rPr>
          <w:delText>‘Savannah?’</w:delText>
        </w:r>
      </w:del>
    </w:p>
    <w:p w14:paraId="126980B1" w14:textId="4FD638D4" w:rsidR="00433D3B" w:rsidRDefault="00433D3B" w:rsidP="00266E8A">
      <w:pPr>
        <w:spacing w:line="360" w:lineRule="auto"/>
        <w:contextualSpacing/>
        <w:rPr>
          <w:rFonts w:ascii="Cambria" w:hAnsi="Cambria"/>
          <w:sz w:val="28"/>
          <w:szCs w:val="28"/>
        </w:rPr>
      </w:pPr>
      <w:r>
        <w:rPr>
          <w:rFonts w:ascii="Cambria" w:hAnsi="Cambria"/>
          <w:sz w:val="28"/>
          <w:szCs w:val="28"/>
        </w:rPr>
        <w:tab/>
        <w:t>‘I don’t want to die here alone and naked,’ she moaned to herself</w:t>
      </w:r>
      <w:r w:rsidR="008F2226">
        <w:rPr>
          <w:rFonts w:ascii="Cambria" w:hAnsi="Cambria"/>
          <w:sz w:val="28"/>
          <w:szCs w:val="28"/>
        </w:rPr>
        <w:t>,</w:t>
      </w:r>
      <w:r>
        <w:rPr>
          <w:rFonts w:ascii="Cambria" w:hAnsi="Cambria"/>
          <w:sz w:val="28"/>
          <w:szCs w:val="28"/>
        </w:rPr>
        <w:t xml:space="preserve"> but no one was listening except the wind</w:t>
      </w:r>
      <w:r w:rsidR="00D67A69">
        <w:rPr>
          <w:rFonts w:ascii="Cambria" w:hAnsi="Cambria"/>
          <w:sz w:val="28"/>
          <w:szCs w:val="28"/>
        </w:rPr>
        <w:t xml:space="preserve"> and the rain </w:t>
      </w:r>
      <w:del w:id="11773" w:author="Daisy Watt" w:date="2026-06-22T15:05:00Z" w16du:dateUtc="2026-06-22T13:05:00Z">
        <w:r w:rsidR="00D67A69">
          <w:rPr>
            <w:rFonts w:ascii="Cambria" w:hAnsi="Cambria"/>
            <w:sz w:val="28"/>
            <w:szCs w:val="28"/>
          </w:rPr>
          <w:delText>-</w:delText>
        </w:r>
      </w:del>
      <w:ins w:id="11774" w:author="Daisy Watt" w:date="2026-06-22T15:05:00Z" w16du:dateUtc="2026-06-22T13:05:00Z">
        <w:r w:rsidR="00C5148E">
          <w:rPr>
            <w:rFonts w:ascii="Cambria" w:hAnsi="Cambria"/>
            <w:sz w:val="28"/>
            <w:szCs w:val="28"/>
          </w:rPr>
          <w:t>–</w:t>
        </w:r>
      </w:ins>
      <w:r>
        <w:rPr>
          <w:rFonts w:ascii="Cambria" w:hAnsi="Cambria"/>
          <w:sz w:val="28"/>
          <w:szCs w:val="28"/>
        </w:rPr>
        <w:t xml:space="preserve"> and the </w:t>
      </w:r>
      <w:r w:rsidR="001B0236">
        <w:rPr>
          <w:rFonts w:ascii="Cambria" w:hAnsi="Cambria"/>
          <w:sz w:val="28"/>
          <w:szCs w:val="28"/>
        </w:rPr>
        <w:t xml:space="preserve">jeering </w:t>
      </w:r>
      <w:r>
        <w:rPr>
          <w:rFonts w:ascii="Cambria" w:hAnsi="Cambria"/>
          <w:sz w:val="28"/>
          <w:szCs w:val="28"/>
        </w:rPr>
        <w:t>face at the window.</w:t>
      </w:r>
    </w:p>
    <w:p w14:paraId="14FCC892" w14:textId="77777777" w:rsidR="00A70A6C" w:rsidRDefault="00A70A6C" w:rsidP="00266E8A">
      <w:pPr>
        <w:spacing w:line="360" w:lineRule="auto"/>
        <w:contextualSpacing/>
        <w:rPr>
          <w:rFonts w:ascii="Cambria" w:hAnsi="Cambria"/>
          <w:b/>
          <w:bCs/>
          <w:sz w:val="28"/>
          <w:szCs w:val="28"/>
        </w:rPr>
      </w:pPr>
    </w:p>
    <w:p w14:paraId="4D7D6230" w14:textId="77777777" w:rsidR="00884B6C" w:rsidRDefault="00884B6C" w:rsidP="00266E8A">
      <w:pPr>
        <w:spacing w:line="360" w:lineRule="auto"/>
        <w:contextualSpacing/>
        <w:rPr>
          <w:rFonts w:ascii="Cambria" w:hAnsi="Cambria"/>
          <w:b/>
          <w:bCs/>
          <w:sz w:val="28"/>
          <w:szCs w:val="28"/>
        </w:rPr>
      </w:pPr>
    </w:p>
    <w:p w14:paraId="738AF26B" w14:textId="77777777" w:rsidR="00884B6C" w:rsidRDefault="00884B6C" w:rsidP="00266E8A">
      <w:pPr>
        <w:spacing w:line="360" w:lineRule="auto"/>
        <w:contextualSpacing/>
        <w:rPr>
          <w:rFonts w:ascii="Cambria" w:hAnsi="Cambria"/>
          <w:b/>
          <w:bCs/>
          <w:sz w:val="28"/>
          <w:szCs w:val="28"/>
        </w:rPr>
      </w:pPr>
    </w:p>
    <w:p w14:paraId="1AE57D6B" w14:textId="77777777" w:rsidR="00884B6C" w:rsidRDefault="00884B6C" w:rsidP="00266E8A">
      <w:pPr>
        <w:spacing w:line="360" w:lineRule="auto"/>
        <w:contextualSpacing/>
        <w:rPr>
          <w:rFonts w:ascii="Cambria" w:hAnsi="Cambria"/>
          <w:b/>
          <w:bCs/>
          <w:sz w:val="28"/>
          <w:szCs w:val="28"/>
        </w:rPr>
      </w:pPr>
    </w:p>
    <w:p w14:paraId="093D9E3D" w14:textId="77777777" w:rsidR="00884B6C" w:rsidRDefault="00884B6C" w:rsidP="00266E8A">
      <w:pPr>
        <w:spacing w:line="360" w:lineRule="auto"/>
        <w:contextualSpacing/>
        <w:rPr>
          <w:rFonts w:ascii="Cambria" w:hAnsi="Cambria"/>
          <w:b/>
          <w:bCs/>
          <w:sz w:val="28"/>
          <w:szCs w:val="28"/>
        </w:rPr>
      </w:pPr>
    </w:p>
    <w:p w14:paraId="4F9B382E" w14:textId="77777777" w:rsidR="00884B6C" w:rsidRDefault="00884B6C" w:rsidP="00266E8A">
      <w:pPr>
        <w:spacing w:line="360" w:lineRule="auto"/>
        <w:contextualSpacing/>
        <w:rPr>
          <w:rFonts w:ascii="Cambria" w:hAnsi="Cambria"/>
          <w:b/>
          <w:bCs/>
          <w:sz w:val="28"/>
          <w:szCs w:val="28"/>
        </w:rPr>
      </w:pPr>
    </w:p>
    <w:p w14:paraId="43BB4E3C" w14:textId="77777777" w:rsidR="00884B6C" w:rsidRDefault="00884B6C" w:rsidP="00266E8A">
      <w:pPr>
        <w:spacing w:line="360" w:lineRule="auto"/>
        <w:contextualSpacing/>
        <w:rPr>
          <w:rFonts w:ascii="Cambria" w:hAnsi="Cambria"/>
          <w:b/>
          <w:bCs/>
          <w:sz w:val="28"/>
          <w:szCs w:val="28"/>
        </w:rPr>
      </w:pPr>
    </w:p>
    <w:p w14:paraId="59C9CAB2" w14:textId="77777777" w:rsidR="00884B6C" w:rsidRDefault="00884B6C" w:rsidP="00266E8A">
      <w:pPr>
        <w:spacing w:line="360" w:lineRule="auto"/>
        <w:contextualSpacing/>
        <w:rPr>
          <w:rFonts w:ascii="Cambria" w:hAnsi="Cambria"/>
          <w:b/>
          <w:bCs/>
          <w:sz w:val="28"/>
          <w:szCs w:val="28"/>
        </w:rPr>
      </w:pPr>
    </w:p>
    <w:p w14:paraId="061F6C78" w14:textId="77777777" w:rsidR="00884B6C" w:rsidRDefault="00884B6C" w:rsidP="00266E8A">
      <w:pPr>
        <w:spacing w:line="360" w:lineRule="auto"/>
        <w:contextualSpacing/>
        <w:rPr>
          <w:rFonts w:ascii="Cambria" w:hAnsi="Cambria"/>
          <w:b/>
          <w:bCs/>
          <w:sz w:val="28"/>
          <w:szCs w:val="28"/>
        </w:rPr>
      </w:pPr>
    </w:p>
    <w:p w14:paraId="1A23915E" w14:textId="77777777" w:rsidR="00884B6C" w:rsidRDefault="00884B6C" w:rsidP="00266E8A">
      <w:pPr>
        <w:spacing w:line="360" w:lineRule="auto"/>
        <w:contextualSpacing/>
        <w:rPr>
          <w:rFonts w:ascii="Cambria" w:hAnsi="Cambria"/>
          <w:b/>
          <w:bCs/>
          <w:sz w:val="28"/>
          <w:szCs w:val="28"/>
        </w:rPr>
      </w:pPr>
    </w:p>
    <w:p w14:paraId="65A11EEE" w14:textId="77777777" w:rsidR="00884B6C" w:rsidRDefault="00884B6C" w:rsidP="00266E8A">
      <w:pPr>
        <w:spacing w:line="360" w:lineRule="auto"/>
        <w:contextualSpacing/>
        <w:rPr>
          <w:rFonts w:ascii="Cambria" w:hAnsi="Cambria"/>
          <w:b/>
          <w:bCs/>
          <w:sz w:val="28"/>
          <w:szCs w:val="28"/>
        </w:rPr>
      </w:pPr>
    </w:p>
    <w:p w14:paraId="5582DDC2" w14:textId="77777777" w:rsidR="00884B6C" w:rsidRDefault="00884B6C" w:rsidP="00266E8A">
      <w:pPr>
        <w:spacing w:line="360" w:lineRule="auto"/>
        <w:contextualSpacing/>
        <w:rPr>
          <w:rFonts w:ascii="Cambria" w:hAnsi="Cambria"/>
          <w:b/>
          <w:bCs/>
          <w:sz w:val="28"/>
          <w:szCs w:val="28"/>
        </w:rPr>
      </w:pPr>
    </w:p>
    <w:p w14:paraId="55D13B45" w14:textId="77777777" w:rsidR="00884B6C" w:rsidRDefault="00884B6C" w:rsidP="00266E8A">
      <w:pPr>
        <w:spacing w:line="360" w:lineRule="auto"/>
        <w:contextualSpacing/>
        <w:rPr>
          <w:rFonts w:ascii="Cambria" w:hAnsi="Cambria"/>
          <w:b/>
          <w:bCs/>
          <w:sz w:val="28"/>
          <w:szCs w:val="28"/>
        </w:rPr>
      </w:pPr>
    </w:p>
    <w:p w14:paraId="44360612" w14:textId="77777777" w:rsidR="00884B6C" w:rsidRDefault="00884B6C" w:rsidP="00266E8A">
      <w:pPr>
        <w:spacing w:line="360" w:lineRule="auto"/>
        <w:contextualSpacing/>
        <w:rPr>
          <w:rFonts w:ascii="Cambria" w:hAnsi="Cambria"/>
          <w:b/>
          <w:bCs/>
          <w:sz w:val="28"/>
          <w:szCs w:val="28"/>
        </w:rPr>
      </w:pPr>
    </w:p>
    <w:p w14:paraId="2B2258BD" w14:textId="77777777" w:rsidR="00884B6C" w:rsidRDefault="00884B6C" w:rsidP="00266E8A">
      <w:pPr>
        <w:spacing w:line="360" w:lineRule="auto"/>
        <w:contextualSpacing/>
        <w:rPr>
          <w:rFonts w:ascii="Cambria" w:hAnsi="Cambria"/>
          <w:b/>
          <w:bCs/>
          <w:sz w:val="28"/>
          <w:szCs w:val="28"/>
        </w:rPr>
      </w:pPr>
    </w:p>
    <w:p w14:paraId="721F8720" w14:textId="77777777" w:rsidR="00884B6C" w:rsidRDefault="00884B6C" w:rsidP="00266E8A">
      <w:pPr>
        <w:spacing w:line="360" w:lineRule="auto"/>
        <w:contextualSpacing/>
        <w:rPr>
          <w:rFonts w:ascii="Cambria" w:hAnsi="Cambria"/>
          <w:b/>
          <w:bCs/>
          <w:sz w:val="28"/>
          <w:szCs w:val="28"/>
        </w:rPr>
      </w:pPr>
    </w:p>
    <w:p w14:paraId="2B3D8249" w14:textId="77777777" w:rsidR="00884B6C" w:rsidRDefault="00884B6C" w:rsidP="00266E8A">
      <w:pPr>
        <w:spacing w:line="360" w:lineRule="auto"/>
        <w:contextualSpacing/>
        <w:rPr>
          <w:rFonts w:ascii="Cambria" w:hAnsi="Cambria"/>
          <w:b/>
          <w:bCs/>
          <w:sz w:val="28"/>
          <w:szCs w:val="28"/>
        </w:rPr>
      </w:pPr>
    </w:p>
    <w:p w14:paraId="54E63042" w14:textId="48E761A8" w:rsidR="00884B6C" w:rsidDel="00680524" w:rsidRDefault="00884B6C" w:rsidP="00266E8A">
      <w:pPr>
        <w:spacing w:line="360" w:lineRule="auto"/>
        <w:contextualSpacing/>
        <w:rPr>
          <w:del w:id="11775" w:author="Claire S" w:date="2026-07-28T10:17:00Z" w16du:dateUtc="2026-07-28T09:17:00Z"/>
          <w:rFonts w:ascii="Cambria" w:hAnsi="Cambria"/>
          <w:b/>
          <w:bCs/>
          <w:sz w:val="28"/>
          <w:szCs w:val="28"/>
        </w:rPr>
      </w:pPr>
    </w:p>
    <w:p w14:paraId="3C693F71" w14:textId="6F9A4D75" w:rsidR="00884B6C" w:rsidDel="00680524" w:rsidRDefault="00884B6C" w:rsidP="00266E8A">
      <w:pPr>
        <w:spacing w:line="360" w:lineRule="auto"/>
        <w:contextualSpacing/>
        <w:rPr>
          <w:del w:id="11776" w:author="Claire S" w:date="2026-07-28T10:17:00Z" w16du:dateUtc="2026-07-28T09:17:00Z"/>
          <w:rFonts w:ascii="Cambria" w:hAnsi="Cambria"/>
          <w:b/>
          <w:bCs/>
          <w:sz w:val="28"/>
          <w:szCs w:val="28"/>
        </w:rPr>
      </w:pPr>
    </w:p>
    <w:p w14:paraId="05DB843A" w14:textId="0D9A8322" w:rsidR="00884B6C" w:rsidDel="00680524" w:rsidRDefault="00884B6C" w:rsidP="00266E8A">
      <w:pPr>
        <w:spacing w:line="360" w:lineRule="auto"/>
        <w:contextualSpacing/>
        <w:rPr>
          <w:del w:id="11777" w:author="Claire S" w:date="2026-07-28T10:17:00Z" w16du:dateUtc="2026-07-28T09:17:00Z"/>
          <w:rFonts w:ascii="Cambria" w:hAnsi="Cambria"/>
          <w:b/>
          <w:bCs/>
          <w:sz w:val="28"/>
          <w:szCs w:val="28"/>
        </w:rPr>
      </w:pPr>
    </w:p>
    <w:p w14:paraId="0ED89D89" w14:textId="1D6F82E0" w:rsidR="00546899" w:rsidRDefault="00433D3B" w:rsidP="00266E8A">
      <w:pPr>
        <w:spacing w:line="360" w:lineRule="auto"/>
        <w:contextualSpacing/>
        <w:rPr>
          <w:ins w:id="11778" w:author="Claire S" w:date="2026-07-28T10:17:00Z" w16du:dateUtc="2026-07-28T09:17:00Z"/>
          <w:rFonts w:ascii="Cambria" w:hAnsi="Cambria"/>
          <w:b/>
          <w:bCs/>
          <w:sz w:val="28"/>
          <w:szCs w:val="28"/>
        </w:rPr>
      </w:pPr>
      <w:r w:rsidRPr="00433D3B">
        <w:rPr>
          <w:rFonts w:ascii="Cambria" w:hAnsi="Cambria"/>
          <w:b/>
          <w:bCs/>
          <w:sz w:val="28"/>
          <w:szCs w:val="28"/>
        </w:rPr>
        <w:t>C</w:t>
      </w:r>
      <w:r w:rsidR="0068722D">
        <w:rPr>
          <w:rFonts w:ascii="Cambria" w:hAnsi="Cambria"/>
          <w:b/>
          <w:bCs/>
          <w:sz w:val="28"/>
          <w:szCs w:val="28"/>
        </w:rPr>
        <w:t>HAPTER</w:t>
      </w:r>
      <w:r w:rsidRPr="00433D3B">
        <w:rPr>
          <w:rFonts w:ascii="Cambria" w:hAnsi="Cambria"/>
          <w:b/>
          <w:bCs/>
          <w:sz w:val="28"/>
          <w:szCs w:val="28"/>
        </w:rPr>
        <w:t xml:space="preserve"> </w:t>
      </w:r>
      <w:del w:id="11779" w:author="Claire S" w:date="2026-07-27T16:51:00Z" w16du:dateUtc="2026-07-27T15:51:00Z">
        <w:r w:rsidR="0068722D" w:rsidDel="006637C0">
          <w:rPr>
            <w:rFonts w:ascii="Cambria" w:hAnsi="Cambria"/>
            <w:b/>
            <w:bCs/>
            <w:sz w:val="28"/>
            <w:szCs w:val="28"/>
          </w:rPr>
          <w:delText>30</w:delText>
        </w:r>
      </w:del>
      <w:ins w:id="11780" w:author="Claire S" w:date="2026-07-27T16:51:00Z" w16du:dateUtc="2026-07-27T15:51:00Z">
        <w:r w:rsidR="006637C0">
          <w:rPr>
            <w:rFonts w:ascii="Cambria" w:hAnsi="Cambria"/>
            <w:b/>
            <w:bCs/>
            <w:sz w:val="28"/>
            <w:szCs w:val="28"/>
          </w:rPr>
          <w:t>29</w:t>
        </w:r>
      </w:ins>
    </w:p>
    <w:p w14:paraId="0260714B" w14:textId="1D5F49A0" w:rsidR="00680524" w:rsidRDefault="00E32330" w:rsidP="00266E8A">
      <w:pPr>
        <w:spacing w:line="360" w:lineRule="auto"/>
        <w:contextualSpacing/>
        <w:rPr>
          <w:rFonts w:ascii="Cambria" w:hAnsi="Cambria"/>
          <w:b/>
          <w:bCs/>
          <w:sz w:val="28"/>
          <w:szCs w:val="28"/>
        </w:rPr>
      </w:pPr>
      <w:ins w:id="11781" w:author="Claire S" w:date="2026-08-04T12:08:00Z" w16du:dateUtc="2026-08-04T11:08:00Z">
        <w:r>
          <w:rPr>
            <w:rFonts w:ascii="Cambria" w:hAnsi="Cambria"/>
            <w:b/>
            <w:bCs/>
            <w:sz w:val="28"/>
            <w:szCs w:val="28"/>
          </w:rPr>
          <w:t xml:space="preserve">CLARA: </w:t>
        </w:r>
      </w:ins>
      <w:ins w:id="11782" w:author="Claire S" w:date="2026-07-28T10:17:00Z" w16du:dateUtc="2026-07-28T09:17:00Z">
        <w:r w:rsidR="00680524">
          <w:rPr>
            <w:rFonts w:ascii="Cambria" w:hAnsi="Cambria"/>
            <w:b/>
            <w:bCs/>
            <w:sz w:val="28"/>
            <w:szCs w:val="28"/>
          </w:rPr>
          <w:t>MONDAY EVENING</w:t>
        </w:r>
      </w:ins>
    </w:p>
    <w:p w14:paraId="5E94B9B1" w14:textId="4E335C15" w:rsidR="00230D13" w:rsidRDefault="00F634B1" w:rsidP="00266E8A">
      <w:pPr>
        <w:spacing w:line="360" w:lineRule="auto"/>
        <w:contextualSpacing/>
        <w:rPr>
          <w:del w:id="11783" w:author="Daisy Watt" w:date="2026-06-22T15:05:00Z" w16du:dateUtc="2026-06-22T13:05:00Z"/>
          <w:rFonts w:ascii="Cambria" w:hAnsi="Cambria"/>
          <w:b/>
          <w:bCs/>
          <w:sz w:val="28"/>
          <w:szCs w:val="28"/>
        </w:rPr>
      </w:pPr>
      <w:del w:id="11784" w:author="Daisy Watt" w:date="2026-06-22T15:05:00Z" w16du:dateUtc="2026-06-22T13:05:00Z">
        <w:r>
          <w:rPr>
            <w:rFonts w:ascii="Cambria" w:hAnsi="Cambria"/>
            <w:b/>
            <w:bCs/>
            <w:sz w:val="28"/>
            <w:szCs w:val="28"/>
          </w:rPr>
          <w:delText>MONDAY</w:delText>
        </w:r>
        <w:r w:rsidR="00230D13">
          <w:rPr>
            <w:rFonts w:ascii="Cambria" w:hAnsi="Cambria"/>
            <w:b/>
            <w:bCs/>
            <w:sz w:val="28"/>
            <w:szCs w:val="28"/>
          </w:rPr>
          <w:delText xml:space="preserve"> </w:delText>
        </w:r>
        <w:r w:rsidR="00230D13" w:rsidDel="00A17322">
          <w:rPr>
            <w:rFonts w:ascii="Cambria" w:hAnsi="Cambria"/>
            <w:b/>
            <w:bCs/>
            <w:sz w:val="28"/>
            <w:szCs w:val="28"/>
          </w:rPr>
          <w:delText>7</w:delText>
        </w:r>
        <w:r w:rsidDel="00A17322">
          <w:rPr>
            <w:rFonts w:ascii="Cambria" w:hAnsi="Cambria"/>
            <w:b/>
            <w:bCs/>
            <w:sz w:val="28"/>
            <w:szCs w:val="28"/>
          </w:rPr>
          <w:delText>PM</w:delText>
        </w:r>
      </w:del>
      <w:ins w:id="11785" w:author="Claire S" w:date="2026-05-27T15:13:00Z" w16du:dateUtc="2026-05-27T14:13:00Z">
        <w:del w:id="11786" w:author="Daisy Watt" w:date="2026-06-22T15:05:00Z" w16du:dateUtc="2026-06-22T13:05:00Z">
          <w:r w:rsidR="00A17322">
            <w:rPr>
              <w:rFonts w:ascii="Cambria" w:hAnsi="Cambria"/>
              <w:b/>
              <w:bCs/>
              <w:sz w:val="28"/>
              <w:szCs w:val="28"/>
            </w:rPr>
            <w:delText>NIGHT</w:delText>
          </w:r>
        </w:del>
      </w:ins>
    </w:p>
    <w:p w14:paraId="03AABE19" w14:textId="16E3237D" w:rsidR="00AC1C85" w:rsidRDefault="008F2226" w:rsidP="00F634B1">
      <w:pPr>
        <w:spacing w:line="360" w:lineRule="auto"/>
        <w:contextualSpacing/>
        <w:rPr>
          <w:ins w:id="11787" w:author="Claire S" w:date="2026-06-04T11:05:00Z" w16du:dateUtc="2026-06-04T10:05:00Z"/>
          <w:rFonts w:ascii="Cambria" w:hAnsi="Cambria"/>
          <w:sz w:val="28"/>
          <w:szCs w:val="28"/>
        </w:rPr>
      </w:pPr>
      <w:r w:rsidRPr="008F2226">
        <w:rPr>
          <w:rFonts w:ascii="Cambria" w:hAnsi="Cambria"/>
          <w:sz w:val="28"/>
          <w:szCs w:val="28"/>
        </w:rPr>
        <w:t xml:space="preserve">Clara had just </w:t>
      </w:r>
      <w:r w:rsidR="00B75D3D">
        <w:rPr>
          <w:rFonts w:ascii="Cambria" w:hAnsi="Cambria"/>
          <w:sz w:val="28"/>
          <w:szCs w:val="28"/>
        </w:rPr>
        <w:t>sat down at the kitchen table with</w:t>
      </w:r>
      <w:r w:rsidRPr="008F2226">
        <w:rPr>
          <w:rFonts w:ascii="Cambria" w:hAnsi="Cambria"/>
          <w:sz w:val="28"/>
          <w:szCs w:val="28"/>
        </w:rPr>
        <w:t xml:space="preserve"> a</w:t>
      </w:r>
      <w:r w:rsidR="00F634B1">
        <w:rPr>
          <w:rFonts w:ascii="Cambria" w:hAnsi="Cambria"/>
          <w:sz w:val="28"/>
          <w:szCs w:val="28"/>
        </w:rPr>
        <w:t xml:space="preserve"> big</w:t>
      </w:r>
      <w:r w:rsidR="00884B6C">
        <w:rPr>
          <w:rFonts w:ascii="Cambria" w:hAnsi="Cambria"/>
          <w:sz w:val="28"/>
          <w:szCs w:val="28"/>
        </w:rPr>
        <w:t xml:space="preserve"> </w:t>
      </w:r>
      <w:r w:rsidRPr="008F2226">
        <w:rPr>
          <w:rFonts w:ascii="Cambria" w:hAnsi="Cambria"/>
          <w:sz w:val="28"/>
          <w:szCs w:val="28"/>
        </w:rPr>
        <w:t>cup of tea</w:t>
      </w:r>
      <w:r w:rsidR="00D67A69">
        <w:rPr>
          <w:rFonts w:ascii="Cambria" w:hAnsi="Cambria"/>
          <w:sz w:val="28"/>
          <w:szCs w:val="28"/>
        </w:rPr>
        <w:t xml:space="preserve"> and </w:t>
      </w:r>
      <w:r w:rsidR="00F634B1">
        <w:rPr>
          <w:rFonts w:ascii="Cambria" w:hAnsi="Cambria"/>
          <w:sz w:val="28"/>
          <w:szCs w:val="28"/>
        </w:rPr>
        <w:t>some</w:t>
      </w:r>
      <w:r w:rsidR="00884B6C">
        <w:rPr>
          <w:rFonts w:ascii="Cambria" w:hAnsi="Cambria"/>
          <w:sz w:val="28"/>
          <w:szCs w:val="28"/>
        </w:rPr>
        <w:t xml:space="preserve"> </w:t>
      </w:r>
      <w:r w:rsidR="006217E4">
        <w:rPr>
          <w:rFonts w:ascii="Cambria" w:hAnsi="Cambria"/>
          <w:sz w:val="28"/>
          <w:szCs w:val="28"/>
        </w:rPr>
        <w:t xml:space="preserve">buttery </w:t>
      </w:r>
      <w:r w:rsidR="00D67A69">
        <w:rPr>
          <w:rFonts w:ascii="Cambria" w:hAnsi="Cambria"/>
          <w:sz w:val="28"/>
          <w:szCs w:val="28"/>
        </w:rPr>
        <w:t>toast,</w:t>
      </w:r>
      <w:r w:rsidR="0001178C">
        <w:rPr>
          <w:rFonts w:ascii="Cambria" w:hAnsi="Cambria"/>
          <w:sz w:val="28"/>
          <w:szCs w:val="28"/>
        </w:rPr>
        <w:t xml:space="preserve"> </w:t>
      </w:r>
      <w:r w:rsidR="00F634B1">
        <w:rPr>
          <w:rFonts w:ascii="Cambria" w:hAnsi="Cambria"/>
          <w:sz w:val="28"/>
          <w:szCs w:val="28"/>
        </w:rPr>
        <w:t xml:space="preserve">and was </w:t>
      </w:r>
      <w:r w:rsidR="0001178C">
        <w:rPr>
          <w:rFonts w:ascii="Cambria" w:hAnsi="Cambria"/>
          <w:sz w:val="28"/>
          <w:szCs w:val="28"/>
        </w:rPr>
        <w:t>preparing</w:t>
      </w:r>
      <w:r w:rsidR="00943F44">
        <w:rPr>
          <w:rFonts w:ascii="Cambria" w:hAnsi="Cambria"/>
          <w:sz w:val="28"/>
          <w:szCs w:val="28"/>
        </w:rPr>
        <w:t xml:space="preserve"> to </w:t>
      </w:r>
      <w:r w:rsidR="00943F44" w:rsidRPr="008F2226">
        <w:rPr>
          <w:rFonts w:ascii="Cambria" w:hAnsi="Cambria"/>
          <w:sz w:val="28"/>
          <w:szCs w:val="28"/>
        </w:rPr>
        <w:t xml:space="preserve">make </w:t>
      </w:r>
      <w:del w:id="11788" w:author="Claire S" w:date="2026-06-08T16:06:00Z" w16du:dateUtc="2026-06-08T15:06:00Z">
        <w:r w:rsidR="00943F44" w:rsidRPr="008F2226" w:rsidDel="005B4430">
          <w:rPr>
            <w:rFonts w:ascii="Cambria" w:hAnsi="Cambria"/>
            <w:sz w:val="28"/>
            <w:szCs w:val="28"/>
          </w:rPr>
          <w:delText>a</w:delText>
        </w:r>
      </w:del>
      <w:ins w:id="11789" w:author="Claire S" w:date="2026-06-08T16:06:00Z" w16du:dateUtc="2026-06-08T15:06:00Z">
        <w:r w:rsidR="005B4430">
          <w:rPr>
            <w:rFonts w:ascii="Cambria" w:hAnsi="Cambria"/>
            <w:sz w:val="28"/>
            <w:szCs w:val="28"/>
          </w:rPr>
          <w:t xml:space="preserve">an action </w:t>
        </w:r>
      </w:ins>
      <w:del w:id="11790" w:author="Claire S" w:date="2026-06-08T16:06:00Z" w16du:dateUtc="2026-06-08T15:06:00Z">
        <w:r w:rsidR="00943F44" w:rsidRPr="008F2226" w:rsidDel="005B4430">
          <w:rPr>
            <w:rFonts w:ascii="Cambria" w:hAnsi="Cambria"/>
            <w:sz w:val="28"/>
            <w:szCs w:val="28"/>
          </w:rPr>
          <w:delText xml:space="preserve"> </w:delText>
        </w:r>
      </w:del>
      <w:r w:rsidR="00943F44" w:rsidRPr="008F2226">
        <w:rPr>
          <w:rFonts w:ascii="Cambria" w:hAnsi="Cambria"/>
          <w:sz w:val="28"/>
          <w:szCs w:val="28"/>
        </w:rPr>
        <w:t>plan</w:t>
      </w:r>
      <w:del w:id="11791" w:author="Claire S" w:date="2026-06-08T16:06:00Z" w16du:dateUtc="2026-06-08T15:06:00Z">
        <w:r w:rsidR="00943F44" w:rsidRPr="008F2226" w:rsidDel="005B4430">
          <w:rPr>
            <w:rFonts w:ascii="Cambria" w:hAnsi="Cambria"/>
            <w:sz w:val="28"/>
            <w:szCs w:val="28"/>
          </w:rPr>
          <w:delText xml:space="preserve"> of action</w:delText>
        </w:r>
      </w:del>
      <w:r w:rsidR="00F634B1">
        <w:rPr>
          <w:rFonts w:ascii="Cambria" w:hAnsi="Cambria"/>
          <w:sz w:val="28"/>
          <w:szCs w:val="28"/>
        </w:rPr>
        <w:t xml:space="preserve">, </w:t>
      </w:r>
      <w:r w:rsidRPr="008F2226">
        <w:rPr>
          <w:rFonts w:ascii="Cambria" w:hAnsi="Cambria"/>
          <w:sz w:val="28"/>
          <w:szCs w:val="28"/>
        </w:rPr>
        <w:t>when her phone pinged</w:t>
      </w:r>
      <w:r>
        <w:rPr>
          <w:rFonts w:ascii="Cambria" w:hAnsi="Cambria"/>
          <w:sz w:val="28"/>
          <w:szCs w:val="28"/>
        </w:rPr>
        <w:t xml:space="preserve"> again</w:t>
      </w:r>
      <w:r w:rsidR="00B001B4">
        <w:rPr>
          <w:rFonts w:ascii="Cambria" w:hAnsi="Cambria"/>
          <w:sz w:val="28"/>
          <w:szCs w:val="28"/>
        </w:rPr>
        <w:t>.</w:t>
      </w:r>
      <w:r w:rsidR="00F634B1">
        <w:rPr>
          <w:rFonts w:ascii="Cambria" w:hAnsi="Cambria"/>
          <w:sz w:val="28"/>
          <w:szCs w:val="28"/>
        </w:rPr>
        <w:t xml:space="preserve"> </w:t>
      </w:r>
    </w:p>
    <w:p w14:paraId="33208CE9" w14:textId="2B0F022B" w:rsidR="00AA4C78" w:rsidRPr="00B001B4" w:rsidRDefault="00AC1C85">
      <w:pPr>
        <w:spacing w:line="360" w:lineRule="auto"/>
        <w:ind w:firstLine="720"/>
        <w:contextualSpacing/>
        <w:rPr>
          <w:rFonts w:ascii="Cambria" w:hAnsi="Cambria"/>
          <w:sz w:val="28"/>
          <w:szCs w:val="28"/>
        </w:rPr>
        <w:pPrChange w:id="11792" w:author="Claire S" w:date="2026-06-04T11:05:00Z" w16du:dateUtc="2026-06-04T10:05:00Z">
          <w:pPr>
            <w:spacing w:line="360" w:lineRule="auto"/>
            <w:contextualSpacing/>
          </w:pPr>
        </w:pPrChange>
      </w:pPr>
      <w:ins w:id="11793" w:author="Claire S" w:date="2026-06-04T11:05:00Z" w16du:dateUtc="2026-06-04T10:05:00Z">
        <w:r>
          <w:rPr>
            <w:rFonts w:ascii="Cambria" w:hAnsi="Cambria"/>
            <w:sz w:val="28"/>
            <w:szCs w:val="28"/>
          </w:rPr>
          <w:t xml:space="preserve">The </w:t>
        </w:r>
      </w:ins>
      <w:del w:id="11794" w:author="Claire S" w:date="2026-06-04T11:05:00Z" w16du:dateUtc="2026-06-04T10:05:00Z">
        <w:r w:rsidR="00B001B4" w:rsidDel="00AC1C85">
          <w:rPr>
            <w:rFonts w:ascii="Cambria" w:hAnsi="Cambria"/>
            <w:sz w:val="28"/>
            <w:szCs w:val="28"/>
          </w:rPr>
          <w:delText xml:space="preserve">It was </w:delText>
        </w:r>
        <w:r w:rsidR="00D67A69" w:rsidDel="00AC1C85">
          <w:rPr>
            <w:rFonts w:ascii="Cambria" w:hAnsi="Cambria"/>
            <w:sz w:val="28"/>
            <w:szCs w:val="28"/>
          </w:rPr>
          <w:delText xml:space="preserve">a </w:delText>
        </w:r>
      </w:del>
      <w:r w:rsidR="00D67A69">
        <w:rPr>
          <w:rFonts w:ascii="Cambria" w:hAnsi="Cambria"/>
          <w:sz w:val="28"/>
          <w:szCs w:val="28"/>
        </w:rPr>
        <w:t>message</w:t>
      </w:r>
      <w:ins w:id="11795" w:author="Claire S" w:date="2026-06-04T11:05:00Z" w16du:dateUtc="2026-06-04T10:05:00Z">
        <w:r>
          <w:rPr>
            <w:rFonts w:ascii="Cambria" w:hAnsi="Cambria"/>
            <w:sz w:val="28"/>
            <w:szCs w:val="28"/>
          </w:rPr>
          <w:t xml:space="preserve"> was</w:t>
        </w:r>
      </w:ins>
      <w:r w:rsidR="00D67A69">
        <w:rPr>
          <w:rFonts w:ascii="Cambria" w:hAnsi="Cambria"/>
          <w:sz w:val="28"/>
          <w:szCs w:val="28"/>
        </w:rPr>
        <w:t xml:space="preserve"> from a</w:t>
      </w:r>
      <w:r w:rsidR="008F2226">
        <w:rPr>
          <w:rFonts w:ascii="Cambria" w:hAnsi="Cambria"/>
          <w:sz w:val="28"/>
          <w:szCs w:val="28"/>
        </w:rPr>
        <w:t>n unknown number</w:t>
      </w:r>
      <w:del w:id="11796" w:author="Claire S" w:date="2026-06-04T11:05:00Z" w16du:dateUtc="2026-06-04T10:05:00Z">
        <w:r w:rsidR="00F634B1" w:rsidDel="00AC1C85">
          <w:rPr>
            <w:rFonts w:ascii="Cambria" w:hAnsi="Cambria"/>
            <w:sz w:val="28"/>
            <w:szCs w:val="28"/>
          </w:rPr>
          <w:delText>,</w:delText>
        </w:r>
        <w:r w:rsidR="00B001B4" w:rsidDel="00AC1C85">
          <w:rPr>
            <w:rFonts w:ascii="Cambria" w:hAnsi="Cambria"/>
            <w:sz w:val="28"/>
            <w:szCs w:val="28"/>
          </w:rPr>
          <w:delText xml:space="preserve"> with</w:delText>
        </w:r>
      </w:del>
      <w:ins w:id="11797" w:author="Claire S" w:date="2026-06-04T11:05:00Z" w16du:dateUtc="2026-06-04T10:05:00Z">
        <w:r>
          <w:rPr>
            <w:rFonts w:ascii="Cambria" w:hAnsi="Cambria"/>
            <w:sz w:val="28"/>
            <w:szCs w:val="28"/>
          </w:rPr>
          <w:t>;</w:t>
        </w:r>
      </w:ins>
      <w:r w:rsidR="00B001B4">
        <w:rPr>
          <w:rFonts w:ascii="Cambria" w:hAnsi="Cambria"/>
          <w:sz w:val="28"/>
          <w:szCs w:val="28"/>
        </w:rPr>
        <w:t xml:space="preserve"> a digital file attached</w:t>
      </w:r>
      <w:r w:rsidR="008F2226">
        <w:rPr>
          <w:rFonts w:ascii="Cambria" w:hAnsi="Cambria"/>
          <w:sz w:val="28"/>
          <w:szCs w:val="28"/>
        </w:rPr>
        <w:t>.</w:t>
      </w:r>
      <w:del w:id="11798" w:author="Claire S" w:date="2026-06-04T11:05:00Z" w16du:dateUtc="2026-06-04T10:05:00Z">
        <w:r w:rsidR="008F2226" w:rsidRPr="008F2226" w:rsidDel="00AC1C85">
          <w:rPr>
            <w:rFonts w:ascii="Cambria" w:hAnsi="Cambria"/>
            <w:b/>
            <w:bCs/>
            <w:sz w:val="28"/>
            <w:szCs w:val="28"/>
          </w:rPr>
          <w:tab/>
        </w:r>
      </w:del>
    </w:p>
    <w:p w14:paraId="2C57BC6F" w14:textId="6515F166" w:rsidR="00803F4D" w:rsidRDefault="008F2226" w:rsidP="00803F4D">
      <w:pPr>
        <w:spacing w:line="360" w:lineRule="auto"/>
        <w:ind w:firstLine="720"/>
        <w:contextualSpacing/>
        <w:rPr>
          <w:rFonts w:ascii="Cambria" w:hAnsi="Cambria"/>
          <w:color w:val="000000" w:themeColor="text1"/>
          <w:sz w:val="28"/>
          <w:szCs w:val="28"/>
        </w:rPr>
      </w:pPr>
      <w:r w:rsidRPr="008F2226">
        <w:rPr>
          <w:rFonts w:ascii="Cambria" w:hAnsi="Cambria"/>
          <w:b/>
          <w:bCs/>
          <w:sz w:val="28"/>
          <w:szCs w:val="28"/>
        </w:rPr>
        <w:t>‘</w:t>
      </w:r>
      <w:r w:rsidRPr="00803F4D">
        <w:rPr>
          <w:rFonts w:ascii="Cambria" w:hAnsi="Cambria"/>
          <w:b/>
          <w:bCs/>
          <w:i/>
          <w:iCs/>
          <w:sz w:val="28"/>
          <w:szCs w:val="28"/>
        </w:rPr>
        <w:t>WATCH ME</w:t>
      </w:r>
      <w:r w:rsidR="00AA4C78" w:rsidRPr="00803F4D">
        <w:rPr>
          <w:rFonts w:ascii="Cambria" w:hAnsi="Cambria"/>
          <w:b/>
          <w:bCs/>
          <w:i/>
          <w:iCs/>
          <w:sz w:val="28"/>
          <w:szCs w:val="28"/>
        </w:rPr>
        <w:t xml:space="preserve"> NOW</w:t>
      </w:r>
      <w:r w:rsidR="00AA4C78" w:rsidRPr="00803F4D">
        <w:rPr>
          <w:rFonts w:ascii="Cambria" w:hAnsi="Cambria"/>
          <w:b/>
          <w:bCs/>
          <w:i/>
          <w:iCs/>
          <w:color w:val="EE0000"/>
          <w:sz w:val="28"/>
          <w:szCs w:val="28"/>
        </w:rPr>
        <w:t>‼️</w:t>
      </w:r>
      <w:r w:rsidRPr="00803F4D">
        <w:rPr>
          <w:rFonts w:ascii="Cambria" w:hAnsi="Cambria"/>
          <w:b/>
          <w:bCs/>
          <w:i/>
          <w:iCs/>
          <w:color w:val="EE0000"/>
          <w:sz w:val="28"/>
          <w:szCs w:val="28"/>
        </w:rPr>
        <w:t>’</w:t>
      </w:r>
      <w:r w:rsidR="00077910" w:rsidRPr="00803F4D">
        <w:rPr>
          <w:rFonts w:ascii="Cambria" w:hAnsi="Cambria"/>
          <w:b/>
          <w:bCs/>
          <w:i/>
          <w:iCs/>
          <w:color w:val="EE0000"/>
          <w:sz w:val="28"/>
          <w:szCs w:val="28"/>
        </w:rPr>
        <w:t>’</w:t>
      </w:r>
      <w:r w:rsidR="00FA0B3A">
        <w:rPr>
          <w:rFonts w:ascii="Cambria" w:hAnsi="Cambria"/>
          <w:b/>
          <w:bCs/>
          <w:color w:val="EE0000"/>
          <w:sz w:val="28"/>
          <w:szCs w:val="28"/>
        </w:rPr>
        <w:t xml:space="preserve"> </w:t>
      </w:r>
      <w:del w:id="11799" w:author="Claire S" w:date="2026-06-04T11:05:00Z" w16du:dateUtc="2026-06-04T10:05:00Z">
        <w:r w:rsidR="00077910" w:rsidDel="00AC1C85">
          <w:rPr>
            <w:rFonts w:ascii="Cambria" w:hAnsi="Cambria"/>
            <w:color w:val="000000" w:themeColor="text1"/>
            <w:sz w:val="28"/>
            <w:szCs w:val="28"/>
          </w:rPr>
          <w:delText>the message</w:delText>
        </w:r>
      </w:del>
      <w:ins w:id="11800" w:author="Claire S" w:date="2026-06-04T11:05:00Z" w16du:dateUtc="2026-06-04T10:05:00Z">
        <w:r w:rsidR="00AC1C85">
          <w:rPr>
            <w:rFonts w:ascii="Cambria" w:hAnsi="Cambria"/>
            <w:color w:val="000000" w:themeColor="text1"/>
            <w:sz w:val="28"/>
            <w:szCs w:val="28"/>
          </w:rPr>
          <w:t>it</w:t>
        </w:r>
      </w:ins>
      <w:r w:rsidR="00FA0B3A" w:rsidRPr="00FA0B3A">
        <w:rPr>
          <w:rFonts w:ascii="Cambria" w:hAnsi="Cambria"/>
          <w:color w:val="000000" w:themeColor="text1"/>
          <w:sz w:val="28"/>
          <w:szCs w:val="28"/>
        </w:rPr>
        <w:t xml:space="preserve"> instructed</w:t>
      </w:r>
      <w:r w:rsidR="00911D62">
        <w:rPr>
          <w:rFonts w:ascii="Cambria" w:hAnsi="Cambria"/>
          <w:color w:val="000000" w:themeColor="text1"/>
          <w:sz w:val="28"/>
          <w:szCs w:val="28"/>
        </w:rPr>
        <w:t xml:space="preserve">.  </w:t>
      </w:r>
    </w:p>
    <w:p w14:paraId="00CC037E" w14:textId="2A404F4A" w:rsidR="006232DE" w:rsidRDefault="00B001B4" w:rsidP="00803F4D">
      <w:pPr>
        <w:spacing w:line="360" w:lineRule="auto"/>
        <w:ind w:firstLine="720"/>
        <w:contextualSpacing/>
        <w:rPr>
          <w:rFonts w:ascii="Cambria" w:hAnsi="Cambria"/>
          <w:sz w:val="28"/>
          <w:szCs w:val="28"/>
        </w:rPr>
      </w:pPr>
      <w:r>
        <w:rPr>
          <w:rFonts w:ascii="Cambria" w:hAnsi="Cambria"/>
          <w:sz w:val="28"/>
          <w:szCs w:val="28"/>
        </w:rPr>
        <w:t>B</w:t>
      </w:r>
      <w:r w:rsidR="001D304C">
        <w:rPr>
          <w:rFonts w:ascii="Cambria" w:hAnsi="Cambria"/>
          <w:sz w:val="28"/>
          <w:szCs w:val="28"/>
        </w:rPr>
        <w:t xml:space="preserve">lindly, </w:t>
      </w:r>
      <w:r w:rsidR="00803F4D">
        <w:rPr>
          <w:rFonts w:ascii="Cambria" w:hAnsi="Cambria"/>
          <w:sz w:val="28"/>
          <w:szCs w:val="28"/>
        </w:rPr>
        <w:t xml:space="preserve">Clara </w:t>
      </w:r>
      <w:r w:rsidR="008F2226" w:rsidRPr="005B3817">
        <w:rPr>
          <w:rFonts w:ascii="Cambria" w:hAnsi="Cambria"/>
          <w:sz w:val="28"/>
          <w:szCs w:val="28"/>
        </w:rPr>
        <w:t xml:space="preserve">downloaded </w:t>
      </w:r>
      <w:r w:rsidR="00077910">
        <w:rPr>
          <w:rFonts w:ascii="Cambria" w:hAnsi="Cambria"/>
          <w:sz w:val="28"/>
          <w:szCs w:val="28"/>
        </w:rPr>
        <w:t>the file</w:t>
      </w:r>
      <w:r w:rsidR="00911D62">
        <w:rPr>
          <w:rFonts w:ascii="Cambria" w:hAnsi="Cambria"/>
          <w:sz w:val="28"/>
          <w:szCs w:val="28"/>
        </w:rPr>
        <w:t>, which</w:t>
      </w:r>
      <w:r w:rsidR="00640957">
        <w:rPr>
          <w:rFonts w:ascii="Cambria" w:hAnsi="Cambria"/>
          <w:sz w:val="28"/>
          <w:szCs w:val="28"/>
        </w:rPr>
        <w:t xml:space="preserve"> </w:t>
      </w:r>
      <w:r w:rsidR="00077910">
        <w:rPr>
          <w:rFonts w:ascii="Cambria" w:hAnsi="Cambria"/>
          <w:sz w:val="28"/>
          <w:szCs w:val="28"/>
        </w:rPr>
        <w:t>appeared</w:t>
      </w:r>
      <w:r w:rsidR="00640957">
        <w:rPr>
          <w:rFonts w:ascii="Cambria" w:hAnsi="Cambria"/>
          <w:sz w:val="28"/>
          <w:szCs w:val="28"/>
        </w:rPr>
        <w:t xml:space="preserve"> to be</w:t>
      </w:r>
      <w:r w:rsidR="008F2226" w:rsidRPr="005B3817">
        <w:rPr>
          <w:rFonts w:ascii="Cambria" w:hAnsi="Cambria"/>
          <w:sz w:val="28"/>
          <w:szCs w:val="28"/>
        </w:rPr>
        <w:t xml:space="preserve"> a video</w:t>
      </w:r>
      <w:r w:rsidR="006232DE">
        <w:rPr>
          <w:rFonts w:ascii="Cambria" w:hAnsi="Cambria"/>
          <w:sz w:val="28"/>
          <w:szCs w:val="28"/>
        </w:rPr>
        <w:t xml:space="preserve">, dated yesterday: </w:t>
      </w:r>
      <w:r w:rsidR="006232DE" w:rsidRPr="00F634B1">
        <w:rPr>
          <w:rFonts w:ascii="Cambria" w:hAnsi="Cambria"/>
          <w:i/>
          <w:iCs/>
          <w:sz w:val="28"/>
          <w:szCs w:val="28"/>
        </w:rPr>
        <w:t>Sunday</w:t>
      </w:r>
      <w:r w:rsidR="006232DE">
        <w:rPr>
          <w:rFonts w:ascii="Cambria" w:hAnsi="Cambria"/>
          <w:sz w:val="28"/>
          <w:szCs w:val="28"/>
        </w:rPr>
        <w:t>, the time stamp</w:t>
      </w:r>
      <w:r w:rsidR="00F634B1">
        <w:rPr>
          <w:rFonts w:ascii="Cambria" w:hAnsi="Cambria"/>
          <w:sz w:val="28"/>
          <w:szCs w:val="28"/>
        </w:rPr>
        <w:t>:</w:t>
      </w:r>
      <w:r w:rsidR="006232DE">
        <w:rPr>
          <w:rFonts w:ascii="Cambria" w:hAnsi="Cambria"/>
          <w:sz w:val="28"/>
          <w:szCs w:val="28"/>
        </w:rPr>
        <w:t xml:space="preserve"> </w:t>
      </w:r>
      <w:r w:rsidR="006232DE" w:rsidRPr="00F634B1">
        <w:rPr>
          <w:rFonts w:ascii="Cambria" w:hAnsi="Cambria"/>
          <w:i/>
          <w:iCs/>
          <w:sz w:val="28"/>
          <w:szCs w:val="28"/>
        </w:rPr>
        <w:t>1</w:t>
      </w:r>
      <w:r w:rsidR="00F634B1">
        <w:rPr>
          <w:rFonts w:ascii="Cambria" w:hAnsi="Cambria"/>
          <w:i/>
          <w:iCs/>
          <w:sz w:val="28"/>
          <w:szCs w:val="28"/>
        </w:rPr>
        <w:t>5</w:t>
      </w:r>
      <w:r w:rsidR="006232DE" w:rsidRPr="00F634B1">
        <w:rPr>
          <w:rFonts w:ascii="Cambria" w:hAnsi="Cambria"/>
          <w:i/>
          <w:iCs/>
          <w:sz w:val="28"/>
          <w:szCs w:val="28"/>
        </w:rPr>
        <w:t>.</w:t>
      </w:r>
      <w:r w:rsidR="00F634B1">
        <w:rPr>
          <w:rFonts w:ascii="Cambria" w:hAnsi="Cambria"/>
          <w:i/>
          <w:iCs/>
          <w:sz w:val="28"/>
          <w:szCs w:val="28"/>
        </w:rPr>
        <w:t>23</w:t>
      </w:r>
      <w:r w:rsidR="00077910">
        <w:rPr>
          <w:rFonts w:ascii="Cambria" w:hAnsi="Cambria"/>
          <w:sz w:val="28"/>
          <w:szCs w:val="28"/>
        </w:rPr>
        <w:t xml:space="preserve">. </w:t>
      </w:r>
    </w:p>
    <w:p w14:paraId="361FE161" w14:textId="65E0EC09" w:rsidR="001D304C" w:rsidRPr="00803F4D" w:rsidRDefault="00077910" w:rsidP="00803F4D">
      <w:pPr>
        <w:spacing w:line="360" w:lineRule="auto"/>
        <w:ind w:firstLine="720"/>
        <w:contextualSpacing/>
        <w:rPr>
          <w:rFonts w:ascii="Cambria" w:hAnsi="Cambria"/>
          <w:b/>
          <w:bCs/>
          <w:color w:val="EE0000"/>
          <w:sz w:val="28"/>
          <w:szCs w:val="28"/>
        </w:rPr>
      </w:pPr>
      <w:r>
        <w:rPr>
          <w:rFonts w:ascii="Cambria" w:hAnsi="Cambria"/>
          <w:sz w:val="28"/>
          <w:szCs w:val="28"/>
        </w:rPr>
        <w:t>Against her better instincts,</w:t>
      </w:r>
      <w:r w:rsidR="00640957">
        <w:rPr>
          <w:rFonts w:ascii="Cambria" w:hAnsi="Cambria"/>
          <w:sz w:val="28"/>
          <w:szCs w:val="28"/>
        </w:rPr>
        <w:t xml:space="preserve"> </w:t>
      </w:r>
      <w:r w:rsidR="006232DE">
        <w:rPr>
          <w:rFonts w:ascii="Cambria" w:hAnsi="Cambria"/>
          <w:sz w:val="28"/>
          <w:szCs w:val="28"/>
        </w:rPr>
        <w:t>Clara</w:t>
      </w:r>
      <w:r w:rsidR="005B3817">
        <w:rPr>
          <w:rFonts w:ascii="Cambria" w:hAnsi="Cambria"/>
          <w:sz w:val="28"/>
          <w:szCs w:val="28"/>
        </w:rPr>
        <w:t xml:space="preserve"> pressed play. </w:t>
      </w:r>
    </w:p>
    <w:p w14:paraId="0DC6F1AD" w14:textId="1F2667D7" w:rsidR="0027726E" w:rsidRDefault="001D304C" w:rsidP="001D304C">
      <w:pPr>
        <w:spacing w:line="360" w:lineRule="auto"/>
        <w:ind w:firstLine="720"/>
        <w:contextualSpacing/>
        <w:rPr>
          <w:rFonts w:ascii="Cambria" w:hAnsi="Cambria"/>
          <w:sz w:val="28"/>
          <w:szCs w:val="28"/>
        </w:rPr>
      </w:pPr>
      <w:r>
        <w:rPr>
          <w:rFonts w:ascii="Cambria" w:hAnsi="Cambria"/>
          <w:sz w:val="28"/>
          <w:szCs w:val="28"/>
        </w:rPr>
        <w:t>First</w:t>
      </w:r>
      <w:r w:rsidR="0027726E">
        <w:rPr>
          <w:rFonts w:ascii="Cambria" w:hAnsi="Cambria"/>
          <w:sz w:val="28"/>
          <w:szCs w:val="28"/>
        </w:rPr>
        <w:t>,</w:t>
      </w:r>
      <w:r>
        <w:rPr>
          <w:rFonts w:ascii="Cambria" w:hAnsi="Cambria"/>
          <w:sz w:val="28"/>
          <w:szCs w:val="28"/>
        </w:rPr>
        <w:t xml:space="preserve"> </w:t>
      </w:r>
      <w:r w:rsidR="005B3817">
        <w:rPr>
          <w:rFonts w:ascii="Cambria" w:hAnsi="Cambria"/>
          <w:sz w:val="28"/>
          <w:szCs w:val="28"/>
        </w:rPr>
        <w:t xml:space="preserve">a </w:t>
      </w:r>
      <w:r w:rsidR="00911D62">
        <w:rPr>
          <w:rFonts w:ascii="Cambria" w:hAnsi="Cambria"/>
          <w:sz w:val="28"/>
          <w:szCs w:val="28"/>
        </w:rPr>
        <w:t xml:space="preserve">close-up on a </w:t>
      </w:r>
      <w:r w:rsidR="005B3817">
        <w:rPr>
          <w:rFonts w:ascii="Cambria" w:hAnsi="Cambria"/>
          <w:sz w:val="28"/>
          <w:szCs w:val="28"/>
        </w:rPr>
        <w:t>train station</w:t>
      </w:r>
      <w:r w:rsidR="0027726E">
        <w:rPr>
          <w:rFonts w:ascii="Cambria" w:hAnsi="Cambria"/>
          <w:sz w:val="28"/>
          <w:szCs w:val="28"/>
        </w:rPr>
        <w:t xml:space="preserve"> sign: </w:t>
      </w:r>
      <w:r w:rsidR="0027726E" w:rsidRPr="00884B6C">
        <w:rPr>
          <w:rFonts w:ascii="Cambria" w:hAnsi="Cambria"/>
          <w:i/>
          <w:iCs/>
          <w:sz w:val="28"/>
          <w:szCs w:val="28"/>
        </w:rPr>
        <w:t>Eastbourne Station</w:t>
      </w:r>
      <w:r w:rsidR="00FA0B3A" w:rsidRPr="009F6A13">
        <w:rPr>
          <w:rFonts w:ascii="Cambria" w:hAnsi="Cambria"/>
          <w:sz w:val="28"/>
          <w:szCs w:val="28"/>
        </w:rPr>
        <w:t xml:space="preserve">.  </w:t>
      </w:r>
      <w:r w:rsidR="00026624">
        <w:rPr>
          <w:rFonts w:ascii="Cambria" w:hAnsi="Cambria"/>
          <w:sz w:val="28"/>
          <w:szCs w:val="28"/>
        </w:rPr>
        <w:t xml:space="preserve">Clara knew </w:t>
      </w:r>
      <w:r w:rsidR="00FA0B3A">
        <w:rPr>
          <w:rFonts w:ascii="Cambria" w:hAnsi="Cambria"/>
          <w:sz w:val="28"/>
          <w:szCs w:val="28"/>
        </w:rPr>
        <w:t>Eastbourne</w:t>
      </w:r>
      <w:r w:rsidR="0027726E">
        <w:rPr>
          <w:rFonts w:ascii="Cambria" w:hAnsi="Cambria"/>
          <w:sz w:val="28"/>
          <w:szCs w:val="28"/>
        </w:rPr>
        <w:t xml:space="preserve"> was a town on the South Coast</w:t>
      </w:r>
      <w:r w:rsidR="00672D3C">
        <w:rPr>
          <w:rFonts w:ascii="Cambria" w:hAnsi="Cambria"/>
          <w:sz w:val="28"/>
          <w:szCs w:val="28"/>
        </w:rPr>
        <w:t>, easily accessed from London.  S</w:t>
      </w:r>
      <w:r w:rsidR="00884B6C">
        <w:rPr>
          <w:rFonts w:ascii="Cambria" w:hAnsi="Cambria"/>
          <w:sz w:val="28"/>
          <w:szCs w:val="28"/>
        </w:rPr>
        <w:t>he’d never been there, but sh</w:t>
      </w:r>
      <w:r w:rsidR="0027726E">
        <w:rPr>
          <w:rFonts w:ascii="Cambria" w:hAnsi="Cambria"/>
          <w:sz w:val="28"/>
          <w:szCs w:val="28"/>
        </w:rPr>
        <w:t xml:space="preserve">e’d had a </w:t>
      </w:r>
      <w:r w:rsidR="00DA2499">
        <w:rPr>
          <w:rFonts w:ascii="Cambria" w:hAnsi="Cambria"/>
          <w:sz w:val="28"/>
          <w:szCs w:val="28"/>
        </w:rPr>
        <w:t xml:space="preserve">school </w:t>
      </w:r>
      <w:r w:rsidR="0027726E">
        <w:rPr>
          <w:rFonts w:ascii="Cambria" w:hAnsi="Cambria"/>
          <w:sz w:val="28"/>
          <w:szCs w:val="28"/>
        </w:rPr>
        <w:t xml:space="preserve">friend whose grandma lived </w:t>
      </w:r>
      <w:r w:rsidR="00026624">
        <w:rPr>
          <w:rFonts w:ascii="Cambria" w:hAnsi="Cambria"/>
          <w:sz w:val="28"/>
          <w:szCs w:val="28"/>
        </w:rPr>
        <w:t>right by the sea</w:t>
      </w:r>
      <w:ins w:id="11801" w:author="Claire S" w:date="2026-06-04T11:06:00Z" w16du:dateUtc="2026-06-04T10:06:00Z">
        <w:r w:rsidR="00BE4A39">
          <w:rPr>
            <w:rFonts w:ascii="Cambria" w:hAnsi="Cambria"/>
            <w:sz w:val="28"/>
            <w:szCs w:val="28"/>
          </w:rPr>
          <w:t>,</w:t>
        </w:r>
      </w:ins>
      <w:r w:rsidR="00026624">
        <w:rPr>
          <w:rFonts w:ascii="Cambria" w:hAnsi="Cambria"/>
          <w:sz w:val="28"/>
          <w:szCs w:val="28"/>
        </w:rPr>
        <w:t xml:space="preserve"> near the South Downs</w:t>
      </w:r>
      <w:r w:rsidR="0027726E">
        <w:rPr>
          <w:rFonts w:ascii="Cambria" w:hAnsi="Cambria"/>
          <w:sz w:val="28"/>
          <w:szCs w:val="28"/>
        </w:rPr>
        <w:t>.</w:t>
      </w:r>
    </w:p>
    <w:p w14:paraId="19E4CDA0" w14:textId="60625DD0" w:rsidR="005B3817" w:rsidRDefault="0027726E" w:rsidP="00194B7C">
      <w:pPr>
        <w:spacing w:line="360" w:lineRule="auto"/>
        <w:ind w:firstLine="720"/>
        <w:contextualSpacing/>
        <w:rPr>
          <w:rFonts w:ascii="Cambria" w:hAnsi="Cambria"/>
          <w:sz w:val="28"/>
          <w:szCs w:val="28"/>
        </w:rPr>
      </w:pPr>
      <w:r>
        <w:rPr>
          <w:rFonts w:ascii="Cambria" w:hAnsi="Cambria"/>
          <w:sz w:val="28"/>
          <w:szCs w:val="28"/>
        </w:rPr>
        <w:t>Next,</w:t>
      </w:r>
      <w:r w:rsidR="004E6CC0">
        <w:rPr>
          <w:rFonts w:ascii="Cambria" w:hAnsi="Cambria"/>
          <w:sz w:val="28"/>
          <w:szCs w:val="28"/>
        </w:rPr>
        <w:t xml:space="preserve"> </w:t>
      </w:r>
      <w:r w:rsidR="00194B7C">
        <w:rPr>
          <w:rFonts w:ascii="Cambria" w:hAnsi="Cambria"/>
          <w:sz w:val="28"/>
          <w:szCs w:val="28"/>
        </w:rPr>
        <w:t xml:space="preserve">footage of </w:t>
      </w:r>
      <w:r w:rsidR="004E6CC0">
        <w:rPr>
          <w:rFonts w:ascii="Cambria" w:hAnsi="Cambria"/>
          <w:sz w:val="28"/>
          <w:szCs w:val="28"/>
        </w:rPr>
        <w:t xml:space="preserve">a train pulling in. Commuters disembarked onto the platform, </w:t>
      </w:r>
      <w:del w:id="11802" w:author="Claire S" w:date="2026-07-27T16:44:00Z" w16du:dateUtc="2026-07-27T15:44:00Z">
        <w:r w:rsidR="004E6CC0" w:rsidRPr="00F56846" w:rsidDel="00F56846">
          <w:rPr>
            <w:rFonts w:ascii="Cambria" w:hAnsi="Cambria"/>
            <w:sz w:val="28"/>
            <w:szCs w:val="28"/>
          </w:rPr>
          <w:delText>hurrying</w:delText>
        </w:r>
        <w:r w:rsidR="004E6CC0" w:rsidDel="00F56846">
          <w:rPr>
            <w:rFonts w:ascii="Cambria" w:hAnsi="Cambria"/>
            <w:sz w:val="28"/>
            <w:szCs w:val="28"/>
          </w:rPr>
          <w:delText xml:space="preserve"> </w:delText>
        </w:r>
      </w:del>
      <w:ins w:id="11803" w:author="Claire S" w:date="2026-07-27T16:44:00Z" w16du:dateUtc="2026-07-27T15:44:00Z">
        <w:r w:rsidR="00F56846">
          <w:rPr>
            <w:rFonts w:ascii="Cambria" w:hAnsi="Cambria"/>
            <w:sz w:val="28"/>
            <w:szCs w:val="28"/>
          </w:rPr>
          <w:t>rush</w:t>
        </w:r>
        <w:r w:rsidR="00F56846" w:rsidRPr="00F56846">
          <w:rPr>
            <w:rFonts w:ascii="Cambria" w:hAnsi="Cambria"/>
            <w:sz w:val="28"/>
            <w:szCs w:val="28"/>
          </w:rPr>
          <w:t>ing</w:t>
        </w:r>
        <w:r w:rsidR="00F56846">
          <w:rPr>
            <w:rFonts w:ascii="Cambria" w:hAnsi="Cambria"/>
            <w:sz w:val="28"/>
            <w:szCs w:val="28"/>
          </w:rPr>
          <w:t xml:space="preserve"> </w:t>
        </w:r>
      </w:ins>
      <w:r w:rsidR="004E6CC0">
        <w:rPr>
          <w:rFonts w:ascii="Cambria" w:hAnsi="Cambria"/>
          <w:sz w:val="28"/>
          <w:szCs w:val="28"/>
        </w:rPr>
        <w:t xml:space="preserve">past whoever </w:t>
      </w:r>
      <w:del w:id="11804" w:author="Daisy Watt" w:date="2026-06-22T16:16:00Z" w16du:dateUtc="2026-06-22T14:16:00Z">
        <w:r w:rsidR="004E6CC0">
          <w:rPr>
            <w:rFonts w:ascii="Cambria" w:hAnsi="Cambria"/>
            <w:sz w:val="28"/>
            <w:szCs w:val="28"/>
          </w:rPr>
          <w:delText>or wherever</w:delText>
        </w:r>
      </w:del>
      <w:ins w:id="11805" w:author="Daisy Watt" w:date="2026-06-22T16:16:00Z" w16du:dateUtc="2026-06-22T14:16:00Z">
        <w:r w:rsidR="00533453">
          <w:rPr>
            <w:rFonts w:ascii="Cambria" w:hAnsi="Cambria"/>
            <w:sz w:val="28"/>
            <w:szCs w:val="28"/>
          </w:rPr>
          <w:t>was holding</w:t>
        </w:r>
      </w:ins>
      <w:r w:rsidR="004E6CC0">
        <w:rPr>
          <w:rFonts w:ascii="Cambria" w:hAnsi="Cambria"/>
          <w:sz w:val="28"/>
          <w:szCs w:val="28"/>
        </w:rPr>
        <w:t xml:space="preserve"> the camera</w:t>
      </w:r>
      <w:del w:id="11806" w:author="Daisy Watt" w:date="2026-06-22T16:16:00Z" w16du:dateUtc="2026-06-22T14:16:00Z">
        <w:r>
          <w:rPr>
            <w:rFonts w:ascii="Cambria" w:hAnsi="Cambria"/>
            <w:sz w:val="28"/>
            <w:szCs w:val="28"/>
          </w:rPr>
          <w:delText xml:space="preserve"> was</w:delText>
        </w:r>
      </w:del>
      <w:r>
        <w:rPr>
          <w:rFonts w:ascii="Cambria" w:hAnsi="Cambria"/>
          <w:sz w:val="28"/>
          <w:szCs w:val="28"/>
        </w:rPr>
        <w:t xml:space="preserve">. Clara squinted at the </w:t>
      </w:r>
      <w:del w:id="11807" w:author="Daisy Watt" w:date="2026-06-22T16:17:00Z" w16du:dateUtc="2026-06-22T14:17:00Z">
        <w:r w:rsidRPr="00D24E77">
          <w:rPr>
            <w:rFonts w:ascii="Cambria" w:hAnsi="Cambria"/>
            <w:sz w:val="28"/>
            <w:szCs w:val="28"/>
            <w:highlight w:val="yellow"/>
            <w:rPrChange w:id="11808" w:author="Daisy Watt" w:date="2026-06-23T12:42:00Z" w16du:dateUtc="2026-06-23T10:42:00Z">
              <w:rPr>
                <w:rFonts w:ascii="Cambria" w:hAnsi="Cambria"/>
                <w:sz w:val="28"/>
                <w:szCs w:val="28"/>
              </w:rPr>
            </w:rPrChange>
          </w:rPr>
          <w:delText>tiny</w:delText>
        </w:r>
        <w:r>
          <w:rPr>
            <w:rFonts w:ascii="Cambria" w:hAnsi="Cambria"/>
            <w:sz w:val="28"/>
            <w:szCs w:val="28"/>
          </w:rPr>
          <w:delText xml:space="preserve"> </w:delText>
        </w:r>
      </w:del>
      <w:r>
        <w:rPr>
          <w:rFonts w:ascii="Cambria" w:hAnsi="Cambria"/>
          <w:sz w:val="28"/>
          <w:szCs w:val="28"/>
        </w:rPr>
        <w:t xml:space="preserve">images </w:t>
      </w:r>
      <w:r w:rsidR="00DA2499">
        <w:rPr>
          <w:rFonts w:ascii="Cambria" w:hAnsi="Cambria"/>
          <w:sz w:val="28"/>
          <w:szCs w:val="28"/>
        </w:rPr>
        <w:t>until</w:t>
      </w:r>
      <w:r>
        <w:rPr>
          <w:rFonts w:ascii="Cambria" w:hAnsi="Cambria"/>
          <w:sz w:val="28"/>
          <w:szCs w:val="28"/>
        </w:rPr>
        <w:t xml:space="preserve"> </w:t>
      </w:r>
      <w:r w:rsidR="004E6CC0">
        <w:rPr>
          <w:rFonts w:ascii="Cambria" w:hAnsi="Cambria"/>
          <w:sz w:val="28"/>
          <w:szCs w:val="28"/>
        </w:rPr>
        <w:t>after a minute or so,</w:t>
      </w:r>
      <w:r w:rsidR="005B3817">
        <w:rPr>
          <w:rFonts w:ascii="Cambria" w:hAnsi="Cambria"/>
          <w:sz w:val="28"/>
          <w:szCs w:val="28"/>
        </w:rPr>
        <w:t xml:space="preserve"> Violet</w:t>
      </w:r>
      <w:r w:rsidR="004E6CC0">
        <w:rPr>
          <w:rFonts w:ascii="Cambria" w:hAnsi="Cambria"/>
          <w:sz w:val="28"/>
          <w:szCs w:val="28"/>
        </w:rPr>
        <w:t xml:space="preserve"> came into </w:t>
      </w:r>
      <w:r w:rsidR="004E6CC0" w:rsidRPr="00F56846">
        <w:rPr>
          <w:rFonts w:ascii="Cambria" w:hAnsi="Cambria"/>
          <w:sz w:val="28"/>
          <w:szCs w:val="28"/>
        </w:rPr>
        <w:t>view</w:t>
      </w:r>
      <w:r w:rsidRPr="00F56846">
        <w:rPr>
          <w:rFonts w:ascii="Cambria" w:hAnsi="Cambria"/>
          <w:sz w:val="28"/>
          <w:szCs w:val="28"/>
        </w:rPr>
        <w:t xml:space="preserve">, </w:t>
      </w:r>
      <w:r w:rsidR="00E80A37" w:rsidRPr="00F56846">
        <w:rPr>
          <w:rFonts w:ascii="Cambria" w:hAnsi="Cambria"/>
          <w:sz w:val="28"/>
          <w:szCs w:val="28"/>
        </w:rPr>
        <w:t>hurrying</w:t>
      </w:r>
      <w:r w:rsidR="00E80A37">
        <w:rPr>
          <w:rFonts w:ascii="Cambria" w:hAnsi="Cambria"/>
          <w:sz w:val="28"/>
          <w:szCs w:val="28"/>
        </w:rPr>
        <w:t xml:space="preserve"> </w:t>
      </w:r>
      <w:r>
        <w:rPr>
          <w:rFonts w:ascii="Cambria" w:hAnsi="Cambria"/>
          <w:sz w:val="28"/>
          <w:szCs w:val="28"/>
        </w:rPr>
        <w:t>down the platform</w:t>
      </w:r>
      <w:r w:rsidR="004E6CC0">
        <w:rPr>
          <w:rFonts w:ascii="Cambria" w:hAnsi="Cambria"/>
          <w:sz w:val="28"/>
          <w:szCs w:val="28"/>
        </w:rPr>
        <w:t>,</w:t>
      </w:r>
      <w:r w:rsidR="005B3817">
        <w:rPr>
          <w:rFonts w:ascii="Cambria" w:hAnsi="Cambria"/>
          <w:sz w:val="28"/>
          <w:szCs w:val="28"/>
        </w:rPr>
        <w:t xml:space="preserve"> </w:t>
      </w:r>
      <w:r w:rsidR="005B3817" w:rsidRPr="00F56846">
        <w:rPr>
          <w:rFonts w:ascii="Cambria" w:hAnsi="Cambria"/>
          <w:sz w:val="28"/>
          <w:szCs w:val="28"/>
        </w:rPr>
        <w:t>very small</w:t>
      </w:r>
      <w:r w:rsidR="005B3817">
        <w:rPr>
          <w:rFonts w:ascii="Cambria" w:hAnsi="Cambria"/>
          <w:sz w:val="28"/>
          <w:szCs w:val="28"/>
        </w:rPr>
        <w:t xml:space="preserve"> in her </w:t>
      </w:r>
      <w:r w:rsidR="004E6CC0">
        <w:rPr>
          <w:rFonts w:ascii="Cambria" w:hAnsi="Cambria"/>
          <w:sz w:val="28"/>
          <w:szCs w:val="28"/>
        </w:rPr>
        <w:t xml:space="preserve">long </w:t>
      </w:r>
      <w:r w:rsidR="005B3817">
        <w:rPr>
          <w:rFonts w:ascii="Cambria" w:hAnsi="Cambria"/>
          <w:sz w:val="28"/>
          <w:szCs w:val="28"/>
        </w:rPr>
        <w:t>puff</w:t>
      </w:r>
      <w:r w:rsidR="004E6CC0">
        <w:rPr>
          <w:rFonts w:ascii="Cambria" w:hAnsi="Cambria"/>
          <w:sz w:val="28"/>
          <w:szCs w:val="28"/>
        </w:rPr>
        <w:t>y coat.</w:t>
      </w:r>
      <w:r w:rsidR="00E80A37">
        <w:rPr>
          <w:rFonts w:ascii="Cambria" w:hAnsi="Cambria"/>
          <w:sz w:val="28"/>
          <w:szCs w:val="28"/>
        </w:rPr>
        <w:t xml:space="preserve">  She looked like she was studying </w:t>
      </w:r>
      <w:r w:rsidR="008C1641">
        <w:rPr>
          <w:rFonts w:ascii="Cambria" w:hAnsi="Cambria"/>
          <w:sz w:val="28"/>
          <w:szCs w:val="28"/>
        </w:rPr>
        <w:t xml:space="preserve">a pale square of something she held </w:t>
      </w:r>
      <w:r w:rsidR="00E80A37">
        <w:rPr>
          <w:rFonts w:ascii="Cambria" w:hAnsi="Cambria"/>
          <w:sz w:val="28"/>
          <w:szCs w:val="28"/>
        </w:rPr>
        <w:t>in her hand and</w:t>
      </w:r>
      <w:r w:rsidR="008A1E4B">
        <w:rPr>
          <w:rFonts w:ascii="Cambria" w:hAnsi="Cambria"/>
          <w:sz w:val="28"/>
          <w:szCs w:val="28"/>
        </w:rPr>
        <w:t>,</w:t>
      </w:r>
      <w:r w:rsidR="00E80A37">
        <w:rPr>
          <w:rFonts w:ascii="Cambria" w:hAnsi="Cambria"/>
          <w:sz w:val="28"/>
          <w:szCs w:val="28"/>
        </w:rPr>
        <w:t xml:space="preserve"> as Violet got closer to the camera, Clara guessed it was </w:t>
      </w:r>
      <w:r w:rsidR="008A1E4B">
        <w:rPr>
          <w:rFonts w:ascii="Cambria" w:hAnsi="Cambria"/>
          <w:sz w:val="28"/>
          <w:szCs w:val="28"/>
        </w:rPr>
        <w:t>likely to be</w:t>
      </w:r>
      <w:r w:rsidR="00E80A37">
        <w:rPr>
          <w:rFonts w:ascii="Cambria" w:hAnsi="Cambria"/>
          <w:sz w:val="28"/>
          <w:szCs w:val="28"/>
        </w:rPr>
        <w:t xml:space="preserve"> a map.</w:t>
      </w:r>
    </w:p>
    <w:p w14:paraId="1FF571AD" w14:textId="55E6E6D7" w:rsidR="005B3817" w:rsidRDefault="005B3817" w:rsidP="00266E8A">
      <w:pPr>
        <w:spacing w:line="360" w:lineRule="auto"/>
        <w:contextualSpacing/>
        <w:rPr>
          <w:rFonts w:ascii="Cambria" w:hAnsi="Cambria"/>
          <w:sz w:val="28"/>
          <w:szCs w:val="28"/>
        </w:rPr>
      </w:pPr>
      <w:r>
        <w:rPr>
          <w:rFonts w:ascii="Cambria" w:hAnsi="Cambria"/>
          <w:sz w:val="28"/>
          <w:szCs w:val="28"/>
        </w:rPr>
        <w:tab/>
        <w:t>Then another clip</w:t>
      </w:r>
      <w:del w:id="11809" w:author="Daisy Watt" w:date="2026-06-22T16:17:00Z" w16du:dateUtc="2026-06-22T14:17:00Z">
        <w:r>
          <w:rPr>
            <w:rFonts w:ascii="Cambria" w:hAnsi="Cambria"/>
            <w:sz w:val="28"/>
            <w:szCs w:val="28"/>
          </w:rPr>
          <w:delText>;</w:delText>
        </w:r>
      </w:del>
      <w:ins w:id="11810" w:author="Daisy Watt" w:date="2026-06-22T16:17:00Z" w16du:dateUtc="2026-06-22T14:17:00Z">
        <w:r w:rsidR="00D81C1C">
          <w:rPr>
            <w:rFonts w:ascii="Cambria" w:hAnsi="Cambria"/>
            <w:sz w:val="28"/>
            <w:szCs w:val="28"/>
          </w:rPr>
          <w:t>:</w:t>
        </w:r>
      </w:ins>
      <w:r>
        <w:rPr>
          <w:rFonts w:ascii="Cambria" w:hAnsi="Cambria"/>
          <w:sz w:val="28"/>
          <w:szCs w:val="28"/>
        </w:rPr>
        <w:t xml:space="preserve"> a</w:t>
      </w:r>
      <w:r w:rsidR="00C920DC">
        <w:rPr>
          <w:rFonts w:ascii="Cambria" w:hAnsi="Cambria"/>
          <w:sz w:val="28"/>
          <w:szCs w:val="28"/>
        </w:rPr>
        <w:t xml:space="preserve"> wooden </w:t>
      </w:r>
      <w:r w:rsidR="00672D3C">
        <w:rPr>
          <w:rFonts w:ascii="Cambria" w:hAnsi="Cambria"/>
          <w:sz w:val="28"/>
          <w:szCs w:val="28"/>
        </w:rPr>
        <w:t>sort</w:t>
      </w:r>
      <w:r w:rsidR="00DA2499">
        <w:rPr>
          <w:rFonts w:ascii="Cambria" w:hAnsi="Cambria"/>
          <w:sz w:val="28"/>
          <w:szCs w:val="28"/>
        </w:rPr>
        <w:t xml:space="preserve"> of street </w:t>
      </w:r>
      <w:r>
        <w:rPr>
          <w:rFonts w:ascii="Cambria" w:hAnsi="Cambria"/>
          <w:sz w:val="28"/>
          <w:szCs w:val="28"/>
        </w:rPr>
        <w:t>sign</w:t>
      </w:r>
      <w:r w:rsidR="00672D3C">
        <w:rPr>
          <w:rFonts w:ascii="Cambria" w:hAnsi="Cambria"/>
          <w:sz w:val="28"/>
          <w:szCs w:val="28"/>
        </w:rPr>
        <w:t>,</w:t>
      </w:r>
      <w:r w:rsidR="00071DD1">
        <w:rPr>
          <w:rFonts w:ascii="Cambria" w:hAnsi="Cambria"/>
          <w:sz w:val="28"/>
          <w:szCs w:val="28"/>
        </w:rPr>
        <w:t xml:space="preserve"> saying</w:t>
      </w:r>
      <w:r>
        <w:rPr>
          <w:rFonts w:ascii="Cambria" w:hAnsi="Cambria"/>
          <w:sz w:val="28"/>
          <w:szCs w:val="28"/>
        </w:rPr>
        <w:t xml:space="preserve"> </w:t>
      </w:r>
      <w:del w:id="11811" w:author="Daisy Watt" w:date="2026-06-22T16:17:00Z" w16du:dateUtc="2026-06-22T14:17:00Z">
        <w:r>
          <w:rPr>
            <w:rFonts w:ascii="Cambria" w:hAnsi="Cambria"/>
            <w:sz w:val="28"/>
            <w:szCs w:val="28"/>
          </w:rPr>
          <w:delText>‘</w:delText>
        </w:r>
      </w:del>
      <w:r w:rsidRPr="001B29AC">
        <w:rPr>
          <w:rFonts w:ascii="Cambria" w:hAnsi="Cambria"/>
          <w:i/>
          <w:iCs/>
          <w:sz w:val="28"/>
          <w:szCs w:val="28"/>
        </w:rPr>
        <w:t>Beachy Head</w:t>
      </w:r>
      <w:ins w:id="11812" w:author="Daisy Watt" w:date="2026-06-22T16:17:00Z" w16du:dateUtc="2026-06-22T14:17:00Z">
        <w:r w:rsidR="00CD216C">
          <w:rPr>
            <w:rFonts w:ascii="Cambria" w:hAnsi="Cambria"/>
            <w:sz w:val="28"/>
            <w:szCs w:val="28"/>
          </w:rPr>
          <w:t>.</w:t>
        </w:r>
      </w:ins>
      <w:del w:id="11813" w:author="Daisy Watt" w:date="2026-06-22T16:17:00Z" w16du:dateUtc="2026-06-22T14:17:00Z">
        <w:r w:rsidRPr="001B29AC" w:rsidDel="00CD216C">
          <w:rPr>
            <w:rFonts w:ascii="Cambria" w:hAnsi="Cambria"/>
            <w:i/>
            <w:iCs/>
            <w:sz w:val="28"/>
            <w:szCs w:val="28"/>
          </w:rPr>
          <w:delText>’</w:delText>
        </w:r>
        <w:r w:rsidRPr="001B29AC">
          <w:rPr>
            <w:rFonts w:ascii="Cambria" w:hAnsi="Cambria"/>
            <w:i/>
            <w:iCs/>
            <w:sz w:val="28"/>
            <w:szCs w:val="28"/>
          </w:rPr>
          <w:delText>.</w:delText>
        </w:r>
        <w:r>
          <w:rPr>
            <w:rFonts w:ascii="Cambria" w:hAnsi="Cambria"/>
            <w:sz w:val="28"/>
            <w:szCs w:val="28"/>
          </w:rPr>
          <w:delText xml:space="preserve"> </w:delText>
        </w:r>
      </w:del>
    </w:p>
    <w:p w14:paraId="3E7D0BF2" w14:textId="30E00FED" w:rsidR="005B3817" w:rsidRDefault="005B3817" w:rsidP="00266E8A">
      <w:pPr>
        <w:spacing w:line="360" w:lineRule="auto"/>
        <w:contextualSpacing/>
        <w:rPr>
          <w:rFonts w:ascii="Cambria" w:hAnsi="Cambria"/>
          <w:sz w:val="28"/>
          <w:szCs w:val="28"/>
        </w:rPr>
      </w:pPr>
      <w:r>
        <w:rPr>
          <w:rFonts w:ascii="Cambria" w:hAnsi="Cambria"/>
          <w:sz w:val="28"/>
          <w:szCs w:val="28"/>
        </w:rPr>
        <w:tab/>
      </w:r>
      <w:r w:rsidRPr="005F6E39">
        <w:rPr>
          <w:rFonts w:ascii="Cambria" w:hAnsi="Cambria"/>
          <w:i/>
          <w:sz w:val="28"/>
          <w:szCs w:val="28"/>
          <w:rPrChange w:id="11814" w:author="Daisy Watt" w:date="2026-06-23T12:42:00Z" w16du:dateUtc="2026-06-23T10:42:00Z">
            <w:rPr>
              <w:rFonts w:ascii="Cambria" w:hAnsi="Cambria"/>
              <w:sz w:val="28"/>
              <w:szCs w:val="28"/>
            </w:rPr>
          </w:rPrChange>
        </w:rPr>
        <w:t>Jeez</w:t>
      </w:r>
      <w:ins w:id="11815" w:author="Claire S" w:date="2026-06-08T16:06:00Z" w16du:dateUtc="2026-06-08T15:06:00Z">
        <w:r w:rsidR="005B4430">
          <w:rPr>
            <w:rFonts w:ascii="Cambria" w:hAnsi="Cambria"/>
            <w:sz w:val="28"/>
            <w:szCs w:val="28"/>
          </w:rPr>
          <w:t xml:space="preserve"> </w:t>
        </w:r>
      </w:ins>
      <w:ins w:id="11816" w:author="Daisy Watt" w:date="2026-06-22T16:17:00Z" w16du:dateUtc="2026-06-22T14:17:00Z">
        <w:r w:rsidR="00CD216C">
          <w:rPr>
            <w:rFonts w:ascii="Cambria" w:hAnsi="Cambria"/>
            <w:sz w:val="28"/>
            <w:szCs w:val="28"/>
          </w:rPr>
          <w:t>–</w:t>
        </w:r>
      </w:ins>
      <w:ins w:id="11817" w:author="Claire S" w:date="2026-06-08T16:06:00Z" w16du:dateUtc="2026-06-08T15:06:00Z">
        <w:del w:id="11818" w:author="Daisy Watt" w:date="2026-06-22T16:17:00Z" w16du:dateUtc="2026-06-22T14:17:00Z">
          <w:r w:rsidR="005B4430">
            <w:rPr>
              <w:rFonts w:ascii="Cambria" w:hAnsi="Cambria"/>
              <w:sz w:val="28"/>
              <w:szCs w:val="28"/>
            </w:rPr>
            <w:delText>-</w:delText>
          </w:r>
        </w:del>
      </w:ins>
      <w:ins w:id="11819" w:author="Claire S" w:date="2026-06-08T16:07:00Z" w16du:dateUtc="2026-06-08T15:07:00Z">
        <w:r w:rsidR="005B4430">
          <w:rPr>
            <w:rFonts w:ascii="Cambria" w:hAnsi="Cambria"/>
            <w:sz w:val="28"/>
            <w:szCs w:val="28"/>
          </w:rPr>
          <w:t xml:space="preserve"> </w:t>
        </w:r>
      </w:ins>
      <w:del w:id="11820" w:author="Claire S" w:date="2026-06-08T16:06:00Z" w16du:dateUtc="2026-06-08T15:06:00Z">
        <w:r w:rsidDel="005B4430">
          <w:rPr>
            <w:rFonts w:ascii="Cambria" w:hAnsi="Cambria"/>
            <w:sz w:val="28"/>
            <w:szCs w:val="28"/>
          </w:rPr>
          <w:delText>!</w:delText>
        </w:r>
      </w:del>
      <w:ins w:id="11821" w:author="Claire S" w:date="2026-06-08T16:07:00Z" w16du:dateUtc="2026-06-08T15:07:00Z">
        <w:r w:rsidR="005B4430">
          <w:rPr>
            <w:rFonts w:ascii="Cambria" w:hAnsi="Cambria"/>
            <w:sz w:val="28"/>
            <w:szCs w:val="28"/>
          </w:rPr>
          <w:t>e</w:t>
        </w:r>
      </w:ins>
      <w:del w:id="11822" w:author="Claire S" w:date="2026-06-08T16:07:00Z" w16du:dateUtc="2026-06-08T15:07:00Z">
        <w:r w:rsidDel="005B4430">
          <w:rPr>
            <w:rFonts w:ascii="Cambria" w:hAnsi="Cambria"/>
            <w:sz w:val="28"/>
            <w:szCs w:val="28"/>
          </w:rPr>
          <w:delText xml:space="preserve">  E</w:delText>
        </w:r>
      </w:del>
      <w:r>
        <w:rPr>
          <w:rFonts w:ascii="Cambria" w:hAnsi="Cambria"/>
          <w:sz w:val="28"/>
          <w:szCs w:val="28"/>
        </w:rPr>
        <w:t xml:space="preserve">veryone in Britain knew that </w:t>
      </w:r>
      <w:r w:rsidR="00884BF2">
        <w:rPr>
          <w:rFonts w:ascii="Cambria" w:hAnsi="Cambria"/>
          <w:sz w:val="28"/>
          <w:szCs w:val="28"/>
        </w:rPr>
        <w:t>name</w:t>
      </w:r>
      <w:r w:rsidR="00DA2499">
        <w:rPr>
          <w:rFonts w:ascii="Cambria" w:hAnsi="Cambria"/>
          <w:sz w:val="28"/>
          <w:szCs w:val="28"/>
        </w:rPr>
        <w:t xml:space="preserve">: </w:t>
      </w:r>
      <w:del w:id="11823" w:author="Daisy Watt" w:date="2026-06-22T16:18:00Z" w16du:dateUtc="2026-06-22T14:18:00Z">
        <w:r w:rsidRPr="00C8335D">
          <w:rPr>
            <w:rFonts w:ascii="Cambria" w:hAnsi="Cambria"/>
            <w:sz w:val="28"/>
            <w:szCs w:val="28"/>
            <w:highlight w:val="yellow"/>
            <w:rPrChange w:id="11824" w:author="Daisy Watt" w:date="2026-06-23T12:42:00Z" w16du:dateUtc="2026-06-23T10:42:00Z">
              <w:rPr>
                <w:rFonts w:ascii="Cambria" w:hAnsi="Cambria"/>
                <w:sz w:val="28"/>
                <w:szCs w:val="28"/>
              </w:rPr>
            </w:rPrChange>
          </w:rPr>
          <w:delText>the most notorious suicide spot</w:delText>
        </w:r>
        <w:r w:rsidR="00DA2499" w:rsidRPr="00C8335D">
          <w:rPr>
            <w:rFonts w:ascii="Cambria" w:hAnsi="Cambria"/>
            <w:sz w:val="28"/>
            <w:szCs w:val="28"/>
            <w:highlight w:val="yellow"/>
            <w:rPrChange w:id="11825" w:author="Daisy Watt" w:date="2026-06-23T12:42:00Z" w16du:dateUtc="2026-06-23T10:42:00Z">
              <w:rPr>
                <w:rFonts w:ascii="Cambria" w:hAnsi="Cambria"/>
                <w:sz w:val="28"/>
                <w:szCs w:val="28"/>
              </w:rPr>
            </w:rPrChange>
          </w:rPr>
          <w:delText xml:space="preserve"> in</w:delText>
        </w:r>
        <w:r w:rsidR="00DA2499">
          <w:rPr>
            <w:rFonts w:ascii="Cambria" w:hAnsi="Cambria"/>
            <w:sz w:val="28"/>
            <w:szCs w:val="28"/>
          </w:rPr>
          <w:delText xml:space="preserve"> </w:delText>
        </w:r>
      </w:del>
      <w:r w:rsidR="00DA2499">
        <w:rPr>
          <w:rFonts w:ascii="Cambria" w:hAnsi="Cambria"/>
          <w:sz w:val="28"/>
          <w:szCs w:val="28"/>
        </w:rPr>
        <w:t>the most idyllic setting</w:t>
      </w:r>
      <w:r>
        <w:rPr>
          <w:rFonts w:ascii="Cambria" w:hAnsi="Cambria"/>
          <w:sz w:val="28"/>
          <w:szCs w:val="28"/>
        </w:rPr>
        <w:t xml:space="preserve">, </w:t>
      </w:r>
      <w:r w:rsidR="00672D3C">
        <w:rPr>
          <w:rFonts w:ascii="Cambria" w:hAnsi="Cambria"/>
          <w:sz w:val="28"/>
          <w:szCs w:val="28"/>
        </w:rPr>
        <w:t xml:space="preserve">on top of </w:t>
      </w:r>
      <w:r>
        <w:rPr>
          <w:rFonts w:ascii="Cambria" w:hAnsi="Cambria"/>
          <w:sz w:val="28"/>
          <w:szCs w:val="28"/>
        </w:rPr>
        <w:t xml:space="preserve">a </w:t>
      </w:r>
      <w:r w:rsidR="00457D4F">
        <w:rPr>
          <w:rFonts w:ascii="Cambria" w:hAnsi="Cambria"/>
          <w:sz w:val="28"/>
          <w:szCs w:val="28"/>
        </w:rPr>
        <w:t xml:space="preserve">set of rugged </w:t>
      </w:r>
      <w:r w:rsidR="00884BF2">
        <w:rPr>
          <w:rFonts w:ascii="Cambria" w:hAnsi="Cambria"/>
          <w:sz w:val="28"/>
          <w:szCs w:val="28"/>
        </w:rPr>
        <w:t xml:space="preserve">white </w:t>
      </w:r>
      <w:r w:rsidR="00457D4F">
        <w:rPr>
          <w:rFonts w:ascii="Cambria" w:hAnsi="Cambria"/>
          <w:sz w:val="28"/>
          <w:szCs w:val="28"/>
        </w:rPr>
        <w:t xml:space="preserve">cliffs over-looking </w:t>
      </w:r>
      <w:r w:rsidR="00884BF2">
        <w:rPr>
          <w:rFonts w:ascii="Cambria" w:hAnsi="Cambria"/>
          <w:sz w:val="28"/>
          <w:szCs w:val="28"/>
        </w:rPr>
        <w:t xml:space="preserve">a </w:t>
      </w:r>
      <w:r w:rsidR="00EC1563">
        <w:rPr>
          <w:rFonts w:ascii="Cambria" w:hAnsi="Cambria"/>
          <w:sz w:val="28"/>
          <w:szCs w:val="28"/>
        </w:rPr>
        <w:t xml:space="preserve">perilous </w:t>
      </w:r>
      <w:r w:rsidR="00884BF2">
        <w:rPr>
          <w:rFonts w:ascii="Cambria" w:hAnsi="Cambria"/>
          <w:sz w:val="28"/>
          <w:szCs w:val="28"/>
        </w:rPr>
        <w:t>stony beach</w:t>
      </w:r>
      <w:r w:rsidR="00672D3C">
        <w:rPr>
          <w:rFonts w:ascii="Cambria" w:hAnsi="Cambria"/>
          <w:sz w:val="28"/>
          <w:szCs w:val="28"/>
        </w:rPr>
        <w:t>,</w:t>
      </w:r>
      <w:r w:rsidR="00884BF2">
        <w:rPr>
          <w:rFonts w:ascii="Cambria" w:hAnsi="Cambria"/>
          <w:sz w:val="28"/>
          <w:szCs w:val="28"/>
        </w:rPr>
        <w:t xml:space="preserve"> and </w:t>
      </w:r>
      <w:r w:rsidR="00457D4F">
        <w:rPr>
          <w:rFonts w:ascii="Cambria" w:hAnsi="Cambria"/>
          <w:sz w:val="28"/>
          <w:szCs w:val="28"/>
        </w:rPr>
        <w:t>the English Channel</w:t>
      </w:r>
      <w:r w:rsidR="00EC1563">
        <w:rPr>
          <w:rFonts w:ascii="Cambria" w:hAnsi="Cambria"/>
          <w:sz w:val="28"/>
          <w:szCs w:val="28"/>
        </w:rPr>
        <w:t xml:space="preserve">.  </w:t>
      </w:r>
      <w:ins w:id="11826" w:author="Claire S" w:date="2026-07-29T13:04:00Z" w16du:dateUtc="2026-07-29T12:04:00Z">
        <w:r w:rsidR="006347E5">
          <w:rPr>
            <w:rFonts w:ascii="Cambria" w:hAnsi="Cambria"/>
            <w:sz w:val="28"/>
            <w:szCs w:val="28"/>
          </w:rPr>
          <w:t>Beautiful – and deadly as, s</w:t>
        </w:r>
      </w:ins>
      <w:del w:id="11827" w:author="Claire S" w:date="2026-07-29T13:04:00Z" w16du:dateUtc="2026-07-29T12:04:00Z">
        <w:r w:rsidR="00EC1563" w:rsidDel="006347E5">
          <w:rPr>
            <w:rFonts w:ascii="Cambria" w:hAnsi="Cambria"/>
            <w:sz w:val="28"/>
            <w:szCs w:val="28"/>
          </w:rPr>
          <w:delText>Sa</w:delText>
        </w:r>
      </w:del>
      <w:ins w:id="11828" w:author="Claire S" w:date="2026-07-29T13:04:00Z" w16du:dateUtc="2026-07-29T12:04:00Z">
        <w:r w:rsidR="006347E5">
          <w:rPr>
            <w:rFonts w:ascii="Cambria" w:hAnsi="Cambria"/>
            <w:sz w:val="28"/>
            <w:szCs w:val="28"/>
          </w:rPr>
          <w:t>a</w:t>
        </w:r>
      </w:ins>
      <w:r w:rsidR="00EC1563">
        <w:rPr>
          <w:rFonts w:ascii="Cambria" w:hAnsi="Cambria"/>
          <w:sz w:val="28"/>
          <w:szCs w:val="28"/>
        </w:rPr>
        <w:t>dly, Beachy Head was</w:t>
      </w:r>
      <w:r w:rsidR="00457D4F">
        <w:rPr>
          <w:rFonts w:ascii="Cambria" w:hAnsi="Cambria"/>
          <w:sz w:val="28"/>
          <w:szCs w:val="28"/>
        </w:rPr>
        <w:t xml:space="preserve"> </w:t>
      </w:r>
      <w:ins w:id="11829" w:author="Claire S" w:date="2026-07-29T13:04:00Z" w16du:dateUtc="2026-07-29T12:04:00Z">
        <w:r w:rsidR="006347E5">
          <w:rPr>
            <w:rFonts w:ascii="Cambria" w:hAnsi="Cambria"/>
            <w:sz w:val="28"/>
            <w:szCs w:val="28"/>
          </w:rPr>
          <w:t xml:space="preserve">also </w:t>
        </w:r>
      </w:ins>
      <w:r w:rsidR="00457D4F" w:rsidRPr="00F56846">
        <w:rPr>
          <w:rFonts w:ascii="Cambria" w:hAnsi="Cambria"/>
          <w:sz w:val="28"/>
          <w:szCs w:val="28"/>
        </w:rPr>
        <w:t xml:space="preserve">renowned </w:t>
      </w:r>
      <w:del w:id="11830" w:author="Daisy Watt" w:date="2026-06-22T16:21:00Z" w16du:dateUtc="2026-06-22T14:21:00Z">
        <w:r w:rsidR="00457D4F" w:rsidRPr="00F56846">
          <w:rPr>
            <w:rFonts w:ascii="Cambria" w:hAnsi="Cambria"/>
            <w:sz w:val="28"/>
            <w:szCs w:val="28"/>
          </w:rPr>
          <w:delText>for being</w:delText>
        </w:r>
      </w:del>
      <w:ins w:id="11831" w:author="Daisy Watt" w:date="2026-06-22T16:21:00Z" w16du:dateUtc="2026-06-22T14:21:00Z">
        <w:r w:rsidR="008D7641" w:rsidRPr="00F56846">
          <w:rPr>
            <w:rFonts w:ascii="Cambria" w:hAnsi="Cambria"/>
            <w:sz w:val="28"/>
            <w:szCs w:val="28"/>
            <w:rPrChange w:id="11832" w:author="Claire S" w:date="2026-07-27T16:45:00Z" w16du:dateUtc="2026-07-27T15:45:00Z">
              <w:rPr>
                <w:rFonts w:ascii="Cambria" w:hAnsi="Cambria"/>
                <w:sz w:val="28"/>
                <w:szCs w:val="28"/>
                <w:highlight w:val="yellow"/>
              </w:rPr>
            </w:rPrChange>
          </w:rPr>
          <w:t>as</w:t>
        </w:r>
      </w:ins>
      <w:r w:rsidR="00457D4F" w:rsidRPr="00F56846">
        <w:rPr>
          <w:rFonts w:ascii="Cambria" w:hAnsi="Cambria"/>
          <w:sz w:val="28"/>
          <w:szCs w:val="28"/>
        </w:rPr>
        <w:t xml:space="preserve"> </w:t>
      </w:r>
      <w:del w:id="11833" w:author="Daisy Watt" w:date="2026-06-22T16:20:00Z" w16du:dateUtc="2026-06-22T14:20:00Z">
        <w:r w:rsidR="00EC1563" w:rsidRPr="00F56846" w:rsidDel="00932CEB">
          <w:rPr>
            <w:rFonts w:ascii="Cambria" w:hAnsi="Cambria"/>
            <w:sz w:val="28"/>
            <w:szCs w:val="28"/>
          </w:rPr>
          <w:delText>a</w:delText>
        </w:r>
      </w:del>
      <w:ins w:id="11834" w:author="Daisy Watt" w:date="2026-06-22T16:20:00Z" w16du:dateUtc="2026-06-22T14:20:00Z">
        <w:r w:rsidR="00932CEB" w:rsidRPr="00F56846">
          <w:rPr>
            <w:rFonts w:ascii="Cambria" w:hAnsi="Cambria"/>
            <w:sz w:val="28"/>
            <w:szCs w:val="28"/>
            <w:rPrChange w:id="11835" w:author="Claire S" w:date="2026-07-27T16:45:00Z" w16du:dateUtc="2026-07-27T15:45:00Z">
              <w:rPr>
                <w:rFonts w:ascii="Cambria" w:hAnsi="Cambria"/>
                <w:sz w:val="28"/>
                <w:szCs w:val="28"/>
                <w:highlight w:val="yellow"/>
              </w:rPr>
            </w:rPrChange>
          </w:rPr>
          <w:t>one of the UK’s top</w:t>
        </w:r>
      </w:ins>
      <w:r w:rsidR="00EC1563" w:rsidRPr="00F56846">
        <w:rPr>
          <w:rFonts w:ascii="Cambria" w:hAnsi="Cambria"/>
          <w:sz w:val="28"/>
          <w:szCs w:val="28"/>
        </w:rPr>
        <w:t xml:space="preserve"> </w:t>
      </w:r>
      <w:del w:id="11836" w:author="Daisy Watt" w:date="2026-06-22T16:19:00Z" w16du:dateUtc="2026-06-22T14:19:00Z">
        <w:r w:rsidR="00EC1563" w:rsidRPr="00F56846">
          <w:rPr>
            <w:rFonts w:ascii="Cambria" w:hAnsi="Cambria"/>
            <w:sz w:val="28"/>
            <w:szCs w:val="28"/>
          </w:rPr>
          <w:delText xml:space="preserve">place </w:delText>
        </w:r>
        <w:r w:rsidRPr="00F56846">
          <w:rPr>
            <w:rFonts w:ascii="Cambria" w:hAnsi="Cambria"/>
            <w:sz w:val="28"/>
            <w:szCs w:val="28"/>
          </w:rPr>
          <w:delText>people</w:delText>
        </w:r>
        <w:r w:rsidR="00457D4F" w:rsidRPr="00F56846">
          <w:rPr>
            <w:rFonts w:ascii="Cambria" w:hAnsi="Cambria"/>
            <w:sz w:val="28"/>
            <w:szCs w:val="28"/>
          </w:rPr>
          <w:delText xml:space="preserve"> </w:delText>
        </w:r>
        <w:r w:rsidR="0014155A" w:rsidRPr="00F56846">
          <w:rPr>
            <w:rFonts w:ascii="Cambria" w:hAnsi="Cambria"/>
            <w:sz w:val="28"/>
            <w:szCs w:val="28"/>
          </w:rPr>
          <w:delText>travelled to</w:delText>
        </w:r>
        <w:r w:rsidR="00906BAD" w:rsidRPr="00F56846">
          <w:rPr>
            <w:rFonts w:ascii="Cambria" w:hAnsi="Cambria"/>
            <w:sz w:val="28"/>
            <w:szCs w:val="28"/>
          </w:rPr>
          <w:delText>, specifically</w:delText>
        </w:r>
        <w:r w:rsidR="0014155A" w:rsidRPr="00F56846">
          <w:rPr>
            <w:rFonts w:ascii="Cambria" w:hAnsi="Cambria"/>
            <w:sz w:val="28"/>
            <w:szCs w:val="28"/>
          </w:rPr>
          <w:delText xml:space="preserve"> to</w:delText>
        </w:r>
        <w:r w:rsidRPr="00F56846">
          <w:rPr>
            <w:rFonts w:ascii="Cambria" w:hAnsi="Cambria"/>
            <w:sz w:val="28"/>
            <w:szCs w:val="28"/>
          </w:rPr>
          <w:delText xml:space="preserve"> end their lives</w:delText>
        </w:r>
      </w:del>
      <w:ins w:id="11837" w:author="Daisy Watt" w:date="2026-06-22T16:19:00Z" w16du:dateUtc="2026-06-22T14:19:00Z">
        <w:r w:rsidR="001920EB" w:rsidRPr="00F56846">
          <w:rPr>
            <w:rFonts w:ascii="Cambria" w:hAnsi="Cambria"/>
            <w:sz w:val="28"/>
            <w:szCs w:val="28"/>
            <w:rPrChange w:id="11838" w:author="Claire S" w:date="2026-07-27T16:45:00Z" w16du:dateUtc="2026-07-27T15:45:00Z">
              <w:rPr>
                <w:rFonts w:ascii="Cambria" w:hAnsi="Cambria"/>
                <w:sz w:val="28"/>
                <w:szCs w:val="28"/>
                <w:highlight w:val="yellow"/>
              </w:rPr>
            </w:rPrChange>
          </w:rPr>
          <w:t>suicide spot</w:t>
        </w:r>
      </w:ins>
      <w:del w:id="11839" w:author="Daisy Watt" w:date="2026-06-22T16:21:00Z" w16du:dateUtc="2026-06-22T14:21:00Z">
        <w:r w:rsidR="00095EAA" w:rsidRPr="00F56846" w:rsidDel="00932CEB">
          <w:rPr>
            <w:rFonts w:ascii="Cambria" w:hAnsi="Cambria"/>
            <w:sz w:val="28"/>
            <w:szCs w:val="28"/>
          </w:rPr>
          <w:delText>.</w:delText>
        </w:r>
      </w:del>
      <w:ins w:id="11840" w:author="Daisy Watt" w:date="2026-06-22T16:21:00Z" w16du:dateUtc="2026-06-22T14:21:00Z">
        <w:r w:rsidR="00932CEB" w:rsidRPr="00F56846">
          <w:rPr>
            <w:rFonts w:ascii="Cambria" w:hAnsi="Cambria"/>
            <w:sz w:val="28"/>
            <w:szCs w:val="28"/>
            <w:rPrChange w:id="11841" w:author="Claire S" w:date="2026-07-27T16:45:00Z" w16du:dateUtc="2026-07-27T15:45:00Z">
              <w:rPr>
                <w:rFonts w:ascii="Cambria" w:hAnsi="Cambria"/>
                <w:sz w:val="28"/>
                <w:szCs w:val="28"/>
                <w:highlight w:val="yellow"/>
              </w:rPr>
            </w:rPrChange>
          </w:rPr>
          <w:t>s</w:t>
        </w:r>
        <w:r w:rsidR="00095EAA" w:rsidRPr="00F56846">
          <w:rPr>
            <w:rFonts w:ascii="Cambria" w:hAnsi="Cambria"/>
            <w:sz w:val="28"/>
            <w:szCs w:val="28"/>
          </w:rPr>
          <w:t>.</w:t>
        </w:r>
      </w:ins>
    </w:p>
    <w:p w14:paraId="0E5CA0A8" w14:textId="77777777" w:rsidR="0014155A" w:rsidRDefault="00884BF2" w:rsidP="00266E8A">
      <w:pPr>
        <w:spacing w:line="360" w:lineRule="auto"/>
        <w:contextualSpacing/>
        <w:rPr>
          <w:rFonts w:ascii="Cambria" w:hAnsi="Cambria"/>
          <w:sz w:val="28"/>
          <w:szCs w:val="28"/>
        </w:rPr>
      </w:pPr>
      <w:r>
        <w:rPr>
          <w:rFonts w:ascii="Cambria" w:hAnsi="Cambria"/>
          <w:sz w:val="28"/>
          <w:szCs w:val="28"/>
        </w:rPr>
        <w:tab/>
        <w:t xml:space="preserve">Clara pressed pause for a moment and took a sip of tea. </w:t>
      </w:r>
      <w:r w:rsidR="0014155A">
        <w:rPr>
          <w:rFonts w:ascii="Cambria" w:hAnsi="Cambria"/>
          <w:sz w:val="28"/>
          <w:szCs w:val="28"/>
        </w:rPr>
        <w:t>S</w:t>
      </w:r>
      <w:r>
        <w:rPr>
          <w:rFonts w:ascii="Cambria" w:hAnsi="Cambria"/>
          <w:sz w:val="28"/>
          <w:szCs w:val="28"/>
        </w:rPr>
        <w:t xml:space="preserve">he </w:t>
      </w:r>
      <w:r w:rsidR="0014155A">
        <w:rPr>
          <w:rFonts w:ascii="Cambria" w:hAnsi="Cambria"/>
          <w:sz w:val="28"/>
          <w:szCs w:val="28"/>
        </w:rPr>
        <w:t xml:space="preserve">didn’t want to watch any more, but she felt beholden to Violet so, hand shaking, she </w:t>
      </w:r>
      <w:r>
        <w:rPr>
          <w:rFonts w:ascii="Cambria" w:hAnsi="Cambria"/>
          <w:sz w:val="28"/>
          <w:szCs w:val="28"/>
        </w:rPr>
        <w:t>took a deep breath, and pressed play again</w:t>
      </w:r>
      <w:r w:rsidR="00457D4F">
        <w:rPr>
          <w:rFonts w:ascii="Cambria" w:hAnsi="Cambria"/>
          <w:sz w:val="28"/>
          <w:szCs w:val="28"/>
        </w:rPr>
        <w:t xml:space="preserve">. </w:t>
      </w:r>
    </w:p>
    <w:p w14:paraId="3F7E1086" w14:textId="2787637A" w:rsidR="00C40B6E" w:rsidRDefault="00095EAA" w:rsidP="0014155A">
      <w:pPr>
        <w:spacing w:line="360" w:lineRule="auto"/>
        <w:ind w:firstLine="720"/>
        <w:contextualSpacing/>
        <w:rPr>
          <w:rFonts w:ascii="Cambria" w:hAnsi="Cambria"/>
          <w:sz w:val="28"/>
          <w:szCs w:val="28"/>
        </w:rPr>
      </w:pPr>
      <w:r>
        <w:rPr>
          <w:rFonts w:ascii="Cambria" w:hAnsi="Cambria"/>
          <w:sz w:val="28"/>
          <w:szCs w:val="28"/>
        </w:rPr>
        <w:t>The next clip</w:t>
      </w:r>
      <w:r w:rsidR="00944FE3">
        <w:rPr>
          <w:rFonts w:ascii="Cambria" w:hAnsi="Cambria"/>
          <w:sz w:val="28"/>
          <w:szCs w:val="28"/>
        </w:rPr>
        <w:t xml:space="preserve"> was </w:t>
      </w:r>
      <w:r w:rsidR="00884BF2">
        <w:rPr>
          <w:rFonts w:ascii="Cambria" w:hAnsi="Cambria"/>
          <w:sz w:val="28"/>
          <w:szCs w:val="28"/>
        </w:rPr>
        <w:t xml:space="preserve">dated </w:t>
      </w:r>
      <w:r w:rsidR="00944FE3">
        <w:rPr>
          <w:rFonts w:ascii="Cambria" w:hAnsi="Cambria"/>
          <w:sz w:val="28"/>
          <w:szCs w:val="28"/>
        </w:rPr>
        <w:t>the same day</w:t>
      </w:r>
      <w:r w:rsidR="00884BF2">
        <w:rPr>
          <w:rFonts w:ascii="Cambria" w:hAnsi="Cambria"/>
          <w:sz w:val="28"/>
          <w:szCs w:val="28"/>
        </w:rPr>
        <w:t xml:space="preserve"> </w:t>
      </w:r>
      <w:r w:rsidR="009F6A13">
        <w:rPr>
          <w:rFonts w:ascii="Cambria" w:hAnsi="Cambria"/>
          <w:sz w:val="28"/>
          <w:szCs w:val="28"/>
        </w:rPr>
        <w:t xml:space="preserve">– i.e. yesterday </w:t>
      </w:r>
      <w:del w:id="11842" w:author="Daisy Watt" w:date="2026-06-22T16:21:00Z" w16du:dateUtc="2026-06-22T14:21:00Z">
        <w:r w:rsidR="009F6A13">
          <w:rPr>
            <w:rFonts w:ascii="Cambria" w:hAnsi="Cambria"/>
            <w:sz w:val="28"/>
            <w:szCs w:val="28"/>
          </w:rPr>
          <w:delText>-</w:delText>
        </w:r>
      </w:del>
      <w:ins w:id="11843" w:author="Daisy Watt" w:date="2026-06-22T16:21:00Z" w16du:dateUtc="2026-06-22T14:21:00Z">
        <w:r w:rsidR="00F81AF3">
          <w:rPr>
            <w:rFonts w:ascii="Cambria" w:hAnsi="Cambria"/>
            <w:sz w:val="28"/>
            <w:szCs w:val="28"/>
          </w:rPr>
          <w:t>–</w:t>
        </w:r>
      </w:ins>
      <w:r w:rsidR="009F6A13">
        <w:rPr>
          <w:rFonts w:ascii="Cambria" w:hAnsi="Cambria"/>
          <w:sz w:val="28"/>
          <w:szCs w:val="28"/>
        </w:rPr>
        <w:t xml:space="preserve"> </w:t>
      </w:r>
      <w:r w:rsidR="00944FE3">
        <w:rPr>
          <w:rFonts w:ascii="Cambria" w:hAnsi="Cambria"/>
          <w:sz w:val="28"/>
          <w:szCs w:val="28"/>
        </w:rPr>
        <w:t>but</w:t>
      </w:r>
      <w:r w:rsidR="00884BF2">
        <w:rPr>
          <w:rFonts w:ascii="Cambria" w:hAnsi="Cambria"/>
          <w:sz w:val="28"/>
          <w:szCs w:val="28"/>
        </w:rPr>
        <w:t xml:space="preserve"> it was</w:t>
      </w:r>
      <w:r w:rsidR="0079724F">
        <w:rPr>
          <w:rFonts w:ascii="Cambria" w:hAnsi="Cambria"/>
          <w:sz w:val="28"/>
          <w:szCs w:val="28"/>
        </w:rPr>
        <w:t xml:space="preserve"> later, </w:t>
      </w:r>
      <w:r w:rsidR="00944FE3">
        <w:rPr>
          <w:rFonts w:ascii="Cambria" w:hAnsi="Cambria"/>
          <w:sz w:val="28"/>
          <w:szCs w:val="28"/>
        </w:rPr>
        <w:t xml:space="preserve">because </w:t>
      </w:r>
      <w:r w:rsidR="00457D4F">
        <w:rPr>
          <w:rFonts w:ascii="Cambria" w:hAnsi="Cambria"/>
          <w:sz w:val="28"/>
          <w:szCs w:val="28"/>
        </w:rPr>
        <w:t>the sky was much</w:t>
      </w:r>
      <w:r w:rsidR="0079724F">
        <w:rPr>
          <w:rFonts w:ascii="Cambria" w:hAnsi="Cambria"/>
          <w:sz w:val="28"/>
          <w:szCs w:val="28"/>
        </w:rPr>
        <w:t xml:space="preserve"> darker</w:t>
      </w:r>
      <w:r w:rsidR="00944FE3">
        <w:rPr>
          <w:rFonts w:ascii="Cambria" w:hAnsi="Cambria"/>
          <w:sz w:val="28"/>
          <w:szCs w:val="28"/>
        </w:rPr>
        <w:t xml:space="preserve">.  </w:t>
      </w:r>
      <w:r w:rsidR="009F6A13">
        <w:rPr>
          <w:rFonts w:ascii="Cambria" w:hAnsi="Cambria"/>
          <w:sz w:val="28"/>
          <w:szCs w:val="28"/>
        </w:rPr>
        <w:t>Gradually,</w:t>
      </w:r>
      <w:r w:rsidR="00457D4F">
        <w:rPr>
          <w:rFonts w:ascii="Cambria" w:hAnsi="Cambria"/>
          <w:sz w:val="28"/>
          <w:szCs w:val="28"/>
        </w:rPr>
        <w:t xml:space="preserve"> </w:t>
      </w:r>
      <w:r w:rsidR="00491C6B">
        <w:rPr>
          <w:rFonts w:ascii="Cambria" w:hAnsi="Cambria"/>
          <w:sz w:val="28"/>
          <w:szCs w:val="28"/>
        </w:rPr>
        <w:t xml:space="preserve">as </w:t>
      </w:r>
      <w:r w:rsidR="0079724F">
        <w:rPr>
          <w:rFonts w:ascii="Cambria" w:hAnsi="Cambria"/>
          <w:sz w:val="28"/>
          <w:szCs w:val="28"/>
        </w:rPr>
        <w:t xml:space="preserve">Clara </w:t>
      </w:r>
      <w:r w:rsidR="00491C6B">
        <w:rPr>
          <w:rFonts w:ascii="Cambria" w:hAnsi="Cambria"/>
          <w:sz w:val="28"/>
          <w:szCs w:val="28"/>
        </w:rPr>
        <w:t xml:space="preserve">watched, </w:t>
      </w:r>
      <w:r>
        <w:rPr>
          <w:rFonts w:ascii="Cambria" w:hAnsi="Cambria"/>
          <w:sz w:val="28"/>
          <w:szCs w:val="28"/>
        </w:rPr>
        <w:t xml:space="preserve">a </w:t>
      </w:r>
      <w:r w:rsidR="005C76E4">
        <w:rPr>
          <w:rFonts w:ascii="Cambria" w:hAnsi="Cambria"/>
          <w:sz w:val="28"/>
          <w:szCs w:val="28"/>
        </w:rPr>
        <w:t xml:space="preserve">distant </w:t>
      </w:r>
      <w:r>
        <w:rPr>
          <w:rFonts w:ascii="Cambria" w:hAnsi="Cambria"/>
          <w:sz w:val="28"/>
          <w:szCs w:val="28"/>
        </w:rPr>
        <w:t>figure</w:t>
      </w:r>
      <w:r w:rsidR="00491C6B">
        <w:rPr>
          <w:rFonts w:ascii="Cambria" w:hAnsi="Cambria"/>
          <w:sz w:val="28"/>
          <w:szCs w:val="28"/>
        </w:rPr>
        <w:t xml:space="preserve"> came into view</w:t>
      </w:r>
      <w:r>
        <w:rPr>
          <w:rFonts w:ascii="Cambria" w:hAnsi="Cambria"/>
          <w:sz w:val="28"/>
          <w:szCs w:val="28"/>
        </w:rPr>
        <w:t>, buffeted by the</w:t>
      </w:r>
      <w:r w:rsidR="005C76E4">
        <w:rPr>
          <w:rFonts w:ascii="Cambria" w:hAnsi="Cambria"/>
          <w:sz w:val="28"/>
          <w:szCs w:val="28"/>
        </w:rPr>
        <w:t xml:space="preserve"> strong</w:t>
      </w:r>
      <w:r>
        <w:rPr>
          <w:rFonts w:ascii="Cambria" w:hAnsi="Cambria"/>
          <w:sz w:val="28"/>
          <w:szCs w:val="28"/>
        </w:rPr>
        <w:t xml:space="preserve"> wind</w:t>
      </w:r>
      <w:r w:rsidR="005C76E4">
        <w:rPr>
          <w:rFonts w:ascii="Cambria" w:hAnsi="Cambria"/>
          <w:sz w:val="28"/>
          <w:szCs w:val="28"/>
        </w:rPr>
        <w:t>s</w:t>
      </w:r>
      <w:r w:rsidR="00C40B6E">
        <w:rPr>
          <w:rFonts w:ascii="Cambria" w:hAnsi="Cambria"/>
          <w:sz w:val="28"/>
          <w:szCs w:val="28"/>
        </w:rPr>
        <w:t>, walking across a grassy heath</w:t>
      </w:r>
      <w:r w:rsidR="0079724F">
        <w:rPr>
          <w:rFonts w:ascii="Cambria" w:hAnsi="Cambria"/>
          <w:sz w:val="28"/>
          <w:szCs w:val="28"/>
        </w:rPr>
        <w:t xml:space="preserve"> towards a bench.  </w:t>
      </w:r>
    </w:p>
    <w:p w14:paraId="7A1DBBAB" w14:textId="384D6F71" w:rsidR="00002B47" w:rsidRDefault="0079724F" w:rsidP="00266E8A">
      <w:pPr>
        <w:spacing w:line="360" w:lineRule="auto"/>
        <w:contextualSpacing/>
        <w:rPr>
          <w:rFonts w:ascii="Cambria" w:hAnsi="Cambria"/>
          <w:sz w:val="28"/>
          <w:szCs w:val="28"/>
        </w:rPr>
      </w:pPr>
      <w:r>
        <w:rPr>
          <w:rFonts w:ascii="Cambria" w:hAnsi="Cambria"/>
          <w:sz w:val="28"/>
          <w:szCs w:val="28"/>
        </w:rPr>
        <w:tab/>
        <w:t xml:space="preserve">It </w:t>
      </w:r>
      <w:r w:rsidR="00AE7530">
        <w:rPr>
          <w:rFonts w:ascii="Cambria" w:hAnsi="Cambria"/>
          <w:sz w:val="28"/>
          <w:szCs w:val="28"/>
        </w:rPr>
        <w:t xml:space="preserve">was </w:t>
      </w:r>
      <w:r>
        <w:rPr>
          <w:rFonts w:ascii="Cambria" w:hAnsi="Cambria"/>
          <w:sz w:val="28"/>
          <w:szCs w:val="28"/>
        </w:rPr>
        <w:t xml:space="preserve">still Violet, Clara </w:t>
      </w:r>
      <w:del w:id="11844" w:author="Daisy Watt" w:date="2026-06-22T16:22:00Z" w16du:dateUtc="2026-06-22T14:22:00Z">
        <w:r>
          <w:rPr>
            <w:rFonts w:ascii="Cambria" w:hAnsi="Cambria"/>
            <w:sz w:val="28"/>
            <w:szCs w:val="28"/>
          </w:rPr>
          <w:delText>realised</w:delText>
        </w:r>
      </w:del>
      <w:ins w:id="11845" w:author="Daisy Watt" w:date="2026-06-22T16:22:00Z" w16du:dateUtc="2026-06-22T14:22:00Z">
        <w:r w:rsidR="00D76EB6">
          <w:rPr>
            <w:rFonts w:ascii="Cambria" w:hAnsi="Cambria"/>
            <w:sz w:val="28"/>
            <w:szCs w:val="28"/>
          </w:rPr>
          <w:t>thought</w:t>
        </w:r>
      </w:ins>
      <w:r w:rsidR="00DF5EED">
        <w:rPr>
          <w:rFonts w:ascii="Cambria" w:hAnsi="Cambria"/>
          <w:sz w:val="28"/>
          <w:szCs w:val="28"/>
        </w:rPr>
        <w:t>: the same long puffy coat</w:t>
      </w:r>
      <w:del w:id="11846" w:author="Daisy Watt" w:date="2026-06-22T16:21:00Z" w16du:dateUtc="2026-06-22T14:21:00Z">
        <w:r w:rsidR="00DF5EED">
          <w:rPr>
            <w:rFonts w:ascii="Cambria" w:hAnsi="Cambria"/>
            <w:sz w:val="28"/>
            <w:szCs w:val="28"/>
          </w:rPr>
          <w:delText>;</w:delText>
        </w:r>
      </w:del>
      <w:ins w:id="11847" w:author="Daisy Watt" w:date="2026-06-22T16:21:00Z" w16du:dateUtc="2026-06-22T14:21:00Z">
        <w:r w:rsidR="004D1517">
          <w:rPr>
            <w:rFonts w:ascii="Cambria" w:hAnsi="Cambria"/>
            <w:sz w:val="28"/>
            <w:szCs w:val="28"/>
          </w:rPr>
          <w:t>,</w:t>
        </w:r>
      </w:ins>
      <w:r w:rsidR="00DF5EED">
        <w:rPr>
          <w:rFonts w:ascii="Cambria" w:hAnsi="Cambria"/>
          <w:sz w:val="28"/>
          <w:szCs w:val="28"/>
        </w:rPr>
        <w:t xml:space="preserve"> hood up now</w:t>
      </w:r>
      <w:del w:id="11848" w:author="Daisy Watt" w:date="2026-06-22T16:21:00Z" w16du:dateUtc="2026-06-22T14:21:00Z">
        <w:r w:rsidR="00DF5EED">
          <w:rPr>
            <w:rFonts w:ascii="Cambria" w:hAnsi="Cambria"/>
            <w:sz w:val="28"/>
            <w:szCs w:val="28"/>
          </w:rPr>
          <w:delText>;</w:delText>
        </w:r>
      </w:del>
      <w:ins w:id="11849" w:author="Daisy Watt" w:date="2026-06-22T16:21:00Z" w16du:dateUtc="2026-06-22T14:21:00Z">
        <w:r w:rsidR="004D1517">
          <w:rPr>
            <w:rFonts w:ascii="Cambria" w:hAnsi="Cambria"/>
            <w:sz w:val="28"/>
            <w:szCs w:val="28"/>
          </w:rPr>
          <w:t>,</w:t>
        </w:r>
      </w:ins>
      <w:r w:rsidR="00DF5EED">
        <w:rPr>
          <w:rFonts w:ascii="Cambria" w:hAnsi="Cambria"/>
          <w:sz w:val="28"/>
          <w:szCs w:val="28"/>
        </w:rPr>
        <w:t xml:space="preserve"> hands in pockets, head down </w:t>
      </w:r>
      <w:r>
        <w:rPr>
          <w:rFonts w:ascii="Cambria" w:hAnsi="Cambria"/>
          <w:sz w:val="28"/>
          <w:szCs w:val="28"/>
        </w:rPr>
        <w:t xml:space="preserve">as </w:t>
      </w:r>
      <w:del w:id="11850" w:author="Daisy Watt" w:date="2026-06-22T16:22:00Z" w16du:dateUtc="2026-06-22T14:22:00Z">
        <w:r>
          <w:rPr>
            <w:rFonts w:ascii="Cambria" w:hAnsi="Cambria"/>
            <w:sz w:val="28"/>
            <w:szCs w:val="28"/>
          </w:rPr>
          <w:delText>the figure</w:delText>
        </w:r>
      </w:del>
      <w:ins w:id="11851" w:author="Daisy Watt" w:date="2026-06-22T16:22:00Z" w16du:dateUtc="2026-06-22T14:22:00Z">
        <w:r w:rsidR="004D1517">
          <w:rPr>
            <w:rFonts w:ascii="Cambria" w:hAnsi="Cambria"/>
            <w:sz w:val="28"/>
            <w:szCs w:val="28"/>
          </w:rPr>
          <w:t>she</w:t>
        </w:r>
      </w:ins>
      <w:r>
        <w:rPr>
          <w:rFonts w:ascii="Cambria" w:hAnsi="Cambria"/>
          <w:sz w:val="28"/>
          <w:szCs w:val="28"/>
        </w:rPr>
        <w:t xml:space="preserve"> sat</w:t>
      </w:r>
      <w:r w:rsidR="00002B47">
        <w:rPr>
          <w:rFonts w:ascii="Cambria" w:hAnsi="Cambria"/>
          <w:sz w:val="28"/>
          <w:szCs w:val="28"/>
        </w:rPr>
        <w:t xml:space="preserve"> alone</w:t>
      </w:r>
      <w:r>
        <w:rPr>
          <w:rFonts w:ascii="Cambria" w:hAnsi="Cambria"/>
          <w:sz w:val="28"/>
          <w:szCs w:val="28"/>
        </w:rPr>
        <w:t xml:space="preserve"> on the bench and </w:t>
      </w:r>
      <w:r w:rsidR="004E2976">
        <w:rPr>
          <w:rFonts w:ascii="Cambria" w:hAnsi="Cambria"/>
          <w:sz w:val="28"/>
          <w:szCs w:val="28"/>
        </w:rPr>
        <w:t xml:space="preserve">got something out </w:t>
      </w:r>
      <w:r w:rsidR="00002B47">
        <w:rPr>
          <w:rFonts w:ascii="Cambria" w:hAnsi="Cambria"/>
          <w:sz w:val="28"/>
          <w:szCs w:val="28"/>
        </w:rPr>
        <w:t xml:space="preserve">to look at </w:t>
      </w:r>
      <w:r w:rsidR="004E2976">
        <w:rPr>
          <w:rFonts w:ascii="Cambria" w:hAnsi="Cambria"/>
          <w:sz w:val="28"/>
          <w:szCs w:val="28"/>
        </w:rPr>
        <w:t>– a phone</w:t>
      </w:r>
      <w:ins w:id="11852" w:author="Daisy Watt" w:date="2026-06-22T16:22:00Z" w16du:dateUtc="2026-06-22T14:22:00Z">
        <w:r w:rsidR="004D1517">
          <w:rPr>
            <w:rFonts w:ascii="Cambria" w:hAnsi="Cambria"/>
            <w:sz w:val="28"/>
            <w:szCs w:val="28"/>
          </w:rPr>
          <w:t>,</w:t>
        </w:r>
      </w:ins>
      <w:r w:rsidR="00DF5EED">
        <w:rPr>
          <w:rFonts w:ascii="Cambria" w:hAnsi="Cambria"/>
          <w:sz w:val="28"/>
          <w:szCs w:val="28"/>
        </w:rPr>
        <w:t xml:space="preserve"> maybe</w:t>
      </w:r>
      <w:r w:rsidR="00FA237C">
        <w:rPr>
          <w:rFonts w:ascii="Cambria" w:hAnsi="Cambria"/>
          <w:sz w:val="28"/>
          <w:szCs w:val="28"/>
        </w:rPr>
        <w:t xml:space="preserve">? </w:t>
      </w:r>
    </w:p>
    <w:p w14:paraId="2643F289" w14:textId="28337D61" w:rsidR="00860D97" w:rsidRDefault="00D23236" w:rsidP="00E75470">
      <w:pPr>
        <w:spacing w:line="360" w:lineRule="auto"/>
        <w:ind w:firstLine="720"/>
        <w:contextualSpacing/>
        <w:rPr>
          <w:rFonts w:ascii="Cambria" w:hAnsi="Cambria"/>
          <w:sz w:val="28"/>
          <w:szCs w:val="28"/>
        </w:rPr>
      </w:pPr>
      <w:r>
        <w:rPr>
          <w:rFonts w:ascii="Cambria" w:hAnsi="Cambria"/>
          <w:sz w:val="28"/>
          <w:szCs w:val="28"/>
        </w:rPr>
        <w:t>A</w:t>
      </w:r>
      <w:r w:rsidR="008C15DE">
        <w:rPr>
          <w:rFonts w:ascii="Cambria" w:hAnsi="Cambria"/>
          <w:sz w:val="28"/>
          <w:szCs w:val="28"/>
        </w:rPr>
        <w:t xml:space="preserve">fter a minute or two, </w:t>
      </w:r>
      <w:r>
        <w:rPr>
          <w:rFonts w:ascii="Cambria" w:hAnsi="Cambria"/>
          <w:sz w:val="28"/>
          <w:szCs w:val="28"/>
        </w:rPr>
        <w:t>the little figure</w:t>
      </w:r>
      <w:r w:rsidR="00DF5EED" w:rsidRPr="00DC62F6">
        <w:rPr>
          <w:rFonts w:ascii="Cambria" w:hAnsi="Cambria"/>
          <w:sz w:val="28"/>
          <w:szCs w:val="28"/>
        </w:rPr>
        <w:t xml:space="preserve"> </w:t>
      </w:r>
      <w:r w:rsidR="00FA237C">
        <w:rPr>
          <w:rFonts w:ascii="Cambria" w:hAnsi="Cambria"/>
          <w:sz w:val="28"/>
          <w:szCs w:val="28"/>
        </w:rPr>
        <w:t>stood</w:t>
      </w:r>
      <w:r w:rsidR="00DF5EED">
        <w:rPr>
          <w:rFonts w:ascii="Cambria" w:hAnsi="Cambria"/>
          <w:sz w:val="28"/>
          <w:szCs w:val="28"/>
        </w:rPr>
        <w:t>,</w:t>
      </w:r>
      <w:r>
        <w:rPr>
          <w:rFonts w:ascii="Cambria" w:hAnsi="Cambria"/>
          <w:sz w:val="28"/>
          <w:szCs w:val="28"/>
        </w:rPr>
        <w:t xml:space="preserve"> looking around her, </w:t>
      </w:r>
      <w:r w:rsidR="008C15DE">
        <w:rPr>
          <w:rFonts w:ascii="Cambria" w:hAnsi="Cambria"/>
          <w:sz w:val="28"/>
          <w:szCs w:val="28"/>
        </w:rPr>
        <w:t xml:space="preserve">and </w:t>
      </w:r>
      <w:r>
        <w:rPr>
          <w:rFonts w:ascii="Cambria" w:hAnsi="Cambria"/>
          <w:sz w:val="28"/>
          <w:szCs w:val="28"/>
        </w:rPr>
        <w:t xml:space="preserve">then </w:t>
      </w:r>
      <w:r w:rsidR="008C15DE">
        <w:rPr>
          <w:rFonts w:ascii="Cambria" w:hAnsi="Cambria"/>
          <w:sz w:val="28"/>
          <w:szCs w:val="28"/>
        </w:rPr>
        <w:t xml:space="preserve">began </w:t>
      </w:r>
      <w:r w:rsidR="00DF5EED">
        <w:rPr>
          <w:rFonts w:ascii="Cambria" w:hAnsi="Cambria"/>
          <w:sz w:val="28"/>
          <w:szCs w:val="28"/>
        </w:rPr>
        <w:t>pac</w:t>
      </w:r>
      <w:r w:rsidR="00002B47">
        <w:rPr>
          <w:rFonts w:ascii="Cambria" w:hAnsi="Cambria"/>
          <w:sz w:val="28"/>
          <w:szCs w:val="28"/>
        </w:rPr>
        <w:t>ing</w:t>
      </w:r>
      <w:r w:rsidR="00DF5EED">
        <w:rPr>
          <w:rFonts w:ascii="Cambria" w:hAnsi="Cambria"/>
          <w:sz w:val="28"/>
          <w:szCs w:val="28"/>
        </w:rPr>
        <w:t xml:space="preserve"> up and down</w:t>
      </w:r>
      <w:r w:rsidR="00002B47">
        <w:rPr>
          <w:rFonts w:ascii="Cambria" w:hAnsi="Cambria"/>
          <w:sz w:val="28"/>
          <w:szCs w:val="28"/>
        </w:rPr>
        <w:t xml:space="preserve"> in front of the bench</w:t>
      </w:r>
      <w:r w:rsidR="00170350">
        <w:rPr>
          <w:rFonts w:ascii="Cambria" w:hAnsi="Cambria"/>
          <w:sz w:val="28"/>
          <w:szCs w:val="28"/>
        </w:rPr>
        <w:t>, the body language suggesting that Violet</w:t>
      </w:r>
      <w:r w:rsidR="00860D97">
        <w:rPr>
          <w:rFonts w:ascii="Cambria" w:hAnsi="Cambria"/>
          <w:sz w:val="28"/>
          <w:szCs w:val="28"/>
        </w:rPr>
        <w:t xml:space="preserve"> </w:t>
      </w:r>
      <w:del w:id="11853" w:author="Daisy Watt" w:date="2026-06-22T16:22:00Z" w16du:dateUtc="2026-06-22T14:22:00Z">
        <w:r w:rsidR="00860D97">
          <w:rPr>
            <w:rFonts w:ascii="Cambria" w:hAnsi="Cambria"/>
            <w:sz w:val="28"/>
            <w:szCs w:val="28"/>
          </w:rPr>
          <w:delText>-</w:delText>
        </w:r>
      </w:del>
      <w:ins w:id="11854" w:author="Daisy Watt" w:date="2026-06-22T16:22:00Z" w16du:dateUtc="2026-06-22T14:22:00Z">
        <w:r w:rsidR="00D76EB6">
          <w:rPr>
            <w:rFonts w:ascii="Cambria" w:hAnsi="Cambria"/>
            <w:sz w:val="28"/>
            <w:szCs w:val="28"/>
          </w:rPr>
          <w:t>–</w:t>
        </w:r>
      </w:ins>
      <w:r w:rsidR="00170350">
        <w:rPr>
          <w:rFonts w:ascii="Cambria" w:hAnsi="Cambria"/>
          <w:sz w:val="28"/>
          <w:szCs w:val="28"/>
        </w:rPr>
        <w:t xml:space="preserve"> if that’s who it </w:t>
      </w:r>
      <w:ins w:id="11855" w:author="Daisy Watt" w:date="2026-06-22T16:22:00Z" w16du:dateUtc="2026-06-22T14:22:00Z">
        <w:r w:rsidR="00D76EB6">
          <w:rPr>
            <w:rFonts w:ascii="Cambria" w:hAnsi="Cambria"/>
            <w:sz w:val="28"/>
            <w:szCs w:val="28"/>
          </w:rPr>
          <w:t xml:space="preserve">really </w:t>
        </w:r>
      </w:ins>
      <w:r w:rsidR="00170350">
        <w:rPr>
          <w:rFonts w:ascii="Cambria" w:hAnsi="Cambria"/>
          <w:sz w:val="28"/>
          <w:szCs w:val="28"/>
        </w:rPr>
        <w:t>was</w:t>
      </w:r>
      <w:r w:rsidR="00860D97">
        <w:rPr>
          <w:rFonts w:ascii="Cambria" w:hAnsi="Cambria"/>
          <w:sz w:val="28"/>
          <w:szCs w:val="28"/>
        </w:rPr>
        <w:t xml:space="preserve"> </w:t>
      </w:r>
      <w:del w:id="11856" w:author="Daisy Watt" w:date="2026-06-22T16:22:00Z" w16du:dateUtc="2026-06-22T14:22:00Z">
        <w:r w:rsidR="00860D97">
          <w:rPr>
            <w:rFonts w:ascii="Cambria" w:hAnsi="Cambria"/>
            <w:sz w:val="28"/>
            <w:szCs w:val="28"/>
          </w:rPr>
          <w:delText>-</w:delText>
        </w:r>
      </w:del>
      <w:ins w:id="11857" w:author="Daisy Watt" w:date="2026-06-22T16:22:00Z" w16du:dateUtc="2026-06-22T14:22:00Z">
        <w:r w:rsidR="00D76EB6">
          <w:rPr>
            <w:rFonts w:ascii="Cambria" w:hAnsi="Cambria"/>
            <w:sz w:val="28"/>
            <w:szCs w:val="28"/>
          </w:rPr>
          <w:t>–</w:t>
        </w:r>
      </w:ins>
      <w:r w:rsidR="00170350">
        <w:rPr>
          <w:rFonts w:ascii="Cambria" w:hAnsi="Cambria"/>
          <w:sz w:val="28"/>
          <w:szCs w:val="28"/>
        </w:rPr>
        <w:t xml:space="preserve"> was waiting for someone</w:t>
      </w:r>
      <w:r w:rsidR="00002B47">
        <w:rPr>
          <w:rFonts w:ascii="Cambria" w:hAnsi="Cambria"/>
          <w:sz w:val="28"/>
          <w:szCs w:val="28"/>
        </w:rPr>
        <w:t>.  T</w:t>
      </w:r>
      <w:r w:rsidR="00DF5EED">
        <w:rPr>
          <w:rFonts w:ascii="Cambria" w:hAnsi="Cambria"/>
          <w:sz w:val="28"/>
          <w:szCs w:val="28"/>
        </w:rPr>
        <w:t xml:space="preserve">he wind </w:t>
      </w:r>
      <w:r w:rsidR="008C15DE">
        <w:rPr>
          <w:rFonts w:ascii="Cambria" w:hAnsi="Cambria"/>
          <w:sz w:val="28"/>
          <w:szCs w:val="28"/>
        </w:rPr>
        <w:t xml:space="preserve">must have been </w:t>
      </w:r>
      <w:r w:rsidR="00DF5EED">
        <w:rPr>
          <w:rFonts w:ascii="Cambria" w:hAnsi="Cambria"/>
          <w:sz w:val="28"/>
          <w:szCs w:val="28"/>
        </w:rPr>
        <w:t>frantic and strong</w:t>
      </w:r>
      <w:ins w:id="11858" w:author="Daisy Watt" w:date="2026-06-22T16:23:00Z" w16du:dateUtc="2026-06-22T14:23:00Z">
        <w:r w:rsidR="00EC3082">
          <w:rPr>
            <w:rFonts w:ascii="Cambria" w:hAnsi="Cambria"/>
            <w:sz w:val="28"/>
            <w:szCs w:val="28"/>
          </w:rPr>
          <w:t>,</w:t>
        </w:r>
      </w:ins>
      <w:r w:rsidR="008C15DE">
        <w:rPr>
          <w:rFonts w:ascii="Cambria" w:hAnsi="Cambria"/>
          <w:sz w:val="28"/>
          <w:szCs w:val="28"/>
        </w:rPr>
        <w:t xml:space="preserve"> because </w:t>
      </w:r>
      <w:r w:rsidR="00DF5EED">
        <w:rPr>
          <w:rFonts w:ascii="Cambria" w:hAnsi="Cambria"/>
          <w:sz w:val="28"/>
          <w:szCs w:val="28"/>
        </w:rPr>
        <w:t>it push</w:t>
      </w:r>
      <w:r w:rsidR="00860D97">
        <w:rPr>
          <w:rFonts w:ascii="Cambria" w:hAnsi="Cambria"/>
          <w:sz w:val="28"/>
          <w:szCs w:val="28"/>
        </w:rPr>
        <w:t>ed</w:t>
      </w:r>
      <w:r w:rsidR="00DF5EED">
        <w:rPr>
          <w:rFonts w:ascii="Cambria" w:hAnsi="Cambria"/>
          <w:sz w:val="28"/>
          <w:szCs w:val="28"/>
        </w:rPr>
        <w:t xml:space="preserve"> the trees</w:t>
      </w:r>
      <w:r w:rsidR="00002B47">
        <w:rPr>
          <w:rFonts w:ascii="Cambria" w:hAnsi="Cambria"/>
          <w:sz w:val="28"/>
          <w:szCs w:val="28"/>
        </w:rPr>
        <w:t xml:space="preserve"> behind the</w:t>
      </w:r>
      <w:r w:rsidR="00AE5E9D">
        <w:rPr>
          <w:rFonts w:ascii="Cambria" w:hAnsi="Cambria"/>
          <w:sz w:val="28"/>
          <w:szCs w:val="28"/>
        </w:rPr>
        <w:t xml:space="preserve"> little</w:t>
      </w:r>
      <w:r w:rsidR="00002B47">
        <w:rPr>
          <w:rFonts w:ascii="Cambria" w:hAnsi="Cambria"/>
          <w:sz w:val="28"/>
          <w:szCs w:val="28"/>
        </w:rPr>
        <w:t xml:space="preserve"> figure</w:t>
      </w:r>
      <w:r w:rsidR="00DF5EED">
        <w:rPr>
          <w:rFonts w:ascii="Cambria" w:hAnsi="Cambria"/>
          <w:sz w:val="28"/>
          <w:szCs w:val="28"/>
        </w:rPr>
        <w:t xml:space="preserve"> almost to the ground</w:t>
      </w:r>
      <w:r w:rsidR="00985794">
        <w:rPr>
          <w:rFonts w:ascii="Cambria" w:hAnsi="Cambria"/>
          <w:sz w:val="28"/>
          <w:szCs w:val="28"/>
        </w:rPr>
        <w:t xml:space="preserve">.  </w:t>
      </w:r>
    </w:p>
    <w:p w14:paraId="4864D381" w14:textId="71674D98" w:rsidR="0038280A" w:rsidRDefault="00985794" w:rsidP="00860D97">
      <w:pPr>
        <w:spacing w:line="360" w:lineRule="auto"/>
        <w:ind w:firstLine="720"/>
        <w:contextualSpacing/>
        <w:rPr>
          <w:rFonts w:ascii="Cambria" w:hAnsi="Cambria"/>
          <w:sz w:val="28"/>
          <w:szCs w:val="28"/>
        </w:rPr>
      </w:pPr>
      <w:r>
        <w:rPr>
          <w:rFonts w:ascii="Cambria" w:hAnsi="Cambria"/>
          <w:sz w:val="28"/>
          <w:szCs w:val="28"/>
        </w:rPr>
        <w:t xml:space="preserve">But the thing that really freaked Clara out was </w:t>
      </w:r>
      <w:r w:rsidR="00EA1708">
        <w:rPr>
          <w:rFonts w:ascii="Cambria" w:hAnsi="Cambria"/>
          <w:sz w:val="28"/>
          <w:szCs w:val="28"/>
        </w:rPr>
        <w:t xml:space="preserve">the way </w:t>
      </w:r>
      <w:r w:rsidR="00170350">
        <w:rPr>
          <w:rFonts w:ascii="Cambria" w:hAnsi="Cambria"/>
          <w:sz w:val="28"/>
          <w:szCs w:val="28"/>
        </w:rPr>
        <w:t>the person</w:t>
      </w:r>
      <w:r w:rsidR="00EA1708">
        <w:rPr>
          <w:rFonts w:ascii="Cambria" w:hAnsi="Cambria"/>
          <w:sz w:val="28"/>
          <w:szCs w:val="28"/>
        </w:rPr>
        <w:t xml:space="preserve"> kept looking over </w:t>
      </w:r>
      <w:r w:rsidR="00170350">
        <w:rPr>
          <w:rFonts w:ascii="Cambria" w:hAnsi="Cambria"/>
          <w:sz w:val="28"/>
          <w:szCs w:val="28"/>
        </w:rPr>
        <w:t>their</w:t>
      </w:r>
      <w:r w:rsidR="00EA1708">
        <w:rPr>
          <w:rFonts w:ascii="Cambria" w:hAnsi="Cambria"/>
          <w:sz w:val="28"/>
          <w:szCs w:val="28"/>
        </w:rPr>
        <w:t xml:space="preserve"> shoulder</w:t>
      </w:r>
      <w:r w:rsidR="00A45CF8">
        <w:rPr>
          <w:rFonts w:ascii="Cambria" w:hAnsi="Cambria"/>
          <w:sz w:val="28"/>
          <w:szCs w:val="28"/>
        </w:rPr>
        <w:t>:</w:t>
      </w:r>
      <w:r w:rsidR="00CE270B">
        <w:rPr>
          <w:rFonts w:ascii="Cambria" w:hAnsi="Cambria"/>
          <w:sz w:val="28"/>
          <w:szCs w:val="28"/>
        </w:rPr>
        <w:t xml:space="preserve"> </w:t>
      </w:r>
      <w:r w:rsidR="00170350">
        <w:rPr>
          <w:rFonts w:ascii="Cambria" w:hAnsi="Cambria"/>
          <w:sz w:val="28"/>
          <w:szCs w:val="28"/>
        </w:rPr>
        <w:t>like</w:t>
      </w:r>
      <w:r w:rsidR="006457E8">
        <w:rPr>
          <w:rFonts w:ascii="Cambria" w:hAnsi="Cambria"/>
          <w:sz w:val="28"/>
          <w:szCs w:val="28"/>
        </w:rPr>
        <w:t xml:space="preserve"> </w:t>
      </w:r>
      <w:del w:id="11859" w:author="Claire S" w:date="2026-07-27T16:45:00Z" w16du:dateUtc="2026-07-27T15:45:00Z">
        <w:r w:rsidR="00EA1708" w:rsidDel="002B068F">
          <w:rPr>
            <w:rFonts w:ascii="Cambria" w:hAnsi="Cambria"/>
            <w:sz w:val="28"/>
            <w:szCs w:val="28"/>
          </w:rPr>
          <w:delText xml:space="preserve">she </w:delText>
        </w:r>
      </w:del>
      <w:ins w:id="11860" w:author="Claire S" w:date="2026-07-27T16:45:00Z" w16du:dateUtc="2026-07-27T15:45:00Z">
        <w:r w:rsidR="002B068F">
          <w:rPr>
            <w:rFonts w:ascii="Cambria" w:hAnsi="Cambria"/>
            <w:sz w:val="28"/>
            <w:szCs w:val="28"/>
          </w:rPr>
          <w:t xml:space="preserve">they were </w:t>
        </w:r>
      </w:ins>
      <w:del w:id="11861" w:author="Claire S" w:date="2026-07-27T16:45:00Z" w16du:dateUtc="2026-07-27T15:45:00Z">
        <w:r w:rsidR="00EA1708" w:rsidDel="002B068F">
          <w:rPr>
            <w:rFonts w:ascii="Cambria" w:hAnsi="Cambria"/>
            <w:sz w:val="28"/>
            <w:szCs w:val="28"/>
          </w:rPr>
          <w:delText>was</w:delText>
        </w:r>
        <w:r w:rsidR="0006067C" w:rsidDel="002B068F">
          <w:rPr>
            <w:rFonts w:ascii="Cambria" w:hAnsi="Cambria"/>
            <w:sz w:val="28"/>
            <w:szCs w:val="28"/>
          </w:rPr>
          <w:delText xml:space="preserve"> </w:delText>
        </w:r>
        <w:commentRangeStart w:id="11862"/>
        <w:r w:rsidR="0006067C" w:rsidDel="00F56846">
          <w:rPr>
            <w:rFonts w:ascii="Cambria" w:hAnsi="Cambria"/>
            <w:sz w:val="28"/>
            <w:szCs w:val="28"/>
          </w:rPr>
          <w:delText>completely</w:delText>
        </w:r>
        <w:r w:rsidR="00EA1708" w:rsidDel="00F56846">
          <w:rPr>
            <w:rFonts w:ascii="Cambria" w:hAnsi="Cambria"/>
            <w:sz w:val="28"/>
            <w:szCs w:val="28"/>
          </w:rPr>
          <w:delText xml:space="preserve"> </w:delText>
        </w:r>
      </w:del>
      <w:ins w:id="11863" w:author="Claire S" w:date="2026-07-27T16:45:00Z" w16du:dateUtc="2026-07-27T15:45:00Z">
        <w:r w:rsidR="00F56846">
          <w:rPr>
            <w:rFonts w:ascii="Cambria" w:hAnsi="Cambria"/>
            <w:sz w:val="28"/>
            <w:szCs w:val="28"/>
          </w:rPr>
          <w:t>beyond scar</w:t>
        </w:r>
      </w:ins>
      <w:del w:id="11864" w:author="Claire S" w:date="2026-07-27T16:45:00Z" w16du:dateUtc="2026-07-27T15:45:00Z">
        <w:r w:rsidR="00EA1708" w:rsidDel="00F56846">
          <w:rPr>
            <w:rFonts w:ascii="Cambria" w:hAnsi="Cambria"/>
            <w:sz w:val="28"/>
            <w:szCs w:val="28"/>
          </w:rPr>
          <w:delText>terrifi</w:delText>
        </w:r>
      </w:del>
      <w:r w:rsidR="00EA1708">
        <w:rPr>
          <w:rFonts w:ascii="Cambria" w:hAnsi="Cambria"/>
          <w:sz w:val="28"/>
          <w:szCs w:val="28"/>
        </w:rPr>
        <w:t>ed</w:t>
      </w:r>
      <w:commentRangeEnd w:id="11862"/>
      <w:r w:rsidR="008A3165">
        <w:rPr>
          <w:rStyle w:val="CommentReference"/>
          <w:rFonts w:ascii="Cambria" w:hAnsi="Cambria"/>
          <w:sz w:val="28"/>
          <w:szCs w:val="28"/>
        </w:rPr>
        <w:commentReference w:id="11862"/>
      </w:r>
      <w:r w:rsidR="00F166E6">
        <w:rPr>
          <w:rFonts w:ascii="Cambria" w:hAnsi="Cambria"/>
          <w:sz w:val="28"/>
          <w:szCs w:val="28"/>
        </w:rPr>
        <w:t>.</w:t>
      </w:r>
      <w:r w:rsidR="00866472">
        <w:rPr>
          <w:rFonts w:ascii="Cambria" w:hAnsi="Cambria"/>
          <w:sz w:val="28"/>
          <w:szCs w:val="28"/>
        </w:rPr>
        <w:t xml:space="preserve">  </w:t>
      </w:r>
      <w:r w:rsidR="00170350">
        <w:rPr>
          <w:rFonts w:ascii="Cambria" w:hAnsi="Cambria"/>
          <w:sz w:val="28"/>
          <w:szCs w:val="28"/>
        </w:rPr>
        <w:t>Wh</w:t>
      </w:r>
      <w:r w:rsidR="00352355">
        <w:rPr>
          <w:rFonts w:ascii="Cambria" w:hAnsi="Cambria"/>
          <w:sz w:val="28"/>
          <w:szCs w:val="28"/>
        </w:rPr>
        <w:t>o the hell w</w:t>
      </w:r>
      <w:r w:rsidR="00EA1708">
        <w:rPr>
          <w:rFonts w:ascii="Cambria" w:hAnsi="Cambria"/>
          <w:sz w:val="28"/>
          <w:szCs w:val="28"/>
        </w:rPr>
        <w:t xml:space="preserve">as </w:t>
      </w:r>
      <w:r w:rsidR="004E2976">
        <w:rPr>
          <w:rFonts w:ascii="Cambria" w:hAnsi="Cambria"/>
          <w:sz w:val="28"/>
          <w:szCs w:val="28"/>
        </w:rPr>
        <w:t>filming this?</w:t>
      </w:r>
      <w:r w:rsidR="00CE270B">
        <w:rPr>
          <w:rFonts w:ascii="Cambria" w:hAnsi="Cambria"/>
          <w:sz w:val="28"/>
          <w:szCs w:val="28"/>
        </w:rPr>
        <w:t xml:space="preserve">  </w:t>
      </w:r>
      <w:del w:id="11865" w:author="Daisy Watt" w:date="2026-06-22T16:24:00Z" w16du:dateUtc="2026-06-22T14:24:00Z">
        <w:r w:rsidR="00352355">
          <w:rPr>
            <w:rFonts w:ascii="Cambria" w:hAnsi="Cambria"/>
            <w:sz w:val="28"/>
            <w:szCs w:val="28"/>
          </w:rPr>
          <w:delText>Clara had no idea</w:delText>
        </w:r>
        <w:r w:rsidR="0014593D">
          <w:rPr>
            <w:rFonts w:ascii="Cambria" w:hAnsi="Cambria"/>
            <w:sz w:val="28"/>
            <w:szCs w:val="28"/>
          </w:rPr>
          <w:delText>, of course</w:delText>
        </w:r>
        <w:r w:rsidR="00DF070D">
          <w:rPr>
            <w:rFonts w:ascii="Cambria" w:hAnsi="Cambria"/>
            <w:sz w:val="28"/>
            <w:szCs w:val="28"/>
          </w:rPr>
          <w:delText xml:space="preserve">.  </w:delText>
        </w:r>
      </w:del>
    </w:p>
    <w:p w14:paraId="0E30659C" w14:textId="2764A12B" w:rsidR="004E2976" w:rsidRDefault="00DF070D" w:rsidP="00860D97">
      <w:pPr>
        <w:spacing w:line="360" w:lineRule="auto"/>
        <w:ind w:firstLine="720"/>
        <w:contextualSpacing/>
        <w:rPr>
          <w:rFonts w:ascii="Cambria" w:hAnsi="Cambria"/>
          <w:sz w:val="28"/>
          <w:szCs w:val="28"/>
        </w:rPr>
      </w:pPr>
      <w:r>
        <w:rPr>
          <w:rFonts w:ascii="Cambria" w:hAnsi="Cambria"/>
          <w:sz w:val="28"/>
          <w:szCs w:val="28"/>
        </w:rPr>
        <w:t>T</w:t>
      </w:r>
      <w:r w:rsidR="004E2976">
        <w:rPr>
          <w:rFonts w:ascii="Cambria" w:hAnsi="Cambria"/>
          <w:sz w:val="28"/>
          <w:szCs w:val="28"/>
        </w:rPr>
        <w:t xml:space="preserve">he next </w:t>
      </w:r>
      <w:r w:rsidR="00F73303">
        <w:rPr>
          <w:rFonts w:ascii="Cambria" w:hAnsi="Cambria"/>
          <w:sz w:val="28"/>
          <w:szCs w:val="28"/>
        </w:rPr>
        <w:t>clip</w:t>
      </w:r>
      <w:r>
        <w:rPr>
          <w:rFonts w:ascii="Cambria" w:hAnsi="Cambria"/>
          <w:sz w:val="28"/>
          <w:szCs w:val="28"/>
        </w:rPr>
        <w:t xml:space="preserve"> showed </w:t>
      </w:r>
      <w:r w:rsidR="000E107E">
        <w:rPr>
          <w:rFonts w:ascii="Cambria" w:hAnsi="Cambria"/>
          <w:sz w:val="28"/>
          <w:szCs w:val="28"/>
        </w:rPr>
        <w:t xml:space="preserve">Violet </w:t>
      </w:r>
      <w:del w:id="11866" w:author="Daisy Watt" w:date="2026-06-22T16:24:00Z" w16du:dateUtc="2026-06-22T14:24:00Z">
        <w:r w:rsidR="000E107E">
          <w:rPr>
            <w:rFonts w:ascii="Cambria" w:hAnsi="Cambria"/>
            <w:sz w:val="28"/>
            <w:szCs w:val="28"/>
          </w:rPr>
          <w:delText xml:space="preserve">sat </w:delText>
        </w:r>
        <w:r w:rsidR="00860D97">
          <w:rPr>
            <w:rFonts w:ascii="Cambria" w:hAnsi="Cambria"/>
            <w:sz w:val="28"/>
            <w:szCs w:val="28"/>
          </w:rPr>
          <w:delText>back</w:delText>
        </w:r>
      </w:del>
      <w:ins w:id="11867" w:author="Daisy Watt" w:date="2026-06-22T16:24:00Z" w16du:dateUtc="2026-06-22T14:24:00Z">
        <w:r w:rsidR="00160504">
          <w:rPr>
            <w:rFonts w:ascii="Cambria" w:hAnsi="Cambria"/>
            <w:sz w:val="28"/>
            <w:szCs w:val="28"/>
          </w:rPr>
          <w:t xml:space="preserve">seated </w:t>
        </w:r>
      </w:ins>
      <w:del w:id="11868" w:author="Daisy Watt" w:date="2026-06-22T16:25:00Z" w16du:dateUtc="2026-06-22T14:25:00Z">
        <w:r w:rsidR="00860D97">
          <w:rPr>
            <w:rFonts w:ascii="Cambria" w:hAnsi="Cambria"/>
            <w:sz w:val="28"/>
            <w:szCs w:val="28"/>
          </w:rPr>
          <w:delText xml:space="preserve"> </w:delText>
        </w:r>
      </w:del>
      <w:r w:rsidR="00860D97">
        <w:rPr>
          <w:rFonts w:ascii="Cambria" w:hAnsi="Cambria"/>
          <w:sz w:val="28"/>
          <w:szCs w:val="28"/>
        </w:rPr>
        <w:t>on the bench</w:t>
      </w:r>
      <w:ins w:id="11869" w:author="Daisy Watt" w:date="2026-06-22T16:25:00Z" w16du:dateUtc="2026-06-22T14:25:00Z">
        <w:r w:rsidR="009C0740">
          <w:rPr>
            <w:rFonts w:ascii="Cambria" w:hAnsi="Cambria"/>
            <w:sz w:val="28"/>
            <w:szCs w:val="28"/>
          </w:rPr>
          <w:t xml:space="preserve"> again</w:t>
        </w:r>
      </w:ins>
      <w:del w:id="11870" w:author="Daisy Watt" w:date="2026-06-22T16:25:00Z" w16du:dateUtc="2026-06-22T14:25:00Z">
        <w:r w:rsidR="00860D97" w:rsidDel="00005BFF">
          <w:rPr>
            <w:rFonts w:ascii="Cambria" w:hAnsi="Cambria"/>
            <w:sz w:val="28"/>
            <w:szCs w:val="28"/>
          </w:rPr>
          <w:delText>,</w:delText>
        </w:r>
        <w:r w:rsidR="000E107E" w:rsidDel="00005BFF">
          <w:rPr>
            <w:rFonts w:ascii="Cambria" w:hAnsi="Cambria"/>
            <w:sz w:val="28"/>
            <w:szCs w:val="28"/>
          </w:rPr>
          <w:delText xml:space="preserve"> h</w:delText>
        </w:r>
      </w:del>
      <w:ins w:id="11871" w:author="Daisy Watt" w:date="2026-06-22T16:25:00Z" w16du:dateUtc="2026-06-22T14:25:00Z">
        <w:r w:rsidR="00005BFF">
          <w:rPr>
            <w:rFonts w:ascii="Cambria" w:hAnsi="Cambria"/>
            <w:sz w:val="28"/>
            <w:szCs w:val="28"/>
          </w:rPr>
          <w:t>. H</w:t>
        </w:r>
      </w:ins>
      <w:r w:rsidR="000E107E">
        <w:rPr>
          <w:rFonts w:ascii="Cambria" w:hAnsi="Cambria"/>
          <w:sz w:val="28"/>
          <w:szCs w:val="28"/>
        </w:rPr>
        <w:t xml:space="preserve">er </w:t>
      </w:r>
      <w:r w:rsidR="00977FE8">
        <w:rPr>
          <w:rFonts w:ascii="Cambria" w:hAnsi="Cambria"/>
          <w:sz w:val="28"/>
          <w:szCs w:val="28"/>
        </w:rPr>
        <w:t xml:space="preserve">face was etched with </w:t>
      </w:r>
      <w:r w:rsidR="00F73303">
        <w:rPr>
          <w:rFonts w:ascii="Cambria" w:hAnsi="Cambria"/>
          <w:sz w:val="28"/>
          <w:szCs w:val="28"/>
        </w:rPr>
        <w:t>terror as the camera got close</w:t>
      </w:r>
      <w:r w:rsidR="00866472">
        <w:rPr>
          <w:rFonts w:ascii="Cambria" w:hAnsi="Cambria"/>
          <w:sz w:val="28"/>
          <w:szCs w:val="28"/>
        </w:rPr>
        <w:t>r</w:t>
      </w:r>
      <w:r>
        <w:rPr>
          <w:rFonts w:ascii="Cambria" w:hAnsi="Cambria"/>
          <w:sz w:val="28"/>
          <w:szCs w:val="28"/>
        </w:rPr>
        <w:t xml:space="preserve"> </w:t>
      </w:r>
      <w:del w:id="11872" w:author="Daisy Watt" w:date="2026-06-22T16:25:00Z" w16du:dateUtc="2026-06-22T14:25:00Z">
        <w:r>
          <w:rPr>
            <w:rFonts w:ascii="Cambria" w:hAnsi="Cambria"/>
            <w:sz w:val="28"/>
            <w:szCs w:val="28"/>
          </w:rPr>
          <w:delText>-</w:delText>
        </w:r>
      </w:del>
      <w:ins w:id="11873" w:author="Daisy Watt" w:date="2026-06-22T16:25:00Z" w16du:dateUtc="2026-06-22T14:25:00Z">
        <w:r w:rsidR="004633DF">
          <w:rPr>
            <w:rFonts w:ascii="Cambria" w:hAnsi="Cambria"/>
            <w:sz w:val="28"/>
            <w:szCs w:val="28"/>
          </w:rPr>
          <w:t>–</w:t>
        </w:r>
      </w:ins>
      <w:r>
        <w:rPr>
          <w:rFonts w:ascii="Cambria" w:hAnsi="Cambria"/>
          <w:sz w:val="28"/>
          <w:szCs w:val="28"/>
        </w:rPr>
        <w:t xml:space="preserve"> i</w:t>
      </w:r>
      <w:r w:rsidR="00866472">
        <w:rPr>
          <w:rFonts w:ascii="Cambria" w:hAnsi="Cambria"/>
          <w:sz w:val="28"/>
          <w:szCs w:val="28"/>
        </w:rPr>
        <w:t xml:space="preserve">t was </w:t>
      </w:r>
      <w:r>
        <w:rPr>
          <w:rFonts w:ascii="Cambria" w:hAnsi="Cambria"/>
          <w:sz w:val="28"/>
          <w:szCs w:val="28"/>
        </w:rPr>
        <w:t xml:space="preserve">horribly </w:t>
      </w:r>
      <w:r w:rsidR="00866472">
        <w:rPr>
          <w:rFonts w:ascii="Cambria" w:hAnsi="Cambria"/>
          <w:sz w:val="28"/>
          <w:szCs w:val="28"/>
        </w:rPr>
        <w:t>clear t</w:t>
      </w:r>
      <w:r w:rsidR="00977FE8">
        <w:rPr>
          <w:rFonts w:ascii="Cambria" w:hAnsi="Cambria"/>
          <w:sz w:val="28"/>
          <w:szCs w:val="28"/>
        </w:rPr>
        <w:t>hat</w:t>
      </w:r>
      <w:r w:rsidR="00860D97">
        <w:rPr>
          <w:rFonts w:ascii="Cambria" w:hAnsi="Cambria"/>
          <w:sz w:val="28"/>
          <w:szCs w:val="28"/>
        </w:rPr>
        <w:t xml:space="preserve"> </w:t>
      </w:r>
      <w:r>
        <w:rPr>
          <w:rFonts w:ascii="Cambria" w:hAnsi="Cambria"/>
          <w:sz w:val="28"/>
          <w:szCs w:val="28"/>
        </w:rPr>
        <w:t>whoever was</w:t>
      </w:r>
      <w:r w:rsidR="00977FE8">
        <w:rPr>
          <w:rFonts w:ascii="Cambria" w:hAnsi="Cambria"/>
          <w:sz w:val="28"/>
          <w:szCs w:val="28"/>
        </w:rPr>
        <w:t xml:space="preserve"> approaching Violet was </w:t>
      </w:r>
      <w:r w:rsidR="002D0D87">
        <w:rPr>
          <w:rFonts w:ascii="Cambria" w:hAnsi="Cambria"/>
          <w:sz w:val="28"/>
          <w:szCs w:val="28"/>
        </w:rPr>
        <w:t xml:space="preserve">someone </w:t>
      </w:r>
      <w:r>
        <w:rPr>
          <w:rFonts w:ascii="Cambria" w:hAnsi="Cambria"/>
          <w:sz w:val="28"/>
          <w:szCs w:val="28"/>
        </w:rPr>
        <w:t>who</w:t>
      </w:r>
      <w:r w:rsidR="000E107E">
        <w:rPr>
          <w:rFonts w:ascii="Cambria" w:hAnsi="Cambria"/>
          <w:sz w:val="28"/>
          <w:szCs w:val="28"/>
        </w:rPr>
        <w:t xml:space="preserve"> scared </w:t>
      </w:r>
      <w:r>
        <w:rPr>
          <w:rFonts w:ascii="Cambria" w:hAnsi="Cambria"/>
          <w:sz w:val="28"/>
          <w:szCs w:val="28"/>
        </w:rPr>
        <w:t>her.</w:t>
      </w:r>
      <w:r w:rsidR="002D0D87">
        <w:rPr>
          <w:rFonts w:ascii="Cambria" w:hAnsi="Cambria"/>
          <w:sz w:val="28"/>
          <w:szCs w:val="28"/>
        </w:rPr>
        <w:t xml:space="preserve"> </w:t>
      </w:r>
    </w:p>
    <w:p w14:paraId="67A5AEC0" w14:textId="6E87F15F" w:rsidR="004F3F58" w:rsidRDefault="004E2976" w:rsidP="00EA1708">
      <w:pPr>
        <w:spacing w:line="360" w:lineRule="auto"/>
        <w:contextualSpacing/>
        <w:rPr>
          <w:rFonts w:ascii="Cambria" w:hAnsi="Cambria"/>
          <w:sz w:val="28"/>
          <w:szCs w:val="28"/>
        </w:rPr>
      </w:pPr>
      <w:r>
        <w:rPr>
          <w:rFonts w:ascii="Cambria" w:hAnsi="Cambria"/>
          <w:sz w:val="28"/>
          <w:szCs w:val="28"/>
        </w:rPr>
        <w:tab/>
      </w:r>
      <w:r w:rsidR="00F166E6">
        <w:rPr>
          <w:rFonts w:ascii="Cambria" w:hAnsi="Cambria"/>
          <w:sz w:val="28"/>
          <w:szCs w:val="28"/>
        </w:rPr>
        <w:t xml:space="preserve">As Violet </w:t>
      </w:r>
      <w:r w:rsidR="002D0D87">
        <w:rPr>
          <w:rFonts w:ascii="Cambria" w:hAnsi="Cambria"/>
          <w:sz w:val="28"/>
          <w:szCs w:val="28"/>
        </w:rPr>
        <w:t>stood up</w:t>
      </w:r>
      <w:r w:rsidR="00860D97">
        <w:rPr>
          <w:rFonts w:ascii="Cambria" w:hAnsi="Cambria"/>
          <w:sz w:val="28"/>
          <w:szCs w:val="28"/>
        </w:rPr>
        <w:t>,</w:t>
      </w:r>
      <w:r w:rsidR="002D0D87">
        <w:rPr>
          <w:rFonts w:ascii="Cambria" w:hAnsi="Cambria"/>
          <w:sz w:val="28"/>
          <w:szCs w:val="28"/>
        </w:rPr>
        <w:t xml:space="preserve"> fast, Clara saw her body tense </w:t>
      </w:r>
      <w:r w:rsidR="004F3F58">
        <w:rPr>
          <w:rFonts w:ascii="Cambria" w:hAnsi="Cambria"/>
          <w:sz w:val="28"/>
          <w:szCs w:val="28"/>
        </w:rPr>
        <w:t>–</w:t>
      </w:r>
      <w:r w:rsidR="002D0D87">
        <w:rPr>
          <w:rFonts w:ascii="Cambria" w:hAnsi="Cambria"/>
          <w:sz w:val="28"/>
          <w:szCs w:val="28"/>
        </w:rPr>
        <w:t xml:space="preserve"> </w:t>
      </w:r>
      <w:r w:rsidR="004F3F58">
        <w:rPr>
          <w:rFonts w:ascii="Cambria" w:hAnsi="Cambria"/>
          <w:sz w:val="28"/>
          <w:szCs w:val="28"/>
        </w:rPr>
        <w:t>for a second, frozen</w:t>
      </w:r>
      <w:r w:rsidR="00DF070D">
        <w:rPr>
          <w:rFonts w:ascii="Cambria" w:hAnsi="Cambria"/>
          <w:sz w:val="28"/>
          <w:szCs w:val="28"/>
        </w:rPr>
        <w:t>,</w:t>
      </w:r>
      <w:r w:rsidR="004F3F58">
        <w:rPr>
          <w:rFonts w:ascii="Cambria" w:hAnsi="Cambria"/>
          <w:sz w:val="28"/>
          <w:szCs w:val="28"/>
        </w:rPr>
        <w:t xml:space="preserve"> before she began to inch</w:t>
      </w:r>
      <w:r w:rsidR="00F166E6">
        <w:rPr>
          <w:rFonts w:ascii="Cambria" w:hAnsi="Cambria"/>
          <w:sz w:val="28"/>
          <w:szCs w:val="28"/>
        </w:rPr>
        <w:t xml:space="preserve"> back, </w:t>
      </w:r>
      <w:r w:rsidR="00DF070D">
        <w:rPr>
          <w:rFonts w:ascii="Cambria" w:hAnsi="Cambria"/>
          <w:sz w:val="28"/>
          <w:szCs w:val="28"/>
        </w:rPr>
        <w:t xml:space="preserve">too near </w:t>
      </w:r>
      <w:r>
        <w:rPr>
          <w:rFonts w:ascii="Cambria" w:hAnsi="Cambria"/>
          <w:sz w:val="28"/>
          <w:szCs w:val="28"/>
        </w:rPr>
        <w:t xml:space="preserve">the edge of </w:t>
      </w:r>
      <w:r w:rsidR="00DF070D">
        <w:rPr>
          <w:rFonts w:ascii="Cambria" w:hAnsi="Cambria"/>
          <w:sz w:val="28"/>
          <w:szCs w:val="28"/>
        </w:rPr>
        <w:t xml:space="preserve">the </w:t>
      </w:r>
      <w:r>
        <w:rPr>
          <w:rFonts w:ascii="Cambria" w:hAnsi="Cambria"/>
          <w:sz w:val="28"/>
          <w:szCs w:val="28"/>
        </w:rPr>
        <w:t>cliffs,</w:t>
      </w:r>
      <w:r w:rsidR="00604D94">
        <w:rPr>
          <w:rFonts w:ascii="Cambria" w:hAnsi="Cambria"/>
          <w:sz w:val="28"/>
          <w:szCs w:val="28"/>
        </w:rPr>
        <w:t xml:space="preserve"> </w:t>
      </w:r>
      <w:r w:rsidR="00F166E6">
        <w:rPr>
          <w:rFonts w:ascii="Cambria" w:hAnsi="Cambria"/>
          <w:sz w:val="28"/>
          <w:szCs w:val="28"/>
        </w:rPr>
        <w:t xml:space="preserve">and </w:t>
      </w:r>
      <w:r w:rsidR="004F3F58">
        <w:rPr>
          <w:rFonts w:ascii="Cambria" w:hAnsi="Cambria"/>
          <w:sz w:val="28"/>
          <w:szCs w:val="28"/>
        </w:rPr>
        <w:t xml:space="preserve">Clara </w:t>
      </w:r>
      <w:r w:rsidR="00F166E6">
        <w:rPr>
          <w:rFonts w:ascii="Cambria" w:hAnsi="Cambria"/>
          <w:sz w:val="28"/>
          <w:szCs w:val="28"/>
        </w:rPr>
        <w:t>wanted to shout</w:t>
      </w:r>
      <w:ins w:id="11874" w:author="Daisy Watt" w:date="2026-06-22T16:26:00Z" w16du:dateUtc="2026-06-22T14:26:00Z">
        <w:r w:rsidR="00541724">
          <w:rPr>
            <w:rFonts w:ascii="Cambria" w:hAnsi="Cambria"/>
            <w:sz w:val="28"/>
            <w:szCs w:val="28"/>
          </w:rPr>
          <w:t>,</w:t>
        </w:r>
      </w:ins>
      <w:r w:rsidR="00F166E6">
        <w:rPr>
          <w:rFonts w:ascii="Cambria" w:hAnsi="Cambria"/>
          <w:sz w:val="28"/>
          <w:szCs w:val="28"/>
        </w:rPr>
        <w:t xml:space="preserve"> </w:t>
      </w:r>
      <w:del w:id="11875" w:author="Daisy Watt" w:date="2026-06-22T16:25:00Z" w16du:dateUtc="2026-06-22T14:25:00Z">
        <w:r w:rsidR="00F73303">
          <w:rPr>
            <w:rFonts w:ascii="Cambria" w:hAnsi="Cambria"/>
            <w:sz w:val="28"/>
            <w:szCs w:val="28"/>
          </w:rPr>
          <w:delText>‘</w:delText>
        </w:r>
      </w:del>
      <w:r w:rsidR="004F3F58" w:rsidRPr="00BE4A39">
        <w:rPr>
          <w:rFonts w:ascii="Cambria" w:hAnsi="Cambria"/>
          <w:i/>
          <w:iCs/>
          <w:sz w:val="28"/>
          <w:szCs w:val="28"/>
          <w:rPrChange w:id="11876" w:author="Claire S" w:date="2026-06-04T11:06:00Z" w16du:dateUtc="2026-06-04T10:06:00Z">
            <w:rPr>
              <w:rFonts w:ascii="Cambria" w:hAnsi="Cambria"/>
              <w:sz w:val="28"/>
              <w:szCs w:val="28"/>
            </w:rPr>
          </w:rPrChange>
        </w:rPr>
        <w:t>N</w:t>
      </w:r>
      <w:r w:rsidR="00F166E6" w:rsidRPr="00BE4A39">
        <w:rPr>
          <w:rFonts w:ascii="Cambria" w:hAnsi="Cambria"/>
          <w:i/>
          <w:iCs/>
          <w:sz w:val="28"/>
          <w:szCs w:val="28"/>
          <w:rPrChange w:id="11877" w:author="Claire S" w:date="2026-06-04T11:06:00Z" w16du:dateUtc="2026-06-04T10:06:00Z">
            <w:rPr>
              <w:rFonts w:ascii="Cambria" w:hAnsi="Cambria"/>
              <w:sz w:val="28"/>
              <w:szCs w:val="28"/>
            </w:rPr>
          </w:rPrChange>
        </w:rPr>
        <w:t>o</w:t>
      </w:r>
      <w:r w:rsidR="004F3F58" w:rsidRPr="00BE4A39">
        <w:rPr>
          <w:rFonts w:ascii="Cambria" w:hAnsi="Cambria"/>
          <w:i/>
          <w:iCs/>
          <w:sz w:val="28"/>
          <w:szCs w:val="28"/>
          <w:rPrChange w:id="11878" w:author="Claire S" w:date="2026-06-04T11:06:00Z" w16du:dateUtc="2026-06-04T10:06:00Z">
            <w:rPr>
              <w:rFonts w:ascii="Cambria" w:hAnsi="Cambria"/>
              <w:sz w:val="28"/>
              <w:szCs w:val="28"/>
            </w:rPr>
          </w:rPrChange>
        </w:rPr>
        <w:t>, d</w:t>
      </w:r>
      <w:r w:rsidR="00F166E6" w:rsidRPr="00BE4A39">
        <w:rPr>
          <w:rFonts w:ascii="Cambria" w:hAnsi="Cambria"/>
          <w:i/>
          <w:iCs/>
          <w:sz w:val="28"/>
          <w:szCs w:val="28"/>
          <w:rPrChange w:id="11879" w:author="Claire S" w:date="2026-06-04T11:06:00Z" w16du:dateUtc="2026-06-04T10:06:00Z">
            <w:rPr>
              <w:rFonts w:ascii="Cambria" w:hAnsi="Cambria"/>
              <w:sz w:val="28"/>
              <w:szCs w:val="28"/>
            </w:rPr>
          </w:rPrChange>
        </w:rPr>
        <w:t>on’t</w:t>
      </w:r>
      <w:r w:rsidR="00F73303" w:rsidRPr="00BE4A39">
        <w:rPr>
          <w:rFonts w:ascii="Cambria" w:hAnsi="Cambria"/>
          <w:i/>
          <w:iCs/>
          <w:sz w:val="28"/>
          <w:szCs w:val="28"/>
          <w:rPrChange w:id="11880" w:author="Claire S" w:date="2026-06-04T11:06:00Z" w16du:dateUtc="2026-06-04T10:06:00Z">
            <w:rPr>
              <w:rFonts w:ascii="Cambria" w:hAnsi="Cambria"/>
              <w:sz w:val="28"/>
              <w:szCs w:val="28"/>
            </w:rPr>
          </w:rPrChange>
        </w:rPr>
        <w:t xml:space="preserve"> go backwards</w:t>
      </w:r>
      <w:r w:rsidR="0038280A" w:rsidRPr="00BE4A39">
        <w:rPr>
          <w:rFonts w:ascii="Cambria" w:hAnsi="Cambria"/>
          <w:i/>
          <w:iCs/>
          <w:sz w:val="28"/>
          <w:szCs w:val="28"/>
          <w:rPrChange w:id="11881" w:author="Claire S" w:date="2026-06-04T11:06:00Z" w16du:dateUtc="2026-06-04T10:06:00Z">
            <w:rPr>
              <w:rFonts w:ascii="Cambria" w:hAnsi="Cambria"/>
              <w:sz w:val="28"/>
              <w:szCs w:val="28"/>
            </w:rPr>
          </w:rPrChange>
        </w:rPr>
        <w:t xml:space="preserve"> </w:t>
      </w:r>
      <w:del w:id="11882" w:author="Daisy Watt" w:date="2026-06-22T16:25:00Z" w16du:dateUtc="2026-06-22T14:25:00Z">
        <w:r w:rsidR="0038280A" w:rsidRPr="00BE4A39">
          <w:rPr>
            <w:rFonts w:ascii="Cambria" w:hAnsi="Cambria"/>
            <w:i/>
            <w:iCs/>
            <w:sz w:val="28"/>
            <w:szCs w:val="28"/>
            <w:rPrChange w:id="11883" w:author="Claire S" w:date="2026-06-04T11:06:00Z" w16du:dateUtc="2026-06-04T10:06:00Z">
              <w:rPr>
                <w:rFonts w:ascii="Cambria" w:hAnsi="Cambria"/>
                <w:sz w:val="28"/>
                <w:szCs w:val="28"/>
              </w:rPr>
            </w:rPrChange>
          </w:rPr>
          <w:delText>-</w:delText>
        </w:r>
      </w:del>
      <w:ins w:id="11884" w:author="Daisy Watt" w:date="2026-06-22T16:25:00Z" w16du:dateUtc="2026-06-22T14:25:00Z">
        <w:r w:rsidR="002B400B">
          <w:rPr>
            <w:rFonts w:ascii="Cambria" w:hAnsi="Cambria"/>
            <w:i/>
            <w:iCs/>
            <w:sz w:val="28"/>
            <w:szCs w:val="28"/>
          </w:rPr>
          <w:t>–</w:t>
        </w:r>
      </w:ins>
      <w:r w:rsidR="00604D94" w:rsidRPr="00BE4A39">
        <w:rPr>
          <w:rFonts w:ascii="Cambria" w:hAnsi="Cambria"/>
          <w:i/>
          <w:iCs/>
          <w:sz w:val="28"/>
          <w:szCs w:val="28"/>
          <w:rPrChange w:id="11885" w:author="Claire S" w:date="2026-06-04T11:06:00Z" w16du:dateUtc="2026-06-04T10:06:00Z">
            <w:rPr>
              <w:rFonts w:ascii="Cambria" w:hAnsi="Cambria"/>
              <w:sz w:val="28"/>
              <w:szCs w:val="28"/>
            </w:rPr>
          </w:rPrChange>
        </w:rPr>
        <w:t xml:space="preserve"> </w:t>
      </w:r>
      <w:del w:id="11886" w:author="Daisy Watt" w:date="2026-06-22T16:25:00Z" w16du:dateUtc="2026-06-22T14:25:00Z">
        <w:r w:rsidR="004F3F58" w:rsidRPr="00BE4A39" w:rsidDel="002B400B">
          <w:rPr>
            <w:rFonts w:ascii="Cambria" w:hAnsi="Cambria"/>
            <w:i/>
            <w:iCs/>
            <w:sz w:val="28"/>
            <w:szCs w:val="28"/>
            <w:rPrChange w:id="11887" w:author="Claire S" w:date="2026-06-04T11:06:00Z" w16du:dateUtc="2026-06-04T10:06:00Z">
              <w:rPr>
                <w:rFonts w:ascii="Cambria" w:hAnsi="Cambria"/>
                <w:sz w:val="28"/>
                <w:szCs w:val="28"/>
              </w:rPr>
            </w:rPrChange>
          </w:rPr>
          <w:delText>W</w:delText>
        </w:r>
      </w:del>
      <w:ins w:id="11888" w:author="Daisy Watt" w:date="2026-06-22T16:25:00Z" w16du:dateUtc="2026-06-22T14:25:00Z">
        <w:r w:rsidR="002B400B">
          <w:rPr>
            <w:rFonts w:ascii="Cambria" w:hAnsi="Cambria"/>
            <w:i/>
            <w:iCs/>
            <w:sz w:val="28"/>
            <w:szCs w:val="28"/>
          </w:rPr>
          <w:t>w</w:t>
        </w:r>
      </w:ins>
      <w:r w:rsidR="004F3F58" w:rsidRPr="00BE4A39">
        <w:rPr>
          <w:rFonts w:ascii="Cambria" w:hAnsi="Cambria"/>
          <w:i/>
          <w:iCs/>
          <w:sz w:val="28"/>
          <w:szCs w:val="28"/>
          <w:rPrChange w:id="11889" w:author="Claire S" w:date="2026-06-04T11:06:00Z" w16du:dateUtc="2026-06-04T10:06:00Z">
            <w:rPr>
              <w:rFonts w:ascii="Cambria" w:hAnsi="Cambria"/>
              <w:sz w:val="28"/>
              <w:szCs w:val="28"/>
            </w:rPr>
          </w:rPrChange>
        </w:rPr>
        <w:t>atch out</w:t>
      </w:r>
      <w:r w:rsidR="004F3F58">
        <w:rPr>
          <w:rFonts w:ascii="Cambria" w:hAnsi="Cambria"/>
          <w:sz w:val="28"/>
          <w:szCs w:val="28"/>
        </w:rPr>
        <w:t>!</w:t>
      </w:r>
      <w:del w:id="11890" w:author="Daisy Watt" w:date="2026-06-22T16:26:00Z" w16du:dateUtc="2026-06-22T14:26:00Z">
        <w:r w:rsidR="00F73303">
          <w:rPr>
            <w:rFonts w:ascii="Cambria" w:hAnsi="Cambria"/>
            <w:sz w:val="28"/>
            <w:szCs w:val="28"/>
          </w:rPr>
          <w:delText>’</w:delText>
        </w:r>
      </w:del>
    </w:p>
    <w:p w14:paraId="5277DF3E" w14:textId="0D7ECBAB" w:rsidR="00604D94" w:rsidRDefault="00F166E6" w:rsidP="004F3F58">
      <w:pPr>
        <w:spacing w:line="360" w:lineRule="auto"/>
        <w:ind w:firstLine="720"/>
        <w:contextualSpacing/>
        <w:rPr>
          <w:rFonts w:ascii="Cambria" w:hAnsi="Cambria"/>
          <w:sz w:val="28"/>
          <w:szCs w:val="28"/>
        </w:rPr>
      </w:pPr>
      <w:r>
        <w:rPr>
          <w:rFonts w:ascii="Cambria" w:hAnsi="Cambria"/>
          <w:sz w:val="28"/>
          <w:szCs w:val="28"/>
        </w:rPr>
        <w:t xml:space="preserve">But Violet kept </w:t>
      </w:r>
      <w:r w:rsidR="00604D94">
        <w:rPr>
          <w:rFonts w:ascii="Cambria" w:hAnsi="Cambria"/>
          <w:sz w:val="28"/>
          <w:szCs w:val="28"/>
        </w:rPr>
        <w:t>stepping back</w:t>
      </w:r>
      <w:r w:rsidR="00F73303">
        <w:rPr>
          <w:rFonts w:ascii="Cambria" w:hAnsi="Cambria"/>
          <w:sz w:val="28"/>
          <w:szCs w:val="28"/>
        </w:rPr>
        <w:t xml:space="preserve"> anyway</w:t>
      </w:r>
      <w:r w:rsidR="00604D94">
        <w:rPr>
          <w:rFonts w:ascii="Cambria" w:hAnsi="Cambria"/>
          <w:sz w:val="28"/>
          <w:szCs w:val="28"/>
        </w:rPr>
        <w:t>, ever nearer the perilous edge</w:t>
      </w:r>
      <w:r w:rsidR="004F3F58">
        <w:rPr>
          <w:rFonts w:ascii="Cambria" w:hAnsi="Cambria"/>
          <w:sz w:val="28"/>
          <w:szCs w:val="28"/>
        </w:rPr>
        <w:t xml:space="preserve">, </w:t>
      </w:r>
      <w:r w:rsidR="001E65C7">
        <w:rPr>
          <w:rFonts w:ascii="Cambria" w:hAnsi="Cambria"/>
          <w:sz w:val="28"/>
          <w:szCs w:val="28"/>
        </w:rPr>
        <w:t>creeping</w:t>
      </w:r>
      <w:r w:rsidR="004F3F58">
        <w:rPr>
          <w:rFonts w:ascii="Cambria" w:hAnsi="Cambria"/>
          <w:sz w:val="28"/>
          <w:szCs w:val="28"/>
        </w:rPr>
        <w:t xml:space="preserve"> away from the person coming towards her.</w:t>
      </w:r>
    </w:p>
    <w:p w14:paraId="5BBC3898" w14:textId="187DBDAB" w:rsidR="00604D94" w:rsidRDefault="00D248C3" w:rsidP="00604D94">
      <w:pPr>
        <w:spacing w:line="360" w:lineRule="auto"/>
        <w:ind w:firstLine="720"/>
        <w:contextualSpacing/>
        <w:rPr>
          <w:rFonts w:ascii="Cambria" w:hAnsi="Cambria"/>
          <w:sz w:val="28"/>
          <w:szCs w:val="28"/>
        </w:rPr>
      </w:pPr>
      <w:r>
        <w:rPr>
          <w:rFonts w:ascii="Cambria" w:hAnsi="Cambria"/>
          <w:sz w:val="28"/>
          <w:szCs w:val="28"/>
        </w:rPr>
        <w:t>Feeling d</w:t>
      </w:r>
      <w:r w:rsidR="004F3F58">
        <w:rPr>
          <w:rFonts w:ascii="Cambria" w:hAnsi="Cambria"/>
          <w:sz w:val="28"/>
          <w:szCs w:val="28"/>
        </w:rPr>
        <w:t xml:space="preserve">esperate, </w:t>
      </w:r>
      <w:r w:rsidR="00604D94">
        <w:rPr>
          <w:rFonts w:ascii="Cambria" w:hAnsi="Cambria"/>
          <w:sz w:val="28"/>
          <w:szCs w:val="28"/>
        </w:rPr>
        <w:t>Clara lean</w:t>
      </w:r>
      <w:ins w:id="11891" w:author="Daisy Watt" w:date="2026-06-16T17:31:00Z" w16du:dateUtc="2026-06-16T16:31:00Z">
        <w:r w:rsidR="00051F4B">
          <w:rPr>
            <w:rFonts w:ascii="Cambria" w:hAnsi="Cambria"/>
            <w:sz w:val="28"/>
            <w:szCs w:val="28"/>
          </w:rPr>
          <w:t>ed</w:t>
        </w:r>
      </w:ins>
      <w:del w:id="11892" w:author="Daisy Watt" w:date="2026-06-16T17:31:00Z" w16du:dateUtc="2026-06-16T16:31:00Z">
        <w:r w:rsidR="00604D94" w:rsidDel="00051F4B">
          <w:rPr>
            <w:rFonts w:ascii="Cambria" w:hAnsi="Cambria"/>
            <w:sz w:val="28"/>
            <w:szCs w:val="28"/>
          </w:rPr>
          <w:delText>t</w:delText>
        </w:r>
      </w:del>
      <w:r w:rsidR="00604D94">
        <w:rPr>
          <w:rFonts w:ascii="Cambria" w:hAnsi="Cambria"/>
          <w:sz w:val="28"/>
          <w:szCs w:val="28"/>
        </w:rPr>
        <w:t xml:space="preserve"> forward</w:t>
      </w:r>
      <w:ins w:id="11893" w:author="Daisy Watt" w:date="2026-06-16T17:17:00Z" w16du:dateUtc="2026-06-16T16:17:00Z">
        <w:r w:rsidR="00F00933">
          <w:rPr>
            <w:rFonts w:ascii="Cambria" w:hAnsi="Cambria"/>
            <w:sz w:val="28"/>
            <w:szCs w:val="28"/>
          </w:rPr>
          <w:t>s</w:t>
        </w:r>
      </w:ins>
      <w:r w:rsidR="007D3639">
        <w:rPr>
          <w:rFonts w:ascii="Cambria" w:hAnsi="Cambria"/>
          <w:sz w:val="28"/>
          <w:szCs w:val="28"/>
        </w:rPr>
        <w:t>,</w:t>
      </w:r>
      <w:r w:rsidR="00604D94">
        <w:rPr>
          <w:rFonts w:ascii="Cambria" w:hAnsi="Cambria"/>
          <w:sz w:val="28"/>
          <w:szCs w:val="28"/>
        </w:rPr>
        <w:t xml:space="preserve"> </w:t>
      </w:r>
      <w:r w:rsidR="004F3F58">
        <w:rPr>
          <w:rFonts w:ascii="Cambria" w:hAnsi="Cambria"/>
          <w:sz w:val="28"/>
          <w:szCs w:val="28"/>
        </w:rPr>
        <w:t xml:space="preserve">praying </w:t>
      </w:r>
      <w:r>
        <w:rPr>
          <w:rFonts w:ascii="Cambria" w:hAnsi="Cambria"/>
          <w:sz w:val="28"/>
          <w:szCs w:val="28"/>
        </w:rPr>
        <w:t xml:space="preserve">she wasn’t about to watch </w:t>
      </w:r>
      <w:r w:rsidR="004F3F58">
        <w:rPr>
          <w:rFonts w:ascii="Cambria" w:hAnsi="Cambria"/>
          <w:sz w:val="28"/>
          <w:szCs w:val="28"/>
        </w:rPr>
        <w:t xml:space="preserve">Violet go over the </w:t>
      </w:r>
      <w:del w:id="11894" w:author="Daisy Watt" w:date="2026-06-22T16:26:00Z" w16du:dateUtc="2026-06-22T14:26:00Z">
        <w:r w:rsidR="004F3F58">
          <w:rPr>
            <w:rFonts w:ascii="Cambria" w:hAnsi="Cambria"/>
            <w:sz w:val="28"/>
            <w:szCs w:val="28"/>
          </w:rPr>
          <w:delText xml:space="preserve">actual </w:delText>
        </w:r>
      </w:del>
      <w:r>
        <w:rPr>
          <w:rFonts w:ascii="Cambria" w:hAnsi="Cambria"/>
          <w:sz w:val="28"/>
          <w:szCs w:val="28"/>
        </w:rPr>
        <w:t xml:space="preserve">cliff </w:t>
      </w:r>
      <w:r w:rsidR="004F3F58">
        <w:rPr>
          <w:rFonts w:ascii="Cambria" w:hAnsi="Cambria"/>
          <w:sz w:val="28"/>
          <w:szCs w:val="28"/>
        </w:rPr>
        <w:t>edge</w:t>
      </w:r>
      <w:r w:rsidR="00EE5477">
        <w:rPr>
          <w:rFonts w:ascii="Cambria" w:hAnsi="Cambria"/>
          <w:sz w:val="28"/>
          <w:szCs w:val="28"/>
        </w:rPr>
        <w:t>; h</w:t>
      </w:r>
      <w:r w:rsidR="007D3639">
        <w:rPr>
          <w:rFonts w:ascii="Cambria" w:hAnsi="Cambria"/>
          <w:sz w:val="28"/>
          <w:szCs w:val="28"/>
        </w:rPr>
        <w:t xml:space="preserve">er breath </w:t>
      </w:r>
      <w:ins w:id="11895" w:author="Daisy Watt" w:date="2026-06-22T16:26:00Z" w16du:dateUtc="2026-06-22T14:26:00Z">
        <w:r w:rsidR="00996A1A">
          <w:rPr>
            <w:rFonts w:ascii="Cambria" w:hAnsi="Cambria"/>
            <w:sz w:val="28"/>
            <w:szCs w:val="28"/>
          </w:rPr>
          <w:t xml:space="preserve">was caught </w:t>
        </w:r>
      </w:ins>
      <w:r w:rsidR="007D3639">
        <w:rPr>
          <w:rFonts w:ascii="Cambria" w:hAnsi="Cambria"/>
          <w:sz w:val="28"/>
          <w:szCs w:val="28"/>
        </w:rPr>
        <w:t>in her throat</w:t>
      </w:r>
      <w:ins w:id="11896" w:author="Daisy Watt" w:date="2026-06-22T16:26:00Z" w16du:dateUtc="2026-06-22T14:26:00Z">
        <w:r w:rsidR="00996A1A">
          <w:rPr>
            <w:rFonts w:ascii="Cambria" w:hAnsi="Cambria"/>
            <w:sz w:val="28"/>
            <w:szCs w:val="28"/>
          </w:rPr>
          <w:t>,</w:t>
        </w:r>
      </w:ins>
      <w:r w:rsidR="007D3639">
        <w:rPr>
          <w:rFonts w:ascii="Cambria" w:hAnsi="Cambria"/>
          <w:sz w:val="28"/>
          <w:szCs w:val="28"/>
        </w:rPr>
        <w:t xml:space="preserve"> </w:t>
      </w:r>
      <w:del w:id="11897" w:author="Daisy Watt" w:date="2026-06-22T16:26:00Z" w16du:dateUtc="2026-06-22T14:26:00Z">
        <w:r w:rsidR="007D3639">
          <w:rPr>
            <w:rFonts w:ascii="Cambria" w:hAnsi="Cambria"/>
            <w:sz w:val="28"/>
            <w:szCs w:val="28"/>
          </w:rPr>
          <w:delText xml:space="preserve">as she waited to see what would happen </w:delText>
        </w:r>
      </w:del>
      <w:r w:rsidR="009E3EF5">
        <w:rPr>
          <w:rFonts w:ascii="Cambria" w:hAnsi="Cambria"/>
          <w:sz w:val="28"/>
          <w:szCs w:val="28"/>
        </w:rPr>
        <w:t>b</w:t>
      </w:r>
      <w:r w:rsidR="00604D94">
        <w:rPr>
          <w:rFonts w:ascii="Cambria" w:hAnsi="Cambria"/>
          <w:sz w:val="28"/>
          <w:szCs w:val="28"/>
        </w:rPr>
        <w:t>ut</w:t>
      </w:r>
      <w:del w:id="11898" w:author="Daisy Watt" w:date="2026-06-22T16:26:00Z" w16du:dateUtc="2026-06-22T14:26:00Z">
        <w:r>
          <w:rPr>
            <w:rFonts w:ascii="Cambria" w:hAnsi="Cambria"/>
            <w:sz w:val="28"/>
            <w:szCs w:val="28"/>
          </w:rPr>
          <w:delText>,</w:delText>
        </w:r>
      </w:del>
      <w:r w:rsidR="004F3F58">
        <w:rPr>
          <w:rFonts w:ascii="Cambria" w:hAnsi="Cambria"/>
          <w:sz w:val="28"/>
          <w:szCs w:val="28"/>
        </w:rPr>
        <w:t xml:space="preserve"> </w:t>
      </w:r>
      <w:commentRangeStart w:id="11899"/>
      <w:r w:rsidR="004F3F58">
        <w:rPr>
          <w:rFonts w:ascii="Cambria" w:hAnsi="Cambria"/>
          <w:sz w:val="28"/>
          <w:szCs w:val="28"/>
        </w:rPr>
        <w:t>before she could</w:t>
      </w:r>
      <w:r w:rsidR="00EE5477">
        <w:rPr>
          <w:rFonts w:ascii="Cambria" w:hAnsi="Cambria"/>
          <w:sz w:val="28"/>
          <w:szCs w:val="28"/>
        </w:rPr>
        <w:t xml:space="preserve"> see </w:t>
      </w:r>
      <w:del w:id="11900" w:author="Claire S" w:date="2026-07-27T16:47:00Z" w16du:dateUtc="2026-07-27T15:47:00Z">
        <w:r w:rsidR="00EE5477" w:rsidDel="002B068F">
          <w:rPr>
            <w:rFonts w:ascii="Cambria" w:hAnsi="Cambria"/>
            <w:sz w:val="28"/>
            <w:szCs w:val="28"/>
          </w:rPr>
          <w:delText>or</w:delText>
        </w:r>
        <w:r w:rsidR="004F3F58" w:rsidDel="002B068F">
          <w:rPr>
            <w:rFonts w:ascii="Cambria" w:hAnsi="Cambria"/>
            <w:sz w:val="28"/>
            <w:szCs w:val="28"/>
          </w:rPr>
          <w:delText xml:space="preserve"> </w:delText>
        </w:r>
        <w:r w:rsidDel="002B068F">
          <w:rPr>
            <w:rFonts w:ascii="Cambria" w:hAnsi="Cambria"/>
            <w:sz w:val="28"/>
            <w:szCs w:val="28"/>
          </w:rPr>
          <w:delText xml:space="preserve">tell </w:delText>
        </w:r>
      </w:del>
      <w:r w:rsidR="00CE5109">
        <w:rPr>
          <w:rFonts w:ascii="Cambria" w:hAnsi="Cambria"/>
          <w:sz w:val="28"/>
          <w:szCs w:val="28"/>
        </w:rPr>
        <w:t>anything more</w:t>
      </w:r>
      <w:r w:rsidR="004F3F58">
        <w:rPr>
          <w:rFonts w:ascii="Cambria" w:hAnsi="Cambria"/>
          <w:sz w:val="28"/>
          <w:szCs w:val="28"/>
        </w:rPr>
        <w:t>,</w:t>
      </w:r>
      <w:r w:rsidR="00604D94">
        <w:rPr>
          <w:rFonts w:ascii="Cambria" w:hAnsi="Cambria"/>
          <w:sz w:val="28"/>
          <w:szCs w:val="28"/>
        </w:rPr>
        <w:t xml:space="preserve"> the </w:t>
      </w:r>
      <w:r w:rsidR="00C67FDE">
        <w:rPr>
          <w:rFonts w:ascii="Cambria" w:hAnsi="Cambria"/>
          <w:sz w:val="28"/>
          <w:szCs w:val="28"/>
        </w:rPr>
        <w:t xml:space="preserve">picture </w:t>
      </w:r>
      <w:del w:id="11901" w:author="Claire S" w:date="2026-07-27T16:46:00Z" w16du:dateUtc="2026-07-27T15:46:00Z">
        <w:r w:rsidR="00EE5477" w:rsidDel="002B068F">
          <w:rPr>
            <w:rFonts w:ascii="Cambria" w:hAnsi="Cambria"/>
            <w:sz w:val="28"/>
            <w:szCs w:val="28"/>
          </w:rPr>
          <w:delText>turned</w:delText>
        </w:r>
        <w:r w:rsidR="00604D94" w:rsidDel="002B068F">
          <w:rPr>
            <w:rFonts w:ascii="Cambria" w:hAnsi="Cambria"/>
            <w:sz w:val="28"/>
            <w:szCs w:val="28"/>
          </w:rPr>
          <w:delText xml:space="preserve"> to</w:delText>
        </w:r>
      </w:del>
      <w:ins w:id="11902" w:author="Claire S" w:date="2026-07-27T16:46:00Z" w16du:dateUtc="2026-07-27T15:46:00Z">
        <w:r w:rsidR="002B068F">
          <w:rPr>
            <w:rFonts w:ascii="Cambria" w:hAnsi="Cambria"/>
            <w:sz w:val="28"/>
            <w:szCs w:val="28"/>
          </w:rPr>
          <w:t>became</w:t>
        </w:r>
      </w:ins>
      <w:r w:rsidR="00604D94">
        <w:rPr>
          <w:rFonts w:ascii="Cambria" w:hAnsi="Cambria"/>
          <w:sz w:val="28"/>
          <w:szCs w:val="28"/>
        </w:rPr>
        <w:t xml:space="preserve"> </w:t>
      </w:r>
      <w:del w:id="11903" w:author="Claire S" w:date="2026-07-27T16:46:00Z" w16du:dateUtc="2026-07-27T15:46:00Z">
        <w:r w:rsidR="00604D94" w:rsidDel="002B068F">
          <w:rPr>
            <w:rFonts w:ascii="Cambria" w:hAnsi="Cambria"/>
            <w:sz w:val="28"/>
            <w:szCs w:val="28"/>
          </w:rPr>
          <w:delText xml:space="preserve">static </w:delText>
        </w:r>
      </w:del>
      <w:ins w:id="11904" w:author="Claire S" w:date="2026-07-27T16:46:00Z" w16du:dateUtc="2026-07-27T15:46:00Z">
        <w:r w:rsidR="002B068F">
          <w:rPr>
            <w:rFonts w:ascii="Cambria" w:hAnsi="Cambria"/>
            <w:sz w:val="28"/>
            <w:szCs w:val="28"/>
          </w:rPr>
          <w:t>a white blizzard</w:t>
        </w:r>
      </w:ins>
      <w:ins w:id="11905" w:author="Claire S" w:date="2026-07-27T16:47:00Z" w16du:dateUtc="2026-07-27T15:47:00Z">
        <w:r w:rsidR="002B068F">
          <w:rPr>
            <w:rFonts w:ascii="Cambria" w:hAnsi="Cambria"/>
            <w:sz w:val="28"/>
            <w:szCs w:val="28"/>
          </w:rPr>
          <w:t>.</w:t>
        </w:r>
      </w:ins>
      <w:del w:id="11906" w:author="Claire S" w:date="2026-07-27T16:46:00Z" w16du:dateUtc="2026-07-27T15:46:00Z">
        <w:r w:rsidR="00604D94" w:rsidDel="002B068F">
          <w:rPr>
            <w:rFonts w:ascii="Cambria" w:hAnsi="Cambria"/>
            <w:sz w:val="28"/>
            <w:szCs w:val="28"/>
          </w:rPr>
          <w:delText>fuzz.</w:delText>
        </w:r>
      </w:del>
    </w:p>
    <w:p w14:paraId="45903EF9" w14:textId="2E888F93" w:rsidR="00EE5477" w:rsidRPr="00DC62F6" w:rsidRDefault="00EE5477" w:rsidP="00604D94">
      <w:pPr>
        <w:spacing w:line="360" w:lineRule="auto"/>
        <w:ind w:firstLine="720"/>
        <w:contextualSpacing/>
        <w:rPr>
          <w:rFonts w:ascii="Cambria" w:hAnsi="Cambria"/>
          <w:sz w:val="28"/>
          <w:szCs w:val="28"/>
        </w:rPr>
      </w:pPr>
      <w:del w:id="11907" w:author="Claire S" w:date="2026-07-27T16:46:00Z" w16du:dateUtc="2026-07-27T15:46:00Z">
        <w:r w:rsidDel="002B068F">
          <w:rPr>
            <w:rFonts w:ascii="Cambria" w:hAnsi="Cambria"/>
            <w:sz w:val="28"/>
            <w:szCs w:val="28"/>
          </w:rPr>
          <w:delText>The clips had ended.</w:delText>
        </w:r>
        <w:commentRangeEnd w:id="11899"/>
        <w:r w:rsidR="0048695C" w:rsidDel="002B068F">
          <w:rPr>
            <w:rStyle w:val="CommentReference"/>
            <w:rFonts w:ascii="Cambria" w:hAnsi="Cambria"/>
            <w:sz w:val="28"/>
            <w:szCs w:val="28"/>
          </w:rPr>
          <w:commentReference w:id="11899"/>
        </w:r>
      </w:del>
      <w:ins w:id="11908" w:author="Claire S" w:date="2026-07-27T16:46:00Z" w16du:dateUtc="2026-07-27T15:46:00Z">
        <w:r w:rsidR="002B068F">
          <w:rPr>
            <w:rFonts w:ascii="Cambria" w:hAnsi="Cambria"/>
            <w:sz w:val="28"/>
            <w:szCs w:val="28"/>
          </w:rPr>
          <w:t>‘No</w:t>
        </w:r>
      </w:ins>
      <w:ins w:id="11909" w:author="Claire S" w:date="2026-07-27T16:47:00Z" w16du:dateUtc="2026-07-27T15:47:00Z">
        <w:r w:rsidR="002B068F">
          <w:rPr>
            <w:rFonts w:ascii="Cambria" w:hAnsi="Cambria"/>
            <w:sz w:val="28"/>
            <w:szCs w:val="28"/>
          </w:rPr>
          <w:t>!</w:t>
        </w:r>
      </w:ins>
      <w:ins w:id="11910" w:author="Claire S" w:date="2026-07-27T16:46:00Z" w16du:dateUtc="2026-07-27T15:46:00Z">
        <w:r w:rsidR="002B068F">
          <w:rPr>
            <w:rFonts w:ascii="Cambria" w:hAnsi="Cambria"/>
            <w:sz w:val="28"/>
            <w:szCs w:val="28"/>
          </w:rPr>
          <w:t xml:space="preserve">’ shouted Clara, jabbing at the </w:t>
        </w:r>
      </w:ins>
      <w:ins w:id="11911" w:author="Claire S" w:date="2026-07-27T16:51:00Z" w16du:dateUtc="2026-07-27T15:51:00Z">
        <w:r w:rsidR="00367C21">
          <w:rPr>
            <w:rFonts w:ascii="Cambria" w:hAnsi="Cambria"/>
            <w:sz w:val="28"/>
            <w:szCs w:val="28"/>
          </w:rPr>
          <w:t>phone</w:t>
        </w:r>
      </w:ins>
      <w:ins w:id="11912" w:author="Claire S" w:date="2026-07-27T16:46:00Z" w16du:dateUtc="2026-07-27T15:46:00Z">
        <w:r w:rsidR="002B068F">
          <w:rPr>
            <w:rFonts w:ascii="Cambria" w:hAnsi="Cambria"/>
            <w:sz w:val="28"/>
            <w:szCs w:val="28"/>
          </w:rPr>
          <w:t>, but there was nothing else to see.</w:t>
        </w:r>
      </w:ins>
    </w:p>
    <w:p w14:paraId="5ED40EB6" w14:textId="776E9346" w:rsidR="00604D94" w:rsidDel="002B068F" w:rsidRDefault="00604D94" w:rsidP="00604D94">
      <w:pPr>
        <w:spacing w:line="360" w:lineRule="auto"/>
        <w:contextualSpacing/>
        <w:rPr>
          <w:del w:id="11913" w:author="Claire S" w:date="2026-07-27T16:47:00Z" w16du:dateUtc="2026-07-27T15:47:00Z"/>
          <w:rFonts w:ascii="Cambria" w:hAnsi="Cambria"/>
          <w:b/>
          <w:bCs/>
          <w:sz w:val="28"/>
          <w:szCs w:val="28"/>
        </w:rPr>
      </w:pPr>
    </w:p>
    <w:p w14:paraId="222F781F" w14:textId="6814DA4A" w:rsidR="006232DE" w:rsidDel="002B068F" w:rsidRDefault="006232DE" w:rsidP="00433D3B">
      <w:pPr>
        <w:spacing w:line="360" w:lineRule="auto"/>
        <w:contextualSpacing/>
        <w:rPr>
          <w:del w:id="11914" w:author="Claire S" w:date="2026-07-27T16:47:00Z" w16du:dateUtc="2026-07-27T15:47:00Z"/>
          <w:rFonts w:ascii="Cambria" w:hAnsi="Cambria"/>
          <w:b/>
          <w:bCs/>
          <w:sz w:val="28"/>
          <w:szCs w:val="28"/>
        </w:rPr>
      </w:pPr>
    </w:p>
    <w:p w14:paraId="7224D912" w14:textId="03073E73" w:rsidR="006232DE" w:rsidDel="002B068F" w:rsidRDefault="006232DE" w:rsidP="00433D3B">
      <w:pPr>
        <w:spacing w:line="360" w:lineRule="auto"/>
        <w:contextualSpacing/>
        <w:rPr>
          <w:del w:id="11915" w:author="Claire S" w:date="2026-07-27T16:47:00Z" w16du:dateUtc="2026-07-27T15:47:00Z"/>
          <w:rFonts w:ascii="Cambria" w:hAnsi="Cambria"/>
          <w:b/>
          <w:bCs/>
          <w:sz w:val="28"/>
          <w:szCs w:val="28"/>
        </w:rPr>
      </w:pPr>
    </w:p>
    <w:p w14:paraId="7BDE6327" w14:textId="47F37507" w:rsidR="006232DE" w:rsidDel="002B068F" w:rsidRDefault="006232DE" w:rsidP="00433D3B">
      <w:pPr>
        <w:spacing w:line="360" w:lineRule="auto"/>
        <w:contextualSpacing/>
        <w:rPr>
          <w:del w:id="11916" w:author="Claire S" w:date="2026-07-27T16:47:00Z" w16du:dateUtc="2026-07-27T15:47:00Z"/>
          <w:rFonts w:ascii="Cambria" w:hAnsi="Cambria"/>
          <w:b/>
          <w:bCs/>
          <w:sz w:val="28"/>
          <w:szCs w:val="28"/>
        </w:rPr>
      </w:pPr>
    </w:p>
    <w:p w14:paraId="07F04121" w14:textId="61DD70AC" w:rsidR="006232DE" w:rsidDel="002B068F" w:rsidRDefault="006232DE" w:rsidP="00433D3B">
      <w:pPr>
        <w:spacing w:line="360" w:lineRule="auto"/>
        <w:contextualSpacing/>
        <w:rPr>
          <w:del w:id="11917" w:author="Claire S" w:date="2026-07-27T16:47:00Z" w16du:dateUtc="2026-07-27T15:47:00Z"/>
          <w:rFonts w:ascii="Cambria" w:hAnsi="Cambria"/>
          <w:b/>
          <w:bCs/>
          <w:sz w:val="28"/>
          <w:szCs w:val="28"/>
        </w:rPr>
      </w:pPr>
    </w:p>
    <w:p w14:paraId="2CA51E60" w14:textId="0738733E" w:rsidR="006232DE" w:rsidDel="002B068F" w:rsidRDefault="006232DE" w:rsidP="00433D3B">
      <w:pPr>
        <w:spacing w:line="360" w:lineRule="auto"/>
        <w:contextualSpacing/>
        <w:rPr>
          <w:del w:id="11918" w:author="Claire S" w:date="2026-07-27T16:47:00Z" w16du:dateUtc="2026-07-27T15:47:00Z"/>
          <w:rFonts w:ascii="Cambria" w:hAnsi="Cambria"/>
          <w:b/>
          <w:bCs/>
          <w:sz w:val="28"/>
          <w:szCs w:val="28"/>
        </w:rPr>
      </w:pPr>
    </w:p>
    <w:p w14:paraId="51C32610" w14:textId="1BA9D590" w:rsidR="006232DE" w:rsidDel="002B068F" w:rsidRDefault="006232DE" w:rsidP="00433D3B">
      <w:pPr>
        <w:spacing w:line="360" w:lineRule="auto"/>
        <w:contextualSpacing/>
        <w:rPr>
          <w:del w:id="11919" w:author="Claire S" w:date="2026-07-27T16:47:00Z" w16du:dateUtc="2026-07-27T15:47:00Z"/>
          <w:rFonts w:ascii="Cambria" w:hAnsi="Cambria"/>
          <w:b/>
          <w:bCs/>
          <w:sz w:val="28"/>
          <w:szCs w:val="28"/>
        </w:rPr>
      </w:pPr>
    </w:p>
    <w:p w14:paraId="5305A931" w14:textId="5D72A617" w:rsidR="006232DE" w:rsidDel="002B068F" w:rsidRDefault="006232DE" w:rsidP="00433D3B">
      <w:pPr>
        <w:spacing w:line="360" w:lineRule="auto"/>
        <w:contextualSpacing/>
        <w:rPr>
          <w:del w:id="11920" w:author="Claire S" w:date="2026-07-27T16:47:00Z" w16du:dateUtc="2026-07-27T15:47:00Z"/>
          <w:rFonts w:ascii="Cambria" w:hAnsi="Cambria"/>
          <w:b/>
          <w:bCs/>
          <w:sz w:val="28"/>
          <w:szCs w:val="28"/>
        </w:rPr>
      </w:pPr>
    </w:p>
    <w:p w14:paraId="663CB4A2" w14:textId="125AA3B7" w:rsidR="006232DE" w:rsidDel="002B068F" w:rsidRDefault="006232DE" w:rsidP="00433D3B">
      <w:pPr>
        <w:spacing w:line="360" w:lineRule="auto"/>
        <w:contextualSpacing/>
        <w:rPr>
          <w:del w:id="11921" w:author="Claire S" w:date="2026-07-27T16:47:00Z" w16du:dateUtc="2026-07-27T15:47:00Z"/>
          <w:rFonts w:ascii="Cambria" w:hAnsi="Cambria"/>
          <w:b/>
          <w:bCs/>
          <w:sz w:val="28"/>
          <w:szCs w:val="28"/>
        </w:rPr>
      </w:pPr>
    </w:p>
    <w:p w14:paraId="61D3B3B7" w14:textId="3A47516A" w:rsidR="006232DE" w:rsidDel="002B068F" w:rsidRDefault="006232DE" w:rsidP="00433D3B">
      <w:pPr>
        <w:spacing w:line="360" w:lineRule="auto"/>
        <w:contextualSpacing/>
        <w:rPr>
          <w:del w:id="11922" w:author="Claire S" w:date="2026-07-27T16:47:00Z" w16du:dateUtc="2026-07-27T15:47:00Z"/>
          <w:rFonts w:ascii="Cambria" w:hAnsi="Cambria"/>
          <w:b/>
          <w:bCs/>
          <w:sz w:val="28"/>
          <w:szCs w:val="28"/>
        </w:rPr>
      </w:pPr>
    </w:p>
    <w:p w14:paraId="1BFB6343" w14:textId="5D0B103F" w:rsidR="006232DE" w:rsidDel="002B068F" w:rsidRDefault="006232DE" w:rsidP="00433D3B">
      <w:pPr>
        <w:spacing w:line="360" w:lineRule="auto"/>
        <w:contextualSpacing/>
        <w:rPr>
          <w:del w:id="11923" w:author="Claire S" w:date="2026-07-27T16:47:00Z" w16du:dateUtc="2026-07-27T15:47:00Z"/>
          <w:rFonts w:ascii="Cambria" w:hAnsi="Cambria"/>
          <w:b/>
          <w:bCs/>
          <w:sz w:val="28"/>
          <w:szCs w:val="28"/>
        </w:rPr>
      </w:pPr>
    </w:p>
    <w:p w14:paraId="43FC792B" w14:textId="551B7B49" w:rsidR="006232DE" w:rsidDel="002B068F" w:rsidRDefault="006232DE" w:rsidP="00433D3B">
      <w:pPr>
        <w:spacing w:line="360" w:lineRule="auto"/>
        <w:contextualSpacing/>
        <w:rPr>
          <w:del w:id="11924" w:author="Claire S" w:date="2026-07-27T16:47:00Z" w16du:dateUtc="2026-07-27T15:47:00Z"/>
          <w:rFonts w:ascii="Cambria" w:hAnsi="Cambria"/>
          <w:b/>
          <w:bCs/>
          <w:sz w:val="28"/>
          <w:szCs w:val="28"/>
        </w:rPr>
      </w:pPr>
    </w:p>
    <w:p w14:paraId="5E428479" w14:textId="1A559010" w:rsidR="006232DE" w:rsidDel="002B068F" w:rsidRDefault="006232DE" w:rsidP="00433D3B">
      <w:pPr>
        <w:spacing w:line="360" w:lineRule="auto"/>
        <w:contextualSpacing/>
        <w:rPr>
          <w:del w:id="11925" w:author="Claire S" w:date="2026-07-27T16:47:00Z" w16du:dateUtc="2026-07-27T15:47:00Z"/>
          <w:rFonts w:ascii="Cambria" w:hAnsi="Cambria"/>
          <w:b/>
          <w:bCs/>
          <w:sz w:val="28"/>
          <w:szCs w:val="28"/>
        </w:rPr>
      </w:pPr>
    </w:p>
    <w:p w14:paraId="2C41A9E8" w14:textId="5F8488E8" w:rsidR="006232DE" w:rsidDel="002B068F" w:rsidRDefault="006232DE" w:rsidP="00433D3B">
      <w:pPr>
        <w:spacing w:line="360" w:lineRule="auto"/>
        <w:contextualSpacing/>
        <w:rPr>
          <w:del w:id="11926" w:author="Claire S" w:date="2026-07-27T16:47:00Z" w16du:dateUtc="2026-07-27T15:47:00Z"/>
          <w:rFonts w:ascii="Cambria" w:hAnsi="Cambria"/>
          <w:b/>
          <w:bCs/>
          <w:sz w:val="28"/>
          <w:szCs w:val="28"/>
        </w:rPr>
      </w:pPr>
    </w:p>
    <w:p w14:paraId="5B7E00F1" w14:textId="7A8516FA" w:rsidR="006232DE" w:rsidDel="002B068F" w:rsidRDefault="006232DE" w:rsidP="00433D3B">
      <w:pPr>
        <w:spacing w:line="360" w:lineRule="auto"/>
        <w:contextualSpacing/>
        <w:rPr>
          <w:del w:id="11927" w:author="Claire S" w:date="2026-07-27T16:47:00Z" w16du:dateUtc="2026-07-27T15:47:00Z"/>
          <w:rFonts w:ascii="Cambria" w:hAnsi="Cambria"/>
          <w:b/>
          <w:bCs/>
          <w:sz w:val="28"/>
          <w:szCs w:val="28"/>
        </w:rPr>
      </w:pPr>
    </w:p>
    <w:p w14:paraId="20FB5546" w14:textId="5ECF67D5" w:rsidR="006232DE" w:rsidDel="002B068F" w:rsidRDefault="006232DE" w:rsidP="00433D3B">
      <w:pPr>
        <w:spacing w:line="360" w:lineRule="auto"/>
        <w:contextualSpacing/>
        <w:rPr>
          <w:del w:id="11928" w:author="Claire S" w:date="2026-07-27T16:47:00Z" w16du:dateUtc="2026-07-27T15:47:00Z"/>
          <w:rFonts w:ascii="Cambria" w:hAnsi="Cambria"/>
          <w:b/>
          <w:bCs/>
          <w:sz w:val="28"/>
          <w:szCs w:val="28"/>
        </w:rPr>
      </w:pPr>
    </w:p>
    <w:p w14:paraId="41EF81A9" w14:textId="55CF4FB0" w:rsidR="006232DE" w:rsidDel="002B068F" w:rsidRDefault="006232DE" w:rsidP="00433D3B">
      <w:pPr>
        <w:spacing w:line="360" w:lineRule="auto"/>
        <w:contextualSpacing/>
        <w:rPr>
          <w:del w:id="11929" w:author="Claire S" w:date="2026-07-27T16:47:00Z" w16du:dateUtc="2026-07-27T15:47:00Z"/>
          <w:rFonts w:ascii="Cambria" w:hAnsi="Cambria"/>
          <w:b/>
          <w:bCs/>
          <w:sz w:val="28"/>
          <w:szCs w:val="28"/>
        </w:rPr>
      </w:pPr>
    </w:p>
    <w:p w14:paraId="786CF728" w14:textId="0D30EFB4" w:rsidR="006232DE" w:rsidDel="002B068F" w:rsidRDefault="006232DE" w:rsidP="00433D3B">
      <w:pPr>
        <w:spacing w:line="360" w:lineRule="auto"/>
        <w:contextualSpacing/>
        <w:rPr>
          <w:del w:id="11930" w:author="Claire S" w:date="2026-07-27T16:47:00Z" w16du:dateUtc="2026-07-27T15:47:00Z"/>
          <w:rFonts w:ascii="Cambria" w:hAnsi="Cambria"/>
          <w:b/>
          <w:bCs/>
          <w:sz w:val="28"/>
          <w:szCs w:val="28"/>
        </w:rPr>
      </w:pPr>
    </w:p>
    <w:p w14:paraId="0A0885EE" w14:textId="29687AEC" w:rsidR="006232DE" w:rsidDel="002B068F" w:rsidRDefault="006232DE" w:rsidP="00433D3B">
      <w:pPr>
        <w:spacing w:line="360" w:lineRule="auto"/>
        <w:contextualSpacing/>
        <w:rPr>
          <w:del w:id="11931" w:author="Claire S" w:date="2026-07-27T16:47:00Z" w16du:dateUtc="2026-07-27T15:47:00Z"/>
          <w:rFonts w:ascii="Cambria" w:hAnsi="Cambria"/>
          <w:b/>
          <w:bCs/>
          <w:sz w:val="28"/>
          <w:szCs w:val="28"/>
        </w:rPr>
      </w:pPr>
    </w:p>
    <w:p w14:paraId="0E9A6890" w14:textId="284081DC" w:rsidR="006232DE" w:rsidDel="002B068F" w:rsidRDefault="006232DE" w:rsidP="00433D3B">
      <w:pPr>
        <w:spacing w:line="360" w:lineRule="auto"/>
        <w:contextualSpacing/>
        <w:rPr>
          <w:del w:id="11932" w:author="Claire S" w:date="2026-07-27T16:47:00Z" w16du:dateUtc="2026-07-27T15:47:00Z"/>
          <w:rFonts w:ascii="Cambria" w:hAnsi="Cambria"/>
          <w:b/>
          <w:bCs/>
          <w:sz w:val="28"/>
          <w:szCs w:val="28"/>
        </w:rPr>
      </w:pPr>
    </w:p>
    <w:p w14:paraId="1B6EA715" w14:textId="4DC28B65" w:rsidR="006232DE" w:rsidDel="002B068F" w:rsidRDefault="006232DE" w:rsidP="00433D3B">
      <w:pPr>
        <w:spacing w:line="360" w:lineRule="auto"/>
        <w:contextualSpacing/>
        <w:rPr>
          <w:del w:id="11933" w:author="Claire S" w:date="2026-07-27T16:47:00Z" w16du:dateUtc="2026-07-27T15:47:00Z"/>
          <w:rFonts w:ascii="Cambria" w:hAnsi="Cambria"/>
          <w:b/>
          <w:bCs/>
          <w:sz w:val="28"/>
          <w:szCs w:val="28"/>
        </w:rPr>
      </w:pPr>
    </w:p>
    <w:p w14:paraId="212E8F36" w14:textId="3B6A7D8E" w:rsidR="006232DE" w:rsidDel="002B068F" w:rsidRDefault="006232DE" w:rsidP="00433D3B">
      <w:pPr>
        <w:spacing w:line="360" w:lineRule="auto"/>
        <w:contextualSpacing/>
        <w:rPr>
          <w:del w:id="11934" w:author="Claire S" w:date="2026-07-27T16:47:00Z" w16du:dateUtc="2026-07-27T15:47:00Z"/>
          <w:rFonts w:ascii="Cambria" w:hAnsi="Cambria"/>
          <w:b/>
          <w:bCs/>
          <w:sz w:val="28"/>
          <w:szCs w:val="28"/>
        </w:rPr>
      </w:pPr>
    </w:p>
    <w:p w14:paraId="28E3CDBC" w14:textId="49E54B0C" w:rsidR="006232DE" w:rsidDel="002B068F" w:rsidRDefault="006232DE" w:rsidP="00433D3B">
      <w:pPr>
        <w:spacing w:line="360" w:lineRule="auto"/>
        <w:contextualSpacing/>
        <w:rPr>
          <w:del w:id="11935" w:author="Claire S" w:date="2026-07-27T16:47:00Z" w16du:dateUtc="2026-07-27T15:47:00Z"/>
          <w:rFonts w:ascii="Cambria" w:hAnsi="Cambria"/>
          <w:b/>
          <w:bCs/>
          <w:sz w:val="28"/>
          <w:szCs w:val="28"/>
        </w:rPr>
      </w:pPr>
    </w:p>
    <w:p w14:paraId="4777A869" w14:textId="7C7CF5C1" w:rsidR="006232DE" w:rsidDel="002B068F" w:rsidRDefault="006232DE" w:rsidP="00433D3B">
      <w:pPr>
        <w:spacing w:line="360" w:lineRule="auto"/>
        <w:contextualSpacing/>
        <w:rPr>
          <w:del w:id="11936" w:author="Claire S" w:date="2026-07-27T16:47:00Z" w16du:dateUtc="2026-07-27T15:47:00Z"/>
          <w:rFonts w:ascii="Cambria" w:hAnsi="Cambria"/>
          <w:b/>
          <w:bCs/>
          <w:sz w:val="28"/>
          <w:szCs w:val="28"/>
        </w:rPr>
      </w:pPr>
    </w:p>
    <w:p w14:paraId="7EDB9C25" w14:textId="60ECEA9E" w:rsidR="006232DE" w:rsidDel="002B068F" w:rsidRDefault="006232DE" w:rsidP="00433D3B">
      <w:pPr>
        <w:spacing w:line="360" w:lineRule="auto"/>
        <w:contextualSpacing/>
        <w:rPr>
          <w:del w:id="11937" w:author="Claire S" w:date="2026-07-27T16:47:00Z" w16du:dateUtc="2026-07-27T15:47:00Z"/>
          <w:rFonts w:ascii="Cambria" w:hAnsi="Cambria"/>
          <w:b/>
          <w:bCs/>
          <w:sz w:val="28"/>
          <w:szCs w:val="28"/>
        </w:rPr>
      </w:pPr>
    </w:p>
    <w:p w14:paraId="4BFAB0DF" w14:textId="7A0DF3D7" w:rsidR="00C67FDE" w:rsidRDefault="00433D3B" w:rsidP="00433D3B">
      <w:pPr>
        <w:spacing w:line="360" w:lineRule="auto"/>
        <w:contextualSpacing/>
        <w:rPr>
          <w:ins w:id="11938" w:author="Claire S" w:date="2026-07-28T10:18:00Z" w16du:dateUtc="2026-07-28T09:18:00Z"/>
          <w:rFonts w:ascii="Cambria" w:hAnsi="Cambria"/>
          <w:b/>
          <w:bCs/>
          <w:sz w:val="28"/>
          <w:szCs w:val="28"/>
        </w:rPr>
      </w:pPr>
      <w:r w:rsidRPr="006D1B86">
        <w:rPr>
          <w:rFonts w:ascii="Cambria" w:hAnsi="Cambria"/>
          <w:b/>
          <w:bCs/>
          <w:sz w:val="28"/>
          <w:szCs w:val="28"/>
        </w:rPr>
        <w:t xml:space="preserve">CHAPTER </w:t>
      </w:r>
      <w:r w:rsidR="0068722D">
        <w:rPr>
          <w:rFonts w:ascii="Cambria" w:hAnsi="Cambria"/>
          <w:b/>
          <w:bCs/>
          <w:sz w:val="28"/>
          <w:szCs w:val="28"/>
        </w:rPr>
        <w:t>3</w:t>
      </w:r>
      <w:ins w:id="11939" w:author="Claire S" w:date="2026-07-27T16:51:00Z" w16du:dateUtc="2026-07-27T15:51:00Z">
        <w:r w:rsidR="00367C21">
          <w:rPr>
            <w:rFonts w:ascii="Cambria" w:hAnsi="Cambria"/>
            <w:b/>
            <w:bCs/>
            <w:sz w:val="28"/>
            <w:szCs w:val="28"/>
          </w:rPr>
          <w:t>0</w:t>
        </w:r>
      </w:ins>
      <w:del w:id="11940" w:author="Claire S" w:date="2026-07-27T16:51:00Z" w16du:dateUtc="2026-07-27T15:51:00Z">
        <w:r w:rsidR="0068722D" w:rsidDel="00367C21">
          <w:rPr>
            <w:rFonts w:ascii="Cambria" w:hAnsi="Cambria"/>
            <w:b/>
            <w:bCs/>
            <w:sz w:val="28"/>
            <w:szCs w:val="28"/>
          </w:rPr>
          <w:delText>1</w:delText>
        </w:r>
      </w:del>
    </w:p>
    <w:p w14:paraId="6ED76F16" w14:textId="14B6A10C" w:rsidR="00680524" w:rsidRDefault="00E32330" w:rsidP="00433D3B">
      <w:pPr>
        <w:spacing w:line="360" w:lineRule="auto"/>
        <w:contextualSpacing/>
        <w:rPr>
          <w:rFonts w:ascii="Cambria" w:hAnsi="Cambria"/>
          <w:b/>
          <w:bCs/>
          <w:sz w:val="28"/>
          <w:szCs w:val="28"/>
        </w:rPr>
      </w:pPr>
      <w:ins w:id="11941" w:author="Claire S" w:date="2026-08-04T12:08:00Z" w16du:dateUtc="2026-08-04T11:08:00Z">
        <w:r>
          <w:rPr>
            <w:rFonts w:ascii="Cambria" w:hAnsi="Cambria"/>
            <w:b/>
            <w:bCs/>
            <w:sz w:val="28"/>
            <w:szCs w:val="28"/>
          </w:rPr>
          <w:t xml:space="preserve">SAVANNAH: </w:t>
        </w:r>
      </w:ins>
      <w:ins w:id="11942" w:author="Claire S" w:date="2026-07-28T10:18:00Z" w16du:dateUtc="2026-07-28T09:18:00Z">
        <w:r w:rsidR="00680524">
          <w:rPr>
            <w:rFonts w:ascii="Cambria" w:hAnsi="Cambria"/>
            <w:b/>
            <w:bCs/>
            <w:sz w:val="28"/>
            <w:szCs w:val="28"/>
          </w:rPr>
          <w:t>MONDAY EVENING</w:t>
        </w:r>
      </w:ins>
    </w:p>
    <w:p w14:paraId="228C083B" w14:textId="2DF7384B" w:rsidR="00230D13" w:rsidRPr="006D1B86" w:rsidRDefault="00230D13" w:rsidP="00433D3B">
      <w:pPr>
        <w:spacing w:line="360" w:lineRule="auto"/>
        <w:contextualSpacing/>
        <w:rPr>
          <w:del w:id="11943" w:author="Daisy Watt" w:date="2026-06-22T16:29:00Z" w16du:dateUtc="2026-06-22T14:29:00Z"/>
          <w:rFonts w:ascii="Cambria" w:hAnsi="Cambria"/>
          <w:b/>
          <w:bCs/>
          <w:sz w:val="28"/>
          <w:szCs w:val="28"/>
        </w:rPr>
      </w:pPr>
      <w:del w:id="11944" w:author="Daisy Watt" w:date="2026-06-22T16:29:00Z" w16du:dateUtc="2026-06-22T14:29:00Z">
        <w:r>
          <w:rPr>
            <w:rFonts w:ascii="Cambria" w:hAnsi="Cambria"/>
            <w:b/>
            <w:bCs/>
            <w:sz w:val="28"/>
            <w:szCs w:val="28"/>
          </w:rPr>
          <w:delText>M</w:delText>
        </w:r>
        <w:r w:rsidR="00EE5477">
          <w:rPr>
            <w:rFonts w:ascii="Cambria" w:hAnsi="Cambria"/>
            <w:b/>
            <w:bCs/>
            <w:sz w:val="28"/>
            <w:szCs w:val="28"/>
          </w:rPr>
          <w:delText>ONDAY</w:delText>
        </w:r>
        <w:r>
          <w:rPr>
            <w:rFonts w:ascii="Cambria" w:hAnsi="Cambria"/>
            <w:b/>
            <w:bCs/>
            <w:sz w:val="28"/>
            <w:szCs w:val="28"/>
          </w:rPr>
          <w:delText xml:space="preserve"> </w:delText>
        </w:r>
        <w:r w:rsidR="00B978E4" w:rsidDel="007A7618">
          <w:rPr>
            <w:rFonts w:ascii="Cambria" w:hAnsi="Cambria"/>
            <w:b/>
            <w:bCs/>
            <w:sz w:val="28"/>
            <w:szCs w:val="28"/>
          </w:rPr>
          <w:delText>7.1</w:delText>
        </w:r>
      </w:del>
      <w:ins w:id="11945" w:author="Claire S" w:date="2026-05-27T15:13:00Z" w16du:dateUtc="2026-05-27T14:13:00Z">
        <w:del w:id="11946" w:author="Daisy Watt" w:date="2026-06-22T16:29:00Z" w16du:dateUtc="2026-06-22T14:29:00Z">
          <w:r w:rsidR="007A7618">
            <w:rPr>
              <w:rFonts w:ascii="Cambria" w:hAnsi="Cambria"/>
              <w:b/>
              <w:bCs/>
              <w:sz w:val="28"/>
              <w:szCs w:val="28"/>
            </w:rPr>
            <w:delText>NIGHT</w:delText>
          </w:r>
        </w:del>
      </w:ins>
      <w:del w:id="11947" w:author="Daisy Watt" w:date="2026-06-22T16:29:00Z" w16du:dateUtc="2026-06-22T14:29:00Z">
        <w:r w:rsidR="00B978E4" w:rsidDel="007A7618">
          <w:rPr>
            <w:rFonts w:ascii="Cambria" w:hAnsi="Cambria"/>
            <w:b/>
            <w:bCs/>
            <w:sz w:val="28"/>
            <w:szCs w:val="28"/>
          </w:rPr>
          <w:delText>4</w:delText>
        </w:r>
        <w:r w:rsidR="00EE5477" w:rsidDel="007A7618">
          <w:rPr>
            <w:rFonts w:ascii="Cambria" w:hAnsi="Cambria"/>
            <w:b/>
            <w:bCs/>
            <w:sz w:val="28"/>
            <w:szCs w:val="28"/>
          </w:rPr>
          <w:delText>PM</w:delText>
        </w:r>
      </w:del>
    </w:p>
    <w:p w14:paraId="2BE3D9FC" w14:textId="3A1C8643" w:rsidR="00450ACC" w:rsidRDefault="00FD21C8" w:rsidP="00433D3B">
      <w:pPr>
        <w:spacing w:line="360" w:lineRule="auto"/>
        <w:contextualSpacing/>
        <w:rPr>
          <w:rFonts w:ascii="Cambria" w:hAnsi="Cambria"/>
          <w:sz w:val="28"/>
          <w:szCs w:val="28"/>
        </w:rPr>
      </w:pPr>
      <w:r>
        <w:rPr>
          <w:rFonts w:ascii="Cambria" w:hAnsi="Cambria"/>
          <w:sz w:val="28"/>
          <w:szCs w:val="28"/>
        </w:rPr>
        <w:t xml:space="preserve">Slipping on the </w:t>
      </w:r>
      <w:r w:rsidR="00D67A69">
        <w:rPr>
          <w:rFonts w:ascii="Cambria" w:hAnsi="Cambria"/>
          <w:sz w:val="28"/>
          <w:szCs w:val="28"/>
        </w:rPr>
        <w:t xml:space="preserve">shiny </w:t>
      </w:r>
      <w:r w:rsidR="0029618E">
        <w:rPr>
          <w:rFonts w:ascii="Cambria" w:hAnsi="Cambria"/>
          <w:sz w:val="28"/>
          <w:szCs w:val="28"/>
        </w:rPr>
        <w:t>marble tiles</w:t>
      </w:r>
      <w:r w:rsidR="008E73C0">
        <w:rPr>
          <w:rFonts w:ascii="Cambria" w:hAnsi="Cambria"/>
          <w:sz w:val="28"/>
          <w:szCs w:val="28"/>
        </w:rPr>
        <w:t xml:space="preserve">, a </w:t>
      </w:r>
      <w:r w:rsidR="00896C6A">
        <w:rPr>
          <w:rFonts w:ascii="Cambria" w:hAnsi="Cambria"/>
          <w:sz w:val="28"/>
          <w:szCs w:val="28"/>
        </w:rPr>
        <w:t xml:space="preserve">frantic </w:t>
      </w:r>
      <w:r w:rsidR="00433D3B">
        <w:rPr>
          <w:rFonts w:ascii="Cambria" w:hAnsi="Cambria"/>
          <w:sz w:val="28"/>
          <w:szCs w:val="28"/>
        </w:rPr>
        <w:t>S</w:t>
      </w:r>
      <w:r w:rsidR="006D1B86">
        <w:rPr>
          <w:rFonts w:ascii="Cambria" w:hAnsi="Cambria"/>
          <w:sz w:val="28"/>
          <w:szCs w:val="28"/>
        </w:rPr>
        <w:t xml:space="preserve">avannah </w:t>
      </w:r>
      <w:r w:rsidR="00450ACC">
        <w:rPr>
          <w:rFonts w:ascii="Cambria" w:hAnsi="Cambria"/>
          <w:sz w:val="28"/>
          <w:szCs w:val="28"/>
        </w:rPr>
        <w:t xml:space="preserve">skidded her way </w:t>
      </w:r>
      <w:r w:rsidR="006D1B86">
        <w:rPr>
          <w:rFonts w:ascii="Cambria" w:hAnsi="Cambria"/>
          <w:sz w:val="28"/>
          <w:szCs w:val="28"/>
        </w:rPr>
        <w:t>out of the bathroom</w:t>
      </w:r>
      <w:r w:rsidR="00450ACC">
        <w:rPr>
          <w:rFonts w:ascii="Cambria" w:hAnsi="Cambria"/>
          <w:sz w:val="28"/>
          <w:szCs w:val="28"/>
        </w:rPr>
        <w:t>, across the hall to her bedroom</w:t>
      </w:r>
      <w:r w:rsidR="00171B07">
        <w:rPr>
          <w:rFonts w:ascii="Cambria" w:hAnsi="Cambria"/>
          <w:sz w:val="28"/>
          <w:szCs w:val="28"/>
        </w:rPr>
        <w:t>,</w:t>
      </w:r>
      <w:r w:rsidR="00450ACC">
        <w:rPr>
          <w:rFonts w:ascii="Cambria" w:hAnsi="Cambria"/>
          <w:sz w:val="28"/>
          <w:szCs w:val="28"/>
        </w:rPr>
        <w:t xml:space="preserve"> </w:t>
      </w:r>
      <w:del w:id="11948" w:author="Claire S" w:date="2026-05-27T15:13:00Z" w16du:dateUtc="2026-05-27T14:13:00Z">
        <w:r w:rsidR="00450ACC" w:rsidDel="007A7618">
          <w:rPr>
            <w:rFonts w:ascii="Cambria" w:hAnsi="Cambria"/>
            <w:sz w:val="28"/>
            <w:szCs w:val="28"/>
          </w:rPr>
          <w:delText>where she</w:delText>
        </w:r>
      </w:del>
      <w:ins w:id="11949" w:author="Claire S" w:date="2026-05-27T15:13:00Z" w16du:dateUtc="2026-05-27T14:13:00Z">
        <w:r w:rsidR="007A7618">
          <w:rPr>
            <w:rFonts w:ascii="Cambria" w:hAnsi="Cambria"/>
            <w:sz w:val="28"/>
            <w:szCs w:val="28"/>
          </w:rPr>
          <w:t>and</w:t>
        </w:r>
      </w:ins>
      <w:r w:rsidR="006D1B86">
        <w:rPr>
          <w:rFonts w:ascii="Cambria" w:hAnsi="Cambria"/>
          <w:sz w:val="28"/>
          <w:szCs w:val="28"/>
        </w:rPr>
        <w:t xml:space="preserve"> </w:t>
      </w:r>
      <w:r w:rsidR="00896C6A">
        <w:rPr>
          <w:rFonts w:ascii="Cambria" w:hAnsi="Cambria"/>
          <w:sz w:val="28"/>
          <w:szCs w:val="28"/>
        </w:rPr>
        <w:t xml:space="preserve">slammed her palm </w:t>
      </w:r>
      <w:r w:rsidR="0095443D">
        <w:rPr>
          <w:rFonts w:ascii="Cambria" w:hAnsi="Cambria"/>
          <w:sz w:val="28"/>
          <w:szCs w:val="28"/>
        </w:rPr>
        <w:t>against</w:t>
      </w:r>
      <w:r w:rsidR="00896C6A">
        <w:rPr>
          <w:rFonts w:ascii="Cambria" w:hAnsi="Cambria"/>
          <w:sz w:val="28"/>
          <w:szCs w:val="28"/>
        </w:rPr>
        <w:t xml:space="preserve"> </w:t>
      </w:r>
      <w:r w:rsidR="006D1B86">
        <w:rPr>
          <w:rFonts w:ascii="Cambria" w:hAnsi="Cambria"/>
          <w:sz w:val="28"/>
          <w:szCs w:val="28"/>
        </w:rPr>
        <w:t>the panic</w:t>
      </w:r>
      <w:del w:id="11950" w:author="Daisy Watt" w:date="2026-06-22T16:46:00Z" w16du:dateUtc="2026-06-22T14:46:00Z">
        <w:r w:rsidR="0069072A">
          <w:rPr>
            <w:rFonts w:ascii="Cambria" w:hAnsi="Cambria"/>
            <w:sz w:val="28"/>
            <w:szCs w:val="28"/>
          </w:rPr>
          <w:delText>-</w:delText>
        </w:r>
      </w:del>
      <w:ins w:id="11951" w:author="Daisy Watt" w:date="2026-06-22T16:46:00Z" w16du:dateUtc="2026-06-22T14:46:00Z">
        <w:r w:rsidR="006F026C">
          <w:rPr>
            <w:rFonts w:ascii="Cambria" w:hAnsi="Cambria"/>
            <w:sz w:val="28"/>
            <w:szCs w:val="28"/>
          </w:rPr>
          <w:t xml:space="preserve"> </w:t>
        </w:r>
      </w:ins>
      <w:r w:rsidR="006D1B86">
        <w:rPr>
          <w:rFonts w:ascii="Cambria" w:hAnsi="Cambria"/>
          <w:sz w:val="28"/>
          <w:szCs w:val="28"/>
        </w:rPr>
        <w:t xml:space="preserve">button </w:t>
      </w:r>
      <w:r w:rsidR="00450ACC">
        <w:rPr>
          <w:rFonts w:ascii="Cambria" w:hAnsi="Cambria"/>
          <w:sz w:val="28"/>
          <w:szCs w:val="28"/>
        </w:rPr>
        <w:t>beside her bed</w:t>
      </w:r>
      <w:r w:rsidR="00D71AFF">
        <w:rPr>
          <w:rFonts w:ascii="Cambria" w:hAnsi="Cambria"/>
          <w:sz w:val="28"/>
          <w:szCs w:val="28"/>
        </w:rPr>
        <w:t xml:space="preserve">.  </w:t>
      </w:r>
    </w:p>
    <w:p w14:paraId="2DDBE789" w14:textId="50619ADE" w:rsidR="00E86CB1" w:rsidRDefault="00E86CB1" w:rsidP="00433D3B">
      <w:pPr>
        <w:spacing w:line="360" w:lineRule="auto"/>
        <w:contextualSpacing/>
        <w:rPr>
          <w:rFonts w:ascii="Cambria" w:hAnsi="Cambria"/>
          <w:sz w:val="28"/>
          <w:szCs w:val="28"/>
        </w:rPr>
      </w:pPr>
      <w:r>
        <w:rPr>
          <w:rFonts w:ascii="Cambria" w:hAnsi="Cambria"/>
          <w:sz w:val="28"/>
          <w:szCs w:val="28"/>
        </w:rPr>
        <w:tab/>
        <w:t xml:space="preserve">Thank Christ she’d listened to </w:t>
      </w:r>
      <w:ins w:id="11952" w:author="Daisy Watt" w:date="2026-06-22T16:46:00Z" w16du:dateUtc="2026-06-22T14:46:00Z">
        <w:r w:rsidDel="007A7618">
          <w:rPr>
            <w:rFonts w:ascii="Cambria" w:hAnsi="Cambria"/>
            <w:sz w:val="28"/>
            <w:szCs w:val="28"/>
          </w:rPr>
          <w:t xml:space="preserve">her </w:t>
        </w:r>
      </w:ins>
      <w:del w:id="11953" w:author="Claire S" w:date="2026-05-27T15:13:00Z" w16du:dateUtc="2026-05-27T14:13:00Z">
        <w:r w:rsidDel="007A7618">
          <w:rPr>
            <w:rFonts w:ascii="Cambria" w:hAnsi="Cambria"/>
            <w:sz w:val="28"/>
            <w:szCs w:val="28"/>
          </w:rPr>
          <w:delText xml:space="preserve">her </w:delText>
        </w:r>
      </w:del>
      <w:r>
        <w:rPr>
          <w:rFonts w:ascii="Cambria" w:hAnsi="Cambria"/>
          <w:sz w:val="28"/>
          <w:szCs w:val="28"/>
        </w:rPr>
        <w:t>big brother Miles</w:t>
      </w:r>
      <w:ins w:id="11954" w:author="Daisy Watt" w:date="2026-06-22T16:46:00Z" w16du:dateUtc="2026-06-22T14:46:00Z">
        <w:r w:rsidR="006F026C">
          <w:rPr>
            <w:rFonts w:ascii="Cambria" w:hAnsi="Cambria"/>
            <w:sz w:val="28"/>
            <w:szCs w:val="28"/>
          </w:rPr>
          <w:t>,</w:t>
        </w:r>
      </w:ins>
      <w:r>
        <w:rPr>
          <w:rFonts w:ascii="Cambria" w:hAnsi="Cambria"/>
          <w:sz w:val="28"/>
          <w:szCs w:val="28"/>
        </w:rPr>
        <w:t xml:space="preserve"> for once.</w:t>
      </w:r>
    </w:p>
    <w:p w14:paraId="48E1E631" w14:textId="1E6895BD" w:rsidR="00450ACC" w:rsidRDefault="00450ACC" w:rsidP="00450ACC">
      <w:pPr>
        <w:spacing w:line="360" w:lineRule="auto"/>
        <w:ind w:firstLine="720"/>
        <w:contextualSpacing/>
        <w:rPr>
          <w:rFonts w:ascii="Cambria" w:hAnsi="Cambria"/>
          <w:sz w:val="28"/>
          <w:szCs w:val="28"/>
        </w:rPr>
      </w:pPr>
      <w:r>
        <w:rPr>
          <w:rFonts w:ascii="Cambria" w:hAnsi="Cambria"/>
          <w:sz w:val="28"/>
          <w:szCs w:val="28"/>
        </w:rPr>
        <w:t xml:space="preserve">The </w:t>
      </w:r>
      <w:r w:rsidR="00E86CB1">
        <w:rPr>
          <w:rFonts w:ascii="Cambria" w:hAnsi="Cambria"/>
          <w:sz w:val="28"/>
          <w:szCs w:val="28"/>
        </w:rPr>
        <w:t xml:space="preserve">bedside </w:t>
      </w:r>
      <w:r w:rsidR="006E5E19">
        <w:rPr>
          <w:rFonts w:ascii="Cambria" w:hAnsi="Cambria"/>
          <w:sz w:val="28"/>
          <w:szCs w:val="28"/>
        </w:rPr>
        <w:t>phone</w:t>
      </w:r>
      <w:r>
        <w:rPr>
          <w:rFonts w:ascii="Cambria" w:hAnsi="Cambria"/>
          <w:sz w:val="28"/>
          <w:szCs w:val="28"/>
        </w:rPr>
        <w:t xml:space="preserve"> rang immediately. </w:t>
      </w:r>
      <w:r w:rsidR="0095443D">
        <w:rPr>
          <w:rFonts w:ascii="Cambria" w:hAnsi="Cambria"/>
          <w:sz w:val="28"/>
          <w:szCs w:val="28"/>
        </w:rPr>
        <w:t>‘</w:t>
      </w:r>
      <w:r w:rsidR="00393285">
        <w:rPr>
          <w:rFonts w:ascii="Cambria" w:hAnsi="Cambria"/>
          <w:sz w:val="28"/>
          <w:szCs w:val="28"/>
        </w:rPr>
        <w:t xml:space="preserve">Mrs Wexford-Langley, </w:t>
      </w:r>
      <w:r w:rsidR="00B978E4">
        <w:rPr>
          <w:rFonts w:ascii="Cambria" w:hAnsi="Cambria"/>
          <w:sz w:val="28"/>
          <w:szCs w:val="28"/>
        </w:rPr>
        <w:t>a</w:t>
      </w:r>
      <w:r w:rsidR="0095443D">
        <w:rPr>
          <w:rFonts w:ascii="Cambria" w:hAnsi="Cambria"/>
          <w:sz w:val="28"/>
          <w:szCs w:val="28"/>
        </w:rPr>
        <w:t xml:space="preserve">re you safe?’ </w:t>
      </w:r>
      <w:del w:id="11955" w:author="Daisy Watt" w:date="2026-06-22T16:46:00Z" w16du:dateUtc="2026-06-22T14:46:00Z">
        <w:r w:rsidR="00171B07">
          <w:rPr>
            <w:rFonts w:ascii="Cambria" w:hAnsi="Cambria"/>
            <w:sz w:val="28"/>
            <w:szCs w:val="28"/>
          </w:rPr>
          <w:delText>A</w:delText>
        </w:r>
      </w:del>
      <w:ins w:id="11956" w:author="Daisy Watt" w:date="2026-06-22T16:46:00Z" w16du:dateUtc="2026-06-22T14:46:00Z">
        <w:r w:rsidR="005349B0">
          <w:rPr>
            <w:rFonts w:ascii="Cambria" w:hAnsi="Cambria"/>
            <w:sz w:val="28"/>
            <w:szCs w:val="28"/>
          </w:rPr>
          <w:t>a</w:t>
        </w:r>
      </w:ins>
      <w:r w:rsidR="0095443D">
        <w:rPr>
          <w:rFonts w:ascii="Cambria" w:hAnsi="Cambria"/>
          <w:sz w:val="28"/>
          <w:szCs w:val="28"/>
        </w:rPr>
        <w:t xml:space="preserve"> woman asked</w:t>
      </w:r>
      <w:r w:rsidR="00E86CB1">
        <w:rPr>
          <w:rFonts w:ascii="Cambria" w:hAnsi="Cambria"/>
          <w:sz w:val="28"/>
          <w:szCs w:val="28"/>
        </w:rPr>
        <w:t xml:space="preserve"> calmly</w:t>
      </w:r>
      <w:r w:rsidR="0095443D">
        <w:rPr>
          <w:rFonts w:ascii="Cambria" w:hAnsi="Cambria"/>
          <w:sz w:val="28"/>
          <w:szCs w:val="28"/>
        </w:rPr>
        <w:t>. ‘</w:t>
      </w:r>
      <w:r w:rsidR="00E86CB1">
        <w:rPr>
          <w:rFonts w:ascii="Cambria" w:hAnsi="Cambria"/>
          <w:sz w:val="28"/>
          <w:szCs w:val="28"/>
        </w:rPr>
        <w:t>Or c</w:t>
      </w:r>
      <w:r w:rsidR="0095443D">
        <w:rPr>
          <w:rFonts w:ascii="Cambria" w:hAnsi="Cambria"/>
          <w:sz w:val="28"/>
          <w:szCs w:val="28"/>
        </w:rPr>
        <w:t>an you get to safety?’</w:t>
      </w:r>
    </w:p>
    <w:p w14:paraId="0F7FC0E2" w14:textId="33558551" w:rsidR="0095443D" w:rsidRDefault="0095443D" w:rsidP="00450ACC">
      <w:pPr>
        <w:spacing w:line="360" w:lineRule="auto"/>
        <w:ind w:firstLine="720"/>
        <w:contextualSpacing/>
        <w:rPr>
          <w:rFonts w:ascii="Cambria" w:hAnsi="Cambria"/>
          <w:sz w:val="28"/>
          <w:szCs w:val="28"/>
        </w:rPr>
      </w:pPr>
      <w:r>
        <w:rPr>
          <w:rFonts w:ascii="Cambria" w:hAnsi="Cambria"/>
          <w:sz w:val="28"/>
          <w:szCs w:val="28"/>
        </w:rPr>
        <w:t>‘</w:t>
      </w:r>
      <w:r w:rsidR="00F31664">
        <w:rPr>
          <w:rFonts w:ascii="Cambria" w:hAnsi="Cambria"/>
          <w:sz w:val="28"/>
          <w:szCs w:val="28"/>
        </w:rPr>
        <w:t>If I was</w:t>
      </w:r>
      <w:r>
        <w:rPr>
          <w:rFonts w:ascii="Cambria" w:hAnsi="Cambria"/>
          <w:sz w:val="28"/>
          <w:szCs w:val="28"/>
        </w:rPr>
        <w:t xml:space="preserve"> </w:t>
      </w:r>
      <w:r w:rsidR="00E86CB1">
        <w:rPr>
          <w:rFonts w:ascii="Cambria" w:hAnsi="Cambria"/>
          <w:sz w:val="28"/>
          <w:szCs w:val="28"/>
        </w:rPr>
        <w:t xml:space="preserve">bloody well </w:t>
      </w:r>
      <w:r>
        <w:rPr>
          <w:rFonts w:ascii="Cambria" w:hAnsi="Cambria"/>
          <w:sz w:val="28"/>
          <w:szCs w:val="28"/>
        </w:rPr>
        <w:t>safe,’ Savannah snapped</w:t>
      </w:r>
      <w:r w:rsidR="00F31664">
        <w:rPr>
          <w:rFonts w:ascii="Cambria" w:hAnsi="Cambria"/>
          <w:sz w:val="28"/>
          <w:szCs w:val="28"/>
        </w:rPr>
        <w:t>, ‘</w:t>
      </w:r>
      <w:r w:rsidR="003A5DD6">
        <w:rPr>
          <w:rFonts w:ascii="Cambria" w:hAnsi="Cambria"/>
          <w:sz w:val="28"/>
          <w:szCs w:val="28"/>
        </w:rPr>
        <w:t>I</w:t>
      </w:r>
      <w:r w:rsidR="00F31664">
        <w:rPr>
          <w:rFonts w:ascii="Cambria" w:hAnsi="Cambria"/>
          <w:sz w:val="28"/>
          <w:szCs w:val="28"/>
        </w:rPr>
        <w:t xml:space="preserve"> wouldn’t have</w:t>
      </w:r>
      <w:r w:rsidR="003A5DD6">
        <w:rPr>
          <w:rFonts w:ascii="Cambria" w:hAnsi="Cambria"/>
          <w:sz w:val="28"/>
          <w:szCs w:val="28"/>
        </w:rPr>
        <w:t xml:space="preserve"> pressed the </w:t>
      </w:r>
      <w:r w:rsidR="00E86CB1">
        <w:rPr>
          <w:rFonts w:ascii="Cambria" w:hAnsi="Cambria"/>
          <w:sz w:val="28"/>
          <w:szCs w:val="28"/>
        </w:rPr>
        <w:t>stupid</w:t>
      </w:r>
      <w:r w:rsidR="00936000">
        <w:rPr>
          <w:rFonts w:ascii="Cambria" w:hAnsi="Cambria"/>
          <w:sz w:val="28"/>
          <w:szCs w:val="28"/>
        </w:rPr>
        <w:t xml:space="preserve"> </w:t>
      </w:r>
      <w:r w:rsidR="00F31664">
        <w:rPr>
          <w:rFonts w:ascii="Cambria" w:hAnsi="Cambria"/>
          <w:sz w:val="28"/>
          <w:szCs w:val="28"/>
        </w:rPr>
        <w:t>button, would I?</w:t>
      </w:r>
      <w:ins w:id="11957" w:author="Claire S" w:date="2026-07-27T16:54:00Z" w16du:dateUtc="2026-07-27T15:54:00Z">
        <w:r w:rsidR="00A81325">
          <w:rPr>
            <w:rFonts w:ascii="Cambria" w:hAnsi="Cambria"/>
            <w:sz w:val="28"/>
            <w:szCs w:val="28"/>
          </w:rPr>
          <w:t xml:space="preserve"> And it’s Ms Langley now. I</w:t>
        </w:r>
      </w:ins>
      <w:ins w:id="11958" w:author="Claire S" w:date="2026-07-29T13:05:00Z" w16du:dateUtc="2026-07-29T12:05:00Z">
        <w:r w:rsidR="006347E5">
          <w:rPr>
            <w:rFonts w:ascii="Cambria" w:hAnsi="Cambria"/>
            <w:sz w:val="28"/>
            <w:szCs w:val="28"/>
          </w:rPr>
          <w:t>’m</w:t>
        </w:r>
      </w:ins>
      <w:ins w:id="11959" w:author="Claire S" w:date="2026-07-27T16:54:00Z" w16du:dateUtc="2026-07-27T15:54:00Z">
        <w:r w:rsidR="00A81325">
          <w:rPr>
            <w:rFonts w:ascii="Cambria" w:hAnsi="Cambria"/>
            <w:sz w:val="28"/>
            <w:szCs w:val="28"/>
          </w:rPr>
          <w:t xml:space="preserve"> divorced.</w:t>
        </w:r>
      </w:ins>
      <w:r w:rsidR="003A5DD6">
        <w:rPr>
          <w:rFonts w:ascii="Cambria" w:hAnsi="Cambria"/>
          <w:sz w:val="28"/>
          <w:szCs w:val="28"/>
        </w:rPr>
        <w:t>’</w:t>
      </w:r>
    </w:p>
    <w:p w14:paraId="3451E7E1" w14:textId="6B4E139A" w:rsidR="00936000" w:rsidRDefault="00936000" w:rsidP="00450ACC">
      <w:pPr>
        <w:spacing w:line="360" w:lineRule="auto"/>
        <w:ind w:firstLine="720"/>
        <w:contextualSpacing/>
        <w:rPr>
          <w:rFonts w:ascii="Cambria" w:hAnsi="Cambria"/>
          <w:sz w:val="28"/>
          <w:szCs w:val="28"/>
        </w:rPr>
      </w:pPr>
      <w:r>
        <w:rPr>
          <w:rFonts w:ascii="Cambria" w:hAnsi="Cambria"/>
          <w:sz w:val="28"/>
          <w:szCs w:val="28"/>
        </w:rPr>
        <w:t>‘</w:t>
      </w:r>
      <w:ins w:id="11960" w:author="Claire S" w:date="2026-07-27T16:54:00Z" w16du:dateUtc="2026-07-27T15:54:00Z">
        <w:r w:rsidR="00A81325">
          <w:rPr>
            <w:rFonts w:ascii="Cambria" w:hAnsi="Cambria"/>
            <w:sz w:val="28"/>
            <w:szCs w:val="28"/>
          </w:rPr>
          <w:t>Apologies</w:t>
        </w:r>
      </w:ins>
      <w:ins w:id="11961" w:author="Claire S" w:date="2026-07-29T13:05:00Z" w16du:dateUtc="2026-07-29T12:05:00Z">
        <w:r w:rsidR="006347E5">
          <w:rPr>
            <w:rFonts w:ascii="Cambria" w:hAnsi="Cambria"/>
            <w:sz w:val="28"/>
            <w:szCs w:val="28"/>
          </w:rPr>
          <w:t>, Ms Langley</w:t>
        </w:r>
      </w:ins>
      <w:ins w:id="11962" w:author="Claire S" w:date="2026-07-27T16:54:00Z" w16du:dateUtc="2026-07-27T15:54:00Z">
        <w:r w:rsidR="00A81325">
          <w:rPr>
            <w:rFonts w:ascii="Cambria" w:hAnsi="Cambria"/>
            <w:sz w:val="28"/>
            <w:szCs w:val="28"/>
          </w:rPr>
          <w:t xml:space="preserve">. </w:t>
        </w:r>
      </w:ins>
      <w:r>
        <w:rPr>
          <w:rFonts w:ascii="Cambria" w:hAnsi="Cambria"/>
          <w:sz w:val="28"/>
          <w:szCs w:val="28"/>
        </w:rPr>
        <w:t xml:space="preserve">I’m </w:t>
      </w:r>
      <w:del w:id="11963" w:author="Claire S" w:date="2026-07-29T13:05:00Z" w16du:dateUtc="2026-07-29T12:05:00Z">
        <w:r w:rsidDel="006347E5">
          <w:rPr>
            <w:rFonts w:ascii="Cambria" w:hAnsi="Cambria"/>
            <w:sz w:val="28"/>
            <w:szCs w:val="28"/>
          </w:rPr>
          <w:delText xml:space="preserve">sending </w:delText>
        </w:r>
      </w:del>
      <w:ins w:id="11964" w:author="Claire S" w:date="2026-07-29T13:05:00Z" w16du:dateUtc="2026-07-29T12:05:00Z">
        <w:r w:rsidR="006347E5">
          <w:rPr>
            <w:rFonts w:ascii="Cambria" w:hAnsi="Cambria"/>
            <w:sz w:val="28"/>
            <w:szCs w:val="28"/>
          </w:rPr>
          <w:t xml:space="preserve">dispatching </w:t>
        </w:r>
      </w:ins>
      <w:r>
        <w:rPr>
          <w:rFonts w:ascii="Cambria" w:hAnsi="Cambria"/>
          <w:sz w:val="28"/>
          <w:szCs w:val="28"/>
        </w:rPr>
        <w:t>a patrol</w:t>
      </w:r>
      <w:del w:id="11965" w:author="Claire S" w:date="2026-07-29T13:05:00Z" w16du:dateUtc="2026-07-29T12:05:00Z">
        <w:r w:rsidR="00393285" w:rsidDel="006347E5">
          <w:rPr>
            <w:rFonts w:ascii="Cambria" w:hAnsi="Cambria"/>
            <w:sz w:val="28"/>
            <w:szCs w:val="28"/>
          </w:rPr>
          <w:delText xml:space="preserve"> </w:delText>
        </w:r>
        <w:r w:rsidR="00C90EF8" w:rsidDel="006347E5">
          <w:rPr>
            <w:rFonts w:ascii="Cambria" w:hAnsi="Cambria"/>
            <w:sz w:val="28"/>
            <w:szCs w:val="28"/>
          </w:rPr>
          <w:delText>immediately</w:delText>
        </w:r>
      </w:del>
      <w:r w:rsidR="00C90EF8">
        <w:rPr>
          <w:rFonts w:ascii="Cambria" w:hAnsi="Cambria"/>
          <w:sz w:val="28"/>
          <w:szCs w:val="28"/>
        </w:rPr>
        <w:t>;</w:t>
      </w:r>
      <w:r w:rsidR="00E86CB1">
        <w:rPr>
          <w:rFonts w:ascii="Cambria" w:hAnsi="Cambria"/>
          <w:sz w:val="28"/>
          <w:szCs w:val="28"/>
        </w:rPr>
        <w:t xml:space="preserve"> t</w:t>
      </w:r>
      <w:r>
        <w:rPr>
          <w:rFonts w:ascii="Cambria" w:hAnsi="Cambria"/>
          <w:sz w:val="28"/>
          <w:szCs w:val="28"/>
        </w:rPr>
        <w:t>hey</w:t>
      </w:r>
      <w:r w:rsidR="0069072A">
        <w:rPr>
          <w:rFonts w:ascii="Cambria" w:hAnsi="Cambria"/>
          <w:sz w:val="28"/>
          <w:szCs w:val="28"/>
        </w:rPr>
        <w:t xml:space="preserve"> should </w:t>
      </w:r>
      <w:r>
        <w:rPr>
          <w:rFonts w:ascii="Cambria" w:hAnsi="Cambria"/>
          <w:sz w:val="28"/>
          <w:szCs w:val="28"/>
        </w:rPr>
        <w:t>be there within five minutes.</w:t>
      </w:r>
      <w:r w:rsidR="00171B07">
        <w:rPr>
          <w:rFonts w:ascii="Cambria" w:hAnsi="Cambria"/>
          <w:sz w:val="28"/>
          <w:szCs w:val="28"/>
        </w:rPr>
        <w:t>’ The voice remained calm. ‘</w:t>
      </w:r>
      <w:r w:rsidR="007972AC">
        <w:rPr>
          <w:rFonts w:ascii="Cambria" w:hAnsi="Cambria"/>
          <w:sz w:val="28"/>
          <w:szCs w:val="28"/>
        </w:rPr>
        <w:t>While you wait, p</w:t>
      </w:r>
      <w:r>
        <w:rPr>
          <w:rFonts w:ascii="Cambria" w:hAnsi="Cambria"/>
          <w:sz w:val="28"/>
          <w:szCs w:val="28"/>
        </w:rPr>
        <w:t>lease lock yourself into the most s</w:t>
      </w:r>
      <w:r w:rsidR="0069072A">
        <w:rPr>
          <w:rFonts w:ascii="Cambria" w:hAnsi="Cambria"/>
          <w:sz w:val="28"/>
          <w:szCs w:val="28"/>
        </w:rPr>
        <w:t>ecure</w:t>
      </w:r>
      <w:r>
        <w:rPr>
          <w:rFonts w:ascii="Cambria" w:hAnsi="Cambria"/>
          <w:sz w:val="28"/>
          <w:szCs w:val="28"/>
        </w:rPr>
        <w:t xml:space="preserve"> room</w:t>
      </w:r>
      <w:r w:rsidR="0069072A">
        <w:rPr>
          <w:rFonts w:ascii="Cambria" w:hAnsi="Cambria"/>
          <w:sz w:val="28"/>
          <w:szCs w:val="28"/>
        </w:rPr>
        <w:t xml:space="preserve">. </w:t>
      </w:r>
      <w:r>
        <w:rPr>
          <w:rFonts w:ascii="Cambria" w:hAnsi="Cambria"/>
          <w:sz w:val="28"/>
          <w:szCs w:val="28"/>
        </w:rPr>
        <w:t>I can stay on the phone</w:t>
      </w:r>
      <w:r w:rsidR="0069072A">
        <w:rPr>
          <w:rFonts w:ascii="Cambria" w:hAnsi="Cambria"/>
          <w:sz w:val="28"/>
          <w:szCs w:val="28"/>
        </w:rPr>
        <w:t xml:space="preserve"> with you.</w:t>
      </w:r>
      <w:r>
        <w:rPr>
          <w:rFonts w:ascii="Cambria" w:hAnsi="Cambria"/>
          <w:sz w:val="28"/>
          <w:szCs w:val="28"/>
        </w:rPr>
        <w:t>’</w:t>
      </w:r>
    </w:p>
    <w:p w14:paraId="70E3C4E0" w14:textId="2023786C" w:rsidR="00337AE3" w:rsidRDefault="005A1F0D" w:rsidP="000642F7">
      <w:pPr>
        <w:spacing w:line="360" w:lineRule="auto"/>
        <w:ind w:firstLine="720"/>
        <w:contextualSpacing/>
        <w:rPr>
          <w:ins w:id="11966" w:author="Claire S" w:date="2026-06-08T16:08:00Z" w16du:dateUtc="2026-06-08T15:08:00Z"/>
          <w:rFonts w:ascii="Cambria" w:hAnsi="Cambria"/>
          <w:sz w:val="28"/>
          <w:szCs w:val="28"/>
        </w:rPr>
      </w:pPr>
      <w:r>
        <w:rPr>
          <w:rFonts w:ascii="Cambria" w:hAnsi="Cambria"/>
          <w:sz w:val="28"/>
          <w:szCs w:val="28"/>
        </w:rPr>
        <w:t xml:space="preserve">‘Okay.’ But </w:t>
      </w:r>
      <w:r w:rsidR="006E35AF">
        <w:rPr>
          <w:rFonts w:ascii="Cambria" w:hAnsi="Cambria"/>
          <w:sz w:val="28"/>
          <w:szCs w:val="28"/>
        </w:rPr>
        <w:t xml:space="preserve">Savannah didn’t know which the most </w:t>
      </w:r>
      <w:r>
        <w:rPr>
          <w:rFonts w:ascii="Cambria" w:hAnsi="Cambria"/>
          <w:sz w:val="28"/>
          <w:szCs w:val="28"/>
        </w:rPr>
        <w:t>secure room was</w:t>
      </w:r>
      <w:r w:rsidR="00DB0EFA">
        <w:rPr>
          <w:rFonts w:ascii="Cambria" w:hAnsi="Cambria"/>
          <w:sz w:val="28"/>
          <w:szCs w:val="28"/>
        </w:rPr>
        <w:t xml:space="preserve">.  She </w:t>
      </w:r>
      <w:r w:rsidR="008111C1">
        <w:rPr>
          <w:rFonts w:ascii="Cambria" w:hAnsi="Cambria"/>
          <w:sz w:val="28"/>
          <w:szCs w:val="28"/>
        </w:rPr>
        <w:t>never</w:t>
      </w:r>
      <w:r w:rsidR="00DB0EFA">
        <w:rPr>
          <w:rFonts w:ascii="Cambria" w:hAnsi="Cambria"/>
          <w:sz w:val="28"/>
          <w:szCs w:val="28"/>
        </w:rPr>
        <w:t xml:space="preserve"> need</w:t>
      </w:r>
      <w:r w:rsidR="008111C1">
        <w:rPr>
          <w:rFonts w:ascii="Cambria" w:hAnsi="Cambria"/>
          <w:sz w:val="28"/>
          <w:szCs w:val="28"/>
        </w:rPr>
        <w:t>ed</w:t>
      </w:r>
      <w:r w:rsidR="00DB0EFA">
        <w:rPr>
          <w:rFonts w:ascii="Cambria" w:hAnsi="Cambria"/>
          <w:sz w:val="28"/>
          <w:szCs w:val="28"/>
        </w:rPr>
        <w:t xml:space="preserve"> to lock doors normally</w:t>
      </w:r>
      <w:r>
        <w:rPr>
          <w:rFonts w:ascii="Cambria" w:hAnsi="Cambria"/>
          <w:sz w:val="28"/>
          <w:szCs w:val="28"/>
        </w:rPr>
        <w:t xml:space="preserve">, and she </w:t>
      </w:r>
      <w:r w:rsidR="0095443D">
        <w:rPr>
          <w:rFonts w:ascii="Cambria" w:hAnsi="Cambria"/>
          <w:sz w:val="28"/>
          <w:szCs w:val="28"/>
        </w:rPr>
        <w:t xml:space="preserve">wished </w:t>
      </w:r>
      <w:r w:rsidR="0069072A">
        <w:rPr>
          <w:rFonts w:ascii="Cambria" w:hAnsi="Cambria"/>
          <w:sz w:val="28"/>
          <w:szCs w:val="28"/>
        </w:rPr>
        <w:t xml:space="preserve">fervently </w:t>
      </w:r>
      <w:r w:rsidR="0095443D">
        <w:rPr>
          <w:rFonts w:ascii="Cambria" w:hAnsi="Cambria"/>
          <w:sz w:val="28"/>
          <w:szCs w:val="28"/>
        </w:rPr>
        <w:t xml:space="preserve">she’d </w:t>
      </w:r>
      <w:del w:id="11967" w:author="Daisy Watt" w:date="2026-06-22T16:47:00Z" w16du:dateUtc="2026-06-22T14:47:00Z">
        <w:r w:rsidR="0095443D">
          <w:rPr>
            <w:rFonts w:ascii="Cambria" w:hAnsi="Cambria"/>
            <w:sz w:val="28"/>
            <w:szCs w:val="28"/>
          </w:rPr>
          <w:delText>had</w:delText>
        </w:r>
      </w:del>
      <w:ins w:id="11968" w:author="Daisy Watt" w:date="2026-06-22T16:47:00Z" w16du:dateUtc="2026-06-22T14:47:00Z">
        <w:r w:rsidR="00C10ED0">
          <w:rPr>
            <w:rFonts w:ascii="Cambria" w:hAnsi="Cambria"/>
            <w:sz w:val="28"/>
            <w:szCs w:val="28"/>
          </w:rPr>
          <w:t>installed</w:t>
        </w:r>
      </w:ins>
      <w:r w:rsidR="0095443D">
        <w:rPr>
          <w:rFonts w:ascii="Cambria" w:hAnsi="Cambria"/>
          <w:sz w:val="28"/>
          <w:szCs w:val="28"/>
        </w:rPr>
        <w:t xml:space="preserve"> the panic</w:t>
      </w:r>
      <w:del w:id="11969" w:author="Daisy Watt" w:date="2026-06-22T16:47:00Z" w16du:dateUtc="2026-06-22T14:47:00Z">
        <w:r w:rsidR="005F2A72">
          <w:rPr>
            <w:rFonts w:ascii="Cambria" w:hAnsi="Cambria"/>
            <w:sz w:val="28"/>
            <w:szCs w:val="28"/>
          </w:rPr>
          <w:delText>-</w:delText>
        </w:r>
      </w:del>
      <w:ins w:id="11970" w:author="Daisy Watt" w:date="2026-06-22T16:47:00Z" w16du:dateUtc="2026-06-22T14:47:00Z">
        <w:r w:rsidR="00DD6278">
          <w:rPr>
            <w:rFonts w:ascii="Cambria" w:hAnsi="Cambria"/>
            <w:sz w:val="28"/>
            <w:szCs w:val="28"/>
          </w:rPr>
          <w:t xml:space="preserve"> </w:t>
        </w:r>
      </w:ins>
      <w:r w:rsidR="0095443D">
        <w:rPr>
          <w:rFonts w:ascii="Cambria" w:hAnsi="Cambria"/>
          <w:sz w:val="28"/>
          <w:szCs w:val="28"/>
        </w:rPr>
        <w:t xml:space="preserve">room </w:t>
      </w:r>
      <w:del w:id="11971" w:author="Daisy Watt" w:date="2026-06-22T16:47:00Z" w16du:dateUtc="2026-06-22T14:47:00Z">
        <w:r w:rsidR="0095443D">
          <w:rPr>
            <w:rFonts w:ascii="Cambria" w:hAnsi="Cambria"/>
            <w:sz w:val="28"/>
            <w:szCs w:val="28"/>
          </w:rPr>
          <w:delText xml:space="preserve">installed </w:delText>
        </w:r>
      </w:del>
      <w:r w:rsidR="005F2A72">
        <w:rPr>
          <w:rFonts w:ascii="Cambria" w:hAnsi="Cambria"/>
          <w:sz w:val="28"/>
          <w:szCs w:val="28"/>
        </w:rPr>
        <w:t xml:space="preserve">that </w:t>
      </w:r>
      <w:r w:rsidR="0069072A">
        <w:rPr>
          <w:rFonts w:ascii="Cambria" w:hAnsi="Cambria"/>
          <w:sz w:val="28"/>
          <w:szCs w:val="28"/>
        </w:rPr>
        <w:t>Miles</w:t>
      </w:r>
      <w:r w:rsidR="0095443D">
        <w:rPr>
          <w:rFonts w:ascii="Cambria" w:hAnsi="Cambria"/>
          <w:sz w:val="28"/>
          <w:szCs w:val="28"/>
        </w:rPr>
        <w:t xml:space="preserve"> had </w:t>
      </w:r>
      <w:r w:rsidR="00B84D9C">
        <w:rPr>
          <w:rFonts w:ascii="Cambria" w:hAnsi="Cambria"/>
          <w:sz w:val="28"/>
          <w:szCs w:val="28"/>
        </w:rPr>
        <w:t xml:space="preserve">also </w:t>
      </w:r>
      <w:r w:rsidR="0095443D">
        <w:rPr>
          <w:rFonts w:ascii="Cambria" w:hAnsi="Cambria"/>
          <w:sz w:val="28"/>
          <w:szCs w:val="28"/>
        </w:rPr>
        <w:t>suggested</w:t>
      </w:r>
      <w:r w:rsidR="0069072A">
        <w:rPr>
          <w:rFonts w:ascii="Cambria" w:hAnsi="Cambria"/>
          <w:sz w:val="28"/>
          <w:szCs w:val="28"/>
        </w:rPr>
        <w:t xml:space="preserve"> when she bought this place</w:t>
      </w:r>
      <w:r>
        <w:rPr>
          <w:rFonts w:ascii="Cambria" w:hAnsi="Cambria"/>
          <w:sz w:val="28"/>
          <w:szCs w:val="28"/>
        </w:rPr>
        <w:t xml:space="preserve">. </w:t>
      </w:r>
      <w:ins w:id="11972" w:author="Claire S" w:date="2026-06-04T11:07:00Z" w16du:dateUtc="2026-06-04T10:07:00Z">
        <w:r w:rsidR="00BF0436">
          <w:rPr>
            <w:rFonts w:ascii="Cambria" w:hAnsi="Cambria"/>
            <w:sz w:val="28"/>
            <w:szCs w:val="28"/>
          </w:rPr>
          <w:t>But it was Miles’ fault she didn’t have one</w:t>
        </w:r>
      </w:ins>
      <w:ins w:id="11973" w:author="Claire S" w:date="2026-06-08T16:07:00Z" w16du:dateUtc="2026-06-08T15:07:00Z">
        <w:r w:rsidR="002D3CE3">
          <w:rPr>
            <w:rFonts w:ascii="Cambria" w:hAnsi="Cambria"/>
            <w:sz w:val="28"/>
            <w:szCs w:val="28"/>
          </w:rPr>
          <w:t>,</w:t>
        </w:r>
      </w:ins>
      <w:ins w:id="11974" w:author="Claire S" w:date="2026-06-04T11:07:00Z" w16du:dateUtc="2026-06-04T10:07:00Z">
        <w:r w:rsidR="00BF0436">
          <w:rPr>
            <w:rFonts w:ascii="Cambria" w:hAnsi="Cambria"/>
            <w:sz w:val="28"/>
            <w:szCs w:val="28"/>
          </w:rPr>
          <w:t xml:space="preserve"> because </w:t>
        </w:r>
      </w:ins>
      <w:ins w:id="11975" w:author="Claire S" w:date="2026-06-04T14:14:00Z" w16du:dateUtc="2026-06-04T13:14:00Z">
        <w:r w:rsidR="00411A1D">
          <w:rPr>
            <w:rFonts w:ascii="Cambria" w:hAnsi="Cambria"/>
            <w:sz w:val="28"/>
            <w:szCs w:val="28"/>
          </w:rPr>
          <w:t xml:space="preserve">it was </w:t>
        </w:r>
        <w:del w:id="11976" w:author="Daisy Watt" w:date="2026-06-22T16:47:00Z" w16du:dateUtc="2026-06-22T14:47:00Z">
          <w:r w:rsidR="00411A1D">
            <w:rPr>
              <w:rFonts w:ascii="Cambria" w:hAnsi="Cambria"/>
              <w:sz w:val="28"/>
              <w:szCs w:val="28"/>
            </w:rPr>
            <w:delText>him</w:delText>
          </w:r>
        </w:del>
      </w:ins>
      <w:ins w:id="11977" w:author="Daisy Watt" w:date="2026-06-22T16:47:00Z" w16du:dateUtc="2026-06-22T14:47:00Z">
        <w:r w:rsidR="00FD40D5">
          <w:rPr>
            <w:rFonts w:ascii="Cambria" w:hAnsi="Cambria"/>
            <w:sz w:val="28"/>
            <w:szCs w:val="28"/>
          </w:rPr>
          <w:t>he</w:t>
        </w:r>
      </w:ins>
      <w:ins w:id="11978" w:author="Claire S" w:date="2026-06-04T14:14:00Z" w16du:dateUtc="2026-06-04T13:14:00Z">
        <w:r w:rsidR="00411A1D">
          <w:rPr>
            <w:rFonts w:ascii="Cambria" w:hAnsi="Cambria"/>
            <w:sz w:val="28"/>
            <w:szCs w:val="28"/>
          </w:rPr>
          <w:t xml:space="preserve"> who</w:t>
        </w:r>
      </w:ins>
      <w:ins w:id="11979" w:author="Claire S" w:date="2026-06-04T11:07:00Z" w16du:dateUtc="2026-06-04T10:07:00Z">
        <w:r w:rsidR="00BF0436">
          <w:rPr>
            <w:rFonts w:ascii="Cambria" w:hAnsi="Cambria"/>
            <w:sz w:val="28"/>
            <w:szCs w:val="28"/>
          </w:rPr>
          <w:t>’d instilled such a hatred of small spaces</w:t>
        </w:r>
      </w:ins>
      <w:ins w:id="11980" w:author="Claire S" w:date="2026-06-08T16:07:00Z" w16du:dateUtc="2026-06-08T15:07:00Z">
        <w:r w:rsidR="00337AE3">
          <w:rPr>
            <w:rFonts w:ascii="Cambria" w:hAnsi="Cambria"/>
            <w:sz w:val="28"/>
            <w:szCs w:val="28"/>
          </w:rPr>
          <w:t xml:space="preserve"> in her</w:t>
        </w:r>
      </w:ins>
      <w:ins w:id="11981" w:author="Claire S" w:date="2026-06-04T11:07:00Z" w16du:dateUtc="2026-06-04T10:07:00Z">
        <w:r w:rsidR="00BF0436">
          <w:rPr>
            <w:rFonts w:ascii="Cambria" w:hAnsi="Cambria"/>
            <w:sz w:val="28"/>
            <w:szCs w:val="28"/>
          </w:rPr>
          <w:t xml:space="preserve">.  </w:t>
        </w:r>
      </w:ins>
    </w:p>
    <w:p w14:paraId="1C96E405" w14:textId="291D7608" w:rsidR="008111C1" w:rsidDel="00337AE3" w:rsidRDefault="00BF0436" w:rsidP="000642F7">
      <w:pPr>
        <w:spacing w:line="360" w:lineRule="auto"/>
        <w:ind w:firstLine="720"/>
        <w:contextualSpacing/>
        <w:rPr>
          <w:del w:id="11982" w:author="Claire S" w:date="2026-06-08T16:08:00Z" w16du:dateUtc="2026-06-08T15:08:00Z"/>
          <w:rFonts w:ascii="Cambria" w:hAnsi="Cambria"/>
          <w:sz w:val="28"/>
          <w:szCs w:val="28"/>
        </w:rPr>
      </w:pPr>
      <w:ins w:id="11983" w:author="Claire S" w:date="2026-06-04T11:07:00Z" w16du:dateUtc="2026-06-04T10:07:00Z">
        <w:r>
          <w:rPr>
            <w:rFonts w:ascii="Cambria" w:hAnsi="Cambria"/>
            <w:sz w:val="28"/>
            <w:szCs w:val="28"/>
          </w:rPr>
          <w:t>And w</w:t>
        </w:r>
      </w:ins>
      <w:del w:id="11984" w:author="Claire S" w:date="2026-06-04T11:07:00Z" w16du:dateUtc="2026-06-04T10:07:00Z">
        <w:r w:rsidR="005F2A72" w:rsidDel="00BF0436">
          <w:rPr>
            <w:rFonts w:ascii="Cambria" w:hAnsi="Cambria"/>
            <w:sz w:val="28"/>
            <w:szCs w:val="28"/>
          </w:rPr>
          <w:delText>W</w:delText>
        </w:r>
      </w:del>
      <w:r w:rsidR="005F2A72">
        <w:rPr>
          <w:rFonts w:ascii="Cambria" w:hAnsi="Cambria"/>
          <w:sz w:val="28"/>
          <w:szCs w:val="28"/>
        </w:rPr>
        <w:t>ith no panic</w:t>
      </w:r>
      <w:del w:id="11985" w:author="Daisy Watt" w:date="2026-06-22T16:47:00Z" w16du:dateUtc="2026-06-22T14:47:00Z">
        <w:r w:rsidR="005F2A72">
          <w:rPr>
            <w:rFonts w:ascii="Cambria" w:hAnsi="Cambria"/>
            <w:sz w:val="28"/>
            <w:szCs w:val="28"/>
          </w:rPr>
          <w:delText>-</w:delText>
        </w:r>
      </w:del>
      <w:ins w:id="11986" w:author="Daisy Watt" w:date="2026-06-22T16:47:00Z" w16du:dateUtc="2026-06-22T14:47:00Z">
        <w:r w:rsidR="00147102">
          <w:rPr>
            <w:rFonts w:ascii="Cambria" w:hAnsi="Cambria"/>
            <w:sz w:val="28"/>
            <w:szCs w:val="28"/>
          </w:rPr>
          <w:t xml:space="preserve"> </w:t>
        </w:r>
      </w:ins>
      <w:r w:rsidR="005F2A72">
        <w:rPr>
          <w:rFonts w:ascii="Cambria" w:hAnsi="Cambria"/>
          <w:sz w:val="28"/>
          <w:szCs w:val="28"/>
        </w:rPr>
        <w:t>room</w:t>
      </w:r>
      <w:r w:rsidR="0095443D">
        <w:rPr>
          <w:rFonts w:ascii="Cambria" w:hAnsi="Cambria"/>
          <w:sz w:val="28"/>
          <w:szCs w:val="28"/>
        </w:rPr>
        <w:t xml:space="preserve">, </w:t>
      </w:r>
      <w:del w:id="11987" w:author="Claire S" w:date="2026-06-08T16:08:00Z" w16du:dateUtc="2026-06-08T15:08:00Z">
        <w:r w:rsidR="0095443D" w:rsidDel="00337AE3">
          <w:rPr>
            <w:rFonts w:ascii="Cambria" w:hAnsi="Cambria"/>
            <w:sz w:val="28"/>
            <w:szCs w:val="28"/>
          </w:rPr>
          <w:delText xml:space="preserve">she </w:delText>
        </w:r>
      </w:del>
      <w:ins w:id="11988" w:author="Claire S" w:date="2026-06-08T16:08:00Z" w16du:dateUtc="2026-06-08T15:08:00Z">
        <w:r w:rsidR="00337AE3">
          <w:rPr>
            <w:rFonts w:ascii="Cambria" w:hAnsi="Cambria"/>
            <w:sz w:val="28"/>
            <w:szCs w:val="28"/>
          </w:rPr>
          <w:t xml:space="preserve">Savannah </w:t>
        </w:r>
      </w:ins>
      <w:r w:rsidR="0095443D">
        <w:rPr>
          <w:rFonts w:ascii="Cambria" w:hAnsi="Cambria"/>
          <w:sz w:val="28"/>
          <w:szCs w:val="28"/>
        </w:rPr>
        <w:t xml:space="preserve">had to make do with the </w:t>
      </w:r>
      <w:r w:rsidR="00B84D9C">
        <w:rPr>
          <w:rFonts w:ascii="Cambria" w:hAnsi="Cambria"/>
          <w:sz w:val="28"/>
          <w:szCs w:val="28"/>
        </w:rPr>
        <w:t xml:space="preserve">patronising </w:t>
      </w:r>
      <w:r w:rsidR="0095443D">
        <w:rPr>
          <w:rFonts w:ascii="Cambria" w:hAnsi="Cambria"/>
          <w:sz w:val="28"/>
          <w:szCs w:val="28"/>
        </w:rPr>
        <w:t xml:space="preserve">woman </w:t>
      </w:r>
      <w:r w:rsidR="0069072A">
        <w:rPr>
          <w:rFonts w:ascii="Cambria" w:hAnsi="Cambria"/>
          <w:sz w:val="28"/>
          <w:szCs w:val="28"/>
        </w:rPr>
        <w:t>on the end</w:t>
      </w:r>
      <w:r w:rsidR="00B84D9C">
        <w:rPr>
          <w:rFonts w:ascii="Cambria" w:hAnsi="Cambria"/>
          <w:sz w:val="28"/>
          <w:szCs w:val="28"/>
        </w:rPr>
        <w:t xml:space="preserve"> of the line</w:t>
      </w:r>
      <w:ins w:id="11989" w:author="Claire S" w:date="2026-06-04T14:14:00Z" w16du:dateUtc="2026-06-04T13:14:00Z">
        <w:r w:rsidR="00A21959">
          <w:rPr>
            <w:rFonts w:ascii="Cambria" w:hAnsi="Cambria"/>
            <w:sz w:val="28"/>
            <w:szCs w:val="28"/>
          </w:rPr>
          <w:t xml:space="preserve"> now</w:t>
        </w:r>
      </w:ins>
      <w:r w:rsidR="0069072A">
        <w:rPr>
          <w:rFonts w:ascii="Cambria" w:hAnsi="Cambria"/>
          <w:sz w:val="28"/>
          <w:szCs w:val="28"/>
        </w:rPr>
        <w:t xml:space="preserve">, </w:t>
      </w:r>
      <w:r w:rsidR="00936000">
        <w:rPr>
          <w:rFonts w:ascii="Cambria" w:hAnsi="Cambria"/>
          <w:sz w:val="28"/>
          <w:szCs w:val="28"/>
        </w:rPr>
        <w:t>w</w:t>
      </w:r>
      <w:r w:rsidR="0069072A">
        <w:rPr>
          <w:rFonts w:ascii="Cambria" w:hAnsi="Cambria"/>
          <w:sz w:val="28"/>
          <w:szCs w:val="28"/>
        </w:rPr>
        <w:t>affli</w:t>
      </w:r>
      <w:r w:rsidR="00936000">
        <w:rPr>
          <w:rFonts w:ascii="Cambria" w:hAnsi="Cambria"/>
          <w:sz w:val="28"/>
          <w:szCs w:val="28"/>
        </w:rPr>
        <w:t xml:space="preserve">ng on </w:t>
      </w:r>
      <w:r w:rsidR="00936000" w:rsidRPr="00313CA6">
        <w:rPr>
          <w:rFonts w:ascii="Cambria" w:hAnsi="Cambria"/>
          <w:sz w:val="28"/>
          <w:szCs w:val="28"/>
        </w:rPr>
        <w:t xml:space="preserve">about </w:t>
      </w:r>
      <w:del w:id="11990" w:author="Daisy Watt" w:date="2026-06-22T16:48:00Z" w16du:dateUtc="2026-06-22T14:48:00Z">
        <w:r w:rsidR="00936000" w:rsidRPr="00313CA6">
          <w:rPr>
            <w:rFonts w:ascii="Cambria" w:hAnsi="Cambria"/>
            <w:sz w:val="28"/>
            <w:szCs w:val="28"/>
          </w:rPr>
          <w:delText>calm</w:delText>
        </w:r>
      </w:del>
      <w:ins w:id="11991" w:author="Daisy Watt" w:date="2026-06-22T16:48:00Z" w16du:dateUtc="2026-06-22T14:48:00Z">
        <w:r w:rsidR="00AF51C2" w:rsidRPr="00313CA6">
          <w:rPr>
            <w:rFonts w:ascii="Cambria" w:hAnsi="Cambria"/>
            <w:sz w:val="28"/>
            <w:szCs w:val="28"/>
            <w:rPrChange w:id="11992" w:author="Claire S" w:date="2026-07-27T16:52:00Z" w16du:dateUtc="2026-07-27T15:52:00Z">
              <w:rPr>
                <w:rFonts w:ascii="Cambria" w:hAnsi="Cambria"/>
                <w:sz w:val="28"/>
                <w:szCs w:val="28"/>
                <w:highlight w:val="yellow"/>
              </w:rPr>
            </w:rPrChange>
          </w:rPr>
          <w:t>m</w:t>
        </w:r>
        <w:r w:rsidR="00AF51C2" w:rsidRPr="00313CA6">
          <w:rPr>
            <w:rFonts w:ascii="Cambria" w:hAnsi="Cambria"/>
            <w:sz w:val="28"/>
            <w:szCs w:val="28"/>
          </w:rPr>
          <w:t>i</w:t>
        </w:r>
        <w:r w:rsidR="00AF51C2">
          <w:rPr>
            <w:rFonts w:ascii="Cambria" w:hAnsi="Cambria"/>
            <w:sz w:val="28"/>
            <w:szCs w:val="28"/>
          </w:rPr>
          <w:t>ndful</w:t>
        </w:r>
      </w:ins>
      <w:r w:rsidR="00936000">
        <w:rPr>
          <w:rFonts w:ascii="Cambria" w:hAnsi="Cambria"/>
          <w:sz w:val="28"/>
          <w:szCs w:val="28"/>
        </w:rPr>
        <w:t xml:space="preserve"> breathing.</w:t>
      </w:r>
      <w:r w:rsidR="006E35AF">
        <w:rPr>
          <w:rFonts w:ascii="Cambria" w:hAnsi="Cambria"/>
          <w:sz w:val="28"/>
          <w:szCs w:val="28"/>
        </w:rPr>
        <w:t xml:space="preserve"> </w:t>
      </w:r>
      <w:ins w:id="11993" w:author="Claire S" w:date="2026-06-08T16:08:00Z" w16du:dateUtc="2026-06-08T15:08:00Z">
        <w:r w:rsidR="00337AE3">
          <w:rPr>
            <w:rFonts w:ascii="Cambria" w:hAnsi="Cambria"/>
            <w:sz w:val="28"/>
            <w:szCs w:val="28"/>
          </w:rPr>
          <w:t xml:space="preserve"> Sure, she was doing</w:t>
        </w:r>
      </w:ins>
    </w:p>
    <w:p w14:paraId="4B51A17F" w14:textId="6EEC9C40" w:rsidR="00905DDF" w:rsidRDefault="00824AAD" w:rsidP="00337AE3">
      <w:pPr>
        <w:spacing w:line="360" w:lineRule="auto"/>
        <w:ind w:firstLine="720"/>
        <w:contextualSpacing/>
        <w:rPr>
          <w:rFonts w:ascii="Cambria" w:hAnsi="Cambria"/>
          <w:sz w:val="28"/>
          <w:szCs w:val="28"/>
        </w:rPr>
      </w:pPr>
      <w:del w:id="11994" w:author="Claire S" w:date="2026-06-04T11:07:00Z" w16du:dateUtc="2026-06-04T10:07:00Z">
        <w:r w:rsidDel="00BF0436">
          <w:rPr>
            <w:rFonts w:ascii="Cambria" w:hAnsi="Cambria"/>
            <w:sz w:val="28"/>
            <w:szCs w:val="28"/>
          </w:rPr>
          <w:delText xml:space="preserve">And </w:delText>
        </w:r>
        <w:r w:rsidR="008111C1" w:rsidDel="00BF0436">
          <w:rPr>
            <w:rFonts w:ascii="Cambria" w:hAnsi="Cambria"/>
            <w:sz w:val="28"/>
            <w:szCs w:val="28"/>
          </w:rPr>
          <w:delText xml:space="preserve">while </w:delText>
        </w:r>
      </w:del>
      <w:del w:id="11995" w:author="Claire S" w:date="2026-06-08T16:08:00Z" w16du:dateUtc="2026-06-08T15:08:00Z">
        <w:r w:rsidR="0069072A" w:rsidDel="00337AE3">
          <w:rPr>
            <w:rFonts w:ascii="Cambria" w:hAnsi="Cambria"/>
            <w:sz w:val="28"/>
            <w:szCs w:val="28"/>
          </w:rPr>
          <w:delText>Savannah did</w:delText>
        </w:r>
      </w:del>
      <w:r w:rsidR="0069072A">
        <w:rPr>
          <w:rFonts w:ascii="Cambria" w:hAnsi="Cambria"/>
          <w:sz w:val="28"/>
          <w:szCs w:val="28"/>
        </w:rPr>
        <w:t xml:space="preserve"> </w:t>
      </w:r>
      <w:del w:id="11996" w:author="Claire S" w:date="2026-06-04T11:07:00Z" w16du:dateUtc="2026-06-04T10:07:00Z">
        <w:r w:rsidR="00B84D9C" w:rsidDel="00BF0436">
          <w:rPr>
            <w:rFonts w:ascii="Cambria" w:hAnsi="Cambria"/>
            <w:sz w:val="28"/>
            <w:szCs w:val="28"/>
          </w:rPr>
          <w:delText xml:space="preserve">do </w:delText>
        </w:r>
      </w:del>
      <w:r w:rsidR="00EB0C88">
        <w:rPr>
          <w:rFonts w:ascii="Cambria" w:hAnsi="Cambria"/>
          <w:sz w:val="28"/>
          <w:szCs w:val="28"/>
        </w:rPr>
        <w:t>her best</w:t>
      </w:r>
      <w:r w:rsidR="00D71AFF">
        <w:rPr>
          <w:rFonts w:ascii="Cambria" w:hAnsi="Cambria"/>
          <w:sz w:val="28"/>
          <w:szCs w:val="28"/>
        </w:rPr>
        <w:t xml:space="preserve"> to </w:t>
      </w:r>
      <w:r w:rsidR="005F2A72">
        <w:rPr>
          <w:rFonts w:ascii="Cambria" w:hAnsi="Cambria"/>
          <w:sz w:val="28"/>
          <w:szCs w:val="28"/>
        </w:rPr>
        <w:t xml:space="preserve">keep </w:t>
      </w:r>
      <w:r w:rsidR="00D71AFF" w:rsidRPr="00313CA6">
        <w:rPr>
          <w:rFonts w:ascii="Cambria" w:hAnsi="Cambria"/>
          <w:sz w:val="28"/>
          <w:szCs w:val="28"/>
        </w:rPr>
        <w:t>calm</w:t>
      </w:r>
      <w:r>
        <w:rPr>
          <w:rFonts w:ascii="Cambria" w:hAnsi="Cambria"/>
          <w:sz w:val="28"/>
          <w:szCs w:val="28"/>
        </w:rPr>
        <w:t xml:space="preserve"> </w:t>
      </w:r>
      <w:r w:rsidR="00D71AFF">
        <w:rPr>
          <w:rFonts w:ascii="Cambria" w:hAnsi="Cambria"/>
          <w:sz w:val="28"/>
          <w:szCs w:val="28"/>
        </w:rPr>
        <w:t xml:space="preserve">as she </w:t>
      </w:r>
      <w:r w:rsidR="00896C6A">
        <w:rPr>
          <w:rFonts w:ascii="Cambria" w:hAnsi="Cambria"/>
          <w:sz w:val="28"/>
          <w:szCs w:val="28"/>
        </w:rPr>
        <w:t>fumbl</w:t>
      </w:r>
      <w:r w:rsidR="00D71AFF">
        <w:rPr>
          <w:rFonts w:ascii="Cambria" w:hAnsi="Cambria"/>
          <w:sz w:val="28"/>
          <w:szCs w:val="28"/>
        </w:rPr>
        <w:t>ed</w:t>
      </w:r>
      <w:r w:rsidR="00896C6A">
        <w:rPr>
          <w:rFonts w:ascii="Cambria" w:hAnsi="Cambria"/>
          <w:sz w:val="28"/>
          <w:szCs w:val="28"/>
        </w:rPr>
        <w:t xml:space="preserve"> </w:t>
      </w:r>
      <w:r w:rsidR="0069072A">
        <w:rPr>
          <w:rFonts w:ascii="Cambria" w:hAnsi="Cambria"/>
          <w:sz w:val="28"/>
          <w:szCs w:val="28"/>
        </w:rPr>
        <w:t>for</w:t>
      </w:r>
      <w:r w:rsidR="00CB6CEA">
        <w:rPr>
          <w:rFonts w:ascii="Cambria" w:hAnsi="Cambria"/>
          <w:sz w:val="28"/>
          <w:szCs w:val="28"/>
        </w:rPr>
        <w:t xml:space="preserve"> something to </w:t>
      </w:r>
      <w:r w:rsidR="005A1F0D">
        <w:rPr>
          <w:rFonts w:ascii="Cambria" w:hAnsi="Cambria"/>
          <w:sz w:val="28"/>
          <w:szCs w:val="28"/>
        </w:rPr>
        <w:t>wear</w:t>
      </w:r>
      <w:r w:rsidR="00E42561">
        <w:rPr>
          <w:rFonts w:ascii="Cambria" w:hAnsi="Cambria"/>
          <w:sz w:val="28"/>
          <w:szCs w:val="28"/>
        </w:rPr>
        <w:t>,</w:t>
      </w:r>
      <w:r w:rsidR="008111C1">
        <w:rPr>
          <w:rFonts w:ascii="Cambria" w:hAnsi="Cambria"/>
          <w:sz w:val="28"/>
          <w:szCs w:val="28"/>
        </w:rPr>
        <w:t xml:space="preserve"> </w:t>
      </w:r>
      <w:ins w:id="11997" w:author="Claire S" w:date="2026-06-04T11:07:00Z" w16du:dateUtc="2026-06-04T10:07:00Z">
        <w:r w:rsidR="00BF0436">
          <w:rPr>
            <w:rFonts w:ascii="Cambria" w:hAnsi="Cambria"/>
            <w:sz w:val="28"/>
            <w:szCs w:val="28"/>
          </w:rPr>
          <w:t xml:space="preserve">but </w:t>
        </w:r>
      </w:ins>
      <w:r w:rsidR="008111C1">
        <w:rPr>
          <w:rFonts w:ascii="Cambria" w:hAnsi="Cambria"/>
          <w:sz w:val="28"/>
          <w:szCs w:val="28"/>
        </w:rPr>
        <w:t xml:space="preserve">she kept thinking that </w:t>
      </w:r>
      <w:r w:rsidR="001A3223">
        <w:rPr>
          <w:rFonts w:ascii="Cambria" w:hAnsi="Cambria"/>
          <w:sz w:val="28"/>
          <w:szCs w:val="28"/>
        </w:rPr>
        <w:t>b</w:t>
      </w:r>
      <w:r w:rsidR="00D71AFF">
        <w:rPr>
          <w:rFonts w:ascii="Cambria" w:hAnsi="Cambria"/>
          <w:sz w:val="28"/>
          <w:szCs w:val="28"/>
        </w:rPr>
        <w:t>e</w:t>
      </w:r>
      <w:r w:rsidR="00450ACC">
        <w:rPr>
          <w:rFonts w:ascii="Cambria" w:hAnsi="Cambria"/>
          <w:sz w:val="28"/>
          <w:szCs w:val="28"/>
        </w:rPr>
        <w:t>i</w:t>
      </w:r>
      <w:r w:rsidR="00D71AFF">
        <w:rPr>
          <w:rFonts w:ascii="Cambria" w:hAnsi="Cambria"/>
          <w:sz w:val="28"/>
          <w:szCs w:val="28"/>
        </w:rPr>
        <w:t>n</w:t>
      </w:r>
      <w:r w:rsidR="00450ACC">
        <w:rPr>
          <w:rFonts w:ascii="Cambria" w:hAnsi="Cambria"/>
          <w:sz w:val="28"/>
          <w:szCs w:val="28"/>
        </w:rPr>
        <w:t>g</w:t>
      </w:r>
      <w:r w:rsidR="00D71AFF">
        <w:rPr>
          <w:rFonts w:ascii="Cambria" w:hAnsi="Cambria"/>
          <w:sz w:val="28"/>
          <w:szCs w:val="28"/>
        </w:rPr>
        <w:t xml:space="preserve"> murdered wh</w:t>
      </w:r>
      <w:r w:rsidR="008111C1">
        <w:rPr>
          <w:rFonts w:ascii="Cambria" w:hAnsi="Cambria"/>
          <w:sz w:val="28"/>
          <w:szCs w:val="28"/>
        </w:rPr>
        <w:t xml:space="preserve">en </w:t>
      </w:r>
      <w:r w:rsidR="00450ACC">
        <w:rPr>
          <w:rFonts w:ascii="Cambria" w:hAnsi="Cambria"/>
          <w:sz w:val="28"/>
          <w:szCs w:val="28"/>
        </w:rPr>
        <w:t xml:space="preserve">completely </w:t>
      </w:r>
      <w:r w:rsidR="00D71AFF">
        <w:rPr>
          <w:rFonts w:ascii="Cambria" w:hAnsi="Cambria"/>
          <w:sz w:val="28"/>
          <w:szCs w:val="28"/>
        </w:rPr>
        <w:t>naked seem</w:t>
      </w:r>
      <w:r w:rsidR="008111C1">
        <w:rPr>
          <w:rFonts w:ascii="Cambria" w:hAnsi="Cambria"/>
          <w:sz w:val="28"/>
          <w:szCs w:val="28"/>
        </w:rPr>
        <w:t>ed</w:t>
      </w:r>
      <w:r w:rsidR="00D71AFF">
        <w:rPr>
          <w:rFonts w:ascii="Cambria" w:hAnsi="Cambria"/>
          <w:sz w:val="28"/>
          <w:szCs w:val="28"/>
        </w:rPr>
        <w:t xml:space="preserve"> </w:t>
      </w:r>
      <w:r w:rsidR="00450ACC">
        <w:rPr>
          <w:rFonts w:ascii="Cambria" w:hAnsi="Cambria"/>
          <w:sz w:val="28"/>
          <w:szCs w:val="28"/>
        </w:rPr>
        <w:t xml:space="preserve">far </w:t>
      </w:r>
      <w:r w:rsidR="00D71AFF">
        <w:rPr>
          <w:rFonts w:ascii="Cambria" w:hAnsi="Cambria"/>
          <w:sz w:val="28"/>
          <w:szCs w:val="28"/>
        </w:rPr>
        <w:t>worse than</w:t>
      </w:r>
      <w:r w:rsidR="006E35AF">
        <w:rPr>
          <w:rFonts w:ascii="Cambria" w:hAnsi="Cambria"/>
          <w:sz w:val="28"/>
          <w:szCs w:val="28"/>
        </w:rPr>
        <w:t xml:space="preserve"> being killed</w:t>
      </w:r>
      <w:r w:rsidR="00D71AFF">
        <w:rPr>
          <w:rFonts w:ascii="Cambria" w:hAnsi="Cambria"/>
          <w:sz w:val="28"/>
          <w:szCs w:val="28"/>
        </w:rPr>
        <w:t xml:space="preserve"> </w:t>
      </w:r>
      <w:r w:rsidR="00450ACC">
        <w:rPr>
          <w:rFonts w:ascii="Cambria" w:hAnsi="Cambria"/>
          <w:sz w:val="28"/>
          <w:szCs w:val="28"/>
        </w:rPr>
        <w:t xml:space="preserve">when </w:t>
      </w:r>
      <w:r w:rsidR="00D71AFF">
        <w:rPr>
          <w:rFonts w:ascii="Cambria" w:hAnsi="Cambria"/>
          <w:sz w:val="28"/>
          <w:szCs w:val="28"/>
        </w:rPr>
        <w:t>clothed</w:t>
      </w:r>
      <w:r w:rsidR="005F2A72">
        <w:rPr>
          <w:rFonts w:ascii="Cambria" w:hAnsi="Cambria"/>
          <w:sz w:val="28"/>
          <w:szCs w:val="28"/>
        </w:rPr>
        <w:t>.  It</w:t>
      </w:r>
      <w:r w:rsidR="00905DDF">
        <w:rPr>
          <w:rFonts w:ascii="Cambria" w:hAnsi="Cambria"/>
          <w:sz w:val="28"/>
          <w:szCs w:val="28"/>
        </w:rPr>
        <w:t xml:space="preserve"> wasn’t a logical thought</w:t>
      </w:r>
      <w:r w:rsidR="006008FE">
        <w:rPr>
          <w:rFonts w:ascii="Cambria" w:hAnsi="Cambria"/>
          <w:sz w:val="28"/>
          <w:szCs w:val="28"/>
        </w:rPr>
        <w:t>,</w:t>
      </w:r>
      <w:r w:rsidR="005F2A72">
        <w:rPr>
          <w:rFonts w:ascii="Cambria" w:hAnsi="Cambria"/>
          <w:sz w:val="28"/>
          <w:szCs w:val="28"/>
        </w:rPr>
        <w:t xml:space="preserve"> </w:t>
      </w:r>
      <w:ins w:id="11998" w:author="Claire S" w:date="2026-06-04T14:14:00Z" w16du:dateUtc="2026-06-04T13:14:00Z">
        <w:r w:rsidR="00A21959">
          <w:rPr>
            <w:rFonts w:ascii="Cambria" w:hAnsi="Cambria"/>
            <w:sz w:val="28"/>
            <w:szCs w:val="28"/>
          </w:rPr>
          <w:t xml:space="preserve">of course, </w:t>
        </w:r>
      </w:ins>
      <w:r w:rsidR="005F2A72">
        <w:rPr>
          <w:rFonts w:ascii="Cambria" w:hAnsi="Cambria"/>
          <w:sz w:val="28"/>
          <w:szCs w:val="28"/>
        </w:rPr>
        <w:t>and s</w:t>
      </w:r>
      <w:r>
        <w:rPr>
          <w:rFonts w:ascii="Cambria" w:hAnsi="Cambria"/>
          <w:sz w:val="28"/>
          <w:szCs w:val="28"/>
        </w:rPr>
        <w:t xml:space="preserve">he’d just </w:t>
      </w:r>
      <w:r w:rsidR="006E35AF">
        <w:rPr>
          <w:rFonts w:ascii="Cambria" w:hAnsi="Cambria"/>
          <w:sz w:val="28"/>
          <w:szCs w:val="28"/>
        </w:rPr>
        <w:t>managed to get</w:t>
      </w:r>
      <w:r w:rsidR="00D71AFF">
        <w:rPr>
          <w:rFonts w:ascii="Cambria" w:hAnsi="Cambria"/>
          <w:sz w:val="28"/>
          <w:szCs w:val="28"/>
        </w:rPr>
        <w:t xml:space="preserve"> one foot in a</w:t>
      </w:r>
      <w:r w:rsidR="00EB0C88">
        <w:rPr>
          <w:rFonts w:ascii="Cambria" w:hAnsi="Cambria"/>
          <w:sz w:val="28"/>
          <w:szCs w:val="28"/>
        </w:rPr>
        <w:t xml:space="preserve"> </w:t>
      </w:r>
      <w:r w:rsidR="00426EE9">
        <w:rPr>
          <w:rFonts w:ascii="Cambria" w:hAnsi="Cambria"/>
          <w:sz w:val="28"/>
          <w:szCs w:val="28"/>
        </w:rPr>
        <w:t>trouser leg</w:t>
      </w:r>
      <w:r w:rsidR="00D71AFF">
        <w:rPr>
          <w:rFonts w:ascii="Cambria" w:hAnsi="Cambria"/>
          <w:sz w:val="28"/>
          <w:szCs w:val="28"/>
        </w:rPr>
        <w:t xml:space="preserve"> when </w:t>
      </w:r>
      <w:r w:rsidR="006008FE">
        <w:rPr>
          <w:rFonts w:ascii="Cambria" w:hAnsi="Cambria"/>
          <w:sz w:val="28"/>
          <w:szCs w:val="28"/>
        </w:rPr>
        <w:t>there was a</w:t>
      </w:r>
      <w:r w:rsidR="0005366F">
        <w:rPr>
          <w:rFonts w:ascii="Cambria" w:hAnsi="Cambria"/>
          <w:sz w:val="28"/>
          <w:szCs w:val="28"/>
        </w:rPr>
        <w:t xml:space="preserve"> loud </w:t>
      </w:r>
      <w:r w:rsidR="00B50E35">
        <w:rPr>
          <w:rFonts w:ascii="Cambria" w:hAnsi="Cambria"/>
          <w:sz w:val="28"/>
          <w:szCs w:val="28"/>
        </w:rPr>
        <w:t xml:space="preserve">knock </w:t>
      </w:r>
      <w:r w:rsidR="006008FE">
        <w:rPr>
          <w:rFonts w:ascii="Cambria" w:hAnsi="Cambria"/>
          <w:sz w:val="28"/>
          <w:szCs w:val="28"/>
        </w:rPr>
        <w:t>downstairs</w:t>
      </w:r>
      <w:r w:rsidR="00B50E35">
        <w:rPr>
          <w:rFonts w:ascii="Cambria" w:hAnsi="Cambria"/>
          <w:sz w:val="28"/>
          <w:szCs w:val="28"/>
        </w:rPr>
        <w:t xml:space="preserve">. </w:t>
      </w:r>
    </w:p>
    <w:p w14:paraId="714C5B8F" w14:textId="196F93B0" w:rsidR="003B67BB" w:rsidRDefault="00B50E35" w:rsidP="00905DDF">
      <w:pPr>
        <w:spacing w:line="360" w:lineRule="auto"/>
        <w:ind w:firstLine="720"/>
        <w:contextualSpacing/>
        <w:rPr>
          <w:rFonts w:ascii="Cambria" w:hAnsi="Cambria"/>
          <w:sz w:val="28"/>
          <w:szCs w:val="28"/>
        </w:rPr>
      </w:pPr>
      <w:r>
        <w:rPr>
          <w:rFonts w:ascii="Cambria" w:hAnsi="Cambria"/>
          <w:sz w:val="28"/>
          <w:szCs w:val="28"/>
        </w:rPr>
        <w:t>‘</w:t>
      </w:r>
      <w:r w:rsidR="00426EE9">
        <w:rPr>
          <w:rFonts w:ascii="Cambria" w:hAnsi="Cambria"/>
          <w:sz w:val="28"/>
          <w:szCs w:val="28"/>
        </w:rPr>
        <w:t>No way</w:t>
      </w:r>
      <w:ins w:id="11999" w:author="Claire S" w:date="2026-06-04T11:07:00Z" w16du:dateUtc="2026-06-04T10:07:00Z">
        <w:r w:rsidR="00BF0436">
          <w:rPr>
            <w:rFonts w:ascii="Cambria" w:hAnsi="Cambria"/>
            <w:sz w:val="28"/>
            <w:szCs w:val="28"/>
          </w:rPr>
          <w:t>.</w:t>
        </w:r>
      </w:ins>
      <w:del w:id="12000" w:author="Claire S" w:date="2026-06-04T11:07:00Z" w16du:dateUtc="2026-06-04T10:07:00Z">
        <w:r w:rsidR="00D71AFF" w:rsidDel="00BF0436">
          <w:rPr>
            <w:rFonts w:ascii="Cambria" w:hAnsi="Cambria"/>
            <w:sz w:val="28"/>
            <w:szCs w:val="28"/>
          </w:rPr>
          <w:delText>!</w:delText>
        </w:r>
      </w:del>
      <w:r>
        <w:rPr>
          <w:rFonts w:ascii="Cambria" w:hAnsi="Cambria"/>
          <w:sz w:val="28"/>
          <w:szCs w:val="28"/>
        </w:rPr>
        <w:t xml:space="preserve">’ </w:t>
      </w:r>
      <w:r w:rsidR="008C2759">
        <w:rPr>
          <w:rFonts w:ascii="Cambria" w:hAnsi="Cambria"/>
          <w:sz w:val="28"/>
          <w:szCs w:val="28"/>
        </w:rPr>
        <w:t>Surely</w:t>
      </w:r>
      <w:r w:rsidR="003B67BB">
        <w:rPr>
          <w:rFonts w:ascii="Cambria" w:hAnsi="Cambria"/>
          <w:sz w:val="28"/>
          <w:szCs w:val="28"/>
        </w:rPr>
        <w:t xml:space="preserve"> </w:t>
      </w:r>
      <w:del w:id="12001" w:author="Daisy Watt" w:date="2026-06-22T16:48:00Z" w16du:dateUtc="2026-06-22T14:48:00Z">
        <w:r w:rsidR="003B67BB">
          <w:rPr>
            <w:rFonts w:ascii="Cambria" w:hAnsi="Cambria"/>
            <w:sz w:val="28"/>
            <w:szCs w:val="28"/>
          </w:rPr>
          <w:delText>it</w:delText>
        </w:r>
      </w:del>
      <w:ins w:id="12002" w:author="Daisy Watt" w:date="2026-06-22T16:48:00Z" w16du:dateUtc="2026-06-22T14:48:00Z">
        <w:r w:rsidR="009A6750">
          <w:rPr>
            <w:rFonts w:ascii="Cambria" w:hAnsi="Cambria"/>
            <w:sz w:val="28"/>
            <w:szCs w:val="28"/>
          </w:rPr>
          <w:t>that</w:t>
        </w:r>
      </w:ins>
      <w:r w:rsidR="003B67BB">
        <w:rPr>
          <w:rFonts w:ascii="Cambria" w:hAnsi="Cambria"/>
          <w:sz w:val="28"/>
          <w:szCs w:val="28"/>
        </w:rPr>
        <w:t xml:space="preserve"> was too fast for the security company</w:t>
      </w:r>
      <w:r w:rsidR="008C2759">
        <w:rPr>
          <w:rFonts w:ascii="Cambria" w:hAnsi="Cambria"/>
          <w:sz w:val="28"/>
          <w:szCs w:val="28"/>
        </w:rPr>
        <w:t xml:space="preserve">? </w:t>
      </w:r>
      <w:r w:rsidR="00426EE9">
        <w:rPr>
          <w:rFonts w:ascii="Cambria" w:hAnsi="Cambria"/>
          <w:sz w:val="28"/>
          <w:szCs w:val="28"/>
        </w:rPr>
        <w:t xml:space="preserve">Terrified, </w:t>
      </w:r>
      <w:r w:rsidR="001F200E">
        <w:rPr>
          <w:rFonts w:ascii="Cambria" w:hAnsi="Cambria"/>
          <w:sz w:val="28"/>
          <w:szCs w:val="28"/>
        </w:rPr>
        <w:t xml:space="preserve">Savannah peered down into </w:t>
      </w:r>
      <w:r w:rsidR="001F200E" w:rsidRPr="00A81325">
        <w:rPr>
          <w:rFonts w:ascii="Cambria" w:hAnsi="Cambria"/>
          <w:sz w:val="28"/>
          <w:szCs w:val="28"/>
        </w:rPr>
        <w:t>the front garden</w:t>
      </w:r>
      <w:r w:rsidR="001F200E">
        <w:rPr>
          <w:rFonts w:ascii="Cambria" w:hAnsi="Cambria"/>
          <w:sz w:val="28"/>
          <w:szCs w:val="28"/>
        </w:rPr>
        <w:t xml:space="preserve">.  </w:t>
      </w:r>
    </w:p>
    <w:p w14:paraId="0AB1025D" w14:textId="1F5C7FE3" w:rsidR="001937A2" w:rsidRDefault="00B50E35" w:rsidP="001937A2">
      <w:pPr>
        <w:spacing w:line="360" w:lineRule="auto"/>
        <w:contextualSpacing/>
        <w:rPr>
          <w:rFonts w:ascii="Cambria" w:hAnsi="Cambria"/>
          <w:sz w:val="28"/>
          <w:szCs w:val="28"/>
        </w:rPr>
      </w:pPr>
      <w:r>
        <w:rPr>
          <w:rFonts w:ascii="Cambria" w:hAnsi="Cambria"/>
          <w:sz w:val="28"/>
          <w:szCs w:val="28"/>
        </w:rPr>
        <w:tab/>
      </w:r>
      <w:r w:rsidR="003E025E">
        <w:rPr>
          <w:rFonts w:ascii="Cambria" w:hAnsi="Cambria"/>
          <w:sz w:val="28"/>
          <w:szCs w:val="28"/>
        </w:rPr>
        <w:t xml:space="preserve">Below her </w:t>
      </w:r>
      <w:r w:rsidR="008C2759">
        <w:rPr>
          <w:rFonts w:ascii="Cambria" w:hAnsi="Cambria"/>
          <w:sz w:val="28"/>
          <w:szCs w:val="28"/>
        </w:rPr>
        <w:t xml:space="preserve">on </w:t>
      </w:r>
      <w:r w:rsidR="003E025E">
        <w:rPr>
          <w:rFonts w:ascii="Cambria" w:hAnsi="Cambria"/>
          <w:sz w:val="28"/>
          <w:szCs w:val="28"/>
        </w:rPr>
        <w:t>th</w:t>
      </w:r>
      <w:ins w:id="12003" w:author="Daisy Watt" w:date="2026-06-22T16:49:00Z" w16du:dateUtc="2026-06-22T14:49:00Z">
        <w:r w:rsidR="00162806">
          <w:rPr>
            <w:rFonts w:ascii="Cambria" w:hAnsi="Cambria"/>
            <w:sz w:val="28"/>
            <w:szCs w:val="28"/>
          </w:rPr>
          <w:t>e</w:t>
        </w:r>
      </w:ins>
      <w:del w:id="12004" w:author="Daisy Watt" w:date="2026-06-22T16:49:00Z" w16du:dateUtc="2026-06-22T14:49:00Z">
        <w:r w:rsidR="003E025E" w:rsidDel="00162806">
          <w:rPr>
            <w:rFonts w:ascii="Cambria" w:hAnsi="Cambria"/>
            <w:sz w:val="28"/>
            <w:szCs w:val="28"/>
          </w:rPr>
          <w:delText>e</w:delText>
        </w:r>
        <w:r w:rsidR="008C2759">
          <w:rPr>
            <w:rFonts w:ascii="Cambria" w:hAnsi="Cambria"/>
            <w:sz w:val="28"/>
            <w:szCs w:val="28"/>
          </w:rPr>
          <w:delText xml:space="preserve"> </w:delText>
        </w:r>
        <w:r w:rsidR="008C2759" w:rsidRPr="005105C6">
          <w:rPr>
            <w:rFonts w:ascii="Cambria" w:hAnsi="Cambria"/>
            <w:sz w:val="28"/>
            <w:szCs w:val="28"/>
            <w:highlight w:val="yellow"/>
            <w:rPrChange w:id="12005" w:author="Daisy Watt" w:date="2026-06-23T12:42:00Z" w16du:dateUtc="2026-06-23T10:42:00Z">
              <w:rPr>
                <w:rFonts w:ascii="Cambria" w:hAnsi="Cambria"/>
                <w:sz w:val="28"/>
                <w:szCs w:val="28"/>
              </w:rPr>
            </w:rPrChange>
          </w:rPr>
          <w:delText>front</w:delText>
        </w:r>
      </w:del>
      <w:r w:rsidR="008C2759">
        <w:rPr>
          <w:rFonts w:ascii="Cambria" w:hAnsi="Cambria"/>
          <w:sz w:val="28"/>
          <w:szCs w:val="28"/>
        </w:rPr>
        <w:t xml:space="preserve"> path</w:t>
      </w:r>
      <w:r w:rsidR="001937A2">
        <w:rPr>
          <w:rFonts w:ascii="Cambria" w:hAnsi="Cambria"/>
          <w:sz w:val="28"/>
          <w:szCs w:val="28"/>
        </w:rPr>
        <w:t>, in</w:t>
      </w:r>
      <w:r>
        <w:rPr>
          <w:rFonts w:ascii="Cambria" w:hAnsi="Cambria"/>
          <w:sz w:val="28"/>
          <w:szCs w:val="28"/>
        </w:rPr>
        <w:t xml:space="preserve"> </w:t>
      </w:r>
      <w:r w:rsidR="006E5E19">
        <w:rPr>
          <w:rFonts w:ascii="Cambria" w:hAnsi="Cambria"/>
          <w:sz w:val="28"/>
          <w:szCs w:val="28"/>
        </w:rPr>
        <w:t xml:space="preserve">black jeans and </w:t>
      </w:r>
      <w:r>
        <w:rPr>
          <w:rFonts w:ascii="Cambria" w:hAnsi="Cambria"/>
          <w:sz w:val="28"/>
          <w:szCs w:val="28"/>
        </w:rPr>
        <w:t xml:space="preserve">a </w:t>
      </w:r>
      <w:r w:rsidR="006E5E19">
        <w:rPr>
          <w:rFonts w:ascii="Cambria" w:hAnsi="Cambria"/>
          <w:sz w:val="28"/>
          <w:szCs w:val="28"/>
        </w:rPr>
        <w:t xml:space="preserve">dark </w:t>
      </w:r>
      <w:r w:rsidR="00184958">
        <w:rPr>
          <w:rFonts w:ascii="Cambria" w:hAnsi="Cambria"/>
          <w:sz w:val="28"/>
          <w:szCs w:val="28"/>
        </w:rPr>
        <w:t>Canada Goose jacket</w:t>
      </w:r>
      <w:r w:rsidR="003E025E">
        <w:rPr>
          <w:rFonts w:ascii="Cambria" w:hAnsi="Cambria"/>
          <w:sz w:val="28"/>
          <w:szCs w:val="28"/>
        </w:rPr>
        <w:t xml:space="preserve">, stood </w:t>
      </w:r>
      <w:r w:rsidR="006008FE">
        <w:rPr>
          <w:rFonts w:ascii="Cambria" w:hAnsi="Cambria"/>
          <w:sz w:val="28"/>
          <w:szCs w:val="28"/>
        </w:rPr>
        <w:t xml:space="preserve">the </w:t>
      </w:r>
      <w:ins w:id="12006" w:author="Claire S" w:date="2026-05-18T17:32:00Z" w16du:dateUtc="2026-05-18T16:32:00Z">
        <w:r w:rsidR="00FC4B69">
          <w:rPr>
            <w:rFonts w:ascii="Cambria" w:hAnsi="Cambria"/>
            <w:sz w:val="28"/>
            <w:szCs w:val="28"/>
          </w:rPr>
          <w:t xml:space="preserve">solid </w:t>
        </w:r>
      </w:ins>
      <w:del w:id="12007" w:author="Claire S" w:date="2026-05-18T17:32:00Z" w16du:dateUtc="2026-05-18T16:32:00Z">
        <w:r w:rsidR="006008FE" w:rsidDel="00FC4B69">
          <w:rPr>
            <w:rFonts w:ascii="Cambria" w:hAnsi="Cambria"/>
            <w:sz w:val="28"/>
            <w:szCs w:val="28"/>
          </w:rPr>
          <w:delText xml:space="preserve">hunky </w:delText>
        </w:r>
      </w:del>
      <w:r w:rsidR="006008FE">
        <w:rPr>
          <w:rFonts w:ascii="Cambria" w:hAnsi="Cambria"/>
          <w:sz w:val="28"/>
          <w:szCs w:val="28"/>
        </w:rPr>
        <w:t xml:space="preserve">breadth of </w:t>
      </w:r>
      <w:r w:rsidR="003E025E">
        <w:rPr>
          <w:rFonts w:ascii="Cambria" w:hAnsi="Cambria"/>
          <w:sz w:val="28"/>
          <w:szCs w:val="28"/>
        </w:rPr>
        <w:t>Jackson Rayne.</w:t>
      </w:r>
    </w:p>
    <w:p w14:paraId="49C43998" w14:textId="6946B7B8" w:rsidR="001937A2" w:rsidRDefault="001937A2" w:rsidP="001937A2">
      <w:pPr>
        <w:spacing w:line="360" w:lineRule="auto"/>
        <w:ind w:firstLine="720"/>
        <w:contextualSpacing/>
        <w:rPr>
          <w:rFonts w:ascii="Cambria" w:hAnsi="Cambria"/>
          <w:sz w:val="28"/>
          <w:szCs w:val="28"/>
        </w:rPr>
      </w:pPr>
      <w:r>
        <w:rPr>
          <w:rFonts w:ascii="Cambria" w:hAnsi="Cambria"/>
          <w:sz w:val="28"/>
          <w:szCs w:val="28"/>
        </w:rPr>
        <w:t>‘Hey</w:t>
      </w:r>
      <w:ins w:id="12008" w:author="Daisy Watt" w:date="2026-06-22T16:49:00Z" w16du:dateUtc="2026-06-22T14:49:00Z">
        <w:r w:rsidR="00587EAE">
          <w:rPr>
            <w:rFonts w:ascii="Cambria" w:hAnsi="Cambria"/>
            <w:sz w:val="28"/>
            <w:szCs w:val="28"/>
          </w:rPr>
          <w:t>.</w:t>
        </w:r>
        <w:r>
          <w:rPr>
            <w:rFonts w:ascii="Cambria" w:hAnsi="Cambria"/>
            <w:sz w:val="28"/>
            <w:szCs w:val="28"/>
          </w:rPr>
          <w:t>’</w:t>
        </w:r>
      </w:ins>
      <w:ins w:id="12009" w:author="Claire S" w:date="2026-06-04T11:08:00Z" w16du:dateUtc="2026-06-04T10:08:00Z">
        <w:del w:id="12010" w:author="Daisy Watt" w:date="2026-06-22T16:49:00Z" w16du:dateUtc="2026-06-22T14:49:00Z">
          <w:r>
            <w:rPr>
              <w:rFonts w:ascii="Cambria" w:hAnsi="Cambria"/>
              <w:sz w:val="28"/>
              <w:szCs w:val="28"/>
            </w:rPr>
            <w:delText xml:space="preserve"> </w:delText>
          </w:r>
          <w:r w:rsidR="00BF0436" w:rsidDel="00587EAE">
            <w:rPr>
              <w:rFonts w:ascii="Cambria" w:hAnsi="Cambria"/>
              <w:sz w:val="28"/>
              <w:szCs w:val="28"/>
            </w:rPr>
            <w:delText>-</w:delText>
          </w:r>
        </w:del>
      </w:ins>
      <w:del w:id="12011" w:author="Claire S" w:date="2026-06-04T11:07:00Z" w16du:dateUtc="2026-06-04T10:07:00Z">
        <w:r w:rsidR="006E5E19" w:rsidDel="00BF0436">
          <w:rPr>
            <w:rFonts w:ascii="Cambria" w:hAnsi="Cambria"/>
            <w:sz w:val="28"/>
            <w:szCs w:val="28"/>
          </w:rPr>
          <w:delText>!</w:delText>
        </w:r>
      </w:del>
      <w:del w:id="12012" w:author="Daisy Watt" w:date="2026-06-22T16:49:00Z" w16du:dateUtc="2026-06-22T14:49:00Z">
        <w:r w:rsidDel="00587EAE">
          <w:rPr>
            <w:rFonts w:ascii="Cambria" w:hAnsi="Cambria"/>
            <w:sz w:val="28"/>
            <w:szCs w:val="28"/>
          </w:rPr>
          <w:delText>’</w:delText>
        </w:r>
      </w:del>
      <w:r>
        <w:rPr>
          <w:rFonts w:ascii="Cambria" w:hAnsi="Cambria"/>
          <w:sz w:val="28"/>
          <w:szCs w:val="28"/>
        </w:rPr>
        <w:t xml:space="preserve"> </w:t>
      </w:r>
      <w:ins w:id="12013" w:author="Claire S" w:date="2026-06-04T11:08:00Z" w16du:dateUtc="2026-06-04T10:08:00Z">
        <w:del w:id="12014" w:author="Daisy Watt" w:date="2026-06-22T16:49:00Z" w16du:dateUtc="2026-06-22T14:49:00Z">
          <w:r w:rsidR="00BF0436" w:rsidDel="00587EAE">
            <w:rPr>
              <w:rFonts w:ascii="Cambria" w:hAnsi="Cambria"/>
              <w:sz w:val="28"/>
              <w:szCs w:val="28"/>
            </w:rPr>
            <w:delText>s</w:delText>
          </w:r>
        </w:del>
      </w:ins>
      <w:ins w:id="12015" w:author="Daisy Watt" w:date="2026-06-22T16:49:00Z" w16du:dateUtc="2026-06-22T14:49:00Z">
        <w:r w:rsidR="00587EAE">
          <w:rPr>
            <w:rFonts w:ascii="Cambria" w:hAnsi="Cambria"/>
            <w:sz w:val="28"/>
            <w:szCs w:val="28"/>
          </w:rPr>
          <w:t>S</w:t>
        </w:r>
      </w:ins>
      <w:del w:id="12016" w:author="Claire S" w:date="2026-06-04T11:08:00Z" w16du:dateUtc="2026-06-04T10:08:00Z">
        <w:r w:rsidR="006E5E19" w:rsidDel="00BF0436">
          <w:rPr>
            <w:rFonts w:ascii="Cambria" w:hAnsi="Cambria"/>
            <w:sz w:val="28"/>
            <w:szCs w:val="28"/>
          </w:rPr>
          <w:delText>S</w:delText>
        </w:r>
      </w:del>
      <w:r>
        <w:rPr>
          <w:rFonts w:ascii="Cambria" w:hAnsi="Cambria"/>
          <w:sz w:val="28"/>
          <w:szCs w:val="28"/>
        </w:rPr>
        <w:t>he tapped the window</w:t>
      </w:r>
      <w:r w:rsidR="008C2759">
        <w:rPr>
          <w:rFonts w:ascii="Cambria" w:hAnsi="Cambria"/>
          <w:sz w:val="28"/>
          <w:szCs w:val="28"/>
        </w:rPr>
        <w:t>, the rush of relief intense at the sight of him.</w:t>
      </w:r>
      <w:r w:rsidR="006008FE">
        <w:rPr>
          <w:rFonts w:ascii="Cambria" w:hAnsi="Cambria"/>
          <w:sz w:val="28"/>
          <w:szCs w:val="28"/>
        </w:rPr>
        <w:t xml:space="preserve"> ‘Jackson</w:t>
      </w:r>
      <w:r w:rsidR="00CC4864">
        <w:rPr>
          <w:rFonts w:ascii="Cambria" w:hAnsi="Cambria"/>
          <w:sz w:val="28"/>
          <w:szCs w:val="28"/>
        </w:rPr>
        <w:t>, up here.</w:t>
      </w:r>
      <w:r w:rsidR="006008FE">
        <w:rPr>
          <w:rFonts w:ascii="Cambria" w:hAnsi="Cambria"/>
          <w:sz w:val="28"/>
          <w:szCs w:val="28"/>
        </w:rPr>
        <w:t>’</w:t>
      </w:r>
    </w:p>
    <w:p w14:paraId="0512A36A" w14:textId="1AC1A068" w:rsidR="00B50E35" w:rsidRDefault="001937A2" w:rsidP="001937A2">
      <w:pPr>
        <w:spacing w:line="360" w:lineRule="auto"/>
        <w:ind w:firstLine="720"/>
        <w:contextualSpacing/>
        <w:rPr>
          <w:rFonts w:ascii="Cambria" w:hAnsi="Cambria"/>
          <w:sz w:val="28"/>
          <w:szCs w:val="28"/>
        </w:rPr>
      </w:pPr>
      <w:r>
        <w:rPr>
          <w:rFonts w:ascii="Cambria" w:hAnsi="Cambria"/>
          <w:sz w:val="28"/>
          <w:szCs w:val="28"/>
        </w:rPr>
        <w:t xml:space="preserve">He looked up and </w:t>
      </w:r>
      <w:r w:rsidR="00B50E35">
        <w:rPr>
          <w:rFonts w:ascii="Cambria" w:hAnsi="Cambria"/>
          <w:sz w:val="28"/>
          <w:szCs w:val="28"/>
        </w:rPr>
        <w:t xml:space="preserve">waved. </w:t>
      </w:r>
      <w:r w:rsidR="008C2759">
        <w:rPr>
          <w:rFonts w:ascii="Cambria" w:hAnsi="Cambria"/>
          <w:sz w:val="28"/>
          <w:szCs w:val="28"/>
        </w:rPr>
        <w:t>‘Hey to you</w:t>
      </w:r>
      <w:r w:rsidR="00CC4864">
        <w:rPr>
          <w:rFonts w:ascii="Cambria" w:hAnsi="Cambria"/>
          <w:sz w:val="28"/>
          <w:szCs w:val="28"/>
        </w:rPr>
        <w:t xml:space="preserve"> too, babe.</w:t>
      </w:r>
      <w:r w:rsidR="008C2759">
        <w:rPr>
          <w:rFonts w:ascii="Cambria" w:hAnsi="Cambria"/>
          <w:sz w:val="28"/>
          <w:szCs w:val="28"/>
        </w:rPr>
        <w:t>’</w:t>
      </w:r>
    </w:p>
    <w:p w14:paraId="3E5107F8" w14:textId="6500FD0C" w:rsidR="001F200E" w:rsidRDefault="003B67BB" w:rsidP="001F200E">
      <w:pPr>
        <w:spacing w:line="360" w:lineRule="auto"/>
        <w:contextualSpacing/>
        <w:rPr>
          <w:rFonts w:ascii="Cambria" w:hAnsi="Cambria"/>
          <w:sz w:val="28"/>
          <w:szCs w:val="28"/>
        </w:rPr>
      </w:pPr>
      <w:r>
        <w:rPr>
          <w:rFonts w:ascii="Cambria" w:hAnsi="Cambria"/>
          <w:sz w:val="28"/>
          <w:szCs w:val="28"/>
        </w:rPr>
        <w:tab/>
      </w:r>
      <w:r w:rsidR="001F200E">
        <w:rPr>
          <w:rFonts w:ascii="Cambria" w:hAnsi="Cambria"/>
          <w:sz w:val="28"/>
          <w:szCs w:val="28"/>
        </w:rPr>
        <w:t>S</w:t>
      </w:r>
      <w:r w:rsidR="00201EE3">
        <w:rPr>
          <w:rFonts w:ascii="Cambria" w:hAnsi="Cambria"/>
          <w:sz w:val="28"/>
          <w:szCs w:val="28"/>
        </w:rPr>
        <w:t>avannah</w:t>
      </w:r>
      <w:r w:rsidR="001F200E">
        <w:rPr>
          <w:rFonts w:ascii="Cambria" w:hAnsi="Cambria"/>
          <w:sz w:val="28"/>
          <w:szCs w:val="28"/>
        </w:rPr>
        <w:t xml:space="preserve"> didn’t think she’d ever been so glad to see someone in her whole life.</w:t>
      </w:r>
      <w:r w:rsidR="006008FE">
        <w:rPr>
          <w:rFonts w:ascii="Cambria" w:hAnsi="Cambria"/>
          <w:sz w:val="28"/>
          <w:szCs w:val="28"/>
        </w:rPr>
        <w:t xml:space="preserve"> ‘Give me two minutes</w:t>
      </w:r>
      <w:del w:id="12017" w:author="Claire S" w:date="2026-05-27T15:14:00Z" w16du:dateUtc="2026-05-27T14:14:00Z">
        <w:r w:rsidR="00CC4864" w:rsidDel="008A7107">
          <w:rPr>
            <w:rFonts w:ascii="Cambria" w:hAnsi="Cambria"/>
            <w:sz w:val="28"/>
            <w:szCs w:val="28"/>
          </w:rPr>
          <w:delText xml:space="preserve"> and I’ll be down</w:delText>
        </w:r>
      </w:del>
      <w:r w:rsidR="006008FE">
        <w:rPr>
          <w:rFonts w:ascii="Cambria" w:hAnsi="Cambria"/>
          <w:sz w:val="28"/>
          <w:szCs w:val="28"/>
        </w:rPr>
        <w:t>.’</w:t>
      </w:r>
    </w:p>
    <w:p w14:paraId="32F7D25B" w14:textId="45AB9D9E" w:rsidR="003B67BB" w:rsidRDefault="003B67BB" w:rsidP="00433D3B">
      <w:pPr>
        <w:spacing w:line="360" w:lineRule="auto"/>
        <w:contextualSpacing/>
        <w:rPr>
          <w:rFonts w:ascii="Cambria" w:hAnsi="Cambria"/>
          <w:sz w:val="28"/>
          <w:szCs w:val="28"/>
        </w:rPr>
      </w:pPr>
    </w:p>
    <w:p w14:paraId="21C5C7C3" w14:textId="3B8D53CA" w:rsidR="003B67BB" w:rsidRDefault="003B67BB" w:rsidP="00433D3B">
      <w:pPr>
        <w:spacing w:line="360" w:lineRule="auto"/>
        <w:contextualSpacing/>
        <w:rPr>
          <w:rFonts w:ascii="Cambria" w:hAnsi="Cambria"/>
          <w:sz w:val="28"/>
          <w:szCs w:val="28"/>
        </w:rPr>
      </w:pPr>
      <w:r>
        <w:rPr>
          <w:rFonts w:ascii="Cambria" w:hAnsi="Cambria"/>
          <w:sz w:val="28"/>
          <w:szCs w:val="28"/>
        </w:rPr>
        <w:t>*</w:t>
      </w:r>
    </w:p>
    <w:p w14:paraId="647FF6EC" w14:textId="7DDF8050" w:rsidR="003B67BB" w:rsidRDefault="003B67BB" w:rsidP="00433D3B">
      <w:pPr>
        <w:spacing w:line="360" w:lineRule="auto"/>
        <w:contextualSpacing/>
        <w:rPr>
          <w:rFonts w:ascii="Cambria" w:hAnsi="Cambria"/>
          <w:sz w:val="28"/>
          <w:szCs w:val="28"/>
        </w:rPr>
      </w:pPr>
      <w:r>
        <w:rPr>
          <w:rFonts w:ascii="Cambria" w:hAnsi="Cambria"/>
          <w:sz w:val="28"/>
          <w:szCs w:val="28"/>
        </w:rPr>
        <w:tab/>
      </w:r>
      <w:commentRangeStart w:id="12018"/>
      <w:commentRangeStart w:id="12019"/>
      <w:r>
        <w:rPr>
          <w:rFonts w:ascii="Cambria" w:hAnsi="Cambria"/>
          <w:sz w:val="28"/>
          <w:szCs w:val="28"/>
        </w:rPr>
        <w:t xml:space="preserve">‘Because </w:t>
      </w:r>
      <w:r w:rsidR="006C4DCE">
        <w:rPr>
          <w:rFonts w:ascii="Cambria" w:hAnsi="Cambria"/>
          <w:sz w:val="28"/>
          <w:szCs w:val="28"/>
        </w:rPr>
        <w:t xml:space="preserve">I heard </w:t>
      </w:r>
      <w:r>
        <w:rPr>
          <w:rFonts w:ascii="Cambria" w:hAnsi="Cambria"/>
          <w:sz w:val="28"/>
          <w:szCs w:val="28"/>
        </w:rPr>
        <w:t>the lady loves</w:t>
      </w:r>
      <w:r w:rsidR="006C4DCE">
        <w:rPr>
          <w:rFonts w:ascii="Cambria" w:hAnsi="Cambria"/>
          <w:sz w:val="28"/>
          <w:szCs w:val="28"/>
        </w:rPr>
        <w:t xml:space="preserve"> </w:t>
      </w:r>
      <w:del w:id="12020" w:author="Claire S" w:date="2026-05-18T17:23:00Z" w16du:dateUtc="2026-05-18T16:23:00Z">
        <w:r w:rsidR="006C4DCE" w:rsidDel="0061714A">
          <w:rPr>
            <w:rFonts w:ascii="Cambria" w:hAnsi="Cambria"/>
            <w:sz w:val="28"/>
            <w:szCs w:val="28"/>
          </w:rPr>
          <w:delText>a</w:delText>
        </w:r>
        <w:r w:rsidR="00090188" w:rsidDel="0061714A">
          <w:rPr>
            <w:rFonts w:ascii="Cambria" w:hAnsi="Cambria"/>
            <w:sz w:val="28"/>
            <w:szCs w:val="28"/>
          </w:rPr>
          <w:delText xml:space="preserve"> chocc</w:delText>
        </w:r>
        <w:r w:rsidR="006C4DCE" w:rsidDel="0061714A">
          <w:rPr>
            <w:rFonts w:ascii="Cambria" w:hAnsi="Cambria"/>
            <w:sz w:val="28"/>
            <w:szCs w:val="28"/>
          </w:rPr>
          <w:delText>y</w:delText>
        </w:r>
      </w:del>
      <w:ins w:id="12021" w:author="Claire S" w:date="2026-05-18T17:23:00Z" w16du:dateUtc="2026-05-18T16:23:00Z">
        <w:r w:rsidR="0061714A">
          <w:rPr>
            <w:rFonts w:ascii="Cambria" w:hAnsi="Cambria"/>
            <w:sz w:val="28"/>
            <w:szCs w:val="28"/>
          </w:rPr>
          <w:t>chocolate</w:t>
        </w:r>
      </w:ins>
      <w:del w:id="12022" w:author="Daisy Watt" w:date="2026-06-22T16:50:00Z" w16du:dateUtc="2026-06-22T14:50:00Z">
        <w:r w:rsidR="00CC4864">
          <w:rPr>
            <w:rFonts w:ascii="Cambria" w:hAnsi="Cambria"/>
            <w:sz w:val="28"/>
            <w:szCs w:val="28"/>
          </w:rPr>
          <w:delText>,</w:delText>
        </w:r>
      </w:del>
      <w:ins w:id="12023" w:author="Daisy Watt" w:date="2026-06-22T16:50:00Z" w16du:dateUtc="2026-06-22T14:50:00Z">
        <w:r w:rsidR="00402E2A">
          <w:rPr>
            <w:rFonts w:ascii="Cambria" w:hAnsi="Cambria"/>
            <w:sz w:val="28"/>
            <w:szCs w:val="28"/>
          </w:rPr>
          <w:t>.</w:t>
        </w:r>
      </w:ins>
      <w:r>
        <w:rPr>
          <w:rFonts w:ascii="Cambria" w:hAnsi="Cambria"/>
          <w:sz w:val="28"/>
          <w:szCs w:val="28"/>
        </w:rPr>
        <w:t xml:space="preserve">’ </w:t>
      </w:r>
      <w:r w:rsidR="00F871B5">
        <w:rPr>
          <w:rFonts w:ascii="Cambria" w:hAnsi="Cambria"/>
          <w:sz w:val="28"/>
          <w:szCs w:val="28"/>
        </w:rPr>
        <w:t>Jackson</w:t>
      </w:r>
      <w:r>
        <w:rPr>
          <w:rFonts w:ascii="Cambria" w:hAnsi="Cambria"/>
          <w:sz w:val="28"/>
          <w:szCs w:val="28"/>
        </w:rPr>
        <w:t xml:space="preserve"> </w:t>
      </w:r>
      <w:r w:rsidR="0071513C">
        <w:rPr>
          <w:rFonts w:ascii="Cambria" w:hAnsi="Cambria"/>
          <w:sz w:val="28"/>
          <w:szCs w:val="28"/>
        </w:rPr>
        <w:t xml:space="preserve">mimed </w:t>
      </w:r>
      <w:r>
        <w:rPr>
          <w:rFonts w:ascii="Cambria" w:hAnsi="Cambria"/>
          <w:sz w:val="28"/>
          <w:szCs w:val="28"/>
        </w:rPr>
        <w:t>a bow</w:t>
      </w:r>
      <w:r w:rsidR="008C2759">
        <w:rPr>
          <w:rFonts w:ascii="Cambria" w:hAnsi="Cambria"/>
          <w:sz w:val="28"/>
          <w:szCs w:val="28"/>
        </w:rPr>
        <w:t xml:space="preserve"> as </w:t>
      </w:r>
      <w:commentRangeStart w:id="12024"/>
      <w:r w:rsidR="008C2759">
        <w:rPr>
          <w:rFonts w:ascii="Cambria" w:hAnsi="Cambria"/>
          <w:sz w:val="28"/>
          <w:szCs w:val="28"/>
        </w:rPr>
        <w:t>she</w:t>
      </w:r>
      <w:commentRangeEnd w:id="12024"/>
      <w:r w:rsidR="00440FB2">
        <w:rPr>
          <w:rStyle w:val="CommentReference"/>
          <w:rFonts w:ascii="Cambria" w:hAnsi="Cambria"/>
          <w:sz w:val="28"/>
          <w:szCs w:val="28"/>
        </w:rPr>
        <w:commentReference w:id="12024"/>
      </w:r>
      <w:r w:rsidR="008C2759">
        <w:rPr>
          <w:rFonts w:ascii="Cambria" w:hAnsi="Cambria"/>
          <w:sz w:val="28"/>
          <w:szCs w:val="28"/>
        </w:rPr>
        <w:t xml:space="preserve"> opened the front door</w:t>
      </w:r>
      <w:del w:id="12025" w:author="Daisy Watt" w:date="2026-06-22T16:50:00Z" w16du:dateUtc="2026-06-22T14:50:00Z">
        <w:r w:rsidR="0033234D">
          <w:rPr>
            <w:rFonts w:ascii="Cambria" w:hAnsi="Cambria"/>
            <w:sz w:val="28"/>
            <w:szCs w:val="28"/>
          </w:rPr>
          <w:delText xml:space="preserve">.  </w:delText>
        </w:r>
        <w:r w:rsidR="0033234D" w:rsidDel="00B7641E">
          <w:rPr>
            <w:rFonts w:ascii="Cambria" w:hAnsi="Cambria"/>
            <w:sz w:val="28"/>
            <w:szCs w:val="28"/>
          </w:rPr>
          <w:delText>H</w:delText>
        </w:r>
        <w:r w:rsidR="008C2759" w:rsidDel="00B7641E">
          <w:rPr>
            <w:rFonts w:ascii="Cambria" w:hAnsi="Cambria"/>
            <w:sz w:val="28"/>
            <w:szCs w:val="28"/>
          </w:rPr>
          <w:delText>e</w:delText>
        </w:r>
        <w:r w:rsidDel="00B7641E">
          <w:rPr>
            <w:rFonts w:ascii="Cambria" w:hAnsi="Cambria"/>
            <w:sz w:val="28"/>
            <w:szCs w:val="28"/>
          </w:rPr>
          <w:delText xml:space="preserve"> </w:delText>
        </w:r>
      </w:del>
      <w:ins w:id="12026" w:author="Daisy Watt" w:date="2026-06-22T16:50:00Z" w16du:dateUtc="2026-06-22T14:50:00Z">
        <w:r w:rsidR="00B7641E">
          <w:rPr>
            <w:rFonts w:ascii="Cambria" w:hAnsi="Cambria"/>
            <w:sz w:val="28"/>
            <w:szCs w:val="28"/>
          </w:rPr>
          <w:t>, and</w:t>
        </w:r>
        <w:r>
          <w:rPr>
            <w:rFonts w:ascii="Cambria" w:hAnsi="Cambria"/>
            <w:sz w:val="28"/>
            <w:szCs w:val="28"/>
          </w:rPr>
          <w:t xml:space="preserve"> </w:t>
        </w:r>
      </w:ins>
      <w:r>
        <w:rPr>
          <w:rFonts w:ascii="Cambria" w:hAnsi="Cambria"/>
          <w:sz w:val="28"/>
          <w:szCs w:val="28"/>
        </w:rPr>
        <w:t xml:space="preserve">handed her a </w:t>
      </w:r>
      <w:r w:rsidR="0033234D">
        <w:rPr>
          <w:rFonts w:ascii="Cambria" w:hAnsi="Cambria"/>
          <w:sz w:val="28"/>
          <w:szCs w:val="28"/>
        </w:rPr>
        <w:t xml:space="preserve">big </w:t>
      </w:r>
      <w:r>
        <w:rPr>
          <w:rFonts w:ascii="Cambria" w:hAnsi="Cambria"/>
          <w:sz w:val="28"/>
          <w:szCs w:val="28"/>
        </w:rPr>
        <w:t xml:space="preserve">box of Milk Tray. </w:t>
      </w:r>
      <w:del w:id="12027" w:author="Claire S" w:date="2026-05-18T17:28:00Z" w16du:dateUtc="2026-05-18T16:28:00Z">
        <w:r w:rsidDel="00CE6369">
          <w:rPr>
            <w:rFonts w:ascii="Cambria" w:hAnsi="Cambria"/>
            <w:sz w:val="28"/>
            <w:szCs w:val="28"/>
          </w:rPr>
          <w:tab/>
        </w:r>
      </w:del>
    </w:p>
    <w:p w14:paraId="3CDCB966" w14:textId="7833CB3E" w:rsidR="00CE6369" w:rsidRDefault="003B67BB" w:rsidP="00433D3B">
      <w:pPr>
        <w:spacing w:line="360" w:lineRule="auto"/>
        <w:contextualSpacing/>
        <w:rPr>
          <w:ins w:id="12028" w:author="Claire S" w:date="2026-05-18T17:28:00Z" w16du:dateUtc="2026-05-18T16:28:00Z"/>
          <w:rFonts w:ascii="Cambria" w:hAnsi="Cambria"/>
          <w:sz w:val="28"/>
          <w:szCs w:val="28"/>
        </w:rPr>
      </w:pPr>
      <w:r>
        <w:rPr>
          <w:rFonts w:ascii="Cambria" w:hAnsi="Cambria"/>
          <w:sz w:val="28"/>
          <w:szCs w:val="28"/>
        </w:rPr>
        <w:tab/>
      </w:r>
      <w:r w:rsidR="00385100">
        <w:rPr>
          <w:rFonts w:ascii="Cambria" w:hAnsi="Cambria"/>
          <w:sz w:val="28"/>
          <w:szCs w:val="28"/>
        </w:rPr>
        <w:t>‘Oh</w:t>
      </w:r>
      <w:ins w:id="12029" w:author="Claire S" w:date="2026-05-18T17:26:00Z" w16du:dateUtc="2026-05-18T16:26:00Z">
        <w:r w:rsidR="000E20DF">
          <w:rPr>
            <w:rFonts w:ascii="Cambria" w:hAnsi="Cambria"/>
            <w:sz w:val="28"/>
            <w:szCs w:val="28"/>
          </w:rPr>
          <w:t>, thanks</w:t>
        </w:r>
      </w:ins>
      <w:r w:rsidR="00385100">
        <w:rPr>
          <w:rFonts w:ascii="Cambria" w:hAnsi="Cambria"/>
          <w:sz w:val="28"/>
          <w:szCs w:val="28"/>
        </w:rPr>
        <w:t xml:space="preserve">.’ </w:t>
      </w:r>
      <w:ins w:id="12030" w:author="Claire S" w:date="2026-05-18T17:24:00Z" w16du:dateUtc="2026-05-18T16:24:00Z">
        <w:r w:rsidR="00BF4C76">
          <w:rPr>
            <w:rFonts w:ascii="Cambria" w:hAnsi="Cambria"/>
            <w:sz w:val="28"/>
            <w:szCs w:val="28"/>
          </w:rPr>
          <w:t>Despite her thumping heart</w:t>
        </w:r>
      </w:ins>
      <w:ins w:id="12031" w:author="Claire S" w:date="2026-06-04T11:08:00Z" w16du:dateUtc="2026-06-04T10:08:00Z">
        <w:r w:rsidR="00750040">
          <w:rPr>
            <w:rFonts w:ascii="Cambria" w:hAnsi="Cambria"/>
            <w:sz w:val="28"/>
            <w:szCs w:val="28"/>
          </w:rPr>
          <w:t xml:space="preserve"> and the fact she’d never eat such cheap chocolate, </w:t>
        </w:r>
      </w:ins>
      <w:r w:rsidR="00385100">
        <w:rPr>
          <w:rFonts w:ascii="Cambria" w:hAnsi="Cambria"/>
          <w:sz w:val="28"/>
          <w:szCs w:val="28"/>
        </w:rPr>
        <w:t xml:space="preserve">Savannah </w:t>
      </w:r>
      <w:del w:id="12032" w:author="Claire S" w:date="2026-05-18T17:23:00Z" w16du:dateUtc="2026-05-18T16:23:00Z">
        <w:r w:rsidDel="0061714A">
          <w:rPr>
            <w:rFonts w:ascii="Cambria" w:hAnsi="Cambria"/>
            <w:sz w:val="28"/>
            <w:szCs w:val="28"/>
          </w:rPr>
          <w:delText>didn’t know whether to be</w:delText>
        </w:r>
      </w:del>
      <w:ins w:id="12033" w:author="Claire S" w:date="2026-05-18T17:23:00Z" w16du:dateUtc="2026-05-18T16:23:00Z">
        <w:r w:rsidR="0061714A">
          <w:rPr>
            <w:rFonts w:ascii="Cambria" w:hAnsi="Cambria"/>
            <w:sz w:val="28"/>
            <w:szCs w:val="28"/>
          </w:rPr>
          <w:t>was</w:t>
        </w:r>
      </w:ins>
      <w:r>
        <w:rPr>
          <w:rFonts w:ascii="Cambria" w:hAnsi="Cambria"/>
          <w:sz w:val="28"/>
          <w:szCs w:val="28"/>
        </w:rPr>
        <w:t xml:space="preserve"> charmed</w:t>
      </w:r>
      <w:ins w:id="12034" w:author="Claire S" w:date="2026-05-18T17:23:00Z" w16du:dateUtc="2026-05-18T16:23:00Z">
        <w:r w:rsidR="0061714A">
          <w:rPr>
            <w:rFonts w:ascii="Cambria" w:hAnsi="Cambria"/>
            <w:sz w:val="28"/>
            <w:szCs w:val="28"/>
          </w:rPr>
          <w:t xml:space="preserve">. </w:t>
        </w:r>
      </w:ins>
      <w:del w:id="12035" w:author="Claire S" w:date="2026-05-18T17:23:00Z" w16du:dateUtc="2026-05-18T16:23:00Z">
        <w:r w:rsidDel="0061714A">
          <w:rPr>
            <w:rFonts w:ascii="Cambria" w:hAnsi="Cambria"/>
            <w:sz w:val="28"/>
            <w:szCs w:val="28"/>
          </w:rPr>
          <w:delText xml:space="preserve"> or </w:delText>
        </w:r>
        <w:r w:rsidR="00385100" w:rsidDel="0061714A">
          <w:rPr>
            <w:rFonts w:ascii="Cambria" w:hAnsi="Cambria"/>
            <w:sz w:val="28"/>
            <w:szCs w:val="28"/>
          </w:rPr>
          <w:delText>horrifie</w:delText>
        </w:r>
        <w:r w:rsidDel="0061714A">
          <w:rPr>
            <w:rFonts w:ascii="Cambria" w:hAnsi="Cambria"/>
            <w:sz w:val="28"/>
            <w:szCs w:val="28"/>
          </w:rPr>
          <w:delText>d</w:delText>
        </w:r>
        <w:r w:rsidR="00385100" w:rsidDel="0061714A">
          <w:rPr>
            <w:rFonts w:ascii="Cambria" w:hAnsi="Cambria"/>
            <w:sz w:val="28"/>
            <w:szCs w:val="28"/>
          </w:rPr>
          <w:delText xml:space="preserve"> by</w:delText>
        </w:r>
        <w:r w:rsidR="00033E6B" w:rsidDel="0061714A">
          <w:rPr>
            <w:rFonts w:ascii="Cambria" w:hAnsi="Cambria"/>
            <w:sz w:val="28"/>
            <w:szCs w:val="28"/>
          </w:rPr>
          <w:delText xml:space="preserve"> both</w:delText>
        </w:r>
        <w:r w:rsidR="00385100" w:rsidDel="0061714A">
          <w:rPr>
            <w:rFonts w:ascii="Cambria" w:hAnsi="Cambria"/>
            <w:sz w:val="28"/>
            <w:szCs w:val="28"/>
          </w:rPr>
          <w:delText xml:space="preserve"> the </w:delText>
        </w:r>
        <w:r w:rsidR="00033E6B" w:rsidDel="0061714A">
          <w:rPr>
            <w:rFonts w:ascii="Cambria" w:hAnsi="Cambria"/>
            <w:sz w:val="28"/>
            <w:szCs w:val="28"/>
          </w:rPr>
          <w:delText>cheap chocolates</w:delText>
        </w:r>
        <w:r w:rsidR="00090188" w:rsidDel="0061714A">
          <w:rPr>
            <w:rFonts w:ascii="Cambria" w:hAnsi="Cambria"/>
            <w:sz w:val="28"/>
            <w:szCs w:val="28"/>
          </w:rPr>
          <w:delText xml:space="preserve"> and the</w:delText>
        </w:r>
        <w:r w:rsidR="00033E6B" w:rsidDel="0061714A">
          <w:rPr>
            <w:rFonts w:ascii="Cambria" w:hAnsi="Cambria"/>
            <w:sz w:val="28"/>
            <w:szCs w:val="28"/>
          </w:rPr>
          <w:delText xml:space="preserve"> </w:delText>
        </w:r>
        <w:r w:rsidR="0033234D" w:rsidDel="0061714A">
          <w:rPr>
            <w:rFonts w:ascii="Cambria" w:hAnsi="Cambria"/>
            <w:sz w:val="28"/>
            <w:szCs w:val="28"/>
          </w:rPr>
          <w:delText>naff</w:delText>
        </w:r>
        <w:r w:rsidR="00090188" w:rsidDel="0061714A">
          <w:rPr>
            <w:rFonts w:ascii="Cambria" w:hAnsi="Cambria"/>
            <w:sz w:val="28"/>
            <w:szCs w:val="28"/>
          </w:rPr>
          <w:delText xml:space="preserve"> words</w:delText>
        </w:r>
        <w:r w:rsidR="00385100" w:rsidDel="0061714A">
          <w:rPr>
            <w:rFonts w:ascii="Cambria" w:hAnsi="Cambria"/>
            <w:sz w:val="28"/>
            <w:szCs w:val="28"/>
          </w:rPr>
          <w:delText xml:space="preserve">.  </w:delText>
        </w:r>
        <w:commentRangeEnd w:id="12018"/>
        <w:r w:rsidR="005D61DF" w:rsidDel="0061714A">
          <w:rPr>
            <w:rStyle w:val="CommentReference"/>
            <w:rFonts w:ascii="Cambria" w:hAnsi="Cambria"/>
            <w:sz w:val="28"/>
            <w:szCs w:val="28"/>
          </w:rPr>
          <w:commentReference w:id="12018"/>
        </w:r>
      </w:del>
      <w:commentRangeEnd w:id="12019"/>
      <w:r w:rsidR="000E20DF">
        <w:rPr>
          <w:rStyle w:val="CommentReference"/>
          <w:rFonts w:ascii="Cambria" w:hAnsi="Cambria"/>
          <w:sz w:val="28"/>
          <w:szCs w:val="28"/>
        </w:rPr>
        <w:commentReference w:id="12019"/>
      </w:r>
      <w:r w:rsidR="00385100">
        <w:rPr>
          <w:rFonts w:ascii="Cambria" w:hAnsi="Cambria"/>
          <w:sz w:val="28"/>
          <w:szCs w:val="28"/>
        </w:rPr>
        <w:t>Honestly</w:t>
      </w:r>
      <w:r w:rsidR="00090188">
        <w:rPr>
          <w:rFonts w:ascii="Cambria" w:hAnsi="Cambria"/>
          <w:sz w:val="28"/>
          <w:szCs w:val="28"/>
        </w:rPr>
        <w:t>,</w:t>
      </w:r>
      <w:r>
        <w:rPr>
          <w:rFonts w:ascii="Cambria" w:hAnsi="Cambria"/>
          <w:sz w:val="28"/>
          <w:szCs w:val="28"/>
        </w:rPr>
        <w:t xml:space="preserve"> her </w:t>
      </w:r>
      <w:r w:rsidR="00385100">
        <w:rPr>
          <w:rFonts w:ascii="Cambria" w:hAnsi="Cambria"/>
          <w:sz w:val="28"/>
          <w:szCs w:val="28"/>
        </w:rPr>
        <w:t xml:space="preserve">emotions </w:t>
      </w:r>
      <w:del w:id="12036" w:author="Claire S" w:date="2026-06-04T11:08:00Z" w16du:dateUtc="2026-06-04T10:08:00Z">
        <w:r w:rsidR="00832F45" w:rsidDel="00750040">
          <w:rPr>
            <w:rFonts w:ascii="Cambria" w:hAnsi="Cambria"/>
            <w:sz w:val="28"/>
            <w:szCs w:val="28"/>
          </w:rPr>
          <w:delText xml:space="preserve">since </w:delText>
        </w:r>
      </w:del>
      <w:del w:id="12037" w:author="Claire S" w:date="2026-05-27T15:14:00Z" w16du:dateUtc="2026-05-27T14:14:00Z">
        <w:r w:rsidR="00832F45" w:rsidDel="00203B8B">
          <w:rPr>
            <w:rFonts w:ascii="Cambria" w:hAnsi="Cambria"/>
            <w:sz w:val="28"/>
            <w:szCs w:val="28"/>
          </w:rPr>
          <w:delText>Dex’s death</w:delText>
        </w:r>
      </w:del>
      <w:del w:id="12038" w:author="Claire S" w:date="2026-06-04T11:08:00Z" w16du:dateUtc="2026-06-04T10:08:00Z">
        <w:r w:rsidR="00832F45" w:rsidDel="00750040">
          <w:rPr>
            <w:rFonts w:ascii="Cambria" w:hAnsi="Cambria"/>
            <w:sz w:val="28"/>
            <w:szCs w:val="28"/>
          </w:rPr>
          <w:delText xml:space="preserve"> </w:delText>
        </w:r>
      </w:del>
      <w:r>
        <w:rPr>
          <w:rFonts w:ascii="Cambria" w:hAnsi="Cambria"/>
          <w:sz w:val="28"/>
          <w:szCs w:val="28"/>
        </w:rPr>
        <w:t>were all over the place</w:t>
      </w:r>
      <w:ins w:id="12039" w:author="Claire S" w:date="2026-06-04T11:08:00Z" w16du:dateUtc="2026-06-04T10:08:00Z">
        <w:r w:rsidR="00750040">
          <w:rPr>
            <w:rFonts w:ascii="Cambria" w:hAnsi="Cambria"/>
            <w:sz w:val="28"/>
            <w:szCs w:val="28"/>
          </w:rPr>
          <w:t>;</w:t>
        </w:r>
      </w:ins>
      <w:del w:id="12040" w:author="Claire S" w:date="2026-06-04T11:08:00Z" w16du:dateUtc="2026-06-04T10:08:00Z">
        <w:r w:rsidR="00832F45" w:rsidDel="00750040">
          <w:rPr>
            <w:rFonts w:ascii="Cambria" w:hAnsi="Cambria"/>
            <w:sz w:val="28"/>
            <w:szCs w:val="28"/>
          </w:rPr>
          <w:delText xml:space="preserve">, </w:delText>
        </w:r>
        <w:r w:rsidR="00385100" w:rsidDel="00750040">
          <w:rPr>
            <w:rFonts w:ascii="Cambria" w:hAnsi="Cambria"/>
            <w:sz w:val="28"/>
            <w:szCs w:val="28"/>
          </w:rPr>
          <w:delText>and</w:delText>
        </w:r>
      </w:del>
      <w:r>
        <w:rPr>
          <w:rFonts w:ascii="Cambria" w:hAnsi="Cambria"/>
          <w:sz w:val="28"/>
          <w:szCs w:val="28"/>
        </w:rPr>
        <w:t xml:space="preserve"> her </w:t>
      </w:r>
      <w:del w:id="12041" w:author="Claire S" w:date="2026-05-18T17:24:00Z" w16du:dateUtc="2026-05-18T16:24:00Z">
        <w:r w:rsidDel="00BF4C76">
          <w:rPr>
            <w:rFonts w:ascii="Cambria" w:hAnsi="Cambria"/>
            <w:sz w:val="28"/>
            <w:szCs w:val="28"/>
          </w:rPr>
          <w:delText xml:space="preserve">heart </w:delText>
        </w:r>
      </w:del>
      <w:ins w:id="12042" w:author="Claire S" w:date="2026-05-18T17:24:00Z" w16du:dateUtc="2026-05-18T16:24:00Z">
        <w:r w:rsidR="00BF4C76">
          <w:rPr>
            <w:rFonts w:ascii="Cambria" w:hAnsi="Cambria"/>
            <w:sz w:val="28"/>
            <w:szCs w:val="28"/>
          </w:rPr>
          <w:t xml:space="preserve">pulse </w:t>
        </w:r>
      </w:ins>
      <w:del w:id="12043" w:author="Claire S" w:date="2026-06-04T11:08:00Z" w16du:dateUtc="2026-06-04T10:08:00Z">
        <w:r w:rsidR="00385100" w:rsidDel="00750040">
          <w:rPr>
            <w:rFonts w:ascii="Cambria" w:hAnsi="Cambria"/>
            <w:sz w:val="28"/>
            <w:szCs w:val="28"/>
          </w:rPr>
          <w:delText xml:space="preserve">was </w:delText>
        </w:r>
      </w:del>
      <w:r>
        <w:rPr>
          <w:rFonts w:ascii="Cambria" w:hAnsi="Cambria"/>
          <w:sz w:val="28"/>
          <w:szCs w:val="28"/>
        </w:rPr>
        <w:t xml:space="preserve">still </w:t>
      </w:r>
      <w:del w:id="12044" w:author="Claire S" w:date="2026-05-18T17:24:00Z" w16du:dateUtc="2026-05-18T16:24:00Z">
        <w:r w:rsidDel="00BF4C76">
          <w:rPr>
            <w:rFonts w:ascii="Cambria" w:hAnsi="Cambria"/>
            <w:sz w:val="28"/>
            <w:szCs w:val="28"/>
          </w:rPr>
          <w:delText xml:space="preserve">pounding </w:delText>
        </w:r>
      </w:del>
      <w:ins w:id="12045" w:author="Claire S" w:date="2026-05-18T17:24:00Z" w16du:dateUtc="2026-05-18T16:24:00Z">
        <w:r w:rsidR="00BF4C76">
          <w:rPr>
            <w:rFonts w:ascii="Cambria" w:hAnsi="Cambria"/>
            <w:sz w:val="28"/>
            <w:szCs w:val="28"/>
          </w:rPr>
          <w:t xml:space="preserve">racing </w:t>
        </w:r>
      </w:ins>
      <w:r>
        <w:rPr>
          <w:rFonts w:ascii="Cambria" w:hAnsi="Cambria"/>
          <w:sz w:val="28"/>
          <w:szCs w:val="28"/>
        </w:rPr>
        <w:t>from the shock</w:t>
      </w:r>
      <w:r w:rsidR="00385100">
        <w:rPr>
          <w:rFonts w:ascii="Cambria" w:hAnsi="Cambria"/>
          <w:sz w:val="28"/>
          <w:szCs w:val="28"/>
        </w:rPr>
        <w:t xml:space="preserve"> of </w:t>
      </w:r>
      <w:r w:rsidR="00832F45">
        <w:rPr>
          <w:rFonts w:ascii="Cambria" w:hAnsi="Cambria"/>
          <w:sz w:val="28"/>
          <w:szCs w:val="28"/>
        </w:rPr>
        <w:t>the</w:t>
      </w:r>
      <w:r w:rsidR="00385100">
        <w:rPr>
          <w:rFonts w:ascii="Cambria" w:hAnsi="Cambria"/>
          <w:sz w:val="28"/>
          <w:szCs w:val="28"/>
        </w:rPr>
        <w:t xml:space="preserve"> face at the window</w:t>
      </w:r>
      <w:r>
        <w:rPr>
          <w:rFonts w:ascii="Cambria" w:hAnsi="Cambria"/>
          <w:sz w:val="28"/>
          <w:szCs w:val="28"/>
        </w:rPr>
        <w:t>.</w:t>
      </w:r>
      <w:del w:id="12046" w:author="Claire S" w:date="2026-05-18T17:30:00Z" w16du:dateUtc="2026-05-18T16:30:00Z">
        <w:r w:rsidR="00385100" w:rsidDel="004B7908">
          <w:rPr>
            <w:rFonts w:ascii="Cambria" w:hAnsi="Cambria"/>
            <w:sz w:val="28"/>
            <w:szCs w:val="28"/>
          </w:rPr>
          <w:delText xml:space="preserve"> </w:delText>
        </w:r>
      </w:del>
      <w:r w:rsidR="00AC68C8">
        <w:rPr>
          <w:rFonts w:ascii="Cambria" w:hAnsi="Cambria"/>
          <w:sz w:val="28"/>
          <w:szCs w:val="28"/>
        </w:rPr>
        <w:t xml:space="preserve"> </w:t>
      </w:r>
      <w:ins w:id="12047" w:author="Claire S" w:date="2026-05-18T17:30:00Z" w16du:dateUtc="2026-05-18T16:30:00Z">
        <w:r w:rsidR="004B7908">
          <w:rPr>
            <w:rFonts w:ascii="Cambria" w:hAnsi="Cambria"/>
            <w:sz w:val="28"/>
            <w:szCs w:val="28"/>
          </w:rPr>
          <w:t>‘Wasn’t expecting you</w:t>
        </w:r>
      </w:ins>
      <w:ins w:id="12048" w:author="Daisy Watt" w:date="2026-06-22T16:50:00Z" w16du:dateUtc="2026-06-22T14:50:00Z">
        <w:r w:rsidR="00BB2FC7">
          <w:rPr>
            <w:rFonts w:ascii="Cambria" w:hAnsi="Cambria"/>
            <w:sz w:val="28"/>
            <w:szCs w:val="28"/>
          </w:rPr>
          <w:t>,</w:t>
        </w:r>
      </w:ins>
      <w:ins w:id="12049" w:author="Claire S" w:date="2026-05-18T17:30:00Z" w16du:dateUtc="2026-05-18T16:30:00Z">
        <w:r w:rsidR="004B7908">
          <w:rPr>
            <w:rFonts w:ascii="Cambria" w:hAnsi="Cambria"/>
            <w:sz w:val="28"/>
            <w:szCs w:val="28"/>
          </w:rPr>
          <w:t xml:space="preserve"> though</w:t>
        </w:r>
      </w:ins>
      <w:ins w:id="12050" w:author="Claire S" w:date="2026-05-18T17:32:00Z" w16du:dateUtc="2026-05-18T16:32:00Z">
        <w:del w:id="12051" w:author="Daisy Watt" w:date="2026-06-22T16:50:00Z" w16du:dateUtc="2026-06-22T14:50:00Z">
          <w:r w:rsidR="000F0D6B">
            <w:rPr>
              <w:rFonts w:ascii="Cambria" w:hAnsi="Cambria"/>
              <w:sz w:val="28"/>
              <w:szCs w:val="28"/>
            </w:rPr>
            <w:delText>-</w:delText>
          </w:r>
        </w:del>
      </w:ins>
      <w:ins w:id="12052" w:author="Daisy Watt" w:date="2026-06-22T16:50:00Z" w16du:dateUtc="2026-06-22T14:50:00Z">
        <w:r w:rsidR="00BB2FC7">
          <w:rPr>
            <w:rFonts w:ascii="Cambria" w:hAnsi="Cambria"/>
            <w:sz w:val="28"/>
            <w:szCs w:val="28"/>
          </w:rPr>
          <w:t>…</w:t>
        </w:r>
      </w:ins>
      <w:ins w:id="12053" w:author="Claire S" w:date="2026-05-18T17:30:00Z" w16du:dateUtc="2026-05-18T16:30:00Z">
        <w:r w:rsidR="004B7908">
          <w:rPr>
            <w:rFonts w:ascii="Cambria" w:hAnsi="Cambria"/>
            <w:sz w:val="28"/>
            <w:szCs w:val="28"/>
          </w:rPr>
          <w:t>’</w:t>
        </w:r>
      </w:ins>
    </w:p>
    <w:p w14:paraId="22D7AEB9" w14:textId="6D272E54" w:rsidR="00CE6369" w:rsidRDefault="00CE6369">
      <w:pPr>
        <w:spacing w:line="360" w:lineRule="auto"/>
        <w:ind w:firstLine="720"/>
        <w:contextualSpacing/>
        <w:rPr>
          <w:ins w:id="12054" w:author="Claire S" w:date="2026-05-18T17:28:00Z" w16du:dateUtc="2026-05-18T16:28:00Z"/>
          <w:rFonts w:ascii="Cambria" w:hAnsi="Cambria"/>
          <w:sz w:val="28"/>
          <w:szCs w:val="28"/>
        </w:rPr>
        <w:pPrChange w:id="12055" w:author="Claire S" w:date="2026-05-18T17:29:00Z" w16du:dateUtc="2026-05-18T16:29:00Z">
          <w:pPr>
            <w:spacing w:line="360" w:lineRule="auto"/>
            <w:contextualSpacing/>
          </w:pPr>
        </w:pPrChange>
      </w:pPr>
      <w:ins w:id="12056" w:author="Claire S" w:date="2026-05-18T17:28:00Z" w16du:dateUtc="2026-05-18T16:28:00Z">
        <w:r>
          <w:rPr>
            <w:rFonts w:ascii="Cambria" w:hAnsi="Cambria"/>
            <w:sz w:val="28"/>
            <w:szCs w:val="28"/>
          </w:rPr>
          <w:t>‘</w:t>
        </w:r>
        <w:commentRangeStart w:id="12057"/>
        <w:r>
          <w:rPr>
            <w:rFonts w:ascii="Cambria" w:hAnsi="Cambria"/>
            <w:sz w:val="28"/>
            <w:szCs w:val="28"/>
          </w:rPr>
          <w:t xml:space="preserve">I was </w:t>
        </w:r>
      </w:ins>
      <w:ins w:id="12058" w:author="Claire S" w:date="2026-06-04T11:08:00Z" w16du:dateUtc="2026-06-04T10:08:00Z">
        <w:r w:rsidR="00750040">
          <w:rPr>
            <w:rFonts w:ascii="Cambria" w:hAnsi="Cambria"/>
            <w:sz w:val="28"/>
            <w:szCs w:val="28"/>
          </w:rPr>
          <w:t>passing</w:t>
        </w:r>
      </w:ins>
      <w:ins w:id="12059" w:author="Claire S" w:date="2026-06-04T11:09:00Z" w16du:dateUtc="2026-06-04T10:09:00Z">
        <w:r w:rsidR="00750040">
          <w:rPr>
            <w:rFonts w:ascii="Cambria" w:hAnsi="Cambria"/>
            <w:sz w:val="28"/>
            <w:szCs w:val="28"/>
          </w:rPr>
          <w:t>,</w:t>
        </w:r>
      </w:ins>
      <w:ins w:id="12060" w:author="Claire S" w:date="2026-06-04T11:08:00Z" w16du:dateUtc="2026-06-04T10:08:00Z">
        <w:r w:rsidR="00750040">
          <w:rPr>
            <w:rFonts w:ascii="Cambria" w:hAnsi="Cambria"/>
            <w:sz w:val="28"/>
            <w:szCs w:val="28"/>
          </w:rPr>
          <w:t xml:space="preserve"> on my</w:t>
        </w:r>
      </w:ins>
      <w:ins w:id="12061" w:author="Claire S" w:date="2026-05-18T17:30:00Z" w16du:dateUtc="2026-05-18T16:30:00Z">
        <w:r w:rsidR="004B7908">
          <w:rPr>
            <w:rFonts w:ascii="Cambria" w:hAnsi="Cambria"/>
            <w:sz w:val="28"/>
            <w:szCs w:val="28"/>
          </w:rPr>
          <w:t xml:space="preserve"> way </w:t>
        </w:r>
      </w:ins>
      <w:ins w:id="12062" w:author="Claire S" w:date="2026-05-18T17:28:00Z" w16du:dateUtc="2026-05-18T16:28:00Z">
        <w:r>
          <w:rPr>
            <w:rFonts w:ascii="Cambria" w:hAnsi="Cambria"/>
            <w:sz w:val="28"/>
            <w:szCs w:val="28"/>
          </w:rPr>
          <w:t>into town,’</w:t>
        </w:r>
      </w:ins>
      <w:ins w:id="12063" w:author="Claire S" w:date="2026-05-18T17:29:00Z" w16du:dateUtc="2026-05-18T16:29:00Z">
        <w:r>
          <w:rPr>
            <w:rFonts w:ascii="Cambria" w:hAnsi="Cambria"/>
            <w:sz w:val="28"/>
            <w:szCs w:val="28"/>
          </w:rPr>
          <w:t xml:space="preserve"> he said, craggy face half-hidden by his five o’clock shadow. ‘</w:t>
        </w:r>
      </w:ins>
      <w:ins w:id="12064" w:author="Claire S" w:date="2026-07-27T16:55:00Z" w16du:dateUtc="2026-07-27T15:55:00Z">
        <w:r w:rsidR="00A81325">
          <w:rPr>
            <w:rFonts w:ascii="Cambria" w:hAnsi="Cambria"/>
            <w:sz w:val="28"/>
            <w:szCs w:val="28"/>
          </w:rPr>
          <w:t xml:space="preserve">I don’t have to come in, but I just wanted to </w:t>
        </w:r>
      </w:ins>
      <w:ins w:id="12065" w:author="Claire S" w:date="2026-05-18T17:28:00Z" w16du:dateUtc="2026-05-18T16:28:00Z">
        <w:r>
          <w:rPr>
            <w:rFonts w:ascii="Cambria" w:hAnsi="Cambria"/>
            <w:sz w:val="28"/>
            <w:szCs w:val="28"/>
          </w:rPr>
          <w:t xml:space="preserve">check </w:t>
        </w:r>
      </w:ins>
      <w:ins w:id="12066" w:author="Claire S" w:date="2026-07-27T16:55:00Z" w16du:dateUtc="2026-07-27T15:55:00Z">
        <w:r w:rsidR="00A81325">
          <w:rPr>
            <w:rFonts w:ascii="Cambria" w:hAnsi="Cambria"/>
            <w:sz w:val="28"/>
            <w:szCs w:val="28"/>
          </w:rPr>
          <w:t>you were okay?</w:t>
        </w:r>
      </w:ins>
      <w:ins w:id="12067" w:author="Claire S" w:date="2026-05-18T17:28:00Z" w16du:dateUtc="2026-05-18T16:28:00Z">
        <w:r>
          <w:rPr>
            <w:rFonts w:ascii="Cambria" w:hAnsi="Cambria"/>
            <w:sz w:val="28"/>
            <w:szCs w:val="28"/>
          </w:rPr>
          <w:t xml:space="preserve"> Such a </w:t>
        </w:r>
      </w:ins>
      <w:ins w:id="12068" w:author="Claire S" w:date="2026-05-18T17:31:00Z" w16du:dateUtc="2026-05-18T16:31:00Z">
        <w:r w:rsidR="004B7908">
          <w:rPr>
            <w:rFonts w:ascii="Cambria" w:hAnsi="Cambria"/>
            <w:sz w:val="28"/>
            <w:szCs w:val="28"/>
          </w:rPr>
          <w:t>shit</w:t>
        </w:r>
      </w:ins>
      <w:ins w:id="12069" w:author="Claire S" w:date="2026-05-18T17:28:00Z" w16du:dateUtc="2026-05-18T16:28:00Z">
        <w:r>
          <w:rPr>
            <w:rFonts w:ascii="Cambria" w:hAnsi="Cambria"/>
            <w:sz w:val="28"/>
            <w:szCs w:val="28"/>
          </w:rPr>
          <w:t xml:space="preserve"> time</w:t>
        </w:r>
      </w:ins>
      <w:ins w:id="12070" w:author="Daisy Watt" w:date="2026-06-22T16:50:00Z" w16du:dateUtc="2026-06-22T14:50:00Z">
        <w:r w:rsidR="00BE033A">
          <w:rPr>
            <w:rFonts w:ascii="Cambria" w:hAnsi="Cambria"/>
            <w:sz w:val="28"/>
            <w:szCs w:val="28"/>
          </w:rPr>
          <w:t>.</w:t>
        </w:r>
      </w:ins>
      <w:ins w:id="12071" w:author="Claire S" w:date="2026-05-18T17:28:00Z" w16du:dateUtc="2026-05-18T16:28:00Z">
        <w:del w:id="12072" w:author="Daisy Watt" w:date="2026-06-22T16:50:00Z" w16du:dateUtc="2026-06-22T14:50:00Z">
          <w:r>
            <w:rPr>
              <w:rFonts w:ascii="Cambria" w:hAnsi="Cambria"/>
              <w:sz w:val="28"/>
              <w:szCs w:val="28"/>
            </w:rPr>
            <w:delText xml:space="preserve"> </w:delText>
          </w:r>
        </w:del>
      </w:ins>
      <w:ins w:id="12073" w:author="Claire S" w:date="2026-05-18T17:29:00Z" w16du:dateUtc="2026-05-18T16:29:00Z">
        <w:del w:id="12074" w:author="Daisy Watt" w:date="2026-06-22T16:50:00Z" w16du:dateUtc="2026-06-22T14:50:00Z">
          <w:r>
            <w:rPr>
              <w:rFonts w:ascii="Cambria" w:hAnsi="Cambria"/>
              <w:sz w:val="28"/>
              <w:szCs w:val="28"/>
            </w:rPr>
            <w:delText>-</w:delText>
          </w:r>
        </w:del>
      </w:ins>
      <w:ins w:id="12075" w:author="Claire S" w:date="2026-05-18T17:28:00Z" w16du:dateUtc="2026-05-18T16:28:00Z">
        <w:r>
          <w:rPr>
            <w:rFonts w:ascii="Cambria" w:hAnsi="Cambria"/>
            <w:sz w:val="28"/>
            <w:szCs w:val="28"/>
          </w:rPr>
          <w:t>’</w:t>
        </w:r>
      </w:ins>
      <w:commentRangeEnd w:id="12057"/>
      <w:r w:rsidR="00BE033A">
        <w:rPr>
          <w:rStyle w:val="CommentReference"/>
          <w:rFonts w:ascii="Cambria" w:hAnsi="Cambria"/>
          <w:sz w:val="28"/>
          <w:szCs w:val="28"/>
        </w:rPr>
        <w:commentReference w:id="12057"/>
      </w:r>
    </w:p>
    <w:p w14:paraId="147660BF" w14:textId="5AF6D866" w:rsidR="00090188" w:rsidDel="00CE6369" w:rsidRDefault="00AC68C8" w:rsidP="00433D3B">
      <w:pPr>
        <w:spacing w:line="360" w:lineRule="auto"/>
        <w:contextualSpacing/>
        <w:rPr>
          <w:del w:id="12076" w:author="Claire S" w:date="2026-05-18T17:28:00Z" w16du:dateUtc="2026-05-18T16:28:00Z"/>
          <w:rFonts w:ascii="Cambria" w:hAnsi="Cambria"/>
          <w:sz w:val="28"/>
          <w:szCs w:val="28"/>
        </w:rPr>
      </w:pPr>
      <w:del w:id="12077" w:author="Claire S" w:date="2026-05-18T17:24:00Z" w16du:dateUtc="2026-05-18T16:24:00Z">
        <w:r w:rsidDel="000E20DF">
          <w:rPr>
            <w:rFonts w:ascii="Cambria" w:hAnsi="Cambria"/>
            <w:sz w:val="28"/>
            <w:szCs w:val="28"/>
          </w:rPr>
          <w:delText xml:space="preserve">But </w:delText>
        </w:r>
        <w:r w:rsidR="0033234D" w:rsidDel="000E20DF">
          <w:rPr>
            <w:rFonts w:ascii="Cambria" w:hAnsi="Cambria"/>
            <w:sz w:val="28"/>
            <w:szCs w:val="28"/>
          </w:rPr>
          <w:delText>given</w:delText>
        </w:r>
        <w:r w:rsidR="004F3DCA" w:rsidDel="000E20DF">
          <w:rPr>
            <w:rFonts w:ascii="Cambria" w:hAnsi="Cambria"/>
            <w:sz w:val="28"/>
            <w:szCs w:val="28"/>
          </w:rPr>
          <w:delText xml:space="preserve"> that</w:delText>
        </w:r>
      </w:del>
      <w:del w:id="12078" w:author="Claire S" w:date="2026-05-18T17:28:00Z" w16du:dateUtc="2026-05-18T16:28:00Z">
        <w:r w:rsidR="00555A9B" w:rsidDel="00CE6369">
          <w:rPr>
            <w:rFonts w:ascii="Cambria" w:hAnsi="Cambria"/>
            <w:sz w:val="28"/>
            <w:szCs w:val="28"/>
          </w:rPr>
          <w:delText xml:space="preserve"> Jackson</w:delText>
        </w:r>
        <w:r w:rsidDel="00CE6369">
          <w:rPr>
            <w:rFonts w:ascii="Cambria" w:hAnsi="Cambria"/>
            <w:sz w:val="28"/>
            <w:szCs w:val="28"/>
          </w:rPr>
          <w:delText xml:space="preserve"> was </w:delText>
        </w:r>
        <w:r w:rsidR="00B14467" w:rsidDel="00CE6369">
          <w:rPr>
            <w:rFonts w:ascii="Cambria" w:hAnsi="Cambria"/>
            <w:sz w:val="28"/>
            <w:szCs w:val="28"/>
          </w:rPr>
          <w:delText>here</w:delText>
        </w:r>
      </w:del>
      <w:del w:id="12079" w:author="Claire S" w:date="2026-05-18T17:24:00Z" w16du:dateUtc="2026-05-18T16:24:00Z">
        <w:r w:rsidR="00B14467" w:rsidDel="000E20DF">
          <w:rPr>
            <w:rFonts w:ascii="Cambria" w:hAnsi="Cambria"/>
            <w:sz w:val="28"/>
            <w:szCs w:val="28"/>
          </w:rPr>
          <w:delText xml:space="preserve">, looking </w:delText>
        </w:r>
        <w:r w:rsidR="004F3DCA" w:rsidDel="000E20DF">
          <w:rPr>
            <w:rFonts w:ascii="Cambria" w:hAnsi="Cambria"/>
            <w:sz w:val="28"/>
            <w:szCs w:val="28"/>
          </w:rPr>
          <w:delText xml:space="preserve">every bit </w:delText>
        </w:r>
        <w:r w:rsidDel="000E20DF">
          <w:rPr>
            <w:rFonts w:ascii="Cambria" w:hAnsi="Cambria"/>
            <w:sz w:val="28"/>
            <w:szCs w:val="28"/>
          </w:rPr>
          <w:delText>as handsome as the last time she’d seen him</w:delText>
        </w:r>
        <w:r w:rsidR="00555A9B" w:rsidDel="000E20DF">
          <w:rPr>
            <w:rFonts w:ascii="Cambria" w:hAnsi="Cambria"/>
            <w:sz w:val="28"/>
            <w:szCs w:val="28"/>
          </w:rPr>
          <w:delText xml:space="preserve"> two days ago</w:delText>
        </w:r>
      </w:del>
      <w:del w:id="12080" w:author="Claire S" w:date="2026-05-18T17:28:00Z" w16du:dateUtc="2026-05-18T16:28:00Z">
        <w:r w:rsidDel="00CE6369">
          <w:rPr>
            <w:rFonts w:ascii="Cambria" w:hAnsi="Cambria"/>
            <w:sz w:val="28"/>
            <w:szCs w:val="28"/>
          </w:rPr>
          <w:delText xml:space="preserve">, his craggy face </w:delText>
        </w:r>
      </w:del>
      <w:del w:id="12081" w:author="Claire S" w:date="2026-05-18T17:24:00Z" w16du:dateUtc="2026-05-18T16:24:00Z">
        <w:r w:rsidR="000A55D4" w:rsidDel="000E20DF">
          <w:rPr>
            <w:rFonts w:ascii="Cambria" w:hAnsi="Cambria"/>
            <w:sz w:val="28"/>
            <w:szCs w:val="28"/>
          </w:rPr>
          <w:delText xml:space="preserve">now </w:delText>
        </w:r>
      </w:del>
      <w:del w:id="12082" w:author="Claire S" w:date="2026-05-18T17:28:00Z" w16du:dateUtc="2026-05-18T16:28:00Z">
        <w:r w:rsidR="0071513C" w:rsidDel="00CE6369">
          <w:rPr>
            <w:rFonts w:ascii="Cambria" w:hAnsi="Cambria"/>
            <w:sz w:val="28"/>
            <w:szCs w:val="28"/>
          </w:rPr>
          <w:delText>half</w:delText>
        </w:r>
        <w:r w:rsidR="0090788E" w:rsidDel="00CE6369">
          <w:rPr>
            <w:rFonts w:ascii="Cambria" w:hAnsi="Cambria"/>
            <w:sz w:val="28"/>
            <w:szCs w:val="28"/>
          </w:rPr>
          <w:delText>-</w:delText>
        </w:r>
        <w:r w:rsidR="0071513C" w:rsidDel="00CE6369">
          <w:rPr>
            <w:rFonts w:ascii="Cambria" w:hAnsi="Cambria"/>
            <w:sz w:val="28"/>
            <w:szCs w:val="28"/>
          </w:rPr>
          <w:delText>hidden by his five o’clock shadow</w:delText>
        </w:r>
      </w:del>
      <w:del w:id="12083" w:author="Claire S" w:date="2026-05-18T17:24:00Z" w16du:dateUtc="2026-05-18T16:24:00Z">
        <w:r w:rsidR="0033234D" w:rsidDel="000E20DF">
          <w:rPr>
            <w:rFonts w:ascii="Cambria" w:hAnsi="Cambria"/>
            <w:sz w:val="28"/>
            <w:szCs w:val="28"/>
          </w:rPr>
          <w:delText>, she could forgive his cheesiness</w:delText>
        </w:r>
      </w:del>
      <w:del w:id="12084" w:author="Claire S" w:date="2026-05-18T17:28:00Z" w16du:dateUtc="2026-05-18T16:28:00Z">
        <w:r w:rsidR="0071513C" w:rsidDel="00CE6369">
          <w:rPr>
            <w:rFonts w:ascii="Cambria" w:hAnsi="Cambria"/>
            <w:sz w:val="28"/>
            <w:szCs w:val="28"/>
          </w:rPr>
          <w:delText xml:space="preserve">.  </w:delText>
        </w:r>
      </w:del>
    </w:p>
    <w:p w14:paraId="30AF0B30" w14:textId="10B11E7C" w:rsidR="0090788E" w:rsidRDefault="0090788E" w:rsidP="0090788E">
      <w:pPr>
        <w:spacing w:line="360" w:lineRule="auto"/>
        <w:ind w:firstLine="720"/>
        <w:contextualSpacing/>
        <w:rPr>
          <w:rFonts w:ascii="Cambria" w:hAnsi="Cambria"/>
          <w:sz w:val="28"/>
          <w:szCs w:val="28"/>
        </w:rPr>
      </w:pPr>
      <w:r>
        <w:rPr>
          <w:rFonts w:ascii="Cambria" w:hAnsi="Cambria"/>
          <w:sz w:val="28"/>
          <w:szCs w:val="28"/>
        </w:rPr>
        <w:t>‘</w:t>
      </w:r>
      <w:del w:id="12085" w:author="Claire S" w:date="2026-05-18T17:31:00Z" w16du:dateUtc="2026-05-18T16:31:00Z">
        <w:r w:rsidDel="004B7908">
          <w:rPr>
            <w:rFonts w:ascii="Cambria" w:hAnsi="Cambria"/>
            <w:sz w:val="28"/>
            <w:szCs w:val="28"/>
          </w:rPr>
          <w:delText>Come in</w:delText>
        </w:r>
        <w:r w:rsidR="006B4E77" w:rsidDel="004B7908">
          <w:rPr>
            <w:rFonts w:ascii="Cambria" w:hAnsi="Cambria"/>
            <w:sz w:val="28"/>
            <w:szCs w:val="28"/>
          </w:rPr>
          <w:delText>, please</w:delText>
        </w:r>
      </w:del>
      <w:ins w:id="12086" w:author="Claire S" w:date="2026-05-18T17:31:00Z" w16du:dateUtc="2026-05-18T16:31:00Z">
        <w:r w:rsidR="004B7908">
          <w:rPr>
            <w:rFonts w:ascii="Cambria" w:hAnsi="Cambria"/>
            <w:sz w:val="28"/>
            <w:szCs w:val="28"/>
          </w:rPr>
          <w:t>You can say that again</w:t>
        </w:r>
      </w:ins>
      <w:r>
        <w:rPr>
          <w:rFonts w:ascii="Cambria" w:hAnsi="Cambria"/>
          <w:sz w:val="28"/>
          <w:szCs w:val="28"/>
        </w:rPr>
        <w:t>.’</w:t>
      </w:r>
      <w:r w:rsidR="00076E27">
        <w:rPr>
          <w:rFonts w:ascii="Cambria" w:hAnsi="Cambria"/>
          <w:sz w:val="28"/>
          <w:szCs w:val="28"/>
        </w:rPr>
        <w:t xml:space="preserve"> She held the door open</w:t>
      </w:r>
      <w:r w:rsidR="003B63A7">
        <w:rPr>
          <w:rFonts w:ascii="Cambria" w:hAnsi="Cambria"/>
          <w:sz w:val="28"/>
          <w:szCs w:val="28"/>
        </w:rPr>
        <w:t>.</w:t>
      </w:r>
      <w:ins w:id="12087" w:author="Claire S" w:date="2026-05-18T17:25:00Z" w16du:dateUtc="2026-05-18T16:25:00Z">
        <w:r w:rsidR="000E20DF">
          <w:rPr>
            <w:rFonts w:ascii="Cambria" w:hAnsi="Cambria"/>
            <w:sz w:val="28"/>
            <w:szCs w:val="28"/>
          </w:rPr>
          <w:t xml:space="preserve"> ‘</w:t>
        </w:r>
      </w:ins>
      <w:ins w:id="12088" w:author="Claire S" w:date="2026-07-27T16:55:00Z" w16du:dateUtc="2026-07-27T15:55:00Z">
        <w:r w:rsidR="00A81325">
          <w:rPr>
            <w:rFonts w:ascii="Cambria" w:hAnsi="Cambria"/>
            <w:sz w:val="28"/>
            <w:szCs w:val="28"/>
          </w:rPr>
          <w:t>Please do c</w:t>
        </w:r>
      </w:ins>
      <w:ins w:id="12089" w:author="Claire S" w:date="2026-05-18T17:31:00Z" w16du:dateUtc="2026-05-18T16:31:00Z">
        <w:r w:rsidR="004B7908">
          <w:rPr>
            <w:rFonts w:ascii="Cambria" w:hAnsi="Cambria"/>
            <w:sz w:val="28"/>
            <w:szCs w:val="28"/>
          </w:rPr>
          <w:t xml:space="preserve">ome in. </w:t>
        </w:r>
      </w:ins>
      <w:ins w:id="12090" w:author="Claire S" w:date="2026-05-18T17:25:00Z" w16du:dateUtc="2026-05-18T16:25:00Z">
        <w:r w:rsidR="000E20DF">
          <w:rPr>
            <w:rFonts w:ascii="Cambria" w:hAnsi="Cambria"/>
            <w:sz w:val="28"/>
            <w:szCs w:val="28"/>
          </w:rPr>
          <w:t>I</w:t>
        </w:r>
      </w:ins>
      <w:ins w:id="12091" w:author="Claire S" w:date="2026-05-18T17:31:00Z" w16du:dateUtc="2026-05-18T16:31:00Z">
        <w:r w:rsidR="004B7908">
          <w:rPr>
            <w:rFonts w:ascii="Cambria" w:hAnsi="Cambria"/>
            <w:sz w:val="28"/>
            <w:szCs w:val="28"/>
          </w:rPr>
          <w:t>’m glad to see you,</w:t>
        </w:r>
      </w:ins>
      <w:ins w:id="12092" w:author="Claire S" w:date="2026-07-27T16:55:00Z" w16du:dateUtc="2026-07-27T15:55:00Z">
        <w:r w:rsidR="00A81325">
          <w:rPr>
            <w:rFonts w:ascii="Cambria" w:hAnsi="Cambria"/>
            <w:sz w:val="28"/>
            <w:szCs w:val="28"/>
          </w:rPr>
          <w:t xml:space="preserve"> actually.</w:t>
        </w:r>
      </w:ins>
      <w:ins w:id="12093" w:author="Claire S" w:date="2026-05-18T17:31:00Z" w16du:dateUtc="2026-05-18T16:31:00Z">
        <w:r w:rsidR="004B7908">
          <w:rPr>
            <w:rFonts w:ascii="Cambria" w:hAnsi="Cambria"/>
            <w:sz w:val="28"/>
            <w:szCs w:val="28"/>
          </w:rPr>
          <w:t xml:space="preserve"> I</w:t>
        </w:r>
      </w:ins>
      <w:ins w:id="12094" w:author="Claire S" w:date="2026-05-18T17:25:00Z" w16du:dateUtc="2026-05-18T16:25:00Z">
        <w:r w:rsidR="000E20DF">
          <w:rPr>
            <w:rFonts w:ascii="Cambria" w:hAnsi="Cambria"/>
            <w:sz w:val="28"/>
            <w:szCs w:val="28"/>
          </w:rPr>
          <w:t>’ve just had a bit of a shock.’</w:t>
        </w:r>
      </w:ins>
    </w:p>
    <w:p w14:paraId="42F90010" w14:textId="12138112" w:rsidR="00FA7B31" w:rsidRDefault="0071513C" w:rsidP="003B63A7">
      <w:pPr>
        <w:spacing w:line="360" w:lineRule="auto"/>
        <w:ind w:firstLine="720"/>
        <w:contextualSpacing/>
        <w:rPr>
          <w:rFonts w:ascii="Cambria" w:hAnsi="Cambria"/>
          <w:sz w:val="28"/>
          <w:szCs w:val="28"/>
        </w:rPr>
      </w:pPr>
      <w:r>
        <w:rPr>
          <w:rFonts w:ascii="Cambria" w:hAnsi="Cambria"/>
          <w:sz w:val="28"/>
          <w:szCs w:val="28"/>
        </w:rPr>
        <w:t>‘</w:t>
      </w:r>
      <w:del w:id="12095" w:author="Claire S" w:date="2026-05-18T17:25:00Z" w16du:dateUtc="2026-05-18T16:25:00Z">
        <w:r w:rsidR="00FA7B31" w:rsidDel="000E20DF">
          <w:rPr>
            <w:rFonts w:ascii="Cambria" w:hAnsi="Cambria"/>
            <w:sz w:val="28"/>
            <w:szCs w:val="28"/>
          </w:rPr>
          <w:delText>Nice place</w:delText>
        </w:r>
      </w:del>
      <w:ins w:id="12096" w:author="Claire S" w:date="2026-05-18T17:33:00Z" w16du:dateUtc="2026-05-18T16:33:00Z">
        <w:r w:rsidR="000F0D6B">
          <w:rPr>
            <w:rFonts w:ascii="Cambria" w:hAnsi="Cambria"/>
            <w:sz w:val="28"/>
            <w:szCs w:val="28"/>
          </w:rPr>
          <w:t xml:space="preserve">Oh? </w:t>
        </w:r>
      </w:ins>
      <w:ins w:id="12097" w:author="Claire S" w:date="2026-05-18T17:31:00Z" w16du:dateUtc="2026-05-18T16:31:00Z">
        <w:r w:rsidR="004B7908">
          <w:rPr>
            <w:rFonts w:ascii="Cambria" w:hAnsi="Cambria"/>
            <w:sz w:val="28"/>
            <w:szCs w:val="28"/>
          </w:rPr>
          <w:t>I’m bloody gutted about Dex.</w:t>
        </w:r>
      </w:ins>
      <w:del w:id="12098" w:author="Claire S" w:date="2026-05-18T17:25:00Z" w16du:dateUtc="2026-05-18T16:25:00Z">
        <w:r w:rsidR="00CC4864" w:rsidDel="000E20DF">
          <w:rPr>
            <w:rFonts w:ascii="Cambria" w:hAnsi="Cambria"/>
            <w:sz w:val="28"/>
            <w:szCs w:val="28"/>
          </w:rPr>
          <w:delText>.</w:delText>
        </w:r>
      </w:del>
      <w:r w:rsidR="003B63A7">
        <w:rPr>
          <w:rFonts w:ascii="Cambria" w:hAnsi="Cambria"/>
          <w:sz w:val="28"/>
          <w:szCs w:val="28"/>
        </w:rPr>
        <w:t xml:space="preserve">’ </w:t>
      </w:r>
      <w:del w:id="12099" w:author="Claire S" w:date="2026-05-27T15:14:00Z" w16du:dateUtc="2026-05-27T14:14:00Z">
        <w:r w:rsidR="003B63A7" w:rsidDel="00203B8B">
          <w:rPr>
            <w:rFonts w:ascii="Cambria" w:hAnsi="Cambria"/>
            <w:sz w:val="28"/>
            <w:szCs w:val="28"/>
          </w:rPr>
          <w:delText xml:space="preserve">He </w:delText>
        </w:r>
      </w:del>
      <w:ins w:id="12100" w:author="Claire S" w:date="2026-05-27T15:14:00Z" w16du:dateUtc="2026-05-27T14:14:00Z">
        <w:r w:rsidR="00203B8B">
          <w:rPr>
            <w:rFonts w:ascii="Cambria" w:hAnsi="Cambria"/>
            <w:sz w:val="28"/>
            <w:szCs w:val="28"/>
          </w:rPr>
          <w:t>Ray</w:t>
        </w:r>
      </w:ins>
      <w:ins w:id="12101" w:author="Claire S" w:date="2026-06-04T11:09:00Z" w16du:dateUtc="2026-06-04T10:09:00Z">
        <w:r w:rsidR="00573763">
          <w:rPr>
            <w:rFonts w:ascii="Cambria" w:hAnsi="Cambria"/>
            <w:sz w:val="28"/>
            <w:szCs w:val="28"/>
          </w:rPr>
          <w:t>n</w:t>
        </w:r>
      </w:ins>
      <w:ins w:id="12102" w:author="Claire S" w:date="2026-05-27T15:14:00Z" w16du:dateUtc="2026-05-27T14:14:00Z">
        <w:r w:rsidR="00203B8B">
          <w:rPr>
            <w:rFonts w:ascii="Cambria" w:hAnsi="Cambria"/>
            <w:sz w:val="28"/>
            <w:szCs w:val="28"/>
          </w:rPr>
          <w:t>e</w:t>
        </w:r>
      </w:ins>
      <w:ins w:id="12103" w:author="Claire S" w:date="2026-05-27T15:15:00Z" w16du:dateUtc="2026-05-27T14:15:00Z">
        <w:r w:rsidR="00203B8B">
          <w:rPr>
            <w:rFonts w:ascii="Cambria" w:hAnsi="Cambria"/>
            <w:sz w:val="28"/>
            <w:szCs w:val="28"/>
          </w:rPr>
          <w:t xml:space="preserve"> </w:t>
        </w:r>
      </w:ins>
      <w:r w:rsidR="003B63A7">
        <w:rPr>
          <w:rFonts w:ascii="Cambria" w:hAnsi="Cambria"/>
          <w:sz w:val="28"/>
          <w:szCs w:val="28"/>
        </w:rPr>
        <w:t>stepped past her into the hallway</w:t>
      </w:r>
      <w:del w:id="12104" w:author="Claire S" w:date="2026-05-18T17:25:00Z" w16du:dateUtc="2026-05-18T16:25:00Z">
        <w:r w:rsidR="003B63A7" w:rsidDel="000E20DF">
          <w:rPr>
            <w:rFonts w:ascii="Cambria" w:hAnsi="Cambria"/>
            <w:sz w:val="28"/>
            <w:szCs w:val="28"/>
          </w:rPr>
          <w:delText>, smelling divine</w:delText>
        </w:r>
      </w:del>
      <w:r w:rsidR="003B63A7">
        <w:rPr>
          <w:rFonts w:ascii="Cambria" w:hAnsi="Cambria"/>
          <w:sz w:val="28"/>
          <w:szCs w:val="28"/>
        </w:rPr>
        <w:t>. ‘</w:t>
      </w:r>
      <w:del w:id="12105" w:author="Claire S" w:date="2026-05-18T17:25:00Z" w16du:dateUtc="2026-05-18T16:25:00Z">
        <w:r w:rsidR="00FA7B31" w:rsidDel="000E20DF">
          <w:rPr>
            <w:rFonts w:ascii="Cambria" w:hAnsi="Cambria"/>
            <w:sz w:val="28"/>
            <w:szCs w:val="28"/>
          </w:rPr>
          <w:delText>S</w:delText>
        </w:r>
      </w:del>
      <w:del w:id="12106" w:author="Claire S" w:date="2026-05-18T17:29:00Z" w16du:dateUtc="2026-05-18T16:29:00Z">
        <w:r w:rsidR="00FA7B31" w:rsidDel="006F4D33">
          <w:rPr>
            <w:rFonts w:ascii="Cambria" w:hAnsi="Cambria"/>
            <w:sz w:val="28"/>
            <w:szCs w:val="28"/>
          </w:rPr>
          <w:delText>orry</w:delText>
        </w:r>
      </w:del>
      <w:del w:id="12107" w:author="Claire S" w:date="2026-05-18T17:31:00Z" w16du:dateUtc="2026-05-18T16:31:00Z">
        <w:r w:rsidR="00FA7B31" w:rsidDel="004B7908">
          <w:rPr>
            <w:rFonts w:ascii="Cambria" w:hAnsi="Cambria"/>
            <w:sz w:val="28"/>
            <w:szCs w:val="28"/>
          </w:rPr>
          <w:delText xml:space="preserve"> about Dex</w:delText>
        </w:r>
      </w:del>
      <w:del w:id="12108" w:author="Claire S" w:date="2026-05-18T17:25:00Z" w16du:dateUtc="2026-05-18T16:25:00Z">
        <w:r w:rsidR="00FA7B31" w:rsidDel="000E20DF">
          <w:rPr>
            <w:rFonts w:ascii="Cambria" w:hAnsi="Cambria"/>
            <w:sz w:val="28"/>
            <w:szCs w:val="28"/>
          </w:rPr>
          <w:delText>, though</w:delText>
        </w:r>
      </w:del>
      <w:del w:id="12109" w:author="Claire S" w:date="2026-05-18T17:30:00Z" w16du:dateUtc="2026-05-18T16:30:00Z">
        <w:r w:rsidR="00FA7B31" w:rsidDel="006F4D33">
          <w:rPr>
            <w:rFonts w:ascii="Cambria" w:hAnsi="Cambria"/>
            <w:sz w:val="28"/>
            <w:szCs w:val="28"/>
          </w:rPr>
          <w:delText>, truly gutting</w:delText>
        </w:r>
      </w:del>
      <w:del w:id="12110" w:author="Claire S" w:date="2026-05-18T17:31:00Z" w16du:dateUtc="2026-05-18T16:31:00Z">
        <w:r w:rsidR="00FA7B31" w:rsidDel="004B7908">
          <w:rPr>
            <w:rFonts w:ascii="Cambria" w:hAnsi="Cambria"/>
            <w:sz w:val="28"/>
            <w:szCs w:val="28"/>
          </w:rPr>
          <w:delText>.</w:delText>
        </w:r>
        <w:r w:rsidR="00B63DF1" w:rsidDel="004B7908">
          <w:rPr>
            <w:rFonts w:ascii="Cambria" w:hAnsi="Cambria"/>
            <w:sz w:val="28"/>
            <w:szCs w:val="28"/>
          </w:rPr>
          <w:delText xml:space="preserve"> </w:delText>
        </w:r>
      </w:del>
      <w:r w:rsidR="00B63DF1">
        <w:rPr>
          <w:rFonts w:ascii="Cambria" w:hAnsi="Cambria"/>
          <w:sz w:val="28"/>
          <w:szCs w:val="28"/>
        </w:rPr>
        <w:t>Can’t believe it.</w:t>
      </w:r>
      <w:r w:rsidR="00FA7B31">
        <w:rPr>
          <w:rFonts w:ascii="Cambria" w:hAnsi="Cambria"/>
          <w:sz w:val="28"/>
          <w:szCs w:val="28"/>
        </w:rPr>
        <w:t>’</w:t>
      </w:r>
    </w:p>
    <w:p w14:paraId="596ABCD1" w14:textId="00EFCB70" w:rsidR="00FA7B31" w:rsidRDefault="00FA7B31" w:rsidP="00433D3B">
      <w:pPr>
        <w:spacing w:line="360" w:lineRule="auto"/>
        <w:contextualSpacing/>
        <w:rPr>
          <w:rFonts w:ascii="Cambria" w:hAnsi="Cambria"/>
          <w:sz w:val="28"/>
          <w:szCs w:val="28"/>
        </w:rPr>
      </w:pPr>
      <w:r>
        <w:rPr>
          <w:rFonts w:ascii="Cambria" w:hAnsi="Cambria"/>
          <w:sz w:val="28"/>
          <w:szCs w:val="28"/>
        </w:rPr>
        <w:tab/>
        <w:t>‘Yes</w:t>
      </w:r>
      <w:del w:id="12111" w:author="Daisy Watt" w:date="2026-06-22T16:59:00Z" w16du:dateUtc="2026-06-22T14:59:00Z">
        <w:r>
          <w:rPr>
            <w:rFonts w:ascii="Cambria" w:hAnsi="Cambria"/>
            <w:sz w:val="28"/>
            <w:szCs w:val="28"/>
          </w:rPr>
          <w:delText xml:space="preserve">,’ </w:delText>
        </w:r>
        <w:r w:rsidDel="003942F1">
          <w:rPr>
            <w:rFonts w:ascii="Cambria" w:hAnsi="Cambria"/>
            <w:sz w:val="28"/>
            <w:szCs w:val="28"/>
          </w:rPr>
          <w:delText>s</w:delText>
        </w:r>
      </w:del>
      <w:ins w:id="12112" w:author="Daisy Watt" w:date="2026-06-22T16:59:00Z" w16du:dateUtc="2026-06-22T14:59:00Z">
        <w:r w:rsidR="003942F1">
          <w:rPr>
            <w:rFonts w:ascii="Cambria" w:hAnsi="Cambria"/>
            <w:sz w:val="28"/>
            <w:szCs w:val="28"/>
          </w:rPr>
          <w:t>.’ S</w:t>
        </w:r>
      </w:ins>
      <w:r>
        <w:rPr>
          <w:rFonts w:ascii="Cambria" w:hAnsi="Cambria"/>
          <w:sz w:val="28"/>
          <w:szCs w:val="28"/>
        </w:rPr>
        <w:t>he stifled a sob. ‘</w:t>
      </w:r>
      <w:del w:id="12113" w:author="Claire S" w:date="2026-05-18T17:30:00Z" w16du:dateUtc="2026-05-18T16:30:00Z">
        <w:r w:rsidDel="006F4D33">
          <w:rPr>
            <w:rFonts w:ascii="Cambria" w:hAnsi="Cambria"/>
            <w:sz w:val="28"/>
            <w:szCs w:val="28"/>
          </w:rPr>
          <w:delText xml:space="preserve">Gutting </w:delText>
        </w:r>
      </w:del>
      <w:ins w:id="12114" w:author="Claire S" w:date="2026-05-18T17:30:00Z" w16du:dateUtc="2026-05-18T16:30:00Z">
        <w:r w:rsidR="006F4D33">
          <w:rPr>
            <w:rFonts w:ascii="Cambria" w:hAnsi="Cambria"/>
            <w:sz w:val="28"/>
            <w:szCs w:val="28"/>
          </w:rPr>
          <w:t xml:space="preserve">Gutted </w:t>
        </w:r>
      </w:ins>
      <w:r>
        <w:rPr>
          <w:rFonts w:ascii="Cambria" w:hAnsi="Cambria"/>
          <w:sz w:val="28"/>
          <w:szCs w:val="28"/>
        </w:rPr>
        <w:t>is about right.</w:t>
      </w:r>
      <w:r w:rsidR="00B63DF1">
        <w:rPr>
          <w:rFonts w:ascii="Cambria" w:hAnsi="Cambria"/>
          <w:sz w:val="28"/>
          <w:szCs w:val="28"/>
        </w:rPr>
        <w:t xml:space="preserve"> </w:t>
      </w:r>
      <w:del w:id="12115" w:author="Claire S" w:date="2026-05-18T17:26:00Z" w16du:dateUtc="2026-05-18T16:26:00Z">
        <w:r w:rsidR="00B63DF1" w:rsidDel="000E20DF">
          <w:rPr>
            <w:rFonts w:ascii="Cambria" w:hAnsi="Cambria"/>
            <w:sz w:val="28"/>
            <w:szCs w:val="28"/>
          </w:rPr>
          <w:delText>Come on, and</w:delText>
        </w:r>
        <w:r w:rsidDel="000E20DF">
          <w:rPr>
            <w:rFonts w:ascii="Cambria" w:hAnsi="Cambria"/>
            <w:sz w:val="28"/>
            <w:szCs w:val="28"/>
          </w:rPr>
          <w:delText xml:space="preserve"> </w:delText>
        </w:r>
      </w:del>
      <w:del w:id="12116" w:author="Claire S" w:date="2026-05-20T11:18:00Z" w16du:dateUtc="2026-05-20T10:18:00Z">
        <w:r w:rsidDel="001011F6">
          <w:rPr>
            <w:rFonts w:ascii="Cambria" w:hAnsi="Cambria"/>
            <w:sz w:val="28"/>
            <w:szCs w:val="28"/>
          </w:rPr>
          <w:delText>I’ll get</w:delText>
        </w:r>
      </w:del>
      <w:ins w:id="12117" w:author="Claire S" w:date="2026-05-20T11:18:00Z" w16du:dateUtc="2026-05-20T10:18:00Z">
        <w:r w:rsidR="001011F6">
          <w:rPr>
            <w:rFonts w:ascii="Cambria" w:hAnsi="Cambria"/>
            <w:sz w:val="28"/>
            <w:szCs w:val="28"/>
          </w:rPr>
          <w:t xml:space="preserve">Shall we have </w:t>
        </w:r>
      </w:ins>
      <w:del w:id="12118" w:author="Claire S" w:date="2026-05-20T11:18:00Z" w16du:dateUtc="2026-05-20T10:18:00Z">
        <w:r w:rsidDel="001011F6">
          <w:rPr>
            <w:rFonts w:ascii="Cambria" w:hAnsi="Cambria"/>
            <w:sz w:val="28"/>
            <w:szCs w:val="28"/>
          </w:rPr>
          <w:delText xml:space="preserve"> you </w:delText>
        </w:r>
      </w:del>
      <w:r>
        <w:rPr>
          <w:rFonts w:ascii="Cambria" w:hAnsi="Cambria"/>
          <w:sz w:val="28"/>
          <w:szCs w:val="28"/>
        </w:rPr>
        <w:t>a drink</w:t>
      </w:r>
      <w:del w:id="12119" w:author="Daisy Watt" w:date="2026-06-22T16:52:00Z" w16du:dateUtc="2026-06-22T14:52:00Z">
        <w:r>
          <w:rPr>
            <w:rFonts w:ascii="Cambria" w:hAnsi="Cambria"/>
            <w:sz w:val="28"/>
            <w:szCs w:val="28"/>
          </w:rPr>
          <w:delText>.</w:delText>
        </w:r>
      </w:del>
      <w:ins w:id="12120" w:author="Daisy Watt" w:date="2026-06-22T16:52:00Z" w16du:dateUtc="2026-06-22T14:52:00Z">
        <w:r w:rsidR="000C0F45">
          <w:rPr>
            <w:rFonts w:ascii="Cambria" w:hAnsi="Cambria"/>
            <w:sz w:val="28"/>
            <w:szCs w:val="28"/>
          </w:rPr>
          <w:t>?</w:t>
        </w:r>
      </w:ins>
      <w:r>
        <w:rPr>
          <w:rFonts w:ascii="Cambria" w:hAnsi="Cambria"/>
          <w:sz w:val="28"/>
          <w:szCs w:val="28"/>
        </w:rPr>
        <w:t>’</w:t>
      </w:r>
      <w:ins w:id="12121" w:author="Claire S" w:date="2026-05-20T11:18:00Z" w16du:dateUtc="2026-05-20T10:18:00Z">
        <w:r w:rsidR="001011F6">
          <w:rPr>
            <w:rFonts w:ascii="Cambria" w:hAnsi="Cambria"/>
            <w:sz w:val="28"/>
            <w:szCs w:val="28"/>
          </w:rPr>
          <w:t xml:space="preserve"> It wasn’t a question, and she wasn’t interrogating her desire to drin</w:t>
        </w:r>
      </w:ins>
      <w:ins w:id="12122" w:author="Daisy Watt" w:date="2026-06-22T17:00:00Z" w16du:dateUtc="2026-06-22T15:00:00Z">
        <w:r w:rsidR="001011F6">
          <w:rPr>
            <w:rFonts w:ascii="Cambria" w:hAnsi="Cambria"/>
            <w:sz w:val="28"/>
            <w:szCs w:val="28"/>
          </w:rPr>
          <w:t>k</w:t>
        </w:r>
        <w:r w:rsidR="008E4A91">
          <w:rPr>
            <w:rFonts w:ascii="Cambria" w:hAnsi="Cambria"/>
            <w:sz w:val="28"/>
            <w:szCs w:val="28"/>
          </w:rPr>
          <w:t>,</w:t>
        </w:r>
      </w:ins>
      <w:ins w:id="12123" w:author="Claire S" w:date="2026-05-20T11:18:00Z" w16du:dateUtc="2026-05-20T10:18:00Z">
        <w:del w:id="12124" w:author="Daisy Watt" w:date="2026-06-22T17:00:00Z" w16du:dateUtc="2026-06-22T15:00:00Z">
          <w:r w:rsidR="001011F6" w:rsidDel="008E4A91">
            <w:rPr>
              <w:rFonts w:ascii="Cambria" w:hAnsi="Cambria"/>
              <w:sz w:val="28"/>
              <w:szCs w:val="28"/>
            </w:rPr>
            <w:delText>k</w:delText>
          </w:r>
          <w:r w:rsidR="001011F6">
            <w:rPr>
              <w:rFonts w:ascii="Cambria" w:hAnsi="Cambria"/>
              <w:sz w:val="28"/>
              <w:szCs w:val="28"/>
            </w:rPr>
            <w:delText xml:space="preserve"> more</w:delText>
          </w:r>
        </w:del>
        <w:r w:rsidR="001011F6">
          <w:rPr>
            <w:rFonts w:ascii="Cambria" w:hAnsi="Cambria"/>
            <w:sz w:val="28"/>
            <w:szCs w:val="28"/>
          </w:rPr>
          <w:t xml:space="preserve"> right now. Needs must.</w:t>
        </w:r>
      </w:ins>
    </w:p>
    <w:p w14:paraId="6ACF3997" w14:textId="01F5EE53" w:rsidR="0071513C" w:rsidRDefault="003B63A7" w:rsidP="00FA7B31">
      <w:pPr>
        <w:spacing w:line="360" w:lineRule="auto"/>
        <w:ind w:firstLine="720"/>
        <w:contextualSpacing/>
        <w:rPr>
          <w:rFonts w:ascii="Cambria" w:hAnsi="Cambria"/>
          <w:sz w:val="28"/>
          <w:szCs w:val="28"/>
        </w:rPr>
      </w:pPr>
      <w:r>
        <w:rPr>
          <w:rFonts w:ascii="Cambria" w:hAnsi="Cambria"/>
          <w:sz w:val="28"/>
          <w:szCs w:val="28"/>
        </w:rPr>
        <w:t>‘</w:t>
      </w:r>
      <w:ins w:id="12125" w:author="Claire S" w:date="2026-05-27T15:15:00Z" w16du:dateUtc="2026-05-27T14:15:00Z">
        <w:r w:rsidR="005C51FD">
          <w:rPr>
            <w:rFonts w:ascii="Cambria" w:hAnsi="Cambria"/>
            <w:sz w:val="28"/>
            <w:szCs w:val="28"/>
          </w:rPr>
          <w:t xml:space="preserve">Sure. </w:t>
        </w:r>
      </w:ins>
      <w:del w:id="12126" w:author="Claire S" w:date="2026-05-18T17:26:00Z" w16du:dateUtc="2026-05-18T16:26:00Z">
        <w:r w:rsidR="00FA7B31" w:rsidDel="000E20DF">
          <w:rPr>
            <w:rFonts w:ascii="Cambria" w:hAnsi="Cambria"/>
            <w:sz w:val="28"/>
            <w:szCs w:val="28"/>
          </w:rPr>
          <w:delText>Y</w:delText>
        </w:r>
        <w:r w:rsidR="0071513C" w:rsidDel="000E20DF">
          <w:rPr>
            <w:rFonts w:ascii="Cambria" w:hAnsi="Cambria"/>
            <w:sz w:val="28"/>
            <w:szCs w:val="28"/>
          </w:rPr>
          <w:delText>ou okay</w:delText>
        </w:r>
      </w:del>
      <w:ins w:id="12127" w:author="Claire S" w:date="2026-07-27T16:55:00Z" w16du:dateUtc="2026-07-27T15:55:00Z">
        <w:r w:rsidR="00FC62CF">
          <w:rPr>
            <w:rFonts w:ascii="Cambria" w:hAnsi="Cambria"/>
            <w:sz w:val="28"/>
            <w:szCs w:val="28"/>
          </w:rPr>
          <w:t>So what’s up</w:t>
        </w:r>
      </w:ins>
      <w:r w:rsidR="0071513C">
        <w:rPr>
          <w:rFonts w:ascii="Cambria" w:hAnsi="Cambria"/>
          <w:sz w:val="28"/>
          <w:szCs w:val="28"/>
        </w:rPr>
        <w:t xml:space="preserve">?’ </w:t>
      </w:r>
      <w:r w:rsidR="00B85296">
        <w:rPr>
          <w:rFonts w:ascii="Cambria" w:hAnsi="Cambria"/>
          <w:sz w:val="28"/>
          <w:szCs w:val="28"/>
        </w:rPr>
        <w:t>Jackson</w:t>
      </w:r>
      <w:r w:rsidR="0071513C">
        <w:rPr>
          <w:rFonts w:ascii="Cambria" w:hAnsi="Cambria"/>
          <w:sz w:val="28"/>
          <w:szCs w:val="28"/>
        </w:rPr>
        <w:t xml:space="preserve"> </w:t>
      </w:r>
      <w:r w:rsidR="00A36247">
        <w:rPr>
          <w:rFonts w:ascii="Cambria" w:hAnsi="Cambria"/>
          <w:sz w:val="28"/>
          <w:szCs w:val="28"/>
        </w:rPr>
        <w:t xml:space="preserve">narrowed his eyes </w:t>
      </w:r>
      <w:del w:id="12128" w:author="Claire S" w:date="2026-05-18T17:30:00Z" w16du:dateUtc="2026-05-18T16:30:00Z">
        <w:r w:rsidR="00A36247" w:rsidDel="006F4D33">
          <w:rPr>
            <w:rFonts w:ascii="Cambria" w:hAnsi="Cambria"/>
            <w:sz w:val="28"/>
            <w:szCs w:val="28"/>
          </w:rPr>
          <w:delText>at her</w:delText>
        </w:r>
        <w:r w:rsidR="00FA7B31" w:rsidDel="006F4D33">
          <w:rPr>
            <w:rFonts w:ascii="Cambria" w:hAnsi="Cambria"/>
            <w:sz w:val="28"/>
            <w:szCs w:val="28"/>
          </w:rPr>
          <w:delText xml:space="preserve"> </w:delText>
        </w:r>
      </w:del>
      <w:r w:rsidR="00FA7B31">
        <w:rPr>
          <w:rFonts w:ascii="Cambria" w:hAnsi="Cambria"/>
          <w:sz w:val="28"/>
          <w:szCs w:val="28"/>
        </w:rPr>
        <w:t xml:space="preserve">as </w:t>
      </w:r>
      <w:del w:id="12129" w:author="Claire S" w:date="2026-05-20T11:18:00Z" w16du:dateUtc="2026-05-20T10:18:00Z">
        <w:r w:rsidR="00FA7B31" w:rsidDel="001011F6">
          <w:rPr>
            <w:rFonts w:ascii="Cambria" w:hAnsi="Cambria"/>
            <w:sz w:val="28"/>
            <w:szCs w:val="28"/>
          </w:rPr>
          <w:delText xml:space="preserve">she </w:delText>
        </w:r>
      </w:del>
      <w:ins w:id="12130" w:author="Claire S" w:date="2026-05-20T11:18:00Z" w16du:dateUtc="2026-05-20T10:18:00Z">
        <w:r w:rsidR="001011F6">
          <w:rPr>
            <w:rFonts w:ascii="Cambria" w:hAnsi="Cambria"/>
            <w:sz w:val="28"/>
            <w:szCs w:val="28"/>
          </w:rPr>
          <w:t xml:space="preserve">Savannah </w:t>
        </w:r>
      </w:ins>
      <w:r w:rsidR="00FA7B31">
        <w:rPr>
          <w:rFonts w:ascii="Cambria" w:hAnsi="Cambria"/>
          <w:sz w:val="28"/>
          <w:szCs w:val="28"/>
        </w:rPr>
        <w:t>directed him to a</w:t>
      </w:r>
      <w:r w:rsidR="004857EB">
        <w:rPr>
          <w:rFonts w:ascii="Cambria" w:hAnsi="Cambria"/>
          <w:sz w:val="28"/>
          <w:szCs w:val="28"/>
        </w:rPr>
        <w:t xml:space="preserve"> </w:t>
      </w:r>
      <w:r w:rsidR="0068722D">
        <w:rPr>
          <w:rFonts w:ascii="Cambria" w:hAnsi="Cambria"/>
          <w:sz w:val="28"/>
          <w:szCs w:val="28"/>
        </w:rPr>
        <w:t>Heal</w:t>
      </w:r>
      <w:ins w:id="12131" w:author="Daisy Watt" w:date="2026-06-22T17:00:00Z" w16du:dateUtc="2026-06-22T15:00:00Z">
        <w:r w:rsidR="00022DB0">
          <w:rPr>
            <w:rFonts w:ascii="Cambria" w:hAnsi="Cambria"/>
            <w:sz w:val="28"/>
            <w:szCs w:val="28"/>
          </w:rPr>
          <w:t>’s</w:t>
        </w:r>
      </w:ins>
      <w:del w:id="12132" w:author="Daisy Watt" w:date="2026-06-22T17:00:00Z" w16du:dateUtc="2026-06-22T15:00:00Z">
        <w:r w:rsidR="0068722D" w:rsidDel="00022DB0">
          <w:rPr>
            <w:rFonts w:ascii="Cambria" w:hAnsi="Cambria"/>
            <w:sz w:val="28"/>
            <w:szCs w:val="28"/>
          </w:rPr>
          <w:delText>s</w:delText>
        </w:r>
      </w:del>
      <w:r w:rsidR="004857EB">
        <w:rPr>
          <w:rFonts w:ascii="Cambria" w:hAnsi="Cambria"/>
          <w:sz w:val="28"/>
          <w:szCs w:val="28"/>
        </w:rPr>
        <w:t xml:space="preserve"> arm</w:t>
      </w:r>
      <w:r w:rsidR="00FA7B31">
        <w:rPr>
          <w:rFonts w:ascii="Cambria" w:hAnsi="Cambria"/>
          <w:sz w:val="28"/>
          <w:szCs w:val="28"/>
        </w:rPr>
        <w:t>chair</w:t>
      </w:r>
      <w:r w:rsidR="00521A2A">
        <w:rPr>
          <w:rFonts w:ascii="Cambria" w:hAnsi="Cambria"/>
          <w:sz w:val="28"/>
          <w:szCs w:val="28"/>
        </w:rPr>
        <w:t>.</w:t>
      </w:r>
      <w:r w:rsidR="006B4E77">
        <w:rPr>
          <w:rFonts w:ascii="Cambria" w:hAnsi="Cambria"/>
          <w:sz w:val="28"/>
          <w:szCs w:val="28"/>
        </w:rPr>
        <w:t xml:space="preserve"> </w:t>
      </w:r>
      <w:r w:rsidR="0071513C">
        <w:rPr>
          <w:rFonts w:ascii="Cambria" w:hAnsi="Cambria"/>
          <w:sz w:val="28"/>
          <w:szCs w:val="28"/>
        </w:rPr>
        <w:t xml:space="preserve">‘You </w:t>
      </w:r>
      <w:r w:rsidR="00FA7B31">
        <w:rPr>
          <w:rFonts w:ascii="Cambria" w:hAnsi="Cambria"/>
          <w:sz w:val="28"/>
          <w:szCs w:val="28"/>
        </w:rPr>
        <w:t xml:space="preserve">look </w:t>
      </w:r>
      <w:del w:id="12133" w:author="Claire S" w:date="2026-05-20T11:18:00Z" w16du:dateUtc="2026-05-20T10:18:00Z">
        <w:r w:rsidR="00FA7B31" w:rsidDel="001011F6">
          <w:rPr>
            <w:rFonts w:ascii="Cambria" w:hAnsi="Cambria"/>
            <w:sz w:val="28"/>
            <w:szCs w:val="28"/>
          </w:rPr>
          <w:delText xml:space="preserve">a bit </w:delText>
        </w:r>
      </w:del>
      <w:r w:rsidR="00FA7B31">
        <w:rPr>
          <w:rFonts w:ascii="Cambria" w:hAnsi="Cambria"/>
          <w:sz w:val="28"/>
          <w:szCs w:val="28"/>
        </w:rPr>
        <w:t>stressed</w:t>
      </w:r>
      <w:r w:rsidR="000A55D4">
        <w:rPr>
          <w:rFonts w:ascii="Cambria" w:hAnsi="Cambria"/>
          <w:sz w:val="28"/>
          <w:szCs w:val="28"/>
        </w:rPr>
        <w:t>.</w:t>
      </w:r>
      <w:r w:rsidR="0071513C">
        <w:rPr>
          <w:rFonts w:ascii="Cambria" w:hAnsi="Cambria"/>
          <w:sz w:val="28"/>
          <w:szCs w:val="28"/>
        </w:rPr>
        <w:t>’</w:t>
      </w:r>
    </w:p>
    <w:p w14:paraId="60A57AF1" w14:textId="0AFE43CC" w:rsidR="003B67BB" w:rsidRDefault="00385100" w:rsidP="00090188">
      <w:pPr>
        <w:spacing w:line="360" w:lineRule="auto"/>
        <w:ind w:firstLine="720"/>
        <w:contextualSpacing/>
        <w:rPr>
          <w:rFonts w:ascii="Cambria" w:hAnsi="Cambria"/>
          <w:sz w:val="28"/>
          <w:szCs w:val="28"/>
        </w:rPr>
      </w:pPr>
      <w:r>
        <w:rPr>
          <w:rFonts w:ascii="Cambria" w:hAnsi="Cambria"/>
          <w:sz w:val="28"/>
          <w:szCs w:val="28"/>
        </w:rPr>
        <w:t>‘</w:t>
      </w:r>
      <w:r w:rsidR="009C34B8">
        <w:rPr>
          <w:rFonts w:ascii="Cambria" w:hAnsi="Cambria"/>
          <w:sz w:val="28"/>
          <w:szCs w:val="28"/>
        </w:rPr>
        <w:t xml:space="preserve">I’m not </w:t>
      </w:r>
      <w:r w:rsidR="00FA7B31">
        <w:rPr>
          <w:rFonts w:ascii="Cambria" w:hAnsi="Cambria"/>
          <w:sz w:val="28"/>
          <w:szCs w:val="28"/>
        </w:rPr>
        <w:t>stress</w:t>
      </w:r>
      <w:r w:rsidR="009C34B8">
        <w:rPr>
          <w:rFonts w:ascii="Cambria" w:hAnsi="Cambria"/>
          <w:sz w:val="28"/>
          <w:szCs w:val="28"/>
        </w:rPr>
        <w:t>ed,</w:t>
      </w:r>
      <w:r w:rsidR="004857EB">
        <w:rPr>
          <w:rFonts w:ascii="Cambria" w:hAnsi="Cambria"/>
          <w:sz w:val="28"/>
          <w:szCs w:val="28"/>
        </w:rPr>
        <w:t xml:space="preserve"> darling,</w:t>
      </w:r>
      <w:r w:rsidR="009C34B8">
        <w:rPr>
          <w:rFonts w:ascii="Cambria" w:hAnsi="Cambria"/>
          <w:sz w:val="28"/>
          <w:szCs w:val="28"/>
        </w:rPr>
        <w:t xml:space="preserve"> I’m petrified</w:t>
      </w:r>
      <w:r w:rsidR="000A55D4">
        <w:rPr>
          <w:rFonts w:ascii="Cambria" w:hAnsi="Cambria"/>
          <w:sz w:val="28"/>
          <w:szCs w:val="28"/>
        </w:rPr>
        <w:t>.’ Savannah</w:t>
      </w:r>
      <w:del w:id="12134" w:author="Claire S" w:date="2026-05-20T11:18:00Z" w16du:dateUtc="2026-05-20T10:18:00Z">
        <w:r w:rsidR="000A55D4" w:rsidDel="001011F6">
          <w:rPr>
            <w:rFonts w:ascii="Cambria" w:hAnsi="Cambria"/>
            <w:sz w:val="28"/>
            <w:szCs w:val="28"/>
          </w:rPr>
          <w:delText xml:space="preserve"> </w:delText>
        </w:r>
      </w:del>
      <w:ins w:id="12135" w:author="Claire S" w:date="2026-05-20T11:18:00Z" w16du:dateUtc="2026-05-20T10:18:00Z">
        <w:r w:rsidR="006639AD">
          <w:rPr>
            <w:rFonts w:ascii="Cambria" w:hAnsi="Cambria"/>
            <w:sz w:val="28"/>
            <w:szCs w:val="28"/>
          </w:rPr>
          <w:t xml:space="preserve"> opened the drinks</w:t>
        </w:r>
      </w:ins>
      <w:ins w:id="12136" w:author="Claire S" w:date="2026-05-20T11:19:00Z" w16du:dateUtc="2026-05-20T10:19:00Z">
        <w:r w:rsidR="006639AD">
          <w:rPr>
            <w:rFonts w:ascii="Cambria" w:hAnsi="Cambria"/>
            <w:sz w:val="28"/>
            <w:szCs w:val="28"/>
          </w:rPr>
          <w:t xml:space="preserve"> cabinet</w:t>
        </w:r>
      </w:ins>
      <w:del w:id="12137" w:author="Claire S" w:date="2026-05-20T11:18:00Z" w16du:dateUtc="2026-05-20T10:18:00Z">
        <w:r w:rsidR="000A55D4" w:rsidDel="001011F6">
          <w:rPr>
            <w:rFonts w:ascii="Cambria" w:hAnsi="Cambria"/>
            <w:sz w:val="28"/>
            <w:szCs w:val="28"/>
          </w:rPr>
          <w:delText>just about</w:delText>
        </w:r>
        <w:r w:rsidR="009C34B8" w:rsidDel="001011F6">
          <w:rPr>
            <w:rFonts w:ascii="Cambria" w:hAnsi="Cambria"/>
            <w:sz w:val="28"/>
            <w:szCs w:val="28"/>
          </w:rPr>
          <w:delText xml:space="preserve"> resisted throwing herself into his arms</w:delText>
        </w:r>
      </w:del>
      <w:del w:id="12138" w:author="Claire S" w:date="2026-05-18T17:26:00Z" w16du:dateUtc="2026-05-18T16:26:00Z">
        <w:r w:rsidR="00656050" w:rsidDel="007A317B">
          <w:rPr>
            <w:rFonts w:ascii="Cambria" w:hAnsi="Cambria"/>
            <w:sz w:val="28"/>
            <w:szCs w:val="28"/>
          </w:rPr>
          <w:delText>, which</w:delText>
        </w:r>
        <w:r w:rsidR="00300A5C" w:rsidDel="007A317B">
          <w:rPr>
            <w:rFonts w:ascii="Cambria" w:hAnsi="Cambria"/>
            <w:sz w:val="28"/>
            <w:szCs w:val="28"/>
          </w:rPr>
          <w:delText xml:space="preserve"> was hard</w:delText>
        </w:r>
        <w:r w:rsidR="00CC4864" w:rsidDel="007A317B">
          <w:rPr>
            <w:rFonts w:ascii="Cambria" w:hAnsi="Cambria"/>
            <w:sz w:val="28"/>
            <w:szCs w:val="28"/>
          </w:rPr>
          <w:delText xml:space="preserve"> when</w:delText>
        </w:r>
        <w:r w:rsidR="00300A5C" w:rsidDel="007A317B">
          <w:rPr>
            <w:rFonts w:ascii="Cambria" w:hAnsi="Cambria"/>
            <w:sz w:val="28"/>
            <w:szCs w:val="28"/>
          </w:rPr>
          <w:delText xml:space="preserve"> he smelt amazing</w:delText>
        </w:r>
      </w:del>
      <w:r w:rsidR="00300A5C">
        <w:rPr>
          <w:rFonts w:ascii="Cambria" w:hAnsi="Cambria"/>
          <w:sz w:val="28"/>
          <w:szCs w:val="28"/>
        </w:rPr>
        <w:t>.</w:t>
      </w:r>
      <w:r w:rsidR="009C34B8">
        <w:rPr>
          <w:rFonts w:ascii="Cambria" w:hAnsi="Cambria"/>
          <w:sz w:val="28"/>
          <w:szCs w:val="28"/>
        </w:rPr>
        <w:t xml:space="preserve"> ‘</w:t>
      </w:r>
      <w:r w:rsidR="00A36247">
        <w:rPr>
          <w:rFonts w:ascii="Cambria" w:hAnsi="Cambria"/>
          <w:sz w:val="28"/>
          <w:szCs w:val="28"/>
        </w:rPr>
        <w:t>I was</w:t>
      </w:r>
      <w:r w:rsidR="00B836F4">
        <w:rPr>
          <w:rFonts w:ascii="Cambria" w:hAnsi="Cambria"/>
          <w:sz w:val="28"/>
          <w:szCs w:val="28"/>
        </w:rPr>
        <w:t xml:space="preserve"> upstairs</w:t>
      </w:r>
      <w:r w:rsidR="00A36247">
        <w:rPr>
          <w:rFonts w:ascii="Cambria" w:hAnsi="Cambria"/>
          <w:sz w:val="28"/>
          <w:szCs w:val="28"/>
        </w:rPr>
        <w:t xml:space="preserve"> in the bath</w:t>
      </w:r>
      <w:r w:rsidR="00FA7B31">
        <w:rPr>
          <w:rFonts w:ascii="Cambria" w:hAnsi="Cambria"/>
          <w:sz w:val="28"/>
          <w:szCs w:val="28"/>
        </w:rPr>
        <w:t xml:space="preserve"> just now</w:t>
      </w:r>
      <w:r w:rsidR="00A36247">
        <w:rPr>
          <w:rFonts w:ascii="Cambria" w:hAnsi="Cambria"/>
          <w:sz w:val="28"/>
          <w:szCs w:val="28"/>
        </w:rPr>
        <w:t xml:space="preserve">, and </w:t>
      </w:r>
      <w:r w:rsidR="00FA7B31">
        <w:rPr>
          <w:rFonts w:ascii="Cambria" w:hAnsi="Cambria"/>
          <w:sz w:val="28"/>
          <w:szCs w:val="28"/>
        </w:rPr>
        <w:t xml:space="preserve">there was </w:t>
      </w:r>
      <w:r>
        <w:rPr>
          <w:rFonts w:ascii="Cambria" w:hAnsi="Cambria"/>
          <w:sz w:val="28"/>
          <w:szCs w:val="28"/>
        </w:rPr>
        <w:t xml:space="preserve">someone </w:t>
      </w:r>
      <w:r w:rsidR="00A36247">
        <w:rPr>
          <w:rFonts w:ascii="Cambria" w:hAnsi="Cambria"/>
          <w:sz w:val="28"/>
          <w:szCs w:val="28"/>
        </w:rPr>
        <w:t>at the window</w:t>
      </w:r>
      <w:del w:id="12139" w:author="Daisy Watt" w:date="2026-06-22T17:01:00Z" w16du:dateUtc="2026-06-22T15:01:00Z">
        <w:r w:rsidR="00A36247">
          <w:rPr>
            <w:rFonts w:ascii="Cambria" w:hAnsi="Cambria"/>
            <w:sz w:val="28"/>
            <w:szCs w:val="28"/>
          </w:rPr>
          <w:delText xml:space="preserve"> -</w:delText>
        </w:r>
      </w:del>
      <w:ins w:id="12140" w:author="Daisy Watt" w:date="2026-06-22T17:01:00Z" w16du:dateUtc="2026-06-22T15:01:00Z">
        <w:r w:rsidR="000A338A">
          <w:rPr>
            <w:rFonts w:ascii="Cambria" w:hAnsi="Cambria"/>
            <w:sz w:val="28"/>
            <w:szCs w:val="28"/>
          </w:rPr>
          <w:t>.</w:t>
        </w:r>
      </w:ins>
      <w:r>
        <w:rPr>
          <w:rFonts w:ascii="Cambria" w:hAnsi="Cambria"/>
          <w:sz w:val="28"/>
          <w:szCs w:val="28"/>
        </w:rPr>
        <w:t>’</w:t>
      </w:r>
    </w:p>
    <w:p w14:paraId="3795F04E" w14:textId="00ABF9A9" w:rsidR="00A36247" w:rsidRDefault="00A36247" w:rsidP="00090188">
      <w:pPr>
        <w:spacing w:line="360" w:lineRule="auto"/>
        <w:ind w:firstLine="720"/>
        <w:contextualSpacing/>
        <w:rPr>
          <w:rFonts w:ascii="Cambria" w:hAnsi="Cambria"/>
          <w:sz w:val="28"/>
          <w:szCs w:val="28"/>
        </w:rPr>
      </w:pPr>
      <w:r>
        <w:rPr>
          <w:rFonts w:ascii="Cambria" w:hAnsi="Cambria"/>
          <w:sz w:val="28"/>
          <w:szCs w:val="28"/>
        </w:rPr>
        <w:t xml:space="preserve">‘What window?’ </w:t>
      </w:r>
      <w:r w:rsidR="004857EB">
        <w:rPr>
          <w:rFonts w:ascii="Cambria" w:hAnsi="Cambria"/>
          <w:sz w:val="28"/>
          <w:szCs w:val="28"/>
        </w:rPr>
        <w:t>Jackson</w:t>
      </w:r>
      <w:r w:rsidR="00FA7B31">
        <w:rPr>
          <w:rFonts w:ascii="Cambria" w:hAnsi="Cambria"/>
          <w:sz w:val="28"/>
          <w:szCs w:val="28"/>
        </w:rPr>
        <w:t xml:space="preserve"> stood up again</w:t>
      </w:r>
      <w:r w:rsidR="005A3C39">
        <w:rPr>
          <w:rFonts w:ascii="Cambria" w:hAnsi="Cambria"/>
          <w:sz w:val="28"/>
          <w:szCs w:val="28"/>
        </w:rPr>
        <w:t xml:space="preserve">, his </w:t>
      </w:r>
      <w:r w:rsidR="004857EB">
        <w:rPr>
          <w:rFonts w:ascii="Cambria" w:hAnsi="Cambria"/>
          <w:sz w:val="28"/>
          <w:szCs w:val="28"/>
        </w:rPr>
        <w:t>gaze</w:t>
      </w:r>
      <w:r w:rsidR="005A3C39">
        <w:rPr>
          <w:rFonts w:ascii="Cambria" w:hAnsi="Cambria"/>
          <w:sz w:val="28"/>
          <w:szCs w:val="28"/>
        </w:rPr>
        <w:t xml:space="preserve"> alert</w:t>
      </w:r>
      <w:r w:rsidR="00FA7B31">
        <w:rPr>
          <w:rFonts w:ascii="Cambria" w:hAnsi="Cambria"/>
          <w:sz w:val="28"/>
          <w:szCs w:val="28"/>
        </w:rPr>
        <w:t>. ‘Let me look.’</w:t>
      </w:r>
    </w:p>
    <w:p w14:paraId="15F6CF99" w14:textId="088E417F" w:rsidR="0080725E" w:rsidRDefault="00A36247" w:rsidP="0080725E">
      <w:pPr>
        <w:spacing w:line="360" w:lineRule="auto"/>
        <w:ind w:firstLine="720"/>
        <w:contextualSpacing/>
        <w:rPr>
          <w:rFonts w:ascii="Cambria" w:hAnsi="Cambria"/>
          <w:sz w:val="28"/>
          <w:szCs w:val="28"/>
        </w:rPr>
      </w:pPr>
      <w:r>
        <w:rPr>
          <w:rFonts w:ascii="Cambria" w:hAnsi="Cambria"/>
          <w:sz w:val="28"/>
          <w:szCs w:val="28"/>
        </w:rPr>
        <w:t>‘</w:t>
      </w:r>
      <w:r w:rsidR="004857EB">
        <w:rPr>
          <w:rFonts w:ascii="Cambria" w:hAnsi="Cambria"/>
          <w:sz w:val="28"/>
          <w:szCs w:val="28"/>
        </w:rPr>
        <w:t>I was u</w:t>
      </w:r>
      <w:r>
        <w:rPr>
          <w:rFonts w:ascii="Cambria" w:hAnsi="Cambria"/>
          <w:sz w:val="28"/>
          <w:szCs w:val="28"/>
        </w:rPr>
        <w:t>p there</w:t>
      </w:r>
      <w:del w:id="12141" w:author="Daisy Watt" w:date="2026-06-22T17:01:00Z" w16du:dateUtc="2026-06-22T15:01:00Z">
        <w:r>
          <w:rPr>
            <w:rFonts w:ascii="Cambria" w:hAnsi="Cambria"/>
            <w:sz w:val="28"/>
            <w:szCs w:val="28"/>
          </w:rPr>
          <w:delText xml:space="preserve">,’ </w:delText>
        </w:r>
        <w:r w:rsidDel="00D83186">
          <w:rPr>
            <w:rFonts w:ascii="Cambria" w:hAnsi="Cambria"/>
            <w:sz w:val="28"/>
            <w:szCs w:val="28"/>
          </w:rPr>
          <w:delText>s</w:delText>
        </w:r>
      </w:del>
      <w:ins w:id="12142" w:author="Daisy Watt" w:date="2026-06-22T17:01:00Z" w16du:dateUtc="2026-06-22T15:01:00Z">
        <w:r w:rsidR="00D83186">
          <w:rPr>
            <w:rFonts w:ascii="Cambria" w:hAnsi="Cambria"/>
            <w:sz w:val="28"/>
            <w:szCs w:val="28"/>
          </w:rPr>
          <w:t>.’ S</w:t>
        </w:r>
      </w:ins>
      <w:r>
        <w:rPr>
          <w:rFonts w:ascii="Cambria" w:hAnsi="Cambria"/>
          <w:sz w:val="28"/>
          <w:szCs w:val="28"/>
        </w:rPr>
        <w:t xml:space="preserve">he pointed </w:t>
      </w:r>
      <w:r w:rsidR="00656050">
        <w:rPr>
          <w:rFonts w:ascii="Cambria" w:hAnsi="Cambria"/>
          <w:sz w:val="28"/>
          <w:szCs w:val="28"/>
        </w:rPr>
        <w:t>at the ceiling</w:t>
      </w:r>
      <w:ins w:id="12143" w:author="Claire S" w:date="2026-06-04T11:09:00Z" w16du:dateUtc="2026-06-04T10:09:00Z">
        <w:r w:rsidR="00573763">
          <w:rPr>
            <w:rFonts w:ascii="Cambria" w:hAnsi="Cambria"/>
            <w:sz w:val="28"/>
            <w:szCs w:val="28"/>
          </w:rPr>
          <w:t xml:space="preserve"> above them</w:t>
        </w:r>
      </w:ins>
      <w:r>
        <w:rPr>
          <w:rFonts w:ascii="Cambria" w:hAnsi="Cambria"/>
          <w:sz w:val="28"/>
          <w:szCs w:val="28"/>
        </w:rPr>
        <w:t>.</w:t>
      </w:r>
      <w:r w:rsidR="00656050">
        <w:rPr>
          <w:rFonts w:ascii="Cambria" w:hAnsi="Cambria"/>
          <w:sz w:val="28"/>
          <w:szCs w:val="28"/>
        </w:rPr>
        <w:t xml:space="preserve"> </w:t>
      </w:r>
      <w:r w:rsidR="00F60A4D">
        <w:rPr>
          <w:rFonts w:ascii="Cambria" w:hAnsi="Cambria"/>
          <w:sz w:val="28"/>
          <w:szCs w:val="28"/>
        </w:rPr>
        <w:t>‘</w:t>
      </w:r>
      <w:del w:id="12144" w:author="Claire S" w:date="2026-05-18T17:26:00Z" w16du:dateUtc="2026-05-18T16:26:00Z">
        <w:r w:rsidR="004857EB" w:rsidDel="007A317B">
          <w:rPr>
            <w:rFonts w:ascii="Cambria" w:hAnsi="Cambria"/>
            <w:sz w:val="28"/>
            <w:szCs w:val="28"/>
          </w:rPr>
          <w:delText>So t</w:delText>
        </w:r>
      </w:del>
      <w:ins w:id="12145" w:author="Claire S" w:date="2026-05-18T17:26:00Z" w16du:dateUtc="2026-05-18T16:26:00Z">
        <w:r w:rsidR="007A317B">
          <w:rPr>
            <w:rFonts w:ascii="Cambria" w:hAnsi="Cambria"/>
            <w:sz w:val="28"/>
            <w:szCs w:val="28"/>
          </w:rPr>
          <w:t>T</w:t>
        </w:r>
      </w:ins>
      <w:r w:rsidR="00F60A4D">
        <w:rPr>
          <w:rFonts w:ascii="Cambria" w:hAnsi="Cambria"/>
          <w:sz w:val="28"/>
          <w:szCs w:val="28"/>
        </w:rPr>
        <w:t xml:space="preserve">hey must have </w:t>
      </w:r>
      <w:del w:id="12146" w:author="Claire S" w:date="2026-05-20T10:29:00Z" w16du:dateUtc="2026-05-20T09:29:00Z">
        <w:r w:rsidR="00F60A4D" w:rsidDel="00FB18F6">
          <w:rPr>
            <w:rFonts w:ascii="Cambria" w:hAnsi="Cambria"/>
            <w:sz w:val="28"/>
            <w:szCs w:val="28"/>
          </w:rPr>
          <w:delText xml:space="preserve">been </w:delText>
        </w:r>
      </w:del>
      <w:ins w:id="12147" w:author="Claire S" w:date="2026-05-20T10:29:00Z" w16du:dateUtc="2026-05-20T09:29:00Z">
        <w:r w:rsidR="00FB18F6">
          <w:rPr>
            <w:rFonts w:ascii="Cambria" w:hAnsi="Cambria"/>
            <w:sz w:val="28"/>
            <w:szCs w:val="28"/>
          </w:rPr>
          <w:t>go</w:t>
        </w:r>
        <w:r w:rsidR="00FA1B69">
          <w:rPr>
            <w:rFonts w:ascii="Cambria" w:hAnsi="Cambria"/>
            <w:sz w:val="28"/>
            <w:szCs w:val="28"/>
          </w:rPr>
          <w:t>t</w:t>
        </w:r>
        <w:r w:rsidR="00FB18F6">
          <w:rPr>
            <w:rFonts w:ascii="Cambria" w:hAnsi="Cambria"/>
            <w:sz w:val="28"/>
            <w:szCs w:val="28"/>
          </w:rPr>
          <w:t xml:space="preserve"> </w:t>
        </w:r>
      </w:ins>
      <w:r w:rsidR="00F60A4D">
        <w:rPr>
          <w:rFonts w:ascii="Cambria" w:hAnsi="Cambria"/>
          <w:sz w:val="28"/>
          <w:szCs w:val="28"/>
        </w:rPr>
        <w:t>in the back garden</w:t>
      </w:r>
      <w:ins w:id="12148" w:author="Daisy Watt" w:date="2026-06-22T17:01:00Z" w16du:dateUtc="2026-06-22T15:01:00Z">
        <w:r w:rsidR="00D83186">
          <w:rPr>
            <w:rFonts w:ascii="Cambria" w:hAnsi="Cambria"/>
            <w:sz w:val="28"/>
            <w:szCs w:val="28"/>
          </w:rPr>
          <w:t>,</w:t>
        </w:r>
      </w:ins>
      <w:ins w:id="12149" w:author="Claire S" w:date="2026-05-20T10:29:00Z" w16du:dateUtc="2026-05-20T09:29:00Z">
        <w:r w:rsidR="00FA1B69">
          <w:rPr>
            <w:rFonts w:ascii="Cambria" w:hAnsi="Cambria"/>
            <w:sz w:val="28"/>
            <w:szCs w:val="28"/>
          </w:rPr>
          <w:t xml:space="preserve"> somehow</w:t>
        </w:r>
      </w:ins>
      <w:r w:rsidR="002549B3">
        <w:rPr>
          <w:rFonts w:ascii="Cambria" w:hAnsi="Cambria"/>
          <w:sz w:val="28"/>
          <w:szCs w:val="28"/>
        </w:rPr>
        <w:t xml:space="preserve">. I think they </w:t>
      </w:r>
      <w:ins w:id="12150" w:author="Claire S" w:date="2026-06-04T11:09:00Z" w16du:dateUtc="2026-06-04T10:09:00Z">
        <w:r w:rsidR="00573763">
          <w:rPr>
            <w:rFonts w:ascii="Cambria" w:hAnsi="Cambria"/>
            <w:sz w:val="28"/>
            <w:szCs w:val="28"/>
          </w:rPr>
          <w:t xml:space="preserve">were wearing </w:t>
        </w:r>
      </w:ins>
      <w:del w:id="12151" w:author="Claire S" w:date="2026-06-04T11:09:00Z" w16du:dateUtc="2026-06-04T10:09:00Z">
        <w:r w:rsidR="002549B3" w:rsidDel="00573763">
          <w:rPr>
            <w:rFonts w:ascii="Cambria" w:hAnsi="Cambria"/>
            <w:sz w:val="28"/>
            <w:szCs w:val="28"/>
          </w:rPr>
          <w:delText xml:space="preserve">had </w:delText>
        </w:r>
      </w:del>
      <w:r w:rsidR="002549B3">
        <w:rPr>
          <w:rFonts w:ascii="Cambria" w:hAnsi="Cambria"/>
          <w:sz w:val="28"/>
          <w:szCs w:val="28"/>
        </w:rPr>
        <w:t xml:space="preserve">a </w:t>
      </w:r>
      <w:r w:rsidR="00FA7B31">
        <w:rPr>
          <w:rFonts w:ascii="Cambria" w:hAnsi="Cambria"/>
          <w:sz w:val="28"/>
          <w:szCs w:val="28"/>
        </w:rPr>
        <w:t>Halloween</w:t>
      </w:r>
      <w:r w:rsidR="002549B3">
        <w:rPr>
          <w:rFonts w:ascii="Cambria" w:hAnsi="Cambria"/>
          <w:sz w:val="28"/>
          <w:szCs w:val="28"/>
        </w:rPr>
        <w:t xml:space="preserve"> mask</w:t>
      </w:r>
      <w:del w:id="12152" w:author="Claire S" w:date="2026-06-04T11:09:00Z" w16du:dateUtc="2026-06-04T10:09:00Z">
        <w:r w:rsidR="002549B3" w:rsidDel="00573763">
          <w:rPr>
            <w:rFonts w:ascii="Cambria" w:hAnsi="Cambria"/>
            <w:sz w:val="28"/>
            <w:szCs w:val="28"/>
          </w:rPr>
          <w:delText xml:space="preserve"> on</w:delText>
        </w:r>
      </w:del>
      <w:r w:rsidR="004857EB">
        <w:rPr>
          <w:rFonts w:ascii="Cambria" w:hAnsi="Cambria"/>
          <w:sz w:val="28"/>
          <w:szCs w:val="28"/>
        </w:rPr>
        <w:t>,</w:t>
      </w:r>
      <w:r w:rsidR="00FA7B31">
        <w:rPr>
          <w:rFonts w:ascii="Cambria" w:hAnsi="Cambria"/>
          <w:sz w:val="28"/>
          <w:szCs w:val="28"/>
        </w:rPr>
        <w:t xml:space="preserve"> </w:t>
      </w:r>
      <w:del w:id="12153" w:author="Claire S" w:date="2026-06-04T11:10:00Z" w16du:dateUtc="2026-06-04T10:10:00Z">
        <w:r w:rsidR="00FA7B31" w:rsidDel="00573763">
          <w:rPr>
            <w:rFonts w:ascii="Cambria" w:hAnsi="Cambria"/>
            <w:sz w:val="28"/>
            <w:szCs w:val="28"/>
          </w:rPr>
          <w:delText xml:space="preserve">or </w:delText>
        </w:r>
      </w:del>
      <w:r w:rsidR="00FA7B31">
        <w:rPr>
          <w:rFonts w:ascii="Cambria" w:hAnsi="Cambria"/>
          <w:sz w:val="28"/>
          <w:szCs w:val="28"/>
        </w:rPr>
        <w:t>something</w:t>
      </w:r>
      <w:ins w:id="12154" w:author="Claire S" w:date="2026-06-04T11:10:00Z" w16du:dateUtc="2026-06-04T10:10:00Z">
        <w:r w:rsidR="00573763">
          <w:rPr>
            <w:rFonts w:ascii="Cambria" w:hAnsi="Cambria"/>
            <w:sz w:val="28"/>
            <w:szCs w:val="28"/>
          </w:rPr>
          <w:t xml:space="preserve"> like that. T</w:t>
        </w:r>
      </w:ins>
      <w:del w:id="12155" w:author="Claire S" w:date="2026-06-04T11:09:00Z" w16du:dateUtc="2026-06-04T10:09:00Z">
        <w:r w:rsidR="002549B3" w:rsidDel="00573763">
          <w:rPr>
            <w:rFonts w:ascii="Cambria" w:hAnsi="Cambria"/>
            <w:sz w:val="28"/>
            <w:szCs w:val="28"/>
          </w:rPr>
          <w:delText>,</w:delText>
        </w:r>
      </w:del>
      <w:del w:id="12156" w:author="Claire S" w:date="2026-06-04T11:10:00Z" w16du:dateUtc="2026-06-04T10:10:00Z">
        <w:r w:rsidR="002549B3" w:rsidDel="00573763">
          <w:rPr>
            <w:rFonts w:ascii="Cambria" w:hAnsi="Cambria"/>
            <w:sz w:val="28"/>
            <w:szCs w:val="28"/>
          </w:rPr>
          <w:delText xml:space="preserve"> t</w:delText>
        </w:r>
      </w:del>
      <w:r w:rsidR="002549B3">
        <w:rPr>
          <w:rFonts w:ascii="Cambria" w:hAnsi="Cambria"/>
          <w:sz w:val="28"/>
          <w:szCs w:val="28"/>
        </w:rPr>
        <w:t>hey looked</w:t>
      </w:r>
      <w:r w:rsidR="00862ACE">
        <w:rPr>
          <w:rFonts w:ascii="Cambria" w:hAnsi="Cambria"/>
          <w:sz w:val="28"/>
          <w:szCs w:val="28"/>
        </w:rPr>
        <w:t xml:space="preserve"> </w:t>
      </w:r>
      <w:r w:rsidR="004857EB">
        <w:rPr>
          <w:rFonts w:ascii="Cambria" w:hAnsi="Cambria"/>
          <w:sz w:val="28"/>
          <w:szCs w:val="28"/>
        </w:rPr>
        <w:t xml:space="preserve">just </w:t>
      </w:r>
      <w:r w:rsidR="00862ACE">
        <w:rPr>
          <w:rFonts w:ascii="Cambria" w:hAnsi="Cambria"/>
          <w:sz w:val="28"/>
          <w:szCs w:val="28"/>
        </w:rPr>
        <w:t>ghastly.’</w:t>
      </w:r>
    </w:p>
    <w:p w14:paraId="231253A3" w14:textId="2B199E5A" w:rsidR="00385100" w:rsidRDefault="00862ACE" w:rsidP="0080725E">
      <w:pPr>
        <w:spacing w:line="360" w:lineRule="auto"/>
        <w:ind w:firstLine="720"/>
        <w:contextualSpacing/>
        <w:rPr>
          <w:rFonts w:ascii="Cambria" w:hAnsi="Cambria"/>
          <w:sz w:val="28"/>
          <w:szCs w:val="28"/>
        </w:rPr>
      </w:pPr>
      <w:r>
        <w:rPr>
          <w:rFonts w:ascii="Cambria" w:hAnsi="Cambria"/>
          <w:sz w:val="28"/>
          <w:szCs w:val="28"/>
        </w:rPr>
        <w:t xml:space="preserve">‘Stay here and </w:t>
      </w:r>
      <w:r w:rsidR="00F60A4D">
        <w:rPr>
          <w:rFonts w:ascii="Cambria" w:hAnsi="Cambria"/>
          <w:sz w:val="28"/>
          <w:szCs w:val="28"/>
        </w:rPr>
        <w:t>I’ll</w:t>
      </w:r>
      <w:r w:rsidR="00385100">
        <w:rPr>
          <w:rFonts w:ascii="Cambria" w:hAnsi="Cambria"/>
          <w:sz w:val="28"/>
          <w:szCs w:val="28"/>
        </w:rPr>
        <w:t xml:space="preserve"> check</w:t>
      </w:r>
      <w:r w:rsidR="004857EB">
        <w:rPr>
          <w:rFonts w:ascii="Cambria" w:hAnsi="Cambria"/>
          <w:sz w:val="28"/>
          <w:szCs w:val="28"/>
        </w:rPr>
        <w:t xml:space="preserve"> outside</w:t>
      </w:r>
      <w:del w:id="12157" w:author="Daisy Watt" w:date="2026-06-22T17:01:00Z" w16du:dateUtc="2026-06-22T15:01:00Z">
        <w:r w:rsidR="00385100">
          <w:rPr>
            <w:rFonts w:ascii="Cambria" w:hAnsi="Cambria"/>
            <w:sz w:val="28"/>
            <w:szCs w:val="28"/>
          </w:rPr>
          <w:delText>,</w:delText>
        </w:r>
      </w:del>
      <w:ins w:id="12158" w:author="Daisy Watt" w:date="2026-06-22T17:01:00Z" w16du:dateUtc="2026-06-22T15:01:00Z">
        <w:r w:rsidR="00DF6079">
          <w:rPr>
            <w:rFonts w:ascii="Cambria" w:hAnsi="Cambria"/>
            <w:sz w:val="28"/>
            <w:szCs w:val="28"/>
          </w:rPr>
          <w:t>.</w:t>
        </w:r>
      </w:ins>
      <w:r w:rsidR="00385100">
        <w:rPr>
          <w:rFonts w:ascii="Cambria" w:hAnsi="Cambria"/>
          <w:sz w:val="28"/>
          <w:szCs w:val="28"/>
        </w:rPr>
        <w:t xml:space="preserve">’ </w:t>
      </w:r>
      <w:r w:rsidR="003B67BB">
        <w:rPr>
          <w:rFonts w:ascii="Cambria" w:hAnsi="Cambria"/>
          <w:sz w:val="28"/>
          <w:szCs w:val="28"/>
        </w:rPr>
        <w:t>Jackson</w:t>
      </w:r>
      <w:r w:rsidR="00F60A4D">
        <w:rPr>
          <w:rFonts w:ascii="Cambria" w:hAnsi="Cambria"/>
          <w:sz w:val="28"/>
          <w:szCs w:val="28"/>
        </w:rPr>
        <w:t xml:space="preserve"> </w:t>
      </w:r>
      <w:r w:rsidR="004857EB">
        <w:rPr>
          <w:rFonts w:ascii="Cambria" w:hAnsi="Cambria"/>
          <w:sz w:val="28"/>
          <w:szCs w:val="28"/>
        </w:rPr>
        <w:t>strode</w:t>
      </w:r>
      <w:r w:rsidR="00F60A4D">
        <w:rPr>
          <w:rFonts w:ascii="Cambria" w:hAnsi="Cambria"/>
          <w:sz w:val="28"/>
          <w:szCs w:val="28"/>
        </w:rPr>
        <w:t xml:space="preserve"> to</w:t>
      </w:r>
      <w:r w:rsidR="00090188">
        <w:rPr>
          <w:rFonts w:ascii="Cambria" w:hAnsi="Cambria"/>
          <w:sz w:val="28"/>
          <w:szCs w:val="28"/>
        </w:rPr>
        <w:t xml:space="preserve"> the </w:t>
      </w:r>
      <w:r w:rsidR="000474EB">
        <w:rPr>
          <w:rFonts w:ascii="Cambria" w:hAnsi="Cambria"/>
          <w:sz w:val="28"/>
          <w:szCs w:val="28"/>
        </w:rPr>
        <w:t>glass</w:t>
      </w:r>
      <w:r w:rsidR="00090188">
        <w:rPr>
          <w:rFonts w:ascii="Cambria" w:hAnsi="Cambria"/>
          <w:sz w:val="28"/>
          <w:szCs w:val="28"/>
        </w:rPr>
        <w:t xml:space="preserve"> doors</w:t>
      </w:r>
      <w:r w:rsidR="00F60A4D">
        <w:rPr>
          <w:rFonts w:ascii="Cambria" w:hAnsi="Cambria"/>
          <w:sz w:val="28"/>
          <w:szCs w:val="28"/>
        </w:rPr>
        <w:t>,</w:t>
      </w:r>
      <w:r w:rsidR="000474EB">
        <w:rPr>
          <w:rFonts w:ascii="Cambria" w:hAnsi="Cambria"/>
          <w:sz w:val="28"/>
          <w:szCs w:val="28"/>
        </w:rPr>
        <w:t xml:space="preserve"> just</w:t>
      </w:r>
      <w:r w:rsidR="00385100">
        <w:rPr>
          <w:rFonts w:ascii="Cambria" w:hAnsi="Cambria"/>
          <w:sz w:val="28"/>
          <w:szCs w:val="28"/>
        </w:rPr>
        <w:t xml:space="preserve"> as</w:t>
      </w:r>
      <w:r w:rsidR="003B67BB">
        <w:rPr>
          <w:rFonts w:ascii="Cambria" w:hAnsi="Cambria"/>
          <w:sz w:val="28"/>
          <w:szCs w:val="28"/>
        </w:rPr>
        <w:t xml:space="preserve"> </w:t>
      </w:r>
      <w:r w:rsidR="006B03A6">
        <w:rPr>
          <w:rFonts w:ascii="Cambria" w:hAnsi="Cambria"/>
          <w:sz w:val="28"/>
          <w:szCs w:val="28"/>
        </w:rPr>
        <w:t xml:space="preserve">the </w:t>
      </w:r>
      <w:r w:rsidR="00F60A4D">
        <w:rPr>
          <w:rFonts w:ascii="Cambria" w:hAnsi="Cambria"/>
          <w:sz w:val="28"/>
          <w:szCs w:val="28"/>
        </w:rPr>
        <w:t>front gate</w:t>
      </w:r>
      <w:r w:rsidR="006B03A6">
        <w:rPr>
          <w:rFonts w:ascii="Cambria" w:hAnsi="Cambria"/>
          <w:sz w:val="28"/>
          <w:szCs w:val="28"/>
        </w:rPr>
        <w:t xml:space="preserve"> </w:t>
      </w:r>
      <w:r w:rsidR="000474EB">
        <w:rPr>
          <w:rFonts w:ascii="Cambria" w:hAnsi="Cambria"/>
          <w:sz w:val="28"/>
          <w:szCs w:val="28"/>
        </w:rPr>
        <w:t>buzzed</w:t>
      </w:r>
      <w:r w:rsidR="00DB494F">
        <w:rPr>
          <w:rFonts w:ascii="Cambria" w:hAnsi="Cambria"/>
          <w:sz w:val="28"/>
          <w:szCs w:val="28"/>
        </w:rPr>
        <w:t xml:space="preserve"> and Savannah pressed the intercom</w:t>
      </w:r>
      <w:r w:rsidR="000474EB">
        <w:rPr>
          <w:rFonts w:ascii="Cambria" w:hAnsi="Cambria"/>
          <w:sz w:val="28"/>
          <w:szCs w:val="28"/>
        </w:rPr>
        <w:t>.</w:t>
      </w:r>
      <w:r w:rsidR="00DB494F">
        <w:rPr>
          <w:rFonts w:ascii="Cambria" w:hAnsi="Cambria"/>
          <w:sz w:val="28"/>
          <w:szCs w:val="28"/>
        </w:rPr>
        <w:t xml:space="preserve"> ‘Hi?’</w:t>
      </w:r>
    </w:p>
    <w:p w14:paraId="7C658934" w14:textId="461AA2E6" w:rsidR="005D5FC7" w:rsidRDefault="00385100" w:rsidP="00385100">
      <w:pPr>
        <w:spacing w:line="360" w:lineRule="auto"/>
        <w:ind w:firstLine="720"/>
        <w:contextualSpacing/>
        <w:rPr>
          <w:rFonts w:ascii="Cambria" w:hAnsi="Cambria"/>
          <w:sz w:val="28"/>
          <w:szCs w:val="28"/>
        </w:rPr>
      </w:pPr>
      <w:r>
        <w:rPr>
          <w:rFonts w:ascii="Cambria" w:hAnsi="Cambria"/>
          <w:sz w:val="28"/>
          <w:szCs w:val="28"/>
        </w:rPr>
        <w:t>‘</w:t>
      </w:r>
      <w:r w:rsidR="00F60A4D">
        <w:rPr>
          <w:rFonts w:ascii="Cambria" w:hAnsi="Cambria"/>
          <w:sz w:val="28"/>
          <w:szCs w:val="28"/>
        </w:rPr>
        <w:t>Parliament Security</w:t>
      </w:r>
      <w:r w:rsidR="00FA7B31">
        <w:rPr>
          <w:rFonts w:ascii="Cambria" w:hAnsi="Cambria"/>
          <w:sz w:val="28"/>
          <w:szCs w:val="28"/>
        </w:rPr>
        <w:t xml:space="preserve"> here. T</w:t>
      </w:r>
      <w:r w:rsidR="002549B3">
        <w:rPr>
          <w:rFonts w:ascii="Cambria" w:hAnsi="Cambria"/>
          <w:sz w:val="28"/>
          <w:szCs w:val="28"/>
        </w:rPr>
        <w:t xml:space="preserve">hat </w:t>
      </w:r>
      <w:r>
        <w:rPr>
          <w:rFonts w:ascii="Cambria" w:hAnsi="Cambria"/>
          <w:sz w:val="28"/>
          <w:szCs w:val="28"/>
        </w:rPr>
        <w:t>M</w:t>
      </w:r>
      <w:ins w:id="12159" w:author="Claire S" w:date="2026-06-04T11:10:00Z" w16du:dateUtc="2026-06-04T10:10:00Z">
        <w:del w:id="12160" w:author="Daisy Watt" w:date="2026-06-22T17:04:00Z" w16du:dateUtc="2026-06-22T15:04:00Z">
          <w:r w:rsidR="00573763">
            <w:rPr>
              <w:rFonts w:ascii="Cambria" w:hAnsi="Cambria"/>
              <w:sz w:val="28"/>
              <w:szCs w:val="28"/>
            </w:rPr>
            <w:delText>r</w:delText>
          </w:r>
        </w:del>
      </w:ins>
      <w:r w:rsidDel="007A317B">
        <w:rPr>
          <w:rFonts w:ascii="Cambria" w:hAnsi="Cambria"/>
          <w:sz w:val="28"/>
          <w:szCs w:val="28"/>
        </w:rPr>
        <w:t>r</w:t>
      </w:r>
      <w:r>
        <w:rPr>
          <w:rFonts w:ascii="Cambria" w:hAnsi="Cambria"/>
          <w:sz w:val="28"/>
          <w:szCs w:val="28"/>
        </w:rPr>
        <w:t xml:space="preserve">s </w:t>
      </w:r>
      <w:del w:id="12161" w:author="Claire S" w:date="2026-07-27T16:53:00Z" w16du:dateUtc="2026-07-27T15:53:00Z">
        <w:r w:rsidDel="006224B4">
          <w:rPr>
            <w:rFonts w:ascii="Cambria" w:hAnsi="Cambria"/>
            <w:sz w:val="28"/>
            <w:szCs w:val="28"/>
          </w:rPr>
          <w:delText>Wexford-</w:delText>
        </w:r>
      </w:del>
      <w:r>
        <w:rPr>
          <w:rFonts w:ascii="Cambria" w:hAnsi="Cambria"/>
          <w:sz w:val="28"/>
          <w:szCs w:val="28"/>
        </w:rPr>
        <w:t>Langley</w:t>
      </w:r>
      <w:r w:rsidR="005D5FC7">
        <w:rPr>
          <w:rFonts w:ascii="Cambria" w:hAnsi="Cambria"/>
          <w:sz w:val="28"/>
          <w:szCs w:val="28"/>
        </w:rPr>
        <w:t>?</w:t>
      </w:r>
      <w:r>
        <w:rPr>
          <w:rFonts w:ascii="Cambria" w:hAnsi="Cambria"/>
          <w:sz w:val="28"/>
          <w:szCs w:val="28"/>
        </w:rPr>
        <w:t>’</w:t>
      </w:r>
      <w:r w:rsidR="003F72CC">
        <w:rPr>
          <w:rFonts w:ascii="Cambria" w:hAnsi="Cambria"/>
          <w:sz w:val="28"/>
          <w:szCs w:val="28"/>
        </w:rPr>
        <w:t xml:space="preserve"> </w:t>
      </w:r>
      <w:r w:rsidR="00B836F4">
        <w:rPr>
          <w:rFonts w:ascii="Cambria" w:hAnsi="Cambria"/>
          <w:sz w:val="28"/>
          <w:szCs w:val="28"/>
        </w:rPr>
        <w:t xml:space="preserve">The guard sounded American. </w:t>
      </w:r>
      <w:r w:rsidR="00F60A4D">
        <w:rPr>
          <w:rFonts w:ascii="Cambria" w:hAnsi="Cambria"/>
          <w:sz w:val="28"/>
          <w:szCs w:val="28"/>
        </w:rPr>
        <w:t>‘Are you alright</w:t>
      </w:r>
      <w:r w:rsidR="003F542A">
        <w:rPr>
          <w:rFonts w:ascii="Cambria" w:hAnsi="Cambria"/>
          <w:sz w:val="28"/>
          <w:szCs w:val="28"/>
        </w:rPr>
        <w:t>,</w:t>
      </w:r>
      <w:r w:rsidR="00F60A4D">
        <w:rPr>
          <w:rFonts w:ascii="Cambria" w:hAnsi="Cambria"/>
          <w:sz w:val="28"/>
          <w:szCs w:val="28"/>
        </w:rPr>
        <w:t xml:space="preserve"> ma’am?’</w:t>
      </w:r>
    </w:p>
    <w:p w14:paraId="0A64DDB6" w14:textId="7FC43255" w:rsidR="005D5FC7" w:rsidRDefault="005D5FC7" w:rsidP="00385100">
      <w:pPr>
        <w:spacing w:line="360" w:lineRule="auto"/>
        <w:ind w:firstLine="720"/>
        <w:contextualSpacing/>
        <w:rPr>
          <w:rFonts w:ascii="Cambria" w:hAnsi="Cambria"/>
          <w:sz w:val="28"/>
          <w:szCs w:val="28"/>
        </w:rPr>
      </w:pPr>
      <w:r>
        <w:rPr>
          <w:rFonts w:ascii="Cambria" w:hAnsi="Cambria"/>
          <w:sz w:val="28"/>
          <w:szCs w:val="28"/>
        </w:rPr>
        <w:t>‘</w:t>
      </w:r>
      <w:r w:rsidR="00CD3B8E">
        <w:rPr>
          <w:rFonts w:ascii="Cambria" w:hAnsi="Cambria"/>
          <w:sz w:val="28"/>
          <w:szCs w:val="28"/>
        </w:rPr>
        <w:t>Well</w:t>
      </w:r>
      <w:r w:rsidR="003F542A">
        <w:rPr>
          <w:rFonts w:ascii="Cambria" w:hAnsi="Cambria"/>
          <w:sz w:val="28"/>
          <w:szCs w:val="28"/>
        </w:rPr>
        <w:t xml:space="preserve">, </w:t>
      </w:r>
      <w:r w:rsidR="00CD3B8E">
        <w:rPr>
          <w:rFonts w:ascii="Cambria" w:hAnsi="Cambria"/>
          <w:sz w:val="28"/>
          <w:szCs w:val="28"/>
        </w:rPr>
        <w:t>I’m alive</w:t>
      </w:r>
      <w:del w:id="12162" w:author="Daisy Watt" w:date="2026-06-22T17:02:00Z" w16du:dateUtc="2026-06-22T15:02:00Z">
        <w:r w:rsidR="00710A4A">
          <w:rPr>
            <w:rFonts w:ascii="Cambria" w:hAnsi="Cambria"/>
            <w:sz w:val="28"/>
            <w:szCs w:val="28"/>
          </w:rPr>
          <w:delText xml:space="preserve">,’ </w:delText>
        </w:r>
        <w:r w:rsidR="00710A4A" w:rsidDel="00223BDA">
          <w:rPr>
            <w:rFonts w:ascii="Cambria" w:hAnsi="Cambria"/>
            <w:sz w:val="28"/>
            <w:szCs w:val="28"/>
          </w:rPr>
          <w:delText>s</w:delText>
        </w:r>
      </w:del>
      <w:ins w:id="12163" w:author="Daisy Watt" w:date="2026-06-22T17:02:00Z" w16du:dateUtc="2026-06-22T15:02:00Z">
        <w:r w:rsidR="00223BDA">
          <w:rPr>
            <w:rFonts w:ascii="Cambria" w:hAnsi="Cambria"/>
            <w:sz w:val="28"/>
            <w:szCs w:val="28"/>
          </w:rPr>
          <w:t>.’ S</w:t>
        </w:r>
      </w:ins>
      <w:r w:rsidR="00710A4A">
        <w:rPr>
          <w:rFonts w:ascii="Cambria" w:hAnsi="Cambria"/>
          <w:sz w:val="28"/>
          <w:szCs w:val="28"/>
        </w:rPr>
        <w:t xml:space="preserve">he </w:t>
      </w:r>
      <w:r w:rsidR="003F542A">
        <w:rPr>
          <w:rFonts w:ascii="Cambria" w:hAnsi="Cambria"/>
          <w:sz w:val="28"/>
          <w:szCs w:val="28"/>
        </w:rPr>
        <w:t>si</w:t>
      </w:r>
      <w:r w:rsidR="00FA7B31">
        <w:rPr>
          <w:rFonts w:ascii="Cambria" w:hAnsi="Cambria"/>
          <w:sz w:val="28"/>
          <w:szCs w:val="28"/>
        </w:rPr>
        <w:t>ghe</w:t>
      </w:r>
      <w:r w:rsidR="00710A4A">
        <w:rPr>
          <w:rFonts w:ascii="Cambria" w:hAnsi="Cambria"/>
          <w:sz w:val="28"/>
          <w:szCs w:val="28"/>
        </w:rPr>
        <w:t>d. ‘</w:t>
      </w:r>
      <w:r w:rsidR="00B836F4">
        <w:rPr>
          <w:rFonts w:ascii="Cambria" w:hAnsi="Cambria"/>
          <w:sz w:val="28"/>
          <w:szCs w:val="28"/>
        </w:rPr>
        <w:t>I’ll buzz you</w:t>
      </w:r>
      <w:r>
        <w:rPr>
          <w:rFonts w:ascii="Cambria" w:hAnsi="Cambria"/>
          <w:sz w:val="28"/>
          <w:szCs w:val="28"/>
        </w:rPr>
        <w:t xml:space="preserve"> in.</w:t>
      </w:r>
      <w:ins w:id="12164" w:author="Claire S" w:date="2026-07-27T16:53:00Z" w16du:dateUtc="2026-07-27T15:53:00Z">
        <w:r w:rsidR="006224B4">
          <w:rPr>
            <w:rFonts w:ascii="Cambria" w:hAnsi="Cambria"/>
            <w:sz w:val="28"/>
            <w:szCs w:val="28"/>
          </w:rPr>
          <w:t>’</w:t>
        </w:r>
      </w:ins>
      <w:ins w:id="12165" w:author="Claire S" w:date="2026-06-04T11:10:00Z" w16du:dateUtc="2026-06-04T10:10:00Z">
        <w:r w:rsidR="00573763">
          <w:rPr>
            <w:rFonts w:ascii="Cambria" w:hAnsi="Cambria"/>
            <w:sz w:val="28"/>
            <w:szCs w:val="28"/>
          </w:rPr>
          <w:t xml:space="preserve"> </w:t>
        </w:r>
      </w:ins>
      <w:commentRangeStart w:id="12166"/>
      <w:del w:id="12167" w:author="Claire S" w:date="2026-07-27T16:53:00Z" w16du:dateUtc="2026-07-27T15:53:00Z">
        <w:r w:rsidDel="006224B4">
          <w:rPr>
            <w:rFonts w:ascii="Cambria" w:hAnsi="Cambria"/>
            <w:sz w:val="28"/>
            <w:szCs w:val="28"/>
          </w:rPr>
          <w:delText xml:space="preserve">’ </w:delText>
        </w:r>
        <w:commentRangeEnd w:id="12166"/>
        <w:r w:rsidR="009D0A4C" w:rsidDel="006224B4">
          <w:rPr>
            <w:rStyle w:val="CommentReference"/>
            <w:rFonts w:ascii="Cambria" w:hAnsi="Cambria"/>
            <w:sz w:val="28"/>
            <w:szCs w:val="28"/>
          </w:rPr>
          <w:commentReference w:id="12166"/>
        </w:r>
      </w:del>
    </w:p>
    <w:p w14:paraId="66BCE119" w14:textId="1346720E" w:rsidR="00CD3B8E" w:rsidRDefault="004D531D" w:rsidP="00385100">
      <w:pPr>
        <w:spacing w:line="360" w:lineRule="auto"/>
        <w:ind w:firstLine="720"/>
        <w:contextualSpacing/>
        <w:rPr>
          <w:rFonts w:ascii="Cambria" w:hAnsi="Cambria"/>
          <w:sz w:val="28"/>
          <w:szCs w:val="28"/>
        </w:rPr>
      </w:pPr>
      <w:r>
        <w:rPr>
          <w:rFonts w:ascii="Cambria" w:hAnsi="Cambria"/>
          <w:sz w:val="28"/>
          <w:szCs w:val="28"/>
        </w:rPr>
        <w:t>O</w:t>
      </w:r>
      <w:r w:rsidR="00CD3B8E">
        <w:rPr>
          <w:rFonts w:ascii="Cambria" w:hAnsi="Cambria"/>
          <w:sz w:val="28"/>
          <w:szCs w:val="28"/>
        </w:rPr>
        <w:t>pen</w:t>
      </w:r>
      <w:r>
        <w:rPr>
          <w:rFonts w:ascii="Cambria" w:hAnsi="Cambria"/>
          <w:sz w:val="28"/>
          <w:szCs w:val="28"/>
        </w:rPr>
        <w:t>ing</w:t>
      </w:r>
      <w:r w:rsidR="00CD3B8E">
        <w:rPr>
          <w:rFonts w:ascii="Cambria" w:hAnsi="Cambria"/>
          <w:sz w:val="28"/>
          <w:szCs w:val="28"/>
        </w:rPr>
        <w:t xml:space="preserve"> the front door</w:t>
      </w:r>
      <w:r w:rsidR="00DF56E1">
        <w:rPr>
          <w:rFonts w:ascii="Cambria" w:hAnsi="Cambria"/>
          <w:sz w:val="28"/>
          <w:szCs w:val="28"/>
        </w:rPr>
        <w:t xml:space="preserve"> again</w:t>
      </w:r>
      <w:r>
        <w:rPr>
          <w:rFonts w:ascii="Cambria" w:hAnsi="Cambria"/>
          <w:sz w:val="28"/>
          <w:szCs w:val="28"/>
        </w:rPr>
        <w:t xml:space="preserve">, </w:t>
      </w:r>
      <w:del w:id="12168" w:author="Claire S" w:date="2026-06-04T11:10:00Z" w16du:dateUtc="2026-06-04T10:10:00Z">
        <w:r w:rsidDel="00573763">
          <w:rPr>
            <w:rFonts w:ascii="Cambria" w:hAnsi="Cambria"/>
            <w:sz w:val="28"/>
            <w:szCs w:val="28"/>
          </w:rPr>
          <w:delText xml:space="preserve">she </w:delText>
        </w:r>
      </w:del>
      <w:ins w:id="12169" w:author="Claire S" w:date="2026-06-04T11:10:00Z" w16du:dateUtc="2026-06-04T10:10:00Z">
        <w:r w:rsidR="00573763">
          <w:rPr>
            <w:rFonts w:ascii="Cambria" w:hAnsi="Cambria"/>
            <w:sz w:val="28"/>
            <w:szCs w:val="28"/>
          </w:rPr>
          <w:t xml:space="preserve">Savannah </w:t>
        </w:r>
      </w:ins>
      <w:r w:rsidR="00DF56E1">
        <w:rPr>
          <w:rFonts w:ascii="Cambria" w:hAnsi="Cambria"/>
          <w:sz w:val="28"/>
          <w:szCs w:val="28"/>
        </w:rPr>
        <w:t>waite</w:t>
      </w:r>
      <w:r w:rsidR="00CD3B8E">
        <w:rPr>
          <w:rFonts w:ascii="Cambria" w:hAnsi="Cambria"/>
          <w:sz w:val="28"/>
          <w:szCs w:val="28"/>
        </w:rPr>
        <w:t>d in the porch</w:t>
      </w:r>
      <w:r w:rsidR="00DF56E1">
        <w:rPr>
          <w:rFonts w:ascii="Cambria" w:hAnsi="Cambria"/>
          <w:sz w:val="28"/>
          <w:szCs w:val="28"/>
        </w:rPr>
        <w:t xml:space="preserve">, </w:t>
      </w:r>
      <w:r w:rsidR="00CD3B8E">
        <w:rPr>
          <w:rFonts w:ascii="Cambria" w:hAnsi="Cambria"/>
          <w:sz w:val="28"/>
          <w:szCs w:val="28"/>
        </w:rPr>
        <w:t xml:space="preserve">watching two </w:t>
      </w:r>
      <w:r>
        <w:rPr>
          <w:rFonts w:ascii="Cambria" w:hAnsi="Cambria"/>
          <w:sz w:val="28"/>
          <w:szCs w:val="28"/>
        </w:rPr>
        <w:t xml:space="preserve">uniformed </w:t>
      </w:r>
      <w:r w:rsidR="00CD3B8E">
        <w:rPr>
          <w:rFonts w:ascii="Cambria" w:hAnsi="Cambria"/>
          <w:sz w:val="28"/>
          <w:szCs w:val="28"/>
        </w:rPr>
        <w:t>men and a huge Alsatian come up the drive.</w:t>
      </w:r>
    </w:p>
    <w:p w14:paraId="2073A8DE" w14:textId="5129FFC6" w:rsidR="003B67BB" w:rsidRDefault="00190F30" w:rsidP="00385100">
      <w:pPr>
        <w:spacing w:line="360" w:lineRule="auto"/>
        <w:ind w:firstLine="720"/>
        <w:contextualSpacing/>
        <w:rPr>
          <w:rFonts w:ascii="Cambria" w:hAnsi="Cambria"/>
          <w:sz w:val="28"/>
          <w:szCs w:val="28"/>
        </w:rPr>
      </w:pPr>
      <w:r>
        <w:rPr>
          <w:rFonts w:ascii="Cambria" w:hAnsi="Cambria"/>
          <w:sz w:val="28"/>
          <w:szCs w:val="28"/>
        </w:rPr>
        <w:t>‘</w:t>
      </w:r>
      <w:r w:rsidR="00CD3B8E">
        <w:rPr>
          <w:rFonts w:ascii="Cambria" w:hAnsi="Cambria"/>
          <w:sz w:val="28"/>
          <w:szCs w:val="28"/>
        </w:rPr>
        <w:t>Ma’am</w:t>
      </w:r>
      <w:r w:rsidR="004D531D">
        <w:rPr>
          <w:rFonts w:ascii="Cambria" w:hAnsi="Cambria"/>
          <w:sz w:val="28"/>
          <w:szCs w:val="28"/>
        </w:rPr>
        <w:t>.  W</w:t>
      </w:r>
      <w:r w:rsidR="00CD3B8E">
        <w:rPr>
          <w:rFonts w:ascii="Cambria" w:hAnsi="Cambria"/>
          <w:sz w:val="28"/>
          <w:szCs w:val="28"/>
        </w:rPr>
        <w:t>e’ll</w:t>
      </w:r>
      <w:r>
        <w:rPr>
          <w:rFonts w:ascii="Cambria" w:hAnsi="Cambria"/>
          <w:sz w:val="28"/>
          <w:szCs w:val="28"/>
        </w:rPr>
        <w:t xml:space="preserve"> need to inspect the </w:t>
      </w:r>
      <w:r w:rsidR="00CD3B8E">
        <w:rPr>
          <w:rFonts w:ascii="Cambria" w:hAnsi="Cambria"/>
          <w:sz w:val="28"/>
          <w:szCs w:val="28"/>
        </w:rPr>
        <w:t>grounds immediately</w:t>
      </w:r>
      <w:r>
        <w:rPr>
          <w:rFonts w:ascii="Cambria" w:hAnsi="Cambria"/>
          <w:sz w:val="28"/>
          <w:szCs w:val="28"/>
        </w:rPr>
        <w:t xml:space="preserve">,’ the </w:t>
      </w:r>
      <w:r w:rsidR="00B836F4">
        <w:rPr>
          <w:rFonts w:ascii="Cambria" w:hAnsi="Cambria"/>
          <w:sz w:val="28"/>
          <w:szCs w:val="28"/>
        </w:rPr>
        <w:t xml:space="preserve">first </w:t>
      </w:r>
      <w:r w:rsidR="00AD4BC0">
        <w:rPr>
          <w:rFonts w:ascii="Cambria" w:hAnsi="Cambria"/>
          <w:sz w:val="28"/>
          <w:szCs w:val="28"/>
        </w:rPr>
        <w:t xml:space="preserve">burly </w:t>
      </w:r>
      <w:r>
        <w:rPr>
          <w:rFonts w:ascii="Cambria" w:hAnsi="Cambria"/>
          <w:sz w:val="28"/>
          <w:szCs w:val="28"/>
        </w:rPr>
        <w:t>man said</w:t>
      </w:r>
      <w:del w:id="12170" w:author="Daisy Watt" w:date="2026-06-22T17:06:00Z" w16du:dateUtc="2026-06-22T15:06:00Z">
        <w:r w:rsidR="00B836F4">
          <w:rPr>
            <w:rFonts w:ascii="Cambria" w:hAnsi="Cambria"/>
            <w:sz w:val="28"/>
            <w:szCs w:val="28"/>
          </w:rPr>
          <w:delText xml:space="preserve">, </w:delText>
        </w:r>
        <w:r w:rsidR="00B836F4" w:rsidDel="003F01A5">
          <w:rPr>
            <w:rFonts w:ascii="Cambria" w:hAnsi="Cambria"/>
            <w:sz w:val="28"/>
            <w:szCs w:val="28"/>
          </w:rPr>
          <w:delText>t</w:delText>
        </w:r>
      </w:del>
      <w:ins w:id="12171" w:author="Daisy Watt" w:date="2026-06-22T17:06:00Z" w16du:dateUtc="2026-06-22T15:06:00Z">
        <w:r w:rsidR="003F01A5">
          <w:rPr>
            <w:rFonts w:ascii="Cambria" w:hAnsi="Cambria"/>
            <w:sz w:val="28"/>
            <w:szCs w:val="28"/>
          </w:rPr>
          <w:t>. T</w:t>
        </w:r>
      </w:ins>
      <w:r w:rsidR="00B836F4">
        <w:rPr>
          <w:rFonts w:ascii="Cambria" w:hAnsi="Cambria"/>
          <w:sz w:val="28"/>
          <w:szCs w:val="28"/>
        </w:rPr>
        <w:t>he second follow</w:t>
      </w:r>
      <w:ins w:id="12172" w:author="Daisy Watt" w:date="2026-06-22T17:06:00Z" w16du:dateUtc="2026-06-22T15:06:00Z">
        <w:r w:rsidR="003F01A5">
          <w:rPr>
            <w:rFonts w:ascii="Cambria" w:hAnsi="Cambria"/>
            <w:sz w:val="28"/>
            <w:szCs w:val="28"/>
          </w:rPr>
          <w:t>ed</w:t>
        </w:r>
      </w:ins>
      <w:del w:id="12173" w:author="Daisy Watt" w:date="2026-06-22T17:06:00Z" w16du:dateUtc="2026-06-22T15:06:00Z">
        <w:r w:rsidR="00B836F4" w:rsidDel="003F01A5">
          <w:rPr>
            <w:rFonts w:ascii="Cambria" w:hAnsi="Cambria"/>
            <w:sz w:val="28"/>
            <w:szCs w:val="28"/>
          </w:rPr>
          <w:delText>ing</w:delText>
        </w:r>
      </w:del>
      <w:r w:rsidR="00B836F4">
        <w:rPr>
          <w:rFonts w:ascii="Cambria" w:hAnsi="Cambria"/>
          <w:sz w:val="28"/>
          <w:szCs w:val="28"/>
        </w:rPr>
        <w:t xml:space="preserve"> with </w:t>
      </w:r>
      <w:r w:rsidR="00CD3B8E">
        <w:rPr>
          <w:rFonts w:ascii="Cambria" w:hAnsi="Cambria"/>
          <w:sz w:val="28"/>
          <w:szCs w:val="28"/>
        </w:rPr>
        <w:t>the dog</w:t>
      </w:r>
      <w:r w:rsidR="00BA2164">
        <w:rPr>
          <w:rFonts w:ascii="Cambria" w:hAnsi="Cambria"/>
          <w:sz w:val="28"/>
          <w:szCs w:val="28"/>
        </w:rPr>
        <w:t>,</w:t>
      </w:r>
      <w:r w:rsidR="001206D4">
        <w:rPr>
          <w:rFonts w:ascii="Cambria" w:hAnsi="Cambria"/>
          <w:sz w:val="28"/>
          <w:szCs w:val="28"/>
        </w:rPr>
        <w:t xml:space="preserve"> which</w:t>
      </w:r>
      <w:r w:rsidR="004D531D">
        <w:rPr>
          <w:rFonts w:ascii="Cambria" w:hAnsi="Cambria"/>
          <w:sz w:val="28"/>
          <w:szCs w:val="28"/>
        </w:rPr>
        <w:t xml:space="preserve"> strain</w:t>
      </w:r>
      <w:r w:rsidR="001206D4">
        <w:rPr>
          <w:rFonts w:ascii="Cambria" w:hAnsi="Cambria"/>
          <w:sz w:val="28"/>
          <w:szCs w:val="28"/>
        </w:rPr>
        <w:t>ed</w:t>
      </w:r>
      <w:r w:rsidR="00445CAF">
        <w:rPr>
          <w:rFonts w:ascii="Cambria" w:hAnsi="Cambria"/>
          <w:sz w:val="28"/>
          <w:szCs w:val="28"/>
        </w:rPr>
        <w:t xml:space="preserve"> on </w:t>
      </w:r>
      <w:r w:rsidR="001206D4">
        <w:rPr>
          <w:rFonts w:ascii="Cambria" w:hAnsi="Cambria"/>
          <w:sz w:val="28"/>
          <w:szCs w:val="28"/>
        </w:rPr>
        <w:t>its</w:t>
      </w:r>
      <w:r w:rsidR="00445CAF">
        <w:rPr>
          <w:rFonts w:ascii="Cambria" w:hAnsi="Cambria"/>
          <w:sz w:val="28"/>
          <w:szCs w:val="28"/>
        </w:rPr>
        <w:t xml:space="preserve"> lead</w:t>
      </w:r>
      <w:r>
        <w:rPr>
          <w:rFonts w:ascii="Cambria" w:hAnsi="Cambria"/>
          <w:sz w:val="28"/>
          <w:szCs w:val="28"/>
        </w:rPr>
        <w:t>. ‘</w:t>
      </w:r>
      <w:r w:rsidR="00445CAF">
        <w:rPr>
          <w:rFonts w:ascii="Cambria" w:hAnsi="Cambria"/>
          <w:sz w:val="28"/>
          <w:szCs w:val="28"/>
        </w:rPr>
        <w:t>If you</w:t>
      </w:r>
      <w:r w:rsidR="00CD3B8E">
        <w:rPr>
          <w:rFonts w:ascii="Cambria" w:hAnsi="Cambria"/>
          <w:sz w:val="28"/>
          <w:szCs w:val="28"/>
        </w:rPr>
        <w:t>’</w:t>
      </w:r>
      <w:r w:rsidR="00445CAF">
        <w:rPr>
          <w:rFonts w:ascii="Cambria" w:hAnsi="Cambria"/>
          <w:sz w:val="28"/>
          <w:szCs w:val="28"/>
        </w:rPr>
        <w:t xml:space="preserve">re </w:t>
      </w:r>
      <w:r w:rsidR="00CD3B8E">
        <w:rPr>
          <w:rFonts w:ascii="Cambria" w:hAnsi="Cambria"/>
          <w:sz w:val="28"/>
          <w:szCs w:val="28"/>
        </w:rPr>
        <w:t>okay</w:t>
      </w:r>
      <w:r w:rsidR="00445CAF">
        <w:rPr>
          <w:rFonts w:ascii="Cambria" w:hAnsi="Cambria"/>
          <w:sz w:val="28"/>
          <w:szCs w:val="28"/>
        </w:rPr>
        <w:t>, c</w:t>
      </w:r>
      <w:r>
        <w:rPr>
          <w:rFonts w:ascii="Cambria" w:hAnsi="Cambria"/>
          <w:sz w:val="28"/>
          <w:szCs w:val="28"/>
        </w:rPr>
        <w:t xml:space="preserve">an we </w:t>
      </w:r>
      <w:r w:rsidR="00445CAF">
        <w:rPr>
          <w:rFonts w:ascii="Cambria" w:hAnsi="Cambria"/>
          <w:sz w:val="28"/>
          <w:szCs w:val="28"/>
        </w:rPr>
        <w:t>check</w:t>
      </w:r>
      <w:r>
        <w:rPr>
          <w:rFonts w:ascii="Cambria" w:hAnsi="Cambria"/>
          <w:sz w:val="28"/>
          <w:szCs w:val="28"/>
        </w:rPr>
        <w:t xml:space="preserve"> the </w:t>
      </w:r>
      <w:r w:rsidR="00CD3B8E">
        <w:rPr>
          <w:rFonts w:ascii="Cambria" w:hAnsi="Cambria"/>
          <w:sz w:val="28"/>
          <w:szCs w:val="28"/>
        </w:rPr>
        <w:t xml:space="preserve">back </w:t>
      </w:r>
      <w:r>
        <w:rPr>
          <w:rFonts w:ascii="Cambria" w:hAnsi="Cambria"/>
          <w:sz w:val="28"/>
          <w:szCs w:val="28"/>
        </w:rPr>
        <w:t>garden</w:t>
      </w:r>
      <w:r w:rsidR="003F72CC">
        <w:rPr>
          <w:rFonts w:ascii="Cambria" w:hAnsi="Cambria"/>
          <w:sz w:val="28"/>
          <w:szCs w:val="28"/>
        </w:rPr>
        <w:t xml:space="preserve"> first</w:t>
      </w:r>
      <w:ins w:id="12174" w:author="Daisy Watt" w:date="2026-06-22T17:06:00Z" w16du:dateUtc="2026-06-22T15:06:00Z">
        <w:r w:rsidR="00B93131">
          <w:rPr>
            <w:rFonts w:ascii="Cambria" w:hAnsi="Cambria"/>
            <w:sz w:val="28"/>
            <w:szCs w:val="28"/>
          </w:rPr>
          <w:t>,</w:t>
        </w:r>
      </w:ins>
      <w:r w:rsidR="003F72CC">
        <w:rPr>
          <w:rFonts w:ascii="Cambria" w:hAnsi="Cambria"/>
          <w:sz w:val="28"/>
          <w:szCs w:val="28"/>
        </w:rPr>
        <w:t xml:space="preserve"> please</w:t>
      </w:r>
      <w:r>
        <w:rPr>
          <w:rFonts w:ascii="Cambria" w:hAnsi="Cambria"/>
          <w:sz w:val="28"/>
          <w:szCs w:val="28"/>
        </w:rPr>
        <w:t>?’</w:t>
      </w:r>
    </w:p>
    <w:p w14:paraId="4E94754F" w14:textId="4BBDC894" w:rsidR="00CD3B8E" w:rsidRDefault="00445CAF" w:rsidP="00CD3B8E">
      <w:pPr>
        <w:spacing w:line="360" w:lineRule="auto"/>
        <w:ind w:firstLine="720"/>
        <w:contextualSpacing/>
        <w:rPr>
          <w:rFonts w:ascii="Cambria" w:hAnsi="Cambria"/>
          <w:sz w:val="28"/>
          <w:szCs w:val="28"/>
        </w:rPr>
      </w:pPr>
      <w:r>
        <w:rPr>
          <w:rFonts w:ascii="Cambria" w:hAnsi="Cambria"/>
          <w:sz w:val="28"/>
          <w:szCs w:val="28"/>
        </w:rPr>
        <w:t>‘She’s fine</w:t>
      </w:r>
      <w:del w:id="12175" w:author="Daisy Watt" w:date="2026-06-22T17:06:00Z" w16du:dateUtc="2026-06-22T15:06:00Z">
        <w:r>
          <w:rPr>
            <w:rFonts w:ascii="Cambria" w:hAnsi="Cambria"/>
            <w:sz w:val="28"/>
            <w:szCs w:val="28"/>
          </w:rPr>
          <w:delText>,</w:delText>
        </w:r>
      </w:del>
      <w:ins w:id="12176" w:author="Daisy Watt" w:date="2026-06-22T17:06:00Z" w16du:dateUtc="2026-06-22T15:06:00Z">
        <w:r w:rsidR="00B93131">
          <w:rPr>
            <w:rFonts w:ascii="Cambria" w:hAnsi="Cambria"/>
            <w:sz w:val="28"/>
            <w:szCs w:val="28"/>
          </w:rPr>
          <w:t>.</w:t>
        </w:r>
      </w:ins>
      <w:r>
        <w:rPr>
          <w:rFonts w:ascii="Cambria" w:hAnsi="Cambria"/>
          <w:sz w:val="28"/>
          <w:szCs w:val="28"/>
        </w:rPr>
        <w:t xml:space="preserve">’ </w:t>
      </w:r>
      <w:r w:rsidR="003F72CC">
        <w:rPr>
          <w:rFonts w:ascii="Cambria" w:hAnsi="Cambria"/>
          <w:sz w:val="28"/>
          <w:szCs w:val="28"/>
        </w:rPr>
        <w:t xml:space="preserve">Jackson appeared at </w:t>
      </w:r>
      <w:r w:rsidR="000C0C74">
        <w:rPr>
          <w:rFonts w:ascii="Cambria" w:hAnsi="Cambria"/>
          <w:sz w:val="28"/>
          <w:szCs w:val="28"/>
        </w:rPr>
        <w:t>Savannah’s</w:t>
      </w:r>
      <w:r w:rsidR="003F72CC">
        <w:rPr>
          <w:rFonts w:ascii="Cambria" w:hAnsi="Cambria"/>
          <w:sz w:val="28"/>
          <w:szCs w:val="28"/>
        </w:rPr>
        <w:t xml:space="preserve"> shoulder. ‘</w:t>
      </w:r>
      <w:r w:rsidR="00303ECD">
        <w:rPr>
          <w:rFonts w:ascii="Cambria" w:hAnsi="Cambria"/>
          <w:sz w:val="28"/>
          <w:szCs w:val="28"/>
        </w:rPr>
        <w:t>I’m here.</w:t>
      </w:r>
      <w:r w:rsidR="00886C9B">
        <w:rPr>
          <w:rFonts w:ascii="Cambria" w:hAnsi="Cambria"/>
          <w:sz w:val="28"/>
          <w:szCs w:val="28"/>
        </w:rPr>
        <w:t xml:space="preserve"> And so is she,’ he </w:t>
      </w:r>
      <w:r w:rsidR="00CD3B8E">
        <w:rPr>
          <w:rFonts w:ascii="Cambria" w:hAnsi="Cambria"/>
          <w:sz w:val="28"/>
          <w:szCs w:val="28"/>
        </w:rPr>
        <w:t xml:space="preserve">grinned, </w:t>
      </w:r>
      <w:r w:rsidR="00886C9B">
        <w:rPr>
          <w:rFonts w:ascii="Cambria" w:hAnsi="Cambria"/>
          <w:sz w:val="28"/>
          <w:szCs w:val="28"/>
        </w:rPr>
        <w:t>point</w:t>
      </w:r>
      <w:r w:rsidR="00CD3B8E">
        <w:rPr>
          <w:rFonts w:ascii="Cambria" w:hAnsi="Cambria"/>
          <w:sz w:val="28"/>
          <w:szCs w:val="28"/>
        </w:rPr>
        <w:t>ing</w:t>
      </w:r>
      <w:r w:rsidR="00886C9B">
        <w:rPr>
          <w:rFonts w:ascii="Cambria" w:hAnsi="Cambria"/>
          <w:sz w:val="28"/>
          <w:szCs w:val="28"/>
        </w:rPr>
        <w:t xml:space="preserve"> at </w:t>
      </w:r>
      <w:del w:id="12177" w:author="Daisy Watt" w:date="2026-06-22T17:06:00Z" w16du:dateUtc="2026-06-22T15:06:00Z">
        <w:r w:rsidR="00886C9B">
          <w:rPr>
            <w:rFonts w:ascii="Cambria" w:hAnsi="Cambria"/>
            <w:sz w:val="28"/>
            <w:szCs w:val="28"/>
          </w:rPr>
          <w:delText>the little Chihuahua</w:delText>
        </w:r>
        <w:r w:rsidR="00385FFA">
          <w:rPr>
            <w:rFonts w:ascii="Cambria" w:hAnsi="Cambria"/>
            <w:sz w:val="28"/>
            <w:szCs w:val="28"/>
          </w:rPr>
          <w:delText xml:space="preserve"> </w:delText>
        </w:r>
      </w:del>
      <w:ins w:id="12178" w:author="Daisy Watt" w:date="2026-06-22T17:06:00Z" w16du:dateUtc="2026-06-22T15:06:00Z">
        <w:r w:rsidR="000A0BBB">
          <w:rPr>
            <w:rFonts w:ascii="Cambria" w:hAnsi="Cambria"/>
            <w:sz w:val="28"/>
            <w:szCs w:val="28"/>
          </w:rPr>
          <w:t xml:space="preserve">Kylie </w:t>
        </w:r>
      </w:ins>
      <w:r w:rsidR="00385FFA">
        <w:rPr>
          <w:rFonts w:ascii="Cambria" w:hAnsi="Cambria"/>
          <w:sz w:val="28"/>
          <w:szCs w:val="28"/>
        </w:rPr>
        <w:t>who</w:t>
      </w:r>
      <w:r w:rsidR="00AD4BC0">
        <w:rPr>
          <w:rFonts w:ascii="Cambria" w:hAnsi="Cambria"/>
          <w:sz w:val="28"/>
          <w:szCs w:val="28"/>
        </w:rPr>
        <w:t>’</w:t>
      </w:r>
      <w:r w:rsidR="00385FFA">
        <w:rPr>
          <w:rFonts w:ascii="Cambria" w:hAnsi="Cambria"/>
          <w:sz w:val="28"/>
          <w:szCs w:val="28"/>
        </w:rPr>
        <w:t>d pattered out</w:t>
      </w:r>
      <w:r w:rsidR="000C0C74">
        <w:rPr>
          <w:rFonts w:ascii="Cambria" w:hAnsi="Cambria"/>
          <w:sz w:val="28"/>
          <w:szCs w:val="28"/>
        </w:rPr>
        <w:t>, baring</w:t>
      </w:r>
      <w:r w:rsidR="00886C9B">
        <w:rPr>
          <w:rFonts w:ascii="Cambria" w:hAnsi="Cambria"/>
          <w:sz w:val="28"/>
          <w:szCs w:val="28"/>
        </w:rPr>
        <w:t xml:space="preserve"> her teeth</w:t>
      </w:r>
      <w:del w:id="12179" w:author="Claire S" w:date="2026-06-04T11:11:00Z" w16du:dateUtc="2026-06-04T10:11:00Z">
        <w:r w:rsidR="000C0C74" w:rsidDel="00E81A60">
          <w:rPr>
            <w:rFonts w:ascii="Cambria" w:hAnsi="Cambria"/>
            <w:sz w:val="28"/>
            <w:szCs w:val="28"/>
          </w:rPr>
          <w:delText xml:space="preserve"> now</w:delText>
        </w:r>
      </w:del>
      <w:r w:rsidR="000C0C74">
        <w:rPr>
          <w:rFonts w:ascii="Cambria" w:hAnsi="Cambria"/>
          <w:sz w:val="28"/>
          <w:szCs w:val="28"/>
        </w:rPr>
        <w:t xml:space="preserve"> </w:t>
      </w:r>
      <w:r w:rsidR="00886C9B">
        <w:rPr>
          <w:rFonts w:ascii="Cambria" w:hAnsi="Cambria"/>
          <w:sz w:val="28"/>
          <w:szCs w:val="28"/>
        </w:rPr>
        <w:t>at Jackson</w:t>
      </w:r>
      <w:r w:rsidR="00361889">
        <w:rPr>
          <w:rFonts w:ascii="Cambria" w:hAnsi="Cambria"/>
          <w:sz w:val="28"/>
          <w:szCs w:val="28"/>
        </w:rPr>
        <w:t>,</w:t>
      </w:r>
      <w:r w:rsidR="000C0C74">
        <w:rPr>
          <w:rFonts w:ascii="Cambria" w:hAnsi="Cambria"/>
          <w:sz w:val="28"/>
          <w:szCs w:val="28"/>
        </w:rPr>
        <w:t xml:space="preserve"> and</w:t>
      </w:r>
      <w:r w:rsidR="00385FFA">
        <w:rPr>
          <w:rFonts w:ascii="Cambria" w:hAnsi="Cambria"/>
          <w:sz w:val="28"/>
          <w:szCs w:val="28"/>
        </w:rPr>
        <w:t xml:space="preserve"> </w:t>
      </w:r>
      <w:ins w:id="12180" w:author="Claire S" w:date="2026-06-04T11:11:00Z" w16du:dateUtc="2026-06-04T10:11:00Z">
        <w:r w:rsidR="00E81A60">
          <w:rPr>
            <w:rFonts w:ascii="Cambria" w:hAnsi="Cambria"/>
            <w:sz w:val="28"/>
            <w:szCs w:val="28"/>
          </w:rPr>
          <w:t xml:space="preserve">yapping a </w:t>
        </w:r>
      </w:ins>
      <w:del w:id="12181" w:author="Claire S" w:date="2026-06-04T11:11:00Z" w16du:dateUtc="2026-06-04T10:11:00Z">
        <w:r w:rsidR="00385FFA" w:rsidDel="00E81A60">
          <w:rPr>
            <w:rFonts w:ascii="Cambria" w:hAnsi="Cambria"/>
            <w:sz w:val="28"/>
            <w:szCs w:val="28"/>
          </w:rPr>
          <w:delText>giving</w:delText>
        </w:r>
        <w:r w:rsidR="0010296A" w:rsidDel="00E81A60">
          <w:rPr>
            <w:rFonts w:ascii="Cambria" w:hAnsi="Cambria"/>
            <w:sz w:val="28"/>
            <w:szCs w:val="28"/>
          </w:rPr>
          <w:delText xml:space="preserve"> a </w:delText>
        </w:r>
      </w:del>
      <w:r w:rsidR="0010296A">
        <w:rPr>
          <w:rFonts w:ascii="Cambria" w:hAnsi="Cambria"/>
          <w:sz w:val="28"/>
          <w:szCs w:val="28"/>
        </w:rPr>
        <w:t xml:space="preserve">warning </w:t>
      </w:r>
      <w:del w:id="12182" w:author="Claire S" w:date="2026-06-04T11:11:00Z" w16du:dateUtc="2026-06-04T10:11:00Z">
        <w:r w:rsidR="0010296A" w:rsidDel="00E81A60">
          <w:rPr>
            <w:rFonts w:ascii="Cambria" w:hAnsi="Cambria"/>
            <w:sz w:val="28"/>
            <w:szCs w:val="28"/>
          </w:rPr>
          <w:delText xml:space="preserve">yap </w:delText>
        </w:r>
        <w:r w:rsidR="000C0C74" w:rsidDel="00E81A60">
          <w:rPr>
            <w:rFonts w:ascii="Cambria" w:hAnsi="Cambria"/>
            <w:sz w:val="28"/>
            <w:szCs w:val="28"/>
          </w:rPr>
          <w:delText>at</w:delText>
        </w:r>
      </w:del>
      <w:ins w:id="12183" w:author="Claire S" w:date="2026-06-04T11:11:00Z" w16du:dateUtc="2026-06-04T10:11:00Z">
        <w:r w:rsidR="00E81A60">
          <w:rPr>
            <w:rFonts w:ascii="Cambria" w:hAnsi="Cambria"/>
            <w:sz w:val="28"/>
            <w:szCs w:val="28"/>
          </w:rPr>
          <w:t>to</w:t>
        </w:r>
      </w:ins>
      <w:r w:rsidR="0010296A">
        <w:rPr>
          <w:rFonts w:ascii="Cambria" w:hAnsi="Cambria"/>
          <w:sz w:val="28"/>
          <w:szCs w:val="28"/>
        </w:rPr>
        <w:t xml:space="preserve"> the huge dog.</w:t>
      </w:r>
    </w:p>
    <w:p w14:paraId="65C80AF3" w14:textId="172F013A" w:rsidR="0010296A" w:rsidRDefault="0010296A" w:rsidP="00CD3B8E">
      <w:pPr>
        <w:spacing w:line="360" w:lineRule="auto"/>
        <w:ind w:firstLine="720"/>
        <w:contextualSpacing/>
        <w:rPr>
          <w:rFonts w:ascii="Cambria" w:hAnsi="Cambria"/>
          <w:sz w:val="28"/>
          <w:szCs w:val="28"/>
        </w:rPr>
      </w:pPr>
      <w:r>
        <w:rPr>
          <w:rFonts w:ascii="Cambria" w:hAnsi="Cambria"/>
          <w:sz w:val="28"/>
          <w:szCs w:val="28"/>
        </w:rPr>
        <w:t>‘</w:t>
      </w:r>
      <w:r w:rsidR="009450D7">
        <w:rPr>
          <w:rFonts w:ascii="Cambria" w:hAnsi="Cambria"/>
          <w:sz w:val="28"/>
          <w:szCs w:val="28"/>
        </w:rPr>
        <w:t>T</w:t>
      </w:r>
      <w:r>
        <w:rPr>
          <w:rFonts w:ascii="Cambria" w:hAnsi="Cambria"/>
          <w:sz w:val="28"/>
          <w:szCs w:val="28"/>
        </w:rPr>
        <w:t>here’s a side gate</w:t>
      </w:r>
      <w:del w:id="12184" w:author="Daisy Watt" w:date="2026-06-22T17:06:00Z" w16du:dateUtc="2026-06-22T15:06:00Z">
        <w:r>
          <w:rPr>
            <w:rFonts w:ascii="Cambria" w:hAnsi="Cambria"/>
            <w:sz w:val="28"/>
            <w:szCs w:val="28"/>
          </w:rPr>
          <w:delText>,</w:delText>
        </w:r>
      </w:del>
      <w:ins w:id="12185" w:author="Daisy Watt" w:date="2026-06-22T17:06:00Z" w16du:dateUtc="2026-06-22T15:06:00Z">
        <w:r w:rsidR="00FA366A">
          <w:rPr>
            <w:rFonts w:ascii="Cambria" w:hAnsi="Cambria"/>
            <w:sz w:val="28"/>
            <w:szCs w:val="28"/>
          </w:rPr>
          <w:t>.</w:t>
        </w:r>
      </w:ins>
      <w:r>
        <w:rPr>
          <w:rFonts w:ascii="Cambria" w:hAnsi="Cambria"/>
          <w:sz w:val="28"/>
          <w:szCs w:val="28"/>
        </w:rPr>
        <w:t xml:space="preserve">’ Savannah </w:t>
      </w:r>
      <w:r w:rsidR="008562D2">
        <w:rPr>
          <w:rFonts w:ascii="Cambria" w:hAnsi="Cambria"/>
          <w:sz w:val="28"/>
          <w:szCs w:val="28"/>
        </w:rPr>
        <w:t xml:space="preserve">pointed. ‘But you’ll need it </w:t>
      </w:r>
      <w:ins w:id="12186" w:author="Daisy Watt" w:date="2026-06-22T17:06:00Z" w16du:dateUtc="2026-06-22T15:06:00Z">
        <w:r w:rsidR="003E08CF">
          <w:rPr>
            <w:rFonts w:ascii="Cambria" w:hAnsi="Cambria"/>
            <w:sz w:val="28"/>
            <w:szCs w:val="28"/>
          </w:rPr>
          <w:t xml:space="preserve">to be </w:t>
        </w:r>
      </w:ins>
      <w:r w:rsidR="008562D2">
        <w:rPr>
          <w:rFonts w:ascii="Cambria" w:hAnsi="Cambria"/>
          <w:sz w:val="28"/>
          <w:szCs w:val="28"/>
        </w:rPr>
        <w:t>unlocked.’</w:t>
      </w:r>
    </w:p>
    <w:p w14:paraId="6768950C" w14:textId="49B8C578" w:rsidR="005303BE" w:rsidRDefault="0010296A" w:rsidP="0010296A">
      <w:pPr>
        <w:spacing w:line="360" w:lineRule="auto"/>
        <w:ind w:firstLine="720"/>
        <w:contextualSpacing/>
        <w:rPr>
          <w:rFonts w:ascii="Cambria" w:hAnsi="Cambria"/>
          <w:sz w:val="28"/>
          <w:szCs w:val="28"/>
        </w:rPr>
      </w:pPr>
      <w:r>
        <w:rPr>
          <w:rFonts w:ascii="Cambria" w:hAnsi="Cambria"/>
          <w:sz w:val="28"/>
          <w:szCs w:val="28"/>
        </w:rPr>
        <w:t>‘</w:t>
      </w:r>
      <w:r w:rsidR="008562D2">
        <w:rPr>
          <w:rFonts w:ascii="Cambria" w:hAnsi="Cambria"/>
          <w:sz w:val="28"/>
          <w:szCs w:val="28"/>
        </w:rPr>
        <w:t>I’ll do it.  You come with me</w:t>
      </w:r>
      <w:del w:id="12187" w:author="Daisy Watt" w:date="2026-06-22T17:07:00Z" w16du:dateUtc="2026-06-22T15:07:00Z">
        <w:r w:rsidR="008562D2">
          <w:rPr>
            <w:rFonts w:ascii="Cambria" w:hAnsi="Cambria"/>
            <w:sz w:val="28"/>
            <w:szCs w:val="28"/>
          </w:rPr>
          <w:delText>,</w:delText>
        </w:r>
      </w:del>
      <w:ins w:id="12188" w:author="Daisy Watt" w:date="2026-06-22T17:07:00Z" w16du:dateUtc="2026-06-22T15:07:00Z">
        <w:r w:rsidR="003C4A24">
          <w:rPr>
            <w:rFonts w:ascii="Cambria" w:hAnsi="Cambria"/>
            <w:sz w:val="28"/>
            <w:szCs w:val="28"/>
          </w:rPr>
          <w:t>.</w:t>
        </w:r>
      </w:ins>
      <w:r>
        <w:rPr>
          <w:rFonts w:ascii="Cambria" w:hAnsi="Cambria"/>
          <w:sz w:val="28"/>
          <w:szCs w:val="28"/>
        </w:rPr>
        <w:t>’ Jackson</w:t>
      </w:r>
      <w:r w:rsidR="008562D2">
        <w:rPr>
          <w:rFonts w:ascii="Cambria" w:hAnsi="Cambria"/>
          <w:sz w:val="28"/>
          <w:szCs w:val="28"/>
        </w:rPr>
        <w:t xml:space="preserve"> led S</w:t>
      </w:r>
      <w:r w:rsidR="00035BE3">
        <w:rPr>
          <w:rFonts w:ascii="Cambria" w:hAnsi="Cambria"/>
          <w:sz w:val="28"/>
          <w:szCs w:val="28"/>
        </w:rPr>
        <w:t>avannah</w:t>
      </w:r>
      <w:r w:rsidR="008562D2">
        <w:rPr>
          <w:rFonts w:ascii="Cambria" w:hAnsi="Cambria"/>
          <w:sz w:val="28"/>
          <w:szCs w:val="28"/>
        </w:rPr>
        <w:t xml:space="preserve"> inside</w:t>
      </w:r>
      <w:r w:rsidR="00097261">
        <w:rPr>
          <w:rFonts w:ascii="Cambria" w:hAnsi="Cambria"/>
          <w:sz w:val="28"/>
          <w:szCs w:val="28"/>
        </w:rPr>
        <w:t xml:space="preserve"> like a child, and she</w:t>
      </w:r>
      <w:r w:rsidR="0069495D">
        <w:rPr>
          <w:rFonts w:ascii="Cambria" w:hAnsi="Cambria"/>
          <w:sz w:val="28"/>
          <w:szCs w:val="28"/>
        </w:rPr>
        <w:t xml:space="preserve"> </w:t>
      </w:r>
      <w:r w:rsidR="00097261">
        <w:rPr>
          <w:rFonts w:ascii="Cambria" w:hAnsi="Cambria"/>
          <w:sz w:val="28"/>
          <w:szCs w:val="28"/>
        </w:rPr>
        <w:t>submitt</w:t>
      </w:r>
      <w:r w:rsidR="0017315D">
        <w:rPr>
          <w:rFonts w:ascii="Cambria" w:hAnsi="Cambria"/>
          <w:sz w:val="28"/>
          <w:szCs w:val="28"/>
        </w:rPr>
        <w:t>ed</w:t>
      </w:r>
      <w:r w:rsidR="00097261">
        <w:rPr>
          <w:rFonts w:ascii="Cambria" w:hAnsi="Cambria"/>
          <w:sz w:val="28"/>
          <w:szCs w:val="28"/>
        </w:rPr>
        <w:t xml:space="preserve"> to </w:t>
      </w:r>
      <w:r w:rsidR="0069495D">
        <w:rPr>
          <w:rFonts w:ascii="Cambria" w:hAnsi="Cambria"/>
          <w:sz w:val="28"/>
          <w:szCs w:val="28"/>
        </w:rPr>
        <w:t>his calm authority as</w:t>
      </w:r>
      <w:r w:rsidR="00097261">
        <w:rPr>
          <w:rFonts w:ascii="Cambria" w:hAnsi="Cambria"/>
          <w:sz w:val="28"/>
          <w:szCs w:val="28"/>
        </w:rPr>
        <w:t xml:space="preserve"> </w:t>
      </w:r>
      <w:r w:rsidR="0069495D">
        <w:rPr>
          <w:rFonts w:ascii="Cambria" w:hAnsi="Cambria"/>
          <w:sz w:val="28"/>
          <w:szCs w:val="28"/>
        </w:rPr>
        <w:t>he</w:t>
      </w:r>
      <w:r w:rsidR="008562D2">
        <w:rPr>
          <w:rFonts w:ascii="Cambria" w:hAnsi="Cambria"/>
          <w:sz w:val="28"/>
          <w:szCs w:val="28"/>
        </w:rPr>
        <w:t xml:space="preserve"> </w:t>
      </w:r>
      <w:r w:rsidR="00EF5EB4">
        <w:rPr>
          <w:rFonts w:ascii="Cambria" w:hAnsi="Cambria"/>
          <w:sz w:val="28"/>
          <w:szCs w:val="28"/>
        </w:rPr>
        <w:t xml:space="preserve">settled </w:t>
      </w:r>
      <w:r w:rsidR="008562D2">
        <w:rPr>
          <w:rFonts w:ascii="Cambria" w:hAnsi="Cambria"/>
          <w:sz w:val="28"/>
          <w:szCs w:val="28"/>
        </w:rPr>
        <w:t>her and her tiny dog</w:t>
      </w:r>
      <w:r w:rsidR="00EF5EB4">
        <w:rPr>
          <w:rFonts w:ascii="Cambria" w:hAnsi="Cambria"/>
          <w:sz w:val="28"/>
          <w:szCs w:val="28"/>
        </w:rPr>
        <w:t xml:space="preserve"> </w:t>
      </w:r>
      <w:r w:rsidR="00D93D7A">
        <w:rPr>
          <w:rFonts w:ascii="Cambria" w:hAnsi="Cambria"/>
          <w:sz w:val="28"/>
          <w:szCs w:val="28"/>
        </w:rPr>
        <w:t>by the fire</w:t>
      </w:r>
      <w:r w:rsidR="00EF5EB4">
        <w:rPr>
          <w:rFonts w:ascii="Cambria" w:hAnsi="Cambria"/>
          <w:sz w:val="28"/>
          <w:szCs w:val="28"/>
        </w:rPr>
        <w:t xml:space="preserve">. </w:t>
      </w:r>
    </w:p>
    <w:p w14:paraId="4D37F6AE" w14:textId="2B5D0221" w:rsidR="00710CD7" w:rsidRDefault="00710CD7" w:rsidP="0010296A">
      <w:pPr>
        <w:spacing w:line="360" w:lineRule="auto"/>
        <w:ind w:firstLine="720"/>
        <w:contextualSpacing/>
        <w:rPr>
          <w:rFonts w:ascii="Cambria" w:hAnsi="Cambria"/>
          <w:sz w:val="28"/>
          <w:szCs w:val="28"/>
        </w:rPr>
      </w:pPr>
      <w:r>
        <w:rPr>
          <w:rFonts w:ascii="Cambria" w:hAnsi="Cambria"/>
          <w:sz w:val="28"/>
          <w:szCs w:val="28"/>
        </w:rPr>
        <w:t>‘</w:t>
      </w:r>
      <w:r w:rsidR="00A04F6A">
        <w:rPr>
          <w:rFonts w:ascii="Cambria" w:hAnsi="Cambria"/>
          <w:sz w:val="28"/>
          <w:szCs w:val="28"/>
        </w:rPr>
        <w:t>You</w:t>
      </w:r>
      <w:ins w:id="12189" w:author="Claire S" w:date="2026-06-04T11:11:00Z" w16du:dateUtc="2026-06-04T10:11:00Z">
        <w:r w:rsidR="00A52C0A">
          <w:rPr>
            <w:rFonts w:ascii="Cambria" w:hAnsi="Cambria"/>
            <w:sz w:val="28"/>
            <w:szCs w:val="28"/>
          </w:rPr>
          <w:t>’</w:t>
        </w:r>
      </w:ins>
      <w:del w:id="12190" w:author="Claire S" w:date="2026-06-04T11:11:00Z" w16du:dateUtc="2026-06-04T10:11:00Z">
        <w:r w:rsidR="00A04F6A" w:rsidDel="00A52C0A">
          <w:rPr>
            <w:rFonts w:ascii="Cambria" w:hAnsi="Cambria"/>
            <w:sz w:val="28"/>
            <w:szCs w:val="28"/>
          </w:rPr>
          <w:delText xml:space="preserve"> a</w:delText>
        </w:r>
      </w:del>
      <w:r w:rsidR="00A04F6A">
        <w:rPr>
          <w:rFonts w:ascii="Cambria" w:hAnsi="Cambria"/>
          <w:sz w:val="28"/>
          <w:szCs w:val="28"/>
        </w:rPr>
        <w:t>re an angel</w:t>
      </w:r>
      <w:ins w:id="12191" w:author="Claire S" w:date="2026-05-27T15:15:00Z" w16du:dateUtc="2026-05-27T14:15:00Z">
        <w:r w:rsidR="00F26747">
          <w:rPr>
            <w:rFonts w:ascii="Cambria" w:hAnsi="Cambria"/>
            <w:sz w:val="28"/>
            <w:szCs w:val="28"/>
          </w:rPr>
          <w:t>, Jackson</w:t>
        </w:r>
      </w:ins>
      <w:r w:rsidR="00A04F6A">
        <w:rPr>
          <w:rFonts w:ascii="Cambria" w:hAnsi="Cambria"/>
          <w:sz w:val="28"/>
          <w:szCs w:val="28"/>
        </w:rPr>
        <w:t xml:space="preserve">.  </w:t>
      </w:r>
      <w:r>
        <w:rPr>
          <w:rFonts w:ascii="Cambria" w:hAnsi="Cambria"/>
          <w:sz w:val="28"/>
          <w:szCs w:val="28"/>
        </w:rPr>
        <w:t>There’s a key</w:t>
      </w:r>
      <w:ins w:id="12192" w:author="Daisy Watt" w:date="2026-06-22T17:07:00Z" w16du:dateUtc="2026-06-22T15:07:00Z">
        <w:r w:rsidR="0022718E">
          <w:rPr>
            <w:rFonts w:ascii="Cambria" w:hAnsi="Cambria"/>
            <w:sz w:val="28"/>
            <w:szCs w:val="28"/>
          </w:rPr>
          <w:t xml:space="preserve"> </w:t>
        </w:r>
      </w:ins>
      <w:ins w:id="12193" w:author="Claire S" w:date="2026-05-27T15:15:00Z" w16du:dateUtc="2026-05-27T14:15:00Z">
        <w:del w:id="12194" w:author="Daisy Watt" w:date="2026-06-22T17:07:00Z" w16du:dateUtc="2026-06-22T15:07:00Z">
          <w:r w:rsidR="00F26747">
            <w:rPr>
              <w:rFonts w:ascii="Cambria" w:hAnsi="Cambria"/>
              <w:sz w:val="28"/>
              <w:szCs w:val="28"/>
            </w:rPr>
            <w:delText>-</w:delText>
          </w:r>
        </w:del>
      </w:ins>
      <w:del w:id="12195" w:author="Claire S" w:date="2026-05-27T15:15:00Z" w16du:dateUtc="2026-05-27T14:15:00Z">
        <w:r w:rsidDel="00F26747">
          <w:rPr>
            <w:rFonts w:ascii="Cambria" w:hAnsi="Cambria"/>
            <w:sz w:val="28"/>
            <w:szCs w:val="28"/>
          </w:rPr>
          <w:delText xml:space="preserve"> </w:delText>
        </w:r>
      </w:del>
      <w:r>
        <w:rPr>
          <w:rFonts w:ascii="Cambria" w:hAnsi="Cambria"/>
          <w:sz w:val="28"/>
          <w:szCs w:val="28"/>
        </w:rPr>
        <w:t>rack in the utility room</w:t>
      </w:r>
      <w:ins w:id="12196" w:author="Claire S" w:date="2026-05-27T15:15:00Z" w16du:dateUtc="2026-05-27T14:15:00Z">
        <w:r w:rsidR="00F26747">
          <w:rPr>
            <w:rFonts w:ascii="Cambria" w:hAnsi="Cambria"/>
            <w:sz w:val="28"/>
            <w:szCs w:val="28"/>
          </w:rPr>
          <w:t>,</w:t>
        </w:r>
      </w:ins>
      <w:r>
        <w:rPr>
          <w:rFonts w:ascii="Cambria" w:hAnsi="Cambria"/>
          <w:sz w:val="28"/>
          <w:szCs w:val="28"/>
        </w:rPr>
        <w:t xml:space="preserve"> near the back door.’</w:t>
      </w:r>
    </w:p>
    <w:p w14:paraId="3219B3CF" w14:textId="36B0EBD6" w:rsidR="005303BE" w:rsidRDefault="005303BE" w:rsidP="00EF5EB4">
      <w:pPr>
        <w:spacing w:line="360" w:lineRule="auto"/>
        <w:ind w:firstLine="720"/>
        <w:contextualSpacing/>
        <w:rPr>
          <w:rFonts w:ascii="Cambria" w:hAnsi="Cambria"/>
          <w:sz w:val="28"/>
          <w:szCs w:val="28"/>
        </w:rPr>
      </w:pPr>
      <w:r>
        <w:rPr>
          <w:rFonts w:ascii="Cambria" w:hAnsi="Cambria"/>
          <w:sz w:val="28"/>
          <w:szCs w:val="28"/>
        </w:rPr>
        <w:t>‘</w:t>
      </w:r>
      <w:r w:rsidR="00710CD7">
        <w:rPr>
          <w:rFonts w:ascii="Cambria" w:hAnsi="Cambria"/>
          <w:sz w:val="28"/>
          <w:szCs w:val="28"/>
        </w:rPr>
        <w:t xml:space="preserve">No problem. </w:t>
      </w:r>
      <w:r w:rsidR="00710CD7" w:rsidRPr="00FC62CF">
        <w:rPr>
          <w:rFonts w:ascii="Cambria" w:hAnsi="Cambria"/>
          <w:sz w:val="28"/>
          <w:szCs w:val="28"/>
        </w:rPr>
        <w:t>I</w:t>
      </w:r>
      <w:r w:rsidRPr="00FC62CF">
        <w:rPr>
          <w:rFonts w:ascii="Cambria" w:hAnsi="Cambria"/>
          <w:sz w:val="28"/>
          <w:szCs w:val="28"/>
        </w:rPr>
        <w:t xml:space="preserve">’ll </w:t>
      </w:r>
      <w:r w:rsidR="008562D2" w:rsidRPr="00FC62CF">
        <w:rPr>
          <w:rFonts w:ascii="Cambria" w:hAnsi="Cambria"/>
          <w:sz w:val="28"/>
          <w:szCs w:val="28"/>
        </w:rPr>
        <w:t>keep an</w:t>
      </w:r>
      <w:r w:rsidR="008562D2">
        <w:rPr>
          <w:rFonts w:ascii="Cambria" w:hAnsi="Cambria"/>
          <w:sz w:val="28"/>
          <w:szCs w:val="28"/>
        </w:rPr>
        <w:t xml:space="preserve"> eye on the</w:t>
      </w:r>
      <w:r w:rsidR="0096482A">
        <w:rPr>
          <w:rFonts w:ascii="Cambria" w:hAnsi="Cambria"/>
          <w:sz w:val="28"/>
          <w:szCs w:val="28"/>
        </w:rPr>
        <w:t xml:space="preserve">se </w:t>
      </w:r>
      <w:r w:rsidR="0017315D">
        <w:rPr>
          <w:rFonts w:ascii="Cambria" w:hAnsi="Cambria"/>
          <w:sz w:val="28"/>
          <w:szCs w:val="28"/>
        </w:rPr>
        <w:t>clowns</w:t>
      </w:r>
      <w:del w:id="12197" w:author="Daisy Watt" w:date="2026-06-22T17:07:00Z" w16du:dateUtc="2026-06-22T15:07:00Z">
        <w:r>
          <w:rPr>
            <w:rFonts w:ascii="Cambria" w:hAnsi="Cambria"/>
            <w:sz w:val="28"/>
            <w:szCs w:val="28"/>
          </w:rPr>
          <w:delText xml:space="preserve">,’ </w:delText>
        </w:r>
        <w:r w:rsidDel="00566C81">
          <w:rPr>
            <w:rFonts w:ascii="Cambria" w:hAnsi="Cambria"/>
            <w:sz w:val="28"/>
            <w:szCs w:val="28"/>
          </w:rPr>
          <w:delText>h</w:delText>
        </w:r>
      </w:del>
      <w:ins w:id="12198" w:author="Daisy Watt" w:date="2026-06-22T17:07:00Z" w16du:dateUtc="2026-06-22T15:07:00Z">
        <w:r w:rsidR="00566C81">
          <w:rPr>
            <w:rFonts w:ascii="Cambria" w:hAnsi="Cambria"/>
            <w:sz w:val="28"/>
            <w:szCs w:val="28"/>
          </w:rPr>
          <w:t>.’ H</w:t>
        </w:r>
      </w:ins>
      <w:r>
        <w:rPr>
          <w:rFonts w:ascii="Cambria" w:hAnsi="Cambria"/>
          <w:sz w:val="28"/>
          <w:szCs w:val="28"/>
        </w:rPr>
        <w:t xml:space="preserve">e </w:t>
      </w:r>
      <w:r w:rsidR="0017315D">
        <w:rPr>
          <w:rFonts w:ascii="Cambria" w:hAnsi="Cambria"/>
          <w:sz w:val="28"/>
          <w:szCs w:val="28"/>
        </w:rPr>
        <w:t>indicated the security team, an</w:t>
      </w:r>
      <w:r w:rsidR="0069495D">
        <w:rPr>
          <w:rFonts w:ascii="Cambria" w:hAnsi="Cambria"/>
          <w:sz w:val="28"/>
          <w:szCs w:val="28"/>
        </w:rPr>
        <w:t>d turned the fire up</w:t>
      </w:r>
      <w:r>
        <w:rPr>
          <w:rFonts w:ascii="Cambria" w:hAnsi="Cambria"/>
          <w:sz w:val="28"/>
          <w:szCs w:val="28"/>
        </w:rPr>
        <w:t>.</w:t>
      </w:r>
      <w:r w:rsidR="007327B3">
        <w:rPr>
          <w:rFonts w:ascii="Cambria" w:hAnsi="Cambria"/>
          <w:sz w:val="28"/>
          <w:szCs w:val="28"/>
        </w:rPr>
        <w:t xml:space="preserve"> ‘</w:t>
      </w:r>
      <w:ins w:id="12199" w:author="Claire S" w:date="2026-06-04T11:11:00Z" w16du:dateUtc="2026-06-04T10:11:00Z">
        <w:del w:id="12200" w:author="Daisy Watt" w:date="2026-06-22T17:07:00Z" w16du:dateUtc="2026-06-22T15:07:00Z">
          <w:r w:rsidR="00A52C0A" w:rsidRPr="00FC62CF">
            <w:rPr>
              <w:rFonts w:ascii="Cambria" w:hAnsi="Cambria"/>
              <w:sz w:val="28"/>
              <w:szCs w:val="28"/>
            </w:rPr>
            <w:delText>K</w:delText>
          </w:r>
        </w:del>
      </w:ins>
      <w:del w:id="12201" w:author="Daisy Watt" w:date="2026-06-22T17:07:00Z" w16du:dateUtc="2026-06-22T15:07:00Z">
        <w:r w:rsidR="00FF226F" w:rsidRPr="00FC62CF" w:rsidDel="00A52C0A">
          <w:rPr>
            <w:rFonts w:ascii="Cambria" w:hAnsi="Cambria"/>
            <w:sz w:val="28"/>
            <w:szCs w:val="28"/>
          </w:rPr>
          <w:delText>You k</w:delText>
        </w:r>
        <w:r w:rsidR="00FF226F" w:rsidRPr="00FC62CF">
          <w:rPr>
            <w:rFonts w:ascii="Cambria" w:hAnsi="Cambria"/>
            <w:sz w:val="28"/>
            <w:szCs w:val="28"/>
          </w:rPr>
          <w:delText>eep</w:delText>
        </w:r>
      </w:del>
      <w:ins w:id="12202" w:author="Daisy Watt" w:date="2026-06-22T17:07:00Z" w16du:dateUtc="2026-06-22T15:07:00Z">
        <w:r w:rsidR="000A07F9" w:rsidRPr="00FC62CF">
          <w:rPr>
            <w:rFonts w:ascii="Cambria" w:hAnsi="Cambria"/>
            <w:sz w:val="28"/>
            <w:szCs w:val="28"/>
            <w:rPrChange w:id="12203" w:author="Claire S" w:date="2026-07-27T16:56:00Z" w16du:dateUtc="2026-07-27T15:56:00Z">
              <w:rPr>
                <w:rFonts w:ascii="Cambria" w:hAnsi="Cambria"/>
                <w:sz w:val="28"/>
                <w:szCs w:val="28"/>
                <w:highlight w:val="yellow"/>
              </w:rPr>
            </w:rPrChange>
          </w:rPr>
          <w:t>S</w:t>
        </w:r>
        <w:r w:rsidR="000A07F9" w:rsidRPr="00FC62CF">
          <w:rPr>
            <w:rFonts w:ascii="Cambria" w:hAnsi="Cambria"/>
            <w:sz w:val="28"/>
            <w:szCs w:val="28"/>
          </w:rPr>
          <w:t>t</w:t>
        </w:r>
        <w:r w:rsidR="000A07F9">
          <w:rPr>
            <w:rFonts w:ascii="Cambria" w:hAnsi="Cambria"/>
            <w:sz w:val="28"/>
            <w:szCs w:val="28"/>
          </w:rPr>
          <w:t>ay</w:t>
        </w:r>
      </w:ins>
      <w:r w:rsidR="00FF226F">
        <w:rPr>
          <w:rFonts w:ascii="Cambria" w:hAnsi="Cambria"/>
          <w:sz w:val="28"/>
          <w:szCs w:val="28"/>
        </w:rPr>
        <w:t xml:space="preserve"> warm</w:t>
      </w:r>
      <w:r w:rsidR="00710CD7">
        <w:rPr>
          <w:rFonts w:ascii="Cambria" w:hAnsi="Cambria"/>
          <w:sz w:val="28"/>
          <w:szCs w:val="28"/>
        </w:rPr>
        <w:t>,</w:t>
      </w:r>
      <w:r w:rsidR="00FF226F">
        <w:rPr>
          <w:rFonts w:ascii="Cambria" w:hAnsi="Cambria"/>
          <w:sz w:val="28"/>
          <w:szCs w:val="28"/>
        </w:rPr>
        <w:t xml:space="preserve"> </w:t>
      </w:r>
      <w:r w:rsidR="00710CD7">
        <w:rPr>
          <w:rFonts w:ascii="Cambria" w:hAnsi="Cambria"/>
          <w:sz w:val="28"/>
          <w:szCs w:val="28"/>
        </w:rPr>
        <w:t>babe,</w:t>
      </w:r>
      <w:r w:rsidR="00FF226F">
        <w:rPr>
          <w:rFonts w:ascii="Cambria" w:hAnsi="Cambria"/>
          <w:sz w:val="28"/>
          <w:szCs w:val="28"/>
        </w:rPr>
        <w:t xml:space="preserve"> and r</w:t>
      </w:r>
      <w:r w:rsidR="0096482A">
        <w:rPr>
          <w:rFonts w:ascii="Cambria" w:hAnsi="Cambria"/>
          <w:sz w:val="28"/>
          <w:szCs w:val="28"/>
        </w:rPr>
        <w:t xml:space="preserve">elax. </w:t>
      </w:r>
      <w:r w:rsidR="007327B3">
        <w:rPr>
          <w:rFonts w:ascii="Cambria" w:hAnsi="Cambria"/>
          <w:sz w:val="28"/>
          <w:szCs w:val="28"/>
        </w:rPr>
        <w:t>You’re safe</w:t>
      </w:r>
      <w:ins w:id="12204" w:author="Daisy Watt" w:date="2026-06-22T17:07:00Z" w16du:dateUtc="2026-06-22T15:07:00Z">
        <w:r w:rsidR="000A07F9">
          <w:rPr>
            <w:rFonts w:ascii="Cambria" w:hAnsi="Cambria"/>
            <w:sz w:val="28"/>
            <w:szCs w:val="28"/>
          </w:rPr>
          <w:t>,</w:t>
        </w:r>
      </w:ins>
      <w:r w:rsidR="007327B3">
        <w:rPr>
          <w:rFonts w:ascii="Cambria" w:hAnsi="Cambria"/>
          <w:sz w:val="28"/>
          <w:szCs w:val="28"/>
        </w:rPr>
        <w:t xml:space="preserve"> now.’</w:t>
      </w:r>
    </w:p>
    <w:p w14:paraId="025F8B51" w14:textId="5C26886C" w:rsidR="00FF226F" w:rsidRDefault="0069495D" w:rsidP="00EF5EB4">
      <w:pPr>
        <w:spacing w:line="360" w:lineRule="auto"/>
        <w:ind w:firstLine="720"/>
        <w:contextualSpacing/>
        <w:rPr>
          <w:rFonts w:ascii="Cambria" w:hAnsi="Cambria"/>
          <w:sz w:val="28"/>
          <w:szCs w:val="28"/>
        </w:rPr>
      </w:pPr>
      <w:r>
        <w:rPr>
          <w:rFonts w:ascii="Cambria" w:hAnsi="Cambria"/>
          <w:sz w:val="28"/>
          <w:szCs w:val="28"/>
        </w:rPr>
        <w:t xml:space="preserve">‘Thanks.’ As he zipped his jacket back up and left, </w:t>
      </w:r>
      <w:r w:rsidR="00EF5EB4">
        <w:rPr>
          <w:rFonts w:ascii="Cambria" w:hAnsi="Cambria"/>
          <w:sz w:val="28"/>
          <w:szCs w:val="28"/>
        </w:rPr>
        <w:t>Savannah sat shivering</w:t>
      </w:r>
      <w:r w:rsidR="0096482A">
        <w:rPr>
          <w:rFonts w:ascii="Cambria" w:hAnsi="Cambria"/>
          <w:sz w:val="28"/>
          <w:szCs w:val="28"/>
        </w:rPr>
        <w:t xml:space="preserve">; </w:t>
      </w:r>
      <w:r>
        <w:rPr>
          <w:rFonts w:ascii="Cambria" w:hAnsi="Cambria"/>
          <w:sz w:val="28"/>
          <w:szCs w:val="28"/>
        </w:rPr>
        <w:t>Jackson’s</w:t>
      </w:r>
      <w:r w:rsidR="0096482A">
        <w:rPr>
          <w:rFonts w:ascii="Cambria" w:hAnsi="Cambria"/>
          <w:sz w:val="28"/>
          <w:szCs w:val="28"/>
        </w:rPr>
        <w:t xml:space="preserve"> kindness </w:t>
      </w:r>
      <w:ins w:id="12205" w:author="Daisy Watt" w:date="2026-06-22T17:08:00Z" w16du:dateUtc="2026-06-22T15:08:00Z">
        <w:r w:rsidR="003A3645">
          <w:rPr>
            <w:rFonts w:ascii="Cambria" w:hAnsi="Cambria"/>
            <w:sz w:val="28"/>
            <w:szCs w:val="28"/>
          </w:rPr>
          <w:t xml:space="preserve">was </w:t>
        </w:r>
      </w:ins>
      <w:r w:rsidR="0096482A">
        <w:rPr>
          <w:rFonts w:ascii="Cambria" w:hAnsi="Cambria"/>
          <w:sz w:val="28"/>
          <w:szCs w:val="28"/>
        </w:rPr>
        <w:t>making her</w:t>
      </w:r>
      <w:r w:rsidR="00FF226F">
        <w:rPr>
          <w:rFonts w:ascii="Cambria" w:hAnsi="Cambria"/>
          <w:sz w:val="28"/>
          <w:szCs w:val="28"/>
        </w:rPr>
        <w:t xml:space="preserve"> feel</w:t>
      </w:r>
      <w:r w:rsidR="0096482A">
        <w:rPr>
          <w:rFonts w:ascii="Cambria" w:hAnsi="Cambria"/>
          <w:sz w:val="28"/>
          <w:szCs w:val="28"/>
        </w:rPr>
        <w:t xml:space="preserve"> teary. </w:t>
      </w:r>
    </w:p>
    <w:p w14:paraId="7AA8CB86" w14:textId="5C0E62ED" w:rsidR="00A52C0A" w:rsidRDefault="00FF226F" w:rsidP="00A728AF">
      <w:pPr>
        <w:spacing w:line="360" w:lineRule="auto"/>
        <w:ind w:firstLine="720"/>
        <w:contextualSpacing/>
        <w:rPr>
          <w:ins w:id="12206" w:author="Claire S" w:date="2026-06-04T11:12:00Z" w16du:dateUtc="2026-06-04T10:12:00Z"/>
          <w:rFonts w:ascii="Cambria" w:hAnsi="Cambria"/>
          <w:sz w:val="28"/>
          <w:szCs w:val="28"/>
        </w:rPr>
      </w:pPr>
      <w:r>
        <w:rPr>
          <w:rFonts w:ascii="Cambria" w:hAnsi="Cambria"/>
          <w:sz w:val="28"/>
          <w:szCs w:val="28"/>
        </w:rPr>
        <w:t>S</w:t>
      </w:r>
      <w:r w:rsidR="0096482A">
        <w:rPr>
          <w:rFonts w:ascii="Cambria" w:hAnsi="Cambria"/>
          <w:sz w:val="28"/>
          <w:szCs w:val="28"/>
        </w:rPr>
        <w:t xml:space="preserve">he really mustn’t </w:t>
      </w:r>
      <w:r w:rsidR="00D93D7A">
        <w:rPr>
          <w:rFonts w:ascii="Cambria" w:hAnsi="Cambria"/>
          <w:sz w:val="28"/>
          <w:szCs w:val="28"/>
        </w:rPr>
        <w:t xml:space="preserve">cry </w:t>
      </w:r>
      <w:del w:id="12207" w:author="Daisy Watt" w:date="2026-06-22T17:08:00Z" w16du:dateUtc="2026-06-22T15:08:00Z">
        <w:r w:rsidR="00D93D7A" w:rsidRPr="00FC62CF">
          <w:rPr>
            <w:rFonts w:ascii="Cambria" w:hAnsi="Cambria"/>
            <w:sz w:val="28"/>
            <w:szCs w:val="28"/>
          </w:rPr>
          <w:delText>again</w:delText>
        </w:r>
      </w:del>
      <w:ins w:id="12208" w:author="Daisy Watt" w:date="2026-06-22T17:08:00Z" w16du:dateUtc="2026-06-22T15:08:00Z">
        <w:r w:rsidR="000C3EA1" w:rsidRPr="00FC62CF">
          <w:rPr>
            <w:rFonts w:ascii="Cambria" w:hAnsi="Cambria"/>
            <w:sz w:val="28"/>
            <w:szCs w:val="28"/>
            <w:rPrChange w:id="12209" w:author="Claire S" w:date="2026-07-27T16:56:00Z" w16du:dateUtc="2026-07-27T15:56:00Z">
              <w:rPr>
                <w:rFonts w:ascii="Cambria" w:hAnsi="Cambria"/>
                <w:sz w:val="28"/>
                <w:szCs w:val="28"/>
                <w:highlight w:val="yellow"/>
              </w:rPr>
            </w:rPrChange>
          </w:rPr>
          <w:t>n</w:t>
        </w:r>
        <w:r w:rsidR="000C3EA1" w:rsidRPr="00FC62CF">
          <w:rPr>
            <w:rFonts w:ascii="Cambria" w:hAnsi="Cambria"/>
            <w:sz w:val="28"/>
            <w:szCs w:val="28"/>
          </w:rPr>
          <w:t>o</w:t>
        </w:r>
        <w:r w:rsidR="000C3EA1">
          <w:rPr>
            <w:rFonts w:ascii="Cambria" w:hAnsi="Cambria"/>
            <w:sz w:val="28"/>
            <w:szCs w:val="28"/>
          </w:rPr>
          <w:t>w</w:t>
        </w:r>
      </w:ins>
      <w:r w:rsidR="00893034">
        <w:rPr>
          <w:rFonts w:ascii="Cambria" w:hAnsi="Cambria"/>
          <w:sz w:val="28"/>
          <w:szCs w:val="28"/>
        </w:rPr>
        <w:t xml:space="preserve">, she thought, </w:t>
      </w:r>
      <w:r w:rsidR="00A728AF">
        <w:rPr>
          <w:rFonts w:ascii="Cambria" w:hAnsi="Cambria"/>
          <w:sz w:val="28"/>
          <w:szCs w:val="28"/>
        </w:rPr>
        <w:t xml:space="preserve">forcing herself up </w:t>
      </w:r>
      <w:r w:rsidR="00A728AF" w:rsidRPr="00FC62CF">
        <w:rPr>
          <w:rFonts w:ascii="Cambria" w:hAnsi="Cambria"/>
          <w:sz w:val="28"/>
          <w:szCs w:val="28"/>
        </w:rPr>
        <w:t>again.</w:t>
      </w:r>
      <w:r w:rsidR="00893034">
        <w:rPr>
          <w:rFonts w:ascii="Cambria" w:hAnsi="Cambria"/>
          <w:sz w:val="28"/>
          <w:szCs w:val="28"/>
        </w:rPr>
        <w:t xml:space="preserve"> Dex’s</w:t>
      </w:r>
      <w:r w:rsidR="00A728AF">
        <w:rPr>
          <w:rFonts w:ascii="Cambria" w:hAnsi="Cambria"/>
          <w:sz w:val="28"/>
          <w:szCs w:val="28"/>
        </w:rPr>
        <w:t xml:space="preserve"> array of</w:t>
      </w:r>
      <w:r w:rsidR="00893034">
        <w:rPr>
          <w:rFonts w:ascii="Cambria" w:hAnsi="Cambria"/>
          <w:sz w:val="28"/>
          <w:szCs w:val="28"/>
        </w:rPr>
        <w:t xml:space="preserve"> whiskies</w:t>
      </w:r>
      <w:ins w:id="12210" w:author="Claire S" w:date="2026-05-21T17:49:00Z" w16du:dateUtc="2026-05-21T16:49:00Z">
        <w:r w:rsidR="00347B19">
          <w:rPr>
            <w:rFonts w:ascii="Cambria" w:hAnsi="Cambria"/>
            <w:sz w:val="28"/>
            <w:szCs w:val="28"/>
          </w:rPr>
          <w:t xml:space="preserve"> and rums</w:t>
        </w:r>
      </w:ins>
      <w:r w:rsidR="008E73C0">
        <w:rPr>
          <w:rFonts w:ascii="Cambria" w:hAnsi="Cambria"/>
          <w:sz w:val="28"/>
          <w:szCs w:val="28"/>
        </w:rPr>
        <w:t xml:space="preserve"> </w:t>
      </w:r>
      <w:r w:rsidR="00A728AF">
        <w:rPr>
          <w:rFonts w:ascii="Cambria" w:hAnsi="Cambria"/>
          <w:sz w:val="28"/>
          <w:szCs w:val="28"/>
        </w:rPr>
        <w:t xml:space="preserve">were in </w:t>
      </w:r>
      <w:r w:rsidR="008E73C0">
        <w:rPr>
          <w:rFonts w:ascii="Cambria" w:hAnsi="Cambria"/>
          <w:sz w:val="28"/>
          <w:szCs w:val="28"/>
        </w:rPr>
        <w:t>the Art Deco drinks cabinet</w:t>
      </w:r>
      <w:r w:rsidR="00A728AF">
        <w:rPr>
          <w:rFonts w:ascii="Cambria" w:hAnsi="Cambria"/>
          <w:sz w:val="28"/>
          <w:szCs w:val="28"/>
        </w:rPr>
        <w:t xml:space="preserve"> and </w:t>
      </w:r>
      <w:del w:id="12211" w:author="Claire S" w:date="2026-07-27T16:56:00Z" w16du:dateUtc="2026-07-27T15:56:00Z">
        <w:r w:rsidR="004D7B98" w:rsidDel="00536C40">
          <w:rPr>
            <w:rFonts w:ascii="Cambria" w:hAnsi="Cambria"/>
            <w:sz w:val="28"/>
            <w:szCs w:val="28"/>
          </w:rPr>
          <w:delText>she</w:delText>
        </w:r>
      </w:del>
      <w:del w:id="12212" w:author="Claire S" w:date="2026-06-04T11:12:00Z" w16du:dateUtc="2026-06-04T10:12:00Z">
        <w:r w:rsidR="004D7B98" w:rsidDel="00A52C0A">
          <w:rPr>
            <w:rFonts w:ascii="Cambria" w:hAnsi="Cambria"/>
            <w:sz w:val="28"/>
            <w:szCs w:val="28"/>
          </w:rPr>
          <w:delText>’d</w:delText>
        </w:r>
      </w:del>
      <w:del w:id="12213" w:author="Claire S" w:date="2026-07-27T16:56:00Z" w16du:dateUtc="2026-07-27T15:56:00Z">
        <w:r w:rsidR="004D7B98" w:rsidDel="00536C40">
          <w:rPr>
            <w:rFonts w:ascii="Cambria" w:hAnsi="Cambria"/>
            <w:sz w:val="28"/>
            <w:szCs w:val="28"/>
          </w:rPr>
          <w:delText xml:space="preserve"> finished </w:delText>
        </w:r>
      </w:del>
      <w:r w:rsidR="004D7B98">
        <w:rPr>
          <w:rFonts w:ascii="Cambria" w:hAnsi="Cambria"/>
          <w:sz w:val="28"/>
          <w:szCs w:val="28"/>
        </w:rPr>
        <w:t>the vodka</w:t>
      </w:r>
      <w:ins w:id="12214" w:author="Claire S" w:date="2026-07-27T16:56:00Z" w16du:dateUtc="2026-07-27T15:56:00Z">
        <w:r w:rsidR="00536C40">
          <w:rPr>
            <w:rFonts w:ascii="Cambria" w:hAnsi="Cambria"/>
            <w:sz w:val="28"/>
            <w:szCs w:val="28"/>
          </w:rPr>
          <w:t xml:space="preserve"> seemed to have run out</w:t>
        </w:r>
      </w:ins>
      <w:ins w:id="12215" w:author="Claire S" w:date="2026-05-18T17:27:00Z" w16du:dateUtc="2026-05-18T16:27:00Z">
        <w:r w:rsidR="00CE6369">
          <w:rPr>
            <w:rFonts w:ascii="Cambria" w:hAnsi="Cambria"/>
            <w:sz w:val="28"/>
            <w:szCs w:val="28"/>
          </w:rPr>
          <w:t>,</w:t>
        </w:r>
      </w:ins>
      <w:r w:rsidR="004D7B98">
        <w:rPr>
          <w:rFonts w:ascii="Cambria" w:hAnsi="Cambria"/>
          <w:sz w:val="28"/>
          <w:szCs w:val="28"/>
        </w:rPr>
        <w:t xml:space="preserve"> so </w:t>
      </w:r>
      <w:r w:rsidR="00A728AF">
        <w:rPr>
          <w:rFonts w:ascii="Cambria" w:hAnsi="Cambria"/>
          <w:sz w:val="28"/>
          <w:szCs w:val="28"/>
        </w:rPr>
        <w:t>she</w:t>
      </w:r>
      <w:r w:rsidR="00A04F6A">
        <w:rPr>
          <w:rFonts w:ascii="Cambria" w:hAnsi="Cambria"/>
          <w:sz w:val="28"/>
          <w:szCs w:val="28"/>
        </w:rPr>
        <w:t xml:space="preserve"> poured </w:t>
      </w:r>
      <w:ins w:id="12216" w:author="Claire S" w:date="2026-07-27T16:56:00Z" w16du:dateUtc="2026-07-27T15:56:00Z">
        <w:r w:rsidR="00536C40">
          <w:rPr>
            <w:rFonts w:ascii="Cambria" w:hAnsi="Cambria"/>
            <w:sz w:val="28"/>
            <w:szCs w:val="28"/>
          </w:rPr>
          <w:t xml:space="preserve">herself </w:t>
        </w:r>
      </w:ins>
      <w:del w:id="12217" w:author="Claire S" w:date="2026-05-21T17:49:00Z" w16du:dateUtc="2026-05-21T16:49:00Z">
        <w:r w:rsidR="00A04F6A" w:rsidDel="00347B19">
          <w:rPr>
            <w:rFonts w:ascii="Cambria" w:hAnsi="Cambria"/>
            <w:sz w:val="28"/>
            <w:szCs w:val="28"/>
          </w:rPr>
          <w:delText xml:space="preserve">one </w:delText>
        </w:r>
      </w:del>
      <w:ins w:id="12218" w:author="Claire S" w:date="2026-05-21T17:49:00Z" w16du:dateUtc="2026-05-21T16:49:00Z">
        <w:r w:rsidR="00347B19">
          <w:rPr>
            <w:rFonts w:ascii="Cambria" w:hAnsi="Cambria"/>
            <w:sz w:val="28"/>
            <w:szCs w:val="28"/>
          </w:rPr>
          <w:t xml:space="preserve">a </w:t>
        </w:r>
      </w:ins>
      <w:ins w:id="12219" w:author="Claire S" w:date="2026-05-21T17:50:00Z" w16du:dateUtc="2026-05-21T16:50:00Z">
        <w:r w:rsidR="00D643C4">
          <w:rPr>
            <w:rFonts w:ascii="Cambria" w:hAnsi="Cambria"/>
            <w:sz w:val="28"/>
            <w:szCs w:val="28"/>
          </w:rPr>
          <w:t>small glass of Havana Gold</w:t>
        </w:r>
      </w:ins>
      <w:del w:id="12220" w:author="Claire S" w:date="2026-07-27T16:56:00Z" w16du:dateUtc="2026-07-27T15:56:00Z">
        <w:r w:rsidR="00A04F6A" w:rsidDel="00536C40">
          <w:rPr>
            <w:rFonts w:ascii="Cambria" w:hAnsi="Cambria"/>
            <w:sz w:val="28"/>
            <w:szCs w:val="28"/>
          </w:rPr>
          <w:delText>for herself</w:delText>
        </w:r>
      </w:del>
      <w:del w:id="12221" w:author="Claire S" w:date="2026-05-21T17:49:00Z" w16du:dateUtc="2026-05-21T16:49:00Z">
        <w:r w:rsidR="00A04F6A" w:rsidDel="00D643C4">
          <w:rPr>
            <w:rFonts w:ascii="Cambria" w:hAnsi="Cambria"/>
            <w:sz w:val="28"/>
            <w:szCs w:val="28"/>
          </w:rPr>
          <w:delText xml:space="preserve">, </w:delText>
        </w:r>
      </w:del>
      <w:ins w:id="12222" w:author="Claire S" w:date="2026-07-27T16:56:00Z" w16du:dateUtc="2026-07-27T15:56:00Z">
        <w:r w:rsidR="00536C40">
          <w:rPr>
            <w:rFonts w:ascii="Cambria" w:hAnsi="Cambria"/>
            <w:sz w:val="28"/>
            <w:szCs w:val="28"/>
          </w:rPr>
          <w:t>.</w:t>
        </w:r>
      </w:ins>
      <w:ins w:id="12223" w:author="Claire S" w:date="2026-05-18T17:33:00Z" w16du:dateUtc="2026-05-18T16:33:00Z">
        <w:r w:rsidR="000F0D6B">
          <w:rPr>
            <w:rFonts w:ascii="Cambria" w:hAnsi="Cambria"/>
            <w:sz w:val="28"/>
            <w:szCs w:val="28"/>
          </w:rPr>
          <w:t xml:space="preserve">  </w:t>
        </w:r>
      </w:ins>
    </w:p>
    <w:p w14:paraId="47C0139F" w14:textId="73DFA29A" w:rsidR="006B6E5D" w:rsidRDefault="000F0D6B" w:rsidP="00A728AF">
      <w:pPr>
        <w:spacing w:line="360" w:lineRule="auto"/>
        <w:ind w:firstLine="720"/>
        <w:contextualSpacing/>
        <w:rPr>
          <w:del w:id="12224" w:author="Daisy Watt" w:date="2026-06-22T17:11:00Z" w16du:dateUtc="2026-06-22T15:11:00Z"/>
          <w:rFonts w:ascii="Cambria" w:hAnsi="Cambria"/>
          <w:sz w:val="28"/>
          <w:szCs w:val="28"/>
        </w:rPr>
      </w:pPr>
      <w:ins w:id="12225" w:author="Claire S" w:date="2026-05-18T17:33:00Z" w16du:dateUtc="2026-05-18T16:33:00Z">
        <w:del w:id="12226" w:author="Daisy Watt" w:date="2026-06-22T17:11:00Z" w16du:dateUtc="2026-06-22T15:11:00Z">
          <w:r>
            <w:rPr>
              <w:rFonts w:ascii="Cambria" w:hAnsi="Cambria"/>
              <w:sz w:val="28"/>
              <w:szCs w:val="28"/>
            </w:rPr>
            <w:delText>S</w:delText>
          </w:r>
        </w:del>
      </w:ins>
      <w:del w:id="12227" w:author="Daisy Watt" w:date="2026-06-22T17:11:00Z" w16du:dateUtc="2026-06-22T15:11:00Z">
        <w:r w:rsidR="008E73C0" w:rsidDel="000F0D6B">
          <w:rPr>
            <w:rFonts w:ascii="Cambria" w:hAnsi="Cambria"/>
            <w:sz w:val="28"/>
            <w:szCs w:val="28"/>
          </w:rPr>
          <w:delText>s</w:delText>
        </w:r>
        <w:r w:rsidR="008E73C0">
          <w:rPr>
            <w:rFonts w:ascii="Cambria" w:hAnsi="Cambria"/>
            <w:sz w:val="28"/>
            <w:szCs w:val="28"/>
          </w:rPr>
          <w:delText xml:space="preserve">wirling the amber liquid in the heavy </w:delText>
        </w:r>
        <w:r w:rsidR="008E73C0" w:rsidDel="000F0D6B">
          <w:rPr>
            <w:rFonts w:ascii="Cambria" w:hAnsi="Cambria"/>
            <w:sz w:val="28"/>
            <w:szCs w:val="28"/>
          </w:rPr>
          <w:delText xml:space="preserve">glass </w:delText>
        </w:r>
      </w:del>
      <w:ins w:id="12228" w:author="Claire S" w:date="2026-05-18T17:33:00Z" w16du:dateUtc="2026-05-18T16:33:00Z">
        <w:del w:id="12229" w:author="Daisy Watt" w:date="2026-06-22T17:11:00Z" w16du:dateUtc="2026-06-22T15:11:00Z">
          <w:r>
            <w:rPr>
              <w:rFonts w:ascii="Cambria" w:hAnsi="Cambria"/>
              <w:sz w:val="28"/>
              <w:szCs w:val="28"/>
            </w:rPr>
            <w:delText>glass,</w:delText>
          </w:r>
        </w:del>
      </w:ins>
      <w:del w:id="12230" w:author="Daisy Watt" w:date="2026-06-22T17:11:00Z" w16du:dateUtc="2026-06-22T15:11:00Z">
        <w:r w:rsidR="00A04F6A" w:rsidDel="000F0D6B">
          <w:rPr>
            <w:rFonts w:ascii="Cambria" w:hAnsi="Cambria"/>
            <w:sz w:val="28"/>
            <w:szCs w:val="28"/>
          </w:rPr>
          <w:delText>as</w:delText>
        </w:r>
        <w:r w:rsidR="00A04F6A">
          <w:rPr>
            <w:rFonts w:ascii="Cambria" w:hAnsi="Cambria"/>
            <w:sz w:val="28"/>
            <w:szCs w:val="28"/>
          </w:rPr>
          <w:delText xml:space="preserve"> she</w:delText>
        </w:r>
        <w:r w:rsidR="0069495D">
          <w:rPr>
            <w:rFonts w:ascii="Cambria" w:hAnsi="Cambria"/>
            <w:sz w:val="28"/>
            <w:szCs w:val="28"/>
          </w:rPr>
          <w:delText xml:space="preserve"> tried to t</w:delText>
        </w:r>
        <w:r w:rsidR="00E85EFD">
          <w:rPr>
            <w:rFonts w:ascii="Cambria" w:hAnsi="Cambria"/>
            <w:sz w:val="28"/>
            <w:szCs w:val="28"/>
          </w:rPr>
          <w:delText xml:space="preserve">hink </w:delText>
        </w:r>
        <w:r w:rsidR="00A728AF">
          <w:rPr>
            <w:rFonts w:ascii="Cambria" w:hAnsi="Cambria"/>
            <w:sz w:val="28"/>
            <w:szCs w:val="28"/>
          </w:rPr>
          <w:delText>rationa</w:delText>
        </w:r>
        <w:r w:rsidR="00893034">
          <w:rPr>
            <w:rFonts w:ascii="Cambria" w:hAnsi="Cambria"/>
            <w:sz w:val="28"/>
            <w:szCs w:val="28"/>
          </w:rPr>
          <w:delText>lly</w:delText>
        </w:r>
        <w:r w:rsidR="00E85EFD">
          <w:rPr>
            <w:rFonts w:ascii="Cambria" w:hAnsi="Cambria"/>
            <w:sz w:val="28"/>
            <w:szCs w:val="28"/>
          </w:rPr>
          <w:delText xml:space="preserve">: </w:delText>
        </w:r>
      </w:del>
      <w:del w:id="12231" w:author="Daisy Watt" w:date="2026-06-22T17:09:00Z" w16du:dateUtc="2026-06-22T15:09:00Z">
        <w:r w:rsidR="00A728AF">
          <w:rPr>
            <w:rFonts w:ascii="Cambria" w:hAnsi="Cambria"/>
            <w:sz w:val="28"/>
            <w:szCs w:val="28"/>
          </w:rPr>
          <w:delText>W</w:delText>
        </w:r>
      </w:del>
      <w:del w:id="12232" w:author="Daisy Watt" w:date="2026-06-22T17:11:00Z" w16du:dateUtc="2026-06-22T15:11:00Z">
        <w:r w:rsidR="00D93D7A">
          <w:rPr>
            <w:rFonts w:ascii="Cambria" w:hAnsi="Cambria"/>
            <w:sz w:val="28"/>
            <w:szCs w:val="28"/>
          </w:rPr>
          <w:delText xml:space="preserve">hy was this happening? </w:delText>
        </w:r>
        <w:r w:rsidR="008E73C0">
          <w:rPr>
            <w:rFonts w:ascii="Cambria" w:hAnsi="Cambria"/>
            <w:sz w:val="28"/>
            <w:szCs w:val="28"/>
          </w:rPr>
          <w:delText xml:space="preserve">Or was the </w:delText>
        </w:r>
        <w:r w:rsidR="00A728AF">
          <w:rPr>
            <w:rFonts w:ascii="Cambria" w:hAnsi="Cambria"/>
            <w:sz w:val="28"/>
            <w:szCs w:val="28"/>
          </w:rPr>
          <w:delText xml:space="preserve">more pertinent </w:delText>
        </w:r>
        <w:r w:rsidR="008E73C0">
          <w:rPr>
            <w:rFonts w:ascii="Cambria" w:hAnsi="Cambria"/>
            <w:sz w:val="28"/>
            <w:szCs w:val="28"/>
          </w:rPr>
          <w:delText>question</w:delText>
        </w:r>
      </w:del>
      <w:del w:id="12233" w:author="Daisy Watt" w:date="2026-06-22T17:09:00Z" w16du:dateUtc="2026-06-22T15:09:00Z">
        <w:r w:rsidR="008E73C0">
          <w:rPr>
            <w:rFonts w:ascii="Cambria" w:hAnsi="Cambria"/>
            <w:sz w:val="28"/>
            <w:szCs w:val="28"/>
          </w:rPr>
          <w:delText xml:space="preserve"> -</w:delText>
        </w:r>
      </w:del>
      <w:del w:id="12234" w:author="Daisy Watt" w:date="2026-06-22T17:11:00Z" w16du:dateUtc="2026-06-22T15:11:00Z">
        <w:r w:rsidR="008E73C0">
          <w:rPr>
            <w:rFonts w:ascii="Cambria" w:hAnsi="Cambria"/>
            <w:sz w:val="28"/>
            <w:szCs w:val="28"/>
          </w:rPr>
          <w:delText xml:space="preserve"> </w:delText>
        </w:r>
        <w:r w:rsidR="008E73C0" w:rsidRPr="00AC487A">
          <w:rPr>
            <w:rFonts w:ascii="Cambria" w:hAnsi="Cambria"/>
            <w:i/>
            <w:sz w:val="28"/>
            <w:szCs w:val="28"/>
            <w:rPrChange w:id="12235" w:author="Daisy Watt" w:date="2026-06-23T12:42:00Z" w16du:dateUtc="2026-06-23T10:42:00Z">
              <w:rPr>
                <w:rFonts w:ascii="Cambria" w:hAnsi="Cambria"/>
                <w:sz w:val="28"/>
                <w:szCs w:val="28"/>
              </w:rPr>
            </w:rPrChange>
          </w:rPr>
          <w:delText>w</w:delText>
        </w:r>
        <w:r w:rsidR="00D93D7A" w:rsidRPr="00AC487A">
          <w:rPr>
            <w:rFonts w:ascii="Cambria" w:hAnsi="Cambria"/>
            <w:i/>
            <w:sz w:val="28"/>
            <w:szCs w:val="28"/>
            <w:rPrChange w:id="12236" w:author="Daisy Watt" w:date="2026-06-23T12:42:00Z" w16du:dateUtc="2026-06-23T10:42:00Z">
              <w:rPr>
                <w:rFonts w:ascii="Cambria" w:hAnsi="Cambria"/>
                <w:sz w:val="28"/>
                <w:szCs w:val="28"/>
              </w:rPr>
            </w:rPrChange>
          </w:rPr>
          <w:delText>hat had she done to deserve this?</w:delText>
        </w:r>
      </w:del>
    </w:p>
    <w:p w14:paraId="4F20BC99" w14:textId="34524AE1" w:rsidR="007327B3" w:rsidRDefault="00A04F6A" w:rsidP="00EF5EB4">
      <w:pPr>
        <w:spacing w:line="360" w:lineRule="auto"/>
        <w:ind w:firstLine="720"/>
        <w:contextualSpacing/>
        <w:rPr>
          <w:rFonts w:ascii="Cambria" w:hAnsi="Cambria"/>
          <w:sz w:val="28"/>
          <w:szCs w:val="28"/>
        </w:rPr>
      </w:pPr>
      <w:del w:id="12237" w:author="Daisy Watt" w:date="2026-06-22T17:11:00Z" w16du:dateUtc="2026-06-22T15:11:00Z">
        <w:r>
          <w:rPr>
            <w:rFonts w:ascii="Cambria" w:hAnsi="Cambria"/>
            <w:sz w:val="28"/>
            <w:szCs w:val="28"/>
          </w:rPr>
          <w:delText>Never</w:delText>
        </w:r>
      </w:del>
      <w:ins w:id="12238" w:author="Daisy Watt" w:date="2026-06-22T17:11:00Z" w16du:dateUtc="2026-06-22T15:11:00Z">
        <w:r w:rsidR="004F24A4">
          <w:rPr>
            <w:rFonts w:ascii="Cambria" w:hAnsi="Cambria"/>
            <w:sz w:val="28"/>
            <w:szCs w:val="28"/>
          </w:rPr>
          <w:t>Savannah had never been</w:t>
        </w:r>
      </w:ins>
      <w:r>
        <w:rPr>
          <w:rFonts w:ascii="Cambria" w:hAnsi="Cambria"/>
          <w:sz w:val="28"/>
          <w:szCs w:val="28"/>
        </w:rPr>
        <w:t xml:space="preserve"> a </w:t>
      </w:r>
      <w:r w:rsidR="008562D2">
        <w:rPr>
          <w:rFonts w:ascii="Cambria" w:hAnsi="Cambria"/>
          <w:sz w:val="28"/>
          <w:szCs w:val="28"/>
        </w:rPr>
        <w:t xml:space="preserve">brainbox </w:t>
      </w:r>
      <w:del w:id="12239" w:author="Daisy Watt" w:date="2026-06-22T17:11:00Z" w16du:dateUtc="2026-06-22T15:11:00Z">
        <w:r w:rsidR="008562D2">
          <w:rPr>
            <w:rFonts w:ascii="Cambria" w:hAnsi="Cambria"/>
            <w:sz w:val="28"/>
            <w:szCs w:val="28"/>
          </w:rPr>
          <w:delText>at school</w:delText>
        </w:r>
        <w:r>
          <w:rPr>
            <w:rFonts w:ascii="Cambria" w:hAnsi="Cambria"/>
            <w:sz w:val="28"/>
            <w:szCs w:val="28"/>
          </w:rPr>
          <w:delText>, Savannah had</w:delText>
        </w:r>
      </w:del>
      <w:ins w:id="12240" w:author="Daisy Watt" w:date="2026-06-22T17:11:00Z" w16du:dateUtc="2026-06-22T15:11:00Z">
        <w:r w:rsidR="004F24A4">
          <w:rPr>
            <w:rFonts w:ascii="Cambria" w:hAnsi="Cambria"/>
            <w:sz w:val="28"/>
            <w:szCs w:val="28"/>
          </w:rPr>
          <w:t xml:space="preserve">– </w:t>
        </w:r>
      </w:ins>
      <w:ins w:id="12241" w:author="Daisy Watt" w:date="2026-06-22T17:12:00Z" w16du:dateUtc="2026-06-22T15:12:00Z">
        <w:r w:rsidR="00B66188">
          <w:rPr>
            <w:rFonts w:ascii="Cambria" w:hAnsi="Cambria"/>
            <w:sz w:val="28"/>
            <w:szCs w:val="28"/>
          </w:rPr>
          <w:t xml:space="preserve">as a teen, </w:t>
        </w:r>
        <w:r w:rsidR="004F24A4">
          <w:rPr>
            <w:rFonts w:ascii="Cambria" w:hAnsi="Cambria"/>
            <w:sz w:val="28"/>
            <w:szCs w:val="28"/>
          </w:rPr>
          <w:t>she’d</w:t>
        </w:r>
      </w:ins>
      <w:r w:rsidR="00763F1D">
        <w:rPr>
          <w:rFonts w:ascii="Cambria" w:hAnsi="Cambria"/>
          <w:sz w:val="28"/>
          <w:szCs w:val="28"/>
        </w:rPr>
        <w:t xml:space="preserve"> been </w:t>
      </w:r>
      <w:r w:rsidR="00A728AF">
        <w:rPr>
          <w:rFonts w:ascii="Cambria" w:hAnsi="Cambria"/>
          <w:sz w:val="28"/>
          <w:szCs w:val="28"/>
        </w:rPr>
        <w:t xml:space="preserve">far </w:t>
      </w:r>
      <w:r w:rsidR="00763F1D">
        <w:rPr>
          <w:rFonts w:ascii="Cambria" w:hAnsi="Cambria"/>
          <w:sz w:val="28"/>
          <w:szCs w:val="28"/>
        </w:rPr>
        <w:t xml:space="preserve">more interested in </w:t>
      </w:r>
      <w:r w:rsidR="00FF434F">
        <w:rPr>
          <w:rFonts w:ascii="Cambria" w:hAnsi="Cambria"/>
          <w:sz w:val="28"/>
          <w:szCs w:val="28"/>
        </w:rPr>
        <w:t>finding</w:t>
      </w:r>
      <w:r w:rsidR="00763F1D">
        <w:rPr>
          <w:rFonts w:ascii="Cambria" w:hAnsi="Cambria"/>
          <w:sz w:val="28"/>
          <w:szCs w:val="28"/>
        </w:rPr>
        <w:t xml:space="preserve"> escape routes to the nearest </w:t>
      </w:r>
      <w:r w:rsidR="00A728AF">
        <w:rPr>
          <w:rFonts w:ascii="Cambria" w:hAnsi="Cambria"/>
          <w:sz w:val="28"/>
          <w:szCs w:val="28"/>
        </w:rPr>
        <w:t>nightclubs</w:t>
      </w:r>
      <w:ins w:id="12242" w:author="Daisy Watt" w:date="2026-06-22T17:12:00Z" w16du:dateUtc="2026-06-22T15:12:00Z">
        <w:r w:rsidR="008C5356">
          <w:rPr>
            <w:rFonts w:ascii="Cambria" w:hAnsi="Cambria"/>
            <w:sz w:val="28"/>
            <w:szCs w:val="28"/>
          </w:rPr>
          <w:t xml:space="preserve"> than in attending school</w:t>
        </w:r>
      </w:ins>
      <w:del w:id="12243" w:author="Daisy Watt" w:date="2026-06-22T17:12:00Z" w16du:dateUtc="2026-06-22T15:12:00Z">
        <w:r w:rsidR="00A728AF" w:rsidDel="004F24A4">
          <w:rPr>
            <w:rFonts w:ascii="Cambria" w:hAnsi="Cambria"/>
            <w:sz w:val="28"/>
            <w:szCs w:val="28"/>
          </w:rPr>
          <w:delText>. B</w:delText>
        </w:r>
      </w:del>
      <w:ins w:id="12244" w:author="Daisy Watt" w:date="2026-06-22T17:12:00Z" w16du:dateUtc="2026-06-22T15:12:00Z">
        <w:r w:rsidR="004F24A4">
          <w:rPr>
            <w:rFonts w:ascii="Cambria" w:hAnsi="Cambria"/>
            <w:sz w:val="28"/>
            <w:szCs w:val="28"/>
          </w:rPr>
          <w:t xml:space="preserve"> – b</w:t>
        </w:r>
      </w:ins>
      <w:r w:rsidR="00A728AF">
        <w:rPr>
          <w:rFonts w:ascii="Cambria" w:hAnsi="Cambria"/>
          <w:sz w:val="28"/>
          <w:szCs w:val="28"/>
        </w:rPr>
        <w:t>u</w:t>
      </w:r>
      <w:r w:rsidR="008562D2">
        <w:rPr>
          <w:rFonts w:ascii="Cambria" w:hAnsi="Cambria"/>
          <w:sz w:val="28"/>
          <w:szCs w:val="28"/>
        </w:rPr>
        <w:t xml:space="preserve">t she was </w:t>
      </w:r>
      <w:r w:rsidR="00A728AF">
        <w:rPr>
          <w:rFonts w:ascii="Cambria" w:hAnsi="Cambria"/>
          <w:sz w:val="28"/>
          <w:szCs w:val="28"/>
        </w:rPr>
        <w:t xml:space="preserve">naturally </w:t>
      </w:r>
      <w:r w:rsidR="008562D2">
        <w:rPr>
          <w:rFonts w:ascii="Cambria" w:hAnsi="Cambria"/>
          <w:sz w:val="28"/>
          <w:szCs w:val="28"/>
        </w:rPr>
        <w:t>bright and</w:t>
      </w:r>
      <w:r w:rsidR="00763F1D">
        <w:rPr>
          <w:rFonts w:ascii="Cambria" w:hAnsi="Cambria"/>
          <w:sz w:val="28"/>
          <w:szCs w:val="28"/>
        </w:rPr>
        <w:t>,</w:t>
      </w:r>
      <w:r w:rsidR="008562D2">
        <w:rPr>
          <w:rFonts w:ascii="Cambria" w:hAnsi="Cambria"/>
          <w:sz w:val="28"/>
          <w:szCs w:val="28"/>
        </w:rPr>
        <w:t xml:space="preserve"> unless she was very much mistaken, </w:t>
      </w:r>
      <w:r w:rsidR="00893034">
        <w:rPr>
          <w:rFonts w:ascii="Cambria" w:hAnsi="Cambria"/>
          <w:sz w:val="28"/>
          <w:szCs w:val="28"/>
        </w:rPr>
        <w:t>right now, i</w:t>
      </w:r>
      <w:r w:rsidR="007327B3">
        <w:rPr>
          <w:rFonts w:ascii="Cambria" w:hAnsi="Cambria"/>
          <w:sz w:val="28"/>
          <w:szCs w:val="28"/>
        </w:rPr>
        <w:t xml:space="preserve">t seemed like someone </w:t>
      </w:r>
      <w:del w:id="12245" w:author="Claire S" w:date="2026-05-27T15:16:00Z" w16du:dateUtc="2026-05-27T14:16:00Z">
        <w:r w:rsidR="007327B3" w:rsidDel="00B01455">
          <w:rPr>
            <w:rFonts w:ascii="Cambria" w:hAnsi="Cambria"/>
            <w:sz w:val="28"/>
            <w:szCs w:val="28"/>
          </w:rPr>
          <w:delText>had it in for her</w:delText>
        </w:r>
      </w:del>
      <w:ins w:id="12246" w:author="Claire S" w:date="2026-05-27T15:16:00Z" w16du:dateUtc="2026-05-27T14:16:00Z">
        <w:r w:rsidR="00B01455">
          <w:rPr>
            <w:rFonts w:ascii="Cambria" w:hAnsi="Cambria"/>
            <w:sz w:val="28"/>
            <w:szCs w:val="28"/>
          </w:rPr>
          <w:t>wanted to ruin her life</w:t>
        </w:r>
      </w:ins>
      <w:r w:rsidR="007327B3">
        <w:rPr>
          <w:rFonts w:ascii="Cambria" w:hAnsi="Cambria"/>
          <w:sz w:val="28"/>
          <w:szCs w:val="28"/>
        </w:rPr>
        <w:t>.</w:t>
      </w:r>
    </w:p>
    <w:p w14:paraId="5DF27427" w14:textId="51EE36A2" w:rsidR="00190FC6" w:rsidRDefault="00190FC6" w:rsidP="006811F1">
      <w:pPr>
        <w:spacing w:line="360" w:lineRule="auto"/>
        <w:ind w:firstLine="720"/>
        <w:contextualSpacing/>
        <w:rPr>
          <w:ins w:id="12247" w:author="Daisy Watt" w:date="2026-06-22T17:11:00Z" w16du:dateUtc="2026-06-22T15:11:00Z"/>
          <w:rFonts w:ascii="Cambria" w:hAnsi="Cambria"/>
          <w:sz w:val="28"/>
          <w:szCs w:val="28"/>
        </w:rPr>
      </w:pPr>
      <w:ins w:id="12248" w:author="Daisy Watt" w:date="2026-06-22T17:11:00Z" w16du:dateUtc="2026-06-22T15:11:00Z">
        <w:r>
          <w:rPr>
            <w:rFonts w:ascii="Cambria" w:hAnsi="Cambria"/>
            <w:sz w:val="28"/>
            <w:szCs w:val="28"/>
          </w:rPr>
          <w:t xml:space="preserve">Swirling the amber liquid in the heavy glass, she tried to think rationally: </w:t>
        </w:r>
        <w:r w:rsidR="004F24A4">
          <w:rPr>
            <w:rFonts w:ascii="Cambria" w:hAnsi="Cambria"/>
            <w:sz w:val="28"/>
            <w:szCs w:val="28"/>
          </w:rPr>
          <w:t>who was doing this, and why</w:t>
        </w:r>
        <w:r>
          <w:rPr>
            <w:rFonts w:ascii="Cambria" w:hAnsi="Cambria"/>
            <w:sz w:val="28"/>
            <w:szCs w:val="28"/>
          </w:rPr>
          <w:t xml:space="preserve">? Or was the more pertinent question </w:t>
        </w:r>
        <w:r w:rsidRPr="005E392E">
          <w:rPr>
            <w:rFonts w:ascii="Cambria" w:hAnsi="Cambria"/>
            <w:i/>
            <w:iCs/>
            <w:sz w:val="28"/>
            <w:szCs w:val="28"/>
          </w:rPr>
          <w:t>what had she done to deserve this</w:t>
        </w:r>
        <w:commentRangeStart w:id="12249"/>
        <w:r w:rsidRPr="005E392E">
          <w:rPr>
            <w:rFonts w:ascii="Cambria" w:hAnsi="Cambria"/>
            <w:i/>
            <w:iCs/>
            <w:sz w:val="28"/>
            <w:szCs w:val="28"/>
          </w:rPr>
          <w:t>?</w:t>
        </w:r>
      </w:ins>
      <w:commentRangeEnd w:id="12249"/>
      <w:ins w:id="12250" w:author="Daisy Watt" w:date="2026-06-22T17:13:00Z" w16du:dateUtc="2026-06-22T15:13:00Z">
        <w:r w:rsidR="008C5356">
          <w:rPr>
            <w:rStyle w:val="CommentReference"/>
            <w:rFonts w:ascii="Cambria" w:hAnsi="Cambria"/>
            <w:sz w:val="28"/>
            <w:szCs w:val="28"/>
          </w:rPr>
          <w:commentReference w:id="12249"/>
        </w:r>
      </w:ins>
    </w:p>
    <w:p w14:paraId="12A09D92" w14:textId="7F7FED32" w:rsidR="002D31C2" w:rsidRDefault="00893034" w:rsidP="00EF5EB4">
      <w:pPr>
        <w:spacing w:line="360" w:lineRule="auto"/>
        <w:ind w:firstLine="720"/>
        <w:contextualSpacing/>
        <w:rPr>
          <w:del w:id="12251" w:author="Daisy Watt" w:date="2026-06-22T17:11:00Z" w16du:dateUtc="2026-06-22T15:11:00Z"/>
          <w:rFonts w:ascii="Cambria" w:hAnsi="Cambria"/>
          <w:sz w:val="28"/>
          <w:szCs w:val="28"/>
        </w:rPr>
      </w:pPr>
      <w:del w:id="12252" w:author="Daisy Watt" w:date="2026-06-22T17:11:00Z" w16du:dateUtc="2026-06-22T15:11:00Z">
        <w:r>
          <w:rPr>
            <w:rFonts w:ascii="Cambria" w:hAnsi="Cambria"/>
            <w:sz w:val="28"/>
            <w:szCs w:val="28"/>
          </w:rPr>
          <w:delText xml:space="preserve">The only other problem was </w:delText>
        </w:r>
        <w:r w:rsidR="00FF434F">
          <w:rPr>
            <w:rFonts w:ascii="Cambria" w:hAnsi="Cambria"/>
            <w:sz w:val="28"/>
            <w:szCs w:val="28"/>
          </w:rPr>
          <w:delText xml:space="preserve">she had no idea </w:delText>
        </w:r>
        <w:r>
          <w:rPr>
            <w:rFonts w:ascii="Cambria" w:hAnsi="Cambria"/>
            <w:sz w:val="28"/>
            <w:szCs w:val="28"/>
          </w:rPr>
          <w:delText>w</w:delText>
        </w:r>
        <w:r w:rsidR="002D31C2">
          <w:rPr>
            <w:rFonts w:ascii="Cambria" w:hAnsi="Cambria"/>
            <w:sz w:val="28"/>
            <w:szCs w:val="28"/>
          </w:rPr>
          <w:delText>hy</w:delText>
        </w:r>
        <w:r w:rsidR="00FF434F">
          <w:rPr>
            <w:rFonts w:ascii="Cambria" w:hAnsi="Cambria"/>
            <w:sz w:val="28"/>
            <w:szCs w:val="28"/>
          </w:rPr>
          <w:delText>.</w:delText>
        </w:r>
        <w:r w:rsidR="00A728AF">
          <w:rPr>
            <w:rFonts w:ascii="Cambria" w:hAnsi="Cambria"/>
            <w:sz w:val="28"/>
            <w:szCs w:val="28"/>
          </w:rPr>
          <w:delText xml:space="preserve">  </w:delText>
        </w:r>
      </w:del>
    </w:p>
    <w:p w14:paraId="2F63FAF3" w14:textId="69BB9FE8" w:rsidR="006B6E5D" w:rsidRDefault="006B6E5D" w:rsidP="00385100">
      <w:pPr>
        <w:spacing w:line="360" w:lineRule="auto"/>
        <w:ind w:firstLine="720"/>
        <w:contextualSpacing/>
        <w:rPr>
          <w:del w:id="12253" w:author="Daisy Watt" w:date="2026-06-22T17:11:00Z" w16du:dateUtc="2026-06-22T15:11:00Z"/>
          <w:rFonts w:ascii="Cambria" w:hAnsi="Cambria"/>
          <w:sz w:val="28"/>
          <w:szCs w:val="28"/>
        </w:rPr>
      </w:pPr>
    </w:p>
    <w:p w14:paraId="1421BEE7" w14:textId="77777777" w:rsidR="002D31C2" w:rsidRDefault="002D31C2" w:rsidP="00433D3B">
      <w:pPr>
        <w:spacing w:line="360" w:lineRule="auto"/>
        <w:contextualSpacing/>
        <w:rPr>
          <w:rFonts w:ascii="Cambria" w:hAnsi="Cambria"/>
          <w:sz w:val="28"/>
          <w:szCs w:val="28"/>
        </w:rPr>
      </w:pPr>
    </w:p>
    <w:p w14:paraId="7B614BFF" w14:textId="77777777" w:rsidR="002D31C2" w:rsidRDefault="002D31C2" w:rsidP="00433D3B">
      <w:pPr>
        <w:spacing w:line="360" w:lineRule="auto"/>
        <w:contextualSpacing/>
        <w:rPr>
          <w:rFonts w:ascii="Cambria" w:hAnsi="Cambria"/>
          <w:sz w:val="28"/>
          <w:szCs w:val="28"/>
        </w:rPr>
      </w:pPr>
    </w:p>
    <w:p w14:paraId="40ADFDEC" w14:textId="77777777" w:rsidR="002D31C2" w:rsidRDefault="002D31C2" w:rsidP="00433D3B">
      <w:pPr>
        <w:spacing w:line="360" w:lineRule="auto"/>
        <w:contextualSpacing/>
        <w:rPr>
          <w:rFonts w:ascii="Cambria" w:hAnsi="Cambria"/>
          <w:sz w:val="28"/>
          <w:szCs w:val="28"/>
        </w:rPr>
      </w:pPr>
    </w:p>
    <w:p w14:paraId="1FEB3EF8" w14:textId="77777777" w:rsidR="002D31C2" w:rsidRDefault="002D31C2" w:rsidP="00433D3B">
      <w:pPr>
        <w:spacing w:line="360" w:lineRule="auto"/>
        <w:contextualSpacing/>
        <w:rPr>
          <w:rFonts w:ascii="Cambria" w:hAnsi="Cambria"/>
          <w:sz w:val="28"/>
          <w:szCs w:val="28"/>
        </w:rPr>
      </w:pPr>
    </w:p>
    <w:p w14:paraId="6433CAEE" w14:textId="77777777" w:rsidR="002D31C2" w:rsidRDefault="002D31C2" w:rsidP="00433D3B">
      <w:pPr>
        <w:spacing w:line="360" w:lineRule="auto"/>
        <w:contextualSpacing/>
        <w:rPr>
          <w:rFonts w:ascii="Cambria" w:hAnsi="Cambria"/>
          <w:sz w:val="28"/>
          <w:szCs w:val="28"/>
        </w:rPr>
      </w:pPr>
    </w:p>
    <w:p w14:paraId="5088CDB6" w14:textId="77777777" w:rsidR="002D31C2" w:rsidRDefault="002D31C2" w:rsidP="00433D3B">
      <w:pPr>
        <w:spacing w:line="360" w:lineRule="auto"/>
        <w:contextualSpacing/>
        <w:rPr>
          <w:rFonts w:ascii="Cambria" w:hAnsi="Cambria"/>
          <w:sz w:val="28"/>
          <w:szCs w:val="28"/>
        </w:rPr>
      </w:pPr>
    </w:p>
    <w:p w14:paraId="093C2A16" w14:textId="77777777" w:rsidR="002D31C2" w:rsidRDefault="002D31C2" w:rsidP="00433D3B">
      <w:pPr>
        <w:spacing w:line="360" w:lineRule="auto"/>
        <w:contextualSpacing/>
        <w:rPr>
          <w:rFonts w:ascii="Cambria" w:hAnsi="Cambria"/>
          <w:sz w:val="28"/>
          <w:szCs w:val="28"/>
        </w:rPr>
      </w:pPr>
    </w:p>
    <w:p w14:paraId="0343271F" w14:textId="77777777" w:rsidR="00893034" w:rsidRDefault="00893034" w:rsidP="00433D3B">
      <w:pPr>
        <w:spacing w:line="360" w:lineRule="auto"/>
        <w:contextualSpacing/>
        <w:rPr>
          <w:rFonts w:ascii="Cambria" w:hAnsi="Cambria"/>
          <w:sz w:val="28"/>
          <w:szCs w:val="28"/>
        </w:rPr>
      </w:pPr>
    </w:p>
    <w:p w14:paraId="41E7E5DE" w14:textId="77777777" w:rsidR="00893034" w:rsidRDefault="00893034" w:rsidP="00433D3B">
      <w:pPr>
        <w:spacing w:line="360" w:lineRule="auto"/>
        <w:contextualSpacing/>
        <w:rPr>
          <w:rFonts w:ascii="Cambria" w:hAnsi="Cambria"/>
          <w:sz w:val="28"/>
          <w:szCs w:val="28"/>
        </w:rPr>
      </w:pPr>
    </w:p>
    <w:p w14:paraId="2010F040" w14:textId="77777777" w:rsidR="00893034" w:rsidRDefault="00893034" w:rsidP="00433D3B">
      <w:pPr>
        <w:spacing w:line="360" w:lineRule="auto"/>
        <w:contextualSpacing/>
        <w:rPr>
          <w:rFonts w:ascii="Cambria" w:hAnsi="Cambria"/>
          <w:sz w:val="28"/>
          <w:szCs w:val="28"/>
        </w:rPr>
      </w:pPr>
    </w:p>
    <w:p w14:paraId="02212792" w14:textId="42DB3D2F" w:rsidR="00893034" w:rsidDel="00536C40" w:rsidRDefault="00893034" w:rsidP="00433D3B">
      <w:pPr>
        <w:spacing w:line="360" w:lineRule="auto"/>
        <w:contextualSpacing/>
        <w:rPr>
          <w:del w:id="12254" w:author="Claire S" w:date="2026-06-04T11:12:00Z" w16du:dateUtc="2026-06-04T10:12:00Z"/>
          <w:rFonts w:ascii="Cambria" w:hAnsi="Cambria"/>
          <w:sz w:val="28"/>
          <w:szCs w:val="28"/>
        </w:rPr>
      </w:pPr>
    </w:p>
    <w:p w14:paraId="1D24D7B7" w14:textId="77777777" w:rsidR="00536C40" w:rsidRDefault="00536C40" w:rsidP="00433D3B">
      <w:pPr>
        <w:spacing w:line="360" w:lineRule="auto"/>
        <w:contextualSpacing/>
        <w:rPr>
          <w:ins w:id="12255" w:author="Claire S" w:date="2026-07-27T16:57:00Z" w16du:dateUtc="2026-07-27T15:57:00Z"/>
          <w:rFonts w:ascii="Cambria" w:hAnsi="Cambria"/>
          <w:sz w:val="28"/>
          <w:szCs w:val="28"/>
        </w:rPr>
      </w:pPr>
    </w:p>
    <w:p w14:paraId="092A338D" w14:textId="77777777" w:rsidR="00536C40" w:rsidRDefault="00536C40" w:rsidP="00433D3B">
      <w:pPr>
        <w:spacing w:line="360" w:lineRule="auto"/>
        <w:contextualSpacing/>
        <w:rPr>
          <w:ins w:id="12256" w:author="Claire S" w:date="2026-07-27T16:57:00Z" w16du:dateUtc="2026-07-27T15:57:00Z"/>
          <w:rFonts w:ascii="Cambria" w:hAnsi="Cambria"/>
          <w:sz w:val="28"/>
          <w:szCs w:val="28"/>
        </w:rPr>
      </w:pPr>
    </w:p>
    <w:p w14:paraId="577AFCA0" w14:textId="6FC717A7" w:rsidR="00893034" w:rsidDel="00A52C0A" w:rsidRDefault="00893034" w:rsidP="00433D3B">
      <w:pPr>
        <w:spacing w:line="360" w:lineRule="auto"/>
        <w:contextualSpacing/>
        <w:rPr>
          <w:del w:id="12257" w:author="Claire S" w:date="2026-06-04T11:12:00Z" w16du:dateUtc="2026-06-04T10:12:00Z"/>
          <w:rFonts w:ascii="Cambria" w:hAnsi="Cambria"/>
          <w:sz w:val="28"/>
          <w:szCs w:val="28"/>
        </w:rPr>
      </w:pPr>
    </w:p>
    <w:p w14:paraId="71E19179" w14:textId="43E34ADE" w:rsidR="00893034" w:rsidDel="00A52C0A" w:rsidRDefault="00893034" w:rsidP="00433D3B">
      <w:pPr>
        <w:spacing w:line="360" w:lineRule="auto"/>
        <w:contextualSpacing/>
        <w:rPr>
          <w:del w:id="12258" w:author="Claire S" w:date="2026-06-04T11:12:00Z" w16du:dateUtc="2026-06-04T10:12:00Z"/>
          <w:rFonts w:ascii="Cambria" w:hAnsi="Cambria"/>
          <w:sz w:val="28"/>
          <w:szCs w:val="28"/>
        </w:rPr>
      </w:pPr>
    </w:p>
    <w:p w14:paraId="33996075" w14:textId="01BC0164" w:rsidR="00893034" w:rsidDel="00A52C0A" w:rsidRDefault="00893034" w:rsidP="00433D3B">
      <w:pPr>
        <w:spacing w:line="360" w:lineRule="auto"/>
        <w:contextualSpacing/>
        <w:rPr>
          <w:del w:id="12259" w:author="Claire S" w:date="2026-06-04T11:12:00Z" w16du:dateUtc="2026-06-04T10:12:00Z"/>
          <w:rFonts w:ascii="Cambria" w:hAnsi="Cambria"/>
          <w:sz w:val="28"/>
          <w:szCs w:val="28"/>
        </w:rPr>
      </w:pPr>
    </w:p>
    <w:p w14:paraId="5701BB61" w14:textId="248E0B88" w:rsidR="00893034" w:rsidDel="00A52C0A" w:rsidRDefault="00893034" w:rsidP="00433D3B">
      <w:pPr>
        <w:spacing w:line="360" w:lineRule="auto"/>
        <w:contextualSpacing/>
        <w:rPr>
          <w:del w:id="12260" w:author="Claire S" w:date="2026-06-04T11:12:00Z" w16du:dateUtc="2026-06-04T10:12:00Z"/>
          <w:rFonts w:ascii="Cambria" w:hAnsi="Cambria"/>
          <w:sz w:val="28"/>
          <w:szCs w:val="28"/>
        </w:rPr>
      </w:pPr>
    </w:p>
    <w:p w14:paraId="2591E7BA" w14:textId="785D2EB5" w:rsidR="00893034" w:rsidDel="00A52C0A" w:rsidRDefault="00893034" w:rsidP="00433D3B">
      <w:pPr>
        <w:spacing w:line="360" w:lineRule="auto"/>
        <w:contextualSpacing/>
        <w:rPr>
          <w:del w:id="12261" w:author="Claire S" w:date="2026-06-04T11:12:00Z" w16du:dateUtc="2026-06-04T10:12:00Z"/>
          <w:rFonts w:ascii="Cambria" w:hAnsi="Cambria"/>
          <w:sz w:val="28"/>
          <w:szCs w:val="28"/>
        </w:rPr>
      </w:pPr>
    </w:p>
    <w:p w14:paraId="114C864A" w14:textId="21B791B8" w:rsidR="00893034" w:rsidDel="005146F0" w:rsidRDefault="00893034" w:rsidP="00433D3B">
      <w:pPr>
        <w:spacing w:line="360" w:lineRule="auto"/>
        <w:contextualSpacing/>
        <w:rPr>
          <w:del w:id="12262" w:author="Claire S" w:date="2026-05-18T17:33:00Z" w16du:dateUtc="2026-05-18T16:33:00Z"/>
          <w:rFonts w:ascii="Cambria" w:hAnsi="Cambria"/>
          <w:sz w:val="28"/>
          <w:szCs w:val="28"/>
        </w:rPr>
      </w:pPr>
    </w:p>
    <w:p w14:paraId="006A7617" w14:textId="697EE483" w:rsidR="002D31C2" w:rsidRDefault="002D31C2" w:rsidP="00433D3B">
      <w:pPr>
        <w:spacing w:line="360" w:lineRule="auto"/>
        <w:contextualSpacing/>
        <w:rPr>
          <w:ins w:id="12263" w:author="Claire S" w:date="2026-07-28T10:18:00Z" w16du:dateUtc="2026-07-28T09:18:00Z"/>
          <w:rFonts w:ascii="Cambria" w:hAnsi="Cambria"/>
          <w:b/>
          <w:bCs/>
          <w:sz w:val="28"/>
          <w:szCs w:val="28"/>
        </w:rPr>
      </w:pPr>
      <w:r w:rsidRPr="00763F1D">
        <w:rPr>
          <w:rFonts w:ascii="Cambria" w:hAnsi="Cambria"/>
          <w:b/>
          <w:bCs/>
          <w:sz w:val="28"/>
          <w:szCs w:val="28"/>
        </w:rPr>
        <w:t xml:space="preserve">CHAPTER </w:t>
      </w:r>
      <w:del w:id="12264" w:author="Claire S" w:date="2026-07-27T16:56:00Z" w16du:dateUtc="2026-07-27T15:56:00Z">
        <w:r w:rsidR="00691892" w:rsidDel="00536C40">
          <w:rPr>
            <w:rFonts w:ascii="Cambria" w:hAnsi="Cambria"/>
            <w:b/>
            <w:bCs/>
            <w:sz w:val="28"/>
            <w:szCs w:val="28"/>
          </w:rPr>
          <w:delText>32</w:delText>
        </w:r>
      </w:del>
      <w:ins w:id="12265" w:author="Claire S" w:date="2026-07-27T16:56:00Z" w16du:dateUtc="2026-07-27T15:56:00Z">
        <w:r w:rsidR="00536C40">
          <w:rPr>
            <w:rFonts w:ascii="Cambria" w:hAnsi="Cambria"/>
            <w:b/>
            <w:bCs/>
            <w:sz w:val="28"/>
            <w:szCs w:val="28"/>
          </w:rPr>
          <w:t>31</w:t>
        </w:r>
      </w:ins>
    </w:p>
    <w:p w14:paraId="074DEEE6" w14:textId="1BB99EC0" w:rsidR="00C27E2E" w:rsidRDefault="00460D44" w:rsidP="00433D3B">
      <w:pPr>
        <w:spacing w:line="360" w:lineRule="auto"/>
        <w:contextualSpacing/>
        <w:rPr>
          <w:rFonts w:ascii="Cambria" w:hAnsi="Cambria"/>
          <w:b/>
          <w:bCs/>
          <w:sz w:val="28"/>
          <w:szCs w:val="28"/>
        </w:rPr>
      </w:pPr>
      <w:ins w:id="12266" w:author="Claire S" w:date="2026-08-04T12:09:00Z" w16du:dateUtc="2026-08-04T11:09:00Z">
        <w:r>
          <w:rPr>
            <w:rFonts w:ascii="Cambria" w:hAnsi="Cambria"/>
            <w:b/>
            <w:bCs/>
            <w:sz w:val="28"/>
            <w:szCs w:val="28"/>
          </w:rPr>
          <w:t xml:space="preserve">CLARA: </w:t>
        </w:r>
      </w:ins>
      <w:ins w:id="12267" w:author="Claire S" w:date="2026-07-28T10:18:00Z" w16du:dateUtc="2026-07-28T09:18:00Z">
        <w:r w:rsidR="00C27E2E">
          <w:rPr>
            <w:rFonts w:ascii="Cambria" w:hAnsi="Cambria"/>
            <w:b/>
            <w:bCs/>
            <w:sz w:val="28"/>
            <w:szCs w:val="28"/>
          </w:rPr>
          <w:t>MONDAY EVENING</w:t>
        </w:r>
      </w:ins>
    </w:p>
    <w:p w14:paraId="2A9E3CF1" w14:textId="78956190" w:rsidR="00893034" w:rsidRPr="00763F1D" w:rsidRDefault="00893034" w:rsidP="00433D3B">
      <w:pPr>
        <w:spacing w:line="360" w:lineRule="auto"/>
        <w:contextualSpacing/>
        <w:rPr>
          <w:del w:id="12268" w:author="Daisy Watt" w:date="2026-06-22T17:13:00Z" w16du:dateUtc="2026-06-22T15:13:00Z"/>
          <w:rFonts w:ascii="Cambria" w:hAnsi="Cambria"/>
          <w:b/>
          <w:bCs/>
          <w:sz w:val="28"/>
          <w:szCs w:val="28"/>
        </w:rPr>
      </w:pPr>
      <w:del w:id="12269" w:author="Daisy Watt" w:date="2026-06-22T17:13:00Z" w16du:dateUtc="2026-06-22T15:13:00Z">
        <w:r>
          <w:rPr>
            <w:rFonts w:ascii="Cambria" w:hAnsi="Cambria"/>
            <w:b/>
            <w:bCs/>
            <w:sz w:val="28"/>
            <w:szCs w:val="28"/>
          </w:rPr>
          <w:delText>M</w:delText>
        </w:r>
        <w:r w:rsidR="00FF434F">
          <w:rPr>
            <w:rFonts w:ascii="Cambria" w:hAnsi="Cambria"/>
            <w:b/>
            <w:bCs/>
            <w:sz w:val="28"/>
            <w:szCs w:val="28"/>
          </w:rPr>
          <w:delText xml:space="preserve">ONDAY </w:delText>
        </w:r>
        <w:r w:rsidDel="00B01455">
          <w:rPr>
            <w:rFonts w:ascii="Cambria" w:hAnsi="Cambria"/>
            <w:b/>
            <w:bCs/>
            <w:sz w:val="28"/>
            <w:szCs w:val="28"/>
          </w:rPr>
          <w:delText>7.30</w:delText>
        </w:r>
        <w:r w:rsidR="00FF434F" w:rsidDel="00B01455">
          <w:rPr>
            <w:rFonts w:ascii="Cambria" w:hAnsi="Cambria"/>
            <w:b/>
            <w:bCs/>
            <w:sz w:val="28"/>
            <w:szCs w:val="28"/>
          </w:rPr>
          <w:delText>PM</w:delText>
        </w:r>
      </w:del>
      <w:ins w:id="12270" w:author="Claire S" w:date="2026-05-27T15:16:00Z" w16du:dateUtc="2026-05-27T14:16:00Z">
        <w:del w:id="12271" w:author="Daisy Watt" w:date="2026-06-22T17:13:00Z" w16du:dateUtc="2026-06-22T15:13:00Z">
          <w:r w:rsidR="00B01455">
            <w:rPr>
              <w:rFonts w:ascii="Cambria" w:hAnsi="Cambria"/>
              <w:b/>
              <w:bCs/>
              <w:sz w:val="28"/>
              <w:szCs w:val="28"/>
            </w:rPr>
            <w:delText>PM</w:delText>
          </w:r>
        </w:del>
      </w:ins>
    </w:p>
    <w:p w14:paraId="573CF3A2" w14:textId="2E70B743" w:rsidR="002D31C2" w:rsidRPr="005D5FC7" w:rsidRDefault="002D31C2" w:rsidP="002D31C2">
      <w:pPr>
        <w:spacing w:line="360" w:lineRule="auto"/>
        <w:contextualSpacing/>
        <w:rPr>
          <w:rFonts w:ascii="Cambria" w:hAnsi="Cambria"/>
          <w:sz w:val="28"/>
          <w:szCs w:val="28"/>
        </w:rPr>
      </w:pPr>
      <w:r w:rsidRPr="005D5FC7">
        <w:rPr>
          <w:rFonts w:ascii="Cambria" w:hAnsi="Cambria"/>
          <w:sz w:val="28"/>
          <w:szCs w:val="28"/>
        </w:rPr>
        <w:t xml:space="preserve">After Clara </w:t>
      </w:r>
      <w:ins w:id="12272" w:author="Daisy Watt" w:date="2026-06-22T17:13:00Z" w16du:dateUtc="2026-06-22T15:13:00Z">
        <w:r w:rsidR="000A3E8D">
          <w:rPr>
            <w:rFonts w:ascii="Cambria" w:hAnsi="Cambria"/>
            <w:sz w:val="28"/>
            <w:szCs w:val="28"/>
          </w:rPr>
          <w:t>had</w:t>
        </w:r>
        <w:r w:rsidRPr="005D5FC7">
          <w:rPr>
            <w:rFonts w:ascii="Cambria" w:hAnsi="Cambria"/>
            <w:sz w:val="28"/>
            <w:szCs w:val="28"/>
          </w:rPr>
          <w:t xml:space="preserve"> </w:t>
        </w:r>
      </w:ins>
      <w:r w:rsidRPr="005D5FC7">
        <w:rPr>
          <w:rFonts w:ascii="Cambria" w:hAnsi="Cambria"/>
          <w:sz w:val="28"/>
          <w:szCs w:val="28"/>
        </w:rPr>
        <w:t xml:space="preserve">watched the </w:t>
      </w:r>
      <w:r>
        <w:rPr>
          <w:rFonts w:ascii="Cambria" w:hAnsi="Cambria"/>
          <w:sz w:val="28"/>
          <w:szCs w:val="28"/>
        </w:rPr>
        <w:t>horrible clips of Violet</w:t>
      </w:r>
      <w:r w:rsidR="00B5536A">
        <w:rPr>
          <w:rFonts w:ascii="Cambria" w:hAnsi="Cambria"/>
          <w:sz w:val="28"/>
          <w:szCs w:val="28"/>
        </w:rPr>
        <w:t xml:space="preserve"> standing </w:t>
      </w:r>
      <w:r w:rsidR="00A728AF">
        <w:rPr>
          <w:rFonts w:ascii="Cambria" w:hAnsi="Cambria"/>
          <w:sz w:val="28"/>
          <w:szCs w:val="28"/>
        </w:rPr>
        <w:t>too near</w:t>
      </w:r>
      <w:r w:rsidR="00B5536A">
        <w:rPr>
          <w:rFonts w:ascii="Cambria" w:hAnsi="Cambria"/>
          <w:sz w:val="28"/>
          <w:szCs w:val="28"/>
        </w:rPr>
        <w:t xml:space="preserve"> the edge of Beachy Head</w:t>
      </w:r>
      <w:r>
        <w:rPr>
          <w:rFonts w:ascii="Cambria" w:hAnsi="Cambria"/>
          <w:sz w:val="28"/>
          <w:szCs w:val="28"/>
        </w:rPr>
        <w:t xml:space="preserve"> twice through,</w:t>
      </w:r>
      <w:r w:rsidRPr="005D5FC7">
        <w:rPr>
          <w:rFonts w:ascii="Cambria" w:hAnsi="Cambria"/>
          <w:sz w:val="28"/>
          <w:szCs w:val="28"/>
        </w:rPr>
        <w:t xml:space="preserve"> she </w:t>
      </w:r>
      <w:r>
        <w:rPr>
          <w:rFonts w:ascii="Cambria" w:hAnsi="Cambria"/>
          <w:sz w:val="28"/>
          <w:szCs w:val="28"/>
        </w:rPr>
        <w:t>dialled</w:t>
      </w:r>
      <w:r w:rsidRPr="005D5FC7">
        <w:rPr>
          <w:rFonts w:ascii="Cambria" w:hAnsi="Cambria"/>
          <w:sz w:val="28"/>
          <w:szCs w:val="28"/>
        </w:rPr>
        <w:t xml:space="preserve"> </w:t>
      </w:r>
      <w:r>
        <w:rPr>
          <w:rFonts w:ascii="Cambria" w:hAnsi="Cambria"/>
          <w:sz w:val="28"/>
          <w:szCs w:val="28"/>
        </w:rPr>
        <w:t>999 again</w:t>
      </w:r>
      <w:r w:rsidR="00893034">
        <w:rPr>
          <w:rFonts w:ascii="Cambria" w:hAnsi="Cambria"/>
          <w:sz w:val="28"/>
          <w:szCs w:val="28"/>
        </w:rPr>
        <w:t xml:space="preserve">, her hands </w:t>
      </w:r>
      <w:r>
        <w:rPr>
          <w:rFonts w:ascii="Cambria" w:hAnsi="Cambria"/>
          <w:sz w:val="28"/>
          <w:szCs w:val="28"/>
        </w:rPr>
        <w:t>trembling</w:t>
      </w:r>
      <w:r w:rsidR="00A47964">
        <w:rPr>
          <w:rFonts w:ascii="Cambria" w:hAnsi="Cambria"/>
          <w:sz w:val="28"/>
          <w:szCs w:val="28"/>
        </w:rPr>
        <w:t xml:space="preserve"> with fear</w:t>
      </w:r>
      <w:ins w:id="12273" w:author="Daisy Watt" w:date="2026-06-22T17:13:00Z" w16du:dateUtc="2026-06-22T15:13:00Z">
        <w:r w:rsidR="000A3E8D">
          <w:rPr>
            <w:rFonts w:ascii="Cambria" w:hAnsi="Cambria"/>
            <w:sz w:val="28"/>
            <w:szCs w:val="28"/>
          </w:rPr>
          <w:t>,</w:t>
        </w:r>
      </w:ins>
      <w:r w:rsidR="00A47964">
        <w:rPr>
          <w:rFonts w:ascii="Cambria" w:hAnsi="Cambria"/>
          <w:sz w:val="28"/>
          <w:szCs w:val="28"/>
        </w:rPr>
        <w:t xml:space="preserve"> this time</w:t>
      </w:r>
      <w:r>
        <w:rPr>
          <w:rFonts w:ascii="Cambria" w:hAnsi="Cambria"/>
          <w:sz w:val="28"/>
          <w:szCs w:val="28"/>
        </w:rPr>
        <w:t>.</w:t>
      </w:r>
    </w:p>
    <w:p w14:paraId="585B6A03" w14:textId="35333EBC" w:rsidR="002D31C2" w:rsidRDefault="002D31C2" w:rsidP="002D31C2">
      <w:pPr>
        <w:spacing w:line="360" w:lineRule="auto"/>
        <w:contextualSpacing/>
        <w:rPr>
          <w:rFonts w:ascii="Cambria" w:hAnsi="Cambria"/>
          <w:sz w:val="28"/>
          <w:szCs w:val="28"/>
        </w:rPr>
      </w:pPr>
      <w:r w:rsidRPr="005D5FC7">
        <w:rPr>
          <w:rFonts w:ascii="Cambria" w:hAnsi="Cambria"/>
          <w:sz w:val="28"/>
          <w:szCs w:val="28"/>
        </w:rPr>
        <w:tab/>
        <w:t>‘</w:t>
      </w:r>
      <w:r>
        <w:rPr>
          <w:rFonts w:ascii="Cambria" w:hAnsi="Cambria"/>
          <w:sz w:val="28"/>
          <w:szCs w:val="28"/>
        </w:rPr>
        <w:t>Police</w:t>
      </w:r>
      <w:ins w:id="12274" w:author="Daisy Watt" w:date="2026-06-22T17:13:00Z" w16du:dateUtc="2026-06-22T15:13:00Z">
        <w:r w:rsidR="000A3E8D">
          <w:rPr>
            <w:rFonts w:ascii="Cambria" w:hAnsi="Cambria"/>
            <w:sz w:val="28"/>
            <w:szCs w:val="28"/>
          </w:rPr>
          <w:t>,</w:t>
        </w:r>
      </w:ins>
      <w:r>
        <w:rPr>
          <w:rFonts w:ascii="Cambria" w:hAnsi="Cambria"/>
          <w:sz w:val="28"/>
          <w:szCs w:val="28"/>
        </w:rPr>
        <w:t xml:space="preserve"> please,’ she said</w:t>
      </w:r>
      <w:r w:rsidR="00E85EFD">
        <w:rPr>
          <w:rFonts w:ascii="Cambria" w:hAnsi="Cambria"/>
          <w:sz w:val="28"/>
          <w:szCs w:val="28"/>
        </w:rPr>
        <w:t>, immediately.</w:t>
      </w:r>
      <w:r>
        <w:rPr>
          <w:rFonts w:ascii="Cambria" w:hAnsi="Cambria"/>
          <w:sz w:val="28"/>
          <w:szCs w:val="28"/>
        </w:rPr>
        <w:t xml:space="preserve"> ‘</w:t>
      </w:r>
      <w:r w:rsidR="00E85EFD">
        <w:rPr>
          <w:rFonts w:ascii="Cambria" w:hAnsi="Cambria"/>
          <w:sz w:val="28"/>
          <w:szCs w:val="28"/>
        </w:rPr>
        <w:t>M</w:t>
      </w:r>
      <w:r w:rsidRPr="005D5FC7">
        <w:rPr>
          <w:rFonts w:ascii="Cambria" w:hAnsi="Cambria"/>
          <w:sz w:val="28"/>
          <w:szCs w:val="28"/>
        </w:rPr>
        <w:t>y friend is in terrible trouble</w:t>
      </w:r>
      <w:r w:rsidR="00E85EFD">
        <w:rPr>
          <w:rFonts w:ascii="Cambria" w:hAnsi="Cambria"/>
          <w:sz w:val="28"/>
          <w:szCs w:val="28"/>
        </w:rPr>
        <w:t xml:space="preserve"> </w:t>
      </w:r>
      <w:r w:rsidR="0023336A">
        <w:rPr>
          <w:rFonts w:ascii="Cambria" w:hAnsi="Cambria"/>
          <w:sz w:val="28"/>
          <w:szCs w:val="28"/>
        </w:rPr>
        <w:t>on Beachy Head</w:t>
      </w:r>
      <w:r>
        <w:rPr>
          <w:rFonts w:ascii="Cambria" w:hAnsi="Cambria"/>
          <w:sz w:val="28"/>
          <w:szCs w:val="28"/>
        </w:rPr>
        <w:t>,’ she gabbled to the operator. ‘She needs help.</w:t>
      </w:r>
      <w:ins w:id="12275" w:author="Claire S" w:date="2026-05-20T11:20:00Z" w16du:dateUtc="2026-05-20T10:20:00Z">
        <w:r w:rsidR="003C5D4F">
          <w:rPr>
            <w:rFonts w:ascii="Cambria" w:hAnsi="Cambria"/>
            <w:sz w:val="28"/>
            <w:szCs w:val="28"/>
          </w:rPr>
          <w:t xml:space="preserve"> I have a reference number.</w:t>
        </w:r>
      </w:ins>
      <w:r>
        <w:rPr>
          <w:rFonts w:ascii="Cambria" w:hAnsi="Cambria"/>
          <w:sz w:val="28"/>
          <w:szCs w:val="28"/>
        </w:rPr>
        <w:t>’</w:t>
      </w:r>
    </w:p>
    <w:p w14:paraId="22282FC1" w14:textId="40DCC3BB" w:rsidR="0048331E" w:rsidRDefault="00FF434F" w:rsidP="0048331E">
      <w:pPr>
        <w:spacing w:line="360" w:lineRule="auto"/>
        <w:contextualSpacing/>
        <w:rPr>
          <w:rFonts w:ascii="Cambria" w:hAnsi="Cambria"/>
          <w:sz w:val="28"/>
          <w:szCs w:val="28"/>
        </w:rPr>
      </w:pPr>
      <w:r>
        <w:rPr>
          <w:rFonts w:ascii="Cambria" w:hAnsi="Cambria"/>
          <w:sz w:val="28"/>
          <w:szCs w:val="28"/>
        </w:rPr>
        <w:tab/>
        <w:t xml:space="preserve">But even as she said it, Clara thought, </w:t>
      </w:r>
      <w:del w:id="12276" w:author="Daisy Watt" w:date="2026-06-22T17:14:00Z" w16du:dateUtc="2026-06-22T15:14:00Z">
        <w:r w:rsidRPr="00FF434F" w:rsidDel="00FC1D88">
          <w:rPr>
            <w:rFonts w:ascii="Cambria" w:hAnsi="Cambria"/>
            <w:i/>
            <w:iCs/>
            <w:sz w:val="28"/>
            <w:szCs w:val="28"/>
          </w:rPr>
          <w:delText>B</w:delText>
        </w:r>
      </w:del>
      <w:ins w:id="12277" w:author="Daisy Watt" w:date="2026-06-22T17:14:00Z" w16du:dateUtc="2026-06-22T15:14:00Z">
        <w:r w:rsidR="00FC1D88">
          <w:rPr>
            <w:rFonts w:ascii="Cambria" w:hAnsi="Cambria"/>
            <w:i/>
            <w:iCs/>
            <w:sz w:val="28"/>
            <w:szCs w:val="28"/>
          </w:rPr>
          <w:t>b</w:t>
        </w:r>
      </w:ins>
      <w:r w:rsidRPr="00FF434F">
        <w:rPr>
          <w:rFonts w:ascii="Cambria" w:hAnsi="Cambria"/>
          <w:i/>
          <w:iCs/>
          <w:sz w:val="28"/>
          <w:szCs w:val="28"/>
        </w:rPr>
        <w:t xml:space="preserve">ut the </w:t>
      </w:r>
      <w:r>
        <w:rPr>
          <w:rFonts w:ascii="Cambria" w:hAnsi="Cambria"/>
          <w:i/>
          <w:iCs/>
          <w:sz w:val="28"/>
          <w:szCs w:val="28"/>
        </w:rPr>
        <w:t xml:space="preserve">video </w:t>
      </w:r>
      <w:r w:rsidRPr="00FF434F">
        <w:rPr>
          <w:rFonts w:ascii="Cambria" w:hAnsi="Cambria"/>
          <w:i/>
          <w:iCs/>
          <w:sz w:val="28"/>
          <w:szCs w:val="28"/>
        </w:rPr>
        <w:t>date was yesterday</w:t>
      </w:r>
      <w:r>
        <w:rPr>
          <w:rFonts w:ascii="Cambria" w:hAnsi="Cambria"/>
          <w:sz w:val="28"/>
          <w:szCs w:val="28"/>
        </w:rPr>
        <w:t xml:space="preserve"> </w:t>
      </w:r>
      <w:del w:id="12278" w:author="Daisy Watt" w:date="2026-06-22T17:14:00Z" w16du:dateUtc="2026-06-22T15:14:00Z">
        <w:r>
          <w:rPr>
            <w:rFonts w:ascii="Cambria" w:hAnsi="Cambria"/>
            <w:sz w:val="28"/>
            <w:szCs w:val="28"/>
          </w:rPr>
          <w:delText>-</w:delText>
        </w:r>
      </w:del>
      <w:ins w:id="12279" w:author="Daisy Watt" w:date="2026-06-22T17:14:00Z" w16du:dateUtc="2026-06-22T15:14:00Z">
        <w:r w:rsidR="00FC1D88">
          <w:rPr>
            <w:rFonts w:ascii="Cambria" w:hAnsi="Cambria"/>
            <w:sz w:val="28"/>
            <w:szCs w:val="28"/>
          </w:rPr>
          <w:t>–</w:t>
        </w:r>
      </w:ins>
      <w:r>
        <w:rPr>
          <w:rFonts w:ascii="Cambria" w:hAnsi="Cambria"/>
          <w:sz w:val="28"/>
          <w:szCs w:val="28"/>
        </w:rPr>
        <w:t xml:space="preserve"> which meant</w:t>
      </w:r>
      <w:del w:id="12280" w:author="Daisy Watt" w:date="2026-06-22T17:14:00Z" w16du:dateUtc="2026-06-22T15:14:00Z">
        <w:r>
          <w:rPr>
            <w:rFonts w:ascii="Cambria" w:hAnsi="Cambria"/>
            <w:sz w:val="28"/>
            <w:szCs w:val="28"/>
          </w:rPr>
          <w:delText>,</w:delText>
        </w:r>
      </w:del>
      <w:r>
        <w:rPr>
          <w:rFonts w:ascii="Cambria" w:hAnsi="Cambria"/>
          <w:sz w:val="28"/>
          <w:szCs w:val="28"/>
        </w:rPr>
        <w:t xml:space="preserve"> it might be too late</w:t>
      </w:r>
      <w:ins w:id="12281" w:author="Daisy Watt" w:date="2026-06-22T17:14:00Z" w16du:dateUtc="2026-06-22T15:14:00Z">
        <w:r w:rsidR="00FC1D88">
          <w:rPr>
            <w:rFonts w:ascii="Cambria" w:hAnsi="Cambria"/>
            <w:sz w:val="28"/>
            <w:szCs w:val="28"/>
          </w:rPr>
          <w:t>,</w:t>
        </w:r>
      </w:ins>
      <w:r>
        <w:rPr>
          <w:rFonts w:ascii="Cambria" w:hAnsi="Cambria"/>
          <w:sz w:val="28"/>
          <w:szCs w:val="28"/>
        </w:rPr>
        <w:t xml:space="preserve"> already. Still</w:t>
      </w:r>
      <w:r w:rsidR="00E97F0C">
        <w:rPr>
          <w:rFonts w:ascii="Cambria" w:hAnsi="Cambria"/>
          <w:sz w:val="28"/>
          <w:szCs w:val="28"/>
        </w:rPr>
        <w:t>,</w:t>
      </w:r>
      <w:r w:rsidR="002D31C2">
        <w:rPr>
          <w:rFonts w:ascii="Cambria" w:hAnsi="Cambria"/>
          <w:sz w:val="28"/>
          <w:szCs w:val="28"/>
        </w:rPr>
        <w:t xml:space="preserve"> </w:t>
      </w:r>
      <w:r w:rsidR="00D576B7">
        <w:rPr>
          <w:rFonts w:ascii="Cambria" w:hAnsi="Cambria"/>
          <w:sz w:val="28"/>
          <w:szCs w:val="28"/>
        </w:rPr>
        <w:t>Clara</w:t>
      </w:r>
      <w:r w:rsidR="002D31C2">
        <w:rPr>
          <w:rFonts w:ascii="Cambria" w:hAnsi="Cambria"/>
          <w:sz w:val="28"/>
          <w:szCs w:val="28"/>
        </w:rPr>
        <w:t xml:space="preserve"> was </w:t>
      </w:r>
      <w:r w:rsidR="00D576B7">
        <w:rPr>
          <w:rFonts w:ascii="Cambria" w:hAnsi="Cambria"/>
          <w:sz w:val="28"/>
          <w:szCs w:val="28"/>
        </w:rPr>
        <w:t>directed</w:t>
      </w:r>
      <w:r w:rsidR="002D31C2">
        <w:rPr>
          <w:rFonts w:ascii="Cambria" w:hAnsi="Cambria"/>
          <w:sz w:val="28"/>
          <w:szCs w:val="28"/>
        </w:rPr>
        <w:t xml:space="preserve"> to </w:t>
      </w:r>
      <w:r w:rsidR="00D576B7">
        <w:rPr>
          <w:rFonts w:ascii="Cambria" w:hAnsi="Cambria"/>
          <w:sz w:val="28"/>
          <w:szCs w:val="28"/>
        </w:rPr>
        <w:t xml:space="preserve">the East </w:t>
      </w:r>
      <w:r w:rsidR="002D31C2">
        <w:rPr>
          <w:rFonts w:ascii="Cambria" w:hAnsi="Cambria"/>
          <w:sz w:val="28"/>
          <w:szCs w:val="28"/>
        </w:rPr>
        <w:t>Sussex Constabulary</w:t>
      </w:r>
      <w:r w:rsidR="00D10B2E">
        <w:rPr>
          <w:rFonts w:ascii="Cambria" w:hAnsi="Cambria"/>
          <w:sz w:val="28"/>
          <w:szCs w:val="28"/>
        </w:rPr>
        <w:t xml:space="preserve">; at least </w:t>
      </w:r>
      <w:r w:rsidR="00D576B7">
        <w:rPr>
          <w:rFonts w:ascii="Cambria" w:hAnsi="Cambria"/>
          <w:sz w:val="28"/>
          <w:szCs w:val="28"/>
        </w:rPr>
        <w:t xml:space="preserve">someone was </w:t>
      </w:r>
      <w:r w:rsidR="008A364E">
        <w:rPr>
          <w:rFonts w:ascii="Cambria" w:hAnsi="Cambria"/>
          <w:sz w:val="28"/>
          <w:szCs w:val="28"/>
        </w:rPr>
        <w:t xml:space="preserve">finally </w:t>
      </w:r>
      <w:r w:rsidR="00D576B7">
        <w:rPr>
          <w:rFonts w:ascii="Cambria" w:hAnsi="Cambria"/>
          <w:sz w:val="28"/>
          <w:szCs w:val="28"/>
        </w:rPr>
        <w:t xml:space="preserve">taking her seriously.  A </w:t>
      </w:r>
      <w:r w:rsidR="007E752A">
        <w:rPr>
          <w:rFonts w:ascii="Cambria" w:hAnsi="Cambria"/>
          <w:sz w:val="28"/>
          <w:szCs w:val="28"/>
        </w:rPr>
        <w:t xml:space="preserve">kindly </w:t>
      </w:r>
      <w:r w:rsidR="00D576B7">
        <w:rPr>
          <w:rFonts w:ascii="Cambria" w:hAnsi="Cambria"/>
          <w:sz w:val="28"/>
          <w:szCs w:val="28"/>
        </w:rPr>
        <w:t xml:space="preserve">sergeant </w:t>
      </w:r>
      <w:r w:rsidR="002D31C2">
        <w:rPr>
          <w:rFonts w:ascii="Cambria" w:hAnsi="Cambria"/>
          <w:sz w:val="28"/>
          <w:szCs w:val="28"/>
        </w:rPr>
        <w:t>took her details</w:t>
      </w:r>
      <w:r w:rsidR="00F41F36">
        <w:rPr>
          <w:rFonts w:ascii="Cambria" w:hAnsi="Cambria"/>
          <w:sz w:val="28"/>
          <w:szCs w:val="28"/>
        </w:rPr>
        <w:t>, along with Violet’s description.</w:t>
      </w:r>
    </w:p>
    <w:p w14:paraId="06F0A371" w14:textId="1480E7A6" w:rsidR="00F41F36" w:rsidRDefault="00F41F36" w:rsidP="0048331E">
      <w:pPr>
        <w:spacing w:line="360" w:lineRule="auto"/>
        <w:contextualSpacing/>
        <w:rPr>
          <w:rFonts w:ascii="Cambria" w:hAnsi="Cambria"/>
          <w:sz w:val="28"/>
          <w:szCs w:val="28"/>
        </w:rPr>
      </w:pPr>
      <w:r>
        <w:rPr>
          <w:rFonts w:ascii="Cambria" w:hAnsi="Cambria"/>
          <w:sz w:val="28"/>
          <w:szCs w:val="28"/>
        </w:rPr>
        <w:tab/>
        <w:t>‘But what about this video?’ she croaked.</w:t>
      </w:r>
      <w:r w:rsidR="00C5250F">
        <w:rPr>
          <w:rFonts w:ascii="Cambria" w:hAnsi="Cambria"/>
          <w:sz w:val="28"/>
          <w:szCs w:val="28"/>
        </w:rPr>
        <w:t xml:space="preserve"> ‘And the phone call?’</w:t>
      </w:r>
    </w:p>
    <w:p w14:paraId="45FEDEF7" w14:textId="2D56DAFB" w:rsidR="002D31C2" w:rsidRDefault="0048331E" w:rsidP="0048331E">
      <w:pPr>
        <w:spacing w:line="360" w:lineRule="auto"/>
        <w:ind w:firstLine="720"/>
        <w:contextualSpacing/>
        <w:rPr>
          <w:rFonts w:ascii="Cambria" w:hAnsi="Cambria"/>
          <w:sz w:val="28"/>
          <w:szCs w:val="28"/>
        </w:rPr>
      </w:pPr>
      <w:r>
        <w:rPr>
          <w:rFonts w:ascii="Cambria" w:hAnsi="Cambria"/>
          <w:sz w:val="28"/>
          <w:szCs w:val="28"/>
        </w:rPr>
        <w:t>‘</w:t>
      </w:r>
      <w:ins w:id="12282" w:author="Claire S" w:date="2026-06-04T11:20:00Z" w16du:dateUtc="2026-06-04T10:20:00Z">
        <w:r w:rsidR="004A3386">
          <w:rPr>
            <w:rFonts w:ascii="Cambria" w:hAnsi="Cambria"/>
            <w:sz w:val="28"/>
            <w:szCs w:val="28"/>
          </w:rPr>
          <w:t>S</w:t>
        </w:r>
      </w:ins>
      <w:del w:id="12283" w:author="Claire S" w:date="2026-06-04T11:20:00Z" w16du:dateUtc="2026-06-04T10:20:00Z">
        <w:r w:rsidDel="004A3386">
          <w:rPr>
            <w:rFonts w:ascii="Cambria" w:hAnsi="Cambria"/>
            <w:sz w:val="28"/>
            <w:szCs w:val="28"/>
          </w:rPr>
          <w:delText>Can you s</w:delText>
        </w:r>
      </w:del>
      <w:r>
        <w:rPr>
          <w:rFonts w:ascii="Cambria" w:hAnsi="Cambria"/>
          <w:sz w:val="28"/>
          <w:szCs w:val="28"/>
        </w:rPr>
        <w:t>end us the digital file</w:t>
      </w:r>
      <w:ins w:id="12284" w:author="Daisy Watt" w:date="2026-06-22T17:14:00Z" w16du:dateUtc="2026-06-22T15:14:00Z">
        <w:r w:rsidR="007A3241">
          <w:rPr>
            <w:rFonts w:ascii="Cambria" w:hAnsi="Cambria"/>
            <w:sz w:val="28"/>
            <w:szCs w:val="28"/>
          </w:rPr>
          <w:t>,</w:t>
        </w:r>
      </w:ins>
      <w:r>
        <w:rPr>
          <w:rFonts w:ascii="Cambria" w:hAnsi="Cambria"/>
          <w:sz w:val="28"/>
          <w:szCs w:val="28"/>
        </w:rPr>
        <w:t xml:space="preserve"> please</w:t>
      </w:r>
      <w:ins w:id="12285" w:author="Claire S" w:date="2026-06-04T11:20:00Z" w16du:dateUtc="2026-06-04T10:20:00Z">
        <w:r w:rsidR="004A3386">
          <w:rPr>
            <w:rFonts w:ascii="Cambria" w:hAnsi="Cambria"/>
            <w:sz w:val="28"/>
            <w:szCs w:val="28"/>
          </w:rPr>
          <w:t>.</w:t>
        </w:r>
      </w:ins>
      <w:del w:id="12286" w:author="Claire S" w:date="2026-06-04T11:20:00Z" w16du:dateUtc="2026-06-04T10:20:00Z">
        <w:r w:rsidDel="004A3386">
          <w:rPr>
            <w:rFonts w:ascii="Cambria" w:hAnsi="Cambria"/>
            <w:sz w:val="28"/>
            <w:szCs w:val="28"/>
          </w:rPr>
          <w:delText>?</w:delText>
        </w:r>
      </w:del>
      <w:r>
        <w:rPr>
          <w:rFonts w:ascii="Cambria" w:hAnsi="Cambria"/>
          <w:sz w:val="28"/>
          <w:szCs w:val="28"/>
        </w:rPr>
        <w:t xml:space="preserve">’ </w:t>
      </w:r>
      <w:r w:rsidR="00F41F36">
        <w:rPr>
          <w:rFonts w:ascii="Cambria" w:hAnsi="Cambria"/>
          <w:sz w:val="28"/>
          <w:szCs w:val="28"/>
        </w:rPr>
        <w:t>The sergeant</w:t>
      </w:r>
      <w:r>
        <w:rPr>
          <w:rFonts w:ascii="Cambria" w:hAnsi="Cambria"/>
          <w:sz w:val="28"/>
          <w:szCs w:val="28"/>
        </w:rPr>
        <w:t xml:space="preserve"> gave her an email address</w:t>
      </w:r>
      <w:r w:rsidR="00D21767">
        <w:rPr>
          <w:rFonts w:ascii="Cambria" w:hAnsi="Cambria"/>
          <w:sz w:val="28"/>
          <w:szCs w:val="28"/>
        </w:rPr>
        <w:t xml:space="preserve">. </w:t>
      </w:r>
      <w:r w:rsidR="0069064C">
        <w:rPr>
          <w:rFonts w:ascii="Cambria" w:hAnsi="Cambria"/>
          <w:sz w:val="28"/>
          <w:szCs w:val="28"/>
        </w:rPr>
        <w:t>‘I promise</w:t>
      </w:r>
      <w:r w:rsidR="00D21767">
        <w:rPr>
          <w:rFonts w:ascii="Cambria" w:hAnsi="Cambria"/>
          <w:sz w:val="28"/>
          <w:szCs w:val="28"/>
        </w:rPr>
        <w:t xml:space="preserve"> </w:t>
      </w:r>
      <w:r w:rsidR="00B458E4">
        <w:rPr>
          <w:rFonts w:ascii="Cambria" w:hAnsi="Cambria"/>
          <w:sz w:val="28"/>
          <w:szCs w:val="28"/>
        </w:rPr>
        <w:t>we’ll</w:t>
      </w:r>
      <w:r w:rsidR="00F41F36">
        <w:rPr>
          <w:rFonts w:ascii="Cambria" w:hAnsi="Cambria"/>
          <w:sz w:val="28"/>
          <w:szCs w:val="28"/>
        </w:rPr>
        <w:t xml:space="preserve"> follow it up straight away.</w:t>
      </w:r>
      <w:r w:rsidR="0069064C">
        <w:rPr>
          <w:rFonts w:ascii="Cambria" w:hAnsi="Cambria"/>
          <w:sz w:val="28"/>
          <w:szCs w:val="28"/>
        </w:rPr>
        <w:t xml:space="preserve">’  </w:t>
      </w:r>
    </w:p>
    <w:p w14:paraId="1074410E" w14:textId="06A93CA2" w:rsidR="001008CC" w:rsidRDefault="002D31C2" w:rsidP="002D31C2">
      <w:pPr>
        <w:spacing w:line="360" w:lineRule="auto"/>
        <w:contextualSpacing/>
        <w:rPr>
          <w:rFonts w:ascii="Cambria" w:hAnsi="Cambria"/>
          <w:sz w:val="28"/>
          <w:szCs w:val="28"/>
        </w:rPr>
      </w:pPr>
      <w:r>
        <w:rPr>
          <w:rFonts w:ascii="Cambria" w:hAnsi="Cambria"/>
          <w:sz w:val="28"/>
          <w:szCs w:val="28"/>
        </w:rPr>
        <w:tab/>
        <w:t xml:space="preserve">After </w:t>
      </w:r>
      <w:r w:rsidR="0069064C">
        <w:rPr>
          <w:rFonts w:ascii="Cambria" w:hAnsi="Cambria"/>
          <w:sz w:val="28"/>
          <w:szCs w:val="28"/>
        </w:rPr>
        <w:t>Clara</w:t>
      </w:r>
      <w:r>
        <w:rPr>
          <w:rFonts w:ascii="Cambria" w:hAnsi="Cambria"/>
          <w:sz w:val="28"/>
          <w:szCs w:val="28"/>
        </w:rPr>
        <w:t xml:space="preserve"> </w:t>
      </w:r>
      <w:del w:id="12287" w:author="Claire S" w:date="2026-06-04T11:21:00Z" w16du:dateUtc="2026-06-04T10:21:00Z">
        <w:r w:rsidR="0069064C" w:rsidDel="004A3386">
          <w:rPr>
            <w:rFonts w:ascii="Cambria" w:hAnsi="Cambria"/>
            <w:sz w:val="28"/>
            <w:szCs w:val="28"/>
          </w:rPr>
          <w:delText xml:space="preserve">emailed </w:delText>
        </w:r>
      </w:del>
      <w:ins w:id="12288" w:author="Claire S" w:date="2026-06-04T11:21:00Z" w16du:dateUtc="2026-06-04T10:21:00Z">
        <w:r w:rsidR="004A3386">
          <w:rPr>
            <w:rFonts w:ascii="Cambria" w:hAnsi="Cambria"/>
            <w:sz w:val="28"/>
            <w:szCs w:val="28"/>
          </w:rPr>
          <w:t xml:space="preserve">emailed </w:t>
        </w:r>
      </w:ins>
      <w:del w:id="12289" w:author="Claire S" w:date="2026-06-04T11:21:00Z" w16du:dateUtc="2026-06-04T10:21:00Z">
        <w:r w:rsidR="0069064C" w:rsidDel="004A3386">
          <w:rPr>
            <w:rFonts w:ascii="Cambria" w:hAnsi="Cambria"/>
            <w:sz w:val="28"/>
            <w:szCs w:val="28"/>
          </w:rPr>
          <w:delText xml:space="preserve">the </w:delText>
        </w:r>
        <w:r w:rsidR="00A44B75" w:rsidDel="004A3386">
          <w:rPr>
            <w:rFonts w:ascii="Cambria" w:hAnsi="Cambria"/>
            <w:sz w:val="28"/>
            <w:szCs w:val="28"/>
          </w:rPr>
          <w:delText xml:space="preserve">digital </w:delText>
        </w:r>
        <w:r w:rsidR="0069064C" w:rsidDel="004A3386">
          <w:rPr>
            <w:rFonts w:ascii="Cambria" w:hAnsi="Cambria"/>
            <w:sz w:val="28"/>
            <w:szCs w:val="28"/>
          </w:rPr>
          <w:delText>file</w:delText>
        </w:r>
      </w:del>
      <w:ins w:id="12290" w:author="Claire S" w:date="2026-06-04T11:21:00Z" w16du:dateUtc="2026-06-04T10:21:00Z">
        <w:r w:rsidR="004A3386">
          <w:rPr>
            <w:rFonts w:ascii="Cambria" w:hAnsi="Cambria"/>
            <w:sz w:val="28"/>
            <w:szCs w:val="28"/>
          </w:rPr>
          <w:t>what</w:t>
        </w:r>
      </w:ins>
      <w:r w:rsidR="0069064C">
        <w:rPr>
          <w:rFonts w:ascii="Cambria" w:hAnsi="Cambria"/>
          <w:sz w:val="28"/>
          <w:szCs w:val="28"/>
        </w:rPr>
        <w:t xml:space="preserve"> she’d been sent</w:t>
      </w:r>
      <w:r w:rsidR="00D576B7">
        <w:rPr>
          <w:rFonts w:ascii="Cambria" w:hAnsi="Cambria"/>
          <w:sz w:val="28"/>
          <w:szCs w:val="28"/>
        </w:rPr>
        <w:t>,</w:t>
      </w:r>
      <w:r>
        <w:rPr>
          <w:rFonts w:ascii="Cambria" w:hAnsi="Cambria"/>
          <w:sz w:val="28"/>
          <w:szCs w:val="28"/>
        </w:rPr>
        <w:t xml:space="preserve"> she sat on the sofa</w:t>
      </w:r>
      <w:r w:rsidR="00B458E4">
        <w:rPr>
          <w:rFonts w:ascii="Cambria" w:hAnsi="Cambria"/>
          <w:sz w:val="28"/>
          <w:szCs w:val="28"/>
        </w:rPr>
        <w:t>,</w:t>
      </w:r>
      <w:r>
        <w:rPr>
          <w:rFonts w:ascii="Cambria" w:hAnsi="Cambria"/>
          <w:sz w:val="28"/>
          <w:szCs w:val="28"/>
        </w:rPr>
        <w:t xml:space="preserve"> </w:t>
      </w:r>
      <w:r w:rsidR="00F41F36">
        <w:rPr>
          <w:rFonts w:ascii="Cambria" w:hAnsi="Cambria"/>
          <w:sz w:val="28"/>
          <w:szCs w:val="28"/>
        </w:rPr>
        <w:t xml:space="preserve">staring blindly at </w:t>
      </w:r>
      <w:r w:rsidR="00007168">
        <w:rPr>
          <w:rFonts w:ascii="Cambria" w:hAnsi="Cambria"/>
          <w:sz w:val="28"/>
          <w:szCs w:val="28"/>
        </w:rPr>
        <w:t>the telly</w:t>
      </w:r>
      <w:r w:rsidR="00D72C1C">
        <w:rPr>
          <w:rFonts w:ascii="Cambria" w:hAnsi="Cambria"/>
          <w:sz w:val="28"/>
          <w:szCs w:val="28"/>
        </w:rPr>
        <w:t>. She ought to haul her laptop out</w:t>
      </w:r>
      <w:r w:rsidR="001E11C4">
        <w:rPr>
          <w:rFonts w:ascii="Cambria" w:hAnsi="Cambria"/>
          <w:sz w:val="28"/>
          <w:szCs w:val="28"/>
        </w:rPr>
        <w:t xml:space="preserve"> and do some</w:t>
      </w:r>
      <w:r w:rsidR="00570E8C">
        <w:rPr>
          <w:rFonts w:ascii="Cambria" w:hAnsi="Cambria"/>
          <w:sz w:val="28"/>
          <w:szCs w:val="28"/>
        </w:rPr>
        <w:t xml:space="preserve"> work, </w:t>
      </w:r>
      <w:r w:rsidR="00D72C1C">
        <w:rPr>
          <w:rFonts w:ascii="Cambria" w:hAnsi="Cambria"/>
          <w:sz w:val="28"/>
          <w:szCs w:val="28"/>
        </w:rPr>
        <w:t>but she felt numb</w:t>
      </w:r>
      <w:r w:rsidR="001008CC">
        <w:rPr>
          <w:rFonts w:ascii="Cambria" w:hAnsi="Cambria"/>
          <w:sz w:val="28"/>
          <w:szCs w:val="28"/>
        </w:rPr>
        <w:t xml:space="preserve">, waiting for some sort of news; praying the police </w:t>
      </w:r>
      <w:ins w:id="12291" w:author="Daisy Watt" w:date="2026-06-22T17:15:00Z" w16du:dateUtc="2026-06-22T15:15:00Z">
        <w:r w:rsidR="00692D0C">
          <w:rPr>
            <w:rFonts w:ascii="Cambria" w:hAnsi="Cambria"/>
            <w:sz w:val="28"/>
            <w:szCs w:val="28"/>
          </w:rPr>
          <w:t xml:space="preserve">– or even better, Violet herself – </w:t>
        </w:r>
      </w:ins>
      <w:r w:rsidR="001008CC">
        <w:rPr>
          <w:rFonts w:ascii="Cambria" w:hAnsi="Cambria"/>
          <w:sz w:val="28"/>
          <w:szCs w:val="28"/>
        </w:rPr>
        <w:t>would call her back</w:t>
      </w:r>
      <w:del w:id="12292" w:author="Daisy Watt" w:date="2026-06-22T17:15:00Z" w16du:dateUtc="2026-06-22T15:15:00Z">
        <w:r w:rsidR="001008CC">
          <w:rPr>
            <w:rFonts w:ascii="Cambria" w:hAnsi="Cambria"/>
            <w:sz w:val="28"/>
            <w:szCs w:val="28"/>
          </w:rPr>
          <w:delText>, or even better, Violet herself</w:delText>
        </w:r>
      </w:del>
      <w:r w:rsidR="001008CC">
        <w:rPr>
          <w:rFonts w:ascii="Cambria" w:hAnsi="Cambria"/>
          <w:sz w:val="28"/>
          <w:szCs w:val="28"/>
        </w:rPr>
        <w:t>.</w:t>
      </w:r>
    </w:p>
    <w:p w14:paraId="3377EFD3" w14:textId="7935A1E9" w:rsidR="001008CC" w:rsidRDefault="001008CC" w:rsidP="001008CC">
      <w:pPr>
        <w:spacing w:line="360" w:lineRule="auto"/>
        <w:ind w:firstLine="720"/>
        <w:contextualSpacing/>
        <w:rPr>
          <w:rFonts w:ascii="Cambria" w:hAnsi="Cambria"/>
          <w:sz w:val="28"/>
          <w:szCs w:val="28"/>
        </w:rPr>
      </w:pPr>
      <w:r>
        <w:rPr>
          <w:rFonts w:ascii="Cambria" w:hAnsi="Cambria"/>
          <w:sz w:val="28"/>
          <w:szCs w:val="28"/>
        </w:rPr>
        <w:t>Bu</w:t>
      </w:r>
      <w:ins w:id="12293" w:author="Daisy Watt" w:date="2026-06-22T17:26:00Z" w16du:dateUtc="2026-06-22T15:26:00Z">
        <w:r>
          <w:rPr>
            <w:rFonts w:ascii="Cambria" w:hAnsi="Cambria"/>
            <w:sz w:val="28"/>
            <w:szCs w:val="28"/>
          </w:rPr>
          <w:t>t</w:t>
        </w:r>
        <w:r w:rsidR="002C6616">
          <w:rPr>
            <w:rFonts w:ascii="Cambria" w:hAnsi="Cambria"/>
            <w:sz w:val="28"/>
            <w:szCs w:val="28"/>
          </w:rPr>
          <w:t>…</w:t>
        </w:r>
      </w:ins>
      <w:del w:id="12294" w:author="Daisy Watt" w:date="2026-06-22T17:26:00Z" w16du:dateUtc="2026-06-22T15:26:00Z">
        <w:r w:rsidDel="002C6616">
          <w:rPr>
            <w:rFonts w:ascii="Cambria" w:hAnsi="Cambria"/>
            <w:sz w:val="28"/>
            <w:szCs w:val="28"/>
          </w:rPr>
          <w:delText>t</w:delText>
        </w:r>
        <w:r>
          <w:rPr>
            <w:rFonts w:ascii="Cambria" w:hAnsi="Cambria"/>
            <w:sz w:val="28"/>
            <w:szCs w:val="28"/>
          </w:rPr>
          <w:delText xml:space="preserve"> –</w:delText>
        </w:r>
      </w:del>
      <w:r>
        <w:rPr>
          <w:rFonts w:ascii="Cambria" w:hAnsi="Cambria"/>
          <w:sz w:val="28"/>
          <w:szCs w:val="28"/>
        </w:rPr>
        <w:t xml:space="preserve"> was Violet even alive</w:t>
      </w:r>
      <w:ins w:id="12295" w:author="Daisy Watt" w:date="2026-06-22T17:26:00Z" w16du:dateUtc="2026-06-22T15:26:00Z">
        <w:r w:rsidR="002C6616">
          <w:rPr>
            <w:rFonts w:ascii="Cambria" w:hAnsi="Cambria"/>
            <w:sz w:val="28"/>
            <w:szCs w:val="28"/>
          </w:rPr>
          <w:t>,</w:t>
        </w:r>
      </w:ins>
      <w:r w:rsidR="008B5179">
        <w:rPr>
          <w:rFonts w:ascii="Cambria" w:hAnsi="Cambria"/>
          <w:sz w:val="28"/>
          <w:szCs w:val="28"/>
        </w:rPr>
        <w:t xml:space="preserve"> anymore</w:t>
      </w:r>
      <w:r>
        <w:rPr>
          <w:rFonts w:ascii="Cambria" w:hAnsi="Cambria"/>
          <w:sz w:val="28"/>
          <w:szCs w:val="28"/>
        </w:rPr>
        <w:t>?</w:t>
      </w:r>
    </w:p>
    <w:p w14:paraId="5408060C" w14:textId="24017EA6" w:rsidR="009C7114" w:rsidRDefault="007E752A" w:rsidP="00006650">
      <w:pPr>
        <w:spacing w:line="360" w:lineRule="auto"/>
        <w:ind w:firstLine="720"/>
        <w:contextualSpacing/>
        <w:rPr>
          <w:rFonts w:ascii="Cambria" w:hAnsi="Cambria"/>
          <w:sz w:val="28"/>
          <w:szCs w:val="28"/>
        </w:rPr>
      </w:pPr>
      <w:r>
        <w:rPr>
          <w:rFonts w:ascii="Cambria" w:hAnsi="Cambria"/>
          <w:sz w:val="28"/>
          <w:szCs w:val="28"/>
        </w:rPr>
        <w:t>Her friend was</w:t>
      </w:r>
      <w:r w:rsidR="001008CC">
        <w:rPr>
          <w:rFonts w:ascii="Cambria" w:hAnsi="Cambria"/>
          <w:sz w:val="28"/>
          <w:szCs w:val="28"/>
        </w:rPr>
        <w:t xml:space="preserve"> </w:t>
      </w:r>
      <w:commentRangeStart w:id="12296"/>
      <w:r w:rsidR="001008CC">
        <w:rPr>
          <w:rFonts w:ascii="Cambria" w:hAnsi="Cambria"/>
          <w:sz w:val="28"/>
          <w:szCs w:val="28"/>
        </w:rPr>
        <w:t xml:space="preserve">such a </w:t>
      </w:r>
      <w:del w:id="12297" w:author="Claire S" w:date="2026-07-27T16:57:00Z" w16du:dateUtc="2026-07-27T15:57:00Z">
        <w:r w:rsidR="001008CC" w:rsidDel="000D5D7E">
          <w:rPr>
            <w:rFonts w:ascii="Cambria" w:hAnsi="Cambria"/>
            <w:sz w:val="28"/>
            <w:szCs w:val="28"/>
          </w:rPr>
          <w:delText>vital kind of girl</w:delText>
        </w:r>
      </w:del>
      <w:ins w:id="12298" w:author="Claire S" w:date="2026-07-27T16:57:00Z" w16du:dateUtc="2026-07-27T15:57:00Z">
        <w:r w:rsidR="000D5D7E">
          <w:rPr>
            <w:rFonts w:ascii="Cambria" w:hAnsi="Cambria"/>
            <w:sz w:val="28"/>
            <w:szCs w:val="28"/>
          </w:rPr>
          <w:t>sweetheart</w:t>
        </w:r>
      </w:ins>
      <w:r w:rsidR="001A4D40">
        <w:rPr>
          <w:rFonts w:ascii="Cambria" w:hAnsi="Cambria"/>
          <w:sz w:val="28"/>
          <w:szCs w:val="28"/>
        </w:rPr>
        <w:t>; so</w:t>
      </w:r>
      <w:r w:rsidR="001008CC">
        <w:rPr>
          <w:rFonts w:ascii="Cambria" w:hAnsi="Cambria"/>
          <w:sz w:val="28"/>
          <w:szCs w:val="28"/>
        </w:rPr>
        <w:t xml:space="preserve"> </w:t>
      </w:r>
      <w:del w:id="12299" w:author="Claire S" w:date="2026-07-27T16:57:00Z" w16du:dateUtc="2026-07-27T15:57:00Z">
        <w:r w:rsidR="001008CC" w:rsidDel="000D5D7E">
          <w:rPr>
            <w:rFonts w:ascii="Cambria" w:hAnsi="Cambria"/>
            <w:sz w:val="28"/>
            <w:szCs w:val="28"/>
          </w:rPr>
          <w:delText xml:space="preserve">dynamic, </w:delText>
        </w:r>
      </w:del>
      <w:r w:rsidR="001008CC">
        <w:rPr>
          <w:rFonts w:ascii="Cambria" w:hAnsi="Cambria"/>
          <w:sz w:val="28"/>
          <w:szCs w:val="28"/>
        </w:rPr>
        <w:t>enthusiastic,</w:t>
      </w:r>
      <w:ins w:id="12300" w:author="Claire S" w:date="2026-07-27T16:57:00Z" w16du:dateUtc="2026-07-27T15:57:00Z">
        <w:r w:rsidR="000D5D7E">
          <w:rPr>
            <w:rFonts w:ascii="Cambria" w:hAnsi="Cambria"/>
            <w:sz w:val="28"/>
            <w:szCs w:val="28"/>
          </w:rPr>
          <w:t xml:space="preserve"> and</w:t>
        </w:r>
      </w:ins>
      <w:r w:rsidR="001008CC">
        <w:rPr>
          <w:rFonts w:ascii="Cambria" w:hAnsi="Cambria"/>
          <w:sz w:val="28"/>
          <w:szCs w:val="28"/>
        </w:rPr>
        <w:t xml:space="preserve"> </w:t>
      </w:r>
      <w:commentRangeEnd w:id="12296"/>
      <w:r w:rsidR="00D9213A">
        <w:rPr>
          <w:rStyle w:val="CommentReference"/>
          <w:rFonts w:ascii="Cambria" w:hAnsi="Cambria"/>
          <w:sz w:val="28"/>
          <w:szCs w:val="28"/>
        </w:rPr>
        <w:commentReference w:id="12296"/>
      </w:r>
      <w:r w:rsidR="001008CC">
        <w:rPr>
          <w:rFonts w:ascii="Cambria" w:hAnsi="Cambria"/>
          <w:sz w:val="28"/>
          <w:szCs w:val="28"/>
        </w:rPr>
        <w:t xml:space="preserve">full of plans. </w:t>
      </w:r>
      <w:commentRangeStart w:id="12301"/>
      <w:ins w:id="12302" w:author="Claire S" w:date="2026-05-27T15:17:00Z" w16du:dateUtc="2026-05-27T14:17:00Z">
        <w:r w:rsidR="008E7DB8">
          <w:rPr>
            <w:rFonts w:ascii="Cambria" w:hAnsi="Cambria"/>
            <w:sz w:val="28"/>
            <w:szCs w:val="28"/>
          </w:rPr>
          <w:t xml:space="preserve">She hadn’t even minded when Clara got </w:t>
        </w:r>
      </w:ins>
      <w:ins w:id="12303" w:author="Claire S" w:date="2026-07-27T16:58:00Z" w16du:dateUtc="2026-07-27T15:58:00Z">
        <w:r w:rsidR="00006650">
          <w:rPr>
            <w:rFonts w:ascii="Cambria" w:hAnsi="Cambria"/>
            <w:sz w:val="28"/>
            <w:szCs w:val="28"/>
          </w:rPr>
          <w:t>promoted</w:t>
        </w:r>
      </w:ins>
      <w:ins w:id="12304" w:author="Claire S" w:date="2026-05-27T15:17:00Z" w16du:dateUtc="2026-05-27T14:17:00Z">
        <w:r w:rsidR="008E7DB8">
          <w:rPr>
            <w:rFonts w:ascii="Cambria" w:hAnsi="Cambria"/>
            <w:sz w:val="28"/>
            <w:szCs w:val="28"/>
          </w:rPr>
          <w:t xml:space="preserve"> </w:t>
        </w:r>
      </w:ins>
      <w:ins w:id="12305" w:author="Claire S" w:date="2026-07-27T17:01:00Z" w16du:dateUtc="2026-07-27T16:01:00Z">
        <w:r w:rsidR="00522A89">
          <w:rPr>
            <w:rFonts w:ascii="Cambria" w:hAnsi="Cambria"/>
            <w:sz w:val="28"/>
            <w:szCs w:val="28"/>
          </w:rPr>
          <w:t>to editor</w:t>
        </w:r>
      </w:ins>
      <w:ins w:id="12306" w:author="Claire S" w:date="2026-05-27T15:17:00Z" w16du:dateUtc="2026-05-27T14:17:00Z">
        <w:r w:rsidR="008E7DB8">
          <w:rPr>
            <w:rFonts w:ascii="Cambria" w:hAnsi="Cambria"/>
            <w:sz w:val="28"/>
            <w:szCs w:val="28"/>
          </w:rPr>
          <w:t xml:space="preserve">; she said she loved working for Dex. </w:t>
        </w:r>
      </w:ins>
      <w:commentRangeEnd w:id="12301"/>
      <w:r w:rsidR="000C7337">
        <w:rPr>
          <w:rStyle w:val="CommentReference"/>
          <w:rFonts w:ascii="Cambria" w:hAnsi="Cambria"/>
          <w:sz w:val="28"/>
          <w:szCs w:val="28"/>
        </w:rPr>
        <w:commentReference w:id="12301"/>
      </w:r>
      <w:ins w:id="12307" w:author="Claire S" w:date="2026-06-04T11:21:00Z" w16du:dateUtc="2026-06-04T10:21:00Z">
        <w:r w:rsidR="004A3386">
          <w:rPr>
            <w:rFonts w:ascii="Cambria" w:hAnsi="Cambria"/>
            <w:sz w:val="28"/>
            <w:szCs w:val="28"/>
          </w:rPr>
          <w:t xml:space="preserve">She’d been so supportive when </w:t>
        </w:r>
      </w:ins>
      <w:ins w:id="12308" w:author="Claire S" w:date="2026-07-27T17:01:00Z" w16du:dateUtc="2026-07-27T16:01:00Z">
        <w:r w:rsidR="00F85F30">
          <w:rPr>
            <w:rFonts w:ascii="Cambria" w:hAnsi="Cambria"/>
            <w:sz w:val="28"/>
            <w:szCs w:val="28"/>
          </w:rPr>
          <w:t xml:space="preserve">Clara </w:t>
        </w:r>
      </w:ins>
      <w:ins w:id="12309" w:author="Claire S" w:date="2026-07-27T17:02:00Z" w16du:dateUtc="2026-07-27T16:02:00Z">
        <w:r w:rsidR="00F85F30">
          <w:rPr>
            <w:rFonts w:ascii="Cambria" w:hAnsi="Cambria"/>
            <w:sz w:val="28"/>
            <w:szCs w:val="28"/>
          </w:rPr>
          <w:t>was miserable about her ex; even</w:t>
        </w:r>
      </w:ins>
      <w:ins w:id="12310" w:author="Daisy Watt" w:date="2026-06-22T18:08:00Z" w16du:dateUtc="2026-06-22T16:08:00Z">
        <w:del w:id="12311" w:author="Claire S" w:date="2026-07-27T17:02:00Z" w16du:dateUtc="2026-07-27T16:02:00Z">
          <w:r w:rsidR="008B0060" w:rsidDel="00F85F30">
            <w:rPr>
              <w:rFonts w:ascii="Cambria" w:hAnsi="Cambria"/>
              <w:sz w:val="28"/>
              <w:szCs w:val="28"/>
            </w:rPr>
            <w:delText>,</w:delText>
          </w:r>
        </w:del>
      </w:ins>
      <w:ins w:id="12312" w:author="Claire S" w:date="2026-06-04T11:21:00Z" w16du:dateUtc="2026-06-04T10:21:00Z">
        <w:r w:rsidR="004A3386">
          <w:rPr>
            <w:rFonts w:ascii="Cambria" w:hAnsi="Cambria"/>
            <w:sz w:val="28"/>
            <w:szCs w:val="28"/>
          </w:rPr>
          <w:t xml:space="preserve"> </w:t>
        </w:r>
      </w:ins>
      <w:ins w:id="12313" w:author="Claire S" w:date="2026-07-27T17:01:00Z" w16du:dateUtc="2026-07-27T16:01:00Z">
        <w:r w:rsidR="00F85F30">
          <w:rPr>
            <w:rFonts w:ascii="Cambria" w:hAnsi="Cambria"/>
            <w:sz w:val="28"/>
            <w:szCs w:val="28"/>
          </w:rPr>
          <w:t xml:space="preserve">suggesting and </w:t>
        </w:r>
      </w:ins>
      <w:ins w:id="12314" w:author="Daisy Watt" w:date="2026-06-22T18:08:00Z" w16du:dateUtc="2026-06-22T16:08:00Z">
        <w:del w:id="12315" w:author="Claire S" w:date="2026-07-27T17:01:00Z" w16du:dateUtc="2026-07-27T16:01:00Z">
          <w:r w:rsidR="008B0060" w:rsidDel="00F85F30">
            <w:rPr>
              <w:rFonts w:ascii="Cambria" w:hAnsi="Cambria"/>
              <w:sz w:val="28"/>
              <w:szCs w:val="28"/>
            </w:rPr>
            <w:delText>more recently,</w:delText>
          </w:r>
          <w:r w:rsidR="004A3386" w:rsidDel="00F85F30">
            <w:rPr>
              <w:rFonts w:ascii="Cambria" w:hAnsi="Cambria"/>
              <w:sz w:val="28"/>
              <w:szCs w:val="28"/>
            </w:rPr>
            <w:delText xml:space="preserve"> </w:delText>
          </w:r>
        </w:del>
      </w:ins>
      <w:ins w:id="12316" w:author="Claire S" w:date="2026-06-04T11:21:00Z" w16du:dateUtc="2026-06-04T10:21:00Z">
        <w:r w:rsidR="005371C2">
          <w:rPr>
            <w:rFonts w:ascii="Cambria" w:hAnsi="Cambria"/>
            <w:sz w:val="28"/>
            <w:szCs w:val="28"/>
          </w:rPr>
          <w:t>arrang</w:t>
        </w:r>
      </w:ins>
      <w:ins w:id="12317" w:author="Claire S" w:date="2026-07-27T17:01:00Z" w16du:dateUtc="2026-07-27T16:01:00Z">
        <w:r w:rsidR="00F85F30">
          <w:rPr>
            <w:rFonts w:ascii="Cambria" w:hAnsi="Cambria"/>
            <w:sz w:val="28"/>
            <w:szCs w:val="28"/>
          </w:rPr>
          <w:t>ing</w:t>
        </w:r>
      </w:ins>
      <w:ins w:id="12318" w:author="Claire S" w:date="2026-06-04T11:21:00Z" w16du:dateUtc="2026-06-04T10:21:00Z">
        <w:r w:rsidR="005371C2">
          <w:rPr>
            <w:rFonts w:ascii="Cambria" w:hAnsi="Cambria"/>
            <w:sz w:val="28"/>
            <w:szCs w:val="28"/>
          </w:rPr>
          <w:t xml:space="preserve"> </w:t>
        </w:r>
      </w:ins>
      <w:del w:id="12319" w:author="Claire S" w:date="2026-06-04T11:21:00Z" w16du:dateUtc="2026-06-04T10:21:00Z">
        <w:r w:rsidR="001008CC" w:rsidDel="005371C2">
          <w:rPr>
            <w:rFonts w:ascii="Cambria" w:hAnsi="Cambria"/>
            <w:sz w:val="28"/>
            <w:szCs w:val="28"/>
          </w:rPr>
          <w:delText>They</w:delText>
        </w:r>
        <w:r w:rsidR="001E11C4" w:rsidDel="005371C2">
          <w:rPr>
            <w:rFonts w:ascii="Cambria" w:hAnsi="Cambria"/>
            <w:sz w:val="28"/>
            <w:szCs w:val="28"/>
          </w:rPr>
          <w:delText xml:space="preserve"> had </w:delText>
        </w:r>
      </w:del>
      <w:r w:rsidR="001E11C4">
        <w:rPr>
          <w:rFonts w:ascii="Cambria" w:hAnsi="Cambria"/>
          <w:sz w:val="28"/>
          <w:szCs w:val="28"/>
        </w:rPr>
        <w:t>a</w:t>
      </w:r>
      <w:del w:id="12320" w:author="Claire S" w:date="2026-07-27T17:01:00Z" w16du:dateUtc="2026-07-27T16:01:00Z">
        <w:r w:rsidR="001E11C4" w:rsidDel="00F85F30">
          <w:rPr>
            <w:rFonts w:ascii="Cambria" w:hAnsi="Cambria"/>
            <w:sz w:val="28"/>
            <w:szCs w:val="28"/>
          </w:rPr>
          <w:delText xml:space="preserve"> long</w:delText>
        </w:r>
      </w:del>
      <w:r w:rsidR="001E11C4">
        <w:rPr>
          <w:rFonts w:ascii="Cambria" w:hAnsi="Cambria"/>
          <w:sz w:val="28"/>
          <w:szCs w:val="28"/>
        </w:rPr>
        <w:t xml:space="preserve"> weekend </w:t>
      </w:r>
      <w:del w:id="12321" w:author="Daisy Watt" w:date="2026-06-22T18:08:00Z" w16du:dateUtc="2026-06-22T16:08:00Z">
        <w:r w:rsidR="001E11C4" w:rsidDel="005371C2">
          <w:rPr>
            <w:rFonts w:ascii="Cambria" w:hAnsi="Cambria"/>
            <w:sz w:val="28"/>
            <w:szCs w:val="28"/>
          </w:rPr>
          <w:delText xml:space="preserve">booked </w:delText>
        </w:r>
        <w:r w:rsidR="001E11C4">
          <w:rPr>
            <w:rFonts w:ascii="Cambria" w:hAnsi="Cambria"/>
            <w:sz w:val="28"/>
            <w:szCs w:val="28"/>
          </w:rPr>
          <w:delText>in</w:delText>
        </w:r>
      </w:del>
      <w:ins w:id="12322" w:author="Daisy Watt" w:date="2026-06-22T18:08:00Z" w16du:dateUtc="2026-06-22T16:08:00Z">
        <w:r w:rsidR="008B0060">
          <w:rPr>
            <w:rFonts w:ascii="Cambria" w:hAnsi="Cambria"/>
            <w:sz w:val="28"/>
            <w:szCs w:val="28"/>
          </w:rPr>
          <w:t>for</w:t>
        </w:r>
        <w:r w:rsidR="00E226A2">
          <w:rPr>
            <w:rFonts w:ascii="Cambria" w:hAnsi="Cambria"/>
            <w:sz w:val="28"/>
            <w:szCs w:val="28"/>
          </w:rPr>
          <w:t xml:space="preserve"> the two of them in</w:t>
        </w:r>
      </w:ins>
      <w:r w:rsidR="001E11C4">
        <w:rPr>
          <w:rFonts w:ascii="Cambria" w:hAnsi="Cambria"/>
          <w:sz w:val="28"/>
          <w:szCs w:val="28"/>
        </w:rPr>
        <w:t xml:space="preserve"> February</w:t>
      </w:r>
      <w:r w:rsidR="00D20822">
        <w:rPr>
          <w:rFonts w:ascii="Cambria" w:hAnsi="Cambria"/>
          <w:sz w:val="28"/>
          <w:szCs w:val="28"/>
        </w:rPr>
        <w:t xml:space="preserve"> next year</w:t>
      </w:r>
      <w:r w:rsidR="001E11C4">
        <w:rPr>
          <w:rFonts w:ascii="Cambria" w:hAnsi="Cambria"/>
          <w:sz w:val="28"/>
          <w:szCs w:val="28"/>
        </w:rPr>
        <w:t xml:space="preserve"> – a trip </w:t>
      </w:r>
      <w:r w:rsidR="001008CC">
        <w:rPr>
          <w:rFonts w:ascii="Cambria" w:hAnsi="Cambria"/>
          <w:sz w:val="28"/>
          <w:szCs w:val="28"/>
        </w:rPr>
        <w:t>to Venice for the Carnival</w:t>
      </w:r>
      <w:del w:id="12323" w:author="Claire S" w:date="2026-06-04T11:21:00Z" w16du:dateUtc="2026-06-04T10:21:00Z">
        <w:r w:rsidR="00044BEE" w:rsidDel="005371C2">
          <w:rPr>
            <w:rFonts w:ascii="Cambria" w:hAnsi="Cambria"/>
            <w:sz w:val="28"/>
            <w:szCs w:val="28"/>
          </w:rPr>
          <w:delText>, which</w:delText>
        </w:r>
        <w:r w:rsidR="001008CC" w:rsidDel="005371C2">
          <w:rPr>
            <w:rFonts w:ascii="Cambria" w:hAnsi="Cambria"/>
            <w:sz w:val="28"/>
            <w:szCs w:val="28"/>
          </w:rPr>
          <w:delText xml:space="preserve"> Violet had </w:delText>
        </w:r>
        <w:r w:rsidR="00044BEE" w:rsidDel="005371C2">
          <w:rPr>
            <w:rFonts w:ascii="Cambria" w:hAnsi="Cambria"/>
            <w:sz w:val="28"/>
            <w:szCs w:val="28"/>
          </w:rPr>
          <w:delText>organised</w:delText>
        </w:r>
        <w:r w:rsidR="003C670D" w:rsidDel="005371C2">
          <w:rPr>
            <w:rFonts w:ascii="Cambria" w:hAnsi="Cambria"/>
            <w:sz w:val="28"/>
            <w:szCs w:val="28"/>
          </w:rPr>
          <w:delText xml:space="preserve"> a few months ago</w:delText>
        </w:r>
      </w:del>
      <w:del w:id="12324" w:author="Claire S" w:date="2026-07-27T17:02:00Z" w16du:dateUtc="2026-07-27T16:02:00Z">
        <w:r w:rsidR="00F348BC" w:rsidDel="00F85F30">
          <w:rPr>
            <w:rFonts w:ascii="Cambria" w:hAnsi="Cambria"/>
            <w:sz w:val="28"/>
            <w:szCs w:val="28"/>
          </w:rPr>
          <w:delText>,</w:delText>
        </w:r>
      </w:del>
      <w:ins w:id="12325" w:author="Claire S" w:date="2026-07-27T17:02:00Z" w16du:dateUtc="2026-07-27T16:02:00Z">
        <w:r w:rsidR="00F85F30">
          <w:rPr>
            <w:rFonts w:ascii="Cambria" w:hAnsi="Cambria"/>
            <w:sz w:val="28"/>
            <w:szCs w:val="28"/>
          </w:rPr>
          <w:t>. Violet had seemed</w:t>
        </w:r>
      </w:ins>
      <w:r w:rsidR="00F348BC">
        <w:rPr>
          <w:rFonts w:ascii="Cambria" w:hAnsi="Cambria"/>
          <w:sz w:val="28"/>
          <w:szCs w:val="28"/>
        </w:rPr>
        <w:t xml:space="preserve"> </w:t>
      </w:r>
      <w:r w:rsidR="009C7114">
        <w:rPr>
          <w:rFonts w:ascii="Cambria" w:hAnsi="Cambria"/>
          <w:sz w:val="28"/>
          <w:szCs w:val="28"/>
        </w:rPr>
        <w:t>eager for</w:t>
      </w:r>
      <w:r w:rsidR="00F348BC">
        <w:rPr>
          <w:rFonts w:ascii="Cambria" w:hAnsi="Cambria"/>
          <w:sz w:val="28"/>
          <w:szCs w:val="28"/>
        </w:rPr>
        <w:t xml:space="preserve"> a project after a heartbreak</w:t>
      </w:r>
      <w:ins w:id="12326" w:author="Claire S" w:date="2026-06-04T11:22:00Z" w16du:dateUtc="2026-06-04T10:22:00Z">
        <w:r w:rsidR="005371C2">
          <w:rPr>
            <w:rFonts w:ascii="Cambria" w:hAnsi="Cambria"/>
            <w:sz w:val="28"/>
            <w:szCs w:val="28"/>
          </w:rPr>
          <w:t xml:space="preserve"> of her own</w:t>
        </w:r>
      </w:ins>
      <w:r w:rsidR="00F348BC">
        <w:rPr>
          <w:rFonts w:ascii="Cambria" w:hAnsi="Cambria"/>
          <w:sz w:val="28"/>
          <w:szCs w:val="28"/>
        </w:rPr>
        <w:t xml:space="preserve"> that </w:t>
      </w:r>
      <w:r w:rsidR="009C7114">
        <w:rPr>
          <w:rFonts w:ascii="Cambria" w:hAnsi="Cambria"/>
          <w:sz w:val="28"/>
          <w:szCs w:val="28"/>
        </w:rPr>
        <w:t>saw</w:t>
      </w:r>
      <w:r w:rsidR="00F348BC">
        <w:rPr>
          <w:rFonts w:ascii="Cambria" w:hAnsi="Cambria"/>
          <w:sz w:val="28"/>
          <w:szCs w:val="28"/>
        </w:rPr>
        <w:t xml:space="preserve"> </w:t>
      </w:r>
      <w:r w:rsidR="009C7114">
        <w:rPr>
          <w:rFonts w:ascii="Cambria" w:hAnsi="Cambria"/>
          <w:sz w:val="28"/>
          <w:szCs w:val="28"/>
        </w:rPr>
        <w:t xml:space="preserve">her </w:t>
      </w:r>
      <w:r w:rsidR="00F348BC">
        <w:rPr>
          <w:rFonts w:ascii="Cambria" w:hAnsi="Cambria"/>
          <w:sz w:val="28"/>
          <w:szCs w:val="28"/>
        </w:rPr>
        <w:t>light dimmed for a while</w:t>
      </w:r>
      <w:ins w:id="12327" w:author="Daisy Watt" w:date="2026-06-22T18:09:00Z" w16du:dateUtc="2026-06-22T16:09:00Z">
        <w:r w:rsidR="00835C8A">
          <w:rPr>
            <w:rFonts w:ascii="Cambria" w:hAnsi="Cambria"/>
            <w:sz w:val="28"/>
            <w:szCs w:val="28"/>
          </w:rPr>
          <w:t xml:space="preserve">, </w:t>
        </w:r>
        <w:r w:rsidR="0028506D">
          <w:rPr>
            <w:rFonts w:ascii="Cambria" w:hAnsi="Cambria"/>
            <w:sz w:val="28"/>
            <w:szCs w:val="28"/>
          </w:rPr>
          <w:t>during the</w:t>
        </w:r>
        <w:r w:rsidR="00835C8A">
          <w:rPr>
            <w:rFonts w:ascii="Cambria" w:hAnsi="Cambria"/>
            <w:sz w:val="28"/>
            <w:szCs w:val="28"/>
          </w:rPr>
          <w:t xml:space="preserve"> summer</w:t>
        </w:r>
      </w:ins>
      <w:r w:rsidR="001A4D40">
        <w:rPr>
          <w:rFonts w:ascii="Cambria" w:hAnsi="Cambria"/>
          <w:sz w:val="28"/>
          <w:szCs w:val="28"/>
        </w:rPr>
        <w:t>.</w:t>
      </w:r>
      <w:r w:rsidR="005257C1">
        <w:rPr>
          <w:rFonts w:ascii="Cambria" w:hAnsi="Cambria"/>
          <w:sz w:val="28"/>
          <w:szCs w:val="28"/>
        </w:rPr>
        <w:t xml:space="preserve">  </w:t>
      </w:r>
      <w:del w:id="12328" w:author="Daisy Watt" w:date="2026-06-22T17:27:00Z" w16du:dateUtc="2026-06-22T15:27:00Z">
        <w:r w:rsidR="005257C1">
          <w:rPr>
            <w:rFonts w:ascii="Cambria" w:hAnsi="Cambria"/>
            <w:sz w:val="28"/>
            <w:szCs w:val="28"/>
          </w:rPr>
          <w:delText>Clara</w:delText>
        </w:r>
        <w:r w:rsidR="00F348BC">
          <w:rPr>
            <w:rFonts w:ascii="Cambria" w:hAnsi="Cambria"/>
            <w:sz w:val="28"/>
            <w:szCs w:val="28"/>
          </w:rPr>
          <w:delText xml:space="preserve"> </w:delText>
        </w:r>
        <w:r w:rsidR="009C7114">
          <w:rPr>
            <w:rFonts w:ascii="Cambria" w:hAnsi="Cambria"/>
            <w:sz w:val="28"/>
            <w:szCs w:val="28"/>
          </w:rPr>
          <w:delText>had been</w:delText>
        </w:r>
        <w:r w:rsidR="00F348BC">
          <w:rPr>
            <w:rFonts w:ascii="Cambria" w:hAnsi="Cambria"/>
            <w:sz w:val="28"/>
            <w:szCs w:val="28"/>
          </w:rPr>
          <w:delText xml:space="preserve"> glad to </w:delText>
        </w:r>
        <w:r w:rsidR="005257C1">
          <w:rPr>
            <w:rFonts w:ascii="Cambria" w:hAnsi="Cambria"/>
            <w:sz w:val="28"/>
            <w:szCs w:val="28"/>
          </w:rPr>
          <w:delText>let her take the lead</w:delText>
        </w:r>
        <w:r w:rsidR="00F348BC">
          <w:rPr>
            <w:rFonts w:ascii="Cambria" w:hAnsi="Cambria"/>
            <w:sz w:val="28"/>
            <w:szCs w:val="28"/>
          </w:rPr>
          <w:delText>,</w:delText>
        </w:r>
        <w:r w:rsidR="00A34870">
          <w:rPr>
            <w:rFonts w:ascii="Cambria" w:hAnsi="Cambria"/>
            <w:sz w:val="28"/>
            <w:szCs w:val="28"/>
          </w:rPr>
          <w:delText xml:space="preserve"> </w:delText>
        </w:r>
        <w:r w:rsidR="009C7114">
          <w:rPr>
            <w:rFonts w:ascii="Cambria" w:hAnsi="Cambria"/>
            <w:sz w:val="28"/>
            <w:szCs w:val="28"/>
          </w:rPr>
          <w:delText xml:space="preserve">because she knew her friend was </w:delText>
        </w:r>
        <w:r w:rsidR="0023336A">
          <w:rPr>
            <w:rFonts w:ascii="Cambria" w:hAnsi="Cambria"/>
            <w:sz w:val="28"/>
            <w:szCs w:val="28"/>
          </w:rPr>
          <w:delText xml:space="preserve">so </w:delText>
        </w:r>
        <w:r w:rsidR="009C7114" w:rsidRPr="00444159">
          <w:rPr>
            <w:rFonts w:ascii="Cambria" w:hAnsi="Cambria"/>
            <w:sz w:val="28"/>
            <w:szCs w:val="28"/>
            <w:highlight w:val="yellow"/>
            <w:rPrChange w:id="12329" w:author="Daisy Watt" w:date="2026-06-23T12:42:00Z" w16du:dateUtc="2026-06-23T10:42:00Z">
              <w:rPr>
                <w:rFonts w:ascii="Cambria" w:hAnsi="Cambria"/>
                <w:sz w:val="28"/>
                <w:szCs w:val="28"/>
              </w:rPr>
            </w:rPrChange>
          </w:rPr>
          <w:delText>gutted</w:delText>
        </w:r>
        <w:r w:rsidR="009C7114">
          <w:rPr>
            <w:rFonts w:ascii="Cambria" w:hAnsi="Cambria"/>
            <w:sz w:val="28"/>
            <w:szCs w:val="28"/>
          </w:rPr>
          <w:delText>.</w:delText>
        </w:r>
      </w:del>
    </w:p>
    <w:p w14:paraId="2F2E3EE8" w14:textId="6A41648B" w:rsidR="00DE5C7E" w:rsidRDefault="008B5179" w:rsidP="000E72C8">
      <w:pPr>
        <w:spacing w:line="360" w:lineRule="auto"/>
        <w:ind w:firstLine="720"/>
        <w:contextualSpacing/>
        <w:rPr>
          <w:ins w:id="12330" w:author="Claire S" w:date="2026-06-04T11:22:00Z" w16du:dateUtc="2026-06-04T10:22:00Z"/>
          <w:rFonts w:ascii="Cambria" w:hAnsi="Cambria"/>
          <w:sz w:val="28"/>
          <w:szCs w:val="28"/>
        </w:rPr>
      </w:pPr>
      <w:r>
        <w:rPr>
          <w:rFonts w:ascii="Cambria" w:hAnsi="Cambria"/>
          <w:sz w:val="28"/>
          <w:szCs w:val="28"/>
        </w:rPr>
        <w:t>Head in hands,</w:t>
      </w:r>
      <w:r w:rsidR="00044BEE">
        <w:rPr>
          <w:rFonts w:ascii="Cambria" w:hAnsi="Cambria"/>
          <w:sz w:val="28"/>
          <w:szCs w:val="28"/>
        </w:rPr>
        <w:t xml:space="preserve"> Clara</w:t>
      </w:r>
      <w:r w:rsidR="009C7114">
        <w:rPr>
          <w:rFonts w:ascii="Cambria" w:hAnsi="Cambria"/>
          <w:sz w:val="28"/>
          <w:szCs w:val="28"/>
        </w:rPr>
        <w:t xml:space="preserve"> thought back</w:t>
      </w:r>
      <w:r w:rsidR="00044BEE">
        <w:rPr>
          <w:rFonts w:ascii="Cambria" w:hAnsi="Cambria"/>
          <w:sz w:val="28"/>
          <w:szCs w:val="28"/>
        </w:rPr>
        <w:t xml:space="preserve"> </w:t>
      </w:r>
      <w:r w:rsidR="00A9306E">
        <w:rPr>
          <w:rFonts w:ascii="Cambria" w:hAnsi="Cambria"/>
          <w:sz w:val="28"/>
          <w:szCs w:val="28"/>
        </w:rPr>
        <w:t xml:space="preserve">to </w:t>
      </w:r>
      <w:del w:id="12331" w:author="Daisy Watt" w:date="2026-06-22T18:09:00Z" w16du:dateUtc="2026-06-22T16:09:00Z">
        <w:r w:rsidR="003C670D">
          <w:rPr>
            <w:rFonts w:ascii="Cambria" w:hAnsi="Cambria"/>
            <w:sz w:val="28"/>
            <w:szCs w:val="28"/>
          </w:rPr>
          <w:delText>the summer</w:delText>
        </w:r>
      </w:del>
      <w:ins w:id="12332" w:author="Daisy Watt" w:date="2026-06-22T18:09:00Z" w16du:dateUtc="2026-06-22T16:09:00Z">
        <w:r w:rsidR="009130CE">
          <w:rPr>
            <w:rFonts w:ascii="Cambria" w:hAnsi="Cambria"/>
            <w:sz w:val="28"/>
            <w:szCs w:val="28"/>
          </w:rPr>
          <w:t>that time</w:t>
        </w:r>
      </w:ins>
      <w:r w:rsidR="009C7114">
        <w:rPr>
          <w:rFonts w:ascii="Cambria" w:hAnsi="Cambria"/>
          <w:sz w:val="28"/>
          <w:szCs w:val="28"/>
        </w:rPr>
        <w:t xml:space="preserve">. What did she know about </w:t>
      </w:r>
      <w:r w:rsidR="0070340A">
        <w:rPr>
          <w:rFonts w:ascii="Cambria" w:hAnsi="Cambria"/>
          <w:sz w:val="28"/>
          <w:szCs w:val="28"/>
        </w:rPr>
        <w:t xml:space="preserve">the </w:t>
      </w:r>
      <w:r>
        <w:rPr>
          <w:rFonts w:ascii="Cambria" w:hAnsi="Cambria"/>
          <w:sz w:val="28"/>
          <w:szCs w:val="28"/>
        </w:rPr>
        <w:t>person</w:t>
      </w:r>
      <w:r w:rsidR="0070340A">
        <w:rPr>
          <w:rFonts w:ascii="Cambria" w:hAnsi="Cambria"/>
          <w:sz w:val="28"/>
          <w:szCs w:val="28"/>
        </w:rPr>
        <w:t xml:space="preserve"> who’d hurt Violet so badly?</w:t>
      </w:r>
      <w:r w:rsidR="000C589F">
        <w:rPr>
          <w:rFonts w:ascii="Cambria" w:hAnsi="Cambria"/>
          <w:sz w:val="28"/>
          <w:szCs w:val="28"/>
        </w:rPr>
        <w:t xml:space="preserve"> She’d</w:t>
      </w:r>
      <w:r w:rsidR="00A9306E">
        <w:rPr>
          <w:rFonts w:ascii="Cambria" w:hAnsi="Cambria"/>
          <w:sz w:val="28"/>
          <w:szCs w:val="28"/>
        </w:rPr>
        <w:t xml:space="preserve"> barely spoken about it</w:t>
      </w:r>
      <w:ins w:id="12333" w:author="Daisy Watt" w:date="2026-06-22T18:09:00Z" w16du:dateUtc="2026-06-22T16:09:00Z">
        <w:r w:rsidR="009130CE">
          <w:rPr>
            <w:rFonts w:ascii="Cambria" w:hAnsi="Cambria"/>
            <w:sz w:val="28"/>
            <w:szCs w:val="28"/>
          </w:rPr>
          <w:t>,</w:t>
        </w:r>
      </w:ins>
      <w:del w:id="12334" w:author="Daisy Watt" w:date="2026-06-22T18:09:00Z" w16du:dateUtc="2026-06-22T16:09:00Z">
        <w:r w:rsidR="00A9306E">
          <w:rPr>
            <w:rFonts w:ascii="Cambria" w:hAnsi="Cambria"/>
            <w:sz w:val="28"/>
            <w:szCs w:val="28"/>
          </w:rPr>
          <w:delText>;</w:delText>
        </w:r>
      </w:del>
      <w:r w:rsidR="000C589F">
        <w:rPr>
          <w:rFonts w:ascii="Cambria" w:hAnsi="Cambria"/>
          <w:sz w:val="28"/>
          <w:szCs w:val="28"/>
        </w:rPr>
        <w:t xml:space="preserve"> </w:t>
      </w:r>
      <w:del w:id="12335" w:author="Daisy Watt" w:date="2026-06-22T18:10:00Z" w16du:dateUtc="2026-06-22T16:10:00Z">
        <w:r w:rsidR="000C589F">
          <w:rPr>
            <w:rFonts w:ascii="Cambria" w:hAnsi="Cambria"/>
            <w:sz w:val="28"/>
            <w:szCs w:val="28"/>
          </w:rPr>
          <w:delText>not let</w:delText>
        </w:r>
        <w:r w:rsidR="00A9306E">
          <w:rPr>
            <w:rFonts w:ascii="Cambria" w:hAnsi="Cambria"/>
            <w:sz w:val="28"/>
            <w:szCs w:val="28"/>
          </w:rPr>
          <w:delText>ting</w:delText>
        </w:r>
        <w:r w:rsidR="000C589F">
          <w:rPr>
            <w:rFonts w:ascii="Cambria" w:hAnsi="Cambria"/>
            <w:sz w:val="28"/>
            <w:szCs w:val="28"/>
          </w:rPr>
          <w:delText xml:space="preserve"> on much, </w:delText>
        </w:r>
      </w:del>
      <w:r w:rsidR="000C589F">
        <w:rPr>
          <w:rFonts w:ascii="Cambria" w:hAnsi="Cambria"/>
          <w:sz w:val="28"/>
          <w:szCs w:val="28"/>
        </w:rPr>
        <w:t>apart from one drunken night in a club</w:t>
      </w:r>
      <w:r w:rsidR="00490421">
        <w:rPr>
          <w:rFonts w:ascii="Cambria" w:hAnsi="Cambria"/>
          <w:sz w:val="28"/>
          <w:szCs w:val="28"/>
        </w:rPr>
        <w:t xml:space="preserve"> with the </w:t>
      </w:r>
      <w:r w:rsidR="009A4AB5">
        <w:rPr>
          <w:rFonts w:ascii="Cambria" w:hAnsi="Cambria"/>
          <w:sz w:val="28"/>
          <w:szCs w:val="28"/>
        </w:rPr>
        <w:t xml:space="preserve">junior editorial </w:t>
      </w:r>
      <w:r w:rsidR="00490421">
        <w:rPr>
          <w:rFonts w:ascii="Cambria" w:hAnsi="Cambria"/>
          <w:sz w:val="28"/>
          <w:szCs w:val="28"/>
        </w:rPr>
        <w:t>team</w:t>
      </w:r>
      <w:r w:rsidR="00A9306E">
        <w:rPr>
          <w:rFonts w:ascii="Cambria" w:hAnsi="Cambria"/>
          <w:sz w:val="28"/>
          <w:szCs w:val="28"/>
        </w:rPr>
        <w:t xml:space="preserve">.  </w:t>
      </w:r>
      <w:ins w:id="12336" w:author="Claire S" w:date="2026-06-04T11:22:00Z" w16du:dateUtc="2026-06-04T10:22:00Z">
        <w:r w:rsidR="005371C2">
          <w:rPr>
            <w:rFonts w:ascii="Cambria" w:hAnsi="Cambria"/>
            <w:sz w:val="28"/>
            <w:szCs w:val="28"/>
          </w:rPr>
          <w:t>And to be honest, Clara had</w:t>
        </w:r>
      </w:ins>
      <w:ins w:id="12337" w:author="Daisy Watt" w:date="2026-06-22T18:10:00Z" w16du:dateUtc="2026-06-22T16:10:00Z">
        <w:r w:rsidR="005371C2">
          <w:rPr>
            <w:rFonts w:ascii="Cambria" w:hAnsi="Cambria"/>
            <w:sz w:val="28"/>
            <w:szCs w:val="28"/>
          </w:rPr>
          <w:t xml:space="preserve"> </w:t>
        </w:r>
        <w:r w:rsidR="005422C4">
          <w:rPr>
            <w:rFonts w:ascii="Cambria" w:hAnsi="Cambria"/>
            <w:sz w:val="28"/>
            <w:szCs w:val="28"/>
          </w:rPr>
          <w:t>still</w:t>
        </w:r>
      </w:ins>
      <w:ins w:id="12338" w:author="Claire S" w:date="2026-06-04T11:22:00Z" w16du:dateUtc="2026-06-04T10:22:00Z">
        <w:r w:rsidR="005371C2">
          <w:rPr>
            <w:rFonts w:ascii="Cambria" w:hAnsi="Cambria"/>
            <w:sz w:val="28"/>
            <w:szCs w:val="28"/>
          </w:rPr>
          <w:t xml:space="preserve"> been in such a mess after Sam, she’d </w:t>
        </w:r>
        <w:r w:rsidR="00DE5C7E">
          <w:rPr>
            <w:rFonts w:ascii="Cambria" w:hAnsi="Cambria"/>
            <w:sz w:val="28"/>
            <w:szCs w:val="28"/>
          </w:rPr>
          <w:t>been all over the place</w:t>
        </w:r>
      </w:ins>
      <w:ins w:id="12339" w:author="Daisy Watt" w:date="2026-06-22T18:10:00Z" w16du:dateUtc="2026-06-22T16:10:00Z">
        <w:r w:rsidR="00834B0D">
          <w:rPr>
            <w:rFonts w:ascii="Cambria" w:hAnsi="Cambria"/>
            <w:sz w:val="28"/>
            <w:szCs w:val="28"/>
          </w:rPr>
          <w:t>,</w:t>
        </w:r>
      </w:ins>
      <w:ins w:id="12340" w:author="Claire S" w:date="2026-06-04T11:22:00Z" w16du:dateUtc="2026-06-04T10:22:00Z">
        <w:r w:rsidR="00DE5C7E">
          <w:rPr>
            <w:rFonts w:ascii="Cambria" w:hAnsi="Cambria"/>
            <w:sz w:val="28"/>
            <w:szCs w:val="28"/>
          </w:rPr>
          <w:t xml:space="preserve"> herself.</w:t>
        </w:r>
      </w:ins>
    </w:p>
    <w:p w14:paraId="7D5DD357" w14:textId="2BDDDA41" w:rsidR="009C7114" w:rsidRDefault="00A9306E" w:rsidP="00DE5C7E">
      <w:pPr>
        <w:spacing w:line="360" w:lineRule="auto"/>
        <w:ind w:firstLine="720"/>
        <w:contextualSpacing/>
        <w:rPr>
          <w:rFonts w:ascii="Cambria" w:hAnsi="Cambria"/>
          <w:sz w:val="28"/>
          <w:szCs w:val="28"/>
        </w:rPr>
      </w:pPr>
      <w:del w:id="12341" w:author="Claire S" w:date="2026-06-04T11:22:00Z" w16du:dateUtc="2026-06-04T10:22:00Z">
        <w:r w:rsidDel="00DE5C7E">
          <w:rPr>
            <w:rFonts w:ascii="Cambria" w:hAnsi="Cambria"/>
            <w:sz w:val="28"/>
            <w:szCs w:val="28"/>
          </w:rPr>
          <w:delText xml:space="preserve">Clara </w:delText>
        </w:r>
        <w:r w:rsidR="00420D67" w:rsidDel="00DE5C7E">
          <w:rPr>
            <w:rFonts w:ascii="Cambria" w:hAnsi="Cambria"/>
            <w:sz w:val="28"/>
            <w:szCs w:val="28"/>
          </w:rPr>
          <w:delText>racked</w:delText>
        </w:r>
      </w:del>
      <w:del w:id="12342" w:author="Claire S" w:date="2026-07-30T12:23:00Z" w16du:dateUtc="2026-07-30T11:23:00Z">
        <w:r w:rsidR="00420D67" w:rsidDel="003E4743">
          <w:rPr>
            <w:rFonts w:ascii="Cambria" w:hAnsi="Cambria"/>
            <w:sz w:val="28"/>
            <w:szCs w:val="28"/>
          </w:rPr>
          <w:delText xml:space="preserve"> her brains</w:delText>
        </w:r>
        <w:r w:rsidR="00D20822" w:rsidDel="003E4743">
          <w:rPr>
            <w:rFonts w:ascii="Cambria" w:hAnsi="Cambria"/>
            <w:sz w:val="28"/>
            <w:szCs w:val="28"/>
          </w:rPr>
          <w:delText>,</w:delText>
        </w:r>
        <w:r w:rsidR="00420D67" w:rsidDel="003E4743">
          <w:rPr>
            <w:rFonts w:ascii="Cambria" w:hAnsi="Cambria"/>
            <w:sz w:val="28"/>
            <w:szCs w:val="28"/>
          </w:rPr>
          <w:delText xml:space="preserve"> </w:delText>
        </w:r>
      </w:del>
      <w:ins w:id="12343" w:author="Claire S" w:date="2026-07-30T12:23:00Z" w16du:dateUtc="2026-07-30T11:23:00Z">
        <w:r w:rsidR="004D630C">
          <w:rPr>
            <w:rFonts w:ascii="Cambria" w:hAnsi="Cambria"/>
            <w:sz w:val="28"/>
            <w:szCs w:val="28"/>
          </w:rPr>
          <w:t>She j</w:t>
        </w:r>
      </w:ins>
      <w:ins w:id="12344" w:author="Claire S" w:date="2026-07-30T12:24:00Z" w16du:dateUtc="2026-07-30T11:24:00Z">
        <w:r w:rsidR="004D630C">
          <w:rPr>
            <w:rFonts w:ascii="Cambria" w:hAnsi="Cambria"/>
            <w:sz w:val="28"/>
            <w:szCs w:val="28"/>
          </w:rPr>
          <w:t>ust</w:t>
        </w:r>
      </w:ins>
      <w:del w:id="12345" w:author="Claire S" w:date="2026-06-04T11:22:00Z" w16du:dateUtc="2026-06-04T10:22:00Z">
        <w:r w:rsidR="00420D67" w:rsidDel="00DE5C7E">
          <w:rPr>
            <w:rFonts w:ascii="Cambria" w:hAnsi="Cambria"/>
            <w:sz w:val="28"/>
            <w:szCs w:val="28"/>
          </w:rPr>
          <w:delText>and</w:delText>
        </w:r>
      </w:del>
      <w:del w:id="12346" w:author="Claire S" w:date="2026-07-30T12:23:00Z" w16du:dateUtc="2026-07-30T11:23:00Z">
        <w:r w:rsidR="00420D67" w:rsidDel="004D630C">
          <w:rPr>
            <w:rFonts w:ascii="Cambria" w:hAnsi="Cambria"/>
            <w:sz w:val="28"/>
            <w:szCs w:val="28"/>
          </w:rPr>
          <w:delText xml:space="preserve"> just</w:delText>
        </w:r>
      </w:del>
      <w:r w:rsidR="00420D67">
        <w:rPr>
          <w:rFonts w:ascii="Cambria" w:hAnsi="Cambria"/>
          <w:sz w:val="28"/>
          <w:szCs w:val="28"/>
        </w:rPr>
        <w:t xml:space="preserve"> about </w:t>
      </w:r>
      <w:r>
        <w:rPr>
          <w:rFonts w:ascii="Cambria" w:hAnsi="Cambria"/>
          <w:sz w:val="28"/>
          <w:szCs w:val="28"/>
        </w:rPr>
        <w:t xml:space="preserve">remembered that they’d all been </w:t>
      </w:r>
      <w:ins w:id="12347" w:author="Claire S" w:date="2026-06-04T11:22:00Z" w16du:dateUtc="2026-06-04T10:22:00Z">
        <w:r w:rsidR="00DE5C7E">
          <w:rPr>
            <w:rFonts w:ascii="Cambria" w:hAnsi="Cambria"/>
            <w:sz w:val="28"/>
            <w:szCs w:val="28"/>
          </w:rPr>
          <w:t xml:space="preserve">in the club, </w:t>
        </w:r>
      </w:ins>
      <w:r>
        <w:rPr>
          <w:rFonts w:ascii="Cambria" w:hAnsi="Cambria"/>
          <w:sz w:val="28"/>
          <w:szCs w:val="28"/>
        </w:rPr>
        <w:t>dancing</w:t>
      </w:r>
      <w:ins w:id="12348" w:author="Claire S" w:date="2026-06-04T14:15:00Z" w16du:dateUtc="2026-06-04T13:15:00Z">
        <w:r w:rsidR="00162BAE">
          <w:rPr>
            <w:rFonts w:ascii="Cambria" w:hAnsi="Cambria"/>
            <w:sz w:val="28"/>
            <w:szCs w:val="28"/>
          </w:rPr>
          <w:t xml:space="preserve">, </w:t>
        </w:r>
      </w:ins>
      <w:del w:id="12349" w:author="Claire S" w:date="2026-06-04T14:15:00Z" w16du:dateUtc="2026-06-04T13:15:00Z">
        <w:r w:rsidDel="00162BAE">
          <w:rPr>
            <w:rFonts w:ascii="Cambria" w:hAnsi="Cambria"/>
            <w:sz w:val="28"/>
            <w:szCs w:val="28"/>
          </w:rPr>
          <w:delText xml:space="preserve"> </w:delText>
        </w:r>
      </w:del>
      <w:r>
        <w:rPr>
          <w:rFonts w:ascii="Cambria" w:hAnsi="Cambria"/>
          <w:sz w:val="28"/>
          <w:szCs w:val="28"/>
        </w:rPr>
        <w:t>when</w:t>
      </w:r>
      <w:r w:rsidR="000C589F">
        <w:rPr>
          <w:rFonts w:ascii="Cambria" w:hAnsi="Cambria"/>
          <w:sz w:val="28"/>
          <w:szCs w:val="28"/>
        </w:rPr>
        <w:t xml:space="preserve"> Violet had </w:t>
      </w:r>
      <w:r>
        <w:rPr>
          <w:rFonts w:ascii="Cambria" w:hAnsi="Cambria"/>
          <w:sz w:val="28"/>
          <w:szCs w:val="28"/>
        </w:rPr>
        <w:t xml:space="preserve">suddenly </w:t>
      </w:r>
      <w:r w:rsidR="000C589F">
        <w:rPr>
          <w:rFonts w:ascii="Cambria" w:hAnsi="Cambria"/>
          <w:sz w:val="28"/>
          <w:szCs w:val="28"/>
        </w:rPr>
        <w:t>got very upset</w:t>
      </w:r>
      <w:ins w:id="12350" w:author="Claire S" w:date="2026-06-04T14:15:00Z" w16du:dateUtc="2026-06-04T13:15:00Z">
        <w:r w:rsidR="00162BAE">
          <w:rPr>
            <w:rFonts w:ascii="Cambria" w:hAnsi="Cambria"/>
            <w:sz w:val="28"/>
            <w:szCs w:val="28"/>
          </w:rPr>
          <w:t xml:space="preserve">; perhaps from a message on her phone.  Clara had gone with her </w:t>
        </w:r>
      </w:ins>
      <w:del w:id="12351" w:author="Claire S" w:date="2026-06-04T14:15:00Z" w16du:dateUtc="2026-06-04T13:15:00Z">
        <w:r w:rsidR="00420D67" w:rsidDel="00162BAE">
          <w:rPr>
            <w:rFonts w:ascii="Cambria" w:hAnsi="Cambria"/>
            <w:sz w:val="28"/>
            <w:szCs w:val="28"/>
          </w:rPr>
          <w:delText xml:space="preserve">.  She’d </w:delText>
        </w:r>
        <w:r w:rsidR="00AD23E5" w:rsidDel="00162BAE">
          <w:rPr>
            <w:rFonts w:ascii="Cambria" w:hAnsi="Cambria"/>
            <w:sz w:val="28"/>
            <w:szCs w:val="28"/>
          </w:rPr>
          <w:delText>ended up crying in</w:delText>
        </w:r>
      </w:del>
      <w:ins w:id="12352" w:author="Claire S" w:date="2026-06-04T14:15:00Z" w16du:dateUtc="2026-06-04T13:15:00Z">
        <w:r w:rsidR="00162BAE">
          <w:rPr>
            <w:rFonts w:ascii="Cambria" w:hAnsi="Cambria"/>
            <w:sz w:val="28"/>
            <w:szCs w:val="28"/>
          </w:rPr>
          <w:t>into</w:t>
        </w:r>
      </w:ins>
      <w:r w:rsidR="00AD23E5">
        <w:rPr>
          <w:rFonts w:ascii="Cambria" w:hAnsi="Cambria"/>
          <w:sz w:val="28"/>
          <w:szCs w:val="28"/>
        </w:rPr>
        <w:t xml:space="preserve"> the </w:t>
      </w:r>
      <w:del w:id="12353" w:author="Daisy Watt" w:date="2026-06-22T18:10:00Z" w16du:dateUtc="2026-06-22T16:10:00Z">
        <w:r w:rsidR="00AD23E5" w:rsidDel="005B0F00">
          <w:rPr>
            <w:rFonts w:ascii="Cambria" w:hAnsi="Cambria"/>
            <w:sz w:val="28"/>
            <w:szCs w:val="28"/>
          </w:rPr>
          <w:delText>L</w:delText>
        </w:r>
      </w:del>
      <w:ins w:id="12354" w:author="Daisy Watt" w:date="2026-06-22T18:10:00Z" w16du:dateUtc="2026-06-22T16:10:00Z">
        <w:r w:rsidR="005B0F00">
          <w:rPr>
            <w:rFonts w:ascii="Cambria" w:hAnsi="Cambria"/>
            <w:sz w:val="28"/>
            <w:szCs w:val="28"/>
          </w:rPr>
          <w:t>l</w:t>
        </w:r>
      </w:ins>
      <w:r w:rsidR="00AD23E5">
        <w:rPr>
          <w:rFonts w:ascii="Cambria" w:hAnsi="Cambria"/>
          <w:sz w:val="28"/>
          <w:szCs w:val="28"/>
        </w:rPr>
        <w:t>adies</w:t>
      </w:r>
      <w:ins w:id="12355" w:author="Daisy Watt" w:date="2026-06-22T18:10:00Z" w16du:dateUtc="2026-06-22T16:10:00Z">
        <w:r w:rsidR="005B0F00">
          <w:rPr>
            <w:rFonts w:ascii="Cambria" w:hAnsi="Cambria"/>
            <w:sz w:val="28"/>
            <w:szCs w:val="28"/>
          </w:rPr>
          <w:t>’</w:t>
        </w:r>
      </w:ins>
      <w:r w:rsidR="00420D67">
        <w:rPr>
          <w:rFonts w:ascii="Cambria" w:hAnsi="Cambria"/>
          <w:sz w:val="28"/>
          <w:szCs w:val="28"/>
        </w:rPr>
        <w:t>,</w:t>
      </w:r>
      <w:r w:rsidR="00E03CD8">
        <w:rPr>
          <w:rFonts w:ascii="Cambria" w:hAnsi="Cambria"/>
          <w:sz w:val="28"/>
          <w:szCs w:val="28"/>
        </w:rPr>
        <w:t xml:space="preserve"> </w:t>
      </w:r>
      <w:r w:rsidR="00420D67">
        <w:rPr>
          <w:rFonts w:ascii="Cambria" w:hAnsi="Cambria"/>
          <w:sz w:val="28"/>
          <w:szCs w:val="28"/>
        </w:rPr>
        <w:t xml:space="preserve">and then </w:t>
      </w:r>
      <w:commentRangeStart w:id="12356"/>
      <w:del w:id="12357" w:author="Claire S" w:date="2026-07-27T12:14:00Z" w16du:dateUtc="2026-07-27T11:14:00Z">
        <w:r w:rsidR="00420D67" w:rsidDel="001B16DE">
          <w:rPr>
            <w:rFonts w:ascii="Cambria" w:hAnsi="Cambria"/>
            <w:sz w:val="28"/>
            <w:szCs w:val="28"/>
          </w:rPr>
          <w:delText xml:space="preserve">called </w:delText>
        </w:r>
      </w:del>
      <w:ins w:id="12358" w:author="Claire S" w:date="2026-07-27T12:14:00Z" w16du:dateUtc="2026-07-27T11:14:00Z">
        <w:r w:rsidR="001B16DE">
          <w:rPr>
            <w:rFonts w:ascii="Cambria" w:hAnsi="Cambria"/>
            <w:sz w:val="28"/>
            <w:szCs w:val="28"/>
          </w:rPr>
          <w:t xml:space="preserve">ordered </w:t>
        </w:r>
      </w:ins>
      <w:del w:id="12359" w:author="Claire S" w:date="2026-07-27T12:14:00Z" w16du:dateUtc="2026-07-27T11:14:00Z">
        <w:r w:rsidR="00E03CD8" w:rsidDel="00BE49BE">
          <w:rPr>
            <w:rFonts w:ascii="Cambria" w:hAnsi="Cambria"/>
            <w:sz w:val="28"/>
            <w:szCs w:val="28"/>
          </w:rPr>
          <w:delText>her sister</w:delText>
        </w:r>
        <w:r w:rsidR="00D20822" w:rsidDel="00BE49BE">
          <w:rPr>
            <w:rFonts w:ascii="Cambria" w:hAnsi="Cambria"/>
            <w:sz w:val="28"/>
            <w:szCs w:val="28"/>
          </w:rPr>
          <w:delText>,</w:delText>
        </w:r>
        <w:r w:rsidR="00E03CD8" w:rsidDel="00BE49BE">
          <w:rPr>
            <w:rFonts w:ascii="Cambria" w:hAnsi="Cambria"/>
            <w:sz w:val="28"/>
            <w:szCs w:val="28"/>
          </w:rPr>
          <w:delText xml:space="preserve"> </w:delText>
        </w:r>
        <w:r w:rsidR="00420D67" w:rsidDel="00BE49BE">
          <w:rPr>
            <w:rFonts w:ascii="Cambria" w:hAnsi="Cambria"/>
            <w:sz w:val="28"/>
            <w:szCs w:val="28"/>
          </w:rPr>
          <w:delText xml:space="preserve">who came </w:delText>
        </w:r>
        <w:r w:rsidR="00E03CD8" w:rsidDel="00BE49BE">
          <w:rPr>
            <w:rFonts w:ascii="Cambria" w:hAnsi="Cambria"/>
            <w:sz w:val="28"/>
            <w:szCs w:val="28"/>
          </w:rPr>
          <w:delText>in a</w:delText>
        </w:r>
      </w:del>
      <w:ins w:id="12360" w:author="Claire S" w:date="2026-07-27T12:14:00Z" w16du:dateUtc="2026-07-27T11:14:00Z">
        <w:r w:rsidR="00BE49BE">
          <w:rPr>
            <w:rFonts w:ascii="Cambria" w:hAnsi="Cambria"/>
            <w:sz w:val="28"/>
            <w:szCs w:val="28"/>
          </w:rPr>
          <w:t>an Uber</w:t>
        </w:r>
        <w:r w:rsidR="001B16DE">
          <w:rPr>
            <w:rFonts w:ascii="Cambria" w:hAnsi="Cambria"/>
            <w:sz w:val="28"/>
            <w:szCs w:val="28"/>
          </w:rPr>
          <w:t xml:space="preserve"> on Violet’s phone</w:t>
        </w:r>
      </w:ins>
      <w:ins w:id="12361" w:author="Claire S" w:date="2026-07-27T17:02:00Z" w16du:dateUtc="2026-07-27T16:02:00Z">
        <w:r w:rsidR="00F85F30">
          <w:rPr>
            <w:rFonts w:ascii="Cambria" w:hAnsi="Cambria"/>
            <w:sz w:val="28"/>
            <w:szCs w:val="28"/>
          </w:rPr>
          <w:t>,</w:t>
        </w:r>
      </w:ins>
      <w:del w:id="12362" w:author="Claire S" w:date="2026-07-27T12:14:00Z" w16du:dateUtc="2026-07-27T11:14:00Z">
        <w:r w:rsidR="00E03CD8" w:rsidDel="00BE49BE">
          <w:rPr>
            <w:rFonts w:ascii="Cambria" w:hAnsi="Cambria"/>
            <w:sz w:val="28"/>
            <w:szCs w:val="28"/>
          </w:rPr>
          <w:delText xml:space="preserve"> cab</w:delText>
        </w:r>
      </w:del>
      <w:r w:rsidR="00E03CD8">
        <w:rPr>
          <w:rFonts w:ascii="Cambria" w:hAnsi="Cambria"/>
          <w:sz w:val="28"/>
          <w:szCs w:val="28"/>
        </w:rPr>
        <w:t xml:space="preserve"> </w:t>
      </w:r>
      <w:r w:rsidR="00420D67">
        <w:rPr>
          <w:rFonts w:ascii="Cambria" w:hAnsi="Cambria"/>
          <w:sz w:val="28"/>
          <w:szCs w:val="28"/>
        </w:rPr>
        <w:t>to take</w:t>
      </w:r>
      <w:r w:rsidR="00E03CD8">
        <w:rPr>
          <w:rFonts w:ascii="Cambria" w:hAnsi="Cambria"/>
          <w:sz w:val="28"/>
          <w:szCs w:val="28"/>
        </w:rPr>
        <w:t xml:space="preserve"> </w:t>
      </w:r>
      <w:del w:id="12363" w:author="Claire S" w:date="2026-06-04T14:15:00Z" w16du:dateUtc="2026-06-04T13:15:00Z">
        <w:r w:rsidR="00E03CD8" w:rsidDel="00162BAE">
          <w:rPr>
            <w:rFonts w:ascii="Cambria" w:hAnsi="Cambria"/>
            <w:sz w:val="28"/>
            <w:szCs w:val="28"/>
          </w:rPr>
          <w:delText xml:space="preserve">her </w:delText>
        </w:r>
      </w:del>
      <w:ins w:id="12364" w:author="Claire S" w:date="2026-06-04T14:15:00Z" w16du:dateUtc="2026-06-04T13:15:00Z">
        <w:r w:rsidR="00162BAE">
          <w:rPr>
            <w:rFonts w:ascii="Cambria" w:hAnsi="Cambria"/>
            <w:sz w:val="28"/>
            <w:szCs w:val="28"/>
          </w:rPr>
          <w:t xml:space="preserve">Violet </w:t>
        </w:r>
      </w:ins>
      <w:r w:rsidR="00E03CD8">
        <w:rPr>
          <w:rFonts w:ascii="Cambria" w:hAnsi="Cambria"/>
          <w:sz w:val="28"/>
          <w:szCs w:val="28"/>
        </w:rPr>
        <w:t>hom</w:t>
      </w:r>
      <w:commentRangeEnd w:id="12356"/>
      <w:r w:rsidR="00590377">
        <w:rPr>
          <w:rStyle w:val="CommentReference"/>
          <w:rFonts w:ascii="Cambria" w:hAnsi="Cambria"/>
          <w:sz w:val="28"/>
          <w:szCs w:val="28"/>
        </w:rPr>
        <w:commentReference w:id="12356"/>
      </w:r>
      <w:r w:rsidR="00E03CD8">
        <w:rPr>
          <w:rFonts w:ascii="Cambria" w:hAnsi="Cambria"/>
          <w:sz w:val="28"/>
          <w:szCs w:val="28"/>
        </w:rPr>
        <w:t>e</w:t>
      </w:r>
      <w:r w:rsidR="00490421">
        <w:rPr>
          <w:rFonts w:ascii="Cambria" w:hAnsi="Cambria"/>
          <w:sz w:val="28"/>
          <w:szCs w:val="28"/>
        </w:rPr>
        <w:t xml:space="preserve">. </w:t>
      </w:r>
      <w:r w:rsidR="00D20822">
        <w:rPr>
          <w:rFonts w:ascii="Cambria" w:hAnsi="Cambria"/>
          <w:sz w:val="28"/>
          <w:szCs w:val="28"/>
        </w:rPr>
        <w:t>But h</w:t>
      </w:r>
      <w:r w:rsidR="00420D67">
        <w:rPr>
          <w:rFonts w:ascii="Cambria" w:hAnsi="Cambria"/>
          <w:sz w:val="28"/>
          <w:szCs w:val="28"/>
        </w:rPr>
        <w:t xml:space="preserve">owever hard </w:t>
      </w:r>
      <w:r w:rsidR="000C589F">
        <w:rPr>
          <w:rFonts w:ascii="Cambria" w:hAnsi="Cambria"/>
          <w:sz w:val="28"/>
          <w:szCs w:val="28"/>
        </w:rPr>
        <w:t>Clara</w:t>
      </w:r>
      <w:r w:rsidR="00490421">
        <w:rPr>
          <w:rFonts w:ascii="Cambria" w:hAnsi="Cambria"/>
          <w:sz w:val="28"/>
          <w:szCs w:val="28"/>
        </w:rPr>
        <w:t xml:space="preserve"> </w:t>
      </w:r>
      <w:ins w:id="12365" w:author="Claire S" w:date="2026-07-27T17:02:00Z" w16du:dateUtc="2026-07-27T16:02:00Z">
        <w:r w:rsidR="00F85F30">
          <w:rPr>
            <w:rFonts w:ascii="Cambria" w:hAnsi="Cambria"/>
            <w:sz w:val="28"/>
            <w:szCs w:val="28"/>
          </w:rPr>
          <w:t xml:space="preserve">tried to remember </w:t>
        </w:r>
      </w:ins>
      <w:del w:id="12366" w:author="Claire S" w:date="2026-07-27T17:02:00Z" w16du:dateUtc="2026-07-27T16:02:00Z">
        <w:r w:rsidR="00420D67" w:rsidDel="00F85F30">
          <w:rPr>
            <w:rFonts w:ascii="Cambria" w:hAnsi="Cambria"/>
            <w:sz w:val="28"/>
            <w:szCs w:val="28"/>
          </w:rPr>
          <w:delText xml:space="preserve">thought about </w:delText>
        </w:r>
      </w:del>
      <w:r w:rsidR="00420D67">
        <w:rPr>
          <w:rFonts w:ascii="Cambria" w:hAnsi="Cambria"/>
          <w:sz w:val="28"/>
          <w:szCs w:val="28"/>
        </w:rPr>
        <w:t>it now</w:t>
      </w:r>
      <w:r w:rsidR="00490421">
        <w:rPr>
          <w:rFonts w:ascii="Cambria" w:hAnsi="Cambria"/>
          <w:sz w:val="28"/>
          <w:szCs w:val="28"/>
        </w:rPr>
        <w:t xml:space="preserve">, her main memory of that night was </w:t>
      </w:r>
      <w:r w:rsidR="00A74B9D">
        <w:rPr>
          <w:rFonts w:ascii="Cambria" w:hAnsi="Cambria"/>
          <w:sz w:val="28"/>
          <w:szCs w:val="28"/>
        </w:rPr>
        <w:t>drinking</w:t>
      </w:r>
      <w:r w:rsidR="000C589F">
        <w:rPr>
          <w:rFonts w:ascii="Cambria" w:hAnsi="Cambria"/>
          <w:sz w:val="28"/>
          <w:szCs w:val="28"/>
        </w:rPr>
        <w:t xml:space="preserve"> </w:t>
      </w:r>
      <w:r w:rsidR="00490421">
        <w:rPr>
          <w:rFonts w:ascii="Cambria" w:hAnsi="Cambria"/>
          <w:sz w:val="28"/>
          <w:szCs w:val="28"/>
        </w:rPr>
        <w:t xml:space="preserve">far </w:t>
      </w:r>
      <w:r w:rsidR="000C589F">
        <w:rPr>
          <w:rFonts w:ascii="Cambria" w:hAnsi="Cambria"/>
          <w:sz w:val="28"/>
          <w:szCs w:val="28"/>
        </w:rPr>
        <w:t xml:space="preserve">too much </w:t>
      </w:r>
      <w:r w:rsidR="00490421">
        <w:rPr>
          <w:rFonts w:ascii="Cambria" w:hAnsi="Cambria"/>
          <w:sz w:val="28"/>
          <w:szCs w:val="28"/>
        </w:rPr>
        <w:t xml:space="preserve">on an empty </w:t>
      </w:r>
      <w:r w:rsidR="005522E2">
        <w:rPr>
          <w:rFonts w:ascii="Cambria" w:hAnsi="Cambria"/>
          <w:sz w:val="28"/>
          <w:szCs w:val="28"/>
        </w:rPr>
        <w:t>stomach and</w:t>
      </w:r>
      <w:r w:rsidR="00E172F6">
        <w:rPr>
          <w:rFonts w:ascii="Cambria" w:hAnsi="Cambria"/>
          <w:sz w:val="28"/>
          <w:szCs w:val="28"/>
        </w:rPr>
        <w:t xml:space="preserve"> kissing a guy she’d never met before</w:t>
      </w:r>
      <w:r w:rsidR="00D20822">
        <w:rPr>
          <w:rFonts w:ascii="Cambria" w:hAnsi="Cambria"/>
          <w:sz w:val="28"/>
          <w:szCs w:val="28"/>
        </w:rPr>
        <w:t xml:space="preserve"> in a dark corner of the club</w:t>
      </w:r>
      <w:r w:rsidR="005522E2">
        <w:rPr>
          <w:rFonts w:ascii="Cambria" w:hAnsi="Cambria"/>
          <w:sz w:val="28"/>
          <w:szCs w:val="28"/>
        </w:rPr>
        <w:t>; a guy she’d not</w:t>
      </w:r>
      <w:r w:rsidR="00E172F6">
        <w:rPr>
          <w:rFonts w:ascii="Cambria" w:hAnsi="Cambria"/>
          <w:sz w:val="28"/>
          <w:szCs w:val="28"/>
        </w:rPr>
        <w:t xml:space="preserve"> seen since</w:t>
      </w:r>
      <w:r w:rsidR="005522E2">
        <w:rPr>
          <w:rFonts w:ascii="Cambria" w:hAnsi="Cambria"/>
          <w:sz w:val="28"/>
          <w:szCs w:val="28"/>
        </w:rPr>
        <w:t>.  T</w:t>
      </w:r>
      <w:r w:rsidR="00A74B9D">
        <w:rPr>
          <w:rFonts w:ascii="Cambria" w:hAnsi="Cambria"/>
          <w:sz w:val="28"/>
          <w:szCs w:val="28"/>
        </w:rPr>
        <w:t xml:space="preserve">he whole </w:t>
      </w:r>
      <w:r w:rsidR="005522E2">
        <w:rPr>
          <w:rFonts w:ascii="Cambria" w:hAnsi="Cambria"/>
          <w:sz w:val="28"/>
          <w:szCs w:val="28"/>
        </w:rPr>
        <w:t>night</w:t>
      </w:r>
      <w:r w:rsidR="00A74B9D">
        <w:rPr>
          <w:rFonts w:ascii="Cambria" w:hAnsi="Cambria"/>
          <w:sz w:val="28"/>
          <w:szCs w:val="28"/>
        </w:rPr>
        <w:t xml:space="preserve"> </w:t>
      </w:r>
      <w:r w:rsidR="005522E2">
        <w:rPr>
          <w:rFonts w:ascii="Cambria" w:hAnsi="Cambria"/>
          <w:sz w:val="28"/>
          <w:szCs w:val="28"/>
        </w:rPr>
        <w:t>was</w:t>
      </w:r>
      <w:r w:rsidR="00490421">
        <w:rPr>
          <w:rFonts w:ascii="Cambria" w:hAnsi="Cambria"/>
          <w:sz w:val="28"/>
          <w:szCs w:val="28"/>
        </w:rPr>
        <w:t xml:space="preserve"> </w:t>
      </w:r>
      <w:del w:id="12367" w:author="Claire S" w:date="2026-06-04T14:15:00Z" w16du:dateUtc="2026-06-04T13:15:00Z">
        <w:r w:rsidR="00490421" w:rsidDel="00162BAE">
          <w:rPr>
            <w:rFonts w:ascii="Cambria" w:hAnsi="Cambria"/>
            <w:sz w:val="28"/>
            <w:szCs w:val="28"/>
          </w:rPr>
          <w:delText>very</w:delText>
        </w:r>
        <w:r w:rsidR="000C589F" w:rsidDel="00162BAE">
          <w:rPr>
            <w:rFonts w:ascii="Cambria" w:hAnsi="Cambria"/>
            <w:sz w:val="28"/>
            <w:szCs w:val="28"/>
          </w:rPr>
          <w:delText xml:space="preserve"> </w:delText>
        </w:r>
      </w:del>
      <w:ins w:id="12368" w:author="Claire S" w:date="2026-06-04T14:15:00Z" w16du:dateUtc="2026-06-04T13:15:00Z">
        <w:r w:rsidR="00162BAE">
          <w:rPr>
            <w:rFonts w:ascii="Cambria" w:hAnsi="Cambria"/>
            <w:sz w:val="28"/>
            <w:szCs w:val="28"/>
          </w:rPr>
          <w:t xml:space="preserve">horribly </w:t>
        </w:r>
      </w:ins>
      <w:commentRangeStart w:id="12369"/>
      <w:r w:rsidR="000C589F">
        <w:rPr>
          <w:rFonts w:ascii="Cambria" w:hAnsi="Cambria"/>
          <w:sz w:val="28"/>
          <w:szCs w:val="28"/>
        </w:rPr>
        <w:t>haz</w:t>
      </w:r>
      <w:del w:id="12370" w:author="Daisy Watt" w:date="2026-06-22T18:11:00Z" w16du:dateUtc="2026-06-22T16:11:00Z">
        <w:r w:rsidR="000C589F">
          <w:rPr>
            <w:rFonts w:ascii="Cambria" w:hAnsi="Cambria"/>
            <w:sz w:val="28"/>
            <w:szCs w:val="28"/>
          </w:rPr>
          <w:delText>y</w:delText>
        </w:r>
        <w:commentRangeEnd w:id="12369"/>
        <w:r w:rsidR="00467085">
          <w:rPr>
            <w:rStyle w:val="CommentReference"/>
            <w:rFonts w:ascii="Cambria" w:hAnsi="Cambria"/>
            <w:sz w:val="28"/>
            <w:szCs w:val="28"/>
          </w:rPr>
          <w:commentReference w:id="12369"/>
        </w:r>
        <w:r w:rsidR="000C589F">
          <w:rPr>
            <w:rFonts w:ascii="Cambria" w:hAnsi="Cambria"/>
            <w:sz w:val="28"/>
            <w:szCs w:val="28"/>
          </w:rPr>
          <w:delText xml:space="preserve"> </w:delText>
        </w:r>
      </w:del>
      <w:ins w:id="12371" w:author="Daisy Watt" w:date="2026-06-22T18:11:00Z" w16du:dateUtc="2026-06-22T16:11:00Z">
        <w:r w:rsidR="007F497C">
          <w:rPr>
            <w:rFonts w:ascii="Cambria" w:hAnsi="Cambria"/>
            <w:sz w:val="28"/>
            <w:szCs w:val="28"/>
          </w:rPr>
          <w:t>y….</w:t>
        </w:r>
      </w:ins>
      <w:del w:id="12372" w:author="Daisy Watt" w:date="2026-06-22T18:11:00Z" w16du:dateUtc="2026-06-22T16:11:00Z">
        <w:r w:rsidR="000C589F">
          <w:rPr>
            <w:rFonts w:ascii="Cambria" w:hAnsi="Cambria"/>
            <w:sz w:val="28"/>
            <w:szCs w:val="28"/>
          </w:rPr>
          <w:delText>-</w:delText>
        </w:r>
      </w:del>
    </w:p>
    <w:p w14:paraId="2D77D556" w14:textId="4FCE401F" w:rsidR="00A9306E" w:rsidRDefault="009A4AB5" w:rsidP="000C589F">
      <w:pPr>
        <w:spacing w:line="360" w:lineRule="auto"/>
        <w:ind w:firstLine="720"/>
        <w:contextualSpacing/>
        <w:rPr>
          <w:rFonts w:ascii="Cambria" w:hAnsi="Cambria"/>
          <w:sz w:val="28"/>
          <w:szCs w:val="28"/>
        </w:rPr>
      </w:pPr>
      <w:r>
        <w:rPr>
          <w:rFonts w:ascii="Cambria" w:hAnsi="Cambria"/>
          <w:sz w:val="28"/>
          <w:szCs w:val="28"/>
        </w:rPr>
        <w:t>But</w:t>
      </w:r>
      <w:ins w:id="12373" w:author="Daisy Watt" w:date="2026-06-22T18:11:00Z" w16du:dateUtc="2026-06-22T16:11:00Z">
        <w:r w:rsidR="007F497C">
          <w:rPr>
            <w:rFonts w:ascii="Cambria" w:hAnsi="Cambria"/>
            <w:sz w:val="28"/>
            <w:szCs w:val="28"/>
          </w:rPr>
          <w:t>,</w:t>
        </w:r>
      </w:ins>
      <w:r>
        <w:rPr>
          <w:rFonts w:ascii="Cambria" w:hAnsi="Cambria"/>
          <w:sz w:val="28"/>
          <w:szCs w:val="28"/>
        </w:rPr>
        <w:t xml:space="preserve"> </w:t>
      </w:r>
      <w:r w:rsidR="0023336A">
        <w:rPr>
          <w:rFonts w:ascii="Cambria" w:hAnsi="Cambria"/>
          <w:sz w:val="28"/>
          <w:szCs w:val="28"/>
        </w:rPr>
        <w:t>oh dear,</w:t>
      </w:r>
      <w:r w:rsidR="000C589F">
        <w:rPr>
          <w:rFonts w:ascii="Cambria" w:hAnsi="Cambria"/>
          <w:sz w:val="28"/>
          <w:szCs w:val="28"/>
        </w:rPr>
        <w:t xml:space="preserve"> had she missed something </w:t>
      </w:r>
      <w:r w:rsidR="00A74B9D">
        <w:rPr>
          <w:rFonts w:ascii="Cambria" w:hAnsi="Cambria"/>
          <w:sz w:val="28"/>
          <w:szCs w:val="28"/>
        </w:rPr>
        <w:t>important</w:t>
      </w:r>
      <w:r w:rsidR="000C589F">
        <w:rPr>
          <w:rFonts w:ascii="Cambria" w:hAnsi="Cambria"/>
          <w:sz w:val="28"/>
          <w:szCs w:val="28"/>
        </w:rPr>
        <w:t>?</w:t>
      </w:r>
      <w:r w:rsidR="00A34870">
        <w:rPr>
          <w:rFonts w:ascii="Cambria" w:hAnsi="Cambria"/>
          <w:sz w:val="28"/>
          <w:szCs w:val="28"/>
        </w:rPr>
        <w:t xml:space="preserve"> </w:t>
      </w:r>
    </w:p>
    <w:p w14:paraId="5EA8340D" w14:textId="3A10FC1D" w:rsidR="00901DBC" w:rsidRDefault="005522E2" w:rsidP="00425F53">
      <w:pPr>
        <w:spacing w:line="360" w:lineRule="auto"/>
        <w:ind w:firstLine="720"/>
        <w:contextualSpacing/>
        <w:rPr>
          <w:ins w:id="12374" w:author="Claire S" w:date="2026-06-04T14:17:00Z" w16du:dateUtc="2026-06-04T13:17:00Z"/>
          <w:rFonts w:ascii="Cambria" w:hAnsi="Cambria"/>
          <w:sz w:val="28"/>
          <w:szCs w:val="28"/>
        </w:rPr>
      </w:pPr>
      <w:r>
        <w:rPr>
          <w:rFonts w:ascii="Cambria" w:hAnsi="Cambria"/>
          <w:sz w:val="28"/>
          <w:szCs w:val="28"/>
        </w:rPr>
        <w:t xml:space="preserve">Had </w:t>
      </w:r>
      <w:r w:rsidR="009A4AB5">
        <w:rPr>
          <w:rFonts w:ascii="Cambria" w:hAnsi="Cambria"/>
          <w:sz w:val="28"/>
          <w:szCs w:val="28"/>
        </w:rPr>
        <w:t xml:space="preserve">someone </w:t>
      </w:r>
      <w:r>
        <w:rPr>
          <w:rFonts w:ascii="Cambria" w:hAnsi="Cambria"/>
          <w:sz w:val="28"/>
          <w:szCs w:val="28"/>
        </w:rPr>
        <w:t xml:space="preserve">been </w:t>
      </w:r>
      <w:r w:rsidR="009A4AB5">
        <w:rPr>
          <w:rFonts w:ascii="Cambria" w:hAnsi="Cambria"/>
          <w:sz w:val="28"/>
          <w:szCs w:val="28"/>
        </w:rPr>
        <w:t>after Violet</w:t>
      </w:r>
      <w:r w:rsidR="0023336A">
        <w:rPr>
          <w:rFonts w:ascii="Cambria" w:hAnsi="Cambria"/>
          <w:sz w:val="28"/>
          <w:szCs w:val="28"/>
        </w:rPr>
        <w:t xml:space="preserve"> </w:t>
      </w:r>
      <w:del w:id="12375" w:author="Daisy Watt" w:date="2026-06-22T18:11:00Z" w16du:dateUtc="2026-06-22T16:11:00Z">
        <w:r w:rsidR="0023336A">
          <w:rPr>
            <w:rFonts w:ascii="Cambria" w:hAnsi="Cambria"/>
            <w:sz w:val="28"/>
            <w:szCs w:val="28"/>
          </w:rPr>
          <w:delText>-</w:delText>
        </w:r>
      </w:del>
      <w:ins w:id="12376" w:author="Daisy Watt" w:date="2026-06-22T18:11:00Z" w16du:dateUtc="2026-06-22T16:11:00Z">
        <w:r w:rsidR="007F497C">
          <w:rPr>
            <w:rFonts w:ascii="Cambria" w:hAnsi="Cambria"/>
            <w:sz w:val="28"/>
            <w:szCs w:val="28"/>
          </w:rPr>
          <w:t>–</w:t>
        </w:r>
      </w:ins>
      <w:r w:rsidR="0023336A">
        <w:rPr>
          <w:rFonts w:ascii="Cambria" w:hAnsi="Cambria"/>
          <w:sz w:val="28"/>
          <w:szCs w:val="28"/>
        </w:rPr>
        <w:t xml:space="preserve"> </w:t>
      </w:r>
      <w:r w:rsidR="009A4AB5">
        <w:rPr>
          <w:rFonts w:ascii="Cambria" w:hAnsi="Cambria"/>
          <w:sz w:val="28"/>
          <w:szCs w:val="28"/>
        </w:rPr>
        <w:t>the ex that Clara had never met</w:t>
      </w:r>
      <w:r w:rsidR="00567595">
        <w:rPr>
          <w:rFonts w:ascii="Cambria" w:hAnsi="Cambria"/>
          <w:sz w:val="28"/>
          <w:szCs w:val="28"/>
        </w:rPr>
        <w:t>,</w:t>
      </w:r>
      <w:r w:rsidR="0023336A">
        <w:rPr>
          <w:rFonts w:ascii="Cambria" w:hAnsi="Cambria"/>
          <w:sz w:val="28"/>
          <w:szCs w:val="28"/>
        </w:rPr>
        <w:t xml:space="preserve"> but had broken Violet’s heart</w:t>
      </w:r>
      <w:r w:rsidR="009A4AB5">
        <w:rPr>
          <w:rFonts w:ascii="Cambria" w:hAnsi="Cambria"/>
          <w:sz w:val="28"/>
          <w:szCs w:val="28"/>
        </w:rPr>
        <w:t xml:space="preserve">?  </w:t>
      </w:r>
      <w:del w:id="12377" w:author="Claire S" w:date="2026-06-04T14:16:00Z" w16du:dateUtc="2026-06-04T13:16:00Z">
        <w:r w:rsidR="009A4AB5" w:rsidDel="00901DBC">
          <w:rPr>
            <w:rFonts w:ascii="Cambria" w:hAnsi="Cambria"/>
            <w:sz w:val="28"/>
            <w:szCs w:val="28"/>
          </w:rPr>
          <w:delText>No,</w:delText>
        </w:r>
      </w:del>
      <w:ins w:id="12378" w:author="Claire S" w:date="2026-06-04T14:16:00Z" w16du:dateUtc="2026-06-04T13:16:00Z">
        <w:r w:rsidR="00901DBC">
          <w:rPr>
            <w:rFonts w:ascii="Cambria" w:hAnsi="Cambria"/>
            <w:sz w:val="28"/>
            <w:szCs w:val="28"/>
          </w:rPr>
          <w:t>Surely</w:t>
        </w:r>
      </w:ins>
      <w:r w:rsidR="009A4AB5">
        <w:rPr>
          <w:rFonts w:ascii="Cambria" w:hAnsi="Cambria"/>
          <w:sz w:val="28"/>
          <w:szCs w:val="28"/>
        </w:rPr>
        <w:t xml:space="preserve"> </w:t>
      </w:r>
      <w:del w:id="12379" w:author="Claire S" w:date="2026-06-04T14:16:00Z" w16du:dateUtc="2026-06-04T13:16:00Z">
        <w:r w:rsidR="00A74B9D" w:rsidDel="005E7073">
          <w:rPr>
            <w:rFonts w:ascii="Cambria" w:hAnsi="Cambria"/>
            <w:sz w:val="28"/>
            <w:szCs w:val="28"/>
          </w:rPr>
          <w:delText xml:space="preserve">surely </w:delText>
        </w:r>
      </w:del>
      <w:r w:rsidR="00A74B9D">
        <w:rPr>
          <w:rFonts w:ascii="Cambria" w:hAnsi="Cambria"/>
          <w:sz w:val="28"/>
          <w:szCs w:val="28"/>
        </w:rPr>
        <w:t>Violet would have told her</w:t>
      </w:r>
      <w:r w:rsidR="00425F53">
        <w:rPr>
          <w:rFonts w:ascii="Cambria" w:hAnsi="Cambria"/>
          <w:sz w:val="28"/>
          <w:szCs w:val="28"/>
        </w:rPr>
        <w:t>,</w:t>
      </w:r>
      <w:ins w:id="12380" w:author="Claire S" w:date="2026-06-04T14:16:00Z" w16du:dateUtc="2026-06-04T13:16:00Z">
        <w:r w:rsidR="00901DBC">
          <w:rPr>
            <w:rFonts w:ascii="Cambria" w:hAnsi="Cambria"/>
            <w:sz w:val="28"/>
            <w:szCs w:val="28"/>
          </w:rPr>
          <w:t xml:space="preserve"> though,</w:t>
        </w:r>
      </w:ins>
      <w:r w:rsidR="00A74B9D">
        <w:rPr>
          <w:rFonts w:ascii="Cambria" w:hAnsi="Cambria"/>
          <w:sz w:val="28"/>
          <w:szCs w:val="28"/>
        </w:rPr>
        <w:t xml:space="preserve"> </w:t>
      </w:r>
      <w:r w:rsidR="009A4AB5">
        <w:rPr>
          <w:rFonts w:ascii="Cambria" w:hAnsi="Cambria"/>
          <w:sz w:val="28"/>
          <w:szCs w:val="28"/>
        </w:rPr>
        <w:t>or mentioned him again</w:t>
      </w:r>
      <w:del w:id="12381" w:author="Claire S" w:date="2026-06-04T14:16:00Z" w16du:dateUtc="2026-06-04T13:16:00Z">
        <w:r w:rsidR="0023336A" w:rsidDel="00901DBC">
          <w:rPr>
            <w:rFonts w:ascii="Cambria" w:hAnsi="Cambria"/>
            <w:sz w:val="28"/>
            <w:szCs w:val="28"/>
          </w:rPr>
          <w:delText>, surely</w:delText>
        </w:r>
        <w:r w:rsidR="00567595" w:rsidDel="00901DBC">
          <w:rPr>
            <w:rFonts w:ascii="Cambria" w:hAnsi="Cambria"/>
            <w:sz w:val="28"/>
            <w:szCs w:val="28"/>
          </w:rPr>
          <w:delText>?</w:delText>
        </w:r>
      </w:del>
      <w:ins w:id="12382" w:author="Claire S" w:date="2026-06-04T14:17:00Z" w16du:dateUtc="2026-06-04T13:17:00Z">
        <w:r w:rsidR="00901DBC">
          <w:rPr>
            <w:rFonts w:ascii="Cambria" w:hAnsi="Cambria"/>
            <w:sz w:val="28"/>
            <w:szCs w:val="28"/>
          </w:rPr>
          <w:t>, if that was so.</w:t>
        </w:r>
      </w:ins>
    </w:p>
    <w:p w14:paraId="66F10B96" w14:textId="597AFC68" w:rsidR="00551E09" w:rsidRDefault="00D72C1C" w:rsidP="00425F53">
      <w:pPr>
        <w:spacing w:line="360" w:lineRule="auto"/>
        <w:ind w:firstLine="720"/>
        <w:contextualSpacing/>
        <w:rPr>
          <w:rFonts w:ascii="Cambria" w:hAnsi="Cambria"/>
          <w:sz w:val="28"/>
          <w:szCs w:val="28"/>
        </w:rPr>
      </w:pPr>
      <w:del w:id="12383" w:author="Claire S" w:date="2026-06-04T14:17:00Z" w16du:dateUtc="2026-06-04T13:17:00Z">
        <w:r w:rsidDel="00901DBC">
          <w:rPr>
            <w:rFonts w:ascii="Cambria" w:hAnsi="Cambria"/>
            <w:sz w:val="28"/>
            <w:szCs w:val="28"/>
          </w:rPr>
          <w:delText xml:space="preserve"> </w:delText>
        </w:r>
      </w:del>
      <w:r w:rsidR="00567595">
        <w:rPr>
          <w:rFonts w:ascii="Cambria" w:hAnsi="Cambria"/>
          <w:sz w:val="28"/>
          <w:szCs w:val="28"/>
        </w:rPr>
        <w:t>H</w:t>
      </w:r>
      <w:r w:rsidR="00A34870">
        <w:rPr>
          <w:rFonts w:ascii="Cambria" w:hAnsi="Cambria"/>
          <w:sz w:val="28"/>
          <w:szCs w:val="28"/>
        </w:rPr>
        <w:t>uddled i</w:t>
      </w:r>
      <w:r w:rsidR="00A37D79">
        <w:rPr>
          <w:rFonts w:ascii="Cambria" w:hAnsi="Cambria"/>
          <w:sz w:val="28"/>
          <w:szCs w:val="28"/>
        </w:rPr>
        <w:t xml:space="preserve">n the corner of </w:t>
      </w:r>
      <w:r w:rsidR="00A34870">
        <w:rPr>
          <w:rFonts w:ascii="Cambria" w:hAnsi="Cambria"/>
          <w:sz w:val="28"/>
          <w:szCs w:val="28"/>
        </w:rPr>
        <w:t>the</w:t>
      </w:r>
      <w:r w:rsidR="007F59FE">
        <w:rPr>
          <w:rFonts w:ascii="Cambria" w:hAnsi="Cambria"/>
          <w:sz w:val="28"/>
          <w:szCs w:val="28"/>
        </w:rPr>
        <w:t xml:space="preserve"> old</w:t>
      </w:r>
      <w:r w:rsidR="00A37D79">
        <w:rPr>
          <w:rFonts w:ascii="Cambria" w:hAnsi="Cambria"/>
          <w:sz w:val="28"/>
          <w:szCs w:val="28"/>
        </w:rPr>
        <w:t xml:space="preserve"> sofa, arms around her knees,</w:t>
      </w:r>
      <w:r w:rsidR="00570E8C">
        <w:rPr>
          <w:rFonts w:ascii="Cambria" w:hAnsi="Cambria"/>
          <w:sz w:val="28"/>
          <w:szCs w:val="28"/>
        </w:rPr>
        <w:t xml:space="preserve"> </w:t>
      </w:r>
      <w:r w:rsidR="00567595">
        <w:rPr>
          <w:rFonts w:ascii="Cambria" w:hAnsi="Cambria"/>
          <w:sz w:val="28"/>
          <w:szCs w:val="28"/>
        </w:rPr>
        <w:t xml:space="preserve">Clara thought </w:t>
      </w:r>
      <w:r w:rsidR="00570E8C">
        <w:rPr>
          <w:rFonts w:ascii="Cambria" w:hAnsi="Cambria"/>
          <w:sz w:val="28"/>
          <w:szCs w:val="28"/>
        </w:rPr>
        <w:t xml:space="preserve">about </w:t>
      </w:r>
      <w:r w:rsidR="00A37D79">
        <w:rPr>
          <w:rFonts w:ascii="Cambria" w:hAnsi="Cambria"/>
          <w:sz w:val="28"/>
          <w:szCs w:val="28"/>
        </w:rPr>
        <w:t>her friend</w:t>
      </w:r>
      <w:del w:id="12384" w:author="Claire S" w:date="2026-06-04T14:17:00Z" w16du:dateUtc="2026-06-04T13:17:00Z">
        <w:r w:rsidR="00A37D79" w:rsidDel="00901DBC">
          <w:rPr>
            <w:rFonts w:ascii="Cambria" w:hAnsi="Cambria"/>
            <w:sz w:val="28"/>
            <w:szCs w:val="28"/>
          </w:rPr>
          <w:delText>,</w:delText>
        </w:r>
        <w:r w:rsidR="00B227A9" w:rsidDel="00901DBC">
          <w:rPr>
            <w:rFonts w:ascii="Cambria" w:hAnsi="Cambria"/>
            <w:sz w:val="28"/>
            <w:szCs w:val="28"/>
          </w:rPr>
          <w:delText xml:space="preserve"> </w:delText>
        </w:r>
      </w:del>
      <w:ins w:id="12385" w:author="Claire S" w:date="2026-06-04T14:17:00Z" w16du:dateUtc="2026-06-04T13:17:00Z">
        <w:r w:rsidR="00901DBC">
          <w:rPr>
            <w:rFonts w:ascii="Cambria" w:hAnsi="Cambria"/>
            <w:sz w:val="28"/>
            <w:szCs w:val="28"/>
          </w:rPr>
          <w:t xml:space="preserve">.  It seemed like </w:t>
        </w:r>
      </w:ins>
      <w:del w:id="12386" w:author="Claire S" w:date="2026-06-04T14:17:00Z" w16du:dateUtc="2026-06-04T13:17:00Z">
        <w:r w:rsidR="00B227A9" w:rsidDel="00901DBC">
          <w:rPr>
            <w:rFonts w:ascii="Cambria" w:hAnsi="Cambria"/>
            <w:sz w:val="28"/>
            <w:szCs w:val="28"/>
          </w:rPr>
          <w:delText xml:space="preserve">worrying that </w:delText>
        </w:r>
      </w:del>
      <w:r w:rsidR="00A37D79">
        <w:rPr>
          <w:rFonts w:ascii="Cambria" w:hAnsi="Cambria"/>
          <w:sz w:val="28"/>
          <w:szCs w:val="28"/>
        </w:rPr>
        <w:t>she</w:t>
      </w:r>
      <w:r w:rsidR="00B227A9">
        <w:rPr>
          <w:rFonts w:ascii="Cambria" w:hAnsi="Cambria"/>
          <w:sz w:val="28"/>
          <w:szCs w:val="28"/>
        </w:rPr>
        <w:t xml:space="preserve"> was in </w:t>
      </w:r>
      <w:r w:rsidR="00B227A9" w:rsidRPr="00F85F30">
        <w:rPr>
          <w:rFonts w:ascii="Cambria" w:hAnsi="Cambria"/>
          <w:sz w:val="28"/>
          <w:szCs w:val="28"/>
        </w:rPr>
        <w:t>terrible</w:t>
      </w:r>
      <w:r w:rsidR="00B227A9">
        <w:rPr>
          <w:rFonts w:ascii="Cambria" w:hAnsi="Cambria"/>
          <w:sz w:val="28"/>
          <w:szCs w:val="28"/>
        </w:rPr>
        <w:t xml:space="preserve"> danger</w:t>
      </w:r>
      <w:ins w:id="12387" w:author="Daisy Watt" w:date="2026-06-22T18:12:00Z" w16du:dateUtc="2026-06-22T16:12:00Z">
        <w:r w:rsidR="00B227A9">
          <w:rPr>
            <w:rFonts w:ascii="Cambria" w:hAnsi="Cambria"/>
            <w:sz w:val="28"/>
            <w:szCs w:val="28"/>
          </w:rPr>
          <w:t xml:space="preserve"> </w:t>
        </w:r>
        <w:r w:rsidR="00153950">
          <w:rPr>
            <w:rFonts w:ascii="Cambria" w:hAnsi="Cambria"/>
            <w:sz w:val="28"/>
            <w:szCs w:val="28"/>
          </w:rPr>
          <w:t>–</w:t>
        </w:r>
      </w:ins>
      <w:r w:rsidR="00B227A9">
        <w:rPr>
          <w:rFonts w:ascii="Cambria" w:hAnsi="Cambria"/>
          <w:sz w:val="28"/>
          <w:szCs w:val="28"/>
        </w:rPr>
        <w:t xml:space="preserve"> or</w:t>
      </w:r>
      <w:del w:id="12388" w:author="Daisy Watt" w:date="2026-06-22T18:12:00Z" w16du:dateUtc="2026-06-22T16:12:00Z">
        <w:r w:rsidR="00B227A9">
          <w:rPr>
            <w:rFonts w:ascii="Cambria" w:hAnsi="Cambria"/>
            <w:sz w:val="28"/>
            <w:szCs w:val="28"/>
          </w:rPr>
          <w:delText xml:space="preserve"> –</w:delText>
        </w:r>
      </w:del>
      <w:r w:rsidR="00B227A9">
        <w:rPr>
          <w:rFonts w:ascii="Cambria" w:hAnsi="Cambria"/>
          <w:sz w:val="28"/>
          <w:szCs w:val="28"/>
        </w:rPr>
        <w:t xml:space="preserve"> worse</w:t>
      </w:r>
      <w:r w:rsidR="007F59FE">
        <w:rPr>
          <w:rFonts w:ascii="Cambria" w:hAnsi="Cambria"/>
          <w:sz w:val="28"/>
          <w:szCs w:val="28"/>
        </w:rPr>
        <w:t>…</w:t>
      </w:r>
      <w:r w:rsidR="009A4AB5">
        <w:rPr>
          <w:rFonts w:ascii="Cambria" w:hAnsi="Cambria"/>
          <w:sz w:val="28"/>
          <w:szCs w:val="28"/>
        </w:rPr>
        <w:t xml:space="preserve"> Because</w:t>
      </w:r>
      <w:r w:rsidR="003A7990">
        <w:rPr>
          <w:rFonts w:ascii="Cambria" w:hAnsi="Cambria"/>
          <w:sz w:val="28"/>
          <w:szCs w:val="28"/>
        </w:rPr>
        <w:t xml:space="preserve"> </w:t>
      </w:r>
      <w:r w:rsidR="007F59FE">
        <w:rPr>
          <w:rFonts w:ascii="Cambria" w:hAnsi="Cambria"/>
          <w:sz w:val="28"/>
          <w:szCs w:val="28"/>
        </w:rPr>
        <w:t>w</w:t>
      </w:r>
      <w:r w:rsidR="001008CC">
        <w:rPr>
          <w:rFonts w:ascii="Cambria" w:hAnsi="Cambria"/>
          <w:sz w:val="28"/>
          <w:szCs w:val="28"/>
        </w:rPr>
        <w:t xml:space="preserve">ho </w:t>
      </w:r>
      <w:r w:rsidR="00A37D79">
        <w:rPr>
          <w:rFonts w:ascii="Cambria" w:hAnsi="Cambria"/>
          <w:sz w:val="28"/>
          <w:szCs w:val="28"/>
        </w:rPr>
        <w:t xml:space="preserve">the hell </w:t>
      </w:r>
      <w:r w:rsidR="001008CC">
        <w:rPr>
          <w:rFonts w:ascii="Cambria" w:hAnsi="Cambria"/>
          <w:sz w:val="28"/>
          <w:szCs w:val="28"/>
        </w:rPr>
        <w:t xml:space="preserve">had sent </w:t>
      </w:r>
      <w:r w:rsidR="00A37D79">
        <w:rPr>
          <w:rFonts w:ascii="Cambria" w:hAnsi="Cambria"/>
          <w:sz w:val="28"/>
          <w:szCs w:val="28"/>
        </w:rPr>
        <w:t>Clara</w:t>
      </w:r>
      <w:r w:rsidR="001008CC">
        <w:rPr>
          <w:rFonts w:ascii="Cambria" w:hAnsi="Cambria"/>
          <w:sz w:val="28"/>
          <w:szCs w:val="28"/>
        </w:rPr>
        <w:t xml:space="preserve"> that </w:t>
      </w:r>
      <w:del w:id="12389" w:author="Claire S" w:date="2026-07-27T17:02:00Z" w16du:dateUtc="2026-07-27T16:02:00Z">
        <w:r w:rsidR="001008CC" w:rsidRPr="00153950" w:rsidDel="00F85F30">
          <w:rPr>
            <w:rFonts w:ascii="Cambria" w:hAnsi="Cambria"/>
            <w:sz w:val="28"/>
            <w:szCs w:val="28"/>
            <w:highlight w:val="green"/>
            <w:rPrChange w:id="12390" w:author="Daisy Watt" w:date="2026-06-23T12:42:00Z" w16du:dateUtc="2026-06-23T10:42:00Z">
              <w:rPr>
                <w:rFonts w:ascii="Cambria" w:hAnsi="Cambria"/>
                <w:sz w:val="28"/>
                <w:szCs w:val="28"/>
              </w:rPr>
            </w:rPrChange>
          </w:rPr>
          <w:delText>terrible</w:delText>
        </w:r>
        <w:r w:rsidR="001008CC" w:rsidDel="00F85F30">
          <w:rPr>
            <w:rFonts w:ascii="Cambria" w:hAnsi="Cambria"/>
            <w:sz w:val="28"/>
            <w:szCs w:val="28"/>
          </w:rPr>
          <w:delText xml:space="preserve"> </w:delText>
        </w:r>
      </w:del>
      <w:ins w:id="12391" w:author="Claire S" w:date="2026-07-27T17:02:00Z" w16du:dateUtc="2026-07-27T16:02:00Z">
        <w:r w:rsidR="00F85F30">
          <w:rPr>
            <w:rFonts w:ascii="Cambria" w:hAnsi="Cambria"/>
            <w:sz w:val="28"/>
            <w:szCs w:val="28"/>
          </w:rPr>
          <w:t xml:space="preserve">awful </w:t>
        </w:r>
      </w:ins>
      <w:r w:rsidR="001008CC">
        <w:rPr>
          <w:rFonts w:ascii="Cambria" w:hAnsi="Cambria"/>
          <w:sz w:val="28"/>
          <w:szCs w:val="28"/>
        </w:rPr>
        <w:t>video?</w:t>
      </w:r>
      <w:r w:rsidR="003A7990">
        <w:rPr>
          <w:rFonts w:ascii="Cambria" w:hAnsi="Cambria"/>
          <w:sz w:val="28"/>
          <w:szCs w:val="28"/>
        </w:rPr>
        <w:t xml:space="preserve">  </w:t>
      </w:r>
    </w:p>
    <w:p w14:paraId="2C2A6D5F" w14:textId="235C4B82" w:rsidR="00B227A9" w:rsidRDefault="009A4AB5" w:rsidP="009A4AB5">
      <w:pPr>
        <w:spacing w:line="360" w:lineRule="auto"/>
        <w:ind w:firstLine="720"/>
        <w:contextualSpacing/>
        <w:rPr>
          <w:rFonts w:ascii="Cambria" w:hAnsi="Cambria"/>
          <w:sz w:val="28"/>
          <w:szCs w:val="28"/>
        </w:rPr>
      </w:pPr>
      <w:r>
        <w:rPr>
          <w:rFonts w:ascii="Cambria" w:hAnsi="Cambria"/>
          <w:sz w:val="28"/>
          <w:szCs w:val="28"/>
        </w:rPr>
        <w:t>And h</w:t>
      </w:r>
      <w:r w:rsidR="003A7990">
        <w:rPr>
          <w:rFonts w:ascii="Cambria" w:hAnsi="Cambria"/>
          <w:sz w:val="28"/>
          <w:szCs w:val="28"/>
        </w:rPr>
        <w:t xml:space="preserve">ow did they have </w:t>
      </w:r>
      <w:r w:rsidR="003A7990" w:rsidRPr="009A4AB5">
        <w:rPr>
          <w:rFonts w:ascii="Cambria" w:hAnsi="Cambria"/>
          <w:i/>
          <w:iCs/>
          <w:sz w:val="28"/>
          <w:szCs w:val="28"/>
        </w:rPr>
        <w:t>her</w:t>
      </w:r>
      <w:r w:rsidR="003A7990">
        <w:rPr>
          <w:rFonts w:ascii="Cambria" w:hAnsi="Cambria"/>
          <w:sz w:val="28"/>
          <w:szCs w:val="28"/>
        </w:rPr>
        <w:t xml:space="preserve"> email</w:t>
      </w:r>
      <w:r w:rsidR="00D537B8">
        <w:rPr>
          <w:rFonts w:ascii="Cambria" w:hAnsi="Cambria"/>
          <w:sz w:val="28"/>
          <w:szCs w:val="28"/>
        </w:rPr>
        <w:t xml:space="preserve"> and phone number</w:t>
      </w:r>
      <w:r w:rsidR="003A7990">
        <w:rPr>
          <w:rFonts w:ascii="Cambria" w:hAnsi="Cambria"/>
          <w:sz w:val="28"/>
          <w:szCs w:val="28"/>
        </w:rPr>
        <w:t>?</w:t>
      </w:r>
    </w:p>
    <w:p w14:paraId="34CD1E46" w14:textId="239A4F65" w:rsidR="00551E09" w:rsidRDefault="00551E09" w:rsidP="009A4AB5">
      <w:pPr>
        <w:spacing w:line="360" w:lineRule="auto"/>
        <w:ind w:firstLine="720"/>
        <w:contextualSpacing/>
        <w:rPr>
          <w:ins w:id="12392" w:author="Claire S" w:date="2026-05-22T18:12:00Z" w16du:dateUtc="2026-05-22T17:12:00Z"/>
          <w:rFonts w:ascii="Cambria" w:hAnsi="Cambria"/>
          <w:sz w:val="28"/>
          <w:szCs w:val="28"/>
        </w:rPr>
      </w:pPr>
      <w:del w:id="12393" w:author="Claire S" w:date="2026-06-04T14:17:00Z" w16du:dateUtc="2026-06-04T13:17:00Z">
        <w:r w:rsidDel="002155E6">
          <w:rPr>
            <w:rFonts w:ascii="Cambria" w:hAnsi="Cambria"/>
            <w:sz w:val="28"/>
            <w:szCs w:val="28"/>
          </w:rPr>
          <w:delText>None of it boded well</w:delText>
        </w:r>
        <w:r w:rsidR="00B97E4A" w:rsidDel="002155E6">
          <w:rPr>
            <w:rFonts w:ascii="Cambria" w:hAnsi="Cambria"/>
            <w:sz w:val="28"/>
            <w:szCs w:val="28"/>
          </w:rPr>
          <w:delText xml:space="preserve"> – but</w:delText>
        </w:r>
      </w:del>
      <w:ins w:id="12394" w:author="Claire S" w:date="2026-06-04T14:17:00Z" w16du:dateUtc="2026-06-04T13:17:00Z">
        <w:r w:rsidR="002155E6">
          <w:rPr>
            <w:rFonts w:ascii="Cambria" w:hAnsi="Cambria"/>
            <w:sz w:val="28"/>
            <w:szCs w:val="28"/>
          </w:rPr>
          <w:t>S</w:t>
        </w:r>
      </w:ins>
      <w:del w:id="12395" w:author="Claire S" w:date="2026-06-04T14:17:00Z" w16du:dateUtc="2026-06-04T13:17:00Z">
        <w:r w:rsidR="00B97E4A" w:rsidDel="002155E6">
          <w:rPr>
            <w:rFonts w:ascii="Cambria" w:hAnsi="Cambria"/>
            <w:sz w:val="28"/>
            <w:szCs w:val="28"/>
          </w:rPr>
          <w:delText xml:space="preserve"> s</w:delText>
        </w:r>
      </w:del>
      <w:r w:rsidR="00B97E4A">
        <w:rPr>
          <w:rFonts w:ascii="Cambria" w:hAnsi="Cambria"/>
          <w:sz w:val="28"/>
          <w:szCs w:val="28"/>
        </w:rPr>
        <w:t>he needed to start getting ahead of the game</w:t>
      </w:r>
      <w:del w:id="12396" w:author="Claire S" w:date="2026-06-04T14:17:00Z" w16du:dateUtc="2026-06-04T13:17:00Z">
        <w:r w:rsidR="00B97E4A" w:rsidDel="002155E6">
          <w:rPr>
            <w:rFonts w:ascii="Cambria" w:hAnsi="Cambria"/>
            <w:sz w:val="28"/>
            <w:szCs w:val="28"/>
          </w:rPr>
          <w:delText xml:space="preserve">.  </w:delText>
        </w:r>
      </w:del>
      <w:ins w:id="12397" w:author="Claire S" w:date="2026-06-04T14:17:00Z" w16du:dateUtc="2026-06-04T13:17:00Z">
        <w:r w:rsidR="002155E6">
          <w:rPr>
            <w:rFonts w:ascii="Cambria" w:hAnsi="Cambria"/>
            <w:sz w:val="28"/>
            <w:szCs w:val="28"/>
          </w:rPr>
          <w:t>, but s</w:t>
        </w:r>
      </w:ins>
      <w:del w:id="12398" w:author="Claire S" w:date="2026-05-21T17:50:00Z" w16du:dateUtc="2026-05-21T16:50:00Z">
        <w:r w:rsidR="00B97E4A" w:rsidDel="00F14B6D">
          <w:rPr>
            <w:rFonts w:ascii="Cambria" w:hAnsi="Cambria"/>
            <w:sz w:val="28"/>
            <w:szCs w:val="28"/>
          </w:rPr>
          <w:delText>The only question was</w:delText>
        </w:r>
      </w:del>
      <w:ins w:id="12399" w:author="Claire S" w:date="2026-05-21T17:50:00Z" w16du:dateUtc="2026-05-21T16:50:00Z">
        <w:r w:rsidR="00F14B6D">
          <w:rPr>
            <w:rFonts w:ascii="Cambria" w:hAnsi="Cambria"/>
            <w:sz w:val="28"/>
            <w:szCs w:val="28"/>
          </w:rPr>
          <w:t>he wasn’t sure</w:t>
        </w:r>
      </w:ins>
      <w:r w:rsidR="00B97E4A">
        <w:rPr>
          <w:rFonts w:ascii="Cambria" w:hAnsi="Cambria"/>
          <w:sz w:val="28"/>
          <w:szCs w:val="28"/>
        </w:rPr>
        <w:t xml:space="preserve"> how</w:t>
      </w:r>
      <w:ins w:id="12400" w:author="Claire S" w:date="2026-06-04T14:18:00Z" w16du:dateUtc="2026-06-04T13:18:00Z">
        <w:r w:rsidR="00AC11A8">
          <w:rPr>
            <w:rFonts w:ascii="Cambria" w:hAnsi="Cambria"/>
            <w:sz w:val="28"/>
            <w:szCs w:val="28"/>
          </w:rPr>
          <w:t>,</w:t>
        </w:r>
      </w:ins>
      <w:del w:id="12401" w:author="Claire S" w:date="2026-06-04T14:18:00Z" w16du:dateUtc="2026-06-04T13:18:00Z">
        <w:r w:rsidR="00B97E4A" w:rsidDel="00AC11A8">
          <w:rPr>
            <w:rFonts w:ascii="Cambria" w:hAnsi="Cambria"/>
            <w:sz w:val="28"/>
            <w:szCs w:val="28"/>
          </w:rPr>
          <w:delText>.</w:delText>
        </w:r>
        <w:r w:rsidDel="00AC11A8">
          <w:rPr>
            <w:rFonts w:ascii="Cambria" w:hAnsi="Cambria"/>
            <w:sz w:val="28"/>
            <w:szCs w:val="28"/>
          </w:rPr>
          <w:delText xml:space="preserve"> </w:delText>
        </w:r>
      </w:del>
      <w:ins w:id="12402" w:author="Claire S" w:date="2026-06-04T14:18:00Z" w16du:dateUtc="2026-06-04T13:18:00Z">
        <w:r w:rsidR="00AC11A8">
          <w:rPr>
            <w:rFonts w:ascii="Cambria" w:hAnsi="Cambria"/>
            <w:sz w:val="28"/>
            <w:szCs w:val="28"/>
          </w:rPr>
          <w:t xml:space="preserve"> unles</w:t>
        </w:r>
      </w:ins>
      <w:ins w:id="12403" w:author="Daisy Watt" w:date="2026-06-22T18:13:00Z" w16du:dateUtc="2026-06-22T16:13:00Z">
        <w:r w:rsidR="00AC11A8">
          <w:rPr>
            <w:rFonts w:ascii="Cambria" w:hAnsi="Cambria"/>
            <w:sz w:val="28"/>
            <w:szCs w:val="28"/>
          </w:rPr>
          <w:t>s</w:t>
        </w:r>
        <w:r w:rsidR="00AC29B9">
          <w:rPr>
            <w:rFonts w:ascii="Cambria" w:hAnsi="Cambria"/>
            <w:sz w:val="28"/>
            <w:szCs w:val="28"/>
          </w:rPr>
          <w:t>…</w:t>
        </w:r>
      </w:ins>
      <w:ins w:id="12404" w:author="Claire S" w:date="2026-06-04T14:18:00Z" w16du:dateUtc="2026-06-04T13:18:00Z">
        <w:del w:id="12405" w:author="Daisy Watt" w:date="2026-06-22T18:13:00Z" w16du:dateUtc="2026-06-22T16:13:00Z">
          <w:r w:rsidR="00AC11A8" w:rsidDel="00AC29B9">
            <w:rPr>
              <w:rFonts w:ascii="Cambria" w:hAnsi="Cambria"/>
              <w:sz w:val="28"/>
              <w:szCs w:val="28"/>
            </w:rPr>
            <w:delText>s</w:delText>
          </w:r>
          <w:r w:rsidR="00AC11A8">
            <w:rPr>
              <w:rFonts w:ascii="Cambria" w:hAnsi="Cambria"/>
              <w:sz w:val="28"/>
              <w:szCs w:val="28"/>
            </w:rPr>
            <w:delText xml:space="preserve"> -</w:delText>
          </w:r>
        </w:del>
      </w:ins>
    </w:p>
    <w:p w14:paraId="30D09C0A" w14:textId="79209C6C" w:rsidR="00A435C3" w:rsidRDefault="002155E6" w:rsidP="00A435C3">
      <w:pPr>
        <w:spacing w:line="360" w:lineRule="auto"/>
        <w:ind w:firstLine="720"/>
        <w:contextualSpacing/>
        <w:rPr>
          <w:moveTo w:id="12406" w:author="Claire S" w:date="2026-05-22T18:12:00Z" w16du:dateUtc="2026-05-22T17:12:00Z"/>
          <w:rFonts w:ascii="Cambria" w:hAnsi="Cambria"/>
          <w:color w:val="000000" w:themeColor="text1"/>
          <w:sz w:val="28"/>
          <w:szCs w:val="28"/>
        </w:rPr>
      </w:pPr>
      <w:ins w:id="12407" w:author="Claire S" w:date="2026-06-04T14:18:00Z" w16du:dateUtc="2026-06-04T13:18:00Z">
        <w:r>
          <w:rPr>
            <w:rFonts w:ascii="Cambria" w:hAnsi="Cambria"/>
            <w:color w:val="000000" w:themeColor="text1"/>
            <w:sz w:val="28"/>
            <w:szCs w:val="28"/>
          </w:rPr>
          <w:t>H</w:t>
        </w:r>
      </w:ins>
      <w:moveToRangeStart w:id="12408" w:author="Claire S" w:date="2026-05-22T18:12:00Z" w:name="move230365993"/>
      <w:moveTo w:id="12409" w:author="Claire S" w:date="2026-05-22T18:12:00Z" w16du:dateUtc="2026-05-22T17:12:00Z">
        <w:del w:id="12410" w:author="Claire S" w:date="2026-05-22T18:13:00Z" w16du:dateUtc="2026-05-22T17:13:00Z">
          <w:r w:rsidR="00A435C3" w:rsidDel="00A435C3">
            <w:rPr>
              <w:rFonts w:ascii="Cambria" w:hAnsi="Cambria"/>
              <w:color w:val="000000" w:themeColor="text1"/>
              <w:sz w:val="28"/>
              <w:szCs w:val="28"/>
            </w:rPr>
            <w:delText>She didn’t stop to think. Grabbing her bag and coat</w:delText>
          </w:r>
        </w:del>
      </w:moveTo>
      <w:ins w:id="12411" w:author="Claire S" w:date="2026-05-27T15:21:00Z" w16du:dateUtc="2026-05-27T14:21:00Z">
        <w:r w:rsidR="00166D17">
          <w:rPr>
            <w:rFonts w:ascii="Cambria" w:hAnsi="Cambria"/>
            <w:color w:val="000000" w:themeColor="text1"/>
            <w:sz w:val="28"/>
            <w:szCs w:val="28"/>
          </w:rPr>
          <w:t>eart sinking with exhaustion</w:t>
        </w:r>
      </w:ins>
      <w:ins w:id="12412" w:author="Claire S" w:date="2026-06-04T14:18:00Z" w16du:dateUtc="2026-06-04T13:18:00Z">
        <w:r>
          <w:rPr>
            <w:rFonts w:ascii="Cambria" w:hAnsi="Cambria"/>
            <w:color w:val="000000" w:themeColor="text1"/>
            <w:sz w:val="28"/>
            <w:szCs w:val="28"/>
          </w:rPr>
          <w:t xml:space="preserve"> and fear</w:t>
        </w:r>
      </w:ins>
      <w:ins w:id="12413" w:author="Claire S" w:date="2026-05-27T15:21:00Z" w16du:dateUtc="2026-05-27T14:21:00Z">
        <w:r w:rsidR="00166D17">
          <w:rPr>
            <w:rFonts w:ascii="Cambria" w:hAnsi="Cambria"/>
            <w:color w:val="000000" w:themeColor="text1"/>
            <w:sz w:val="28"/>
            <w:szCs w:val="28"/>
          </w:rPr>
          <w:t xml:space="preserve">, </w:t>
        </w:r>
      </w:ins>
      <w:ins w:id="12414" w:author="Claire S" w:date="2026-06-04T14:18:00Z" w16du:dateUtc="2026-06-04T13:18:00Z">
        <w:r>
          <w:rPr>
            <w:rFonts w:ascii="Cambria" w:hAnsi="Cambria"/>
            <w:color w:val="000000" w:themeColor="text1"/>
            <w:sz w:val="28"/>
            <w:szCs w:val="28"/>
          </w:rPr>
          <w:t xml:space="preserve">Clara knew </w:t>
        </w:r>
      </w:ins>
      <w:ins w:id="12415" w:author="Claire S" w:date="2026-05-22T18:13:00Z" w16du:dateUtc="2026-05-22T17:13:00Z">
        <w:r w:rsidR="00A435C3">
          <w:rPr>
            <w:rFonts w:ascii="Cambria" w:hAnsi="Cambria"/>
            <w:color w:val="000000" w:themeColor="text1"/>
            <w:sz w:val="28"/>
            <w:szCs w:val="28"/>
          </w:rPr>
          <w:t xml:space="preserve">she needed to get dressed and </w:t>
        </w:r>
      </w:ins>
      <w:moveTo w:id="12416" w:author="Claire S" w:date="2026-05-22T18:12:00Z" w16du:dateUtc="2026-05-22T17:12:00Z">
        <w:del w:id="12417" w:author="Claire S" w:date="2026-05-22T18:13:00Z" w16du:dateUtc="2026-05-22T17:13:00Z">
          <w:r w:rsidR="00A435C3" w:rsidDel="00A435C3">
            <w:rPr>
              <w:rFonts w:ascii="Cambria" w:hAnsi="Cambria"/>
              <w:color w:val="000000" w:themeColor="text1"/>
              <w:sz w:val="28"/>
              <w:szCs w:val="28"/>
            </w:rPr>
            <w:delText xml:space="preserve">, Clara ran out of the building and </w:delText>
          </w:r>
        </w:del>
        <w:r w:rsidR="00A435C3">
          <w:rPr>
            <w:rFonts w:ascii="Cambria" w:hAnsi="Cambria"/>
            <w:color w:val="000000" w:themeColor="text1"/>
            <w:sz w:val="28"/>
            <w:szCs w:val="28"/>
          </w:rPr>
          <w:t>jump</w:t>
        </w:r>
        <w:del w:id="12418" w:author="Claire S" w:date="2026-05-22T18:13:00Z" w16du:dateUtc="2026-05-22T17:13:00Z">
          <w:r w:rsidR="00A435C3" w:rsidDel="00A435C3">
            <w:rPr>
              <w:rFonts w:ascii="Cambria" w:hAnsi="Cambria"/>
              <w:color w:val="000000" w:themeColor="text1"/>
              <w:sz w:val="28"/>
              <w:szCs w:val="28"/>
            </w:rPr>
            <w:delText>ed</w:delText>
          </w:r>
        </w:del>
        <w:r w:rsidR="00A435C3">
          <w:rPr>
            <w:rFonts w:ascii="Cambria" w:hAnsi="Cambria"/>
            <w:color w:val="000000" w:themeColor="text1"/>
            <w:sz w:val="28"/>
            <w:szCs w:val="28"/>
          </w:rPr>
          <w:t xml:space="preserve"> on the first bus to Victoria Sation</w:t>
        </w:r>
      </w:moveTo>
      <w:ins w:id="12419" w:author="Claire S" w:date="2026-05-27T15:21:00Z" w16du:dateUtc="2026-05-27T14:21:00Z">
        <w:r w:rsidR="00166D17">
          <w:rPr>
            <w:rFonts w:ascii="Cambria" w:hAnsi="Cambria"/>
            <w:color w:val="000000" w:themeColor="text1"/>
            <w:sz w:val="28"/>
            <w:szCs w:val="28"/>
          </w:rPr>
          <w:t>, to catch a train to Sussex</w:t>
        </w:r>
      </w:ins>
      <w:moveTo w:id="12420" w:author="Claire S" w:date="2026-05-22T18:12:00Z" w16du:dateUtc="2026-05-22T17:12:00Z">
        <w:r w:rsidR="00A435C3">
          <w:rPr>
            <w:rFonts w:ascii="Cambria" w:hAnsi="Cambria"/>
            <w:color w:val="000000" w:themeColor="text1"/>
            <w:sz w:val="28"/>
            <w:szCs w:val="28"/>
          </w:rPr>
          <w:t xml:space="preserve">.  </w:t>
        </w:r>
        <w:del w:id="12421" w:author="Claire S" w:date="2026-05-22T18:13:00Z" w16du:dateUtc="2026-05-22T17:13:00Z">
          <w:r w:rsidR="00A435C3" w:rsidDel="00A435C3">
            <w:rPr>
              <w:rFonts w:ascii="Cambria" w:hAnsi="Cambria"/>
              <w:color w:val="000000" w:themeColor="text1"/>
              <w:sz w:val="28"/>
              <w:szCs w:val="28"/>
            </w:rPr>
            <w:delText>If she couldn’t find the video,</w:delText>
          </w:r>
        </w:del>
      </w:moveTo>
      <w:ins w:id="12422" w:author="Claire S" w:date="2026-05-22T18:13:00Z" w16du:dateUtc="2026-05-22T17:13:00Z">
        <w:r w:rsidR="00A435C3">
          <w:rPr>
            <w:rFonts w:ascii="Cambria" w:hAnsi="Cambria"/>
            <w:color w:val="000000" w:themeColor="text1"/>
            <w:sz w:val="28"/>
            <w:szCs w:val="28"/>
          </w:rPr>
          <w:t>S</w:t>
        </w:r>
      </w:ins>
      <w:moveTo w:id="12423" w:author="Claire S" w:date="2026-05-22T18:12:00Z" w16du:dateUtc="2026-05-22T17:12:00Z">
        <w:del w:id="12424" w:author="Claire S" w:date="2026-05-22T18:13:00Z" w16du:dateUtc="2026-05-22T17:13:00Z">
          <w:r w:rsidR="00A435C3" w:rsidDel="00A435C3">
            <w:rPr>
              <w:rFonts w:ascii="Cambria" w:hAnsi="Cambria"/>
              <w:color w:val="000000" w:themeColor="text1"/>
              <w:sz w:val="28"/>
              <w:szCs w:val="28"/>
            </w:rPr>
            <w:delText xml:space="preserve"> s</w:delText>
          </w:r>
        </w:del>
        <w:r w:rsidR="00A435C3">
          <w:rPr>
            <w:rFonts w:ascii="Cambria" w:hAnsi="Cambria"/>
            <w:color w:val="000000" w:themeColor="text1"/>
            <w:sz w:val="28"/>
            <w:szCs w:val="28"/>
          </w:rPr>
          <w:t>he needed to at least try to find Violet – and soon.</w:t>
        </w:r>
      </w:moveTo>
    </w:p>
    <w:moveToRangeEnd w:id="12408"/>
    <w:p w14:paraId="232AA9EA" w14:textId="77777777" w:rsidR="00A435C3" w:rsidRDefault="00A435C3" w:rsidP="009A4AB5">
      <w:pPr>
        <w:spacing w:line="360" w:lineRule="auto"/>
        <w:ind w:firstLine="720"/>
        <w:contextualSpacing/>
        <w:rPr>
          <w:rFonts w:ascii="Cambria" w:hAnsi="Cambria"/>
          <w:sz w:val="28"/>
          <w:szCs w:val="28"/>
        </w:rPr>
      </w:pPr>
    </w:p>
    <w:p w14:paraId="18A613F9" w14:textId="77777777" w:rsidR="009A4AB5" w:rsidRDefault="009A4AB5" w:rsidP="002D31C2">
      <w:pPr>
        <w:spacing w:line="360" w:lineRule="auto"/>
        <w:contextualSpacing/>
        <w:rPr>
          <w:rFonts w:ascii="Cambria" w:hAnsi="Cambria"/>
          <w:sz w:val="28"/>
          <w:szCs w:val="28"/>
        </w:rPr>
      </w:pPr>
    </w:p>
    <w:p w14:paraId="6CDBF7F6" w14:textId="797BB758" w:rsidR="00007168" w:rsidDel="00F77D00" w:rsidRDefault="00007168" w:rsidP="00967D70">
      <w:pPr>
        <w:spacing w:line="360" w:lineRule="auto"/>
        <w:contextualSpacing/>
        <w:rPr>
          <w:del w:id="12425" w:author="Claire S" w:date="2026-06-04T14:18:00Z" w16du:dateUtc="2026-06-04T13:18:00Z"/>
          <w:rFonts w:ascii="Cambria" w:hAnsi="Cambria"/>
          <w:sz w:val="28"/>
          <w:szCs w:val="28"/>
        </w:rPr>
      </w:pPr>
    </w:p>
    <w:p w14:paraId="16F4B42B" w14:textId="77777777" w:rsidR="00551E09" w:rsidDel="00AC11A8" w:rsidRDefault="00551E09" w:rsidP="002D31C2">
      <w:pPr>
        <w:spacing w:line="360" w:lineRule="auto"/>
        <w:contextualSpacing/>
        <w:rPr>
          <w:del w:id="12426" w:author="Claire S" w:date="2026-06-04T14:18:00Z" w16du:dateUtc="2026-06-04T13:18:00Z"/>
          <w:rFonts w:ascii="Cambria" w:hAnsi="Cambria"/>
          <w:sz w:val="28"/>
          <w:szCs w:val="28"/>
        </w:rPr>
      </w:pPr>
    </w:p>
    <w:p w14:paraId="46B0116A" w14:textId="2674666D" w:rsidR="00551E09" w:rsidDel="00DE5C7E" w:rsidRDefault="00551E09" w:rsidP="002D31C2">
      <w:pPr>
        <w:spacing w:line="360" w:lineRule="auto"/>
        <w:contextualSpacing/>
        <w:rPr>
          <w:del w:id="12427" w:author="Claire S" w:date="2026-06-04T11:23:00Z" w16du:dateUtc="2026-06-04T10:23:00Z"/>
          <w:rFonts w:ascii="Cambria" w:hAnsi="Cambria"/>
          <w:sz w:val="28"/>
          <w:szCs w:val="28"/>
        </w:rPr>
      </w:pPr>
    </w:p>
    <w:p w14:paraId="631A7A10" w14:textId="7A1A329A" w:rsidR="00551E09" w:rsidDel="00166D17" w:rsidRDefault="00551E09" w:rsidP="002D31C2">
      <w:pPr>
        <w:spacing w:line="360" w:lineRule="auto"/>
        <w:contextualSpacing/>
        <w:rPr>
          <w:del w:id="12428" w:author="Claire S" w:date="2026-05-27T15:21:00Z" w16du:dateUtc="2026-05-27T14:21:00Z"/>
          <w:rFonts w:ascii="Cambria" w:hAnsi="Cambria"/>
          <w:sz w:val="28"/>
          <w:szCs w:val="28"/>
        </w:rPr>
      </w:pPr>
    </w:p>
    <w:p w14:paraId="19B98DBB" w14:textId="5A1436A7" w:rsidR="00551E09" w:rsidDel="00166D17" w:rsidRDefault="00551E09" w:rsidP="002D31C2">
      <w:pPr>
        <w:spacing w:line="360" w:lineRule="auto"/>
        <w:contextualSpacing/>
        <w:rPr>
          <w:del w:id="12429" w:author="Claire S" w:date="2026-05-27T15:21:00Z" w16du:dateUtc="2026-05-27T14:21:00Z"/>
          <w:rFonts w:ascii="Cambria" w:hAnsi="Cambria"/>
          <w:sz w:val="28"/>
          <w:szCs w:val="28"/>
        </w:rPr>
      </w:pPr>
    </w:p>
    <w:p w14:paraId="6BBB430D" w14:textId="1805973A" w:rsidR="00551E09" w:rsidDel="00A435C3" w:rsidRDefault="00551E09" w:rsidP="002D31C2">
      <w:pPr>
        <w:spacing w:line="360" w:lineRule="auto"/>
        <w:contextualSpacing/>
        <w:rPr>
          <w:del w:id="12430" w:author="Claire S" w:date="2026-05-22T18:13:00Z" w16du:dateUtc="2026-05-22T17:13:00Z"/>
          <w:rFonts w:ascii="Cambria" w:hAnsi="Cambria"/>
          <w:sz w:val="28"/>
          <w:szCs w:val="28"/>
        </w:rPr>
      </w:pPr>
    </w:p>
    <w:p w14:paraId="7634D274" w14:textId="298758F3" w:rsidR="00551E09" w:rsidDel="00A435C3" w:rsidRDefault="00551E09" w:rsidP="002D31C2">
      <w:pPr>
        <w:spacing w:line="360" w:lineRule="auto"/>
        <w:contextualSpacing/>
        <w:rPr>
          <w:del w:id="12431" w:author="Claire S" w:date="2026-05-22T18:13:00Z" w16du:dateUtc="2026-05-22T17:13:00Z"/>
          <w:rFonts w:ascii="Cambria" w:hAnsi="Cambria"/>
          <w:sz w:val="28"/>
          <w:szCs w:val="28"/>
        </w:rPr>
      </w:pPr>
    </w:p>
    <w:p w14:paraId="708687ED" w14:textId="486C23B1" w:rsidR="00551E09" w:rsidDel="00A435C3" w:rsidRDefault="00551E09" w:rsidP="002D31C2">
      <w:pPr>
        <w:spacing w:line="360" w:lineRule="auto"/>
        <w:contextualSpacing/>
        <w:rPr>
          <w:del w:id="12432" w:author="Claire S" w:date="2026-05-22T18:13:00Z" w16du:dateUtc="2026-05-22T17:13:00Z"/>
          <w:rFonts w:ascii="Cambria" w:hAnsi="Cambria"/>
          <w:sz w:val="28"/>
          <w:szCs w:val="28"/>
        </w:rPr>
      </w:pPr>
    </w:p>
    <w:p w14:paraId="1444E704" w14:textId="77A206BA" w:rsidR="00551E09" w:rsidDel="00A435C3" w:rsidRDefault="00551E09" w:rsidP="002D31C2">
      <w:pPr>
        <w:spacing w:line="360" w:lineRule="auto"/>
        <w:contextualSpacing/>
        <w:rPr>
          <w:del w:id="12433" w:author="Claire S" w:date="2026-05-22T18:13:00Z" w16du:dateUtc="2026-05-22T17:13:00Z"/>
          <w:rFonts w:ascii="Cambria" w:hAnsi="Cambria"/>
          <w:sz w:val="28"/>
          <w:szCs w:val="28"/>
        </w:rPr>
      </w:pPr>
    </w:p>
    <w:p w14:paraId="0DB18BF1" w14:textId="7DB5273F" w:rsidR="00551E09" w:rsidDel="008E75EE" w:rsidRDefault="00551E09" w:rsidP="002D31C2">
      <w:pPr>
        <w:spacing w:line="360" w:lineRule="auto"/>
        <w:contextualSpacing/>
        <w:rPr>
          <w:del w:id="12434" w:author="Claire S" w:date="2026-05-20T11:20:00Z" w16du:dateUtc="2026-05-20T10:20:00Z"/>
          <w:rFonts w:ascii="Cambria" w:hAnsi="Cambria"/>
          <w:sz w:val="28"/>
          <w:szCs w:val="28"/>
        </w:rPr>
      </w:pPr>
    </w:p>
    <w:p w14:paraId="10D2CDD7" w14:textId="3A094C2B" w:rsidR="00967D70" w:rsidRDefault="00967D70" w:rsidP="00967D70">
      <w:pPr>
        <w:spacing w:line="360" w:lineRule="auto"/>
        <w:contextualSpacing/>
        <w:rPr>
          <w:ins w:id="12435" w:author="Claire S" w:date="2026-07-28T10:28:00Z" w16du:dateUtc="2026-07-28T09:28:00Z"/>
          <w:rFonts w:ascii="Cambria" w:hAnsi="Cambria"/>
          <w:b/>
          <w:bCs/>
          <w:sz w:val="28"/>
          <w:szCs w:val="28"/>
        </w:rPr>
      </w:pPr>
      <w:r w:rsidRPr="00EB0286">
        <w:rPr>
          <w:rFonts w:ascii="Cambria" w:hAnsi="Cambria"/>
          <w:b/>
          <w:bCs/>
          <w:sz w:val="28"/>
          <w:szCs w:val="28"/>
        </w:rPr>
        <w:t xml:space="preserve">CHAPTER </w:t>
      </w:r>
      <w:del w:id="12436" w:author="Claire S" w:date="2026-07-27T17:03:00Z" w16du:dateUtc="2026-07-27T16:03:00Z">
        <w:r w:rsidR="0023336A" w:rsidDel="00F77D00">
          <w:rPr>
            <w:rFonts w:ascii="Cambria" w:hAnsi="Cambria"/>
            <w:b/>
            <w:bCs/>
            <w:sz w:val="28"/>
            <w:szCs w:val="28"/>
          </w:rPr>
          <w:delText>3</w:delText>
        </w:r>
        <w:r w:rsidR="00554EFB" w:rsidDel="00F77D00">
          <w:rPr>
            <w:rFonts w:ascii="Cambria" w:hAnsi="Cambria"/>
            <w:b/>
            <w:bCs/>
            <w:sz w:val="28"/>
            <w:szCs w:val="28"/>
          </w:rPr>
          <w:delText>3</w:delText>
        </w:r>
      </w:del>
      <w:ins w:id="12437" w:author="Claire S" w:date="2026-07-27T17:03:00Z" w16du:dateUtc="2026-07-27T16:03:00Z">
        <w:r w:rsidR="00F77D00">
          <w:rPr>
            <w:rFonts w:ascii="Cambria" w:hAnsi="Cambria"/>
            <w:b/>
            <w:bCs/>
            <w:sz w:val="28"/>
            <w:szCs w:val="28"/>
          </w:rPr>
          <w:t>32</w:t>
        </w:r>
      </w:ins>
    </w:p>
    <w:p w14:paraId="531B7A35" w14:textId="659B0EDE" w:rsidR="00C441A9" w:rsidRDefault="00CC01EB" w:rsidP="00967D70">
      <w:pPr>
        <w:spacing w:line="360" w:lineRule="auto"/>
        <w:contextualSpacing/>
        <w:rPr>
          <w:rFonts w:ascii="Cambria" w:hAnsi="Cambria"/>
          <w:b/>
          <w:bCs/>
          <w:sz w:val="28"/>
          <w:szCs w:val="28"/>
        </w:rPr>
      </w:pPr>
      <w:ins w:id="12438" w:author="Claire S" w:date="2026-08-04T12:09:00Z" w16du:dateUtc="2026-08-04T11:09:00Z">
        <w:r>
          <w:rPr>
            <w:rFonts w:ascii="Cambria" w:hAnsi="Cambria"/>
            <w:b/>
            <w:bCs/>
            <w:sz w:val="28"/>
            <w:szCs w:val="28"/>
          </w:rPr>
          <w:t xml:space="preserve">SAVANNAH: </w:t>
        </w:r>
      </w:ins>
      <w:ins w:id="12439" w:author="Claire S" w:date="2026-07-28T10:28:00Z" w16du:dateUtc="2026-07-28T09:28:00Z">
        <w:r w:rsidR="00C441A9">
          <w:rPr>
            <w:rFonts w:ascii="Cambria" w:hAnsi="Cambria"/>
            <w:b/>
            <w:bCs/>
            <w:sz w:val="28"/>
            <w:szCs w:val="28"/>
          </w:rPr>
          <w:t>MONDAY NIGHT</w:t>
        </w:r>
      </w:ins>
    </w:p>
    <w:p w14:paraId="7A7BC8A4" w14:textId="684D355B" w:rsidR="0023336A" w:rsidRPr="00EB0286" w:rsidRDefault="0023336A" w:rsidP="00967D70">
      <w:pPr>
        <w:spacing w:line="360" w:lineRule="auto"/>
        <w:contextualSpacing/>
        <w:rPr>
          <w:del w:id="12440" w:author="Daisy Watt" w:date="2026-06-22T18:13:00Z" w16du:dateUtc="2026-06-22T16:13:00Z"/>
          <w:rFonts w:ascii="Cambria" w:hAnsi="Cambria"/>
          <w:b/>
          <w:bCs/>
          <w:sz w:val="28"/>
          <w:szCs w:val="28"/>
        </w:rPr>
      </w:pPr>
      <w:del w:id="12441" w:author="Daisy Watt" w:date="2026-06-22T18:13:00Z" w16du:dateUtc="2026-06-22T16:13:00Z">
        <w:r>
          <w:rPr>
            <w:rFonts w:ascii="Cambria" w:hAnsi="Cambria"/>
            <w:b/>
            <w:bCs/>
            <w:sz w:val="28"/>
            <w:szCs w:val="28"/>
          </w:rPr>
          <w:delText>M</w:delText>
        </w:r>
        <w:r w:rsidR="00425F53">
          <w:rPr>
            <w:rFonts w:ascii="Cambria" w:hAnsi="Cambria"/>
            <w:b/>
            <w:bCs/>
            <w:sz w:val="28"/>
            <w:szCs w:val="28"/>
          </w:rPr>
          <w:delText>ONDAY NIGHT</w:delText>
        </w:r>
      </w:del>
    </w:p>
    <w:p w14:paraId="6E1306BB" w14:textId="75928078" w:rsidR="00967D70" w:rsidRDefault="00967D70" w:rsidP="00967D70">
      <w:pPr>
        <w:spacing w:line="360" w:lineRule="auto"/>
        <w:contextualSpacing/>
        <w:rPr>
          <w:rFonts w:ascii="Cambria" w:hAnsi="Cambria"/>
          <w:sz w:val="28"/>
          <w:szCs w:val="28"/>
        </w:rPr>
      </w:pPr>
      <w:r>
        <w:rPr>
          <w:rFonts w:ascii="Cambria" w:hAnsi="Cambria"/>
          <w:sz w:val="28"/>
          <w:szCs w:val="28"/>
        </w:rPr>
        <w:tab/>
        <w:t>‘M</w:t>
      </w:r>
      <w:del w:id="12442" w:author="Claire S" w:date="2026-05-18T17:39:00Z" w16du:dateUtc="2026-05-18T16:39:00Z">
        <w:r w:rsidDel="005C518D">
          <w:rPr>
            <w:rFonts w:ascii="Cambria" w:hAnsi="Cambria"/>
            <w:sz w:val="28"/>
            <w:szCs w:val="28"/>
          </w:rPr>
          <w:delText>r</w:delText>
        </w:r>
      </w:del>
      <w:r>
        <w:rPr>
          <w:rFonts w:ascii="Cambria" w:hAnsi="Cambria"/>
          <w:sz w:val="28"/>
          <w:szCs w:val="28"/>
        </w:rPr>
        <w:t xml:space="preserve">s </w:t>
      </w:r>
      <w:del w:id="12443" w:author="Claire S" w:date="2026-06-04T11:23:00Z" w16du:dateUtc="2026-06-04T10:23:00Z">
        <w:r w:rsidDel="00DE5C7E">
          <w:rPr>
            <w:rFonts w:ascii="Cambria" w:hAnsi="Cambria"/>
            <w:sz w:val="28"/>
            <w:szCs w:val="28"/>
          </w:rPr>
          <w:delText>Wexford-</w:delText>
        </w:r>
      </w:del>
      <w:r>
        <w:rPr>
          <w:rFonts w:ascii="Cambria" w:hAnsi="Cambria"/>
          <w:sz w:val="28"/>
          <w:szCs w:val="28"/>
        </w:rPr>
        <w:t xml:space="preserve">Langley,’ </w:t>
      </w:r>
      <w:r w:rsidR="0023336A">
        <w:rPr>
          <w:rFonts w:ascii="Cambria" w:hAnsi="Cambria"/>
          <w:sz w:val="28"/>
          <w:szCs w:val="28"/>
        </w:rPr>
        <w:t>the</w:t>
      </w:r>
      <w:r w:rsidR="00E03CD8">
        <w:rPr>
          <w:rFonts w:ascii="Cambria" w:hAnsi="Cambria"/>
          <w:sz w:val="28"/>
          <w:szCs w:val="28"/>
        </w:rPr>
        <w:t xml:space="preserve"> tall</w:t>
      </w:r>
      <w:r w:rsidR="0023336A">
        <w:rPr>
          <w:rFonts w:ascii="Cambria" w:hAnsi="Cambria"/>
          <w:sz w:val="28"/>
          <w:szCs w:val="28"/>
        </w:rPr>
        <w:t xml:space="preserve"> American </w:t>
      </w:r>
      <w:r>
        <w:rPr>
          <w:rFonts w:ascii="Cambria" w:hAnsi="Cambria"/>
          <w:sz w:val="28"/>
          <w:szCs w:val="28"/>
        </w:rPr>
        <w:t>security guard appeared at the living-room door. ‘Can I ask</w:t>
      </w:r>
      <w:ins w:id="12444" w:author="Daisy Watt" w:date="2026-06-22T18:13:00Z" w16du:dateUtc="2026-06-22T16:13:00Z">
        <w:r w:rsidR="00153353">
          <w:rPr>
            <w:rFonts w:ascii="Cambria" w:hAnsi="Cambria"/>
            <w:sz w:val="28"/>
            <w:szCs w:val="28"/>
          </w:rPr>
          <w:t>,</w:t>
        </w:r>
      </w:ins>
      <w:del w:id="12445" w:author="Daisy Watt" w:date="2026-06-22T18:13:00Z" w16du:dateUtc="2026-06-22T16:13:00Z">
        <w:r>
          <w:rPr>
            <w:rFonts w:ascii="Cambria" w:hAnsi="Cambria"/>
            <w:sz w:val="28"/>
            <w:szCs w:val="28"/>
          </w:rPr>
          <w:delText xml:space="preserve"> -</w:delText>
        </w:r>
      </w:del>
      <w:r>
        <w:rPr>
          <w:rFonts w:ascii="Cambria" w:hAnsi="Cambria"/>
          <w:sz w:val="28"/>
          <w:szCs w:val="28"/>
        </w:rPr>
        <w:t xml:space="preserve"> is that normally there?’ </w:t>
      </w:r>
    </w:p>
    <w:p w14:paraId="6AF629CC" w14:textId="3BDAE7F5" w:rsidR="00967D70" w:rsidRDefault="00967D70" w:rsidP="00967D70">
      <w:pPr>
        <w:spacing w:line="360" w:lineRule="auto"/>
        <w:ind w:firstLine="720"/>
        <w:contextualSpacing/>
        <w:rPr>
          <w:rFonts w:ascii="Cambria" w:hAnsi="Cambria"/>
          <w:sz w:val="28"/>
          <w:szCs w:val="28"/>
        </w:rPr>
      </w:pPr>
      <w:r>
        <w:rPr>
          <w:rFonts w:ascii="Cambria" w:hAnsi="Cambria"/>
          <w:sz w:val="28"/>
          <w:szCs w:val="28"/>
        </w:rPr>
        <w:t xml:space="preserve">Savannah </w:t>
      </w:r>
      <w:r w:rsidR="00425F53">
        <w:rPr>
          <w:rFonts w:ascii="Cambria" w:hAnsi="Cambria"/>
          <w:sz w:val="28"/>
          <w:szCs w:val="28"/>
        </w:rPr>
        <w:t xml:space="preserve">peered through the curtains, </w:t>
      </w:r>
      <w:r>
        <w:rPr>
          <w:rFonts w:ascii="Cambria" w:hAnsi="Cambria"/>
          <w:sz w:val="28"/>
          <w:szCs w:val="28"/>
        </w:rPr>
        <w:t>follow</w:t>
      </w:r>
      <w:r w:rsidR="00425F53">
        <w:rPr>
          <w:rFonts w:ascii="Cambria" w:hAnsi="Cambria"/>
          <w:sz w:val="28"/>
          <w:szCs w:val="28"/>
        </w:rPr>
        <w:t>ing</w:t>
      </w:r>
      <w:r>
        <w:rPr>
          <w:rFonts w:ascii="Cambria" w:hAnsi="Cambria"/>
          <w:sz w:val="28"/>
          <w:szCs w:val="28"/>
        </w:rPr>
        <w:t xml:space="preserve"> his finger to a ladder</w:t>
      </w:r>
      <w:ins w:id="12446" w:author="Claire S" w:date="2026-06-08T16:09:00Z" w16du:dateUtc="2026-06-08T15:09:00Z">
        <w:r w:rsidR="00523CBC">
          <w:rPr>
            <w:rFonts w:ascii="Cambria" w:hAnsi="Cambria"/>
            <w:sz w:val="28"/>
            <w:szCs w:val="28"/>
          </w:rPr>
          <w:t>,</w:t>
        </w:r>
      </w:ins>
      <w:r>
        <w:rPr>
          <w:rFonts w:ascii="Cambria" w:hAnsi="Cambria"/>
          <w:sz w:val="28"/>
          <w:szCs w:val="28"/>
        </w:rPr>
        <w:t xml:space="preserve"> leaning against the back wall of her house.</w:t>
      </w:r>
    </w:p>
    <w:p w14:paraId="00AE5D3E" w14:textId="2709D71B" w:rsidR="00967D70" w:rsidRDefault="00967D70" w:rsidP="00967D70">
      <w:pPr>
        <w:spacing w:line="360" w:lineRule="auto"/>
        <w:contextualSpacing/>
        <w:rPr>
          <w:rFonts w:ascii="Cambria" w:hAnsi="Cambria"/>
          <w:sz w:val="28"/>
          <w:szCs w:val="28"/>
        </w:rPr>
      </w:pPr>
      <w:r>
        <w:rPr>
          <w:rFonts w:ascii="Cambria" w:hAnsi="Cambria"/>
          <w:sz w:val="28"/>
          <w:szCs w:val="28"/>
        </w:rPr>
        <w:tab/>
        <w:t xml:space="preserve">‘My gardener must have left it out,’ she said feebly.  But she didn’t remember having seen it when the police had been </w:t>
      </w:r>
      <w:ins w:id="12447" w:author="Daisy Watt" w:date="2026-06-22T18:13:00Z" w16du:dateUtc="2026-06-22T16:13:00Z">
        <w:r w:rsidR="00CB7562">
          <w:rPr>
            <w:rFonts w:ascii="Cambria" w:hAnsi="Cambria"/>
            <w:sz w:val="28"/>
            <w:szCs w:val="28"/>
          </w:rPr>
          <w:t>t</w:t>
        </w:r>
      </w:ins>
      <w:r>
        <w:rPr>
          <w:rFonts w:ascii="Cambria" w:hAnsi="Cambria"/>
          <w:sz w:val="28"/>
          <w:szCs w:val="28"/>
        </w:rPr>
        <w:t>here</w:t>
      </w:r>
      <w:ins w:id="12448" w:author="Daisy Watt" w:date="2026-06-22T18:13:00Z" w16du:dateUtc="2026-06-22T16:13:00Z">
        <w:r w:rsidR="00CB7562">
          <w:rPr>
            <w:rFonts w:ascii="Cambria" w:hAnsi="Cambria"/>
            <w:sz w:val="28"/>
            <w:szCs w:val="28"/>
          </w:rPr>
          <w:t>,</w:t>
        </w:r>
      </w:ins>
      <w:r>
        <w:rPr>
          <w:rFonts w:ascii="Cambria" w:hAnsi="Cambria"/>
          <w:sz w:val="28"/>
          <w:szCs w:val="28"/>
        </w:rPr>
        <w:t xml:space="preserve"> earlier. </w:t>
      </w:r>
    </w:p>
    <w:p w14:paraId="3C3BB6D1" w14:textId="1C5514CF" w:rsidR="00967D70" w:rsidRDefault="00967D70" w:rsidP="00967D70">
      <w:pPr>
        <w:spacing w:line="360" w:lineRule="auto"/>
        <w:contextualSpacing/>
        <w:rPr>
          <w:rFonts w:ascii="Cambria" w:hAnsi="Cambria"/>
          <w:sz w:val="28"/>
          <w:szCs w:val="28"/>
        </w:rPr>
      </w:pPr>
      <w:r>
        <w:rPr>
          <w:rFonts w:ascii="Cambria" w:hAnsi="Cambria"/>
          <w:sz w:val="28"/>
          <w:szCs w:val="28"/>
        </w:rPr>
        <w:tab/>
        <w:t xml:space="preserve">‘You should never leave ladders </w:t>
      </w:r>
      <w:r w:rsidR="0001431F">
        <w:rPr>
          <w:rFonts w:ascii="Cambria" w:hAnsi="Cambria"/>
          <w:sz w:val="28"/>
          <w:szCs w:val="28"/>
        </w:rPr>
        <w:t xml:space="preserve">out </w:t>
      </w:r>
      <w:del w:id="12449" w:author="Claire S" w:date="2026-06-04T14:18:00Z" w16du:dateUtc="2026-06-04T13:18:00Z">
        <w:r w:rsidR="0001431F" w:rsidDel="00AC11A8">
          <w:rPr>
            <w:rFonts w:ascii="Cambria" w:hAnsi="Cambria"/>
            <w:sz w:val="28"/>
            <w:szCs w:val="28"/>
          </w:rPr>
          <w:delText xml:space="preserve">and </w:delText>
        </w:r>
      </w:del>
      <w:r>
        <w:rPr>
          <w:rFonts w:ascii="Cambria" w:hAnsi="Cambria"/>
          <w:sz w:val="28"/>
          <w:szCs w:val="28"/>
        </w:rPr>
        <w:t>unattended,’ the security guard was remonstrating as Jackson came back in. ‘It’s</w:t>
      </w:r>
      <w:del w:id="12450" w:author="Claire S" w:date="2026-07-27T17:05:00Z" w16du:dateUtc="2026-07-27T16:05:00Z">
        <w:r w:rsidDel="00C04ACD">
          <w:rPr>
            <w:rFonts w:ascii="Cambria" w:hAnsi="Cambria"/>
            <w:sz w:val="28"/>
            <w:szCs w:val="28"/>
          </w:rPr>
          <w:delText xml:space="preserve"> a surefire risk</w:delText>
        </w:r>
      </w:del>
      <w:ins w:id="12451" w:author="Claire S" w:date="2026-07-27T17:05:00Z" w16du:dateUtc="2026-07-27T16:05:00Z">
        <w:r w:rsidR="00C04ACD">
          <w:rPr>
            <w:rFonts w:ascii="Cambria" w:hAnsi="Cambria"/>
            <w:sz w:val="28"/>
            <w:szCs w:val="28"/>
          </w:rPr>
          <w:t xml:space="preserve"> t</w:t>
        </w:r>
      </w:ins>
      <w:del w:id="12452" w:author="Claire S" w:date="2026-07-27T17:05:00Z" w16du:dateUtc="2026-07-27T16:05:00Z">
        <w:r w:rsidDel="00C04ACD">
          <w:rPr>
            <w:rFonts w:ascii="Cambria" w:hAnsi="Cambria"/>
            <w:sz w:val="28"/>
            <w:szCs w:val="28"/>
          </w:rPr>
          <w:delText>.</w:delText>
        </w:r>
        <w:r w:rsidR="00D508C2" w:rsidDel="00C04ACD">
          <w:rPr>
            <w:rFonts w:ascii="Cambria" w:hAnsi="Cambria"/>
            <w:sz w:val="28"/>
            <w:szCs w:val="28"/>
          </w:rPr>
          <w:delText xml:space="preserve"> T</w:delText>
        </w:r>
      </w:del>
      <w:r w:rsidR="00D508C2">
        <w:rPr>
          <w:rFonts w:ascii="Cambria" w:hAnsi="Cambria"/>
          <w:sz w:val="28"/>
          <w:szCs w:val="28"/>
        </w:rPr>
        <w:t>empting to intruders.</w:t>
      </w:r>
      <w:r>
        <w:rPr>
          <w:rFonts w:ascii="Cambria" w:hAnsi="Cambria"/>
          <w:sz w:val="28"/>
          <w:szCs w:val="28"/>
        </w:rPr>
        <w:t>’</w:t>
      </w:r>
    </w:p>
    <w:p w14:paraId="48C73B5A" w14:textId="13F8B2F0" w:rsidR="00F43E43" w:rsidRDefault="00D508C2" w:rsidP="00F43E43">
      <w:pPr>
        <w:spacing w:line="360" w:lineRule="auto"/>
        <w:ind w:firstLine="720"/>
        <w:contextualSpacing/>
        <w:rPr>
          <w:rFonts w:ascii="Cambria" w:hAnsi="Cambria"/>
          <w:sz w:val="28"/>
          <w:szCs w:val="28"/>
        </w:rPr>
      </w:pPr>
      <w:r>
        <w:rPr>
          <w:rFonts w:ascii="Cambria" w:hAnsi="Cambria"/>
          <w:sz w:val="28"/>
          <w:szCs w:val="28"/>
        </w:rPr>
        <w:t xml:space="preserve">‘I see.’ </w:t>
      </w:r>
      <w:r w:rsidR="00F43E43">
        <w:rPr>
          <w:rFonts w:ascii="Cambria" w:hAnsi="Cambria"/>
          <w:sz w:val="28"/>
          <w:szCs w:val="28"/>
        </w:rPr>
        <w:t>Savannah’s mind was racing; she’d almost thought she was imagining things, but it seemed there really had been a face at her window.</w:t>
      </w:r>
    </w:p>
    <w:p w14:paraId="59E1389B" w14:textId="786A583D" w:rsidR="00967D70" w:rsidRDefault="00967D70" w:rsidP="00967D70">
      <w:pPr>
        <w:spacing w:line="360" w:lineRule="auto"/>
        <w:contextualSpacing/>
        <w:rPr>
          <w:rFonts w:ascii="Cambria" w:hAnsi="Cambria"/>
          <w:sz w:val="28"/>
          <w:szCs w:val="28"/>
        </w:rPr>
      </w:pPr>
      <w:r>
        <w:rPr>
          <w:rFonts w:ascii="Cambria" w:hAnsi="Cambria"/>
          <w:sz w:val="28"/>
          <w:szCs w:val="28"/>
        </w:rPr>
        <w:tab/>
        <w:t>‘There</w:t>
      </w:r>
      <w:ins w:id="12453" w:author="Daisy Watt" w:date="2026-06-22T18:14:00Z" w16du:dateUtc="2026-06-22T16:14:00Z">
        <w:r w:rsidR="005A47DE">
          <w:rPr>
            <w:rFonts w:ascii="Cambria" w:hAnsi="Cambria"/>
            <w:sz w:val="28"/>
            <w:szCs w:val="28"/>
          </w:rPr>
          <w:t xml:space="preserve"> are</w:t>
        </w:r>
      </w:ins>
      <w:del w:id="12454" w:author="Daisy Watt" w:date="2026-06-22T18:14:00Z" w16du:dateUtc="2026-06-22T16:14:00Z">
        <w:r w:rsidDel="005A47DE">
          <w:rPr>
            <w:rFonts w:ascii="Cambria" w:hAnsi="Cambria"/>
            <w:sz w:val="28"/>
            <w:szCs w:val="28"/>
          </w:rPr>
          <w:delText>’s</w:delText>
        </w:r>
      </w:del>
      <w:r>
        <w:rPr>
          <w:rFonts w:ascii="Cambria" w:hAnsi="Cambria"/>
          <w:sz w:val="28"/>
          <w:szCs w:val="28"/>
        </w:rPr>
        <w:t xml:space="preserve"> footprints in the </w:t>
      </w:r>
      <w:ins w:id="12455" w:author="Claire S" w:date="2026-07-27T17:04:00Z" w16du:dateUtc="2026-07-27T16:04:00Z">
        <w:r w:rsidR="00C04ACD">
          <w:rPr>
            <w:rFonts w:ascii="Cambria" w:hAnsi="Cambria"/>
            <w:sz w:val="28"/>
            <w:szCs w:val="28"/>
          </w:rPr>
          <w:t xml:space="preserve">back </w:t>
        </w:r>
      </w:ins>
      <w:r>
        <w:rPr>
          <w:rFonts w:ascii="Cambria" w:hAnsi="Cambria"/>
          <w:sz w:val="28"/>
          <w:szCs w:val="28"/>
        </w:rPr>
        <w:t>flowerbed</w:t>
      </w:r>
      <w:del w:id="12456" w:author="Claire S" w:date="2026-07-27T17:04:00Z" w16du:dateUtc="2026-07-27T16:04:00Z">
        <w:r w:rsidDel="00C04ACD">
          <w:rPr>
            <w:rFonts w:ascii="Cambria" w:hAnsi="Cambria"/>
            <w:sz w:val="28"/>
            <w:szCs w:val="28"/>
          </w:rPr>
          <w:delText xml:space="preserve"> at the back</w:delText>
        </w:r>
      </w:del>
      <w:r w:rsidR="00842782">
        <w:rPr>
          <w:rFonts w:ascii="Cambria" w:hAnsi="Cambria"/>
          <w:sz w:val="28"/>
          <w:szCs w:val="28"/>
        </w:rPr>
        <w:t>,</w:t>
      </w:r>
      <w:r>
        <w:rPr>
          <w:rFonts w:ascii="Cambria" w:hAnsi="Cambria"/>
          <w:sz w:val="28"/>
          <w:szCs w:val="28"/>
        </w:rPr>
        <w:t xml:space="preserve"> by the fence</w:t>
      </w:r>
      <w:del w:id="12457" w:author="Daisy Watt" w:date="2026-06-22T18:14:00Z" w16du:dateUtc="2026-06-22T16:14:00Z">
        <w:r>
          <w:rPr>
            <w:rFonts w:ascii="Cambria" w:hAnsi="Cambria"/>
            <w:sz w:val="28"/>
            <w:szCs w:val="28"/>
          </w:rPr>
          <w:delText>,</w:delText>
        </w:r>
      </w:del>
      <w:ins w:id="12458" w:author="Daisy Watt" w:date="2026-06-22T18:14:00Z" w16du:dateUtc="2026-06-22T16:14:00Z">
        <w:r w:rsidR="000847D3">
          <w:rPr>
            <w:rFonts w:ascii="Cambria" w:hAnsi="Cambria"/>
            <w:sz w:val="28"/>
            <w:szCs w:val="28"/>
          </w:rPr>
          <w:t>.</w:t>
        </w:r>
      </w:ins>
      <w:r>
        <w:rPr>
          <w:rFonts w:ascii="Cambria" w:hAnsi="Cambria"/>
          <w:sz w:val="28"/>
          <w:szCs w:val="28"/>
        </w:rPr>
        <w:t>’ Jackson seemed exhilarated</w:t>
      </w:r>
      <w:r w:rsidR="000A4691">
        <w:rPr>
          <w:rFonts w:ascii="Cambria" w:hAnsi="Cambria"/>
          <w:sz w:val="28"/>
          <w:szCs w:val="28"/>
        </w:rPr>
        <w:t xml:space="preserve"> by his search</w:t>
      </w:r>
      <w:r>
        <w:rPr>
          <w:rFonts w:ascii="Cambria" w:hAnsi="Cambria"/>
          <w:sz w:val="28"/>
          <w:szCs w:val="28"/>
        </w:rPr>
        <w:t xml:space="preserve">. ‘Either </w:t>
      </w:r>
      <w:r w:rsidR="00F43E43">
        <w:rPr>
          <w:rFonts w:ascii="Cambria" w:hAnsi="Cambria"/>
          <w:sz w:val="28"/>
          <w:szCs w:val="28"/>
        </w:rPr>
        <w:t>me</w:t>
      </w:r>
      <w:r>
        <w:rPr>
          <w:rFonts w:ascii="Cambria" w:hAnsi="Cambria"/>
          <w:sz w:val="28"/>
          <w:szCs w:val="28"/>
        </w:rPr>
        <w:t xml:space="preserve"> or the guys should stay.’</w:t>
      </w:r>
    </w:p>
    <w:p w14:paraId="588C0EA0" w14:textId="77777777" w:rsidR="00AC11A8" w:rsidRDefault="00967D70" w:rsidP="00967D70">
      <w:pPr>
        <w:spacing w:line="360" w:lineRule="auto"/>
        <w:contextualSpacing/>
        <w:rPr>
          <w:ins w:id="12459" w:author="Claire S" w:date="2026-06-04T14:19:00Z" w16du:dateUtc="2026-06-04T13:19:00Z"/>
          <w:rFonts w:ascii="Cambria" w:hAnsi="Cambria"/>
          <w:sz w:val="28"/>
          <w:szCs w:val="28"/>
        </w:rPr>
      </w:pPr>
      <w:r>
        <w:rPr>
          <w:rFonts w:ascii="Cambria" w:hAnsi="Cambria"/>
          <w:sz w:val="28"/>
          <w:szCs w:val="28"/>
        </w:rPr>
        <w:tab/>
      </w:r>
      <w:r w:rsidR="00366574">
        <w:rPr>
          <w:rFonts w:ascii="Cambria" w:hAnsi="Cambria"/>
          <w:sz w:val="28"/>
          <w:szCs w:val="28"/>
        </w:rPr>
        <w:t>T</w:t>
      </w:r>
      <w:r>
        <w:rPr>
          <w:rFonts w:ascii="Cambria" w:hAnsi="Cambria"/>
          <w:sz w:val="28"/>
          <w:szCs w:val="28"/>
        </w:rPr>
        <w:t xml:space="preserve">he implications of Jackson staying </w:t>
      </w:r>
      <w:ins w:id="12460" w:author="Claire S" w:date="2026-06-04T14:18:00Z" w16du:dateUtc="2026-06-04T13:18:00Z">
        <w:r w:rsidR="00AC11A8">
          <w:rPr>
            <w:rFonts w:ascii="Cambria" w:hAnsi="Cambria"/>
            <w:sz w:val="28"/>
            <w:szCs w:val="28"/>
          </w:rPr>
          <w:t xml:space="preserve">with her </w:t>
        </w:r>
      </w:ins>
      <w:r>
        <w:rPr>
          <w:rFonts w:ascii="Cambria" w:hAnsi="Cambria"/>
          <w:sz w:val="28"/>
          <w:szCs w:val="28"/>
        </w:rPr>
        <w:t>this soon after Dex’s death</w:t>
      </w:r>
      <w:r w:rsidR="00366574">
        <w:rPr>
          <w:rFonts w:ascii="Cambria" w:hAnsi="Cambria"/>
          <w:sz w:val="28"/>
          <w:szCs w:val="28"/>
        </w:rPr>
        <w:t xml:space="preserve"> were bad, but s</w:t>
      </w:r>
      <w:r>
        <w:rPr>
          <w:rFonts w:ascii="Cambria" w:hAnsi="Cambria"/>
          <w:sz w:val="28"/>
          <w:szCs w:val="28"/>
        </w:rPr>
        <w:t xml:space="preserve">he </w:t>
      </w:r>
      <w:ins w:id="12461" w:author="Claire S" w:date="2026-06-04T11:23:00Z" w16du:dateUtc="2026-06-04T10:23:00Z">
        <w:r w:rsidR="00CF7A24">
          <w:rPr>
            <w:rFonts w:ascii="Cambria" w:hAnsi="Cambria"/>
            <w:sz w:val="28"/>
            <w:szCs w:val="28"/>
          </w:rPr>
          <w:t xml:space="preserve">didn’t want to articulate that </w:t>
        </w:r>
      </w:ins>
      <w:del w:id="12462" w:author="Claire S" w:date="2026-06-04T11:23:00Z" w16du:dateUtc="2026-06-04T10:23:00Z">
        <w:r w:rsidDel="00CF7A24">
          <w:rPr>
            <w:rFonts w:ascii="Cambria" w:hAnsi="Cambria"/>
            <w:sz w:val="28"/>
            <w:szCs w:val="28"/>
          </w:rPr>
          <w:delText xml:space="preserve">couldn’t say that </w:delText>
        </w:r>
      </w:del>
      <w:r>
        <w:rPr>
          <w:rFonts w:ascii="Cambria" w:hAnsi="Cambria"/>
          <w:sz w:val="28"/>
          <w:szCs w:val="28"/>
        </w:rPr>
        <w:t xml:space="preserve">in front of </w:t>
      </w:r>
      <w:del w:id="12463" w:author="Claire S" w:date="2026-06-04T14:19:00Z" w16du:dateUtc="2026-06-04T13:19:00Z">
        <w:r w:rsidDel="00AC11A8">
          <w:rPr>
            <w:rFonts w:ascii="Cambria" w:hAnsi="Cambria"/>
            <w:sz w:val="28"/>
            <w:szCs w:val="28"/>
          </w:rPr>
          <w:delText xml:space="preserve">these </w:delText>
        </w:r>
        <w:r w:rsidR="00842782" w:rsidDel="00AC11A8">
          <w:rPr>
            <w:rFonts w:ascii="Cambria" w:hAnsi="Cambria"/>
            <w:sz w:val="28"/>
            <w:szCs w:val="28"/>
          </w:rPr>
          <w:delText>guys</w:delText>
        </w:r>
      </w:del>
      <w:ins w:id="12464" w:author="Claire S" w:date="2026-06-04T14:19:00Z" w16du:dateUtc="2026-06-04T13:19:00Z">
        <w:r w:rsidR="00AC11A8">
          <w:rPr>
            <w:rFonts w:ascii="Cambria" w:hAnsi="Cambria"/>
            <w:sz w:val="28"/>
            <w:szCs w:val="28"/>
          </w:rPr>
          <w:t>the security team</w:t>
        </w:r>
      </w:ins>
      <w:r>
        <w:rPr>
          <w:rFonts w:ascii="Cambria" w:hAnsi="Cambria"/>
          <w:sz w:val="28"/>
          <w:szCs w:val="28"/>
        </w:rPr>
        <w:t>.</w:t>
      </w:r>
      <w:r w:rsidR="00842782">
        <w:rPr>
          <w:rFonts w:ascii="Cambria" w:hAnsi="Cambria"/>
          <w:sz w:val="28"/>
          <w:szCs w:val="28"/>
        </w:rPr>
        <w:t xml:space="preserve"> </w:t>
      </w:r>
    </w:p>
    <w:p w14:paraId="30457EF5" w14:textId="61EF1B2C" w:rsidR="00967D70" w:rsidRDefault="00842782">
      <w:pPr>
        <w:spacing w:line="360" w:lineRule="auto"/>
        <w:ind w:firstLine="720"/>
        <w:contextualSpacing/>
        <w:rPr>
          <w:rFonts w:ascii="Cambria" w:hAnsi="Cambria"/>
          <w:sz w:val="28"/>
          <w:szCs w:val="28"/>
        </w:rPr>
        <w:pPrChange w:id="12465" w:author="Claire S" w:date="2026-06-04T14:19:00Z" w16du:dateUtc="2026-06-04T13:19:00Z">
          <w:pPr>
            <w:spacing w:line="360" w:lineRule="auto"/>
            <w:contextualSpacing/>
          </w:pPr>
        </w:pPrChange>
      </w:pPr>
      <w:r>
        <w:rPr>
          <w:rFonts w:ascii="Cambria" w:hAnsi="Cambria"/>
          <w:sz w:val="28"/>
          <w:szCs w:val="28"/>
        </w:rPr>
        <w:t>‘Well</w:t>
      </w:r>
      <w:del w:id="12466" w:author="Daisy Watt" w:date="2026-06-22T18:15:00Z" w16du:dateUtc="2026-06-22T16:15:00Z">
        <w:r>
          <w:rPr>
            <w:rFonts w:ascii="Cambria" w:hAnsi="Cambria"/>
            <w:sz w:val="28"/>
            <w:szCs w:val="28"/>
          </w:rPr>
          <w:delText>-</w:delText>
        </w:r>
      </w:del>
      <w:ins w:id="12467" w:author="Daisy Watt" w:date="2026-06-22T18:15:00Z" w16du:dateUtc="2026-06-22T16:15:00Z">
        <w:r w:rsidR="00CC72E5">
          <w:rPr>
            <w:rFonts w:ascii="Cambria" w:hAnsi="Cambria"/>
            <w:sz w:val="28"/>
            <w:szCs w:val="28"/>
          </w:rPr>
          <w:t>…</w:t>
        </w:r>
      </w:ins>
      <w:r>
        <w:rPr>
          <w:rFonts w:ascii="Cambria" w:hAnsi="Cambria"/>
          <w:sz w:val="28"/>
          <w:szCs w:val="28"/>
        </w:rPr>
        <w:t>’ she began, but thankfully the guard spoke</w:t>
      </w:r>
      <w:r w:rsidR="00366574">
        <w:rPr>
          <w:rFonts w:ascii="Cambria" w:hAnsi="Cambria"/>
          <w:sz w:val="28"/>
          <w:szCs w:val="28"/>
        </w:rPr>
        <w:t xml:space="preserve"> at the same time.</w:t>
      </w:r>
    </w:p>
    <w:p w14:paraId="68D57915" w14:textId="7AD3972A" w:rsidR="00366574" w:rsidRDefault="00967D70" w:rsidP="00967D70">
      <w:pPr>
        <w:spacing w:line="360" w:lineRule="auto"/>
        <w:contextualSpacing/>
        <w:rPr>
          <w:rFonts w:ascii="Cambria" w:hAnsi="Cambria"/>
          <w:sz w:val="28"/>
          <w:szCs w:val="28"/>
        </w:rPr>
      </w:pPr>
      <w:r>
        <w:rPr>
          <w:rFonts w:ascii="Cambria" w:hAnsi="Cambria"/>
          <w:sz w:val="28"/>
          <w:szCs w:val="28"/>
        </w:rPr>
        <w:tab/>
        <w:t>‘A night patrol’s no problem</w:t>
      </w:r>
      <w:ins w:id="12468" w:author="Claire S" w:date="2026-06-04T14:19:00Z" w16du:dateUtc="2026-06-04T13:19:00Z">
        <w:r w:rsidR="00AC11A8">
          <w:rPr>
            <w:rFonts w:ascii="Cambria" w:hAnsi="Cambria"/>
            <w:sz w:val="28"/>
            <w:szCs w:val="28"/>
          </w:rPr>
          <w:t>, ma’am</w:t>
        </w:r>
      </w:ins>
      <w:r>
        <w:rPr>
          <w:rFonts w:ascii="Cambria" w:hAnsi="Cambria"/>
          <w:sz w:val="28"/>
          <w:szCs w:val="28"/>
        </w:rPr>
        <w:t>.</w:t>
      </w:r>
      <w:r w:rsidR="00366574">
        <w:rPr>
          <w:rFonts w:ascii="Cambria" w:hAnsi="Cambria"/>
          <w:sz w:val="28"/>
          <w:szCs w:val="28"/>
        </w:rPr>
        <w:t xml:space="preserve"> </w:t>
      </w:r>
      <w:del w:id="12469" w:author="Claire S" w:date="2026-06-04T14:19:00Z" w16du:dateUtc="2026-06-04T13:19:00Z">
        <w:r w:rsidR="00366574" w:rsidDel="00AC11A8">
          <w:rPr>
            <w:rFonts w:ascii="Cambria" w:hAnsi="Cambria"/>
            <w:sz w:val="28"/>
            <w:szCs w:val="28"/>
          </w:rPr>
          <w:delText>If that’s what you want</w:delText>
        </w:r>
      </w:del>
      <w:ins w:id="12470" w:author="Claire S" w:date="2026-06-04T14:19:00Z" w16du:dateUtc="2026-06-04T13:19:00Z">
        <w:r w:rsidR="00AC11A8">
          <w:rPr>
            <w:rFonts w:ascii="Cambria" w:hAnsi="Cambria"/>
            <w:sz w:val="28"/>
            <w:szCs w:val="28"/>
          </w:rPr>
          <w:t>Shall I arrange that</w:t>
        </w:r>
      </w:ins>
      <w:r w:rsidR="00366574">
        <w:rPr>
          <w:rFonts w:ascii="Cambria" w:hAnsi="Cambria"/>
          <w:sz w:val="28"/>
          <w:szCs w:val="28"/>
        </w:rPr>
        <w:t>?’</w:t>
      </w:r>
    </w:p>
    <w:p w14:paraId="6DB60743" w14:textId="2DC54A4B" w:rsidR="00366574" w:rsidRDefault="00366574" w:rsidP="00366574">
      <w:pPr>
        <w:spacing w:line="360" w:lineRule="auto"/>
        <w:contextualSpacing/>
        <w:rPr>
          <w:rFonts w:ascii="Cambria" w:hAnsi="Cambria"/>
          <w:sz w:val="28"/>
          <w:szCs w:val="28"/>
        </w:rPr>
      </w:pPr>
      <w:r>
        <w:rPr>
          <w:rFonts w:ascii="Cambria" w:hAnsi="Cambria"/>
          <w:sz w:val="28"/>
          <w:szCs w:val="28"/>
        </w:rPr>
        <w:tab/>
        <w:t>‘</w:t>
      </w:r>
      <w:del w:id="12471" w:author="Claire S" w:date="2026-06-04T14:19:00Z" w16du:dateUtc="2026-06-04T13:19:00Z">
        <w:r w:rsidDel="00AC11A8">
          <w:rPr>
            <w:rFonts w:ascii="Cambria" w:hAnsi="Cambria"/>
            <w:sz w:val="28"/>
            <w:szCs w:val="28"/>
          </w:rPr>
          <w:delText>Sure</w:delText>
        </w:r>
      </w:del>
      <w:ins w:id="12472" w:author="Claire S" w:date="2026-06-04T14:19:00Z" w16du:dateUtc="2026-06-04T13:19:00Z">
        <w:r w:rsidR="00AC11A8">
          <w:rPr>
            <w:rFonts w:ascii="Cambria" w:hAnsi="Cambria"/>
            <w:sz w:val="28"/>
            <w:szCs w:val="28"/>
          </w:rPr>
          <w:t>Please</w:t>
        </w:r>
      </w:ins>
      <w:r>
        <w:rPr>
          <w:rFonts w:ascii="Cambria" w:hAnsi="Cambria"/>
          <w:sz w:val="28"/>
          <w:szCs w:val="28"/>
        </w:rPr>
        <w:t>,’ she nodded gratefully. ‘That’</w:t>
      </w:r>
      <w:r w:rsidR="00263DD3">
        <w:rPr>
          <w:rFonts w:ascii="Cambria" w:hAnsi="Cambria"/>
          <w:sz w:val="28"/>
          <w:szCs w:val="28"/>
        </w:rPr>
        <w:t>d</w:t>
      </w:r>
      <w:r>
        <w:rPr>
          <w:rFonts w:ascii="Cambria" w:hAnsi="Cambria"/>
          <w:sz w:val="28"/>
          <w:szCs w:val="28"/>
        </w:rPr>
        <w:t xml:space="preserve"> be good, thanks.’</w:t>
      </w:r>
    </w:p>
    <w:p w14:paraId="1204EFB6" w14:textId="18CBB705" w:rsidR="002A3295" w:rsidRDefault="002A3295" w:rsidP="002A3295">
      <w:pPr>
        <w:spacing w:line="360" w:lineRule="auto"/>
        <w:ind w:firstLine="720"/>
        <w:contextualSpacing/>
        <w:rPr>
          <w:ins w:id="12473" w:author="Claire S" w:date="2026-07-27T17:04:00Z" w16du:dateUtc="2026-07-27T16:04:00Z"/>
          <w:rFonts w:ascii="Cambria" w:hAnsi="Cambria"/>
          <w:sz w:val="28"/>
          <w:szCs w:val="28"/>
        </w:rPr>
      </w:pPr>
      <w:del w:id="12474" w:author="Claire S" w:date="2026-06-04T14:19:00Z" w16du:dateUtc="2026-06-04T13:19:00Z">
        <w:r w:rsidDel="00BD3DFA">
          <w:rPr>
            <w:rFonts w:ascii="Cambria" w:hAnsi="Cambria"/>
            <w:sz w:val="28"/>
            <w:szCs w:val="28"/>
          </w:rPr>
          <w:delText xml:space="preserve">The guards and the Alsatian </w:delText>
        </w:r>
        <w:r w:rsidR="00B7040F" w:rsidDel="00BD3DFA">
          <w:rPr>
            <w:rFonts w:ascii="Cambria" w:hAnsi="Cambria"/>
            <w:sz w:val="28"/>
            <w:szCs w:val="28"/>
          </w:rPr>
          <w:delText xml:space="preserve">dog </w:delText>
        </w:r>
        <w:r w:rsidDel="00BD3DFA">
          <w:rPr>
            <w:rFonts w:ascii="Cambria" w:hAnsi="Cambria"/>
            <w:sz w:val="28"/>
            <w:szCs w:val="28"/>
          </w:rPr>
          <w:delText xml:space="preserve">made a second sweep of the garden. </w:delText>
        </w:r>
      </w:del>
      <w:r>
        <w:rPr>
          <w:rFonts w:ascii="Cambria" w:hAnsi="Cambria"/>
          <w:sz w:val="28"/>
          <w:szCs w:val="28"/>
        </w:rPr>
        <w:t>‘</w:t>
      </w:r>
      <w:ins w:id="12475" w:author="Claire S" w:date="2026-06-04T14:19:00Z" w16du:dateUtc="2026-06-04T13:19:00Z">
        <w:r w:rsidR="00BD3DFA">
          <w:rPr>
            <w:rFonts w:ascii="Cambria" w:hAnsi="Cambria"/>
            <w:sz w:val="28"/>
            <w:szCs w:val="28"/>
          </w:rPr>
          <w:t>And we can verify there’s n</w:t>
        </w:r>
      </w:ins>
      <w:del w:id="12476" w:author="Claire S" w:date="2026-06-04T14:19:00Z" w16du:dateUtc="2026-06-04T13:19:00Z">
        <w:r w:rsidDel="00BD3DFA">
          <w:rPr>
            <w:rFonts w:ascii="Cambria" w:hAnsi="Cambria"/>
            <w:sz w:val="28"/>
            <w:szCs w:val="28"/>
          </w:rPr>
          <w:delText>N</w:delText>
        </w:r>
      </w:del>
      <w:r>
        <w:rPr>
          <w:rFonts w:ascii="Cambria" w:hAnsi="Cambria"/>
          <w:sz w:val="28"/>
          <w:szCs w:val="28"/>
        </w:rPr>
        <w:t>o intruder</w:t>
      </w:r>
      <w:del w:id="12477" w:author="Claire S" w:date="2026-06-04T14:19:00Z" w16du:dateUtc="2026-06-04T13:19:00Z">
        <w:r w:rsidDel="00BD3DFA">
          <w:rPr>
            <w:rFonts w:ascii="Cambria" w:hAnsi="Cambria"/>
            <w:sz w:val="28"/>
            <w:szCs w:val="28"/>
          </w:rPr>
          <w:delText>’s</w:delText>
        </w:r>
      </w:del>
      <w:r>
        <w:rPr>
          <w:rFonts w:ascii="Cambria" w:hAnsi="Cambria"/>
          <w:sz w:val="28"/>
          <w:szCs w:val="28"/>
        </w:rPr>
        <w:t xml:space="preserve"> here now, ma’am. </w:t>
      </w:r>
      <w:commentRangeStart w:id="12478"/>
      <w:del w:id="12479" w:author="Claire S" w:date="2026-07-27T17:04:00Z" w16du:dateUtc="2026-07-27T16:04:00Z">
        <w:r w:rsidDel="00633B4D">
          <w:rPr>
            <w:rFonts w:ascii="Cambria" w:hAnsi="Cambria"/>
            <w:sz w:val="28"/>
            <w:szCs w:val="28"/>
          </w:rPr>
          <w:delText>Can I ask about the CCTV?</w:delText>
        </w:r>
        <w:r w:rsidR="00E97639" w:rsidDel="00633B4D">
          <w:rPr>
            <w:rFonts w:ascii="Cambria" w:hAnsi="Cambria"/>
            <w:sz w:val="28"/>
            <w:szCs w:val="28"/>
          </w:rPr>
          <w:delText xml:space="preserve"> I saw a camera -</w:delText>
        </w:r>
      </w:del>
      <w:ins w:id="12480" w:author="Daisy Watt" w:date="2026-06-22T18:16:00Z" w16du:dateUtc="2026-06-22T16:16:00Z">
        <w:del w:id="12481" w:author="Claire S" w:date="2026-07-27T17:04:00Z" w16du:dateUtc="2026-07-27T16:04:00Z">
          <w:r w:rsidR="00652A3E" w:rsidDel="00633B4D">
            <w:rPr>
              <w:rFonts w:ascii="Cambria" w:hAnsi="Cambria"/>
              <w:sz w:val="28"/>
              <w:szCs w:val="28"/>
            </w:rPr>
            <w:delText>—</w:delText>
          </w:r>
        </w:del>
      </w:ins>
      <w:del w:id="12482" w:author="Claire S" w:date="2026-07-27T17:04:00Z" w16du:dateUtc="2026-07-27T16:04:00Z">
        <w:r w:rsidDel="00633B4D">
          <w:rPr>
            <w:rFonts w:ascii="Cambria" w:hAnsi="Cambria"/>
            <w:sz w:val="28"/>
            <w:szCs w:val="28"/>
          </w:rPr>
          <w:delText>’</w:delText>
        </w:r>
      </w:del>
      <w:ins w:id="12483" w:author="Claire S" w:date="2026-07-27T17:04:00Z" w16du:dateUtc="2026-07-27T16:04:00Z">
        <w:r w:rsidR="00633B4D">
          <w:rPr>
            <w:rFonts w:ascii="Cambria" w:hAnsi="Cambria"/>
            <w:sz w:val="28"/>
            <w:szCs w:val="28"/>
          </w:rPr>
          <w:t>I understand your CCTV isn’t switched on, do you want me to see to that?’</w:t>
        </w:r>
      </w:ins>
    </w:p>
    <w:p w14:paraId="4AE2AB77" w14:textId="24E03107" w:rsidR="00633B4D" w:rsidRDefault="00633B4D" w:rsidP="002A3295">
      <w:pPr>
        <w:spacing w:line="360" w:lineRule="auto"/>
        <w:ind w:firstLine="720"/>
        <w:contextualSpacing/>
        <w:rPr>
          <w:rFonts w:ascii="Cambria" w:hAnsi="Cambria"/>
          <w:sz w:val="28"/>
          <w:szCs w:val="28"/>
        </w:rPr>
      </w:pPr>
      <w:ins w:id="12484" w:author="Claire S" w:date="2026-07-27T17:04:00Z" w16du:dateUtc="2026-07-27T16:04:00Z">
        <w:r>
          <w:rPr>
            <w:rFonts w:ascii="Cambria" w:hAnsi="Cambria"/>
            <w:sz w:val="28"/>
            <w:szCs w:val="28"/>
          </w:rPr>
          <w:t>‘God yes please.’</w:t>
        </w:r>
      </w:ins>
    </w:p>
    <w:p w14:paraId="7723A4CE" w14:textId="2C3DB4A5" w:rsidR="00366574" w:rsidRPr="002A3295" w:rsidDel="00633B4D" w:rsidRDefault="002A3295">
      <w:pPr>
        <w:spacing w:line="360" w:lineRule="auto"/>
        <w:ind w:firstLine="720"/>
        <w:contextualSpacing/>
        <w:rPr>
          <w:del w:id="12485" w:author="Claire S" w:date="2026-07-27T17:04:00Z" w16du:dateUtc="2026-07-27T16:04:00Z"/>
          <w:rFonts w:ascii="Cambria" w:hAnsi="Cambria"/>
          <w:sz w:val="28"/>
          <w:szCs w:val="28"/>
        </w:rPr>
      </w:pPr>
      <w:r>
        <w:rPr>
          <w:rFonts w:ascii="Cambria" w:hAnsi="Cambria"/>
          <w:sz w:val="28"/>
          <w:szCs w:val="28"/>
        </w:rPr>
        <w:t>‘</w:t>
      </w:r>
      <w:ins w:id="12486" w:author="Claire S" w:date="2026-07-27T17:04:00Z" w16du:dateUtc="2026-07-27T16:04:00Z">
        <w:r w:rsidR="00633B4D">
          <w:rPr>
            <w:rFonts w:ascii="Cambria" w:hAnsi="Cambria"/>
            <w:sz w:val="28"/>
            <w:szCs w:val="28"/>
          </w:rPr>
          <w:t>No problem.</w:t>
        </w:r>
      </w:ins>
      <w:del w:id="12487" w:author="Claire S" w:date="2026-07-27T17:04:00Z" w16du:dateUtc="2026-07-27T16:04:00Z">
        <w:r w:rsidDel="00633B4D">
          <w:rPr>
            <w:rFonts w:ascii="Cambria" w:hAnsi="Cambria"/>
            <w:sz w:val="28"/>
            <w:szCs w:val="28"/>
          </w:rPr>
          <w:delText>It’s not on,’ she said vaguely. ‘</w:delText>
        </w:r>
        <w:r w:rsidR="00E97639" w:rsidDel="00633B4D">
          <w:rPr>
            <w:rFonts w:ascii="Cambria" w:hAnsi="Cambria"/>
            <w:sz w:val="28"/>
            <w:szCs w:val="28"/>
          </w:rPr>
          <w:delText>Dex ordered it a few weeks back</w:delText>
        </w:r>
        <w:r w:rsidR="00762163" w:rsidDel="00633B4D">
          <w:rPr>
            <w:rFonts w:ascii="Cambria" w:hAnsi="Cambria"/>
            <w:sz w:val="28"/>
            <w:szCs w:val="28"/>
          </w:rPr>
          <w:delText>,</w:delText>
        </w:r>
        <w:r w:rsidR="00263DD3" w:rsidDel="00633B4D">
          <w:rPr>
            <w:rFonts w:ascii="Cambria" w:hAnsi="Cambria"/>
            <w:sz w:val="28"/>
            <w:szCs w:val="28"/>
          </w:rPr>
          <w:delText xml:space="preserve"> but </w:delText>
        </w:r>
        <w:r w:rsidR="00C15005" w:rsidDel="00633B4D">
          <w:rPr>
            <w:rFonts w:ascii="Cambria" w:hAnsi="Cambria"/>
            <w:sz w:val="28"/>
            <w:szCs w:val="28"/>
          </w:rPr>
          <w:delText>w</w:delText>
        </w:r>
        <w:r w:rsidR="00263DD3" w:rsidDel="00633B4D">
          <w:rPr>
            <w:rFonts w:ascii="Cambria" w:hAnsi="Cambria"/>
            <w:sz w:val="28"/>
            <w:szCs w:val="28"/>
          </w:rPr>
          <w:delText>e never got round to setting it up properly</w:delText>
        </w:r>
        <w:r w:rsidR="00E97639" w:rsidDel="00633B4D">
          <w:rPr>
            <w:rFonts w:ascii="Cambria" w:hAnsi="Cambria"/>
            <w:sz w:val="28"/>
            <w:szCs w:val="28"/>
          </w:rPr>
          <w:delText>.</w:delText>
        </w:r>
        <w:r w:rsidDel="00633B4D">
          <w:rPr>
            <w:rFonts w:ascii="Cambria" w:hAnsi="Cambria"/>
            <w:sz w:val="28"/>
            <w:szCs w:val="28"/>
          </w:rPr>
          <w:delText>’</w:delText>
        </w:r>
      </w:del>
    </w:p>
    <w:p w14:paraId="6235EA1C" w14:textId="1351B393" w:rsidR="00BD3DFA" w:rsidRDefault="002A3295" w:rsidP="00633B4D">
      <w:pPr>
        <w:spacing w:line="360" w:lineRule="auto"/>
        <w:ind w:firstLine="720"/>
        <w:contextualSpacing/>
        <w:rPr>
          <w:ins w:id="12488" w:author="Claire S" w:date="2026-06-04T14:20:00Z" w16du:dateUtc="2026-06-04T13:20:00Z"/>
          <w:rFonts w:ascii="Cambria" w:hAnsi="Cambria"/>
          <w:sz w:val="28"/>
          <w:szCs w:val="28"/>
        </w:rPr>
      </w:pPr>
      <w:del w:id="12489" w:author="Claire S" w:date="2026-07-27T17:04:00Z" w16du:dateUtc="2026-07-27T16:04:00Z">
        <w:r w:rsidDel="00633B4D">
          <w:rPr>
            <w:rFonts w:ascii="Cambria" w:hAnsi="Cambria"/>
            <w:sz w:val="28"/>
            <w:szCs w:val="28"/>
          </w:rPr>
          <w:delText>‘You might want to get that seen to</w:delText>
        </w:r>
        <w:r w:rsidR="00C15005" w:rsidDel="00633B4D">
          <w:rPr>
            <w:rFonts w:ascii="Cambria" w:hAnsi="Cambria"/>
            <w:sz w:val="28"/>
            <w:szCs w:val="28"/>
          </w:rPr>
          <w:delText>.</w:delText>
        </w:r>
      </w:del>
      <w:r>
        <w:rPr>
          <w:rFonts w:ascii="Cambria" w:hAnsi="Cambria"/>
          <w:sz w:val="28"/>
          <w:szCs w:val="28"/>
        </w:rPr>
        <w:t xml:space="preserve">’ </w:t>
      </w:r>
      <w:commentRangeEnd w:id="12478"/>
      <w:r w:rsidR="00604EC0">
        <w:rPr>
          <w:rStyle w:val="CommentReference"/>
          <w:rFonts w:ascii="Cambria" w:hAnsi="Cambria"/>
          <w:sz w:val="28"/>
          <w:szCs w:val="28"/>
        </w:rPr>
        <w:commentReference w:id="12478"/>
      </w:r>
      <w:r w:rsidR="00C15005">
        <w:rPr>
          <w:rFonts w:ascii="Cambria" w:hAnsi="Cambria"/>
          <w:sz w:val="28"/>
          <w:szCs w:val="28"/>
        </w:rPr>
        <w:t>T</w:t>
      </w:r>
      <w:r w:rsidR="00967D70">
        <w:rPr>
          <w:rFonts w:ascii="Cambria" w:hAnsi="Cambria"/>
          <w:sz w:val="28"/>
          <w:szCs w:val="28"/>
        </w:rPr>
        <w:t>he</w:t>
      </w:r>
      <w:r w:rsidR="00263DD3">
        <w:rPr>
          <w:rFonts w:ascii="Cambria" w:hAnsi="Cambria"/>
          <w:sz w:val="28"/>
          <w:szCs w:val="28"/>
        </w:rPr>
        <w:t xml:space="preserve"> two men</w:t>
      </w:r>
      <w:r w:rsidR="00967D70">
        <w:rPr>
          <w:rFonts w:ascii="Cambria" w:hAnsi="Cambria"/>
          <w:sz w:val="28"/>
          <w:szCs w:val="28"/>
        </w:rPr>
        <w:t xml:space="preserve"> </w:t>
      </w:r>
      <w:r w:rsidR="00842782">
        <w:rPr>
          <w:rFonts w:ascii="Cambria" w:hAnsi="Cambria"/>
          <w:sz w:val="28"/>
          <w:szCs w:val="28"/>
        </w:rPr>
        <w:t xml:space="preserve">bowed their heads politely, like they were all in </w:t>
      </w:r>
      <w:del w:id="12490" w:author="Claire S" w:date="2026-05-27T15:21:00Z" w16du:dateUtc="2026-05-27T14:21:00Z">
        <w:r w:rsidR="00842782" w:rsidRPr="008E75EE" w:rsidDel="00166D17">
          <w:rPr>
            <w:rFonts w:ascii="Cambria" w:hAnsi="Cambria"/>
            <w:i/>
            <w:iCs/>
            <w:sz w:val="28"/>
            <w:szCs w:val="28"/>
            <w:rPrChange w:id="12491" w:author="Claire S" w:date="2026-05-20T11:20:00Z" w16du:dateUtc="2026-05-20T10:20:00Z">
              <w:rPr>
                <w:rFonts w:ascii="Cambria" w:hAnsi="Cambria"/>
                <w:sz w:val="28"/>
                <w:szCs w:val="28"/>
              </w:rPr>
            </w:rPrChange>
          </w:rPr>
          <w:delText>Downton Abbey</w:delText>
        </w:r>
      </w:del>
      <w:ins w:id="12492" w:author="Claire S" w:date="2026-05-27T15:21:00Z" w16du:dateUtc="2026-05-27T14:21:00Z">
        <w:r w:rsidR="00166D17">
          <w:rPr>
            <w:rFonts w:ascii="Cambria" w:hAnsi="Cambria"/>
            <w:i/>
            <w:iCs/>
            <w:sz w:val="28"/>
            <w:szCs w:val="28"/>
          </w:rPr>
          <w:t>Upstairs</w:t>
        </w:r>
      </w:ins>
      <w:ins w:id="12493" w:author="Daisy Watt" w:date="2026-06-22T18:19:00Z" w16du:dateUtc="2026-06-22T16:19:00Z">
        <w:r w:rsidR="000937B4">
          <w:rPr>
            <w:rFonts w:ascii="Cambria" w:hAnsi="Cambria"/>
            <w:i/>
            <w:iCs/>
            <w:sz w:val="28"/>
            <w:szCs w:val="28"/>
          </w:rPr>
          <w:t>,</w:t>
        </w:r>
      </w:ins>
      <w:ins w:id="12494" w:author="Claire S" w:date="2026-05-27T15:21:00Z" w16du:dateUtc="2026-05-27T14:21:00Z">
        <w:r w:rsidR="00166D17">
          <w:rPr>
            <w:rFonts w:ascii="Cambria" w:hAnsi="Cambria"/>
            <w:i/>
            <w:iCs/>
            <w:sz w:val="28"/>
            <w:szCs w:val="28"/>
          </w:rPr>
          <w:t xml:space="preserve"> Downstairs</w:t>
        </w:r>
      </w:ins>
      <w:r w:rsidR="00842782">
        <w:rPr>
          <w:rFonts w:ascii="Cambria" w:hAnsi="Cambria"/>
          <w:sz w:val="28"/>
          <w:szCs w:val="28"/>
        </w:rPr>
        <w:t xml:space="preserve">, and </w:t>
      </w:r>
      <w:r w:rsidR="00967D70">
        <w:rPr>
          <w:rFonts w:ascii="Cambria" w:hAnsi="Cambria"/>
          <w:sz w:val="28"/>
          <w:szCs w:val="28"/>
        </w:rPr>
        <w:t xml:space="preserve">left to </w:t>
      </w:r>
      <w:r w:rsidR="00842782">
        <w:rPr>
          <w:rFonts w:ascii="Cambria" w:hAnsi="Cambria"/>
          <w:sz w:val="28"/>
          <w:szCs w:val="28"/>
        </w:rPr>
        <w:t>move</w:t>
      </w:r>
      <w:r w:rsidR="00967D70">
        <w:rPr>
          <w:rFonts w:ascii="Cambria" w:hAnsi="Cambria"/>
          <w:sz w:val="28"/>
          <w:szCs w:val="28"/>
        </w:rPr>
        <w:t xml:space="preserve"> their van in</w:t>
      </w:r>
      <w:r w:rsidR="00842782">
        <w:rPr>
          <w:rFonts w:ascii="Cambria" w:hAnsi="Cambria"/>
          <w:sz w:val="28"/>
          <w:szCs w:val="28"/>
        </w:rPr>
        <w:t>to</w:t>
      </w:r>
      <w:r w:rsidR="00967D70">
        <w:rPr>
          <w:rFonts w:ascii="Cambria" w:hAnsi="Cambria"/>
          <w:sz w:val="28"/>
          <w:szCs w:val="28"/>
        </w:rPr>
        <w:t xml:space="preserve"> her drive</w:t>
      </w:r>
      <w:del w:id="12495" w:author="Claire S" w:date="2026-06-04T14:20:00Z" w16du:dateUtc="2026-06-04T13:20:00Z">
        <w:r w:rsidR="00E97639" w:rsidDel="00BD3DFA">
          <w:rPr>
            <w:rFonts w:ascii="Cambria" w:hAnsi="Cambria"/>
            <w:sz w:val="28"/>
            <w:szCs w:val="28"/>
          </w:rPr>
          <w:delText>,</w:delText>
        </w:r>
        <w:r w:rsidR="00967D70" w:rsidDel="00BD3DFA">
          <w:rPr>
            <w:rFonts w:ascii="Cambria" w:hAnsi="Cambria"/>
            <w:sz w:val="28"/>
            <w:szCs w:val="28"/>
          </w:rPr>
          <w:delText xml:space="preserve"> </w:delText>
        </w:r>
      </w:del>
      <w:ins w:id="12496" w:author="Claire S" w:date="2026-06-04T14:20:00Z" w16du:dateUtc="2026-06-04T13:20:00Z">
        <w:r w:rsidR="00BD3DFA">
          <w:rPr>
            <w:rFonts w:ascii="Cambria" w:hAnsi="Cambria"/>
            <w:sz w:val="28"/>
            <w:szCs w:val="28"/>
          </w:rPr>
          <w:t>.</w:t>
        </w:r>
      </w:ins>
    </w:p>
    <w:p w14:paraId="2B2AAB3D" w14:textId="3D4790C1" w:rsidR="00967D70" w:rsidRDefault="00BD3DFA" w:rsidP="002A3295">
      <w:pPr>
        <w:spacing w:line="360" w:lineRule="auto"/>
        <w:ind w:firstLine="720"/>
        <w:contextualSpacing/>
        <w:rPr>
          <w:ins w:id="12497" w:author="Claire S" w:date="2026-06-04T14:20:00Z" w16du:dateUtc="2026-06-04T13:20:00Z"/>
          <w:rFonts w:ascii="Cambria" w:hAnsi="Cambria"/>
          <w:sz w:val="28"/>
          <w:szCs w:val="28"/>
        </w:rPr>
      </w:pPr>
      <w:ins w:id="12498" w:author="Claire S" w:date="2026-06-04T14:20:00Z" w16du:dateUtc="2026-06-04T13:20:00Z">
        <w:r>
          <w:rPr>
            <w:rFonts w:ascii="Cambria" w:hAnsi="Cambria"/>
            <w:sz w:val="28"/>
            <w:szCs w:val="28"/>
          </w:rPr>
          <w:t xml:space="preserve">They parked it </w:t>
        </w:r>
      </w:ins>
      <w:r w:rsidR="00967D70">
        <w:rPr>
          <w:rFonts w:ascii="Cambria" w:hAnsi="Cambria"/>
          <w:sz w:val="28"/>
          <w:szCs w:val="28"/>
        </w:rPr>
        <w:t xml:space="preserve">behind </w:t>
      </w:r>
      <w:r w:rsidR="00E97639">
        <w:rPr>
          <w:rFonts w:ascii="Cambria" w:hAnsi="Cambria"/>
          <w:sz w:val="28"/>
          <w:szCs w:val="28"/>
        </w:rPr>
        <w:t xml:space="preserve">Dex’s </w:t>
      </w:r>
      <w:r w:rsidR="003E1834">
        <w:rPr>
          <w:rFonts w:ascii="Cambria" w:hAnsi="Cambria"/>
          <w:sz w:val="28"/>
          <w:szCs w:val="28"/>
        </w:rPr>
        <w:t xml:space="preserve">abandoned </w:t>
      </w:r>
      <w:ins w:id="12499" w:author="Claire S" w:date="2026-06-08T16:10:00Z" w16du:dateUtc="2026-06-08T15:10:00Z">
        <w:r w:rsidR="00C96417">
          <w:rPr>
            <w:rFonts w:ascii="Cambria" w:hAnsi="Cambria"/>
            <w:sz w:val="28"/>
            <w:szCs w:val="28"/>
          </w:rPr>
          <w:t xml:space="preserve">silver </w:t>
        </w:r>
      </w:ins>
      <w:r w:rsidR="00E97639">
        <w:rPr>
          <w:rFonts w:ascii="Cambria" w:hAnsi="Cambria"/>
          <w:sz w:val="28"/>
          <w:szCs w:val="28"/>
        </w:rPr>
        <w:t>Aston Martin</w:t>
      </w:r>
      <w:r w:rsidR="006C5052">
        <w:rPr>
          <w:rFonts w:ascii="Cambria" w:hAnsi="Cambria"/>
          <w:sz w:val="28"/>
          <w:szCs w:val="28"/>
        </w:rPr>
        <w:t>, the sight of which broke Savannah’s heart every time she looked at it</w:t>
      </w:r>
      <w:r w:rsidR="00E97639">
        <w:rPr>
          <w:rFonts w:ascii="Cambria" w:hAnsi="Cambria"/>
          <w:sz w:val="28"/>
          <w:szCs w:val="28"/>
        </w:rPr>
        <w:t>.</w:t>
      </w:r>
      <w:r w:rsidR="00967D70">
        <w:rPr>
          <w:rFonts w:ascii="Cambria" w:hAnsi="Cambria"/>
          <w:sz w:val="28"/>
          <w:szCs w:val="28"/>
        </w:rPr>
        <w:t xml:space="preserve"> </w:t>
      </w:r>
    </w:p>
    <w:p w14:paraId="7354393A" w14:textId="71769154" w:rsidR="00BD3DFA" w:rsidDel="00C04ACD" w:rsidRDefault="00BD3DFA" w:rsidP="002A3295">
      <w:pPr>
        <w:spacing w:line="360" w:lineRule="auto"/>
        <w:ind w:firstLine="720"/>
        <w:contextualSpacing/>
        <w:rPr>
          <w:del w:id="12500" w:author="Claire S" w:date="2026-07-27T17:05:00Z" w16du:dateUtc="2026-07-27T16:05:00Z"/>
          <w:rFonts w:ascii="Cambria" w:hAnsi="Cambria"/>
          <w:sz w:val="28"/>
          <w:szCs w:val="28"/>
        </w:rPr>
      </w:pPr>
      <w:ins w:id="12501" w:author="Claire S" w:date="2026-06-04T14:20:00Z" w16du:dateUtc="2026-06-04T13:20:00Z">
        <w:r>
          <w:rPr>
            <w:rFonts w:ascii="Cambria" w:hAnsi="Cambria"/>
            <w:sz w:val="28"/>
            <w:szCs w:val="28"/>
          </w:rPr>
          <w:t xml:space="preserve">It </w:t>
        </w:r>
      </w:ins>
      <w:ins w:id="12502" w:author="Claire S" w:date="2026-06-05T08:42:00Z" w16du:dateUtc="2026-06-05T07:42:00Z">
        <w:r w:rsidR="00B063CB">
          <w:rPr>
            <w:rFonts w:ascii="Cambria" w:hAnsi="Cambria"/>
            <w:sz w:val="28"/>
            <w:szCs w:val="28"/>
          </w:rPr>
          <w:t>had been</w:t>
        </w:r>
      </w:ins>
      <w:ins w:id="12503" w:author="Claire S" w:date="2026-06-04T14:20:00Z" w16du:dateUtc="2026-06-04T13:20:00Z">
        <w:r>
          <w:rPr>
            <w:rFonts w:ascii="Cambria" w:hAnsi="Cambria"/>
            <w:sz w:val="28"/>
            <w:szCs w:val="28"/>
          </w:rPr>
          <w:t xml:space="preserve"> Dex’s beloved toy</w:t>
        </w:r>
      </w:ins>
      <w:ins w:id="12504" w:author="Claire S" w:date="2026-06-05T08:42:00Z" w16du:dateUtc="2026-06-05T07:42:00Z">
        <w:r w:rsidR="00B063CB">
          <w:rPr>
            <w:rFonts w:ascii="Cambria" w:hAnsi="Cambria"/>
            <w:sz w:val="28"/>
            <w:szCs w:val="28"/>
          </w:rPr>
          <w:t>, but</w:t>
        </w:r>
      </w:ins>
      <w:ins w:id="12505" w:author="Claire S" w:date="2026-06-04T14:20:00Z" w16du:dateUtc="2026-06-04T13:20:00Z">
        <w:r>
          <w:rPr>
            <w:rFonts w:ascii="Cambria" w:hAnsi="Cambria"/>
            <w:sz w:val="28"/>
            <w:szCs w:val="28"/>
          </w:rPr>
          <w:t xml:space="preserve"> it wasn’t going anywhere with him, ever again.</w:t>
        </w:r>
      </w:ins>
    </w:p>
    <w:p w14:paraId="118C543B" w14:textId="77777777" w:rsidR="00BD3DFA" w:rsidRDefault="00BD3DFA">
      <w:pPr>
        <w:spacing w:line="360" w:lineRule="auto"/>
        <w:ind w:firstLine="720"/>
        <w:contextualSpacing/>
        <w:rPr>
          <w:ins w:id="12506" w:author="Claire S" w:date="2026-06-04T14:20:00Z" w16du:dateUtc="2026-06-04T13:20:00Z"/>
          <w:rFonts w:ascii="Cambria" w:hAnsi="Cambria"/>
          <w:b/>
          <w:bCs/>
          <w:sz w:val="28"/>
          <w:szCs w:val="28"/>
        </w:rPr>
        <w:pPrChange w:id="12507" w:author="Claire S" w:date="2026-07-27T17:05:00Z" w16du:dateUtc="2026-07-27T16:05:00Z">
          <w:pPr>
            <w:spacing w:line="360" w:lineRule="auto"/>
            <w:contextualSpacing/>
          </w:pPr>
        </w:pPrChange>
      </w:pPr>
    </w:p>
    <w:p w14:paraId="5030931D" w14:textId="77777777" w:rsidR="00C441A9" w:rsidRDefault="00C441A9" w:rsidP="002D31C2">
      <w:pPr>
        <w:spacing w:line="360" w:lineRule="auto"/>
        <w:contextualSpacing/>
        <w:rPr>
          <w:ins w:id="12508" w:author="Claire S" w:date="2026-07-28T10:28:00Z" w16du:dateUtc="2026-07-28T09:28:00Z"/>
          <w:rFonts w:ascii="Cambria" w:hAnsi="Cambria"/>
          <w:b/>
          <w:bCs/>
          <w:sz w:val="28"/>
          <w:szCs w:val="28"/>
        </w:rPr>
      </w:pPr>
    </w:p>
    <w:p w14:paraId="0092C578" w14:textId="77777777" w:rsidR="00C441A9" w:rsidRDefault="00C441A9" w:rsidP="002D31C2">
      <w:pPr>
        <w:spacing w:line="360" w:lineRule="auto"/>
        <w:contextualSpacing/>
        <w:rPr>
          <w:ins w:id="12509" w:author="Claire S" w:date="2026-07-28T10:28:00Z" w16du:dateUtc="2026-07-28T09:28:00Z"/>
          <w:rFonts w:ascii="Cambria" w:hAnsi="Cambria"/>
          <w:b/>
          <w:bCs/>
          <w:sz w:val="28"/>
          <w:szCs w:val="28"/>
        </w:rPr>
      </w:pPr>
    </w:p>
    <w:p w14:paraId="4CF982EB" w14:textId="77777777" w:rsidR="00C441A9" w:rsidRDefault="00C441A9" w:rsidP="002D31C2">
      <w:pPr>
        <w:spacing w:line="360" w:lineRule="auto"/>
        <w:contextualSpacing/>
        <w:rPr>
          <w:ins w:id="12510" w:author="Claire S" w:date="2026-07-28T10:28:00Z" w16du:dateUtc="2026-07-28T09:28:00Z"/>
          <w:rFonts w:ascii="Cambria" w:hAnsi="Cambria"/>
          <w:b/>
          <w:bCs/>
          <w:sz w:val="28"/>
          <w:szCs w:val="28"/>
        </w:rPr>
      </w:pPr>
    </w:p>
    <w:p w14:paraId="21DE8887" w14:textId="77777777" w:rsidR="00C441A9" w:rsidRDefault="00C441A9" w:rsidP="002D31C2">
      <w:pPr>
        <w:spacing w:line="360" w:lineRule="auto"/>
        <w:contextualSpacing/>
        <w:rPr>
          <w:ins w:id="12511" w:author="Claire S" w:date="2026-07-28T10:28:00Z" w16du:dateUtc="2026-07-28T09:28:00Z"/>
          <w:rFonts w:ascii="Cambria" w:hAnsi="Cambria"/>
          <w:b/>
          <w:bCs/>
          <w:sz w:val="28"/>
          <w:szCs w:val="28"/>
        </w:rPr>
      </w:pPr>
    </w:p>
    <w:p w14:paraId="3515CC46" w14:textId="77777777" w:rsidR="00C441A9" w:rsidRDefault="00C441A9" w:rsidP="002D31C2">
      <w:pPr>
        <w:spacing w:line="360" w:lineRule="auto"/>
        <w:contextualSpacing/>
        <w:rPr>
          <w:ins w:id="12512" w:author="Claire S" w:date="2026-07-28T10:28:00Z" w16du:dateUtc="2026-07-28T09:28:00Z"/>
          <w:rFonts w:ascii="Cambria" w:hAnsi="Cambria"/>
          <w:b/>
          <w:bCs/>
          <w:sz w:val="28"/>
          <w:szCs w:val="28"/>
        </w:rPr>
      </w:pPr>
    </w:p>
    <w:p w14:paraId="67D0DCCB" w14:textId="77777777" w:rsidR="00C441A9" w:rsidRDefault="00C441A9" w:rsidP="002D31C2">
      <w:pPr>
        <w:spacing w:line="360" w:lineRule="auto"/>
        <w:contextualSpacing/>
        <w:rPr>
          <w:ins w:id="12513" w:author="Claire S" w:date="2026-07-28T10:28:00Z" w16du:dateUtc="2026-07-28T09:28:00Z"/>
          <w:rFonts w:ascii="Cambria" w:hAnsi="Cambria"/>
          <w:b/>
          <w:bCs/>
          <w:sz w:val="28"/>
          <w:szCs w:val="28"/>
        </w:rPr>
      </w:pPr>
    </w:p>
    <w:p w14:paraId="41ACE034" w14:textId="77777777" w:rsidR="00C441A9" w:rsidRDefault="00C441A9" w:rsidP="002D31C2">
      <w:pPr>
        <w:spacing w:line="360" w:lineRule="auto"/>
        <w:contextualSpacing/>
        <w:rPr>
          <w:ins w:id="12514" w:author="Claire S" w:date="2026-07-28T10:28:00Z" w16du:dateUtc="2026-07-28T09:28:00Z"/>
          <w:rFonts w:ascii="Cambria" w:hAnsi="Cambria"/>
          <w:b/>
          <w:bCs/>
          <w:sz w:val="28"/>
          <w:szCs w:val="28"/>
        </w:rPr>
      </w:pPr>
    </w:p>
    <w:p w14:paraId="69F04C8B" w14:textId="77777777" w:rsidR="00C441A9" w:rsidRDefault="00C441A9" w:rsidP="002D31C2">
      <w:pPr>
        <w:spacing w:line="360" w:lineRule="auto"/>
        <w:contextualSpacing/>
        <w:rPr>
          <w:ins w:id="12515" w:author="Claire S" w:date="2026-07-28T10:28:00Z" w16du:dateUtc="2026-07-28T09:28:00Z"/>
          <w:rFonts w:ascii="Cambria" w:hAnsi="Cambria"/>
          <w:b/>
          <w:bCs/>
          <w:sz w:val="28"/>
          <w:szCs w:val="28"/>
        </w:rPr>
      </w:pPr>
    </w:p>
    <w:p w14:paraId="440AC7B6" w14:textId="77777777" w:rsidR="00C441A9" w:rsidRDefault="00C441A9" w:rsidP="002D31C2">
      <w:pPr>
        <w:spacing w:line="360" w:lineRule="auto"/>
        <w:contextualSpacing/>
        <w:rPr>
          <w:ins w:id="12516" w:author="Claire S" w:date="2026-07-28T10:28:00Z" w16du:dateUtc="2026-07-28T09:28:00Z"/>
          <w:rFonts w:ascii="Cambria" w:hAnsi="Cambria"/>
          <w:b/>
          <w:bCs/>
          <w:sz w:val="28"/>
          <w:szCs w:val="28"/>
        </w:rPr>
      </w:pPr>
    </w:p>
    <w:p w14:paraId="7929DB8B" w14:textId="77777777" w:rsidR="00C441A9" w:rsidRDefault="00C441A9" w:rsidP="002D31C2">
      <w:pPr>
        <w:spacing w:line="360" w:lineRule="auto"/>
        <w:contextualSpacing/>
        <w:rPr>
          <w:ins w:id="12517" w:author="Claire S" w:date="2026-07-28T10:28:00Z" w16du:dateUtc="2026-07-28T09:28:00Z"/>
          <w:rFonts w:ascii="Cambria" w:hAnsi="Cambria"/>
          <w:b/>
          <w:bCs/>
          <w:sz w:val="28"/>
          <w:szCs w:val="28"/>
        </w:rPr>
      </w:pPr>
    </w:p>
    <w:p w14:paraId="6A922EE5" w14:textId="77777777" w:rsidR="00C441A9" w:rsidRDefault="00C441A9" w:rsidP="002D31C2">
      <w:pPr>
        <w:spacing w:line="360" w:lineRule="auto"/>
        <w:contextualSpacing/>
        <w:rPr>
          <w:ins w:id="12518" w:author="Claire S" w:date="2026-07-28T10:28:00Z" w16du:dateUtc="2026-07-28T09:28:00Z"/>
          <w:rFonts w:ascii="Cambria" w:hAnsi="Cambria"/>
          <w:b/>
          <w:bCs/>
          <w:sz w:val="28"/>
          <w:szCs w:val="28"/>
        </w:rPr>
      </w:pPr>
    </w:p>
    <w:p w14:paraId="25D7976F" w14:textId="77777777" w:rsidR="00C441A9" w:rsidRDefault="00C441A9" w:rsidP="002D31C2">
      <w:pPr>
        <w:spacing w:line="360" w:lineRule="auto"/>
        <w:contextualSpacing/>
        <w:rPr>
          <w:ins w:id="12519" w:author="Claire S" w:date="2026-07-28T10:28:00Z" w16du:dateUtc="2026-07-28T09:28:00Z"/>
          <w:rFonts w:ascii="Cambria" w:hAnsi="Cambria"/>
          <w:b/>
          <w:bCs/>
          <w:sz w:val="28"/>
          <w:szCs w:val="28"/>
        </w:rPr>
      </w:pPr>
    </w:p>
    <w:p w14:paraId="5EB27AC6" w14:textId="77777777" w:rsidR="00C441A9" w:rsidRDefault="00C441A9" w:rsidP="002D31C2">
      <w:pPr>
        <w:spacing w:line="360" w:lineRule="auto"/>
        <w:contextualSpacing/>
        <w:rPr>
          <w:ins w:id="12520" w:author="Claire S" w:date="2026-07-28T10:28:00Z" w16du:dateUtc="2026-07-28T09:28:00Z"/>
          <w:rFonts w:ascii="Cambria" w:hAnsi="Cambria"/>
          <w:b/>
          <w:bCs/>
          <w:sz w:val="28"/>
          <w:szCs w:val="28"/>
        </w:rPr>
      </w:pPr>
    </w:p>
    <w:p w14:paraId="442D8EEA" w14:textId="77777777" w:rsidR="00C441A9" w:rsidRDefault="00C441A9" w:rsidP="002D31C2">
      <w:pPr>
        <w:spacing w:line="360" w:lineRule="auto"/>
        <w:contextualSpacing/>
        <w:rPr>
          <w:ins w:id="12521" w:author="Claire S" w:date="2026-07-28T10:28:00Z" w16du:dateUtc="2026-07-28T09:28:00Z"/>
          <w:rFonts w:ascii="Cambria" w:hAnsi="Cambria"/>
          <w:b/>
          <w:bCs/>
          <w:sz w:val="28"/>
          <w:szCs w:val="28"/>
        </w:rPr>
      </w:pPr>
    </w:p>
    <w:p w14:paraId="367E18E4" w14:textId="77777777" w:rsidR="00C441A9" w:rsidRDefault="00C441A9" w:rsidP="002D31C2">
      <w:pPr>
        <w:spacing w:line="360" w:lineRule="auto"/>
        <w:contextualSpacing/>
        <w:rPr>
          <w:ins w:id="12522" w:author="Claire S" w:date="2026-07-28T10:28:00Z" w16du:dateUtc="2026-07-28T09:28:00Z"/>
          <w:rFonts w:ascii="Cambria" w:hAnsi="Cambria"/>
          <w:b/>
          <w:bCs/>
          <w:sz w:val="28"/>
          <w:szCs w:val="28"/>
        </w:rPr>
      </w:pPr>
    </w:p>
    <w:p w14:paraId="3B080646" w14:textId="77777777" w:rsidR="00C441A9" w:rsidRDefault="00C441A9" w:rsidP="002D31C2">
      <w:pPr>
        <w:spacing w:line="360" w:lineRule="auto"/>
        <w:contextualSpacing/>
        <w:rPr>
          <w:ins w:id="12523" w:author="Claire S" w:date="2026-07-28T10:28:00Z" w16du:dateUtc="2026-07-28T09:28:00Z"/>
          <w:rFonts w:ascii="Cambria" w:hAnsi="Cambria"/>
          <w:b/>
          <w:bCs/>
          <w:sz w:val="28"/>
          <w:szCs w:val="28"/>
        </w:rPr>
      </w:pPr>
    </w:p>
    <w:p w14:paraId="54D452BE" w14:textId="77777777" w:rsidR="00C441A9" w:rsidRDefault="00C441A9" w:rsidP="002D31C2">
      <w:pPr>
        <w:spacing w:line="360" w:lineRule="auto"/>
        <w:contextualSpacing/>
        <w:rPr>
          <w:ins w:id="12524" w:author="Claire S" w:date="2026-07-28T10:28:00Z" w16du:dateUtc="2026-07-28T09:28:00Z"/>
          <w:rFonts w:ascii="Cambria" w:hAnsi="Cambria"/>
          <w:b/>
          <w:bCs/>
          <w:sz w:val="28"/>
          <w:szCs w:val="28"/>
        </w:rPr>
      </w:pPr>
    </w:p>
    <w:p w14:paraId="2541D475" w14:textId="77777777" w:rsidR="00C441A9" w:rsidRDefault="00C441A9" w:rsidP="002D31C2">
      <w:pPr>
        <w:spacing w:line="360" w:lineRule="auto"/>
        <w:contextualSpacing/>
        <w:rPr>
          <w:ins w:id="12525" w:author="Claire S" w:date="2026-07-28T10:28:00Z" w16du:dateUtc="2026-07-28T09:28:00Z"/>
          <w:rFonts w:ascii="Cambria" w:hAnsi="Cambria"/>
          <w:b/>
          <w:bCs/>
          <w:sz w:val="28"/>
          <w:szCs w:val="28"/>
        </w:rPr>
      </w:pPr>
    </w:p>
    <w:p w14:paraId="683D78D3" w14:textId="77777777" w:rsidR="00C441A9" w:rsidRDefault="00C441A9" w:rsidP="002D31C2">
      <w:pPr>
        <w:spacing w:line="360" w:lineRule="auto"/>
        <w:contextualSpacing/>
        <w:rPr>
          <w:ins w:id="12526" w:author="Claire S" w:date="2026-07-28T10:28:00Z" w16du:dateUtc="2026-07-28T09:28:00Z"/>
          <w:rFonts w:ascii="Cambria" w:hAnsi="Cambria"/>
          <w:b/>
          <w:bCs/>
          <w:sz w:val="28"/>
          <w:szCs w:val="28"/>
        </w:rPr>
      </w:pPr>
    </w:p>
    <w:p w14:paraId="47A1CE24" w14:textId="77777777" w:rsidR="00C441A9" w:rsidRDefault="00C441A9" w:rsidP="002D31C2">
      <w:pPr>
        <w:spacing w:line="360" w:lineRule="auto"/>
        <w:contextualSpacing/>
        <w:rPr>
          <w:ins w:id="12527" w:author="Claire S" w:date="2026-07-28T10:28:00Z" w16du:dateUtc="2026-07-28T09:28:00Z"/>
          <w:rFonts w:ascii="Cambria" w:hAnsi="Cambria"/>
          <w:b/>
          <w:bCs/>
          <w:sz w:val="28"/>
          <w:szCs w:val="28"/>
        </w:rPr>
      </w:pPr>
    </w:p>
    <w:p w14:paraId="7328FCB0" w14:textId="77777777" w:rsidR="00C441A9" w:rsidRDefault="00C441A9" w:rsidP="002D31C2">
      <w:pPr>
        <w:spacing w:line="360" w:lineRule="auto"/>
        <w:contextualSpacing/>
        <w:rPr>
          <w:ins w:id="12528" w:author="Claire S" w:date="2026-07-28T10:28:00Z" w16du:dateUtc="2026-07-28T09:28:00Z"/>
          <w:rFonts w:ascii="Cambria" w:hAnsi="Cambria"/>
          <w:b/>
          <w:bCs/>
          <w:sz w:val="28"/>
          <w:szCs w:val="28"/>
        </w:rPr>
      </w:pPr>
    </w:p>
    <w:p w14:paraId="02192FFC" w14:textId="77777777" w:rsidR="00C441A9" w:rsidRDefault="00C441A9" w:rsidP="002D31C2">
      <w:pPr>
        <w:spacing w:line="360" w:lineRule="auto"/>
        <w:contextualSpacing/>
        <w:rPr>
          <w:ins w:id="12529" w:author="Claire S" w:date="2026-07-28T10:28:00Z" w16du:dateUtc="2026-07-28T09:28:00Z"/>
          <w:rFonts w:ascii="Cambria" w:hAnsi="Cambria"/>
          <w:b/>
          <w:bCs/>
          <w:sz w:val="28"/>
          <w:szCs w:val="28"/>
        </w:rPr>
      </w:pPr>
    </w:p>
    <w:p w14:paraId="1462A2F9" w14:textId="77777777" w:rsidR="00C441A9" w:rsidRDefault="00C441A9" w:rsidP="002D31C2">
      <w:pPr>
        <w:spacing w:line="360" w:lineRule="auto"/>
        <w:contextualSpacing/>
        <w:rPr>
          <w:ins w:id="12530" w:author="Claire S" w:date="2026-07-28T10:28:00Z" w16du:dateUtc="2026-07-28T09:28:00Z"/>
          <w:rFonts w:ascii="Cambria" w:hAnsi="Cambria"/>
          <w:b/>
          <w:bCs/>
          <w:sz w:val="28"/>
          <w:szCs w:val="28"/>
        </w:rPr>
      </w:pPr>
    </w:p>
    <w:p w14:paraId="57A0037E" w14:textId="77777777" w:rsidR="00C441A9" w:rsidRDefault="00C441A9" w:rsidP="002D31C2">
      <w:pPr>
        <w:spacing w:line="360" w:lineRule="auto"/>
        <w:contextualSpacing/>
        <w:rPr>
          <w:ins w:id="12531" w:author="Claire S" w:date="2026-07-28T10:28:00Z" w16du:dateUtc="2026-07-28T09:28:00Z"/>
          <w:rFonts w:ascii="Cambria" w:hAnsi="Cambria"/>
          <w:b/>
          <w:bCs/>
          <w:sz w:val="28"/>
          <w:szCs w:val="28"/>
        </w:rPr>
      </w:pPr>
    </w:p>
    <w:p w14:paraId="56804BA1" w14:textId="77777777" w:rsidR="00C441A9" w:rsidRDefault="00C441A9" w:rsidP="002D31C2">
      <w:pPr>
        <w:spacing w:line="360" w:lineRule="auto"/>
        <w:contextualSpacing/>
        <w:rPr>
          <w:ins w:id="12532" w:author="Claire S" w:date="2026-07-28T10:28:00Z" w16du:dateUtc="2026-07-28T09:28:00Z"/>
          <w:rFonts w:ascii="Cambria" w:hAnsi="Cambria"/>
          <w:b/>
          <w:bCs/>
          <w:sz w:val="28"/>
          <w:szCs w:val="28"/>
        </w:rPr>
      </w:pPr>
    </w:p>
    <w:p w14:paraId="65D13648" w14:textId="77777777" w:rsidR="00C441A9" w:rsidRDefault="00C441A9" w:rsidP="002D31C2">
      <w:pPr>
        <w:spacing w:line="360" w:lineRule="auto"/>
        <w:contextualSpacing/>
        <w:rPr>
          <w:ins w:id="12533" w:author="Claire S" w:date="2026-07-28T10:28:00Z" w16du:dateUtc="2026-07-28T09:28:00Z"/>
          <w:rFonts w:ascii="Cambria" w:hAnsi="Cambria"/>
          <w:b/>
          <w:bCs/>
          <w:sz w:val="28"/>
          <w:szCs w:val="28"/>
        </w:rPr>
      </w:pPr>
    </w:p>
    <w:p w14:paraId="12813EE1" w14:textId="7C15A7BF" w:rsidR="00551E09" w:rsidRDefault="00551E09" w:rsidP="002D31C2">
      <w:pPr>
        <w:spacing w:line="360" w:lineRule="auto"/>
        <w:contextualSpacing/>
        <w:rPr>
          <w:ins w:id="12534" w:author="Claire S" w:date="2026-07-28T10:29:00Z" w16du:dateUtc="2026-07-28T09:29:00Z"/>
          <w:rFonts w:ascii="Cambria" w:hAnsi="Cambria"/>
          <w:b/>
          <w:bCs/>
          <w:sz w:val="28"/>
          <w:szCs w:val="28"/>
        </w:rPr>
      </w:pPr>
      <w:r w:rsidRPr="00551E09">
        <w:rPr>
          <w:rFonts w:ascii="Cambria" w:hAnsi="Cambria"/>
          <w:b/>
          <w:bCs/>
          <w:sz w:val="28"/>
          <w:szCs w:val="28"/>
        </w:rPr>
        <w:t xml:space="preserve">CHAPTER </w:t>
      </w:r>
      <w:del w:id="12535" w:author="Claire S" w:date="2026-07-27T17:05:00Z" w16du:dateUtc="2026-07-27T16:05:00Z">
        <w:r w:rsidR="00842782" w:rsidDel="00C04ACD">
          <w:rPr>
            <w:rFonts w:ascii="Cambria" w:hAnsi="Cambria"/>
            <w:b/>
            <w:bCs/>
            <w:sz w:val="28"/>
            <w:szCs w:val="28"/>
          </w:rPr>
          <w:delText>3</w:delText>
        </w:r>
        <w:r w:rsidR="00554EFB" w:rsidDel="00C04ACD">
          <w:rPr>
            <w:rFonts w:ascii="Cambria" w:hAnsi="Cambria"/>
            <w:b/>
            <w:bCs/>
            <w:sz w:val="28"/>
            <w:szCs w:val="28"/>
          </w:rPr>
          <w:delText>4</w:delText>
        </w:r>
      </w:del>
      <w:ins w:id="12536" w:author="Claire S" w:date="2026-07-27T17:05:00Z" w16du:dateUtc="2026-07-27T16:05:00Z">
        <w:r w:rsidR="00C04ACD">
          <w:rPr>
            <w:rFonts w:ascii="Cambria" w:hAnsi="Cambria"/>
            <w:b/>
            <w:bCs/>
            <w:sz w:val="28"/>
            <w:szCs w:val="28"/>
          </w:rPr>
          <w:t>33</w:t>
        </w:r>
      </w:ins>
    </w:p>
    <w:p w14:paraId="521A11EA" w14:textId="718FA9E9" w:rsidR="00C441A9" w:rsidRPr="00551E09" w:rsidRDefault="00CC01EB" w:rsidP="002D31C2">
      <w:pPr>
        <w:spacing w:line="360" w:lineRule="auto"/>
        <w:contextualSpacing/>
        <w:rPr>
          <w:rFonts w:ascii="Cambria" w:hAnsi="Cambria"/>
          <w:b/>
          <w:bCs/>
          <w:sz w:val="28"/>
          <w:szCs w:val="28"/>
        </w:rPr>
      </w:pPr>
      <w:ins w:id="12537" w:author="Claire S" w:date="2026-08-04T12:09:00Z" w16du:dateUtc="2026-08-04T11:09:00Z">
        <w:r>
          <w:rPr>
            <w:rFonts w:ascii="Cambria" w:hAnsi="Cambria"/>
            <w:b/>
            <w:bCs/>
            <w:sz w:val="28"/>
            <w:szCs w:val="28"/>
          </w:rPr>
          <w:t xml:space="preserve">CLARA: </w:t>
        </w:r>
      </w:ins>
      <w:ins w:id="12538" w:author="Claire S" w:date="2026-07-28T10:29:00Z" w16du:dateUtc="2026-07-28T09:29:00Z">
        <w:r w:rsidR="00C441A9">
          <w:rPr>
            <w:rFonts w:ascii="Cambria" w:hAnsi="Cambria"/>
            <w:b/>
            <w:bCs/>
            <w:sz w:val="28"/>
            <w:szCs w:val="28"/>
          </w:rPr>
          <w:t>MONDAY NIGHT</w:t>
        </w:r>
      </w:ins>
    </w:p>
    <w:p w14:paraId="741DDEE3" w14:textId="50332392" w:rsidR="00551E09" w:rsidRPr="00551E09" w:rsidRDefault="00551E09" w:rsidP="002D31C2">
      <w:pPr>
        <w:spacing w:line="360" w:lineRule="auto"/>
        <w:contextualSpacing/>
        <w:rPr>
          <w:del w:id="12539" w:author="Daisy Watt" w:date="2026-06-22T18:20:00Z" w16du:dateUtc="2026-06-22T16:20:00Z"/>
          <w:rFonts w:ascii="Cambria" w:hAnsi="Cambria"/>
          <w:b/>
          <w:bCs/>
          <w:sz w:val="28"/>
          <w:szCs w:val="28"/>
        </w:rPr>
      </w:pPr>
      <w:del w:id="12540" w:author="Daisy Watt" w:date="2026-06-22T18:20:00Z" w16du:dateUtc="2026-06-22T16:20:00Z">
        <w:r w:rsidRPr="00551E09">
          <w:rPr>
            <w:rFonts w:ascii="Cambria" w:hAnsi="Cambria"/>
            <w:b/>
            <w:bCs/>
            <w:sz w:val="28"/>
            <w:szCs w:val="28"/>
          </w:rPr>
          <w:delText xml:space="preserve">MONDAY </w:delText>
        </w:r>
        <w:r w:rsidRPr="00551E09" w:rsidDel="00650A24">
          <w:rPr>
            <w:rFonts w:ascii="Cambria" w:hAnsi="Cambria"/>
            <w:b/>
            <w:bCs/>
            <w:sz w:val="28"/>
            <w:szCs w:val="28"/>
          </w:rPr>
          <w:delText>8</w:delText>
        </w:r>
        <w:r w:rsidR="006C5052" w:rsidDel="00650A24">
          <w:rPr>
            <w:rFonts w:ascii="Cambria" w:hAnsi="Cambria"/>
            <w:b/>
            <w:bCs/>
            <w:sz w:val="28"/>
            <w:szCs w:val="28"/>
          </w:rPr>
          <w:delText>PM</w:delText>
        </w:r>
      </w:del>
      <w:ins w:id="12541" w:author="Claire S" w:date="2026-05-27T15:22:00Z" w16du:dateUtc="2026-05-27T14:22:00Z">
        <w:del w:id="12542" w:author="Daisy Watt" w:date="2026-06-22T18:20:00Z" w16du:dateUtc="2026-06-22T16:20:00Z">
          <w:r w:rsidR="00650A24">
            <w:rPr>
              <w:rFonts w:ascii="Cambria" w:hAnsi="Cambria"/>
              <w:b/>
              <w:bCs/>
              <w:sz w:val="28"/>
              <w:szCs w:val="28"/>
            </w:rPr>
            <w:delText>NIGHT</w:delText>
          </w:r>
        </w:del>
      </w:ins>
    </w:p>
    <w:p w14:paraId="49511ED1" w14:textId="74FDEF8E" w:rsidR="00D576B7" w:rsidRDefault="000134F2" w:rsidP="002D31C2">
      <w:pPr>
        <w:spacing w:line="360" w:lineRule="auto"/>
        <w:contextualSpacing/>
        <w:rPr>
          <w:rFonts w:ascii="Cambria" w:hAnsi="Cambria"/>
          <w:sz w:val="28"/>
          <w:szCs w:val="28"/>
        </w:rPr>
      </w:pPr>
      <w:ins w:id="12543" w:author="Claire S" w:date="2026-06-04T15:48:00Z" w16du:dateUtc="2026-06-04T14:48:00Z">
        <w:r>
          <w:rPr>
            <w:rFonts w:ascii="Cambria" w:hAnsi="Cambria"/>
            <w:sz w:val="28"/>
            <w:szCs w:val="28"/>
          </w:rPr>
          <w:t>Online, s</w:t>
        </w:r>
      </w:ins>
      <w:ins w:id="12544" w:author="Claire S" w:date="2026-05-22T18:13:00Z" w16du:dateUtc="2026-05-22T17:13:00Z">
        <w:r w:rsidR="00A435C3">
          <w:rPr>
            <w:rFonts w:ascii="Cambria" w:hAnsi="Cambria"/>
            <w:sz w:val="28"/>
            <w:szCs w:val="28"/>
          </w:rPr>
          <w:t xml:space="preserve">tudying the </w:t>
        </w:r>
      </w:ins>
      <w:ins w:id="12545" w:author="Claire S" w:date="2026-06-04T14:21:00Z" w16du:dateUtc="2026-06-04T13:21:00Z">
        <w:r w:rsidR="00BD3DFA">
          <w:rPr>
            <w:rFonts w:ascii="Cambria" w:hAnsi="Cambria"/>
            <w:sz w:val="28"/>
            <w:szCs w:val="28"/>
          </w:rPr>
          <w:t xml:space="preserve">Eastbourne train timetable </w:t>
        </w:r>
      </w:ins>
      <w:ins w:id="12546" w:author="Claire S" w:date="2026-06-04T15:48:00Z" w16du:dateUtc="2026-06-04T14:48:00Z">
        <w:r>
          <w:rPr>
            <w:rFonts w:ascii="Cambria" w:hAnsi="Cambria"/>
            <w:sz w:val="28"/>
            <w:szCs w:val="28"/>
          </w:rPr>
          <w:t>and</w:t>
        </w:r>
      </w:ins>
      <w:ins w:id="12547" w:author="Claire S" w:date="2026-05-22T18:13:00Z" w16du:dateUtc="2026-05-22T17:13:00Z">
        <w:r w:rsidR="00A435C3">
          <w:rPr>
            <w:rFonts w:ascii="Cambria" w:hAnsi="Cambria"/>
            <w:sz w:val="28"/>
            <w:szCs w:val="28"/>
          </w:rPr>
          <w:t xml:space="preserve"> l</w:t>
        </w:r>
      </w:ins>
      <w:del w:id="12548" w:author="Claire S" w:date="2026-05-22T18:13:00Z" w16du:dateUtc="2026-05-22T17:13:00Z">
        <w:r w:rsidR="009A4AB5" w:rsidDel="00A435C3">
          <w:rPr>
            <w:rFonts w:ascii="Cambria" w:hAnsi="Cambria"/>
            <w:sz w:val="28"/>
            <w:szCs w:val="28"/>
          </w:rPr>
          <w:delText>L</w:delText>
        </w:r>
      </w:del>
      <w:r w:rsidR="009A4AB5">
        <w:rPr>
          <w:rFonts w:ascii="Cambria" w:hAnsi="Cambria"/>
          <w:sz w:val="28"/>
          <w:szCs w:val="28"/>
        </w:rPr>
        <w:t>ost in a world of worry</w:t>
      </w:r>
      <w:del w:id="12549" w:author="Claire S" w:date="2026-06-04T15:48:00Z" w16du:dateUtc="2026-06-04T14:48:00Z">
        <w:r w:rsidR="009A4AB5">
          <w:rPr>
            <w:rFonts w:ascii="Cambria" w:hAnsi="Cambria"/>
            <w:sz w:val="28"/>
            <w:szCs w:val="28"/>
          </w:rPr>
          <w:delText>ing</w:delText>
        </w:r>
      </w:del>
      <w:ins w:id="12550" w:author="Claire S" w:date="2026-05-22T18:14:00Z" w16du:dateUtc="2026-05-22T17:14:00Z">
        <w:r w:rsidR="00A435C3">
          <w:rPr>
            <w:rFonts w:ascii="Cambria" w:hAnsi="Cambria"/>
            <w:sz w:val="28"/>
            <w:szCs w:val="28"/>
          </w:rPr>
          <w:t xml:space="preserve"> about Violet</w:t>
        </w:r>
      </w:ins>
      <w:del w:id="12551" w:author="Claire S" w:date="2026-05-22T18:14:00Z" w16du:dateUtc="2026-05-22T17:14:00Z">
        <w:r w:rsidR="009A4AB5" w:rsidDel="00A435C3">
          <w:rPr>
            <w:rFonts w:ascii="Cambria" w:hAnsi="Cambria"/>
            <w:sz w:val="28"/>
            <w:szCs w:val="28"/>
          </w:rPr>
          <w:delText xml:space="preserve">, </w:delText>
        </w:r>
      </w:del>
      <w:del w:id="12552" w:author="Claire S" w:date="2026-05-22T18:13:00Z" w16du:dateUtc="2026-05-22T17:13:00Z">
        <w:r w:rsidR="00551E09" w:rsidDel="00A435C3">
          <w:rPr>
            <w:rFonts w:ascii="Cambria" w:hAnsi="Cambria"/>
            <w:sz w:val="28"/>
            <w:szCs w:val="28"/>
          </w:rPr>
          <w:delText xml:space="preserve">waiting for the </w:delText>
        </w:r>
        <w:r w:rsidR="00967D70" w:rsidDel="00A435C3">
          <w:rPr>
            <w:rFonts w:ascii="Cambria" w:hAnsi="Cambria"/>
            <w:sz w:val="28"/>
            <w:szCs w:val="28"/>
          </w:rPr>
          <w:delText xml:space="preserve">police – or even better, </w:delText>
        </w:r>
        <w:r w:rsidR="00C15005" w:rsidDel="00A435C3">
          <w:rPr>
            <w:rFonts w:ascii="Cambria" w:hAnsi="Cambria"/>
            <w:sz w:val="28"/>
            <w:szCs w:val="28"/>
          </w:rPr>
          <w:delText xml:space="preserve">for </w:delText>
        </w:r>
        <w:r w:rsidR="00967D70" w:rsidDel="00A435C3">
          <w:rPr>
            <w:rFonts w:ascii="Cambria" w:hAnsi="Cambria"/>
            <w:sz w:val="28"/>
            <w:szCs w:val="28"/>
          </w:rPr>
          <w:delText>Violet</w:delText>
        </w:r>
        <w:r w:rsidR="00551E09" w:rsidDel="00A435C3">
          <w:rPr>
            <w:rFonts w:ascii="Cambria" w:hAnsi="Cambria"/>
            <w:sz w:val="28"/>
            <w:szCs w:val="28"/>
          </w:rPr>
          <w:delText xml:space="preserve"> to ring again</w:delText>
        </w:r>
      </w:del>
      <w:r w:rsidR="00551E09">
        <w:rPr>
          <w:rFonts w:ascii="Cambria" w:hAnsi="Cambria"/>
          <w:sz w:val="28"/>
          <w:szCs w:val="28"/>
        </w:rPr>
        <w:t xml:space="preserve">, </w:t>
      </w:r>
      <w:r w:rsidR="009A4AB5">
        <w:rPr>
          <w:rFonts w:ascii="Cambria" w:hAnsi="Cambria"/>
          <w:sz w:val="28"/>
          <w:szCs w:val="28"/>
        </w:rPr>
        <w:t xml:space="preserve">Clara </w:t>
      </w:r>
      <w:r w:rsidR="00551E09">
        <w:rPr>
          <w:rFonts w:ascii="Cambria" w:hAnsi="Cambria"/>
          <w:sz w:val="28"/>
          <w:szCs w:val="28"/>
        </w:rPr>
        <w:t xml:space="preserve">was almost shocked to </w:t>
      </w:r>
      <w:r w:rsidR="00570E8C">
        <w:rPr>
          <w:rFonts w:ascii="Cambria" w:hAnsi="Cambria"/>
          <w:sz w:val="28"/>
          <w:szCs w:val="28"/>
        </w:rPr>
        <w:t>hear the front door</w:t>
      </w:r>
      <w:r w:rsidR="007F59FE">
        <w:rPr>
          <w:rFonts w:ascii="Cambria" w:hAnsi="Cambria"/>
          <w:sz w:val="28"/>
          <w:szCs w:val="28"/>
        </w:rPr>
        <w:t xml:space="preserve"> open</w:t>
      </w:r>
      <w:r w:rsidR="00967D70">
        <w:rPr>
          <w:rFonts w:ascii="Cambria" w:hAnsi="Cambria"/>
          <w:sz w:val="28"/>
          <w:szCs w:val="28"/>
        </w:rPr>
        <w:t>.</w:t>
      </w:r>
    </w:p>
    <w:p w14:paraId="5E5D74D0" w14:textId="53EA8D3D" w:rsidR="0061575B" w:rsidRDefault="00D576B7" w:rsidP="0061575B">
      <w:pPr>
        <w:spacing w:line="360" w:lineRule="auto"/>
        <w:ind w:firstLine="720"/>
        <w:contextualSpacing/>
        <w:rPr>
          <w:rFonts w:ascii="Cambria" w:hAnsi="Cambria"/>
          <w:sz w:val="28"/>
          <w:szCs w:val="28"/>
        </w:rPr>
      </w:pPr>
      <w:r>
        <w:rPr>
          <w:rFonts w:ascii="Cambria" w:hAnsi="Cambria"/>
          <w:sz w:val="28"/>
          <w:szCs w:val="28"/>
        </w:rPr>
        <w:t>‘Alright?’</w:t>
      </w:r>
      <w:r w:rsidR="002D31C2">
        <w:rPr>
          <w:rFonts w:ascii="Cambria" w:hAnsi="Cambria"/>
          <w:sz w:val="28"/>
          <w:szCs w:val="28"/>
        </w:rPr>
        <w:t xml:space="preserve"> </w:t>
      </w:r>
      <w:del w:id="12553" w:author="Daisy Watt" w:date="2026-06-22T18:27:00Z" w16du:dateUtc="2026-06-22T16:27:00Z">
        <w:r w:rsidR="00B066A1">
          <w:rPr>
            <w:rFonts w:ascii="Cambria" w:hAnsi="Cambria"/>
            <w:sz w:val="28"/>
            <w:szCs w:val="28"/>
          </w:rPr>
          <w:delText xml:space="preserve">Her brother </w:delText>
        </w:r>
      </w:del>
      <w:r w:rsidR="002D31C2">
        <w:rPr>
          <w:rFonts w:ascii="Cambria" w:hAnsi="Cambria"/>
          <w:sz w:val="28"/>
          <w:szCs w:val="28"/>
        </w:rPr>
        <w:t>Adam</w:t>
      </w:r>
      <w:r w:rsidR="00551E09">
        <w:rPr>
          <w:rFonts w:ascii="Cambria" w:hAnsi="Cambria"/>
          <w:sz w:val="28"/>
          <w:szCs w:val="28"/>
        </w:rPr>
        <w:t xml:space="preserve"> stood in the doorway</w:t>
      </w:r>
      <w:r w:rsidR="00570E8C">
        <w:rPr>
          <w:rFonts w:ascii="Cambria" w:hAnsi="Cambria"/>
          <w:sz w:val="28"/>
          <w:szCs w:val="28"/>
        </w:rPr>
        <w:t>,</w:t>
      </w:r>
      <w:r w:rsidR="003A7990">
        <w:rPr>
          <w:rFonts w:ascii="Cambria" w:hAnsi="Cambria"/>
          <w:sz w:val="28"/>
          <w:szCs w:val="28"/>
        </w:rPr>
        <w:t xml:space="preserve"> </w:t>
      </w:r>
      <w:r w:rsidR="00551E09">
        <w:rPr>
          <w:rFonts w:ascii="Cambria" w:hAnsi="Cambria"/>
          <w:sz w:val="28"/>
          <w:szCs w:val="28"/>
        </w:rPr>
        <w:t>his nose pink with</w:t>
      </w:r>
      <w:r w:rsidR="009A4AB5">
        <w:rPr>
          <w:rFonts w:ascii="Cambria" w:hAnsi="Cambria"/>
          <w:sz w:val="28"/>
          <w:szCs w:val="28"/>
        </w:rPr>
        <w:t xml:space="preserve"> </w:t>
      </w:r>
      <w:r w:rsidR="003A7990">
        <w:rPr>
          <w:rFonts w:ascii="Cambria" w:hAnsi="Cambria"/>
          <w:sz w:val="28"/>
          <w:szCs w:val="28"/>
        </w:rPr>
        <w:t>cold</w:t>
      </w:r>
      <w:r w:rsidR="00551E09">
        <w:rPr>
          <w:rFonts w:ascii="Cambria" w:hAnsi="Cambria"/>
          <w:sz w:val="28"/>
          <w:szCs w:val="28"/>
        </w:rPr>
        <w:t xml:space="preserve">. </w:t>
      </w:r>
      <w:r w:rsidR="00C15005">
        <w:rPr>
          <w:rFonts w:ascii="Cambria" w:hAnsi="Cambria"/>
          <w:sz w:val="28"/>
          <w:szCs w:val="28"/>
        </w:rPr>
        <w:t>D</w:t>
      </w:r>
      <w:r w:rsidR="00570E8C">
        <w:rPr>
          <w:rFonts w:ascii="Cambria" w:hAnsi="Cambria"/>
          <w:sz w:val="28"/>
          <w:szCs w:val="28"/>
        </w:rPr>
        <w:t xml:space="preserve">ressed </w:t>
      </w:r>
      <w:r w:rsidR="00B60B20">
        <w:rPr>
          <w:rFonts w:ascii="Cambria" w:hAnsi="Cambria"/>
          <w:sz w:val="28"/>
          <w:szCs w:val="28"/>
        </w:rPr>
        <w:t xml:space="preserve">all </w:t>
      </w:r>
      <w:r w:rsidR="00570E8C">
        <w:rPr>
          <w:rFonts w:ascii="Cambria" w:hAnsi="Cambria"/>
          <w:sz w:val="28"/>
          <w:szCs w:val="28"/>
        </w:rPr>
        <w:t>in black</w:t>
      </w:r>
      <w:r w:rsidR="0089279F">
        <w:rPr>
          <w:rFonts w:ascii="Cambria" w:hAnsi="Cambria"/>
          <w:sz w:val="28"/>
          <w:szCs w:val="28"/>
        </w:rPr>
        <w:t xml:space="preserve">, he </w:t>
      </w:r>
      <w:r w:rsidR="00B60B20">
        <w:rPr>
          <w:rFonts w:ascii="Cambria" w:hAnsi="Cambria"/>
          <w:sz w:val="28"/>
          <w:szCs w:val="28"/>
        </w:rPr>
        <w:t>swung</w:t>
      </w:r>
      <w:r w:rsidR="007F59FE">
        <w:rPr>
          <w:rFonts w:ascii="Cambria" w:hAnsi="Cambria"/>
          <w:sz w:val="28"/>
          <w:szCs w:val="28"/>
        </w:rPr>
        <w:t xml:space="preserve"> a </w:t>
      </w:r>
      <w:r w:rsidR="00551E09">
        <w:rPr>
          <w:rFonts w:ascii="Cambria" w:hAnsi="Cambria"/>
          <w:sz w:val="28"/>
          <w:szCs w:val="28"/>
        </w:rPr>
        <w:t>carrier</w:t>
      </w:r>
      <w:r w:rsidR="00344FCC">
        <w:rPr>
          <w:rFonts w:ascii="Cambria" w:hAnsi="Cambria"/>
          <w:sz w:val="28"/>
          <w:szCs w:val="28"/>
        </w:rPr>
        <w:t>-</w:t>
      </w:r>
      <w:r w:rsidR="007F59FE">
        <w:rPr>
          <w:rFonts w:ascii="Cambria" w:hAnsi="Cambria"/>
          <w:sz w:val="28"/>
          <w:szCs w:val="28"/>
        </w:rPr>
        <w:t>bag that smel</w:t>
      </w:r>
      <w:ins w:id="12554" w:author="Daisy Watt" w:date="2026-06-16T17:36:00Z" w16du:dateUtc="2026-06-16T16:36:00Z">
        <w:r w:rsidR="00B50750">
          <w:rPr>
            <w:rFonts w:ascii="Cambria" w:hAnsi="Cambria"/>
            <w:sz w:val="28"/>
            <w:szCs w:val="28"/>
          </w:rPr>
          <w:t>led</w:t>
        </w:r>
      </w:ins>
      <w:del w:id="12555" w:author="Daisy Watt" w:date="2026-06-16T17:36:00Z" w16du:dateUtc="2026-06-16T16:36:00Z">
        <w:r w:rsidR="007F59FE" w:rsidDel="00B50750">
          <w:rPr>
            <w:rFonts w:ascii="Cambria" w:hAnsi="Cambria"/>
            <w:sz w:val="28"/>
            <w:szCs w:val="28"/>
          </w:rPr>
          <w:delText>t</w:delText>
        </w:r>
      </w:del>
      <w:r w:rsidR="007F59FE">
        <w:rPr>
          <w:rFonts w:ascii="Cambria" w:hAnsi="Cambria"/>
          <w:sz w:val="28"/>
          <w:szCs w:val="28"/>
        </w:rPr>
        <w:t xml:space="preserve"> like Chinese</w:t>
      </w:r>
      <w:r w:rsidR="00551E09">
        <w:rPr>
          <w:rFonts w:ascii="Cambria" w:hAnsi="Cambria"/>
          <w:sz w:val="28"/>
          <w:szCs w:val="28"/>
        </w:rPr>
        <w:t xml:space="preserve"> take</w:t>
      </w:r>
      <w:del w:id="12556" w:author="Daisy Watt" w:date="2026-06-22T18:28:00Z" w16du:dateUtc="2026-06-22T16:28:00Z">
        <w:r w:rsidR="00551E09">
          <w:rPr>
            <w:rFonts w:ascii="Cambria" w:hAnsi="Cambria"/>
            <w:sz w:val="28"/>
            <w:szCs w:val="28"/>
          </w:rPr>
          <w:delText>-</w:delText>
        </w:r>
      </w:del>
      <w:r w:rsidR="00551E09">
        <w:rPr>
          <w:rFonts w:ascii="Cambria" w:hAnsi="Cambria"/>
          <w:sz w:val="28"/>
          <w:szCs w:val="28"/>
        </w:rPr>
        <w:t>out</w:t>
      </w:r>
      <w:r w:rsidR="00B60B20">
        <w:rPr>
          <w:rFonts w:ascii="Cambria" w:hAnsi="Cambria"/>
          <w:sz w:val="28"/>
          <w:szCs w:val="28"/>
        </w:rPr>
        <w:t xml:space="preserve"> from one hand</w:t>
      </w:r>
      <w:r w:rsidR="007F59FE">
        <w:rPr>
          <w:rFonts w:ascii="Cambria" w:hAnsi="Cambria"/>
          <w:sz w:val="28"/>
          <w:szCs w:val="28"/>
        </w:rPr>
        <w:t>.</w:t>
      </w:r>
      <w:r w:rsidR="0061575B">
        <w:rPr>
          <w:rFonts w:ascii="Cambria" w:hAnsi="Cambria"/>
          <w:sz w:val="28"/>
          <w:szCs w:val="28"/>
        </w:rPr>
        <w:t xml:space="preserve"> ‘Wow, you look like a proper drowned rat!  And </w:t>
      </w:r>
      <w:r w:rsidR="00264FB9">
        <w:rPr>
          <w:rFonts w:ascii="Cambria" w:hAnsi="Cambria"/>
          <w:sz w:val="28"/>
          <w:szCs w:val="28"/>
        </w:rPr>
        <w:t xml:space="preserve">hey, </w:t>
      </w:r>
      <w:r w:rsidR="0061575B">
        <w:rPr>
          <w:rFonts w:ascii="Cambria" w:hAnsi="Cambria"/>
          <w:sz w:val="28"/>
          <w:szCs w:val="28"/>
        </w:rPr>
        <w:t>what the hell did you do to get on this Death List?’ Adam looked almost impressed. ‘Did you kill that dude in your office?’</w:t>
      </w:r>
    </w:p>
    <w:p w14:paraId="67C7DFA3" w14:textId="148E6800" w:rsidR="00D576B7" w:rsidRDefault="0061575B" w:rsidP="0061575B">
      <w:pPr>
        <w:spacing w:line="360" w:lineRule="auto"/>
        <w:contextualSpacing/>
        <w:rPr>
          <w:rFonts w:ascii="Cambria" w:hAnsi="Cambria"/>
          <w:sz w:val="28"/>
          <w:szCs w:val="28"/>
        </w:rPr>
      </w:pPr>
      <w:r>
        <w:rPr>
          <w:rFonts w:ascii="Cambria" w:hAnsi="Cambria"/>
          <w:sz w:val="28"/>
          <w:szCs w:val="28"/>
        </w:rPr>
        <w:tab/>
        <w:t>‘It’s not funny,</w:t>
      </w:r>
      <w:r w:rsidR="003B231D">
        <w:rPr>
          <w:rFonts w:ascii="Cambria" w:hAnsi="Cambria"/>
          <w:sz w:val="28"/>
          <w:szCs w:val="28"/>
        </w:rPr>
        <w:t xml:space="preserve">’ </w:t>
      </w:r>
      <w:r w:rsidR="009A4AB5">
        <w:rPr>
          <w:rFonts w:ascii="Cambria" w:hAnsi="Cambria"/>
          <w:sz w:val="28"/>
          <w:szCs w:val="28"/>
        </w:rPr>
        <w:t>Clara</w:t>
      </w:r>
      <w:r w:rsidR="003B231D">
        <w:rPr>
          <w:rFonts w:ascii="Cambria" w:hAnsi="Cambria"/>
          <w:sz w:val="28"/>
          <w:szCs w:val="28"/>
        </w:rPr>
        <w:t xml:space="preserve"> </w:t>
      </w:r>
      <w:r>
        <w:rPr>
          <w:rFonts w:ascii="Cambria" w:hAnsi="Cambria"/>
          <w:sz w:val="28"/>
          <w:szCs w:val="28"/>
        </w:rPr>
        <w:t>said</w:t>
      </w:r>
      <w:r w:rsidR="003B231D">
        <w:rPr>
          <w:rFonts w:ascii="Cambria" w:hAnsi="Cambria"/>
          <w:sz w:val="28"/>
          <w:szCs w:val="28"/>
        </w:rPr>
        <w:t xml:space="preserve"> </w:t>
      </w:r>
      <w:r w:rsidR="00152531">
        <w:rPr>
          <w:rFonts w:ascii="Cambria" w:hAnsi="Cambria"/>
          <w:sz w:val="28"/>
          <w:szCs w:val="28"/>
        </w:rPr>
        <w:t>automatically</w:t>
      </w:r>
      <w:del w:id="12557" w:author="Claire S" w:date="2026-05-27T15:23:00Z" w16du:dateUtc="2026-05-27T14:23:00Z">
        <w:r w:rsidR="00152531" w:rsidDel="004F2EC4">
          <w:rPr>
            <w:rFonts w:ascii="Cambria" w:hAnsi="Cambria"/>
            <w:sz w:val="28"/>
            <w:szCs w:val="28"/>
          </w:rPr>
          <w:delText xml:space="preserve">, </w:delText>
        </w:r>
        <w:r w:rsidR="00587B6C" w:rsidDel="004F2EC4">
          <w:rPr>
            <w:rFonts w:ascii="Cambria" w:hAnsi="Cambria"/>
            <w:sz w:val="28"/>
            <w:szCs w:val="28"/>
          </w:rPr>
          <w:delText>realising she was pleased to see her brother</w:delText>
        </w:r>
      </w:del>
      <w:r w:rsidR="00152531">
        <w:rPr>
          <w:rFonts w:ascii="Cambria" w:hAnsi="Cambria"/>
          <w:sz w:val="28"/>
          <w:szCs w:val="28"/>
        </w:rPr>
        <w:t>. ‘</w:t>
      </w:r>
      <w:r w:rsidR="00264FB9">
        <w:rPr>
          <w:rFonts w:ascii="Cambria" w:hAnsi="Cambria"/>
          <w:sz w:val="28"/>
          <w:szCs w:val="28"/>
        </w:rPr>
        <w:t>And</w:t>
      </w:r>
      <w:r w:rsidR="009F1C9C">
        <w:rPr>
          <w:rFonts w:ascii="Cambria" w:hAnsi="Cambria"/>
          <w:sz w:val="28"/>
          <w:szCs w:val="28"/>
        </w:rPr>
        <w:t xml:space="preserve"> a</w:t>
      </w:r>
      <w:r w:rsidR="00152531">
        <w:rPr>
          <w:rFonts w:ascii="Cambria" w:hAnsi="Cambria"/>
          <w:sz w:val="28"/>
          <w:szCs w:val="28"/>
        </w:rPr>
        <w:t>ctually, no,</w:t>
      </w:r>
      <w:r w:rsidR="009F1C9C">
        <w:rPr>
          <w:rFonts w:ascii="Cambria" w:hAnsi="Cambria"/>
          <w:sz w:val="28"/>
          <w:szCs w:val="28"/>
        </w:rPr>
        <w:t xml:space="preserve"> I’m</w:t>
      </w:r>
      <w:r w:rsidR="00152531">
        <w:rPr>
          <w:rFonts w:ascii="Cambria" w:hAnsi="Cambria"/>
          <w:sz w:val="28"/>
          <w:szCs w:val="28"/>
        </w:rPr>
        <w:t xml:space="preserve"> not </w:t>
      </w:r>
      <w:r w:rsidR="00587B6C">
        <w:rPr>
          <w:rFonts w:ascii="Cambria" w:hAnsi="Cambria"/>
          <w:sz w:val="28"/>
          <w:szCs w:val="28"/>
        </w:rPr>
        <w:t>very alright</w:t>
      </w:r>
      <w:r w:rsidR="00152531">
        <w:rPr>
          <w:rFonts w:ascii="Cambria" w:hAnsi="Cambria"/>
          <w:sz w:val="28"/>
          <w:szCs w:val="28"/>
        </w:rPr>
        <w:t>.’</w:t>
      </w:r>
      <w:r w:rsidR="00D576B7">
        <w:rPr>
          <w:rFonts w:ascii="Cambria" w:hAnsi="Cambria"/>
          <w:sz w:val="28"/>
          <w:szCs w:val="28"/>
        </w:rPr>
        <w:t xml:space="preserve"> </w:t>
      </w:r>
    </w:p>
    <w:p w14:paraId="4419ABF3" w14:textId="762DEB26" w:rsidR="00152531" w:rsidRDefault="00152531" w:rsidP="00D576B7">
      <w:pPr>
        <w:spacing w:line="360" w:lineRule="auto"/>
        <w:ind w:firstLine="720"/>
        <w:contextualSpacing/>
        <w:rPr>
          <w:rFonts w:ascii="Cambria" w:hAnsi="Cambria"/>
          <w:sz w:val="28"/>
          <w:szCs w:val="28"/>
        </w:rPr>
      </w:pPr>
      <w:r>
        <w:rPr>
          <w:rFonts w:ascii="Cambria" w:hAnsi="Cambria"/>
          <w:sz w:val="28"/>
          <w:szCs w:val="28"/>
        </w:rPr>
        <w:t>‘What’s up?’</w:t>
      </w:r>
      <w:r w:rsidR="00BD69E8">
        <w:rPr>
          <w:rFonts w:ascii="Cambria" w:hAnsi="Cambria"/>
          <w:sz w:val="28"/>
          <w:szCs w:val="28"/>
        </w:rPr>
        <w:t xml:space="preserve"> </w:t>
      </w:r>
      <w:r w:rsidR="009F1C9C">
        <w:rPr>
          <w:rFonts w:ascii="Cambria" w:hAnsi="Cambria"/>
          <w:sz w:val="28"/>
          <w:szCs w:val="28"/>
        </w:rPr>
        <w:t>Adam</w:t>
      </w:r>
      <w:r w:rsidR="00BD69E8">
        <w:rPr>
          <w:rFonts w:ascii="Cambria" w:hAnsi="Cambria"/>
          <w:sz w:val="28"/>
          <w:szCs w:val="28"/>
        </w:rPr>
        <w:t xml:space="preserve"> </w:t>
      </w:r>
      <w:r w:rsidR="00587B6C">
        <w:rPr>
          <w:rFonts w:ascii="Cambria" w:hAnsi="Cambria"/>
          <w:sz w:val="28"/>
          <w:szCs w:val="28"/>
        </w:rPr>
        <w:t>threw himself down</w:t>
      </w:r>
      <w:r w:rsidR="00BD69E8">
        <w:rPr>
          <w:rFonts w:ascii="Cambria" w:hAnsi="Cambria"/>
          <w:sz w:val="28"/>
          <w:szCs w:val="28"/>
        </w:rPr>
        <w:t xml:space="preserve"> beside her</w:t>
      </w:r>
      <w:r w:rsidR="009F1C9C">
        <w:rPr>
          <w:rFonts w:ascii="Cambria" w:hAnsi="Cambria"/>
          <w:sz w:val="28"/>
          <w:szCs w:val="28"/>
        </w:rPr>
        <w:t xml:space="preserve"> on the old settee with the bust</w:t>
      </w:r>
      <w:ins w:id="12558" w:author="Daisy Watt" w:date="2026-06-22T18:28:00Z" w16du:dateUtc="2026-06-22T16:28:00Z">
        <w:r w:rsidR="00310FA4">
          <w:rPr>
            <w:rFonts w:ascii="Cambria" w:hAnsi="Cambria"/>
            <w:sz w:val="28"/>
            <w:szCs w:val="28"/>
          </w:rPr>
          <w:t>ed</w:t>
        </w:r>
      </w:ins>
      <w:r w:rsidR="009F1C9C">
        <w:rPr>
          <w:rFonts w:ascii="Cambria" w:hAnsi="Cambria"/>
          <w:sz w:val="28"/>
          <w:szCs w:val="28"/>
        </w:rPr>
        <w:t xml:space="preserve"> springs</w:t>
      </w:r>
      <w:r w:rsidR="00BD69E8">
        <w:rPr>
          <w:rFonts w:ascii="Cambria" w:hAnsi="Cambria"/>
          <w:sz w:val="28"/>
          <w:szCs w:val="28"/>
        </w:rPr>
        <w:t xml:space="preserve">. </w:t>
      </w:r>
      <w:r w:rsidR="003A7990">
        <w:rPr>
          <w:rFonts w:ascii="Cambria" w:hAnsi="Cambria"/>
          <w:sz w:val="28"/>
          <w:szCs w:val="28"/>
        </w:rPr>
        <w:t>‘Wanna share?</w:t>
      </w:r>
      <w:r w:rsidR="009A4AB5">
        <w:rPr>
          <w:rFonts w:ascii="Cambria" w:hAnsi="Cambria"/>
          <w:sz w:val="28"/>
          <w:szCs w:val="28"/>
        </w:rPr>
        <w:t xml:space="preserve"> I over-ordered</w:t>
      </w:r>
      <w:r w:rsidR="007C076A">
        <w:rPr>
          <w:rFonts w:ascii="Cambria" w:hAnsi="Cambria"/>
          <w:sz w:val="28"/>
          <w:szCs w:val="28"/>
        </w:rPr>
        <w:t xml:space="preserve"> at Orient</w:t>
      </w:r>
      <w:r w:rsidR="009B1E13">
        <w:rPr>
          <w:rFonts w:ascii="Cambria" w:hAnsi="Cambria"/>
          <w:sz w:val="28"/>
          <w:szCs w:val="28"/>
        </w:rPr>
        <w:t xml:space="preserve">’s </w:t>
      </w:r>
      <w:r w:rsidR="007C076A">
        <w:rPr>
          <w:rFonts w:ascii="Cambria" w:hAnsi="Cambria"/>
          <w:sz w:val="28"/>
          <w:szCs w:val="28"/>
        </w:rPr>
        <w:t>Best</w:t>
      </w:r>
      <w:r w:rsidR="009A4AB5">
        <w:rPr>
          <w:rFonts w:ascii="Cambria" w:hAnsi="Cambria"/>
          <w:sz w:val="28"/>
          <w:szCs w:val="28"/>
        </w:rPr>
        <w:t>.</w:t>
      </w:r>
      <w:r w:rsidR="007C076A">
        <w:rPr>
          <w:rFonts w:ascii="Cambria" w:hAnsi="Cambria"/>
          <w:sz w:val="28"/>
          <w:szCs w:val="28"/>
        </w:rPr>
        <w:t>’</w:t>
      </w:r>
    </w:p>
    <w:p w14:paraId="2D8BC05E" w14:textId="3711AC8D" w:rsidR="003A7990" w:rsidRDefault="003A7990" w:rsidP="00D576B7">
      <w:pPr>
        <w:spacing w:line="360" w:lineRule="auto"/>
        <w:ind w:firstLine="720"/>
        <w:contextualSpacing/>
        <w:rPr>
          <w:rFonts w:ascii="Cambria" w:hAnsi="Cambria"/>
          <w:sz w:val="28"/>
          <w:szCs w:val="28"/>
        </w:rPr>
      </w:pPr>
      <w:r>
        <w:rPr>
          <w:rFonts w:ascii="Cambria" w:hAnsi="Cambria"/>
          <w:sz w:val="28"/>
          <w:szCs w:val="28"/>
        </w:rPr>
        <w:t>‘Oh,</w:t>
      </w:r>
      <w:r w:rsidR="007C076A">
        <w:rPr>
          <w:rFonts w:ascii="Cambria" w:hAnsi="Cambria"/>
          <w:sz w:val="28"/>
          <w:szCs w:val="28"/>
        </w:rPr>
        <w:t xml:space="preserve"> thanks</w:t>
      </w:r>
      <w:del w:id="12559" w:author="Daisy Watt" w:date="2026-06-22T18:28:00Z" w16du:dateUtc="2026-06-22T16:28:00Z">
        <w:r w:rsidR="007C076A">
          <w:rPr>
            <w:rFonts w:ascii="Cambria" w:hAnsi="Cambria"/>
            <w:sz w:val="28"/>
            <w:szCs w:val="28"/>
          </w:rPr>
          <w:delText>,</w:delText>
        </w:r>
        <w:r>
          <w:rPr>
            <w:rFonts w:ascii="Cambria" w:hAnsi="Cambria"/>
            <w:sz w:val="28"/>
            <w:szCs w:val="28"/>
          </w:rPr>
          <w:delText>’</w:delText>
        </w:r>
        <w:r w:rsidRPr="003A7990">
          <w:rPr>
            <w:rFonts w:ascii="Cambria" w:hAnsi="Cambria"/>
            <w:sz w:val="28"/>
            <w:szCs w:val="28"/>
          </w:rPr>
          <w:delText xml:space="preserve"> </w:delText>
        </w:r>
        <w:r w:rsidR="009B1E13" w:rsidDel="006C6DD5">
          <w:rPr>
            <w:rFonts w:ascii="Cambria" w:hAnsi="Cambria"/>
            <w:sz w:val="28"/>
            <w:szCs w:val="28"/>
          </w:rPr>
          <w:delText>h</w:delText>
        </w:r>
      </w:del>
      <w:ins w:id="12560" w:author="Daisy Watt" w:date="2026-06-22T18:28:00Z" w16du:dateUtc="2026-06-22T16:28:00Z">
        <w:r w:rsidR="006C6DD5">
          <w:rPr>
            <w:rFonts w:ascii="Cambria" w:hAnsi="Cambria"/>
            <w:sz w:val="28"/>
            <w:szCs w:val="28"/>
          </w:rPr>
          <w:t>.’ H</w:t>
        </w:r>
      </w:ins>
      <w:r w:rsidR="009B1E13">
        <w:rPr>
          <w:rFonts w:ascii="Cambria" w:hAnsi="Cambria"/>
          <w:sz w:val="28"/>
          <w:szCs w:val="28"/>
        </w:rPr>
        <w:t>is generosity sur</w:t>
      </w:r>
      <w:r>
        <w:rPr>
          <w:rFonts w:ascii="Cambria" w:hAnsi="Cambria"/>
          <w:sz w:val="28"/>
          <w:szCs w:val="28"/>
        </w:rPr>
        <w:t>prised</w:t>
      </w:r>
      <w:r w:rsidR="009B1E13">
        <w:rPr>
          <w:rFonts w:ascii="Cambria" w:hAnsi="Cambria"/>
          <w:sz w:val="28"/>
          <w:szCs w:val="28"/>
        </w:rPr>
        <w:t xml:space="preserve"> </w:t>
      </w:r>
      <w:r w:rsidR="00344FCC">
        <w:rPr>
          <w:rFonts w:ascii="Cambria" w:hAnsi="Cambria"/>
          <w:sz w:val="28"/>
          <w:szCs w:val="28"/>
        </w:rPr>
        <w:t>Clara</w:t>
      </w:r>
      <w:r w:rsidR="009B1E13">
        <w:rPr>
          <w:rFonts w:ascii="Cambria" w:hAnsi="Cambria"/>
          <w:sz w:val="28"/>
          <w:szCs w:val="28"/>
        </w:rPr>
        <w:t>. H</w:t>
      </w:r>
      <w:r>
        <w:rPr>
          <w:rFonts w:ascii="Cambria" w:hAnsi="Cambria"/>
          <w:sz w:val="28"/>
          <w:szCs w:val="28"/>
        </w:rPr>
        <w:t>e’d been so distant</w:t>
      </w:r>
      <w:ins w:id="12561" w:author="Daisy Watt" w:date="2026-06-22T18:28:00Z" w16du:dateUtc="2026-06-22T16:28:00Z">
        <w:r w:rsidR="006C6DD5">
          <w:rPr>
            <w:rFonts w:ascii="Cambria" w:hAnsi="Cambria"/>
            <w:sz w:val="28"/>
            <w:szCs w:val="28"/>
          </w:rPr>
          <w:t>,</w:t>
        </w:r>
      </w:ins>
      <w:r>
        <w:rPr>
          <w:rFonts w:ascii="Cambria" w:hAnsi="Cambria"/>
          <w:sz w:val="28"/>
          <w:szCs w:val="28"/>
        </w:rPr>
        <w:t xml:space="preserve"> recently.</w:t>
      </w:r>
      <w:ins w:id="12562" w:author="Claire S" w:date="2026-05-27T15:23:00Z" w16du:dateUtc="2026-05-27T14:23:00Z">
        <w:r w:rsidR="008C2025">
          <w:rPr>
            <w:rFonts w:ascii="Cambria" w:hAnsi="Cambria"/>
            <w:sz w:val="28"/>
            <w:szCs w:val="28"/>
          </w:rPr>
          <w:t xml:space="preserve"> She was pleased to see him, she realised</w:t>
        </w:r>
      </w:ins>
      <w:ins w:id="12563" w:author="Claire S" w:date="2026-07-27T19:59:00Z" w16du:dateUtc="2026-07-27T18:59:00Z">
        <w:r w:rsidR="00D640D4">
          <w:rPr>
            <w:rFonts w:ascii="Cambria" w:hAnsi="Cambria"/>
            <w:sz w:val="28"/>
            <w:szCs w:val="28"/>
          </w:rPr>
          <w:t>, looking at his baby face,</w:t>
        </w:r>
      </w:ins>
      <w:ins w:id="12564" w:author="Claire S" w:date="2026-07-27T20:00:00Z" w16du:dateUtc="2026-07-27T19:00:00Z">
        <w:r w:rsidR="00D640D4">
          <w:rPr>
            <w:rFonts w:ascii="Cambria" w:hAnsi="Cambria"/>
            <w:sz w:val="28"/>
            <w:szCs w:val="28"/>
          </w:rPr>
          <w:t xml:space="preserve"> his attempts at stubble</w:t>
        </w:r>
      </w:ins>
      <w:ins w:id="12565" w:author="Claire S" w:date="2026-05-27T15:23:00Z" w16du:dateUtc="2026-05-27T14:23:00Z">
        <w:r w:rsidR="008C2025">
          <w:rPr>
            <w:rFonts w:ascii="Cambria" w:hAnsi="Cambria"/>
            <w:sz w:val="28"/>
            <w:szCs w:val="28"/>
          </w:rPr>
          <w:t>.</w:t>
        </w:r>
      </w:ins>
      <w:r>
        <w:rPr>
          <w:rFonts w:ascii="Cambria" w:hAnsi="Cambria"/>
          <w:sz w:val="28"/>
          <w:szCs w:val="28"/>
        </w:rPr>
        <w:t xml:space="preserve"> ‘I wouldn’t say no, </w:t>
      </w:r>
      <w:r w:rsidR="00B60B20">
        <w:rPr>
          <w:rFonts w:ascii="Cambria" w:hAnsi="Cambria"/>
          <w:sz w:val="28"/>
          <w:szCs w:val="28"/>
        </w:rPr>
        <w:t xml:space="preserve">actually, </w:t>
      </w:r>
      <w:r>
        <w:rPr>
          <w:rFonts w:ascii="Cambria" w:hAnsi="Cambria"/>
          <w:sz w:val="28"/>
          <w:szCs w:val="28"/>
        </w:rPr>
        <w:t>if you’ve got enough.’</w:t>
      </w:r>
    </w:p>
    <w:p w14:paraId="2B481A18" w14:textId="34A18C6C" w:rsidR="00DC7FD1" w:rsidRDefault="00DC7FD1" w:rsidP="00D40E02">
      <w:pPr>
        <w:spacing w:line="360" w:lineRule="auto"/>
        <w:ind w:firstLine="720"/>
        <w:contextualSpacing/>
        <w:rPr>
          <w:rFonts w:ascii="Cambria" w:hAnsi="Cambria"/>
          <w:sz w:val="28"/>
          <w:szCs w:val="28"/>
        </w:rPr>
      </w:pPr>
      <w:r>
        <w:rPr>
          <w:rFonts w:ascii="Cambria" w:hAnsi="Cambria"/>
          <w:sz w:val="28"/>
          <w:szCs w:val="28"/>
        </w:rPr>
        <w:t>‘</w:t>
      </w:r>
      <w:r w:rsidR="009A4AB5">
        <w:rPr>
          <w:rFonts w:ascii="Cambria" w:hAnsi="Cambria"/>
          <w:sz w:val="28"/>
          <w:szCs w:val="28"/>
        </w:rPr>
        <w:t>For you, big sister, anything</w:t>
      </w:r>
      <w:r>
        <w:rPr>
          <w:rFonts w:ascii="Cambria" w:hAnsi="Cambria"/>
          <w:sz w:val="28"/>
          <w:szCs w:val="28"/>
        </w:rPr>
        <w:t xml:space="preserve">.’ </w:t>
      </w:r>
      <w:r w:rsidR="007C076A">
        <w:rPr>
          <w:rFonts w:ascii="Cambria" w:hAnsi="Cambria"/>
          <w:sz w:val="28"/>
          <w:szCs w:val="28"/>
        </w:rPr>
        <w:t>Getting</w:t>
      </w:r>
      <w:r>
        <w:rPr>
          <w:rFonts w:ascii="Cambria" w:hAnsi="Cambria"/>
          <w:sz w:val="28"/>
          <w:szCs w:val="28"/>
        </w:rPr>
        <w:t xml:space="preserve"> up again</w:t>
      </w:r>
      <w:r w:rsidR="007C076A">
        <w:rPr>
          <w:rFonts w:ascii="Cambria" w:hAnsi="Cambria"/>
          <w:sz w:val="28"/>
          <w:szCs w:val="28"/>
        </w:rPr>
        <w:t>, Adam</w:t>
      </w:r>
      <w:r>
        <w:rPr>
          <w:rFonts w:ascii="Cambria" w:hAnsi="Cambria"/>
          <w:sz w:val="28"/>
          <w:szCs w:val="28"/>
        </w:rPr>
        <w:t xml:space="preserve"> fetched a couple of plates. He seemed upbeat, elated even</w:t>
      </w:r>
      <w:r w:rsidR="006E020B">
        <w:rPr>
          <w:rFonts w:ascii="Cambria" w:hAnsi="Cambria"/>
          <w:sz w:val="28"/>
          <w:szCs w:val="28"/>
        </w:rPr>
        <w:t>, humming to himself</w:t>
      </w:r>
      <w:r w:rsidR="00D40E02">
        <w:rPr>
          <w:rFonts w:ascii="Cambria" w:hAnsi="Cambria"/>
          <w:sz w:val="28"/>
          <w:szCs w:val="28"/>
        </w:rPr>
        <w:t>.</w:t>
      </w:r>
    </w:p>
    <w:p w14:paraId="7BA6B057" w14:textId="77777777" w:rsidR="00D640D4" w:rsidRDefault="006E020B" w:rsidP="00D576B7">
      <w:pPr>
        <w:spacing w:line="360" w:lineRule="auto"/>
        <w:ind w:firstLine="720"/>
        <w:contextualSpacing/>
        <w:rPr>
          <w:ins w:id="12566" w:author="Claire S" w:date="2026-07-27T20:00:00Z" w16du:dateUtc="2026-07-27T19:00:00Z"/>
          <w:rFonts w:ascii="Cambria" w:hAnsi="Cambria"/>
          <w:sz w:val="28"/>
          <w:szCs w:val="28"/>
        </w:rPr>
      </w:pPr>
      <w:r>
        <w:rPr>
          <w:rFonts w:ascii="Cambria" w:hAnsi="Cambria"/>
          <w:sz w:val="28"/>
          <w:szCs w:val="28"/>
        </w:rPr>
        <w:t>‘Where’ve you been?’</w:t>
      </w:r>
      <w:r w:rsidR="009A4AB5">
        <w:rPr>
          <w:rFonts w:ascii="Cambria" w:hAnsi="Cambria"/>
          <w:sz w:val="28"/>
          <w:szCs w:val="28"/>
        </w:rPr>
        <w:t xml:space="preserve"> </w:t>
      </w:r>
      <w:del w:id="12567" w:author="Claire S" w:date="2026-07-27T20:00:00Z" w16du:dateUtc="2026-07-27T19:00:00Z">
        <w:r w:rsidR="00D40E02" w:rsidDel="00D640D4">
          <w:rPr>
            <w:rFonts w:ascii="Cambria" w:hAnsi="Cambria"/>
            <w:sz w:val="28"/>
            <w:szCs w:val="28"/>
          </w:rPr>
          <w:delText>S</w:delText>
        </w:r>
        <w:r w:rsidR="009A4AB5" w:rsidDel="00D640D4">
          <w:rPr>
            <w:rFonts w:ascii="Cambria" w:hAnsi="Cambria"/>
            <w:sz w:val="28"/>
            <w:szCs w:val="28"/>
          </w:rPr>
          <w:delText>he was curious about</w:delText>
        </w:r>
      </w:del>
      <w:ins w:id="12568" w:author="Claire S" w:date="2026-07-27T20:00:00Z" w16du:dateUtc="2026-07-27T19:00:00Z">
        <w:r w:rsidR="00D640D4">
          <w:rPr>
            <w:rFonts w:ascii="Cambria" w:hAnsi="Cambria"/>
            <w:sz w:val="28"/>
            <w:szCs w:val="28"/>
          </w:rPr>
          <w:t>Hi</w:t>
        </w:r>
      </w:ins>
      <w:del w:id="12569" w:author="Claire S" w:date="2026-07-27T20:00:00Z" w16du:dateUtc="2026-07-27T19:00:00Z">
        <w:r w:rsidR="009A4AB5" w:rsidDel="00D640D4">
          <w:rPr>
            <w:rFonts w:ascii="Cambria" w:hAnsi="Cambria"/>
            <w:sz w:val="28"/>
            <w:szCs w:val="28"/>
          </w:rPr>
          <w:delText xml:space="preserve"> thi</w:delText>
        </w:r>
      </w:del>
      <w:r w:rsidR="009A4AB5">
        <w:rPr>
          <w:rFonts w:ascii="Cambria" w:hAnsi="Cambria"/>
          <w:sz w:val="28"/>
          <w:szCs w:val="28"/>
        </w:rPr>
        <w:t>s change in mood</w:t>
      </w:r>
      <w:ins w:id="12570" w:author="Claire S" w:date="2026-07-27T20:00:00Z" w16du:dateUtc="2026-07-27T19:00:00Z">
        <w:r w:rsidR="00D640D4">
          <w:rPr>
            <w:rFonts w:ascii="Cambria" w:hAnsi="Cambria"/>
            <w:sz w:val="28"/>
            <w:szCs w:val="28"/>
          </w:rPr>
          <w:t xml:space="preserve"> intrigued her</w:t>
        </w:r>
      </w:ins>
      <w:r w:rsidR="009A4AB5">
        <w:rPr>
          <w:rFonts w:ascii="Cambria" w:hAnsi="Cambria"/>
          <w:sz w:val="28"/>
          <w:szCs w:val="28"/>
        </w:rPr>
        <w:t>.</w:t>
      </w:r>
      <w:r w:rsidR="006A670D">
        <w:rPr>
          <w:rFonts w:ascii="Cambria" w:hAnsi="Cambria"/>
          <w:sz w:val="28"/>
          <w:szCs w:val="28"/>
        </w:rPr>
        <w:t xml:space="preserve"> ‘Work?’</w:t>
      </w:r>
      <w:r w:rsidR="00A912E7">
        <w:rPr>
          <w:rFonts w:ascii="Cambria" w:hAnsi="Cambria"/>
          <w:sz w:val="28"/>
          <w:szCs w:val="28"/>
        </w:rPr>
        <w:t xml:space="preserve"> </w:t>
      </w:r>
    </w:p>
    <w:p w14:paraId="27D32D1D" w14:textId="141E9D40" w:rsidR="006E020B" w:rsidDel="00D640D4" w:rsidRDefault="00D640D4" w:rsidP="00D576B7">
      <w:pPr>
        <w:spacing w:line="360" w:lineRule="auto"/>
        <w:ind w:firstLine="720"/>
        <w:contextualSpacing/>
        <w:rPr>
          <w:del w:id="12571" w:author="Claire S" w:date="2026-07-27T20:00:00Z" w16du:dateUtc="2026-07-27T19:00:00Z"/>
          <w:rFonts w:ascii="Cambria" w:hAnsi="Cambria"/>
          <w:sz w:val="28"/>
          <w:szCs w:val="28"/>
        </w:rPr>
      </w:pPr>
      <w:ins w:id="12572" w:author="Claire S" w:date="2026-07-27T20:00:00Z" w16du:dateUtc="2026-07-27T19:00:00Z">
        <w:r>
          <w:rPr>
            <w:rFonts w:ascii="Cambria" w:hAnsi="Cambria"/>
            <w:sz w:val="28"/>
            <w:szCs w:val="28"/>
          </w:rPr>
          <w:t xml:space="preserve">‘Yeah.’ </w:t>
        </w:r>
      </w:ins>
      <w:del w:id="12573" w:author="Claire S" w:date="2026-07-28T09:56:00Z" w16du:dateUtc="2026-07-28T08:56:00Z">
        <w:r w:rsidR="00A912E7" w:rsidDel="00C35CD2">
          <w:rPr>
            <w:rFonts w:ascii="Cambria" w:hAnsi="Cambria"/>
            <w:sz w:val="28"/>
            <w:szCs w:val="28"/>
          </w:rPr>
          <w:delText>He took</w:delText>
        </w:r>
      </w:del>
      <w:ins w:id="12574" w:author="Claire S" w:date="2026-07-28T09:56:00Z" w16du:dateUtc="2026-07-28T08:56:00Z">
        <w:r w:rsidR="00C35CD2">
          <w:rPr>
            <w:rFonts w:ascii="Cambria" w:hAnsi="Cambria"/>
            <w:sz w:val="28"/>
            <w:szCs w:val="28"/>
          </w:rPr>
          <w:t>Taking</w:t>
        </w:r>
      </w:ins>
      <w:r w:rsidR="00A912E7">
        <w:rPr>
          <w:rFonts w:ascii="Cambria" w:hAnsi="Cambria"/>
          <w:sz w:val="28"/>
          <w:szCs w:val="28"/>
        </w:rPr>
        <w:t xml:space="preserve"> his jacket off</w:t>
      </w:r>
      <w:ins w:id="12575" w:author="Claire S" w:date="2026-07-28T09:56:00Z" w16du:dateUtc="2026-07-28T08:56:00Z">
        <w:r w:rsidR="00C35CD2">
          <w:rPr>
            <w:rFonts w:ascii="Cambria" w:hAnsi="Cambria"/>
            <w:sz w:val="28"/>
            <w:szCs w:val="28"/>
          </w:rPr>
          <w:t>, he</w:t>
        </w:r>
      </w:ins>
      <w:del w:id="12576" w:author="Claire S" w:date="2026-07-28T09:56:00Z" w16du:dateUtc="2026-07-28T08:56:00Z">
        <w:r w:rsidR="00A912E7" w:rsidDel="00C35CD2">
          <w:rPr>
            <w:rFonts w:ascii="Cambria" w:hAnsi="Cambria"/>
            <w:sz w:val="28"/>
            <w:szCs w:val="28"/>
          </w:rPr>
          <w:delText xml:space="preserve"> and</w:delText>
        </w:r>
      </w:del>
      <w:r w:rsidR="00A912E7">
        <w:rPr>
          <w:rFonts w:ascii="Cambria" w:hAnsi="Cambria"/>
          <w:sz w:val="28"/>
          <w:szCs w:val="28"/>
        </w:rPr>
        <w:t xml:space="preserve"> </w:t>
      </w:r>
      <w:r w:rsidR="00091813">
        <w:rPr>
          <w:rFonts w:ascii="Cambria" w:hAnsi="Cambria"/>
          <w:sz w:val="28"/>
          <w:szCs w:val="28"/>
        </w:rPr>
        <w:t>chucked it on a chair,</w:t>
      </w:r>
      <w:r w:rsidR="00A912E7">
        <w:rPr>
          <w:rFonts w:ascii="Cambria" w:hAnsi="Cambria"/>
          <w:sz w:val="28"/>
          <w:szCs w:val="28"/>
        </w:rPr>
        <w:t xml:space="preserve"> </w:t>
      </w:r>
      <w:r w:rsidR="00D02AB8">
        <w:rPr>
          <w:rFonts w:ascii="Cambria" w:hAnsi="Cambria"/>
          <w:sz w:val="28"/>
          <w:szCs w:val="28"/>
        </w:rPr>
        <w:t xml:space="preserve">something </w:t>
      </w:r>
      <w:r w:rsidR="00091813">
        <w:rPr>
          <w:rFonts w:ascii="Cambria" w:hAnsi="Cambria"/>
          <w:sz w:val="28"/>
          <w:szCs w:val="28"/>
        </w:rPr>
        <w:t xml:space="preserve">bright </w:t>
      </w:r>
      <w:r w:rsidR="00D02AB8">
        <w:rPr>
          <w:rFonts w:ascii="Cambria" w:hAnsi="Cambria"/>
          <w:sz w:val="28"/>
          <w:szCs w:val="28"/>
        </w:rPr>
        <w:t>trailing from</w:t>
      </w:r>
      <w:r w:rsidR="00A912E7">
        <w:rPr>
          <w:rFonts w:ascii="Cambria" w:hAnsi="Cambria"/>
          <w:sz w:val="28"/>
          <w:szCs w:val="28"/>
        </w:rPr>
        <w:t xml:space="preserve"> the pocket.</w:t>
      </w:r>
      <w:ins w:id="12577" w:author="Claire S" w:date="2026-07-27T20:00:00Z" w16du:dateUtc="2026-07-27T19:00:00Z">
        <w:r>
          <w:rPr>
            <w:rFonts w:ascii="Cambria" w:hAnsi="Cambria"/>
            <w:sz w:val="28"/>
            <w:szCs w:val="28"/>
          </w:rPr>
          <w:t xml:space="preserve">  Then h</w:t>
        </w:r>
      </w:ins>
    </w:p>
    <w:p w14:paraId="457DC9DC" w14:textId="2F68EBB8" w:rsidR="006E020B" w:rsidRDefault="006E020B" w:rsidP="00D640D4">
      <w:pPr>
        <w:spacing w:line="360" w:lineRule="auto"/>
        <w:ind w:firstLine="720"/>
        <w:contextualSpacing/>
        <w:rPr>
          <w:rFonts w:ascii="Cambria" w:hAnsi="Cambria"/>
          <w:sz w:val="28"/>
          <w:szCs w:val="28"/>
        </w:rPr>
      </w:pPr>
      <w:del w:id="12578" w:author="Claire S" w:date="2026-07-27T20:00:00Z" w16du:dateUtc="2026-07-27T19:00:00Z">
        <w:r w:rsidDel="00D640D4">
          <w:rPr>
            <w:rFonts w:ascii="Cambria" w:hAnsi="Cambria"/>
            <w:sz w:val="28"/>
            <w:szCs w:val="28"/>
          </w:rPr>
          <w:delText>‘</w:delText>
        </w:r>
        <w:r w:rsidR="006A670D" w:rsidDel="00D640D4">
          <w:rPr>
            <w:rFonts w:ascii="Cambria" w:hAnsi="Cambria"/>
            <w:sz w:val="28"/>
            <w:szCs w:val="28"/>
          </w:rPr>
          <w:delText>Yeah</w:delText>
        </w:r>
        <w:r w:rsidDel="00D640D4">
          <w:rPr>
            <w:rFonts w:ascii="Cambria" w:hAnsi="Cambria"/>
            <w:sz w:val="28"/>
            <w:szCs w:val="28"/>
          </w:rPr>
          <w:delText>.’</w:delText>
        </w:r>
        <w:r w:rsidR="007C076A" w:rsidDel="00D640D4">
          <w:rPr>
            <w:rFonts w:ascii="Cambria" w:hAnsi="Cambria"/>
            <w:sz w:val="28"/>
            <w:szCs w:val="28"/>
          </w:rPr>
          <w:delText xml:space="preserve"> </w:delText>
        </w:r>
        <w:r w:rsidR="00D40E02" w:rsidDel="00D640D4">
          <w:rPr>
            <w:rFonts w:ascii="Cambria" w:hAnsi="Cambria"/>
            <w:sz w:val="28"/>
            <w:szCs w:val="28"/>
          </w:rPr>
          <w:delText>H</w:delText>
        </w:r>
      </w:del>
      <w:r w:rsidR="00D40E02">
        <w:rPr>
          <w:rFonts w:ascii="Cambria" w:hAnsi="Cambria"/>
          <w:sz w:val="28"/>
          <w:szCs w:val="28"/>
        </w:rPr>
        <w:t xml:space="preserve">e </w:t>
      </w:r>
      <w:del w:id="12579" w:author="Claire S" w:date="2026-07-28T09:56:00Z" w16du:dateUtc="2026-07-28T08:56:00Z">
        <w:r w:rsidR="00D40E02" w:rsidDel="007F1C23">
          <w:rPr>
            <w:rFonts w:ascii="Cambria" w:hAnsi="Cambria"/>
            <w:sz w:val="28"/>
            <w:szCs w:val="28"/>
          </w:rPr>
          <w:delText>opened the bag</w:delText>
        </w:r>
      </w:del>
      <w:ins w:id="12580" w:author="Claire S" w:date="2026-07-27T20:00:00Z" w16du:dateUtc="2026-07-27T19:00:00Z">
        <w:r w:rsidR="00D640D4">
          <w:rPr>
            <w:rFonts w:ascii="Cambria" w:hAnsi="Cambria"/>
            <w:sz w:val="28"/>
            <w:szCs w:val="28"/>
          </w:rPr>
          <w:t>set</w:t>
        </w:r>
      </w:ins>
      <w:ins w:id="12581" w:author="Claire S" w:date="2026-07-28T09:56:00Z" w16du:dateUtc="2026-07-28T08:56:00Z">
        <w:r w:rsidR="007F1C23">
          <w:rPr>
            <w:rFonts w:ascii="Cambria" w:hAnsi="Cambria"/>
            <w:sz w:val="28"/>
            <w:szCs w:val="28"/>
          </w:rPr>
          <w:t xml:space="preserve"> </w:t>
        </w:r>
      </w:ins>
      <w:del w:id="12582" w:author="Claire S" w:date="2026-07-27T20:00:00Z" w16du:dateUtc="2026-07-27T19:00:00Z">
        <w:r w:rsidR="00D40E02" w:rsidDel="00D640D4">
          <w:rPr>
            <w:rFonts w:ascii="Cambria" w:hAnsi="Cambria"/>
            <w:sz w:val="28"/>
            <w:szCs w:val="28"/>
          </w:rPr>
          <w:delText xml:space="preserve"> and </w:delText>
        </w:r>
        <w:r w:rsidR="00A164D3" w:rsidDel="00D640D4">
          <w:rPr>
            <w:rFonts w:ascii="Cambria" w:hAnsi="Cambria"/>
            <w:sz w:val="28"/>
            <w:szCs w:val="28"/>
          </w:rPr>
          <w:delText xml:space="preserve">set </w:delText>
        </w:r>
      </w:del>
      <w:r w:rsidR="00A164D3">
        <w:rPr>
          <w:rFonts w:ascii="Cambria" w:hAnsi="Cambria"/>
          <w:sz w:val="28"/>
          <w:szCs w:val="28"/>
        </w:rPr>
        <w:t xml:space="preserve">the </w:t>
      </w:r>
      <w:ins w:id="12583" w:author="Claire S" w:date="2026-07-27T20:00:00Z" w16du:dateUtc="2026-07-27T19:00:00Z">
        <w:r w:rsidR="00D640D4">
          <w:rPr>
            <w:rFonts w:ascii="Cambria" w:hAnsi="Cambria"/>
            <w:sz w:val="28"/>
            <w:szCs w:val="28"/>
          </w:rPr>
          <w:t>takeaway</w:t>
        </w:r>
      </w:ins>
      <w:ins w:id="12584" w:author="Claire S" w:date="2026-07-27T20:01:00Z" w16du:dateUtc="2026-07-27T19:01:00Z">
        <w:r w:rsidR="00D640D4">
          <w:rPr>
            <w:rFonts w:ascii="Cambria" w:hAnsi="Cambria"/>
            <w:sz w:val="28"/>
            <w:szCs w:val="28"/>
          </w:rPr>
          <w:t xml:space="preserve"> </w:t>
        </w:r>
      </w:ins>
      <w:r w:rsidR="00A164D3">
        <w:rPr>
          <w:rFonts w:ascii="Cambria" w:hAnsi="Cambria"/>
          <w:sz w:val="28"/>
          <w:szCs w:val="28"/>
        </w:rPr>
        <w:t>containers</w:t>
      </w:r>
      <w:ins w:id="12585" w:author="Claire S" w:date="2026-07-28T09:56:00Z" w16du:dateUtc="2026-07-28T08:56:00Z">
        <w:r w:rsidR="007F1C23">
          <w:rPr>
            <w:rFonts w:ascii="Cambria" w:hAnsi="Cambria"/>
            <w:sz w:val="28"/>
            <w:szCs w:val="28"/>
          </w:rPr>
          <w:t xml:space="preserve"> neatly</w:t>
        </w:r>
      </w:ins>
      <w:r w:rsidR="00A164D3">
        <w:rPr>
          <w:rFonts w:ascii="Cambria" w:hAnsi="Cambria"/>
          <w:sz w:val="28"/>
          <w:szCs w:val="28"/>
        </w:rPr>
        <w:t xml:space="preserve"> on the table.</w:t>
      </w:r>
      <w:r w:rsidR="006A670D">
        <w:rPr>
          <w:rFonts w:ascii="Cambria" w:hAnsi="Cambria"/>
          <w:sz w:val="28"/>
          <w:szCs w:val="28"/>
        </w:rPr>
        <w:t xml:space="preserve"> ‘And, you know, out and about</w:t>
      </w:r>
      <w:r w:rsidR="0054257A">
        <w:rPr>
          <w:rFonts w:ascii="Cambria" w:hAnsi="Cambria"/>
          <w:sz w:val="28"/>
          <w:szCs w:val="28"/>
        </w:rPr>
        <w:t>.’</w:t>
      </w:r>
    </w:p>
    <w:p w14:paraId="16465BBF" w14:textId="78FD0F7E" w:rsidR="00085A42" w:rsidRDefault="00085A42" w:rsidP="00D576B7">
      <w:pPr>
        <w:spacing w:line="360" w:lineRule="auto"/>
        <w:ind w:firstLine="720"/>
        <w:contextualSpacing/>
        <w:rPr>
          <w:rFonts w:ascii="Cambria" w:hAnsi="Cambria"/>
          <w:sz w:val="28"/>
          <w:szCs w:val="28"/>
        </w:rPr>
      </w:pPr>
      <w:r>
        <w:rPr>
          <w:rFonts w:ascii="Cambria" w:hAnsi="Cambria"/>
          <w:sz w:val="28"/>
          <w:szCs w:val="28"/>
        </w:rPr>
        <w:t>‘</w:t>
      </w:r>
      <w:r w:rsidR="009A4AB5">
        <w:rPr>
          <w:rFonts w:ascii="Cambria" w:hAnsi="Cambria"/>
          <w:sz w:val="28"/>
          <w:szCs w:val="28"/>
        </w:rPr>
        <w:t xml:space="preserve">On a </w:t>
      </w:r>
      <w:r>
        <w:rPr>
          <w:rFonts w:ascii="Cambria" w:hAnsi="Cambria"/>
          <w:sz w:val="28"/>
          <w:szCs w:val="28"/>
        </w:rPr>
        <w:t>date?’</w:t>
      </w:r>
      <w:r w:rsidR="00D02AB8">
        <w:rPr>
          <w:rFonts w:ascii="Cambria" w:hAnsi="Cambria"/>
          <w:sz w:val="28"/>
          <w:szCs w:val="28"/>
        </w:rPr>
        <w:t xml:space="preserve"> she pointed at his jacket</w:t>
      </w:r>
      <w:ins w:id="12586" w:author="Claire S" w:date="2026-07-27T20:01:00Z" w16du:dateUtc="2026-07-27T19:01:00Z">
        <w:r w:rsidR="00D640D4">
          <w:rPr>
            <w:rFonts w:ascii="Cambria" w:hAnsi="Cambria"/>
            <w:sz w:val="28"/>
            <w:szCs w:val="28"/>
          </w:rPr>
          <w:t xml:space="preserve"> pocket</w:t>
        </w:r>
      </w:ins>
      <w:r w:rsidR="00D02AB8">
        <w:rPr>
          <w:rFonts w:ascii="Cambria" w:hAnsi="Cambria"/>
          <w:sz w:val="28"/>
          <w:szCs w:val="28"/>
        </w:rPr>
        <w:t>. ‘Were you tying her up?’</w:t>
      </w:r>
      <w:ins w:id="12587" w:author="Claire S" w:date="2026-06-04T14:21:00Z" w16du:dateUtc="2026-06-04T13:21:00Z">
        <w:r w:rsidR="00C226BC">
          <w:rPr>
            <w:rFonts w:ascii="Cambria" w:hAnsi="Cambria"/>
            <w:sz w:val="28"/>
            <w:szCs w:val="28"/>
          </w:rPr>
          <w:t xml:space="preserve"> </w:t>
        </w:r>
      </w:ins>
    </w:p>
    <w:p w14:paraId="023D58B8" w14:textId="2C71CD79" w:rsidR="00085A42" w:rsidRDefault="00085A42" w:rsidP="00D576B7">
      <w:pPr>
        <w:spacing w:line="360" w:lineRule="auto"/>
        <w:ind w:firstLine="720"/>
        <w:contextualSpacing/>
        <w:rPr>
          <w:rFonts w:ascii="Cambria" w:hAnsi="Cambria"/>
          <w:sz w:val="28"/>
          <w:szCs w:val="28"/>
        </w:rPr>
      </w:pPr>
      <w:r>
        <w:rPr>
          <w:rFonts w:ascii="Cambria" w:hAnsi="Cambria"/>
          <w:sz w:val="28"/>
          <w:szCs w:val="28"/>
        </w:rPr>
        <w:t>‘</w:t>
      </w:r>
      <w:r w:rsidR="00D50580">
        <w:rPr>
          <w:rFonts w:ascii="Cambria" w:hAnsi="Cambria"/>
          <w:sz w:val="28"/>
          <w:szCs w:val="28"/>
        </w:rPr>
        <w:t>Clara!</w:t>
      </w:r>
      <w:r w:rsidR="009A4AB5">
        <w:rPr>
          <w:rFonts w:ascii="Cambria" w:hAnsi="Cambria"/>
          <w:sz w:val="28"/>
          <w:szCs w:val="28"/>
        </w:rPr>
        <w:t xml:space="preserve">’ </w:t>
      </w:r>
      <w:del w:id="12588" w:author="Daisy Watt" w:date="2026-06-22T18:29:00Z" w16du:dateUtc="2026-06-22T16:29:00Z">
        <w:r w:rsidR="00D50580" w:rsidDel="007263B5">
          <w:rPr>
            <w:rFonts w:ascii="Cambria" w:hAnsi="Cambria"/>
            <w:sz w:val="28"/>
            <w:szCs w:val="28"/>
          </w:rPr>
          <w:delText>h</w:delText>
        </w:r>
      </w:del>
      <w:ins w:id="12589" w:author="Daisy Watt" w:date="2026-06-22T18:29:00Z" w16du:dateUtc="2026-06-22T16:29:00Z">
        <w:r w:rsidR="007263B5">
          <w:rPr>
            <w:rFonts w:ascii="Cambria" w:hAnsi="Cambria"/>
            <w:sz w:val="28"/>
            <w:szCs w:val="28"/>
          </w:rPr>
          <w:t>H</w:t>
        </w:r>
      </w:ins>
      <w:r w:rsidR="00D50580">
        <w:rPr>
          <w:rFonts w:ascii="Cambria" w:hAnsi="Cambria"/>
          <w:sz w:val="28"/>
          <w:szCs w:val="28"/>
        </w:rPr>
        <w:t>e</w:t>
      </w:r>
      <w:r w:rsidR="00A164D3">
        <w:rPr>
          <w:rFonts w:ascii="Cambria" w:hAnsi="Cambria"/>
          <w:sz w:val="28"/>
          <w:szCs w:val="28"/>
        </w:rPr>
        <w:t xml:space="preserve"> look</w:t>
      </w:r>
      <w:r w:rsidR="00D50580">
        <w:rPr>
          <w:rFonts w:ascii="Cambria" w:hAnsi="Cambria"/>
          <w:sz w:val="28"/>
          <w:szCs w:val="28"/>
        </w:rPr>
        <w:t>ed</w:t>
      </w:r>
      <w:r w:rsidR="009A4AB5">
        <w:rPr>
          <w:rFonts w:ascii="Cambria" w:hAnsi="Cambria"/>
          <w:sz w:val="28"/>
          <w:szCs w:val="28"/>
        </w:rPr>
        <w:t xml:space="preserve"> </w:t>
      </w:r>
      <w:del w:id="12590" w:author="Claire S" w:date="2026-07-27T20:01:00Z" w16du:dateUtc="2026-07-27T19:01:00Z">
        <w:r w:rsidR="009A4AB5" w:rsidDel="00D640D4">
          <w:rPr>
            <w:rFonts w:ascii="Cambria" w:hAnsi="Cambria"/>
            <w:sz w:val="28"/>
            <w:szCs w:val="28"/>
          </w:rPr>
          <w:delText>surprised</w:delText>
        </w:r>
      </w:del>
      <w:ins w:id="12591" w:author="Claire S" w:date="2026-07-27T20:01:00Z" w16du:dateUtc="2026-07-27T19:01:00Z">
        <w:r w:rsidR="00D640D4">
          <w:rPr>
            <w:rFonts w:ascii="Cambria" w:hAnsi="Cambria"/>
            <w:sz w:val="28"/>
            <w:szCs w:val="28"/>
          </w:rPr>
          <w:t>shocked</w:t>
        </w:r>
      </w:ins>
      <w:r w:rsidR="009A4AB5">
        <w:rPr>
          <w:rFonts w:ascii="Cambria" w:hAnsi="Cambria"/>
          <w:sz w:val="28"/>
          <w:szCs w:val="28"/>
        </w:rPr>
        <w:t>. ‘</w:t>
      </w:r>
      <w:del w:id="12592" w:author="Claire S" w:date="2026-07-27T20:01:00Z" w16du:dateUtc="2026-07-27T19:01:00Z">
        <w:r w:rsidDel="00D640D4">
          <w:rPr>
            <w:rFonts w:ascii="Cambria" w:hAnsi="Cambria"/>
            <w:sz w:val="28"/>
            <w:szCs w:val="28"/>
          </w:rPr>
          <w:delText>Just out with mates</w:delText>
        </w:r>
        <w:r w:rsidR="00D02AB8" w:rsidDel="00D640D4">
          <w:rPr>
            <w:rFonts w:ascii="Cambria" w:hAnsi="Cambria"/>
            <w:sz w:val="28"/>
            <w:szCs w:val="28"/>
          </w:rPr>
          <w:delText>, and</w:delText>
        </w:r>
      </w:del>
      <w:ins w:id="12593" w:author="Claire S" w:date="2026-07-27T20:01:00Z" w16du:dateUtc="2026-07-27T19:01:00Z">
        <w:r w:rsidR="00D640D4">
          <w:rPr>
            <w:rFonts w:ascii="Cambria" w:hAnsi="Cambria"/>
            <w:sz w:val="28"/>
            <w:szCs w:val="28"/>
          </w:rPr>
          <w:t>T</w:t>
        </w:r>
      </w:ins>
      <w:del w:id="12594" w:author="Claire S" w:date="2026-07-27T20:01:00Z" w16du:dateUtc="2026-07-27T19:01:00Z">
        <w:r w:rsidR="00D02AB8" w:rsidDel="00D640D4">
          <w:rPr>
            <w:rFonts w:ascii="Cambria" w:hAnsi="Cambria"/>
            <w:sz w:val="28"/>
            <w:szCs w:val="28"/>
          </w:rPr>
          <w:delText xml:space="preserve"> t</w:delText>
        </w:r>
      </w:del>
      <w:r w:rsidR="00D02AB8">
        <w:rPr>
          <w:rFonts w:ascii="Cambria" w:hAnsi="Cambria"/>
          <w:sz w:val="28"/>
          <w:szCs w:val="28"/>
        </w:rPr>
        <w:t>hat’s a resistance band from the gym, thanks very much.</w:t>
      </w:r>
      <w:r w:rsidR="00496F85">
        <w:rPr>
          <w:rFonts w:ascii="Cambria" w:hAnsi="Cambria"/>
          <w:sz w:val="28"/>
          <w:szCs w:val="28"/>
        </w:rPr>
        <w:t xml:space="preserve"> I can help you work on your core</w:t>
      </w:r>
      <w:ins w:id="12595" w:author="Daisy Watt" w:date="2026-06-22T18:29:00Z" w16du:dateUtc="2026-06-22T16:29:00Z">
        <w:r w:rsidR="00837469">
          <w:rPr>
            <w:rFonts w:ascii="Cambria" w:hAnsi="Cambria"/>
            <w:sz w:val="28"/>
            <w:szCs w:val="28"/>
          </w:rPr>
          <w:t>,</w:t>
        </w:r>
      </w:ins>
      <w:r w:rsidR="00496F85">
        <w:rPr>
          <w:rFonts w:ascii="Cambria" w:hAnsi="Cambria"/>
          <w:sz w:val="28"/>
          <w:szCs w:val="28"/>
        </w:rPr>
        <w:t xml:space="preserve"> if you like.</w:t>
      </w:r>
      <w:r>
        <w:rPr>
          <w:rFonts w:ascii="Cambria" w:hAnsi="Cambria"/>
          <w:sz w:val="28"/>
          <w:szCs w:val="28"/>
        </w:rPr>
        <w:t>’</w:t>
      </w:r>
    </w:p>
    <w:p w14:paraId="0CBA1ADC" w14:textId="0B6A5B37" w:rsidR="001E51F4" w:rsidRDefault="009A4AB5" w:rsidP="001E51F4">
      <w:pPr>
        <w:spacing w:line="360" w:lineRule="auto"/>
        <w:ind w:firstLine="720"/>
        <w:contextualSpacing/>
        <w:rPr>
          <w:ins w:id="12596" w:author="Claire S" w:date="2026-06-04T14:22:00Z" w16du:dateUtc="2026-06-04T13:22:00Z"/>
          <w:rFonts w:ascii="Cambria" w:hAnsi="Cambria"/>
          <w:sz w:val="28"/>
          <w:szCs w:val="28"/>
        </w:rPr>
      </w:pPr>
      <w:r>
        <w:rPr>
          <w:rFonts w:ascii="Cambria" w:hAnsi="Cambria"/>
          <w:sz w:val="28"/>
          <w:szCs w:val="28"/>
        </w:rPr>
        <w:t>‘</w:t>
      </w:r>
      <w:r w:rsidR="00496F85">
        <w:rPr>
          <w:rFonts w:ascii="Cambria" w:hAnsi="Cambria"/>
          <w:sz w:val="28"/>
          <w:szCs w:val="28"/>
        </w:rPr>
        <w:t>No</w:t>
      </w:r>
      <w:ins w:id="12597" w:author="Daisy Watt" w:date="2026-06-22T18:29:00Z" w16du:dateUtc="2026-06-22T16:29:00Z">
        <w:r w:rsidR="00837469">
          <w:rPr>
            <w:rFonts w:ascii="Cambria" w:hAnsi="Cambria"/>
            <w:sz w:val="28"/>
            <w:szCs w:val="28"/>
          </w:rPr>
          <w:t>,</w:t>
        </w:r>
      </w:ins>
      <w:r w:rsidR="00496F85">
        <w:rPr>
          <w:rFonts w:ascii="Cambria" w:hAnsi="Cambria"/>
          <w:sz w:val="28"/>
          <w:szCs w:val="28"/>
        </w:rPr>
        <w:t xml:space="preserve"> thanks</w:t>
      </w:r>
      <w:r>
        <w:rPr>
          <w:rFonts w:ascii="Cambria" w:hAnsi="Cambria"/>
          <w:sz w:val="28"/>
          <w:szCs w:val="28"/>
        </w:rPr>
        <w:t>.’</w:t>
      </w:r>
      <w:r w:rsidR="00A164D3">
        <w:rPr>
          <w:rFonts w:ascii="Cambria" w:hAnsi="Cambria"/>
          <w:sz w:val="28"/>
          <w:szCs w:val="28"/>
        </w:rPr>
        <w:t xml:space="preserve"> Absently</w:t>
      </w:r>
      <w:r w:rsidR="006553B0">
        <w:rPr>
          <w:rFonts w:ascii="Cambria" w:hAnsi="Cambria"/>
          <w:sz w:val="28"/>
          <w:szCs w:val="28"/>
        </w:rPr>
        <w:t>,</w:t>
      </w:r>
      <w:r w:rsidR="00A164D3">
        <w:rPr>
          <w:rFonts w:ascii="Cambria" w:hAnsi="Cambria"/>
          <w:sz w:val="28"/>
          <w:szCs w:val="28"/>
        </w:rPr>
        <w:t xml:space="preserve"> she watched him </w:t>
      </w:r>
      <w:r w:rsidR="0033260D">
        <w:rPr>
          <w:rFonts w:ascii="Cambria" w:hAnsi="Cambria"/>
          <w:sz w:val="28"/>
          <w:szCs w:val="28"/>
        </w:rPr>
        <w:t>walk back and forth</w:t>
      </w:r>
      <w:ins w:id="12598" w:author="Daisy Watt" w:date="2026-06-22T18:29:00Z" w16du:dateUtc="2026-06-22T16:29:00Z">
        <w:r w:rsidR="00837469">
          <w:rPr>
            <w:rFonts w:ascii="Cambria" w:hAnsi="Cambria"/>
            <w:sz w:val="28"/>
            <w:szCs w:val="28"/>
          </w:rPr>
          <w:t>,</w:t>
        </w:r>
      </w:ins>
      <w:r w:rsidR="00716698">
        <w:rPr>
          <w:rFonts w:ascii="Cambria" w:hAnsi="Cambria"/>
          <w:sz w:val="28"/>
          <w:szCs w:val="28"/>
        </w:rPr>
        <w:t xml:space="preserve"> getting </w:t>
      </w:r>
      <w:r w:rsidR="00CD45AF">
        <w:rPr>
          <w:rFonts w:ascii="Cambria" w:hAnsi="Cambria"/>
          <w:sz w:val="28"/>
          <w:szCs w:val="28"/>
        </w:rPr>
        <w:t xml:space="preserve">napkins </w:t>
      </w:r>
      <w:r w:rsidR="00716698">
        <w:rPr>
          <w:rFonts w:ascii="Cambria" w:hAnsi="Cambria"/>
          <w:sz w:val="28"/>
          <w:szCs w:val="28"/>
        </w:rPr>
        <w:t>and cutlery</w:t>
      </w:r>
      <w:del w:id="12599" w:author="Claire S" w:date="2026-06-04T14:22:00Z" w16du:dateUtc="2026-06-04T13:22:00Z">
        <w:r w:rsidR="0033260D" w:rsidDel="001E51F4">
          <w:rPr>
            <w:rFonts w:ascii="Cambria" w:hAnsi="Cambria"/>
            <w:sz w:val="28"/>
            <w:szCs w:val="28"/>
          </w:rPr>
          <w:delText xml:space="preserve">. </w:delText>
        </w:r>
      </w:del>
      <w:ins w:id="12600" w:author="Claire S" w:date="2026-06-04T14:22:00Z" w16du:dateUtc="2026-06-04T13:22:00Z">
        <w:r w:rsidR="001E51F4">
          <w:rPr>
            <w:rFonts w:ascii="Cambria" w:hAnsi="Cambria"/>
            <w:sz w:val="28"/>
            <w:szCs w:val="28"/>
          </w:rPr>
          <w:t xml:space="preserve">, and remembered the horrible comment on the </w:t>
        </w:r>
        <w:del w:id="12601" w:author="Daisy Watt" w:date="2026-06-22T18:29:00Z" w16du:dateUtc="2026-06-22T16:29:00Z">
          <w:r w:rsidR="001E51F4" w:rsidDel="007557F8">
            <w:rPr>
              <w:rFonts w:ascii="Cambria" w:hAnsi="Cambria"/>
              <w:sz w:val="28"/>
              <w:szCs w:val="28"/>
            </w:rPr>
            <w:delText>D</w:delText>
          </w:r>
        </w:del>
      </w:ins>
      <w:ins w:id="12602" w:author="Daisy Watt" w:date="2026-06-22T18:29:00Z" w16du:dateUtc="2026-06-22T16:29:00Z">
        <w:r w:rsidR="007557F8">
          <w:rPr>
            <w:rFonts w:ascii="Cambria" w:hAnsi="Cambria"/>
            <w:sz w:val="28"/>
            <w:szCs w:val="28"/>
          </w:rPr>
          <w:t>d</w:t>
        </w:r>
      </w:ins>
      <w:ins w:id="12603" w:author="Claire S" w:date="2026-06-04T14:22:00Z" w16du:dateUtc="2026-06-04T13:22:00Z">
        <w:r w:rsidR="001E51F4">
          <w:rPr>
            <w:rFonts w:ascii="Cambria" w:hAnsi="Cambria"/>
            <w:sz w:val="28"/>
            <w:szCs w:val="28"/>
          </w:rPr>
          <w:t>ojo website she’d read. ‘Do you call yourself Adamski online, by the way?</w:t>
        </w:r>
      </w:ins>
      <w:ins w:id="12604" w:author="Claire S" w:date="2026-06-08T16:11:00Z" w16du:dateUtc="2026-06-08T15:11:00Z">
        <w:r w:rsidR="00A629F4">
          <w:rPr>
            <w:rFonts w:ascii="Cambria" w:hAnsi="Cambria"/>
            <w:sz w:val="28"/>
            <w:szCs w:val="28"/>
          </w:rPr>
          <w:t xml:space="preserve"> Have you been writing awful sexist comments?’</w:t>
        </w:r>
      </w:ins>
    </w:p>
    <w:p w14:paraId="3EA939C0" w14:textId="5F9BAD67" w:rsidR="00CD45AF" w:rsidRDefault="001E51F4" w:rsidP="00D02AB8">
      <w:pPr>
        <w:spacing w:line="360" w:lineRule="auto"/>
        <w:ind w:firstLine="720"/>
        <w:contextualSpacing/>
        <w:rPr>
          <w:rFonts w:ascii="Cambria" w:hAnsi="Cambria"/>
          <w:sz w:val="28"/>
          <w:szCs w:val="28"/>
        </w:rPr>
      </w:pPr>
      <w:ins w:id="12605" w:author="Claire S" w:date="2026-06-04T14:22:00Z" w16du:dateUtc="2026-06-04T13:22:00Z">
        <w:r>
          <w:rPr>
            <w:rFonts w:ascii="Cambria" w:hAnsi="Cambria"/>
            <w:sz w:val="28"/>
            <w:szCs w:val="28"/>
          </w:rPr>
          <w:t>‘No?</w:t>
        </w:r>
      </w:ins>
      <w:ins w:id="12606" w:author="Claire S" w:date="2026-07-27T20:02:00Z" w16du:dateUtc="2026-07-27T19:02:00Z">
        <w:r w:rsidR="00925DC3">
          <w:rPr>
            <w:rFonts w:ascii="Cambria" w:hAnsi="Cambria"/>
            <w:sz w:val="28"/>
            <w:szCs w:val="28"/>
          </w:rPr>
          <w:t>’ He pulled a face. ‘A</w:t>
        </w:r>
      </w:ins>
      <w:ins w:id="12607" w:author="Claire S" w:date="2026-06-08T16:11:00Z" w16du:dateUtc="2026-06-08T15:11:00Z">
        <w:r w:rsidR="00A629F4">
          <w:rPr>
            <w:rFonts w:ascii="Cambria" w:hAnsi="Cambria"/>
            <w:sz w:val="28"/>
            <w:szCs w:val="28"/>
          </w:rPr>
          <w:t>nd t</w:t>
        </w:r>
      </w:ins>
      <w:ins w:id="12608" w:author="Claire S" w:date="2026-06-05T08:42:00Z" w16du:dateUtc="2026-06-05T07:42:00Z">
        <w:r w:rsidR="00B063CB">
          <w:rPr>
            <w:rFonts w:ascii="Cambria" w:hAnsi="Cambria"/>
            <w:sz w:val="28"/>
            <w:szCs w:val="28"/>
          </w:rPr>
          <w:t>hat’s a stupid name.</w:t>
        </w:r>
      </w:ins>
      <w:ins w:id="12609" w:author="Claire S" w:date="2026-07-27T20:02:00Z" w16du:dateUtc="2026-07-27T19:02:00Z">
        <w:r w:rsidR="00925DC3">
          <w:rPr>
            <w:rFonts w:ascii="Cambria" w:hAnsi="Cambria"/>
            <w:sz w:val="28"/>
            <w:szCs w:val="28"/>
          </w:rPr>
          <w:t xml:space="preserve"> Adamski? Ha.</w:t>
        </w:r>
      </w:ins>
      <w:ins w:id="12610" w:author="Claire S" w:date="2026-06-04T14:22:00Z" w16du:dateUtc="2026-06-04T13:22:00Z">
        <w:r>
          <w:rPr>
            <w:rFonts w:ascii="Cambria" w:hAnsi="Cambria"/>
            <w:sz w:val="28"/>
            <w:szCs w:val="28"/>
          </w:rPr>
          <w:t>’</w:t>
        </w:r>
      </w:ins>
    </w:p>
    <w:p w14:paraId="64D1BE90" w14:textId="69028BF9" w:rsidR="0033260D" w:rsidRDefault="00CD45AF" w:rsidP="00D02AB8">
      <w:pPr>
        <w:spacing w:line="360" w:lineRule="auto"/>
        <w:ind w:firstLine="720"/>
        <w:contextualSpacing/>
        <w:rPr>
          <w:rFonts w:ascii="Cambria" w:hAnsi="Cambria"/>
          <w:sz w:val="28"/>
          <w:szCs w:val="28"/>
        </w:rPr>
      </w:pPr>
      <w:r>
        <w:rPr>
          <w:rFonts w:ascii="Cambria" w:hAnsi="Cambria"/>
          <w:sz w:val="28"/>
          <w:szCs w:val="28"/>
        </w:rPr>
        <w:t>‘</w:t>
      </w:r>
      <w:r w:rsidR="0033260D">
        <w:rPr>
          <w:rFonts w:ascii="Cambria" w:hAnsi="Cambria"/>
          <w:sz w:val="28"/>
          <w:szCs w:val="28"/>
        </w:rPr>
        <w:t>Ad, your boots are filthy!’ Clar</w:t>
      </w:r>
      <w:ins w:id="12611" w:author="Claire S" w:date="2026-07-27T20:02:00Z" w16du:dateUtc="2026-07-27T19:02:00Z">
        <w:r w:rsidR="00925DC3">
          <w:rPr>
            <w:rFonts w:ascii="Cambria" w:hAnsi="Cambria"/>
            <w:sz w:val="28"/>
            <w:szCs w:val="28"/>
          </w:rPr>
          <w:t>a</w:t>
        </w:r>
      </w:ins>
      <w:del w:id="12612" w:author="Claire S" w:date="2026-07-27T20:02:00Z" w16du:dateUtc="2026-07-27T19:02:00Z">
        <w:r w:rsidR="0033260D" w:rsidDel="00925DC3">
          <w:rPr>
            <w:rFonts w:ascii="Cambria" w:hAnsi="Cambria"/>
            <w:sz w:val="28"/>
            <w:szCs w:val="28"/>
          </w:rPr>
          <w:delText xml:space="preserve">a </w:delText>
        </w:r>
      </w:del>
      <w:del w:id="12613" w:author="Claire S" w:date="2026-06-04T14:22:00Z" w16du:dateUtc="2026-06-04T13:22:00Z">
        <w:r w:rsidR="0033260D" w:rsidDel="001E51F4">
          <w:rPr>
            <w:rFonts w:ascii="Cambria" w:hAnsi="Cambria"/>
            <w:sz w:val="28"/>
            <w:szCs w:val="28"/>
          </w:rPr>
          <w:delText xml:space="preserve">tutted, </w:delText>
        </w:r>
      </w:del>
      <w:del w:id="12614" w:author="Claire S" w:date="2026-07-27T20:02:00Z" w16du:dateUtc="2026-07-27T19:02:00Z">
        <w:r w:rsidR="0033260D" w:rsidDel="00925DC3">
          <w:rPr>
            <w:rFonts w:ascii="Cambria" w:hAnsi="Cambria"/>
            <w:sz w:val="28"/>
            <w:szCs w:val="28"/>
          </w:rPr>
          <w:delText>suddenly</w:delText>
        </w:r>
      </w:del>
      <w:r w:rsidR="0033260D">
        <w:rPr>
          <w:rFonts w:ascii="Cambria" w:hAnsi="Cambria"/>
          <w:sz w:val="28"/>
          <w:szCs w:val="28"/>
        </w:rPr>
        <w:t xml:space="preserve"> </w:t>
      </w:r>
      <w:del w:id="12615" w:author="Claire S" w:date="2026-06-04T14:22:00Z" w16du:dateUtc="2026-06-04T13:22:00Z">
        <w:r w:rsidR="0033260D" w:rsidDel="001E51F4">
          <w:rPr>
            <w:rFonts w:ascii="Cambria" w:hAnsi="Cambria"/>
            <w:sz w:val="28"/>
            <w:szCs w:val="28"/>
          </w:rPr>
          <w:delText xml:space="preserve">noticing </w:delText>
        </w:r>
      </w:del>
      <w:ins w:id="12616" w:author="Claire S" w:date="2026-06-04T14:22:00Z" w16du:dateUtc="2026-06-04T13:22:00Z">
        <w:r w:rsidR="001E51F4">
          <w:rPr>
            <w:rFonts w:ascii="Cambria" w:hAnsi="Cambria"/>
            <w:sz w:val="28"/>
            <w:szCs w:val="28"/>
          </w:rPr>
          <w:t xml:space="preserve">noticed </w:t>
        </w:r>
      </w:ins>
      <w:ins w:id="12617" w:author="Claire S" w:date="2026-07-27T20:02:00Z" w16du:dateUtc="2026-07-27T19:02:00Z">
        <w:r w:rsidR="00925DC3">
          <w:rPr>
            <w:rFonts w:ascii="Cambria" w:hAnsi="Cambria"/>
            <w:sz w:val="28"/>
            <w:szCs w:val="28"/>
          </w:rPr>
          <w:t xml:space="preserve">a trail of </w:t>
        </w:r>
      </w:ins>
      <w:del w:id="12618" w:author="Claire S" w:date="2026-07-27T20:02:00Z" w16du:dateUtc="2026-07-27T19:02:00Z">
        <w:r w:rsidR="0033260D" w:rsidDel="00925DC3">
          <w:rPr>
            <w:rFonts w:ascii="Cambria" w:hAnsi="Cambria"/>
            <w:sz w:val="28"/>
            <w:szCs w:val="28"/>
          </w:rPr>
          <w:delText xml:space="preserve">the </w:delText>
        </w:r>
      </w:del>
      <w:ins w:id="12619" w:author="Claire S" w:date="2026-06-04T14:22:00Z" w16du:dateUtc="2026-06-04T13:22:00Z">
        <w:r w:rsidR="001E51F4">
          <w:rPr>
            <w:rFonts w:ascii="Cambria" w:hAnsi="Cambria"/>
            <w:sz w:val="28"/>
            <w:szCs w:val="28"/>
          </w:rPr>
          <w:t xml:space="preserve">muddy </w:t>
        </w:r>
      </w:ins>
      <w:r w:rsidR="00CF7767">
        <w:rPr>
          <w:rFonts w:ascii="Cambria" w:hAnsi="Cambria"/>
          <w:sz w:val="28"/>
          <w:szCs w:val="28"/>
        </w:rPr>
        <w:t>footprints</w:t>
      </w:r>
      <w:r w:rsidR="0033260D">
        <w:rPr>
          <w:rFonts w:ascii="Cambria" w:hAnsi="Cambria"/>
          <w:sz w:val="28"/>
          <w:szCs w:val="28"/>
        </w:rPr>
        <w:t xml:space="preserve"> on the </w:t>
      </w:r>
      <w:r>
        <w:rPr>
          <w:rFonts w:ascii="Cambria" w:hAnsi="Cambria"/>
          <w:sz w:val="28"/>
          <w:szCs w:val="28"/>
        </w:rPr>
        <w:t xml:space="preserve">threadbare </w:t>
      </w:r>
      <w:r w:rsidR="0033260D">
        <w:rPr>
          <w:rFonts w:ascii="Cambria" w:hAnsi="Cambria"/>
          <w:sz w:val="28"/>
          <w:szCs w:val="28"/>
        </w:rPr>
        <w:t xml:space="preserve">carpet. ‘Take them off please, before you get dirt everywhere.’ </w:t>
      </w:r>
    </w:p>
    <w:p w14:paraId="20EFAA56" w14:textId="5D8891BF" w:rsidR="00A164D3" w:rsidRDefault="00A164D3" w:rsidP="00A164D3">
      <w:pPr>
        <w:spacing w:line="360" w:lineRule="auto"/>
        <w:ind w:firstLine="720"/>
        <w:contextualSpacing/>
        <w:rPr>
          <w:rFonts w:ascii="Cambria" w:hAnsi="Cambria"/>
          <w:sz w:val="28"/>
          <w:szCs w:val="28"/>
        </w:rPr>
      </w:pPr>
    </w:p>
    <w:p w14:paraId="52040F47" w14:textId="00CAEA6B" w:rsidR="001A0D1F" w:rsidRDefault="001A0D1F" w:rsidP="0033260D">
      <w:pPr>
        <w:spacing w:line="360" w:lineRule="auto"/>
        <w:contextualSpacing/>
        <w:rPr>
          <w:rFonts w:ascii="Cambria" w:hAnsi="Cambria"/>
          <w:sz w:val="28"/>
          <w:szCs w:val="28"/>
        </w:rPr>
      </w:pPr>
      <w:r>
        <w:rPr>
          <w:rFonts w:ascii="Cambria" w:hAnsi="Cambria"/>
          <w:sz w:val="28"/>
          <w:szCs w:val="28"/>
        </w:rPr>
        <w:t>*</w:t>
      </w:r>
    </w:p>
    <w:p w14:paraId="2C92B88D" w14:textId="49A1E0F8" w:rsidR="007C076A" w:rsidRDefault="0054257A" w:rsidP="0033260D">
      <w:pPr>
        <w:spacing w:line="360" w:lineRule="auto"/>
        <w:contextualSpacing/>
        <w:rPr>
          <w:rFonts w:ascii="Cambria" w:hAnsi="Cambria"/>
          <w:sz w:val="28"/>
          <w:szCs w:val="28"/>
        </w:rPr>
      </w:pPr>
      <w:r>
        <w:rPr>
          <w:rFonts w:ascii="Cambria" w:hAnsi="Cambria"/>
          <w:sz w:val="28"/>
          <w:szCs w:val="28"/>
        </w:rPr>
        <w:t>The</w:t>
      </w:r>
      <w:r w:rsidR="006E020B">
        <w:rPr>
          <w:rFonts w:ascii="Cambria" w:hAnsi="Cambria"/>
          <w:sz w:val="28"/>
          <w:szCs w:val="28"/>
        </w:rPr>
        <w:t xml:space="preserve"> </w:t>
      </w:r>
      <w:r w:rsidR="009A4AB5">
        <w:rPr>
          <w:rFonts w:ascii="Cambria" w:hAnsi="Cambria"/>
          <w:sz w:val="28"/>
          <w:szCs w:val="28"/>
        </w:rPr>
        <w:t>TV n</w:t>
      </w:r>
      <w:r w:rsidR="00BD69E8">
        <w:rPr>
          <w:rFonts w:ascii="Cambria" w:hAnsi="Cambria"/>
          <w:sz w:val="28"/>
          <w:szCs w:val="28"/>
        </w:rPr>
        <w:t>ews</w:t>
      </w:r>
      <w:r>
        <w:rPr>
          <w:rFonts w:ascii="Cambria" w:hAnsi="Cambria"/>
          <w:sz w:val="28"/>
          <w:szCs w:val="28"/>
        </w:rPr>
        <w:t xml:space="preserve"> had been</w:t>
      </w:r>
      <w:r w:rsidR="00BD69E8">
        <w:rPr>
          <w:rFonts w:ascii="Cambria" w:hAnsi="Cambria"/>
          <w:sz w:val="28"/>
          <w:szCs w:val="28"/>
        </w:rPr>
        <w:t xml:space="preserve"> </w:t>
      </w:r>
      <w:del w:id="12620" w:author="Daisy Watt" w:date="2026-06-22T18:29:00Z" w16du:dateUtc="2026-06-22T16:29:00Z">
        <w:r w:rsidR="00085A42">
          <w:rPr>
            <w:rFonts w:ascii="Cambria" w:hAnsi="Cambria"/>
            <w:sz w:val="28"/>
            <w:szCs w:val="28"/>
          </w:rPr>
          <w:delText>whitte</w:delText>
        </w:r>
        <w:r>
          <w:rPr>
            <w:rFonts w:ascii="Cambria" w:hAnsi="Cambria"/>
            <w:sz w:val="28"/>
            <w:szCs w:val="28"/>
          </w:rPr>
          <w:delText>ring</w:delText>
        </w:r>
      </w:del>
      <w:ins w:id="12621" w:author="Daisy Watt" w:date="2026-06-22T18:29:00Z" w16du:dateUtc="2026-06-22T16:29:00Z">
        <w:r w:rsidR="00586123">
          <w:rPr>
            <w:rFonts w:ascii="Cambria" w:hAnsi="Cambria"/>
            <w:sz w:val="28"/>
            <w:szCs w:val="28"/>
          </w:rPr>
          <w:t>wittering</w:t>
        </w:r>
      </w:ins>
      <w:r w:rsidR="00085A42">
        <w:rPr>
          <w:rFonts w:ascii="Cambria" w:hAnsi="Cambria"/>
          <w:sz w:val="28"/>
          <w:szCs w:val="28"/>
        </w:rPr>
        <w:t xml:space="preserve"> </w:t>
      </w:r>
      <w:r w:rsidR="001A0D1F">
        <w:rPr>
          <w:rFonts w:ascii="Cambria" w:hAnsi="Cambria"/>
          <w:sz w:val="28"/>
          <w:szCs w:val="28"/>
        </w:rPr>
        <w:t>away t</w:t>
      </w:r>
      <w:r w:rsidR="00085A42">
        <w:rPr>
          <w:rFonts w:ascii="Cambria" w:hAnsi="Cambria"/>
          <w:sz w:val="28"/>
          <w:szCs w:val="28"/>
        </w:rPr>
        <w:t>o itself in the background</w:t>
      </w:r>
      <w:r>
        <w:rPr>
          <w:rFonts w:ascii="Cambria" w:hAnsi="Cambria"/>
          <w:sz w:val="28"/>
          <w:szCs w:val="28"/>
        </w:rPr>
        <w:t xml:space="preserve"> as they ate</w:t>
      </w:r>
      <w:r w:rsidR="009A4AB5">
        <w:rPr>
          <w:rFonts w:ascii="Cambria" w:hAnsi="Cambria"/>
          <w:sz w:val="28"/>
          <w:szCs w:val="28"/>
        </w:rPr>
        <w:t>,</w:t>
      </w:r>
      <w:r w:rsidR="00085A42">
        <w:rPr>
          <w:rFonts w:ascii="Cambria" w:hAnsi="Cambria"/>
          <w:sz w:val="28"/>
          <w:szCs w:val="28"/>
        </w:rPr>
        <w:t xml:space="preserve"> but </w:t>
      </w:r>
      <w:r w:rsidR="006504CB">
        <w:rPr>
          <w:rFonts w:ascii="Cambria" w:hAnsi="Cambria"/>
          <w:sz w:val="28"/>
          <w:szCs w:val="28"/>
        </w:rPr>
        <w:t>Clara sat upright when she saw Dex</w:t>
      </w:r>
      <w:r w:rsidR="00F67FDA">
        <w:rPr>
          <w:rFonts w:ascii="Cambria" w:hAnsi="Cambria"/>
          <w:sz w:val="28"/>
          <w:szCs w:val="28"/>
        </w:rPr>
        <w:t>’s photo on the screen</w:t>
      </w:r>
      <w:r w:rsidR="00FD2D82">
        <w:rPr>
          <w:rFonts w:ascii="Cambria" w:hAnsi="Cambria"/>
          <w:sz w:val="28"/>
          <w:szCs w:val="28"/>
        </w:rPr>
        <w:t>, turning</w:t>
      </w:r>
      <w:r w:rsidR="00F67FDA">
        <w:rPr>
          <w:rFonts w:ascii="Cambria" w:hAnsi="Cambria"/>
          <w:sz w:val="28"/>
          <w:szCs w:val="28"/>
        </w:rPr>
        <w:t xml:space="preserve"> </w:t>
      </w:r>
      <w:r w:rsidR="00A911B5">
        <w:rPr>
          <w:rFonts w:ascii="Cambria" w:hAnsi="Cambria"/>
          <w:sz w:val="28"/>
          <w:szCs w:val="28"/>
        </w:rPr>
        <w:t>the volume</w:t>
      </w:r>
      <w:r w:rsidR="00F67FDA">
        <w:rPr>
          <w:rFonts w:ascii="Cambria" w:hAnsi="Cambria"/>
          <w:sz w:val="28"/>
          <w:szCs w:val="28"/>
        </w:rPr>
        <w:t xml:space="preserve"> up</w:t>
      </w:r>
      <w:r w:rsidR="007C076A">
        <w:rPr>
          <w:rFonts w:ascii="Cambria" w:hAnsi="Cambria"/>
          <w:sz w:val="28"/>
          <w:szCs w:val="28"/>
        </w:rPr>
        <w:t xml:space="preserve"> </w:t>
      </w:r>
      <w:r w:rsidR="00FD2D82">
        <w:rPr>
          <w:rFonts w:ascii="Cambria" w:hAnsi="Cambria"/>
          <w:sz w:val="28"/>
          <w:szCs w:val="28"/>
        </w:rPr>
        <w:t>in time to</w:t>
      </w:r>
      <w:r w:rsidR="007C076A">
        <w:rPr>
          <w:rFonts w:ascii="Cambria" w:hAnsi="Cambria"/>
          <w:sz w:val="28"/>
          <w:szCs w:val="28"/>
        </w:rPr>
        <w:t xml:space="preserve"> catch</w:t>
      </w:r>
      <w:r w:rsidR="00085A42">
        <w:rPr>
          <w:rFonts w:ascii="Cambria" w:hAnsi="Cambria"/>
          <w:sz w:val="28"/>
          <w:szCs w:val="28"/>
        </w:rPr>
        <w:t xml:space="preserve"> t</w:t>
      </w:r>
      <w:r w:rsidR="00F67FDA">
        <w:rPr>
          <w:rFonts w:ascii="Cambria" w:hAnsi="Cambria"/>
          <w:sz w:val="28"/>
          <w:szCs w:val="28"/>
        </w:rPr>
        <w:t>he newsreader talking about Langley &amp; Co</w:t>
      </w:r>
      <w:ins w:id="12622" w:author="Daisy Watt" w:date="2026-06-22T18:30:00Z" w16du:dateUtc="2026-06-22T16:30:00Z">
        <w:r w:rsidR="002A70D7">
          <w:rPr>
            <w:rFonts w:ascii="Cambria" w:hAnsi="Cambria"/>
            <w:sz w:val="28"/>
            <w:szCs w:val="28"/>
          </w:rPr>
          <w:t>.</w:t>
        </w:r>
      </w:ins>
      <w:r w:rsidR="00A911B5">
        <w:rPr>
          <w:rFonts w:ascii="Cambria" w:hAnsi="Cambria"/>
          <w:sz w:val="28"/>
          <w:szCs w:val="28"/>
        </w:rPr>
        <w:t xml:space="preserve"> being one of Britain’s </w:t>
      </w:r>
      <w:r w:rsidR="00617C03">
        <w:rPr>
          <w:rFonts w:ascii="Cambria" w:hAnsi="Cambria"/>
          <w:sz w:val="28"/>
          <w:szCs w:val="28"/>
        </w:rPr>
        <w:t>top</w:t>
      </w:r>
      <w:r w:rsidR="00A911B5">
        <w:rPr>
          <w:rFonts w:ascii="Cambria" w:hAnsi="Cambria"/>
          <w:sz w:val="28"/>
          <w:szCs w:val="28"/>
        </w:rPr>
        <w:t xml:space="preserve"> publishing</w:t>
      </w:r>
      <w:ins w:id="12623" w:author="Daisy Watt" w:date="2026-06-22T18:30:00Z" w16du:dateUtc="2026-06-22T16:30:00Z">
        <w:r w:rsidR="002A70D7">
          <w:rPr>
            <w:rFonts w:ascii="Cambria" w:hAnsi="Cambria"/>
            <w:sz w:val="28"/>
            <w:szCs w:val="28"/>
          </w:rPr>
          <w:t xml:space="preserve"> </w:t>
        </w:r>
      </w:ins>
      <w:del w:id="12624" w:author="Daisy Watt" w:date="2026-06-22T18:30:00Z" w16du:dateUtc="2026-06-22T16:30:00Z">
        <w:r w:rsidR="00617C03">
          <w:rPr>
            <w:rFonts w:ascii="Cambria" w:hAnsi="Cambria"/>
            <w:sz w:val="28"/>
            <w:szCs w:val="28"/>
          </w:rPr>
          <w:delText>-</w:delText>
        </w:r>
      </w:del>
      <w:r w:rsidR="00A911B5">
        <w:rPr>
          <w:rFonts w:ascii="Cambria" w:hAnsi="Cambria"/>
          <w:sz w:val="28"/>
          <w:szCs w:val="28"/>
        </w:rPr>
        <w:t>houses</w:t>
      </w:r>
      <w:r w:rsidR="007C076A">
        <w:rPr>
          <w:rFonts w:ascii="Cambria" w:hAnsi="Cambria"/>
          <w:sz w:val="28"/>
          <w:szCs w:val="28"/>
        </w:rPr>
        <w:t>.</w:t>
      </w:r>
    </w:p>
    <w:p w14:paraId="17B740E3" w14:textId="08E75FEC" w:rsidR="007C076A" w:rsidRDefault="007C076A" w:rsidP="007C076A">
      <w:pPr>
        <w:spacing w:line="360" w:lineRule="auto"/>
        <w:ind w:firstLine="720"/>
        <w:contextualSpacing/>
        <w:rPr>
          <w:rFonts w:ascii="Cambria" w:hAnsi="Cambria"/>
          <w:sz w:val="28"/>
          <w:szCs w:val="28"/>
        </w:rPr>
      </w:pPr>
      <w:r>
        <w:rPr>
          <w:rFonts w:ascii="Cambria" w:hAnsi="Cambria"/>
          <w:sz w:val="28"/>
          <w:szCs w:val="28"/>
        </w:rPr>
        <w:t>‘That’s your company, isn’t it?’ Adam sat back beside her.</w:t>
      </w:r>
      <w:r w:rsidR="00FD2D82">
        <w:rPr>
          <w:rFonts w:ascii="Cambria" w:hAnsi="Cambria"/>
          <w:sz w:val="28"/>
          <w:szCs w:val="28"/>
        </w:rPr>
        <w:t xml:space="preserve"> ‘Langley?’</w:t>
      </w:r>
    </w:p>
    <w:p w14:paraId="0B2877A6" w14:textId="26209017" w:rsidR="007F1C23" w:rsidRDefault="007C076A" w:rsidP="007F1C23">
      <w:pPr>
        <w:spacing w:line="360" w:lineRule="auto"/>
        <w:ind w:left="720"/>
        <w:contextualSpacing/>
        <w:rPr>
          <w:ins w:id="12625" w:author="Claire S" w:date="2026-07-28T09:58:00Z" w16du:dateUtc="2026-07-28T08:58:00Z"/>
          <w:rFonts w:ascii="Cambria" w:hAnsi="Cambria"/>
          <w:sz w:val="28"/>
          <w:szCs w:val="28"/>
        </w:rPr>
      </w:pPr>
      <w:r>
        <w:rPr>
          <w:rFonts w:ascii="Cambria" w:hAnsi="Cambria"/>
          <w:sz w:val="28"/>
          <w:szCs w:val="28"/>
        </w:rPr>
        <w:t>‘</w:t>
      </w:r>
      <w:del w:id="12626" w:author="Claire S" w:date="2026-07-28T09:57:00Z" w16du:dateUtc="2026-07-28T08:57:00Z">
        <w:r w:rsidDel="007F1C23">
          <w:rPr>
            <w:rFonts w:ascii="Cambria" w:hAnsi="Cambria"/>
            <w:sz w:val="28"/>
            <w:szCs w:val="28"/>
          </w:rPr>
          <w:delText>Yeah</w:delText>
        </w:r>
      </w:del>
      <w:ins w:id="12627" w:author="Claire S" w:date="2026-07-28T09:57:00Z" w16du:dateUtc="2026-07-28T08:57:00Z">
        <w:r w:rsidR="007F1C23">
          <w:rPr>
            <w:rFonts w:ascii="Cambria" w:hAnsi="Cambria"/>
            <w:sz w:val="28"/>
            <w:szCs w:val="28"/>
          </w:rPr>
          <w:t>Fraid so. It was really weird there today -</w:t>
        </w:r>
      </w:ins>
      <w:del w:id="12628" w:author="Daisy Watt" w:date="2026-06-22T18:30:00Z" w16du:dateUtc="2026-06-22T16:30:00Z">
        <w:r>
          <w:rPr>
            <w:rFonts w:ascii="Cambria" w:hAnsi="Cambria"/>
            <w:sz w:val="28"/>
            <w:szCs w:val="28"/>
          </w:rPr>
          <w:delText xml:space="preserve">,’ </w:delText>
        </w:r>
        <w:r w:rsidR="00FD2D82" w:rsidDel="00E22FC4">
          <w:rPr>
            <w:rFonts w:ascii="Cambria" w:hAnsi="Cambria"/>
            <w:sz w:val="28"/>
            <w:szCs w:val="28"/>
          </w:rPr>
          <w:delText>t</w:delText>
        </w:r>
      </w:del>
      <w:ins w:id="12629" w:author="Daisy Watt" w:date="2026-06-22T18:30:00Z" w16du:dateUtc="2026-06-22T16:30:00Z">
        <w:del w:id="12630" w:author="Claire S" w:date="2026-07-28T09:57:00Z" w16du:dateUtc="2026-07-28T08:57:00Z">
          <w:r w:rsidR="00E22FC4" w:rsidDel="007F1C23">
            <w:rPr>
              <w:rFonts w:ascii="Cambria" w:hAnsi="Cambria"/>
              <w:sz w:val="28"/>
              <w:szCs w:val="28"/>
            </w:rPr>
            <w:delText>.</w:delText>
          </w:r>
        </w:del>
        <w:r w:rsidR="00E22FC4">
          <w:rPr>
            <w:rFonts w:ascii="Cambria" w:hAnsi="Cambria"/>
            <w:sz w:val="28"/>
            <w:szCs w:val="28"/>
          </w:rPr>
          <w:t xml:space="preserve">’ </w:t>
        </w:r>
      </w:ins>
      <w:ins w:id="12631" w:author="Claire S" w:date="2026-07-28T09:58:00Z" w16du:dateUtc="2026-07-28T08:58:00Z">
        <w:r w:rsidR="0055747A">
          <w:rPr>
            <w:rFonts w:ascii="Cambria" w:hAnsi="Cambria"/>
            <w:sz w:val="28"/>
            <w:szCs w:val="28"/>
          </w:rPr>
          <w:t>A</w:t>
        </w:r>
      </w:ins>
      <w:ins w:id="12632" w:author="Daisy Watt" w:date="2026-06-22T18:30:00Z" w16du:dateUtc="2026-06-22T16:30:00Z">
        <w:del w:id="12633" w:author="Claire S" w:date="2026-07-28T09:57:00Z" w16du:dateUtc="2026-07-28T08:57:00Z">
          <w:r w:rsidR="00E22FC4" w:rsidDel="007F1C23">
            <w:rPr>
              <w:rFonts w:ascii="Cambria" w:hAnsi="Cambria"/>
              <w:sz w:val="28"/>
              <w:szCs w:val="28"/>
            </w:rPr>
            <w:delText>T</w:delText>
          </w:r>
        </w:del>
      </w:ins>
      <w:del w:id="12634" w:author="Claire S" w:date="2026-07-28T09:57:00Z" w16du:dateUtc="2026-07-28T08:57:00Z">
        <w:r w:rsidR="00FD2D82" w:rsidDel="007F1C23">
          <w:rPr>
            <w:rFonts w:ascii="Cambria" w:hAnsi="Cambria"/>
            <w:sz w:val="28"/>
            <w:szCs w:val="28"/>
          </w:rPr>
          <w:delText>hey watched</w:delText>
        </w:r>
        <w:r w:rsidDel="007F1C23">
          <w:rPr>
            <w:rFonts w:ascii="Cambria" w:hAnsi="Cambria"/>
            <w:sz w:val="28"/>
            <w:szCs w:val="28"/>
          </w:rPr>
          <w:delText xml:space="preserve"> </w:delText>
        </w:r>
        <w:r w:rsidR="00CD45AF" w:rsidDel="007F1C23">
          <w:rPr>
            <w:rFonts w:ascii="Cambria" w:hAnsi="Cambria"/>
            <w:sz w:val="28"/>
            <w:szCs w:val="28"/>
          </w:rPr>
          <w:delText>a</w:delText>
        </w:r>
      </w:del>
      <w:r>
        <w:rPr>
          <w:rFonts w:ascii="Cambria" w:hAnsi="Cambria"/>
          <w:sz w:val="28"/>
          <w:szCs w:val="28"/>
        </w:rPr>
        <w:t xml:space="preserve"> </w:t>
      </w:r>
      <w:r w:rsidR="0011016E">
        <w:rPr>
          <w:rFonts w:ascii="Cambria" w:hAnsi="Cambria"/>
          <w:sz w:val="28"/>
          <w:szCs w:val="28"/>
        </w:rPr>
        <w:t>montage</w:t>
      </w:r>
      <w:ins w:id="12635" w:author="Claire S" w:date="2026-07-28T09:58:00Z" w16du:dateUtc="2026-07-28T08:58:00Z">
        <w:r w:rsidR="007F1C23">
          <w:rPr>
            <w:rFonts w:ascii="Cambria" w:hAnsi="Cambria"/>
            <w:sz w:val="28"/>
            <w:szCs w:val="28"/>
          </w:rPr>
          <w:t xml:space="preserve"> </w:t>
        </w:r>
      </w:ins>
    </w:p>
    <w:p w14:paraId="2448112F" w14:textId="36FEB5D5" w:rsidR="00A15A86" w:rsidRDefault="0011016E">
      <w:pPr>
        <w:spacing w:line="360" w:lineRule="auto"/>
        <w:contextualSpacing/>
        <w:rPr>
          <w:ins w:id="12636" w:author="Claire S" w:date="2026-07-27T20:05:00Z" w16du:dateUtc="2026-07-27T19:05:00Z"/>
          <w:rFonts w:ascii="Cambria" w:hAnsi="Cambria"/>
          <w:sz w:val="28"/>
          <w:szCs w:val="28"/>
        </w:rPr>
        <w:pPrChange w:id="12637" w:author="Claire S" w:date="2026-07-28T09:58:00Z" w16du:dateUtc="2026-07-28T08:58:00Z">
          <w:pPr>
            <w:spacing w:line="360" w:lineRule="auto"/>
            <w:ind w:left="720"/>
            <w:contextualSpacing/>
          </w:pPr>
        </w:pPrChange>
      </w:pPr>
      <w:del w:id="12638" w:author="Claire S" w:date="2026-07-28T09:58:00Z" w16du:dateUtc="2026-07-28T08:58:00Z">
        <w:r w:rsidDel="007F1C23">
          <w:rPr>
            <w:rFonts w:ascii="Cambria" w:hAnsi="Cambria"/>
            <w:sz w:val="28"/>
            <w:szCs w:val="28"/>
          </w:rPr>
          <w:delText xml:space="preserve"> </w:delText>
        </w:r>
      </w:del>
      <w:r>
        <w:rPr>
          <w:rFonts w:ascii="Cambria" w:hAnsi="Cambria"/>
          <w:sz w:val="28"/>
          <w:szCs w:val="28"/>
        </w:rPr>
        <w:t xml:space="preserve">of </w:t>
      </w:r>
      <w:del w:id="12639" w:author="Claire S" w:date="2026-07-28T09:58:00Z" w16du:dateUtc="2026-07-28T08:58:00Z">
        <w:r w:rsidDel="007F1C23">
          <w:rPr>
            <w:rFonts w:ascii="Cambria" w:hAnsi="Cambria"/>
            <w:sz w:val="28"/>
            <w:szCs w:val="28"/>
          </w:rPr>
          <w:delText xml:space="preserve">some of </w:delText>
        </w:r>
      </w:del>
      <w:r w:rsidR="007C076A">
        <w:rPr>
          <w:rFonts w:ascii="Cambria" w:hAnsi="Cambria"/>
          <w:sz w:val="28"/>
          <w:szCs w:val="28"/>
        </w:rPr>
        <w:t>Langley’s</w:t>
      </w:r>
      <w:r>
        <w:rPr>
          <w:rFonts w:ascii="Cambria" w:hAnsi="Cambria"/>
          <w:sz w:val="28"/>
          <w:szCs w:val="28"/>
        </w:rPr>
        <w:t xml:space="preserve"> </w:t>
      </w:r>
      <w:ins w:id="12640" w:author="Claire S" w:date="2026-07-28T09:58:00Z" w16du:dateUtc="2026-07-28T08:58:00Z">
        <w:r w:rsidR="007F1C23">
          <w:rPr>
            <w:rFonts w:ascii="Cambria" w:hAnsi="Cambria"/>
            <w:sz w:val="28"/>
            <w:szCs w:val="28"/>
          </w:rPr>
          <w:t>bestselling</w:t>
        </w:r>
      </w:ins>
      <w:del w:id="12641" w:author="Claire S" w:date="2026-07-28T09:58:00Z" w16du:dateUtc="2026-07-28T08:58:00Z">
        <w:r w:rsidDel="007F1C23">
          <w:rPr>
            <w:rFonts w:ascii="Cambria" w:hAnsi="Cambria"/>
            <w:sz w:val="28"/>
            <w:szCs w:val="28"/>
          </w:rPr>
          <w:delText>top</w:delText>
        </w:r>
      </w:del>
      <w:r>
        <w:rPr>
          <w:rFonts w:ascii="Cambria" w:hAnsi="Cambria"/>
          <w:sz w:val="28"/>
          <w:szCs w:val="28"/>
        </w:rPr>
        <w:t xml:space="preserve"> authors</w:t>
      </w:r>
      <w:ins w:id="12642" w:author="Claire S" w:date="2026-07-28T09:58:00Z" w16du:dateUtc="2026-07-28T08:58:00Z">
        <w:r w:rsidR="007F1C23">
          <w:rPr>
            <w:rFonts w:ascii="Cambria" w:hAnsi="Cambria"/>
            <w:sz w:val="28"/>
            <w:szCs w:val="28"/>
          </w:rPr>
          <w:t xml:space="preserve"> flash</w:t>
        </w:r>
        <w:r w:rsidR="0055747A">
          <w:rPr>
            <w:rFonts w:ascii="Cambria" w:hAnsi="Cambria"/>
            <w:sz w:val="28"/>
            <w:szCs w:val="28"/>
          </w:rPr>
          <w:t>ed</w:t>
        </w:r>
        <w:r w:rsidR="007F1C23">
          <w:rPr>
            <w:rFonts w:ascii="Cambria" w:hAnsi="Cambria"/>
            <w:sz w:val="28"/>
            <w:szCs w:val="28"/>
          </w:rPr>
          <w:t xml:space="preserve"> up</w:t>
        </w:r>
      </w:ins>
      <w:ins w:id="12643" w:author="Claire S" w:date="2026-07-27T20:05:00Z" w16du:dateUtc="2026-07-27T19:05:00Z">
        <w:r w:rsidR="00A15A86">
          <w:rPr>
            <w:rFonts w:ascii="Cambria" w:hAnsi="Cambria"/>
            <w:sz w:val="28"/>
            <w:szCs w:val="28"/>
          </w:rPr>
          <w:t>.</w:t>
        </w:r>
      </w:ins>
    </w:p>
    <w:p w14:paraId="5DBC7675" w14:textId="674D872F" w:rsidR="002D31C2" w:rsidDel="00A15A86" w:rsidRDefault="0011016E">
      <w:pPr>
        <w:spacing w:line="360" w:lineRule="auto"/>
        <w:ind w:firstLine="720"/>
        <w:contextualSpacing/>
        <w:rPr>
          <w:del w:id="12644" w:author="Claire S" w:date="2026-07-27T20:05:00Z" w16du:dateUtc="2026-07-27T19:05:00Z"/>
          <w:rFonts w:ascii="Cambria" w:hAnsi="Cambria"/>
          <w:sz w:val="28"/>
          <w:szCs w:val="28"/>
        </w:rPr>
      </w:pPr>
      <w:del w:id="12645" w:author="Claire S" w:date="2026-07-27T20:05:00Z" w16du:dateUtc="2026-07-27T19:05:00Z">
        <w:r w:rsidDel="00A15A86">
          <w:rPr>
            <w:rFonts w:ascii="Cambria" w:hAnsi="Cambria"/>
            <w:sz w:val="28"/>
            <w:szCs w:val="28"/>
          </w:rPr>
          <w:delText>.</w:delText>
        </w:r>
        <w:r w:rsidR="00240246" w:rsidDel="00A15A86">
          <w:rPr>
            <w:rFonts w:ascii="Cambria" w:hAnsi="Cambria"/>
            <w:sz w:val="28"/>
            <w:szCs w:val="28"/>
          </w:rPr>
          <w:delText xml:space="preserve"> </w:delText>
        </w:r>
      </w:del>
      <w:r w:rsidR="00240246">
        <w:rPr>
          <w:rFonts w:ascii="Cambria" w:hAnsi="Cambria"/>
          <w:sz w:val="28"/>
          <w:szCs w:val="28"/>
        </w:rPr>
        <w:t>‘</w:t>
      </w:r>
      <w:commentRangeStart w:id="12646"/>
      <w:del w:id="12647" w:author="Claire S" w:date="2026-07-27T20:05:00Z" w16du:dateUtc="2026-07-27T19:05:00Z">
        <w:r w:rsidR="00240246" w:rsidDel="00A15A86">
          <w:rPr>
            <w:rFonts w:ascii="Cambria" w:hAnsi="Cambria"/>
            <w:sz w:val="28"/>
            <w:szCs w:val="28"/>
          </w:rPr>
          <w:delText xml:space="preserve">And Dex was my </w:delText>
        </w:r>
      </w:del>
      <w:del w:id="12648" w:author="Claire S" w:date="2026-05-27T15:23:00Z" w16du:dateUtc="2026-05-27T14:23:00Z">
        <w:r w:rsidR="00240246" w:rsidDel="00AF3904">
          <w:rPr>
            <w:rFonts w:ascii="Cambria" w:hAnsi="Cambria"/>
            <w:sz w:val="28"/>
            <w:szCs w:val="28"/>
          </w:rPr>
          <w:delText>colleague</w:delText>
        </w:r>
      </w:del>
      <w:del w:id="12649" w:author="Claire S" w:date="2026-07-27T20:05:00Z" w16du:dateUtc="2026-07-27T19:05:00Z">
        <w:r w:rsidR="00240246" w:rsidDel="00A15A86">
          <w:rPr>
            <w:rFonts w:ascii="Cambria" w:hAnsi="Cambria"/>
            <w:sz w:val="28"/>
            <w:szCs w:val="28"/>
          </w:rPr>
          <w:delText>.</w:delText>
        </w:r>
        <w:r w:rsidR="001A0D1F" w:rsidDel="00A15A86">
          <w:rPr>
            <w:rFonts w:ascii="Cambria" w:hAnsi="Cambria"/>
            <w:sz w:val="28"/>
            <w:szCs w:val="28"/>
          </w:rPr>
          <w:delText xml:space="preserve"> He was </w:delText>
        </w:r>
        <w:r w:rsidR="00617C03" w:rsidDel="00A15A86">
          <w:rPr>
            <w:rFonts w:ascii="Cambria" w:hAnsi="Cambria"/>
            <w:sz w:val="28"/>
            <w:szCs w:val="28"/>
          </w:rPr>
          <w:delText>such a</w:delText>
        </w:r>
        <w:r w:rsidR="001A0D1F" w:rsidDel="00A15A86">
          <w:rPr>
            <w:rFonts w:ascii="Cambria" w:hAnsi="Cambria"/>
            <w:sz w:val="28"/>
            <w:szCs w:val="28"/>
          </w:rPr>
          <w:delText xml:space="preserve"> nice</w:delText>
        </w:r>
        <w:r w:rsidR="00617C03" w:rsidDel="00A15A86">
          <w:rPr>
            <w:rFonts w:ascii="Cambria" w:hAnsi="Cambria"/>
            <w:sz w:val="28"/>
            <w:szCs w:val="28"/>
          </w:rPr>
          <w:delText xml:space="preserve"> bloke</w:delText>
        </w:r>
        <w:r w:rsidR="001A0D1F" w:rsidDel="00A15A86">
          <w:rPr>
            <w:rFonts w:ascii="Cambria" w:hAnsi="Cambria"/>
            <w:sz w:val="28"/>
            <w:szCs w:val="28"/>
          </w:rPr>
          <w:delText>.’</w:delText>
        </w:r>
      </w:del>
    </w:p>
    <w:p w14:paraId="439A9B04" w14:textId="1E5F3815" w:rsidR="005F49CA" w:rsidRDefault="001A0D1F" w:rsidP="00A15A86">
      <w:pPr>
        <w:spacing w:line="360" w:lineRule="auto"/>
        <w:ind w:firstLine="720"/>
        <w:contextualSpacing/>
        <w:rPr>
          <w:rFonts w:ascii="Cambria" w:hAnsi="Cambria"/>
          <w:sz w:val="28"/>
          <w:szCs w:val="28"/>
        </w:rPr>
      </w:pPr>
      <w:del w:id="12650" w:author="Claire S" w:date="2026-07-27T20:05:00Z" w16du:dateUtc="2026-07-27T19:05:00Z">
        <w:r w:rsidDel="00A15A86">
          <w:rPr>
            <w:rFonts w:ascii="Cambria" w:hAnsi="Cambria"/>
            <w:sz w:val="28"/>
            <w:szCs w:val="28"/>
          </w:rPr>
          <w:delText>‘</w:delText>
        </w:r>
      </w:del>
      <w:del w:id="12651" w:author="Claire S" w:date="2026-07-27T20:04:00Z" w16du:dateUtc="2026-07-27T19:04:00Z">
        <w:r w:rsidDel="00276822">
          <w:rPr>
            <w:rFonts w:ascii="Cambria" w:hAnsi="Cambria"/>
            <w:sz w:val="28"/>
            <w:szCs w:val="28"/>
          </w:rPr>
          <w:delText xml:space="preserve">And he topped himself? </w:delText>
        </w:r>
      </w:del>
      <w:del w:id="12652" w:author="Claire S" w:date="2026-07-27T20:05:00Z" w16du:dateUtc="2026-07-27T19:05:00Z">
        <w:r w:rsidDel="00A15A86">
          <w:rPr>
            <w:rFonts w:ascii="Cambria" w:hAnsi="Cambria"/>
            <w:sz w:val="28"/>
            <w:szCs w:val="28"/>
          </w:rPr>
          <w:delText xml:space="preserve">Shame. </w:delText>
        </w:r>
        <w:commentRangeEnd w:id="12646"/>
        <w:r w:rsidR="002A2EDB" w:rsidDel="00A15A86">
          <w:rPr>
            <w:rStyle w:val="CommentReference"/>
            <w:rFonts w:ascii="Cambria" w:hAnsi="Cambria"/>
            <w:sz w:val="28"/>
            <w:szCs w:val="28"/>
          </w:rPr>
          <w:commentReference w:id="12646"/>
        </w:r>
      </w:del>
      <w:del w:id="12653" w:author="Claire S" w:date="2026-07-27T20:04:00Z" w16du:dateUtc="2026-07-27T19:04:00Z">
        <w:r w:rsidDel="00276822">
          <w:rPr>
            <w:rFonts w:ascii="Cambria" w:hAnsi="Cambria"/>
            <w:sz w:val="28"/>
            <w:szCs w:val="28"/>
          </w:rPr>
          <w:delText xml:space="preserve">But </w:delText>
        </w:r>
      </w:del>
      <w:ins w:id="12654" w:author="Claire S" w:date="2026-07-27T20:04:00Z" w16du:dateUtc="2026-07-27T19:04:00Z">
        <w:r w:rsidR="00276822">
          <w:rPr>
            <w:rFonts w:ascii="Cambria" w:hAnsi="Cambria"/>
            <w:sz w:val="28"/>
            <w:szCs w:val="28"/>
          </w:rPr>
          <w:t>T</w:t>
        </w:r>
      </w:ins>
      <w:del w:id="12655" w:author="Claire S" w:date="2026-07-27T20:04:00Z" w16du:dateUtc="2026-07-27T19:04:00Z">
        <w:r w:rsidDel="00A15A86">
          <w:rPr>
            <w:rFonts w:ascii="Cambria" w:hAnsi="Cambria"/>
            <w:sz w:val="28"/>
            <w:szCs w:val="28"/>
          </w:rPr>
          <w:delText>t</w:delText>
        </w:r>
      </w:del>
      <w:r w:rsidR="00240246">
        <w:rPr>
          <w:rFonts w:ascii="Cambria" w:hAnsi="Cambria"/>
          <w:sz w:val="28"/>
          <w:szCs w:val="28"/>
        </w:rPr>
        <w:t>his guy</w:t>
      </w:r>
      <w:r w:rsidR="005F49CA">
        <w:rPr>
          <w:rFonts w:ascii="Cambria" w:hAnsi="Cambria"/>
          <w:sz w:val="28"/>
          <w:szCs w:val="28"/>
        </w:rPr>
        <w:t>’s a pretty cool character</w:t>
      </w:r>
      <w:r w:rsidR="00E81616">
        <w:rPr>
          <w:rFonts w:ascii="Cambria" w:hAnsi="Cambria"/>
          <w:sz w:val="28"/>
          <w:szCs w:val="28"/>
        </w:rPr>
        <w:t>,</w:t>
      </w:r>
      <w:r w:rsidR="005F49CA">
        <w:rPr>
          <w:rFonts w:ascii="Cambria" w:hAnsi="Cambria"/>
          <w:sz w:val="28"/>
          <w:szCs w:val="28"/>
        </w:rPr>
        <w:t xml:space="preserve"> isn’t he?’ Adam </w:t>
      </w:r>
      <w:del w:id="12656" w:author="Claire S" w:date="2026-07-28T09:59:00Z" w16du:dateUtc="2026-07-28T08:59:00Z">
        <w:r w:rsidR="005F49CA" w:rsidDel="0055747A">
          <w:rPr>
            <w:rFonts w:ascii="Cambria" w:hAnsi="Cambria"/>
            <w:sz w:val="28"/>
            <w:szCs w:val="28"/>
          </w:rPr>
          <w:delText xml:space="preserve">nodded his head </w:delText>
        </w:r>
      </w:del>
      <w:ins w:id="12657" w:author="Claire S" w:date="2026-07-28T09:59:00Z" w16du:dateUtc="2026-07-28T08:59:00Z">
        <w:r w:rsidR="0055747A">
          <w:rPr>
            <w:rFonts w:ascii="Cambria" w:hAnsi="Cambria"/>
            <w:sz w:val="28"/>
            <w:szCs w:val="28"/>
          </w:rPr>
          <w:t xml:space="preserve">said </w:t>
        </w:r>
      </w:ins>
      <w:del w:id="12658" w:author="Claire S" w:date="2026-07-28T09:59:00Z" w16du:dateUtc="2026-07-28T08:59:00Z">
        <w:r w:rsidR="005F49CA" w:rsidDel="0055747A">
          <w:rPr>
            <w:rFonts w:ascii="Cambria" w:hAnsi="Cambria"/>
            <w:sz w:val="28"/>
            <w:szCs w:val="28"/>
          </w:rPr>
          <w:delText xml:space="preserve">at the screen </w:delText>
        </w:r>
      </w:del>
      <w:r w:rsidR="005F49CA">
        <w:rPr>
          <w:rFonts w:ascii="Cambria" w:hAnsi="Cambria"/>
          <w:sz w:val="28"/>
          <w:szCs w:val="28"/>
        </w:rPr>
        <w:t>as J</w:t>
      </w:r>
      <w:r w:rsidR="00E92A38">
        <w:rPr>
          <w:rFonts w:ascii="Cambria" w:hAnsi="Cambria"/>
          <w:sz w:val="28"/>
          <w:szCs w:val="28"/>
        </w:rPr>
        <w:t xml:space="preserve">ackson </w:t>
      </w:r>
      <w:r w:rsidR="005F49CA">
        <w:rPr>
          <w:rFonts w:ascii="Cambria" w:hAnsi="Cambria"/>
          <w:sz w:val="28"/>
          <w:szCs w:val="28"/>
        </w:rPr>
        <w:t>R</w:t>
      </w:r>
      <w:r w:rsidR="00E92A38">
        <w:rPr>
          <w:rFonts w:ascii="Cambria" w:hAnsi="Cambria"/>
          <w:sz w:val="28"/>
          <w:szCs w:val="28"/>
        </w:rPr>
        <w:t>ayne</w:t>
      </w:r>
      <w:r w:rsidR="005F49CA">
        <w:rPr>
          <w:rFonts w:ascii="Cambria" w:hAnsi="Cambria"/>
          <w:sz w:val="28"/>
          <w:szCs w:val="28"/>
        </w:rPr>
        <w:t xml:space="preserve"> strolled into </w:t>
      </w:r>
      <w:r w:rsidR="00E81616">
        <w:rPr>
          <w:rFonts w:ascii="Cambria" w:hAnsi="Cambria"/>
          <w:sz w:val="28"/>
          <w:szCs w:val="28"/>
        </w:rPr>
        <w:t>shot</w:t>
      </w:r>
      <w:del w:id="12659" w:author="Daisy Watt" w:date="2026-06-22T18:32:00Z" w16du:dateUtc="2026-06-22T16:32:00Z">
        <w:r w:rsidR="005A40DE">
          <w:rPr>
            <w:rFonts w:ascii="Cambria" w:hAnsi="Cambria"/>
            <w:sz w:val="28"/>
            <w:szCs w:val="28"/>
          </w:rPr>
          <w:delText>,</w:delText>
        </w:r>
      </w:del>
      <w:ins w:id="12660" w:author="Daisy Watt" w:date="2026-06-22T18:32:00Z" w16du:dateUtc="2026-06-22T16:32:00Z">
        <w:r w:rsidR="005A40DE">
          <w:rPr>
            <w:rFonts w:ascii="Cambria" w:hAnsi="Cambria"/>
            <w:sz w:val="28"/>
            <w:szCs w:val="28"/>
          </w:rPr>
          <w:t xml:space="preserve"> </w:t>
        </w:r>
        <w:r w:rsidR="008F4A9C">
          <w:rPr>
            <w:rFonts w:ascii="Cambria" w:hAnsi="Cambria"/>
            <w:sz w:val="28"/>
            <w:szCs w:val="28"/>
          </w:rPr>
          <w:t>–</w:t>
        </w:r>
      </w:ins>
      <w:r w:rsidR="005A40DE">
        <w:rPr>
          <w:rFonts w:ascii="Cambria" w:hAnsi="Cambria"/>
          <w:sz w:val="28"/>
          <w:szCs w:val="28"/>
        </w:rPr>
        <w:t xml:space="preserve"> </w:t>
      </w:r>
      <w:r w:rsidR="00BA79B1">
        <w:rPr>
          <w:rFonts w:ascii="Cambria" w:hAnsi="Cambria"/>
          <w:sz w:val="28"/>
          <w:szCs w:val="28"/>
        </w:rPr>
        <w:t xml:space="preserve">old footage of the writer </w:t>
      </w:r>
      <w:r w:rsidR="005A40DE">
        <w:rPr>
          <w:rFonts w:ascii="Cambria" w:hAnsi="Cambria"/>
          <w:sz w:val="28"/>
          <w:szCs w:val="28"/>
        </w:rPr>
        <w:t xml:space="preserve">about to </w:t>
      </w:r>
      <w:r w:rsidR="00BA79B1">
        <w:rPr>
          <w:rFonts w:ascii="Cambria" w:hAnsi="Cambria"/>
          <w:sz w:val="28"/>
          <w:szCs w:val="28"/>
        </w:rPr>
        <w:t xml:space="preserve">speak </w:t>
      </w:r>
      <w:r w:rsidR="005A40DE">
        <w:rPr>
          <w:rFonts w:ascii="Cambria" w:hAnsi="Cambria"/>
          <w:sz w:val="28"/>
          <w:szCs w:val="28"/>
        </w:rPr>
        <w:t xml:space="preserve">at </w:t>
      </w:r>
      <w:del w:id="12661" w:author="Claire S" w:date="2026-05-27T15:24:00Z" w16du:dateUtc="2026-05-27T14:24:00Z">
        <w:r w:rsidR="005A40DE" w:rsidDel="00AF3904">
          <w:rPr>
            <w:rFonts w:ascii="Cambria" w:hAnsi="Cambria"/>
            <w:sz w:val="28"/>
            <w:szCs w:val="28"/>
          </w:rPr>
          <w:delText xml:space="preserve">some </w:delText>
        </w:r>
      </w:del>
      <w:ins w:id="12662" w:author="Claire S" w:date="2026-05-27T15:24:00Z" w16du:dateUtc="2026-05-27T14:24:00Z">
        <w:r w:rsidR="00AF3904">
          <w:rPr>
            <w:rFonts w:ascii="Cambria" w:hAnsi="Cambria"/>
            <w:sz w:val="28"/>
            <w:szCs w:val="28"/>
          </w:rPr>
          <w:t xml:space="preserve">Oxford’s </w:t>
        </w:r>
      </w:ins>
      <w:r w:rsidR="00177884">
        <w:rPr>
          <w:rFonts w:ascii="Cambria" w:hAnsi="Cambria"/>
          <w:sz w:val="28"/>
          <w:szCs w:val="28"/>
        </w:rPr>
        <w:t xml:space="preserve">student </w:t>
      </w:r>
      <w:r w:rsidR="005A40DE">
        <w:rPr>
          <w:rFonts w:ascii="Cambria" w:hAnsi="Cambria"/>
          <w:sz w:val="28"/>
          <w:szCs w:val="28"/>
        </w:rPr>
        <w:t>union</w:t>
      </w:r>
      <w:r w:rsidR="005F49CA">
        <w:rPr>
          <w:rFonts w:ascii="Cambria" w:hAnsi="Cambria"/>
          <w:sz w:val="28"/>
          <w:szCs w:val="28"/>
        </w:rPr>
        <w:t>.</w:t>
      </w:r>
    </w:p>
    <w:p w14:paraId="22194058" w14:textId="520F1065" w:rsidR="002D31C2" w:rsidRDefault="002D31C2" w:rsidP="002D31C2">
      <w:pPr>
        <w:spacing w:line="360" w:lineRule="auto"/>
        <w:contextualSpacing/>
        <w:rPr>
          <w:rFonts w:ascii="Cambria" w:hAnsi="Cambria"/>
          <w:sz w:val="28"/>
          <w:szCs w:val="28"/>
        </w:rPr>
      </w:pPr>
      <w:r>
        <w:rPr>
          <w:rFonts w:ascii="Cambria" w:hAnsi="Cambria"/>
          <w:sz w:val="28"/>
          <w:szCs w:val="28"/>
        </w:rPr>
        <w:tab/>
        <w:t>‘</w:t>
      </w:r>
      <w:r w:rsidR="00484005">
        <w:rPr>
          <w:rFonts w:ascii="Cambria" w:hAnsi="Cambria"/>
          <w:sz w:val="28"/>
          <w:szCs w:val="28"/>
        </w:rPr>
        <w:t xml:space="preserve">Oh, </w:t>
      </w:r>
      <w:r w:rsidR="00240246">
        <w:rPr>
          <w:rFonts w:ascii="Cambria" w:hAnsi="Cambria"/>
          <w:sz w:val="28"/>
          <w:szCs w:val="28"/>
        </w:rPr>
        <w:t>d’</w:t>
      </w:r>
      <w:r w:rsidR="00484005">
        <w:rPr>
          <w:rFonts w:ascii="Cambria" w:hAnsi="Cambria"/>
          <w:sz w:val="28"/>
          <w:szCs w:val="28"/>
        </w:rPr>
        <w:t>y</w:t>
      </w:r>
      <w:r w:rsidR="0011016E">
        <w:rPr>
          <w:rFonts w:ascii="Cambria" w:hAnsi="Cambria"/>
          <w:sz w:val="28"/>
          <w:szCs w:val="28"/>
        </w:rPr>
        <w:t xml:space="preserve">ou know </w:t>
      </w:r>
      <w:r w:rsidR="00240246">
        <w:rPr>
          <w:rFonts w:ascii="Cambria" w:hAnsi="Cambria"/>
          <w:sz w:val="28"/>
          <w:szCs w:val="28"/>
        </w:rPr>
        <w:t>him</w:t>
      </w:r>
      <w:r w:rsidR="0011016E">
        <w:rPr>
          <w:rFonts w:ascii="Cambria" w:hAnsi="Cambria"/>
          <w:sz w:val="28"/>
          <w:szCs w:val="28"/>
        </w:rPr>
        <w:t>?</w:t>
      </w:r>
      <w:r w:rsidR="00AD3C49">
        <w:rPr>
          <w:rFonts w:ascii="Cambria" w:hAnsi="Cambria"/>
          <w:sz w:val="28"/>
          <w:szCs w:val="28"/>
        </w:rPr>
        <w:t xml:space="preserve">’ </w:t>
      </w:r>
      <w:ins w:id="12663" w:author="Claire S" w:date="2026-07-28T09:59:00Z" w16du:dateUtc="2026-07-28T08:59:00Z">
        <w:r w:rsidR="0055747A">
          <w:rPr>
            <w:rFonts w:ascii="Cambria" w:hAnsi="Cambria"/>
            <w:sz w:val="28"/>
            <w:szCs w:val="28"/>
          </w:rPr>
          <w:t xml:space="preserve">Clara was </w:t>
        </w:r>
      </w:ins>
      <w:del w:id="12664" w:author="Claire S" w:date="2026-07-28T09:59:00Z" w16du:dateUtc="2026-07-28T08:59:00Z">
        <w:r w:rsidR="00C13C90" w:rsidDel="0055747A">
          <w:rPr>
            <w:rFonts w:ascii="Cambria" w:hAnsi="Cambria"/>
            <w:sz w:val="28"/>
            <w:szCs w:val="28"/>
          </w:rPr>
          <w:delText>Her brother</w:delText>
        </w:r>
        <w:r w:rsidR="00AD3C49" w:rsidDel="0055747A">
          <w:rPr>
            <w:rFonts w:ascii="Cambria" w:hAnsi="Cambria"/>
            <w:sz w:val="28"/>
            <w:szCs w:val="28"/>
          </w:rPr>
          <w:delText xml:space="preserve"> </w:delText>
        </w:r>
      </w:del>
      <w:r w:rsidR="00AD3C49">
        <w:rPr>
          <w:rFonts w:ascii="Cambria" w:hAnsi="Cambria"/>
          <w:sz w:val="28"/>
          <w:szCs w:val="28"/>
        </w:rPr>
        <w:t>surprised</w:t>
      </w:r>
      <w:r w:rsidR="00C13C90">
        <w:rPr>
          <w:rFonts w:ascii="Cambria" w:hAnsi="Cambria"/>
          <w:sz w:val="28"/>
          <w:szCs w:val="28"/>
        </w:rPr>
        <w:t xml:space="preserve"> </w:t>
      </w:r>
      <w:ins w:id="12665" w:author="Claire S" w:date="2026-07-28T09:59:00Z" w16du:dateUtc="2026-07-28T08:59:00Z">
        <w:r w:rsidR="0055747A">
          <w:rPr>
            <w:rFonts w:ascii="Cambria" w:hAnsi="Cambria"/>
            <w:sz w:val="28"/>
            <w:szCs w:val="28"/>
          </w:rPr>
          <w:t>by Adam</w:t>
        </w:r>
      </w:ins>
      <w:del w:id="12666" w:author="Claire S" w:date="2026-07-28T09:59:00Z" w16du:dateUtc="2026-07-28T08:59:00Z">
        <w:r w:rsidR="00C13C90" w:rsidDel="0055747A">
          <w:rPr>
            <w:rFonts w:ascii="Cambria" w:hAnsi="Cambria"/>
            <w:sz w:val="28"/>
            <w:szCs w:val="28"/>
          </w:rPr>
          <w:delText>her</w:delText>
        </w:r>
      </w:del>
      <w:r w:rsidR="00AD3C49">
        <w:rPr>
          <w:rFonts w:ascii="Cambria" w:hAnsi="Cambria"/>
          <w:sz w:val="28"/>
          <w:szCs w:val="28"/>
        </w:rPr>
        <w:t xml:space="preserve"> for the second time this evening. ‘</w:t>
      </w:r>
      <w:r w:rsidR="005F49CA">
        <w:rPr>
          <w:rFonts w:ascii="Cambria" w:hAnsi="Cambria"/>
          <w:sz w:val="28"/>
          <w:szCs w:val="28"/>
        </w:rPr>
        <w:t>Have</w:t>
      </w:r>
      <w:r>
        <w:rPr>
          <w:rFonts w:ascii="Cambria" w:hAnsi="Cambria"/>
          <w:sz w:val="28"/>
          <w:szCs w:val="28"/>
        </w:rPr>
        <w:t xml:space="preserve"> you </w:t>
      </w:r>
      <w:r w:rsidR="005F49CA">
        <w:rPr>
          <w:rFonts w:ascii="Cambria" w:hAnsi="Cambria"/>
          <w:sz w:val="28"/>
          <w:szCs w:val="28"/>
        </w:rPr>
        <w:t>rea</w:t>
      </w:r>
      <w:r>
        <w:rPr>
          <w:rFonts w:ascii="Cambria" w:hAnsi="Cambria"/>
          <w:sz w:val="28"/>
          <w:szCs w:val="28"/>
        </w:rPr>
        <w:t>d his books?’</w:t>
      </w:r>
    </w:p>
    <w:p w14:paraId="344B9622" w14:textId="601D6FF2" w:rsidR="008A338F" w:rsidRDefault="002D31C2" w:rsidP="002D31C2">
      <w:pPr>
        <w:spacing w:line="360" w:lineRule="auto"/>
        <w:contextualSpacing/>
        <w:rPr>
          <w:rFonts w:ascii="Cambria" w:hAnsi="Cambria"/>
          <w:sz w:val="28"/>
          <w:szCs w:val="28"/>
        </w:rPr>
      </w:pPr>
      <w:r>
        <w:rPr>
          <w:rFonts w:ascii="Cambria" w:hAnsi="Cambria"/>
          <w:sz w:val="28"/>
          <w:szCs w:val="28"/>
        </w:rPr>
        <w:tab/>
        <w:t>‘</w:t>
      </w:r>
      <w:r w:rsidR="001A0D1F">
        <w:rPr>
          <w:rFonts w:ascii="Cambria" w:hAnsi="Cambria"/>
          <w:sz w:val="28"/>
          <w:szCs w:val="28"/>
        </w:rPr>
        <w:t>Me? No way.</w:t>
      </w:r>
      <w:r w:rsidR="0011016E">
        <w:rPr>
          <w:rFonts w:ascii="Cambria" w:hAnsi="Cambria"/>
          <w:sz w:val="28"/>
          <w:szCs w:val="28"/>
        </w:rPr>
        <w:t xml:space="preserve"> B</w:t>
      </w:r>
      <w:r>
        <w:rPr>
          <w:rFonts w:ascii="Cambria" w:hAnsi="Cambria"/>
          <w:sz w:val="28"/>
          <w:szCs w:val="28"/>
        </w:rPr>
        <w:t xml:space="preserve">ut his </w:t>
      </w:r>
      <w:r w:rsidR="00A96D08">
        <w:rPr>
          <w:rFonts w:ascii="Cambria" w:hAnsi="Cambria"/>
          <w:sz w:val="28"/>
          <w:szCs w:val="28"/>
        </w:rPr>
        <w:t>s</w:t>
      </w:r>
      <w:r w:rsidR="00484005">
        <w:rPr>
          <w:rFonts w:ascii="Cambria" w:hAnsi="Cambria"/>
          <w:sz w:val="28"/>
          <w:szCs w:val="28"/>
        </w:rPr>
        <w:t>ocials are</w:t>
      </w:r>
      <w:r w:rsidR="001A0D1F">
        <w:rPr>
          <w:rFonts w:ascii="Cambria" w:hAnsi="Cambria"/>
          <w:sz w:val="28"/>
          <w:szCs w:val="28"/>
        </w:rPr>
        <w:t xml:space="preserve"> </w:t>
      </w:r>
      <w:r>
        <w:rPr>
          <w:rFonts w:ascii="Cambria" w:hAnsi="Cambria"/>
          <w:sz w:val="28"/>
          <w:szCs w:val="28"/>
        </w:rPr>
        <w:t>cool.</w:t>
      </w:r>
      <w:r w:rsidR="008477BD">
        <w:rPr>
          <w:rFonts w:ascii="Cambria" w:hAnsi="Cambria"/>
          <w:sz w:val="28"/>
          <w:szCs w:val="28"/>
        </w:rPr>
        <w:t xml:space="preserve"> Look</w:t>
      </w:r>
      <w:ins w:id="12667" w:author="Daisy Watt" w:date="2026-06-22T18:32:00Z" w16du:dateUtc="2026-06-22T16:32:00Z">
        <w:r w:rsidR="00C56819">
          <w:rPr>
            <w:rFonts w:ascii="Cambria" w:hAnsi="Cambria"/>
            <w:sz w:val="28"/>
            <w:szCs w:val="28"/>
          </w:rPr>
          <w:t>.</w:t>
        </w:r>
      </w:ins>
      <w:del w:id="12668" w:author="Daisy Watt" w:date="2026-06-22T18:32:00Z" w16du:dateUtc="2026-06-22T16:32:00Z">
        <w:r w:rsidR="008477BD">
          <w:rPr>
            <w:rFonts w:ascii="Cambria" w:hAnsi="Cambria"/>
            <w:sz w:val="28"/>
            <w:szCs w:val="28"/>
          </w:rPr>
          <w:delText xml:space="preserve"> -</w:delText>
        </w:r>
      </w:del>
      <w:r>
        <w:rPr>
          <w:rFonts w:ascii="Cambria" w:hAnsi="Cambria"/>
          <w:sz w:val="28"/>
          <w:szCs w:val="28"/>
        </w:rPr>
        <w:t>’</w:t>
      </w:r>
      <w:r w:rsidR="008477BD">
        <w:rPr>
          <w:rFonts w:ascii="Cambria" w:hAnsi="Cambria"/>
          <w:sz w:val="28"/>
          <w:szCs w:val="28"/>
        </w:rPr>
        <w:t xml:space="preserve"> </w:t>
      </w:r>
      <w:r w:rsidR="00914601">
        <w:rPr>
          <w:rFonts w:ascii="Cambria" w:hAnsi="Cambria"/>
          <w:sz w:val="28"/>
          <w:szCs w:val="28"/>
        </w:rPr>
        <w:t xml:space="preserve">Adam </w:t>
      </w:r>
      <w:r w:rsidR="00AC2685">
        <w:rPr>
          <w:rFonts w:ascii="Cambria" w:hAnsi="Cambria"/>
          <w:sz w:val="28"/>
          <w:szCs w:val="28"/>
        </w:rPr>
        <w:t xml:space="preserve">grabbed the iPad and </w:t>
      </w:r>
      <w:r w:rsidR="00484005">
        <w:rPr>
          <w:rFonts w:ascii="Cambria" w:hAnsi="Cambria"/>
          <w:sz w:val="28"/>
          <w:szCs w:val="28"/>
        </w:rPr>
        <w:t xml:space="preserve">swung his </w:t>
      </w:r>
      <w:r w:rsidR="00177884">
        <w:rPr>
          <w:rFonts w:ascii="Cambria" w:hAnsi="Cambria"/>
          <w:sz w:val="28"/>
          <w:szCs w:val="28"/>
        </w:rPr>
        <w:t xml:space="preserve">socked </w:t>
      </w:r>
      <w:r w:rsidR="00484005">
        <w:rPr>
          <w:rFonts w:ascii="Cambria" w:hAnsi="Cambria"/>
          <w:sz w:val="28"/>
          <w:szCs w:val="28"/>
        </w:rPr>
        <w:t>feet up on the table</w:t>
      </w:r>
      <w:r w:rsidR="00AC2685">
        <w:rPr>
          <w:rFonts w:ascii="Cambria" w:hAnsi="Cambria"/>
          <w:sz w:val="28"/>
          <w:szCs w:val="28"/>
        </w:rPr>
        <w:t xml:space="preserve"> as he searched </w:t>
      </w:r>
      <w:r w:rsidR="004132CD">
        <w:rPr>
          <w:rFonts w:ascii="Cambria" w:hAnsi="Cambria"/>
          <w:sz w:val="28"/>
          <w:szCs w:val="28"/>
        </w:rPr>
        <w:t xml:space="preserve">Instagram. </w:t>
      </w:r>
      <w:r w:rsidR="008A338F">
        <w:rPr>
          <w:rFonts w:ascii="Cambria" w:hAnsi="Cambria"/>
          <w:sz w:val="28"/>
          <w:szCs w:val="28"/>
        </w:rPr>
        <w:t xml:space="preserve">‘His whole ethos is like, </w:t>
      </w:r>
      <w:r w:rsidR="008A338F" w:rsidRPr="00D370AC">
        <w:rPr>
          <w:rFonts w:ascii="Cambria" w:hAnsi="Cambria"/>
          <w:i/>
          <w:sz w:val="28"/>
          <w:szCs w:val="28"/>
          <w:rPrChange w:id="12669" w:author="Daisy Watt" w:date="2026-06-23T12:42:00Z" w16du:dateUtc="2026-06-23T10:42:00Z">
            <w:rPr>
              <w:rFonts w:ascii="Cambria" w:hAnsi="Cambria"/>
              <w:sz w:val="28"/>
              <w:szCs w:val="28"/>
            </w:rPr>
          </w:rPrChange>
        </w:rPr>
        <w:t xml:space="preserve">work hard, and you’ll </w:t>
      </w:r>
      <w:r w:rsidR="00C961C1" w:rsidRPr="00D370AC">
        <w:rPr>
          <w:rFonts w:ascii="Cambria" w:hAnsi="Cambria"/>
          <w:i/>
          <w:sz w:val="28"/>
          <w:szCs w:val="28"/>
          <w:rPrChange w:id="12670" w:author="Daisy Watt" w:date="2026-06-23T12:42:00Z" w16du:dateUtc="2026-06-23T10:42:00Z">
            <w:rPr>
              <w:rFonts w:ascii="Cambria" w:hAnsi="Cambria"/>
              <w:sz w:val="28"/>
              <w:szCs w:val="28"/>
            </w:rPr>
          </w:rPrChange>
        </w:rPr>
        <w:t>reap</w:t>
      </w:r>
      <w:r w:rsidR="008A338F" w:rsidRPr="00D370AC">
        <w:rPr>
          <w:rFonts w:ascii="Cambria" w:hAnsi="Cambria"/>
          <w:i/>
          <w:sz w:val="28"/>
          <w:szCs w:val="28"/>
          <w:rPrChange w:id="12671" w:author="Daisy Watt" w:date="2026-06-23T12:42:00Z" w16du:dateUtc="2026-06-23T10:42:00Z">
            <w:rPr>
              <w:rFonts w:ascii="Cambria" w:hAnsi="Cambria"/>
              <w:sz w:val="28"/>
              <w:szCs w:val="28"/>
            </w:rPr>
          </w:rPrChange>
        </w:rPr>
        <w:t xml:space="preserve"> the rewards</w:t>
      </w:r>
      <w:r w:rsidR="008A338F">
        <w:rPr>
          <w:rFonts w:ascii="Cambria" w:hAnsi="Cambria"/>
          <w:sz w:val="28"/>
          <w:szCs w:val="28"/>
        </w:rPr>
        <w:t>.’</w:t>
      </w:r>
    </w:p>
    <w:p w14:paraId="5FDFBE4B" w14:textId="7749D5CC" w:rsidR="008A338F" w:rsidRDefault="008A338F" w:rsidP="002D31C2">
      <w:pPr>
        <w:spacing w:line="360" w:lineRule="auto"/>
        <w:contextualSpacing/>
        <w:rPr>
          <w:rFonts w:ascii="Cambria" w:hAnsi="Cambria"/>
          <w:sz w:val="28"/>
          <w:szCs w:val="28"/>
        </w:rPr>
      </w:pPr>
      <w:r>
        <w:rPr>
          <w:rFonts w:ascii="Cambria" w:hAnsi="Cambria"/>
          <w:sz w:val="28"/>
          <w:szCs w:val="28"/>
        </w:rPr>
        <w:tab/>
        <w:t>‘What kind of rewards?’ Clara peered over her brother’s shoulder.</w:t>
      </w:r>
    </w:p>
    <w:p w14:paraId="7ACD7AC5" w14:textId="40895662" w:rsidR="008A338F" w:rsidRDefault="008A338F" w:rsidP="008A338F">
      <w:pPr>
        <w:spacing w:line="360" w:lineRule="auto"/>
        <w:ind w:firstLine="720"/>
        <w:contextualSpacing/>
        <w:rPr>
          <w:rFonts w:ascii="Cambria" w:hAnsi="Cambria"/>
          <w:sz w:val="28"/>
          <w:szCs w:val="28"/>
        </w:rPr>
      </w:pPr>
      <w:r>
        <w:rPr>
          <w:rFonts w:ascii="Cambria" w:hAnsi="Cambria"/>
          <w:sz w:val="28"/>
          <w:szCs w:val="28"/>
        </w:rPr>
        <w:t>‘Oh</w:t>
      </w:r>
      <w:r w:rsidR="00192C21">
        <w:rPr>
          <w:rFonts w:ascii="Cambria" w:hAnsi="Cambria"/>
          <w:sz w:val="28"/>
          <w:szCs w:val="28"/>
        </w:rPr>
        <w:t>,</w:t>
      </w:r>
      <w:r>
        <w:rPr>
          <w:rFonts w:ascii="Cambria" w:hAnsi="Cambria"/>
          <w:sz w:val="28"/>
          <w:szCs w:val="28"/>
        </w:rPr>
        <w:t xml:space="preserve"> you know, </w:t>
      </w:r>
      <w:r w:rsidR="00192C21">
        <w:rPr>
          <w:rFonts w:ascii="Cambria" w:hAnsi="Cambria"/>
          <w:sz w:val="28"/>
          <w:szCs w:val="28"/>
        </w:rPr>
        <w:t>the usual. Fit birds</w:t>
      </w:r>
      <w:r>
        <w:rPr>
          <w:rFonts w:ascii="Cambria" w:hAnsi="Cambria"/>
          <w:sz w:val="28"/>
          <w:szCs w:val="28"/>
        </w:rPr>
        <w:t>, flash holidays and cars</w:t>
      </w:r>
      <w:r w:rsidR="00423443">
        <w:rPr>
          <w:rFonts w:ascii="Cambria" w:hAnsi="Cambria"/>
          <w:sz w:val="28"/>
          <w:szCs w:val="28"/>
        </w:rPr>
        <w:t>, a great life.</w:t>
      </w:r>
      <w:r w:rsidR="00E63141">
        <w:rPr>
          <w:rFonts w:ascii="Cambria" w:hAnsi="Cambria"/>
          <w:sz w:val="28"/>
          <w:szCs w:val="28"/>
        </w:rPr>
        <w:t>’</w:t>
      </w:r>
      <w:r>
        <w:rPr>
          <w:rFonts w:ascii="Cambria" w:hAnsi="Cambria"/>
          <w:sz w:val="28"/>
          <w:szCs w:val="28"/>
        </w:rPr>
        <w:t xml:space="preserve"> </w:t>
      </w:r>
    </w:p>
    <w:p w14:paraId="450C089E" w14:textId="1E494C33" w:rsidR="00192C21" w:rsidRDefault="00192C21" w:rsidP="008A338F">
      <w:pPr>
        <w:spacing w:line="360" w:lineRule="auto"/>
        <w:ind w:firstLine="720"/>
        <w:contextualSpacing/>
        <w:rPr>
          <w:rFonts w:ascii="Cambria" w:hAnsi="Cambria"/>
          <w:sz w:val="28"/>
          <w:szCs w:val="28"/>
        </w:rPr>
      </w:pPr>
      <w:r>
        <w:rPr>
          <w:rFonts w:ascii="Cambria" w:hAnsi="Cambria"/>
          <w:sz w:val="28"/>
          <w:szCs w:val="28"/>
        </w:rPr>
        <w:t>‘Fit birds, Adam?’ Clara bristled. ‘It’s not the 1970s.’</w:t>
      </w:r>
    </w:p>
    <w:p w14:paraId="3E6C12AF" w14:textId="0EB04636" w:rsidR="00C50FA0" w:rsidRDefault="00192C21" w:rsidP="008A338F">
      <w:pPr>
        <w:spacing w:line="360" w:lineRule="auto"/>
        <w:ind w:firstLine="720"/>
        <w:contextualSpacing/>
        <w:rPr>
          <w:rFonts w:ascii="Cambria" w:hAnsi="Cambria"/>
          <w:sz w:val="28"/>
          <w:szCs w:val="28"/>
        </w:rPr>
      </w:pPr>
      <w:r>
        <w:rPr>
          <w:rFonts w:ascii="Cambria" w:hAnsi="Cambria"/>
          <w:sz w:val="28"/>
          <w:szCs w:val="28"/>
        </w:rPr>
        <w:t>‘Sure</w:t>
      </w:r>
      <w:del w:id="12672" w:author="Daisy Watt" w:date="2026-06-22T18:32:00Z" w16du:dateUtc="2026-06-22T16:32:00Z">
        <w:r>
          <w:rPr>
            <w:rFonts w:ascii="Cambria" w:hAnsi="Cambria"/>
            <w:sz w:val="28"/>
            <w:szCs w:val="28"/>
          </w:rPr>
          <w:delText xml:space="preserve">,’ </w:delText>
        </w:r>
        <w:r w:rsidDel="00282C6D">
          <w:rPr>
            <w:rFonts w:ascii="Cambria" w:hAnsi="Cambria"/>
            <w:sz w:val="28"/>
            <w:szCs w:val="28"/>
          </w:rPr>
          <w:delText>h</w:delText>
        </w:r>
      </w:del>
      <w:ins w:id="12673" w:author="Daisy Watt" w:date="2026-06-22T18:32:00Z" w16du:dateUtc="2026-06-22T16:32:00Z">
        <w:r w:rsidR="00282C6D">
          <w:rPr>
            <w:rFonts w:ascii="Cambria" w:hAnsi="Cambria"/>
            <w:sz w:val="28"/>
            <w:szCs w:val="28"/>
          </w:rPr>
          <w:t>.’ H</w:t>
        </w:r>
      </w:ins>
      <w:r>
        <w:rPr>
          <w:rFonts w:ascii="Cambria" w:hAnsi="Cambria"/>
          <w:sz w:val="28"/>
          <w:szCs w:val="28"/>
        </w:rPr>
        <w:t xml:space="preserve">e shrugged. </w:t>
      </w:r>
      <w:r w:rsidR="00C50FA0">
        <w:rPr>
          <w:rFonts w:ascii="Cambria" w:hAnsi="Cambria"/>
          <w:sz w:val="28"/>
          <w:szCs w:val="28"/>
        </w:rPr>
        <w:t xml:space="preserve">‘Nice looking girls.’ </w:t>
      </w:r>
    </w:p>
    <w:p w14:paraId="2766D79C" w14:textId="6F1B8132" w:rsidR="00F04DDE" w:rsidRDefault="00C50FA0" w:rsidP="008A338F">
      <w:pPr>
        <w:spacing w:line="360" w:lineRule="auto"/>
        <w:ind w:firstLine="720"/>
        <w:contextualSpacing/>
        <w:rPr>
          <w:rFonts w:ascii="Cambria" w:hAnsi="Cambria"/>
          <w:sz w:val="28"/>
          <w:szCs w:val="28"/>
        </w:rPr>
      </w:pPr>
      <w:r>
        <w:rPr>
          <w:rFonts w:ascii="Cambria" w:hAnsi="Cambria"/>
          <w:sz w:val="28"/>
          <w:szCs w:val="28"/>
        </w:rPr>
        <w:t>I</w:t>
      </w:r>
      <w:r w:rsidR="00423443">
        <w:rPr>
          <w:rFonts w:ascii="Cambria" w:hAnsi="Cambria"/>
          <w:sz w:val="28"/>
          <w:szCs w:val="28"/>
        </w:rPr>
        <w:t xml:space="preserve">ndeed, </w:t>
      </w:r>
      <w:r w:rsidR="004132CD">
        <w:rPr>
          <w:rFonts w:ascii="Cambria" w:hAnsi="Cambria"/>
          <w:sz w:val="28"/>
          <w:szCs w:val="28"/>
        </w:rPr>
        <w:t>J</w:t>
      </w:r>
      <w:r w:rsidR="008A338F">
        <w:rPr>
          <w:rFonts w:ascii="Cambria" w:hAnsi="Cambria"/>
          <w:sz w:val="28"/>
          <w:szCs w:val="28"/>
        </w:rPr>
        <w:t xml:space="preserve">ackson </w:t>
      </w:r>
      <w:r w:rsidR="004132CD">
        <w:rPr>
          <w:rFonts w:ascii="Cambria" w:hAnsi="Cambria"/>
          <w:sz w:val="28"/>
          <w:szCs w:val="28"/>
        </w:rPr>
        <w:t>R</w:t>
      </w:r>
      <w:r w:rsidR="008A338F">
        <w:rPr>
          <w:rFonts w:ascii="Cambria" w:hAnsi="Cambria"/>
          <w:sz w:val="28"/>
          <w:szCs w:val="28"/>
        </w:rPr>
        <w:t>ayne</w:t>
      </w:r>
      <w:del w:id="12674" w:author="Claire S" w:date="2026-06-04T14:23:00Z" w16du:dateUtc="2026-06-04T13:23:00Z">
        <w:r w:rsidR="008A338F" w:rsidDel="001157A7">
          <w:rPr>
            <w:rFonts w:ascii="Cambria" w:hAnsi="Cambria"/>
            <w:sz w:val="28"/>
            <w:szCs w:val="28"/>
          </w:rPr>
          <w:delText>s</w:delText>
        </w:r>
      </w:del>
      <w:r w:rsidR="004132CD">
        <w:rPr>
          <w:rFonts w:ascii="Cambria" w:hAnsi="Cambria"/>
          <w:sz w:val="28"/>
          <w:szCs w:val="28"/>
        </w:rPr>
        <w:t xml:space="preserve">’s feed was </w:t>
      </w:r>
      <w:r w:rsidR="00914601">
        <w:rPr>
          <w:rFonts w:ascii="Cambria" w:hAnsi="Cambria"/>
          <w:sz w:val="28"/>
          <w:szCs w:val="28"/>
        </w:rPr>
        <w:t xml:space="preserve">full of </w:t>
      </w:r>
      <w:r w:rsidR="00CD5E66">
        <w:rPr>
          <w:rFonts w:ascii="Cambria" w:hAnsi="Cambria"/>
          <w:sz w:val="28"/>
          <w:szCs w:val="28"/>
        </w:rPr>
        <w:t>him</w:t>
      </w:r>
      <w:r w:rsidR="008A338F">
        <w:rPr>
          <w:rFonts w:ascii="Cambria" w:hAnsi="Cambria"/>
          <w:sz w:val="28"/>
          <w:szCs w:val="28"/>
        </w:rPr>
        <w:t xml:space="preserve"> at book signings</w:t>
      </w:r>
      <w:r w:rsidR="00F04DDE">
        <w:rPr>
          <w:rFonts w:ascii="Cambria" w:hAnsi="Cambria"/>
          <w:sz w:val="28"/>
          <w:szCs w:val="28"/>
        </w:rPr>
        <w:t xml:space="preserve"> or</w:t>
      </w:r>
      <w:r w:rsidR="00CD5E66">
        <w:rPr>
          <w:rFonts w:ascii="Cambria" w:hAnsi="Cambria"/>
          <w:sz w:val="28"/>
          <w:szCs w:val="28"/>
        </w:rPr>
        <w:t xml:space="preserve"> </w:t>
      </w:r>
      <w:r w:rsidR="00774D65">
        <w:rPr>
          <w:rFonts w:ascii="Cambria" w:hAnsi="Cambria"/>
          <w:sz w:val="28"/>
          <w:szCs w:val="28"/>
        </w:rPr>
        <w:t xml:space="preserve">sitting in a </w:t>
      </w:r>
      <w:ins w:id="12675" w:author="Claire S" w:date="2026-06-04T14:23:00Z" w16du:dateUtc="2026-06-04T13:23:00Z">
        <w:r w:rsidR="00E80D49">
          <w:rPr>
            <w:rFonts w:ascii="Cambria" w:hAnsi="Cambria"/>
            <w:sz w:val="28"/>
            <w:szCs w:val="28"/>
          </w:rPr>
          <w:t xml:space="preserve">red </w:t>
        </w:r>
      </w:ins>
      <w:r w:rsidR="00774D65">
        <w:rPr>
          <w:rFonts w:ascii="Cambria" w:hAnsi="Cambria"/>
          <w:sz w:val="28"/>
          <w:szCs w:val="28"/>
        </w:rPr>
        <w:t>Ferrari;</w:t>
      </w:r>
      <w:r w:rsidR="008A338F">
        <w:rPr>
          <w:rFonts w:ascii="Cambria" w:hAnsi="Cambria"/>
          <w:sz w:val="28"/>
          <w:szCs w:val="28"/>
        </w:rPr>
        <w:t xml:space="preserve"> driving</w:t>
      </w:r>
      <w:r w:rsidR="00CD5E66">
        <w:rPr>
          <w:rFonts w:ascii="Cambria" w:hAnsi="Cambria"/>
          <w:sz w:val="28"/>
          <w:szCs w:val="28"/>
        </w:rPr>
        <w:t xml:space="preserve"> a monster</w:t>
      </w:r>
      <w:del w:id="12676" w:author="Claire S" w:date="2026-06-04T14:23:00Z" w16du:dateUtc="2026-06-04T13:23:00Z">
        <w:r w:rsidR="00CD5E66" w:rsidDel="00E80D49">
          <w:rPr>
            <w:rFonts w:ascii="Cambria" w:hAnsi="Cambria"/>
            <w:sz w:val="28"/>
            <w:szCs w:val="28"/>
          </w:rPr>
          <w:delText xml:space="preserve"> </w:delText>
        </w:r>
      </w:del>
      <w:ins w:id="12677" w:author="Daisy Watt" w:date="2026-06-22T18:33:00Z" w16du:dateUtc="2026-06-22T16:33:00Z">
        <w:r w:rsidR="00CD5E66" w:rsidDel="00E80D49">
          <w:rPr>
            <w:rFonts w:ascii="Cambria" w:hAnsi="Cambria"/>
            <w:sz w:val="28"/>
            <w:szCs w:val="28"/>
          </w:rPr>
          <w:t xml:space="preserve"> </w:t>
        </w:r>
      </w:ins>
      <w:r w:rsidR="00CD5E66">
        <w:rPr>
          <w:rFonts w:ascii="Cambria" w:hAnsi="Cambria"/>
          <w:sz w:val="28"/>
          <w:szCs w:val="28"/>
        </w:rPr>
        <w:t>truck</w:t>
      </w:r>
      <w:r w:rsidR="008A338F">
        <w:rPr>
          <w:rFonts w:ascii="Cambria" w:hAnsi="Cambria"/>
          <w:sz w:val="28"/>
          <w:szCs w:val="28"/>
        </w:rPr>
        <w:t xml:space="preserve"> fast over a bumpy field</w:t>
      </w:r>
      <w:r>
        <w:rPr>
          <w:rFonts w:ascii="Cambria" w:hAnsi="Cambria"/>
          <w:sz w:val="28"/>
          <w:szCs w:val="28"/>
        </w:rPr>
        <w:t>;</w:t>
      </w:r>
      <w:r w:rsidR="008A338F">
        <w:rPr>
          <w:rFonts w:ascii="Cambria" w:hAnsi="Cambria"/>
          <w:sz w:val="28"/>
          <w:szCs w:val="28"/>
        </w:rPr>
        <w:t xml:space="preserve"> </w:t>
      </w:r>
      <w:r>
        <w:rPr>
          <w:rFonts w:ascii="Cambria" w:hAnsi="Cambria"/>
          <w:sz w:val="28"/>
          <w:szCs w:val="28"/>
        </w:rPr>
        <w:t>snowboard</w:t>
      </w:r>
      <w:r w:rsidR="00774D65">
        <w:rPr>
          <w:rFonts w:ascii="Cambria" w:hAnsi="Cambria"/>
          <w:sz w:val="28"/>
          <w:szCs w:val="28"/>
        </w:rPr>
        <w:t>ing</w:t>
      </w:r>
      <w:r>
        <w:rPr>
          <w:rFonts w:ascii="Cambria" w:hAnsi="Cambria"/>
          <w:sz w:val="28"/>
          <w:szCs w:val="28"/>
        </w:rPr>
        <w:t xml:space="preserve"> in </w:t>
      </w:r>
      <w:del w:id="12678" w:author="Claire S" w:date="2026-05-27T15:24:00Z" w16du:dateUtc="2026-05-27T14:24:00Z">
        <w:r w:rsidDel="006F3711">
          <w:rPr>
            <w:rFonts w:ascii="Cambria" w:hAnsi="Cambria"/>
            <w:sz w:val="28"/>
            <w:szCs w:val="28"/>
          </w:rPr>
          <w:delText>the Alps</w:delText>
        </w:r>
      </w:del>
      <w:ins w:id="12679" w:author="Claire S" w:date="2026-05-27T15:24:00Z" w16du:dateUtc="2026-05-27T14:24:00Z">
        <w:r w:rsidR="006F3711">
          <w:rPr>
            <w:rFonts w:ascii="Cambria" w:hAnsi="Cambria"/>
            <w:sz w:val="28"/>
            <w:szCs w:val="28"/>
          </w:rPr>
          <w:t>Aspen</w:t>
        </w:r>
      </w:ins>
      <w:r w:rsidR="00615D52">
        <w:rPr>
          <w:rFonts w:ascii="Cambria" w:hAnsi="Cambria"/>
          <w:sz w:val="28"/>
          <w:szCs w:val="28"/>
        </w:rPr>
        <w:t xml:space="preserve">, along with </w:t>
      </w:r>
      <w:r w:rsidR="00AC2685">
        <w:rPr>
          <w:rFonts w:ascii="Cambria" w:hAnsi="Cambria"/>
          <w:sz w:val="28"/>
          <w:szCs w:val="28"/>
        </w:rPr>
        <w:t xml:space="preserve">some almost pornographic shots of </w:t>
      </w:r>
      <w:r w:rsidR="00FB0280">
        <w:rPr>
          <w:rFonts w:ascii="Cambria" w:hAnsi="Cambria"/>
          <w:sz w:val="28"/>
          <w:szCs w:val="28"/>
        </w:rPr>
        <w:t>him topless</w:t>
      </w:r>
      <w:r>
        <w:rPr>
          <w:rFonts w:ascii="Cambria" w:hAnsi="Cambria"/>
          <w:sz w:val="28"/>
          <w:szCs w:val="28"/>
        </w:rPr>
        <w:t>,</w:t>
      </w:r>
      <w:r w:rsidR="00FB0280">
        <w:rPr>
          <w:rFonts w:ascii="Cambria" w:hAnsi="Cambria"/>
          <w:sz w:val="28"/>
          <w:szCs w:val="28"/>
        </w:rPr>
        <w:t xml:space="preserve"> </w:t>
      </w:r>
      <w:r w:rsidR="00CD5E66">
        <w:rPr>
          <w:rFonts w:ascii="Cambria" w:hAnsi="Cambria"/>
          <w:sz w:val="28"/>
          <w:szCs w:val="28"/>
        </w:rPr>
        <w:t>chopping wood</w:t>
      </w:r>
      <w:r w:rsidR="00FB0280">
        <w:rPr>
          <w:rFonts w:ascii="Cambria" w:hAnsi="Cambria"/>
          <w:sz w:val="28"/>
          <w:szCs w:val="28"/>
        </w:rPr>
        <w:t xml:space="preserve"> outside</w:t>
      </w:r>
      <w:r w:rsidR="00F04DDE">
        <w:rPr>
          <w:rFonts w:ascii="Cambria" w:hAnsi="Cambria"/>
          <w:sz w:val="28"/>
          <w:szCs w:val="28"/>
        </w:rPr>
        <w:t>, tagged</w:t>
      </w:r>
      <w:r w:rsidR="00AC2685">
        <w:rPr>
          <w:rFonts w:ascii="Cambria" w:hAnsi="Cambria"/>
          <w:sz w:val="28"/>
          <w:szCs w:val="28"/>
        </w:rPr>
        <w:t xml:space="preserve"> </w:t>
      </w:r>
      <w:r w:rsidR="00D0137D" w:rsidRPr="008A338F">
        <w:rPr>
          <w:rFonts w:ascii="Cambria" w:hAnsi="Cambria"/>
          <w:i/>
          <w:iCs/>
          <w:sz w:val="28"/>
          <w:szCs w:val="28"/>
        </w:rPr>
        <w:t>#</w:t>
      </w:r>
      <w:r w:rsidR="008A338F">
        <w:rPr>
          <w:rFonts w:ascii="Cambria" w:hAnsi="Cambria"/>
          <w:i/>
          <w:iCs/>
          <w:sz w:val="28"/>
          <w:szCs w:val="28"/>
        </w:rPr>
        <w:t>A</w:t>
      </w:r>
      <w:del w:id="12680" w:author="Daisy Watt" w:date="2026-06-22T18:34:00Z" w16du:dateUtc="2026-06-22T16:34:00Z">
        <w:r w:rsidR="00D0137D" w:rsidRPr="008A338F" w:rsidDel="00150FF1">
          <w:rPr>
            <w:rFonts w:ascii="Cambria" w:hAnsi="Cambria"/>
            <w:i/>
            <w:iCs/>
            <w:sz w:val="28"/>
            <w:szCs w:val="28"/>
          </w:rPr>
          <w:delText>r</w:delText>
        </w:r>
      </w:del>
      <w:ins w:id="12681" w:author="Daisy Watt" w:date="2026-06-22T18:34:00Z" w16du:dateUtc="2026-06-22T16:34:00Z">
        <w:r w:rsidR="00150FF1">
          <w:rPr>
            <w:rFonts w:ascii="Cambria" w:hAnsi="Cambria"/>
            <w:i/>
            <w:iCs/>
            <w:sz w:val="28"/>
            <w:szCs w:val="28"/>
          </w:rPr>
          <w:t>R</w:t>
        </w:r>
      </w:ins>
      <w:r w:rsidR="00D0137D" w:rsidRPr="008A338F">
        <w:rPr>
          <w:rFonts w:ascii="Cambria" w:hAnsi="Cambria"/>
          <w:i/>
          <w:iCs/>
          <w:sz w:val="28"/>
          <w:szCs w:val="28"/>
        </w:rPr>
        <w:t>eal</w:t>
      </w:r>
      <w:del w:id="12682" w:author="Daisy Watt" w:date="2026-06-22T18:34:00Z" w16du:dateUtc="2026-06-22T16:34:00Z">
        <w:r w:rsidR="00D0137D" w:rsidRPr="008A338F" w:rsidDel="00150FF1">
          <w:rPr>
            <w:rFonts w:ascii="Cambria" w:hAnsi="Cambria"/>
            <w:i/>
            <w:iCs/>
            <w:sz w:val="28"/>
            <w:szCs w:val="28"/>
          </w:rPr>
          <w:delText>m</w:delText>
        </w:r>
      </w:del>
      <w:ins w:id="12683" w:author="Daisy Watt" w:date="2026-06-22T18:34:00Z" w16du:dateUtc="2026-06-22T16:34:00Z">
        <w:r w:rsidR="00150FF1">
          <w:rPr>
            <w:rFonts w:ascii="Cambria" w:hAnsi="Cambria"/>
            <w:i/>
            <w:iCs/>
            <w:sz w:val="28"/>
            <w:szCs w:val="28"/>
          </w:rPr>
          <w:t>M</w:t>
        </w:r>
      </w:ins>
      <w:r w:rsidR="00D0137D" w:rsidRPr="008A338F">
        <w:rPr>
          <w:rFonts w:ascii="Cambria" w:hAnsi="Cambria"/>
          <w:i/>
          <w:iCs/>
          <w:sz w:val="28"/>
          <w:szCs w:val="28"/>
        </w:rPr>
        <w:t>an</w:t>
      </w:r>
      <w:del w:id="12684" w:author="Daisy Watt" w:date="2026-06-22T18:34:00Z" w16du:dateUtc="2026-06-22T16:34:00Z">
        <w:r w:rsidR="00D0137D" w:rsidRPr="008A338F" w:rsidDel="00150FF1">
          <w:rPr>
            <w:rFonts w:ascii="Cambria" w:hAnsi="Cambria"/>
            <w:i/>
            <w:iCs/>
            <w:sz w:val="28"/>
            <w:szCs w:val="28"/>
          </w:rPr>
          <w:delText>’</w:delText>
        </w:r>
      </w:del>
      <w:r w:rsidR="00D0137D" w:rsidRPr="008A338F">
        <w:rPr>
          <w:rFonts w:ascii="Cambria" w:hAnsi="Cambria"/>
          <w:i/>
          <w:iCs/>
          <w:sz w:val="28"/>
          <w:szCs w:val="28"/>
        </w:rPr>
        <w:t>s</w:t>
      </w:r>
      <w:del w:id="12685" w:author="Daisy Watt" w:date="2026-06-22T18:34:00Z" w16du:dateUtc="2026-06-22T16:34:00Z">
        <w:r w:rsidR="00D0137D" w:rsidRPr="008A338F" w:rsidDel="00150FF1">
          <w:rPr>
            <w:rFonts w:ascii="Cambria" w:hAnsi="Cambria"/>
            <w:i/>
            <w:iCs/>
            <w:sz w:val="28"/>
            <w:szCs w:val="28"/>
          </w:rPr>
          <w:delText>w</w:delText>
        </w:r>
      </w:del>
      <w:ins w:id="12686" w:author="Daisy Watt" w:date="2026-06-22T18:34:00Z" w16du:dateUtc="2026-06-22T16:34:00Z">
        <w:r w:rsidR="00150FF1">
          <w:rPr>
            <w:rFonts w:ascii="Cambria" w:hAnsi="Cambria"/>
            <w:i/>
            <w:iCs/>
            <w:sz w:val="28"/>
            <w:szCs w:val="28"/>
          </w:rPr>
          <w:t>W</w:t>
        </w:r>
      </w:ins>
      <w:r w:rsidR="00D0137D" w:rsidRPr="008A338F">
        <w:rPr>
          <w:rFonts w:ascii="Cambria" w:hAnsi="Cambria"/>
          <w:i/>
          <w:iCs/>
          <w:sz w:val="28"/>
          <w:szCs w:val="28"/>
        </w:rPr>
        <w:t>ork</w:t>
      </w:r>
      <w:del w:id="12687" w:author="Daisy Watt" w:date="2026-06-22T18:34:00Z" w16du:dateUtc="2026-06-22T16:34:00Z">
        <w:r w:rsidR="00D0137D" w:rsidRPr="008A338F" w:rsidDel="00150FF1">
          <w:rPr>
            <w:rFonts w:ascii="Cambria" w:hAnsi="Cambria"/>
            <w:i/>
            <w:iCs/>
            <w:sz w:val="28"/>
            <w:szCs w:val="28"/>
          </w:rPr>
          <w:delText>i</w:delText>
        </w:r>
      </w:del>
      <w:ins w:id="12688" w:author="Daisy Watt" w:date="2026-06-22T18:34:00Z" w16du:dateUtc="2026-06-22T16:34:00Z">
        <w:r w:rsidR="00150FF1">
          <w:rPr>
            <w:rFonts w:ascii="Cambria" w:hAnsi="Cambria"/>
            <w:i/>
            <w:iCs/>
            <w:sz w:val="28"/>
            <w:szCs w:val="28"/>
          </w:rPr>
          <w:t>I</w:t>
        </w:r>
      </w:ins>
      <w:r w:rsidR="00D0137D" w:rsidRPr="008A338F">
        <w:rPr>
          <w:rFonts w:ascii="Cambria" w:hAnsi="Cambria"/>
          <w:i/>
          <w:iCs/>
          <w:sz w:val="28"/>
          <w:szCs w:val="28"/>
        </w:rPr>
        <w:t>s</w:t>
      </w:r>
      <w:del w:id="12689" w:author="Daisy Watt" w:date="2026-06-22T18:34:00Z" w16du:dateUtc="2026-06-22T16:34:00Z">
        <w:r w:rsidR="00D0137D" w:rsidRPr="008A338F" w:rsidDel="00150FF1">
          <w:rPr>
            <w:rFonts w:ascii="Cambria" w:hAnsi="Cambria"/>
            <w:i/>
            <w:iCs/>
            <w:sz w:val="28"/>
            <w:szCs w:val="28"/>
          </w:rPr>
          <w:delText>n</w:delText>
        </w:r>
      </w:del>
      <w:ins w:id="12690" w:author="Daisy Watt" w:date="2026-06-22T18:34:00Z" w16du:dateUtc="2026-06-22T16:34:00Z">
        <w:r w:rsidR="00150FF1">
          <w:rPr>
            <w:rFonts w:ascii="Cambria" w:hAnsi="Cambria"/>
            <w:i/>
            <w:iCs/>
            <w:sz w:val="28"/>
            <w:szCs w:val="28"/>
          </w:rPr>
          <w:t>N</w:t>
        </w:r>
      </w:ins>
      <w:r w:rsidR="00D0137D" w:rsidRPr="008A338F">
        <w:rPr>
          <w:rFonts w:ascii="Cambria" w:hAnsi="Cambria"/>
          <w:i/>
          <w:iCs/>
          <w:sz w:val="28"/>
          <w:szCs w:val="28"/>
        </w:rPr>
        <w:t>ever</w:t>
      </w:r>
      <w:del w:id="12691" w:author="Daisy Watt" w:date="2026-06-22T18:35:00Z" w16du:dateUtc="2026-06-22T16:35:00Z">
        <w:r w:rsidR="00D0137D" w:rsidRPr="008A338F" w:rsidDel="00150FF1">
          <w:rPr>
            <w:rFonts w:ascii="Cambria" w:hAnsi="Cambria"/>
            <w:i/>
            <w:iCs/>
            <w:sz w:val="28"/>
            <w:szCs w:val="28"/>
          </w:rPr>
          <w:delText>d</w:delText>
        </w:r>
      </w:del>
      <w:ins w:id="12692" w:author="Daisy Watt" w:date="2026-06-22T18:35:00Z" w16du:dateUtc="2026-06-22T16:35:00Z">
        <w:r w:rsidR="00150FF1">
          <w:rPr>
            <w:rFonts w:ascii="Cambria" w:hAnsi="Cambria"/>
            <w:i/>
            <w:iCs/>
            <w:sz w:val="28"/>
            <w:szCs w:val="28"/>
          </w:rPr>
          <w:t>D</w:t>
        </w:r>
      </w:ins>
      <w:r w:rsidR="00D0137D" w:rsidRPr="008A338F">
        <w:rPr>
          <w:rFonts w:ascii="Cambria" w:hAnsi="Cambria"/>
          <w:i/>
          <w:iCs/>
          <w:sz w:val="28"/>
          <w:szCs w:val="28"/>
        </w:rPr>
        <w:t>one</w:t>
      </w:r>
      <w:r w:rsidR="00D0137D">
        <w:rPr>
          <w:rFonts w:ascii="Cambria" w:hAnsi="Cambria"/>
          <w:sz w:val="28"/>
          <w:szCs w:val="28"/>
        </w:rPr>
        <w:t xml:space="preserve">.  </w:t>
      </w:r>
    </w:p>
    <w:p w14:paraId="0B0020DC" w14:textId="07B32B50" w:rsidR="00D0137D" w:rsidRDefault="00E63141" w:rsidP="008A338F">
      <w:pPr>
        <w:spacing w:line="360" w:lineRule="auto"/>
        <w:ind w:firstLine="720"/>
        <w:contextualSpacing/>
        <w:rPr>
          <w:rFonts w:ascii="Cambria" w:hAnsi="Cambria"/>
          <w:sz w:val="28"/>
          <w:szCs w:val="28"/>
        </w:rPr>
      </w:pPr>
      <w:del w:id="12693" w:author="Daisy Watt" w:date="2026-06-22T18:35:00Z" w16du:dateUtc="2026-06-22T16:35:00Z">
        <w:r w:rsidDel="001B5C4E">
          <w:rPr>
            <w:rFonts w:ascii="Cambria" w:hAnsi="Cambria"/>
            <w:sz w:val="28"/>
            <w:szCs w:val="28"/>
          </w:rPr>
          <w:delText>S</w:delText>
        </w:r>
      </w:del>
      <w:ins w:id="12694" w:author="Daisy Watt" w:date="2026-06-22T18:35:00Z" w16du:dateUtc="2026-06-22T16:35:00Z">
        <w:r w:rsidR="001B5C4E">
          <w:rPr>
            <w:rFonts w:ascii="Cambria" w:hAnsi="Cambria"/>
            <w:sz w:val="28"/>
            <w:szCs w:val="28"/>
          </w:rPr>
          <w:t xml:space="preserve">Then there were </w:t>
        </w:r>
      </w:ins>
      <w:del w:id="12695" w:author="Daisy Watt" w:date="2026-06-22T18:36:00Z" w16du:dateUtc="2026-06-22T16:36:00Z">
        <w:r w:rsidR="00D0137D" w:rsidDel="00C32DFC">
          <w:rPr>
            <w:rFonts w:ascii="Cambria" w:hAnsi="Cambria"/>
            <w:sz w:val="28"/>
            <w:szCs w:val="28"/>
          </w:rPr>
          <w:delText>weaty</w:delText>
        </w:r>
        <w:r w:rsidR="00D0137D">
          <w:rPr>
            <w:rFonts w:ascii="Cambria" w:hAnsi="Cambria"/>
            <w:sz w:val="28"/>
            <w:szCs w:val="28"/>
          </w:rPr>
          <w:delText xml:space="preserve"> gym</w:delText>
        </w:r>
        <w:r w:rsidR="00CD5E66">
          <w:rPr>
            <w:rFonts w:ascii="Cambria" w:hAnsi="Cambria"/>
            <w:sz w:val="28"/>
            <w:szCs w:val="28"/>
          </w:rPr>
          <w:delText xml:space="preserve"> </w:delText>
        </w:r>
      </w:del>
      <w:del w:id="12696" w:author="Daisy Watt" w:date="2026-06-22T18:35:00Z" w16du:dateUtc="2026-06-22T16:35:00Z">
        <w:r w:rsidR="00CD5E66">
          <w:rPr>
            <w:rFonts w:ascii="Cambria" w:hAnsi="Cambria"/>
            <w:sz w:val="28"/>
            <w:szCs w:val="28"/>
          </w:rPr>
          <w:delText>workouts</w:delText>
        </w:r>
        <w:r w:rsidR="00D0137D">
          <w:rPr>
            <w:rFonts w:ascii="Cambria" w:hAnsi="Cambria"/>
            <w:sz w:val="28"/>
            <w:szCs w:val="28"/>
          </w:rPr>
          <w:delText xml:space="preserve">, </w:delText>
        </w:r>
      </w:del>
      <w:ins w:id="12697" w:author="Daisy Watt" w:date="2026-06-22T18:35:00Z" w16du:dateUtc="2026-06-22T16:35:00Z">
        <w:r w:rsidR="003908D1">
          <w:rPr>
            <w:rFonts w:ascii="Cambria" w:hAnsi="Cambria"/>
            <w:sz w:val="28"/>
            <w:szCs w:val="28"/>
          </w:rPr>
          <w:t>shots of</w:t>
        </w:r>
      </w:ins>
      <w:ins w:id="12698" w:author="Daisy Watt" w:date="2026-06-22T18:36:00Z" w16du:dateUtc="2026-06-22T16:36:00Z">
        <w:r w:rsidR="003908D1">
          <w:rPr>
            <w:rFonts w:ascii="Cambria" w:hAnsi="Cambria"/>
            <w:sz w:val="28"/>
            <w:szCs w:val="28"/>
          </w:rPr>
          <w:t xml:space="preserve"> </w:t>
        </w:r>
      </w:ins>
      <w:ins w:id="12699" w:author="Claire S" w:date="2026-08-04T12:10:00Z" w16du:dateUtc="2026-08-04T11:10:00Z">
        <w:r w:rsidR="00CC01EB">
          <w:rPr>
            <w:rFonts w:ascii="Cambria" w:hAnsi="Cambria"/>
            <w:sz w:val="28"/>
            <w:szCs w:val="28"/>
          </w:rPr>
          <w:t xml:space="preserve">a sweaty </w:t>
        </w:r>
      </w:ins>
      <w:ins w:id="12700" w:author="Daisy Watt" w:date="2026-06-22T18:36:00Z" w16du:dateUtc="2026-06-22T16:36:00Z">
        <w:r w:rsidR="003908D1">
          <w:rPr>
            <w:rFonts w:ascii="Cambria" w:hAnsi="Cambria"/>
            <w:sz w:val="28"/>
            <w:szCs w:val="28"/>
          </w:rPr>
          <w:t>Jackson</w:t>
        </w:r>
        <w:r w:rsidR="00C32DFC">
          <w:rPr>
            <w:rFonts w:ascii="Cambria" w:hAnsi="Cambria"/>
            <w:sz w:val="28"/>
            <w:szCs w:val="28"/>
          </w:rPr>
          <w:t xml:space="preserve"> </w:t>
        </w:r>
        <w:del w:id="12701" w:author="Claire S" w:date="2026-08-04T12:10:00Z" w16du:dateUtc="2026-08-04T11:10:00Z">
          <w:r w:rsidR="00C32DFC" w:rsidDel="00CC01EB">
            <w:rPr>
              <w:rFonts w:ascii="Cambria" w:hAnsi="Cambria"/>
              <w:sz w:val="28"/>
              <w:szCs w:val="28"/>
            </w:rPr>
            <w:delText>sweatily</w:delText>
          </w:r>
          <w:r w:rsidR="003908D1" w:rsidDel="00CC01EB">
            <w:rPr>
              <w:rFonts w:ascii="Cambria" w:hAnsi="Cambria"/>
              <w:sz w:val="28"/>
              <w:szCs w:val="28"/>
            </w:rPr>
            <w:delText xml:space="preserve"> </w:delText>
          </w:r>
        </w:del>
      </w:ins>
      <w:r>
        <w:rPr>
          <w:rFonts w:ascii="Cambria" w:hAnsi="Cambria"/>
          <w:sz w:val="28"/>
          <w:szCs w:val="28"/>
        </w:rPr>
        <w:t>bench-pressing</w:t>
      </w:r>
      <w:r w:rsidR="00D0137D">
        <w:rPr>
          <w:rFonts w:ascii="Cambria" w:hAnsi="Cambria"/>
          <w:sz w:val="28"/>
          <w:szCs w:val="28"/>
        </w:rPr>
        <w:t xml:space="preserve"> weights</w:t>
      </w:r>
      <w:ins w:id="12702" w:author="Daisy Watt" w:date="2026-06-22T18:36:00Z" w16du:dateUtc="2026-06-22T16:36:00Z">
        <w:r>
          <w:rPr>
            <w:rFonts w:ascii="Cambria" w:hAnsi="Cambria"/>
            <w:sz w:val="28"/>
            <w:szCs w:val="28"/>
          </w:rPr>
          <w:t xml:space="preserve"> </w:t>
        </w:r>
        <w:r w:rsidR="00F22A11">
          <w:rPr>
            <w:rFonts w:ascii="Cambria" w:hAnsi="Cambria"/>
            <w:sz w:val="28"/>
            <w:szCs w:val="28"/>
          </w:rPr>
          <w:t>in the gym,</w:t>
        </w:r>
      </w:ins>
      <w:r>
        <w:rPr>
          <w:rFonts w:ascii="Cambria" w:hAnsi="Cambria"/>
          <w:sz w:val="28"/>
          <w:szCs w:val="28"/>
        </w:rPr>
        <w:t xml:space="preserve"> with the numbers pinging up the sides</w:t>
      </w:r>
      <w:r w:rsidR="00D0137D">
        <w:rPr>
          <w:rFonts w:ascii="Cambria" w:hAnsi="Cambria"/>
          <w:sz w:val="28"/>
          <w:szCs w:val="28"/>
        </w:rPr>
        <w:t>, and</w:t>
      </w:r>
      <w:r>
        <w:rPr>
          <w:rFonts w:ascii="Cambria" w:hAnsi="Cambria"/>
          <w:sz w:val="28"/>
          <w:szCs w:val="28"/>
        </w:rPr>
        <w:t xml:space="preserve"> </w:t>
      </w:r>
      <w:del w:id="12703" w:author="Daisy Watt" w:date="2026-06-22T18:36:00Z" w16du:dateUtc="2026-06-22T16:36:00Z">
        <w:r>
          <w:rPr>
            <w:rFonts w:ascii="Cambria" w:hAnsi="Cambria"/>
            <w:sz w:val="28"/>
            <w:szCs w:val="28"/>
          </w:rPr>
          <w:delText xml:space="preserve">then him </w:delText>
        </w:r>
      </w:del>
      <w:r>
        <w:rPr>
          <w:rFonts w:ascii="Cambria" w:hAnsi="Cambria"/>
          <w:sz w:val="28"/>
          <w:szCs w:val="28"/>
        </w:rPr>
        <w:t>arm</w:t>
      </w:r>
      <w:ins w:id="12704" w:author="Claire S" w:date="2026-07-28T10:00:00Z" w16du:dateUtc="2026-07-28T09:00:00Z">
        <w:r w:rsidR="003116E8">
          <w:rPr>
            <w:rFonts w:ascii="Cambria" w:hAnsi="Cambria"/>
            <w:sz w:val="28"/>
            <w:szCs w:val="28"/>
          </w:rPr>
          <w:t>-</w:t>
        </w:r>
      </w:ins>
      <w:del w:id="12705" w:author="Claire S" w:date="2026-07-28T10:00:00Z" w16du:dateUtc="2026-07-28T09:00:00Z">
        <w:r w:rsidDel="003116E8">
          <w:rPr>
            <w:rFonts w:ascii="Cambria" w:hAnsi="Cambria"/>
            <w:sz w:val="28"/>
            <w:szCs w:val="28"/>
          </w:rPr>
          <w:delText xml:space="preserve"> </w:delText>
        </w:r>
      </w:del>
      <w:r>
        <w:rPr>
          <w:rFonts w:ascii="Cambria" w:hAnsi="Cambria"/>
          <w:sz w:val="28"/>
          <w:szCs w:val="28"/>
        </w:rPr>
        <w:t>in</w:t>
      </w:r>
      <w:ins w:id="12706" w:author="Claire S" w:date="2026-07-28T10:00:00Z" w16du:dateUtc="2026-07-28T09:00:00Z">
        <w:r w:rsidR="003116E8">
          <w:rPr>
            <w:rFonts w:ascii="Cambria" w:hAnsi="Cambria"/>
            <w:sz w:val="28"/>
            <w:szCs w:val="28"/>
          </w:rPr>
          <w:t>-</w:t>
        </w:r>
      </w:ins>
      <w:del w:id="12707" w:author="Claire S" w:date="2026-07-28T10:00:00Z" w16du:dateUtc="2026-07-28T09:00:00Z">
        <w:r w:rsidDel="003116E8">
          <w:rPr>
            <w:rFonts w:ascii="Cambria" w:hAnsi="Cambria"/>
            <w:sz w:val="28"/>
            <w:szCs w:val="28"/>
          </w:rPr>
          <w:delText xml:space="preserve"> </w:delText>
        </w:r>
      </w:del>
      <w:r>
        <w:rPr>
          <w:rFonts w:ascii="Cambria" w:hAnsi="Cambria"/>
          <w:sz w:val="28"/>
          <w:szCs w:val="28"/>
        </w:rPr>
        <w:t>arm with various gorgeous women</w:t>
      </w:r>
      <w:ins w:id="12708" w:author="Claire S" w:date="2026-07-28T10:00:00Z" w16du:dateUtc="2026-07-28T09:00:00Z">
        <w:r w:rsidR="003116E8">
          <w:rPr>
            <w:rFonts w:ascii="Cambria" w:hAnsi="Cambria"/>
            <w:sz w:val="28"/>
            <w:szCs w:val="28"/>
          </w:rPr>
          <w:t>;</w:t>
        </w:r>
      </w:ins>
      <w:del w:id="12709" w:author="Daisy Watt" w:date="2026-06-22T18:36:00Z" w16du:dateUtc="2026-06-22T16:36:00Z">
        <w:r>
          <w:rPr>
            <w:rFonts w:ascii="Cambria" w:hAnsi="Cambria"/>
            <w:sz w:val="28"/>
            <w:szCs w:val="28"/>
          </w:rPr>
          <w:delText>;</w:delText>
        </w:r>
      </w:del>
      <w:ins w:id="12710" w:author="Daisy Watt" w:date="2026-06-22T18:36:00Z" w16du:dateUtc="2026-06-22T16:36:00Z">
        <w:del w:id="12711" w:author="Claire S" w:date="2026-07-28T10:00:00Z" w16du:dateUtc="2026-07-28T09:00:00Z">
          <w:r w:rsidDel="003116E8">
            <w:rPr>
              <w:rFonts w:ascii="Cambria" w:hAnsi="Cambria"/>
              <w:sz w:val="28"/>
              <w:szCs w:val="28"/>
            </w:rPr>
            <w:delText xml:space="preserve"> </w:delText>
          </w:r>
          <w:r w:rsidR="00463D54" w:rsidDel="003116E8">
            <w:rPr>
              <w:rFonts w:ascii="Cambria" w:hAnsi="Cambria"/>
              <w:sz w:val="28"/>
              <w:szCs w:val="28"/>
            </w:rPr>
            <w:delText>–</w:delText>
          </w:r>
        </w:del>
      </w:ins>
      <w:r>
        <w:rPr>
          <w:rFonts w:ascii="Cambria" w:hAnsi="Cambria"/>
          <w:sz w:val="28"/>
          <w:szCs w:val="28"/>
        </w:rPr>
        <w:t xml:space="preserve"> a model Clara recognised from a reality show, an actress from a big British soap. </w:t>
      </w:r>
      <w:r w:rsidR="00423443">
        <w:rPr>
          <w:rFonts w:ascii="Cambria" w:hAnsi="Cambria"/>
          <w:sz w:val="28"/>
          <w:szCs w:val="28"/>
        </w:rPr>
        <w:t xml:space="preserve">The </w:t>
      </w:r>
      <w:r w:rsidR="00967D70">
        <w:rPr>
          <w:rFonts w:ascii="Cambria" w:hAnsi="Cambria"/>
          <w:sz w:val="28"/>
          <w:szCs w:val="28"/>
        </w:rPr>
        <w:t>final</w:t>
      </w:r>
      <w:r w:rsidR="00423443">
        <w:rPr>
          <w:rFonts w:ascii="Cambria" w:hAnsi="Cambria"/>
          <w:sz w:val="28"/>
          <w:szCs w:val="28"/>
        </w:rPr>
        <w:t xml:space="preserve"> </w:t>
      </w:r>
      <w:r w:rsidR="000A48F8">
        <w:rPr>
          <w:rFonts w:ascii="Cambria" w:hAnsi="Cambria"/>
          <w:sz w:val="28"/>
          <w:szCs w:val="28"/>
        </w:rPr>
        <w:t>reels</w:t>
      </w:r>
      <w:r w:rsidR="00423443">
        <w:rPr>
          <w:rFonts w:ascii="Cambria" w:hAnsi="Cambria"/>
          <w:sz w:val="28"/>
          <w:szCs w:val="28"/>
        </w:rPr>
        <w:t xml:space="preserve"> w</w:t>
      </w:r>
      <w:r w:rsidR="00EC75A7">
        <w:rPr>
          <w:rFonts w:ascii="Cambria" w:hAnsi="Cambria"/>
          <w:sz w:val="28"/>
          <w:szCs w:val="28"/>
        </w:rPr>
        <w:t>ere</w:t>
      </w:r>
      <w:r w:rsidR="00967D70">
        <w:rPr>
          <w:rFonts w:ascii="Cambria" w:hAnsi="Cambria"/>
          <w:sz w:val="28"/>
          <w:szCs w:val="28"/>
        </w:rPr>
        <w:t xml:space="preserve"> Rayne</w:t>
      </w:r>
      <w:r w:rsidR="00423443">
        <w:rPr>
          <w:rFonts w:ascii="Cambria" w:hAnsi="Cambria"/>
          <w:sz w:val="28"/>
          <w:szCs w:val="28"/>
        </w:rPr>
        <w:t xml:space="preserve"> </w:t>
      </w:r>
      <w:r w:rsidR="00EC75A7">
        <w:rPr>
          <w:rFonts w:ascii="Cambria" w:hAnsi="Cambria"/>
          <w:sz w:val="28"/>
          <w:szCs w:val="28"/>
        </w:rPr>
        <w:t xml:space="preserve">exiting </w:t>
      </w:r>
      <w:r w:rsidR="00423443">
        <w:rPr>
          <w:rFonts w:ascii="Cambria" w:hAnsi="Cambria"/>
          <w:sz w:val="28"/>
          <w:szCs w:val="28"/>
        </w:rPr>
        <w:t>a helicopter on</w:t>
      </w:r>
      <w:r w:rsidR="00967D70">
        <w:rPr>
          <w:rFonts w:ascii="Cambria" w:hAnsi="Cambria"/>
          <w:sz w:val="28"/>
          <w:szCs w:val="28"/>
        </w:rPr>
        <w:t xml:space="preserve"> top of</w:t>
      </w:r>
      <w:r w:rsidR="00423443">
        <w:rPr>
          <w:rFonts w:ascii="Cambria" w:hAnsi="Cambria"/>
          <w:sz w:val="28"/>
          <w:szCs w:val="28"/>
        </w:rPr>
        <w:t xml:space="preserve"> a London skyscraper</w:t>
      </w:r>
      <w:r w:rsidR="00EC75A7">
        <w:rPr>
          <w:rFonts w:ascii="Cambria" w:hAnsi="Cambria"/>
          <w:sz w:val="28"/>
          <w:szCs w:val="28"/>
        </w:rPr>
        <w:t>,</w:t>
      </w:r>
      <w:r w:rsidR="00423443">
        <w:rPr>
          <w:rFonts w:ascii="Cambria" w:hAnsi="Cambria"/>
          <w:sz w:val="28"/>
          <w:szCs w:val="28"/>
        </w:rPr>
        <w:t xml:space="preserve"> then arriving at the National Book Awards</w:t>
      </w:r>
      <w:r w:rsidR="007E3FE4">
        <w:rPr>
          <w:rFonts w:ascii="Cambria" w:hAnsi="Cambria"/>
          <w:sz w:val="28"/>
          <w:szCs w:val="28"/>
        </w:rPr>
        <w:t xml:space="preserve"> in a black limo</w:t>
      </w:r>
      <w:r w:rsidR="00423443">
        <w:rPr>
          <w:rFonts w:ascii="Cambria" w:hAnsi="Cambria"/>
          <w:sz w:val="28"/>
          <w:szCs w:val="28"/>
        </w:rPr>
        <w:t>.</w:t>
      </w:r>
    </w:p>
    <w:p w14:paraId="7D7A2715" w14:textId="37AF606F" w:rsidR="00DC3B5D" w:rsidRDefault="00DC3B5D" w:rsidP="008A338F">
      <w:pPr>
        <w:spacing w:line="360" w:lineRule="auto"/>
        <w:ind w:firstLine="720"/>
        <w:contextualSpacing/>
        <w:rPr>
          <w:rFonts w:ascii="Cambria" w:hAnsi="Cambria"/>
          <w:sz w:val="28"/>
          <w:szCs w:val="28"/>
        </w:rPr>
      </w:pPr>
      <w:r>
        <w:rPr>
          <w:rFonts w:ascii="Cambria" w:hAnsi="Cambria"/>
          <w:sz w:val="28"/>
          <w:szCs w:val="28"/>
        </w:rPr>
        <w:t>‘Boring</w:t>
      </w:r>
      <w:r w:rsidR="009C2426">
        <w:rPr>
          <w:rFonts w:ascii="Cambria" w:hAnsi="Cambria"/>
          <w:sz w:val="28"/>
          <w:szCs w:val="28"/>
        </w:rPr>
        <w:t>!</w:t>
      </w:r>
      <w:r>
        <w:rPr>
          <w:rFonts w:ascii="Cambria" w:hAnsi="Cambria"/>
          <w:sz w:val="28"/>
          <w:szCs w:val="28"/>
        </w:rPr>
        <w:t xml:space="preserve">’ Clara </w:t>
      </w:r>
      <w:r w:rsidR="00967D70">
        <w:rPr>
          <w:rFonts w:ascii="Cambria" w:hAnsi="Cambria"/>
          <w:sz w:val="28"/>
          <w:szCs w:val="28"/>
        </w:rPr>
        <w:t>shook her head.</w:t>
      </w:r>
      <w:r>
        <w:rPr>
          <w:rFonts w:ascii="Cambria" w:hAnsi="Cambria"/>
          <w:sz w:val="28"/>
          <w:szCs w:val="28"/>
        </w:rPr>
        <w:t xml:space="preserve"> ‘</w:t>
      </w:r>
      <w:r w:rsidR="00967D70">
        <w:rPr>
          <w:rFonts w:ascii="Cambria" w:hAnsi="Cambria"/>
          <w:sz w:val="28"/>
          <w:szCs w:val="28"/>
        </w:rPr>
        <w:t>I mean</w:t>
      </w:r>
      <w:ins w:id="12712" w:author="Daisy Watt" w:date="2026-06-22T18:37:00Z" w16du:dateUtc="2026-06-22T16:37:00Z">
        <w:r w:rsidR="00174A97">
          <w:rPr>
            <w:rFonts w:ascii="Cambria" w:hAnsi="Cambria"/>
            <w:sz w:val="28"/>
            <w:szCs w:val="28"/>
          </w:rPr>
          <w:t>,</w:t>
        </w:r>
      </w:ins>
      <w:r w:rsidR="00967D70">
        <w:rPr>
          <w:rFonts w:ascii="Cambria" w:hAnsi="Cambria"/>
          <w:sz w:val="28"/>
          <w:szCs w:val="28"/>
        </w:rPr>
        <w:t xml:space="preserve"> it’s all pretty p</w:t>
      </w:r>
      <w:r>
        <w:rPr>
          <w:rFonts w:ascii="Cambria" w:hAnsi="Cambria"/>
          <w:sz w:val="28"/>
          <w:szCs w:val="28"/>
        </w:rPr>
        <w:t>redictable, no?’</w:t>
      </w:r>
    </w:p>
    <w:p w14:paraId="29D18A6A" w14:textId="7B5D0262" w:rsidR="009C2426" w:rsidRPr="00421CA8" w:rsidRDefault="00DC3B5D" w:rsidP="00DC3B5D">
      <w:pPr>
        <w:spacing w:line="360" w:lineRule="auto"/>
        <w:ind w:firstLine="720"/>
        <w:contextualSpacing/>
        <w:rPr>
          <w:del w:id="12713" w:author="Daisy Watt" w:date="2026-06-22T18:37:00Z" w16du:dateUtc="2026-06-22T16:37:00Z"/>
          <w:rFonts w:ascii="Cambria" w:hAnsi="Cambria"/>
          <w:i/>
          <w:iCs/>
          <w:sz w:val="28"/>
          <w:szCs w:val="28"/>
          <w:rPrChange w:id="12714" w:author="Claire S" w:date="2026-07-28T10:00:00Z" w16du:dateUtc="2026-07-28T09:00:00Z">
            <w:rPr>
              <w:del w:id="12715" w:author="Daisy Watt" w:date="2026-06-22T18:37:00Z" w16du:dateUtc="2026-06-22T16:37:00Z"/>
              <w:rFonts w:ascii="Cambria" w:hAnsi="Cambria"/>
              <w:sz w:val="28"/>
              <w:szCs w:val="28"/>
            </w:rPr>
          </w:rPrChange>
        </w:rPr>
      </w:pPr>
      <w:r>
        <w:rPr>
          <w:rFonts w:ascii="Cambria" w:hAnsi="Cambria"/>
          <w:sz w:val="28"/>
          <w:szCs w:val="28"/>
        </w:rPr>
        <w:t>‘Look at this</w:t>
      </w:r>
      <w:ins w:id="12716" w:author="Daisy Watt" w:date="2026-06-22T18:37:00Z" w16du:dateUtc="2026-06-22T16:37:00Z">
        <w:r w:rsidR="00FC132D">
          <w:rPr>
            <w:rFonts w:ascii="Cambria" w:hAnsi="Cambria"/>
            <w:sz w:val="28"/>
            <w:szCs w:val="28"/>
          </w:rPr>
          <w:t>,</w:t>
        </w:r>
      </w:ins>
      <w:r>
        <w:rPr>
          <w:rFonts w:ascii="Cambria" w:hAnsi="Cambria"/>
          <w:sz w:val="28"/>
          <w:szCs w:val="28"/>
        </w:rPr>
        <w:t xml:space="preserve"> though</w:t>
      </w:r>
      <w:del w:id="12717" w:author="Claire S" w:date="2026-07-28T10:00:00Z" w16du:dateUtc="2026-07-28T09:00:00Z">
        <w:r w:rsidDel="00421CA8">
          <w:rPr>
            <w:rFonts w:ascii="Cambria" w:hAnsi="Cambria"/>
            <w:sz w:val="28"/>
            <w:szCs w:val="28"/>
          </w:rPr>
          <w:delText>!</w:delText>
        </w:r>
      </w:del>
      <w:ins w:id="12718" w:author="Claire S" w:date="2026-07-28T10:00:00Z" w16du:dateUtc="2026-07-28T09:00:00Z">
        <w:r w:rsidR="00421CA8">
          <w:rPr>
            <w:rFonts w:ascii="Cambria" w:hAnsi="Cambria"/>
            <w:sz w:val="28"/>
            <w:szCs w:val="28"/>
          </w:rPr>
          <w:t>,</w:t>
        </w:r>
      </w:ins>
      <w:r>
        <w:rPr>
          <w:rFonts w:ascii="Cambria" w:hAnsi="Cambria"/>
          <w:sz w:val="28"/>
          <w:szCs w:val="28"/>
        </w:rPr>
        <w:t xml:space="preserve">’ Adam </w:t>
      </w:r>
      <w:r w:rsidR="004D358E">
        <w:rPr>
          <w:rFonts w:ascii="Cambria" w:hAnsi="Cambria"/>
          <w:sz w:val="28"/>
          <w:szCs w:val="28"/>
        </w:rPr>
        <w:t xml:space="preserve">scrolled for a bit, then </w:t>
      </w:r>
      <w:r>
        <w:rPr>
          <w:rFonts w:ascii="Cambria" w:hAnsi="Cambria"/>
          <w:sz w:val="28"/>
          <w:szCs w:val="28"/>
        </w:rPr>
        <w:t xml:space="preserve">showed Clara </w:t>
      </w:r>
      <w:r w:rsidR="004D358E">
        <w:rPr>
          <w:rFonts w:ascii="Cambria" w:hAnsi="Cambria"/>
          <w:sz w:val="28"/>
          <w:szCs w:val="28"/>
        </w:rPr>
        <w:t xml:space="preserve">a thread </w:t>
      </w:r>
      <w:r>
        <w:rPr>
          <w:rFonts w:ascii="Cambria" w:hAnsi="Cambria"/>
          <w:sz w:val="28"/>
          <w:szCs w:val="28"/>
        </w:rPr>
        <w:t xml:space="preserve">where Rayne had </w:t>
      </w:r>
      <w:r w:rsidR="00FB0280">
        <w:rPr>
          <w:rFonts w:ascii="Cambria" w:hAnsi="Cambria"/>
          <w:sz w:val="28"/>
          <w:szCs w:val="28"/>
        </w:rPr>
        <w:t xml:space="preserve">liked a load of </w:t>
      </w:r>
      <w:r w:rsidR="004D358E">
        <w:rPr>
          <w:rFonts w:ascii="Cambria" w:hAnsi="Cambria"/>
          <w:sz w:val="28"/>
          <w:szCs w:val="28"/>
        </w:rPr>
        <w:t>posts</w:t>
      </w:r>
      <w:r w:rsidR="00FB0280">
        <w:rPr>
          <w:rFonts w:ascii="Cambria" w:hAnsi="Cambria"/>
          <w:sz w:val="28"/>
          <w:szCs w:val="28"/>
        </w:rPr>
        <w:t xml:space="preserve"> </w:t>
      </w:r>
      <w:del w:id="12719" w:author="Daisy Watt" w:date="2026-06-22T18:38:00Z" w16du:dateUtc="2026-06-22T16:38:00Z">
        <w:r w:rsidR="009C2426">
          <w:rPr>
            <w:rFonts w:ascii="Cambria" w:hAnsi="Cambria"/>
            <w:sz w:val="28"/>
            <w:szCs w:val="28"/>
          </w:rPr>
          <w:delText>on</w:delText>
        </w:r>
      </w:del>
      <w:ins w:id="12720" w:author="Daisy Watt" w:date="2026-06-22T18:38:00Z" w16du:dateUtc="2026-06-22T16:38:00Z">
        <w:r w:rsidR="00443CDD">
          <w:rPr>
            <w:rFonts w:ascii="Cambria" w:hAnsi="Cambria"/>
            <w:sz w:val="28"/>
            <w:szCs w:val="28"/>
          </w:rPr>
          <w:t>from</w:t>
        </w:r>
      </w:ins>
      <w:r w:rsidR="009C2426">
        <w:rPr>
          <w:rFonts w:ascii="Cambria" w:hAnsi="Cambria"/>
          <w:sz w:val="28"/>
          <w:szCs w:val="28"/>
        </w:rPr>
        <w:t xml:space="preserve"> an account called</w:t>
      </w:r>
      <w:ins w:id="12721" w:author="Daisy Watt" w:date="2026-06-22T18:38:00Z" w16du:dateUtc="2026-06-22T16:38:00Z">
        <w:r w:rsidR="00217661">
          <w:rPr>
            <w:rFonts w:ascii="Cambria" w:hAnsi="Cambria"/>
            <w:sz w:val="28"/>
            <w:szCs w:val="28"/>
          </w:rPr>
          <w:t xml:space="preserve"> </w:t>
        </w:r>
      </w:ins>
      <w:del w:id="12722" w:author="Daisy Watt" w:date="2026-06-22T18:38:00Z" w16du:dateUtc="2026-06-22T16:38:00Z">
        <w:r w:rsidR="009C2426" w:rsidRPr="00421CA8" w:rsidDel="00217661">
          <w:rPr>
            <w:rFonts w:ascii="Cambria" w:hAnsi="Cambria"/>
            <w:i/>
            <w:iCs/>
            <w:sz w:val="28"/>
            <w:szCs w:val="28"/>
            <w:rPrChange w:id="12723" w:author="Claire S" w:date="2026-07-28T10:00:00Z" w16du:dateUtc="2026-07-28T09:00:00Z">
              <w:rPr>
                <w:rFonts w:ascii="Cambria" w:hAnsi="Cambria"/>
                <w:sz w:val="28"/>
                <w:szCs w:val="28"/>
              </w:rPr>
            </w:rPrChange>
          </w:rPr>
          <w:delText>:</w:delText>
        </w:r>
        <w:r w:rsidR="00FB0280" w:rsidRPr="00421CA8" w:rsidDel="00217661">
          <w:rPr>
            <w:rFonts w:ascii="Cambria" w:hAnsi="Cambria"/>
            <w:i/>
            <w:iCs/>
            <w:sz w:val="28"/>
            <w:szCs w:val="28"/>
            <w:rPrChange w:id="12724" w:author="Claire S" w:date="2026-07-28T10:00:00Z" w16du:dateUtc="2026-07-28T09:00:00Z">
              <w:rPr>
                <w:rFonts w:ascii="Cambria" w:hAnsi="Cambria"/>
                <w:sz w:val="28"/>
                <w:szCs w:val="28"/>
              </w:rPr>
            </w:rPrChange>
          </w:rPr>
          <w:delText xml:space="preserve"> </w:delText>
        </w:r>
      </w:del>
      <w:ins w:id="12725" w:author="Daisy Watt" w:date="2026-06-22T18:37:00Z" w16du:dateUtc="2026-06-22T16:37:00Z">
        <w:r w:rsidR="00224B24" w:rsidRPr="00421CA8">
          <w:rPr>
            <w:rFonts w:ascii="Cambria" w:hAnsi="Cambria"/>
            <w:i/>
            <w:iCs/>
            <w:sz w:val="28"/>
            <w:szCs w:val="28"/>
            <w:rPrChange w:id="12726" w:author="Claire S" w:date="2026-07-28T10:00:00Z" w16du:dateUtc="2026-07-28T09:00:00Z">
              <w:rPr>
                <w:rFonts w:ascii="Cambria" w:hAnsi="Cambria"/>
                <w:sz w:val="28"/>
                <w:szCs w:val="28"/>
              </w:rPr>
            </w:rPrChange>
          </w:rPr>
          <w:t>@</w:t>
        </w:r>
      </w:ins>
    </w:p>
    <w:p w14:paraId="7651DA7F" w14:textId="0D90D9B2" w:rsidR="00484005" w:rsidRPr="00421CA8" w:rsidRDefault="00FB0280" w:rsidP="00DC3B5D">
      <w:pPr>
        <w:spacing w:line="360" w:lineRule="auto"/>
        <w:ind w:firstLine="720"/>
        <w:contextualSpacing/>
        <w:rPr>
          <w:rFonts w:ascii="Cambria" w:hAnsi="Cambria"/>
          <w:i/>
          <w:iCs/>
          <w:sz w:val="28"/>
          <w:szCs w:val="28"/>
        </w:rPr>
      </w:pPr>
      <w:del w:id="12727" w:author="Daisy Watt" w:date="2026-06-22T18:37:00Z" w16du:dateUtc="2026-06-22T16:37:00Z">
        <w:r w:rsidRPr="00421CA8">
          <w:rPr>
            <w:rFonts w:ascii="Cambria" w:hAnsi="Cambria"/>
            <w:i/>
            <w:iCs/>
            <w:sz w:val="28"/>
            <w:szCs w:val="28"/>
            <w:rPrChange w:id="12728" w:author="Claire S" w:date="2026-07-28T10:00:00Z" w16du:dateUtc="2026-07-28T09:00:00Z">
              <w:rPr>
                <w:rFonts w:ascii="Cambria" w:hAnsi="Cambria"/>
                <w:sz w:val="28"/>
                <w:szCs w:val="28"/>
              </w:rPr>
            </w:rPrChange>
          </w:rPr>
          <w:delText>‘</w:delText>
        </w:r>
      </w:del>
      <w:r w:rsidRPr="00421CA8">
        <w:rPr>
          <w:rFonts w:ascii="Cambria" w:hAnsi="Cambria"/>
          <w:i/>
          <w:iCs/>
          <w:sz w:val="28"/>
          <w:szCs w:val="28"/>
        </w:rPr>
        <w:t>My</w:t>
      </w:r>
      <w:ins w:id="12729" w:author="Daisy Watt" w:date="2026-06-22T18:37:00Z" w16du:dateUtc="2026-06-22T16:37:00Z">
        <w:r w:rsidR="00224B24" w:rsidRPr="00421CA8">
          <w:rPr>
            <w:rFonts w:ascii="Cambria" w:hAnsi="Cambria"/>
            <w:i/>
            <w:iCs/>
            <w:sz w:val="28"/>
            <w:szCs w:val="28"/>
          </w:rPr>
          <w:t>P</w:t>
        </w:r>
      </w:ins>
      <w:del w:id="12730" w:author="Daisy Watt" w:date="2026-06-22T18:37:00Z" w16du:dateUtc="2026-06-22T16:37:00Z">
        <w:r w:rsidRPr="00421CA8">
          <w:rPr>
            <w:rFonts w:ascii="Cambria" w:hAnsi="Cambria"/>
            <w:i/>
            <w:iCs/>
            <w:sz w:val="28"/>
            <w:szCs w:val="28"/>
          </w:rPr>
          <w:delText xml:space="preserve"> p</w:delText>
        </w:r>
      </w:del>
      <w:r w:rsidRPr="00421CA8">
        <w:rPr>
          <w:rFonts w:ascii="Cambria" w:hAnsi="Cambria"/>
          <w:i/>
          <w:iCs/>
          <w:sz w:val="28"/>
          <w:szCs w:val="28"/>
        </w:rPr>
        <w:t>ro</w:t>
      </w:r>
      <w:del w:id="12731" w:author="Daisy Watt" w:date="2026-06-22T18:37:00Z" w16du:dateUtc="2026-06-22T16:37:00Z">
        <w:r w:rsidRPr="00421CA8">
          <w:rPr>
            <w:rFonts w:ascii="Cambria" w:hAnsi="Cambria"/>
            <w:i/>
            <w:iCs/>
            <w:sz w:val="28"/>
            <w:szCs w:val="28"/>
          </w:rPr>
          <w:delText>-</w:delText>
        </w:r>
      </w:del>
      <w:r w:rsidRPr="00421CA8">
        <w:rPr>
          <w:rFonts w:ascii="Cambria" w:hAnsi="Cambria"/>
          <w:i/>
          <w:iCs/>
          <w:sz w:val="28"/>
          <w:szCs w:val="28"/>
        </w:rPr>
        <w:t>nouns</w:t>
      </w:r>
      <w:ins w:id="12732" w:author="Daisy Watt" w:date="2026-06-22T18:37:00Z" w16du:dateUtc="2026-06-22T16:37:00Z">
        <w:r w:rsidR="00224B24" w:rsidRPr="00421CA8">
          <w:rPr>
            <w:rFonts w:ascii="Cambria" w:hAnsi="Cambria"/>
            <w:i/>
            <w:iCs/>
            <w:sz w:val="28"/>
            <w:szCs w:val="28"/>
          </w:rPr>
          <w:t>A</w:t>
        </w:r>
      </w:ins>
      <w:del w:id="12733" w:author="Daisy Watt" w:date="2026-06-22T18:37:00Z" w16du:dateUtc="2026-06-22T16:37:00Z">
        <w:r w:rsidRPr="00421CA8">
          <w:rPr>
            <w:rFonts w:ascii="Cambria" w:hAnsi="Cambria"/>
            <w:i/>
            <w:iCs/>
            <w:sz w:val="28"/>
            <w:szCs w:val="28"/>
          </w:rPr>
          <w:delText xml:space="preserve"> a</w:delText>
        </w:r>
      </w:del>
      <w:r w:rsidRPr="00421CA8">
        <w:rPr>
          <w:rFonts w:ascii="Cambria" w:hAnsi="Cambria"/>
          <w:i/>
          <w:iCs/>
          <w:sz w:val="28"/>
          <w:szCs w:val="28"/>
        </w:rPr>
        <w:t>re</w:t>
      </w:r>
      <w:del w:id="12734" w:author="Daisy Watt" w:date="2026-06-22T18:37:00Z" w16du:dateUtc="2026-06-22T16:37:00Z">
        <w:r w:rsidRPr="00421CA8">
          <w:rPr>
            <w:rFonts w:ascii="Cambria" w:hAnsi="Cambria"/>
            <w:i/>
            <w:iCs/>
            <w:sz w:val="28"/>
            <w:szCs w:val="28"/>
          </w:rPr>
          <w:delText xml:space="preserve"> </w:delText>
        </w:r>
      </w:del>
      <w:ins w:id="12735" w:author="Daisy Watt" w:date="2026-06-22T18:38:00Z" w16du:dateUtc="2026-06-22T16:38:00Z">
        <w:r w:rsidR="007F0555" w:rsidRPr="00421CA8">
          <w:rPr>
            <w:rFonts w:ascii="Cambria" w:hAnsi="Cambria"/>
            <w:i/>
            <w:iCs/>
            <w:sz w:val="28"/>
            <w:szCs w:val="28"/>
          </w:rPr>
          <w:t>Eff</w:t>
        </w:r>
      </w:ins>
      <w:del w:id="12736" w:author="Daisy Watt" w:date="2026-06-22T18:38:00Z" w16du:dateUtc="2026-06-22T16:38:00Z">
        <w:r w:rsidRPr="00421CA8" w:rsidDel="007F0555">
          <w:rPr>
            <w:rFonts w:ascii="Cambria" w:hAnsi="Cambria"/>
            <w:i/>
            <w:iCs/>
            <w:sz w:val="28"/>
            <w:szCs w:val="28"/>
          </w:rPr>
          <w:delText>F</w:delText>
        </w:r>
        <w:r w:rsidR="00774D65" w:rsidRPr="00421CA8" w:rsidDel="00611020">
          <w:rPr>
            <w:rFonts w:ascii="Cambria" w:hAnsi="Cambria"/>
            <w:i/>
            <w:iCs/>
            <w:sz w:val="28"/>
            <w:szCs w:val="28"/>
          </w:rPr>
          <w:delText>***</w:delText>
        </w:r>
      </w:del>
      <w:ins w:id="12737" w:author="Daisy Watt" w:date="2026-06-22T18:37:00Z" w16du:dateUtc="2026-06-22T16:37:00Z">
        <w:r w:rsidR="00122138" w:rsidRPr="00421CA8">
          <w:rPr>
            <w:rFonts w:ascii="Cambria" w:hAnsi="Cambria"/>
            <w:i/>
            <w:iCs/>
            <w:sz w:val="28"/>
            <w:szCs w:val="28"/>
          </w:rPr>
          <w:t>O</w:t>
        </w:r>
      </w:ins>
      <w:del w:id="12738" w:author="Daisy Watt" w:date="2026-06-22T18:37:00Z" w16du:dateUtc="2026-06-22T16:37:00Z">
        <w:r w:rsidRPr="00421CA8">
          <w:rPr>
            <w:rFonts w:ascii="Cambria" w:hAnsi="Cambria"/>
            <w:i/>
            <w:iCs/>
            <w:sz w:val="28"/>
            <w:szCs w:val="28"/>
          </w:rPr>
          <w:delText xml:space="preserve"> o</w:delText>
        </w:r>
      </w:del>
      <w:r w:rsidRPr="00421CA8">
        <w:rPr>
          <w:rFonts w:ascii="Cambria" w:hAnsi="Cambria"/>
          <w:i/>
          <w:iCs/>
          <w:sz w:val="28"/>
          <w:szCs w:val="28"/>
        </w:rPr>
        <w:t>ff</w:t>
      </w:r>
      <w:ins w:id="12739" w:author="Daisy Watt" w:date="2026-06-22T18:38:00Z" w16du:dateUtc="2026-06-22T16:38:00Z">
        <w:r w:rsidR="00892813" w:rsidRPr="00421CA8">
          <w:rPr>
            <w:rFonts w:ascii="Cambria" w:hAnsi="Cambria"/>
            <w:i/>
            <w:iCs/>
            <w:sz w:val="28"/>
            <w:szCs w:val="28"/>
          </w:rPr>
          <w:t>.</w:t>
        </w:r>
      </w:ins>
      <w:del w:id="12740" w:author="Daisy Watt" w:date="2026-06-22T18:38:00Z" w16du:dateUtc="2026-06-22T16:38:00Z">
        <w:r w:rsidR="004D358E" w:rsidRPr="00421CA8">
          <w:rPr>
            <w:rFonts w:ascii="Cambria" w:hAnsi="Cambria"/>
            <w:i/>
            <w:iCs/>
            <w:sz w:val="28"/>
            <w:szCs w:val="28"/>
          </w:rPr>
          <w:delText>!</w:delText>
        </w:r>
        <w:r w:rsidRPr="00421CA8">
          <w:rPr>
            <w:rFonts w:ascii="Cambria" w:hAnsi="Cambria"/>
            <w:i/>
            <w:iCs/>
            <w:sz w:val="28"/>
            <w:szCs w:val="28"/>
          </w:rPr>
          <w:delText xml:space="preserve">’ </w:delText>
        </w:r>
      </w:del>
    </w:p>
    <w:p w14:paraId="3BDEA1BF" w14:textId="67CF2D6A" w:rsidR="00FB0280" w:rsidRDefault="00FB0280" w:rsidP="002D31C2">
      <w:pPr>
        <w:spacing w:line="360" w:lineRule="auto"/>
        <w:contextualSpacing/>
        <w:rPr>
          <w:rFonts w:ascii="Cambria" w:hAnsi="Cambria"/>
          <w:sz w:val="28"/>
          <w:szCs w:val="28"/>
        </w:rPr>
      </w:pPr>
      <w:r>
        <w:rPr>
          <w:rFonts w:ascii="Cambria" w:hAnsi="Cambria"/>
          <w:sz w:val="28"/>
          <w:szCs w:val="28"/>
        </w:rPr>
        <w:tab/>
        <w:t xml:space="preserve">‘Jeez, Ad, </w:t>
      </w:r>
      <w:r w:rsidR="00774D65">
        <w:rPr>
          <w:rFonts w:ascii="Cambria" w:hAnsi="Cambria"/>
          <w:sz w:val="28"/>
          <w:szCs w:val="28"/>
        </w:rPr>
        <w:t>that’</w:t>
      </w:r>
      <w:r>
        <w:rPr>
          <w:rFonts w:ascii="Cambria" w:hAnsi="Cambria"/>
          <w:sz w:val="28"/>
          <w:szCs w:val="28"/>
        </w:rPr>
        <w:t xml:space="preserve">s </w:t>
      </w:r>
      <w:r w:rsidR="004D358E">
        <w:rPr>
          <w:rFonts w:ascii="Cambria" w:hAnsi="Cambria"/>
          <w:sz w:val="28"/>
          <w:szCs w:val="28"/>
        </w:rPr>
        <w:t>pretty</w:t>
      </w:r>
      <w:r>
        <w:rPr>
          <w:rFonts w:ascii="Cambria" w:hAnsi="Cambria"/>
          <w:sz w:val="28"/>
          <w:szCs w:val="28"/>
        </w:rPr>
        <w:t xml:space="preserve"> neanderthal.’</w:t>
      </w:r>
      <w:r w:rsidR="00774D65">
        <w:rPr>
          <w:rFonts w:ascii="Cambria" w:hAnsi="Cambria"/>
          <w:sz w:val="28"/>
          <w:szCs w:val="28"/>
        </w:rPr>
        <w:t xml:space="preserve"> Clara was really surprised that Dex or Langley &amp; Co</w:t>
      </w:r>
      <w:ins w:id="12741" w:author="Daisy Watt" w:date="2026-06-22T18:39:00Z" w16du:dateUtc="2026-06-22T16:39:00Z">
        <w:r w:rsidR="000618B5">
          <w:rPr>
            <w:rFonts w:ascii="Cambria" w:hAnsi="Cambria"/>
            <w:sz w:val="28"/>
            <w:szCs w:val="28"/>
          </w:rPr>
          <w:t>.</w:t>
        </w:r>
      </w:ins>
      <w:r w:rsidR="00774D65">
        <w:rPr>
          <w:rFonts w:ascii="Cambria" w:hAnsi="Cambria"/>
          <w:sz w:val="28"/>
          <w:szCs w:val="28"/>
        </w:rPr>
        <w:t xml:space="preserve"> would </w:t>
      </w:r>
      <w:ins w:id="12742" w:author="Claire S" w:date="2026-07-28T10:01:00Z" w16du:dateUtc="2026-07-28T09:01:00Z">
        <w:r w:rsidR="00421CA8">
          <w:rPr>
            <w:rFonts w:ascii="Cambria" w:hAnsi="Cambria"/>
            <w:sz w:val="28"/>
            <w:szCs w:val="28"/>
          </w:rPr>
          <w:t xml:space="preserve">have </w:t>
        </w:r>
      </w:ins>
      <w:r w:rsidR="00774D65">
        <w:rPr>
          <w:rFonts w:ascii="Cambria" w:hAnsi="Cambria"/>
          <w:sz w:val="28"/>
          <w:szCs w:val="28"/>
        </w:rPr>
        <w:t xml:space="preserve">let it go. They were hot on </w:t>
      </w:r>
      <w:r w:rsidR="003F4920">
        <w:rPr>
          <w:rFonts w:ascii="Cambria" w:hAnsi="Cambria"/>
          <w:sz w:val="28"/>
          <w:szCs w:val="28"/>
        </w:rPr>
        <w:t>their authors’ profiles</w:t>
      </w:r>
      <w:del w:id="12743" w:author="Daisy Watt" w:date="2026-06-22T18:39:00Z" w16du:dateUtc="2026-06-22T16:39:00Z">
        <w:r w:rsidR="00872E5F">
          <w:rPr>
            <w:rFonts w:ascii="Cambria" w:hAnsi="Cambria"/>
            <w:sz w:val="28"/>
            <w:szCs w:val="28"/>
          </w:rPr>
          <w:delText>;</w:delText>
        </w:r>
      </w:del>
      <w:ins w:id="12744" w:author="Daisy Watt" w:date="2026-06-22T18:39:00Z" w16du:dateUtc="2026-06-22T16:39:00Z">
        <w:r w:rsidR="00C4059A">
          <w:rPr>
            <w:rFonts w:ascii="Cambria" w:hAnsi="Cambria"/>
            <w:sz w:val="28"/>
            <w:szCs w:val="28"/>
          </w:rPr>
          <w:t>, and</w:t>
        </w:r>
      </w:ins>
      <w:r w:rsidR="009C2426">
        <w:rPr>
          <w:rFonts w:ascii="Cambria" w:hAnsi="Cambria"/>
          <w:sz w:val="28"/>
          <w:szCs w:val="28"/>
        </w:rPr>
        <w:t xml:space="preserve"> </w:t>
      </w:r>
      <w:r w:rsidR="00872E5F">
        <w:rPr>
          <w:rFonts w:ascii="Cambria" w:hAnsi="Cambria"/>
          <w:sz w:val="28"/>
          <w:szCs w:val="28"/>
        </w:rPr>
        <w:t>expect</w:t>
      </w:r>
      <w:ins w:id="12745" w:author="Daisy Watt" w:date="2026-06-22T18:39:00Z" w16du:dateUtc="2026-06-22T16:39:00Z">
        <w:r w:rsidR="00C4059A">
          <w:rPr>
            <w:rFonts w:ascii="Cambria" w:hAnsi="Cambria"/>
            <w:sz w:val="28"/>
            <w:szCs w:val="28"/>
          </w:rPr>
          <w:t>ed</w:t>
        </w:r>
      </w:ins>
      <w:del w:id="12746" w:author="Daisy Watt" w:date="2026-06-22T18:39:00Z" w16du:dateUtc="2026-06-22T16:39:00Z">
        <w:r w:rsidR="00872E5F" w:rsidDel="00C4059A">
          <w:rPr>
            <w:rFonts w:ascii="Cambria" w:hAnsi="Cambria"/>
            <w:sz w:val="28"/>
            <w:szCs w:val="28"/>
          </w:rPr>
          <w:delText>ing</w:delText>
        </w:r>
      </w:del>
      <w:r w:rsidR="00C765C1">
        <w:rPr>
          <w:rFonts w:ascii="Cambria" w:hAnsi="Cambria"/>
          <w:sz w:val="28"/>
          <w:szCs w:val="28"/>
        </w:rPr>
        <w:t xml:space="preserve"> their employees to avoid </w:t>
      </w:r>
      <w:r w:rsidR="00872E5F">
        <w:rPr>
          <w:rFonts w:ascii="Cambria" w:hAnsi="Cambria"/>
          <w:sz w:val="28"/>
          <w:szCs w:val="28"/>
        </w:rPr>
        <w:t>expressing any</w:t>
      </w:r>
      <w:r w:rsidR="00C765C1">
        <w:rPr>
          <w:rFonts w:ascii="Cambria" w:hAnsi="Cambria"/>
          <w:sz w:val="28"/>
          <w:szCs w:val="28"/>
        </w:rPr>
        <w:t xml:space="preserve"> </w:t>
      </w:r>
      <w:r w:rsidR="009C2426">
        <w:rPr>
          <w:rFonts w:ascii="Cambria" w:hAnsi="Cambria"/>
          <w:sz w:val="28"/>
          <w:szCs w:val="28"/>
        </w:rPr>
        <w:t xml:space="preserve">political </w:t>
      </w:r>
      <w:r w:rsidR="00C52521">
        <w:rPr>
          <w:rFonts w:ascii="Cambria" w:hAnsi="Cambria"/>
          <w:sz w:val="28"/>
          <w:szCs w:val="28"/>
        </w:rPr>
        <w:t>views</w:t>
      </w:r>
      <w:r w:rsidR="00774D65">
        <w:rPr>
          <w:rFonts w:ascii="Cambria" w:hAnsi="Cambria"/>
          <w:sz w:val="28"/>
          <w:szCs w:val="28"/>
        </w:rPr>
        <w:t>.</w:t>
      </w:r>
    </w:p>
    <w:p w14:paraId="4EA05663" w14:textId="39365B2F" w:rsidR="00B066A1" w:rsidRDefault="00774D65" w:rsidP="00433D3B">
      <w:pPr>
        <w:spacing w:line="360" w:lineRule="auto"/>
        <w:contextualSpacing/>
        <w:rPr>
          <w:rFonts w:ascii="Cambria" w:hAnsi="Cambria"/>
          <w:sz w:val="28"/>
          <w:szCs w:val="28"/>
        </w:rPr>
      </w:pPr>
      <w:r>
        <w:rPr>
          <w:rFonts w:ascii="Cambria" w:hAnsi="Cambria"/>
          <w:sz w:val="28"/>
          <w:szCs w:val="28"/>
        </w:rPr>
        <w:tab/>
        <w:t>‘Is it</w:t>
      </w:r>
      <w:ins w:id="12747" w:author="Daisy Watt" w:date="2026-06-22T18:39:00Z" w16du:dateUtc="2026-06-22T16:39:00Z">
        <w:r w:rsidR="00C4059A">
          <w:rPr>
            <w:rFonts w:ascii="Cambria" w:hAnsi="Cambria"/>
            <w:sz w:val="28"/>
            <w:szCs w:val="28"/>
          </w:rPr>
          <w:t>,</w:t>
        </w:r>
      </w:ins>
      <w:r>
        <w:rPr>
          <w:rFonts w:ascii="Cambria" w:hAnsi="Cambria"/>
          <w:sz w:val="28"/>
          <w:szCs w:val="28"/>
        </w:rPr>
        <w:t xml:space="preserve"> though? He’s only saying what we’re all thinking.’</w:t>
      </w:r>
      <w:r w:rsidR="00674954">
        <w:rPr>
          <w:rFonts w:ascii="Cambria" w:hAnsi="Cambria"/>
          <w:sz w:val="28"/>
          <w:szCs w:val="28"/>
        </w:rPr>
        <w:t xml:space="preserve"> </w:t>
      </w:r>
      <w:r w:rsidR="003F4920">
        <w:rPr>
          <w:rFonts w:ascii="Cambria" w:hAnsi="Cambria"/>
          <w:sz w:val="28"/>
          <w:szCs w:val="28"/>
        </w:rPr>
        <w:t xml:space="preserve">Adam </w:t>
      </w:r>
      <w:r w:rsidR="00674954">
        <w:rPr>
          <w:rFonts w:ascii="Cambria" w:hAnsi="Cambria"/>
          <w:sz w:val="28"/>
          <w:szCs w:val="28"/>
        </w:rPr>
        <w:t>threw the iPad back on the table</w:t>
      </w:r>
      <w:ins w:id="12748" w:author="Daisy Watt" w:date="2026-06-22T18:39:00Z" w16du:dateUtc="2026-06-22T16:39:00Z">
        <w:r w:rsidR="007F2DE0">
          <w:rPr>
            <w:rFonts w:ascii="Cambria" w:hAnsi="Cambria"/>
            <w:sz w:val="28"/>
            <w:szCs w:val="28"/>
          </w:rPr>
          <w:t>,</w:t>
        </w:r>
      </w:ins>
      <w:r w:rsidR="00B066A1">
        <w:rPr>
          <w:rFonts w:ascii="Cambria" w:hAnsi="Cambria"/>
          <w:sz w:val="28"/>
          <w:szCs w:val="28"/>
        </w:rPr>
        <w:t xml:space="preserve"> just as Clara’s phone began to ring</w:t>
      </w:r>
      <w:r w:rsidR="00674954">
        <w:rPr>
          <w:rFonts w:ascii="Cambria" w:hAnsi="Cambria"/>
          <w:sz w:val="28"/>
          <w:szCs w:val="28"/>
        </w:rPr>
        <w:t>.</w:t>
      </w:r>
    </w:p>
    <w:p w14:paraId="6482C849" w14:textId="1AED972A" w:rsidR="00B066A1" w:rsidRDefault="00C52521" w:rsidP="00C52521">
      <w:pPr>
        <w:spacing w:line="360" w:lineRule="auto"/>
        <w:ind w:firstLine="720"/>
        <w:contextualSpacing/>
        <w:rPr>
          <w:rFonts w:ascii="Cambria" w:hAnsi="Cambria"/>
          <w:sz w:val="28"/>
          <w:szCs w:val="28"/>
        </w:rPr>
      </w:pPr>
      <w:r>
        <w:rPr>
          <w:rFonts w:ascii="Cambria" w:hAnsi="Cambria"/>
          <w:sz w:val="28"/>
          <w:szCs w:val="28"/>
        </w:rPr>
        <w:t>S</w:t>
      </w:r>
      <w:r w:rsidR="00B066A1">
        <w:rPr>
          <w:rFonts w:ascii="Cambria" w:hAnsi="Cambria"/>
          <w:sz w:val="28"/>
          <w:szCs w:val="28"/>
        </w:rPr>
        <w:t>he snatched it up.</w:t>
      </w:r>
      <w:r w:rsidR="00083AFA">
        <w:rPr>
          <w:rFonts w:ascii="Cambria" w:hAnsi="Cambria"/>
          <w:sz w:val="28"/>
          <w:szCs w:val="28"/>
        </w:rPr>
        <w:t xml:space="preserve"> </w:t>
      </w:r>
      <w:r>
        <w:rPr>
          <w:rFonts w:ascii="Cambria" w:hAnsi="Cambria"/>
          <w:sz w:val="28"/>
          <w:szCs w:val="28"/>
        </w:rPr>
        <w:t>‘Hello?’</w:t>
      </w:r>
    </w:p>
    <w:p w14:paraId="2AE384DD" w14:textId="00B38EF6" w:rsidR="00E911E2" w:rsidDel="0036301D" w:rsidRDefault="00B066A1" w:rsidP="00433D3B">
      <w:pPr>
        <w:spacing w:line="360" w:lineRule="auto"/>
        <w:contextualSpacing/>
        <w:rPr>
          <w:del w:id="12749" w:author="Claire S" w:date="2026-05-27T15:25:00Z" w16du:dateUtc="2026-05-27T14:25:00Z"/>
          <w:rFonts w:ascii="Cambria" w:hAnsi="Cambria"/>
          <w:sz w:val="28"/>
          <w:szCs w:val="28"/>
        </w:rPr>
      </w:pPr>
      <w:r>
        <w:rPr>
          <w:rFonts w:ascii="Cambria" w:hAnsi="Cambria"/>
          <w:sz w:val="28"/>
          <w:szCs w:val="28"/>
        </w:rPr>
        <w:tab/>
      </w:r>
      <w:r w:rsidR="00083AFA">
        <w:rPr>
          <w:rFonts w:ascii="Cambria" w:hAnsi="Cambria"/>
          <w:sz w:val="28"/>
          <w:szCs w:val="28"/>
        </w:rPr>
        <w:t xml:space="preserve">‘Miss Voss.’ </w:t>
      </w:r>
      <w:r w:rsidR="00BC0D7C">
        <w:rPr>
          <w:rFonts w:ascii="Cambria" w:hAnsi="Cambria"/>
          <w:sz w:val="28"/>
          <w:szCs w:val="28"/>
        </w:rPr>
        <w:t>It was the police</w:t>
      </w:r>
      <w:r w:rsidR="00083AFA">
        <w:rPr>
          <w:rFonts w:ascii="Cambria" w:hAnsi="Cambria"/>
          <w:sz w:val="28"/>
          <w:szCs w:val="28"/>
        </w:rPr>
        <w:t xml:space="preserve"> sergeant she’d spoken to earlier</w:t>
      </w:r>
      <w:r w:rsidR="00BC0D7C">
        <w:rPr>
          <w:rFonts w:ascii="Cambria" w:hAnsi="Cambria"/>
          <w:sz w:val="28"/>
          <w:szCs w:val="28"/>
        </w:rPr>
        <w:t xml:space="preserve">. </w:t>
      </w:r>
    </w:p>
    <w:p w14:paraId="2C2A7879" w14:textId="0E4B1B2B" w:rsidR="007A1CAA" w:rsidRDefault="00BC0D7C">
      <w:pPr>
        <w:spacing w:line="360" w:lineRule="auto"/>
        <w:contextualSpacing/>
        <w:rPr>
          <w:rFonts w:ascii="Cambria" w:hAnsi="Cambria"/>
          <w:sz w:val="28"/>
          <w:szCs w:val="28"/>
        </w:rPr>
        <w:pPrChange w:id="12750" w:author="Claire S" w:date="2026-05-27T15:25:00Z" w16du:dateUtc="2026-05-27T14:25:00Z">
          <w:pPr>
            <w:spacing w:line="360" w:lineRule="auto"/>
            <w:ind w:firstLine="720"/>
            <w:contextualSpacing/>
          </w:pPr>
        </w:pPrChange>
      </w:pPr>
      <w:r>
        <w:rPr>
          <w:rFonts w:ascii="Cambria" w:hAnsi="Cambria"/>
          <w:sz w:val="28"/>
          <w:szCs w:val="28"/>
        </w:rPr>
        <w:t>‘</w:t>
      </w:r>
      <w:r w:rsidR="00E911E2">
        <w:rPr>
          <w:rFonts w:ascii="Cambria" w:hAnsi="Cambria"/>
          <w:sz w:val="28"/>
          <w:szCs w:val="28"/>
        </w:rPr>
        <w:t>I’m so sorr</w:t>
      </w:r>
      <w:r w:rsidR="00562FFE">
        <w:rPr>
          <w:rFonts w:ascii="Cambria" w:hAnsi="Cambria"/>
          <w:sz w:val="28"/>
          <w:szCs w:val="28"/>
        </w:rPr>
        <w:t>y</w:t>
      </w:r>
      <w:ins w:id="12751" w:author="Claire S" w:date="2026-05-27T15:25:00Z" w16du:dateUtc="2026-05-27T14:25:00Z">
        <w:r w:rsidR="0036301D">
          <w:rPr>
            <w:rFonts w:ascii="Cambria" w:hAnsi="Cambria"/>
            <w:sz w:val="28"/>
            <w:szCs w:val="28"/>
          </w:rPr>
          <w:t>,</w:t>
        </w:r>
      </w:ins>
      <w:r w:rsidR="00562FFE">
        <w:rPr>
          <w:rFonts w:ascii="Cambria" w:hAnsi="Cambria"/>
          <w:sz w:val="28"/>
          <w:szCs w:val="28"/>
        </w:rPr>
        <w:t xml:space="preserve"> but </w:t>
      </w:r>
      <w:del w:id="12752" w:author="Claire S" w:date="2026-05-27T15:25:00Z" w16du:dateUtc="2026-05-27T14:25:00Z">
        <w:r w:rsidR="001625B6" w:rsidDel="0036301D">
          <w:rPr>
            <w:rFonts w:ascii="Cambria" w:hAnsi="Cambria"/>
            <w:sz w:val="28"/>
            <w:szCs w:val="28"/>
          </w:rPr>
          <w:delText xml:space="preserve">I need to ask, </w:delText>
        </w:r>
      </w:del>
      <w:r w:rsidR="006335A0">
        <w:rPr>
          <w:rFonts w:ascii="Cambria" w:hAnsi="Cambria"/>
          <w:sz w:val="28"/>
          <w:szCs w:val="28"/>
        </w:rPr>
        <w:t xml:space="preserve">would you know </w:t>
      </w:r>
      <w:r w:rsidR="001625B6">
        <w:rPr>
          <w:rFonts w:ascii="Cambria" w:hAnsi="Cambria"/>
          <w:sz w:val="28"/>
          <w:szCs w:val="28"/>
        </w:rPr>
        <w:t>who Mi</w:t>
      </w:r>
      <w:r w:rsidR="0068154B">
        <w:rPr>
          <w:rFonts w:ascii="Cambria" w:hAnsi="Cambria"/>
          <w:sz w:val="28"/>
          <w:szCs w:val="28"/>
        </w:rPr>
        <w:t>ss Childs’</w:t>
      </w:r>
      <w:del w:id="12753" w:author="Daisy Watt" w:date="2026-06-22T18:39:00Z" w16du:dateUtc="2026-06-22T16:39:00Z">
        <w:r w:rsidR="0068154B">
          <w:rPr>
            <w:rFonts w:ascii="Cambria" w:hAnsi="Cambria"/>
            <w:sz w:val="28"/>
            <w:szCs w:val="28"/>
          </w:rPr>
          <w:delText>s</w:delText>
        </w:r>
      </w:del>
      <w:r w:rsidR="0068154B">
        <w:rPr>
          <w:rFonts w:ascii="Cambria" w:hAnsi="Cambria"/>
          <w:sz w:val="28"/>
          <w:szCs w:val="28"/>
        </w:rPr>
        <w:t xml:space="preserve"> </w:t>
      </w:r>
      <w:r w:rsidR="007A1CAA">
        <w:rPr>
          <w:rFonts w:ascii="Cambria" w:hAnsi="Cambria"/>
          <w:sz w:val="28"/>
          <w:szCs w:val="28"/>
        </w:rPr>
        <w:t>next of kin</w:t>
      </w:r>
      <w:r w:rsidR="006335A0">
        <w:rPr>
          <w:rFonts w:ascii="Cambria" w:hAnsi="Cambria"/>
          <w:sz w:val="28"/>
          <w:szCs w:val="28"/>
        </w:rPr>
        <w:t xml:space="preserve"> is</w:t>
      </w:r>
      <w:r w:rsidR="007A1CAA">
        <w:rPr>
          <w:rFonts w:ascii="Cambria" w:hAnsi="Cambria"/>
          <w:sz w:val="28"/>
          <w:szCs w:val="28"/>
        </w:rPr>
        <w:t>?’</w:t>
      </w:r>
    </w:p>
    <w:p w14:paraId="1C31E6B8" w14:textId="6CDC5C67" w:rsidR="007A1CAA" w:rsidRDefault="007A1CAA" w:rsidP="00A574EA">
      <w:pPr>
        <w:spacing w:line="360" w:lineRule="auto"/>
        <w:ind w:firstLine="720"/>
        <w:contextualSpacing/>
        <w:rPr>
          <w:rFonts w:ascii="Cambria" w:hAnsi="Cambria"/>
          <w:sz w:val="28"/>
          <w:szCs w:val="28"/>
        </w:rPr>
      </w:pPr>
      <w:r>
        <w:rPr>
          <w:rFonts w:ascii="Cambria" w:hAnsi="Cambria"/>
          <w:sz w:val="28"/>
          <w:szCs w:val="28"/>
        </w:rPr>
        <w:t>‘</w:t>
      </w:r>
      <w:r w:rsidR="0068154B">
        <w:rPr>
          <w:rFonts w:ascii="Cambria" w:hAnsi="Cambria"/>
          <w:sz w:val="28"/>
          <w:szCs w:val="28"/>
        </w:rPr>
        <w:t>Me</w:t>
      </w:r>
      <w:r>
        <w:rPr>
          <w:rFonts w:ascii="Cambria" w:hAnsi="Cambria"/>
          <w:sz w:val="28"/>
          <w:szCs w:val="28"/>
        </w:rPr>
        <w:t xml:space="preserve">,’ Clara </w:t>
      </w:r>
      <w:r w:rsidR="003305B3">
        <w:rPr>
          <w:rFonts w:ascii="Cambria" w:hAnsi="Cambria"/>
          <w:sz w:val="28"/>
          <w:szCs w:val="28"/>
        </w:rPr>
        <w:t>sai</w:t>
      </w:r>
      <w:r>
        <w:rPr>
          <w:rFonts w:ascii="Cambria" w:hAnsi="Cambria"/>
          <w:sz w:val="28"/>
          <w:szCs w:val="28"/>
        </w:rPr>
        <w:t>d</w:t>
      </w:r>
      <w:r w:rsidR="0068154B">
        <w:rPr>
          <w:rFonts w:ascii="Cambria" w:hAnsi="Cambria"/>
          <w:sz w:val="28"/>
          <w:szCs w:val="28"/>
        </w:rPr>
        <w:t xml:space="preserve"> </w:t>
      </w:r>
      <w:r w:rsidR="00A574EA">
        <w:rPr>
          <w:rFonts w:ascii="Cambria" w:hAnsi="Cambria"/>
          <w:sz w:val="28"/>
          <w:szCs w:val="28"/>
        </w:rPr>
        <w:t>without thinking</w:t>
      </w:r>
      <w:r>
        <w:rPr>
          <w:rFonts w:ascii="Cambria" w:hAnsi="Cambria"/>
          <w:sz w:val="28"/>
          <w:szCs w:val="28"/>
        </w:rPr>
        <w:t xml:space="preserve">. Well, it was nearly true. </w:t>
      </w:r>
      <w:r w:rsidR="00B25AE3">
        <w:rPr>
          <w:rFonts w:ascii="Cambria" w:hAnsi="Cambria"/>
          <w:sz w:val="28"/>
          <w:szCs w:val="28"/>
        </w:rPr>
        <w:t xml:space="preserve">Violet’s mum had died </w:t>
      </w:r>
      <w:r w:rsidR="0068154B">
        <w:rPr>
          <w:rFonts w:ascii="Cambria" w:hAnsi="Cambria"/>
          <w:sz w:val="28"/>
          <w:szCs w:val="28"/>
        </w:rPr>
        <w:t>two</w:t>
      </w:r>
      <w:r w:rsidR="00B25AE3">
        <w:rPr>
          <w:rFonts w:ascii="Cambria" w:hAnsi="Cambria"/>
          <w:sz w:val="28"/>
          <w:szCs w:val="28"/>
        </w:rPr>
        <w:t xml:space="preserve"> year</w:t>
      </w:r>
      <w:r w:rsidR="0068154B">
        <w:rPr>
          <w:rFonts w:ascii="Cambria" w:hAnsi="Cambria"/>
          <w:sz w:val="28"/>
          <w:szCs w:val="28"/>
        </w:rPr>
        <w:t>s</w:t>
      </w:r>
      <w:r w:rsidR="00B25AE3">
        <w:rPr>
          <w:rFonts w:ascii="Cambria" w:hAnsi="Cambria"/>
          <w:sz w:val="28"/>
          <w:szCs w:val="28"/>
        </w:rPr>
        <w:t xml:space="preserve"> ago, her dad </w:t>
      </w:r>
      <w:r w:rsidR="00682B7B">
        <w:rPr>
          <w:rFonts w:ascii="Cambria" w:hAnsi="Cambria"/>
          <w:sz w:val="28"/>
          <w:szCs w:val="28"/>
        </w:rPr>
        <w:t>before she was born</w:t>
      </w:r>
      <w:r w:rsidR="0068154B">
        <w:rPr>
          <w:rFonts w:ascii="Cambria" w:hAnsi="Cambria"/>
          <w:sz w:val="28"/>
          <w:szCs w:val="28"/>
        </w:rPr>
        <w:t>; s</w:t>
      </w:r>
      <w:r w:rsidR="00682B7B">
        <w:rPr>
          <w:rFonts w:ascii="Cambria" w:hAnsi="Cambria"/>
          <w:sz w:val="28"/>
          <w:szCs w:val="28"/>
        </w:rPr>
        <w:t>he had</w:t>
      </w:r>
      <w:ins w:id="12754" w:author="Claire S" w:date="2026-07-28T10:01:00Z" w16du:dateUtc="2026-07-28T09:01:00Z">
        <w:r w:rsidR="00421CA8">
          <w:rPr>
            <w:rFonts w:ascii="Cambria" w:hAnsi="Cambria"/>
            <w:sz w:val="28"/>
            <w:szCs w:val="28"/>
          </w:rPr>
          <w:t xml:space="preserve"> the</w:t>
        </w:r>
      </w:ins>
      <w:r w:rsidR="00682B7B">
        <w:rPr>
          <w:rFonts w:ascii="Cambria" w:hAnsi="Cambria"/>
          <w:sz w:val="28"/>
          <w:szCs w:val="28"/>
        </w:rPr>
        <w:t xml:space="preserve"> one sister</w:t>
      </w:r>
      <w:del w:id="12755" w:author="Claire S" w:date="2026-06-04T14:48:00Z" w16du:dateUtc="2026-06-04T13:48:00Z">
        <w:r w:rsidR="00A574EA" w:rsidDel="006B145D">
          <w:rPr>
            <w:rFonts w:ascii="Cambria" w:hAnsi="Cambria"/>
            <w:sz w:val="28"/>
            <w:szCs w:val="28"/>
          </w:rPr>
          <w:delText xml:space="preserve"> who</w:delText>
        </w:r>
      </w:del>
      <w:r w:rsidR="00A574EA">
        <w:rPr>
          <w:rFonts w:ascii="Cambria" w:hAnsi="Cambria"/>
          <w:sz w:val="28"/>
          <w:szCs w:val="28"/>
        </w:rPr>
        <w:t xml:space="preserve"> she barely spoke to</w:t>
      </w:r>
      <w:r w:rsidR="003305B3">
        <w:rPr>
          <w:rFonts w:ascii="Cambria" w:hAnsi="Cambria"/>
          <w:sz w:val="28"/>
          <w:szCs w:val="28"/>
        </w:rPr>
        <w:t>,</w:t>
      </w:r>
      <w:r w:rsidR="00682B7B">
        <w:rPr>
          <w:rFonts w:ascii="Cambria" w:hAnsi="Cambria"/>
          <w:sz w:val="28"/>
          <w:szCs w:val="28"/>
        </w:rPr>
        <w:t xml:space="preserve"> </w:t>
      </w:r>
      <w:r w:rsidR="002C0D42">
        <w:rPr>
          <w:rFonts w:ascii="Cambria" w:hAnsi="Cambria"/>
          <w:sz w:val="28"/>
          <w:szCs w:val="28"/>
        </w:rPr>
        <w:t>who</w:t>
      </w:r>
      <w:r w:rsidR="00A574EA">
        <w:rPr>
          <w:rFonts w:ascii="Cambria" w:hAnsi="Cambria"/>
          <w:sz w:val="28"/>
          <w:szCs w:val="28"/>
        </w:rPr>
        <w:t>’</w:t>
      </w:r>
      <w:r w:rsidR="006335A0">
        <w:rPr>
          <w:rFonts w:ascii="Cambria" w:hAnsi="Cambria"/>
          <w:sz w:val="28"/>
          <w:szCs w:val="28"/>
        </w:rPr>
        <w:t xml:space="preserve">d </w:t>
      </w:r>
      <w:del w:id="12756" w:author="Claire S" w:date="2026-07-28T10:01:00Z" w16du:dateUtc="2026-07-28T09:01:00Z">
        <w:r w:rsidR="006335A0" w:rsidDel="00421CA8">
          <w:rPr>
            <w:rFonts w:ascii="Cambria" w:hAnsi="Cambria"/>
            <w:sz w:val="28"/>
            <w:szCs w:val="28"/>
          </w:rPr>
          <w:delText>recently moved to Dubai for work</w:delText>
        </w:r>
      </w:del>
      <w:ins w:id="12757" w:author="Claire S" w:date="2026-07-28T10:01:00Z" w16du:dateUtc="2026-07-28T09:01:00Z">
        <w:r w:rsidR="00421CA8">
          <w:rPr>
            <w:rFonts w:ascii="Cambria" w:hAnsi="Cambria"/>
            <w:sz w:val="28"/>
            <w:szCs w:val="28"/>
          </w:rPr>
          <w:t>lived abroad</w:t>
        </w:r>
      </w:ins>
      <w:r w:rsidR="002C0D42">
        <w:rPr>
          <w:rFonts w:ascii="Cambria" w:hAnsi="Cambria"/>
          <w:sz w:val="28"/>
          <w:szCs w:val="28"/>
        </w:rPr>
        <w:t>.</w:t>
      </w:r>
      <w:r w:rsidR="00972689">
        <w:rPr>
          <w:rFonts w:ascii="Cambria" w:hAnsi="Cambria"/>
          <w:sz w:val="28"/>
          <w:szCs w:val="28"/>
        </w:rPr>
        <w:t xml:space="preserve"> ‘</w:t>
      </w:r>
      <w:r w:rsidR="00A574EA">
        <w:rPr>
          <w:rFonts w:ascii="Cambria" w:hAnsi="Cambria"/>
          <w:sz w:val="28"/>
          <w:szCs w:val="28"/>
        </w:rPr>
        <w:t xml:space="preserve">I mean, </w:t>
      </w:r>
      <w:r w:rsidR="00972689">
        <w:rPr>
          <w:rFonts w:ascii="Cambria" w:hAnsi="Cambria"/>
          <w:sz w:val="28"/>
          <w:szCs w:val="28"/>
        </w:rPr>
        <w:t xml:space="preserve">I’m definitely her </w:t>
      </w:r>
      <w:r w:rsidR="006542CF">
        <w:rPr>
          <w:rFonts w:ascii="Cambria" w:hAnsi="Cambria"/>
          <w:sz w:val="28"/>
          <w:szCs w:val="28"/>
        </w:rPr>
        <w:t>best friend</w:t>
      </w:r>
      <w:r w:rsidR="00972689">
        <w:rPr>
          <w:rFonts w:ascii="Cambria" w:hAnsi="Cambria"/>
          <w:sz w:val="28"/>
          <w:szCs w:val="28"/>
        </w:rPr>
        <w:t>.’</w:t>
      </w:r>
    </w:p>
    <w:p w14:paraId="23BD7A93" w14:textId="638725B1" w:rsidR="006542CF" w:rsidRDefault="006542CF" w:rsidP="006542CF">
      <w:pPr>
        <w:spacing w:line="360" w:lineRule="auto"/>
        <w:contextualSpacing/>
        <w:rPr>
          <w:rFonts w:ascii="Cambria" w:hAnsi="Cambria"/>
          <w:sz w:val="28"/>
          <w:szCs w:val="28"/>
        </w:rPr>
      </w:pPr>
      <w:r>
        <w:rPr>
          <w:rFonts w:ascii="Cambria" w:hAnsi="Cambria"/>
          <w:sz w:val="28"/>
          <w:szCs w:val="28"/>
        </w:rPr>
        <w:tab/>
        <w:t xml:space="preserve">‘But – next of kin? </w:t>
      </w:r>
      <w:moveFromRangeStart w:id="12758" w:author="Claire S" w:date="2026-05-27T15:26:00Z" w:name="move230787977"/>
      <w:moveFrom w:id="12759" w:author="Claire S" w:date="2026-05-27T15:26:00Z" w16du:dateUtc="2026-05-27T14:26:00Z">
        <w:r w:rsidDel="0036301D">
          <w:rPr>
            <w:rFonts w:ascii="Cambria" w:hAnsi="Cambria"/>
            <w:sz w:val="28"/>
            <w:szCs w:val="28"/>
          </w:rPr>
          <w:t xml:space="preserve">Parents? </w:t>
        </w:r>
      </w:moveFrom>
      <w:moveFromRangeEnd w:id="12758"/>
      <w:r>
        <w:rPr>
          <w:rFonts w:ascii="Cambria" w:hAnsi="Cambria"/>
          <w:sz w:val="28"/>
          <w:szCs w:val="28"/>
        </w:rPr>
        <w:t>Partner?</w:t>
      </w:r>
      <w:ins w:id="12760" w:author="Claire S" w:date="2026-05-27T15:26:00Z" w16du:dateUtc="2026-05-27T14:26:00Z">
        <w:r w:rsidR="0036301D">
          <w:rPr>
            <w:rFonts w:ascii="Cambria" w:hAnsi="Cambria"/>
            <w:sz w:val="28"/>
            <w:szCs w:val="28"/>
          </w:rPr>
          <w:t xml:space="preserve"> </w:t>
        </w:r>
      </w:ins>
      <w:moveToRangeStart w:id="12761" w:author="Claire S" w:date="2026-05-27T15:26:00Z" w:name="move230787977"/>
      <w:moveTo w:id="12762" w:author="Claire S" w:date="2026-05-27T15:26:00Z" w16du:dateUtc="2026-05-27T14:26:00Z">
        <w:r w:rsidR="0036301D">
          <w:rPr>
            <w:rFonts w:ascii="Cambria" w:hAnsi="Cambria"/>
            <w:sz w:val="28"/>
            <w:szCs w:val="28"/>
          </w:rPr>
          <w:t>Parents?</w:t>
        </w:r>
      </w:moveTo>
      <w:moveToRangeEnd w:id="12761"/>
      <w:r>
        <w:rPr>
          <w:rFonts w:ascii="Cambria" w:hAnsi="Cambria"/>
          <w:sz w:val="28"/>
          <w:szCs w:val="28"/>
        </w:rPr>
        <w:t>’</w:t>
      </w:r>
    </w:p>
    <w:p w14:paraId="4DA88B23" w14:textId="446AF64B" w:rsidR="006542CF" w:rsidRDefault="006542CF" w:rsidP="006542CF">
      <w:pPr>
        <w:spacing w:line="360" w:lineRule="auto"/>
        <w:contextualSpacing/>
        <w:rPr>
          <w:rFonts w:ascii="Cambria" w:hAnsi="Cambria"/>
          <w:sz w:val="28"/>
          <w:szCs w:val="28"/>
        </w:rPr>
      </w:pPr>
      <w:r>
        <w:rPr>
          <w:rFonts w:ascii="Cambria" w:hAnsi="Cambria"/>
          <w:sz w:val="28"/>
          <w:szCs w:val="28"/>
        </w:rPr>
        <w:tab/>
        <w:t>‘No, she has neither.  I mean, her parents are dead</w:t>
      </w:r>
      <w:r w:rsidR="00203849">
        <w:rPr>
          <w:rFonts w:ascii="Cambria" w:hAnsi="Cambria"/>
          <w:sz w:val="28"/>
          <w:szCs w:val="28"/>
        </w:rPr>
        <w:t>, and she’s single</w:t>
      </w:r>
      <w:r>
        <w:rPr>
          <w:rFonts w:ascii="Cambria" w:hAnsi="Cambria"/>
          <w:sz w:val="28"/>
          <w:szCs w:val="28"/>
        </w:rPr>
        <w:t>.</w:t>
      </w:r>
      <w:r w:rsidR="00A574EA">
        <w:rPr>
          <w:rFonts w:ascii="Cambria" w:hAnsi="Cambria"/>
          <w:sz w:val="28"/>
          <w:szCs w:val="28"/>
        </w:rPr>
        <w:t xml:space="preserve"> </w:t>
      </w:r>
      <w:r w:rsidR="00901136">
        <w:rPr>
          <w:rFonts w:ascii="Cambria" w:hAnsi="Cambria"/>
          <w:sz w:val="28"/>
          <w:szCs w:val="28"/>
        </w:rPr>
        <w:t xml:space="preserve">Her sister lives </w:t>
      </w:r>
      <w:del w:id="12763" w:author="Claire S" w:date="2026-07-28T10:01:00Z" w16du:dateUtc="2026-07-28T09:01:00Z">
        <w:r w:rsidR="00901136" w:rsidDel="00421CA8">
          <w:rPr>
            <w:rFonts w:ascii="Cambria" w:hAnsi="Cambria"/>
            <w:sz w:val="28"/>
            <w:szCs w:val="28"/>
          </w:rPr>
          <w:delText>abroad</w:delText>
        </w:r>
        <w:r w:rsidR="003305B3" w:rsidDel="00421CA8">
          <w:rPr>
            <w:rFonts w:ascii="Cambria" w:hAnsi="Cambria"/>
            <w:sz w:val="28"/>
            <w:szCs w:val="28"/>
          </w:rPr>
          <w:delText xml:space="preserve">, </w:delText>
        </w:r>
      </w:del>
      <w:r w:rsidR="003305B3">
        <w:rPr>
          <w:rFonts w:ascii="Cambria" w:hAnsi="Cambria"/>
          <w:sz w:val="28"/>
          <w:szCs w:val="28"/>
        </w:rPr>
        <w:t>in Dubai</w:t>
      </w:r>
      <w:ins w:id="12764" w:author="Claire S" w:date="2026-07-28T10:01:00Z" w16du:dateUtc="2026-07-28T09:01:00Z">
        <w:r w:rsidR="00421CA8">
          <w:rPr>
            <w:rFonts w:ascii="Cambria" w:hAnsi="Cambria"/>
            <w:sz w:val="28"/>
            <w:szCs w:val="28"/>
          </w:rPr>
          <w:t>, I think</w:t>
        </w:r>
      </w:ins>
      <w:r w:rsidR="00901136">
        <w:rPr>
          <w:rFonts w:ascii="Cambria" w:hAnsi="Cambria"/>
          <w:sz w:val="28"/>
          <w:szCs w:val="28"/>
        </w:rPr>
        <w:t>.</w:t>
      </w:r>
      <w:ins w:id="12765" w:author="Claire S" w:date="2026-07-28T10:01:00Z" w16du:dateUtc="2026-07-28T09:01:00Z">
        <w:r w:rsidR="00421CA8">
          <w:rPr>
            <w:rFonts w:ascii="Cambria" w:hAnsi="Cambria"/>
            <w:sz w:val="28"/>
            <w:szCs w:val="28"/>
          </w:rPr>
          <w:t>’ Clara racked her brain</w:t>
        </w:r>
      </w:ins>
      <w:ins w:id="12766" w:author="Claire S" w:date="2026-07-28T10:02:00Z" w16du:dateUtc="2026-07-28T09:02:00Z">
        <w:r w:rsidR="00421CA8">
          <w:rPr>
            <w:rFonts w:ascii="Cambria" w:hAnsi="Cambria"/>
            <w:sz w:val="28"/>
            <w:szCs w:val="28"/>
          </w:rPr>
          <w:t>. ‘I vaguely remember a</w:t>
        </w:r>
      </w:ins>
      <w:del w:id="12767" w:author="Claire S" w:date="2026-07-28T10:02:00Z" w16du:dateUtc="2026-07-28T09:02:00Z">
        <w:r w:rsidR="00901136" w:rsidDel="00421CA8">
          <w:rPr>
            <w:rFonts w:ascii="Cambria" w:hAnsi="Cambria"/>
            <w:sz w:val="28"/>
            <w:szCs w:val="28"/>
          </w:rPr>
          <w:delText xml:space="preserve">  A</w:delText>
        </w:r>
      </w:del>
      <w:r w:rsidR="00901136">
        <w:rPr>
          <w:rFonts w:ascii="Cambria" w:hAnsi="Cambria"/>
          <w:sz w:val="28"/>
          <w:szCs w:val="28"/>
        </w:rPr>
        <w:t>n aunt and uncle in York</w:t>
      </w:r>
      <w:del w:id="12768" w:author="Claire S" w:date="2026-07-28T10:02:00Z" w16du:dateUtc="2026-07-28T09:02:00Z">
        <w:r w:rsidR="00901136" w:rsidDel="00421CA8">
          <w:rPr>
            <w:rFonts w:ascii="Cambria" w:hAnsi="Cambria"/>
            <w:sz w:val="28"/>
            <w:szCs w:val="28"/>
          </w:rPr>
          <w:delText>, I think</w:delText>
        </w:r>
      </w:del>
      <w:r w:rsidR="00901136">
        <w:rPr>
          <w:rFonts w:ascii="Cambria" w:hAnsi="Cambria"/>
          <w:sz w:val="28"/>
          <w:szCs w:val="28"/>
        </w:rPr>
        <w:t>, but I don’t know their names.</w:t>
      </w:r>
      <w:ins w:id="12769" w:author="Claire S" w:date="2026-05-27T15:26:00Z" w16du:dateUtc="2026-05-27T14:26:00Z">
        <w:r w:rsidR="00B231D1">
          <w:rPr>
            <w:rFonts w:ascii="Cambria" w:hAnsi="Cambria"/>
            <w:sz w:val="28"/>
            <w:szCs w:val="28"/>
          </w:rPr>
          <w:t xml:space="preserve"> Why?</w:t>
        </w:r>
      </w:ins>
      <w:r>
        <w:rPr>
          <w:rFonts w:ascii="Cambria" w:hAnsi="Cambria"/>
          <w:sz w:val="28"/>
          <w:szCs w:val="28"/>
        </w:rPr>
        <w:t>’</w:t>
      </w:r>
    </w:p>
    <w:p w14:paraId="356E7D93" w14:textId="59282F72" w:rsidR="004E67B3" w:rsidRDefault="002C0D42" w:rsidP="00E911E2">
      <w:pPr>
        <w:spacing w:line="360" w:lineRule="auto"/>
        <w:ind w:firstLine="720"/>
        <w:contextualSpacing/>
        <w:rPr>
          <w:rFonts w:ascii="Cambria" w:hAnsi="Cambria"/>
          <w:sz w:val="28"/>
          <w:szCs w:val="28"/>
        </w:rPr>
      </w:pPr>
      <w:r>
        <w:rPr>
          <w:rFonts w:ascii="Cambria" w:hAnsi="Cambria"/>
          <w:sz w:val="28"/>
          <w:szCs w:val="28"/>
        </w:rPr>
        <w:t>‘</w:t>
      </w:r>
      <w:r w:rsidR="00AE0CE2">
        <w:rPr>
          <w:rFonts w:ascii="Cambria" w:hAnsi="Cambria"/>
          <w:sz w:val="28"/>
          <w:szCs w:val="28"/>
        </w:rPr>
        <w:t>Right</w:t>
      </w:r>
      <w:ins w:id="12770" w:author="Daisy Watt" w:date="2026-06-22T18:41:00Z" w16du:dateUtc="2026-06-22T16:41:00Z">
        <w:r w:rsidR="00E84039">
          <w:rPr>
            <w:rFonts w:ascii="Cambria" w:hAnsi="Cambria"/>
            <w:sz w:val="28"/>
            <w:szCs w:val="28"/>
          </w:rPr>
          <w:t xml:space="preserve">, </w:t>
        </w:r>
      </w:ins>
      <w:del w:id="12771" w:author="Daisy Watt" w:date="2026-06-22T18:41:00Z" w16du:dateUtc="2026-06-22T16:41:00Z">
        <w:r w:rsidR="00AE0CE2">
          <w:rPr>
            <w:rFonts w:ascii="Cambria" w:hAnsi="Cambria"/>
            <w:sz w:val="28"/>
            <w:szCs w:val="28"/>
          </w:rPr>
          <w:delText xml:space="preserve"> </w:delText>
        </w:r>
      </w:del>
      <w:r w:rsidR="00AE0CE2">
        <w:rPr>
          <w:rFonts w:ascii="Cambria" w:hAnsi="Cambria"/>
          <w:sz w:val="28"/>
          <w:szCs w:val="28"/>
        </w:rPr>
        <w:t>then,’ he</w:t>
      </w:r>
      <w:r w:rsidR="004E67B3">
        <w:rPr>
          <w:rFonts w:ascii="Cambria" w:hAnsi="Cambria"/>
          <w:sz w:val="28"/>
          <w:szCs w:val="28"/>
        </w:rPr>
        <w:t xml:space="preserve"> said</w:t>
      </w:r>
      <w:r w:rsidR="0068154B">
        <w:rPr>
          <w:rFonts w:ascii="Cambria" w:hAnsi="Cambria"/>
          <w:sz w:val="28"/>
          <w:szCs w:val="28"/>
        </w:rPr>
        <w:t xml:space="preserve">. </w:t>
      </w:r>
      <w:r w:rsidR="00AE0CE2">
        <w:rPr>
          <w:rFonts w:ascii="Cambria" w:hAnsi="Cambria"/>
          <w:sz w:val="28"/>
          <w:szCs w:val="28"/>
        </w:rPr>
        <w:t>‘</w:t>
      </w:r>
      <w:r w:rsidR="004E67B3">
        <w:rPr>
          <w:rFonts w:ascii="Cambria" w:hAnsi="Cambria"/>
          <w:sz w:val="28"/>
          <w:szCs w:val="28"/>
        </w:rPr>
        <w:t>I’ll make enquiries.’</w:t>
      </w:r>
    </w:p>
    <w:p w14:paraId="0BD163E7" w14:textId="5AE73CCD" w:rsidR="004E67B3" w:rsidRDefault="00B231D1" w:rsidP="00E911E2">
      <w:pPr>
        <w:spacing w:line="360" w:lineRule="auto"/>
        <w:ind w:firstLine="720"/>
        <w:contextualSpacing/>
        <w:rPr>
          <w:rFonts w:ascii="Cambria" w:hAnsi="Cambria"/>
          <w:sz w:val="28"/>
          <w:szCs w:val="28"/>
        </w:rPr>
      </w:pPr>
      <w:ins w:id="12772" w:author="Claire S" w:date="2026-05-27T15:26:00Z" w16du:dateUtc="2026-05-27T14:26:00Z">
        <w:r>
          <w:rPr>
            <w:rFonts w:ascii="Cambria" w:hAnsi="Cambria"/>
            <w:sz w:val="28"/>
            <w:szCs w:val="28"/>
          </w:rPr>
          <w:t>‘Why</w:t>
        </w:r>
      </w:ins>
      <w:ins w:id="12773" w:author="Daisy Watt" w:date="2026-06-22T18:41:00Z" w16du:dateUtc="2026-06-22T16:41:00Z">
        <w:r w:rsidR="00D709E2">
          <w:rPr>
            <w:rFonts w:ascii="Cambria" w:hAnsi="Cambria"/>
            <w:sz w:val="28"/>
            <w:szCs w:val="28"/>
          </w:rPr>
          <w:t xml:space="preserve">, </w:t>
        </w:r>
      </w:ins>
      <w:ins w:id="12774" w:author="Claire S" w:date="2026-05-27T15:26:00Z" w16du:dateUtc="2026-05-27T14:26:00Z">
        <w:del w:id="12775" w:author="Daisy Watt" w:date="2026-06-22T18:41:00Z" w16du:dateUtc="2026-06-22T16:41:00Z">
          <w:r>
            <w:rPr>
              <w:rFonts w:ascii="Cambria" w:hAnsi="Cambria"/>
              <w:sz w:val="28"/>
              <w:szCs w:val="28"/>
            </w:rPr>
            <w:delText xml:space="preserve"> </w:delText>
          </w:r>
        </w:del>
        <w:r>
          <w:rPr>
            <w:rFonts w:ascii="Cambria" w:hAnsi="Cambria"/>
            <w:sz w:val="28"/>
            <w:szCs w:val="28"/>
          </w:rPr>
          <w:t xml:space="preserve">though? </w:t>
        </w:r>
      </w:ins>
      <w:r w:rsidR="004E67B3">
        <w:rPr>
          <w:rFonts w:ascii="Cambria" w:hAnsi="Cambria"/>
          <w:sz w:val="28"/>
          <w:szCs w:val="28"/>
        </w:rPr>
        <w:t>Clara</w:t>
      </w:r>
      <w:ins w:id="12776" w:author="Claire S" w:date="2026-06-04T14:49:00Z" w16du:dateUtc="2026-06-04T13:49:00Z">
        <w:r w:rsidR="0041674D">
          <w:rPr>
            <w:rFonts w:ascii="Cambria" w:hAnsi="Cambria"/>
            <w:sz w:val="28"/>
            <w:szCs w:val="28"/>
          </w:rPr>
          <w:t xml:space="preserve"> repeated, her</w:t>
        </w:r>
      </w:ins>
      <w:del w:id="12777" w:author="Claire S" w:date="2026-06-04T14:49:00Z" w16du:dateUtc="2026-06-04T13:49:00Z">
        <w:r w:rsidR="004E67B3" w:rsidDel="0041674D">
          <w:rPr>
            <w:rFonts w:ascii="Cambria" w:hAnsi="Cambria"/>
            <w:sz w:val="28"/>
            <w:szCs w:val="28"/>
          </w:rPr>
          <w:delText>’s</w:delText>
        </w:r>
      </w:del>
      <w:r w:rsidR="004E67B3">
        <w:rPr>
          <w:rFonts w:ascii="Cambria" w:hAnsi="Cambria"/>
          <w:sz w:val="28"/>
          <w:szCs w:val="28"/>
        </w:rPr>
        <w:t xml:space="preserve"> belly</w:t>
      </w:r>
      <w:del w:id="12778" w:author="Claire S" w:date="2026-06-04T14:49:00Z" w16du:dateUtc="2026-06-04T13:49:00Z">
        <w:r w:rsidR="004E67B3" w:rsidDel="0041674D">
          <w:rPr>
            <w:rFonts w:ascii="Cambria" w:hAnsi="Cambria"/>
            <w:sz w:val="28"/>
            <w:szCs w:val="28"/>
          </w:rPr>
          <w:delText xml:space="preserve"> </w:delText>
        </w:r>
      </w:del>
      <w:ins w:id="12779" w:author="Claire S" w:date="2026-05-27T15:26:00Z" w16du:dateUtc="2026-05-27T14:26:00Z">
        <w:r>
          <w:rPr>
            <w:rFonts w:ascii="Cambria" w:hAnsi="Cambria"/>
            <w:sz w:val="28"/>
            <w:szCs w:val="28"/>
          </w:rPr>
          <w:t xml:space="preserve"> </w:t>
        </w:r>
      </w:ins>
      <w:r w:rsidR="004E67B3">
        <w:rPr>
          <w:rFonts w:ascii="Cambria" w:hAnsi="Cambria"/>
          <w:sz w:val="28"/>
          <w:szCs w:val="28"/>
        </w:rPr>
        <w:t>flip-</w:t>
      </w:r>
      <w:del w:id="12780" w:author="Claire S" w:date="2026-05-27T15:26:00Z" w16du:dateUtc="2026-05-27T14:26:00Z">
        <w:r w:rsidR="004E67B3" w:rsidDel="00B231D1">
          <w:rPr>
            <w:rFonts w:ascii="Cambria" w:hAnsi="Cambria"/>
            <w:sz w:val="28"/>
            <w:szCs w:val="28"/>
          </w:rPr>
          <w:delText>flopped</w:delText>
        </w:r>
      </w:del>
      <w:ins w:id="12781" w:author="Claire S" w:date="2026-05-27T15:26:00Z" w16du:dateUtc="2026-05-27T14:26:00Z">
        <w:r>
          <w:rPr>
            <w:rFonts w:ascii="Cambria" w:hAnsi="Cambria"/>
            <w:sz w:val="28"/>
            <w:szCs w:val="28"/>
          </w:rPr>
          <w:t>flopping</w:t>
        </w:r>
      </w:ins>
      <w:r w:rsidR="00FE7F10">
        <w:rPr>
          <w:rFonts w:ascii="Cambria" w:hAnsi="Cambria"/>
          <w:sz w:val="28"/>
          <w:szCs w:val="28"/>
        </w:rPr>
        <w:t>.</w:t>
      </w:r>
      <w:r w:rsidR="004E67B3">
        <w:rPr>
          <w:rFonts w:ascii="Cambria" w:hAnsi="Cambria"/>
          <w:sz w:val="28"/>
          <w:szCs w:val="28"/>
        </w:rPr>
        <w:t xml:space="preserve"> ‘Please</w:t>
      </w:r>
      <w:del w:id="12782" w:author="Daisy Watt" w:date="2026-06-22T18:41:00Z" w16du:dateUtc="2026-06-22T16:41:00Z">
        <w:r w:rsidR="004E67B3">
          <w:rPr>
            <w:rFonts w:ascii="Cambria" w:hAnsi="Cambria"/>
            <w:sz w:val="28"/>
            <w:szCs w:val="28"/>
          </w:rPr>
          <w:delText xml:space="preserve"> </w:delText>
        </w:r>
      </w:del>
      <w:ins w:id="12783" w:author="Daisy Watt" w:date="2026-06-22T18:41:00Z" w16du:dateUtc="2026-06-22T16:41:00Z">
        <w:r w:rsidR="00D709E2">
          <w:rPr>
            <w:rFonts w:ascii="Cambria" w:hAnsi="Cambria"/>
            <w:sz w:val="28"/>
            <w:szCs w:val="28"/>
          </w:rPr>
          <w:t>,</w:t>
        </w:r>
      </w:ins>
      <w:del w:id="12784" w:author="Claire S" w:date="2026-05-27T15:26:00Z" w16du:dateUtc="2026-05-27T14:26:00Z">
        <w:r w:rsidR="004E67B3" w:rsidDel="00B231D1">
          <w:rPr>
            <w:rFonts w:ascii="Cambria" w:hAnsi="Cambria"/>
            <w:sz w:val="28"/>
            <w:szCs w:val="28"/>
          </w:rPr>
          <w:delText>though, please</w:delText>
        </w:r>
      </w:del>
      <w:ins w:id="12785" w:author="Claire S" w:date="2026-05-27T15:26:00Z" w16du:dateUtc="2026-05-27T14:26:00Z">
        <w:del w:id="12786" w:author="Daisy Watt" w:date="2026-06-22T18:41:00Z" w16du:dateUtc="2026-06-22T16:41:00Z">
          <w:r>
            <w:rPr>
              <w:rFonts w:ascii="Cambria" w:hAnsi="Cambria"/>
              <w:sz w:val="28"/>
              <w:szCs w:val="28"/>
            </w:rPr>
            <w:delText>-</w:delText>
          </w:r>
        </w:del>
      </w:ins>
      <w:r w:rsidR="004E67B3">
        <w:rPr>
          <w:rFonts w:ascii="Cambria" w:hAnsi="Cambria"/>
          <w:sz w:val="28"/>
          <w:szCs w:val="28"/>
        </w:rPr>
        <w:t xml:space="preserve"> tell me what you know?’ </w:t>
      </w:r>
    </w:p>
    <w:p w14:paraId="57524EFC" w14:textId="5B54BE64" w:rsidR="00EB32AD" w:rsidRDefault="004E67B3" w:rsidP="00E911E2">
      <w:pPr>
        <w:spacing w:line="360" w:lineRule="auto"/>
        <w:ind w:firstLine="720"/>
        <w:contextualSpacing/>
        <w:rPr>
          <w:rFonts w:ascii="Cambria" w:hAnsi="Cambria"/>
          <w:sz w:val="28"/>
          <w:szCs w:val="28"/>
        </w:rPr>
      </w:pPr>
      <w:r>
        <w:rPr>
          <w:rFonts w:ascii="Cambria" w:hAnsi="Cambria"/>
          <w:sz w:val="28"/>
          <w:szCs w:val="28"/>
        </w:rPr>
        <w:t>He cleared his throat. ‘</w:t>
      </w:r>
      <w:r w:rsidR="00972689">
        <w:rPr>
          <w:rFonts w:ascii="Cambria" w:hAnsi="Cambria"/>
          <w:sz w:val="28"/>
          <w:szCs w:val="28"/>
        </w:rPr>
        <w:t xml:space="preserve">I’m </w:t>
      </w:r>
      <w:r w:rsidR="0068154B">
        <w:rPr>
          <w:rFonts w:ascii="Cambria" w:hAnsi="Cambria"/>
          <w:sz w:val="28"/>
          <w:szCs w:val="28"/>
        </w:rPr>
        <w:t xml:space="preserve">very </w:t>
      </w:r>
      <w:r w:rsidR="00972689">
        <w:rPr>
          <w:rFonts w:ascii="Cambria" w:hAnsi="Cambria"/>
          <w:sz w:val="28"/>
          <w:szCs w:val="28"/>
        </w:rPr>
        <w:t xml:space="preserve">sorry to </w:t>
      </w:r>
      <w:r>
        <w:rPr>
          <w:rFonts w:ascii="Cambria" w:hAnsi="Cambria"/>
          <w:sz w:val="28"/>
          <w:szCs w:val="28"/>
        </w:rPr>
        <w:t>say</w:t>
      </w:r>
      <w:r w:rsidR="00972689">
        <w:rPr>
          <w:rFonts w:ascii="Cambria" w:hAnsi="Cambria"/>
          <w:sz w:val="28"/>
          <w:szCs w:val="28"/>
        </w:rPr>
        <w:t xml:space="preserve"> </w:t>
      </w:r>
      <w:r w:rsidR="00083AFA">
        <w:rPr>
          <w:rFonts w:ascii="Cambria" w:hAnsi="Cambria"/>
          <w:sz w:val="28"/>
          <w:szCs w:val="28"/>
        </w:rPr>
        <w:t xml:space="preserve">the </w:t>
      </w:r>
      <w:r w:rsidR="00203849">
        <w:rPr>
          <w:rFonts w:ascii="Cambria" w:hAnsi="Cambria"/>
          <w:sz w:val="28"/>
          <w:szCs w:val="28"/>
        </w:rPr>
        <w:t>C</w:t>
      </w:r>
      <w:r w:rsidR="00810BAB">
        <w:rPr>
          <w:rFonts w:ascii="Cambria" w:hAnsi="Cambria"/>
          <w:sz w:val="28"/>
          <w:szCs w:val="28"/>
        </w:rPr>
        <w:t>oastguard</w:t>
      </w:r>
      <w:r w:rsidR="0068154B">
        <w:rPr>
          <w:rFonts w:ascii="Cambria" w:hAnsi="Cambria"/>
          <w:sz w:val="28"/>
          <w:szCs w:val="28"/>
        </w:rPr>
        <w:t xml:space="preserve"> </w:t>
      </w:r>
      <w:r>
        <w:rPr>
          <w:rFonts w:ascii="Cambria" w:hAnsi="Cambria"/>
          <w:sz w:val="28"/>
          <w:szCs w:val="28"/>
        </w:rPr>
        <w:t xml:space="preserve">notified us earlier </w:t>
      </w:r>
      <w:r w:rsidR="0068154B">
        <w:rPr>
          <w:rFonts w:ascii="Cambria" w:hAnsi="Cambria"/>
          <w:sz w:val="28"/>
          <w:szCs w:val="28"/>
        </w:rPr>
        <w:t>that</w:t>
      </w:r>
      <w:r w:rsidR="00083AFA">
        <w:rPr>
          <w:rFonts w:ascii="Cambria" w:hAnsi="Cambria"/>
          <w:sz w:val="28"/>
          <w:szCs w:val="28"/>
        </w:rPr>
        <w:t xml:space="preserve"> a young </w:t>
      </w:r>
      <w:r w:rsidR="006542CF">
        <w:rPr>
          <w:rFonts w:ascii="Cambria" w:hAnsi="Cambria"/>
          <w:sz w:val="28"/>
          <w:szCs w:val="28"/>
        </w:rPr>
        <w:t>female</w:t>
      </w:r>
      <w:r w:rsidR="00083AFA">
        <w:rPr>
          <w:rFonts w:ascii="Cambria" w:hAnsi="Cambria"/>
          <w:sz w:val="28"/>
          <w:szCs w:val="28"/>
        </w:rPr>
        <w:t xml:space="preserve"> did go over the edge</w:t>
      </w:r>
      <w:ins w:id="12787" w:author="Daisy Watt" w:date="2026-06-22T18:41:00Z" w16du:dateUtc="2026-06-22T16:41:00Z">
        <w:r w:rsidR="003F26D7">
          <w:rPr>
            <w:rFonts w:ascii="Cambria" w:hAnsi="Cambria"/>
            <w:sz w:val="28"/>
            <w:szCs w:val="28"/>
          </w:rPr>
          <w:t>,</w:t>
        </w:r>
      </w:ins>
      <w:r w:rsidR="00083AFA">
        <w:rPr>
          <w:rFonts w:ascii="Cambria" w:hAnsi="Cambria"/>
          <w:sz w:val="28"/>
          <w:szCs w:val="28"/>
        </w:rPr>
        <w:t xml:space="preserve"> </w:t>
      </w:r>
      <w:r w:rsidR="00842782">
        <w:rPr>
          <w:rFonts w:ascii="Cambria" w:hAnsi="Cambria"/>
          <w:sz w:val="28"/>
          <w:szCs w:val="28"/>
        </w:rPr>
        <w:t>last night</w:t>
      </w:r>
      <w:r w:rsidR="00083AFA">
        <w:rPr>
          <w:rFonts w:ascii="Cambria" w:hAnsi="Cambria"/>
          <w:sz w:val="28"/>
          <w:szCs w:val="28"/>
        </w:rPr>
        <w:t xml:space="preserve">. </w:t>
      </w:r>
      <w:r w:rsidR="00682B7B">
        <w:rPr>
          <w:rFonts w:ascii="Cambria" w:hAnsi="Cambria"/>
          <w:sz w:val="28"/>
          <w:szCs w:val="28"/>
        </w:rPr>
        <w:t xml:space="preserve">No </w:t>
      </w:r>
      <w:r w:rsidR="00BC0D7C">
        <w:rPr>
          <w:rFonts w:ascii="Cambria" w:hAnsi="Cambria"/>
          <w:sz w:val="28"/>
          <w:szCs w:val="28"/>
        </w:rPr>
        <w:t>body</w:t>
      </w:r>
      <w:r w:rsidR="00682B7B">
        <w:rPr>
          <w:rFonts w:ascii="Cambria" w:hAnsi="Cambria"/>
          <w:sz w:val="28"/>
          <w:szCs w:val="28"/>
        </w:rPr>
        <w:t xml:space="preserve"> has been found</w:t>
      </w:r>
      <w:r w:rsidR="0068154B">
        <w:rPr>
          <w:rFonts w:ascii="Cambria" w:hAnsi="Cambria"/>
          <w:sz w:val="28"/>
          <w:szCs w:val="28"/>
        </w:rPr>
        <w:t xml:space="preserve"> yet</w:t>
      </w:r>
      <w:r w:rsidR="00682B7B">
        <w:rPr>
          <w:rFonts w:ascii="Cambria" w:hAnsi="Cambria"/>
          <w:sz w:val="28"/>
          <w:szCs w:val="28"/>
        </w:rPr>
        <w:t>,</w:t>
      </w:r>
      <w:r w:rsidR="00203849">
        <w:rPr>
          <w:rFonts w:ascii="Cambria" w:hAnsi="Cambria"/>
          <w:sz w:val="28"/>
          <w:szCs w:val="28"/>
        </w:rPr>
        <w:t xml:space="preserve"> but that’s </w:t>
      </w:r>
      <w:r w:rsidR="00EB32AD">
        <w:rPr>
          <w:rFonts w:ascii="Cambria" w:hAnsi="Cambria"/>
          <w:sz w:val="28"/>
          <w:szCs w:val="28"/>
        </w:rPr>
        <w:t>often the case</w:t>
      </w:r>
      <w:r>
        <w:rPr>
          <w:rFonts w:ascii="Cambria" w:hAnsi="Cambria"/>
          <w:sz w:val="28"/>
          <w:szCs w:val="28"/>
        </w:rPr>
        <w:t xml:space="preserve">. </w:t>
      </w:r>
      <w:del w:id="12788" w:author="Claire S" w:date="2026-07-28T10:02:00Z" w16du:dateUtc="2026-07-28T09:02:00Z">
        <w:r w:rsidDel="00025298">
          <w:rPr>
            <w:rFonts w:ascii="Cambria" w:hAnsi="Cambria"/>
            <w:sz w:val="28"/>
            <w:szCs w:val="28"/>
          </w:rPr>
          <w:delText xml:space="preserve"> </w:delText>
        </w:r>
      </w:del>
      <w:r>
        <w:rPr>
          <w:rFonts w:ascii="Cambria" w:hAnsi="Cambria"/>
          <w:sz w:val="28"/>
          <w:szCs w:val="28"/>
        </w:rPr>
        <w:t xml:space="preserve">The tides </w:t>
      </w:r>
      <w:del w:id="12789" w:author="Claire S" w:date="2026-07-28T10:02:00Z" w16du:dateUtc="2026-07-28T09:02:00Z">
        <w:r w:rsidDel="00025298">
          <w:rPr>
            <w:rFonts w:ascii="Cambria" w:hAnsi="Cambria"/>
            <w:sz w:val="28"/>
            <w:szCs w:val="28"/>
          </w:rPr>
          <w:delText>affect it</w:delText>
        </w:r>
      </w:del>
      <w:ins w:id="12790" w:author="Claire S" w:date="2026-07-28T10:02:00Z" w16du:dateUtc="2026-07-28T09:02:00Z">
        <w:r w:rsidR="00025298">
          <w:rPr>
            <w:rFonts w:ascii="Cambria" w:hAnsi="Cambria"/>
            <w:sz w:val="28"/>
            <w:szCs w:val="28"/>
          </w:rPr>
          <w:t xml:space="preserve">are very strong, </w:t>
        </w:r>
      </w:ins>
      <w:del w:id="12791" w:author="Claire S" w:date="2026-07-28T10:02:00Z" w16du:dateUtc="2026-07-28T09:02:00Z">
        <w:r w:rsidR="0088638B" w:rsidDel="00025298">
          <w:rPr>
            <w:rFonts w:ascii="Cambria" w:hAnsi="Cambria"/>
            <w:sz w:val="28"/>
            <w:szCs w:val="28"/>
          </w:rPr>
          <w:delText xml:space="preserve">, and </w:delText>
        </w:r>
      </w:del>
      <w:r w:rsidR="0088638B">
        <w:rPr>
          <w:rFonts w:ascii="Cambria" w:hAnsi="Cambria"/>
          <w:sz w:val="28"/>
          <w:szCs w:val="28"/>
        </w:rPr>
        <w:t>some</w:t>
      </w:r>
      <w:ins w:id="12792" w:author="Claire S" w:date="2026-07-28T10:02:00Z" w16du:dateUtc="2026-07-28T09:02:00Z">
        <w:r w:rsidR="00025298">
          <w:rPr>
            <w:rFonts w:ascii="Cambria" w:hAnsi="Cambria"/>
            <w:sz w:val="28"/>
            <w:szCs w:val="28"/>
          </w:rPr>
          <w:t>-</w:t>
        </w:r>
      </w:ins>
      <w:r w:rsidR="0088638B">
        <w:rPr>
          <w:rFonts w:ascii="Cambria" w:hAnsi="Cambria"/>
          <w:sz w:val="28"/>
          <w:szCs w:val="28"/>
        </w:rPr>
        <w:t xml:space="preserve">times </w:t>
      </w:r>
      <w:del w:id="12793" w:author="Claire S" w:date="2026-07-28T10:02:00Z" w16du:dateUtc="2026-07-28T09:02:00Z">
        <w:r w:rsidR="0088638B" w:rsidDel="00025298">
          <w:rPr>
            <w:rFonts w:ascii="Cambria" w:hAnsi="Cambria"/>
            <w:sz w:val="28"/>
            <w:szCs w:val="28"/>
          </w:rPr>
          <w:delText xml:space="preserve">the </w:delText>
        </w:r>
      </w:del>
      <w:r w:rsidR="0088638B">
        <w:rPr>
          <w:rFonts w:ascii="Cambria" w:hAnsi="Cambria"/>
          <w:sz w:val="28"/>
          <w:szCs w:val="28"/>
        </w:rPr>
        <w:t xml:space="preserve">bodies are washed up along the coast. Or </w:t>
      </w:r>
      <w:r w:rsidR="00FE7F10">
        <w:rPr>
          <w:rFonts w:ascii="Cambria" w:hAnsi="Cambria"/>
          <w:sz w:val="28"/>
          <w:szCs w:val="28"/>
        </w:rPr>
        <w:t xml:space="preserve">sometimes, </w:t>
      </w:r>
      <w:r w:rsidR="0088638B">
        <w:rPr>
          <w:rFonts w:ascii="Cambria" w:hAnsi="Cambria"/>
          <w:sz w:val="28"/>
          <w:szCs w:val="28"/>
        </w:rPr>
        <w:t>not at all</w:t>
      </w:r>
      <w:r w:rsidR="00EB32AD">
        <w:rPr>
          <w:rFonts w:ascii="Cambria" w:hAnsi="Cambria"/>
          <w:sz w:val="28"/>
          <w:szCs w:val="28"/>
        </w:rPr>
        <w:t>.’</w:t>
      </w:r>
    </w:p>
    <w:p w14:paraId="5C303E3C" w14:textId="6E1DB735" w:rsidR="0098658A" w:rsidRDefault="00EB32AD" w:rsidP="0098658A">
      <w:pPr>
        <w:spacing w:line="360" w:lineRule="auto"/>
        <w:ind w:firstLine="720"/>
        <w:contextualSpacing/>
        <w:rPr>
          <w:rFonts w:ascii="Cambria" w:hAnsi="Cambria"/>
          <w:sz w:val="28"/>
          <w:szCs w:val="28"/>
        </w:rPr>
      </w:pPr>
      <w:r>
        <w:rPr>
          <w:rFonts w:ascii="Cambria" w:hAnsi="Cambria"/>
          <w:sz w:val="28"/>
          <w:szCs w:val="28"/>
        </w:rPr>
        <w:t>‘Oh God</w:t>
      </w:r>
      <w:del w:id="12794" w:author="Daisy Watt" w:date="2026-06-22T18:41:00Z" w16du:dateUtc="2026-06-22T16:41:00Z">
        <w:r>
          <w:rPr>
            <w:rFonts w:ascii="Cambria" w:hAnsi="Cambria"/>
            <w:sz w:val="28"/>
            <w:szCs w:val="28"/>
          </w:rPr>
          <w:delText>,</w:delText>
        </w:r>
      </w:del>
      <w:ins w:id="12795" w:author="Daisy Watt" w:date="2026-06-22T18:41:00Z" w16du:dateUtc="2026-06-22T16:41:00Z">
        <w:r w:rsidR="000206BC">
          <w:rPr>
            <w:rFonts w:ascii="Cambria" w:hAnsi="Cambria"/>
            <w:sz w:val="28"/>
            <w:szCs w:val="28"/>
          </w:rPr>
          <w:t>.</w:t>
        </w:r>
      </w:ins>
      <w:r>
        <w:rPr>
          <w:rFonts w:ascii="Cambria" w:hAnsi="Cambria"/>
          <w:sz w:val="28"/>
          <w:szCs w:val="28"/>
        </w:rPr>
        <w:t xml:space="preserve">’ </w:t>
      </w:r>
      <w:r w:rsidR="0098658A">
        <w:rPr>
          <w:rFonts w:ascii="Cambria" w:hAnsi="Cambria"/>
          <w:sz w:val="28"/>
          <w:szCs w:val="28"/>
        </w:rPr>
        <w:t>Clara’s blood ran cold.</w:t>
      </w:r>
    </w:p>
    <w:p w14:paraId="495D5697" w14:textId="1ABCEB49" w:rsidR="00771652" w:rsidRDefault="00EB32AD" w:rsidP="00E911E2">
      <w:pPr>
        <w:spacing w:line="360" w:lineRule="auto"/>
        <w:ind w:firstLine="720"/>
        <w:contextualSpacing/>
        <w:rPr>
          <w:rFonts w:ascii="Cambria" w:hAnsi="Cambria"/>
          <w:sz w:val="28"/>
          <w:szCs w:val="28"/>
        </w:rPr>
      </w:pPr>
      <w:r>
        <w:rPr>
          <w:rFonts w:ascii="Cambria" w:hAnsi="Cambria"/>
          <w:sz w:val="28"/>
          <w:szCs w:val="28"/>
        </w:rPr>
        <w:t>‘However,</w:t>
      </w:r>
      <w:r w:rsidR="00562FFE">
        <w:rPr>
          <w:rFonts w:ascii="Cambria" w:hAnsi="Cambria"/>
          <w:sz w:val="28"/>
          <w:szCs w:val="28"/>
        </w:rPr>
        <w:t xml:space="preserve"> </w:t>
      </w:r>
      <w:r w:rsidR="003B6408">
        <w:rPr>
          <w:rFonts w:ascii="Cambria" w:hAnsi="Cambria"/>
          <w:sz w:val="28"/>
          <w:szCs w:val="28"/>
        </w:rPr>
        <w:t xml:space="preserve">I can share that </w:t>
      </w:r>
      <w:r w:rsidR="00562FFE">
        <w:rPr>
          <w:rFonts w:ascii="Cambria" w:hAnsi="Cambria"/>
          <w:sz w:val="28"/>
          <w:szCs w:val="28"/>
        </w:rPr>
        <w:t xml:space="preserve">a </w:t>
      </w:r>
      <w:r w:rsidR="00FD2D82">
        <w:rPr>
          <w:rFonts w:ascii="Cambria" w:hAnsi="Cambria"/>
          <w:sz w:val="28"/>
          <w:szCs w:val="28"/>
        </w:rPr>
        <w:t xml:space="preserve">jacket </w:t>
      </w:r>
      <w:r w:rsidR="00562FFE">
        <w:rPr>
          <w:rFonts w:ascii="Cambria" w:hAnsi="Cambria"/>
          <w:sz w:val="28"/>
          <w:szCs w:val="28"/>
        </w:rPr>
        <w:t>was found</w:t>
      </w:r>
      <w:r w:rsidR="006542CF">
        <w:rPr>
          <w:rFonts w:ascii="Cambria" w:hAnsi="Cambria"/>
          <w:sz w:val="28"/>
          <w:szCs w:val="28"/>
        </w:rPr>
        <w:t xml:space="preserve"> this morning</w:t>
      </w:r>
      <w:r w:rsidR="00562FFE">
        <w:rPr>
          <w:rFonts w:ascii="Cambria" w:hAnsi="Cambria"/>
          <w:sz w:val="28"/>
          <w:szCs w:val="28"/>
        </w:rPr>
        <w:t xml:space="preserve"> on the cliff</w:t>
      </w:r>
      <w:del w:id="12796" w:author="Daisy Watt" w:date="2026-06-22T18:41:00Z" w16du:dateUtc="2026-06-22T16:41:00Z">
        <w:r w:rsidR="00562FFE">
          <w:rPr>
            <w:rFonts w:ascii="Cambria" w:hAnsi="Cambria"/>
            <w:sz w:val="28"/>
            <w:szCs w:val="28"/>
          </w:rPr>
          <w:delText>-</w:delText>
        </w:r>
      </w:del>
      <w:r w:rsidR="00562FFE">
        <w:rPr>
          <w:rFonts w:ascii="Cambria" w:hAnsi="Cambria"/>
          <w:sz w:val="28"/>
          <w:szCs w:val="28"/>
        </w:rPr>
        <w:t xml:space="preserve">top, </w:t>
      </w:r>
      <w:r>
        <w:rPr>
          <w:rFonts w:ascii="Cambria" w:hAnsi="Cambria"/>
          <w:sz w:val="28"/>
          <w:szCs w:val="28"/>
        </w:rPr>
        <w:t>with</w:t>
      </w:r>
      <w:r w:rsidR="00562FFE">
        <w:rPr>
          <w:rFonts w:ascii="Cambria" w:hAnsi="Cambria"/>
          <w:sz w:val="28"/>
          <w:szCs w:val="28"/>
        </w:rPr>
        <w:t xml:space="preserve"> </w:t>
      </w:r>
      <w:r w:rsidR="003F4920">
        <w:rPr>
          <w:rFonts w:ascii="Cambria" w:hAnsi="Cambria"/>
          <w:sz w:val="28"/>
          <w:szCs w:val="28"/>
        </w:rPr>
        <w:t>ID</w:t>
      </w:r>
      <w:r>
        <w:rPr>
          <w:rFonts w:ascii="Cambria" w:hAnsi="Cambria"/>
          <w:sz w:val="28"/>
          <w:szCs w:val="28"/>
        </w:rPr>
        <w:t xml:space="preserve"> belonging to Miss Childs</w:t>
      </w:r>
      <w:r w:rsidR="0047159C">
        <w:rPr>
          <w:rFonts w:ascii="Cambria" w:hAnsi="Cambria"/>
          <w:sz w:val="28"/>
          <w:szCs w:val="28"/>
        </w:rPr>
        <w:t xml:space="preserve"> in the pocket</w:t>
      </w:r>
      <w:ins w:id="12797" w:author="Daisy Watt" w:date="2026-06-22T18:42:00Z" w16du:dateUtc="2026-06-22T16:42:00Z">
        <w:r w:rsidR="00A45124">
          <w:rPr>
            <w:rFonts w:ascii="Cambria" w:hAnsi="Cambria"/>
            <w:sz w:val="28"/>
            <w:szCs w:val="28"/>
          </w:rPr>
          <w:t>.</w:t>
        </w:r>
      </w:ins>
      <w:del w:id="12798" w:author="Daisy Watt" w:date="2026-06-22T18:42:00Z" w16du:dateUtc="2026-06-22T16:42:00Z">
        <w:r w:rsidR="00E54FAB">
          <w:rPr>
            <w:rFonts w:ascii="Cambria" w:hAnsi="Cambria"/>
            <w:sz w:val="28"/>
            <w:szCs w:val="28"/>
          </w:rPr>
          <w:delText xml:space="preserve"> -</w:delText>
        </w:r>
      </w:del>
      <w:r w:rsidR="00E54FAB">
        <w:rPr>
          <w:rFonts w:ascii="Cambria" w:hAnsi="Cambria"/>
          <w:sz w:val="28"/>
          <w:szCs w:val="28"/>
        </w:rPr>
        <w:t>’</w:t>
      </w:r>
    </w:p>
    <w:p w14:paraId="3FC0BAA0" w14:textId="1D0BD648" w:rsidR="0098658A" w:rsidRDefault="00E54FAB" w:rsidP="0098658A">
      <w:pPr>
        <w:spacing w:line="360" w:lineRule="auto"/>
        <w:ind w:firstLine="720"/>
        <w:contextualSpacing/>
        <w:rPr>
          <w:rFonts w:ascii="Cambria" w:hAnsi="Cambria"/>
          <w:sz w:val="28"/>
          <w:szCs w:val="28"/>
        </w:rPr>
      </w:pPr>
      <w:r>
        <w:rPr>
          <w:rFonts w:ascii="Cambria" w:hAnsi="Cambria"/>
          <w:sz w:val="28"/>
          <w:szCs w:val="28"/>
        </w:rPr>
        <w:t>‘No</w:t>
      </w:r>
      <w:del w:id="12799" w:author="Daisy Watt" w:date="2026-06-22T18:42:00Z" w16du:dateUtc="2026-06-22T16:42:00Z">
        <w:r>
          <w:rPr>
            <w:rFonts w:ascii="Cambria" w:hAnsi="Cambria"/>
            <w:sz w:val="28"/>
            <w:szCs w:val="28"/>
          </w:rPr>
          <w:delText>,</w:delText>
        </w:r>
      </w:del>
      <w:ins w:id="12800" w:author="Daisy Watt" w:date="2026-06-22T18:42:00Z" w16du:dateUtc="2026-06-22T16:42:00Z">
        <w:r w:rsidR="00DC3BC0">
          <w:rPr>
            <w:rFonts w:ascii="Cambria" w:hAnsi="Cambria"/>
            <w:sz w:val="28"/>
            <w:szCs w:val="28"/>
          </w:rPr>
          <w:t>.</w:t>
        </w:r>
      </w:ins>
      <w:r>
        <w:rPr>
          <w:rFonts w:ascii="Cambria" w:hAnsi="Cambria"/>
          <w:sz w:val="28"/>
          <w:szCs w:val="28"/>
        </w:rPr>
        <w:t xml:space="preserve">’ </w:t>
      </w:r>
      <w:r w:rsidR="0098658A">
        <w:rPr>
          <w:rFonts w:ascii="Cambria" w:hAnsi="Cambria"/>
          <w:sz w:val="28"/>
          <w:szCs w:val="28"/>
        </w:rPr>
        <w:t>Clara let out a low groan as Adam gazed at her</w:t>
      </w:r>
      <w:r w:rsidR="00E97DB1">
        <w:rPr>
          <w:rFonts w:ascii="Cambria" w:hAnsi="Cambria"/>
          <w:sz w:val="28"/>
          <w:szCs w:val="28"/>
        </w:rPr>
        <w:t xml:space="preserve"> in consternation</w:t>
      </w:r>
      <w:r w:rsidR="0098658A">
        <w:rPr>
          <w:rFonts w:ascii="Cambria" w:hAnsi="Cambria"/>
          <w:sz w:val="28"/>
          <w:szCs w:val="28"/>
        </w:rPr>
        <w:t>.</w:t>
      </w:r>
    </w:p>
    <w:p w14:paraId="51287891" w14:textId="6A284E5D" w:rsidR="00B066A1" w:rsidRPr="00B066A1" w:rsidRDefault="00E54FAB" w:rsidP="00E54FAB">
      <w:pPr>
        <w:spacing w:line="360" w:lineRule="auto"/>
        <w:ind w:firstLine="720"/>
        <w:contextualSpacing/>
        <w:rPr>
          <w:rFonts w:ascii="Cambria" w:hAnsi="Cambria"/>
          <w:sz w:val="28"/>
          <w:szCs w:val="28"/>
        </w:rPr>
      </w:pPr>
      <w:r>
        <w:rPr>
          <w:rFonts w:ascii="Cambria" w:hAnsi="Cambria"/>
          <w:sz w:val="28"/>
          <w:szCs w:val="28"/>
        </w:rPr>
        <w:t>‘</w:t>
      </w:r>
      <w:r w:rsidR="0098658A">
        <w:rPr>
          <w:rFonts w:ascii="Cambria" w:hAnsi="Cambria"/>
          <w:sz w:val="28"/>
          <w:szCs w:val="28"/>
        </w:rPr>
        <w:t xml:space="preserve">Suffice to say, Miss Voss, I’m sorry to say that </w:t>
      </w:r>
      <w:r w:rsidR="0047159C">
        <w:rPr>
          <w:rFonts w:ascii="Cambria" w:hAnsi="Cambria"/>
          <w:sz w:val="28"/>
          <w:szCs w:val="28"/>
        </w:rPr>
        <w:t>it doesn’t look promising</w:t>
      </w:r>
      <w:ins w:id="12801" w:author="Daisy Watt" w:date="2026-06-22T18:43:00Z" w16du:dateUtc="2026-06-22T16:43:00Z">
        <w:r w:rsidR="00DC3BC0">
          <w:rPr>
            <w:rFonts w:ascii="Cambria" w:hAnsi="Cambria"/>
            <w:sz w:val="28"/>
            <w:szCs w:val="28"/>
          </w:rPr>
          <w:t>,</w:t>
        </w:r>
      </w:ins>
      <w:r w:rsidR="0047159C">
        <w:rPr>
          <w:rFonts w:ascii="Cambria" w:hAnsi="Cambria"/>
          <w:sz w:val="28"/>
          <w:szCs w:val="28"/>
        </w:rPr>
        <w:t xml:space="preserve"> right now</w:t>
      </w:r>
      <w:r w:rsidR="00682B7B">
        <w:rPr>
          <w:rFonts w:ascii="Cambria" w:hAnsi="Cambria"/>
          <w:sz w:val="28"/>
          <w:szCs w:val="28"/>
        </w:rPr>
        <w:t>.</w:t>
      </w:r>
      <w:r w:rsidR="00BC0D7C">
        <w:rPr>
          <w:rFonts w:ascii="Cambria" w:hAnsi="Cambria"/>
          <w:sz w:val="28"/>
          <w:szCs w:val="28"/>
        </w:rPr>
        <w:t>’</w:t>
      </w:r>
    </w:p>
    <w:p w14:paraId="61FAA957" w14:textId="77777777" w:rsidR="00562FFE" w:rsidRDefault="00562FFE" w:rsidP="00433D3B">
      <w:pPr>
        <w:spacing w:line="360" w:lineRule="auto"/>
        <w:contextualSpacing/>
        <w:rPr>
          <w:rFonts w:ascii="Cambria" w:hAnsi="Cambria"/>
          <w:b/>
          <w:bCs/>
          <w:sz w:val="28"/>
          <w:szCs w:val="28"/>
        </w:rPr>
      </w:pPr>
    </w:p>
    <w:p w14:paraId="19D11C32" w14:textId="77777777" w:rsidR="00356629" w:rsidRDefault="00356629" w:rsidP="00433D3B">
      <w:pPr>
        <w:spacing w:line="360" w:lineRule="auto"/>
        <w:contextualSpacing/>
        <w:rPr>
          <w:rFonts w:ascii="Cambria" w:hAnsi="Cambria"/>
          <w:b/>
          <w:bCs/>
          <w:sz w:val="28"/>
          <w:szCs w:val="28"/>
        </w:rPr>
      </w:pPr>
    </w:p>
    <w:p w14:paraId="7D511A97" w14:textId="77777777" w:rsidR="00356629" w:rsidRDefault="00356629" w:rsidP="00433D3B">
      <w:pPr>
        <w:spacing w:line="360" w:lineRule="auto"/>
        <w:contextualSpacing/>
        <w:rPr>
          <w:rFonts w:ascii="Cambria" w:hAnsi="Cambria"/>
          <w:b/>
          <w:bCs/>
          <w:sz w:val="28"/>
          <w:szCs w:val="28"/>
        </w:rPr>
      </w:pPr>
    </w:p>
    <w:p w14:paraId="69D1CEB2" w14:textId="77777777" w:rsidR="00356629" w:rsidRDefault="00356629" w:rsidP="00433D3B">
      <w:pPr>
        <w:spacing w:line="360" w:lineRule="auto"/>
        <w:contextualSpacing/>
        <w:rPr>
          <w:rFonts w:ascii="Cambria" w:hAnsi="Cambria"/>
          <w:b/>
          <w:bCs/>
          <w:sz w:val="28"/>
          <w:szCs w:val="28"/>
        </w:rPr>
      </w:pPr>
    </w:p>
    <w:p w14:paraId="08243982" w14:textId="77777777" w:rsidR="00356629" w:rsidRDefault="00356629" w:rsidP="00433D3B">
      <w:pPr>
        <w:spacing w:line="360" w:lineRule="auto"/>
        <w:contextualSpacing/>
        <w:rPr>
          <w:rFonts w:ascii="Cambria" w:hAnsi="Cambria"/>
          <w:b/>
          <w:bCs/>
          <w:sz w:val="28"/>
          <w:szCs w:val="28"/>
        </w:rPr>
      </w:pPr>
    </w:p>
    <w:p w14:paraId="63FBFB8A" w14:textId="77777777" w:rsidR="00356629" w:rsidRDefault="00356629" w:rsidP="00433D3B">
      <w:pPr>
        <w:spacing w:line="360" w:lineRule="auto"/>
        <w:contextualSpacing/>
        <w:rPr>
          <w:rFonts w:ascii="Cambria" w:hAnsi="Cambria"/>
          <w:b/>
          <w:bCs/>
          <w:sz w:val="28"/>
          <w:szCs w:val="28"/>
        </w:rPr>
      </w:pPr>
    </w:p>
    <w:p w14:paraId="3F71760B" w14:textId="77777777" w:rsidR="00356629" w:rsidRDefault="00356629" w:rsidP="00433D3B">
      <w:pPr>
        <w:spacing w:line="360" w:lineRule="auto"/>
        <w:contextualSpacing/>
        <w:rPr>
          <w:rFonts w:ascii="Cambria" w:hAnsi="Cambria"/>
          <w:b/>
          <w:bCs/>
          <w:sz w:val="28"/>
          <w:szCs w:val="28"/>
        </w:rPr>
      </w:pPr>
    </w:p>
    <w:p w14:paraId="323FC648" w14:textId="77777777" w:rsidR="00356629" w:rsidRDefault="00356629" w:rsidP="00433D3B">
      <w:pPr>
        <w:spacing w:line="360" w:lineRule="auto"/>
        <w:contextualSpacing/>
        <w:rPr>
          <w:rFonts w:ascii="Cambria" w:hAnsi="Cambria"/>
          <w:b/>
          <w:bCs/>
          <w:sz w:val="28"/>
          <w:szCs w:val="28"/>
        </w:rPr>
      </w:pPr>
    </w:p>
    <w:p w14:paraId="3533983A" w14:textId="77777777" w:rsidR="00356629" w:rsidRDefault="00356629" w:rsidP="00433D3B">
      <w:pPr>
        <w:spacing w:line="360" w:lineRule="auto"/>
        <w:contextualSpacing/>
        <w:rPr>
          <w:rFonts w:ascii="Cambria" w:hAnsi="Cambria"/>
          <w:b/>
          <w:bCs/>
          <w:sz w:val="28"/>
          <w:szCs w:val="28"/>
        </w:rPr>
      </w:pPr>
    </w:p>
    <w:p w14:paraId="692DB6D5" w14:textId="77777777" w:rsidR="00356629" w:rsidRDefault="00356629" w:rsidP="00433D3B">
      <w:pPr>
        <w:spacing w:line="360" w:lineRule="auto"/>
        <w:contextualSpacing/>
        <w:rPr>
          <w:rFonts w:ascii="Cambria" w:hAnsi="Cambria"/>
          <w:b/>
          <w:bCs/>
          <w:sz w:val="28"/>
          <w:szCs w:val="28"/>
        </w:rPr>
      </w:pPr>
    </w:p>
    <w:p w14:paraId="403FD157" w14:textId="77777777" w:rsidR="00356629" w:rsidRDefault="00356629" w:rsidP="00433D3B">
      <w:pPr>
        <w:spacing w:line="360" w:lineRule="auto"/>
        <w:contextualSpacing/>
        <w:rPr>
          <w:rFonts w:ascii="Cambria" w:hAnsi="Cambria"/>
          <w:b/>
          <w:bCs/>
          <w:sz w:val="28"/>
          <w:szCs w:val="28"/>
        </w:rPr>
      </w:pPr>
    </w:p>
    <w:p w14:paraId="499F7716" w14:textId="77777777" w:rsidR="00356629" w:rsidRDefault="00356629" w:rsidP="00433D3B">
      <w:pPr>
        <w:spacing w:line="360" w:lineRule="auto"/>
        <w:contextualSpacing/>
        <w:rPr>
          <w:rFonts w:ascii="Cambria" w:hAnsi="Cambria"/>
          <w:b/>
          <w:bCs/>
          <w:sz w:val="28"/>
          <w:szCs w:val="28"/>
        </w:rPr>
      </w:pPr>
    </w:p>
    <w:p w14:paraId="27865DD4" w14:textId="6821096D" w:rsidR="00356629" w:rsidDel="008D0BD2" w:rsidRDefault="00356629" w:rsidP="00433D3B">
      <w:pPr>
        <w:spacing w:line="360" w:lineRule="auto"/>
        <w:contextualSpacing/>
        <w:rPr>
          <w:del w:id="12802" w:author="Claire S" w:date="2026-06-04T14:49:00Z" w16du:dateUtc="2026-06-04T13:49:00Z"/>
          <w:rFonts w:ascii="Cambria" w:hAnsi="Cambria"/>
          <w:b/>
          <w:bCs/>
          <w:sz w:val="28"/>
          <w:szCs w:val="28"/>
        </w:rPr>
      </w:pPr>
    </w:p>
    <w:p w14:paraId="35E2A68B" w14:textId="56738C30" w:rsidR="00356629" w:rsidDel="008D0BD2" w:rsidRDefault="00356629" w:rsidP="00433D3B">
      <w:pPr>
        <w:spacing w:line="360" w:lineRule="auto"/>
        <w:contextualSpacing/>
        <w:rPr>
          <w:del w:id="12803" w:author="Claire S" w:date="2026-06-04T14:49:00Z" w16du:dateUtc="2026-06-04T13:49:00Z"/>
          <w:rFonts w:ascii="Cambria" w:hAnsi="Cambria"/>
          <w:b/>
          <w:bCs/>
          <w:sz w:val="28"/>
          <w:szCs w:val="28"/>
        </w:rPr>
      </w:pPr>
    </w:p>
    <w:p w14:paraId="305E68FE" w14:textId="77777777" w:rsidR="009133A8" w:rsidDel="00816F26" w:rsidRDefault="009133A8" w:rsidP="00433D3B">
      <w:pPr>
        <w:spacing w:line="360" w:lineRule="auto"/>
        <w:contextualSpacing/>
        <w:rPr>
          <w:del w:id="12804" w:author="Claire S" w:date="2026-05-27T15:26:00Z" w16du:dateUtc="2026-05-27T14:26:00Z"/>
          <w:rFonts w:ascii="Cambria" w:hAnsi="Cambria"/>
          <w:b/>
          <w:bCs/>
          <w:sz w:val="28"/>
          <w:szCs w:val="28"/>
        </w:rPr>
      </w:pPr>
    </w:p>
    <w:p w14:paraId="74BA74C1" w14:textId="29D5F55D" w:rsidR="00356629" w:rsidDel="008D0BD2" w:rsidRDefault="00356629" w:rsidP="00433D3B">
      <w:pPr>
        <w:spacing w:line="360" w:lineRule="auto"/>
        <w:contextualSpacing/>
        <w:rPr>
          <w:del w:id="12805" w:author="Claire S" w:date="2026-06-04T14:49:00Z" w16du:dateUtc="2026-06-04T13:49:00Z"/>
          <w:rFonts w:ascii="Cambria" w:hAnsi="Cambria"/>
          <w:b/>
          <w:bCs/>
          <w:sz w:val="28"/>
          <w:szCs w:val="28"/>
        </w:rPr>
      </w:pPr>
    </w:p>
    <w:p w14:paraId="4F36AA52" w14:textId="5DE07B5A" w:rsidR="00967D70" w:rsidRDefault="00967D70" w:rsidP="00433D3B">
      <w:pPr>
        <w:spacing w:line="360" w:lineRule="auto"/>
        <w:contextualSpacing/>
        <w:rPr>
          <w:ins w:id="12806" w:author="Claire S" w:date="2026-07-28T10:29:00Z" w16du:dateUtc="2026-07-28T09:29:00Z"/>
          <w:rFonts w:ascii="Cambria" w:hAnsi="Cambria"/>
          <w:b/>
          <w:bCs/>
          <w:sz w:val="28"/>
          <w:szCs w:val="28"/>
        </w:rPr>
      </w:pPr>
      <w:r w:rsidRPr="00967D70">
        <w:rPr>
          <w:rFonts w:ascii="Cambria" w:hAnsi="Cambria"/>
          <w:b/>
          <w:bCs/>
          <w:sz w:val="28"/>
          <w:szCs w:val="28"/>
        </w:rPr>
        <w:t xml:space="preserve">CHAPTER </w:t>
      </w:r>
      <w:del w:id="12807" w:author="Claire S" w:date="2026-07-28T10:03:00Z" w16du:dateUtc="2026-07-28T09:03:00Z">
        <w:r w:rsidR="006A4650" w:rsidDel="00025298">
          <w:rPr>
            <w:rFonts w:ascii="Cambria" w:hAnsi="Cambria"/>
            <w:b/>
            <w:bCs/>
            <w:sz w:val="28"/>
            <w:szCs w:val="28"/>
          </w:rPr>
          <w:delText>3</w:delText>
        </w:r>
        <w:r w:rsidR="00554EFB" w:rsidDel="00025298">
          <w:rPr>
            <w:rFonts w:ascii="Cambria" w:hAnsi="Cambria"/>
            <w:b/>
            <w:bCs/>
            <w:sz w:val="28"/>
            <w:szCs w:val="28"/>
          </w:rPr>
          <w:delText>5</w:delText>
        </w:r>
      </w:del>
      <w:ins w:id="12808" w:author="Claire S" w:date="2026-07-28T10:03:00Z" w16du:dateUtc="2026-07-28T09:03:00Z">
        <w:r w:rsidR="00025298">
          <w:rPr>
            <w:rFonts w:ascii="Cambria" w:hAnsi="Cambria"/>
            <w:b/>
            <w:bCs/>
            <w:sz w:val="28"/>
            <w:szCs w:val="28"/>
          </w:rPr>
          <w:t>34</w:t>
        </w:r>
      </w:ins>
    </w:p>
    <w:p w14:paraId="15F39DE4" w14:textId="507211A6" w:rsidR="00C441A9" w:rsidRDefault="00231F07" w:rsidP="00433D3B">
      <w:pPr>
        <w:spacing w:line="360" w:lineRule="auto"/>
        <w:contextualSpacing/>
        <w:rPr>
          <w:rFonts w:ascii="Cambria" w:hAnsi="Cambria"/>
          <w:b/>
          <w:bCs/>
          <w:sz w:val="28"/>
          <w:szCs w:val="28"/>
        </w:rPr>
      </w:pPr>
      <w:ins w:id="12809" w:author="Claire S" w:date="2026-08-04T12:10:00Z" w16du:dateUtc="2026-08-04T11:10:00Z">
        <w:r>
          <w:rPr>
            <w:rFonts w:ascii="Cambria" w:hAnsi="Cambria"/>
            <w:b/>
            <w:bCs/>
            <w:sz w:val="28"/>
            <w:szCs w:val="28"/>
          </w:rPr>
          <w:t xml:space="preserve">SAVANNAH: </w:t>
        </w:r>
      </w:ins>
      <w:ins w:id="12810" w:author="Claire S" w:date="2026-07-28T10:29:00Z" w16du:dateUtc="2026-07-28T09:29:00Z">
        <w:r w:rsidR="00C441A9">
          <w:rPr>
            <w:rFonts w:ascii="Cambria" w:hAnsi="Cambria"/>
            <w:b/>
            <w:bCs/>
            <w:sz w:val="28"/>
            <w:szCs w:val="28"/>
          </w:rPr>
          <w:t>MONDAY NIGHT</w:t>
        </w:r>
      </w:ins>
    </w:p>
    <w:p w14:paraId="2B1A6F9A" w14:textId="09F2EE79" w:rsidR="00972689" w:rsidRPr="00967D70" w:rsidRDefault="00972689" w:rsidP="00433D3B">
      <w:pPr>
        <w:spacing w:line="360" w:lineRule="auto"/>
        <w:contextualSpacing/>
        <w:rPr>
          <w:del w:id="12811" w:author="Daisy Watt" w:date="2026-06-22T18:43:00Z" w16du:dateUtc="2026-06-22T16:43:00Z"/>
          <w:rFonts w:ascii="Cambria" w:hAnsi="Cambria"/>
          <w:b/>
          <w:bCs/>
          <w:sz w:val="28"/>
          <w:szCs w:val="28"/>
        </w:rPr>
      </w:pPr>
      <w:del w:id="12812" w:author="Daisy Watt" w:date="2026-06-22T18:43:00Z" w16du:dateUtc="2026-06-22T16:43:00Z">
        <w:r>
          <w:rPr>
            <w:rFonts w:ascii="Cambria" w:hAnsi="Cambria"/>
            <w:b/>
            <w:bCs/>
            <w:sz w:val="28"/>
            <w:szCs w:val="28"/>
          </w:rPr>
          <w:delText>M</w:delText>
        </w:r>
        <w:r w:rsidR="00862B10">
          <w:rPr>
            <w:rFonts w:ascii="Cambria" w:hAnsi="Cambria"/>
            <w:b/>
            <w:bCs/>
            <w:sz w:val="28"/>
            <w:szCs w:val="28"/>
          </w:rPr>
          <w:delText>ONDAY</w:delText>
        </w:r>
        <w:r>
          <w:rPr>
            <w:rFonts w:ascii="Cambria" w:hAnsi="Cambria"/>
            <w:b/>
            <w:bCs/>
            <w:sz w:val="28"/>
            <w:szCs w:val="28"/>
          </w:rPr>
          <w:delText xml:space="preserve"> </w:delText>
        </w:r>
        <w:r w:rsidR="006A4650" w:rsidDel="00816F26">
          <w:rPr>
            <w:rFonts w:ascii="Cambria" w:hAnsi="Cambria"/>
            <w:b/>
            <w:bCs/>
            <w:sz w:val="28"/>
            <w:szCs w:val="28"/>
          </w:rPr>
          <w:delText>9</w:delText>
        </w:r>
        <w:r w:rsidR="00554EFB" w:rsidDel="00816F26">
          <w:rPr>
            <w:rFonts w:ascii="Cambria" w:hAnsi="Cambria"/>
            <w:b/>
            <w:bCs/>
            <w:sz w:val="28"/>
            <w:szCs w:val="28"/>
          </w:rPr>
          <w:delText>PM</w:delText>
        </w:r>
      </w:del>
      <w:ins w:id="12813" w:author="Claire S" w:date="2026-05-27T15:26:00Z" w16du:dateUtc="2026-05-27T14:26:00Z">
        <w:del w:id="12814" w:author="Daisy Watt" w:date="2026-06-22T18:43:00Z" w16du:dateUtc="2026-06-22T16:43:00Z">
          <w:r w:rsidR="00816F26">
            <w:rPr>
              <w:rFonts w:ascii="Cambria" w:hAnsi="Cambria"/>
              <w:b/>
              <w:bCs/>
              <w:sz w:val="28"/>
              <w:szCs w:val="28"/>
            </w:rPr>
            <w:delText xml:space="preserve">NIGHT </w:delText>
          </w:r>
        </w:del>
      </w:ins>
    </w:p>
    <w:p w14:paraId="2F442260" w14:textId="2047977E" w:rsidR="00672C60" w:rsidRDefault="00D67A69" w:rsidP="00672C60">
      <w:pPr>
        <w:spacing w:line="360" w:lineRule="auto"/>
        <w:contextualSpacing/>
        <w:rPr>
          <w:rFonts w:ascii="Cambria" w:hAnsi="Cambria"/>
          <w:sz w:val="28"/>
          <w:szCs w:val="28"/>
        </w:rPr>
      </w:pPr>
      <w:r>
        <w:rPr>
          <w:rFonts w:ascii="Cambria" w:hAnsi="Cambria"/>
          <w:sz w:val="28"/>
          <w:szCs w:val="28"/>
        </w:rPr>
        <w:t xml:space="preserve">In </w:t>
      </w:r>
      <w:r w:rsidR="00083AFA">
        <w:rPr>
          <w:rFonts w:ascii="Cambria" w:hAnsi="Cambria"/>
          <w:sz w:val="28"/>
          <w:szCs w:val="28"/>
        </w:rPr>
        <w:t>Savannah’s warm and sumptuous</w:t>
      </w:r>
      <w:r>
        <w:rPr>
          <w:rFonts w:ascii="Cambria" w:hAnsi="Cambria"/>
          <w:sz w:val="28"/>
          <w:szCs w:val="28"/>
        </w:rPr>
        <w:t xml:space="preserve"> living</w:t>
      </w:r>
      <w:del w:id="12815" w:author="Daisy Watt" w:date="2026-06-22T18:43:00Z" w16du:dateUtc="2026-06-22T16:43:00Z">
        <w:r w:rsidR="00083AFA">
          <w:rPr>
            <w:rFonts w:ascii="Cambria" w:hAnsi="Cambria"/>
            <w:sz w:val="28"/>
            <w:szCs w:val="28"/>
          </w:rPr>
          <w:delText>-</w:delText>
        </w:r>
      </w:del>
      <w:ins w:id="12816" w:author="Daisy Watt" w:date="2026-06-22T18:43:00Z" w16du:dateUtc="2026-06-22T16:43:00Z">
        <w:r w:rsidR="00E45AB5">
          <w:rPr>
            <w:rFonts w:ascii="Cambria" w:hAnsi="Cambria"/>
            <w:sz w:val="28"/>
            <w:szCs w:val="28"/>
          </w:rPr>
          <w:t xml:space="preserve"> </w:t>
        </w:r>
      </w:ins>
      <w:r>
        <w:rPr>
          <w:rFonts w:ascii="Cambria" w:hAnsi="Cambria"/>
          <w:sz w:val="28"/>
          <w:szCs w:val="28"/>
        </w:rPr>
        <w:t>room,</w:t>
      </w:r>
      <w:r w:rsidR="00083AFA">
        <w:rPr>
          <w:rFonts w:ascii="Cambria" w:hAnsi="Cambria"/>
          <w:sz w:val="28"/>
          <w:szCs w:val="28"/>
        </w:rPr>
        <w:t xml:space="preserve"> her </w:t>
      </w:r>
      <w:r w:rsidR="006A4650">
        <w:rPr>
          <w:rFonts w:ascii="Cambria" w:hAnsi="Cambria"/>
          <w:sz w:val="28"/>
          <w:szCs w:val="28"/>
        </w:rPr>
        <w:t xml:space="preserve">fragrant </w:t>
      </w:r>
      <w:r w:rsidR="007A1CAA">
        <w:rPr>
          <w:rFonts w:ascii="Cambria" w:hAnsi="Cambria"/>
          <w:sz w:val="28"/>
          <w:szCs w:val="28"/>
        </w:rPr>
        <w:t xml:space="preserve">Rose </w:t>
      </w:r>
      <w:r w:rsidR="00083AFA">
        <w:rPr>
          <w:rFonts w:ascii="Cambria" w:hAnsi="Cambria"/>
          <w:sz w:val="28"/>
          <w:szCs w:val="28"/>
        </w:rPr>
        <w:t>Diptyque candles throwing beautiful shadows over the hand-painted wallpaper,</w:t>
      </w:r>
      <w:r>
        <w:rPr>
          <w:rFonts w:ascii="Cambria" w:hAnsi="Cambria"/>
          <w:sz w:val="28"/>
          <w:szCs w:val="28"/>
        </w:rPr>
        <w:t xml:space="preserve"> Jackso</w:t>
      </w:r>
      <w:r w:rsidR="005D5FC7">
        <w:rPr>
          <w:rFonts w:ascii="Cambria" w:hAnsi="Cambria"/>
          <w:sz w:val="28"/>
          <w:szCs w:val="28"/>
        </w:rPr>
        <w:t>n</w:t>
      </w:r>
      <w:r w:rsidR="00083AFA">
        <w:rPr>
          <w:rFonts w:ascii="Cambria" w:hAnsi="Cambria"/>
          <w:sz w:val="28"/>
          <w:szCs w:val="28"/>
        </w:rPr>
        <w:t xml:space="preserve"> </w:t>
      </w:r>
      <w:r>
        <w:rPr>
          <w:rFonts w:ascii="Cambria" w:hAnsi="Cambria"/>
          <w:sz w:val="28"/>
          <w:szCs w:val="28"/>
        </w:rPr>
        <w:t xml:space="preserve">poured </w:t>
      </w:r>
      <w:r w:rsidR="005D5FC7">
        <w:rPr>
          <w:rFonts w:ascii="Cambria" w:hAnsi="Cambria"/>
          <w:sz w:val="28"/>
          <w:szCs w:val="28"/>
        </w:rPr>
        <w:t xml:space="preserve">them both </w:t>
      </w:r>
      <w:r>
        <w:rPr>
          <w:rFonts w:ascii="Cambria" w:hAnsi="Cambria"/>
          <w:sz w:val="28"/>
          <w:szCs w:val="28"/>
        </w:rPr>
        <w:t xml:space="preserve">a large glass of </w:t>
      </w:r>
      <w:r w:rsidR="005D5FC7">
        <w:rPr>
          <w:rFonts w:ascii="Cambria" w:hAnsi="Cambria"/>
          <w:sz w:val="28"/>
          <w:szCs w:val="28"/>
        </w:rPr>
        <w:t xml:space="preserve">red </w:t>
      </w:r>
      <w:r>
        <w:rPr>
          <w:rFonts w:ascii="Cambria" w:hAnsi="Cambria"/>
          <w:sz w:val="28"/>
          <w:szCs w:val="28"/>
        </w:rPr>
        <w:t>wine</w:t>
      </w:r>
      <w:r w:rsidR="002C0D42">
        <w:rPr>
          <w:rFonts w:ascii="Cambria" w:hAnsi="Cambria"/>
          <w:sz w:val="28"/>
          <w:szCs w:val="28"/>
        </w:rPr>
        <w:t xml:space="preserve"> from a bottle</w:t>
      </w:r>
      <w:r>
        <w:rPr>
          <w:rFonts w:ascii="Cambria" w:hAnsi="Cambria"/>
          <w:sz w:val="28"/>
          <w:szCs w:val="28"/>
        </w:rPr>
        <w:t xml:space="preserve"> </w:t>
      </w:r>
      <w:r w:rsidR="005D5FC7">
        <w:rPr>
          <w:rFonts w:ascii="Cambria" w:hAnsi="Cambria"/>
          <w:sz w:val="28"/>
          <w:szCs w:val="28"/>
        </w:rPr>
        <w:t xml:space="preserve">he’d magicked </w:t>
      </w:r>
      <w:r w:rsidR="007E64DD">
        <w:rPr>
          <w:rFonts w:ascii="Cambria" w:hAnsi="Cambria"/>
          <w:sz w:val="28"/>
          <w:szCs w:val="28"/>
        </w:rPr>
        <w:t>out of nowhere</w:t>
      </w:r>
      <w:r w:rsidR="00672C60">
        <w:rPr>
          <w:rFonts w:ascii="Cambria" w:hAnsi="Cambria"/>
          <w:sz w:val="28"/>
          <w:szCs w:val="28"/>
        </w:rPr>
        <w:t xml:space="preserve">.  </w:t>
      </w:r>
    </w:p>
    <w:p w14:paraId="093EE5AA" w14:textId="01CD21F8" w:rsidR="00D67A69" w:rsidRDefault="00672C60" w:rsidP="00672C60">
      <w:pPr>
        <w:spacing w:line="360" w:lineRule="auto"/>
        <w:ind w:firstLine="720"/>
        <w:contextualSpacing/>
        <w:rPr>
          <w:rFonts w:ascii="Cambria" w:hAnsi="Cambria"/>
          <w:sz w:val="28"/>
          <w:szCs w:val="28"/>
        </w:rPr>
      </w:pPr>
      <w:r>
        <w:rPr>
          <w:rFonts w:ascii="Cambria" w:hAnsi="Cambria"/>
          <w:sz w:val="28"/>
          <w:szCs w:val="28"/>
        </w:rPr>
        <w:t>O</w:t>
      </w:r>
      <w:r w:rsidR="007E64DD">
        <w:rPr>
          <w:rFonts w:ascii="Cambria" w:hAnsi="Cambria"/>
          <w:sz w:val="28"/>
          <w:szCs w:val="28"/>
        </w:rPr>
        <w:t>r</w:t>
      </w:r>
      <w:r w:rsidR="005D5FC7">
        <w:rPr>
          <w:rFonts w:ascii="Cambria" w:hAnsi="Cambria"/>
          <w:sz w:val="28"/>
          <w:szCs w:val="28"/>
        </w:rPr>
        <w:t xml:space="preserve"> </w:t>
      </w:r>
      <w:r w:rsidR="007E64DD">
        <w:rPr>
          <w:rFonts w:ascii="Cambria" w:hAnsi="Cambria"/>
          <w:sz w:val="28"/>
          <w:szCs w:val="28"/>
        </w:rPr>
        <w:t xml:space="preserve">rather, </w:t>
      </w:r>
      <w:r w:rsidR="009133A8">
        <w:rPr>
          <w:rFonts w:ascii="Cambria" w:hAnsi="Cambria"/>
          <w:sz w:val="28"/>
          <w:szCs w:val="28"/>
        </w:rPr>
        <w:t xml:space="preserve">from </w:t>
      </w:r>
      <w:r w:rsidR="007E64DD">
        <w:rPr>
          <w:rFonts w:ascii="Cambria" w:hAnsi="Cambria"/>
          <w:sz w:val="28"/>
          <w:szCs w:val="28"/>
        </w:rPr>
        <w:t>h</w:t>
      </w:r>
      <w:r w:rsidR="00FA4B71">
        <w:rPr>
          <w:rFonts w:ascii="Cambria" w:hAnsi="Cambria"/>
          <w:sz w:val="28"/>
          <w:szCs w:val="28"/>
        </w:rPr>
        <w:t>er expensive wine</w:t>
      </w:r>
      <w:del w:id="12817" w:author="Daisy Watt" w:date="2026-06-22T18:43:00Z" w16du:dateUtc="2026-06-22T16:43:00Z">
        <w:r w:rsidR="006A4650">
          <w:rPr>
            <w:rFonts w:ascii="Cambria" w:hAnsi="Cambria"/>
            <w:sz w:val="28"/>
            <w:szCs w:val="28"/>
          </w:rPr>
          <w:delText>-</w:delText>
        </w:r>
      </w:del>
      <w:ins w:id="12818" w:author="Daisy Watt" w:date="2026-06-22T18:43:00Z" w16du:dateUtc="2026-06-22T16:43:00Z">
        <w:r w:rsidR="00C724A7">
          <w:rPr>
            <w:rFonts w:ascii="Cambria" w:hAnsi="Cambria"/>
            <w:sz w:val="28"/>
            <w:szCs w:val="28"/>
          </w:rPr>
          <w:t xml:space="preserve"> </w:t>
        </w:r>
      </w:ins>
      <w:r w:rsidR="00FA4B71">
        <w:rPr>
          <w:rFonts w:ascii="Cambria" w:hAnsi="Cambria"/>
          <w:sz w:val="28"/>
          <w:szCs w:val="28"/>
        </w:rPr>
        <w:t xml:space="preserve">rack, </w:t>
      </w:r>
      <w:r>
        <w:rPr>
          <w:rFonts w:ascii="Cambria" w:hAnsi="Cambria"/>
          <w:sz w:val="28"/>
          <w:szCs w:val="28"/>
        </w:rPr>
        <w:t>Savannah</w:t>
      </w:r>
      <w:r w:rsidR="00071ED0">
        <w:rPr>
          <w:rFonts w:ascii="Cambria" w:hAnsi="Cambria"/>
          <w:sz w:val="28"/>
          <w:szCs w:val="28"/>
        </w:rPr>
        <w:t xml:space="preserve"> suspected, looking at the vintage</w:t>
      </w:r>
      <w:r>
        <w:rPr>
          <w:rFonts w:ascii="Cambria" w:hAnsi="Cambria"/>
          <w:sz w:val="28"/>
          <w:szCs w:val="28"/>
        </w:rPr>
        <w:t>. B</w:t>
      </w:r>
      <w:r w:rsidR="00FA4B71">
        <w:rPr>
          <w:rFonts w:ascii="Cambria" w:hAnsi="Cambria"/>
          <w:sz w:val="28"/>
          <w:szCs w:val="28"/>
        </w:rPr>
        <w:t>ut that was fine</w:t>
      </w:r>
      <w:r w:rsidR="00605CB1">
        <w:rPr>
          <w:rFonts w:ascii="Cambria" w:hAnsi="Cambria"/>
          <w:sz w:val="28"/>
          <w:szCs w:val="28"/>
        </w:rPr>
        <w:t>; she was happy to share</w:t>
      </w:r>
      <w:r w:rsidR="00700DBC">
        <w:rPr>
          <w:rFonts w:ascii="Cambria" w:hAnsi="Cambria"/>
          <w:sz w:val="28"/>
          <w:szCs w:val="28"/>
        </w:rPr>
        <w:t>.  She</w:t>
      </w:r>
      <w:r>
        <w:rPr>
          <w:rFonts w:ascii="Cambria" w:hAnsi="Cambria"/>
          <w:sz w:val="28"/>
          <w:szCs w:val="28"/>
        </w:rPr>
        <w:t xml:space="preserve"> mov</w:t>
      </w:r>
      <w:r w:rsidR="00700DBC">
        <w:rPr>
          <w:rFonts w:ascii="Cambria" w:hAnsi="Cambria"/>
          <w:sz w:val="28"/>
          <w:szCs w:val="28"/>
        </w:rPr>
        <w:t>ed</w:t>
      </w:r>
      <w:r>
        <w:rPr>
          <w:rFonts w:ascii="Cambria" w:hAnsi="Cambria"/>
          <w:sz w:val="28"/>
          <w:szCs w:val="28"/>
        </w:rPr>
        <w:t xml:space="preserve"> nearer the fire</w:t>
      </w:r>
      <w:r w:rsidR="00700DBC">
        <w:rPr>
          <w:rFonts w:ascii="Cambria" w:hAnsi="Cambria"/>
          <w:sz w:val="28"/>
          <w:szCs w:val="28"/>
        </w:rPr>
        <w:t>, still feeling</w:t>
      </w:r>
      <w:r w:rsidR="00D67A69">
        <w:rPr>
          <w:rFonts w:ascii="Cambria" w:hAnsi="Cambria"/>
          <w:sz w:val="28"/>
          <w:szCs w:val="28"/>
        </w:rPr>
        <w:t xml:space="preserve"> </w:t>
      </w:r>
      <w:r w:rsidR="00815E5E">
        <w:rPr>
          <w:rFonts w:ascii="Cambria" w:hAnsi="Cambria"/>
          <w:sz w:val="28"/>
          <w:szCs w:val="28"/>
        </w:rPr>
        <w:t xml:space="preserve">as if she’d never </w:t>
      </w:r>
      <w:ins w:id="12819" w:author="Claire S" w:date="2026-06-04T14:50:00Z" w16du:dateUtc="2026-06-04T13:50:00Z">
        <w:r w:rsidR="004B1B21">
          <w:rPr>
            <w:rFonts w:ascii="Cambria" w:hAnsi="Cambria"/>
            <w:sz w:val="28"/>
            <w:szCs w:val="28"/>
          </w:rPr>
          <w:t xml:space="preserve">get </w:t>
        </w:r>
      </w:ins>
      <w:r w:rsidR="00815E5E">
        <w:rPr>
          <w:rFonts w:ascii="Cambria" w:hAnsi="Cambria"/>
          <w:sz w:val="28"/>
          <w:szCs w:val="28"/>
        </w:rPr>
        <w:t xml:space="preserve">warm </w:t>
      </w:r>
      <w:del w:id="12820" w:author="Claire S" w:date="2026-06-04T14:50:00Z" w16du:dateUtc="2026-06-04T13:50:00Z">
        <w:r w:rsidR="00815E5E" w:rsidDel="004B1B21">
          <w:rPr>
            <w:rFonts w:ascii="Cambria" w:hAnsi="Cambria"/>
            <w:sz w:val="28"/>
            <w:szCs w:val="28"/>
          </w:rPr>
          <w:delText xml:space="preserve">up </w:delText>
        </w:r>
      </w:del>
      <w:r w:rsidR="00815E5E">
        <w:rPr>
          <w:rFonts w:ascii="Cambria" w:hAnsi="Cambria"/>
          <w:sz w:val="28"/>
          <w:szCs w:val="28"/>
        </w:rPr>
        <w:t>again.</w:t>
      </w:r>
    </w:p>
    <w:p w14:paraId="043BD6C4" w14:textId="53F815CB" w:rsidR="00B97B5C" w:rsidRDefault="00672C60" w:rsidP="00FA4B71">
      <w:pPr>
        <w:spacing w:line="360" w:lineRule="auto"/>
        <w:ind w:firstLine="720"/>
        <w:contextualSpacing/>
        <w:rPr>
          <w:rFonts w:ascii="Cambria" w:hAnsi="Cambria"/>
          <w:sz w:val="28"/>
          <w:szCs w:val="28"/>
        </w:rPr>
      </w:pPr>
      <w:r>
        <w:rPr>
          <w:rFonts w:ascii="Cambria" w:hAnsi="Cambria"/>
          <w:sz w:val="28"/>
          <w:szCs w:val="28"/>
        </w:rPr>
        <w:t>Jackson must have read</w:t>
      </w:r>
      <w:r w:rsidR="006A4650">
        <w:rPr>
          <w:rFonts w:ascii="Cambria" w:hAnsi="Cambria"/>
          <w:sz w:val="28"/>
          <w:szCs w:val="28"/>
        </w:rPr>
        <w:t xml:space="preserve"> her mind,</w:t>
      </w:r>
      <w:r>
        <w:rPr>
          <w:rFonts w:ascii="Cambria" w:hAnsi="Cambria"/>
          <w:sz w:val="28"/>
          <w:szCs w:val="28"/>
        </w:rPr>
        <w:t xml:space="preserve"> because he</w:t>
      </w:r>
      <w:r w:rsidR="00FA4B71">
        <w:rPr>
          <w:rFonts w:ascii="Cambria" w:hAnsi="Cambria"/>
          <w:sz w:val="28"/>
          <w:szCs w:val="28"/>
        </w:rPr>
        <w:t xml:space="preserve"> </w:t>
      </w:r>
      <w:r w:rsidR="00C6663E">
        <w:rPr>
          <w:rFonts w:ascii="Cambria" w:hAnsi="Cambria"/>
          <w:sz w:val="28"/>
          <w:szCs w:val="28"/>
        </w:rPr>
        <w:t xml:space="preserve">put his </w:t>
      </w:r>
      <w:del w:id="12821" w:author="Claire S" w:date="2026-07-28T10:04:00Z" w16du:dateUtc="2026-07-28T09:04:00Z">
        <w:r w:rsidR="00C6663E" w:rsidDel="00BB6C0E">
          <w:rPr>
            <w:rFonts w:ascii="Cambria" w:hAnsi="Cambria"/>
            <w:sz w:val="28"/>
            <w:szCs w:val="28"/>
          </w:rPr>
          <w:delText xml:space="preserve">wine </w:delText>
        </w:r>
      </w:del>
      <w:ins w:id="12822" w:author="Claire S" w:date="2026-07-28T10:04:00Z" w16du:dateUtc="2026-07-28T09:04:00Z">
        <w:r w:rsidR="00BB6C0E">
          <w:rPr>
            <w:rFonts w:ascii="Cambria" w:hAnsi="Cambria"/>
            <w:sz w:val="28"/>
            <w:szCs w:val="28"/>
          </w:rPr>
          <w:t xml:space="preserve">glass </w:t>
        </w:r>
      </w:ins>
      <w:r w:rsidR="00C6663E">
        <w:rPr>
          <w:rFonts w:ascii="Cambria" w:hAnsi="Cambria"/>
          <w:sz w:val="28"/>
          <w:szCs w:val="28"/>
        </w:rPr>
        <w:t>down, and</w:t>
      </w:r>
      <w:r w:rsidR="005A2CD3">
        <w:rPr>
          <w:rFonts w:ascii="Cambria" w:hAnsi="Cambria"/>
          <w:sz w:val="28"/>
          <w:szCs w:val="28"/>
        </w:rPr>
        <w:t xml:space="preserve"> </w:t>
      </w:r>
      <w:r w:rsidR="00356629">
        <w:rPr>
          <w:rFonts w:ascii="Cambria" w:hAnsi="Cambria"/>
          <w:sz w:val="28"/>
          <w:szCs w:val="28"/>
        </w:rPr>
        <w:t>came towards her</w:t>
      </w:r>
      <w:r>
        <w:rPr>
          <w:rFonts w:ascii="Cambria" w:hAnsi="Cambria"/>
          <w:sz w:val="28"/>
          <w:szCs w:val="28"/>
        </w:rPr>
        <w:t xml:space="preserve">, opening </w:t>
      </w:r>
      <w:r w:rsidR="00815E5E">
        <w:rPr>
          <w:rFonts w:ascii="Cambria" w:hAnsi="Cambria"/>
          <w:sz w:val="28"/>
          <w:szCs w:val="28"/>
        </w:rPr>
        <w:t>his strong arms</w:t>
      </w:r>
      <w:r w:rsidR="00E5136A">
        <w:rPr>
          <w:rFonts w:ascii="Cambria" w:hAnsi="Cambria"/>
          <w:sz w:val="28"/>
          <w:szCs w:val="28"/>
        </w:rPr>
        <w:t>, and</w:t>
      </w:r>
      <w:ins w:id="12823" w:author="Claire S" w:date="2026-05-20T10:30:00Z" w16du:dateUtc="2026-05-20T09:30:00Z">
        <w:r w:rsidR="00746930">
          <w:rPr>
            <w:rFonts w:ascii="Cambria" w:hAnsi="Cambria"/>
            <w:sz w:val="28"/>
            <w:szCs w:val="28"/>
          </w:rPr>
          <w:t xml:space="preserve"> after a second’s hesitation,</w:t>
        </w:r>
      </w:ins>
      <w:r w:rsidR="00E5136A">
        <w:rPr>
          <w:rFonts w:ascii="Cambria" w:hAnsi="Cambria"/>
          <w:sz w:val="28"/>
          <w:szCs w:val="28"/>
        </w:rPr>
        <w:t xml:space="preserve"> she allowed herself to walk into them, resting her head on his shoulder</w:t>
      </w:r>
      <w:r w:rsidR="00356629">
        <w:rPr>
          <w:rFonts w:ascii="Cambria" w:hAnsi="Cambria"/>
          <w:sz w:val="28"/>
          <w:szCs w:val="28"/>
        </w:rPr>
        <w:t xml:space="preserve">.  He </w:t>
      </w:r>
      <w:r w:rsidR="00815E5E">
        <w:rPr>
          <w:rFonts w:ascii="Cambria" w:hAnsi="Cambria"/>
          <w:sz w:val="28"/>
          <w:szCs w:val="28"/>
        </w:rPr>
        <w:t>strok</w:t>
      </w:r>
      <w:r w:rsidR="00356629">
        <w:rPr>
          <w:rFonts w:ascii="Cambria" w:hAnsi="Cambria"/>
          <w:sz w:val="28"/>
          <w:szCs w:val="28"/>
        </w:rPr>
        <w:t>ed</w:t>
      </w:r>
      <w:r w:rsidR="005A2CD3">
        <w:rPr>
          <w:rFonts w:ascii="Cambria" w:hAnsi="Cambria"/>
          <w:sz w:val="28"/>
          <w:szCs w:val="28"/>
        </w:rPr>
        <w:t xml:space="preserve"> her back</w:t>
      </w:r>
      <w:r w:rsidR="00815E5E">
        <w:rPr>
          <w:rFonts w:ascii="Cambria" w:hAnsi="Cambria"/>
          <w:sz w:val="28"/>
          <w:szCs w:val="28"/>
        </w:rPr>
        <w:t xml:space="preserve"> until she was able to</w:t>
      </w:r>
      <w:r w:rsidR="00B97B5C">
        <w:rPr>
          <w:rFonts w:ascii="Cambria" w:hAnsi="Cambria"/>
          <w:sz w:val="28"/>
          <w:szCs w:val="28"/>
        </w:rPr>
        <w:t xml:space="preserve"> relax</w:t>
      </w:r>
      <w:r w:rsidR="00E5136A">
        <w:rPr>
          <w:rFonts w:ascii="Cambria" w:hAnsi="Cambria"/>
          <w:sz w:val="28"/>
          <w:szCs w:val="28"/>
        </w:rPr>
        <w:t xml:space="preserve"> more</w:t>
      </w:r>
      <w:r w:rsidR="00B97B5C">
        <w:rPr>
          <w:rFonts w:ascii="Cambria" w:hAnsi="Cambria"/>
          <w:sz w:val="28"/>
          <w:szCs w:val="28"/>
        </w:rPr>
        <w:t>, enjoy</w:t>
      </w:r>
      <w:r w:rsidR="00E5136A">
        <w:rPr>
          <w:rFonts w:ascii="Cambria" w:hAnsi="Cambria"/>
          <w:sz w:val="28"/>
          <w:szCs w:val="28"/>
        </w:rPr>
        <w:t>ing</w:t>
      </w:r>
      <w:r w:rsidR="00B97B5C">
        <w:rPr>
          <w:rFonts w:ascii="Cambria" w:hAnsi="Cambria"/>
          <w:sz w:val="28"/>
          <w:szCs w:val="28"/>
        </w:rPr>
        <w:t xml:space="preserve"> the warmth</w:t>
      </w:r>
      <w:r w:rsidR="007E1C57">
        <w:rPr>
          <w:rFonts w:ascii="Cambria" w:hAnsi="Cambria"/>
          <w:sz w:val="28"/>
          <w:szCs w:val="28"/>
        </w:rPr>
        <w:t xml:space="preserve"> of him</w:t>
      </w:r>
      <w:r w:rsidR="00E5136A">
        <w:rPr>
          <w:rFonts w:ascii="Cambria" w:hAnsi="Cambria"/>
          <w:sz w:val="28"/>
          <w:szCs w:val="28"/>
        </w:rPr>
        <w:t>;</w:t>
      </w:r>
      <w:r w:rsidR="00B97B5C">
        <w:rPr>
          <w:rFonts w:ascii="Cambria" w:hAnsi="Cambria"/>
          <w:sz w:val="28"/>
          <w:szCs w:val="28"/>
        </w:rPr>
        <w:t xml:space="preserve"> the </w:t>
      </w:r>
      <w:r w:rsidR="007E1C57">
        <w:rPr>
          <w:rFonts w:ascii="Cambria" w:hAnsi="Cambria"/>
          <w:sz w:val="28"/>
          <w:szCs w:val="28"/>
        </w:rPr>
        <w:t xml:space="preserve">pure physical </w:t>
      </w:r>
      <w:r w:rsidR="00B97B5C">
        <w:rPr>
          <w:rFonts w:ascii="Cambria" w:hAnsi="Cambria"/>
          <w:sz w:val="28"/>
          <w:szCs w:val="28"/>
        </w:rPr>
        <w:t>connection.</w:t>
      </w:r>
    </w:p>
    <w:p w14:paraId="078A8C19" w14:textId="74E42304" w:rsidR="00FA4B71" w:rsidRDefault="00B97B5C" w:rsidP="00FA4B71">
      <w:pPr>
        <w:spacing w:line="360" w:lineRule="auto"/>
        <w:ind w:firstLine="720"/>
        <w:contextualSpacing/>
        <w:rPr>
          <w:rFonts w:ascii="Cambria" w:hAnsi="Cambria"/>
          <w:sz w:val="28"/>
          <w:szCs w:val="28"/>
        </w:rPr>
      </w:pPr>
      <w:r>
        <w:rPr>
          <w:rFonts w:ascii="Cambria" w:hAnsi="Cambria"/>
          <w:sz w:val="28"/>
          <w:szCs w:val="28"/>
        </w:rPr>
        <w:t xml:space="preserve">‘Savannah,’ he said quietly, </w:t>
      </w:r>
      <w:r w:rsidR="005A2CD3">
        <w:rPr>
          <w:rFonts w:ascii="Cambria" w:hAnsi="Cambria"/>
          <w:sz w:val="28"/>
          <w:szCs w:val="28"/>
        </w:rPr>
        <w:t>and lean</w:t>
      </w:r>
      <w:ins w:id="12824" w:author="Daisy Watt" w:date="2026-06-16T17:35:00Z" w16du:dateUtc="2026-06-16T16:35:00Z">
        <w:r w:rsidR="00B50750">
          <w:rPr>
            <w:rFonts w:ascii="Cambria" w:hAnsi="Cambria"/>
            <w:sz w:val="28"/>
            <w:szCs w:val="28"/>
          </w:rPr>
          <w:t>ed</w:t>
        </w:r>
      </w:ins>
      <w:del w:id="12825" w:author="Daisy Watt" w:date="2026-06-16T17:35:00Z" w16du:dateUtc="2026-06-16T16:35:00Z">
        <w:r w:rsidR="005A2CD3" w:rsidDel="00B50750">
          <w:rPr>
            <w:rFonts w:ascii="Cambria" w:hAnsi="Cambria"/>
            <w:sz w:val="28"/>
            <w:szCs w:val="28"/>
          </w:rPr>
          <w:delText>t</w:delText>
        </w:r>
      </w:del>
      <w:r w:rsidR="005A2CD3">
        <w:rPr>
          <w:rFonts w:ascii="Cambria" w:hAnsi="Cambria"/>
          <w:sz w:val="28"/>
          <w:szCs w:val="28"/>
        </w:rPr>
        <w:t xml:space="preserve"> </w:t>
      </w:r>
      <w:r>
        <w:rPr>
          <w:rFonts w:ascii="Cambria" w:hAnsi="Cambria"/>
          <w:sz w:val="28"/>
          <w:szCs w:val="28"/>
        </w:rPr>
        <w:t>in</w:t>
      </w:r>
      <w:r w:rsidR="005A2CD3">
        <w:rPr>
          <w:rFonts w:ascii="Cambria" w:hAnsi="Cambria"/>
          <w:sz w:val="28"/>
          <w:szCs w:val="28"/>
        </w:rPr>
        <w:t xml:space="preserve"> to kiss her</w:t>
      </w:r>
      <w:del w:id="12826" w:author="Daisy Watt" w:date="2026-06-22T18:44:00Z" w16du:dateUtc="2026-06-22T16:44:00Z">
        <w:r>
          <w:rPr>
            <w:rFonts w:ascii="Cambria" w:hAnsi="Cambria"/>
            <w:sz w:val="28"/>
            <w:szCs w:val="28"/>
          </w:rPr>
          <w:delText xml:space="preserve">; not all that much taller than </w:delText>
        </w:r>
        <w:r w:rsidR="00356629">
          <w:rPr>
            <w:rFonts w:ascii="Cambria" w:hAnsi="Cambria"/>
            <w:sz w:val="28"/>
            <w:szCs w:val="28"/>
          </w:rPr>
          <w:delText>she was</w:delText>
        </w:r>
      </w:del>
      <w:r w:rsidR="005A2CD3">
        <w:rPr>
          <w:rFonts w:ascii="Cambria" w:hAnsi="Cambria"/>
          <w:sz w:val="28"/>
          <w:szCs w:val="28"/>
        </w:rPr>
        <w:t xml:space="preserve">.  </w:t>
      </w:r>
      <w:r w:rsidR="00764B69">
        <w:rPr>
          <w:rFonts w:ascii="Cambria" w:hAnsi="Cambria"/>
          <w:sz w:val="28"/>
          <w:szCs w:val="28"/>
        </w:rPr>
        <w:t>For a few seconds</w:t>
      </w:r>
      <w:r w:rsidR="009D1E59">
        <w:rPr>
          <w:rFonts w:ascii="Cambria" w:hAnsi="Cambria"/>
          <w:sz w:val="28"/>
          <w:szCs w:val="28"/>
        </w:rPr>
        <w:t>,</w:t>
      </w:r>
      <w:r w:rsidR="00764B69">
        <w:rPr>
          <w:rFonts w:ascii="Cambria" w:hAnsi="Cambria"/>
          <w:sz w:val="28"/>
          <w:szCs w:val="28"/>
        </w:rPr>
        <w:t xml:space="preserve"> she kissed him back,</w:t>
      </w:r>
      <w:r>
        <w:rPr>
          <w:rFonts w:ascii="Cambria" w:hAnsi="Cambria"/>
          <w:sz w:val="28"/>
          <w:szCs w:val="28"/>
        </w:rPr>
        <w:t xml:space="preserve"> feeling his stubble </w:t>
      </w:r>
      <w:r w:rsidR="00026630">
        <w:rPr>
          <w:rFonts w:ascii="Cambria" w:hAnsi="Cambria"/>
          <w:sz w:val="28"/>
          <w:szCs w:val="28"/>
        </w:rPr>
        <w:t>beneath her lips</w:t>
      </w:r>
      <w:r w:rsidR="00B5199E">
        <w:rPr>
          <w:rFonts w:ascii="Cambria" w:hAnsi="Cambria"/>
          <w:sz w:val="28"/>
          <w:szCs w:val="28"/>
        </w:rPr>
        <w:t xml:space="preserve">, </w:t>
      </w:r>
      <w:r w:rsidR="009856B3">
        <w:rPr>
          <w:rFonts w:ascii="Cambria" w:hAnsi="Cambria"/>
          <w:sz w:val="28"/>
          <w:szCs w:val="28"/>
        </w:rPr>
        <w:t>allowing her</w:t>
      </w:r>
      <w:r w:rsidR="009D1E59">
        <w:rPr>
          <w:rFonts w:ascii="Cambria" w:hAnsi="Cambria"/>
          <w:sz w:val="28"/>
          <w:szCs w:val="28"/>
        </w:rPr>
        <w:t xml:space="preserve"> body</w:t>
      </w:r>
      <w:r w:rsidR="009856B3">
        <w:rPr>
          <w:rFonts w:ascii="Cambria" w:hAnsi="Cambria"/>
          <w:sz w:val="28"/>
          <w:szCs w:val="28"/>
        </w:rPr>
        <w:t xml:space="preserve"> to push against hi</w:t>
      </w:r>
      <w:r w:rsidR="009D1E59">
        <w:rPr>
          <w:rFonts w:ascii="Cambria" w:hAnsi="Cambria"/>
          <w:sz w:val="28"/>
          <w:szCs w:val="28"/>
        </w:rPr>
        <w:t>s</w:t>
      </w:r>
      <w:r w:rsidR="009856B3">
        <w:rPr>
          <w:rFonts w:ascii="Cambria" w:hAnsi="Cambria"/>
          <w:sz w:val="28"/>
          <w:szCs w:val="28"/>
        </w:rPr>
        <w:t xml:space="preserve"> as she felt </w:t>
      </w:r>
      <w:r w:rsidR="00B5199E">
        <w:rPr>
          <w:rFonts w:ascii="Cambria" w:hAnsi="Cambria"/>
          <w:sz w:val="28"/>
          <w:szCs w:val="28"/>
        </w:rPr>
        <w:t>a gentle stirring of lust</w:t>
      </w:r>
      <w:ins w:id="12827" w:author="Daisy Watt" w:date="2026-06-22T18:44:00Z" w16du:dateUtc="2026-06-22T16:44:00Z">
        <w:r w:rsidR="000A0852">
          <w:rPr>
            <w:rFonts w:ascii="Cambria" w:hAnsi="Cambria"/>
            <w:sz w:val="28"/>
            <w:szCs w:val="28"/>
          </w:rPr>
          <w:t>,</w:t>
        </w:r>
      </w:ins>
      <w:r w:rsidR="00B5199E">
        <w:rPr>
          <w:rFonts w:ascii="Cambria" w:hAnsi="Cambria"/>
          <w:sz w:val="28"/>
          <w:szCs w:val="28"/>
        </w:rPr>
        <w:t xml:space="preserve"> somewhere deep</w:t>
      </w:r>
      <w:r w:rsidR="0072608E">
        <w:rPr>
          <w:rFonts w:ascii="Cambria" w:hAnsi="Cambria"/>
          <w:sz w:val="28"/>
          <w:szCs w:val="28"/>
        </w:rPr>
        <w:t>.</w:t>
      </w:r>
      <w:r w:rsidR="00CB30FD">
        <w:rPr>
          <w:rFonts w:ascii="Cambria" w:hAnsi="Cambria"/>
          <w:sz w:val="28"/>
          <w:szCs w:val="28"/>
        </w:rPr>
        <w:t xml:space="preserve">  </w:t>
      </w:r>
    </w:p>
    <w:p w14:paraId="1411A38B" w14:textId="6997B238" w:rsidR="00CB30FD" w:rsidRDefault="00CB30FD" w:rsidP="00FA4B71">
      <w:pPr>
        <w:spacing w:line="360" w:lineRule="auto"/>
        <w:ind w:firstLine="720"/>
        <w:contextualSpacing/>
        <w:rPr>
          <w:rFonts w:ascii="Cambria" w:hAnsi="Cambria"/>
          <w:sz w:val="28"/>
          <w:szCs w:val="28"/>
        </w:rPr>
      </w:pPr>
      <w:r>
        <w:rPr>
          <w:rFonts w:ascii="Cambria" w:hAnsi="Cambria"/>
          <w:sz w:val="28"/>
          <w:szCs w:val="28"/>
        </w:rPr>
        <w:t>But then</w:t>
      </w:r>
      <w:r w:rsidR="009D1E59">
        <w:rPr>
          <w:rFonts w:ascii="Cambria" w:hAnsi="Cambria"/>
          <w:sz w:val="28"/>
          <w:szCs w:val="28"/>
        </w:rPr>
        <w:t xml:space="preserve"> the Alsatian </w:t>
      </w:r>
      <w:r>
        <w:rPr>
          <w:rFonts w:ascii="Cambria" w:hAnsi="Cambria"/>
          <w:sz w:val="28"/>
          <w:szCs w:val="28"/>
        </w:rPr>
        <w:t>bark</w:t>
      </w:r>
      <w:r w:rsidR="009D1E59">
        <w:rPr>
          <w:rFonts w:ascii="Cambria" w:hAnsi="Cambria"/>
          <w:sz w:val="28"/>
          <w:szCs w:val="28"/>
        </w:rPr>
        <w:t>ed outside,</w:t>
      </w:r>
      <w:r>
        <w:rPr>
          <w:rFonts w:ascii="Cambria" w:hAnsi="Cambria"/>
          <w:sz w:val="28"/>
          <w:szCs w:val="28"/>
        </w:rPr>
        <w:t xml:space="preserve"> and </w:t>
      </w:r>
      <w:r w:rsidR="00E72DEA">
        <w:rPr>
          <w:rFonts w:ascii="Cambria" w:hAnsi="Cambria"/>
          <w:sz w:val="28"/>
          <w:szCs w:val="28"/>
        </w:rPr>
        <w:t>a sudden flash of that horrific mask at her window broke the spell.</w:t>
      </w:r>
    </w:p>
    <w:p w14:paraId="0A59938E" w14:textId="21255C07" w:rsidR="00FA4B71" w:rsidRDefault="00FA4B71" w:rsidP="00FA4B71">
      <w:pPr>
        <w:spacing w:line="360" w:lineRule="auto"/>
        <w:ind w:firstLine="720"/>
        <w:contextualSpacing/>
        <w:rPr>
          <w:rFonts w:ascii="Cambria" w:hAnsi="Cambria"/>
          <w:sz w:val="28"/>
          <w:szCs w:val="28"/>
        </w:rPr>
      </w:pPr>
      <w:r>
        <w:rPr>
          <w:rFonts w:ascii="Cambria" w:hAnsi="Cambria"/>
          <w:sz w:val="28"/>
          <w:szCs w:val="28"/>
        </w:rPr>
        <w:t>‘I’m so sorry</w:t>
      </w:r>
      <w:del w:id="12828" w:author="Daisy Watt" w:date="2026-06-22T18:48:00Z" w16du:dateUtc="2026-06-22T16:48:00Z">
        <w:r>
          <w:rPr>
            <w:rFonts w:ascii="Cambria" w:hAnsi="Cambria"/>
            <w:sz w:val="28"/>
            <w:szCs w:val="28"/>
          </w:rPr>
          <w:delText>,</w:delText>
        </w:r>
      </w:del>
      <w:ins w:id="12829" w:author="Daisy Watt" w:date="2026-06-22T18:48:00Z" w16du:dateUtc="2026-06-22T16:48:00Z">
        <w:r w:rsidR="002103CB">
          <w:rPr>
            <w:rFonts w:ascii="Cambria" w:hAnsi="Cambria"/>
            <w:sz w:val="28"/>
            <w:szCs w:val="28"/>
          </w:rPr>
          <w:t>.</w:t>
        </w:r>
      </w:ins>
      <w:r>
        <w:rPr>
          <w:rFonts w:ascii="Cambria" w:hAnsi="Cambria"/>
          <w:sz w:val="28"/>
          <w:szCs w:val="28"/>
        </w:rPr>
        <w:t xml:space="preserve">’ </w:t>
      </w:r>
      <w:r w:rsidR="009D1E59">
        <w:rPr>
          <w:rFonts w:ascii="Cambria" w:hAnsi="Cambria"/>
          <w:sz w:val="28"/>
          <w:szCs w:val="28"/>
        </w:rPr>
        <w:t>Savannah</w:t>
      </w:r>
      <w:r>
        <w:rPr>
          <w:rFonts w:ascii="Cambria" w:hAnsi="Cambria"/>
          <w:sz w:val="28"/>
          <w:szCs w:val="28"/>
        </w:rPr>
        <w:t xml:space="preserve"> </w:t>
      </w:r>
      <w:r w:rsidR="00026630">
        <w:rPr>
          <w:rFonts w:ascii="Cambria" w:hAnsi="Cambria"/>
          <w:sz w:val="28"/>
          <w:szCs w:val="28"/>
        </w:rPr>
        <w:t>pulled away</w:t>
      </w:r>
      <w:r w:rsidR="0072608E">
        <w:rPr>
          <w:rFonts w:ascii="Cambria" w:hAnsi="Cambria"/>
          <w:sz w:val="28"/>
          <w:szCs w:val="28"/>
        </w:rPr>
        <w:t>. ‘I don’t know what’s got into me.</w:t>
      </w:r>
      <w:r w:rsidR="005A2CD3">
        <w:rPr>
          <w:rFonts w:ascii="Cambria" w:hAnsi="Cambria"/>
          <w:sz w:val="28"/>
          <w:szCs w:val="28"/>
        </w:rPr>
        <w:t>’</w:t>
      </w:r>
    </w:p>
    <w:p w14:paraId="2871F136" w14:textId="031939E8" w:rsidR="0072608E" w:rsidRDefault="0072608E" w:rsidP="00FA4B71">
      <w:pPr>
        <w:spacing w:line="360" w:lineRule="auto"/>
        <w:ind w:firstLine="720"/>
        <w:contextualSpacing/>
        <w:rPr>
          <w:rFonts w:ascii="Cambria" w:hAnsi="Cambria"/>
          <w:sz w:val="28"/>
          <w:szCs w:val="28"/>
        </w:rPr>
      </w:pPr>
      <w:r>
        <w:rPr>
          <w:rFonts w:ascii="Cambria" w:hAnsi="Cambria"/>
          <w:sz w:val="28"/>
          <w:szCs w:val="28"/>
        </w:rPr>
        <w:t>‘</w:t>
      </w:r>
      <w:r w:rsidR="00764B69">
        <w:rPr>
          <w:rFonts w:ascii="Cambria" w:hAnsi="Cambria"/>
          <w:sz w:val="28"/>
          <w:szCs w:val="28"/>
        </w:rPr>
        <w:t>N</w:t>
      </w:r>
      <w:r>
        <w:rPr>
          <w:rFonts w:ascii="Cambria" w:hAnsi="Cambria"/>
          <w:sz w:val="28"/>
          <w:szCs w:val="28"/>
        </w:rPr>
        <w:t>ot me, sadly</w:t>
      </w:r>
      <w:del w:id="12830" w:author="Daisy Watt" w:date="2026-06-22T18:48:00Z" w16du:dateUtc="2026-06-22T16:48:00Z">
        <w:r>
          <w:rPr>
            <w:rFonts w:ascii="Cambria" w:hAnsi="Cambria"/>
            <w:sz w:val="28"/>
            <w:szCs w:val="28"/>
          </w:rPr>
          <w:delText xml:space="preserve">,’ </w:delText>
        </w:r>
        <w:r w:rsidDel="00C50EFC">
          <w:rPr>
            <w:rFonts w:ascii="Cambria" w:hAnsi="Cambria"/>
            <w:sz w:val="28"/>
            <w:szCs w:val="28"/>
          </w:rPr>
          <w:delText>h</w:delText>
        </w:r>
      </w:del>
      <w:ins w:id="12831" w:author="Daisy Watt" w:date="2026-06-22T18:48:00Z" w16du:dateUtc="2026-06-22T16:48:00Z">
        <w:r w:rsidR="00C50EFC">
          <w:rPr>
            <w:rFonts w:ascii="Cambria" w:hAnsi="Cambria"/>
            <w:sz w:val="28"/>
            <w:szCs w:val="28"/>
          </w:rPr>
          <w:t>.’ H</w:t>
        </w:r>
      </w:ins>
      <w:r>
        <w:rPr>
          <w:rFonts w:ascii="Cambria" w:hAnsi="Cambria"/>
          <w:sz w:val="28"/>
          <w:szCs w:val="28"/>
        </w:rPr>
        <w:t>e smiled</w:t>
      </w:r>
      <w:del w:id="12832" w:author="Claire S" w:date="2026-05-27T15:29:00Z" w16du:dateUtc="2026-05-27T14:29:00Z">
        <w:r w:rsidR="00FA13C0" w:rsidDel="00D94CC1">
          <w:rPr>
            <w:rFonts w:ascii="Cambria" w:hAnsi="Cambria"/>
            <w:sz w:val="28"/>
            <w:szCs w:val="28"/>
          </w:rPr>
          <w:delText xml:space="preserve">, </w:delText>
        </w:r>
      </w:del>
      <w:del w:id="12833" w:author="Claire S" w:date="2026-05-27T15:28:00Z" w16du:dateUtc="2026-05-27T14:28:00Z">
        <w:r w:rsidR="007D310B" w:rsidDel="00D94CC1">
          <w:rPr>
            <w:rFonts w:ascii="Cambria" w:hAnsi="Cambria"/>
            <w:sz w:val="28"/>
            <w:szCs w:val="28"/>
          </w:rPr>
          <w:delText>then looked at her</w:delText>
        </w:r>
      </w:del>
      <w:del w:id="12834" w:author="Claire S" w:date="2026-05-27T15:29:00Z" w16du:dateUtc="2026-05-27T14:29:00Z">
        <w:r w:rsidR="007D310B" w:rsidDel="00FA5081">
          <w:rPr>
            <w:rFonts w:ascii="Cambria" w:hAnsi="Cambria"/>
            <w:sz w:val="28"/>
            <w:szCs w:val="28"/>
          </w:rPr>
          <w:delText xml:space="preserve"> kindly.</w:delText>
        </w:r>
      </w:del>
      <w:ins w:id="12835" w:author="Daisy Watt" w:date="2026-06-22T18:48:00Z" w16du:dateUtc="2026-06-22T16:48:00Z">
        <w:r w:rsidR="00C50EFC">
          <w:rPr>
            <w:rFonts w:ascii="Cambria" w:hAnsi="Cambria"/>
            <w:sz w:val="28"/>
            <w:szCs w:val="28"/>
          </w:rPr>
          <w:t>,</w:t>
        </w:r>
      </w:ins>
      <w:ins w:id="12836" w:author="Claire S" w:date="2026-05-27T15:29:00Z" w16du:dateUtc="2026-05-27T14:29:00Z">
        <w:del w:id="12837" w:author="Daisy Watt" w:date="2026-06-22T18:48:00Z" w16du:dateUtc="2026-06-22T16:48:00Z">
          <w:r w:rsidR="00FA5081" w:rsidDel="00C50EFC">
            <w:rPr>
              <w:rFonts w:ascii="Cambria" w:hAnsi="Cambria"/>
              <w:sz w:val="28"/>
              <w:szCs w:val="28"/>
            </w:rPr>
            <w:delText>;</w:delText>
          </w:r>
        </w:del>
        <w:r w:rsidR="00FA5081">
          <w:rPr>
            <w:rFonts w:ascii="Cambria" w:hAnsi="Cambria"/>
            <w:sz w:val="28"/>
            <w:szCs w:val="28"/>
          </w:rPr>
          <w:t xml:space="preserve"> raising</w:t>
        </w:r>
      </w:ins>
      <w:del w:id="12838" w:author="Claire S" w:date="2026-05-27T15:29:00Z" w16du:dateUtc="2026-05-27T14:29:00Z">
        <w:r w:rsidR="007D310B" w:rsidDel="00FA5081">
          <w:rPr>
            <w:rFonts w:ascii="Cambria" w:hAnsi="Cambria"/>
            <w:sz w:val="28"/>
            <w:szCs w:val="28"/>
          </w:rPr>
          <w:delText xml:space="preserve">  He raised</w:delText>
        </w:r>
      </w:del>
      <w:r w:rsidR="007D310B">
        <w:rPr>
          <w:rFonts w:ascii="Cambria" w:hAnsi="Cambria"/>
          <w:sz w:val="28"/>
          <w:szCs w:val="28"/>
        </w:rPr>
        <w:t xml:space="preserve"> a hand and</w:t>
      </w:r>
      <w:ins w:id="12839" w:author="Daisy Watt" w:date="2026-06-22T18:50:00Z" w16du:dateUtc="2026-06-22T16:50:00Z">
        <w:r w:rsidR="001C3C50">
          <w:rPr>
            <w:rFonts w:ascii="Cambria" w:hAnsi="Cambria"/>
            <w:sz w:val="28"/>
            <w:szCs w:val="28"/>
          </w:rPr>
          <w:t>,</w:t>
        </w:r>
      </w:ins>
      <w:r w:rsidR="007D310B">
        <w:rPr>
          <w:rFonts w:ascii="Cambria" w:hAnsi="Cambria"/>
          <w:sz w:val="28"/>
          <w:szCs w:val="28"/>
        </w:rPr>
        <w:t xml:space="preserve"> surprisingly gently, </w:t>
      </w:r>
      <w:del w:id="12840" w:author="Claire S" w:date="2026-05-27T15:29:00Z" w16du:dateUtc="2026-05-27T14:29:00Z">
        <w:r w:rsidDel="00FA5081">
          <w:rPr>
            <w:rFonts w:ascii="Cambria" w:hAnsi="Cambria"/>
            <w:sz w:val="28"/>
            <w:szCs w:val="28"/>
          </w:rPr>
          <w:delText>strok</w:delText>
        </w:r>
        <w:r w:rsidR="007D310B" w:rsidDel="00FA5081">
          <w:rPr>
            <w:rFonts w:ascii="Cambria" w:hAnsi="Cambria"/>
            <w:sz w:val="28"/>
            <w:szCs w:val="28"/>
          </w:rPr>
          <w:delText>ed</w:delText>
        </w:r>
        <w:r w:rsidDel="00FA5081">
          <w:rPr>
            <w:rFonts w:ascii="Cambria" w:hAnsi="Cambria"/>
            <w:sz w:val="28"/>
            <w:szCs w:val="28"/>
          </w:rPr>
          <w:delText xml:space="preserve"> </w:delText>
        </w:r>
      </w:del>
      <w:ins w:id="12841" w:author="Claire S" w:date="2026-05-27T15:29:00Z" w16du:dateUtc="2026-05-27T14:29:00Z">
        <w:r w:rsidR="00FA5081">
          <w:rPr>
            <w:rFonts w:ascii="Cambria" w:hAnsi="Cambria"/>
            <w:sz w:val="28"/>
            <w:szCs w:val="28"/>
          </w:rPr>
          <w:t xml:space="preserve">stroking </w:t>
        </w:r>
      </w:ins>
      <w:r>
        <w:rPr>
          <w:rFonts w:ascii="Cambria" w:hAnsi="Cambria"/>
          <w:sz w:val="28"/>
          <w:szCs w:val="28"/>
        </w:rPr>
        <w:t>her hair</w:t>
      </w:r>
      <w:r w:rsidR="00B5199E">
        <w:rPr>
          <w:rFonts w:ascii="Cambria" w:hAnsi="Cambria"/>
          <w:sz w:val="28"/>
          <w:szCs w:val="28"/>
        </w:rPr>
        <w:t xml:space="preserve"> </w:t>
      </w:r>
      <w:ins w:id="12842" w:author="Claire S" w:date="2026-06-04T14:50:00Z" w16du:dateUtc="2026-06-04T13:50:00Z">
        <w:r w:rsidR="00937037">
          <w:rPr>
            <w:rFonts w:ascii="Cambria" w:hAnsi="Cambria"/>
            <w:sz w:val="28"/>
            <w:szCs w:val="28"/>
          </w:rPr>
          <w:t xml:space="preserve">back </w:t>
        </w:r>
      </w:ins>
      <w:r w:rsidR="00BA3901">
        <w:rPr>
          <w:rFonts w:ascii="Cambria" w:hAnsi="Cambria"/>
          <w:sz w:val="28"/>
          <w:szCs w:val="28"/>
        </w:rPr>
        <w:t>from her face</w:t>
      </w:r>
      <w:r>
        <w:rPr>
          <w:rFonts w:ascii="Cambria" w:hAnsi="Cambria"/>
          <w:sz w:val="28"/>
          <w:szCs w:val="28"/>
        </w:rPr>
        <w:t>.</w:t>
      </w:r>
      <w:r w:rsidR="00B72236">
        <w:rPr>
          <w:rFonts w:ascii="Cambria" w:hAnsi="Cambria"/>
          <w:sz w:val="28"/>
          <w:szCs w:val="28"/>
        </w:rPr>
        <w:t xml:space="preserve"> ‘Listen, I get it</w:t>
      </w:r>
      <w:r w:rsidR="00AC459B">
        <w:rPr>
          <w:rFonts w:ascii="Cambria" w:hAnsi="Cambria"/>
          <w:sz w:val="28"/>
          <w:szCs w:val="28"/>
        </w:rPr>
        <w:t>, babe</w:t>
      </w:r>
      <w:r w:rsidR="00B72236">
        <w:rPr>
          <w:rFonts w:ascii="Cambria" w:hAnsi="Cambria"/>
          <w:sz w:val="28"/>
          <w:szCs w:val="28"/>
        </w:rPr>
        <w:t>. Dex’s death is a huge shock for us both</w:t>
      </w:r>
      <w:r w:rsidR="005D2832">
        <w:rPr>
          <w:rFonts w:ascii="Cambria" w:hAnsi="Cambria"/>
          <w:sz w:val="28"/>
          <w:szCs w:val="28"/>
        </w:rPr>
        <w:t xml:space="preserve">.  You must be </w:t>
      </w:r>
      <w:r w:rsidR="001507B4">
        <w:rPr>
          <w:rFonts w:ascii="Cambria" w:hAnsi="Cambria"/>
          <w:sz w:val="28"/>
          <w:szCs w:val="28"/>
        </w:rPr>
        <w:t>so incredibly</w:t>
      </w:r>
      <w:r w:rsidR="005D2832">
        <w:rPr>
          <w:rFonts w:ascii="Cambria" w:hAnsi="Cambria"/>
          <w:sz w:val="28"/>
          <w:szCs w:val="28"/>
        </w:rPr>
        <w:t xml:space="preserve"> sad</w:t>
      </w:r>
      <w:r w:rsidR="00B72236">
        <w:rPr>
          <w:rFonts w:ascii="Cambria" w:hAnsi="Cambria"/>
          <w:sz w:val="28"/>
          <w:szCs w:val="28"/>
        </w:rPr>
        <w:t>.’</w:t>
      </w:r>
    </w:p>
    <w:p w14:paraId="669A223C" w14:textId="495BCCFB" w:rsidR="00C11917" w:rsidRDefault="00026630" w:rsidP="00026630">
      <w:pPr>
        <w:spacing w:line="360" w:lineRule="auto"/>
        <w:ind w:firstLine="720"/>
        <w:contextualSpacing/>
        <w:rPr>
          <w:ins w:id="12843" w:author="Claire S" w:date="2026-06-04T14:51:00Z" w16du:dateUtc="2026-06-04T13:51:00Z"/>
          <w:rFonts w:ascii="Cambria" w:hAnsi="Cambria"/>
          <w:sz w:val="28"/>
          <w:szCs w:val="28"/>
        </w:rPr>
      </w:pPr>
      <w:r>
        <w:rPr>
          <w:rFonts w:ascii="Cambria" w:hAnsi="Cambria"/>
          <w:sz w:val="28"/>
          <w:szCs w:val="28"/>
        </w:rPr>
        <w:t>‘Yes</w:t>
      </w:r>
      <w:ins w:id="12844" w:author="Daisy Watt" w:date="2026-06-22T18:50:00Z" w16du:dateUtc="2026-06-22T16:50:00Z">
        <w:r w:rsidR="00A50F5D">
          <w:rPr>
            <w:rFonts w:ascii="Cambria" w:hAnsi="Cambria"/>
            <w:sz w:val="28"/>
            <w:szCs w:val="28"/>
          </w:rPr>
          <w:t>,</w:t>
        </w:r>
      </w:ins>
      <w:ins w:id="12845" w:author="Claire S" w:date="2026-06-04T14:50:00Z" w16du:dateUtc="2026-06-04T13:50:00Z">
        <w:r w:rsidR="00C11917">
          <w:rPr>
            <w:rFonts w:ascii="Cambria" w:hAnsi="Cambria"/>
            <w:sz w:val="28"/>
            <w:szCs w:val="28"/>
          </w:rPr>
          <w:t xml:space="preserve"> I am</w:t>
        </w:r>
      </w:ins>
      <w:r>
        <w:rPr>
          <w:rFonts w:ascii="Cambria" w:hAnsi="Cambria"/>
          <w:sz w:val="28"/>
          <w:szCs w:val="28"/>
        </w:rPr>
        <w:t>.’ S</w:t>
      </w:r>
      <w:r w:rsidR="007D310B">
        <w:rPr>
          <w:rFonts w:ascii="Cambria" w:hAnsi="Cambria"/>
          <w:sz w:val="28"/>
          <w:szCs w:val="28"/>
        </w:rPr>
        <w:t>avannah</w:t>
      </w:r>
      <w:r>
        <w:rPr>
          <w:rFonts w:ascii="Cambria" w:hAnsi="Cambria"/>
          <w:sz w:val="28"/>
          <w:szCs w:val="28"/>
        </w:rPr>
        <w:t xml:space="preserve"> sat back on the sofa. ‘Grief’s so tiring</w:t>
      </w:r>
      <w:del w:id="12846" w:author="Daisy Watt" w:date="2026-06-22T18:50:00Z" w16du:dateUtc="2026-06-22T16:50:00Z">
        <w:r w:rsidR="00A479F7">
          <w:rPr>
            <w:rFonts w:ascii="Cambria" w:hAnsi="Cambria"/>
            <w:sz w:val="28"/>
            <w:szCs w:val="28"/>
          </w:rPr>
          <w:delText xml:space="preserve">,’ </w:delText>
        </w:r>
        <w:r w:rsidR="00A479F7" w:rsidDel="00A50F5D">
          <w:rPr>
            <w:rFonts w:ascii="Cambria" w:hAnsi="Cambria"/>
            <w:sz w:val="28"/>
            <w:szCs w:val="28"/>
          </w:rPr>
          <w:delText>s</w:delText>
        </w:r>
      </w:del>
      <w:ins w:id="12847" w:author="Daisy Watt" w:date="2026-06-22T18:50:00Z" w16du:dateUtc="2026-06-22T16:50:00Z">
        <w:r w:rsidR="00A50F5D">
          <w:rPr>
            <w:rFonts w:ascii="Cambria" w:hAnsi="Cambria"/>
            <w:sz w:val="28"/>
            <w:szCs w:val="28"/>
          </w:rPr>
          <w:t>.’ S</w:t>
        </w:r>
      </w:ins>
      <w:r w:rsidR="00A479F7">
        <w:rPr>
          <w:rFonts w:ascii="Cambria" w:hAnsi="Cambria"/>
          <w:sz w:val="28"/>
          <w:szCs w:val="28"/>
        </w:rPr>
        <w:t xml:space="preserve">he </w:t>
      </w:r>
      <w:r w:rsidR="001507B4">
        <w:rPr>
          <w:rFonts w:ascii="Cambria" w:hAnsi="Cambria"/>
          <w:sz w:val="28"/>
          <w:szCs w:val="28"/>
        </w:rPr>
        <w:t>gave a heartfelt sigh</w:t>
      </w:r>
      <w:r w:rsidR="00A479F7">
        <w:rPr>
          <w:rFonts w:ascii="Cambria" w:hAnsi="Cambria"/>
          <w:sz w:val="28"/>
          <w:szCs w:val="28"/>
        </w:rPr>
        <w:t xml:space="preserve">. But </w:t>
      </w:r>
      <w:r>
        <w:rPr>
          <w:rFonts w:ascii="Cambria" w:hAnsi="Cambria"/>
          <w:sz w:val="28"/>
          <w:szCs w:val="28"/>
        </w:rPr>
        <w:t xml:space="preserve">it wasn’t just the grief; </w:t>
      </w:r>
      <w:r w:rsidR="00A479F7">
        <w:rPr>
          <w:rFonts w:ascii="Cambria" w:hAnsi="Cambria"/>
          <w:sz w:val="28"/>
          <w:szCs w:val="28"/>
        </w:rPr>
        <w:t>she was</w:t>
      </w:r>
      <w:r w:rsidR="009130D3">
        <w:rPr>
          <w:rFonts w:ascii="Cambria" w:hAnsi="Cambria"/>
          <w:sz w:val="28"/>
          <w:szCs w:val="28"/>
        </w:rPr>
        <w:t xml:space="preserve"> also</w:t>
      </w:r>
      <w:r w:rsidR="00A479F7">
        <w:rPr>
          <w:rFonts w:ascii="Cambria" w:hAnsi="Cambria"/>
          <w:sz w:val="28"/>
          <w:szCs w:val="28"/>
        </w:rPr>
        <w:t xml:space="preserve"> d</w:t>
      </w:r>
      <w:r w:rsidR="00BB4005">
        <w:rPr>
          <w:rFonts w:ascii="Cambria" w:hAnsi="Cambria"/>
          <w:sz w:val="28"/>
          <w:szCs w:val="28"/>
        </w:rPr>
        <w:t>istracted</w:t>
      </w:r>
      <w:r w:rsidR="001507B4">
        <w:rPr>
          <w:rFonts w:ascii="Cambria" w:hAnsi="Cambria"/>
          <w:sz w:val="28"/>
          <w:szCs w:val="28"/>
        </w:rPr>
        <w:t xml:space="preserve"> by everything</w:t>
      </w:r>
      <w:ins w:id="12848" w:author="Claire S" w:date="2026-06-04T14:51:00Z" w16du:dateUtc="2026-06-04T13:51:00Z">
        <w:r w:rsidR="00C11917">
          <w:rPr>
            <w:rFonts w:ascii="Cambria" w:hAnsi="Cambria"/>
            <w:sz w:val="28"/>
            <w:szCs w:val="28"/>
          </w:rPr>
          <w:t xml:space="preserve"> else</w:t>
        </w:r>
      </w:ins>
      <w:r w:rsidR="001507B4">
        <w:rPr>
          <w:rFonts w:ascii="Cambria" w:hAnsi="Cambria"/>
          <w:sz w:val="28"/>
          <w:szCs w:val="28"/>
        </w:rPr>
        <w:t xml:space="preserve"> going on.  A</w:t>
      </w:r>
      <w:r w:rsidR="00BB4005">
        <w:rPr>
          <w:rFonts w:ascii="Cambria" w:hAnsi="Cambria"/>
          <w:sz w:val="28"/>
          <w:szCs w:val="28"/>
        </w:rPr>
        <w:t xml:space="preserve">nd </w:t>
      </w:r>
      <w:r w:rsidR="00DC5E08">
        <w:rPr>
          <w:rFonts w:ascii="Cambria" w:hAnsi="Cambria"/>
          <w:sz w:val="28"/>
          <w:szCs w:val="28"/>
        </w:rPr>
        <w:t xml:space="preserve">if she </w:t>
      </w:r>
      <w:r w:rsidR="00107918">
        <w:rPr>
          <w:rFonts w:ascii="Cambria" w:hAnsi="Cambria"/>
          <w:sz w:val="28"/>
          <w:szCs w:val="28"/>
        </w:rPr>
        <w:t>went to bed</w:t>
      </w:r>
      <w:r w:rsidR="00DC5E08">
        <w:rPr>
          <w:rFonts w:ascii="Cambria" w:hAnsi="Cambria"/>
          <w:sz w:val="28"/>
          <w:szCs w:val="28"/>
        </w:rPr>
        <w:t xml:space="preserve"> </w:t>
      </w:r>
      <w:r w:rsidR="00A479F7">
        <w:rPr>
          <w:rFonts w:ascii="Cambria" w:hAnsi="Cambria"/>
          <w:sz w:val="28"/>
          <w:szCs w:val="28"/>
        </w:rPr>
        <w:t xml:space="preserve">with </w:t>
      </w:r>
      <w:r>
        <w:rPr>
          <w:rFonts w:ascii="Cambria" w:hAnsi="Cambria"/>
          <w:sz w:val="28"/>
          <w:szCs w:val="28"/>
        </w:rPr>
        <w:t xml:space="preserve">Jackson </w:t>
      </w:r>
      <w:r w:rsidR="00A479F7">
        <w:rPr>
          <w:rFonts w:ascii="Cambria" w:hAnsi="Cambria"/>
          <w:sz w:val="28"/>
          <w:szCs w:val="28"/>
        </w:rPr>
        <w:t xml:space="preserve">now, </w:t>
      </w:r>
      <w:r w:rsidR="00DC5E08">
        <w:rPr>
          <w:rFonts w:ascii="Cambria" w:hAnsi="Cambria"/>
          <w:sz w:val="28"/>
          <w:szCs w:val="28"/>
        </w:rPr>
        <w:t>well, it would feel l</w:t>
      </w:r>
      <w:r w:rsidR="00BB4005">
        <w:rPr>
          <w:rFonts w:ascii="Cambria" w:hAnsi="Cambria"/>
          <w:sz w:val="28"/>
          <w:szCs w:val="28"/>
        </w:rPr>
        <w:t>ike much more of a betrayal of Dex</w:t>
      </w:r>
      <w:r w:rsidR="00450C76">
        <w:rPr>
          <w:rFonts w:ascii="Cambria" w:hAnsi="Cambria"/>
          <w:sz w:val="28"/>
          <w:szCs w:val="28"/>
        </w:rPr>
        <w:t xml:space="preserve"> than it had on Saturday</w:t>
      </w:r>
      <w:r w:rsidR="003D6C72">
        <w:rPr>
          <w:rFonts w:ascii="Cambria" w:hAnsi="Cambria"/>
          <w:sz w:val="28"/>
          <w:szCs w:val="28"/>
        </w:rPr>
        <w:t xml:space="preserve"> </w:t>
      </w:r>
      <w:del w:id="12849" w:author="Daisy Watt" w:date="2026-06-22T18:50:00Z" w16du:dateUtc="2026-06-22T16:50:00Z">
        <w:r w:rsidR="003D6C72">
          <w:rPr>
            <w:rFonts w:ascii="Cambria" w:hAnsi="Cambria"/>
            <w:sz w:val="28"/>
            <w:szCs w:val="28"/>
          </w:rPr>
          <w:delText>-</w:delText>
        </w:r>
      </w:del>
      <w:ins w:id="12850" w:author="Daisy Watt" w:date="2026-06-22T18:50:00Z" w16du:dateUtc="2026-06-22T16:50:00Z">
        <w:r w:rsidR="00657298">
          <w:rPr>
            <w:rFonts w:ascii="Cambria" w:hAnsi="Cambria"/>
            <w:sz w:val="28"/>
            <w:szCs w:val="28"/>
          </w:rPr>
          <w:t>–</w:t>
        </w:r>
      </w:ins>
      <w:r w:rsidR="003D6C72">
        <w:rPr>
          <w:rFonts w:ascii="Cambria" w:hAnsi="Cambria"/>
          <w:sz w:val="28"/>
          <w:szCs w:val="28"/>
        </w:rPr>
        <w:t xml:space="preserve"> because</w:t>
      </w:r>
      <w:r w:rsidR="0078518A">
        <w:rPr>
          <w:rFonts w:ascii="Cambria" w:hAnsi="Cambria"/>
          <w:sz w:val="28"/>
          <w:szCs w:val="28"/>
        </w:rPr>
        <w:t xml:space="preserve"> she’d known then </w:t>
      </w:r>
      <w:r w:rsidR="00450C76">
        <w:rPr>
          <w:rFonts w:ascii="Cambria" w:hAnsi="Cambria"/>
          <w:sz w:val="28"/>
          <w:szCs w:val="28"/>
        </w:rPr>
        <w:t>she had Dex’s blessing</w:t>
      </w:r>
      <w:r w:rsidR="00BB4005">
        <w:rPr>
          <w:rFonts w:ascii="Cambria" w:hAnsi="Cambria"/>
          <w:sz w:val="28"/>
          <w:szCs w:val="28"/>
        </w:rPr>
        <w:t>.</w:t>
      </w:r>
      <w:r w:rsidR="00107918">
        <w:rPr>
          <w:rFonts w:ascii="Cambria" w:hAnsi="Cambria"/>
          <w:sz w:val="28"/>
          <w:szCs w:val="28"/>
        </w:rPr>
        <w:t xml:space="preserve">  </w:t>
      </w:r>
    </w:p>
    <w:p w14:paraId="39F80290" w14:textId="1968C166" w:rsidR="0078518A" w:rsidRDefault="0078518A" w:rsidP="00D13CAB">
      <w:pPr>
        <w:spacing w:line="360" w:lineRule="auto"/>
        <w:ind w:firstLine="720"/>
        <w:contextualSpacing/>
        <w:rPr>
          <w:rFonts w:ascii="Cambria" w:hAnsi="Cambria"/>
          <w:sz w:val="28"/>
          <w:szCs w:val="28"/>
        </w:rPr>
      </w:pPr>
      <w:r>
        <w:rPr>
          <w:rFonts w:ascii="Cambria" w:hAnsi="Cambria"/>
          <w:sz w:val="28"/>
          <w:szCs w:val="28"/>
        </w:rPr>
        <w:t>Or at least, she</w:t>
      </w:r>
      <w:r w:rsidR="002724DC">
        <w:rPr>
          <w:rFonts w:ascii="Cambria" w:hAnsi="Cambria"/>
          <w:sz w:val="28"/>
          <w:szCs w:val="28"/>
        </w:rPr>
        <w:t>’d</w:t>
      </w:r>
      <w:r>
        <w:rPr>
          <w:rFonts w:ascii="Cambria" w:hAnsi="Cambria"/>
          <w:sz w:val="28"/>
          <w:szCs w:val="28"/>
        </w:rPr>
        <w:t xml:space="preserve"> thought she had.</w:t>
      </w:r>
      <w:r w:rsidR="00B5199E">
        <w:rPr>
          <w:rFonts w:ascii="Cambria" w:hAnsi="Cambria"/>
          <w:sz w:val="28"/>
          <w:szCs w:val="28"/>
        </w:rPr>
        <w:t xml:space="preserve"> </w:t>
      </w:r>
      <w:ins w:id="12851" w:author="Claire S" w:date="2026-06-04T14:51:00Z" w16du:dateUtc="2026-06-04T13:51:00Z">
        <w:r w:rsidR="00C11917">
          <w:rPr>
            <w:rFonts w:ascii="Cambria" w:hAnsi="Cambria"/>
            <w:sz w:val="28"/>
            <w:szCs w:val="28"/>
          </w:rPr>
          <w:t xml:space="preserve">And that was what was really bothering </w:t>
        </w:r>
      </w:ins>
      <w:ins w:id="12852" w:author="Claire S" w:date="2026-06-04T14:52:00Z" w16du:dateUtc="2026-06-04T13:52:00Z">
        <w:r w:rsidR="00D13CAB">
          <w:rPr>
            <w:rFonts w:ascii="Cambria" w:hAnsi="Cambria"/>
            <w:sz w:val="28"/>
            <w:szCs w:val="28"/>
          </w:rPr>
          <w:t>Savannah</w:t>
        </w:r>
      </w:ins>
      <w:ins w:id="12853" w:author="Claire S" w:date="2026-06-04T14:51:00Z" w16du:dateUtc="2026-06-04T13:51:00Z">
        <w:r w:rsidR="00C11917">
          <w:rPr>
            <w:rFonts w:ascii="Cambria" w:hAnsi="Cambria"/>
            <w:sz w:val="28"/>
            <w:szCs w:val="28"/>
          </w:rPr>
          <w:t xml:space="preserve">.  </w:t>
        </w:r>
        <w:del w:id="12854" w:author="Daisy Watt" w:date="2026-06-22T18:51:00Z" w16du:dateUtc="2026-06-22T16:51:00Z">
          <w:r w:rsidR="00C11917" w:rsidDel="00BE15BB">
            <w:rPr>
              <w:rFonts w:ascii="Cambria" w:hAnsi="Cambria"/>
              <w:sz w:val="28"/>
              <w:szCs w:val="28"/>
            </w:rPr>
            <w:delText>That</w:delText>
          </w:r>
        </w:del>
      </w:ins>
      <w:ins w:id="12855" w:author="Daisy Watt" w:date="2026-06-22T18:51:00Z" w16du:dateUtc="2026-06-22T16:51:00Z">
        <w:r w:rsidR="00BE15BB">
          <w:rPr>
            <w:rFonts w:ascii="Cambria" w:hAnsi="Cambria"/>
            <w:sz w:val="28"/>
            <w:szCs w:val="28"/>
          </w:rPr>
          <w:t>The idea that</w:t>
        </w:r>
      </w:ins>
      <w:ins w:id="12856" w:author="Claire S" w:date="2026-06-04T14:51:00Z" w16du:dateUtc="2026-06-04T13:51:00Z">
        <w:r w:rsidR="00C11917">
          <w:rPr>
            <w:rFonts w:ascii="Cambria" w:hAnsi="Cambria"/>
            <w:sz w:val="28"/>
            <w:szCs w:val="28"/>
          </w:rPr>
          <w:t xml:space="preserve"> her drunken actions had pushed Dex into a terrible place – except now, maybe it wasn’t suicide after all. </w:t>
        </w:r>
        <w:del w:id="12857" w:author="Daisy Watt" w:date="2026-06-22T18:51:00Z" w16du:dateUtc="2026-06-22T16:51:00Z">
          <w:r w:rsidR="00C11917" w:rsidDel="00BE15BB">
            <w:rPr>
              <w:rFonts w:ascii="Cambria" w:hAnsi="Cambria"/>
              <w:sz w:val="28"/>
              <w:szCs w:val="28"/>
            </w:rPr>
            <w:delText>All</w:delText>
          </w:r>
        </w:del>
      </w:ins>
      <w:ins w:id="12858" w:author="Daisy Watt" w:date="2026-06-22T18:51:00Z" w16du:dateUtc="2026-06-22T16:51:00Z">
        <w:r w:rsidR="00BE15BB">
          <w:rPr>
            <w:rFonts w:ascii="Cambria" w:hAnsi="Cambria"/>
            <w:sz w:val="28"/>
            <w:szCs w:val="28"/>
          </w:rPr>
          <w:t>It was all</w:t>
        </w:r>
      </w:ins>
      <w:ins w:id="12859" w:author="Claire S" w:date="2026-06-04T14:51:00Z" w16du:dateUtc="2026-06-04T13:51:00Z">
        <w:r w:rsidR="00C11917">
          <w:rPr>
            <w:rFonts w:ascii="Cambria" w:hAnsi="Cambria"/>
            <w:sz w:val="28"/>
            <w:szCs w:val="28"/>
          </w:rPr>
          <w:t xml:space="preserve"> so confusing.</w:t>
        </w:r>
      </w:ins>
      <w:ins w:id="12860" w:author="Claire S" w:date="2026-06-04T14:52:00Z" w16du:dateUtc="2026-06-04T13:52:00Z">
        <w:r w:rsidR="00D13CAB">
          <w:rPr>
            <w:rFonts w:ascii="Cambria" w:hAnsi="Cambria"/>
            <w:sz w:val="28"/>
            <w:szCs w:val="28"/>
          </w:rPr>
          <w:t xml:space="preserve"> </w:t>
        </w:r>
      </w:ins>
      <w:r w:rsidR="00B5199E">
        <w:rPr>
          <w:rFonts w:ascii="Cambria" w:hAnsi="Cambria"/>
          <w:sz w:val="28"/>
          <w:szCs w:val="28"/>
        </w:rPr>
        <w:t>‘</w:t>
      </w:r>
      <w:r w:rsidR="002724DC">
        <w:rPr>
          <w:rFonts w:ascii="Cambria" w:hAnsi="Cambria"/>
          <w:sz w:val="28"/>
          <w:szCs w:val="28"/>
        </w:rPr>
        <w:t>Sorry, Jackson, but m</w:t>
      </w:r>
      <w:r w:rsidR="00B5199E">
        <w:rPr>
          <w:rFonts w:ascii="Cambria" w:hAnsi="Cambria"/>
          <w:sz w:val="28"/>
          <w:szCs w:val="28"/>
        </w:rPr>
        <w:t>y head’s all over the place.’</w:t>
      </w:r>
    </w:p>
    <w:p w14:paraId="32E5035A" w14:textId="2D0502FD" w:rsidR="00BB4005" w:rsidRDefault="00107918" w:rsidP="00026630">
      <w:pPr>
        <w:spacing w:line="360" w:lineRule="auto"/>
        <w:ind w:firstLine="720"/>
        <w:contextualSpacing/>
        <w:rPr>
          <w:del w:id="12861" w:author="Daisy Watt" w:date="2026-06-22T18:51:00Z" w16du:dateUtc="2026-06-22T16:51:00Z"/>
          <w:rFonts w:ascii="Cambria" w:hAnsi="Cambria"/>
          <w:sz w:val="28"/>
          <w:szCs w:val="28"/>
        </w:rPr>
      </w:pPr>
      <w:commentRangeStart w:id="12862"/>
      <w:del w:id="12863" w:author="Daisy Watt" w:date="2026-06-22T18:51:00Z" w16du:dateUtc="2026-06-22T16:51:00Z">
        <w:r w:rsidDel="00C11917">
          <w:rPr>
            <w:rFonts w:ascii="Cambria" w:hAnsi="Cambria"/>
            <w:sz w:val="28"/>
            <w:szCs w:val="28"/>
          </w:rPr>
          <w:delText>Plus</w:delText>
        </w:r>
      </w:del>
      <w:commentRangeEnd w:id="12862"/>
      <w:r w:rsidR="00E63BBF">
        <w:rPr>
          <w:rStyle w:val="CommentReference"/>
          <w:rFonts w:ascii="Cambria" w:hAnsi="Cambria"/>
          <w:sz w:val="28"/>
          <w:szCs w:val="28"/>
        </w:rPr>
        <w:commentReference w:id="12862"/>
      </w:r>
      <w:del w:id="12864" w:author="Daisy Watt" w:date="2026-06-22T18:51:00Z" w16du:dateUtc="2026-06-22T16:51:00Z">
        <w:r w:rsidR="0078518A" w:rsidDel="00C11917">
          <w:rPr>
            <w:rFonts w:ascii="Cambria" w:hAnsi="Cambria"/>
            <w:sz w:val="28"/>
            <w:szCs w:val="28"/>
          </w:rPr>
          <w:delText xml:space="preserve"> now</w:delText>
        </w:r>
      </w:del>
      <w:ins w:id="12865" w:author="Claire S" w:date="2026-06-04T14:52:00Z" w16du:dateUtc="2026-06-04T13:52:00Z">
        <w:del w:id="12866" w:author="Daisy Watt" w:date="2026-06-22T18:51:00Z" w16du:dateUtc="2026-06-22T16:51:00Z">
          <w:r w:rsidR="00D13CAB">
            <w:rPr>
              <w:rFonts w:ascii="Cambria" w:hAnsi="Cambria"/>
              <w:sz w:val="28"/>
              <w:szCs w:val="28"/>
            </w:rPr>
            <w:delText xml:space="preserve">Plus </w:delText>
          </w:r>
        </w:del>
      </w:ins>
      <w:del w:id="12867" w:author="Daisy Watt" w:date="2026-06-22T18:51:00Z" w16du:dateUtc="2026-06-22T16:51:00Z">
        <w:r w:rsidR="005267C5" w:rsidDel="00D13CAB">
          <w:rPr>
            <w:rFonts w:ascii="Cambria" w:hAnsi="Cambria"/>
            <w:sz w:val="28"/>
            <w:szCs w:val="28"/>
          </w:rPr>
          <w:delText xml:space="preserve"> </w:delText>
        </w:r>
        <w:r>
          <w:rPr>
            <w:rFonts w:ascii="Cambria" w:hAnsi="Cambria"/>
            <w:sz w:val="28"/>
            <w:szCs w:val="28"/>
          </w:rPr>
          <w:delText xml:space="preserve">there were two security guards outside, </w:delText>
        </w:r>
        <w:r w:rsidDel="00C11917">
          <w:rPr>
            <w:rFonts w:ascii="Cambria" w:hAnsi="Cambria"/>
            <w:sz w:val="28"/>
            <w:szCs w:val="28"/>
          </w:rPr>
          <w:delText xml:space="preserve">and </w:delText>
        </w:r>
      </w:del>
      <w:ins w:id="12868" w:author="Claire S" w:date="2026-06-04T14:52:00Z" w16du:dateUtc="2026-06-04T13:52:00Z">
        <w:del w:id="12869" w:author="Daisy Watt" w:date="2026-06-22T18:51:00Z" w16du:dateUtc="2026-06-22T16:51:00Z">
          <w:r w:rsidR="00C11917">
            <w:rPr>
              <w:rFonts w:ascii="Cambria" w:hAnsi="Cambria"/>
              <w:sz w:val="28"/>
              <w:szCs w:val="28"/>
            </w:rPr>
            <w:delText xml:space="preserve">along with </w:delText>
          </w:r>
        </w:del>
      </w:ins>
      <w:del w:id="12870" w:author="Daisy Watt" w:date="2026-06-22T18:51:00Z" w16du:dateUtc="2026-06-22T16:51:00Z">
        <w:r w:rsidDel="00C11917">
          <w:rPr>
            <w:rFonts w:ascii="Cambria" w:hAnsi="Cambria"/>
            <w:sz w:val="28"/>
            <w:szCs w:val="28"/>
          </w:rPr>
          <w:delText>she’d already had</w:delText>
        </w:r>
      </w:del>
      <w:ins w:id="12871" w:author="Claire S" w:date="2026-06-04T14:52:00Z" w16du:dateUtc="2026-06-04T13:52:00Z">
        <w:del w:id="12872" w:author="Daisy Watt" w:date="2026-06-22T18:51:00Z" w16du:dateUtc="2026-06-22T16:51:00Z">
          <w:r w:rsidR="00C11917">
            <w:rPr>
              <w:rFonts w:ascii="Cambria" w:hAnsi="Cambria"/>
              <w:sz w:val="28"/>
              <w:szCs w:val="28"/>
            </w:rPr>
            <w:delText>her</w:delText>
          </w:r>
        </w:del>
      </w:ins>
      <w:del w:id="12873" w:author="Daisy Watt" w:date="2026-06-22T18:51:00Z" w16du:dateUtc="2026-06-22T16:51:00Z">
        <w:r>
          <w:rPr>
            <w:rFonts w:ascii="Cambria" w:hAnsi="Cambria"/>
            <w:sz w:val="28"/>
            <w:szCs w:val="28"/>
          </w:rPr>
          <w:delText xml:space="preserve"> unfavourable socials today: Ruth would kill her if she drew more negative attention to Langley &amp; Co.</w:delText>
        </w:r>
        <w:r w:rsidR="003062A7">
          <w:rPr>
            <w:rFonts w:ascii="Cambria" w:hAnsi="Cambria"/>
            <w:sz w:val="28"/>
            <w:szCs w:val="28"/>
          </w:rPr>
          <w:delText xml:space="preserve"> If the </w:delText>
        </w:r>
        <w:r w:rsidR="00E323FB">
          <w:rPr>
            <w:rFonts w:ascii="Cambria" w:hAnsi="Cambria"/>
            <w:sz w:val="28"/>
            <w:szCs w:val="28"/>
          </w:rPr>
          <w:delText>lunatic</w:delText>
        </w:r>
        <w:r w:rsidR="003062A7">
          <w:rPr>
            <w:rFonts w:ascii="Cambria" w:hAnsi="Cambria"/>
            <w:sz w:val="28"/>
            <w:szCs w:val="28"/>
          </w:rPr>
          <w:delText xml:space="preserve"> behind all this didn’t kill her first, </w:delText>
        </w:r>
        <w:r w:rsidR="00D47B6A">
          <w:rPr>
            <w:rFonts w:ascii="Cambria" w:hAnsi="Cambria"/>
            <w:sz w:val="28"/>
            <w:szCs w:val="28"/>
          </w:rPr>
          <w:delText>of course</w:delText>
        </w:r>
        <w:r w:rsidR="003062A7">
          <w:rPr>
            <w:rFonts w:ascii="Cambria" w:hAnsi="Cambria"/>
            <w:sz w:val="28"/>
            <w:szCs w:val="28"/>
          </w:rPr>
          <w:delText>…</w:delText>
        </w:r>
      </w:del>
    </w:p>
    <w:p w14:paraId="5A8BED6E" w14:textId="140724C0" w:rsidR="0078518A" w:rsidRDefault="00B5199E" w:rsidP="0078518A">
      <w:pPr>
        <w:spacing w:line="360" w:lineRule="auto"/>
        <w:ind w:firstLine="720"/>
        <w:contextualSpacing/>
        <w:rPr>
          <w:rFonts w:ascii="Cambria" w:hAnsi="Cambria"/>
          <w:sz w:val="28"/>
          <w:szCs w:val="28"/>
        </w:rPr>
      </w:pPr>
      <w:r>
        <w:rPr>
          <w:rFonts w:ascii="Cambria" w:hAnsi="Cambria"/>
          <w:sz w:val="28"/>
          <w:szCs w:val="28"/>
        </w:rPr>
        <w:t xml:space="preserve">‘No worries, babe.’ </w:t>
      </w:r>
      <w:r w:rsidR="0078518A">
        <w:rPr>
          <w:rFonts w:ascii="Cambria" w:hAnsi="Cambria"/>
          <w:sz w:val="28"/>
          <w:szCs w:val="28"/>
        </w:rPr>
        <w:t xml:space="preserve">Jackson finished his </w:t>
      </w:r>
      <w:r w:rsidR="00D238C9">
        <w:rPr>
          <w:rFonts w:ascii="Cambria" w:hAnsi="Cambria"/>
          <w:sz w:val="28"/>
          <w:szCs w:val="28"/>
        </w:rPr>
        <w:t xml:space="preserve">glass of </w:t>
      </w:r>
      <w:r w:rsidR="0078518A">
        <w:rPr>
          <w:rFonts w:ascii="Cambria" w:hAnsi="Cambria"/>
          <w:sz w:val="28"/>
          <w:szCs w:val="28"/>
        </w:rPr>
        <w:t xml:space="preserve">wine. </w:t>
      </w:r>
      <w:r>
        <w:rPr>
          <w:rFonts w:ascii="Cambria" w:hAnsi="Cambria"/>
          <w:sz w:val="28"/>
          <w:szCs w:val="28"/>
        </w:rPr>
        <w:t xml:space="preserve">‘Let’s make a </w:t>
      </w:r>
      <w:ins w:id="12874" w:author="Claire S" w:date="2026-05-18T17:42:00Z" w16du:dateUtc="2026-05-18T16:42:00Z">
        <w:r w:rsidR="00DC7E0C">
          <w:rPr>
            <w:rFonts w:ascii="Cambria" w:hAnsi="Cambria"/>
            <w:sz w:val="28"/>
            <w:szCs w:val="28"/>
          </w:rPr>
          <w:t xml:space="preserve">dinner </w:t>
        </w:r>
      </w:ins>
      <w:r>
        <w:rPr>
          <w:rFonts w:ascii="Cambria" w:hAnsi="Cambria"/>
          <w:sz w:val="28"/>
          <w:szCs w:val="28"/>
        </w:rPr>
        <w:t xml:space="preserve">date </w:t>
      </w:r>
      <w:del w:id="12875" w:author="Claire S" w:date="2026-05-18T17:42:00Z" w16du:dateUtc="2026-05-18T16:42:00Z">
        <w:r w:rsidDel="00DC7E0C">
          <w:rPr>
            <w:rFonts w:ascii="Cambria" w:hAnsi="Cambria"/>
            <w:sz w:val="28"/>
            <w:szCs w:val="28"/>
          </w:rPr>
          <w:delText xml:space="preserve">to do it </w:delText>
        </w:r>
      </w:del>
      <w:r>
        <w:rPr>
          <w:rFonts w:ascii="Cambria" w:hAnsi="Cambria"/>
          <w:sz w:val="28"/>
          <w:szCs w:val="28"/>
        </w:rPr>
        <w:t>when you’re feeling better, yeah?’</w:t>
      </w:r>
    </w:p>
    <w:p w14:paraId="4E733C2A" w14:textId="23CA5BFC" w:rsidR="00BB4005" w:rsidRDefault="00B5199E" w:rsidP="00B5199E">
      <w:pPr>
        <w:spacing w:line="360" w:lineRule="auto"/>
        <w:ind w:firstLine="720"/>
        <w:contextualSpacing/>
        <w:rPr>
          <w:rFonts w:ascii="Cambria" w:hAnsi="Cambria"/>
          <w:sz w:val="28"/>
          <w:szCs w:val="28"/>
        </w:rPr>
      </w:pPr>
      <w:r>
        <w:rPr>
          <w:rFonts w:ascii="Cambria" w:hAnsi="Cambria"/>
          <w:sz w:val="28"/>
          <w:szCs w:val="28"/>
        </w:rPr>
        <w:t xml:space="preserve">‘Sure,’ she agreed. </w:t>
      </w:r>
      <w:r w:rsidR="00107918" w:rsidRPr="00107918">
        <w:rPr>
          <w:rFonts w:ascii="Cambria" w:hAnsi="Cambria"/>
          <w:i/>
          <w:iCs/>
          <w:sz w:val="28"/>
          <w:szCs w:val="28"/>
        </w:rPr>
        <w:t>Look at me</w:t>
      </w:r>
      <w:r w:rsidR="00107918">
        <w:rPr>
          <w:rFonts w:ascii="Cambria" w:hAnsi="Cambria"/>
          <w:sz w:val="28"/>
          <w:szCs w:val="28"/>
        </w:rPr>
        <w:t xml:space="preserve">, she thought, </w:t>
      </w:r>
      <w:del w:id="12876" w:author="Daisy Watt" w:date="2026-06-22T18:52:00Z" w16du:dateUtc="2026-06-22T16:52:00Z">
        <w:r w:rsidR="003F1261">
          <w:rPr>
            <w:rFonts w:ascii="Cambria" w:hAnsi="Cambria"/>
            <w:sz w:val="28"/>
            <w:szCs w:val="28"/>
          </w:rPr>
          <w:delText>supressing</w:delText>
        </w:r>
      </w:del>
      <w:ins w:id="12877" w:author="Daisy Watt" w:date="2026-06-22T18:52:00Z" w16du:dateUtc="2026-06-22T16:52:00Z">
        <w:r w:rsidR="002D297C">
          <w:rPr>
            <w:rFonts w:ascii="Cambria" w:hAnsi="Cambria"/>
            <w:sz w:val="28"/>
            <w:szCs w:val="28"/>
          </w:rPr>
          <w:t>suppressing</w:t>
        </w:r>
      </w:ins>
      <w:r w:rsidR="003F1261">
        <w:rPr>
          <w:rFonts w:ascii="Cambria" w:hAnsi="Cambria"/>
          <w:sz w:val="28"/>
          <w:szCs w:val="28"/>
        </w:rPr>
        <w:t xml:space="preserve"> a yawn</w:t>
      </w:r>
      <w:del w:id="12878" w:author="Daisy Watt" w:date="2026-06-22T18:52:00Z" w16du:dateUtc="2026-06-22T16:52:00Z">
        <w:r w:rsidR="00107918">
          <w:rPr>
            <w:rFonts w:ascii="Cambria" w:hAnsi="Cambria"/>
            <w:sz w:val="28"/>
            <w:szCs w:val="28"/>
          </w:rPr>
          <w:delText>;</w:delText>
        </w:r>
      </w:del>
      <w:ins w:id="12879" w:author="Daisy Watt" w:date="2026-06-22T18:52:00Z" w16du:dateUtc="2026-06-22T16:52:00Z">
        <w:r w:rsidR="002D297C">
          <w:rPr>
            <w:rFonts w:ascii="Cambria" w:hAnsi="Cambria"/>
            <w:sz w:val="28"/>
            <w:szCs w:val="28"/>
          </w:rPr>
          <w:t>,</w:t>
        </w:r>
      </w:ins>
      <w:r w:rsidR="00107918">
        <w:rPr>
          <w:rFonts w:ascii="Cambria" w:hAnsi="Cambria"/>
          <w:sz w:val="28"/>
          <w:szCs w:val="28"/>
        </w:rPr>
        <w:t xml:space="preserve"> </w:t>
      </w:r>
      <w:r w:rsidR="00107918" w:rsidRPr="003F1261">
        <w:rPr>
          <w:rFonts w:ascii="Cambria" w:hAnsi="Cambria"/>
          <w:i/>
          <w:iCs/>
          <w:sz w:val="28"/>
          <w:szCs w:val="28"/>
        </w:rPr>
        <w:t>being sensible</w:t>
      </w:r>
      <w:ins w:id="12880" w:author="Daisy Watt" w:date="2026-06-22T18:52:00Z" w16du:dateUtc="2026-06-22T16:52:00Z">
        <w:r w:rsidR="002D297C">
          <w:rPr>
            <w:rFonts w:ascii="Cambria" w:hAnsi="Cambria"/>
            <w:i/>
            <w:iCs/>
            <w:sz w:val="28"/>
            <w:szCs w:val="28"/>
          </w:rPr>
          <w:t>,</w:t>
        </w:r>
      </w:ins>
      <w:r w:rsidR="00107918" w:rsidRPr="003F1261">
        <w:rPr>
          <w:rFonts w:ascii="Cambria" w:hAnsi="Cambria"/>
          <w:i/>
          <w:iCs/>
          <w:sz w:val="28"/>
          <w:szCs w:val="28"/>
        </w:rPr>
        <w:t xml:space="preserve"> for once</w:t>
      </w:r>
      <w:r w:rsidR="00107918">
        <w:rPr>
          <w:rFonts w:ascii="Cambria" w:hAnsi="Cambria"/>
          <w:sz w:val="28"/>
          <w:szCs w:val="28"/>
        </w:rPr>
        <w:t>!</w:t>
      </w:r>
      <w:r w:rsidR="003F1261">
        <w:rPr>
          <w:rFonts w:ascii="Cambria" w:hAnsi="Cambria"/>
          <w:sz w:val="28"/>
          <w:szCs w:val="28"/>
        </w:rPr>
        <w:t xml:space="preserve">  </w:t>
      </w:r>
      <w:r w:rsidR="00D47B6A">
        <w:rPr>
          <w:rFonts w:ascii="Cambria" w:hAnsi="Cambria"/>
          <w:sz w:val="28"/>
          <w:szCs w:val="28"/>
        </w:rPr>
        <w:t>But s</w:t>
      </w:r>
      <w:r w:rsidR="00BB4005">
        <w:rPr>
          <w:rFonts w:ascii="Cambria" w:hAnsi="Cambria"/>
          <w:sz w:val="28"/>
          <w:szCs w:val="28"/>
        </w:rPr>
        <w:t xml:space="preserve">omething </w:t>
      </w:r>
      <w:r w:rsidR="00181EE8">
        <w:rPr>
          <w:rFonts w:ascii="Cambria" w:hAnsi="Cambria"/>
          <w:sz w:val="28"/>
          <w:szCs w:val="28"/>
        </w:rPr>
        <w:t xml:space="preserve">else </w:t>
      </w:r>
      <w:r w:rsidR="00450C76">
        <w:rPr>
          <w:rFonts w:ascii="Cambria" w:hAnsi="Cambria"/>
          <w:sz w:val="28"/>
          <w:szCs w:val="28"/>
        </w:rPr>
        <w:t xml:space="preserve">was </w:t>
      </w:r>
      <w:r w:rsidR="00662715">
        <w:rPr>
          <w:rFonts w:ascii="Cambria" w:hAnsi="Cambria"/>
          <w:sz w:val="28"/>
          <w:szCs w:val="28"/>
        </w:rPr>
        <w:t>niggling at h</w:t>
      </w:r>
      <w:r w:rsidR="00181EE8">
        <w:rPr>
          <w:rFonts w:ascii="Cambria" w:hAnsi="Cambria"/>
          <w:sz w:val="28"/>
          <w:szCs w:val="28"/>
        </w:rPr>
        <w:t>er</w:t>
      </w:r>
      <w:del w:id="12881" w:author="Daisy Watt" w:date="2026-06-22T18:52:00Z" w16du:dateUtc="2026-06-22T16:52:00Z">
        <w:r>
          <w:rPr>
            <w:rFonts w:ascii="Cambria" w:hAnsi="Cambria"/>
            <w:sz w:val="28"/>
            <w:szCs w:val="28"/>
          </w:rPr>
          <w:delText>;</w:delText>
        </w:r>
      </w:del>
      <w:ins w:id="12882" w:author="Daisy Watt" w:date="2026-06-22T18:52:00Z" w16du:dateUtc="2026-06-22T16:52:00Z">
        <w:r>
          <w:rPr>
            <w:rFonts w:ascii="Cambria" w:hAnsi="Cambria"/>
            <w:sz w:val="28"/>
            <w:szCs w:val="28"/>
          </w:rPr>
          <w:t xml:space="preserve"> </w:t>
        </w:r>
        <w:r w:rsidR="002D297C">
          <w:rPr>
            <w:rFonts w:ascii="Cambria" w:hAnsi="Cambria"/>
            <w:sz w:val="28"/>
            <w:szCs w:val="28"/>
          </w:rPr>
          <w:t>–</w:t>
        </w:r>
      </w:ins>
      <w:r>
        <w:rPr>
          <w:rFonts w:ascii="Cambria" w:hAnsi="Cambria"/>
          <w:sz w:val="28"/>
          <w:szCs w:val="28"/>
        </w:rPr>
        <w:t xml:space="preserve"> something</w:t>
      </w:r>
      <w:r w:rsidR="008844E1">
        <w:rPr>
          <w:rFonts w:ascii="Cambria" w:hAnsi="Cambria"/>
          <w:sz w:val="28"/>
          <w:szCs w:val="28"/>
        </w:rPr>
        <w:t xml:space="preserve"> she </w:t>
      </w:r>
      <w:r w:rsidR="00181EE8">
        <w:rPr>
          <w:rFonts w:ascii="Cambria" w:hAnsi="Cambria"/>
          <w:sz w:val="28"/>
          <w:szCs w:val="28"/>
        </w:rPr>
        <w:t>couldn’t put her finger on</w:t>
      </w:r>
      <w:ins w:id="12883" w:author="Claire S" w:date="2026-05-27T15:29:00Z" w16du:dateUtc="2026-05-27T14:29:00Z">
        <w:del w:id="12884" w:author="Daisy Watt" w:date="2026-06-22T18:52:00Z" w16du:dateUtc="2026-06-22T16:52:00Z">
          <w:r w:rsidR="00C65586">
            <w:rPr>
              <w:rFonts w:ascii="Cambria" w:hAnsi="Cambria"/>
              <w:sz w:val="28"/>
              <w:szCs w:val="28"/>
            </w:rPr>
            <w:delText>, a thing that</w:delText>
          </w:r>
        </w:del>
      </w:ins>
      <w:ins w:id="12885" w:author="Daisy Watt" w:date="2026-06-22T18:52:00Z" w16du:dateUtc="2026-06-22T16:52:00Z">
        <w:r w:rsidR="000C4D5A">
          <w:rPr>
            <w:rFonts w:ascii="Cambria" w:hAnsi="Cambria"/>
            <w:sz w:val="28"/>
            <w:szCs w:val="28"/>
          </w:rPr>
          <w:t xml:space="preserve">. </w:t>
        </w:r>
      </w:ins>
      <w:ins w:id="12886" w:author="Daisy Watt" w:date="2026-06-22T18:53:00Z" w16du:dateUtc="2026-06-22T16:53:00Z">
        <w:r w:rsidR="000C4D5A">
          <w:rPr>
            <w:rFonts w:ascii="Cambria" w:hAnsi="Cambria"/>
            <w:sz w:val="28"/>
            <w:szCs w:val="28"/>
          </w:rPr>
          <w:t>It</w:t>
        </w:r>
      </w:ins>
      <w:ins w:id="12887" w:author="Claire S" w:date="2026-05-27T15:29:00Z" w16du:dateUtc="2026-05-27T14:29:00Z">
        <w:r w:rsidR="00C65586">
          <w:rPr>
            <w:rFonts w:ascii="Cambria" w:hAnsi="Cambria"/>
            <w:sz w:val="28"/>
            <w:szCs w:val="28"/>
          </w:rPr>
          <w:t xml:space="preserve"> kept </w:t>
        </w:r>
      </w:ins>
      <w:ins w:id="12888" w:author="Claire S" w:date="2026-05-27T15:30:00Z" w16du:dateUtc="2026-05-27T14:30:00Z">
        <w:r w:rsidR="00C65586">
          <w:rPr>
            <w:rFonts w:ascii="Cambria" w:hAnsi="Cambria"/>
            <w:sz w:val="28"/>
            <w:szCs w:val="28"/>
          </w:rPr>
          <w:t>happening</w:t>
        </w:r>
        <w:del w:id="12889" w:author="Daisy Watt" w:date="2026-06-22T18:53:00Z" w16du:dateUtc="2026-06-22T16:53:00Z">
          <w:r w:rsidR="00C65586">
            <w:rPr>
              <w:rFonts w:ascii="Cambria" w:hAnsi="Cambria"/>
              <w:sz w:val="28"/>
              <w:szCs w:val="28"/>
            </w:rPr>
            <w:delText xml:space="preserve"> too often</w:delText>
          </w:r>
        </w:del>
      </w:ins>
      <w:ins w:id="12890" w:author="Daisy Watt" w:date="2026-06-22T18:52:00Z" w16du:dateUtc="2026-06-22T16:52:00Z">
        <w:r w:rsidR="00F446A5">
          <w:rPr>
            <w:rFonts w:ascii="Cambria" w:hAnsi="Cambria"/>
            <w:sz w:val="28"/>
            <w:szCs w:val="28"/>
          </w:rPr>
          <w:t>,</w:t>
        </w:r>
      </w:ins>
      <w:ins w:id="12891" w:author="Claire S" w:date="2026-05-27T15:30:00Z" w16du:dateUtc="2026-05-27T14:30:00Z">
        <w:r w:rsidR="00C65586">
          <w:rPr>
            <w:rFonts w:ascii="Cambria" w:hAnsi="Cambria"/>
            <w:sz w:val="28"/>
            <w:szCs w:val="28"/>
          </w:rPr>
          <w:t xml:space="preserve"> these past few days</w:t>
        </w:r>
      </w:ins>
      <w:r w:rsidR="008844E1">
        <w:rPr>
          <w:rFonts w:ascii="Cambria" w:hAnsi="Cambria"/>
          <w:sz w:val="28"/>
          <w:szCs w:val="28"/>
        </w:rPr>
        <w:t>.</w:t>
      </w:r>
      <w:ins w:id="12892" w:author="Claire S" w:date="2026-05-27T15:30:00Z" w16du:dateUtc="2026-05-27T14:30:00Z">
        <w:r w:rsidR="00C65586">
          <w:rPr>
            <w:rFonts w:ascii="Cambria" w:hAnsi="Cambria"/>
            <w:sz w:val="28"/>
            <w:szCs w:val="28"/>
          </w:rPr>
          <w:t xml:space="preserve"> Must be the stress of the </w:t>
        </w:r>
        <w:r w:rsidR="00051A93">
          <w:rPr>
            <w:rFonts w:ascii="Cambria" w:hAnsi="Cambria"/>
            <w:sz w:val="28"/>
            <w:szCs w:val="28"/>
          </w:rPr>
          <w:t>trauma.</w:t>
        </w:r>
      </w:ins>
    </w:p>
    <w:p w14:paraId="5D96FAFC" w14:textId="231FA906" w:rsidR="00FB32C8" w:rsidRDefault="00BB4005" w:rsidP="00433D3B">
      <w:pPr>
        <w:spacing w:line="360" w:lineRule="auto"/>
        <w:contextualSpacing/>
        <w:rPr>
          <w:rFonts w:ascii="Cambria" w:hAnsi="Cambria"/>
          <w:sz w:val="28"/>
          <w:szCs w:val="28"/>
        </w:rPr>
      </w:pPr>
      <w:r>
        <w:rPr>
          <w:rFonts w:ascii="Cambria" w:hAnsi="Cambria"/>
          <w:sz w:val="28"/>
          <w:szCs w:val="28"/>
        </w:rPr>
        <w:tab/>
        <w:t>‘</w:t>
      </w:r>
      <w:del w:id="12893" w:author="Claire S" w:date="2026-05-18T17:42:00Z" w16du:dateUtc="2026-05-18T16:42:00Z">
        <w:r w:rsidR="00B5199E" w:rsidDel="005D0469">
          <w:rPr>
            <w:rFonts w:ascii="Cambria" w:hAnsi="Cambria"/>
            <w:sz w:val="28"/>
            <w:szCs w:val="28"/>
          </w:rPr>
          <w:delText>D</w:delText>
        </w:r>
        <w:r w:rsidR="00FB32C8" w:rsidDel="005D0469">
          <w:rPr>
            <w:rFonts w:ascii="Cambria" w:hAnsi="Cambria"/>
            <w:sz w:val="28"/>
            <w:szCs w:val="28"/>
          </w:rPr>
          <w:delText>inner later this week, yeah</w:delText>
        </w:r>
      </w:del>
      <w:ins w:id="12894" w:author="Claire S" w:date="2026-05-18T17:42:00Z" w16du:dateUtc="2026-05-18T16:42:00Z">
        <w:r w:rsidR="005D0469">
          <w:rPr>
            <w:rFonts w:ascii="Cambria" w:hAnsi="Cambria"/>
            <w:sz w:val="28"/>
            <w:szCs w:val="28"/>
          </w:rPr>
          <w:t>Try not to be too sad</w:t>
        </w:r>
        <w:del w:id="12895" w:author="Daisy Watt" w:date="2026-06-22T18:53:00Z" w16du:dateUtc="2026-06-22T16:53:00Z">
          <w:r w:rsidR="005D0469" w:rsidDel="00EC5408">
            <w:rPr>
              <w:rFonts w:ascii="Cambria" w:hAnsi="Cambria"/>
              <w:sz w:val="28"/>
              <w:szCs w:val="28"/>
            </w:rPr>
            <w:delText>,</w:delText>
          </w:r>
        </w:del>
      </w:ins>
      <w:ins w:id="12896" w:author="Daisy Watt" w:date="2026-06-22T18:53:00Z" w16du:dateUtc="2026-06-22T16:53:00Z">
        <w:r w:rsidR="00EC5408">
          <w:rPr>
            <w:rFonts w:ascii="Cambria" w:hAnsi="Cambria"/>
            <w:sz w:val="28"/>
            <w:szCs w:val="28"/>
          </w:rPr>
          <w:t>.</w:t>
        </w:r>
      </w:ins>
      <w:del w:id="12897" w:author="Claire S" w:date="2026-05-18T17:42:00Z" w16du:dateUtc="2026-05-18T16:42:00Z">
        <w:r w:rsidR="00FB32C8" w:rsidDel="005D0469">
          <w:rPr>
            <w:rFonts w:ascii="Cambria" w:hAnsi="Cambria"/>
            <w:sz w:val="28"/>
            <w:szCs w:val="28"/>
          </w:rPr>
          <w:delText>?</w:delText>
        </w:r>
      </w:del>
      <w:r w:rsidR="00FB32C8">
        <w:rPr>
          <w:rFonts w:ascii="Cambria" w:hAnsi="Cambria"/>
          <w:sz w:val="28"/>
          <w:szCs w:val="28"/>
        </w:rPr>
        <w:t>’</w:t>
      </w:r>
      <w:r>
        <w:rPr>
          <w:rFonts w:ascii="Cambria" w:hAnsi="Cambria"/>
          <w:sz w:val="28"/>
          <w:szCs w:val="28"/>
        </w:rPr>
        <w:t xml:space="preserve"> </w:t>
      </w:r>
      <w:r w:rsidR="00CD265A">
        <w:rPr>
          <w:rFonts w:ascii="Cambria" w:hAnsi="Cambria"/>
          <w:sz w:val="28"/>
          <w:szCs w:val="28"/>
        </w:rPr>
        <w:t>Jackson</w:t>
      </w:r>
      <w:r>
        <w:rPr>
          <w:rFonts w:ascii="Cambria" w:hAnsi="Cambria"/>
          <w:sz w:val="28"/>
          <w:szCs w:val="28"/>
        </w:rPr>
        <w:t xml:space="preserve"> </w:t>
      </w:r>
      <w:r w:rsidR="00B5199E">
        <w:rPr>
          <w:rFonts w:ascii="Cambria" w:hAnsi="Cambria"/>
          <w:sz w:val="28"/>
          <w:szCs w:val="28"/>
        </w:rPr>
        <w:t>lean</w:t>
      </w:r>
      <w:ins w:id="12898" w:author="Daisy Watt" w:date="2026-06-16T17:35:00Z" w16du:dateUtc="2026-06-16T16:35:00Z">
        <w:r w:rsidR="00B50750">
          <w:rPr>
            <w:rFonts w:ascii="Cambria" w:hAnsi="Cambria"/>
            <w:sz w:val="28"/>
            <w:szCs w:val="28"/>
          </w:rPr>
          <w:t>ed</w:t>
        </w:r>
      </w:ins>
      <w:del w:id="12899" w:author="Daisy Watt" w:date="2026-06-16T17:35:00Z" w16du:dateUtc="2026-06-16T16:35:00Z">
        <w:r w:rsidR="00B5199E" w:rsidDel="00B50750">
          <w:rPr>
            <w:rFonts w:ascii="Cambria" w:hAnsi="Cambria"/>
            <w:sz w:val="28"/>
            <w:szCs w:val="28"/>
          </w:rPr>
          <w:delText>t</w:delText>
        </w:r>
      </w:del>
      <w:r w:rsidR="00160D93">
        <w:rPr>
          <w:rFonts w:ascii="Cambria" w:hAnsi="Cambria"/>
          <w:sz w:val="28"/>
          <w:szCs w:val="28"/>
        </w:rPr>
        <w:t xml:space="preserve"> </w:t>
      </w:r>
      <w:r w:rsidR="00B5199E">
        <w:rPr>
          <w:rFonts w:ascii="Cambria" w:hAnsi="Cambria"/>
          <w:sz w:val="28"/>
          <w:szCs w:val="28"/>
        </w:rPr>
        <w:t xml:space="preserve">down and </w:t>
      </w:r>
      <w:r>
        <w:rPr>
          <w:rFonts w:ascii="Cambria" w:hAnsi="Cambria"/>
          <w:sz w:val="28"/>
          <w:szCs w:val="28"/>
        </w:rPr>
        <w:t>kiss</w:t>
      </w:r>
      <w:r w:rsidR="00450C76">
        <w:rPr>
          <w:rFonts w:ascii="Cambria" w:hAnsi="Cambria"/>
          <w:sz w:val="28"/>
          <w:szCs w:val="28"/>
        </w:rPr>
        <w:t>ed</w:t>
      </w:r>
      <w:r w:rsidR="00FB32C8">
        <w:rPr>
          <w:rFonts w:ascii="Cambria" w:hAnsi="Cambria"/>
          <w:sz w:val="28"/>
          <w:szCs w:val="28"/>
        </w:rPr>
        <w:t xml:space="preserve"> </w:t>
      </w:r>
      <w:r>
        <w:rPr>
          <w:rFonts w:ascii="Cambria" w:hAnsi="Cambria"/>
          <w:sz w:val="28"/>
          <w:szCs w:val="28"/>
        </w:rPr>
        <w:t>her cheek</w:t>
      </w:r>
      <w:r w:rsidR="00E323FB">
        <w:rPr>
          <w:rFonts w:ascii="Cambria" w:hAnsi="Cambria"/>
          <w:sz w:val="28"/>
          <w:szCs w:val="28"/>
        </w:rPr>
        <w:t>, and she inhaled his</w:t>
      </w:r>
      <w:r>
        <w:rPr>
          <w:rFonts w:ascii="Cambria" w:hAnsi="Cambria"/>
          <w:sz w:val="28"/>
          <w:szCs w:val="28"/>
        </w:rPr>
        <w:t xml:space="preserve"> </w:t>
      </w:r>
      <w:del w:id="12900" w:author="Claire S" w:date="2026-05-21T17:51:00Z" w16du:dateUtc="2026-05-21T16:51:00Z">
        <w:r w:rsidR="00134AF3" w:rsidDel="004A5A35">
          <w:rPr>
            <w:rFonts w:ascii="Cambria" w:hAnsi="Cambria"/>
            <w:sz w:val="28"/>
            <w:szCs w:val="28"/>
          </w:rPr>
          <w:delText>amber</w:delText>
        </w:r>
        <w:r w:rsidDel="004A5A35">
          <w:rPr>
            <w:rFonts w:ascii="Cambria" w:hAnsi="Cambria"/>
            <w:sz w:val="28"/>
            <w:szCs w:val="28"/>
          </w:rPr>
          <w:delText xml:space="preserve"> </w:delText>
        </w:r>
      </w:del>
      <w:ins w:id="12901" w:author="Claire S" w:date="2026-05-21T17:51:00Z" w16du:dateUtc="2026-05-21T16:51:00Z">
        <w:r w:rsidR="004A5A35">
          <w:rPr>
            <w:rFonts w:ascii="Cambria" w:hAnsi="Cambria"/>
            <w:sz w:val="28"/>
            <w:szCs w:val="28"/>
          </w:rPr>
          <w:t xml:space="preserve">musky </w:t>
        </w:r>
      </w:ins>
      <w:r w:rsidR="00134AF3">
        <w:rPr>
          <w:rFonts w:ascii="Cambria" w:hAnsi="Cambria"/>
          <w:sz w:val="28"/>
          <w:szCs w:val="28"/>
        </w:rPr>
        <w:t>aftershave</w:t>
      </w:r>
      <w:r w:rsidR="006C2774">
        <w:rPr>
          <w:rFonts w:ascii="Cambria" w:hAnsi="Cambria"/>
          <w:sz w:val="28"/>
          <w:szCs w:val="28"/>
        </w:rPr>
        <w:t xml:space="preserve"> and hair product</w:t>
      </w:r>
      <w:r w:rsidR="00134AF3">
        <w:rPr>
          <w:rFonts w:ascii="Cambria" w:hAnsi="Cambria"/>
          <w:sz w:val="28"/>
          <w:szCs w:val="28"/>
        </w:rPr>
        <w:t>.</w:t>
      </w:r>
      <w:r w:rsidR="00CD265A">
        <w:rPr>
          <w:rFonts w:ascii="Cambria" w:hAnsi="Cambria"/>
          <w:sz w:val="28"/>
          <w:szCs w:val="28"/>
        </w:rPr>
        <w:t xml:space="preserve"> </w:t>
      </w:r>
    </w:p>
    <w:p w14:paraId="5BED5778" w14:textId="26E0E081" w:rsidR="00FB32C8" w:rsidRDefault="00FB32C8" w:rsidP="00433D3B">
      <w:pPr>
        <w:spacing w:line="360" w:lineRule="auto"/>
        <w:contextualSpacing/>
        <w:rPr>
          <w:rFonts w:ascii="Cambria" w:hAnsi="Cambria"/>
          <w:sz w:val="28"/>
          <w:szCs w:val="28"/>
        </w:rPr>
      </w:pPr>
      <w:r>
        <w:rPr>
          <w:rFonts w:ascii="Cambria" w:hAnsi="Cambria"/>
          <w:sz w:val="28"/>
          <w:szCs w:val="28"/>
        </w:rPr>
        <w:tab/>
        <w:t>‘</w:t>
      </w:r>
      <w:del w:id="12902" w:author="Claire S" w:date="2026-05-18T17:42:00Z" w16du:dateUtc="2026-05-18T16:42:00Z">
        <w:r w:rsidR="0095450C" w:rsidDel="005D0469">
          <w:rPr>
            <w:rFonts w:ascii="Cambria" w:hAnsi="Cambria"/>
            <w:sz w:val="28"/>
            <w:szCs w:val="28"/>
          </w:rPr>
          <w:delText>Lovely</w:delText>
        </w:r>
        <w:r w:rsidDel="005D0469">
          <w:rPr>
            <w:rFonts w:ascii="Cambria" w:hAnsi="Cambria"/>
            <w:sz w:val="28"/>
            <w:szCs w:val="28"/>
          </w:rPr>
          <w:delText>.’</w:delText>
        </w:r>
      </w:del>
      <w:ins w:id="12903" w:author="Claire S" w:date="2026-05-18T17:42:00Z" w16du:dateUtc="2026-05-18T16:42:00Z">
        <w:r w:rsidR="005D0469">
          <w:rPr>
            <w:rFonts w:ascii="Cambria" w:hAnsi="Cambria"/>
            <w:sz w:val="28"/>
            <w:szCs w:val="28"/>
          </w:rPr>
          <w:t>It’s hard.’</w:t>
        </w:r>
      </w:ins>
      <w:r>
        <w:rPr>
          <w:rFonts w:ascii="Cambria" w:hAnsi="Cambria"/>
          <w:sz w:val="28"/>
          <w:szCs w:val="28"/>
        </w:rPr>
        <w:t xml:space="preserve"> </w:t>
      </w:r>
      <w:del w:id="12904" w:author="Claire S" w:date="2026-05-18T17:42:00Z" w16du:dateUtc="2026-05-18T16:42:00Z">
        <w:r w:rsidR="001C3634" w:rsidDel="005D0469">
          <w:rPr>
            <w:rFonts w:ascii="Cambria" w:hAnsi="Cambria"/>
            <w:sz w:val="28"/>
            <w:szCs w:val="28"/>
          </w:rPr>
          <w:delText xml:space="preserve">But </w:delText>
        </w:r>
      </w:del>
      <w:ins w:id="12905" w:author="Claire S" w:date="2026-05-18T17:42:00Z" w16du:dateUtc="2026-05-18T16:42:00Z">
        <w:r w:rsidR="005D0469">
          <w:rPr>
            <w:rFonts w:ascii="Cambria" w:hAnsi="Cambria"/>
            <w:sz w:val="28"/>
            <w:szCs w:val="28"/>
          </w:rPr>
          <w:t>F</w:t>
        </w:r>
      </w:ins>
      <w:del w:id="12906" w:author="Claire S" w:date="2026-05-18T17:42:00Z" w16du:dateUtc="2026-05-18T16:42:00Z">
        <w:r w:rsidR="001C3634" w:rsidDel="005D0469">
          <w:rPr>
            <w:rFonts w:ascii="Cambria" w:hAnsi="Cambria"/>
            <w:sz w:val="28"/>
            <w:szCs w:val="28"/>
          </w:rPr>
          <w:delText>f</w:delText>
        </w:r>
      </w:del>
      <w:r w:rsidR="001C3634">
        <w:rPr>
          <w:rFonts w:ascii="Cambria" w:hAnsi="Cambria"/>
          <w:sz w:val="28"/>
          <w:szCs w:val="28"/>
        </w:rPr>
        <w:t xml:space="preserve">or all her </w:t>
      </w:r>
      <w:r w:rsidR="00572853">
        <w:rPr>
          <w:rFonts w:ascii="Cambria" w:hAnsi="Cambria"/>
          <w:sz w:val="28"/>
          <w:szCs w:val="28"/>
        </w:rPr>
        <w:t>appreciat</w:t>
      </w:r>
      <w:r w:rsidR="001C3634">
        <w:rPr>
          <w:rFonts w:ascii="Cambria" w:hAnsi="Cambria"/>
          <w:sz w:val="28"/>
          <w:szCs w:val="28"/>
        </w:rPr>
        <w:t>ion of</w:t>
      </w:r>
      <w:r w:rsidR="00572853">
        <w:rPr>
          <w:rFonts w:ascii="Cambria" w:hAnsi="Cambria"/>
          <w:sz w:val="28"/>
          <w:szCs w:val="28"/>
        </w:rPr>
        <w:t xml:space="preserve"> </w:t>
      </w:r>
      <w:r w:rsidR="006160A3">
        <w:rPr>
          <w:rFonts w:ascii="Cambria" w:hAnsi="Cambria"/>
          <w:sz w:val="28"/>
          <w:szCs w:val="28"/>
        </w:rPr>
        <w:t>his company</w:t>
      </w:r>
      <w:r w:rsidR="00572853">
        <w:rPr>
          <w:rFonts w:ascii="Cambria" w:hAnsi="Cambria"/>
          <w:sz w:val="28"/>
          <w:szCs w:val="28"/>
        </w:rPr>
        <w:t>,</w:t>
      </w:r>
      <w:r w:rsidR="0040566D">
        <w:rPr>
          <w:rFonts w:ascii="Cambria" w:hAnsi="Cambria"/>
          <w:sz w:val="28"/>
          <w:szCs w:val="28"/>
        </w:rPr>
        <w:t xml:space="preserve"> t</w:t>
      </w:r>
      <w:r w:rsidR="0095450C">
        <w:rPr>
          <w:rFonts w:ascii="Cambria" w:hAnsi="Cambria"/>
          <w:sz w:val="28"/>
          <w:szCs w:val="28"/>
        </w:rPr>
        <w:t>ruthfully, right now, s</w:t>
      </w:r>
      <w:r>
        <w:rPr>
          <w:rFonts w:ascii="Cambria" w:hAnsi="Cambria"/>
          <w:sz w:val="28"/>
          <w:szCs w:val="28"/>
        </w:rPr>
        <w:t>he</w:t>
      </w:r>
      <w:r w:rsidR="001C3634">
        <w:rPr>
          <w:rFonts w:ascii="Cambria" w:hAnsi="Cambria"/>
          <w:sz w:val="28"/>
          <w:szCs w:val="28"/>
        </w:rPr>
        <w:t xml:space="preserve"> just</w:t>
      </w:r>
      <w:r>
        <w:rPr>
          <w:rFonts w:ascii="Cambria" w:hAnsi="Cambria"/>
          <w:sz w:val="28"/>
          <w:szCs w:val="28"/>
        </w:rPr>
        <w:t xml:space="preserve"> wanted</w:t>
      </w:r>
      <w:r w:rsidR="0040566D">
        <w:rPr>
          <w:rFonts w:ascii="Cambria" w:hAnsi="Cambria"/>
          <w:sz w:val="28"/>
          <w:szCs w:val="28"/>
        </w:rPr>
        <w:t xml:space="preserve"> </w:t>
      </w:r>
      <w:r>
        <w:rPr>
          <w:rFonts w:ascii="Cambria" w:hAnsi="Cambria"/>
          <w:sz w:val="28"/>
          <w:szCs w:val="28"/>
        </w:rPr>
        <w:t>to go back to bed</w:t>
      </w:r>
      <w:r w:rsidR="00E669B8">
        <w:rPr>
          <w:rFonts w:ascii="Cambria" w:hAnsi="Cambria"/>
          <w:sz w:val="28"/>
          <w:szCs w:val="28"/>
        </w:rPr>
        <w:t xml:space="preserve">, </w:t>
      </w:r>
      <w:r w:rsidR="0040566D">
        <w:rPr>
          <w:rFonts w:ascii="Cambria" w:hAnsi="Cambria"/>
          <w:sz w:val="28"/>
          <w:szCs w:val="28"/>
        </w:rPr>
        <w:t>weep</w:t>
      </w:r>
      <w:r w:rsidR="00E669B8">
        <w:rPr>
          <w:rFonts w:ascii="Cambria" w:hAnsi="Cambria"/>
          <w:sz w:val="28"/>
          <w:szCs w:val="28"/>
        </w:rPr>
        <w:t xml:space="preserve"> </w:t>
      </w:r>
      <w:ins w:id="12907" w:author="Claire S" w:date="2026-06-04T14:53:00Z" w16du:dateUtc="2026-06-04T13:53:00Z">
        <w:r w:rsidR="00BF5824">
          <w:rPr>
            <w:rFonts w:ascii="Cambria" w:hAnsi="Cambria"/>
            <w:sz w:val="28"/>
            <w:szCs w:val="28"/>
          </w:rPr>
          <w:t xml:space="preserve">profusely, </w:t>
        </w:r>
      </w:ins>
      <w:r w:rsidR="00E669B8">
        <w:rPr>
          <w:rFonts w:ascii="Cambria" w:hAnsi="Cambria"/>
          <w:sz w:val="28"/>
          <w:szCs w:val="28"/>
        </w:rPr>
        <w:t>and then sleep</w:t>
      </w:r>
      <w:r>
        <w:rPr>
          <w:rFonts w:ascii="Cambria" w:hAnsi="Cambria"/>
          <w:sz w:val="28"/>
          <w:szCs w:val="28"/>
        </w:rPr>
        <w:t>.</w:t>
      </w:r>
    </w:p>
    <w:p w14:paraId="5E060023" w14:textId="06CD62C5" w:rsidR="00137A71" w:rsidRDefault="00CD265A" w:rsidP="00137A71">
      <w:pPr>
        <w:spacing w:line="360" w:lineRule="auto"/>
        <w:ind w:firstLine="720"/>
        <w:contextualSpacing/>
        <w:rPr>
          <w:rFonts w:ascii="Cambria" w:hAnsi="Cambria"/>
          <w:sz w:val="28"/>
          <w:szCs w:val="28"/>
        </w:rPr>
      </w:pPr>
      <w:r>
        <w:rPr>
          <w:rFonts w:ascii="Cambria" w:hAnsi="Cambria"/>
          <w:sz w:val="28"/>
          <w:szCs w:val="28"/>
        </w:rPr>
        <w:t>‘</w:t>
      </w:r>
      <w:r w:rsidR="00450C76">
        <w:rPr>
          <w:rFonts w:ascii="Cambria" w:hAnsi="Cambria"/>
          <w:sz w:val="28"/>
          <w:szCs w:val="28"/>
        </w:rPr>
        <w:t xml:space="preserve">I’ll do one last quick recce of the garden and </w:t>
      </w:r>
      <w:r w:rsidR="0040566D">
        <w:rPr>
          <w:rFonts w:ascii="Cambria" w:hAnsi="Cambria"/>
          <w:sz w:val="28"/>
          <w:szCs w:val="28"/>
        </w:rPr>
        <w:t>let myself out</w:t>
      </w:r>
      <w:del w:id="12908" w:author="Daisy Watt" w:date="2026-06-22T18:54:00Z" w16du:dateUtc="2026-06-22T16:54:00Z">
        <w:r w:rsidR="0040566D">
          <w:rPr>
            <w:rFonts w:ascii="Cambria" w:hAnsi="Cambria"/>
            <w:sz w:val="28"/>
            <w:szCs w:val="28"/>
          </w:rPr>
          <w:delText xml:space="preserve">,’ </w:delText>
        </w:r>
        <w:r w:rsidR="0040566D" w:rsidDel="00797D05">
          <w:rPr>
            <w:rFonts w:ascii="Cambria" w:hAnsi="Cambria"/>
            <w:sz w:val="28"/>
            <w:szCs w:val="28"/>
          </w:rPr>
          <w:delText>h</w:delText>
        </w:r>
      </w:del>
      <w:ins w:id="12909" w:author="Daisy Watt" w:date="2026-06-22T18:54:00Z" w16du:dateUtc="2026-06-22T16:54:00Z">
        <w:r w:rsidR="00797D05">
          <w:rPr>
            <w:rFonts w:ascii="Cambria" w:hAnsi="Cambria"/>
            <w:sz w:val="28"/>
            <w:szCs w:val="28"/>
          </w:rPr>
          <w:t>.’ H</w:t>
        </w:r>
      </w:ins>
      <w:r w:rsidR="0040566D">
        <w:rPr>
          <w:rFonts w:ascii="Cambria" w:hAnsi="Cambria"/>
          <w:sz w:val="28"/>
          <w:szCs w:val="28"/>
        </w:rPr>
        <w:t>e stood and stretched, mim</w:t>
      </w:r>
      <w:r w:rsidR="001C3634">
        <w:rPr>
          <w:rFonts w:ascii="Cambria" w:hAnsi="Cambria"/>
          <w:sz w:val="28"/>
          <w:szCs w:val="28"/>
        </w:rPr>
        <w:t>ing</w:t>
      </w:r>
      <w:r w:rsidR="0040566D">
        <w:rPr>
          <w:rFonts w:ascii="Cambria" w:hAnsi="Cambria"/>
          <w:sz w:val="28"/>
          <w:szCs w:val="28"/>
        </w:rPr>
        <w:t xml:space="preserve"> a phone</w:t>
      </w:r>
      <w:r w:rsidR="00BF245B">
        <w:rPr>
          <w:rFonts w:ascii="Cambria" w:hAnsi="Cambria"/>
          <w:sz w:val="28"/>
          <w:szCs w:val="28"/>
        </w:rPr>
        <w:t xml:space="preserve"> to his ear</w:t>
      </w:r>
      <w:r w:rsidR="0040566D">
        <w:rPr>
          <w:rFonts w:ascii="Cambria" w:hAnsi="Cambria"/>
          <w:sz w:val="28"/>
          <w:szCs w:val="28"/>
        </w:rPr>
        <w:t xml:space="preserve"> as he strode to the door. ‘</w:t>
      </w:r>
      <w:r w:rsidR="00FB32C8">
        <w:rPr>
          <w:rFonts w:ascii="Cambria" w:hAnsi="Cambria"/>
          <w:sz w:val="28"/>
          <w:szCs w:val="28"/>
        </w:rPr>
        <w:t>Call me</w:t>
      </w:r>
      <w:r w:rsidR="00BF245B">
        <w:rPr>
          <w:rFonts w:ascii="Cambria" w:hAnsi="Cambria"/>
          <w:sz w:val="28"/>
          <w:szCs w:val="28"/>
        </w:rPr>
        <w:t>, yeah</w:t>
      </w:r>
      <w:r w:rsidR="00137A71">
        <w:rPr>
          <w:rFonts w:ascii="Cambria" w:hAnsi="Cambria"/>
          <w:sz w:val="28"/>
          <w:szCs w:val="28"/>
        </w:rPr>
        <w:t xml:space="preserve">?  And don’t let the </w:t>
      </w:r>
      <w:r w:rsidR="00662715">
        <w:rPr>
          <w:rFonts w:ascii="Cambria" w:hAnsi="Cambria"/>
          <w:sz w:val="28"/>
          <w:szCs w:val="28"/>
        </w:rPr>
        <w:t>bogeymen</w:t>
      </w:r>
      <w:r w:rsidR="00137A71">
        <w:rPr>
          <w:rFonts w:ascii="Cambria" w:hAnsi="Cambria"/>
          <w:sz w:val="28"/>
          <w:szCs w:val="28"/>
        </w:rPr>
        <w:t xml:space="preserve"> scare you, </w:t>
      </w:r>
      <w:del w:id="12910" w:author="Daisy Watt" w:date="2026-06-22T18:54:00Z" w16du:dateUtc="2026-06-22T16:54:00Z">
        <w:r w:rsidR="00F16414">
          <w:rPr>
            <w:rFonts w:ascii="Cambria" w:hAnsi="Cambria"/>
            <w:sz w:val="28"/>
            <w:szCs w:val="28"/>
          </w:rPr>
          <w:delText>‘</w:delText>
        </w:r>
      </w:del>
      <w:ins w:id="12911" w:author="Daisy Watt" w:date="2026-06-22T18:54:00Z" w16du:dateUtc="2026-06-22T16:54:00Z">
        <w:r w:rsidR="00A15C47">
          <w:rPr>
            <w:rFonts w:ascii="Cambria" w:hAnsi="Cambria"/>
            <w:sz w:val="28"/>
            <w:szCs w:val="28"/>
          </w:rPr>
          <w:t>’</w:t>
        </w:r>
      </w:ins>
      <w:r w:rsidR="00137A71">
        <w:rPr>
          <w:rFonts w:ascii="Cambria" w:hAnsi="Cambria"/>
          <w:sz w:val="28"/>
          <w:szCs w:val="28"/>
        </w:rPr>
        <w:t xml:space="preserve">cos remember, </w:t>
      </w:r>
      <w:r w:rsidR="00662715">
        <w:rPr>
          <w:rFonts w:ascii="Cambria" w:hAnsi="Cambria"/>
          <w:sz w:val="28"/>
          <w:szCs w:val="28"/>
        </w:rPr>
        <w:t>that’s all they are – bogeymen</w:t>
      </w:r>
      <w:r w:rsidR="00137A71">
        <w:rPr>
          <w:rFonts w:ascii="Cambria" w:hAnsi="Cambria"/>
          <w:sz w:val="28"/>
          <w:szCs w:val="28"/>
        </w:rPr>
        <w:t>!’</w:t>
      </w:r>
    </w:p>
    <w:p w14:paraId="21E1EAE0" w14:textId="786B249B" w:rsidR="000D290F" w:rsidRDefault="00BB4702" w:rsidP="000D290F">
      <w:pPr>
        <w:spacing w:line="360" w:lineRule="auto"/>
        <w:contextualSpacing/>
        <w:rPr>
          <w:rFonts w:ascii="Cambria" w:hAnsi="Cambria"/>
          <w:sz w:val="28"/>
          <w:szCs w:val="28"/>
        </w:rPr>
      </w:pPr>
      <w:r>
        <w:rPr>
          <w:rFonts w:ascii="Cambria" w:hAnsi="Cambria"/>
          <w:sz w:val="28"/>
          <w:szCs w:val="28"/>
        </w:rPr>
        <w:tab/>
      </w:r>
    </w:p>
    <w:p w14:paraId="3F075E62" w14:textId="39483339" w:rsidR="0025354C" w:rsidRDefault="00FB32C8" w:rsidP="000D290F">
      <w:pPr>
        <w:spacing w:line="360" w:lineRule="auto"/>
        <w:contextualSpacing/>
        <w:rPr>
          <w:rFonts w:ascii="Cambria" w:hAnsi="Cambria"/>
          <w:sz w:val="28"/>
          <w:szCs w:val="28"/>
        </w:rPr>
      </w:pPr>
      <w:r>
        <w:rPr>
          <w:rFonts w:ascii="Cambria" w:hAnsi="Cambria"/>
          <w:sz w:val="28"/>
          <w:szCs w:val="28"/>
        </w:rPr>
        <w:t>*</w:t>
      </w:r>
    </w:p>
    <w:p w14:paraId="52A31E2F" w14:textId="0BF1719E" w:rsidR="00BF245B" w:rsidRDefault="00134AF3" w:rsidP="00433D3B">
      <w:pPr>
        <w:spacing w:line="360" w:lineRule="auto"/>
        <w:contextualSpacing/>
        <w:rPr>
          <w:rFonts w:ascii="Cambria" w:hAnsi="Cambria"/>
          <w:sz w:val="28"/>
          <w:szCs w:val="28"/>
        </w:rPr>
      </w:pPr>
      <w:r>
        <w:rPr>
          <w:rFonts w:ascii="Cambria" w:hAnsi="Cambria"/>
          <w:sz w:val="28"/>
          <w:szCs w:val="28"/>
        </w:rPr>
        <w:t>Honestly</w:t>
      </w:r>
      <w:r w:rsidR="002B233E">
        <w:rPr>
          <w:rFonts w:ascii="Cambria" w:hAnsi="Cambria"/>
          <w:sz w:val="28"/>
          <w:szCs w:val="28"/>
        </w:rPr>
        <w:t>,</w:t>
      </w:r>
      <w:r>
        <w:rPr>
          <w:rFonts w:ascii="Cambria" w:hAnsi="Cambria"/>
          <w:sz w:val="28"/>
          <w:szCs w:val="28"/>
        </w:rPr>
        <w:t xml:space="preserve"> </w:t>
      </w:r>
      <w:r w:rsidR="0040566D">
        <w:rPr>
          <w:rFonts w:ascii="Cambria" w:hAnsi="Cambria"/>
          <w:sz w:val="28"/>
          <w:szCs w:val="28"/>
        </w:rPr>
        <w:t>Savannah</w:t>
      </w:r>
      <w:r>
        <w:rPr>
          <w:rFonts w:ascii="Cambria" w:hAnsi="Cambria"/>
          <w:sz w:val="28"/>
          <w:szCs w:val="28"/>
        </w:rPr>
        <w:t xml:space="preserve"> thought sadly, </w:t>
      </w:r>
      <w:r w:rsidR="00FB32C8">
        <w:rPr>
          <w:rFonts w:ascii="Cambria" w:hAnsi="Cambria"/>
          <w:sz w:val="28"/>
          <w:szCs w:val="28"/>
        </w:rPr>
        <w:t xml:space="preserve">watching </w:t>
      </w:r>
      <w:r>
        <w:rPr>
          <w:rFonts w:ascii="Cambria" w:hAnsi="Cambria"/>
          <w:sz w:val="28"/>
          <w:szCs w:val="28"/>
        </w:rPr>
        <w:t xml:space="preserve">him </w:t>
      </w:r>
      <w:r w:rsidR="00662715">
        <w:rPr>
          <w:rFonts w:ascii="Cambria" w:hAnsi="Cambria"/>
          <w:sz w:val="28"/>
          <w:szCs w:val="28"/>
        </w:rPr>
        <w:t>make a</w:t>
      </w:r>
      <w:r w:rsidR="001C3634">
        <w:rPr>
          <w:rFonts w:ascii="Cambria" w:hAnsi="Cambria"/>
          <w:sz w:val="28"/>
          <w:szCs w:val="28"/>
        </w:rPr>
        <w:t xml:space="preserve"> final</w:t>
      </w:r>
      <w:r w:rsidR="00662715">
        <w:rPr>
          <w:rFonts w:ascii="Cambria" w:hAnsi="Cambria"/>
          <w:sz w:val="28"/>
          <w:szCs w:val="28"/>
        </w:rPr>
        <w:t xml:space="preserve"> </w:t>
      </w:r>
      <w:r w:rsidR="0040566D">
        <w:rPr>
          <w:rFonts w:ascii="Cambria" w:hAnsi="Cambria"/>
          <w:sz w:val="28"/>
          <w:szCs w:val="28"/>
        </w:rPr>
        <w:t>sweep</w:t>
      </w:r>
      <w:r w:rsidR="00662715">
        <w:rPr>
          <w:rFonts w:ascii="Cambria" w:hAnsi="Cambria"/>
          <w:sz w:val="28"/>
          <w:szCs w:val="28"/>
        </w:rPr>
        <w:t xml:space="preserve"> of</w:t>
      </w:r>
      <w:r w:rsidR="0040566D">
        <w:rPr>
          <w:rFonts w:ascii="Cambria" w:hAnsi="Cambria"/>
          <w:sz w:val="28"/>
          <w:szCs w:val="28"/>
        </w:rPr>
        <w:t xml:space="preserve"> the garden </w:t>
      </w:r>
      <w:r w:rsidR="00662715">
        <w:rPr>
          <w:rFonts w:ascii="Cambria" w:hAnsi="Cambria"/>
          <w:sz w:val="28"/>
          <w:szCs w:val="28"/>
        </w:rPr>
        <w:t>before he</w:t>
      </w:r>
      <w:r w:rsidR="0040566D">
        <w:rPr>
          <w:rFonts w:ascii="Cambria" w:hAnsi="Cambria"/>
          <w:sz w:val="28"/>
          <w:szCs w:val="28"/>
        </w:rPr>
        <w:t xml:space="preserve"> head</w:t>
      </w:r>
      <w:r w:rsidR="00662715">
        <w:rPr>
          <w:rFonts w:ascii="Cambria" w:hAnsi="Cambria"/>
          <w:sz w:val="28"/>
          <w:szCs w:val="28"/>
        </w:rPr>
        <w:t>ed</w:t>
      </w:r>
      <w:r w:rsidR="0040566D">
        <w:rPr>
          <w:rFonts w:ascii="Cambria" w:hAnsi="Cambria"/>
          <w:sz w:val="28"/>
          <w:szCs w:val="28"/>
        </w:rPr>
        <w:t xml:space="preserve"> down the side</w:t>
      </w:r>
      <w:r w:rsidR="00642EE2">
        <w:rPr>
          <w:rFonts w:ascii="Cambria" w:hAnsi="Cambria"/>
          <w:sz w:val="28"/>
          <w:szCs w:val="28"/>
        </w:rPr>
        <w:t>-</w:t>
      </w:r>
      <w:r w:rsidR="0040566D">
        <w:rPr>
          <w:rFonts w:ascii="Cambria" w:hAnsi="Cambria"/>
          <w:sz w:val="28"/>
          <w:szCs w:val="28"/>
        </w:rPr>
        <w:t>reach</w:t>
      </w:r>
      <w:r>
        <w:rPr>
          <w:rFonts w:ascii="Cambria" w:hAnsi="Cambria"/>
          <w:sz w:val="28"/>
          <w:szCs w:val="28"/>
        </w:rPr>
        <w:t xml:space="preserve">, </w:t>
      </w:r>
      <w:del w:id="12912" w:author="Claire S" w:date="2026-06-04T14:53:00Z" w16du:dateUtc="2026-06-04T13:53:00Z">
        <w:r w:rsidDel="00BF5824">
          <w:rPr>
            <w:rFonts w:ascii="Cambria" w:hAnsi="Cambria"/>
            <w:sz w:val="28"/>
            <w:szCs w:val="28"/>
          </w:rPr>
          <w:delText xml:space="preserve">what was wrong with her? </w:delText>
        </w:r>
      </w:del>
      <w:ins w:id="12913" w:author="Claire S" w:date="2026-06-04T14:53:00Z" w16du:dateUtc="2026-06-04T13:53:00Z">
        <w:r w:rsidR="00BF5824">
          <w:rPr>
            <w:rFonts w:ascii="Cambria" w:hAnsi="Cambria"/>
            <w:sz w:val="28"/>
            <w:szCs w:val="28"/>
          </w:rPr>
          <w:t>sh</w:t>
        </w:r>
      </w:ins>
      <w:del w:id="12914" w:author="Claire S" w:date="2026-06-04T14:53:00Z" w16du:dateUtc="2026-06-04T13:53:00Z">
        <w:r w:rsidDel="00BF5824">
          <w:rPr>
            <w:rFonts w:ascii="Cambria" w:hAnsi="Cambria"/>
            <w:sz w:val="28"/>
            <w:szCs w:val="28"/>
          </w:rPr>
          <w:delText>Sh</w:delText>
        </w:r>
      </w:del>
      <w:r>
        <w:rPr>
          <w:rFonts w:ascii="Cambria" w:hAnsi="Cambria"/>
          <w:sz w:val="28"/>
          <w:szCs w:val="28"/>
        </w:rPr>
        <w:t>e</w:t>
      </w:r>
      <w:r w:rsidR="0040566D">
        <w:rPr>
          <w:rFonts w:ascii="Cambria" w:hAnsi="Cambria"/>
          <w:sz w:val="28"/>
          <w:szCs w:val="28"/>
        </w:rPr>
        <w:t>’d complete</w:t>
      </w:r>
      <w:r>
        <w:rPr>
          <w:rFonts w:ascii="Cambria" w:hAnsi="Cambria"/>
          <w:sz w:val="28"/>
          <w:szCs w:val="28"/>
        </w:rPr>
        <w:t>ly lost her mojo.</w:t>
      </w:r>
      <w:r w:rsidR="0025354C">
        <w:rPr>
          <w:rFonts w:ascii="Cambria" w:hAnsi="Cambria"/>
          <w:sz w:val="28"/>
          <w:szCs w:val="28"/>
        </w:rPr>
        <w:t xml:space="preserve"> </w:t>
      </w:r>
    </w:p>
    <w:p w14:paraId="39F52F29" w14:textId="2CD0CEB6" w:rsidR="0032134F" w:rsidRDefault="002B233E" w:rsidP="00E35B23">
      <w:pPr>
        <w:spacing w:line="360" w:lineRule="auto"/>
        <w:ind w:firstLine="720"/>
        <w:contextualSpacing/>
        <w:rPr>
          <w:rFonts w:ascii="Cambria" w:hAnsi="Cambria"/>
          <w:sz w:val="28"/>
          <w:szCs w:val="28"/>
        </w:rPr>
      </w:pPr>
      <w:r>
        <w:rPr>
          <w:rFonts w:ascii="Cambria" w:hAnsi="Cambria"/>
          <w:sz w:val="28"/>
          <w:szCs w:val="28"/>
        </w:rPr>
        <w:t>‘Sorry</w:t>
      </w:r>
      <w:r w:rsidR="00CD265A">
        <w:rPr>
          <w:rFonts w:ascii="Cambria" w:hAnsi="Cambria"/>
          <w:sz w:val="28"/>
          <w:szCs w:val="28"/>
        </w:rPr>
        <w:t>,</w:t>
      </w:r>
      <w:r>
        <w:rPr>
          <w:rFonts w:ascii="Cambria" w:hAnsi="Cambria"/>
          <w:sz w:val="28"/>
          <w:szCs w:val="28"/>
        </w:rPr>
        <w:t xml:space="preserve"> </w:t>
      </w:r>
      <w:r w:rsidR="0040566D">
        <w:rPr>
          <w:rFonts w:ascii="Cambria" w:hAnsi="Cambria"/>
          <w:sz w:val="28"/>
          <w:szCs w:val="28"/>
        </w:rPr>
        <w:t xml:space="preserve">darling </w:t>
      </w:r>
      <w:r>
        <w:rPr>
          <w:rFonts w:ascii="Cambria" w:hAnsi="Cambria"/>
          <w:sz w:val="28"/>
          <w:szCs w:val="28"/>
        </w:rPr>
        <w:t>Dexy</w:t>
      </w:r>
      <w:r w:rsidR="0087098C">
        <w:rPr>
          <w:rFonts w:ascii="Cambria" w:hAnsi="Cambria"/>
          <w:sz w:val="28"/>
          <w:szCs w:val="28"/>
        </w:rPr>
        <w:t>.</w:t>
      </w:r>
      <w:r>
        <w:rPr>
          <w:rFonts w:ascii="Cambria" w:hAnsi="Cambria"/>
          <w:sz w:val="28"/>
          <w:szCs w:val="28"/>
        </w:rPr>
        <w:t xml:space="preserve">’ </w:t>
      </w:r>
      <w:r w:rsidR="0087098C">
        <w:rPr>
          <w:rFonts w:ascii="Cambria" w:hAnsi="Cambria"/>
          <w:sz w:val="28"/>
          <w:szCs w:val="28"/>
        </w:rPr>
        <w:t>K</w:t>
      </w:r>
      <w:r w:rsidR="0040566D">
        <w:rPr>
          <w:rFonts w:ascii="Cambria" w:hAnsi="Cambria"/>
          <w:sz w:val="28"/>
          <w:szCs w:val="28"/>
        </w:rPr>
        <w:t>issing</w:t>
      </w:r>
      <w:r>
        <w:rPr>
          <w:rFonts w:ascii="Cambria" w:hAnsi="Cambria"/>
          <w:sz w:val="28"/>
          <w:szCs w:val="28"/>
        </w:rPr>
        <w:t xml:space="preserve"> her fingers</w:t>
      </w:r>
      <w:r w:rsidR="0040566D">
        <w:rPr>
          <w:rFonts w:ascii="Cambria" w:hAnsi="Cambria"/>
          <w:sz w:val="28"/>
          <w:szCs w:val="28"/>
        </w:rPr>
        <w:t xml:space="preserve">, </w:t>
      </w:r>
      <w:r w:rsidR="0087098C">
        <w:rPr>
          <w:rFonts w:ascii="Cambria" w:hAnsi="Cambria"/>
          <w:sz w:val="28"/>
          <w:szCs w:val="28"/>
        </w:rPr>
        <w:t>Savannah</w:t>
      </w:r>
      <w:r>
        <w:rPr>
          <w:rFonts w:ascii="Cambria" w:hAnsi="Cambria"/>
          <w:sz w:val="28"/>
          <w:szCs w:val="28"/>
        </w:rPr>
        <w:t xml:space="preserve"> touched the last photo of them together</w:t>
      </w:r>
      <w:del w:id="12915" w:author="Daisy Watt" w:date="2026-06-22T18:55:00Z" w16du:dateUtc="2026-06-22T16:55:00Z">
        <w:r>
          <w:rPr>
            <w:rFonts w:ascii="Cambria" w:hAnsi="Cambria"/>
            <w:sz w:val="28"/>
            <w:szCs w:val="28"/>
          </w:rPr>
          <w:delText>;</w:delText>
        </w:r>
      </w:del>
      <w:ins w:id="12916" w:author="Daisy Watt" w:date="2026-06-22T18:55:00Z" w16du:dateUtc="2026-06-22T16:55:00Z">
        <w:r w:rsidR="00BF281B">
          <w:rPr>
            <w:rFonts w:ascii="Cambria" w:hAnsi="Cambria"/>
            <w:sz w:val="28"/>
            <w:szCs w:val="28"/>
          </w:rPr>
          <w:t>:</w:t>
        </w:r>
      </w:ins>
      <w:r>
        <w:rPr>
          <w:rFonts w:ascii="Cambria" w:hAnsi="Cambria"/>
          <w:sz w:val="28"/>
          <w:szCs w:val="28"/>
        </w:rPr>
        <w:t xml:space="preserve"> the </w:t>
      </w:r>
      <w:r w:rsidR="00CD265A">
        <w:rPr>
          <w:rFonts w:ascii="Cambria" w:hAnsi="Cambria"/>
          <w:sz w:val="28"/>
          <w:szCs w:val="28"/>
        </w:rPr>
        <w:t xml:space="preserve">holiday </w:t>
      </w:r>
      <w:r>
        <w:rPr>
          <w:rFonts w:ascii="Cambria" w:hAnsi="Cambria"/>
          <w:sz w:val="28"/>
          <w:szCs w:val="28"/>
        </w:rPr>
        <w:t>Polaroid on the mantlepiece. ‘I’m letting the side down.’</w:t>
      </w:r>
      <w:r w:rsidR="0040566D">
        <w:rPr>
          <w:rFonts w:ascii="Cambria" w:hAnsi="Cambria"/>
          <w:sz w:val="28"/>
          <w:szCs w:val="28"/>
        </w:rPr>
        <w:t xml:space="preserve"> </w:t>
      </w:r>
      <w:r w:rsidR="00CD265A">
        <w:rPr>
          <w:rFonts w:ascii="Cambria" w:hAnsi="Cambria"/>
          <w:sz w:val="28"/>
          <w:szCs w:val="28"/>
        </w:rPr>
        <w:t xml:space="preserve">Dex </w:t>
      </w:r>
      <w:r>
        <w:rPr>
          <w:rFonts w:ascii="Cambria" w:hAnsi="Cambria"/>
          <w:sz w:val="28"/>
          <w:szCs w:val="28"/>
        </w:rPr>
        <w:t>wouldn’t want her to be this sad, she knew</w:t>
      </w:r>
      <w:r w:rsidR="004B66CE">
        <w:rPr>
          <w:rFonts w:ascii="Cambria" w:hAnsi="Cambria"/>
          <w:sz w:val="28"/>
          <w:szCs w:val="28"/>
        </w:rPr>
        <w:t>; h</w:t>
      </w:r>
      <w:r>
        <w:rPr>
          <w:rFonts w:ascii="Cambria" w:hAnsi="Cambria"/>
          <w:sz w:val="28"/>
          <w:szCs w:val="28"/>
        </w:rPr>
        <w:t>e’d always wanted the best for her</w:t>
      </w:r>
      <w:del w:id="12917" w:author="Daisy Watt" w:date="2026-06-22T18:55:00Z" w16du:dateUtc="2026-06-22T16:55:00Z">
        <w:r w:rsidR="00C62DCF">
          <w:rPr>
            <w:rFonts w:ascii="Cambria" w:hAnsi="Cambria"/>
            <w:sz w:val="28"/>
            <w:szCs w:val="28"/>
          </w:rPr>
          <w:delText>,</w:delText>
        </w:r>
        <w:r w:rsidR="004B66CE">
          <w:rPr>
            <w:rFonts w:ascii="Cambria" w:hAnsi="Cambria"/>
            <w:sz w:val="28"/>
            <w:szCs w:val="28"/>
          </w:rPr>
          <w:delText xml:space="preserve"> always</w:delText>
        </w:r>
        <w:r>
          <w:rPr>
            <w:rFonts w:ascii="Cambria" w:hAnsi="Cambria"/>
            <w:sz w:val="28"/>
            <w:szCs w:val="28"/>
          </w:rPr>
          <w:delText xml:space="preserve"> so kind and generous</w:delText>
        </w:r>
      </w:del>
      <w:r w:rsidR="004B66CE">
        <w:rPr>
          <w:rFonts w:ascii="Cambria" w:hAnsi="Cambria"/>
          <w:sz w:val="28"/>
          <w:szCs w:val="28"/>
        </w:rPr>
        <w:t xml:space="preserve">.  </w:t>
      </w:r>
      <w:r w:rsidR="008C1A53" w:rsidRPr="001E6F18">
        <w:rPr>
          <w:rFonts w:ascii="Cambria" w:hAnsi="Cambria"/>
          <w:i/>
          <w:sz w:val="28"/>
          <w:szCs w:val="28"/>
          <w:rPrChange w:id="12918" w:author="Daisy Watt" w:date="2026-06-23T12:42:00Z" w16du:dateUtc="2026-06-23T10:42:00Z">
            <w:rPr>
              <w:rFonts w:ascii="Cambria" w:hAnsi="Cambria"/>
              <w:sz w:val="28"/>
              <w:szCs w:val="28"/>
            </w:rPr>
          </w:rPrChange>
        </w:rPr>
        <w:t xml:space="preserve">How </w:t>
      </w:r>
      <w:del w:id="12919" w:author="Daisy Watt" w:date="2026-06-22T18:55:00Z" w16du:dateUtc="2026-06-22T16:55:00Z">
        <w:r w:rsidR="008C1A53" w:rsidRPr="001E6F18">
          <w:rPr>
            <w:rFonts w:ascii="Cambria" w:hAnsi="Cambria"/>
            <w:i/>
            <w:sz w:val="28"/>
            <w:szCs w:val="28"/>
            <w:rPrChange w:id="12920" w:author="Daisy Watt" w:date="2026-06-23T12:42:00Z" w16du:dateUtc="2026-06-23T10:42:00Z">
              <w:rPr>
                <w:rFonts w:ascii="Cambria" w:hAnsi="Cambria"/>
                <w:sz w:val="28"/>
                <w:szCs w:val="28"/>
              </w:rPr>
            </w:rPrChange>
          </w:rPr>
          <w:delText>could</w:delText>
        </w:r>
      </w:del>
      <w:ins w:id="12921" w:author="Daisy Watt" w:date="2026-06-22T18:55:00Z" w16du:dateUtc="2026-06-22T16:55:00Z">
        <w:r w:rsidR="001E6F18" w:rsidRPr="001E6F18">
          <w:rPr>
            <w:rFonts w:ascii="Cambria" w:hAnsi="Cambria"/>
            <w:i/>
            <w:iCs/>
            <w:sz w:val="28"/>
            <w:szCs w:val="28"/>
            <w:rPrChange w:id="12922" w:author="Daisy Watt" w:date="2026-06-22T18:56:00Z" w16du:dateUtc="2026-06-22T16:56:00Z">
              <w:rPr>
                <w:rFonts w:ascii="Cambria" w:hAnsi="Cambria"/>
                <w:sz w:val="28"/>
                <w:szCs w:val="28"/>
              </w:rPr>
            </w:rPrChange>
          </w:rPr>
          <w:t>can</w:t>
        </w:r>
      </w:ins>
      <w:r w:rsidR="008C1A53" w:rsidRPr="001E6F18">
        <w:rPr>
          <w:rFonts w:ascii="Cambria" w:hAnsi="Cambria"/>
          <w:i/>
          <w:sz w:val="28"/>
          <w:szCs w:val="28"/>
          <w:rPrChange w:id="12923" w:author="Daisy Watt" w:date="2026-06-23T12:42:00Z" w16du:dateUtc="2026-06-23T10:42:00Z">
            <w:rPr>
              <w:rFonts w:ascii="Cambria" w:hAnsi="Cambria"/>
              <w:sz w:val="28"/>
              <w:szCs w:val="28"/>
            </w:rPr>
          </w:rPrChange>
        </w:rPr>
        <w:t xml:space="preserve"> those bastard police think </w:t>
      </w:r>
      <w:del w:id="12924" w:author="Daisy Watt" w:date="2026-06-22T18:56:00Z" w16du:dateUtc="2026-06-22T16:56:00Z">
        <w:r w:rsidR="008C1A53" w:rsidRPr="001E6F18">
          <w:rPr>
            <w:rFonts w:ascii="Cambria" w:hAnsi="Cambria"/>
            <w:i/>
            <w:sz w:val="28"/>
            <w:szCs w:val="28"/>
            <w:rPrChange w:id="12925" w:author="Daisy Watt" w:date="2026-06-23T12:42:00Z" w16du:dateUtc="2026-06-23T10:42:00Z">
              <w:rPr>
                <w:rFonts w:ascii="Cambria" w:hAnsi="Cambria"/>
                <w:sz w:val="28"/>
                <w:szCs w:val="28"/>
              </w:rPr>
            </w:rPrChange>
          </w:rPr>
          <w:delText>she’d</w:delText>
        </w:r>
      </w:del>
      <w:ins w:id="12926" w:author="Daisy Watt" w:date="2026-06-22T18:56:00Z" w16du:dateUtc="2026-06-22T16:56:00Z">
        <w:r w:rsidR="001E6F18" w:rsidRPr="001E6F18">
          <w:rPr>
            <w:rFonts w:ascii="Cambria" w:hAnsi="Cambria"/>
            <w:i/>
            <w:iCs/>
            <w:sz w:val="28"/>
            <w:szCs w:val="28"/>
            <w:rPrChange w:id="12927" w:author="Daisy Watt" w:date="2026-06-22T18:56:00Z" w16du:dateUtc="2026-06-22T16:56:00Z">
              <w:rPr>
                <w:rFonts w:ascii="Cambria" w:hAnsi="Cambria"/>
                <w:sz w:val="28"/>
                <w:szCs w:val="28"/>
              </w:rPr>
            </w:rPrChange>
          </w:rPr>
          <w:t>I</w:t>
        </w:r>
      </w:ins>
      <w:r w:rsidR="008C1A53" w:rsidRPr="001E6F18">
        <w:rPr>
          <w:rFonts w:ascii="Cambria" w:hAnsi="Cambria"/>
          <w:i/>
          <w:sz w:val="28"/>
          <w:szCs w:val="28"/>
          <w:rPrChange w:id="12928" w:author="Daisy Watt" w:date="2026-06-23T12:42:00Z" w16du:dateUtc="2026-06-23T10:42:00Z">
            <w:rPr>
              <w:rFonts w:ascii="Cambria" w:hAnsi="Cambria"/>
              <w:sz w:val="28"/>
              <w:szCs w:val="28"/>
            </w:rPr>
          </w:rPrChange>
        </w:rPr>
        <w:t xml:space="preserve"> killed him</w:t>
      </w:r>
      <w:ins w:id="12929" w:author="Daisy Watt" w:date="2026-06-22T18:55:00Z" w16du:dateUtc="2026-06-22T16:55:00Z">
        <w:r w:rsidR="005123A4" w:rsidRPr="001E6F18">
          <w:rPr>
            <w:rFonts w:ascii="Cambria" w:hAnsi="Cambria"/>
            <w:i/>
            <w:iCs/>
            <w:sz w:val="28"/>
            <w:szCs w:val="28"/>
            <w:rPrChange w:id="12930" w:author="Daisy Watt" w:date="2026-06-22T18:56:00Z" w16du:dateUtc="2026-06-22T16:56:00Z">
              <w:rPr>
                <w:rFonts w:ascii="Cambria" w:hAnsi="Cambria"/>
                <w:sz w:val="28"/>
                <w:szCs w:val="28"/>
              </w:rPr>
            </w:rPrChange>
          </w:rPr>
          <w:t>,</w:t>
        </w:r>
      </w:ins>
      <w:r w:rsidR="008C1A53" w:rsidRPr="001E6F18">
        <w:rPr>
          <w:rFonts w:ascii="Cambria" w:hAnsi="Cambria"/>
          <w:i/>
          <w:sz w:val="28"/>
          <w:szCs w:val="28"/>
          <w:rPrChange w:id="12931" w:author="Daisy Watt" w:date="2026-06-23T12:42:00Z" w16du:dateUtc="2026-06-23T10:42:00Z">
            <w:rPr>
              <w:rFonts w:ascii="Cambria" w:hAnsi="Cambria"/>
              <w:sz w:val="28"/>
              <w:szCs w:val="28"/>
            </w:rPr>
          </w:rPrChange>
        </w:rPr>
        <w:t xml:space="preserve"> when </w:t>
      </w:r>
      <w:del w:id="12932" w:author="Daisy Watt" w:date="2026-06-22T18:56:00Z" w16du:dateUtc="2026-06-22T16:56:00Z">
        <w:r w:rsidR="008C1A53" w:rsidRPr="001E6F18">
          <w:rPr>
            <w:rFonts w:ascii="Cambria" w:hAnsi="Cambria"/>
            <w:i/>
            <w:sz w:val="28"/>
            <w:szCs w:val="28"/>
            <w:rPrChange w:id="12933" w:author="Daisy Watt" w:date="2026-06-23T12:42:00Z" w16du:dateUtc="2026-06-23T10:42:00Z">
              <w:rPr>
                <w:rFonts w:ascii="Cambria" w:hAnsi="Cambria"/>
                <w:sz w:val="28"/>
                <w:szCs w:val="28"/>
              </w:rPr>
            </w:rPrChange>
          </w:rPr>
          <w:delText xml:space="preserve">she knew </w:delText>
        </w:r>
        <w:r w:rsidR="004B66CE" w:rsidRPr="001E6F18">
          <w:rPr>
            <w:rFonts w:ascii="Cambria" w:hAnsi="Cambria"/>
            <w:i/>
            <w:sz w:val="28"/>
            <w:szCs w:val="28"/>
            <w:rPrChange w:id="12934" w:author="Daisy Watt" w:date="2026-06-23T12:42:00Z" w16du:dateUtc="2026-06-23T10:42:00Z">
              <w:rPr>
                <w:rFonts w:ascii="Cambria" w:hAnsi="Cambria"/>
                <w:sz w:val="28"/>
                <w:szCs w:val="28"/>
              </w:rPr>
            </w:rPrChange>
          </w:rPr>
          <w:delText>s</w:delText>
        </w:r>
        <w:r w:rsidRPr="001E6F18">
          <w:rPr>
            <w:rFonts w:ascii="Cambria" w:hAnsi="Cambria"/>
            <w:i/>
            <w:sz w:val="28"/>
            <w:szCs w:val="28"/>
            <w:rPrChange w:id="12935" w:author="Daisy Watt" w:date="2026-06-23T12:42:00Z" w16du:dateUtc="2026-06-23T10:42:00Z">
              <w:rPr>
                <w:rFonts w:ascii="Cambria" w:hAnsi="Cambria"/>
                <w:sz w:val="28"/>
                <w:szCs w:val="28"/>
              </w:rPr>
            </w:rPrChange>
          </w:rPr>
          <w:delText>he’d</w:delText>
        </w:r>
      </w:del>
      <w:ins w:id="12936" w:author="Daisy Watt" w:date="2026-06-22T18:56:00Z" w16du:dateUtc="2026-06-22T16:56:00Z">
        <w:r w:rsidR="001E6F18" w:rsidRPr="001E6F18">
          <w:rPr>
            <w:rFonts w:ascii="Cambria" w:hAnsi="Cambria"/>
            <w:i/>
            <w:iCs/>
            <w:sz w:val="28"/>
            <w:szCs w:val="28"/>
            <w:rPrChange w:id="12937" w:author="Daisy Watt" w:date="2026-06-22T18:56:00Z" w16du:dateUtc="2026-06-22T16:56:00Z">
              <w:rPr>
                <w:rFonts w:ascii="Cambria" w:hAnsi="Cambria"/>
                <w:sz w:val="28"/>
                <w:szCs w:val="28"/>
              </w:rPr>
            </w:rPrChange>
          </w:rPr>
          <w:t>I know I’ll</w:t>
        </w:r>
      </w:ins>
      <w:r w:rsidRPr="001E6F18">
        <w:rPr>
          <w:rFonts w:ascii="Cambria" w:hAnsi="Cambria"/>
          <w:i/>
          <w:sz w:val="28"/>
          <w:szCs w:val="28"/>
          <w:rPrChange w:id="12938" w:author="Daisy Watt" w:date="2026-06-23T12:42:00Z" w16du:dateUtc="2026-06-23T10:42:00Z">
            <w:rPr>
              <w:rFonts w:ascii="Cambria" w:hAnsi="Cambria"/>
              <w:sz w:val="28"/>
              <w:szCs w:val="28"/>
            </w:rPr>
          </w:rPrChange>
        </w:rPr>
        <w:t xml:space="preserve"> never meet another man like him</w:t>
      </w:r>
      <w:del w:id="12939" w:author="Daisy Watt" w:date="2026-06-22T18:55:00Z" w16du:dateUtc="2026-06-22T16:55:00Z">
        <w:r w:rsidRPr="001E6F18">
          <w:rPr>
            <w:rFonts w:ascii="Cambria" w:hAnsi="Cambria"/>
            <w:i/>
            <w:sz w:val="28"/>
            <w:szCs w:val="28"/>
            <w:rPrChange w:id="12940" w:author="Daisy Watt" w:date="2026-06-23T12:42:00Z" w16du:dateUtc="2026-06-23T10:42:00Z">
              <w:rPr>
                <w:rFonts w:ascii="Cambria" w:hAnsi="Cambria"/>
                <w:sz w:val="28"/>
                <w:szCs w:val="28"/>
              </w:rPr>
            </w:rPrChange>
          </w:rPr>
          <w:delText>,</w:delText>
        </w:r>
      </w:del>
      <w:ins w:id="12941" w:author="Daisy Watt" w:date="2026-06-22T18:55:00Z" w16du:dateUtc="2026-06-22T16:55:00Z">
        <w:r w:rsidR="005123A4" w:rsidRPr="001E6F18">
          <w:rPr>
            <w:rFonts w:ascii="Cambria" w:hAnsi="Cambria"/>
            <w:i/>
            <w:iCs/>
            <w:sz w:val="28"/>
            <w:szCs w:val="28"/>
            <w:rPrChange w:id="12942" w:author="Daisy Watt" w:date="2026-06-22T18:56:00Z" w16du:dateUtc="2026-06-22T16:56:00Z">
              <w:rPr>
                <w:rFonts w:ascii="Cambria" w:hAnsi="Cambria"/>
                <w:sz w:val="28"/>
                <w:szCs w:val="28"/>
              </w:rPr>
            </w:rPrChange>
          </w:rPr>
          <w:t>?</w:t>
        </w:r>
      </w:ins>
      <w:r>
        <w:rPr>
          <w:rFonts w:ascii="Cambria" w:hAnsi="Cambria"/>
          <w:sz w:val="28"/>
          <w:szCs w:val="28"/>
        </w:rPr>
        <w:t xml:space="preserve"> she thought, </w:t>
      </w:r>
      <w:r w:rsidR="00E35B23">
        <w:rPr>
          <w:rFonts w:ascii="Cambria" w:hAnsi="Cambria"/>
          <w:sz w:val="28"/>
          <w:szCs w:val="28"/>
        </w:rPr>
        <w:t xml:space="preserve">noticing with vague irritation that Jackson </w:t>
      </w:r>
      <w:r w:rsidR="0087098C">
        <w:rPr>
          <w:rFonts w:ascii="Cambria" w:hAnsi="Cambria"/>
          <w:sz w:val="28"/>
          <w:szCs w:val="28"/>
        </w:rPr>
        <w:t>had</w:t>
      </w:r>
      <w:r w:rsidR="00E35B23">
        <w:rPr>
          <w:rFonts w:ascii="Cambria" w:hAnsi="Cambria"/>
          <w:sz w:val="28"/>
          <w:szCs w:val="28"/>
        </w:rPr>
        <w:t xml:space="preserve"> left dried mud on the cream carpet. </w:t>
      </w:r>
    </w:p>
    <w:p w14:paraId="5B386976" w14:textId="398D4E99" w:rsidR="0087098C" w:rsidRDefault="0087098C" w:rsidP="00E35B23">
      <w:pPr>
        <w:spacing w:line="360" w:lineRule="auto"/>
        <w:ind w:firstLine="720"/>
        <w:contextualSpacing/>
        <w:rPr>
          <w:rFonts w:ascii="Cambria" w:hAnsi="Cambria"/>
          <w:sz w:val="28"/>
          <w:szCs w:val="28"/>
        </w:rPr>
      </w:pPr>
      <w:r>
        <w:rPr>
          <w:rFonts w:ascii="Cambria" w:hAnsi="Cambria"/>
          <w:sz w:val="28"/>
          <w:szCs w:val="28"/>
        </w:rPr>
        <w:t xml:space="preserve">Maria would sort it </w:t>
      </w:r>
      <w:r w:rsidR="0032134F">
        <w:rPr>
          <w:rFonts w:ascii="Cambria" w:hAnsi="Cambria"/>
          <w:sz w:val="28"/>
          <w:szCs w:val="28"/>
        </w:rPr>
        <w:t>tomorrow</w:t>
      </w:r>
      <w:ins w:id="12943" w:author="Daisy Watt" w:date="2026-06-22T18:56:00Z" w16du:dateUtc="2026-06-22T16:56:00Z">
        <w:r w:rsidR="00172B53">
          <w:rPr>
            <w:rFonts w:ascii="Cambria" w:hAnsi="Cambria"/>
            <w:sz w:val="28"/>
            <w:szCs w:val="28"/>
          </w:rPr>
          <w:t>,</w:t>
        </w:r>
      </w:ins>
      <w:r w:rsidR="0032134F">
        <w:rPr>
          <w:rFonts w:ascii="Cambria" w:hAnsi="Cambria"/>
          <w:sz w:val="28"/>
          <w:szCs w:val="28"/>
        </w:rPr>
        <w:t xml:space="preserve"> </w:t>
      </w:r>
      <w:r>
        <w:rPr>
          <w:rFonts w:ascii="Cambria" w:hAnsi="Cambria"/>
          <w:sz w:val="28"/>
          <w:szCs w:val="28"/>
        </w:rPr>
        <w:t>though.</w:t>
      </w:r>
    </w:p>
    <w:p w14:paraId="12AD39C1" w14:textId="0F44381E" w:rsidR="007C01BE" w:rsidRDefault="00CC3A33" w:rsidP="007C01BE">
      <w:pPr>
        <w:spacing w:line="360" w:lineRule="auto"/>
        <w:ind w:firstLine="720"/>
        <w:contextualSpacing/>
        <w:rPr>
          <w:rFonts w:ascii="Cambria" w:hAnsi="Cambria"/>
          <w:sz w:val="28"/>
          <w:szCs w:val="28"/>
        </w:rPr>
      </w:pPr>
      <w:r>
        <w:rPr>
          <w:rFonts w:ascii="Cambria" w:hAnsi="Cambria"/>
          <w:sz w:val="28"/>
          <w:szCs w:val="28"/>
        </w:rPr>
        <w:t xml:space="preserve">As </w:t>
      </w:r>
      <w:r w:rsidR="008C1A53">
        <w:rPr>
          <w:rFonts w:ascii="Cambria" w:hAnsi="Cambria"/>
          <w:sz w:val="28"/>
          <w:szCs w:val="28"/>
        </w:rPr>
        <w:t>Savannah</w:t>
      </w:r>
      <w:r>
        <w:rPr>
          <w:rFonts w:ascii="Cambria" w:hAnsi="Cambria"/>
          <w:sz w:val="28"/>
          <w:szCs w:val="28"/>
        </w:rPr>
        <w:t xml:space="preserve"> turned the fire off, she saw the security van in the drive, the ferocious dog silhouetted in the back, and she felt a little better</w:t>
      </w:r>
      <w:r w:rsidR="005B214D">
        <w:rPr>
          <w:rFonts w:ascii="Cambria" w:hAnsi="Cambria"/>
          <w:sz w:val="28"/>
          <w:szCs w:val="28"/>
        </w:rPr>
        <w:t>.  Trailing</w:t>
      </w:r>
      <w:r>
        <w:rPr>
          <w:rFonts w:ascii="Cambria" w:hAnsi="Cambria"/>
          <w:sz w:val="28"/>
          <w:szCs w:val="28"/>
        </w:rPr>
        <w:t xml:space="preserve"> </w:t>
      </w:r>
      <w:r w:rsidR="002B233E">
        <w:rPr>
          <w:rFonts w:ascii="Cambria" w:hAnsi="Cambria"/>
          <w:sz w:val="28"/>
          <w:szCs w:val="28"/>
        </w:rPr>
        <w:t>upstairs</w:t>
      </w:r>
      <w:r w:rsidR="00CD265A">
        <w:rPr>
          <w:rFonts w:ascii="Cambria" w:hAnsi="Cambria"/>
          <w:sz w:val="28"/>
          <w:szCs w:val="28"/>
        </w:rPr>
        <w:t xml:space="preserve"> behind a scampering Kylie</w:t>
      </w:r>
      <w:r w:rsidR="005B214D">
        <w:rPr>
          <w:rFonts w:ascii="Cambria" w:hAnsi="Cambria"/>
          <w:sz w:val="28"/>
          <w:szCs w:val="28"/>
        </w:rPr>
        <w:t>, s</w:t>
      </w:r>
      <w:r w:rsidR="00691D4E">
        <w:rPr>
          <w:rFonts w:ascii="Cambria" w:hAnsi="Cambria"/>
          <w:sz w:val="28"/>
          <w:szCs w:val="28"/>
        </w:rPr>
        <w:t xml:space="preserve">he </w:t>
      </w:r>
      <w:r w:rsidR="00BD7FF6">
        <w:rPr>
          <w:rFonts w:ascii="Cambria" w:hAnsi="Cambria"/>
          <w:sz w:val="28"/>
          <w:szCs w:val="28"/>
        </w:rPr>
        <w:t>doubted s</w:t>
      </w:r>
      <w:r w:rsidR="00E35B23">
        <w:rPr>
          <w:rFonts w:ascii="Cambria" w:hAnsi="Cambria"/>
          <w:sz w:val="28"/>
          <w:szCs w:val="28"/>
        </w:rPr>
        <w:t>he’d sleep</w:t>
      </w:r>
      <w:r w:rsidR="008C1A53">
        <w:rPr>
          <w:rFonts w:ascii="Cambria" w:hAnsi="Cambria"/>
          <w:sz w:val="28"/>
          <w:szCs w:val="28"/>
        </w:rPr>
        <w:t xml:space="preserve"> w</w:t>
      </w:r>
      <w:r w:rsidR="00CD265A">
        <w:rPr>
          <w:rFonts w:ascii="Cambria" w:hAnsi="Cambria"/>
          <w:sz w:val="28"/>
          <w:szCs w:val="28"/>
        </w:rPr>
        <w:t xml:space="preserve">ithout </w:t>
      </w:r>
      <w:r w:rsidR="008C1A53">
        <w:rPr>
          <w:rFonts w:ascii="Cambria" w:hAnsi="Cambria"/>
          <w:sz w:val="28"/>
          <w:szCs w:val="28"/>
        </w:rPr>
        <w:t>Dex</w:t>
      </w:r>
      <w:ins w:id="12944" w:author="Claire S" w:date="2026-06-04T14:53:00Z" w16du:dateUtc="2026-06-04T13:53:00Z">
        <w:r w:rsidR="00A85CBD">
          <w:rPr>
            <w:rFonts w:ascii="Cambria" w:hAnsi="Cambria"/>
            <w:sz w:val="28"/>
            <w:szCs w:val="28"/>
          </w:rPr>
          <w:t xml:space="preserve"> there</w:t>
        </w:r>
      </w:ins>
      <w:r w:rsidR="000F1475">
        <w:rPr>
          <w:rFonts w:ascii="Cambria" w:hAnsi="Cambria"/>
          <w:sz w:val="28"/>
          <w:szCs w:val="28"/>
        </w:rPr>
        <w:t>.  T</w:t>
      </w:r>
      <w:r w:rsidR="002B233E">
        <w:rPr>
          <w:rFonts w:ascii="Cambria" w:hAnsi="Cambria"/>
          <w:sz w:val="28"/>
          <w:szCs w:val="28"/>
        </w:rPr>
        <w:t>he house</w:t>
      </w:r>
      <w:r w:rsidR="00337D9C">
        <w:rPr>
          <w:rFonts w:ascii="Cambria" w:hAnsi="Cambria"/>
          <w:sz w:val="28"/>
          <w:szCs w:val="28"/>
        </w:rPr>
        <w:t xml:space="preserve"> was</w:t>
      </w:r>
      <w:r w:rsidR="000F1475">
        <w:rPr>
          <w:rFonts w:ascii="Cambria" w:hAnsi="Cambria"/>
          <w:sz w:val="28"/>
          <w:szCs w:val="28"/>
        </w:rPr>
        <w:t xml:space="preserve"> so</w:t>
      </w:r>
      <w:r w:rsidR="00337D9C">
        <w:rPr>
          <w:rFonts w:ascii="Cambria" w:hAnsi="Cambria"/>
          <w:sz w:val="28"/>
          <w:szCs w:val="28"/>
        </w:rPr>
        <w:t xml:space="preserve"> huge and empty, </w:t>
      </w:r>
      <w:r w:rsidR="00E35B23">
        <w:rPr>
          <w:rFonts w:ascii="Cambria" w:hAnsi="Cambria"/>
          <w:sz w:val="28"/>
          <w:szCs w:val="28"/>
        </w:rPr>
        <w:t xml:space="preserve">the rooms </w:t>
      </w:r>
      <w:r w:rsidR="00115EC4">
        <w:rPr>
          <w:rFonts w:ascii="Cambria" w:hAnsi="Cambria"/>
          <w:sz w:val="28"/>
          <w:szCs w:val="28"/>
        </w:rPr>
        <w:t xml:space="preserve">all </w:t>
      </w:r>
      <w:r w:rsidR="00E35B23">
        <w:rPr>
          <w:rFonts w:ascii="Cambria" w:hAnsi="Cambria"/>
          <w:sz w:val="28"/>
          <w:szCs w:val="28"/>
        </w:rPr>
        <w:t>echoey</w:t>
      </w:r>
      <w:r w:rsidR="005A74C1">
        <w:rPr>
          <w:rFonts w:ascii="Cambria" w:hAnsi="Cambria"/>
          <w:sz w:val="28"/>
          <w:szCs w:val="28"/>
        </w:rPr>
        <w:t xml:space="preserve"> </w:t>
      </w:r>
      <w:r w:rsidR="00337D9C">
        <w:rPr>
          <w:rFonts w:ascii="Cambria" w:hAnsi="Cambria"/>
          <w:sz w:val="28"/>
          <w:szCs w:val="28"/>
        </w:rPr>
        <w:t>and</w:t>
      </w:r>
      <w:r w:rsidR="009E3A2F">
        <w:rPr>
          <w:rFonts w:ascii="Cambria" w:hAnsi="Cambria"/>
          <w:sz w:val="28"/>
          <w:szCs w:val="28"/>
        </w:rPr>
        <w:t>,</w:t>
      </w:r>
      <w:r w:rsidR="00337D9C">
        <w:rPr>
          <w:rFonts w:ascii="Cambria" w:hAnsi="Cambria"/>
          <w:sz w:val="28"/>
          <w:szCs w:val="28"/>
        </w:rPr>
        <w:t xml:space="preserve"> </w:t>
      </w:r>
      <w:r w:rsidR="009E3A2F">
        <w:rPr>
          <w:rFonts w:ascii="Cambria" w:hAnsi="Cambria"/>
          <w:sz w:val="28"/>
          <w:szCs w:val="28"/>
        </w:rPr>
        <w:t>al</w:t>
      </w:r>
      <w:r w:rsidR="00337D9C">
        <w:rPr>
          <w:rFonts w:ascii="Cambria" w:hAnsi="Cambria"/>
          <w:sz w:val="28"/>
          <w:szCs w:val="28"/>
        </w:rPr>
        <w:t>though now</w:t>
      </w:r>
      <w:r w:rsidR="002B233E">
        <w:rPr>
          <w:rFonts w:ascii="Cambria" w:hAnsi="Cambria"/>
          <w:sz w:val="28"/>
          <w:szCs w:val="28"/>
        </w:rPr>
        <w:t xml:space="preserve"> </w:t>
      </w:r>
      <w:r w:rsidR="00337D9C">
        <w:rPr>
          <w:rFonts w:ascii="Cambria" w:hAnsi="Cambria"/>
          <w:sz w:val="28"/>
          <w:szCs w:val="28"/>
        </w:rPr>
        <w:t xml:space="preserve">she had some protection from </w:t>
      </w:r>
      <w:r w:rsidR="001C7701">
        <w:rPr>
          <w:rFonts w:ascii="Cambria" w:hAnsi="Cambria"/>
          <w:sz w:val="28"/>
          <w:szCs w:val="28"/>
        </w:rPr>
        <w:t>the</w:t>
      </w:r>
      <w:r w:rsidR="00337D9C">
        <w:rPr>
          <w:rFonts w:ascii="Cambria" w:hAnsi="Cambria"/>
          <w:sz w:val="28"/>
          <w:szCs w:val="28"/>
        </w:rPr>
        <w:t xml:space="preserve"> </w:t>
      </w:r>
      <w:del w:id="12945" w:author="Claire S" w:date="2026-07-28T10:06:00Z" w16du:dateUtc="2026-07-28T09:06:00Z">
        <w:r w:rsidR="00337D9C" w:rsidDel="00BD4097">
          <w:rPr>
            <w:rFonts w:ascii="Cambria" w:hAnsi="Cambria"/>
            <w:sz w:val="28"/>
            <w:szCs w:val="28"/>
          </w:rPr>
          <w:delText xml:space="preserve">weirdo </w:delText>
        </w:r>
      </w:del>
      <w:ins w:id="12946" w:author="Claire S" w:date="2026-07-28T10:06:00Z" w16du:dateUtc="2026-07-28T09:06:00Z">
        <w:r w:rsidR="00BD4097">
          <w:rPr>
            <w:rFonts w:ascii="Cambria" w:hAnsi="Cambria"/>
            <w:sz w:val="28"/>
            <w:szCs w:val="28"/>
          </w:rPr>
          <w:t>horrific intruder</w:t>
        </w:r>
      </w:ins>
      <w:del w:id="12947" w:author="Claire S" w:date="2026-07-28T10:06:00Z" w16du:dateUtc="2026-07-28T09:06:00Z">
        <w:r w:rsidR="001C7701" w:rsidDel="00BD4097">
          <w:rPr>
            <w:rFonts w:ascii="Cambria" w:hAnsi="Cambria"/>
            <w:sz w:val="28"/>
            <w:szCs w:val="28"/>
          </w:rPr>
          <w:delText>earlier</w:delText>
        </w:r>
      </w:del>
      <w:r w:rsidR="00B84DE4">
        <w:rPr>
          <w:rFonts w:ascii="Cambria" w:hAnsi="Cambria"/>
          <w:sz w:val="28"/>
          <w:szCs w:val="28"/>
        </w:rPr>
        <w:t xml:space="preserve">, </w:t>
      </w:r>
      <w:r w:rsidR="001C7701">
        <w:rPr>
          <w:rFonts w:ascii="Cambria" w:hAnsi="Cambria"/>
          <w:sz w:val="28"/>
          <w:szCs w:val="28"/>
        </w:rPr>
        <w:t xml:space="preserve">she </w:t>
      </w:r>
      <w:r w:rsidR="008C1A53">
        <w:rPr>
          <w:rFonts w:ascii="Cambria" w:hAnsi="Cambria"/>
          <w:sz w:val="28"/>
          <w:szCs w:val="28"/>
        </w:rPr>
        <w:t xml:space="preserve">felt incredibly </w:t>
      </w:r>
      <w:r w:rsidR="001C7701">
        <w:rPr>
          <w:rFonts w:ascii="Cambria" w:hAnsi="Cambria"/>
          <w:sz w:val="28"/>
          <w:szCs w:val="28"/>
        </w:rPr>
        <w:t>tense</w:t>
      </w:r>
      <w:r w:rsidR="00A131C1">
        <w:rPr>
          <w:rFonts w:ascii="Cambria" w:hAnsi="Cambria"/>
          <w:sz w:val="28"/>
          <w:szCs w:val="28"/>
        </w:rPr>
        <w:t>.</w:t>
      </w:r>
    </w:p>
    <w:p w14:paraId="2B00866C" w14:textId="08CE895F" w:rsidR="005A74C1" w:rsidRDefault="00051A93" w:rsidP="009856B3">
      <w:pPr>
        <w:spacing w:line="360" w:lineRule="auto"/>
        <w:ind w:firstLine="720"/>
        <w:contextualSpacing/>
        <w:rPr>
          <w:rFonts w:ascii="Cambria" w:hAnsi="Cambria"/>
          <w:sz w:val="28"/>
          <w:szCs w:val="28"/>
        </w:rPr>
      </w:pPr>
      <w:ins w:id="12948" w:author="Claire S" w:date="2026-05-27T15:30:00Z" w16du:dateUtc="2026-05-27T14:30:00Z">
        <w:r>
          <w:rPr>
            <w:rFonts w:ascii="Cambria" w:hAnsi="Cambria"/>
            <w:sz w:val="28"/>
            <w:szCs w:val="28"/>
          </w:rPr>
          <w:t>S</w:t>
        </w:r>
      </w:ins>
      <w:ins w:id="12949" w:author="Claire S" w:date="2026-07-28T10:06:00Z" w16du:dateUtc="2026-07-28T09:06:00Z">
        <w:r w:rsidR="00BD4097">
          <w:rPr>
            <w:rFonts w:ascii="Cambria" w:hAnsi="Cambria"/>
            <w:sz w:val="28"/>
            <w:szCs w:val="28"/>
          </w:rPr>
          <w:t>avannah</w:t>
        </w:r>
      </w:ins>
      <w:ins w:id="12950" w:author="Claire S" w:date="2026-07-28T10:07:00Z" w16du:dateUtc="2026-07-28T09:07:00Z">
        <w:r w:rsidR="00BD4097">
          <w:rPr>
            <w:rFonts w:ascii="Cambria" w:hAnsi="Cambria"/>
            <w:sz w:val="28"/>
            <w:szCs w:val="28"/>
          </w:rPr>
          <w:t xml:space="preserve"> was so tired, though, she</w:t>
        </w:r>
      </w:ins>
      <w:ins w:id="12951" w:author="Claire S" w:date="2026-05-27T15:30:00Z" w16du:dateUtc="2026-05-27T14:30:00Z">
        <w:r>
          <w:rPr>
            <w:rFonts w:ascii="Cambria" w:hAnsi="Cambria"/>
            <w:sz w:val="28"/>
            <w:szCs w:val="28"/>
          </w:rPr>
          <w:t xml:space="preserve"> just about resisted another pill,</w:t>
        </w:r>
      </w:ins>
      <w:ins w:id="12952" w:author="Claire S" w:date="2026-07-28T10:06:00Z" w16du:dateUtc="2026-07-28T09:06:00Z">
        <w:r w:rsidR="00BD4097">
          <w:rPr>
            <w:rFonts w:ascii="Cambria" w:hAnsi="Cambria"/>
            <w:sz w:val="28"/>
            <w:szCs w:val="28"/>
          </w:rPr>
          <w:t xml:space="preserve"> which meant </w:t>
        </w:r>
      </w:ins>
      <w:del w:id="12953" w:author="Claire S" w:date="2026-05-27T15:30:00Z" w16du:dateUtc="2026-05-27T14:30:00Z">
        <w:r w:rsidR="000F1475" w:rsidDel="00051A93">
          <w:rPr>
            <w:rFonts w:ascii="Cambria" w:hAnsi="Cambria"/>
            <w:sz w:val="28"/>
            <w:szCs w:val="28"/>
          </w:rPr>
          <w:delText>B</w:delText>
        </w:r>
      </w:del>
      <w:del w:id="12954" w:author="Claire S" w:date="2026-05-27T15:31:00Z" w16du:dateUtc="2026-05-27T14:31:00Z">
        <w:r w:rsidR="000F1475" w:rsidDel="00051A93">
          <w:rPr>
            <w:rFonts w:ascii="Cambria" w:hAnsi="Cambria"/>
            <w:sz w:val="28"/>
            <w:szCs w:val="28"/>
          </w:rPr>
          <w:delText>ut s</w:delText>
        </w:r>
        <w:r w:rsidR="00162286" w:rsidDel="00051A93">
          <w:rPr>
            <w:rFonts w:ascii="Cambria" w:hAnsi="Cambria"/>
            <w:sz w:val="28"/>
            <w:szCs w:val="28"/>
          </w:rPr>
          <w:delText>he must have</w:delText>
        </w:r>
      </w:del>
      <w:del w:id="12955" w:author="Claire S" w:date="2026-07-28T10:06:00Z" w16du:dateUtc="2026-07-28T09:06:00Z">
        <w:r w:rsidR="009856B3" w:rsidDel="00BD4097">
          <w:rPr>
            <w:rFonts w:ascii="Cambria" w:hAnsi="Cambria"/>
            <w:sz w:val="28"/>
            <w:szCs w:val="28"/>
          </w:rPr>
          <w:delText xml:space="preserve"> </w:delText>
        </w:r>
      </w:del>
      <w:del w:id="12956" w:author="Daisy Watt" w:date="2026-06-22T18:57:00Z" w16du:dateUtc="2026-06-22T16:57:00Z">
        <w:r w:rsidR="005A74C1" w:rsidDel="00051A93">
          <w:rPr>
            <w:rFonts w:ascii="Cambria" w:hAnsi="Cambria"/>
            <w:sz w:val="28"/>
            <w:szCs w:val="28"/>
          </w:rPr>
          <w:delText xml:space="preserve">drifted </w:delText>
        </w:r>
      </w:del>
      <w:ins w:id="12957" w:author="Claire S" w:date="2026-05-27T15:31:00Z" w16du:dateUtc="2026-05-27T14:31:00Z">
        <w:del w:id="12958" w:author="Daisy Watt" w:date="2026-06-22T18:57:00Z" w16du:dateUtc="2026-06-22T16:57:00Z">
          <w:r>
            <w:rPr>
              <w:rFonts w:ascii="Cambria" w:hAnsi="Cambria"/>
              <w:sz w:val="28"/>
              <w:szCs w:val="28"/>
            </w:rPr>
            <w:delText xml:space="preserve">drifting </w:delText>
          </w:r>
        </w:del>
      </w:ins>
      <w:del w:id="12959" w:author="Daisy Watt" w:date="2026-06-22T18:57:00Z" w16du:dateUtc="2026-06-22T16:57:00Z">
        <w:r w:rsidR="005A74C1">
          <w:rPr>
            <w:rFonts w:ascii="Cambria" w:hAnsi="Cambria"/>
            <w:sz w:val="28"/>
            <w:szCs w:val="28"/>
          </w:rPr>
          <w:delText xml:space="preserve">off </w:delText>
        </w:r>
        <w:r w:rsidR="009856B3">
          <w:rPr>
            <w:rFonts w:ascii="Cambria" w:hAnsi="Cambria"/>
            <w:sz w:val="28"/>
            <w:szCs w:val="28"/>
          </w:rPr>
          <w:delText xml:space="preserve">eventually, </w:delText>
        </w:r>
        <w:r w:rsidR="00162286">
          <w:rPr>
            <w:rFonts w:ascii="Cambria" w:hAnsi="Cambria"/>
            <w:sz w:val="28"/>
            <w:szCs w:val="28"/>
          </w:rPr>
          <w:delText>because</w:delText>
        </w:r>
      </w:del>
      <w:ins w:id="12960" w:author="Daisy Watt" w:date="2026-06-22T18:57:00Z" w16du:dateUtc="2026-06-22T16:57:00Z">
        <w:del w:id="12961" w:author="Claire S" w:date="2026-07-28T10:06:00Z" w16du:dateUtc="2026-07-28T09:06:00Z">
          <w:r w:rsidR="00835808" w:rsidDel="00BD4097">
            <w:rPr>
              <w:rFonts w:ascii="Cambria" w:hAnsi="Cambria"/>
              <w:sz w:val="28"/>
              <w:szCs w:val="28"/>
            </w:rPr>
            <w:delText>and when</w:delText>
          </w:r>
        </w:del>
      </w:ins>
      <w:del w:id="12962" w:author="Claire S" w:date="2026-07-28T10:06:00Z" w16du:dateUtc="2026-07-28T09:06:00Z">
        <w:r w:rsidR="009856B3" w:rsidDel="00BD4097">
          <w:rPr>
            <w:rFonts w:ascii="Cambria" w:hAnsi="Cambria"/>
            <w:sz w:val="28"/>
            <w:szCs w:val="28"/>
          </w:rPr>
          <w:delText xml:space="preserve"> </w:delText>
        </w:r>
      </w:del>
      <w:del w:id="12963" w:author="Daisy Watt" w:date="2026-06-22T18:58:00Z" w16du:dateUtc="2026-06-22T16:58:00Z">
        <w:r w:rsidR="009856B3" w:rsidDel="00F8633B">
          <w:rPr>
            <w:rFonts w:ascii="Cambria" w:hAnsi="Cambria"/>
            <w:sz w:val="28"/>
            <w:szCs w:val="28"/>
          </w:rPr>
          <w:delText xml:space="preserve">it was only </w:delText>
        </w:r>
        <w:r w:rsidR="009856B3">
          <w:rPr>
            <w:rFonts w:ascii="Cambria" w:hAnsi="Cambria"/>
            <w:sz w:val="28"/>
            <w:szCs w:val="28"/>
          </w:rPr>
          <w:delText>in</w:delText>
        </w:r>
      </w:del>
      <w:ins w:id="12964" w:author="Daisy Watt" w:date="2026-06-22T18:58:00Z" w16du:dateUtc="2026-06-22T16:58:00Z">
        <w:del w:id="12965" w:author="Claire S" w:date="2026-07-28T10:06:00Z" w16du:dateUtc="2026-07-28T09:06:00Z">
          <w:r w:rsidR="00870143" w:rsidDel="00BD4097">
            <w:rPr>
              <w:rFonts w:ascii="Cambria" w:hAnsi="Cambria"/>
              <w:sz w:val="28"/>
              <w:szCs w:val="28"/>
            </w:rPr>
            <w:delText>s</w:delText>
          </w:r>
        </w:del>
      </w:ins>
      <w:ins w:id="12966" w:author="Claire S" w:date="2026-07-28T10:06:00Z" w16du:dateUtc="2026-07-28T09:06:00Z">
        <w:r w:rsidR="00BD4097">
          <w:rPr>
            <w:rFonts w:ascii="Cambria" w:hAnsi="Cambria"/>
            <w:sz w:val="28"/>
            <w:szCs w:val="28"/>
          </w:rPr>
          <w:t>s</w:t>
        </w:r>
      </w:ins>
      <w:ins w:id="12967" w:author="Daisy Watt" w:date="2026-06-22T18:58:00Z" w16du:dateUtc="2026-06-22T16:58:00Z">
        <w:r w:rsidR="00870143">
          <w:rPr>
            <w:rFonts w:ascii="Cambria" w:hAnsi="Cambria"/>
            <w:sz w:val="28"/>
            <w:szCs w:val="28"/>
          </w:rPr>
          <w:t>he woke in</w:t>
        </w:r>
      </w:ins>
      <w:r w:rsidR="009856B3">
        <w:rPr>
          <w:rFonts w:ascii="Cambria" w:hAnsi="Cambria"/>
          <w:sz w:val="28"/>
          <w:szCs w:val="28"/>
        </w:rPr>
        <w:t xml:space="preserve"> the </w:t>
      </w:r>
      <w:r w:rsidR="002E306E">
        <w:rPr>
          <w:rFonts w:ascii="Cambria" w:hAnsi="Cambria"/>
          <w:sz w:val="28"/>
          <w:szCs w:val="28"/>
        </w:rPr>
        <w:t>early hours</w:t>
      </w:r>
      <w:del w:id="12968" w:author="Daisy Watt" w:date="2026-06-22T18:58:00Z" w16du:dateUtc="2026-06-22T16:58:00Z">
        <w:r w:rsidR="009856B3">
          <w:rPr>
            <w:rFonts w:ascii="Cambria" w:hAnsi="Cambria"/>
            <w:sz w:val="28"/>
            <w:szCs w:val="28"/>
          </w:rPr>
          <w:delText xml:space="preserve"> that </w:delText>
        </w:r>
        <w:r w:rsidR="000F1475">
          <w:rPr>
            <w:rFonts w:ascii="Cambria" w:hAnsi="Cambria"/>
            <w:sz w:val="28"/>
            <w:szCs w:val="28"/>
          </w:rPr>
          <w:delText>Savannah</w:delText>
        </w:r>
        <w:r w:rsidR="009856B3">
          <w:rPr>
            <w:rFonts w:ascii="Cambria" w:hAnsi="Cambria"/>
            <w:sz w:val="28"/>
            <w:szCs w:val="28"/>
          </w:rPr>
          <w:delText xml:space="preserve"> woke</w:delText>
        </w:r>
      </w:del>
      <w:del w:id="12969" w:author="Daisy Watt" w:date="2026-06-22T18:57:00Z" w16du:dateUtc="2026-06-22T16:57:00Z">
        <w:r w:rsidR="00162286">
          <w:rPr>
            <w:rFonts w:ascii="Cambria" w:hAnsi="Cambria"/>
            <w:sz w:val="28"/>
            <w:szCs w:val="28"/>
          </w:rPr>
          <w:delText xml:space="preserve"> again</w:delText>
        </w:r>
      </w:del>
      <w:del w:id="12970" w:author="Claire S" w:date="2026-07-28T10:06:00Z" w16du:dateUtc="2026-07-28T09:06:00Z">
        <w:r w:rsidR="002E306E" w:rsidDel="00BD4097">
          <w:rPr>
            <w:rFonts w:ascii="Cambria" w:hAnsi="Cambria"/>
            <w:sz w:val="28"/>
            <w:szCs w:val="28"/>
          </w:rPr>
          <w:delText>,</w:delText>
        </w:r>
      </w:del>
      <w:ins w:id="12971" w:author="Claire S" w:date="2026-07-28T10:06:00Z" w16du:dateUtc="2026-07-28T09:06:00Z">
        <w:r w:rsidR="00BD4097">
          <w:rPr>
            <w:rFonts w:ascii="Cambria" w:hAnsi="Cambria"/>
            <w:sz w:val="28"/>
            <w:szCs w:val="28"/>
          </w:rPr>
          <w:t>.</w:t>
        </w:r>
      </w:ins>
      <w:r w:rsidR="002E306E">
        <w:rPr>
          <w:rFonts w:ascii="Cambria" w:hAnsi="Cambria"/>
          <w:sz w:val="28"/>
          <w:szCs w:val="28"/>
        </w:rPr>
        <w:t xml:space="preserve"> </w:t>
      </w:r>
      <w:del w:id="12972" w:author="Daisy Watt" w:date="2026-06-22T18:58:00Z" w16du:dateUtc="2026-06-22T16:58:00Z">
        <w:r w:rsidR="002E306E">
          <w:rPr>
            <w:rFonts w:ascii="Cambria" w:hAnsi="Cambria"/>
            <w:sz w:val="28"/>
            <w:szCs w:val="28"/>
          </w:rPr>
          <w:delText>getting</w:delText>
        </w:r>
      </w:del>
      <w:ins w:id="12973" w:author="Daisy Watt" w:date="2026-06-22T18:58:00Z" w16du:dateUtc="2026-06-22T16:58:00Z">
        <w:del w:id="12974" w:author="Claire S" w:date="2026-07-28T10:07:00Z" w16du:dateUtc="2026-07-28T09:07:00Z">
          <w:r w:rsidR="00D02B68" w:rsidDel="00BD4097">
            <w:rPr>
              <w:rFonts w:ascii="Cambria" w:hAnsi="Cambria"/>
              <w:sz w:val="28"/>
              <w:szCs w:val="28"/>
            </w:rPr>
            <w:delText>Savannah got</w:delText>
          </w:r>
        </w:del>
      </w:ins>
      <w:ins w:id="12975" w:author="Claire S" w:date="2026-07-28T10:07:00Z" w16du:dateUtc="2026-07-28T09:07:00Z">
        <w:r w:rsidR="00BD4097">
          <w:rPr>
            <w:rFonts w:ascii="Cambria" w:hAnsi="Cambria"/>
            <w:sz w:val="28"/>
            <w:szCs w:val="28"/>
          </w:rPr>
          <w:t>Getting</w:t>
        </w:r>
      </w:ins>
      <w:r w:rsidR="002E306E">
        <w:rPr>
          <w:rFonts w:ascii="Cambria" w:hAnsi="Cambria"/>
          <w:sz w:val="28"/>
          <w:szCs w:val="28"/>
        </w:rPr>
        <w:t xml:space="preserve"> up to</w:t>
      </w:r>
      <w:r w:rsidR="009856B3">
        <w:rPr>
          <w:rFonts w:ascii="Cambria" w:hAnsi="Cambria"/>
          <w:sz w:val="28"/>
          <w:szCs w:val="28"/>
        </w:rPr>
        <w:t xml:space="preserve"> </w:t>
      </w:r>
      <w:r w:rsidR="005A74C1">
        <w:rPr>
          <w:rFonts w:ascii="Cambria" w:hAnsi="Cambria"/>
          <w:sz w:val="28"/>
          <w:szCs w:val="28"/>
        </w:rPr>
        <w:t>peer</w:t>
      </w:r>
      <w:r w:rsidR="002E306E">
        <w:rPr>
          <w:rFonts w:ascii="Cambria" w:hAnsi="Cambria"/>
          <w:sz w:val="28"/>
          <w:szCs w:val="28"/>
        </w:rPr>
        <w:t xml:space="preserve"> </w:t>
      </w:r>
      <w:r w:rsidR="005A74C1">
        <w:rPr>
          <w:rFonts w:ascii="Cambria" w:hAnsi="Cambria"/>
          <w:sz w:val="28"/>
          <w:szCs w:val="28"/>
        </w:rPr>
        <w:t>out of the window</w:t>
      </w:r>
      <w:ins w:id="12976" w:author="Claire S" w:date="2026-07-28T10:07:00Z" w16du:dateUtc="2026-07-28T09:07:00Z">
        <w:r w:rsidR="00BD4097">
          <w:rPr>
            <w:rFonts w:ascii="Cambria" w:hAnsi="Cambria"/>
            <w:sz w:val="28"/>
            <w:szCs w:val="28"/>
          </w:rPr>
          <w:t>, she could see</w:t>
        </w:r>
      </w:ins>
      <w:del w:id="12977" w:author="Daisy Watt" w:date="2026-06-22T18:58:00Z" w16du:dateUtc="2026-06-22T16:58:00Z">
        <w:r w:rsidR="002E306E">
          <w:rPr>
            <w:rFonts w:ascii="Cambria" w:hAnsi="Cambria"/>
            <w:sz w:val="28"/>
            <w:szCs w:val="28"/>
          </w:rPr>
          <w:delText>;</w:delText>
        </w:r>
        <w:r w:rsidR="005A74C1">
          <w:rPr>
            <w:rFonts w:ascii="Cambria" w:hAnsi="Cambria"/>
            <w:sz w:val="28"/>
            <w:szCs w:val="28"/>
          </w:rPr>
          <w:delText xml:space="preserve"> </w:delText>
        </w:r>
        <w:r w:rsidR="009856B3">
          <w:rPr>
            <w:rFonts w:ascii="Cambria" w:hAnsi="Cambria"/>
            <w:sz w:val="28"/>
            <w:szCs w:val="28"/>
          </w:rPr>
          <w:delText>check</w:delText>
        </w:r>
        <w:r w:rsidR="002E306E">
          <w:rPr>
            <w:rFonts w:ascii="Cambria" w:hAnsi="Cambria"/>
            <w:sz w:val="28"/>
            <w:szCs w:val="28"/>
          </w:rPr>
          <w:delText>ing</w:delText>
        </w:r>
        <w:r w:rsidR="009856B3">
          <w:rPr>
            <w:rFonts w:ascii="Cambria" w:hAnsi="Cambria"/>
            <w:sz w:val="28"/>
            <w:szCs w:val="28"/>
          </w:rPr>
          <w:delText xml:space="preserve"> the guards were still there</w:delText>
        </w:r>
      </w:del>
      <w:del w:id="12978" w:author="Claire S" w:date="2026-07-28T10:07:00Z" w16du:dateUtc="2026-07-28T09:07:00Z">
        <w:r w:rsidR="002E306E" w:rsidDel="00BD4097">
          <w:rPr>
            <w:rFonts w:ascii="Cambria" w:hAnsi="Cambria"/>
            <w:sz w:val="28"/>
            <w:szCs w:val="28"/>
          </w:rPr>
          <w:delText>. T</w:delText>
        </w:r>
      </w:del>
      <w:ins w:id="12979" w:author="Claire S" w:date="2026-07-28T10:07:00Z" w16du:dateUtc="2026-07-28T09:07:00Z">
        <w:r w:rsidR="00BD4097">
          <w:rPr>
            <w:rFonts w:ascii="Cambria" w:hAnsi="Cambria"/>
            <w:sz w:val="28"/>
            <w:szCs w:val="28"/>
          </w:rPr>
          <w:t xml:space="preserve"> t</w:t>
        </w:r>
      </w:ins>
      <w:r w:rsidR="00162286">
        <w:rPr>
          <w:rFonts w:ascii="Cambria" w:hAnsi="Cambria"/>
          <w:sz w:val="28"/>
          <w:szCs w:val="28"/>
        </w:rPr>
        <w:t>he</w:t>
      </w:r>
      <w:ins w:id="12980" w:author="Daisy Watt" w:date="2026-06-22T18:58:00Z" w16du:dateUtc="2026-06-22T16:58:00Z">
        <w:r w:rsidR="00DE77F2">
          <w:rPr>
            <w:rFonts w:ascii="Cambria" w:hAnsi="Cambria"/>
            <w:sz w:val="28"/>
            <w:szCs w:val="28"/>
          </w:rPr>
          <w:t xml:space="preserve"> guards </w:t>
        </w:r>
      </w:ins>
      <w:del w:id="12981" w:author="Daisy Watt" w:date="2026-06-22T18:58:00Z" w16du:dateUtc="2026-06-22T16:58:00Z">
        <w:r w:rsidR="00162286" w:rsidDel="00DE77F2">
          <w:rPr>
            <w:rFonts w:ascii="Cambria" w:hAnsi="Cambria"/>
            <w:sz w:val="28"/>
            <w:szCs w:val="28"/>
          </w:rPr>
          <w:delText>y</w:delText>
        </w:r>
        <w:r w:rsidR="00162286">
          <w:rPr>
            <w:rFonts w:ascii="Cambria" w:hAnsi="Cambria"/>
            <w:sz w:val="28"/>
            <w:szCs w:val="28"/>
          </w:rPr>
          <w:delText xml:space="preserve"> </w:delText>
        </w:r>
      </w:del>
      <w:r w:rsidR="00162286">
        <w:rPr>
          <w:rFonts w:ascii="Cambria" w:hAnsi="Cambria"/>
          <w:sz w:val="28"/>
          <w:szCs w:val="28"/>
        </w:rPr>
        <w:t>were</w:t>
      </w:r>
      <w:ins w:id="12982" w:author="Daisy Watt" w:date="2026-06-22T18:58:00Z" w16du:dateUtc="2026-06-22T16:58:00Z">
        <w:r w:rsidR="00DE77F2">
          <w:rPr>
            <w:rFonts w:ascii="Cambria" w:hAnsi="Cambria"/>
            <w:sz w:val="28"/>
            <w:szCs w:val="28"/>
          </w:rPr>
          <w:t xml:space="preserve"> still there</w:t>
        </w:r>
      </w:ins>
      <w:r w:rsidR="00162286">
        <w:rPr>
          <w:rFonts w:ascii="Cambria" w:hAnsi="Cambria"/>
          <w:sz w:val="28"/>
          <w:szCs w:val="28"/>
        </w:rPr>
        <w:t xml:space="preserve">, thank God </w:t>
      </w:r>
      <w:r w:rsidR="007E5EA6">
        <w:rPr>
          <w:rFonts w:ascii="Cambria" w:hAnsi="Cambria"/>
          <w:sz w:val="28"/>
          <w:szCs w:val="28"/>
        </w:rPr>
        <w:t>–</w:t>
      </w:r>
      <w:r w:rsidR="009A0135">
        <w:rPr>
          <w:rFonts w:ascii="Cambria" w:hAnsi="Cambria"/>
          <w:sz w:val="28"/>
          <w:szCs w:val="28"/>
        </w:rPr>
        <w:t xml:space="preserve"> </w:t>
      </w:r>
      <w:r w:rsidR="007E5EA6">
        <w:rPr>
          <w:rFonts w:ascii="Cambria" w:hAnsi="Cambria"/>
          <w:sz w:val="28"/>
          <w:szCs w:val="28"/>
        </w:rPr>
        <w:t xml:space="preserve">but as she went back to bed, she </w:t>
      </w:r>
      <w:r w:rsidR="009856B3">
        <w:rPr>
          <w:rFonts w:ascii="Cambria" w:hAnsi="Cambria"/>
          <w:sz w:val="28"/>
          <w:szCs w:val="28"/>
        </w:rPr>
        <w:t>realised what</w:t>
      </w:r>
      <w:r w:rsidR="005A74C1">
        <w:rPr>
          <w:rFonts w:ascii="Cambria" w:hAnsi="Cambria"/>
          <w:sz w:val="28"/>
          <w:szCs w:val="28"/>
        </w:rPr>
        <w:t xml:space="preserve"> had been bothering her</w:t>
      </w:r>
      <w:r w:rsidR="000A5B1B">
        <w:rPr>
          <w:rFonts w:ascii="Cambria" w:hAnsi="Cambria"/>
          <w:sz w:val="28"/>
          <w:szCs w:val="28"/>
        </w:rPr>
        <w:t xml:space="preserve"> earlier</w:t>
      </w:r>
      <w:r w:rsidR="009856B3">
        <w:rPr>
          <w:rFonts w:ascii="Cambria" w:hAnsi="Cambria"/>
          <w:sz w:val="28"/>
          <w:szCs w:val="28"/>
        </w:rPr>
        <w:t xml:space="preserve">: </w:t>
      </w:r>
    </w:p>
    <w:p w14:paraId="3F45B675" w14:textId="591F7296" w:rsidR="00433D3B" w:rsidRPr="00043529" w:rsidRDefault="009856B3" w:rsidP="00C071A1">
      <w:pPr>
        <w:spacing w:line="360" w:lineRule="auto"/>
        <w:ind w:firstLine="720"/>
        <w:contextualSpacing/>
        <w:rPr>
          <w:rFonts w:ascii="Cambria" w:hAnsi="Cambria"/>
          <w:sz w:val="28"/>
          <w:szCs w:val="28"/>
        </w:rPr>
      </w:pPr>
      <w:r>
        <w:rPr>
          <w:rFonts w:ascii="Cambria" w:hAnsi="Cambria"/>
          <w:sz w:val="28"/>
          <w:szCs w:val="28"/>
        </w:rPr>
        <w:t xml:space="preserve">How the hell had Jackson </w:t>
      </w:r>
      <w:r w:rsidR="00BB4005">
        <w:rPr>
          <w:rFonts w:ascii="Cambria" w:hAnsi="Cambria"/>
          <w:sz w:val="28"/>
          <w:szCs w:val="28"/>
        </w:rPr>
        <w:t xml:space="preserve">got past her </w:t>
      </w:r>
      <w:r w:rsidR="00FC23D1">
        <w:rPr>
          <w:rFonts w:ascii="Cambria" w:hAnsi="Cambria"/>
          <w:sz w:val="28"/>
          <w:szCs w:val="28"/>
        </w:rPr>
        <w:t xml:space="preserve">electric </w:t>
      </w:r>
      <w:r w:rsidR="00BB4005">
        <w:rPr>
          <w:rFonts w:ascii="Cambria" w:hAnsi="Cambria"/>
          <w:sz w:val="28"/>
          <w:szCs w:val="28"/>
        </w:rPr>
        <w:t>security gate</w:t>
      </w:r>
      <w:ins w:id="12983" w:author="Daisy Watt" w:date="2026-06-22T18:58:00Z" w16du:dateUtc="2026-06-22T16:58:00Z">
        <w:r w:rsidR="00DE77F2">
          <w:rPr>
            <w:rFonts w:ascii="Cambria" w:hAnsi="Cambria"/>
            <w:sz w:val="28"/>
            <w:szCs w:val="28"/>
          </w:rPr>
          <w:t>,</w:t>
        </w:r>
      </w:ins>
      <w:r>
        <w:rPr>
          <w:rFonts w:ascii="Cambria" w:hAnsi="Cambria"/>
          <w:sz w:val="28"/>
          <w:szCs w:val="28"/>
        </w:rPr>
        <w:t xml:space="preserve"> to be </w:t>
      </w:r>
      <w:r w:rsidR="005A74C1">
        <w:rPr>
          <w:rFonts w:ascii="Cambria" w:hAnsi="Cambria"/>
          <w:sz w:val="28"/>
          <w:szCs w:val="28"/>
        </w:rPr>
        <w:t xml:space="preserve">standing </w:t>
      </w:r>
      <w:r w:rsidR="0093214A">
        <w:rPr>
          <w:rFonts w:ascii="Cambria" w:hAnsi="Cambria"/>
          <w:sz w:val="28"/>
          <w:szCs w:val="28"/>
        </w:rPr>
        <w:t>in the porch</w:t>
      </w:r>
      <w:r>
        <w:rPr>
          <w:rFonts w:ascii="Cambria" w:hAnsi="Cambria"/>
          <w:sz w:val="28"/>
          <w:szCs w:val="28"/>
        </w:rPr>
        <w:t xml:space="preserve"> when she opened the door?</w:t>
      </w:r>
      <w:r w:rsidR="00BB4005">
        <w:rPr>
          <w:rFonts w:ascii="Cambria" w:hAnsi="Cambria"/>
          <w:sz w:val="28"/>
          <w:szCs w:val="28"/>
        </w:rPr>
        <w:t xml:space="preserve">  </w:t>
      </w:r>
    </w:p>
    <w:p w14:paraId="577DBF63" w14:textId="77777777" w:rsidR="00043529" w:rsidRDefault="00043529" w:rsidP="00266E8A">
      <w:pPr>
        <w:spacing w:line="360" w:lineRule="auto"/>
        <w:contextualSpacing/>
        <w:rPr>
          <w:rFonts w:ascii="Cambria" w:hAnsi="Cambria"/>
          <w:b/>
          <w:bCs/>
          <w:sz w:val="28"/>
          <w:szCs w:val="28"/>
        </w:rPr>
      </w:pPr>
    </w:p>
    <w:p w14:paraId="28696D6B" w14:textId="77777777" w:rsidR="00CB3734" w:rsidRDefault="00CB3734" w:rsidP="00266E8A">
      <w:pPr>
        <w:spacing w:line="360" w:lineRule="auto"/>
        <w:contextualSpacing/>
        <w:rPr>
          <w:rFonts w:ascii="Cambria" w:hAnsi="Cambria"/>
          <w:b/>
          <w:bCs/>
          <w:sz w:val="28"/>
          <w:szCs w:val="28"/>
        </w:rPr>
      </w:pPr>
    </w:p>
    <w:p w14:paraId="10896F3E" w14:textId="77777777" w:rsidR="00FC23D1" w:rsidRDefault="00FC23D1" w:rsidP="00266E8A">
      <w:pPr>
        <w:spacing w:line="360" w:lineRule="auto"/>
        <w:contextualSpacing/>
        <w:rPr>
          <w:rFonts w:ascii="Cambria" w:hAnsi="Cambria"/>
          <w:b/>
          <w:bCs/>
          <w:sz w:val="28"/>
          <w:szCs w:val="28"/>
        </w:rPr>
      </w:pPr>
    </w:p>
    <w:p w14:paraId="2330D243" w14:textId="77777777" w:rsidR="00FC23D1" w:rsidRDefault="00FC23D1" w:rsidP="00266E8A">
      <w:pPr>
        <w:spacing w:line="360" w:lineRule="auto"/>
        <w:contextualSpacing/>
        <w:rPr>
          <w:ins w:id="12984" w:author="Claire S" w:date="2026-06-08T16:12:00Z" w16du:dateUtc="2026-06-08T15:12:00Z"/>
          <w:rFonts w:ascii="Cambria" w:hAnsi="Cambria"/>
          <w:b/>
          <w:bCs/>
          <w:sz w:val="28"/>
          <w:szCs w:val="28"/>
        </w:rPr>
      </w:pPr>
    </w:p>
    <w:p w14:paraId="57450D14" w14:textId="77777777" w:rsidR="00F8633B" w:rsidRDefault="00F8633B" w:rsidP="00266E8A">
      <w:pPr>
        <w:spacing w:line="360" w:lineRule="auto"/>
        <w:contextualSpacing/>
        <w:rPr>
          <w:rFonts w:ascii="Cambria" w:hAnsi="Cambria"/>
          <w:b/>
          <w:bCs/>
          <w:sz w:val="28"/>
          <w:szCs w:val="28"/>
        </w:rPr>
      </w:pPr>
    </w:p>
    <w:p w14:paraId="12D2E19A" w14:textId="77777777" w:rsidR="001C7701" w:rsidDel="00BD4097" w:rsidRDefault="001C7701" w:rsidP="00097516">
      <w:pPr>
        <w:spacing w:line="360" w:lineRule="auto"/>
        <w:contextualSpacing/>
        <w:rPr>
          <w:del w:id="12985" w:author="Claire S" w:date="2026-06-04T14:53:00Z" w16du:dateUtc="2026-06-04T13:53:00Z"/>
          <w:rFonts w:ascii="Cambria" w:hAnsi="Cambria"/>
          <w:b/>
          <w:bCs/>
          <w:sz w:val="28"/>
          <w:szCs w:val="28"/>
        </w:rPr>
      </w:pPr>
    </w:p>
    <w:p w14:paraId="4762C7D5" w14:textId="77777777" w:rsidR="00BD4097" w:rsidRDefault="00BD4097" w:rsidP="00266E8A">
      <w:pPr>
        <w:spacing w:line="360" w:lineRule="auto"/>
        <w:contextualSpacing/>
        <w:rPr>
          <w:ins w:id="12986" w:author="Claire S" w:date="2026-07-28T10:07:00Z" w16du:dateUtc="2026-07-28T09:07:00Z"/>
          <w:rFonts w:ascii="Cambria" w:hAnsi="Cambria"/>
          <w:b/>
          <w:bCs/>
          <w:sz w:val="28"/>
          <w:szCs w:val="28"/>
        </w:rPr>
      </w:pPr>
    </w:p>
    <w:p w14:paraId="29906B61" w14:textId="77777777" w:rsidR="00BD4097" w:rsidRDefault="00BD4097" w:rsidP="00266E8A">
      <w:pPr>
        <w:spacing w:line="360" w:lineRule="auto"/>
        <w:contextualSpacing/>
        <w:rPr>
          <w:ins w:id="12987" w:author="Claire S" w:date="2026-07-28T10:07:00Z" w16du:dateUtc="2026-07-28T09:07:00Z"/>
          <w:rFonts w:ascii="Cambria" w:hAnsi="Cambria"/>
          <w:b/>
          <w:bCs/>
          <w:sz w:val="28"/>
          <w:szCs w:val="28"/>
        </w:rPr>
      </w:pPr>
    </w:p>
    <w:p w14:paraId="49C80850" w14:textId="77777777" w:rsidR="00BD4097" w:rsidRDefault="00BD4097" w:rsidP="00266E8A">
      <w:pPr>
        <w:spacing w:line="360" w:lineRule="auto"/>
        <w:contextualSpacing/>
        <w:rPr>
          <w:ins w:id="12988" w:author="Claire S" w:date="2026-07-28T10:07:00Z" w16du:dateUtc="2026-07-28T09:07:00Z"/>
          <w:rFonts w:ascii="Cambria" w:hAnsi="Cambria"/>
          <w:b/>
          <w:bCs/>
          <w:sz w:val="28"/>
          <w:szCs w:val="28"/>
        </w:rPr>
      </w:pPr>
    </w:p>
    <w:p w14:paraId="4551E28E" w14:textId="77777777" w:rsidR="00BD4097" w:rsidRDefault="00BD4097" w:rsidP="00266E8A">
      <w:pPr>
        <w:spacing w:line="360" w:lineRule="auto"/>
        <w:contextualSpacing/>
        <w:rPr>
          <w:ins w:id="12989" w:author="Claire S" w:date="2026-07-28T10:07:00Z" w16du:dateUtc="2026-07-28T09:07:00Z"/>
          <w:rFonts w:ascii="Cambria" w:hAnsi="Cambria"/>
          <w:b/>
          <w:bCs/>
          <w:sz w:val="28"/>
          <w:szCs w:val="28"/>
        </w:rPr>
      </w:pPr>
    </w:p>
    <w:p w14:paraId="701508D1" w14:textId="77777777" w:rsidR="00BD4097" w:rsidRDefault="00BD4097" w:rsidP="00266E8A">
      <w:pPr>
        <w:spacing w:line="360" w:lineRule="auto"/>
        <w:contextualSpacing/>
        <w:rPr>
          <w:ins w:id="12990" w:author="Claire S" w:date="2026-07-28T10:07:00Z" w16du:dateUtc="2026-07-28T09:07:00Z"/>
          <w:rFonts w:ascii="Cambria" w:hAnsi="Cambria"/>
          <w:b/>
          <w:bCs/>
          <w:sz w:val="28"/>
          <w:szCs w:val="28"/>
        </w:rPr>
      </w:pPr>
    </w:p>
    <w:p w14:paraId="7C754B15" w14:textId="77777777" w:rsidR="00BD4097" w:rsidRDefault="00BD4097" w:rsidP="00266E8A">
      <w:pPr>
        <w:spacing w:line="360" w:lineRule="auto"/>
        <w:contextualSpacing/>
        <w:rPr>
          <w:ins w:id="12991" w:author="Claire S" w:date="2026-07-28T10:07:00Z" w16du:dateUtc="2026-07-28T09:07:00Z"/>
          <w:rFonts w:ascii="Cambria" w:hAnsi="Cambria"/>
          <w:b/>
          <w:bCs/>
          <w:sz w:val="28"/>
          <w:szCs w:val="28"/>
        </w:rPr>
      </w:pPr>
    </w:p>
    <w:p w14:paraId="4CCD8374" w14:textId="77777777" w:rsidR="00BD4097" w:rsidRDefault="00BD4097" w:rsidP="00266E8A">
      <w:pPr>
        <w:spacing w:line="360" w:lineRule="auto"/>
        <w:contextualSpacing/>
        <w:rPr>
          <w:ins w:id="12992" w:author="Claire S" w:date="2026-07-28T10:07:00Z" w16du:dateUtc="2026-07-28T09:07:00Z"/>
          <w:rFonts w:ascii="Cambria" w:hAnsi="Cambria"/>
          <w:b/>
          <w:bCs/>
          <w:sz w:val="28"/>
          <w:szCs w:val="28"/>
        </w:rPr>
      </w:pPr>
    </w:p>
    <w:p w14:paraId="207DB091" w14:textId="77777777" w:rsidR="001C7701" w:rsidDel="00113C29" w:rsidRDefault="001C7701" w:rsidP="00266E8A">
      <w:pPr>
        <w:spacing w:line="360" w:lineRule="auto"/>
        <w:contextualSpacing/>
        <w:rPr>
          <w:del w:id="12993" w:author="Claire S" w:date="2026-06-04T14:53:00Z" w16du:dateUtc="2026-06-04T13:53:00Z"/>
          <w:rFonts w:ascii="Cambria" w:hAnsi="Cambria"/>
          <w:b/>
          <w:bCs/>
          <w:sz w:val="28"/>
          <w:szCs w:val="28"/>
        </w:rPr>
      </w:pPr>
    </w:p>
    <w:p w14:paraId="35253AB0" w14:textId="77777777" w:rsidR="001C7701" w:rsidDel="00113C29" w:rsidRDefault="001C7701" w:rsidP="00266E8A">
      <w:pPr>
        <w:spacing w:line="360" w:lineRule="auto"/>
        <w:contextualSpacing/>
        <w:rPr>
          <w:del w:id="12994" w:author="Claire S" w:date="2026-06-04T14:53:00Z" w16du:dateUtc="2026-06-04T13:53:00Z"/>
          <w:rFonts w:ascii="Cambria" w:hAnsi="Cambria"/>
          <w:b/>
          <w:bCs/>
          <w:sz w:val="28"/>
          <w:szCs w:val="28"/>
        </w:rPr>
      </w:pPr>
    </w:p>
    <w:p w14:paraId="02190D88" w14:textId="77777777" w:rsidR="001C7701" w:rsidDel="00113C29" w:rsidRDefault="001C7701" w:rsidP="00266E8A">
      <w:pPr>
        <w:spacing w:line="360" w:lineRule="auto"/>
        <w:contextualSpacing/>
        <w:rPr>
          <w:del w:id="12995" w:author="Claire S" w:date="2026-06-04T14:53:00Z" w16du:dateUtc="2026-06-04T13:53:00Z"/>
          <w:rFonts w:ascii="Cambria" w:hAnsi="Cambria"/>
          <w:b/>
          <w:bCs/>
          <w:sz w:val="28"/>
          <w:szCs w:val="28"/>
        </w:rPr>
      </w:pPr>
    </w:p>
    <w:p w14:paraId="1B50B180" w14:textId="77777777" w:rsidR="005B214D" w:rsidDel="00113C29" w:rsidRDefault="005B214D" w:rsidP="00266E8A">
      <w:pPr>
        <w:spacing w:line="360" w:lineRule="auto"/>
        <w:contextualSpacing/>
        <w:rPr>
          <w:del w:id="12996" w:author="Claire S" w:date="2026-06-04T14:53:00Z" w16du:dateUtc="2026-06-04T13:53:00Z"/>
          <w:rFonts w:ascii="Cambria" w:hAnsi="Cambria"/>
          <w:b/>
          <w:bCs/>
          <w:sz w:val="28"/>
          <w:szCs w:val="28"/>
        </w:rPr>
      </w:pPr>
    </w:p>
    <w:p w14:paraId="5FC02EDA" w14:textId="77777777" w:rsidR="00C071A1" w:rsidDel="00113C29" w:rsidRDefault="00C071A1" w:rsidP="00266E8A">
      <w:pPr>
        <w:spacing w:line="360" w:lineRule="auto"/>
        <w:contextualSpacing/>
        <w:rPr>
          <w:del w:id="12997" w:author="Claire S" w:date="2026-06-04T14:53:00Z" w16du:dateUtc="2026-06-04T13:53:00Z"/>
          <w:rFonts w:ascii="Cambria" w:hAnsi="Cambria"/>
          <w:b/>
          <w:bCs/>
          <w:sz w:val="28"/>
          <w:szCs w:val="28"/>
        </w:rPr>
      </w:pPr>
    </w:p>
    <w:p w14:paraId="1F1B4F57" w14:textId="77777777" w:rsidR="00C071A1" w:rsidDel="00051A93" w:rsidRDefault="00C071A1" w:rsidP="00266E8A">
      <w:pPr>
        <w:spacing w:line="360" w:lineRule="auto"/>
        <w:contextualSpacing/>
        <w:rPr>
          <w:del w:id="12998" w:author="Claire S" w:date="2026-05-27T15:31:00Z" w16du:dateUtc="2026-05-27T14:31:00Z"/>
          <w:rFonts w:ascii="Cambria" w:hAnsi="Cambria"/>
          <w:b/>
          <w:bCs/>
          <w:sz w:val="28"/>
          <w:szCs w:val="28"/>
        </w:rPr>
      </w:pPr>
    </w:p>
    <w:p w14:paraId="4D441B67" w14:textId="12DD31B7" w:rsidR="00C071A1" w:rsidDel="00051A93" w:rsidRDefault="00C071A1" w:rsidP="00266E8A">
      <w:pPr>
        <w:spacing w:line="360" w:lineRule="auto"/>
        <w:contextualSpacing/>
        <w:rPr>
          <w:del w:id="12999" w:author="Claire S" w:date="2026-05-27T15:31:00Z" w16du:dateUtc="2026-05-27T14:31:00Z"/>
          <w:rFonts w:ascii="Cambria" w:hAnsi="Cambria"/>
          <w:b/>
          <w:bCs/>
          <w:sz w:val="28"/>
          <w:szCs w:val="28"/>
        </w:rPr>
      </w:pPr>
    </w:p>
    <w:p w14:paraId="406084F2" w14:textId="77777777" w:rsidR="00C11FC9" w:rsidDel="00113C29" w:rsidRDefault="00C11FC9" w:rsidP="00266E8A">
      <w:pPr>
        <w:spacing w:line="360" w:lineRule="auto"/>
        <w:contextualSpacing/>
        <w:rPr>
          <w:del w:id="13000" w:author="Claire S" w:date="2026-06-04T14:53:00Z" w16du:dateUtc="2026-06-04T13:53:00Z"/>
          <w:rFonts w:ascii="Cambria" w:hAnsi="Cambria"/>
          <w:b/>
          <w:bCs/>
          <w:sz w:val="28"/>
          <w:szCs w:val="28"/>
        </w:rPr>
      </w:pPr>
    </w:p>
    <w:p w14:paraId="1FD3D96A" w14:textId="5908CC2F" w:rsidR="00CB3734" w:rsidDel="00A57C55" w:rsidRDefault="00A57C55">
      <w:pPr>
        <w:spacing w:line="360" w:lineRule="auto"/>
        <w:contextualSpacing/>
        <w:rPr>
          <w:del w:id="13001" w:author="Claire S" w:date="2026-05-18T18:21:00Z" w16du:dateUtc="2026-05-18T17:21:00Z"/>
          <w:rFonts w:ascii="Cambria" w:hAnsi="Cambria"/>
          <w:b/>
          <w:bCs/>
          <w:sz w:val="28"/>
          <w:szCs w:val="28"/>
        </w:rPr>
      </w:pPr>
      <w:ins w:id="13002" w:author="Claire S" w:date="2026-05-20T11:50:00Z" w16du:dateUtc="2026-05-20T10:50:00Z">
        <w:r>
          <w:rPr>
            <w:rFonts w:ascii="Cambria" w:hAnsi="Cambria"/>
            <w:b/>
            <w:bCs/>
            <w:sz w:val="28"/>
            <w:szCs w:val="28"/>
          </w:rPr>
          <w:t>CHAPTER 3</w:t>
        </w:r>
      </w:ins>
      <w:ins w:id="13003" w:author="Claire S" w:date="2026-07-28T10:07:00Z" w16du:dateUtc="2026-07-28T09:07:00Z">
        <w:r w:rsidR="00BD4097">
          <w:rPr>
            <w:rFonts w:ascii="Cambria" w:hAnsi="Cambria"/>
            <w:b/>
            <w:bCs/>
            <w:sz w:val="28"/>
            <w:szCs w:val="28"/>
          </w:rPr>
          <w:t>5</w:t>
        </w:r>
      </w:ins>
      <w:commentRangeStart w:id="13004"/>
      <w:del w:id="13005" w:author="Claire S" w:date="2026-05-18T18:21:00Z" w16du:dateUtc="2026-05-18T17:21:00Z">
        <w:r w:rsidR="00CB3734" w:rsidDel="00BF55BD">
          <w:rPr>
            <w:rFonts w:ascii="Cambria" w:hAnsi="Cambria"/>
            <w:b/>
            <w:bCs/>
            <w:sz w:val="28"/>
            <w:szCs w:val="28"/>
          </w:rPr>
          <w:delText xml:space="preserve">CHAPTER </w:delText>
        </w:r>
        <w:r w:rsidR="00FC23D1" w:rsidDel="00BF55BD">
          <w:rPr>
            <w:rFonts w:ascii="Cambria" w:hAnsi="Cambria"/>
            <w:b/>
            <w:bCs/>
            <w:sz w:val="28"/>
            <w:szCs w:val="28"/>
          </w:rPr>
          <w:delText>3</w:delText>
        </w:r>
        <w:r w:rsidR="00C071A1" w:rsidDel="00BF55BD">
          <w:rPr>
            <w:rFonts w:ascii="Cambria" w:hAnsi="Cambria"/>
            <w:b/>
            <w:bCs/>
            <w:sz w:val="28"/>
            <w:szCs w:val="28"/>
          </w:rPr>
          <w:delText>6</w:delText>
        </w:r>
        <w:commentRangeEnd w:id="13004"/>
        <w:r w:rsidR="005D61DF" w:rsidDel="00BF55BD">
          <w:rPr>
            <w:rStyle w:val="CommentReference"/>
            <w:rFonts w:ascii="Cambria" w:hAnsi="Cambria"/>
            <w:b/>
            <w:bCs/>
            <w:sz w:val="28"/>
            <w:szCs w:val="28"/>
          </w:rPr>
          <w:commentReference w:id="13004"/>
        </w:r>
      </w:del>
    </w:p>
    <w:p w14:paraId="500E480D" w14:textId="7B8384B2" w:rsidR="00A57C55" w:rsidRDefault="00A57C55" w:rsidP="00097516">
      <w:pPr>
        <w:spacing w:line="360" w:lineRule="auto"/>
        <w:contextualSpacing/>
        <w:rPr>
          <w:ins w:id="13006" w:author="Claire S" w:date="2026-05-20T11:50:00Z" w16du:dateUtc="2026-05-20T10:50:00Z"/>
          <w:rFonts w:ascii="Cambria" w:hAnsi="Cambria"/>
          <w:b/>
          <w:bCs/>
          <w:sz w:val="28"/>
          <w:szCs w:val="28"/>
        </w:rPr>
      </w:pPr>
    </w:p>
    <w:p w14:paraId="480FE636" w14:textId="3017C47D" w:rsidR="00A57C55" w:rsidRDefault="00231F07" w:rsidP="00097516">
      <w:pPr>
        <w:spacing w:line="360" w:lineRule="auto"/>
        <w:contextualSpacing/>
        <w:rPr>
          <w:ins w:id="13007" w:author="Claire S" w:date="2026-05-20T11:50:00Z" w16du:dateUtc="2026-05-20T10:50:00Z"/>
          <w:rFonts w:ascii="Cambria" w:hAnsi="Cambria"/>
          <w:b/>
          <w:bCs/>
          <w:sz w:val="28"/>
          <w:szCs w:val="28"/>
        </w:rPr>
      </w:pPr>
      <w:ins w:id="13008" w:author="Claire S" w:date="2026-08-04T12:10:00Z" w16du:dateUtc="2026-08-04T11:10:00Z">
        <w:r>
          <w:rPr>
            <w:rFonts w:ascii="Cambria" w:hAnsi="Cambria"/>
            <w:b/>
            <w:bCs/>
            <w:sz w:val="28"/>
            <w:szCs w:val="28"/>
          </w:rPr>
          <w:t xml:space="preserve">CLARA: </w:t>
        </w:r>
      </w:ins>
      <w:ins w:id="13009" w:author="Claire S" w:date="2026-05-20T11:50:00Z" w16du:dateUtc="2026-05-20T10:50:00Z">
        <w:r w:rsidR="00A57C55">
          <w:rPr>
            <w:rFonts w:ascii="Cambria" w:hAnsi="Cambria"/>
            <w:b/>
            <w:bCs/>
            <w:sz w:val="28"/>
            <w:szCs w:val="28"/>
          </w:rPr>
          <w:t xml:space="preserve">TUESDAY </w:t>
        </w:r>
        <w:del w:id="13010" w:author="Daisy Watt" w:date="2026-06-22T18:59:00Z" w16du:dateUtc="2026-06-22T16:59:00Z">
          <w:r w:rsidR="00A57C55">
            <w:rPr>
              <w:rFonts w:ascii="Cambria" w:hAnsi="Cambria"/>
              <w:b/>
              <w:bCs/>
              <w:sz w:val="28"/>
              <w:szCs w:val="28"/>
            </w:rPr>
            <w:delText>AM</w:delText>
          </w:r>
        </w:del>
      </w:ins>
      <w:ins w:id="13011" w:author="Daisy Watt" w:date="2026-06-22T18:59:00Z" w16du:dateUtc="2026-06-22T16:59:00Z">
        <w:r w:rsidR="003D73CE">
          <w:rPr>
            <w:rFonts w:ascii="Cambria" w:hAnsi="Cambria"/>
            <w:b/>
            <w:bCs/>
            <w:sz w:val="28"/>
            <w:szCs w:val="28"/>
          </w:rPr>
          <w:t>MORNING</w:t>
        </w:r>
      </w:ins>
      <w:ins w:id="13012" w:author="Claire S" w:date="2026-05-20T11:50:00Z" w16du:dateUtc="2026-05-20T10:50:00Z">
        <w:r w:rsidR="00A57C55">
          <w:rPr>
            <w:rFonts w:ascii="Cambria" w:hAnsi="Cambria"/>
            <w:b/>
            <w:bCs/>
            <w:sz w:val="28"/>
            <w:szCs w:val="28"/>
          </w:rPr>
          <w:t xml:space="preserve"> </w:t>
        </w:r>
      </w:ins>
    </w:p>
    <w:p w14:paraId="1DBC4F66" w14:textId="2790F919" w:rsidR="00A57C55" w:rsidRDefault="0031219D" w:rsidP="00097516">
      <w:pPr>
        <w:spacing w:line="360" w:lineRule="auto"/>
        <w:contextualSpacing/>
        <w:rPr>
          <w:ins w:id="13013" w:author="Claire S" w:date="2026-05-20T11:51:00Z" w16du:dateUtc="2026-05-20T10:51:00Z"/>
          <w:rFonts w:ascii="Cambria" w:hAnsi="Cambria"/>
          <w:sz w:val="28"/>
          <w:szCs w:val="28"/>
        </w:rPr>
      </w:pPr>
      <w:ins w:id="13014" w:author="Claire S" w:date="2026-05-21T11:24:00Z" w16du:dateUtc="2026-05-21T10:24:00Z">
        <w:r>
          <w:rPr>
            <w:rFonts w:ascii="Cambria" w:hAnsi="Cambria"/>
            <w:sz w:val="28"/>
            <w:szCs w:val="28"/>
          </w:rPr>
          <w:t>Walking into work, a</w:t>
        </w:r>
      </w:ins>
      <w:ins w:id="13015" w:author="Claire S" w:date="2026-05-20T12:02:00Z" w16du:dateUtc="2026-05-20T11:02:00Z">
        <w:r w:rsidR="00C04FD2">
          <w:rPr>
            <w:rFonts w:ascii="Cambria" w:hAnsi="Cambria"/>
            <w:sz w:val="28"/>
            <w:szCs w:val="28"/>
          </w:rPr>
          <w:t xml:space="preserve">lready tired from </w:t>
        </w:r>
      </w:ins>
      <w:ins w:id="13016" w:author="Claire S" w:date="2026-05-20T19:17:00Z" w16du:dateUtc="2026-05-20T18:17:00Z">
        <w:r w:rsidR="004C25DC">
          <w:rPr>
            <w:rFonts w:ascii="Cambria" w:hAnsi="Cambria"/>
            <w:sz w:val="28"/>
            <w:szCs w:val="28"/>
          </w:rPr>
          <w:t xml:space="preserve">yet </w:t>
        </w:r>
      </w:ins>
      <w:ins w:id="13017" w:author="Claire S" w:date="2026-05-20T12:02:00Z" w16du:dateUtc="2026-05-20T11:02:00Z">
        <w:r w:rsidR="00C04FD2">
          <w:rPr>
            <w:rFonts w:ascii="Cambria" w:hAnsi="Cambria"/>
            <w:sz w:val="28"/>
            <w:szCs w:val="28"/>
          </w:rPr>
          <w:t xml:space="preserve">another bad night, </w:t>
        </w:r>
      </w:ins>
      <w:ins w:id="13018" w:author="Claire S" w:date="2026-05-20T19:24:00Z" w16du:dateUtc="2026-05-20T18:24:00Z">
        <w:r w:rsidR="00784601">
          <w:rPr>
            <w:rFonts w:ascii="Cambria" w:hAnsi="Cambria"/>
            <w:sz w:val="28"/>
            <w:szCs w:val="28"/>
          </w:rPr>
          <w:t xml:space="preserve">Clara </w:t>
        </w:r>
      </w:ins>
      <w:ins w:id="13019" w:author="Claire S" w:date="2026-05-20T11:50:00Z" w16du:dateUtc="2026-05-20T10:50:00Z">
        <w:r w:rsidR="00D636C2">
          <w:rPr>
            <w:rFonts w:ascii="Cambria" w:hAnsi="Cambria"/>
            <w:sz w:val="28"/>
            <w:szCs w:val="28"/>
          </w:rPr>
          <w:t xml:space="preserve">went straight to </w:t>
        </w:r>
      </w:ins>
      <w:ins w:id="13020" w:author="Claire S" w:date="2026-05-20T19:18:00Z" w16du:dateUtc="2026-05-20T18:18:00Z">
        <w:r w:rsidR="004C25DC">
          <w:rPr>
            <w:rFonts w:ascii="Cambria" w:hAnsi="Cambria"/>
            <w:sz w:val="28"/>
            <w:szCs w:val="28"/>
          </w:rPr>
          <w:t>find</w:t>
        </w:r>
      </w:ins>
      <w:ins w:id="13021" w:author="Claire S" w:date="2026-05-20T11:50:00Z" w16du:dateUtc="2026-05-20T10:50:00Z">
        <w:r w:rsidR="00D636C2">
          <w:rPr>
            <w:rFonts w:ascii="Cambria" w:hAnsi="Cambria"/>
            <w:sz w:val="28"/>
            <w:szCs w:val="28"/>
          </w:rPr>
          <w:t xml:space="preserve"> Ishan</w:t>
        </w:r>
      </w:ins>
      <w:ins w:id="13022" w:author="Claire S" w:date="2026-05-20T19:18:00Z" w16du:dateUtc="2026-05-20T18:18:00Z">
        <w:r w:rsidR="004C25DC">
          <w:rPr>
            <w:rFonts w:ascii="Cambria" w:hAnsi="Cambria"/>
            <w:sz w:val="28"/>
            <w:szCs w:val="28"/>
          </w:rPr>
          <w:t xml:space="preserve">. </w:t>
        </w:r>
      </w:ins>
      <w:ins w:id="13023" w:author="Claire S" w:date="2026-05-20T19:24:00Z" w16du:dateUtc="2026-05-20T18:24:00Z">
        <w:r w:rsidR="00784601">
          <w:rPr>
            <w:rFonts w:ascii="Cambria" w:hAnsi="Cambria"/>
            <w:sz w:val="28"/>
            <w:szCs w:val="28"/>
          </w:rPr>
          <w:t xml:space="preserve">Sitting </w:t>
        </w:r>
      </w:ins>
      <w:ins w:id="13024" w:author="Claire S" w:date="2026-05-20T19:18:00Z" w16du:dateUtc="2026-05-20T18:18:00Z">
        <w:r w:rsidR="004C25DC">
          <w:rPr>
            <w:rFonts w:ascii="Cambria" w:hAnsi="Cambria"/>
            <w:sz w:val="28"/>
            <w:szCs w:val="28"/>
          </w:rPr>
          <w:t>at his desk</w:t>
        </w:r>
      </w:ins>
      <w:ins w:id="13025" w:author="Claire S" w:date="2026-05-20T11:50:00Z" w16du:dateUtc="2026-05-20T10:50:00Z">
        <w:r w:rsidR="00D636C2">
          <w:rPr>
            <w:rFonts w:ascii="Cambria" w:hAnsi="Cambria"/>
            <w:sz w:val="28"/>
            <w:szCs w:val="28"/>
          </w:rPr>
          <w:t xml:space="preserve"> outside S</w:t>
        </w:r>
      </w:ins>
      <w:ins w:id="13026" w:author="Claire S" w:date="2026-05-20T11:51:00Z" w16du:dateUtc="2026-05-20T10:51:00Z">
        <w:r w:rsidR="00D636C2">
          <w:rPr>
            <w:rFonts w:ascii="Cambria" w:hAnsi="Cambria"/>
            <w:sz w:val="28"/>
            <w:szCs w:val="28"/>
          </w:rPr>
          <w:t xml:space="preserve">avannah’s </w:t>
        </w:r>
      </w:ins>
      <w:ins w:id="13027" w:author="Claire S" w:date="2026-05-20T11:53:00Z" w16du:dateUtc="2026-05-20T10:53:00Z">
        <w:r w:rsidR="00F26BD3">
          <w:rPr>
            <w:rFonts w:ascii="Cambria" w:hAnsi="Cambria"/>
            <w:sz w:val="28"/>
            <w:szCs w:val="28"/>
          </w:rPr>
          <w:t xml:space="preserve">empty </w:t>
        </w:r>
      </w:ins>
      <w:ins w:id="13028" w:author="Claire S" w:date="2026-05-20T11:51:00Z" w16du:dateUtc="2026-05-20T10:51:00Z">
        <w:r w:rsidR="00D636C2">
          <w:rPr>
            <w:rFonts w:ascii="Cambria" w:hAnsi="Cambria"/>
            <w:sz w:val="28"/>
            <w:szCs w:val="28"/>
          </w:rPr>
          <w:t xml:space="preserve">office, </w:t>
        </w:r>
      </w:ins>
      <w:ins w:id="13029" w:author="Claire S" w:date="2026-05-20T19:24:00Z" w16du:dateUtc="2026-05-20T18:24:00Z">
        <w:r w:rsidR="00784601">
          <w:rPr>
            <w:rFonts w:ascii="Cambria" w:hAnsi="Cambria"/>
            <w:sz w:val="28"/>
            <w:szCs w:val="28"/>
          </w:rPr>
          <w:t xml:space="preserve">he </w:t>
        </w:r>
      </w:ins>
      <w:ins w:id="13030" w:author="Claire S" w:date="2026-05-22T14:52:00Z" w16du:dateUtc="2026-05-22T13:52:00Z">
        <w:r w:rsidR="00005DD1">
          <w:rPr>
            <w:rFonts w:ascii="Cambria" w:hAnsi="Cambria"/>
            <w:sz w:val="28"/>
            <w:szCs w:val="28"/>
          </w:rPr>
          <w:t xml:space="preserve">was </w:t>
        </w:r>
      </w:ins>
      <w:ins w:id="13031" w:author="Claire S" w:date="2026-05-20T11:51:00Z" w16du:dateUtc="2026-05-20T10:51:00Z">
        <w:r w:rsidR="00D636C2">
          <w:rPr>
            <w:rFonts w:ascii="Cambria" w:hAnsi="Cambria"/>
            <w:sz w:val="28"/>
            <w:szCs w:val="28"/>
          </w:rPr>
          <w:t>tapp</w:t>
        </w:r>
      </w:ins>
      <w:ins w:id="13032" w:author="Claire S" w:date="2026-05-22T14:52:00Z" w16du:dateUtc="2026-05-22T13:52:00Z">
        <w:r w:rsidR="00005DD1">
          <w:rPr>
            <w:rFonts w:ascii="Cambria" w:hAnsi="Cambria"/>
            <w:sz w:val="28"/>
            <w:szCs w:val="28"/>
          </w:rPr>
          <w:t>ing</w:t>
        </w:r>
      </w:ins>
      <w:ins w:id="13033" w:author="Claire S" w:date="2026-05-20T19:24:00Z" w16du:dateUtc="2026-05-20T18:24:00Z">
        <w:r w:rsidR="00784601">
          <w:rPr>
            <w:rFonts w:ascii="Cambria" w:hAnsi="Cambria"/>
            <w:sz w:val="28"/>
            <w:szCs w:val="28"/>
          </w:rPr>
          <w:t xml:space="preserve"> </w:t>
        </w:r>
      </w:ins>
      <w:ins w:id="13034" w:author="Claire S" w:date="2026-05-20T11:51:00Z" w16du:dateUtc="2026-05-20T10:51:00Z">
        <w:r w:rsidR="00D636C2">
          <w:rPr>
            <w:rFonts w:ascii="Cambria" w:hAnsi="Cambria"/>
            <w:sz w:val="28"/>
            <w:szCs w:val="28"/>
          </w:rPr>
          <w:t xml:space="preserve">away </w:t>
        </w:r>
      </w:ins>
      <w:ins w:id="13035" w:author="Claire S" w:date="2026-05-20T19:18:00Z" w16du:dateUtc="2026-05-20T18:18:00Z">
        <w:r w:rsidR="00722C00">
          <w:rPr>
            <w:rFonts w:ascii="Cambria" w:hAnsi="Cambria"/>
            <w:sz w:val="28"/>
            <w:szCs w:val="28"/>
          </w:rPr>
          <w:t>diligently</w:t>
        </w:r>
      </w:ins>
      <w:ins w:id="13036" w:author="Claire S" w:date="2026-05-20T20:21:00Z" w16du:dateUtc="2026-05-20T19:21:00Z">
        <w:r w:rsidR="00BC2B74">
          <w:rPr>
            <w:rFonts w:ascii="Cambria" w:hAnsi="Cambria"/>
            <w:sz w:val="28"/>
            <w:szCs w:val="28"/>
          </w:rPr>
          <w:t xml:space="preserve">, </w:t>
        </w:r>
      </w:ins>
      <w:ins w:id="13037" w:author="Claire S" w:date="2026-05-20T11:52:00Z" w16du:dateUtc="2026-05-20T10:52:00Z">
        <w:r w:rsidR="00D636C2">
          <w:rPr>
            <w:rFonts w:ascii="Cambria" w:hAnsi="Cambria"/>
            <w:sz w:val="28"/>
            <w:szCs w:val="28"/>
          </w:rPr>
          <w:t xml:space="preserve">his </w:t>
        </w:r>
      </w:ins>
      <w:ins w:id="13038" w:author="Claire S" w:date="2026-05-20T12:01:00Z" w16du:dateUtc="2026-05-20T11:01:00Z">
        <w:r w:rsidR="008F692D">
          <w:rPr>
            <w:rFonts w:ascii="Cambria" w:hAnsi="Cambria"/>
            <w:sz w:val="28"/>
            <w:szCs w:val="28"/>
          </w:rPr>
          <w:t xml:space="preserve">dark-framed </w:t>
        </w:r>
      </w:ins>
      <w:ins w:id="13039" w:author="Claire S" w:date="2026-05-20T11:52:00Z" w16du:dateUtc="2026-05-20T10:52:00Z">
        <w:r w:rsidR="00D636C2">
          <w:rPr>
            <w:rFonts w:ascii="Cambria" w:hAnsi="Cambria"/>
            <w:sz w:val="28"/>
            <w:szCs w:val="28"/>
          </w:rPr>
          <w:t>glasses</w:t>
        </w:r>
      </w:ins>
      <w:ins w:id="13040" w:author="Claire S" w:date="2026-05-22T14:52:00Z" w16du:dateUtc="2026-05-22T13:52:00Z">
        <w:r w:rsidR="00005DD1">
          <w:rPr>
            <w:rFonts w:ascii="Cambria" w:hAnsi="Cambria"/>
            <w:sz w:val="28"/>
            <w:szCs w:val="28"/>
          </w:rPr>
          <w:t xml:space="preserve"> taking up half his face</w:t>
        </w:r>
      </w:ins>
      <w:ins w:id="13041" w:author="Claire S" w:date="2026-05-21T17:51:00Z" w16du:dateUtc="2026-05-21T16:51:00Z">
        <w:r w:rsidR="009060E1">
          <w:rPr>
            <w:rFonts w:ascii="Cambria" w:hAnsi="Cambria"/>
            <w:sz w:val="28"/>
            <w:szCs w:val="28"/>
          </w:rPr>
          <w:t>.</w:t>
        </w:r>
      </w:ins>
    </w:p>
    <w:p w14:paraId="5DF44009" w14:textId="1D6EEAEE" w:rsidR="00D636C2" w:rsidRDefault="00D636C2" w:rsidP="00097516">
      <w:pPr>
        <w:spacing w:line="360" w:lineRule="auto"/>
        <w:contextualSpacing/>
        <w:rPr>
          <w:ins w:id="13042" w:author="Claire S" w:date="2026-05-20T11:52:00Z" w16du:dateUtc="2026-05-20T10:52:00Z"/>
          <w:rFonts w:ascii="Cambria" w:hAnsi="Cambria"/>
          <w:sz w:val="28"/>
          <w:szCs w:val="28"/>
        </w:rPr>
      </w:pPr>
      <w:ins w:id="13043" w:author="Claire S" w:date="2026-05-20T11:51:00Z" w16du:dateUtc="2026-05-20T10:51:00Z">
        <w:r>
          <w:rPr>
            <w:rFonts w:ascii="Cambria" w:hAnsi="Cambria"/>
            <w:sz w:val="28"/>
            <w:szCs w:val="28"/>
          </w:rPr>
          <w:tab/>
          <w:t xml:space="preserve">‘Have you heard from Violet?’ </w:t>
        </w:r>
      </w:ins>
      <w:ins w:id="13044" w:author="Claire S" w:date="2026-05-22T14:52:00Z" w16du:dateUtc="2026-05-22T13:52:00Z">
        <w:r w:rsidR="00005DD1">
          <w:rPr>
            <w:rFonts w:ascii="Cambria" w:hAnsi="Cambria"/>
            <w:sz w:val="28"/>
            <w:szCs w:val="28"/>
          </w:rPr>
          <w:t>Clara</w:t>
        </w:r>
      </w:ins>
      <w:ins w:id="13045" w:author="Claire S" w:date="2026-05-20T11:51:00Z" w16du:dateUtc="2026-05-20T10:51:00Z">
        <w:r>
          <w:rPr>
            <w:rFonts w:ascii="Cambria" w:hAnsi="Cambria"/>
            <w:sz w:val="28"/>
            <w:szCs w:val="28"/>
          </w:rPr>
          <w:t xml:space="preserve"> asked before he’d even looked up.</w:t>
        </w:r>
      </w:ins>
      <w:ins w:id="13046" w:author="Claire S" w:date="2026-05-20T11:52:00Z" w16du:dateUtc="2026-05-20T10:52:00Z">
        <w:r>
          <w:rPr>
            <w:rFonts w:ascii="Cambria" w:hAnsi="Cambria"/>
            <w:sz w:val="28"/>
            <w:szCs w:val="28"/>
          </w:rPr>
          <w:t xml:space="preserve"> ‘I’m really worried</w:t>
        </w:r>
      </w:ins>
      <w:ins w:id="13047" w:author="Daisy Watt" w:date="2026-06-22T19:38:00Z" w16du:dateUtc="2026-06-22T17:38:00Z">
        <w:r w:rsidR="0003702F">
          <w:rPr>
            <w:rFonts w:ascii="Cambria" w:hAnsi="Cambria"/>
            <w:sz w:val="28"/>
            <w:szCs w:val="28"/>
          </w:rPr>
          <w:t>.</w:t>
        </w:r>
      </w:ins>
      <w:ins w:id="13048" w:author="Claire S" w:date="2026-05-20T11:52:00Z" w16du:dateUtc="2026-05-20T10:52:00Z">
        <w:del w:id="13049" w:author="Daisy Watt" w:date="2026-06-22T19:38:00Z" w16du:dateUtc="2026-06-22T17:38:00Z">
          <w:r>
            <w:rPr>
              <w:rFonts w:ascii="Cambria" w:hAnsi="Cambria"/>
              <w:sz w:val="28"/>
              <w:szCs w:val="28"/>
            </w:rPr>
            <w:delText xml:space="preserve"> -</w:delText>
          </w:r>
        </w:del>
        <w:r>
          <w:rPr>
            <w:rFonts w:ascii="Cambria" w:hAnsi="Cambria"/>
            <w:sz w:val="28"/>
            <w:szCs w:val="28"/>
          </w:rPr>
          <w:t>’</w:t>
        </w:r>
      </w:ins>
    </w:p>
    <w:p w14:paraId="2EBB9A1F" w14:textId="12DEB616" w:rsidR="00D636C2" w:rsidRDefault="00D636C2" w:rsidP="00097516">
      <w:pPr>
        <w:spacing w:line="360" w:lineRule="auto"/>
        <w:contextualSpacing/>
        <w:rPr>
          <w:ins w:id="13050" w:author="Claire S" w:date="2026-05-20T11:53:00Z" w16du:dateUtc="2026-05-20T10:53:00Z"/>
          <w:rFonts w:ascii="Cambria" w:hAnsi="Cambria"/>
          <w:sz w:val="28"/>
          <w:szCs w:val="28"/>
        </w:rPr>
      </w:pPr>
      <w:ins w:id="13051" w:author="Claire S" w:date="2026-05-20T11:52:00Z" w16du:dateUtc="2026-05-20T10:52:00Z">
        <w:r>
          <w:rPr>
            <w:rFonts w:ascii="Cambria" w:hAnsi="Cambria"/>
            <w:sz w:val="28"/>
            <w:szCs w:val="28"/>
          </w:rPr>
          <w:tab/>
          <w:t>‘No</w:t>
        </w:r>
        <w:del w:id="13052" w:author="Daisy Watt" w:date="2026-06-22T19:38:00Z" w16du:dateUtc="2026-06-22T17:38:00Z">
          <w:r>
            <w:rPr>
              <w:rFonts w:ascii="Cambria" w:hAnsi="Cambria"/>
              <w:sz w:val="28"/>
              <w:szCs w:val="28"/>
            </w:rPr>
            <w:delText xml:space="preserve">?’ </w:delText>
          </w:r>
          <w:r w:rsidDel="0003702F">
            <w:rPr>
              <w:rFonts w:ascii="Cambria" w:hAnsi="Cambria"/>
              <w:sz w:val="28"/>
              <w:szCs w:val="28"/>
            </w:rPr>
            <w:delText>h</w:delText>
          </w:r>
        </w:del>
      </w:ins>
      <w:ins w:id="13053" w:author="Daisy Watt" w:date="2026-06-22T19:38:00Z" w16du:dateUtc="2026-06-22T17:38:00Z">
        <w:r w:rsidR="0003702F">
          <w:rPr>
            <w:rFonts w:ascii="Cambria" w:hAnsi="Cambria"/>
            <w:sz w:val="28"/>
            <w:szCs w:val="28"/>
          </w:rPr>
          <w:t>.’ H</w:t>
        </w:r>
      </w:ins>
      <w:ins w:id="13054" w:author="Claire S" w:date="2026-05-20T11:52:00Z" w16du:dateUtc="2026-05-20T10:52:00Z">
        <w:r>
          <w:rPr>
            <w:rFonts w:ascii="Cambria" w:hAnsi="Cambria"/>
            <w:sz w:val="28"/>
            <w:szCs w:val="28"/>
          </w:rPr>
          <w:t xml:space="preserve">e </w:t>
        </w:r>
      </w:ins>
      <w:ins w:id="13055" w:author="Claire S" w:date="2026-05-28T13:07:00Z" w16du:dateUtc="2026-05-28T12:07:00Z">
        <w:r w:rsidR="00793AD2">
          <w:rPr>
            <w:rFonts w:ascii="Cambria" w:hAnsi="Cambria"/>
            <w:sz w:val="28"/>
            <w:szCs w:val="28"/>
          </w:rPr>
          <w:t>shook his hea</w:t>
        </w:r>
      </w:ins>
      <w:ins w:id="13056" w:author="Claire S" w:date="2026-05-20T12:01:00Z" w16du:dateUtc="2026-05-20T11:01:00Z">
        <w:r w:rsidR="008F692D">
          <w:rPr>
            <w:rFonts w:ascii="Cambria" w:hAnsi="Cambria"/>
            <w:sz w:val="28"/>
            <w:szCs w:val="28"/>
          </w:rPr>
          <w:t>d</w:t>
        </w:r>
      </w:ins>
      <w:ins w:id="13057" w:author="Claire S" w:date="2026-05-20T11:52:00Z" w16du:dateUtc="2026-05-20T10:52:00Z">
        <w:r w:rsidR="003A7DD1">
          <w:rPr>
            <w:rFonts w:ascii="Cambria" w:hAnsi="Cambria"/>
            <w:sz w:val="28"/>
            <w:szCs w:val="28"/>
          </w:rPr>
          <w:t xml:space="preserve">. </w:t>
        </w:r>
      </w:ins>
      <w:ins w:id="13058" w:author="Claire S" w:date="2026-05-20T11:53:00Z" w16du:dateUtc="2026-05-20T10:53:00Z">
        <w:r w:rsidR="00F26BD3">
          <w:rPr>
            <w:rFonts w:ascii="Cambria" w:hAnsi="Cambria"/>
            <w:sz w:val="28"/>
            <w:szCs w:val="28"/>
          </w:rPr>
          <w:t xml:space="preserve">‘I texted her yesterday, but nothing yet. I imagine she’s not taking Dex’s death </w:t>
        </w:r>
      </w:ins>
      <w:ins w:id="13059" w:author="Claire S" w:date="2026-05-22T14:52:00Z" w16du:dateUtc="2026-05-22T13:52:00Z">
        <w:r w:rsidR="00E565FF">
          <w:rPr>
            <w:rFonts w:ascii="Cambria" w:hAnsi="Cambria"/>
            <w:sz w:val="28"/>
            <w:szCs w:val="28"/>
          </w:rPr>
          <w:t xml:space="preserve">at all </w:t>
        </w:r>
      </w:ins>
      <w:ins w:id="13060" w:author="Claire S" w:date="2026-05-20T11:53:00Z" w16du:dateUtc="2026-05-20T10:53:00Z">
        <w:r w:rsidR="00F26BD3">
          <w:rPr>
            <w:rFonts w:ascii="Cambria" w:hAnsi="Cambria"/>
            <w:sz w:val="28"/>
            <w:szCs w:val="28"/>
          </w:rPr>
          <w:t>well</w:t>
        </w:r>
      </w:ins>
      <w:ins w:id="13061" w:author="Daisy Watt" w:date="2026-06-22T19:39:00Z" w16du:dateUtc="2026-06-22T17:39:00Z">
        <w:r w:rsidR="00F231BE">
          <w:rPr>
            <w:rFonts w:ascii="Cambria" w:hAnsi="Cambria"/>
            <w:sz w:val="28"/>
            <w:szCs w:val="28"/>
          </w:rPr>
          <w:t>.</w:t>
        </w:r>
      </w:ins>
      <w:ins w:id="13062" w:author="Claire S" w:date="2026-05-20T11:53:00Z" w16du:dateUtc="2026-05-20T10:53:00Z">
        <w:del w:id="13063" w:author="Daisy Watt" w:date="2026-06-22T19:39:00Z" w16du:dateUtc="2026-06-22T17:39:00Z">
          <w:r w:rsidR="00F26BD3">
            <w:rPr>
              <w:rFonts w:ascii="Cambria" w:hAnsi="Cambria"/>
              <w:sz w:val="28"/>
              <w:szCs w:val="28"/>
            </w:rPr>
            <w:delText xml:space="preserve"> </w:delText>
          </w:r>
        </w:del>
      </w:ins>
      <w:ins w:id="13064" w:author="Claire S" w:date="2026-05-20T12:01:00Z" w16du:dateUtc="2026-05-20T11:01:00Z">
        <w:del w:id="13065" w:author="Daisy Watt" w:date="2026-06-22T19:39:00Z" w16du:dateUtc="2026-06-22T17:39:00Z">
          <w:r w:rsidR="008F692D">
            <w:rPr>
              <w:rFonts w:ascii="Cambria" w:hAnsi="Cambria"/>
              <w:sz w:val="28"/>
              <w:szCs w:val="28"/>
            </w:rPr>
            <w:delText>-</w:delText>
          </w:r>
        </w:del>
      </w:ins>
      <w:ins w:id="13066" w:author="Claire S" w:date="2026-05-20T11:53:00Z" w16du:dateUtc="2026-05-20T10:53:00Z">
        <w:r w:rsidR="00F26BD3">
          <w:rPr>
            <w:rFonts w:ascii="Cambria" w:hAnsi="Cambria"/>
            <w:sz w:val="28"/>
            <w:szCs w:val="28"/>
          </w:rPr>
          <w:t>’</w:t>
        </w:r>
      </w:ins>
    </w:p>
    <w:p w14:paraId="5B6B3FC0" w14:textId="0D3EE31C" w:rsidR="00F26BD3" w:rsidRDefault="00F26BD3" w:rsidP="00097516">
      <w:pPr>
        <w:spacing w:line="360" w:lineRule="auto"/>
        <w:contextualSpacing/>
        <w:rPr>
          <w:ins w:id="13067" w:author="Claire S" w:date="2026-05-20T11:54:00Z" w16du:dateUtc="2026-05-20T10:54:00Z"/>
          <w:rFonts w:ascii="Cambria" w:hAnsi="Cambria"/>
          <w:sz w:val="28"/>
          <w:szCs w:val="28"/>
        </w:rPr>
      </w:pPr>
      <w:ins w:id="13068" w:author="Claire S" w:date="2026-05-20T11:53:00Z" w16du:dateUtc="2026-05-20T10:53:00Z">
        <w:r>
          <w:rPr>
            <w:rFonts w:ascii="Cambria" w:hAnsi="Cambria"/>
            <w:sz w:val="28"/>
            <w:szCs w:val="28"/>
          </w:rPr>
          <w:tab/>
          <w:t>‘It’s worse than that</w:t>
        </w:r>
        <w:del w:id="13069" w:author="Daisy Watt" w:date="2026-06-22T19:39:00Z" w16du:dateUtc="2026-06-22T17:39:00Z">
          <w:r>
            <w:rPr>
              <w:rFonts w:ascii="Cambria" w:hAnsi="Cambria"/>
              <w:sz w:val="28"/>
              <w:szCs w:val="28"/>
            </w:rPr>
            <w:delText>,</w:delText>
          </w:r>
        </w:del>
      </w:ins>
      <w:ins w:id="13070" w:author="Daisy Watt" w:date="2026-06-22T19:39:00Z" w16du:dateUtc="2026-06-22T17:39:00Z">
        <w:r w:rsidR="008919F6">
          <w:rPr>
            <w:rFonts w:ascii="Cambria" w:hAnsi="Cambria"/>
            <w:sz w:val="28"/>
            <w:szCs w:val="28"/>
          </w:rPr>
          <w:t>.</w:t>
        </w:r>
      </w:ins>
      <w:ins w:id="13071" w:author="Claire S" w:date="2026-05-20T11:53:00Z" w16du:dateUtc="2026-05-20T10:53:00Z">
        <w:r>
          <w:rPr>
            <w:rFonts w:ascii="Cambria" w:hAnsi="Cambria"/>
            <w:sz w:val="28"/>
            <w:szCs w:val="28"/>
          </w:rPr>
          <w:t>’ Clara lean</w:t>
        </w:r>
      </w:ins>
      <w:ins w:id="13072" w:author="Daisy Watt" w:date="2026-06-16T17:35:00Z" w16du:dateUtc="2026-06-16T16:35:00Z">
        <w:r w:rsidR="00B50750">
          <w:rPr>
            <w:rFonts w:ascii="Cambria" w:hAnsi="Cambria"/>
            <w:sz w:val="28"/>
            <w:szCs w:val="28"/>
          </w:rPr>
          <w:t>ed</w:t>
        </w:r>
      </w:ins>
      <w:ins w:id="13073" w:author="Claire S" w:date="2026-05-20T11:53:00Z" w16du:dateUtc="2026-05-20T10:53:00Z">
        <w:del w:id="13074" w:author="Daisy Watt" w:date="2026-06-16T17:35:00Z" w16du:dateUtc="2026-06-16T16:35:00Z">
          <w:r w:rsidDel="00B50750">
            <w:rPr>
              <w:rFonts w:ascii="Cambria" w:hAnsi="Cambria"/>
              <w:sz w:val="28"/>
              <w:szCs w:val="28"/>
            </w:rPr>
            <w:delText>t</w:delText>
          </w:r>
        </w:del>
        <w:r>
          <w:rPr>
            <w:rFonts w:ascii="Cambria" w:hAnsi="Cambria"/>
            <w:sz w:val="28"/>
            <w:szCs w:val="28"/>
          </w:rPr>
          <w:t xml:space="preserve"> closer, aware of </w:t>
        </w:r>
      </w:ins>
      <w:ins w:id="13075" w:author="Claire S" w:date="2026-05-22T14:53:00Z" w16du:dateUtc="2026-05-22T13:53:00Z">
        <w:r w:rsidR="00E565FF">
          <w:rPr>
            <w:rFonts w:ascii="Cambria" w:hAnsi="Cambria"/>
            <w:sz w:val="28"/>
            <w:szCs w:val="28"/>
          </w:rPr>
          <w:t xml:space="preserve">the Comms team </w:t>
        </w:r>
      </w:ins>
      <w:ins w:id="13076" w:author="Claire S" w:date="2026-05-28T11:51:00Z" w16du:dateUtc="2026-05-28T10:51:00Z">
        <w:r w:rsidR="00A12F98">
          <w:rPr>
            <w:rFonts w:ascii="Cambria" w:hAnsi="Cambria"/>
            <w:sz w:val="28"/>
            <w:szCs w:val="28"/>
          </w:rPr>
          <w:t xml:space="preserve">arriving </w:t>
        </w:r>
      </w:ins>
      <w:ins w:id="13077" w:author="Claire S" w:date="2026-05-22T14:53:00Z" w16du:dateUtc="2026-05-22T13:53:00Z">
        <w:r w:rsidR="00E565FF">
          <w:rPr>
            <w:rFonts w:ascii="Cambria" w:hAnsi="Cambria"/>
            <w:sz w:val="28"/>
            <w:szCs w:val="28"/>
          </w:rPr>
          <w:t>around Ishan</w:t>
        </w:r>
      </w:ins>
      <w:ins w:id="13078" w:author="Claire S" w:date="2026-05-20T11:53:00Z" w16du:dateUtc="2026-05-20T10:53:00Z">
        <w:r>
          <w:rPr>
            <w:rFonts w:ascii="Cambria" w:hAnsi="Cambria"/>
            <w:sz w:val="28"/>
            <w:szCs w:val="28"/>
          </w:rPr>
          <w:t xml:space="preserve">. ‘I got a terrible call from </w:t>
        </w:r>
      </w:ins>
      <w:ins w:id="13079" w:author="Claire S" w:date="2026-05-20T11:54:00Z" w16du:dateUtc="2026-05-20T10:54:00Z">
        <w:r>
          <w:rPr>
            <w:rFonts w:ascii="Cambria" w:hAnsi="Cambria"/>
            <w:sz w:val="28"/>
            <w:szCs w:val="28"/>
          </w:rPr>
          <w:t xml:space="preserve">her last night. </w:t>
        </w:r>
      </w:ins>
      <w:ins w:id="13080" w:author="Claire S" w:date="2026-05-20T12:01:00Z" w16du:dateUtc="2026-05-20T11:01:00Z">
        <w:r w:rsidR="008F692D">
          <w:rPr>
            <w:rFonts w:ascii="Cambria" w:hAnsi="Cambria"/>
            <w:sz w:val="28"/>
            <w:szCs w:val="28"/>
          </w:rPr>
          <w:t>I could hardly hear her</w:t>
        </w:r>
      </w:ins>
      <w:ins w:id="13081" w:author="Claire S" w:date="2026-05-20T19:19:00Z" w16du:dateUtc="2026-05-20T18:19:00Z">
        <w:r w:rsidR="005D3A0C">
          <w:rPr>
            <w:rFonts w:ascii="Cambria" w:hAnsi="Cambria"/>
            <w:sz w:val="28"/>
            <w:szCs w:val="28"/>
          </w:rPr>
          <w:t>,</w:t>
        </w:r>
      </w:ins>
      <w:ins w:id="13082" w:author="Claire S" w:date="2026-05-20T12:01:00Z" w16du:dateUtc="2026-05-20T11:01:00Z">
        <w:r w:rsidR="008F692D">
          <w:rPr>
            <w:rFonts w:ascii="Cambria" w:hAnsi="Cambria"/>
            <w:sz w:val="28"/>
            <w:szCs w:val="28"/>
          </w:rPr>
          <w:t xml:space="preserve"> but s</w:t>
        </w:r>
      </w:ins>
      <w:ins w:id="13083" w:author="Claire S" w:date="2026-05-20T11:54:00Z" w16du:dateUtc="2026-05-20T10:54:00Z">
        <w:r w:rsidR="00C42311">
          <w:rPr>
            <w:rFonts w:ascii="Cambria" w:hAnsi="Cambria"/>
            <w:sz w:val="28"/>
            <w:szCs w:val="28"/>
          </w:rPr>
          <w:t>he was really distressed</w:t>
        </w:r>
      </w:ins>
      <w:ins w:id="13084" w:author="Claire S" w:date="2026-05-28T11:51:00Z" w16du:dateUtc="2026-05-28T10:51:00Z">
        <w:r w:rsidR="00F94976">
          <w:rPr>
            <w:rFonts w:ascii="Cambria" w:hAnsi="Cambria"/>
            <w:sz w:val="28"/>
            <w:szCs w:val="28"/>
          </w:rPr>
          <w:t xml:space="preserve">. </w:t>
        </w:r>
      </w:ins>
      <w:ins w:id="13085" w:author="Claire S" w:date="2026-05-20T11:55:00Z" w16du:dateUtc="2026-05-20T10:55:00Z">
        <w:r w:rsidR="00C42311">
          <w:rPr>
            <w:rFonts w:ascii="Cambria" w:hAnsi="Cambria"/>
            <w:sz w:val="28"/>
            <w:szCs w:val="28"/>
          </w:rPr>
          <w:t xml:space="preserve">I </w:t>
        </w:r>
      </w:ins>
      <w:ins w:id="13086" w:author="Claire S" w:date="2026-05-20T11:54:00Z" w16du:dateUtc="2026-05-20T10:54:00Z">
        <w:r w:rsidR="00C42311">
          <w:rPr>
            <w:rFonts w:ascii="Cambria" w:hAnsi="Cambria"/>
            <w:sz w:val="28"/>
            <w:szCs w:val="28"/>
          </w:rPr>
          <w:t>reported her missing</w:t>
        </w:r>
      </w:ins>
      <w:ins w:id="13087" w:author="Claire S" w:date="2026-05-20T12:01:00Z" w16du:dateUtc="2026-05-20T11:01:00Z">
        <w:r w:rsidR="008F692D">
          <w:rPr>
            <w:rFonts w:ascii="Cambria" w:hAnsi="Cambria"/>
            <w:sz w:val="28"/>
            <w:szCs w:val="28"/>
          </w:rPr>
          <w:t>,</w:t>
        </w:r>
      </w:ins>
      <w:ins w:id="13088" w:author="Claire S" w:date="2026-05-20T11:55:00Z" w16du:dateUtc="2026-05-20T10:55:00Z">
        <w:r w:rsidR="00C42311">
          <w:rPr>
            <w:rFonts w:ascii="Cambria" w:hAnsi="Cambria"/>
            <w:sz w:val="28"/>
            <w:szCs w:val="28"/>
          </w:rPr>
          <w:t xml:space="preserve"> but then</w:t>
        </w:r>
      </w:ins>
      <w:ins w:id="13089" w:author="Daisy Watt" w:date="2026-06-22T19:39:00Z" w16du:dateUtc="2026-06-22T17:39:00Z">
        <w:r w:rsidR="00411213">
          <w:rPr>
            <w:rFonts w:ascii="Cambria" w:hAnsi="Cambria"/>
            <w:sz w:val="28"/>
            <w:szCs w:val="28"/>
          </w:rPr>
          <w:t>—</w:t>
        </w:r>
      </w:ins>
      <w:ins w:id="13090" w:author="Claire S" w:date="2026-05-20T11:55:00Z" w16du:dateUtc="2026-05-20T10:55:00Z">
        <w:del w:id="13091" w:author="Daisy Watt" w:date="2026-06-22T19:39:00Z" w16du:dateUtc="2026-06-22T17:39:00Z">
          <w:r w:rsidR="00C42311">
            <w:rPr>
              <w:rFonts w:ascii="Cambria" w:hAnsi="Cambria"/>
              <w:sz w:val="28"/>
              <w:szCs w:val="28"/>
            </w:rPr>
            <w:delText xml:space="preserve"> -</w:delText>
          </w:r>
        </w:del>
      </w:ins>
      <w:ins w:id="13092" w:author="Claire S" w:date="2026-05-20T11:54:00Z" w16du:dateUtc="2026-05-20T10:54:00Z">
        <w:r w:rsidR="00C42311">
          <w:rPr>
            <w:rFonts w:ascii="Cambria" w:hAnsi="Cambria"/>
            <w:sz w:val="28"/>
            <w:szCs w:val="28"/>
          </w:rPr>
          <w:t>’</w:t>
        </w:r>
      </w:ins>
    </w:p>
    <w:p w14:paraId="2BEC2407" w14:textId="5DD11E47" w:rsidR="00C42311" w:rsidRDefault="00C42311" w:rsidP="00097516">
      <w:pPr>
        <w:spacing w:line="360" w:lineRule="auto"/>
        <w:contextualSpacing/>
        <w:rPr>
          <w:ins w:id="13093" w:author="Claire S" w:date="2026-05-20T11:54:00Z" w16du:dateUtc="2026-05-20T10:54:00Z"/>
          <w:rFonts w:ascii="Cambria" w:hAnsi="Cambria"/>
          <w:sz w:val="28"/>
          <w:szCs w:val="28"/>
        </w:rPr>
      </w:pPr>
      <w:ins w:id="13094" w:author="Claire S" w:date="2026-05-20T11:54:00Z" w16du:dateUtc="2026-05-20T10:54:00Z">
        <w:r>
          <w:rPr>
            <w:rFonts w:ascii="Cambria" w:hAnsi="Cambria"/>
            <w:sz w:val="28"/>
            <w:szCs w:val="28"/>
          </w:rPr>
          <w:tab/>
          <w:t xml:space="preserve">‘Missing?’ Ishan stood now, </w:t>
        </w:r>
      </w:ins>
      <w:ins w:id="13095" w:author="Claire S" w:date="2026-05-28T11:52:00Z" w16du:dateUtc="2026-05-28T10:52:00Z">
        <w:r w:rsidR="00F94976">
          <w:rPr>
            <w:rFonts w:ascii="Cambria" w:hAnsi="Cambria"/>
            <w:sz w:val="28"/>
            <w:szCs w:val="28"/>
          </w:rPr>
          <w:t>shocked</w:t>
        </w:r>
      </w:ins>
      <w:ins w:id="13096" w:author="Claire S" w:date="2026-05-20T11:54:00Z" w16du:dateUtc="2026-05-20T10:54:00Z">
        <w:r>
          <w:rPr>
            <w:rFonts w:ascii="Cambria" w:hAnsi="Cambria"/>
            <w:sz w:val="28"/>
            <w:szCs w:val="28"/>
          </w:rPr>
          <w:t>. ‘That sounds bad.’</w:t>
        </w:r>
      </w:ins>
    </w:p>
    <w:p w14:paraId="558678DA" w14:textId="7EF77151" w:rsidR="00C42311" w:rsidRDefault="00C42311" w:rsidP="00097516">
      <w:pPr>
        <w:spacing w:line="360" w:lineRule="auto"/>
        <w:contextualSpacing/>
        <w:rPr>
          <w:ins w:id="13097" w:author="Claire S" w:date="2026-05-20T11:55:00Z" w16du:dateUtc="2026-05-20T10:55:00Z"/>
          <w:rFonts w:ascii="Cambria" w:hAnsi="Cambria"/>
          <w:sz w:val="28"/>
          <w:szCs w:val="28"/>
        </w:rPr>
      </w:pPr>
      <w:ins w:id="13098" w:author="Claire S" w:date="2026-05-20T11:54:00Z" w16du:dateUtc="2026-05-20T10:54:00Z">
        <w:r>
          <w:rPr>
            <w:rFonts w:ascii="Cambria" w:hAnsi="Cambria"/>
            <w:sz w:val="28"/>
            <w:szCs w:val="28"/>
          </w:rPr>
          <w:tab/>
          <w:t>‘It doesn’t just</w:t>
        </w:r>
      </w:ins>
      <w:ins w:id="13099" w:author="Claire S" w:date="2026-05-20T11:55:00Z" w16du:dateUtc="2026-05-20T10:55:00Z">
        <w:r>
          <w:rPr>
            <w:rFonts w:ascii="Cambria" w:hAnsi="Cambria"/>
            <w:sz w:val="28"/>
            <w:szCs w:val="28"/>
          </w:rPr>
          <w:t xml:space="preserve"> </w:t>
        </w:r>
      </w:ins>
      <w:ins w:id="13100" w:author="Claire S" w:date="2026-05-20T11:54:00Z" w16du:dateUtc="2026-05-20T10:54:00Z">
        <w:r>
          <w:rPr>
            <w:rFonts w:ascii="Cambria" w:hAnsi="Cambria"/>
            <w:sz w:val="28"/>
            <w:szCs w:val="28"/>
          </w:rPr>
          <w:t xml:space="preserve">sound bad, Ishan, it </w:t>
        </w:r>
        <w:r w:rsidRPr="008F692D">
          <w:rPr>
            <w:rFonts w:ascii="Cambria" w:hAnsi="Cambria"/>
            <w:i/>
            <w:iCs/>
            <w:sz w:val="28"/>
            <w:szCs w:val="28"/>
            <w:rPrChange w:id="13101" w:author="Claire S" w:date="2026-05-20T12:02:00Z" w16du:dateUtc="2026-05-20T11:02:00Z">
              <w:rPr>
                <w:rFonts w:ascii="Cambria" w:hAnsi="Cambria"/>
                <w:sz w:val="28"/>
                <w:szCs w:val="28"/>
              </w:rPr>
            </w:rPrChange>
          </w:rPr>
          <w:t>is</w:t>
        </w:r>
        <w:r>
          <w:rPr>
            <w:rFonts w:ascii="Cambria" w:hAnsi="Cambria"/>
            <w:sz w:val="28"/>
            <w:szCs w:val="28"/>
          </w:rPr>
          <w:t xml:space="preserve"> bad. The police contacted me </w:t>
        </w:r>
      </w:ins>
      <w:ins w:id="13102" w:author="Claire S" w:date="2026-05-20T11:55:00Z" w16du:dateUtc="2026-05-20T10:55:00Z">
        <w:r>
          <w:rPr>
            <w:rFonts w:ascii="Cambria" w:hAnsi="Cambria"/>
            <w:sz w:val="28"/>
            <w:szCs w:val="28"/>
          </w:rPr>
          <w:t xml:space="preserve">to say </w:t>
        </w:r>
        <w:r w:rsidR="001B05C4">
          <w:rPr>
            <w:rFonts w:ascii="Cambria" w:hAnsi="Cambria"/>
            <w:sz w:val="28"/>
            <w:szCs w:val="28"/>
          </w:rPr>
          <w:t>a girl went over Beachy Head last night</w:t>
        </w:r>
      </w:ins>
      <w:ins w:id="13103" w:author="Daisy Watt" w:date="2026-06-22T19:39:00Z" w16du:dateUtc="2026-06-22T17:39:00Z">
        <w:r w:rsidR="004C0663">
          <w:rPr>
            <w:rFonts w:ascii="Cambria" w:hAnsi="Cambria"/>
            <w:sz w:val="28"/>
            <w:szCs w:val="28"/>
          </w:rPr>
          <w:t>.</w:t>
        </w:r>
      </w:ins>
      <w:ins w:id="13104" w:author="Claire S" w:date="2026-05-20T11:55:00Z" w16du:dateUtc="2026-05-20T10:55:00Z">
        <w:del w:id="13105" w:author="Daisy Watt" w:date="2026-06-22T19:39:00Z" w16du:dateUtc="2026-06-22T17:39:00Z">
          <w:r w:rsidR="001B05C4">
            <w:rPr>
              <w:rFonts w:ascii="Cambria" w:hAnsi="Cambria"/>
              <w:sz w:val="28"/>
              <w:szCs w:val="28"/>
            </w:rPr>
            <w:delText xml:space="preserve"> -</w:delText>
          </w:r>
        </w:del>
        <w:r w:rsidR="001B05C4">
          <w:rPr>
            <w:rFonts w:ascii="Cambria" w:hAnsi="Cambria"/>
            <w:sz w:val="28"/>
            <w:szCs w:val="28"/>
          </w:rPr>
          <w:t>’</w:t>
        </w:r>
      </w:ins>
    </w:p>
    <w:p w14:paraId="574016F5" w14:textId="3ED3704D" w:rsidR="00DF0904" w:rsidRDefault="001B05C4" w:rsidP="00097516">
      <w:pPr>
        <w:spacing w:line="360" w:lineRule="auto"/>
        <w:contextualSpacing/>
        <w:rPr>
          <w:ins w:id="13106" w:author="Claire S" w:date="2026-05-20T12:03:00Z" w16du:dateUtc="2026-05-20T11:03:00Z"/>
          <w:rFonts w:ascii="Cambria" w:hAnsi="Cambria"/>
          <w:sz w:val="28"/>
          <w:szCs w:val="28"/>
        </w:rPr>
      </w:pPr>
      <w:ins w:id="13107" w:author="Claire S" w:date="2026-05-20T11:55:00Z" w16du:dateUtc="2026-05-20T10:55:00Z">
        <w:r>
          <w:rPr>
            <w:rFonts w:ascii="Cambria" w:hAnsi="Cambria"/>
            <w:sz w:val="28"/>
            <w:szCs w:val="28"/>
          </w:rPr>
          <w:tab/>
          <w:t>‘</w:t>
        </w:r>
      </w:ins>
      <w:ins w:id="13108" w:author="Claire S" w:date="2026-05-21T17:52:00Z" w16du:dateUtc="2026-05-21T16:52:00Z">
        <w:r w:rsidR="00D01AF2">
          <w:rPr>
            <w:rFonts w:ascii="Cambria" w:hAnsi="Cambria"/>
            <w:sz w:val="28"/>
            <w:szCs w:val="28"/>
          </w:rPr>
          <w:t xml:space="preserve">Not Violet? </w:t>
        </w:r>
      </w:ins>
      <w:ins w:id="13109" w:author="Claire S" w:date="2026-05-20T11:55:00Z" w16du:dateUtc="2026-05-20T10:55:00Z">
        <w:r>
          <w:rPr>
            <w:rFonts w:ascii="Cambria" w:hAnsi="Cambria"/>
            <w:sz w:val="28"/>
            <w:szCs w:val="28"/>
          </w:rPr>
          <w:t>No way</w:t>
        </w:r>
      </w:ins>
      <w:ins w:id="13110" w:author="Claire S" w:date="2026-05-20T19:19:00Z" w16du:dateUtc="2026-05-20T18:19:00Z">
        <w:del w:id="13111" w:author="Daisy Watt" w:date="2026-06-22T19:39:00Z" w16du:dateUtc="2026-06-22T17:39:00Z">
          <w:r w:rsidR="00FE54E0">
            <w:rPr>
              <w:rFonts w:ascii="Cambria" w:hAnsi="Cambria"/>
              <w:sz w:val="28"/>
              <w:szCs w:val="28"/>
            </w:rPr>
            <w:delText>,</w:delText>
          </w:r>
        </w:del>
      </w:ins>
      <w:ins w:id="13112" w:author="Daisy Watt" w:date="2026-06-22T19:39:00Z" w16du:dateUtc="2026-06-22T17:39:00Z">
        <w:r w:rsidR="004C0663">
          <w:rPr>
            <w:rFonts w:ascii="Cambria" w:hAnsi="Cambria"/>
            <w:sz w:val="28"/>
            <w:szCs w:val="28"/>
          </w:rPr>
          <w:t>.</w:t>
        </w:r>
      </w:ins>
      <w:ins w:id="13113" w:author="Claire S" w:date="2026-05-20T11:55:00Z" w16du:dateUtc="2026-05-20T10:55:00Z">
        <w:r>
          <w:rPr>
            <w:rFonts w:ascii="Cambria" w:hAnsi="Cambria"/>
            <w:sz w:val="28"/>
            <w:szCs w:val="28"/>
          </w:rPr>
          <w:t>’ Ishan’s eyes were huge with panic</w:t>
        </w:r>
      </w:ins>
      <w:ins w:id="13114" w:author="Claire S" w:date="2026-05-21T17:52:00Z" w16du:dateUtc="2026-05-21T16:52:00Z">
        <w:r w:rsidR="00D01AF2">
          <w:rPr>
            <w:rFonts w:ascii="Cambria" w:hAnsi="Cambria"/>
            <w:sz w:val="28"/>
            <w:szCs w:val="28"/>
          </w:rPr>
          <w:t>,</w:t>
        </w:r>
      </w:ins>
      <w:ins w:id="13115" w:author="Claire S" w:date="2026-05-20T19:19:00Z" w16du:dateUtc="2026-05-20T18:19:00Z">
        <w:r w:rsidR="005D3A0C">
          <w:rPr>
            <w:rFonts w:ascii="Cambria" w:hAnsi="Cambria"/>
            <w:sz w:val="28"/>
            <w:szCs w:val="28"/>
          </w:rPr>
          <w:t xml:space="preserve"> which </w:t>
        </w:r>
      </w:ins>
      <w:ins w:id="13116" w:author="Claire S" w:date="2026-05-20T11:56:00Z" w16du:dateUtc="2026-05-20T10:56:00Z">
        <w:r w:rsidR="00ED1147">
          <w:rPr>
            <w:rFonts w:ascii="Cambria" w:hAnsi="Cambria"/>
            <w:sz w:val="28"/>
            <w:szCs w:val="28"/>
          </w:rPr>
          <w:t>irritated</w:t>
        </w:r>
      </w:ins>
      <w:ins w:id="13117" w:author="Claire S" w:date="2026-05-20T19:19:00Z" w16du:dateUtc="2026-05-20T18:19:00Z">
        <w:r w:rsidR="005D3A0C">
          <w:rPr>
            <w:rFonts w:ascii="Cambria" w:hAnsi="Cambria"/>
            <w:sz w:val="28"/>
            <w:szCs w:val="28"/>
          </w:rPr>
          <w:t xml:space="preserve"> Clara</w:t>
        </w:r>
      </w:ins>
      <w:ins w:id="13118" w:author="Claire S" w:date="2026-05-20T11:56:00Z" w16du:dateUtc="2026-05-20T10:56:00Z">
        <w:r w:rsidR="00ED1147">
          <w:rPr>
            <w:rFonts w:ascii="Cambria" w:hAnsi="Cambria"/>
            <w:sz w:val="28"/>
            <w:szCs w:val="28"/>
          </w:rPr>
          <w:t>. Typical ma</w:t>
        </w:r>
      </w:ins>
      <w:ins w:id="13119" w:author="Claire S" w:date="2026-05-20T19:19:00Z" w16du:dateUtc="2026-05-20T18:19:00Z">
        <w:r w:rsidR="00FE54E0">
          <w:rPr>
            <w:rFonts w:ascii="Cambria" w:hAnsi="Cambria"/>
            <w:sz w:val="28"/>
            <w:szCs w:val="28"/>
          </w:rPr>
          <w:t>le</w:t>
        </w:r>
      </w:ins>
      <w:ins w:id="13120" w:author="Claire S" w:date="2026-06-04T14:54:00Z" w16du:dateUtc="2026-06-04T13:54:00Z">
        <w:r w:rsidR="003168F9">
          <w:rPr>
            <w:rFonts w:ascii="Cambria" w:hAnsi="Cambria"/>
            <w:sz w:val="28"/>
            <w:szCs w:val="28"/>
          </w:rPr>
          <w:t xml:space="preserve">; she needed him to be </w:t>
        </w:r>
        <w:r w:rsidR="007012C5">
          <w:rPr>
            <w:rFonts w:ascii="Cambria" w:hAnsi="Cambria"/>
            <w:sz w:val="28"/>
            <w:szCs w:val="28"/>
          </w:rPr>
          <w:t>resourceful</w:t>
        </w:r>
      </w:ins>
      <w:ins w:id="13121" w:author="Daisy Watt" w:date="2026-06-22T19:39:00Z" w16du:dateUtc="2026-06-22T17:39:00Z">
        <w:r w:rsidR="00D01460">
          <w:rPr>
            <w:rFonts w:ascii="Cambria" w:hAnsi="Cambria"/>
            <w:sz w:val="28"/>
            <w:szCs w:val="28"/>
          </w:rPr>
          <w:t>,</w:t>
        </w:r>
      </w:ins>
      <w:ins w:id="13122" w:author="Claire S" w:date="2026-06-04T14:54:00Z" w16du:dateUtc="2026-06-04T13:54:00Z">
        <w:r w:rsidR="007012C5">
          <w:rPr>
            <w:rFonts w:ascii="Cambria" w:hAnsi="Cambria"/>
            <w:sz w:val="28"/>
            <w:szCs w:val="28"/>
          </w:rPr>
          <w:t xml:space="preserve"> now</w:t>
        </w:r>
      </w:ins>
      <w:ins w:id="13123" w:author="Claire S" w:date="2026-05-20T11:56:00Z" w16du:dateUtc="2026-05-20T10:56:00Z">
        <w:r w:rsidR="00ED1147">
          <w:rPr>
            <w:rFonts w:ascii="Cambria" w:hAnsi="Cambria"/>
            <w:sz w:val="28"/>
            <w:szCs w:val="28"/>
          </w:rPr>
          <w:t>.</w:t>
        </w:r>
      </w:ins>
      <w:ins w:id="13124" w:author="Claire S" w:date="2026-05-20T11:58:00Z" w16du:dateUtc="2026-05-20T10:58:00Z">
        <w:r w:rsidR="00DD453E">
          <w:rPr>
            <w:rFonts w:ascii="Cambria" w:hAnsi="Cambria"/>
            <w:sz w:val="28"/>
            <w:szCs w:val="28"/>
          </w:rPr>
          <w:t xml:space="preserve"> But he obviously had no more information</w:t>
        </w:r>
      </w:ins>
      <w:ins w:id="13125" w:author="Claire S" w:date="2026-05-20T12:03:00Z" w16du:dateUtc="2026-05-20T11:03:00Z">
        <w:r w:rsidR="00C04FD2">
          <w:rPr>
            <w:rFonts w:ascii="Cambria" w:hAnsi="Cambria"/>
            <w:sz w:val="28"/>
            <w:szCs w:val="28"/>
          </w:rPr>
          <w:t>,</w:t>
        </w:r>
      </w:ins>
      <w:ins w:id="13126" w:author="Claire S" w:date="2026-05-20T12:02:00Z" w16du:dateUtc="2026-05-20T11:02:00Z">
        <w:r w:rsidR="008F692D">
          <w:rPr>
            <w:rFonts w:ascii="Cambria" w:hAnsi="Cambria"/>
            <w:sz w:val="28"/>
            <w:szCs w:val="28"/>
          </w:rPr>
          <w:t xml:space="preserve"> so he was</w:t>
        </w:r>
      </w:ins>
      <w:ins w:id="13127" w:author="Daisy Watt" w:date="2026-06-22T19:39:00Z" w16du:dateUtc="2026-06-22T17:39:00Z">
        <w:r w:rsidR="008F692D">
          <w:rPr>
            <w:rFonts w:ascii="Cambria" w:hAnsi="Cambria"/>
            <w:sz w:val="28"/>
            <w:szCs w:val="28"/>
          </w:rPr>
          <w:t xml:space="preserve"> </w:t>
        </w:r>
        <w:r w:rsidR="00B43109">
          <w:rPr>
            <w:rFonts w:ascii="Cambria" w:hAnsi="Cambria"/>
            <w:sz w:val="28"/>
            <w:szCs w:val="28"/>
          </w:rPr>
          <w:t>of</w:t>
        </w:r>
      </w:ins>
      <w:ins w:id="13128" w:author="Claire S" w:date="2026-05-20T12:02:00Z" w16du:dateUtc="2026-05-20T11:02:00Z">
        <w:r w:rsidR="008F692D">
          <w:rPr>
            <w:rFonts w:ascii="Cambria" w:hAnsi="Cambria"/>
            <w:sz w:val="28"/>
            <w:szCs w:val="28"/>
          </w:rPr>
          <w:t xml:space="preserve"> no use to her</w:t>
        </w:r>
      </w:ins>
      <w:ins w:id="13129" w:author="Claire S" w:date="2026-05-20T11:58:00Z" w16du:dateUtc="2026-05-20T10:58:00Z">
        <w:r w:rsidR="00DD453E">
          <w:rPr>
            <w:rFonts w:ascii="Cambria" w:hAnsi="Cambria"/>
            <w:sz w:val="28"/>
            <w:szCs w:val="28"/>
          </w:rPr>
          <w:t>.</w:t>
        </w:r>
      </w:ins>
    </w:p>
    <w:p w14:paraId="1BD4A046" w14:textId="580CDA19" w:rsidR="00ED1147" w:rsidRDefault="00DF0904" w:rsidP="00097516">
      <w:pPr>
        <w:spacing w:line="360" w:lineRule="auto"/>
        <w:contextualSpacing/>
        <w:rPr>
          <w:ins w:id="13130" w:author="Claire S" w:date="2026-05-20T11:57:00Z" w16du:dateUtc="2026-05-20T10:57:00Z"/>
          <w:rFonts w:ascii="Cambria" w:hAnsi="Cambria"/>
          <w:sz w:val="28"/>
          <w:szCs w:val="28"/>
        </w:rPr>
      </w:pPr>
      <w:ins w:id="13131" w:author="Claire S" w:date="2026-05-20T12:03:00Z" w16du:dateUtc="2026-05-20T11:03:00Z">
        <w:r>
          <w:rPr>
            <w:rFonts w:ascii="Cambria" w:hAnsi="Cambria"/>
            <w:sz w:val="28"/>
            <w:szCs w:val="28"/>
          </w:rPr>
          <w:tab/>
          <w:t>‘</w:t>
        </w:r>
      </w:ins>
      <w:ins w:id="13132" w:author="Claire S" w:date="2026-06-04T14:54:00Z" w16du:dateUtc="2026-06-04T13:54:00Z">
        <w:r w:rsidR="007012C5">
          <w:rPr>
            <w:rFonts w:ascii="Cambria" w:hAnsi="Cambria"/>
            <w:sz w:val="28"/>
            <w:szCs w:val="28"/>
          </w:rPr>
          <w:t>Let’s pray it’s</w:t>
        </w:r>
      </w:ins>
      <w:ins w:id="13133" w:author="Claire S" w:date="2026-05-21T17:52:00Z" w16du:dateUtc="2026-05-21T16:52:00Z">
        <w:r w:rsidR="00D01AF2">
          <w:rPr>
            <w:rFonts w:ascii="Cambria" w:hAnsi="Cambria"/>
            <w:sz w:val="28"/>
            <w:szCs w:val="28"/>
          </w:rPr>
          <w:t xml:space="preserve"> not</w:t>
        </w:r>
      </w:ins>
      <w:ins w:id="13134" w:author="Claire S" w:date="2026-05-20T12:03:00Z" w16du:dateUtc="2026-05-20T11:03:00Z">
        <w:r>
          <w:rPr>
            <w:rFonts w:ascii="Cambria" w:hAnsi="Cambria"/>
            <w:sz w:val="28"/>
            <w:szCs w:val="28"/>
          </w:rPr>
          <w:t xml:space="preserve">.’ </w:t>
        </w:r>
      </w:ins>
      <w:ins w:id="13135" w:author="Claire S" w:date="2026-05-20T11:56:00Z" w16du:dateUtc="2026-05-20T10:56:00Z">
        <w:r w:rsidR="00ED1147">
          <w:rPr>
            <w:rFonts w:ascii="Cambria" w:hAnsi="Cambria"/>
            <w:sz w:val="28"/>
            <w:szCs w:val="28"/>
          </w:rPr>
          <w:t xml:space="preserve">She hurried </w:t>
        </w:r>
      </w:ins>
      <w:ins w:id="13136" w:author="Claire S" w:date="2026-05-20T12:04:00Z" w16du:dateUtc="2026-05-20T11:04:00Z">
        <w:r>
          <w:rPr>
            <w:rFonts w:ascii="Cambria" w:hAnsi="Cambria"/>
            <w:sz w:val="28"/>
            <w:szCs w:val="28"/>
          </w:rPr>
          <w:t>across the office t</w:t>
        </w:r>
      </w:ins>
      <w:ins w:id="13137" w:author="Claire S" w:date="2026-05-20T11:56:00Z" w16du:dateUtc="2026-05-20T10:56:00Z">
        <w:r w:rsidR="00ED1147">
          <w:rPr>
            <w:rFonts w:ascii="Cambria" w:hAnsi="Cambria"/>
            <w:sz w:val="28"/>
            <w:szCs w:val="28"/>
          </w:rPr>
          <w:t>o Violet’</w:t>
        </w:r>
      </w:ins>
      <w:ins w:id="13138" w:author="Claire S" w:date="2026-05-20T11:57:00Z" w16du:dateUtc="2026-05-20T10:57:00Z">
        <w:r w:rsidR="00ED1147">
          <w:rPr>
            <w:rFonts w:ascii="Cambria" w:hAnsi="Cambria"/>
            <w:sz w:val="28"/>
            <w:szCs w:val="28"/>
          </w:rPr>
          <w:t>s desk</w:t>
        </w:r>
        <w:del w:id="13139" w:author="Daisy Watt" w:date="2026-06-22T19:40:00Z" w16du:dateUtc="2026-06-22T17:40:00Z">
          <w:r w:rsidR="00ED1147">
            <w:rPr>
              <w:rFonts w:ascii="Cambria" w:hAnsi="Cambria"/>
              <w:sz w:val="28"/>
              <w:szCs w:val="28"/>
            </w:rPr>
            <w:delText>. May</w:delText>
          </w:r>
        </w:del>
      </w:ins>
      <w:ins w:id="13140" w:author="Claire S" w:date="2026-05-20T11:58:00Z" w16du:dateUtc="2026-05-20T10:58:00Z">
        <w:del w:id="13141" w:author="Daisy Watt" w:date="2026-06-22T19:40:00Z" w16du:dateUtc="2026-06-22T17:40:00Z">
          <w:r w:rsidR="00DD453E">
            <w:rPr>
              <w:rFonts w:ascii="Cambria" w:hAnsi="Cambria"/>
              <w:sz w:val="28"/>
              <w:szCs w:val="28"/>
            </w:rPr>
            <w:delText>b</w:delText>
          </w:r>
        </w:del>
      </w:ins>
      <w:ins w:id="13142" w:author="Claire S" w:date="2026-05-20T11:57:00Z" w16du:dateUtc="2026-05-20T10:57:00Z">
        <w:del w:id="13143" w:author="Daisy Watt" w:date="2026-06-22T19:40:00Z" w16du:dateUtc="2026-06-22T17:40:00Z">
          <w:r w:rsidR="00ED1147">
            <w:rPr>
              <w:rFonts w:ascii="Cambria" w:hAnsi="Cambria"/>
              <w:sz w:val="28"/>
              <w:szCs w:val="28"/>
            </w:rPr>
            <w:delText>e there would be some</w:delText>
          </w:r>
        </w:del>
      </w:ins>
      <w:ins w:id="13144" w:author="Daisy Watt" w:date="2026-06-22T19:40:00Z" w16du:dateUtc="2026-06-22T17:40:00Z">
        <w:r w:rsidR="00A4776C">
          <w:rPr>
            <w:rFonts w:ascii="Cambria" w:hAnsi="Cambria"/>
            <w:sz w:val="28"/>
            <w:szCs w:val="28"/>
          </w:rPr>
          <w:t>, to look for</w:t>
        </w:r>
      </w:ins>
      <w:ins w:id="13145" w:author="Claire S" w:date="2026-05-20T11:57:00Z" w16du:dateUtc="2026-05-20T10:57:00Z">
        <w:r w:rsidR="00ED1147">
          <w:rPr>
            <w:rFonts w:ascii="Cambria" w:hAnsi="Cambria"/>
            <w:sz w:val="28"/>
            <w:szCs w:val="28"/>
          </w:rPr>
          <w:t xml:space="preserve"> clue</w:t>
        </w:r>
      </w:ins>
      <w:ins w:id="13146" w:author="Claire S" w:date="2026-05-20T11:58:00Z" w16du:dateUtc="2026-05-20T10:58:00Z">
        <w:del w:id="13147" w:author="Daisy Watt" w:date="2026-06-22T19:40:00Z" w16du:dateUtc="2026-06-22T17:40:00Z">
          <w:r w:rsidR="00DD453E">
            <w:rPr>
              <w:rFonts w:ascii="Cambria" w:hAnsi="Cambria"/>
              <w:sz w:val="28"/>
              <w:szCs w:val="28"/>
            </w:rPr>
            <w:delText xml:space="preserve"> </w:delText>
          </w:r>
        </w:del>
      </w:ins>
      <w:ins w:id="13148" w:author="Daisy Watt" w:date="2026-06-22T19:40:00Z" w16du:dateUtc="2026-06-22T17:40:00Z">
        <w:r w:rsidR="00A4776C">
          <w:rPr>
            <w:rFonts w:ascii="Cambria" w:hAnsi="Cambria"/>
            <w:sz w:val="28"/>
            <w:szCs w:val="28"/>
          </w:rPr>
          <w:t>s</w:t>
        </w:r>
      </w:ins>
      <w:ins w:id="13149" w:author="Claire S" w:date="2026-05-20T11:58:00Z" w16du:dateUtc="2026-05-20T10:58:00Z">
        <w:del w:id="13150" w:author="Daisy Watt" w:date="2026-06-22T19:40:00Z" w16du:dateUtc="2026-06-22T17:40:00Z">
          <w:r w:rsidR="00DD453E" w:rsidDel="00A4776C">
            <w:rPr>
              <w:rFonts w:ascii="Cambria" w:hAnsi="Cambria"/>
              <w:sz w:val="28"/>
              <w:szCs w:val="28"/>
            </w:rPr>
            <w:delText>there</w:delText>
          </w:r>
        </w:del>
      </w:ins>
      <w:ins w:id="13151" w:author="Daisy Watt" w:date="2026-06-22T19:40:00Z" w16du:dateUtc="2026-06-22T17:40:00Z">
        <w:r w:rsidR="0059162E">
          <w:rPr>
            <w:rFonts w:ascii="Cambria" w:hAnsi="Cambria"/>
            <w:sz w:val="28"/>
            <w:szCs w:val="28"/>
          </w:rPr>
          <w:t>.</w:t>
        </w:r>
      </w:ins>
      <w:ins w:id="13152" w:author="Claire S" w:date="2026-05-20T11:58:00Z" w16du:dateUtc="2026-05-20T10:58:00Z">
        <w:del w:id="13153" w:author="Daisy Watt" w:date="2026-06-22T19:39:00Z" w16du:dateUtc="2026-06-22T17:39:00Z">
          <w:r w:rsidR="00DD453E">
            <w:rPr>
              <w:rFonts w:ascii="Cambria" w:hAnsi="Cambria"/>
              <w:sz w:val="28"/>
              <w:szCs w:val="28"/>
            </w:rPr>
            <w:delText xml:space="preserve"> -</w:delText>
          </w:r>
        </w:del>
      </w:ins>
      <w:ins w:id="13154" w:author="Claire S" w:date="2026-05-20T11:57:00Z" w16du:dateUtc="2026-05-20T10:57:00Z">
        <w:r w:rsidR="00ED1147">
          <w:rPr>
            <w:rFonts w:ascii="Cambria" w:hAnsi="Cambria"/>
            <w:sz w:val="28"/>
            <w:szCs w:val="28"/>
          </w:rPr>
          <w:t xml:space="preserve"> </w:t>
        </w:r>
      </w:ins>
    </w:p>
    <w:p w14:paraId="7E63B089" w14:textId="3C880365" w:rsidR="00ED1147" w:rsidRDefault="00ED1147" w:rsidP="00097516">
      <w:pPr>
        <w:spacing w:line="360" w:lineRule="auto"/>
        <w:contextualSpacing/>
        <w:rPr>
          <w:ins w:id="13155" w:author="Claire S" w:date="2026-05-20T11:57:00Z" w16du:dateUtc="2026-05-20T10:57:00Z"/>
          <w:rFonts w:ascii="Cambria" w:hAnsi="Cambria"/>
          <w:sz w:val="28"/>
          <w:szCs w:val="28"/>
        </w:rPr>
      </w:pPr>
      <w:ins w:id="13156" w:author="Claire S" w:date="2026-05-20T11:57:00Z" w16du:dateUtc="2026-05-20T10:57:00Z">
        <w:r>
          <w:rPr>
            <w:rFonts w:ascii="Cambria" w:hAnsi="Cambria"/>
            <w:sz w:val="28"/>
            <w:szCs w:val="28"/>
          </w:rPr>
          <w:tab/>
          <w:t xml:space="preserve">‘What are you doing?’ </w:t>
        </w:r>
      </w:ins>
      <w:ins w:id="13157" w:author="Claire S" w:date="2026-05-20T19:20:00Z" w16du:dateUtc="2026-05-20T18:20:00Z">
        <w:del w:id="13158" w:author="Daisy Watt" w:date="2026-06-22T19:40:00Z" w16du:dateUtc="2026-06-22T17:40:00Z">
          <w:r w:rsidR="00FE54E0" w:rsidDel="00A4776C">
            <w:rPr>
              <w:rFonts w:ascii="Cambria" w:hAnsi="Cambria"/>
              <w:sz w:val="28"/>
              <w:szCs w:val="28"/>
            </w:rPr>
            <w:delText>O</w:delText>
          </w:r>
        </w:del>
      </w:ins>
      <w:ins w:id="13159" w:author="Daisy Watt" w:date="2026-06-22T19:40:00Z" w16du:dateUtc="2026-06-22T17:40:00Z">
        <w:r w:rsidR="00A4776C">
          <w:rPr>
            <w:rFonts w:ascii="Cambria" w:hAnsi="Cambria"/>
            <w:sz w:val="28"/>
            <w:szCs w:val="28"/>
          </w:rPr>
          <w:t>o</w:t>
        </w:r>
      </w:ins>
      <w:ins w:id="13160" w:author="Claire S" w:date="2026-05-20T11:57:00Z" w16du:dateUtc="2026-05-20T10:57:00Z">
        <w:r>
          <w:rPr>
            <w:rFonts w:ascii="Cambria" w:hAnsi="Cambria"/>
            <w:sz w:val="28"/>
            <w:szCs w:val="28"/>
          </w:rPr>
          <w:t xml:space="preserve">ne of </w:t>
        </w:r>
      </w:ins>
      <w:ins w:id="13161" w:author="Claire S" w:date="2026-05-20T12:02:00Z" w16du:dateUtc="2026-05-20T11:02:00Z">
        <w:r w:rsidR="008F692D">
          <w:rPr>
            <w:rFonts w:ascii="Cambria" w:hAnsi="Cambria"/>
            <w:sz w:val="28"/>
            <w:szCs w:val="28"/>
          </w:rPr>
          <w:t>Violet’s</w:t>
        </w:r>
      </w:ins>
      <w:ins w:id="13162" w:author="Claire S" w:date="2026-05-20T11:57:00Z" w16du:dateUtc="2026-05-20T10:57:00Z">
        <w:r>
          <w:rPr>
            <w:rFonts w:ascii="Cambria" w:hAnsi="Cambria"/>
            <w:sz w:val="28"/>
            <w:szCs w:val="28"/>
          </w:rPr>
          <w:t xml:space="preserve"> posh </w:t>
        </w:r>
      </w:ins>
      <w:ins w:id="13163" w:author="Claire S" w:date="2026-05-20T12:02:00Z" w16du:dateUtc="2026-05-20T11:02:00Z">
        <w:r w:rsidR="008F692D">
          <w:rPr>
            <w:rFonts w:ascii="Cambria" w:hAnsi="Cambria"/>
            <w:sz w:val="28"/>
            <w:szCs w:val="28"/>
          </w:rPr>
          <w:t>neighbour</w:t>
        </w:r>
      </w:ins>
      <w:ins w:id="13164" w:author="Claire S" w:date="2026-05-20T11:57:00Z" w16du:dateUtc="2026-05-20T10:57:00Z">
        <w:r>
          <w:rPr>
            <w:rFonts w:ascii="Cambria" w:hAnsi="Cambria"/>
            <w:sz w:val="28"/>
            <w:szCs w:val="28"/>
          </w:rPr>
          <w:t>s asked</w:t>
        </w:r>
      </w:ins>
      <w:ins w:id="13165" w:author="Daisy Watt" w:date="2026-06-22T19:40:00Z" w16du:dateUtc="2026-06-22T17:40:00Z">
        <w:r w:rsidR="00373695">
          <w:rPr>
            <w:rFonts w:ascii="Cambria" w:hAnsi="Cambria"/>
            <w:sz w:val="28"/>
            <w:szCs w:val="28"/>
          </w:rPr>
          <w:t>,</w:t>
        </w:r>
      </w:ins>
      <w:ins w:id="13166" w:author="Claire S" w:date="2026-05-20T11:58:00Z" w16du:dateUtc="2026-05-20T10:58:00Z">
        <w:r w:rsidR="00DD453E">
          <w:rPr>
            <w:rFonts w:ascii="Cambria" w:hAnsi="Cambria"/>
            <w:sz w:val="28"/>
            <w:szCs w:val="28"/>
          </w:rPr>
          <w:t xml:space="preserve"> as </w:t>
        </w:r>
      </w:ins>
      <w:ins w:id="13167" w:author="Claire S" w:date="2026-05-20T19:20:00Z" w16du:dateUtc="2026-05-20T18:20:00Z">
        <w:r w:rsidR="00FE54E0">
          <w:rPr>
            <w:rFonts w:ascii="Cambria" w:hAnsi="Cambria"/>
            <w:sz w:val="28"/>
            <w:szCs w:val="28"/>
          </w:rPr>
          <w:t xml:space="preserve">Clara </w:t>
        </w:r>
      </w:ins>
      <w:ins w:id="13168" w:author="Claire S" w:date="2026-05-20T11:58:00Z" w16du:dateUtc="2026-05-20T10:58:00Z">
        <w:r w:rsidR="00DD453E" w:rsidRPr="00880FB6">
          <w:rPr>
            <w:rFonts w:ascii="Cambria" w:hAnsi="Cambria"/>
            <w:sz w:val="28"/>
            <w:szCs w:val="28"/>
          </w:rPr>
          <w:t xml:space="preserve">rummaged through </w:t>
        </w:r>
      </w:ins>
      <w:ins w:id="13169" w:author="Claire S" w:date="2026-07-28T10:12:00Z" w16du:dateUtc="2026-07-28T09:12:00Z">
        <w:r w:rsidR="00880FB6">
          <w:rPr>
            <w:rFonts w:ascii="Cambria" w:hAnsi="Cambria"/>
            <w:sz w:val="28"/>
            <w:szCs w:val="28"/>
          </w:rPr>
          <w:t xml:space="preserve">the top tier of </w:t>
        </w:r>
      </w:ins>
      <w:ins w:id="13170" w:author="Claire S" w:date="2026-05-20T19:20:00Z" w16du:dateUtc="2026-05-20T18:20:00Z">
        <w:r w:rsidR="00FE54E0" w:rsidRPr="00880FB6">
          <w:rPr>
            <w:rFonts w:ascii="Cambria" w:hAnsi="Cambria"/>
            <w:sz w:val="28"/>
            <w:szCs w:val="28"/>
          </w:rPr>
          <w:t>Violet’s</w:t>
        </w:r>
      </w:ins>
      <w:ins w:id="13171" w:author="Claire S" w:date="2026-05-20T11:58:00Z" w16du:dateUtc="2026-05-20T10:58:00Z">
        <w:r w:rsidR="00DD453E" w:rsidRPr="00880FB6">
          <w:rPr>
            <w:rFonts w:ascii="Cambria" w:hAnsi="Cambria"/>
            <w:sz w:val="28"/>
            <w:szCs w:val="28"/>
          </w:rPr>
          <w:t xml:space="preserve"> </w:t>
        </w:r>
      </w:ins>
      <w:ins w:id="13172" w:author="Claire S" w:date="2026-05-20T12:04:00Z" w16du:dateUtc="2026-05-20T11:04:00Z">
        <w:r w:rsidR="00DF0904" w:rsidRPr="00880FB6">
          <w:rPr>
            <w:rFonts w:ascii="Cambria" w:hAnsi="Cambria"/>
            <w:sz w:val="28"/>
            <w:szCs w:val="28"/>
          </w:rPr>
          <w:t>in-tray</w:t>
        </w:r>
      </w:ins>
      <w:ins w:id="13173" w:author="Claire S" w:date="2026-05-20T11:57:00Z" w16du:dateUtc="2026-05-20T10:57:00Z">
        <w:r w:rsidRPr="00880FB6">
          <w:rPr>
            <w:rFonts w:ascii="Cambria" w:hAnsi="Cambria"/>
            <w:sz w:val="28"/>
            <w:szCs w:val="28"/>
          </w:rPr>
          <w:t>.</w:t>
        </w:r>
        <w:r>
          <w:rPr>
            <w:rFonts w:ascii="Cambria" w:hAnsi="Cambria"/>
            <w:sz w:val="28"/>
            <w:szCs w:val="28"/>
          </w:rPr>
          <w:t xml:space="preserve"> ‘That’s Violet</w:t>
        </w:r>
      </w:ins>
      <w:ins w:id="13174" w:author="Claire S" w:date="2026-06-04T14:54:00Z" w16du:dateUtc="2026-06-04T13:54:00Z">
        <w:r w:rsidR="007012C5">
          <w:rPr>
            <w:rFonts w:ascii="Cambria" w:hAnsi="Cambria"/>
            <w:sz w:val="28"/>
            <w:szCs w:val="28"/>
          </w:rPr>
          <w:t xml:space="preserve"> and Dex</w:t>
        </w:r>
      </w:ins>
      <w:ins w:id="13175" w:author="Claire S" w:date="2026-05-20T11:57:00Z" w16du:dateUtc="2026-05-20T10:57:00Z">
        <w:r>
          <w:rPr>
            <w:rFonts w:ascii="Cambria" w:hAnsi="Cambria"/>
            <w:sz w:val="28"/>
            <w:szCs w:val="28"/>
          </w:rPr>
          <w:t>’s stuff.’</w:t>
        </w:r>
      </w:ins>
    </w:p>
    <w:p w14:paraId="4E9FC510" w14:textId="22F6F398" w:rsidR="00ED1147" w:rsidRDefault="00ED1147" w:rsidP="00097516">
      <w:pPr>
        <w:spacing w:line="360" w:lineRule="auto"/>
        <w:contextualSpacing/>
        <w:rPr>
          <w:ins w:id="13176" w:author="Claire S" w:date="2026-05-20T11:58:00Z" w16du:dateUtc="2026-05-20T10:58:00Z"/>
          <w:rFonts w:ascii="Cambria" w:hAnsi="Cambria"/>
          <w:sz w:val="28"/>
          <w:szCs w:val="28"/>
        </w:rPr>
      </w:pPr>
      <w:ins w:id="13177" w:author="Claire S" w:date="2026-05-20T11:57:00Z" w16du:dateUtc="2026-05-20T10:57:00Z">
        <w:r>
          <w:rPr>
            <w:rFonts w:ascii="Cambria" w:hAnsi="Cambria"/>
            <w:sz w:val="28"/>
            <w:szCs w:val="28"/>
          </w:rPr>
          <w:tab/>
          <w:t xml:space="preserve">‘I’m worried about her,’ Clara </w:t>
        </w:r>
      </w:ins>
      <w:ins w:id="13178" w:author="Claire S" w:date="2026-05-20T12:04:00Z" w16du:dateUtc="2026-05-20T11:04:00Z">
        <w:r w:rsidR="00DF0904">
          <w:rPr>
            <w:rFonts w:ascii="Cambria" w:hAnsi="Cambria"/>
            <w:sz w:val="28"/>
            <w:szCs w:val="28"/>
          </w:rPr>
          <w:t>said shortly</w:t>
        </w:r>
      </w:ins>
      <w:ins w:id="13179" w:author="Claire S" w:date="2026-05-20T11:57:00Z" w16du:dateUtc="2026-05-20T10:57:00Z">
        <w:r>
          <w:rPr>
            <w:rFonts w:ascii="Cambria" w:hAnsi="Cambria"/>
            <w:sz w:val="28"/>
            <w:szCs w:val="28"/>
          </w:rPr>
          <w:t xml:space="preserve">. </w:t>
        </w:r>
      </w:ins>
      <w:ins w:id="13180" w:author="Claire S" w:date="2026-07-28T10:12:00Z" w16du:dateUtc="2026-07-28T09:12:00Z">
        <w:r w:rsidR="009F0103">
          <w:rPr>
            <w:rFonts w:ascii="Cambria" w:hAnsi="Cambria"/>
            <w:sz w:val="28"/>
            <w:szCs w:val="28"/>
          </w:rPr>
          <w:t>Had</w:t>
        </w:r>
      </w:ins>
      <w:ins w:id="13181" w:author="Claire S" w:date="2026-05-20T11:57:00Z" w16du:dateUtc="2026-05-20T10:57:00Z">
        <w:r>
          <w:rPr>
            <w:rFonts w:ascii="Cambria" w:hAnsi="Cambria"/>
            <w:sz w:val="28"/>
            <w:szCs w:val="28"/>
          </w:rPr>
          <w:t xml:space="preserve"> this girl ever been</w:t>
        </w:r>
      </w:ins>
      <w:ins w:id="13182" w:author="Claire S" w:date="2026-05-20T12:04:00Z" w16du:dateUtc="2026-05-20T11:04:00Z">
        <w:r w:rsidR="00DF0904">
          <w:rPr>
            <w:rFonts w:ascii="Cambria" w:hAnsi="Cambria"/>
            <w:sz w:val="28"/>
            <w:szCs w:val="28"/>
          </w:rPr>
          <w:t xml:space="preserve"> at all</w:t>
        </w:r>
      </w:ins>
      <w:ins w:id="13183" w:author="Claire S" w:date="2026-05-20T11:57:00Z" w16du:dateUtc="2026-05-20T10:57:00Z">
        <w:r>
          <w:rPr>
            <w:rFonts w:ascii="Cambria" w:hAnsi="Cambria"/>
            <w:sz w:val="28"/>
            <w:szCs w:val="28"/>
          </w:rPr>
          <w:t xml:space="preserve"> concerned about Violet</w:t>
        </w:r>
      </w:ins>
      <w:ins w:id="13184" w:author="Claire S" w:date="2026-05-20T19:20:00Z" w16du:dateUtc="2026-05-20T18:20:00Z">
        <w:r w:rsidR="00FE54E0">
          <w:rPr>
            <w:rFonts w:ascii="Cambria" w:hAnsi="Cambria"/>
            <w:sz w:val="28"/>
            <w:szCs w:val="28"/>
          </w:rPr>
          <w:t>’s privacy or belongings</w:t>
        </w:r>
      </w:ins>
      <w:ins w:id="13185" w:author="Claire S" w:date="2026-05-20T11:57:00Z" w16du:dateUtc="2026-05-20T10:57:00Z">
        <w:r>
          <w:rPr>
            <w:rFonts w:ascii="Cambria" w:hAnsi="Cambria"/>
            <w:sz w:val="28"/>
            <w:szCs w:val="28"/>
          </w:rPr>
          <w:t xml:space="preserve"> before</w:t>
        </w:r>
      </w:ins>
      <w:ins w:id="13186" w:author="Claire S" w:date="2026-07-28T10:12:00Z" w16du:dateUtc="2026-07-28T09:12:00Z">
        <w:r w:rsidR="009F0103">
          <w:rPr>
            <w:rFonts w:ascii="Cambria" w:hAnsi="Cambria"/>
            <w:sz w:val="28"/>
            <w:szCs w:val="28"/>
          </w:rPr>
          <w:t>? Doubtful.</w:t>
        </w:r>
      </w:ins>
    </w:p>
    <w:p w14:paraId="10099628" w14:textId="66460943" w:rsidR="00DD453E" w:rsidRDefault="00DD453E" w:rsidP="00097516">
      <w:pPr>
        <w:spacing w:line="360" w:lineRule="auto"/>
        <w:contextualSpacing/>
        <w:rPr>
          <w:ins w:id="13187" w:author="Claire S" w:date="2026-05-20T11:58:00Z" w16du:dateUtc="2026-05-20T10:58:00Z"/>
          <w:rFonts w:ascii="Cambria" w:hAnsi="Cambria"/>
          <w:sz w:val="28"/>
          <w:szCs w:val="28"/>
        </w:rPr>
      </w:pPr>
      <w:ins w:id="13188" w:author="Claire S" w:date="2026-05-20T11:58:00Z" w16du:dateUtc="2026-05-20T10:58:00Z">
        <w:r>
          <w:rPr>
            <w:rFonts w:ascii="Cambria" w:hAnsi="Cambria"/>
            <w:sz w:val="28"/>
            <w:szCs w:val="28"/>
          </w:rPr>
          <w:tab/>
          <w:t xml:space="preserve">‘Because of the List?’ the girl breathed. </w:t>
        </w:r>
      </w:ins>
      <w:ins w:id="13189" w:author="Claire S" w:date="2026-05-20T12:04:00Z" w16du:dateUtc="2026-05-20T11:04:00Z">
        <w:r w:rsidR="00DF0904">
          <w:rPr>
            <w:rFonts w:ascii="Cambria" w:hAnsi="Cambria"/>
            <w:sz w:val="28"/>
            <w:szCs w:val="28"/>
          </w:rPr>
          <w:t>‘Is that why?’</w:t>
        </w:r>
      </w:ins>
    </w:p>
    <w:p w14:paraId="426AC86C" w14:textId="680D1FF3" w:rsidR="007012C5" w:rsidRDefault="00DD453E" w:rsidP="00097516">
      <w:pPr>
        <w:spacing w:line="360" w:lineRule="auto"/>
        <w:contextualSpacing/>
        <w:rPr>
          <w:ins w:id="13190" w:author="Claire S" w:date="2026-06-04T14:55:00Z" w16du:dateUtc="2026-06-04T13:55:00Z"/>
          <w:rFonts w:ascii="Cambria" w:hAnsi="Cambria"/>
          <w:sz w:val="28"/>
          <w:szCs w:val="28"/>
        </w:rPr>
      </w:pPr>
      <w:ins w:id="13191" w:author="Claire S" w:date="2026-05-20T11:58:00Z" w16du:dateUtc="2026-05-20T10:58:00Z">
        <w:r>
          <w:rPr>
            <w:rFonts w:ascii="Cambria" w:hAnsi="Cambria"/>
            <w:sz w:val="28"/>
            <w:szCs w:val="28"/>
          </w:rPr>
          <w:tab/>
          <w:t>‘Something like that</w:t>
        </w:r>
      </w:ins>
      <w:ins w:id="13192" w:author="Claire S" w:date="2026-05-20T19:20:00Z" w16du:dateUtc="2026-05-20T18:20:00Z">
        <w:r w:rsidR="00FE54E0">
          <w:rPr>
            <w:rFonts w:ascii="Cambria" w:hAnsi="Cambria"/>
            <w:sz w:val="28"/>
            <w:szCs w:val="28"/>
          </w:rPr>
          <w:t xml:space="preserve">.’ </w:t>
        </w:r>
      </w:ins>
      <w:ins w:id="13193" w:author="Claire S" w:date="2026-07-28T10:12:00Z" w16du:dateUtc="2026-07-28T09:12:00Z">
        <w:r w:rsidR="009F0103">
          <w:rPr>
            <w:rFonts w:ascii="Cambria" w:hAnsi="Cambria"/>
            <w:sz w:val="28"/>
            <w:szCs w:val="28"/>
          </w:rPr>
          <w:t xml:space="preserve">Clara saw </w:t>
        </w:r>
      </w:ins>
      <w:ins w:id="13194" w:author="Claire S" w:date="2026-07-28T10:13:00Z" w16du:dateUtc="2026-07-28T09:13:00Z">
        <w:r w:rsidR="009F0103">
          <w:rPr>
            <w:rFonts w:ascii="Cambria" w:hAnsi="Cambria"/>
            <w:sz w:val="28"/>
            <w:szCs w:val="28"/>
          </w:rPr>
          <w:t>a</w:t>
        </w:r>
      </w:ins>
      <w:ins w:id="13195" w:author="Claire S" w:date="2026-05-20T12:05:00Z" w16du:dateUtc="2026-05-20T11:05:00Z">
        <w:r w:rsidR="00DF0904">
          <w:rPr>
            <w:rFonts w:ascii="Cambria" w:hAnsi="Cambria"/>
            <w:sz w:val="28"/>
            <w:szCs w:val="28"/>
          </w:rPr>
          <w:t xml:space="preserve"> file marked </w:t>
        </w:r>
        <w:r w:rsidR="00DF0904" w:rsidRPr="00DC3267">
          <w:rPr>
            <w:rFonts w:ascii="Cambria" w:hAnsi="Cambria"/>
            <w:i/>
            <w:iCs/>
            <w:sz w:val="28"/>
            <w:szCs w:val="28"/>
            <w:rPrChange w:id="13196" w:author="Claire S" w:date="2026-05-27T15:31:00Z" w16du:dateUtc="2026-05-27T14:31:00Z">
              <w:rPr>
                <w:rFonts w:ascii="Cambria" w:hAnsi="Cambria"/>
                <w:sz w:val="28"/>
                <w:szCs w:val="28"/>
              </w:rPr>
            </w:rPrChange>
          </w:rPr>
          <w:t>Jackson Rayne</w:t>
        </w:r>
      </w:ins>
      <w:ins w:id="13197" w:author="Claire S" w:date="2026-06-04T14:55:00Z" w16du:dateUtc="2026-06-04T13:55:00Z">
        <w:r w:rsidR="007012C5">
          <w:rPr>
            <w:rFonts w:ascii="Cambria" w:hAnsi="Cambria"/>
            <w:sz w:val="28"/>
            <w:szCs w:val="28"/>
          </w:rPr>
          <w:t>;</w:t>
        </w:r>
      </w:ins>
      <w:ins w:id="13198" w:author="Claire S" w:date="2026-05-20T12:05:00Z" w16du:dateUtc="2026-05-20T11:05:00Z">
        <w:r w:rsidR="00DF0904">
          <w:rPr>
            <w:rFonts w:ascii="Cambria" w:hAnsi="Cambria"/>
            <w:sz w:val="28"/>
            <w:szCs w:val="28"/>
          </w:rPr>
          <w:t xml:space="preserve"> </w:t>
        </w:r>
      </w:ins>
      <w:ins w:id="13199" w:author="Claire S" w:date="2026-05-20T19:21:00Z" w16du:dateUtc="2026-05-20T18:21:00Z">
        <w:r w:rsidR="00FE54E0">
          <w:rPr>
            <w:rFonts w:ascii="Cambria" w:hAnsi="Cambria"/>
            <w:sz w:val="28"/>
            <w:szCs w:val="28"/>
          </w:rPr>
          <w:t>beneath it</w:t>
        </w:r>
      </w:ins>
      <w:ins w:id="13200" w:author="Claire S" w:date="2026-06-04T14:55:00Z" w16du:dateUtc="2026-06-04T13:55:00Z">
        <w:r w:rsidR="007012C5">
          <w:rPr>
            <w:rFonts w:ascii="Cambria" w:hAnsi="Cambria"/>
            <w:sz w:val="28"/>
            <w:szCs w:val="28"/>
          </w:rPr>
          <w:t>,</w:t>
        </w:r>
      </w:ins>
      <w:ins w:id="13201" w:author="Claire S" w:date="2026-05-20T19:21:00Z" w16du:dateUtc="2026-05-20T18:21:00Z">
        <w:r w:rsidR="00FE54E0">
          <w:rPr>
            <w:rFonts w:ascii="Cambria" w:hAnsi="Cambria"/>
            <w:sz w:val="28"/>
            <w:szCs w:val="28"/>
          </w:rPr>
          <w:t xml:space="preserve"> </w:t>
        </w:r>
      </w:ins>
      <w:ins w:id="13202" w:author="Claire S" w:date="2026-05-20T12:05:00Z" w16du:dateUtc="2026-05-20T11:05:00Z">
        <w:r w:rsidR="00DF0904">
          <w:rPr>
            <w:rFonts w:ascii="Cambria" w:hAnsi="Cambria"/>
            <w:sz w:val="28"/>
            <w:szCs w:val="28"/>
          </w:rPr>
          <w:t xml:space="preserve">another </w:t>
        </w:r>
      </w:ins>
      <w:ins w:id="13203" w:author="Claire S" w:date="2026-05-27T15:31:00Z" w16du:dateUtc="2026-05-27T14:31:00Z">
        <w:r w:rsidR="00DC3267">
          <w:rPr>
            <w:rFonts w:ascii="Cambria" w:hAnsi="Cambria"/>
            <w:sz w:val="28"/>
            <w:szCs w:val="28"/>
          </w:rPr>
          <w:t>few</w:t>
        </w:r>
      </w:ins>
      <w:ins w:id="13204" w:author="Daisy Watt" w:date="2026-06-22T19:41:00Z" w16du:dateUtc="2026-06-22T17:41:00Z">
        <w:r w:rsidR="00D10E55">
          <w:rPr>
            <w:rFonts w:ascii="Cambria" w:hAnsi="Cambria"/>
            <w:sz w:val="28"/>
            <w:szCs w:val="28"/>
          </w:rPr>
          <w:t>,</w:t>
        </w:r>
      </w:ins>
      <w:ins w:id="13205" w:author="Claire S" w:date="2026-05-20T12:05:00Z" w16du:dateUtc="2026-05-20T11:05:00Z">
        <w:r w:rsidR="00DF0904">
          <w:rPr>
            <w:rFonts w:ascii="Cambria" w:hAnsi="Cambria"/>
            <w:sz w:val="28"/>
            <w:szCs w:val="28"/>
          </w:rPr>
          <w:t xml:space="preserve"> </w:t>
        </w:r>
      </w:ins>
      <w:ins w:id="13206" w:author="Claire S" w:date="2026-07-28T10:13:00Z" w16du:dateUtc="2026-07-28T09:13:00Z">
        <w:r w:rsidR="009F0103">
          <w:rPr>
            <w:rFonts w:ascii="Cambria" w:hAnsi="Cambria"/>
            <w:sz w:val="28"/>
            <w:szCs w:val="28"/>
          </w:rPr>
          <w:t>labell</w:t>
        </w:r>
      </w:ins>
      <w:ins w:id="13207" w:author="Claire S" w:date="2026-06-04T14:55:00Z" w16du:dateUtc="2026-06-04T13:55:00Z">
        <w:r w:rsidR="007012C5">
          <w:rPr>
            <w:rFonts w:ascii="Cambria" w:hAnsi="Cambria"/>
            <w:sz w:val="28"/>
            <w:szCs w:val="28"/>
          </w:rPr>
          <w:t>ed with the names of</w:t>
        </w:r>
      </w:ins>
      <w:ins w:id="13208" w:author="Claire S" w:date="2026-05-20T12:05:00Z" w16du:dateUtc="2026-05-20T11:05:00Z">
        <w:r w:rsidR="00DF0904">
          <w:rPr>
            <w:rFonts w:ascii="Cambria" w:hAnsi="Cambria"/>
            <w:sz w:val="28"/>
            <w:szCs w:val="28"/>
          </w:rPr>
          <w:t xml:space="preserve"> </w:t>
        </w:r>
        <w:del w:id="13209" w:author="Daisy Watt" w:date="2026-06-22T19:41:00Z" w16du:dateUtc="2026-06-22T17:41:00Z">
          <w:r w:rsidR="00DF0904">
            <w:rPr>
              <w:rFonts w:ascii="Cambria" w:hAnsi="Cambria"/>
              <w:sz w:val="28"/>
              <w:szCs w:val="28"/>
            </w:rPr>
            <w:delText>various</w:delText>
          </w:r>
        </w:del>
      </w:ins>
      <w:ins w:id="13210" w:author="Daisy Watt" w:date="2026-06-22T19:41:00Z" w16du:dateUtc="2026-06-22T17:41:00Z">
        <w:r w:rsidR="003962E1">
          <w:rPr>
            <w:rFonts w:ascii="Cambria" w:hAnsi="Cambria"/>
            <w:sz w:val="28"/>
            <w:szCs w:val="28"/>
          </w:rPr>
          <w:t>some</w:t>
        </w:r>
      </w:ins>
      <w:ins w:id="13211" w:author="Claire S" w:date="2026-05-20T12:05:00Z" w16du:dateUtc="2026-05-20T11:05:00Z">
        <w:r w:rsidR="00DF0904">
          <w:rPr>
            <w:rFonts w:ascii="Cambria" w:hAnsi="Cambria"/>
            <w:sz w:val="28"/>
            <w:szCs w:val="28"/>
          </w:rPr>
          <w:t xml:space="preserve"> of Dex’s authors.  </w:t>
        </w:r>
      </w:ins>
    </w:p>
    <w:p w14:paraId="528A5B51" w14:textId="79412638" w:rsidR="007012C5" w:rsidRDefault="007012C5">
      <w:pPr>
        <w:spacing w:line="360" w:lineRule="auto"/>
        <w:ind w:firstLine="720"/>
        <w:contextualSpacing/>
        <w:rPr>
          <w:ins w:id="13212" w:author="Claire S" w:date="2026-06-04T14:55:00Z" w16du:dateUtc="2026-06-04T13:55:00Z"/>
          <w:rFonts w:ascii="Cambria" w:hAnsi="Cambria"/>
          <w:sz w:val="28"/>
          <w:szCs w:val="28"/>
        </w:rPr>
        <w:pPrChange w:id="13213" w:author="Claire S" w:date="2026-06-06T11:08:00Z" w16du:dateUtc="2026-06-06T10:08:00Z">
          <w:pPr>
            <w:spacing w:line="360" w:lineRule="auto"/>
            <w:contextualSpacing/>
          </w:pPr>
        </w:pPrChange>
      </w:pPr>
      <w:ins w:id="13214" w:author="Claire S" w:date="2026-06-04T14:55:00Z" w16du:dateUtc="2026-06-04T13:55:00Z">
        <w:r>
          <w:rPr>
            <w:rFonts w:ascii="Cambria" w:hAnsi="Cambria"/>
            <w:sz w:val="28"/>
            <w:szCs w:val="28"/>
          </w:rPr>
          <w:t xml:space="preserve">Keeping an eye out for any senior staff, Clara </w:t>
        </w:r>
      </w:ins>
      <w:ins w:id="13215" w:author="Claire S" w:date="2026-07-28T10:11:00Z" w16du:dateUtc="2026-07-28T09:11:00Z">
        <w:r w:rsidR="00880FB6" w:rsidRPr="00880FB6">
          <w:rPr>
            <w:rFonts w:ascii="Cambria" w:hAnsi="Cambria"/>
            <w:sz w:val="28"/>
            <w:szCs w:val="28"/>
            <w:rPrChange w:id="13216" w:author="Claire S" w:date="2026-07-28T10:12:00Z" w16du:dateUtc="2026-07-28T09:12:00Z">
              <w:rPr>
                <w:rFonts w:ascii="Cambria" w:hAnsi="Cambria"/>
                <w:sz w:val="28"/>
                <w:szCs w:val="28"/>
                <w:highlight w:val="green"/>
              </w:rPr>
            </w:rPrChange>
          </w:rPr>
          <w:t xml:space="preserve">dug </w:t>
        </w:r>
      </w:ins>
      <w:ins w:id="13217" w:author="Claire S" w:date="2026-05-20T12:05:00Z" w16du:dateUtc="2026-05-20T11:05:00Z">
        <w:r w:rsidR="00DF0904" w:rsidRPr="00880FB6">
          <w:rPr>
            <w:rFonts w:ascii="Cambria" w:hAnsi="Cambria"/>
            <w:sz w:val="28"/>
            <w:szCs w:val="28"/>
          </w:rPr>
          <w:t>around</w:t>
        </w:r>
      </w:ins>
      <w:ins w:id="13218" w:author="Claire S" w:date="2026-05-20T19:21:00Z" w16du:dateUtc="2026-05-20T18:21:00Z">
        <w:r w:rsidR="00FE54E0" w:rsidRPr="00880FB6">
          <w:rPr>
            <w:rFonts w:ascii="Cambria" w:hAnsi="Cambria"/>
            <w:sz w:val="28"/>
            <w:szCs w:val="28"/>
          </w:rPr>
          <w:t xml:space="preserve"> the lower tray</w:t>
        </w:r>
      </w:ins>
      <w:ins w:id="13219" w:author="Claire S" w:date="2026-07-28T10:13:00Z" w16du:dateUtc="2026-07-28T09:13:00Z">
        <w:r w:rsidR="009F0103">
          <w:rPr>
            <w:rFonts w:ascii="Cambria" w:hAnsi="Cambria"/>
            <w:sz w:val="28"/>
            <w:szCs w:val="28"/>
          </w:rPr>
          <w:t xml:space="preserve"> now until she came</w:t>
        </w:r>
      </w:ins>
      <w:ins w:id="13220" w:author="Claire S" w:date="2026-06-04T14:55:00Z" w16du:dateUtc="2026-06-04T13:55:00Z">
        <w:r>
          <w:rPr>
            <w:rFonts w:ascii="Cambria" w:hAnsi="Cambria"/>
            <w:sz w:val="28"/>
            <w:szCs w:val="28"/>
          </w:rPr>
          <w:t xml:space="preserve"> across</w:t>
        </w:r>
      </w:ins>
      <w:ins w:id="13221" w:author="Claire S" w:date="2026-05-20T11:58:00Z" w16du:dateUtc="2026-05-20T10:58:00Z">
        <w:r w:rsidR="00DD453E">
          <w:rPr>
            <w:rFonts w:ascii="Cambria" w:hAnsi="Cambria"/>
            <w:sz w:val="28"/>
            <w:szCs w:val="28"/>
          </w:rPr>
          <w:t xml:space="preserve"> a </w:t>
        </w:r>
      </w:ins>
      <w:ins w:id="13222" w:author="Claire S" w:date="2026-05-20T11:59:00Z" w16du:dateUtc="2026-05-20T10:59:00Z">
        <w:r w:rsidR="00DD453E">
          <w:rPr>
            <w:rFonts w:ascii="Cambria" w:hAnsi="Cambria"/>
            <w:sz w:val="28"/>
            <w:szCs w:val="28"/>
          </w:rPr>
          <w:t xml:space="preserve">set of </w:t>
        </w:r>
      </w:ins>
      <w:ins w:id="13223" w:author="Claire S" w:date="2026-06-04T14:55:00Z" w16du:dateUtc="2026-06-04T13:55:00Z">
        <w:r>
          <w:rPr>
            <w:rFonts w:ascii="Cambria" w:hAnsi="Cambria"/>
            <w:sz w:val="28"/>
            <w:szCs w:val="28"/>
          </w:rPr>
          <w:t xml:space="preserve">small </w:t>
        </w:r>
      </w:ins>
      <w:ins w:id="13224" w:author="Claire S" w:date="2026-05-20T11:59:00Z" w16du:dateUtc="2026-05-20T10:59:00Z">
        <w:r w:rsidR="00DD453E">
          <w:rPr>
            <w:rFonts w:ascii="Cambria" w:hAnsi="Cambria"/>
            <w:sz w:val="28"/>
            <w:szCs w:val="28"/>
          </w:rPr>
          <w:t>keys</w:t>
        </w:r>
      </w:ins>
      <w:ins w:id="13225" w:author="Claire S" w:date="2026-06-04T14:55:00Z" w16du:dateUtc="2026-06-04T13:55:00Z">
        <w:r>
          <w:rPr>
            <w:rFonts w:ascii="Cambria" w:hAnsi="Cambria"/>
            <w:sz w:val="28"/>
            <w:szCs w:val="28"/>
          </w:rPr>
          <w:t>,</w:t>
        </w:r>
      </w:ins>
      <w:ins w:id="13226" w:author="Claire S" w:date="2026-05-20T12:04:00Z" w16du:dateUtc="2026-05-20T11:04:00Z">
        <w:r w:rsidR="00DF0904">
          <w:rPr>
            <w:rFonts w:ascii="Cambria" w:hAnsi="Cambria"/>
            <w:sz w:val="28"/>
            <w:szCs w:val="28"/>
          </w:rPr>
          <w:t xml:space="preserve"> attached to a </w:t>
        </w:r>
      </w:ins>
      <w:ins w:id="13227" w:author="Claire S" w:date="2026-05-20T19:13:00Z" w16du:dateUtc="2026-05-20T18:13:00Z">
        <w:r w:rsidR="00DD47F3">
          <w:rPr>
            <w:rFonts w:ascii="Cambria" w:hAnsi="Cambria"/>
            <w:sz w:val="28"/>
            <w:szCs w:val="28"/>
          </w:rPr>
          <w:t xml:space="preserve">blue-haired </w:t>
        </w:r>
      </w:ins>
      <w:ins w:id="13228" w:author="Claire S" w:date="2026-05-20T12:04:00Z" w16du:dateUtc="2026-05-20T11:04:00Z">
        <w:r w:rsidR="00DF0904">
          <w:rPr>
            <w:rFonts w:ascii="Cambria" w:hAnsi="Cambria"/>
            <w:sz w:val="28"/>
            <w:szCs w:val="28"/>
          </w:rPr>
          <w:t>gonk</w:t>
        </w:r>
      </w:ins>
      <w:ins w:id="13229" w:author="Claire S" w:date="2026-05-21T17:52:00Z" w16du:dateUtc="2026-05-21T16:52:00Z">
        <w:r w:rsidR="00622ACA">
          <w:rPr>
            <w:rFonts w:ascii="Cambria" w:hAnsi="Cambria"/>
            <w:sz w:val="28"/>
            <w:szCs w:val="28"/>
          </w:rPr>
          <w:t xml:space="preserve">. </w:t>
        </w:r>
      </w:ins>
      <w:ins w:id="13230" w:author="Claire S" w:date="2026-06-04T14:56:00Z" w16du:dateUtc="2026-06-04T13:56:00Z">
        <w:r w:rsidRPr="002C178B">
          <w:rPr>
            <w:rFonts w:ascii="Cambria" w:hAnsi="Cambria"/>
            <w:i/>
            <w:sz w:val="28"/>
            <w:szCs w:val="28"/>
            <w:rPrChange w:id="13231" w:author="Daisy Watt" w:date="2026-06-23T12:42:00Z" w16du:dateUtc="2026-06-23T10:42:00Z">
              <w:rPr>
                <w:rFonts w:ascii="Cambria" w:hAnsi="Cambria"/>
                <w:sz w:val="28"/>
                <w:szCs w:val="28"/>
              </w:rPr>
            </w:rPrChange>
          </w:rPr>
          <w:t>Very Violet</w:t>
        </w:r>
        <w:del w:id="13232" w:author="Daisy Watt" w:date="2026-06-22T19:42:00Z" w16du:dateUtc="2026-06-22T17:42:00Z">
          <w:r w:rsidRPr="002C178B">
            <w:rPr>
              <w:rFonts w:ascii="Cambria" w:hAnsi="Cambria"/>
              <w:i/>
              <w:sz w:val="28"/>
              <w:szCs w:val="28"/>
              <w:rPrChange w:id="13233" w:author="Daisy Watt" w:date="2026-06-23T12:42:00Z" w16du:dateUtc="2026-06-23T10:42:00Z">
                <w:rPr>
                  <w:rFonts w:ascii="Cambria" w:hAnsi="Cambria"/>
                  <w:sz w:val="28"/>
                  <w:szCs w:val="28"/>
                </w:rPr>
              </w:rPrChange>
            </w:rPr>
            <w:delText>,</w:delText>
          </w:r>
        </w:del>
      </w:ins>
      <w:ins w:id="13234" w:author="Daisy Watt" w:date="2026-06-22T19:42:00Z" w16du:dateUtc="2026-06-22T17:42:00Z">
        <w:r w:rsidR="00525410" w:rsidRPr="002C178B">
          <w:rPr>
            <w:rFonts w:ascii="Cambria" w:hAnsi="Cambria"/>
            <w:i/>
            <w:iCs/>
            <w:sz w:val="28"/>
            <w:szCs w:val="28"/>
            <w:rPrChange w:id="13235" w:author="Daisy Watt" w:date="2026-06-22T19:42:00Z" w16du:dateUtc="2026-06-22T17:42:00Z">
              <w:rPr>
                <w:rFonts w:ascii="Cambria" w:hAnsi="Cambria"/>
                <w:sz w:val="28"/>
                <w:szCs w:val="28"/>
              </w:rPr>
            </w:rPrChange>
          </w:rPr>
          <w:t xml:space="preserve"> </w:t>
        </w:r>
        <w:r w:rsidR="00525410">
          <w:rPr>
            <w:rFonts w:ascii="Cambria" w:hAnsi="Cambria"/>
            <w:sz w:val="28"/>
            <w:szCs w:val="28"/>
          </w:rPr>
          <w:t>–</w:t>
        </w:r>
      </w:ins>
      <w:ins w:id="13236" w:author="Claire S" w:date="2026-06-04T14:56:00Z" w16du:dateUtc="2026-06-04T13:56:00Z">
        <w:r>
          <w:rPr>
            <w:rFonts w:ascii="Cambria" w:hAnsi="Cambria"/>
            <w:sz w:val="28"/>
            <w:szCs w:val="28"/>
          </w:rPr>
          <w:t xml:space="preserve"> Clara smiled fondly.</w:t>
        </w:r>
      </w:ins>
    </w:p>
    <w:p w14:paraId="18FB4A71" w14:textId="403E2CB0" w:rsidR="00DD453E" w:rsidRDefault="00A922CB">
      <w:pPr>
        <w:spacing w:line="360" w:lineRule="auto"/>
        <w:ind w:firstLine="720"/>
        <w:contextualSpacing/>
        <w:rPr>
          <w:ins w:id="13237" w:author="Claire S" w:date="2026-05-20T11:59:00Z" w16du:dateUtc="2026-05-20T10:59:00Z"/>
          <w:rFonts w:ascii="Cambria" w:hAnsi="Cambria"/>
          <w:sz w:val="28"/>
          <w:szCs w:val="28"/>
        </w:rPr>
        <w:pPrChange w:id="13238" w:author="Claire S" w:date="2026-06-04T14:55:00Z" w16du:dateUtc="2026-06-04T13:55:00Z">
          <w:pPr>
            <w:spacing w:line="360" w:lineRule="auto"/>
            <w:contextualSpacing/>
          </w:pPr>
        </w:pPrChange>
      </w:pPr>
      <w:ins w:id="13239" w:author="Claire S" w:date="2026-05-28T11:53:00Z" w16du:dateUtc="2026-05-28T10:53:00Z">
        <w:r>
          <w:rPr>
            <w:rFonts w:ascii="Cambria" w:hAnsi="Cambria"/>
            <w:sz w:val="28"/>
            <w:szCs w:val="28"/>
          </w:rPr>
          <w:t>After a few attempts, s</w:t>
        </w:r>
      </w:ins>
      <w:ins w:id="13240" w:author="Claire S" w:date="2026-05-21T17:52:00Z" w16du:dateUtc="2026-05-21T16:52:00Z">
        <w:r w:rsidR="00622ACA">
          <w:rPr>
            <w:rFonts w:ascii="Cambria" w:hAnsi="Cambria"/>
            <w:sz w:val="28"/>
            <w:szCs w:val="28"/>
          </w:rPr>
          <w:t>he</w:t>
        </w:r>
      </w:ins>
      <w:ins w:id="13241" w:author="Claire S" w:date="2026-05-20T11:59:00Z" w16du:dateUtc="2026-05-20T10:59:00Z">
        <w:r w:rsidR="00DD453E">
          <w:rPr>
            <w:rFonts w:ascii="Cambria" w:hAnsi="Cambria"/>
            <w:sz w:val="28"/>
            <w:szCs w:val="28"/>
          </w:rPr>
          <w:t xml:space="preserve"> </w:t>
        </w:r>
      </w:ins>
      <w:ins w:id="13242" w:author="Claire S" w:date="2026-05-20T12:04:00Z" w16du:dateUtc="2026-05-20T11:04:00Z">
        <w:r w:rsidR="00DF0904">
          <w:rPr>
            <w:rFonts w:ascii="Cambria" w:hAnsi="Cambria"/>
            <w:sz w:val="28"/>
            <w:szCs w:val="28"/>
          </w:rPr>
          <w:t xml:space="preserve">fitted one to </w:t>
        </w:r>
      </w:ins>
      <w:ins w:id="13243" w:author="Claire S" w:date="2026-05-20T11:59:00Z" w16du:dateUtc="2026-05-20T10:59:00Z">
        <w:r w:rsidR="00DD453E">
          <w:rPr>
            <w:rFonts w:ascii="Cambria" w:hAnsi="Cambria"/>
            <w:sz w:val="28"/>
            <w:szCs w:val="28"/>
          </w:rPr>
          <w:t xml:space="preserve">the </w:t>
        </w:r>
      </w:ins>
      <w:ins w:id="13244" w:author="Claire S" w:date="2026-05-20T19:21:00Z" w16du:dateUtc="2026-05-20T18:21:00Z">
        <w:r w:rsidR="00FE54E0">
          <w:rPr>
            <w:rFonts w:ascii="Cambria" w:hAnsi="Cambria"/>
            <w:sz w:val="28"/>
            <w:szCs w:val="28"/>
          </w:rPr>
          <w:t>lock of the drawers</w:t>
        </w:r>
      </w:ins>
      <w:ins w:id="13245" w:author="Claire S" w:date="2026-06-04T14:56:00Z" w16du:dateUtc="2026-06-04T13:56:00Z">
        <w:r w:rsidR="007012C5">
          <w:rPr>
            <w:rFonts w:ascii="Cambria" w:hAnsi="Cambria"/>
            <w:sz w:val="28"/>
            <w:szCs w:val="28"/>
          </w:rPr>
          <w:t xml:space="preserve"> beside Violet’s desk</w:t>
        </w:r>
      </w:ins>
      <w:ins w:id="13246" w:author="Claire S" w:date="2026-05-20T11:59:00Z" w16du:dateUtc="2026-05-20T10:59:00Z">
        <w:r w:rsidR="00DD453E">
          <w:rPr>
            <w:rFonts w:ascii="Cambria" w:hAnsi="Cambria"/>
            <w:sz w:val="28"/>
            <w:szCs w:val="28"/>
          </w:rPr>
          <w:t>.</w:t>
        </w:r>
      </w:ins>
    </w:p>
    <w:p w14:paraId="060E6A8C" w14:textId="6BCD9F70" w:rsidR="00DF0904" w:rsidRDefault="00DD453E" w:rsidP="00097516">
      <w:pPr>
        <w:spacing w:line="360" w:lineRule="auto"/>
        <w:contextualSpacing/>
        <w:rPr>
          <w:ins w:id="13247" w:author="Claire S" w:date="2026-05-20T12:06:00Z" w16du:dateUtc="2026-05-20T11:06:00Z"/>
          <w:rFonts w:ascii="Cambria" w:hAnsi="Cambria"/>
          <w:sz w:val="28"/>
          <w:szCs w:val="28"/>
        </w:rPr>
      </w:pPr>
      <w:ins w:id="13248" w:author="Claire S" w:date="2026-05-20T11:59:00Z" w16du:dateUtc="2026-05-20T10:59:00Z">
        <w:r>
          <w:rPr>
            <w:rFonts w:ascii="Cambria" w:hAnsi="Cambria"/>
            <w:sz w:val="28"/>
            <w:szCs w:val="28"/>
          </w:rPr>
          <w:tab/>
        </w:r>
      </w:ins>
      <w:ins w:id="13249" w:author="Claire S" w:date="2026-06-04T14:56:00Z" w16du:dateUtc="2026-06-04T13:56:00Z">
        <w:r w:rsidR="007012C5">
          <w:rPr>
            <w:rFonts w:ascii="Cambria" w:hAnsi="Cambria"/>
            <w:sz w:val="28"/>
            <w:szCs w:val="28"/>
          </w:rPr>
          <w:t>All v</w:t>
        </w:r>
      </w:ins>
      <w:ins w:id="13250" w:author="Claire S" w:date="2026-05-20T19:21:00Z" w16du:dateUtc="2026-05-20T18:21:00Z">
        <w:r w:rsidR="00FE54E0">
          <w:rPr>
            <w:rFonts w:ascii="Cambria" w:hAnsi="Cambria"/>
            <w:sz w:val="28"/>
            <w:szCs w:val="28"/>
          </w:rPr>
          <w:t>ery neat:</w:t>
        </w:r>
      </w:ins>
      <w:ins w:id="13251" w:author="Claire S" w:date="2026-05-20T12:04:00Z" w16du:dateUtc="2026-05-20T11:04:00Z">
        <w:r w:rsidR="00DF0904">
          <w:rPr>
            <w:rFonts w:ascii="Cambria" w:hAnsi="Cambria"/>
            <w:sz w:val="28"/>
            <w:szCs w:val="28"/>
          </w:rPr>
          <w:t xml:space="preserve"> </w:t>
        </w:r>
      </w:ins>
      <w:ins w:id="13252" w:author="Claire S" w:date="2026-05-20T19:11:00Z" w16du:dateUtc="2026-05-20T18:11:00Z">
        <w:r w:rsidR="00302519">
          <w:rPr>
            <w:rFonts w:ascii="Cambria" w:hAnsi="Cambria"/>
            <w:sz w:val="28"/>
            <w:szCs w:val="28"/>
          </w:rPr>
          <w:t>P</w:t>
        </w:r>
      </w:ins>
      <w:ins w:id="13253" w:author="Claire S" w:date="2026-05-20T12:04:00Z" w16du:dateUtc="2026-05-20T11:04:00Z">
        <w:r w:rsidR="00DF0904">
          <w:rPr>
            <w:rFonts w:ascii="Cambria" w:hAnsi="Cambria"/>
            <w:sz w:val="28"/>
            <w:szCs w:val="28"/>
          </w:rPr>
          <w:t>ost-</w:t>
        </w:r>
        <w:del w:id="13254" w:author="Daisy Watt" w:date="2026-06-22T19:43:00Z" w16du:dateUtc="2026-06-22T17:43:00Z">
          <w:r w:rsidR="00DF0904" w:rsidDel="00176AFF">
            <w:rPr>
              <w:rFonts w:ascii="Cambria" w:hAnsi="Cambria"/>
              <w:sz w:val="28"/>
              <w:szCs w:val="28"/>
            </w:rPr>
            <w:delText>i</w:delText>
          </w:r>
        </w:del>
      </w:ins>
      <w:ins w:id="13255" w:author="Daisy Watt" w:date="2026-06-22T19:43:00Z" w16du:dateUtc="2026-06-22T17:43:00Z">
        <w:r w:rsidR="00176AFF">
          <w:rPr>
            <w:rFonts w:ascii="Cambria" w:hAnsi="Cambria"/>
            <w:sz w:val="28"/>
            <w:szCs w:val="28"/>
          </w:rPr>
          <w:t>I</w:t>
        </w:r>
      </w:ins>
      <w:ins w:id="13256" w:author="Claire S" w:date="2026-05-20T12:04:00Z" w16du:dateUtc="2026-05-20T11:04:00Z">
        <w:r w:rsidR="00DF0904">
          <w:rPr>
            <w:rFonts w:ascii="Cambria" w:hAnsi="Cambria"/>
            <w:sz w:val="28"/>
            <w:szCs w:val="28"/>
          </w:rPr>
          <w:t>t notes, coloured highlighte</w:t>
        </w:r>
      </w:ins>
      <w:ins w:id="13257" w:author="Claire S" w:date="2026-05-20T12:05:00Z" w16du:dateUtc="2026-05-20T11:05:00Z">
        <w:r w:rsidR="00DF0904">
          <w:rPr>
            <w:rFonts w:ascii="Cambria" w:hAnsi="Cambria"/>
            <w:sz w:val="28"/>
            <w:szCs w:val="28"/>
          </w:rPr>
          <w:t xml:space="preserve">rs, </w:t>
        </w:r>
      </w:ins>
      <w:ins w:id="13258" w:author="Claire S" w:date="2026-05-20T19:11:00Z" w16du:dateUtc="2026-05-20T18:11:00Z">
        <w:r w:rsidR="00302519">
          <w:rPr>
            <w:rFonts w:ascii="Cambria" w:hAnsi="Cambria"/>
            <w:sz w:val="28"/>
            <w:szCs w:val="28"/>
          </w:rPr>
          <w:t xml:space="preserve">stacks of blue and red </w:t>
        </w:r>
      </w:ins>
      <w:ins w:id="13259" w:author="Claire S" w:date="2026-05-20T12:05:00Z" w16du:dateUtc="2026-05-20T11:05:00Z">
        <w:r w:rsidR="00DF0904">
          <w:rPr>
            <w:rFonts w:ascii="Cambria" w:hAnsi="Cambria"/>
            <w:sz w:val="28"/>
            <w:szCs w:val="28"/>
          </w:rPr>
          <w:t>biros</w:t>
        </w:r>
      </w:ins>
      <w:ins w:id="13260" w:author="Claire S" w:date="2026-05-20T19:21:00Z" w16du:dateUtc="2026-05-20T18:21:00Z">
        <w:r w:rsidR="00FE54E0">
          <w:rPr>
            <w:rFonts w:ascii="Cambria" w:hAnsi="Cambria"/>
            <w:sz w:val="28"/>
            <w:szCs w:val="28"/>
          </w:rPr>
          <w:t xml:space="preserve"> in rubber bands</w:t>
        </w:r>
      </w:ins>
      <w:ins w:id="13261" w:author="Claire S" w:date="2026-05-20T12:05:00Z" w16du:dateUtc="2026-05-20T11:05:00Z">
        <w:r w:rsidR="00DF0904">
          <w:rPr>
            <w:rFonts w:ascii="Cambria" w:hAnsi="Cambria"/>
            <w:sz w:val="28"/>
            <w:szCs w:val="28"/>
          </w:rPr>
          <w:t xml:space="preserve">. </w:t>
        </w:r>
      </w:ins>
      <w:ins w:id="13262" w:author="Claire S" w:date="2026-05-20T19:11:00Z" w16du:dateUtc="2026-05-20T18:11:00Z">
        <w:r w:rsidR="00302519">
          <w:rPr>
            <w:rFonts w:ascii="Cambria" w:hAnsi="Cambria"/>
            <w:sz w:val="28"/>
            <w:szCs w:val="28"/>
          </w:rPr>
          <w:t xml:space="preserve">Delving right to the back </w:t>
        </w:r>
      </w:ins>
      <w:ins w:id="13263" w:author="Claire S" w:date="2026-05-20T12:05:00Z" w16du:dateUtc="2026-05-20T11:05:00Z">
        <w:r w:rsidR="00DF0904">
          <w:rPr>
            <w:rFonts w:ascii="Cambria" w:hAnsi="Cambria"/>
            <w:sz w:val="28"/>
            <w:szCs w:val="28"/>
          </w:rPr>
          <w:t xml:space="preserve">of the second drawer, </w:t>
        </w:r>
      </w:ins>
      <w:ins w:id="13264" w:author="Claire S" w:date="2026-05-20T19:11:00Z" w16du:dateUtc="2026-05-20T18:11:00Z">
        <w:r w:rsidR="00302519">
          <w:rPr>
            <w:rFonts w:ascii="Cambria" w:hAnsi="Cambria"/>
            <w:sz w:val="28"/>
            <w:szCs w:val="28"/>
          </w:rPr>
          <w:t xml:space="preserve">Clara’s fingers closed </w:t>
        </w:r>
      </w:ins>
      <w:ins w:id="13265" w:author="Daisy Watt" w:date="2026-06-22T19:43:00Z" w16du:dateUtc="2026-06-22T17:43:00Z">
        <w:r w:rsidR="00870135">
          <w:rPr>
            <w:rFonts w:ascii="Cambria" w:hAnsi="Cambria"/>
            <w:sz w:val="28"/>
            <w:szCs w:val="28"/>
          </w:rPr>
          <w:t>a</w:t>
        </w:r>
      </w:ins>
      <w:ins w:id="13266" w:author="Claire S" w:date="2026-05-20T19:11:00Z" w16du:dateUtc="2026-05-20T18:11:00Z">
        <w:r w:rsidR="00302519">
          <w:rPr>
            <w:rFonts w:ascii="Cambria" w:hAnsi="Cambria"/>
            <w:sz w:val="28"/>
            <w:szCs w:val="28"/>
          </w:rPr>
          <w:t xml:space="preserve">round something: </w:t>
        </w:r>
      </w:ins>
      <w:ins w:id="13267" w:author="Claire S" w:date="2026-05-20T12:05:00Z" w16du:dateUtc="2026-05-20T11:05:00Z">
        <w:r w:rsidR="00DF0904">
          <w:rPr>
            <w:rFonts w:ascii="Cambria" w:hAnsi="Cambria"/>
            <w:sz w:val="28"/>
            <w:szCs w:val="28"/>
          </w:rPr>
          <w:t>a</w:t>
        </w:r>
      </w:ins>
      <w:ins w:id="13268" w:author="Claire S" w:date="2026-05-20T11:59:00Z" w16du:dateUtc="2026-05-20T10:59:00Z">
        <w:r>
          <w:rPr>
            <w:rFonts w:ascii="Cambria" w:hAnsi="Cambria"/>
            <w:sz w:val="28"/>
            <w:szCs w:val="28"/>
          </w:rPr>
          <w:t xml:space="preserve"> </w:t>
        </w:r>
      </w:ins>
      <w:ins w:id="13269" w:author="Claire S" w:date="2026-05-20T19:11:00Z" w16du:dateUtc="2026-05-20T18:11:00Z">
        <w:r w:rsidR="00302519">
          <w:rPr>
            <w:rFonts w:ascii="Cambria" w:hAnsi="Cambria"/>
            <w:sz w:val="28"/>
            <w:szCs w:val="28"/>
          </w:rPr>
          <w:t xml:space="preserve">thin, battered </w:t>
        </w:r>
      </w:ins>
      <w:ins w:id="13270" w:author="Claire S" w:date="2026-05-20T11:59:00Z" w16du:dateUtc="2026-05-20T10:59:00Z">
        <w:r>
          <w:rPr>
            <w:rFonts w:ascii="Cambria" w:hAnsi="Cambria"/>
            <w:sz w:val="28"/>
            <w:szCs w:val="28"/>
          </w:rPr>
          <w:t>notebook</w:t>
        </w:r>
      </w:ins>
      <w:ins w:id="13271" w:author="Claire S" w:date="2026-05-20T12:05:00Z" w16du:dateUtc="2026-05-20T11:05:00Z">
        <w:r w:rsidR="00DF0904">
          <w:rPr>
            <w:rFonts w:ascii="Cambria" w:hAnsi="Cambria"/>
            <w:sz w:val="28"/>
            <w:szCs w:val="28"/>
          </w:rPr>
          <w:t>,</w:t>
        </w:r>
      </w:ins>
      <w:ins w:id="13272" w:author="Claire S" w:date="2026-05-20T11:59:00Z" w16du:dateUtc="2026-05-20T10:59:00Z">
        <w:r>
          <w:rPr>
            <w:rFonts w:ascii="Cambria" w:hAnsi="Cambria"/>
            <w:sz w:val="28"/>
            <w:szCs w:val="28"/>
          </w:rPr>
          <w:t xml:space="preserve"> full of </w:t>
        </w:r>
      </w:ins>
      <w:ins w:id="13273" w:author="Claire S" w:date="2026-05-20T12:06:00Z" w16du:dateUtc="2026-05-20T11:06:00Z">
        <w:r w:rsidR="00DF0904">
          <w:rPr>
            <w:rFonts w:ascii="Cambria" w:hAnsi="Cambria"/>
            <w:sz w:val="28"/>
            <w:szCs w:val="28"/>
          </w:rPr>
          <w:t xml:space="preserve">pages of </w:t>
        </w:r>
      </w:ins>
      <w:ins w:id="13274" w:author="Claire S" w:date="2026-05-20T11:59:00Z" w16du:dateUtc="2026-05-20T10:59:00Z">
        <w:r>
          <w:rPr>
            <w:rFonts w:ascii="Cambria" w:hAnsi="Cambria"/>
            <w:sz w:val="28"/>
            <w:szCs w:val="28"/>
          </w:rPr>
          <w:t>scribbled shorthand</w:t>
        </w:r>
      </w:ins>
      <w:ins w:id="13275" w:author="Claire S" w:date="2026-05-20T12:06:00Z" w16du:dateUtc="2026-05-20T11:06:00Z">
        <w:r w:rsidR="00DF0904">
          <w:rPr>
            <w:rFonts w:ascii="Cambria" w:hAnsi="Cambria"/>
            <w:sz w:val="28"/>
            <w:szCs w:val="28"/>
          </w:rPr>
          <w:t xml:space="preserve"> she couldn’t decipher</w:t>
        </w:r>
      </w:ins>
      <w:ins w:id="13276" w:author="Claire S" w:date="2026-05-20T11:59:00Z" w16du:dateUtc="2026-05-20T10:59:00Z">
        <w:r>
          <w:rPr>
            <w:rFonts w:ascii="Cambria" w:hAnsi="Cambria"/>
            <w:sz w:val="28"/>
            <w:szCs w:val="28"/>
          </w:rPr>
          <w:t xml:space="preserve">. </w:t>
        </w:r>
      </w:ins>
      <w:ins w:id="13277" w:author="Claire S" w:date="2026-07-28T10:13:00Z" w16du:dateUtc="2026-07-28T09:13:00Z">
        <w:r w:rsidR="005911D6">
          <w:rPr>
            <w:rFonts w:ascii="Cambria" w:hAnsi="Cambria"/>
            <w:sz w:val="28"/>
            <w:szCs w:val="28"/>
          </w:rPr>
          <w:t xml:space="preserve"> Violet’s secrets?</w:t>
        </w:r>
      </w:ins>
      <w:ins w:id="13278" w:author="Claire S" w:date="2026-05-20T11:59:00Z" w16du:dateUtc="2026-05-20T10:59:00Z">
        <w:r>
          <w:rPr>
            <w:rFonts w:ascii="Cambria" w:hAnsi="Cambria"/>
            <w:sz w:val="28"/>
            <w:szCs w:val="28"/>
          </w:rPr>
          <w:t xml:space="preserve"> </w:t>
        </w:r>
      </w:ins>
      <w:ins w:id="13279" w:author="Claire S" w:date="2026-05-20T19:11:00Z" w16du:dateUtc="2026-05-20T18:11:00Z">
        <w:r w:rsidR="00302519">
          <w:rPr>
            <w:rFonts w:ascii="Cambria" w:hAnsi="Cambria"/>
            <w:sz w:val="28"/>
            <w:szCs w:val="28"/>
          </w:rPr>
          <w:t xml:space="preserve">Feeling </w:t>
        </w:r>
      </w:ins>
      <w:ins w:id="13280" w:author="Claire S" w:date="2026-05-20T19:12:00Z" w16du:dateUtc="2026-05-20T18:12:00Z">
        <w:r w:rsidR="00302519">
          <w:rPr>
            <w:rFonts w:ascii="Cambria" w:hAnsi="Cambria"/>
            <w:sz w:val="28"/>
            <w:szCs w:val="28"/>
          </w:rPr>
          <w:t>like</w:t>
        </w:r>
      </w:ins>
      <w:ins w:id="13281" w:author="Claire S" w:date="2026-05-20T19:11:00Z" w16du:dateUtc="2026-05-20T18:11:00Z">
        <w:r w:rsidR="00302519">
          <w:rPr>
            <w:rFonts w:ascii="Cambria" w:hAnsi="Cambria"/>
            <w:sz w:val="28"/>
            <w:szCs w:val="28"/>
          </w:rPr>
          <w:t xml:space="preserve"> she’d seen something she shouldn’t, </w:t>
        </w:r>
      </w:ins>
      <w:ins w:id="13282" w:author="Claire S" w:date="2026-07-28T10:13:00Z" w16du:dateUtc="2026-07-28T09:13:00Z">
        <w:r w:rsidR="005911D6">
          <w:rPr>
            <w:rFonts w:ascii="Cambria" w:hAnsi="Cambria"/>
            <w:sz w:val="28"/>
            <w:szCs w:val="28"/>
          </w:rPr>
          <w:t>Clara</w:t>
        </w:r>
      </w:ins>
      <w:ins w:id="13283" w:author="Claire S" w:date="2026-05-20T12:06:00Z" w16du:dateUtc="2026-05-20T11:06:00Z">
        <w:r w:rsidR="00DF0904">
          <w:rPr>
            <w:rFonts w:ascii="Cambria" w:hAnsi="Cambria"/>
            <w:sz w:val="28"/>
            <w:szCs w:val="28"/>
          </w:rPr>
          <w:t xml:space="preserve"> shoved it back in.  </w:t>
        </w:r>
      </w:ins>
    </w:p>
    <w:p w14:paraId="5F42348D" w14:textId="77777777" w:rsidR="005911D6" w:rsidRDefault="005911D6" w:rsidP="005911D6">
      <w:pPr>
        <w:spacing w:line="360" w:lineRule="auto"/>
        <w:ind w:firstLine="720"/>
        <w:contextualSpacing/>
        <w:rPr>
          <w:ins w:id="13284" w:author="Claire S" w:date="2026-07-28T10:14:00Z" w16du:dateUtc="2026-07-28T09:14:00Z"/>
          <w:rFonts w:ascii="Cambria" w:hAnsi="Cambria"/>
          <w:sz w:val="28"/>
          <w:szCs w:val="28"/>
        </w:rPr>
      </w:pPr>
      <w:ins w:id="13285" w:author="Claire S" w:date="2026-07-28T10:14:00Z" w16du:dateUtc="2026-07-28T09:14:00Z">
        <w:r>
          <w:rPr>
            <w:rFonts w:ascii="Cambria" w:hAnsi="Cambria"/>
            <w:sz w:val="28"/>
            <w:szCs w:val="28"/>
          </w:rPr>
          <w:t>Frantically,</w:t>
        </w:r>
      </w:ins>
      <w:ins w:id="13286" w:author="Claire S" w:date="2026-05-20T19:12:00Z" w16du:dateUtc="2026-05-20T18:12:00Z">
        <w:r w:rsidR="00302519">
          <w:rPr>
            <w:rFonts w:ascii="Cambria" w:hAnsi="Cambria"/>
            <w:sz w:val="28"/>
            <w:szCs w:val="28"/>
          </w:rPr>
          <w:t xml:space="preserve"> she </w:t>
        </w:r>
      </w:ins>
      <w:ins w:id="13287" w:author="Claire S" w:date="2026-07-28T10:14:00Z" w16du:dateUtc="2026-07-28T09:14:00Z">
        <w:r>
          <w:rPr>
            <w:rFonts w:ascii="Cambria" w:hAnsi="Cambria"/>
            <w:sz w:val="28"/>
            <w:szCs w:val="28"/>
          </w:rPr>
          <w:t>went back to</w:t>
        </w:r>
      </w:ins>
      <w:ins w:id="13288" w:author="Claire S" w:date="2026-05-20T12:06:00Z" w16du:dateUtc="2026-05-20T11:06:00Z">
        <w:r w:rsidR="00DF0904">
          <w:rPr>
            <w:rFonts w:ascii="Cambria" w:hAnsi="Cambria"/>
            <w:sz w:val="28"/>
            <w:szCs w:val="28"/>
          </w:rPr>
          <w:t xml:space="preserve"> the</w:t>
        </w:r>
      </w:ins>
      <w:ins w:id="13289" w:author="Claire S" w:date="2026-05-20T19:12:00Z" w16du:dateUtc="2026-05-20T18:12:00Z">
        <w:r w:rsidR="00302519">
          <w:rPr>
            <w:rFonts w:ascii="Cambria" w:hAnsi="Cambria"/>
            <w:sz w:val="28"/>
            <w:szCs w:val="28"/>
          </w:rPr>
          <w:t xml:space="preserve"> in-</w:t>
        </w:r>
      </w:ins>
      <w:ins w:id="13290" w:author="Claire S" w:date="2026-05-20T12:06:00Z" w16du:dateUtc="2026-05-20T11:06:00Z">
        <w:r w:rsidR="00DF0904">
          <w:rPr>
            <w:rFonts w:ascii="Cambria" w:hAnsi="Cambria"/>
            <w:sz w:val="28"/>
            <w:szCs w:val="28"/>
          </w:rPr>
          <w:t>tray</w:t>
        </w:r>
      </w:ins>
      <w:ins w:id="13291" w:author="Claire S" w:date="2026-07-28T10:14:00Z" w16du:dateUtc="2026-07-28T09:14:00Z">
        <w:r>
          <w:rPr>
            <w:rFonts w:ascii="Cambria" w:hAnsi="Cambria"/>
            <w:sz w:val="28"/>
            <w:szCs w:val="28"/>
          </w:rPr>
          <w:t xml:space="preserve"> and</w:t>
        </w:r>
        <w:r w:rsidRPr="005911D6">
          <w:rPr>
            <w:rFonts w:ascii="Cambria" w:hAnsi="Cambria"/>
            <w:sz w:val="28"/>
            <w:szCs w:val="28"/>
          </w:rPr>
          <w:t xml:space="preserve"> </w:t>
        </w:r>
        <w:r>
          <w:rPr>
            <w:rFonts w:ascii="Cambria" w:hAnsi="Cambria"/>
            <w:sz w:val="28"/>
            <w:szCs w:val="28"/>
          </w:rPr>
          <w:t>scrabbled through the files</w:t>
        </w:r>
      </w:ins>
      <w:ins w:id="13292" w:author="Claire S" w:date="2026-05-20T12:06:00Z" w16du:dateUtc="2026-05-20T11:06:00Z">
        <w:r w:rsidR="00DF0904">
          <w:rPr>
            <w:rFonts w:ascii="Cambria" w:hAnsi="Cambria"/>
            <w:sz w:val="28"/>
            <w:szCs w:val="28"/>
          </w:rPr>
          <w:t>.</w:t>
        </w:r>
      </w:ins>
      <w:ins w:id="13293" w:author="Claire S" w:date="2026-07-28T10:14:00Z" w16du:dateUtc="2026-07-28T09:14:00Z">
        <w:r>
          <w:rPr>
            <w:rFonts w:ascii="Cambria" w:hAnsi="Cambria"/>
            <w:sz w:val="28"/>
            <w:szCs w:val="28"/>
          </w:rPr>
          <w:t xml:space="preserve"> </w:t>
        </w:r>
      </w:ins>
      <w:ins w:id="13294" w:author="Claire S" w:date="2026-05-20T19:12:00Z" w16du:dateUtc="2026-05-20T18:12:00Z">
        <w:r w:rsidR="00302519">
          <w:rPr>
            <w:rFonts w:ascii="Cambria" w:hAnsi="Cambria"/>
            <w:sz w:val="28"/>
            <w:szCs w:val="28"/>
          </w:rPr>
          <w:t xml:space="preserve">As </w:t>
        </w:r>
      </w:ins>
      <w:ins w:id="13295" w:author="Claire S" w:date="2026-05-20T12:06:00Z" w16du:dateUtc="2026-05-20T11:06:00Z">
        <w:r w:rsidR="00DF0904">
          <w:rPr>
            <w:rFonts w:ascii="Cambria" w:hAnsi="Cambria"/>
            <w:sz w:val="28"/>
            <w:szCs w:val="28"/>
          </w:rPr>
          <w:t xml:space="preserve">Ishan </w:t>
        </w:r>
      </w:ins>
      <w:ins w:id="13296" w:author="Claire S" w:date="2026-05-20T19:12:00Z" w16du:dateUtc="2026-05-20T18:12:00Z">
        <w:r w:rsidR="00302519">
          <w:rPr>
            <w:rFonts w:ascii="Cambria" w:hAnsi="Cambria"/>
            <w:sz w:val="28"/>
            <w:szCs w:val="28"/>
          </w:rPr>
          <w:t>wa</w:t>
        </w:r>
      </w:ins>
      <w:ins w:id="13297" w:author="Claire S" w:date="2026-05-20T12:06:00Z" w16du:dateUtc="2026-05-20T11:06:00Z">
        <w:r w:rsidR="00DF0904">
          <w:rPr>
            <w:rFonts w:ascii="Cambria" w:hAnsi="Cambria"/>
            <w:sz w:val="28"/>
            <w:szCs w:val="28"/>
          </w:rPr>
          <w:t>ved</w:t>
        </w:r>
      </w:ins>
      <w:ins w:id="13298" w:author="Claire S" w:date="2026-05-20T19:12:00Z" w16du:dateUtc="2026-05-20T18:12:00Z">
        <w:r w:rsidR="00302519">
          <w:rPr>
            <w:rFonts w:ascii="Cambria" w:hAnsi="Cambria"/>
            <w:sz w:val="28"/>
            <w:szCs w:val="28"/>
          </w:rPr>
          <w:t xml:space="preserve"> across the room for her attention</w:t>
        </w:r>
      </w:ins>
      <w:ins w:id="13299" w:author="Claire S" w:date="2026-05-20T12:07:00Z" w16du:dateUtc="2026-05-20T11:07:00Z">
        <w:r w:rsidR="00DF0904">
          <w:rPr>
            <w:rFonts w:ascii="Cambria" w:hAnsi="Cambria"/>
            <w:sz w:val="28"/>
            <w:szCs w:val="28"/>
          </w:rPr>
          <w:t>, something fell out</w:t>
        </w:r>
      </w:ins>
      <w:ins w:id="13300" w:author="Claire S" w:date="2026-06-08T16:12:00Z" w16du:dateUtc="2026-06-08T15:12:00Z">
        <w:r w:rsidR="000A479D">
          <w:rPr>
            <w:rFonts w:ascii="Cambria" w:hAnsi="Cambria"/>
            <w:sz w:val="28"/>
            <w:szCs w:val="28"/>
          </w:rPr>
          <w:t>,</w:t>
        </w:r>
      </w:ins>
      <w:ins w:id="13301" w:author="Claire S" w:date="2026-05-20T19:12:00Z" w16du:dateUtc="2026-05-20T18:12:00Z">
        <w:r w:rsidR="00302519">
          <w:rPr>
            <w:rFonts w:ascii="Cambria" w:hAnsi="Cambria"/>
            <w:sz w:val="28"/>
            <w:szCs w:val="28"/>
          </w:rPr>
          <w:t xml:space="preserve"> drifting slowly to the floor</w:t>
        </w:r>
      </w:ins>
      <w:ins w:id="13302" w:author="Claire S" w:date="2026-05-27T15:32:00Z" w16du:dateUtc="2026-05-27T14:32:00Z">
        <w:r w:rsidR="00014E21">
          <w:rPr>
            <w:rFonts w:ascii="Cambria" w:hAnsi="Cambria"/>
            <w:sz w:val="28"/>
            <w:szCs w:val="28"/>
          </w:rPr>
          <w:t xml:space="preserve">. </w:t>
        </w:r>
      </w:ins>
    </w:p>
    <w:p w14:paraId="5E95694D" w14:textId="7CFF0A7C" w:rsidR="00DD453E" w:rsidRDefault="000A479D">
      <w:pPr>
        <w:spacing w:line="360" w:lineRule="auto"/>
        <w:ind w:firstLine="720"/>
        <w:contextualSpacing/>
        <w:rPr>
          <w:ins w:id="13303" w:author="Claire S" w:date="2026-05-20T11:59:00Z" w16du:dateUtc="2026-05-20T10:59:00Z"/>
          <w:rFonts w:ascii="Cambria" w:hAnsi="Cambria"/>
          <w:sz w:val="28"/>
          <w:szCs w:val="28"/>
        </w:rPr>
        <w:pPrChange w:id="13304" w:author="Claire S" w:date="2026-07-28T10:14:00Z" w16du:dateUtc="2026-07-28T09:14:00Z">
          <w:pPr>
            <w:spacing w:line="360" w:lineRule="auto"/>
            <w:contextualSpacing/>
          </w:pPr>
        </w:pPrChange>
      </w:pPr>
      <w:ins w:id="13305" w:author="Claire S" w:date="2026-06-08T16:13:00Z" w16du:dateUtc="2026-06-08T15:13:00Z">
        <w:r>
          <w:rPr>
            <w:rFonts w:ascii="Cambria" w:hAnsi="Cambria"/>
            <w:sz w:val="28"/>
            <w:szCs w:val="28"/>
          </w:rPr>
          <w:t>P</w:t>
        </w:r>
      </w:ins>
      <w:ins w:id="13306" w:author="Claire S" w:date="2026-05-20T19:22:00Z" w16du:dateUtc="2026-05-20T18:22:00Z">
        <w:r w:rsidR="006A4B28">
          <w:rPr>
            <w:rFonts w:ascii="Cambria" w:hAnsi="Cambria"/>
            <w:sz w:val="28"/>
            <w:szCs w:val="28"/>
          </w:rPr>
          <w:t>ick</w:t>
        </w:r>
      </w:ins>
      <w:ins w:id="13307" w:author="Claire S" w:date="2026-06-08T16:13:00Z" w16du:dateUtc="2026-06-08T15:13:00Z">
        <w:r>
          <w:rPr>
            <w:rFonts w:ascii="Cambria" w:hAnsi="Cambria"/>
            <w:sz w:val="28"/>
            <w:szCs w:val="28"/>
          </w:rPr>
          <w:t>ing</w:t>
        </w:r>
      </w:ins>
      <w:ins w:id="13308" w:author="Claire S" w:date="2026-05-20T19:22:00Z" w16du:dateUtc="2026-05-20T18:22:00Z">
        <w:r w:rsidR="006A4B28">
          <w:rPr>
            <w:rFonts w:ascii="Cambria" w:hAnsi="Cambria"/>
            <w:sz w:val="28"/>
            <w:szCs w:val="28"/>
          </w:rPr>
          <w:t xml:space="preserve"> it up, </w:t>
        </w:r>
      </w:ins>
      <w:ins w:id="13309" w:author="Claire S" w:date="2026-05-27T15:32:00Z" w16du:dateUtc="2026-05-27T14:32:00Z">
        <w:r w:rsidR="00014E21">
          <w:rPr>
            <w:rFonts w:ascii="Cambria" w:hAnsi="Cambria"/>
            <w:sz w:val="28"/>
            <w:szCs w:val="28"/>
          </w:rPr>
          <w:t>Clara</w:t>
        </w:r>
      </w:ins>
      <w:ins w:id="13310" w:author="Claire S" w:date="2026-05-20T19:22:00Z" w16du:dateUtc="2026-05-20T18:22:00Z">
        <w:r w:rsidR="006A4B28">
          <w:rPr>
            <w:rFonts w:ascii="Cambria" w:hAnsi="Cambria"/>
            <w:sz w:val="28"/>
            <w:szCs w:val="28"/>
          </w:rPr>
          <w:t xml:space="preserve"> realised i</w:t>
        </w:r>
      </w:ins>
      <w:ins w:id="13311" w:author="Claire S" w:date="2026-05-20T19:12:00Z" w16du:dateUtc="2026-05-20T18:12:00Z">
        <w:r w:rsidR="00302519">
          <w:rPr>
            <w:rFonts w:ascii="Cambria" w:hAnsi="Cambria"/>
            <w:sz w:val="28"/>
            <w:szCs w:val="28"/>
          </w:rPr>
          <w:t>t was a handwrit</w:t>
        </w:r>
      </w:ins>
      <w:ins w:id="13312" w:author="Claire S" w:date="2026-05-20T19:13:00Z" w16du:dateUtc="2026-05-20T18:13:00Z">
        <w:r w:rsidR="00302519">
          <w:rPr>
            <w:rFonts w:ascii="Cambria" w:hAnsi="Cambria"/>
            <w:sz w:val="28"/>
            <w:szCs w:val="28"/>
          </w:rPr>
          <w:t>ten</w:t>
        </w:r>
      </w:ins>
      <w:ins w:id="13313" w:author="Claire S" w:date="2026-05-20T12:06:00Z" w16du:dateUtc="2026-05-20T11:06:00Z">
        <w:r w:rsidR="00DF0904">
          <w:rPr>
            <w:rFonts w:ascii="Cambria" w:hAnsi="Cambria"/>
            <w:sz w:val="28"/>
            <w:szCs w:val="28"/>
          </w:rPr>
          <w:t xml:space="preserve"> note</w:t>
        </w:r>
      </w:ins>
      <w:ins w:id="13314" w:author="Claire S" w:date="2026-05-20T19:22:00Z" w16du:dateUtc="2026-05-20T18:22:00Z">
        <w:r w:rsidR="006A4B28">
          <w:rPr>
            <w:rFonts w:ascii="Cambria" w:hAnsi="Cambria"/>
            <w:sz w:val="28"/>
            <w:szCs w:val="28"/>
          </w:rPr>
          <w:t>.</w:t>
        </w:r>
      </w:ins>
      <w:ins w:id="13315" w:author="Claire S" w:date="2026-05-20T12:06:00Z" w16du:dateUtc="2026-05-20T11:06:00Z">
        <w:r w:rsidR="00DF0904">
          <w:rPr>
            <w:rFonts w:ascii="Cambria" w:hAnsi="Cambria"/>
            <w:sz w:val="28"/>
            <w:szCs w:val="28"/>
          </w:rPr>
          <w:t xml:space="preserve"> </w:t>
        </w:r>
      </w:ins>
    </w:p>
    <w:p w14:paraId="20524A8C" w14:textId="371E521D" w:rsidR="00DD453E" w:rsidRPr="00DF0904" w:rsidRDefault="00DD453E" w:rsidP="00097516">
      <w:pPr>
        <w:spacing w:line="360" w:lineRule="auto"/>
        <w:contextualSpacing/>
        <w:rPr>
          <w:ins w:id="13316" w:author="Claire S" w:date="2026-05-20T11:59:00Z" w16du:dateUtc="2026-05-20T10:59:00Z"/>
          <w:rFonts w:ascii="Cambria" w:hAnsi="Cambria"/>
          <w:i/>
          <w:iCs/>
          <w:sz w:val="28"/>
          <w:szCs w:val="28"/>
          <w:rPrChange w:id="13317" w:author="Claire S" w:date="2026-05-20T12:06:00Z" w16du:dateUtc="2026-05-20T11:06:00Z">
            <w:rPr>
              <w:ins w:id="13318" w:author="Claire S" w:date="2026-05-20T11:59:00Z" w16du:dateUtc="2026-05-20T10:59:00Z"/>
              <w:rFonts w:ascii="Cambria" w:hAnsi="Cambria"/>
              <w:sz w:val="28"/>
              <w:szCs w:val="28"/>
            </w:rPr>
          </w:rPrChange>
        </w:rPr>
      </w:pPr>
      <w:ins w:id="13319" w:author="Claire S" w:date="2026-05-20T11:59:00Z" w16du:dateUtc="2026-05-20T10:59:00Z">
        <w:r w:rsidRPr="00DF0904">
          <w:rPr>
            <w:rFonts w:ascii="Cambria" w:hAnsi="Cambria"/>
            <w:i/>
            <w:iCs/>
            <w:sz w:val="28"/>
            <w:szCs w:val="28"/>
            <w:rPrChange w:id="13320" w:author="Claire S" w:date="2026-05-20T12:06:00Z" w16du:dateUtc="2026-05-20T11:06:00Z">
              <w:rPr>
                <w:rFonts w:ascii="Cambria" w:hAnsi="Cambria"/>
                <w:sz w:val="28"/>
                <w:szCs w:val="28"/>
              </w:rPr>
            </w:rPrChange>
          </w:rPr>
          <w:tab/>
          <w:t xml:space="preserve">‘I </w:t>
        </w:r>
      </w:ins>
      <w:ins w:id="13321" w:author="Claire S" w:date="2026-05-20T12:07:00Z" w16du:dateUtc="2026-05-20T11:07:00Z">
        <w:r w:rsidR="00DF0904">
          <w:rPr>
            <w:rFonts w:ascii="Cambria" w:hAnsi="Cambria"/>
            <w:i/>
            <w:iCs/>
            <w:sz w:val="28"/>
            <w:szCs w:val="28"/>
          </w:rPr>
          <w:t xml:space="preserve">love him.  It’s unbearable. I </w:t>
        </w:r>
      </w:ins>
      <w:ins w:id="13322" w:author="Claire S" w:date="2026-05-20T11:59:00Z" w16du:dateUtc="2026-05-20T10:59:00Z">
        <w:r w:rsidRPr="00DF0904">
          <w:rPr>
            <w:rFonts w:ascii="Cambria" w:hAnsi="Cambria"/>
            <w:i/>
            <w:iCs/>
            <w:sz w:val="28"/>
            <w:szCs w:val="28"/>
            <w:rPrChange w:id="13323" w:author="Claire S" w:date="2026-05-20T12:06:00Z" w16du:dateUtc="2026-05-20T11:06:00Z">
              <w:rPr>
                <w:rFonts w:ascii="Cambria" w:hAnsi="Cambria"/>
                <w:sz w:val="28"/>
                <w:szCs w:val="28"/>
              </w:rPr>
            </w:rPrChange>
          </w:rPr>
          <w:t>can’t go on</w:t>
        </w:r>
      </w:ins>
      <w:ins w:id="13324" w:author="Claire S" w:date="2026-05-21T17:52:00Z" w16du:dateUtc="2026-05-21T16:52:00Z">
        <w:r w:rsidR="00622ACA">
          <w:rPr>
            <w:rFonts w:ascii="Cambria" w:hAnsi="Cambria"/>
            <w:i/>
            <w:iCs/>
            <w:sz w:val="28"/>
            <w:szCs w:val="28"/>
          </w:rPr>
          <w:t xml:space="preserve"> and I can</w:t>
        </w:r>
      </w:ins>
      <w:ins w:id="13325" w:author="Claire S" w:date="2026-05-21T17:53:00Z" w16du:dateUtc="2026-05-21T16:53:00Z">
        <w:r w:rsidR="00622ACA">
          <w:rPr>
            <w:rFonts w:ascii="Cambria" w:hAnsi="Cambria"/>
            <w:i/>
            <w:iCs/>
            <w:sz w:val="28"/>
            <w:szCs w:val="28"/>
          </w:rPr>
          <w:t>’t tell him.</w:t>
        </w:r>
      </w:ins>
      <w:ins w:id="13326" w:author="Claire S" w:date="2026-05-20T11:59:00Z" w16du:dateUtc="2026-05-20T10:59:00Z">
        <w:r w:rsidRPr="00DF0904">
          <w:rPr>
            <w:rFonts w:ascii="Cambria" w:hAnsi="Cambria"/>
            <w:i/>
            <w:iCs/>
            <w:sz w:val="28"/>
            <w:szCs w:val="28"/>
            <w:rPrChange w:id="13327" w:author="Claire S" w:date="2026-05-20T12:06:00Z" w16du:dateUtc="2026-05-20T11:06:00Z">
              <w:rPr>
                <w:rFonts w:ascii="Cambria" w:hAnsi="Cambria"/>
                <w:sz w:val="28"/>
                <w:szCs w:val="28"/>
              </w:rPr>
            </w:rPrChange>
          </w:rPr>
          <w:t>’</w:t>
        </w:r>
      </w:ins>
    </w:p>
    <w:p w14:paraId="0E497E1D" w14:textId="7207B377" w:rsidR="005E0CB6" w:rsidRDefault="008779A7" w:rsidP="00097516">
      <w:pPr>
        <w:spacing w:line="360" w:lineRule="auto"/>
        <w:contextualSpacing/>
        <w:rPr>
          <w:ins w:id="13328" w:author="Claire S" w:date="2026-05-20T19:14:00Z" w16du:dateUtc="2026-05-20T18:14:00Z"/>
          <w:rFonts w:ascii="Cambria" w:hAnsi="Cambria"/>
          <w:sz w:val="28"/>
          <w:szCs w:val="28"/>
        </w:rPr>
      </w:pPr>
      <w:ins w:id="13329" w:author="Claire S" w:date="2026-05-20T11:59:00Z" w16du:dateUtc="2026-05-20T10:59:00Z">
        <w:r>
          <w:rPr>
            <w:rFonts w:ascii="Cambria" w:hAnsi="Cambria"/>
            <w:sz w:val="28"/>
            <w:szCs w:val="28"/>
          </w:rPr>
          <w:tab/>
          <w:t>‘Shit</w:t>
        </w:r>
      </w:ins>
      <w:ins w:id="13330" w:author="Claire S" w:date="2026-05-20T19:22:00Z" w16du:dateUtc="2026-05-20T18:22:00Z">
        <w:r w:rsidR="00784601">
          <w:rPr>
            <w:rFonts w:ascii="Cambria" w:hAnsi="Cambria"/>
            <w:sz w:val="28"/>
            <w:szCs w:val="28"/>
          </w:rPr>
          <w:t xml:space="preserve">.’ Without thinking too hard, </w:t>
        </w:r>
      </w:ins>
      <w:ins w:id="13331" w:author="Claire S" w:date="2026-05-20T11:59:00Z" w16du:dateUtc="2026-05-20T10:59:00Z">
        <w:r>
          <w:rPr>
            <w:rFonts w:ascii="Cambria" w:hAnsi="Cambria"/>
            <w:sz w:val="28"/>
            <w:szCs w:val="28"/>
          </w:rPr>
          <w:t xml:space="preserve">Clara pulled her phone out and called the </w:t>
        </w:r>
      </w:ins>
      <w:ins w:id="13332" w:author="Claire S" w:date="2026-05-21T17:53:00Z" w16du:dateUtc="2026-05-21T16:53:00Z">
        <w:r w:rsidR="00622ACA">
          <w:rPr>
            <w:rFonts w:ascii="Cambria" w:hAnsi="Cambria"/>
            <w:sz w:val="28"/>
            <w:szCs w:val="28"/>
          </w:rPr>
          <w:t xml:space="preserve">number she had for the </w:t>
        </w:r>
      </w:ins>
      <w:ins w:id="13333" w:author="Claire S" w:date="2026-05-20T19:10:00Z" w16du:dateUtc="2026-05-20T18:10:00Z">
        <w:r w:rsidR="00217879">
          <w:rPr>
            <w:rFonts w:ascii="Cambria" w:hAnsi="Cambria"/>
            <w:sz w:val="28"/>
            <w:szCs w:val="28"/>
          </w:rPr>
          <w:t>police</w:t>
        </w:r>
      </w:ins>
      <w:ins w:id="13334" w:author="Claire S" w:date="2026-05-20T19:09:00Z" w16du:dateUtc="2026-05-20T18:09:00Z">
        <w:r w:rsidR="00217879">
          <w:rPr>
            <w:rFonts w:ascii="Cambria" w:hAnsi="Cambria"/>
            <w:sz w:val="28"/>
            <w:szCs w:val="28"/>
          </w:rPr>
          <w:t xml:space="preserve"> in </w:t>
        </w:r>
      </w:ins>
      <w:ins w:id="13335" w:author="Claire S" w:date="2026-05-20T11:59:00Z" w16du:dateUtc="2026-05-20T10:59:00Z">
        <w:r>
          <w:rPr>
            <w:rFonts w:ascii="Cambria" w:hAnsi="Cambria"/>
            <w:sz w:val="28"/>
            <w:szCs w:val="28"/>
          </w:rPr>
          <w:t>East Sus</w:t>
        </w:r>
      </w:ins>
      <w:ins w:id="13336" w:author="Claire S" w:date="2026-05-20T12:00:00Z" w16du:dateUtc="2026-05-20T11:00:00Z">
        <w:r>
          <w:rPr>
            <w:rFonts w:ascii="Cambria" w:hAnsi="Cambria"/>
            <w:sz w:val="28"/>
            <w:szCs w:val="28"/>
          </w:rPr>
          <w:t xml:space="preserve">sex. </w:t>
        </w:r>
        <w:r w:rsidR="005001B0">
          <w:rPr>
            <w:rFonts w:ascii="Cambria" w:hAnsi="Cambria"/>
            <w:sz w:val="28"/>
            <w:szCs w:val="28"/>
          </w:rPr>
          <w:t xml:space="preserve"> On hold</w:t>
        </w:r>
      </w:ins>
      <w:ins w:id="13337" w:author="Claire S" w:date="2026-05-20T19:10:00Z" w16du:dateUtc="2026-05-20T18:10:00Z">
        <w:r w:rsidR="00217879">
          <w:rPr>
            <w:rFonts w:ascii="Cambria" w:hAnsi="Cambria"/>
            <w:sz w:val="28"/>
            <w:szCs w:val="28"/>
          </w:rPr>
          <w:t xml:space="preserve">, </w:t>
        </w:r>
      </w:ins>
      <w:ins w:id="13338" w:author="Claire S" w:date="2026-05-21T17:53:00Z" w16du:dateUtc="2026-05-21T16:53:00Z">
        <w:r w:rsidR="00622ACA">
          <w:rPr>
            <w:rFonts w:ascii="Cambria" w:hAnsi="Cambria"/>
            <w:sz w:val="28"/>
            <w:szCs w:val="28"/>
          </w:rPr>
          <w:t>tamping down her panic</w:t>
        </w:r>
      </w:ins>
      <w:ins w:id="13339" w:author="Claire S" w:date="2026-05-20T19:10:00Z" w16du:dateUtc="2026-05-20T18:10:00Z">
        <w:r w:rsidR="00217879">
          <w:rPr>
            <w:rFonts w:ascii="Cambria" w:hAnsi="Cambria"/>
            <w:sz w:val="28"/>
            <w:szCs w:val="28"/>
          </w:rPr>
          <w:t>,</w:t>
        </w:r>
      </w:ins>
      <w:ins w:id="13340" w:author="Claire S" w:date="2026-05-20T12:00:00Z" w16du:dateUtc="2026-05-20T11:00:00Z">
        <w:r w:rsidR="005001B0">
          <w:rPr>
            <w:rFonts w:ascii="Cambria" w:hAnsi="Cambria"/>
            <w:sz w:val="28"/>
            <w:szCs w:val="28"/>
          </w:rPr>
          <w:t xml:space="preserve"> she </w:t>
        </w:r>
      </w:ins>
      <w:ins w:id="13341" w:author="Claire S" w:date="2026-05-20T19:10:00Z" w16du:dateUtc="2026-05-20T18:10:00Z">
        <w:r w:rsidR="00217879">
          <w:rPr>
            <w:rFonts w:ascii="Cambria" w:hAnsi="Cambria"/>
            <w:sz w:val="28"/>
            <w:szCs w:val="28"/>
          </w:rPr>
          <w:t>turned away to avoid</w:t>
        </w:r>
      </w:ins>
      <w:ins w:id="13342" w:author="Claire S" w:date="2026-05-20T12:00:00Z" w16du:dateUtc="2026-05-20T11:00:00Z">
        <w:r w:rsidR="005001B0">
          <w:rPr>
            <w:rFonts w:ascii="Cambria" w:hAnsi="Cambria"/>
            <w:sz w:val="28"/>
            <w:szCs w:val="28"/>
          </w:rPr>
          <w:t xml:space="preserve"> the </w:t>
        </w:r>
      </w:ins>
      <w:ins w:id="13343" w:author="Claire S" w:date="2026-05-20T19:14:00Z" w16du:dateUtc="2026-05-20T18:14:00Z">
        <w:r w:rsidR="005E0CB6">
          <w:rPr>
            <w:rFonts w:ascii="Cambria" w:hAnsi="Cambria"/>
            <w:sz w:val="28"/>
            <w:szCs w:val="28"/>
          </w:rPr>
          <w:t>next-door neighbou</w:t>
        </w:r>
      </w:ins>
      <w:ins w:id="13344" w:author="Claire S" w:date="2026-05-20T12:00:00Z" w16du:dateUtc="2026-05-20T11:00:00Z">
        <w:r w:rsidR="005001B0">
          <w:rPr>
            <w:rFonts w:ascii="Cambria" w:hAnsi="Cambria"/>
            <w:sz w:val="28"/>
            <w:szCs w:val="28"/>
          </w:rPr>
          <w:t>r’s curious gaze</w:t>
        </w:r>
      </w:ins>
      <w:ins w:id="13345" w:author="Claire S" w:date="2026-05-20T19:14:00Z" w16du:dateUtc="2026-05-20T18:14:00Z">
        <w:r w:rsidR="005E0CB6">
          <w:rPr>
            <w:rFonts w:ascii="Cambria" w:hAnsi="Cambria"/>
            <w:sz w:val="28"/>
            <w:szCs w:val="28"/>
          </w:rPr>
          <w:t>.</w:t>
        </w:r>
      </w:ins>
      <w:ins w:id="13346" w:author="Claire S" w:date="2026-05-20T20:22:00Z" w16du:dateUtc="2026-05-20T19:22:00Z">
        <w:r w:rsidR="00DF1115">
          <w:rPr>
            <w:rFonts w:ascii="Cambria" w:hAnsi="Cambria"/>
            <w:sz w:val="28"/>
            <w:szCs w:val="28"/>
          </w:rPr>
          <w:t xml:space="preserve"> </w:t>
        </w:r>
      </w:ins>
      <w:ins w:id="13347" w:author="Claire S" w:date="2026-06-04T14:57:00Z" w16du:dateUtc="2026-06-04T13:57:00Z">
        <w:r w:rsidR="0026210A">
          <w:rPr>
            <w:rFonts w:ascii="Cambria" w:hAnsi="Cambria"/>
            <w:sz w:val="28"/>
            <w:szCs w:val="28"/>
          </w:rPr>
          <w:t>Waiting, s</w:t>
        </w:r>
      </w:ins>
      <w:ins w:id="13348" w:author="Claire S" w:date="2026-05-20T20:22:00Z" w16du:dateUtc="2026-05-20T19:22:00Z">
        <w:r w:rsidR="00DF1115">
          <w:rPr>
            <w:rFonts w:ascii="Cambria" w:hAnsi="Cambria"/>
            <w:sz w:val="28"/>
            <w:szCs w:val="28"/>
          </w:rPr>
          <w:t xml:space="preserve">he </w:t>
        </w:r>
      </w:ins>
      <w:ins w:id="13349" w:author="Claire S" w:date="2026-06-04T14:57:00Z" w16du:dateUtc="2026-06-04T13:57:00Z">
        <w:r w:rsidR="0026210A">
          <w:rPr>
            <w:rFonts w:ascii="Cambria" w:hAnsi="Cambria"/>
            <w:sz w:val="28"/>
            <w:szCs w:val="28"/>
          </w:rPr>
          <w:t>saw</w:t>
        </w:r>
      </w:ins>
      <w:ins w:id="13350" w:author="Claire S" w:date="2026-05-20T20:22:00Z" w16du:dateUtc="2026-05-20T19:22:00Z">
        <w:r w:rsidR="00DF1115">
          <w:rPr>
            <w:rFonts w:ascii="Cambria" w:hAnsi="Cambria"/>
            <w:sz w:val="28"/>
            <w:szCs w:val="28"/>
          </w:rPr>
          <w:t xml:space="preserve"> </w:t>
        </w:r>
      </w:ins>
      <w:ins w:id="13351" w:author="Claire S" w:date="2026-05-21T17:53:00Z" w16du:dateUtc="2026-05-21T16:53:00Z">
        <w:r w:rsidR="00622ACA">
          <w:rPr>
            <w:rFonts w:ascii="Cambria" w:hAnsi="Cambria"/>
            <w:sz w:val="28"/>
            <w:szCs w:val="28"/>
          </w:rPr>
          <w:t xml:space="preserve">one of </w:t>
        </w:r>
      </w:ins>
      <w:ins w:id="13352" w:author="Claire S" w:date="2026-06-04T14:57:00Z" w16du:dateUtc="2026-06-04T13:57:00Z">
        <w:r w:rsidR="0026210A">
          <w:rPr>
            <w:rFonts w:ascii="Cambria" w:hAnsi="Cambria"/>
            <w:sz w:val="28"/>
            <w:szCs w:val="28"/>
          </w:rPr>
          <w:t>the Comms team</w:t>
        </w:r>
        <w:del w:id="13353" w:author="Daisy Watt" w:date="2026-06-22T19:44:00Z" w16du:dateUtc="2026-06-22T17:44:00Z">
          <w:r w:rsidR="0026210A">
            <w:rPr>
              <w:rFonts w:ascii="Cambria" w:hAnsi="Cambria"/>
              <w:sz w:val="28"/>
              <w:szCs w:val="28"/>
            </w:rPr>
            <w:delText>,</w:delText>
          </w:r>
        </w:del>
      </w:ins>
      <w:ins w:id="13354" w:author="Daisy Watt" w:date="2026-06-22T19:44:00Z" w16du:dateUtc="2026-06-22T17:44:00Z">
        <w:r w:rsidR="0026210A">
          <w:rPr>
            <w:rFonts w:ascii="Cambria" w:hAnsi="Cambria"/>
            <w:sz w:val="28"/>
            <w:szCs w:val="28"/>
          </w:rPr>
          <w:t xml:space="preserve"> </w:t>
        </w:r>
        <w:r w:rsidR="006B2356">
          <w:rPr>
            <w:rFonts w:ascii="Cambria" w:hAnsi="Cambria"/>
            <w:sz w:val="28"/>
            <w:szCs w:val="28"/>
          </w:rPr>
          <w:t>–</w:t>
        </w:r>
      </w:ins>
      <w:ins w:id="13355" w:author="Claire S" w:date="2026-06-04T14:57:00Z" w16du:dateUtc="2026-06-04T13:57:00Z">
        <w:r w:rsidR="0026210A">
          <w:rPr>
            <w:rFonts w:ascii="Cambria" w:hAnsi="Cambria"/>
            <w:sz w:val="28"/>
            <w:szCs w:val="28"/>
          </w:rPr>
          <w:t xml:space="preserve"> Savannah’s next-in-command</w:t>
        </w:r>
      </w:ins>
      <w:ins w:id="13356" w:author="Claire S" w:date="2026-06-04T14:58:00Z" w16du:dateUtc="2026-06-04T13:58:00Z">
        <w:r w:rsidR="0026210A">
          <w:rPr>
            <w:rFonts w:ascii="Cambria" w:hAnsi="Cambria"/>
            <w:sz w:val="28"/>
            <w:szCs w:val="28"/>
          </w:rPr>
          <w:t xml:space="preserve">, </w:t>
        </w:r>
      </w:ins>
      <w:ins w:id="13357" w:author="Claire S" w:date="2026-06-04T14:57:00Z" w16du:dateUtc="2026-06-04T13:57:00Z">
        <w:r w:rsidR="0026210A">
          <w:rPr>
            <w:rFonts w:ascii="Cambria" w:hAnsi="Cambria"/>
            <w:sz w:val="28"/>
            <w:szCs w:val="28"/>
          </w:rPr>
          <w:t>a guy called Luiz</w:t>
        </w:r>
      </w:ins>
      <w:ins w:id="13358" w:author="Claire S" w:date="2026-06-04T14:58:00Z" w16du:dateUtc="2026-06-04T13:58:00Z">
        <w:del w:id="13359" w:author="Daisy Watt" w:date="2026-06-22T19:44:00Z" w16du:dateUtc="2026-06-22T17:44:00Z">
          <w:r w:rsidR="0026210A">
            <w:rPr>
              <w:rFonts w:ascii="Cambria" w:hAnsi="Cambria"/>
              <w:sz w:val="28"/>
              <w:szCs w:val="28"/>
            </w:rPr>
            <w:delText>,</w:delText>
          </w:r>
        </w:del>
      </w:ins>
      <w:ins w:id="13360" w:author="Daisy Watt" w:date="2026-06-22T19:44:00Z" w16du:dateUtc="2026-06-22T17:44:00Z">
        <w:r w:rsidR="0026210A">
          <w:rPr>
            <w:rFonts w:ascii="Cambria" w:hAnsi="Cambria"/>
            <w:sz w:val="28"/>
            <w:szCs w:val="28"/>
          </w:rPr>
          <w:t xml:space="preserve"> </w:t>
        </w:r>
        <w:r w:rsidR="006B2356">
          <w:rPr>
            <w:rFonts w:ascii="Cambria" w:hAnsi="Cambria"/>
            <w:sz w:val="28"/>
            <w:szCs w:val="28"/>
          </w:rPr>
          <w:t>–</w:t>
        </w:r>
      </w:ins>
      <w:ins w:id="13361" w:author="Claire S" w:date="2026-06-04T14:58:00Z" w16du:dateUtc="2026-06-04T13:58:00Z">
        <w:r w:rsidR="0026210A">
          <w:rPr>
            <w:rFonts w:ascii="Cambria" w:hAnsi="Cambria"/>
            <w:sz w:val="28"/>
            <w:szCs w:val="28"/>
          </w:rPr>
          <w:t xml:space="preserve"> </w:t>
        </w:r>
      </w:ins>
      <w:ins w:id="13362" w:author="Claire S" w:date="2026-05-20T20:22:00Z" w16du:dateUtc="2026-05-20T19:22:00Z">
        <w:r w:rsidR="00DF1115">
          <w:rPr>
            <w:rFonts w:ascii="Cambria" w:hAnsi="Cambria"/>
            <w:sz w:val="28"/>
            <w:szCs w:val="28"/>
          </w:rPr>
          <w:t>walk up to Ishan</w:t>
        </w:r>
      </w:ins>
      <w:ins w:id="13363" w:author="Daisy Watt" w:date="2026-06-22T19:44:00Z" w16du:dateUtc="2026-06-22T17:44:00Z">
        <w:r w:rsidR="00927289">
          <w:rPr>
            <w:rFonts w:ascii="Cambria" w:hAnsi="Cambria"/>
            <w:sz w:val="28"/>
            <w:szCs w:val="28"/>
          </w:rPr>
          <w:t>,</w:t>
        </w:r>
      </w:ins>
      <w:ins w:id="13364" w:author="Claire S" w:date="2026-06-08T16:13:00Z" w16du:dateUtc="2026-06-08T15:13:00Z">
        <w:del w:id="13365" w:author="Daisy Watt" w:date="2026-06-22T19:44:00Z" w16du:dateUtc="2026-06-22T17:44:00Z">
          <w:r w:rsidR="002C1862">
            <w:rPr>
              <w:rFonts w:ascii="Cambria" w:hAnsi="Cambria"/>
              <w:sz w:val="28"/>
              <w:szCs w:val="28"/>
            </w:rPr>
            <w:delText xml:space="preserve"> -</w:delText>
          </w:r>
        </w:del>
        <w:r w:rsidR="002C1862">
          <w:rPr>
            <w:rFonts w:ascii="Cambria" w:hAnsi="Cambria"/>
            <w:sz w:val="28"/>
            <w:szCs w:val="28"/>
          </w:rPr>
          <w:t xml:space="preserve"> </w:t>
        </w:r>
      </w:ins>
      <w:ins w:id="13366" w:author="Claire S" w:date="2026-05-20T20:22:00Z" w16du:dateUtc="2026-05-20T19:22:00Z">
        <w:r w:rsidR="00DF1115">
          <w:rPr>
            <w:rFonts w:ascii="Cambria" w:hAnsi="Cambria"/>
            <w:sz w:val="28"/>
            <w:szCs w:val="28"/>
          </w:rPr>
          <w:t xml:space="preserve">and she watched as </w:t>
        </w:r>
      </w:ins>
      <w:ins w:id="13367" w:author="Claire S" w:date="2026-05-21T17:53:00Z" w16du:dateUtc="2026-05-21T16:53:00Z">
        <w:r w:rsidR="00622ACA">
          <w:rPr>
            <w:rFonts w:ascii="Cambria" w:hAnsi="Cambria"/>
            <w:sz w:val="28"/>
            <w:szCs w:val="28"/>
          </w:rPr>
          <w:t xml:space="preserve">Ishan </w:t>
        </w:r>
      </w:ins>
      <w:ins w:id="13368" w:author="Claire S" w:date="2026-05-20T20:22:00Z" w16du:dateUtc="2026-05-20T19:22:00Z">
        <w:r w:rsidR="00DF1115">
          <w:rPr>
            <w:rFonts w:ascii="Cambria" w:hAnsi="Cambria"/>
            <w:sz w:val="28"/>
            <w:szCs w:val="28"/>
          </w:rPr>
          <w:t>stood in consternation</w:t>
        </w:r>
      </w:ins>
      <w:ins w:id="13369" w:author="Claire S" w:date="2026-05-21T17:53:00Z" w16du:dateUtc="2026-05-21T16:53:00Z">
        <w:r w:rsidR="00622ACA">
          <w:rPr>
            <w:rFonts w:ascii="Cambria" w:hAnsi="Cambria"/>
            <w:sz w:val="28"/>
            <w:szCs w:val="28"/>
          </w:rPr>
          <w:t xml:space="preserve"> at something </w:t>
        </w:r>
      </w:ins>
      <w:ins w:id="13370" w:author="Claire S" w:date="2026-07-28T10:15:00Z" w16du:dateUtc="2026-07-28T09:15:00Z">
        <w:r w:rsidR="007375D6">
          <w:rPr>
            <w:rFonts w:ascii="Cambria" w:hAnsi="Cambria"/>
            <w:sz w:val="28"/>
            <w:szCs w:val="28"/>
          </w:rPr>
          <w:t>Luiz</w:t>
        </w:r>
      </w:ins>
      <w:ins w:id="13371" w:author="Claire S" w:date="2026-05-21T17:53:00Z" w16du:dateUtc="2026-05-21T16:53:00Z">
        <w:r w:rsidR="00622ACA">
          <w:rPr>
            <w:rFonts w:ascii="Cambria" w:hAnsi="Cambria"/>
            <w:sz w:val="28"/>
            <w:szCs w:val="28"/>
          </w:rPr>
          <w:t xml:space="preserve"> had just </w:t>
        </w:r>
      </w:ins>
      <w:ins w:id="13372" w:author="Claire S" w:date="2026-06-04T14:58:00Z" w16du:dateUtc="2026-06-04T13:58:00Z">
        <w:r w:rsidR="0026210A">
          <w:rPr>
            <w:rFonts w:ascii="Cambria" w:hAnsi="Cambria"/>
            <w:sz w:val="28"/>
            <w:szCs w:val="28"/>
          </w:rPr>
          <w:t>said</w:t>
        </w:r>
      </w:ins>
      <w:ins w:id="13373" w:author="Claire S" w:date="2026-05-20T20:22:00Z" w16du:dateUtc="2026-05-20T19:22:00Z">
        <w:r w:rsidR="00DF1115">
          <w:rPr>
            <w:rFonts w:ascii="Cambria" w:hAnsi="Cambria"/>
            <w:sz w:val="28"/>
            <w:szCs w:val="28"/>
          </w:rPr>
          <w:t>.</w:t>
        </w:r>
      </w:ins>
    </w:p>
    <w:p w14:paraId="63EC00EA" w14:textId="2B203584" w:rsidR="0026210A" w:rsidRDefault="005E0CB6">
      <w:pPr>
        <w:spacing w:line="360" w:lineRule="auto"/>
        <w:ind w:firstLine="720"/>
        <w:contextualSpacing/>
        <w:rPr>
          <w:ins w:id="13374" w:author="Claire S" w:date="2026-06-04T14:58:00Z" w16du:dateUtc="2026-06-04T13:58:00Z"/>
          <w:rFonts w:ascii="Cambria" w:hAnsi="Cambria"/>
          <w:sz w:val="28"/>
          <w:szCs w:val="28"/>
        </w:rPr>
      </w:pPr>
      <w:ins w:id="13375" w:author="Claire S" w:date="2026-05-20T19:14:00Z" w16du:dateUtc="2026-05-20T18:14:00Z">
        <w:r>
          <w:rPr>
            <w:rFonts w:ascii="Cambria" w:hAnsi="Cambria"/>
            <w:sz w:val="28"/>
            <w:szCs w:val="28"/>
          </w:rPr>
          <w:t>And</w:t>
        </w:r>
      </w:ins>
      <w:ins w:id="13376" w:author="Claire S" w:date="2026-05-20T20:22:00Z" w16du:dateUtc="2026-05-20T19:22:00Z">
        <w:r w:rsidR="00DF1115">
          <w:rPr>
            <w:rFonts w:ascii="Cambria" w:hAnsi="Cambria"/>
            <w:sz w:val="28"/>
            <w:szCs w:val="28"/>
          </w:rPr>
          <w:t xml:space="preserve"> then, still</w:t>
        </w:r>
      </w:ins>
      <w:ins w:id="13377" w:author="Claire S" w:date="2026-05-20T19:14:00Z" w16du:dateUtc="2026-05-20T18:14:00Z">
        <w:r>
          <w:rPr>
            <w:rFonts w:ascii="Cambria" w:hAnsi="Cambria"/>
            <w:sz w:val="28"/>
            <w:szCs w:val="28"/>
          </w:rPr>
          <w:t xml:space="preserve"> waiting</w:t>
        </w:r>
      </w:ins>
      <w:ins w:id="13378" w:author="Claire S" w:date="2026-06-04T14:58:00Z" w16du:dateUtc="2026-06-04T13:58:00Z">
        <w:r w:rsidR="0026210A">
          <w:rPr>
            <w:rFonts w:ascii="Cambria" w:hAnsi="Cambria"/>
            <w:sz w:val="28"/>
            <w:szCs w:val="28"/>
          </w:rPr>
          <w:t xml:space="preserve"> on the phone</w:t>
        </w:r>
      </w:ins>
      <w:ins w:id="13379" w:author="Claire S" w:date="2026-05-20T19:14:00Z" w16du:dateUtc="2026-05-20T18:14:00Z">
        <w:r>
          <w:rPr>
            <w:rFonts w:ascii="Cambria" w:hAnsi="Cambria"/>
            <w:sz w:val="28"/>
            <w:szCs w:val="28"/>
          </w:rPr>
          <w:t>, Clara became aware of a</w:t>
        </w:r>
      </w:ins>
      <w:ins w:id="13380" w:author="Claire S" w:date="2026-05-20T12:07:00Z" w16du:dateUtc="2026-05-20T11:07:00Z">
        <w:r w:rsidR="009A4F97">
          <w:rPr>
            <w:rFonts w:ascii="Cambria" w:hAnsi="Cambria"/>
            <w:sz w:val="28"/>
            <w:szCs w:val="28"/>
          </w:rPr>
          <w:t xml:space="preserve"> ripple</w:t>
        </w:r>
      </w:ins>
      <w:ins w:id="13381" w:author="Claire S" w:date="2026-06-04T14:58:00Z" w16du:dateUtc="2026-06-04T13:58:00Z">
        <w:r w:rsidR="0026210A">
          <w:rPr>
            <w:rFonts w:ascii="Cambria" w:hAnsi="Cambria"/>
            <w:sz w:val="28"/>
            <w:szCs w:val="28"/>
          </w:rPr>
          <w:t xml:space="preserve"> of </w:t>
        </w:r>
      </w:ins>
      <w:ins w:id="13382" w:author="Claire S" w:date="2026-06-08T16:13:00Z" w16du:dateUtc="2026-06-08T15:13:00Z">
        <w:r w:rsidR="002C1862">
          <w:rPr>
            <w:rFonts w:ascii="Cambria" w:hAnsi="Cambria"/>
            <w:sz w:val="28"/>
            <w:szCs w:val="28"/>
          </w:rPr>
          <w:t xml:space="preserve">excited </w:t>
        </w:r>
      </w:ins>
      <w:ins w:id="13383" w:author="Claire S" w:date="2026-06-04T14:58:00Z" w16du:dateUtc="2026-06-04T13:58:00Z">
        <w:r w:rsidR="0026210A">
          <w:rPr>
            <w:rFonts w:ascii="Cambria" w:hAnsi="Cambria"/>
            <w:sz w:val="28"/>
            <w:szCs w:val="28"/>
          </w:rPr>
          <w:t>energy,</w:t>
        </w:r>
      </w:ins>
      <w:ins w:id="13384" w:author="Claire S" w:date="2026-05-20T12:07:00Z" w16du:dateUtc="2026-05-20T11:07:00Z">
        <w:r w:rsidR="009A4F97">
          <w:rPr>
            <w:rFonts w:ascii="Cambria" w:hAnsi="Cambria"/>
            <w:sz w:val="28"/>
            <w:szCs w:val="28"/>
          </w:rPr>
          <w:t xml:space="preserve"> start</w:t>
        </w:r>
      </w:ins>
      <w:ins w:id="13385" w:author="Claire S" w:date="2026-05-20T19:14:00Z" w16du:dateUtc="2026-05-20T18:14:00Z">
        <w:r>
          <w:rPr>
            <w:rFonts w:ascii="Cambria" w:hAnsi="Cambria"/>
            <w:sz w:val="28"/>
            <w:szCs w:val="28"/>
          </w:rPr>
          <w:t>ing</w:t>
        </w:r>
      </w:ins>
      <w:ins w:id="13386" w:author="Claire S" w:date="2026-05-20T12:07:00Z" w16du:dateUtc="2026-05-20T11:07:00Z">
        <w:r w:rsidR="009A4F97">
          <w:rPr>
            <w:rFonts w:ascii="Cambria" w:hAnsi="Cambria"/>
            <w:sz w:val="28"/>
            <w:szCs w:val="28"/>
          </w:rPr>
          <w:t xml:space="preserve"> at the edge of the </w:t>
        </w:r>
      </w:ins>
      <w:ins w:id="13387" w:author="Claire S" w:date="2026-05-20T19:14:00Z" w16du:dateUtc="2026-05-20T18:14:00Z">
        <w:r>
          <w:rPr>
            <w:rFonts w:ascii="Cambria" w:hAnsi="Cambria"/>
            <w:sz w:val="28"/>
            <w:szCs w:val="28"/>
          </w:rPr>
          <w:t>room</w:t>
        </w:r>
      </w:ins>
      <w:ins w:id="13388" w:author="Claire S" w:date="2026-06-05T08:43:00Z" w16du:dateUtc="2026-06-05T07:43:00Z">
        <w:r w:rsidR="00480998">
          <w:rPr>
            <w:rFonts w:ascii="Cambria" w:hAnsi="Cambria"/>
            <w:sz w:val="28"/>
            <w:szCs w:val="28"/>
          </w:rPr>
          <w:t xml:space="preserve"> and heading inwards</w:t>
        </w:r>
      </w:ins>
      <w:ins w:id="13389" w:author="Claire S" w:date="2026-06-04T14:58:00Z" w16du:dateUtc="2026-06-04T13:58:00Z">
        <w:r w:rsidR="0026210A">
          <w:rPr>
            <w:rFonts w:ascii="Cambria" w:hAnsi="Cambria"/>
            <w:sz w:val="28"/>
            <w:szCs w:val="28"/>
          </w:rPr>
          <w:t>.</w:t>
        </w:r>
      </w:ins>
    </w:p>
    <w:p w14:paraId="4E0FE7C2" w14:textId="6493D129" w:rsidR="005001B0" w:rsidRDefault="00480998">
      <w:pPr>
        <w:spacing w:line="360" w:lineRule="auto"/>
        <w:ind w:firstLine="720"/>
        <w:contextualSpacing/>
        <w:rPr>
          <w:ins w:id="13390" w:author="Claire S" w:date="2026-05-20T12:00:00Z" w16du:dateUtc="2026-05-20T11:00:00Z"/>
          <w:rFonts w:ascii="Cambria" w:hAnsi="Cambria"/>
          <w:sz w:val="28"/>
          <w:szCs w:val="28"/>
        </w:rPr>
        <w:pPrChange w:id="13391" w:author="Claire S" w:date="2026-05-20T19:14:00Z" w16du:dateUtc="2026-05-20T18:14:00Z">
          <w:pPr>
            <w:spacing w:line="360" w:lineRule="auto"/>
            <w:contextualSpacing/>
          </w:pPr>
        </w:pPrChange>
      </w:pPr>
      <w:ins w:id="13392" w:author="Claire S" w:date="2026-06-05T08:44:00Z" w16du:dateUtc="2026-06-05T07:44:00Z">
        <w:r>
          <w:rPr>
            <w:rFonts w:ascii="Cambria" w:hAnsi="Cambria"/>
            <w:sz w:val="28"/>
            <w:szCs w:val="28"/>
          </w:rPr>
          <w:t xml:space="preserve">‘Clara.’ </w:t>
        </w:r>
      </w:ins>
      <w:ins w:id="13393" w:author="Claire S" w:date="2026-05-20T19:15:00Z" w16du:dateUtc="2026-05-20T18:15:00Z">
        <w:r w:rsidR="005E0CB6">
          <w:rPr>
            <w:rFonts w:ascii="Cambria" w:hAnsi="Cambria"/>
            <w:sz w:val="28"/>
            <w:szCs w:val="28"/>
          </w:rPr>
          <w:t>Ishan sped towards her</w:t>
        </w:r>
      </w:ins>
      <w:ins w:id="13394" w:author="Claire S" w:date="2026-05-21T17:53:00Z" w16du:dateUtc="2026-05-21T16:53:00Z">
        <w:r w:rsidR="00622ACA">
          <w:rPr>
            <w:rFonts w:ascii="Cambria" w:hAnsi="Cambria"/>
            <w:sz w:val="28"/>
            <w:szCs w:val="28"/>
          </w:rPr>
          <w:t xml:space="preserve"> across the offi</w:t>
        </w:r>
      </w:ins>
      <w:ins w:id="13395" w:author="Claire S" w:date="2026-05-21T17:54:00Z" w16du:dateUtc="2026-05-21T16:54:00Z">
        <w:r w:rsidR="00622ACA">
          <w:rPr>
            <w:rFonts w:ascii="Cambria" w:hAnsi="Cambria"/>
            <w:sz w:val="28"/>
            <w:szCs w:val="28"/>
          </w:rPr>
          <w:t>ce</w:t>
        </w:r>
      </w:ins>
      <w:ins w:id="13396" w:author="Claire S" w:date="2026-05-20T19:15:00Z" w16du:dateUtc="2026-05-20T18:15:00Z">
        <w:r w:rsidR="005E0CB6">
          <w:rPr>
            <w:rFonts w:ascii="Cambria" w:hAnsi="Cambria"/>
            <w:sz w:val="28"/>
            <w:szCs w:val="28"/>
          </w:rPr>
          <w:t>.</w:t>
        </w:r>
      </w:ins>
    </w:p>
    <w:p w14:paraId="63591099" w14:textId="32AEEFF0" w:rsidR="009A4F97" w:rsidRDefault="009A4F97" w:rsidP="00097516">
      <w:pPr>
        <w:spacing w:line="360" w:lineRule="auto"/>
        <w:contextualSpacing/>
        <w:rPr>
          <w:ins w:id="13397" w:author="Claire S" w:date="2026-05-20T12:07:00Z" w16du:dateUtc="2026-05-20T11:07:00Z"/>
          <w:rFonts w:ascii="Cambria" w:hAnsi="Cambria"/>
          <w:sz w:val="28"/>
          <w:szCs w:val="28"/>
        </w:rPr>
      </w:pPr>
      <w:ins w:id="13398" w:author="Claire S" w:date="2026-05-20T12:07:00Z" w16du:dateUtc="2026-05-20T11:07:00Z">
        <w:r>
          <w:rPr>
            <w:rFonts w:ascii="Cambria" w:hAnsi="Cambria"/>
            <w:sz w:val="28"/>
            <w:szCs w:val="28"/>
          </w:rPr>
          <w:tab/>
        </w:r>
      </w:ins>
      <w:ins w:id="13399" w:author="Claire S" w:date="2026-06-05T08:44:00Z" w16du:dateUtc="2026-06-05T07:44:00Z">
        <w:r w:rsidR="00480998">
          <w:rPr>
            <w:rFonts w:ascii="Cambria" w:hAnsi="Cambria"/>
            <w:sz w:val="28"/>
            <w:szCs w:val="28"/>
          </w:rPr>
          <w:t xml:space="preserve">‘What is it?’ </w:t>
        </w:r>
      </w:ins>
      <w:ins w:id="13400" w:author="Claire S" w:date="2026-05-20T19:15:00Z" w16du:dateUtc="2026-05-20T18:15:00Z">
        <w:r w:rsidR="005E0CB6">
          <w:rPr>
            <w:rFonts w:ascii="Cambria" w:hAnsi="Cambria"/>
            <w:sz w:val="28"/>
            <w:szCs w:val="28"/>
          </w:rPr>
          <w:t>She looked at him in fear</w:t>
        </w:r>
      </w:ins>
      <w:ins w:id="13401" w:author="Claire S" w:date="2026-05-20T12:07:00Z" w16du:dateUtc="2026-05-20T11:07:00Z">
        <w:r>
          <w:rPr>
            <w:rFonts w:ascii="Cambria" w:hAnsi="Cambria"/>
            <w:sz w:val="28"/>
            <w:szCs w:val="28"/>
          </w:rPr>
          <w:t xml:space="preserve">. </w:t>
        </w:r>
      </w:ins>
    </w:p>
    <w:p w14:paraId="13C3F508" w14:textId="195FF96E" w:rsidR="00667AE6" w:rsidRDefault="009A4F97" w:rsidP="00097516">
      <w:pPr>
        <w:spacing w:line="360" w:lineRule="auto"/>
        <w:contextualSpacing/>
        <w:rPr>
          <w:ins w:id="13402" w:author="Claire S" w:date="2026-05-20T16:57:00Z" w16du:dateUtc="2026-05-20T15:57:00Z"/>
          <w:rFonts w:ascii="Cambria" w:hAnsi="Cambria"/>
          <w:sz w:val="28"/>
          <w:szCs w:val="28"/>
        </w:rPr>
      </w:pPr>
      <w:ins w:id="13403" w:author="Claire S" w:date="2026-05-20T12:07:00Z" w16du:dateUtc="2026-05-20T11:07:00Z">
        <w:r>
          <w:rPr>
            <w:rFonts w:ascii="Cambria" w:hAnsi="Cambria"/>
            <w:sz w:val="28"/>
            <w:szCs w:val="28"/>
          </w:rPr>
          <w:tab/>
        </w:r>
      </w:ins>
      <w:ins w:id="13404" w:author="Claire S" w:date="2026-05-20T16:56:00Z" w16du:dateUtc="2026-05-20T15:56:00Z">
        <w:r w:rsidR="00667AE6">
          <w:rPr>
            <w:rFonts w:ascii="Cambria" w:hAnsi="Cambria"/>
            <w:sz w:val="28"/>
            <w:szCs w:val="28"/>
          </w:rPr>
          <w:t>‘</w:t>
        </w:r>
      </w:ins>
      <w:ins w:id="13405" w:author="Claire S" w:date="2026-05-21T10:42:00Z" w16du:dateUtc="2026-05-21T09:42:00Z">
        <w:r w:rsidR="003412D3">
          <w:rPr>
            <w:rFonts w:ascii="Cambria" w:hAnsi="Cambria"/>
            <w:sz w:val="28"/>
            <w:szCs w:val="28"/>
          </w:rPr>
          <w:t>I’m so sorry</w:t>
        </w:r>
        <w:del w:id="13406" w:author="Daisy Watt" w:date="2026-06-22T19:45:00Z" w16du:dateUtc="2026-06-22T17:45:00Z">
          <w:r w:rsidR="003412D3">
            <w:rPr>
              <w:rFonts w:ascii="Cambria" w:hAnsi="Cambria"/>
              <w:sz w:val="28"/>
              <w:szCs w:val="28"/>
            </w:rPr>
            <w:delText>,</w:delText>
          </w:r>
        </w:del>
      </w:ins>
      <w:ins w:id="13407" w:author="Daisy Watt" w:date="2026-06-22T19:45:00Z" w16du:dateUtc="2026-06-22T17:45:00Z">
        <w:r w:rsidR="00AC4463">
          <w:rPr>
            <w:rFonts w:ascii="Cambria" w:hAnsi="Cambria"/>
            <w:sz w:val="28"/>
            <w:szCs w:val="28"/>
          </w:rPr>
          <w:t>.</w:t>
        </w:r>
      </w:ins>
      <w:ins w:id="13408" w:author="Claire S" w:date="2026-05-20T16:56:00Z" w16du:dateUtc="2026-05-20T15:56:00Z">
        <w:r w:rsidR="00667AE6">
          <w:rPr>
            <w:rFonts w:ascii="Cambria" w:hAnsi="Cambria"/>
            <w:sz w:val="28"/>
            <w:szCs w:val="28"/>
          </w:rPr>
          <w:t xml:space="preserve">’ </w:t>
        </w:r>
      </w:ins>
      <w:ins w:id="13409" w:author="Claire S" w:date="2026-05-21T17:54:00Z" w16du:dateUtc="2026-05-21T16:54:00Z">
        <w:r w:rsidR="00622ACA">
          <w:rPr>
            <w:rFonts w:ascii="Cambria" w:hAnsi="Cambria"/>
            <w:sz w:val="28"/>
            <w:szCs w:val="28"/>
          </w:rPr>
          <w:t xml:space="preserve">he was breathless and sweaty, </w:t>
        </w:r>
      </w:ins>
      <w:ins w:id="13410" w:author="Claire S" w:date="2026-05-20T16:56:00Z" w16du:dateUtc="2026-05-20T15:56:00Z">
        <w:r w:rsidR="00667AE6">
          <w:rPr>
            <w:rFonts w:ascii="Cambria" w:hAnsi="Cambria"/>
            <w:sz w:val="28"/>
            <w:szCs w:val="28"/>
          </w:rPr>
          <w:t xml:space="preserve">his face </w:t>
        </w:r>
      </w:ins>
      <w:ins w:id="13411" w:author="Claire S" w:date="2026-05-20T19:15:00Z" w16du:dateUtc="2026-05-20T18:15:00Z">
        <w:r w:rsidR="005E0CB6">
          <w:rPr>
            <w:rFonts w:ascii="Cambria" w:hAnsi="Cambria"/>
            <w:sz w:val="28"/>
            <w:szCs w:val="28"/>
          </w:rPr>
          <w:t xml:space="preserve">tight with </w:t>
        </w:r>
      </w:ins>
      <w:ins w:id="13412" w:author="Claire S" w:date="2026-07-28T10:15:00Z" w16du:dateUtc="2026-07-28T09:15:00Z">
        <w:r w:rsidR="002A3624">
          <w:rPr>
            <w:rFonts w:ascii="Cambria" w:hAnsi="Cambria"/>
            <w:sz w:val="28"/>
            <w:szCs w:val="28"/>
          </w:rPr>
          <w:t>emoti</w:t>
        </w:r>
      </w:ins>
      <w:ins w:id="13413" w:author="Claire S" w:date="2026-05-20T19:15:00Z" w16du:dateUtc="2026-05-20T18:15:00Z">
        <w:r w:rsidR="005E0CB6">
          <w:rPr>
            <w:rFonts w:ascii="Cambria" w:hAnsi="Cambria"/>
            <w:sz w:val="28"/>
            <w:szCs w:val="28"/>
          </w:rPr>
          <w:t>on</w:t>
        </w:r>
      </w:ins>
      <w:ins w:id="13414" w:author="Claire S" w:date="2026-05-20T12:08:00Z" w16du:dateUtc="2026-05-20T11:08:00Z">
        <w:r>
          <w:rPr>
            <w:rFonts w:ascii="Cambria" w:hAnsi="Cambria"/>
            <w:sz w:val="28"/>
            <w:szCs w:val="28"/>
          </w:rPr>
          <w:t xml:space="preserve">. </w:t>
        </w:r>
      </w:ins>
      <w:ins w:id="13415" w:author="Claire S" w:date="2026-05-20T19:23:00Z" w16du:dateUtc="2026-05-20T18:23:00Z">
        <w:r w:rsidR="00784601">
          <w:rPr>
            <w:rFonts w:ascii="Cambria" w:hAnsi="Cambria"/>
            <w:sz w:val="28"/>
            <w:szCs w:val="28"/>
          </w:rPr>
          <w:t>‘</w:t>
        </w:r>
      </w:ins>
      <w:ins w:id="13416" w:author="Claire S" w:date="2026-05-27T15:32:00Z" w16du:dateUtc="2026-05-27T14:32:00Z">
        <w:r w:rsidR="005D4945">
          <w:rPr>
            <w:rFonts w:ascii="Cambria" w:hAnsi="Cambria"/>
            <w:sz w:val="28"/>
            <w:szCs w:val="28"/>
          </w:rPr>
          <w:t>I’ve just heard</w:t>
        </w:r>
      </w:ins>
      <w:ins w:id="13417" w:author="Claire S" w:date="2026-05-20T19:23:00Z" w16du:dateUtc="2026-05-20T18:23:00Z">
        <w:r w:rsidR="00784601">
          <w:rPr>
            <w:rFonts w:ascii="Cambria" w:hAnsi="Cambria"/>
            <w:sz w:val="28"/>
            <w:szCs w:val="28"/>
          </w:rPr>
          <w:t>.’</w:t>
        </w:r>
      </w:ins>
    </w:p>
    <w:p w14:paraId="64AC24FB" w14:textId="5FB963DB" w:rsidR="00667AE6" w:rsidRDefault="00667AE6" w:rsidP="00097516">
      <w:pPr>
        <w:spacing w:line="360" w:lineRule="auto"/>
        <w:contextualSpacing/>
        <w:rPr>
          <w:ins w:id="13418" w:author="Claire S" w:date="2026-05-20T16:57:00Z" w16du:dateUtc="2026-05-20T15:57:00Z"/>
          <w:rFonts w:ascii="Cambria" w:hAnsi="Cambria"/>
          <w:sz w:val="28"/>
          <w:szCs w:val="28"/>
        </w:rPr>
      </w:pPr>
      <w:ins w:id="13419" w:author="Claire S" w:date="2026-05-20T16:57:00Z" w16du:dateUtc="2026-05-20T15:57:00Z">
        <w:r>
          <w:rPr>
            <w:rFonts w:ascii="Cambria" w:hAnsi="Cambria"/>
            <w:sz w:val="28"/>
            <w:szCs w:val="28"/>
          </w:rPr>
          <w:tab/>
          <w:t>‘</w:t>
        </w:r>
      </w:ins>
      <w:ins w:id="13420" w:author="Claire S" w:date="2026-06-04T14:59:00Z" w16du:dateUtc="2026-06-04T13:59:00Z">
        <w:r w:rsidR="0026210A">
          <w:rPr>
            <w:rFonts w:ascii="Cambria" w:hAnsi="Cambria"/>
            <w:sz w:val="28"/>
            <w:szCs w:val="28"/>
          </w:rPr>
          <w:t>Heard w</w:t>
        </w:r>
      </w:ins>
      <w:ins w:id="13421" w:author="Claire S" w:date="2026-05-20T16:57:00Z" w16du:dateUtc="2026-05-20T15:57:00Z">
        <w:r>
          <w:rPr>
            <w:rFonts w:ascii="Cambria" w:hAnsi="Cambria"/>
            <w:sz w:val="28"/>
            <w:szCs w:val="28"/>
          </w:rPr>
          <w:t>hat?’</w:t>
        </w:r>
      </w:ins>
      <w:ins w:id="13422" w:author="Claire S" w:date="2026-05-20T19:15:00Z" w16du:dateUtc="2026-05-20T18:15:00Z">
        <w:r w:rsidR="005E0CB6">
          <w:rPr>
            <w:rFonts w:ascii="Cambria" w:hAnsi="Cambria"/>
            <w:sz w:val="28"/>
            <w:szCs w:val="28"/>
          </w:rPr>
          <w:t xml:space="preserve"> </w:t>
        </w:r>
      </w:ins>
      <w:ins w:id="13423" w:author="Claire S" w:date="2026-05-21T17:54:00Z" w16du:dateUtc="2026-05-21T16:54:00Z">
        <w:r w:rsidR="00622ACA">
          <w:rPr>
            <w:rFonts w:ascii="Cambria" w:hAnsi="Cambria"/>
            <w:sz w:val="28"/>
            <w:szCs w:val="28"/>
          </w:rPr>
          <w:t>she said stupidly.</w:t>
        </w:r>
      </w:ins>
    </w:p>
    <w:p w14:paraId="3DB7BBF4" w14:textId="6DFA12FF" w:rsidR="00656539" w:rsidRDefault="00667AE6" w:rsidP="00656539">
      <w:pPr>
        <w:spacing w:line="360" w:lineRule="auto"/>
        <w:ind w:firstLine="720"/>
        <w:contextualSpacing/>
        <w:rPr>
          <w:ins w:id="13424" w:author="Claire S" w:date="2026-05-21T11:07:00Z" w16du:dateUtc="2026-05-21T10:07:00Z"/>
          <w:rFonts w:ascii="Cambria" w:hAnsi="Cambria"/>
          <w:sz w:val="28"/>
          <w:szCs w:val="28"/>
        </w:rPr>
      </w:pPr>
      <w:ins w:id="13425" w:author="Claire S" w:date="2026-05-20T16:57:00Z" w16du:dateUtc="2026-05-20T15:57:00Z">
        <w:r>
          <w:rPr>
            <w:rFonts w:ascii="Cambria" w:hAnsi="Cambria"/>
            <w:sz w:val="28"/>
            <w:szCs w:val="28"/>
          </w:rPr>
          <w:t>‘</w:t>
        </w:r>
      </w:ins>
      <w:ins w:id="13426" w:author="Claire S" w:date="2026-05-20T19:15:00Z" w16du:dateUtc="2026-05-20T18:15:00Z">
        <w:r w:rsidR="005E0CB6">
          <w:rPr>
            <w:rFonts w:ascii="Cambria" w:hAnsi="Cambria"/>
            <w:sz w:val="28"/>
            <w:szCs w:val="28"/>
          </w:rPr>
          <w:t>They</w:t>
        </w:r>
      </w:ins>
      <w:ins w:id="13427" w:author="Claire S" w:date="2026-05-21T11:07:00Z" w16du:dateUtc="2026-05-21T10:07:00Z">
        <w:r w:rsidR="00656539">
          <w:rPr>
            <w:rFonts w:ascii="Cambria" w:hAnsi="Cambria"/>
            <w:sz w:val="28"/>
            <w:szCs w:val="28"/>
          </w:rPr>
          <w:t>’ve</w:t>
        </w:r>
      </w:ins>
      <w:ins w:id="13428" w:author="Claire S" w:date="2026-05-20T19:15:00Z" w16du:dateUtc="2026-05-20T18:15:00Z">
        <w:r w:rsidR="005E0CB6">
          <w:rPr>
            <w:rFonts w:ascii="Cambria" w:hAnsi="Cambria"/>
            <w:sz w:val="28"/>
            <w:szCs w:val="28"/>
          </w:rPr>
          <w:t xml:space="preserve"> found a body</w:t>
        </w:r>
      </w:ins>
      <w:ins w:id="13429" w:author="Claire S" w:date="2026-05-21T11:07:00Z" w16du:dateUtc="2026-05-21T10:07:00Z">
        <w:r w:rsidR="00656539">
          <w:rPr>
            <w:rFonts w:ascii="Cambria" w:hAnsi="Cambria"/>
            <w:sz w:val="28"/>
            <w:szCs w:val="28"/>
          </w:rPr>
          <w:t>,</w:t>
        </w:r>
      </w:ins>
      <w:ins w:id="13430" w:author="Claire S" w:date="2026-05-21T17:54:00Z" w16du:dateUtc="2026-05-21T16:54:00Z">
        <w:r w:rsidR="00622ACA">
          <w:rPr>
            <w:rFonts w:ascii="Cambria" w:hAnsi="Cambria"/>
            <w:sz w:val="28"/>
            <w:szCs w:val="28"/>
          </w:rPr>
          <w:t xml:space="preserve"> Clara.’ His </w:t>
        </w:r>
      </w:ins>
      <w:ins w:id="13431" w:author="Claire S" w:date="2026-07-28T10:15:00Z" w16du:dateUtc="2026-07-28T09:15:00Z">
        <w:r w:rsidR="002A3624">
          <w:rPr>
            <w:rFonts w:ascii="Cambria" w:hAnsi="Cambria"/>
            <w:sz w:val="28"/>
            <w:szCs w:val="28"/>
          </w:rPr>
          <w:t xml:space="preserve">dark </w:t>
        </w:r>
      </w:ins>
      <w:ins w:id="13432" w:author="Claire S" w:date="2026-05-21T17:54:00Z" w16du:dateUtc="2026-05-21T16:54:00Z">
        <w:r w:rsidR="00622ACA">
          <w:rPr>
            <w:rFonts w:ascii="Cambria" w:hAnsi="Cambria"/>
            <w:sz w:val="28"/>
            <w:szCs w:val="28"/>
          </w:rPr>
          <w:t>eyes reminded her of</w:t>
        </w:r>
        <w:del w:id="13433" w:author="Daisy Watt" w:date="2026-06-22T19:45:00Z" w16du:dateUtc="2026-06-22T17:45:00Z">
          <w:r w:rsidR="00622ACA">
            <w:rPr>
              <w:rFonts w:ascii="Cambria" w:hAnsi="Cambria"/>
              <w:sz w:val="28"/>
              <w:szCs w:val="28"/>
            </w:rPr>
            <w:delText xml:space="preserve"> a</w:delText>
          </w:r>
        </w:del>
        <w:r w:rsidR="00622ACA">
          <w:rPr>
            <w:rFonts w:ascii="Cambria" w:hAnsi="Cambria"/>
            <w:sz w:val="28"/>
            <w:szCs w:val="28"/>
          </w:rPr>
          <w:t xml:space="preserve"> </w:t>
        </w:r>
        <w:del w:id="13434" w:author="Daisy Watt" w:date="2026-06-22T19:46:00Z" w16du:dateUtc="2026-06-22T17:46:00Z">
          <w:r w:rsidR="00622ACA" w:rsidDel="00CC3EB0">
            <w:rPr>
              <w:rFonts w:ascii="Cambria" w:hAnsi="Cambria"/>
              <w:sz w:val="28"/>
              <w:szCs w:val="28"/>
            </w:rPr>
            <w:delText>kid</w:delText>
          </w:r>
        </w:del>
      </w:ins>
      <w:ins w:id="13435" w:author="Daisy Watt" w:date="2026-06-22T19:46:00Z" w16du:dateUtc="2026-06-22T17:46:00Z">
        <w:r w:rsidR="00CC3EB0">
          <w:rPr>
            <w:rFonts w:ascii="Cambria" w:hAnsi="Cambria"/>
            <w:sz w:val="28"/>
            <w:szCs w:val="28"/>
          </w:rPr>
          <w:t>kids’</w:t>
        </w:r>
      </w:ins>
      <w:ins w:id="13436" w:author="Claire S" w:date="2026-05-21T17:54:00Z" w16du:dateUtc="2026-05-21T16:54:00Z">
        <w:del w:id="13437" w:author="Daisy Watt" w:date="2026-06-22T19:46:00Z" w16du:dateUtc="2026-06-22T17:46:00Z">
          <w:r w:rsidR="00622ACA" w:rsidDel="007957EF">
            <w:rPr>
              <w:rFonts w:ascii="Cambria" w:hAnsi="Cambria"/>
              <w:sz w:val="28"/>
              <w:szCs w:val="28"/>
            </w:rPr>
            <w:delText>’s</w:delText>
          </w:r>
        </w:del>
        <w:r w:rsidR="00622ACA">
          <w:rPr>
            <w:rFonts w:ascii="Cambria" w:hAnsi="Cambria"/>
            <w:sz w:val="28"/>
            <w:szCs w:val="28"/>
          </w:rPr>
          <w:t xml:space="preserve"> </w:t>
        </w:r>
      </w:ins>
      <w:ins w:id="13438" w:author="Claire S" w:date="2026-05-27T15:32:00Z" w16du:dateUtc="2026-05-27T14:32:00Z">
        <w:r w:rsidR="005D4945">
          <w:rPr>
            <w:rFonts w:ascii="Cambria" w:hAnsi="Cambria"/>
            <w:sz w:val="28"/>
            <w:szCs w:val="28"/>
          </w:rPr>
          <w:t xml:space="preserve">old </w:t>
        </w:r>
      </w:ins>
      <w:ins w:id="13439" w:author="Claire S" w:date="2026-05-21T17:54:00Z" w16du:dateUtc="2026-05-21T16:54:00Z">
        <w:r w:rsidR="00622ACA">
          <w:rPr>
            <w:rFonts w:ascii="Cambria" w:hAnsi="Cambria"/>
            <w:sz w:val="28"/>
            <w:szCs w:val="28"/>
          </w:rPr>
          <w:t>spinning</w:t>
        </w:r>
      </w:ins>
      <w:ins w:id="13440" w:author="Claire S" w:date="2026-05-27T15:32:00Z" w16du:dateUtc="2026-05-27T14:32:00Z">
        <w:r w:rsidR="005D4945">
          <w:rPr>
            <w:rFonts w:ascii="Cambria" w:hAnsi="Cambria"/>
            <w:sz w:val="28"/>
            <w:szCs w:val="28"/>
          </w:rPr>
          <w:t>-</w:t>
        </w:r>
      </w:ins>
      <w:ins w:id="13441" w:author="Claire S" w:date="2026-05-21T17:54:00Z" w16du:dateUtc="2026-05-21T16:54:00Z">
        <w:r w:rsidR="00622ACA">
          <w:rPr>
            <w:rFonts w:ascii="Cambria" w:hAnsi="Cambria"/>
            <w:sz w:val="28"/>
            <w:szCs w:val="28"/>
          </w:rPr>
          <w:t>wheel</w:t>
        </w:r>
      </w:ins>
      <w:ins w:id="13442" w:author="Daisy Watt" w:date="2026-06-22T19:46:00Z" w16du:dateUtc="2026-06-22T17:46:00Z">
        <w:r w:rsidR="007957EF">
          <w:rPr>
            <w:rFonts w:ascii="Cambria" w:hAnsi="Cambria"/>
            <w:sz w:val="28"/>
            <w:szCs w:val="28"/>
          </w:rPr>
          <w:t>s</w:t>
        </w:r>
      </w:ins>
      <w:ins w:id="13443" w:author="Claire S" w:date="2026-05-21T17:54:00Z" w16du:dateUtc="2026-05-21T16:54:00Z">
        <w:r w:rsidR="00622ACA">
          <w:rPr>
            <w:rFonts w:ascii="Cambria" w:hAnsi="Cambria"/>
            <w:sz w:val="28"/>
            <w:szCs w:val="28"/>
          </w:rPr>
          <w:t>.</w:t>
        </w:r>
      </w:ins>
    </w:p>
    <w:p w14:paraId="760537E1" w14:textId="5FB00565" w:rsidR="005E0CB6" w:rsidRDefault="005E0CB6" w:rsidP="00656539">
      <w:pPr>
        <w:spacing w:line="360" w:lineRule="auto"/>
        <w:ind w:firstLine="720"/>
        <w:contextualSpacing/>
        <w:rPr>
          <w:ins w:id="13444" w:author="Claire S" w:date="2026-05-20T19:16:00Z" w16du:dateUtc="2026-05-20T18:16:00Z"/>
          <w:rFonts w:ascii="Cambria" w:hAnsi="Cambria"/>
          <w:sz w:val="28"/>
          <w:szCs w:val="28"/>
        </w:rPr>
      </w:pPr>
      <w:ins w:id="13445" w:author="Claire S" w:date="2026-05-20T19:16:00Z" w16du:dateUtc="2026-05-20T18:16:00Z">
        <w:r>
          <w:rPr>
            <w:rFonts w:ascii="Cambria" w:hAnsi="Cambria"/>
            <w:sz w:val="28"/>
            <w:szCs w:val="28"/>
          </w:rPr>
          <w:t>‘</w:t>
        </w:r>
      </w:ins>
      <w:ins w:id="13446" w:author="Claire S" w:date="2026-05-27T15:33:00Z" w16du:dateUtc="2026-05-27T14:33:00Z">
        <w:r w:rsidR="005D4945">
          <w:rPr>
            <w:rFonts w:ascii="Cambria" w:hAnsi="Cambria"/>
            <w:sz w:val="28"/>
            <w:szCs w:val="28"/>
          </w:rPr>
          <w:t xml:space="preserve">You mean </w:t>
        </w:r>
      </w:ins>
      <w:ins w:id="13447" w:author="Claire S" w:date="2026-06-04T14:59:00Z" w16du:dateUtc="2026-06-04T13:59:00Z">
        <w:r w:rsidR="00C3684F">
          <w:rPr>
            <w:rFonts w:ascii="Cambria" w:hAnsi="Cambria"/>
            <w:sz w:val="28"/>
            <w:szCs w:val="28"/>
          </w:rPr>
          <w:t>in Sussex</w:t>
        </w:r>
      </w:ins>
      <w:ins w:id="13448" w:author="Claire S" w:date="2026-05-27T15:33:00Z" w16du:dateUtc="2026-05-27T14:33:00Z">
        <w:r w:rsidR="005D4945">
          <w:rPr>
            <w:rFonts w:ascii="Cambria" w:hAnsi="Cambria"/>
            <w:sz w:val="28"/>
            <w:szCs w:val="28"/>
          </w:rPr>
          <w:t xml:space="preserve">?  </w:t>
        </w:r>
      </w:ins>
      <w:ins w:id="13449" w:author="Claire S" w:date="2026-05-20T19:16:00Z" w16du:dateUtc="2026-05-20T18:16:00Z">
        <w:r>
          <w:rPr>
            <w:rFonts w:ascii="Cambria" w:hAnsi="Cambria"/>
            <w:sz w:val="28"/>
            <w:szCs w:val="28"/>
          </w:rPr>
          <w:t xml:space="preserve">I know, </w:t>
        </w:r>
      </w:ins>
      <w:ins w:id="13450" w:author="Claire S" w:date="2026-05-20T19:23:00Z" w16du:dateUtc="2026-05-20T18:23:00Z">
        <w:r w:rsidR="00784601">
          <w:rPr>
            <w:rFonts w:ascii="Cambria" w:hAnsi="Cambria"/>
            <w:sz w:val="28"/>
            <w:szCs w:val="28"/>
          </w:rPr>
          <w:t>I told you that already.  T</w:t>
        </w:r>
      </w:ins>
      <w:ins w:id="13451" w:author="Claire S" w:date="2026-05-20T19:16:00Z" w16du:dateUtc="2026-05-20T18:16:00Z">
        <w:r>
          <w:rPr>
            <w:rFonts w:ascii="Cambria" w:hAnsi="Cambria"/>
            <w:sz w:val="28"/>
            <w:szCs w:val="28"/>
          </w:rPr>
          <w:t>hey said it might be her</w:t>
        </w:r>
      </w:ins>
      <w:ins w:id="13452" w:author="Claire S" w:date="2026-05-21T10:41:00Z" w16du:dateUtc="2026-05-21T09:41:00Z">
        <w:r w:rsidR="007E5C6B">
          <w:rPr>
            <w:rFonts w:ascii="Cambria" w:hAnsi="Cambria"/>
            <w:sz w:val="28"/>
            <w:szCs w:val="28"/>
          </w:rPr>
          <w:t>,</w:t>
        </w:r>
      </w:ins>
      <w:ins w:id="13453" w:author="Claire S" w:date="2026-05-20T19:16:00Z" w16du:dateUtc="2026-05-20T18:16:00Z">
        <w:r>
          <w:rPr>
            <w:rFonts w:ascii="Cambria" w:hAnsi="Cambria"/>
            <w:sz w:val="28"/>
            <w:szCs w:val="28"/>
          </w:rPr>
          <w:t xml:space="preserve"> but not definitel</w:t>
        </w:r>
      </w:ins>
      <w:ins w:id="13454" w:author="Daisy Watt" w:date="2026-06-22T19:48:00Z" w16du:dateUtc="2026-06-22T17:48:00Z">
        <w:r>
          <w:rPr>
            <w:rFonts w:ascii="Cambria" w:hAnsi="Cambria"/>
            <w:sz w:val="28"/>
            <w:szCs w:val="28"/>
          </w:rPr>
          <w:t>y</w:t>
        </w:r>
        <w:r w:rsidR="00D5169B">
          <w:rPr>
            <w:rFonts w:ascii="Cambria" w:hAnsi="Cambria"/>
            <w:sz w:val="28"/>
            <w:szCs w:val="28"/>
          </w:rPr>
          <w:t>…</w:t>
        </w:r>
      </w:ins>
      <w:ins w:id="13455" w:author="Claire S" w:date="2026-05-20T19:16:00Z" w16du:dateUtc="2026-05-20T18:16:00Z">
        <w:del w:id="13456" w:author="Daisy Watt" w:date="2026-06-22T19:48:00Z" w16du:dateUtc="2026-06-22T17:48:00Z">
          <w:r w:rsidDel="00D5169B">
            <w:rPr>
              <w:rFonts w:ascii="Cambria" w:hAnsi="Cambria"/>
              <w:sz w:val="28"/>
              <w:szCs w:val="28"/>
            </w:rPr>
            <w:delText>y</w:delText>
          </w:r>
          <w:r>
            <w:rPr>
              <w:rFonts w:ascii="Cambria" w:hAnsi="Cambria"/>
              <w:sz w:val="28"/>
              <w:szCs w:val="28"/>
            </w:rPr>
            <w:delText xml:space="preserve"> </w:delText>
          </w:r>
        </w:del>
        <w:del w:id="13457" w:author="Daisy Watt" w:date="2026-06-22T19:47:00Z" w16du:dateUtc="2026-06-22T17:47:00Z">
          <w:r>
            <w:rPr>
              <w:rFonts w:ascii="Cambria" w:hAnsi="Cambria"/>
              <w:sz w:val="28"/>
              <w:szCs w:val="28"/>
            </w:rPr>
            <w:delText>-</w:delText>
          </w:r>
        </w:del>
        <w:r>
          <w:rPr>
            <w:rFonts w:ascii="Cambria" w:hAnsi="Cambria"/>
            <w:sz w:val="28"/>
            <w:szCs w:val="28"/>
          </w:rPr>
          <w:t xml:space="preserve">’ </w:t>
        </w:r>
      </w:ins>
      <w:ins w:id="13458" w:author="Claire S" w:date="2026-05-20T19:23:00Z" w16du:dateUtc="2026-05-20T18:23:00Z">
        <w:r w:rsidR="00784601">
          <w:rPr>
            <w:rFonts w:ascii="Cambria" w:hAnsi="Cambria"/>
            <w:sz w:val="28"/>
            <w:szCs w:val="28"/>
          </w:rPr>
          <w:t>Clara</w:t>
        </w:r>
      </w:ins>
      <w:ins w:id="13459" w:author="Claire S" w:date="2026-05-20T19:16:00Z" w16du:dateUtc="2026-05-20T18:16:00Z">
        <w:r>
          <w:rPr>
            <w:rFonts w:ascii="Cambria" w:hAnsi="Cambria"/>
            <w:sz w:val="28"/>
            <w:szCs w:val="28"/>
          </w:rPr>
          <w:t xml:space="preserve"> was v</w:t>
        </w:r>
      </w:ins>
      <w:ins w:id="13460" w:author="Claire S" w:date="2026-05-20T19:17:00Z" w16du:dateUtc="2026-05-20T18:17:00Z">
        <w:r>
          <w:rPr>
            <w:rFonts w:ascii="Cambria" w:hAnsi="Cambria"/>
            <w:sz w:val="28"/>
            <w:szCs w:val="28"/>
          </w:rPr>
          <w:t xml:space="preserve">aguely aware of a voice </w:t>
        </w:r>
      </w:ins>
      <w:ins w:id="13461" w:author="Claire S" w:date="2026-05-21T11:08:00Z" w16du:dateUtc="2026-05-21T10:08:00Z">
        <w:r w:rsidR="00DE6B56">
          <w:rPr>
            <w:rFonts w:ascii="Cambria" w:hAnsi="Cambria"/>
            <w:sz w:val="28"/>
            <w:szCs w:val="28"/>
          </w:rPr>
          <w:t>on</w:t>
        </w:r>
      </w:ins>
      <w:ins w:id="13462" w:author="Claire S" w:date="2026-05-20T19:17:00Z" w16du:dateUtc="2026-05-20T18:17:00Z">
        <w:r>
          <w:rPr>
            <w:rFonts w:ascii="Cambria" w:hAnsi="Cambria"/>
            <w:sz w:val="28"/>
            <w:szCs w:val="28"/>
          </w:rPr>
          <w:t xml:space="preserve"> the other end of the line now</w:t>
        </w:r>
      </w:ins>
      <w:ins w:id="13463" w:author="Claire S" w:date="2026-05-21T10:41:00Z" w16du:dateUtc="2026-05-21T09:41:00Z">
        <w:r w:rsidR="007E5C6B">
          <w:rPr>
            <w:rFonts w:ascii="Cambria" w:hAnsi="Cambria"/>
            <w:sz w:val="28"/>
            <w:szCs w:val="28"/>
          </w:rPr>
          <w:t xml:space="preserve"> saying </w:t>
        </w:r>
        <w:r w:rsidR="007E5C6B" w:rsidRPr="006E5631">
          <w:rPr>
            <w:rFonts w:ascii="Cambria" w:hAnsi="Cambria"/>
            <w:i/>
            <w:iCs/>
            <w:sz w:val="28"/>
            <w:szCs w:val="28"/>
            <w:rPrChange w:id="13464" w:author="Claire S" w:date="2026-05-22T14:54:00Z" w16du:dateUtc="2026-05-22T13:54:00Z">
              <w:rPr>
                <w:rFonts w:ascii="Cambria" w:hAnsi="Cambria"/>
                <w:sz w:val="28"/>
                <w:szCs w:val="28"/>
              </w:rPr>
            </w:rPrChange>
          </w:rPr>
          <w:t>hello</w:t>
        </w:r>
      </w:ins>
      <w:ins w:id="13465" w:author="Claire S" w:date="2026-05-21T17:54:00Z" w16du:dateUtc="2026-05-21T16:54:00Z">
        <w:r w:rsidR="00622ACA" w:rsidRPr="006E5631">
          <w:rPr>
            <w:rFonts w:ascii="Cambria" w:hAnsi="Cambria"/>
            <w:i/>
            <w:iCs/>
            <w:sz w:val="28"/>
            <w:szCs w:val="28"/>
            <w:rPrChange w:id="13466" w:author="Claire S" w:date="2026-05-22T14:54:00Z" w16du:dateUtc="2026-05-22T13:54:00Z">
              <w:rPr>
                <w:rFonts w:ascii="Cambria" w:hAnsi="Cambria"/>
                <w:sz w:val="28"/>
                <w:szCs w:val="28"/>
              </w:rPr>
            </w:rPrChange>
          </w:rPr>
          <w:t>, hello</w:t>
        </w:r>
      </w:ins>
      <w:ins w:id="13467" w:author="Claire S" w:date="2026-05-22T14:54:00Z" w16du:dateUtc="2026-05-22T13:54:00Z">
        <w:r w:rsidR="006E5631">
          <w:rPr>
            <w:rFonts w:ascii="Cambria" w:hAnsi="Cambria"/>
            <w:i/>
            <w:iCs/>
            <w:sz w:val="28"/>
            <w:szCs w:val="28"/>
          </w:rPr>
          <w:t>?</w:t>
        </w:r>
      </w:ins>
      <w:ins w:id="13468" w:author="Claire S" w:date="2026-05-21T17:54:00Z" w16du:dateUtc="2026-05-21T16:54:00Z">
        <w:r w:rsidR="00622ACA">
          <w:rPr>
            <w:rFonts w:ascii="Cambria" w:hAnsi="Cambria"/>
            <w:sz w:val="28"/>
            <w:szCs w:val="28"/>
          </w:rPr>
          <w:t xml:space="preserve"> urgently</w:t>
        </w:r>
      </w:ins>
      <w:ins w:id="13469" w:author="Claire S" w:date="2026-05-20T19:17:00Z" w16du:dateUtc="2026-05-20T18:17:00Z">
        <w:r>
          <w:rPr>
            <w:rFonts w:ascii="Cambria" w:hAnsi="Cambria"/>
            <w:sz w:val="28"/>
            <w:szCs w:val="28"/>
          </w:rPr>
          <w:t xml:space="preserve">.  ‘They </w:t>
        </w:r>
      </w:ins>
      <w:ins w:id="13470" w:author="Claire S" w:date="2026-05-20T19:23:00Z" w16du:dateUtc="2026-05-20T18:23:00Z">
        <w:r w:rsidR="00784601">
          <w:rPr>
            <w:rFonts w:ascii="Cambria" w:hAnsi="Cambria"/>
            <w:sz w:val="28"/>
            <w:szCs w:val="28"/>
          </w:rPr>
          <w:t>d</w:t>
        </w:r>
      </w:ins>
      <w:ins w:id="13471" w:author="Claire S" w:date="2026-05-21T10:42:00Z" w16du:dateUtc="2026-05-21T09:42:00Z">
        <w:r w:rsidR="003412D3">
          <w:rPr>
            <w:rFonts w:ascii="Cambria" w:hAnsi="Cambria"/>
            <w:sz w:val="28"/>
            <w:szCs w:val="28"/>
          </w:rPr>
          <w:t>o</w:t>
        </w:r>
      </w:ins>
      <w:ins w:id="13472" w:author="Claire S" w:date="2026-05-20T19:23:00Z" w16du:dateUtc="2026-05-20T18:23:00Z">
        <w:r w:rsidR="00784601">
          <w:rPr>
            <w:rFonts w:ascii="Cambria" w:hAnsi="Cambria"/>
            <w:sz w:val="28"/>
            <w:szCs w:val="28"/>
          </w:rPr>
          <w:t>n’t</w:t>
        </w:r>
      </w:ins>
      <w:ins w:id="13473" w:author="Claire S" w:date="2026-05-20T19:17:00Z" w16du:dateUtc="2026-05-20T18:17:00Z">
        <w:r>
          <w:rPr>
            <w:rFonts w:ascii="Cambria" w:hAnsi="Cambria"/>
            <w:sz w:val="28"/>
            <w:szCs w:val="28"/>
          </w:rPr>
          <w:t xml:space="preserve"> know</w:t>
        </w:r>
      </w:ins>
      <w:ins w:id="13474" w:author="Claire S" w:date="2026-05-20T19:23:00Z" w16du:dateUtc="2026-05-20T18:23:00Z">
        <w:r w:rsidR="00784601">
          <w:rPr>
            <w:rFonts w:ascii="Cambria" w:hAnsi="Cambria"/>
            <w:sz w:val="28"/>
            <w:szCs w:val="28"/>
          </w:rPr>
          <w:t>.</w:t>
        </w:r>
      </w:ins>
      <w:ins w:id="13475" w:author="Claire S" w:date="2026-05-20T19:17:00Z" w16du:dateUtc="2026-05-20T18:17:00Z">
        <w:r>
          <w:rPr>
            <w:rFonts w:ascii="Cambria" w:hAnsi="Cambria"/>
            <w:sz w:val="28"/>
            <w:szCs w:val="28"/>
          </w:rPr>
          <w:t>’</w:t>
        </w:r>
      </w:ins>
    </w:p>
    <w:p w14:paraId="001C907D" w14:textId="396711B1" w:rsidR="009A4F97" w:rsidRDefault="005E0CB6">
      <w:pPr>
        <w:spacing w:line="360" w:lineRule="auto"/>
        <w:ind w:firstLine="720"/>
        <w:contextualSpacing/>
        <w:rPr>
          <w:ins w:id="13476" w:author="Claire S" w:date="2026-05-20T12:00:00Z" w16du:dateUtc="2026-05-20T11:00:00Z"/>
          <w:rFonts w:ascii="Cambria" w:hAnsi="Cambria"/>
          <w:sz w:val="28"/>
          <w:szCs w:val="28"/>
        </w:rPr>
        <w:pPrChange w:id="13477" w:author="Claire S" w:date="2026-05-21T11:10:00Z" w16du:dateUtc="2026-05-21T10:10:00Z">
          <w:pPr>
            <w:spacing w:line="360" w:lineRule="auto"/>
            <w:contextualSpacing/>
          </w:pPr>
        </w:pPrChange>
      </w:pPr>
      <w:ins w:id="13478" w:author="Claire S" w:date="2026-05-20T19:16:00Z" w16du:dateUtc="2026-05-20T18:16:00Z">
        <w:r>
          <w:rPr>
            <w:rFonts w:ascii="Cambria" w:hAnsi="Cambria"/>
            <w:sz w:val="28"/>
            <w:szCs w:val="28"/>
          </w:rPr>
          <w:t>‘</w:t>
        </w:r>
      </w:ins>
      <w:ins w:id="13479" w:author="Claire S" w:date="2026-05-20T19:23:00Z" w16du:dateUtc="2026-05-20T18:23:00Z">
        <w:r w:rsidR="00784601">
          <w:rPr>
            <w:rFonts w:ascii="Cambria" w:hAnsi="Cambria"/>
            <w:sz w:val="28"/>
            <w:szCs w:val="28"/>
          </w:rPr>
          <w:t xml:space="preserve">But they do know.  </w:t>
        </w:r>
      </w:ins>
      <w:commentRangeStart w:id="13480"/>
      <w:ins w:id="13481" w:author="Claire S" w:date="2026-05-20T19:16:00Z" w16du:dateUtc="2026-05-20T18:16:00Z">
        <w:r>
          <w:rPr>
            <w:rFonts w:ascii="Cambria" w:hAnsi="Cambria"/>
            <w:sz w:val="28"/>
            <w:szCs w:val="28"/>
          </w:rPr>
          <w:t>It is her, Clara</w:t>
        </w:r>
        <w:del w:id="13482" w:author="Daisy Watt" w:date="2026-06-22T19:48:00Z" w16du:dateUtc="2026-06-22T17:48:00Z">
          <w:r>
            <w:rPr>
              <w:rFonts w:ascii="Cambria" w:hAnsi="Cambria"/>
              <w:sz w:val="28"/>
              <w:szCs w:val="28"/>
            </w:rPr>
            <w:delText>,</w:delText>
          </w:r>
        </w:del>
      </w:ins>
      <w:ins w:id="13483" w:author="Daisy Watt" w:date="2026-06-22T19:48:00Z" w16du:dateUtc="2026-06-22T17:48:00Z">
        <w:r w:rsidR="001140A4">
          <w:rPr>
            <w:rFonts w:ascii="Cambria" w:hAnsi="Cambria"/>
            <w:sz w:val="28"/>
            <w:szCs w:val="28"/>
          </w:rPr>
          <w:t>.</w:t>
        </w:r>
      </w:ins>
      <w:ins w:id="13484" w:author="Claire S" w:date="2026-05-20T19:16:00Z" w16du:dateUtc="2026-05-20T18:16:00Z">
        <w:r>
          <w:rPr>
            <w:rFonts w:ascii="Cambria" w:hAnsi="Cambria"/>
            <w:sz w:val="28"/>
            <w:szCs w:val="28"/>
          </w:rPr>
          <w:t>’</w:t>
        </w:r>
      </w:ins>
      <w:commentRangeEnd w:id="13480"/>
      <w:r w:rsidR="00D04395">
        <w:rPr>
          <w:rStyle w:val="CommentReference"/>
          <w:rFonts w:ascii="Cambria" w:hAnsi="Cambria"/>
          <w:sz w:val="28"/>
          <w:szCs w:val="28"/>
        </w:rPr>
        <w:commentReference w:id="13480"/>
      </w:r>
      <w:ins w:id="13485" w:author="Claire S" w:date="2026-05-20T19:16:00Z" w16du:dateUtc="2026-05-20T18:16:00Z">
        <w:r>
          <w:rPr>
            <w:rFonts w:ascii="Cambria" w:hAnsi="Cambria"/>
            <w:sz w:val="28"/>
            <w:szCs w:val="28"/>
          </w:rPr>
          <w:t xml:space="preserve"> </w:t>
        </w:r>
      </w:ins>
      <w:ins w:id="13486" w:author="Claire S" w:date="2026-05-20T19:17:00Z" w16du:dateUtc="2026-05-20T18:17:00Z">
        <w:r>
          <w:rPr>
            <w:rFonts w:ascii="Cambria" w:hAnsi="Cambria"/>
            <w:sz w:val="28"/>
            <w:szCs w:val="28"/>
          </w:rPr>
          <w:t xml:space="preserve">Ishan </w:t>
        </w:r>
      </w:ins>
      <w:ins w:id="13487" w:author="Claire S" w:date="2026-05-22T14:54:00Z" w16du:dateUtc="2026-05-22T13:54:00Z">
        <w:r w:rsidR="006E5631">
          <w:rPr>
            <w:rFonts w:ascii="Cambria" w:hAnsi="Cambria"/>
            <w:sz w:val="28"/>
            <w:szCs w:val="28"/>
          </w:rPr>
          <w:t>touched Clara’s</w:t>
        </w:r>
      </w:ins>
      <w:ins w:id="13488" w:author="Claire S" w:date="2026-05-20T19:16:00Z" w16du:dateUtc="2026-05-20T18:16:00Z">
        <w:r>
          <w:rPr>
            <w:rFonts w:ascii="Cambria" w:hAnsi="Cambria"/>
            <w:sz w:val="28"/>
            <w:szCs w:val="28"/>
          </w:rPr>
          <w:t xml:space="preserve"> arm</w:t>
        </w:r>
      </w:ins>
      <w:ins w:id="13489" w:author="Claire S" w:date="2026-05-22T14:54:00Z" w16du:dateUtc="2026-05-22T13:54:00Z">
        <w:r w:rsidR="006E5631">
          <w:rPr>
            <w:rFonts w:ascii="Cambria" w:hAnsi="Cambria"/>
            <w:sz w:val="28"/>
            <w:szCs w:val="28"/>
          </w:rPr>
          <w:t xml:space="preserve"> gently</w:t>
        </w:r>
      </w:ins>
      <w:ins w:id="13490" w:author="Claire S" w:date="2026-05-21T11:09:00Z" w16du:dateUtc="2026-05-21T10:09:00Z">
        <w:r w:rsidR="009477C7">
          <w:rPr>
            <w:rFonts w:ascii="Cambria" w:hAnsi="Cambria"/>
            <w:sz w:val="28"/>
            <w:szCs w:val="28"/>
          </w:rPr>
          <w:t xml:space="preserve"> as </w:t>
        </w:r>
      </w:ins>
      <w:ins w:id="13491" w:author="Claire S" w:date="2026-05-22T14:54:00Z" w16du:dateUtc="2026-05-22T13:54:00Z">
        <w:r w:rsidR="006E5631">
          <w:rPr>
            <w:rFonts w:ascii="Cambria" w:hAnsi="Cambria"/>
            <w:sz w:val="28"/>
            <w:szCs w:val="28"/>
          </w:rPr>
          <w:t>she</w:t>
        </w:r>
      </w:ins>
      <w:ins w:id="13492" w:author="Claire S" w:date="2026-05-21T11:09:00Z" w16du:dateUtc="2026-05-21T10:09:00Z">
        <w:r w:rsidR="009477C7">
          <w:rPr>
            <w:rFonts w:ascii="Cambria" w:hAnsi="Cambria"/>
            <w:sz w:val="28"/>
            <w:szCs w:val="28"/>
          </w:rPr>
          <w:t xml:space="preserve"> stared at the torn</w:t>
        </w:r>
      </w:ins>
      <w:ins w:id="13493" w:author="Claire S" w:date="2026-06-04T14:59:00Z" w16du:dateUtc="2026-06-04T13:59:00Z">
        <w:r w:rsidR="00C3684F">
          <w:rPr>
            <w:rFonts w:ascii="Cambria" w:hAnsi="Cambria"/>
            <w:sz w:val="28"/>
            <w:szCs w:val="28"/>
          </w:rPr>
          <w:t xml:space="preserve"> piece of</w:t>
        </w:r>
      </w:ins>
      <w:ins w:id="13494" w:author="Claire S" w:date="2026-05-21T11:10:00Z" w16du:dateUtc="2026-05-21T10:10:00Z">
        <w:r w:rsidR="00A20737">
          <w:rPr>
            <w:rFonts w:ascii="Cambria" w:hAnsi="Cambria"/>
            <w:sz w:val="28"/>
            <w:szCs w:val="28"/>
          </w:rPr>
          <w:t xml:space="preserve"> </w:t>
        </w:r>
      </w:ins>
      <w:ins w:id="13495" w:author="Claire S" w:date="2026-05-21T11:09:00Z" w16du:dateUtc="2026-05-21T10:09:00Z">
        <w:r w:rsidR="009477C7">
          <w:rPr>
            <w:rFonts w:ascii="Cambria" w:hAnsi="Cambria"/>
            <w:sz w:val="28"/>
            <w:szCs w:val="28"/>
          </w:rPr>
          <w:t xml:space="preserve">paper </w:t>
        </w:r>
      </w:ins>
      <w:ins w:id="13496" w:author="Claire S" w:date="2026-05-21T17:55:00Z" w16du:dateUtc="2026-05-21T16:55:00Z">
        <w:r w:rsidR="00285BB6">
          <w:rPr>
            <w:rFonts w:ascii="Cambria" w:hAnsi="Cambria"/>
            <w:sz w:val="28"/>
            <w:szCs w:val="28"/>
          </w:rPr>
          <w:t>on the desk, the child</w:t>
        </w:r>
      </w:ins>
      <w:ins w:id="13497" w:author="Claire S" w:date="2026-05-22T14:54:00Z" w16du:dateUtc="2026-05-22T13:54:00Z">
        <w:r w:rsidR="006E5631">
          <w:rPr>
            <w:rFonts w:ascii="Cambria" w:hAnsi="Cambria"/>
            <w:sz w:val="28"/>
            <w:szCs w:val="28"/>
          </w:rPr>
          <w:t>-</w:t>
        </w:r>
      </w:ins>
      <w:ins w:id="13498" w:author="Claire S" w:date="2026-05-21T17:55:00Z" w16du:dateUtc="2026-05-21T16:55:00Z">
        <w:r w:rsidR="00285BB6">
          <w:rPr>
            <w:rFonts w:ascii="Cambria" w:hAnsi="Cambria"/>
            <w:sz w:val="28"/>
            <w:szCs w:val="28"/>
          </w:rPr>
          <w:t>like bubble writing squeezing her heart</w:t>
        </w:r>
      </w:ins>
      <w:ins w:id="13499" w:author="Claire S" w:date="2026-05-20T19:16:00Z" w16du:dateUtc="2026-05-20T18:16:00Z">
        <w:r>
          <w:rPr>
            <w:rFonts w:ascii="Cambria" w:hAnsi="Cambria"/>
            <w:sz w:val="28"/>
            <w:szCs w:val="28"/>
          </w:rPr>
          <w:t>. ‘</w:t>
        </w:r>
      </w:ins>
      <w:ins w:id="13500" w:author="Claire S" w:date="2026-05-20T19:17:00Z" w16du:dateUtc="2026-05-20T18:17:00Z">
        <w:r>
          <w:rPr>
            <w:rFonts w:ascii="Cambria" w:hAnsi="Cambria"/>
            <w:sz w:val="28"/>
            <w:szCs w:val="28"/>
          </w:rPr>
          <w:t>I’m so sorry</w:t>
        </w:r>
      </w:ins>
      <w:ins w:id="13501" w:author="Claire S" w:date="2026-05-21T11:10:00Z" w16du:dateUtc="2026-05-21T10:10:00Z">
        <w:r w:rsidR="00A20737">
          <w:rPr>
            <w:rFonts w:ascii="Cambria" w:hAnsi="Cambria"/>
            <w:sz w:val="28"/>
            <w:szCs w:val="28"/>
          </w:rPr>
          <w:t>,</w:t>
        </w:r>
      </w:ins>
      <w:ins w:id="13502" w:author="Claire S" w:date="2026-05-20T19:17:00Z" w16du:dateUtc="2026-05-20T18:17:00Z">
        <w:r>
          <w:rPr>
            <w:rFonts w:ascii="Cambria" w:hAnsi="Cambria"/>
            <w:sz w:val="28"/>
            <w:szCs w:val="28"/>
          </w:rPr>
          <w:t xml:space="preserve"> but it i</w:t>
        </w:r>
      </w:ins>
      <w:ins w:id="13503" w:author="Claire S" w:date="2026-05-20T19:16:00Z" w16du:dateUtc="2026-05-20T18:16:00Z">
        <w:r>
          <w:rPr>
            <w:rFonts w:ascii="Cambria" w:hAnsi="Cambria"/>
            <w:sz w:val="28"/>
            <w:szCs w:val="28"/>
          </w:rPr>
          <w:t>s Violet.</w:t>
        </w:r>
      </w:ins>
      <w:ins w:id="13504" w:author="Claire S" w:date="2026-05-21T11:10:00Z" w16du:dateUtc="2026-05-21T10:10:00Z">
        <w:r w:rsidR="00A20737">
          <w:rPr>
            <w:rFonts w:ascii="Cambria" w:hAnsi="Cambria"/>
            <w:sz w:val="28"/>
            <w:szCs w:val="28"/>
          </w:rPr>
          <w:t xml:space="preserve"> She’s dead</w:t>
        </w:r>
      </w:ins>
      <w:ins w:id="13505" w:author="Claire S" w:date="2026-05-20T12:08:00Z" w16du:dateUtc="2026-05-20T11:08:00Z">
        <w:r w:rsidR="009A4F97">
          <w:rPr>
            <w:rFonts w:ascii="Cambria" w:hAnsi="Cambria"/>
            <w:sz w:val="28"/>
            <w:szCs w:val="28"/>
          </w:rPr>
          <w:t>.’</w:t>
        </w:r>
      </w:ins>
    </w:p>
    <w:p w14:paraId="24307AF2" w14:textId="15C55C8F" w:rsidR="005A4D86" w:rsidDel="00784601" w:rsidRDefault="005A4D86" w:rsidP="00097516">
      <w:pPr>
        <w:spacing w:line="360" w:lineRule="auto"/>
        <w:contextualSpacing/>
        <w:rPr>
          <w:del w:id="13506" w:author="Claire S" w:date="2026-05-18T18:21:00Z" w16du:dateUtc="2026-05-18T17:21:00Z"/>
          <w:rFonts w:ascii="Cambria" w:hAnsi="Cambria"/>
          <w:b/>
          <w:bCs/>
          <w:sz w:val="28"/>
          <w:szCs w:val="28"/>
        </w:rPr>
      </w:pPr>
      <w:del w:id="13507" w:author="Claire S" w:date="2026-05-18T18:21:00Z" w16du:dateUtc="2026-05-18T17:21:00Z">
        <w:r w:rsidDel="00BF55BD">
          <w:rPr>
            <w:rFonts w:ascii="Cambria" w:hAnsi="Cambria"/>
            <w:b/>
            <w:bCs/>
            <w:sz w:val="28"/>
            <w:szCs w:val="28"/>
          </w:rPr>
          <w:delText>T</w:delText>
        </w:r>
        <w:r w:rsidR="00017DD5" w:rsidDel="00BF55BD">
          <w:rPr>
            <w:rFonts w:ascii="Cambria" w:hAnsi="Cambria"/>
            <w:b/>
            <w:bCs/>
            <w:sz w:val="28"/>
            <w:szCs w:val="28"/>
          </w:rPr>
          <w:delText>UES</w:delText>
        </w:r>
        <w:r w:rsidDel="00BF55BD">
          <w:rPr>
            <w:rFonts w:ascii="Cambria" w:hAnsi="Cambria"/>
            <w:b/>
            <w:bCs/>
            <w:sz w:val="28"/>
            <w:szCs w:val="28"/>
          </w:rPr>
          <w:delText xml:space="preserve"> </w:delText>
        </w:r>
        <w:r w:rsidR="00017DD5" w:rsidDel="00BF55BD">
          <w:rPr>
            <w:rFonts w:ascii="Cambria" w:hAnsi="Cambria"/>
            <w:b/>
            <w:bCs/>
            <w:sz w:val="28"/>
            <w:szCs w:val="28"/>
          </w:rPr>
          <w:delText>AM</w:delText>
        </w:r>
        <w:r w:rsidDel="00BF55BD">
          <w:rPr>
            <w:rFonts w:ascii="Cambria" w:hAnsi="Cambria"/>
            <w:b/>
            <w:bCs/>
            <w:sz w:val="28"/>
            <w:szCs w:val="28"/>
          </w:rPr>
          <w:delText xml:space="preserve"> </w:delText>
        </w:r>
      </w:del>
    </w:p>
    <w:p w14:paraId="260FC9C2" w14:textId="77777777" w:rsidR="00784601" w:rsidRDefault="00784601" w:rsidP="00097516">
      <w:pPr>
        <w:spacing w:line="360" w:lineRule="auto"/>
        <w:contextualSpacing/>
        <w:rPr>
          <w:ins w:id="13508" w:author="Claire S" w:date="2026-05-20T19:23:00Z" w16du:dateUtc="2026-05-20T18:23:00Z"/>
          <w:rFonts w:ascii="Cambria" w:hAnsi="Cambria"/>
          <w:b/>
          <w:bCs/>
          <w:sz w:val="28"/>
          <w:szCs w:val="28"/>
        </w:rPr>
      </w:pPr>
    </w:p>
    <w:p w14:paraId="009577F3" w14:textId="77777777" w:rsidR="00784601" w:rsidRDefault="00784601" w:rsidP="00097516">
      <w:pPr>
        <w:spacing w:line="360" w:lineRule="auto"/>
        <w:contextualSpacing/>
        <w:rPr>
          <w:ins w:id="13509" w:author="Claire S" w:date="2026-05-20T19:23:00Z" w16du:dateUtc="2026-05-20T18:23:00Z"/>
          <w:rFonts w:ascii="Cambria" w:hAnsi="Cambria"/>
          <w:b/>
          <w:bCs/>
          <w:sz w:val="28"/>
          <w:szCs w:val="28"/>
        </w:rPr>
      </w:pPr>
    </w:p>
    <w:p w14:paraId="5F817EE5" w14:textId="77777777" w:rsidR="00784601" w:rsidRDefault="00784601" w:rsidP="00097516">
      <w:pPr>
        <w:spacing w:line="360" w:lineRule="auto"/>
        <w:contextualSpacing/>
        <w:rPr>
          <w:ins w:id="13510" w:author="Claire S" w:date="2026-05-20T19:23:00Z" w16du:dateUtc="2026-05-20T18:23:00Z"/>
          <w:rFonts w:ascii="Cambria" w:hAnsi="Cambria"/>
          <w:b/>
          <w:bCs/>
          <w:sz w:val="28"/>
          <w:szCs w:val="28"/>
        </w:rPr>
      </w:pPr>
    </w:p>
    <w:p w14:paraId="2C7065A2" w14:textId="77777777" w:rsidR="00784601" w:rsidRDefault="00784601" w:rsidP="00097516">
      <w:pPr>
        <w:spacing w:line="360" w:lineRule="auto"/>
        <w:contextualSpacing/>
        <w:rPr>
          <w:ins w:id="13511" w:author="Claire S" w:date="2026-05-20T19:23:00Z" w16du:dateUtc="2026-05-20T18:23:00Z"/>
          <w:rFonts w:ascii="Cambria" w:hAnsi="Cambria"/>
          <w:b/>
          <w:bCs/>
          <w:sz w:val="28"/>
          <w:szCs w:val="28"/>
        </w:rPr>
      </w:pPr>
    </w:p>
    <w:p w14:paraId="3120A869" w14:textId="77777777" w:rsidR="00784601" w:rsidRDefault="00784601" w:rsidP="00097516">
      <w:pPr>
        <w:spacing w:line="360" w:lineRule="auto"/>
        <w:contextualSpacing/>
        <w:rPr>
          <w:ins w:id="13512" w:author="Claire S" w:date="2026-05-20T19:23:00Z" w16du:dateUtc="2026-05-20T18:23:00Z"/>
          <w:rFonts w:ascii="Cambria" w:hAnsi="Cambria"/>
          <w:b/>
          <w:bCs/>
          <w:sz w:val="28"/>
          <w:szCs w:val="28"/>
        </w:rPr>
      </w:pPr>
    </w:p>
    <w:p w14:paraId="27C85236" w14:textId="77777777" w:rsidR="00784601" w:rsidRDefault="00784601" w:rsidP="00097516">
      <w:pPr>
        <w:spacing w:line="360" w:lineRule="auto"/>
        <w:contextualSpacing/>
        <w:rPr>
          <w:ins w:id="13513" w:author="Claire S" w:date="2026-05-20T19:23:00Z" w16du:dateUtc="2026-05-20T18:23:00Z"/>
          <w:rFonts w:ascii="Cambria" w:hAnsi="Cambria"/>
          <w:b/>
          <w:bCs/>
          <w:sz w:val="28"/>
          <w:szCs w:val="28"/>
        </w:rPr>
      </w:pPr>
    </w:p>
    <w:p w14:paraId="7EB7C0FE" w14:textId="6EE36DBA" w:rsidR="00F16414" w:rsidDel="007E5C6B" w:rsidRDefault="00D04CE4" w:rsidP="00097516">
      <w:pPr>
        <w:spacing w:line="360" w:lineRule="auto"/>
        <w:contextualSpacing/>
        <w:rPr>
          <w:del w:id="13514" w:author="Claire S" w:date="2026-05-18T18:20:00Z" w16du:dateUtc="2026-05-18T17:20:00Z"/>
          <w:rFonts w:ascii="Cambria" w:hAnsi="Cambria"/>
          <w:sz w:val="28"/>
          <w:szCs w:val="28"/>
        </w:rPr>
      </w:pPr>
      <w:del w:id="13515" w:author="Claire S" w:date="2026-05-18T18:20:00Z" w16du:dateUtc="2026-05-18T17:20:00Z">
        <w:r w:rsidDel="00BF55BD">
          <w:rPr>
            <w:rFonts w:ascii="Cambria" w:hAnsi="Cambria"/>
            <w:sz w:val="28"/>
            <w:szCs w:val="28"/>
          </w:rPr>
          <w:delText xml:space="preserve">On her way into work, </w:delText>
        </w:r>
        <w:r w:rsidR="00F16414" w:rsidDel="00BF55BD">
          <w:rPr>
            <w:rFonts w:ascii="Cambria" w:hAnsi="Cambria"/>
            <w:sz w:val="28"/>
            <w:szCs w:val="28"/>
          </w:rPr>
          <w:delText xml:space="preserve">a </w:delText>
        </w:r>
        <w:r w:rsidR="00553744" w:rsidDel="00BF55BD">
          <w:rPr>
            <w:rFonts w:ascii="Cambria" w:hAnsi="Cambria"/>
            <w:sz w:val="28"/>
            <w:szCs w:val="28"/>
          </w:rPr>
          <w:delText>distraught</w:delText>
        </w:r>
        <w:r w:rsidR="00F16414" w:rsidDel="00BF55BD">
          <w:rPr>
            <w:rFonts w:ascii="Cambria" w:hAnsi="Cambria"/>
            <w:sz w:val="28"/>
            <w:szCs w:val="28"/>
          </w:rPr>
          <w:delText xml:space="preserve"> </w:delText>
        </w:r>
        <w:r w:rsidR="00926E4D" w:rsidDel="00BF55BD">
          <w:rPr>
            <w:rFonts w:ascii="Cambria" w:hAnsi="Cambria"/>
            <w:sz w:val="28"/>
            <w:szCs w:val="28"/>
          </w:rPr>
          <w:delText>Clara</w:delText>
        </w:r>
        <w:r w:rsidR="00FA6436" w:rsidDel="00BF55BD">
          <w:rPr>
            <w:rFonts w:ascii="Cambria" w:hAnsi="Cambria"/>
            <w:sz w:val="28"/>
            <w:szCs w:val="28"/>
          </w:rPr>
          <w:delText xml:space="preserve"> kept checking her phone,</w:delText>
        </w:r>
        <w:r w:rsidR="00926E4D" w:rsidDel="00BF55BD">
          <w:rPr>
            <w:rFonts w:ascii="Cambria" w:hAnsi="Cambria"/>
            <w:sz w:val="28"/>
            <w:szCs w:val="28"/>
          </w:rPr>
          <w:delText xml:space="preserve"> waiting for someone to call back about Violet.</w:delText>
        </w:r>
        <w:r w:rsidR="004C6662" w:rsidDel="00BF55BD">
          <w:rPr>
            <w:rFonts w:ascii="Cambria" w:hAnsi="Cambria"/>
            <w:sz w:val="28"/>
            <w:szCs w:val="28"/>
          </w:rPr>
          <w:delText xml:space="preserve">  </w:delText>
        </w:r>
      </w:del>
    </w:p>
    <w:p w14:paraId="157EEEF4" w14:textId="77777777" w:rsidR="007E5C6B" w:rsidRDefault="007E5C6B">
      <w:pPr>
        <w:spacing w:line="360" w:lineRule="auto"/>
        <w:contextualSpacing/>
        <w:rPr>
          <w:ins w:id="13516" w:author="Claire S" w:date="2026-05-21T10:40:00Z" w16du:dateUtc="2026-05-21T09:40:00Z"/>
          <w:rFonts w:ascii="Cambria" w:hAnsi="Cambria"/>
          <w:sz w:val="28"/>
          <w:szCs w:val="28"/>
        </w:rPr>
      </w:pPr>
    </w:p>
    <w:p w14:paraId="5C844D36" w14:textId="77777777" w:rsidR="007E5C6B" w:rsidRDefault="007E5C6B">
      <w:pPr>
        <w:spacing w:line="360" w:lineRule="auto"/>
        <w:contextualSpacing/>
        <w:rPr>
          <w:ins w:id="13517" w:author="Claire S" w:date="2026-05-21T10:40:00Z" w16du:dateUtc="2026-05-21T09:40:00Z"/>
          <w:rFonts w:ascii="Cambria" w:hAnsi="Cambria"/>
          <w:sz w:val="28"/>
          <w:szCs w:val="28"/>
        </w:rPr>
      </w:pPr>
    </w:p>
    <w:p w14:paraId="52672E99" w14:textId="77777777" w:rsidR="007E5C6B" w:rsidRDefault="007E5C6B">
      <w:pPr>
        <w:spacing w:line="360" w:lineRule="auto"/>
        <w:contextualSpacing/>
        <w:rPr>
          <w:ins w:id="13518" w:author="Claire S" w:date="2026-05-21T10:40:00Z" w16du:dateUtc="2026-05-21T09:40:00Z"/>
          <w:rFonts w:ascii="Cambria" w:hAnsi="Cambria"/>
          <w:sz w:val="28"/>
          <w:szCs w:val="28"/>
        </w:rPr>
      </w:pPr>
    </w:p>
    <w:p w14:paraId="76F31D2C" w14:textId="77777777" w:rsidR="007E5C6B" w:rsidRDefault="007E5C6B">
      <w:pPr>
        <w:spacing w:line="360" w:lineRule="auto"/>
        <w:contextualSpacing/>
        <w:rPr>
          <w:ins w:id="13519" w:author="Claire S" w:date="2026-05-21T10:40:00Z" w16du:dateUtc="2026-05-21T09:40:00Z"/>
          <w:rFonts w:ascii="Cambria" w:hAnsi="Cambria"/>
          <w:sz w:val="28"/>
          <w:szCs w:val="28"/>
        </w:rPr>
      </w:pPr>
    </w:p>
    <w:p w14:paraId="5E04607F" w14:textId="77777777" w:rsidR="007E5C6B" w:rsidRDefault="007E5C6B">
      <w:pPr>
        <w:spacing w:line="360" w:lineRule="auto"/>
        <w:contextualSpacing/>
        <w:rPr>
          <w:ins w:id="13520" w:author="Claire S" w:date="2026-05-21T10:40:00Z" w16du:dateUtc="2026-05-21T09:40:00Z"/>
          <w:rFonts w:ascii="Cambria" w:hAnsi="Cambria"/>
          <w:sz w:val="28"/>
          <w:szCs w:val="28"/>
        </w:rPr>
      </w:pPr>
    </w:p>
    <w:p w14:paraId="5F4570EE" w14:textId="77777777" w:rsidR="007E5C6B" w:rsidRDefault="007E5C6B">
      <w:pPr>
        <w:spacing w:line="360" w:lineRule="auto"/>
        <w:contextualSpacing/>
        <w:rPr>
          <w:ins w:id="13521" w:author="Claire S" w:date="2026-05-21T10:40:00Z" w16du:dateUtc="2026-05-21T09:40:00Z"/>
          <w:rFonts w:ascii="Cambria" w:hAnsi="Cambria"/>
          <w:sz w:val="28"/>
          <w:szCs w:val="28"/>
        </w:rPr>
      </w:pPr>
    </w:p>
    <w:p w14:paraId="4FFE25B9" w14:textId="77777777" w:rsidR="007E5C6B" w:rsidRDefault="007E5C6B">
      <w:pPr>
        <w:spacing w:line="360" w:lineRule="auto"/>
        <w:contextualSpacing/>
        <w:rPr>
          <w:ins w:id="13522" w:author="Claire S" w:date="2026-05-21T10:40:00Z" w16du:dateUtc="2026-05-21T09:40:00Z"/>
          <w:rFonts w:ascii="Cambria" w:hAnsi="Cambria"/>
          <w:sz w:val="28"/>
          <w:szCs w:val="28"/>
        </w:rPr>
      </w:pPr>
    </w:p>
    <w:p w14:paraId="09B0AF94" w14:textId="77777777" w:rsidR="007E5C6B" w:rsidRDefault="007E5C6B">
      <w:pPr>
        <w:spacing w:line="360" w:lineRule="auto"/>
        <w:contextualSpacing/>
        <w:rPr>
          <w:ins w:id="13523" w:author="Claire S" w:date="2026-05-21T10:40:00Z" w16du:dateUtc="2026-05-21T09:40:00Z"/>
          <w:rFonts w:ascii="Cambria" w:hAnsi="Cambria"/>
          <w:sz w:val="28"/>
          <w:szCs w:val="28"/>
        </w:rPr>
      </w:pPr>
    </w:p>
    <w:p w14:paraId="41C6A3B0" w14:textId="77777777" w:rsidR="007E5C6B" w:rsidRDefault="007E5C6B">
      <w:pPr>
        <w:spacing w:line="360" w:lineRule="auto"/>
        <w:contextualSpacing/>
        <w:rPr>
          <w:ins w:id="13524" w:author="Claire S" w:date="2026-05-21T10:40:00Z" w16du:dateUtc="2026-05-21T09:40:00Z"/>
          <w:rFonts w:ascii="Cambria" w:hAnsi="Cambria"/>
          <w:sz w:val="28"/>
          <w:szCs w:val="28"/>
        </w:rPr>
      </w:pPr>
    </w:p>
    <w:p w14:paraId="32897B56" w14:textId="77777777" w:rsidR="007E5C6B" w:rsidRDefault="007E5C6B">
      <w:pPr>
        <w:spacing w:line="360" w:lineRule="auto"/>
        <w:contextualSpacing/>
        <w:rPr>
          <w:ins w:id="13525" w:author="Claire S" w:date="2026-05-21T10:40:00Z" w16du:dateUtc="2026-05-21T09:40:00Z"/>
          <w:rFonts w:ascii="Cambria" w:hAnsi="Cambria"/>
          <w:sz w:val="28"/>
          <w:szCs w:val="28"/>
        </w:rPr>
      </w:pPr>
    </w:p>
    <w:p w14:paraId="08E22808" w14:textId="158BE8D8" w:rsidR="006F5AA0" w:rsidDel="00480998" w:rsidRDefault="004C6662" w:rsidP="00097516">
      <w:pPr>
        <w:spacing w:line="360" w:lineRule="auto"/>
        <w:contextualSpacing/>
        <w:rPr>
          <w:del w:id="13526" w:author="Claire S" w:date="2026-05-18T18:20:00Z" w16du:dateUtc="2026-05-18T17:20:00Z"/>
          <w:rFonts w:ascii="Cambria" w:hAnsi="Cambria"/>
          <w:sz w:val="28"/>
          <w:szCs w:val="28"/>
        </w:rPr>
      </w:pPr>
      <w:del w:id="13527" w:author="Claire S" w:date="2026-05-18T18:20:00Z" w16du:dateUtc="2026-05-18T17:20:00Z">
        <w:r w:rsidDel="00BF55BD">
          <w:rPr>
            <w:rFonts w:ascii="Cambria" w:hAnsi="Cambria"/>
            <w:sz w:val="28"/>
            <w:szCs w:val="28"/>
          </w:rPr>
          <w:delText xml:space="preserve">She’d </w:delText>
        </w:r>
        <w:r w:rsidR="00A37B30" w:rsidDel="00BF55BD">
          <w:rPr>
            <w:rFonts w:ascii="Cambria" w:hAnsi="Cambria"/>
            <w:sz w:val="28"/>
            <w:szCs w:val="28"/>
          </w:rPr>
          <w:delText>wanted to go</w:delText>
        </w:r>
        <w:r w:rsidDel="00BF55BD">
          <w:rPr>
            <w:rFonts w:ascii="Cambria" w:hAnsi="Cambria"/>
            <w:sz w:val="28"/>
            <w:szCs w:val="28"/>
          </w:rPr>
          <w:delText xml:space="preserve"> down to Sussex this morning</w:delText>
        </w:r>
        <w:r w:rsidR="008B1993" w:rsidDel="00BF55BD">
          <w:rPr>
            <w:rFonts w:ascii="Cambria" w:hAnsi="Cambria"/>
            <w:sz w:val="28"/>
            <w:szCs w:val="28"/>
          </w:rPr>
          <w:delText xml:space="preserve"> herself</w:delText>
        </w:r>
        <w:r w:rsidR="00AB060E" w:rsidDel="00BF55BD">
          <w:rPr>
            <w:rFonts w:ascii="Cambria" w:hAnsi="Cambria"/>
            <w:sz w:val="28"/>
            <w:szCs w:val="28"/>
          </w:rPr>
          <w:delText xml:space="preserve"> and look</w:delText>
        </w:r>
        <w:r w:rsidR="00A37B30" w:rsidDel="00BF55BD">
          <w:rPr>
            <w:rFonts w:ascii="Cambria" w:hAnsi="Cambria"/>
            <w:sz w:val="28"/>
            <w:szCs w:val="28"/>
          </w:rPr>
          <w:delText xml:space="preserve"> </w:delText>
        </w:r>
        <w:r w:rsidR="00AB060E" w:rsidDel="00BF55BD">
          <w:rPr>
            <w:rFonts w:ascii="Cambria" w:hAnsi="Cambria"/>
            <w:sz w:val="28"/>
            <w:szCs w:val="28"/>
          </w:rPr>
          <w:delText>for her friend</w:delText>
        </w:r>
        <w:r w:rsidR="00F16414" w:rsidDel="00BF55BD">
          <w:rPr>
            <w:rFonts w:ascii="Cambria" w:hAnsi="Cambria"/>
            <w:sz w:val="28"/>
            <w:szCs w:val="28"/>
          </w:rPr>
          <w:delText xml:space="preserve"> </w:delText>
        </w:r>
        <w:r w:rsidR="008B1993" w:rsidDel="00BF55BD">
          <w:rPr>
            <w:rFonts w:ascii="Cambria" w:hAnsi="Cambria"/>
            <w:sz w:val="28"/>
            <w:szCs w:val="28"/>
          </w:rPr>
          <w:delText>-</w:delText>
        </w:r>
        <w:r w:rsidDel="00BF55BD">
          <w:rPr>
            <w:rFonts w:ascii="Cambria" w:hAnsi="Cambria"/>
            <w:sz w:val="28"/>
            <w:szCs w:val="28"/>
          </w:rPr>
          <w:delText xml:space="preserve"> but she </w:delText>
        </w:r>
        <w:r w:rsidR="006F5AA0" w:rsidDel="00BF55BD">
          <w:rPr>
            <w:rFonts w:ascii="Cambria" w:hAnsi="Cambria"/>
            <w:sz w:val="28"/>
            <w:szCs w:val="28"/>
          </w:rPr>
          <w:delText>couldn’t just disappear from work</w:delText>
        </w:r>
        <w:r w:rsidR="00232FD6" w:rsidDel="00BF55BD">
          <w:rPr>
            <w:rFonts w:ascii="Cambria" w:hAnsi="Cambria"/>
            <w:sz w:val="28"/>
            <w:szCs w:val="28"/>
          </w:rPr>
          <w:delText>; sh</w:delText>
        </w:r>
        <w:r w:rsidR="00A37B30" w:rsidDel="00BF55BD">
          <w:rPr>
            <w:rFonts w:ascii="Cambria" w:hAnsi="Cambria"/>
            <w:sz w:val="28"/>
            <w:szCs w:val="28"/>
          </w:rPr>
          <w:delText xml:space="preserve">e </w:delText>
        </w:r>
        <w:r w:rsidDel="00BF55BD">
          <w:rPr>
            <w:rFonts w:ascii="Cambria" w:hAnsi="Cambria"/>
            <w:sz w:val="28"/>
            <w:szCs w:val="28"/>
          </w:rPr>
          <w:delText>couldn’t afford to lose this job</w:delText>
        </w:r>
        <w:r w:rsidR="001B4E15" w:rsidDel="00BF55BD">
          <w:rPr>
            <w:rFonts w:ascii="Cambria" w:hAnsi="Cambria"/>
            <w:sz w:val="28"/>
            <w:szCs w:val="28"/>
          </w:rPr>
          <w:delText xml:space="preserve">. </w:delText>
        </w:r>
        <w:r w:rsidR="00553744" w:rsidDel="00BF55BD">
          <w:rPr>
            <w:rFonts w:ascii="Cambria" w:hAnsi="Cambria"/>
            <w:sz w:val="28"/>
            <w:szCs w:val="28"/>
          </w:rPr>
          <w:delText xml:space="preserve"> </w:delText>
        </w:r>
        <w:r w:rsidR="00A37B30" w:rsidDel="00BF55BD">
          <w:rPr>
            <w:rFonts w:ascii="Cambria" w:hAnsi="Cambria"/>
            <w:sz w:val="28"/>
            <w:szCs w:val="28"/>
          </w:rPr>
          <w:delText xml:space="preserve">Still, if Violet wasn’t found alive today, she’d get the train </w:delText>
        </w:r>
        <w:r w:rsidR="00232FD6" w:rsidDel="00BF55BD">
          <w:rPr>
            <w:rFonts w:ascii="Cambria" w:hAnsi="Cambria"/>
            <w:sz w:val="28"/>
            <w:szCs w:val="28"/>
          </w:rPr>
          <w:delText xml:space="preserve">to Eastbourne </w:delText>
        </w:r>
        <w:r w:rsidR="00A37B30" w:rsidDel="00BF55BD">
          <w:rPr>
            <w:rFonts w:ascii="Cambria" w:hAnsi="Cambria"/>
            <w:sz w:val="28"/>
            <w:szCs w:val="28"/>
          </w:rPr>
          <w:delText xml:space="preserve">after work, </w:delText>
        </w:r>
        <w:r w:rsidR="00232FD6" w:rsidDel="00BF55BD">
          <w:rPr>
            <w:rFonts w:ascii="Cambria" w:hAnsi="Cambria"/>
            <w:sz w:val="28"/>
            <w:szCs w:val="28"/>
          </w:rPr>
          <w:delText>Clara</w:delText>
        </w:r>
        <w:r w:rsidR="00A37B30" w:rsidDel="00BF55BD">
          <w:rPr>
            <w:rFonts w:ascii="Cambria" w:hAnsi="Cambria"/>
            <w:sz w:val="28"/>
            <w:szCs w:val="28"/>
          </w:rPr>
          <w:delText xml:space="preserve"> decided.</w:delText>
        </w:r>
      </w:del>
    </w:p>
    <w:p w14:paraId="1E90B673" w14:textId="77777777" w:rsidR="00480998" w:rsidRDefault="00480998">
      <w:pPr>
        <w:spacing w:line="360" w:lineRule="auto"/>
        <w:contextualSpacing/>
        <w:rPr>
          <w:ins w:id="13528" w:author="Claire S" w:date="2026-06-05T08:44:00Z" w16du:dateUtc="2026-06-05T07:44:00Z"/>
          <w:rFonts w:ascii="Cambria" w:hAnsi="Cambria"/>
          <w:sz w:val="28"/>
          <w:szCs w:val="28"/>
        </w:rPr>
        <w:pPrChange w:id="13529" w:author="Claire S" w:date="2026-05-18T18:21:00Z" w16du:dateUtc="2026-05-18T17:21:00Z">
          <w:pPr>
            <w:spacing w:line="360" w:lineRule="auto"/>
            <w:ind w:firstLine="720"/>
            <w:contextualSpacing/>
          </w:pPr>
        </w:pPrChange>
      </w:pPr>
    </w:p>
    <w:p w14:paraId="1948F465" w14:textId="0CD88B33" w:rsidR="00926E4D" w:rsidDel="00C441A9" w:rsidRDefault="006F5AA0" w:rsidP="00097516">
      <w:pPr>
        <w:spacing w:line="360" w:lineRule="auto"/>
        <w:contextualSpacing/>
        <w:rPr>
          <w:del w:id="13530" w:author="Claire S" w:date="2026-05-18T18:20:00Z" w16du:dateUtc="2026-05-18T17:20:00Z"/>
          <w:rFonts w:ascii="Cambria" w:hAnsi="Cambria"/>
          <w:sz w:val="28"/>
          <w:szCs w:val="28"/>
        </w:rPr>
      </w:pPr>
      <w:del w:id="13531" w:author="Claire S" w:date="2026-05-18T18:20:00Z" w16du:dateUtc="2026-05-18T17:20:00Z">
        <w:r w:rsidDel="00BF55BD">
          <w:rPr>
            <w:rFonts w:ascii="Cambria" w:hAnsi="Cambria"/>
            <w:sz w:val="28"/>
            <w:szCs w:val="28"/>
          </w:rPr>
          <w:delText>As she ordered her cappuccino from Costa</w:delText>
        </w:r>
        <w:r w:rsidR="00E44D4F" w:rsidDel="00BF55BD">
          <w:rPr>
            <w:rFonts w:ascii="Cambria" w:hAnsi="Cambria"/>
            <w:sz w:val="28"/>
            <w:szCs w:val="28"/>
          </w:rPr>
          <w:delText xml:space="preserve">- </w:delText>
        </w:r>
        <w:r w:rsidDel="00BF55BD">
          <w:rPr>
            <w:rFonts w:ascii="Cambria" w:hAnsi="Cambria"/>
            <w:sz w:val="28"/>
            <w:szCs w:val="28"/>
          </w:rPr>
          <w:delText>her daily treat</w:delText>
        </w:r>
        <w:r w:rsidR="00E44D4F" w:rsidDel="00BF55BD">
          <w:rPr>
            <w:rFonts w:ascii="Cambria" w:hAnsi="Cambria"/>
            <w:sz w:val="28"/>
            <w:szCs w:val="28"/>
          </w:rPr>
          <w:delText xml:space="preserve"> -</w:delText>
        </w:r>
        <w:r w:rsidDel="00BF55BD">
          <w:rPr>
            <w:rFonts w:ascii="Cambria" w:hAnsi="Cambria"/>
            <w:sz w:val="28"/>
            <w:szCs w:val="28"/>
          </w:rPr>
          <w:delText xml:space="preserve"> </w:delText>
        </w:r>
        <w:r w:rsidR="00E44D4F" w:rsidDel="00BF55BD">
          <w:rPr>
            <w:rFonts w:ascii="Cambria" w:hAnsi="Cambria"/>
            <w:sz w:val="28"/>
            <w:szCs w:val="28"/>
          </w:rPr>
          <w:delText xml:space="preserve">Clara felt the </w:delText>
        </w:r>
        <w:r w:rsidR="00F71C0F" w:rsidDel="00BF55BD">
          <w:rPr>
            <w:rFonts w:ascii="Cambria" w:hAnsi="Cambria"/>
            <w:sz w:val="28"/>
            <w:szCs w:val="28"/>
          </w:rPr>
          <w:delText>most useful</w:delText>
        </w:r>
        <w:r w:rsidR="001B4E15" w:rsidDel="00BF55BD">
          <w:rPr>
            <w:rFonts w:ascii="Cambria" w:hAnsi="Cambria"/>
            <w:sz w:val="28"/>
            <w:szCs w:val="28"/>
          </w:rPr>
          <w:delText xml:space="preserve"> thing </w:delText>
        </w:r>
        <w:r w:rsidR="00F71C0F" w:rsidDel="00BF55BD">
          <w:rPr>
            <w:rFonts w:ascii="Cambria" w:hAnsi="Cambria"/>
            <w:sz w:val="28"/>
            <w:szCs w:val="28"/>
          </w:rPr>
          <w:delText>to</w:delText>
        </w:r>
        <w:r w:rsidR="00553744" w:rsidDel="00BF55BD">
          <w:rPr>
            <w:rFonts w:ascii="Cambria" w:hAnsi="Cambria"/>
            <w:sz w:val="28"/>
            <w:szCs w:val="28"/>
          </w:rPr>
          <w:delText xml:space="preserve"> do now was </w:delText>
        </w:r>
        <w:r w:rsidR="00E44D4F" w:rsidDel="00BF55BD">
          <w:rPr>
            <w:rFonts w:ascii="Cambria" w:hAnsi="Cambria"/>
            <w:sz w:val="28"/>
            <w:szCs w:val="28"/>
          </w:rPr>
          <w:delText xml:space="preserve">to </w:delText>
        </w:r>
        <w:r w:rsidR="001B4E15" w:rsidDel="00BF55BD">
          <w:rPr>
            <w:rFonts w:ascii="Cambria" w:hAnsi="Cambria"/>
            <w:sz w:val="28"/>
            <w:szCs w:val="28"/>
          </w:rPr>
          <w:delText>contact Violet’s sister</w:delText>
        </w:r>
        <w:r w:rsidR="00553744" w:rsidDel="00BF55BD">
          <w:rPr>
            <w:rFonts w:ascii="Cambria" w:hAnsi="Cambria"/>
            <w:sz w:val="28"/>
            <w:szCs w:val="28"/>
          </w:rPr>
          <w:delText>.  S</w:delText>
        </w:r>
        <w:r w:rsidR="001B4E15" w:rsidDel="00BF55BD">
          <w:rPr>
            <w:rFonts w:ascii="Cambria" w:hAnsi="Cambria"/>
            <w:sz w:val="28"/>
            <w:szCs w:val="28"/>
          </w:rPr>
          <w:delText>he just needed to get a number for her</w:delText>
        </w:r>
        <w:r w:rsidR="00017DD5" w:rsidDel="00BF55BD">
          <w:rPr>
            <w:rFonts w:ascii="Cambria" w:hAnsi="Cambria"/>
            <w:sz w:val="28"/>
            <w:szCs w:val="28"/>
          </w:rPr>
          <w:delText xml:space="preserve"> in Dubai.</w:delText>
        </w:r>
        <w:r w:rsidR="001B4E15" w:rsidDel="00BF55BD">
          <w:rPr>
            <w:rFonts w:ascii="Cambria" w:hAnsi="Cambria"/>
            <w:sz w:val="28"/>
            <w:szCs w:val="28"/>
          </w:rPr>
          <w:delText xml:space="preserve"> </w:delText>
        </w:r>
      </w:del>
    </w:p>
    <w:p w14:paraId="37BB9129" w14:textId="77777777" w:rsidR="00C441A9" w:rsidRDefault="00C441A9">
      <w:pPr>
        <w:spacing w:line="360" w:lineRule="auto"/>
        <w:contextualSpacing/>
        <w:rPr>
          <w:ins w:id="13532" w:author="Claire S" w:date="2026-07-28T10:29:00Z" w16du:dateUtc="2026-07-28T09:29:00Z"/>
          <w:rFonts w:ascii="Cambria" w:hAnsi="Cambria"/>
          <w:sz w:val="28"/>
          <w:szCs w:val="28"/>
        </w:rPr>
      </w:pPr>
    </w:p>
    <w:p w14:paraId="13CBC4FC" w14:textId="77777777" w:rsidR="00C441A9" w:rsidRDefault="00C441A9">
      <w:pPr>
        <w:spacing w:line="360" w:lineRule="auto"/>
        <w:contextualSpacing/>
        <w:rPr>
          <w:ins w:id="13533" w:author="Claire S" w:date="2026-07-28T10:29:00Z" w16du:dateUtc="2026-07-28T09:29:00Z"/>
          <w:rFonts w:ascii="Cambria" w:hAnsi="Cambria"/>
          <w:sz w:val="28"/>
          <w:szCs w:val="28"/>
        </w:rPr>
      </w:pPr>
    </w:p>
    <w:p w14:paraId="47991D24" w14:textId="77777777" w:rsidR="00C441A9" w:rsidRDefault="00C441A9">
      <w:pPr>
        <w:spacing w:line="360" w:lineRule="auto"/>
        <w:contextualSpacing/>
        <w:rPr>
          <w:ins w:id="13534" w:author="Claire S" w:date="2026-07-28T10:29:00Z" w16du:dateUtc="2026-07-28T09:29:00Z"/>
          <w:rFonts w:ascii="Cambria" w:hAnsi="Cambria"/>
          <w:sz w:val="28"/>
          <w:szCs w:val="28"/>
        </w:rPr>
        <w:pPrChange w:id="13535" w:author="Claire S" w:date="2026-05-18T18:21:00Z" w16du:dateUtc="2026-05-18T17:21:00Z">
          <w:pPr>
            <w:spacing w:line="360" w:lineRule="auto"/>
            <w:ind w:firstLine="720"/>
            <w:contextualSpacing/>
          </w:pPr>
        </w:pPrChange>
      </w:pPr>
    </w:p>
    <w:p w14:paraId="03AE83EC" w14:textId="6C51B016" w:rsidR="00CC08EE" w:rsidDel="00BF55BD" w:rsidRDefault="00720459">
      <w:pPr>
        <w:spacing w:line="360" w:lineRule="auto"/>
        <w:contextualSpacing/>
        <w:rPr>
          <w:del w:id="13536" w:author="Claire S" w:date="2026-05-18T18:20:00Z" w16du:dateUtc="2026-05-18T17:20:00Z"/>
          <w:rFonts w:ascii="Cambria" w:hAnsi="Cambria"/>
          <w:sz w:val="28"/>
          <w:szCs w:val="28"/>
        </w:rPr>
        <w:pPrChange w:id="13537" w:author="Claire S" w:date="2026-05-18T18:21:00Z" w16du:dateUtc="2026-05-18T17:21:00Z">
          <w:pPr>
            <w:spacing w:line="360" w:lineRule="auto"/>
            <w:ind w:firstLine="720"/>
            <w:contextualSpacing/>
          </w:pPr>
        </w:pPrChange>
      </w:pPr>
      <w:del w:id="13538" w:author="Claire S" w:date="2026-05-18T18:20:00Z" w16du:dateUtc="2026-05-18T17:20:00Z">
        <w:r w:rsidDel="00BF55BD">
          <w:rPr>
            <w:rFonts w:ascii="Cambria" w:hAnsi="Cambria"/>
            <w:sz w:val="28"/>
            <w:szCs w:val="28"/>
          </w:rPr>
          <w:delText>But t</w:delText>
        </w:r>
        <w:r w:rsidR="008A4EFA" w:rsidDel="00BF55BD">
          <w:rPr>
            <w:rFonts w:ascii="Cambria" w:hAnsi="Cambria"/>
            <w:sz w:val="28"/>
            <w:szCs w:val="28"/>
          </w:rPr>
          <w:delText>he minute Clara w</w:delText>
        </w:r>
        <w:r w:rsidR="00CC08EE" w:rsidDel="00BF55BD">
          <w:rPr>
            <w:rFonts w:ascii="Cambria" w:hAnsi="Cambria"/>
            <w:sz w:val="28"/>
            <w:szCs w:val="28"/>
          </w:rPr>
          <w:delText>alk</w:delText>
        </w:r>
        <w:r w:rsidR="008A4EFA" w:rsidDel="00BF55BD">
          <w:rPr>
            <w:rFonts w:ascii="Cambria" w:hAnsi="Cambria"/>
            <w:sz w:val="28"/>
            <w:szCs w:val="28"/>
          </w:rPr>
          <w:delText>ed</w:delText>
        </w:r>
        <w:r w:rsidR="00CC08EE" w:rsidDel="00BF55BD">
          <w:rPr>
            <w:rFonts w:ascii="Cambria" w:hAnsi="Cambria"/>
            <w:sz w:val="28"/>
            <w:szCs w:val="28"/>
          </w:rPr>
          <w:delText xml:space="preserve"> into the Langley building</w:delText>
        </w:r>
        <w:r w:rsidR="008A4EFA" w:rsidDel="00BF55BD">
          <w:rPr>
            <w:rFonts w:ascii="Cambria" w:hAnsi="Cambria"/>
            <w:sz w:val="28"/>
            <w:szCs w:val="28"/>
          </w:rPr>
          <w:delText xml:space="preserve">, </w:delText>
        </w:r>
        <w:r w:rsidR="008B1993" w:rsidDel="00BF55BD">
          <w:rPr>
            <w:rFonts w:ascii="Cambria" w:hAnsi="Cambria"/>
            <w:sz w:val="28"/>
            <w:szCs w:val="28"/>
          </w:rPr>
          <w:delText>the</w:delText>
        </w:r>
        <w:r w:rsidR="00CC08EE" w:rsidDel="00BF55BD">
          <w:rPr>
            <w:rFonts w:ascii="Cambria" w:hAnsi="Cambria"/>
            <w:sz w:val="28"/>
            <w:szCs w:val="28"/>
          </w:rPr>
          <w:delText xml:space="preserve"> strange atmosphere </w:delText>
        </w:r>
        <w:r w:rsidR="00E97DB1" w:rsidDel="00BF55BD">
          <w:rPr>
            <w:rFonts w:ascii="Cambria" w:hAnsi="Cambria"/>
            <w:sz w:val="28"/>
            <w:szCs w:val="28"/>
          </w:rPr>
          <w:delText>consumed her</w:delText>
        </w:r>
        <w:r w:rsidR="008919AC" w:rsidDel="00BF55BD">
          <w:rPr>
            <w:rFonts w:ascii="Cambria" w:hAnsi="Cambria"/>
            <w:sz w:val="28"/>
            <w:szCs w:val="28"/>
          </w:rPr>
          <w:delText xml:space="preserve"> </w:delText>
        </w:r>
        <w:r w:rsidR="00CC08EE" w:rsidDel="00BF55BD">
          <w:rPr>
            <w:rFonts w:ascii="Cambria" w:hAnsi="Cambria"/>
            <w:sz w:val="28"/>
            <w:szCs w:val="28"/>
          </w:rPr>
          <w:delText xml:space="preserve">– </w:delText>
        </w:r>
        <w:r w:rsidR="00E97DB1" w:rsidDel="00BF55BD">
          <w:rPr>
            <w:rFonts w:ascii="Cambria" w:hAnsi="Cambria"/>
            <w:sz w:val="28"/>
            <w:szCs w:val="28"/>
          </w:rPr>
          <w:delText>far</w:delText>
        </w:r>
        <w:r w:rsidR="008A4EFA" w:rsidDel="00BF55BD">
          <w:rPr>
            <w:rFonts w:ascii="Cambria" w:hAnsi="Cambria"/>
            <w:sz w:val="28"/>
            <w:szCs w:val="28"/>
          </w:rPr>
          <w:delText xml:space="preserve"> </w:delText>
        </w:r>
        <w:r w:rsidDel="00BF55BD">
          <w:rPr>
            <w:rFonts w:ascii="Cambria" w:hAnsi="Cambria"/>
            <w:sz w:val="28"/>
            <w:szCs w:val="28"/>
          </w:rPr>
          <w:delText xml:space="preserve">worse and </w:delText>
        </w:r>
        <w:r w:rsidR="00CC08EE" w:rsidDel="00BF55BD">
          <w:rPr>
            <w:rFonts w:ascii="Cambria" w:hAnsi="Cambria"/>
            <w:sz w:val="28"/>
            <w:szCs w:val="28"/>
          </w:rPr>
          <w:delText>more febrile than yesterday.</w:delText>
        </w:r>
        <w:r w:rsidR="001B4E15" w:rsidDel="00BF55BD">
          <w:rPr>
            <w:rFonts w:ascii="Cambria" w:hAnsi="Cambria"/>
            <w:sz w:val="28"/>
            <w:szCs w:val="28"/>
          </w:rPr>
          <w:delText xml:space="preserve">  </w:delText>
        </w:r>
        <w:r w:rsidR="00A42CD7" w:rsidDel="00BF55BD">
          <w:rPr>
            <w:rFonts w:ascii="Cambria" w:hAnsi="Cambria"/>
            <w:sz w:val="28"/>
            <w:szCs w:val="28"/>
          </w:rPr>
          <w:delText>All around the ground</w:delText>
        </w:r>
        <w:r w:rsidR="00E97DB1" w:rsidDel="00BF55BD">
          <w:rPr>
            <w:rFonts w:ascii="Cambria" w:hAnsi="Cambria"/>
            <w:sz w:val="28"/>
            <w:szCs w:val="28"/>
          </w:rPr>
          <w:delText>-</w:delText>
        </w:r>
        <w:r w:rsidR="00A42CD7" w:rsidDel="00BF55BD">
          <w:rPr>
            <w:rFonts w:ascii="Cambria" w:hAnsi="Cambria"/>
            <w:sz w:val="28"/>
            <w:szCs w:val="28"/>
          </w:rPr>
          <w:delText xml:space="preserve">floor atrium, </w:delText>
        </w:r>
        <w:r w:rsidR="007D05BE" w:rsidDel="00BF55BD">
          <w:rPr>
            <w:rFonts w:ascii="Cambria" w:hAnsi="Cambria"/>
            <w:sz w:val="28"/>
            <w:szCs w:val="28"/>
          </w:rPr>
          <w:delText>beneath the photos of the board and the ferocious liger emblem,</w:delText>
        </w:r>
        <w:r w:rsidR="00A42CD7" w:rsidDel="00BF55BD">
          <w:rPr>
            <w:rFonts w:ascii="Cambria" w:hAnsi="Cambria"/>
            <w:sz w:val="28"/>
            <w:szCs w:val="28"/>
          </w:rPr>
          <w:delText xml:space="preserve"> </w:delText>
        </w:r>
        <w:r w:rsidR="00E97DB1" w:rsidDel="00BF55BD">
          <w:rPr>
            <w:rFonts w:ascii="Cambria" w:hAnsi="Cambria"/>
            <w:sz w:val="28"/>
            <w:szCs w:val="28"/>
          </w:rPr>
          <w:delText>employees</w:delText>
        </w:r>
        <w:r w:rsidR="001B4E15" w:rsidDel="00BF55BD">
          <w:rPr>
            <w:rFonts w:ascii="Cambria" w:hAnsi="Cambria"/>
            <w:sz w:val="28"/>
            <w:szCs w:val="28"/>
          </w:rPr>
          <w:delText xml:space="preserve"> stood in clusters, muttering to one another</w:delText>
        </w:r>
        <w:r w:rsidR="00A42CD7" w:rsidDel="00BF55BD">
          <w:rPr>
            <w:rFonts w:ascii="Cambria" w:hAnsi="Cambria"/>
            <w:sz w:val="28"/>
            <w:szCs w:val="28"/>
          </w:rPr>
          <w:delText>, grim-faced, or wide-eyed with the thrill of the scandal.</w:delText>
        </w:r>
      </w:del>
    </w:p>
    <w:p w14:paraId="3AA729A5" w14:textId="058317C1" w:rsidR="00E87F54" w:rsidDel="00BF55BD" w:rsidRDefault="00EC69CB">
      <w:pPr>
        <w:spacing w:line="360" w:lineRule="auto"/>
        <w:contextualSpacing/>
        <w:rPr>
          <w:del w:id="13539" w:author="Claire S" w:date="2026-05-18T18:21:00Z" w16du:dateUtc="2026-05-18T17:21:00Z"/>
          <w:rFonts w:ascii="Cambria" w:hAnsi="Cambria"/>
          <w:sz w:val="28"/>
          <w:szCs w:val="28"/>
        </w:rPr>
        <w:pPrChange w:id="13540" w:author="Claire S" w:date="2026-05-18T18:21:00Z" w16du:dateUtc="2026-05-18T17:21:00Z">
          <w:pPr>
            <w:spacing w:line="360" w:lineRule="auto"/>
            <w:ind w:firstLine="720"/>
            <w:contextualSpacing/>
          </w:pPr>
        </w:pPrChange>
      </w:pPr>
      <w:del w:id="13541" w:author="Claire S" w:date="2026-05-18T18:20:00Z" w16du:dateUtc="2026-05-18T17:20:00Z">
        <w:r w:rsidDel="00BF55BD">
          <w:rPr>
            <w:rFonts w:ascii="Cambria" w:hAnsi="Cambria"/>
            <w:sz w:val="28"/>
            <w:szCs w:val="28"/>
          </w:rPr>
          <w:delText xml:space="preserve">As she hurried </w:delText>
        </w:r>
        <w:r w:rsidR="00F71C0F" w:rsidDel="00BF55BD">
          <w:rPr>
            <w:rFonts w:ascii="Cambria" w:hAnsi="Cambria"/>
            <w:sz w:val="28"/>
            <w:szCs w:val="28"/>
          </w:rPr>
          <w:delText>up the stairs to</w:delText>
        </w:r>
        <w:r w:rsidR="00273186" w:rsidDel="00BF55BD">
          <w:rPr>
            <w:rFonts w:ascii="Cambria" w:hAnsi="Cambria"/>
            <w:sz w:val="28"/>
            <w:szCs w:val="28"/>
          </w:rPr>
          <w:delText xml:space="preserve"> the first floor</w:delText>
        </w:r>
        <w:r w:rsidDel="00BF55BD">
          <w:rPr>
            <w:rFonts w:ascii="Cambria" w:hAnsi="Cambria"/>
            <w:sz w:val="28"/>
            <w:szCs w:val="28"/>
          </w:rPr>
          <w:delText xml:space="preserve">, </w:delText>
        </w:r>
        <w:r w:rsidR="00E87F54" w:rsidDel="00BF55BD">
          <w:rPr>
            <w:rFonts w:ascii="Cambria" w:hAnsi="Cambria"/>
            <w:sz w:val="28"/>
            <w:szCs w:val="28"/>
          </w:rPr>
          <w:delText xml:space="preserve">Clara’s </w:delText>
        </w:r>
        <w:r w:rsidDel="00BF55BD">
          <w:rPr>
            <w:rFonts w:ascii="Cambria" w:hAnsi="Cambria"/>
            <w:sz w:val="28"/>
            <w:szCs w:val="28"/>
          </w:rPr>
          <w:delText xml:space="preserve">mission </w:delText>
        </w:r>
        <w:r w:rsidR="00E87F54" w:rsidDel="00BF55BD">
          <w:rPr>
            <w:rFonts w:ascii="Cambria" w:hAnsi="Cambria"/>
            <w:sz w:val="28"/>
            <w:szCs w:val="28"/>
          </w:rPr>
          <w:delText xml:space="preserve">was to </w:delText>
        </w:r>
      </w:del>
      <w:del w:id="13542" w:author="Claire S" w:date="2026-05-18T18:21:00Z" w16du:dateUtc="2026-05-18T17:21:00Z">
        <w:r w:rsidR="00E87F54" w:rsidDel="00BF55BD">
          <w:rPr>
            <w:rFonts w:ascii="Cambria" w:hAnsi="Cambria"/>
            <w:sz w:val="28"/>
            <w:szCs w:val="28"/>
          </w:rPr>
          <w:delText xml:space="preserve">find </w:delText>
        </w:r>
        <w:r w:rsidR="00F71C0F" w:rsidDel="00BF55BD">
          <w:rPr>
            <w:rFonts w:ascii="Cambria" w:hAnsi="Cambria"/>
            <w:sz w:val="28"/>
            <w:szCs w:val="28"/>
          </w:rPr>
          <w:delText xml:space="preserve">her manager </w:delText>
        </w:r>
        <w:r w:rsidR="00E87F54" w:rsidDel="00BF55BD">
          <w:rPr>
            <w:rFonts w:ascii="Cambria" w:hAnsi="Cambria"/>
            <w:sz w:val="28"/>
            <w:szCs w:val="28"/>
          </w:rPr>
          <w:delText xml:space="preserve">Willi and ask </w:delText>
        </w:r>
        <w:r w:rsidR="007D05BE" w:rsidDel="00BF55BD">
          <w:rPr>
            <w:rFonts w:ascii="Cambria" w:hAnsi="Cambria"/>
            <w:sz w:val="28"/>
            <w:szCs w:val="28"/>
          </w:rPr>
          <w:delText>what he’d heard</w:delText>
        </w:r>
        <w:r w:rsidR="00E87F54" w:rsidDel="00BF55BD">
          <w:rPr>
            <w:rFonts w:ascii="Cambria" w:hAnsi="Cambria"/>
            <w:sz w:val="28"/>
            <w:szCs w:val="28"/>
          </w:rPr>
          <w:delText xml:space="preserve"> about </w:delText>
        </w:r>
        <w:r w:rsidDel="00BF55BD">
          <w:rPr>
            <w:rFonts w:ascii="Cambria" w:hAnsi="Cambria"/>
            <w:sz w:val="28"/>
            <w:szCs w:val="28"/>
          </w:rPr>
          <w:delText>Violet</w:delText>
        </w:r>
        <w:r w:rsidR="00786D84" w:rsidDel="00BF55BD">
          <w:rPr>
            <w:rFonts w:ascii="Cambria" w:hAnsi="Cambria"/>
            <w:sz w:val="28"/>
            <w:szCs w:val="28"/>
          </w:rPr>
          <w:delText>.</w:delText>
        </w:r>
      </w:del>
    </w:p>
    <w:p w14:paraId="5709C764" w14:textId="4319F979" w:rsidR="00CC08EE" w:rsidDel="00BF55BD" w:rsidRDefault="00CC08EE">
      <w:pPr>
        <w:spacing w:line="360" w:lineRule="auto"/>
        <w:contextualSpacing/>
        <w:rPr>
          <w:del w:id="13543" w:author="Claire S" w:date="2026-05-18T18:20:00Z" w16du:dateUtc="2026-05-18T17:20:00Z"/>
          <w:rFonts w:ascii="Cambria" w:hAnsi="Cambria"/>
          <w:sz w:val="28"/>
          <w:szCs w:val="28"/>
        </w:rPr>
        <w:pPrChange w:id="13544" w:author="Claire S" w:date="2026-05-18T18:21:00Z" w16du:dateUtc="2026-05-18T17:21:00Z">
          <w:pPr>
            <w:spacing w:line="360" w:lineRule="auto"/>
            <w:ind w:firstLine="720"/>
            <w:contextualSpacing/>
          </w:pPr>
        </w:pPrChange>
      </w:pPr>
      <w:del w:id="13545" w:author="Claire S" w:date="2026-05-18T18:21:00Z" w16du:dateUtc="2026-05-18T17:21:00Z">
        <w:r w:rsidDel="00BF55BD">
          <w:rPr>
            <w:rFonts w:ascii="Cambria" w:hAnsi="Cambria"/>
            <w:sz w:val="28"/>
            <w:szCs w:val="28"/>
          </w:rPr>
          <w:delText>‘Have you heard</w:delText>
        </w:r>
        <w:r w:rsidR="001C1535" w:rsidDel="00BF55BD">
          <w:rPr>
            <w:rFonts w:ascii="Cambria" w:hAnsi="Cambria"/>
            <w:sz w:val="28"/>
            <w:szCs w:val="28"/>
          </w:rPr>
          <w:delText>?</w:delText>
        </w:r>
        <w:r w:rsidDel="00BF55BD">
          <w:rPr>
            <w:rFonts w:ascii="Cambria" w:hAnsi="Cambria"/>
            <w:sz w:val="28"/>
            <w:szCs w:val="28"/>
          </w:rPr>
          <w:delText xml:space="preserve">’ </w:delText>
        </w:r>
        <w:r w:rsidR="00E378F4" w:rsidDel="00BF55BD">
          <w:rPr>
            <w:rFonts w:ascii="Cambria" w:hAnsi="Cambria"/>
            <w:sz w:val="28"/>
            <w:szCs w:val="28"/>
          </w:rPr>
          <w:delText xml:space="preserve">Her neighbour </w:delText>
        </w:r>
        <w:r w:rsidDel="00BF55BD">
          <w:rPr>
            <w:rFonts w:ascii="Cambria" w:hAnsi="Cambria"/>
            <w:sz w:val="28"/>
            <w:szCs w:val="28"/>
          </w:rPr>
          <w:delText xml:space="preserve">whispered as </w:delText>
        </w:r>
        <w:r w:rsidR="00626A36" w:rsidDel="00BF55BD">
          <w:rPr>
            <w:rFonts w:ascii="Cambria" w:hAnsi="Cambria"/>
            <w:sz w:val="28"/>
            <w:szCs w:val="28"/>
          </w:rPr>
          <w:delText xml:space="preserve">Clara reached </w:delText>
        </w:r>
        <w:r w:rsidR="00E378F4" w:rsidDel="00BF55BD">
          <w:rPr>
            <w:rFonts w:ascii="Cambria" w:hAnsi="Cambria"/>
            <w:sz w:val="28"/>
            <w:szCs w:val="28"/>
          </w:rPr>
          <w:delText xml:space="preserve">her </w:delText>
        </w:r>
      </w:del>
      <w:del w:id="13546" w:author="Claire S" w:date="2026-05-18T18:20:00Z" w16du:dateUtc="2026-05-18T17:20:00Z">
        <w:r w:rsidR="00E378F4" w:rsidDel="00BF55BD">
          <w:rPr>
            <w:rFonts w:ascii="Cambria" w:hAnsi="Cambria"/>
            <w:sz w:val="28"/>
            <w:szCs w:val="28"/>
          </w:rPr>
          <w:delText>desk</w:delText>
        </w:r>
        <w:r w:rsidR="002F7F74" w:rsidDel="00BF55BD">
          <w:rPr>
            <w:rFonts w:ascii="Cambria" w:hAnsi="Cambria"/>
            <w:sz w:val="28"/>
            <w:szCs w:val="28"/>
          </w:rPr>
          <w:delText xml:space="preserve"> and dumped her bag</w:delText>
        </w:r>
        <w:r w:rsidR="00E378F4" w:rsidDel="00BF55BD">
          <w:rPr>
            <w:rFonts w:ascii="Cambria" w:hAnsi="Cambria"/>
            <w:sz w:val="28"/>
            <w:szCs w:val="28"/>
          </w:rPr>
          <w:delText xml:space="preserve">. </w:delText>
        </w:r>
        <w:r w:rsidR="001C1535" w:rsidDel="00BF55BD">
          <w:rPr>
            <w:rFonts w:ascii="Cambria" w:hAnsi="Cambria"/>
            <w:sz w:val="28"/>
            <w:szCs w:val="28"/>
          </w:rPr>
          <w:delText>‘It’s officially murder!’</w:delText>
        </w:r>
      </w:del>
    </w:p>
    <w:p w14:paraId="79B29A98" w14:textId="2FA7EEAC" w:rsidR="00E378F4" w:rsidDel="00BF55BD" w:rsidRDefault="00E378F4">
      <w:pPr>
        <w:spacing w:line="360" w:lineRule="auto"/>
        <w:contextualSpacing/>
        <w:rPr>
          <w:del w:id="13547" w:author="Claire S" w:date="2026-05-18T18:20:00Z" w16du:dateUtc="2026-05-18T17:20:00Z"/>
          <w:rFonts w:ascii="Cambria" w:hAnsi="Cambria"/>
          <w:sz w:val="28"/>
          <w:szCs w:val="28"/>
        </w:rPr>
        <w:pPrChange w:id="13548" w:author="Claire S" w:date="2026-05-18T18:21:00Z" w16du:dateUtc="2026-05-18T17:21:00Z">
          <w:pPr>
            <w:spacing w:line="360" w:lineRule="auto"/>
            <w:ind w:firstLine="720"/>
            <w:contextualSpacing/>
          </w:pPr>
        </w:pPrChange>
      </w:pPr>
      <w:del w:id="13549" w:author="Claire S" w:date="2026-05-18T18:20:00Z" w16du:dateUtc="2026-05-18T17:20:00Z">
        <w:r w:rsidDel="00BF55BD">
          <w:rPr>
            <w:rFonts w:ascii="Cambria" w:hAnsi="Cambria"/>
            <w:sz w:val="28"/>
            <w:szCs w:val="28"/>
          </w:rPr>
          <w:delText>‘What</w:delText>
        </w:r>
        <w:r w:rsidR="001C1535" w:rsidDel="00BF55BD">
          <w:rPr>
            <w:rFonts w:ascii="Cambria" w:hAnsi="Cambria"/>
            <w:sz w:val="28"/>
            <w:szCs w:val="28"/>
          </w:rPr>
          <w:delText xml:space="preserve"> is</w:delText>
        </w:r>
        <w:r w:rsidDel="00BF55BD">
          <w:rPr>
            <w:rFonts w:ascii="Cambria" w:hAnsi="Cambria"/>
            <w:sz w:val="28"/>
            <w:szCs w:val="28"/>
          </w:rPr>
          <w:delText>?’</w:delText>
        </w:r>
        <w:r w:rsidR="00513BAC" w:rsidDel="00BF55BD">
          <w:rPr>
            <w:rFonts w:ascii="Cambria" w:hAnsi="Cambria"/>
            <w:sz w:val="28"/>
            <w:szCs w:val="28"/>
          </w:rPr>
          <w:delText xml:space="preserve"> Clara’s mouth dropped open. ‘Violet?’</w:delText>
        </w:r>
      </w:del>
    </w:p>
    <w:p w14:paraId="5D885042" w14:textId="2C8C8249" w:rsidR="003D2E72" w:rsidRPr="00F43F6D" w:rsidDel="00BF55BD" w:rsidRDefault="00513BAC">
      <w:pPr>
        <w:spacing w:line="360" w:lineRule="auto"/>
        <w:contextualSpacing/>
        <w:rPr>
          <w:del w:id="13550" w:author="Claire S" w:date="2026-05-18T18:20:00Z" w16du:dateUtc="2026-05-18T17:20:00Z"/>
          <w:rFonts w:ascii="Cambria" w:hAnsi="Cambria"/>
          <w:i/>
          <w:iCs/>
          <w:sz w:val="28"/>
          <w:szCs w:val="28"/>
        </w:rPr>
        <w:pPrChange w:id="13551" w:author="Claire S" w:date="2026-05-18T18:21:00Z" w16du:dateUtc="2026-05-18T17:21:00Z">
          <w:pPr>
            <w:spacing w:line="360" w:lineRule="auto"/>
            <w:ind w:firstLine="720"/>
            <w:contextualSpacing/>
          </w:pPr>
        </w:pPrChange>
      </w:pPr>
      <w:del w:id="13552" w:author="Claire S" w:date="2026-05-18T18:20:00Z" w16du:dateUtc="2026-05-18T17:20:00Z">
        <w:r w:rsidDel="00BF55BD">
          <w:rPr>
            <w:rFonts w:ascii="Cambria" w:hAnsi="Cambria"/>
            <w:sz w:val="28"/>
            <w:szCs w:val="28"/>
          </w:rPr>
          <w:delText>‘</w:delText>
        </w:r>
        <w:r w:rsidR="00C04DA8" w:rsidDel="00BF55BD">
          <w:rPr>
            <w:rFonts w:ascii="Cambria" w:hAnsi="Cambria"/>
            <w:sz w:val="28"/>
            <w:szCs w:val="28"/>
          </w:rPr>
          <w:delText xml:space="preserve">Violet? </w:delText>
        </w:r>
        <w:r w:rsidDel="00BF55BD">
          <w:rPr>
            <w:rFonts w:ascii="Cambria" w:hAnsi="Cambria"/>
            <w:sz w:val="28"/>
            <w:szCs w:val="28"/>
          </w:rPr>
          <w:delText>No</w:delText>
        </w:r>
        <w:r w:rsidR="00C04DA8" w:rsidDel="00BF55BD">
          <w:rPr>
            <w:rFonts w:ascii="Cambria" w:hAnsi="Cambria"/>
            <w:sz w:val="28"/>
            <w:szCs w:val="28"/>
          </w:rPr>
          <w:delText>,</w:delText>
        </w:r>
        <w:r w:rsidDel="00BF55BD">
          <w:rPr>
            <w:rFonts w:ascii="Cambria" w:hAnsi="Cambria"/>
            <w:sz w:val="28"/>
            <w:szCs w:val="28"/>
          </w:rPr>
          <w:delText xml:space="preserve"> silly.’ </w:delText>
        </w:r>
        <w:r w:rsidR="004476C3" w:rsidDel="00BF55BD">
          <w:rPr>
            <w:rFonts w:ascii="Cambria" w:hAnsi="Cambria"/>
            <w:sz w:val="28"/>
            <w:szCs w:val="28"/>
          </w:rPr>
          <w:delText xml:space="preserve">The girl waved </w:delText>
        </w:r>
        <w:r w:rsidR="00C04DA8" w:rsidRPr="00F43F6D" w:rsidDel="00BF55BD">
          <w:rPr>
            <w:rFonts w:ascii="Cambria" w:hAnsi="Cambria"/>
            <w:i/>
            <w:iCs/>
            <w:sz w:val="28"/>
            <w:szCs w:val="28"/>
          </w:rPr>
          <w:delText>The Mirror</w:delText>
        </w:r>
        <w:r w:rsidR="00C04DA8" w:rsidDel="00BF55BD">
          <w:rPr>
            <w:rFonts w:ascii="Cambria" w:hAnsi="Cambria"/>
            <w:i/>
            <w:iCs/>
            <w:sz w:val="28"/>
            <w:szCs w:val="28"/>
          </w:rPr>
          <w:delText xml:space="preserve"> </w:delText>
        </w:r>
        <w:r w:rsidR="004476C3" w:rsidDel="00BF55BD">
          <w:rPr>
            <w:rFonts w:ascii="Cambria" w:hAnsi="Cambria"/>
            <w:sz w:val="28"/>
            <w:szCs w:val="28"/>
          </w:rPr>
          <w:delText>newspaper at her</w:delText>
        </w:r>
        <w:r w:rsidR="003D2E72" w:rsidDel="00BF55BD">
          <w:rPr>
            <w:rFonts w:ascii="Cambria" w:hAnsi="Cambria"/>
            <w:sz w:val="28"/>
            <w:szCs w:val="28"/>
          </w:rPr>
          <w:delText xml:space="preserve">: </w:delText>
        </w:r>
      </w:del>
    </w:p>
    <w:p w14:paraId="08B85304" w14:textId="6DE452AB" w:rsidR="00F43F6D" w:rsidDel="00BF55BD" w:rsidRDefault="00F43F6D">
      <w:pPr>
        <w:spacing w:line="360" w:lineRule="auto"/>
        <w:contextualSpacing/>
        <w:rPr>
          <w:moveFrom w:id="13553" w:author="Claire S" w:date="2026-05-18T18:21:00Z" w16du:dateUtc="2026-05-18T17:21:00Z"/>
          <w:rFonts w:ascii="Cambria" w:hAnsi="Cambria"/>
          <w:sz w:val="28"/>
          <w:szCs w:val="28"/>
        </w:rPr>
        <w:pPrChange w:id="13554" w:author="Claire S" w:date="2026-05-18T18:21:00Z" w16du:dateUtc="2026-05-18T17:21:00Z">
          <w:pPr>
            <w:spacing w:line="360" w:lineRule="auto"/>
            <w:ind w:firstLine="720"/>
            <w:contextualSpacing/>
          </w:pPr>
        </w:pPrChange>
      </w:pPr>
      <w:moveFromRangeStart w:id="13555" w:author="Claire S" w:date="2026-05-18T18:21:00Z" w:name="move230020903"/>
      <w:moveFrom w:id="13556" w:author="Claire S" w:date="2026-05-18T18:21:00Z" w16du:dateUtc="2026-05-18T17:21:00Z">
        <w:r w:rsidRPr="00F43F6D" w:rsidDel="00BF55BD">
          <w:rPr>
            <w:rFonts w:ascii="Cambria" w:hAnsi="Cambria"/>
            <w:b/>
            <w:bCs/>
            <w:sz w:val="28"/>
            <w:szCs w:val="28"/>
          </w:rPr>
          <w:t>‘</w:t>
        </w:r>
        <w:r w:rsidRPr="00F43F6D" w:rsidDel="00BF55BD">
          <w:rPr>
            <w:rFonts w:ascii="Cambria" w:hAnsi="Cambria"/>
            <w:b/>
            <w:bCs/>
            <w:i/>
            <w:iCs/>
            <w:sz w:val="28"/>
            <w:szCs w:val="28"/>
          </w:rPr>
          <w:t>Big Crime</w:t>
        </w:r>
        <w:r w:rsidR="003D2E72" w:rsidRPr="00F43F6D" w:rsidDel="00BF55BD">
          <w:rPr>
            <w:rFonts w:ascii="Cambria" w:hAnsi="Cambria"/>
            <w:b/>
            <w:bCs/>
            <w:i/>
            <w:iCs/>
            <w:sz w:val="28"/>
            <w:szCs w:val="28"/>
          </w:rPr>
          <w:t xml:space="preserve"> Editor </w:t>
        </w:r>
        <w:r w:rsidRPr="00F43F6D" w:rsidDel="00BF55BD">
          <w:rPr>
            <w:rFonts w:ascii="Cambria" w:hAnsi="Cambria"/>
            <w:b/>
            <w:bCs/>
            <w:i/>
            <w:iCs/>
            <w:sz w:val="28"/>
            <w:szCs w:val="28"/>
          </w:rPr>
          <w:t xml:space="preserve">meets </w:t>
        </w:r>
        <w:r w:rsidR="00B96C38" w:rsidRPr="00F43F6D" w:rsidDel="00BF55BD">
          <w:rPr>
            <w:rFonts w:ascii="Cambria" w:hAnsi="Cambria"/>
            <w:b/>
            <w:bCs/>
            <w:i/>
            <w:iCs/>
            <w:sz w:val="28"/>
            <w:szCs w:val="28"/>
          </w:rPr>
          <w:t>Murder</w:t>
        </w:r>
        <w:r w:rsidR="00B96C38" w:rsidDel="00BF55BD">
          <w:rPr>
            <w:rFonts w:ascii="Cambria" w:hAnsi="Cambria"/>
            <w:b/>
            <w:bCs/>
            <w:i/>
            <w:iCs/>
            <w:sz w:val="28"/>
            <w:szCs w:val="28"/>
          </w:rPr>
          <w:t xml:space="preserve">ous </w:t>
        </w:r>
        <w:r w:rsidR="00C04DA8" w:rsidDel="00BF55BD">
          <w:rPr>
            <w:rFonts w:ascii="Cambria" w:hAnsi="Cambria"/>
            <w:b/>
            <w:bCs/>
            <w:i/>
            <w:iCs/>
            <w:sz w:val="28"/>
            <w:szCs w:val="28"/>
          </w:rPr>
          <w:t>End-</w:t>
        </w:r>
        <w:r w:rsidRPr="00F43F6D" w:rsidDel="00BF55BD">
          <w:rPr>
            <w:rFonts w:ascii="Cambria" w:hAnsi="Cambria"/>
            <w:b/>
            <w:bCs/>
            <w:i/>
            <w:iCs/>
            <w:sz w:val="28"/>
            <w:szCs w:val="28"/>
          </w:rPr>
          <w:t>Match</w:t>
        </w:r>
        <w:r w:rsidR="00B96C38" w:rsidDel="00BF55BD">
          <w:rPr>
            <w:rFonts w:ascii="Cambria" w:hAnsi="Cambria"/>
            <w:b/>
            <w:bCs/>
            <w:i/>
            <w:iCs/>
            <w:sz w:val="28"/>
            <w:szCs w:val="28"/>
          </w:rPr>
          <w:t>!</w:t>
        </w:r>
        <w:r w:rsidRPr="00F43F6D" w:rsidDel="00BF55BD">
          <w:rPr>
            <w:rFonts w:ascii="Cambria" w:hAnsi="Cambria"/>
            <w:b/>
            <w:bCs/>
            <w:i/>
            <w:iCs/>
            <w:sz w:val="28"/>
            <w:szCs w:val="28"/>
          </w:rPr>
          <w:t>’</w:t>
        </w:r>
        <w:r w:rsidDel="00BF55BD">
          <w:rPr>
            <w:rFonts w:ascii="Cambria" w:hAnsi="Cambria"/>
            <w:sz w:val="28"/>
            <w:szCs w:val="28"/>
          </w:rPr>
          <w:t xml:space="preserve"> proclaimed </w:t>
        </w:r>
        <w:r w:rsidR="004476C3" w:rsidDel="00BF55BD">
          <w:rPr>
            <w:rFonts w:ascii="Cambria" w:hAnsi="Cambria"/>
            <w:sz w:val="28"/>
            <w:szCs w:val="28"/>
          </w:rPr>
          <w:t xml:space="preserve">the headline. </w:t>
        </w:r>
      </w:moveFrom>
    </w:p>
    <w:p w14:paraId="45894966" w14:textId="36E23019" w:rsidR="00F43F6D" w:rsidDel="00BF55BD" w:rsidRDefault="00F43F6D">
      <w:pPr>
        <w:spacing w:line="360" w:lineRule="auto"/>
        <w:contextualSpacing/>
        <w:rPr>
          <w:moveFrom w:id="13557" w:author="Claire S" w:date="2026-05-18T18:21:00Z" w16du:dateUtc="2026-05-18T17:21:00Z"/>
          <w:rFonts w:ascii="Cambria" w:hAnsi="Cambria"/>
          <w:sz w:val="28"/>
          <w:szCs w:val="28"/>
        </w:rPr>
        <w:pPrChange w:id="13558" w:author="Claire S" w:date="2026-05-18T18:21:00Z" w16du:dateUtc="2026-05-18T17:21:00Z">
          <w:pPr>
            <w:spacing w:line="360" w:lineRule="auto"/>
            <w:ind w:firstLine="720"/>
            <w:contextualSpacing/>
          </w:pPr>
        </w:pPrChange>
      </w:pPr>
      <w:moveFrom w:id="13559" w:author="Claire S" w:date="2026-05-18T18:21:00Z" w16du:dateUtc="2026-05-18T17:21:00Z">
        <w:r w:rsidDel="00BF55BD">
          <w:rPr>
            <w:rFonts w:ascii="Cambria" w:hAnsi="Cambria"/>
            <w:sz w:val="28"/>
            <w:szCs w:val="28"/>
          </w:rPr>
          <w:t>‘What</w:t>
        </w:r>
        <w:r w:rsidR="00C04DA8" w:rsidDel="00BF55BD">
          <w:rPr>
            <w:rFonts w:ascii="Cambria" w:hAnsi="Cambria"/>
            <w:sz w:val="28"/>
            <w:szCs w:val="28"/>
          </w:rPr>
          <w:t xml:space="preserve"> the hell </w:t>
        </w:r>
        <w:r w:rsidDel="00BF55BD">
          <w:rPr>
            <w:rFonts w:ascii="Cambria" w:hAnsi="Cambria"/>
            <w:sz w:val="28"/>
            <w:szCs w:val="28"/>
          </w:rPr>
          <w:t xml:space="preserve">does that mean?’ </w:t>
        </w:r>
      </w:moveFrom>
    </w:p>
    <w:p w14:paraId="014D0A48" w14:textId="092581CC" w:rsidR="00E378F4" w:rsidDel="00BF55BD" w:rsidRDefault="00E378F4">
      <w:pPr>
        <w:spacing w:line="360" w:lineRule="auto"/>
        <w:contextualSpacing/>
        <w:rPr>
          <w:moveFrom w:id="13560" w:author="Claire S" w:date="2026-05-18T18:21:00Z" w16du:dateUtc="2026-05-18T17:21:00Z"/>
          <w:rFonts w:ascii="Cambria" w:hAnsi="Cambria"/>
          <w:sz w:val="28"/>
          <w:szCs w:val="28"/>
        </w:rPr>
        <w:pPrChange w:id="13561" w:author="Claire S" w:date="2026-05-18T18:21:00Z" w16du:dateUtc="2026-05-18T17:21:00Z">
          <w:pPr>
            <w:spacing w:line="360" w:lineRule="auto"/>
            <w:ind w:firstLine="720"/>
            <w:contextualSpacing/>
          </w:pPr>
        </w:pPrChange>
      </w:pPr>
      <w:moveFrom w:id="13562" w:author="Claire S" w:date="2026-05-18T18:21:00Z" w16du:dateUtc="2026-05-18T17:21:00Z">
        <w:r w:rsidDel="00BF55BD">
          <w:rPr>
            <w:rFonts w:ascii="Cambria" w:hAnsi="Cambria"/>
            <w:sz w:val="28"/>
            <w:szCs w:val="28"/>
          </w:rPr>
          <w:t>‘Dex</w:t>
        </w:r>
        <w:r w:rsidR="001C1535" w:rsidDel="00BF55BD">
          <w:rPr>
            <w:rFonts w:ascii="Cambria" w:hAnsi="Cambria"/>
            <w:sz w:val="28"/>
            <w:szCs w:val="28"/>
          </w:rPr>
          <w:t>’s death</w:t>
        </w:r>
        <w:r w:rsidR="004737E5" w:rsidDel="00BF55BD">
          <w:rPr>
            <w:rFonts w:ascii="Cambria" w:hAnsi="Cambria"/>
            <w:sz w:val="28"/>
            <w:szCs w:val="28"/>
          </w:rPr>
          <w:t xml:space="preserve">, silly. </w:t>
        </w:r>
        <w:r w:rsidR="008F3FEE" w:rsidDel="00BF55BD">
          <w:rPr>
            <w:rFonts w:ascii="Cambria" w:hAnsi="Cambria"/>
            <w:sz w:val="28"/>
            <w:szCs w:val="28"/>
          </w:rPr>
          <w:t>I</w:t>
        </w:r>
        <w:r w:rsidDel="00BF55BD">
          <w:rPr>
            <w:rFonts w:ascii="Cambria" w:hAnsi="Cambria"/>
            <w:sz w:val="28"/>
            <w:szCs w:val="28"/>
          </w:rPr>
          <w:t>t wasn’t suicide at all.’</w:t>
        </w:r>
      </w:moveFrom>
    </w:p>
    <w:moveFromRangeEnd w:id="13555"/>
    <w:p w14:paraId="118248FA" w14:textId="793FB729" w:rsidR="004351D0" w:rsidDel="00BF55BD" w:rsidRDefault="004351D0">
      <w:pPr>
        <w:spacing w:line="360" w:lineRule="auto"/>
        <w:contextualSpacing/>
        <w:rPr>
          <w:del w:id="13563" w:author="Claire S" w:date="2026-05-18T18:20:00Z" w16du:dateUtc="2026-05-18T17:20:00Z"/>
          <w:rFonts w:ascii="Cambria" w:hAnsi="Cambria"/>
          <w:sz w:val="28"/>
          <w:szCs w:val="28"/>
        </w:rPr>
        <w:pPrChange w:id="13564" w:author="Claire S" w:date="2026-05-18T18:21:00Z" w16du:dateUtc="2026-05-18T17:21:00Z">
          <w:pPr>
            <w:spacing w:line="360" w:lineRule="auto"/>
            <w:ind w:firstLine="720"/>
            <w:contextualSpacing/>
          </w:pPr>
        </w:pPrChange>
      </w:pPr>
      <w:del w:id="13565" w:author="Claire S" w:date="2026-05-18T18:20:00Z" w16du:dateUtc="2026-05-18T17:20:00Z">
        <w:r w:rsidDel="00BF55BD">
          <w:rPr>
            <w:rFonts w:ascii="Cambria" w:hAnsi="Cambria"/>
            <w:sz w:val="28"/>
            <w:szCs w:val="28"/>
          </w:rPr>
          <w:delText>‘</w:delText>
        </w:r>
        <w:r w:rsidR="004737E5" w:rsidDel="00BF55BD">
          <w:rPr>
            <w:rFonts w:ascii="Cambria" w:hAnsi="Cambria"/>
            <w:sz w:val="28"/>
            <w:szCs w:val="28"/>
          </w:rPr>
          <w:delText>But i</w:delText>
        </w:r>
        <w:r w:rsidR="00626A36" w:rsidDel="00BF55BD">
          <w:rPr>
            <w:rFonts w:ascii="Cambria" w:hAnsi="Cambria"/>
            <w:sz w:val="28"/>
            <w:szCs w:val="28"/>
          </w:rPr>
          <w:delText>t</w:delText>
        </w:r>
        <w:r w:rsidDel="00BF55BD">
          <w:rPr>
            <w:rFonts w:ascii="Cambria" w:hAnsi="Cambria"/>
            <w:sz w:val="28"/>
            <w:szCs w:val="28"/>
          </w:rPr>
          <w:delText xml:space="preserve"> can’t have been</w:delText>
        </w:r>
        <w:r w:rsidR="0058232B" w:rsidDel="00BF55BD">
          <w:rPr>
            <w:rFonts w:ascii="Cambria" w:hAnsi="Cambria"/>
            <w:sz w:val="28"/>
            <w:szCs w:val="28"/>
          </w:rPr>
          <w:delText xml:space="preserve"> murder, can it? How? Why?</w:delText>
        </w:r>
        <w:r w:rsidDel="00BF55BD">
          <w:rPr>
            <w:rFonts w:ascii="Cambria" w:hAnsi="Cambria"/>
            <w:sz w:val="28"/>
            <w:szCs w:val="28"/>
          </w:rPr>
          <w:delText>’</w:delText>
        </w:r>
        <w:r w:rsidR="001C1535" w:rsidDel="00BF55BD">
          <w:rPr>
            <w:rFonts w:ascii="Cambria" w:hAnsi="Cambria"/>
            <w:sz w:val="28"/>
            <w:szCs w:val="28"/>
          </w:rPr>
          <w:delText xml:space="preserve"> </w:delText>
        </w:r>
        <w:r w:rsidR="00626A36" w:rsidDel="00BF55BD">
          <w:rPr>
            <w:rFonts w:ascii="Cambria" w:hAnsi="Cambria"/>
            <w:sz w:val="28"/>
            <w:szCs w:val="28"/>
          </w:rPr>
          <w:delText xml:space="preserve">Stupefied, </w:delText>
        </w:r>
        <w:r w:rsidR="001C1535" w:rsidDel="00BF55BD">
          <w:rPr>
            <w:rFonts w:ascii="Cambria" w:hAnsi="Cambria"/>
            <w:sz w:val="28"/>
            <w:szCs w:val="28"/>
          </w:rPr>
          <w:delText xml:space="preserve">Clara gazed at the girl, but </w:delText>
        </w:r>
        <w:r w:rsidR="00513BAC" w:rsidDel="00BF55BD">
          <w:rPr>
            <w:rFonts w:ascii="Cambria" w:hAnsi="Cambria"/>
            <w:sz w:val="28"/>
            <w:szCs w:val="28"/>
          </w:rPr>
          <w:delText>sh</w:delText>
        </w:r>
        <w:r w:rsidR="005A22EE" w:rsidDel="00BF55BD">
          <w:rPr>
            <w:rFonts w:ascii="Cambria" w:hAnsi="Cambria"/>
            <w:sz w:val="28"/>
            <w:szCs w:val="28"/>
          </w:rPr>
          <w:delText>e</w:delText>
        </w:r>
        <w:r w:rsidR="004737E5" w:rsidDel="00BF55BD">
          <w:rPr>
            <w:rFonts w:ascii="Cambria" w:hAnsi="Cambria"/>
            <w:sz w:val="28"/>
            <w:szCs w:val="28"/>
          </w:rPr>
          <w:delText>’d been</w:delText>
        </w:r>
        <w:r w:rsidR="001C1535" w:rsidDel="00BF55BD">
          <w:rPr>
            <w:rFonts w:ascii="Cambria" w:hAnsi="Cambria"/>
            <w:sz w:val="28"/>
            <w:szCs w:val="28"/>
          </w:rPr>
          <w:delText xml:space="preserve"> distracted by something </w:delText>
        </w:r>
        <w:r w:rsidR="004737E5" w:rsidDel="00BF55BD">
          <w:rPr>
            <w:rFonts w:ascii="Cambria" w:hAnsi="Cambria"/>
            <w:sz w:val="28"/>
            <w:szCs w:val="28"/>
          </w:rPr>
          <w:delText xml:space="preserve">that had just pinged up </w:delText>
        </w:r>
        <w:r w:rsidR="001C1535" w:rsidDel="00BF55BD">
          <w:rPr>
            <w:rFonts w:ascii="Cambria" w:hAnsi="Cambria"/>
            <w:sz w:val="28"/>
            <w:szCs w:val="28"/>
          </w:rPr>
          <w:delText>on her computer.</w:delText>
        </w:r>
      </w:del>
    </w:p>
    <w:p w14:paraId="71BBBE01" w14:textId="17FA56A2" w:rsidR="00CC08EE" w:rsidDel="00BF55BD" w:rsidRDefault="00CC08EE">
      <w:pPr>
        <w:spacing w:line="360" w:lineRule="auto"/>
        <w:contextualSpacing/>
        <w:rPr>
          <w:del w:id="13566" w:author="Claire S" w:date="2026-05-18T18:20:00Z" w16du:dateUtc="2026-05-18T17:20:00Z"/>
          <w:rFonts w:ascii="Cambria" w:hAnsi="Cambria"/>
          <w:sz w:val="28"/>
          <w:szCs w:val="28"/>
        </w:rPr>
        <w:pPrChange w:id="13567" w:author="Claire S" w:date="2026-05-18T18:21:00Z" w16du:dateUtc="2026-05-18T17:21:00Z">
          <w:pPr>
            <w:spacing w:line="360" w:lineRule="auto"/>
            <w:ind w:firstLine="720"/>
            <w:contextualSpacing/>
          </w:pPr>
        </w:pPrChange>
      </w:pPr>
      <w:del w:id="13568" w:author="Claire S" w:date="2026-05-18T18:20:00Z" w16du:dateUtc="2026-05-18T17:20:00Z">
        <w:r w:rsidDel="00BF55BD">
          <w:rPr>
            <w:rFonts w:ascii="Cambria" w:hAnsi="Cambria"/>
            <w:sz w:val="28"/>
            <w:szCs w:val="28"/>
          </w:rPr>
          <w:delText>‘Oh my God</w:delText>
        </w:r>
        <w:r w:rsidR="007A0A4B" w:rsidDel="00BF55BD">
          <w:rPr>
            <w:rFonts w:ascii="Cambria" w:hAnsi="Cambria"/>
            <w:sz w:val="28"/>
            <w:szCs w:val="28"/>
          </w:rPr>
          <w:delText>.</w:delText>
        </w:r>
        <w:r w:rsidDel="00BF55BD">
          <w:rPr>
            <w:rFonts w:ascii="Cambria" w:hAnsi="Cambria"/>
            <w:sz w:val="28"/>
            <w:szCs w:val="28"/>
          </w:rPr>
          <w:delText xml:space="preserve">’ </w:delText>
        </w:r>
        <w:r w:rsidR="00513BAC" w:rsidDel="00BF55BD">
          <w:rPr>
            <w:rFonts w:ascii="Cambria" w:hAnsi="Cambria"/>
            <w:sz w:val="28"/>
            <w:szCs w:val="28"/>
          </w:rPr>
          <w:delText>T</w:delText>
        </w:r>
        <w:r w:rsidR="004351D0" w:rsidDel="00BF55BD">
          <w:rPr>
            <w:rFonts w:ascii="Cambria" w:hAnsi="Cambria"/>
            <w:sz w:val="28"/>
            <w:szCs w:val="28"/>
          </w:rPr>
          <w:delText>he other girl star</w:delText>
        </w:r>
        <w:r w:rsidR="00513BAC" w:rsidDel="00BF55BD">
          <w:rPr>
            <w:rFonts w:ascii="Cambria" w:hAnsi="Cambria"/>
            <w:sz w:val="28"/>
            <w:szCs w:val="28"/>
          </w:rPr>
          <w:delText xml:space="preserve">ed </w:delText>
        </w:r>
        <w:r w:rsidR="004351D0" w:rsidDel="00BF55BD">
          <w:rPr>
            <w:rFonts w:ascii="Cambria" w:hAnsi="Cambria"/>
            <w:sz w:val="28"/>
            <w:szCs w:val="28"/>
          </w:rPr>
          <w:delText xml:space="preserve">at </w:delText>
        </w:r>
        <w:r w:rsidR="0058232B" w:rsidDel="00BF55BD">
          <w:rPr>
            <w:rFonts w:ascii="Cambria" w:hAnsi="Cambria"/>
            <w:sz w:val="28"/>
            <w:szCs w:val="28"/>
          </w:rPr>
          <w:delText>the</w:delText>
        </w:r>
        <w:r w:rsidR="004351D0" w:rsidDel="00BF55BD">
          <w:rPr>
            <w:rFonts w:ascii="Cambria" w:hAnsi="Cambria"/>
            <w:sz w:val="28"/>
            <w:szCs w:val="28"/>
          </w:rPr>
          <w:delText xml:space="preserve"> screen.</w:delText>
        </w:r>
        <w:r w:rsidDel="00BF55BD">
          <w:rPr>
            <w:rFonts w:ascii="Cambria" w:hAnsi="Cambria"/>
            <w:sz w:val="28"/>
            <w:szCs w:val="28"/>
          </w:rPr>
          <w:delText xml:space="preserve"> ‘</w:delText>
        </w:r>
        <w:r w:rsidR="004351D0" w:rsidRPr="00E07430" w:rsidDel="00BF55BD">
          <w:rPr>
            <w:rFonts w:ascii="Cambria" w:hAnsi="Cambria"/>
            <w:i/>
            <w:iCs/>
            <w:sz w:val="28"/>
            <w:szCs w:val="28"/>
          </w:rPr>
          <w:delText>Oh - my – good- God</w:delText>
        </w:r>
        <w:r w:rsidR="007A0A4B" w:rsidDel="00BF55BD">
          <w:rPr>
            <w:rFonts w:ascii="Cambria" w:hAnsi="Cambria"/>
            <w:sz w:val="28"/>
            <w:szCs w:val="28"/>
          </w:rPr>
          <w:delText xml:space="preserve"> -</w:delText>
        </w:r>
        <w:r w:rsidR="004737E5" w:rsidDel="00BF55BD">
          <w:rPr>
            <w:rFonts w:ascii="Cambria" w:hAnsi="Cambria"/>
            <w:sz w:val="28"/>
            <w:szCs w:val="28"/>
          </w:rPr>
          <w:delText xml:space="preserve"> </w:delText>
        </w:r>
        <w:r w:rsidR="007A0A4B" w:rsidDel="00BF55BD">
          <w:rPr>
            <w:rFonts w:ascii="Cambria" w:hAnsi="Cambria"/>
            <w:sz w:val="28"/>
            <w:szCs w:val="28"/>
          </w:rPr>
          <w:delText>l</w:delText>
        </w:r>
        <w:r w:rsidR="004737E5" w:rsidDel="00BF55BD">
          <w:rPr>
            <w:rFonts w:ascii="Cambria" w:hAnsi="Cambria"/>
            <w:sz w:val="28"/>
            <w:szCs w:val="28"/>
          </w:rPr>
          <w:delText>ook at this!</w:delText>
        </w:r>
        <w:r w:rsidDel="00BF55BD">
          <w:rPr>
            <w:rFonts w:ascii="Cambria" w:hAnsi="Cambria"/>
            <w:sz w:val="28"/>
            <w:szCs w:val="28"/>
          </w:rPr>
          <w:delText>’</w:delText>
        </w:r>
      </w:del>
    </w:p>
    <w:p w14:paraId="3FB3DEFB" w14:textId="457E8B5E" w:rsidR="00E07430" w:rsidDel="00BF55BD" w:rsidRDefault="00E07430">
      <w:pPr>
        <w:spacing w:line="360" w:lineRule="auto"/>
        <w:contextualSpacing/>
        <w:rPr>
          <w:del w:id="13569" w:author="Claire S" w:date="2026-05-18T18:20:00Z" w16du:dateUtc="2026-05-18T17:20:00Z"/>
          <w:rFonts w:ascii="Cambria" w:hAnsi="Cambria"/>
          <w:sz w:val="28"/>
          <w:szCs w:val="28"/>
        </w:rPr>
        <w:pPrChange w:id="13570" w:author="Claire S" w:date="2026-05-18T18:21:00Z" w16du:dateUtc="2026-05-18T17:21:00Z">
          <w:pPr>
            <w:spacing w:line="360" w:lineRule="auto"/>
            <w:ind w:firstLine="720"/>
            <w:contextualSpacing/>
          </w:pPr>
        </w:pPrChange>
      </w:pPr>
      <w:del w:id="13571" w:author="Claire S" w:date="2026-05-18T18:20:00Z" w16du:dateUtc="2026-05-18T17:20:00Z">
        <w:r w:rsidDel="00BF55BD">
          <w:rPr>
            <w:rFonts w:ascii="Cambria" w:hAnsi="Cambria"/>
            <w:sz w:val="28"/>
            <w:szCs w:val="28"/>
          </w:rPr>
          <w:delText>A murmur was starting to ripple through the office.</w:delText>
        </w:r>
      </w:del>
    </w:p>
    <w:p w14:paraId="624B33E1" w14:textId="1D32D74F" w:rsidR="00E07430" w:rsidDel="00BF55BD" w:rsidRDefault="00582272">
      <w:pPr>
        <w:spacing w:line="360" w:lineRule="auto"/>
        <w:contextualSpacing/>
        <w:rPr>
          <w:del w:id="13572" w:author="Claire S" w:date="2026-05-18T18:20:00Z" w16du:dateUtc="2026-05-18T17:20:00Z"/>
          <w:rFonts w:ascii="Cambria" w:hAnsi="Cambria"/>
          <w:sz w:val="28"/>
          <w:szCs w:val="28"/>
        </w:rPr>
        <w:pPrChange w:id="13573" w:author="Claire S" w:date="2026-05-18T18:21:00Z" w16du:dateUtc="2026-05-18T17:21:00Z">
          <w:pPr>
            <w:spacing w:line="360" w:lineRule="auto"/>
            <w:ind w:firstLine="720"/>
            <w:contextualSpacing/>
          </w:pPr>
        </w:pPrChange>
      </w:pPr>
      <w:del w:id="13574" w:author="Claire S" w:date="2026-05-18T18:20:00Z" w16du:dateUtc="2026-05-18T17:20:00Z">
        <w:r w:rsidDel="00BF55BD">
          <w:rPr>
            <w:rFonts w:ascii="Cambria" w:hAnsi="Cambria"/>
            <w:sz w:val="28"/>
            <w:szCs w:val="28"/>
          </w:rPr>
          <w:delText>‘What?’</w:delText>
        </w:r>
        <w:r w:rsidR="00513BAC" w:rsidDel="00BF55BD">
          <w:rPr>
            <w:rFonts w:ascii="Cambria" w:hAnsi="Cambria"/>
            <w:sz w:val="28"/>
            <w:szCs w:val="28"/>
          </w:rPr>
          <w:delText xml:space="preserve"> </w:delText>
        </w:r>
        <w:r w:rsidR="00097516" w:rsidDel="00BF55BD">
          <w:rPr>
            <w:rFonts w:ascii="Cambria" w:hAnsi="Cambria"/>
            <w:sz w:val="28"/>
            <w:szCs w:val="28"/>
          </w:rPr>
          <w:delText xml:space="preserve">Peering over her neighbour’s shoulder, </w:delText>
        </w:r>
        <w:r w:rsidR="00513BAC" w:rsidDel="00BF55BD">
          <w:rPr>
            <w:rFonts w:ascii="Cambria" w:hAnsi="Cambria"/>
            <w:sz w:val="28"/>
            <w:szCs w:val="28"/>
          </w:rPr>
          <w:delText>Clara</w:delText>
        </w:r>
        <w:r w:rsidR="00097516" w:rsidDel="00BF55BD">
          <w:rPr>
            <w:rFonts w:ascii="Cambria" w:hAnsi="Cambria"/>
            <w:sz w:val="28"/>
            <w:szCs w:val="28"/>
          </w:rPr>
          <w:delText xml:space="preserve"> </w:delText>
        </w:r>
        <w:r w:rsidR="00E07430" w:rsidDel="00BF55BD">
          <w:rPr>
            <w:rFonts w:ascii="Cambria" w:hAnsi="Cambria"/>
            <w:sz w:val="28"/>
            <w:szCs w:val="28"/>
          </w:rPr>
          <w:delText xml:space="preserve">just about </w:delText>
        </w:r>
        <w:r w:rsidR="004737E5" w:rsidDel="00BF55BD">
          <w:rPr>
            <w:rFonts w:ascii="Cambria" w:hAnsi="Cambria"/>
            <w:sz w:val="28"/>
            <w:szCs w:val="28"/>
          </w:rPr>
          <w:delText>made out some kind of</w:delText>
        </w:r>
        <w:r w:rsidR="00097516" w:rsidDel="00BF55BD">
          <w:rPr>
            <w:rFonts w:ascii="Cambria" w:hAnsi="Cambria"/>
            <w:sz w:val="28"/>
            <w:szCs w:val="28"/>
          </w:rPr>
          <w:delText xml:space="preserve"> f</w:delText>
        </w:r>
        <w:r w:rsidR="003B3EEC" w:rsidDel="00BF55BD">
          <w:rPr>
            <w:rFonts w:ascii="Cambria" w:hAnsi="Cambria"/>
            <w:sz w:val="28"/>
            <w:szCs w:val="28"/>
          </w:rPr>
          <w:delText>ootage</w:delText>
        </w:r>
        <w:r w:rsidR="004737E5" w:rsidDel="00BF55BD">
          <w:rPr>
            <w:rFonts w:ascii="Cambria" w:hAnsi="Cambria"/>
            <w:sz w:val="28"/>
            <w:szCs w:val="28"/>
          </w:rPr>
          <w:delText xml:space="preserve"> -</w:delText>
        </w:r>
        <w:r w:rsidR="003B3EEC" w:rsidDel="00BF55BD">
          <w:rPr>
            <w:rFonts w:ascii="Cambria" w:hAnsi="Cambria"/>
            <w:sz w:val="28"/>
            <w:szCs w:val="28"/>
          </w:rPr>
          <w:delText xml:space="preserve"> grainy,</w:delText>
        </w:r>
        <w:r w:rsidR="004737E5" w:rsidDel="00BF55BD">
          <w:rPr>
            <w:rFonts w:ascii="Cambria" w:hAnsi="Cambria"/>
            <w:sz w:val="28"/>
            <w:szCs w:val="28"/>
          </w:rPr>
          <w:delText xml:space="preserve"> in</w:delText>
        </w:r>
        <w:r w:rsidR="003B3EEC" w:rsidDel="00BF55BD">
          <w:rPr>
            <w:rFonts w:ascii="Cambria" w:hAnsi="Cambria"/>
            <w:sz w:val="28"/>
            <w:szCs w:val="28"/>
          </w:rPr>
          <w:delText xml:space="preserve"> black and white</w:delText>
        </w:r>
        <w:r w:rsidR="002F7F74" w:rsidDel="00BF55BD">
          <w:rPr>
            <w:rFonts w:ascii="Cambria" w:hAnsi="Cambria"/>
            <w:sz w:val="28"/>
            <w:szCs w:val="28"/>
          </w:rPr>
          <w:delText>.  I</w:delText>
        </w:r>
        <w:r w:rsidR="00097516" w:rsidDel="00BF55BD">
          <w:rPr>
            <w:rFonts w:ascii="Cambria" w:hAnsi="Cambria"/>
            <w:sz w:val="28"/>
            <w:szCs w:val="28"/>
          </w:rPr>
          <w:delText xml:space="preserve">t </w:delText>
        </w:r>
        <w:r w:rsidR="004737E5" w:rsidDel="00BF55BD">
          <w:rPr>
            <w:rFonts w:ascii="Cambria" w:hAnsi="Cambria"/>
            <w:sz w:val="28"/>
            <w:szCs w:val="28"/>
          </w:rPr>
          <w:delText xml:space="preserve">didn’t make any </w:delText>
        </w:r>
        <w:r w:rsidR="002F7F74" w:rsidDel="00BF55BD">
          <w:rPr>
            <w:rFonts w:ascii="Cambria" w:hAnsi="Cambria"/>
            <w:sz w:val="28"/>
            <w:szCs w:val="28"/>
          </w:rPr>
          <w:delText xml:space="preserve">immediate </w:delText>
        </w:r>
        <w:r w:rsidR="004737E5" w:rsidDel="00BF55BD">
          <w:rPr>
            <w:rFonts w:ascii="Cambria" w:hAnsi="Cambria"/>
            <w:sz w:val="28"/>
            <w:szCs w:val="28"/>
          </w:rPr>
          <w:delText xml:space="preserve">sense </w:delText>
        </w:r>
        <w:r w:rsidR="005A22EE" w:rsidDel="00BF55BD">
          <w:rPr>
            <w:rFonts w:ascii="Cambria" w:hAnsi="Cambria"/>
            <w:sz w:val="28"/>
            <w:szCs w:val="28"/>
          </w:rPr>
          <w:delText xml:space="preserve">as </w:delText>
        </w:r>
        <w:r w:rsidR="00D12192" w:rsidDel="00BF55BD">
          <w:rPr>
            <w:rFonts w:ascii="Cambria" w:hAnsi="Cambria"/>
            <w:sz w:val="28"/>
            <w:szCs w:val="28"/>
          </w:rPr>
          <w:delText>she strained to understand what she was looking at</w:delText>
        </w:r>
        <w:r w:rsidR="004737E5" w:rsidDel="00BF55BD">
          <w:rPr>
            <w:rFonts w:ascii="Cambria" w:hAnsi="Cambria"/>
            <w:sz w:val="28"/>
            <w:szCs w:val="28"/>
          </w:rPr>
          <w:delText xml:space="preserve">. </w:delText>
        </w:r>
      </w:del>
    </w:p>
    <w:p w14:paraId="52638792" w14:textId="56846601" w:rsidR="00A6543E" w:rsidDel="00BF55BD" w:rsidRDefault="003B3EEC">
      <w:pPr>
        <w:spacing w:line="360" w:lineRule="auto"/>
        <w:contextualSpacing/>
        <w:rPr>
          <w:del w:id="13575" w:author="Claire S" w:date="2026-05-18T18:20:00Z" w16du:dateUtc="2026-05-18T17:20:00Z"/>
          <w:rFonts w:ascii="Cambria" w:hAnsi="Cambria"/>
          <w:sz w:val="28"/>
          <w:szCs w:val="28"/>
        </w:rPr>
        <w:pPrChange w:id="13576" w:author="Claire S" w:date="2026-05-18T18:21:00Z" w16du:dateUtc="2026-05-18T17:21:00Z">
          <w:pPr>
            <w:spacing w:line="360" w:lineRule="auto"/>
            <w:ind w:firstLine="720"/>
            <w:contextualSpacing/>
          </w:pPr>
        </w:pPrChange>
      </w:pPr>
      <w:del w:id="13577" w:author="Claire S" w:date="2026-05-18T18:20:00Z" w16du:dateUtc="2026-05-18T17:20:00Z">
        <w:r w:rsidDel="00BF55BD">
          <w:rPr>
            <w:rFonts w:ascii="Cambria" w:hAnsi="Cambria"/>
            <w:sz w:val="28"/>
            <w:szCs w:val="28"/>
          </w:rPr>
          <w:delText>‘</w:delText>
        </w:r>
        <w:r w:rsidR="002F7F74" w:rsidDel="00BF55BD">
          <w:rPr>
            <w:rFonts w:ascii="Cambria" w:hAnsi="Cambria"/>
            <w:sz w:val="28"/>
            <w:szCs w:val="28"/>
          </w:rPr>
          <w:delText xml:space="preserve">Oh! </w:delText>
        </w:r>
        <w:r w:rsidDel="00BF55BD">
          <w:rPr>
            <w:rFonts w:ascii="Cambria" w:hAnsi="Cambria"/>
            <w:sz w:val="28"/>
            <w:szCs w:val="28"/>
          </w:rPr>
          <w:delText xml:space="preserve">Is that </w:delText>
        </w:r>
        <w:r w:rsidR="00D12192" w:rsidDel="00BF55BD">
          <w:rPr>
            <w:rFonts w:ascii="Cambria" w:hAnsi="Cambria"/>
            <w:sz w:val="28"/>
            <w:szCs w:val="28"/>
          </w:rPr>
          <w:delText xml:space="preserve">two people </w:delText>
        </w:r>
        <w:r w:rsidDel="00BF55BD">
          <w:rPr>
            <w:rFonts w:ascii="Cambria" w:hAnsi="Cambria"/>
            <w:sz w:val="28"/>
            <w:szCs w:val="28"/>
          </w:rPr>
          <w:delText>-?’ Clara</w:delText>
        </w:r>
        <w:r w:rsidR="00097516" w:rsidDel="00BF55BD">
          <w:rPr>
            <w:rFonts w:ascii="Cambria" w:hAnsi="Cambria"/>
            <w:sz w:val="28"/>
            <w:szCs w:val="28"/>
          </w:rPr>
          <w:delText xml:space="preserve"> gasped</w:delText>
        </w:r>
        <w:r w:rsidDel="00BF55BD">
          <w:rPr>
            <w:rFonts w:ascii="Cambria" w:hAnsi="Cambria"/>
            <w:sz w:val="28"/>
            <w:szCs w:val="28"/>
          </w:rPr>
          <w:delText>. ‘</w:delText>
        </w:r>
        <w:r w:rsidR="0058232B" w:rsidDel="00BF55BD">
          <w:rPr>
            <w:rFonts w:ascii="Cambria" w:hAnsi="Cambria"/>
            <w:sz w:val="28"/>
            <w:szCs w:val="28"/>
          </w:rPr>
          <w:delText>T</w:delText>
        </w:r>
        <w:r w:rsidDel="00BF55BD">
          <w:rPr>
            <w:rFonts w:ascii="Cambria" w:hAnsi="Cambria"/>
            <w:sz w:val="28"/>
            <w:szCs w:val="28"/>
          </w:rPr>
          <w:delText xml:space="preserve">hat’s the </w:delText>
        </w:r>
        <w:r w:rsidR="00097516" w:rsidDel="00BF55BD">
          <w:rPr>
            <w:rFonts w:ascii="Cambria" w:hAnsi="Cambria"/>
            <w:sz w:val="28"/>
            <w:szCs w:val="28"/>
          </w:rPr>
          <w:delText xml:space="preserve">big </w:delText>
        </w:r>
        <w:r w:rsidDel="00BF55BD">
          <w:rPr>
            <w:rFonts w:ascii="Cambria" w:hAnsi="Cambria"/>
            <w:sz w:val="28"/>
            <w:szCs w:val="28"/>
          </w:rPr>
          <w:delText>boardroom</w:delText>
        </w:r>
        <w:r w:rsidR="00097516" w:rsidDel="00BF55BD">
          <w:rPr>
            <w:rFonts w:ascii="Cambria" w:hAnsi="Cambria"/>
            <w:sz w:val="28"/>
            <w:szCs w:val="28"/>
          </w:rPr>
          <w:delText>,</w:delText>
        </w:r>
        <w:r w:rsidDel="00BF55BD">
          <w:rPr>
            <w:rFonts w:ascii="Cambria" w:hAnsi="Cambria"/>
            <w:sz w:val="28"/>
            <w:szCs w:val="28"/>
          </w:rPr>
          <w:delText xml:space="preserve"> </w:delText>
        </w:r>
      </w:del>
      <w:del w:id="13578" w:author="Claire S" w:date="2026-05-18T18:21:00Z" w16du:dateUtc="2026-05-18T17:21:00Z">
        <w:r w:rsidDel="00BF55BD">
          <w:rPr>
            <w:rFonts w:ascii="Cambria" w:hAnsi="Cambria"/>
            <w:sz w:val="28"/>
            <w:szCs w:val="28"/>
          </w:rPr>
          <w:delText xml:space="preserve">isn’t </w:delText>
        </w:r>
      </w:del>
      <w:del w:id="13579" w:author="Claire S" w:date="2026-05-18T18:20:00Z" w16du:dateUtc="2026-05-18T17:20:00Z">
        <w:r w:rsidDel="00BF55BD">
          <w:rPr>
            <w:rFonts w:ascii="Cambria" w:hAnsi="Cambria"/>
            <w:sz w:val="28"/>
            <w:szCs w:val="28"/>
          </w:rPr>
          <w:delText xml:space="preserve">it?’ She watched, </w:delText>
        </w:r>
        <w:r w:rsidR="005C0A15" w:rsidDel="00BF55BD">
          <w:rPr>
            <w:rFonts w:ascii="Cambria" w:hAnsi="Cambria"/>
            <w:sz w:val="28"/>
            <w:szCs w:val="28"/>
          </w:rPr>
          <w:delText>horrified</w:delText>
        </w:r>
        <w:r w:rsidDel="00BF55BD">
          <w:rPr>
            <w:rFonts w:ascii="Cambria" w:hAnsi="Cambria"/>
            <w:sz w:val="28"/>
            <w:szCs w:val="28"/>
          </w:rPr>
          <w:delText>, as the woman turned her head back and forth. ‘And isn’t that</w:delText>
        </w:r>
        <w:r w:rsidR="00A6543E" w:rsidDel="00BF55BD">
          <w:rPr>
            <w:rFonts w:ascii="Cambria" w:hAnsi="Cambria"/>
            <w:sz w:val="28"/>
            <w:szCs w:val="28"/>
          </w:rPr>
          <w:delText xml:space="preserve"> -’</w:delText>
        </w:r>
      </w:del>
    </w:p>
    <w:p w14:paraId="7B09B553" w14:textId="145B619B" w:rsidR="00A6543E" w:rsidDel="00BF55BD" w:rsidRDefault="00A6543E">
      <w:pPr>
        <w:spacing w:line="360" w:lineRule="auto"/>
        <w:contextualSpacing/>
        <w:rPr>
          <w:del w:id="13580" w:author="Claire S" w:date="2026-05-18T18:20:00Z" w16du:dateUtc="2026-05-18T17:20:00Z"/>
          <w:rFonts w:ascii="Cambria" w:hAnsi="Cambria"/>
          <w:sz w:val="28"/>
          <w:szCs w:val="28"/>
        </w:rPr>
      </w:pPr>
      <w:del w:id="13581" w:author="Claire S" w:date="2026-05-18T18:20:00Z" w16du:dateUtc="2026-05-18T17:20:00Z">
        <w:r w:rsidDel="00BF55BD">
          <w:rPr>
            <w:rFonts w:ascii="Cambria" w:hAnsi="Cambria"/>
            <w:sz w:val="28"/>
            <w:szCs w:val="28"/>
          </w:rPr>
          <w:tab/>
        </w:r>
        <w:r w:rsidR="008D3501" w:rsidDel="00BF55BD">
          <w:rPr>
            <w:rFonts w:ascii="Cambria" w:hAnsi="Cambria"/>
            <w:sz w:val="28"/>
            <w:szCs w:val="28"/>
          </w:rPr>
          <w:delText>The woman looked like she was in the throes of ecstasy.</w:delText>
        </w:r>
      </w:del>
    </w:p>
    <w:p w14:paraId="75AFBB47" w14:textId="29DB0F17" w:rsidR="003B3EEC" w:rsidDel="00BF55BD" w:rsidRDefault="00A6543E">
      <w:pPr>
        <w:spacing w:line="360" w:lineRule="auto"/>
        <w:contextualSpacing/>
        <w:rPr>
          <w:del w:id="13582" w:author="Claire S" w:date="2026-05-18T18:20:00Z" w16du:dateUtc="2026-05-18T17:20:00Z"/>
          <w:rFonts w:ascii="Cambria" w:hAnsi="Cambria"/>
          <w:sz w:val="28"/>
          <w:szCs w:val="28"/>
        </w:rPr>
        <w:pPrChange w:id="13583" w:author="Claire S" w:date="2026-05-18T18:21:00Z" w16du:dateUtc="2026-05-18T17:21:00Z">
          <w:pPr>
            <w:spacing w:line="360" w:lineRule="auto"/>
            <w:ind w:firstLine="720"/>
            <w:contextualSpacing/>
          </w:pPr>
        </w:pPrChange>
      </w:pPr>
      <w:del w:id="13584" w:author="Claire S" w:date="2026-05-18T18:20:00Z" w16du:dateUtc="2026-05-18T17:20:00Z">
        <w:r w:rsidDel="00BF55BD">
          <w:rPr>
            <w:rFonts w:ascii="Cambria" w:hAnsi="Cambria"/>
            <w:sz w:val="28"/>
            <w:szCs w:val="28"/>
          </w:rPr>
          <w:delText xml:space="preserve">‘ - </w:delText>
        </w:r>
        <w:r w:rsidR="003B3EEC" w:rsidDel="00BF55BD">
          <w:rPr>
            <w:rFonts w:ascii="Cambria" w:hAnsi="Cambria"/>
            <w:sz w:val="28"/>
            <w:szCs w:val="28"/>
          </w:rPr>
          <w:delText>Savannah Langley</w:delText>
        </w:r>
        <w:r w:rsidDel="00BF55BD">
          <w:rPr>
            <w:rFonts w:ascii="Cambria" w:hAnsi="Cambria"/>
            <w:sz w:val="28"/>
            <w:szCs w:val="28"/>
          </w:rPr>
          <w:delText>?</w:delText>
        </w:r>
        <w:r w:rsidR="003B3EEC" w:rsidDel="00BF55BD">
          <w:rPr>
            <w:rFonts w:ascii="Cambria" w:hAnsi="Cambria"/>
            <w:sz w:val="28"/>
            <w:szCs w:val="28"/>
          </w:rPr>
          <w:delText>’</w:delText>
        </w:r>
      </w:del>
    </w:p>
    <w:p w14:paraId="33736FF2" w14:textId="12B06F86" w:rsidR="003B3EEC" w:rsidDel="00BF55BD" w:rsidRDefault="003B3EEC">
      <w:pPr>
        <w:spacing w:line="360" w:lineRule="auto"/>
        <w:contextualSpacing/>
        <w:rPr>
          <w:del w:id="13585" w:author="Claire S" w:date="2026-05-18T18:20:00Z" w16du:dateUtc="2026-05-18T17:20:00Z"/>
          <w:rFonts w:ascii="Cambria" w:hAnsi="Cambria"/>
          <w:sz w:val="28"/>
          <w:szCs w:val="28"/>
        </w:rPr>
      </w:pPr>
      <w:del w:id="13586" w:author="Claire S" w:date="2026-05-18T18:20:00Z" w16du:dateUtc="2026-05-18T17:20:00Z">
        <w:r w:rsidDel="00BF55BD">
          <w:rPr>
            <w:rFonts w:ascii="Cambria" w:hAnsi="Cambria"/>
            <w:sz w:val="28"/>
            <w:szCs w:val="28"/>
          </w:rPr>
          <w:tab/>
          <w:delText>‘Isn’t it just</w:delText>
        </w:r>
        <w:r w:rsidR="007A0A4B" w:rsidDel="00BF55BD">
          <w:rPr>
            <w:rFonts w:ascii="Cambria" w:hAnsi="Cambria"/>
            <w:sz w:val="28"/>
            <w:szCs w:val="28"/>
          </w:rPr>
          <w:delText>,</w:delText>
        </w:r>
        <w:r w:rsidDel="00BF55BD">
          <w:rPr>
            <w:rFonts w:ascii="Cambria" w:hAnsi="Cambria"/>
            <w:sz w:val="28"/>
            <w:szCs w:val="28"/>
          </w:rPr>
          <w:delText>’</w:delText>
        </w:r>
        <w:r w:rsidR="000B0D54" w:rsidDel="00BF55BD">
          <w:rPr>
            <w:rFonts w:ascii="Cambria" w:hAnsi="Cambria"/>
            <w:sz w:val="28"/>
            <w:szCs w:val="28"/>
          </w:rPr>
          <w:delText xml:space="preserve"> crowed her delighted colleague. ‘</w:delText>
        </w:r>
        <w:r w:rsidR="00D12192" w:rsidDel="00BF55BD">
          <w:rPr>
            <w:rFonts w:ascii="Cambria" w:hAnsi="Cambria"/>
            <w:sz w:val="28"/>
            <w:szCs w:val="28"/>
          </w:rPr>
          <w:delText>P</w:delText>
        </w:r>
        <w:r w:rsidR="000B0D54" w:rsidDel="00BF55BD">
          <w:rPr>
            <w:rFonts w:ascii="Cambria" w:hAnsi="Cambria"/>
            <w:sz w:val="28"/>
            <w:szCs w:val="28"/>
          </w:rPr>
          <w:delText>robably why she offed poor old Dex.’</w:delText>
        </w:r>
      </w:del>
    </w:p>
    <w:p w14:paraId="1304B631" w14:textId="16D474C9" w:rsidR="00D069F9" w:rsidDel="00BF55BD" w:rsidRDefault="00D069F9">
      <w:pPr>
        <w:spacing w:line="360" w:lineRule="auto"/>
        <w:contextualSpacing/>
        <w:rPr>
          <w:del w:id="13587" w:author="Claire S" w:date="2026-05-18T18:20:00Z" w16du:dateUtc="2026-05-18T17:20:00Z"/>
          <w:rFonts w:ascii="Cambria" w:hAnsi="Cambria"/>
          <w:sz w:val="28"/>
          <w:szCs w:val="28"/>
        </w:rPr>
        <w:pPrChange w:id="13588" w:author="Claire S" w:date="2026-05-18T18:21:00Z" w16du:dateUtc="2026-05-18T17:21:00Z">
          <w:pPr>
            <w:spacing w:line="360" w:lineRule="auto"/>
            <w:ind w:firstLine="720"/>
            <w:contextualSpacing/>
          </w:pPr>
        </w:pPrChange>
      </w:pPr>
      <w:del w:id="13589" w:author="Claire S" w:date="2026-05-18T18:20:00Z" w16du:dateUtc="2026-05-18T17:20:00Z">
        <w:r w:rsidDel="00BF55BD">
          <w:rPr>
            <w:rFonts w:ascii="Cambria" w:hAnsi="Cambria"/>
            <w:sz w:val="28"/>
            <w:szCs w:val="28"/>
          </w:rPr>
          <w:delText>As if things couldn’t get any more surreal, Clara’s desk phone rang.</w:delText>
        </w:r>
      </w:del>
    </w:p>
    <w:p w14:paraId="36CE2F7F" w14:textId="10FEB145" w:rsidR="00D069F9" w:rsidDel="00BF55BD" w:rsidRDefault="00D069F9">
      <w:pPr>
        <w:spacing w:line="360" w:lineRule="auto"/>
        <w:contextualSpacing/>
        <w:rPr>
          <w:del w:id="13590" w:author="Claire S" w:date="2026-05-18T18:21:00Z" w16du:dateUtc="2026-05-18T17:21:00Z"/>
          <w:rFonts w:ascii="Cambria" w:hAnsi="Cambria"/>
          <w:sz w:val="28"/>
          <w:szCs w:val="28"/>
        </w:rPr>
        <w:pPrChange w:id="13591" w:author="Claire S" w:date="2026-05-18T18:21:00Z" w16du:dateUtc="2026-05-18T17:21:00Z">
          <w:pPr>
            <w:spacing w:line="360" w:lineRule="auto"/>
            <w:ind w:firstLine="720"/>
            <w:contextualSpacing/>
          </w:pPr>
        </w:pPrChange>
      </w:pPr>
      <w:del w:id="13592" w:author="Claire S" w:date="2026-05-18T18:20:00Z" w16du:dateUtc="2026-05-18T17:20:00Z">
        <w:r w:rsidDel="00BF55BD">
          <w:rPr>
            <w:rFonts w:ascii="Cambria" w:hAnsi="Cambria"/>
            <w:sz w:val="28"/>
            <w:szCs w:val="28"/>
          </w:rPr>
          <w:delText xml:space="preserve">‘Ruth will see you now,’ the terrifying Maude. ‘And hurry up about it.’ </w:delText>
        </w:r>
      </w:del>
    </w:p>
    <w:p w14:paraId="2E1C6969" w14:textId="15E35DC4" w:rsidR="00D069F9" w:rsidDel="00BF55BD" w:rsidRDefault="00D069F9" w:rsidP="00626A36">
      <w:pPr>
        <w:spacing w:line="360" w:lineRule="auto"/>
        <w:contextualSpacing/>
        <w:rPr>
          <w:del w:id="13593" w:author="Claire S" w:date="2026-05-18T18:21:00Z" w16du:dateUtc="2026-05-18T17:21:00Z"/>
          <w:rFonts w:ascii="Cambria" w:hAnsi="Cambria"/>
          <w:sz w:val="28"/>
          <w:szCs w:val="28"/>
        </w:rPr>
      </w:pPr>
    </w:p>
    <w:p w14:paraId="443EAE72" w14:textId="4E90D66F" w:rsidR="000B0D54" w:rsidDel="00BF55BD" w:rsidRDefault="000B0D54" w:rsidP="00626A36">
      <w:pPr>
        <w:spacing w:line="360" w:lineRule="auto"/>
        <w:contextualSpacing/>
        <w:rPr>
          <w:del w:id="13594" w:author="Claire S" w:date="2026-05-18T18:21:00Z" w16du:dateUtc="2026-05-18T17:21:00Z"/>
          <w:rFonts w:ascii="Cambria" w:hAnsi="Cambria"/>
          <w:sz w:val="28"/>
          <w:szCs w:val="28"/>
        </w:rPr>
      </w:pPr>
    </w:p>
    <w:p w14:paraId="251E7216" w14:textId="257F3CF0" w:rsidR="000B0D54" w:rsidDel="00BF55BD" w:rsidRDefault="000B0D54" w:rsidP="00626A36">
      <w:pPr>
        <w:spacing w:line="360" w:lineRule="auto"/>
        <w:contextualSpacing/>
        <w:rPr>
          <w:del w:id="13595" w:author="Claire S" w:date="2026-05-18T18:21:00Z" w16du:dateUtc="2026-05-18T17:21:00Z"/>
          <w:rFonts w:ascii="Cambria" w:hAnsi="Cambria"/>
          <w:sz w:val="28"/>
          <w:szCs w:val="28"/>
        </w:rPr>
      </w:pPr>
    </w:p>
    <w:p w14:paraId="69CE568E" w14:textId="1D518A26" w:rsidR="003B3EEC" w:rsidDel="00BF55BD" w:rsidRDefault="003B3EEC" w:rsidP="00626A36">
      <w:pPr>
        <w:spacing w:line="360" w:lineRule="auto"/>
        <w:contextualSpacing/>
        <w:rPr>
          <w:del w:id="13596" w:author="Claire S" w:date="2026-05-18T18:21:00Z" w16du:dateUtc="2026-05-18T17:21:00Z"/>
          <w:rFonts w:ascii="Cambria" w:hAnsi="Cambria"/>
          <w:sz w:val="28"/>
          <w:szCs w:val="28"/>
        </w:rPr>
      </w:pPr>
    </w:p>
    <w:p w14:paraId="42A3C5A2" w14:textId="5C2D87CE" w:rsidR="00CC08EE" w:rsidDel="00BF55BD" w:rsidRDefault="00CC08EE" w:rsidP="00926E4D">
      <w:pPr>
        <w:spacing w:line="360" w:lineRule="auto"/>
        <w:ind w:firstLine="720"/>
        <w:contextualSpacing/>
        <w:rPr>
          <w:del w:id="13597" w:author="Claire S" w:date="2026-05-18T18:21:00Z" w16du:dateUtc="2026-05-18T17:21:00Z"/>
          <w:rFonts w:ascii="Cambria" w:hAnsi="Cambria"/>
          <w:sz w:val="28"/>
          <w:szCs w:val="28"/>
        </w:rPr>
      </w:pPr>
    </w:p>
    <w:p w14:paraId="1DA66B74" w14:textId="59BFC5EC" w:rsidR="00C74D71" w:rsidDel="00BF55BD" w:rsidRDefault="00C74D71" w:rsidP="00266E8A">
      <w:pPr>
        <w:spacing w:line="360" w:lineRule="auto"/>
        <w:contextualSpacing/>
        <w:rPr>
          <w:del w:id="13598" w:author="Claire S" w:date="2026-05-18T18:21:00Z" w16du:dateUtc="2026-05-18T17:21:00Z"/>
          <w:rFonts w:ascii="Cambria" w:hAnsi="Cambria"/>
          <w:sz w:val="28"/>
          <w:szCs w:val="28"/>
        </w:rPr>
      </w:pPr>
    </w:p>
    <w:p w14:paraId="66634A27" w14:textId="2D18D1A4" w:rsidR="00594454" w:rsidDel="00BF55BD" w:rsidRDefault="00594454" w:rsidP="00CD09E9">
      <w:pPr>
        <w:spacing w:line="360" w:lineRule="auto"/>
        <w:contextualSpacing/>
        <w:rPr>
          <w:del w:id="13599" w:author="Claire S" w:date="2026-05-18T18:21:00Z" w16du:dateUtc="2026-05-18T17:21:00Z"/>
          <w:rFonts w:ascii="Cambria" w:hAnsi="Cambria"/>
          <w:sz w:val="28"/>
          <w:szCs w:val="28"/>
        </w:rPr>
      </w:pPr>
    </w:p>
    <w:p w14:paraId="20958E7C" w14:textId="2C2F516D" w:rsidR="00594454" w:rsidDel="00BF55BD" w:rsidRDefault="00594454" w:rsidP="00CD09E9">
      <w:pPr>
        <w:spacing w:line="360" w:lineRule="auto"/>
        <w:contextualSpacing/>
        <w:rPr>
          <w:del w:id="13600" w:author="Claire S" w:date="2026-05-18T18:21:00Z" w16du:dateUtc="2026-05-18T17:21:00Z"/>
          <w:rFonts w:ascii="Cambria" w:hAnsi="Cambria"/>
          <w:sz w:val="28"/>
          <w:szCs w:val="28"/>
        </w:rPr>
      </w:pPr>
    </w:p>
    <w:p w14:paraId="0DFFEEDE" w14:textId="4D13547F" w:rsidR="00594454" w:rsidDel="00BF55BD" w:rsidRDefault="00594454" w:rsidP="00CD09E9">
      <w:pPr>
        <w:spacing w:line="360" w:lineRule="auto"/>
        <w:contextualSpacing/>
        <w:rPr>
          <w:del w:id="13601" w:author="Claire S" w:date="2026-05-18T18:21:00Z" w16du:dateUtc="2026-05-18T17:21:00Z"/>
          <w:rFonts w:ascii="Cambria" w:hAnsi="Cambria"/>
          <w:sz w:val="28"/>
          <w:szCs w:val="28"/>
        </w:rPr>
      </w:pPr>
    </w:p>
    <w:p w14:paraId="71F11F1B" w14:textId="799D6526" w:rsidR="008D3501" w:rsidDel="00BF55BD" w:rsidRDefault="008D3501" w:rsidP="00CD09E9">
      <w:pPr>
        <w:spacing w:line="360" w:lineRule="auto"/>
        <w:contextualSpacing/>
        <w:rPr>
          <w:del w:id="13602" w:author="Claire S" w:date="2026-05-18T18:21:00Z" w16du:dateUtc="2026-05-18T17:21:00Z"/>
          <w:rFonts w:ascii="Cambria" w:hAnsi="Cambria"/>
          <w:sz w:val="28"/>
          <w:szCs w:val="28"/>
        </w:rPr>
      </w:pPr>
    </w:p>
    <w:p w14:paraId="7A84FFE1" w14:textId="1BC80996" w:rsidR="00097516" w:rsidDel="00C441A9" w:rsidRDefault="00097516" w:rsidP="00097516">
      <w:pPr>
        <w:spacing w:line="360" w:lineRule="auto"/>
        <w:contextualSpacing/>
        <w:rPr>
          <w:del w:id="13603" w:author="Claire S" w:date="2026-05-18T18:21:00Z" w16du:dateUtc="2026-05-18T17:21:00Z"/>
          <w:rFonts w:ascii="Cambria" w:hAnsi="Cambria"/>
          <w:b/>
          <w:bCs/>
          <w:sz w:val="28"/>
          <w:szCs w:val="28"/>
        </w:rPr>
      </w:pPr>
      <w:r w:rsidRPr="003F1DA4">
        <w:rPr>
          <w:rFonts w:ascii="Cambria" w:hAnsi="Cambria"/>
          <w:b/>
          <w:bCs/>
          <w:sz w:val="28"/>
          <w:szCs w:val="28"/>
        </w:rPr>
        <w:t xml:space="preserve">CHAPTER </w:t>
      </w:r>
      <w:r>
        <w:rPr>
          <w:rFonts w:ascii="Cambria" w:hAnsi="Cambria"/>
          <w:b/>
          <w:bCs/>
          <w:sz w:val="28"/>
          <w:szCs w:val="28"/>
        </w:rPr>
        <w:t>3</w:t>
      </w:r>
      <w:ins w:id="13604" w:author="Claire S" w:date="2026-07-28T10:16:00Z" w16du:dateUtc="2026-07-28T09:16:00Z">
        <w:r w:rsidR="00E15F0A">
          <w:rPr>
            <w:rFonts w:ascii="Cambria" w:hAnsi="Cambria"/>
            <w:b/>
            <w:bCs/>
            <w:sz w:val="28"/>
            <w:szCs w:val="28"/>
          </w:rPr>
          <w:t>6</w:t>
        </w:r>
      </w:ins>
      <w:del w:id="13605" w:author="Claire S" w:date="2026-05-18T18:21:00Z" w16du:dateUtc="2026-05-18T17:21:00Z">
        <w:r w:rsidR="00C071A1" w:rsidDel="00BF55BD">
          <w:rPr>
            <w:rFonts w:ascii="Cambria" w:hAnsi="Cambria"/>
            <w:b/>
            <w:bCs/>
            <w:sz w:val="28"/>
            <w:szCs w:val="28"/>
          </w:rPr>
          <w:delText>7</w:delText>
        </w:r>
      </w:del>
    </w:p>
    <w:p w14:paraId="537C3DBF" w14:textId="716E61BD" w:rsidR="00C441A9" w:rsidRDefault="00C441A9" w:rsidP="00097516">
      <w:pPr>
        <w:spacing w:line="360" w:lineRule="auto"/>
        <w:contextualSpacing/>
        <w:rPr>
          <w:ins w:id="13606" w:author="Claire S" w:date="2026-07-28T10:29:00Z" w16du:dateUtc="2026-07-28T09:29:00Z"/>
          <w:rFonts w:ascii="Cambria" w:hAnsi="Cambria"/>
          <w:b/>
          <w:bCs/>
          <w:sz w:val="28"/>
          <w:szCs w:val="28"/>
        </w:rPr>
      </w:pPr>
    </w:p>
    <w:p w14:paraId="042B0F35" w14:textId="5FA10E9F" w:rsidR="00C441A9" w:rsidRDefault="0068452A" w:rsidP="00097516">
      <w:pPr>
        <w:spacing w:line="360" w:lineRule="auto"/>
        <w:contextualSpacing/>
        <w:rPr>
          <w:ins w:id="13607" w:author="Claire S" w:date="2026-07-28T10:29:00Z" w16du:dateUtc="2026-07-28T09:29:00Z"/>
          <w:rFonts w:ascii="Cambria" w:hAnsi="Cambria"/>
          <w:b/>
          <w:bCs/>
          <w:sz w:val="28"/>
          <w:szCs w:val="28"/>
        </w:rPr>
      </w:pPr>
      <w:ins w:id="13608" w:author="Claire S" w:date="2026-08-04T12:10:00Z" w16du:dateUtc="2026-08-04T11:10:00Z">
        <w:r>
          <w:rPr>
            <w:rFonts w:ascii="Cambria" w:hAnsi="Cambria"/>
            <w:b/>
            <w:bCs/>
            <w:sz w:val="28"/>
            <w:szCs w:val="28"/>
          </w:rPr>
          <w:t xml:space="preserve">SAVANNAH: </w:t>
        </w:r>
      </w:ins>
      <w:ins w:id="13609" w:author="Claire S" w:date="2026-07-28T10:29:00Z" w16du:dateUtc="2026-07-28T09:29:00Z">
        <w:r w:rsidR="00C441A9">
          <w:rPr>
            <w:rFonts w:ascii="Cambria" w:hAnsi="Cambria"/>
            <w:b/>
            <w:bCs/>
            <w:sz w:val="28"/>
            <w:szCs w:val="28"/>
          </w:rPr>
          <w:t>TUESDAY MORNING</w:t>
        </w:r>
      </w:ins>
    </w:p>
    <w:p w14:paraId="5B596342" w14:textId="3F8A367D" w:rsidR="00097516" w:rsidRPr="003F1DA4" w:rsidRDefault="00097516" w:rsidP="00097516">
      <w:pPr>
        <w:spacing w:line="360" w:lineRule="auto"/>
        <w:contextualSpacing/>
        <w:rPr>
          <w:del w:id="13610" w:author="Daisy Watt" w:date="2026-06-22T19:48:00Z" w16du:dateUtc="2026-06-22T17:48:00Z"/>
          <w:rFonts w:ascii="Cambria" w:hAnsi="Cambria"/>
          <w:b/>
          <w:bCs/>
          <w:sz w:val="28"/>
          <w:szCs w:val="28"/>
        </w:rPr>
      </w:pPr>
      <w:del w:id="13611" w:author="Daisy Watt" w:date="2026-06-22T19:48:00Z" w16du:dateUtc="2026-06-22T17:48:00Z">
        <w:r>
          <w:rPr>
            <w:rFonts w:ascii="Cambria" w:hAnsi="Cambria"/>
            <w:b/>
            <w:bCs/>
            <w:sz w:val="28"/>
            <w:szCs w:val="28"/>
          </w:rPr>
          <w:delText>TUESDAY AM</w:delText>
        </w:r>
      </w:del>
    </w:p>
    <w:p w14:paraId="0F41B2DF" w14:textId="4F639F8D" w:rsidR="00097516" w:rsidRDefault="00262639" w:rsidP="00097516">
      <w:pPr>
        <w:spacing w:line="360" w:lineRule="auto"/>
        <w:contextualSpacing/>
        <w:rPr>
          <w:rFonts w:ascii="Cambria" w:hAnsi="Cambria"/>
          <w:sz w:val="28"/>
          <w:szCs w:val="28"/>
        </w:rPr>
      </w:pPr>
      <w:r>
        <w:rPr>
          <w:rFonts w:ascii="Cambria" w:hAnsi="Cambria"/>
          <w:sz w:val="28"/>
          <w:szCs w:val="28"/>
        </w:rPr>
        <w:t xml:space="preserve">A bleary </w:t>
      </w:r>
      <w:r w:rsidR="00097516">
        <w:rPr>
          <w:rFonts w:ascii="Cambria" w:hAnsi="Cambria"/>
          <w:sz w:val="28"/>
          <w:szCs w:val="28"/>
        </w:rPr>
        <w:t xml:space="preserve">Savannah woke up to her new sunrise alarm </w:t>
      </w:r>
      <w:del w:id="13612" w:author="Daisy Watt" w:date="2026-06-22T19:48:00Z" w16du:dateUtc="2026-06-22T17:48:00Z">
        <w:r w:rsidR="00097516">
          <w:rPr>
            <w:rFonts w:ascii="Cambria" w:hAnsi="Cambria"/>
            <w:sz w:val="28"/>
            <w:szCs w:val="28"/>
          </w:rPr>
          <w:delText>-</w:delText>
        </w:r>
      </w:del>
      <w:ins w:id="13613" w:author="Daisy Watt" w:date="2026-06-22T19:48:00Z" w16du:dateUtc="2026-06-22T17:48:00Z">
        <w:r w:rsidR="00286DD4">
          <w:rPr>
            <w:rFonts w:ascii="Cambria" w:hAnsi="Cambria"/>
            <w:sz w:val="28"/>
            <w:szCs w:val="28"/>
          </w:rPr>
          <w:t>–</w:t>
        </w:r>
      </w:ins>
      <w:r w:rsidR="00097516">
        <w:rPr>
          <w:rFonts w:ascii="Cambria" w:hAnsi="Cambria"/>
          <w:sz w:val="28"/>
          <w:szCs w:val="28"/>
        </w:rPr>
        <w:t xml:space="preserve"> possibly the most irritating </w:t>
      </w:r>
      <w:r w:rsidR="00D069F9">
        <w:rPr>
          <w:rFonts w:ascii="Cambria" w:hAnsi="Cambria"/>
          <w:sz w:val="28"/>
          <w:szCs w:val="28"/>
        </w:rPr>
        <w:t xml:space="preserve">object </w:t>
      </w:r>
      <w:r w:rsidR="00097516">
        <w:rPr>
          <w:rFonts w:ascii="Cambria" w:hAnsi="Cambria"/>
          <w:sz w:val="28"/>
          <w:szCs w:val="28"/>
        </w:rPr>
        <w:t>ever, she thought</w:t>
      </w:r>
      <w:del w:id="13614" w:author="Daisy Watt" w:date="2026-06-22T19:48:00Z" w16du:dateUtc="2026-06-22T17:48:00Z">
        <w:r w:rsidR="003A30CD">
          <w:rPr>
            <w:rFonts w:ascii="Cambria" w:hAnsi="Cambria"/>
            <w:sz w:val="28"/>
            <w:szCs w:val="28"/>
          </w:rPr>
          <w:delText>,</w:delText>
        </w:r>
      </w:del>
      <w:ins w:id="13615" w:author="Daisy Watt" w:date="2026-06-22T19:48:00Z" w16du:dateUtc="2026-06-22T17:48:00Z">
        <w:r w:rsidR="00097516">
          <w:rPr>
            <w:rFonts w:ascii="Cambria" w:hAnsi="Cambria"/>
            <w:sz w:val="28"/>
            <w:szCs w:val="28"/>
          </w:rPr>
          <w:t xml:space="preserve"> </w:t>
        </w:r>
        <w:r w:rsidR="007D1CF7">
          <w:rPr>
            <w:rFonts w:ascii="Cambria" w:hAnsi="Cambria"/>
            <w:sz w:val="28"/>
            <w:szCs w:val="28"/>
          </w:rPr>
          <w:t>–</w:t>
        </w:r>
      </w:ins>
      <w:r w:rsidR="00097516">
        <w:rPr>
          <w:rFonts w:ascii="Cambria" w:hAnsi="Cambria"/>
          <w:sz w:val="28"/>
          <w:szCs w:val="28"/>
        </w:rPr>
        <w:t xml:space="preserve"> </w:t>
      </w:r>
      <w:del w:id="13616" w:author="Claire S" w:date="2026-05-22T14:54:00Z" w16du:dateUtc="2026-05-22T13:54:00Z">
        <w:r w:rsidR="00097516" w:rsidDel="00194FAF">
          <w:rPr>
            <w:rFonts w:ascii="Cambria" w:hAnsi="Cambria"/>
            <w:sz w:val="28"/>
            <w:szCs w:val="28"/>
          </w:rPr>
          <w:delText xml:space="preserve">as she </w:delText>
        </w:r>
      </w:del>
      <w:r w:rsidR="00097516">
        <w:rPr>
          <w:rFonts w:ascii="Cambria" w:hAnsi="Cambria"/>
          <w:sz w:val="28"/>
          <w:szCs w:val="28"/>
        </w:rPr>
        <w:t>crash</w:t>
      </w:r>
      <w:del w:id="13617" w:author="Claire S" w:date="2026-05-22T14:54:00Z" w16du:dateUtc="2026-05-22T13:54:00Z">
        <w:r w:rsidR="00097516" w:rsidDel="00194FAF">
          <w:rPr>
            <w:rFonts w:ascii="Cambria" w:hAnsi="Cambria"/>
            <w:sz w:val="28"/>
            <w:szCs w:val="28"/>
          </w:rPr>
          <w:delText>e</w:delText>
        </w:r>
      </w:del>
      <w:ins w:id="13618" w:author="Claire S" w:date="2026-05-22T14:54:00Z" w16du:dateUtc="2026-05-22T13:54:00Z">
        <w:r w:rsidR="00194FAF">
          <w:rPr>
            <w:rFonts w:ascii="Cambria" w:hAnsi="Cambria"/>
            <w:sz w:val="28"/>
            <w:szCs w:val="28"/>
          </w:rPr>
          <w:t>ing</w:t>
        </w:r>
      </w:ins>
      <w:del w:id="13619" w:author="Claire S" w:date="2026-05-22T14:54:00Z" w16du:dateUtc="2026-05-22T13:54:00Z">
        <w:r w:rsidR="00097516" w:rsidDel="00194FAF">
          <w:rPr>
            <w:rFonts w:ascii="Cambria" w:hAnsi="Cambria"/>
            <w:sz w:val="28"/>
            <w:szCs w:val="28"/>
          </w:rPr>
          <w:delText>d</w:delText>
        </w:r>
      </w:del>
      <w:r w:rsidR="00097516">
        <w:rPr>
          <w:rFonts w:ascii="Cambria" w:hAnsi="Cambria"/>
          <w:sz w:val="28"/>
          <w:szCs w:val="28"/>
        </w:rPr>
        <w:t xml:space="preserve"> one hand down on it to stop the stupid chir</w:t>
      </w:r>
      <w:del w:id="13620" w:author="Claire S" w:date="2026-05-22T14:54:00Z" w16du:dateUtc="2026-05-22T13:54:00Z">
        <w:r w:rsidR="00097516" w:rsidDel="00194FAF">
          <w:rPr>
            <w:rFonts w:ascii="Cambria" w:hAnsi="Cambria"/>
            <w:sz w:val="28"/>
            <w:szCs w:val="28"/>
          </w:rPr>
          <w:delText>ru</w:delText>
        </w:r>
      </w:del>
      <w:r w:rsidR="00097516">
        <w:rPr>
          <w:rFonts w:ascii="Cambria" w:hAnsi="Cambria"/>
          <w:sz w:val="28"/>
          <w:szCs w:val="28"/>
        </w:rPr>
        <w:t xml:space="preserve">ping </w:t>
      </w:r>
      <w:del w:id="13621" w:author="Claire S" w:date="2026-05-18T17:43:00Z" w16du:dateUtc="2026-05-18T16:43:00Z">
        <w:r w:rsidR="00097516" w:rsidDel="00156A76">
          <w:rPr>
            <w:rFonts w:ascii="Cambria" w:hAnsi="Cambria"/>
            <w:sz w:val="28"/>
            <w:szCs w:val="28"/>
          </w:rPr>
          <w:delText>bird</w:delText>
        </w:r>
        <w:r w:rsidR="00FD2EF8" w:rsidDel="00156A76">
          <w:rPr>
            <w:rFonts w:ascii="Cambria" w:hAnsi="Cambria"/>
            <w:sz w:val="28"/>
            <w:szCs w:val="28"/>
          </w:rPr>
          <w:delText>-</w:delText>
        </w:r>
        <w:r w:rsidR="00BB523F" w:rsidDel="00156A76">
          <w:rPr>
            <w:rFonts w:ascii="Cambria" w:hAnsi="Cambria"/>
            <w:sz w:val="28"/>
            <w:szCs w:val="28"/>
          </w:rPr>
          <w:delText>song</w:delText>
        </w:r>
      </w:del>
      <w:ins w:id="13622" w:author="Claire S" w:date="2026-05-18T17:43:00Z" w16du:dateUtc="2026-05-18T16:43:00Z">
        <w:r w:rsidR="00156A76">
          <w:rPr>
            <w:rFonts w:ascii="Cambria" w:hAnsi="Cambria"/>
            <w:sz w:val="28"/>
            <w:szCs w:val="28"/>
          </w:rPr>
          <w:t>birdsong</w:t>
        </w:r>
      </w:ins>
      <w:r w:rsidR="00097516">
        <w:rPr>
          <w:rFonts w:ascii="Cambria" w:hAnsi="Cambria"/>
          <w:sz w:val="28"/>
          <w:szCs w:val="28"/>
        </w:rPr>
        <w:t xml:space="preserve">.  </w:t>
      </w:r>
    </w:p>
    <w:p w14:paraId="66E90621" w14:textId="7C1C9EB7" w:rsidR="004737E5" w:rsidRDefault="00097516" w:rsidP="00097516">
      <w:pPr>
        <w:spacing w:line="360" w:lineRule="auto"/>
        <w:ind w:firstLine="720"/>
        <w:contextualSpacing/>
        <w:rPr>
          <w:rFonts w:ascii="Cambria" w:hAnsi="Cambria"/>
          <w:sz w:val="28"/>
          <w:szCs w:val="28"/>
        </w:rPr>
      </w:pPr>
      <w:r>
        <w:rPr>
          <w:rFonts w:ascii="Cambria" w:hAnsi="Cambria"/>
          <w:sz w:val="28"/>
          <w:szCs w:val="28"/>
        </w:rPr>
        <w:t>But Dex had bought it for her</w:t>
      </w:r>
      <w:r w:rsidR="00262639">
        <w:rPr>
          <w:rFonts w:ascii="Cambria" w:hAnsi="Cambria"/>
          <w:sz w:val="28"/>
          <w:szCs w:val="28"/>
        </w:rPr>
        <w:t xml:space="preserve"> </w:t>
      </w:r>
      <w:r w:rsidR="003A30CD">
        <w:rPr>
          <w:rFonts w:ascii="Cambria" w:hAnsi="Cambria"/>
          <w:sz w:val="28"/>
          <w:szCs w:val="28"/>
        </w:rPr>
        <w:t>only</w:t>
      </w:r>
      <w:r w:rsidR="00262639">
        <w:rPr>
          <w:rFonts w:ascii="Cambria" w:hAnsi="Cambria"/>
          <w:sz w:val="28"/>
          <w:szCs w:val="28"/>
        </w:rPr>
        <w:t xml:space="preserve"> last week</w:t>
      </w:r>
      <w:r>
        <w:rPr>
          <w:rFonts w:ascii="Cambria" w:hAnsi="Cambria"/>
          <w:sz w:val="28"/>
          <w:szCs w:val="28"/>
        </w:rPr>
        <w:t xml:space="preserve">, </w:t>
      </w:r>
      <w:r w:rsidR="003A30CD">
        <w:rPr>
          <w:rFonts w:ascii="Cambria" w:hAnsi="Cambria"/>
          <w:sz w:val="28"/>
          <w:szCs w:val="28"/>
        </w:rPr>
        <w:t xml:space="preserve">with a </w:t>
      </w:r>
      <w:r w:rsidR="00EF0E52">
        <w:rPr>
          <w:rFonts w:ascii="Cambria" w:hAnsi="Cambria"/>
          <w:sz w:val="28"/>
          <w:szCs w:val="28"/>
        </w:rPr>
        <w:t>little pink and gold</w:t>
      </w:r>
      <w:r w:rsidR="003A30CD">
        <w:rPr>
          <w:rFonts w:ascii="Cambria" w:hAnsi="Cambria"/>
          <w:sz w:val="28"/>
          <w:szCs w:val="28"/>
        </w:rPr>
        <w:t xml:space="preserve"> card</w:t>
      </w:r>
      <w:r w:rsidR="004737E5">
        <w:rPr>
          <w:rFonts w:ascii="Cambria" w:hAnsi="Cambria"/>
          <w:sz w:val="28"/>
          <w:szCs w:val="28"/>
        </w:rPr>
        <w:t xml:space="preserve">: </w:t>
      </w:r>
      <w:del w:id="13623" w:author="Claire S" w:date="2026-08-04T12:50:00Z" w16du:dateUtc="2026-08-04T11:50:00Z">
        <w:r w:rsidR="003A30CD" w:rsidDel="00F56ECA">
          <w:rPr>
            <w:rFonts w:ascii="Cambria" w:hAnsi="Cambria"/>
            <w:sz w:val="28"/>
            <w:szCs w:val="28"/>
          </w:rPr>
          <w:delText>‘</w:delText>
        </w:r>
      </w:del>
      <w:r w:rsidR="003A30CD" w:rsidRPr="003A30CD">
        <w:rPr>
          <w:rFonts w:ascii="Cambria" w:hAnsi="Cambria"/>
          <w:b/>
          <w:bCs/>
          <w:i/>
          <w:iCs/>
          <w:sz w:val="28"/>
          <w:szCs w:val="28"/>
        </w:rPr>
        <w:t>I know how much you</w:t>
      </w:r>
      <w:r w:rsidRPr="003A30CD">
        <w:rPr>
          <w:rFonts w:ascii="Cambria" w:hAnsi="Cambria"/>
          <w:b/>
          <w:bCs/>
          <w:i/>
          <w:iCs/>
          <w:sz w:val="28"/>
          <w:szCs w:val="28"/>
        </w:rPr>
        <w:t xml:space="preserve"> love</w:t>
      </w:r>
      <w:r w:rsidR="003A30CD" w:rsidRPr="003A30CD">
        <w:rPr>
          <w:rFonts w:ascii="Cambria" w:hAnsi="Cambria"/>
          <w:b/>
          <w:bCs/>
          <w:i/>
          <w:iCs/>
          <w:sz w:val="28"/>
          <w:szCs w:val="28"/>
        </w:rPr>
        <w:t xml:space="preserve"> </w:t>
      </w:r>
      <w:r w:rsidRPr="003A30CD">
        <w:rPr>
          <w:rFonts w:ascii="Cambria" w:hAnsi="Cambria"/>
          <w:b/>
          <w:bCs/>
          <w:i/>
          <w:iCs/>
          <w:sz w:val="28"/>
          <w:szCs w:val="28"/>
        </w:rPr>
        <w:t>sleep</w:t>
      </w:r>
      <w:ins w:id="13624" w:author="Daisy Watt" w:date="2026-06-22T19:48:00Z" w16du:dateUtc="2026-06-22T17:48:00Z">
        <w:r w:rsidR="003C7BA1">
          <w:rPr>
            <w:rFonts w:ascii="Cambria" w:hAnsi="Cambria"/>
            <w:b/>
            <w:bCs/>
            <w:i/>
            <w:iCs/>
            <w:sz w:val="28"/>
            <w:szCs w:val="28"/>
          </w:rPr>
          <w:t>,</w:t>
        </w:r>
      </w:ins>
      <w:r w:rsidR="00007654">
        <w:rPr>
          <w:rFonts w:ascii="Cambria" w:hAnsi="Cambria"/>
          <w:b/>
          <w:bCs/>
          <w:i/>
          <w:iCs/>
          <w:sz w:val="28"/>
          <w:szCs w:val="28"/>
        </w:rPr>
        <w:t xml:space="preserve"> darling</w:t>
      </w:r>
      <w:del w:id="13625" w:author="Daisy Watt" w:date="2026-06-22T19:49:00Z" w16du:dateUtc="2026-06-22T17:49:00Z">
        <w:r w:rsidR="00007654">
          <w:rPr>
            <w:rFonts w:ascii="Cambria" w:hAnsi="Cambria"/>
            <w:b/>
            <w:bCs/>
            <w:i/>
            <w:iCs/>
            <w:sz w:val="28"/>
            <w:szCs w:val="28"/>
          </w:rPr>
          <w:delText xml:space="preserve">, </w:delText>
        </w:r>
        <w:r w:rsidR="00007654" w:rsidDel="003C7BA1">
          <w:rPr>
            <w:rFonts w:ascii="Cambria" w:hAnsi="Cambria"/>
            <w:b/>
            <w:bCs/>
            <w:i/>
            <w:iCs/>
            <w:sz w:val="28"/>
            <w:szCs w:val="28"/>
          </w:rPr>
          <w:delText>l</w:delText>
        </w:r>
      </w:del>
      <w:ins w:id="13626" w:author="Daisy Watt" w:date="2026-06-22T19:49:00Z" w16du:dateUtc="2026-06-22T17:49:00Z">
        <w:r w:rsidR="003C7BA1">
          <w:rPr>
            <w:rFonts w:ascii="Cambria" w:hAnsi="Cambria"/>
            <w:b/>
            <w:bCs/>
            <w:i/>
            <w:iCs/>
            <w:sz w:val="28"/>
            <w:szCs w:val="28"/>
          </w:rPr>
          <w:t>. L</w:t>
        </w:r>
      </w:ins>
      <w:r w:rsidR="00007654">
        <w:rPr>
          <w:rFonts w:ascii="Cambria" w:hAnsi="Cambria"/>
          <w:b/>
          <w:bCs/>
          <w:i/>
          <w:iCs/>
          <w:sz w:val="28"/>
          <w:szCs w:val="28"/>
        </w:rPr>
        <w:t>et this be a gentle wakening,</w:t>
      </w:r>
      <w:del w:id="13627" w:author="Claire S" w:date="2026-08-04T12:50:00Z" w16du:dateUtc="2026-08-04T11:50:00Z">
        <w:r w:rsidR="003A30CD" w:rsidRPr="003A30CD" w:rsidDel="00F56ECA">
          <w:rPr>
            <w:rFonts w:ascii="Cambria" w:hAnsi="Cambria"/>
            <w:b/>
            <w:bCs/>
            <w:i/>
            <w:iCs/>
            <w:sz w:val="28"/>
            <w:szCs w:val="28"/>
          </w:rPr>
          <w:delText>’</w:delText>
        </w:r>
      </w:del>
      <w:r w:rsidR="003A30CD">
        <w:rPr>
          <w:rFonts w:ascii="Cambria" w:hAnsi="Cambria"/>
          <w:sz w:val="28"/>
          <w:szCs w:val="28"/>
        </w:rPr>
        <w:t xml:space="preserve"> </w:t>
      </w:r>
      <w:r w:rsidR="00EF0E52">
        <w:rPr>
          <w:rFonts w:ascii="Cambria" w:hAnsi="Cambria"/>
          <w:sz w:val="28"/>
          <w:szCs w:val="28"/>
        </w:rPr>
        <w:t>he’d written</w:t>
      </w:r>
      <w:r w:rsidR="003A30CD">
        <w:rPr>
          <w:rFonts w:ascii="Cambria" w:hAnsi="Cambria"/>
          <w:sz w:val="28"/>
          <w:szCs w:val="28"/>
        </w:rPr>
        <w:t xml:space="preserve">. </w:t>
      </w:r>
    </w:p>
    <w:p w14:paraId="3D08BEA4" w14:textId="051D8A54" w:rsidR="00862B10" w:rsidRDefault="003A30CD" w:rsidP="004737E5">
      <w:pPr>
        <w:spacing w:line="360" w:lineRule="auto"/>
        <w:ind w:firstLine="720"/>
        <w:contextualSpacing/>
        <w:rPr>
          <w:rFonts w:ascii="Cambria" w:hAnsi="Cambria"/>
          <w:sz w:val="28"/>
          <w:szCs w:val="28"/>
        </w:rPr>
      </w:pPr>
      <w:r w:rsidRPr="00C441A9">
        <w:rPr>
          <w:rFonts w:ascii="Cambria" w:hAnsi="Cambria"/>
          <w:sz w:val="28"/>
          <w:szCs w:val="28"/>
        </w:rPr>
        <w:t>Oh,</w:t>
      </w:r>
      <w:r w:rsidR="00097516" w:rsidRPr="00C441A9">
        <w:rPr>
          <w:rFonts w:ascii="Cambria" w:hAnsi="Cambria"/>
          <w:sz w:val="28"/>
          <w:szCs w:val="28"/>
        </w:rPr>
        <w:t xml:space="preserve"> </w:t>
      </w:r>
      <w:r w:rsidR="00FD2EF8" w:rsidRPr="00C441A9">
        <w:rPr>
          <w:rFonts w:ascii="Cambria" w:hAnsi="Cambria"/>
          <w:sz w:val="28"/>
          <w:szCs w:val="28"/>
        </w:rPr>
        <w:t>he</w:t>
      </w:r>
      <w:r w:rsidR="00564214" w:rsidRPr="00C441A9">
        <w:rPr>
          <w:rFonts w:ascii="Cambria" w:hAnsi="Cambria"/>
          <w:sz w:val="28"/>
          <w:szCs w:val="28"/>
        </w:rPr>
        <w:t>’d always been</w:t>
      </w:r>
      <w:r w:rsidR="00FD2EF8" w:rsidRPr="00C441A9">
        <w:rPr>
          <w:rFonts w:ascii="Cambria" w:hAnsi="Cambria"/>
          <w:sz w:val="28"/>
          <w:szCs w:val="28"/>
        </w:rPr>
        <w:t xml:space="preserve"> so kind</w:t>
      </w:r>
      <w:r w:rsidR="00007654" w:rsidRPr="00C441A9">
        <w:rPr>
          <w:rFonts w:ascii="Cambria" w:hAnsi="Cambria"/>
          <w:sz w:val="28"/>
          <w:szCs w:val="28"/>
        </w:rPr>
        <w:t xml:space="preserve"> to her:</w:t>
      </w:r>
      <w:r w:rsidR="00FD2EF8">
        <w:rPr>
          <w:rFonts w:ascii="Cambria" w:hAnsi="Cambria"/>
          <w:sz w:val="28"/>
          <w:szCs w:val="28"/>
        </w:rPr>
        <w:t xml:space="preserve"> </w:t>
      </w:r>
      <w:r w:rsidR="00B67690">
        <w:rPr>
          <w:rFonts w:ascii="Cambria" w:hAnsi="Cambria"/>
          <w:sz w:val="28"/>
          <w:szCs w:val="28"/>
        </w:rPr>
        <w:t xml:space="preserve">ordering </w:t>
      </w:r>
      <w:r w:rsidR="00007654">
        <w:rPr>
          <w:rFonts w:ascii="Cambria" w:hAnsi="Cambria"/>
          <w:sz w:val="28"/>
          <w:szCs w:val="28"/>
        </w:rPr>
        <w:t xml:space="preserve">the </w:t>
      </w:r>
      <w:r w:rsidR="00B67690">
        <w:rPr>
          <w:rFonts w:ascii="Cambria" w:hAnsi="Cambria"/>
          <w:sz w:val="28"/>
          <w:szCs w:val="28"/>
        </w:rPr>
        <w:t>take</w:t>
      </w:r>
      <w:del w:id="13628" w:author="Daisy Watt" w:date="2026-06-22T19:49:00Z" w16du:dateUtc="2026-06-22T17:49:00Z">
        <w:r w:rsidR="00B67690">
          <w:rPr>
            <w:rFonts w:ascii="Cambria" w:hAnsi="Cambria"/>
            <w:sz w:val="28"/>
            <w:szCs w:val="28"/>
          </w:rPr>
          <w:delText>-</w:delText>
        </w:r>
      </w:del>
      <w:r w:rsidR="00B67690">
        <w:rPr>
          <w:rFonts w:ascii="Cambria" w:hAnsi="Cambria"/>
          <w:sz w:val="28"/>
          <w:szCs w:val="28"/>
        </w:rPr>
        <w:t xml:space="preserve">out </w:t>
      </w:r>
      <w:del w:id="13629" w:author="Daisy Watt" w:date="2026-06-22T19:49:00Z" w16du:dateUtc="2026-06-22T17:49:00Z">
        <w:r w:rsidR="00B67690">
          <w:rPr>
            <w:rFonts w:ascii="Cambria" w:hAnsi="Cambria"/>
            <w:sz w:val="28"/>
            <w:szCs w:val="28"/>
          </w:rPr>
          <w:delText xml:space="preserve">that </w:delText>
        </w:r>
      </w:del>
      <w:r w:rsidR="00B67690">
        <w:rPr>
          <w:rFonts w:ascii="Cambria" w:hAnsi="Cambria"/>
          <w:sz w:val="28"/>
          <w:szCs w:val="28"/>
        </w:rPr>
        <w:t>she liked</w:t>
      </w:r>
      <w:r w:rsidR="00007654">
        <w:rPr>
          <w:rFonts w:ascii="Cambria" w:hAnsi="Cambria"/>
          <w:sz w:val="28"/>
          <w:szCs w:val="28"/>
        </w:rPr>
        <w:t xml:space="preserve"> best</w:t>
      </w:r>
      <w:r w:rsidR="00B67690">
        <w:rPr>
          <w:rFonts w:ascii="Cambria" w:hAnsi="Cambria"/>
          <w:sz w:val="28"/>
          <w:szCs w:val="28"/>
        </w:rPr>
        <w:t xml:space="preserve">, running her </w:t>
      </w:r>
      <w:r w:rsidR="00007654">
        <w:rPr>
          <w:rFonts w:ascii="Cambria" w:hAnsi="Cambria"/>
          <w:sz w:val="28"/>
          <w:szCs w:val="28"/>
        </w:rPr>
        <w:t xml:space="preserve">bubble </w:t>
      </w:r>
      <w:r w:rsidR="00B67690">
        <w:rPr>
          <w:rFonts w:ascii="Cambria" w:hAnsi="Cambria"/>
          <w:sz w:val="28"/>
          <w:szCs w:val="28"/>
        </w:rPr>
        <w:t xml:space="preserve">baths, </w:t>
      </w:r>
      <w:r w:rsidR="00FD2EF8">
        <w:rPr>
          <w:rFonts w:ascii="Cambria" w:hAnsi="Cambria"/>
          <w:sz w:val="28"/>
          <w:szCs w:val="28"/>
        </w:rPr>
        <w:t xml:space="preserve">bringing her tea </w:t>
      </w:r>
      <w:r w:rsidR="00B67690">
        <w:rPr>
          <w:rFonts w:ascii="Cambria" w:hAnsi="Cambria"/>
          <w:sz w:val="28"/>
          <w:szCs w:val="28"/>
        </w:rPr>
        <w:t xml:space="preserve">in bed </w:t>
      </w:r>
      <w:del w:id="13630" w:author="Daisy Watt" w:date="2026-06-22T19:49:00Z" w16du:dateUtc="2026-06-22T17:49:00Z">
        <w:r w:rsidR="00FD2EF8">
          <w:rPr>
            <w:rFonts w:ascii="Cambria" w:hAnsi="Cambria"/>
            <w:sz w:val="28"/>
            <w:szCs w:val="28"/>
          </w:rPr>
          <w:delText xml:space="preserve">when he was still here </w:delText>
        </w:r>
        <w:r w:rsidR="00564214">
          <w:rPr>
            <w:rFonts w:ascii="Cambria" w:hAnsi="Cambria"/>
            <w:sz w:val="28"/>
            <w:szCs w:val="28"/>
          </w:rPr>
          <w:delText>-</w:delText>
        </w:r>
      </w:del>
      <w:ins w:id="13631" w:author="Daisy Watt" w:date="2026-06-22T19:49:00Z" w16du:dateUtc="2026-06-22T17:49:00Z">
        <w:r w:rsidR="009366A8">
          <w:rPr>
            <w:rFonts w:ascii="Cambria" w:hAnsi="Cambria"/>
            <w:sz w:val="28"/>
            <w:szCs w:val="28"/>
          </w:rPr>
          <w:t>–</w:t>
        </w:r>
      </w:ins>
      <w:r w:rsidR="00FD2EF8">
        <w:rPr>
          <w:rFonts w:ascii="Cambria" w:hAnsi="Cambria"/>
          <w:sz w:val="28"/>
          <w:szCs w:val="28"/>
        </w:rPr>
        <w:t xml:space="preserve"> </w:t>
      </w:r>
      <w:del w:id="13632" w:author="Daisy Watt" w:date="2026-06-22T19:49:00Z" w16du:dateUtc="2026-06-22T17:49:00Z">
        <w:r w:rsidR="00FD2EF8" w:rsidDel="009366A8">
          <w:rPr>
            <w:rFonts w:ascii="Cambria" w:hAnsi="Cambria"/>
            <w:sz w:val="28"/>
            <w:szCs w:val="28"/>
          </w:rPr>
          <w:delText>H</w:delText>
        </w:r>
      </w:del>
      <w:ins w:id="13633" w:author="Daisy Watt" w:date="2026-06-22T19:49:00Z" w16du:dateUtc="2026-06-22T17:49:00Z">
        <w:r w:rsidR="009366A8">
          <w:rPr>
            <w:rFonts w:ascii="Cambria" w:hAnsi="Cambria"/>
            <w:sz w:val="28"/>
            <w:szCs w:val="28"/>
          </w:rPr>
          <w:t>h</w:t>
        </w:r>
      </w:ins>
      <w:r w:rsidR="00FD2EF8">
        <w:rPr>
          <w:rFonts w:ascii="Cambria" w:hAnsi="Cambria"/>
          <w:sz w:val="28"/>
          <w:szCs w:val="28"/>
        </w:rPr>
        <w:t>er eyes filled automatically</w:t>
      </w:r>
      <w:ins w:id="13634" w:author="Daisy Watt" w:date="2026-06-22T19:49:00Z" w16du:dateUtc="2026-06-22T17:49:00Z">
        <w:r w:rsidR="007F7D49">
          <w:rPr>
            <w:rFonts w:ascii="Cambria" w:hAnsi="Cambria"/>
            <w:sz w:val="28"/>
            <w:szCs w:val="28"/>
          </w:rPr>
          <w:t>,</w:t>
        </w:r>
      </w:ins>
      <w:r w:rsidR="00007654">
        <w:rPr>
          <w:rFonts w:ascii="Cambria" w:hAnsi="Cambria"/>
          <w:sz w:val="28"/>
          <w:szCs w:val="28"/>
        </w:rPr>
        <w:t xml:space="preserve"> as they did </w:t>
      </w:r>
      <w:ins w:id="13635" w:author="Claire S" w:date="2026-06-04T15:00:00Z" w16du:dateUtc="2026-06-04T14:00:00Z">
        <w:r w:rsidR="008B59F8">
          <w:rPr>
            <w:rFonts w:ascii="Cambria" w:hAnsi="Cambria"/>
            <w:sz w:val="28"/>
            <w:szCs w:val="28"/>
          </w:rPr>
          <w:t>every</w:t>
        </w:r>
      </w:ins>
      <w:del w:id="13636" w:author="Claire S" w:date="2026-06-04T15:00:00Z" w16du:dateUtc="2026-06-04T14:00:00Z">
        <w:r w:rsidR="00862B10" w:rsidDel="008B59F8">
          <w:rPr>
            <w:rFonts w:ascii="Cambria" w:hAnsi="Cambria"/>
            <w:sz w:val="28"/>
            <w:szCs w:val="28"/>
          </w:rPr>
          <w:delText>each</w:delText>
        </w:r>
      </w:del>
      <w:r w:rsidR="00007654">
        <w:rPr>
          <w:rFonts w:ascii="Cambria" w:hAnsi="Cambria"/>
          <w:sz w:val="28"/>
          <w:szCs w:val="28"/>
        </w:rPr>
        <w:t xml:space="preserve"> time she thought of him</w:t>
      </w:r>
      <w:r w:rsidR="00FD2EF8">
        <w:rPr>
          <w:rFonts w:ascii="Cambria" w:hAnsi="Cambria"/>
          <w:sz w:val="28"/>
          <w:szCs w:val="28"/>
        </w:rPr>
        <w:t>.</w:t>
      </w:r>
      <w:r w:rsidR="00097516">
        <w:rPr>
          <w:rFonts w:ascii="Cambria" w:hAnsi="Cambria"/>
          <w:sz w:val="28"/>
          <w:szCs w:val="28"/>
        </w:rPr>
        <w:t xml:space="preserve"> </w:t>
      </w:r>
    </w:p>
    <w:p w14:paraId="6677CAF5" w14:textId="6DECD467" w:rsidR="00097516" w:rsidRDefault="00564214" w:rsidP="004737E5">
      <w:pPr>
        <w:spacing w:line="360" w:lineRule="auto"/>
        <w:ind w:firstLine="720"/>
        <w:contextualSpacing/>
        <w:rPr>
          <w:ins w:id="13637" w:author="Claire S" w:date="2026-05-20T10:33:00Z" w16du:dateUtc="2026-05-20T09:33:00Z"/>
          <w:rFonts w:ascii="Cambria" w:hAnsi="Cambria"/>
          <w:sz w:val="28"/>
          <w:szCs w:val="28"/>
        </w:rPr>
      </w:pPr>
      <w:del w:id="13638" w:author="Daisy Watt" w:date="2026-06-22T19:50:00Z" w16du:dateUtc="2026-06-22T17:50:00Z">
        <w:r>
          <w:rPr>
            <w:rFonts w:ascii="Cambria" w:hAnsi="Cambria"/>
            <w:sz w:val="28"/>
            <w:szCs w:val="28"/>
          </w:rPr>
          <w:delText>‘</w:delText>
        </w:r>
      </w:del>
      <w:r w:rsidR="00097516" w:rsidRPr="008E7719">
        <w:rPr>
          <w:rFonts w:ascii="Cambria" w:hAnsi="Cambria"/>
          <w:i/>
          <w:iCs/>
          <w:sz w:val="28"/>
          <w:szCs w:val="28"/>
        </w:rPr>
        <w:t>Savannah!</w:t>
      </w:r>
      <w:del w:id="13639" w:author="Daisy Watt" w:date="2026-06-22T19:50:00Z" w16du:dateUtc="2026-06-22T17:50:00Z">
        <w:r w:rsidR="00FD2EF8">
          <w:rPr>
            <w:rFonts w:ascii="Cambria" w:hAnsi="Cambria"/>
            <w:i/>
            <w:iCs/>
            <w:sz w:val="28"/>
            <w:szCs w:val="28"/>
          </w:rPr>
          <w:delText>’</w:delText>
        </w:r>
      </w:del>
      <w:r w:rsidR="00FD2EF8">
        <w:rPr>
          <w:rFonts w:ascii="Cambria" w:hAnsi="Cambria"/>
          <w:i/>
          <w:iCs/>
          <w:sz w:val="28"/>
          <w:szCs w:val="28"/>
        </w:rPr>
        <w:t xml:space="preserve"> </w:t>
      </w:r>
      <w:del w:id="13640" w:author="Daisy Watt" w:date="2026-06-22T19:51:00Z" w16du:dateUtc="2026-06-22T17:51:00Z">
        <w:r w:rsidR="00FD2EF8" w:rsidRPr="00FD2EF8" w:rsidDel="004142E0">
          <w:rPr>
            <w:rFonts w:ascii="Cambria" w:hAnsi="Cambria"/>
            <w:sz w:val="28"/>
            <w:szCs w:val="28"/>
          </w:rPr>
          <w:delText>s</w:delText>
        </w:r>
      </w:del>
      <w:ins w:id="13641" w:author="Daisy Watt" w:date="2026-06-22T19:51:00Z" w16du:dateUtc="2026-06-22T17:51:00Z">
        <w:r w:rsidR="004142E0">
          <w:rPr>
            <w:rFonts w:ascii="Cambria" w:hAnsi="Cambria"/>
            <w:sz w:val="28"/>
            <w:szCs w:val="28"/>
          </w:rPr>
          <w:t>S</w:t>
        </w:r>
      </w:ins>
      <w:r w:rsidR="00FD2EF8" w:rsidRPr="00FD2EF8">
        <w:rPr>
          <w:rFonts w:ascii="Cambria" w:hAnsi="Cambria"/>
          <w:sz w:val="28"/>
          <w:szCs w:val="28"/>
        </w:rPr>
        <w:t xml:space="preserve">he bit </w:t>
      </w:r>
      <w:r>
        <w:rPr>
          <w:rFonts w:ascii="Cambria" w:hAnsi="Cambria"/>
          <w:sz w:val="28"/>
          <w:szCs w:val="28"/>
        </w:rPr>
        <w:t xml:space="preserve">down on </w:t>
      </w:r>
      <w:r w:rsidR="00FD2EF8" w:rsidRPr="00FD2EF8">
        <w:rPr>
          <w:rFonts w:ascii="Cambria" w:hAnsi="Cambria"/>
          <w:sz w:val="28"/>
          <w:szCs w:val="28"/>
        </w:rPr>
        <w:t>her lip</w:t>
      </w:r>
      <w:ins w:id="13642" w:author="Daisy Watt" w:date="2026-06-22T19:50:00Z" w16du:dateUtc="2026-06-22T17:50:00Z">
        <w:r w:rsidR="00FB4631">
          <w:rPr>
            <w:rFonts w:ascii="Cambria" w:hAnsi="Cambria"/>
            <w:sz w:val="28"/>
            <w:szCs w:val="28"/>
          </w:rPr>
          <w:t xml:space="preserve"> and told herself</w:t>
        </w:r>
      </w:ins>
      <w:r w:rsidR="00FD2EF8">
        <w:rPr>
          <w:rFonts w:ascii="Cambria" w:hAnsi="Cambria"/>
          <w:i/>
          <w:iCs/>
          <w:sz w:val="28"/>
          <w:szCs w:val="28"/>
        </w:rPr>
        <w:t xml:space="preserve">, </w:t>
      </w:r>
      <w:ins w:id="13643" w:author="Daisy Watt" w:date="2026-06-22T19:50:00Z" w16du:dateUtc="2026-06-22T17:50:00Z">
        <w:r w:rsidR="00FB4631">
          <w:rPr>
            <w:rFonts w:ascii="Cambria" w:hAnsi="Cambria"/>
            <w:i/>
            <w:iCs/>
            <w:sz w:val="28"/>
            <w:szCs w:val="28"/>
          </w:rPr>
          <w:t>d</w:t>
        </w:r>
      </w:ins>
      <w:del w:id="13644" w:author="Daisy Watt" w:date="2026-06-22T19:50:00Z" w16du:dateUtc="2026-06-22T17:50:00Z">
        <w:r w:rsidR="00FD2EF8">
          <w:rPr>
            <w:rFonts w:ascii="Cambria" w:hAnsi="Cambria"/>
            <w:i/>
            <w:iCs/>
            <w:sz w:val="28"/>
            <w:szCs w:val="28"/>
          </w:rPr>
          <w:delText>‘</w:delText>
        </w:r>
        <w:r w:rsidR="00097516" w:rsidRPr="008E7719">
          <w:rPr>
            <w:rFonts w:ascii="Cambria" w:hAnsi="Cambria"/>
            <w:i/>
            <w:iCs/>
            <w:sz w:val="28"/>
            <w:szCs w:val="28"/>
          </w:rPr>
          <w:delText>D</w:delText>
        </w:r>
      </w:del>
      <w:r w:rsidR="00097516" w:rsidRPr="008E7719">
        <w:rPr>
          <w:rFonts w:ascii="Cambria" w:hAnsi="Cambria"/>
          <w:i/>
          <w:iCs/>
          <w:sz w:val="28"/>
          <w:szCs w:val="28"/>
        </w:rPr>
        <w:t>on’t cry again</w:t>
      </w:r>
      <w:r w:rsidR="003B3B91">
        <w:rPr>
          <w:rFonts w:ascii="Cambria" w:hAnsi="Cambria"/>
          <w:i/>
          <w:iCs/>
          <w:sz w:val="28"/>
          <w:szCs w:val="28"/>
        </w:rPr>
        <w:t>.</w:t>
      </w:r>
      <w:r w:rsidR="00097516">
        <w:rPr>
          <w:rFonts w:ascii="Cambria" w:hAnsi="Cambria"/>
          <w:sz w:val="28"/>
          <w:szCs w:val="28"/>
        </w:rPr>
        <w:t xml:space="preserve"> If she did, she’d be red-eyed all day</w:t>
      </w:r>
      <w:del w:id="13645" w:author="Daisy Watt" w:date="2026-06-22T19:51:00Z" w16du:dateUtc="2026-06-22T17:51:00Z">
        <w:r w:rsidR="00FF3E0E">
          <w:rPr>
            <w:rFonts w:ascii="Cambria" w:hAnsi="Cambria"/>
            <w:sz w:val="28"/>
            <w:szCs w:val="28"/>
          </w:rPr>
          <w:delText>,</w:delText>
        </w:r>
        <w:r w:rsidR="00862B10">
          <w:rPr>
            <w:rFonts w:ascii="Cambria" w:hAnsi="Cambria"/>
            <w:sz w:val="28"/>
            <w:szCs w:val="28"/>
          </w:rPr>
          <w:delText xml:space="preserve"> and </w:delText>
        </w:r>
      </w:del>
      <w:ins w:id="13646" w:author="Claire S" w:date="2026-06-04T15:01:00Z" w16du:dateUtc="2026-06-04T14:01:00Z">
        <w:del w:id="13647" w:author="Daisy Watt" w:date="2026-06-22T19:51:00Z" w16du:dateUtc="2026-06-22T17:51:00Z">
          <w:r w:rsidR="00247A1B">
            <w:rPr>
              <w:rFonts w:ascii="Cambria" w:hAnsi="Cambria"/>
              <w:sz w:val="28"/>
              <w:szCs w:val="28"/>
            </w:rPr>
            <w:delText xml:space="preserve">both </w:delText>
          </w:r>
        </w:del>
      </w:ins>
      <w:del w:id="13648" w:author="Daisy Watt" w:date="2026-06-22T19:51:00Z" w16du:dateUtc="2026-06-22T17:51:00Z">
        <w:r w:rsidR="00862B10" w:rsidDel="00247A1B">
          <w:rPr>
            <w:rFonts w:ascii="Cambria" w:hAnsi="Cambria"/>
            <w:sz w:val="28"/>
            <w:szCs w:val="28"/>
          </w:rPr>
          <w:delText xml:space="preserve">the one thing </w:delText>
        </w:r>
        <w:r w:rsidR="00862B10">
          <w:rPr>
            <w:rFonts w:ascii="Cambria" w:hAnsi="Cambria"/>
            <w:sz w:val="28"/>
            <w:szCs w:val="28"/>
          </w:rPr>
          <w:delText>her mother</w:delText>
        </w:r>
      </w:del>
      <w:ins w:id="13649" w:author="Claire S" w:date="2026-06-04T15:01:00Z" w16du:dateUtc="2026-06-04T14:01:00Z">
        <w:del w:id="13650" w:author="Daisy Watt" w:date="2026-06-22T19:51:00Z" w16du:dateUtc="2026-06-22T17:51:00Z">
          <w:r w:rsidR="00247A1B">
            <w:rPr>
              <w:rFonts w:ascii="Cambria" w:hAnsi="Cambria"/>
              <w:sz w:val="28"/>
              <w:szCs w:val="28"/>
            </w:rPr>
            <w:delText xml:space="preserve"> and the school matron</w:delText>
          </w:r>
        </w:del>
      </w:ins>
      <w:del w:id="13651" w:author="Daisy Watt" w:date="2026-06-22T19:51:00Z" w16du:dateUtc="2026-06-22T17:51:00Z">
        <w:r w:rsidR="00862B10">
          <w:rPr>
            <w:rFonts w:ascii="Cambria" w:hAnsi="Cambria"/>
            <w:sz w:val="28"/>
            <w:szCs w:val="28"/>
          </w:rPr>
          <w:delText xml:space="preserve"> had taught her </w:delText>
        </w:r>
        <w:r w:rsidR="00862B10" w:rsidDel="00247A1B">
          <w:rPr>
            <w:rFonts w:ascii="Cambria" w:hAnsi="Cambria"/>
            <w:sz w:val="28"/>
            <w:szCs w:val="28"/>
          </w:rPr>
          <w:delText xml:space="preserve">was </w:delText>
        </w:r>
        <w:r w:rsidR="00862B10">
          <w:rPr>
            <w:rFonts w:ascii="Cambria" w:hAnsi="Cambria"/>
            <w:sz w:val="28"/>
            <w:szCs w:val="28"/>
          </w:rPr>
          <w:delText>to stay immaculate</w:delText>
        </w:r>
        <w:r w:rsidR="003B3B91">
          <w:rPr>
            <w:rFonts w:ascii="Cambria" w:hAnsi="Cambria"/>
            <w:sz w:val="28"/>
            <w:szCs w:val="28"/>
          </w:rPr>
          <w:delText>,</w:delText>
        </w:r>
        <w:r w:rsidR="00862B10">
          <w:rPr>
            <w:rFonts w:ascii="Cambria" w:hAnsi="Cambria"/>
            <w:sz w:val="28"/>
            <w:szCs w:val="28"/>
          </w:rPr>
          <w:delText xml:space="preserve"> </w:delText>
        </w:r>
        <w:r w:rsidR="00DC5067">
          <w:rPr>
            <w:rFonts w:ascii="Cambria" w:hAnsi="Cambria"/>
            <w:sz w:val="28"/>
            <w:szCs w:val="28"/>
          </w:rPr>
          <w:delText>always</w:delText>
        </w:r>
      </w:del>
      <w:r w:rsidR="00862B10">
        <w:rPr>
          <w:rFonts w:ascii="Cambria" w:hAnsi="Cambria"/>
          <w:sz w:val="28"/>
          <w:szCs w:val="28"/>
        </w:rPr>
        <w:t xml:space="preserve">. </w:t>
      </w:r>
      <w:r w:rsidR="00DC5067">
        <w:rPr>
          <w:rFonts w:ascii="Cambria" w:hAnsi="Cambria"/>
          <w:sz w:val="28"/>
          <w:szCs w:val="28"/>
        </w:rPr>
        <w:t>B</w:t>
      </w:r>
      <w:r w:rsidR="00281410">
        <w:rPr>
          <w:rFonts w:ascii="Cambria" w:hAnsi="Cambria"/>
          <w:sz w:val="28"/>
          <w:szCs w:val="28"/>
        </w:rPr>
        <w:t>linking back tears</w:t>
      </w:r>
      <w:r w:rsidR="00097516">
        <w:rPr>
          <w:rFonts w:ascii="Cambria" w:hAnsi="Cambria"/>
          <w:sz w:val="28"/>
          <w:szCs w:val="28"/>
        </w:rPr>
        <w:t xml:space="preserve">, </w:t>
      </w:r>
      <w:r w:rsidR="00862B10">
        <w:rPr>
          <w:rFonts w:ascii="Cambria" w:hAnsi="Cambria"/>
          <w:sz w:val="28"/>
          <w:szCs w:val="28"/>
        </w:rPr>
        <w:t>Savannah</w:t>
      </w:r>
      <w:r w:rsidR="00097516">
        <w:rPr>
          <w:rFonts w:ascii="Cambria" w:hAnsi="Cambria"/>
          <w:sz w:val="28"/>
          <w:szCs w:val="28"/>
        </w:rPr>
        <w:t xml:space="preserve"> </w:t>
      </w:r>
      <w:r w:rsidR="00D80F47">
        <w:rPr>
          <w:rFonts w:ascii="Cambria" w:hAnsi="Cambria"/>
          <w:sz w:val="28"/>
          <w:szCs w:val="28"/>
        </w:rPr>
        <w:t>cocoon</w:t>
      </w:r>
      <w:r w:rsidR="00007654">
        <w:rPr>
          <w:rFonts w:ascii="Cambria" w:hAnsi="Cambria"/>
          <w:sz w:val="28"/>
          <w:szCs w:val="28"/>
        </w:rPr>
        <w:t>ed her</w:t>
      </w:r>
      <w:r w:rsidR="00D80F47">
        <w:rPr>
          <w:rFonts w:ascii="Cambria" w:hAnsi="Cambria"/>
          <w:sz w:val="28"/>
          <w:szCs w:val="28"/>
        </w:rPr>
        <w:t>self in</w:t>
      </w:r>
      <w:del w:id="13652" w:author="Claire S" w:date="2026-05-20T11:22:00Z" w16du:dateUtc="2026-05-20T10:22:00Z">
        <w:r w:rsidR="00D80F47" w:rsidDel="00611B78">
          <w:rPr>
            <w:rFonts w:ascii="Cambria" w:hAnsi="Cambria"/>
            <w:sz w:val="28"/>
            <w:szCs w:val="28"/>
          </w:rPr>
          <w:delText>to</w:delText>
        </w:r>
      </w:del>
      <w:r w:rsidR="00D80F47">
        <w:rPr>
          <w:rFonts w:ascii="Cambria" w:hAnsi="Cambria"/>
          <w:sz w:val="28"/>
          <w:szCs w:val="28"/>
        </w:rPr>
        <w:t xml:space="preserve"> her</w:t>
      </w:r>
      <w:r w:rsidR="00097516">
        <w:rPr>
          <w:rFonts w:ascii="Cambria" w:hAnsi="Cambria"/>
          <w:sz w:val="28"/>
          <w:szCs w:val="28"/>
        </w:rPr>
        <w:t xml:space="preserve"> goose-feather duvet</w:t>
      </w:r>
      <w:r w:rsidR="00FD2EF8">
        <w:rPr>
          <w:rFonts w:ascii="Cambria" w:hAnsi="Cambria"/>
          <w:sz w:val="28"/>
          <w:szCs w:val="28"/>
        </w:rPr>
        <w:t>,</w:t>
      </w:r>
      <w:r w:rsidR="00097516">
        <w:rPr>
          <w:rFonts w:ascii="Cambria" w:hAnsi="Cambria"/>
          <w:sz w:val="28"/>
          <w:szCs w:val="28"/>
        </w:rPr>
        <w:t xml:space="preserve"> hoping Maria would read her mind and bring her a coffee</w:t>
      </w:r>
      <w:r w:rsidR="00B44D82">
        <w:rPr>
          <w:rFonts w:ascii="Cambria" w:hAnsi="Cambria"/>
          <w:sz w:val="28"/>
          <w:szCs w:val="28"/>
        </w:rPr>
        <w:t xml:space="preserve"> </w:t>
      </w:r>
      <w:r w:rsidR="00D80F47">
        <w:rPr>
          <w:rFonts w:ascii="Cambria" w:hAnsi="Cambria"/>
          <w:sz w:val="28"/>
          <w:szCs w:val="28"/>
        </w:rPr>
        <w:t>in bed</w:t>
      </w:r>
      <w:r w:rsidR="00097516">
        <w:rPr>
          <w:rFonts w:ascii="Cambria" w:hAnsi="Cambria"/>
          <w:sz w:val="28"/>
          <w:szCs w:val="28"/>
        </w:rPr>
        <w:t xml:space="preserve">.  </w:t>
      </w:r>
    </w:p>
    <w:p w14:paraId="63114575" w14:textId="71123FDF" w:rsidR="00113844" w:rsidRDefault="008F01D2" w:rsidP="008F01D2">
      <w:pPr>
        <w:spacing w:line="360" w:lineRule="auto"/>
        <w:ind w:firstLine="720"/>
        <w:contextualSpacing/>
        <w:rPr>
          <w:ins w:id="13653" w:author="Claire S" w:date="2026-06-04T15:49:00Z" w16du:dateUtc="2026-06-04T14:49:00Z"/>
          <w:rFonts w:ascii="Cambria" w:hAnsi="Cambria"/>
          <w:sz w:val="28"/>
          <w:szCs w:val="28"/>
        </w:rPr>
      </w:pPr>
      <w:ins w:id="13654" w:author="Claire S" w:date="2026-05-20T10:43:00Z" w16du:dateUtc="2026-05-20T09:43:00Z">
        <w:r>
          <w:rPr>
            <w:rFonts w:ascii="Cambria" w:hAnsi="Cambria"/>
            <w:sz w:val="28"/>
            <w:szCs w:val="28"/>
          </w:rPr>
          <w:t xml:space="preserve">She was drifting off again </w:t>
        </w:r>
        <w:r w:rsidRPr="00BB033E">
          <w:rPr>
            <w:rFonts w:ascii="Cambria" w:hAnsi="Cambria"/>
            <w:sz w:val="28"/>
            <w:szCs w:val="28"/>
          </w:rPr>
          <w:t>when</w:t>
        </w:r>
      </w:ins>
      <w:ins w:id="13655" w:author="Daisy Watt" w:date="2026-06-22T19:52:00Z" w16du:dateUtc="2026-06-22T17:52:00Z">
        <w:r w:rsidR="000A3D3E" w:rsidRPr="00BB033E">
          <w:rPr>
            <w:rFonts w:ascii="Cambria" w:hAnsi="Cambria"/>
            <w:sz w:val="28"/>
            <w:szCs w:val="28"/>
            <w:rPrChange w:id="13656" w:author="Claire S" w:date="2026-07-28T10:30:00Z" w16du:dateUtc="2026-07-28T09:30:00Z">
              <w:rPr>
                <w:rFonts w:ascii="Cambria" w:hAnsi="Cambria"/>
                <w:sz w:val="28"/>
                <w:szCs w:val="28"/>
                <w:highlight w:val="yellow"/>
              </w:rPr>
            </w:rPrChange>
          </w:rPr>
          <w:t xml:space="preserve"> </w:t>
        </w:r>
      </w:ins>
      <w:ins w:id="13657" w:author="Claire S" w:date="2026-05-20T10:44:00Z" w16du:dateUtc="2026-05-20T09:44:00Z">
        <w:del w:id="13658" w:author="Daisy Watt" w:date="2026-06-22T19:52:00Z" w16du:dateUtc="2026-06-22T17:52:00Z">
          <w:r w:rsidR="00D2237C" w:rsidRPr="00BB033E">
            <w:rPr>
              <w:rFonts w:ascii="Cambria" w:hAnsi="Cambria"/>
              <w:sz w:val="28"/>
              <w:szCs w:val="28"/>
            </w:rPr>
            <w:delText>,</w:delText>
          </w:r>
        </w:del>
      </w:ins>
      <w:ins w:id="13659" w:author="Claire S" w:date="2026-05-20T10:43:00Z" w16du:dateUtc="2026-05-20T09:43:00Z">
        <w:del w:id="13660" w:author="Daisy Watt" w:date="2026-06-22T19:52:00Z" w16du:dateUtc="2026-06-22T17:52:00Z">
          <w:r w:rsidRPr="00BB033E">
            <w:rPr>
              <w:rFonts w:ascii="Cambria" w:hAnsi="Cambria"/>
              <w:sz w:val="28"/>
              <w:szCs w:val="28"/>
            </w:rPr>
            <w:delText xml:space="preserve"> w</w:delText>
          </w:r>
        </w:del>
      </w:ins>
      <w:ins w:id="13661" w:author="Claire S" w:date="2026-05-20T10:41:00Z" w16du:dateUtc="2026-05-20T09:41:00Z">
        <w:del w:id="13662" w:author="Daisy Watt" w:date="2026-06-22T19:52:00Z" w16du:dateUtc="2026-06-22T17:52:00Z">
          <w:r w:rsidR="002D707E" w:rsidRPr="00BB033E">
            <w:rPr>
              <w:rFonts w:ascii="Cambria" w:hAnsi="Cambria"/>
              <w:sz w:val="28"/>
              <w:szCs w:val="28"/>
            </w:rPr>
            <w:delText xml:space="preserve">ith a jolt, </w:delText>
          </w:r>
        </w:del>
        <w:r w:rsidR="002D707E" w:rsidRPr="00BB033E">
          <w:rPr>
            <w:rFonts w:ascii="Cambria" w:hAnsi="Cambria"/>
            <w:sz w:val="28"/>
            <w:szCs w:val="28"/>
          </w:rPr>
          <w:t>s</w:t>
        </w:r>
      </w:ins>
      <w:ins w:id="13663" w:author="Claire S" w:date="2026-05-20T10:33:00Z" w16du:dateUtc="2026-05-20T09:33:00Z">
        <w:r w:rsidR="00E55A52">
          <w:rPr>
            <w:rFonts w:ascii="Cambria" w:hAnsi="Cambria"/>
            <w:sz w:val="28"/>
            <w:szCs w:val="28"/>
          </w:rPr>
          <w:t>he remembered her late</w:t>
        </w:r>
      </w:ins>
      <w:ins w:id="13664" w:author="Claire S" w:date="2026-05-20T11:43:00Z" w16du:dateUtc="2026-05-20T10:43:00Z">
        <w:r w:rsidR="00B16478">
          <w:rPr>
            <w:rFonts w:ascii="Cambria" w:hAnsi="Cambria"/>
            <w:sz w:val="28"/>
            <w:szCs w:val="28"/>
          </w:rPr>
          <w:t>-</w:t>
        </w:r>
      </w:ins>
      <w:ins w:id="13665" w:author="Claire S" w:date="2026-05-20T10:33:00Z" w16du:dateUtc="2026-05-20T09:33:00Z">
        <w:r w:rsidR="00E55A52">
          <w:rPr>
            <w:rFonts w:ascii="Cambria" w:hAnsi="Cambria"/>
            <w:sz w:val="28"/>
            <w:szCs w:val="28"/>
          </w:rPr>
          <w:t xml:space="preserve">night </w:t>
        </w:r>
      </w:ins>
      <w:ins w:id="13666" w:author="Claire S" w:date="2026-08-04T12:50:00Z" w16du:dateUtc="2026-08-04T11:50:00Z">
        <w:r w:rsidR="00884572">
          <w:rPr>
            <w:rFonts w:ascii="Cambria" w:hAnsi="Cambria"/>
            <w:sz w:val="28"/>
            <w:szCs w:val="28"/>
          </w:rPr>
          <w:t>niggle</w:t>
        </w:r>
      </w:ins>
      <w:ins w:id="13667" w:author="Claire S" w:date="2026-05-20T10:41:00Z" w16du:dateUtc="2026-05-20T09:41:00Z">
        <w:r w:rsidR="002D707E">
          <w:rPr>
            <w:rFonts w:ascii="Cambria" w:hAnsi="Cambria"/>
            <w:sz w:val="28"/>
            <w:szCs w:val="28"/>
          </w:rPr>
          <w:t xml:space="preserve"> about Jackson</w:t>
        </w:r>
      </w:ins>
      <w:ins w:id="13668" w:author="Claire S" w:date="2026-05-20T10:43:00Z" w16du:dateUtc="2026-05-20T09:43:00Z">
        <w:r>
          <w:rPr>
            <w:rFonts w:ascii="Cambria" w:hAnsi="Cambria"/>
            <w:sz w:val="28"/>
            <w:szCs w:val="28"/>
          </w:rPr>
          <w:t xml:space="preserve">.  </w:t>
        </w:r>
      </w:ins>
      <w:ins w:id="13669" w:author="Claire S" w:date="2026-05-20T10:44:00Z" w16du:dateUtc="2026-05-20T09:44:00Z">
        <w:r w:rsidR="00D2237C">
          <w:rPr>
            <w:rFonts w:ascii="Cambria" w:hAnsi="Cambria"/>
            <w:sz w:val="28"/>
            <w:szCs w:val="28"/>
          </w:rPr>
          <w:t xml:space="preserve">Sitting up, </w:t>
        </w:r>
      </w:ins>
      <w:ins w:id="13670" w:author="Claire S" w:date="2026-05-20T10:43:00Z" w16du:dateUtc="2026-05-20T09:43:00Z">
        <w:r>
          <w:rPr>
            <w:rFonts w:ascii="Cambria" w:hAnsi="Cambria"/>
            <w:sz w:val="28"/>
            <w:szCs w:val="28"/>
          </w:rPr>
          <w:t xml:space="preserve">Savannah </w:t>
        </w:r>
      </w:ins>
      <w:ins w:id="13671" w:author="Claire S" w:date="2026-06-04T15:01:00Z" w16du:dateUtc="2026-06-04T14:01:00Z">
        <w:r w:rsidR="00247A1B">
          <w:rPr>
            <w:rFonts w:ascii="Cambria" w:hAnsi="Cambria"/>
            <w:sz w:val="28"/>
            <w:szCs w:val="28"/>
          </w:rPr>
          <w:t xml:space="preserve">reached for her phone and rang </w:t>
        </w:r>
      </w:ins>
      <w:ins w:id="13672" w:author="Claire S" w:date="2026-08-04T12:50:00Z" w16du:dateUtc="2026-08-04T11:50:00Z">
        <w:r w:rsidR="00884572">
          <w:rPr>
            <w:rFonts w:ascii="Cambria" w:hAnsi="Cambria"/>
            <w:sz w:val="28"/>
            <w:szCs w:val="28"/>
          </w:rPr>
          <w:t>hi</w:t>
        </w:r>
      </w:ins>
      <w:ins w:id="13673" w:author="Claire S" w:date="2026-08-04T12:51:00Z" w16du:dateUtc="2026-08-04T11:51:00Z">
        <w:r w:rsidR="00884572">
          <w:rPr>
            <w:rFonts w:ascii="Cambria" w:hAnsi="Cambria"/>
            <w:sz w:val="28"/>
            <w:szCs w:val="28"/>
          </w:rPr>
          <w:t>s</w:t>
        </w:r>
      </w:ins>
      <w:ins w:id="13674" w:author="Claire S" w:date="2026-06-04T15:01:00Z" w16du:dateUtc="2026-06-04T14:01:00Z">
        <w:r w:rsidR="00247A1B">
          <w:rPr>
            <w:rFonts w:ascii="Cambria" w:hAnsi="Cambria"/>
            <w:sz w:val="28"/>
            <w:szCs w:val="28"/>
          </w:rPr>
          <w:t xml:space="preserve"> </w:t>
        </w:r>
      </w:ins>
      <w:ins w:id="13675" w:author="Claire S" w:date="2026-05-20T11:43:00Z" w16du:dateUtc="2026-05-20T10:43:00Z">
        <w:r w:rsidR="00B16478">
          <w:rPr>
            <w:rFonts w:ascii="Cambria" w:hAnsi="Cambria"/>
            <w:sz w:val="28"/>
            <w:szCs w:val="28"/>
          </w:rPr>
          <w:t>number</w:t>
        </w:r>
      </w:ins>
      <w:ins w:id="13676" w:author="Claire S" w:date="2026-06-04T15:01:00Z" w16du:dateUtc="2026-06-04T14:01:00Z">
        <w:r w:rsidR="00247A1B">
          <w:rPr>
            <w:rFonts w:ascii="Cambria" w:hAnsi="Cambria"/>
            <w:sz w:val="28"/>
            <w:szCs w:val="28"/>
          </w:rPr>
          <w:t xml:space="preserve">.  </w:t>
        </w:r>
      </w:ins>
      <w:ins w:id="13677" w:author="Claire S" w:date="2026-08-04T12:51:00Z" w16du:dateUtc="2026-08-04T11:51:00Z">
        <w:r w:rsidR="00884572">
          <w:rPr>
            <w:rFonts w:ascii="Cambria" w:hAnsi="Cambria"/>
            <w:sz w:val="28"/>
            <w:szCs w:val="28"/>
          </w:rPr>
          <w:t xml:space="preserve">Getting </w:t>
        </w:r>
      </w:ins>
      <w:ins w:id="13678" w:author="Claire S" w:date="2026-06-04T15:49:00Z" w16du:dateUtc="2026-06-04T14:49:00Z">
        <w:r w:rsidR="00474674">
          <w:rPr>
            <w:rFonts w:ascii="Cambria" w:hAnsi="Cambria"/>
            <w:sz w:val="28"/>
            <w:szCs w:val="28"/>
          </w:rPr>
          <w:t>his</w:t>
        </w:r>
      </w:ins>
      <w:ins w:id="13679" w:author="Claire S" w:date="2026-05-20T10:44:00Z" w16du:dateUtc="2026-05-20T09:44:00Z">
        <w:r w:rsidR="00D2237C">
          <w:rPr>
            <w:rFonts w:ascii="Cambria" w:hAnsi="Cambria"/>
            <w:sz w:val="28"/>
            <w:szCs w:val="28"/>
          </w:rPr>
          <w:t xml:space="preserve"> voicemail, she left a message</w:t>
        </w:r>
      </w:ins>
      <w:ins w:id="13680" w:author="Claire S" w:date="2026-06-04T15:02:00Z" w16du:dateUtc="2026-06-04T14:02:00Z">
        <w:r w:rsidR="00247A1B">
          <w:rPr>
            <w:rFonts w:ascii="Cambria" w:hAnsi="Cambria"/>
            <w:sz w:val="28"/>
            <w:szCs w:val="28"/>
          </w:rPr>
          <w:t>,</w:t>
        </w:r>
      </w:ins>
      <w:ins w:id="13681" w:author="Claire S" w:date="2026-05-20T10:44:00Z" w16du:dateUtc="2026-05-20T09:44:00Z">
        <w:r w:rsidR="00D2237C">
          <w:rPr>
            <w:rFonts w:ascii="Cambria" w:hAnsi="Cambria"/>
            <w:sz w:val="28"/>
            <w:szCs w:val="28"/>
          </w:rPr>
          <w:t xml:space="preserve"> asking him to call</w:t>
        </w:r>
      </w:ins>
      <w:ins w:id="13682" w:author="Claire S" w:date="2026-05-20T11:22:00Z" w16du:dateUtc="2026-05-20T10:22:00Z">
        <w:r w:rsidR="005A71C1">
          <w:rPr>
            <w:rFonts w:ascii="Cambria" w:hAnsi="Cambria"/>
            <w:sz w:val="28"/>
            <w:szCs w:val="28"/>
          </w:rPr>
          <w:t xml:space="preserve"> </w:t>
        </w:r>
      </w:ins>
      <w:ins w:id="13683" w:author="Claire S" w:date="2026-06-04T15:02:00Z" w16du:dateUtc="2026-06-04T14:02:00Z">
        <w:r w:rsidR="00247A1B">
          <w:rPr>
            <w:rFonts w:ascii="Cambria" w:hAnsi="Cambria"/>
            <w:sz w:val="28"/>
            <w:szCs w:val="28"/>
          </w:rPr>
          <w:t>back i</w:t>
        </w:r>
      </w:ins>
      <w:ins w:id="13684" w:author="Claire S" w:date="2026-05-22T14:55:00Z" w16du:dateUtc="2026-05-22T13:55:00Z">
        <w:r w:rsidR="00AF35D3">
          <w:rPr>
            <w:rFonts w:ascii="Cambria" w:hAnsi="Cambria"/>
            <w:sz w:val="28"/>
            <w:szCs w:val="28"/>
          </w:rPr>
          <w:t>mmediate</w:t>
        </w:r>
      </w:ins>
      <w:ins w:id="13685" w:author="Claire S" w:date="2026-05-20T11:22:00Z" w16du:dateUtc="2026-05-20T10:22:00Z">
        <w:r w:rsidR="005A71C1">
          <w:rPr>
            <w:rFonts w:ascii="Cambria" w:hAnsi="Cambria"/>
            <w:sz w:val="28"/>
            <w:szCs w:val="28"/>
          </w:rPr>
          <w:t>ly</w:t>
        </w:r>
      </w:ins>
      <w:ins w:id="13686" w:author="Claire S" w:date="2026-05-20T10:41:00Z" w16du:dateUtc="2026-05-20T09:41:00Z">
        <w:r w:rsidR="002D707E">
          <w:rPr>
            <w:rFonts w:ascii="Cambria" w:hAnsi="Cambria"/>
            <w:sz w:val="28"/>
            <w:szCs w:val="28"/>
          </w:rPr>
          <w:t xml:space="preserve">.  </w:t>
        </w:r>
      </w:ins>
    </w:p>
    <w:p w14:paraId="58F3B090" w14:textId="0452CABF" w:rsidR="00E55A52" w:rsidDel="002D707E" w:rsidRDefault="002C5184">
      <w:pPr>
        <w:spacing w:line="360" w:lineRule="auto"/>
        <w:ind w:firstLine="720"/>
        <w:contextualSpacing/>
        <w:rPr>
          <w:del w:id="13687" w:author="Claire S" w:date="2026-05-20T10:41:00Z" w16du:dateUtc="2026-05-20T09:41:00Z"/>
          <w:rFonts w:ascii="Cambria" w:hAnsi="Cambria"/>
          <w:sz w:val="28"/>
          <w:szCs w:val="28"/>
        </w:rPr>
      </w:pPr>
      <w:ins w:id="13688" w:author="Claire S" w:date="2026-06-05T08:44:00Z" w16du:dateUtc="2026-06-05T07:44:00Z">
        <w:r w:rsidRPr="00BB033E">
          <w:rPr>
            <w:rFonts w:ascii="Cambria" w:hAnsi="Cambria"/>
            <w:sz w:val="28"/>
            <w:szCs w:val="28"/>
          </w:rPr>
          <w:t>With a jolt, s</w:t>
        </w:r>
      </w:ins>
      <w:ins w:id="13689" w:author="Claire S" w:date="2026-06-04T15:49:00Z" w16du:dateUtc="2026-06-04T14:49:00Z">
        <w:r w:rsidR="00113844" w:rsidRPr="00BB033E">
          <w:rPr>
            <w:rFonts w:ascii="Cambria" w:hAnsi="Cambria"/>
            <w:sz w:val="28"/>
            <w:szCs w:val="28"/>
          </w:rPr>
          <w:t>he</w:t>
        </w:r>
        <w:r w:rsidR="00113844">
          <w:rPr>
            <w:rFonts w:ascii="Cambria" w:hAnsi="Cambria"/>
            <w:sz w:val="28"/>
            <w:szCs w:val="28"/>
          </w:rPr>
          <w:t xml:space="preserve"> realised how late it was. G</w:t>
        </w:r>
      </w:ins>
    </w:p>
    <w:p w14:paraId="217B8A28" w14:textId="42BFAB42" w:rsidR="00FB6F97" w:rsidRDefault="00D80F47" w:rsidP="008F01D2">
      <w:pPr>
        <w:spacing w:line="360" w:lineRule="auto"/>
        <w:ind w:firstLine="720"/>
        <w:contextualSpacing/>
        <w:rPr>
          <w:rFonts w:ascii="Cambria" w:hAnsi="Cambria"/>
          <w:sz w:val="28"/>
          <w:szCs w:val="28"/>
        </w:rPr>
      </w:pPr>
      <w:del w:id="13690" w:author="Claire S" w:date="2026-05-20T10:41:00Z" w16du:dateUtc="2026-05-20T09:41:00Z">
        <w:r w:rsidDel="002D707E">
          <w:rPr>
            <w:rFonts w:ascii="Cambria" w:hAnsi="Cambria"/>
            <w:sz w:val="28"/>
            <w:szCs w:val="28"/>
          </w:rPr>
          <w:delText>A</w:delText>
        </w:r>
      </w:del>
      <w:del w:id="13691" w:author="Claire S" w:date="2026-05-20T10:43:00Z" w16du:dateUtc="2026-05-20T09:43:00Z">
        <w:r w:rsidDel="008F01D2">
          <w:rPr>
            <w:rFonts w:ascii="Cambria" w:hAnsi="Cambria"/>
            <w:sz w:val="28"/>
            <w:szCs w:val="28"/>
          </w:rPr>
          <w:delText xml:space="preserve">fter </w:delText>
        </w:r>
      </w:del>
      <w:del w:id="13692" w:author="Claire S" w:date="2026-05-20T10:41:00Z" w16du:dateUtc="2026-05-20T09:41:00Z">
        <w:r w:rsidDel="002D707E">
          <w:rPr>
            <w:rFonts w:ascii="Cambria" w:hAnsi="Cambria"/>
            <w:sz w:val="28"/>
            <w:szCs w:val="28"/>
          </w:rPr>
          <w:delText>about three</w:delText>
        </w:r>
      </w:del>
      <w:del w:id="13693" w:author="Claire S" w:date="2026-05-20T10:43:00Z" w16du:dateUtc="2026-05-20T09:43:00Z">
        <w:r w:rsidDel="008F01D2">
          <w:rPr>
            <w:rFonts w:ascii="Cambria" w:hAnsi="Cambria"/>
            <w:sz w:val="28"/>
            <w:szCs w:val="28"/>
          </w:rPr>
          <w:delText xml:space="preserve"> minutes</w:delText>
        </w:r>
        <w:r w:rsidR="004B68E5" w:rsidDel="008F01D2">
          <w:rPr>
            <w:rFonts w:ascii="Cambria" w:hAnsi="Cambria"/>
            <w:sz w:val="28"/>
            <w:szCs w:val="28"/>
          </w:rPr>
          <w:delText>,</w:delText>
        </w:r>
        <w:r w:rsidDel="008F01D2">
          <w:rPr>
            <w:rFonts w:ascii="Cambria" w:hAnsi="Cambria"/>
            <w:sz w:val="28"/>
            <w:szCs w:val="28"/>
          </w:rPr>
          <w:delText xml:space="preserve"> </w:delText>
        </w:r>
      </w:del>
      <w:del w:id="13694" w:author="Claire S" w:date="2026-06-04T15:50:00Z" w16du:dateUtc="2026-06-04T14:50:00Z">
        <w:r>
          <w:rPr>
            <w:rFonts w:ascii="Cambria" w:hAnsi="Cambria"/>
            <w:sz w:val="28"/>
            <w:szCs w:val="28"/>
          </w:rPr>
          <w:delText>g</w:delText>
        </w:r>
      </w:del>
      <w:r w:rsidR="00281410">
        <w:rPr>
          <w:rFonts w:ascii="Cambria" w:hAnsi="Cambria"/>
          <w:sz w:val="28"/>
          <w:szCs w:val="28"/>
        </w:rPr>
        <w:t xml:space="preserve">iven that </w:t>
      </w:r>
      <w:r w:rsidR="00097516">
        <w:rPr>
          <w:rFonts w:ascii="Cambria" w:hAnsi="Cambria"/>
          <w:sz w:val="28"/>
          <w:szCs w:val="28"/>
        </w:rPr>
        <w:t>Maria obviously hadn’t learn</w:t>
      </w:r>
      <w:ins w:id="13695" w:author="Daisy Watt" w:date="2026-06-16T17:30:00Z" w16du:dateUtc="2026-06-16T16:30:00Z">
        <w:r w:rsidR="00051F4B">
          <w:rPr>
            <w:rFonts w:ascii="Cambria" w:hAnsi="Cambria"/>
            <w:sz w:val="28"/>
            <w:szCs w:val="28"/>
          </w:rPr>
          <w:t>ed</w:t>
        </w:r>
      </w:ins>
      <w:del w:id="13696" w:author="Daisy Watt" w:date="2026-06-16T17:30:00Z" w16du:dateUtc="2026-06-16T16:30:00Z">
        <w:r w:rsidR="00097516" w:rsidDel="00051F4B">
          <w:rPr>
            <w:rFonts w:ascii="Cambria" w:hAnsi="Cambria"/>
            <w:sz w:val="28"/>
            <w:szCs w:val="28"/>
          </w:rPr>
          <w:delText>t</w:delText>
        </w:r>
      </w:del>
      <w:r w:rsidR="00097516">
        <w:rPr>
          <w:rFonts w:ascii="Cambria" w:hAnsi="Cambria"/>
          <w:sz w:val="28"/>
          <w:szCs w:val="28"/>
        </w:rPr>
        <w:t xml:space="preserve"> telepathy yet</w:t>
      </w:r>
      <w:ins w:id="13697" w:author="Claire S" w:date="2026-06-05T08:44:00Z" w16du:dateUtc="2026-06-05T07:44:00Z">
        <w:r w:rsidR="002C5184">
          <w:rPr>
            <w:rFonts w:ascii="Cambria" w:hAnsi="Cambria"/>
            <w:sz w:val="28"/>
            <w:szCs w:val="28"/>
          </w:rPr>
          <w:t xml:space="preserve"> and hadn’t brought coffee</w:t>
        </w:r>
      </w:ins>
      <w:r w:rsidR="00097516">
        <w:rPr>
          <w:rFonts w:ascii="Cambria" w:hAnsi="Cambria"/>
          <w:sz w:val="28"/>
          <w:szCs w:val="28"/>
        </w:rPr>
        <w:t xml:space="preserve">, </w:t>
      </w:r>
      <w:del w:id="13698" w:author="Claire S" w:date="2026-05-20T10:43:00Z" w16du:dateUtc="2026-05-20T09:43:00Z">
        <w:r w:rsidR="00097516" w:rsidDel="008F01D2">
          <w:rPr>
            <w:rFonts w:ascii="Cambria" w:hAnsi="Cambria"/>
            <w:sz w:val="28"/>
            <w:szCs w:val="28"/>
          </w:rPr>
          <w:delText xml:space="preserve">Savannah </w:delText>
        </w:r>
      </w:del>
      <w:ins w:id="13699" w:author="Claire S" w:date="2026-05-20T11:43:00Z" w16du:dateUtc="2026-05-20T10:43:00Z">
        <w:r w:rsidR="00B16478">
          <w:rPr>
            <w:rFonts w:ascii="Cambria" w:hAnsi="Cambria"/>
            <w:sz w:val="28"/>
            <w:szCs w:val="28"/>
          </w:rPr>
          <w:t>Savannah</w:t>
        </w:r>
      </w:ins>
      <w:ins w:id="13700" w:author="Claire S" w:date="2026-05-20T10:43:00Z" w16du:dateUtc="2026-05-20T09:43:00Z">
        <w:r w:rsidR="008F01D2">
          <w:rPr>
            <w:rFonts w:ascii="Cambria" w:hAnsi="Cambria"/>
            <w:sz w:val="28"/>
            <w:szCs w:val="28"/>
          </w:rPr>
          <w:t xml:space="preserve"> </w:t>
        </w:r>
      </w:ins>
      <w:r w:rsidR="00B44D82">
        <w:rPr>
          <w:rFonts w:ascii="Cambria" w:hAnsi="Cambria"/>
          <w:sz w:val="28"/>
          <w:szCs w:val="28"/>
        </w:rPr>
        <w:t xml:space="preserve">dragged herself </w:t>
      </w:r>
      <w:r w:rsidR="00077B92">
        <w:rPr>
          <w:rFonts w:ascii="Cambria" w:hAnsi="Cambria"/>
          <w:sz w:val="28"/>
          <w:szCs w:val="28"/>
        </w:rPr>
        <w:t>up to shower</w:t>
      </w:r>
      <w:r w:rsidR="00097516">
        <w:rPr>
          <w:rFonts w:ascii="Cambria" w:hAnsi="Cambria"/>
          <w:sz w:val="28"/>
          <w:szCs w:val="28"/>
        </w:rPr>
        <w:t xml:space="preserve">, </w:t>
      </w:r>
      <w:r w:rsidR="00281410">
        <w:rPr>
          <w:rFonts w:ascii="Cambria" w:hAnsi="Cambria"/>
          <w:sz w:val="28"/>
          <w:szCs w:val="28"/>
        </w:rPr>
        <w:t xml:space="preserve">further </w:t>
      </w:r>
      <w:r w:rsidR="003E3F18">
        <w:rPr>
          <w:rFonts w:ascii="Cambria" w:hAnsi="Cambria"/>
          <w:sz w:val="28"/>
          <w:szCs w:val="28"/>
        </w:rPr>
        <w:t>annoyed she didn’t have</w:t>
      </w:r>
      <w:r w:rsidR="00097516">
        <w:rPr>
          <w:rFonts w:ascii="Cambria" w:hAnsi="Cambria"/>
          <w:sz w:val="28"/>
          <w:szCs w:val="28"/>
        </w:rPr>
        <w:t xml:space="preserve"> time </w:t>
      </w:r>
      <w:r w:rsidR="00FB6F97">
        <w:rPr>
          <w:rFonts w:ascii="Cambria" w:hAnsi="Cambria"/>
          <w:sz w:val="28"/>
          <w:szCs w:val="28"/>
        </w:rPr>
        <w:t xml:space="preserve">to pop </w:t>
      </w:r>
      <w:r w:rsidR="00097516">
        <w:rPr>
          <w:rFonts w:ascii="Cambria" w:hAnsi="Cambria"/>
          <w:sz w:val="28"/>
          <w:szCs w:val="28"/>
        </w:rPr>
        <w:t>for one of Eduardo’s blow</w:t>
      </w:r>
      <w:ins w:id="13701" w:author="Claire S" w:date="2026-07-28T10:31:00Z" w16du:dateUtc="2026-07-28T09:31:00Z">
        <w:r w:rsidR="00221628">
          <w:rPr>
            <w:rFonts w:ascii="Cambria" w:hAnsi="Cambria"/>
            <w:sz w:val="28"/>
            <w:szCs w:val="28"/>
          </w:rPr>
          <w:t>-</w:t>
        </w:r>
      </w:ins>
      <w:del w:id="13702" w:author="Daisy Watt" w:date="2026-06-22T19:52:00Z" w16du:dateUtc="2026-06-22T17:52:00Z">
        <w:r w:rsidR="00097516">
          <w:rPr>
            <w:rFonts w:ascii="Cambria" w:hAnsi="Cambria"/>
            <w:sz w:val="28"/>
            <w:szCs w:val="28"/>
          </w:rPr>
          <w:delText>-</w:delText>
        </w:r>
      </w:del>
      <w:r w:rsidR="00097516">
        <w:rPr>
          <w:rFonts w:ascii="Cambria" w:hAnsi="Cambria"/>
          <w:sz w:val="28"/>
          <w:szCs w:val="28"/>
        </w:rPr>
        <w:t>dries</w:t>
      </w:r>
      <w:r w:rsidR="003E3F18">
        <w:rPr>
          <w:rFonts w:ascii="Cambria" w:hAnsi="Cambria"/>
          <w:sz w:val="28"/>
          <w:szCs w:val="28"/>
        </w:rPr>
        <w:t>.</w:t>
      </w:r>
      <w:r w:rsidR="004737E5">
        <w:rPr>
          <w:rFonts w:ascii="Cambria" w:hAnsi="Cambria"/>
          <w:sz w:val="28"/>
          <w:szCs w:val="28"/>
        </w:rPr>
        <w:t xml:space="preserve"> </w:t>
      </w:r>
      <w:del w:id="13703" w:author="Claire S" w:date="2026-06-08T16:14:00Z" w16du:dateUtc="2026-06-08T15:14:00Z">
        <w:r w:rsidR="004737E5" w:rsidDel="00F85586">
          <w:rPr>
            <w:rFonts w:ascii="Cambria" w:hAnsi="Cambria"/>
            <w:sz w:val="28"/>
            <w:szCs w:val="28"/>
          </w:rPr>
          <w:delText>She was</w:delText>
        </w:r>
      </w:del>
      <w:ins w:id="13704" w:author="Claire S" w:date="2026-06-08T16:14:00Z" w16du:dateUtc="2026-06-08T15:14:00Z">
        <w:r w:rsidR="00F85586">
          <w:rPr>
            <w:rFonts w:ascii="Cambria" w:hAnsi="Cambria"/>
            <w:sz w:val="28"/>
            <w:szCs w:val="28"/>
          </w:rPr>
          <w:t>A</w:t>
        </w:r>
      </w:ins>
      <w:del w:id="13705" w:author="Claire S" w:date="2026-06-08T16:14:00Z" w16du:dateUtc="2026-06-08T15:14:00Z">
        <w:r w:rsidR="004737E5" w:rsidDel="00F85586">
          <w:rPr>
            <w:rFonts w:ascii="Cambria" w:hAnsi="Cambria"/>
            <w:sz w:val="28"/>
            <w:szCs w:val="28"/>
          </w:rPr>
          <w:delText xml:space="preserve"> a</w:delText>
        </w:r>
      </w:del>
      <w:r w:rsidR="004737E5">
        <w:rPr>
          <w:rFonts w:ascii="Cambria" w:hAnsi="Cambria"/>
          <w:sz w:val="28"/>
          <w:szCs w:val="28"/>
        </w:rPr>
        <w:t>lready running late</w:t>
      </w:r>
      <w:del w:id="13706" w:author="Claire S" w:date="2026-07-28T10:31:00Z" w16du:dateUtc="2026-07-28T09:31:00Z">
        <w:r w:rsidR="004737E5" w:rsidDel="00221628">
          <w:rPr>
            <w:rFonts w:ascii="Cambria" w:hAnsi="Cambria"/>
            <w:sz w:val="28"/>
            <w:szCs w:val="28"/>
          </w:rPr>
          <w:delText xml:space="preserve"> though</w:delText>
        </w:r>
      </w:del>
      <w:del w:id="13707" w:author="Claire S" w:date="2026-06-08T16:14:00Z" w16du:dateUtc="2026-06-08T15:14:00Z">
        <w:r w:rsidR="004737E5" w:rsidDel="00F85586">
          <w:rPr>
            <w:rFonts w:ascii="Cambria" w:hAnsi="Cambria"/>
            <w:sz w:val="28"/>
            <w:szCs w:val="28"/>
          </w:rPr>
          <w:delText xml:space="preserve"> so</w:delText>
        </w:r>
      </w:del>
      <w:r w:rsidR="00077B92">
        <w:rPr>
          <w:rFonts w:ascii="Cambria" w:hAnsi="Cambria"/>
          <w:sz w:val="28"/>
          <w:szCs w:val="28"/>
        </w:rPr>
        <w:t>,</w:t>
      </w:r>
      <w:r w:rsidR="004737E5">
        <w:rPr>
          <w:rFonts w:ascii="Cambria" w:hAnsi="Cambria"/>
          <w:sz w:val="28"/>
          <w:szCs w:val="28"/>
        </w:rPr>
        <w:t xml:space="preserve"> i</w:t>
      </w:r>
      <w:r w:rsidR="003E3F18">
        <w:rPr>
          <w:rFonts w:ascii="Cambria" w:hAnsi="Cambria"/>
          <w:sz w:val="28"/>
          <w:szCs w:val="28"/>
        </w:rPr>
        <w:t>nstead</w:t>
      </w:r>
      <w:r w:rsidR="00B6731B">
        <w:rPr>
          <w:rFonts w:ascii="Cambria" w:hAnsi="Cambria"/>
          <w:sz w:val="28"/>
          <w:szCs w:val="28"/>
        </w:rPr>
        <w:t xml:space="preserve">, she </w:t>
      </w:r>
      <w:r w:rsidR="00097516">
        <w:rPr>
          <w:rFonts w:ascii="Cambria" w:hAnsi="Cambria"/>
          <w:sz w:val="28"/>
          <w:szCs w:val="28"/>
        </w:rPr>
        <w:t xml:space="preserve">twisted her hair into a </w:t>
      </w:r>
      <w:r w:rsidR="00077B92">
        <w:rPr>
          <w:rFonts w:ascii="Cambria" w:hAnsi="Cambria"/>
          <w:sz w:val="28"/>
          <w:szCs w:val="28"/>
        </w:rPr>
        <w:t xml:space="preserve">hasty </w:t>
      </w:r>
      <w:r w:rsidR="00097516">
        <w:rPr>
          <w:rFonts w:ascii="Cambria" w:hAnsi="Cambria"/>
          <w:sz w:val="28"/>
          <w:szCs w:val="28"/>
        </w:rPr>
        <w:t xml:space="preserve">chignon, put her smartest black Prada dress on, and trotted downstairs, </w:t>
      </w:r>
      <w:r w:rsidR="00B71619">
        <w:rPr>
          <w:rFonts w:ascii="Cambria" w:hAnsi="Cambria"/>
          <w:sz w:val="28"/>
          <w:szCs w:val="28"/>
        </w:rPr>
        <w:t>diall</w:t>
      </w:r>
      <w:r w:rsidR="00097516">
        <w:rPr>
          <w:rFonts w:ascii="Cambria" w:hAnsi="Cambria"/>
          <w:sz w:val="28"/>
          <w:szCs w:val="28"/>
        </w:rPr>
        <w:t xml:space="preserve">ing the Langley car.  </w:t>
      </w:r>
    </w:p>
    <w:p w14:paraId="1CB210D1" w14:textId="21724B45" w:rsidR="00097516" w:rsidRDefault="006B1AF7" w:rsidP="00097516">
      <w:pPr>
        <w:spacing w:line="360" w:lineRule="auto"/>
        <w:ind w:firstLine="720"/>
        <w:contextualSpacing/>
        <w:rPr>
          <w:rFonts w:ascii="Cambria" w:hAnsi="Cambria"/>
          <w:sz w:val="28"/>
          <w:szCs w:val="28"/>
        </w:rPr>
      </w:pPr>
      <w:r>
        <w:rPr>
          <w:rFonts w:ascii="Cambria" w:hAnsi="Cambria"/>
          <w:sz w:val="28"/>
          <w:szCs w:val="28"/>
        </w:rPr>
        <w:t>T</w:t>
      </w:r>
      <w:r w:rsidR="00097516">
        <w:rPr>
          <w:rFonts w:ascii="Cambria" w:hAnsi="Cambria"/>
          <w:sz w:val="28"/>
          <w:szCs w:val="28"/>
        </w:rPr>
        <w:t xml:space="preserve">o her </w:t>
      </w:r>
      <w:r w:rsidR="00B71619">
        <w:rPr>
          <w:rFonts w:ascii="Cambria" w:hAnsi="Cambria"/>
          <w:sz w:val="28"/>
          <w:szCs w:val="28"/>
        </w:rPr>
        <w:t xml:space="preserve">deep </w:t>
      </w:r>
      <w:r w:rsidR="00097516">
        <w:rPr>
          <w:rFonts w:ascii="Cambria" w:hAnsi="Cambria"/>
          <w:sz w:val="28"/>
          <w:szCs w:val="28"/>
        </w:rPr>
        <w:t>irritation</w:t>
      </w:r>
      <w:r>
        <w:rPr>
          <w:rFonts w:ascii="Cambria" w:hAnsi="Cambria"/>
          <w:sz w:val="28"/>
          <w:szCs w:val="28"/>
        </w:rPr>
        <w:t>, though</w:t>
      </w:r>
      <w:r w:rsidR="00097516">
        <w:rPr>
          <w:rFonts w:ascii="Cambria" w:hAnsi="Cambria"/>
          <w:sz w:val="28"/>
          <w:szCs w:val="28"/>
        </w:rPr>
        <w:t xml:space="preserve">, </w:t>
      </w:r>
      <w:r w:rsidR="00891385">
        <w:rPr>
          <w:rFonts w:ascii="Cambria" w:hAnsi="Cambria"/>
          <w:sz w:val="28"/>
          <w:szCs w:val="28"/>
        </w:rPr>
        <w:t>it was going to</w:t>
      </w:r>
      <w:r w:rsidR="00097516">
        <w:rPr>
          <w:rFonts w:ascii="Cambria" w:hAnsi="Cambria"/>
          <w:sz w:val="28"/>
          <w:szCs w:val="28"/>
        </w:rPr>
        <w:t xml:space="preserve"> be at least an hour</w:t>
      </w:r>
      <w:r w:rsidR="00891385">
        <w:rPr>
          <w:rFonts w:ascii="Cambria" w:hAnsi="Cambria"/>
          <w:sz w:val="28"/>
          <w:szCs w:val="28"/>
        </w:rPr>
        <w:t>,</w:t>
      </w:r>
      <w:r w:rsidR="00097516">
        <w:rPr>
          <w:rFonts w:ascii="Cambria" w:hAnsi="Cambria"/>
          <w:sz w:val="28"/>
          <w:szCs w:val="28"/>
        </w:rPr>
        <w:t xml:space="preserve"> and she was expected at Langley &amp; Co</w:t>
      </w:r>
      <w:ins w:id="13708" w:author="Daisy Watt" w:date="2026-06-22T19:53:00Z" w16du:dateUtc="2026-06-22T17:53:00Z">
        <w:r w:rsidR="00D87EEE">
          <w:rPr>
            <w:rFonts w:ascii="Cambria" w:hAnsi="Cambria"/>
            <w:sz w:val="28"/>
            <w:szCs w:val="28"/>
          </w:rPr>
          <w:t>.</w:t>
        </w:r>
      </w:ins>
      <w:r w:rsidR="00097516">
        <w:rPr>
          <w:rFonts w:ascii="Cambria" w:hAnsi="Cambria"/>
          <w:sz w:val="28"/>
          <w:szCs w:val="28"/>
        </w:rPr>
        <w:t xml:space="preserve"> </w:t>
      </w:r>
      <w:del w:id="13709" w:author="Claire S" w:date="2026-07-28T10:35:00Z" w16du:dateUtc="2026-07-28T09:35:00Z">
        <w:r w:rsidR="00097516" w:rsidDel="001871D6">
          <w:rPr>
            <w:rFonts w:ascii="Cambria" w:hAnsi="Cambria"/>
            <w:sz w:val="28"/>
            <w:szCs w:val="28"/>
          </w:rPr>
          <w:delText xml:space="preserve">in </w:delText>
        </w:r>
      </w:del>
      <w:del w:id="13710" w:author="Claire S" w:date="2026-06-05T08:45:00Z" w16du:dateUtc="2026-06-05T07:45:00Z">
        <w:r w:rsidR="00097516" w:rsidDel="002C5184">
          <w:rPr>
            <w:rFonts w:ascii="Cambria" w:hAnsi="Cambria"/>
            <w:sz w:val="28"/>
            <w:szCs w:val="28"/>
          </w:rPr>
          <w:delText xml:space="preserve">ten </w:delText>
        </w:r>
      </w:del>
      <w:del w:id="13711" w:author="Claire S" w:date="2026-07-28T10:35:00Z" w16du:dateUtc="2026-07-28T09:35:00Z">
        <w:r w:rsidR="00097516" w:rsidDel="001871D6">
          <w:rPr>
            <w:rFonts w:ascii="Cambria" w:hAnsi="Cambria"/>
            <w:sz w:val="28"/>
            <w:szCs w:val="28"/>
          </w:rPr>
          <w:delText>minutes</w:delText>
        </w:r>
      </w:del>
      <w:ins w:id="13712" w:author="Claire S" w:date="2026-07-28T10:35:00Z" w16du:dateUtc="2026-07-28T09:35:00Z">
        <w:r w:rsidR="001871D6">
          <w:rPr>
            <w:rFonts w:ascii="Cambria" w:hAnsi="Cambria"/>
            <w:sz w:val="28"/>
            <w:szCs w:val="28"/>
          </w:rPr>
          <w:t>at midday</w:t>
        </w:r>
      </w:ins>
      <w:r w:rsidR="00A014F9">
        <w:rPr>
          <w:rFonts w:ascii="Cambria" w:hAnsi="Cambria"/>
          <w:sz w:val="28"/>
          <w:szCs w:val="28"/>
        </w:rPr>
        <w:t xml:space="preserve"> </w:t>
      </w:r>
      <w:del w:id="13713" w:author="Claire S" w:date="2026-06-05T08:45:00Z" w16du:dateUtc="2026-06-05T07:45:00Z">
        <w:r w:rsidR="00A014F9" w:rsidDel="002C5184">
          <w:rPr>
            <w:rFonts w:ascii="Cambria" w:hAnsi="Cambria"/>
            <w:sz w:val="28"/>
            <w:szCs w:val="28"/>
          </w:rPr>
          <w:delText>time</w:delText>
        </w:r>
        <w:r w:rsidR="00097516" w:rsidDel="002C5184">
          <w:rPr>
            <w:rFonts w:ascii="Cambria" w:hAnsi="Cambria"/>
            <w:sz w:val="28"/>
            <w:szCs w:val="28"/>
          </w:rPr>
          <w:delText xml:space="preserve"> </w:delText>
        </w:r>
      </w:del>
      <w:r w:rsidR="00097516">
        <w:rPr>
          <w:rFonts w:ascii="Cambria" w:hAnsi="Cambria"/>
          <w:sz w:val="28"/>
          <w:szCs w:val="28"/>
        </w:rPr>
        <w:t>for her meeting</w:t>
      </w:r>
      <w:r w:rsidR="007C2EA3">
        <w:rPr>
          <w:rFonts w:ascii="Cambria" w:hAnsi="Cambria"/>
          <w:sz w:val="28"/>
          <w:szCs w:val="28"/>
        </w:rPr>
        <w:t>.</w:t>
      </w:r>
      <w:ins w:id="13714" w:author="Claire S" w:date="2026-06-08T16:14:00Z" w16du:dateUtc="2026-06-08T15:14:00Z">
        <w:r w:rsidR="00DC0272">
          <w:rPr>
            <w:rFonts w:ascii="Cambria" w:hAnsi="Cambria"/>
            <w:sz w:val="28"/>
            <w:szCs w:val="28"/>
          </w:rPr>
          <w:t xml:space="preserve"> </w:t>
        </w:r>
      </w:ins>
      <w:ins w:id="13715" w:author="Claire S" w:date="2026-06-05T08:45:00Z" w16du:dateUtc="2026-06-05T07:45:00Z">
        <w:r w:rsidR="002C5184">
          <w:rPr>
            <w:rFonts w:ascii="Cambria" w:hAnsi="Cambria"/>
            <w:sz w:val="28"/>
            <w:szCs w:val="28"/>
          </w:rPr>
          <w:t xml:space="preserve">And </w:t>
        </w:r>
      </w:ins>
      <w:del w:id="13716" w:author="Claire S" w:date="2026-06-05T08:45:00Z" w16du:dateUtc="2026-06-05T07:45:00Z">
        <w:r w:rsidR="007C2EA3" w:rsidDel="002C5184">
          <w:rPr>
            <w:rFonts w:ascii="Cambria" w:hAnsi="Cambria"/>
            <w:sz w:val="28"/>
            <w:szCs w:val="28"/>
          </w:rPr>
          <w:delText xml:space="preserve">  </w:delText>
        </w:r>
      </w:del>
      <w:r w:rsidR="00B71619">
        <w:rPr>
          <w:rFonts w:ascii="Cambria" w:hAnsi="Cambria"/>
          <w:sz w:val="28"/>
          <w:szCs w:val="28"/>
        </w:rPr>
        <w:t xml:space="preserve">Savannah </w:t>
      </w:r>
      <w:r w:rsidR="007C2EA3">
        <w:rPr>
          <w:rFonts w:ascii="Cambria" w:hAnsi="Cambria"/>
          <w:sz w:val="28"/>
          <w:szCs w:val="28"/>
        </w:rPr>
        <w:t xml:space="preserve">didn’t want to keep </w:t>
      </w:r>
      <w:ins w:id="13717" w:author="Claire S" w:date="2026-05-27T15:33:00Z" w16du:dateUtc="2026-05-27T14:33:00Z">
        <w:r w:rsidR="00D7405E">
          <w:rPr>
            <w:rFonts w:ascii="Cambria" w:hAnsi="Cambria"/>
            <w:sz w:val="28"/>
            <w:szCs w:val="28"/>
          </w:rPr>
          <w:t xml:space="preserve">the </w:t>
        </w:r>
      </w:ins>
      <w:r w:rsidR="00097516">
        <w:rPr>
          <w:rFonts w:ascii="Cambria" w:hAnsi="Cambria"/>
          <w:sz w:val="28"/>
          <w:szCs w:val="28"/>
        </w:rPr>
        <w:t>hot lawyer, Carl Carrington</w:t>
      </w:r>
      <w:r w:rsidR="00B71619">
        <w:rPr>
          <w:rFonts w:ascii="Cambria" w:hAnsi="Cambria"/>
          <w:sz w:val="28"/>
          <w:szCs w:val="28"/>
        </w:rPr>
        <w:t>,</w:t>
      </w:r>
      <w:r w:rsidR="007C2EA3">
        <w:rPr>
          <w:rFonts w:ascii="Cambria" w:hAnsi="Cambria"/>
          <w:sz w:val="28"/>
          <w:szCs w:val="28"/>
        </w:rPr>
        <w:t xml:space="preserve"> waiting</w:t>
      </w:r>
      <w:del w:id="13718" w:author="Daisy Watt" w:date="2026-06-22T19:53:00Z" w16du:dateUtc="2026-06-22T17:53:00Z">
        <w:r w:rsidR="007C2EA3">
          <w:rPr>
            <w:rFonts w:ascii="Cambria" w:hAnsi="Cambria"/>
            <w:sz w:val="28"/>
            <w:szCs w:val="28"/>
          </w:rPr>
          <w:delText xml:space="preserve">, though she didn’t care about </w:delText>
        </w:r>
        <w:r w:rsidR="00097516">
          <w:rPr>
            <w:rFonts w:ascii="Cambria" w:hAnsi="Cambria"/>
            <w:sz w:val="28"/>
            <w:szCs w:val="28"/>
          </w:rPr>
          <w:delText xml:space="preserve">her </w:delText>
        </w:r>
        <w:r w:rsidR="00FB6F97">
          <w:rPr>
            <w:rFonts w:ascii="Cambria" w:hAnsi="Cambria"/>
            <w:sz w:val="28"/>
            <w:szCs w:val="28"/>
          </w:rPr>
          <w:delText>deadly</w:delText>
        </w:r>
        <w:r w:rsidR="00097516">
          <w:rPr>
            <w:rFonts w:ascii="Cambria" w:hAnsi="Cambria"/>
            <w:sz w:val="28"/>
            <w:szCs w:val="28"/>
          </w:rPr>
          <w:delText xml:space="preserve"> sister Ruth</w:delText>
        </w:r>
      </w:del>
      <w:r w:rsidR="00097516">
        <w:rPr>
          <w:rFonts w:ascii="Cambria" w:hAnsi="Cambria"/>
          <w:sz w:val="28"/>
          <w:szCs w:val="28"/>
        </w:rPr>
        <w:t>.</w:t>
      </w:r>
      <w:r w:rsidR="00B71619">
        <w:rPr>
          <w:rFonts w:ascii="Cambria" w:hAnsi="Cambria"/>
          <w:sz w:val="28"/>
          <w:szCs w:val="28"/>
        </w:rPr>
        <w:t xml:space="preserve"> </w:t>
      </w:r>
      <w:del w:id="13719" w:author="Daisy Watt" w:date="2026-06-22T19:53:00Z" w16du:dateUtc="2026-06-22T17:53:00Z">
        <w:r w:rsidR="00B71619">
          <w:rPr>
            <w:rFonts w:ascii="Cambria" w:hAnsi="Cambria"/>
            <w:sz w:val="28"/>
            <w:szCs w:val="28"/>
          </w:rPr>
          <w:delText>Much.</w:delText>
        </w:r>
      </w:del>
    </w:p>
    <w:p w14:paraId="5AA50B00" w14:textId="2AF44B14" w:rsidR="00097516" w:rsidRDefault="002945BF" w:rsidP="001825B2">
      <w:pPr>
        <w:spacing w:line="360" w:lineRule="auto"/>
        <w:ind w:firstLine="720"/>
        <w:contextualSpacing/>
        <w:rPr>
          <w:rFonts w:ascii="Cambria" w:hAnsi="Cambria"/>
          <w:sz w:val="28"/>
          <w:szCs w:val="28"/>
        </w:rPr>
      </w:pPr>
      <w:r>
        <w:rPr>
          <w:rFonts w:ascii="Cambria" w:hAnsi="Cambria"/>
          <w:sz w:val="28"/>
          <w:szCs w:val="28"/>
        </w:rPr>
        <w:t>S</w:t>
      </w:r>
      <w:r w:rsidR="001825B2">
        <w:rPr>
          <w:rFonts w:ascii="Cambria" w:hAnsi="Cambria"/>
          <w:sz w:val="28"/>
          <w:szCs w:val="28"/>
        </w:rPr>
        <w:t>he</w:t>
      </w:r>
      <w:r w:rsidR="00B71619">
        <w:rPr>
          <w:rFonts w:ascii="Cambria" w:hAnsi="Cambria"/>
          <w:sz w:val="28"/>
          <w:szCs w:val="28"/>
        </w:rPr>
        <w:t xml:space="preserve">’d just </w:t>
      </w:r>
      <w:ins w:id="13720" w:author="Claire S" w:date="2026-05-27T15:33:00Z" w16du:dateUtc="2026-05-27T14:33:00Z">
        <w:r w:rsidR="00D7405E">
          <w:rPr>
            <w:rFonts w:ascii="Cambria" w:hAnsi="Cambria"/>
            <w:sz w:val="28"/>
            <w:szCs w:val="28"/>
          </w:rPr>
          <w:t xml:space="preserve">managed to </w:t>
        </w:r>
      </w:ins>
      <w:del w:id="13721" w:author="Claire S" w:date="2026-05-27T15:33:00Z" w16du:dateUtc="2026-05-27T14:33:00Z">
        <w:r w:rsidR="00B71619" w:rsidDel="00D7405E">
          <w:rPr>
            <w:rFonts w:ascii="Cambria" w:hAnsi="Cambria"/>
            <w:sz w:val="28"/>
            <w:szCs w:val="28"/>
          </w:rPr>
          <w:delText xml:space="preserve">ordered </w:delText>
        </w:r>
      </w:del>
      <w:ins w:id="13722" w:author="Claire S" w:date="2026-05-27T15:33:00Z" w16du:dateUtc="2026-05-27T14:33:00Z">
        <w:r w:rsidR="00D7405E">
          <w:rPr>
            <w:rFonts w:ascii="Cambria" w:hAnsi="Cambria"/>
            <w:sz w:val="28"/>
            <w:szCs w:val="28"/>
          </w:rPr>
          <w:t xml:space="preserve">order herself </w:t>
        </w:r>
      </w:ins>
      <w:r w:rsidR="001825B2">
        <w:rPr>
          <w:rFonts w:ascii="Cambria" w:hAnsi="Cambria"/>
          <w:sz w:val="28"/>
          <w:szCs w:val="28"/>
        </w:rPr>
        <w:t xml:space="preserve">an Uber </w:t>
      </w:r>
      <w:r w:rsidR="00097516">
        <w:rPr>
          <w:rFonts w:ascii="Cambria" w:hAnsi="Cambria"/>
          <w:sz w:val="28"/>
          <w:szCs w:val="28"/>
        </w:rPr>
        <w:t xml:space="preserve">when her </w:t>
      </w:r>
      <w:r w:rsidR="006B1AF7">
        <w:rPr>
          <w:rFonts w:ascii="Cambria" w:hAnsi="Cambria"/>
          <w:sz w:val="28"/>
          <w:szCs w:val="28"/>
        </w:rPr>
        <w:t>mobile phon</w:t>
      </w:r>
      <w:r w:rsidR="00097516">
        <w:rPr>
          <w:rFonts w:ascii="Cambria" w:hAnsi="Cambria"/>
          <w:sz w:val="28"/>
          <w:szCs w:val="28"/>
        </w:rPr>
        <w:t>e rang.</w:t>
      </w:r>
    </w:p>
    <w:p w14:paraId="08A3DC97" w14:textId="77777777" w:rsidR="00097516" w:rsidRDefault="00097516" w:rsidP="00097516">
      <w:pPr>
        <w:spacing w:line="360" w:lineRule="auto"/>
        <w:ind w:firstLine="720"/>
        <w:contextualSpacing/>
        <w:rPr>
          <w:rFonts w:ascii="Cambria" w:hAnsi="Cambria"/>
          <w:sz w:val="28"/>
          <w:szCs w:val="28"/>
        </w:rPr>
      </w:pPr>
      <w:r>
        <w:rPr>
          <w:rFonts w:ascii="Cambria" w:hAnsi="Cambria"/>
          <w:sz w:val="28"/>
          <w:szCs w:val="28"/>
        </w:rPr>
        <w:t>‘Have you seen it?’</w:t>
      </w:r>
    </w:p>
    <w:p w14:paraId="11523B50" w14:textId="706DBCAF" w:rsidR="00097516" w:rsidRDefault="00097516" w:rsidP="00097516">
      <w:pPr>
        <w:spacing w:line="360" w:lineRule="auto"/>
        <w:contextualSpacing/>
        <w:rPr>
          <w:ins w:id="13723" w:author="Claire S" w:date="2026-05-19T16:49:00Z" w16du:dateUtc="2026-05-19T15:49:00Z"/>
          <w:rFonts w:ascii="Cambria" w:hAnsi="Cambria"/>
          <w:sz w:val="28"/>
          <w:szCs w:val="28"/>
        </w:rPr>
      </w:pPr>
      <w:r>
        <w:rPr>
          <w:rFonts w:ascii="Cambria" w:hAnsi="Cambria"/>
          <w:sz w:val="28"/>
          <w:szCs w:val="28"/>
        </w:rPr>
        <w:tab/>
        <w:t xml:space="preserve">‘Seen what?’ From Ruth’s </w:t>
      </w:r>
      <w:r w:rsidR="00F4341C">
        <w:rPr>
          <w:rFonts w:ascii="Cambria" w:hAnsi="Cambria"/>
          <w:sz w:val="28"/>
          <w:szCs w:val="28"/>
        </w:rPr>
        <w:t xml:space="preserve">icy </w:t>
      </w:r>
      <w:r>
        <w:rPr>
          <w:rFonts w:ascii="Cambria" w:hAnsi="Cambria"/>
          <w:sz w:val="28"/>
          <w:szCs w:val="28"/>
        </w:rPr>
        <w:t>tone</w:t>
      </w:r>
      <w:del w:id="13724" w:author="Claire S" w:date="2026-05-22T14:55:00Z" w16du:dateUtc="2026-05-22T13:55:00Z">
        <w:r w:rsidDel="00AF35D3">
          <w:rPr>
            <w:rFonts w:ascii="Cambria" w:hAnsi="Cambria"/>
            <w:sz w:val="28"/>
            <w:szCs w:val="28"/>
          </w:rPr>
          <w:delText>, though</w:delText>
        </w:r>
      </w:del>
      <w:r>
        <w:rPr>
          <w:rFonts w:ascii="Cambria" w:hAnsi="Cambria"/>
          <w:sz w:val="28"/>
          <w:szCs w:val="28"/>
        </w:rPr>
        <w:t xml:space="preserve">, Savannah </w:t>
      </w:r>
      <w:r w:rsidR="00BF205E">
        <w:rPr>
          <w:rFonts w:ascii="Cambria" w:hAnsi="Cambria"/>
          <w:sz w:val="28"/>
          <w:szCs w:val="28"/>
        </w:rPr>
        <w:t>knew it wasn’t anything good</w:t>
      </w:r>
      <w:r>
        <w:rPr>
          <w:rFonts w:ascii="Cambria" w:hAnsi="Cambria"/>
          <w:sz w:val="28"/>
          <w:szCs w:val="28"/>
        </w:rPr>
        <w:t xml:space="preserve">.  </w:t>
      </w:r>
    </w:p>
    <w:p w14:paraId="531258D6" w14:textId="458F8AC9" w:rsidR="00F050F7" w:rsidRDefault="00F050F7" w:rsidP="00097516">
      <w:pPr>
        <w:spacing w:line="360" w:lineRule="auto"/>
        <w:contextualSpacing/>
        <w:rPr>
          <w:ins w:id="13725" w:author="Claire S" w:date="2026-05-18T18:21:00Z" w16du:dateUtc="2026-05-18T17:21:00Z"/>
          <w:rFonts w:ascii="Cambria" w:hAnsi="Cambria"/>
          <w:sz w:val="28"/>
          <w:szCs w:val="28"/>
        </w:rPr>
      </w:pPr>
      <w:ins w:id="13726" w:author="Claire S" w:date="2026-05-19T16:49:00Z" w16du:dateUtc="2026-05-19T15:49:00Z">
        <w:r>
          <w:rPr>
            <w:rFonts w:ascii="Cambria" w:hAnsi="Cambria"/>
            <w:sz w:val="28"/>
            <w:szCs w:val="28"/>
          </w:rPr>
          <w:tab/>
          <w:t>‘I’m pinging it through</w:t>
        </w:r>
        <w:r w:rsidR="00710B01">
          <w:rPr>
            <w:rFonts w:ascii="Cambria" w:hAnsi="Cambria"/>
            <w:sz w:val="28"/>
            <w:szCs w:val="28"/>
          </w:rPr>
          <w:t>.’</w:t>
        </w:r>
      </w:ins>
    </w:p>
    <w:p w14:paraId="13A79B45" w14:textId="6756A8A5" w:rsidR="00D12981" w:rsidDel="004475B9" w:rsidRDefault="00D12981" w:rsidP="00AF35D3">
      <w:pPr>
        <w:spacing w:line="360" w:lineRule="auto"/>
        <w:ind w:firstLine="720"/>
        <w:contextualSpacing/>
        <w:rPr>
          <w:del w:id="13727" w:author="Claire S" w:date="2026-05-22T14:55:00Z" w16du:dateUtc="2026-05-22T13:55:00Z"/>
          <w:rFonts w:ascii="Cambria" w:hAnsi="Cambria"/>
          <w:sz w:val="28"/>
          <w:szCs w:val="28"/>
        </w:rPr>
      </w:pPr>
      <w:moveToRangeStart w:id="13728" w:author="Claire S" w:date="2026-05-18T18:21:00Z" w:name="move230020903"/>
      <w:moveTo w:id="13729" w:author="Claire S" w:date="2026-05-18T18:21:00Z" w16du:dateUtc="2026-05-18T17:21:00Z">
        <w:r w:rsidRPr="00F43F6D">
          <w:rPr>
            <w:rFonts w:ascii="Cambria" w:hAnsi="Cambria"/>
            <w:b/>
            <w:bCs/>
            <w:sz w:val="28"/>
            <w:szCs w:val="28"/>
          </w:rPr>
          <w:t>‘</w:t>
        </w:r>
        <w:r w:rsidRPr="00F43F6D">
          <w:rPr>
            <w:rFonts w:ascii="Cambria" w:hAnsi="Cambria"/>
            <w:b/>
            <w:bCs/>
            <w:i/>
            <w:iCs/>
            <w:sz w:val="28"/>
            <w:szCs w:val="28"/>
          </w:rPr>
          <w:t>Big Crime Editor meets Murder</w:t>
        </w:r>
        <w:r>
          <w:rPr>
            <w:rFonts w:ascii="Cambria" w:hAnsi="Cambria"/>
            <w:b/>
            <w:bCs/>
            <w:i/>
            <w:iCs/>
            <w:sz w:val="28"/>
            <w:szCs w:val="28"/>
          </w:rPr>
          <w:t>ous End-</w:t>
        </w:r>
        <w:r w:rsidRPr="00F43F6D">
          <w:rPr>
            <w:rFonts w:ascii="Cambria" w:hAnsi="Cambria"/>
            <w:b/>
            <w:bCs/>
            <w:i/>
            <w:iCs/>
            <w:sz w:val="28"/>
            <w:szCs w:val="28"/>
          </w:rPr>
          <w:t>Match</w:t>
        </w:r>
      </w:moveTo>
      <w:ins w:id="13730" w:author="Claire S" w:date="2026-07-28T10:32:00Z" w16du:dateUtc="2026-07-28T09:32:00Z">
        <w:r w:rsidR="00C11C2D">
          <w:rPr>
            <w:rFonts w:ascii="Cambria" w:hAnsi="Cambria"/>
            <w:b/>
            <w:bCs/>
            <w:i/>
            <w:iCs/>
            <w:sz w:val="28"/>
            <w:szCs w:val="28"/>
          </w:rPr>
          <w:t xml:space="preserve"> while fiancée parties HARD</w:t>
        </w:r>
      </w:ins>
      <w:moveTo w:id="13731" w:author="Claire S" w:date="2026-05-18T18:21:00Z" w16du:dateUtc="2026-05-18T17:21:00Z">
        <w:r>
          <w:rPr>
            <w:rFonts w:ascii="Cambria" w:hAnsi="Cambria"/>
            <w:b/>
            <w:bCs/>
            <w:i/>
            <w:iCs/>
            <w:sz w:val="28"/>
            <w:szCs w:val="28"/>
          </w:rPr>
          <w:t>!</w:t>
        </w:r>
        <w:r w:rsidRPr="00F43F6D">
          <w:rPr>
            <w:rFonts w:ascii="Cambria" w:hAnsi="Cambria"/>
            <w:b/>
            <w:bCs/>
            <w:i/>
            <w:iCs/>
            <w:sz w:val="28"/>
            <w:szCs w:val="28"/>
          </w:rPr>
          <w:t>’</w:t>
        </w:r>
        <w:r>
          <w:rPr>
            <w:rFonts w:ascii="Cambria" w:hAnsi="Cambria"/>
            <w:sz w:val="28"/>
            <w:szCs w:val="28"/>
          </w:rPr>
          <w:t xml:space="preserve"> proclaimed </w:t>
        </w:r>
      </w:moveTo>
      <w:ins w:id="13732" w:author="Claire S" w:date="2026-05-20T10:31:00Z" w16du:dateUtc="2026-05-20T09:31:00Z">
        <w:del w:id="13733" w:author="Daisy Watt" w:date="2026-06-22T19:53:00Z" w16du:dateUtc="2026-06-22T17:53:00Z">
          <w:r w:rsidR="007E68CA">
            <w:rPr>
              <w:rFonts w:ascii="Cambria" w:hAnsi="Cambria"/>
              <w:sz w:val="28"/>
              <w:szCs w:val="28"/>
            </w:rPr>
            <w:delText>The</w:delText>
          </w:r>
        </w:del>
      </w:ins>
      <w:ins w:id="13734" w:author="Daisy Watt" w:date="2026-06-22T19:53:00Z" w16du:dateUtc="2026-06-22T17:53:00Z">
        <w:r w:rsidR="00681AE6">
          <w:rPr>
            <w:rFonts w:ascii="Cambria" w:hAnsi="Cambria"/>
            <w:sz w:val="28"/>
            <w:szCs w:val="28"/>
          </w:rPr>
          <w:t>the</w:t>
        </w:r>
      </w:ins>
      <w:ins w:id="13735" w:author="Claire S" w:date="2026-05-20T10:31:00Z" w16du:dateUtc="2026-05-20T09:31:00Z">
        <w:r w:rsidR="007E68CA">
          <w:rPr>
            <w:rFonts w:ascii="Cambria" w:hAnsi="Cambria"/>
            <w:sz w:val="28"/>
            <w:szCs w:val="28"/>
          </w:rPr>
          <w:t xml:space="preserve"> </w:t>
        </w:r>
        <w:r w:rsidR="007E68CA" w:rsidRPr="00681AE6">
          <w:rPr>
            <w:rFonts w:ascii="Cambria" w:hAnsi="Cambria"/>
            <w:i/>
            <w:sz w:val="28"/>
            <w:szCs w:val="28"/>
            <w:rPrChange w:id="13736" w:author="Daisy Watt" w:date="2026-06-23T12:42:00Z" w16du:dateUtc="2026-06-23T10:42:00Z">
              <w:rPr>
                <w:rFonts w:ascii="Cambria" w:hAnsi="Cambria"/>
                <w:sz w:val="28"/>
                <w:szCs w:val="28"/>
              </w:rPr>
            </w:rPrChange>
          </w:rPr>
          <w:t>Mirror</w:t>
        </w:r>
        <w:r w:rsidR="007E68CA">
          <w:rPr>
            <w:rFonts w:ascii="Cambria" w:hAnsi="Cambria"/>
            <w:sz w:val="28"/>
            <w:szCs w:val="28"/>
          </w:rPr>
          <w:t xml:space="preserve">’s </w:t>
        </w:r>
      </w:ins>
      <w:moveTo w:id="13737" w:author="Claire S" w:date="2026-05-18T18:21:00Z" w16du:dateUtc="2026-05-18T17:21:00Z">
        <w:del w:id="13738" w:author="Claire S" w:date="2026-05-20T10:31:00Z" w16du:dateUtc="2026-05-20T09:31:00Z">
          <w:r w:rsidDel="007E68CA">
            <w:rPr>
              <w:rFonts w:ascii="Cambria" w:hAnsi="Cambria"/>
              <w:sz w:val="28"/>
              <w:szCs w:val="28"/>
            </w:rPr>
            <w:delText xml:space="preserve">the </w:delText>
          </w:r>
        </w:del>
        <w:r>
          <w:rPr>
            <w:rFonts w:ascii="Cambria" w:hAnsi="Cambria"/>
            <w:sz w:val="28"/>
            <w:szCs w:val="28"/>
          </w:rPr>
          <w:t>headline</w:t>
        </w:r>
      </w:moveTo>
      <w:ins w:id="13739" w:author="Claire S" w:date="2026-05-22T14:55:00Z" w16du:dateUtc="2026-05-22T13:55:00Z">
        <w:r w:rsidR="00AF35D3">
          <w:rPr>
            <w:rFonts w:ascii="Cambria" w:hAnsi="Cambria"/>
            <w:sz w:val="28"/>
            <w:szCs w:val="28"/>
          </w:rPr>
          <w:t xml:space="preserve"> on Savannah’s phone screen.</w:t>
        </w:r>
      </w:ins>
      <w:moveTo w:id="13740" w:author="Claire S" w:date="2026-05-18T18:21:00Z" w16du:dateUtc="2026-05-18T17:21:00Z">
        <w:del w:id="13741" w:author="Claire S" w:date="2026-05-22T14:55:00Z" w16du:dateUtc="2026-05-22T13:55:00Z">
          <w:r w:rsidDel="00AF35D3">
            <w:rPr>
              <w:rFonts w:ascii="Cambria" w:hAnsi="Cambria"/>
              <w:sz w:val="28"/>
              <w:szCs w:val="28"/>
            </w:rPr>
            <w:delText>.</w:delText>
          </w:r>
        </w:del>
        <w:r>
          <w:rPr>
            <w:rFonts w:ascii="Cambria" w:hAnsi="Cambria"/>
            <w:sz w:val="28"/>
            <w:szCs w:val="28"/>
          </w:rPr>
          <w:t xml:space="preserve"> </w:t>
        </w:r>
      </w:moveTo>
    </w:p>
    <w:p w14:paraId="4DAA59F9" w14:textId="77777777" w:rsidR="004475B9" w:rsidRDefault="004475B9" w:rsidP="00D12981">
      <w:pPr>
        <w:spacing w:line="360" w:lineRule="auto"/>
        <w:ind w:firstLine="720"/>
        <w:contextualSpacing/>
        <w:rPr>
          <w:ins w:id="13742" w:author="Claire S" w:date="2026-07-28T14:37:00Z" w16du:dateUtc="2026-07-28T13:37:00Z"/>
          <w:moveTo w:id="13743" w:author="Claire S" w:date="2026-05-18T18:21:00Z" w16du:dateUtc="2026-05-18T17:21:00Z"/>
          <w:rFonts w:ascii="Cambria" w:hAnsi="Cambria"/>
          <w:sz w:val="28"/>
          <w:szCs w:val="28"/>
        </w:rPr>
      </w:pPr>
    </w:p>
    <w:p w14:paraId="1FFC5127" w14:textId="77777777" w:rsidR="00D12981" w:rsidRDefault="00D12981" w:rsidP="00AF35D3">
      <w:pPr>
        <w:spacing w:line="360" w:lineRule="auto"/>
        <w:ind w:firstLine="720"/>
        <w:contextualSpacing/>
        <w:rPr>
          <w:moveTo w:id="13744" w:author="Claire S" w:date="2026-05-18T18:21:00Z" w16du:dateUtc="2026-05-18T17:21:00Z"/>
          <w:rFonts w:ascii="Cambria" w:hAnsi="Cambria"/>
          <w:sz w:val="28"/>
          <w:szCs w:val="28"/>
        </w:rPr>
      </w:pPr>
      <w:moveTo w:id="13745" w:author="Claire S" w:date="2026-05-18T18:21:00Z" w16du:dateUtc="2026-05-18T17:21:00Z">
        <w:r>
          <w:rPr>
            <w:rFonts w:ascii="Cambria" w:hAnsi="Cambria"/>
            <w:sz w:val="28"/>
            <w:szCs w:val="28"/>
          </w:rPr>
          <w:t xml:space="preserve">‘What the hell does that mean?’ </w:t>
        </w:r>
      </w:moveTo>
    </w:p>
    <w:p w14:paraId="2DC209A7" w14:textId="7CE1E535" w:rsidR="00D12981" w:rsidDel="00F050F7" w:rsidRDefault="00D12981" w:rsidP="00D12981">
      <w:pPr>
        <w:spacing w:line="360" w:lineRule="auto"/>
        <w:ind w:firstLine="720"/>
        <w:contextualSpacing/>
        <w:rPr>
          <w:del w:id="13746" w:author="Claire S" w:date="2026-05-19T16:48:00Z" w16du:dateUtc="2026-05-19T15:48:00Z"/>
          <w:moveTo w:id="13747" w:author="Claire S" w:date="2026-05-18T18:21:00Z" w16du:dateUtc="2026-05-18T17:21:00Z"/>
          <w:rFonts w:ascii="Cambria" w:hAnsi="Cambria"/>
          <w:sz w:val="28"/>
          <w:szCs w:val="28"/>
        </w:rPr>
      </w:pPr>
      <w:moveTo w:id="13748" w:author="Claire S" w:date="2026-05-18T18:21:00Z" w16du:dateUtc="2026-05-18T17:21:00Z">
        <w:r>
          <w:rPr>
            <w:rFonts w:ascii="Cambria" w:hAnsi="Cambria"/>
            <w:sz w:val="28"/>
            <w:szCs w:val="28"/>
          </w:rPr>
          <w:t>‘</w:t>
        </w:r>
      </w:moveTo>
      <w:ins w:id="13749" w:author="Claire S" w:date="2026-05-21T11:08:00Z" w16du:dateUtc="2026-05-21T10:08:00Z">
        <w:r w:rsidR="009B109D">
          <w:rPr>
            <w:rFonts w:ascii="Cambria" w:hAnsi="Cambria"/>
            <w:sz w:val="28"/>
            <w:szCs w:val="28"/>
          </w:rPr>
          <w:t>T</w:t>
        </w:r>
      </w:ins>
      <w:ins w:id="13750" w:author="Claire S" w:date="2026-05-20T11:44:00Z" w16du:dateUtc="2026-05-20T10:44:00Z">
        <w:r w:rsidR="00B16478">
          <w:rPr>
            <w:rFonts w:ascii="Cambria" w:hAnsi="Cambria"/>
            <w:sz w:val="28"/>
            <w:szCs w:val="28"/>
          </w:rPr>
          <w:t>hey’re onto the fact</w:t>
        </w:r>
      </w:ins>
      <w:ins w:id="13751" w:author="Daisy Watt" w:date="2026-06-22T19:54:00Z" w16du:dateUtc="2026-06-22T17:54:00Z">
        <w:r w:rsidR="00B16478">
          <w:rPr>
            <w:rFonts w:ascii="Cambria" w:hAnsi="Cambria"/>
            <w:sz w:val="28"/>
            <w:szCs w:val="28"/>
          </w:rPr>
          <w:t xml:space="preserve"> </w:t>
        </w:r>
        <w:r w:rsidR="002438FA">
          <w:rPr>
            <w:rFonts w:ascii="Cambria" w:hAnsi="Cambria"/>
            <w:sz w:val="28"/>
            <w:szCs w:val="28"/>
          </w:rPr>
          <w:t>that</w:t>
        </w:r>
      </w:ins>
      <w:ins w:id="13752" w:author="Claire S" w:date="2026-05-20T11:44:00Z" w16du:dateUtc="2026-05-20T10:44:00Z">
        <w:r w:rsidR="00B16478">
          <w:rPr>
            <w:rFonts w:ascii="Cambria" w:hAnsi="Cambria"/>
            <w:sz w:val="28"/>
            <w:szCs w:val="28"/>
          </w:rPr>
          <w:t xml:space="preserve"> </w:t>
        </w:r>
      </w:ins>
      <w:moveTo w:id="13753" w:author="Claire S" w:date="2026-05-18T18:21:00Z" w16du:dateUtc="2026-05-18T17:21:00Z">
        <w:r>
          <w:rPr>
            <w:rFonts w:ascii="Cambria" w:hAnsi="Cambria"/>
            <w:sz w:val="28"/>
            <w:szCs w:val="28"/>
          </w:rPr>
          <w:t>Dex’s death</w:t>
        </w:r>
        <w:del w:id="13754" w:author="Claire S" w:date="2026-05-19T16:48:00Z" w16du:dateUtc="2026-05-19T15:48:00Z">
          <w:r w:rsidDel="00F050F7">
            <w:rPr>
              <w:rFonts w:ascii="Cambria" w:hAnsi="Cambria"/>
              <w:sz w:val="28"/>
              <w:szCs w:val="28"/>
            </w:rPr>
            <w:delText>, silly</w:delText>
          </w:r>
        </w:del>
        <w:del w:id="13755" w:author="Claire S" w:date="2026-05-20T11:44:00Z" w16du:dateUtc="2026-05-20T10:44:00Z">
          <w:r w:rsidDel="00B16478">
            <w:rPr>
              <w:rFonts w:ascii="Cambria" w:hAnsi="Cambria"/>
              <w:sz w:val="28"/>
              <w:szCs w:val="28"/>
            </w:rPr>
            <w:delText>. It</w:delText>
          </w:r>
        </w:del>
        <w:r>
          <w:rPr>
            <w:rFonts w:ascii="Cambria" w:hAnsi="Cambria"/>
            <w:sz w:val="28"/>
            <w:szCs w:val="28"/>
          </w:rPr>
          <w:t xml:space="preserve"> </w:t>
        </w:r>
      </w:moveTo>
      <w:ins w:id="13756" w:author="Claire S" w:date="2026-05-21T17:55:00Z" w16du:dateUtc="2026-05-21T16:55:00Z">
        <w:r w:rsidR="008C7E55">
          <w:rPr>
            <w:rFonts w:ascii="Cambria" w:hAnsi="Cambria"/>
            <w:sz w:val="28"/>
            <w:szCs w:val="28"/>
          </w:rPr>
          <w:t xml:space="preserve">probably </w:t>
        </w:r>
      </w:ins>
      <w:moveTo w:id="13757" w:author="Claire S" w:date="2026-05-18T18:21:00Z" w16du:dateUtc="2026-05-18T17:21:00Z">
        <w:r>
          <w:rPr>
            <w:rFonts w:ascii="Cambria" w:hAnsi="Cambria"/>
            <w:sz w:val="28"/>
            <w:szCs w:val="28"/>
          </w:rPr>
          <w:t>wasn’t suicide</w:t>
        </w:r>
      </w:moveTo>
      <w:ins w:id="13758" w:author="Claire S" w:date="2026-05-20T11:44:00Z" w16du:dateUtc="2026-05-20T10:44:00Z">
        <w:r w:rsidR="00B16478">
          <w:rPr>
            <w:rFonts w:ascii="Cambria" w:hAnsi="Cambria"/>
            <w:sz w:val="28"/>
            <w:szCs w:val="28"/>
          </w:rPr>
          <w:t>.</w:t>
        </w:r>
      </w:ins>
      <w:ins w:id="13759" w:author="Claire S" w:date="2026-05-21T11:08:00Z" w16du:dateUtc="2026-05-21T10:08:00Z">
        <w:r w:rsidR="009B109D">
          <w:rPr>
            <w:rFonts w:ascii="Cambria" w:hAnsi="Cambria"/>
            <w:sz w:val="28"/>
            <w:szCs w:val="28"/>
          </w:rPr>
          <w:t xml:space="preserve"> I don’t know if that’s better or wo</w:t>
        </w:r>
      </w:ins>
      <w:ins w:id="13760" w:author="Claire S" w:date="2026-05-21T11:09:00Z" w16du:dateUtc="2026-05-21T10:09:00Z">
        <w:r w:rsidR="009B109D">
          <w:rPr>
            <w:rFonts w:ascii="Cambria" w:hAnsi="Cambria"/>
            <w:sz w:val="28"/>
            <w:szCs w:val="28"/>
          </w:rPr>
          <w:t>rse.  Meanwhile</w:t>
        </w:r>
      </w:ins>
      <w:ins w:id="13761" w:author="Claire S" w:date="2026-05-21T17:56:00Z" w16du:dateUtc="2026-05-21T16:56:00Z">
        <w:del w:id="13762" w:author="Daisy Watt" w:date="2026-06-22T19:54:00Z" w16du:dateUtc="2026-06-22T17:54:00Z">
          <w:r w:rsidR="008C7E55">
            <w:rPr>
              <w:rFonts w:ascii="Cambria" w:hAnsi="Cambria"/>
              <w:sz w:val="28"/>
              <w:szCs w:val="28"/>
            </w:rPr>
            <w:delText>,</w:delText>
          </w:r>
        </w:del>
      </w:ins>
      <w:ins w:id="13763" w:author="Daisy Watt" w:date="2026-06-22T19:54:00Z" w16du:dateUtc="2026-06-22T17:54:00Z">
        <w:r w:rsidR="002438FA">
          <w:rPr>
            <w:rFonts w:ascii="Cambria" w:hAnsi="Cambria"/>
            <w:sz w:val="28"/>
            <w:szCs w:val="28"/>
          </w:rPr>
          <w:t>…</w:t>
        </w:r>
      </w:ins>
      <w:ins w:id="13764" w:author="Claire S" w:date="2026-05-21T17:56:00Z" w16du:dateUtc="2026-05-21T16:56:00Z">
        <w:r w:rsidR="008C7E55">
          <w:rPr>
            <w:rFonts w:ascii="Cambria" w:hAnsi="Cambria"/>
            <w:sz w:val="28"/>
            <w:szCs w:val="28"/>
          </w:rPr>
          <w:t>’ Ruth took a deep inhale of frustration</w:t>
        </w:r>
        <w:del w:id="13765" w:author="Daisy Watt" w:date="2026-06-22T19:54:00Z" w16du:dateUtc="2026-06-22T17:54:00Z">
          <w:r w:rsidR="008C7E55">
            <w:rPr>
              <w:rFonts w:ascii="Cambria" w:hAnsi="Cambria"/>
              <w:sz w:val="28"/>
              <w:szCs w:val="28"/>
            </w:rPr>
            <w:delText>, ‘</w:delText>
          </w:r>
        </w:del>
      </w:ins>
      <w:moveTo w:id="13766" w:author="Claire S" w:date="2026-05-18T18:21:00Z" w16du:dateUtc="2026-05-18T17:21:00Z">
        <w:del w:id="13767" w:author="Daisy Watt" w:date="2026-06-22T19:54:00Z" w16du:dateUtc="2026-06-22T17:54:00Z">
          <w:r w:rsidDel="00B16478">
            <w:rPr>
              <w:rFonts w:ascii="Cambria" w:hAnsi="Cambria"/>
              <w:sz w:val="28"/>
              <w:szCs w:val="28"/>
            </w:rPr>
            <w:delText xml:space="preserve"> at all.</w:delText>
          </w:r>
        </w:del>
      </w:moveTo>
      <w:ins w:id="13768" w:author="Claire S" w:date="2026-05-19T16:49:00Z" w16du:dateUtc="2026-05-19T15:49:00Z">
        <w:del w:id="13769" w:author="Daisy Watt" w:date="2026-06-22T19:54:00Z" w16du:dateUtc="2026-06-22T17:54:00Z">
          <w:r w:rsidR="00F050F7" w:rsidDel="002438FA">
            <w:rPr>
              <w:rFonts w:ascii="Cambria" w:hAnsi="Cambria"/>
              <w:sz w:val="28"/>
              <w:szCs w:val="28"/>
            </w:rPr>
            <w:delText>y</w:delText>
          </w:r>
        </w:del>
      </w:ins>
      <w:ins w:id="13770" w:author="Daisy Watt" w:date="2026-06-22T19:54:00Z" w16du:dateUtc="2026-06-22T17:54:00Z">
        <w:r w:rsidR="002438FA">
          <w:rPr>
            <w:rFonts w:ascii="Cambria" w:hAnsi="Cambria"/>
            <w:sz w:val="28"/>
            <w:szCs w:val="28"/>
          </w:rPr>
          <w:t>. ‘</w:t>
        </w:r>
        <w:commentRangeStart w:id="13771"/>
        <w:r w:rsidR="002438FA">
          <w:rPr>
            <w:rFonts w:ascii="Cambria" w:hAnsi="Cambria"/>
            <w:sz w:val="28"/>
            <w:szCs w:val="28"/>
          </w:rPr>
          <w:t>Y</w:t>
        </w:r>
      </w:ins>
      <w:moveTo w:id="13772" w:author="Claire S" w:date="2026-05-18T18:21:00Z" w16du:dateUtc="2026-05-18T17:21:00Z">
        <w:del w:id="13773" w:author="Claire S" w:date="2026-05-19T16:48:00Z" w16du:dateUtc="2026-05-19T15:48:00Z">
          <w:r w:rsidDel="00F050F7">
            <w:rPr>
              <w:rFonts w:ascii="Cambria" w:hAnsi="Cambria"/>
              <w:sz w:val="28"/>
              <w:szCs w:val="28"/>
            </w:rPr>
            <w:delText>’</w:delText>
          </w:r>
        </w:del>
      </w:moveTo>
    </w:p>
    <w:moveToRangeEnd w:id="13728"/>
    <w:p w14:paraId="52128EC0" w14:textId="53F3F32C" w:rsidR="00D12981" w:rsidDel="00F050F7" w:rsidRDefault="00D12981" w:rsidP="00097516">
      <w:pPr>
        <w:spacing w:line="360" w:lineRule="auto"/>
        <w:contextualSpacing/>
        <w:rPr>
          <w:del w:id="13774" w:author="Claire S" w:date="2026-05-19T16:48:00Z" w16du:dateUtc="2026-05-19T15:48:00Z"/>
          <w:rFonts w:ascii="Cambria" w:hAnsi="Cambria"/>
          <w:sz w:val="28"/>
          <w:szCs w:val="28"/>
        </w:rPr>
      </w:pPr>
    </w:p>
    <w:p w14:paraId="1ABA3738" w14:textId="18ACF9C8" w:rsidR="00097516" w:rsidRDefault="00097516">
      <w:pPr>
        <w:spacing w:line="360" w:lineRule="auto"/>
        <w:ind w:firstLine="720"/>
        <w:contextualSpacing/>
        <w:rPr>
          <w:rFonts w:ascii="Cambria" w:hAnsi="Cambria"/>
          <w:sz w:val="28"/>
          <w:szCs w:val="28"/>
        </w:rPr>
        <w:pPrChange w:id="13775" w:author="Claire S" w:date="2026-05-19T16:48:00Z" w16du:dateUtc="2026-05-19T15:48:00Z">
          <w:pPr>
            <w:spacing w:line="360" w:lineRule="auto"/>
            <w:contextualSpacing/>
          </w:pPr>
        </w:pPrChange>
      </w:pPr>
      <w:del w:id="13776" w:author="Claire S" w:date="2026-05-19T16:48:00Z" w16du:dateUtc="2026-05-19T15:48:00Z">
        <w:r w:rsidDel="00F050F7">
          <w:rPr>
            <w:rFonts w:ascii="Cambria" w:hAnsi="Cambria"/>
            <w:sz w:val="28"/>
            <w:szCs w:val="28"/>
          </w:rPr>
          <w:tab/>
          <w:delText>‘</w:delText>
        </w:r>
      </w:del>
      <w:del w:id="13777" w:author="Claire S" w:date="2026-05-19T16:49:00Z" w16du:dateUtc="2026-05-19T15:49:00Z">
        <w:r w:rsidDel="00F050F7">
          <w:rPr>
            <w:rFonts w:ascii="Cambria" w:hAnsi="Cambria"/>
            <w:sz w:val="28"/>
            <w:szCs w:val="28"/>
          </w:rPr>
          <w:delText>Y</w:delText>
        </w:r>
      </w:del>
      <w:r>
        <w:rPr>
          <w:rFonts w:ascii="Cambria" w:hAnsi="Cambria"/>
          <w:sz w:val="28"/>
          <w:szCs w:val="28"/>
        </w:rPr>
        <w:t xml:space="preserve">ou and </w:t>
      </w:r>
      <w:del w:id="13778" w:author="Claire S" w:date="2026-07-28T10:33:00Z" w16du:dateUtc="2026-07-28T09:33:00Z">
        <w:r w:rsidDel="00966482">
          <w:rPr>
            <w:rFonts w:ascii="Cambria" w:hAnsi="Cambria"/>
            <w:sz w:val="28"/>
            <w:szCs w:val="28"/>
          </w:rPr>
          <w:delText>Jackson</w:delText>
        </w:r>
      </w:del>
      <w:ins w:id="13779" w:author="Claire S" w:date="2026-07-28T10:33:00Z" w16du:dateUtc="2026-07-28T09:33:00Z">
        <w:r w:rsidR="00966482">
          <w:rPr>
            <w:rFonts w:ascii="Cambria" w:hAnsi="Cambria"/>
            <w:sz w:val="28"/>
            <w:szCs w:val="28"/>
          </w:rPr>
          <w:t>your mystery lover</w:t>
        </w:r>
      </w:ins>
      <w:del w:id="13780" w:author="Claire S" w:date="2026-05-19T16:49:00Z" w16du:dateUtc="2026-05-19T15:49:00Z">
        <w:r w:rsidDel="00F050F7">
          <w:rPr>
            <w:rFonts w:ascii="Cambria" w:hAnsi="Cambria"/>
            <w:sz w:val="28"/>
            <w:szCs w:val="28"/>
          </w:rPr>
          <w:delText>.  It’s</w:delText>
        </w:r>
      </w:del>
      <w:ins w:id="13781" w:author="Claire S" w:date="2026-05-20T11:44:00Z" w16du:dateUtc="2026-05-20T10:44:00Z">
        <w:r w:rsidR="00B16478">
          <w:rPr>
            <w:rFonts w:ascii="Cambria" w:hAnsi="Cambria"/>
            <w:sz w:val="28"/>
            <w:szCs w:val="28"/>
          </w:rPr>
          <w:t xml:space="preserve"> are</w:t>
        </w:r>
      </w:ins>
      <w:r>
        <w:rPr>
          <w:rFonts w:ascii="Cambria" w:hAnsi="Cambria"/>
          <w:sz w:val="28"/>
          <w:szCs w:val="28"/>
        </w:rPr>
        <w:t xml:space="preserve"> </w:t>
      </w:r>
      <w:r w:rsidR="00F4341C">
        <w:rPr>
          <w:rFonts w:ascii="Cambria" w:hAnsi="Cambria"/>
          <w:sz w:val="28"/>
          <w:szCs w:val="28"/>
        </w:rPr>
        <w:t xml:space="preserve">all over </w:t>
      </w:r>
      <w:r>
        <w:rPr>
          <w:rFonts w:ascii="Cambria" w:hAnsi="Cambria"/>
          <w:sz w:val="28"/>
          <w:szCs w:val="28"/>
        </w:rPr>
        <w:t xml:space="preserve">the </w:t>
      </w:r>
      <w:r w:rsidR="00F4341C">
        <w:rPr>
          <w:rFonts w:ascii="Cambria" w:hAnsi="Cambria"/>
          <w:sz w:val="28"/>
          <w:szCs w:val="28"/>
        </w:rPr>
        <w:t>bloody inter</w:t>
      </w:r>
      <w:r>
        <w:rPr>
          <w:rFonts w:ascii="Cambria" w:hAnsi="Cambria"/>
          <w:sz w:val="28"/>
          <w:szCs w:val="28"/>
        </w:rPr>
        <w:t>net.’</w:t>
      </w:r>
      <w:commentRangeEnd w:id="13771"/>
      <w:r w:rsidR="00DE77C5">
        <w:rPr>
          <w:rStyle w:val="CommentReference"/>
          <w:rFonts w:ascii="Cambria" w:hAnsi="Cambria"/>
          <w:sz w:val="28"/>
          <w:szCs w:val="28"/>
        </w:rPr>
        <w:commentReference w:id="13771"/>
      </w:r>
    </w:p>
    <w:p w14:paraId="79CF296F" w14:textId="2B73216F" w:rsidR="00821D34" w:rsidDel="004912D2" w:rsidRDefault="00097516" w:rsidP="00097516">
      <w:pPr>
        <w:spacing w:line="360" w:lineRule="auto"/>
        <w:ind w:firstLine="720"/>
        <w:contextualSpacing/>
        <w:rPr>
          <w:del w:id="13782" w:author="Claire S" w:date="2026-05-20T11:42:00Z" w16du:dateUtc="2026-05-20T10:42:00Z"/>
          <w:rFonts w:ascii="Cambria" w:hAnsi="Cambria"/>
          <w:sz w:val="28"/>
          <w:szCs w:val="28"/>
        </w:rPr>
      </w:pPr>
      <w:r>
        <w:rPr>
          <w:rFonts w:ascii="Cambria" w:hAnsi="Cambria"/>
          <w:sz w:val="28"/>
          <w:szCs w:val="28"/>
        </w:rPr>
        <w:t>‘Oh dear</w:t>
      </w:r>
      <w:ins w:id="13783" w:author="Claire S" w:date="2026-05-22T14:56:00Z" w16du:dateUtc="2026-05-22T13:56:00Z">
        <w:r w:rsidR="008C33FB">
          <w:rPr>
            <w:rFonts w:ascii="Cambria" w:hAnsi="Cambria"/>
            <w:sz w:val="28"/>
            <w:szCs w:val="28"/>
          </w:rPr>
          <w:t>.</w:t>
        </w:r>
      </w:ins>
      <w:r w:rsidR="00821D34">
        <w:rPr>
          <w:rFonts w:ascii="Cambria" w:hAnsi="Cambria"/>
          <w:sz w:val="28"/>
          <w:szCs w:val="28"/>
        </w:rPr>
        <w:t>’</w:t>
      </w:r>
      <w:del w:id="13784" w:author="Claire S" w:date="2026-05-22T14:56:00Z" w16du:dateUtc="2026-05-22T13:56:00Z">
        <w:r w:rsidR="00821D34" w:rsidDel="008C33FB">
          <w:rPr>
            <w:rFonts w:ascii="Cambria" w:hAnsi="Cambria"/>
            <w:sz w:val="28"/>
            <w:szCs w:val="28"/>
          </w:rPr>
          <w:delText>,</w:delText>
        </w:r>
      </w:del>
      <w:ins w:id="13785" w:author="Claire S" w:date="2026-05-22T14:56:00Z" w16du:dateUtc="2026-05-22T13:56:00Z">
        <w:r w:rsidR="008C33FB">
          <w:rPr>
            <w:rFonts w:ascii="Cambria" w:hAnsi="Cambria"/>
            <w:sz w:val="28"/>
            <w:szCs w:val="28"/>
          </w:rPr>
          <w:t xml:space="preserve"> </w:t>
        </w:r>
      </w:ins>
      <w:ins w:id="13786" w:author="Claire S" w:date="2026-07-30T08:08:00Z" w16du:dateUtc="2026-07-30T07:08:00Z">
        <w:r w:rsidR="00BC1F8E">
          <w:rPr>
            <w:rFonts w:ascii="Cambria" w:hAnsi="Cambria"/>
            <w:sz w:val="28"/>
            <w:szCs w:val="28"/>
          </w:rPr>
          <w:t xml:space="preserve">Somehow </w:t>
        </w:r>
      </w:ins>
      <w:del w:id="13787" w:author="Claire S" w:date="2026-07-30T08:08:00Z" w16du:dateUtc="2026-07-30T07:08:00Z">
        <w:r w:rsidR="00821D34" w:rsidDel="00BC1F8E">
          <w:rPr>
            <w:rFonts w:ascii="Cambria" w:hAnsi="Cambria"/>
            <w:sz w:val="28"/>
            <w:szCs w:val="28"/>
          </w:rPr>
          <w:delText xml:space="preserve"> </w:delText>
        </w:r>
      </w:del>
      <w:r w:rsidR="00F4341C">
        <w:rPr>
          <w:rFonts w:ascii="Cambria" w:hAnsi="Cambria"/>
          <w:sz w:val="28"/>
          <w:szCs w:val="28"/>
        </w:rPr>
        <w:t>Savannah</w:t>
      </w:r>
      <w:r w:rsidR="00821D34">
        <w:rPr>
          <w:rFonts w:ascii="Cambria" w:hAnsi="Cambria"/>
          <w:sz w:val="28"/>
          <w:szCs w:val="28"/>
        </w:rPr>
        <w:t xml:space="preserve"> </w:t>
      </w:r>
      <w:r w:rsidR="00BF205E">
        <w:rPr>
          <w:rFonts w:ascii="Cambria" w:hAnsi="Cambria"/>
          <w:sz w:val="28"/>
          <w:szCs w:val="28"/>
        </w:rPr>
        <w:t>managed to keep</w:t>
      </w:r>
      <w:r w:rsidR="005D562E">
        <w:rPr>
          <w:rFonts w:ascii="Cambria" w:hAnsi="Cambria"/>
          <w:sz w:val="28"/>
          <w:szCs w:val="28"/>
        </w:rPr>
        <w:t xml:space="preserve"> her voice </w:t>
      </w:r>
      <w:del w:id="13788" w:author="Claire S" w:date="2026-05-21T17:56:00Z" w16du:dateUtc="2026-05-21T16:56:00Z">
        <w:r w:rsidR="005D562E" w:rsidDel="008C7E55">
          <w:rPr>
            <w:rFonts w:ascii="Cambria" w:hAnsi="Cambria"/>
            <w:sz w:val="28"/>
            <w:szCs w:val="28"/>
          </w:rPr>
          <w:delText>calm, but she felt</w:delText>
        </w:r>
        <w:r w:rsidR="00821D34" w:rsidDel="008C7E55">
          <w:rPr>
            <w:rFonts w:ascii="Cambria" w:hAnsi="Cambria"/>
            <w:sz w:val="28"/>
            <w:szCs w:val="28"/>
          </w:rPr>
          <w:delText xml:space="preserve"> far </w:delText>
        </w:r>
        <w:r w:rsidR="005D562E" w:rsidDel="008C7E55">
          <w:rPr>
            <w:rFonts w:ascii="Cambria" w:hAnsi="Cambria"/>
            <w:sz w:val="28"/>
            <w:szCs w:val="28"/>
          </w:rPr>
          <w:delText>from</w:delText>
        </w:r>
      </w:del>
      <w:ins w:id="13789" w:author="Claire S" w:date="2026-05-21T17:56:00Z" w16du:dateUtc="2026-05-21T16:56:00Z">
        <w:r w:rsidR="008C7E55">
          <w:rPr>
            <w:rFonts w:ascii="Cambria" w:hAnsi="Cambria"/>
            <w:sz w:val="28"/>
            <w:szCs w:val="28"/>
          </w:rPr>
          <w:t>stead</w:t>
        </w:r>
      </w:ins>
      <w:del w:id="13790" w:author="Claire S" w:date="2026-05-21T17:56:00Z" w16du:dateUtc="2026-05-21T16:56:00Z">
        <w:r w:rsidR="005D562E" w:rsidDel="008C7E55">
          <w:rPr>
            <w:rFonts w:ascii="Cambria" w:hAnsi="Cambria"/>
            <w:sz w:val="28"/>
            <w:szCs w:val="28"/>
          </w:rPr>
          <w:delText xml:space="preserve"> i</w:delText>
        </w:r>
      </w:del>
      <w:ins w:id="13791" w:author="Claire S" w:date="2026-05-21T17:56:00Z" w16du:dateUtc="2026-05-21T16:56:00Z">
        <w:r w:rsidR="008C7E55">
          <w:rPr>
            <w:rFonts w:ascii="Cambria" w:hAnsi="Cambria"/>
            <w:sz w:val="28"/>
            <w:szCs w:val="28"/>
          </w:rPr>
          <w:t>y</w:t>
        </w:r>
      </w:ins>
      <w:del w:id="13792" w:author="Claire S" w:date="2026-05-21T17:56:00Z" w16du:dateUtc="2026-05-21T16:56:00Z">
        <w:r w:rsidR="005D562E" w:rsidDel="008C7E55">
          <w:rPr>
            <w:rFonts w:ascii="Cambria" w:hAnsi="Cambria"/>
            <w:sz w:val="28"/>
            <w:szCs w:val="28"/>
          </w:rPr>
          <w:delText>t</w:delText>
        </w:r>
      </w:del>
      <w:r w:rsidR="005D562E">
        <w:rPr>
          <w:rFonts w:ascii="Cambria" w:hAnsi="Cambria"/>
          <w:sz w:val="28"/>
          <w:szCs w:val="28"/>
        </w:rPr>
        <w:t>.</w:t>
      </w:r>
      <w:ins w:id="13793" w:author="Claire S" w:date="2026-05-20T11:42:00Z" w16du:dateUtc="2026-05-20T10:42:00Z">
        <w:r w:rsidR="004912D2">
          <w:rPr>
            <w:rFonts w:ascii="Cambria" w:hAnsi="Cambria"/>
            <w:sz w:val="28"/>
            <w:szCs w:val="28"/>
          </w:rPr>
          <w:t xml:space="preserve"> </w:t>
        </w:r>
      </w:ins>
    </w:p>
    <w:p w14:paraId="74E519EF" w14:textId="1361556C" w:rsidR="00097516" w:rsidRDefault="00097516" w:rsidP="00DE3440">
      <w:pPr>
        <w:spacing w:line="360" w:lineRule="auto"/>
        <w:ind w:firstLine="720"/>
        <w:contextualSpacing/>
        <w:rPr>
          <w:ins w:id="13794" w:author="Claire S" w:date="2026-05-20T11:22:00Z" w16du:dateUtc="2026-05-20T10:22:00Z"/>
          <w:rFonts w:ascii="Cambria" w:hAnsi="Cambria"/>
          <w:sz w:val="28"/>
          <w:szCs w:val="28"/>
        </w:rPr>
      </w:pPr>
      <w:del w:id="13795" w:author="Claire S" w:date="2026-07-28T14:37:00Z" w16du:dateUtc="2026-07-28T13:37:00Z">
        <w:r w:rsidDel="00DE3440">
          <w:rPr>
            <w:rFonts w:ascii="Cambria" w:hAnsi="Cambria"/>
            <w:sz w:val="28"/>
            <w:szCs w:val="28"/>
          </w:rPr>
          <w:delText>It looked like she might be in</w:delText>
        </w:r>
      </w:del>
      <w:ins w:id="13796" w:author="Daisy Watt" w:date="2026-06-22T19:54:00Z" w16du:dateUtc="2026-06-22T17:54:00Z">
        <w:del w:id="13797" w:author="Claire S" w:date="2026-07-28T14:37:00Z" w16du:dateUtc="2026-07-28T13:37:00Z">
          <w:r w:rsidR="00816FDF" w:rsidDel="00DE3440">
            <w:rPr>
              <w:rFonts w:ascii="Cambria" w:hAnsi="Cambria"/>
              <w:sz w:val="28"/>
              <w:szCs w:val="28"/>
            </w:rPr>
            <w:delText>on</w:delText>
          </w:r>
        </w:del>
      </w:ins>
      <w:del w:id="13798" w:author="Claire S" w:date="2026-07-28T14:37:00Z" w16du:dateUtc="2026-07-28T13:37:00Z">
        <w:r w:rsidDel="00DE3440">
          <w:rPr>
            <w:rFonts w:ascii="Cambria" w:hAnsi="Cambria"/>
            <w:sz w:val="28"/>
            <w:szCs w:val="28"/>
          </w:rPr>
          <w:delText xml:space="preserve"> the market with a sex</w:delText>
        </w:r>
      </w:del>
      <w:ins w:id="13799" w:author="Daisy Watt" w:date="2026-06-22T19:55:00Z" w16du:dateUtc="2026-06-22T17:55:00Z">
        <w:del w:id="13800" w:author="Claire S" w:date="2026-07-28T14:37:00Z" w16du:dateUtc="2026-07-28T13:37:00Z">
          <w:r w:rsidR="00E37524" w:rsidDel="00DE3440">
            <w:rPr>
              <w:rFonts w:ascii="Cambria" w:hAnsi="Cambria"/>
              <w:sz w:val="28"/>
              <w:szCs w:val="28"/>
            </w:rPr>
            <w:delText xml:space="preserve"> tape,</w:delText>
          </w:r>
        </w:del>
      </w:ins>
      <w:del w:id="13801" w:author="Claire S" w:date="2026-07-28T14:37:00Z" w16du:dateUtc="2026-07-28T13:37:00Z">
        <w:r w:rsidDel="00DE3440">
          <w:rPr>
            <w:rFonts w:ascii="Cambria" w:hAnsi="Cambria"/>
            <w:sz w:val="28"/>
            <w:szCs w:val="28"/>
          </w:rPr>
          <w:delText>-tape after all</w:delText>
        </w:r>
      </w:del>
      <w:ins w:id="13802" w:author="Claire S" w:date="2026-07-28T10:33:00Z" w16du:dateUtc="2026-07-28T09:33:00Z">
        <w:r w:rsidR="00E272B1">
          <w:rPr>
            <w:rFonts w:ascii="Cambria" w:hAnsi="Cambria"/>
            <w:sz w:val="28"/>
            <w:szCs w:val="28"/>
          </w:rPr>
          <w:t>I</w:t>
        </w:r>
      </w:ins>
      <w:del w:id="13803" w:author="Claire S" w:date="2026-07-28T10:33:00Z" w16du:dateUtc="2026-07-28T09:33:00Z">
        <w:r w:rsidR="00BF205E" w:rsidDel="00E272B1">
          <w:rPr>
            <w:rFonts w:ascii="Cambria" w:hAnsi="Cambria"/>
            <w:sz w:val="28"/>
            <w:szCs w:val="28"/>
          </w:rPr>
          <w:delText xml:space="preserve"> </w:delText>
        </w:r>
      </w:del>
      <w:del w:id="13804" w:author="Daisy Watt" w:date="2026-06-22T19:54:00Z" w16du:dateUtc="2026-06-22T17:54:00Z">
        <w:r w:rsidR="00B71619">
          <w:rPr>
            <w:rFonts w:ascii="Cambria" w:hAnsi="Cambria"/>
            <w:sz w:val="28"/>
            <w:szCs w:val="28"/>
          </w:rPr>
          <w:delText>-</w:delText>
        </w:r>
      </w:del>
      <w:ins w:id="13805" w:author="Daisy Watt" w:date="2026-06-22T19:54:00Z" w16du:dateUtc="2026-06-22T17:54:00Z">
        <w:del w:id="13806" w:author="Claire S" w:date="2026-07-28T10:33:00Z" w16du:dateUtc="2026-07-28T09:33:00Z">
          <w:r w:rsidR="002D2717" w:rsidDel="00E272B1">
            <w:rPr>
              <w:rFonts w:ascii="Cambria" w:hAnsi="Cambria"/>
              <w:sz w:val="28"/>
              <w:szCs w:val="28"/>
            </w:rPr>
            <w:delText>–</w:delText>
          </w:r>
        </w:del>
      </w:ins>
      <w:del w:id="13807" w:author="Daisy Watt" w:date="2026-06-22T19:55:00Z" w16du:dateUtc="2026-06-22T17:55:00Z">
        <w:r w:rsidR="00BF205E">
          <w:rPr>
            <w:rFonts w:ascii="Cambria" w:hAnsi="Cambria"/>
            <w:sz w:val="28"/>
            <w:szCs w:val="28"/>
          </w:rPr>
          <w:delText>which,</w:delText>
        </w:r>
      </w:del>
      <w:ins w:id="13808" w:author="Daisy Watt" w:date="2026-06-22T19:55:00Z" w16du:dateUtc="2026-06-22T17:55:00Z">
        <w:del w:id="13809" w:author="Claire S" w:date="2026-07-28T10:33:00Z" w16du:dateUtc="2026-07-28T09:33:00Z">
          <w:r w:rsidR="000846CA" w:rsidDel="00E272B1">
            <w:rPr>
              <w:rFonts w:ascii="Cambria" w:hAnsi="Cambria"/>
              <w:sz w:val="28"/>
              <w:szCs w:val="28"/>
            </w:rPr>
            <w:delText>but</w:delText>
          </w:r>
        </w:del>
      </w:ins>
      <w:del w:id="13810" w:author="Claire S" w:date="2026-07-28T10:33:00Z" w16du:dateUtc="2026-07-28T09:33:00Z">
        <w:r w:rsidR="00BF205E" w:rsidDel="00E272B1">
          <w:rPr>
            <w:rFonts w:ascii="Cambria" w:hAnsi="Cambria"/>
            <w:sz w:val="28"/>
            <w:szCs w:val="28"/>
          </w:rPr>
          <w:delText xml:space="preserve"> i</w:delText>
        </w:r>
      </w:del>
      <w:r w:rsidR="00BF205E">
        <w:rPr>
          <w:rFonts w:ascii="Cambria" w:hAnsi="Cambria"/>
          <w:sz w:val="28"/>
          <w:szCs w:val="28"/>
        </w:rPr>
        <w:t>f</w:t>
      </w:r>
      <w:del w:id="13811" w:author="Claire S" w:date="2026-07-28T10:33:00Z" w16du:dateUtc="2026-07-28T09:33:00Z">
        <w:r w:rsidR="00BF205E" w:rsidDel="00E272B1">
          <w:rPr>
            <w:rFonts w:ascii="Cambria" w:hAnsi="Cambria"/>
            <w:sz w:val="28"/>
            <w:szCs w:val="28"/>
          </w:rPr>
          <w:delText xml:space="preserve"> she</w:delText>
        </w:r>
      </w:del>
      <w:r w:rsidR="00BF205E">
        <w:rPr>
          <w:rFonts w:ascii="Cambria" w:hAnsi="Cambria"/>
          <w:sz w:val="28"/>
          <w:szCs w:val="28"/>
        </w:rPr>
        <w:t xml:space="preserve"> </w:t>
      </w:r>
      <w:del w:id="13812" w:author="Claire S" w:date="2026-07-28T10:33:00Z" w16du:dateUtc="2026-07-28T09:33:00Z">
        <w:r w:rsidR="00BF205E" w:rsidDel="00E272B1">
          <w:rPr>
            <w:rFonts w:ascii="Cambria" w:hAnsi="Cambria"/>
            <w:sz w:val="28"/>
            <w:szCs w:val="28"/>
          </w:rPr>
          <w:delText xml:space="preserve">got disowned by </w:delText>
        </w:r>
      </w:del>
      <w:r w:rsidR="00BF205E">
        <w:rPr>
          <w:rFonts w:ascii="Cambria" w:hAnsi="Cambria"/>
          <w:sz w:val="28"/>
          <w:szCs w:val="28"/>
        </w:rPr>
        <w:t>her siblings</w:t>
      </w:r>
      <w:ins w:id="13813" w:author="Claire S" w:date="2026-07-28T10:33:00Z" w16du:dateUtc="2026-07-28T09:33:00Z">
        <w:r w:rsidR="00E272B1">
          <w:rPr>
            <w:rFonts w:ascii="Cambria" w:hAnsi="Cambria"/>
            <w:sz w:val="28"/>
            <w:szCs w:val="28"/>
          </w:rPr>
          <w:t xml:space="preserve"> disowned her</w:t>
        </w:r>
      </w:ins>
      <w:r w:rsidR="00BF205E">
        <w:rPr>
          <w:rFonts w:ascii="Cambria" w:hAnsi="Cambria"/>
          <w:sz w:val="28"/>
          <w:szCs w:val="28"/>
        </w:rPr>
        <w:t xml:space="preserve">, </w:t>
      </w:r>
      <w:ins w:id="13814" w:author="Daisy Watt" w:date="2026-06-22T19:55:00Z" w16du:dateUtc="2026-06-22T17:55:00Z">
        <w:del w:id="13815" w:author="Claire S" w:date="2026-07-28T10:33:00Z" w16du:dateUtc="2026-07-28T09:33:00Z">
          <w:r w:rsidR="009F0211" w:rsidDel="00E272B1">
            <w:rPr>
              <w:rFonts w:ascii="Cambria" w:hAnsi="Cambria"/>
              <w:sz w:val="28"/>
              <w:szCs w:val="28"/>
            </w:rPr>
            <w:delText>tha</w:delText>
          </w:r>
        </w:del>
      </w:ins>
      <w:ins w:id="13816" w:author="Claire S" w:date="2026-07-28T14:37:00Z" w16du:dateUtc="2026-07-28T13:37:00Z">
        <w:r w:rsidR="00DE3440">
          <w:rPr>
            <w:rFonts w:ascii="Cambria" w:hAnsi="Cambria"/>
            <w:sz w:val="28"/>
            <w:szCs w:val="28"/>
          </w:rPr>
          <w:t>a decent sex tape</w:t>
        </w:r>
      </w:ins>
      <w:ins w:id="13817" w:author="Daisy Watt" w:date="2026-06-22T19:55:00Z" w16du:dateUtc="2026-06-22T17:55:00Z">
        <w:del w:id="13818" w:author="Claire S" w:date="2026-07-28T14:37:00Z" w16du:dateUtc="2026-07-28T13:37:00Z">
          <w:r w:rsidR="009F0211" w:rsidDel="00DE3440">
            <w:rPr>
              <w:rFonts w:ascii="Cambria" w:hAnsi="Cambria"/>
              <w:sz w:val="28"/>
              <w:szCs w:val="28"/>
            </w:rPr>
            <w:delText>t</w:delText>
          </w:r>
        </w:del>
        <w:r w:rsidR="009F0211">
          <w:rPr>
            <w:rFonts w:ascii="Cambria" w:hAnsi="Cambria"/>
            <w:sz w:val="28"/>
            <w:szCs w:val="28"/>
          </w:rPr>
          <w:t xml:space="preserve"> </w:t>
        </w:r>
      </w:ins>
      <w:r w:rsidR="00BF205E">
        <w:rPr>
          <w:rFonts w:ascii="Cambria" w:hAnsi="Cambria"/>
          <w:sz w:val="28"/>
          <w:szCs w:val="28"/>
        </w:rPr>
        <w:t>might mean a bit of income</w:t>
      </w:r>
      <w:ins w:id="13819" w:author="Daisy Watt" w:date="2026-06-22T19:54:00Z" w16du:dateUtc="2026-06-22T17:54:00Z">
        <w:r w:rsidR="002D2717">
          <w:rPr>
            <w:rFonts w:ascii="Cambria" w:hAnsi="Cambria"/>
            <w:sz w:val="28"/>
            <w:szCs w:val="28"/>
          </w:rPr>
          <w:t>,</w:t>
        </w:r>
      </w:ins>
      <w:r w:rsidR="00BF205E">
        <w:rPr>
          <w:rFonts w:ascii="Cambria" w:hAnsi="Cambria"/>
          <w:sz w:val="28"/>
          <w:szCs w:val="28"/>
        </w:rPr>
        <w:t xml:space="preserve"> </w:t>
      </w:r>
      <w:del w:id="13820" w:author="Claire S" w:date="2026-07-28T14:37:00Z" w16du:dateUtc="2026-07-28T13:37:00Z">
        <w:r w:rsidR="00BF205E" w:rsidDel="00DE3440">
          <w:rPr>
            <w:rFonts w:ascii="Cambria" w:hAnsi="Cambria"/>
            <w:sz w:val="28"/>
            <w:szCs w:val="28"/>
          </w:rPr>
          <w:delText>at least</w:delText>
        </w:r>
      </w:del>
      <w:ins w:id="13821" w:author="Claire S" w:date="2026-07-28T14:37:00Z" w16du:dateUtc="2026-07-28T13:37:00Z">
        <w:r w:rsidR="00DE3440">
          <w:rPr>
            <w:rFonts w:ascii="Cambria" w:hAnsi="Cambria"/>
            <w:sz w:val="28"/>
            <w:szCs w:val="28"/>
          </w:rPr>
          <w:t>she supposed absently</w:t>
        </w:r>
      </w:ins>
      <w:r>
        <w:rPr>
          <w:rFonts w:ascii="Cambria" w:hAnsi="Cambria"/>
          <w:sz w:val="28"/>
          <w:szCs w:val="28"/>
        </w:rPr>
        <w:t>.</w:t>
      </w:r>
      <w:ins w:id="13822" w:author="Claire S" w:date="2026-05-21T17:57:00Z" w16du:dateUtc="2026-05-21T16:57:00Z">
        <w:r w:rsidR="008C7E55">
          <w:rPr>
            <w:rFonts w:ascii="Cambria" w:hAnsi="Cambria"/>
            <w:sz w:val="28"/>
            <w:szCs w:val="28"/>
          </w:rPr>
          <w:t xml:space="preserve"> ‘</w:t>
        </w:r>
      </w:ins>
      <w:ins w:id="13823" w:author="Claire S" w:date="2026-05-27T15:34:00Z" w16du:dateUtc="2026-05-27T14:34:00Z">
        <w:r w:rsidR="00D7405E">
          <w:rPr>
            <w:rFonts w:ascii="Cambria" w:hAnsi="Cambria"/>
            <w:sz w:val="28"/>
            <w:szCs w:val="28"/>
          </w:rPr>
          <w:t>Well</w:t>
        </w:r>
      </w:ins>
      <w:ins w:id="13824" w:author="Claire S" w:date="2026-07-30T08:07:00Z" w16du:dateUtc="2026-07-30T07:07:00Z">
        <w:r w:rsidR="00BC1F8E">
          <w:rPr>
            <w:rFonts w:ascii="Cambria" w:hAnsi="Cambria"/>
            <w:sz w:val="28"/>
            <w:szCs w:val="28"/>
          </w:rPr>
          <w:t>,</w:t>
        </w:r>
      </w:ins>
      <w:ins w:id="13825" w:author="Daisy Watt" w:date="2026-06-23T07:12:00Z" w16du:dateUtc="2026-06-23T05:12:00Z">
        <w:del w:id="13826" w:author="Claire S" w:date="2026-07-28T14:37:00Z" w16du:dateUtc="2026-07-28T13:37:00Z">
          <w:r w:rsidR="004A59EA" w:rsidDel="00DE3440">
            <w:rPr>
              <w:rFonts w:ascii="Cambria" w:hAnsi="Cambria"/>
              <w:sz w:val="28"/>
              <w:szCs w:val="28"/>
            </w:rPr>
            <w:delText>,</w:delText>
          </w:r>
        </w:del>
      </w:ins>
      <w:ins w:id="13827" w:author="Claire S" w:date="2026-05-27T15:34:00Z" w16du:dateUtc="2026-05-27T14:34:00Z">
        <w:r w:rsidR="00D7405E">
          <w:rPr>
            <w:rFonts w:ascii="Cambria" w:hAnsi="Cambria"/>
            <w:sz w:val="28"/>
            <w:szCs w:val="28"/>
          </w:rPr>
          <w:t xml:space="preserve"> t</w:t>
        </w:r>
      </w:ins>
      <w:ins w:id="13828" w:author="Claire S" w:date="2026-05-21T17:57:00Z" w16du:dateUtc="2026-05-21T16:57:00Z">
        <w:r w:rsidR="008C7E55">
          <w:rPr>
            <w:rFonts w:ascii="Cambria" w:hAnsi="Cambria"/>
            <w:sz w:val="28"/>
            <w:szCs w:val="28"/>
          </w:rPr>
          <w:t>hanks for letting me know.’</w:t>
        </w:r>
      </w:ins>
    </w:p>
    <w:p w14:paraId="1FF697AB" w14:textId="15885810" w:rsidR="00D7405E" w:rsidRDefault="008C7E55" w:rsidP="00097516">
      <w:pPr>
        <w:spacing w:line="360" w:lineRule="auto"/>
        <w:ind w:firstLine="720"/>
        <w:contextualSpacing/>
        <w:rPr>
          <w:ins w:id="13829" w:author="Claire S" w:date="2026-05-27T15:34:00Z" w16du:dateUtc="2026-05-27T14:34:00Z"/>
          <w:rFonts w:ascii="Cambria" w:hAnsi="Cambria"/>
          <w:sz w:val="28"/>
          <w:szCs w:val="28"/>
        </w:rPr>
      </w:pPr>
      <w:ins w:id="13830" w:author="Claire S" w:date="2026-05-21T17:57:00Z" w16du:dateUtc="2026-05-21T16:57:00Z">
        <w:r>
          <w:rPr>
            <w:rFonts w:ascii="Cambria" w:hAnsi="Cambria"/>
            <w:sz w:val="28"/>
            <w:szCs w:val="28"/>
          </w:rPr>
          <w:t>She hung up</w:t>
        </w:r>
      </w:ins>
      <w:ins w:id="13831" w:author="Claire S" w:date="2026-05-27T15:34:00Z" w16du:dateUtc="2026-05-27T14:34:00Z">
        <w:r w:rsidR="00D7405E">
          <w:rPr>
            <w:rFonts w:ascii="Cambria" w:hAnsi="Cambria"/>
            <w:sz w:val="28"/>
            <w:szCs w:val="28"/>
          </w:rPr>
          <w:t xml:space="preserve"> </w:t>
        </w:r>
      </w:ins>
      <w:ins w:id="13832" w:author="Daisy Watt" w:date="2026-06-22T19:55:00Z" w16du:dateUtc="2026-06-22T17:55:00Z">
        <w:del w:id="13833" w:author="Claire S" w:date="2026-08-04T12:52:00Z" w16du:dateUtc="2026-08-04T11:52:00Z">
          <w:r w:rsidR="00FB7621" w:rsidDel="000F63AF">
            <w:rPr>
              <w:rFonts w:ascii="Cambria" w:hAnsi="Cambria"/>
              <w:sz w:val="28"/>
              <w:szCs w:val="28"/>
            </w:rPr>
            <w:delText>,</w:delText>
          </w:r>
        </w:del>
      </w:ins>
      <w:ins w:id="13834" w:author="Claire S" w:date="2026-05-27T15:34:00Z" w16du:dateUtc="2026-05-27T14:34:00Z">
        <w:r w:rsidR="00D7405E">
          <w:rPr>
            <w:rFonts w:ascii="Cambria" w:hAnsi="Cambria"/>
            <w:sz w:val="28"/>
            <w:szCs w:val="28"/>
          </w:rPr>
          <w:t xml:space="preserve">before Ruth could start </w:t>
        </w:r>
      </w:ins>
      <w:ins w:id="13835" w:author="Claire S" w:date="2026-06-04T15:02:00Z" w16du:dateUtc="2026-06-04T14:02:00Z">
        <w:r w:rsidR="004B4C44">
          <w:rPr>
            <w:rFonts w:ascii="Cambria" w:hAnsi="Cambria"/>
            <w:sz w:val="28"/>
            <w:szCs w:val="28"/>
          </w:rPr>
          <w:t>the inevitable tirade</w:t>
        </w:r>
      </w:ins>
      <w:ins w:id="13836" w:author="Claire S" w:date="2026-05-21T17:57:00Z" w16du:dateUtc="2026-05-21T16:57:00Z">
        <w:r>
          <w:rPr>
            <w:rFonts w:ascii="Cambria" w:hAnsi="Cambria"/>
            <w:sz w:val="28"/>
            <w:szCs w:val="28"/>
          </w:rPr>
          <w:t xml:space="preserve">. </w:t>
        </w:r>
      </w:ins>
      <w:ins w:id="13837" w:author="Claire S" w:date="2026-05-21T17:56:00Z" w16du:dateUtc="2026-05-21T16:56:00Z">
        <w:r>
          <w:rPr>
            <w:rFonts w:ascii="Cambria" w:hAnsi="Cambria"/>
            <w:sz w:val="28"/>
            <w:szCs w:val="28"/>
          </w:rPr>
          <w:t xml:space="preserve"> </w:t>
        </w:r>
      </w:ins>
    </w:p>
    <w:p w14:paraId="5B2473C5" w14:textId="184EE481" w:rsidR="005A71C1" w:rsidRDefault="008C7E55" w:rsidP="00097516">
      <w:pPr>
        <w:spacing w:line="360" w:lineRule="auto"/>
        <w:ind w:firstLine="720"/>
        <w:contextualSpacing/>
        <w:rPr>
          <w:ins w:id="13838" w:author="Claire S" w:date="2026-07-28T10:33:00Z" w16du:dateUtc="2026-07-28T09:33:00Z"/>
          <w:rFonts w:ascii="Cambria" w:hAnsi="Cambria"/>
          <w:sz w:val="28"/>
          <w:szCs w:val="28"/>
        </w:rPr>
      </w:pPr>
      <w:ins w:id="13839" w:author="Claire S" w:date="2026-05-21T17:57:00Z" w16du:dateUtc="2026-05-21T16:57:00Z">
        <w:r>
          <w:rPr>
            <w:rFonts w:ascii="Cambria" w:hAnsi="Cambria"/>
            <w:sz w:val="28"/>
            <w:szCs w:val="28"/>
          </w:rPr>
          <w:t>S</w:t>
        </w:r>
      </w:ins>
      <w:ins w:id="13840" w:author="Claire S" w:date="2026-05-21T17:56:00Z" w16du:dateUtc="2026-05-21T16:56:00Z">
        <w:r>
          <w:rPr>
            <w:rFonts w:ascii="Cambria" w:hAnsi="Cambria"/>
            <w:sz w:val="28"/>
            <w:szCs w:val="28"/>
          </w:rPr>
          <w:t>taring out at Dex’s Aston Martin, Savannah knew</w:t>
        </w:r>
      </w:ins>
      <w:ins w:id="13841" w:author="Claire S" w:date="2026-05-20T11:42:00Z" w16du:dateUtc="2026-05-20T10:42:00Z">
        <w:r w:rsidR="004912D2">
          <w:rPr>
            <w:rFonts w:ascii="Cambria" w:hAnsi="Cambria"/>
            <w:sz w:val="28"/>
            <w:szCs w:val="28"/>
          </w:rPr>
          <w:t xml:space="preserve"> </w:t>
        </w:r>
      </w:ins>
      <w:ins w:id="13842" w:author="Claire S" w:date="2026-05-20T11:23:00Z" w16du:dateUtc="2026-05-20T10:23:00Z">
        <w:r w:rsidR="005A71C1">
          <w:rPr>
            <w:rFonts w:ascii="Cambria" w:hAnsi="Cambria"/>
            <w:sz w:val="28"/>
            <w:szCs w:val="28"/>
          </w:rPr>
          <w:t>she needed to act</w:t>
        </w:r>
      </w:ins>
      <w:ins w:id="13843" w:author="Claire S" w:date="2026-05-21T17:57:00Z" w16du:dateUtc="2026-05-21T16:57:00Z">
        <w:r>
          <w:rPr>
            <w:rFonts w:ascii="Cambria" w:hAnsi="Cambria"/>
            <w:sz w:val="28"/>
            <w:szCs w:val="28"/>
          </w:rPr>
          <w:t xml:space="preserve"> fast</w:t>
        </w:r>
      </w:ins>
      <w:ins w:id="13844" w:author="Claire S" w:date="2026-05-22T14:56:00Z" w16du:dateUtc="2026-05-22T13:56:00Z">
        <w:r w:rsidR="00A8236C">
          <w:rPr>
            <w:rFonts w:ascii="Cambria" w:hAnsi="Cambria"/>
            <w:sz w:val="28"/>
            <w:szCs w:val="28"/>
          </w:rPr>
          <w:t xml:space="preserve">.  </w:t>
        </w:r>
      </w:ins>
      <w:ins w:id="13845" w:author="Claire S" w:date="2026-05-27T15:35:00Z" w16du:dateUtc="2026-05-27T14:35:00Z">
        <w:r w:rsidR="00C56370">
          <w:rPr>
            <w:rFonts w:ascii="Cambria" w:hAnsi="Cambria"/>
            <w:sz w:val="28"/>
            <w:szCs w:val="28"/>
          </w:rPr>
          <w:t>I</w:t>
        </w:r>
      </w:ins>
      <w:ins w:id="13846" w:author="Claire S" w:date="2026-05-21T17:57:00Z" w16du:dateUtc="2026-05-21T16:57:00Z">
        <w:r>
          <w:rPr>
            <w:rFonts w:ascii="Cambria" w:hAnsi="Cambria"/>
            <w:sz w:val="28"/>
            <w:szCs w:val="28"/>
          </w:rPr>
          <w:t>f she didn’t, she was</w:t>
        </w:r>
      </w:ins>
      <w:ins w:id="13847" w:author="Claire S" w:date="2026-05-22T14:56:00Z" w16du:dateUtc="2026-05-22T13:56:00Z">
        <w:r w:rsidR="00A8236C">
          <w:rPr>
            <w:rFonts w:ascii="Cambria" w:hAnsi="Cambria"/>
            <w:sz w:val="28"/>
            <w:szCs w:val="28"/>
          </w:rPr>
          <w:t xml:space="preserve"> surely </w:t>
        </w:r>
      </w:ins>
      <w:ins w:id="13848" w:author="Claire S" w:date="2026-05-20T11:23:00Z" w16du:dateUtc="2026-05-20T10:23:00Z">
        <w:r w:rsidR="005A71C1">
          <w:rPr>
            <w:rFonts w:ascii="Cambria" w:hAnsi="Cambria"/>
            <w:sz w:val="28"/>
            <w:szCs w:val="28"/>
          </w:rPr>
          <w:t>a</w:t>
        </w:r>
      </w:ins>
      <w:ins w:id="13849" w:author="Claire S" w:date="2026-06-05T20:37:00Z" w16du:dateUtc="2026-06-05T19:37:00Z">
        <w:r w:rsidR="00382000">
          <w:rPr>
            <w:rFonts w:ascii="Cambria" w:hAnsi="Cambria"/>
            <w:sz w:val="28"/>
            <w:szCs w:val="28"/>
          </w:rPr>
          <w:t>n easy target</w:t>
        </w:r>
      </w:ins>
      <w:ins w:id="13850" w:author="Claire S" w:date="2026-05-20T11:23:00Z" w16du:dateUtc="2026-05-20T10:23:00Z">
        <w:r w:rsidR="005A71C1">
          <w:rPr>
            <w:rFonts w:ascii="Cambria" w:hAnsi="Cambria"/>
            <w:sz w:val="28"/>
            <w:szCs w:val="28"/>
          </w:rPr>
          <w:t xml:space="preserve"> </w:t>
        </w:r>
      </w:ins>
      <w:ins w:id="13851" w:author="Claire S" w:date="2026-05-20T11:43:00Z" w16du:dateUtc="2026-05-20T10:43:00Z">
        <w:r w:rsidR="004912D2">
          <w:rPr>
            <w:rFonts w:ascii="Cambria" w:hAnsi="Cambria"/>
            <w:sz w:val="28"/>
            <w:szCs w:val="28"/>
          </w:rPr>
          <w:t xml:space="preserve">for whatever lunacy </w:t>
        </w:r>
      </w:ins>
      <w:ins w:id="13852" w:author="Claire S" w:date="2026-05-22T14:56:00Z" w16du:dateUtc="2026-05-22T13:56:00Z">
        <w:r w:rsidR="00A8236C">
          <w:rPr>
            <w:rFonts w:ascii="Cambria" w:hAnsi="Cambria"/>
            <w:sz w:val="28"/>
            <w:szCs w:val="28"/>
          </w:rPr>
          <w:t>was</w:t>
        </w:r>
      </w:ins>
      <w:ins w:id="13853" w:author="Claire S" w:date="2026-05-20T11:43:00Z" w16du:dateUtc="2026-05-20T10:43:00Z">
        <w:r w:rsidR="004912D2">
          <w:rPr>
            <w:rFonts w:ascii="Cambria" w:hAnsi="Cambria"/>
            <w:sz w:val="28"/>
            <w:szCs w:val="28"/>
          </w:rPr>
          <w:t xml:space="preserve"> </w:t>
        </w:r>
      </w:ins>
      <w:ins w:id="13854" w:author="Claire S" w:date="2026-05-21T17:57:00Z" w16du:dateUtc="2026-05-21T16:57:00Z">
        <w:r>
          <w:rPr>
            <w:rFonts w:ascii="Cambria" w:hAnsi="Cambria"/>
            <w:sz w:val="28"/>
            <w:szCs w:val="28"/>
          </w:rPr>
          <w:t>head</w:t>
        </w:r>
      </w:ins>
      <w:ins w:id="13855" w:author="Claire S" w:date="2026-05-22T14:56:00Z" w16du:dateUtc="2026-05-22T13:56:00Z">
        <w:r w:rsidR="00A8236C">
          <w:rPr>
            <w:rFonts w:ascii="Cambria" w:hAnsi="Cambria"/>
            <w:sz w:val="28"/>
            <w:szCs w:val="28"/>
          </w:rPr>
          <w:t>ed</w:t>
        </w:r>
      </w:ins>
      <w:ins w:id="13856" w:author="Claire S" w:date="2026-05-21T17:57:00Z" w16du:dateUtc="2026-05-21T16:57:00Z">
        <w:r>
          <w:rPr>
            <w:rFonts w:ascii="Cambria" w:hAnsi="Cambria"/>
            <w:sz w:val="28"/>
            <w:szCs w:val="28"/>
          </w:rPr>
          <w:t xml:space="preserve"> her way</w:t>
        </w:r>
      </w:ins>
      <w:ins w:id="13857" w:author="Claire S" w:date="2026-05-27T15:35:00Z" w16du:dateUtc="2026-05-27T14:35:00Z">
        <w:r w:rsidR="00C56370">
          <w:rPr>
            <w:rFonts w:ascii="Cambria" w:hAnsi="Cambria"/>
            <w:sz w:val="28"/>
            <w:szCs w:val="28"/>
          </w:rPr>
          <w:t xml:space="preserve"> – but she had no idea right now what to do.</w:t>
        </w:r>
      </w:ins>
      <w:ins w:id="13858" w:author="Claire S" w:date="2026-05-20T11:23:00Z" w16du:dateUtc="2026-05-20T10:23:00Z">
        <w:r w:rsidR="005A71C1">
          <w:rPr>
            <w:rFonts w:ascii="Cambria" w:hAnsi="Cambria"/>
            <w:sz w:val="28"/>
            <w:szCs w:val="28"/>
          </w:rPr>
          <w:t xml:space="preserve"> </w:t>
        </w:r>
      </w:ins>
    </w:p>
    <w:p w14:paraId="3EAFB28A" w14:textId="1323802E" w:rsidR="00966482" w:rsidRDefault="00966482" w:rsidP="00097516">
      <w:pPr>
        <w:spacing w:line="360" w:lineRule="auto"/>
        <w:ind w:firstLine="720"/>
        <w:contextualSpacing/>
        <w:rPr>
          <w:ins w:id="13859" w:author="Claire S" w:date="2026-05-27T15:34:00Z" w16du:dateUtc="2026-05-27T14:34:00Z"/>
          <w:rFonts w:ascii="Cambria" w:hAnsi="Cambria"/>
          <w:sz w:val="28"/>
          <w:szCs w:val="28"/>
        </w:rPr>
      </w:pPr>
      <w:ins w:id="13860" w:author="Claire S" w:date="2026-07-28T10:33:00Z" w16du:dateUtc="2026-07-28T09:33:00Z">
        <w:r>
          <w:rPr>
            <w:rFonts w:ascii="Cambria" w:hAnsi="Cambria"/>
            <w:sz w:val="28"/>
            <w:szCs w:val="28"/>
          </w:rPr>
          <w:t xml:space="preserve">And she might be pretending to herself </w:t>
        </w:r>
      </w:ins>
      <w:ins w:id="13861" w:author="Claire S" w:date="2026-07-28T10:36:00Z" w16du:dateUtc="2026-07-28T09:36:00Z">
        <w:r w:rsidR="008A5F3F">
          <w:rPr>
            <w:rFonts w:ascii="Cambria" w:hAnsi="Cambria"/>
            <w:sz w:val="28"/>
            <w:szCs w:val="28"/>
          </w:rPr>
          <w:t>it was all fine</w:t>
        </w:r>
      </w:ins>
      <w:ins w:id="13862" w:author="Claire S" w:date="2026-07-30T08:08:00Z" w16du:dateUtc="2026-07-30T07:08:00Z">
        <w:r w:rsidR="00E20F57">
          <w:rPr>
            <w:rFonts w:ascii="Cambria" w:hAnsi="Cambria"/>
            <w:sz w:val="28"/>
            <w:szCs w:val="28"/>
          </w:rPr>
          <w:t xml:space="preserve"> and she felt calm</w:t>
        </w:r>
      </w:ins>
      <w:ins w:id="13863" w:author="Claire S" w:date="2026-07-28T10:34:00Z" w16du:dateUtc="2026-07-28T09:34:00Z">
        <w:r>
          <w:rPr>
            <w:rFonts w:ascii="Cambria" w:hAnsi="Cambria"/>
            <w:sz w:val="28"/>
            <w:szCs w:val="28"/>
          </w:rPr>
          <w:t xml:space="preserve">, but she really </w:t>
        </w:r>
      </w:ins>
      <w:ins w:id="13864" w:author="Claire S" w:date="2026-07-30T08:08:00Z" w16du:dateUtc="2026-07-30T07:08:00Z">
        <w:r w:rsidR="00E20F57">
          <w:rPr>
            <w:rFonts w:ascii="Cambria" w:hAnsi="Cambria"/>
            <w:sz w:val="28"/>
            <w:szCs w:val="28"/>
          </w:rPr>
          <w:t xml:space="preserve">didn’t </w:t>
        </w:r>
      </w:ins>
      <w:ins w:id="13865" w:author="Claire S" w:date="2026-07-28T10:34:00Z" w16du:dateUtc="2026-07-28T09:34:00Z">
        <w:r>
          <w:rPr>
            <w:rFonts w:ascii="Cambria" w:hAnsi="Cambria"/>
            <w:sz w:val="28"/>
            <w:szCs w:val="28"/>
          </w:rPr>
          <w:t xml:space="preserve">want </w:t>
        </w:r>
        <w:r w:rsidR="001871D6">
          <w:rPr>
            <w:rFonts w:ascii="Cambria" w:hAnsi="Cambria"/>
            <w:sz w:val="28"/>
            <w:szCs w:val="28"/>
          </w:rPr>
          <w:t xml:space="preserve">to be known </w:t>
        </w:r>
      </w:ins>
      <w:ins w:id="13866" w:author="Claire S" w:date="2026-07-28T15:07:00Z" w16du:dateUtc="2026-07-28T14:07:00Z">
        <w:r w:rsidR="00DA2D7D">
          <w:rPr>
            <w:rFonts w:ascii="Cambria" w:hAnsi="Cambria"/>
            <w:sz w:val="28"/>
            <w:szCs w:val="28"/>
          </w:rPr>
          <w:t xml:space="preserve">for a </w:t>
        </w:r>
      </w:ins>
      <w:ins w:id="13867" w:author="Claire S" w:date="2026-07-30T08:08:00Z" w16du:dateUtc="2026-07-30T07:08:00Z">
        <w:r w:rsidR="00E20F57">
          <w:rPr>
            <w:rFonts w:ascii="Cambria" w:hAnsi="Cambria"/>
            <w:sz w:val="28"/>
            <w:szCs w:val="28"/>
          </w:rPr>
          <w:t xml:space="preserve">tawdry </w:t>
        </w:r>
      </w:ins>
      <w:ins w:id="13868" w:author="Claire S" w:date="2026-07-28T15:07:00Z" w16du:dateUtc="2026-07-28T14:07:00Z">
        <w:r w:rsidR="00DA2D7D">
          <w:rPr>
            <w:rFonts w:ascii="Cambria" w:hAnsi="Cambria"/>
            <w:sz w:val="28"/>
            <w:szCs w:val="28"/>
          </w:rPr>
          <w:t>scandal</w:t>
        </w:r>
      </w:ins>
      <w:ins w:id="13869" w:author="Claire S" w:date="2026-07-30T08:08:00Z" w16du:dateUtc="2026-07-30T07:08:00Z">
        <w:r w:rsidR="00E20F57">
          <w:rPr>
            <w:rFonts w:ascii="Cambria" w:hAnsi="Cambria"/>
            <w:sz w:val="28"/>
            <w:szCs w:val="28"/>
          </w:rPr>
          <w:t>; all of which</w:t>
        </w:r>
      </w:ins>
      <w:ins w:id="13870" w:author="Claire S" w:date="2026-07-28T10:34:00Z" w16du:dateUtc="2026-07-28T09:34:00Z">
        <w:r w:rsidR="001871D6">
          <w:rPr>
            <w:rFonts w:ascii="Cambria" w:hAnsi="Cambria"/>
            <w:sz w:val="28"/>
            <w:szCs w:val="28"/>
          </w:rPr>
          <w:t xml:space="preserve"> just made her miss Dex even more.</w:t>
        </w:r>
      </w:ins>
    </w:p>
    <w:p w14:paraId="77EC0781" w14:textId="1E61BF6F" w:rsidR="00D7405E" w:rsidRDefault="001871D6" w:rsidP="00097516">
      <w:pPr>
        <w:spacing w:line="360" w:lineRule="auto"/>
        <w:ind w:firstLine="720"/>
        <w:contextualSpacing/>
        <w:rPr>
          <w:ins w:id="13871" w:author="Claire S" w:date="2026-07-28T10:51:00Z" w16du:dateUtc="2026-07-28T09:51:00Z"/>
          <w:rFonts w:ascii="Cambria" w:hAnsi="Cambria"/>
          <w:sz w:val="28"/>
          <w:szCs w:val="28"/>
        </w:rPr>
      </w:pPr>
      <w:ins w:id="13872" w:author="Claire S" w:date="2026-07-28T10:34:00Z" w16du:dateUtc="2026-07-28T09:34:00Z">
        <w:r>
          <w:rPr>
            <w:rFonts w:ascii="Cambria" w:hAnsi="Cambria"/>
            <w:sz w:val="28"/>
            <w:szCs w:val="28"/>
          </w:rPr>
          <w:t xml:space="preserve">Her best option right now </w:t>
        </w:r>
      </w:ins>
      <w:ins w:id="13873" w:author="Claire S" w:date="2026-07-28T10:36:00Z" w16du:dateUtc="2026-07-28T09:36:00Z">
        <w:r w:rsidR="008A5F3F">
          <w:rPr>
            <w:rFonts w:ascii="Cambria" w:hAnsi="Cambria"/>
            <w:sz w:val="28"/>
            <w:szCs w:val="28"/>
          </w:rPr>
          <w:t>seemed to be</w:t>
        </w:r>
      </w:ins>
      <w:ins w:id="13874" w:author="Claire S" w:date="2026-05-27T15:34:00Z" w16du:dateUtc="2026-05-27T14:34:00Z">
        <w:r w:rsidR="00D7405E">
          <w:rPr>
            <w:rFonts w:ascii="Cambria" w:hAnsi="Cambria"/>
            <w:sz w:val="28"/>
            <w:szCs w:val="28"/>
          </w:rPr>
          <w:t xml:space="preserve"> upstairs</w:t>
        </w:r>
      </w:ins>
      <w:ins w:id="13875" w:author="Claire S" w:date="2026-07-30T08:08:00Z" w16du:dateUtc="2026-07-30T07:08:00Z">
        <w:r w:rsidR="00E20F57">
          <w:rPr>
            <w:rFonts w:ascii="Cambria" w:hAnsi="Cambria"/>
            <w:sz w:val="28"/>
            <w:szCs w:val="28"/>
          </w:rPr>
          <w:t>;</w:t>
        </w:r>
      </w:ins>
      <w:ins w:id="13876" w:author="Claire S" w:date="2026-05-27T15:35:00Z" w16du:dateUtc="2026-05-27T14:35:00Z">
        <w:r w:rsidR="00D7405E">
          <w:rPr>
            <w:rFonts w:ascii="Cambria" w:hAnsi="Cambria"/>
            <w:sz w:val="28"/>
            <w:szCs w:val="28"/>
          </w:rPr>
          <w:t xml:space="preserve"> </w:t>
        </w:r>
      </w:ins>
      <w:ins w:id="13877" w:author="Claire S" w:date="2026-07-28T10:36:00Z" w16du:dateUtc="2026-07-28T09:36:00Z">
        <w:r w:rsidR="008A5F3F">
          <w:rPr>
            <w:rFonts w:ascii="Cambria" w:hAnsi="Cambria"/>
            <w:sz w:val="28"/>
            <w:szCs w:val="28"/>
          </w:rPr>
          <w:t xml:space="preserve">a </w:t>
        </w:r>
      </w:ins>
      <w:ins w:id="13878" w:author="Claire S" w:date="2026-05-27T15:34:00Z" w16du:dateUtc="2026-05-27T14:34:00Z">
        <w:r w:rsidR="00D7405E">
          <w:rPr>
            <w:rFonts w:ascii="Cambria" w:hAnsi="Cambria"/>
            <w:sz w:val="28"/>
            <w:szCs w:val="28"/>
          </w:rPr>
          <w:t xml:space="preserve">few </w:t>
        </w:r>
      </w:ins>
      <w:ins w:id="13879" w:author="Claire S" w:date="2026-07-28T10:36:00Z" w16du:dateUtc="2026-07-28T09:36:00Z">
        <w:r w:rsidR="008A5F3F">
          <w:rPr>
            <w:rFonts w:ascii="Cambria" w:hAnsi="Cambria"/>
            <w:sz w:val="28"/>
            <w:szCs w:val="28"/>
          </w:rPr>
          <w:t xml:space="preserve">more </w:t>
        </w:r>
      </w:ins>
      <w:ins w:id="13880" w:author="Claire S" w:date="2026-05-27T15:34:00Z" w16du:dateUtc="2026-05-27T14:34:00Z">
        <w:r w:rsidR="00D7405E">
          <w:rPr>
            <w:rFonts w:ascii="Cambria" w:hAnsi="Cambria"/>
            <w:sz w:val="28"/>
            <w:szCs w:val="28"/>
          </w:rPr>
          <w:t>pills</w:t>
        </w:r>
      </w:ins>
      <w:ins w:id="13881" w:author="Claire S" w:date="2026-07-30T08:09:00Z" w16du:dateUtc="2026-07-30T07:09:00Z">
        <w:r w:rsidR="00E20F57">
          <w:rPr>
            <w:rFonts w:ascii="Cambria" w:hAnsi="Cambria"/>
            <w:sz w:val="28"/>
            <w:szCs w:val="28"/>
          </w:rPr>
          <w:t>, which honestly</w:t>
        </w:r>
      </w:ins>
      <w:ins w:id="13882" w:author="Claire S" w:date="2026-07-28T10:34:00Z" w16du:dateUtc="2026-07-28T09:34:00Z">
        <w:r>
          <w:rPr>
            <w:rFonts w:ascii="Cambria" w:hAnsi="Cambria"/>
            <w:sz w:val="28"/>
            <w:szCs w:val="28"/>
          </w:rPr>
          <w:t xml:space="preserve"> </w:t>
        </w:r>
      </w:ins>
      <w:ins w:id="13883" w:author="Claire S" w:date="2026-05-27T15:34:00Z" w16du:dateUtc="2026-05-27T14:34:00Z">
        <w:r w:rsidR="00D7405E">
          <w:rPr>
            <w:rFonts w:ascii="Cambria" w:hAnsi="Cambria"/>
            <w:sz w:val="28"/>
            <w:szCs w:val="28"/>
          </w:rPr>
          <w:t>felt infinite</w:t>
        </w:r>
      </w:ins>
      <w:ins w:id="13884" w:author="Claire S" w:date="2026-05-28T11:54:00Z" w16du:dateUtc="2026-05-28T10:54:00Z">
        <w:r w:rsidR="0089405A">
          <w:rPr>
            <w:rFonts w:ascii="Cambria" w:hAnsi="Cambria"/>
            <w:sz w:val="28"/>
            <w:szCs w:val="28"/>
          </w:rPr>
          <w:t>l</w:t>
        </w:r>
      </w:ins>
      <w:ins w:id="13885" w:author="Claire S" w:date="2026-05-27T15:34:00Z" w16du:dateUtc="2026-05-27T14:34:00Z">
        <w:r w:rsidR="00D7405E">
          <w:rPr>
            <w:rFonts w:ascii="Cambria" w:hAnsi="Cambria"/>
            <w:sz w:val="28"/>
            <w:szCs w:val="28"/>
          </w:rPr>
          <w:t>y more attractive</w:t>
        </w:r>
      </w:ins>
      <w:ins w:id="13886" w:author="Claire S" w:date="2026-07-28T10:34:00Z" w16du:dateUtc="2026-07-28T09:34:00Z">
        <w:r>
          <w:rPr>
            <w:rFonts w:ascii="Cambria" w:hAnsi="Cambria"/>
            <w:sz w:val="28"/>
            <w:szCs w:val="28"/>
          </w:rPr>
          <w:t xml:space="preserve"> than real lif</w:t>
        </w:r>
      </w:ins>
      <w:ins w:id="13887" w:author="Claire S" w:date="2026-07-28T10:35:00Z" w16du:dateUtc="2026-07-28T09:35:00Z">
        <w:r>
          <w:rPr>
            <w:rFonts w:ascii="Cambria" w:hAnsi="Cambria"/>
            <w:sz w:val="28"/>
            <w:szCs w:val="28"/>
          </w:rPr>
          <w:t>e</w:t>
        </w:r>
      </w:ins>
      <w:ins w:id="13888" w:author="Claire S" w:date="2026-05-27T15:34:00Z" w16du:dateUtc="2026-05-27T14:34:00Z">
        <w:r w:rsidR="00D7405E">
          <w:rPr>
            <w:rFonts w:ascii="Cambria" w:hAnsi="Cambria"/>
            <w:sz w:val="28"/>
            <w:szCs w:val="28"/>
          </w:rPr>
          <w:t xml:space="preserve"> right no</w:t>
        </w:r>
      </w:ins>
      <w:ins w:id="13889" w:author="Daisy Watt" w:date="2026-06-22T19:56:00Z" w16du:dateUtc="2026-06-22T17:56:00Z">
        <w:r w:rsidR="00D7405E">
          <w:rPr>
            <w:rFonts w:ascii="Cambria" w:hAnsi="Cambria"/>
            <w:sz w:val="28"/>
            <w:szCs w:val="28"/>
          </w:rPr>
          <w:t>w</w:t>
        </w:r>
        <w:r w:rsidR="00C227DE">
          <w:rPr>
            <w:rFonts w:ascii="Cambria" w:hAnsi="Cambria"/>
            <w:sz w:val="28"/>
            <w:szCs w:val="28"/>
          </w:rPr>
          <w:t>…</w:t>
        </w:r>
      </w:ins>
      <w:ins w:id="13890" w:author="Claire S" w:date="2026-05-27T15:34:00Z" w16du:dateUtc="2026-05-27T14:34:00Z">
        <w:del w:id="13891" w:author="Daisy Watt" w:date="2026-06-22T19:56:00Z" w16du:dateUtc="2026-06-22T17:56:00Z">
          <w:r w:rsidR="00D7405E" w:rsidDel="00C227DE">
            <w:rPr>
              <w:rFonts w:ascii="Cambria" w:hAnsi="Cambria"/>
              <w:sz w:val="28"/>
              <w:szCs w:val="28"/>
            </w:rPr>
            <w:delText>w</w:delText>
          </w:r>
          <w:r w:rsidR="00D7405E">
            <w:rPr>
              <w:rFonts w:ascii="Cambria" w:hAnsi="Cambria"/>
              <w:sz w:val="28"/>
              <w:szCs w:val="28"/>
            </w:rPr>
            <w:delText xml:space="preserve"> -</w:delText>
          </w:r>
        </w:del>
        <w:r w:rsidR="00D7405E">
          <w:rPr>
            <w:rFonts w:ascii="Cambria" w:hAnsi="Cambria"/>
            <w:sz w:val="28"/>
            <w:szCs w:val="28"/>
          </w:rPr>
          <w:t xml:space="preserve"> </w:t>
        </w:r>
      </w:ins>
    </w:p>
    <w:p w14:paraId="4EFFB36D" w14:textId="787322F6" w:rsidR="00AC273F" w:rsidRDefault="00E20F57" w:rsidP="00D55C1B">
      <w:pPr>
        <w:spacing w:line="360" w:lineRule="auto"/>
        <w:ind w:firstLine="720"/>
        <w:contextualSpacing/>
        <w:rPr>
          <w:ins w:id="13892" w:author="Claire S" w:date="2026-07-28T11:36:00Z" w16du:dateUtc="2026-07-28T10:36:00Z"/>
          <w:rFonts w:ascii="Cambria" w:hAnsi="Cambria"/>
          <w:sz w:val="28"/>
          <w:szCs w:val="28"/>
        </w:rPr>
      </w:pPr>
      <w:ins w:id="13893" w:author="Claire S" w:date="2026-07-30T08:09:00Z" w16du:dateUtc="2026-07-30T07:09:00Z">
        <w:r>
          <w:rPr>
            <w:rFonts w:ascii="Cambria" w:hAnsi="Cambria"/>
            <w:sz w:val="28"/>
            <w:szCs w:val="28"/>
          </w:rPr>
          <w:t>Savannah’s thoughts were interrupted by the ding of her</w:t>
        </w:r>
      </w:ins>
      <w:ins w:id="13894" w:author="Claire S" w:date="2026-07-28T10:51:00Z" w16du:dateUtc="2026-07-28T09:51:00Z">
        <w:r w:rsidR="005055DA">
          <w:rPr>
            <w:rFonts w:ascii="Cambria" w:hAnsi="Cambria"/>
            <w:sz w:val="28"/>
            <w:szCs w:val="28"/>
          </w:rPr>
          <w:t xml:space="preserve"> phone</w:t>
        </w:r>
      </w:ins>
      <w:ins w:id="13895" w:author="Claire S" w:date="2026-07-28T14:40:00Z" w16du:dateUtc="2026-07-28T13:40:00Z">
        <w:r w:rsidR="009C52BD">
          <w:rPr>
            <w:rFonts w:ascii="Cambria" w:hAnsi="Cambria"/>
            <w:sz w:val="28"/>
            <w:szCs w:val="28"/>
          </w:rPr>
          <w:t>: a</w:t>
        </w:r>
      </w:ins>
      <w:ins w:id="13896" w:author="Claire S" w:date="2026-07-28T14:38:00Z" w16du:dateUtc="2026-07-28T13:38:00Z">
        <w:r w:rsidR="00FB41F2">
          <w:rPr>
            <w:rFonts w:ascii="Cambria" w:hAnsi="Cambria"/>
            <w:sz w:val="28"/>
            <w:szCs w:val="28"/>
          </w:rPr>
          <w:t xml:space="preserve"> message from </w:t>
        </w:r>
      </w:ins>
      <w:ins w:id="13897" w:author="Claire S" w:date="2026-07-28T14:39:00Z" w16du:dateUtc="2026-07-28T13:39:00Z">
        <w:r w:rsidR="009C52BD">
          <w:rPr>
            <w:rFonts w:ascii="Cambria" w:hAnsi="Cambria"/>
            <w:sz w:val="28"/>
            <w:szCs w:val="28"/>
          </w:rPr>
          <w:t xml:space="preserve">an </w:t>
        </w:r>
      </w:ins>
      <w:ins w:id="13898" w:author="Claire S" w:date="2026-07-28T14:38:00Z" w16du:dateUtc="2026-07-28T13:38:00Z">
        <w:r w:rsidR="00FB41F2">
          <w:rPr>
            <w:rFonts w:ascii="Cambria" w:hAnsi="Cambria"/>
            <w:sz w:val="28"/>
            <w:szCs w:val="28"/>
          </w:rPr>
          <w:t xml:space="preserve">author </w:t>
        </w:r>
      </w:ins>
      <w:ins w:id="13899" w:author="Claire S" w:date="2026-07-28T14:40:00Z" w16du:dateUtc="2026-07-28T13:40:00Z">
        <w:r w:rsidR="009C52BD">
          <w:rPr>
            <w:rFonts w:ascii="Cambria" w:hAnsi="Cambria"/>
            <w:sz w:val="28"/>
            <w:szCs w:val="28"/>
          </w:rPr>
          <w:t>whose campaign Savannah</w:t>
        </w:r>
      </w:ins>
      <w:ins w:id="13900" w:author="Claire S" w:date="2026-07-28T14:42:00Z" w16du:dateUtc="2026-07-28T13:42:00Z">
        <w:r w:rsidR="00C042DB">
          <w:rPr>
            <w:rFonts w:ascii="Cambria" w:hAnsi="Cambria"/>
            <w:sz w:val="28"/>
            <w:szCs w:val="28"/>
          </w:rPr>
          <w:t>’s team ra</w:t>
        </w:r>
      </w:ins>
      <w:ins w:id="13901" w:author="Claire S" w:date="2026-07-28T14:38:00Z" w16du:dateUtc="2026-07-28T13:38:00Z">
        <w:r w:rsidR="00FB41F2">
          <w:rPr>
            <w:rFonts w:ascii="Cambria" w:hAnsi="Cambria"/>
            <w:sz w:val="28"/>
            <w:szCs w:val="28"/>
          </w:rPr>
          <w:t xml:space="preserve">n last year; a </w:t>
        </w:r>
      </w:ins>
      <w:ins w:id="13902" w:author="Claire S" w:date="2026-07-30T08:12:00Z" w16du:dateUtc="2026-07-30T07:12:00Z">
        <w:r w:rsidR="00822669">
          <w:rPr>
            <w:rFonts w:ascii="Cambria" w:hAnsi="Cambria"/>
            <w:sz w:val="28"/>
            <w:szCs w:val="28"/>
          </w:rPr>
          <w:t xml:space="preserve">demanding if </w:t>
        </w:r>
      </w:ins>
      <w:ins w:id="13903" w:author="Claire S" w:date="2026-07-28T14:42:00Z" w16du:dateUtc="2026-07-28T13:42:00Z">
        <w:r w:rsidR="000B7D72">
          <w:rPr>
            <w:rFonts w:ascii="Cambria" w:hAnsi="Cambria"/>
            <w:sz w:val="28"/>
            <w:szCs w:val="28"/>
          </w:rPr>
          <w:t xml:space="preserve">mediocre </w:t>
        </w:r>
      </w:ins>
      <w:ins w:id="13904" w:author="Claire S" w:date="2026-07-28T14:41:00Z" w16du:dateUtc="2026-07-28T13:41:00Z">
        <w:r w:rsidR="00C042DB">
          <w:rPr>
            <w:rFonts w:ascii="Cambria" w:hAnsi="Cambria"/>
            <w:sz w:val="28"/>
            <w:szCs w:val="28"/>
          </w:rPr>
          <w:t>thriller writer</w:t>
        </w:r>
      </w:ins>
      <w:ins w:id="13905" w:author="Claire S" w:date="2026-07-30T16:00:00Z" w16du:dateUtc="2026-07-30T15:00:00Z">
        <w:r w:rsidR="00436892">
          <w:rPr>
            <w:rFonts w:ascii="Cambria" w:hAnsi="Cambria"/>
            <w:sz w:val="28"/>
            <w:szCs w:val="28"/>
          </w:rPr>
          <w:t>,</w:t>
        </w:r>
      </w:ins>
      <w:ins w:id="13906" w:author="Claire S" w:date="2026-07-28T14:41:00Z" w16du:dateUtc="2026-07-28T13:41:00Z">
        <w:r w:rsidR="00C042DB">
          <w:rPr>
            <w:rFonts w:ascii="Cambria" w:hAnsi="Cambria"/>
            <w:sz w:val="28"/>
            <w:szCs w:val="28"/>
          </w:rPr>
          <w:t xml:space="preserve"> </w:t>
        </w:r>
      </w:ins>
      <w:ins w:id="13907" w:author="Claire S" w:date="2026-07-28T14:38:00Z" w16du:dateUtc="2026-07-28T13:38:00Z">
        <w:r w:rsidR="00FB41F2">
          <w:rPr>
            <w:rFonts w:ascii="Cambria" w:hAnsi="Cambria"/>
            <w:sz w:val="28"/>
            <w:szCs w:val="28"/>
          </w:rPr>
          <w:t xml:space="preserve">who </w:t>
        </w:r>
      </w:ins>
      <w:ins w:id="13908" w:author="Claire S" w:date="2026-07-28T14:40:00Z" w16du:dateUtc="2026-07-28T13:40:00Z">
        <w:r w:rsidR="009C52BD">
          <w:rPr>
            <w:rFonts w:ascii="Cambria" w:hAnsi="Cambria"/>
            <w:sz w:val="28"/>
            <w:szCs w:val="28"/>
          </w:rPr>
          <w:t xml:space="preserve">pretended not to know </w:t>
        </w:r>
      </w:ins>
      <w:ins w:id="13909" w:author="Claire S" w:date="2026-07-28T15:07:00Z" w16du:dateUtc="2026-07-28T14:07:00Z">
        <w:r w:rsidR="00DA2D7D">
          <w:rPr>
            <w:rFonts w:ascii="Cambria" w:hAnsi="Cambria"/>
            <w:sz w:val="28"/>
            <w:szCs w:val="28"/>
          </w:rPr>
          <w:t>her hefty book-</w:t>
        </w:r>
      </w:ins>
      <w:ins w:id="13910" w:author="Claire S" w:date="2026-07-28T14:41:00Z" w16du:dateUtc="2026-07-28T13:41:00Z">
        <w:r w:rsidR="00C042DB">
          <w:rPr>
            <w:rFonts w:ascii="Cambria" w:hAnsi="Cambria"/>
            <w:sz w:val="28"/>
            <w:szCs w:val="28"/>
          </w:rPr>
          <w:t>deal</w:t>
        </w:r>
      </w:ins>
      <w:ins w:id="13911" w:author="Claire S" w:date="2026-07-28T14:40:00Z" w16du:dateUtc="2026-07-28T13:40:00Z">
        <w:r w:rsidR="009C52BD">
          <w:rPr>
            <w:rFonts w:ascii="Cambria" w:hAnsi="Cambria"/>
            <w:sz w:val="28"/>
            <w:szCs w:val="28"/>
          </w:rPr>
          <w:t xml:space="preserve"> was </w:t>
        </w:r>
      </w:ins>
      <w:ins w:id="13912" w:author="Claire S" w:date="2026-07-28T15:07:00Z" w16du:dateUtc="2026-07-28T14:07:00Z">
        <w:r w:rsidR="00DA2D7D">
          <w:rPr>
            <w:rFonts w:ascii="Cambria" w:hAnsi="Cambria"/>
            <w:sz w:val="28"/>
            <w:szCs w:val="28"/>
          </w:rPr>
          <w:t>because of</w:t>
        </w:r>
      </w:ins>
      <w:ins w:id="13913" w:author="Claire S" w:date="2026-07-28T14:40:00Z" w16du:dateUtc="2026-07-28T13:40:00Z">
        <w:r w:rsidR="009C52BD">
          <w:rPr>
            <w:rFonts w:ascii="Cambria" w:hAnsi="Cambria"/>
            <w:sz w:val="28"/>
            <w:szCs w:val="28"/>
          </w:rPr>
          <w:t xml:space="preserve"> her famous </w:t>
        </w:r>
      </w:ins>
      <w:ins w:id="13914" w:author="Claire S" w:date="2026-07-28T15:07:00Z" w16du:dateUtc="2026-07-28T14:07:00Z">
        <w:r w:rsidR="00DA2D7D">
          <w:rPr>
            <w:rFonts w:ascii="Cambria" w:hAnsi="Cambria"/>
            <w:sz w:val="28"/>
            <w:szCs w:val="28"/>
          </w:rPr>
          <w:t>husband</w:t>
        </w:r>
      </w:ins>
      <w:ins w:id="13915" w:author="Claire S" w:date="2026-07-28T14:40:00Z" w16du:dateUtc="2026-07-28T13:40:00Z">
        <w:r w:rsidR="009C52BD">
          <w:rPr>
            <w:rFonts w:ascii="Cambria" w:hAnsi="Cambria"/>
            <w:sz w:val="28"/>
            <w:szCs w:val="28"/>
          </w:rPr>
          <w:t>.</w:t>
        </w:r>
      </w:ins>
      <w:ins w:id="13916" w:author="Claire S" w:date="2026-07-28T14:39:00Z" w16du:dateUtc="2026-07-28T13:39:00Z">
        <w:r w:rsidR="009C52BD">
          <w:rPr>
            <w:rFonts w:ascii="Cambria" w:hAnsi="Cambria"/>
            <w:sz w:val="28"/>
            <w:szCs w:val="28"/>
          </w:rPr>
          <w:t xml:space="preserve"> </w:t>
        </w:r>
      </w:ins>
    </w:p>
    <w:p w14:paraId="32B49F9B" w14:textId="36C8660E" w:rsidR="00AC273F" w:rsidRPr="00AC273F" w:rsidRDefault="00AC273F" w:rsidP="00D55C1B">
      <w:pPr>
        <w:spacing w:line="360" w:lineRule="auto"/>
        <w:ind w:firstLine="720"/>
        <w:contextualSpacing/>
        <w:rPr>
          <w:ins w:id="13917" w:author="Claire S" w:date="2026-07-28T11:36:00Z" w16du:dateUtc="2026-07-28T10:36:00Z"/>
          <w:rFonts w:ascii="Cambria" w:hAnsi="Cambria"/>
          <w:b/>
          <w:bCs/>
          <w:i/>
          <w:iCs/>
          <w:sz w:val="28"/>
          <w:szCs w:val="28"/>
          <w:rPrChange w:id="13918" w:author="Claire S" w:date="2026-07-28T11:36:00Z" w16du:dateUtc="2026-07-28T10:36:00Z">
            <w:rPr>
              <w:ins w:id="13919" w:author="Claire S" w:date="2026-07-28T11:36:00Z" w16du:dateUtc="2026-07-28T10:36:00Z"/>
              <w:rFonts w:ascii="Cambria" w:hAnsi="Cambria"/>
              <w:sz w:val="28"/>
              <w:szCs w:val="28"/>
            </w:rPr>
          </w:rPrChange>
        </w:rPr>
      </w:pPr>
      <w:ins w:id="13920" w:author="Claire S" w:date="2026-07-28T11:36:00Z" w16du:dateUtc="2026-07-28T10:36:00Z">
        <w:r w:rsidRPr="00AC273F">
          <w:rPr>
            <w:rFonts w:ascii="Cambria" w:hAnsi="Cambria"/>
            <w:b/>
            <w:bCs/>
            <w:i/>
            <w:iCs/>
            <w:sz w:val="28"/>
            <w:szCs w:val="28"/>
            <w:rPrChange w:id="13921" w:author="Claire S" w:date="2026-07-28T11:36:00Z" w16du:dateUtc="2026-07-28T10:36:00Z">
              <w:rPr>
                <w:rFonts w:ascii="Cambria" w:hAnsi="Cambria"/>
                <w:sz w:val="28"/>
                <w:szCs w:val="28"/>
              </w:rPr>
            </w:rPrChange>
          </w:rPr>
          <w:t>Who</w:t>
        </w:r>
      </w:ins>
      <w:ins w:id="13922" w:author="Claire S" w:date="2026-07-28T11:37:00Z" w16du:dateUtc="2026-07-28T10:37:00Z">
        <w:r w:rsidR="00765542">
          <w:rPr>
            <w:rFonts w:ascii="Cambria" w:hAnsi="Cambria"/>
            <w:b/>
            <w:bCs/>
            <w:i/>
            <w:iCs/>
            <w:sz w:val="28"/>
            <w:szCs w:val="28"/>
          </w:rPr>
          <w:t>’</w:t>
        </w:r>
      </w:ins>
      <w:ins w:id="13923" w:author="Claire S" w:date="2026-07-28T11:36:00Z" w16du:dateUtc="2026-07-28T10:36:00Z">
        <w:r w:rsidRPr="00AC273F">
          <w:rPr>
            <w:rFonts w:ascii="Cambria" w:hAnsi="Cambria"/>
            <w:b/>
            <w:bCs/>
            <w:i/>
            <w:iCs/>
            <w:sz w:val="28"/>
            <w:szCs w:val="28"/>
            <w:rPrChange w:id="13924" w:author="Claire S" w:date="2026-07-28T11:36:00Z" w16du:dateUtc="2026-07-28T10:36:00Z">
              <w:rPr>
                <w:rFonts w:ascii="Cambria" w:hAnsi="Cambria"/>
                <w:sz w:val="28"/>
                <w:szCs w:val="28"/>
              </w:rPr>
            </w:rPrChange>
          </w:rPr>
          <w:t xml:space="preserve">s been a naughty girl then? ;) </w:t>
        </w:r>
      </w:ins>
    </w:p>
    <w:p w14:paraId="20432636" w14:textId="5C80C0AE" w:rsidR="00555419" w:rsidRDefault="00C042DB">
      <w:pPr>
        <w:spacing w:line="360" w:lineRule="auto"/>
        <w:ind w:firstLine="720"/>
        <w:contextualSpacing/>
        <w:rPr>
          <w:ins w:id="13925" w:author="Claire S" w:date="2026-07-30T08:12:00Z" w16du:dateUtc="2026-07-30T07:12:00Z"/>
          <w:rFonts w:ascii="Cambria" w:hAnsi="Cambria"/>
          <w:sz w:val="28"/>
          <w:szCs w:val="28"/>
        </w:rPr>
      </w:pPr>
      <w:ins w:id="13926" w:author="Claire S" w:date="2026-07-28T14:41:00Z" w16du:dateUtc="2026-07-28T13:41:00Z">
        <w:r>
          <w:rPr>
            <w:rFonts w:ascii="Cambria" w:hAnsi="Cambria"/>
            <w:sz w:val="28"/>
            <w:szCs w:val="28"/>
          </w:rPr>
          <w:t>Grimacing,</w:t>
        </w:r>
      </w:ins>
      <w:ins w:id="13927" w:author="Claire S" w:date="2026-07-28T11:32:00Z" w16du:dateUtc="2026-07-28T10:32:00Z">
        <w:r w:rsidR="00D55C1B">
          <w:rPr>
            <w:rFonts w:ascii="Cambria" w:hAnsi="Cambria"/>
            <w:sz w:val="28"/>
            <w:szCs w:val="28"/>
          </w:rPr>
          <w:t xml:space="preserve"> </w:t>
        </w:r>
      </w:ins>
      <w:ins w:id="13928" w:author="Claire S" w:date="2026-07-28T14:36:00Z" w16du:dateUtc="2026-07-28T13:36:00Z">
        <w:r w:rsidR="00544353">
          <w:rPr>
            <w:rFonts w:ascii="Cambria" w:hAnsi="Cambria"/>
            <w:sz w:val="28"/>
            <w:szCs w:val="28"/>
          </w:rPr>
          <w:t xml:space="preserve">Savannah </w:t>
        </w:r>
      </w:ins>
      <w:ins w:id="13929" w:author="Claire S" w:date="2026-07-28T14:42:00Z" w16du:dateUtc="2026-07-28T13:42:00Z">
        <w:r w:rsidR="000B7D72">
          <w:rPr>
            <w:rFonts w:ascii="Cambria" w:hAnsi="Cambria"/>
            <w:sz w:val="28"/>
            <w:szCs w:val="28"/>
          </w:rPr>
          <w:t>opened the clip and</w:t>
        </w:r>
      </w:ins>
      <w:ins w:id="13930" w:author="Claire S" w:date="2026-07-30T08:12:00Z" w16du:dateUtc="2026-07-30T07:12:00Z">
        <w:r w:rsidR="00822669">
          <w:rPr>
            <w:rFonts w:ascii="Cambria" w:hAnsi="Cambria"/>
            <w:sz w:val="28"/>
            <w:szCs w:val="28"/>
          </w:rPr>
          <w:t>, through half-shut eyes,</w:t>
        </w:r>
      </w:ins>
      <w:ins w:id="13931" w:author="Claire S" w:date="2026-07-28T14:42:00Z" w16du:dateUtc="2026-07-28T13:42:00Z">
        <w:r w:rsidR="000B7D72">
          <w:rPr>
            <w:rFonts w:ascii="Cambria" w:hAnsi="Cambria"/>
            <w:sz w:val="28"/>
            <w:szCs w:val="28"/>
          </w:rPr>
          <w:t xml:space="preserve"> </w:t>
        </w:r>
      </w:ins>
      <w:ins w:id="13932" w:author="Claire S" w:date="2026-07-30T08:12:00Z" w16du:dateUtc="2026-07-30T07:12:00Z">
        <w:r w:rsidR="00822669">
          <w:rPr>
            <w:rFonts w:ascii="Cambria" w:hAnsi="Cambria"/>
            <w:sz w:val="28"/>
            <w:szCs w:val="28"/>
          </w:rPr>
          <w:t xml:space="preserve">had the dubious pleasure of </w:t>
        </w:r>
      </w:ins>
      <w:ins w:id="13933" w:author="Claire S" w:date="2026-07-28T11:22:00Z" w16du:dateUtc="2026-07-28T10:22:00Z">
        <w:r w:rsidR="00555419">
          <w:rPr>
            <w:rFonts w:ascii="Cambria" w:hAnsi="Cambria"/>
            <w:sz w:val="28"/>
            <w:szCs w:val="28"/>
          </w:rPr>
          <w:t>watch</w:t>
        </w:r>
      </w:ins>
      <w:ins w:id="13934" w:author="Claire S" w:date="2026-07-30T08:12:00Z" w16du:dateUtc="2026-07-30T07:12:00Z">
        <w:r w:rsidR="00822669">
          <w:rPr>
            <w:rFonts w:ascii="Cambria" w:hAnsi="Cambria"/>
            <w:sz w:val="28"/>
            <w:szCs w:val="28"/>
          </w:rPr>
          <w:t>ing</w:t>
        </w:r>
      </w:ins>
      <w:ins w:id="13935" w:author="Claire S" w:date="2026-07-28T11:22:00Z" w16du:dateUtc="2026-07-28T10:22:00Z">
        <w:r w:rsidR="00555419">
          <w:rPr>
            <w:rFonts w:ascii="Cambria" w:hAnsi="Cambria"/>
            <w:sz w:val="28"/>
            <w:szCs w:val="28"/>
          </w:rPr>
          <w:t xml:space="preserve"> her</w:t>
        </w:r>
      </w:ins>
      <w:ins w:id="13936" w:author="Claire S" w:date="2026-07-28T14:39:00Z" w16du:dateUtc="2026-07-28T13:39:00Z">
        <w:r w:rsidR="009C52BD">
          <w:rPr>
            <w:rFonts w:ascii="Cambria" w:hAnsi="Cambria"/>
            <w:sz w:val="28"/>
            <w:szCs w:val="28"/>
          </w:rPr>
          <w:t>self</w:t>
        </w:r>
      </w:ins>
      <w:ins w:id="13937" w:author="Claire S" w:date="2026-07-28T11:22:00Z" w16du:dateUtc="2026-07-28T10:22:00Z">
        <w:r w:rsidR="00555419">
          <w:rPr>
            <w:rFonts w:ascii="Cambria" w:hAnsi="Cambria"/>
            <w:sz w:val="28"/>
            <w:szCs w:val="28"/>
          </w:rPr>
          <w:t xml:space="preserve"> and Jackson having sex.</w:t>
        </w:r>
      </w:ins>
    </w:p>
    <w:p w14:paraId="75D6FC5C" w14:textId="6BEEE531" w:rsidR="00A97A66" w:rsidRDefault="00A97A66">
      <w:pPr>
        <w:spacing w:line="360" w:lineRule="auto"/>
        <w:ind w:firstLine="720"/>
        <w:contextualSpacing/>
        <w:rPr>
          <w:ins w:id="13938" w:author="Claire S" w:date="2026-07-28T11:22:00Z" w16du:dateUtc="2026-07-28T10:22:00Z"/>
          <w:rFonts w:ascii="Cambria" w:hAnsi="Cambria"/>
          <w:sz w:val="28"/>
          <w:szCs w:val="28"/>
        </w:rPr>
        <w:pPrChange w:id="13939" w:author="Claire S" w:date="2026-07-28T11:32:00Z" w16du:dateUtc="2026-07-28T10:32:00Z">
          <w:pPr>
            <w:spacing w:line="360" w:lineRule="auto"/>
            <w:contextualSpacing/>
          </w:pPr>
        </w:pPrChange>
      </w:pPr>
      <w:ins w:id="13940" w:author="Claire S" w:date="2026-07-30T08:12:00Z" w16du:dateUtc="2026-07-30T07:12:00Z">
        <w:r>
          <w:rPr>
            <w:rFonts w:ascii="Cambria" w:hAnsi="Cambria"/>
            <w:sz w:val="28"/>
            <w:szCs w:val="28"/>
          </w:rPr>
          <w:t>What the hell had she been thinking?</w:t>
        </w:r>
      </w:ins>
    </w:p>
    <w:p w14:paraId="25C1FD66" w14:textId="3A2ACF7D" w:rsidR="0003543C" w:rsidRDefault="00A97A66" w:rsidP="0003543C">
      <w:pPr>
        <w:spacing w:line="360" w:lineRule="auto"/>
        <w:ind w:firstLine="720"/>
        <w:contextualSpacing/>
        <w:rPr>
          <w:ins w:id="13941" w:author="Claire S" w:date="2026-07-30T08:15:00Z" w16du:dateUtc="2026-07-30T07:15:00Z"/>
          <w:rFonts w:ascii="Cambria" w:hAnsi="Cambria"/>
          <w:sz w:val="28"/>
          <w:szCs w:val="28"/>
        </w:rPr>
      </w:pPr>
      <w:ins w:id="13942" w:author="Claire S" w:date="2026-07-30T08:12:00Z" w16du:dateUtc="2026-07-30T07:12:00Z">
        <w:r>
          <w:rPr>
            <w:rFonts w:ascii="Cambria" w:hAnsi="Cambria"/>
            <w:sz w:val="28"/>
            <w:szCs w:val="28"/>
          </w:rPr>
          <w:t xml:space="preserve">Still - </w:t>
        </w:r>
        <w:r w:rsidRPr="0003543C">
          <w:rPr>
            <w:rFonts w:ascii="Cambria" w:hAnsi="Cambria"/>
            <w:i/>
            <w:iCs/>
            <w:sz w:val="28"/>
            <w:szCs w:val="28"/>
            <w:rPrChange w:id="13943" w:author="Claire S" w:date="2026-07-30T08:14:00Z" w16du:dateUtc="2026-07-30T07:14:00Z">
              <w:rPr>
                <w:rFonts w:ascii="Cambria" w:hAnsi="Cambria"/>
                <w:sz w:val="28"/>
                <w:szCs w:val="28"/>
              </w:rPr>
            </w:rPrChange>
          </w:rPr>
          <w:t>p</w:t>
        </w:r>
      </w:ins>
      <w:ins w:id="13944" w:author="Claire S" w:date="2026-07-29T12:24:00Z" w16du:dateUtc="2026-07-29T11:24:00Z">
        <w:r w:rsidR="00AE1CC2" w:rsidRPr="0003543C">
          <w:rPr>
            <w:rFonts w:ascii="Cambria" w:hAnsi="Cambria"/>
            <w:i/>
            <w:iCs/>
            <w:sz w:val="28"/>
            <w:szCs w:val="28"/>
            <w:rPrChange w:id="13945" w:author="Claire S" w:date="2026-07-30T08:14:00Z" w16du:dateUtc="2026-07-30T07:14:00Z">
              <w:rPr>
                <w:rFonts w:ascii="Cambria" w:hAnsi="Cambria"/>
                <w:sz w:val="28"/>
                <w:szCs w:val="28"/>
              </w:rPr>
            </w:rPrChange>
          </w:rPr>
          <w:t>hew</w:t>
        </w:r>
        <w:r w:rsidR="00AE1CC2">
          <w:rPr>
            <w:rFonts w:ascii="Cambria" w:hAnsi="Cambria"/>
            <w:sz w:val="28"/>
            <w:szCs w:val="28"/>
          </w:rPr>
          <w:t xml:space="preserve">, Savannah </w:t>
        </w:r>
      </w:ins>
      <w:ins w:id="13946" w:author="Claire S" w:date="2026-07-29T12:21:00Z" w16du:dateUtc="2026-07-29T11:21:00Z">
        <w:r w:rsidR="007D2036">
          <w:rPr>
            <w:rFonts w:ascii="Cambria" w:hAnsi="Cambria"/>
            <w:sz w:val="28"/>
            <w:szCs w:val="28"/>
          </w:rPr>
          <w:t>thought</w:t>
        </w:r>
      </w:ins>
      <w:ins w:id="13947" w:author="Claire S" w:date="2026-07-28T14:42:00Z" w16du:dateUtc="2026-07-28T13:42:00Z">
        <w:r w:rsidR="000B7D72">
          <w:rPr>
            <w:rFonts w:ascii="Cambria" w:hAnsi="Cambria"/>
            <w:sz w:val="28"/>
            <w:szCs w:val="28"/>
          </w:rPr>
          <w:t>,</w:t>
        </w:r>
      </w:ins>
      <w:ins w:id="13948" w:author="Claire S" w:date="2026-07-29T12:24:00Z" w16du:dateUtc="2026-07-29T11:24:00Z">
        <w:r w:rsidR="00AE1CC2">
          <w:rPr>
            <w:rFonts w:ascii="Cambria" w:hAnsi="Cambria"/>
            <w:sz w:val="28"/>
            <w:szCs w:val="28"/>
          </w:rPr>
          <w:t xml:space="preserve"> as the clip ended abruptly</w:t>
        </w:r>
      </w:ins>
      <w:ins w:id="13949" w:author="Claire S" w:date="2026-07-30T08:13:00Z" w16du:dateUtc="2026-07-30T07:13:00Z">
        <w:r>
          <w:rPr>
            <w:rFonts w:ascii="Cambria" w:hAnsi="Cambria"/>
            <w:sz w:val="28"/>
            <w:szCs w:val="28"/>
          </w:rPr>
          <w:t>; i</w:t>
        </w:r>
      </w:ins>
      <w:ins w:id="13950" w:author="Claire S" w:date="2026-07-28T11:22:00Z" w16du:dateUtc="2026-07-28T10:22:00Z">
        <w:r w:rsidR="00555419">
          <w:rPr>
            <w:rFonts w:ascii="Cambria" w:hAnsi="Cambria"/>
            <w:sz w:val="28"/>
            <w:szCs w:val="28"/>
          </w:rPr>
          <w:t xml:space="preserve">t </w:t>
        </w:r>
      </w:ins>
      <w:ins w:id="13951" w:author="Claire S" w:date="2026-07-28T14:43:00Z" w16du:dateUtc="2026-07-28T13:43:00Z">
        <w:r w:rsidR="000B7D72">
          <w:rPr>
            <w:rFonts w:ascii="Cambria" w:hAnsi="Cambria"/>
            <w:sz w:val="28"/>
            <w:szCs w:val="28"/>
          </w:rPr>
          <w:t xml:space="preserve">could </w:t>
        </w:r>
      </w:ins>
      <w:ins w:id="13952" w:author="Claire S" w:date="2026-07-29T12:25:00Z" w16du:dateUtc="2026-07-29T11:25:00Z">
        <w:r w:rsidR="00AE1CC2">
          <w:rPr>
            <w:rFonts w:ascii="Cambria" w:hAnsi="Cambria"/>
            <w:sz w:val="28"/>
            <w:szCs w:val="28"/>
          </w:rPr>
          <w:t xml:space="preserve">definitely </w:t>
        </w:r>
      </w:ins>
      <w:ins w:id="13953" w:author="Claire S" w:date="2026-07-28T14:43:00Z" w16du:dateUtc="2026-07-28T13:43:00Z">
        <w:r w:rsidR="000B7D72">
          <w:rPr>
            <w:rFonts w:ascii="Cambria" w:hAnsi="Cambria"/>
            <w:sz w:val="28"/>
            <w:szCs w:val="28"/>
          </w:rPr>
          <w:t>have been worse</w:t>
        </w:r>
      </w:ins>
      <w:ins w:id="13954" w:author="Claire S" w:date="2026-07-30T08:13:00Z" w16du:dateUtc="2026-07-30T07:13:00Z">
        <w:r>
          <w:rPr>
            <w:rFonts w:ascii="Cambria" w:hAnsi="Cambria"/>
            <w:sz w:val="28"/>
            <w:szCs w:val="28"/>
          </w:rPr>
          <w:t>. T</w:t>
        </w:r>
      </w:ins>
      <w:ins w:id="13955" w:author="Claire S" w:date="2026-07-29T12:25:00Z" w16du:dateUtc="2026-07-29T11:25:00Z">
        <w:r w:rsidR="00AE1CC2">
          <w:rPr>
            <w:rFonts w:ascii="Cambria" w:hAnsi="Cambria"/>
            <w:sz w:val="28"/>
            <w:szCs w:val="28"/>
          </w:rPr>
          <w:t xml:space="preserve">he </w:t>
        </w:r>
      </w:ins>
      <w:ins w:id="13956" w:author="Claire S" w:date="2026-07-30T08:15:00Z" w16du:dateUtc="2026-07-30T07:15:00Z">
        <w:r w:rsidR="0003543C">
          <w:rPr>
            <w:rFonts w:ascii="Cambria" w:hAnsi="Cambria"/>
            <w:sz w:val="28"/>
            <w:szCs w:val="28"/>
          </w:rPr>
          <w:t>camera l</w:t>
        </w:r>
      </w:ins>
      <w:ins w:id="13957" w:author="Claire S" w:date="2026-07-30T08:13:00Z" w16du:dateUtc="2026-07-30T07:13:00Z">
        <w:r w:rsidR="00884AFF">
          <w:rPr>
            <w:rFonts w:ascii="Cambria" w:hAnsi="Cambria"/>
            <w:sz w:val="28"/>
            <w:szCs w:val="28"/>
          </w:rPr>
          <w:t>ens</w:t>
        </w:r>
      </w:ins>
      <w:ins w:id="13958" w:author="Claire S" w:date="2026-07-29T12:25:00Z" w16du:dateUtc="2026-07-29T11:25:00Z">
        <w:r w:rsidR="007C6969">
          <w:rPr>
            <w:rFonts w:ascii="Cambria" w:hAnsi="Cambria"/>
            <w:sz w:val="28"/>
            <w:szCs w:val="28"/>
          </w:rPr>
          <w:t xml:space="preserve"> </w:t>
        </w:r>
      </w:ins>
      <w:ins w:id="13959" w:author="Claire S" w:date="2026-07-30T08:13:00Z" w16du:dateUtc="2026-07-30T07:13:00Z">
        <w:r w:rsidR="00884AFF">
          <w:rPr>
            <w:rFonts w:ascii="Cambria" w:hAnsi="Cambria"/>
            <w:sz w:val="28"/>
            <w:szCs w:val="28"/>
          </w:rPr>
          <w:t xml:space="preserve">was </w:t>
        </w:r>
      </w:ins>
      <w:ins w:id="13960" w:author="Claire S" w:date="2026-07-29T12:25:00Z" w16du:dateUtc="2026-07-29T11:25:00Z">
        <w:r w:rsidR="00AE1CC2">
          <w:rPr>
            <w:rFonts w:ascii="Cambria" w:hAnsi="Cambria"/>
            <w:sz w:val="28"/>
            <w:szCs w:val="28"/>
          </w:rPr>
          <w:t>angle</w:t>
        </w:r>
      </w:ins>
      <w:ins w:id="13961" w:author="Claire S" w:date="2026-07-30T08:13:00Z" w16du:dateUtc="2026-07-30T07:13:00Z">
        <w:r w:rsidR="00884AFF">
          <w:rPr>
            <w:rFonts w:ascii="Cambria" w:hAnsi="Cambria"/>
            <w:sz w:val="28"/>
            <w:szCs w:val="28"/>
          </w:rPr>
          <w:t>d</w:t>
        </w:r>
      </w:ins>
      <w:ins w:id="13962" w:author="Claire S" w:date="2026-07-29T12:25:00Z" w16du:dateUtc="2026-07-29T11:25:00Z">
        <w:r w:rsidR="007C6969">
          <w:rPr>
            <w:rFonts w:ascii="Cambria" w:hAnsi="Cambria"/>
            <w:sz w:val="28"/>
            <w:szCs w:val="28"/>
          </w:rPr>
          <w:t xml:space="preserve"> so </w:t>
        </w:r>
      </w:ins>
      <w:ins w:id="13963" w:author="Claire S" w:date="2026-07-28T11:22:00Z" w16du:dateUtc="2026-07-28T10:22:00Z">
        <w:r w:rsidR="00555419">
          <w:rPr>
            <w:rFonts w:ascii="Cambria" w:hAnsi="Cambria"/>
            <w:sz w:val="28"/>
            <w:szCs w:val="28"/>
          </w:rPr>
          <w:t xml:space="preserve">she </w:t>
        </w:r>
      </w:ins>
      <w:ins w:id="13964" w:author="Claire S" w:date="2026-07-28T14:43:00Z" w16du:dateUtc="2026-07-28T13:43:00Z">
        <w:r w:rsidR="000B7D72">
          <w:rPr>
            <w:rFonts w:ascii="Cambria" w:hAnsi="Cambria"/>
            <w:sz w:val="28"/>
            <w:szCs w:val="28"/>
          </w:rPr>
          <w:t xml:space="preserve">looked </w:t>
        </w:r>
      </w:ins>
      <w:ins w:id="13965" w:author="Claire S" w:date="2026-07-28T11:22:00Z" w16du:dateUtc="2026-07-28T10:22:00Z">
        <w:r w:rsidR="00555419">
          <w:rPr>
            <w:rFonts w:ascii="Cambria" w:hAnsi="Cambria"/>
            <w:sz w:val="28"/>
            <w:szCs w:val="28"/>
          </w:rPr>
          <w:t>almost decent</w:t>
        </w:r>
      </w:ins>
      <w:ins w:id="13966" w:author="Claire S" w:date="2026-07-30T08:15:00Z" w16du:dateUtc="2026-07-30T07:15:00Z">
        <w:r w:rsidR="0003543C">
          <w:rPr>
            <w:rFonts w:ascii="Cambria" w:hAnsi="Cambria"/>
            <w:sz w:val="28"/>
            <w:szCs w:val="28"/>
          </w:rPr>
          <w:t xml:space="preserve"> </w:t>
        </w:r>
      </w:ins>
      <w:ins w:id="13967" w:author="Claire S" w:date="2026-07-28T11:22:00Z" w16du:dateUtc="2026-07-28T10:22:00Z">
        <w:r w:rsidR="00555419">
          <w:rPr>
            <w:rFonts w:ascii="Cambria" w:hAnsi="Cambria"/>
            <w:sz w:val="28"/>
            <w:szCs w:val="28"/>
          </w:rPr>
          <w:t xml:space="preserve">– although obviously not </w:t>
        </w:r>
        <w:r w:rsidR="00555419" w:rsidRPr="00BD6143">
          <w:rPr>
            <w:rFonts w:ascii="Cambria" w:hAnsi="Cambria"/>
            <w:sz w:val="28"/>
            <w:szCs w:val="28"/>
          </w:rPr>
          <w:t>entirely decent</w:t>
        </w:r>
        <w:r w:rsidR="00555419">
          <w:rPr>
            <w:rFonts w:ascii="Cambria" w:hAnsi="Cambria"/>
            <w:sz w:val="28"/>
            <w:szCs w:val="28"/>
          </w:rPr>
          <w:t>.  But there was no audio</w:t>
        </w:r>
      </w:ins>
      <w:ins w:id="13968" w:author="Claire S" w:date="2026-07-29T12:26:00Z" w16du:dateUtc="2026-07-29T11:26:00Z">
        <w:r w:rsidR="007C6969">
          <w:rPr>
            <w:rFonts w:ascii="Cambria" w:hAnsi="Cambria"/>
            <w:sz w:val="28"/>
            <w:szCs w:val="28"/>
          </w:rPr>
          <w:t xml:space="preserve"> and</w:t>
        </w:r>
      </w:ins>
      <w:ins w:id="13969" w:author="Claire S" w:date="2026-07-30T08:13:00Z" w16du:dateUtc="2026-07-30T07:13:00Z">
        <w:r w:rsidR="00C26A3D">
          <w:rPr>
            <w:rFonts w:ascii="Cambria" w:hAnsi="Cambria"/>
            <w:sz w:val="28"/>
            <w:szCs w:val="28"/>
          </w:rPr>
          <w:t>,</w:t>
        </w:r>
      </w:ins>
      <w:ins w:id="13970" w:author="Claire S" w:date="2026-07-29T12:26:00Z" w16du:dateUtc="2026-07-29T11:26:00Z">
        <w:r w:rsidR="007C6969">
          <w:rPr>
            <w:rFonts w:ascii="Cambria" w:hAnsi="Cambria"/>
            <w:sz w:val="28"/>
            <w:szCs w:val="28"/>
          </w:rPr>
          <w:t xml:space="preserve"> </w:t>
        </w:r>
      </w:ins>
      <w:ins w:id="13971" w:author="Claire S" w:date="2026-07-30T16:01:00Z" w16du:dateUtc="2026-07-30T15:01:00Z">
        <w:r w:rsidR="005E4B75" w:rsidRPr="005E4B75">
          <w:rPr>
            <w:rFonts w:ascii="Cambria" w:hAnsi="Cambria"/>
            <w:i/>
            <w:iCs/>
            <w:sz w:val="28"/>
            <w:szCs w:val="28"/>
            <w:rPrChange w:id="13972" w:author="Claire S" w:date="2026-07-30T16:01:00Z" w16du:dateUtc="2026-07-30T15:01:00Z">
              <w:rPr>
                <w:rFonts w:ascii="Cambria" w:hAnsi="Cambria"/>
                <w:sz w:val="28"/>
                <w:szCs w:val="28"/>
              </w:rPr>
            </w:rPrChange>
          </w:rPr>
          <w:t>hallelujah</w:t>
        </w:r>
      </w:ins>
      <w:ins w:id="13973" w:author="Claire S" w:date="2026-07-29T12:26:00Z" w16du:dateUtc="2026-07-29T11:26:00Z">
        <w:r w:rsidR="007C6969">
          <w:rPr>
            <w:rFonts w:ascii="Cambria" w:hAnsi="Cambria"/>
            <w:sz w:val="28"/>
            <w:szCs w:val="28"/>
          </w:rPr>
          <w:t>, her thighs and bum looked taut – all that personal training had paid off</w:t>
        </w:r>
      </w:ins>
      <w:ins w:id="13974" w:author="Claire S" w:date="2026-07-30T08:15:00Z" w16du:dateUtc="2026-07-30T07:15:00Z">
        <w:r w:rsidR="0003543C">
          <w:rPr>
            <w:rFonts w:ascii="Cambria" w:hAnsi="Cambria"/>
            <w:sz w:val="28"/>
            <w:szCs w:val="28"/>
          </w:rPr>
          <w:t xml:space="preserve">, she </w:t>
        </w:r>
      </w:ins>
      <w:ins w:id="13975" w:author="Claire S" w:date="2026-07-30T16:01:00Z" w16du:dateUtc="2026-07-30T15:01:00Z">
        <w:r w:rsidR="005E4B75">
          <w:rPr>
            <w:rFonts w:ascii="Cambria" w:hAnsi="Cambria"/>
            <w:sz w:val="28"/>
            <w:szCs w:val="28"/>
          </w:rPr>
          <w:t>comfort</w:t>
        </w:r>
      </w:ins>
      <w:ins w:id="13976" w:author="Claire S" w:date="2026-08-04T12:52:00Z" w16du:dateUtc="2026-08-04T11:52:00Z">
        <w:r w:rsidR="00BD6143">
          <w:rPr>
            <w:rFonts w:ascii="Cambria" w:hAnsi="Cambria"/>
            <w:sz w:val="28"/>
            <w:szCs w:val="28"/>
          </w:rPr>
          <w:t>ed</w:t>
        </w:r>
      </w:ins>
      <w:ins w:id="13977" w:author="Claire S" w:date="2026-07-30T08:15:00Z" w16du:dateUtc="2026-07-30T07:15:00Z">
        <w:r w:rsidR="0003543C">
          <w:rPr>
            <w:rFonts w:ascii="Cambria" w:hAnsi="Cambria"/>
            <w:sz w:val="28"/>
            <w:szCs w:val="28"/>
          </w:rPr>
          <w:t xml:space="preserve"> herself.  </w:t>
        </w:r>
      </w:ins>
      <w:ins w:id="13978" w:author="Claire S" w:date="2026-07-28T11:22:00Z" w16du:dateUtc="2026-07-28T10:22:00Z">
        <w:r w:rsidR="00555419">
          <w:rPr>
            <w:rFonts w:ascii="Cambria" w:hAnsi="Cambria"/>
            <w:sz w:val="28"/>
            <w:szCs w:val="28"/>
          </w:rPr>
          <w:t xml:space="preserve">Nor </w:t>
        </w:r>
      </w:ins>
      <w:ins w:id="13979" w:author="Claire S" w:date="2026-07-30T08:13:00Z" w16du:dateUtc="2026-07-30T07:13:00Z">
        <w:r w:rsidR="00C26A3D">
          <w:rPr>
            <w:rFonts w:ascii="Cambria" w:hAnsi="Cambria"/>
            <w:sz w:val="28"/>
            <w:szCs w:val="28"/>
          </w:rPr>
          <w:t>w</w:t>
        </w:r>
      </w:ins>
      <w:ins w:id="13980" w:author="Claire S" w:date="2026-07-28T11:22:00Z" w16du:dateUtc="2026-07-28T10:22:00Z">
        <w:r w:rsidR="00555419">
          <w:rPr>
            <w:rFonts w:ascii="Cambria" w:hAnsi="Cambria"/>
            <w:sz w:val="28"/>
            <w:szCs w:val="28"/>
          </w:rPr>
          <w:t xml:space="preserve">ould anyone </w:t>
        </w:r>
      </w:ins>
      <w:ins w:id="13981" w:author="Claire S" w:date="2026-07-30T08:13:00Z" w16du:dateUtc="2026-07-30T07:13:00Z">
        <w:r w:rsidR="00C26A3D">
          <w:rPr>
            <w:rFonts w:ascii="Cambria" w:hAnsi="Cambria"/>
            <w:sz w:val="28"/>
            <w:szCs w:val="28"/>
          </w:rPr>
          <w:t>b</w:t>
        </w:r>
      </w:ins>
      <w:ins w:id="13982" w:author="Claire S" w:date="2026-07-30T08:14:00Z" w16du:dateUtc="2026-07-30T07:14:00Z">
        <w:r w:rsidR="00C26A3D">
          <w:rPr>
            <w:rFonts w:ascii="Cambria" w:hAnsi="Cambria"/>
            <w:sz w:val="28"/>
            <w:szCs w:val="28"/>
          </w:rPr>
          <w:t xml:space="preserve">e able to </w:t>
        </w:r>
      </w:ins>
      <w:ins w:id="13983" w:author="Claire S" w:date="2026-07-28T11:22:00Z" w16du:dateUtc="2026-07-28T10:22:00Z">
        <w:r w:rsidR="00555419">
          <w:rPr>
            <w:rFonts w:ascii="Cambria" w:hAnsi="Cambria"/>
            <w:sz w:val="28"/>
            <w:szCs w:val="28"/>
          </w:rPr>
          <w:t xml:space="preserve">really </w:t>
        </w:r>
      </w:ins>
      <w:ins w:id="13984" w:author="Claire S" w:date="2026-07-30T16:00:00Z" w16du:dateUtc="2026-07-30T15:00:00Z">
        <w:r w:rsidR="005E4B75">
          <w:rPr>
            <w:rFonts w:ascii="Cambria" w:hAnsi="Cambria"/>
            <w:sz w:val="28"/>
            <w:szCs w:val="28"/>
          </w:rPr>
          <w:t>identify</w:t>
        </w:r>
      </w:ins>
      <w:ins w:id="13985" w:author="Claire S" w:date="2026-07-30T08:14:00Z" w16du:dateUtc="2026-07-30T07:14:00Z">
        <w:r w:rsidR="00C26A3D">
          <w:rPr>
            <w:rFonts w:ascii="Cambria" w:hAnsi="Cambria"/>
            <w:sz w:val="28"/>
            <w:szCs w:val="28"/>
          </w:rPr>
          <w:t xml:space="preserve"> </w:t>
        </w:r>
      </w:ins>
      <w:ins w:id="13986" w:author="Claire S" w:date="2026-07-28T11:22:00Z" w16du:dateUtc="2026-07-28T10:22:00Z">
        <w:r w:rsidR="00555419">
          <w:rPr>
            <w:rFonts w:ascii="Cambria" w:hAnsi="Cambria"/>
            <w:sz w:val="28"/>
            <w:szCs w:val="28"/>
          </w:rPr>
          <w:t xml:space="preserve">the man with Savannah; </w:t>
        </w:r>
      </w:ins>
      <w:ins w:id="13987" w:author="Claire S" w:date="2026-07-30T08:14:00Z" w16du:dateUtc="2026-07-30T07:14:00Z">
        <w:r w:rsidR="00C26A3D">
          <w:rPr>
            <w:rFonts w:ascii="Cambria" w:hAnsi="Cambria"/>
            <w:sz w:val="28"/>
            <w:szCs w:val="28"/>
          </w:rPr>
          <w:t>he</w:t>
        </w:r>
      </w:ins>
      <w:ins w:id="13988" w:author="Claire S" w:date="2026-07-28T11:22:00Z" w16du:dateUtc="2026-07-28T10:22:00Z">
        <w:r w:rsidR="00555419">
          <w:rPr>
            <w:rFonts w:ascii="Cambria" w:hAnsi="Cambria"/>
            <w:sz w:val="28"/>
            <w:szCs w:val="28"/>
          </w:rPr>
          <w:t xml:space="preserve"> could have been almost any dark-haired man in a white shirt and black trousers</w:t>
        </w:r>
      </w:ins>
      <w:ins w:id="13989" w:author="Claire S" w:date="2026-07-30T08:14:00Z" w16du:dateUtc="2026-07-30T07:14:00Z">
        <w:r w:rsidR="00C26A3D">
          <w:rPr>
            <w:rFonts w:ascii="Cambria" w:hAnsi="Cambria"/>
            <w:sz w:val="28"/>
            <w:szCs w:val="28"/>
          </w:rPr>
          <w:t xml:space="preserve">. </w:t>
        </w:r>
      </w:ins>
    </w:p>
    <w:p w14:paraId="6D8A56E4" w14:textId="7865D4AE" w:rsidR="00F1285F" w:rsidRDefault="005E4B75" w:rsidP="0003543C">
      <w:pPr>
        <w:spacing w:line="360" w:lineRule="auto"/>
        <w:ind w:firstLine="720"/>
        <w:contextualSpacing/>
        <w:rPr>
          <w:ins w:id="13990" w:author="Claire S" w:date="2026-07-28T11:00:00Z" w16du:dateUtc="2026-07-28T10:00:00Z"/>
          <w:rFonts w:ascii="Cambria" w:hAnsi="Cambria"/>
          <w:sz w:val="28"/>
          <w:szCs w:val="28"/>
        </w:rPr>
      </w:pPr>
      <w:ins w:id="13991" w:author="Claire S" w:date="2026-07-30T16:01:00Z" w16du:dateUtc="2026-07-30T15:01:00Z">
        <w:r>
          <w:rPr>
            <w:rFonts w:ascii="Cambria" w:hAnsi="Cambria"/>
            <w:sz w:val="28"/>
            <w:szCs w:val="28"/>
          </w:rPr>
          <w:t>In fact, i</w:t>
        </w:r>
      </w:ins>
      <w:ins w:id="13992" w:author="Claire S" w:date="2026-07-28T11:22:00Z" w16du:dateUtc="2026-07-28T10:22:00Z">
        <w:r w:rsidR="00555419">
          <w:rPr>
            <w:rFonts w:ascii="Cambria" w:hAnsi="Cambria"/>
            <w:sz w:val="28"/>
            <w:szCs w:val="28"/>
          </w:rPr>
          <w:t>t could have almost been Dex</w:t>
        </w:r>
      </w:ins>
      <w:ins w:id="13993" w:author="Claire S" w:date="2026-07-30T08:15:00Z" w16du:dateUtc="2026-07-30T07:15:00Z">
        <w:r w:rsidR="0003543C">
          <w:rPr>
            <w:rFonts w:ascii="Cambria" w:hAnsi="Cambria"/>
            <w:sz w:val="28"/>
            <w:szCs w:val="28"/>
          </w:rPr>
          <w:t>, which somehow made it even worse.</w:t>
        </w:r>
      </w:ins>
      <w:ins w:id="13994" w:author="Claire S" w:date="2026-07-30T08:14:00Z" w16du:dateUtc="2026-07-30T07:14:00Z">
        <w:r w:rsidR="00C26A3D">
          <w:rPr>
            <w:rFonts w:ascii="Cambria" w:hAnsi="Cambria"/>
            <w:sz w:val="28"/>
            <w:szCs w:val="28"/>
          </w:rPr>
          <w:t xml:space="preserve">  Savannah’s heart lurched as she closed the</w:t>
        </w:r>
      </w:ins>
      <w:ins w:id="13995" w:author="Claire S" w:date="2026-07-28T11:22:00Z" w16du:dateUtc="2026-07-28T10:22:00Z">
        <w:r w:rsidR="00555419">
          <w:rPr>
            <w:rFonts w:ascii="Cambria" w:hAnsi="Cambria"/>
            <w:sz w:val="28"/>
            <w:szCs w:val="28"/>
          </w:rPr>
          <w:t xml:space="preserve"> </w:t>
        </w:r>
      </w:ins>
      <w:ins w:id="13996" w:author="Claire S" w:date="2026-07-28T15:08:00Z" w16du:dateUtc="2026-07-28T14:08:00Z">
        <w:r w:rsidR="00DA2D7D">
          <w:rPr>
            <w:rFonts w:ascii="Cambria" w:hAnsi="Cambria"/>
            <w:sz w:val="28"/>
            <w:szCs w:val="28"/>
          </w:rPr>
          <w:t>clip</w:t>
        </w:r>
      </w:ins>
      <w:ins w:id="13997" w:author="Claire S" w:date="2026-07-28T11:00:00Z" w16du:dateUtc="2026-07-28T10:00:00Z">
        <w:r w:rsidR="00F1285F">
          <w:rPr>
            <w:rFonts w:ascii="Cambria" w:hAnsi="Cambria"/>
            <w:sz w:val="28"/>
            <w:szCs w:val="28"/>
          </w:rPr>
          <w:t xml:space="preserve">, </w:t>
        </w:r>
      </w:ins>
      <w:ins w:id="13998" w:author="Claire S" w:date="2026-07-30T08:14:00Z" w16du:dateUtc="2026-07-30T07:14:00Z">
        <w:r w:rsidR="00C26A3D">
          <w:rPr>
            <w:rFonts w:ascii="Cambria" w:hAnsi="Cambria"/>
            <w:sz w:val="28"/>
            <w:szCs w:val="28"/>
          </w:rPr>
          <w:t>her</w:t>
        </w:r>
      </w:ins>
      <w:ins w:id="13999" w:author="Claire S" w:date="2026-07-28T15:08:00Z" w16du:dateUtc="2026-07-28T14:08:00Z">
        <w:r w:rsidR="00DA2D7D">
          <w:rPr>
            <w:rFonts w:ascii="Cambria" w:hAnsi="Cambria"/>
            <w:sz w:val="28"/>
            <w:szCs w:val="28"/>
          </w:rPr>
          <w:t xml:space="preserve"> </w:t>
        </w:r>
      </w:ins>
      <w:ins w:id="14000" w:author="Claire S" w:date="2026-07-28T11:00:00Z" w16du:dateUtc="2026-07-28T10:00:00Z">
        <w:r w:rsidR="00F1285F">
          <w:rPr>
            <w:rFonts w:ascii="Cambria" w:hAnsi="Cambria"/>
            <w:sz w:val="28"/>
            <w:szCs w:val="28"/>
          </w:rPr>
          <w:t>phone ding</w:t>
        </w:r>
      </w:ins>
      <w:ins w:id="14001" w:author="Claire S" w:date="2026-07-30T08:15:00Z" w16du:dateUtc="2026-07-30T07:15:00Z">
        <w:r w:rsidR="0003543C">
          <w:rPr>
            <w:rFonts w:ascii="Cambria" w:hAnsi="Cambria"/>
            <w:sz w:val="28"/>
            <w:szCs w:val="28"/>
          </w:rPr>
          <w:t>ing</w:t>
        </w:r>
      </w:ins>
      <w:ins w:id="14002" w:author="Claire S" w:date="2026-07-28T11:00:00Z" w16du:dateUtc="2026-07-28T10:00:00Z">
        <w:r w:rsidR="00F1285F">
          <w:rPr>
            <w:rFonts w:ascii="Cambria" w:hAnsi="Cambria"/>
            <w:sz w:val="28"/>
            <w:szCs w:val="28"/>
          </w:rPr>
          <w:t xml:space="preserve"> again. </w:t>
        </w:r>
      </w:ins>
    </w:p>
    <w:p w14:paraId="1BEB75AF" w14:textId="1ACEC133" w:rsidR="005055DA" w:rsidRDefault="005055DA" w:rsidP="005055DA">
      <w:pPr>
        <w:spacing w:line="360" w:lineRule="auto"/>
        <w:ind w:firstLine="720"/>
        <w:contextualSpacing/>
        <w:rPr>
          <w:ins w:id="14003" w:author="Claire S" w:date="2026-07-28T11:00:00Z" w16du:dateUtc="2026-07-28T10:00:00Z"/>
          <w:rFonts w:ascii="Cambria" w:hAnsi="Cambria"/>
          <w:i/>
          <w:iCs/>
          <w:sz w:val="28"/>
          <w:szCs w:val="28"/>
        </w:rPr>
      </w:pPr>
      <w:moveToRangeStart w:id="14004" w:author="Claire S" w:date="2026-07-28T10:51:00Z" w:name="move236128285"/>
      <w:moveTo w:id="14005" w:author="Claire S" w:date="2026-07-28T10:51:00Z" w16du:dateUtc="2026-07-28T09:51:00Z">
        <w:r w:rsidRPr="00123CB1">
          <w:rPr>
            <w:rFonts w:ascii="Cambria" w:hAnsi="Cambria"/>
            <w:i/>
            <w:iCs/>
            <w:sz w:val="28"/>
            <w:szCs w:val="28"/>
          </w:rPr>
          <w:t>‘</w:t>
        </w:r>
      </w:moveTo>
      <w:ins w:id="14006" w:author="Claire S" w:date="2026-07-30T08:15:00Z" w16du:dateUtc="2026-07-30T07:15:00Z">
        <w:r w:rsidR="0003543C">
          <w:rPr>
            <w:rFonts w:ascii="Cambria" w:hAnsi="Cambria"/>
            <w:i/>
            <w:iCs/>
            <w:sz w:val="28"/>
            <w:szCs w:val="28"/>
          </w:rPr>
          <w:t>Y</w:t>
        </w:r>
      </w:ins>
      <w:ins w:id="14007" w:author="Claire S" w:date="2026-07-30T08:16:00Z" w16du:dateUtc="2026-07-30T07:16:00Z">
        <w:r w:rsidR="0003543C">
          <w:rPr>
            <w:rFonts w:ascii="Cambria" w:hAnsi="Cambria"/>
            <w:i/>
            <w:iCs/>
            <w:sz w:val="28"/>
            <w:szCs w:val="28"/>
          </w:rPr>
          <w:t xml:space="preserve">our driver </w:t>
        </w:r>
      </w:ins>
      <w:moveTo w:id="14008" w:author="Claire S" w:date="2026-07-28T10:51:00Z" w16du:dateUtc="2026-07-28T09:51:00Z">
        <w:r w:rsidRPr="00123CB1">
          <w:rPr>
            <w:rFonts w:ascii="Cambria" w:hAnsi="Cambria"/>
            <w:i/>
            <w:iCs/>
            <w:sz w:val="28"/>
            <w:szCs w:val="28"/>
          </w:rPr>
          <w:t>Yannis is outside</w:t>
        </w:r>
        <w:r>
          <w:rPr>
            <w:rFonts w:ascii="Cambria" w:hAnsi="Cambria"/>
            <w:i/>
            <w:iCs/>
            <w:sz w:val="28"/>
            <w:szCs w:val="28"/>
          </w:rPr>
          <w:t xml:space="preserve"> in a silver Prius</w:t>
        </w:r>
        <w:r w:rsidRPr="00123CB1">
          <w:rPr>
            <w:rFonts w:ascii="Cambria" w:hAnsi="Cambria"/>
            <w:i/>
            <w:iCs/>
            <w:sz w:val="28"/>
            <w:szCs w:val="28"/>
          </w:rPr>
          <w:t>.’</w:t>
        </w:r>
      </w:moveTo>
    </w:p>
    <w:p w14:paraId="72AF497F" w14:textId="65BBDB43" w:rsidR="00F1285F" w:rsidRPr="00F1285F" w:rsidRDefault="00F1285F" w:rsidP="005055DA">
      <w:pPr>
        <w:spacing w:line="360" w:lineRule="auto"/>
        <w:ind w:firstLine="720"/>
        <w:contextualSpacing/>
        <w:rPr>
          <w:moveTo w:id="14009" w:author="Claire S" w:date="2026-07-28T10:51:00Z" w16du:dateUtc="2026-07-28T09:51:00Z"/>
          <w:rFonts w:ascii="Cambria" w:hAnsi="Cambria"/>
          <w:sz w:val="28"/>
          <w:szCs w:val="28"/>
          <w:rPrChange w:id="14010" w:author="Claire S" w:date="2026-07-28T11:00:00Z" w16du:dateUtc="2026-07-28T10:00:00Z">
            <w:rPr>
              <w:moveTo w:id="14011" w:author="Claire S" w:date="2026-07-28T10:51:00Z" w16du:dateUtc="2026-07-28T09:51:00Z"/>
              <w:rFonts w:ascii="Cambria" w:hAnsi="Cambria"/>
              <w:i/>
              <w:iCs/>
              <w:sz w:val="28"/>
              <w:szCs w:val="28"/>
            </w:rPr>
          </w:rPrChange>
        </w:rPr>
      </w:pPr>
      <w:ins w:id="14012" w:author="Claire S" w:date="2026-07-28T11:00:00Z" w16du:dateUtc="2026-07-28T10:00:00Z">
        <w:r>
          <w:rPr>
            <w:rFonts w:ascii="Cambria" w:hAnsi="Cambria"/>
            <w:sz w:val="28"/>
            <w:szCs w:val="28"/>
          </w:rPr>
          <w:t>There really was no rest for the wicke</w:t>
        </w:r>
      </w:ins>
      <w:ins w:id="14013" w:author="Claire S" w:date="2026-07-28T11:01:00Z" w16du:dateUtc="2026-07-28T10:01:00Z">
        <w:r>
          <w:rPr>
            <w:rFonts w:ascii="Cambria" w:hAnsi="Cambria"/>
            <w:sz w:val="28"/>
            <w:szCs w:val="28"/>
          </w:rPr>
          <w:t>d.</w:t>
        </w:r>
      </w:ins>
    </w:p>
    <w:moveToRangeEnd w:id="14004"/>
    <w:p w14:paraId="5B391339" w14:textId="330E6F2D" w:rsidR="005055DA" w:rsidRDefault="005055DA" w:rsidP="00097516">
      <w:pPr>
        <w:spacing w:line="360" w:lineRule="auto"/>
        <w:ind w:firstLine="720"/>
        <w:contextualSpacing/>
        <w:rPr>
          <w:rFonts w:ascii="Cambria" w:hAnsi="Cambria"/>
          <w:sz w:val="28"/>
          <w:szCs w:val="28"/>
        </w:rPr>
      </w:pPr>
    </w:p>
    <w:p w14:paraId="1420E7AE" w14:textId="77777777" w:rsidR="00097516" w:rsidDel="002C5184" w:rsidRDefault="00097516" w:rsidP="00097516">
      <w:pPr>
        <w:spacing w:line="360" w:lineRule="auto"/>
        <w:contextualSpacing/>
        <w:rPr>
          <w:del w:id="14014" w:author="Claire S" w:date="2026-06-05T08:45:00Z" w16du:dateUtc="2026-06-05T07:45:00Z"/>
          <w:rFonts w:ascii="Cambria" w:hAnsi="Cambria"/>
          <w:sz w:val="28"/>
          <w:szCs w:val="28"/>
        </w:rPr>
      </w:pPr>
      <w:r>
        <w:rPr>
          <w:rFonts w:ascii="Cambria" w:hAnsi="Cambria"/>
          <w:sz w:val="28"/>
          <w:szCs w:val="28"/>
        </w:rPr>
        <w:tab/>
      </w:r>
    </w:p>
    <w:p w14:paraId="3D052708" w14:textId="77777777" w:rsidR="00097516" w:rsidRDefault="00097516" w:rsidP="00CD09E9">
      <w:pPr>
        <w:spacing w:line="360" w:lineRule="auto"/>
        <w:contextualSpacing/>
        <w:rPr>
          <w:rFonts w:ascii="Cambria" w:hAnsi="Cambria"/>
          <w:sz w:val="28"/>
          <w:szCs w:val="28"/>
        </w:rPr>
      </w:pPr>
    </w:p>
    <w:p w14:paraId="6507C05D" w14:textId="5B102E16" w:rsidR="00821D34" w:rsidDel="00A56BFA" w:rsidRDefault="00821D34" w:rsidP="00CD09E9">
      <w:pPr>
        <w:spacing w:line="360" w:lineRule="auto"/>
        <w:contextualSpacing/>
        <w:rPr>
          <w:del w:id="14015" w:author="Claire S" w:date="2026-05-21T10:40:00Z" w16du:dateUtc="2026-05-21T09:40:00Z"/>
          <w:rFonts w:ascii="Cambria" w:hAnsi="Cambria"/>
          <w:sz w:val="28"/>
          <w:szCs w:val="28"/>
        </w:rPr>
      </w:pPr>
    </w:p>
    <w:p w14:paraId="11C7DC76" w14:textId="77777777" w:rsidR="00A56BFA" w:rsidRDefault="00A56BFA" w:rsidP="00CD09E9">
      <w:pPr>
        <w:spacing w:line="360" w:lineRule="auto"/>
        <w:contextualSpacing/>
        <w:rPr>
          <w:ins w:id="14016" w:author="Claire S" w:date="2026-07-28T11:13:00Z" w16du:dateUtc="2026-07-28T10:13:00Z"/>
          <w:rFonts w:ascii="Cambria" w:hAnsi="Cambria"/>
          <w:sz w:val="28"/>
          <w:szCs w:val="28"/>
        </w:rPr>
      </w:pPr>
    </w:p>
    <w:p w14:paraId="64E1A3B6" w14:textId="77777777" w:rsidR="00A56BFA" w:rsidRDefault="00A56BFA" w:rsidP="00CD09E9">
      <w:pPr>
        <w:spacing w:line="360" w:lineRule="auto"/>
        <w:contextualSpacing/>
        <w:rPr>
          <w:ins w:id="14017" w:author="Claire S" w:date="2026-07-28T11:13:00Z" w16du:dateUtc="2026-07-28T10:13:00Z"/>
          <w:rFonts w:ascii="Cambria" w:hAnsi="Cambria"/>
          <w:sz w:val="28"/>
          <w:szCs w:val="28"/>
        </w:rPr>
      </w:pPr>
    </w:p>
    <w:p w14:paraId="54E4866B" w14:textId="77777777" w:rsidR="00A56BFA" w:rsidRDefault="00A56BFA" w:rsidP="00CD09E9">
      <w:pPr>
        <w:spacing w:line="360" w:lineRule="auto"/>
        <w:contextualSpacing/>
        <w:rPr>
          <w:ins w:id="14018" w:author="Claire S" w:date="2026-07-28T11:13:00Z" w16du:dateUtc="2026-07-28T10:13:00Z"/>
          <w:rFonts w:ascii="Cambria" w:hAnsi="Cambria"/>
          <w:sz w:val="28"/>
          <w:szCs w:val="28"/>
        </w:rPr>
      </w:pPr>
    </w:p>
    <w:p w14:paraId="3C1A368C" w14:textId="77777777" w:rsidR="00A56BFA" w:rsidRDefault="00A56BFA" w:rsidP="00CD09E9">
      <w:pPr>
        <w:spacing w:line="360" w:lineRule="auto"/>
        <w:contextualSpacing/>
        <w:rPr>
          <w:ins w:id="14019" w:author="Claire S" w:date="2026-07-28T11:13:00Z" w16du:dateUtc="2026-07-28T10:13:00Z"/>
          <w:rFonts w:ascii="Cambria" w:hAnsi="Cambria"/>
          <w:sz w:val="28"/>
          <w:szCs w:val="28"/>
        </w:rPr>
      </w:pPr>
    </w:p>
    <w:p w14:paraId="4CF515E2" w14:textId="77777777" w:rsidR="00A56BFA" w:rsidRDefault="00A56BFA" w:rsidP="00CD09E9">
      <w:pPr>
        <w:spacing w:line="360" w:lineRule="auto"/>
        <w:contextualSpacing/>
        <w:rPr>
          <w:ins w:id="14020" w:author="Claire S" w:date="2026-07-28T11:13:00Z" w16du:dateUtc="2026-07-28T10:13:00Z"/>
          <w:rFonts w:ascii="Cambria" w:hAnsi="Cambria"/>
          <w:sz w:val="28"/>
          <w:szCs w:val="28"/>
        </w:rPr>
      </w:pPr>
    </w:p>
    <w:p w14:paraId="39F60304" w14:textId="16C4E1D4" w:rsidR="00821D34" w:rsidDel="0003543C" w:rsidRDefault="00821D34" w:rsidP="00CD09E9">
      <w:pPr>
        <w:spacing w:line="360" w:lineRule="auto"/>
        <w:contextualSpacing/>
        <w:rPr>
          <w:del w:id="14021" w:author="Claire S" w:date="2026-05-21T10:40:00Z" w16du:dateUtc="2026-05-21T09:40:00Z"/>
          <w:rFonts w:ascii="Cambria" w:hAnsi="Cambria"/>
          <w:sz w:val="28"/>
          <w:szCs w:val="28"/>
        </w:rPr>
      </w:pPr>
    </w:p>
    <w:p w14:paraId="030010B6" w14:textId="77777777" w:rsidR="0003543C" w:rsidRDefault="0003543C" w:rsidP="00CD09E9">
      <w:pPr>
        <w:spacing w:line="360" w:lineRule="auto"/>
        <w:contextualSpacing/>
        <w:rPr>
          <w:ins w:id="14022" w:author="Claire S" w:date="2026-07-30T08:15:00Z" w16du:dateUtc="2026-07-30T07:15:00Z"/>
          <w:rFonts w:ascii="Cambria" w:hAnsi="Cambria"/>
          <w:sz w:val="28"/>
          <w:szCs w:val="28"/>
        </w:rPr>
      </w:pPr>
    </w:p>
    <w:p w14:paraId="4C247FA9" w14:textId="1A1841B5" w:rsidR="00821D34" w:rsidDel="00BD6143" w:rsidRDefault="00821D34" w:rsidP="00CD09E9">
      <w:pPr>
        <w:spacing w:line="360" w:lineRule="auto"/>
        <w:contextualSpacing/>
        <w:rPr>
          <w:del w:id="14023" w:author="Claire S" w:date="2026-05-21T10:40:00Z" w16du:dateUtc="2026-05-21T09:40:00Z"/>
          <w:rFonts w:ascii="Cambria" w:hAnsi="Cambria"/>
          <w:sz w:val="28"/>
          <w:szCs w:val="28"/>
        </w:rPr>
      </w:pPr>
    </w:p>
    <w:p w14:paraId="6A205A86" w14:textId="77777777" w:rsidR="00BD6143" w:rsidRDefault="00BD6143" w:rsidP="00CD09E9">
      <w:pPr>
        <w:spacing w:line="360" w:lineRule="auto"/>
        <w:contextualSpacing/>
        <w:rPr>
          <w:ins w:id="14024" w:author="Claire S" w:date="2026-08-04T12:52:00Z" w16du:dateUtc="2026-08-04T11:52:00Z"/>
          <w:rFonts w:ascii="Cambria" w:hAnsi="Cambria"/>
          <w:sz w:val="28"/>
          <w:szCs w:val="28"/>
        </w:rPr>
      </w:pPr>
    </w:p>
    <w:p w14:paraId="5FC89F66" w14:textId="77777777" w:rsidR="00BD6143" w:rsidRDefault="00BD6143" w:rsidP="00CD09E9">
      <w:pPr>
        <w:spacing w:line="360" w:lineRule="auto"/>
        <w:contextualSpacing/>
        <w:rPr>
          <w:ins w:id="14025" w:author="Claire S" w:date="2026-08-04T12:52:00Z" w16du:dateUtc="2026-08-04T11:52:00Z"/>
          <w:rFonts w:ascii="Cambria" w:hAnsi="Cambria"/>
          <w:sz w:val="28"/>
          <w:szCs w:val="28"/>
        </w:rPr>
      </w:pPr>
    </w:p>
    <w:p w14:paraId="1F65CFF4" w14:textId="2F9D7F5E" w:rsidR="00821D34" w:rsidDel="007E5C6B" w:rsidRDefault="00821D34" w:rsidP="00CD09E9">
      <w:pPr>
        <w:spacing w:line="360" w:lineRule="auto"/>
        <w:contextualSpacing/>
        <w:rPr>
          <w:del w:id="14026" w:author="Claire S" w:date="2026-05-21T10:40:00Z" w16du:dateUtc="2026-05-21T09:40:00Z"/>
          <w:rFonts w:ascii="Cambria" w:hAnsi="Cambria"/>
          <w:sz w:val="28"/>
          <w:szCs w:val="28"/>
        </w:rPr>
      </w:pPr>
    </w:p>
    <w:p w14:paraId="0E61451B" w14:textId="482BFEFB" w:rsidR="00821D34" w:rsidDel="007E5C6B" w:rsidRDefault="00821D34" w:rsidP="00CD09E9">
      <w:pPr>
        <w:spacing w:line="360" w:lineRule="auto"/>
        <w:contextualSpacing/>
        <w:rPr>
          <w:del w:id="14027" w:author="Claire S" w:date="2026-05-21T10:40:00Z" w16du:dateUtc="2026-05-21T09:40:00Z"/>
          <w:rFonts w:ascii="Cambria" w:hAnsi="Cambria"/>
          <w:sz w:val="28"/>
          <w:szCs w:val="28"/>
        </w:rPr>
      </w:pPr>
    </w:p>
    <w:p w14:paraId="0563A954" w14:textId="5AE1C81C" w:rsidR="00821D34" w:rsidDel="007E5C6B" w:rsidRDefault="00821D34" w:rsidP="00CD09E9">
      <w:pPr>
        <w:spacing w:line="360" w:lineRule="auto"/>
        <w:contextualSpacing/>
        <w:rPr>
          <w:del w:id="14028" w:author="Claire S" w:date="2026-05-21T10:40:00Z" w16du:dateUtc="2026-05-21T09:40:00Z"/>
          <w:rFonts w:ascii="Cambria" w:hAnsi="Cambria"/>
          <w:sz w:val="28"/>
          <w:szCs w:val="28"/>
        </w:rPr>
      </w:pPr>
    </w:p>
    <w:p w14:paraId="1A7C551A" w14:textId="77777777" w:rsidR="00821D34" w:rsidDel="005A71C1" w:rsidRDefault="00821D34" w:rsidP="00CD09E9">
      <w:pPr>
        <w:spacing w:line="360" w:lineRule="auto"/>
        <w:contextualSpacing/>
        <w:rPr>
          <w:del w:id="14029" w:author="Claire S" w:date="2026-05-20T11:23:00Z" w16du:dateUtc="2026-05-20T10:23:00Z"/>
          <w:rFonts w:ascii="Cambria" w:hAnsi="Cambria"/>
          <w:sz w:val="28"/>
          <w:szCs w:val="28"/>
        </w:rPr>
      </w:pPr>
    </w:p>
    <w:p w14:paraId="6BBEFB05" w14:textId="22C6CDB7" w:rsidR="00821D34" w:rsidDel="007E5C6B" w:rsidRDefault="00821D34" w:rsidP="00CD09E9">
      <w:pPr>
        <w:spacing w:line="360" w:lineRule="auto"/>
        <w:contextualSpacing/>
        <w:rPr>
          <w:del w:id="14030" w:author="Claire S" w:date="2026-05-21T10:40:00Z" w16du:dateUtc="2026-05-21T09:40:00Z"/>
          <w:rFonts w:ascii="Cambria" w:hAnsi="Cambria"/>
          <w:sz w:val="28"/>
          <w:szCs w:val="28"/>
        </w:rPr>
      </w:pPr>
    </w:p>
    <w:p w14:paraId="54953E2B" w14:textId="07187314" w:rsidR="00821D34" w:rsidDel="00A20737" w:rsidRDefault="00821D34" w:rsidP="00CD09E9">
      <w:pPr>
        <w:spacing w:line="360" w:lineRule="auto"/>
        <w:contextualSpacing/>
        <w:rPr>
          <w:del w:id="14031" w:author="Claire S" w:date="2026-05-21T11:10:00Z" w16du:dateUtc="2026-05-21T10:10:00Z"/>
          <w:rFonts w:ascii="Cambria" w:hAnsi="Cambria"/>
          <w:sz w:val="28"/>
          <w:szCs w:val="28"/>
        </w:rPr>
      </w:pPr>
    </w:p>
    <w:p w14:paraId="2ABD3071" w14:textId="6CB183AF" w:rsidR="00821D34" w:rsidDel="00D2237C" w:rsidRDefault="00821D34" w:rsidP="00CD09E9">
      <w:pPr>
        <w:spacing w:line="360" w:lineRule="auto"/>
        <w:contextualSpacing/>
        <w:rPr>
          <w:del w:id="14032" w:author="Claire S" w:date="2026-05-20T10:44:00Z" w16du:dateUtc="2026-05-20T09:44:00Z"/>
          <w:rFonts w:ascii="Cambria" w:hAnsi="Cambria"/>
          <w:sz w:val="28"/>
          <w:szCs w:val="28"/>
        </w:rPr>
      </w:pPr>
    </w:p>
    <w:p w14:paraId="6AA2E065" w14:textId="7115CFA6" w:rsidR="00821D34" w:rsidDel="00D2237C" w:rsidRDefault="00821D34" w:rsidP="00CD09E9">
      <w:pPr>
        <w:spacing w:line="360" w:lineRule="auto"/>
        <w:contextualSpacing/>
        <w:rPr>
          <w:del w:id="14033" w:author="Claire S" w:date="2026-05-20T10:44:00Z" w16du:dateUtc="2026-05-20T09:44:00Z"/>
          <w:rFonts w:ascii="Cambria" w:hAnsi="Cambria"/>
          <w:sz w:val="28"/>
          <w:szCs w:val="28"/>
        </w:rPr>
      </w:pPr>
    </w:p>
    <w:p w14:paraId="39F7A566" w14:textId="6CCC15E7" w:rsidR="00821D34" w:rsidDel="00D2237C" w:rsidRDefault="00821D34" w:rsidP="00CD09E9">
      <w:pPr>
        <w:spacing w:line="360" w:lineRule="auto"/>
        <w:contextualSpacing/>
        <w:rPr>
          <w:del w:id="14034" w:author="Claire S" w:date="2026-05-20T10:44:00Z" w16du:dateUtc="2026-05-20T09:44:00Z"/>
          <w:rFonts w:ascii="Cambria" w:hAnsi="Cambria"/>
          <w:sz w:val="28"/>
          <w:szCs w:val="28"/>
        </w:rPr>
      </w:pPr>
    </w:p>
    <w:p w14:paraId="72390F2E" w14:textId="2B2E785E" w:rsidR="00821D34" w:rsidDel="00710B01" w:rsidRDefault="00821D34" w:rsidP="00CD09E9">
      <w:pPr>
        <w:spacing w:line="360" w:lineRule="auto"/>
        <w:contextualSpacing/>
        <w:rPr>
          <w:del w:id="14035" w:author="Claire S" w:date="2026-05-19T16:49:00Z" w16du:dateUtc="2026-05-19T15:49:00Z"/>
          <w:rFonts w:ascii="Cambria" w:hAnsi="Cambria"/>
          <w:sz w:val="28"/>
          <w:szCs w:val="28"/>
        </w:rPr>
      </w:pPr>
    </w:p>
    <w:p w14:paraId="03D153DD" w14:textId="30CC7BA0" w:rsidR="002945BF" w:rsidDel="00710B01" w:rsidRDefault="002945BF" w:rsidP="00CD09E9">
      <w:pPr>
        <w:spacing w:line="360" w:lineRule="auto"/>
        <w:contextualSpacing/>
        <w:rPr>
          <w:del w:id="14036" w:author="Claire S" w:date="2026-05-19T16:49:00Z" w16du:dateUtc="2026-05-19T15:49:00Z"/>
          <w:rFonts w:ascii="Cambria" w:hAnsi="Cambria"/>
          <w:sz w:val="28"/>
          <w:szCs w:val="28"/>
        </w:rPr>
      </w:pPr>
    </w:p>
    <w:p w14:paraId="6DFCB2E4" w14:textId="2FAF7BEC" w:rsidR="00B71619" w:rsidDel="00710B01" w:rsidRDefault="00B71619" w:rsidP="00CD09E9">
      <w:pPr>
        <w:spacing w:line="360" w:lineRule="auto"/>
        <w:contextualSpacing/>
        <w:rPr>
          <w:del w:id="14037" w:author="Claire S" w:date="2026-05-19T16:49:00Z" w16du:dateUtc="2026-05-19T15:49:00Z"/>
          <w:rFonts w:ascii="Cambria" w:hAnsi="Cambria"/>
          <w:sz w:val="28"/>
          <w:szCs w:val="28"/>
        </w:rPr>
      </w:pPr>
    </w:p>
    <w:p w14:paraId="337E7000" w14:textId="7A31DB8E" w:rsidR="00B71619" w:rsidDel="00710B01" w:rsidRDefault="00B71619" w:rsidP="00CD09E9">
      <w:pPr>
        <w:spacing w:line="360" w:lineRule="auto"/>
        <w:contextualSpacing/>
        <w:rPr>
          <w:del w:id="14038" w:author="Claire S" w:date="2026-05-19T16:49:00Z" w16du:dateUtc="2026-05-19T15:49:00Z"/>
          <w:rFonts w:ascii="Cambria" w:hAnsi="Cambria"/>
          <w:sz w:val="28"/>
          <w:szCs w:val="28"/>
        </w:rPr>
      </w:pPr>
    </w:p>
    <w:p w14:paraId="2CA7FE6D" w14:textId="65C0DA15" w:rsidR="00B71619" w:rsidDel="00710B01" w:rsidRDefault="00B71619" w:rsidP="00CD09E9">
      <w:pPr>
        <w:spacing w:line="360" w:lineRule="auto"/>
        <w:contextualSpacing/>
        <w:rPr>
          <w:del w:id="14039" w:author="Claire S" w:date="2026-05-19T16:49:00Z" w16du:dateUtc="2026-05-19T15:49:00Z"/>
          <w:rFonts w:ascii="Cambria" w:hAnsi="Cambria"/>
          <w:sz w:val="28"/>
          <w:szCs w:val="28"/>
        </w:rPr>
      </w:pPr>
    </w:p>
    <w:p w14:paraId="36B1E288" w14:textId="2AAE63B0" w:rsidR="00594454" w:rsidRDefault="00CD4F7F" w:rsidP="00CD09E9">
      <w:pPr>
        <w:spacing w:line="360" w:lineRule="auto"/>
        <w:contextualSpacing/>
        <w:rPr>
          <w:ins w:id="14040" w:author="Claire S" w:date="2026-07-28T10:35:00Z" w16du:dateUtc="2026-07-28T09:35:00Z"/>
          <w:rFonts w:ascii="Cambria" w:hAnsi="Cambria"/>
          <w:b/>
          <w:bCs/>
          <w:sz w:val="28"/>
          <w:szCs w:val="28"/>
        </w:rPr>
      </w:pPr>
      <w:r w:rsidRPr="00CD4F7F">
        <w:rPr>
          <w:rFonts w:ascii="Cambria" w:hAnsi="Cambria"/>
          <w:b/>
          <w:bCs/>
          <w:sz w:val="28"/>
          <w:szCs w:val="28"/>
        </w:rPr>
        <w:t xml:space="preserve">CHAPTER </w:t>
      </w:r>
      <w:r w:rsidR="00EC69CB">
        <w:rPr>
          <w:rFonts w:ascii="Cambria" w:hAnsi="Cambria"/>
          <w:b/>
          <w:bCs/>
          <w:sz w:val="28"/>
          <w:szCs w:val="28"/>
        </w:rPr>
        <w:t>3</w:t>
      </w:r>
      <w:ins w:id="14041" w:author="Claire S" w:date="2026-07-28T10:16:00Z" w16du:dateUtc="2026-07-28T09:16:00Z">
        <w:r w:rsidR="00E15F0A">
          <w:rPr>
            <w:rFonts w:ascii="Cambria" w:hAnsi="Cambria"/>
            <w:b/>
            <w:bCs/>
            <w:sz w:val="28"/>
            <w:szCs w:val="28"/>
          </w:rPr>
          <w:t>7</w:t>
        </w:r>
      </w:ins>
      <w:del w:id="14042" w:author="Claire S" w:date="2026-05-19T16:49:00Z" w16du:dateUtc="2026-05-19T15:49:00Z">
        <w:r w:rsidR="00C071A1" w:rsidDel="00710B01">
          <w:rPr>
            <w:rFonts w:ascii="Cambria" w:hAnsi="Cambria"/>
            <w:b/>
            <w:bCs/>
            <w:sz w:val="28"/>
            <w:szCs w:val="28"/>
          </w:rPr>
          <w:delText>8</w:delText>
        </w:r>
      </w:del>
    </w:p>
    <w:p w14:paraId="2BFD4856" w14:textId="1E5AFBA4" w:rsidR="001871D6" w:rsidRDefault="00BD6143" w:rsidP="00CD09E9">
      <w:pPr>
        <w:spacing w:line="360" w:lineRule="auto"/>
        <w:contextualSpacing/>
        <w:rPr>
          <w:rFonts w:ascii="Cambria" w:hAnsi="Cambria"/>
          <w:b/>
          <w:bCs/>
          <w:sz w:val="28"/>
          <w:szCs w:val="28"/>
        </w:rPr>
      </w:pPr>
      <w:ins w:id="14043" w:author="Claire S" w:date="2026-08-04T12:52:00Z" w16du:dateUtc="2026-08-04T11:52:00Z">
        <w:r>
          <w:rPr>
            <w:rFonts w:ascii="Cambria" w:hAnsi="Cambria"/>
            <w:b/>
            <w:bCs/>
            <w:sz w:val="28"/>
            <w:szCs w:val="28"/>
          </w:rPr>
          <w:t xml:space="preserve">CLARA: </w:t>
        </w:r>
      </w:ins>
      <w:ins w:id="14044" w:author="Claire S" w:date="2026-07-28T10:35:00Z" w16du:dateUtc="2026-07-28T09:35:00Z">
        <w:r w:rsidR="001871D6">
          <w:rPr>
            <w:rFonts w:ascii="Cambria" w:hAnsi="Cambria"/>
            <w:b/>
            <w:bCs/>
            <w:sz w:val="28"/>
            <w:szCs w:val="28"/>
          </w:rPr>
          <w:t xml:space="preserve">TUESDAY </w:t>
        </w:r>
      </w:ins>
      <w:ins w:id="14045" w:author="Claire S" w:date="2026-07-28T10:36:00Z" w16du:dateUtc="2026-07-28T09:36:00Z">
        <w:r w:rsidR="008A5F3F">
          <w:rPr>
            <w:rFonts w:ascii="Cambria" w:hAnsi="Cambria"/>
            <w:b/>
            <w:bCs/>
            <w:sz w:val="28"/>
            <w:szCs w:val="28"/>
          </w:rPr>
          <w:t>AFTERNOON</w:t>
        </w:r>
      </w:ins>
    </w:p>
    <w:p w14:paraId="5D63898B" w14:textId="359A29D5" w:rsidR="00BF205E" w:rsidRDefault="00EC69CB" w:rsidP="00CD09E9">
      <w:pPr>
        <w:spacing w:line="360" w:lineRule="auto"/>
        <w:contextualSpacing/>
        <w:rPr>
          <w:ins w:id="14046" w:author="Claire S" w:date="2026-05-21T11:10:00Z" w16du:dateUtc="2026-05-21T10:10:00Z"/>
          <w:del w:id="14047" w:author="Daisy Watt" w:date="2026-06-22T19:58:00Z" w16du:dateUtc="2026-06-22T17:58:00Z"/>
          <w:rFonts w:ascii="Cambria" w:hAnsi="Cambria"/>
          <w:b/>
          <w:bCs/>
          <w:sz w:val="28"/>
          <w:szCs w:val="28"/>
        </w:rPr>
      </w:pPr>
      <w:del w:id="14048" w:author="Daisy Watt" w:date="2026-06-22T19:58:00Z" w16du:dateUtc="2026-06-22T17:58:00Z">
        <w:r>
          <w:rPr>
            <w:rFonts w:ascii="Cambria" w:hAnsi="Cambria"/>
            <w:b/>
            <w:bCs/>
            <w:sz w:val="28"/>
            <w:szCs w:val="28"/>
          </w:rPr>
          <w:delText>T</w:delText>
        </w:r>
        <w:r w:rsidR="00BF205E">
          <w:rPr>
            <w:rFonts w:ascii="Cambria" w:hAnsi="Cambria"/>
            <w:b/>
            <w:bCs/>
            <w:sz w:val="28"/>
            <w:szCs w:val="28"/>
          </w:rPr>
          <w:delText xml:space="preserve">UESDAY </w:delText>
        </w:r>
      </w:del>
      <w:ins w:id="14049" w:author="Claire S" w:date="2026-05-21T11:38:00Z" w16du:dateUtc="2026-05-21T10:38:00Z">
        <w:del w:id="14050" w:author="Daisy Watt" w:date="2026-06-22T19:58:00Z" w16du:dateUtc="2026-06-22T17:58:00Z">
          <w:r w:rsidR="00BA510F">
            <w:rPr>
              <w:rFonts w:ascii="Cambria" w:hAnsi="Cambria"/>
              <w:b/>
              <w:bCs/>
              <w:sz w:val="28"/>
              <w:szCs w:val="28"/>
            </w:rPr>
            <w:delText>AM</w:delText>
          </w:r>
        </w:del>
      </w:ins>
      <w:del w:id="14051" w:author="Daisy Watt" w:date="2026-06-22T19:58:00Z" w16du:dateUtc="2026-06-22T17:58:00Z">
        <w:r w:rsidR="003F1DA4" w:rsidDel="00BA510F">
          <w:rPr>
            <w:rFonts w:ascii="Cambria" w:hAnsi="Cambria"/>
            <w:b/>
            <w:bCs/>
            <w:sz w:val="28"/>
            <w:szCs w:val="28"/>
          </w:rPr>
          <w:delText>10.15</w:delText>
        </w:r>
        <w:r w:rsidR="00BF205E" w:rsidDel="00BA510F">
          <w:rPr>
            <w:rFonts w:ascii="Cambria" w:hAnsi="Cambria"/>
            <w:b/>
            <w:bCs/>
            <w:sz w:val="28"/>
            <w:szCs w:val="28"/>
          </w:rPr>
          <w:delText>AM</w:delText>
        </w:r>
      </w:del>
    </w:p>
    <w:p w14:paraId="6D11C3BC" w14:textId="24AF707C" w:rsidR="00A8236C" w:rsidRDefault="00E077D0" w:rsidP="00CD09E9">
      <w:pPr>
        <w:spacing w:line="360" w:lineRule="auto"/>
        <w:contextualSpacing/>
        <w:rPr>
          <w:ins w:id="14052" w:author="Claire S" w:date="2026-05-28T11:55:00Z" w16du:dateUtc="2026-05-28T10:55:00Z"/>
          <w:rFonts w:ascii="Cambria" w:hAnsi="Cambria"/>
          <w:sz w:val="28"/>
          <w:szCs w:val="28"/>
        </w:rPr>
      </w:pPr>
      <w:ins w:id="14053" w:author="Claire S" w:date="2026-05-21T11:11:00Z" w16du:dateUtc="2026-05-21T10:11:00Z">
        <w:r>
          <w:rPr>
            <w:rFonts w:ascii="Cambria" w:hAnsi="Cambria"/>
            <w:sz w:val="28"/>
            <w:szCs w:val="28"/>
          </w:rPr>
          <w:t xml:space="preserve">Facts </w:t>
        </w:r>
      </w:ins>
      <w:ins w:id="14054" w:author="Claire S" w:date="2026-05-28T11:54:00Z" w16du:dateUtc="2026-05-28T10:54:00Z">
        <w:r w:rsidR="00AD794D">
          <w:rPr>
            <w:rFonts w:ascii="Cambria" w:hAnsi="Cambria"/>
            <w:sz w:val="28"/>
            <w:szCs w:val="28"/>
          </w:rPr>
          <w:t xml:space="preserve">about Violet </w:t>
        </w:r>
      </w:ins>
      <w:ins w:id="14055" w:author="Claire S" w:date="2026-05-21T11:11:00Z" w16du:dateUtc="2026-05-21T10:11:00Z">
        <w:r>
          <w:rPr>
            <w:rFonts w:ascii="Cambria" w:hAnsi="Cambria"/>
            <w:sz w:val="28"/>
            <w:szCs w:val="28"/>
          </w:rPr>
          <w:t>were blurry</w:t>
        </w:r>
      </w:ins>
      <w:ins w:id="14056" w:author="Claire S" w:date="2026-05-21T11:22:00Z" w16du:dateUtc="2026-05-21T10:22:00Z">
        <w:r w:rsidR="00C84BB8">
          <w:rPr>
            <w:rFonts w:ascii="Cambria" w:hAnsi="Cambria"/>
            <w:sz w:val="28"/>
            <w:szCs w:val="28"/>
          </w:rPr>
          <w:t xml:space="preserve"> as the gossip spread round the office</w:t>
        </w:r>
      </w:ins>
      <w:ins w:id="14057" w:author="Claire S" w:date="2026-05-21T11:38:00Z" w16du:dateUtc="2026-05-21T10:38:00Z">
        <w:del w:id="14058" w:author="Daisy Watt" w:date="2026-06-23T07:51:00Z" w16du:dateUtc="2026-06-23T05:51:00Z">
          <w:r w:rsidR="00BA510F">
            <w:rPr>
              <w:rFonts w:ascii="Cambria" w:hAnsi="Cambria"/>
              <w:sz w:val="28"/>
              <w:szCs w:val="28"/>
            </w:rPr>
            <w:delText xml:space="preserve"> </w:delText>
          </w:r>
        </w:del>
      </w:ins>
      <w:ins w:id="14059" w:author="Claire S" w:date="2026-05-27T15:37:00Z" w16du:dateUtc="2026-05-27T14:37:00Z">
        <w:del w:id="14060" w:author="Daisy Watt" w:date="2026-06-23T07:51:00Z" w16du:dateUtc="2026-06-23T05:51:00Z">
          <w:r w:rsidR="00004503">
            <w:rPr>
              <w:rFonts w:ascii="Cambria" w:hAnsi="Cambria"/>
              <w:sz w:val="28"/>
              <w:szCs w:val="28"/>
            </w:rPr>
            <w:delText xml:space="preserve">faster than </w:delText>
          </w:r>
        </w:del>
      </w:ins>
      <w:ins w:id="14061" w:author="Claire S" w:date="2026-06-04T15:50:00Z" w16du:dateUtc="2026-06-04T14:50:00Z">
        <w:del w:id="14062" w:author="Daisy Watt" w:date="2026-06-23T07:51:00Z" w16du:dateUtc="2026-06-23T05:51:00Z">
          <w:r w:rsidR="002007BF">
            <w:rPr>
              <w:rFonts w:ascii="Cambria" w:hAnsi="Cambria"/>
              <w:sz w:val="28"/>
              <w:szCs w:val="28"/>
            </w:rPr>
            <w:delText xml:space="preserve">the </w:delText>
          </w:r>
        </w:del>
      </w:ins>
      <w:ins w:id="14063" w:author="Claire S" w:date="2026-05-28T13:08:00Z" w16du:dateUtc="2026-05-28T12:08:00Z">
        <w:del w:id="14064" w:author="Daisy Watt" w:date="2026-06-23T07:51:00Z" w16du:dateUtc="2026-06-23T05:51:00Z">
          <w:r w:rsidR="003030B2">
            <w:rPr>
              <w:rFonts w:ascii="Cambria" w:hAnsi="Cambria"/>
              <w:sz w:val="28"/>
              <w:szCs w:val="28"/>
            </w:rPr>
            <w:delText>flu</w:delText>
          </w:r>
        </w:del>
      </w:ins>
      <w:ins w:id="14065" w:author="Claire S" w:date="2026-05-21T11:38:00Z" w16du:dateUtc="2026-05-21T10:38:00Z">
        <w:del w:id="14066" w:author="Daisy Watt" w:date="2026-06-23T07:54:00Z" w16du:dateUtc="2026-06-23T05:54:00Z">
          <w:r w:rsidR="00BA510F">
            <w:rPr>
              <w:rFonts w:ascii="Cambria" w:hAnsi="Cambria"/>
              <w:sz w:val="28"/>
              <w:szCs w:val="28"/>
            </w:rPr>
            <w:delText>, but</w:delText>
          </w:r>
        </w:del>
      </w:ins>
      <w:ins w:id="14067" w:author="Claire S" w:date="2026-05-21T11:22:00Z" w16du:dateUtc="2026-05-21T10:22:00Z">
        <w:del w:id="14068" w:author="Daisy Watt" w:date="2026-06-23T07:54:00Z" w16du:dateUtc="2026-06-23T05:54:00Z">
          <w:r w:rsidR="00C84BB8">
            <w:rPr>
              <w:rFonts w:ascii="Cambria" w:hAnsi="Cambria"/>
              <w:sz w:val="28"/>
              <w:szCs w:val="28"/>
            </w:rPr>
            <w:delText xml:space="preserve"> </w:delText>
          </w:r>
        </w:del>
      </w:ins>
      <w:ins w:id="14069" w:author="Claire S" w:date="2026-05-22T14:57:00Z" w16du:dateUtc="2026-05-22T13:57:00Z">
        <w:del w:id="14070" w:author="Daisy Watt" w:date="2026-06-23T07:54:00Z" w16du:dateUtc="2026-06-23T05:54:00Z">
          <w:r w:rsidR="00A8236C" w:rsidDel="006F48E9">
            <w:rPr>
              <w:rFonts w:ascii="Cambria" w:hAnsi="Cambria"/>
              <w:sz w:val="28"/>
              <w:szCs w:val="28"/>
            </w:rPr>
            <w:delText>p</w:delText>
          </w:r>
        </w:del>
      </w:ins>
      <w:ins w:id="14071" w:author="Daisy Watt" w:date="2026-06-23T07:54:00Z" w16du:dateUtc="2026-06-23T05:54:00Z">
        <w:r w:rsidR="006F48E9">
          <w:rPr>
            <w:rFonts w:ascii="Cambria" w:hAnsi="Cambria"/>
            <w:sz w:val="28"/>
            <w:szCs w:val="28"/>
          </w:rPr>
          <w:t>. P</w:t>
        </w:r>
      </w:ins>
      <w:ins w:id="14072" w:author="Claire S" w:date="2026-05-22T14:57:00Z" w16du:dateUtc="2026-05-22T13:57:00Z">
        <w:r w:rsidR="00A8236C">
          <w:rPr>
            <w:rFonts w:ascii="Cambria" w:hAnsi="Cambria"/>
            <w:sz w:val="28"/>
            <w:szCs w:val="28"/>
          </w:rPr>
          <w:t>eople</w:t>
        </w:r>
      </w:ins>
      <w:ins w:id="14073" w:author="Claire S" w:date="2026-05-21T11:11:00Z" w16du:dateUtc="2026-05-21T10:11:00Z">
        <w:r>
          <w:rPr>
            <w:rFonts w:ascii="Cambria" w:hAnsi="Cambria"/>
            <w:sz w:val="28"/>
            <w:szCs w:val="28"/>
          </w:rPr>
          <w:t xml:space="preserve"> were </w:t>
        </w:r>
      </w:ins>
      <w:ins w:id="14074" w:author="Claire S" w:date="2026-05-28T13:09:00Z" w16du:dateUtc="2026-05-28T12:09:00Z">
        <w:r w:rsidR="003030B2">
          <w:rPr>
            <w:rFonts w:ascii="Cambria" w:hAnsi="Cambria"/>
            <w:sz w:val="28"/>
            <w:szCs w:val="28"/>
          </w:rPr>
          <w:t>whisper</w:t>
        </w:r>
      </w:ins>
      <w:ins w:id="14075" w:author="Claire S" w:date="2026-05-21T11:11:00Z" w16du:dateUtc="2026-05-21T10:11:00Z">
        <w:r>
          <w:rPr>
            <w:rFonts w:ascii="Cambria" w:hAnsi="Cambria"/>
            <w:sz w:val="28"/>
            <w:szCs w:val="28"/>
          </w:rPr>
          <w:t>ing</w:t>
        </w:r>
      </w:ins>
      <w:ins w:id="14076" w:author="Claire S" w:date="2026-05-28T13:09:00Z" w16du:dateUtc="2026-05-28T12:09:00Z">
        <w:r w:rsidR="003030B2">
          <w:rPr>
            <w:rFonts w:ascii="Cambria" w:hAnsi="Cambria"/>
            <w:sz w:val="28"/>
            <w:szCs w:val="28"/>
          </w:rPr>
          <w:t xml:space="preserve"> that</w:t>
        </w:r>
      </w:ins>
      <w:ins w:id="14077" w:author="Claire S" w:date="2026-05-21T11:11:00Z" w16du:dateUtc="2026-05-21T10:11:00Z">
        <w:r>
          <w:rPr>
            <w:rFonts w:ascii="Cambria" w:hAnsi="Cambria"/>
            <w:sz w:val="28"/>
            <w:szCs w:val="28"/>
          </w:rPr>
          <w:t xml:space="preserve"> </w:t>
        </w:r>
        <w:del w:id="14078" w:author="Daisy Watt" w:date="2026-06-23T07:52:00Z" w16du:dateUtc="2026-06-23T05:52:00Z">
          <w:r>
            <w:rPr>
              <w:rFonts w:ascii="Cambria" w:hAnsi="Cambria"/>
              <w:sz w:val="28"/>
              <w:szCs w:val="28"/>
            </w:rPr>
            <w:delText xml:space="preserve">Violet </w:delText>
          </w:r>
          <w:r w:rsidDel="009332D2">
            <w:rPr>
              <w:rFonts w:ascii="Cambria" w:hAnsi="Cambria"/>
              <w:sz w:val="28"/>
              <w:szCs w:val="28"/>
            </w:rPr>
            <w:delText>ha</w:delText>
          </w:r>
        </w:del>
      </w:ins>
      <w:ins w:id="14079" w:author="Daisy Watt" w:date="2026-06-23T07:52:00Z" w16du:dateUtc="2026-06-23T05:52:00Z">
        <w:r w:rsidR="009332D2">
          <w:rPr>
            <w:rFonts w:ascii="Cambria" w:hAnsi="Cambria"/>
            <w:sz w:val="28"/>
            <w:szCs w:val="28"/>
          </w:rPr>
          <w:t>she’</w:t>
        </w:r>
      </w:ins>
      <w:ins w:id="14080" w:author="Claire S" w:date="2026-05-21T11:11:00Z" w16du:dateUtc="2026-05-21T10:11:00Z">
        <w:r>
          <w:rPr>
            <w:rFonts w:ascii="Cambria" w:hAnsi="Cambria"/>
            <w:sz w:val="28"/>
            <w:szCs w:val="28"/>
          </w:rPr>
          <w:t>d jumped</w:t>
        </w:r>
      </w:ins>
      <w:ins w:id="14081" w:author="Claire S" w:date="2026-05-22T14:57:00Z" w16du:dateUtc="2026-05-22T13:57:00Z">
        <w:r w:rsidR="00A8236C">
          <w:rPr>
            <w:rFonts w:ascii="Cambria" w:hAnsi="Cambria"/>
            <w:sz w:val="28"/>
            <w:szCs w:val="28"/>
          </w:rPr>
          <w:t>, devastated about Dex</w:t>
        </w:r>
      </w:ins>
      <w:ins w:id="14082" w:author="Claire S" w:date="2026-05-22T18:16:00Z" w16du:dateUtc="2026-05-22T17:16:00Z">
        <w:r w:rsidR="00C67D6E">
          <w:rPr>
            <w:rFonts w:ascii="Cambria" w:hAnsi="Cambria"/>
            <w:sz w:val="28"/>
            <w:szCs w:val="28"/>
          </w:rPr>
          <w:t>’s death</w:t>
        </w:r>
      </w:ins>
      <w:ins w:id="14083" w:author="Claire S" w:date="2026-05-21T11:38:00Z" w16du:dateUtc="2026-05-21T10:38:00Z">
        <w:r w:rsidR="00BA510F">
          <w:rPr>
            <w:rFonts w:ascii="Cambria" w:hAnsi="Cambria"/>
            <w:sz w:val="28"/>
            <w:szCs w:val="28"/>
          </w:rPr>
          <w:t xml:space="preserve">.  </w:t>
        </w:r>
      </w:ins>
    </w:p>
    <w:p w14:paraId="4D8FAA34" w14:textId="6835E9E9" w:rsidR="00BA510F" w:rsidRDefault="00C04310">
      <w:pPr>
        <w:spacing w:line="360" w:lineRule="auto"/>
        <w:ind w:firstLine="720"/>
        <w:contextualSpacing/>
        <w:rPr>
          <w:ins w:id="14084" w:author="Claire S" w:date="2026-05-21T11:39:00Z" w16du:dateUtc="2026-05-21T10:39:00Z"/>
          <w:rFonts w:ascii="Cambria" w:hAnsi="Cambria"/>
          <w:sz w:val="28"/>
          <w:szCs w:val="28"/>
        </w:rPr>
        <w:pPrChange w:id="14085" w:author="Claire S" w:date="2026-05-28T11:55:00Z" w16du:dateUtc="2026-05-28T10:55:00Z">
          <w:pPr>
            <w:spacing w:line="360" w:lineRule="auto"/>
            <w:contextualSpacing/>
          </w:pPr>
        </w:pPrChange>
      </w:pPr>
      <w:ins w:id="14086" w:author="Claire S" w:date="2026-05-28T11:56:00Z" w16du:dateUtc="2026-05-28T10:56:00Z">
        <w:del w:id="14087" w:author="Daisy Watt" w:date="2026-06-23T07:52:00Z" w16du:dateUtc="2026-06-23T05:52:00Z">
          <w:r>
            <w:rPr>
              <w:rFonts w:ascii="Cambria" w:hAnsi="Cambria"/>
              <w:sz w:val="28"/>
              <w:szCs w:val="28"/>
            </w:rPr>
            <w:delText>C</w:delText>
          </w:r>
        </w:del>
      </w:ins>
      <w:ins w:id="14088" w:author="Claire S" w:date="2026-05-28T11:55:00Z" w16du:dateUtc="2026-05-28T10:55:00Z">
        <w:del w:id="14089" w:author="Daisy Watt" w:date="2026-06-23T07:52:00Z" w16du:dateUtc="2026-06-23T05:52:00Z">
          <w:r w:rsidR="003E7B37">
            <w:rPr>
              <w:rFonts w:ascii="Cambria" w:hAnsi="Cambria"/>
              <w:sz w:val="28"/>
              <w:szCs w:val="28"/>
            </w:rPr>
            <w:delText xml:space="preserve">ompletely </w:delText>
          </w:r>
          <w:r w:rsidR="003E7B37" w:rsidDel="00460617">
            <w:rPr>
              <w:rFonts w:ascii="Cambria" w:hAnsi="Cambria"/>
              <w:sz w:val="28"/>
              <w:szCs w:val="28"/>
            </w:rPr>
            <w:delText>n</w:delText>
          </w:r>
        </w:del>
      </w:ins>
      <w:ins w:id="14090" w:author="Daisy Watt" w:date="2026-06-23T07:52:00Z" w16du:dateUtc="2026-06-23T05:52:00Z">
        <w:r w:rsidR="00460617">
          <w:rPr>
            <w:rFonts w:ascii="Cambria" w:hAnsi="Cambria"/>
            <w:sz w:val="28"/>
            <w:szCs w:val="28"/>
          </w:rPr>
          <w:t>N</w:t>
        </w:r>
      </w:ins>
      <w:ins w:id="14091" w:author="Claire S" w:date="2026-05-28T11:55:00Z" w16du:dateUtc="2026-05-28T10:55:00Z">
        <w:r w:rsidR="003E7B37">
          <w:rPr>
            <w:rFonts w:ascii="Cambria" w:hAnsi="Cambria"/>
            <w:sz w:val="28"/>
            <w:szCs w:val="28"/>
          </w:rPr>
          <w:t>umb with shock,</w:t>
        </w:r>
      </w:ins>
      <w:ins w:id="14092" w:author="Claire S" w:date="2026-05-28T11:57:00Z" w16du:dateUtc="2026-05-28T10:57:00Z">
        <w:r>
          <w:rPr>
            <w:rFonts w:ascii="Cambria" w:hAnsi="Cambria"/>
            <w:sz w:val="28"/>
            <w:szCs w:val="28"/>
          </w:rPr>
          <w:t xml:space="preserve"> </w:t>
        </w:r>
      </w:ins>
      <w:ins w:id="14093" w:author="Claire S" w:date="2026-05-28T11:56:00Z" w16du:dateUtc="2026-05-28T10:56:00Z">
        <w:r>
          <w:rPr>
            <w:rFonts w:ascii="Cambria" w:hAnsi="Cambria"/>
            <w:sz w:val="28"/>
            <w:szCs w:val="28"/>
          </w:rPr>
          <w:t>Clara</w:t>
        </w:r>
      </w:ins>
      <w:ins w:id="14094" w:author="Claire S" w:date="2026-05-28T13:09:00Z" w16du:dateUtc="2026-05-28T12:09:00Z">
        <w:r w:rsidR="003030B2">
          <w:rPr>
            <w:rFonts w:ascii="Cambria" w:hAnsi="Cambria"/>
            <w:sz w:val="28"/>
            <w:szCs w:val="28"/>
          </w:rPr>
          <w:t xml:space="preserve"> sat back at</w:t>
        </w:r>
      </w:ins>
      <w:ins w:id="14095" w:author="Daisy Watt" w:date="2026-06-23T07:52:00Z" w16du:dateUtc="2026-06-23T05:52:00Z">
        <w:r w:rsidR="003030B2">
          <w:rPr>
            <w:rFonts w:ascii="Cambria" w:hAnsi="Cambria"/>
            <w:sz w:val="28"/>
            <w:szCs w:val="28"/>
          </w:rPr>
          <w:t xml:space="preserve"> </w:t>
        </w:r>
        <w:r w:rsidR="00476EBE">
          <w:rPr>
            <w:rFonts w:ascii="Cambria" w:hAnsi="Cambria"/>
            <w:sz w:val="28"/>
            <w:szCs w:val="28"/>
          </w:rPr>
          <w:t>her</w:t>
        </w:r>
      </w:ins>
      <w:ins w:id="14096" w:author="Claire S" w:date="2026-05-28T13:09:00Z" w16du:dateUtc="2026-05-28T12:09:00Z">
        <w:r w:rsidR="003030B2">
          <w:rPr>
            <w:rFonts w:ascii="Cambria" w:hAnsi="Cambria"/>
            <w:sz w:val="28"/>
            <w:szCs w:val="28"/>
          </w:rPr>
          <w:t xml:space="preserve"> </w:t>
        </w:r>
        <w:r w:rsidR="003030B2" w:rsidRPr="008A5F3F">
          <w:rPr>
            <w:rFonts w:ascii="Cambria" w:hAnsi="Cambria"/>
            <w:sz w:val="28"/>
            <w:szCs w:val="28"/>
          </w:rPr>
          <w:t>desk,</w:t>
        </w:r>
        <w:r w:rsidR="003030B2">
          <w:rPr>
            <w:rFonts w:ascii="Cambria" w:hAnsi="Cambria"/>
            <w:sz w:val="28"/>
            <w:szCs w:val="28"/>
          </w:rPr>
          <w:t xml:space="preserve"> trying</w:t>
        </w:r>
      </w:ins>
      <w:ins w:id="14097" w:author="Claire S" w:date="2026-05-28T11:57:00Z" w16du:dateUtc="2026-05-28T10:57:00Z">
        <w:r>
          <w:rPr>
            <w:rFonts w:ascii="Cambria" w:hAnsi="Cambria"/>
            <w:sz w:val="28"/>
            <w:szCs w:val="28"/>
          </w:rPr>
          <w:t xml:space="preserve"> to think straight</w:t>
        </w:r>
      </w:ins>
      <w:ins w:id="14098" w:author="Claire S" w:date="2026-06-08T16:15:00Z" w16du:dateUtc="2026-06-08T15:15:00Z">
        <w:r w:rsidR="00F24120">
          <w:rPr>
            <w:rFonts w:ascii="Cambria" w:hAnsi="Cambria"/>
            <w:sz w:val="28"/>
            <w:szCs w:val="28"/>
          </w:rPr>
          <w:t xml:space="preserve">, holding the note she’d found </w:t>
        </w:r>
      </w:ins>
      <w:ins w:id="14099" w:author="Claire S" w:date="2026-07-28T11:35:00Z" w16du:dateUtc="2026-07-28T10:35:00Z">
        <w:r w:rsidR="00A84D21">
          <w:rPr>
            <w:rFonts w:ascii="Cambria" w:hAnsi="Cambria"/>
            <w:sz w:val="28"/>
            <w:szCs w:val="28"/>
          </w:rPr>
          <w:t>with</w:t>
        </w:r>
      </w:ins>
      <w:ins w:id="14100" w:author="Claire S" w:date="2026-06-08T16:15:00Z" w16du:dateUtc="2026-06-08T15:15:00Z">
        <w:r w:rsidR="00F24120">
          <w:rPr>
            <w:rFonts w:ascii="Cambria" w:hAnsi="Cambria"/>
            <w:sz w:val="28"/>
            <w:szCs w:val="28"/>
          </w:rPr>
          <w:t xml:space="preserve"> Violet’s </w:t>
        </w:r>
      </w:ins>
      <w:ins w:id="14101" w:author="Claire S" w:date="2026-07-28T10:36:00Z" w16du:dateUtc="2026-07-28T09:36:00Z">
        <w:r w:rsidR="008A5F3F">
          <w:rPr>
            <w:rFonts w:ascii="Cambria" w:hAnsi="Cambria"/>
            <w:sz w:val="28"/>
            <w:szCs w:val="28"/>
          </w:rPr>
          <w:t>things</w:t>
        </w:r>
      </w:ins>
      <w:ins w:id="14102" w:author="Claire S" w:date="2026-05-28T11:57:00Z" w16du:dateUtc="2026-05-28T10:57:00Z">
        <w:r>
          <w:rPr>
            <w:rFonts w:ascii="Cambria" w:hAnsi="Cambria"/>
            <w:sz w:val="28"/>
            <w:szCs w:val="28"/>
          </w:rPr>
          <w:t xml:space="preserve">.  </w:t>
        </w:r>
        <w:del w:id="14103" w:author="Daisy Watt" w:date="2026-06-23T07:53:00Z" w16du:dateUtc="2026-06-23T05:53:00Z">
          <w:r>
            <w:rPr>
              <w:rFonts w:ascii="Cambria" w:hAnsi="Cambria"/>
              <w:sz w:val="28"/>
              <w:szCs w:val="28"/>
            </w:rPr>
            <w:delText>Did</w:delText>
          </w:r>
        </w:del>
      </w:ins>
      <w:ins w:id="14104" w:author="Daisy Watt" w:date="2026-06-23T07:53:00Z" w16du:dateUtc="2026-06-23T05:53:00Z">
        <w:r w:rsidR="001315D3">
          <w:rPr>
            <w:rFonts w:ascii="Cambria" w:hAnsi="Cambria"/>
            <w:sz w:val="28"/>
            <w:szCs w:val="28"/>
          </w:rPr>
          <w:t>Was</w:t>
        </w:r>
      </w:ins>
      <w:ins w:id="14105" w:author="Claire S" w:date="2026-05-28T11:57:00Z" w16du:dateUtc="2026-05-28T10:57:00Z">
        <w:r>
          <w:rPr>
            <w:rFonts w:ascii="Cambria" w:hAnsi="Cambria"/>
            <w:sz w:val="28"/>
            <w:szCs w:val="28"/>
          </w:rPr>
          <w:t xml:space="preserve"> </w:t>
        </w:r>
      </w:ins>
      <w:ins w:id="14106" w:author="Claire S" w:date="2026-06-08T16:15:00Z" w16du:dateUtc="2026-06-08T15:15:00Z">
        <w:r w:rsidR="00F24120">
          <w:rPr>
            <w:rFonts w:ascii="Cambria" w:hAnsi="Cambria"/>
            <w:sz w:val="28"/>
            <w:szCs w:val="28"/>
          </w:rPr>
          <w:t>it</w:t>
        </w:r>
      </w:ins>
      <w:ins w:id="14107" w:author="Claire S" w:date="2026-05-28T13:09:00Z" w16du:dateUtc="2026-05-28T12:09:00Z">
        <w:r w:rsidR="003030B2">
          <w:rPr>
            <w:rFonts w:ascii="Cambria" w:hAnsi="Cambria"/>
            <w:sz w:val="28"/>
            <w:szCs w:val="28"/>
          </w:rPr>
          <w:t xml:space="preserve"> </w:t>
        </w:r>
      </w:ins>
      <w:ins w:id="14108" w:author="Claire S" w:date="2026-05-27T15:38:00Z" w16du:dateUtc="2026-05-27T14:38:00Z">
        <w:del w:id="14109" w:author="Daisy Watt" w:date="2026-06-23T07:53:00Z" w16du:dateUtc="2026-06-23T05:53:00Z">
          <w:r w:rsidR="009B6C6E">
            <w:rPr>
              <w:rFonts w:ascii="Cambria" w:hAnsi="Cambria"/>
              <w:sz w:val="28"/>
              <w:szCs w:val="28"/>
            </w:rPr>
            <w:delText>point to that</w:delText>
          </w:r>
        </w:del>
      </w:ins>
      <w:ins w:id="14110" w:author="Daisy Watt" w:date="2026-06-23T07:53:00Z" w16du:dateUtc="2026-06-23T05:53:00Z">
        <w:r w:rsidR="001315D3">
          <w:rPr>
            <w:rFonts w:ascii="Cambria" w:hAnsi="Cambria"/>
            <w:sz w:val="28"/>
            <w:szCs w:val="28"/>
          </w:rPr>
          <w:t>about Dex</w:t>
        </w:r>
      </w:ins>
      <w:ins w:id="14111" w:author="Claire S" w:date="2026-05-28T11:57:00Z" w16du:dateUtc="2026-05-28T10:57:00Z">
        <w:r>
          <w:rPr>
            <w:rFonts w:ascii="Cambria" w:hAnsi="Cambria"/>
            <w:sz w:val="28"/>
            <w:szCs w:val="28"/>
          </w:rPr>
          <w:t>?</w:t>
        </w:r>
      </w:ins>
      <w:ins w:id="14112" w:author="Claire S" w:date="2026-05-27T15:38:00Z" w16du:dateUtc="2026-05-27T14:38:00Z">
        <w:r w:rsidR="009B6C6E">
          <w:rPr>
            <w:rFonts w:ascii="Cambria" w:hAnsi="Cambria"/>
            <w:sz w:val="28"/>
            <w:szCs w:val="28"/>
          </w:rPr>
          <w:t xml:space="preserve"> </w:t>
        </w:r>
      </w:ins>
      <w:ins w:id="14113" w:author="Claire S" w:date="2026-05-28T11:57:00Z" w16du:dateUtc="2026-05-28T10:57:00Z">
        <w:r>
          <w:rPr>
            <w:rFonts w:ascii="Cambria" w:hAnsi="Cambria"/>
            <w:sz w:val="28"/>
            <w:szCs w:val="28"/>
          </w:rPr>
          <w:t xml:space="preserve"> But</w:t>
        </w:r>
      </w:ins>
      <w:ins w:id="14114" w:author="Daisy Watt" w:date="2026-06-23T07:55:00Z" w16du:dateUtc="2026-06-23T05:55:00Z">
        <w:r>
          <w:rPr>
            <w:rFonts w:ascii="Cambria" w:hAnsi="Cambria"/>
            <w:sz w:val="28"/>
            <w:szCs w:val="28"/>
          </w:rPr>
          <w:t xml:space="preserve"> </w:t>
        </w:r>
        <w:r w:rsidR="0035424E">
          <w:rPr>
            <w:rFonts w:ascii="Cambria" w:hAnsi="Cambria"/>
            <w:sz w:val="28"/>
            <w:szCs w:val="28"/>
          </w:rPr>
          <w:t>the video</w:t>
        </w:r>
      </w:ins>
      <w:ins w:id="14115" w:author="Claire S" w:date="2026-05-28T11:57:00Z" w16du:dateUtc="2026-05-28T10:57:00Z">
        <w:r>
          <w:rPr>
            <w:rFonts w:ascii="Cambria" w:hAnsi="Cambria"/>
            <w:sz w:val="28"/>
            <w:szCs w:val="28"/>
          </w:rPr>
          <w:t xml:space="preserve"> </w:t>
        </w:r>
      </w:ins>
      <w:ins w:id="14116" w:author="Claire S" w:date="2026-05-28T13:09:00Z" w16du:dateUtc="2026-05-28T12:09:00Z">
        <w:r w:rsidR="003030B2">
          <w:rPr>
            <w:rFonts w:ascii="Cambria" w:hAnsi="Cambria"/>
            <w:sz w:val="28"/>
            <w:szCs w:val="28"/>
          </w:rPr>
          <w:t>Clara ha</w:t>
        </w:r>
      </w:ins>
      <w:ins w:id="14117" w:author="Claire S" w:date="2026-05-28T11:57:00Z" w16du:dateUtc="2026-05-28T10:57:00Z">
        <w:r>
          <w:rPr>
            <w:rFonts w:ascii="Cambria" w:hAnsi="Cambria"/>
            <w:sz w:val="28"/>
            <w:szCs w:val="28"/>
          </w:rPr>
          <w:t>d</w:t>
        </w:r>
      </w:ins>
      <w:ins w:id="14118" w:author="Claire S" w:date="2026-05-21T11:12:00Z" w16du:dateUtc="2026-05-21T10:12:00Z">
        <w:r w:rsidR="00E077D0">
          <w:rPr>
            <w:rFonts w:ascii="Cambria" w:hAnsi="Cambria"/>
            <w:sz w:val="28"/>
            <w:szCs w:val="28"/>
          </w:rPr>
          <w:t xml:space="preserve"> </w:t>
        </w:r>
      </w:ins>
      <w:ins w:id="14119" w:author="Claire S" w:date="2026-05-27T15:38:00Z" w16du:dateUtc="2026-05-27T14:38:00Z">
        <w:del w:id="14120" w:author="Daisy Watt" w:date="2026-06-23T07:55:00Z" w16du:dateUtc="2026-06-23T05:55:00Z">
          <w:r w:rsidR="009B6C6E">
            <w:rPr>
              <w:rFonts w:ascii="Cambria" w:hAnsi="Cambria"/>
              <w:sz w:val="28"/>
              <w:szCs w:val="28"/>
            </w:rPr>
            <w:delText>that</w:delText>
          </w:r>
        </w:del>
      </w:ins>
      <w:ins w:id="14121" w:author="Claire S" w:date="2026-05-21T11:12:00Z" w16du:dateUtc="2026-05-21T10:12:00Z">
        <w:del w:id="14122" w:author="Daisy Watt" w:date="2026-06-23T07:55:00Z" w16du:dateUtc="2026-06-23T05:55:00Z">
          <w:r w:rsidR="00E077D0">
            <w:rPr>
              <w:rFonts w:ascii="Cambria" w:hAnsi="Cambria"/>
              <w:sz w:val="28"/>
              <w:szCs w:val="28"/>
            </w:rPr>
            <w:delText xml:space="preserve"> video</w:delText>
          </w:r>
        </w:del>
      </w:ins>
      <w:ins w:id="14123" w:author="Claire S" w:date="2026-05-21T11:39:00Z" w16du:dateUtc="2026-05-21T10:39:00Z">
        <w:del w:id="14124" w:author="Daisy Watt" w:date="2026-06-23T07:55:00Z" w16du:dateUtc="2026-06-23T05:55:00Z">
          <w:r w:rsidR="00BA510F">
            <w:rPr>
              <w:rFonts w:ascii="Cambria" w:hAnsi="Cambria"/>
              <w:sz w:val="28"/>
              <w:szCs w:val="28"/>
            </w:rPr>
            <w:delText xml:space="preserve"> she’d been sent</w:delText>
          </w:r>
        </w:del>
      </w:ins>
      <w:ins w:id="14125" w:author="Claire S" w:date="2026-05-21T17:58:00Z" w16du:dateUtc="2026-05-21T16:58:00Z">
        <w:del w:id="14126" w:author="Daisy Watt" w:date="2026-06-23T07:55:00Z" w16du:dateUtc="2026-06-23T05:55:00Z">
          <w:r w:rsidR="005C07A6">
            <w:rPr>
              <w:rFonts w:ascii="Cambria" w:hAnsi="Cambria"/>
              <w:sz w:val="28"/>
              <w:szCs w:val="28"/>
            </w:rPr>
            <w:delText xml:space="preserve"> </w:delText>
          </w:r>
        </w:del>
      </w:ins>
      <w:ins w:id="14127" w:author="Daisy Watt" w:date="2026-06-23T07:55:00Z" w16du:dateUtc="2026-06-23T05:55:00Z">
        <w:r w:rsidR="0035424E">
          <w:rPr>
            <w:rFonts w:ascii="Cambria" w:hAnsi="Cambria"/>
            <w:sz w:val="28"/>
            <w:szCs w:val="28"/>
          </w:rPr>
          <w:t xml:space="preserve">received </w:t>
        </w:r>
      </w:ins>
      <w:ins w:id="14128" w:author="Claire S" w:date="2026-05-21T17:58:00Z" w16du:dateUtc="2026-05-21T16:58:00Z">
        <w:r w:rsidR="005C07A6">
          <w:rPr>
            <w:rFonts w:ascii="Cambria" w:hAnsi="Cambria"/>
            <w:sz w:val="28"/>
            <w:szCs w:val="28"/>
          </w:rPr>
          <w:t>yesterday</w:t>
        </w:r>
      </w:ins>
      <w:ins w:id="14129" w:author="Daisy Watt" w:date="2026-06-23T07:55:00Z" w16du:dateUtc="2026-06-23T05:55:00Z">
        <w:r w:rsidR="00D43506">
          <w:rPr>
            <w:rFonts w:ascii="Cambria" w:hAnsi="Cambria"/>
            <w:sz w:val="28"/>
            <w:szCs w:val="28"/>
          </w:rPr>
          <w:t xml:space="preserve"> </w:t>
        </w:r>
      </w:ins>
      <w:ins w:id="14130" w:author="Claire S" w:date="2026-05-28T11:57:00Z" w16du:dateUtc="2026-05-28T10:57:00Z">
        <w:del w:id="14131" w:author="Daisy Watt" w:date="2026-06-23T07:55:00Z" w16du:dateUtc="2026-06-23T05:55:00Z">
          <w:r>
            <w:rPr>
              <w:rFonts w:ascii="Cambria" w:hAnsi="Cambria"/>
              <w:sz w:val="28"/>
              <w:szCs w:val="28"/>
            </w:rPr>
            <w:delText>, which</w:delText>
          </w:r>
        </w:del>
      </w:ins>
      <w:ins w:id="14132" w:author="Claire S" w:date="2026-05-28T13:09:00Z" w16du:dateUtc="2026-05-28T12:09:00Z">
        <w:del w:id="14133" w:author="Daisy Watt" w:date="2026-06-23T07:55:00Z" w16du:dateUtc="2026-06-23T05:55:00Z">
          <w:r w:rsidR="003030B2">
            <w:rPr>
              <w:rFonts w:ascii="Cambria" w:hAnsi="Cambria"/>
              <w:sz w:val="28"/>
              <w:szCs w:val="28"/>
            </w:rPr>
            <w:delText xml:space="preserve"> </w:delText>
          </w:r>
        </w:del>
        <w:r w:rsidR="003030B2">
          <w:rPr>
            <w:rFonts w:ascii="Cambria" w:hAnsi="Cambria"/>
            <w:sz w:val="28"/>
            <w:szCs w:val="28"/>
          </w:rPr>
          <w:t xml:space="preserve">didn’t </w:t>
        </w:r>
        <w:del w:id="14134" w:author="Daisy Watt" w:date="2026-06-23T07:55:00Z" w16du:dateUtc="2026-06-23T05:55:00Z">
          <w:r w:rsidR="003030B2">
            <w:rPr>
              <w:rFonts w:ascii="Cambria" w:hAnsi="Cambria"/>
              <w:sz w:val="28"/>
              <w:szCs w:val="28"/>
            </w:rPr>
            <w:delText xml:space="preserve">look like </w:delText>
          </w:r>
        </w:del>
      </w:ins>
      <w:ins w:id="14135" w:author="Daisy Watt" w:date="2026-06-23T07:55:00Z" w16du:dateUtc="2026-06-23T05:55:00Z">
        <w:r w:rsidR="002553A3">
          <w:rPr>
            <w:rFonts w:ascii="Cambria" w:hAnsi="Cambria"/>
            <w:sz w:val="28"/>
            <w:szCs w:val="28"/>
          </w:rPr>
          <w:t xml:space="preserve">point to </w:t>
        </w:r>
      </w:ins>
      <w:ins w:id="14136" w:author="Claire S" w:date="2026-05-28T13:09:00Z" w16du:dateUtc="2026-05-28T12:09:00Z">
        <w:r w:rsidR="003030B2">
          <w:rPr>
            <w:rFonts w:ascii="Cambria" w:hAnsi="Cambria"/>
            <w:sz w:val="28"/>
            <w:szCs w:val="28"/>
          </w:rPr>
          <w:t>suicide – it very much</w:t>
        </w:r>
      </w:ins>
      <w:ins w:id="14137" w:author="Claire S" w:date="2026-05-28T11:57:00Z" w16du:dateUtc="2026-05-28T10:57:00Z">
        <w:r>
          <w:rPr>
            <w:rFonts w:ascii="Cambria" w:hAnsi="Cambria"/>
            <w:sz w:val="28"/>
            <w:szCs w:val="28"/>
          </w:rPr>
          <w:t xml:space="preserve"> suggested foul play</w:t>
        </w:r>
      </w:ins>
      <w:ins w:id="14138" w:author="Claire S" w:date="2026-05-21T11:12:00Z" w16du:dateUtc="2026-05-21T10:12:00Z">
        <w:r w:rsidR="00E077D0">
          <w:rPr>
            <w:rFonts w:ascii="Cambria" w:hAnsi="Cambria"/>
            <w:sz w:val="28"/>
            <w:szCs w:val="28"/>
          </w:rPr>
          <w:t xml:space="preserve">.  </w:t>
        </w:r>
      </w:ins>
      <w:ins w:id="14139" w:author="Claire S" w:date="2026-05-22T14:58:00Z" w16du:dateUtc="2026-05-22T13:58:00Z">
        <w:r w:rsidR="00236545">
          <w:rPr>
            <w:rFonts w:ascii="Cambria" w:hAnsi="Cambria"/>
            <w:sz w:val="28"/>
            <w:szCs w:val="28"/>
          </w:rPr>
          <w:t>Wanting</w:t>
        </w:r>
      </w:ins>
      <w:ins w:id="14140" w:author="Claire S" w:date="2026-05-22T14:57:00Z" w16du:dateUtc="2026-05-22T13:57:00Z">
        <w:r w:rsidR="00236545">
          <w:rPr>
            <w:rFonts w:ascii="Cambria" w:hAnsi="Cambria"/>
            <w:sz w:val="28"/>
            <w:szCs w:val="28"/>
          </w:rPr>
          <w:t xml:space="preserve"> to show </w:t>
        </w:r>
      </w:ins>
      <w:ins w:id="14141" w:author="Claire S" w:date="2026-05-21T11:39:00Z" w16du:dateUtc="2026-05-21T10:39:00Z">
        <w:r w:rsidR="00BA510F">
          <w:rPr>
            <w:rFonts w:ascii="Cambria" w:hAnsi="Cambria"/>
            <w:sz w:val="28"/>
            <w:szCs w:val="28"/>
          </w:rPr>
          <w:t>Ishan</w:t>
        </w:r>
      </w:ins>
      <w:ins w:id="14142" w:author="Claire S" w:date="2026-05-22T14:57:00Z" w16du:dateUtc="2026-05-22T13:57:00Z">
        <w:r w:rsidR="00236545">
          <w:rPr>
            <w:rFonts w:ascii="Cambria" w:hAnsi="Cambria"/>
            <w:sz w:val="28"/>
            <w:szCs w:val="28"/>
          </w:rPr>
          <w:t xml:space="preserve">, </w:t>
        </w:r>
      </w:ins>
      <w:ins w:id="14143" w:author="Claire S" w:date="2026-05-28T11:57:00Z" w16du:dateUtc="2026-05-28T10:57:00Z">
        <w:r>
          <w:rPr>
            <w:rFonts w:ascii="Cambria" w:hAnsi="Cambria"/>
            <w:sz w:val="28"/>
            <w:szCs w:val="28"/>
          </w:rPr>
          <w:t>Clara</w:t>
        </w:r>
      </w:ins>
      <w:ins w:id="14144" w:author="Claire S" w:date="2026-05-22T14:57:00Z" w16du:dateUtc="2026-05-22T13:57:00Z">
        <w:r w:rsidR="00236545">
          <w:rPr>
            <w:rFonts w:ascii="Cambria" w:hAnsi="Cambria"/>
            <w:sz w:val="28"/>
            <w:szCs w:val="28"/>
          </w:rPr>
          <w:t xml:space="preserve"> </w:t>
        </w:r>
      </w:ins>
      <w:ins w:id="14145" w:author="Claire S" w:date="2026-05-22T14:58:00Z" w16du:dateUtc="2026-05-22T13:58:00Z">
        <w:r w:rsidR="00236545">
          <w:rPr>
            <w:rFonts w:ascii="Cambria" w:hAnsi="Cambria"/>
            <w:sz w:val="28"/>
            <w:szCs w:val="28"/>
          </w:rPr>
          <w:t xml:space="preserve">was </w:t>
        </w:r>
      </w:ins>
      <w:ins w:id="14146" w:author="Claire S" w:date="2026-05-28T11:57:00Z" w16du:dateUtc="2026-05-28T10:57:00Z">
        <w:r>
          <w:rPr>
            <w:rFonts w:ascii="Cambria" w:hAnsi="Cambria"/>
            <w:sz w:val="28"/>
            <w:szCs w:val="28"/>
          </w:rPr>
          <w:t xml:space="preserve">frantically </w:t>
        </w:r>
      </w:ins>
      <w:ins w:id="14147" w:author="Claire S" w:date="2026-05-22T14:57:00Z" w16du:dateUtc="2026-05-22T13:57:00Z">
        <w:r w:rsidR="00236545">
          <w:rPr>
            <w:rFonts w:ascii="Cambria" w:hAnsi="Cambria"/>
            <w:sz w:val="28"/>
            <w:szCs w:val="28"/>
          </w:rPr>
          <w:t>click</w:t>
        </w:r>
      </w:ins>
      <w:ins w:id="14148" w:author="Claire S" w:date="2026-05-22T14:58:00Z" w16du:dateUtc="2026-05-22T13:58:00Z">
        <w:r w:rsidR="00236545">
          <w:rPr>
            <w:rFonts w:ascii="Cambria" w:hAnsi="Cambria"/>
            <w:sz w:val="28"/>
            <w:szCs w:val="28"/>
          </w:rPr>
          <w:t>ing</w:t>
        </w:r>
      </w:ins>
      <w:ins w:id="14149" w:author="Claire S" w:date="2026-05-22T14:57:00Z" w16du:dateUtc="2026-05-22T13:57:00Z">
        <w:r w:rsidR="00236545">
          <w:rPr>
            <w:rFonts w:ascii="Cambria" w:hAnsi="Cambria"/>
            <w:sz w:val="28"/>
            <w:szCs w:val="28"/>
          </w:rPr>
          <w:t xml:space="preserve"> through her </w:t>
        </w:r>
      </w:ins>
      <w:ins w:id="14150" w:author="Claire S" w:date="2026-05-22T14:58:00Z" w16du:dateUtc="2026-05-22T13:58:00Z">
        <w:r w:rsidR="00236545">
          <w:rPr>
            <w:rFonts w:ascii="Cambria" w:hAnsi="Cambria"/>
            <w:sz w:val="28"/>
            <w:szCs w:val="28"/>
          </w:rPr>
          <w:t>mobil</w:t>
        </w:r>
      </w:ins>
      <w:ins w:id="14151" w:author="Claire S" w:date="2026-05-22T14:57:00Z" w16du:dateUtc="2026-05-22T13:57:00Z">
        <w:r w:rsidR="00236545">
          <w:rPr>
            <w:rFonts w:ascii="Cambria" w:hAnsi="Cambria"/>
            <w:sz w:val="28"/>
            <w:szCs w:val="28"/>
          </w:rPr>
          <w:t xml:space="preserve">e to find </w:t>
        </w:r>
      </w:ins>
      <w:ins w:id="14152" w:author="Claire S" w:date="2026-05-22T14:58:00Z" w16du:dateUtc="2026-05-22T13:58:00Z">
        <w:r w:rsidR="00236545">
          <w:rPr>
            <w:rFonts w:ascii="Cambria" w:hAnsi="Cambria"/>
            <w:sz w:val="28"/>
            <w:szCs w:val="28"/>
          </w:rPr>
          <w:t xml:space="preserve">the </w:t>
        </w:r>
      </w:ins>
      <w:ins w:id="14153" w:author="Claire S" w:date="2026-05-28T13:09:00Z" w16du:dateUtc="2026-05-28T12:09:00Z">
        <w:r w:rsidR="003030B2">
          <w:rPr>
            <w:rFonts w:ascii="Cambria" w:hAnsi="Cambria"/>
            <w:sz w:val="28"/>
            <w:szCs w:val="28"/>
          </w:rPr>
          <w:t>video</w:t>
        </w:r>
      </w:ins>
      <w:ins w:id="14154" w:author="Claire S" w:date="2026-05-21T11:39:00Z" w16du:dateUtc="2026-05-21T10:39:00Z">
        <w:r w:rsidR="00BA510F">
          <w:rPr>
            <w:rFonts w:ascii="Cambria" w:hAnsi="Cambria"/>
            <w:sz w:val="28"/>
            <w:szCs w:val="28"/>
          </w:rPr>
          <w:t xml:space="preserve"> </w:t>
        </w:r>
      </w:ins>
      <w:ins w:id="14155" w:author="Claire S" w:date="2026-05-21T17:58:00Z" w16du:dateUtc="2026-05-21T16:58:00Z">
        <w:r w:rsidR="005C07A6">
          <w:rPr>
            <w:rFonts w:ascii="Cambria" w:hAnsi="Cambria"/>
            <w:sz w:val="28"/>
            <w:szCs w:val="28"/>
          </w:rPr>
          <w:t>when</w:t>
        </w:r>
      </w:ins>
      <w:ins w:id="14156" w:author="Claire S" w:date="2026-05-21T11:12:00Z" w16du:dateUtc="2026-05-21T10:12:00Z">
        <w:r w:rsidR="00ED77AC">
          <w:rPr>
            <w:rFonts w:ascii="Cambria" w:hAnsi="Cambria"/>
            <w:sz w:val="28"/>
            <w:szCs w:val="28"/>
          </w:rPr>
          <w:t xml:space="preserve"> </w:t>
        </w:r>
      </w:ins>
      <w:ins w:id="14157" w:author="Claire S" w:date="2026-05-21T11:39:00Z" w16du:dateUtc="2026-05-21T10:39:00Z">
        <w:r w:rsidR="00BA510F">
          <w:rPr>
            <w:rFonts w:ascii="Cambria" w:hAnsi="Cambria"/>
            <w:sz w:val="28"/>
            <w:szCs w:val="28"/>
          </w:rPr>
          <w:t>her desk</w:t>
        </w:r>
      </w:ins>
      <w:ins w:id="14158" w:author="Claire S" w:date="2026-05-22T18:17:00Z" w16du:dateUtc="2026-05-22T17:17:00Z">
        <w:del w:id="14159" w:author="Daisy Watt" w:date="2026-06-23T07:55:00Z" w16du:dateUtc="2026-06-23T05:55:00Z">
          <w:r w:rsidR="00C67D6E">
            <w:rPr>
              <w:rFonts w:ascii="Cambria" w:hAnsi="Cambria"/>
              <w:sz w:val="28"/>
              <w:szCs w:val="28"/>
            </w:rPr>
            <w:delText>-</w:delText>
          </w:r>
        </w:del>
      </w:ins>
      <w:ins w:id="14160" w:author="Daisy Watt" w:date="2026-06-23T07:55:00Z" w16du:dateUtc="2026-06-23T05:55:00Z">
        <w:r w:rsidR="00721DBC">
          <w:rPr>
            <w:rFonts w:ascii="Cambria" w:hAnsi="Cambria"/>
            <w:sz w:val="28"/>
            <w:szCs w:val="28"/>
          </w:rPr>
          <w:t xml:space="preserve"> </w:t>
        </w:r>
      </w:ins>
      <w:ins w:id="14161" w:author="Claire S" w:date="2026-05-21T11:39:00Z" w16du:dateUtc="2026-05-21T10:39:00Z">
        <w:r w:rsidR="00BA510F">
          <w:rPr>
            <w:rFonts w:ascii="Cambria" w:hAnsi="Cambria"/>
            <w:sz w:val="28"/>
            <w:szCs w:val="28"/>
          </w:rPr>
          <w:t>phone rang.</w:t>
        </w:r>
      </w:ins>
      <w:ins w:id="14162" w:author="Claire S" w:date="2026-05-21T11:13:00Z" w16du:dateUtc="2026-05-21T10:13:00Z">
        <w:r w:rsidR="001D6A85">
          <w:rPr>
            <w:rFonts w:ascii="Cambria" w:hAnsi="Cambria"/>
            <w:sz w:val="28"/>
            <w:szCs w:val="28"/>
          </w:rPr>
          <w:t xml:space="preserve"> </w:t>
        </w:r>
      </w:ins>
    </w:p>
    <w:p w14:paraId="5F89850D" w14:textId="4E76379F" w:rsidR="00E077D0" w:rsidRDefault="001D6A85">
      <w:pPr>
        <w:spacing w:line="360" w:lineRule="auto"/>
        <w:ind w:firstLine="720"/>
        <w:contextualSpacing/>
        <w:rPr>
          <w:ins w:id="14163" w:author="Claire S" w:date="2026-05-28T11:57:00Z" w16du:dateUtc="2026-05-28T10:57:00Z"/>
          <w:rFonts w:ascii="Cambria" w:hAnsi="Cambria"/>
          <w:sz w:val="28"/>
          <w:szCs w:val="28"/>
        </w:rPr>
      </w:pPr>
      <w:ins w:id="14164" w:author="Claire S" w:date="2026-05-21T11:13:00Z" w16du:dateUtc="2026-05-21T10:13:00Z">
        <w:r>
          <w:rPr>
            <w:rFonts w:ascii="Cambria" w:hAnsi="Cambria"/>
            <w:sz w:val="28"/>
            <w:szCs w:val="28"/>
          </w:rPr>
          <w:t>‘It’s time</w:t>
        </w:r>
      </w:ins>
      <w:ins w:id="14165" w:author="Claire S" w:date="2026-05-21T11:39:00Z" w16du:dateUtc="2026-05-21T10:39:00Z">
        <w:r w:rsidR="00BA510F">
          <w:rPr>
            <w:rFonts w:ascii="Cambria" w:hAnsi="Cambria"/>
            <w:sz w:val="28"/>
            <w:szCs w:val="28"/>
          </w:rPr>
          <w:t>,</w:t>
        </w:r>
      </w:ins>
      <w:ins w:id="14166" w:author="Claire S" w:date="2026-05-21T11:13:00Z" w16du:dateUtc="2026-05-21T10:13:00Z">
        <w:r>
          <w:rPr>
            <w:rFonts w:ascii="Cambria" w:hAnsi="Cambria"/>
            <w:sz w:val="28"/>
            <w:szCs w:val="28"/>
          </w:rPr>
          <w:t>’</w:t>
        </w:r>
      </w:ins>
      <w:ins w:id="14167" w:author="Claire S" w:date="2026-05-21T11:39:00Z" w16du:dateUtc="2026-05-21T10:39:00Z">
        <w:r w:rsidR="00BA510F">
          <w:rPr>
            <w:rFonts w:ascii="Cambria" w:hAnsi="Cambria"/>
            <w:sz w:val="28"/>
            <w:szCs w:val="28"/>
          </w:rPr>
          <w:t xml:space="preserve"> Maude’s </w:t>
        </w:r>
      </w:ins>
      <w:ins w:id="14168" w:author="Claire S" w:date="2026-05-22T14:58:00Z" w16du:dateUtc="2026-05-22T13:58:00Z">
        <w:r w:rsidR="00760C53">
          <w:rPr>
            <w:rFonts w:ascii="Cambria" w:hAnsi="Cambria"/>
            <w:sz w:val="28"/>
            <w:szCs w:val="28"/>
          </w:rPr>
          <w:t>cool</w:t>
        </w:r>
      </w:ins>
      <w:ins w:id="14169" w:author="Claire S" w:date="2026-05-21T11:39:00Z" w16du:dateUtc="2026-05-21T10:39:00Z">
        <w:r w:rsidR="00BA510F">
          <w:rPr>
            <w:rFonts w:ascii="Cambria" w:hAnsi="Cambria"/>
            <w:sz w:val="28"/>
            <w:szCs w:val="28"/>
          </w:rPr>
          <w:t xml:space="preserve"> voice </w:t>
        </w:r>
      </w:ins>
      <w:ins w:id="14170" w:author="Claire S" w:date="2026-05-21T11:40:00Z" w16du:dateUtc="2026-05-21T10:40:00Z">
        <w:r w:rsidR="00BA510F">
          <w:rPr>
            <w:rFonts w:ascii="Cambria" w:hAnsi="Cambria"/>
            <w:sz w:val="28"/>
            <w:szCs w:val="28"/>
          </w:rPr>
          <w:t xml:space="preserve">informed </w:t>
        </w:r>
      </w:ins>
      <w:ins w:id="14171" w:author="Claire S" w:date="2026-05-21T11:39:00Z" w16du:dateUtc="2026-05-21T10:39:00Z">
        <w:r w:rsidR="00BA510F">
          <w:rPr>
            <w:rFonts w:ascii="Cambria" w:hAnsi="Cambria"/>
            <w:sz w:val="28"/>
            <w:szCs w:val="28"/>
          </w:rPr>
          <w:t>her.</w:t>
        </w:r>
      </w:ins>
      <w:ins w:id="14172" w:author="Claire S" w:date="2026-05-21T11:40:00Z" w16du:dateUtc="2026-05-21T10:40:00Z">
        <w:r w:rsidR="00BA510F">
          <w:rPr>
            <w:rFonts w:ascii="Cambria" w:hAnsi="Cambria"/>
            <w:sz w:val="28"/>
            <w:szCs w:val="28"/>
          </w:rPr>
          <w:t xml:space="preserve"> ‘</w:t>
        </w:r>
      </w:ins>
      <w:ins w:id="14173" w:author="Claire S" w:date="2026-05-21T17:58:00Z" w16du:dateUtc="2026-05-21T16:58:00Z">
        <w:r w:rsidR="000D5194">
          <w:rPr>
            <w:rFonts w:ascii="Cambria" w:hAnsi="Cambria"/>
            <w:sz w:val="28"/>
            <w:szCs w:val="28"/>
          </w:rPr>
          <w:t>Take the stairs now</w:t>
        </w:r>
      </w:ins>
      <w:ins w:id="14174" w:author="Claire S" w:date="2026-05-21T11:40:00Z" w16du:dateUtc="2026-05-21T10:40:00Z">
        <w:r w:rsidR="00BA510F">
          <w:rPr>
            <w:rFonts w:ascii="Cambria" w:hAnsi="Cambria"/>
            <w:sz w:val="28"/>
            <w:szCs w:val="28"/>
          </w:rPr>
          <w:t>.’</w:t>
        </w:r>
      </w:ins>
    </w:p>
    <w:p w14:paraId="4ED7B0BD" w14:textId="52419BC3" w:rsidR="003030B2" w:rsidRDefault="003030B2">
      <w:pPr>
        <w:spacing w:line="360" w:lineRule="auto"/>
        <w:ind w:firstLine="720"/>
        <w:contextualSpacing/>
        <w:rPr>
          <w:ins w:id="14175" w:author="Claire S" w:date="2026-05-28T13:10:00Z" w16du:dateUtc="2026-05-28T12:10:00Z"/>
          <w:rFonts w:ascii="Cambria" w:hAnsi="Cambria"/>
          <w:sz w:val="28"/>
          <w:szCs w:val="28"/>
        </w:rPr>
      </w:pPr>
      <w:ins w:id="14176" w:author="Claire S" w:date="2026-05-28T13:10:00Z" w16du:dateUtc="2026-05-28T12:10:00Z">
        <w:r>
          <w:rPr>
            <w:rFonts w:ascii="Cambria" w:hAnsi="Cambria"/>
            <w:sz w:val="28"/>
            <w:szCs w:val="28"/>
          </w:rPr>
          <w:t>‘Time for</w:t>
        </w:r>
      </w:ins>
      <w:ins w:id="14177" w:author="Claire S" w:date="2026-05-28T13:19:00Z" w16du:dateUtc="2026-05-28T12:19:00Z">
        <w:r w:rsidR="000C4F32">
          <w:rPr>
            <w:rFonts w:ascii="Cambria" w:hAnsi="Cambria"/>
            <w:sz w:val="28"/>
            <w:szCs w:val="28"/>
          </w:rPr>
          <w:t xml:space="preserve"> what?</w:t>
        </w:r>
      </w:ins>
      <w:ins w:id="14178" w:author="Claire S" w:date="2026-05-28T13:10:00Z" w16du:dateUtc="2026-05-28T12:10:00Z">
        <w:r>
          <w:rPr>
            <w:rFonts w:ascii="Cambria" w:hAnsi="Cambria"/>
            <w:sz w:val="28"/>
            <w:szCs w:val="28"/>
          </w:rPr>
          <w:t xml:space="preserve">’ </w:t>
        </w:r>
      </w:ins>
    </w:p>
    <w:p w14:paraId="7F3A71E2" w14:textId="7CFB46CA" w:rsidR="003030B2" w:rsidRDefault="003030B2">
      <w:pPr>
        <w:spacing w:line="360" w:lineRule="auto"/>
        <w:ind w:firstLine="720"/>
        <w:contextualSpacing/>
        <w:rPr>
          <w:ins w:id="14179" w:author="Claire S" w:date="2026-05-28T13:10:00Z" w16du:dateUtc="2026-05-28T12:10:00Z"/>
          <w:rFonts w:ascii="Cambria" w:hAnsi="Cambria"/>
          <w:sz w:val="28"/>
          <w:szCs w:val="28"/>
        </w:rPr>
      </w:pPr>
      <w:ins w:id="14180" w:author="Claire S" w:date="2026-05-28T13:10:00Z" w16du:dateUtc="2026-05-28T12:10:00Z">
        <w:r>
          <w:rPr>
            <w:rFonts w:ascii="Cambria" w:hAnsi="Cambria"/>
            <w:sz w:val="28"/>
            <w:szCs w:val="28"/>
          </w:rPr>
          <w:t xml:space="preserve">But Maude was </w:t>
        </w:r>
        <w:commentRangeStart w:id="14181"/>
        <w:r>
          <w:rPr>
            <w:rFonts w:ascii="Cambria" w:hAnsi="Cambria"/>
            <w:sz w:val="28"/>
            <w:szCs w:val="28"/>
          </w:rPr>
          <w:t>gone</w:t>
        </w:r>
      </w:ins>
      <w:commentRangeEnd w:id="14181"/>
      <w:r w:rsidR="00011687">
        <w:rPr>
          <w:rStyle w:val="CommentReference"/>
          <w:rFonts w:ascii="Cambria" w:hAnsi="Cambria"/>
          <w:sz w:val="28"/>
          <w:szCs w:val="28"/>
        </w:rPr>
        <w:commentReference w:id="14181"/>
      </w:r>
      <w:ins w:id="14182" w:author="Claire S" w:date="2026-05-28T13:10:00Z" w16du:dateUtc="2026-05-28T12:10:00Z">
        <w:r>
          <w:rPr>
            <w:rFonts w:ascii="Cambria" w:hAnsi="Cambria"/>
            <w:sz w:val="28"/>
            <w:szCs w:val="28"/>
          </w:rPr>
          <w:t>.</w:t>
        </w:r>
      </w:ins>
    </w:p>
    <w:p w14:paraId="21F3EA57" w14:textId="77777777" w:rsidR="001D6A85" w:rsidRDefault="001D6A85" w:rsidP="00CD09E9">
      <w:pPr>
        <w:spacing w:line="360" w:lineRule="auto"/>
        <w:contextualSpacing/>
        <w:rPr>
          <w:ins w:id="14183" w:author="Claire S" w:date="2026-05-21T11:13:00Z" w16du:dateUtc="2026-05-21T10:13:00Z"/>
          <w:rFonts w:ascii="Cambria" w:hAnsi="Cambria"/>
          <w:b/>
          <w:bCs/>
          <w:sz w:val="28"/>
          <w:szCs w:val="28"/>
        </w:rPr>
      </w:pPr>
    </w:p>
    <w:p w14:paraId="505853C8" w14:textId="656D0208" w:rsidR="00446C7A" w:rsidRDefault="001D6A85" w:rsidP="00CD09E9">
      <w:pPr>
        <w:spacing w:line="360" w:lineRule="auto"/>
        <w:contextualSpacing/>
        <w:rPr>
          <w:rFonts w:ascii="Cambria" w:hAnsi="Cambria"/>
          <w:b/>
          <w:bCs/>
          <w:sz w:val="28"/>
          <w:szCs w:val="28"/>
        </w:rPr>
      </w:pPr>
      <w:ins w:id="14184" w:author="Claire S" w:date="2026-05-21T11:13:00Z" w16du:dateUtc="2026-05-21T10:13:00Z">
        <w:r>
          <w:rPr>
            <w:rFonts w:ascii="Cambria" w:hAnsi="Cambria"/>
            <w:b/>
            <w:bCs/>
            <w:sz w:val="28"/>
            <w:szCs w:val="28"/>
          </w:rPr>
          <w:t>*</w:t>
        </w:r>
      </w:ins>
    </w:p>
    <w:p w14:paraId="18E8C773" w14:textId="78963259" w:rsidR="00CD09E9" w:rsidRPr="00BF205E" w:rsidRDefault="000D5194" w:rsidP="00CD09E9">
      <w:pPr>
        <w:spacing w:line="360" w:lineRule="auto"/>
        <w:contextualSpacing/>
        <w:rPr>
          <w:rFonts w:ascii="Cambria" w:hAnsi="Cambria"/>
          <w:b/>
          <w:bCs/>
          <w:sz w:val="28"/>
          <w:szCs w:val="28"/>
        </w:rPr>
      </w:pPr>
      <w:ins w:id="14185" w:author="Claire S" w:date="2026-05-21T17:59:00Z" w16du:dateUtc="2026-05-21T16:59:00Z">
        <w:r>
          <w:rPr>
            <w:rFonts w:ascii="Cambria" w:hAnsi="Cambria"/>
            <w:sz w:val="28"/>
            <w:szCs w:val="28"/>
          </w:rPr>
          <w:t>S</w:t>
        </w:r>
      </w:ins>
      <w:del w:id="14186" w:author="Claire S" w:date="2026-05-21T11:13:00Z" w16du:dateUtc="2026-05-21T10:13:00Z">
        <w:r w:rsidR="00CD09E9" w:rsidDel="001D6A85">
          <w:rPr>
            <w:rFonts w:ascii="Cambria" w:hAnsi="Cambria"/>
            <w:sz w:val="28"/>
            <w:szCs w:val="28"/>
          </w:rPr>
          <w:delText>S</w:delText>
        </w:r>
      </w:del>
      <w:r w:rsidR="00CD09E9">
        <w:rPr>
          <w:rFonts w:ascii="Cambria" w:hAnsi="Cambria"/>
          <w:sz w:val="28"/>
          <w:szCs w:val="28"/>
        </w:rPr>
        <w:t xml:space="preserve">tanding in front of </w:t>
      </w:r>
      <w:r w:rsidR="00403C5C">
        <w:rPr>
          <w:rFonts w:ascii="Cambria" w:hAnsi="Cambria"/>
          <w:sz w:val="28"/>
          <w:szCs w:val="28"/>
        </w:rPr>
        <w:t>Ruth Langley’s</w:t>
      </w:r>
      <w:r w:rsidR="008F3FEE">
        <w:rPr>
          <w:rFonts w:ascii="Cambria" w:hAnsi="Cambria"/>
          <w:sz w:val="28"/>
          <w:szCs w:val="28"/>
        </w:rPr>
        <w:t xml:space="preserve"> </w:t>
      </w:r>
      <w:r w:rsidR="00056295">
        <w:rPr>
          <w:rFonts w:ascii="Cambria" w:hAnsi="Cambria"/>
          <w:sz w:val="28"/>
          <w:szCs w:val="28"/>
        </w:rPr>
        <w:t>curving walnut</w:t>
      </w:r>
      <w:r w:rsidR="00CD09E9">
        <w:rPr>
          <w:rFonts w:ascii="Cambria" w:hAnsi="Cambria"/>
          <w:sz w:val="28"/>
          <w:szCs w:val="28"/>
        </w:rPr>
        <w:t xml:space="preserve"> desk, Clara felt like she was back in the headmaster’s room at school </w:t>
      </w:r>
      <w:del w:id="14187" w:author="Daisy Watt" w:date="2026-06-23T07:56:00Z" w16du:dateUtc="2026-06-23T05:56:00Z">
        <w:r w:rsidR="00CD09E9">
          <w:rPr>
            <w:rFonts w:ascii="Cambria" w:hAnsi="Cambria"/>
            <w:sz w:val="28"/>
            <w:szCs w:val="28"/>
          </w:rPr>
          <w:delText>-</w:delText>
        </w:r>
      </w:del>
      <w:ins w:id="14188" w:author="Daisy Watt" w:date="2026-06-23T07:56:00Z" w16du:dateUtc="2026-06-23T05:56:00Z">
        <w:r w:rsidR="00EA64C9">
          <w:rPr>
            <w:rFonts w:ascii="Cambria" w:hAnsi="Cambria"/>
            <w:sz w:val="28"/>
            <w:szCs w:val="28"/>
          </w:rPr>
          <w:t>–</w:t>
        </w:r>
      </w:ins>
      <w:r w:rsidR="00CD09E9">
        <w:rPr>
          <w:rFonts w:ascii="Cambria" w:hAnsi="Cambria"/>
          <w:sz w:val="28"/>
          <w:szCs w:val="28"/>
        </w:rPr>
        <w:t xml:space="preserve"> </w:t>
      </w:r>
      <w:r w:rsidR="00546E35">
        <w:rPr>
          <w:rFonts w:ascii="Cambria" w:hAnsi="Cambria"/>
          <w:sz w:val="28"/>
          <w:szCs w:val="28"/>
        </w:rPr>
        <w:t>except</w:t>
      </w:r>
      <w:r w:rsidR="00CD09E9">
        <w:rPr>
          <w:rFonts w:ascii="Cambria" w:hAnsi="Cambria"/>
          <w:sz w:val="28"/>
          <w:szCs w:val="28"/>
        </w:rPr>
        <w:t xml:space="preserve"> </w:t>
      </w:r>
      <w:r w:rsidR="008F3FEE">
        <w:rPr>
          <w:rFonts w:ascii="Cambria" w:hAnsi="Cambria"/>
          <w:sz w:val="28"/>
          <w:szCs w:val="28"/>
        </w:rPr>
        <w:t>Ruth’s</w:t>
      </w:r>
      <w:r w:rsidR="007F77D5">
        <w:rPr>
          <w:rFonts w:ascii="Cambria" w:hAnsi="Cambria"/>
          <w:sz w:val="28"/>
          <w:szCs w:val="28"/>
        </w:rPr>
        <w:t xml:space="preserve"> office</w:t>
      </w:r>
      <w:r w:rsidR="00B74152">
        <w:rPr>
          <w:rFonts w:ascii="Cambria" w:hAnsi="Cambria"/>
          <w:sz w:val="28"/>
          <w:szCs w:val="28"/>
        </w:rPr>
        <w:t xml:space="preserve"> was </w:t>
      </w:r>
      <w:r w:rsidR="00CD09E9">
        <w:rPr>
          <w:rFonts w:ascii="Cambria" w:hAnsi="Cambria"/>
          <w:sz w:val="28"/>
          <w:szCs w:val="28"/>
        </w:rPr>
        <w:t xml:space="preserve">a thousand times swankier.  </w:t>
      </w:r>
      <w:r w:rsidR="00B74152">
        <w:rPr>
          <w:rFonts w:ascii="Cambria" w:hAnsi="Cambria"/>
          <w:sz w:val="28"/>
          <w:szCs w:val="28"/>
        </w:rPr>
        <w:t>Only</w:t>
      </w:r>
      <w:r w:rsidR="00CD09E9">
        <w:rPr>
          <w:rFonts w:ascii="Cambria" w:hAnsi="Cambria"/>
          <w:sz w:val="28"/>
          <w:szCs w:val="28"/>
        </w:rPr>
        <w:t xml:space="preserve"> the Langley </w:t>
      </w:r>
      <w:del w:id="14189" w:author="Daisy Watt" w:date="2026-06-23T07:56:00Z" w16du:dateUtc="2026-06-23T05:56:00Z">
        <w:r w:rsidR="00CD09E9">
          <w:rPr>
            <w:rFonts w:ascii="Cambria" w:hAnsi="Cambria"/>
            <w:sz w:val="28"/>
            <w:szCs w:val="28"/>
          </w:rPr>
          <w:delText>and</w:delText>
        </w:r>
      </w:del>
      <w:ins w:id="14190" w:author="Daisy Watt" w:date="2026-06-23T07:56:00Z" w16du:dateUtc="2026-06-23T05:56:00Z">
        <w:r w:rsidR="00EA64C9">
          <w:rPr>
            <w:rFonts w:ascii="Cambria" w:hAnsi="Cambria"/>
            <w:sz w:val="28"/>
            <w:szCs w:val="28"/>
          </w:rPr>
          <w:t>&amp;</w:t>
        </w:r>
      </w:ins>
      <w:r w:rsidR="00CD09E9">
        <w:rPr>
          <w:rFonts w:ascii="Cambria" w:hAnsi="Cambria"/>
          <w:sz w:val="28"/>
          <w:szCs w:val="28"/>
        </w:rPr>
        <w:t xml:space="preserve"> Co</w:t>
      </w:r>
      <w:ins w:id="14191" w:author="Daisy Watt" w:date="2026-06-23T07:56:00Z" w16du:dateUtc="2026-06-23T05:56:00Z">
        <w:r w:rsidR="00EA64C9">
          <w:rPr>
            <w:rFonts w:ascii="Cambria" w:hAnsi="Cambria"/>
            <w:sz w:val="28"/>
            <w:szCs w:val="28"/>
          </w:rPr>
          <w:t>.</w:t>
        </w:r>
      </w:ins>
      <w:r w:rsidR="00CD09E9">
        <w:rPr>
          <w:rFonts w:ascii="Cambria" w:hAnsi="Cambria"/>
          <w:sz w:val="28"/>
          <w:szCs w:val="28"/>
        </w:rPr>
        <w:t xml:space="preserve"> elite</w:t>
      </w:r>
      <w:r w:rsidR="00B74152">
        <w:rPr>
          <w:rFonts w:ascii="Cambria" w:hAnsi="Cambria"/>
          <w:sz w:val="28"/>
          <w:szCs w:val="28"/>
        </w:rPr>
        <w:t xml:space="preserve"> met here;</w:t>
      </w:r>
      <w:r w:rsidR="00CD09E9">
        <w:rPr>
          <w:rFonts w:ascii="Cambria" w:hAnsi="Cambria"/>
          <w:sz w:val="28"/>
          <w:szCs w:val="28"/>
        </w:rPr>
        <w:t xml:space="preserve"> someone as lowly as Clara certainly </w:t>
      </w:r>
      <w:r w:rsidR="00546E35">
        <w:rPr>
          <w:rFonts w:ascii="Cambria" w:hAnsi="Cambria"/>
          <w:sz w:val="28"/>
          <w:szCs w:val="28"/>
        </w:rPr>
        <w:t>didn’t get to hang out in</w:t>
      </w:r>
      <w:r w:rsidR="00CD09E9">
        <w:rPr>
          <w:rFonts w:ascii="Cambria" w:hAnsi="Cambria"/>
          <w:sz w:val="28"/>
          <w:szCs w:val="28"/>
        </w:rPr>
        <w:t xml:space="preserve"> the </w:t>
      </w:r>
      <w:del w:id="14192" w:author="Claire S" w:date="2026-07-28T10:37:00Z" w16du:dateUtc="2026-07-28T09:37:00Z">
        <w:r w:rsidR="00CD09E9" w:rsidRPr="008C7823" w:rsidDel="008C7823">
          <w:rPr>
            <w:rFonts w:ascii="Cambria" w:hAnsi="Cambria"/>
            <w:sz w:val="28"/>
            <w:szCs w:val="28"/>
          </w:rPr>
          <w:delText>inner sanctum</w:delText>
        </w:r>
      </w:del>
      <w:ins w:id="14193" w:author="Claire S" w:date="2026-07-28T10:38:00Z" w16du:dateUtc="2026-07-28T09:38:00Z">
        <w:r w:rsidR="00B37EBD">
          <w:rPr>
            <w:rFonts w:ascii="Cambria" w:hAnsi="Cambria"/>
            <w:sz w:val="28"/>
            <w:szCs w:val="28"/>
          </w:rPr>
          <w:t>inner sanctum</w:t>
        </w:r>
      </w:ins>
      <w:r w:rsidR="0009054A" w:rsidRPr="008C7823">
        <w:rPr>
          <w:rFonts w:ascii="Cambria" w:hAnsi="Cambria"/>
          <w:sz w:val="28"/>
          <w:szCs w:val="28"/>
        </w:rPr>
        <w:t>.</w:t>
      </w:r>
      <w:r w:rsidR="0009054A">
        <w:rPr>
          <w:rFonts w:ascii="Cambria" w:hAnsi="Cambria"/>
          <w:sz w:val="28"/>
          <w:szCs w:val="28"/>
        </w:rPr>
        <w:t xml:space="preserve"> T</w:t>
      </w:r>
      <w:r w:rsidR="00546E35">
        <w:rPr>
          <w:rFonts w:ascii="Cambria" w:hAnsi="Cambria"/>
          <w:sz w:val="28"/>
          <w:szCs w:val="28"/>
        </w:rPr>
        <w:t xml:space="preserve">he </w:t>
      </w:r>
      <w:r w:rsidR="00B03535">
        <w:rPr>
          <w:rFonts w:ascii="Cambria" w:hAnsi="Cambria"/>
          <w:sz w:val="28"/>
          <w:szCs w:val="28"/>
        </w:rPr>
        <w:t xml:space="preserve">high and mighty </w:t>
      </w:r>
      <w:r w:rsidR="00CD09E9">
        <w:rPr>
          <w:rFonts w:ascii="Cambria" w:hAnsi="Cambria"/>
          <w:sz w:val="28"/>
          <w:szCs w:val="28"/>
        </w:rPr>
        <w:t xml:space="preserve">Ruth </w:t>
      </w:r>
      <w:r w:rsidR="00B03535">
        <w:rPr>
          <w:rFonts w:ascii="Cambria" w:hAnsi="Cambria"/>
          <w:sz w:val="28"/>
          <w:szCs w:val="28"/>
        </w:rPr>
        <w:t xml:space="preserve">Langley </w:t>
      </w:r>
      <w:r w:rsidR="00512971">
        <w:rPr>
          <w:rFonts w:ascii="Cambria" w:hAnsi="Cambria"/>
          <w:sz w:val="28"/>
          <w:szCs w:val="28"/>
        </w:rPr>
        <w:t xml:space="preserve">was renowned for keeping </w:t>
      </w:r>
      <w:r w:rsidR="00CD09E9">
        <w:rPr>
          <w:rFonts w:ascii="Cambria" w:hAnsi="Cambria"/>
          <w:sz w:val="28"/>
          <w:szCs w:val="28"/>
        </w:rPr>
        <w:t>herself as far from he</w:t>
      </w:r>
      <w:r w:rsidR="00B03535">
        <w:rPr>
          <w:rFonts w:ascii="Cambria" w:hAnsi="Cambria"/>
          <w:sz w:val="28"/>
          <w:szCs w:val="28"/>
        </w:rPr>
        <w:t>r</w:t>
      </w:r>
      <w:r w:rsidR="00CD09E9">
        <w:rPr>
          <w:rFonts w:ascii="Cambria" w:hAnsi="Cambria"/>
          <w:sz w:val="28"/>
          <w:szCs w:val="28"/>
        </w:rPr>
        <w:t xml:space="preserve"> staff as </w:t>
      </w:r>
      <w:r w:rsidR="00B03535">
        <w:rPr>
          <w:rFonts w:ascii="Cambria" w:hAnsi="Cambria"/>
          <w:sz w:val="28"/>
          <w:szCs w:val="28"/>
        </w:rPr>
        <w:t>possible</w:t>
      </w:r>
      <w:r w:rsidR="00512971">
        <w:rPr>
          <w:rFonts w:ascii="Cambria" w:hAnsi="Cambria"/>
          <w:sz w:val="28"/>
          <w:szCs w:val="28"/>
        </w:rPr>
        <w:t>.</w:t>
      </w:r>
    </w:p>
    <w:p w14:paraId="3538565A" w14:textId="254E2AB5" w:rsidR="00CD09E9" w:rsidRPr="004C177F" w:rsidRDefault="00CD09E9" w:rsidP="00CD09E9">
      <w:pPr>
        <w:spacing w:line="360" w:lineRule="auto"/>
        <w:contextualSpacing/>
        <w:rPr>
          <w:rFonts w:ascii="Cambria" w:hAnsi="Cambria"/>
          <w:sz w:val="28"/>
          <w:szCs w:val="28"/>
        </w:rPr>
      </w:pPr>
      <w:r>
        <w:rPr>
          <w:rFonts w:ascii="Cambria" w:hAnsi="Cambria"/>
          <w:sz w:val="28"/>
          <w:szCs w:val="28"/>
        </w:rPr>
        <w:tab/>
      </w:r>
      <w:ins w:id="14194" w:author="Claire S" w:date="2026-05-21T11:14:00Z" w16du:dateUtc="2026-05-21T10:14:00Z">
        <w:r w:rsidR="001D6A85">
          <w:rPr>
            <w:rFonts w:ascii="Cambria" w:hAnsi="Cambria"/>
            <w:sz w:val="28"/>
            <w:szCs w:val="28"/>
          </w:rPr>
          <w:t>T</w:t>
        </w:r>
      </w:ins>
      <w:del w:id="14195" w:author="Claire S" w:date="2026-05-21T11:13:00Z" w16du:dateUtc="2026-05-21T10:13:00Z">
        <w:r w:rsidR="00512971" w:rsidDel="001D6A85">
          <w:rPr>
            <w:rFonts w:ascii="Cambria" w:hAnsi="Cambria"/>
            <w:sz w:val="28"/>
            <w:szCs w:val="28"/>
          </w:rPr>
          <w:delText xml:space="preserve">Waiting to hear what was wanted of her, </w:delText>
        </w:r>
      </w:del>
      <w:del w:id="14196" w:author="Claire S" w:date="2026-05-21T11:14:00Z" w16du:dateUtc="2026-05-21T10:14:00Z">
        <w:r w:rsidR="00512971" w:rsidDel="001D6A85">
          <w:rPr>
            <w:rFonts w:ascii="Cambria" w:hAnsi="Cambria"/>
            <w:sz w:val="28"/>
            <w:szCs w:val="28"/>
          </w:rPr>
          <w:delText>Clara noted t</w:delText>
        </w:r>
      </w:del>
      <w:r>
        <w:rPr>
          <w:rFonts w:ascii="Cambria" w:hAnsi="Cambria"/>
          <w:sz w:val="28"/>
          <w:szCs w:val="28"/>
        </w:rPr>
        <w:t>he cavernous office</w:t>
      </w:r>
      <w:del w:id="14197" w:author="Claire S" w:date="2026-05-18T17:44:00Z" w16du:dateUtc="2026-05-18T16:44:00Z">
        <w:r w:rsidDel="001E3ABA">
          <w:rPr>
            <w:rFonts w:ascii="Cambria" w:hAnsi="Cambria"/>
            <w:sz w:val="28"/>
            <w:szCs w:val="28"/>
          </w:rPr>
          <w:delText xml:space="preserve"> even</w:delText>
        </w:r>
      </w:del>
      <w:r>
        <w:rPr>
          <w:rFonts w:ascii="Cambria" w:hAnsi="Cambria"/>
          <w:sz w:val="28"/>
          <w:szCs w:val="28"/>
        </w:rPr>
        <w:t xml:space="preserve"> smel</w:t>
      </w:r>
      <w:ins w:id="14198" w:author="Daisy Watt" w:date="2026-06-16T17:36:00Z" w16du:dateUtc="2026-06-16T16:36:00Z">
        <w:r w:rsidR="00B50750">
          <w:rPr>
            <w:rFonts w:ascii="Cambria" w:hAnsi="Cambria"/>
            <w:sz w:val="28"/>
            <w:szCs w:val="28"/>
          </w:rPr>
          <w:t>led</w:t>
        </w:r>
      </w:ins>
      <w:del w:id="14199" w:author="Daisy Watt" w:date="2026-06-16T17:36:00Z" w16du:dateUtc="2026-06-16T16:36:00Z">
        <w:r w:rsidDel="00B50750">
          <w:rPr>
            <w:rFonts w:ascii="Cambria" w:hAnsi="Cambria"/>
            <w:sz w:val="28"/>
            <w:szCs w:val="28"/>
          </w:rPr>
          <w:delText>t</w:delText>
        </w:r>
      </w:del>
      <w:r>
        <w:rPr>
          <w:rFonts w:ascii="Cambria" w:hAnsi="Cambria"/>
          <w:sz w:val="28"/>
          <w:szCs w:val="28"/>
        </w:rPr>
        <w:t xml:space="preserve"> </w:t>
      </w:r>
      <w:commentRangeStart w:id="14200"/>
      <w:ins w:id="14201" w:author="Claire S" w:date="2026-05-18T17:44:00Z" w16du:dateUtc="2026-05-18T16:44:00Z">
        <w:r w:rsidR="001E3ABA">
          <w:rPr>
            <w:rFonts w:ascii="Cambria" w:hAnsi="Cambria"/>
            <w:sz w:val="28"/>
            <w:szCs w:val="28"/>
          </w:rPr>
          <w:t xml:space="preserve">as </w:t>
        </w:r>
      </w:ins>
      <w:r>
        <w:rPr>
          <w:rFonts w:ascii="Cambria" w:hAnsi="Cambria"/>
          <w:sz w:val="28"/>
          <w:szCs w:val="28"/>
        </w:rPr>
        <w:t>expensive</w:t>
      </w:r>
      <w:ins w:id="14202" w:author="Claire S" w:date="2026-05-18T17:44:00Z" w16du:dateUtc="2026-05-18T16:44:00Z">
        <w:r w:rsidR="001E3ABA">
          <w:rPr>
            <w:rFonts w:ascii="Cambria" w:hAnsi="Cambria"/>
            <w:sz w:val="28"/>
            <w:szCs w:val="28"/>
          </w:rPr>
          <w:t xml:space="preserve"> as it had last time</w:t>
        </w:r>
      </w:ins>
      <w:r>
        <w:rPr>
          <w:rFonts w:ascii="Cambria" w:hAnsi="Cambria"/>
          <w:sz w:val="28"/>
          <w:szCs w:val="28"/>
        </w:rPr>
        <w:t>,</w:t>
      </w:r>
      <w:commentRangeEnd w:id="14200"/>
      <w:r w:rsidR="0058004E">
        <w:rPr>
          <w:rStyle w:val="CommentReference"/>
          <w:rFonts w:ascii="Cambria" w:hAnsi="Cambria"/>
          <w:sz w:val="28"/>
          <w:szCs w:val="28"/>
        </w:rPr>
        <w:commentReference w:id="14200"/>
      </w:r>
      <w:r>
        <w:rPr>
          <w:rFonts w:ascii="Cambria" w:hAnsi="Cambria"/>
          <w:sz w:val="28"/>
          <w:szCs w:val="28"/>
        </w:rPr>
        <w:t xml:space="preserve"> all </w:t>
      </w:r>
      <w:r w:rsidR="00512971">
        <w:rPr>
          <w:rFonts w:ascii="Cambria" w:hAnsi="Cambria"/>
          <w:sz w:val="28"/>
          <w:szCs w:val="28"/>
        </w:rPr>
        <w:t xml:space="preserve">Jo Malone </w:t>
      </w:r>
      <w:r>
        <w:rPr>
          <w:rFonts w:ascii="Cambria" w:hAnsi="Cambria"/>
          <w:sz w:val="28"/>
          <w:szCs w:val="28"/>
        </w:rPr>
        <w:t xml:space="preserve">candles and </w:t>
      </w:r>
      <w:del w:id="14203" w:author="Claire S" w:date="2026-08-04T12:54:00Z" w16du:dateUtc="2026-08-04T11:54:00Z">
        <w:r w:rsidR="00403C5C" w:rsidDel="005F3A3C">
          <w:rPr>
            <w:rFonts w:ascii="Cambria" w:hAnsi="Cambria"/>
            <w:sz w:val="28"/>
            <w:szCs w:val="28"/>
          </w:rPr>
          <w:delText>Dior</w:delText>
        </w:r>
        <w:r w:rsidR="00331592" w:rsidDel="005F3A3C">
          <w:rPr>
            <w:rFonts w:ascii="Cambria" w:hAnsi="Cambria"/>
            <w:sz w:val="28"/>
            <w:szCs w:val="28"/>
          </w:rPr>
          <w:delText xml:space="preserve"> </w:delText>
        </w:r>
      </w:del>
      <w:ins w:id="14204" w:author="Claire S" w:date="2026-08-04T12:54:00Z" w16du:dateUtc="2026-08-04T11:54:00Z">
        <w:r w:rsidR="005F3A3C">
          <w:rPr>
            <w:rFonts w:ascii="Cambria" w:hAnsi="Cambria"/>
            <w:sz w:val="28"/>
            <w:szCs w:val="28"/>
          </w:rPr>
          <w:t xml:space="preserve">Rituals </w:t>
        </w:r>
      </w:ins>
      <w:r w:rsidR="00512971">
        <w:rPr>
          <w:rFonts w:ascii="Cambria" w:hAnsi="Cambria"/>
          <w:sz w:val="28"/>
          <w:szCs w:val="28"/>
        </w:rPr>
        <w:t>reed</w:t>
      </w:r>
      <w:r w:rsidR="00331592">
        <w:rPr>
          <w:rFonts w:ascii="Cambria" w:hAnsi="Cambria"/>
          <w:sz w:val="28"/>
          <w:szCs w:val="28"/>
        </w:rPr>
        <w:t xml:space="preserve"> diffuser</w:t>
      </w:r>
      <w:r w:rsidR="00512971">
        <w:rPr>
          <w:rFonts w:ascii="Cambria" w:hAnsi="Cambria"/>
          <w:sz w:val="28"/>
          <w:szCs w:val="28"/>
        </w:rPr>
        <w:t>s</w:t>
      </w:r>
      <w:r w:rsidR="00331592">
        <w:rPr>
          <w:rFonts w:ascii="Cambria" w:hAnsi="Cambria"/>
          <w:sz w:val="28"/>
          <w:szCs w:val="28"/>
        </w:rPr>
        <w:t xml:space="preserve">.  </w:t>
      </w:r>
      <w:r w:rsidR="004A28E3">
        <w:rPr>
          <w:rFonts w:ascii="Cambria" w:hAnsi="Cambria"/>
          <w:sz w:val="28"/>
          <w:szCs w:val="28"/>
        </w:rPr>
        <w:t>The room</w:t>
      </w:r>
      <w:r w:rsidR="00331592">
        <w:rPr>
          <w:rFonts w:ascii="Cambria" w:hAnsi="Cambria"/>
          <w:sz w:val="28"/>
          <w:szCs w:val="28"/>
        </w:rPr>
        <w:t xml:space="preserve"> had </w:t>
      </w:r>
      <w:r w:rsidR="002104CD">
        <w:rPr>
          <w:rFonts w:ascii="Cambria" w:hAnsi="Cambria"/>
          <w:sz w:val="28"/>
          <w:szCs w:val="28"/>
        </w:rPr>
        <w:t>shiny parquet</w:t>
      </w:r>
      <w:r>
        <w:rPr>
          <w:rFonts w:ascii="Cambria" w:hAnsi="Cambria"/>
          <w:sz w:val="28"/>
          <w:szCs w:val="28"/>
        </w:rPr>
        <w:t xml:space="preserve"> floor</w:t>
      </w:r>
      <w:ins w:id="14205" w:author="Daisy Watt" w:date="2026-06-23T07:57:00Z" w16du:dateUtc="2026-06-23T05:57:00Z">
        <w:r w:rsidR="00F361DF">
          <w:rPr>
            <w:rFonts w:ascii="Cambria" w:hAnsi="Cambria"/>
            <w:sz w:val="28"/>
            <w:szCs w:val="28"/>
          </w:rPr>
          <w:t>ing</w:t>
        </w:r>
      </w:ins>
      <w:r>
        <w:rPr>
          <w:rFonts w:ascii="Cambria" w:hAnsi="Cambria"/>
          <w:sz w:val="28"/>
          <w:szCs w:val="28"/>
        </w:rPr>
        <w:t xml:space="preserve"> and a huge bookshelf at the back</w:t>
      </w:r>
      <w:ins w:id="14206" w:author="Daisy Watt" w:date="2026-06-23T07:57:00Z" w16du:dateUtc="2026-06-23T05:57:00Z">
        <w:r w:rsidR="00F361DF">
          <w:rPr>
            <w:rFonts w:ascii="Cambria" w:hAnsi="Cambria"/>
            <w:sz w:val="28"/>
            <w:szCs w:val="28"/>
          </w:rPr>
          <w:t>,</w:t>
        </w:r>
      </w:ins>
      <w:r>
        <w:rPr>
          <w:rFonts w:ascii="Cambria" w:hAnsi="Cambria"/>
          <w:sz w:val="28"/>
          <w:szCs w:val="28"/>
        </w:rPr>
        <w:t xml:space="preserve"> boasting every</w:t>
      </w:r>
      <w:r w:rsidR="00512971">
        <w:rPr>
          <w:rFonts w:ascii="Cambria" w:hAnsi="Cambria"/>
          <w:sz w:val="28"/>
          <w:szCs w:val="28"/>
        </w:rPr>
        <w:t xml:space="preserve"> successful</w:t>
      </w:r>
      <w:r>
        <w:rPr>
          <w:rFonts w:ascii="Cambria" w:hAnsi="Cambria"/>
          <w:sz w:val="28"/>
          <w:szCs w:val="28"/>
        </w:rPr>
        <w:t xml:space="preserve"> title Langley &amp; Co</w:t>
      </w:r>
      <w:ins w:id="14207" w:author="Daisy Watt" w:date="2026-06-23T07:58:00Z" w16du:dateUtc="2026-06-23T05:58:00Z">
        <w:r w:rsidR="00F361DF">
          <w:rPr>
            <w:rFonts w:ascii="Cambria" w:hAnsi="Cambria"/>
            <w:sz w:val="28"/>
            <w:szCs w:val="28"/>
          </w:rPr>
          <w:t>.</w:t>
        </w:r>
      </w:ins>
      <w:r>
        <w:rPr>
          <w:rFonts w:ascii="Cambria" w:hAnsi="Cambria"/>
          <w:sz w:val="28"/>
          <w:szCs w:val="28"/>
        </w:rPr>
        <w:t xml:space="preserve"> had ever published</w:t>
      </w:r>
      <w:r w:rsidR="00403C5C">
        <w:rPr>
          <w:rFonts w:ascii="Cambria" w:hAnsi="Cambria"/>
          <w:sz w:val="28"/>
          <w:szCs w:val="28"/>
        </w:rPr>
        <w:t>; in one corner, a</w:t>
      </w:r>
      <w:r>
        <w:rPr>
          <w:rFonts w:ascii="Cambria" w:hAnsi="Cambria"/>
          <w:sz w:val="28"/>
          <w:szCs w:val="28"/>
        </w:rPr>
        <w:t xml:space="preserve"> small bar </w:t>
      </w:r>
      <w:r w:rsidR="00512971">
        <w:rPr>
          <w:rFonts w:ascii="Cambria" w:hAnsi="Cambria"/>
          <w:sz w:val="28"/>
          <w:szCs w:val="28"/>
        </w:rPr>
        <w:t>was positioned</w:t>
      </w:r>
      <w:r>
        <w:rPr>
          <w:rFonts w:ascii="Cambria" w:hAnsi="Cambria"/>
          <w:sz w:val="28"/>
          <w:szCs w:val="28"/>
        </w:rPr>
        <w:t xml:space="preserve">, while on the right-hand wall, a bright pink neon sign </w:t>
      </w:r>
      <w:r w:rsidR="00512971">
        <w:rPr>
          <w:rFonts w:ascii="Cambria" w:hAnsi="Cambria"/>
          <w:sz w:val="28"/>
          <w:szCs w:val="28"/>
        </w:rPr>
        <w:t>declare</w:t>
      </w:r>
      <w:r>
        <w:rPr>
          <w:rFonts w:ascii="Cambria" w:hAnsi="Cambria"/>
          <w:sz w:val="28"/>
          <w:szCs w:val="28"/>
        </w:rPr>
        <w:t xml:space="preserve">d </w:t>
      </w:r>
      <w:del w:id="14208" w:author="Daisy Watt" w:date="2026-06-23T07:58:00Z" w16du:dateUtc="2026-06-23T05:58:00Z">
        <w:r>
          <w:rPr>
            <w:rFonts w:ascii="Cambria" w:hAnsi="Cambria"/>
            <w:sz w:val="28"/>
            <w:szCs w:val="28"/>
          </w:rPr>
          <w:delText>‘</w:delText>
        </w:r>
      </w:del>
      <w:r w:rsidRPr="005D0817">
        <w:rPr>
          <w:rFonts w:ascii="Cambria" w:hAnsi="Cambria"/>
          <w:i/>
          <w:iCs/>
          <w:sz w:val="28"/>
          <w:szCs w:val="28"/>
        </w:rPr>
        <w:t xml:space="preserve">Read or </w:t>
      </w:r>
      <w:r w:rsidR="004A3CB6">
        <w:rPr>
          <w:rFonts w:ascii="Cambria" w:hAnsi="Cambria"/>
          <w:i/>
          <w:iCs/>
          <w:sz w:val="28"/>
          <w:szCs w:val="28"/>
        </w:rPr>
        <w:t>D</w:t>
      </w:r>
      <w:r w:rsidRPr="005D0817">
        <w:rPr>
          <w:rFonts w:ascii="Cambria" w:hAnsi="Cambria"/>
          <w:i/>
          <w:iCs/>
          <w:sz w:val="28"/>
          <w:szCs w:val="28"/>
        </w:rPr>
        <w:t>ie</w:t>
      </w:r>
      <w:del w:id="14209" w:author="Daisy Watt" w:date="2026-06-23T07:58:00Z" w16du:dateUtc="2026-06-23T05:58:00Z">
        <w:r w:rsidRPr="005D0817">
          <w:rPr>
            <w:rFonts w:ascii="Cambria" w:hAnsi="Cambria"/>
            <w:i/>
            <w:iCs/>
            <w:sz w:val="28"/>
            <w:szCs w:val="28"/>
          </w:rPr>
          <w:delText>’</w:delText>
        </w:r>
        <w:r>
          <w:rPr>
            <w:rFonts w:ascii="Cambria" w:hAnsi="Cambria"/>
            <w:i/>
            <w:iCs/>
            <w:sz w:val="28"/>
            <w:szCs w:val="28"/>
          </w:rPr>
          <w:delText>.</w:delText>
        </w:r>
      </w:del>
      <w:ins w:id="14210" w:author="Daisy Watt" w:date="2026-06-23T07:58:00Z" w16du:dateUtc="2026-06-23T05:58:00Z">
        <w:r w:rsidR="00B3745F">
          <w:rPr>
            <w:rFonts w:ascii="Cambria" w:hAnsi="Cambria"/>
            <w:i/>
            <w:iCs/>
            <w:sz w:val="28"/>
            <w:szCs w:val="28"/>
          </w:rPr>
          <w:t>.</w:t>
        </w:r>
      </w:ins>
      <w:r>
        <w:rPr>
          <w:rFonts w:ascii="Cambria" w:hAnsi="Cambria"/>
          <w:i/>
          <w:iCs/>
          <w:sz w:val="28"/>
          <w:szCs w:val="28"/>
        </w:rPr>
        <w:t xml:space="preserve">  </w:t>
      </w:r>
      <w:ins w:id="14211" w:author="Claire S" w:date="2026-05-21T11:25:00Z" w16du:dateUtc="2026-05-21T10:25:00Z">
        <w:r w:rsidR="004C177F" w:rsidRPr="004C177F">
          <w:rPr>
            <w:rFonts w:ascii="Cambria" w:hAnsi="Cambria"/>
            <w:sz w:val="28"/>
            <w:szCs w:val="28"/>
            <w:rPrChange w:id="14212" w:author="Claire S" w:date="2026-05-21T11:25:00Z" w16du:dateUtc="2026-05-21T10:25:00Z">
              <w:rPr>
                <w:rFonts w:ascii="Cambria" w:hAnsi="Cambria"/>
                <w:i/>
                <w:iCs/>
                <w:sz w:val="28"/>
                <w:szCs w:val="28"/>
              </w:rPr>
            </w:rPrChange>
          </w:rPr>
          <w:t>Clara couldn’t imagine ever living in such luxury.</w:t>
        </w:r>
      </w:ins>
    </w:p>
    <w:p w14:paraId="4D5590CA" w14:textId="10E75D5C" w:rsidR="00CD09E9" w:rsidRDefault="00CD09E9" w:rsidP="00CD09E9">
      <w:pPr>
        <w:spacing w:line="360" w:lineRule="auto"/>
        <w:ind w:firstLine="720"/>
        <w:contextualSpacing/>
        <w:rPr>
          <w:rFonts w:ascii="Cambria" w:hAnsi="Cambria"/>
          <w:sz w:val="28"/>
          <w:szCs w:val="28"/>
        </w:rPr>
      </w:pPr>
      <w:r>
        <w:rPr>
          <w:rFonts w:ascii="Cambria" w:hAnsi="Cambria"/>
          <w:sz w:val="28"/>
          <w:szCs w:val="28"/>
        </w:rPr>
        <w:t xml:space="preserve">‘It’s </w:t>
      </w:r>
      <w:r w:rsidR="0005776C">
        <w:rPr>
          <w:rFonts w:ascii="Cambria" w:hAnsi="Cambria"/>
          <w:sz w:val="28"/>
          <w:szCs w:val="28"/>
        </w:rPr>
        <w:t>by</w:t>
      </w:r>
      <w:r w:rsidR="004A3CB6">
        <w:rPr>
          <w:rFonts w:ascii="Cambria" w:hAnsi="Cambria"/>
          <w:sz w:val="28"/>
          <w:szCs w:val="28"/>
        </w:rPr>
        <w:t xml:space="preserve"> </w:t>
      </w:r>
      <w:r>
        <w:rPr>
          <w:rFonts w:ascii="Cambria" w:hAnsi="Cambria"/>
          <w:sz w:val="28"/>
          <w:szCs w:val="28"/>
        </w:rPr>
        <w:t>Trac</w:t>
      </w:r>
      <w:r w:rsidR="004A3CB6">
        <w:rPr>
          <w:rFonts w:ascii="Cambria" w:hAnsi="Cambria"/>
          <w:sz w:val="28"/>
          <w:szCs w:val="28"/>
        </w:rPr>
        <w:t>e</w:t>
      </w:r>
      <w:r>
        <w:rPr>
          <w:rFonts w:ascii="Cambria" w:hAnsi="Cambria"/>
          <w:sz w:val="28"/>
          <w:szCs w:val="28"/>
        </w:rPr>
        <w:t xml:space="preserve">y Emin,’ Ruth Langley </w:t>
      </w:r>
      <w:ins w:id="14213" w:author="Daisy Watt" w:date="2026-06-23T08:00:00Z" w16du:dateUtc="2026-06-23T06:00:00Z">
        <w:r w:rsidR="007D5F14">
          <w:rPr>
            <w:rFonts w:ascii="Cambria" w:hAnsi="Cambria"/>
            <w:sz w:val="28"/>
            <w:szCs w:val="28"/>
          </w:rPr>
          <w:t xml:space="preserve">said, </w:t>
        </w:r>
      </w:ins>
      <w:r>
        <w:rPr>
          <w:rFonts w:ascii="Cambria" w:hAnsi="Cambria"/>
          <w:sz w:val="28"/>
          <w:szCs w:val="28"/>
        </w:rPr>
        <w:t>follow</w:t>
      </w:r>
      <w:ins w:id="14214" w:author="Daisy Watt" w:date="2026-06-23T08:00:00Z" w16du:dateUtc="2026-06-23T06:00:00Z">
        <w:r w:rsidR="007D5F14">
          <w:rPr>
            <w:rFonts w:ascii="Cambria" w:hAnsi="Cambria"/>
            <w:sz w:val="28"/>
            <w:szCs w:val="28"/>
          </w:rPr>
          <w:t>ing</w:t>
        </w:r>
      </w:ins>
      <w:del w:id="14215" w:author="Daisy Watt" w:date="2026-06-23T08:00:00Z" w16du:dateUtc="2026-06-23T06:00:00Z">
        <w:r w:rsidDel="007D5F14">
          <w:rPr>
            <w:rFonts w:ascii="Cambria" w:hAnsi="Cambria"/>
            <w:sz w:val="28"/>
            <w:szCs w:val="28"/>
          </w:rPr>
          <w:delText>ed</w:delText>
        </w:r>
      </w:del>
      <w:r>
        <w:rPr>
          <w:rFonts w:ascii="Cambria" w:hAnsi="Cambria"/>
          <w:sz w:val="28"/>
          <w:szCs w:val="28"/>
        </w:rPr>
        <w:t xml:space="preserve"> Clara’s gaze. ‘She </w:t>
      </w:r>
      <w:r w:rsidR="000F1025">
        <w:rPr>
          <w:rFonts w:ascii="Cambria" w:hAnsi="Cambria"/>
          <w:sz w:val="28"/>
          <w:szCs w:val="28"/>
        </w:rPr>
        <w:t>gifted it to me on</w:t>
      </w:r>
      <w:r>
        <w:rPr>
          <w:rFonts w:ascii="Cambria" w:hAnsi="Cambria"/>
          <w:sz w:val="28"/>
          <w:szCs w:val="28"/>
        </w:rPr>
        <w:t xml:space="preserve"> my fortieth.</w:t>
      </w:r>
      <w:ins w:id="14216" w:author="Claire S" w:date="2026-05-28T09:02:00Z" w16du:dateUtc="2026-05-28T08:02:00Z">
        <w:r w:rsidR="00B57104">
          <w:rPr>
            <w:rFonts w:ascii="Cambria" w:hAnsi="Cambria"/>
            <w:sz w:val="28"/>
            <w:szCs w:val="28"/>
          </w:rPr>
          <w:t xml:space="preserve"> Do you like her work?</w:t>
        </w:r>
      </w:ins>
      <w:r>
        <w:rPr>
          <w:rFonts w:ascii="Cambria" w:hAnsi="Cambria"/>
          <w:sz w:val="28"/>
          <w:szCs w:val="28"/>
        </w:rPr>
        <w:t>’</w:t>
      </w:r>
    </w:p>
    <w:p w14:paraId="13480776" w14:textId="393FB7DB" w:rsidR="00CA3878" w:rsidRDefault="000F1025" w:rsidP="00E0504E">
      <w:pPr>
        <w:spacing w:line="360" w:lineRule="auto"/>
        <w:ind w:firstLine="720"/>
        <w:contextualSpacing/>
        <w:rPr>
          <w:ins w:id="14217" w:author="Claire S" w:date="2026-05-28T11:41:00Z" w16du:dateUtc="2026-05-28T10:41:00Z"/>
          <w:rFonts w:ascii="Cambria" w:hAnsi="Cambria"/>
          <w:sz w:val="28"/>
          <w:szCs w:val="28"/>
        </w:rPr>
      </w:pPr>
      <w:r>
        <w:rPr>
          <w:rFonts w:ascii="Cambria" w:hAnsi="Cambria"/>
          <w:sz w:val="28"/>
          <w:szCs w:val="28"/>
        </w:rPr>
        <w:t>‘</w:t>
      </w:r>
      <w:ins w:id="14218" w:author="Claire S" w:date="2026-05-28T09:02:00Z" w16du:dateUtc="2026-05-28T08:02:00Z">
        <w:r w:rsidR="00B57104">
          <w:rPr>
            <w:rFonts w:ascii="Cambria" w:hAnsi="Cambria"/>
            <w:sz w:val="28"/>
            <w:szCs w:val="28"/>
          </w:rPr>
          <w:t>It’s l</w:t>
        </w:r>
      </w:ins>
      <w:del w:id="14219" w:author="Claire S" w:date="2026-05-28T09:02:00Z" w16du:dateUtc="2026-05-28T08:02:00Z">
        <w:r w:rsidDel="00B57104">
          <w:rPr>
            <w:rFonts w:ascii="Cambria" w:hAnsi="Cambria"/>
            <w:sz w:val="28"/>
            <w:szCs w:val="28"/>
          </w:rPr>
          <w:delText>L</w:delText>
        </w:r>
      </w:del>
      <w:r>
        <w:rPr>
          <w:rFonts w:ascii="Cambria" w:hAnsi="Cambria"/>
          <w:sz w:val="28"/>
          <w:szCs w:val="28"/>
        </w:rPr>
        <w:t xml:space="preserve">ovely,’ </w:t>
      </w:r>
      <w:del w:id="14220" w:author="Claire S" w:date="2026-06-05T08:45:00Z" w16du:dateUtc="2026-06-05T07:45:00Z">
        <w:r w:rsidDel="002C5184">
          <w:rPr>
            <w:rFonts w:ascii="Cambria" w:hAnsi="Cambria"/>
            <w:sz w:val="28"/>
            <w:szCs w:val="28"/>
          </w:rPr>
          <w:delText xml:space="preserve">said </w:delText>
        </w:r>
      </w:del>
      <w:r>
        <w:rPr>
          <w:rFonts w:ascii="Cambria" w:hAnsi="Cambria"/>
          <w:sz w:val="28"/>
          <w:szCs w:val="28"/>
        </w:rPr>
        <w:t>Clara</w:t>
      </w:r>
      <w:del w:id="14221" w:author="Claire S" w:date="2026-06-05T08:45:00Z" w16du:dateUtc="2026-06-05T07:45:00Z">
        <w:r w:rsidDel="002C5184">
          <w:rPr>
            <w:rFonts w:ascii="Cambria" w:hAnsi="Cambria"/>
            <w:sz w:val="28"/>
            <w:szCs w:val="28"/>
          </w:rPr>
          <w:delText xml:space="preserve"> </w:delText>
        </w:r>
      </w:del>
      <w:del w:id="14222" w:author="Claire S" w:date="2026-06-04T16:32:00Z" w16du:dateUtc="2026-06-04T15:32:00Z">
        <w:r>
          <w:rPr>
            <w:rFonts w:ascii="Cambria" w:hAnsi="Cambria"/>
            <w:sz w:val="28"/>
            <w:szCs w:val="28"/>
          </w:rPr>
          <w:delText>helplessly</w:delText>
        </w:r>
      </w:del>
      <w:ins w:id="14223" w:author="Claire S" w:date="2026-06-05T08:45:00Z" w16du:dateUtc="2026-06-05T07:45:00Z">
        <w:r w:rsidR="002C5184">
          <w:rPr>
            <w:rFonts w:ascii="Cambria" w:hAnsi="Cambria"/>
            <w:sz w:val="28"/>
            <w:szCs w:val="28"/>
          </w:rPr>
          <w:t xml:space="preserve"> lied;</w:t>
        </w:r>
      </w:ins>
      <w:ins w:id="14224" w:author="Claire S" w:date="2026-06-04T15:51:00Z" w16du:dateUtc="2026-06-04T14:51:00Z">
        <w:r w:rsidR="00976504">
          <w:rPr>
            <w:rFonts w:ascii="Cambria" w:hAnsi="Cambria"/>
            <w:sz w:val="28"/>
            <w:szCs w:val="28"/>
          </w:rPr>
          <w:t xml:space="preserve"> she </w:t>
        </w:r>
      </w:ins>
      <w:ins w:id="14225" w:author="Claire S" w:date="2026-06-05T08:46:00Z" w16du:dateUtc="2026-06-05T07:46:00Z">
        <w:r w:rsidR="002C5184">
          <w:rPr>
            <w:rFonts w:ascii="Cambria" w:hAnsi="Cambria"/>
            <w:sz w:val="28"/>
            <w:szCs w:val="28"/>
          </w:rPr>
          <w:t>hated it</w:t>
        </w:r>
      </w:ins>
      <w:r>
        <w:rPr>
          <w:rFonts w:ascii="Cambria" w:hAnsi="Cambria"/>
          <w:sz w:val="28"/>
          <w:szCs w:val="28"/>
        </w:rPr>
        <w:t xml:space="preserve">. </w:t>
      </w:r>
      <w:ins w:id="14226" w:author="Claire S" w:date="2026-06-05T08:46:00Z" w16du:dateUtc="2026-06-05T07:46:00Z">
        <w:r w:rsidR="002C5184">
          <w:rPr>
            <w:rFonts w:ascii="Cambria" w:hAnsi="Cambria"/>
            <w:sz w:val="28"/>
            <w:szCs w:val="28"/>
          </w:rPr>
          <w:t>Oh God, s</w:t>
        </w:r>
      </w:ins>
      <w:del w:id="14227" w:author="Claire S" w:date="2026-06-05T08:46:00Z" w16du:dateUtc="2026-06-05T07:46:00Z">
        <w:r w:rsidDel="002C5184">
          <w:rPr>
            <w:rFonts w:ascii="Cambria" w:hAnsi="Cambria"/>
            <w:sz w:val="28"/>
            <w:szCs w:val="28"/>
          </w:rPr>
          <w:delText>S</w:delText>
        </w:r>
      </w:del>
      <w:r>
        <w:rPr>
          <w:rFonts w:ascii="Cambria" w:hAnsi="Cambria"/>
          <w:sz w:val="28"/>
          <w:szCs w:val="28"/>
        </w:rPr>
        <w:t>he really must get a grip</w:t>
      </w:r>
      <w:r w:rsidR="00331592">
        <w:rPr>
          <w:rFonts w:ascii="Cambria" w:hAnsi="Cambria"/>
          <w:sz w:val="28"/>
          <w:szCs w:val="28"/>
        </w:rPr>
        <w:t>,</w:t>
      </w:r>
      <w:r w:rsidR="00B03535">
        <w:rPr>
          <w:rFonts w:ascii="Cambria" w:hAnsi="Cambria"/>
          <w:sz w:val="28"/>
          <w:szCs w:val="28"/>
        </w:rPr>
        <w:t xml:space="preserve"> </w:t>
      </w:r>
      <w:ins w:id="14228" w:author="Claire S" w:date="2026-05-21T11:25:00Z" w16du:dateUtc="2026-05-21T10:25:00Z">
        <w:r w:rsidR="004C177F">
          <w:rPr>
            <w:rFonts w:ascii="Cambria" w:hAnsi="Cambria"/>
            <w:sz w:val="28"/>
            <w:szCs w:val="28"/>
          </w:rPr>
          <w:t>but she was rattled to the bone</w:t>
        </w:r>
      </w:ins>
      <w:ins w:id="14229" w:author="Daisy Watt" w:date="2026-06-23T08:01:00Z" w16du:dateUtc="2026-06-23T06:01:00Z">
        <w:r w:rsidR="00297BEA">
          <w:rPr>
            <w:rFonts w:ascii="Cambria" w:hAnsi="Cambria"/>
            <w:sz w:val="28"/>
            <w:szCs w:val="28"/>
          </w:rPr>
          <w:t xml:space="preserve"> over Violet</w:t>
        </w:r>
      </w:ins>
      <w:ins w:id="14230" w:author="Claire S" w:date="2026-05-21T11:25:00Z" w16du:dateUtc="2026-05-21T10:25:00Z">
        <w:del w:id="14231" w:author="Daisy Watt" w:date="2026-06-23T08:00:00Z" w16du:dateUtc="2026-06-23T06:00:00Z">
          <w:r w:rsidR="004C177F">
            <w:rPr>
              <w:rFonts w:ascii="Cambria" w:hAnsi="Cambria"/>
              <w:sz w:val="28"/>
              <w:szCs w:val="28"/>
            </w:rPr>
            <w:delText>; waiting for confirmation her best friend at work was dead</w:delText>
          </w:r>
        </w:del>
        <w:r w:rsidR="004C177F">
          <w:rPr>
            <w:rFonts w:ascii="Cambria" w:hAnsi="Cambria"/>
            <w:sz w:val="28"/>
            <w:szCs w:val="28"/>
          </w:rPr>
          <w:t>.</w:t>
        </w:r>
      </w:ins>
      <w:del w:id="14232" w:author="Claire S" w:date="2026-05-21T11:25:00Z" w16du:dateUtc="2026-05-21T10:25:00Z">
        <w:r w:rsidR="00B03535" w:rsidDel="004C177F">
          <w:rPr>
            <w:rFonts w:ascii="Cambria" w:hAnsi="Cambria"/>
            <w:sz w:val="28"/>
            <w:szCs w:val="28"/>
          </w:rPr>
          <w:delText>or she’d never get ahead in this game</w:delText>
        </w:r>
        <w:r w:rsidDel="004C177F">
          <w:rPr>
            <w:rFonts w:ascii="Cambria" w:hAnsi="Cambria"/>
            <w:sz w:val="28"/>
            <w:szCs w:val="28"/>
          </w:rPr>
          <w:delText xml:space="preserve">. </w:delText>
        </w:r>
      </w:del>
      <w:del w:id="14233" w:author="Claire S" w:date="2026-05-21T11:16:00Z" w16du:dateUtc="2026-05-21T10:16:00Z">
        <w:r w:rsidDel="00E56150">
          <w:rPr>
            <w:rFonts w:ascii="Cambria" w:hAnsi="Cambria"/>
            <w:sz w:val="28"/>
            <w:szCs w:val="28"/>
          </w:rPr>
          <w:delText>‘So what can I do for you, Ms Langley?’</w:delText>
        </w:r>
      </w:del>
      <w:ins w:id="14234" w:author="Claire S" w:date="2026-05-21T11:40:00Z" w16du:dateUtc="2026-05-21T10:40:00Z">
        <w:r w:rsidR="00236901">
          <w:rPr>
            <w:rFonts w:ascii="Cambria" w:hAnsi="Cambria"/>
            <w:sz w:val="28"/>
            <w:szCs w:val="28"/>
          </w:rPr>
          <w:t xml:space="preserve"> </w:t>
        </w:r>
      </w:ins>
      <w:ins w:id="14235" w:author="Claire S" w:date="2026-05-28T13:10:00Z" w16du:dateUtc="2026-05-28T12:10:00Z">
        <w:r w:rsidR="00866A08">
          <w:rPr>
            <w:rFonts w:ascii="Cambria" w:hAnsi="Cambria"/>
            <w:sz w:val="28"/>
            <w:szCs w:val="28"/>
          </w:rPr>
          <w:t>What d</w:t>
        </w:r>
      </w:ins>
      <w:ins w:id="14236" w:author="Claire S" w:date="2026-05-22T14:59:00Z" w16du:dateUtc="2026-05-22T13:59:00Z">
        <w:r w:rsidR="00CB506C">
          <w:rPr>
            <w:rFonts w:ascii="Cambria" w:hAnsi="Cambria"/>
            <w:sz w:val="28"/>
            <w:szCs w:val="28"/>
          </w:rPr>
          <w:t xml:space="preserve">id Ruth know?  </w:t>
        </w:r>
      </w:ins>
    </w:p>
    <w:p w14:paraId="53A2D189" w14:textId="7823DA65" w:rsidR="000F1025" w:rsidDel="00236901" w:rsidRDefault="000F1025" w:rsidP="00CD09E9">
      <w:pPr>
        <w:spacing w:line="360" w:lineRule="auto"/>
        <w:ind w:firstLine="720"/>
        <w:contextualSpacing/>
        <w:rPr>
          <w:del w:id="14237" w:author="Claire S" w:date="2026-05-21T11:40:00Z" w16du:dateUtc="2026-05-21T10:40:00Z"/>
          <w:rFonts w:ascii="Cambria" w:hAnsi="Cambria"/>
          <w:sz w:val="28"/>
          <w:szCs w:val="28"/>
        </w:rPr>
      </w:pPr>
    </w:p>
    <w:p w14:paraId="1D52A02D" w14:textId="0289086F" w:rsidR="002F6523" w:rsidDel="00236901" w:rsidRDefault="002F6523">
      <w:pPr>
        <w:spacing w:line="360" w:lineRule="auto"/>
        <w:contextualSpacing/>
        <w:rPr>
          <w:del w:id="14238" w:author="Claire S" w:date="2026-05-21T11:40:00Z" w16du:dateUtc="2026-05-21T10:40:00Z"/>
          <w:rFonts w:ascii="Cambria" w:hAnsi="Cambria"/>
          <w:sz w:val="28"/>
          <w:szCs w:val="28"/>
        </w:rPr>
        <w:pPrChange w:id="14239" w:author="Claire S" w:date="2026-05-21T11:40:00Z" w16du:dateUtc="2026-05-21T10:40:00Z">
          <w:pPr>
            <w:spacing w:line="360" w:lineRule="auto"/>
            <w:ind w:firstLine="720"/>
            <w:contextualSpacing/>
          </w:pPr>
        </w:pPrChange>
      </w:pPr>
      <w:del w:id="14240" w:author="Claire S" w:date="2026-05-21T11:40:00Z" w16du:dateUtc="2026-05-21T10:40:00Z">
        <w:r w:rsidDel="00236901">
          <w:rPr>
            <w:rFonts w:ascii="Cambria" w:hAnsi="Cambria"/>
            <w:sz w:val="28"/>
            <w:szCs w:val="28"/>
          </w:rPr>
          <w:delText xml:space="preserve">‘Maude,’ Ruth barked into the </w:delText>
        </w:r>
        <w:r w:rsidR="00B03535" w:rsidDel="00236901">
          <w:rPr>
            <w:rFonts w:ascii="Cambria" w:hAnsi="Cambria"/>
            <w:sz w:val="28"/>
            <w:szCs w:val="28"/>
          </w:rPr>
          <w:delText>intercom</w:delText>
        </w:r>
        <w:r w:rsidDel="00236901">
          <w:rPr>
            <w:rFonts w:ascii="Cambria" w:hAnsi="Cambria"/>
            <w:sz w:val="28"/>
            <w:szCs w:val="28"/>
          </w:rPr>
          <w:delText xml:space="preserve"> on her desk. ‘Hurry up.’</w:delText>
        </w:r>
      </w:del>
    </w:p>
    <w:p w14:paraId="0A744DE9" w14:textId="5F0C3534" w:rsidR="00D04B2B" w:rsidDel="00E0504E" w:rsidRDefault="002F6523" w:rsidP="00236901">
      <w:pPr>
        <w:spacing w:line="360" w:lineRule="auto"/>
        <w:ind w:firstLine="720"/>
        <w:contextualSpacing/>
        <w:rPr>
          <w:del w:id="14241" w:author="Claire S" w:date="2026-05-28T11:43:00Z" w16du:dateUtc="2026-05-28T10:43:00Z"/>
          <w:rFonts w:ascii="Cambria" w:hAnsi="Cambria"/>
          <w:sz w:val="28"/>
          <w:szCs w:val="28"/>
        </w:rPr>
      </w:pPr>
      <w:del w:id="14242" w:author="Claire S" w:date="2026-05-21T11:17:00Z" w16du:dateUtc="2026-05-21T10:17:00Z">
        <w:r w:rsidDel="0015428D">
          <w:rPr>
            <w:rFonts w:ascii="Cambria" w:hAnsi="Cambria"/>
            <w:sz w:val="28"/>
            <w:szCs w:val="28"/>
          </w:rPr>
          <w:delText>There was a</w:delText>
        </w:r>
      </w:del>
      <w:del w:id="14243" w:author="Claire S" w:date="2026-05-28T11:43:00Z" w16du:dateUtc="2026-05-28T10:43:00Z">
        <w:r w:rsidR="00A44092" w:rsidDel="00E0504E">
          <w:rPr>
            <w:rFonts w:ascii="Cambria" w:hAnsi="Cambria"/>
            <w:sz w:val="28"/>
            <w:szCs w:val="28"/>
          </w:rPr>
          <w:delText xml:space="preserve"> faint</w:delText>
        </w:r>
        <w:r w:rsidDel="00E0504E">
          <w:rPr>
            <w:rFonts w:ascii="Cambria" w:hAnsi="Cambria"/>
            <w:sz w:val="28"/>
            <w:szCs w:val="28"/>
          </w:rPr>
          <w:delText xml:space="preserve"> whooshing </w:delText>
        </w:r>
      </w:del>
      <w:del w:id="14244" w:author="Claire S" w:date="2026-05-21T11:17:00Z" w16du:dateUtc="2026-05-21T10:17:00Z">
        <w:r w:rsidDel="0015428D">
          <w:rPr>
            <w:rFonts w:ascii="Cambria" w:hAnsi="Cambria"/>
            <w:sz w:val="28"/>
            <w:szCs w:val="28"/>
          </w:rPr>
          <w:delText>and</w:delText>
        </w:r>
      </w:del>
      <w:del w:id="14245" w:author="Claire S" w:date="2026-05-28T11:43:00Z" w16du:dateUtc="2026-05-28T10:43:00Z">
        <w:r w:rsidDel="00E0504E">
          <w:rPr>
            <w:rFonts w:ascii="Cambria" w:hAnsi="Cambria"/>
            <w:sz w:val="28"/>
            <w:szCs w:val="28"/>
          </w:rPr>
          <w:delText xml:space="preserve"> a loud ding</w:delText>
        </w:r>
        <w:r w:rsidR="00B03535" w:rsidDel="00E0504E">
          <w:rPr>
            <w:rFonts w:ascii="Cambria" w:hAnsi="Cambria"/>
            <w:sz w:val="28"/>
            <w:szCs w:val="28"/>
          </w:rPr>
          <w:delText>ing noise,</w:delText>
        </w:r>
        <w:r w:rsidDel="00E0504E">
          <w:rPr>
            <w:rFonts w:ascii="Cambria" w:hAnsi="Cambria"/>
            <w:sz w:val="28"/>
            <w:szCs w:val="28"/>
          </w:rPr>
          <w:delText xml:space="preserve"> and two doors at the back of the room opened</w:delText>
        </w:r>
        <w:r w:rsidR="0005776C" w:rsidDel="00E0504E">
          <w:rPr>
            <w:rFonts w:ascii="Cambria" w:hAnsi="Cambria"/>
            <w:sz w:val="28"/>
            <w:szCs w:val="28"/>
          </w:rPr>
          <w:delText>.  A</w:delText>
        </w:r>
        <w:r w:rsidDel="00E0504E">
          <w:rPr>
            <w:rFonts w:ascii="Cambria" w:hAnsi="Cambria"/>
            <w:sz w:val="28"/>
            <w:szCs w:val="28"/>
          </w:rPr>
          <w:delText xml:space="preserve">n </w:delText>
        </w:r>
        <w:r w:rsidRPr="005D0817" w:rsidDel="00E0504E">
          <w:rPr>
            <w:rFonts w:ascii="Cambria" w:hAnsi="Cambria"/>
            <w:sz w:val="28"/>
            <w:szCs w:val="28"/>
          </w:rPr>
          <w:delText xml:space="preserve">actual lift </w:delText>
        </w:r>
        <w:r w:rsidR="00B03535" w:rsidDel="00E0504E">
          <w:rPr>
            <w:rFonts w:ascii="Cambria" w:hAnsi="Cambria"/>
            <w:sz w:val="28"/>
            <w:szCs w:val="28"/>
          </w:rPr>
          <w:delText>in</w:delText>
        </w:r>
        <w:r w:rsidRPr="005D0817" w:rsidDel="00E0504E">
          <w:rPr>
            <w:rFonts w:ascii="Cambria" w:hAnsi="Cambria"/>
            <w:sz w:val="28"/>
            <w:szCs w:val="28"/>
          </w:rPr>
          <w:delText xml:space="preserve"> </w:delText>
        </w:r>
        <w:r w:rsidDel="00E0504E">
          <w:rPr>
            <w:rFonts w:ascii="Cambria" w:hAnsi="Cambria"/>
            <w:sz w:val="28"/>
            <w:szCs w:val="28"/>
          </w:rPr>
          <w:delText xml:space="preserve">Ruth’s </w:delText>
        </w:r>
        <w:r w:rsidRPr="005D0817" w:rsidDel="00E0504E">
          <w:rPr>
            <w:rFonts w:ascii="Cambria" w:hAnsi="Cambria"/>
            <w:sz w:val="28"/>
            <w:szCs w:val="28"/>
          </w:rPr>
          <w:delText>office</w:delText>
        </w:r>
        <w:r w:rsidDel="00E0504E">
          <w:rPr>
            <w:rFonts w:ascii="Cambria" w:hAnsi="Cambria"/>
            <w:sz w:val="28"/>
            <w:szCs w:val="28"/>
          </w:rPr>
          <w:delText>,</w:delText>
        </w:r>
        <w:r w:rsidRPr="005D0817" w:rsidDel="00E0504E">
          <w:rPr>
            <w:rFonts w:ascii="Cambria" w:hAnsi="Cambria"/>
            <w:sz w:val="28"/>
            <w:szCs w:val="28"/>
          </w:rPr>
          <w:delText xml:space="preserve"> behind another glass wal</w:delText>
        </w:r>
        <w:r w:rsidR="0005776C" w:rsidDel="00E0504E">
          <w:rPr>
            <w:rFonts w:ascii="Cambria" w:hAnsi="Cambria"/>
            <w:sz w:val="28"/>
            <w:szCs w:val="28"/>
          </w:rPr>
          <w:delText>l -</w:delText>
        </w:r>
        <w:r w:rsidR="00B03535" w:rsidDel="00E0504E">
          <w:rPr>
            <w:rFonts w:ascii="Cambria" w:hAnsi="Cambria"/>
            <w:sz w:val="28"/>
            <w:szCs w:val="28"/>
          </w:rPr>
          <w:delText xml:space="preserve"> </w:delText>
        </w:r>
        <w:r w:rsidR="0005776C" w:rsidDel="00E0504E">
          <w:rPr>
            <w:rFonts w:ascii="Cambria" w:hAnsi="Cambria"/>
            <w:sz w:val="28"/>
            <w:szCs w:val="28"/>
          </w:rPr>
          <w:delText>t</w:delText>
        </w:r>
        <w:r w:rsidDel="00E0504E">
          <w:rPr>
            <w:rFonts w:ascii="Cambria" w:hAnsi="Cambria"/>
            <w:sz w:val="28"/>
            <w:szCs w:val="28"/>
          </w:rPr>
          <w:delText>he</w:delText>
        </w:r>
        <w:r w:rsidRPr="005D0817" w:rsidDel="00E0504E">
          <w:rPr>
            <w:rFonts w:ascii="Cambria" w:hAnsi="Cambria"/>
            <w:sz w:val="28"/>
            <w:szCs w:val="28"/>
          </w:rPr>
          <w:delText xml:space="preserve"> private </w:delText>
        </w:r>
        <w:r w:rsidR="00B03535" w:rsidDel="00E0504E">
          <w:rPr>
            <w:rFonts w:ascii="Cambria" w:hAnsi="Cambria"/>
            <w:sz w:val="28"/>
            <w:szCs w:val="28"/>
          </w:rPr>
          <w:delText>lift</w:delText>
        </w:r>
        <w:r w:rsidDel="00E0504E">
          <w:rPr>
            <w:rFonts w:ascii="Cambria" w:hAnsi="Cambria"/>
            <w:sz w:val="28"/>
            <w:szCs w:val="28"/>
          </w:rPr>
          <w:delText>,</w:delText>
        </w:r>
        <w:r w:rsidRPr="005D0817" w:rsidDel="00E0504E">
          <w:rPr>
            <w:rFonts w:ascii="Cambria" w:hAnsi="Cambria"/>
            <w:sz w:val="28"/>
            <w:szCs w:val="28"/>
          </w:rPr>
          <w:delText xml:space="preserve"> Clara presumed</w:delText>
        </w:r>
        <w:r w:rsidR="0005776C" w:rsidDel="00E0504E">
          <w:rPr>
            <w:rFonts w:ascii="Cambria" w:hAnsi="Cambria"/>
            <w:sz w:val="28"/>
            <w:szCs w:val="28"/>
          </w:rPr>
          <w:delText>.</w:delText>
        </w:r>
        <w:r w:rsidR="00A44092" w:rsidDel="00E0504E">
          <w:rPr>
            <w:rFonts w:ascii="Cambria" w:hAnsi="Cambria"/>
            <w:sz w:val="28"/>
            <w:szCs w:val="28"/>
          </w:rPr>
          <w:delText xml:space="preserve"> </w:delText>
        </w:r>
        <w:r w:rsidR="008A39D1" w:rsidDel="00E0504E">
          <w:rPr>
            <w:rFonts w:ascii="Cambria" w:hAnsi="Cambria"/>
            <w:sz w:val="28"/>
            <w:szCs w:val="28"/>
          </w:rPr>
          <w:delText xml:space="preserve">As she stared in awe, </w:delText>
        </w:r>
      </w:del>
      <w:del w:id="14246" w:author="Claire S" w:date="2026-05-22T14:59:00Z" w16du:dateUtc="2026-05-22T13:59:00Z">
        <w:r w:rsidR="00A44092" w:rsidDel="00CB506C">
          <w:rPr>
            <w:rFonts w:ascii="Cambria" w:hAnsi="Cambria"/>
            <w:sz w:val="28"/>
            <w:szCs w:val="28"/>
          </w:rPr>
          <w:delText>Ruth’s assistant</w:delText>
        </w:r>
        <w:r w:rsidDel="00CB506C">
          <w:rPr>
            <w:rFonts w:ascii="Cambria" w:hAnsi="Cambria"/>
            <w:sz w:val="28"/>
            <w:szCs w:val="28"/>
          </w:rPr>
          <w:delText xml:space="preserve"> </w:delText>
        </w:r>
      </w:del>
      <w:del w:id="14247" w:author="Claire S" w:date="2026-05-28T11:43:00Z" w16du:dateUtc="2026-05-28T10:43:00Z">
        <w:r w:rsidR="00CD09E9" w:rsidDel="00E0504E">
          <w:rPr>
            <w:rFonts w:ascii="Cambria" w:hAnsi="Cambria"/>
            <w:sz w:val="28"/>
            <w:szCs w:val="28"/>
          </w:rPr>
          <w:delText xml:space="preserve">Maude </w:delText>
        </w:r>
        <w:r w:rsidDel="00E0504E">
          <w:rPr>
            <w:rFonts w:ascii="Cambria" w:hAnsi="Cambria"/>
            <w:sz w:val="28"/>
            <w:szCs w:val="28"/>
          </w:rPr>
          <w:delText xml:space="preserve">stepped out, followed by </w:delText>
        </w:r>
      </w:del>
      <w:del w:id="14248" w:author="Claire S" w:date="2026-05-28T11:34:00Z" w16du:dateUtc="2026-05-28T10:34:00Z">
        <w:r w:rsidR="00CD09E9" w:rsidDel="00DD2EBA">
          <w:rPr>
            <w:rFonts w:ascii="Cambria" w:hAnsi="Cambria"/>
            <w:sz w:val="28"/>
            <w:szCs w:val="28"/>
          </w:rPr>
          <w:delText xml:space="preserve">a </w:delText>
        </w:r>
        <w:r w:rsidR="00FF191B" w:rsidDel="00DD2EBA">
          <w:rPr>
            <w:rFonts w:ascii="Cambria" w:hAnsi="Cambria"/>
            <w:sz w:val="28"/>
            <w:szCs w:val="28"/>
          </w:rPr>
          <w:delText xml:space="preserve">middle-aged </w:delText>
        </w:r>
        <w:r w:rsidR="00CD09E9" w:rsidDel="00DD2EBA">
          <w:rPr>
            <w:rFonts w:ascii="Cambria" w:hAnsi="Cambria"/>
            <w:sz w:val="28"/>
            <w:szCs w:val="28"/>
          </w:rPr>
          <w:delText>man</w:delText>
        </w:r>
      </w:del>
      <w:del w:id="14249" w:author="Claire S" w:date="2026-05-28T11:43:00Z" w16du:dateUtc="2026-05-28T10:43:00Z">
        <w:r w:rsidR="00EE7D1A" w:rsidDel="00E0504E">
          <w:rPr>
            <w:rFonts w:ascii="Cambria" w:hAnsi="Cambria"/>
            <w:sz w:val="28"/>
            <w:szCs w:val="28"/>
          </w:rPr>
          <w:delText>.</w:delText>
        </w:r>
      </w:del>
    </w:p>
    <w:p w14:paraId="6EBB346E" w14:textId="7A2655A6" w:rsidR="00E4524B" w:rsidDel="00E0504E" w:rsidRDefault="00CD09E9" w:rsidP="0005776C">
      <w:pPr>
        <w:spacing w:line="360" w:lineRule="auto"/>
        <w:ind w:firstLine="720"/>
        <w:contextualSpacing/>
        <w:rPr>
          <w:del w:id="14250" w:author="Claire S" w:date="2026-05-28T11:43:00Z" w16du:dateUtc="2026-05-28T10:43:00Z"/>
          <w:moveFrom w:id="14251" w:author="Claire S" w:date="2026-05-28T11:35:00Z" w16du:dateUtc="2026-05-28T10:35:00Z"/>
          <w:rFonts w:ascii="Cambria" w:hAnsi="Cambria"/>
          <w:sz w:val="28"/>
          <w:szCs w:val="28"/>
        </w:rPr>
      </w:pPr>
      <w:moveFromRangeStart w:id="14252" w:author="Claire S" w:date="2026-05-28T11:35:00Z" w:name="move230860539"/>
      <w:moveFrom w:id="14253" w:author="Claire S" w:date="2026-05-28T11:35:00Z" w16du:dateUtc="2026-05-28T10:35:00Z">
        <w:del w:id="14254" w:author="Claire S" w:date="2026-05-28T11:43:00Z" w16du:dateUtc="2026-05-28T10:43:00Z">
          <w:r w:rsidDel="00E0504E">
            <w:rPr>
              <w:rFonts w:ascii="Cambria" w:hAnsi="Cambria"/>
              <w:sz w:val="28"/>
              <w:szCs w:val="28"/>
            </w:rPr>
            <w:delText xml:space="preserve">‘DS </w:delText>
          </w:r>
          <w:r w:rsidR="003F46AD" w:rsidDel="00E0504E">
            <w:rPr>
              <w:rFonts w:ascii="Cambria" w:hAnsi="Cambria"/>
              <w:sz w:val="28"/>
              <w:szCs w:val="28"/>
            </w:rPr>
            <w:delText>Addo</w:delText>
          </w:r>
          <w:r w:rsidDel="00E0504E">
            <w:rPr>
              <w:rFonts w:ascii="Cambria" w:hAnsi="Cambria"/>
              <w:sz w:val="28"/>
              <w:szCs w:val="28"/>
            </w:rPr>
            <w:delText xml:space="preserve">,’ </w:delText>
          </w:r>
          <w:r w:rsidR="00E4524B" w:rsidDel="00E0504E">
            <w:rPr>
              <w:rFonts w:ascii="Cambria" w:hAnsi="Cambria"/>
              <w:sz w:val="28"/>
              <w:szCs w:val="28"/>
            </w:rPr>
            <w:delText xml:space="preserve">he padded across the room towards </w:delText>
          </w:r>
          <w:r w:rsidR="0005776C" w:rsidDel="00E0504E">
            <w:rPr>
              <w:rFonts w:ascii="Cambria" w:hAnsi="Cambria"/>
              <w:sz w:val="28"/>
              <w:szCs w:val="28"/>
            </w:rPr>
            <w:delText>the desk</w:delText>
          </w:r>
          <w:r w:rsidDel="00E0504E">
            <w:rPr>
              <w:rFonts w:ascii="Cambria" w:hAnsi="Cambria"/>
              <w:sz w:val="28"/>
              <w:szCs w:val="28"/>
            </w:rPr>
            <w:delText>. ‘</w:delText>
          </w:r>
          <w:r w:rsidR="00E4524B" w:rsidDel="00E0504E">
            <w:rPr>
              <w:rFonts w:ascii="Cambria" w:hAnsi="Cambria"/>
              <w:sz w:val="28"/>
              <w:szCs w:val="28"/>
            </w:rPr>
            <w:delText>Ms Langley.’</w:delText>
          </w:r>
        </w:del>
      </w:moveFrom>
    </w:p>
    <w:moveFromRangeEnd w:id="14252"/>
    <w:p w14:paraId="7820854D" w14:textId="079A2B3B" w:rsidR="00D04B2B" w:rsidDel="00D04B2B" w:rsidRDefault="009857E1" w:rsidP="00D04B2B">
      <w:pPr>
        <w:spacing w:line="360" w:lineRule="auto"/>
        <w:ind w:firstLine="720"/>
        <w:contextualSpacing/>
        <w:rPr>
          <w:del w:id="14255" w:author="Claire S" w:date="2026-05-28T11:35:00Z" w16du:dateUtc="2026-05-28T10:35:00Z"/>
          <w:moveTo w:id="14256" w:author="Claire S" w:date="2026-05-28T11:35:00Z" w16du:dateUtc="2026-05-28T10:35:00Z"/>
          <w:rFonts w:ascii="Cambria" w:hAnsi="Cambria"/>
          <w:sz w:val="28"/>
          <w:szCs w:val="28"/>
        </w:rPr>
      </w:pPr>
      <w:del w:id="14257" w:author="Claire S" w:date="2026-05-28T11:43:00Z" w16du:dateUtc="2026-05-28T10:43:00Z">
        <w:r w:rsidDel="00E0504E">
          <w:rPr>
            <w:rFonts w:ascii="Cambria" w:hAnsi="Cambria"/>
            <w:sz w:val="28"/>
            <w:szCs w:val="28"/>
          </w:rPr>
          <w:delText xml:space="preserve">Clara </w:delText>
        </w:r>
        <w:r w:rsidR="00836C84" w:rsidDel="00E0504E">
          <w:rPr>
            <w:rFonts w:ascii="Cambria" w:hAnsi="Cambria"/>
            <w:sz w:val="28"/>
            <w:szCs w:val="28"/>
          </w:rPr>
          <w:delText>felt</w:delText>
        </w:r>
        <w:r w:rsidDel="00E0504E">
          <w:rPr>
            <w:rFonts w:ascii="Cambria" w:hAnsi="Cambria"/>
            <w:sz w:val="28"/>
            <w:szCs w:val="28"/>
          </w:rPr>
          <w:delText xml:space="preserve"> a </w:delText>
        </w:r>
        <w:r w:rsidR="00836C84" w:rsidDel="00E0504E">
          <w:rPr>
            <w:rFonts w:ascii="Cambria" w:hAnsi="Cambria"/>
            <w:sz w:val="28"/>
            <w:szCs w:val="28"/>
          </w:rPr>
          <w:delText>massive</w:delText>
        </w:r>
        <w:r w:rsidDel="00E0504E">
          <w:rPr>
            <w:rFonts w:ascii="Cambria" w:hAnsi="Cambria"/>
            <w:sz w:val="28"/>
            <w:szCs w:val="28"/>
          </w:rPr>
          <w:delText xml:space="preserve"> rush of adrenaline: </w:delText>
        </w:r>
      </w:del>
      <w:moveToRangeStart w:id="14258" w:author="Claire S" w:date="2026-05-28T11:35:00Z" w:name="move230860539"/>
      <w:moveTo w:id="14259" w:author="Claire S" w:date="2026-05-28T11:35:00Z" w16du:dateUtc="2026-05-28T10:35:00Z">
        <w:del w:id="14260" w:author="Claire S" w:date="2026-05-28T11:35:00Z" w16du:dateUtc="2026-05-28T10:35:00Z">
          <w:r w:rsidR="00D04B2B" w:rsidDel="00D04B2B">
            <w:rPr>
              <w:rFonts w:ascii="Cambria" w:hAnsi="Cambria"/>
              <w:sz w:val="28"/>
              <w:szCs w:val="28"/>
            </w:rPr>
            <w:delText>‘DS Addo,’ he padded across the room towards the desk. ‘Ms Langley.’</w:delText>
          </w:r>
        </w:del>
      </w:moveTo>
    </w:p>
    <w:moveToRangeEnd w:id="14258"/>
    <w:p w14:paraId="0BDDCCB6" w14:textId="438A610E" w:rsidR="001C6EC3" w:rsidDel="004C177F" w:rsidRDefault="009857E1" w:rsidP="00EE7D1A">
      <w:pPr>
        <w:spacing w:line="360" w:lineRule="auto"/>
        <w:ind w:firstLine="720"/>
        <w:contextualSpacing/>
        <w:rPr>
          <w:del w:id="14261" w:author="Claire S" w:date="2026-05-21T11:26:00Z" w16du:dateUtc="2026-05-21T10:26:00Z"/>
          <w:rFonts w:ascii="Cambria" w:hAnsi="Cambria"/>
          <w:sz w:val="28"/>
          <w:szCs w:val="28"/>
        </w:rPr>
      </w:pPr>
      <w:del w:id="14262" w:author="Claire S" w:date="2026-05-21T11:26:00Z" w16du:dateUtc="2026-05-21T10:26:00Z">
        <w:r w:rsidDel="004C177F">
          <w:rPr>
            <w:rFonts w:ascii="Cambria" w:hAnsi="Cambria"/>
            <w:sz w:val="28"/>
            <w:szCs w:val="28"/>
          </w:rPr>
          <w:delText>the police</w:delText>
        </w:r>
        <w:r w:rsidR="00836C84" w:rsidDel="004C177F">
          <w:rPr>
            <w:rFonts w:ascii="Cambria" w:hAnsi="Cambria"/>
            <w:sz w:val="28"/>
            <w:szCs w:val="28"/>
          </w:rPr>
          <w:delText xml:space="preserve"> in person</w:delText>
        </w:r>
      </w:del>
      <w:del w:id="14263" w:author="Claire S" w:date="2026-05-21T11:14:00Z" w16du:dateUtc="2026-05-21T10:14:00Z">
        <w:r w:rsidR="001C6EC3" w:rsidDel="00C46DA8">
          <w:rPr>
            <w:rFonts w:ascii="Cambria" w:hAnsi="Cambria"/>
            <w:sz w:val="28"/>
            <w:szCs w:val="28"/>
          </w:rPr>
          <w:delText xml:space="preserve">, which always terrified her, since her dad – </w:delText>
        </w:r>
        <w:r w:rsidR="00DF168F" w:rsidDel="00C46DA8">
          <w:rPr>
            <w:rFonts w:ascii="Cambria" w:hAnsi="Cambria"/>
            <w:sz w:val="28"/>
            <w:szCs w:val="28"/>
          </w:rPr>
          <w:delText>S</w:delText>
        </w:r>
        <w:r w:rsidR="002B3287" w:rsidDel="00C46DA8">
          <w:rPr>
            <w:rFonts w:ascii="Cambria" w:hAnsi="Cambria"/>
            <w:sz w:val="28"/>
            <w:szCs w:val="28"/>
          </w:rPr>
          <w:delText>h</w:delText>
        </w:r>
        <w:r w:rsidR="001C6EC3" w:rsidDel="00C46DA8">
          <w:rPr>
            <w:rFonts w:ascii="Cambria" w:hAnsi="Cambria"/>
            <w:sz w:val="28"/>
            <w:szCs w:val="28"/>
          </w:rPr>
          <w:delText>e stopped that thought quickly</w:delText>
        </w:r>
      </w:del>
      <w:del w:id="14264" w:author="Claire S" w:date="2026-05-21T11:17:00Z" w16du:dateUtc="2026-05-21T10:17:00Z">
        <w:r w:rsidR="001C6EC3" w:rsidDel="00D33E14">
          <w:rPr>
            <w:rFonts w:ascii="Cambria" w:hAnsi="Cambria"/>
            <w:sz w:val="28"/>
            <w:szCs w:val="28"/>
          </w:rPr>
          <w:delText>.  But</w:delText>
        </w:r>
      </w:del>
    </w:p>
    <w:p w14:paraId="184FE807" w14:textId="277AE894" w:rsidR="00EE7D1A" w:rsidDel="00D04B2B" w:rsidRDefault="00836C84">
      <w:pPr>
        <w:spacing w:line="360" w:lineRule="auto"/>
        <w:ind w:firstLine="720"/>
        <w:contextualSpacing/>
        <w:rPr>
          <w:del w:id="14265" w:author="Claire S" w:date="2026-05-28T11:35:00Z" w16du:dateUtc="2026-05-28T10:35:00Z"/>
          <w:rFonts w:ascii="Cambria" w:hAnsi="Cambria"/>
          <w:sz w:val="28"/>
          <w:szCs w:val="28"/>
        </w:rPr>
        <w:pPrChange w:id="14266" w:author="Claire S" w:date="2026-05-21T11:26:00Z" w16du:dateUtc="2026-05-21T10:26:00Z">
          <w:pPr>
            <w:spacing w:line="360" w:lineRule="auto"/>
            <w:contextualSpacing/>
          </w:pPr>
        </w:pPrChange>
      </w:pPr>
      <w:del w:id="14267" w:author="Claire S" w:date="2026-05-21T11:26:00Z" w16du:dateUtc="2026-05-21T10:26:00Z">
        <w:r w:rsidDel="004C177F">
          <w:rPr>
            <w:rFonts w:ascii="Cambria" w:hAnsi="Cambria"/>
            <w:sz w:val="28"/>
            <w:szCs w:val="28"/>
          </w:rPr>
          <w:delText>t</w:delText>
        </w:r>
      </w:del>
      <w:del w:id="14268" w:author="Claire S" w:date="2026-05-28T11:35:00Z" w16du:dateUtc="2026-05-28T10:35:00Z">
        <w:r w:rsidDel="00D04B2B">
          <w:rPr>
            <w:rFonts w:ascii="Cambria" w:hAnsi="Cambria"/>
            <w:sz w:val="28"/>
            <w:szCs w:val="28"/>
          </w:rPr>
          <w:delText xml:space="preserve">his </w:delText>
        </w:r>
        <w:r w:rsidR="001C6EC3" w:rsidDel="00D04B2B">
          <w:rPr>
            <w:rFonts w:ascii="Cambria" w:hAnsi="Cambria"/>
            <w:sz w:val="28"/>
            <w:szCs w:val="28"/>
          </w:rPr>
          <w:delText>copper</w:delText>
        </w:r>
        <w:r w:rsidDel="00D04B2B">
          <w:rPr>
            <w:rFonts w:ascii="Cambria" w:hAnsi="Cambria"/>
            <w:sz w:val="28"/>
            <w:szCs w:val="28"/>
          </w:rPr>
          <w:delText xml:space="preserve"> </w:delText>
        </w:r>
        <w:r w:rsidR="002B3287" w:rsidDel="00D04B2B">
          <w:rPr>
            <w:rFonts w:ascii="Cambria" w:hAnsi="Cambria"/>
            <w:sz w:val="28"/>
            <w:szCs w:val="28"/>
          </w:rPr>
          <w:delText xml:space="preserve">was </w:delText>
        </w:r>
      </w:del>
      <w:del w:id="14269" w:author="Claire S" w:date="2026-05-21T11:26:00Z" w16du:dateUtc="2026-05-21T10:26:00Z">
        <w:r w:rsidR="002B3287" w:rsidDel="004C177F">
          <w:rPr>
            <w:rFonts w:ascii="Cambria" w:hAnsi="Cambria"/>
            <w:sz w:val="28"/>
            <w:szCs w:val="28"/>
          </w:rPr>
          <w:delText xml:space="preserve">intimidating: </w:delText>
        </w:r>
      </w:del>
      <w:del w:id="14270" w:author="Claire S" w:date="2026-05-21T11:40:00Z" w16du:dateUtc="2026-05-21T10:40:00Z">
        <w:r w:rsidR="002B3287" w:rsidDel="00236901">
          <w:rPr>
            <w:rFonts w:ascii="Cambria" w:hAnsi="Cambria"/>
            <w:sz w:val="28"/>
            <w:szCs w:val="28"/>
          </w:rPr>
          <w:delText>l</w:delText>
        </w:r>
        <w:r w:rsidR="00EE7D1A" w:rsidDel="00236901">
          <w:rPr>
            <w:rFonts w:ascii="Cambria" w:hAnsi="Cambria"/>
            <w:sz w:val="28"/>
            <w:szCs w:val="28"/>
          </w:rPr>
          <w:delText>ike a</w:delText>
        </w:r>
      </w:del>
      <w:del w:id="14271" w:author="Claire S" w:date="2026-05-28T11:35:00Z" w16du:dateUtc="2026-05-28T10:35:00Z">
        <w:r w:rsidR="00EE7D1A" w:rsidDel="00D04B2B">
          <w:rPr>
            <w:rFonts w:ascii="Cambria" w:hAnsi="Cambria"/>
            <w:sz w:val="28"/>
            <w:szCs w:val="28"/>
          </w:rPr>
          <w:delText xml:space="preserve"> bare-knuckle fighter</w:delText>
        </w:r>
        <w:r w:rsidR="00404AD2" w:rsidDel="00D04B2B">
          <w:rPr>
            <w:rFonts w:ascii="Cambria" w:hAnsi="Cambria"/>
            <w:sz w:val="28"/>
            <w:szCs w:val="28"/>
          </w:rPr>
          <w:delText>, with a belly</w:delText>
        </w:r>
        <w:r w:rsidR="00EE7D1A" w:rsidRPr="005D0817" w:rsidDel="00D04B2B">
          <w:rPr>
            <w:rFonts w:ascii="Cambria" w:hAnsi="Cambria"/>
            <w:sz w:val="28"/>
            <w:szCs w:val="28"/>
          </w:rPr>
          <w:delText>.</w:delText>
        </w:r>
        <w:r w:rsidR="00EE7D1A" w:rsidDel="00D04B2B">
          <w:rPr>
            <w:rFonts w:ascii="Cambria" w:hAnsi="Cambria"/>
            <w:sz w:val="28"/>
            <w:szCs w:val="28"/>
          </w:rPr>
          <w:delText xml:space="preserve"> </w:delText>
        </w:r>
      </w:del>
    </w:p>
    <w:p w14:paraId="52B3529C" w14:textId="3DADD768" w:rsidR="00C46DA8" w:rsidDel="00C46DA8" w:rsidRDefault="00C46DA8" w:rsidP="0005776C">
      <w:pPr>
        <w:spacing w:line="360" w:lineRule="auto"/>
        <w:ind w:firstLine="720"/>
        <w:contextualSpacing/>
        <w:rPr>
          <w:del w:id="14272" w:author="Claire S" w:date="2026-05-21T11:15:00Z" w16du:dateUtc="2026-05-21T10:15:00Z"/>
          <w:rFonts w:ascii="Cambria" w:hAnsi="Cambria"/>
          <w:sz w:val="28"/>
          <w:szCs w:val="28"/>
        </w:rPr>
      </w:pPr>
    </w:p>
    <w:p w14:paraId="78507C3B" w14:textId="734D769D" w:rsidR="00404AD2" w:rsidDel="00E0504E" w:rsidRDefault="0005776C" w:rsidP="00C46DA8">
      <w:pPr>
        <w:spacing w:line="360" w:lineRule="auto"/>
        <w:ind w:firstLine="720"/>
        <w:contextualSpacing/>
        <w:rPr>
          <w:del w:id="14273" w:author="Claire S" w:date="2026-05-28T11:43:00Z" w16du:dateUtc="2026-05-28T10:43:00Z"/>
          <w:rFonts w:ascii="Cambria" w:hAnsi="Cambria"/>
          <w:sz w:val="28"/>
          <w:szCs w:val="28"/>
        </w:rPr>
      </w:pPr>
      <w:del w:id="14274" w:author="Claire S" w:date="2026-05-21T11:15:00Z" w16du:dateUtc="2026-05-21T10:15:00Z">
        <w:r w:rsidDel="00C46DA8">
          <w:rPr>
            <w:rFonts w:ascii="Cambria" w:hAnsi="Cambria"/>
            <w:sz w:val="28"/>
            <w:szCs w:val="28"/>
          </w:rPr>
          <w:delText xml:space="preserve">‘Detective,’ Ruth stood </w:delText>
        </w:r>
      </w:del>
      <w:del w:id="14275" w:author="Claire S" w:date="2026-05-28T11:35:00Z" w16du:dateUtc="2026-05-28T10:35:00Z">
        <w:r w:rsidR="001C6EC3" w:rsidDel="00D04B2B">
          <w:rPr>
            <w:rFonts w:ascii="Cambria" w:hAnsi="Cambria"/>
            <w:sz w:val="28"/>
            <w:szCs w:val="28"/>
          </w:rPr>
          <w:delText>to</w:delText>
        </w:r>
        <w:r w:rsidDel="00D04B2B">
          <w:rPr>
            <w:rFonts w:ascii="Cambria" w:hAnsi="Cambria"/>
            <w:sz w:val="28"/>
            <w:szCs w:val="28"/>
          </w:rPr>
          <w:delText xml:space="preserve"> shake</w:delText>
        </w:r>
        <w:r w:rsidR="00E4524B" w:rsidDel="00D04B2B">
          <w:rPr>
            <w:rFonts w:ascii="Cambria" w:hAnsi="Cambria"/>
            <w:sz w:val="28"/>
            <w:szCs w:val="28"/>
          </w:rPr>
          <w:delText xml:space="preserve"> hands</w:delText>
        </w:r>
      </w:del>
      <w:del w:id="14276" w:author="Claire S" w:date="2026-05-21T11:15:00Z" w16du:dateUtc="2026-05-21T10:15:00Z">
        <w:r w:rsidR="00E4524B" w:rsidDel="00C46DA8">
          <w:rPr>
            <w:rFonts w:ascii="Cambria" w:hAnsi="Cambria"/>
            <w:sz w:val="28"/>
            <w:szCs w:val="28"/>
          </w:rPr>
          <w:delText>.</w:delText>
        </w:r>
      </w:del>
      <w:del w:id="14277" w:author="Claire S" w:date="2026-05-28T11:43:00Z" w16du:dateUtc="2026-05-28T10:43:00Z">
        <w:r w:rsidDel="00E0504E">
          <w:rPr>
            <w:rFonts w:ascii="Cambria" w:hAnsi="Cambria"/>
            <w:sz w:val="28"/>
            <w:szCs w:val="28"/>
          </w:rPr>
          <w:delText xml:space="preserve"> </w:delText>
        </w:r>
        <w:r w:rsidR="00CD09E9" w:rsidDel="00E0504E">
          <w:rPr>
            <w:rFonts w:ascii="Cambria" w:hAnsi="Cambria"/>
            <w:sz w:val="28"/>
            <w:szCs w:val="28"/>
          </w:rPr>
          <w:delText>‘</w:delText>
        </w:r>
      </w:del>
      <w:del w:id="14278" w:author="Claire S" w:date="2026-05-21T11:17:00Z" w16du:dateUtc="2026-05-21T10:17:00Z">
        <w:r w:rsidR="00F4341C" w:rsidDel="00D33E14">
          <w:rPr>
            <w:rFonts w:ascii="Cambria" w:hAnsi="Cambria"/>
            <w:sz w:val="28"/>
            <w:szCs w:val="28"/>
          </w:rPr>
          <w:delText>DS Addo</w:delText>
        </w:r>
        <w:r w:rsidR="00CD09E9" w:rsidDel="00D33E14">
          <w:rPr>
            <w:rFonts w:ascii="Cambria" w:hAnsi="Cambria"/>
            <w:sz w:val="28"/>
            <w:szCs w:val="28"/>
          </w:rPr>
          <w:delText xml:space="preserve"> wants to talk to you, </w:delText>
        </w:r>
        <w:r w:rsidR="00190144" w:rsidDel="00D33E14">
          <w:rPr>
            <w:rFonts w:ascii="Cambria" w:hAnsi="Cambria"/>
            <w:sz w:val="28"/>
            <w:szCs w:val="28"/>
          </w:rPr>
          <w:delText>Clara</w:delText>
        </w:r>
        <w:r w:rsidR="001C6EC3" w:rsidDel="00D33E14">
          <w:rPr>
            <w:rFonts w:ascii="Cambria" w:hAnsi="Cambria"/>
            <w:sz w:val="28"/>
            <w:szCs w:val="28"/>
          </w:rPr>
          <w:delText xml:space="preserve">.  </w:delText>
        </w:r>
      </w:del>
      <w:del w:id="14279" w:author="Claire S" w:date="2026-05-28T11:43:00Z" w16du:dateUtc="2026-05-28T10:43:00Z">
        <w:r w:rsidR="001C6EC3" w:rsidDel="00E0504E">
          <w:rPr>
            <w:rFonts w:ascii="Cambria" w:hAnsi="Cambria"/>
            <w:sz w:val="28"/>
            <w:szCs w:val="28"/>
          </w:rPr>
          <w:delText>Y</w:delText>
        </w:r>
        <w:r w:rsidR="002F6523" w:rsidDel="00E0504E">
          <w:rPr>
            <w:rFonts w:ascii="Cambria" w:hAnsi="Cambria"/>
            <w:sz w:val="28"/>
            <w:szCs w:val="28"/>
          </w:rPr>
          <w:delText>ou can go</w:delText>
        </w:r>
        <w:r w:rsidR="004B7FBF" w:rsidDel="00E0504E">
          <w:rPr>
            <w:rFonts w:ascii="Cambria" w:hAnsi="Cambria"/>
            <w:sz w:val="28"/>
            <w:szCs w:val="28"/>
          </w:rPr>
          <w:delText xml:space="preserve"> now, </w:delText>
        </w:r>
        <w:r w:rsidR="002F6523" w:rsidDel="00E0504E">
          <w:rPr>
            <w:rFonts w:ascii="Cambria" w:hAnsi="Cambria"/>
            <w:sz w:val="28"/>
            <w:szCs w:val="28"/>
          </w:rPr>
          <w:delText>Maude</w:delText>
        </w:r>
        <w:r w:rsidR="00404AD2" w:rsidDel="00E0504E">
          <w:rPr>
            <w:rFonts w:ascii="Cambria" w:hAnsi="Cambria"/>
            <w:sz w:val="28"/>
            <w:szCs w:val="28"/>
          </w:rPr>
          <w:delText>.</w:delText>
        </w:r>
        <w:r w:rsidR="002F6523" w:rsidDel="00E0504E">
          <w:rPr>
            <w:rFonts w:ascii="Cambria" w:hAnsi="Cambria"/>
            <w:sz w:val="28"/>
            <w:szCs w:val="28"/>
          </w:rPr>
          <w:delText>’</w:delText>
        </w:r>
        <w:r w:rsidR="00190144" w:rsidDel="00E0504E">
          <w:rPr>
            <w:rFonts w:ascii="Cambria" w:hAnsi="Cambria"/>
            <w:sz w:val="28"/>
            <w:szCs w:val="28"/>
          </w:rPr>
          <w:delText xml:space="preserve"> </w:delText>
        </w:r>
      </w:del>
    </w:p>
    <w:p w14:paraId="0E346851" w14:textId="64AA5FE6" w:rsidR="004B7FBF" w:rsidDel="00E0504E" w:rsidRDefault="004B7FBF" w:rsidP="00CD09E9">
      <w:pPr>
        <w:spacing w:line="360" w:lineRule="auto"/>
        <w:ind w:firstLine="720"/>
        <w:contextualSpacing/>
        <w:rPr>
          <w:del w:id="14280" w:author="Claire S" w:date="2026-05-28T11:43:00Z" w16du:dateUtc="2026-05-28T10:43:00Z"/>
          <w:rFonts w:ascii="Cambria" w:hAnsi="Cambria"/>
          <w:sz w:val="28"/>
          <w:szCs w:val="28"/>
        </w:rPr>
      </w:pPr>
      <w:del w:id="14281" w:author="Claire S" w:date="2026-05-28T11:43:00Z" w16du:dateUtc="2026-05-28T10:43:00Z">
        <w:r w:rsidDel="00E0504E">
          <w:rPr>
            <w:rFonts w:ascii="Cambria" w:hAnsi="Cambria"/>
            <w:sz w:val="28"/>
            <w:szCs w:val="28"/>
          </w:rPr>
          <w:delText>‘</w:delText>
        </w:r>
        <w:r w:rsidR="007C2351" w:rsidDel="00E0504E">
          <w:rPr>
            <w:rFonts w:ascii="Cambria" w:hAnsi="Cambria"/>
            <w:sz w:val="28"/>
            <w:szCs w:val="28"/>
          </w:rPr>
          <w:delText>Oh,’ Maude looked put out. ‘Well</w:delText>
        </w:r>
        <w:r w:rsidR="00436F15" w:rsidDel="00E0504E">
          <w:rPr>
            <w:rFonts w:ascii="Cambria" w:hAnsi="Cambria"/>
            <w:sz w:val="28"/>
            <w:szCs w:val="28"/>
          </w:rPr>
          <w:delText xml:space="preserve">, </w:delText>
        </w:r>
        <w:r w:rsidR="007C2351" w:rsidDel="00E0504E">
          <w:rPr>
            <w:rFonts w:ascii="Cambria" w:hAnsi="Cambria"/>
            <w:sz w:val="28"/>
            <w:szCs w:val="28"/>
          </w:rPr>
          <w:delText>i</w:delText>
        </w:r>
        <w:r w:rsidDel="00E0504E">
          <w:rPr>
            <w:rFonts w:ascii="Cambria" w:hAnsi="Cambria"/>
            <w:sz w:val="28"/>
            <w:szCs w:val="28"/>
          </w:rPr>
          <w:delText xml:space="preserve">f you’re sure -’ </w:delText>
        </w:r>
      </w:del>
    </w:p>
    <w:p w14:paraId="33B18189" w14:textId="3AC88C15" w:rsidR="007C2351" w:rsidDel="00E0504E" w:rsidRDefault="00436F15" w:rsidP="00344D05">
      <w:pPr>
        <w:spacing w:line="360" w:lineRule="auto"/>
        <w:ind w:firstLine="720"/>
        <w:contextualSpacing/>
        <w:rPr>
          <w:del w:id="14282" w:author="Claire S" w:date="2026-05-28T11:43:00Z" w16du:dateUtc="2026-05-28T10:43:00Z"/>
          <w:rFonts w:ascii="Cambria" w:hAnsi="Cambria"/>
          <w:sz w:val="28"/>
          <w:szCs w:val="28"/>
        </w:rPr>
      </w:pPr>
      <w:del w:id="14283" w:author="Claire S" w:date="2026-05-28T11:43:00Z" w16du:dateUtc="2026-05-28T10:43:00Z">
        <w:r w:rsidDel="00E0504E">
          <w:rPr>
            <w:rFonts w:ascii="Cambria" w:hAnsi="Cambria"/>
            <w:sz w:val="28"/>
            <w:szCs w:val="28"/>
          </w:rPr>
          <w:delText xml:space="preserve">‘Quite sure.’ </w:delText>
        </w:r>
        <w:r w:rsidR="004B7FBF" w:rsidDel="00E0504E">
          <w:rPr>
            <w:rFonts w:ascii="Cambria" w:hAnsi="Cambria"/>
            <w:sz w:val="28"/>
            <w:szCs w:val="28"/>
          </w:rPr>
          <w:delText xml:space="preserve">Ruth </w:delText>
        </w:r>
        <w:r w:rsidR="00DF168F" w:rsidDel="00E0504E">
          <w:rPr>
            <w:rFonts w:ascii="Cambria" w:hAnsi="Cambria"/>
            <w:sz w:val="28"/>
            <w:szCs w:val="28"/>
          </w:rPr>
          <w:delText>swivelled</w:delText>
        </w:r>
        <w:r w:rsidR="004B7FBF" w:rsidDel="00E0504E">
          <w:rPr>
            <w:rFonts w:ascii="Cambria" w:hAnsi="Cambria"/>
            <w:sz w:val="28"/>
            <w:szCs w:val="28"/>
          </w:rPr>
          <w:delText xml:space="preserve"> her laser stare on</w:delText>
        </w:r>
        <w:r w:rsidR="00DF168F" w:rsidDel="00E0504E">
          <w:rPr>
            <w:rFonts w:ascii="Cambria" w:hAnsi="Cambria"/>
            <w:sz w:val="28"/>
            <w:szCs w:val="28"/>
          </w:rPr>
          <w:delText>to</w:delText>
        </w:r>
        <w:r w:rsidR="004B7FBF" w:rsidDel="00E0504E">
          <w:rPr>
            <w:rFonts w:ascii="Cambria" w:hAnsi="Cambria"/>
            <w:sz w:val="28"/>
            <w:szCs w:val="28"/>
          </w:rPr>
          <w:delText xml:space="preserve"> Maude, who </w:delText>
        </w:r>
      </w:del>
      <w:del w:id="14284" w:author="Claire S" w:date="2026-05-21T11:41:00Z" w16du:dateUtc="2026-05-21T10:41:00Z">
        <w:r w:rsidR="00344D05" w:rsidDel="000C1ECB">
          <w:rPr>
            <w:rFonts w:ascii="Cambria" w:hAnsi="Cambria"/>
            <w:sz w:val="28"/>
            <w:szCs w:val="28"/>
          </w:rPr>
          <w:delText>drew herself up</w:delText>
        </w:r>
        <w:r w:rsidR="00DD28D8" w:rsidDel="000C1ECB">
          <w:rPr>
            <w:rFonts w:ascii="Cambria" w:hAnsi="Cambria"/>
            <w:sz w:val="28"/>
            <w:szCs w:val="28"/>
          </w:rPr>
          <w:delText xml:space="preserve"> to her inconsiderable height</w:delText>
        </w:r>
      </w:del>
      <w:del w:id="14285" w:author="Claire S" w:date="2026-05-18T18:17:00Z" w16du:dateUtc="2026-05-18T17:17:00Z">
        <w:r w:rsidR="00404AD2" w:rsidDel="006D6511">
          <w:rPr>
            <w:rFonts w:ascii="Cambria" w:hAnsi="Cambria"/>
            <w:sz w:val="28"/>
            <w:szCs w:val="28"/>
          </w:rPr>
          <w:delText xml:space="preserve"> with </w:delText>
        </w:r>
      </w:del>
      <w:del w:id="14286" w:author="Claire S" w:date="2026-05-18T17:45:00Z" w16du:dateUtc="2026-05-18T16:45:00Z">
        <w:r w:rsidR="00404AD2" w:rsidDel="00B15177">
          <w:rPr>
            <w:rFonts w:ascii="Cambria" w:hAnsi="Cambria"/>
            <w:sz w:val="28"/>
            <w:szCs w:val="28"/>
          </w:rPr>
          <w:delText>an equally frosty</w:delText>
        </w:r>
      </w:del>
      <w:del w:id="14287" w:author="Claire S" w:date="2026-05-18T18:17:00Z" w16du:dateUtc="2026-05-18T17:17:00Z">
        <w:r w:rsidR="00404AD2" w:rsidDel="006D6511">
          <w:rPr>
            <w:rFonts w:ascii="Cambria" w:hAnsi="Cambria"/>
            <w:sz w:val="28"/>
            <w:szCs w:val="28"/>
          </w:rPr>
          <w:delText xml:space="preserve"> smile</w:delText>
        </w:r>
      </w:del>
      <w:del w:id="14288" w:author="Claire S" w:date="2026-05-21T11:26:00Z" w16du:dateUtc="2026-05-21T10:26:00Z">
        <w:r w:rsidR="00344D05" w:rsidDel="00F960D2">
          <w:rPr>
            <w:rFonts w:ascii="Cambria" w:hAnsi="Cambria"/>
            <w:sz w:val="28"/>
            <w:szCs w:val="28"/>
          </w:rPr>
          <w:delText xml:space="preserve">. </w:delText>
        </w:r>
      </w:del>
    </w:p>
    <w:p w14:paraId="63343FEF" w14:textId="3C74A23A" w:rsidR="007517F8" w:rsidDel="00E0504E" w:rsidRDefault="00344D05" w:rsidP="007517F8">
      <w:pPr>
        <w:spacing w:line="360" w:lineRule="auto"/>
        <w:ind w:firstLine="720"/>
        <w:contextualSpacing/>
        <w:rPr>
          <w:del w:id="14289" w:author="Claire S" w:date="2026-05-28T11:43:00Z" w16du:dateUtc="2026-05-28T10:43:00Z"/>
          <w:rFonts w:ascii="Cambria" w:hAnsi="Cambria"/>
          <w:sz w:val="28"/>
          <w:szCs w:val="28"/>
        </w:rPr>
      </w:pPr>
      <w:del w:id="14290" w:author="Claire S" w:date="2026-05-28T11:43:00Z" w16du:dateUtc="2026-05-28T10:43:00Z">
        <w:r w:rsidDel="00E0504E">
          <w:rPr>
            <w:rFonts w:ascii="Cambria" w:hAnsi="Cambria"/>
            <w:sz w:val="28"/>
            <w:szCs w:val="28"/>
          </w:rPr>
          <w:delText xml:space="preserve">‘Of course, Ruth.’ </w:delText>
        </w:r>
      </w:del>
      <w:del w:id="14291" w:author="Claire S" w:date="2026-05-20T10:45:00Z" w16du:dateUtc="2026-05-20T09:45:00Z">
        <w:r w:rsidR="00DF168F" w:rsidDel="004A6B70">
          <w:rPr>
            <w:rFonts w:ascii="Cambria" w:hAnsi="Cambria"/>
            <w:sz w:val="28"/>
            <w:szCs w:val="28"/>
          </w:rPr>
          <w:delText>T</w:delText>
        </w:r>
      </w:del>
      <w:del w:id="14292" w:author="Claire S" w:date="2026-05-28T11:43:00Z" w16du:dateUtc="2026-05-28T10:43:00Z">
        <w:r w:rsidR="00DF168F" w:rsidDel="00E0504E">
          <w:rPr>
            <w:rFonts w:ascii="Cambria" w:hAnsi="Cambria"/>
            <w:sz w:val="28"/>
            <w:szCs w:val="28"/>
          </w:rPr>
          <w:delText xml:space="preserve">he </w:delText>
        </w:r>
      </w:del>
      <w:commentRangeStart w:id="14293"/>
      <w:del w:id="14294" w:author="Claire S" w:date="2026-05-18T17:44:00Z" w16du:dateUtc="2026-05-18T16:44:00Z">
        <w:r w:rsidR="00DF168F" w:rsidDel="00B15177">
          <w:rPr>
            <w:rFonts w:ascii="Cambria" w:hAnsi="Cambria"/>
            <w:sz w:val="28"/>
            <w:szCs w:val="28"/>
          </w:rPr>
          <w:delText>Mean Girl</w:delText>
        </w:r>
        <w:commentRangeEnd w:id="14293"/>
        <w:r w:rsidR="005D61DF" w:rsidDel="00B15177">
          <w:rPr>
            <w:rStyle w:val="CommentReference"/>
            <w:rFonts w:ascii="Cambria" w:hAnsi="Cambria"/>
            <w:sz w:val="28"/>
            <w:szCs w:val="28"/>
          </w:rPr>
          <w:commentReference w:id="14293"/>
        </w:r>
      </w:del>
      <w:del w:id="14295" w:author="Claire S" w:date="2026-05-28T11:43:00Z" w16du:dateUtc="2026-05-28T10:43:00Z">
        <w:r w:rsidR="00DF168F" w:rsidDel="00E0504E">
          <w:rPr>
            <w:rFonts w:ascii="Cambria" w:hAnsi="Cambria"/>
            <w:sz w:val="28"/>
            <w:szCs w:val="28"/>
          </w:rPr>
          <w:delText xml:space="preserve"> </w:delText>
        </w:r>
      </w:del>
      <w:del w:id="14296" w:author="Claire S" w:date="2026-05-18T18:17:00Z" w16du:dateUtc="2026-05-18T17:17:00Z">
        <w:r w:rsidR="00DF168F" w:rsidDel="006D6511">
          <w:rPr>
            <w:rFonts w:ascii="Cambria" w:hAnsi="Cambria"/>
            <w:sz w:val="28"/>
            <w:szCs w:val="28"/>
          </w:rPr>
          <w:delText>s</w:delText>
        </w:r>
        <w:r w:rsidR="00D33A1C" w:rsidDel="006D6511">
          <w:rPr>
            <w:rFonts w:ascii="Cambria" w:hAnsi="Cambria"/>
            <w:sz w:val="28"/>
            <w:szCs w:val="28"/>
          </w:rPr>
          <w:delText>talk</w:delText>
        </w:r>
        <w:r w:rsidR="00DF168F" w:rsidDel="006D6511">
          <w:rPr>
            <w:rFonts w:ascii="Cambria" w:hAnsi="Cambria"/>
            <w:sz w:val="28"/>
            <w:szCs w:val="28"/>
          </w:rPr>
          <w:delText>ed</w:delText>
        </w:r>
        <w:r w:rsidR="00D33A1C" w:rsidDel="006D6511">
          <w:rPr>
            <w:rFonts w:ascii="Cambria" w:hAnsi="Cambria"/>
            <w:sz w:val="28"/>
            <w:szCs w:val="28"/>
          </w:rPr>
          <w:delText xml:space="preserve"> </w:delText>
        </w:r>
      </w:del>
      <w:del w:id="14297" w:author="Claire S" w:date="2026-05-28T11:43:00Z" w16du:dateUtc="2026-05-28T10:43:00Z">
        <w:r w:rsidR="00D33A1C" w:rsidDel="00E0504E">
          <w:rPr>
            <w:rFonts w:ascii="Cambria" w:hAnsi="Cambria"/>
            <w:sz w:val="28"/>
            <w:szCs w:val="28"/>
          </w:rPr>
          <w:delText>back to the door</w:delText>
        </w:r>
      </w:del>
      <w:del w:id="14298" w:author="Claire S" w:date="2026-05-18T18:17:00Z" w16du:dateUtc="2026-05-18T17:17:00Z">
        <w:r w:rsidR="00D33A1C" w:rsidDel="006D6511">
          <w:rPr>
            <w:rFonts w:ascii="Cambria" w:hAnsi="Cambria"/>
            <w:sz w:val="28"/>
            <w:szCs w:val="28"/>
          </w:rPr>
          <w:delText xml:space="preserve">, </w:delText>
        </w:r>
        <w:r w:rsidR="002F6523" w:rsidDel="006D6511">
          <w:rPr>
            <w:rFonts w:ascii="Cambria" w:hAnsi="Cambria"/>
            <w:sz w:val="28"/>
            <w:szCs w:val="28"/>
          </w:rPr>
          <w:delText>annoyed</w:delText>
        </w:r>
        <w:r w:rsidR="00DF168F" w:rsidDel="00F74578">
          <w:rPr>
            <w:rFonts w:ascii="Cambria" w:hAnsi="Cambria"/>
            <w:sz w:val="28"/>
            <w:szCs w:val="28"/>
          </w:rPr>
          <w:delText>,</w:delText>
        </w:r>
        <w:r w:rsidR="007517F8" w:rsidDel="00F74578">
          <w:rPr>
            <w:rFonts w:ascii="Cambria" w:hAnsi="Cambria"/>
            <w:sz w:val="28"/>
            <w:szCs w:val="28"/>
          </w:rPr>
          <w:delText xml:space="preserve"> and</w:delText>
        </w:r>
        <w:r w:rsidR="001D12FF" w:rsidDel="00F74578">
          <w:rPr>
            <w:rFonts w:ascii="Cambria" w:hAnsi="Cambria"/>
            <w:sz w:val="28"/>
            <w:szCs w:val="28"/>
          </w:rPr>
          <w:delText>,</w:delText>
        </w:r>
        <w:r w:rsidR="007517F8" w:rsidDel="00F74578">
          <w:rPr>
            <w:rFonts w:ascii="Cambria" w:hAnsi="Cambria"/>
            <w:sz w:val="28"/>
            <w:szCs w:val="28"/>
          </w:rPr>
          <w:delText xml:space="preserve"> </w:delText>
        </w:r>
      </w:del>
      <w:del w:id="14299" w:author="Claire S" w:date="2026-05-28T11:43:00Z" w16du:dateUtc="2026-05-28T10:43:00Z">
        <w:r w:rsidR="007517F8" w:rsidDel="00E0504E">
          <w:rPr>
            <w:rFonts w:ascii="Cambria" w:hAnsi="Cambria"/>
            <w:sz w:val="28"/>
            <w:szCs w:val="28"/>
          </w:rPr>
          <w:delText xml:space="preserve">though there was no love lost between </w:delText>
        </w:r>
      </w:del>
      <w:del w:id="14300" w:author="Claire S" w:date="2026-05-22T15:00:00Z" w16du:dateUtc="2026-05-22T14:00:00Z">
        <w:r w:rsidR="007517F8" w:rsidDel="00BC3FC9">
          <w:rPr>
            <w:rFonts w:ascii="Cambria" w:hAnsi="Cambria"/>
            <w:sz w:val="28"/>
            <w:szCs w:val="28"/>
          </w:rPr>
          <w:delText>the</w:delText>
        </w:r>
        <w:r w:rsidR="00462BB0" w:rsidDel="00BC3FC9">
          <w:rPr>
            <w:rFonts w:ascii="Cambria" w:hAnsi="Cambria"/>
            <w:sz w:val="28"/>
            <w:szCs w:val="28"/>
          </w:rPr>
          <w:delText>m</w:delText>
        </w:r>
      </w:del>
      <w:del w:id="14301" w:author="Claire S" w:date="2026-05-18T18:18:00Z" w16du:dateUtc="2026-05-18T17:18:00Z">
        <w:r w:rsidR="007517F8" w:rsidDel="00F74578">
          <w:rPr>
            <w:rFonts w:ascii="Cambria" w:hAnsi="Cambria"/>
            <w:sz w:val="28"/>
            <w:szCs w:val="28"/>
          </w:rPr>
          <w:delText>, for once</w:delText>
        </w:r>
      </w:del>
      <w:del w:id="14302" w:author="Claire S" w:date="2026-05-28T11:43:00Z" w16du:dateUtc="2026-05-28T10:43:00Z">
        <w:r w:rsidR="007517F8" w:rsidDel="00E0504E">
          <w:rPr>
            <w:rFonts w:ascii="Cambria" w:hAnsi="Cambria"/>
            <w:sz w:val="28"/>
            <w:szCs w:val="28"/>
          </w:rPr>
          <w:delText xml:space="preserve">, </w:delText>
        </w:r>
      </w:del>
      <w:del w:id="14303" w:author="Claire S" w:date="2026-05-20T10:45:00Z" w16du:dateUtc="2026-05-20T09:45:00Z">
        <w:r w:rsidR="007517F8" w:rsidDel="004A6B70">
          <w:rPr>
            <w:rFonts w:ascii="Cambria" w:hAnsi="Cambria"/>
            <w:sz w:val="28"/>
            <w:szCs w:val="28"/>
          </w:rPr>
          <w:delText>Clara would</w:delText>
        </w:r>
      </w:del>
      <w:del w:id="14304" w:author="Claire S" w:date="2026-05-22T15:00:00Z" w16du:dateUtc="2026-05-22T14:00:00Z">
        <w:r w:rsidR="007517F8" w:rsidDel="00BC3FC9">
          <w:rPr>
            <w:rFonts w:ascii="Cambria" w:hAnsi="Cambria"/>
            <w:sz w:val="28"/>
            <w:szCs w:val="28"/>
          </w:rPr>
          <w:delText xml:space="preserve"> have been glad of Maude’s company</w:delText>
        </w:r>
      </w:del>
      <w:del w:id="14305" w:author="Claire S" w:date="2026-05-18T18:18:00Z" w16du:dateUtc="2026-05-18T17:18:00Z">
        <w:r w:rsidR="00DF168F" w:rsidDel="00F74578">
          <w:rPr>
            <w:rFonts w:ascii="Cambria" w:hAnsi="Cambria"/>
            <w:sz w:val="28"/>
            <w:szCs w:val="28"/>
          </w:rPr>
          <w:delText>.</w:delText>
        </w:r>
      </w:del>
      <w:del w:id="14306" w:author="Claire S" w:date="2026-05-28T11:43:00Z" w16du:dateUtc="2026-05-28T10:43:00Z">
        <w:r w:rsidR="00DF168F" w:rsidDel="00E0504E">
          <w:rPr>
            <w:rFonts w:ascii="Cambria" w:hAnsi="Cambria"/>
            <w:sz w:val="28"/>
            <w:szCs w:val="28"/>
          </w:rPr>
          <w:delText xml:space="preserve"> </w:delText>
        </w:r>
      </w:del>
      <w:del w:id="14307" w:author="Claire S" w:date="2026-05-20T10:45:00Z" w16du:dateUtc="2026-05-20T09:45:00Z">
        <w:r w:rsidR="00DF168F" w:rsidDel="004A6B70">
          <w:rPr>
            <w:rFonts w:ascii="Cambria" w:hAnsi="Cambria"/>
            <w:sz w:val="28"/>
            <w:szCs w:val="28"/>
          </w:rPr>
          <w:delText>S</w:delText>
        </w:r>
      </w:del>
      <w:del w:id="14308" w:author="Claire S" w:date="2026-05-28T11:43:00Z" w16du:dateUtc="2026-05-28T10:43:00Z">
        <w:r w:rsidR="007517F8" w:rsidDel="00E0504E">
          <w:rPr>
            <w:rFonts w:ascii="Cambria" w:hAnsi="Cambria"/>
            <w:sz w:val="28"/>
            <w:szCs w:val="28"/>
          </w:rPr>
          <w:delText>afety in numbers</w:delText>
        </w:r>
      </w:del>
      <w:del w:id="14309" w:author="Claire S" w:date="2026-05-20T10:45:00Z" w16du:dateUtc="2026-05-20T09:45:00Z">
        <w:r w:rsidR="001D12FF" w:rsidDel="004A6B70">
          <w:rPr>
            <w:rFonts w:ascii="Cambria" w:hAnsi="Cambria"/>
            <w:sz w:val="28"/>
            <w:szCs w:val="28"/>
          </w:rPr>
          <w:delText>, maybe</w:delText>
        </w:r>
      </w:del>
      <w:del w:id="14310" w:author="Claire S" w:date="2026-05-28T11:43:00Z" w16du:dateUtc="2026-05-28T10:43:00Z">
        <w:r w:rsidR="001D12FF" w:rsidDel="00E0504E">
          <w:rPr>
            <w:rFonts w:ascii="Cambria" w:hAnsi="Cambria"/>
            <w:sz w:val="28"/>
            <w:szCs w:val="28"/>
          </w:rPr>
          <w:delText>.</w:delText>
        </w:r>
      </w:del>
    </w:p>
    <w:p w14:paraId="4B60EB8D" w14:textId="46E56D4E" w:rsidR="00D04B2B" w:rsidDel="00D04B2B" w:rsidRDefault="001D12FF">
      <w:pPr>
        <w:spacing w:line="360" w:lineRule="auto"/>
        <w:ind w:firstLine="720"/>
        <w:contextualSpacing/>
        <w:rPr>
          <w:del w:id="14311" w:author="Claire S" w:date="2026-05-28T11:35:00Z" w16du:dateUtc="2026-05-28T10:35:00Z"/>
          <w:rFonts w:ascii="Cambria" w:hAnsi="Cambria"/>
          <w:sz w:val="28"/>
          <w:szCs w:val="28"/>
        </w:rPr>
      </w:pPr>
      <w:del w:id="14312" w:author="Claire S" w:date="2026-05-28T11:43:00Z" w16du:dateUtc="2026-05-28T10:43:00Z">
        <w:r w:rsidDel="00E0504E">
          <w:rPr>
            <w:rFonts w:ascii="Cambria" w:hAnsi="Cambria"/>
            <w:sz w:val="28"/>
            <w:szCs w:val="28"/>
          </w:rPr>
          <w:delText>‘Please sit</w:delText>
        </w:r>
        <w:r w:rsidR="00EB6129" w:rsidDel="00E0504E">
          <w:rPr>
            <w:rFonts w:ascii="Cambria" w:hAnsi="Cambria"/>
            <w:sz w:val="28"/>
            <w:szCs w:val="28"/>
          </w:rPr>
          <w:delText>,</w:delText>
        </w:r>
        <w:r w:rsidDel="00E0504E">
          <w:rPr>
            <w:rFonts w:ascii="Cambria" w:hAnsi="Cambria"/>
            <w:sz w:val="28"/>
            <w:szCs w:val="28"/>
          </w:rPr>
          <w:delText>’ Ruth said</w:delText>
        </w:r>
      </w:del>
      <w:del w:id="14313" w:author="Claire S" w:date="2026-05-28T09:03:00Z" w16du:dateUtc="2026-05-28T08:03:00Z">
        <w:r w:rsidDel="000C2469">
          <w:rPr>
            <w:rFonts w:ascii="Cambria" w:hAnsi="Cambria"/>
            <w:sz w:val="28"/>
            <w:szCs w:val="28"/>
          </w:rPr>
          <w:delText xml:space="preserve">, and the </w:delText>
        </w:r>
        <w:r w:rsidR="00EB6129" w:rsidDel="000C2469">
          <w:rPr>
            <w:rFonts w:ascii="Cambria" w:hAnsi="Cambria"/>
            <w:sz w:val="28"/>
            <w:szCs w:val="28"/>
          </w:rPr>
          <w:delText>Detective</w:delText>
        </w:r>
        <w:r w:rsidDel="000C2469">
          <w:rPr>
            <w:rFonts w:ascii="Cambria" w:hAnsi="Cambria"/>
            <w:sz w:val="28"/>
            <w:szCs w:val="28"/>
          </w:rPr>
          <w:delText xml:space="preserve"> </w:delText>
        </w:r>
        <w:r w:rsidR="00DF168F" w:rsidDel="000C2469">
          <w:rPr>
            <w:rFonts w:ascii="Cambria" w:hAnsi="Cambria"/>
            <w:sz w:val="28"/>
            <w:szCs w:val="28"/>
          </w:rPr>
          <w:delText>took the expensive antique chair,</w:delText>
        </w:r>
        <w:r w:rsidR="00EB6129" w:rsidDel="000C2469">
          <w:rPr>
            <w:rFonts w:ascii="Cambria" w:hAnsi="Cambria"/>
            <w:sz w:val="28"/>
            <w:szCs w:val="28"/>
          </w:rPr>
          <w:delText xml:space="preserve"> making </w:delText>
        </w:r>
        <w:r w:rsidR="00DF168F" w:rsidDel="000C2469">
          <w:rPr>
            <w:rFonts w:ascii="Cambria" w:hAnsi="Cambria"/>
            <w:sz w:val="28"/>
            <w:szCs w:val="28"/>
          </w:rPr>
          <w:delText>it</w:delText>
        </w:r>
        <w:r w:rsidR="00EB6129" w:rsidDel="000C2469">
          <w:rPr>
            <w:rFonts w:ascii="Cambria" w:hAnsi="Cambria"/>
            <w:sz w:val="28"/>
            <w:szCs w:val="28"/>
          </w:rPr>
          <w:delText xml:space="preserve"> look like it was made from matchsticks</w:delText>
        </w:r>
      </w:del>
      <w:del w:id="14314" w:author="Claire S" w:date="2026-05-28T11:43:00Z" w16du:dateUtc="2026-05-28T10:43:00Z">
        <w:r w:rsidR="00EB6129" w:rsidDel="00E0504E">
          <w:rPr>
            <w:rFonts w:ascii="Cambria" w:hAnsi="Cambria"/>
            <w:sz w:val="28"/>
            <w:szCs w:val="28"/>
          </w:rPr>
          <w:delText xml:space="preserve">. </w:delText>
        </w:r>
      </w:del>
    </w:p>
    <w:p w14:paraId="3BA575E6" w14:textId="0B586722" w:rsidR="0005776C" w:rsidDel="00D04B2B" w:rsidRDefault="0005776C">
      <w:pPr>
        <w:spacing w:line="360" w:lineRule="auto"/>
        <w:ind w:firstLine="720"/>
        <w:contextualSpacing/>
        <w:rPr>
          <w:del w:id="14315" w:author="Claire S" w:date="2026-05-28T11:35:00Z" w16du:dateUtc="2026-05-28T10:35:00Z"/>
          <w:rFonts w:ascii="Cambria" w:hAnsi="Cambria"/>
          <w:sz w:val="28"/>
          <w:szCs w:val="28"/>
        </w:rPr>
      </w:pPr>
      <w:del w:id="14316" w:author="Claire S" w:date="2026-05-28T11:35:00Z" w16du:dateUtc="2026-05-28T10:35:00Z">
        <w:r w:rsidDel="00D04B2B">
          <w:rPr>
            <w:rFonts w:ascii="Cambria" w:hAnsi="Cambria"/>
            <w:sz w:val="28"/>
            <w:szCs w:val="28"/>
          </w:rPr>
          <w:delText>‘Clara Voss?’</w:delText>
        </w:r>
      </w:del>
      <w:del w:id="14317" w:author="Claire S" w:date="2026-05-28T09:03:00Z" w16du:dateUtc="2026-05-28T08:03:00Z">
        <w:r w:rsidRPr="0005776C" w:rsidDel="000C2469">
          <w:rPr>
            <w:rFonts w:ascii="Cambria" w:hAnsi="Cambria"/>
            <w:sz w:val="28"/>
            <w:szCs w:val="28"/>
          </w:rPr>
          <w:delText xml:space="preserve"> </w:delText>
        </w:r>
        <w:r w:rsidR="00EB6129" w:rsidDel="000C2469">
          <w:rPr>
            <w:rFonts w:ascii="Cambria" w:hAnsi="Cambria"/>
            <w:sz w:val="28"/>
            <w:szCs w:val="28"/>
          </w:rPr>
          <w:delText xml:space="preserve">he </w:delText>
        </w:r>
        <w:r w:rsidR="00DF168F" w:rsidDel="000C2469">
          <w:rPr>
            <w:rFonts w:ascii="Cambria" w:hAnsi="Cambria"/>
            <w:sz w:val="28"/>
            <w:szCs w:val="28"/>
          </w:rPr>
          <w:delText>turned to her</w:delText>
        </w:r>
        <w:r w:rsidR="00EB6129" w:rsidDel="000C2469">
          <w:rPr>
            <w:rFonts w:ascii="Cambria" w:hAnsi="Cambria"/>
            <w:sz w:val="28"/>
            <w:szCs w:val="28"/>
          </w:rPr>
          <w:delText>.</w:delText>
        </w:r>
      </w:del>
    </w:p>
    <w:p w14:paraId="5401830E" w14:textId="3384D29C" w:rsidR="00344D05" w:rsidDel="00442D7F" w:rsidRDefault="0005776C">
      <w:pPr>
        <w:spacing w:line="360" w:lineRule="auto"/>
        <w:ind w:firstLine="720"/>
        <w:contextualSpacing/>
        <w:rPr>
          <w:del w:id="14318" w:author="Claire S" w:date="2026-05-28T09:08:00Z" w16du:dateUtc="2026-05-28T08:08:00Z"/>
          <w:rFonts w:ascii="Cambria" w:hAnsi="Cambria"/>
          <w:sz w:val="28"/>
          <w:szCs w:val="28"/>
        </w:rPr>
      </w:pPr>
      <w:del w:id="14319" w:author="Claire S" w:date="2026-05-28T11:35:00Z" w16du:dateUtc="2026-05-28T10:35:00Z">
        <w:r w:rsidDel="00D04B2B">
          <w:rPr>
            <w:rFonts w:ascii="Cambria" w:hAnsi="Cambria"/>
            <w:sz w:val="28"/>
            <w:szCs w:val="28"/>
          </w:rPr>
          <w:delText>‘</w:delText>
        </w:r>
      </w:del>
      <w:del w:id="14320" w:author="Claire S" w:date="2026-05-28T09:04:00Z" w16du:dateUtc="2026-05-28T08:04:00Z">
        <w:r w:rsidR="00F963BC" w:rsidDel="00492E07">
          <w:rPr>
            <w:rFonts w:ascii="Cambria" w:hAnsi="Cambria"/>
            <w:sz w:val="28"/>
            <w:szCs w:val="28"/>
          </w:rPr>
          <w:delText>Yes</w:delText>
        </w:r>
      </w:del>
      <w:del w:id="14321" w:author="Claire S" w:date="2026-05-28T11:35:00Z" w16du:dateUtc="2026-05-28T10:35:00Z">
        <w:r w:rsidDel="00D04B2B">
          <w:rPr>
            <w:rFonts w:ascii="Cambria" w:hAnsi="Cambria"/>
            <w:sz w:val="28"/>
            <w:szCs w:val="28"/>
          </w:rPr>
          <w:delText>,’</w:delText>
        </w:r>
        <w:r w:rsidR="009857E1" w:rsidDel="00D04B2B">
          <w:rPr>
            <w:rFonts w:ascii="Cambria" w:hAnsi="Cambria"/>
            <w:sz w:val="28"/>
            <w:szCs w:val="28"/>
          </w:rPr>
          <w:delText xml:space="preserve"> Clara</w:delText>
        </w:r>
        <w:r w:rsidR="00DD28D8" w:rsidDel="00D04B2B">
          <w:rPr>
            <w:rFonts w:ascii="Cambria" w:hAnsi="Cambria"/>
            <w:sz w:val="28"/>
            <w:szCs w:val="28"/>
          </w:rPr>
          <w:delText xml:space="preserve"> </w:delText>
        </w:r>
      </w:del>
      <w:del w:id="14322" w:author="Claire S" w:date="2026-05-28T09:06:00Z" w16du:dateUtc="2026-05-28T08:06:00Z">
        <w:r w:rsidR="00DD28D8" w:rsidDel="00320118">
          <w:rPr>
            <w:rFonts w:ascii="Cambria" w:hAnsi="Cambria"/>
            <w:sz w:val="28"/>
            <w:szCs w:val="28"/>
          </w:rPr>
          <w:delText>fel</w:delText>
        </w:r>
        <w:r w:rsidR="00965C4C" w:rsidDel="00320118">
          <w:rPr>
            <w:rFonts w:ascii="Cambria" w:hAnsi="Cambria"/>
            <w:sz w:val="28"/>
            <w:szCs w:val="28"/>
          </w:rPr>
          <w:delText>t</w:delText>
        </w:r>
        <w:r w:rsidR="00DD28D8" w:rsidDel="00320118">
          <w:rPr>
            <w:rFonts w:ascii="Cambria" w:hAnsi="Cambria"/>
            <w:sz w:val="28"/>
            <w:szCs w:val="28"/>
          </w:rPr>
          <w:delText xml:space="preserve"> </w:delText>
        </w:r>
        <w:r w:rsidR="00965C4C" w:rsidDel="00320118">
          <w:rPr>
            <w:rFonts w:ascii="Cambria" w:hAnsi="Cambria"/>
            <w:sz w:val="28"/>
            <w:szCs w:val="28"/>
          </w:rPr>
          <w:delText>queasy</w:delText>
        </w:r>
      </w:del>
      <w:del w:id="14323" w:author="Claire S" w:date="2026-05-28T11:35:00Z" w16du:dateUtc="2026-05-28T10:35:00Z">
        <w:r w:rsidR="00EB6129" w:rsidDel="00D04B2B">
          <w:rPr>
            <w:rFonts w:ascii="Cambria" w:hAnsi="Cambria"/>
            <w:sz w:val="28"/>
            <w:szCs w:val="28"/>
          </w:rPr>
          <w:delText>.</w:delText>
        </w:r>
        <w:r w:rsidR="00DD28D8" w:rsidDel="00D04B2B">
          <w:rPr>
            <w:rFonts w:ascii="Cambria" w:hAnsi="Cambria"/>
            <w:sz w:val="28"/>
            <w:szCs w:val="28"/>
          </w:rPr>
          <w:delText xml:space="preserve"> ‘</w:delText>
        </w:r>
      </w:del>
      <w:del w:id="14324" w:author="Claire S" w:date="2026-05-21T11:15:00Z" w16du:dateUtc="2026-05-21T10:15:00Z">
        <w:r w:rsidR="00A6569B" w:rsidDel="007337BE">
          <w:rPr>
            <w:rFonts w:ascii="Cambria" w:hAnsi="Cambria"/>
            <w:sz w:val="28"/>
            <w:szCs w:val="28"/>
          </w:rPr>
          <w:delText>Is it</w:delText>
        </w:r>
      </w:del>
      <w:del w:id="14325" w:author="Claire S" w:date="2026-05-28T11:35:00Z" w16du:dateUtc="2026-05-28T10:35:00Z">
        <w:r w:rsidR="00A6569B" w:rsidDel="00D04B2B">
          <w:rPr>
            <w:rFonts w:ascii="Cambria" w:hAnsi="Cambria"/>
            <w:sz w:val="28"/>
            <w:szCs w:val="28"/>
          </w:rPr>
          <w:delText xml:space="preserve"> Violet</w:delText>
        </w:r>
      </w:del>
      <w:del w:id="14326" w:author="Claire S" w:date="2026-05-28T09:06:00Z" w16du:dateUtc="2026-05-28T08:06:00Z">
        <w:r w:rsidR="00A6569B" w:rsidDel="00320118">
          <w:rPr>
            <w:rFonts w:ascii="Cambria" w:hAnsi="Cambria"/>
            <w:sz w:val="28"/>
            <w:szCs w:val="28"/>
          </w:rPr>
          <w:delText>?</w:delText>
        </w:r>
      </w:del>
      <w:del w:id="14327" w:author="Claire S" w:date="2026-05-21T11:15:00Z" w16du:dateUtc="2026-05-21T10:15:00Z">
        <w:r w:rsidR="00A6569B" w:rsidDel="007337BE">
          <w:rPr>
            <w:rFonts w:ascii="Cambria" w:hAnsi="Cambria"/>
            <w:sz w:val="28"/>
            <w:szCs w:val="28"/>
          </w:rPr>
          <w:delText xml:space="preserve"> </w:delText>
        </w:r>
        <w:r w:rsidR="00134548" w:rsidDel="007337BE">
          <w:rPr>
            <w:rFonts w:ascii="Cambria" w:hAnsi="Cambria"/>
            <w:sz w:val="28"/>
            <w:szCs w:val="28"/>
          </w:rPr>
          <w:delText>Have you found her</w:delText>
        </w:r>
        <w:r w:rsidR="002E2871" w:rsidDel="007337BE">
          <w:rPr>
            <w:rFonts w:ascii="Cambria" w:hAnsi="Cambria"/>
            <w:sz w:val="28"/>
            <w:szCs w:val="28"/>
          </w:rPr>
          <w:delText>?</w:delText>
        </w:r>
        <w:r w:rsidR="00DD28D8" w:rsidDel="007337BE">
          <w:rPr>
            <w:rFonts w:ascii="Cambria" w:hAnsi="Cambria"/>
            <w:sz w:val="28"/>
            <w:szCs w:val="28"/>
          </w:rPr>
          <w:delText xml:space="preserve"> </w:delText>
        </w:r>
      </w:del>
      <w:del w:id="14328" w:author="Claire S" w:date="2026-05-28T09:06:00Z" w16du:dateUtc="2026-05-28T08:06:00Z">
        <w:r w:rsidR="00DD28D8" w:rsidDel="00320118">
          <w:rPr>
            <w:rFonts w:ascii="Cambria" w:hAnsi="Cambria"/>
            <w:sz w:val="28"/>
            <w:szCs w:val="28"/>
          </w:rPr>
          <w:delText xml:space="preserve">Is </w:delText>
        </w:r>
      </w:del>
      <w:del w:id="14329" w:author="Claire S" w:date="2026-05-21T11:15:00Z" w16du:dateUtc="2026-05-21T10:15:00Z">
        <w:r w:rsidR="00DD28D8" w:rsidDel="007337BE">
          <w:rPr>
            <w:rFonts w:ascii="Cambria" w:hAnsi="Cambria"/>
            <w:sz w:val="28"/>
            <w:szCs w:val="28"/>
          </w:rPr>
          <w:delText>she- is she okay?</w:delText>
        </w:r>
        <w:r w:rsidR="002E2871" w:rsidDel="007337BE">
          <w:rPr>
            <w:rFonts w:ascii="Cambria" w:hAnsi="Cambria"/>
            <w:sz w:val="28"/>
            <w:szCs w:val="28"/>
          </w:rPr>
          <w:delText>’</w:delText>
        </w:r>
      </w:del>
      <w:del w:id="14330" w:author="Claire S" w:date="2026-05-28T11:35:00Z" w16du:dateUtc="2026-05-28T10:35:00Z">
        <w:r w:rsidR="00644FBD" w:rsidDel="00D04B2B">
          <w:rPr>
            <w:rFonts w:ascii="Cambria" w:hAnsi="Cambria"/>
            <w:sz w:val="28"/>
            <w:szCs w:val="28"/>
          </w:rPr>
          <w:delText xml:space="preserve"> </w:delText>
        </w:r>
      </w:del>
      <w:del w:id="14331" w:author="Claire S" w:date="2026-05-21T11:15:00Z" w16du:dateUtc="2026-05-21T10:15:00Z">
        <w:r w:rsidR="00644FBD" w:rsidDel="007337BE">
          <w:rPr>
            <w:rFonts w:ascii="Cambria" w:hAnsi="Cambria"/>
            <w:sz w:val="28"/>
            <w:szCs w:val="28"/>
          </w:rPr>
          <w:delText>How could she be okay though, after what the</w:delText>
        </w:r>
        <w:r w:rsidR="007524F2" w:rsidDel="007337BE">
          <w:rPr>
            <w:rFonts w:ascii="Cambria" w:hAnsi="Cambria"/>
            <w:sz w:val="28"/>
            <w:szCs w:val="28"/>
          </w:rPr>
          <w:delText xml:space="preserve"> Sussex</w:delText>
        </w:r>
        <w:r w:rsidR="00644FBD" w:rsidDel="007337BE">
          <w:rPr>
            <w:rFonts w:ascii="Cambria" w:hAnsi="Cambria"/>
            <w:sz w:val="28"/>
            <w:szCs w:val="28"/>
          </w:rPr>
          <w:delText xml:space="preserve"> </w:delText>
        </w:r>
        <w:r w:rsidR="003F3C59" w:rsidDel="007337BE">
          <w:rPr>
            <w:rFonts w:ascii="Cambria" w:hAnsi="Cambria"/>
            <w:sz w:val="28"/>
            <w:szCs w:val="28"/>
          </w:rPr>
          <w:delText>police</w:delText>
        </w:r>
        <w:r w:rsidR="005C0A08" w:rsidDel="007337BE">
          <w:rPr>
            <w:rFonts w:ascii="Cambria" w:hAnsi="Cambria"/>
            <w:sz w:val="28"/>
            <w:szCs w:val="28"/>
          </w:rPr>
          <w:delText>man</w:delText>
        </w:r>
        <w:r w:rsidR="00644FBD" w:rsidDel="007337BE">
          <w:rPr>
            <w:rFonts w:ascii="Cambria" w:hAnsi="Cambria"/>
            <w:sz w:val="28"/>
            <w:szCs w:val="28"/>
          </w:rPr>
          <w:delText xml:space="preserve"> had said</w:delText>
        </w:r>
        <w:r w:rsidR="005C0A08" w:rsidDel="007337BE">
          <w:rPr>
            <w:rFonts w:ascii="Cambria" w:hAnsi="Cambria"/>
            <w:sz w:val="28"/>
            <w:szCs w:val="28"/>
          </w:rPr>
          <w:delText xml:space="preserve"> </w:delText>
        </w:r>
        <w:r w:rsidR="00A6569B" w:rsidDel="007337BE">
          <w:rPr>
            <w:rFonts w:ascii="Cambria" w:hAnsi="Cambria"/>
            <w:sz w:val="28"/>
            <w:szCs w:val="28"/>
          </w:rPr>
          <w:delText xml:space="preserve">on the phone </w:delText>
        </w:r>
        <w:r w:rsidR="005C0A08" w:rsidDel="007337BE">
          <w:rPr>
            <w:rFonts w:ascii="Cambria" w:hAnsi="Cambria"/>
            <w:sz w:val="28"/>
            <w:szCs w:val="28"/>
          </w:rPr>
          <w:delText>last night</w:delText>
        </w:r>
        <w:r w:rsidR="00965C4C" w:rsidDel="007337BE">
          <w:rPr>
            <w:rFonts w:ascii="Cambria" w:hAnsi="Cambria"/>
            <w:sz w:val="28"/>
            <w:szCs w:val="28"/>
          </w:rPr>
          <w:delText>?</w:delText>
        </w:r>
      </w:del>
    </w:p>
    <w:p w14:paraId="3B5CD007" w14:textId="7E76440D" w:rsidR="002E2871" w:rsidDel="00D04B2B" w:rsidRDefault="002E2871">
      <w:pPr>
        <w:spacing w:line="360" w:lineRule="auto"/>
        <w:ind w:firstLine="720"/>
        <w:contextualSpacing/>
        <w:rPr>
          <w:del w:id="14332" w:author="Claire S" w:date="2026-05-28T11:35:00Z" w16du:dateUtc="2026-05-28T10:35:00Z"/>
          <w:rFonts w:ascii="Cambria" w:hAnsi="Cambria"/>
          <w:sz w:val="28"/>
          <w:szCs w:val="28"/>
        </w:rPr>
      </w:pPr>
      <w:del w:id="14333" w:author="Claire S" w:date="2026-05-28T09:08:00Z" w16du:dateUtc="2026-05-28T08:08:00Z">
        <w:r w:rsidDel="00CA72F7">
          <w:rPr>
            <w:rFonts w:ascii="Cambria" w:hAnsi="Cambria"/>
            <w:sz w:val="28"/>
            <w:szCs w:val="28"/>
          </w:rPr>
          <w:delText xml:space="preserve">‘Violet?’ </w:delText>
        </w:r>
        <w:r w:rsidR="005C0A08" w:rsidDel="00CA72F7">
          <w:rPr>
            <w:rFonts w:ascii="Cambria" w:hAnsi="Cambria"/>
            <w:sz w:val="28"/>
            <w:szCs w:val="28"/>
          </w:rPr>
          <w:delText>DS Addo</w:delText>
        </w:r>
        <w:r w:rsidDel="00CA72F7">
          <w:rPr>
            <w:rFonts w:ascii="Cambria" w:hAnsi="Cambria"/>
            <w:sz w:val="28"/>
            <w:szCs w:val="28"/>
          </w:rPr>
          <w:delText xml:space="preserve"> frowned. </w:delText>
        </w:r>
        <w:r w:rsidR="00965C4C" w:rsidDel="00CA72F7">
          <w:rPr>
            <w:rFonts w:ascii="Cambria" w:hAnsi="Cambria"/>
            <w:sz w:val="28"/>
            <w:szCs w:val="28"/>
          </w:rPr>
          <w:delText>‘</w:delText>
        </w:r>
      </w:del>
      <w:del w:id="14334" w:author="Claire S" w:date="2026-05-28T09:06:00Z" w16du:dateUtc="2026-05-28T08:06:00Z">
        <w:r w:rsidR="00965C4C" w:rsidDel="00320118">
          <w:rPr>
            <w:rFonts w:ascii="Cambria" w:hAnsi="Cambria"/>
            <w:sz w:val="28"/>
            <w:szCs w:val="28"/>
          </w:rPr>
          <w:delText>Who is Violet?</w:delText>
        </w:r>
      </w:del>
      <w:del w:id="14335" w:author="Claire S" w:date="2026-05-21T11:35:00Z" w16du:dateUtc="2026-05-21T10:35:00Z">
        <w:r w:rsidR="00965C4C" w:rsidDel="00045B51">
          <w:rPr>
            <w:rFonts w:ascii="Cambria" w:hAnsi="Cambria"/>
            <w:sz w:val="28"/>
            <w:szCs w:val="28"/>
          </w:rPr>
          <w:delText>’</w:delText>
        </w:r>
      </w:del>
    </w:p>
    <w:p w14:paraId="11B21EEB" w14:textId="23609EF6" w:rsidR="00083737" w:rsidRDefault="00D33A1C" w:rsidP="00B8239D">
      <w:pPr>
        <w:spacing w:line="360" w:lineRule="auto"/>
        <w:ind w:firstLine="720"/>
        <w:contextualSpacing/>
        <w:rPr>
          <w:ins w:id="14336" w:author="Claire S" w:date="2026-05-28T11:43:00Z" w16du:dateUtc="2026-05-28T10:43:00Z"/>
          <w:rFonts w:ascii="Cambria" w:hAnsi="Cambria"/>
          <w:sz w:val="28"/>
          <w:szCs w:val="28"/>
        </w:rPr>
      </w:pPr>
      <w:del w:id="14337" w:author="Claire S" w:date="2026-05-28T11:35:00Z" w16du:dateUtc="2026-05-28T10:35:00Z">
        <w:r w:rsidDel="00D04B2B">
          <w:rPr>
            <w:rFonts w:ascii="Cambria" w:hAnsi="Cambria"/>
            <w:sz w:val="28"/>
            <w:szCs w:val="28"/>
          </w:rPr>
          <w:delText>‘</w:delText>
        </w:r>
      </w:del>
      <w:del w:id="14338" w:author="Claire S" w:date="2026-05-21T11:18:00Z" w16du:dateUtc="2026-05-21T10:18:00Z">
        <w:r w:rsidR="00502877" w:rsidDel="00D33E14">
          <w:rPr>
            <w:rFonts w:ascii="Cambria" w:hAnsi="Cambria"/>
            <w:sz w:val="28"/>
            <w:szCs w:val="28"/>
          </w:rPr>
          <w:delText xml:space="preserve">You mean </w:delText>
        </w:r>
      </w:del>
      <w:del w:id="14339" w:author="Claire S" w:date="2026-05-28T09:11:00Z" w16du:dateUtc="2026-05-28T08:11:00Z">
        <w:r w:rsidDel="00491DC9">
          <w:rPr>
            <w:rFonts w:ascii="Cambria" w:hAnsi="Cambria"/>
            <w:sz w:val="28"/>
            <w:szCs w:val="28"/>
          </w:rPr>
          <w:delText>Violet Childs</w:delText>
        </w:r>
      </w:del>
      <w:del w:id="14340" w:author="Claire S" w:date="2026-05-21T11:18:00Z" w16du:dateUtc="2026-05-21T10:18:00Z">
        <w:r w:rsidR="00502877" w:rsidDel="00D33E14">
          <w:rPr>
            <w:rFonts w:ascii="Cambria" w:hAnsi="Cambria"/>
            <w:sz w:val="28"/>
            <w:szCs w:val="28"/>
          </w:rPr>
          <w:delText>?</w:delText>
        </w:r>
      </w:del>
      <w:del w:id="14341" w:author="Claire S" w:date="2026-05-28T11:35:00Z" w16du:dateUtc="2026-05-28T10:35:00Z">
        <w:r w:rsidDel="00D04B2B">
          <w:rPr>
            <w:rFonts w:ascii="Cambria" w:hAnsi="Cambria"/>
            <w:sz w:val="28"/>
            <w:szCs w:val="28"/>
          </w:rPr>
          <w:delText xml:space="preserve">’ Ruth </w:delText>
        </w:r>
      </w:del>
      <w:del w:id="14342" w:author="Claire S" w:date="2026-05-21T11:18:00Z" w16du:dateUtc="2026-05-21T10:18:00Z">
        <w:r w:rsidR="005C0A08" w:rsidDel="00D33E14">
          <w:rPr>
            <w:rFonts w:ascii="Cambria" w:hAnsi="Cambria"/>
            <w:sz w:val="28"/>
            <w:szCs w:val="28"/>
          </w:rPr>
          <w:delText>asked,</w:delText>
        </w:r>
      </w:del>
      <w:del w:id="14343" w:author="Claire S" w:date="2026-05-28T11:35:00Z" w16du:dateUtc="2026-05-28T10:35:00Z">
        <w:r w:rsidR="005C0A08" w:rsidDel="00D04B2B">
          <w:rPr>
            <w:rFonts w:ascii="Cambria" w:hAnsi="Cambria"/>
            <w:sz w:val="28"/>
            <w:szCs w:val="28"/>
          </w:rPr>
          <w:delText xml:space="preserve"> </w:delText>
        </w:r>
        <w:r w:rsidDel="00D04B2B">
          <w:rPr>
            <w:rFonts w:ascii="Cambria" w:hAnsi="Cambria"/>
            <w:sz w:val="28"/>
            <w:szCs w:val="28"/>
          </w:rPr>
          <w:delText>also frowning</w:delText>
        </w:r>
        <w:r w:rsidR="007524F2" w:rsidDel="00D04B2B">
          <w:rPr>
            <w:rFonts w:ascii="Cambria" w:hAnsi="Cambria"/>
            <w:sz w:val="28"/>
            <w:szCs w:val="28"/>
          </w:rPr>
          <w:delText xml:space="preserve"> -</w:delText>
        </w:r>
        <w:r w:rsidDel="00D04B2B">
          <w:rPr>
            <w:rFonts w:ascii="Cambria" w:hAnsi="Cambria"/>
            <w:sz w:val="28"/>
            <w:szCs w:val="28"/>
          </w:rPr>
          <w:delText xml:space="preserve"> </w:delText>
        </w:r>
      </w:del>
      <w:del w:id="14344" w:author="Claire S" w:date="2026-05-21T11:18:00Z" w16du:dateUtc="2026-05-21T10:18:00Z">
        <w:r w:rsidDel="00D33E14">
          <w:rPr>
            <w:rFonts w:ascii="Cambria" w:hAnsi="Cambria"/>
            <w:sz w:val="28"/>
            <w:szCs w:val="28"/>
          </w:rPr>
          <w:delText xml:space="preserve">though that was </w:delText>
        </w:r>
      </w:del>
      <w:del w:id="14345" w:author="Claire S" w:date="2026-05-28T11:35:00Z" w16du:dateUtc="2026-05-28T10:35:00Z">
        <w:r w:rsidDel="00D04B2B">
          <w:rPr>
            <w:rFonts w:ascii="Cambria" w:hAnsi="Cambria"/>
            <w:sz w:val="28"/>
            <w:szCs w:val="28"/>
          </w:rPr>
          <w:delText>standard</w:delText>
        </w:r>
        <w:r w:rsidR="005C0A08" w:rsidDel="00D04B2B">
          <w:rPr>
            <w:rFonts w:ascii="Cambria" w:hAnsi="Cambria"/>
            <w:sz w:val="28"/>
            <w:szCs w:val="28"/>
          </w:rPr>
          <w:delText xml:space="preserve"> for her</w:delText>
        </w:r>
        <w:r w:rsidDel="00D04B2B">
          <w:rPr>
            <w:rFonts w:ascii="Cambria" w:hAnsi="Cambria"/>
            <w:sz w:val="28"/>
            <w:szCs w:val="28"/>
          </w:rPr>
          <w:delText>.</w:delText>
        </w:r>
      </w:del>
      <w:del w:id="14346" w:author="Claire S" w:date="2026-05-28T09:11:00Z" w16du:dateUtc="2026-05-28T08:11:00Z">
        <w:r w:rsidDel="00491DC9">
          <w:rPr>
            <w:rFonts w:ascii="Cambria" w:hAnsi="Cambria"/>
            <w:sz w:val="28"/>
            <w:szCs w:val="28"/>
          </w:rPr>
          <w:delText xml:space="preserve"> </w:delText>
        </w:r>
        <w:r w:rsidR="00B95D59" w:rsidDel="00491DC9">
          <w:rPr>
            <w:rFonts w:ascii="Cambria" w:hAnsi="Cambria"/>
            <w:sz w:val="28"/>
            <w:szCs w:val="28"/>
          </w:rPr>
          <w:delText>‘Violet is Dex Harris’s assistant,</w:delText>
        </w:r>
      </w:del>
      <w:del w:id="14347" w:author="Claire S" w:date="2026-05-21T11:27:00Z" w16du:dateUtc="2026-05-21T10:27:00Z">
        <w:r w:rsidR="00B95D59" w:rsidDel="0008756F">
          <w:rPr>
            <w:rFonts w:ascii="Cambria" w:hAnsi="Cambria"/>
            <w:sz w:val="28"/>
            <w:szCs w:val="28"/>
          </w:rPr>
          <w:delText>’ she told the cop.</w:delText>
        </w:r>
      </w:del>
      <w:ins w:id="14348" w:author="Claire S" w:date="2026-05-28T11:43:00Z" w16du:dateUtc="2026-05-28T10:43:00Z">
        <w:r w:rsidR="00E0504E">
          <w:rPr>
            <w:rFonts w:ascii="Cambria" w:hAnsi="Cambria"/>
            <w:sz w:val="28"/>
            <w:szCs w:val="28"/>
          </w:rPr>
          <w:t>‘D</w:t>
        </w:r>
      </w:ins>
      <w:ins w:id="14349" w:author="Claire S" w:date="2026-05-21T11:27:00Z" w16du:dateUtc="2026-05-21T10:27:00Z">
        <w:r w:rsidR="0008756F">
          <w:rPr>
            <w:rFonts w:ascii="Cambria" w:hAnsi="Cambria"/>
            <w:sz w:val="28"/>
            <w:szCs w:val="28"/>
          </w:rPr>
          <w:t xml:space="preserve">o </w:t>
        </w:r>
        <w:r w:rsidR="00083737">
          <w:rPr>
            <w:rFonts w:ascii="Cambria" w:hAnsi="Cambria"/>
            <w:sz w:val="28"/>
            <w:szCs w:val="28"/>
          </w:rPr>
          <w:t>sit down, Clara</w:t>
        </w:r>
      </w:ins>
      <w:ins w:id="14350" w:author="Claire S" w:date="2026-06-05T08:46:00Z" w16du:dateUtc="2026-06-05T07:46:00Z">
        <w:del w:id="14351" w:author="Daisy Watt" w:date="2026-06-23T08:01:00Z" w16du:dateUtc="2026-06-23T06:01:00Z">
          <w:r w:rsidR="002C5184">
            <w:rPr>
              <w:rFonts w:ascii="Cambria" w:hAnsi="Cambria"/>
              <w:sz w:val="28"/>
              <w:szCs w:val="28"/>
            </w:rPr>
            <w:delText>,</w:delText>
          </w:r>
        </w:del>
      </w:ins>
      <w:ins w:id="14352" w:author="Daisy Watt" w:date="2026-06-23T08:01:00Z" w16du:dateUtc="2026-06-23T06:01:00Z">
        <w:r w:rsidR="00B97047">
          <w:rPr>
            <w:rFonts w:ascii="Cambria" w:hAnsi="Cambria"/>
            <w:sz w:val="28"/>
            <w:szCs w:val="28"/>
          </w:rPr>
          <w:t>.</w:t>
        </w:r>
      </w:ins>
      <w:ins w:id="14353" w:author="Claire S" w:date="2026-06-05T08:46:00Z" w16du:dateUtc="2026-06-05T07:46:00Z">
        <w:r w:rsidR="002C5184">
          <w:rPr>
            <w:rFonts w:ascii="Cambria" w:hAnsi="Cambria"/>
            <w:sz w:val="28"/>
            <w:szCs w:val="28"/>
          </w:rPr>
          <w:t>’ Ruth frowned.</w:t>
        </w:r>
      </w:ins>
      <w:ins w:id="14354" w:author="Claire S" w:date="2026-05-28T11:41:00Z" w16du:dateUtc="2026-05-28T10:41:00Z">
        <w:r w:rsidR="00CA3878">
          <w:rPr>
            <w:rFonts w:ascii="Cambria" w:hAnsi="Cambria"/>
            <w:sz w:val="28"/>
            <w:szCs w:val="28"/>
          </w:rPr>
          <w:t xml:space="preserve"> </w:t>
        </w:r>
      </w:ins>
      <w:ins w:id="14355" w:author="Claire S" w:date="2026-06-05T08:46:00Z" w16du:dateUtc="2026-06-05T07:46:00Z">
        <w:r w:rsidR="002C5184">
          <w:rPr>
            <w:rFonts w:ascii="Cambria" w:hAnsi="Cambria"/>
            <w:sz w:val="28"/>
            <w:szCs w:val="28"/>
          </w:rPr>
          <w:t>‘</w:t>
        </w:r>
      </w:ins>
      <w:ins w:id="14356" w:author="Claire S" w:date="2026-05-21T11:27:00Z" w16du:dateUtc="2026-05-21T10:27:00Z">
        <w:r w:rsidR="00083737">
          <w:rPr>
            <w:rFonts w:ascii="Cambria" w:hAnsi="Cambria"/>
            <w:sz w:val="28"/>
            <w:szCs w:val="28"/>
          </w:rPr>
          <w:t>You’re making me nervous.’</w:t>
        </w:r>
      </w:ins>
    </w:p>
    <w:p w14:paraId="257BF596" w14:textId="0E62D9D6" w:rsidR="00502877" w:rsidDel="004E7076" w:rsidRDefault="000C4F32">
      <w:pPr>
        <w:spacing w:line="360" w:lineRule="auto"/>
        <w:ind w:firstLine="720"/>
        <w:contextualSpacing/>
        <w:rPr>
          <w:del w:id="14357" w:author="Claire S" w:date="2026-05-28T11:36:00Z" w16du:dateUtc="2026-05-28T10:36:00Z"/>
          <w:rFonts w:ascii="Cambria" w:hAnsi="Cambria"/>
          <w:sz w:val="28"/>
          <w:szCs w:val="28"/>
        </w:rPr>
      </w:pPr>
      <w:ins w:id="14358" w:author="Claire S" w:date="2026-05-28T13:19:00Z" w16du:dateUtc="2026-05-28T12:19:00Z">
        <w:r>
          <w:rPr>
            <w:rFonts w:ascii="Cambria" w:hAnsi="Cambria"/>
            <w:sz w:val="28"/>
            <w:szCs w:val="28"/>
          </w:rPr>
          <w:t xml:space="preserve">‘Sorry.’ </w:t>
        </w:r>
      </w:ins>
      <w:ins w:id="14359" w:author="Claire S" w:date="2026-05-28T11:43:00Z" w16du:dateUtc="2026-05-28T10:43:00Z">
        <w:r w:rsidR="00E0504E">
          <w:rPr>
            <w:rFonts w:ascii="Cambria" w:hAnsi="Cambria"/>
            <w:sz w:val="28"/>
            <w:szCs w:val="28"/>
          </w:rPr>
          <w:t xml:space="preserve">Clara found that hard to believe, but she did as she was instructed. </w:t>
        </w:r>
      </w:ins>
    </w:p>
    <w:p w14:paraId="7011CCC7" w14:textId="415E641E" w:rsidR="00502877" w:rsidDel="0008756F" w:rsidRDefault="00502877">
      <w:pPr>
        <w:spacing w:line="360" w:lineRule="auto"/>
        <w:ind w:firstLine="720"/>
        <w:contextualSpacing/>
        <w:rPr>
          <w:del w:id="14360" w:author="Claire S" w:date="2026-05-21T11:27:00Z" w16du:dateUtc="2026-05-21T10:27:00Z"/>
          <w:rFonts w:ascii="Cambria" w:hAnsi="Cambria"/>
          <w:sz w:val="28"/>
          <w:szCs w:val="28"/>
        </w:rPr>
      </w:pPr>
      <w:del w:id="14361" w:author="Claire S" w:date="2026-05-28T11:36:00Z" w16du:dateUtc="2026-05-28T10:36:00Z">
        <w:r w:rsidDel="004E7076">
          <w:rPr>
            <w:rFonts w:ascii="Cambria" w:hAnsi="Cambria"/>
            <w:sz w:val="28"/>
            <w:szCs w:val="28"/>
          </w:rPr>
          <w:delText>‘</w:delText>
        </w:r>
      </w:del>
      <w:del w:id="14362" w:author="Claire S" w:date="2026-05-21T11:27:00Z" w16du:dateUtc="2026-05-21T10:27:00Z">
        <w:r w:rsidDel="0008756F">
          <w:rPr>
            <w:rFonts w:ascii="Cambria" w:hAnsi="Cambria"/>
            <w:sz w:val="28"/>
            <w:szCs w:val="28"/>
          </w:rPr>
          <w:delText>Yes,’ Clara nodded</w:delText>
        </w:r>
        <w:r w:rsidR="007524F2" w:rsidDel="0008756F">
          <w:rPr>
            <w:rFonts w:ascii="Cambria" w:hAnsi="Cambria"/>
            <w:sz w:val="28"/>
            <w:szCs w:val="28"/>
          </w:rPr>
          <w:delText xml:space="preserve"> fe</w:delText>
        </w:r>
        <w:r w:rsidR="00762A80" w:rsidDel="0008756F">
          <w:rPr>
            <w:rFonts w:ascii="Cambria" w:hAnsi="Cambria"/>
            <w:sz w:val="28"/>
            <w:szCs w:val="28"/>
          </w:rPr>
          <w:delText>rvently</w:delText>
        </w:r>
        <w:r w:rsidDel="0008756F">
          <w:rPr>
            <w:rFonts w:ascii="Cambria" w:hAnsi="Cambria"/>
            <w:sz w:val="28"/>
            <w:szCs w:val="28"/>
          </w:rPr>
          <w:delText xml:space="preserve">. </w:delText>
        </w:r>
        <w:r w:rsidR="005C0A08" w:rsidDel="0008756F">
          <w:rPr>
            <w:rFonts w:ascii="Cambria" w:hAnsi="Cambria"/>
            <w:sz w:val="28"/>
            <w:szCs w:val="28"/>
          </w:rPr>
          <w:delText>‘</w:delText>
        </w:r>
      </w:del>
      <w:del w:id="14363" w:author="Claire S" w:date="2026-05-21T11:18:00Z" w16du:dateUtc="2026-05-21T10:18:00Z">
        <w:r w:rsidR="005C0A08" w:rsidDel="00CD4856">
          <w:rPr>
            <w:rFonts w:ascii="Cambria" w:hAnsi="Cambria"/>
            <w:sz w:val="28"/>
            <w:szCs w:val="28"/>
          </w:rPr>
          <w:delText>My friend Violet</w:delText>
        </w:r>
      </w:del>
      <w:del w:id="14364" w:author="Claire S" w:date="2026-05-21T11:16:00Z" w16du:dateUtc="2026-05-21T10:16:00Z">
        <w:r w:rsidR="005C0A08" w:rsidDel="007337BE">
          <w:rPr>
            <w:rFonts w:ascii="Cambria" w:hAnsi="Cambria"/>
            <w:sz w:val="28"/>
            <w:szCs w:val="28"/>
          </w:rPr>
          <w:delText>. No-one seems to have seen her since Sunday lunchtime</w:delText>
        </w:r>
      </w:del>
      <w:del w:id="14365" w:author="Claire S" w:date="2026-05-21T11:27:00Z" w16du:dateUtc="2026-05-21T10:27:00Z">
        <w:r w:rsidR="005C0A08" w:rsidDel="0008756F">
          <w:rPr>
            <w:rFonts w:ascii="Cambria" w:hAnsi="Cambria"/>
            <w:sz w:val="28"/>
            <w:szCs w:val="28"/>
          </w:rPr>
          <w:delText>.</w:delText>
        </w:r>
        <w:r w:rsidR="005A5C0C" w:rsidDel="0008756F">
          <w:rPr>
            <w:rFonts w:ascii="Cambria" w:hAnsi="Cambria"/>
            <w:sz w:val="28"/>
            <w:szCs w:val="28"/>
          </w:rPr>
          <w:delText>’</w:delText>
        </w:r>
      </w:del>
    </w:p>
    <w:p w14:paraId="455D806B" w14:textId="200A1EBE" w:rsidR="00D33A1C" w:rsidDel="00083737" w:rsidRDefault="00B95D59">
      <w:pPr>
        <w:spacing w:line="360" w:lineRule="auto"/>
        <w:ind w:firstLine="720"/>
        <w:contextualSpacing/>
        <w:rPr>
          <w:del w:id="14366" w:author="Claire S" w:date="2026-05-21T11:27:00Z" w16du:dateUtc="2026-05-21T10:27:00Z"/>
          <w:rFonts w:ascii="Cambria" w:hAnsi="Cambria"/>
          <w:sz w:val="28"/>
          <w:szCs w:val="28"/>
        </w:rPr>
      </w:pPr>
      <w:del w:id="14367" w:author="Claire S" w:date="2026-05-21T11:27:00Z" w16du:dateUtc="2026-05-21T10:27:00Z">
        <w:r w:rsidDel="00083737">
          <w:rPr>
            <w:rFonts w:ascii="Cambria" w:hAnsi="Cambria"/>
            <w:sz w:val="28"/>
            <w:szCs w:val="28"/>
          </w:rPr>
          <w:delText>‘</w:delText>
        </w:r>
        <w:r w:rsidR="00D33A1C" w:rsidDel="00083737">
          <w:rPr>
            <w:rFonts w:ascii="Cambria" w:hAnsi="Cambria"/>
            <w:sz w:val="28"/>
            <w:szCs w:val="28"/>
          </w:rPr>
          <w:delText>Sit down</w:delText>
        </w:r>
        <w:r w:rsidDel="00083737">
          <w:rPr>
            <w:rFonts w:ascii="Cambria" w:hAnsi="Cambria"/>
            <w:sz w:val="28"/>
            <w:szCs w:val="28"/>
          </w:rPr>
          <w:delText xml:space="preserve">, </w:delText>
        </w:r>
        <w:r w:rsidR="00D33A1C" w:rsidDel="00083737">
          <w:rPr>
            <w:rFonts w:ascii="Cambria" w:hAnsi="Cambria"/>
            <w:sz w:val="28"/>
            <w:szCs w:val="28"/>
          </w:rPr>
          <w:delText>Clara</w:delText>
        </w:r>
        <w:r w:rsidDel="00083737">
          <w:rPr>
            <w:rFonts w:ascii="Cambria" w:hAnsi="Cambria"/>
            <w:sz w:val="28"/>
            <w:szCs w:val="28"/>
          </w:rPr>
          <w:delText xml:space="preserve">,’ Ruth </w:delText>
        </w:r>
      </w:del>
      <w:del w:id="14368" w:author="Claire S" w:date="2026-05-21T11:18:00Z" w16du:dateUtc="2026-05-21T10:18:00Z">
        <w:r w:rsidDel="00CD4856">
          <w:rPr>
            <w:rFonts w:ascii="Cambria" w:hAnsi="Cambria"/>
            <w:sz w:val="28"/>
            <w:szCs w:val="28"/>
          </w:rPr>
          <w:delText>tutted</w:delText>
        </w:r>
      </w:del>
      <w:del w:id="14369" w:author="Claire S" w:date="2026-05-21T11:27:00Z" w16du:dateUtc="2026-05-21T10:27:00Z">
        <w:r w:rsidDel="00083737">
          <w:rPr>
            <w:rFonts w:ascii="Cambria" w:hAnsi="Cambria"/>
            <w:sz w:val="28"/>
            <w:szCs w:val="28"/>
          </w:rPr>
          <w:delText>. ‘</w:delText>
        </w:r>
        <w:r w:rsidR="003F3C59" w:rsidDel="00083737">
          <w:rPr>
            <w:rFonts w:ascii="Cambria" w:hAnsi="Cambria"/>
            <w:sz w:val="28"/>
            <w:szCs w:val="28"/>
          </w:rPr>
          <w:delText>Y</w:delText>
        </w:r>
        <w:r w:rsidR="00D33A1C" w:rsidDel="00083737">
          <w:rPr>
            <w:rFonts w:ascii="Cambria" w:hAnsi="Cambria"/>
            <w:sz w:val="28"/>
            <w:szCs w:val="28"/>
          </w:rPr>
          <w:delText>ou’re making me nervous.’</w:delText>
        </w:r>
      </w:del>
    </w:p>
    <w:p w14:paraId="1355FD59" w14:textId="18430848" w:rsidR="009F7388" w:rsidDel="004E7076" w:rsidRDefault="00D33A1C">
      <w:pPr>
        <w:spacing w:line="360" w:lineRule="auto"/>
        <w:ind w:firstLine="720"/>
        <w:contextualSpacing/>
        <w:rPr>
          <w:del w:id="14370" w:author="Claire S" w:date="2026-05-28T11:36:00Z" w16du:dateUtc="2026-05-28T10:36:00Z"/>
          <w:moveTo w:id="14371" w:author="Claire S" w:date="2026-05-21T11:20:00Z" w16du:dateUtc="2026-05-21T10:20:00Z"/>
          <w:rFonts w:ascii="Cambria" w:hAnsi="Cambria"/>
          <w:sz w:val="28"/>
          <w:szCs w:val="28"/>
        </w:rPr>
      </w:pPr>
      <w:del w:id="14372" w:author="Claire S" w:date="2026-05-21T11:27:00Z" w16du:dateUtc="2026-05-21T10:27:00Z">
        <w:r w:rsidDel="0008756F">
          <w:rPr>
            <w:rFonts w:ascii="Cambria" w:hAnsi="Cambria"/>
            <w:sz w:val="28"/>
            <w:szCs w:val="28"/>
          </w:rPr>
          <w:delText>‘</w:delText>
        </w:r>
      </w:del>
      <w:del w:id="14373" w:author="Claire S" w:date="2026-05-28T11:36:00Z" w16du:dateUtc="2026-05-28T10:36:00Z">
        <w:r w:rsidDel="004E7076">
          <w:rPr>
            <w:rFonts w:ascii="Cambria" w:hAnsi="Cambria"/>
            <w:sz w:val="28"/>
            <w:szCs w:val="28"/>
          </w:rPr>
          <w:delText xml:space="preserve">She’s missing,’ </w:delText>
        </w:r>
        <w:r w:rsidR="002E2871" w:rsidDel="004E7076">
          <w:rPr>
            <w:rFonts w:ascii="Cambria" w:hAnsi="Cambria"/>
            <w:sz w:val="28"/>
            <w:szCs w:val="28"/>
          </w:rPr>
          <w:delText xml:space="preserve">Clara sat tentatively on the </w:delText>
        </w:r>
        <w:r w:rsidR="00CB3323" w:rsidDel="004E7076">
          <w:rPr>
            <w:rFonts w:ascii="Cambria" w:hAnsi="Cambria"/>
            <w:sz w:val="28"/>
            <w:szCs w:val="28"/>
          </w:rPr>
          <w:delText>leather Chesterfield</w:delText>
        </w:r>
        <w:r w:rsidR="002E2871" w:rsidDel="004E7076">
          <w:rPr>
            <w:rFonts w:ascii="Cambria" w:hAnsi="Cambria"/>
            <w:sz w:val="28"/>
            <w:szCs w:val="28"/>
          </w:rPr>
          <w:delText xml:space="preserve"> sofa</w:delText>
        </w:r>
        <w:r w:rsidR="003C0AA5" w:rsidDel="004E7076">
          <w:rPr>
            <w:rFonts w:ascii="Cambria" w:hAnsi="Cambria"/>
            <w:sz w:val="28"/>
            <w:szCs w:val="28"/>
          </w:rPr>
          <w:delText xml:space="preserve">, ‘and </w:delText>
        </w:r>
        <w:r w:rsidR="00E24EEA" w:rsidDel="004E7076">
          <w:rPr>
            <w:rFonts w:ascii="Cambria" w:hAnsi="Cambria"/>
            <w:sz w:val="28"/>
            <w:szCs w:val="28"/>
          </w:rPr>
          <w:delText>someon</w:delText>
        </w:r>
        <w:r w:rsidR="003C0AA5" w:rsidDel="004E7076">
          <w:rPr>
            <w:rFonts w:ascii="Cambria" w:hAnsi="Cambria"/>
            <w:sz w:val="28"/>
            <w:szCs w:val="28"/>
          </w:rPr>
          <w:delText>e rang</w:delText>
        </w:r>
        <w:r w:rsidR="00E24EEA" w:rsidDel="004E7076">
          <w:rPr>
            <w:rFonts w:ascii="Cambria" w:hAnsi="Cambria"/>
            <w:sz w:val="28"/>
            <w:szCs w:val="28"/>
          </w:rPr>
          <w:delText xml:space="preserve"> me</w:delText>
        </w:r>
        <w:r w:rsidR="003C0AA5" w:rsidDel="004E7076">
          <w:rPr>
            <w:rFonts w:ascii="Cambria" w:hAnsi="Cambria"/>
            <w:sz w:val="28"/>
            <w:szCs w:val="28"/>
          </w:rPr>
          <w:delText xml:space="preserve"> </w:delText>
        </w:r>
      </w:del>
      <w:del w:id="14374" w:author="Claire S" w:date="2026-05-21T11:36:00Z" w16du:dateUtc="2026-05-21T10:36:00Z">
        <w:r w:rsidR="00644FBD" w:rsidDel="00045B51">
          <w:rPr>
            <w:rFonts w:ascii="Cambria" w:hAnsi="Cambria"/>
            <w:sz w:val="28"/>
            <w:szCs w:val="28"/>
          </w:rPr>
          <w:delText>last night</w:delText>
        </w:r>
      </w:del>
      <w:del w:id="14375" w:author="Claire S" w:date="2026-05-28T11:36:00Z" w16du:dateUtc="2026-05-28T10:36:00Z">
        <w:r w:rsidR="00644FBD" w:rsidDel="004E7076">
          <w:rPr>
            <w:rFonts w:ascii="Cambria" w:hAnsi="Cambria"/>
            <w:sz w:val="28"/>
            <w:szCs w:val="28"/>
          </w:rPr>
          <w:delText xml:space="preserve"> </w:delText>
        </w:r>
      </w:del>
      <w:del w:id="14376" w:author="Claire S" w:date="2026-05-21T11:20:00Z" w16du:dateUtc="2026-05-21T10:20:00Z">
        <w:r w:rsidR="00644FBD" w:rsidDel="00CB4244">
          <w:rPr>
            <w:rFonts w:ascii="Cambria" w:hAnsi="Cambria"/>
            <w:sz w:val="28"/>
            <w:szCs w:val="28"/>
          </w:rPr>
          <w:delText>on my way ho</w:delText>
        </w:r>
        <w:r w:rsidR="003C0AA5" w:rsidDel="00CB4244">
          <w:rPr>
            <w:rFonts w:ascii="Cambria" w:hAnsi="Cambria"/>
            <w:sz w:val="28"/>
            <w:szCs w:val="28"/>
          </w:rPr>
          <w:delText>m</w:delText>
        </w:r>
        <w:r w:rsidR="00E24EEA" w:rsidDel="00CB4244">
          <w:rPr>
            <w:rFonts w:ascii="Cambria" w:hAnsi="Cambria"/>
            <w:sz w:val="28"/>
            <w:szCs w:val="28"/>
          </w:rPr>
          <w:delText xml:space="preserve">e </w:delText>
        </w:r>
      </w:del>
      <w:del w:id="14377" w:author="Claire S" w:date="2026-05-28T11:36:00Z" w16du:dateUtc="2026-05-28T10:36:00Z">
        <w:r w:rsidR="00E24EEA" w:rsidDel="004E7076">
          <w:rPr>
            <w:rFonts w:ascii="Cambria" w:hAnsi="Cambria"/>
            <w:sz w:val="28"/>
            <w:szCs w:val="28"/>
          </w:rPr>
          <w:delText>saying she was in danger</w:delText>
        </w:r>
        <w:r w:rsidR="003C0AA5" w:rsidDel="004E7076">
          <w:rPr>
            <w:rFonts w:ascii="Cambria" w:hAnsi="Cambria"/>
            <w:sz w:val="28"/>
            <w:szCs w:val="28"/>
          </w:rPr>
          <w:delText xml:space="preserve">, </w:delText>
        </w:r>
      </w:del>
      <w:del w:id="14378" w:author="Claire S" w:date="2026-05-21T11:35:00Z" w16du:dateUtc="2026-05-21T10:35:00Z">
        <w:r w:rsidR="003C0AA5" w:rsidDel="00045B51">
          <w:rPr>
            <w:rFonts w:ascii="Cambria" w:hAnsi="Cambria"/>
            <w:sz w:val="28"/>
            <w:szCs w:val="28"/>
          </w:rPr>
          <w:delText xml:space="preserve">and </w:delText>
        </w:r>
      </w:del>
      <w:del w:id="14379" w:author="Claire S" w:date="2026-05-28T11:36:00Z" w16du:dateUtc="2026-05-28T10:36:00Z">
        <w:r w:rsidR="003C0AA5" w:rsidDel="004E7076">
          <w:rPr>
            <w:rFonts w:ascii="Cambria" w:hAnsi="Cambria"/>
            <w:sz w:val="28"/>
            <w:szCs w:val="28"/>
          </w:rPr>
          <w:delText xml:space="preserve">I </w:delText>
        </w:r>
      </w:del>
      <w:del w:id="14380" w:author="Claire S" w:date="2026-05-21T11:20:00Z" w16du:dateUtc="2026-05-21T10:20:00Z">
        <w:r w:rsidR="003C0AA5" w:rsidDel="009F7388">
          <w:rPr>
            <w:rFonts w:ascii="Cambria" w:hAnsi="Cambria"/>
            <w:sz w:val="28"/>
            <w:szCs w:val="28"/>
          </w:rPr>
          <w:delText xml:space="preserve">rang </w:delText>
        </w:r>
        <w:r w:rsidR="005A5C0C" w:rsidDel="009F7388">
          <w:rPr>
            <w:rFonts w:ascii="Cambria" w:hAnsi="Cambria"/>
            <w:sz w:val="28"/>
            <w:szCs w:val="28"/>
          </w:rPr>
          <w:delText>999</w:delText>
        </w:r>
      </w:del>
      <w:del w:id="14381" w:author="Claire S" w:date="2026-05-28T11:36:00Z" w16du:dateUtc="2026-05-28T10:36:00Z">
        <w:r w:rsidR="003C0AA5" w:rsidDel="004E7076">
          <w:rPr>
            <w:rFonts w:ascii="Cambria" w:hAnsi="Cambria"/>
            <w:sz w:val="28"/>
            <w:szCs w:val="28"/>
          </w:rPr>
          <w:delText>, but</w:delText>
        </w:r>
      </w:del>
      <w:del w:id="14382" w:author="Claire S" w:date="2026-05-21T11:20:00Z" w16du:dateUtc="2026-05-21T10:20:00Z">
        <w:r w:rsidR="003C0AA5" w:rsidDel="009F7388">
          <w:rPr>
            <w:rFonts w:ascii="Cambria" w:hAnsi="Cambria"/>
            <w:sz w:val="28"/>
            <w:szCs w:val="28"/>
          </w:rPr>
          <w:delText xml:space="preserve"> they didn’t seem that bothered, until</w:delText>
        </w:r>
      </w:del>
      <w:del w:id="14383" w:author="Claire S" w:date="2026-05-28T11:36:00Z" w16du:dateUtc="2026-05-28T10:36:00Z">
        <w:r w:rsidR="003C0AA5" w:rsidDel="004E7076">
          <w:rPr>
            <w:rFonts w:ascii="Cambria" w:hAnsi="Cambria"/>
            <w:sz w:val="28"/>
            <w:szCs w:val="28"/>
          </w:rPr>
          <w:delText xml:space="preserve"> I got the video</w:delText>
        </w:r>
        <w:r w:rsidR="000C56F6" w:rsidDel="004E7076">
          <w:rPr>
            <w:rFonts w:ascii="Cambria" w:hAnsi="Cambria"/>
            <w:sz w:val="28"/>
            <w:szCs w:val="28"/>
          </w:rPr>
          <w:delText>, and</w:delText>
        </w:r>
      </w:del>
      <w:del w:id="14384" w:author="Claire S" w:date="2026-05-21T11:20:00Z" w16du:dateUtc="2026-05-21T10:20:00Z">
        <w:r w:rsidR="000C56F6" w:rsidDel="009F7388">
          <w:rPr>
            <w:rFonts w:ascii="Cambria" w:hAnsi="Cambria"/>
            <w:sz w:val="28"/>
            <w:szCs w:val="28"/>
          </w:rPr>
          <w:delText xml:space="preserve"> then</w:delText>
        </w:r>
      </w:del>
      <w:moveToRangeStart w:id="14385" w:author="Claire S" w:date="2026-05-21T11:20:00Z" w:name="move230254846"/>
      <w:moveTo w:id="14386" w:author="Claire S" w:date="2026-05-21T11:20:00Z" w16du:dateUtc="2026-05-21T10:20:00Z">
        <w:del w:id="14387" w:author="Claire S" w:date="2026-05-21T11:20:00Z" w16du:dateUtc="2026-05-21T10:20:00Z">
          <w:r w:rsidR="009F7388" w:rsidDel="009F7388">
            <w:rPr>
              <w:rFonts w:ascii="Cambria" w:hAnsi="Cambria"/>
              <w:sz w:val="28"/>
              <w:szCs w:val="28"/>
            </w:rPr>
            <w:delText>‘Then</w:delText>
          </w:r>
        </w:del>
        <w:del w:id="14388" w:author="Claire S" w:date="2026-05-28T11:36:00Z" w16du:dateUtc="2026-05-28T10:36:00Z">
          <w:r w:rsidR="009F7388" w:rsidDel="004E7076">
            <w:rPr>
              <w:rFonts w:ascii="Cambria" w:hAnsi="Cambria"/>
              <w:sz w:val="28"/>
              <w:szCs w:val="28"/>
            </w:rPr>
            <w:delText xml:space="preserve"> I called Sussex police,’ Clara rattled on</w:delText>
          </w:r>
        </w:del>
        <w:del w:id="14389" w:author="Claire S" w:date="2026-05-21T11:20:00Z" w16du:dateUtc="2026-05-21T10:20:00Z">
          <w:r w:rsidR="009F7388" w:rsidDel="009F7388">
            <w:rPr>
              <w:rFonts w:ascii="Cambria" w:hAnsi="Cambria"/>
              <w:sz w:val="28"/>
              <w:szCs w:val="28"/>
            </w:rPr>
            <w:delText xml:space="preserve">, ‘and </w:delText>
          </w:r>
        </w:del>
        <w:del w:id="14390" w:author="Claire S" w:date="2026-05-21T11:21:00Z" w16du:dateUtc="2026-05-21T10:21:00Z">
          <w:r w:rsidR="009F7388" w:rsidDel="009F7388">
            <w:rPr>
              <w:rFonts w:ascii="Cambria" w:hAnsi="Cambria"/>
              <w:sz w:val="28"/>
              <w:szCs w:val="28"/>
            </w:rPr>
            <w:delText>t</w:delText>
          </w:r>
        </w:del>
        <w:del w:id="14391" w:author="Claire S" w:date="2026-05-28T11:36:00Z" w16du:dateUtc="2026-05-28T10:36:00Z">
          <w:r w:rsidR="009F7388" w:rsidDel="004E7076">
            <w:rPr>
              <w:rFonts w:ascii="Cambria" w:hAnsi="Cambria"/>
              <w:sz w:val="28"/>
              <w:szCs w:val="28"/>
            </w:rPr>
            <w:delText xml:space="preserve">hey rang </w:delText>
          </w:r>
        </w:del>
        <w:del w:id="14392" w:author="Claire S" w:date="2026-05-21T11:21:00Z" w16du:dateUtc="2026-05-21T10:21:00Z">
          <w:r w:rsidR="009F7388" w:rsidDel="009F7388">
            <w:rPr>
              <w:rFonts w:ascii="Cambria" w:hAnsi="Cambria"/>
              <w:sz w:val="28"/>
              <w:szCs w:val="28"/>
            </w:rPr>
            <w:delText xml:space="preserve">me </w:delText>
          </w:r>
        </w:del>
        <w:del w:id="14393" w:author="Claire S" w:date="2026-05-28T11:36:00Z" w16du:dateUtc="2026-05-28T10:36:00Z">
          <w:r w:rsidR="009F7388" w:rsidDel="004E7076">
            <w:rPr>
              <w:rFonts w:ascii="Cambria" w:hAnsi="Cambria"/>
              <w:sz w:val="28"/>
              <w:szCs w:val="28"/>
            </w:rPr>
            <w:delText xml:space="preserve">back and said someone had gone over Beachy Head, and </w:delText>
          </w:r>
        </w:del>
        <w:del w:id="14394" w:author="Claire S" w:date="2026-05-21T11:21:00Z" w16du:dateUtc="2026-05-21T10:21:00Z">
          <w:r w:rsidR="009F7388" w:rsidDel="00DA7439">
            <w:rPr>
              <w:rFonts w:ascii="Cambria" w:hAnsi="Cambria"/>
              <w:sz w:val="28"/>
              <w:szCs w:val="28"/>
            </w:rPr>
            <w:delText xml:space="preserve">it – it’s probably </w:delText>
          </w:r>
        </w:del>
        <w:del w:id="14395" w:author="Claire S" w:date="2026-05-28T11:36:00Z" w16du:dateUtc="2026-05-28T10:36:00Z">
          <w:r w:rsidR="009F7388" w:rsidDel="004E7076">
            <w:rPr>
              <w:rFonts w:ascii="Cambria" w:hAnsi="Cambria"/>
              <w:sz w:val="28"/>
              <w:szCs w:val="28"/>
            </w:rPr>
            <w:delText>Violet.’</w:delText>
          </w:r>
        </w:del>
      </w:moveTo>
    </w:p>
    <w:moveToRangeEnd w:id="14385"/>
    <w:p w14:paraId="32234441" w14:textId="32747F3C" w:rsidR="003C0AA5" w:rsidDel="004E7076" w:rsidRDefault="000C56F6">
      <w:pPr>
        <w:spacing w:line="360" w:lineRule="auto"/>
        <w:ind w:firstLine="720"/>
        <w:contextualSpacing/>
        <w:rPr>
          <w:del w:id="14396" w:author="Claire S" w:date="2026-05-28T11:36:00Z" w16du:dateUtc="2026-05-28T10:36:00Z"/>
          <w:rFonts w:ascii="Cambria" w:hAnsi="Cambria"/>
          <w:sz w:val="28"/>
          <w:szCs w:val="28"/>
        </w:rPr>
      </w:pPr>
      <w:del w:id="14397" w:author="Claire S" w:date="2026-05-28T11:36:00Z" w16du:dateUtc="2026-05-28T10:36:00Z">
        <w:r w:rsidDel="004E7076">
          <w:rPr>
            <w:rFonts w:ascii="Cambria" w:hAnsi="Cambria"/>
            <w:sz w:val="28"/>
            <w:szCs w:val="28"/>
          </w:rPr>
          <w:delText xml:space="preserve"> </w:delText>
        </w:r>
      </w:del>
      <w:del w:id="14398" w:author="Claire S" w:date="2026-05-21T11:21:00Z" w16du:dateUtc="2026-05-21T10:21:00Z">
        <w:r w:rsidDel="00DA7439">
          <w:rPr>
            <w:rFonts w:ascii="Cambria" w:hAnsi="Cambria"/>
            <w:sz w:val="28"/>
            <w:szCs w:val="28"/>
          </w:rPr>
          <w:delText>-</w:delText>
        </w:r>
        <w:r w:rsidR="003C0AA5" w:rsidDel="00DA7439">
          <w:rPr>
            <w:rFonts w:ascii="Cambria" w:hAnsi="Cambria"/>
            <w:sz w:val="28"/>
            <w:szCs w:val="28"/>
          </w:rPr>
          <w:delText>’</w:delText>
        </w:r>
      </w:del>
    </w:p>
    <w:p w14:paraId="46864FED" w14:textId="1D0F3D4E" w:rsidR="003C0AA5" w:rsidDel="004E7076" w:rsidRDefault="003C0AA5">
      <w:pPr>
        <w:spacing w:line="360" w:lineRule="auto"/>
        <w:ind w:firstLine="720"/>
        <w:contextualSpacing/>
        <w:rPr>
          <w:del w:id="14399" w:author="Claire S" w:date="2026-05-28T11:36:00Z" w16du:dateUtc="2026-05-28T10:36:00Z"/>
          <w:rFonts w:ascii="Cambria" w:hAnsi="Cambria"/>
          <w:sz w:val="28"/>
          <w:szCs w:val="28"/>
        </w:rPr>
      </w:pPr>
      <w:del w:id="14400" w:author="Claire S" w:date="2026-05-28T11:36:00Z" w16du:dateUtc="2026-05-28T10:36:00Z">
        <w:r w:rsidDel="004E7076">
          <w:rPr>
            <w:rFonts w:ascii="Cambria" w:hAnsi="Cambria"/>
            <w:sz w:val="28"/>
            <w:szCs w:val="28"/>
          </w:rPr>
          <w:delText>‘Slow down</w:delText>
        </w:r>
        <w:r w:rsidR="000C56F6" w:rsidDel="004E7076">
          <w:rPr>
            <w:rFonts w:ascii="Cambria" w:hAnsi="Cambria"/>
            <w:sz w:val="28"/>
            <w:szCs w:val="28"/>
          </w:rPr>
          <w:delText xml:space="preserve"> </w:delText>
        </w:r>
      </w:del>
      <w:del w:id="14401" w:author="Claire S" w:date="2026-05-21T11:28:00Z" w16du:dateUtc="2026-05-21T10:28:00Z">
        <w:r w:rsidR="000C56F6" w:rsidDel="00706D00">
          <w:rPr>
            <w:rFonts w:ascii="Cambria" w:hAnsi="Cambria"/>
            <w:sz w:val="28"/>
            <w:szCs w:val="28"/>
          </w:rPr>
          <w:delText>a minute</w:delText>
        </w:r>
      </w:del>
      <w:del w:id="14402" w:author="Claire S" w:date="2026-05-28T11:36:00Z" w16du:dateUtc="2026-05-28T10:36:00Z">
        <w:r w:rsidR="00DF68F4" w:rsidDel="004E7076">
          <w:rPr>
            <w:rFonts w:ascii="Cambria" w:hAnsi="Cambria"/>
            <w:sz w:val="28"/>
            <w:szCs w:val="28"/>
          </w:rPr>
          <w:delText xml:space="preserve">,’ the </w:delText>
        </w:r>
        <w:r w:rsidR="00717995" w:rsidDel="004E7076">
          <w:rPr>
            <w:rFonts w:ascii="Cambria" w:hAnsi="Cambria"/>
            <w:sz w:val="28"/>
            <w:szCs w:val="28"/>
          </w:rPr>
          <w:delText xml:space="preserve">policeman </w:delText>
        </w:r>
      </w:del>
      <w:del w:id="14403" w:author="Claire S" w:date="2026-05-21T11:22:00Z" w16du:dateUtc="2026-05-21T10:22:00Z">
        <w:r w:rsidR="00644FBD" w:rsidDel="00F51D22">
          <w:rPr>
            <w:rFonts w:ascii="Cambria" w:hAnsi="Cambria"/>
            <w:sz w:val="28"/>
            <w:szCs w:val="28"/>
          </w:rPr>
          <w:delText>look</w:delText>
        </w:r>
      </w:del>
      <w:del w:id="14404" w:author="Claire S" w:date="2026-05-21T11:28:00Z" w16du:dateUtc="2026-05-21T10:28:00Z">
        <w:r w:rsidR="00644FBD" w:rsidDel="00706D00">
          <w:rPr>
            <w:rFonts w:ascii="Cambria" w:hAnsi="Cambria"/>
            <w:sz w:val="28"/>
            <w:szCs w:val="28"/>
          </w:rPr>
          <w:delText>ed</w:delText>
        </w:r>
      </w:del>
      <w:del w:id="14405" w:author="Claire S" w:date="2026-05-28T11:36:00Z" w16du:dateUtc="2026-05-28T10:36:00Z">
        <w:r w:rsidR="00644FBD" w:rsidDel="004E7076">
          <w:rPr>
            <w:rFonts w:ascii="Cambria" w:hAnsi="Cambria"/>
            <w:sz w:val="28"/>
            <w:szCs w:val="28"/>
          </w:rPr>
          <w:delText xml:space="preserve"> </w:delText>
        </w:r>
      </w:del>
      <w:del w:id="14406" w:author="Claire S" w:date="2026-05-21T11:22:00Z" w16du:dateUtc="2026-05-21T10:22:00Z">
        <w:r w:rsidR="00644FBD" w:rsidDel="00F51D22">
          <w:rPr>
            <w:rFonts w:ascii="Cambria" w:hAnsi="Cambria"/>
            <w:sz w:val="28"/>
            <w:szCs w:val="28"/>
          </w:rPr>
          <w:delText xml:space="preserve">a bit </w:delText>
        </w:r>
      </w:del>
      <w:del w:id="14407" w:author="Claire S" w:date="2026-05-28T11:36:00Z" w16du:dateUtc="2026-05-28T10:36:00Z">
        <w:r w:rsidR="00644FBD" w:rsidDel="004E7076">
          <w:rPr>
            <w:rFonts w:ascii="Cambria" w:hAnsi="Cambria"/>
            <w:sz w:val="28"/>
            <w:szCs w:val="28"/>
          </w:rPr>
          <w:delText>more interested</w:delText>
        </w:r>
        <w:r w:rsidR="00717995" w:rsidDel="004E7076">
          <w:rPr>
            <w:rFonts w:ascii="Cambria" w:hAnsi="Cambria"/>
            <w:sz w:val="28"/>
            <w:szCs w:val="28"/>
          </w:rPr>
          <w:delText>. ‘</w:delText>
        </w:r>
        <w:r w:rsidDel="004E7076">
          <w:rPr>
            <w:rFonts w:ascii="Cambria" w:hAnsi="Cambria"/>
            <w:sz w:val="28"/>
            <w:szCs w:val="28"/>
          </w:rPr>
          <w:delText>What video?’</w:delText>
        </w:r>
      </w:del>
    </w:p>
    <w:p w14:paraId="77B6DE0C" w14:textId="4D0820A5" w:rsidR="002E2871" w:rsidDel="00997088" w:rsidRDefault="003C0AA5">
      <w:pPr>
        <w:spacing w:line="360" w:lineRule="auto"/>
        <w:ind w:firstLine="720"/>
        <w:contextualSpacing/>
        <w:rPr>
          <w:del w:id="14408" w:author="Claire S" w:date="2026-05-21T11:36:00Z" w16du:dateUtc="2026-05-21T10:36:00Z"/>
          <w:rFonts w:ascii="Cambria" w:hAnsi="Cambria"/>
          <w:sz w:val="28"/>
          <w:szCs w:val="28"/>
        </w:rPr>
      </w:pPr>
      <w:del w:id="14409" w:author="Claire S" w:date="2026-05-28T11:36:00Z" w16du:dateUtc="2026-05-28T10:36:00Z">
        <w:r w:rsidDel="004E7076">
          <w:rPr>
            <w:rFonts w:ascii="Cambria" w:hAnsi="Cambria"/>
            <w:sz w:val="28"/>
            <w:szCs w:val="28"/>
          </w:rPr>
          <w:delText>‘I</w:delText>
        </w:r>
        <w:r w:rsidR="00717995" w:rsidDel="004E7076">
          <w:rPr>
            <w:rFonts w:ascii="Cambria" w:hAnsi="Cambria"/>
            <w:sz w:val="28"/>
            <w:szCs w:val="28"/>
          </w:rPr>
          <w:delText xml:space="preserve">’ll </w:delText>
        </w:r>
        <w:r w:rsidDel="004E7076">
          <w:rPr>
            <w:rFonts w:ascii="Cambria" w:hAnsi="Cambria"/>
            <w:sz w:val="28"/>
            <w:szCs w:val="28"/>
          </w:rPr>
          <w:delText xml:space="preserve">show you,’ Clara pulled her phone from her pocket. ‘Here.’ She clicked on the </w:delText>
        </w:r>
        <w:r w:rsidR="00390FED" w:rsidDel="004E7076">
          <w:rPr>
            <w:rFonts w:ascii="Cambria" w:hAnsi="Cambria"/>
            <w:sz w:val="28"/>
            <w:szCs w:val="28"/>
          </w:rPr>
          <w:delText xml:space="preserve">link and passed </w:delText>
        </w:r>
        <w:r w:rsidR="000C56F6" w:rsidDel="004E7076">
          <w:rPr>
            <w:rFonts w:ascii="Cambria" w:hAnsi="Cambria"/>
            <w:sz w:val="28"/>
            <w:szCs w:val="28"/>
          </w:rPr>
          <w:delText>the phone</w:delText>
        </w:r>
        <w:r w:rsidR="00390FED" w:rsidDel="004E7076">
          <w:rPr>
            <w:rFonts w:ascii="Cambria" w:hAnsi="Cambria"/>
            <w:sz w:val="28"/>
            <w:szCs w:val="28"/>
          </w:rPr>
          <w:delText xml:space="preserve"> to the detective</w:delText>
        </w:r>
      </w:del>
      <w:del w:id="14410" w:author="Claire S" w:date="2026-05-21T11:36:00Z" w16du:dateUtc="2026-05-21T10:36:00Z">
        <w:r w:rsidR="00390FED" w:rsidDel="00997088">
          <w:rPr>
            <w:rFonts w:ascii="Cambria" w:hAnsi="Cambria"/>
            <w:sz w:val="28"/>
            <w:szCs w:val="28"/>
          </w:rPr>
          <w:delText xml:space="preserve">. </w:delText>
        </w:r>
      </w:del>
    </w:p>
    <w:p w14:paraId="264360B7" w14:textId="1CAA2830" w:rsidR="00390FED" w:rsidDel="004E7076" w:rsidRDefault="00390FED">
      <w:pPr>
        <w:spacing w:line="360" w:lineRule="auto"/>
        <w:ind w:firstLine="720"/>
        <w:contextualSpacing/>
        <w:rPr>
          <w:del w:id="14411" w:author="Claire S" w:date="2026-05-28T11:36:00Z" w16du:dateUtc="2026-05-28T10:36:00Z"/>
          <w:moveFrom w:id="14412" w:author="Claire S" w:date="2026-05-21T11:20:00Z" w16du:dateUtc="2026-05-21T10:20:00Z"/>
          <w:rFonts w:ascii="Cambria" w:hAnsi="Cambria"/>
          <w:sz w:val="28"/>
          <w:szCs w:val="28"/>
        </w:rPr>
      </w:pPr>
      <w:moveFromRangeStart w:id="14413" w:author="Claire S" w:date="2026-05-21T11:20:00Z" w:name="move230254846"/>
      <w:moveFrom w:id="14414" w:author="Claire S" w:date="2026-05-21T11:20:00Z" w16du:dateUtc="2026-05-21T10:20:00Z">
        <w:del w:id="14415" w:author="Claire S" w:date="2026-05-28T11:36:00Z" w16du:dateUtc="2026-05-28T10:36:00Z">
          <w:r w:rsidDel="004E7076">
            <w:rPr>
              <w:rFonts w:ascii="Cambria" w:hAnsi="Cambria"/>
              <w:sz w:val="28"/>
              <w:szCs w:val="28"/>
            </w:rPr>
            <w:delText>‘</w:delText>
          </w:r>
          <w:r w:rsidR="000C56F6" w:rsidDel="004E7076">
            <w:rPr>
              <w:rFonts w:ascii="Cambria" w:hAnsi="Cambria"/>
              <w:sz w:val="28"/>
              <w:szCs w:val="28"/>
            </w:rPr>
            <w:delText>Then I called Sussex police</w:delText>
          </w:r>
          <w:r w:rsidR="005A5C0C" w:rsidDel="004E7076">
            <w:rPr>
              <w:rFonts w:ascii="Cambria" w:hAnsi="Cambria"/>
              <w:sz w:val="28"/>
              <w:szCs w:val="28"/>
            </w:rPr>
            <w:delText>,’ Clara rattled on, ‘</w:delText>
          </w:r>
          <w:r w:rsidR="000C56F6" w:rsidDel="004E7076">
            <w:rPr>
              <w:rFonts w:ascii="Cambria" w:hAnsi="Cambria"/>
              <w:sz w:val="28"/>
              <w:szCs w:val="28"/>
            </w:rPr>
            <w:delText>and they rang me back and said someone had gone over Beachy Head</w:delText>
          </w:r>
          <w:r w:rsidR="00E2371A" w:rsidDel="004E7076">
            <w:rPr>
              <w:rFonts w:ascii="Cambria" w:hAnsi="Cambria"/>
              <w:sz w:val="28"/>
              <w:szCs w:val="28"/>
            </w:rPr>
            <w:delText>,</w:delText>
          </w:r>
          <w:r w:rsidR="00DF68F4" w:rsidDel="004E7076">
            <w:rPr>
              <w:rFonts w:ascii="Cambria" w:hAnsi="Cambria"/>
              <w:sz w:val="28"/>
              <w:szCs w:val="28"/>
            </w:rPr>
            <w:delText xml:space="preserve"> and it </w:delText>
          </w:r>
          <w:r w:rsidR="00E24EEA" w:rsidDel="004E7076">
            <w:rPr>
              <w:rFonts w:ascii="Cambria" w:hAnsi="Cambria"/>
              <w:sz w:val="28"/>
              <w:szCs w:val="28"/>
            </w:rPr>
            <w:delText xml:space="preserve">– it’s probably </w:delText>
          </w:r>
          <w:r w:rsidR="00B869D4" w:rsidDel="004E7076">
            <w:rPr>
              <w:rFonts w:ascii="Cambria" w:hAnsi="Cambria"/>
              <w:sz w:val="28"/>
              <w:szCs w:val="28"/>
            </w:rPr>
            <w:delText>Violet.</w:delText>
          </w:r>
          <w:r w:rsidR="00DF68F4" w:rsidDel="004E7076">
            <w:rPr>
              <w:rFonts w:ascii="Cambria" w:hAnsi="Cambria"/>
              <w:sz w:val="28"/>
              <w:szCs w:val="28"/>
            </w:rPr>
            <w:delText>’</w:delText>
          </w:r>
        </w:del>
      </w:moveFrom>
    </w:p>
    <w:moveFromRangeEnd w:id="14413"/>
    <w:p w14:paraId="5103E2E5" w14:textId="57BABB9B" w:rsidR="004A11F0" w:rsidDel="004E7076" w:rsidRDefault="00E24EEA">
      <w:pPr>
        <w:spacing w:line="360" w:lineRule="auto"/>
        <w:ind w:firstLine="720"/>
        <w:contextualSpacing/>
        <w:rPr>
          <w:del w:id="14416" w:author="Claire S" w:date="2026-05-28T11:36:00Z" w16du:dateUtc="2026-05-28T10:36:00Z"/>
          <w:rFonts w:ascii="Cambria" w:hAnsi="Cambria"/>
          <w:sz w:val="28"/>
          <w:szCs w:val="28"/>
        </w:rPr>
      </w:pPr>
      <w:del w:id="14417" w:author="Claire S" w:date="2026-05-21T11:36:00Z" w16du:dateUtc="2026-05-21T10:36:00Z">
        <w:r w:rsidDel="00997088">
          <w:rPr>
            <w:rFonts w:ascii="Cambria" w:hAnsi="Cambria"/>
            <w:sz w:val="28"/>
            <w:szCs w:val="28"/>
          </w:rPr>
          <w:delText xml:space="preserve">Her voice ran out.  </w:delText>
        </w:r>
        <w:r w:rsidR="00E2371A" w:rsidDel="00997088">
          <w:rPr>
            <w:rFonts w:ascii="Cambria" w:hAnsi="Cambria"/>
            <w:sz w:val="28"/>
            <w:szCs w:val="28"/>
          </w:rPr>
          <w:delText>She</w:delText>
        </w:r>
      </w:del>
      <w:del w:id="14418" w:author="Claire S" w:date="2026-05-28T11:36:00Z" w16du:dateUtc="2026-05-28T10:36:00Z">
        <w:r w:rsidR="00E2371A" w:rsidDel="004E7076">
          <w:rPr>
            <w:rFonts w:ascii="Cambria" w:hAnsi="Cambria"/>
            <w:sz w:val="28"/>
            <w:szCs w:val="28"/>
          </w:rPr>
          <w:delText xml:space="preserve"> waited while the man </w:delText>
        </w:r>
        <w:r w:rsidR="00BF4D9B" w:rsidDel="004E7076">
          <w:rPr>
            <w:rFonts w:ascii="Cambria" w:hAnsi="Cambria"/>
            <w:sz w:val="28"/>
            <w:szCs w:val="28"/>
          </w:rPr>
          <w:delText>tapped</w:delText>
        </w:r>
        <w:r w:rsidR="00E2371A" w:rsidDel="004E7076">
          <w:rPr>
            <w:rFonts w:ascii="Cambria" w:hAnsi="Cambria"/>
            <w:sz w:val="28"/>
            <w:szCs w:val="28"/>
          </w:rPr>
          <w:delText xml:space="preserve"> at </w:delText>
        </w:r>
      </w:del>
      <w:del w:id="14419" w:author="Claire S" w:date="2026-05-21T11:36:00Z" w16du:dateUtc="2026-05-21T10:36:00Z">
        <w:r w:rsidR="00E2371A" w:rsidDel="00997088">
          <w:rPr>
            <w:rFonts w:ascii="Cambria" w:hAnsi="Cambria"/>
            <w:sz w:val="28"/>
            <w:szCs w:val="28"/>
          </w:rPr>
          <w:delText>her phone</w:delText>
        </w:r>
      </w:del>
      <w:del w:id="14420" w:author="Claire S" w:date="2026-05-28T11:36:00Z" w16du:dateUtc="2026-05-28T10:36:00Z">
        <w:r w:rsidR="004A11F0" w:rsidDel="004E7076">
          <w:rPr>
            <w:rFonts w:ascii="Cambria" w:hAnsi="Cambria"/>
            <w:sz w:val="28"/>
            <w:szCs w:val="28"/>
          </w:rPr>
          <w:delText xml:space="preserve"> and Ruth tapped her fingers together</w:delText>
        </w:r>
      </w:del>
      <w:del w:id="14421" w:author="Claire S" w:date="2026-05-21T11:37:00Z" w16du:dateUtc="2026-05-21T10:37:00Z">
        <w:r w:rsidR="004A11F0" w:rsidDel="00B55F73">
          <w:rPr>
            <w:rFonts w:ascii="Cambria" w:hAnsi="Cambria"/>
            <w:sz w:val="28"/>
            <w:szCs w:val="28"/>
          </w:rPr>
          <w:delText>, waiting</w:delText>
        </w:r>
      </w:del>
      <w:del w:id="14422" w:author="Claire S" w:date="2026-05-28T11:36:00Z" w16du:dateUtc="2026-05-28T10:36:00Z">
        <w:r w:rsidR="004A11F0" w:rsidDel="004E7076">
          <w:rPr>
            <w:rFonts w:ascii="Cambria" w:hAnsi="Cambria"/>
            <w:sz w:val="28"/>
            <w:szCs w:val="28"/>
          </w:rPr>
          <w:delText xml:space="preserve">, clearly </w:delText>
        </w:r>
      </w:del>
      <w:del w:id="14423" w:author="Claire S" w:date="2026-05-21T11:37:00Z" w16du:dateUtc="2026-05-21T10:37:00Z">
        <w:r w:rsidR="004A11F0" w:rsidDel="00B55F73">
          <w:rPr>
            <w:rFonts w:ascii="Cambria" w:hAnsi="Cambria"/>
            <w:sz w:val="28"/>
            <w:szCs w:val="28"/>
          </w:rPr>
          <w:delText>irritated.</w:delText>
        </w:r>
      </w:del>
      <w:del w:id="14424" w:author="Claire S" w:date="2026-05-28T11:36:00Z" w16du:dateUtc="2026-05-28T10:36:00Z">
        <w:r w:rsidR="004A11F0" w:rsidDel="004E7076">
          <w:rPr>
            <w:rFonts w:ascii="Cambria" w:hAnsi="Cambria"/>
            <w:sz w:val="28"/>
            <w:szCs w:val="28"/>
          </w:rPr>
          <w:delText xml:space="preserve"> </w:delText>
        </w:r>
      </w:del>
    </w:p>
    <w:p w14:paraId="5C17AF5D" w14:textId="35148AE9" w:rsidR="0074488D" w:rsidDel="004E7076" w:rsidRDefault="0074488D">
      <w:pPr>
        <w:spacing w:line="360" w:lineRule="auto"/>
        <w:ind w:firstLine="720"/>
        <w:contextualSpacing/>
        <w:rPr>
          <w:del w:id="14425" w:author="Claire S" w:date="2026-05-28T11:36:00Z" w16du:dateUtc="2026-05-28T10:36:00Z"/>
          <w:rFonts w:ascii="Cambria" w:hAnsi="Cambria"/>
          <w:sz w:val="28"/>
          <w:szCs w:val="28"/>
        </w:rPr>
      </w:pPr>
      <w:del w:id="14426" w:author="Claire S" w:date="2026-05-28T11:36:00Z" w16du:dateUtc="2026-05-28T10:36:00Z">
        <w:r w:rsidDel="004E7076">
          <w:rPr>
            <w:rFonts w:ascii="Cambria" w:hAnsi="Cambria"/>
            <w:sz w:val="28"/>
            <w:szCs w:val="28"/>
          </w:rPr>
          <w:delText>‘There’s nothing here</w:delText>
        </w:r>
        <w:r w:rsidR="009955C2" w:rsidDel="004E7076">
          <w:rPr>
            <w:rFonts w:ascii="Cambria" w:hAnsi="Cambria"/>
            <w:sz w:val="28"/>
            <w:szCs w:val="28"/>
          </w:rPr>
          <w:delText>,</w:delText>
        </w:r>
        <w:r w:rsidDel="004E7076">
          <w:rPr>
            <w:rFonts w:ascii="Cambria" w:hAnsi="Cambria"/>
            <w:sz w:val="28"/>
            <w:szCs w:val="28"/>
          </w:rPr>
          <w:delText xml:space="preserve">’ the detective passed </w:delText>
        </w:r>
        <w:r w:rsidR="00E2371A" w:rsidDel="004E7076">
          <w:rPr>
            <w:rFonts w:ascii="Cambria" w:hAnsi="Cambria"/>
            <w:sz w:val="28"/>
            <w:szCs w:val="28"/>
          </w:rPr>
          <w:delText>it</w:delText>
        </w:r>
        <w:r w:rsidDel="004E7076">
          <w:rPr>
            <w:rFonts w:ascii="Cambria" w:hAnsi="Cambria"/>
            <w:sz w:val="28"/>
            <w:szCs w:val="28"/>
          </w:rPr>
          <w:delText xml:space="preserve"> back. </w:delText>
        </w:r>
        <w:r w:rsidR="009955C2" w:rsidDel="004E7076">
          <w:rPr>
            <w:rFonts w:ascii="Cambria" w:hAnsi="Cambria"/>
            <w:sz w:val="28"/>
            <w:szCs w:val="28"/>
          </w:rPr>
          <w:delText xml:space="preserve">‘Just a </w:delText>
        </w:r>
        <w:r w:rsidR="004A1FEE" w:rsidDel="004E7076">
          <w:rPr>
            <w:rFonts w:ascii="Cambria" w:hAnsi="Cambria"/>
            <w:sz w:val="28"/>
            <w:szCs w:val="28"/>
          </w:rPr>
          <w:delText>404 message</w:delText>
        </w:r>
        <w:r w:rsidR="00CB0897" w:rsidDel="004E7076">
          <w:rPr>
            <w:rFonts w:ascii="Cambria" w:hAnsi="Cambria"/>
            <w:sz w:val="28"/>
            <w:szCs w:val="28"/>
          </w:rPr>
          <w:delText>.</w:delText>
        </w:r>
      </w:del>
      <w:del w:id="14427" w:author="Claire S" w:date="2026-05-21T11:42:00Z" w16du:dateUtc="2026-05-21T10:42:00Z">
        <w:r w:rsidR="00E2371A" w:rsidDel="00B254B9">
          <w:rPr>
            <w:rFonts w:ascii="Cambria" w:hAnsi="Cambria"/>
            <w:sz w:val="28"/>
            <w:szCs w:val="28"/>
          </w:rPr>
          <w:delText xml:space="preserve"> Are you sure you saw something?</w:delText>
        </w:r>
      </w:del>
      <w:del w:id="14428" w:author="Claire S" w:date="2026-05-28T11:36:00Z" w16du:dateUtc="2026-05-28T10:36:00Z">
        <w:r w:rsidR="004A1FEE" w:rsidDel="004E7076">
          <w:rPr>
            <w:rFonts w:ascii="Cambria" w:hAnsi="Cambria"/>
            <w:sz w:val="28"/>
            <w:szCs w:val="28"/>
          </w:rPr>
          <w:delText>’</w:delText>
        </w:r>
      </w:del>
    </w:p>
    <w:p w14:paraId="0A0D5307" w14:textId="12C6EEE1" w:rsidR="0074488D" w:rsidDel="004E7076" w:rsidRDefault="0074488D">
      <w:pPr>
        <w:spacing w:line="360" w:lineRule="auto"/>
        <w:ind w:firstLine="720"/>
        <w:contextualSpacing/>
        <w:rPr>
          <w:del w:id="14429" w:author="Claire S" w:date="2026-05-28T11:36:00Z" w16du:dateUtc="2026-05-28T10:36:00Z"/>
          <w:rFonts w:ascii="Cambria" w:hAnsi="Cambria"/>
          <w:sz w:val="28"/>
          <w:szCs w:val="28"/>
        </w:rPr>
      </w:pPr>
      <w:del w:id="14430" w:author="Claire S" w:date="2026-05-28T11:36:00Z" w16du:dateUtc="2026-05-28T10:36:00Z">
        <w:r w:rsidDel="004E7076">
          <w:rPr>
            <w:rFonts w:ascii="Cambria" w:hAnsi="Cambria"/>
            <w:sz w:val="28"/>
            <w:szCs w:val="28"/>
          </w:rPr>
          <w:delText>‘</w:delText>
        </w:r>
      </w:del>
      <w:del w:id="14431" w:author="Claire S" w:date="2026-05-21T11:37:00Z" w16du:dateUtc="2026-05-21T10:37:00Z">
        <w:r w:rsidR="00E2371A" w:rsidDel="00B55F73">
          <w:rPr>
            <w:rFonts w:ascii="Cambria" w:hAnsi="Cambria"/>
            <w:sz w:val="28"/>
            <w:szCs w:val="28"/>
          </w:rPr>
          <w:delText xml:space="preserve">Yes! </w:delText>
        </w:r>
      </w:del>
      <w:del w:id="14432" w:author="Claire S" w:date="2026-05-21T11:43:00Z" w16du:dateUtc="2026-05-21T10:43:00Z">
        <w:r w:rsidR="00E2371A" w:rsidDel="00B254B9">
          <w:rPr>
            <w:rFonts w:ascii="Cambria" w:hAnsi="Cambria"/>
            <w:sz w:val="28"/>
            <w:szCs w:val="28"/>
          </w:rPr>
          <w:delText>T</w:delText>
        </w:r>
      </w:del>
      <w:del w:id="14433" w:author="Claire S" w:date="2026-05-28T11:36:00Z" w16du:dateUtc="2026-05-28T10:36:00Z">
        <w:r w:rsidDel="004E7076">
          <w:rPr>
            <w:rFonts w:ascii="Cambria" w:hAnsi="Cambria"/>
            <w:sz w:val="28"/>
            <w:szCs w:val="28"/>
          </w:rPr>
          <w:delText>here was a video</w:delText>
        </w:r>
        <w:r w:rsidR="004A1FEE" w:rsidDel="004E7076">
          <w:rPr>
            <w:rFonts w:ascii="Cambria" w:hAnsi="Cambria"/>
            <w:sz w:val="28"/>
            <w:szCs w:val="28"/>
          </w:rPr>
          <w:delText>, definitely</w:delText>
        </w:r>
        <w:r w:rsidR="002E6AFF" w:rsidDel="004E7076">
          <w:rPr>
            <w:rFonts w:ascii="Cambria" w:hAnsi="Cambria"/>
            <w:sz w:val="28"/>
            <w:szCs w:val="28"/>
          </w:rPr>
          <w:delText>.</w:delText>
        </w:r>
        <w:r w:rsidR="00BF5BB5" w:rsidDel="004E7076">
          <w:rPr>
            <w:rFonts w:ascii="Cambria" w:hAnsi="Cambria"/>
            <w:sz w:val="28"/>
            <w:szCs w:val="28"/>
          </w:rPr>
          <w:delText xml:space="preserve"> I </w:delText>
        </w:r>
      </w:del>
      <w:del w:id="14434" w:author="Claire S" w:date="2026-05-21T11:37:00Z" w16du:dateUtc="2026-05-21T10:37:00Z">
        <w:r w:rsidR="00BF5BB5" w:rsidDel="00B55F73">
          <w:rPr>
            <w:rFonts w:ascii="Cambria" w:hAnsi="Cambria"/>
            <w:sz w:val="28"/>
            <w:szCs w:val="28"/>
          </w:rPr>
          <w:delText xml:space="preserve">saw </w:delText>
        </w:r>
      </w:del>
      <w:del w:id="14435" w:author="Claire S" w:date="2026-05-28T11:36:00Z" w16du:dateUtc="2026-05-28T10:36:00Z">
        <w:r w:rsidR="00BF5BB5" w:rsidDel="004E7076">
          <w:rPr>
            <w:rFonts w:ascii="Cambria" w:hAnsi="Cambria"/>
            <w:sz w:val="28"/>
            <w:szCs w:val="28"/>
          </w:rPr>
          <w:delText>it</w:delText>
        </w:r>
        <w:r w:rsidR="00E2371A" w:rsidDel="004E7076">
          <w:rPr>
            <w:rFonts w:ascii="Cambria" w:hAnsi="Cambria"/>
            <w:sz w:val="28"/>
            <w:szCs w:val="28"/>
          </w:rPr>
          <w:delText xml:space="preserve"> last night</w:delText>
        </w:r>
        <w:r w:rsidR="00BF5BB5" w:rsidDel="004E7076">
          <w:rPr>
            <w:rFonts w:ascii="Cambria" w:hAnsi="Cambria"/>
            <w:sz w:val="28"/>
            <w:szCs w:val="28"/>
          </w:rPr>
          <w:delText>,</w:delText>
        </w:r>
        <w:r w:rsidDel="004E7076">
          <w:rPr>
            <w:rFonts w:ascii="Cambria" w:hAnsi="Cambria"/>
            <w:sz w:val="28"/>
            <w:szCs w:val="28"/>
          </w:rPr>
          <w:delText xml:space="preserve">’ Clara stabbed </w:delText>
        </w:r>
        <w:r w:rsidR="00E2371A" w:rsidDel="004E7076">
          <w:rPr>
            <w:rFonts w:ascii="Cambria" w:hAnsi="Cambria"/>
            <w:sz w:val="28"/>
            <w:szCs w:val="28"/>
          </w:rPr>
          <w:delText xml:space="preserve">desperately </w:delText>
        </w:r>
        <w:r w:rsidDel="004E7076">
          <w:rPr>
            <w:rFonts w:ascii="Cambria" w:hAnsi="Cambria"/>
            <w:sz w:val="28"/>
            <w:szCs w:val="28"/>
          </w:rPr>
          <w:delText>at her phone</w:delText>
        </w:r>
        <w:r w:rsidR="00CB0897" w:rsidDel="004E7076">
          <w:rPr>
            <w:rFonts w:ascii="Cambria" w:hAnsi="Cambria"/>
            <w:sz w:val="28"/>
            <w:szCs w:val="28"/>
          </w:rPr>
          <w:delText xml:space="preserve"> screen</w:delText>
        </w:r>
        <w:r w:rsidR="000772F4" w:rsidDel="004E7076">
          <w:rPr>
            <w:rFonts w:ascii="Cambria" w:hAnsi="Cambria"/>
            <w:sz w:val="28"/>
            <w:szCs w:val="28"/>
          </w:rPr>
          <w:delText>.</w:delText>
        </w:r>
        <w:r w:rsidR="00BF5BB5" w:rsidDel="004E7076">
          <w:rPr>
            <w:rFonts w:ascii="Cambria" w:hAnsi="Cambria"/>
            <w:sz w:val="28"/>
            <w:szCs w:val="28"/>
          </w:rPr>
          <w:delText xml:space="preserve"> </w:delText>
        </w:r>
        <w:r w:rsidR="002E6AFF" w:rsidDel="004E7076">
          <w:rPr>
            <w:rFonts w:ascii="Cambria" w:hAnsi="Cambria"/>
            <w:sz w:val="28"/>
            <w:szCs w:val="28"/>
          </w:rPr>
          <w:delText>‘It was Violet, on a clifftop</w:delText>
        </w:r>
        <w:r w:rsidR="00F52C3E" w:rsidDel="004E7076">
          <w:rPr>
            <w:rFonts w:ascii="Cambria" w:hAnsi="Cambria"/>
            <w:sz w:val="28"/>
            <w:szCs w:val="28"/>
          </w:rPr>
          <w:delText xml:space="preserve"> -</w:delText>
        </w:r>
        <w:r w:rsidR="002E6AFF" w:rsidDel="004E7076">
          <w:rPr>
            <w:rFonts w:ascii="Cambria" w:hAnsi="Cambria"/>
            <w:sz w:val="28"/>
            <w:szCs w:val="28"/>
          </w:rPr>
          <w:delText>’</w:delText>
        </w:r>
      </w:del>
    </w:p>
    <w:p w14:paraId="226BD34B" w14:textId="13BC8061" w:rsidR="00BF5BB5" w:rsidDel="004E7076" w:rsidRDefault="0074488D">
      <w:pPr>
        <w:spacing w:line="360" w:lineRule="auto"/>
        <w:ind w:firstLine="720"/>
        <w:contextualSpacing/>
        <w:rPr>
          <w:del w:id="14436" w:author="Claire S" w:date="2026-05-28T11:36:00Z" w16du:dateUtc="2026-05-28T10:36:00Z"/>
          <w:rFonts w:ascii="Cambria" w:hAnsi="Cambria"/>
          <w:sz w:val="28"/>
          <w:szCs w:val="28"/>
        </w:rPr>
      </w:pPr>
      <w:del w:id="14437" w:author="Claire S" w:date="2026-05-28T11:36:00Z" w16du:dateUtc="2026-05-28T10:36:00Z">
        <w:r w:rsidDel="004E7076">
          <w:rPr>
            <w:rFonts w:ascii="Cambria" w:hAnsi="Cambria"/>
            <w:sz w:val="28"/>
            <w:szCs w:val="28"/>
          </w:rPr>
          <w:delText>‘Well, it’s not there now</w:delText>
        </w:r>
        <w:r w:rsidR="00723E81" w:rsidDel="004E7076">
          <w:rPr>
            <w:rFonts w:ascii="Cambria" w:hAnsi="Cambria"/>
            <w:sz w:val="28"/>
            <w:szCs w:val="28"/>
          </w:rPr>
          <w:delText>,</w:delText>
        </w:r>
        <w:r w:rsidR="00BF5BB5" w:rsidDel="004E7076">
          <w:rPr>
            <w:rFonts w:ascii="Cambria" w:hAnsi="Cambria"/>
            <w:sz w:val="28"/>
            <w:szCs w:val="28"/>
          </w:rPr>
          <w:delText>’</w:delText>
        </w:r>
        <w:r w:rsidR="00723E81" w:rsidDel="004E7076">
          <w:rPr>
            <w:rFonts w:ascii="Cambria" w:hAnsi="Cambria"/>
            <w:sz w:val="28"/>
            <w:szCs w:val="28"/>
          </w:rPr>
          <w:delText xml:space="preserve"> h</w:delText>
        </w:r>
        <w:r w:rsidR="00E9756A" w:rsidDel="004E7076">
          <w:rPr>
            <w:rFonts w:ascii="Cambria" w:hAnsi="Cambria"/>
            <w:sz w:val="28"/>
            <w:szCs w:val="28"/>
          </w:rPr>
          <w:delText>is eyes narrowed</w:delText>
        </w:r>
        <w:r w:rsidR="00723E81" w:rsidDel="004E7076">
          <w:rPr>
            <w:rFonts w:ascii="Cambria" w:hAnsi="Cambria"/>
            <w:sz w:val="28"/>
            <w:szCs w:val="28"/>
          </w:rPr>
          <w:delText>.</w:delText>
        </w:r>
        <w:r w:rsidR="00E9756A" w:rsidDel="004E7076">
          <w:rPr>
            <w:rFonts w:ascii="Cambria" w:hAnsi="Cambria"/>
            <w:sz w:val="28"/>
            <w:szCs w:val="28"/>
          </w:rPr>
          <w:delText xml:space="preserve"> ‘If you’re sure you had it, it seems</w:delText>
        </w:r>
      </w:del>
      <w:del w:id="14438" w:author="Claire S" w:date="2026-05-20T10:48:00Z" w16du:dateUtc="2026-05-20T09:48:00Z">
        <w:r w:rsidR="00E9756A" w:rsidDel="004E0C29">
          <w:rPr>
            <w:rFonts w:ascii="Cambria" w:hAnsi="Cambria"/>
            <w:sz w:val="28"/>
            <w:szCs w:val="28"/>
          </w:rPr>
          <w:delText xml:space="preserve"> very</w:delText>
        </w:r>
      </w:del>
      <w:del w:id="14439" w:author="Claire S" w:date="2026-05-28T11:36:00Z" w16du:dateUtc="2026-05-28T10:36:00Z">
        <w:r w:rsidR="00E9756A" w:rsidDel="004E7076">
          <w:rPr>
            <w:rFonts w:ascii="Cambria" w:hAnsi="Cambria"/>
            <w:sz w:val="28"/>
            <w:szCs w:val="28"/>
          </w:rPr>
          <w:delText xml:space="preserve"> </w:delText>
        </w:r>
      </w:del>
      <w:del w:id="14440" w:author="Claire S" w:date="2026-05-21T11:43:00Z" w16du:dateUtc="2026-05-21T10:43:00Z">
        <w:r w:rsidR="00E9756A" w:rsidDel="00B254B9">
          <w:rPr>
            <w:rFonts w:ascii="Cambria" w:hAnsi="Cambria"/>
            <w:sz w:val="28"/>
            <w:szCs w:val="28"/>
          </w:rPr>
          <w:delText>odd</w:delText>
        </w:r>
      </w:del>
      <w:del w:id="14441" w:author="Claire S" w:date="2026-05-28T11:36:00Z" w16du:dateUtc="2026-05-28T10:36:00Z">
        <w:r w:rsidR="00E9756A" w:rsidDel="004E7076">
          <w:rPr>
            <w:rFonts w:ascii="Cambria" w:hAnsi="Cambria"/>
            <w:sz w:val="28"/>
            <w:szCs w:val="28"/>
          </w:rPr>
          <w:delText>.’</w:delText>
        </w:r>
      </w:del>
    </w:p>
    <w:p w14:paraId="18308E5F" w14:textId="4725B617" w:rsidR="00BF5BB5" w:rsidDel="004E7076" w:rsidRDefault="00BF5BB5">
      <w:pPr>
        <w:spacing w:line="360" w:lineRule="auto"/>
        <w:ind w:firstLine="720"/>
        <w:contextualSpacing/>
        <w:rPr>
          <w:del w:id="14442" w:author="Claire S" w:date="2026-05-28T11:36:00Z" w16du:dateUtc="2026-05-28T10:36:00Z"/>
          <w:rFonts w:ascii="Cambria" w:hAnsi="Cambria"/>
          <w:sz w:val="28"/>
          <w:szCs w:val="28"/>
        </w:rPr>
      </w:pPr>
      <w:del w:id="14443" w:author="Claire S" w:date="2026-05-28T11:36:00Z" w16du:dateUtc="2026-05-28T10:36:00Z">
        <w:r w:rsidDel="004E7076">
          <w:rPr>
            <w:rFonts w:ascii="Cambria" w:hAnsi="Cambria"/>
            <w:sz w:val="28"/>
            <w:szCs w:val="28"/>
          </w:rPr>
          <w:delText>‘</w:delText>
        </w:r>
        <w:r w:rsidR="00E9756A" w:rsidDel="004E7076">
          <w:rPr>
            <w:rFonts w:ascii="Cambria" w:hAnsi="Cambria"/>
            <w:sz w:val="28"/>
            <w:szCs w:val="28"/>
          </w:rPr>
          <w:delText xml:space="preserve">Yes I’m sure. </w:delText>
        </w:r>
        <w:r w:rsidR="00235C23" w:rsidDel="004E7076">
          <w:rPr>
            <w:rFonts w:ascii="Cambria" w:hAnsi="Cambria"/>
            <w:sz w:val="28"/>
            <w:szCs w:val="28"/>
          </w:rPr>
          <w:delText>Violet</w:delText>
        </w:r>
        <w:r w:rsidDel="004E7076">
          <w:rPr>
            <w:rFonts w:ascii="Cambria" w:hAnsi="Cambria"/>
            <w:sz w:val="28"/>
            <w:szCs w:val="28"/>
          </w:rPr>
          <w:delText xml:space="preserve"> looked </w:delText>
        </w:r>
        <w:r w:rsidR="00723E81" w:rsidDel="004E7076">
          <w:rPr>
            <w:rFonts w:ascii="Cambria" w:hAnsi="Cambria"/>
            <w:sz w:val="28"/>
            <w:szCs w:val="28"/>
          </w:rPr>
          <w:delText>properly petrified</w:delText>
        </w:r>
        <w:r w:rsidR="00F52C3E" w:rsidDel="004E7076">
          <w:rPr>
            <w:rFonts w:ascii="Cambria" w:hAnsi="Cambria"/>
            <w:sz w:val="28"/>
            <w:szCs w:val="28"/>
          </w:rPr>
          <w:delText xml:space="preserve"> in the video</w:delText>
        </w:r>
        <w:r w:rsidDel="004E7076">
          <w:rPr>
            <w:rFonts w:ascii="Cambria" w:hAnsi="Cambria"/>
            <w:sz w:val="28"/>
            <w:szCs w:val="28"/>
          </w:rPr>
          <w:delText xml:space="preserve">,’ Clara kept </w:delText>
        </w:r>
        <w:r w:rsidR="00723E81" w:rsidDel="004E7076">
          <w:rPr>
            <w:rFonts w:ascii="Cambria" w:hAnsi="Cambria"/>
            <w:sz w:val="28"/>
            <w:szCs w:val="28"/>
          </w:rPr>
          <w:delText>refreshing the link</w:delText>
        </w:r>
        <w:r w:rsidDel="004E7076">
          <w:rPr>
            <w:rFonts w:ascii="Cambria" w:hAnsi="Cambria"/>
            <w:sz w:val="28"/>
            <w:szCs w:val="28"/>
          </w:rPr>
          <w:delText>, but he was right, it was just a ‘</w:delText>
        </w:r>
        <w:r w:rsidRPr="002E6AFF" w:rsidDel="004E7076">
          <w:rPr>
            <w:rFonts w:ascii="Cambria" w:hAnsi="Cambria"/>
            <w:i/>
            <w:iCs/>
            <w:sz w:val="28"/>
            <w:szCs w:val="28"/>
          </w:rPr>
          <w:delText>Site not found’</w:delText>
        </w:r>
        <w:r w:rsidDel="004E7076">
          <w:rPr>
            <w:rFonts w:ascii="Cambria" w:hAnsi="Cambria"/>
            <w:sz w:val="28"/>
            <w:szCs w:val="28"/>
          </w:rPr>
          <w:delText xml:space="preserve"> page</w:delText>
        </w:r>
        <w:r w:rsidR="002E6AFF" w:rsidDel="004E7076">
          <w:rPr>
            <w:rFonts w:ascii="Cambria" w:hAnsi="Cambria"/>
            <w:sz w:val="28"/>
            <w:szCs w:val="28"/>
          </w:rPr>
          <w:delText>. God, how frustrating -</w:delText>
        </w:r>
      </w:del>
    </w:p>
    <w:p w14:paraId="68D00283" w14:textId="463009F2" w:rsidR="00CD09E9" w:rsidDel="004E7076" w:rsidRDefault="00BF5BB5">
      <w:pPr>
        <w:spacing w:line="360" w:lineRule="auto"/>
        <w:ind w:firstLine="720"/>
        <w:contextualSpacing/>
        <w:rPr>
          <w:del w:id="14444" w:author="Claire S" w:date="2026-05-28T11:36:00Z" w16du:dateUtc="2026-05-28T10:36:00Z"/>
          <w:rFonts w:ascii="Cambria" w:hAnsi="Cambria"/>
          <w:sz w:val="28"/>
          <w:szCs w:val="28"/>
        </w:rPr>
      </w:pPr>
      <w:del w:id="14445" w:author="Claire S" w:date="2026-05-28T11:36:00Z" w16du:dateUtc="2026-05-28T10:36:00Z">
        <w:r w:rsidDel="004E7076">
          <w:rPr>
            <w:rFonts w:ascii="Cambria" w:hAnsi="Cambria"/>
            <w:sz w:val="28"/>
            <w:szCs w:val="28"/>
          </w:rPr>
          <w:delText>‘</w:delText>
        </w:r>
      </w:del>
      <w:del w:id="14446" w:author="Claire S" w:date="2026-05-28T09:12:00Z" w16du:dateUtc="2026-05-28T08:12:00Z">
        <w:r w:rsidR="002E6AFF" w:rsidDel="007A37A4">
          <w:rPr>
            <w:rFonts w:ascii="Cambria" w:hAnsi="Cambria"/>
            <w:sz w:val="28"/>
            <w:szCs w:val="28"/>
          </w:rPr>
          <w:delText>T</w:delText>
        </w:r>
        <w:r w:rsidR="005A5C0C" w:rsidDel="007A37A4">
          <w:rPr>
            <w:rFonts w:ascii="Cambria" w:hAnsi="Cambria"/>
            <w:sz w:val="28"/>
            <w:szCs w:val="28"/>
          </w:rPr>
          <w:delText xml:space="preserve">his </w:delText>
        </w:r>
        <w:r w:rsidR="00DF68F4" w:rsidDel="007A37A4">
          <w:rPr>
            <w:rFonts w:ascii="Cambria" w:hAnsi="Cambria"/>
            <w:sz w:val="28"/>
            <w:szCs w:val="28"/>
          </w:rPr>
          <w:delText>Violet</w:delText>
        </w:r>
        <w:r w:rsidDel="007A37A4">
          <w:rPr>
            <w:rFonts w:ascii="Cambria" w:hAnsi="Cambria"/>
            <w:sz w:val="28"/>
            <w:szCs w:val="28"/>
          </w:rPr>
          <w:delText>, she</w:delText>
        </w:r>
        <w:r w:rsidR="00DF68F4" w:rsidDel="007A37A4">
          <w:rPr>
            <w:rFonts w:ascii="Cambria" w:hAnsi="Cambria"/>
            <w:sz w:val="28"/>
            <w:szCs w:val="28"/>
          </w:rPr>
          <w:delText xml:space="preserve">’s another one on the List.  </w:delText>
        </w:r>
      </w:del>
      <w:del w:id="14447" w:author="Claire S" w:date="2026-05-28T11:36:00Z" w16du:dateUtc="2026-05-28T10:36:00Z">
        <w:r w:rsidR="005A5C0C" w:rsidDel="004E7076">
          <w:rPr>
            <w:rFonts w:ascii="Cambria" w:hAnsi="Cambria"/>
            <w:sz w:val="28"/>
            <w:szCs w:val="28"/>
          </w:rPr>
          <w:delText>W</w:delText>
        </w:r>
        <w:r w:rsidR="00CD09E9" w:rsidDel="004E7076">
          <w:rPr>
            <w:rFonts w:ascii="Cambria" w:hAnsi="Cambria"/>
            <w:sz w:val="28"/>
            <w:szCs w:val="28"/>
          </w:rPr>
          <w:delText xml:space="preserve">hat do you know about </w:delText>
        </w:r>
      </w:del>
      <w:del w:id="14448" w:author="Claire S" w:date="2026-05-28T09:12:00Z" w16du:dateUtc="2026-05-28T08:12:00Z">
        <w:r w:rsidR="00DF68F4" w:rsidDel="007A37A4">
          <w:rPr>
            <w:rFonts w:ascii="Cambria" w:hAnsi="Cambria"/>
            <w:sz w:val="28"/>
            <w:szCs w:val="28"/>
          </w:rPr>
          <w:delText>it</w:delText>
        </w:r>
      </w:del>
      <w:del w:id="14449" w:author="Claire S" w:date="2026-05-28T11:36:00Z" w16du:dateUtc="2026-05-28T10:36:00Z">
        <w:r w:rsidR="00DF68F4" w:rsidDel="004E7076">
          <w:rPr>
            <w:rFonts w:ascii="Cambria" w:hAnsi="Cambria"/>
            <w:sz w:val="28"/>
            <w:szCs w:val="28"/>
          </w:rPr>
          <w:delText>, Clara</w:delText>
        </w:r>
        <w:r w:rsidR="00CD09E9" w:rsidDel="004E7076">
          <w:rPr>
            <w:rFonts w:ascii="Cambria" w:hAnsi="Cambria"/>
            <w:sz w:val="28"/>
            <w:szCs w:val="28"/>
          </w:rPr>
          <w:delText>?’ asked the detective</w:delText>
        </w:r>
        <w:r w:rsidR="00DF7ED7" w:rsidDel="004E7076">
          <w:rPr>
            <w:rFonts w:ascii="Cambria" w:hAnsi="Cambria"/>
            <w:sz w:val="28"/>
            <w:szCs w:val="28"/>
          </w:rPr>
          <w:delText>.</w:delText>
        </w:r>
        <w:r w:rsidR="00DF68F4" w:rsidDel="004E7076">
          <w:rPr>
            <w:rFonts w:ascii="Cambria" w:hAnsi="Cambria"/>
            <w:sz w:val="28"/>
            <w:szCs w:val="28"/>
          </w:rPr>
          <w:delText xml:space="preserve"> ‘</w:delText>
        </w:r>
        <w:r w:rsidR="00DF7ED7" w:rsidDel="004E7076">
          <w:rPr>
            <w:rFonts w:ascii="Cambria" w:hAnsi="Cambria"/>
            <w:sz w:val="28"/>
            <w:szCs w:val="28"/>
          </w:rPr>
          <w:delText>G</w:delText>
        </w:r>
        <w:r w:rsidR="00DF68F4" w:rsidDel="004E7076">
          <w:rPr>
            <w:rFonts w:ascii="Cambria" w:hAnsi="Cambria"/>
            <w:sz w:val="28"/>
            <w:szCs w:val="28"/>
          </w:rPr>
          <w:delText>iven you’re on it too.’</w:delText>
        </w:r>
      </w:del>
    </w:p>
    <w:p w14:paraId="0EFD51E8" w14:textId="69829F81" w:rsidR="00CD09E9" w:rsidDel="004E7076" w:rsidRDefault="00CD09E9">
      <w:pPr>
        <w:spacing w:line="360" w:lineRule="auto"/>
        <w:ind w:firstLine="720"/>
        <w:contextualSpacing/>
        <w:rPr>
          <w:del w:id="14450" w:author="Claire S" w:date="2026-05-28T11:36:00Z" w16du:dateUtc="2026-05-28T10:36:00Z"/>
          <w:rFonts w:ascii="Cambria" w:hAnsi="Cambria"/>
          <w:sz w:val="28"/>
          <w:szCs w:val="28"/>
        </w:rPr>
      </w:pPr>
      <w:del w:id="14451" w:author="Claire S" w:date="2026-05-28T11:36:00Z" w16du:dateUtc="2026-05-28T10:36:00Z">
        <w:r w:rsidDel="004E7076">
          <w:rPr>
            <w:rFonts w:ascii="Cambria" w:hAnsi="Cambria"/>
            <w:sz w:val="28"/>
            <w:szCs w:val="28"/>
          </w:rPr>
          <w:delText xml:space="preserve">‘Nothing at all,’ Clara’s palms were sweating. ‘I’ve got </w:delText>
        </w:r>
        <w:r w:rsidR="00DF7ED7" w:rsidDel="004E7076">
          <w:rPr>
            <w:rFonts w:ascii="Cambria" w:hAnsi="Cambria"/>
            <w:sz w:val="28"/>
            <w:szCs w:val="28"/>
          </w:rPr>
          <w:delText xml:space="preserve">literally </w:delText>
        </w:r>
        <w:r w:rsidDel="004E7076">
          <w:rPr>
            <w:rFonts w:ascii="Cambria" w:hAnsi="Cambria"/>
            <w:sz w:val="28"/>
            <w:szCs w:val="28"/>
          </w:rPr>
          <w:delText>no idea what it means.’</w:delText>
        </w:r>
      </w:del>
    </w:p>
    <w:p w14:paraId="273BDD7E" w14:textId="157B9044" w:rsidR="00CD09E9" w:rsidDel="004E7076" w:rsidRDefault="00CD09E9">
      <w:pPr>
        <w:spacing w:line="360" w:lineRule="auto"/>
        <w:ind w:firstLine="720"/>
        <w:contextualSpacing/>
        <w:rPr>
          <w:del w:id="14452" w:author="Claire S" w:date="2026-05-28T11:36:00Z" w16du:dateUtc="2026-05-28T10:36:00Z"/>
          <w:rFonts w:ascii="Cambria" w:hAnsi="Cambria"/>
          <w:sz w:val="28"/>
          <w:szCs w:val="28"/>
        </w:rPr>
      </w:pPr>
      <w:del w:id="14453" w:author="Claire S" w:date="2026-05-28T11:36:00Z" w16du:dateUtc="2026-05-28T10:36:00Z">
        <w:r w:rsidDel="004E7076">
          <w:rPr>
            <w:rFonts w:ascii="Cambria" w:hAnsi="Cambria"/>
            <w:sz w:val="28"/>
            <w:szCs w:val="28"/>
          </w:rPr>
          <w:delText>‘</w:delText>
        </w:r>
        <w:r w:rsidR="00BF5BB5" w:rsidDel="004E7076">
          <w:rPr>
            <w:rFonts w:ascii="Cambria" w:hAnsi="Cambria"/>
            <w:sz w:val="28"/>
            <w:szCs w:val="28"/>
          </w:rPr>
          <w:delText>Y</w:delText>
        </w:r>
        <w:r w:rsidDel="004E7076">
          <w:rPr>
            <w:rFonts w:ascii="Cambria" w:hAnsi="Cambria"/>
            <w:sz w:val="28"/>
            <w:szCs w:val="28"/>
          </w:rPr>
          <w:delText>ou</w:delText>
        </w:r>
        <w:r w:rsidR="002E6AFF" w:rsidDel="004E7076">
          <w:rPr>
            <w:rFonts w:ascii="Cambria" w:hAnsi="Cambria"/>
            <w:sz w:val="28"/>
            <w:szCs w:val="28"/>
          </w:rPr>
          <w:delText xml:space="preserve">’re sure you </w:delText>
        </w:r>
        <w:r w:rsidDel="004E7076">
          <w:rPr>
            <w:rFonts w:ascii="Cambria" w:hAnsi="Cambria"/>
            <w:sz w:val="28"/>
            <w:szCs w:val="28"/>
          </w:rPr>
          <w:delText xml:space="preserve">don’t know </w:delText>
        </w:r>
        <w:r w:rsidR="00DF7ED7" w:rsidDel="004E7076">
          <w:rPr>
            <w:rFonts w:ascii="Cambria" w:hAnsi="Cambria"/>
            <w:sz w:val="28"/>
            <w:szCs w:val="28"/>
          </w:rPr>
          <w:delText>who wrote</w:delText>
        </w:r>
        <w:r w:rsidDel="004E7076">
          <w:rPr>
            <w:rFonts w:ascii="Cambria" w:hAnsi="Cambria"/>
            <w:sz w:val="28"/>
            <w:szCs w:val="28"/>
          </w:rPr>
          <w:delText xml:space="preserve"> it?’</w:delText>
        </w:r>
      </w:del>
    </w:p>
    <w:p w14:paraId="3EACE4B2" w14:textId="28DA6871" w:rsidR="00CD09E9" w:rsidDel="004E7076" w:rsidRDefault="00CD09E9">
      <w:pPr>
        <w:spacing w:line="360" w:lineRule="auto"/>
        <w:ind w:firstLine="720"/>
        <w:contextualSpacing/>
        <w:rPr>
          <w:del w:id="14454" w:author="Claire S" w:date="2026-05-28T11:36:00Z" w16du:dateUtc="2026-05-28T10:36:00Z"/>
          <w:rFonts w:ascii="Cambria" w:hAnsi="Cambria"/>
          <w:sz w:val="28"/>
          <w:szCs w:val="28"/>
        </w:rPr>
      </w:pPr>
      <w:del w:id="14455" w:author="Claire S" w:date="2026-05-28T11:36:00Z" w16du:dateUtc="2026-05-28T10:36:00Z">
        <w:r w:rsidDel="004E7076">
          <w:rPr>
            <w:rFonts w:ascii="Cambria" w:hAnsi="Cambria"/>
            <w:sz w:val="28"/>
            <w:szCs w:val="28"/>
          </w:rPr>
          <w:delText xml:space="preserve">‘No.’ Clara sneaked a look at </w:delText>
        </w:r>
        <w:r w:rsidR="00A5187A" w:rsidDel="004E7076">
          <w:rPr>
            <w:rFonts w:ascii="Cambria" w:hAnsi="Cambria"/>
            <w:sz w:val="28"/>
            <w:szCs w:val="28"/>
          </w:rPr>
          <w:delText xml:space="preserve">poker-faced </w:delText>
        </w:r>
        <w:r w:rsidDel="004E7076">
          <w:rPr>
            <w:rFonts w:ascii="Cambria" w:hAnsi="Cambria"/>
            <w:sz w:val="28"/>
            <w:szCs w:val="28"/>
          </w:rPr>
          <w:delText>Ruth</w:delText>
        </w:r>
        <w:r w:rsidR="00DF7ED7" w:rsidDel="004E7076">
          <w:rPr>
            <w:rFonts w:ascii="Cambria" w:hAnsi="Cambria"/>
            <w:sz w:val="28"/>
            <w:szCs w:val="28"/>
          </w:rPr>
          <w:delText>,</w:delText>
        </w:r>
        <w:r w:rsidDel="004E7076">
          <w:rPr>
            <w:rFonts w:ascii="Cambria" w:hAnsi="Cambria"/>
            <w:sz w:val="28"/>
            <w:szCs w:val="28"/>
          </w:rPr>
          <w:delText xml:space="preserve"> </w:delText>
        </w:r>
      </w:del>
      <w:del w:id="14456" w:author="Claire S" w:date="2026-05-21T11:43:00Z" w16du:dateUtc="2026-05-21T10:43:00Z">
        <w:r w:rsidR="00235C23" w:rsidDel="00A1556E">
          <w:rPr>
            <w:rFonts w:ascii="Cambria" w:hAnsi="Cambria"/>
            <w:sz w:val="28"/>
            <w:szCs w:val="28"/>
          </w:rPr>
          <w:delText xml:space="preserve">standing with </w:delText>
        </w:r>
      </w:del>
      <w:del w:id="14457" w:author="Claire S" w:date="2026-05-28T11:36:00Z" w16du:dateUtc="2026-05-28T10:36:00Z">
        <w:r w:rsidR="00235C23" w:rsidDel="004E7076">
          <w:rPr>
            <w:rFonts w:ascii="Cambria" w:hAnsi="Cambria"/>
            <w:sz w:val="28"/>
            <w:szCs w:val="28"/>
          </w:rPr>
          <w:delText>her a</w:delText>
        </w:r>
        <w:r w:rsidR="009113A9" w:rsidDel="004E7076">
          <w:rPr>
            <w:rFonts w:ascii="Cambria" w:hAnsi="Cambria"/>
            <w:sz w:val="28"/>
            <w:szCs w:val="28"/>
          </w:rPr>
          <w:delText>rms folded</w:delText>
        </w:r>
      </w:del>
      <w:del w:id="14458" w:author="Claire S" w:date="2026-05-21T11:44:00Z" w16du:dateUtc="2026-05-21T10:44:00Z">
        <w:r w:rsidR="00235C23" w:rsidDel="00A1556E">
          <w:rPr>
            <w:rFonts w:ascii="Cambria" w:hAnsi="Cambria"/>
            <w:sz w:val="28"/>
            <w:szCs w:val="28"/>
          </w:rPr>
          <w:delText>, looking out of</w:delText>
        </w:r>
        <w:r w:rsidR="00DF7ED7" w:rsidDel="00A1556E">
          <w:rPr>
            <w:rFonts w:ascii="Cambria" w:hAnsi="Cambria"/>
            <w:sz w:val="28"/>
            <w:szCs w:val="28"/>
          </w:rPr>
          <w:delText xml:space="preserve"> the window</w:delText>
        </w:r>
      </w:del>
      <w:del w:id="14459" w:author="Claire S" w:date="2026-05-28T11:36:00Z" w16du:dateUtc="2026-05-28T10:36:00Z">
        <w:r w:rsidDel="004E7076">
          <w:rPr>
            <w:rFonts w:ascii="Cambria" w:hAnsi="Cambria"/>
            <w:sz w:val="28"/>
            <w:szCs w:val="28"/>
          </w:rPr>
          <w:delText xml:space="preserve">. ‘But </w:delText>
        </w:r>
        <w:r w:rsidR="00DF7ED7" w:rsidDel="004E7076">
          <w:rPr>
            <w:rFonts w:ascii="Cambria" w:hAnsi="Cambria"/>
            <w:sz w:val="28"/>
            <w:szCs w:val="28"/>
          </w:rPr>
          <w:delText>I’m starting to think I should be seriously worried.</w:delText>
        </w:r>
        <w:r w:rsidDel="004E7076">
          <w:rPr>
            <w:rFonts w:ascii="Cambria" w:hAnsi="Cambria"/>
            <w:sz w:val="28"/>
            <w:szCs w:val="28"/>
          </w:rPr>
          <w:delText>’</w:delText>
        </w:r>
      </w:del>
    </w:p>
    <w:p w14:paraId="7DD3E13C" w14:textId="6405371F" w:rsidR="00DF7ED7" w:rsidDel="004E7076" w:rsidRDefault="00CD09E9">
      <w:pPr>
        <w:spacing w:line="360" w:lineRule="auto"/>
        <w:ind w:firstLine="720"/>
        <w:contextualSpacing/>
        <w:rPr>
          <w:del w:id="14460" w:author="Claire S" w:date="2026-05-28T11:36:00Z" w16du:dateUtc="2026-05-28T10:36:00Z"/>
          <w:rFonts w:ascii="Cambria" w:hAnsi="Cambria"/>
          <w:sz w:val="28"/>
          <w:szCs w:val="28"/>
        </w:rPr>
      </w:pPr>
      <w:del w:id="14461" w:author="Claire S" w:date="2026-05-28T11:36:00Z" w16du:dateUtc="2026-05-28T10:36:00Z">
        <w:r w:rsidDel="004E7076">
          <w:rPr>
            <w:rFonts w:ascii="Cambria" w:hAnsi="Cambria"/>
            <w:sz w:val="28"/>
            <w:szCs w:val="28"/>
          </w:rPr>
          <w:delText>‘Wh</w:delText>
        </w:r>
        <w:r w:rsidR="00DF7ED7" w:rsidDel="004E7076">
          <w:rPr>
            <w:rFonts w:ascii="Cambria" w:hAnsi="Cambria"/>
            <w:sz w:val="28"/>
            <w:szCs w:val="28"/>
          </w:rPr>
          <w:delText>y</w:delText>
        </w:r>
        <w:r w:rsidDel="004E7076">
          <w:rPr>
            <w:rFonts w:ascii="Cambria" w:hAnsi="Cambria"/>
            <w:sz w:val="28"/>
            <w:szCs w:val="28"/>
          </w:rPr>
          <w:delText xml:space="preserve"> </w:delText>
        </w:r>
        <w:r w:rsidR="002E6AFF" w:rsidDel="004E7076">
          <w:rPr>
            <w:rFonts w:ascii="Cambria" w:hAnsi="Cambria"/>
            <w:sz w:val="28"/>
            <w:szCs w:val="28"/>
          </w:rPr>
          <w:delText>would</w:delText>
        </w:r>
        <w:r w:rsidDel="004E7076">
          <w:rPr>
            <w:rFonts w:ascii="Cambria" w:hAnsi="Cambria"/>
            <w:sz w:val="28"/>
            <w:szCs w:val="28"/>
          </w:rPr>
          <w:delText xml:space="preserve"> you think</w:delText>
        </w:r>
        <w:r w:rsidR="00DF7ED7" w:rsidDel="004E7076">
          <w:rPr>
            <w:rFonts w:ascii="Cambria" w:hAnsi="Cambria"/>
            <w:sz w:val="28"/>
            <w:szCs w:val="28"/>
          </w:rPr>
          <w:delText xml:space="preserve"> that</w:delText>
        </w:r>
        <w:r w:rsidR="00BF5BB5" w:rsidDel="004E7076">
          <w:rPr>
            <w:rFonts w:ascii="Cambria" w:hAnsi="Cambria"/>
            <w:sz w:val="28"/>
            <w:szCs w:val="28"/>
          </w:rPr>
          <w:delText>?</w:delText>
        </w:r>
        <w:r w:rsidDel="004E7076">
          <w:rPr>
            <w:rFonts w:ascii="Cambria" w:hAnsi="Cambria"/>
            <w:sz w:val="28"/>
            <w:szCs w:val="28"/>
          </w:rPr>
          <w:delText xml:space="preserve">’ </w:delText>
        </w:r>
      </w:del>
    </w:p>
    <w:p w14:paraId="0DE28920" w14:textId="1A87EC4A" w:rsidR="005C368F" w:rsidDel="00E0504E" w:rsidRDefault="00DF7ED7">
      <w:pPr>
        <w:spacing w:line="360" w:lineRule="auto"/>
        <w:ind w:firstLine="720"/>
        <w:contextualSpacing/>
        <w:rPr>
          <w:del w:id="14462" w:author="Claire S" w:date="2026-05-28T11:44:00Z" w16du:dateUtc="2026-05-28T10:44:00Z"/>
          <w:rFonts w:ascii="Cambria" w:hAnsi="Cambria"/>
          <w:sz w:val="28"/>
          <w:szCs w:val="28"/>
        </w:rPr>
      </w:pPr>
      <w:del w:id="14463" w:author="Claire S" w:date="2026-05-28T11:36:00Z" w16du:dateUtc="2026-05-28T10:36:00Z">
        <w:r w:rsidDel="004E7076">
          <w:rPr>
            <w:rFonts w:ascii="Cambria" w:hAnsi="Cambria"/>
            <w:sz w:val="28"/>
            <w:szCs w:val="28"/>
          </w:rPr>
          <w:delText xml:space="preserve">‘Are you joking?’ </w:delText>
        </w:r>
        <w:r w:rsidR="00BF5BB5" w:rsidDel="004E7076">
          <w:rPr>
            <w:rFonts w:ascii="Cambria" w:hAnsi="Cambria"/>
            <w:sz w:val="28"/>
            <w:szCs w:val="28"/>
          </w:rPr>
          <w:delText xml:space="preserve">Clara felt </w:delText>
        </w:r>
        <w:r w:rsidR="00761663" w:rsidDel="004E7076">
          <w:rPr>
            <w:rFonts w:ascii="Cambria" w:hAnsi="Cambria"/>
            <w:sz w:val="28"/>
            <w:szCs w:val="28"/>
          </w:rPr>
          <w:delText xml:space="preserve">a flash of </w:delText>
        </w:r>
        <w:r w:rsidR="00BF5BB5" w:rsidDel="004E7076">
          <w:rPr>
            <w:rFonts w:ascii="Cambria" w:hAnsi="Cambria"/>
            <w:sz w:val="28"/>
            <w:szCs w:val="28"/>
          </w:rPr>
          <w:delText>ang</w:delText>
        </w:r>
        <w:r w:rsidR="00761663" w:rsidDel="004E7076">
          <w:rPr>
            <w:rFonts w:ascii="Cambria" w:hAnsi="Cambria"/>
            <w:sz w:val="28"/>
            <w:szCs w:val="28"/>
          </w:rPr>
          <w:delText>er</w:delText>
        </w:r>
      </w:del>
      <w:del w:id="14464" w:author="Claire S" w:date="2026-05-21T11:30:00Z" w16du:dateUtc="2026-05-21T10:30:00Z">
        <w:r w:rsidDel="00E21176">
          <w:rPr>
            <w:rFonts w:ascii="Cambria" w:hAnsi="Cambria"/>
            <w:sz w:val="28"/>
            <w:szCs w:val="28"/>
          </w:rPr>
          <w:delText xml:space="preserve">, </w:delText>
        </w:r>
        <w:r w:rsidR="002E6AFF" w:rsidDel="00E21176">
          <w:rPr>
            <w:rFonts w:ascii="Cambria" w:hAnsi="Cambria"/>
            <w:sz w:val="28"/>
            <w:szCs w:val="28"/>
          </w:rPr>
          <w:delText>but</w:delText>
        </w:r>
        <w:r w:rsidDel="00E21176">
          <w:rPr>
            <w:rFonts w:ascii="Cambria" w:hAnsi="Cambria"/>
            <w:sz w:val="28"/>
            <w:szCs w:val="28"/>
          </w:rPr>
          <w:delText xml:space="preserve"> she also </w:delText>
        </w:r>
        <w:r w:rsidR="00CD09E9" w:rsidDel="00E21176">
          <w:rPr>
            <w:rFonts w:ascii="Cambria" w:hAnsi="Cambria"/>
            <w:sz w:val="28"/>
            <w:szCs w:val="28"/>
          </w:rPr>
          <w:delText>got the feeling it was</w:delText>
        </w:r>
      </w:del>
      <w:del w:id="14465" w:author="Claire S" w:date="2026-05-28T11:36:00Z" w16du:dateUtc="2026-05-28T10:36:00Z">
        <w:r w:rsidR="00CD09E9" w:rsidDel="004E7076">
          <w:rPr>
            <w:rFonts w:ascii="Cambria" w:hAnsi="Cambria"/>
            <w:sz w:val="28"/>
            <w:szCs w:val="28"/>
          </w:rPr>
          <w:delText xml:space="preserve"> </w:delText>
        </w:r>
        <w:r w:rsidR="00BF5BB5" w:rsidDel="004E7076">
          <w:rPr>
            <w:rFonts w:ascii="Cambria" w:hAnsi="Cambria"/>
            <w:sz w:val="28"/>
            <w:szCs w:val="28"/>
          </w:rPr>
          <w:delText>some kind of</w:delText>
        </w:r>
        <w:r w:rsidR="00CD09E9" w:rsidDel="004E7076">
          <w:rPr>
            <w:rFonts w:ascii="Cambria" w:hAnsi="Cambria"/>
            <w:sz w:val="28"/>
            <w:szCs w:val="28"/>
          </w:rPr>
          <w:delText xml:space="preserve"> test</w:delText>
        </w:r>
      </w:del>
      <w:del w:id="14466" w:author="Claire S" w:date="2026-05-21T11:30:00Z" w16du:dateUtc="2026-05-21T10:30:00Z">
        <w:r w:rsidR="00CD09E9" w:rsidDel="00E21176">
          <w:rPr>
            <w:rFonts w:ascii="Cambria" w:hAnsi="Cambria"/>
            <w:sz w:val="28"/>
            <w:szCs w:val="28"/>
          </w:rPr>
          <w:delText>.</w:delText>
        </w:r>
      </w:del>
      <w:del w:id="14467" w:author="Claire S" w:date="2026-05-28T11:36:00Z" w16du:dateUtc="2026-05-28T10:36:00Z">
        <w:r w:rsidR="00CD09E9" w:rsidDel="004E7076">
          <w:rPr>
            <w:rFonts w:ascii="Cambria" w:hAnsi="Cambria"/>
            <w:sz w:val="28"/>
            <w:szCs w:val="28"/>
          </w:rPr>
          <w:delText xml:space="preserve"> </w:delText>
        </w:r>
        <w:r w:rsidDel="004E7076">
          <w:rPr>
            <w:rFonts w:ascii="Cambria" w:hAnsi="Cambria"/>
            <w:sz w:val="28"/>
            <w:szCs w:val="28"/>
          </w:rPr>
          <w:delText>‘</w:delText>
        </w:r>
        <w:r w:rsidR="001705C5" w:rsidDel="004E7076">
          <w:rPr>
            <w:rFonts w:ascii="Cambria" w:hAnsi="Cambria"/>
            <w:sz w:val="28"/>
            <w:szCs w:val="28"/>
          </w:rPr>
          <w:delText xml:space="preserve">Because Dex is dead, and </w:delText>
        </w:r>
      </w:del>
      <w:del w:id="14468" w:author="Claire S" w:date="2026-05-21T11:28:00Z" w16du:dateUtc="2026-05-21T10:28:00Z">
        <w:r w:rsidR="001705C5" w:rsidDel="00706D00">
          <w:rPr>
            <w:rFonts w:ascii="Cambria" w:hAnsi="Cambria"/>
            <w:sz w:val="28"/>
            <w:szCs w:val="28"/>
          </w:rPr>
          <w:delText>Violet’s missing</w:delText>
        </w:r>
      </w:del>
      <w:del w:id="14469" w:author="Claire S" w:date="2026-05-28T11:36:00Z" w16du:dateUtc="2026-05-28T10:36:00Z">
        <w:r w:rsidR="001705C5" w:rsidDel="004E7076">
          <w:rPr>
            <w:rFonts w:ascii="Cambria" w:hAnsi="Cambria"/>
            <w:sz w:val="28"/>
            <w:szCs w:val="28"/>
          </w:rPr>
          <w:delText xml:space="preserve">. </w:delText>
        </w:r>
      </w:del>
      <w:del w:id="14470" w:author="Claire S" w:date="2026-05-28T09:12:00Z" w16du:dateUtc="2026-05-28T08:12:00Z">
        <w:r w:rsidR="001705C5" w:rsidDel="007A37A4">
          <w:rPr>
            <w:rFonts w:ascii="Cambria" w:hAnsi="Cambria"/>
            <w:sz w:val="28"/>
            <w:szCs w:val="28"/>
          </w:rPr>
          <w:delText xml:space="preserve"> </w:delText>
        </w:r>
      </w:del>
      <w:del w:id="14471" w:author="Claire S" w:date="2026-05-28T11:36:00Z" w16du:dateUtc="2026-05-28T10:36:00Z">
        <w:r w:rsidR="006D0F96" w:rsidDel="004E7076">
          <w:rPr>
            <w:rFonts w:ascii="Cambria" w:hAnsi="Cambria"/>
            <w:sz w:val="28"/>
            <w:szCs w:val="28"/>
          </w:rPr>
          <w:delText>And I got a weird call at home on Saturday night</w:delText>
        </w:r>
      </w:del>
      <w:del w:id="14472" w:author="Claire S" w:date="2026-05-28T09:12:00Z" w16du:dateUtc="2026-05-28T08:12:00Z">
        <w:r w:rsidR="006D0F96" w:rsidDel="007A37A4">
          <w:rPr>
            <w:rFonts w:ascii="Cambria" w:hAnsi="Cambria"/>
            <w:sz w:val="28"/>
            <w:szCs w:val="28"/>
          </w:rPr>
          <w:delText>,</w:delText>
        </w:r>
      </w:del>
      <w:del w:id="14473" w:author="Claire S" w:date="2026-05-28T09:13:00Z" w16du:dateUtc="2026-05-28T08:13:00Z">
        <w:r w:rsidR="006D0F96" w:rsidDel="007A37A4">
          <w:rPr>
            <w:rFonts w:ascii="Cambria" w:hAnsi="Cambria"/>
            <w:sz w:val="28"/>
            <w:szCs w:val="28"/>
          </w:rPr>
          <w:delText xml:space="preserve"> </w:delText>
        </w:r>
        <w:r w:rsidR="00380A98" w:rsidDel="007A37A4">
          <w:rPr>
            <w:rFonts w:ascii="Cambria" w:hAnsi="Cambria"/>
            <w:sz w:val="28"/>
            <w:szCs w:val="28"/>
          </w:rPr>
          <w:delText>l</w:delText>
        </w:r>
      </w:del>
      <w:del w:id="14474" w:author="Claire S" w:date="2026-05-28T11:36:00Z" w16du:dateUtc="2026-05-28T10:36:00Z">
        <w:r w:rsidR="00380A98" w:rsidDel="004E7076">
          <w:rPr>
            <w:rFonts w:ascii="Cambria" w:hAnsi="Cambria"/>
            <w:sz w:val="28"/>
            <w:szCs w:val="28"/>
          </w:rPr>
          <w:delText xml:space="preserve">ike </w:delText>
        </w:r>
      </w:del>
      <w:del w:id="14475" w:author="Claire S" w:date="2026-05-21T11:31:00Z" w16du:dateUtc="2026-05-21T10:31:00Z">
        <w:r w:rsidR="006D0F96" w:rsidDel="00E21176">
          <w:rPr>
            <w:rFonts w:ascii="Cambria" w:hAnsi="Cambria"/>
            <w:sz w:val="28"/>
            <w:szCs w:val="28"/>
          </w:rPr>
          <w:delText xml:space="preserve">some kind of </w:delText>
        </w:r>
      </w:del>
      <w:del w:id="14476" w:author="Claire S" w:date="2026-05-28T11:36:00Z" w16du:dateUtc="2026-05-28T10:36:00Z">
        <w:r w:rsidR="006D0F96" w:rsidDel="004E7076">
          <w:rPr>
            <w:rFonts w:ascii="Cambria" w:hAnsi="Cambria"/>
            <w:sz w:val="28"/>
            <w:szCs w:val="28"/>
          </w:rPr>
          <w:delText xml:space="preserve">warning. </w:delText>
        </w:r>
      </w:del>
      <w:del w:id="14477" w:author="Claire S" w:date="2026-05-28T09:15:00Z" w16du:dateUtc="2026-05-28T08:15:00Z">
        <w:r w:rsidR="000543B5" w:rsidDel="00BA1EF6">
          <w:rPr>
            <w:rFonts w:ascii="Cambria" w:hAnsi="Cambria"/>
            <w:sz w:val="28"/>
            <w:szCs w:val="28"/>
          </w:rPr>
          <w:delText>Also,</w:delText>
        </w:r>
      </w:del>
      <w:ins w:id="14478" w:author="Claire S" w:date="2026-05-28T09:15:00Z" w16du:dateUtc="2026-05-28T08:15:00Z">
        <w:r w:rsidR="00BA1EF6">
          <w:rPr>
            <w:rFonts w:ascii="Cambria" w:hAnsi="Cambria"/>
            <w:sz w:val="28"/>
            <w:szCs w:val="28"/>
          </w:rPr>
          <w:t>‘Please,</w:t>
        </w:r>
      </w:ins>
      <w:ins w:id="14479" w:author="Claire S" w:date="2026-06-04T16:33:00Z" w16du:dateUtc="2026-06-04T15:33:00Z">
        <w:r w:rsidR="00EF2C01">
          <w:rPr>
            <w:rFonts w:ascii="Cambria" w:hAnsi="Cambria"/>
            <w:sz w:val="28"/>
            <w:szCs w:val="28"/>
          </w:rPr>
          <w:t xml:space="preserve"> Ms Langley</w:t>
        </w:r>
      </w:ins>
      <w:ins w:id="14480" w:author="Claire S" w:date="2026-05-28T09:15:00Z" w16du:dateUtc="2026-05-28T08:15:00Z">
        <w:r w:rsidR="00BA1EF6">
          <w:rPr>
            <w:rFonts w:ascii="Cambria" w:hAnsi="Cambria"/>
            <w:sz w:val="28"/>
            <w:szCs w:val="28"/>
          </w:rPr>
          <w:t>,</w:t>
        </w:r>
      </w:ins>
      <w:ins w:id="14481" w:author="Claire S" w:date="2026-05-28T13:19:00Z" w16du:dateUtc="2026-05-28T12:19:00Z">
        <w:r w:rsidR="000C4F32">
          <w:rPr>
            <w:rFonts w:ascii="Cambria" w:hAnsi="Cambria"/>
            <w:sz w:val="28"/>
            <w:szCs w:val="28"/>
          </w:rPr>
          <w:t xml:space="preserve"> </w:t>
        </w:r>
      </w:ins>
      <w:del w:id="14482" w:author="Claire S" w:date="2026-06-04T15:52:00Z" w16du:dateUtc="2026-06-04T14:52:00Z">
        <w:r w:rsidR="001705C5">
          <w:rPr>
            <w:rFonts w:ascii="Cambria" w:hAnsi="Cambria"/>
            <w:sz w:val="28"/>
            <w:szCs w:val="28"/>
          </w:rPr>
          <w:delText xml:space="preserve"> </w:delText>
        </w:r>
      </w:del>
      <w:r w:rsidR="001705C5">
        <w:rPr>
          <w:rFonts w:ascii="Cambria" w:hAnsi="Cambria"/>
          <w:sz w:val="28"/>
          <w:szCs w:val="28"/>
        </w:rPr>
        <w:t>i</w:t>
      </w:r>
      <w:r w:rsidR="005C368F">
        <w:rPr>
          <w:rFonts w:ascii="Cambria" w:hAnsi="Cambria"/>
          <w:sz w:val="28"/>
          <w:szCs w:val="28"/>
        </w:rPr>
        <w:t>s it tru</w:t>
      </w:r>
      <w:ins w:id="14483" w:author="Daisy Watt" w:date="2026-06-23T08:02:00Z" w16du:dateUtc="2026-06-23T06:02:00Z">
        <w:r w:rsidR="005C368F">
          <w:rPr>
            <w:rFonts w:ascii="Cambria" w:hAnsi="Cambria"/>
            <w:sz w:val="28"/>
            <w:szCs w:val="28"/>
          </w:rPr>
          <w:t>e</w:t>
        </w:r>
      </w:ins>
      <w:ins w:id="14484" w:author="Daisy Watt" w:date="2026-06-23T08:04:00Z" w16du:dateUtc="2026-06-23T06:04:00Z">
        <w:r w:rsidR="004543FB">
          <w:rPr>
            <w:rFonts w:ascii="Cambria" w:hAnsi="Cambria"/>
            <w:sz w:val="28"/>
            <w:szCs w:val="28"/>
          </w:rPr>
          <w:t>—</w:t>
        </w:r>
      </w:ins>
      <w:del w:id="14485" w:author="Daisy Watt" w:date="2026-06-23T08:02:00Z" w16du:dateUtc="2026-06-23T06:02:00Z">
        <w:r w:rsidR="005C368F" w:rsidDel="0024155E">
          <w:rPr>
            <w:rFonts w:ascii="Cambria" w:hAnsi="Cambria"/>
            <w:sz w:val="28"/>
            <w:szCs w:val="28"/>
          </w:rPr>
          <w:delText>e</w:delText>
        </w:r>
      </w:del>
      <w:ins w:id="14486" w:author="Claire S" w:date="2026-05-28T09:15:00Z" w16du:dateUtc="2026-05-28T08:15:00Z">
        <w:del w:id="14487" w:author="Daisy Watt" w:date="2026-06-23T08:02:00Z" w16du:dateUtc="2026-06-23T06:02:00Z">
          <w:r w:rsidR="00BA1EF6">
            <w:rPr>
              <w:rFonts w:ascii="Cambria" w:hAnsi="Cambria"/>
              <w:sz w:val="28"/>
              <w:szCs w:val="28"/>
            </w:rPr>
            <w:delText xml:space="preserve"> -</w:delText>
          </w:r>
        </w:del>
      </w:ins>
      <w:del w:id="14488" w:author="Claire S" w:date="2026-05-28T09:15:00Z" w16du:dateUtc="2026-05-28T08:15:00Z">
        <w:r w:rsidR="005C368F" w:rsidDel="00BA1EF6">
          <w:rPr>
            <w:rFonts w:ascii="Cambria" w:hAnsi="Cambria"/>
            <w:sz w:val="28"/>
            <w:szCs w:val="28"/>
          </w:rPr>
          <w:delText>,</w:delText>
        </w:r>
      </w:del>
      <w:r w:rsidR="005C368F">
        <w:rPr>
          <w:rFonts w:ascii="Cambria" w:hAnsi="Cambria"/>
          <w:sz w:val="28"/>
          <w:szCs w:val="28"/>
        </w:rPr>
        <w:t xml:space="preserve">’ </w:t>
      </w:r>
      <w:del w:id="14489" w:author="Claire S" w:date="2026-05-28T09:15:00Z" w16du:dateUtc="2026-05-28T08:15:00Z">
        <w:r w:rsidR="005C368F" w:rsidDel="00BA1EF6">
          <w:rPr>
            <w:rFonts w:ascii="Cambria" w:hAnsi="Cambria"/>
            <w:sz w:val="28"/>
            <w:szCs w:val="28"/>
          </w:rPr>
          <w:delText xml:space="preserve">she </w:delText>
        </w:r>
        <w:r w:rsidR="001705C5" w:rsidDel="00BA1EF6">
          <w:rPr>
            <w:rFonts w:ascii="Cambria" w:hAnsi="Cambria"/>
            <w:sz w:val="28"/>
            <w:szCs w:val="28"/>
          </w:rPr>
          <w:delText>faltered</w:delText>
        </w:r>
      </w:del>
      <w:ins w:id="14490" w:author="Claire S" w:date="2026-05-28T09:15:00Z" w16du:dateUtc="2026-05-28T08:15:00Z">
        <w:r w:rsidR="00BA1EF6">
          <w:rPr>
            <w:rFonts w:ascii="Cambria" w:hAnsi="Cambria"/>
            <w:sz w:val="28"/>
            <w:szCs w:val="28"/>
          </w:rPr>
          <w:t>Clara started</w:t>
        </w:r>
      </w:ins>
      <w:ins w:id="14491" w:author="Claire S" w:date="2026-06-05T08:46:00Z" w16du:dateUtc="2026-06-05T07:46:00Z">
        <w:r w:rsidR="002C5184">
          <w:rPr>
            <w:rFonts w:ascii="Cambria" w:hAnsi="Cambria"/>
            <w:sz w:val="28"/>
            <w:szCs w:val="28"/>
          </w:rPr>
          <w:t xml:space="preserve"> </w:t>
        </w:r>
        <w:del w:id="14492" w:author="Daisy Watt" w:date="2026-06-23T08:02:00Z" w16du:dateUtc="2026-06-23T06:02:00Z">
          <w:r w:rsidR="002C5184" w:rsidDel="00795AF8">
            <w:rPr>
              <w:rFonts w:ascii="Cambria" w:hAnsi="Cambria"/>
              <w:sz w:val="28"/>
              <w:szCs w:val="28"/>
            </w:rPr>
            <w:delText>-</w:delText>
          </w:r>
        </w:del>
      </w:ins>
      <w:ins w:id="14493" w:author="Daisy Watt" w:date="2026-06-23T08:02:00Z" w16du:dateUtc="2026-06-23T06:02:00Z">
        <w:r w:rsidR="00795AF8">
          <w:rPr>
            <w:rFonts w:ascii="Cambria" w:hAnsi="Cambria"/>
            <w:sz w:val="28"/>
            <w:szCs w:val="28"/>
          </w:rPr>
          <w:t>–</w:t>
        </w:r>
      </w:ins>
      <w:del w:id="14494" w:author="Claire S" w:date="2026-05-28T09:15:00Z" w16du:dateUtc="2026-05-28T08:15:00Z">
        <w:r w:rsidR="00BA17BD" w:rsidDel="00BA1EF6">
          <w:rPr>
            <w:rFonts w:ascii="Cambria" w:hAnsi="Cambria"/>
            <w:sz w:val="28"/>
            <w:szCs w:val="28"/>
          </w:rPr>
          <w:delText>;</w:delText>
        </w:r>
      </w:del>
      <w:r w:rsidR="00BA17BD">
        <w:rPr>
          <w:rFonts w:ascii="Cambria" w:hAnsi="Cambria"/>
          <w:sz w:val="28"/>
          <w:szCs w:val="28"/>
        </w:rPr>
        <w:t xml:space="preserve"> d</w:t>
      </w:r>
      <w:r w:rsidR="005C368F">
        <w:rPr>
          <w:rFonts w:ascii="Cambria" w:hAnsi="Cambria"/>
          <w:sz w:val="28"/>
          <w:szCs w:val="28"/>
        </w:rPr>
        <w:t xml:space="preserve">id she dare go on? </w:t>
      </w:r>
      <w:del w:id="14495" w:author="Daisy Watt" w:date="2026-06-23T08:03:00Z" w16du:dateUtc="2026-06-23T06:03:00Z">
        <w:r w:rsidR="005C368F">
          <w:rPr>
            <w:rFonts w:ascii="Cambria" w:hAnsi="Cambria"/>
            <w:sz w:val="28"/>
            <w:szCs w:val="28"/>
          </w:rPr>
          <w:delText>‘</w:delText>
        </w:r>
      </w:del>
      <w:ins w:id="14496" w:author="Daisy Watt" w:date="2026-06-23T08:03:00Z" w16du:dateUtc="2026-06-23T06:03:00Z">
        <w:r w:rsidR="00B03E78">
          <w:rPr>
            <w:rFonts w:ascii="Cambria" w:hAnsi="Cambria"/>
            <w:sz w:val="28"/>
            <w:szCs w:val="28"/>
          </w:rPr>
          <w:t>‘</w:t>
        </w:r>
      </w:ins>
      <w:ins w:id="14497" w:author="Daisy Watt" w:date="2026-06-23T08:04:00Z" w16du:dateUtc="2026-06-23T06:04:00Z">
        <w:r w:rsidR="004543FB">
          <w:rPr>
            <w:rFonts w:ascii="Cambria" w:hAnsi="Cambria"/>
            <w:sz w:val="28"/>
            <w:szCs w:val="28"/>
          </w:rPr>
          <w:t>—</w:t>
        </w:r>
      </w:ins>
      <w:del w:id="14498" w:author="Daisy Watt" w:date="2026-06-23T08:02:00Z" w16du:dateUtc="2026-06-23T06:02:00Z">
        <w:r w:rsidR="005C368F">
          <w:rPr>
            <w:rFonts w:ascii="Cambria" w:hAnsi="Cambria"/>
            <w:sz w:val="28"/>
            <w:szCs w:val="28"/>
          </w:rPr>
          <w:delText>Is</w:delText>
        </w:r>
        <w:r w:rsidR="005C368F" w:rsidDel="008C6684">
          <w:rPr>
            <w:rFonts w:ascii="Cambria" w:hAnsi="Cambria"/>
            <w:sz w:val="28"/>
            <w:szCs w:val="28"/>
          </w:rPr>
          <w:delText xml:space="preserve"> </w:delText>
        </w:r>
      </w:del>
      <w:ins w:id="14499" w:author="Claire S" w:date="2026-06-04T15:52:00Z" w16du:dateUtc="2026-06-04T14:52:00Z">
        <w:del w:id="14500" w:author="Daisy Watt" w:date="2026-06-23T08:02:00Z" w16du:dateUtc="2026-06-23T06:02:00Z">
          <w:r w:rsidR="008C6684" w:rsidDel="006A4B63">
            <w:rPr>
              <w:rFonts w:ascii="Cambria" w:hAnsi="Cambria"/>
              <w:sz w:val="28"/>
              <w:szCs w:val="28"/>
            </w:rPr>
            <w:delText>A</w:delText>
          </w:r>
        </w:del>
      </w:ins>
      <w:ins w:id="14501" w:author="Daisy Watt" w:date="2026-06-23T08:02:00Z" w16du:dateUtc="2026-06-23T06:02:00Z">
        <w:r w:rsidR="006A4B63">
          <w:rPr>
            <w:rFonts w:ascii="Cambria" w:hAnsi="Cambria"/>
            <w:sz w:val="28"/>
            <w:szCs w:val="28"/>
          </w:rPr>
          <w:t>a</w:t>
        </w:r>
      </w:ins>
      <w:ins w:id="14502" w:author="Claire S" w:date="2026-06-04T15:52:00Z" w16du:dateUtc="2026-06-04T14:52:00Z">
        <w:r w:rsidR="008C6684">
          <w:rPr>
            <w:rFonts w:ascii="Cambria" w:hAnsi="Cambria"/>
            <w:sz w:val="28"/>
            <w:szCs w:val="28"/>
          </w:rPr>
          <w:t>bout</w:t>
        </w:r>
        <w:r w:rsidR="005C368F">
          <w:rPr>
            <w:rFonts w:ascii="Cambria" w:hAnsi="Cambria"/>
            <w:sz w:val="28"/>
            <w:szCs w:val="28"/>
          </w:rPr>
          <w:t xml:space="preserve"> </w:t>
        </w:r>
        <w:r w:rsidR="00F231ED">
          <w:rPr>
            <w:rFonts w:ascii="Cambria" w:hAnsi="Cambria"/>
            <w:sz w:val="28"/>
            <w:szCs w:val="28"/>
          </w:rPr>
          <w:t xml:space="preserve">Violet? </w:t>
        </w:r>
      </w:ins>
      <w:ins w:id="14503" w:author="Claire S" w:date="2026-06-04T15:53:00Z" w16du:dateUtc="2026-06-04T14:53:00Z">
        <w:r w:rsidR="008C6684">
          <w:rPr>
            <w:rFonts w:ascii="Cambria" w:hAnsi="Cambria"/>
            <w:sz w:val="28"/>
            <w:szCs w:val="28"/>
          </w:rPr>
          <w:t>And</w:t>
        </w:r>
      </w:ins>
      <w:del w:id="14504" w:author="Claire S" w:date="2026-06-04T15:53:00Z" w16du:dateUtc="2026-06-04T14:53:00Z">
        <w:r w:rsidR="005C368F" w:rsidDel="008C6684">
          <w:rPr>
            <w:rFonts w:ascii="Cambria" w:hAnsi="Cambria"/>
            <w:sz w:val="28"/>
            <w:szCs w:val="28"/>
          </w:rPr>
          <w:delText>it</w:delText>
        </w:r>
      </w:del>
      <w:ins w:id="14505" w:author="Claire S" w:date="2026-06-04T15:53:00Z" w16du:dateUtc="2026-06-04T14:53:00Z">
        <w:r w:rsidR="008C6684">
          <w:rPr>
            <w:rFonts w:ascii="Cambria" w:hAnsi="Cambria"/>
            <w:sz w:val="28"/>
            <w:szCs w:val="28"/>
          </w:rPr>
          <w:t xml:space="preserve"> that</w:t>
        </w:r>
      </w:ins>
      <w:del w:id="14506" w:author="Claire S" w:date="2026-06-04T15:53:00Z" w16du:dateUtc="2026-06-04T14:53:00Z">
        <w:r w:rsidR="005C368F">
          <w:rPr>
            <w:rFonts w:ascii="Cambria" w:hAnsi="Cambria"/>
            <w:sz w:val="28"/>
            <w:szCs w:val="28"/>
          </w:rPr>
          <w:delText xml:space="preserve"> true</w:delText>
        </w:r>
      </w:del>
      <w:r w:rsidR="005C368F">
        <w:rPr>
          <w:rFonts w:ascii="Cambria" w:hAnsi="Cambria"/>
          <w:sz w:val="28"/>
          <w:szCs w:val="28"/>
        </w:rPr>
        <w:t xml:space="preserve"> Dex might have bee</w:t>
      </w:r>
      <w:ins w:id="14507" w:author="Daisy Watt" w:date="2026-06-23T08:03:00Z" w16du:dateUtc="2026-06-23T06:03:00Z">
        <w:r w:rsidR="005C368F">
          <w:rPr>
            <w:rFonts w:ascii="Cambria" w:hAnsi="Cambria"/>
            <w:sz w:val="28"/>
            <w:szCs w:val="28"/>
          </w:rPr>
          <w:t>n</w:t>
        </w:r>
        <w:r w:rsidR="004543FB">
          <w:rPr>
            <w:rFonts w:ascii="Cambria" w:hAnsi="Cambria"/>
            <w:sz w:val="28"/>
            <w:szCs w:val="28"/>
          </w:rPr>
          <w:t>—</w:t>
        </w:r>
      </w:ins>
      <w:del w:id="14508" w:author="Daisy Watt" w:date="2026-06-23T08:03:00Z" w16du:dateUtc="2026-06-23T06:03:00Z">
        <w:r w:rsidR="005C368F" w:rsidDel="0076076A">
          <w:rPr>
            <w:rFonts w:ascii="Cambria" w:hAnsi="Cambria"/>
            <w:sz w:val="28"/>
            <w:szCs w:val="28"/>
          </w:rPr>
          <w:delText>n</w:delText>
        </w:r>
        <w:r w:rsidR="005C368F">
          <w:rPr>
            <w:rFonts w:ascii="Cambria" w:hAnsi="Cambria"/>
            <w:sz w:val="28"/>
            <w:szCs w:val="28"/>
          </w:rPr>
          <w:delText xml:space="preserve"> -</w:delText>
        </w:r>
      </w:del>
      <w:r w:rsidR="005C368F">
        <w:rPr>
          <w:rFonts w:ascii="Cambria" w:hAnsi="Cambria"/>
          <w:sz w:val="28"/>
          <w:szCs w:val="28"/>
        </w:rPr>
        <w:t xml:space="preserve">’ </w:t>
      </w:r>
      <w:del w:id="14509" w:author="Daisy Watt" w:date="2026-06-23T08:03:00Z" w16du:dateUtc="2026-06-23T06:03:00Z">
        <w:r w:rsidR="005C368F" w:rsidDel="0076076A">
          <w:rPr>
            <w:rFonts w:ascii="Cambria" w:hAnsi="Cambria"/>
            <w:sz w:val="28"/>
            <w:szCs w:val="28"/>
          </w:rPr>
          <w:delText>s</w:delText>
        </w:r>
      </w:del>
      <w:ins w:id="14510" w:author="Daisy Watt" w:date="2026-06-23T08:03:00Z" w16du:dateUtc="2026-06-23T06:03:00Z">
        <w:r w:rsidR="004543FB">
          <w:rPr>
            <w:rFonts w:ascii="Cambria" w:hAnsi="Cambria"/>
            <w:sz w:val="28"/>
            <w:szCs w:val="28"/>
          </w:rPr>
          <w:t>s</w:t>
        </w:r>
      </w:ins>
      <w:r w:rsidR="005C368F">
        <w:rPr>
          <w:rFonts w:ascii="Cambria" w:hAnsi="Cambria"/>
          <w:sz w:val="28"/>
          <w:szCs w:val="28"/>
        </w:rPr>
        <w:t>he could hardly get the word out</w:t>
      </w:r>
      <w:r w:rsidR="00BA17BD">
        <w:rPr>
          <w:rFonts w:ascii="Cambria" w:hAnsi="Cambria"/>
          <w:sz w:val="28"/>
          <w:szCs w:val="28"/>
        </w:rPr>
        <w:t>,</w:t>
      </w:r>
      <w:r w:rsidR="005C368F">
        <w:rPr>
          <w:rFonts w:ascii="Cambria" w:hAnsi="Cambria"/>
          <w:sz w:val="28"/>
          <w:szCs w:val="28"/>
        </w:rPr>
        <w:t xml:space="preserve"> ‘</w:t>
      </w:r>
      <w:ins w:id="14511" w:author="Daisy Watt" w:date="2026-06-23T08:03:00Z" w16du:dateUtc="2026-06-23T06:03:00Z">
        <w:r w:rsidR="004543FB">
          <w:rPr>
            <w:rFonts w:ascii="Cambria" w:hAnsi="Cambria"/>
            <w:sz w:val="28"/>
            <w:szCs w:val="28"/>
          </w:rPr>
          <w:t>—</w:t>
        </w:r>
      </w:ins>
      <w:r w:rsidR="00BA17BD">
        <w:rPr>
          <w:rFonts w:ascii="Cambria" w:hAnsi="Cambria"/>
          <w:sz w:val="28"/>
          <w:szCs w:val="28"/>
        </w:rPr>
        <w:t>m</w:t>
      </w:r>
      <w:r w:rsidR="005C368F">
        <w:rPr>
          <w:rFonts w:ascii="Cambria" w:hAnsi="Cambria"/>
          <w:sz w:val="28"/>
          <w:szCs w:val="28"/>
        </w:rPr>
        <w:t>urdered?</w:t>
      </w:r>
      <w:ins w:id="14512" w:author="Claire S" w:date="2026-05-28T11:44:00Z" w16du:dateUtc="2026-05-28T10:44:00Z">
        <w:r w:rsidR="00E0504E">
          <w:rPr>
            <w:rFonts w:ascii="Cambria" w:hAnsi="Cambria"/>
            <w:sz w:val="28"/>
            <w:szCs w:val="28"/>
          </w:rPr>
          <w:t xml:space="preserve"> </w:t>
        </w:r>
      </w:ins>
      <w:del w:id="14513" w:author="Claire S" w:date="2026-05-28T11:44:00Z" w16du:dateUtc="2026-05-28T10:44:00Z">
        <w:r w:rsidR="005C368F" w:rsidDel="00E0504E">
          <w:rPr>
            <w:rFonts w:ascii="Cambria" w:hAnsi="Cambria"/>
            <w:sz w:val="28"/>
            <w:szCs w:val="28"/>
          </w:rPr>
          <w:delText xml:space="preserve">’ </w:delText>
        </w:r>
      </w:del>
    </w:p>
    <w:p w14:paraId="76D72389" w14:textId="03985DB0" w:rsidR="0008641A" w:rsidDel="00CA3878" w:rsidRDefault="0008641A">
      <w:pPr>
        <w:spacing w:line="360" w:lineRule="auto"/>
        <w:ind w:firstLine="720"/>
        <w:contextualSpacing/>
        <w:rPr>
          <w:del w:id="14514" w:author="Claire S" w:date="2026-05-28T11:41:00Z" w16du:dateUtc="2026-05-28T10:41:00Z"/>
          <w:rFonts w:ascii="Cambria" w:hAnsi="Cambria"/>
          <w:sz w:val="28"/>
          <w:szCs w:val="28"/>
        </w:rPr>
      </w:pPr>
      <w:del w:id="14515" w:author="Claire S" w:date="2026-05-28T11:41:00Z" w16du:dateUtc="2026-05-28T10:41:00Z">
        <w:r w:rsidDel="00CA3878">
          <w:rPr>
            <w:rFonts w:ascii="Cambria" w:hAnsi="Cambria"/>
            <w:sz w:val="28"/>
            <w:szCs w:val="28"/>
          </w:rPr>
          <w:delText>The policeman eyed her. ‘What makes you ask that?’</w:delText>
        </w:r>
      </w:del>
    </w:p>
    <w:p w14:paraId="3381D5A3" w14:textId="423B3363" w:rsidR="0008641A" w:rsidRDefault="00342B73" w:rsidP="00EF2C01">
      <w:pPr>
        <w:spacing w:line="360" w:lineRule="auto"/>
        <w:ind w:firstLine="720"/>
        <w:contextualSpacing/>
        <w:rPr>
          <w:rFonts w:ascii="Cambria" w:hAnsi="Cambria"/>
          <w:sz w:val="28"/>
          <w:szCs w:val="28"/>
        </w:rPr>
      </w:pPr>
      <w:del w:id="14516" w:author="Claire S" w:date="2026-05-28T11:41:00Z" w16du:dateUtc="2026-05-28T10:41:00Z">
        <w:r w:rsidDel="00CA3878">
          <w:rPr>
            <w:rFonts w:ascii="Cambria" w:hAnsi="Cambria"/>
            <w:sz w:val="28"/>
            <w:szCs w:val="28"/>
          </w:rPr>
          <w:delText xml:space="preserve">Whew! </w:delText>
        </w:r>
        <w:r w:rsidR="002D495B" w:rsidDel="00CA3878">
          <w:rPr>
            <w:rFonts w:ascii="Cambria" w:hAnsi="Cambria"/>
            <w:sz w:val="28"/>
            <w:szCs w:val="28"/>
          </w:rPr>
          <w:delText xml:space="preserve">She wished he’d stop answering her questions with more questions. </w:delText>
        </w:r>
        <w:r w:rsidR="0008641A" w:rsidDel="00CA3878">
          <w:rPr>
            <w:rFonts w:ascii="Cambria" w:hAnsi="Cambria"/>
            <w:sz w:val="28"/>
            <w:szCs w:val="28"/>
          </w:rPr>
          <w:delText>‘</w:delText>
        </w:r>
      </w:del>
      <w:r w:rsidR="0008641A">
        <w:rPr>
          <w:rFonts w:ascii="Cambria" w:hAnsi="Cambria"/>
          <w:sz w:val="28"/>
          <w:szCs w:val="28"/>
        </w:rPr>
        <w:t>I saw the newspaper</w:t>
      </w:r>
      <w:ins w:id="14517" w:author="Daisy Watt" w:date="2026-06-23T08:04:00Z" w16du:dateUtc="2026-06-23T06:04:00Z">
        <w:r w:rsidR="00CA7140">
          <w:rPr>
            <w:rFonts w:ascii="Cambria" w:hAnsi="Cambria"/>
            <w:sz w:val="28"/>
            <w:szCs w:val="28"/>
          </w:rPr>
          <w:t>,</w:t>
        </w:r>
      </w:ins>
      <w:r w:rsidR="00BA17BD">
        <w:rPr>
          <w:rFonts w:ascii="Cambria" w:hAnsi="Cambria"/>
          <w:sz w:val="28"/>
          <w:szCs w:val="28"/>
        </w:rPr>
        <w:t xml:space="preserve"> just now</w:t>
      </w:r>
      <w:ins w:id="14518" w:author="Daisy Watt" w:date="2026-06-23T08:04:00Z" w16du:dateUtc="2026-06-23T06:04:00Z">
        <w:r w:rsidR="00CA7140">
          <w:rPr>
            <w:rFonts w:ascii="Cambria" w:hAnsi="Cambria"/>
            <w:sz w:val="28"/>
            <w:szCs w:val="28"/>
          </w:rPr>
          <w:t>.</w:t>
        </w:r>
      </w:ins>
      <w:ins w:id="14519" w:author="Claire S" w:date="2026-05-28T13:11:00Z" w16du:dateUtc="2026-05-28T12:11:00Z">
        <w:del w:id="14520" w:author="Daisy Watt" w:date="2026-06-23T08:04:00Z" w16du:dateUtc="2026-06-23T06:04:00Z">
          <w:r w:rsidR="00866A08">
            <w:rPr>
              <w:rFonts w:ascii="Cambria" w:hAnsi="Cambria"/>
              <w:sz w:val="28"/>
              <w:szCs w:val="28"/>
            </w:rPr>
            <w:delText xml:space="preserve"> -</w:delText>
          </w:r>
        </w:del>
      </w:ins>
      <w:del w:id="14521" w:author="Claire S" w:date="2026-05-28T09:16:00Z" w16du:dateUtc="2026-05-28T08:16:00Z">
        <w:r w:rsidR="002D495B" w:rsidDel="00437DA0">
          <w:rPr>
            <w:rFonts w:ascii="Cambria" w:hAnsi="Cambria"/>
            <w:sz w:val="28"/>
            <w:szCs w:val="28"/>
          </w:rPr>
          <w:delText>, t</w:delText>
        </w:r>
        <w:r w:rsidR="0008641A" w:rsidDel="00437DA0">
          <w:rPr>
            <w:rFonts w:ascii="Cambria" w:hAnsi="Cambria"/>
            <w:sz w:val="28"/>
            <w:szCs w:val="28"/>
          </w:rPr>
          <w:delText>hat’s all.</w:delText>
        </w:r>
      </w:del>
      <w:r w:rsidR="008A0A74">
        <w:rPr>
          <w:rFonts w:ascii="Cambria" w:hAnsi="Cambria"/>
          <w:sz w:val="28"/>
          <w:szCs w:val="28"/>
        </w:rPr>
        <w:t>’</w:t>
      </w:r>
    </w:p>
    <w:p w14:paraId="1E099146" w14:textId="44A8D75A" w:rsidR="008A0A74" w:rsidRDefault="008A0A74" w:rsidP="00CD09E9">
      <w:pPr>
        <w:spacing w:line="360" w:lineRule="auto"/>
        <w:ind w:firstLine="720"/>
        <w:contextualSpacing/>
        <w:rPr>
          <w:rFonts w:ascii="Cambria" w:hAnsi="Cambria"/>
          <w:sz w:val="28"/>
          <w:szCs w:val="28"/>
        </w:rPr>
      </w:pPr>
      <w:r>
        <w:rPr>
          <w:rFonts w:ascii="Cambria" w:hAnsi="Cambria"/>
          <w:sz w:val="28"/>
          <w:szCs w:val="28"/>
        </w:rPr>
        <w:t>‘</w:t>
      </w:r>
      <w:r w:rsidR="002D495B">
        <w:rPr>
          <w:rFonts w:ascii="Cambria" w:hAnsi="Cambria"/>
          <w:sz w:val="28"/>
          <w:szCs w:val="28"/>
        </w:rPr>
        <w:t>You don’t read the tabloids, do you?</w:t>
      </w:r>
      <w:r>
        <w:rPr>
          <w:rFonts w:ascii="Cambria" w:hAnsi="Cambria"/>
          <w:sz w:val="28"/>
          <w:szCs w:val="28"/>
        </w:rPr>
        <w:t>’ Ruth</w:t>
      </w:r>
      <w:ins w:id="14522" w:author="Claire S" w:date="2026-06-05T08:46:00Z" w16du:dateUtc="2026-06-05T07:46:00Z">
        <w:r w:rsidR="002C5184">
          <w:rPr>
            <w:rFonts w:ascii="Cambria" w:hAnsi="Cambria"/>
            <w:sz w:val="28"/>
            <w:szCs w:val="28"/>
          </w:rPr>
          <w:t xml:space="preserve">’s </w:t>
        </w:r>
      </w:ins>
      <w:ins w:id="14523" w:author="Claire S" w:date="2026-05-28T13:11:00Z" w16du:dateUtc="2026-05-28T12:11:00Z">
        <w:r w:rsidR="00866A08">
          <w:rPr>
            <w:rFonts w:ascii="Cambria" w:hAnsi="Cambria"/>
            <w:sz w:val="28"/>
            <w:szCs w:val="28"/>
          </w:rPr>
          <w:t>f</w:t>
        </w:r>
      </w:ins>
      <w:del w:id="14524" w:author="Claire S" w:date="2026-05-28T13:11:00Z" w16du:dateUtc="2026-05-28T12:11:00Z">
        <w:r w:rsidR="00B4221D" w:rsidDel="00866A08">
          <w:rPr>
            <w:rFonts w:ascii="Cambria" w:hAnsi="Cambria"/>
            <w:sz w:val="28"/>
            <w:szCs w:val="28"/>
          </w:rPr>
          <w:delText>’s f</w:delText>
        </w:r>
      </w:del>
      <w:r w:rsidR="00B4221D">
        <w:rPr>
          <w:rFonts w:ascii="Cambria" w:hAnsi="Cambria"/>
          <w:sz w:val="28"/>
          <w:szCs w:val="28"/>
        </w:rPr>
        <w:t xml:space="preserve">ace </w:t>
      </w:r>
      <w:del w:id="14525" w:author="Claire S" w:date="2026-05-28T13:11:00Z" w16du:dateUtc="2026-05-28T12:11:00Z">
        <w:r w:rsidR="00B4221D" w:rsidDel="00866A08">
          <w:rPr>
            <w:rFonts w:ascii="Cambria" w:hAnsi="Cambria"/>
            <w:sz w:val="28"/>
            <w:szCs w:val="28"/>
          </w:rPr>
          <w:delText xml:space="preserve">closed </w:delText>
        </w:r>
      </w:del>
      <w:ins w:id="14526" w:author="Claire S" w:date="2026-05-28T13:11:00Z" w16du:dateUtc="2026-05-28T12:11:00Z">
        <w:r w:rsidR="00866A08">
          <w:rPr>
            <w:rFonts w:ascii="Cambria" w:hAnsi="Cambria"/>
            <w:sz w:val="28"/>
            <w:szCs w:val="28"/>
          </w:rPr>
          <w:t>clos</w:t>
        </w:r>
      </w:ins>
      <w:ins w:id="14527" w:author="Claire S" w:date="2026-06-05T08:46:00Z" w16du:dateUtc="2026-06-05T07:46:00Z">
        <w:r w:rsidR="002C5184">
          <w:rPr>
            <w:rFonts w:ascii="Cambria" w:hAnsi="Cambria"/>
            <w:sz w:val="28"/>
            <w:szCs w:val="28"/>
          </w:rPr>
          <w:t>ed</w:t>
        </w:r>
      </w:ins>
      <w:ins w:id="14528" w:author="Claire S" w:date="2026-05-28T13:11:00Z" w16du:dateUtc="2026-05-28T12:11:00Z">
        <w:r w:rsidR="00866A08">
          <w:rPr>
            <w:rFonts w:ascii="Cambria" w:hAnsi="Cambria"/>
            <w:sz w:val="28"/>
            <w:szCs w:val="28"/>
          </w:rPr>
          <w:t xml:space="preserve"> </w:t>
        </w:r>
      </w:ins>
      <w:r w:rsidR="00B4221D">
        <w:rPr>
          <w:rFonts w:ascii="Cambria" w:hAnsi="Cambria"/>
          <w:sz w:val="28"/>
          <w:szCs w:val="28"/>
        </w:rPr>
        <w:t>even more, if that was possible</w:t>
      </w:r>
      <w:r>
        <w:rPr>
          <w:rFonts w:ascii="Cambria" w:hAnsi="Cambria"/>
          <w:sz w:val="28"/>
          <w:szCs w:val="28"/>
        </w:rPr>
        <w:t xml:space="preserve">. ‘Girl with your brain.’ </w:t>
      </w:r>
    </w:p>
    <w:p w14:paraId="2462DADC" w14:textId="0A5C102A" w:rsidR="006E445D" w:rsidRDefault="008A0A74" w:rsidP="00CB758B">
      <w:pPr>
        <w:spacing w:line="360" w:lineRule="auto"/>
        <w:ind w:firstLine="720"/>
        <w:contextualSpacing/>
        <w:rPr>
          <w:ins w:id="14529" w:author="Claire S" w:date="2026-05-28T11:48:00Z" w16du:dateUtc="2026-05-28T10:48:00Z"/>
          <w:rFonts w:ascii="Cambria" w:hAnsi="Cambria"/>
          <w:sz w:val="28"/>
          <w:szCs w:val="28"/>
        </w:rPr>
      </w:pPr>
      <w:r>
        <w:rPr>
          <w:rFonts w:ascii="Cambria" w:hAnsi="Cambria"/>
          <w:sz w:val="28"/>
          <w:szCs w:val="28"/>
        </w:rPr>
        <w:t>‘Everyone’s reading it</w:t>
      </w:r>
      <w:r w:rsidR="00342B73">
        <w:rPr>
          <w:rFonts w:ascii="Cambria" w:hAnsi="Cambria"/>
          <w:sz w:val="28"/>
          <w:szCs w:val="28"/>
        </w:rPr>
        <w:t xml:space="preserve"> downstairs</w:t>
      </w:r>
      <w:del w:id="14530" w:author="Claire S" w:date="2026-06-04T16:33:00Z" w16du:dateUtc="2026-06-04T15:33:00Z">
        <w:r w:rsidR="00342B73">
          <w:rPr>
            <w:rFonts w:ascii="Cambria" w:hAnsi="Cambria"/>
            <w:sz w:val="28"/>
            <w:szCs w:val="28"/>
          </w:rPr>
          <w:delText>,</w:delText>
        </w:r>
        <w:r>
          <w:rPr>
            <w:rFonts w:ascii="Cambria" w:hAnsi="Cambria"/>
            <w:sz w:val="28"/>
            <w:szCs w:val="28"/>
          </w:rPr>
          <w:delText xml:space="preserve"> Ms Langley</w:delText>
        </w:r>
      </w:del>
      <w:r>
        <w:rPr>
          <w:rFonts w:ascii="Cambria" w:hAnsi="Cambria"/>
          <w:sz w:val="28"/>
          <w:szCs w:val="28"/>
        </w:rPr>
        <w:t xml:space="preserve">,’ </w:t>
      </w:r>
      <w:r w:rsidR="009113A9">
        <w:rPr>
          <w:rFonts w:ascii="Cambria" w:hAnsi="Cambria"/>
          <w:sz w:val="28"/>
          <w:szCs w:val="28"/>
        </w:rPr>
        <w:t>Clara</w:t>
      </w:r>
      <w:r>
        <w:rPr>
          <w:rFonts w:ascii="Cambria" w:hAnsi="Cambria"/>
          <w:sz w:val="28"/>
          <w:szCs w:val="28"/>
        </w:rPr>
        <w:t xml:space="preserve"> said b</w:t>
      </w:r>
      <w:r w:rsidR="009113A9">
        <w:rPr>
          <w:rFonts w:ascii="Cambria" w:hAnsi="Cambria"/>
          <w:sz w:val="28"/>
          <w:szCs w:val="28"/>
        </w:rPr>
        <w:t>rave</w:t>
      </w:r>
      <w:r>
        <w:rPr>
          <w:rFonts w:ascii="Cambria" w:hAnsi="Cambria"/>
          <w:sz w:val="28"/>
          <w:szCs w:val="28"/>
        </w:rPr>
        <w:t>ly.</w:t>
      </w:r>
      <w:r w:rsidR="00B4221D">
        <w:rPr>
          <w:rFonts w:ascii="Cambria" w:hAnsi="Cambria"/>
          <w:sz w:val="28"/>
          <w:szCs w:val="28"/>
        </w:rPr>
        <w:t xml:space="preserve"> ‘And I’m gu</w:t>
      </w:r>
      <w:del w:id="14531" w:author="Claire S" w:date="2026-05-28T11:47:00Z" w16du:dateUtc="2026-05-28T10:47:00Z">
        <w:r w:rsidR="00B4221D" w:rsidDel="00CB758B">
          <w:rPr>
            <w:rFonts w:ascii="Cambria" w:hAnsi="Cambria"/>
            <w:sz w:val="28"/>
            <w:szCs w:val="28"/>
          </w:rPr>
          <w:delText>essing if it’s on the front page, they must have good reason to print it.’</w:delText>
        </w:r>
      </w:del>
      <w:ins w:id="14532" w:author="Claire S" w:date="2026-05-28T11:47:00Z" w16du:dateUtc="2026-05-28T10:47:00Z">
        <w:r w:rsidR="00CB758B">
          <w:rPr>
            <w:rFonts w:ascii="Cambria" w:hAnsi="Cambria"/>
            <w:sz w:val="28"/>
            <w:szCs w:val="28"/>
          </w:rPr>
          <w:t xml:space="preserve">essing </w:t>
        </w:r>
        <w:r w:rsidR="003C543C">
          <w:rPr>
            <w:rFonts w:ascii="Cambria" w:hAnsi="Cambria"/>
            <w:sz w:val="28"/>
            <w:szCs w:val="28"/>
          </w:rPr>
          <w:t>it’s true</w:t>
        </w:r>
      </w:ins>
      <w:ins w:id="14533" w:author="Daisy Watt" w:date="2026-06-23T08:04:00Z" w16du:dateUtc="2026-06-23T06:04:00Z">
        <w:r w:rsidR="00FD683F">
          <w:rPr>
            <w:rFonts w:ascii="Cambria" w:hAnsi="Cambria"/>
            <w:sz w:val="28"/>
            <w:szCs w:val="28"/>
          </w:rPr>
          <w:t>,</w:t>
        </w:r>
      </w:ins>
      <w:ins w:id="14534" w:author="Claire S" w:date="2026-05-28T11:47:00Z" w16du:dateUtc="2026-05-28T10:47:00Z">
        <w:r w:rsidR="003C543C">
          <w:rPr>
            <w:rFonts w:ascii="Cambria" w:hAnsi="Cambria"/>
            <w:sz w:val="28"/>
            <w:szCs w:val="28"/>
          </w:rPr>
          <w:t xml:space="preserve"> if it’s in the paper</w:t>
        </w:r>
      </w:ins>
      <w:ins w:id="14535" w:author="Claire S" w:date="2026-05-28T13:11:00Z" w16du:dateUtc="2026-05-28T12:11:00Z">
        <w:r w:rsidR="00866A08">
          <w:rPr>
            <w:rFonts w:ascii="Cambria" w:hAnsi="Cambria"/>
            <w:sz w:val="28"/>
            <w:szCs w:val="28"/>
          </w:rPr>
          <w:t>s</w:t>
        </w:r>
      </w:ins>
      <w:ins w:id="14536" w:author="Claire S" w:date="2026-05-28T11:47:00Z" w16du:dateUtc="2026-05-28T10:47:00Z">
        <w:r w:rsidR="003C543C">
          <w:rPr>
            <w:rFonts w:ascii="Cambria" w:hAnsi="Cambria"/>
            <w:sz w:val="28"/>
            <w:szCs w:val="28"/>
          </w:rPr>
          <w:t>.</w:t>
        </w:r>
      </w:ins>
      <w:ins w:id="14537" w:author="Claire S" w:date="2026-05-28T11:48:00Z" w16du:dateUtc="2026-05-28T10:48:00Z">
        <w:r w:rsidR="006E445D">
          <w:rPr>
            <w:rFonts w:ascii="Cambria" w:hAnsi="Cambria"/>
            <w:sz w:val="28"/>
            <w:szCs w:val="28"/>
          </w:rPr>
          <w:t>’</w:t>
        </w:r>
      </w:ins>
    </w:p>
    <w:p w14:paraId="4453DAA8" w14:textId="4D09D1E6" w:rsidR="006E445D" w:rsidRDefault="006E445D" w:rsidP="00CB758B">
      <w:pPr>
        <w:spacing w:line="360" w:lineRule="auto"/>
        <w:ind w:firstLine="720"/>
        <w:contextualSpacing/>
        <w:rPr>
          <w:ins w:id="14538" w:author="Claire S" w:date="2026-05-28T11:48:00Z" w16du:dateUtc="2026-05-28T10:48:00Z"/>
          <w:rFonts w:ascii="Cambria" w:hAnsi="Cambria"/>
          <w:sz w:val="28"/>
          <w:szCs w:val="28"/>
        </w:rPr>
      </w:pPr>
      <w:ins w:id="14539" w:author="Claire S" w:date="2026-05-28T11:48:00Z" w16du:dateUtc="2026-05-28T10:48:00Z">
        <w:r>
          <w:rPr>
            <w:rFonts w:ascii="Cambria" w:hAnsi="Cambria"/>
            <w:sz w:val="28"/>
            <w:szCs w:val="28"/>
          </w:rPr>
          <w:t>‘I</w:t>
        </w:r>
      </w:ins>
      <w:ins w:id="14540" w:author="Claire S" w:date="2026-05-28T12:00:00Z" w16du:dateUtc="2026-05-28T11:00:00Z">
        <w:r w:rsidR="00EB589E">
          <w:rPr>
            <w:rFonts w:ascii="Cambria" w:hAnsi="Cambria"/>
            <w:sz w:val="28"/>
            <w:szCs w:val="28"/>
          </w:rPr>
          <w:t>’</w:t>
        </w:r>
      </w:ins>
      <w:ins w:id="14541" w:author="Claire S" w:date="2026-05-28T11:48:00Z" w16du:dateUtc="2026-05-28T10:48:00Z">
        <w:r>
          <w:rPr>
            <w:rFonts w:ascii="Cambria" w:hAnsi="Cambria"/>
            <w:sz w:val="28"/>
            <w:szCs w:val="28"/>
          </w:rPr>
          <w:t>d never make that assumption</w:t>
        </w:r>
      </w:ins>
      <w:ins w:id="14542" w:author="Claire S" w:date="2026-06-04T16:33:00Z" w16du:dateUtc="2026-06-04T15:33:00Z">
        <w:r w:rsidR="00EF2C01">
          <w:rPr>
            <w:rFonts w:ascii="Cambria" w:hAnsi="Cambria"/>
            <w:sz w:val="28"/>
            <w:szCs w:val="28"/>
          </w:rPr>
          <w:t xml:space="preserve"> about the press</w:t>
        </w:r>
      </w:ins>
      <w:ins w:id="14543" w:author="Claire S" w:date="2026-05-28T11:48:00Z" w16du:dateUtc="2026-05-28T10:48:00Z">
        <w:r>
          <w:rPr>
            <w:rFonts w:ascii="Cambria" w:hAnsi="Cambria"/>
            <w:sz w:val="28"/>
            <w:szCs w:val="28"/>
          </w:rPr>
          <w:t>, dear</w:t>
        </w:r>
      </w:ins>
      <w:ins w:id="14544" w:author="Daisy Watt" w:date="2026-06-23T08:04:00Z" w16du:dateUtc="2026-06-23T06:04:00Z">
        <w:r w:rsidR="00FD683F">
          <w:rPr>
            <w:rFonts w:ascii="Cambria" w:hAnsi="Cambria"/>
            <w:sz w:val="28"/>
            <w:szCs w:val="28"/>
          </w:rPr>
          <w:t>.</w:t>
        </w:r>
      </w:ins>
      <w:ins w:id="14545" w:author="Claire S" w:date="2026-05-28T11:48:00Z" w16du:dateUtc="2026-05-28T10:48:00Z">
        <w:del w:id="14546" w:author="Daisy Watt" w:date="2026-06-23T08:04:00Z" w16du:dateUtc="2026-06-23T06:04:00Z">
          <w:r>
            <w:rPr>
              <w:rFonts w:ascii="Cambria" w:hAnsi="Cambria"/>
              <w:sz w:val="28"/>
              <w:szCs w:val="28"/>
            </w:rPr>
            <w:delText xml:space="preserve"> -</w:delText>
          </w:r>
        </w:del>
        <w:r>
          <w:rPr>
            <w:rFonts w:ascii="Cambria" w:hAnsi="Cambria"/>
            <w:sz w:val="28"/>
            <w:szCs w:val="28"/>
          </w:rPr>
          <w:t>’</w:t>
        </w:r>
      </w:ins>
    </w:p>
    <w:p w14:paraId="69C8AED6" w14:textId="3286D2D0" w:rsidR="00866A08" w:rsidRDefault="00B068D6" w:rsidP="00556AE7">
      <w:pPr>
        <w:spacing w:line="360" w:lineRule="auto"/>
        <w:ind w:firstLine="720"/>
        <w:contextualSpacing/>
        <w:rPr>
          <w:ins w:id="14547" w:author="Claire S" w:date="2026-07-28T14:58:00Z" w16du:dateUtc="2026-07-28T13:58:00Z"/>
          <w:rFonts w:ascii="Cambria" w:hAnsi="Cambria"/>
          <w:sz w:val="28"/>
          <w:szCs w:val="28"/>
        </w:rPr>
      </w:pPr>
      <w:ins w:id="14548" w:author="Claire S" w:date="2026-05-28T11:48:00Z" w16du:dateUtc="2026-05-28T10:48:00Z">
        <w:r>
          <w:rPr>
            <w:rFonts w:ascii="Cambria" w:hAnsi="Cambria"/>
            <w:sz w:val="28"/>
            <w:szCs w:val="28"/>
          </w:rPr>
          <w:t>‘</w:t>
        </w:r>
      </w:ins>
      <w:ins w:id="14549" w:author="Claire S" w:date="2026-06-04T15:53:00Z" w16du:dateUtc="2026-06-04T14:53:00Z">
        <w:r w:rsidR="009B00C4">
          <w:rPr>
            <w:rFonts w:ascii="Cambria" w:hAnsi="Cambria"/>
            <w:sz w:val="28"/>
            <w:szCs w:val="28"/>
          </w:rPr>
          <w:t>O</w:t>
        </w:r>
      </w:ins>
      <w:ins w:id="14550" w:author="Claire S" w:date="2026-05-28T11:48:00Z" w16du:dateUtc="2026-05-28T10:48:00Z">
        <w:r>
          <w:rPr>
            <w:rFonts w:ascii="Cambria" w:hAnsi="Cambria"/>
            <w:sz w:val="28"/>
            <w:szCs w:val="28"/>
          </w:rPr>
          <w:t>kay</w:t>
        </w:r>
      </w:ins>
      <w:ins w:id="14551" w:author="Claire S" w:date="2026-05-28T12:00:00Z" w16du:dateUtc="2026-05-28T11:00:00Z">
        <w:r w:rsidR="00EB589E">
          <w:rPr>
            <w:rFonts w:ascii="Cambria" w:hAnsi="Cambria"/>
            <w:sz w:val="28"/>
            <w:szCs w:val="28"/>
          </w:rPr>
          <w:t>,</w:t>
        </w:r>
      </w:ins>
      <w:ins w:id="14552" w:author="Claire S" w:date="2026-05-28T11:48:00Z" w16du:dateUtc="2026-05-28T10:48:00Z">
        <w:r>
          <w:rPr>
            <w:rFonts w:ascii="Cambria" w:hAnsi="Cambria"/>
            <w:sz w:val="28"/>
            <w:szCs w:val="28"/>
          </w:rPr>
          <w:t xml:space="preserve"> b</w:t>
        </w:r>
      </w:ins>
      <w:ins w:id="14553" w:author="Claire S" w:date="2026-05-28T11:47:00Z" w16du:dateUtc="2026-05-28T10:47:00Z">
        <w:r w:rsidR="003C543C">
          <w:rPr>
            <w:rFonts w:ascii="Cambria" w:hAnsi="Cambria"/>
            <w:sz w:val="28"/>
            <w:szCs w:val="28"/>
          </w:rPr>
          <w:t>ut – what about Violet?</w:t>
        </w:r>
      </w:ins>
      <w:ins w:id="14554" w:author="Claire S" w:date="2026-05-28T13:12:00Z" w16du:dateUtc="2026-05-28T12:12:00Z">
        <w:r w:rsidR="00866A08">
          <w:rPr>
            <w:rFonts w:ascii="Cambria" w:hAnsi="Cambria"/>
            <w:sz w:val="28"/>
            <w:szCs w:val="28"/>
          </w:rPr>
          <w:t>’</w:t>
        </w:r>
      </w:ins>
    </w:p>
    <w:p w14:paraId="353D832D" w14:textId="5D14AF78" w:rsidR="006D5F39" w:rsidRDefault="006D5F39" w:rsidP="006D5F39">
      <w:pPr>
        <w:spacing w:line="360" w:lineRule="auto"/>
        <w:ind w:firstLine="720"/>
        <w:contextualSpacing/>
        <w:rPr>
          <w:ins w:id="14555" w:author="Claire S" w:date="2026-05-28T13:12:00Z" w16du:dateUtc="2026-05-28T12:12:00Z"/>
          <w:rFonts w:ascii="Cambria" w:hAnsi="Cambria"/>
          <w:sz w:val="28"/>
          <w:szCs w:val="28"/>
        </w:rPr>
      </w:pPr>
      <w:ins w:id="14556" w:author="Claire S" w:date="2026-07-28T14:58:00Z" w16du:dateUtc="2026-07-28T13:58:00Z">
        <w:r>
          <w:rPr>
            <w:rFonts w:ascii="Cambria" w:hAnsi="Cambria"/>
            <w:sz w:val="28"/>
            <w:szCs w:val="28"/>
          </w:rPr>
          <w:t>Ruth actually looked bored, and Clara forced herself to carry on.</w:t>
        </w:r>
      </w:ins>
    </w:p>
    <w:p w14:paraId="6F99B12E" w14:textId="24EFF23B" w:rsidR="00E0504E" w:rsidRDefault="00866A08" w:rsidP="00556AE7">
      <w:pPr>
        <w:spacing w:line="360" w:lineRule="auto"/>
        <w:ind w:firstLine="720"/>
        <w:contextualSpacing/>
        <w:rPr>
          <w:ins w:id="14557" w:author="Claire S" w:date="2026-05-28T12:04:00Z" w16du:dateUtc="2026-05-28T11:04:00Z"/>
          <w:rFonts w:ascii="Cambria" w:hAnsi="Cambria"/>
          <w:sz w:val="28"/>
          <w:szCs w:val="28"/>
        </w:rPr>
      </w:pPr>
      <w:ins w:id="14558" w:author="Claire S" w:date="2026-05-28T13:12:00Z" w16du:dateUtc="2026-05-28T12:12:00Z">
        <w:r>
          <w:rPr>
            <w:rFonts w:ascii="Cambria" w:hAnsi="Cambria"/>
            <w:sz w:val="28"/>
            <w:szCs w:val="28"/>
          </w:rPr>
          <w:t>‘</w:t>
        </w:r>
      </w:ins>
      <w:ins w:id="14559" w:author="Claire S" w:date="2026-05-28T12:00:00Z" w16du:dateUtc="2026-05-28T11:00:00Z">
        <w:r w:rsidR="00EB589E">
          <w:rPr>
            <w:rFonts w:ascii="Cambria" w:hAnsi="Cambria"/>
            <w:sz w:val="28"/>
            <w:szCs w:val="28"/>
          </w:rPr>
          <w:t>They’re saying she’s dead</w:t>
        </w:r>
      </w:ins>
      <w:ins w:id="14560" w:author="Claire S" w:date="2026-07-28T14:57:00Z" w16du:dateUtc="2026-07-28T13:57:00Z">
        <w:r w:rsidR="00BD5752">
          <w:rPr>
            <w:rFonts w:ascii="Cambria" w:hAnsi="Cambria"/>
            <w:sz w:val="28"/>
            <w:szCs w:val="28"/>
          </w:rPr>
          <w:t>?</w:t>
        </w:r>
      </w:ins>
      <w:ins w:id="14561" w:author="Claire S" w:date="2026-05-28T12:00:00Z" w16du:dateUtc="2026-05-28T11:00:00Z">
        <w:r w:rsidR="00EB589E">
          <w:rPr>
            <w:rFonts w:ascii="Cambria" w:hAnsi="Cambria"/>
            <w:sz w:val="28"/>
            <w:szCs w:val="28"/>
          </w:rPr>
          <w:t xml:space="preserve"> That she jumped off Beachy Head.’</w:t>
        </w:r>
      </w:ins>
    </w:p>
    <w:p w14:paraId="266D7AC0" w14:textId="15D85043" w:rsidR="00405CD1" w:rsidRDefault="00866A08">
      <w:pPr>
        <w:spacing w:line="360" w:lineRule="auto"/>
        <w:ind w:firstLine="720"/>
        <w:contextualSpacing/>
        <w:rPr>
          <w:ins w:id="14562" w:author="Claire S" w:date="2026-05-28T12:03:00Z" w16du:dateUtc="2026-05-28T11:03:00Z"/>
          <w:rFonts w:ascii="Cambria" w:hAnsi="Cambria"/>
          <w:sz w:val="28"/>
          <w:szCs w:val="28"/>
        </w:rPr>
        <w:pPrChange w:id="14563" w:author="Claire S" w:date="2026-05-28T12:04:00Z" w16du:dateUtc="2026-05-28T11:04:00Z">
          <w:pPr>
            <w:spacing w:line="360" w:lineRule="auto"/>
            <w:contextualSpacing/>
          </w:pPr>
        </w:pPrChange>
      </w:pPr>
      <w:ins w:id="14564" w:author="Claire S" w:date="2026-05-28T13:12:00Z" w16du:dateUtc="2026-05-28T12:12:00Z">
        <w:r>
          <w:rPr>
            <w:rFonts w:ascii="Cambria" w:hAnsi="Cambria"/>
            <w:sz w:val="28"/>
            <w:szCs w:val="28"/>
          </w:rPr>
          <w:t>‘Oh</w:t>
        </w:r>
      </w:ins>
      <w:ins w:id="14565" w:author="Claire S" w:date="2026-07-28T14:58:00Z" w16du:dateUtc="2026-07-28T13:58:00Z">
        <w:r w:rsidR="006D5F39">
          <w:rPr>
            <w:rFonts w:ascii="Cambria" w:hAnsi="Cambria"/>
            <w:sz w:val="28"/>
            <w:szCs w:val="28"/>
          </w:rPr>
          <w:t xml:space="preserve"> -</w:t>
        </w:r>
      </w:ins>
      <w:ins w:id="14566" w:author="Claire S" w:date="2026-05-28T13:12:00Z" w16du:dateUtc="2026-05-28T12:12:00Z">
        <w:r>
          <w:rPr>
            <w:rFonts w:ascii="Cambria" w:hAnsi="Cambria"/>
            <w:sz w:val="28"/>
            <w:szCs w:val="28"/>
          </w:rPr>
          <w:t xml:space="preserve">’ </w:t>
        </w:r>
      </w:ins>
      <w:ins w:id="14567" w:author="Claire S" w:date="2026-05-28T12:04:00Z" w16du:dateUtc="2026-05-28T11:04:00Z">
        <w:r w:rsidR="00405CD1">
          <w:rPr>
            <w:rFonts w:ascii="Cambria" w:hAnsi="Cambria"/>
            <w:sz w:val="28"/>
            <w:szCs w:val="28"/>
          </w:rPr>
          <w:t>Ruth’s phone pinged and she picked it up.</w:t>
        </w:r>
        <w:r w:rsidR="006961F5">
          <w:rPr>
            <w:rFonts w:ascii="Cambria" w:hAnsi="Cambria"/>
            <w:sz w:val="28"/>
            <w:szCs w:val="28"/>
          </w:rPr>
          <w:t xml:space="preserve"> </w:t>
        </w:r>
      </w:ins>
      <w:ins w:id="14568" w:author="Claire S" w:date="2026-05-28T12:03:00Z" w16du:dateUtc="2026-05-28T11:03:00Z">
        <w:r w:rsidR="00405CD1">
          <w:rPr>
            <w:rFonts w:ascii="Cambria" w:hAnsi="Cambria"/>
            <w:sz w:val="28"/>
            <w:szCs w:val="28"/>
          </w:rPr>
          <w:t>‘Ha</w:t>
        </w:r>
      </w:ins>
      <w:ins w:id="14569" w:author="Claire S" w:date="2026-06-04T16:33:00Z" w16du:dateUtc="2026-06-04T15:33:00Z">
        <w:r w:rsidR="00EF2C01">
          <w:rPr>
            <w:rFonts w:ascii="Cambria" w:hAnsi="Cambria"/>
            <w:sz w:val="28"/>
            <w:szCs w:val="28"/>
          </w:rPr>
          <w:t>.</w:t>
        </w:r>
      </w:ins>
      <w:ins w:id="14570" w:author="Claire S" w:date="2026-05-28T12:03:00Z" w16du:dateUtc="2026-05-28T11:03:00Z">
        <w:r w:rsidR="00405CD1">
          <w:rPr>
            <w:rFonts w:ascii="Cambria" w:hAnsi="Cambria"/>
            <w:sz w:val="28"/>
            <w:szCs w:val="28"/>
          </w:rPr>
          <w:t>’ A ghost of a smile played across the CEO’s neat, classic features as she tapped into it vigorously. ‘Thank God for that.’</w:t>
        </w:r>
      </w:ins>
    </w:p>
    <w:p w14:paraId="510ADD6F" w14:textId="77777777" w:rsidR="00405CD1" w:rsidRDefault="00405CD1" w:rsidP="00405CD1">
      <w:pPr>
        <w:spacing w:line="360" w:lineRule="auto"/>
        <w:contextualSpacing/>
        <w:rPr>
          <w:ins w:id="14571" w:author="Claire S" w:date="2026-05-28T12:03:00Z" w16du:dateUtc="2026-05-28T11:03:00Z"/>
          <w:rFonts w:ascii="Cambria" w:hAnsi="Cambria"/>
          <w:sz w:val="28"/>
          <w:szCs w:val="28"/>
        </w:rPr>
      </w:pPr>
      <w:ins w:id="14572" w:author="Claire S" w:date="2026-05-28T12:03:00Z" w16du:dateUtc="2026-05-28T11:03:00Z">
        <w:r>
          <w:rPr>
            <w:rFonts w:ascii="Cambria" w:hAnsi="Cambria"/>
            <w:sz w:val="28"/>
            <w:szCs w:val="28"/>
          </w:rPr>
          <w:tab/>
          <w:t xml:space="preserve">‘Is it Violet?’ Clara’s intake of breath was audible. ‘Is she okay?’ </w:t>
        </w:r>
      </w:ins>
    </w:p>
    <w:p w14:paraId="28DDC251" w14:textId="7C4769E3" w:rsidR="00405CD1" w:rsidRDefault="00405CD1" w:rsidP="00405CD1">
      <w:pPr>
        <w:spacing w:line="360" w:lineRule="auto"/>
        <w:contextualSpacing/>
        <w:rPr>
          <w:ins w:id="14573" w:author="Claire S" w:date="2026-05-28T12:03:00Z" w16du:dateUtc="2026-05-28T11:03:00Z"/>
          <w:rFonts w:ascii="Cambria" w:hAnsi="Cambria"/>
          <w:sz w:val="28"/>
          <w:szCs w:val="28"/>
        </w:rPr>
      </w:pPr>
      <w:ins w:id="14574" w:author="Claire S" w:date="2026-05-28T12:03:00Z" w16du:dateUtc="2026-05-28T11:03:00Z">
        <w:r>
          <w:rPr>
            <w:rFonts w:ascii="Cambria" w:hAnsi="Cambria"/>
            <w:sz w:val="28"/>
            <w:szCs w:val="28"/>
          </w:rPr>
          <w:tab/>
          <w:t xml:space="preserve">‘No, it’s </w:t>
        </w:r>
      </w:ins>
      <w:ins w:id="14575" w:author="Claire S" w:date="2026-05-28T13:12:00Z" w16du:dateUtc="2026-05-28T12:12:00Z">
        <w:r w:rsidR="00866A08">
          <w:rPr>
            <w:rFonts w:ascii="Cambria" w:hAnsi="Cambria"/>
            <w:sz w:val="28"/>
            <w:szCs w:val="28"/>
          </w:rPr>
          <w:t>Langley business</w:t>
        </w:r>
      </w:ins>
      <w:ins w:id="14576" w:author="Claire S" w:date="2026-05-28T12:03:00Z" w16du:dateUtc="2026-05-28T11:03:00Z">
        <w:r>
          <w:rPr>
            <w:rFonts w:ascii="Cambria" w:hAnsi="Cambria"/>
            <w:sz w:val="28"/>
            <w:szCs w:val="28"/>
          </w:rPr>
          <w:t xml:space="preserve">.’ Ruth threw her phone back on the desk. ‘I’m sorry, Clara, but </w:t>
        </w:r>
      </w:ins>
      <w:ins w:id="14577" w:author="Claire S" w:date="2026-05-28T13:12:00Z" w16du:dateUtc="2026-05-28T12:12:00Z">
        <w:r w:rsidR="00866A08">
          <w:rPr>
            <w:rFonts w:ascii="Cambria" w:hAnsi="Cambria"/>
            <w:sz w:val="28"/>
            <w:szCs w:val="28"/>
          </w:rPr>
          <w:t xml:space="preserve">I was </w:t>
        </w:r>
      </w:ins>
      <w:ins w:id="14578" w:author="Claire S" w:date="2026-07-28T14:57:00Z" w16du:dateUtc="2026-07-28T13:57:00Z">
        <w:r w:rsidR="00BD5752">
          <w:rPr>
            <w:rFonts w:ascii="Cambria" w:hAnsi="Cambria"/>
            <w:sz w:val="28"/>
            <w:szCs w:val="28"/>
          </w:rPr>
          <w:t>informe</w:t>
        </w:r>
      </w:ins>
      <w:ins w:id="14579" w:author="Claire S" w:date="2026-05-28T13:12:00Z" w16du:dateUtc="2026-05-28T12:12:00Z">
        <w:r w:rsidR="00866A08">
          <w:rPr>
            <w:rFonts w:ascii="Cambria" w:hAnsi="Cambria"/>
            <w:sz w:val="28"/>
            <w:szCs w:val="28"/>
          </w:rPr>
          <w:t xml:space="preserve">d </w:t>
        </w:r>
      </w:ins>
      <w:ins w:id="14580" w:author="Claire S" w:date="2026-06-04T15:53:00Z" w16du:dateUtc="2026-06-04T14:53:00Z">
        <w:r w:rsidR="009B00C4">
          <w:rPr>
            <w:rFonts w:ascii="Cambria" w:hAnsi="Cambria"/>
            <w:sz w:val="28"/>
            <w:szCs w:val="28"/>
          </w:rPr>
          <w:t>about half an hour ago</w:t>
        </w:r>
      </w:ins>
      <w:ins w:id="14581" w:author="Claire S" w:date="2026-05-28T13:12:00Z" w16du:dateUtc="2026-05-28T12:12:00Z">
        <w:r w:rsidR="00866A08">
          <w:rPr>
            <w:rFonts w:ascii="Cambria" w:hAnsi="Cambria"/>
            <w:sz w:val="28"/>
            <w:szCs w:val="28"/>
          </w:rPr>
          <w:t xml:space="preserve"> that they’ve found </w:t>
        </w:r>
      </w:ins>
      <w:ins w:id="14582" w:author="Claire S" w:date="2026-06-04T15:53:00Z" w16du:dateUtc="2026-06-04T14:53:00Z">
        <w:r w:rsidR="009B00C4">
          <w:rPr>
            <w:rFonts w:ascii="Cambria" w:hAnsi="Cambria"/>
            <w:sz w:val="28"/>
            <w:szCs w:val="28"/>
          </w:rPr>
          <w:t xml:space="preserve">poor </w:t>
        </w:r>
      </w:ins>
      <w:ins w:id="14583" w:author="Claire S" w:date="2026-05-28T12:03:00Z" w16du:dateUtc="2026-05-28T11:03:00Z">
        <w:r>
          <w:rPr>
            <w:rFonts w:ascii="Cambria" w:hAnsi="Cambria"/>
            <w:sz w:val="28"/>
            <w:szCs w:val="28"/>
          </w:rPr>
          <w:t>Violet’s body.’</w:t>
        </w:r>
      </w:ins>
    </w:p>
    <w:p w14:paraId="5E7472D8" w14:textId="2EB1E596" w:rsidR="00405CD1" w:rsidRDefault="00405CD1" w:rsidP="00405CD1">
      <w:pPr>
        <w:spacing w:line="360" w:lineRule="auto"/>
        <w:ind w:firstLine="720"/>
        <w:contextualSpacing/>
        <w:rPr>
          <w:ins w:id="14584" w:author="Claire S" w:date="2026-05-28T12:03:00Z" w16du:dateUtc="2026-05-28T11:03:00Z"/>
          <w:rFonts w:ascii="Cambria" w:hAnsi="Cambria"/>
          <w:sz w:val="28"/>
          <w:szCs w:val="28"/>
        </w:rPr>
      </w:pPr>
      <w:ins w:id="14585" w:author="Claire S" w:date="2026-05-28T12:03:00Z" w16du:dateUtc="2026-05-28T11:03:00Z">
        <w:r>
          <w:rPr>
            <w:rFonts w:ascii="Cambria" w:hAnsi="Cambria"/>
            <w:sz w:val="28"/>
            <w:szCs w:val="28"/>
          </w:rPr>
          <w:t>‘Oh.’ Clara clamped her hands together tight in her lap</w:t>
        </w:r>
      </w:ins>
      <w:ins w:id="14586" w:author="Claire S" w:date="2026-07-28T11:20:00Z" w16du:dateUtc="2026-07-28T10:20:00Z">
        <w:r w:rsidR="00690D0A">
          <w:rPr>
            <w:rFonts w:ascii="Cambria" w:hAnsi="Cambria"/>
            <w:sz w:val="28"/>
            <w:szCs w:val="28"/>
          </w:rPr>
          <w:t>, shocked by how unbothered Ruth seemed</w:t>
        </w:r>
      </w:ins>
      <w:ins w:id="14587" w:author="Claire S" w:date="2026-05-28T12:03:00Z" w16du:dateUtc="2026-05-28T11:03:00Z">
        <w:r>
          <w:rPr>
            <w:rFonts w:ascii="Cambria" w:hAnsi="Cambria"/>
            <w:sz w:val="28"/>
            <w:szCs w:val="28"/>
          </w:rPr>
          <w:t xml:space="preserve">. </w:t>
        </w:r>
      </w:ins>
      <w:ins w:id="14588" w:author="Claire S" w:date="2026-05-28T12:06:00Z" w16du:dateUtc="2026-05-28T11:06:00Z">
        <w:r w:rsidR="001C0F14">
          <w:rPr>
            <w:rFonts w:ascii="Cambria" w:hAnsi="Cambria"/>
            <w:sz w:val="28"/>
            <w:szCs w:val="28"/>
          </w:rPr>
          <w:t>‘Oh God, that’s so awful.’</w:t>
        </w:r>
      </w:ins>
    </w:p>
    <w:p w14:paraId="5D32C6A4" w14:textId="3D851BDA" w:rsidR="00124AB0" w:rsidRDefault="001C0F14" w:rsidP="00EB589E">
      <w:pPr>
        <w:spacing w:line="360" w:lineRule="auto"/>
        <w:ind w:firstLine="720"/>
        <w:contextualSpacing/>
        <w:rPr>
          <w:ins w:id="14589" w:author="Claire S" w:date="2026-06-04T15:54:00Z" w16du:dateUtc="2026-06-04T14:54:00Z"/>
          <w:rFonts w:ascii="Cambria" w:hAnsi="Cambria"/>
          <w:sz w:val="28"/>
          <w:szCs w:val="28"/>
        </w:rPr>
      </w:pPr>
      <w:ins w:id="14590" w:author="Claire S" w:date="2026-05-28T12:06:00Z" w16du:dateUtc="2026-05-28T11:06:00Z">
        <w:r>
          <w:rPr>
            <w:rFonts w:ascii="Cambria" w:hAnsi="Cambria"/>
            <w:sz w:val="28"/>
            <w:szCs w:val="28"/>
          </w:rPr>
          <w:t>‘I</w:t>
        </w:r>
      </w:ins>
      <w:ins w:id="14591" w:author="Claire S" w:date="2026-05-28T12:07:00Z" w16du:dateUtc="2026-05-28T11:07:00Z">
        <w:r>
          <w:rPr>
            <w:rFonts w:ascii="Cambria" w:hAnsi="Cambria"/>
            <w:sz w:val="28"/>
            <w:szCs w:val="28"/>
          </w:rPr>
          <w:t>t is</w:t>
        </w:r>
      </w:ins>
      <w:ins w:id="14592" w:author="Claire S" w:date="2026-05-28T13:12:00Z" w16du:dateUtc="2026-05-28T12:12:00Z">
        <w:r w:rsidR="00866A08">
          <w:rPr>
            <w:rFonts w:ascii="Cambria" w:hAnsi="Cambria"/>
            <w:sz w:val="28"/>
            <w:szCs w:val="28"/>
          </w:rPr>
          <w:t>,</w:t>
        </w:r>
      </w:ins>
      <w:ins w:id="14593" w:author="Claire S" w:date="2026-05-28T12:07:00Z" w16du:dateUtc="2026-05-28T11:07:00Z">
        <w:r>
          <w:rPr>
            <w:rFonts w:ascii="Cambria" w:hAnsi="Cambria"/>
            <w:sz w:val="28"/>
            <w:szCs w:val="28"/>
          </w:rPr>
          <w:t xml:space="preserve"> yes</w:t>
        </w:r>
      </w:ins>
      <w:ins w:id="14594" w:author="Claire S" w:date="2026-06-05T08:47:00Z" w16du:dateUtc="2026-06-05T07:47:00Z">
        <w:r w:rsidR="006E35F8">
          <w:rPr>
            <w:rFonts w:ascii="Cambria" w:hAnsi="Cambria"/>
            <w:sz w:val="28"/>
            <w:szCs w:val="28"/>
          </w:rPr>
          <w:t>. T</w:t>
        </w:r>
      </w:ins>
      <w:ins w:id="14595" w:author="Claire S" w:date="2026-05-28T13:12:00Z" w16du:dateUtc="2026-05-28T12:12:00Z">
        <w:r w:rsidR="00866A08">
          <w:rPr>
            <w:rFonts w:ascii="Cambria" w:hAnsi="Cambria"/>
            <w:sz w:val="28"/>
            <w:szCs w:val="28"/>
          </w:rPr>
          <w:t>ruly awful</w:t>
        </w:r>
      </w:ins>
      <w:ins w:id="14596" w:author="Claire S" w:date="2026-05-28T13:13:00Z" w16du:dateUtc="2026-05-28T12:13:00Z">
        <w:r w:rsidR="00866A08">
          <w:rPr>
            <w:rFonts w:ascii="Cambria" w:hAnsi="Cambria"/>
            <w:sz w:val="28"/>
            <w:szCs w:val="28"/>
          </w:rPr>
          <w:t xml:space="preserve">.’ </w:t>
        </w:r>
      </w:ins>
    </w:p>
    <w:p w14:paraId="2E1627FC" w14:textId="740889BE" w:rsidR="00124AB0" w:rsidRDefault="00555419" w:rsidP="00EB589E">
      <w:pPr>
        <w:spacing w:line="360" w:lineRule="auto"/>
        <w:ind w:firstLine="720"/>
        <w:contextualSpacing/>
        <w:rPr>
          <w:ins w:id="14597" w:author="Claire S" w:date="2026-06-04T15:54:00Z" w16du:dateUtc="2026-06-04T14:54:00Z"/>
          <w:rFonts w:ascii="Cambria" w:hAnsi="Cambria"/>
          <w:sz w:val="28"/>
          <w:szCs w:val="28"/>
        </w:rPr>
      </w:pPr>
      <w:ins w:id="14598" w:author="Claire S" w:date="2026-07-28T11:20:00Z" w16du:dateUtc="2026-07-28T10:20:00Z">
        <w:r>
          <w:rPr>
            <w:rFonts w:ascii="Cambria" w:hAnsi="Cambria"/>
            <w:sz w:val="28"/>
            <w:szCs w:val="28"/>
          </w:rPr>
          <w:t>But Ruth didn’t sound convincing as n</w:t>
        </w:r>
      </w:ins>
      <w:ins w:id="14599" w:author="Claire S" w:date="2026-05-28T13:20:00Z" w16du:dateUtc="2026-05-28T12:20:00Z">
        <w:r w:rsidR="004E195D">
          <w:rPr>
            <w:rFonts w:ascii="Cambria" w:hAnsi="Cambria"/>
            <w:sz w:val="28"/>
            <w:szCs w:val="28"/>
          </w:rPr>
          <w:t>earby, a</w:t>
        </w:r>
      </w:ins>
      <w:ins w:id="14600" w:author="Claire S" w:date="2026-05-28T13:13:00Z" w16du:dateUtc="2026-05-28T12:13:00Z">
        <w:r w:rsidR="00866A08">
          <w:rPr>
            <w:rFonts w:ascii="Cambria" w:hAnsi="Cambria"/>
            <w:sz w:val="28"/>
            <w:szCs w:val="28"/>
          </w:rPr>
          <w:t xml:space="preserve"> faint whooshing was followed by a loud dinging noise</w:t>
        </w:r>
      </w:ins>
      <w:ins w:id="14601" w:author="Claire S" w:date="2026-07-28T11:21:00Z" w16du:dateUtc="2026-07-28T10:21:00Z">
        <w:r>
          <w:rPr>
            <w:rFonts w:ascii="Cambria" w:hAnsi="Cambria"/>
            <w:sz w:val="28"/>
            <w:szCs w:val="28"/>
          </w:rPr>
          <w:t>;</w:t>
        </w:r>
      </w:ins>
      <w:ins w:id="14602" w:author="Claire S" w:date="2026-06-04T15:54:00Z" w16du:dateUtc="2026-06-04T14:54:00Z">
        <w:r w:rsidR="00124AB0">
          <w:rPr>
            <w:rFonts w:ascii="Cambria" w:hAnsi="Cambria"/>
            <w:sz w:val="28"/>
            <w:szCs w:val="28"/>
          </w:rPr>
          <w:t xml:space="preserve"> Clara</w:t>
        </w:r>
      </w:ins>
      <w:ins w:id="14603" w:author="Claire S" w:date="2026-07-28T14:58:00Z" w16du:dateUtc="2026-07-28T13:58:00Z">
        <w:r w:rsidR="006D5F39">
          <w:rPr>
            <w:rFonts w:ascii="Cambria" w:hAnsi="Cambria"/>
            <w:sz w:val="28"/>
            <w:szCs w:val="28"/>
          </w:rPr>
          <w:t xml:space="preserve"> quickly</w:t>
        </w:r>
      </w:ins>
      <w:ins w:id="14604" w:author="Claire S" w:date="2026-06-04T15:54:00Z" w16du:dateUtc="2026-06-04T14:54:00Z">
        <w:r w:rsidR="00124AB0">
          <w:rPr>
            <w:rFonts w:ascii="Cambria" w:hAnsi="Cambria"/>
            <w:sz w:val="28"/>
            <w:szCs w:val="28"/>
          </w:rPr>
          <w:t xml:space="preserve"> </w:t>
        </w:r>
      </w:ins>
      <w:ins w:id="14605" w:author="Claire S" w:date="2026-07-28T11:21:00Z" w16du:dateUtc="2026-07-28T10:21:00Z">
        <w:r>
          <w:rPr>
            <w:rFonts w:ascii="Cambria" w:hAnsi="Cambria"/>
            <w:sz w:val="28"/>
            <w:szCs w:val="28"/>
          </w:rPr>
          <w:t xml:space="preserve">understanding that </w:t>
        </w:r>
      </w:ins>
      <w:ins w:id="14606" w:author="Claire S" w:date="2026-08-04T12:54:00Z" w16du:dateUtc="2026-08-04T11:54:00Z">
        <w:r w:rsidR="003A1613">
          <w:rPr>
            <w:rFonts w:ascii="Cambria" w:hAnsi="Cambria"/>
            <w:sz w:val="28"/>
            <w:szCs w:val="28"/>
          </w:rPr>
          <w:t xml:space="preserve">the </w:t>
        </w:r>
      </w:ins>
      <w:ins w:id="14607" w:author="Claire S" w:date="2026-07-28T11:21:00Z" w16du:dateUtc="2026-07-28T10:21:00Z">
        <w:r>
          <w:rPr>
            <w:rFonts w:ascii="Cambria" w:hAnsi="Cambria"/>
            <w:sz w:val="28"/>
            <w:szCs w:val="28"/>
          </w:rPr>
          <w:t xml:space="preserve">tears </w:t>
        </w:r>
      </w:ins>
      <w:ins w:id="14608" w:author="Claire S" w:date="2026-08-04T12:54:00Z" w16du:dateUtc="2026-08-04T11:54:00Z">
        <w:r w:rsidR="003A1613">
          <w:rPr>
            <w:rFonts w:ascii="Cambria" w:hAnsi="Cambria"/>
            <w:sz w:val="28"/>
            <w:szCs w:val="28"/>
          </w:rPr>
          <w:t>that were threat</w:t>
        </w:r>
      </w:ins>
      <w:ins w:id="14609" w:author="Claire S" w:date="2026-08-04T12:55:00Z" w16du:dateUtc="2026-08-04T11:55:00Z">
        <w:r w:rsidR="003A1613">
          <w:rPr>
            <w:rFonts w:ascii="Cambria" w:hAnsi="Cambria"/>
            <w:sz w:val="28"/>
            <w:szCs w:val="28"/>
          </w:rPr>
          <w:t xml:space="preserve">ening </w:t>
        </w:r>
      </w:ins>
      <w:ins w:id="14610" w:author="Claire S" w:date="2026-07-28T11:21:00Z" w16du:dateUtc="2026-07-28T10:21:00Z">
        <w:r>
          <w:rPr>
            <w:rFonts w:ascii="Cambria" w:hAnsi="Cambria"/>
            <w:sz w:val="28"/>
            <w:szCs w:val="28"/>
          </w:rPr>
          <w:t>would be</w:t>
        </w:r>
      </w:ins>
      <w:ins w:id="14611" w:author="Claire S" w:date="2026-08-04T12:55:00Z" w16du:dateUtc="2026-08-04T11:55:00Z">
        <w:r w:rsidR="003A1613">
          <w:rPr>
            <w:rFonts w:ascii="Cambria" w:hAnsi="Cambria"/>
            <w:sz w:val="28"/>
            <w:szCs w:val="28"/>
          </w:rPr>
          <w:t xml:space="preserve"> deemed</w:t>
        </w:r>
      </w:ins>
      <w:ins w:id="14612" w:author="Claire S" w:date="2026-07-28T11:21:00Z" w16du:dateUtc="2026-07-28T10:21:00Z">
        <w:r>
          <w:rPr>
            <w:rFonts w:ascii="Cambria" w:hAnsi="Cambria"/>
            <w:sz w:val="28"/>
            <w:szCs w:val="28"/>
          </w:rPr>
          <w:t xml:space="preserve"> inappropriate right now. </w:t>
        </w:r>
      </w:ins>
    </w:p>
    <w:p w14:paraId="5E6D2834" w14:textId="66210479" w:rsidR="00405CD1" w:rsidRDefault="00866A08" w:rsidP="00EB589E">
      <w:pPr>
        <w:spacing w:line="360" w:lineRule="auto"/>
        <w:ind w:firstLine="720"/>
        <w:contextualSpacing/>
        <w:rPr>
          <w:ins w:id="14613" w:author="Claire S" w:date="2026-05-28T11:44:00Z" w16du:dateUtc="2026-05-28T10:44:00Z"/>
          <w:rFonts w:ascii="Cambria" w:hAnsi="Cambria"/>
          <w:sz w:val="28"/>
          <w:szCs w:val="28"/>
        </w:rPr>
      </w:pPr>
      <w:ins w:id="14614" w:author="Claire S" w:date="2026-05-28T13:13:00Z" w16du:dateUtc="2026-05-28T12:13:00Z">
        <w:r>
          <w:rPr>
            <w:rFonts w:ascii="Cambria" w:hAnsi="Cambria"/>
            <w:sz w:val="28"/>
            <w:szCs w:val="28"/>
          </w:rPr>
          <w:t>‘</w:t>
        </w:r>
      </w:ins>
      <w:ins w:id="14615" w:author="Claire S" w:date="2026-08-04T12:55:00Z" w16du:dateUtc="2026-08-04T11:55:00Z">
        <w:r w:rsidR="003A1613">
          <w:rPr>
            <w:rFonts w:ascii="Cambria" w:hAnsi="Cambria"/>
            <w:sz w:val="28"/>
            <w:szCs w:val="28"/>
          </w:rPr>
          <w:t>L</w:t>
        </w:r>
      </w:ins>
      <w:ins w:id="14616" w:author="Claire S" w:date="2026-06-04T16:34:00Z" w16du:dateUtc="2026-06-04T15:34:00Z">
        <w:r w:rsidR="00EF2C01">
          <w:rPr>
            <w:rFonts w:ascii="Cambria" w:hAnsi="Cambria"/>
            <w:sz w:val="28"/>
            <w:szCs w:val="28"/>
          </w:rPr>
          <w:t>ook,</w:t>
        </w:r>
      </w:ins>
      <w:ins w:id="14617" w:author="Claire S" w:date="2026-05-28T12:06:00Z" w16du:dateUtc="2026-05-28T11:06:00Z">
        <w:r w:rsidR="001C0F14">
          <w:rPr>
            <w:rFonts w:ascii="Cambria" w:hAnsi="Cambria"/>
            <w:sz w:val="28"/>
            <w:szCs w:val="28"/>
          </w:rPr>
          <w:t xml:space="preserve"> </w:t>
        </w:r>
      </w:ins>
      <w:ins w:id="14618" w:author="Claire S" w:date="2026-06-04T15:54:00Z" w16du:dateUtc="2026-06-04T14:54:00Z">
        <w:r w:rsidR="00124AB0">
          <w:rPr>
            <w:rFonts w:ascii="Cambria" w:hAnsi="Cambria"/>
            <w:sz w:val="28"/>
            <w:szCs w:val="28"/>
          </w:rPr>
          <w:t>Clara</w:t>
        </w:r>
        <w:del w:id="14619" w:author="Daisy Watt" w:date="2026-06-23T08:06:00Z" w16du:dateUtc="2026-06-23T06:06:00Z">
          <w:r w:rsidR="00124AB0">
            <w:rPr>
              <w:rFonts w:ascii="Cambria" w:hAnsi="Cambria"/>
              <w:sz w:val="28"/>
              <w:szCs w:val="28"/>
            </w:rPr>
            <w:delText>,</w:delText>
          </w:r>
        </w:del>
      </w:ins>
      <w:ins w:id="14620" w:author="Daisy Watt" w:date="2026-06-23T08:06:00Z" w16du:dateUtc="2026-06-23T06:06:00Z">
        <w:r w:rsidR="00DD2CDE">
          <w:rPr>
            <w:rFonts w:ascii="Cambria" w:hAnsi="Cambria"/>
            <w:sz w:val="28"/>
            <w:szCs w:val="28"/>
          </w:rPr>
          <w:t>.</w:t>
        </w:r>
      </w:ins>
      <w:ins w:id="14621" w:author="Claire S" w:date="2026-06-05T08:47:00Z" w16du:dateUtc="2026-06-05T07:47:00Z">
        <w:r w:rsidR="006E35F8">
          <w:rPr>
            <w:rFonts w:ascii="Cambria" w:hAnsi="Cambria"/>
            <w:sz w:val="28"/>
            <w:szCs w:val="28"/>
          </w:rPr>
          <w:t>’ Ruth lean</w:t>
        </w:r>
      </w:ins>
      <w:ins w:id="14622" w:author="Daisy Watt" w:date="2026-06-16T17:35:00Z" w16du:dateUtc="2026-06-16T16:35:00Z">
        <w:r w:rsidR="00B50750">
          <w:rPr>
            <w:rFonts w:ascii="Cambria" w:hAnsi="Cambria"/>
            <w:sz w:val="28"/>
            <w:szCs w:val="28"/>
          </w:rPr>
          <w:t>ed</w:t>
        </w:r>
      </w:ins>
      <w:ins w:id="14623" w:author="Claire S" w:date="2026-06-05T08:47:00Z" w16du:dateUtc="2026-06-05T07:47:00Z">
        <w:del w:id="14624" w:author="Daisy Watt" w:date="2026-06-16T17:35:00Z" w16du:dateUtc="2026-06-16T16:35:00Z">
          <w:r w:rsidR="006E35F8" w:rsidDel="00B50750">
            <w:rPr>
              <w:rFonts w:ascii="Cambria" w:hAnsi="Cambria"/>
              <w:sz w:val="28"/>
              <w:szCs w:val="28"/>
            </w:rPr>
            <w:delText>t</w:delText>
          </w:r>
        </w:del>
        <w:r w:rsidR="006E35F8">
          <w:rPr>
            <w:rFonts w:ascii="Cambria" w:hAnsi="Cambria"/>
            <w:sz w:val="28"/>
            <w:szCs w:val="28"/>
          </w:rPr>
          <w:t xml:space="preserve"> forward</w:t>
        </w:r>
      </w:ins>
      <w:ins w:id="14625" w:author="Daisy Watt" w:date="2026-06-16T17:17:00Z" w16du:dateUtc="2026-06-16T16:17:00Z">
        <w:r w:rsidR="00F00933">
          <w:rPr>
            <w:rFonts w:ascii="Cambria" w:hAnsi="Cambria"/>
            <w:sz w:val="28"/>
            <w:szCs w:val="28"/>
          </w:rPr>
          <w:t>s</w:t>
        </w:r>
      </w:ins>
      <w:ins w:id="14626" w:author="Claire S" w:date="2026-06-05T08:47:00Z" w16du:dateUtc="2026-06-05T07:47:00Z">
        <w:r w:rsidR="006E35F8">
          <w:rPr>
            <w:rFonts w:ascii="Cambria" w:hAnsi="Cambria"/>
            <w:sz w:val="28"/>
            <w:szCs w:val="28"/>
          </w:rPr>
          <w:t>, her voice urgent</w:t>
        </w:r>
        <w:del w:id="14627" w:author="Daisy Watt" w:date="2026-06-23T08:06:00Z" w16du:dateUtc="2026-06-23T06:06:00Z">
          <w:r w:rsidR="006E35F8">
            <w:rPr>
              <w:rFonts w:ascii="Cambria" w:hAnsi="Cambria"/>
              <w:sz w:val="28"/>
              <w:szCs w:val="28"/>
            </w:rPr>
            <w:delText>, ‘</w:delText>
          </w:r>
        </w:del>
      </w:ins>
      <w:ins w:id="14628" w:author="Claire S" w:date="2026-06-04T15:54:00Z" w16du:dateUtc="2026-06-04T14:54:00Z">
        <w:del w:id="14629" w:author="Daisy Watt" w:date="2026-06-23T08:06:00Z" w16du:dateUtc="2026-06-23T06:06:00Z">
          <w:r w:rsidR="00124AB0" w:rsidDel="00DD2CDE">
            <w:rPr>
              <w:rFonts w:ascii="Cambria" w:hAnsi="Cambria"/>
              <w:sz w:val="28"/>
              <w:szCs w:val="28"/>
            </w:rPr>
            <w:delText>i</w:delText>
          </w:r>
        </w:del>
      </w:ins>
      <w:ins w:id="14630" w:author="Daisy Watt" w:date="2026-06-23T08:06:00Z" w16du:dateUtc="2026-06-23T06:06:00Z">
        <w:r w:rsidR="00DD2CDE">
          <w:rPr>
            <w:rFonts w:ascii="Cambria" w:hAnsi="Cambria"/>
            <w:sz w:val="28"/>
            <w:szCs w:val="28"/>
          </w:rPr>
          <w:t>. ‘I</w:t>
        </w:r>
      </w:ins>
      <w:ins w:id="14631" w:author="Claire S" w:date="2026-06-04T15:54:00Z" w16du:dateUtc="2026-06-04T14:54:00Z">
        <w:r w:rsidR="00124AB0">
          <w:rPr>
            <w:rFonts w:ascii="Cambria" w:hAnsi="Cambria"/>
            <w:sz w:val="28"/>
            <w:szCs w:val="28"/>
          </w:rPr>
          <w:t xml:space="preserve">t’s vital that </w:t>
        </w:r>
      </w:ins>
      <w:ins w:id="14632" w:author="Claire S" w:date="2026-05-28T12:06:00Z" w16du:dateUtc="2026-05-28T11:06:00Z">
        <w:r w:rsidR="001C0F14">
          <w:rPr>
            <w:rFonts w:ascii="Cambria" w:hAnsi="Cambria"/>
            <w:sz w:val="28"/>
            <w:szCs w:val="28"/>
          </w:rPr>
          <w:t>we keep on keepi</w:t>
        </w:r>
      </w:ins>
      <w:ins w:id="14633" w:author="Claire S" w:date="2026-05-28T12:07:00Z" w16du:dateUtc="2026-05-28T11:07:00Z">
        <w:r w:rsidR="001C0F14">
          <w:rPr>
            <w:rFonts w:ascii="Cambria" w:hAnsi="Cambria"/>
            <w:sz w:val="28"/>
            <w:szCs w:val="28"/>
          </w:rPr>
          <w:t>ng on</w:t>
        </w:r>
      </w:ins>
      <w:ins w:id="14634" w:author="Daisy Watt" w:date="2026-06-23T08:05:00Z" w16du:dateUtc="2026-06-23T06:05:00Z">
        <w:r w:rsidR="0083676D">
          <w:rPr>
            <w:rFonts w:ascii="Cambria" w:hAnsi="Cambria"/>
            <w:sz w:val="28"/>
            <w:szCs w:val="28"/>
          </w:rPr>
          <w:t>,</w:t>
        </w:r>
      </w:ins>
      <w:ins w:id="14635" w:author="Claire S" w:date="2026-05-28T12:07:00Z" w16du:dateUtc="2026-05-28T11:07:00Z">
        <w:r w:rsidR="001C0F14">
          <w:rPr>
            <w:rFonts w:ascii="Cambria" w:hAnsi="Cambria"/>
            <w:sz w:val="28"/>
            <w:szCs w:val="28"/>
          </w:rPr>
          <w:t xml:space="preserve"> here at Langley</w:t>
        </w:r>
      </w:ins>
      <w:ins w:id="14636" w:author="Claire S" w:date="2026-06-04T15:54:00Z" w16du:dateUtc="2026-06-04T14:54:00Z">
        <w:r w:rsidR="00124AB0">
          <w:rPr>
            <w:rFonts w:ascii="Cambria" w:hAnsi="Cambria"/>
            <w:sz w:val="28"/>
            <w:szCs w:val="28"/>
          </w:rPr>
          <w:t xml:space="preserve">. </w:t>
        </w:r>
      </w:ins>
      <w:ins w:id="14637" w:author="Claire S" w:date="2026-08-04T12:55:00Z" w16du:dateUtc="2026-08-04T11:55:00Z">
        <w:r w:rsidR="003A1613">
          <w:rPr>
            <w:rFonts w:ascii="Cambria" w:hAnsi="Cambria"/>
            <w:sz w:val="28"/>
            <w:szCs w:val="28"/>
          </w:rPr>
          <w:t>It is sad, of course, but b</w:t>
        </w:r>
      </w:ins>
      <w:ins w:id="14638" w:author="Claire S" w:date="2026-07-28T14:59:00Z" w16du:dateUtc="2026-07-28T13:59:00Z">
        <w:r w:rsidR="006D5F39">
          <w:rPr>
            <w:rFonts w:ascii="Cambria" w:hAnsi="Cambria"/>
            <w:sz w:val="28"/>
            <w:szCs w:val="28"/>
          </w:rPr>
          <w:t>usiness comes first, a</w:t>
        </w:r>
      </w:ins>
      <w:ins w:id="14639" w:author="Claire S" w:date="2026-06-04T15:54:00Z" w16du:dateUtc="2026-06-04T14:54:00Z">
        <w:r w:rsidR="00124AB0">
          <w:rPr>
            <w:rFonts w:ascii="Cambria" w:hAnsi="Cambria"/>
            <w:sz w:val="28"/>
            <w:szCs w:val="28"/>
          </w:rPr>
          <w:t>nd that’s</w:t>
        </w:r>
      </w:ins>
      <w:ins w:id="14640" w:author="Claire S" w:date="2026-05-28T13:13:00Z" w16du:dateUtc="2026-05-28T12:13:00Z">
        <w:r>
          <w:rPr>
            <w:rFonts w:ascii="Cambria" w:hAnsi="Cambria"/>
            <w:sz w:val="28"/>
            <w:szCs w:val="28"/>
          </w:rPr>
          <w:t xml:space="preserve"> why you</w:t>
        </w:r>
      </w:ins>
      <w:ins w:id="14641" w:author="Claire S" w:date="2026-05-28T13:20:00Z" w16du:dateUtc="2026-05-28T12:20:00Z">
        <w:r w:rsidR="004E195D">
          <w:rPr>
            <w:rFonts w:ascii="Cambria" w:hAnsi="Cambria"/>
            <w:sz w:val="28"/>
            <w:szCs w:val="28"/>
          </w:rPr>
          <w:t>’re her</w:t>
        </w:r>
      </w:ins>
      <w:ins w:id="14642" w:author="Daisy Watt" w:date="2026-06-23T08:07:00Z" w16du:dateUtc="2026-06-23T06:07:00Z">
        <w:r w:rsidR="004E195D">
          <w:rPr>
            <w:rFonts w:ascii="Cambria" w:hAnsi="Cambria"/>
            <w:sz w:val="28"/>
            <w:szCs w:val="28"/>
          </w:rPr>
          <w:t>e</w:t>
        </w:r>
        <w:r w:rsidR="00DD2CDE">
          <w:rPr>
            <w:rFonts w:ascii="Cambria" w:hAnsi="Cambria"/>
            <w:sz w:val="28"/>
            <w:szCs w:val="28"/>
          </w:rPr>
          <w:t>…</w:t>
        </w:r>
      </w:ins>
      <w:ins w:id="14643" w:author="Claire S" w:date="2026-05-28T13:20:00Z" w16du:dateUtc="2026-05-28T12:20:00Z">
        <w:del w:id="14644" w:author="Daisy Watt" w:date="2026-06-23T08:07:00Z" w16du:dateUtc="2026-06-23T06:07:00Z">
          <w:r w:rsidR="004E195D" w:rsidDel="00DD2CDE">
            <w:rPr>
              <w:rFonts w:ascii="Cambria" w:hAnsi="Cambria"/>
              <w:sz w:val="28"/>
              <w:szCs w:val="28"/>
            </w:rPr>
            <w:delText>e</w:delText>
          </w:r>
        </w:del>
      </w:ins>
      <w:ins w:id="14645" w:author="Claire S" w:date="2026-05-28T12:07:00Z" w16du:dateUtc="2026-05-28T11:07:00Z">
        <w:del w:id="14646" w:author="Daisy Watt" w:date="2026-06-23T08:06:00Z" w16du:dateUtc="2026-06-23T06:06:00Z">
          <w:r w:rsidR="001C0F14">
            <w:rPr>
              <w:rFonts w:ascii="Cambria" w:hAnsi="Cambria"/>
              <w:sz w:val="28"/>
              <w:szCs w:val="28"/>
            </w:rPr>
            <w:delText xml:space="preserve"> -</w:delText>
          </w:r>
        </w:del>
      </w:ins>
      <w:ins w:id="14647" w:author="Claire S" w:date="2026-05-28T12:06:00Z" w16du:dateUtc="2026-05-28T11:06:00Z">
        <w:r w:rsidR="001C0F14">
          <w:rPr>
            <w:rFonts w:ascii="Cambria" w:hAnsi="Cambria"/>
            <w:sz w:val="28"/>
            <w:szCs w:val="28"/>
          </w:rPr>
          <w:t>’</w:t>
        </w:r>
      </w:ins>
    </w:p>
    <w:p w14:paraId="0A0250DD" w14:textId="2A263CCF" w:rsidR="00E0504E" w:rsidRDefault="00866A08" w:rsidP="00E0504E">
      <w:pPr>
        <w:spacing w:line="360" w:lineRule="auto"/>
        <w:ind w:firstLine="720"/>
        <w:contextualSpacing/>
        <w:rPr>
          <w:ins w:id="14648" w:author="Claire S" w:date="2026-05-28T11:44:00Z" w16du:dateUtc="2026-05-28T10:44:00Z"/>
          <w:rFonts w:ascii="Cambria" w:hAnsi="Cambria"/>
          <w:sz w:val="28"/>
          <w:szCs w:val="28"/>
        </w:rPr>
      </w:pPr>
      <w:ins w:id="14649" w:author="Claire S" w:date="2026-05-28T13:13:00Z" w16du:dateUtc="2026-05-28T12:13:00Z">
        <w:r>
          <w:rPr>
            <w:rFonts w:ascii="Cambria" w:hAnsi="Cambria"/>
            <w:sz w:val="28"/>
            <w:szCs w:val="28"/>
          </w:rPr>
          <w:t xml:space="preserve">As </w:t>
        </w:r>
      </w:ins>
      <w:ins w:id="14650" w:author="Claire S" w:date="2026-06-04T15:54:00Z" w16du:dateUtc="2026-06-04T14:54:00Z">
        <w:r w:rsidR="00124AB0">
          <w:rPr>
            <w:rFonts w:ascii="Cambria" w:hAnsi="Cambria"/>
            <w:sz w:val="28"/>
            <w:szCs w:val="28"/>
          </w:rPr>
          <w:t>Ruth</w:t>
        </w:r>
      </w:ins>
      <w:ins w:id="14651" w:author="Claire S" w:date="2026-05-28T13:13:00Z" w16du:dateUtc="2026-05-28T12:13:00Z">
        <w:r>
          <w:rPr>
            <w:rFonts w:ascii="Cambria" w:hAnsi="Cambria"/>
            <w:sz w:val="28"/>
            <w:szCs w:val="28"/>
          </w:rPr>
          <w:t xml:space="preserve"> spoke, </w:t>
        </w:r>
        <w:del w:id="14652" w:author="Daisy Watt" w:date="2026-06-23T08:07:00Z" w16du:dateUtc="2026-06-23T06:07:00Z">
          <w:r>
            <w:rPr>
              <w:rFonts w:ascii="Cambria" w:hAnsi="Cambria"/>
              <w:sz w:val="28"/>
              <w:szCs w:val="28"/>
            </w:rPr>
            <w:delText>t</w:delText>
          </w:r>
        </w:del>
      </w:ins>
      <w:ins w:id="14653" w:author="Claire S" w:date="2026-05-28T11:44:00Z" w16du:dateUtc="2026-05-28T10:44:00Z">
        <w:del w:id="14654" w:author="Daisy Watt" w:date="2026-06-23T08:07:00Z" w16du:dateUtc="2026-06-23T06:07:00Z">
          <w:r w:rsidR="00E0504E">
            <w:rPr>
              <w:rFonts w:ascii="Cambria" w:hAnsi="Cambria"/>
              <w:sz w:val="28"/>
              <w:szCs w:val="28"/>
            </w:rPr>
            <w:delText>wo</w:delText>
          </w:r>
        </w:del>
      </w:ins>
      <w:ins w:id="14655" w:author="Daisy Watt" w:date="2026-06-23T08:07:00Z" w16du:dateUtc="2026-06-23T06:07:00Z">
        <w:r w:rsidR="006E113B">
          <w:rPr>
            <w:rFonts w:ascii="Cambria" w:hAnsi="Cambria"/>
            <w:sz w:val="28"/>
            <w:szCs w:val="28"/>
          </w:rPr>
          <w:t>the lift</w:t>
        </w:r>
      </w:ins>
      <w:ins w:id="14656" w:author="Claire S" w:date="2026-05-28T11:44:00Z" w16du:dateUtc="2026-05-28T10:44:00Z">
        <w:r w:rsidR="00E0504E">
          <w:rPr>
            <w:rFonts w:ascii="Cambria" w:hAnsi="Cambria"/>
            <w:sz w:val="28"/>
            <w:szCs w:val="28"/>
          </w:rPr>
          <w:t xml:space="preserve"> </w:t>
        </w:r>
        <w:del w:id="14657" w:author="Daisy Watt" w:date="2026-06-23T08:09:00Z" w16du:dateUtc="2026-06-23T06:09:00Z">
          <w:r w:rsidR="00E0504E" w:rsidDel="001A3930">
            <w:rPr>
              <w:rFonts w:ascii="Cambria" w:hAnsi="Cambria"/>
              <w:sz w:val="28"/>
              <w:szCs w:val="28"/>
            </w:rPr>
            <w:delText>doors</w:delText>
          </w:r>
        </w:del>
      </w:ins>
      <w:ins w:id="14658" w:author="Daisy Watt" w:date="2026-06-23T08:09:00Z" w16du:dateUtc="2026-06-23T06:09:00Z">
        <w:r w:rsidR="001A3930">
          <w:rPr>
            <w:rFonts w:ascii="Cambria" w:hAnsi="Cambria"/>
            <w:sz w:val="28"/>
            <w:szCs w:val="28"/>
          </w:rPr>
          <w:t>opened behind the room’s glass back wall</w:t>
        </w:r>
      </w:ins>
      <w:ins w:id="14659" w:author="Claire S" w:date="2026-05-28T11:44:00Z" w16du:dateUtc="2026-05-28T10:44:00Z">
        <w:del w:id="14660" w:author="Daisy Watt" w:date="2026-06-23T08:09:00Z" w16du:dateUtc="2026-06-23T06:09:00Z">
          <w:r w:rsidR="00E0504E">
            <w:rPr>
              <w:rFonts w:ascii="Cambria" w:hAnsi="Cambria"/>
              <w:sz w:val="28"/>
              <w:szCs w:val="28"/>
            </w:rPr>
            <w:delText xml:space="preserve"> at the back of the room opened</w:delText>
          </w:r>
        </w:del>
      </w:ins>
      <w:ins w:id="14661" w:author="Claire S" w:date="2026-06-04T16:34:00Z" w16du:dateUtc="2026-06-04T15:34:00Z">
        <w:del w:id="14662" w:author="Daisy Watt" w:date="2026-06-23T08:07:00Z" w16du:dateUtc="2026-06-23T06:07:00Z">
          <w:r w:rsidR="00EF2C01">
            <w:rPr>
              <w:rFonts w:ascii="Cambria" w:hAnsi="Cambria"/>
              <w:sz w:val="28"/>
              <w:szCs w:val="28"/>
            </w:rPr>
            <w:delText xml:space="preserve"> - the</w:delText>
          </w:r>
        </w:del>
      </w:ins>
      <w:ins w:id="14663" w:author="Claire S" w:date="2026-05-28T11:44:00Z" w16du:dateUtc="2026-05-28T10:44:00Z">
        <w:del w:id="14664" w:author="Daisy Watt" w:date="2026-06-23T08:07:00Z" w16du:dateUtc="2026-06-23T06:07:00Z">
          <w:r w:rsidR="00E0504E">
            <w:rPr>
              <w:rFonts w:ascii="Cambria" w:hAnsi="Cambria"/>
              <w:sz w:val="28"/>
              <w:szCs w:val="28"/>
            </w:rPr>
            <w:delText xml:space="preserve"> </w:delText>
          </w:r>
          <w:r w:rsidR="00E0504E" w:rsidRPr="005D0817">
            <w:rPr>
              <w:rFonts w:ascii="Cambria" w:hAnsi="Cambria"/>
              <w:sz w:val="28"/>
              <w:szCs w:val="28"/>
            </w:rPr>
            <w:delText xml:space="preserve">actual lift </w:delText>
          </w:r>
          <w:r w:rsidR="00E0504E">
            <w:rPr>
              <w:rFonts w:ascii="Cambria" w:hAnsi="Cambria"/>
              <w:sz w:val="28"/>
              <w:szCs w:val="28"/>
            </w:rPr>
            <w:delText>in</w:delText>
          </w:r>
          <w:r w:rsidR="00E0504E" w:rsidRPr="005D0817">
            <w:rPr>
              <w:rFonts w:ascii="Cambria" w:hAnsi="Cambria"/>
              <w:sz w:val="28"/>
              <w:szCs w:val="28"/>
            </w:rPr>
            <w:delText xml:space="preserve"> </w:delText>
          </w:r>
        </w:del>
      </w:ins>
      <w:ins w:id="14665" w:author="Claire S" w:date="2026-06-04T15:54:00Z" w16du:dateUtc="2026-06-04T14:54:00Z">
        <w:del w:id="14666" w:author="Daisy Watt" w:date="2026-06-23T08:07:00Z" w16du:dateUtc="2026-06-23T06:07:00Z">
          <w:r w:rsidR="00124AB0">
            <w:rPr>
              <w:rFonts w:ascii="Cambria" w:hAnsi="Cambria"/>
              <w:sz w:val="28"/>
              <w:szCs w:val="28"/>
            </w:rPr>
            <w:delText>her</w:delText>
          </w:r>
        </w:del>
      </w:ins>
      <w:ins w:id="14667" w:author="Claire S" w:date="2026-05-28T11:44:00Z" w16du:dateUtc="2026-05-28T10:44:00Z">
        <w:del w:id="14668" w:author="Daisy Watt" w:date="2026-06-23T08:07:00Z" w16du:dateUtc="2026-06-23T06:07:00Z">
          <w:r w:rsidR="00E0504E">
            <w:rPr>
              <w:rFonts w:ascii="Cambria" w:hAnsi="Cambria"/>
              <w:sz w:val="28"/>
              <w:szCs w:val="28"/>
            </w:rPr>
            <w:delText xml:space="preserve"> </w:delText>
          </w:r>
          <w:r w:rsidR="00E0504E" w:rsidRPr="005D0817">
            <w:rPr>
              <w:rFonts w:ascii="Cambria" w:hAnsi="Cambria"/>
              <w:sz w:val="28"/>
              <w:szCs w:val="28"/>
            </w:rPr>
            <w:delText>office</w:delText>
          </w:r>
          <w:r w:rsidR="00E0504E">
            <w:rPr>
              <w:rFonts w:ascii="Cambria" w:hAnsi="Cambria"/>
              <w:sz w:val="28"/>
              <w:szCs w:val="28"/>
            </w:rPr>
            <w:delText>,</w:delText>
          </w:r>
          <w:r w:rsidR="00E0504E" w:rsidRPr="005D0817">
            <w:rPr>
              <w:rFonts w:ascii="Cambria" w:hAnsi="Cambria"/>
              <w:sz w:val="28"/>
              <w:szCs w:val="28"/>
            </w:rPr>
            <w:delText xml:space="preserve"> behind another glass wal</w:delText>
          </w:r>
          <w:r w:rsidR="00E0504E">
            <w:rPr>
              <w:rFonts w:ascii="Cambria" w:hAnsi="Cambria"/>
              <w:sz w:val="28"/>
              <w:szCs w:val="28"/>
            </w:rPr>
            <w:delText>l</w:delText>
          </w:r>
        </w:del>
        <w:r w:rsidR="00E0504E">
          <w:rPr>
            <w:rFonts w:ascii="Cambria" w:hAnsi="Cambria"/>
            <w:sz w:val="28"/>
            <w:szCs w:val="28"/>
          </w:rPr>
          <w:t>. Maude stepped out, followed by a familiar-looking man.</w:t>
        </w:r>
      </w:ins>
    </w:p>
    <w:p w14:paraId="46130EA9" w14:textId="14DAB0A6" w:rsidR="00EB589E" w:rsidRDefault="00EB589E" w:rsidP="00E0504E">
      <w:pPr>
        <w:spacing w:line="360" w:lineRule="auto"/>
        <w:ind w:firstLine="720"/>
        <w:contextualSpacing/>
        <w:rPr>
          <w:ins w:id="14669" w:author="Claire S" w:date="2026-05-28T11:44:00Z" w16du:dateUtc="2026-05-28T10:44:00Z"/>
          <w:rFonts w:ascii="Cambria" w:hAnsi="Cambria"/>
          <w:sz w:val="28"/>
          <w:szCs w:val="28"/>
        </w:rPr>
      </w:pPr>
      <w:ins w:id="14670" w:author="Claire S" w:date="2026-05-28T12:01:00Z" w16du:dateUtc="2026-05-28T11:01:00Z">
        <w:r>
          <w:rPr>
            <w:rFonts w:ascii="Cambria" w:hAnsi="Cambria"/>
            <w:sz w:val="28"/>
            <w:szCs w:val="28"/>
          </w:rPr>
          <w:t>‘</w:t>
        </w:r>
      </w:ins>
      <w:ins w:id="14671" w:author="Claire S" w:date="2026-06-04T16:34:00Z" w16du:dateUtc="2026-06-04T15:34:00Z">
        <w:r w:rsidR="00EF2C01">
          <w:rPr>
            <w:rFonts w:ascii="Cambria" w:hAnsi="Cambria"/>
            <w:sz w:val="28"/>
            <w:szCs w:val="28"/>
          </w:rPr>
          <w:t>At any cost, d</w:t>
        </w:r>
      </w:ins>
      <w:ins w:id="14672" w:author="Claire S" w:date="2026-05-28T12:01:00Z" w16du:dateUtc="2026-05-28T11:01:00Z">
        <w:r>
          <w:rPr>
            <w:rFonts w:ascii="Cambria" w:hAnsi="Cambria"/>
            <w:sz w:val="28"/>
            <w:szCs w:val="28"/>
          </w:rPr>
          <w:t>o not mention Violet now</w:t>
        </w:r>
      </w:ins>
      <w:ins w:id="14673" w:author="Daisy Watt" w:date="2026-06-23T08:25:00Z" w16du:dateUtc="2026-06-23T06:25:00Z">
        <w:r w:rsidR="00995BEB">
          <w:rPr>
            <w:rFonts w:ascii="Cambria" w:hAnsi="Cambria"/>
            <w:sz w:val="28"/>
            <w:szCs w:val="28"/>
          </w:rPr>
          <w:t>,</w:t>
        </w:r>
      </w:ins>
      <w:ins w:id="14674" w:author="Claire S" w:date="2026-05-28T12:01:00Z" w16du:dateUtc="2026-05-28T11:01:00Z">
        <w:r>
          <w:rPr>
            <w:rFonts w:ascii="Cambria" w:hAnsi="Cambria"/>
            <w:sz w:val="28"/>
            <w:szCs w:val="28"/>
          </w:rPr>
          <w:t xml:space="preserve"> please</w:t>
        </w:r>
      </w:ins>
      <w:ins w:id="14675" w:author="Claire S" w:date="2026-05-28T13:14:00Z" w16du:dateUtc="2026-05-28T12:14:00Z">
        <w:r w:rsidR="00866A08">
          <w:rPr>
            <w:rFonts w:ascii="Cambria" w:hAnsi="Cambria"/>
            <w:sz w:val="28"/>
            <w:szCs w:val="28"/>
          </w:rPr>
          <w:t>,</w:t>
        </w:r>
      </w:ins>
      <w:ins w:id="14676" w:author="Claire S" w:date="2026-05-28T12:01:00Z" w16du:dateUtc="2026-05-28T11:01:00Z">
        <w:r>
          <w:rPr>
            <w:rFonts w:ascii="Cambria" w:hAnsi="Cambria"/>
            <w:sz w:val="28"/>
            <w:szCs w:val="28"/>
          </w:rPr>
          <w:t xml:space="preserve"> Clara</w:t>
        </w:r>
        <w:del w:id="14677" w:author="Daisy Watt" w:date="2026-06-23T08:07:00Z" w16du:dateUtc="2026-06-23T06:07:00Z">
          <w:r>
            <w:rPr>
              <w:rFonts w:ascii="Cambria" w:hAnsi="Cambria"/>
              <w:sz w:val="28"/>
              <w:szCs w:val="28"/>
            </w:rPr>
            <w:delText>,</w:delText>
          </w:r>
        </w:del>
      </w:ins>
      <w:ins w:id="14678" w:author="Daisy Watt" w:date="2026-06-23T08:07:00Z" w16du:dateUtc="2026-06-23T06:07:00Z">
        <w:r w:rsidR="0098761B">
          <w:rPr>
            <w:rFonts w:ascii="Cambria" w:hAnsi="Cambria"/>
            <w:sz w:val="28"/>
            <w:szCs w:val="28"/>
          </w:rPr>
          <w:t>.</w:t>
        </w:r>
      </w:ins>
      <w:ins w:id="14679" w:author="Claire S" w:date="2026-05-28T12:05:00Z" w16du:dateUtc="2026-05-28T11:05:00Z">
        <w:r w:rsidR="006961F5">
          <w:rPr>
            <w:rFonts w:ascii="Cambria" w:hAnsi="Cambria"/>
            <w:sz w:val="28"/>
            <w:szCs w:val="28"/>
          </w:rPr>
          <w:t>’ Ruth</w:t>
        </w:r>
      </w:ins>
      <w:ins w:id="14680" w:author="Claire S" w:date="2026-06-05T08:47:00Z" w16du:dateUtc="2026-06-05T07:47:00Z">
        <w:r w:rsidR="006E35F8">
          <w:rPr>
            <w:rFonts w:ascii="Cambria" w:hAnsi="Cambria"/>
            <w:sz w:val="28"/>
            <w:szCs w:val="28"/>
          </w:rPr>
          <w:t>’s concern was clear</w:t>
        </w:r>
      </w:ins>
      <w:ins w:id="14681" w:author="Claire S" w:date="2026-05-28T12:07:00Z" w16du:dateUtc="2026-05-28T11:07:00Z">
        <w:del w:id="14682" w:author="Daisy Watt" w:date="2026-06-23T08:07:00Z" w16du:dateUtc="2026-06-23T06:07:00Z">
          <w:r w:rsidR="00132E14">
            <w:rPr>
              <w:rFonts w:ascii="Cambria" w:hAnsi="Cambria"/>
              <w:sz w:val="28"/>
              <w:szCs w:val="28"/>
            </w:rPr>
            <w:delText>, Clara thought absently</w:delText>
          </w:r>
        </w:del>
        <w:r w:rsidR="00132E14">
          <w:rPr>
            <w:rFonts w:ascii="Cambria" w:hAnsi="Cambria"/>
            <w:sz w:val="28"/>
            <w:szCs w:val="28"/>
          </w:rPr>
          <w:t xml:space="preserve">. </w:t>
        </w:r>
      </w:ins>
      <w:ins w:id="14683" w:author="Claire S" w:date="2026-05-28T12:05:00Z" w16du:dateUtc="2026-05-28T11:05:00Z">
        <w:r w:rsidR="006961F5">
          <w:rPr>
            <w:rFonts w:ascii="Cambria" w:hAnsi="Cambria"/>
            <w:sz w:val="28"/>
            <w:szCs w:val="28"/>
          </w:rPr>
          <w:t>‘</w:t>
        </w:r>
      </w:ins>
      <w:ins w:id="14684" w:author="Claire S" w:date="2026-06-04T16:34:00Z" w16du:dateUtc="2026-06-04T15:34:00Z">
        <w:r w:rsidR="00EF2C01">
          <w:rPr>
            <w:rFonts w:ascii="Cambria" w:hAnsi="Cambria"/>
            <w:sz w:val="28"/>
            <w:szCs w:val="28"/>
          </w:rPr>
          <w:t>Or this stupid List</w:t>
        </w:r>
        <w:del w:id="14685" w:author="Daisy Watt" w:date="2026-06-23T08:08:00Z" w16du:dateUtc="2026-06-23T06:08:00Z">
          <w:r w:rsidR="00EF2C01">
            <w:rPr>
              <w:rFonts w:ascii="Cambria" w:hAnsi="Cambria"/>
              <w:sz w:val="28"/>
              <w:szCs w:val="28"/>
            </w:rPr>
            <w:delText>.</w:delText>
          </w:r>
        </w:del>
      </w:ins>
      <w:ins w:id="14686" w:author="Claire S" w:date="2026-05-28T12:07:00Z" w16du:dateUtc="2026-05-28T11:07:00Z">
        <w:del w:id="14687" w:author="Daisy Watt" w:date="2026-06-23T08:08:00Z" w16du:dateUtc="2026-06-23T06:08:00Z">
          <w:r w:rsidR="00132E14">
            <w:rPr>
              <w:rFonts w:ascii="Cambria" w:hAnsi="Cambria"/>
              <w:sz w:val="28"/>
              <w:szCs w:val="28"/>
            </w:rPr>
            <w:delText xml:space="preserve"> </w:delText>
          </w:r>
        </w:del>
      </w:ins>
      <w:ins w:id="14688" w:author="Claire S" w:date="2026-05-28T13:14:00Z" w16du:dateUtc="2026-05-28T12:14:00Z">
        <w:del w:id="14689" w:author="Daisy Watt" w:date="2026-06-23T08:08:00Z" w16du:dateUtc="2026-06-23T06:08:00Z">
          <w:r w:rsidR="00866A08">
            <w:rPr>
              <w:rFonts w:ascii="Cambria" w:hAnsi="Cambria"/>
              <w:sz w:val="28"/>
              <w:szCs w:val="28"/>
            </w:rPr>
            <w:delText>Awful or not, i</w:delText>
          </w:r>
        </w:del>
      </w:ins>
      <w:ins w:id="14690" w:author="Claire S" w:date="2026-05-28T12:07:00Z" w16du:dateUtc="2026-05-28T11:07:00Z">
        <w:del w:id="14691" w:author="Daisy Watt" w:date="2026-06-23T08:08:00Z" w16du:dateUtc="2026-06-23T06:08:00Z">
          <w:r w:rsidR="00132E14">
            <w:rPr>
              <w:rFonts w:ascii="Cambria" w:hAnsi="Cambria"/>
              <w:sz w:val="28"/>
              <w:szCs w:val="28"/>
            </w:rPr>
            <w:delText>t’s between us</w:delText>
          </w:r>
        </w:del>
      </w:ins>
      <w:ins w:id="14692" w:author="Daisy Watt" w:date="2026-06-23T08:08:00Z" w16du:dateUtc="2026-06-23T06:08:00Z">
        <w:r w:rsidR="00543CAA">
          <w:rPr>
            <w:rFonts w:ascii="Cambria" w:hAnsi="Cambria"/>
            <w:sz w:val="28"/>
            <w:szCs w:val="28"/>
          </w:rPr>
          <w:t>.</w:t>
        </w:r>
      </w:ins>
      <w:ins w:id="14693" w:author="Claire S" w:date="2026-05-28T12:07:00Z" w16du:dateUtc="2026-05-28T11:07:00Z">
        <w:del w:id="14694" w:author="Daisy Watt" w:date="2026-06-23T08:08:00Z" w16du:dateUtc="2026-06-23T06:08:00Z">
          <w:r w:rsidR="00132E14">
            <w:rPr>
              <w:rFonts w:ascii="Cambria" w:hAnsi="Cambria"/>
              <w:sz w:val="28"/>
              <w:szCs w:val="28"/>
            </w:rPr>
            <w:delText xml:space="preserve"> -</w:delText>
          </w:r>
        </w:del>
        <w:r w:rsidR="00132E14">
          <w:rPr>
            <w:rFonts w:ascii="Cambria" w:hAnsi="Cambria"/>
            <w:sz w:val="28"/>
            <w:szCs w:val="28"/>
          </w:rPr>
          <w:t>’</w:t>
        </w:r>
      </w:ins>
    </w:p>
    <w:p w14:paraId="6E9CB523" w14:textId="29B02507" w:rsidR="00EB589E" w:rsidRDefault="00EB589E" w:rsidP="00EB589E">
      <w:pPr>
        <w:spacing w:line="360" w:lineRule="auto"/>
        <w:ind w:firstLine="720"/>
        <w:contextualSpacing/>
        <w:rPr>
          <w:ins w:id="14695" w:author="Claire S" w:date="2026-05-28T12:02:00Z" w16du:dateUtc="2026-05-28T11:02:00Z"/>
          <w:rFonts w:ascii="Cambria" w:hAnsi="Cambria"/>
          <w:sz w:val="28"/>
          <w:szCs w:val="28"/>
        </w:rPr>
      </w:pPr>
      <w:ins w:id="14696" w:author="Claire S" w:date="2026-05-28T12:01:00Z" w16du:dateUtc="2026-05-28T11:01:00Z">
        <w:r>
          <w:rPr>
            <w:rFonts w:ascii="Cambria" w:hAnsi="Cambria"/>
            <w:sz w:val="28"/>
            <w:szCs w:val="28"/>
          </w:rPr>
          <w:t>‘Ok</w:t>
        </w:r>
      </w:ins>
      <w:ins w:id="14697" w:author="Claire S" w:date="2026-07-28T10:38:00Z" w16du:dateUtc="2026-07-28T09:38:00Z">
        <w:r w:rsidR="00B37EBD">
          <w:rPr>
            <w:rFonts w:ascii="Cambria" w:hAnsi="Cambria"/>
            <w:sz w:val="28"/>
            <w:szCs w:val="28"/>
          </w:rPr>
          <w:t>-</w:t>
        </w:r>
      </w:ins>
      <w:ins w:id="14698" w:author="Daisy Watt" w:date="2026-06-23T08:08:00Z" w16du:dateUtc="2026-06-23T06:08:00Z">
        <w:r w:rsidR="0085213D" w:rsidRPr="0085213D">
          <w:rPr>
            <w:rFonts w:ascii="Cambria" w:hAnsi="Cambria"/>
            <w:i/>
            <w:iCs/>
            <w:sz w:val="28"/>
            <w:szCs w:val="28"/>
            <w:rPrChange w:id="14699" w:author="Daisy Watt" w:date="2026-06-23T08:08:00Z" w16du:dateUtc="2026-06-23T06:08:00Z">
              <w:rPr>
                <w:rFonts w:ascii="Cambria" w:hAnsi="Cambria"/>
                <w:sz w:val="28"/>
                <w:szCs w:val="28"/>
              </w:rPr>
            </w:rPrChange>
          </w:rPr>
          <w:t>aaay</w:t>
        </w:r>
      </w:ins>
      <w:ins w:id="14700" w:author="Claire S" w:date="2026-05-28T12:05:00Z" w16du:dateUtc="2026-05-28T11:05:00Z">
        <w:del w:id="14701" w:author="Daisy Watt" w:date="2026-06-23T08:08:00Z" w16du:dateUtc="2026-06-23T06:08:00Z">
          <w:r w:rsidR="006961F5">
            <w:rPr>
              <w:rFonts w:ascii="Cambria" w:hAnsi="Cambria"/>
              <w:sz w:val="28"/>
              <w:szCs w:val="28"/>
            </w:rPr>
            <w:delText>-</w:delText>
          </w:r>
          <w:r w:rsidR="00556AE7" w:rsidRPr="004E195D">
            <w:rPr>
              <w:rFonts w:ascii="Cambria" w:hAnsi="Cambria"/>
              <w:i/>
              <w:iCs/>
              <w:sz w:val="28"/>
              <w:szCs w:val="28"/>
              <w:rPrChange w:id="14702" w:author="Claire S" w:date="2026-05-28T13:20:00Z" w16du:dateUtc="2026-05-28T12:20:00Z">
                <w:rPr>
                  <w:rFonts w:ascii="Cambria" w:hAnsi="Cambria"/>
                  <w:sz w:val="28"/>
                  <w:szCs w:val="28"/>
                </w:rPr>
              </w:rPrChange>
            </w:rPr>
            <w:delText>a</w:delText>
          </w:r>
        </w:del>
      </w:ins>
      <w:ins w:id="14703" w:author="Claire S" w:date="2026-05-28T12:01:00Z" w16du:dateUtc="2026-05-28T11:01:00Z">
        <w:del w:id="14704" w:author="Daisy Watt" w:date="2026-06-23T08:08:00Z" w16du:dateUtc="2026-06-23T06:08:00Z">
          <w:r w:rsidRPr="004E195D">
            <w:rPr>
              <w:rFonts w:ascii="Cambria" w:hAnsi="Cambria"/>
              <w:i/>
              <w:iCs/>
              <w:sz w:val="28"/>
              <w:szCs w:val="28"/>
              <w:rPrChange w:id="14705" w:author="Claire S" w:date="2026-05-28T13:20:00Z" w16du:dateUtc="2026-05-28T12:20:00Z">
                <w:rPr>
                  <w:rFonts w:ascii="Cambria" w:hAnsi="Cambria"/>
                  <w:sz w:val="28"/>
                  <w:szCs w:val="28"/>
                </w:rPr>
              </w:rPrChange>
            </w:rPr>
            <w:delText>ay</w:delText>
          </w:r>
        </w:del>
      </w:ins>
      <w:ins w:id="14706" w:author="Claire S" w:date="2026-05-28T12:05:00Z" w16du:dateUtc="2026-05-28T11:05:00Z">
        <w:r w:rsidR="006961F5">
          <w:rPr>
            <w:rFonts w:ascii="Cambria" w:hAnsi="Cambria"/>
            <w:sz w:val="28"/>
            <w:szCs w:val="28"/>
          </w:rPr>
          <w:t>,</w:t>
        </w:r>
      </w:ins>
      <w:ins w:id="14707" w:author="Claire S" w:date="2026-05-28T12:01:00Z" w16du:dateUtc="2026-05-28T11:01:00Z">
        <w:r>
          <w:rPr>
            <w:rFonts w:ascii="Cambria" w:hAnsi="Cambria"/>
            <w:sz w:val="28"/>
            <w:szCs w:val="28"/>
          </w:rPr>
          <w:t xml:space="preserve">’ </w:t>
        </w:r>
      </w:ins>
      <w:ins w:id="14708" w:author="Claire S" w:date="2026-05-28T11:44:00Z" w16du:dateUtc="2026-05-28T10:44:00Z">
        <w:r w:rsidR="00E0504E">
          <w:rPr>
            <w:rFonts w:ascii="Cambria" w:hAnsi="Cambria"/>
            <w:sz w:val="28"/>
            <w:szCs w:val="28"/>
          </w:rPr>
          <w:t>Clara</w:t>
        </w:r>
      </w:ins>
      <w:ins w:id="14709" w:author="Claire S" w:date="2026-05-28T12:05:00Z" w16du:dateUtc="2026-05-28T11:05:00Z">
        <w:r w:rsidR="006961F5">
          <w:rPr>
            <w:rFonts w:ascii="Cambria" w:hAnsi="Cambria"/>
            <w:sz w:val="28"/>
            <w:szCs w:val="28"/>
          </w:rPr>
          <w:t xml:space="preserve"> </w:t>
        </w:r>
      </w:ins>
      <w:ins w:id="14710" w:author="Claire S" w:date="2026-06-08T16:16:00Z" w16du:dateUtc="2026-06-08T15:16:00Z">
        <w:r w:rsidR="00CD41D5">
          <w:rPr>
            <w:rFonts w:ascii="Cambria" w:hAnsi="Cambria"/>
            <w:sz w:val="28"/>
            <w:szCs w:val="28"/>
          </w:rPr>
          <w:t>agree</w:t>
        </w:r>
      </w:ins>
      <w:ins w:id="14711" w:author="Claire S" w:date="2026-05-28T12:05:00Z" w16du:dateUtc="2026-05-28T11:05:00Z">
        <w:r w:rsidR="006961F5">
          <w:rPr>
            <w:rFonts w:ascii="Cambria" w:hAnsi="Cambria"/>
            <w:sz w:val="28"/>
            <w:szCs w:val="28"/>
          </w:rPr>
          <w:t xml:space="preserve">d slowly </w:t>
        </w:r>
      </w:ins>
      <w:ins w:id="14712" w:author="Claire S" w:date="2026-05-28T12:01:00Z" w16du:dateUtc="2026-05-28T11:01:00Z">
        <w:r>
          <w:rPr>
            <w:rFonts w:ascii="Cambria" w:hAnsi="Cambria"/>
            <w:sz w:val="28"/>
            <w:szCs w:val="28"/>
          </w:rPr>
          <w:t>as Maude opened the door</w:t>
        </w:r>
      </w:ins>
      <w:ins w:id="14713" w:author="Claire S" w:date="2026-06-04T15:55:00Z" w16du:dateUtc="2026-06-04T14:55:00Z">
        <w:r w:rsidR="00ED361C">
          <w:rPr>
            <w:rFonts w:ascii="Cambria" w:hAnsi="Cambria"/>
            <w:sz w:val="28"/>
            <w:szCs w:val="28"/>
          </w:rPr>
          <w:t xml:space="preserve"> </w:t>
        </w:r>
      </w:ins>
      <w:ins w:id="14714" w:author="Claire S" w:date="2026-06-04T16:34:00Z" w16du:dateUtc="2026-06-04T15:34:00Z">
        <w:r w:rsidR="00EF2C01">
          <w:rPr>
            <w:rFonts w:ascii="Cambria" w:hAnsi="Cambria"/>
            <w:sz w:val="28"/>
            <w:szCs w:val="28"/>
          </w:rPr>
          <w:t>to</w:t>
        </w:r>
      </w:ins>
      <w:ins w:id="14715" w:author="Claire S" w:date="2026-06-04T15:55:00Z" w16du:dateUtc="2026-06-04T14:55:00Z">
        <w:r w:rsidR="00ED361C">
          <w:rPr>
            <w:rFonts w:ascii="Cambria" w:hAnsi="Cambria"/>
            <w:sz w:val="28"/>
            <w:szCs w:val="28"/>
          </w:rPr>
          <w:t xml:space="preserve"> show the man in</w:t>
        </w:r>
      </w:ins>
      <w:ins w:id="14716" w:author="Claire S" w:date="2026-05-28T13:20:00Z" w16du:dateUtc="2026-05-28T12:20:00Z">
        <w:r w:rsidR="001C0459">
          <w:rPr>
            <w:rFonts w:ascii="Cambria" w:hAnsi="Cambria"/>
            <w:sz w:val="28"/>
            <w:szCs w:val="28"/>
          </w:rPr>
          <w:t>.</w:t>
        </w:r>
      </w:ins>
      <w:ins w:id="14717" w:author="Claire S" w:date="2026-07-28T11:21:00Z" w16du:dateUtc="2026-07-28T10:21:00Z">
        <w:r w:rsidR="00555419">
          <w:rPr>
            <w:rFonts w:ascii="Cambria" w:hAnsi="Cambria"/>
            <w:sz w:val="28"/>
            <w:szCs w:val="28"/>
          </w:rPr>
          <w:t xml:space="preserve"> </w:t>
        </w:r>
      </w:ins>
      <w:ins w:id="14718" w:author="Claire S" w:date="2026-07-28T14:59:00Z" w16du:dateUtc="2026-07-28T13:59:00Z">
        <w:r w:rsidR="006D5F39">
          <w:rPr>
            <w:rFonts w:ascii="Cambria" w:hAnsi="Cambria"/>
            <w:sz w:val="28"/>
            <w:szCs w:val="28"/>
          </w:rPr>
          <w:t>Did</w:t>
        </w:r>
      </w:ins>
      <w:ins w:id="14719" w:author="Claire S" w:date="2026-07-28T11:21:00Z" w16du:dateUtc="2026-07-28T10:21:00Z">
        <w:r w:rsidR="00555419">
          <w:rPr>
            <w:rFonts w:ascii="Cambria" w:hAnsi="Cambria"/>
            <w:sz w:val="28"/>
            <w:szCs w:val="28"/>
          </w:rPr>
          <w:t xml:space="preserve"> Langley </w:t>
        </w:r>
      </w:ins>
      <w:ins w:id="14720" w:author="Claire S" w:date="2026-07-28T14:59:00Z" w16du:dateUtc="2026-07-28T13:59:00Z">
        <w:r w:rsidR="006D5F39">
          <w:rPr>
            <w:rFonts w:ascii="Cambria" w:hAnsi="Cambria"/>
            <w:sz w:val="28"/>
            <w:szCs w:val="28"/>
          </w:rPr>
          <w:t xml:space="preserve">&amp; Co really </w:t>
        </w:r>
      </w:ins>
      <w:ins w:id="14721" w:author="Claire S" w:date="2026-07-28T11:21:00Z" w16du:dateUtc="2026-07-28T10:21:00Z">
        <w:r w:rsidR="00555419">
          <w:rPr>
            <w:rFonts w:ascii="Cambria" w:hAnsi="Cambria"/>
            <w:sz w:val="28"/>
            <w:szCs w:val="28"/>
          </w:rPr>
          <w:t>think money was more important than someone’s life though?</w:t>
        </w:r>
      </w:ins>
      <w:ins w:id="14722" w:author="Claire S" w:date="2026-07-28T14:59:00Z" w16du:dateUtc="2026-07-28T13:59:00Z">
        <w:r w:rsidR="006D5F39">
          <w:rPr>
            <w:rFonts w:ascii="Cambria" w:hAnsi="Cambria"/>
            <w:sz w:val="28"/>
            <w:szCs w:val="28"/>
          </w:rPr>
          <w:t xml:space="preserve"> </w:t>
        </w:r>
      </w:ins>
      <w:ins w:id="14723" w:author="Claire S" w:date="2026-08-04T12:55:00Z" w16du:dateUtc="2026-08-04T11:55:00Z">
        <w:r w:rsidR="003A1613">
          <w:rPr>
            <w:rFonts w:ascii="Cambria" w:hAnsi="Cambria"/>
            <w:sz w:val="28"/>
            <w:szCs w:val="28"/>
          </w:rPr>
          <w:t>And not just anyone – her best friend here.</w:t>
        </w:r>
      </w:ins>
    </w:p>
    <w:p w14:paraId="0017F74D" w14:textId="1F0EED9D" w:rsidR="00EB589E" w:rsidRDefault="00EB589E" w:rsidP="00A56BFA">
      <w:pPr>
        <w:spacing w:line="360" w:lineRule="auto"/>
        <w:ind w:firstLine="720"/>
        <w:contextualSpacing/>
        <w:rPr>
          <w:ins w:id="14724" w:author="Claire S" w:date="2026-05-28T13:21:00Z" w16du:dateUtc="2026-05-28T12:21:00Z"/>
          <w:rFonts w:ascii="Cambria" w:hAnsi="Cambria"/>
          <w:sz w:val="28"/>
          <w:szCs w:val="28"/>
        </w:rPr>
      </w:pPr>
      <w:ins w:id="14725" w:author="Claire S" w:date="2026-05-28T12:02:00Z" w16du:dateUtc="2026-05-28T11:02:00Z">
        <w:r>
          <w:rPr>
            <w:rFonts w:ascii="Cambria" w:hAnsi="Cambria"/>
            <w:sz w:val="28"/>
            <w:szCs w:val="28"/>
          </w:rPr>
          <w:t>‘Hello</w:t>
        </w:r>
      </w:ins>
      <w:ins w:id="14726" w:author="Daisy Watt" w:date="2026-06-23T08:10:00Z" w16du:dateUtc="2026-06-23T06:10:00Z">
        <w:r w:rsidR="006D5C41">
          <w:rPr>
            <w:rFonts w:ascii="Cambria" w:hAnsi="Cambria"/>
            <w:sz w:val="28"/>
            <w:szCs w:val="28"/>
          </w:rPr>
          <w:t>,</w:t>
        </w:r>
      </w:ins>
      <w:ins w:id="14727" w:author="Claire S" w:date="2026-05-28T12:02:00Z" w16du:dateUtc="2026-05-28T11:02:00Z">
        <w:r>
          <w:rPr>
            <w:rFonts w:ascii="Cambria" w:hAnsi="Cambria"/>
            <w:sz w:val="28"/>
            <w:szCs w:val="28"/>
          </w:rPr>
          <w:t xml:space="preserve"> there!’ </w:t>
        </w:r>
      </w:ins>
      <w:ins w:id="14728" w:author="Claire S" w:date="2026-05-28T12:05:00Z" w16du:dateUtc="2026-05-28T11:05:00Z">
        <w:r w:rsidR="00556AE7">
          <w:rPr>
            <w:rFonts w:ascii="Cambria" w:hAnsi="Cambria"/>
            <w:sz w:val="28"/>
            <w:szCs w:val="28"/>
          </w:rPr>
          <w:t>T</w:t>
        </w:r>
      </w:ins>
      <w:ins w:id="14729" w:author="Claire S" w:date="2026-05-28T12:02:00Z" w16du:dateUtc="2026-05-28T11:02:00Z">
        <w:r>
          <w:rPr>
            <w:rFonts w:ascii="Cambria" w:hAnsi="Cambria"/>
            <w:sz w:val="28"/>
            <w:szCs w:val="28"/>
          </w:rPr>
          <w:t xml:space="preserve">he CEO was </w:t>
        </w:r>
      </w:ins>
      <w:ins w:id="14730" w:author="Claire S" w:date="2026-08-04T12:55:00Z" w16du:dateUtc="2026-08-04T11:55:00Z">
        <w:r w:rsidR="003A1613">
          <w:rPr>
            <w:rFonts w:ascii="Cambria" w:hAnsi="Cambria"/>
            <w:sz w:val="28"/>
            <w:szCs w:val="28"/>
          </w:rPr>
          <w:t xml:space="preserve">now </w:t>
        </w:r>
      </w:ins>
      <w:ins w:id="14731" w:author="Claire S" w:date="2026-05-28T12:02:00Z" w16du:dateUtc="2026-05-28T11:02:00Z">
        <w:r>
          <w:rPr>
            <w:rFonts w:ascii="Cambria" w:hAnsi="Cambria"/>
            <w:sz w:val="28"/>
            <w:szCs w:val="28"/>
          </w:rPr>
          <w:t>wreathed in smiles</w:t>
        </w:r>
      </w:ins>
      <w:ins w:id="14732" w:author="Claire S" w:date="2026-06-04T16:35:00Z" w16du:dateUtc="2026-06-04T15:35:00Z">
        <w:r w:rsidR="00EF2C01">
          <w:rPr>
            <w:rFonts w:ascii="Cambria" w:hAnsi="Cambria"/>
            <w:sz w:val="28"/>
            <w:szCs w:val="28"/>
          </w:rPr>
          <w:t>, standing</w:t>
        </w:r>
      </w:ins>
      <w:ins w:id="14733" w:author="Claire S" w:date="2026-05-28T13:20:00Z" w16du:dateUtc="2026-05-28T12:20:00Z">
        <w:r w:rsidR="001C0459">
          <w:rPr>
            <w:rFonts w:ascii="Cambria" w:hAnsi="Cambria"/>
            <w:sz w:val="28"/>
            <w:szCs w:val="28"/>
          </w:rPr>
          <w:t xml:space="preserve"> to greet Jackson Rayne.</w:t>
        </w:r>
      </w:ins>
      <w:ins w:id="14734" w:author="Claire S" w:date="2026-05-28T12:02:00Z" w16du:dateUtc="2026-05-28T11:02:00Z">
        <w:r>
          <w:rPr>
            <w:rFonts w:ascii="Cambria" w:hAnsi="Cambria"/>
            <w:sz w:val="28"/>
            <w:szCs w:val="28"/>
          </w:rPr>
          <w:t xml:space="preserve"> ‘Clara, have you met </w:t>
        </w:r>
      </w:ins>
      <w:ins w:id="14735" w:author="Claire S" w:date="2026-06-04T16:35:00Z" w16du:dateUtc="2026-06-04T15:35:00Z">
        <w:r w:rsidR="00EF2C01">
          <w:rPr>
            <w:rFonts w:ascii="Cambria" w:hAnsi="Cambria"/>
            <w:sz w:val="28"/>
            <w:szCs w:val="28"/>
          </w:rPr>
          <w:t>t</w:t>
        </w:r>
      </w:ins>
      <w:ins w:id="14736" w:author="Claire S" w:date="2026-05-28T12:02:00Z" w16du:dateUtc="2026-05-28T11:02:00Z">
        <w:r>
          <w:rPr>
            <w:rFonts w:ascii="Cambria" w:hAnsi="Cambria"/>
            <w:sz w:val="28"/>
            <w:szCs w:val="28"/>
          </w:rPr>
          <w:t>he fantastically talented Mr Rayne</w:t>
        </w:r>
      </w:ins>
      <w:ins w:id="14737" w:author="Claire S" w:date="2026-06-04T16:35:00Z" w16du:dateUtc="2026-06-04T15:35:00Z">
        <w:r w:rsidR="00EF2C01">
          <w:rPr>
            <w:rFonts w:ascii="Cambria" w:hAnsi="Cambria"/>
            <w:sz w:val="28"/>
            <w:szCs w:val="28"/>
          </w:rPr>
          <w:t>?</w:t>
        </w:r>
      </w:ins>
      <w:ins w:id="14738" w:author="Claire S" w:date="2026-07-28T11:14:00Z" w16du:dateUtc="2026-07-28T10:14:00Z">
        <w:r w:rsidR="00A56BFA">
          <w:rPr>
            <w:rFonts w:ascii="Cambria" w:hAnsi="Cambria"/>
            <w:sz w:val="28"/>
            <w:szCs w:val="28"/>
          </w:rPr>
          <w:t xml:space="preserve"> Our number one author, of course.</w:t>
        </w:r>
      </w:ins>
      <w:ins w:id="14739" w:author="Claire S" w:date="2026-05-28T12:02:00Z" w16du:dateUtc="2026-05-28T11:02:00Z">
        <w:r>
          <w:rPr>
            <w:rFonts w:ascii="Cambria" w:hAnsi="Cambria"/>
            <w:sz w:val="28"/>
            <w:szCs w:val="28"/>
          </w:rPr>
          <w:t>’</w:t>
        </w:r>
      </w:ins>
    </w:p>
    <w:p w14:paraId="051C4B12" w14:textId="586585D9" w:rsidR="00A70545" w:rsidRDefault="00A70545" w:rsidP="001C0459">
      <w:pPr>
        <w:spacing w:line="360" w:lineRule="auto"/>
        <w:ind w:firstLine="720"/>
        <w:contextualSpacing/>
        <w:rPr>
          <w:ins w:id="14740" w:author="Claire S" w:date="2026-05-28T12:02:00Z" w16du:dateUtc="2026-05-28T11:02:00Z"/>
          <w:rFonts w:ascii="Cambria" w:hAnsi="Cambria"/>
          <w:sz w:val="28"/>
          <w:szCs w:val="28"/>
        </w:rPr>
      </w:pPr>
      <w:ins w:id="14741" w:author="Claire S" w:date="2026-05-28T13:21:00Z" w16du:dateUtc="2026-05-28T12:21:00Z">
        <w:r>
          <w:rPr>
            <w:rFonts w:ascii="Cambria" w:hAnsi="Cambria"/>
            <w:sz w:val="28"/>
            <w:szCs w:val="28"/>
          </w:rPr>
          <w:t>‘</w:t>
        </w:r>
        <w:commentRangeStart w:id="14742"/>
        <w:r>
          <w:rPr>
            <w:rFonts w:ascii="Cambria" w:hAnsi="Cambria"/>
            <w:sz w:val="28"/>
            <w:szCs w:val="28"/>
          </w:rPr>
          <w:t>Call me Jackson,’ he said</w:t>
        </w:r>
      </w:ins>
      <w:ins w:id="14743" w:author="Claire S" w:date="2026-06-04T15:55:00Z" w16du:dateUtc="2026-06-04T14:55:00Z">
        <w:r w:rsidR="00ED361C">
          <w:rPr>
            <w:rFonts w:ascii="Cambria" w:hAnsi="Cambria"/>
            <w:sz w:val="28"/>
            <w:szCs w:val="28"/>
          </w:rPr>
          <w:t>,</w:t>
        </w:r>
      </w:ins>
      <w:ins w:id="14744" w:author="Claire S" w:date="2026-05-28T13:21:00Z" w16du:dateUtc="2026-05-28T12:21:00Z">
        <w:r>
          <w:rPr>
            <w:rFonts w:ascii="Cambria" w:hAnsi="Cambria"/>
            <w:sz w:val="28"/>
            <w:szCs w:val="28"/>
          </w:rPr>
          <w:t xml:space="preserve"> modestly for someone with such a swagger.</w:t>
        </w:r>
      </w:ins>
    </w:p>
    <w:p w14:paraId="32770078" w14:textId="0AAC6014" w:rsidR="00EB589E" w:rsidRDefault="00115DD5" w:rsidP="00EB589E">
      <w:pPr>
        <w:spacing w:line="360" w:lineRule="auto"/>
        <w:ind w:firstLine="720"/>
        <w:contextualSpacing/>
        <w:rPr>
          <w:ins w:id="14745" w:author="Claire S" w:date="2026-07-28T14:59:00Z" w16du:dateUtc="2026-07-28T13:59:00Z"/>
          <w:rFonts w:ascii="Cambria" w:hAnsi="Cambria"/>
          <w:sz w:val="28"/>
          <w:szCs w:val="28"/>
        </w:rPr>
      </w:pPr>
      <w:ins w:id="14746" w:author="Daisy Watt" w:date="2026-06-23T08:12:00Z" w16du:dateUtc="2026-06-23T06:12:00Z">
        <w:del w:id="14747" w:author="Claire S" w:date="2026-07-28T11:14:00Z" w16du:dateUtc="2026-07-28T10:14:00Z">
          <w:r w:rsidDel="00A56BFA">
            <w:rPr>
              <w:rFonts w:ascii="Cambria" w:hAnsi="Cambria"/>
              <w:sz w:val="28"/>
              <w:szCs w:val="28"/>
            </w:rPr>
            <w:delText>.</w:delText>
          </w:r>
        </w:del>
      </w:ins>
      <w:ins w:id="14748" w:author="Claire S" w:date="2026-05-28T12:02:00Z" w16du:dateUtc="2026-05-28T11:02:00Z">
        <w:r w:rsidR="00EB589E">
          <w:rPr>
            <w:rFonts w:ascii="Cambria" w:hAnsi="Cambria"/>
            <w:sz w:val="28"/>
            <w:szCs w:val="28"/>
          </w:rPr>
          <w:t>‘</w:t>
        </w:r>
      </w:ins>
      <w:ins w:id="14749" w:author="Claire S" w:date="2026-07-28T10:40:00Z" w16du:dateUtc="2026-07-28T09:40:00Z">
        <w:r w:rsidR="00AC655B">
          <w:rPr>
            <w:rFonts w:ascii="Cambria" w:hAnsi="Cambria"/>
            <w:sz w:val="28"/>
            <w:szCs w:val="28"/>
          </w:rPr>
          <w:t>We met o</w:t>
        </w:r>
      </w:ins>
      <w:ins w:id="14750" w:author="Claire S" w:date="2026-07-28T10:39:00Z" w16du:dateUtc="2026-07-28T09:39:00Z">
        <w:r w:rsidR="00AC655B">
          <w:rPr>
            <w:rFonts w:ascii="Cambria" w:hAnsi="Cambria"/>
            <w:sz w:val="28"/>
            <w:szCs w:val="28"/>
          </w:rPr>
          <w:t>nce</w:t>
        </w:r>
      </w:ins>
      <w:ins w:id="14751" w:author="Claire S" w:date="2026-05-28T12:02:00Z" w16du:dateUtc="2026-05-28T11:02:00Z">
        <w:r w:rsidR="00EB589E">
          <w:rPr>
            <w:rFonts w:ascii="Cambria" w:hAnsi="Cambria"/>
            <w:sz w:val="28"/>
            <w:szCs w:val="28"/>
          </w:rPr>
          <w:t>.’ Clara scrambled up, feeling even more like a schoolgirl in her headteacher’s office. ‘</w:t>
        </w:r>
      </w:ins>
      <w:ins w:id="14752" w:author="Claire S" w:date="2026-07-28T10:39:00Z" w16du:dateUtc="2026-07-28T09:39:00Z">
        <w:r w:rsidR="00AC655B">
          <w:rPr>
            <w:rFonts w:ascii="Cambria" w:hAnsi="Cambria"/>
            <w:sz w:val="28"/>
            <w:szCs w:val="28"/>
          </w:rPr>
          <w:t>I brought you donuts,</w:t>
        </w:r>
      </w:ins>
      <w:ins w:id="14753" w:author="Claire S" w:date="2026-05-28T12:02:00Z" w16du:dateUtc="2026-05-28T11:02:00Z">
        <w:r w:rsidR="00EB589E">
          <w:rPr>
            <w:rFonts w:ascii="Cambria" w:hAnsi="Cambria"/>
            <w:sz w:val="28"/>
            <w:szCs w:val="28"/>
          </w:rPr>
          <w:t xml:space="preserve"> Mr Rayne</w:t>
        </w:r>
      </w:ins>
      <w:ins w:id="14754" w:author="Daisy Watt" w:date="2026-06-23T08:12:00Z" w16du:dateUtc="2026-06-23T06:12:00Z">
        <w:r w:rsidR="00FF1A79">
          <w:rPr>
            <w:rFonts w:ascii="Cambria" w:hAnsi="Cambria"/>
            <w:sz w:val="28"/>
            <w:szCs w:val="28"/>
          </w:rPr>
          <w:t>.</w:t>
        </w:r>
      </w:ins>
      <w:ins w:id="14755" w:author="Claire S" w:date="2026-05-28T12:02:00Z" w16du:dateUtc="2026-05-28T11:02:00Z">
        <w:del w:id="14756" w:author="Daisy Watt" w:date="2026-06-23T08:12:00Z" w16du:dateUtc="2026-06-23T06:12:00Z">
          <w:r w:rsidR="00EB589E">
            <w:rPr>
              <w:rFonts w:ascii="Cambria" w:hAnsi="Cambria"/>
              <w:sz w:val="28"/>
              <w:szCs w:val="28"/>
            </w:rPr>
            <w:delText xml:space="preserve"> -</w:delText>
          </w:r>
        </w:del>
        <w:r w:rsidR="00EB589E">
          <w:rPr>
            <w:rFonts w:ascii="Cambria" w:hAnsi="Cambria"/>
            <w:sz w:val="28"/>
            <w:szCs w:val="28"/>
          </w:rPr>
          <w:t xml:space="preserve">’ </w:t>
        </w:r>
        <w:del w:id="14757" w:author="Daisy Watt" w:date="2026-06-23T08:12:00Z" w16du:dateUtc="2026-06-23T06:12:00Z">
          <w:r w:rsidR="00EB589E" w:rsidDel="00FF1A79">
            <w:rPr>
              <w:rFonts w:ascii="Cambria" w:hAnsi="Cambria"/>
              <w:sz w:val="28"/>
              <w:szCs w:val="28"/>
            </w:rPr>
            <w:delText>s</w:delText>
          </w:r>
        </w:del>
      </w:ins>
      <w:ins w:id="14758" w:author="Daisy Watt" w:date="2026-06-23T08:12:00Z" w16du:dateUtc="2026-06-23T06:12:00Z">
        <w:r w:rsidR="00FF1A79">
          <w:rPr>
            <w:rFonts w:ascii="Cambria" w:hAnsi="Cambria"/>
            <w:sz w:val="28"/>
            <w:szCs w:val="28"/>
          </w:rPr>
          <w:t>S</w:t>
        </w:r>
      </w:ins>
      <w:ins w:id="14759" w:author="Claire S" w:date="2026-05-28T12:02:00Z" w16du:dateUtc="2026-05-28T11:02:00Z">
        <w:r w:rsidR="00EB589E">
          <w:rPr>
            <w:rFonts w:ascii="Cambria" w:hAnsi="Cambria"/>
            <w:sz w:val="28"/>
            <w:szCs w:val="28"/>
          </w:rPr>
          <w:t>he stopped herself</w:t>
        </w:r>
      </w:ins>
      <w:ins w:id="14760" w:author="Daisy Watt" w:date="2026-06-23T08:12:00Z" w16du:dateUtc="2026-06-23T06:12:00Z">
        <w:r w:rsidR="00EB589E">
          <w:rPr>
            <w:rFonts w:ascii="Cambria" w:hAnsi="Cambria"/>
            <w:sz w:val="28"/>
            <w:szCs w:val="28"/>
          </w:rPr>
          <w:t xml:space="preserve"> </w:t>
        </w:r>
        <w:r w:rsidR="00FF1A79">
          <w:rPr>
            <w:rFonts w:ascii="Cambria" w:hAnsi="Cambria"/>
            <w:sz w:val="28"/>
            <w:szCs w:val="28"/>
          </w:rPr>
          <w:t>from</w:t>
        </w:r>
      </w:ins>
      <w:ins w:id="14761" w:author="Claire S" w:date="2026-05-28T12:02:00Z" w16du:dateUtc="2026-05-28T11:02:00Z">
        <w:r w:rsidR="00EB589E">
          <w:rPr>
            <w:rFonts w:ascii="Cambria" w:hAnsi="Cambria"/>
            <w:sz w:val="28"/>
            <w:szCs w:val="28"/>
          </w:rPr>
          <w:t xml:space="preserve"> bobbing a curtsey. </w:t>
        </w:r>
        <w:r w:rsidR="00EB589E" w:rsidRPr="000D6D11">
          <w:rPr>
            <w:rFonts w:ascii="Cambria" w:hAnsi="Cambria"/>
            <w:i/>
            <w:iCs/>
            <w:sz w:val="28"/>
            <w:szCs w:val="28"/>
          </w:rPr>
          <w:t>Get a grip, Voss,</w:t>
        </w:r>
        <w:r w:rsidR="00EB589E">
          <w:rPr>
            <w:rFonts w:ascii="Cambria" w:hAnsi="Cambria"/>
            <w:sz w:val="28"/>
            <w:szCs w:val="28"/>
          </w:rPr>
          <w:t xml:space="preserve"> she told herself</w:t>
        </w:r>
      </w:ins>
      <w:ins w:id="14762" w:author="Claire S" w:date="2026-07-28T10:40:00Z" w16du:dateUtc="2026-07-28T09:40:00Z">
        <w:r w:rsidR="00AC655B">
          <w:rPr>
            <w:rFonts w:ascii="Cambria" w:hAnsi="Cambria"/>
            <w:sz w:val="28"/>
            <w:szCs w:val="28"/>
          </w:rPr>
          <w:t>,</w:t>
        </w:r>
      </w:ins>
      <w:ins w:id="14763" w:author="Claire S" w:date="2026-05-28T12:02:00Z" w16du:dateUtc="2026-05-28T11:02:00Z">
        <w:r w:rsidR="00EB589E">
          <w:rPr>
            <w:rFonts w:ascii="Cambria" w:hAnsi="Cambria"/>
            <w:sz w:val="28"/>
            <w:szCs w:val="28"/>
          </w:rPr>
          <w:t xml:space="preserve"> </w:t>
        </w:r>
      </w:ins>
      <w:ins w:id="14764" w:author="Claire S" w:date="2026-07-28T10:39:00Z" w16du:dateUtc="2026-07-28T09:39:00Z">
        <w:r w:rsidR="00AC655B">
          <w:rPr>
            <w:rFonts w:ascii="Cambria" w:hAnsi="Cambria"/>
            <w:sz w:val="28"/>
            <w:szCs w:val="28"/>
          </w:rPr>
          <w:t xml:space="preserve">but </w:t>
        </w:r>
      </w:ins>
      <w:ins w:id="14765" w:author="Claire S" w:date="2026-07-28T10:40:00Z" w16du:dateUtc="2026-07-28T09:40:00Z">
        <w:r w:rsidR="00AC655B">
          <w:rPr>
            <w:rFonts w:ascii="Cambria" w:hAnsi="Cambria"/>
            <w:sz w:val="28"/>
            <w:szCs w:val="28"/>
          </w:rPr>
          <w:t xml:space="preserve">it was so hard to concentrate; </w:t>
        </w:r>
      </w:ins>
      <w:ins w:id="14766" w:author="Claire S" w:date="2026-07-28T10:39:00Z" w16du:dateUtc="2026-07-28T09:39:00Z">
        <w:r w:rsidR="00AC655B">
          <w:rPr>
            <w:rFonts w:ascii="Cambria" w:hAnsi="Cambria"/>
            <w:sz w:val="28"/>
            <w:szCs w:val="28"/>
          </w:rPr>
          <w:t>her mind kept flitting back to Vio</w:t>
        </w:r>
      </w:ins>
      <w:ins w:id="14767" w:author="Claire S" w:date="2026-07-28T10:40:00Z" w16du:dateUtc="2026-07-28T09:40:00Z">
        <w:r w:rsidR="00AC655B">
          <w:rPr>
            <w:rFonts w:ascii="Cambria" w:hAnsi="Cambria"/>
            <w:sz w:val="28"/>
            <w:szCs w:val="28"/>
          </w:rPr>
          <w:t>let</w:t>
        </w:r>
      </w:ins>
      <w:commentRangeStart w:id="14768"/>
      <w:ins w:id="14769" w:author="Claire S" w:date="2026-05-28T12:02:00Z" w16du:dateUtc="2026-05-28T11:02:00Z">
        <w:r w:rsidR="00EB589E">
          <w:rPr>
            <w:rFonts w:ascii="Cambria" w:hAnsi="Cambria"/>
            <w:sz w:val="28"/>
            <w:szCs w:val="28"/>
          </w:rPr>
          <w:t>.</w:t>
        </w:r>
      </w:ins>
      <w:commentRangeEnd w:id="14768"/>
      <w:r w:rsidR="00730433">
        <w:rPr>
          <w:rStyle w:val="CommentReference"/>
          <w:rFonts w:ascii="Cambria" w:hAnsi="Cambria"/>
          <w:sz w:val="28"/>
          <w:szCs w:val="28"/>
        </w:rPr>
        <w:commentReference w:id="14768"/>
      </w:r>
      <w:ins w:id="14770" w:author="Claire S" w:date="2026-05-28T13:21:00Z" w16du:dateUtc="2026-05-28T12:21:00Z">
        <w:r w:rsidR="00A70545">
          <w:rPr>
            <w:rFonts w:ascii="Cambria" w:hAnsi="Cambria"/>
            <w:sz w:val="28"/>
            <w:szCs w:val="28"/>
          </w:rPr>
          <w:t xml:space="preserve"> </w:t>
        </w:r>
      </w:ins>
      <w:ins w:id="14771" w:author="Daisy Watt" w:date="2026-06-23T08:12:00Z" w16du:dateUtc="2026-06-23T06:12:00Z">
        <w:del w:id="14772" w:author="Claire S" w:date="2026-07-28T10:40:00Z" w16du:dateUtc="2026-07-28T09:40:00Z">
          <w:r w:rsidR="00ED361C" w:rsidDel="00AC655B">
            <w:rPr>
              <w:rFonts w:ascii="Cambria" w:hAnsi="Cambria"/>
              <w:sz w:val="28"/>
              <w:szCs w:val="28"/>
            </w:rPr>
            <w:delText xml:space="preserve"> </w:delText>
          </w:r>
          <w:r w:rsidR="00604DBD" w:rsidDel="00AC655B">
            <w:rPr>
              <w:rFonts w:ascii="Cambria" w:hAnsi="Cambria"/>
              <w:sz w:val="28"/>
              <w:szCs w:val="28"/>
            </w:rPr>
            <w:delText>–</w:delText>
          </w:r>
        </w:del>
      </w:ins>
    </w:p>
    <w:p w14:paraId="1FB1EE69" w14:textId="7D720E36" w:rsidR="006D5F39" w:rsidRDefault="006D5F39" w:rsidP="00EB589E">
      <w:pPr>
        <w:spacing w:line="360" w:lineRule="auto"/>
        <w:ind w:firstLine="720"/>
        <w:contextualSpacing/>
        <w:rPr>
          <w:ins w:id="14773" w:author="Claire S" w:date="2026-05-28T12:09:00Z" w16du:dateUtc="2026-05-28T11:09:00Z"/>
          <w:rFonts w:ascii="Cambria" w:hAnsi="Cambria"/>
          <w:sz w:val="28"/>
          <w:szCs w:val="28"/>
        </w:rPr>
      </w:pPr>
      <w:ins w:id="14774" w:author="Claire S" w:date="2026-07-28T14:59:00Z" w16du:dateUtc="2026-07-28T13:59:00Z">
        <w:r>
          <w:rPr>
            <w:rFonts w:ascii="Cambria" w:hAnsi="Cambria"/>
            <w:sz w:val="28"/>
            <w:szCs w:val="28"/>
          </w:rPr>
          <w:t>‘Well, donuts</w:t>
        </w:r>
      </w:ins>
      <w:ins w:id="14775" w:author="Claire S" w:date="2026-07-28T15:00:00Z" w16du:dateUtc="2026-07-28T14:00:00Z">
        <w:r>
          <w:rPr>
            <w:rFonts w:ascii="Cambria" w:hAnsi="Cambria"/>
            <w:sz w:val="28"/>
            <w:szCs w:val="28"/>
          </w:rPr>
          <w:t xml:space="preserve"> are</w:t>
        </w:r>
      </w:ins>
      <w:ins w:id="14776" w:author="Claire S" w:date="2026-07-28T14:59:00Z" w16du:dateUtc="2026-07-28T13:59:00Z">
        <w:r>
          <w:rPr>
            <w:rFonts w:ascii="Cambria" w:hAnsi="Cambria"/>
            <w:sz w:val="28"/>
            <w:szCs w:val="28"/>
          </w:rPr>
          <w:t xml:space="preserve"> my favourite.</w:t>
        </w:r>
      </w:ins>
      <w:ins w:id="14777" w:author="Claire S" w:date="2026-07-28T15:00:00Z" w16du:dateUtc="2026-07-28T14:00:00Z">
        <w:r>
          <w:rPr>
            <w:rFonts w:ascii="Cambria" w:hAnsi="Cambria"/>
            <w:sz w:val="28"/>
            <w:szCs w:val="28"/>
          </w:rPr>
          <w:t>’</w:t>
        </w:r>
      </w:ins>
    </w:p>
    <w:p w14:paraId="2923E4D7" w14:textId="6AACD7F3" w:rsidR="00132E14" w:rsidRDefault="00132E14" w:rsidP="00132E14">
      <w:pPr>
        <w:spacing w:line="360" w:lineRule="auto"/>
        <w:ind w:firstLine="720"/>
        <w:contextualSpacing/>
        <w:rPr>
          <w:ins w:id="14778" w:author="Claire S" w:date="2026-05-28T12:09:00Z" w16du:dateUtc="2026-05-28T11:09:00Z"/>
          <w:rFonts w:ascii="Cambria" w:hAnsi="Cambria"/>
          <w:sz w:val="28"/>
          <w:szCs w:val="28"/>
        </w:rPr>
      </w:pPr>
      <w:ins w:id="14779" w:author="Claire S" w:date="2026-05-28T12:09:00Z" w16du:dateUtc="2026-05-28T11:09:00Z">
        <w:r>
          <w:rPr>
            <w:rFonts w:ascii="Cambria" w:hAnsi="Cambria"/>
            <w:sz w:val="28"/>
            <w:szCs w:val="28"/>
          </w:rPr>
          <w:t xml:space="preserve">‘Get </w:t>
        </w:r>
      </w:ins>
      <w:ins w:id="14780" w:author="Claire S" w:date="2026-05-28T13:21:00Z" w16du:dateUtc="2026-05-28T12:21:00Z">
        <w:r w:rsidR="00A70545">
          <w:rPr>
            <w:rFonts w:ascii="Cambria" w:hAnsi="Cambria"/>
            <w:sz w:val="28"/>
            <w:szCs w:val="28"/>
          </w:rPr>
          <w:t>Jackson</w:t>
        </w:r>
      </w:ins>
      <w:ins w:id="14781" w:author="Claire S" w:date="2026-06-04T15:56:00Z" w16du:dateUtc="2026-06-04T14:56:00Z">
        <w:r w:rsidR="00ED361C">
          <w:rPr>
            <w:rFonts w:ascii="Cambria" w:hAnsi="Cambria"/>
            <w:sz w:val="28"/>
            <w:szCs w:val="28"/>
          </w:rPr>
          <w:t>’</w:t>
        </w:r>
      </w:ins>
      <w:ins w:id="14782" w:author="Claire S" w:date="2026-05-28T12:09:00Z" w16du:dateUtc="2026-05-28T11:09:00Z">
        <w:r>
          <w:rPr>
            <w:rFonts w:ascii="Cambria" w:hAnsi="Cambria"/>
            <w:sz w:val="28"/>
            <w:szCs w:val="28"/>
          </w:rPr>
          <w:t xml:space="preserve">s drink now, Maude.’ Ruth swivelled her laser stare onto </w:t>
        </w:r>
      </w:ins>
      <w:ins w:id="14783" w:author="Claire S" w:date="2026-06-04T15:56:00Z" w16du:dateUtc="2026-06-04T14:56:00Z">
        <w:r w:rsidR="00ED361C">
          <w:rPr>
            <w:rFonts w:ascii="Cambria" w:hAnsi="Cambria"/>
            <w:sz w:val="28"/>
            <w:szCs w:val="28"/>
          </w:rPr>
          <w:t>her assistant</w:t>
        </w:r>
      </w:ins>
      <w:ins w:id="14784" w:author="Claire S" w:date="2026-05-28T12:09:00Z" w16du:dateUtc="2026-05-28T11:09:00Z">
        <w:r>
          <w:rPr>
            <w:rFonts w:ascii="Cambria" w:hAnsi="Cambria"/>
            <w:sz w:val="28"/>
            <w:szCs w:val="28"/>
          </w:rPr>
          <w:t xml:space="preserve">, who </w:t>
        </w:r>
        <w:r w:rsidRPr="00D018A6">
          <w:rPr>
            <w:rFonts w:ascii="Cambria" w:hAnsi="Cambria"/>
            <w:sz w:val="28"/>
            <w:szCs w:val="28"/>
          </w:rPr>
          <w:t xml:space="preserve">bowed her </w:t>
        </w:r>
      </w:ins>
      <w:ins w:id="14785" w:author="Claire S" w:date="2026-06-04T15:56:00Z" w16du:dateUtc="2026-06-04T14:56:00Z">
        <w:r w:rsidR="00ED361C" w:rsidRPr="00D018A6">
          <w:rPr>
            <w:rFonts w:ascii="Cambria" w:hAnsi="Cambria"/>
            <w:sz w:val="28"/>
            <w:szCs w:val="28"/>
          </w:rPr>
          <w:t xml:space="preserve">shiny </w:t>
        </w:r>
      </w:ins>
      <w:ins w:id="14786" w:author="Claire S" w:date="2026-05-28T12:09:00Z" w16du:dateUtc="2026-05-28T11:09:00Z">
        <w:r w:rsidRPr="00D018A6">
          <w:rPr>
            <w:rFonts w:ascii="Cambria" w:hAnsi="Cambria"/>
            <w:sz w:val="28"/>
            <w:szCs w:val="28"/>
          </w:rPr>
          <w:t>head</w:t>
        </w:r>
        <w:r>
          <w:rPr>
            <w:rFonts w:ascii="Cambria" w:hAnsi="Cambria"/>
            <w:sz w:val="28"/>
            <w:szCs w:val="28"/>
          </w:rPr>
          <w:t xml:space="preserve"> in deference</w:t>
        </w:r>
      </w:ins>
      <w:ins w:id="14787" w:author="Claire S" w:date="2026-06-05T08:48:00Z" w16du:dateUtc="2026-06-05T07:48:00Z">
        <w:r w:rsidR="004B36EA">
          <w:rPr>
            <w:rFonts w:ascii="Cambria" w:hAnsi="Cambria"/>
            <w:sz w:val="28"/>
            <w:szCs w:val="28"/>
          </w:rPr>
          <w:t xml:space="preserve"> and left</w:t>
        </w:r>
      </w:ins>
      <w:ins w:id="14788" w:author="Claire S" w:date="2026-05-28T12:09:00Z" w16du:dateUtc="2026-05-28T11:09:00Z">
        <w:r>
          <w:rPr>
            <w:rFonts w:ascii="Cambria" w:hAnsi="Cambria"/>
            <w:sz w:val="28"/>
            <w:szCs w:val="28"/>
          </w:rPr>
          <w:t xml:space="preserve">. </w:t>
        </w:r>
      </w:ins>
    </w:p>
    <w:p w14:paraId="1A59B79E" w14:textId="3C38D2CC" w:rsidR="00EB589E" w:rsidRDefault="00EB589E" w:rsidP="00EB589E">
      <w:pPr>
        <w:spacing w:line="360" w:lineRule="auto"/>
        <w:ind w:firstLine="720"/>
        <w:contextualSpacing/>
        <w:rPr>
          <w:ins w:id="14789" w:author="Claire S" w:date="2026-05-28T12:02:00Z" w16du:dateUtc="2026-05-28T11:02:00Z"/>
          <w:rFonts w:ascii="Cambria" w:hAnsi="Cambria"/>
          <w:sz w:val="28"/>
          <w:szCs w:val="28"/>
        </w:rPr>
      </w:pPr>
      <w:ins w:id="14790" w:author="Claire S" w:date="2026-05-28T12:02:00Z" w16du:dateUtc="2026-05-28T11:02:00Z">
        <w:r>
          <w:rPr>
            <w:rFonts w:ascii="Cambria" w:hAnsi="Cambria"/>
            <w:sz w:val="28"/>
            <w:szCs w:val="28"/>
          </w:rPr>
          <w:t>‘</w:t>
        </w:r>
      </w:ins>
      <w:ins w:id="14791" w:author="Claire S" w:date="2026-07-28T11:18:00Z" w16du:dateUtc="2026-07-28T10:18:00Z">
        <w:r w:rsidR="00A838D6">
          <w:rPr>
            <w:rFonts w:ascii="Cambria" w:hAnsi="Cambria"/>
            <w:sz w:val="28"/>
            <w:szCs w:val="28"/>
          </w:rPr>
          <w:t>So,</w:t>
        </w:r>
      </w:ins>
      <w:ins w:id="14792" w:author="Claire S" w:date="2026-07-28T10:41:00Z" w16du:dateUtc="2026-07-28T09:41:00Z">
        <w:r w:rsidR="00D63284">
          <w:rPr>
            <w:rFonts w:ascii="Cambria" w:hAnsi="Cambria"/>
            <w:sz w:val="28"/>
            <w:szCs w:val="28"/>
          </w:rPr>
          <w:t xml:space="preserve"> Clara, </w:t>
        </w:r>
      </w:ins>
      <w:ins w:id="14793" w:author="Claire S" w:date="2026-05-28T12:02:00Z" w16du:dateUtc="2026-05-28T11:02:00Z">
        <w:r>
          <w:rPr>
            <w:rFonts w:ascii="Cambria" w:hAnsi="Cambria"/>
            <w:sz w:val="28"/>
            <w:szCs w:val="28"/>
          </w:rPr>
          <w:t>I’m told you</w:t>
        </w:r>
      </w:ins>
      <w:ins w:id="14794" w:author="Daisy Watt" w:date="2026-06-23T08:14:00Z" w16du:dateUtc="2026-06-23T06:14:00Z">
        <w:r w:rsidR="00C27157">
          <w:rPr>
            <w:rFonts w:ascii="Cambria" w:hAnsi="Cambria"/>
            <w:sz w:val="28"/>
            <w:szCs w:val="28"/>
          </w:rPr>
          <w:t xml:space="preserve">’re </w:t>
        </w:r>
      </w:ins>
      <w:ins w:id="14795" w:author="Claire S" w:date="2026-05-28T12:02:00Z" w16du:dateUtc="2026-05-28T11:02:00Z">
        <w:del w:id="14796" w:author="Daisy Watt" w:date="2026-06-23T08:14:00Z" w16du:dateUtc="2026-06-23T06:14:00Z">
          <w:r>
            <w:rPr>
              <w:rFonts w:ascii="Cambria" w:hAnsi="Cambria"/>
              <w:sz w:val="28"/>
              <w:szCs w:val="28"/>
            </w:rPr>
            <w:delText xml:space="preserve"> were </w:delText>
          </w:r>
        </w:del>
        <w:r>
          <w:rPr>
            <w:rFonts w:ascii="Cambria" w:hAnsi="Cambria"/>
            <w:sz w:val="28"/>
            <w:szCs w:val="28"/>
          </w:rPr>
          <w:t xml:space="preserve">one of Langley’s </w:t>
        </w:r>
        <w:del w:id="14797" w:author="Daisy Watt" w:date="2026-06-23T08:13:00Z" w16du:dateUtc="2026-06-23T06:13:00Z">
          <w:r>
            <w:rPr>
              <w:rFonts w:ascii="Cambria" w:hAnsi="Cambria"/>
              <w:sz w:val="28"/>
              <w:szCs w:val="28"/>
            </w:rPr>
            <w:delText>‘</w:delText>
          </w:r>
        </w:del>
      </w:ins>
      <w:ins w:id="14798" w:author="Daisy Watt" w:date="2026-06-23T08:13:00Z" w16du:dateUtc="2026-06-23T06:13:00Z">
        <w:r w:rsidR="00B27B5E">
          <w:rPr>
            <w:rFonts w:ascii="Cambria" w:hAnsi="Cambria"/>
            <w:sz w:val="28"/>
            <w:szCs w:val="28"/>
          </w:rPr>
          <w:t>“</w:t>
        </w:r>
      </w:ins>
      <w:ins w:id="14799" w:author="Claire S" w:date="2026-05-28T12:02:00Z" w16du:dateUtc="2026-05-28T11:02:00Z">
        <w:r w:rsidRPr="002E2632">
          <w:rPr>
            <w:rFonts w:ascii="Cambria" w:hAnsi="Cambria"/>
            <w:sz w:val="28"/>
            <w:szCs w:val="28"/>
            <w:rPrChange w:id="14800" w:author="Daisy Watt" w:date="2026-06-23T12:42:00Z" w16du:dateUtc="2026-06-23T10:42:00Z">
              <w:rPr>
                <w:rFonts w:ascii="Cambria" w:hAnsi="Cambria"/>
                <w:i/>
                <w:sz w:val="28"/>
                <w:szCs w:val="28"/>
              </w:rPr>
            </w:rPrChange>
          </w:rPr>
          <w:t xml:space="preserve">Ones to </w:t>
        </w:r>
        <w:r w:rsidRPr="002E2632">
          <w:rPr>
            <w:rFonts w:ascii="Cambria" w:hAnsi="Cambria"/>
            <w:sz w:val="28"/>
            <w:szCs w:val="28"/>
            <w:rPrChange w:id="14801" w:author="Daisy Watt" w:date="2026-06-23T08:13:00Z" w16du:dateUtc="2026-06-23T06:13:00Z">
              <w:rPr>
                <w:rFonts w:ascii="Cambria" w:hAnsi="Cambria"/>
                <w:i/>
                <w:sz w:val="28"/>
                <w:szCs w:val="28"/>
              </w:rPr>
            </w:rPrChange>
          </w:rPr>
          <w:t>Watch</w:t>
        </w:r>
      </w:ins>
      <w:ins w:id="14802" w:author="Daisy Watt" w:date="2026-06-23T08:14:00Z" w16du:dateUtc="2026-06-23T06:14:00Z">
        <w:r w:rsidR="00C27157">
          <w:rPr>
            <w:rFonts w:ascii="Cambria" w:hAnsi="Cambria"/>
            <w:sz w:val="28"/>
            <w:szCs w:val="28"/>
          </w:rPr>
          <w:t>”</w:t>
        </w:r>
      </w:ins>
      <w:ins w:id="14803" w:author="Claire S" w:date="2026-05-28T12:02:00Z" w16du:dateUtc="2026-05-28T11:02:00Z">
        <w:del w:id="14804" w:author="Daisy Watt" w:date="2026-06-23T08:14:00Z" w16du:dateUtc="2026-06-23T06:14:00Z">
          <w:r w:rsidRPr="002E2632" w:rsidDel="00B27B5E">
            <w:rPr>
              <w:rFonts w:ascii="Cambria" w:hAnsi="Cambria"/>
              <w:sz w:val="28"/>
              <w:szCs w:val="28"/>
              <w:rPrChange w:id="14805" w:author="Daisy Watt" w:date="2026-06-23T08:13:00Z" w16du:dateUtc="2026-06-23T06:13:00Z">
                <w:rPr>
                  <w:rFonts w:ascii="Cambria" w:hAnsi="Cambria"/>
                  <w:i/>
                  <w:sz w:val="28"/>
                  <w:szCs w:val="28"/>
                </w:rPr>
              </w:rPrChange>
            </w:rPr>
            <w:delText>’</w:delText>
          </w:r>
          <w:r>
            <w:rPr>
              <w:rFonts w:ascii="Cambria" w:hAnsi="Cambria"/>
              <w:sz w:val="28"/>
              <w:szCs w:val="28"/>
            </w:rPr>
            <w:delText>, this year</w:delText>
          </w:r>
        </w:del>
        <w:r>
          <w:rPr>
            <w:rFonts w:ascii="Cambria" w:hAnsi="Cambria"/>
            <w:sz w:val="28"/>
            <w:szCs w:val="28"/>
          </w:rPr>
          <w:t>.’ Jackson Rayne turned his piercing gaze on Clara, his shoulders as broad as a small house.</w:t>
        </w:r>
      </w:ins>
      <w:commentRangeEnd w:id="14742"/>
      <w:r w:rsidR="004727F7">
        <w:rPr>
          <w:rStyle w:val="CommentReference"/>
          <w:rFonts w:ascii="Cambria" w:hAnsi="Cambria"/>
          <w:sz w:val="28"/>
          <w:szCs w:val="28"/>
        </w:rPr>
        <w:commentReference w:id="14742"/>
      </w:r>
    </w:p>
    <w:p w14:paraId="7EE5D61A" w14:textId="1CB0418D" w:rsidR="00EB589E" w:rsidRDefault="00EB589E" w:rsidP="00EB589E">
      <w:pPr>
        <w:spacing w:line="360" w:lineRule="auto"/>
        <w:ind w:firstLine="720"/>
        <w:contextualSpacing/>
        <w:rPr>
          <w:ins w:id="14806" w:author="Claire S" w:date="2026-05-28T12:02:00Z" w16du:dateUtc="2026-05-28T11:02:00Z"/>
          <w:rFonts w:ascii="Cambria" w:hAnsi="Cambria"/>
          <w:sz w:val="28"/>
          <w:szCs w:val="28"/>
        </w:rPr>
      </w:pPr>
      <w:ins w:id="14807" w:author="Claire S" w:date="2026-05-28T12:02:00Z" w16du:dateUtc="2026-05-28T11:02:00Z">
        <w:r>
          <w:rPr>
            <w:rFonts w:ascii="Cambria" w:hAnsi="Cambria"/>
            <w:sz w:val="28"/>
            <w:szCs w:val="28"/>
          </w:rPr>
          <w:t>‘Oh, well, mayb</w:t>
        </w:r>
      </w:ins>
      <w:ins w:id="14808" w:author="Daisy Watt" w:date="2026-06-23T08:14:00Z" w16du:dateUtc="2026-06-23T06:14:00Z">
        <w:r>
          <w:rPr>
            <w:rFonts w:ascii="Cambria" w:hAnsi="Cambria"/>
            <w:sz w:val="28"/>
            <w:szCs w:val="28"/>
          </w:rPr>
          <w:t>e</w:t>
        </w:r>
        <w:r w:rsidR="0050584C">
          <w:rPr>
            <w:rFonts w:ascii="Cambria" w:hAnsi="Cambria"/>
            <w:sz w:val="28"/>
            <w:szCs w:val="28"/>
          </w:rPr>
          <w:t>…</w:t>
        </w:r>
      </w:ins>
      <w:ins w:id="14809" w:author="Claire S" w:date="2026-05-28T12:02:00Z" w16du:dateUtc="2026-05-28T11:02:00Z">
        <w:del w:id="14810" w:author="Daisy Watt" w:date="2026-06-23T08:14:00Z" w16du:dateUtc="2026-06-23T06:14:00Z">
          <w:r w:rsidDel="0050584C">
            <w:rPr>
              <w:rFonts w:ascii="Cambria" w:hAnsi="Cambria"/>
              <w:sz w:val="28"/>
              <w:szCs w:val="28"/>
            </w:rPr>
            <w:delText>e</w:delText>
          </w:r>
          <w:r>
            <w:rPr>
              <w:rFonts w:ascii="Cambria" w:hAnsi="Cambria"/>
              <w:sz w:val="28"/>
              <w:szCs w:val="28"/>
            </w:rPr>
            <w:delText xml:space="preserve"> -</w:delText>
          </w:r>
        </w:del>
        <w:r>
          <w:rPr>
            <w:rFonts w:ascii="Cambria" w:hAnsi="Cambria"/>
            <w:sz w:val="28"/>
            <w:szCs w:val="28"/>
          </w:rPr>
          <w:t xml:space="preserve">’ Clara </w:t>
        </w:r>
      </w:ins>
      <w:ins w:id="14811" w:author="Claire S" w:date="2026-07-28T10:41:00Z" w16du:dateUtc="2026-07-28T09:41:00Z">
        <w:r w:rsidR="00D018A6">
          <w:rPr>
            <w:rFonts w:ascii="Cambria" w:hAnsi="Cambria"/>
            <w:sz w:val="28"/>
            <w:szCs w:val="28"/>
          </w:rPr>
          <w:t>mumbled.</w:t>
        </w:r>
      </w:ins>
      <w:commentRangeStart w:id="14812"/>
      <w:ins w:id="14813" w:author="Daisy Watt" w:date="2026-06-23T08:48:00Z" w16du:dateUtc="2026-06-23T06:48:00Z">
        <w:del w:id="14814" w:author="Claire S" w:date="2026-07-28T10:41:00Z" w16du:dateUtc="2026-07-28T09:41:00Z">
          <w:r w:rsidR="00AB38F0" w:rsidDel="00D63284">
            <w:rPr>
              <w:rFonts w:ascii="Cambria" w:hAnsi="Cambria"/>
              <w:sz w:val="28"/>
              <w:szCs w:val="28"/>
            </w:rPr>
            <w:delText>reflex</w:delText>
          </w:r>
        </w:del>
      </w:ins>
      <w:commentRangeEnd w:id="14812"/>
      <w:del w:id="14815" w:author="Claire S" w:date="2026-07-28T10:41:00Z" w16du:dateUtc="2026-07-28T09:41:00Z">
        <w:r w:rsidR="00314E92" w:rsidDel="00D63284">
          <w:rPr>
            <w:rStyle w:val="CommentReference"/>
            <w:rFonts w:ascii="Cambria" w:hAnsi="Cambria"/>
            <w:sz w:val="28"/>
            <w:szCs w:val="28"/>
          </w:rPr>
          <w:commentReference w:id="14812"/>
        </w:r>
      </w:del>
    </w:p>
    <w:p w14:paraId="52539C01" w14:textId="1A88E955" w:rsidR="00EB589E" w:rsidRDefault="00EB589E" w:rsidP="00EB589E">
      <w:pPr>
        <w:spacing w:line="360" w:lineRule="auto"/>
        <w:ind w:firstLine="720"/>
        <w:contextualSpacing/>
        <w:rPr>
          <w:ins w:id="14816" w:author="Claire S" w:date="2026-05-28T12:02:00Z" w16du:dateUtc="2026-05-28T11:02:00Z"/>
          <w:rFonts w:ascii="Cambria" w:hAnsi="Cambria"/>
          <w:sz w:val="28"/>
          <w:szCs w:val="28"/>
        </w:rPr>
      </w:pPr>
      <w:ins w:id="14817" w:author="Claire S" w:date="2026-05-28T12:02:00Z" w16du:dateUtc="2026-05-28T11:02:00Z">
        <w:r>
          <w:rPr>
            <w:rFonts w:ascii="Cambria" w:hAnsi="Cambria"/>
            <w:sz w:val="28"/>
            <w:szCs w:val="28"/>
          </w:rPr>
          <w:t xml:space="preserve">‘No </w:t>
        </w:r>
        <w:r w:rsidRPr="00583BEF">
          <w:rPr>
            <w:rFonts w:ascii="Cambria" w:hAnsi="Cambria"/>
            <w:i/>
            <w:sz w:val="28"/>
            <w:szCs w:val="28"/>
            <w:rPrChange w:id="14818" w:author="Daisy Watt" w:date="2026-06-23T12:42:00Z" w16du:dateUtc="2026-06-23T10:42:00Z">
              <w:rPr>
                <w:rFonts w:ascii="Cambria" w:hAnsi="Cambria"/>
                <w:sz w:val="28"/>
                <w:szCs w:val="28"/>
              </w:rPr>
            </w:rPrChange>
          </w:rPr>
          <w:t>maybe</w:t>
        </w:r>
        <w:r>
          <w:rPr>
            <w:rFonts w:ascii="Cambria" w:hAnsi="Cambria"/>
            <w:sz w:val="28"/>
            <w:szCs w:val="28"/>
          </w:rPr>
          <w:t xml:space="preserve"> about it.  And no need for false modesty</w:t>
        </w:r>
        <w:del w:id="14819" w:author="Daisy Watt" w:date="2026-06-23T08:14:00Z" w16du:dateUtc="2026-06-23T06:14:00Z">
          <w:r>
            <w:rPr>
              <w:rFonts w:ascii="Cambria" w:hAnsi="Cambria"/>
              <w:sz w:val="28"/>
              <w:szCs w:val="28"/>
            </w:rPr>
            <w:delText>,</w:delText>
          </w:r>
        </w:del>
      </w:ins>
      <w:ins w:id="14820" w:author="Daisy Watt" w:date="2026-06-23T08:14:00Z" w16du:dateUtc="2026-06-23T06:14:00Z">
        <w:r w:rsidR="00243F8F">
          <w:rPr>
            <w:rFonts w:ascii="Cambria" w:hAnsi="Cambria"/>
            <w:sz w:val="28"/>
            <w:szCs w:val="28"/>
          </w:rPr>
          <w:t>.</w:t>
        </w:r>
      </w:ins>
      <w:ins w:id="14821" w:author="Claire S" w:date="2026-05-28T12:02:00Z" w16du:dateUtc="2026-05-28T11:02:00Z">
        <w:r>
          <w:rPr>
            <w:rFonts w:ascii="Cambria" w:hAnsi="Cambria"/>
            <w:sz w:val="28"/>
            <w:szCs w:val="28"/>
          </w:rPr>
          <w:t xml:space="preserve">’ Ruth’s smile </w:t>
        </w:r>
        <w:del w:id="14822" w:author="Daisy Watt" w:date="2026-06-23T08:14:00Z" w16du:dateUtc="2026-06-23T06:14:00Z">
          <w:r>
            <w:rPr>
              <w:rFonts w:ascii="Cambria" w:hAnsi="Cambria"/>
              <w:sz w:val="28"/>
              <w:szCs w:val="28"/>
            </w:rPr>
            <w:delText xml:space="preserve">to her </w:delText>
          </w:r>
        </w:del>
      </w:ins>
      <w:ins w:id="14823" w:author="Claire S" w:date="2026-05-28T12:08:00Z" w16du:dateUtc="2026-05-28T11:08:00Z">
        <w:r w:rsidR="00132E14">
          <w:rPr>
            <w:rFonts w:ascii="Cambria" w:hAnsi="Cambria"/>
            <w:sz w:val="28"/>
            <w:szCs w:val="28"/>
          </w:rPr>
          <w:t>had turned</w:t>
        </w:r>
      </w:ins>
      <w:ins w:id="14824" w:author="Claire S" w:date="2026-05-28T12:02:00Z" w16du:dateUtc="2026-05-28T11:02:00Z">
        <w:r>
          <w:rPr>
            <w:rFonts w:ascii="Cambria" w:hAnsi="Cambria"/>
            <w:sz w:val="28"/>
            <w:szCs w:val="28"/>
          </w:rPr>
          <w:t xml:space="preserve"> wintery. ‘Own your talent, girl, or people will step over you.’</w:t>
        </w:r>
      </w:ins>
    </w:p>
    <w:p w14:paraId="6C94B63E" w14:textId="79302496" w:rsidR="00EB589E" w:rsidRDefault="00EB589E" w:rsidP="00EB589E">
      <w:pPr>
        <w:spacing w:line="360" w:lineRule="auto"/>
        <w:ind w:firstLine="720"/>
        <w:contextualSpacing/>
        <w:rPr>
          <w:ins w:id="14825" w:author="Claire S" w:date="2026-05-28T12:02:00Z" w16du:dateUtc="2026-05-28T11:02:00Z"/>
          <w:rFonts w:ascii="Cambria" w:hAnsi="Cambria"/>
          <w:sz w:val="28"/>
          <w:szCs w:val="28"/>
        </w:rPr>
      </w:pPr>
      <w:ins w:id="14826" w:author="Claire S" w:date="2026-05-28T12:02:00Z" w16du:dateUtc="2026-05-28T11:02:00Z">
        <w:r>
          <w:rPr>
            <w:rFonts w:ascii="Cambria" w:hAnsi="Cambria"/>
            <w:sz w:val="28"/>
            <w:szCs w:val="28"/>
          </w:rPr>
          <w:t xml:space="preserve"> ‘Poor old Dex definitely said you were cool,’ the author agreed</w:t>
        </w:r>
      </w:ins>
      <w:ins w:id="14827" w:author="Claire S" w:date="2026-05-28T12:08:00Z" w16du:dateUtc="2026-05-28T11:08:00Z">
        <w:r w:rsidR="00132E14">
          <w:rPr>
            <w:rFonts w:ascii="Cambria" w:hAnsi="Cambria"/>
            <w:sz w:val="28"/>
            <w:szCs w:val="28"/>
          </w:rPr>
          <w:t>.</w:t>
        </w:r>
      </w:ins>
    </w:p>
    <w:p w14:paraId="3DEE9015" w14:textId="21679FAF" w:rsidR="00E0504E" w:rsidRDefault="00EB589E" w:rsidP="00132E14">
      <w:pPr>
        <w:spacing w:line="360" w:lineRule="auto"/>
        <w:ind w:firstLine="720"/>
        <w:contextualSpacing/>
        <w:rPr>
          <w:ins w:id="14828" w:author="Claire S" w:date="2026-05-28T11:44:00Z" w16du:dateUtc="2026-05-28T10:44:00Z"/>
          <w:rFonts w:ascii="Cambria" w:hAnsi="Cambria"/>
          <w:sz w:val="28"/>
          <w:szCs w:val="28"/>
        </w:rPr>
      </w:pPr>
      <w:ins w:id="14829" w:author="Claire S" w:date="2026-05-28T12:02:00Z" w16du:dateUtc="2026-05-28T11:02:00Z">
        <w:r>
          <w:rPr>
            <w:rFonts w:ascii="Cambria" w:hAnsi="Cambria"/>
            <w:sz w:val="28"/>
            <w:szCs w:val="28"/>
          </w:rPr>
          <w:t xml:space="preserve">‘Really?’ If Clara could have </w:t>
        </w:r>
      </w:ins>
      <w:ins w:id="14830" w:author="Claire S" w:date="2026-07-28T10:42:00Z" w16du:dateUtc="2026-07-28T09:42:00Z">
        <w:r w:rsidR="00D018A6">
          <w:rPr>
            <w:rFonts w:ascii="Cambria" w:hAnsi="Cambria"/>
            <w:sz w:val="28"/>
            <w:szCs w:val="28"/>
          </w:rPr>
          <w:t>flushed hotter</w:t>
        </w:r>
      </w:ins>
      <w:ins w:id="14831" w:author="Claire S" w:date="2026-05-28T12:02:00Z" w16du:dateUtc="2026-05-28T11:02:00Z">
        <w:r>
          <w:rPr>
            <w:rFonts w:ascii="Cambria" w:hAnsi="Cambria"/>
            <w:sz w:val="28"/>
            <w:szCs w:val="28"/>
          </w:rPr>
          <w:t>, she would have. ‘How kind.’</w:t>
        </w:r>
      </w:ins>
      <w:ins w:id="14832" w:author="Claire S" w:date="2026-07-28T10:42:00Z" w16du:dateUtc="2026-07-28T09:42:00Z">
        <w:r w:rsidR="00D018A6">
          <w:rPr>
            <w:rFonts w:ascii="Cambria" w:hAnsi="Cambria"/>
            <w:sz w:val="28"/>
            <w:szCs w:val="28"/>
          </w:rPr>
          <w:t xml:space="preserve"> But tears pricked her eyes </w:t>
        </w:r>
      </w:ins>
      <w:ins w:id="14833" w:author="Claire S" w:date="2026-08-04T12:56:00Z" w16du:dateUtc="2026-08-04T11:56:00Z">
        <w:r w:rsidR="00E609D9">
          <w:rPr>
            <w:rFonts w:ascii="Cambria" w:hAnsi="Cambria"/>
            <w:sz w:val="28"/>
            <w:szCs w:val="28"/>
          </w:rPr>
          <w:t xml:space="preserve">again </w:t>
        </w:r>
      </w:ins>
      <w:ins w:id="14834" w:author="Claire S" w:date="2026-07-28T10:42:00Z" w16du:dateUtc="2026-07-28T09:42:00Z">
        <w:r w:rsidR="00D018A6">
          <w:rPr>
            <w:rFonts w:ascii="Cambria" w:hAnsi="Cambria"/>
            <w:sz w:val="28"/>
            <w:szCs w:val="28"/>
          </w:rPr>
          <w:t xml:space="preserve">at the mention of Dex. </w:t>
        </w:r>
      </w:ins>
    </w:p>
    <w:p w14:paraId="080898E2" w14:textId="5F694B74" w:rsidR="00E0504E" w:rsidDel="00F10C4F" w:rsidRDefault="00E0504E" w:rsidP="00E0504E">
      <w:pPr>
        <w:spacing w:line="360" w:lineRule="auto"/>
        <w:ind w:firstLine="720"/>
        <w:contextualSpacing/>
        <w:rPr>
          <w:del w:id="14835" w:author="Claire S" w:date="2026-05-28T12:03:00Z" w16du:dateUtc="2026-05-28T11:03:00Z"/>
          <w:rFonts w:ascii="Cambria" w:hAnsi="Cambria"/>
          <w:sz w:val="28"/>
          <w:szCs w:val="28"/>
        </w:rPr>
      </w:pPr>
    </w:p>
    <w:p w14:paraId="09CE43CE" w14:textId="02DD2C15" w:rsidR="00CD09E9" w:rsidDel="00E605CE" w:rsidRDefault="00B4221D" w:rsidP="008A0A74">
      <w:pPr>
        <w:spacing w:line="360" w:lineRule="auto"/>
        <w:ind w:firstLine="720"/>
        <w:contextualSpacing/>
        <w:rPr>
          <w:del w:id="14836" w:author="Claire S" w:date="2026-05-28T11:37:00Z" w16du:dateUtc="2026-05-28T10:37:00Z"/>
          <w:rFonts w:ascii="Cambria" w:hAnsi="Cambria"/>
          <w:sz w:val="28"/>
          <w:szCs w:val="28"/>
        </w:rPr>
      </w:pPr>
      <w:del w:id="14837" w:author="Claire S" w:date="2026-05-28T11:37:00Z" w16du:dateUtc="2026-05-28T10:37:00Z">
        <w:r w:rsidDel="00E605CE">
          <w:rPr>
            <w:rFonts w:ascii="Cambria" w:hAnsi="Cambria"/>
            <w:sz w:val="28"/>
            <w:szCs w:val="28"/>
          </w:rPr>
          <w:delText>‘Miss Voss,’ t</w:delText>
        </w:r>
        <w:r w:rsidR="00BA17BD" w:rsidDel="00E605CE">
          <w:rPr>
            <w:rFonts w:ascii="Cambria" w:hAnsi="Cambria"/>
            <w:sz w:val="28"/>
            <w:szCs w:val="28"/>
          </w:rPr>
          <w:delText xml:space="preserve">he policeman was tapping his pen on his knee. </w:delText>
        </w:r>
        <w:r w:rsidR="00CD09E9" w:rsidDel="00E605CE">
          <w:rPr>
            <w:rFonts w:ascii="Cambria" w:hAnsi="Cambria"/>
            <w:sz w:val="28"/>
            <w:szCs w:val="28"/>
          </w:rPr>
          <w:delText>‘</w:delText>
        </w:r>
        <w:r w:rsidDel="00E605CE">
          <w:rPr>
            <w:rFonts w:ascii="Cambria" w:hAnsi="Cambria"/>
            <w:sz w:val="28"/>
            <w:szCs w:val="28"/>
          </w:rPr>
          <w:delText>W</w:delText>
        </w:r>
        <w:r w:rsidR="00CD09E9" w:rsidDel="00E605CE">
          <w:rPr>
            <w:rFonts w:ascii="Cambria" w:hAnsi="Cambria"/>
            <w:sz w:val="28"/>
            <w:szCs w:val="28"/>
          </w:rPr>
          <w:delText>hat do you know about Dex Harris and Savannah Langley?’</w:delText>
        </w:r>
      </w:del>
    </w:p>
    <w:p w14:paraId="3326B113" w14:textId="43AB63A2" w:rsidR="008A0A74" w:rsidDel="00E605CE" w:rsidRDefault="00140471" w:rsidP="00BA17BD">
      <w:pPr>
        <w:spacing w:line="360" w:lineRule="auto"/>
        <w:ind w:firstLine="720"/>
        <w:contextualSpacing/>
        <w:rPr>
          <w:del w:id="14838" w:author="Claire S" w:date="2026-05-28T11:37:00Z" w16du:dateUtc="2026-05-28T10:37:00Z"/>
          <w:rFonts w:ascii="Cambria" w:hAnsi="Cambria"/>
          <w:sz w:val="28"/>
          <w:szCs w:val="28"/>
        </w:rPr>
      </w:pPr>
      <w:del w:id="14839" w:author="Claire S" w:date="2026-05-28T11:37:00Z" w16du:dateUtc="2026-05-28T10:37:00Z">
        <w:r w:rsidDel="00E605CE">
          <w:rPr>
            <w:rFonts w:ascii="Cambria" w:hAnsi="Cambria"/>
            <w:sz w:val="28"/>
            <w:szCs w:val="28"/>
          </w:rPr>
          <w:delText>‘Er</w:delText>
        </w:r>
        <w:r w:rsidR="000543B5" w:rsidDel="00E605CE">
          <w:rPr>
            <w:rFonts w:ascii="Cambria" w:hAnsi="Cambria"/>
            <w:sz w:val="28"/>
            <w:szCs w:val="28"/>
          </w:rPr>
          <w:delText xml:space="preserve"> -</w:delText>
        </w:r>
        <w:r w:rsidDel="00E605CE">
          <w:rPr>
            <w:rFonts w:ascii="Cambria" w:hAnsi="Cambria"/>
            <w:sz w:val="28"/>
            <w:szCs w:val="28"/>
          </w:rPr>
          <w:delText xml:space="preserve">’ Clara flushed, thinking </w:delText>
        </w:r>
        <w:r w:rsidR="008A0A74" w:rsidDel="00E605CE">
          <w:rPr>
            <w:rFonts w:ascii="Cambria" w:hAnsi="Cambria"/>
            <w:sz w:val="28"/>
            <w:szCs w:val="28"/>
          </w:rPr>
          <w:delText xml:space="preserve">about the CCTV footage </w:delText>
        </w:r>
      </w:del>
      <w:del w:id="14840" w:author="Claire S" w:date="2026-05-20T10:49:00Z" w16du:dateUtc="2026-05-20T09:49:00Z">
        <w:r w:rsidR="008A0A74" w:rsidDel="00765B3C">
          <w:rPr>
            <w:rFonts w:ascii="Cambria" w:hAnsi="Cambria"/>
            <w:sz w:val="28"/>
            <w:szCs w:val="28"/>
          </w:rPr>
          <w:delText>she’d seen on her colleague’s computer.</w:delText>
        </w:r>
      </w:del>
    </w:p>
    <w:p w14:paraId="7AE9DAAE" w14:textId="051763FB" w:rsidR="00CD09E9" w:rsidDel="00E605CE" w:rsidRDefault="00BA17BD" w:rsidP="00CD09E9">
      <w:pPr>
        <w:spacing w:line="360" w:lineRule="auto"/>
        <w:ind w:firstLine="720"/>
        <w:contextualSpacing/>
        <w:rPr>
          <w:del w:id="14841" w:author="Claire S" w:date="2026-05-28T11:37:00Z" w16du:dateUtc="2026-05-28T10:37:00Z"/>
          <w:rFonts w:ascii="Cambria" w:hAnsi="Cambria"/>
          <w:sz w:val="28"/>
          <w:szCs w:val="28"/>
        </w:rPr>
      </w:pPr>
      <w:del w:id="14842" w:author="Claire S" w:date="2026-05-28T11:37:00Z" w16du:dateUtc="2026-05-28T10:37:00Z">
        <w:r w:rsidDel="00E605CE">
          <w:rPr>
            <w:rFonts w:ascii="Cambria" w:hAnsi="Cambria"/>
            <w:sz w:val="28"/>
            <w:szCs w:val="28"/>
          </w:rPr>
          <w:delText>‘Whatever you’re insinuating</w:delText>
        </w:r>
        <w:r w:rsidR="00471EF3" w:rsidDel="00E605CE">
          <w:rPr>
            <w:rFonts w:ascii="Cambria" w:hAnsi="Cambria"/>
            <w:sz w:val="28"/>
            <w:szCs w:val="28"/>
          </w:rPr>
          <w:delText>, Detective</w:delText>
        </w:r>
        <w:r w:rsidDel="00E605CE">
          <w:rPr>
            <w:rFonts w:ascii="Cambria" w:hAnsi="Cambria"/>
            <w:sz w:val="28"/>
            <w:szCs w:val="28"/>
          </w:rPr>
          <w:delText xml:space="preserve">,’ </w:delText>
        </w:r>
        <w:r w:rsidR="00CD09E9" w:rsidDel="00E605CE">
          <w:rPr>
            <w:rFonts w:ascii="Cambria" w:hAnsi="Cambria"/>
            <w:sz w:val="28"/>
            <w:szCs w:val="28"/>
          </w:rPr>
          <w:delText>Ruth</w:delText>
        </w:r>
        <w:r w:rsidR="00471EF3" w:rsidDel="00E605CE">
          <w:rPr>
            <w:rFonts w:ascii="Cambria" w:hAnsi="Cambria"/>
            <w:sz w:val="28"/>
            <w:szCs w:val="28"/>
          </w:rPr>
          <w:delText>’s head had snapped up,</w:delText>
        </w:r>
        <w:r w:rsidDel="00E605CE">
          <w:rPr>
            <w:rFonts w:ascii="Cambria" w:hAnsi="Cambria"/>
            <w:sz w:val="28"/>
            <w:szCs w:val="28"/>
          </w:rPr>
          <w:delText xml:space="preserve"> </w:delText>
        </w:r>
        <w:r w:rsidR="00CD09E9" w:rsidDel="00E605CE">
          <w:rPr>
            <w:rFonts w:ascii="Cambria" w:hAnsi="Cambria"/>
            <w:sz w:val="28"/>
            <w:szCs w:val="28"/>
          </w:rPr>
          <w:delText>‘I don’t think Clara knows anything about</w:delText>
        </w:r>
        <w:r w:rsidR="00B4221D" w:rsidDel="00E605CE">
          <w:rPr>
            <w:rFonts w:ascii="Cambria" w:hAnsi="Cambria"/>
            <w:sz w:val="28"/>
            <w:szCs w:val="28"/>
          </w:rPr>
          <w:delText xml:space="preserve"> it</w:delText>
        </w:r>
        <w:r w:rsidR="00CD09E9" w:rsidDel="00E605CE">
          <w:rPr>
            <w:rFonts w:ascii="Cambria" w:hAnsi="Cambria"/>
            <w:sz w:val="28"/>
            <w:szCs w:val="28"/>
          </w:rPr>
          <w:delText>.</w:delText>
        </w:r>
        <w:r w:rsidDel="00E605CE">
          <w:rPr>
            <w:rFonts w:ascii="Cambria" w:hAnsi="Cambria"/>
            <w:sz w:val="28"/>
            <w:szCs w:val="28"/>
          </w:rPr>
          <w:delText xml:space="preserve"> </w:delText>
        </w:r>
        <w:r w:rsidR="009152D9" w:rsidDel="00E605CE">
          <w:rPr>
            <w:rFonts w:ascii="Cambria" w:hAnsi="Cambria"/>
            <w:sz w:val="28"/>
            <w:szCs w:val="28"/>
          </w:rPr>
          <w:delText>Do you</w:delText>
        </w:r>
        <w:r w:rsidDel="00E605CE">
          <w:rPr>
            <w:rFonts w:ascii="Cambria" w:hAnsi="Cambria"/>
            <w:sz w:val="28"/>
            <w:szCs w:val="28"/>
          </w:rPr>
          <w:delText>?</w:delText>
        </w:r>
        <w:r w:rsidR="00CD09E9" w:rsidDel="00E605CE">
          <w:rPr>
            <w:rFonts w:ascii="Cambria" w:hAnsi="Cambria"/>
            <w:sz w:val="28"/>
            <w:szCs w:val="28"/>
          </w:rPr>
          <w:delText>’</w:delText>
        </w:r>
      </w:del>
    </w:p>
    <w:p w14:paraId="0F8149C8" w14:textId="333D57FA" w:rsidR="00CD09E9" w:rsidDel="00E605CE" w:rsidRDefault="00CD09E9" w:rsidP="00CD09E9">
      <w:pPr>
        <w:spacing w:line="360" w:lineRule="auto"/>
        <w:ind w:firstLine="720"/>
        <w:contextualSpacing/>
        <w:rPr>
          <w:del w:id="14843" w:author="Claire S" w:date="2026-05-28T11:37:00Z" w16du:dateUtc="2026-05-28T10:37:00Z"/>
          <w:rFonts w:ascii="Cambria" w:hAnsi="Cambria"/>
          <w:sz w:val="28"/>
          <w:szCs w:val="28"/>
        </w:rPr>
      </w:pPr>
      <w:del w:id="14844" w:author="Claire S" w:date="2026-05-28T11:37:00Z" w16du:dateUtc="2026-05-28T10:37:00Z">
        <w:r w:rsidDel="00E605CE">
          <w:rPr>
            <w:rFonts w:ascii="Cambria" w:hAnsi="Cambria"/>
            <w:sz w:val="28"/>
            <w:szCs w:val="28"/>
          </w:rPr>
          <w:delText>‘</w:delText>
        </w:r>
        <w:r w:rsidR="00BA17BD" w:rsidDel="00E605CE">
          <w:rPr>
            <w:rFonts w:ascii="Cambria" w:hAnsi="Cambria"/>
            <w:sz w:val="28"/>
            <w:szCs w:val="28"/>
          </w:rPr>
          <w:delText>Yes. I mean, no. But p</w:delText>
        </w:r>
        <w:r w:rsidR="005C0A15" w:rsidDel="00E605CE">
          <w:rPr>
            <w:rFonts w:ascii="Cambria" w:hAnsi="Cambria"/>
            <w:sz w:val="28"/>
            <w:szCs w:val="28"/>
          </w:rPr>
          <w:delText>lease</w:delText>
        </w:r>
        <w:r w:rsidR="00BA17BD" w:rsidDel="00E605CE">
          <w:rPr>
            <w:rFonts w:ascii="Cambria" w:hAnsi="Cambria"/>
            <w:sz w:val="28"/>
            <w:szCs w:val="28"/>
          </w:rPr>
          <w:delText>, a</w:delText>
        </w:r>
        <w:r w:rsidDel="00E605CE">
          <w:rPr>
            <w:rFonts w:ascii="Cambria" w:hAnsi="Cambria"/>
            <w:sz w:val="28"/>
            <w:szCs w:val="28"/>
          </w:rPr>
          <w:delText>m I in danger?’ Clara asked for the second tim</w:delText>
        </w:r>
        <w:r w:rsidR="00AB0D85" w:rsidDel="00E605CE">
          <w:rPr>
            <w:rFonts w:ascii="Cambria" w:hAnsi="Cambria"/>
            <w:sz w:val="28"/>
            <w:szCs w:val="28"/>
          </w:rPr>
          <w:delText>e this morning</w:delText>
        </w:r>
        <w:r w:rsidDel="00E605CE">
          <w:rPr>
            <w:rFonts w:ascii="Cambria" w:hAnsi="Cambria"/>
            <w:sz w:val="28"/>
            <w:szCs w:val="28"/>
          </w:rPr>
          <w:delText>.</w:delText>
        </w:r>
        <w:r w:rsidR="00AB0D85" w:rsidDel="00E605CE">
          <w:rPr>
            <w:rFonts w:ascii="Cambria" w:hAnsi="Cambria"/>
            <w:sz w:val="28"/>
            <w:szCs w:val="28"/>
          </w:rPr>
          <w:delText xml:space="preserve"> ‘Being on the List?’</w:delText>
        </w:r>
      </w:del>
    </w:p>
    <w:p w14:paraId="6DF8401D" w14:textId="5EE14703" w:rsidR="00CD09E9" w:rsidDel="00E605CE" w:rsidRDefault="00CD09E9" w:rsidP="00CD09E9">
      <w:pPr>
        <w:spacing w:line="360" w:lineRule="auto"/>
        <w:ind w:firstLine="720"/>
        <w:contextualSpacing/>
        <w:rPr>
          <w:del w:id="14845" w:author="Claire S" w:date="2026-05-28T11:37:00Z" w16du:dateUtc="2026-05-28T10:37:00Z"/>
          <w:rFonts w:ascii="Cambria" w:hAnsi="Cambria"/>
          <w:sz w:val="28"/>
          <w:szCs w:val="28"/>
        </w:rPr>
      </w:pPr>
      <w:del w:id="14846" w:author="Claire S" w:date="2026-05-28T11:37:00Z" w16du:dateUtc="2026-05-28T10:37:00Z">
        <w:r w:rsidDel="00E605CE">
          <w:rPr>
            <w:rFonts w:ascii="Cambria" w:hAnsi="Cambria"/>
            <w:sz w:val="28"/>
            <w:szCs w:val="28"/>
          </w:rPr>
          <w:delText>‘I sincerely hope not</w:delText>
        </w:r>
        <w:r w:rsidR="005C0A15" w:rsidDel="00E605CE">
          <w:rPr>
            <w:rFonts w:ascii="Cambria" w:hAnsi="Cambria"/>
            <w:sz w:val="28"/>
            <w:szCs w:val="28"/>
          </w:rPr>
          <w:delText xml:space="preserve">,’ </w:delText>
        </w:r>
        <w:r w:rsidR="00BA17BD" w:rsidDel="00E605CE">
          <w:rPr>
            <w:rFonts w:ascii="Cambria" w:hAnsi="Cambria"/>
            <w:sz w:val="28"/>
            <w:szCs w:val="28"/>
          </w:rPr>
          <w:delText xml:space="preserve">DS Addo </w:delText>
        </w:r>
        <w:r w:rsidR="00220617" w:rsidDel="00E605CE">
          <w:rPr>
            <w:rFonts w:ascii="Cambria" w:hAnsi="Cambria"/>
            <w:sz w:val="28"/>
            <w:szCs w:val="28"/>
          </w:rPr>
          <w:delText>sighed</w:delText>
        </w:r>
        <w:r w:rsidR="005C0A15" w:rsidDel="00E605CE">
          <w:rPr>
            <w:rFonts w:ascii="Cambria" w:hAnsi="Cambria"/>
            <w:sz w:val="28"/>
            <w:szCs w:val="28"/>
          </w:rPr>
          <w:delText>. ‘</w:delText>
        </w:r>
        <w:r w:rsidDel="00E605CE">
          <w:rPr>
            <w:rFonts w:ascii="Cambria" w:hAnsi="Cambria"/>
            <w:sz w:val="28"/>
            <w:szCs w:val="28"/>
          </w:rPr>
          <w:delText xml:space="preserve">But any </w:delText>
        </w:r>
        <w:r w:rsidR="000A440B" w:rsidDel="00E605CE">
          <w:rPr>
            <w:rFonts w:ascii="Cambria" w:hAnsi="Cambria"/>
            <w:sz w:val="28"/>
            <w:szCs w:val="28"/>
          </w:rPr>
          <w:delText xml:space="preserve">more </w:delText>
        </w:r>
        <w:r w:rsidDel="00E605CE">
          <w:rPr>
            <w:rFonts w:ascii="Cambria" w:hAnsi="Cambria"/>
            <w:sz w:val="28"/>
            <w:szCs w:val="28"/>
          </w:rPr>
          <w:delText>thoughts</w:delText>
        </w:r>
        <w:r w:rsidR="00953A17" w:rsidDel="00E605CE">
          <w:rPr>
            <w:rFonts w:ascii="Cambria" w:hAnsi="Cambria"/>
            <w:sz w:val="28"/>
            <w:szCs w:val="28"/>
          </w:rPr>
          <w:delText xml:space="preserve">, </w:delText>
        </w:r>
        <w:r w:rsidDel="00E605CE">
          <w:rPr>
            <w:rFonts w:ascii="Cambria" w:hAnsi="Cambria"/>
            <w:sz w:val="28"/>
            <w:szCs w:val="28"/>
          </w:rPr>
          <w:delText xml:space="preserve">or </w:delText>
        </w:r>
        <w:r w:rsidR="00953A17" w:rsidDel="00E605CE">
          <w:rPr>
            <w:rFonts w:ascii="Cambria" w:hAnsi="Cambria"/>
            <w:sz w:val="28"/>
            <w:szCs w:val="28"/>
          </w:rPr>
          <w:delText xml:space="preserve">any </w:delText>
        </w:r>
        <w:r w:rsidDel="00E605CE">
          <w:rPr>
            <w:rFonts w:ascii="Cambria" w:hAnsi="Cambria"/>
            <w:sz w:val="28"/>
            <w:szCs w:val="28"/>
          </w:rPr>
          <w:delText>worries</w:delText>
        </w:r>
        <w:r w:rsidR="000543B5" w:rsidDel="00E605CE">
          <w:rPr>
            <w:rFonts w:ascii="Cambria" w:hAnsi="Cambria"/>
            <w:sz w:val="28"/>
            <w:szCs w:val="28"/>
          </w:rPr>
          <w:delText xml:space="preserve"> or weird calls</w:delText>
        </w:r>
        <w:r w:rsidDel="00E605CE">
          <w:rPr>
            <w:rFonts w:ascii="Cambria" w:hAnsi="Cambria"/>
            <w:sz w:val="28"/>
            <w:szCs w:val="28"/>
          </w:rPr>
          <w:delText>, feel free to call.</w:delText>
        </w:r>
        <w:r w:rsidR="005C0A15" w:rsidDel="00E605CE">
          <w:rPr>
            <w:rFonts w:ascii="Cambria" w:hAnsi="Cambria"/>
            <w:sz w:val="28"/>
            <w:szCs w:val="28"/>
          </w:rPr>
          <w:delText>’ He handed her a card. ‘</w:delText>
        </w:r>
        <w:r w:rsidDel="00E605CE">
          <w:rPr>
            <w:rFonts w:ascii="Cambria" w:hAnsi="Cambria"/>
            <w:sz w:val="28"/>
            <w:szCs w:val="28"/>
          </w:rPr>
          <w:delText>Or dial 999</w:delText>
        </w:r>
        <w:r w:rsidR="005C0A15" w:rsidDel="00E605CE">
          <w:rPr>
            <w:rFonts w:ascii="Cambria" w:hAnsi="Cambria"/>
            <w:sz w:val="28"/>
            <w:szCs w:val="28"/>
          </w:rPr>
          <w:delText>.’</w:delText>
        </w:r>
      </w:del>
    </w:p>
    <w:p w14:paraId="6B539231" w14:textId="2AC8B483" w:rsidR="005C0A15" w:rsidDel="00E605CE" w:rsidRDefault="00EE7B43" w:rsidP="00FD58BC">
      <w:pPr>
        <w:spacing w:line="360" w:lineRule="auto"/>
        <w:ind w:firstLine="720"/>
        <w:contextualSpacing/>
        <w:rPr>
          <w:del w:id="14847" w:author="Claire S" w:date="2026-05-28T11:37:00Z" w16du:dateUtc="2026-05-28T10:37:00Z"/>
          <w:rFonts w:ascii="Cambria" w:hAnsi="Cambria"/>
          <w:sz w:val="28"/>
          <w:szCs w:val="28"/>
        </w:rPr>
      </w:pPr>
      <w:del w:id="14848" w:author="Claire S" w:date="2026-05-28T11:37:00Z" w16du:dateUtc="2026-05-28T10:37:00Z">
        <w:r w:rsidDel="00E605CE">
          <w:rPr>
            <w:rFonts w:ascii="Cambria" w:hAnsi="Cambria"/>
            <w:sz w:val="28"/>
            <w:szCs w:val="28"/>
          </w:rPr>
          <w:delText xml:space="preserve">Any worries? Was he having a laugh? </w:delText>
        </w:r>
        <w:r w:rsidR="005C0A15" w:rsidDel="00E605CE">
          <w:rPr>
            <w:rFonts w:ascii="Cambria" w:hAnsi="Cambria"/>
            <w:sz w:val="28"/>
            <w:szCs w:val="28"/>
          </w:rPr>
          <w:delText>‘Okay</w:delText>
        </w:r>
        <w:r w:rsidR="00BA17BD" w:rsidDel="00E605CE">
          <w:rPr>
            <w:rFonts w:ascii="Cambria" w:hAnsi="Cambria"/>
            <w:sz w:val="28"/>
            <w:szCs w:val="28"/>
          </w:rPr>
          <w:delText>,</w:delText>
        </w:r>
        <w:r w:rsidR="005C0A15" w:rsidDel="00E605CE">
          <w:rPr>
            <w:rFonts w:ascii="Cambria" w:hAnsi="Cambria"/>
            <w:sz w:val="28"/>
            <w:szCs w:val="28"/>
          </w:rPr>
          <w:delText xml:space="preserve"> but</w:delText>
        </w:r>
        <w:r w:rsidR="009955C2" w:rsidDel="00E605CE">
          <w:rPr>
            <w:rFonts w:ascii="Cambria" w:hAnsi="Cambria"/>
            <w:sz w:val="28"/>
            <w:szCs w:val="28"/>
          </w:rPr>
          <w:delText xml:space="preserve"> </w:delText>
        </w:r>
        <w:r w:rsidDel="00E605CE">
          <w:rPr>
            <w:rFonts w:ascii="Cambria" w:hAnsi="Cambria"/>
            <w:sz w:val="28"/>
            <w:szCs w:val="28"/>
          </w:rPr>
          <w:delText xml:space="preserve">– I mean, I </w:delText>
        </w:r>
        <w:r w:rsidRPr="00FD58BC" w:rsidDel="00E605CE">
          <w:rPr>
            <w:rFonts w:ascii="Cambria" w:hAnsi="Cambria"/>
            <w:i/>
            <w:iCs/>
            <w:sz w:val="28"/>
            <w:szCs w:val="28"/>
          </w:rPr>
          <w:delText xml:space="preserve">am </w:delText>
        </w:r>
        <w:r w:rsidDel="00E605CE">
          <w:rPr>
            <w:rFonts w:ascii="Cambria" w:hAnsi="Cambria"/>
            <w:sz w:val="28"/>
            <w:szCs w:val="28"/>
          </w:rPr>
          <w:delText>worried.</w:delText>
        </w:r>
        <w:r w:rsidR="005C0A15" w:rsidDel="00E605CE">
          <w:rPr>
            <w:rFonts w:ascii="Cambria" w:hAnsi="Cambria"/>
            <w:sz w:val="28"/>
            <w:szCs w:val="28"/>
          </w:rPr>
          <w:delText xml:space="preserve">’ Clara tried to </w:delText>
        </w:r>
        <w:r w:rsidR="00BA17BD" w:rsidDel="00E605CE">
          <w:rPr>
            <w:rFonts w:ascii="Cambria" w:hAnsi="Cambria"/>
            <w:sz w:val="28"/>
            <w:szCs w:val="28"/>
          </w:rPr>
          <w:delText>steady</w:delText>
        </w:r>
        <w:r w:rsidR="005C0A15" w:rsidDel="00E605CE">
          <w:rPr>
            <w:rFonts w:ascii="Cambria" w:hAnsi="Cambria"/>
            <w:sz w:val="28"/>
            <w:szCs w:val="28"/>
          </w:rPr>
          <w:delText xml:space="preserve"> her</w:delText>
        </w:r>
        <w:r w:rsidR="00FD58BC" w:rsidDel="00E605CE">
          <w:rPr>
            <w:rFonts w:ascii="Cambria" w:hAnsi="Cambria"/>
            <w:sz w:val="28"/>
            <w:szCs w:val="28"/>
          </w:rPr>
          <w:delText>self</w:delText>
        </w:r>
        <w:r w:rsidDel="00E605CE">
          <w:rPr>
            <w:rFonts w:ascii="Cambria" w:hAnsi="Cambria"/>
            <w:sz w:val="28"/>
            <w:szCs w:val="28"/>
          </w:rPr>
          <w:delText>.</w:delText>
        </w:r>
        <w:r w:rsidR="005C0A15" w:rsidDel="00E605CE">
          <w:rPr>
            <w:rFonts w:ascii="Cambria" w:hAnsi="Cambria"/>
            <w:sz w:val="28"/>
            <w:szCs w:val="28"/>
          </w:rPr>
          <w:delText xml:space="preserve"> </w:delText>
        </w:r>
        <w:r w:rsidDel="00E605CE">
          <w:rPr>
            <w:rFonts w:ascii="Cambria" w:hAnsi="Cambria"/>
            <w:sz w:val="28"/>
            <w:szCs w:val="28"/>
          </w:rPr>
          <w:delText>‘</w:delText>
        </w:r>
      </w:del>
      <w:del w:id="14849" w:author="Claire S" w:date="2026-05-21T11:29:00Z" w16du:dateUtc="2026-05-21T10:29:00Z">
        <w:r w:rsidDel="00803361">
          <w:rPr>
            <w:rFonts w:ascii="Cambria" w:hAnsi="Cambria"/>
            <w:sz w:val="28"/>
            <w:szCs w:val="28"/>
          </w:rPr>
          <w:delText>W</w:delText>
        </w:r>
        <w:r w:rsidR="005C0A15" w:rsidDel="00803361">
          <w:rPr>
            <w:rFonts w:ascii="Cambria" w:hAnsi="Cambria"/>
            <w:sz w:val="28"/>
            <w:szCs w:val="28"/>
          </w:rPr>
          <w:delText>ill you follow up Violet’s disappearance?  I mean, she might be-’ she swallowed hard. ‘</w:delText>
        </w:r>
        <w:r w:rsidR="00255486" w:rsidDel="00803361">
          <w:rPr>
            <w:rFonts w:ascii="Cambria" w:hAnsi="Cambria"/>
            <w:sz w:val="28"/>
            <w:szCs w:val="28"/>
          </w:rPr>
          <w:delText>Do you think something – bad a</w:delText>
        </w:r>
        <w:r w:rsidR="005C0A15" w:rsidDel="00803361">
          <w:rPr>
            <w:rFonts w:ascii="Cambria" w:hAnsi="Cambria"/>
            <w:sz w:val="28"/>
            <w:szCs w:val="28"/>
          </w:rPr>
          <w:delText>lready</w:delText>
        </w:r>
        <w:r w:rsidR="00255486" w:rsidDel="00803361">
          <w:rPr>
            <w:rFonts w:ascii="Cambria" w:hAnsi="Cambria"/>
            <w:sz w:val="28"/>
            <w:szCs w:val="28"/>
          </w:rPr>
          <w:delText xml:space="preserve"> have happened</w:delText>
        </w:r>
        <w:r w:rsidR="00BA17BD" w:rsidDel="00803361">
          <w:rPr>
            <w:rFonts w:ascii="Cambria" w:hAnsi="Cambria"/>
            <w:sz w:val="28"/>
            <w:szCs w:val="28"/>
          </w:rPr>
          <w:delText>?</w:delText>
        </w:r>
        <w:r w:rsidR="005C0A15" w:rsidDel="00803361">
          <w:rPr>
            <w:rFonts w:ascii="Cambria" w:hAnsi="Cambria"/>
            <w:sz w:val="28"/>
            <w:szCs w:val="28"/>
          </w:rPr>
          <w:delText>’</w:delText>
        </w:r>
      </w:del>
    </w:p>
    <w:p w14:paraId="711C0630" w14:textId="71B617D2" w:rsidR="00E24B0D" w:rsidDel="00E605CE" w:rsidRDefault="005C0A15" w:rsidP="00E24B0D">
      <w:pPr>
        <w:spacing w:line="360" w:lineRule="auto"/>
        <w:ind w:firstLine="720"/>
        <w:contextualSpacing/>
        <w:rPr>
          <w:del w:id="14850" w:author="Claire S" w:date="2026-05-28T11:37:00Z" w16du:dateUtc="2026-05-28T10:37:00Z"/>
          <w:rFonts w:ascii="Cambria" w:hAnsi="Cambria"/>
          <w:sz w:val="28"/>
          <w:szCs w:val="28"/>
        </w:rPr>
      </w:pPr>
      <w:del w:id="14851" w:author="Claire S" w:date="2026-05-28T11:37:00Z" w16du:dateUtc="2026-05-28T10:37:00Z">
        <w:r w:rsidDel="00E605CE">
          <w:rPr>
            <w:rFonts w:ascii="Cambria" w:hAnsi="Cambria"/>
            <w:sz w:val="28"/>
            <w:szCs w:val="28"/>
          </w:rPr>
          <w:delText>‘</w:delText>
        </w:r>
      </w:del>
      <w:del w:id="14852" w:author="Claire S" w:date="2026-05-21T11:29:00Z" w16du:dateUtc="2026-05-21T10:29:00Z">
        <w:r w:rsidR="00BA17BD" w:rsidDel="00803361">
          <w:rPr>
            <w:rFonts w:ascii="Cambria" w:hAnsi="Cambria"/>
            <w:sz w:val="28"/>
            <w:szCs w:val="28"/>
          </w:rPr>
          <w:delText>I</w:delText>
        </w:r>
        <w:r w:rsidR="009955C2" w:rsidDel="00803361">
          <w:rPr>
            <w:rFonts w:ascii="Cambria" w:hAnsi="Cambria"/>
            <w:sz w:val="28"/>
            <w:szCs w:val="28"/>
          </w:rPr>
          <w:delText>f</w:delText>
        </w:r>
        <w:r w:rsidR="00BA17BD" w:rsidDel="00803361">
          <w:rPr>
            <w:rFonts w:ascii="Cambria" w:hAnsi="Cambria"/>
            <w:sz w:val="28"/>
            <w:szCs w:val="28"/>
          </w:rPr>
          <w:delText xml:space="preserve"> she’s gone over Beachy Head, I imagine so</w:delText>
        </w:r>
      </w:del>
      <w:del w:id="14853" w:author="Claire S" w:date="2026-05-28T11:37:00Z" w16du:dateUtc="2026-05-28T10:37:00Z">
        <w:r w:rsidDel="00E605CE">
          <w:rPr>
            <w:rFonts w:ascii="Cambria" w:hAnsi="Cambria"/>
            <w:sz w:val="28"/>
            <w:szCs w:val="28"/>
          </w:rPr>
          <w:delText xml:space="preserve">,’ he </w:delText>
        </w:r>
        <w:r w:rsidR="0063019A" w:rsidDel="00E605CE">
          <w:rPr>
            <w:rFonts w:ascii="Cambria" w:hAnsi="Cambria"/>
            <w:sz w:val="28"/>
            <w:szCs w:val="28"/>
          </w:rPr>
          <w:delText>suppressed a</w:delText>
        </w:r>
        <w:r w:rsidR="00DB5C9E" w:rsidDel="00E605CE">
          <w:rPr>
            <w:rFonts w:ascii="Cambria" w:hAnsi="Cambria"/>
            <w:sz w:val="28"/>
            <w:szCs w:val="28"/>
          </w:rPr>
          <w:delText>nother</w:delText>
        </w:r>
        <w:r w:rsidR="0063019A" w:rsidDel="00E605CE">
          <w:rPr>
            <w:rFonts w:ascii="Cambria" w:hAnsi="Cambria"/>
            <w:sz w:val="28"/>
            <w:szCs w:val="28"/>
          </w:rPr>
          <w:delText xml:space="preserve"> sigh</w:delText>
        </w:r>
      </w:del>
      <w:del w:id="14854" w:author="Claire S" w:date="2026-05-21T11:31:00Z" w16du:dateUtc="2026-05-21T10:31:00Z">
        <w:r w:rsidR="00FD58BC" w:rsidDel="003C4350">
          <w:rPr>
            <w:rFonts w:ascii="Cambria" w:hAnsi="Cambria"/>
            <w:sz w:val="28"/>
            <w:szCs w:val="28"/>
          </w:rPr>
          <w:delText>,</w:delText>
        </w:r>
      </w:del>
      <w:del w:id="14855" w:author="Claire S" w:date="2026-05-28T11:37:00Z" w16du:dateUtc="2026-05-28T10:37:00Z">
        <w:r w:rsidR="004E7251" w:rsidDel="00E605CE">
          <w:rPr>
            <w:rFonts w:ascii="Cambria" w:hAnsi="Cambria"/>
            <w:sz w:val="28"/>
            <w:szCs w:val="28"/>
          </w:rPr>
          <w:delText xml:space="preserve"> </w:delText>
        </w:r>
        <w:r w:rsidR="00FD58BC" w:rsidDel="00E605CE">
          <w:rPr>
            <w:rFonts w:ascii="Cambria" w:hAnsi="Cambria"/>
            <w:sz w:val="28"/>
            <w:szCs w:val="28"/>
          </w:rPr>
          <w:delText>and</w:delText>
        </w:r>
        <w:r w:rsidR="0063019A" w:rsidDel="00E605CE">
          <w:rPr>
            <w:rFonts w:ascii="Cambria" w:hAnsi="Cambria"/>
            <w:sz w:val="28"/>
            <w:szCs w:val="28"/>
          </w:rPr>
          <w:delText xml:space="preserve"> passed her a notebook</w:delText>
        </w:r>
        <w:r w:rsidDel="00E605CE">
          <w:rPr>
            <w:rFonts w:ascii="Cambria" w:hAnsi="Cambria"/>
            <w:sz w:val="28"/>
            <w:szCs w:val="28"/>
          </w:rPr>
          <w:delText>. ‘</w:delText>
        </w:r>
        <w:r w:rsidR="0063019A" w:rsidDel="00E605CE">
          <w:rPr>
            <w:rFonts w:ascii="Cambria" w:hAnsi="Cambria"/>
            <w:sz w:val="28"/>
            <w:szCs w:val="28"/>
          </w:rPr>
          <w:delText>Write</w:delText>
        </w:r>
        <w:r w:rsidDel="00E605CE">
          <w:rPr>
            <w:rFonts w:ascii="Cambria" w:hAnsi="Cambria"/>
            <w:sz w:val="28"/>
            <w:szCs w:val="28"/>
          </w:rPr>
          <w:delText xml:space="preserve"> your number</w:delText>
        </w:r>
        <w:r w:rsidR="008C094A" w:rsidDel="00E605CE">
          <w:rPr>
            <w:rFonts w:ascii="Cambria" w:hAnsi="Cambria"/>
            <w:sz w:val="28"/>
            <w:szCs w:val="28"/>
          </w:rPr>
          <w:delText xml:space="preserve"> down</w:delText>
        </w:r>
        <w:r w:rsidDel="00E605CE">
          <w:rPr>
            <w:rFonts w:ascii="Cambria" w:hAnsi="Cambria"/>
            <w:sz w:val="28"/>
            <w:szCs w:val="28"/>
          </w:rPr>
          <w:delText>, Miss Voss.’</w:delText>
        </w:r>
      </w:del>
    </w:p>
    <w:p w14:paraId="6606B523" w14:textId="559578BB" w:rsidR="005C0A15" w:rsidDel="00E605CE" w:rsidRDefault="0063019A" w:rsidP="00CD09E9">
      <w:pPr>
        <w:spacing w:line="360" w:lineRule="auto"/>
        <w:ind w:firstLine="720"/>
        <w:contextualSpacing/>
        <w:rPr>
          <w:del w:id="14856" w:author="Claire S" w:date="2026-05-28T11:37:00Z" w16du:dateUtc="2026-05-28T10:37:00Z"/>
          <w:rFonts w:ascii="Cambria" w:hAnsi="Cambria"/>
          <w:sz w:val="28"/>
          <w:szCs w:val="28"/>
        </w:rPr>
      </w:pPr>
      <w:del w:id="14857" w:author="Claire S" w:date="2026-05-28T11:37:00Z" w16du:dateUtc="2026-05-28T10:37:00Z">
        <w:r w:rsidDel="00E605CE">
          <w:rPr>
            <w:rFonts w:ascii="Cambria" w:hAnsi="Cambria"/>
            <w:sz w:val="28"/>
            <w:szCs w:val="28"/>
          </w:rPr>
          <w:delText>Clara</w:delText>
        </w:r>
        <w:r w:rsidR="005C0A15" w:rsidDel="00E605CE">
          <w:rPr>
            <w:rFonts w:ascii="Cambria" w:hAnsi="Cambria"/>
            <w:sz w:val="28"/>
            <w:szCs w:val="28"/>
          </w:rPr>
          <w:delText xml:space="preserve"> </w:delText>
        </w:r>
        <w:r w:rsidR="00FD58BC" w:rsidDel="00E605CE">
          <w:rPr>
            <w:rFonts w:ascii="Cambria" w:hAnsi="Cambria"/>
            <w:sz w:val="28"/>
            <w:szCs w:val="28"/>
          </w:rPr>
          <w:delText>did as she was told</w:delText>
        </w:r>
        <w:r w:rsidDel="00E605CE">
          <w:rPr>
            <w:rFonts w:ascii="Cambria" w:hAnsi="Cambria"/>
            <w:sz w:val="28"/>
            <w:szCs w:val="28"/>
          </w:rPr>
          <w:delText xml:space="preserve"> </w:delText>
        </w:r>
        <w:r w:rsidR="005C0A15" w:rsidDel="00E605CE">
          <w:rPr>
            <w:rFonts w:ascii="Cambria" w:hAnsi="Cambria"/>
            <w:sz w:val="28"/>
            <w:szCs w:val="28"/>
          </w:rPr>
          <w:delText xml:space="preserve">as Ruth walked </w:delText>
        </w:r>
        <w:r w:rsidDel="00E605CE">
          <w:rPr>
            <w:rFonts w:ascii="Cambria" w:hAnsi="Cambria"/>
            <w:sz w:val="28"/>
            <w:szCs w:val="28"/>
          </w:rPr>
          <w:delText>towards DS Addo</w:delText>
        </w:r>
        <w:r w:rsidR="00FD58BC" w:rsidDel="00E605CE">
          <w:rPr>
            <w:rFonts w:ascii="Cambria" w:hAnsi="Cambria"/>
            <w:sz w:val="28"/>
            <w:szCs w:val="28"/>
          </w:rPr>
          <w:delText>, hand extended</w:delText>
        </w:r>
        <w:r w:rsidR="005C0A15" w:rsidDel="00E605CE">
          <w:rPr>
            <w:rFonts w:ascii="Cambria" w:hAnsi="Cambria"/>
            <w:sz w:val="28"/>
            <w:szCs w:val="28"/>
          </w:rPr>
          <w:delText xml:space="preserve">. </w:delText>
        </w:r>
      </w:del>
    </w:p>
    <w:p w14:paraId="67C09D28" w14:textId="7FF242A6" w:rsidR="00CD09E9" w:rsidDel="00E605CE" w:rsidRDefault="00CD09E9" w:rsidP="00CD09E9">
      <w:pPr>
        <w:spacing w:line="360" w:lineRule="auto"/>
        <w:ind w:firstLine="720"/>
        <w:contextualSpacing/>
        <w:rPr>
          <w:del w:id="14858" w:author="Claire S" w:date="2026-05-28T11:37:00Z" w16du:dateUtc="2026-05-28T10:37:00Z"/>
          <w:rFonts w:ascii="Cambria" w:hAnsi="Cambria"/>
          <w:sz w:val="28"/>
          <w:szCs w:val="28"/>
        </w:rPr>
      </w:pPr>
      <w:del w:id="14859" w:author="Claire S" w:date="2026-05-28T11:37:00Z" w16du:dateUtc="2026-05-28T10:37:00Z">
        <w:r w:rsidDel="00E605CE">
          <w:rPr>
            <w:rFonts w:ascii="Cambria" w:hAnsi="Cambria"/>
            <w:sz w:val="28"/>
            <w:szCs w:val="28"/>
          </w:rPr>
          <w:delText>‘Thank</w:delText>
        </w:r>
        <w:r w:rsidR="0063019A" w:rsidDel="00E605CE">
          <w:rPr>
            <w:rFonts w:ascii="Cambria" w:hAnsi="Cambria"/>
            <w:sz w:val="28"/>
            <w:szCs w:val="28"/>
          </w:rPr>
          <w:delText xml:space="preserve"> you</w:delText>
        </w:r>
        <w:r w:rsidDel="00E605CE">
          <w:rPr>
            <w:rFonts w:ascii="Cambria" w:hAnsi="Cambria"/>
            <w:sz w:val="28"/>
            <w:szCs w:val="28"/>
          </w:rPr>
          <w:delText xml:space="preserve">.’ Ruth Langley </w:delText>
        </w:r>
        <w:r w:rsidR="004E7251" w:rsidDel="00E605CE">
          <w:rPr>
            <w:rFonts w:ascii="Cambria" w:hAnsi="Cambria"/>
            <w:sz w:val="28"/>
            <w:szCs w:val="28"/>
          </w:rPr>
          <w:delText xml:space="preserve">herded him towards </w:delText>
        </w:r>
        <w:r w:rsidR="008C094A" w:rsidDel="00E605CE">
          <w:rPr>
            <w:rFonts w:ascii="Cambria" w:hAnsi="Cambria"/>
            <w:sz w:val="28"/>
            <w:szCs w:val="28"/>
          </w:rPr>
          <w:delText>her office</w:delText>
        </w:r>
        <w:r w:rsidR="004E7251" w:rsidDel="00E605CE">
          <w:rPr>
            <w:rFonts w:ascii="Cambria" w:hAnsi="Cambria"/>
            <w:sz w:val="28"/>
            <w:szCs w:val="28"/>
          </w:rPr>
          <w:delText xml:space="preserve"> door.</w:delText>
        </w:r>
        <w:r w:rsidDel="00E605CE">
          <w:rPr>
            <w:rFonts w:ascii="Cambria" w:hAnsi="Cambria"/>
            <w:sz w:val="28"/>
            <w:szCs w:val="28"/>
          </w:rPr>
          <w:delText xml:space="preserve"> ‘I imagine you’ll be in touch.’ </w:delText>
        </w:r>
      </w:del>
    </w:p>
    <w:p w14:paraId="6F9A7030" w14:textId="476954D8" w:rsidR="00513F44" w:rsidDel="00E605CE" w:rsidRDefault="00CD09E9" w:rsidP="009A42D7">
      <w:pPr>
        <w:spacing w:line="360" w:lineRule="auto"/>
        <w:ind w:firstLine="720"/>
        <w:contextualSpacing/>
        <w:rPr>
          <w:del w:id="14860" w:author="Claire S" w:date="2026-05-28T11:37:00Z" w16du:dateUtc="2026-05-28T10:37:00Z"/>
          <w:rFonts w:ascii="Cambria" w:hAnsi="Cambria"/>
          <w:sz w:val="28"/>
          <w:szCs w:val="28"/>
        </w:rPr>
      </w:pPr>
      <w:del w:id="14861" w:author="Claire S" w:date="2026-05-28T11:37:00Z" w16du:dateUtc="2026-05-28T10:37:00Z">
        <w:r w:rsidDel="00E605CE">
          <w:rPr>
            <w:rFonts w:ascii="Cambria" w:hAnsi="Cambria"/>
            <w:sz w:val="28"/>
            <w:szCs w:val="28"/>
          </w:rPr>
          <w:delText>‘I definitely will</w:delText>
        </w:r>
        <w:r w:rsidR="00A75758" w:rsidDel="00E605CE">
          <w:rPr>
            <w:rFonts w:ascii="Cambria" w:hAnsi="Cambria"/>
            <w:sz w:val="28"/>
            <w:szCs w:val="28"/>
          </w:rPr>
          <w:delText>.</w:delText>
        </w:r>
        <w:r w:rsidDel="00E605CE">
          <w:rPr>
            <w:rFonts w:ascii="Cambria" w:hAnsi="Cambria"/>
            <w:sz w:val="28"/>
            <w:szCs w:val="28"/>
          </w:rPr>
          <w:delText xml:space="preserve">’ </w:delText>
        </w:r>
        <w:r w:rsidR="004E7251" w:rsidDel="00E605CE">
          <w:rPr>
            <w:rFonts w:ascii="Cambria" w:hAnsi="Cambria"/>
            <w:sz w:val="28"/>
            <w:szCs w:val="28"/>
          </w:rPr>
          <w:delText>H</w:delText>
        </w:r>
        <w:r w:rsidDel="00E605CE">
          <w:rPr>
            <w:rFonts w:ascii="Cambria" w:hAnsi="Cambria"/>
            <w:sz w:val="28"/>
            <w:szCs w:val="28"/>
          </w:rPr>
          <w:delText xml:space="preserve">e gave the room a beady once-over with his </w:delText>
        </w:r>
        <w:r w:rsidR="004E7251" w:rsidDel="00E605CE">
          <w:rPr>
            <w:rFonts w:ascii="Cambria" w:hAnsi="Cambria"/>
            <w:sz w:val="28"/>
            <w:szCs w:val="28"/>
          </w:rPr>
          <w:delText xml:space="preserve">sharp little </w:delText>
        </w:r>
        <w:r w:rsidDel="00E605CE">
          <w:rPr>
            <w:rFonts w:ascii="Cambria" w:hAnsi="Cambria"/>
            <w:sz w:val="28"/>
            <w:szCs w:val="28"/>
          </w:rPr>
          <w:delText>eyes</w:delText>
        </w:r>
        <w:r w:rsidR="004E7251" w:rsidDel="00E605CE">
          <w:rPr>
            <w:rFonts w:ascii="Cambria" w:hAnsi="Cambria"/>
            <w:sz w:val="28"/>
            <w:szCs w:val="28"/>
          </w:rPr>
          <w:delText>.</w:delText>
        </w:r>
        <w:r w:rsidDel="00E605CE">
          <w:rPr>
            <w:rFonts w:ascii="Cambria" w:hAnsi="Cambria"/>
            <w:sz w:val="28"/>
            <w:szCs w:val="28"/>
          </w:rPr>
          <w:delText xml:space="preserve"> ‘</w:delText>
        </w:r>
        <w:r w:rsidR="00B72F7A" w:rsidDel="00E605CE">
          <w:rPr>
            <w:rFonts w:ascii="Cambria" w:hAnsi="Cambria"/>
            <w:sz w:val="28"/>
            <w:szCs w:val="28"/>
          </w:rPr>
          <w:delText xml:space="preserve">And </w:delText>
        </w:r>
        <w:r w:rsidR="009A42D7" w:rsidDel="00E605CE">
          <w:rPr>
            <w:rFonts w:ascii="Cambria" w:hAnsi="Cambria"/>
            <w:sz w:val="28"/>
            <w:szCs w:val="28"/>
          </w:rPr>
          <w:delText xml:space="preserve">I must catch up with </w:delText>
        </w:r>
        <w:r w:rsidDel="00E605CE">
          <w:rPr>
            <w:rFonts w:ascii="Cambria" w:hAnsi="Cambria"/>
            <w:sz w:val="28"/>
            <w:szCs w:val="28"/>
          </w:rPr>
          <w:delText>your siste</w:delText>
        </w:r>
        <w:r w:rsidR="004E7251" w:rsidDel="00E605CE">
          <w:rPr>
            <w:rFonts w:ascii="Cambria" w:hAnsi="Cambria"/>
            <w:sz w:val="28"/>
            <w:szCs w:val="28"/>
          </w:rPr>
          <w:delText>r</w:delText>
        </w:r>
        <w:r w:rsidR="00513F44" w:rsidDel="00E605CE">
          <w:rPr>
            <w:rFonts w:ascii="Cambria" w:hAnsi="Cambria"/>
            <w:sz w:val="28"/>
            <w:szCs w:val="28"/>
          </w:rPr>
          <w:delText xml:space="preserve"> Savannah</w:delText>
        </w:r>
        <w:r w:rsidDel="00E605CE">
          <w:rPr>
            <w:rFonts w:ascii="Cambria" w:hAnsi="Cambria"/>
            <w:sz w:val="28"/>
            <w:szCs w:val="28"/>
          </w:rPr>
          <w:delText>.’</w:delText>
        </w:r>
        <w:r w:rsidR="009A42D7" w:rsidDel="00E605CE">
          <w:rPr>
            <w:rFonts w:ascii="Cambria" w:hAnsi="Cambria"/>
            <w:sz w:val="28"/>
            <w:szCs w:val="28"/>
          </w:rPr>
          <w:delText xml:space="preserve"> </w:delText>
        </w:r>
        <w:r w:rsidR="00B72F7A" w:rsidDel="00E605CE">
          <w:rPr>
            <w:rFonts w:ascii="Cambria" w:hAnsi="Cambria"/>
            <w:sz w:val="28"/>
            <w:szCs w:val="28"/>
          </w:rPr>
          <w:delText>With a nasty smile, h</w:delText>
        </w:r>
        <w:r w:rsidR="009A42D7" w:rsidDel="00E605CE">
          <w:rPr>
            <w:rFonts w:ascii="Cambria" w:hAnsi="Cambria"/>
            <w:sz w:val="28"/>
            <w:szCs w:val="28"/>
          </w:rPr>
          <w:delText>e</w:delText>
        </w:r>
        <w:r w:rsidR="004E7251" w:rsidDel="00E605CE">
          <w:rPr>
            <w:rFonts w:ascii="Cambria" w:hAnsi="Cambria"/>
            <w:sz w:val="28"/>
            <w:szCs w:val="28"/>
          </w:rPr>
          <w:delText xml:space="preserve"> opened </w:delText>
        </w:r>
        <w:r w:rsidDel="00E605CE">
          <w:rPr>
            <w:rFonts w:ascii="Cambria" w:hAnsi="Cambria"/>
            <w:sz w:val="28"/>
            <w:szCs w:val="28"/>
          </w:rPr>
          <w:delText>the door</w:delText>
        </w:r>
        <w:r w:rsidR="00513F44" w:rsidDel="00E605CE">
          <w:rPr>
            <w:rFonts w:ascii="Cambria" w:hAnsi="Cambria"/>
            <w:sz w:val="28"/>
            <w:szCs w:val="28"/>
          </w:rPr>
          <w:delText xml:space="preserve"> and left.</w:delText>
        </w:r>
      </w:del>
    </w:p>
    <w:p w14:paraId="0D0D69D2" w14:textId="541F6EE5" w:rsidR="00CD09E9" w:rsidDel="00E605CE" w:rsidRDefault="00CD09E9" w:rsidP="009A42D7">
      <w:pPr>
        <w:spacing w:line="360" w:lineRule="auto"/>
        <w:ind w:firstLine="720"/>
        <w:contextualSpacing/>
        <w:rPr>
          <w:del w:id="14862" w:author="Claire S" w:date="2026-05-28T11:37:00Z" w16du:dateUtc="2026-05-28T10:37:00Z"/>
          <w:rFonts w:ascii="Cambria" w:hAnsi="Cambria"/>
          <w:sz w:val="28"/>
          <w:szCs w:val="28"/>
        </w:rPr>
      </w:pPr>
      <w:del w:id="14863" w:author="Claire S" w:date="2026-05-28T11:37:00Z" w16du:dateUtc="2026-05-28T10:37:00Z">
        <w:r w:rsidDel="00E605CE">
          <w:rPr>
            <w:rFonts w:ascii="Cambria" w:hAnsi="Cambria"/>
            <w:sz w:val="28"/>
            <w:szCs w:val="28"/>
          </w:rPr>
          <w:delText>Clara followed</w:delText>
        </w:r>
        <w:r w:rsidR="00323040" w:rsidDel="00E605CE">
          <w:rPr>
            <w:rFonts w:ascii="Cambria" w:hAnsi="Cambria"/>
            <w:sz w:val="28"/>
            <w:szCs w:val="28"/>
          </w:rPr>
          <w:delText xml:space="preserve"> him</w:delText>
        </w:r>
        <w:r w:rsidDel="00E605CE">
          <w:rPr>
            <w:rFonts w:ascii="Cambria" w:hAnsi="Cambria"/>
            <w:sz w:val="28"/>
            <w:szCs w:val="28"/>
          </w:rPr>
          <w:delText xml:space="preserve">. </w:delText>
        </w:r>
      </w:del>
    </w:p>
    <w:p w14:paraId="56A15B41" w14:textId="4DDAC890" w:rsidR="00CD09E9" w:rsidDel="00E605CE" w:rsidRDefault="00CD09E9" w:rsidP="00CD09E9">
      <w:pPr>
        <w:spacing w:line="360" w:lineRule="auto"/>
        <w:ind w:firstLine="720"/>
        <w:contextualSpacing/>
        <w:rPr>
          <w:del w:id="14864" w:author="Claire S" w:date="2026-05-28T11:37:00Z" w16du:dateUtc="2026-05-28T10:37:00Z"/>
          <w:rFonts w:ascii="Cambria" w:hAnsi="Cambria"/>
          <w:sz w:val="28"/>
          <w:szCs w:val="28"/>
        </w:rPr>
      </w:pPr>
      <w:del w:id="14865" w:author="Claire S" w:date="2026-05-28T11:37:00Z" w16du:dateUtc="2026-05-28T10:37:00Z">
        <w:r w:rsidDel="00E605CE">
          <w:rPr>
            <w:rFonts w:ascii="Cambria" w:hAnsi="Cambria"/>
            <w:sz w:val="28"/>
            <w:szCs w:val="28"/>
          </w:rPr>
          <w:delText>‘Stay please, Clara,’ said Ruth. ‘I want a quick word.’</w:delText>
        </w:r>
      </w:del>
    </w:p>
    <w:p w14:paraId="0736AEC6" w14:textId="13F04C8B" w:rsidR="00CD09E9" w:rsidDel="00E605CE" w:rsidRDefault="00CD09E9" w:rsidP="00CD09E9">
      <w:pPr>
        <w:spacing w:line="360" w:lineRule="auto"/>
        <w:ind w:firstLine="720"/>
        <w:contextualSpacing/>
        <w:rPr>
          <w:del w:id="14866" w:author="Claire S" w:date="2026-05-28T11:37:00Z" w16du:dateUtc="2026-05-28T10:37:00Z"/>
          <w:rFonts w:ascii="Cambria" w:hAnsi="Cambria"/>
          <w:sz w:val="28"/>
          <w:szCs w:val="28"/>
        </w:rPr>
      </w:pPr>
      <w:del w:id="14867" w:author="Claire S" w:date="2026-05-28T11:37:00Z" w16du:dateUtc="2026-05-28T10:37:00Z">
        <w:r w:rsidDel="00E605CE">
          <w:rPr>
            <w:rFonts w:ascii="Cambria" w:hAnsi="Cambria"/>
            <w:sz w:val="28"/>
            <w:szCs w:val="28"/>
          </w:rPr>
          <w:delText>‘Oh</w:delText>
        </w:r>
        <w:r w:rsidR="00513F44" w:rsidDel="00E605CE">
          <w:rPr>
            <w:rFonts w:ascii="Cambria" w:hAnsi="Cambria"/>
            <w:sz w:val="28"/>
            <w:szCs w:val="28"/>
          </w:rPr>
          <w:delText>!</w:delText>
        </w:r>
        <w:r w:rsidDel="00E605CE">
          <w:rPr>
            <w:rFonts w:ascii="Cambria" w:hAnsi="Cambria"/>
            <w:sz w:val="28"/>
            <w:szCs w:val="28"/>
          </w:rPr>
          <w:delText>’ Clara’s stomach lurched. ‘Of course, Ms Langley.’</w:delText>
        </w:r>
      </w:del>
    </w:p>
    <w:p w14:paraId="57DB9375" w14:textId="32A24B1B" w:rsidR="00CD09E9" w:rsidDel="00E605CE" w:rsidRDefault="00CD09E9" w:rsidP="00CD09E9">
      <w:pPr>
        <w:spacing w:line="360" w:lineRule="auto"/>
        <w:ind w:firstLine="720"/>
        <w:contextualSpacing/>
        <w:rPr>
          <w:del w:id="14868" w:author="Claire S" w:date="2026-05-28T11:37:00Z" w16du:dateUtc="2026-05-28T10:37:00Z"/>
          <w:rFonts w:ascii="Cambria" w:hAnsi="Cambria"/>
          <w:sz w:val="28"/>
          <w:szCs w:val="28"/>
        </w:rPr>
      </w:pPr>
      <w:del w:id="14869" w:author="Claire S" w:date="2026-05-28T11:37:00Z" w16du:dateUtc="2026-05-28T10:37:00Z">
        <w:r w:rsidDel="00E605CE">
          <w:rPr>
            <w:rFonts w:ascii="Cambria" w:hAnsi="Cambria"/>
            <w:sz w:val="28"/>
            <w:szCs w:val="28"/>
          </w:rPr>
          <w:delText>‘Ruth, for God’s sake.  I’m not your teacher.’</w:delText>
        </w:r>
      </w:del>
    </w:p>
    <w:p w14:paraId="1DB4CBD1" w14:textId="2D9FC23A" w:rsidR="00CD09E9" w:rsidDel="00EB589E" w:rsidRDefault="00CD09E9" w:rsidP="00CD09E9">
      <w:pPr>
        <w:spacing w:line="360" w:lineRule="auto"/>
        <w:ind w:firstLine="720"/>
        <w:contextualSpacing/>
        <w:rPr>
          <w:del w:id="14870" w:author="Claire S" w:date="2026-05-28T12:01:00Z" w16du:dateUtc="2026-05-28T11:01:00Z"/>
          <w:rFonts w:ascii="Cambria" w:hAnsi="Cambria"/>
          <w:sz w:val="28"/>
          <w:szCs w:val="28"/>
        </w:rPr>
      </w:pPr>
      <w:del w:id="14871" w:author="Claire S" w:date="2026-05-28T12:01:00Z" w16du:dateUtc="2026-05-28T11:01:00Z">
        <w:r w:rsidDel="00EB589E">
          <w:rPr>
            <w:rFonts w:ascii="Cambria" w:hAnsi="Cambria"/>
            <w:sz w:val="28"/>
            <w:szCs w:val="28"/>
          </w:rPr>
          <w:delText xml:space="preserve">‘Ruth,’ Clara </w:delText>
        </w:r>
        <w:r w:rsidR="00323040" w:rsidDel="00EB589E">
          <w:rPr>
            <w:rFonts w:ascii="Cambria" w:hAnsi="Cambria"/>
            <w:sz w:val="28"/>
            <w:szCs w:val="28"/>
          </w:rPr>
          <w:delText>looked at the door longingly as it</w:delText>
        </w:r>
        <w:r w:rsidDel="00EB589E">
          <w:rPr>
            <w:rFonts w:ascii="Cambria" w:hAnsi="Cambria"/>
            <w:sz w:val="28"/>
            <w:szCs w:val="28"/>
          </w:rPr>
          <w:delText xml:space="preserve"> closed behind </w:delText>
        </w:r>
      </w:del>
      <w:del w:id="14872" w:author="Claire S" w:date="2026-05-28T11:37:00Z" w16du:dateUtc="2026-05-28T10:37:00Z">
        <w:r w:rsidDel="00CF0396">
          <w:rPr>
            <w:rFonts w:ascii="Cambria" w:hAnsi="Cambria"/>
            <w:sz w:val="28"/>
            <w:szCs w:val="28"/>
          </w:rPr>
          <w:delText xml:space="preserve">DS </w:delText>
        </w:r>
        <w:r w:rsidR="003F46AD" w:rsidDel="00CF0396">
          <w:rPr>
            <w:rFonts w:ascii="Cambria" w:hAnsi="Cambria"/>
            <w:sz w:val="28"/>
            <w:szCs w:val="28"/>
          </w:rPr>
          <w:delText>Addo</w:delText>
        </w:r>
        <w:r w:rsidDel="00CF0396">
          <w:rPr>
            <w:rFonts w:ascii="Cambria" w:hAnsi="Cambria"/>
            <w:sz w:val="28"/>
            <w:szCs w:val="28"/>
          </w:rPr>
          <w:delText>.</w:delText>
        </w:r>
      </w:del>
    </w:p>
    <w:p w14:paraId="3BFBE260" w14:textId="2ADC7D87" w:rsidR="00CD09E9" w:rsidDel="00413D33" w:rsidRDefault="00CD09E9" w:rsidP="00CD09E9">
      <w:pPr>
        <w:spacing w:line="360" w:lineRule="auto"/>
        <w:ind w:firstLine="720"/>
        <w:contextualSpacing/>
        <w:rPr>
          <w:del w:id="14873" w:author="Claire S" w:date="2026-05-28T11:46:00Z" w16du:dateUtc="2026-05-28T10:46:00Z"/>
          <w:rFonts w:ascii="Cambria" w:hAnsi="Cambria"/>
          <w:sz w:val="28"/>
          <w:szCs w:val="28"/>
        </w:rPr>
      </w:pPr>
      <w:del w:id="14874" w:author="Claire S" w:date="2026-05-28T12:01:00Z" w16du:dateUtc="2026-05-28T11:01:00Z">
        <w:r w:rsidDel="00EB589E">
          <w:rPr>
            <w:rFonts w:ascii="Cambria" w:hAnsi="Cambria"/>
            <w:sz w:val="28"/>
            <w:szCs w:val="28"/>
          </w:rPr>
          <w:delText>‘</w:delText>
        </w:r>
      </w:del>
      <w:del w:id="14875" w:author="Claire S" w:date="2026-05-28T11:46:00Z" w16du:dateUtc="2026-05-28T10:46:00Z">
        <w:r w:rsidDel="00413D33">
          <w:rPr>
            <w:rFonts w:ascii="Cambria" w:hAnsi="Cambria"/>
            <w:sz w:val="28"/>
            <w:szCs w:val="28"/>
          </w:rPr>
          <w:delText>Sit back down,’ Ruth instructed, sounding every bit like a teacher. ‘We’ve got things to discuss.’</w:delText>
        </w:r>
      </w:del>
    </w:p>
    <w:p w14:paraId="4928415C" w14:textId="65808A7D" w:rsidR="00CD09E9" w:rsidDel="00F10C4F" w:rsidRDefault="00CD09E9" w:rsidP="00CD09E9">
      <w:pPr>
        <w:spacing w:line="360" w:lineRule="auto"/>
        <w:ind w:firstLine="720"/>
        <w:contextualSpacing/>
        <w:rPr>
          <w:del w:id="14876" w:author="Claire S" w:date="2026-05-28T12:03:00Z" w16du:dateUtc="2026-05-28T11:03:00Z"/>
          <w:rFonts w:ascii="Cambria" w:hAnsi="Cambria"/>
          <w:sz w:val="28"/>
          <w:szCs w:val="28"/>
        </w:rPr>
      </w:pPr>
    </w:p>
    <w:p w14:paraId="1598A4F0" w14:textId="0F4DC617" w:rsidR="00D375CC" w:rsidDel="00B8239D" w:rsidRDefault="00D375CC" w:rsidP="00CD09E9">
      <w:pPr>
        <w:spacing w:line="360" w:lineRule="auto"/>
        <w:contextualSpacing/>
        <w:rPr>
          <w:del w:id="14877" w:author="Claire S" w:date="2026-05-28T11:37:00Z" w16du:dateUtc="2026-05-28T10:37:00Z"/>
          <w:rFonts w:ascii="Cambria" w:hAnsi="Cambria"/>
          <w:sz w:val="28"/>
          <w:szCs w:val="28"/>
        </w:rPr>
      </w:pPr>
    </w:p>
    <w:p w14:paraId="5709A265" w14:textId="0378554A" w:rsidR="00CF0200" w:rsidRDefault="00B8239D" w:rsidP="00CF0200">
      <w:pPr>
        <w:spacing w:line="360" w:lineRule="auto"/>
        <w:ind w:firstLine="720"/>
        <w:contextualSpacing/>
        <w:rPr>
          <w:ins w:id="14878" w:author="Claire S" w:date="2026-07-28T10:43:00Z" w16du:dateUtc="2026-07-28T09:43:00Z"/>
          <w:rFonts w:ascii="Cambria" w:hAnsi="Cambria"/>
          <w:sz w:val="28"/>
          <w:szCs w:val="28"/>
        </w:rPr>
      </w:pPr>
      <w:ins w:id="14879" w:author="Claire S" w:date="2026-05-28T11:39:00Z" w16du:dateUtc="2026-05-28T10:39:00Z">
        <w:r>
          <w:rPr>
            <w:rFonts w:ascii="Cambria" w:hAnsi="Cambria"/>
            <w:sz w:val="28"/>
            <w:szCs w:val="28"/>
          </w:rPr>
          <w:t>‘Mr Rayne</w:t>
        </w:r>
      </w:ins>
      <w:ins w:id="14880" w:author="Claire S" w:date="2026-06-04T15:56:00Z" w16du:dateUtc="2026-06-04T14:56:00Z">
        <w:r w:rsidR="00ED361C">
          <w:rPr>
            <w:rFonts w:ascii="Cambria" w:hAnsi="Cambria"/>
            <w:sz w:val="28"/>
            <w:szCs w:val="28"/>
          </w:rPr>
          <w:t>.</w:t>
        </w:r>
      </w:ins>
      <w:ins w:id="14881" w:author="Claire S" w:date="2026-05-28T11:39:00Z" w16du:dateUtc="2026-05-28T10:39:00Z">
        <w:r>
          <w:rPr>
            <w:rFonts w:ascii="Cambria" w:hAnsi="Cambria"/>
            <w:sz w:val="28"/>
            <w:szCs w:val="28"/>
          </w:rPr>
          <w:t>’ Maude reappeared with a small silver tray</w:t>
        </w:r>
      </w:ins>
      <w:ins w:id="14882" w:author="Claire S" w:date="2026-07-28T10:43:00Z" w16du:dateUtc="2026-07-28T09:43:00Z">
        <w:r w:rsidR="00CF0200">
          <w:rPr>
            <w:rFonts w:ascii="Cambria" w:hAnsi="Cambria"/>
            <w:sz w:val="28"/>
            <w:szCs w:val="28"/>
          </w:rPr>
          <w:t xml:space="preserve"> as Clara stuck her nails into her palm; she mustn’t cry here -</w:t>
        </w:r>
      </w:ins>
    </w:p>
    <w:p w14:paraId="09442B9B" w14:textId="3F6CCE24" w:rsidR="00B8239D" w:rsidRDefault="00B8239D" w:rsidP="00B8239D">
      <w:pPr>
        <w:spacing w:line="360" w:lineRule="auto"/>
        <w:contextualSpacing/>
        <w:rPr>
          <w:ins w:id="14883" w:author="Claire S" w:date="2026-05-28T11:39:00Z" w16du:dateUtc="2026-05-28T10:39:00Z"/>
          <w:rFonts w:ascii="Cambria" w:hAnsi="Cambria"/>
          <w:sz w:val="28"/>
          <w:szCs w:val="28"/>
        </w:rPr>
      </w:pPr>
      <w:ins w:id="14884" w:author="Claire S" w:date="2026-05-28T11:39:00Z" w16du:dateUtc="2026-05-28T10:39:00Z">
        <w:r>
          <w:rPr>
            <w:rFonts w:ascii="Cambria" w:hAnsi="Cambria"/>
            <w:sz w:val="28"/>
            <w:szCs w:val="28"/>
          </w:rPr>
          <w:tab/>
          <w:t xml:space="preserve">‘Kindness had nothing to do with it.’ Jackson Rayne </w:t>
        </w:r>
      </w:ins>
      <w:ins w:id="14885" w:author="Claire S" w:date="2026-06-04T15:56:00Z" w16du:dateUtc="2026-06-04T14:56:00Z">
        <w:r w:rsidR="00ED361C">
          <w:rPr>
            <w:rFonts w:ascii="Cambria" w:hAnsi="Cambria"/>
            <w:sz w:val="28"/>
            <w:szCs w:val="28"/>
          </w:rPr>
          <w:t>took the</w:t>
        </w:r>
      </w:ins>
      <w:ins w:id="14886" w:author="Claire S" w:date="2026-05-28T11:39:00Z" w16du:dateUtc="2026-05-28T10:39:00Z">
        <w:r>
          <w:rPr>
            <w:rFonts w:ascii="Cambria" w:hAnsi="Cambria"/>
            <w:sz w:val="28"/>
            <w:szCs w:val="28"/>
          </w:rPr>
          <w:t xml:space="preserve"> tall tumbler from Maude, whose pretty face was set in a </w:t>
        </w:r>
      </w:ins>
      <w:ins w:id="14887" w:author="Claire S" w:date="2026-05-28T13:14:00Z" w16du:dateUtc="2026-05-28T12:14:00Z">
        <w:r w:rsidR="00193A2E">
          <w:rPr>
            <w:rFonts w:ascii="Cambria" w:hAnsi="Cambria"/>
            <w:sz w:val="28"/>
            <w:szCs w:val="28"/>
          </w:rPr>
          <w:t>plac</w:t>
        </w:r>
      </w:ins>
      <w:ins w:id="14888" w:author="Claire S" w:date="2026-05-28T11:39:00Z" w16du:dateUtc="2026-05-28T10:39:00Z">
        <w:r>
          <w:rPr>
            <w:rFonts w:ascii="Cambria" w:hAnsi="Cambria"/>
            <w:sz w:val="28"/>
            <w:szCs w:val="28"/>
          </w:rPr>
          <w:t xml:space="preserve">id smile. In fact, in her pinafore and specs, she </w:t>
        </w:r>
      </w:ins>
      <w:ins w:id="14889" w:author="Claire S" w:date="2026-06-04T16:36:00Z" w16du:dateUtc="2026-06-04T15:36:00Z">
        <w:r w:rsidR="001E07F4">
          <w:rPr>
            <w:rFonts w:ascii="Cambria" w:hAnsi="Cambria"/>
            <w:sz w:val="28"/>
            <w:szCs w:val="28"/>
          </w:rPr>
          <w:t>resembled</w:t>
        </w:r>
      </w:ins>
      <w:ins w:id="14890" w:author="Claire S" w:date="2026-05-28T11:39:00Z" w16du:dateUtc="2026-05-28T10:39:00Z">
        <w:r>
          <w:rPr>
            <w:rFonts w:ascii="Cambria" w:hAnsi="Cambria"/>
            <w:sz w:val="28"/>
            <w:szCs w:val="28"/>
          </w:rPr>
          <w:t xml:space="preserve"> a maid from some BBC period drama, though Clara </w:t>
        </w:r>
      </w:ins>
      <w:ins w:id="14891" w:author="Claire S" w:date="2026-06-04T15:57:00Z" w16du:dateUtc="2026-06-04T14:57:00Z">
        <w:r w:rsidR="001C0D32">
          <w:rPr>
            <w:rFonts w:ascii="Cambria" w:hAnsi="Cambria"/>
            <w:sz w:val="28"/>
            <w:szCs w:val="28"/>
          </w:rPr>
          <w:t>doubted</w:t>
        </w:r>
      </w:ins>
      <w:ins w:id="14892" w:author="Claire S" w:date="2026-05-28T11:39:00Z" w16du:dateUtc="2026-05-28T10:39:00Z">
        <w:r>
          <w:rPr>
            <w:rFonts w:ascii="Cambria" w:hAnsi="Cambria"/>
            <w:sz w:val="28"/>
            <w:szCs w:val="28"/>
          </w:rPr>
          <w:t xml:space="preserve"> that was the look Maude </w:t>
        </w:r>
      </w:ins>
      <w:ins w:id="14893" w:author="Claire S" w:date="2026-06-06T11:10:00Z" w16du:dateUtc="2026-06-06T10:10:00Z">
        <w:r w:rsidR="00043995">
          <w:rPr>
            <w:rFonts w:ascii="Cambria" w:hAnsi="Cambria"/>
            <w:sz w:val="28"/>
            <w:szCs w:val="28"/>
          </w:rPr>
          <w:t>was going for</w:t>
        </w:r>
      </w:ins>
      <w:ins w:id="14894" w:author="Claire S" w:date="2026-05-28T11:39:00Z" w16du:dateUtc="2026-05-28T10:39:00Z">
        <w:r>
          <w:rPr>
            <w:rFonts w:ascii="Cambria" w:hAnsi="Cambria"/>
            <w:sz w:val="28"/>
            <w:szCs w:val="28"/>
          </w:rPr>
          <w:t>.</w:t>
        </w:r>
      </w:ins>
    </w:p>
    <w:p w14:paraId="1749843F" w14:textId="2EF921C7" w:rsidR="00B8239D" w:rsidRDefault="00B8239D" w:rsidP="00B8239D">
      <w:pPr>
        <w:spacing w:line="360" w:lineRule="auto"/>
        <w:ind w:firstLine="720"/>
        <w:contextualSpacing/>
        <w:rPr>
          <w:ins w:id="14895" w:author="Claire S" w:date="2026-05-28T11:39:00Z" w16du:dateUtc="2026-05-28T10:39:00Z"/>
          <w:rFonts w:ascii="Cambria" w:hAnsi="Cambria"/>
          <w:sz w:val="28"/>
          <w:szCs w:val="28"/>
        </w:rPr>
      </w:pPr>
      <w:ins w:id="14896" w:author="Claire S" w:date="2026-05-28T11:39:00Z" w16du:dateUtc="2026-05-28T10:39:00Z">
        <w:r>
          <w:rPr>
            <w:rFonts w:ascii="Cambria" w:hAnsi="Cambria"/>
            <w:sz w:val="28"/>
            <w:szCs w:val="28"/>
          </w:rPr>
          <w:t>‘Cheers!’ Rayne winked. ‘You’re the best, Maude.’</w:t>
        </w:r>
      </w:ins>
    </w:p>
    <w:p w14:paraId="12B626EF" w14:textId="492EEA92" w:rsidR="001C0D32" w:rsidRDefault="00B8239D" w:rsidP="00B8239D">
      <w:pPr>
        <w:spacing w:line="360" w:lineRule="auto"/>
        <w:ind w:firstLine="720"/>
        <w:contextualSpacing/>
        <w:rPr>
          <w:ins w:id="14897" w:author="Claire S" w:date="2026-06-04T15:57:00Z" w16du:dateUtc="2026-06-04T14:57:00Z"/>
          <w:rFonts w:ascii="Cambria" w:hAnsi="Cambria"/>
          <w:sz w:val="28"/>
          <w:szCs w:val="28"/>
        </w:rPr>
      </w:pPr>
      <w:ins w:id="14898" w:author="Claire S" w:date="2026-05-28T11:39:00Z" w16du:dateUtc="2026-05-28T10:39:00Z">
        <w:r>
          <w:rPr>
            <w:rFonts w:ascii="Cambria" w:hAnsi="Cambria"/>
            <w:sz w:val="28"/>
            <w:szCs w:val="28"/>
          </w:rPr>
          <w:t xml:space="preserve">Was it Clara’s imagination, or did </w:t>
        </w:r>
      </w:ins>
      <w:ins w:id="14899" w:author="Claire S" w:date="2026-06-04T16:37:00Z" w16du:dateUtc="2026-06-04T15:37:00Z">
        <w:r w:rsidR="00133DA0">
          <w:rPr>
            <w:rFonts w:ascii="Cambria" w:hAnsi="Cambria"/>
            <w:sz w:val="28"/>
            <w:szCs w:val="28"/>
          </w:rPr>
          <w:t xml:space="preserve">Ruth’s </w:t>
        </w:r>
        <w:r w:rsidR="00697D53">
          <w:rPr>
            <w:rFonts w:ascii="Cambria" w:hAnsi="Cambria"/>
            <w:sz w:val="28"/>
            <w:szCs w:val="28"/>
          </w:rPr>
          <w:t>PA</w:t>
        </w:r>
      </w:ins>
      <w:ins w:id="14900" w:author="Claire S" w:date="2026-05-28T11:39:00Z" w16du:dateUtc="2026-05-28T10:39:00Z">
        <w:r>
          <w:rPr>
            <w:rFonts w:ascii="Cambria" w:hAnsi="Cambria"/>
            <w:sz w:val="28"/>
            <w:szCs w:val="28"/>
          </w:rPr>
          <w:t xml:space="preserve"> also blush?</w:t>
        </w:r>
      </w:ins>
    </w:p>
    <w:p w14:paraId="7A631B6E" w14:textId="2210A4E1" w:rsidR="00B8239D" w:rsidRDefault="00B8239D" w:rsidP="00B8239D">
      <w:pPr>
        <w:spacing w:line="360" w:lineRule="auto"/>
        <w:ind w:firstLine="720"/>
        <w:contextualSpacing/>
        <w:rPr>
          <w:ins w:id="14901" w:author="Claire S" w:date="2026-05-28T11:39:00Z" w16du:dateUtc="2026-05-28T10:39:00Z"/>
          <w:rFonts w:ascii="Cambria" w:hAnsi="Cambria"/>
          <w:sz w:val="28"/>
          <w:szCs w:val="28"/>
        </w:rPr>
      </w:pPr>
      <w:ins w:id="14902" w:author="Claire S" w:date="2026-05-28T11:39:00Z" w16du:dateUtc="2026-05-28T10:39:00Z">
        <w:r>
          <w:rPr>
            <w:rFonts w:ascii="Cambria" w:hAnsi="Cambria"/>
            <w:sz w:val="28"/>
            <w:szCs w:val="28"/>
          </w:rPr>
          <w:t>‘You can go, Maude</w:t>
        </w:r>
      </w:ins>
      <w:ins w:id="14903" w:author="Claire S" w:date="2026-06-04T15:57:00Z" w16du:dateUtc="2026-06-04T14:57:00Z">
        <w:del w:id="14904" w:author="Daisy Watt" w:date="2026-06-23T08:15:00Z" w16du:dateUtc="2026-06-23T06:15:00Z">
          <w:r w:rsidR="001C0D32">
            <w:rPr>
              <w:rFonts w:ascii="Cambria" w:hAnsi="Cambria"/>
              <w:sz w:val="28"/>
              <w:szCs w:val="28"/>
            </w:rPr>
            <w:delText>,</w:delText>
          </w:r>
        </w:del>
      </w:ins>
      <w:ins w:id="14905" w:author="Daisy Watt" w:date="2026-06-23T08:15:00Z" w16du:dateUtc="2026-06-23T06:15:00Z">
        <w:r w:rsidR="007666BE">
          <w:rPr>
            <w:rFonts w:ascii="Cambria" w:hAnsi="Cambria"/>
            <w:sz w:val="28"/>
            <w:szCs w:val="28"/>
          </w:rPr>
          <w:t>.</w:t>
        </w:r>
      </w:ins>
      <w:ins w:id="14906" w:author="Claire S" w:date="2026-05-28T11:39:00Z" w16du:dateUtc="2026-05-28T10:39:00Z">
        <w:r>
          <w:rPr>
            <w:rFonts w:ascii="Cambria" w:hAnsi="Cambria"/>
            <w:sz w:val="28"/>
            <w:szCs w:val="28"/>
          </w:rPr>
          <w:t>’</w:t>
        </w:r>
      </w:ins>
      <w:ins w:id="14907" w:author="Claire S" w:date="2026-06-04T15:57:00Z" w16du:dateUtc="2026-06-04T14:57:00Z">
        <w:r w:rsidR="001C0D32">
          <w:rPr>
            <w:rFonts w:ascii="Cambria" w:hAnsi="Cambria"/>
            <w:sz w:val="28"/>
            <w:szCs w:val="28"/>
          </w:rPr>
          <w:t xml:space="preserve"> Ruth was brusque.</w:t>
        </w:r>
      </w:ins>
    </w:p>
    <w:p w14:paraId="47205428" w14:textId="05361ECA" w:rsidR="00B8239D" w:rsidRDefault="00B8239D" w:rsidP="00132E14">
      <w:pPr>
        <w:spacing w:line="360" w:lineRule="auto"/>
        <w:ind w:firstLine="720"/>
        <w:contextualSpacing/>
        <w:rPr>
          <w:ins w:id="14908" w:author="Claire S" w:date="2026-05-28T11:39:00Z" w16du:dateUtc="2026-05-28T10:39:00Z"/>
          <w:rFonts w:ascii="Cambria" w:hAnsi="Cambria"/>
          <w:sz w:val="28"/>
          <w:szCs w:val="28"/>
        </w:rPr>
      </w:pPr>
      <w:ins w:id="14909" w:author="Claire S" w:date="2026-05-28T11:39:00Z" w16du:dateUtc="2026-05-28T10:39:00Z">
        <w:r>
          <w:rPr>
            <w:rFonts w:ascii="Cambria" w:hAnsi="Cambria"/>
            <w:sz w:val="28"/>
            <w:szCs w:val="28"/>
          </w:rPr>
          <w:t xml:space="preserve">If backs could shoot daggers, then the personal assistant’s was firing them willy-nilly, thought Clara, watching the other girl stalk back to her desk outside Ruth’s </w:t>
        </w:r>
      </w:ins>
      <w:ins w:id="14910" w:author="Claire S" w:date="2026-07-28T10:43:00Z" w16du:dateUtc="2026-07-28T09:43:00Z">
        <w:r w:rsidR="00CF0200">
          <w:rPr>
            <w:rFonts w:ascii="Cambria" w:hAnsi="Cambria"/>
            <w:sz w:val="28"/>
            <w:szCs w:val="28"/>
          </w:rPr>
          <w:t>temple</w:t>
        </w:r>
      </w:ins>
      <w:ins w:id="14911" w:author="Claire S" w:date="2026-05-28T11:39:00Z" w16du:dateUtc="2026-05-28T10:39:00Z">
        <w:r>
          <w:rPr>
            <w:rFonts w:ascii="Cambria" w:hAnsi="Cambria"/>
            <w:sz w:val="28"/>
            <w:szCs w:val="28"/>
          </w:rPr>
          <w:t xml:space="preserve">. </w:t>
        </w:r>
      </w:ins>
      <w:ins w:id="14912" w:author="Claire S" w:date="2026-05-28T12:09:00Z" w16du:dateUtc="2026-05-28T11:09:00Z">
        <w:r w:rsidR="00132E14">
          <w:rPr>
            <w:rFonts w:ascii="Cambria" w:hAnsi="Cambria"/>
            <w:sz w:val="28"/>
            <w:szCs w:val="28"/>
          </w:rPr>
          <w:t xml:space="preserve"> </w:t>
        </w:r>
        <w:r w:rsidR="00132E14" w:rsidRPr="00C80142">
          <w:rPr>
            <w:rFonts w:ascii="Cambria" w:hAnsi="Cambria"/>
            <w:i/>
            <w:iCs/>
            <w:sz w:val="28"/>
            <w:szCs w:val="28"/>
          </w:rPr>
          <w:t>Stay,</w:t>
        </w:r>
        <w:r w:rsidR="00132E14">
          <w:rPr>
            <w:rFonts w:ascii="Cambria" w:hAnsi="Cambria"/>
            <w:sz w:val="28"/>
            <w:szCs w:val="28"/>
          </w:rPr>
          <w:t xml:space="preserve"> Clara wanted to shout. </w:t>
        </w:r>
      </w:ins>
      <w:ins w:id="14913" w:author="Claire S" w:date="2026-06-04T16:37:00Z" w16du:dateUtc="2026-06-04T15:37:00Z">
        <w:r w:rsidR="00697D53">
          <w:rPr>
            <w:rFonts w:ascii="Cambria" w:hAnsi="Cambria"/>
            <w:sz w:val="28"/>
            <w:szCs w:val="28"/>
          </w:rPr>
          <w:t>T</w:t>
        </w:r>
      </w:ins>
      <w:ins w:id="14914" w:author="Claire S" w:date="2026-05-28T12:09:00Z" w16du:dateUtc="2026-05-28T11:09:00Z">
        <w:r w:rsidR="00132E14">
          <w:rPr>
            <w:rFonts w:ascii="Cambria" w:hAnsi="Cambria"/>
            <w:sz w:val="28"/>
            <w:szCs w:val="28"/>
          </w:rPr>
          <w:t xml:space="preserve">here was no love lost between her and Maude, </w:t>
        </w:r>
      </w:ins>
      <w:ins w:id="14915" w:author="Claire S" w:date="2026-06-04T16:37:00Z" w16du:dateUtc="2026-06-04T15:37:00Z">
        <w:r w:rsidR="00697D53">
          <w:rPr>
            <w:rFonts w:ascii="Cambria" w:hAnsi="Cambria"/>
            <w:sz w:val="28"/>
            <w:szCs w:val="28"/>
          </w:rPr>
          <w:t>but maybe there was</w:t>
        </w:r>
      </w:ins>
      <w:ins w:id="14916" w:author="Claire S" w:date="2026-05-28T12:09:00Z" w16du:dateUtc="2026-05-28T11:09:00Z">
        <w:r w:rsidR="00132E14">
          <w:rPr>
            <w:rFonts w:ascii="Cambria" w:hAnsi="Cambria"/>
            <w:sz w:val="28"/>
            <w:szCs w:val="28"/>
          </w:rPr>
          <w:t xml:space="preserve"> safety in numbers.</w:t>
        </w:r>
      </w:ins>
    </w:p>
    <w:p w14:paraId="3E494C7C" w14:textId="1A8B97B2" w:rsidR="00B8239D" w:rsidRDefault="00B8239D" w:rsidP="00B8239D">
      <w:pPr>
        <w:spacing w:line="360" w:lineRule="auto"/>
        <w:ind w:firstLine="720"/>
        <w:contextualSpacing/>
        <w:rPr>
          <w:ins w:id="14917" w:author="Claire S" w:date="2026-05-28T11:39:00Z" w16du:dateUtc="2026-05-28T10:39:00Z"/>
          <w:rFonts w:ascii="Cambria" w:hAnsi="Cambria"/>
          <w:sz w:val="28"/>
          <w:szCs w:val="28"/>
        </w:rPr>
      </w:pPr>
      <w:ins w:id="14918" w:author="Claire S" w:date="2026-05-28T11:39:00Z" w16du:dateUtc="2026-05-28T10:39:00Z">
        <w:r>
          <w:rPr>
            <w:rFonts w:ascii="Cambria" w:hAnsi="Cambria"/>
            <w:sz w:val="28"/>
            <w:szCs w:val="28"/>
          </w:rPr>
          <w:t>‘So, to business.’ Ruth was watching Jackson, Clara saw; rather like a hawk watching its prey. ‘With Jackson’s blessing, Clara, you’ll take over Dex’s last edits on the new Smoke Silva</w:t>
        </w:r>
      </w:ins>
      <w:ins w:id="14919" w:author="Daisy Watt" w:date="2026-06-23T08:50:00Z" w16du:dateUtc="2026-06-23T06:50:00Z">
        <w:r w:rsidR="007D0CAD">
          <w:rPr>
            <w:rFonts w:ascii="Cambria" w:hAnsi="Cambria"/>
            <w:sz w:val="28"/>
            <w:szCs w:val="28"/>
          </w:rPr>
          <w:t>—</w:t>
        </w:r>
      </w:ins>
      <w:ins w:id="14920" w:author="Claire S" w:date="2026-05-28T11:39:00Z" w16du:dateUtc="2026-05-28T10:39:00Z">
        <w:del w:id="14921" w:author="Daisy Watt" w:date="2026-06-23T08:50:00Z" w16du:dateUtc="2026-06-23T06:50:00Z">
          <w:r>
            <w:rPr>
              <w:rFonts w:ascii="Cambria" w:hAnsi="Cambria"/>
              <w:sz w:val="28"/>
              <w:szCs w:val="28"/>
            </w:rPr>
            <w:delText xml:space="preserve"> -</w:delText>
          </w:r>
        </w:del>
        <w:r>
          <w:rPr>
            <w:rFonts w:ascii="Cambria" w:hAnsi="Cambria"/>
            <w:sz w:val="28"/>
            <w:szCs w:val="28"/>
          </w:rPr>
          <w:t>’</w:t>
        </w:r>
      </w:ins>
    </w:p>
    <w:p w14:paraId="2E252C54" w14:textId="26ED6BFF" w:rsidR="00371945" w:rsidRDefault="00371945" w:rsidP="00B8239D">
      <w:pPr>
        <w:spacing w:line="360" w:lineRule="auto"/>
        <w:ind w:firstLine="720"/>
        <w:contextualSpacing/>
        <w:rPr>
          <w:ins w:id="14922" w:author="Claire S" w:date="2026-05-28T11:39:00Z" w16du:dateUtc="2026-05-28T10:39:00Z"/>
          <w:rFonts w:ascii="Cambria" w:hAnsi="Cambria"/>
          <w:sz w:val="28"/>
          <w:szCs w:val="28"/>
        </w:rPr>
      </w:pPr>
      <w:ins w:id="14923" w:author="Claire S" w:date="2026-06-04T15:58:00Z" w16du:dateUtc="2026-06-04T14:58:00Z">
        <w:r>
          <w:rPr>
            <w:rFonts w:ascii="Cambria" w:hAnsi="Cambria"/>
            <w:sz w:val="28"/>
            <w:szCs w:val="28"/>
          </w:rPr>
          <w:t>Clara nearly choked on air. ‘Me?’</w:t>
        </w:r>
      </w:ins>
    </w:p>
    <w:p w14:paraId="1D08159A" w14:textId="5BE9AC49" w:rsidR="00B8239D" w:rsidRDefault="00B8239D" w:rsidP="00B8239D">
      <w:pPr>
        <w:spacing w:line="360" w:lineRule="auto"/>
        <w:ind w:firstLine="720"/>
        <w:contextualSpacing/>
        <w:rPr>
          <w:ins w:id="14924" w:author="Claire S" w:date="2026-05-28T11:39:00Z" w16du:dateUtc="2026-05-28T10:39:00Z"/>
          <w:rFonts w:ascii="Cambria" w:hAnsi="Cambria"/>
          <w:sz w:val="28"/>
          <w:szCs w:val="28"/>
        </w:rPr>
      </w:pPr>
      <w:ins w:id="14925" w:author="Claire S" w:date="2026-05-28T11:39:00Z" w16du:dateUtc="2026-05-28T10:39:00Z">
        <w:r>
          <w:rPr>
            <w:rFonts w:ascii="Cambria" w:hAnsi="Cambria"/>
            <w:sz w:val="28"/>
            <w:szCs w:val="28"/>
          </w:rPr>
          <w:t>‘</w:t>
        </w:r>
      </w:ins>
      <w:ins w:id="14926" w:author="Claire S" w:date="2026-05-28T12:10:00Z" w16du:dateUtc="2026-05-28T11:10:00Z">
        <w:r w:rsidR="00132E14">
          <w:rPr>
            <w:rFonts w:ascii="Cambria" w:hAnsi="Cambria"/>
            <w:sz w:val="28"/>
            <w:szCs w:val="28"/>
          </w:rPr>
          <w:t>Full</w:t>
        </w:r>
      </w:ins>
      <w:ins w:id="14927" w:author="Claire S" w:date="2026-05-28T11:39:00Z" w16du:dateUtc="2026-05-28T10:39:00Z">
        <w:r>
          <w:rPr>
            <w:rFonts w:ascii="Cambria" w:hAnsi="Cambria"/>
            <w:sz w:val="28"/>
            <w:szCs w:val="28"/>
          </w:rPr>
          <w:t xml:space="preserve"> approval</w:t>
        </w:r>
        <w:del w:id="14928" w:author="Daisy Watt" w:date="2026-06-23T08:51:00Z" w16du:dateUtc="2026-06-23T06:51:00Z">
          <w:r>
            <w:rPr>
              <w:rFonts w:ascii="Cambria" w:hAnsi="Cambria"/>
              <w:sz w:val="28"/>
              <w:szCs w:val="28"/>
            </w:rPr>
            <w:delText>,</w:delText>
          </w:r>
        </w:del>
      </w:ins>
      <w:ins w:id="14929" w:author="Daisy Watt" w:date="2026-06-23T08:51:00Z" w16du:dateUtc="2026-06-23T06:51:00Z">
        <w:r w:rsidR="005958FB">
          <w:rPr>
            <w:rFonts w:ascii="Cambria" w:hAnsi="Cambria"/>
            <w:sz w:val="28"/>
            <w:szCs w:val="28"/>
          </w:rPr>
          <w:t>.</w:t>
        </w:r>
      </w:ins>
      <w:ins w:id="14930" w:author="Claire S" w:date="2026-05-28T11:39:00Z" w16du:dateUtc="2026-05-28T10:39:00Z">
        <w:r>
          <w:rPr>
            <w:rFonts w:ascii="Cambria" w:hAnsi="Cambria"/>
            <w:sz w:val="28"/>
            <w:szCs w:val="28"/>
          </w:rPr>
          <w:t xml:space="preserve">’ </w:t>
        </w:r>
      </w:ins>
      <w:ins w:id="14931" w:author="Claire S" w:date="2026-06-04T16:38:00Z" w16du:dateUtc="2026-06-04T15:38:00Z">
        <w:r w:rsidR="00CA28A6">
          <w:rPr>
            <w:rFonts w:ascii="Cambria" w:hAnsi="Cambria"/>
            <w:sz w:val="28"/>
            <w:szCs w:val="28"/>
          </w:rPr>
          <w:t>Jackson</w:t>
        </w:r>
      </w:ins>
      <w:ins w:id="14932" w:author="Claire S" w:date="2026-05-28T11:39:00Z" w16du:dateUtc="2026-05-28T10:39:00Z">
        <w:r>
          <w:rPr>
            <w:rFonts w:ascii="Cambria" w:hAnsi="Cambria"/>
            <w:sz w:val="28"/>
            <w:szCs w:val="28"/>
          </w:rPr>
          <w:t xml:space="preserve"> matched Ruth’s acerbic smile. ‘</w:t>
        </w:r>
      </w:ins>
      <w:ins w:id="14933" w:author="Daisy Watt" w:date="2026-06-23T08:51:00Z" w16du:dateUtc="2026-06-23T06:51:00Z">
        <w:r w:rsidR="005958FB">
          <w:rPr>
            <w:rFonts w:ascii="Cambria" w:hAnsi="Cambria"/>
            <w:sz w:val="28"/>
            <w:szCs w:val="28"/>
          </w:rPr>
          <w:t>’</w:t>
        </w:r>
      </w:ins>
      <w:ins w:id="14934" w:author="Claire S" w:date="2026-05-28T11:39:00Z" w16du:dateUtc="2026-05-28T10:39:00Z">
        <w:r>
          <w:rPr>
            <w:rFonts w:ascii="Cambria" w:hAnsi="Cambria"/>
            <w:sz w:val="28"/>
            <w:szCs w:val="28"/>
          </w:rPr>
          <w:t>Til</w:t>
        </w:r>
        <w:del w:id="14935" w:author="Daisy Watt" w:date="2026-06-23T08:51:00Z" w16du:dateUtc="2026-06-23T06:51:00Z">
          <w:r w:rsidDel="005958FB">
            <w:rPr>
              <w:rFonts w:ascii="Cambria" w:hAnsi="Cambria"/>
              <w:sz w:val="28"/>
              <w:szCs w:val="28"/>
            </w:rPr>
            <w:delText>l</w:delText>
          </w:r>
        </w:del>
        <w:r>
          <w:rPr>
            <w:rFonts w:ascii="Cambria" w:hAnsi="Cambria"/>
            <w:sz w:val="28"/>
            <w:szCs w:val="28"/>
          </w:rPr>
          <w:t xml:space="preserve"> you bring a </w:t>
        </w:r>
      </w:ins>
      <w:ins w:id="14936" w:author="Claire S" w:date="2026-07-28T10:43:00Z" w16du:dateUtc="2026-07-28T09:43:00Z">
        <w:r w:rsidR="006608B6">
          <w:rPr>
            <w:rFonts w:ascii="Cambria" w:hAnsi="Cambria"/>
            <w:sz w:val="28"/>
            <w:szCs w:val="28"/>
          </w:rPr>
          <w:t xml:space="preserve">top </w:t>
        </w:r>
      </w:ins>
      <w:ins w:id="14937" w:author="Claire S" w:date="2026-07-28T11:15:00Z" w16du:dateUtc="2026-07-28T10:15:00Z">
        <w:r w:rsidR="00B06F71">
          <w:rPr>
            <w:rFonts w:ascii="Cambria" w:hAnsi="Cambria"/>
            <w:sz w:val="28"/>
            <w:szCs w:val="28"/>
          </w:rPr>
          <w:t>gun</w:t>
        </w:r>
      </w:ins>
      <w:ins w:id="14938" w:author="Claire S" w:date="2026-05-28T11:39:00Z" w16du:dateUtc="2026-05-28T10:39:00Z">
        <w:r>
          <w:rPr>
            <w:rFonts w:ascii="Cambria" w:hAnsi="Cambria"/>
            <w:sz w:val="28"/>
            <w:szCs w:val="28"/>
          </w:rPr>
          <w:t xml:space="preserve"> in, of course. If this is my last Langley book, I want it to be special</w:t>
        </w:r>
      </w:ins>
      <w:ins w:id="14939" w:author="Daisy Watt" w:date="2026-06-23T08:51:00Z" w16du:dateUtc="2026-06-23T06:51:00Z">
        <w:r w:rsidR="00AA6EC0">
          <w:rPr>
            <w:rFonts w:ascii="Cambria" w:hAnsi="Cambria"/>
            <w:sz w:val="28"/>
            <w:szCs w:val="28"/>
          </w:rPr>
          <w:t>.</w:t>
        </w:r>
      </w:ins>
      <w:ins w:id="14940" w:author="Claire S" w:date="2026-05-28T11:39:00Z" w16du:dateUtc="2026-05-28T10:39:00Z">
        <w:del w:id="14941" w:author="Daisy Watt" w:date="2026-06-23T08:51:00Z" w16du:dateUtc="2026-06-23T06:51:00Z">
          <w:r>
            <w:rPr>
              <w:rFonts w:ascii="Cambria" w:hAnsi="Cambria"/>
              <w:sz w:val="28"/>
              <w:szCs w:val="28"/>
            </w:rPr>
            <w:delText xml:space="preserve"> -</w:delText>
          </w:r>
        </w:del>
        <w:r>
          <w:rPr>
            <w:rFonts w:ascii="Cambria" w:hAnsi="Cambria"/>
            <w:sz w:val="28"/>
            <w:szCs w:val="28"/>
          </w:rPr>
          <w:t>’</w:t>
        </w:r>
      </w:ins>
    </w:p>
    <w:p w14:paraId="5A3185A4" w14:textId="6A916441" w:rsidR="00B8239D" w:rsidRDefault="00B8239D" w:rsidP="00B8239D">
      <w:pPr>
        <w:spacing w:line="360" w:lineRule="auto"/>
        <w:ind w:firstLine="720"/>
        <w:contextualSpacing/>
        <w:rPr>
          <w:ins w:id="14942" w:author="Claire S" w:date="2026-05-28T11:39:00Z" w16du:dateUtc="2026-05-28T10:39:00Z"/>
          <w:rFonts w:ascii="Cambria" w:hAnsi="Cambria"/>
          <w:sz w:val="28"/>
          <w:szCs w:val="28"/>
        </w:rPr>
      </w:pPr>
      <w:ins w:id="14943" w:author="Claire S" w:date="2026-05-28T11:39:00Z" w16du:dateUtc="2026-05-28T10:39:00Z">
        <w:r>
          <w:rPr>
            <w:rFonts w:ascii="Cambria" w:hAnsi="Cambria"/>
            <w:sz w:val="28"/>
            <w:szCs w:val="28"/>
          </w:rPr>
          <w:t xml:space="preserve">‘But it won’t be your last, will it?’ Ruth purred, though her eyes were hard as drill bits. ‘We’re not letting you go anywhere, my dear </w:t>
        </w:r>
      </w:ins>
      <w:ins w:id="14944" w:author="Claire S" w:date="2026-06-04T16:38:00Z" w16du:dateUtc="2026-06-04T15:38:00Z">
        <w:r w:rsidR="00D534B2">
          <w:rPr>
            <w:rFonts w:ascii="Cambria" w:hAnsi="Cambria"/>
            <w:sz w:val="28"/>
            <w:szCs w:val="28"/>
          </w:rPr>
          <w:t>ma</w:t>
        </w:r>
      </w:ins>
      <w:ins w:id="14945" w:author="Claire S" w:date="2026-05-28T11:39:00Z" w16du:dateUtc="2026-05-28T10:39:00Z">
        <w:r>
          <w:rPr>
            <w:rFonts w:ascii="Cambria" w:hAnsi="Cambria"/>
            <w:sz w:val="28"/>
            <w:szCs w:val="28"/>
          </w:rPr>
          <w:t xml:space="preserve">n.  Miles is working on the contract right now, as you know, and there’s a </w:t>
        </w:r>
        <w:r w:rsidRPr="006608B6">
          <w:rPr>
            <w:rFonts w:ascii="Cambria" w:hAnsi="Cambria"/>
            <w:sz w:val="28"/>
            <w:szCs w:val="28"/>
          </w:rPr>
          <w:t xml:space="preserve">big editorial </w:t>
        </w:r>
      </w:ins>
      <w:ins w:id="14946" w:author="Claire S" w:date="2026-07-28T11:15:00Z" w16du:dateUtc="2026-07-28T10:15:00Z">
        <w:r w:rsidR="00B06F71">
          <w:rPr>
            <w:rFonts w:ascii="Cambria" w:hAnsi="Cambria"/>
            <w:sz w:val="28"/>
            <w:szCs w:val="28"/>
          </w:rPr>
          <w:t>name</w:t>
        </w:r>
      </w:ins>
      <w:ins w:id="14947" w:author="Claire S" w:date="2026-05-28T11:39:00Z" w16du:dateUtc="2026-05-28T10:39:00Z">
        <w:r>
          <w:rPr>
            <w:rFonts w:ascii="Cambria" w:hAnsi="Cambria"/>
            <w:sz w:val="28"/>
            <w:szCs w:val="28"/>
          </w:rPr>
          <w:t xml:space="preserve"> in the </w:t>
        </w:r>
        <w:commentRangeStart w:id="14948"/>
        <w:r>
          <w:rPr>
            <w:rFonts w:ascii="Cambria" w:hAnsi="Cambria"/>
            <w:sz w:val="28"/>
            <w:szCs w:val="28"/>
          </w:rPr>
          <w:t>offing</w:t>
        </w:r>
      </w:ins>
      <w:commentRangeEnd w:id="14948"/>
      <w:r w:rsidR="00CE498F">
        <w:rPr>
          <w:rStyle w:val="CommentReference"/>
          <w:rFonts w:ascii="Cambria" w:hAnsi="Cambria"/>
          <w:sz w:val="28"/>
          <w:szCs w:val="28"/>
        </w:rPr>
        <w:commentReference w:id="14948"/>
      </w:r>
      <w:ins w:id="14949" w:author="Claire S" w:date="2026-05-28T11:39:00Z" w16du:dateUtc="2026-05-28T10:39:00Z">
        <w:r>
          <w:rPr>
            <w:rFonts w:ascii="Cambria" w:hAnsi="Cambria"/>
            <w:sz w:val="28"/>
            <w:szCs w:val="28"/>
          </w:rPr>
          <w:t>. Clara can hold the fort for now, alright, Clara?’</w:t>
        </w:r>
      </w:ins>
    </w:p>
    <w:p w14:paraId="38E0D678" w14:textId="1CFB1F21" w:rsidR="00B8239D" w:rsidRDefault="00B8239D" w:rsidP="00B8239D">
      <w:pPr>
        <w:spacing w:line="360" w:lineRule="auto"/>
        <w:ind w:firstLine="720"/>
        <w:contextualSpacing/>
        <w:rPr>
          <w:ins w:id="14950" w:author="Claire S" w:date="2026-05-28T11:39:00Z" w16du:dateUtc="2026-05-28T10:39:00Z"/>
          <w:rFonts w:ascii="Cambria" w:hAnsi="Cambria"/>
          <w:sz w:val="28"/>
          <w:szCs w:val="28"/>
        </w:rPr>
      </w:pPr>
      <w:ins w:id="14951" w:author="Claire S" w:date="2026-05-28T11:39:00Z" w16du:dateUtc="2026-05-28T10:39:00Z">
        <w:r>
          <w:rPr>
            <w:rFonts w:ascii="Cambria" w:hAnsi="Cambria"/>
            <w:sz w:val="28"/>
            <w:szCs w:val="28"/>
          </w:rPr>
          <w:t xml:space="preserve">‘If you’re sure,’ Clara stuttered; then remembered what Ruth had just said about people walking all over her.  With a small cough, she </w:t>
        </w:r>
        <w:del w:id="14952" w:author="Daisy Watt" w:date="2026-06-23T08:53:00Z" w16du:dateUtc="2026-06-23T06:53:00Z">
          <w:r>
            <w:rPr>
              <w:rFonts w:ascii="Cambria" w:hAnsi="Cambria"/>
              <w:sz w:val="28"/>
              <w:szCs w:val="28"/>
            </w:rPr>
            <w:delText>changed it to</w:delText>
          </w:r>
        </w:del>
      </w:ins>
      <w:ins w:id="14953" w:author="Daisy Watt" w:date="2026-06-23T08:53:00Z" w16du:dateUtc="2026-06-23T06:53:00Z">
        <w:r w:rsidR="00BB4493">
          <w:rPr>
            <w:rFonts w:ascii="Cambria" w:hAnsi="Cambria"/>
            <w:sz w:val="28"/>
            <w:szCs w:val="28"/>
          </w:rPr>
          <w:t>said,</w:t>
        </w:r>
      </w:ins>
      <w:ins w:id="14954" w:author="Claire S" w:date="2026-05-28T11:39:00Z" w16du:dateUtc="2026-05-28T10:39:00Z">
        <w:r>
          <w:rPr>
            <w:rFonts w:ascii="Cambria" w:hAnsi="Cambria"/>
            <w:sz w:val="28"/>
            <w:szCs w:val="28"/>
          </w:rPr>
          <w:t xml:space="preserve"> ‘I’d be honoured. I love Smoke Silva.’ Thank God she’d read one of the four books already published. In fact, she’d </w:t>
        </w:r>
      </w:ins>
      <w:ins w:id="14955" w:author="Claire S" w:date="2026-08-04T12:57:00Z" w16du:dateUtc="2026-08-04T11:57:00Z">
        <w:r w:rsidR="00E6206E">
          <w:rPr>
            <w:rFonts w:ascii="Cambria" w:hAnsi="Cambria"/>
            <w:sz w:val="28"/>
            <w:szCs w:val="28"/>
          </w:rPr>
          <w:t xml:space="preserve">sincerely </w:t>
        </w:r>
      </w:ins>
      <w:ins w:id="14956" w:author="Claire S" w:date="2026-06-04T15:59:00Z" w16du:dateUtc="2026-06-04T14:59:00Z">
        <w:r w:rsidR="007F02FE">
          <w:rPr>
            <w:rFonts w:ascii="Cambria" w:hAnsi="Cambria"/>
            <w:sz w:val="28"/>
            <w:szCs w:val="28"/>
          </w:rPr>
          <w:t>dis</w:t>
        </w:r>
      </w:ins>
      <w:ins w:id="14957" w:author="Claire S" w:date="2026-06-04T15:58:00Z" w16du:dateUtc="2026-06-04T14:58:00Z">
        <w:r w:rsidR="007F02FE">
          <w:rPr>
            <w:rFonts w:ascii="Cambria" w:hAnsi="Cambria"/>
            <w:sz w:val="28"/>
            <w:szCs w:val="28"/>
          </w:rPr>
          <w:t>liked it</w:t>
        </w:r>
        <w:del w:id="14958" w:author="Daisy Watt" w:date="2026-06-23T08:53:00Z" w16du:dateUtc="2026-06-23T06:53:00Z">
          <w:r w:rsidR="007F02FE">
            <w:rPr>
              <w:rFonts w:ascii="Cambria" w:hAnsi="Cambria"/>
              <w:sz w:val="28"/>
              <w:szCs w:val="28"/>
            </w:rPr>
            <w:delText>;</w:delText>
          </w:r>
        </w:del>
      </w:ins>
      <w:ins w:id="14959" w:author="Daisy Watt" w:date="2026-06-23T08:53:00Z" w16du:dateUtc="2026-06-23T06:53:00Z">
        <w:r>
          <w:rPr>
            <w:rFonts w:ascii="Cambria" w:hAnsi="Cambria"/>
            <w:sz w:val="28"/>
            <w:szCs w:val="28"/>
          </w:rPr>
          <w:t xml:space="preserve"> </w:t>
        </w:r>
        <w:r w:rsidR="00BF62F0">
          <w:rPr>
            <w:rFonts w:ascii="Cambria" w:hAnsi="Cambria"/>
            <w:sz w:val="28"/>
            <w:szCs w:val="28"/>
          </w:rPr>
          <w:t>–</w:t>
        </w:r>
      </w:ins>
      <w:ins w:id="14960" w:author="Claire S" w:date="2026-05-28T11:39:00Z" w16du:dateUtc="2026-05-28T10:39:00Z">
        <w:r>
          <w:rPr>
            <w:rFonts w:ascii="Cambria" w:hAnsi="Cambria"/>
            <w:sz w:val="28"/>
            <w:szCs w:val="28"/>
          </w:rPr>
          <w:t xml:space="preserve"> perturbed by the darkness, and a few of the sex scenes. ‘He certainly gets up to some seriously interesting antics, doesn’t he?’</w:t>
        </w:r>
      </w:ins>
    </w:p>
    <w:p w14:paraId="24909708" w14:textId="11493868" w:rsidR="00B8239D" w:rsidRDefault="00B8239D" w:rsidP="00B8239D">
      <w:pPr>
        <w:spacing w:line="360" w:lineRule="auto"/>
        <w:ind w:firstLine="720"/>
        <w:contextualSpacing/>
        <w:rPr>
          <w:ins w:id="14961" w:author="Claire S" w:date="2026-05-28T11:39:00Z" w16du:dateUtc="2026-05-28T10:39:00Z"/>
          <w:rFonts w:ascii="Cambria" w:hAnsi="Cambria"/>
          <w:sz w:val="28"/>
          <w:szCs w:val="28"/>
        </w:rPr>
      </w:pPr>
      <w:ins w:id="14962" w:author="Claire S" w:date="2026-05-28T11:39:00Z" w16du:dateUtc="2026-05-28T10:39:00Z">
        <w:r>
          <w:rPr>
            <w:rFonts w:ascii="Cambria" w:hAnsi="Cambria"/>
            <w:sz w:val="28"/>
            <w:szCs w:val="28"/>
          </w:rPr>
          <w:t>‘Hundred per</w:t>
        </w:r>
      </w:ins>
      <w:ins w:id="14963" w:author="Daisy Watt" w:date="2026-06-23T08:53:00Z" w16du:dateUtc="2026-06-23T06:53:00Z">
        <w:r w:rsidR="00B65BA9">
          <w:rPr>
            <w:rFonts w:ascii="Cambria" w:hAnsi="Cambria"/>
            <w:sz w:val="28"/>
            <w:szCs w:val="28"/>
          </w:rPr>
          <w:t xml:space="preserve"> cent</w:t>
        </w:r>
      </w:ins>
      <w:ins w:id="14964" w:author="Claire S" w:date="2026-05-28T11:39:00Z" w16du:dateUtc="2026-05-28T10:39:00Z">
        <w:del w:id="14965" w:author="Daisy Watt" w:date="2026-06-23T08:53:00Z" w16du:dateUtc="2026-06-23T06:53:00Z">
          <w:r w:rsidDel="00B65BA9">
            <w:rPr>
              <w:rFonts w:ascii="Cambria" w:hAnsi="Cambria"/>
              <w:sz w:val="28"/>
              <w:szCs w:val="28"/>
            </w:rPr>
            <w:delText>cent,</w:delText>
          </w:r>
        </w:del>
      </w:ins>
      <w:ins w:id="14966" w:author="Daisy Watt" w:date="2026-06-23T08:53:00Z" w16du:dateUtc="2026-06-23T06:53:00Z">
        <w:r w:rsidR="00B65BA9">
          <w:rPr>
            <w:rFonts w:ascii="Cambria" w:hAnsi="Cambria"/>
            <w:sz w:val="28"/>
            <w:szCs w:val="28"/>
          </w:rPr>
          <w:t>.</w:t>
        </w:r>
      </w:ins>
      <w:ins w:id="14967" w:author="Claire S" w:date="2026-05-28T11:39:00Z" w16du:dateUtc="2026-05-28T10:39:00Z">
        <w:r>
          <w:rPr>
            <w:rFonts w:ascii="Cambria" w:hAnsi="Cambria"/>
            <w:sz w:val="28"/>
            <w:szCs w:val="28"/>
          </w:rPr>
          <w:t>’ Jackson looked pleased. ‘He’s super brave – and a bit of a tiger, our Silva.</w:t>
        </w:r>
      </w:ins>
      <w:ins w:id="14968" w:author="Claire S" w:date="2026-08-04T12:57:00Z" w16du:dateUtc="2026-08-04T11:57:00Z">
        <w:r w:rsidR="00E47B0A">
          <w:rPr>
            <w:rFonts w:ascii="Cambria" w:hAnsi="Cambria"/>
            <w:sz w:val="28"/>
            <w:szCs w:val="28"/>
          </w:rPr>
          <w:t xml:space="preserve"> And big. A big guy.</w:t>
        </w:r>
      </w:ins>
      <w:ins w:id="14969" w:author="Claire S" w:date="2026-05-28T11:39:00Z" w16du:dateUtc="2026-05-28T10:39:00Z">
        <w:r>
          <w:rPr>
            <w:rFonts w:ascii="Cambria" w:hAnsi="Cambria"/>
            <w:sz w:val="28"/>
            <w:szCs w:val="28"/>
          </w:rPr>
          <w:t>’</w:t>
        </w:r>
      </w:ins>
    </w:p>
    <w:p w14:paraId="078D7532" w14:textId="45FA4A0E" w:rsidR="001F7741" w:rsidRDefault="00B8239D" w:rsidP="00B8239D">
      <w:pPr>
        <w:spacing w:line="360" w:lineRule="auto"/>
        <w:ind w:firstLine="720"/>
        <w:contextualSpacing/>
        <w:rPr>
          <w:ins w:id="14970" w:author="Claire S" w:date="2026-07-28T11:16:00Z" w16du:dateUtc="2026-07-28T10:16:00Z"/>
          <w:rFonts w:ascii="Cambria" w:hAnsi="Cambria"/>
          <w:sz w:val="28"/>
          <w:szCs w:val="28"/>
        </w:rPr>
      </w:pPr>
      <w:ins w:id="14971" w:author="Claire S" w:date="2026-05-28T11:39:00Z" w16du:dateUtc="2026-05-28T10:39:00Z">
        <w:r>
          <w:rPr>
            <w:rFonts w:ascii="Cambria" w:hAnsi="Cambria"/>
            <w:bCs/>
            <w:sz w:val="28"/>
            <w:szCs w:val="28"/>
          </w:rPr>
          <w:t xml:space="preserve">Meeting his smile, Clara </w:t>
        </w:r>
      </w:ins>
      <w:ins w:id="14972" w:author="Claire S" w:date="2026-06-04T16:38:00Z" w16du:dateUtc="2026-06-04T15:38:00Z">
        <w:r w:rsidR="00811F84">
          <w:rPr>
            <w:rFonts w:ascii="Cambria" w:hAnsi="Cambria"/>
            <w:bCs/>
            <w:sz w:val="28"/>
            <w:szCs w:val="28"/>
          </w:rPr>
          <w:t>ob</w:t>
        </w:r>
      </w:ins>
      <w:ins w:id="14973" w:author="Claire S" w:date="2026-06-04T16:39:00Z" w16du:dateUtc="2026-06-04T15:39:00Z">
        <w:r w:rsidR="00811F84">
          <w:rPr>
            <w:rFonts w:ascii="Cambria" w:hAnsi="Cambria"/>
            <w:bCs/>
            <w:sz w:val="28"/>
            <w:szCs w:val="28"/>
          </w:rPr>
          <w:t>served</w:t>
        </w:r>
      </w:ins>
      <w:ins w:id="14974" w:author="Claire S" w:date="2026-05-28T11:39:00Z" w16du:dateUtc="2026-05-28T10:39:00Z">
        <w:r>
          <w:rPr>
            <w:rFonts w:ascii="Cambria" w:hAnsi="Cambria"/>
            <w:bCs/>
            <w:sz w:val="28"/>
            <w:szCs w:val="28"/>
          </w:rPr>
          <w:t xml:space="preserve"> Rayne was undoubtedly attractive </w:t>
        </w:r>
        <w:del w:id="14975" w:author="Daisy Watt" w:date="2026-06-23T08:53:00Z" w16du:dateUtc="2026-06-23T06:53:00Z">
          <w:r>
            <w:rPr>
              <w:rFonts w:ascii="Cambria" w:hAnsi="Cambria"/>
              <w:bCs/>
              <w:sz w:val="28"/>
              <w:szCs w:val="28"/>
            </w:rPr>
            <w:delText>-</w:delText>
          </w:r>
        </w:del>
      </w:ins>
      <w:ins w:id="14976" w:author="Daisy Watt" w:date="2026-06-23T08:53:00Z" w16du:dateUtc="2026-06-23T06:53:00Z">
        <w:r w:rsidR="002C07C6">
          <w:rPr>
            <w:rFonts w:ascii="Cambria" w:hAnsi="Cambria"/>
            <w:bCs/>
            <w:sz w:val="28"/>
            <w:szCs w:val="28"/>
          </w:rPr>
          <w:t>–</w:t>
        </w:r>
      </w:ins>
      <w:ins w:id="14977" w:author="Claire S" w:date="2026-05-28T11:39:00Z" w16du:dateUtc="2026-05-28T10:39:00Z">
        <w:r>
          <w:rPr>
            <w:rFonts w:ascii="Cambria" w:hAnsi="Cambria"/>
            <w:bCs/>
            <w:sz w:val="28"/>
            <w:szCs w:val="28"/>
          </w:rPr>
          <w:t xml:space="preserve"> even if you didn’t know who he was. But he was forty-five, at least.  </w:t>
        </w:r>
      </w:ins>
      <w:ins w:id="14978" w:author="Claire S" w:date="2026-06-04T15:59:00Z" w16du:dateUtc="2026-06-04T14:59:00Z">
        <w:r w:rsidR="001F7741">
          <w:rPr>
            <w:rFonts w:ascii="Cambria" w:hAnsi="Cambria"/>
            <w:bCs/>
            <w:sz w:val="28"/>
            <w:szCs w:val="28"/>
          </w:rPr>
          <w:t xml:space="preserve">And </w:t>
        </w:r>
      </w:ins>
      <w:ins w:id="14979" w:author="Claire S" w:date="2026-07-28T10:44:00Z" w16du:dateUtc="2026-07-28T09:44:00Z">
        <w:r w:rsidR="00D5666E">
          <w:rPr>
            <w:rFonts w:ascii="Cambria" w:hAnsi="Cambria"/>
            <w:bCs/>
            <w:sz w:val="28"/>
            <w:szCs w:val="28"/>
          </w:rPr>
          <w:t>honestly</w:t>
        </w:r>
      </w:ins>
      <w:ins w:id="14980" w:author="Claire S" w:date="2026-07-28T10:45:00Z" w16du:dateUtc="2026-07-28T09:45:00Z">
        <w:r w:rsidR="002B18ED">
          <w:rPr>
            <w:rFonts w:ascii="Cambria" w:hAnsi="Cambria"/>
            <w:bCs/>
            <w:sz w:val="28"/>
            <w:szCs w:val="28"/>
          </w:rPr>
          <w:t>,</w:t>
        </w:r>
      </w:ins>
      <w:ins w:id="14981" w:author="Claire S" w:date="2026-07-28T10:44:00Z" w16du:dateUtc="2026-07-28T09:44:00Z">
        <w:r w:rsidR="00D5666E">
          <w:rPr>
            <w:rFonts w:ascii="Cambria" w:hAnsi="Cambria"/>
            <w:bCs/>
            <w:sz w:val="28"/>
            <w:szCs w:val="28"/>
          </w:rPr>
          <w:t xml:space="preserve"> she was tempted to say no; she just wanted to </w:t>
        </w:r>
      </w:ins>
      <w:ins w:id="14982" w:author="Claire S" w:date="2026-07-28T15:00:00Z" w16du:dateUtc="2026-07-28T14:00:00Z">
        <w:r w:rsidR="005A30A2">
          <w:rPr>
            <w:rFonts w:ascii="Cambria" w:hAnsi="Cambria"/>
            <w:bCs/>
            <w:sz w:val="28"/>
            <w:szCs w:val="28"/>
          </w:rPr>
          <w:t>hide</w:t>
        </w:r>
      </w:ins>
      <w:ins w:id="14983" w:author="Claire S" w:date="2026-07-28T10:44:00Z" w16du:dateUtc="2026-07-28T09:44:00Z">
        <w:r w:rsidR="00D5666E">
          <w:rPr>
            <w:rFonts w:ascii="Cambria" w:hAnsi="Cambria"/>
            <w:bCs/>
            <w:sz w:val="28"/>
            <w:szCs w:val="28"/>
          </w:rPr>
          <w:t xml:space="preserve"> and be sad somewhere quietly</w:t>
        </w:r>
      </w:ins>
      <w:ins w:id="14984" w:author="Claire S" w:date="2026-07-28T10:45:00Z" w16du:dateUtc="2026-07-28T09:45:00Z">
        <w:r w:rsidR="00D5666E">
          <w:rPr>
            <w:rFonts w:ascii="Cambria" w:hAnsi="Cambria"/>
            <w:bCs/>
            <w:sz w:val="28"/>
            <w:szCs w:val="28"/>
          </w:rPr>
          <w:t>.  Plus she knew</w:t>
        </w:r>
      </w:ins>
      <w:ins w:id="14985" w:author="Claire S" w:date="2026-06-04T15:59:00Z" w16du:dateUtc="2026-06-04T14:59:00Z">
        <w:r w:rsidR="001F7741">
          <w:rPr>
            <w:rFonts w:ascii="Cambria" w:hAnsi="Cambria"/>
            <w:bCs/>
            <w:sz w:val="28"/>
            <w:szCs w:val="28"/>
          </w:rPr>
          <w:t xml:space="preserve"> she wasn’t</w:t>
        </w:r>
      </w:ins>
      <w:ins w:id="14986" w:author="Claire S" w:date="2026-05-28T11:39:00Z" w16du:dateUtc="2026-05-28T10:39:00Z">
        <w:r>
          <w:rPr>
            <w:rFonts w:ascii="Cambria" w:hAnsi="Cambria"/>
            <w:sz w:val="28"/>
            <w:szCs w:val="28"/>
          </w:rPr>
          <w:t xml:space="preserve"> nearly senior enough to edit him; </w:t>
        </w:r>
        <w:commentRangeStart w:id="14987"/>
        <w:r>
          <w:rPr>
            <w:rFonts w:ascii="Cambria" w:hAnsi="Cambria"/>
            <w:sz w:val="28"/>
            <w:szCs w:val="28"/>
          </w:rPr>
          <w:t xml:space="preserve">Langley </w:t>
        </w:r>
        <w:del w:id="14988" w:author="Daisy Watt" w:date="2026-06-23T08:55:00Z" w16du:dateUtc="2026-06-23T06:55:00Z">
          <w:r>
            <w:rPr>
              <w:rFonts w:ascii="Cambria" w:hAnsi="Cambria"/>
              <w:sz w:val="28"/>
              <w:szCs w:val="28"/>
            </w:rPr>
            <w:delText>and</w:delText>
          </w:r>
        </w:del>
      </w:ins>
      <w:ins w:id="14989" w:author="Daisy Watt" w:date="2026-06-23T08:55:00Z" w16du:dateUtc="2026-06-23T06:55:00Z">
        <w:r w:rsidR="000A6E39">
          <w:rPr>
            <w:rFonts w:ascii="Cambria" w:hAnsi="Cambria"/>
            <w:sz w:val="28"/>
            <w:szCs w:val="28"/>
          </w:rPr>
          <w:t>&amp;</w:t>
        </w:r>
      </w:ins>
      <w:ins w:id="14990" w:author="Claire S" w:date="2026-05-28T11:39:00Z" w16du:dateUtc="2026-05-28T10:39:00Z">
        <w:r>
          <w:rPr>
            <w:rFonts w:ascii="Cambria" w:hAnsi="Cambria"/>
            <w:sz w:val="28"/>
            <w:szCs w:val="28"/>
          </w:rPr>
          <w:t xml:space="preserve"> Co</w:t>
        </w:r>
      </w:ins>
      <w:ins w:id="14991" w:author="Daisy Watt" w:date="2026-06-23T08:55:00Z" w16du:dateUtc="2026-06-23T06:55:00Z">
        <w:r w:rsidR="000A6E39">
          <w:rPr>
            <w:rFonts w:ascii="Cambria" w:hAnsi="Cambria"/>
            <w:sz w:val="28"/>
            <w:szCs w:val="28"/>
          </w:rPr>
          <w:t>.</w:t>
        </w:r>
      </w:ins>
      <w:ins w:id="14992" w:author="Claire S" w:date="2026-05-28T11:39:00Z" w16du:dateUtc="2026-05-28T10:39:00Z">
        <w:r>
          <w:rPr>
            <w:rFonts w:ascii="Cambria" w:hAnsi="Cambria"/>
            <w:sz w:val="28"/>
            <w:szCs w:val="28"/>
          </w:rPr>
          <w:t xml:space="preserve"> had far more experienced </w:t>
        </w:r>
      </w:ins>
      <w:ins w:id="14993" w:author="Claire S" w:date="2026-06-04T15:59:00Z" w16du:dateUtc="2026-06-04T14:59:00Z">
        <w:r w:rsidR="001F7741">
          <w:rPr>
            <w:rFonts w:ascii="Cambria" w:hAnsi="Cambria"/>
            <w:sz w:val="28"/>
            <w:szCs w:val="28"/>
          </w:rPr>
          <w:t>staff,</w:t>
        </w:r>
      </w:ins>
      <w:ins w:id="14994" w:author="Claire S" w:date="2026-05-28T11:39:00Z" w16du:dateUtc="2026-05-28T10:39:00Z">
        <w:r>
          <w:rPr>
            <w:rFonts w:ascii="Cambria" w:hAnsi="Cambria"/>
            <w:sz w:val="28"/>
            <w:szCs w:val="28"/>
          </w:rPr>
          <w:t xml:space="preserve"> </w:t>
        </w:r>
      </w:ins>
      <w:ins w:id="14995" w:author="Claire S" w:date="2026-06-04T16:39:00Z" w16du:dateUtc="2026-06-04T15:39:00Z">
        <w:r w:rsidR="000D7D53">
          <w:rPr>
            <w:rFonts w:ascii="Cambria" w:hAnsi="Cambria"/>
            <w:sz w:val="28"/>
            <w:szCs w:val="28"/>
          </w:rPr>
          <w:t>any of whom were</w:t>
        </w:r>
      </w:ins>
      <w:ins w:id="14996" w:author="Claire S" w:date="2026-05-28T11:39:00Z" w16du:dateUtc="2026-05-28T10:39:00Z">
        <w:r>
          <w:rPr>
            <w:rFonts w:ascii="Cambria" w:hAnsi="Cambria"/>
            <w:sz w:val="28"/>
            <w:szCs w:val="28"/>
          </w:rPr>
          <w:t xml:space="preserve"> a better fit. </w:t>
        </w:r>
      </w:ins>
      <w:commentRangeEnd w:id="14987"/>
      <w:r w:rsidR="00F81F18">
        <w:rPr>
          <w:rStyle w:val="CommentReference"/>
          <w:rFonts w:ascii="Cambria" w:hAnsi="Cambria"/>
          <w:sz w:val="28"/>
          <w:szCs w:val="28"/>
        </w:rPr>
        <w:commentReference w:id="14987"/>
      </w:r>
      <w:ins w:id="14997" w:author="Claire S" w:date="2026-07-28T10:48:00Z" w16du:dateUtc="2026-07-28T09:48:00Z">
        <w:r w:rsidR="001C77EA">
          <w:rPr>
            <w:rFonts w:ascii="Cambria" w:hAnsi="Cambria"/>
            <w:sz w:val="28"/>
            <w:szCs w:val="28"/>
          </w:rPr>
          <w:t xml:space="preserve">It didn’t really make sense </w:t>
        </w:r>
      </w:ins>
      <w:ins w:id="14998" w:author="Claire S" w:date="2026-07-28T11:16:00Z" w16du:dateUtc="2026-07-28T10:16:00Z">
        <w:r w:rsidR="00B06F71">
          <w:rPr>
            <w:rFonts w:ascii="Cambria" w:hAnsi="Cambria"/>
            <w:sz w:val="28"/>
            <w:szCs w:val="28"/>
          </w:rPr>
          <w:t>–</w:t>
        </w:r>
      </w:ins>
    </w:p>
    <w:p w14:paraId="14020180" w14:textId="12FA861B" w:rsidR="00B06F71" w:rsidRDefault="00A838D6" w:rsidP="00B8239D">
      <w:pPr>
        <w:spacing w:line="360" w:lineRule="auto"/>
        <w:ind w:firstLine="720"/>
        <w:contextualSpacing/>
        <w:rPr>
          <w:ins w:id="14999" w:author="Claire S" w:date="2026-06-04T15:59:00Z" w16du:dateUtc="2026-06-04T14:59:00Z"/>
          <w:rFonts w:ascii="Cambria" w:hAnsi="Cambria"/>
          <w:sz w:val="28"/>
          <w:szCs w:val="28"/>
        </w:rPr>
      </w:pPr>
      <w:ins w:id="15000" w:author="Claire S" w:date="2026-07-28T11:17:00Z" w16du:dateUtc="2026-07-28T10:17:00Z">
        <w:r>
          <w:rPr>
            <w:rFonts w:ascii="Cambria" w:hAnsi="Cambria"/>
            <w:sz w:val="28"/>
            <w:szCs w:val="28"/>
          </w:rPr>
          <w:t>But</w:t>
        </w:r>
      </w:ins>
      <w:ins w:id="15001" w:author="Claire S" w:date="2026-07-28T11:16:00Z" w16du:dateUtc="2026-07-28T10:16:00Z">
        <w:r w:rsidR="00B06F71">
          <w:rPr>
            <w:rFonts w:ascii="Cambria" w:hAnsi="Cambria"/>
            <w:sz w:val="28"/>
            <w:szCs w:val="28"/>
          </w:rPr>
          <w:t xml:space="preserve"> </w:t>
        </w:r>
      </w:ins>
      <w:ins w:id="15002" w:author="Claire S" w:date="2026-07-28T11:17:00Z" w16du:dateUtc="2026-07-28T10:17:00Z">
        <w:r>
          <w:rPr>
            <w:rFonts w:ascii="Cambria" w:hAnsi="Cambria"/>
            <w:sz w:val="28"/>
            <w:szCs w:val="28"/>
          </w:rPr>
          <w:t>Clara</w:t>
        </w:r>
      </w:ins>
      <w:ins w:id="15003" w:author="Claire S" w:date="2026-07-28T11:16:00Z" w16du:dateUtc="2026-07-28T10:16:00Z">
        <w:r w:rsidR="00B06F71">
          <w:rPr>
            <w:rFonts w:ascii="Cambria" w:hAnsi="Cambria"/>
            <w:sz w:val="28"/>
            <w:szCs w:val="28"/>
          </w:rPr>
          <w:t xml:space="preserve"> met Ruth’s eye </w:t>
        </w:r>
        <w:r>
          <w:rPr>
            <w:rFonts w:ascii="Cambria" w:hAnsi="Cambria"/>
            <w:sz w:val="28"/>
            <w:szCs w:val="28"/>
          </w:rPr>
          <w:t>as Jackson sat</w:t>
        </w:r>
      </w:ins>
      <w:ins w:id="15004" w:author="Claire S" w:date="2026-07-28T15:01:00Z" w16du:dateUtc="2026-07-28T14:01:00Z">
        <w:r w:rsidR="005A30A2">
          <w:rPr>
            <w:rFonts w:ascii="Cambria" w:hAnsi="Cambria"/>
            <w:sz w:val="28"/>
            <w:szCs w:val="28"/>
          </w:rPr>
          <w:t>. A thought struck her</w:t>
        </w:r>
      </w:ins>
      <w:ins w:id="15005" w:author="Claire S" w:date="2026-07-28T11:16:00Z" w16du:dateUtc="2026-07-28T10:16:00Z">
        <w:r>
          <w:rPr>
            <w:rFonts w:ascii="Cambria" w:hAnsi="Cambria"/>
            <w:sz w:val="28"/>
            <w:szCs w:val="28"/>
          </w:rPr>
          <w:t xml:space="preserve"> – was this</w:t>
        </w:r>
      </w:ins>
      <w:ins w:id="15006" w:author="Claire S" w:date="2026-08-04T12:58:00Z" w16du:dateUtc="2026-08-04T11:58:00Z">
        <w:r w:rsidR="00E47B0A">
          <w:rPr>
            <w:rFonts w:ascii="Cambria" w:hAnsi="Cambria"/>
            <w:sz w:val="28"/>
            <w:szCs w:val="28"/>
          </w:rPr>
          <w:t xml:space="preserve"> a bribe, </w:t>
        </w:r>
      </w:ins>
      <w:ins w:id="15007" w:author="Claire S" w:date="2026-07-28T11:18:00Z" w16du:dateUtc="2026-07-28T10:18:00Z">
        <w:r w:rsidR="00971DEF">
          <w:rPr>
            <w:rFonts w:ascii="Cambria" w:hAnsi="Cambria"/>
            <w:sz w:val="28"/>
            <w:szCs w:val="28"/>
          </w:rPr>
          <w:t>continuing to</w:t>
        </w:r>
      </w:ins>
      <w:ins w:id="15008" w:author="Claire S" w:date="2026-07-28T11:16:00Z" w16du:dateUtc="2026-07-28T10:16:00Z">
        <w:r>
          <w:rPr>
            <w:rFonts w:ascii="Cambria" w:hAnsi="Cambria"/>
            <w:sz w:val="28"/>
            <w:szCs w:val="28"/>
          </w:rPr>
          <w:t xml:space="preserve"> keep her quiet after the Elizabeth d</w:t>
        </w:r>
      </w:ins>
      <w:ins w:id="15009" w:author="Claire S" w:date="2026-07-28T11:17:00Z" w16du:dateUtc="2026-07-28T10:17:00Z">
        <w:r>
          <w:rPr>
            <w:rFonts w:ascii="Cambria" w:hAnsi="Cambria"/>
            <w:sz w:val="28"/>
            <w:szCs w:val="28"/>
          </w:rPr>
          <w:t>u Toit affair?</w:t>
        </w:r>
      </w:ins>
      <w:ins w:id="15010" w:author="Claire S" w:date="2026-07-28T11:16:00Z" w16du:dateUtc="2026-07-28T10:16:00Z">
        <w:r>
          <w:rPr>
            <w:rFonts w:ascii="Cambria" w:hAnsi="Cambria"/>
            <w:sz w:val="28"/>
            <w:szCs w:val="28"/>
          </w:rPr>
          <w:t xml:space="preserve"> </w:t>
        </w:r>
      </w:ins>
    </w:p>
    <w:p w14:paraId="59FED4CA" w14:textId="3D31BA7B" w:rsidR="00B8239D" w:rsidRDefault="00A838D6" w:rsidP="005A30A2">
      <w:pPr>
        <w:spacing w:line="360" w:lineRule="auto"/>
        <w:contextualSpacing/>
        <w:rPr>
          <w:ins w:id="15011" w:author="Claire S" w:date="2026-07-28T15:02:00Z" w16du:dateUtc="2026-07-28T14:02:00Z"/>
          <w:rFonts w:ascii="Cambria" w:hAnsi="Cambria"/>
          <w:sz w:val="28"/>
          <w:szCs w:val="28"/>
        </w:rPr>
      </w:pPr>
      <w:ins w:id="15012" w:author="Claire S" w:date="2026-07-28T11:17:00Z" w16du:dateUtc="2026-07-28T10:17:00Z">
        <w:r>
          <w:rPr>
            <w:rFonts w:ascii="Cambria" w:hAnsi="Cambria"/>
            <w:sz w:val="28"/>
            <w:szCs w:val="28"/>
          </w:rPr>
          <w:t xml:space="preserve">And </w:t>
        </w:r>
      </w:ins>
      <w:ins w:id="15013" w:author="Claire S" w:date="2026-05-28T11:39:00Z" w16du:dateUtc="2026-05-28T10:39:00Z">
        <w:r w:rsidR="00B8239D">
          <w:rPr>
            <w:rFonts w:ascii="Cambria" w:hAnsi="Cambria"/>
            <w:sz w:val="28"/>
            <w:szCs w:val="28"/>
          </w:rPr>
          <w:t>who was she to argue</w:t>
        </w:r>
      </w:ins>
      <w:ins w:id="15014" w:author="Claire S" w:date="2026-07-28T15:01:00Z" w16du:dateUtc="2026-07-28T14:01:00Z">
        <w:r w:rsidR="005A30A2">
          <w:rPr>
            <w:rFonts w:ascii="Cambria" w:hAnsi="Cambria"/>
            <w:sz w:val="28"/>
            <w:szCs w:val="28"/>
          </w:rPr>
          <w:t>, when she needed her job so badly</w:t>
        </w:r>
      </w:ins>
      <w:ins w:id="15015" w:author="Claire S" w:date="2026-08-04T12:58:00Z" w16du:dateUtc="2026-08-04T11:58:00Z">
        <w:r w:rsidR="00E47B0A">
          <w:rPr>
            <w:rFonts w:ascii="Cambria" w:hAnsi="Cambria"/>
            <w:sz w:val="28"/>
            <w:szCs w:val="28"/>
          </w:rPr>
          <w:t xml:space="preserve">? </w:t>
        </w:r>
      </w:ins>
      <w:ins w:id="15016" w:author="Claire S" w:date="2026-05-28T11:39:00Z" w16du:dateUtc="2026-05-28T10:39:00Z">
        <w:r w:rsidR="00B8239D">
          <w:rPr>
            <w:rFonts w:ascii="Cambria" w:hAnsi="Cambria"/>
            <w:sz w:val="28"/>
            <w:szCs w:val="28"/>
          </w:rPr>
          <w:t xml:space="preserve"> </w:t>
        </w:r>
      </w:ins>
      <w:ins w:id="15017" w:author="Claire S" w:date="2026-07-28T11:17:00Z" w16du:dateUtc="2026-07-28T10:17:00Z">
        <w:r>
          <w:rPr>
            <w:rFonts w:ascii="Cambria" w:hAnsi="Cambria"/>
            <w:sz w:val="28"/>
            <w:szCs w:val="28"/>
          </w:rPr>
          <w:t>S</w:t>
        </w:r>
      </w:ins>
      <w:ins w:id="15018" w:author="Claire S" w:date="2026-05-28T11:39:00Z" w16du:dateUtc="2026-05-28T10:39:00Z">
        <w:r w:rsidR="00B8239D">
          <w:rPr>
            <w:rFonts w:ascii="Cambria" w:hAnsi="Cambria"/>
            <w:sz w:val="28"/>
            <w:szCs w:val="28"/>
          </w:rPr>
          <w:t xml:space="preserve">he </w:t>
        </w:r>
      </w:ins>
      <w:ins w:id="15019" w:author="Claire S" w:date="2026-07-28T11:17:00Z" w16du:dateUtc="2026-07-28T10:17:00Z">
        <w:r>
          <w:rPr>
            <w:rFonts w:ascii="Cambria" w:hAnsi="Cambria"/>
            <w:sz w:val="28"/>
            <w:szCs w:val="28"/>
          </w:rPr>
          <w:t xml:space="preserve">could </w:t>
        </w:r>
      </w:ins>
      <w:ins w:id="15020" w:author="Claire S" w:date="2026-05-28T11:39:00Z" w16du:dateUtc="2026-05-28T10:39:00Z">
        <w:r w:rsidR="00B8239D">
          <w:rPr>
            <w:rFonts w:ascii="Cambria" w:hAnsi="Cambria"/>
            <w:sz w:val="28"/>
            <w:szCs w:val="28"/>
          </w:rPr>
          <w:t>hear Violet on the sidelines</w:t>
        </w:r>
      </w:ins>
      <w:ins w:id="15021" w:author="Daisy Watt" w:date="2026-06-23T09:01:00Z" w16du:dateUtc="2026-06-23T07:01:00Z">
        <w:r w:rsidR="00582E05">
          <w:rPr>
            <w:rFonts w:ascii="Cambria" w:hAnsi="Cambria"/>
            <w:sz w:val="28"/>
            <w:szCs w:val="28"/>
          </w:rPr>
          <w:t>,</w:t>
        </w:r>
      </w:ins>
      <w:ins w:id="15022" w:author="Claire S" w:date="2026-05-28T11:39:00Z" w16du:dateUtc="2026-05-28T10:39:00Z">
        <w:r w:rsidR="00B8239D">
          <w:rPr>
            <w:rFonts w:ascii="Cambria" w:hAnsi="Cambria"/>
            <w:sz w:val="28"/>
            <w:szCs w:val="28"/>
          </w:rPr>
          <w:t xml:space="preserve"> cheering: </w:t>
        </w:r>
        <w:r w:rsidR="00B8239D" w:rsidRPr="00AB2494">
          <w:rPr>
            <w:rFonts w:ascii="Cambria" w:hAnsi="Cambria"/>
            <w:i/>
            <w:iCs/>
            <w:sz w:val="28"/>
            <w:szCs w:val="28"/>
          </w:rPr>
          <w:t>You’d be mad to turn it down</w:t>
        </w:r>
        <w:r w:rsidR="00B8239D" w:rsidRPr="001A2030">
          <w:rPr>
            <w:rFonts w:ascii="Cambria" w:hAnsi="Cambria"/>
            <w:i/>
            <w:sz w:val="28"/>
            <w:szCs w:val="28"/>
            <w:rPrChange w:id="15023" w:author="Daisy Watt" w:date="2026-06-23T12:42:00Z" w16du:dateUtc="2026-06-23T10:42:00Z">
              <w:rPr>
                <w:rFonts w:ascii="Cambria" w:hAnsi="Cambria"/>
                <w:sz w:val="28"/>
                <w:szCs w:val="28"/>
              </w:rPr>
            </w:rPrChange>
          </w:rPr>
          <w:t>!</w:t>
        </w:r>
      </w:ins>
      <w:ins w:id="15024" w:author="Claire S" w:date="2026-06-04T16:39:00Z" w16du:dateUtc="2026-06-04T15:39:00Z">
        <w:r w:rsidR="000D7D53">
          <w:rPr>
            <w:rFonts w:ascii="Cambria" w:hAnsi="Cambria"/>
            <w:sz w:val="28"/>
            <w:szCs w:val="28"/>
          </w:rPr>
          <w:t xml:space="preserve"> </w:t>
        </w:r>
      </w:ins>
      <w:ins w:id="15025" w:author="Daisy Watt" w:date="2026-06-23T09:01:00Z" w16du:dateUtc="2026-06-23T07:01:00Z">
        <w:del w:id="15026" w:author="Claire S" w:date="2026-07-28T15:01:00Z" w16du:dateUtc="2026-07-28T14:01:00Z">
          <w:r w:rsidR="001A2030" w:rsidDel="005A30A2">
            <w:rPr>
              <w:rFonts w:ascii="Cambria" w:hAnsi="Cambria"/>
              <w:sz w:val="28"/>
              <w:szCs w:val="28"/>
            </w:rPr>
            <w:delText>.</w:delText>
          </w:r>
        </w:del>
      </w:ins>
    </w:p>
    <w:p w14:paraId="16E14C84" w14:textId="06E9836F" w:rsidR="00297669" w:rsidRPr="001A1069" w:rsidRDefault="00297669">
      <w:pPr>
        <w:spacing w:line="360" w:lineRule="auto"/>
        <w:contextualSpacing/>
        <w:rPr>
          <w:ins w:id="15027" w:author="Claire S" w:date="2026-05-28T11:39:00Z" w16du:dateUtc="2026-05-28T10:39:00Z"/>
          <w:rFonts w:ascii="Cambria" w:hAnsi="Cambria"/>
          <w:bCs/>
          <w:sz w:val="28"/>
          <w:szCs w:val="28"/>
        </w:rPr>
        <w:pPrChange w:id="15028" w:author="Claire S" w:date="2026-07-28T15:01:00Z" w16du:dateUtc="2026-07-28T14:01:00Z">
          <w:pPr>
            <w:spacing w:line="360" w:lineRule="auto"/>
            <w:ind w:firstLine="720"/>
            <w:contextualSpacing/>
          </w:pPr>
        </w:pPrChange>
      </w:pPr>
      <w:ins w:id="15029" w:author="Claire S" w:date="2026-07-28T15:02:00Z" w16du:dateUtc="2026-07-28T14:02:00Z">
        <w:r>
          <w:rPr>
            <w:rFonts w:ascii="Cambria" w:hAnsi="Cambria"/>
            <w:sz w:val="28"/>
            <w:szCs w:val="28"/>
          </w:rPr>
          <w:t xml:space="preserve">But Ruth’s attitude left a nasty taste in her mouth.  </w:t>
        </w:r>
      </w:ins>
    </w:p>
    <w:p w14:paraId="20361CC8" w14:textId="61AC38EA" w:rsidR="00B8239D" w:rsidRDefault="00B8239D" w:rsidP="00B8239D">
      <w:pPr>
        <w:spacing w:line="360" w:lineRule="auto"/>
        <w:ind w:firstLine="720"/>
        <w:contextualSpacing/>
        <w:rPr>
          <w:ins w:id="15030" w:author="Claire S" w:date="2026-05-28T11:39:00Z" w16du:dateUtc="2026-05-28T10:39:00Z"/>
          <w:rFonts w:ascii="Cambria" w:hAnsi="Cambria"/>
          <w:sz w:val="28"/>
          <w:szCs w:val="28"/>
        </w:rPr>
      </w:pPr>
      <w:ins w:id="15031" w:author="Claire S" w:date="2026-05-28T11:39:00Z" w16du:dateUtc="2026-05-28T10:39:00Z">
        <w:r>
          <w:rPr>
            <w:rFonts w:ascii="Cambria" w:hAnsi="Cambria"/>
            <w:sz w:val="28"/>
            <w:szCs w:val="28"/>
          </w:rPr>
          <w:t>‘That’s settled</w:t>
        </w:r>
      </w:ins>
      <w:ins w:id="15032" w:author="Daisy Watt" w:date="2026-06-23T09:01:00Z" w16du:dateUtc="2026-06-23T07:01:00Z">
        <w:r w:rsidR="007770E0">
          <w:rPr>
            <w:rFonts w:ascii="Cambria" w:hAnsi="Cambria"/>
            <w:sz w:val="28"/>
            <w:szCs w:val="28"/>
          </w:rPr>
          <w:t>,</w:t>
        </w:r>
      </w:ins>
      <w:ins w:id="15033" w:author="Claire S" w:date="2026-05-28T11:39:00Z" w16du:dateUtc="2026-05-28T10:39:00Z">
        <w:r>
          <w:rPr>
            <w:rFonts w:ascii="Cambria" w:hAnsi="Cambria"/>
            <w:sz w:val="28"/>
            <w:szCs w:val="28"/>
          </w:rPr>
          <w:t xml:space="preserve"> then,’ Ruth declared, as if there’d ever been any doubt. ‘Jackson, be assured we’re doubling the Silva marketing spend.’ With a little </w:t>
        </w:r>
        <w:r w:rsidRPr="00D26AD0">
          <w:rPr>
            <w:rFonts w:ascii="Cambria" w:hAnsi="Cambria"/>
            <w:i/>
            <w:iCs/>
            <w:sz w:val="28"/>
            <w:szCs w:val="28"/>
          </w:rPr>
          <w:t>tsss</w:t>
        </w:r>
        <w:r>
          <w:rPr>
            <w:rFonts w:ascii="Cambria" w:hAnsi="Cambria"/>
            <w:sz w:val="28"/>
            <w:szCs w:val="28"/>
          </w:rPr>
          <w:t xml:space="preserve"> noise, she opened a bottle of Perrier </w:t>
        </w:r>
      </w:ins>
      <w:ins w:id="15034" w:author="Claire S" w:date="2026-06-05T08:49:00Z" w16du:dateUtc="2026-06-05T07:49:00Z">
        <w:r w:rsidR="00254E51">
          <w:rPr>
            <w:rFonts w:ascii="Cambria" w:hAnsi="Cambria"/>
            <w:sz w:val="28"/>
            <w:szCs w:val="28"/>
          </w:rPr>
          <w:t>on her desk</w:t>
        </w:r>
      </w:ins>
      <w:ins w:id="15035" w:author="Claire S" w:date="2026-08-04T12:58:00Z" w16du:dateUtc="2026-08-04T11:58:00Z">
        <w:r w:rsidR="00E256A7">
          <w:rPr>
            <w:rFonts w:ascii="Cambria" w:hAnsi="Cambria"/>
            <w:sz w:val="28"/>
            <w:szCs w:val="28"/>
          </w:rPr>
          <w:t xml:space="preserve"> and toasted the writer</w:t>
        </w:r>
      </w:ins>
      <w:ins w:id="15036" w:author="Claire S" w:date="2026-05-28T11:39:00Z" w16du:dateUtc="2026-05-28T10:39:00Z">
        <w:r>
          <w:rPr>
            <w:rFonts w:ascii="Cambria" w:hAnsi="Cambria"/>
            <w:sz w:val="28"/>
            <w:szCs w:val="28"/>
          </w:rPr>
          <w:t xml:space="preserve">. ‘We want to place you exactly where you deserve to be.’ </w:t>
        </w:r>
      </w:ins>
    </w:p>
    <w:p w14:paraId="56FADE80" w14:textId="49B04A7F" w:rsidR="00B8239D" w:rsidRDefault="00B8239D" w:rsidP="00B8239D">
      <w:pPr>
        <w:spacing w:line="360" w:lineRule="auto"/>
        <w:ind w:firstLine="720"/>
        <w:contextualSpacing/>
        <w:rPr>
          <w:ins w:id="15037" w:author="Claire S" w:date="2026-05-28T11:39:00Z" w16du:dateUtc="2026-05-28T10:39:00Z"/>
          <w:rFonts w:ascii="Cambria" w:hAnsi="Cambria"/>
          <w:sz w:val="28"/>
          <w:szCs w:val="28"/>
        </w:rPr>
      </w:pPr>
      <w:ins w:id="15038" w:author="Claire S" w:date="2026-05-28T11:39:00Z" w16du:dateUtc="2026-05-28T10:39:00Z">
        <w:r>
          <w:rPr>
            <w:rFonts w:ascii="Cambria" w:hAnsi="Cambria"/>
            <w:sz w:val="28"/>
            <w:szCs w:val="28"/>
          </w:rPr>
          <w:t>‘</w:t>
        </w:r>
      </w:ins>
      <w:ins w:id="15039" w:author="Claire S" w:date="2026-06-04T16:40:00Z" w16du:dateUtc="2026-06-04T15:40:00Z">
        <w:r w:rsidR="00EA780C">
          <w:rPr>
            <w:rFonts w:ascii="Cambria" w:hAnsi="Cambria"/>
            <w:sz w:val="28"/>
            <w:szCs w:val="28"/>
          </w:rPr>
          <w:t>Nice one</w:t>
        </w:r>
      </w:ins>
      <w:ins w:id="15040" w:author="Claire S" w:date="2026-05-28T11:39:00Z" w16du:dateUtc="2026-05-28T10:39:00Z">
        <w:del w:id="15041" w:author="Daisy Watt" w:date="2026-06-23T09:01:00Z" w16du:dateUtc="2026-06-23T07:01:00Z">
          <w:r>
            <w:rPr>
              <w:rFonts w:ascii="Cambria" w:hAnsi="Cambria"/>
              <w:sz w:val="28"/>
              <w:szCs w:val="28"/>
            </w:rPr>
            <w:delText xml:space="preserve">,’ </w:delText>
          </w:r>
          <w:r w:rsidDel="005456F7">
            <w:rPr>
              <w:rFonts w:ascii="Cambria" w:hAnsi="Cambria"/>
              <w:sz w:val="28"/>
              <w:szCs w:val="28"/>
            </w:rPr>
            <w:delText>h</w:delText>
          </w:r>
        </w:del>
      </w:ins>
      <w:ins w:id="15042" w:author="Daisy Watt" w:date="2026-06-23T09:01:00Z" w16du:dateUtc="2026-06-23T07:01:00Z">
        <w:r w:rsidR="005456F7">
          <w:rPr>
            <w:rFonts w:ascii="Cambria" w:hAnsi="Cambria"/>
            <w:sz w:val="28"/>
            <w:szCs w:val="28"/>
          </w:rPr>
          <w:t>.’ H</w:t>
        </w:r>
      </w:ins>
      <w:ins w:id="15043" w:author="Claire S" w:date="2026-05-28T11:39:00Z" w16du:dateUtc="2026-05-28T10:39:00Z">
        <w:r>
          <w:rPr>
            <w:rFonts w:ascii="Cambria" w:hAnsi="Cambria"/>
            <w:sz w:val="28"/>
            <w:szCs w:val="28"/>
          </w:rPr>
          <w:t xml:space="preserve">e </w:t>
        </w:r>
      </w:ins>
      <w:ins w:id="15044" w:author="Claire S" w:date="2026-07-29T19:23:00Z" w16du:dateUtc="2026-07-29T18:23:00Z">
        <w:r w:rsidR="00136210">
          <w:rPr>
            <w:rFonts w:ascii="Cambria" w:hAnsi="Cambria"/>
            <w:sz w:val="28"/>
            <w:szCs w:val="28"/>
          </w:rPr>
          <w:t>raised his glass</w:t>
        </w:r>
      </w:ins>
      <w:ins w:id="15045" w:author="Claire S" w:date="2026-05-28T11:39:00Z" w16du:dateUtc="2026-05-28T10:39:00Z">
        <w:r>
          <w:rPr>
            <w:rFonts w:ascii="Cambria" w:hAnsi="Cambria"/>
            <w:sz w:val="28"/>
            <w:szCs w:val="28"/>
          </w:rPr>
          <w:t xml:space="preserve"> back. </w:t>
        </w:r>
      </w:ins>
      <w:ins w:id="15046" w:author="Claire S" w:date="2026-07-29T19:23:00Z" w16du:dateUtc="2026-07-29T18:23:00Z">
        <w:r w:rsidR="00136210">
          <w:rPr>
            <w:rFonts w:ascii="Cambria" w:hAnsi="Cambria"/>
            <w:sz w:val="28"/>
            <w:szCs w:val="28"/>
          </w:rPr>
          <w:t>‘Ta very much.’</w:t>
        </w:r>
      </w:ins>
    </w:p>
    <w:p w14:paraId="7136B707" w14:textId="00E6D392" w:rsidR="00B8239D" w:rsidRDefault="00B8239D" w:rsidP="00B8239D">
      <w:pPr>
        <w:spacing w:line="360" w:lineRule="auto"/>
        <w:ind w:firstLine="720"/>
        <w:contextualSpacing/>
        <w:rPr>
          <w:ins w:id="15047" w:author="Claire S" w:date="2026-05-28T11:39:00Z" w16du:dateUtc="2026-05-28T10:39:00Z"/>
          <w:rFonts w:ascii="Cambria" w:hAnsi="Cambria"/>
          <w:sz w:val="28"/>
          <w:szCs w:val="28"/>
        </w:rPr>
      </w:pPr>
      <w:ins w:id="15048" w:author="Claire S" w:date="2026-05-28T11:39:00Z" w16du:dateUtc="2026-05-28T10:39:00Z">
        <w:r>
          <w:rPr>
            <w:rFonts w:ascii="Cambria" w:hAnsi="Cambria"/>
            <w:sz w:val="28"/>
            <w:szCs w:val="28"/>
          </w:rPr>
          <w:t>‘Clara, Maude will send you Dex’s latest edits</w:t>
        </w:r>
      </w:ins>
      <w:ins w:id="15049" w:author="Claire S" w:date="2026-06-04T16:00:00Z" w16du:dateUtc="2026-06-04T15:00:00Z">
        <w:r w:rsidR="007F381E">
          <w:rPr>
            <w:rFonts w:ascii="Cambria" w:hAnsi="Cambria"/>
            <w:sz w:val="28"/>
            <w:szCs w:val="28"/>
          </w:rPr>
          <w:t xml:space="preserve">, </w:t>
        </w:r>
      </w:ins>
      <w:ins w:id="15050" w:author="Claire S" w:date="2026-06-04T16:40:00Z" w16du:dateUtc="2026-06-04T15:40:00Z">
        <w:r w:rsidR="00EA780C">
          <w:rPr>
            <w:rFonts w:ascii="Cambria" w:hAnsi="Cambria"/>
            <w:sz w:val="28"/>
            <w:szCs w:val="28"/>
          </w:rPr>
          <w:t>so</w:t>
        </w:r>
      </w:ins>
      <w:ins w:id="15051" w:author="Claire S" w:date="2026-06-04T16:00:00Z" w16du:dateUtc="2026-06-04T15:00:00Z">
        <w:r w:rsidR="007F381E">
          <w:rPr>
            <w:rFonts w:ascii="Cambria" w:hAnsi="Cambria"/>
            <w:sz w:val="28"/>
            <w:szCs w:val="28"/>
          </w:rPr>
          <w:t xml:space="preserve"> you can get straight to work</w:t>
        </w:r>
      </w:ins>
      <w:ins w:id="15052" w:author="Claire S" w:date="2026-05-28T11:39:00Z" w16du:dateUtc="2026-05-28T10:39:00Z">
        <w:r>
          <w:rPr>
            <w:rFonts w:ascii="Cambria" w:hAnsi="Cambria"/>
            <w:sz w:val="28"/>
            <w:szCs w:val="28"/>
          </w:rPr>
          <w:t>. Now, Jackson, let’s discuss knock</w:t>
        </w:r>
      </w:ins>
      <w:ins w:id="15053" w:author="Claire S" w:date="2026-06-04T16:01:00Z" w16du:dateUtc="2026-06-04T15:01:00Z">
        <w:r w:rsidR="007F381E">
          <w:rPr>
            <w:rFonts w:ascii="Cambria" w:hAnsi="Cambria"/>
            <w:sz w:val="28"/>
            <w:szCs w:val="28"/>
          </w:rPr>
          <w:t>ing all</w:t>
        </w:r>
      </w:ins>
      <w:ins w:id="15054" w:author="Claire S" w:date="2026-05-28T11:39:00Z" w16du:dateUtc="2026-05-28T10:39:00Z">
        <w:r>
          <w:rPr>
            <w:rFonts w:ascii="Cambria" w:hAnsi="Cambria"/>
            <w:sz w:val="28"/>
            <w:szCs w:val="28"/>
          </w:rPr>
          <w:t xml:space="preserve"> your complacent rivals off their perches.’ Ruth handed him a bound document</w:t>
        </w:r>
      </w:ins>
      <w:ins w:id="15055" w:author="Claire S" w:date="2026-08-04T12:59:00Z" w16du:dateUtc="2026-08-04T11:59:00Z">
        <w:r w:rsidR="00E256A7">
          <w:rPr>
            <w:rFonts w:ascii="Cambria" w:hAnsi="Cambria"/>
            <w:sz w:val="28"/>
            <w:szCs w:val="28"/>
          </w:rPr>
          <w:t>, the title reading</w:t>
        </w:r>
      </w:ins>
      <w:ins w:id="15056" w:author="Claire S" w:date="2026-06-04T16:32:00Z" w16du:dateUtc="2026-06-04T15:32:00Z">
        <w:r w:rsidR="00EF2C01">
          <w:rPr>
            <w:rFonts w:ascii="Cambria" w:hAnsi="Cambria"/>
            <w:sz w:val="28"/>
            <w:szCs w:val="28"/>
          </w:rPr>
          <w:t xml:space="preserve">: </w:t>
        </w:r>
      </w:ins>
      <w:ins w:id="15057" w:author="Claire S" w:date="2026-07-28T10:45:00Z" w16du:dateUtc="2026-07-28T09:45:00Z">
        <w:r w:rsidR="002B18ED" w:rsidRPr="00516735">
          <w:rPr>
            <w:rFonts w:ascii="Cambria" w:hAnsi="Cambria"/>
            <w:i/>
            <w:iCs/>
            <w:sz w:val="28"/>
            <w:szCs w:val="28"/>
            <w:rPrChange w:id="15058" w:author="Claire S" w:date="2026-07-28T10:47:00Z" w16du:dateUtc="2026-07-28T09:47:00Z">
              <w:rPr>
                <w:rFonts w:ascii="Cambria" w:hAnsi="Cambria"/>
                <w:sz w:val="28"/>
                <w:szCs w:val="28"/>
              </w:rPr>
            </w:rPrChange>
          </w:rPr>
          <w:t>Jackson’s</w:t>
        </w:r>
      </w:ins>
      <w:ins w:id="15059" w:author="Claire S" w:date="2026-07-28T10:47:00Z" w16du:dateUtc="2026-07-28T09:47:00Z">
        <w:r w:rsidR="00516735" w:rsidRPr="00516735">
          <w:rPr>
            <w:rFonts w:ascii="Cambria" w:hAnsi="Cambria"/>
            <w:i/>
            <w:iCs/>
            <w:sz w:val="28"/>
            <w:szCs w:val="28"/>
            <w:rPrChange w:id="15060" w:author="Claire S" w:date="2026-07-28T10:47:00Z" w16du:dateUtc="2026-07-28T09:47:00Z">
              <w:rPr>
                <w:rFonts w:ascii="Cambria" w:hAnsi="Cambria"/>
                <w:sz w:val="28"/>
                <w:szCs w:val="28"/>
              </w:rPr>
            </w:rPrChange>
          </w:rPr>
          <w:t xml:space="preserve"> Publicity Brief</w:t>
        </w:r>
      </w:ins>
      <w:ins w:id="15061" w:author="Claire S" w:date="2026-05-28T11:39:00Z" w16du:dateUtc="2026-05-28T10:39:00Z">
        <w:r>
          <w:rPr>
            <w:rFonts w:ascii="Cambria" w:hAnsi="Cambria"/>
            <w:sz w:val="28"/>
            <w:szCs w:val="28"/>
          </w:rPr>
          <w:t xml:space="preserve">. ‘Permanently!’ </w:t>
        </w:r>
      </w:ins>
    </w:p>
    <w:p w14:paraId="5B188246" w14:textId="19CB8628" w:rsidR="00B8239D" w:rsidRDefault="00B8239D" w:rsidP="00B8239D">
      <w:pPr>
        <w:spacing w:line="360" w:lineRule="auto"/>
        <w:ind w:firstLine="720"/>
        <w:contextualSpacing/>
        <w:rPr>
          <w:ins w:id="15062" w:author="Claire S" w:date="2026-05-28T11:39:00Z" w16du:dateUtc="2026-05-28T10:39:00Z"/>
          <w:rFonts w:ascii="Cambria" w:hAnsi="Cambria"/>
          <w:sz w:val="28"/>
          <w:szCs w:val="28"/>
        </w:rPr>
      </w:pPr>
      <w:ins w:id="15063" w:author="Claire S" w:date="2026-05-28T11:39:00Z" w16du:dateUtc="2026-05-28T10:39:00Z">
        <w:r>
          <w:rPr>
            <w:rFonts w:ascii="Cambria" w:hAnsi="Cambria"/>
            <w:sz w:val="28"/>
            <w:szCs w:val="28"/>
          </w:rPr>
          <w:t xml:space="preserve">Clara wanted to ask him about the List </w:t>
        </w:r>
        <w:del w:id="15064" w:author="Daisy Watt" w:date="2026-06-23T09:03:00Z" w16du:dateUtc="2026-06-23T07:03:00Z">
          <w:r>
            <w:rPr>
              <w:rFonts w:ascii="Cambria" w:hAnsi="Cambria"/>
              <w:sz w:val="28"/>
              <w:szCs w:val="28"/>
            </w:rPr>
            <w:delText>-</w:delText>
          </w:r>
        </w:del>
      </w:ins>
      <w:ins w:id="15065" w:author="Daisy Watt" w:date="2026-06-23T09:03:00Z" w16du:dateUtc="2026-06-23T07:03:00Z">
        <w:r w:rsidR="00245F4F">
          <w:rPr>
            <w:rFonts w:ascii="Cambria" w:hAnsi="Cambria"/>
            <w:sz w:val="28"/>
            <w:szCs w:val="28"/>
          </w:rPr>
          <w:t>–</w:t>
        </w:r>
      </w:ins>
      <w:ins w:id="15066" w:author="Claire S" w:date="2026-05-28T11:39:00Z" w16du:dateUtc="2026-05-28T10:39:00Z">
        <w:r>
          <w:rPr>
            <w:rFonts w:ascii="Cambria" w:hAnsi="Cambria"/>
            <w:sz w:val="28"/>
            <w:szCs w:val="28"/>
          </w:rPr>
          <w:t xml:space="preserve"> but she</w:t>
        </w:r>
      </w:ins>
      <w:ins w:id="15067" w:author="Claire S" w:date="2026-06-04T16:40:00Z" w16du:dateUtc="2026-06-04T15:40:00Z">
        <w:r w:rsidR="00EA780C">
          <w:rPr>
            <w:rFonts w:ascii="Cambria" w:hAnsi="Cambria"/>
            <w:sz w:val="28"/>
            <w:szCs w:val="28"/>
          </w:rPr>
          <w:t xml:space="preserve">’d been warned, and </w:t>
        </w:r>
      </w:ins>
      <w:ins w:id="15068" w:author="Claire S" w:date="2026-05-28T11:39:00Z" w16du:dateUtc="2026-05-28T10:39:00Z">
        <w:r>
          <w:rPr>
            <w:rFonts w:ascii="Cambria" w:hAnsi="Cambria"/>
            <w:sz w:val="28"/>
            <w:szCs w:val="28"/>
          </w:rPr>
          <w:t xml:space="preserve">she </w:t>
        </w:r>
      </w:ins>
      <w:ins w:id="15069" w:author="Claire S" w:date="2026-06-04T16:40:00Z" w16du:dateUtc="2026-06-04T15:40:00Z">
        <w:r w:rsidR="00EA780C">
          <w:rPr>
            <w:rFonts w:ascii="Cambria" w:hAnsi="Cambria"/>
            <w:sz w:val="28"/>
            <w:szCs w:val="28"/>
          </w:rPr>
          <w:t>also</w:t>
        </w:r>
      </w:ins>
      <w:ins w:id="15070" w:author="Claire S" w:date="2026-05-28T11:39:00Z" w16du:dateUtc="2026-05-28T10:39:00Z">
        <w:r>
          <w:rPr>
            <w:rFonts w:ascii="Cambria" w:hAnsi="Cambria"/>
            <w:sz w:val="28"/>
            <w:szCs w:val="28"/>
          </w:rPr>
          <w:t xml:space="preserve"> sensed she’d been dismissed. ‘Can’t wait to work with you,’ she mumbled at the top of Rayne’s head</w:t>
        </w:r>
      </w:ins>
      <w:ins w:id="15071" w:author="Claire S" w:date="2026-06-04T16:01:00Z" w16du:dateUtc="2026-06-04T15:01:00Z">
        <w:r w:rsidR="0077476E">
          <w:rPr>
            <w:rFonts w:ascii="Cambria" w:hAnsi="Cambria"/>
            <w:sz w:val="28"/>
            <w:szCs w:val="28"/>
          </w:rPr>
          <w:t>, edging</w:t>
        </w:r>
      </w:ins>
      <w:ins w:id="15072" w:author="Claire S" w:date="2026-05-28T11:39:00Z" w16du:dateUtc="2026-05-28T10:39:00Z">
        <w:r>
          <w:rPr>
            <w:rFonts w:ascii="Cambria" w:hAnsi="Cambria"/>
            <w:sz w:val="28"/>
            <w:szCs w:val="28"/>
          </w:rPr>
          <w:t xml:space="preserve"> towards the door. </w:t>
        </w:r>
      </w:ins>
    </w:p>
    <w:p w14:paraId="564AA580" w14:textId="362E852E" w:rsidR="00B8239D" w:rsidRDefault="00B8239D" w:rsidP="00B8239D">
      <w:pPr>
        <w:spacing w:line="360" w:lineRule="auto"/>
        <w:ind w:firstLine="720"/>
        <w:contextualSpacing/>
        <w:rPr>
          <w:ins w:id="15073" w:author="Claire S" w:date="2026-05-28T11:39:00Z" w16du:dateUtc="2026-05-28T10:39:00Z"/>
          <w:rFonts w:ascii="Cambria" w:hAnsi="Cambria"/>
          <w:sz w:val="28"/>
          <w:szCs w:val="28"/>
        </w:rPr>
      </w:pPr>
      <w:ins w:id="15074" w:author="Claire S" w:date="2026-05-28T11:39:00Z" w16du:dateUtc="2026-05-28T10:39:00Z">
        <w:r>
          <w:rPr>
            <w:rFonts w:ascii="Cambria" w:hAnsi="Cambria"/>
            <w:sz w:val="28"/>
            <w:szCs w:val="28"/>
          </w:rPr>
          <w:t>‘</w:t>
        </w:r>
      </w:ins>
      <w:ins w:id="15075" w:author="Claire S" w:date="2026-06-04T16:01:00Z" w16du:dateUtc="2026-06-04T15:01:00Z">
        <w:r w:rsidR="008B3951">
          <w:rPr>
            <w:rFonts w:ascii="Cambria" w:hAnsi="Cambria"/>
            <w:sz w:val="28"/>
            <w:szCs w:val="28"/>
          </w:rPr>
          <w:t>Cool</w:t>
        </w:r>
      </w:ins>
      <w:ins w:id="15076" w:author="Claire S" w:date="2026-05-28T11:39:00Z" w16du:dateUtc="2026-05-28T10:39:00Z">
        <w:r>
          <w:rPr>
            <w:rFonts w:ascii="Cambria" w:hAnsi="Cambria"/>
            <w:sz w:val="28"/>
            <w:szCs w:val="28"/>
          </w:rPr>
          <w:t>.’ He didn’t look up</w:t>
        </w:r>
        <w:del w:id="15077" w:author="Daisy Watt" w:date="2026-06-23T09:04:00Z" w16du:dateUtc="2026-06-23T07:04:00Z">
          <w:r>
            <w:rPr>
              <w:rFonts w:ascii="Cambria" w:hAnsi="Cambria"/>
              <w:sz w:val="28"/>
              <w:szCs w:val="28"/>
            </w:rPr>
            <w:delText>;</w:delText>
          </w:r>
        </w:del>
      </w:ins>
      <w:ins w:id="15078" w:author="Daisy Watt" w:date="2026-06-23T09:04:00Z" w16du:dateUtc="2026-06-23T07:04:00Z">
        <w:r w:rsidR="00245F4F">
          <w:rPr>
            <w:rFonts w:ascii="Cambria" w:hAnsi="Cambria"/>
            <w:sz w:val="28"/>
            <w:szCs w:val="28"/>
          </w:rPr>
          <w:t>,</w:t>
        </w:r>
      </w:ins>
      <w:ins w:id="15079" w:author="Claire S" w:date="2026-05-28T11:39:00Z" w16du:dateUtc="2026-05-28T10:39:00Z">
        <w:r>
          <w:rPr>
            <w:rFonts w:ascii="Cambria" w:hAnsi="Cambria"/>
            <w:sz w:val="28"/>
            <w:szCs w:val="28"/>
          </w:rPr>
          <w:t xml:space="preserve"> busy studying what Ruth had handed him. ‘Meeting tomorrow? I’ll get my assistant to ping you.’</w:t>
        </w:r>
      </w:ins>
    </w:p>
    <w:p w14:paraId="50F420EF" w14:textId="77777777" w:rsidR="007C3DDB" w:rsidRDefault="00FD4D30" w:rsidP="008B3951">
      <w:pPr>
        <w:spacing w:line="360" w:lineRule="auto"/>
        <w:ind w:firstLine="720"/>
        <w:contextualSpacing/>
        <w:rPr>
          <w:ins w:id="15080" w:author="Claire S" w:date="2026-08-04T12:59:00Z" w16du:dateUtc="2026-08-04T11:59:00Z"/>
          <w:rFonts w:ascii="Cambria" w:hAnsi="Cambria"/>
          <w:sz w:val="28"/>
          <w:szCs w:val="28"/>
        </w:rPr>
      </w:pPr>
      <w:ins w:id="15081" w:author="Claire S" w:date="2026-06-04T16:08:00Z" w16du:dateUtc="2026-06-04T15:08:00Z">
        <w:r>
          <w:rPr>
            <w:rFonts w:ascii="Cambria" w:hAnsi="Cambria"/>
            <w:sz w:val="28"/>
            <w:szCs w:val="28"/>
          </w:rPr>
          <w:t xml:space="preserve">Belatedly, </w:t>
        </w:r>
      </w:ins>
      <w:ins w:id="15082" w:author="Claire S" w:date="2026-05-28T11:39:00Z" w16du:dateUtc="2026-05-28T10:39:00Z">
        <w:r w:rsidR="00B8239D">
          <w:rPr>
            <w:rFonts w:ascii="Cambria" w:hAnsi="Cambria"/>
            <w:sz w:val="28"/>
            <w:szCs w:val="28"/>
          </w:rPr>
          <w:t>Clara realised he was addressing her. ‘Oh</w:t>
        </w:r>
      </w:ins>
      <w:ins w:id="15083" w:author="Claire S" w:date="2026-06-04T16:01:00Z" w16du:dateUtc="2026-06-04T15:01:00Z">
        <w:r w:rsidR="008B3951">
          <w:rPr>
            <w:rFonts w:ascii="Cambria" w:hAnsi="Cambria"/>
            <w:sz w:val="28"/>
            <w:szCs w:val="28"/>
          </w:rPr>
          <w:t xml:space="preserve">, </w:t>
        </w:r>
      </w:ins>
      <w:ins w:id="15084" w:author="Claire S" w:date="2026-05-28T11:39:00Z" w16du:dateUtc="2026-05-28T10:39:00Z">
        <w:r w:rsidR="00B8239D">
          <w:rPr>
            <w:rFonts w:ascii="Cambria" w:hAnsi="Cambria"/>
            <w:sz w:val="28"/>
            <w:szCs w:val="28"/>
          </w:rPr>
          <w:t xml:space="preserve">great!’ </w:t>
        </w:r>
      </w:ins>
    </w:p>
    <w:p w14:paraId="403018B1" w14:textId="43CB8415" w:rsidR="00FD4D30" w:rsidRDefault="00FD4D30" w:rsidP="008B3951">
      <w:pPr>
        <w:spacing w:line="360" w:lineRule="auto"/>
        <w:ind w:firstLine="720"/>
        <w:contextualSpacing/>
        <w:rPr>
          <w:ins w:id="15085" w:author="Claire S" w:date="2026-06-04T16:08:00Z" w16du:dateUtc="2026-06-04T15:08:00Z"/>
          <w:rFonts w:ascii="Cambria" w:hAnsi="Cambria"/>
          <w:sz w:val="28"/>
          <w:szCs w:val="28"/>
        </w:rPr>
      </w:pPr>
      <w:ins w:id="15086" w:author="Claire S" w:date="2026-06-04T16:08:00Z" w16du:dateUtc="2026-06-04T15:08:00Z">
        <w:r>
          <w:rPr>
            <w:rFonts w:ascii="Cambria" w:hAnsi="Cambria"/>
            <w:sz w:val="28"/>
            <w:szCs w:val="28"/>
          </w:rPr>
          <w:t>Rayne</w:t>
        </w:r>
      </w:ins>
      <w:ins w:id="15087" w:author="Claire S" w:date="2026-05-28T11:39:00Z" w16du:dateUtc="2026-05-28T10:39:00Z">
        <w:r w:rsidR="00B8239D">
          <w:rPr>
            <w:rFonts w:ascii="Cambria" w:hAnsi="Cambria"/>
            <w:sz w:val="28"/>
            <w:szCs w:val="28"/>
          </w:rPr>
          <w:t xml:space="preserve"> still didn’t look </w:t>
        </w:r>
      </w:ins>
      <w:ins w:id="15088" w:author="Claire S" w:date="2026-08-04T12:59:00Z" w16du:dateUtc="2026-08-04T11:59:00Z">
        <w:r w:rsidR="007C3DDB">
          <w:rPr>
            <w:rFonts w:ascii="Cambria" w:hAnsi="Cambria"/>
            <w:sz w:val="28"/>
            <w:szCs w:val="28"/>
          </w:rPr>
          <w:t>up</w:t>
        </w:r>
      </w:ins>
      <w:ins w:id="15089" w:author="Claire S" w:date="2026-05-28T11:39:00Z" w16du:dateUtc="2026-05-28T10:39:00Z">
        <w:r w:rsidR="00B8239D">
          <w:rPr>
            <w:rFonts w:ascii="Cambria" w:hAnsi="Cambria"/>
            <w:sz w:val="28"/>
            <w:szCs w:val="28"/>
          </w:rPr>
          <w:t>.</w:t>
        </w:r>
      </w:ins>
      <w:ins w:id="15090" w:author="Claire S" w:date="2026-06-04T16:02:00Z" w16du:dateUtc="2026-06-04T15:02:00Z">
        <w:r w:rsidR="008B3951">
          <w:rPr>
            <w:rFonts w:ascii="Cambria" w:hAnsi="Cambria"/>
            <w:sz w:val="28"/>
            <w:szCs w:val="28"/>
          </w:rPr>
          <w:t xml:space="preserve"> </w:t>
        </w:r>
      </w:ins>
    </w:p>
    <w:p w14:paraId="2D5F3B88" w14:textId="3D424A77" w:rsidR="00B8239D" w:rsidRDefault="00B8239D" w:rsidP="00B8239D">
      <w:pPr>
        <w:spacing w:line="360" w:lineRule="auto"/>
        <w:ind w:firstLine="720"/>
        <w:contextualSpacing/>
        <w:rPr>
          <w:ins w:id="15091" w:author="Claire S" w:date="2026-05-28T11:39:00Z" w16du:dateUtc="2026-05-28T10:39:00Z"/>
          <w:rFonts w:ascii="Cambria" w:hAnsi="Cambria"/>
          <w:sz w:val="28"/>
          <w:szCs w:val="28"/>
        </w:rPr>
      </w:pPr>
      <w:ins w:id="15092" w:author="Claire S" w:date="2026-05-28T11:39:00Z" w16du:dateUtc="2026-05-28T10:39:00Z">
        <w:r>
          <w:rPr>
            <w:rFonts w:ascii="Cambria" w:hAnsi="Cambria"/>
            <w:sz w:val="28"/>
            <w:szCs w:val="28"/>
          </w:rPr>
          <w:t xml:space="preserve">The last words </w:t>
        </w:r>
      </w:ins>
      <w:ins w:id="15093" w:author="Claire S" w:date="2026-06-04T16:41:00Z" w16du:dateUtc="2026-06-04T15:41:00Z">
        <w:r w:rsidR="00BA2F96">
          <w:rPr>
            <w:rFonts w:ascii="Cambria" w:hAnsi="Cambria"/>
            <w:sz w:val="28"/>
            <w:szCs w:val="28"/>
          </w:rPr>
          <w:t>Clara</w:t>
        </w:r>
      </w:ins>
      <w:ins w:id="15094" w:author="Claire S" w:date="2026-05-28T11:39:00Z" w16du:dateUtc="2026-05-28T10:39:00Z">
        <w:r>
          <w:rPr>
            <w:rFonts w:ascii="Cambria" w:hAnsi="Cambria"/>
            <w:sz w:val="28"/>
            <w:szCs w:val="28"/>
          </w:rPr>
          <w:t xml:space="preserve"> heard Ruth say</w:t>
        </w:r>
      </w:ins>
      <w:ins w:id="15095" w:author="Claire S" w:date="2026-06-04T16:09:00Z" w16du:dateUtc="2026-06-04T15:09:00Z">
        <w:r w:rsidR="00FD4D30">
          <w:rPr>
            <w:rFonts w:ascii="Cambria" w:hAnsi="Cambria"/>
            <w:sz w:val="28"/>
            <w:szCs w:val="28"/>
          </w:rPr>
          <w:t xml:space="preserve"> as the door shut behind her</w:t>
        </w:r>
      </w:ins>
      <w:ins w:id="15096" w:author="Claire S" w:date="2026-05-28T11:39:00Z" w16du:dateUtc="2026-05-28T10:39:00Z">
        <w:r>
          <w:rPr>
            <w:rFonts w:ascii="Cambria" w:hAnsi="Cambria"/>
            <w:sz w:val="28"/>
            <w:szCs w:val="28"/>
          </w:rPr>
          <w:t>? ‘Shame the footage got out. But we’ve got your bac</w:t>
        </w:r>
      </w:ins>
      <w:ins w:id="15097" w:author="Daisy Watt" w:date="2026-06-23T09:05:00Z" w16du:dateUtc="2026-06-23T07:05:00Z">
        <w:r>
          <w:rPr>
            <w:rFonts w:ascii="Cambria" w:hAnsi="Cambria"/>
            <w:sz w:val="28"/>
            <w:szCs w:val="28"/>
          </w:rPr>
          <w:t>k</w:t>
        </w:r>
        <w:r w:rsidR="00A538AD">
          <w:rPr>
            <w:rFonts w:ascii="Cambria" w:hAnsi="Cambria"/>
            <w:sz w:val="28"/>
            <w:szCs w:val="28"/>
          </w:rPr>
          <w:t>…</w:t>
        </w:r>
      </w:ins>
      <w:ins w:id="15098" w:author="Claire S" w:date="2026-05-28T11:39:00Z" w16du:dateUtc="2026-05-28T10:39:00Z">
        <w:del w:id="15099" w:author="Daisy Watt" w:date="2026-06-23T09:05:00Z" w16du:dateUtc="2026-06-23T07:05:00Z">
          <w:r w:rsidDel="00A538AD">
            <w:rPr>
              <w:rFonts w:ascii="Cambria" w:hAnsi="Cambria"/>
              <w:sz w:val="28"/>
              <w:szCs w:val="28"/>
            </w:rPr>
            <w:delText>k</w:delText>
          </w:r>
          <w:r>
            <w:rPr>
              <w:rFonts w:ascii="Cambria" w:hAnsi="Cambria"/>
              <w:sz w:val="28"/>
              <w:szCs w:val="28"/>
            </w:rPr>
            <w:delText xml:space="preserve"> -</w:delText>
          </w:r>
        </w:del>
        <w:r>
          <w:rPr>
            <w:rFonts w:ascii="Cambria" w:hAnsi="Cambria"/>
            <w:sz w:val="28"/>
            <w:szCs w:val="28"/>
          </w:rPr>
          <w:t>’</w:t>
        </w:r>
      </w:ins>
    </w:p>
    <w:p w14:paraId="7E31FB42" w14:textId="70705E11" w:rsidR="00667E66" w:rsidRDefault="00F95785" w:rsidP="00A06AE8">
      <w:pPr>
        <w:spacing w:line="360" w:lineRule="auto"/>
        <w:ind w:firstLine="720"/>
        <w:contextualSpacing/>
        <w:rPr>
          <w:ins w:id="15100" w:author="Claire S" w:date="2026-05-28T11:39:00Z" w16du:dateUtc="2026-05-28T10:39:00Z"/>
          <w:rFonts w:ascii="Cambria" w:hAnsi="Cambria"/>
          <w:sz w:val="28"/>
          <w:szCs w:val="28"/>
        </w:rPr>
      </w:pPr>
      <w:ins w:id="15101" w:author="Claire S" w:date="2026-06-04T16:41:00Z" w16du:dateUtc="2026-06-04T15:41:00Z">
        <w:r>
          <w:rPr>
            <w:rFonts w:ascii="Cambria" w:hAnsi="Cambria"/>
            <w:sz w:val="28"/>
            <w:szCs w:val="28"/>
          </w:rPr>
          <w:t>And</w:t>
        </w:r>
      </w:ins>
      <w:ins w:id="15102" w:author="Claire S" w:date="2026-05-28T11:39:00Z" w16du:dateUtc="2026-05-28T10:39:00Z">
        <w:r w:rsidR="00B8239D">
          <w:rPr>
            <w:rFonts w:ascii="Cambria" w:hAnsi="Cambria"/>
            <w:sz w:val="28"/>
            <w:szCs w:val="28"/>
          </w:rPr>
          <w:t xml:space="preserve"> Clara </w:t>
        </w:r>
      </w:ins>
      <w:ins w:id="15103" w:author="Claire S" w:date="2026-06-04T16:41:00Z" w16du:dateUtc="2026-06-04T15:41:00Z">
        <w:r>
          <w:rPr>
            <w:rFonts w:ascii="Cambria" w:hAnsi="Cambria"/>
            <w:sz w:val="28"/>
            <w:szCs w:val="28"/>
          </w:rPr>
          <w:t>got the feeling that</w:t>
        </w:r>
      </w:ins>
      <w:ins w:id="15104" w:author="Claire S" w:date="2026-05-28T11:39:00Z" w16du:dateUtc="2026-05-28T10:39:00Z">
        <w:r w:rsidR="00B8239D">
          <w:rPr>
            <w:rFonts w:ascii="Cambria" w:hAnsi="Cambria"/>
            <w:sz w:val="28"/>
            <w:szCs w:val="28"/>
          </w:rPr>
          <w:t xml:space="preserve"> </w:t>
        </w:r>
      </w:ins>
      <w:ins w:id="15105" w:author="Claire S" w:date="2026-06-04T16:02:00Z" w16du:dateUtc="2026-06-04T15:02:00Z">
        <w:r w:rsidR="008B3951">
          <w:rPr>
            <w:rFonts w:ascii="Cambria" w:hAnsi="Cambria"/>
            <w:sz w:val="28"/>
            <w:szCs w:val="28"/>
          </w:rPr>
          <w:t>the footage, whatever it was,</w:t>
        </w:r>
      </w:ins>
      <w:ins w:id="15106" w:author="Claire S" w:date="2026-05-28T11:39:00Z" w16du:dateUtc="2026-05-28T10:39:00Z">
        <w:r w:rsidR="00B8239D">
          <w:rPr>
            <w:rFonts w:ascii="Cambria" w:hAnsi="Cambria"/>
            <w:sz w:val="28"/>
            <w:szCs w:val="28"/>
          </w:rPr>
          <w:t xml:space="preserve"> </w:t>
        </w:r>
      </w:ins>
      <w:ins w:id="15107" w:author="Claire S" w:date="2026-06-04T16:41:00Z" w16du:dateUtc="2026-06-04T15:41:00Z">
        <w:r>
          <w:rPr>
            <w:rFonts w:ascii="Cambria" w:hAnsi="Cambria"/>
            <w:sz w:val="28"/>
            <w:szCs w:val="28"/>
          </w:rPr>
          <w:t>was</w:t>
        </w:r>
      </w:ins>
      <w:ins w:id="15108" w:author="Claire S" w:date="2026-05-28T11:39:00Z" w16du:dateUtc="2026-05-28T10:39:00Z">
        <w:r w:rsidR="00B8239D">
          <w:rPr>
            <w:rFonts w:ascii="Cambria" w:hAnsi="Cambria"/>
            <w:sz w:val="28"/>
            <w:szCs w:val="28"/>
          </w:rPr>
          <w:t xml:space="preserve"> some sort of leverage for Ruth</w:t>
        </w:r>
      </w:ins>
      <w:ins w:id="15109" w:author="Claire S" w:date="2026-06-04T16:41:00Z" w16du:dateUtc="2026-06-04T15:41:00Z">
        <w:r>
          <w:rPr>
            <w:rFonts w:ascii="Cambria" w:hAnsi="Cambria"/>
            <w:sz w:val="28"/>
            <w:szCs w:val="28"/>
          </w:rPr>
          <w:t>.</w:t>
        </w:r>
      </w:ins>
    </w:p>
    <w:p w14:paraId="546AD0A8" w14:textId="77777777" w:rsidR="00B8239D" w:rsidRDefault="00B8239D" w:rsidP="00B8239D">
      <w:pPr>
        <w:spacing w:line="360" w:lineRule="auto"/>
        <w:contextualSpacing/>
        <w:rPr>
          <w:ins w:id="15110" w:author="Claire S" w:date="2026-05-28T11:39:00Z" w16du:dateUtc="2026-05-28T10:39:00Z"/>
          <w:rFonts w:ascii="Cambria" w:hAnsi="Cambria"/>
          <w:sz w:val="28"/>
          <w:szCs w:val="28"/>
        </w:rPr>
      </w:pPr>
    </w:p>
    <w:p w14:paraId="20D3AEA0" w14:textId="77777777" w:rsidR="00B8239D" w:rsidRDefault="00B8239D" w:rsidP="00B8239D">
      <w:pPr>
        <w:spacing w:line="360" w:lineRule="auto"/>
        <w:contextualSpacing/>
        <w:rPr>
          <w:ins w:id="15111" w:author="Claire S" w:date="2026-05-28T11:39:00Z" w16du:dateUtc="2026-05-28T10:39:00Z"/>
          <w:rFonts w:ascii="Cambria" w:hAnsi="Cambria"/>
          <w:sz w:val="28"/>
          <w:szCs w:val="28"/>
        </w:rPr>
      </w:pPr>
      <w:ins w:id="15112" w:author="Claire S" w:date="2026-05-28T11:39:00Z" w16du:dateUtc="2026-05-28T10:39:00Z">
        <w:r>
          <w:rPr>
            <w:rFonts w:ascii="Cambria" w:hAnsi="Cambria"/>
            <w:sz w:val="28"/>
            <w:szCs w:val="28"/>
          </w:rPr>
          <w:t>*</w:t>
        </w:r>
      </w:ins>
    </w:p>
    <w:p w14:paraId="73DEF1AF" w14:textId="3D9416C5" w:rsidR="00B8239D" w:rsidRDefault="00B8239D" w:rsidP="00B8239D">
      <w:pPr>
        <w:spacing w:line="360" w:lineRule="auto"/>
        <w:ind w:firstLine="720"/>
        <w:contextualSpacing/>
        <w:rPr>
          <w:ins w:id="15113" w:author="Claire S" w:date="2026-05-28T11:39:00Z" w16du:dateUtc="2026-05-28T10:39:00Z"/>
          <w:rFonts w:ascii="Cambria" w:hAnsi="Cambria"/>
          <w:sz w:val="28"/>
          <w:szCs w:val="28"/>
        </w:rPr>
      </w:pPr>
      <w:ins w:id="15114" w:author="Claire S" w:date="2026-05-28T11:39:00Z" w16du:dateUtc="2026-05-28T10:39:00Z">
        <w:r>
          <w:rPr>
            <w:rFonts w:ascii="Cambria" w:hAnsi="Cambria"/>
            <w:sz w:val="28"/>
            <w:szCs w:val="28"/>
          </w:rPr>
          <w:t>‘You</w:t>
        </w:r>
      </w:ins>
      <w:ins w:id="15115" w:author="Claire S" w:date="2026-07-30T12:27:00Z" w16du:dateUtc="2026-07-30T11:27:00Z">
        <w:r w:rsidR="00474DE1">
          <w:rPr>
            <w:rFonts w:ascii="Cambria" w:hAnsi="Cambria"/>
            <w:sz w:val="28"/>
            <w:szCs w:val="28"/>
          </w:rPr>
          <w:t xml:space="preserve"> know you’re</w:t>
        </w:r>
      </w:ins>
      <w:ins w:id="15116" w:author="Claire S" w:date="2026-05-28T11:39:00Z" w16du:dateUtc="2026-05-28T10:39:00Z">
        <w:r>
          <w:rPr>
            <w:rFonts w:ascii="Cambria" w:hAnsi="Cambria"/>
            <w:sz w:val="28"/>
            <w:szCs w:val="28"/>
          </w:rPr>
          <w:t xml:space="preserve"> being </w:t>
        </w:r>
      </w:ins>
      <w:ins w:id="15117" w:author="Claire S" w:date="2026-07-30T08:16:00Z" w16du:dateUtc="2026-07-30T07:16:00Z">
        <w:r w:rsidR="00AF1DCA">
          <w:rPr>
            <w:rFonts w:ascii="Cambria" w:hAnsi="Cambria"/>
            <w:sz w:val="28"/>
            <w:szCs w:val="28"/>
          </w:rPr>
          <w:t xml:space="preserve">super </w:t>
        </w:r>
      </w:ins>
      <w:ins w:id="15118" w:author="Claire S" w:date="2026-05-28T11:39:00Z" w16du:dateUtc="2026-05-28T10:39:00Z">
        <w:r>
          <w:rPr>
            <w:rFonts w:ascii="Cambria" w:hAnsi="Cambria"/>
            <w:sz w:val="28"/>
            <w:szCs w:val="28"/>
          </w:rPr>
          <w:t>naïve,’ Maude muttered obliquely as Clara headed for the commoners’ lift. ‘Be warned.’</w:t>
        </w:r>
      </w:ins>
    </w:p>
    <w:p w14:paraId="4AEAC44E" w14:textId="63143F8B" w:rsidR="00B8239D" w:rsidRDefault="00E727C4" w:rsidP="00B8239D">
      <w:pPr>
        <w:spacing w:line="360" w:lineRule="auto"/>
        <w:ind w:firstLine="720"/>
        <w:contextualSpacing/>
        <w:rPr>
          <w:ins w:id="15119" w:author="Claire S" w:date="2026-05-28T11:39:00Z" w16du:dateUtc="2026-05-28T10:39:00Z"/>
          <w:rFonts w:ascii="Cambria" w:hAnsi="Cambria"/>
          <w:sz w:val="28"/>
          <w:szCs w:val="28"/>
        </w:rPr>
      </w:pPr>
      <w:ins w:id="15120" w:author="Claire S" w:date="2026-06-06T11:12:00Z" w16du:dateUtc="2026-06-06T10:12:00Z">
        <w:r>
          <w:rPr>
            <w:rFonts w:ascii="Cambria" w:hAnsi="Cambria"/>
            <w:sz w:val="28"/>
            <w:szCs w:val="28"/>
          </w:rPr>
          <w:t xml:space="preserve">Maude was always so </w:t>
        </w:r>
      </w:ins>
      <w:ins w:id="15121" w:author="Claire S" w:date="2026-06-08T16:17:00Z" w16du:dateUtc="2026-06-08T15:17:00Z">
        <w:r w:rsidR="00265D75">
          <w:rPr>
            <w:rFonts w:ascii="Cambria" w:hAnsi="Cambria"/>
            <w:sz w:val="28"/>
            <w:szCs w:val="28"/>
          </w:rPr>
          <w:t>opinionated</w:t>
        </w:r>
      </w:ins>
      <w:ins w:id="15122" w:author="Claire S" w:date="2026-06-06T11:12:00Z" w16du:dateUtc="2026-06-06T10:12:00Z">
        <w:r>
          <w:rPr>
            <w:rFonts w:ascii="Cambria" w:hAnsi="Cambria"/>
            <w:sz w:val="28"/>
            <w:szCs w:val="28"/>
          </w:rPr>
          <w:t xml:space="preserve">, </w:t>
        </w:r>
      </w:ins>
      <w:ins w:id="15123" w:author="Claire S" w:date="2026-05-28T11:39:00Z" w16du:dateUtc="2026-05-28T10:39:00Z">
        <w:r w:rsidR="00B8239D">
          <w:rPr>
            <w:rFonts w:ascii="Cambria" w:hAnsi="Cambria"/>
            <w:sz w:val="28"/>
            <w:szCs w:val="28"/>
          </w:rPr>
          <w:t>Clara didn’t bother to question the comment.</w:t>
        </w:r>
      </w:ins>
      <w:ins w:id="15124" w:author="Claire S" w:date="2026-06-06T11:12:00Z" w16du:dateUtc="2026-06-06T10:12:00Z">
        <w:r>
          <w:rPr>
            <w:rFonts w:ascii="Cambria" w:hAnsi="Cambria"/>
            <w:sz w:val="28"/>
            <w:szCs w:val="28"/>
          </w:rPr>
          <w:t xml:space="preserve"> </w:t>
        </w:r>
      </w:ins>
      <w:ins w:id="15125" w:author="Claire S" w:date="2026-06-08T16:17:00Z" w16du:dateUtc="2026-06-08T15:17:00Z">
        <w:r w:rsidR="0050232F">
          <w:rPr>
            <w:rFonts w:ascii="Cambria" w:hAnsi="Cambria"/>
            <w:sz w:val="28"/>
            <w:szCs w:val="28"/>
          </w:rPr>
          <w:t>Her own thoughts were</w:t>
        </w:r>
      </w:ins>
      <w:ins w:id="15126" w:author="Claire S" w:date="2026-06-04T16:02:00Z" w16du:dateUtc="2026-06-04T15:02:00Z">
        <w:r w:rsidR="008B3951">
          <w:rPr>
            <w:rFonts w:ascii="Cambria" w:hAnsi="Cambria"/>
            <w:sz w:val="28"/>
            <w:szCs w:val="28"/>
          </w:rPr>
          <w:t xml:space="preserve"> hard to</w:t>
        </w:r>
      </w:ins>
      <w:ins w:id="15127" w:author="Claire S" w:date="2026-05-28T11:39:00Z" w16du:dateUtc="2026-05-28T10:39:00Z">
        <w:r w:rsidR="00B8239D">
          <w:rPr>
            <w:rFonts w:ascii="Cambria" w:hAnsi="Cambria"/>
            <w:sz w:val="28"/>
            <w:szCs w:val="28"/>
          </w:rPr>
          <w:t xml:space="preserve"> </w:t>
        </w:r>
      </w:ins>
      <w:ins w:id="15128" w:author="Claire S" w:date="2026-05-28T13:22:00Z" w16du:dateUtc="2026-05-28T12:22:00Z">
        <w:r w:rsidR="00072E69">
          <w:rPr>
            <w:rFonts w:ascii="Cambria" w:hAnsi="Cambria"/>
            <w:sz w:val="28"/>
            <w:szCs w:val="28"/>
          </w:rPr>
          <w:t>order</w:t>
        </w:r>
      </w:ins>
      <w:ins w:id="15129" w:author="Claire S" w:date="2026-06-04T16:02:00Z" w16du:dateUtc="2026-06-04T15:02:00Z">
        <w:r w:rsidR="008B3951">
          <w:rPr>
            <w:rFonts w:ascii="Cambria" w:hAnsi="Cambria"/>
            <w:sz w:val="28"/>
            <w:szCs w:val="28"/>
          </w:rPr>
          <w:t>, but</w:t>
        </w:r>
      </w:ins>
      <w:ins w:id="15130" w:author="Claire S" w:date="2026-05-28T11:39:00Z" w16du:dateUtc="2026-05-28T10:39:00Z">
        <w:r w:rsidR="00B8239D">
          <w:rPr>
            <w:rFonts w:ascii="Cambria" w:hAnsi="Cambria"/>
            <w:sz w:val="28"/>
            <w:szCs w:val="28"/>
          </w:rPr>
          <w:t xml:space="preserve"> </w:t>
        </w:r>
      </w:ins>
      <w:ins w:id="15131" w:author="Claire S" w:date="2026-05-28T13:22:00Z" w16du:dateUtc="2026-05-28T12:22:00Z">
        <w:r w:rsidR="00072E69">
          <w:rPr>
            <w:rFonts w:ascii="Cambria" w:hAnsi="Cambria"/>
            <w:sz w:val="28"/>
            <w:szCs w:val="28"/>
          </w:rPr>
          <w:t xml:space="preserve">foremost was </w:t>
        </w:r>
      </w:ins>
      <w:ins w:id="15132" w:author="Claire S" w:date="2026-05-28T11:39:00Z" w16du:dateUtc="2026-05-28T10:39:00Z">
        <w:r w:rsidR="00B8239D">
          <w:rPr>
            <w:rFonts w:ascii="Cambria" w:hAnsi="Cambria"/>
            <w:sz w:val="28"/>
            <w:szCs w:val="28"/>
          </w:rPr>
          <w:t>Violet</w:t>
        </w:r>
      </w:ins>
      <w:ins w:id="15133" w:author="Claire S" w:date="2026-05-28T13:16:00Z" w16du:dateUtc="2026-05-28T12:16:00Z">
        <w:r w:rsidR="00855D7B">
          <w:rPr>
            <w:rFonts w:ascii="Cambria" w:hAnsi="Cambria"/>
            <w:sz w:val="28"/>
            <w:szCs w:val="28"/>
          </w:rPr>
          <w:t xml:space="preserve">, and </w:t>
        </w:r>
      </w:ins>
      <w:ins w:id="15134" w:author="Claire S" w:date="2026-05-28T11:39:00Z" w16du:dateUtc="2026-05-28T10:39:00Z">
        <w:r w:rsidR="00B8239D">
          <w:rPr>
            <w:rFonts w:ascii="Cambria" w:hAnsi="Cambria"/>
            <w:sz w:val="28"/>
            <w:szCs w:val="28"/>
          </w:rPr>
          <w:t>wh</w:t>
        </w:r>
      </w:ins>
      <w:ins w:id="15135" w:author="Claire S" w:date="2026-06-04T16:03:00Z" w16du:dateUtc="2026-06-04T15:03:00Z">
        <w:r w:rsidR="008B3951">
          <w:rPr>
            <w:rFonts w:ascii="Cambria" w:hAnsi="Cambria"/>
            <w:sz w:val="28"/>
            <w:szCs w:val="28"/>
          </w:rPr>
          <w:t>ere</w:t>
        </w:r>
      </w:ins>
      <w:ins w:id="15136" w:author="Claire S" w:date="2026-05-28T11:39:00Z" w16du:dateUtc="2026-05-28T10:39:00Z">
        <w:r w:rsidR="00B8239D">
          <w:rPr>
            <w:rFonts w:ascii="Cambria" w:hAnsi="Cambria"/>
            <w:sz w:val="28"/>
            <w:szCs w:val="28"/>
          </w:rPr>
          <w:t xml:space="preserve"> the awful video </w:t>
        </w:r>
      </w:ins>
      <w:ins w:id="15137" w:author="Claire S" w:date="2026-06-04T16:03:00Z" w16du:dateUtc="2026-06-04T15:03:00Z">
        <w:r w:rsidR="008B3951">
          <w:rPr>
            <w:rFonts w:ascii="Cambria" w:hAnsi="Cambria"/>
            <w:sz w:val="28"/>
            <w:szCs w:val="28"/>
          </w:rPr>
          <w:t>Clara</w:t>
        </w:r>
      </w:ins>
      <w:ins w:id="15138" w:author="Claire S" w:date="2026-05-28T11:39:00Z" w16du:dateUtc="2026-05-28T10:39:00Z">
        <w:r w:rsidR="00B8239D">
          <w:rPr>
            <w:rFonts w:ascii="Cambria" w:hAnsi="Cambria"/>
            <w:sz w:val="28"/>
            <w:szCs w:val="28"/>
          </w:rPr>
          <w:t xml:space="preserve"> </w:t>
        </w:r>
        <w:r w:rsidR="00B8239D" w:rsidRPr="00F65F16">
          <w:rPr>
            <w:rFonts w:ascii="Cambria" w:hAnsi="Cambria"/>
            <w:i/>
            <w:iCs/>
            <w:sz w:val="28"/>
            <w:szCs w:val="28"/>
          </w:rPr>
          <w:t>knew</w:t>
        </w:r>
        <w:r w:rsidR="00B8239D">
          <w:rPr>
            <w:rFonts w:ascii="Cambria" w:hAnsi="Cambria"/>
            <w:sz w:val="28"/>
            <w:szCs w:val="28"/>
          </w:rPr>
          <w:t xml:space="preserve"> she’d received </w:t>
        </w:r>
      </w:ins>
      <w:ins w:id="15139" w:author="Claire S" w:date="2026-06-04T16:03:00Z" w16du:dateUtc="2026-06-04T15:03:00Z">
        <w:r w:rsidR="008B3951">
          <w:rPr>
            <w:rFonts w:ascii="Cambria" w:hAnsi="Cambria"/>
            <w:sz w:val="28"/>
            <w:szCs w:val="28"/>
          </w:rPr>
          <w:t>had gone</w:t>
        </w:r>
      </w:ins>
      <w:ins w:id="15140" w:author="Claire S" w:date="2026-05-28T13:22:00Z" w16du:dateUtc="2026-05-28T12:22:00Z">
        <w:r w:rsidR="00072E69">
          <w:rPr>
            <w:rFonts w:ascii="Cambria" w:hAnsi="Cambria"/>
            <w:sz w:val="28"/>
            <w:szCs w:val="28"/>
          </w:rPr>
          <w:t xml:space="preserve">. </w:t>
        </w:r>
      </w:ins>
      <w:ins w:id="15141" w:author="Claire S" w:date="2026-06-04T16:03:00Z" w16du:dateUtc="2026-06-04T15:03:00Z">
        <w:r w:rsidR="008B3951">
          <w:rPr>
            <w:rFonts w:ascii="Cambria" w:hAnsi="Cambria"/>
            <w:sz w:val="28"/>
            <w:szCs w:val="28"/>
          </w:rPr>
          <w:t>Next w</w:t>
        </w:r>
      </w:ins>
      <w:ins w:id="15142" w:author="Claire S" w:date="2026-06-04T16:41:00Z" w16du:dateUtc="2026-06-04T15:41:00Z">
        <w:r w:rsidR="00DF1513">
          <w:rPr>
            <w:rFonts w:ascii="Cambria" w:hAnsi="Cambria"/>
            <w:sz w:val="28"/>
            <w:szCs w:val="28"/>
          </w:rPr>
          <w:t>ere</w:t>
        </w:r>
      </w:ins>
      <w:ins w:id="15143" w:author="Claire S" w:date="2026-06-04T16:03:00Z" w16du:dateUtc="2026-06-04T15:03:00Z">
        <w:r w:rsidR="008B3951">
          <w:rPr>
            <w:rFonts w:ascii="Cambria" w:hAnsi="Cambria"/>
            <w:sz w:val="28"/>
            <w:szCs w:val="28"/>
          </w:rPr>
          <w:t xml:space="preserve"> Jackson</w:t>
        </w:r>
      </w:ins>
      <w:ins w:id="15144" w:author="Claire S" w:date="2026-05-28T13:16:00Z" w16du:dateUtc="2026-05-28T12:16:00Z">
        <w:r w:rsidR="00261371">
          <w:rPr>
            <w:rFonts w:ascii="Cambria" w:hAnsi="Cambria"/>
            <w:sz w:val="28"/>
            <w:szCs w:val="28"/>
          </w:rPr>
          <w:t xml:space="preserve"> </w:t>
        </w:r>
      </w:ins>
      <w:ins w:id="15145" w:author="Claire S" w:date="2026-05-28T11:39:00Z" w16du:dateUtc="2026-05-28T10:39:00Z">
        <w:r w:rsidR="00B8239D">
          <w:rPr>
            <w:rFonts w:ascii="Cambria" w:hAnsi="Cambria"/>
            <w:sz w:val="28"/>
            <w:szCs w:val="28"/>
          </w:rPr>
          <w:t xml:space="preserve">Rayne’s edits.  </w:t>
        </w:r>
      </w:ins>
      <w:ins w:id="15146" w:author="Claire S" w:date="2026-05-28T13:22:00Z" w16du:dateUtc="2026-05-28T12:22:00Z">
        <w:r w:rsidR="00072E69">
          <w:rPr>
            <w:rFonts w:ascii="Cambria" w:hAnsi="Cambria"/>
            <w:sz w:val="28"/>
            <w:szCs w:val="28"/>
          </w:rPr>
          <w:t xml:space="preserve">Clara </w:t>
        </w:r>
      </w:ins>
      <w:ins w:id="15147" w:author="Claire S" w:date="2026-05-28T13:16:00Z" w16du:dateUtc="2026-05-28T12:16:00Z">
        <w:r w:rsidR="00261371">
          <w:rPr>
            <w:rFonts w:ascii="Cambria" w:hAnsi="Cambria"/>
            <w:sz w:val="28"/>
            <w:szCs w:val="28"/>
          </w:rPr>
          <w:t xml:space="preserve">knew she </w:t>
        </w:r>
      </w:ins>
      <w:ins w:id="15148" w:author="Claire S" w:date="2026-05-28T11:39:00Z" w16du:dateUtc="2026-05-28T10:39:00Z">
        <w:r w:rsidR="00B8239D">
          <w:rPr>
            <w:rFonts w:ascii="Cambria" w:hAnsi="Cambria"/>
            <w:sz w:val="28"/>
            <w:szCs w:val="28"/>
          </w:rPr>
          <w:t>should be pleased</w:t>
        </w:r>
      </w:ins>
      <w:ins w:id="15149" w:author="Claire S" w:date="2026-05-28T13:16:00Z" w16du:dateUtc="2026-05-28T12:16:00Z">
        <w:r w:rsidR="00261371">
          <w:rPr>
            <w:rFonts w:ascii="Cambria" w:hAnsi="Cambria"/>
            <w:sz w:val="28"/>
            <w:szCs w:val="28"/>
          </w:rPr>
          <w:t xml:space="preserve"> and grateful</w:t>
        </w:r>
      </w:ins>
      <w:ins w:id="15150" w:author="Claire S" w:date="2026-05-28T11:39:00Z" w16du:dateUtc="2026-05-28T10:39:00Z">
        <w:r w:rsidR="00B8239D">
          <w:rPr>
            <w:rFonts w:ascii="Cambria" w:hAnsi="Cambria"/>
            <w:sz w:val="28"/>
            <w:szCs w:val="28"/>
          </w:rPr>
          <w:t xml:space="preserve"> </w:t>
        </w:r>
      </w:ins>
      <w:ins w:id="15151" w:author="Claire S" w:date="2026-06-04T16:42:00Z" w16du:dateUtc="2026-06-04T15:42:00Z">
        <w:r w:rsidR="00DF1513">
          <w:rPr>
            <w:rFonts w:ascii="Cambria" w:hAnsi="Cambria"/>
            <w:sz w:val="28"/>
            <w:szCs w:val="28"/>
          </w:rPr>
          <w:t xml:space="preserve">for the </w:t>
        </w:r>
      </w:ins>
      <w:ins w:id="15152" w:author="Claire S" w:date="2026-06-08T16:17:00Z" w16du:dateUtc="2026-06-08T15:17:00Z">
        <w:r w:rsidR="00265D75">
          <w:rPr>
            <w:rFonts w:ascii="Cambria" w:hAnsi="Cambria"/>
            <w:sz w:val="28"/>
            <w:szCs w:val="28"/>
          </w:rPr>
          <w:t>opportunity</w:t>
        </w:r>
      </w:ins>
      <w:ins w:id="15153" w:author="Claire S" w:date="2026-05-28T11:39:00Z" w16du:dateUtc="2026-05-28T10:39:00Z">
        <w:r w:rsidR="00B8239D">
          <w:rPr>
            <w:rFonts w:ascii="Cambria" w:hAnsi="Cambria"/>
            <w:sz w:val="28"/>
            <w:szCs w:val="28"/>
          </w:rPr>
          <w:t xml:space="preserve"> but</w:t>
        </w:r>
      </w:ins>
      <w:ins w:id="15154" w:author="Claire S" w:date="2026-05-28T13:22:00Z" w16du:dateUtc="2026-05-28T12:22:00Z">
        <w:r w:rsidR="00072E69">
          <w:rPr>
            <w:rFonts w:ascii="Cambria" w:hAnsi="Cambria"/>
            <w:sz w:val="28"/>
            <w:szCs w:val="28"/>
          </w:rPr>
          <w:t>,</w:t>
        </w:r>
      </w:ins>
      <w:ins w:id="15155" w:author="Claire S" w:date="2026-05-28T13:16:00Z" w16du:dateUtc="2026-05-28T12:16:00Z">
        <w:r w:rsidR="00261371">
          <w:rPr>
            <w:rFonts w:ascii="Cambria" w:hAnsi="Cambria"/>
            <w:sz w:val="28"/>
            <w:szCs w:val="28"/>
          </w:rPr>
          <w:t xml:space="preserve"> right now</w:t>
        </w:r>
      </w:ins>
      <w:ins w:id="15156" w:author="Claire S" w:date="2026-05-28T13:22:00Z" w16du:dateUtc="2026-05-28T12:22:00Z">
        <w:r w:rsidR="00072E69">
          <w:rPr>
            <w:rFonts w:ascii="Cambria" w:hAnsi="Cambria"/>
            <w:sz w:val="28"/>
            <w:szCs w:val="28"/>
          </w:rPr>
          <w:t>,</w:t>
        </w:r>
      </w:ins>
      <w:ins w:id="15157" w:author="Claire S" w:date="2026-05-28T11:39:00Z" w16du:dateUtc="2026-05-28T10:39:00Z">
        <w:r w:rsidR="00B8239D">
          <w:rPr>
            <w:rFonts w:ascii="Cambria" w:hAnsi="Cambria"/>
            <w:sz w:val="28"/>
            <w:szCs w:val="28"/>
          </w:rPr>
          <w:t xml:space="preserve"> it felt like </w:t>
        </w:r>
      </w:ins>
      <w:ins w:id="15158" w:author="Claire S" w:date="2026-06-04T16:03:00Z" w16du:dateUtc="2026-06-04T15:03:00Z">
        <w:r w:rsidR="008B3951">
          <w:rPr>
            <w:rFonts w:ascii="Cambria" w:hAnsi="Cambria"/>
            <w:sz w:val="28"/>
            <w:szCs w:val="28"/>
          </w:rPr>
          <w:t>too much</w:t>
        </w:r>
      </w:ins>
      <w:ins w:id="15159" w:author="Claire S" w:date="2026-07-28T11:17:00Z" w16du:dateUtc="2026-07-28T10:17:00Z">
        <w:r w:rsidR="00A838D6">
          <w:rPr>
            <w:rFonts w:ascii="Cambria" w:hAnsi="Cambria"/>
            <w:sz w:val="28"/>
            <w:szCs w:val="28"/>
          </w:rPr>
          <w:t xml:space="preserve"> pressure</w:t>
        </w:r>
      </w:ins>
      <w:ins w:id="15160" w:author="Claire S" w:date="2026-05-28T11:39:00Z" w16du:dateUtc="2026-05-28T10:39:00Z">
        <w:r w:rsidR="00B8239D">
          <w:rPr>
            <w:rFonts w:ascii="Cambria" w:hAnsi="Cambria"/>
            <w:sz w:val="28"/>
            <w:szCs w:val="28"/>
          </w:rPr>
          <w:t>.</w:t>
        </w:r>
      </w:ins>
    </w:p>
    <w:p w14:paraId="2B79B63C" w14:textId="19A34A51" w:rsidR="00B8239D" w:rsidRDefault="00B8239D" w:rsidP="00B8239D">
      <w:pPr>
        <w:spacing w:line="360" w:lineRule="auto"/>
        <w:ind w:firstLine="720"/>
        <w:contextualSpacing/>
        <w:rPr>
          <w:ins w:id="15161" w:author="Claire S" w:date="2026-05-28T11:39:00Z" w16du:dateUtc="2026-05-28T10:39:00Z"/>
          <w:rFonts w:ascii="Cambria" w:hAnsi="Cambria"/>
          <w:sz w:val="28"/>
          <w:szCs w:val="28"/>
        </w:rPr>
      </w:pPr>
      <w:ins w:id="15162" w:author="Claire S" w:date="2026-05-28T11:39:00Z" w16du:dateUtc="2026-05-28T10:39:00Z">
        <w:r>
          <w:rPr>
            <w:rFonts w:ascii="Cambria" w:hAnsi="Cambria"/>
            <w:sz w:val="28"/>
            <w:szCs w:val="28"/>
          </w:rPr>
          <w:t xml:space="preserve">In the lift, Clara searched her phone yet again, desperately trying to locate the </w:t>
        </w:r>
      </w:ins>
      <w:ins w:id="15163" w:author="Claire S" w:date="2026-08-04T13:00:00Z" w16du:dateUtc="2026-08-04T12:00:00Z">
        <w:r w:rsidR="0096374C">
          <w:rPr>
            <w:rFonts w:ascii="Cambria" w:hAnsi="Cambria"/>
            <w:sz w:val="28"/>
            <w:szCs w:val="28"/>
          </w:rPr>
          <w:t xml:space="preserve">clifftop </w:t>
        </w:r>
      </w:ins>
      <w:ins w:id="15164" w:author="Claire S" w:date="2026-05-28T11:39:00Z" w16du:dateUtc="2026-05-28T10:39:00Z">
        <w:r>
          <w:rPr>
            <w:rFonts w:ascii="Cambria" w:hAnsi="Cambria"/>
            <w:sz w:val="28"/>
            <w:szCs w:val="28"/>
          </w:rPr>
          <w:t>clip</w:t>
        </w:r>
      </w:ins>
      <w:ins w:id="15165" w:author="Claire S" w:date="2026-06-04T16:04:00Z" w16du:dateUtc="2026-06-04T15:04:00Z">
        <w:r w:rsidR="008B48AB">
          <w:rPr>
            <w:rFonts w:ascii="Cambria" w:hAnsi="Cambria"/>
            <w:sz w:val="28"/>
            <w:szCs w:val="28"/>
          </w:rPr>
          <w:t xml:space="preserve"> </w:t>
        </w:r>
        <w:del w:id="15166" w:author="Daisy Watt" w:date="2026-06-23T09:06:00Z" w16du:dateUtc="2026-06-23T07:06:00Z">
          <w:r w:rsidR="008B48AB">
            <w:rPr>
              <w:rFonts w:ascii="Cambria" w:hAnsi="Cambria"/>
              <w:sz w:val="28"/>
              <w:szCs w:val="28"/>
            </w:rPr>
            <w:delText>-</w:delText>
          </w:r>
        </w:del>
      </w:ins>
      <w:ins w:id="15167" w:author="Daisy Watt" w:date="2026-06-23T09:06:00Z" w16du:dateUtc="2026-06-23T07:06:00Z">
        <w:r w:rsidR="00D4766C">
          <w:rPr>
            <w:rFonts w:ascii="Cambria" w:hAnsi="Cambria"/>
            <w:sz w:val="28"/>
            <w:szCs w:val="28"/>
          </w:rPr>
          <w:t>–</w:t>
        </w:r>
      </w:ins>
      <w:ins w:id="15168" w:author="Claire S" w:date="2026-06-04T16:04:00Z" w16du:dateUtc="2026-06-04T15:04:00Z">
        <w:r w:rsidR="008B48AB">
          <w:rPr>
            <w:rFonts w:ascii="Cambria" w:hAnsi="Cambria"/>
            <w:sz w:val="28"/>
            <w:szCs w:val="28"/>
          </w:rPr>
          <w:t xml:space="preserve"> b</w:t>
        </w:r>
      </w:ins>
      <w:ins w:id="15169" w:author="Claire S" w:date="2026-05-28T11:39:00Z" w16du:dateUtc="2026-05-28T10:39:00Z">
        <w:r>
          <w:rPr>
            <w:rFonts w:ascii="Cambria" w:hAnsi="Cambria"/>
            <w:sz w:val="28"/>
            <w:szCs w:val="28"/>
          </w:rPr>
          <w:t xml:space="preserve">ut it didn’t even seem to be in her history.  Honestly, Clara thought, leaning against the </w:t>
        </w:r>
      </w:ins>
      <w:ins w:id="15170" w:author="Claire S" w:date="2026-06-04T16:03:00Z" w16du:dateUtc="2026-06-04T15:03:00Z">
        <w:r w:rsidR="008B48AB">
          <w:rPr>
            <w:rFonts w:ascii="Cambria" w:hAnsi="Cambria"/>
            <w:sz w:val="28"/>
            <w:szCs w:val="28"/>
          </w:rPr>
          <w:t>mirrored side</w:t>
        </w:r>
      </w:ins>
      <w:ins w:id="15171" w:author="Claire S" w:date="2026-05-28T11:39:00Z" w16du:dateUtc="2026-05-28T10:39:00Z">
        <w:r>
          <w:rPr>
            <w:rFonts w:ascii="Cambria" w:hAnsi="Cambria"/>
            <w:sz w:val="28"/>
            <w:szCs w:val="28"/>
          </w:rPr>
          <w:t xml:space="preserve">, it felt like she was going mad. </w:t>
        </w:r>
      </w:ins>
    </w:p>
    <w:p w14:paraId="7A464D0A" w14:textId="6E36B86A" w:rsidR="008B48AB" w:rsidRDefault="008B48AB" w:rsidP="000E72C8">
      <w:pPr>
        <w:spacing w:line="360" w:lineRule="auto"/>
        <w:ind w:firstLine="720"/>
        <w:contextualSpacing/>
        <w:rPr>
          <w:ins w:id="15172" w:author="Claire S" w:date="2026-06-04T16:04:00Z" w16du:dateUtc="2026-06-04T15:04:00Z"/>
          <w:rFonts w:ascii="Cambria" w:hAnsi="Cambria"/>
          <w:sz w:val="28"/>
          <w:szCs w:val="28"/>
        </w:rPr>
      </w:pPr>
      <w:commentRangeStart w:id="15173"/>
      <w:ins w:id="15174" w:author="Claire S" w:date="2026-06-04T16:04:00Z" w16du:dateUtc="2026-06-04T15:04:00Z">
        <w:r>
          <w:rPr>
            <w:rFonts w:ascii="Cambria" w:hAnsi="Cambria"/>
            <w:sz w:val="28"/>
            <w:szCs w:val="28"/>
          </w:rPr>
          <w:t>Maybe she</w:t>
        </w:r>
      </w:ins>
      <w:ins w:id="15175" w:author="Claire S" w:date="2026-05-28T13:16:00Z" w16du:dateUtc="2026-05-28T12:16:00Z">
        <w:r w:rsidR="00A5636F">
          <w:rPr>
            <w:rFonts w:ascii="Cambria" w:hAnsi="Cambria"/>
            <w:sz w:val="28"/>
            <w:szCs w:val="28"/>
          </w:rPr>
          <w:t xml:space="preserve"> should have </w:t>
        </w:r>
      </w:ins>
      <w:ins w:id="15176" w:author="Claire S" w:date="2026-07-28T10:50:00Z" w16du:dateUtc="2026-07-28T09:50:00Z">
        <w:r w:rsidR="005E4397">
          <w:rPr>
            <w:rFonts w:ascii="Cambria" w:hAnsi="Cambria"/>
            <w:sz w:val="28"/>
            <w:szCs w:val="28"/>
          </w:rPr>
          <w:t>told someone – though who? - about</w:t>
        </w:r>
      </w:ins>
      <w:ins w:id="15177" w:author="Claire S" w:date="2026-05-28T13:16:00Z" w16du:dateUtc="2026-05-28T12:16:00Z">
        <w:r w:rsidR="00A5636F">
          <w:rPr>
            <w:rFonts w:ascii="Cambria" w:hAnsi="Cambria"/>
            <w:sz w:val="28"/>
            <w:szCs w:val="28"/>
          </w:rPr>
          <w:t xml:space="preserve"> the note she’d just found in Violet’s drawe</w:t>
        </w:r>
      </w:ins>
      <w:commentRangeEnd w:id="15173"/>
      <w:r w:rsidR="006D4875">
        <w:rPr>
          <w:rStyle w:val="CommentReference"/>
          <w:rFonts w:ascii="Cambria" w:hAnsi="Cambria"/>
          <w:sz w:val="28"/>
          <w:szCs w:val="28"/>
        </w:rPr>
        <w:commentReference w:id="15173"/>
      </w:r>
      <w:ins w:id="15178" w:author="Claire S" w:date="2026-05-28T13:16:00Z" w16du:dateUtc="2026-05-28T12:16:00Z">
        <w:r w:rsidR="00A5636F">
          <w:rPr>
            <w:rFonts w:ascii="Cambria" w:hAnsi="Cambria"/>
            <w:sz w:val="28"/>
            <w:szCs w:val="28"/>
          </w:rPr>
          <w:t xml:space="preserve">r, but </w:t>
        </w:r>
      </w:ins>
      <w:ins w:id="15179" w:author="Claire S" w:date="2026-05-28T13:17:00Z" w16du:dateUtc="2026-05-28T12:17:00Z">
        <w:r w:rsidR="00A5636F">
          <w:rPr>
            <w:rFonts w:ascii="Cambria" w:hAnsi="Cambria"/>
            <w:sz w:val="28"/>
            <w:szCs w:val="28"/>
          </w:rPr>
          <w:t xml:space="preserve">did it </w:t>
        </w:r>
      </w:ins>
      <w:ins w:id="15180" w:author="Claire S" w:date="2026-06-04T16:04:00Z" w16du:dateUtc="2026-06-04T15:04:00Z">
        <w:r>
          <w:rPr>
            <w:rFonts w:ascii="Cambria" w:hAnsi="Cambria"/>
            <w:sz w:val="28"/>
            <w:szCs w:val="28"/>
          </w:rPr>
          <w:t xml:space="preserve">actually </w:t>
        </w:r>
      </w:ins>
      <w:ins w:id="15181" w:author="Claire S" w:date="2026-05-28T13:17:00Z" w16du:dateUtc="2026-05-28T12:17:00Z">
        <w:r w:rsidR="00A5636F">
          <w:rPr>
            <w:rFonts w:ascii="Cambria" w:hAnsi="Cambria"/>
            <w:sz w:val="28"/>
            <w:szCs w:val="28"/>
          </w:rPr>
          <w:t xml:space="preserve">mean </w:t>
        </w:r>
      </w:ins>
      <w:ins w:id="15182" w:author="Claire S" w:date="2026-06-04T16:04:00Z" w16du:dateUtc="2026-06-04T15:04:00Z">
        <w:r>
          <w:rPr>
            <w:rFonts w:ascii="Cambria" w:hAnsi="Cambria"/>
            <w:sz w:val="28"/>
            <w:szCs w:val="28"/>
          </w:rPr>
          <w:t>any</w:t>
        </w:r>
      </w:ins>
      <w:ins w:id="15183" w:author="Claire S" w:date="2026-05-28T13:17:00Z" w16du:dateUtc="2026-05-28T12:17:00Z">
        <w:r w:rsidR="00A5636F">
          <w:rPr>
            <w:rFonts w:ascii="Cambria" w:hAnsi="Cambria"/>
            <w:sz w:val="28"/>
            <w:szCs w:val="28"/>
          </w:rPr>
          <w:t>thing?</w:t>
        </w:r>
      </w:ins>
      <w:ins w:id="15184" w:author="Claire S" w:date="2026-05-28T13:16:00Z" w16du:dateUtc="2026-05-28T12:16:00Z">
        <w:r w:rsidR="00A5636F">
          <w:rPr>
            <w:rFonts w:ascii="Cambria" w:hAnsi="Cambria"/>
            <w:sz w:val="28"/>
            <w:szCs w:val="28"/>
          </w:rPr>
          <w:t xml:space="preserve"> </w:t>
        </w:r>
      </w:ins>
    </w:p>
    <w:p w14:paraId="3D962373" w14:textId="1D5FAB96" w:rsidR="00A5636F" w:rsidRPr="00A5636F" w:rsidRDefault="00A5636F">
      <w:pPr>
        <w:spacing w:line="360" w:lineRule="auto"/>
        <w:ind w:firstLine="720"/>
        <w:contextualSpacing/>
        <w:rPr>
          <w:ins w:id="15185" w:author="Claire S" w:date="2026-05-28T13:16:00Z" w16du:dateUtc="2026-05-28T12:16:00Z"/>
          <w:rFonts w:ascii="Cambria" w:hAnsi="Cambria"/>
          <w:sz w:val="28"/>
          <w:szCs w:val="28"/>
          <w:rPrChange w:id="15186" w:author="Claire S" w:date="2026-05-28T13:17:00Z" w16du:dateUtc="2026-05-28T12:17:00Z">
            <w:rPr>
              <w:ins w:id="15187" w:author="Claire S" w:date="2026-05-28T13:16:00Z" w16du:dateUtc="2026-05-28T12:16:00Z"/>
              <w:rFonts w:ascii="Cambria" w:hAnsi="Cambria"/>
              <w:b/>
              <w:bCs/>
              <w:sz w:val="28"/>
              <w:szCs w:val="28"/>
            </w:rPr>
          </w:rPrChange>
        </w:rPr>
        <w:pPrChange w:id="15188" w:author="Claire S" w:date="2026-05-28T13:17:00Z" w16du:dateUtc="2026-05-28T12:17:00Z">
          <w:pPr>
            <w:spacing w:line="360" w:lineRule="auto"/>
            <w:contextualSpacing/>
          </w:pPr>
        </w:pPrChange>
      </w:pPr>
      <w:ins w:id="15189" w:author="Claire S" w:date="2026-05-28T13:16:00Z" w16du:dateUtc="2026-05-28T12:16:00Z">
        <w:r>
          <w:rPr>
            <w:rFonts w:ascii="Cambria" w:hAnsi="Cambria"/>
            <w:sz w:val="28"/>
            <w:szCs w:val="28"/>
          </w:rPr>
          <w:t xml:space="preserve">Unless – </w:t>
        </w:r>
        <w:r w:rsidRPr="00C80142">
          <w:rPr>
            <w:rFonts w:ascii="Cambria" w:hAnsi="Cambria"/>
            <w:i/>
            <w:iCs/>
            <w:sz w:val="28"/>
            <w:szCs w:val="28"/>
          </w:rPr>
          <w:t xml:space="preserve">had </w:t>
        </w:r>
        <w:r>
          <w:rPr>
            <w:rFonts w:ascii="Cambria" w:hAnsi="Cambria"/>
            <w:sz w:val="28"/>
            <w:szCs w:val="28"/>
          </w:rPr>
          <w:t>Violet really loved Dex? Had Clara missed that? And if so, what else had she missed</w:t>
        </w:r>
      </w:ins>
      <w:ins w:id="15190" w:author="Claire S" w:date="2026-05-28T13:17:00Z" w16du:dateUtc="2026-05-28T12:17:00Z">
        <w:r>
          <w:rPr>
            <w:rFonts w:ascii="Cambria" w:hAnsi="Cambria"/>
            <w:sz w:val="28"/>
            <w:szCs w:val="28"/>
          </w:rPr>
          <w:t>?</w:t>
        </w:r>
      </w:ins>
    </w:p>
    <w:p w14:paraId="253155F7" w14:textId="628661EA" w:rsidR="002A22C4" w:rsidRDefault="00A5636F" w:rsidP="00B8239D">
      <w:pPr>
        <w:spacing w:line="360" w:lineRule="auto"/>
        <w:ind w:firstLine="720"/>
        <w:contextualSpacing/>
        <w:rPr>
          <w:ins w:id="15191" w:author="Claire S" w:date="2026-06-04T16:05:00Z" w16du:dateUtc="2026-06-04T15:05:00Z"/>
          <w:rFonts w:ascii="Cambria" w:hAnsi="Cambria"/>
          <w:sz w:val="28"/>
          <w:szCs w:val="28"/>
        </w:rPr>
      </w:pPr>
      <w:ins w:id="15192" w:author="Claire S" w:date="2026-05-28T13:17:00Z" w16du:dateUtc="2026-05-28T12:17:00Z">
        <w:del w:id="15193" w:author="Daisy Watt" w:date="2026-06-23T09:09:00Z" w16du:dateUtc="2026-06-23T07:09:00Z">
          <w:r>
            <w:rPr>
              <w:rFonts w:ascii="Cambria" w:hAnsi="Cambria"/>
              <w:sz w:val="28"/>
              <w:szCs w:val="28"/>
            </w:rPr>
            <w:delText>She had to know</w:delText>
          </w:r>
        </w:del>
      </w:ins>
      <w:ins w:id="15194" w:author="Claire S" w:date="2026-05-28T11:39:00Z" w16du:dateUtc="2026-05-28T10:39:00Z">
        <w:del w:id="15195" w:author="Daisy Watt" w:date="2026-06-23T09:09:00Z" w16du:dateUtc="2026-06-23T07:09:00Z">
          <w:r w:rsidR="00B8239D">
            <w:rPr>
              <w:rFonts w:ascii="Cambria" w:hAnsi="Cambria"/>
              <w:sz w:val="28"/>
              <w:szCs w:val="28"/>
            </w:rPr>
            <w:delText xml:space="preserve"> why Violet had gone over the cliff</w:delText>
          </w:r>
        </w:del>
        <w:del w:id="15196" w:author="Daisy Watt" w:date="2026-06-22T18:42:00Z" w16du:dateUtc="2026-06-22T16:42:00Z">
          <w:r w:rsidR="00B8239D">
            <w:rPr>
              <w:rFonts w:ascii="Cambria" w:hAnsi="Cambria"/>
              <w:sz w:val="28"/>
              <w:szCs w:val="28"/>
            </w:rPr>
            <w:delText>-</w:delText>
          </w:r>
        </w:del>
        <w:del w:id="15197" w:author="Daisy Watt" w:date="2026-06-23T09:09:00Z" w16du:dateUtc="2026-06-23T07:09:00Z">
          <w:r w:rsidR="00B8239D">
            <w:rPr>
              <w:rFonts w:ascii="Cambria" w:hAnsi="Cambria"/>
              <w:sz w:val="28"/>
              <w:szCs w:val="28"/>
            </w:rPr>
            <w:delText>top, while wondering –</w:delText>
          </w:r>
          <w:r w:rsidR="00B8239D" w:rsidDel="009206B0">
            <w:rPr>
              <w:rFonts w:ascii="Cambria" w:hAnsi="Cambria"/>
              <w:sz w:val="28"/>
              <w:szCs w:val="28"/>
            </w:rPr>
            <w:delText>c</w:delText>
          </w:r>
        </w:del>
      </w:ins>
      <w:ins w:id="15198" w:author="Daisy Watt" w:date="2026-06-23T09:09:00Z" w16du:dateUtc="2026-06-23T07:09:00Z">
        <w:r w:rsidR="009206B0">
          <w:rPr>
            <w:rFonts w:ascii="Cambria" w:hAnsi="Cambria"/>
            <w:sz w:val="28"/>
            <w:szCs w:val="28"/>
          </w:rPr>
          <w:t>C</w:t>
        </w:r>
      </w:ins>
      <w:ins w:id="15199" w:author="Claire S" w:date="2026-05-28T11:39:00Z" w16du:dateUtc="2026-05-28T10:39:00Z">
        <w:r w:rsidR="00B8239D">
          <w:rPr>
            <w:rFonts w:ascii="Cambria" w:hAnsi="Cambria"/>
            <w:sz w:val="28"/>
            <w:szCs w:val="28"/>
          </w:rPr>
          <w:t>ould she have stop</w:t>
        </w:r>
      </w:ins>
      <w:ins w:id="15200" w:author="Claire S" w:date="2026-06-04T16:42:00Z" w16du:dateUtc="2026-06-04T15:42:00Z">
        <w:r w:rsidR="0035486B">
          <w:rPr>
            <w:rFonts w:ascii="Cambria" w:hAnsi="Cambria"/>
            <w:sz w:val="28"/>
            <w:szCs w:val="28"/>
          </w:rPr>
          <w:t>ped</w:t>
        </w:r>
      </w:ins>
      <w:ins w:id="15201" w:author="Claire S" w:date="2026-05-28T11:39:00Z" w16du:dateUtc="2026-05-28T10:39:00Z">
        <w:r w:rsidR="00B8239D">
          <w:rPr>
            <w:rFonts w:ascii="Cambria" w:hAnsi="Cambria"/>
            <w:sz w:val="28"/>
            <w:szCs w:val="28"/>
          </w:rPr>
          <w:t xml:space="preserve"> </w:t>
        </w:r>
        <w:del w:id="15202" w:author="Daisy Watt" w:date="2026-06-23T09:10:00Z" w16du:dateUtc="2026-06-23T07:10:00Z">
          <w:r w:rsidR="00B8239D">
            <w:rPr>
              <w:rFonts w:ascii="Cambria" w:hAnsi="Cambria"/>
              <w:sz w:val="28"/>
              <w:szCs w:val="28"/>
            </w:rPr>
            <w:delText>it</w:delText>
          </w:r>
        </w:del>
      </w:ins>
      <w:ins w:id="15203" w:author="Daisy Watt" w:date="2026-06-23T09:10:00Z" w16du:dateUtc="2026-06-23T07:10:00Z">
        <w:r w:rsidR="007653A9">
          <w:rPr>
            <w:rFonts w:ascii="Cambria" w:hAnsi="Cambria"/>
            <w:sz w:val="28"/>
            <w:szCs w:val="28"/>
          </w:rPr>
          <w:t>Violet going over the clifftop</w:t>
        </w:r>
      </w:ins>
      <w:ins w:id="15204" w:author="Claire S" w:date="2026-05-28T11:39:00Z" w16du:dateUtc="2026-05-28T10:39:00Z">
        <w:r w:rsidR="00B8239D">
          <w:rPr>
            <w:rFonts w:ascii="Cambria" w:hAnsi="Cambria"/>
            <w:sz w:val="28"/>
            <w:szCs w:val="28"/>
          </w:rPr>
          <w:t>? She could have gone down there</w:t>
        </w:r>
      </w:ins>
      <w:ins w:id="15205" w:author="Claire S" w:date="2026-05-28T13:17:00Z" w16du:dateUtc="2026-05-28T12:17:00Z">
        <w:r w:rsidR="00BD1B50">
          <w:rPr>
            <w:rFonts w:ascii="Cambria" w:hAnsi="Cambria"/>
            <w:sz w:val="28"/>
            <w:szCs w:val="28"/>
          </w:rPr>
          <w:t xml:space="preserve"> last night, she could have tried harder</w:t>
        </w:r>
      </w:ins>
      <w:ins w:id="15206" w:author="Claire S" w:date="2026-05-28T11:39:00Z" w16du:dateUtc="2026-05-28T10:39:00Z">
        <w:r w:rsidR="00B8239D">
          <w:rPr>
            <w:rFonts w:ascii="Cambria" w:hAnsi="Cambria"/>
            <w:sz w:val="28"/>
            <w:szCs w:val="28"/>
          </w:rPr>
          <w:t xml:space="preserve"> – </w:t>
        </w:r>
      </w:ins>
      <w:ins w:id="15207" w:author="Claire S" w:date="2026-06-04T16:43:00Z" w16du:dateUtc="2026-06-04T15:43:00Z">
        <w:r w:rsidR="0035486B">
          <w:rPr>
            <w:rFonts w:ascii="Cambria" w:hAnsi="Cambria"/>
            <w:sz w:val="28"/>
            <w:szCs w:val="28"/>
          </w:rPr>
          <w:t>excep</w:t>
        </w:r>
      </w:ins>
      <w:ins w:id="15208" w:author="Claire S" w:date="2026-05-28T11:39:00Z" w16du:dateUtc="2026-05-28T10:39:00Z">
        <w:r w:rsidR="00B8239D">
          <w:rPr>
            <w:rFonts w:ascii="Cambria" w:hAnsi="Cambria"/>
            <w:sz w:val="28"/>
            <w:szCs w:val="28"/>
          </w:rPr>
          <w:t>t</w:t>
        </w:r>
      </w:ins>
      <w:ins w:id="15209" w:author="Daisy Watt" w:date="2026-06-23T09:10:00Z" w16du:dateUtc="2026-06-23T07:10:00Z">
        <w:r w:rsidR="00590879">
          <w:rPr>
            <w:rFonts w:ascii="Cambria" w:hAnsi="Cambria"/>
            <w:sz w:val="28"/>
            <w:szCs w:val="28"/>
          </w:rPr>
          <w:t xml:space="preserve">, as </w:t>
        </w:r>
      </w:ins>
      <w:ins w:id="15210" w:author="Claire S" w:date="2026-06-04T16:05:00Z" w16du:dateUtc="2026-06-04T15:05:00Z">
        <w:del w:id="15211" w:author="Daisy Watt" w:date="2026-06-23T09:10:00Z" w16du:dateUtc="2026-06-23T07:10:00Z">
          <w:r w:rsidR="002A22C4">
            <w:rPr>
              <w:rFonts w:ascii="Cambria" w:hAnsi="Cambria"/>
              <w:sz w:val="28"/>
              <w:szCs w:val="28"/>
            </w:rPr>
            <w:delText xml:space="preserve"> </w:delText>
          </w:r>
        </w:del>
        <w:r w:rsidR="002A22C4">
          <w:rPr>
            <w:rFonts w:ascii="Cambria" w:hAnsi="Cambria"/>
            <w:sz w:val="28"/>
            <w:szCs w:val="28"/>
          </w:rPr>
          <w:t>it turned out</w:t>
        </w:r>
      </w:ins>
      <w:ins w:id="15212" w:author="Daisy Watt" w:date="2026-06-23T09:10:00Z" w16du:dateUtc="2026-06-23T07:10:00Z">
        <w:r w:rsidR="00590879">
          <w:rPr>
            <w:rFonts w:ascii="Cambria" w:hAnsi="Cambria"/>
            <w:sz w:val="28"/>
            <w:szCs w:val="28"/>
          </w:rPr>
          <w:t>,</w:t>
        </w:r>
      </w:ins>
      <w:ins w:id="15213" w:author="Claire S" w:date="2026-06-04T16:05:00Z" w16du:dateUtc="2026-06-04T15:05:00Z">
        <w:r w:rsidR="002A22C4">
          <w:rPr>
            <w:rFonts w:ascii="Cambria" w:hAnsi="Cambria"/>
            <w:sz w:val="28"/>
            <w:szCs w:val="28"/>
          </w:rPr>
          <w:t xml:space="preserve"> </w:t>
        </w:r>
      </w:ins>
      <w:ins w:id="15214" w:author="Claire S" w:date="2026-05-28T11:39:00Z" w16du:dateUtc="2026-05-28T10:39:00Z">
        <w:r w:rsidR="00B8239D">
          <w:rPr>
            <w:rFonts w:ascii="Cambria" w:hAnsi="Cambria"/>
            <w:sz w:val="28"/>
            <w:szCs w:val="28"/>
          </w:rPr>
          <w:t>it would have been too lat</w:t>
        </w:r>
      </w:ins>
      <w:ins w:id="15215" w:author="Claire S" w:date="2026-05-28T13:17:00Z" w16du:dateUtc="2026-05-28T12:17:00Z">
        <w:r w:rsidR="00BD1B50">
          <w:rPr>
            <w:rFonts w:ascii="Cambria" w:hAnsi="Cambria"/>
            <w:sz w:val="28"/>
            <w:szCs w:val="28"/>
          </w:rPr>
          <w:t xml:space="preserve">e.  </w:t>
        </w:r>
      </w:ins>
    </w:p>
    <w:p w14:paraId="753D3ECB" w14:textId="6FD04D45" w:rsidR="00B8239D" w:rsidRDefault="00BD1B50" w:rsidP="00B8239D">
      <w:pPr>
        <w:spacing w:line="360" w:lineRule="auto"/>
        <w:ind w:firstLine="720"/>
        <w:contextualSpacing/>
        <w:rPr>
          <w:ins w:id="15216" w:author="Claire S" w:date="2026-05-28T11:39:00Z" w16du:dateUtc="2026-05-28T10:39:00Z"/>
          <w:rFonts w:ascii="Cambria" w:hAnsi="Cambria"/>
          <w:sz w:val="28"/>
          <w:szCs w:val="28"/>
        </w:rPr>
      </w:pPr>
      <w:ins w:id="15217" w:author="Claire S" w:date="2026-05-28T13:17:00Z" w16du:dateUtc="2026-05-28T12:17:00Z">
        <w:r>
          <w:rPr>
            <w:rFonts w:ascii="Cambria" w:hAnsi="Cambria"/>
            <w:sz w:val="28"/>
            <w:szCs w:val="28"/>
          </w:rPr>
          <w:t>Violet was already dead</w:t>
        </w:r>
      </w:ins>
      <w:ins w:id="15218" w:author="Claire S" w:date="2026-05-28T11:39:00Z" w16du:dateUtc="2026-05-28T10:39:00Z">
        <w:r w:rsidR="00B8239D">
          <w:rPr>
            <w:rFonts w:ascii="Cambria" w:hAnsi="Cambria"/>
            <w:sz w:val="28"/>
            <w:szCs w:val="28"/>
          </w:rPr>
          <w:t xml:space="preserve">. </w:t>
        </w:r>
      </w:ins>
    </w:p>
    <w:p w14:paraId="1F6BA2C2" w14:textId="650380B3" w:rsidR="002A22C4" w:rsidRDefault="00B8239D" w:rsidP="000E72C8">
      <w:pPr>
        <w:spacing w:line="360" w:lineRule="auto"/>
        <w:ind w:firstLine="720"/>
        <w:contextualSpacing/>
        <w:rPr>
          <w:ins w:id="15219" w:author="Claire S" w:date="2026-06-04T16:05:00Z" w16du:dateUtc="2026-06-04T15:05:00Z"/>
          <w:rFonts w:ascii="Cambria" w:hAnsi="Cambria"/>
          <w:sz w:val="28"/>
          <w:szCs w:val="28"/>
        </w:rPr>
      </w:pPr>
      <w:ins w:id="15220" w:author="Claire S" w:date="2026-05-28T11:39:00Z" w16du:dateUtc="2026-05-28T10:39:00Z">
        <w:r>
          <w:rPr>
            <w:rFonts w:ascii="Cambria" w:hAnsi="Cambria"/>
            <w:sz w:val="28"/>
            <w:szCs w:val="28"/>
          </w:rPr>
          <w:t xml:space="preserve">Crucially, </w:t>
        </w:r>
      </w:ins>
      <w:ins w:id="15221" w:author="Claire S" w:date="2026-05-28T13:17:00Z" w16du:dateUtc="2026-05-28T12:17:00Z">
        <w:r w:rsidR="00BD1B50">
          <w:rPr>
            <w:rFonts w:ascii="Cambria" w:hAnsi="Cambria"/>
            <w:sz w:val="28"/>
            <w:szCs w:val="28"/>
          </w:rPr>
          <w:t xml:space="preserve">Clara thought, </w:t>
        </w:r>
        <w:del w:id="15222" w:author="Daisy Watt" w:date="2026-06-23T09:11:00Z" w16du:dateUtc="2026-06-23T07:11:00Z">
          <w:r w:rsidR="00BD1B50">
            <w:rPr>
              <w:rFonts w:ascii="Cambria" w:hAnsi="Cambria"/>
              <w:sz w:val="28"/>
              <w:szCs w:val="28"/>
            </w:rPr>
            <w:delText>feeli</w:delText>
          </w:r>
        </w:del>
      </w:ins>
      <w:ins w:id="15223" w:author="Claire S" w:date="2026-05-28T13:18:00Z" w16du:dateUtc="2026-05-28T12:18:00Z">
        <w:del w:id="15224" w:author="Daisy Watt" w:date="2026-06-23T09:11:00Z" w16du:dateUtc="2026-06-23T07:11:00Z">
          <w:r w:rsidR="00BD1B50">
            <w:rPr>
              <w:rFonts w:ascii="Cambria" w:hAnsi="Cambria"/>
              <w:sz w:val="28"/>
              <w:szCs w:val="28"/>
            </w:rPr>
            <w:delText xml:space="preserve">ng exhausted, </w:delText>
          </w:r>
        </w:del>
        <w:r w:rsidR="00BD1B50">
          <w:rPr>
            <w:rFonts w:ascii="Cambria" w:hAnsi="Cambria"/>
            <w:sz w:val="28"/>
            <w:szCs w:val="28"/>
          </w:rPr>
          <w:t>she</w:t>
        </w:r>
      </w:ins>
      <w:ins w:id="15225" w:author="Claire S" w:date="2026-05-28T11:39:00Z" w16du:dateUtc="2026-05-28T10:39:00Z">
        <w:r>
          <w:rPr>
            <w:rFonts w:ascii="Cambria" w:hAnsi="Cambria"/>
            <w:sz w:val="28"/>
            <w:szCs w:val="28"/>
          </w:rPr>
          <w:t xml:space="preserve"> had to stay alive to find out more.</w:t>
        </w:r>
      </w:ins>
      <w:ins w:id="15226" w:author="Claire S" w:date="2026-05-28T13:18:00Z" w16du:dateUtc="2026-05-28T12:18:00Z">
        <w:r w:rsidR="00BD1B50">
          <w:rPr>
            <w:rFonts w:ascii="Cambria" w:hAnsi="Cambria"/>
            <w:sz w:val="28"/>
            <w:szCs w:val="28"/>
          </w:rPr>
          <w:t xml:space="preserve"> Or perhaps it was the other way round.  </w:t>
        </w:r>
      </w:ins>
    </w:p>
    <w:p w14:paraId="6FC65F44" w14:textId="7E0C7C32" w:rsidR="00B8239D" w:rsidRDefault="00BD1B50" w:rsidP="000E72C8">
      <w:pPr>
        <w:spacing w:line="360" w:lineRule="auto"/>
        <w:ind w:firstLine="720"/>
        <w:contextualSpacing/>
        <w:rPr>
          <w:ins w:id="15227" w:author="Claire S" w:date="2026-05-28T11:39:00Z" w16du:dateUtc="2026-05-28T10:39:00Z"/>
          <w:rFonts w:ascii="Cambria" w:hAnsi="Cambria"/>
          <w:sz w:val="28"/>
          <w:szCs w:val="28"/>
        </w:rPr>
      </w:pPr>
      <w:ins w:id="15228" w:author="Claire S" w:date="2026-05-28T13:18:00Z" w16du:dateUtc="2026-05-28T12:18:00Z">
        <w:r>
          <w:rPr>
            <w:rFonts w:ascii="Cambria" w:hAnsi="Cambria"/>
            <w:sz w:val="28"/>
            <w:szCs w:val="28"/>
          </w:rPr>
          <w:t>She had to find out more to stay alive herself</w:t>
        </w:r>
      </w:ins>
      <w:ins w:id="15229" w:author="Claire S" w:date="2026-06-04T16:05:00Z" w16du:dateUtc="2026-06-04T15:05:00Z">
        <w:r w:rsidR="002A22C4">
          <w:rPr>
            <w:rFonts w:ascii="Cambria" w:hAnsi="Cambria"/>
            <w:sz w:val="28"/>
            <w:szCs w:val="28"/>
          </w:rPr>
          <w:t>.</w:t>
        </w:r>
      </w:ins>
    </w:p>
    <w:p w14:paraId="10555FC7" w14:textId="2358953C" w:rsidR="002A22C4" w:rsidRDefault="002A22C4" w:rsidP="000E72C8">
      <w:pPr>
        <w:spacing w:line="360" w:lineRule="auto"/>
        <w:ind w:firstLine="720"/>
        <w:contextualSpacing/>
        <w:rPr>
          <w:ins w:id="15230" w:author="Claire S" w:date="2026-06-04T16:06:00Z" w16du:dateUtc="2026-06-04T15:06:00Z"/>
          <w:rFonts w:ascii="Cambria" w:hAnsi="Cambria"/>
          <w:sz w:val="28"/>
          <w:szCs w:val="28"/>
        </w:rPr>
      </w:pPr>
      <w:ins w:id="15231" w:author="Claire S" w:date="2026-06-04T16:05:00Z" w16du:dateUtc="2026-06-04T15:05:00Z">
        <w:r>
          <w:rPr>
            <w:rFonts w:ascii="Cambria" w:hAnsi="Cambria"/>
            <w:sz w:val="28"/>
            <w:szCs w:val="28"/>
          </w:rPr>
          <w:t xml:space="preserve">As if her phone had read her thoughts, </w:t>
        </w:r>
      </w:ins>
      <w:ins w:id="15232" w:author="Claire S" w:date="2026-06-05T08:50:00Z" w16du:dateUtc="2026-06-05T07:50:00Z">
        <w:r w:rsidR="008B33C6">
          <w:rPr>
            <w:rFonts w:ascii="Cambria" w:hAnsi="Cambria"/>
            <w:sz w:val="28"/>
            <w:szCs w:val="28"/>
          </w:rPr>
          <w:t>it started</w:t>
        </w:r>
      </w:ins>
      <w:ins w:id="15233" w:author="Claire S" w:date="2026-06-04T16:05:00Z" w16du:dateUtc="2026-06-04T15:05:00Z">
        <w:r>
          <w:rPr>
            <w:rFonts w:ascii="Cambria" w:hAnsi="Cambria"/>
            <w:sz w:val="28"/>
            <w:szCs w:val="28"/>
          </w:rPr>
          <w:t xml:space="preserve"> pinging</w:t>
        </w:r>
      </w:ins>
      <w:ins w:id="15234" w:author="Claire S" w:date="2026-06-05T08:50:00Z" w16du:dateUtc="2026-06-05T07:50:00Z">
        <w:r w:rsidR="008B33C6">
          <w:rPr>
            <w:rFonts w:ascii="Cambria" w:hAnsi="Cambria"/>
            <w:sz w:val="28"/>
            <w:szCs w:val="28"/>
          </w:rPr>
          <w:t xml:space="preserve"> again: more messages</w:t>
        </w:r>
      </w:ins>
      <w:ins w:id="15235" w:author="Claire S" w:date="2026-06-04T16:05:00Z" w16du:dateUtc="2026-06-04T15:05:00Z">
        <w:r>
          <w:rPr>
            <w:rFonts w:ascii="Cambria" w:hAnsi="Cambria"/>
            <w:sz w:val="28"/>
            <w:szCs w:val="28"/>
          </w:rPr>
          <w:t xml:space="preserve"> on the </w:t>
        </w:r>
      </w:ins>
      <w:ins w:id="15236" w:author="Claire S" w:date="2026-06-04T16:06:00Z" w16du:dateUtc="2026-06-04T15:06:00Z">
        <w:r>
          <w:rPr>
            <w:rFonts w:ascii="Cambria" w:hAnsi="Cambria"/>
            <w:sz w:val="28"/>
            <w:szCs w:val="28"/>
          </w:rPr>
          <w:t xml:space="preserve">work </w:t>
        </w:r>
      </w:ins>
      <w:ins w:id="15237" w:author="Claire S" w:date="2026-06-04T16:05:00Z" w16du:dateUtc="2026-06-04T15:05:00Z">
        <w:r>
          <w:rPr>
            <w:rFonts w:ascii="Cambria" w:hAnsi="Cambria"/>
            <w:sz w:val="28"/>
            <w:szCs w:val="28"/>
          </w:rPr>
          <w:t xml:space="preserve">WhatsApp </w:t>
        </w:r>
      </w:ins>
      <w:ins w:id="15238" w:author="Claire S" w:date="2026-06-04T16:06:00Z" w16du:dateUtc="2026-06-04T15:06:00Z">
        <w:r>
          <w:rPr>
            <w:rFonts w:ascii="Cambria" w:hAnsi="Cambria"/>
            <w:sz w:val="28"/>
            <w:szCs w:val="28"/>
          </w:rPr>
          <w:t>group.</w:t>
        </w:r>
      </w:ins>
    </w:p>
    <w:p w14:paraId="544A3926" w14:textId="77777777" w:rsidR="002A22C4" w:rsidRDefault="002A22C4" w:rsidP="000E72C8">
      <w:pPr>
        <w:spacing w:line="360" w:lineRule="auto"/>
        <w:ind w:firstLine="720"/>
        <w:contextualSpacing/>
        <w:rPr>
          <w:ins w:id="15239" w:author="Claire S" w:date="2026-06-04T16:06:00Z" w16du:dateUtc="2026-06-04T15:06:00Z"/>
          <w:rFonts w:ascii="Cambria" w:hAnsi="Cambria"/>
          <w:sz w:val="28"/>
          <w:szCs w:val="28"/>
        </w:rPr>
      </w:pPr>
    </w:p>
    <w:p w14:paraId="5483569F" w14:textId="03B0B64E" w:rsidR="002A22C4" w:rsidRDefault="002A22C4" w:rsidP="000E72C8">
      <w:pPr>
        <w:spacing w:line="360" w:lineRule="auto"/>
        <w:ind w:firstLine="720"/>
        <w:contextualSpacing/>
        <w:rPr>
          <w:ins w:id="15240" w:author="Claire S" w:date="2026-06-04T16:06:00Z" w16du:dateUtc="2026-06-04T15:06:00Z"/>
          <w:rFonts w:ascii="Cambria" w:hAnsi="Cambria"/>
          <w:b/>
          <w:bCs/>
          <w:i/>
          <w:iCs/>
          <w:sz w:val="28"/>
          <w:szCs w:val="28"/>
        </w:rPr>
      </w:pPr>
      <w:ins w:id="15241" w:author="Claire S" w:date="2026-06-04T16:06:00Z" w16du:dateUtc="2026-06-04T15:06:00Z">
        <w:r w:rsidRPr="002A22C4">
          <w:rPr>
            <w:rFonts w:ascii="Cambria" w:hAnsi="Cambria"/>
            <w:b/>
            <w:bCs/>
            <w:i/>
            <w:iCs/>
            <w:sz w:val="28"/>
            <w:szCs w:val="28"/>
            <w:rPrChange w:id="15242" w:author="Claire S" w:date="2026-06-04T16:06:00Z" w16du:dateUtc="2026-06-04T15:06:00Z">
              <w:rPr>
                <w:rFonts w:ascii="Cambria" w:hAnsi="Cambria"/>
                <w:sz w:val="28"/>
                <w:szCs w:val="28"/>
              </w:rPr>
            </w:rPrChange>
          </w:rPr>
          <w:t xml:space="preserve">Oh my God </w:t>
        </w:r>
      </w:ins>
      <w:ins w:id="15243" w:author="Claire S" w:date="2026-06-04T16:43:00Z" w16du:dateUtc="2026-06-04T15:43:00Z">
        <w:r w:rsidR="0035486B">
          <w:rPr>
            <w:rFonts w:ascii="Cambria" w:hAnsi="Cambria"/>
            <w:b/>
            <w:bCs/>
            <w:i/>
            <w:iCs/>
            <w:sz w:val="28"/>
            <w:szCs w:val="28"/>
          </w:rPr>
          <w:t xml:space="preserve">– now </w:t>
        </w:r>
      </w:ins>
      <w:ins w:id="15244" w:author="Claire S" w:date="2026-06-04T16:06:00Z" w16du:dateUtc="2026-06-04T15:06:00Z">
        <w:r w:rsidRPr="002A22C4">
          <w:rPr>
            <w:rFonts w:ascii="Cambria" w:hAnsi="Cambria"/>
            <w:b/>
            <w:bCs/>
            <w:i/>
            <w:iCs/>
            <w:sz w:val="28"/>
            <w:szCs w:val="28"/>
            <w:rPrChange w:id="15245" w:author="Claire S" w:date="2026-06-04T16:06:00Z" w16du:dateUtc="2026-06-04T15:06:00Z">
              <w:rPr>
                <w:rFonts w:ascii="Cambria" w:hAnsi="Cambria"/>
                <w:sz w:val="28"/>
                <w:szCs w:val="28"/>
              </w:rPr>
            </w:rPrChange>
          </w:rPr>
          <w:t>look</w:t>
        </w:r>
      </w:ins>
      <w:ins w:id="15246" w:author="Claire S" w:date="2026-06-04T16:07:00Z" w16du:dateUtc="2026-06-04T15:07:00Z">
        <w:r>
          <w:rPr>
            <w:rFonts w:ascii="Cambria" w:hAnsi="Cambria"/>
            <w:b/>
            <w:bCs/>
            <w:i/>
            <w:iCs/>
            <w:sz w:val="28"/>
            <w:szCs w:val="28"/>
          </w:rPr>
          <w:t xml:space="preserve">!!! </w:t>
        </w:r>
        <w:r>
          <w:rPr>
            <mc:AlternateContent>
              <mc:Choice Requires="w16se">
                <w:rFonts w:ascii="Cambria" w:hAnsi="Cambria"/>
              </mc:Choice>
              <mc:Fallback>
                <w:rFonts w:ascii="Apple Color Emoji" w:eastAsia="Apple Color Emoji" w:hAnsi="Apple Color Emoji" w:cs="Apple Color Emoji"/>
              </mc:Fallback>
            </mc:AlternateContent>
            <w:b/>
            <w:bCs/>
            <w:i/>
            <w:iCs/>
            <w:sz w:val="28"/>
            <w:szCs w:val="28"/>
          </w:rPr>
          <mc:AlternateContent>
            <mc:Choice Requires="w16se">
              <w16se:symEx w16se:font="Apple Color Emoji" w16se:char="1F440"/>
            </mc:Choice>
            <mc:Fallback>
              <w:t>👀</w:t>
            </mc:Fallback>
          </mc:AlternateContent>
        </w:r>
      </w:ins>
      <w:ins w:id="15247" w:author="Claire S" w:date="2026-06-04T16:43:00Z" w16du:dateUtc="2026-06-04T15:43:00Z">
        <w:r w:rsidR="0035486B">
          <w:rPr>
            <w:rFonts w:ascii="Cambria" w:hAnsi="Cambria"/>
            <w:b/>
            <w:bCs/>
            <w:i/>
            <w:iCs/>
            <w:sz w:val="28"/>
            <w:szCs w:val="28"/>
          </w:rPr>
          <w:t xml:space="preserve"> Drama never ends!!</w:t>
        </w:r>
      </w:ins>
    </w:p>
    <w:p w14:paraId="1954DEBE" w14:textId="77777777" w:rsidR="002A22C4" w:rsidRDefault="002A22C4" w:rsidP="000E72C8">
      <w:pPr>
        <w:spacing w:line="360" w:lineRule="auto"/>
        <w:contextualSpacing/>
        <w:rPr>
          <w:ins w:id="15248" w:author="Claire S" w:date="2026-06-04T16:06:00Z" w16du:dateUtc="2026-06-04T15:06:00Z"/>
          <w:rFonts w:ascii="Cambria" w:hAnsi="Cambria"/>
          <w:b/>
          <w:bCs/>
          <w:i/>
          <w:iCs/>
          <w:sz w:val="28"/>
          <w:szCs w:val="28"/>
        </w:rPr>
      </w:pPr>
    </w:p>
    <w:p w14:paraId="4DDBAB9A" w14:textId="0D749272" w:rsidR="002A22C4" w:rsidRDefault="002A22C4" w:rsidP="000E72C8">
      <w:pPr>
        <w:spacing w:line="360" w:lineRule="auto"/>
        <w:contextualSpacing/>
        <w:rPr>
          <w:ins w:id="15249" w:author="Claire S" w:date="2026-06-04T16:07:00Z" w16du:dateUtc="2026-06-04T15:07:00Z"/>
          <w:rFonts w:ascii="Cambria" w:hAnsi="Cambria"/>
          <w:sz w:val="28"/>
          <w:szCs w:val="28"/>
        </w:rPr>
      </w:pPr>
      <w:ins w:id="15250" w:author="Claire S" w:date="2026-06-04T16:06:00Z" w16du:dateUtc="2026-06-04T15:06:00Z">
        <w:r w:rsidRPr="002A22C4">
          <w:rPr>
            <w:rFonts w:ascii="Cambria" w:hAnsi="Cambria"/>
            <w:sz w:val="28"/>
            <w:szCs w:val="28"/>
            <w:rPrChange w:id="15251" w:author="Claire S" w:date="2026-06-04T16:06:00Z" w16du:dateUtc="2026-06-04T15:06:00Z">
              <w:rPr>
                <w:rFonts w:ascii="Cambria" w:hAnsi="Cambria"/>
                <w:b/>
                <w:bCs/>
                <w:i/>
                <w:iCs/>
                <w:sz w:val="28"/>
                <w:szCs w:val="28"/>
              </w:rPr>
            </w:rPrChange>
          </w:rPr>
          <w:t xml:space="preserve">There, on the thread, was a new version of the List.  </w:t>
        </w:r>
      </w:ins>
    </w:p>
    <w:p w14:paraId="531F7468" w14:textId="77777777" w:rsidR="00E727C4" w:rsidRDefault="00E727C4" w:rsidP="000E72C8">
      <w:pPr>
        <w:spacing w:line="360" w:lineRule="auto"/>
        <w:contextualSpacing/>
        <w:jc w:val="center"/>
        <w:rPr>
          <w:ins w:id="15252" w:author="Claire S" w:date="2026-06-06T11:13:00Z" w16du:dateUtc="2026-06-06T10:13:00Z"/>
          <w:rFonts w:ascii="Cambria" w:hAnsi="Cambria"/>
          <w:b/>
          <w:bCs/>
          <w:sz w:val="28"/>
          <w:szCs w:val="28"/>
        </w:rPr>
      </w:pPr>
    </w:p>
    <w:p w14:paraId="3EE058FF" w14:textId="6B19AD6F" w:rsidR="002A22C4" w:rsidRDefault="002A22C4" w:rsidP="000E72C8">
      <w:pPr>
        <w:spacing w:line="360" w:lineRule="auto"/>
        <w:contextualSpacing/>
        <w:jc w:val="center"/>
        <w:rPr>
          <w:ins w:id="15253" w:author="Claire S" w:date="2026-06-04T16:07:00Z" w16du:dateUtc="2026-06-04T15:07:00Z"/>
          <w:rFonts w:ascii="Cambria" w:hAnsi="Cambria"/>
          <w:b/>
          <w:bCs/>
          <w:sz w:val="28"/>
          <w:szCs w:val="28"/>
        </w:rPr>
      </w:pPr>
      <w:ins w:id="15254" w:author="Claire S" w:date="2026-06-04T16:07:00Z" w16du:dateUtc="2026-06-04T15:07:00Z">
        <w:r w:rsidRPr="002A22C4">
          <w:rPr>
            <w:rFonts w:ascii="Cambria" w:hAnsi="Cambria"/>
            <w:b/>
            <w:bCs/>
            <w:sz w:val="28"/>
            <w:szCs w:val="28"/>
            <w:rPrChange w:id="15255" w:author="Claire S" w:date="2026-06-04T16:07:00Z" w16du:dateUtc="2026-06-04T15:07:00Z">
              <w:rPr>
                <w:rFonts w:ascii="Cambria" w:hAnsi="Cambria"/>
                <w:sz w:val="28"/>
                <w:szCs w:val="28"/>
              </w:rPr>
            </w:rPrChange>
          </w:rPr>
          <w:t xml:space="preserve">THE LIST </w:t>
        </w:r>
        <w:r>
          <w:rPr>
            <w:rFonts w:ascii="Cambria" w:hAnsi="Cambria"/>
            <w:b/>
            <w:bCs/>
            <w:sz w:val="28"/>
            <w:szCs w:val="28"/>
          </w:rPr>
          <w:t>– updated:</w:t>
        </w:r>
        <w:r w:rsidRPr="002A22C4">
          <w:rPr>
            <w:rFonts w:ascii="Cambria" w:hAnsi="Cambria"/>
            <w:b/>
            <w:bCs/>
            <w:sz w:val="28"/>
            <w:szCs w:val="28"/>
            <w:rPrChange w:id="15256" w:author="Claire S" w:date="2026-06-04T16:07:00Z" w16du:dateUtc="2026-06-04T15:07:00Z">
              <w:rPr>
                <w:rFonts w:ascii="Cambria" w:hAnsi="Cambria"/>
                <w:sz w:val="28"/>
                <w:szCs w:val="28"/>
              </w:rPr>
            </w:rPrChange>
          </w:rPr>
          <w:t xml:space="preserve"> </w:t>
        </w:r>
      </w:ins>
      <w:ins w:id="15257" w:author="Claire S" w:date="2026-06-05T08:50:00Z" w16du:dateUtc="2026-06-05T07:50:00Z">
        <w:r w:rsidR="008B33C6">
          <w:rPr>
            <w:rFonts w:ascii="Cambria" w:hAnsi="Cambria"/>
            <w:b/>
            <w:bCs/>
            <w:sz w:val="28"/>
            <w:szCs w:val="28"/>
          </w:rPr>
          <w:t>04</w:t>
        </w:r>
      </w:ins>
      <w:ins w:id="15258" w:author="Claire S" w:date="2026-06-04T16:07:00Z" w16du:dateUtc="2026-06-04T15:07:00Z">
        <w:r w:rsidRPr="002A22C4">
          <w:rPr>
            <w:rFonts w:ascii="Cambria" w:hAnsi="Cambria"/>
            <w:b/>
            <w:bCs/>
            <w:sz w:val="28"/>
            <w:szCs w:val="28"/>
            <w:rPrChange w:id="15259" w:author="Claire S" w:date="2026-06-04T16:07:00Z" w16du:dateUtc="2026-06-04T15:07:00Z">
              <w:rPr>
                <w:rFonts w:ascii="Cambria" w:hAnsi="Cambria"/>
                <w:sz w:val="28"/>
                <w:szCs w:val="28"/>
              </w:rPr>
            </w:rPrChange>
          </w:rPr>
          <w:t>.</w:t>
        </w:r>
      </w:ins>
      <w:ins w:id="15260" w:author="Claire S" w:date="2026-06-05T08:50:00Z" w16du:dateUtc="2026-06-05T07:50:00Z">
        <w:r w:rsidR="008B33C6">
          <w:rPr>
            <w:rFonts w:ascii="Cambria" w:hAnsi="Cambria"/>
            <w:b/>
            <w:bCs/>
            <w:sz w:val="28"/>
            <w:szCs w:val="28"/>
          </w:rPr>
          <w:t>11</w:t>
        </w:r>
      </w:ins>
      <w:ins w:id="15261" w:author="Claire S" w:date="2026-06-04T16:07:00Z" w16du:dateUtc="2026-06-04T15:07:00Z">
        <w:r w:rsidRPr="002A22C4">
          <w:rPr>
            <w:rFonts w:ascii="Cambria" w:hAnsi="Cambria"/>
            <w:b/>
            <w:bCs/>
            <w:sz w:val="28"/>
            <w:szCs w:val="28"/>
            <w:rPrChange w:id="15262" w:author="Claire S" w:date="2026-06-04T16:07:00Z" w16du:dateUtc="2026-06-04T15:07:00Z">
              <w:rPr>
                <w:rFonts w:ascii="Cambria" w:hAnsi="Cambria"/>
                <w:sz w:val="28"/>
                <w:szCs w:val="28"/>
              </w:rPr>
            </w:rPrChange>
          </w:rPr>
          <w:t>.</w:t>
        </w:r>
      </w:ins>
      <w:ins w:id="15263" w:author="Claire S" w:date="2026-06-05T08:50:00Z" w16du:dateUtc="2026-06-05T07:50:00Z">
        <w:r w:rsidR="008B33C6">
          <w:rPr>
            <w:rFonts w:ascii="Cambria" w:hAnsi="Cambria"/>
            <w:b/>
            <w:bCs/>
            <w:sz w:val="28"/>
            <w:szCs w:val="28"/>
          </w:rPr>
          <w:t>25</w:t>
        </w:r>
      </w:ins>
    </w:p>
    <w:p w14:paraId="35778B6C" w14:textId="584CAC21" w:rsidR="002A22C4" w:rsidRDefault="002A22C4" w:rsidP="000E72C8">
      <w:pPr>
        <w:spacing w:line="360" w:lineRule="auto"/>
        <w:contextualSpacing/>
        <w:jc w:val="center"/>
        <w:rPr>
          <w:ins w:id="15264" w:author="Claire S" w:date="2026-06-04T16:07:00Z" w16du:dateUtc="2026-06-04T15:07:00Z"/>
          <w:rFonts w:ascii="Cambria" w:hAnsi="Cambria"/>
          <w:b/>
          <w:bCs/>
          <w:strike/>
          <w:sz w:val="28"/>
          <w:szCs w:val="28"/>
        </w:rPr>
      </w:pPr>
      <w:ins w:id="15265" w:author="Claire S" w:date="2026-06-04T16:07:00Z" w16du:dateUtc="2026-06-04T15:07:00Z">
        <w:r w:rsidRPr="002A22C4">
          <w:rPr>
            <w:rFonts w:ascii="Cambria" w:hAnsi="Cambria"/>
            <w:b/>
            <w:bCs/>
            <w:strike/>
            <w:sz w:val="28"/>
            <w:szCs w:val="28"/>
            <w:rPrChange w:id="15266" w:author="Claire S" w:date="2026-06-04T16:07:00Z" w16du:dateUtc="2026-06-04T15:07:00Z">
              <w:rPr>
                <w:rFonts w:ascii="Cambria" w:hAnsi="Cambria"/>
                <w:b/>
                <w:bCs/>
                <w:sz w:val="28"/>
                <w:szCs w:val="28"/>
              </w:rPr>
            </w:rPrChange>
          </w:rPr>
          <w:t xml:space="preserve">Dex Harris </w:t>
        </w:r>
      </w:ins>
    </w:p>
    <w:p w14:paraId="40B271FF" w14:textId="66F32D4F" w:rsidR="002A22C4" w:rsidRDefault="002A22C4" w:rsidP="000E72C8">
      <w:pPr>
        <w:spacing w:line="360" w:lineRule="auto"/>
        <w:contextualSpacing/>
        <w:jc w:val="center"/>
        <w:rPr>
          <w:ins w:id="15267" w:author="Claire S" w:date="2026-06-04T16:08:00Z" w16du:dateUtc="2026-06-04T15:08:00Z"/>
          <w:rFonts w:ascii="Cambria" w:hAnsi="Cambria"/>
          <w:b/>
          <w:bCs/>
          <w:strike/>
          <w:sz w:val="28"/>
          <w:szCs w:val="28"/>
        </w:rPr>
      </w:pPr>
      <w:ins w:id="15268" w:author="Claire S" w:date="2026-06-04T16:07:00Z" w16du:dateUtc="2026-06-04T15:07:00Z">
        <w:r>
          <w:rPr>
            <w:rFonts w:ascii="Cambria" w:hAnsi="Cambria"/>
            <w:b/>
            <w:bCs/>
            <w:strike/>
            <w:sz w:val="28"/>
            <w:szCs w:val="28"/>
          </w:rPr>
          <w:t>Violet Childs</w:t>
        </w:r>
      </w:ins>
    </w:p>
    <w:p w14:paraId="43E88C68" w14:textId="6449A543" w:rsidR="002A22C4" w:rsidRPr="002A22C4" w:rsidRDefault="002A22C4" w:rsidP="000E72C8">
      <w:pPr>
        <w:spacing w:line="360" w:lineRule="auto"/>
        <w:contextualSpacing/>
        <w:jc w:val="center"/>
        <w:rPr>
          <w:ins w:id="15269" w:author="Claire S" w:date="2026-06-04T16:07:00Z" w16du:dateUtc="2026-06-04T15:07:00Z"/>
          <w:rFonts w:ascii="Cambria" w:hAnsi="Cambria"/>
          <w:b/>
          <w:bCs/>
          <w:sz w:val="28"/>
          <w:szCs w:val="28"/>
          <w:rPrChange w:id="15270" w:author="Claire S" w:date="2026-06-04T16:08:00Z" w16du:dateUtc="2026-06-04T15:08:00Z">
            <w:rPr>
              <w:ins w:id="15271" w:author="Claire S" w:date="2026-06-04T16:07:00Z" w16du:dateUtc="2026-06-04T15:07:00Z"/>
              <w:rFonts w:ascii="Cambria" w:hAnsi="Cambria"/>
              <w:b/>
              <w:bCs/>
              <w:strike/>
              <w:sz w:val="28"/>
              <w:szCs w:val="28"/>
            </w:rPr>
          </w:rPrChange>
        </w:rPr>
      </w:pPr>
      <w:ins w:id="15272" w:author="Claire S" w:date="2026-06-04T16:08:00Z" w16du:dateUtc="2026-06-04T15:08:00Z">
        <w:r w:rsidRPr="002A22C4">
          <w:rPr>
            <w:rFonts w:ascii="Cambria" w:hAnsi="Cambria"/>
            <w:b/>
            <w:bCs/>
            <w:sz w:val="28"/>
            <w:szCs w:val="28"/>
            <w:rPrChange w:id="15273" w:author="Claire S" w:date="2026-06-04T16:08:00Z" w16du:dateUtc="2026-06-04T15:08:00Z">
              <w:rPr>
                <w:rFonts w:ascii="Cambria" w:hAnsi="Cambria"/>
                <w:b/>
                <w:bCs/>
                <w:strike/>
                <w:sz w:val="28"/>
                <w:szCs w:val="28"/>
              </w:rPr>
            </w:rPrChange>
          </w:rPr>
          <w:t>Jackson Rayne</w:t>
        </w:r>
      </w:ins>
    </w:p>
    <w:p w14:paraId="7D790A77" w14:textId="106CBFC3" w:rsidR="002A22C4" w:rsidRDefault="002A22C4" w:rsidP="000E72C8">
      <w:pPr>
        <w:spacing w:line="360" w:lineRule="auto"/>
        <w:contextualSpacing/>
        <w:jc w:val="center"/>
        <w:rPr>
          <w:ins w:id="15274" w:author="Claire S" w:date="2026-06-04T16:08:00Z" w16du:dateUtc="2026-06-04T15:08:00Z"/>
          <w:rFonts w:ascii="Cambria" w:hAnsi="Cambria"/>
          <w:b/>
          <w:bCs/>
          <w:sz w:val="28"/>
          <w:szCs w:val="28"/>
        </w:rPr>
      </w:pPr>
      <w:ins w:id="15275" w:author="Claire S" w:date="2026-06-04T16:07:00Z" w16du:dateUtc="2026-06-04T15:07:00Z">
        <w:r w:rsidRPr="002A22C4">
          <w:rPr>
            <w:rFonts w:ascii="Cambria" w:hAnsi="Cambria"/>
            <w:b/>
            <w:bCs/>
            <w:sz w:val="28"/>
            <w:szCs w:val="28"/>
            <w:rPrChange w:id="15276" w:author="Claire S" w:date="2026-06-04T16:08:00Z" w16du:dateUtc="2026-06-04T15:08:00Z">
              <w:rPr>
                <w:rFonts w:ascii="Cambria" w:hAnsi="Cambria"/>
                <w:b/>
                <w:bCs/>
                <w:strike/>
                <w:sz w:val="28"/>
                <w:szCs w:val="28"/>
              </w:rPr>
            </w:rPrChange>
          </w:rPr>
          <w:t>Clara Voss</w:t>
        </w:r>
      </w:ins>
    </w:p>
    <w:p w14:paraId="0A9C84CC" w14:textId="1DBE0126" w:rsidR="00CF73C3" w:rsidRPr="00E727C4" w:rsidRDefault="002A22C4" w:rsidP="00E727C4">
      <w:pPr>
        <w:spacing w:line="360" w:lineRule="auto"/>
        <w:contextualSpacing/>
        <w:jc w:val="center"/>
        <w:rPr>
          <w:ins w:id="15277" w:author="Claire S" w:date="2026-06-04T16:44:00Z" w16du:dateUtc="2026-06-04T15:44:00Z"/>
          <w:rFonts w:ascii="Cambria" w:hAnsi="Cambria"/>
          <w:b/>
          <w:sz w:val="28"/>
          <w:szCs w:val="28"/>
        </w:rPr>
      </w:pPr>
      <w:ins w:id="15278" w:author="Claire S" w:date="2026-06-04T16:08:00Z" w16du:dateUtc="2026-06-04T15:08:00Z">
        <w:r>
          <w:rPr>
            <w:rFonts w:ascii="Cambria" w:hAnsi="Cambria"/>
            <w:b/>
            <w:bCs/>
            <w:sz w:val="28"/>
            <w:szCs w:val="28"/>
          </w:rPr>
          <w:t xml:space="preserve">Savannah Langley </w:t>
        </w:r>
      </w:ins>
    </w:p>
    <w:p w14:paraId="6080773E" w14:textId="193FC61C" w:rsidR="00F77F99" w:rsidRDefault="008B33C6">
      <w:pPr>
        <w:spacing w:line="360" w:lineRule="auto"/>
        <w:contextualSpacing/>
        <w:jc w:val="center"/>
        <w:rPr>
          <w:ins w:id="15279" w:author="Claire S" w:date="2026-06-08T16:18:00Z" w16du:dateUtc="2026-06-08T15:18:00Z"/>
          <w:rFonts w:ascii="Cambria" w:hAnsi="Cambria"/>
          <w:b/>
          <w:bCs/>
          <w:sz w:val="28"/>
          <w:szCs w:val="28"/>
        </w:rPr>
      </w:pPr>
      <w:ins w:id="15280" w:author="Claire S" w:date="2026-06-05T08:50:00Z" w16du:dateUtc="2026-06-05T07:50:00Z">
        <w:r>
          <w:rPr>
            <w:rFonts w:ascii="Cambria" w:hAnsi="Cambria"/>
            <w:b/>
            <w:bCs/>
            <w:sz w:val="28"/>
            <w:szCs w:val="28"/>
          </w:rPr>
          <w:t>W</w:t>
        </w:r>
      </w:ins>
      <w:ins w:id="15281" w:author="Claire S" w:date="2026-06-04T16:44:00Z" w16du:dateUtc="2026-06-04T15:44:00Z">
        <w:r w:rsidR="00CF73C3">
          <w:rPr>
            <w:rFonts w:ascii="Cambria" w:hAnsi="Cambria"/>
            <w:b/>
            <w:bCs/>
            <w:sz w:val="28"/>
            <w:szCs w:val="28"/>
          </w:rPr>
          <w:t>ho</w:t>
        </w:r>
      </w:ins>
      <w:ins w:id="15282" w:author="Claire S" w:date="2026-06-05T08:50:00Z" w16du:dateUtc="2026-06-05T07:50:00Z">
        <w:r>
          <w:rPr>
            <w:rFonts w:ascii="Cambria" w:hAnsi="Cambria"/>
            <w:b/>
            <w:bCs/>
            <w:sz w:val="28"/>
            <w:szCs w:val="28"/>
          </w:rPr>
          <w:t>’</w:t>
        </w:r>
      </w:ins>
      <w:ins w:id="15283" w:author="Claire S" w:date="2026-06-04T16:44:00Z" w16du:dateUtc="2026-06-04T15:44:00Z">
        <w:r w:rsidR="00CF73C3">
          <w:rPr>
            <w:rFonts w:ascii="Cambria" w:hAnsi="Cambria"/>
            <w:b/>
            <w:bCs/>
            <w:sz w:val="28"/>
            <w:szCs w:val="28"/>
          </w:rPr>
          <w:t>s next</w:t>
        </w:r>
      </w:ins>
      <w:ins w:id="15284" w:author="Claire S" w:date="2026-06-08T16:18:00Z" w16du:dateUtc="2026-06-08T15:18:00Z">
        <w:r w:rsidR="00F77F99">
          <w:rPr>
            <w:rFonts w:ascii="Cambria" w:hAnsi="Cambria"/>
            <w:b/>
            <w:bCs/>
            <w:sz w:val="28"/>
            <w:szCs w:val="28"/>
          </w:rPr>
          <w:t xml:space="preserve">? </w:t>
        </w:r>
      </w:ins>
      <w:ins w:id="15285" w:author="Claire S" w:date="2026-06-05T08:51:00Z" w16du:dateUtc="2026-06-05T07:51:00Z">
        <w:r>
          <w:rPr>
            <w:rFonts w:ascii="Cambria" w:hAnsi="Cambria"/>
            <w:b/>
            <w:bCs/>
            <w:sz w:val="28"/>
            <w:szCs w:val="28"/>
          </w:rPr>
          <w:t>Time’s running out…</w:t>
        </w:r>
      </w:ins>
      <w:ins w:id="15286" w:author="Daisy Watt" w:date="2026-06-23T09:11:00Z" w16du:dateUtc="2026-06-23T07:11:00Z">
        <w:r w:rsidR="0008283B">
          <w:rPr>
            <w:rFonts w:ascii="Cambria" w:hAnsi="Cambria"/>
            <w:b/>
            <w:bCs/>
            <w:sz w:val="28"/>
            <w:szCs w:val="28"/>
          </w:rPr>
          <w:t xml:space="preserve"> </w:t>
        </w:r>
      </w:ins>
      <w:ins w:id="15287" w:author="Claire S" w:date="2026-06-08T16:18:00Z" w16du:dateUtc="2026-06-08T15:18:00Z">
        <w:r w:rsidR="00F77F99">
          <w:rPr>
            <w:rFonts w:ascii="Cambria" w:hAnsi="Cambria"/>
            <w:b/>
            <w:bCs/>
            <w:sz w:val="28"/>
            <w:szCs w:val="28"/>
          </w:rPr>
          <w:t>24 hrs:</w:t>
        </w:r>
      </w:ins>
    </w:p>
    <w:p w14:paraId="54905816" w14:textId="50E2BF07" w:rsidR="00CF73C3" w:rsidRPr="002A22C4" w:rsidRDefault="00F77F99">
      <w:pPr>
        <w:spacing w:line="360" w:lineRule="auto"/>
        <w:contextualSpacing/>
        <w:jc w:val="center"/>
        <w:rPr>
          <w:ins w:id="15288" w:author="Claire S" w:date="2026-06-04T16:07:00Z" w16du:dateUtc="2026-06-04T15:07:00Z"/>
          <w:rFonts w:ascii="Cambria" w:hAnsi="Cambria"/>
          <w:b/>
          <w:bCs/>
          <w:sz w:val="28"/>
          <w:szCs w:val="28"/>
          <w:rPrChange w:id="15289" w:author="Claire S" w:date="2026-06-04T16:08:00Z" w16du:dateUtc="2026-06-04T15:08:00Z">
            <w:rPr>
              <w:ins w:id="15290" w:author="Claire S" w:date="2026-06-04T16:07:00Z" w16du:dateUtc="2026-06-04T15:07:00Z"/>
              <w:rFonts w:ascii="Cambria" w:hAnsi="Cambria"/>
              <w:sz w:val="28"/>
              <w:szCs w:val="28"/>
            </w:rPr>
          </w:rPrChange>
        </w:rPr>
        <w:pPrChange w:id="15291" w:author="Claire S" w:date="2026-06-04T16:07:00Z" w16du:dateUtc="2026-06-04T15:07:00Z">
          <w:pPr>
            <w:spacing w:line="360" w:lineRule="auto"/>
            <w:contextualSpacing/>
          </w:pPr>
        </w:pPrChange>
      </w:pPr>
      <w:ins w:id="15292" w:author="Claire S" w:date="2026-06-08T16:18:00Z" w16du:dateUtc="2026-06-08T15:18:00Z">
        <w:r>
          <w:rPr>
            <w:rFonts w:ascii="Cambria" w:hAnsi="Cambria"/>
            <w:b/>
            <w:bCs/>
            <w:sz w:val="28"/>
            <w:szCs w:val="28"/>
          </w:rPr>
          <w:t>Tick tock, tick tock…</w:t>
        </w:r>
      </w:ins>
    </w:p>
    <w:p w14:paraId="45A8B468" w14:textId="77777777" w:rsidR="002A22C4" w:rsidRDefault="002A22C4" w:rsidP="000E72C8">
      <w:pPr>
        <w:spacing w:line="360" w:lineRule="auto"/>
        <w:contextualSpacing/>
        <w:rPr>
          <w:ins w:id="15293" w:author="Claire S" w:date="2026-06-04T16:07:00Z" w16du:dateUtc="2026-06-04T15:07:00Z"/>
          <w:rFonts w:ascii="Cambria" w:hAnsi="Cambria"/>
          <w:sz w:val="28"/>
          <w:szCs w:val="28"/>
        </w:rPr>
      </w:pPr>
    </w:p>
    <w:p w14:paraId="7C90826B" w14:textId="3E9FF06C" w:rsidR="002A22C4" w:rsidRPr="002A22C4" w:rsidRDefault="002A22C4" w:rsidP="000E72C8">
      <w:pPr>
        <w:spacing w:line="360" w:lineRule="auto"/>
        <w:contextualSpacing/>
        <w:rPr>
          <w:ins w:id="15294" w:author="Claire S" w:date="2026-06-04T16:06:00Z" w16du:dateUtc="2026-06-04T15:06:00Z"/>
          <w:rFonts w:ascii="Cambria" w:hAnsi="Cambria"/>
          <w:sz w:val="28"/>
          <w:szCs w:val="28"/>
          <w:rPrChange w:id="15295" w:author="Claire S" w:date="2026-06-04T16:06:00Z" w16du:dateUtc="2026-06-04T15:06:00Z">
            <w:rPr>
              <w:ins w:id="15296" w:author="Claire S" w:date="2026-06-04T16:06:00Z" w16du:dateUtc="2026-06-04T15:06:00Z"/>
              <w:rFonts w:ascii="Cambria" w:hAnsi="Cambria"/>
              <w:b/>
              <w:bCs/>
              <w:i/>
              <w:iCs/>
              <w:sz w:val="28"/>
              <w:szCs w:val="28"/>
            </w:rPr>
          </w:rPrChange>
        </w:rPr>
      </w:pPr>
      <w:ins w:id="15297" w:author="Claire S" w:date="2026-06-04T16:06:00Z" w16du:dateUtc="2026-06-04T15:06:00Z">
        <w:r w:rsidRPr="002A22C4">
          <w:rPr>
            <w:rFonts w:ascii="Cambria" w:hAnsi="Cambria"/>
            <w:sz w:val="28"/>
            <w:szCs w:val="28"/>
            <w:rPrChange w:id="15298" w:author="Claire S" w:date="2026-06-04T16:06:00Z" w16du:dateUtc="2026-06-04T15:06:00Z">
              <w:rPr>
                <w:rFonts w:ascii="Cambria" w:hAnsi="Cambria"/>
                <w:b/>
                <w:bCs/>
                <w:i/>
                <w:iCs/>
                <w:sz w:val="28"/>
                <w:szCs w:val="28"/>
              </w:rPr>
            </w:rPrChange>
          </w:rPr>
          <w:t>Violet’s name had been struck out</w:t>
        </w:r>
      </w:ins>
      <w:ins w:id="15299" w:author="Daisy Watt" w:date="2026-06-23T09:11:00Z" w16du:dateUtc="2026-06-23T07:11:00Z">
        <w:r w:rsidR="0008283B">
          <w:rPr>
            <w:rFonts w:ascii="Cambria" w:hAnsi="Cambria"/>
            <w:sz w:val="28"/>
            <w:szCs w:val="28"/>
          </w:rPr>
          <w:t>,</w:t>
        </w:r>
      </w:ins>
      <w:ins w:id="15300" w:author="Claire S" w:date="2026-06-04T16:06:00Z" w16du:dateUtc="2026-06-04T15:06:00Z">
        <w:r w:rsidRPr="002A22C4">
          <w:rPr>
            <w:rFonts w:ascii="Cambria" w:hAnsi="Cambria"/>
            <w:sz w:val="28"/>
            <w:szCs w:val="28"/>
            <w:rPrChange w:id="15301" w:author="Claire S" w:date="2026-06-04T16:06:00Z" w16du:dateUtc="2026-06-04T15:06:00Z">
              <w:rPr>
                <w:rFonts w:ascii="Cambria" w:hAnsi="Cambria"/>
                <w:b/>
                <w:bCs/>
                <w:i/>
                <w:iCs/>
                <w:sz w:val="28"/>
                <w:szCs w:val="28"/>
              </w:rPr>
            </w:rPrChange>
          </w:rPr>
          <w:t xml:space="preserve"> along with Dex’s.</w:t>
        </w:r>
      </w:ins>
    </w:p>
    <w:p w14:paraId="358FC1DB" w14:textId="4B5E1932" w:rsidR="00D375CC" w:rsidDel="00CF0396" w:rsidRDefault="002A22C4" w:rsidP="00CD09E9">
      <w:pPr>
        <w:spacing w:line="360" w:lineRule="auto"/>
        <w:contextualSpacing/>
        <w:rPr>
          <w:del w:id="15302" w:author="Claire S" w:date="2026-05-28T11:37:00Z" w16du:dateUtc="2026-05-28T10:37:00Z"/>
          <w:rFonts w:ascii="Cambria" w:hAnsi="Cambria"/>
          <w:sz w:val="28"/>
          <w:szCs w:val="28"/>
        </w:rPr>
      </w:pPr>
      <w:ins w:id="15303" w:author="Claire S" w:date="2026-06-04T16:06:00Z" w16du:dateUtc="2026-06-04T15:06:00Z">
        <w:r w:rsidRPr="002A22C4">
          <w:rPr>
            <w:rFonts w:ascii="Cambria" w:hAnsi="Cambria"/>
            <w:sz w:val="28"/>
            <w:szCs w:val="28"/>
            <w:rPrChange w:id="15304" w:author="Claire S" w:date="2026-06-04T16:06:00Z" w16du:dateUtc="2026-06-04T15:06:00Z">
              <w:rPr>
                <w:rFonts w:ascii="Cambria" w:hAnsi="Cambria"/>
                <w:b/>
                <w:bCs/>
                <w:i/>
                <w:iCs/>
                <w:sz w:val="28"/>
                <w:szCs w:val="28"/>
              </w:rPr>
            </w:rPrChange>
          </w:rPr>
          <w:tab/>
          <w:t xml:space="preserve">But worst of all, </w:t>
        </w:r>
      </w:ins>
      <w:ins w:id="15305" w:author="Claire S" w:date="2026-06-04T16:44:00Z" w16du:dateUtc="2026-06-04T15:44:00Z">
        <w:r w:rsidR="00CF73C3">
          <w:rPr>
            <w:rFonts w:ascii="Cambria" w:hAnsi="Cambria"/>
            <w:sz w:val="28"/>
            <w:szCs w:val="28"/>
          </w:rPr>
          <w:t>beneath the names was a live digital clock, and the time was ticking down</w:t>
        </w:r>
      </w:ins>
      <w:ins w:id="15306" w:author="Claire S" w:date="2026-08-04T13:01:00Z" w16du:dateUtc="2026-08-04T12:01:00Z">
        <w:r w:rsidR="00E770BE">
          <w:rPr>
            <w:rFonts w:ascii="Cambria" w:hAnsi="Cambria"/>
            <w:sz w:val="28"/>
            <w:szCs w:val="28"/>
          </w:rPr>
          <w:t xml:space="preserve">, starting </w:t>
        </w:r>
      </w:ins>
      <w:ins w:id="15307" w:author="Claire S" w:date="2026-06-08T16:18:00Z" w16du:dateUtc="2026-06-08T15:18:00Z">
        <w:r w:rsidR="00F77F99">
          <w:rPr>
            <w:rFonts w:ascii="Cambria" w:hAnsi="Cambria"/>
            <w:sz w:val="28"/>
            <w:szCs w:val="28"/>
          </w:rPr>
          <w:t>three and a half</w:t>
        </w:r>
      </w:ins>
      <w:ins w:id="15308" w:author="Claire S" w:date="2026-06-05T08:51:00Z" w16du:dateUtc="2026-06-05T07:51:00Z">
        <w:r w:rsidR="008B33C6">
          <w:rPr>
            <w:rFonts w:ascii="Cambria" w:hAnsi="Cambria"/>
            <w:sz w:val="28"/>
            <w:szCs w:val="28"/>
          </w:rPr>
          <w:t xml:space="preserve"> minutes ago..</w:t>
        </w:r>
      </w:ins>
      <w:ins w:id="15309" w:author="Claire S" w:date="2026-06-04T16:44:00Z" w16du:dateUtc="2026-06-04T15:44:00Z">
        <w:r w:rsidR="00CF73C3">
          <w:rPr>
            <w:rFonts w:ascii="Cambria" w:hAnsi="Cambria"/>
            <w:sz w:val="28"/>
            <w:szCs w:val="28"/>
          </w:rPr>
          <w:t>.</w:t>
        </w:r>
      </w:ins>
    </w:p>
    <w:p w14:paraId="745D5DAD" w14:textId="77777777" w:rsidR="008B48AB" w:rsidRDefault="008B48AB" w:rsidP="00CD09E9">
      <w:pPr>
        <w:spacing w:line="360" w:lineRule="auto"/>
        <w:contextualSpacing/>
        <w:rPr>
          <w:ins w:id="15310" w:author="Claire S" w:date="2026-06-04T16:04:00Z" w16du:dateUtc="2026-06-04T15:04:00Z"/>
          <w:rFonts w:ascii="Cambria" w:hAnsi="Cambria"/>
          <w:sz w:val="28"/>
          <w:szCs w:val="28"/>
        </w:rPr>
      </w:pPr>
    </w:p>
    <w:p w14:paraId="6E517B2B" w14:textId="6E190DC7" w:rsidR="00D375CC" w:rsidDel="00F77F99" w:rsidRDefault="00D375CC" w:rsidP="00CD09E9">
      <w:pPr>
        <w:spacing w:line="360" w:lineRule="auto"/>
        <w:contextualSpacing/>
        <w:rPr>
          <w:del w:id="15311" w:author="Claire S" w:date="2026-05-28T11:37:00Z" w16du:dateUtc="2026-05-28T10:37:00Z"/>
          <w:rFonts w:ascii="Cambria" w:hAnsi="Cambria"/>
          <w:sz w:val="28"/>
          <w:szCs w:val="28"/>
        </w:rPr>
      </w:pPr>
    </w:p>
    <w:p w14:paraId="428B926B" w14:textId="77777777" w:rsidR="00F77F99" w:rsidRDefault="00F77F99" w:rsidP="00CD09E9">
      <w:pPr>
        <w:spacing w:line="360" w:lineRule="auto"/>
        <w:contextualSpacing/>
        <w:rPr>
          <w:ins w:id="15312" w:author="Claire S" w:date="2026-06-08T16:18:00Z" w16du:dateUtc="2026-06-08T15:18:00Z"/>
          <w:rFonts w:ascii="Cambria" w:hAnsi="Cambria"/>
          <w:sz w:val="28"/>
          <w:szCs w:val="28"/>
        </w:rPr>
      </w:pPr>
    </w:p>
    <w:p w14:paraId="16D1B369" w14:textId="77777777" w:rsidR="00F77F99" w:rsidRDefault="00F77F99" w:rsidP="00CD09E9">
      <w:pPr>
        <w:spacing w:line="360" w:lineRule="auto"/>
        <w:contextualSpacing/>
        <w:rPr>
          <w:ins w:id="15313" w:author="Claire S" w:date="2026-07-28T10:50:00Z" w16du:dateUtc="2026-07-28T09:50:00Z"/>
          <w:rFonts w:ascii="Cambria" w:hAnsi="Cambria"/>
          <w:sz w:val="28"/>
          <w:szCs w:val="28"/>
        </w:rPr>
      </w:pPr>
    </w:p>
    <w:p w14:paraId="57A54FE3" w14:textId="77777777" w:rsidR="005E4397" w:rsidRDefault="005E4397" w:rsidP="00CD09E9">
      <w:pPr>
        <w:spacing w:line="360" w:lineRule="auto"/>
        <w:contextualSpacing/>
        <w:rPr>
          <w:ins w:id="15314" w:author="Claire S" w:date="2026-07-28T10:50:00Z" w16du:dateUtc="2026-07-28T09:50:00Z"/>
          <w:rFonts w:ascii="Cambria" w:hAnsi="Cambria"/>
          <w:sz w:val="28"/>
          <w:szCs w:val="28"/>
        </w:rPr>
      </w:pPr>
    </w:p>
    <w:p w14:paraId="3F5BF60C" w14:textId="77777777" w:rsidR="005E4397" w:rsidRDefault="005E4397" w:rsidP="00CD09E9">
      <w:pPr>
        <w:spacing w:line="360" w:lineRule="auto"/>
        <w:contextualSpacing/>
        <w:rPr>
          <w:ins w:id="15315" w:author="Claire S" w:date="2026-07-28T10:50:00Z" w16du:dateUtc="2026-07-28T09:50:00Z"/>
          <w:rFonts w:ascii="Cambria" w:hAnsi="Cambria"/>
          <w:sz w:val="28"/>
          <w:szCs w:val="28"/>
        </w:rPr>
      </w:pPr>
    </w:p>
    <w:p w14:paraId="2E1A6450" w14:textId="77777777" w:rsidR="00F77F99" w:rsidRDefault="00F77F99" w:rsidP="00CD09E9">
      <w:pPr>
        <w:spacing w:line="360" w:lineRule="auto"/>
        <w:contextualSpacing/>
        <w:rPr>
          <w:ins w:id="15316" w:author="Claire S" w:date="2026-06-08T16:18:00Z" w16du:dateUtc="2026-06-08T15:18:00Z"/>
          <w:rFonts w:ascii="Cambria" w:hAnsi="Cambria"/>
          <w:sz w:val="28"/>
          <w:szCs w:val="28"/>
        </w:rPr>
      </w:pPr>
    </w:p>
    <w:p w14:paraId="5AB79F45" w14:textId="52327D42" w:rsidR="00D375CC" w:rsidDel="00CF0396" w:rsidRDefault="00D375CC" w:rsidP="00CD09E9">
      <w:pPr>
        <w:spacing w:line="360" w:lineRule="auto"/>
        <w:contextualSpacing/>
        <w:rPr>
          <w:del w:id="15317" w:author="Claire S" w:date="2026-05-28T11:37:00Z" w16du:dateUtc="2026-05-28T10:37:00Z"/>
          <w:rFonts w:ascii="Cambria" w:hAnsi="Cambria"/>
          <w:sz w:val="28"/>
          <w:szCs w:val="28"/>
        </w:rPr>
      </w:pPr>
    </w:p>
    <w:p w14:paraId="4F30FE1E" w14:textId="75FC3174" w:rsidR="00D375CC" w:rsidDel="00CF0396" w:rsidRDefault="00D375CC" w:rsidP="00CD09E9">
      <w:pPr>
        <w:spacing w:line="360" w:lineRule="auto"/>
        <w:contextualSpacing/>
        <w:rPr>
          <w:del w:id="15318" w:author="Claire S" w:date="2026-05-28T11:37:00Z" w16du:dateUtc="2026-05-28T10:37:00Z"/>
          <w:rFonts w:ascii="Cambria" w:hAnsi="Cambria"/>
          <w:sz w:val="28"/>
          <w:szCs w:val="28"/>
        </w:rPr>
      </w:pPr>
    </w:p>
    <w:p w14:paraId="5C68BC40" w14:textId="67021F3B" w:rsidR="004E7251" w:rsidDel="00CF0396" w:rsidRDefault="004E7251" w:rsidP="00CD09E9">
      <w:pPr>
        <w:spacing w:line="360" w:lineRule="auto"/>
        <w:contextualSpacing/>
        <w:rPr>
          <w:del w:id="15319" w:author="Claire S" w:date="2026-05-28T11:37:00Z" w16du:dateUtc="2026-05-28T10:37:00Z"/>
          <w:rFonts w:ascii="Cambria" w:hAnsi="Cambria"/>
          <w:sz w:val="28"/>
          <w:szCs w:val="28"/>
        </w:rPr>
      </w:pPr>
    </w:p>
    <w:p w14:paraId="6E803072" w14:textId="57751072" w:rsidR="004E7251" w:rsidDel="00CF0396" w:rsidRDefault="004E7251" w:rsidP="00CD09E9">
      <w:pPr>
        <w:spacing w:line="360" w:lineRule="auto"/>
        <w:contextualSpacing/>
        <w:rPr>
          <w:del w:id="15320" w:author="Claire S" w:date="2026-05-28T11:37:00Z" w16du:dateUtc="2026-05-28T10:37:00Z"/>
          <w:rFonts w:ascii="Cambria" w:hAnsi="Cambria"/>
          <w:sz w:val="28"/>
          <w:szCs w:val="28"/>
        </w:rPr>
      </w:pPr>
    </w:p>
    <w:p w14:paraId="1DF321DD" w14:textId="23E5F26F" w:rsidR="004E7251" w:rsidDel="00700C79" w:rsidRDefault="004E7251" w:rsidP="00CD09E9">
      <w:pPr>
        <w:spacing w:line="360" w:lineRule="auto"/>
        <w:contextualSpacing/>
        <w:rPr>
          <w:del w:id="15321" w:author="Claire S" w:date="2026-05-28T12:11:00Z" w16du:dateUtc="2026-05-28T11:11:00Z"/>
          <w:rFonts w:ascii="Cambria" w:hAnsi="Cambria"/>
          <w:sz w:val="28"/>
          <w:szCs w:val="28"/>
        </w:rPr>
      </w:pPr>
    </w:p>
    <w:p w14:paraId="6C13A99E" w14:textId="6A60814E" w:rsidR="004E7251" w:rsidDel="008772BF" w:rsidRDefault="004E7251" w:rsidP="00CD09E9">
      <w:pPr>
        <w:spacing w:line="360" w:lineRule="auto"/>
        <w:contextualSpacing/>
        <w:rPr>
          <w:del w:id="15322" w:author="Claire S" w:date="2026-05-21T11:31:00Z" w16du:dateUtc="2026-05-21T10:31:00Z"/>
          <w:rFonts w:ascii="Cambria" w:hAnsi="Cambria"/>
          <w:sz w:val="28"/>
          <w:szCs w:val="28"/>
        </w:rPr>
      </w:pPr>
    </w:p>
    <w:p w14:paraId="5F34114C" w14:textId="134D7A6F" w:rsidR="004E7251" w:rsidDel="00CF0396" w:rsidRDefault="004E7251" w:rsidP="00CD09E9">
      <w:pPr>
        <w:spacing w:line="360" w:lineRule="auto"/>
        <w:contextualSpacing/>
        <w:rPr>
          <w:del w:id="15323" w:author="Claire S" w:date="2026-05-21T11:31:00Z" w16du:dateUtc="2026-05-21T10:31:00Z"/>
          <w:rFonts w:ascii="Cambria" w:hAnsi="Cambria"/>
          <w:sz w:val="28"/>
          <w:szCs w:val="28"/>
        </w:rPr>
      </w:pPr>
    </w:p>
    <w:p w14:paraId="6D9ED5F8" w14:textId="1E5EB9C9" w:rsidR="004E7251" w:rsidDel="00CF0396" w:rsidRDefault="004E7251" w:rsidP="00CD09E9">
      <w:pPr>
        <w:spacing w:line="360" w:lineRule="auto"/>
        <w:contextualSpacing/>
        <w:rPr>
          <w:del w:id="15324" w:author="Claire S" w:date="2026-05-21T11:31:00Z" w16du:dateUtc="2026-05-21T10:31:00Z"/>
          <w:rFonts w:ascii="Cambria" w:hAnsi="Cambria"/>
          <w:sz w:val="28"/>
          <w:szCs w:val="28"/>
        </w:rPr>
      </w:pPr>
    </w:p>
    <w:p w14:paraId="2D86BFBD" w14:textId="330A161B" w:rsidR="004E7251" w:rsidDel="00E24B0D" w:rsidRDefault="004E7251" w:rsidP="00CD09E9">
      <w:pPr>
        <w:spacing w:line="360" w:lineRule="auto"/>
        <w:contextualSpacing/>
        <w:rPr>
          <w:del w:id="15325" w:author="Claire S" w:date="2026-05-21T11:31:00Z" w16du:dateUtc="2026-05-21T10:31:00Z"/>
          <w:rFonts w:ascii="Cambria" w:hAnsi="Cambria"/>
          <w:sz w:val="28"/>
          <w:szCs w:val="28"/>
        </w:rPr>
      </w:pPr>
    </w:p>
    <w:p w14:paraId="4E4137A2" w14:textId="24FEEB98" w:rsidR="004E7251" w:rsidDel="00E24B0D" w:rsidRDefault="004E7251" w:rsidP="00CD09E9">
      <w:pPr>
        <w:spacing w:line="360" w:lineRule="auto"/>
        <w:contextualSpacing/>
        <w:rPr>
          <w:del w:id="15326" w:author="Claire S" w:date="2026-05-21T11:31:00Z" w16du:dateUtc="2026-05-21T10:31:00Z"/>
          <w:rFonts w:ascii="Cambria" w:hAnsi="Cambria"/>
          <w:sz w:val="28"/>
          <w:szCs w:val="28"/>
        </w:rPr>
      </w:pPr>
    </w:p>
    <w:p w14:paraId="14B5DF81" w14:textId="62A0DB44" w:rsidR="009F35F7" w:rsidDel="00E24B0D" w:rsidRDefault="009F35F7" w:rsidP="00CD09E9">
      <w:pPr>
        <w:spacing w:line="360" w:lineRule="auto"/>
        <w:contextualSpacing/>
        <w:rPr>
          <w:del w:id="15327" w:author="Claire S" w:date="2026-05-21T11:31:00Z" w16du:dateUtc="2026-05-21T10:31:00Z"/>
          <w:rFonts w:ascii="Cambria" w:hAnsi="Cambria"/>
          <w:sz w:val="28"/>
          <w:szCs w:val="28"/>
        </w:rPr>
      </w:pPr>
    </w:p>
    <w:p w14:paraId="78AFFF3D" w14:textId="5008B09F" w:rsidR="00513F44" w:rsidDel="00E24B0D" w:rsidRDefault="00513F44" w:rsidP="00CD09E9">
      <w:pPr>
        <w:spacing w:line="360" w:lineRule="auto"/>
        <w:contextualSpacing/>
        <w:rPr>
          <w:del w:id="15328" w:author="Claire S" w:date="2026-05-21T11:31:00Z" w16du:dateUtc="2026-05-21T10:31:00Z"/>
          <w:rFonts w:ascii="Cambria" w:hAnsi="Cambria"/>
          <w:sz w:val="28"/>
          <w:szCs w:val="28"/>
        </w:rPr>
      </w:pPr>
    </w:p>
    <w:p w14:paraId="292A1352" w14:textId="3DCA57AE" w:rsidR="00F560FF" w:rsidDel="009357ED" w:rsidRDefault="00F560FF" w:rsidP="00CD09E9">
      <w:pPr>
        <w:spacing w:line="360" w:lineRule="auto"/>
        <w:contextualSpacing/>
        <w:rPr>
          <w:del w:id="15329" w:author="Claire S" w:date="2026-05-20T10:49:00Z" w16du:dateUtc="2026-05-20T09:49:00Z"/>
          <w:rFonts w:ascii="Cambria" w:hAnsi="Cambria"/>
          <w:b/>
          <w:bCs/>
          <w:sz w:val="28"/>
          <w:szCs w:val="28"/>
        </w:rPr>
      </w:pPr>
    </w:p>
    <w:p w14:paraId="39B74022" w14:textId="16929504" w:rsidR="00F560FF" w:rsidDel="009357ED" w:rsidRDefault="00F560FF" w:rsidP="00CD09E9">
      <w:pPr>
        <w:spacing w:line="360" w:lineRule="auto"/>
        <w:contextualSpacing/>
        <w:rPr>
          <w:del w:id="15330" w:author="Claire S" w:date="2026-05-20T10:49:00Z" w16du:dateUtc="2026-05-20T09:49:00Z"/>
          <w:rFonts w:ascii="Cambria" w:hAnsi="Cambria"/>
          <w:b/>
          <w:bCs/>
          <w:sz w:val="28"/>
          <w:szCs w:val="28"/>
        </w:rPr>
      </w:pPr>
    </w:p>
    <w:p w14:paraId="54684A34" w14:textId="7FFE72CF" w:rsidR="00446D8E" w:rsidRDefault="00D728AB" w:rsidP="00CD09E9">
      <w:pPr>
        <w:spacing w:line="360" w:lineRule="auto"/>
        <w:contextualSpacing/>
        <w:rPr>
          <w:ins w:id="15331" w:author="Claire S" w:date="2026-07-28T10:50:00Z" w16du:dateUtc="2026-07-28T09:50:00Z"/>
          <w:rFonts w:ascii="Cambria" w:hAnsi="Cambria"/>
          <w:b/>
          <w:bCs/>
          <w:sz w:val="28"/>
          <w:szCs w:val="28"/>
        </w:rPr>
      </w:pPr>
      <w:r w:rsidRPr="00D728AB">
        <w:rPr>
          <w:rFonts w:ascii="Cambria" w:hAnsi="Cambria"/>
          <w:b/>
          <w:bCs/>
          <w:sz w:val="28"/>
          <w:szCs w:val="28"/>
        </w:rPr>
        <w:t xml:space="preserve">CHAPTER </w:t>
      </w:r>
      <w:del w:id="15332" w:author="Claire S" w:date="2026-05-20T10:49:00Z" w16du:dateUtc="2026-05-20T09:49:00Z">
        <w:r w:rsidR="00C071A1" w:rsidDel="009357ED">
          <w:rPr>
            <w:rFonts w:ascii="Cambria" w:hAnsi="Cambria"/>
            <w:b/>
            <w:bCs/>
            <w:sz w:val="28"/>
            <w:szCs w:val="28"/>
          </w:rPr>
          <w:delText>39</w:delText>
        </w:r>
      </w:del>
      <w:ins w:id="15333" w:author="Claire S" w:date="2026-05-20T10:49:00Z" w16du:dateUtc="2026-05-20T09:49:00Z">
        <w:r w:rsidR="009357ED">
          <w:rPr>
            <w:rFonts w:ascii="Cambria" w:hAnsi="Cambria"/>
            <w:b/>
            <w:bCs/>
            <w:sz w:val="28"/>
            <w:szCs w:val="28"/>
          </w:rPr>
          <w:t>3</w:t>
        </w:r>
        <w:del w:id="15334" w:author="Daisy Watt" w:date="2026-06-22T21:50:00Z" w16du:dateUtc="2026-06-22T19:50:00Z">
          <w:r w:rsidR="009357ED">
            <w:rPr>
              <w:rFonts w:ascii="Cambria" w:hAnsi="Cambria"/>
              <w:b/>
              <w:bCs/>
              <w:sz w:val="28"/>
              <w:szCs w:val="28"/>
            </w:rPr>
            <w:delText>8</w:delText>
          </w:r>
        </w:del>
      </w:ins>
      <w:ins w:id="15335" w:author="Claire S" w:date="2026-07-28T15:03:00Z" w16du:dateUtc="2026-07-28T14:03:00Z">
        <w:r w:rsidR="001D237B">
          <w:rPr>
            <w:rFonts w:ascii="Cambria" w:hAnsi="Cambria"/>
            <w:b/>
            <w:bCs/>
            <w:sz w:val="28"/>
            <w:szCs w:val="28"/>
          </w:rPr>
          <w:t>8</w:t>
        </w:r>
      </w:ins>
      <w:ins w:id="15336" w:author="Daisy Watt" w:date="2026-06-22T21:50:00Z" w16du:dateUtc="2026-06-22T19:50:00Z">
        <w:del w:id="15337" w:author="Claire S" w:date="2026-07-28T15:03:00Z" w16du:dateUtc="2026-07-28T14:03:00Z">
          <w:r w:rsidR="00065C03" w:rsidDel="001D237B">
            <w:rPr>
              <w:rFonts w:ascii="Cambria" w:hAnsi="Cambria"/>
              <w:b/>
              <w:bCs/>
              <w:sz w:val="28"/>
              <w:szCs w:val="28"/>
            </w:rPr>
            <w:delText>9</w:delText>
          </w:r>
        </w:del>
      </w:ins>
    </w:p>
    <w:p w14:paraId="04DAE143" w14:textId="36EDB4D7" w:rsidR="005E4397" w:rsidRPr="00D728AB" w:rsidRDefault="00E770BE" w:rsidP="00CD09E9">
      <w:pPr>
        <w:spacing w:line="360" w:lineRule="auto"/>
        <w:contextualSpacing/>
        <w:rPr>
          <w:rFonts w:ascii="Cambria" w:hAnsi="Cambria"/>
          <w:b/>
          <w:bCs/>
          <w:sz w:val="28"/>
          <w:szCs w:val="28"/>
        </w:rPr>
      </w:pPr>
      <w:ins w:id="15338" w:author="Claire S" w:date="2026-08-04T13:01:00Z" w16du:dateUtc="2026-08-04T12:01:00Z">
        <w:r>
          <w:rPr>
            <w:rFonts w:ascii="Cambria" w:hAnsi="Cambria"/>
            <w:b/>
            <w:bCs/>
            <w:sz w:val="28"/>
            <w:szCs w:val="28"/>
          </w:rPr>
          <w:t xml:space="preserve">SAVANNAH: </w:t>
        </w:r>
      </w:ins>
      <w:ins w:id="15339" w:author="Claire S" w:date="2026-07-28T10:50:00Z" w16du:dateUtc="2026-07-28T09:50:00Z">
        <w:r w:rsidR="005E4397">
          <w:rPr>
            <w:rFonts w:ascii="Cambria" w:hAnsi="Cambria"/>
            <w:b/>
            <w:bCs/>
            <w:sz w:val="28"/>
            <w:szCs w:val="28"/>
          </w:rPr>
          <w:t>TUESDAY LUNCHTIME</w:t>
        </w:r>
      </w:ins>
    </w:p>
    <w:p w14:paraId="5ECAD0C4" w14:textId="2671E358" w:rsidR="00D728AB" w:rsidRPr="00D728AB" w:rsidRDefault="00D728AB" w:rsidP="00CD09E9">
      <w:pPr>
        <w:spacing w:line="360" w:lineRule="auto"/>
        <w:contextualSpacing/>
        <w:rPr>
          <w:del w:id="15340" w:author="Daisy Watt" w:date="2026-06-22T21:50:00Z" w16du:dateUtc="2026-06-22T19:50:00Z"/>
          <w:rFonts w:ascii="Cambria" w:hAnsi="Cambria"/>
          <w:b/>
          <w:bCs/>
          <w:sz w:val="28"/>
          <w:szCs w:val="28"/>
        </w:rPr>
      </w:pPr>
      <w:del w:id="15341" w:author="Daisy Watt" w:date="2026-06-22T21:50:00Z" w16du:dateUtc="2026-06-22T19:50:00Z">
        <w:r w:rsidRPr="00D728AB">
          <w:rPr>
            <w:rFonts w:ascii="Cambria" w:hAnsi="Cambria"/>
            <w:b/>
            <w:bCs/>
            <w:sz w:val="28"/>
            <w:szCs w:val="28"/>
          </w:rPr>
          <w:delText>TUES AM</w:delText>
        </w:r>
      </w:del>
    </w:p>
    <w:p w14:paraId="479F2DBF" w14:textId="384FD636" w:rsidR="001B5629" w:rsidDel="00E72828" w:rsidRDefault="007C000C">
      <w:pPr>
        <w:spacing w:line="360" w:lineRule="auto"/>
        <w:contextualSpacing/>
        <w:rPr>
          <w:del w:id="15342" w:author="Claire S" w:date="2026-07-28T11:19:00Z" w16du:dateUtc="2026-07-28T10:19:00Z"/>
          <w:rFonts w:ascii="Cambria" w:hAnsi="Cambria"/>
          <w:sz w:val="28"/>
          <w:szCs w:val="28"/>
        </w:rPr>
      </w:pPr>
      <w:del w:id="15343" w:author="Claire S" w:date="2026-05-28T13:18:00Z" w16du:dateUtc="2026-05-28T12:18:00Z">
        <w:r w:rsidDel="00BD1B50">
          <w:rPr>
            <w:rFonts w:ascii="Cambria" w:hAnsi="Cambria"/>
            <w:sz w:val="28"/>
            <w:szCs w:val="28"/>
          </w:rPr>
          <w:delText xml:space="preserve">In </w:delText>
        </w:r>
        <w:r w:rsidR="001B5629" w:rsidDel="00BD1B50">
          <w:rPr>
            <w:rFonts w:ascii="Cambria" w:hAnsi="Cambria"/>
            <w:sz w:val="28"/>
            <w:szCs w:val="28"/>
          </w:rPr>
          <w:delText xml:space="preserve">her </w:delText>
        </w:r>
        <w:r w:rsidDel="00BD1B50">
          <w:rPr>
            <w:rFonts w:ascii="Cambria" w:hAnsi="Cambria"/>
            <w:sz w:val="28"/>
            <w:szCs w:val="28"/>
          </w:rPr>
          <w:delText xml:space="preserve">dim living-room, </w:delText>
        </w:r>
      </w:del>
      <w:del w:id="15344" w:author="Claire S" w:date="2026-07-28T11:19:00Z" w16du:dateUtc="2026-07-28T10:19:00Z">
        <w:r w:rsidR="006F77EA" w:rsidDel="00E72828">
          <w:rPr>
            <w:rFonts w:ascii="Cambria" w:hAnsi="Cambria"/>
            <w:sz w:val="28"/>
            <w:szCs w:val="28"/>
          </w:rPr>
          <w:delText>waiting for the Uber</w:delText>
        </w:r>
      </w:del>
      <w:ins w:id="15345" w:author="Daisy Watt" w:date="2026-06-22T21:50:00Z" w16du:dateUtc="2026-06-22T19:50:00Z">
        <w:del w:id="15346" w:author="Claire S" w:date="2026-07-28T11:19:00Z" w16du:dateUtc="2026-07-28T10:19:00Z">
          <w:r w:rsidR="00065C03" w:rsidDel="00E72828">
            <w:rPr>
              <w:rFonts w:ascii="Cambria" w:hAnsi="Cambria"/>
              <w:sz w:val="28"/>
              <w:szCs w:val="28"/>
            </w:rPr>
            <w:delText xml:space="preserve"> </w:delText>
          </w:r>
        </w:del>
      </w:ins>
      <w:ins w:id="15347" w:author="Daisy Watt" w:date="2026-06-23T09:12:00Z" w16du:dateUtc="2026-06-23T07:12:00Z">
        <w:del w:id="15348" w:author="Claire S" w:date="2026-07-28T11:19:00Z" w16du:dateUtc="2026-07-28T10:19:00Z">
          <w:r w:rsidR="00C32A63" w:rsidRPr="00C32A63" w:rsidDel="00E72828">
            <w:rPr>
              <w:rFonts w:ascii="Cambria" w:hAnsi="Cambria"/>
              <w:sz w:val="28"/>
              <w:szCs w:val="28"/>
            </w:rPr>
            <w:delText xml:space="preserve"> </w:delText>
          </w:r>
          <w:r w:rsidR="00C32A63" w:rsidDel="00E72828">
            <w:rPr>
              <w:rFonts w:ascii="Cambria" w:hAnsi="Cambria"/>
              <w:sz w:val="28"/>
              <w:szCs w:val="28"/>
            </w:rPr>
            <w:delText>through half-shut eyes</w:delText>
          </w:r>
          <w:r w:rsidR="0071344D" w:rsidDel="00E72828">
            <w:rPr>
              <w:rFonts w:ascii="Cambria" w:hAnsi="Cambria"/>
              <w:sz w:val="28"/>
              <w:szCs w:val="28"/>
            </w:rPr>
            <w:delText>,</w:delText>
          </w:r>
          <w:r w:rsidR="00C32A63" w:rsidDel="00E72828">
            <w:rPr>
              <w:rFonts w:ascii="Cambria" w:hAnsi="Cambria"/>
              <w:sz w:val="28"/>
              <w:szCs w:val="28"/>
            </w:rPr>
            <w:delText xml:space="preserve"> </w:delText>
          </w:r>
        </w:del>
      </w:ins>
      <w:del w:id="15349" w:author="Claire S" w:date="2026-05-28T09:18:00Z" w16du:dateUtc="2026-05-28T08:18:00Z">
        <w:r w:rsidR="006F77EA" w:rsidDel="008772BF">
          <w:rPr>
            <w:rFonts w:ascii="Cambria" w:hAnsi="Cambria"/>
            <w:sz w:val="28"/>
            <w:szCs w:val="28"/>
          </w:rPr>
          <w:delText xml:space="preserve">, </w:delText>
        </w:r>
        <w:r w:rsidR="00DB3F76" w:rsidDel="008772BF">
          <w:rPr>
            <w:rFonts w:ascii="Cambria" w:hAnsi="Cambria"/>
            <w:sz w:val="28"/>
            <w:szCs w:val="28"/>
          </w:rPr>
          <w:delText>through half-shut eyes</w:delText>
        </w:r>
      </w:del>
      <w:del w:id="15350" w:author="Claire S" w:date="2026-06-04T16:45:00Z" w16du:dateUtc="2026-06-04T15:45:00Z">
        <w:r w:rsidR="00DB3F76">
          <w:rPr>
            <w:rFonts w:ascii="Cambria" w:hAnsi="Cambria"/>
            <w:sz w:val="28"/>
            <w:szCs w:val="28"/>
          </w:rPr>
          <w:delText xml:space="preserve"> </w:delText>
        </w:r>
      </w:del>
      <w:del w:id="15351" w:author="Claire S" w:date="2026-07-28T11:19:00Z" w16du:dateUtc="2026-07-28T10:19:00Z">
        <w:r w:rsidR="00D14160" w:rsidDel="00E72828">
          <w:rPr>
            <w:rFonts w:ascii="Cambria" w:hAnsi="Cambria"/>
            <w:sz w:val="28"/>
            <w:szCs w:val="28"/>
          </w:rPr>
          <w:delText>Savannah watched the footage</w:delText>
        </w:r>
        <w:r w:rsidR="006F77EA" w:rsidDel="00E72828">
          <w:rPr>
            <w:rFonts w:ascii="Cambria" w:hAnsi="Cambria"/>
            <w:sz w:val="28"/>
            <w:szCs w:val="28"/>
          </w:rPr>
          <w:delText xml:space="preserve"> </w:delText>
        </w:r>
      </w:del>
      <w:del w:id="15352" w:author="Claire S" w:date="2026-05-28T13:18:00Z" w16du:dateUtc="2026-05-28T12:18:00Z">
        <w:r w:rsidR="00DB3F76" w:rsidDel="000C4F32">
          <w:rPr>
            <w:rFonts w:ascii="Cambria" w:hAnsi="Cambria"/>
            <w:sz w:val="28"/>
            <w:szCs w:val="28"/>
          </w:rPr>
          <w:delText>on her phone</w:delText>
        </w:r>
      </w:del>
      <w:del w:id="15353" w:author="Claire S" w:date="2026-07-28T11:19:00Z" w16du:dateUtc="2026-07-28T10:19:00Z">
        <w:r w:rsidR="00DB3F76" w:rsidDel="00E72828">
          <w:rPr>
            <w:rFonts w:ascii="Cambria" w:hAnsi="Cambria"/>
            <w:sz w:val="28"/>
            <w:szCs w:val="28"/>
          </w:rPr>
          <w:delText xml:space="preserve"> </w:delText>
        </w:r>
        <w:r w:rsidR="006F77EA" w:rsidDel="00E72828">
          <w:rPr>
            <w:rFonts w:ascii="Cambria" w:hAnsi="Cambria"/>
            <w:sz w:val="28"/>
            <w:szCs w:val="28"/>
          </w:rPr>
          <w:delText>of her and Jackson</w:delText>
        </w:r>
        <w:r w:rsidR="005A6A78" w:rsidDel="00E72828">
          <w:rPr>
            <w:rFonts w:ascii="Cambria" w:hAnsi="Cambria"/>
            <w:sz w:val="28"/>
            <w:szCs w:val="28"/>
          </w:rPr>
          <w:delText xml:space="preserve"> having sex.</w:delText>
        </w:r>
      </w:del>
    </w:p>
    <w:p w14:paraId="736B4EE8" w14:textId="43A638A1" w:rsidR="00640402" w:rsidDel="00E72828" w:rsidRDefault="00D14160">
      <w:pPr>
        <w:spacing w:line="360" w:lineRule="auto"/>
        <w:contextualSpacing/>
        <w:rPr>
          <w:del w:id="15354" w:author="Claire S" w:date="2026-07-28T11:19:00Z" w16du:dateUtc="2026-07-28T10:19:00Z"/>
          <w:rFonts w:ascii="Cambria" w:hAnsi="Cambria"/>
          <w:sz w:val="28"/>
          <w:szCs w:val="28"/>
        </w:rPr>
        <w:pPrChange w:id="15355" w:author="Claire S" w:date="2026-07-28T11:19:00Z" w16du:dateUtc="2026-07-28T10:19:00Z">
          <w:pPr>
            <w:spacing w:line="360" w:lineRule="auto"/>
            <w:ind w:firstLine="720"/>
            <w:contextualSpacing/>
          </w:pPr>
        </w:pPrChange>
      </w:pPr>
      <w:del w:id="15356" w:author="Claire S" w:date="2026-07-28T11:19:00Z" w16du:dateUtc="2026-07-28T10:19:00Z">
        <w:r w:rsidDel="00E72828">
          <w:rPr>
            <w:rFonts w:ascii="Cambria" w:hAnsi="Cambria"/>
            <w:sz w:val="28"/>
            <w:szCs w:val="28"/>
          </w:rPr>
          <w:delText>Thank God</w:delText>
        </w:r>
        <w:r w:rsidR="009F62FC" w:rsidDel="00E72828">
          <w:rPr>
            <w:rFonts w:ascii="Cambria" w:hAnsi="Cambria"/>
            <w:sz w:val="28"/>
            <w:szCs w:val="28"/>
          </w:rPr>
          <w:delText xml:space="preserve">, </w:delText>
        </w:r>
        <w:r w:rsidR="00A770C4" w:rsidDel="00E72828">
          <w:rPr>
            <w:rFonts w:ascii="Cambria" w:hAnsi="Cambria"/>
            <w:sz w:val="28"/>
            <w:szCs w:val="28"/>
          </w:rPr>
          <w:delText>though,</w:delText>
        </w:r>
        <w:r w:rsidR="001B5629" w:rsidDel="00E72828">
          <w:rPr>
            <w:rFonts w:ascii="Cambria" w:hAnsi="Cambria"/>
            <w:sz w:val="28"/>
            <w:szCs w:val="28"/>
          </w:rPr>
          <w:delText xml:space="preserve"> she exhaled as she </w:delText>
        </w:r>
        <w:r w:rsidR="00295727" w:rsidDel="00E72828">
          <w:rPr>
            <w:rFonts w:ascii="Cambria" w:hAnsi="Cambria"/>
            <w:sz w:val="28"/>
            <w:szCs w:val="28"/>
          </w:rPr>
          <w:delText>reached</w:delText>
        </w:r>
        <w:r w:rsidR="001B5629" w:rsidDel="00E72828">
          <w:rPr>
            <w:rFonts w:ascii="Cambria" w:hAnsi="Cambria"/>
            <w:sz w:val="28"/>
            <w:szCs w:val="28"/>
          </w:rPr>
          <w:delText xml:space="preserve"> the end of the short clip,</w:delText>
        </w:r>
        <w:r w:rsidR="00A770C4" w:rsidDel="00E72828">
          <w:rPr>
            <w:rFonts w:ascii="Cambria" w:hAnsi="Cambria"/>
            <w:sz w:val="28"/>
            <w:szCs w:val="28"/>
          </w:rPr>
          <w:delText xml:space="preserve"> </w:delText>
        </w:r>
        <w:r w:rsidR="009F62FC" w:rsidDel="00E72828">
          <w:rPr>
            <w:rFonts w:ascii="Cambria" w:hAnsi="Cambria"/>
            <w:sz w:val="28"/>
            <w:szCs w:val="28"/>
          </w:rPr>
          <w:delText xml:space="preserve">it wasn’t </w:delText>
        </w:r>
        <w:r w:rsidR="00295727" w:rsidDel="00E72828">
          <w:rPr>
            <w:rFonts w:ascii="Cambria" w:hAnsi="Cambria"/>
            <w:sz w:val="28"/>
            <w:szCs w:val="28"/>
          </w:rPr>
          <w:delText xml:space="preserve">(quite) </w:delText>
        </w:r>
        <w:r w:rsidR="009F62FC" w:rsidDel="00E72828">
          <w:rPr>
            <w:rFonts w:ascii="Cambria" w:hAnsi="Cambria"/>
            <w:sz w:val="28"/>
            <w:szCs w:val="28"/>
          </w:rPr>
          <w:delText xml:space="preserve">as bad as </w:delText>
        </w:r>
        <w:r w:rsidDel="00E72828">
          <w:rPr>
            <w:rFonts w:ascii="Cambria" w:hAnsi="Cambria"/>
            <w:sz w:val="28"/>
            <w:szCs w:val="28"/>
          </w:rPr>
          <w:delText>she’d</w:delText>
        </w:r>
        <w:r w:rsidR="009F62FC" w:rsidDel="00E72828">
          <w:rPr>
            <w:rFonts w:ascii="Cambria" w:hAnsi="Cambria"/>
            <w:sz w:val="28"/>
            <w:szCs w:val="28"/>
          </w:rPr>
          <w:delText xml:space="preserve"> feared</w:delText>
        </w:r>
        <w:r w:rsidR="001B5629" w:rsidDel="00E72828">
          <w:rPr>
            <w:rFonts w:ascii="Cambria" w:hAnsi="Cambria"/>
            <w:sz w:val="28"/>
            <w:szCs w:val="28"/>
          </w:rPr>
          <w:delText>.  I</w:delText>
        </w:r>
        <w:r w:rsidR="009F62FC" w:rsidDel="00E72828">
          <w:rPr>
            <w:rFonts w:ascii="Cambria" w:hAnsi="Cambria"/>
            <w:sz w:val="28"/>
            <w:szCs w:val="28"/>
          </w:rPr>
          <w:delText xml:space="preserve">n fact, she looked positively good </w:delText>
        </w:r>
        <w:r w:rsidR="00D728AB" w:rsidDel="00E72828">
          <w:rPr>
            <w:rFonts w:ascii="Cambria" w:hAnsi="Cambria"/>
            <w:sz w:val="28"/>
            <w:szCs w:val="28"/>
          </w:rPr>
          <w:delText>in it</w:delText>
        </w:r>
        <w:r w:rsidR="00F560FF" w:rsidDel="00E72828">
          <w:rPr>
            <w:rFonts w:ascii="Cambria" w:hAnsi="Cambria"/>
            <w:sz w:val="28"/>
            <w:szCs w:val="28"/>
          </w:rPr>
          <w:delText>,</w:delText>
        </w:r>
        <w:r w:rsidR="00160F31" w:rsidDel="00E72828">
          <w:rPr>
            <w:rFonts w:ascii="Cambria" w:hAnsi="Cambria"/>
            <w:sz w:val="28"/>
            <w:szCs w:val="28"/>
          </w:rPr>
          <w:delText xml:space="preserve"> </w:delText>
        </w:r>
        <w:r w:rsidR="00F560FF" w:rsidDel="00E72828">
          <w:rPr>
            <w:rFonts w:ascii="Cambria" w:hAnsi="Cambria"/>
            <w:sz w:val="28"/>
            <w:szCs w:val="28"/>
          </w:rPr>
          <w:delText>her thighs and bum taut -</w:delText>
        </w:r>
      </w:del>
      <w:ins w:id="15357" w:author="Daisy Watt" w:date="2026-06-23T09:12:00Z" w16du:dateUtc="2026-06-23T07:12:00Z">
        <w:del w:id="15358" w:author="Claire S" w:date="2026-07-28T11:19:00Z" w16du:dateUtc="2026-07-28T10:19:00Z">
          <w:r w:rsidR="00182345" w:rsidDel="00E72828">
            <w:rPr>
              <w:rFonts w:ascii="Cambria" w:hAnsi="Cambria"/>
              <w:sz w:val="28"/>
              <w:szCs w:val="28"/>
            </w:rPr>
            <w:delText>–</w:delText>
          </w:r>
        </w:del>
      </w:ins>
      <w:del w:id="15359" w:author="Claire S" w:date="2026-07-28T11:19:00Z" w16du:dateUtc="2026-07-28T10:19:00Z">
        <w:r w:rsidR="00160F31" w:rsidDel="00E72828">
          <w:rPr>
            <w:rFonts w:ascii="Cambria" w:hAnsi="Cambria"/>
            <w:sz w:val="28"/>
            <w:szCs w:val="28"/>
          </w:rPr>
          <w:delText xml:space="preserve"> a</w:delText>
        </w:r>
        <w:r w:rsidDel="00E72828">
          <w:rPr>
            <w:rFonts w:ascii="Cambria" w:hAnsi="Cambria"/>
            <w:sz w:val="28"/>
            <w:szCs w:val="28"/>
          </w:rPr>
          <w:delText xml:space="preserve">ll that personal training </w:delText>
        </w:r>
        <w:r w:rsidR="00160F31" w:rsidDel="00E72828">
          <w:rPr>
            <w:rFonts w:ascii="Cambria" w:hAnsi="Cambria"/>
            <w:sz w:val="28"/>
            <w:szCs w:val="28"/>
          </w:rPr>
          <w:delText>had</w:delText>
        </w:r>
        <w:r w:rsidDel="00E72828">
          <w:rPr>
            <w:rFonts w:ascii="Cambria" w:hAnsi="Cambria"/>
            <w:sz w:val="28"/>
            <w:szCs w:val="28"/>
          </w:rPr>
          <w:delText xml:space="preserve"> pa</w:delText>
        </w:r>
        <w:r w:rsidR="00160F31" w:rsidDel="00E72828">
          <w:rPr>
            <w:rFonts w:ascii="Cambria" w:hAnsi="Cambria"/>
            <w:sz w:val="28"/>
            <w:szCs w:val="28"/>
          </w:rPr>
          <w:delText>id</w:delText>
        </w:r>
        <w:r w:rsidDel="00E72828">
          <w:rPr>
            <w:rFonts w:ascii="Cambria" w:hAnsi="Cambria"/>
            <w:sz w:val="28"/>
            <w:szCs w:val="28"/>
          </w:rPr>
          <w:delText xml:space="preserve"> off</w:delText>
        </w:r>
        <w:r w:rsidR="00AF727E" w:rsidDel="00E72828">
          <w:rPr>
            <w:rFonts w:ascii="Cambria" w:hAnsi="Cambria"/>
            <w:sz w:val="28"/>
            <w:szCs w:val="28"/>
          </w:rPr>
          <w:delText xml:space="preserve">.  </w:delText>
        </w:r>
      </w:del>
      <w:del w:id="15360" w:author="Claire S" w:date="2026-05-20T10:50:00Z" w16du:dateUtc="2026-05-20T09:50:00Z">
        <w:r w:rsidR="00AF727E" w:rsidDel="001D5056">
          <w:rPr>
            <w:rFonts w:ascii="Cambria" w:hAnsi="Cambria"/>
            <w:sz w:val="28"/>
            <w:szCs w:val="28"/>
          </w:rPr>
          <w:delText>M</w:delText>
        </w:r>
        <w:r w:rsidR="00640402" w:rsidDel="001D5056">
          <w:rPr>
            <w:rFonts w:ascii="Cambria" w:hAnsi="Cambria"/>
            <w:sz w:val="28"/>
            <w:szCs w:val="28"/>
          </w:rPr>
          <w:delText xml:space="preserve">uch better than yesterday’s horrible </w:delText>
        </w:r>
        <w:r w:rsidR="007A095A" w:rsidDel="001D5056">
          <w:rPr>
            <w:rFonts w:ascii="Cambria" w:hAnsi="Cambria"/>
            <w:sz w:val="28"/>
            <w:szCs w:val="28"/>
          </w:rPr>
          <w:delText xml:space="preserve">gym </w:delText>
        </w:r>
        <w:r w:rsidDel="001D5056">
          <w:rPr>
            <w:rFonts w:ascii="Cambria" w:hAnsi="Cambria"/>
            <w:sz w:val="28"/>
            <w:szCs w:val="28"/>
          </w:rPr>
          <w:delText>photo on X</w:delText>
        </w:r>
        <w:r w:rsidR="00513F44" w:rsidDel="001D5056">
          <w:rPr>
            <w:rFonts w:ascii="Cambria" w:hAnsi="Cambria"/>
            <w:sz w:val="28"/>
            <w:szCs w:val="28"/>
          </w:rPr>
          <w:delText>/T</w:delText>
        </w:r>
        <w:r w:rsidR="00ED7EDD" w:rsidDel="001D5056">
          <w:rPr>
            <w:rFonts w:ascii="Cambria" w:hAnsi="Cambria"/>
            <w:sz w:val="28"/>
            <w:szCs w:val="28"/>
          </w:rPr>
          <w:delText>witter</w:delText>
        </w:r>
        <w:r w:rsidR="004A02FE" w:rsidDel="001D5056">
          <w:rPr>
            <w:rFonts w:ascii="Cambria" w:hAnsi="Cambria"/>
            <w:sz w:val="28"/>
            <w:szCs w:val="28"/>
          </w:rPr>
          <w:delText xml:space="preserve"> about her</w:delText>
        </w:r>
        <w:r w:rsidDel="001D5056">
          <w:rPr>
            <w:rFonts w:ascii="Cambria" w:hAnsi="Cambria"/>
            <w:sz w:val="28"/>
            <w:szCs w:val="28"/>
          </w:rPr>
          <w:delText xml:space="preserve"> being on the bloody List</w:delText>
        </w:r>
        <w:r w:rsidR="00640402" w:rsidDel="001D5056">
          <w:rPr>
            <w:rFonts w:ascii="Cambria" w:hAnsi="Cambria"/>
            <w:sz w:val="28"/>
            <w:szCs w:val="28"/>
          </w:rPr>
          <w:delText>.</w:delText>
        </w:r>
      </w:del>
    </w:p>
    <w:p w14:paraId="5BB6194A" w14:textId="69D9B5D3" w:rsidR="009F62FC" w:rsidDel="00E72828" w:rsidRDefault="009F62FC">
      <w:pPr>
        <w:spacing w:line="360" w:lineRule="auto"/>
        <w:contextualSpacing/>
        <w:rPr>
          <w:del w:id="15361" w:author="Claire S" w:date="2026-07-28T11:19:00Z" w16du:dateUtc="2026-07-28T10:19:00Z"/>
          <w:rFonts w:ascii="Cambria" w:hAnsi="Cambria"/>
          <w:sz w:val="28"/>
          <w:szCs w:val="28"/>
        </w:rPr>
        <w:pPrChange w:id="15362" w:author="Claire S" w:date="2026-07-28T11:19:00Z" w16du:dateUtc="2026-07-28T10:19:00Z">
          <w:pPr>
            <w:spacing w:line="360" w:lineRule="auto"/>
            <w:ind w:firstLine="720"/>
            <w:contextualSpacing/>
          </w:pPr>
        </w:pPrChange>
      </w:pPr>
      <w:del w:id="15363" w:author="Claire S" w:date="2026-05-20T10:50:00Z" w16du:dateUtc="2026-05-20T09:50:00Z">
        <w:r w:rsidDel="001D5056">
          <w:rPr>
            <w:rFonts w:ascii="Cambria" w:hAnsi="Cambria"/>
            <w:sz w:val="28"/>
            <w:szCs w:val="28"/>
          </w:rPr>
          <w:delText xml:space="preserve"> </w:delText>
        </w:r>
        <w:r w:rsidR="00160F31" w:rsidDel="001D5056">
          <w:rPr>
            <w:rFonts w:ascii="Cambria" w:hAnsi="Cambria"/>
            <w:sz w:val="28"/>
            <w:szCs w:val="28"/>
          </w:rPr>
          <w:delText xml:space="preserve">But </w:delText>
        </w:r>
        <w:r w:rsidR="007C3D7C" w:rsidDel="001D5056">
          <w:rPr>
            <w:rFonts w:ascii="Cambria" w:hAnsi="Cambria"/>
            <w:sz w:val="28"/>
            <w:szCs w:val="28"/>
          </w:rPr>
          <w:delText>in this footage</w:delText>
        </w:r>
        <w:r w:rsidR="00160F31" w:rsidDel="001D5056">
          <w:rPr>
            <w:rFonts w:ascii="Cambria" w:hAnsi="Cambria"/>
            <w:sz w:val="28"/>
            <w:szCs w:val="28"/>
          </w:rPr>
          <w:delText>, t</w:delText>
        </w:r>
      </w:del>
      <w:del w:id="15364" w:author="Claire S" w:date="2026-07-28T11:19:00Z" w16du:dateUtc="2026-07-28T10:19:00Z">
        <w:r w:rsidDel="00E72828">
          <w:rPr>
            <w:rFonts w:ascii="Cambria" w:hAnsi="Cambria"/>
            <w:sz w:val="28"/>
            <w:szCs w:val="28"/>
          </w:rPr>
          <w:delText xml:space="preserve">he </w:delText>
        </w:r>
        <w:r w:rsidR="00A770C4" w:rsidDel="00E72828">
          <w:rPr>
            <w:rFonts w:ascii="Cambria" w:hAnsi="Cambria"/>
            <w:sz w:val="28"/>
            <w:szCs w:val="28"/>
          </w:rPr>
          <w:delText>angle of the CCTV camera</w:delText>
        </w:r>
        <w:r w:rsidDel="00E72828">
          <w:rPr>
            <w:rFonts w:ascii="Cambria" w:hAnsi="Cambria"/>
            <w:sz w:val="28"/>
            <w:szCs w:val="28"/>
          </w:rPr>
          <w:delText xml:space="preserve"> meant she was </w:delText>
        </w:r>
        <w:r w:rsidR="0090774F" w:rsidDel="00E72828">
          <w:rPr>
            <w:rFonts w:ascii="Cambria" w:hAnsi="Cambria"/>
            <w:sz w:val="28"/>
            <w:szCs w:val="28"/>
          </w:rPr>
          <w:delText>almost decent</w:delText>
        </w:r>
        <w:r w:rsidR="00160F31" w:rsidDel="00E72828">
          <w:rPr>
            <w:rFonts w:ascii="Cambria" w:hAnsi="Cambria"/>
            <w:sz w:val="28"/>
            <w:szCs w:val="28"/>
          </w:rPr>
          <w:delText>;</w:delText>
        </w:r>
      </w:del>
      <w:ins w:id="15365" w:author="Daisy Watt" w:date="2026-06-23T09:30:00Z" w16du:dateUtc="2026-06-23T07:30:00Z">
        <w:del w:id="15366" w:author="Claire S" w:date="2026-07-28T11:19:00Z" w16du:dateUtc="2026-07-28T10:19:00Z">
          <w:r w:rsidR="00226D31" w:rsidDel="00E72828">
            <w:rPr>
              <w:rFonts w:ascii="Cambria" w:hAnsi="Cambria"/>
              <w:sz w:val="28"/>
              <w:szCs w:val="28"/>
            </w:rPr>
            <w:delText>,</w:delText>
          </w:r>
        </w:del>
      </w:ins>
      <w:del w:id="15367" w:author="Claire S" w:date="2026-07-28T11:19:00Z" w16du:dateUtc="2026-07-28T10:19:00Z">
        <w:r w:rsidR="00160F31" w:rsidDel="00E72828">
          <w:rPr>
            <w:rFonts w:ascii="Cambria" w:hAnsi="Cambria"/>
            <w:sz w:val="28"/>
            <w:szCs w:val="28"/>
          </w:rPr>
          <w:delText xml:space="preserve"> not really showing too much flesh</w:delText>
        </w:r>
        <w:r w:rsidR="00692552" w:rsidDel="00E72828">
          <w:rPr>
            <w:rFonts w:ascii="Cambria" w:hAnsi="Cambria"/>
            <w:sz w:val="28"/>
            <w:szCs w:val="28"/>
          </w:rPr>
          <w:delText xml:space="preserve"> -</w:delText>
        </w:r>
      </w:del>
      <w:ins w:id="15368" w:author="Daisy Watt" w:date="2026-06-23T09:30:00Z" w16du:dateUtc="2026-06-23T07:30:00Z">
        <w:del w:id="15369" w:author="Claire S" w:date="2026-07-28T11:19:00Z" w16du:dateUtc="2026-07-28T10:19:00Z">
          <w:r w:rsidR="007612A9" w:rsidDel="00E72828">
            <w:rPr>
              <w:rFonts w:ascii="Cambria" w:hAnsi="Cambria"/>
              <w:sz w:val="28"/>
              <w:szCs w:val="28"/>
            </w:rPr>
            <w:delText>–</w:delText>
          </w:r>
        </w:del>
      </w:ins>
      <w:del w:id="15370" w:author="Claire S" w:date="2026-07-28T11:19:00Z" w16du:dateUtc="2026-07-28T10:19:00Z">
        <w:r w:rsidR="00160F31" w:rsidDel="00E72828">
          <w:rPr>
            <w:rFonts w:ascii="Cambria" w:hAnsi="Cambria"/>
            <w:sz w:val="28"/>
            <w:szCs w:val="28"/>
          </w:rPr>
          <w:delText xml:space="preserve"> </w:delText>
        </w:r>
        <w:r w:rsidR="00692552" w:rsidDel="00E72828">
          <w:rPr>
            <w:rFonts w:ascii="Cambria" w:hAnsi="Cambria"/>
            <w:sz w:val="28"/>
            <w:szCs w:val="28"/>
          </w:rPr>
          <w:delText>a</w:delText>
        </w:r>
        <w:r w:rsidR="0090774F" w:rsidDel="00E72828">
          <w:rPr>
            <w:rFonts w:ascii="Cambria" w:hAnsi="Cambria"/>
            <w:sz w:val="28"/>
            <w:szCs w:val="28"/>
          </w:rPr>
          <w:delText>lthough obviously not</w:delText>
        </w:r>
        <w:r w:rsidR="00160F31" w:rsidDel="00E72828">
          <w:rPr>
            <w:rFonts w:ascii="Cambria" w:hAnsi="Cambria"/>
            <w:sz w:val="28"/>
            <w:szCs w:val="28"/>
          </w:rPr>
          <w:delText xml:space="preserve"> entirely decent</w:delText>
        </w:r>
        <w:r w:rsidR="004B300C" w:rsidDel="00E72828">
          <w:rPr>
            <w:rFonts w:ascii="Cambria" w:hAnsi="Cambria"/>
            <w:sz w:val="28"/>
            <w:szCs w:val="28"/>
          </w:rPr>
          <w:delText>,</w:delText>
        </w:r>
        <w:r w:rsidR="0090774F" w:rsidDel="00E72828">
          <w:rPr>
            <w:rFonts w:ascii="Cambria" w:hAnsi="Cambria"/>
            <w:sz w:val="28"/>
            <w:szCs w:val="28"/>
          </w:rPr>
          <w:delText xml:space="preserve"> as they were clearly shagging.  But </w:delText>
        </w:r>
        <w:r w:rsidR="001B5629" w:rsidDel="00E72828">
          <w:rPr>
            <w:rFonts w:ascii="Cambria" w:hAnsi="Cambria"/>
            <w:sz w:val="28"/>
            <w:szCs w:val="28"/>
          </w:rPr>
          <w:delText>at least</w:delText>
        </w:r>
        <w:r w:rsidR="00D14160" w:rsidDel="00E72828">
          <w:rPr>
            <w:rFonts w:ascii="Cambria" w:hAnsi="Cambria"/>
            <w:sz w:val="28"/>
            <w:szCs w:val="28"/>
          </w:rPr>
          <w:delText xml:space="preserve"> there was no audio</w:delText>
        </w:r>
        <w:r w:rsidR="00A770C4" w:rsidDel="00E72828">
          <w:rPr>
            <w:rFonts w:ascii="Cambria" w:hAnsi="Cambria"/>
            <w:sz w:val="28"/>
            <w:szCs w:val="28"/>
          </w:rPr>
          <w:delText>, which she was almost more relieved about</w:delText>
        </w:r>
        <w:r w:rsidR="006652AF" w:rsidDel="00E72828">
          <w:rPr>
            <w:rFonts w:ascii="Cambria" w:hAnsi="Cambria"/>
            <w:sz w:val="28"/>
            <w:szCs w:val="28"/>
          </w:rPr>
          <w:delText xml:space="preserve">, as well as the relief that </w:delText>
        </w:r>
        <w:r w:rsidR="00A770C4" w:rsidDel="00E72828">
          <w:rPr>
            <w:rFonts w:ascii="Cambria" w:hAnsi="Cambria"/>
            <w:sz w:val="28"/>
            <w:szCs w:val="28"/>
          </w:rPr>
          <w:delText xml:space="preserve">nothing </w:delText>
        </w:r>
        <w:r w:rsidR="00A770C4" w:rsidRPr="006652AF" w:rsidDel="00E72828">
          <w:rPr>
            <w:rFonts w:ascii="Cambria" w:hAnsi="Cambria"/>
            <w:i/>
            <w:iCs/>
            <w:sz w:val="28"/>
            <w:szCs w:val="28"/>
          </w:rPr>
          <w:delText>too</w:delText>
        </w:r>
        <w:r w:rsidR="00A770C4" w:rsidDel="00E72828">
          <w:rPr>
            <w:rFonts w:ascii="Cambria" w:hAnsi="Cambria"/>
            <w:sz w:val="28"/>
            <w:szCs w:val="28"/>
          </w:rPr>
          <w:delText xml:space="preserve"> revealing was shown</w:delText>
        </w:r>
        <w:r w:rsidR="00B27CD3" w:rsidDel="00E72828">
          <w:rPr>
            <w:rFonts w:ascii="Cambria" w:hAnsi="Cambria"/>
            <w:sz w:val="28"/>
            <w:szCs w:val="28"/>
          </w:rPr>
          <w:delText xml:space="preserve">.  </w:delText>
        </w:r>
        <w:r w:rsidR="004026FB" w:rsidDel="00E72828">
          <w:rPr>
            <w:rFonts w:ascii="Cambria" w:hAnsi="Cambria"/>
            <w:sz w:val="28"/>
            <w:szCs w:val="28"/>
          </w:rPr>
          <w:delText xml:space="preserve">Nor could anyone </w:delText>
        </w:r>
        <w:r w:rsidDel="00E72828">
          <w:rPr>
            <w:rFonts w:ascii="Cambria" w:hAnsi="Cambria"/>
            <w:sz w:val="28"/>
            <w:szCs w:val="28"/>
          </w:rPr>
          <w:delText xml:space="preserve">really tell </w:delText>
        </w:r>
        <w:r w:rsidR="00A770C4" w:rsidDel="00E72828">
          <w:rPr>
            <w:rFonts w:ascii="Cambria" w:hAnsi="Cambria"/>
            <w:sz w:val="28"/>
            <w:szCs w:val="28"/>
          </w:rPr>
          <w:delText xml:space="preserve">the man with </w:delText>
        </w:r>
        <w:r w:rsidR="004026FB" w:rsidDel="00E72828">
          <w:rPr>
            <w:rFonts w:ascii="Cambria" w:hAnsi="Cambria"/>
            <w:sz w:val="28"/>
            <w:szCs w:val="28"/>
          </w:rPr>
          <w:delText xml:space="preserve">Savannah </w:delText>
        </w:r>
        <w:r w:rsidDel="00E72828">
          <w:rPr>
            <w:rFonts w:ascii="Cambria" w:hAnsi="Cambria"/>
            <w:sz w:val="28"/>
            <w:szCs w:val="28"/>
          </w:rPr>
          <w:delText>was Jackso</w:delText>
        </w:r>
      </w:del>
      <w:ins w:id="15371" w:author="Daisy Watt" w:date="2026-06-23T09:32:00Z" w16du:dateUtc="2026-06-23T07:32:00Z">
        <w:del w:id="15372" w:author="Claire S" w:date="2026-07-28T11:19:00Z" w16du:dateUtc="2026-07-28T10:19:00Z">
          <w:r w:rsidR="00C45B88" w:rsidDel="00E72828">
            <w:rPr>
              <w:rFonts w:ascii="Cambria" w:hAnsi="Cambria"/>
              <w:sz w:val="28"/>
              <w:szCs w:val="28"/>
            </w:rPr>
            <w:delText>n</w:delText>
          </w:r>
        </w:del>
      </w:ins>
      <w:del w:id="15373" w:author="Claire S" w:date="2026-07-28T11:19:00Z" w16du:dateUtc="2026-07-28T10:19:00Z">
        <w:r w:rsidDel="00E72828">
          <w:rPr>
            <w:rFonts w:ascii="Cambria" w:hAnsi="Cambria"/>
            <w:sz w:val="28"/>
            <w:szCs w:val="28"/>
          </w:rPr>
          <w:delText>n</w:delText>
        </w:r>
        <w:r w:rsidR="00A770C4" w:rsidDel="00E72828">
          <w:rPr>
            <w:rFonts w:ascii="Cambria" w:hAnsi="Cambria"/>
            <w:sz w:val="28"/>
            <w:szCs w:val="28"/>
          </w:rPr>
          <w:delText>, from</w:delText>
        </w:r>
        <w:r w:rsidDel="00E72828">
          <w:rPr>
            <w:rFonts w:ascii="Cambria" w:hAnsi="Cambria"/>
            <w:sz w:val="28"/>
            <w:szCs w:val="28"/>
          </w:rPr>
          <w:delText xml:space="preserve"> the way </w:delText>
        </w:r>
        <w:r w:rsidR="009775AF" w:rsidDel="00E72828">
          <w:rPr>
            <w:rFonts w:ascii="Cambria" w:hAnsi="Cambria"/>
            <w:sz w:val="28"/>
            <w:szCs w:val="28"/>
          </w:rPr>
          <w:delText>it was shot</w:delText>
        </w:r>
        <w:r w:rsidR="008874C0" w:rsidDel="00E72828">
          <w:rPr>
            <w:rFonts w:ascii="Cambria" w:hAnsi="Cambria"/>
            <w:sz w:val="28"/>
            <w:szCs w:val="28"/>
          </w:rPr>
          <w:delText>, which would be a relief re his ‘brand’</w:delText>
        </w:r>
      </w:del>
      <w:ins w:id="15374" w:author="Daisy Watt" w:date="2026-06-23T09:31:00Z" w16du:dateUtc="2026-06-23T07:31:00Z">
        <w:del w:id="15375" w:author="Claire S" w:date="2026-07-28T11:19:00Z" w16du:dateUtc="2026-07-28T10:19:00Z">
          <w:r w:rsidR="00582886" w:rsidDel="00E72828">
            <w:rPr>
              <w:rFonts w:ascii="Cambria" w:hAnsi="Cambria"/>
              <w:sz w:val="28"/>
              <w:szCs w:val="28"/>
            </w:rPr>
            <w:delText>;</w:delText>
          </w:r>
        </w:del>
      </w:ins>
      <w:del w:id="15376" w:author="Claire S" w:date="2026-07-28T11:19:00Z" w16du:dateUtc="2026-07-28T10:19:00Z">
        <w:r w:rsidR="008874C0" w:rsidDel="00E72828">
          <w:rPr>
            <w:rFonts w:ascii="Cambria" w:hAnsi="Cambria"/>
            <w:sz w:val="28"/>
            <w:szCs w:val="28"/>
          </w:rPr>
          <w:delText>.</w:delText>
        </w:r>
        <w:r w:rsidR="009775AF" w:rsidDel="00E72828">
          <w:rPr>
            <w:rFonts w:ascii="Cambria" w:hAnsi="Cambria"/>
            <w:sz w:val="28"/>
            <w:szCs w:val="28"/>
          </w:rPr>
          <w:delText xml:space="preserve"> </w:delText>
        </w:r>
        <w:r w:rsidR="00A770C4" w:rsidDel="00E72828">
          <w:rPr>
            <w:rFonts w:ascii="Cambria" w:hAnsi="Cambria"/>
            <w:sz w:val="28"/>
            <w:szCs w:val="28"/>
          </w:rPr>
          <w:delText>I</w:delText>
        </w:r>
      </w:del>
      <w:ins w:id="15377" w:author="Daisy Watt" w:date="2026-06-23T09:32:00Z" w16du:dateUtc="2026-06-23T07:32:00Z">
        <w:del w:id="15378" w:author="Claire S" w:date="2026-07-28T11:19:00Z" w16du:dateUtc="2026-07-28T10:19:00Z">
          <w:r w:rsidR="00E661FB" w:rsidDel="00E72828">
            <w:rPr>
              <w:rFonts w:ascii="Cambria" w:hAnsi="Cambria"/>
              <w:sz w:val="28"/>
              <w:szCs w:val="28"/>
            </w:rPr>
            <w:delText>i</w:delText>
          </w:r>
        </w:del>
      </w:ins>
      <w:del w:id="15379" w:author="Claire S" w:date="2026-07-28T11:19:00Z" w16du:dateUtc="2026-07-28T10:19:00Z">
        <w:r w:rsidR="00A770C4" w:rsidDel="00E72828">
          <w:rPr>
            <w:rFonts w:ascii="Cambria" w:hAnsi="Cambria"/>
            <w:sz w:val="28"/>
            <w:szCs w:val="28"/>
          </w:rPr>
          <w:delText>t</w:delText>
        </w:r>
        <w:r w:rsidR="009775AF" w:rsidDel="00E72828">
          <w:rPr>
            <w:rFonts w:ascii="Cambria" w:hAnsi="Cambria"/>
            <w:sz w:val="28"/>
            <w:szCs w:val="28"/>
          </w:rPr>
          <w:delText xml:space="preserve"> could have almost been </w:delText>
        </w:r>
      </w:del>
      <w:ins w:id="15380" w:author="Daisy Watt" w:date="2026-06-23T09:32:00Z" w16du:dateUtc="2026-06-23T07:32:00Z">
        <w:del w:id="15381" w:author="Claire S" w:date="2026-07-28T11:19:00Z" w16du:dateUtc="2026-07-28T10:19:00Z">
          <w:r w:rsidR="00D0088E" w:rsidDel="00E72828">
            <w:rPr>
              <w:rFonts w:ascii="Cambria" w:hAnsi="Cambria"/>
              <w:sz w:val="28"/>
              <w:szCs w:val="28"/>
            </w:rPr>
            <w:delText xml:space="preserve">almost </w:delText>
          </w:r>
        </w:del>
      </w:ins>
      <w:del w:id="15382" w:author="Claire S" w:date="2026-07-28T11:19:00Z" w16du:dateUtc="2026-07-28T10:19:00Z">
        <w:r w:rsidR="009775AF" w:rsidDel="00E72828">
          <w:rPr>
            <w:rFonts w:ascii="Cambria" w:hAnsi="Cambria"/>
            <w:sz w:val="28"/>
            <w:szCs w:val="28"/>
          </w:rPr>
          <w:delText>any dark-haired man in a white shirt and black trousers;</w:delText>
        </w:r>
      </w:del>
      <w:ins w:id="15383" w:author="Daisy Watt" w:date="2026-06-23T09:33:00Z" w16du:dateUtc="2026-06-23T07:33:00Z">
        <w:del w:id="15384" w:author="Claire S" w:date="2026-07-28T11:19:00Z" w16du:dateUtc="2026-07-28T10:19:00Z">
          <w:r w:rsidR="009775AF" w:rsidDel="00E72828">
            <w:rPr>
              <w:rFonts w:ascii="Cambria" w:hAnsi="Cambria"/>
              <w:sz w:val="28"/>
              <w:szCs w:val="28"/>
            </w:rPr>
            <w:delText xml:space="preserve"> </w:delText>
          </w:r>
          <w:r w:rsidR="00C45B88" w:rsidDel="00E72828">
            <w:rPr>
              <w:rFonts w:ascii="Cambria" w:hAnsi="Cambria"/>
              <w:sz w:val="28"/>
              <w:szCs w:val="28"/>
            </w:rPr>
            <w:delText>–</w:delText>
          </w:r>
        </w:del>
      </w:ins>
      <w:del w:id="15385" w:author="Claire S" w:date="2026-07-28T11:19:00Z" w16du:dateUtc="2026-07-28T10:19:00Z">
        <w:r w:rsidR="009775AF" w:rsidDel="00E72828">
          <w:rPr>
            <w:rFonts w:ascii="Cambria" w:hAnsi="Cambria"/>
            <w:sz w:val="28"/>
            <w:szCs w:val="28"/>
          </w:rPr>
          <w:delText xml:space="preserve"> </w:delText>
        </w:r>
        <w:r w:rsidR="00A770C4" w:rsidDel="00E72828">
          <w:rPr>
            <w:rFonts w:ascii="Cambria" w:hAnsi="Cambria"/>
            <w:sz w:val="28"/>
            <w:szCs w:val="28"/>
          </w:rPr>
          <w:delText xml:space="preserve">in fact, </w:delText>
        </w:r>
        <w:r w:rsidR="009775AF" w:rsidDel="00E72828">
          <w:rPr>
            <w:rFonts w:ascii="Cambria" w:hAnsi="Cambria"/>
            <w:sz w:val="28"/>
            <w:szCs w:val="28"/>
          </w:rPr>
          <w:delText>it could have almost been Dex.</w:delText>
        </w:r>
      </w:del>
      <w:ins w:id="15386" w:author="Daisy Watt" w:date="2026-06-23T09:32:00Z" w16du:dateUtc="2026-06-23T07:32:00Z">
        <w:del w:id="15387" w:author="Claire S" w:date="2026-07-28T11:19:00Z" w16du:dateUtc="2026-07-28T10:19:00Z">
          <w:r w:rsidR="00D2462F" w:rsidDel="00E72828">
            <w:rPr>
              <w:rFonts w:ascii="Cambria" w:hAnsi="Cambria"/>
              <w:sz w:val="28"/>
              <w:szCs w:val="28"/>
            </w:rPr>
            <w:delText xml:space="preserve"> </w:delText>
          </w:r>
        </w:del>
      </w:ins>
    </w:p>
    <w:p w14:paraId="5E08EF65" w14:textId="1CF167AC" w:rsidR="00AB6480" w:rsidDel="00E72828" w:rsidRDefault="00AB6480" w:rsidP="00CD09E9">
      <w:pPr>
        <w:spacing w:line="360" w:lineRule="auto"/>
        <w:contextualSpacing/>
        <w:rPr>
          <w:del w:id="15388" w:author="Claire S" w:date="2026-07-28T11:19:00Z" w16du:dateUtc="2026-07-28T10:19:00Z"/>
          <w:rFonts w:ascii="Cambria" w:hAnsi="Cambria"/>
          <w:sz w:val="28"/>
          <w:szCs w:val="28"/>
        </w:rPr>
      </w:pPr>
      <w:del w:id="15389" w:author="Claire S" w:date="2026-07-28T11:19:00Z" w16du:dateUtc="2026-07-28T10:19:00Z">
        <w:r w:rsidDel="00E72828">
          <w:rPr>
            <w:rFonts w:ascii="Cambria" w:hAnsi="Cambria"/>
            <w:sz w:val="28"/>
            <w:szCs w:val="28"/>
          </w:rPr>
          <w:tab/>
        </w:r>
        <w:commentRangeStart w:id="15390"/>
        <w:r w:rsidDel="00E72828">
          <w:rPr>
            <w:rFonts w:ascii="Cambria" w:hAnsi="Cambria"/>
            <w:sz w:val="28"/>
            <w:szCs w:val="28"/>
          </w:rPr>
          <w:delText>And darling Dex</w:delText>
        </w:r>
      </w:del>
      <w:del w:id="15391" w:author="Claire S" w:date="2026-05-20T10:51:00Z" w16du:dateUtc="2026-05-20T09:51:00Z">
        <w:r w:rsidDel="005F57ED">
          <w:rPr>
            <w:rFonts w:ascii="Cambria" w:hAnsi="Cambria"/>
            <w:sz w:val="28"/>
            <w:szCs w:val="28"/>
          </w:rPr>
          <w:delText xml:space="preserve"> was </w:delText>
        </w:r>
        <w:r w:rsidR="005A6A78" w:rsidDel="005F57ED">
          <w:rPr>
            <w:rFonts w:ascii="Cambria" w:hAnsi="Cambria"/>
            <w:sz w:val="28"/>
            <w:szCs w:val="28"/>
          </w:rPr>
          <w:delText>today’s</w:delText>
        </w:r>
        <w:r w:rsidDel="005F57ED">
          <w:rPr>
            <w:rFonts w:ascii="Cambria" w:hAnsi="Cambria"/>
            <w:sz w:val="28"/>
            <w:szCs w:val="28"/>
          </w:rPr>
          <w:delText xml:space="preserve"> front-page news </w:delText>
        </w:r>
        <w:r w:rsidR="001B5629" w:rsidDel="005F57ED">
          <w:rPr>
            <w:rFonts w:ascii="Cambria" w:hAnsi="Cambria"/>
            <w:sz w:val="28"/>
            <w:szCs w:val="28"/>
          </w:rPr>
          <w:delText>on several tabloids</w:delText>
        </w:r>
      </w:del>
      <w:del w:id="15392" w:author="Claire S" w:date="2026-07-28T11:19:00Z" w16du:dateUtc="2026-07-28T10:19:00Z">
        <w:r w:rsidR="001B5629" w:rsidDel="00E72828">
          <w:rPr>
            <w:rFonts w:ascii="Cambria" w:hAnsi="Cambria"/>
            <w:sz w:val="28"/>
            <w:szCs w:val="28"/>
          </w:rPr>
          <w:delText>:</w:delText>
        </w:r>
      </w:del>
    </w:p>
    <w:p w14:paraId="0F03AF08" w14:textId="62E4F586" w:rsidR="00123CB1" w:rsidDel="00E72828" w:rsidRDefault="00AB6480" w:rsidP="00420F1F">
      <w:pPr>
        <w:spacing w:line="360" w:lineRule="auto"/>
        <w:ind w:firstLine="720"/>
        <w:contextualSpacing/>
        <w:rPr>
          <w:del w:id="15393" w:author="Claire S" w:date="2026-07-28T11:19:00Z" w16du:dateUtc="2026-07-28T10:19:00Z"/>
          <w:rFonts w:ascii="Cambria" w:hAnsi="Cambria"/>
          <w:sz w:val="28"/>
          <w:szCs w:val="28"/>
        </w:rPr>
      </w:pPr>
      <w:del w:id="15394" w:author="Claire S" w:date="2026-07-28T11:19:00Z" w16du:dateUtc="2026-07-28T10:19:00Z">
        <w:r w:rsidDel="00E72828">
          <w:rPr>
            <w:rFonts w:ascii="Cambria" w:hAnsi="Cambria"/>
            <w:sz w:val="28"/>
            <w:szCs w:val="28"/>
          </w:rPr>
          <w:delText>‘</w:delText>
        </w:r>
        <w:r w:rsidR="00A770C4" w:rsidDel="00E72828">
          <w:rPr>
            <w:rFonts w:ascii="Cambria" w:hAnsi="Cambria"/>
            <w:b/>
            <w:bCs/>
            <w:i/>
            <w:iCs/>
            <w:sz w:val="28"/>
            <w:szCs w:val="28"/>
          </w:rPr>
          <w:delText xml:space="preserve">TOP EDITOR DIDN’T TOP HIMSELF!’ </w:delText>
        </w:r>
        <w:r w:rsidR="00A770C4" w:rsidRPr="00A770C4" w:rsidDel="00E72828">
          <w:rPr>
            <w:rFonts w:ascii="Cambria" w:hAnsi="Cambria"/>
            <w:sz w:val="28"/>
            <w:szCs w:val="28"/>
          </w:rPr>
          <w:delText>c</w:delText>
        </w:r>
        <w:r w:rsidDel="00E72828">
          <w:rPr>
            <w:rFonts w:ascii="Cambria" w:hAnsi="Cambria"/>
            <w:sz w:val="28"/>
            <w:szCs w:val="28"/>
          </w:rPr>
          <w:delText>ried</w:delText>
        </w:r>
        <w:r w:rsidR="00A770C4" w:rsidDel="00E72828">
          <w:rPr>
            <w:rFonts w:ascii="Cambria" w:hAnsi="Cambria"/>
            <w:sz w:val="28"/>
            <w:szCs w:val="28"/>
          </w:rPr>
          <w:delText xml:space="preserve"> </w:delText>
        </w:r>
        <w:r w:rsidR="00A770C4" w:rsidRPr="00CC00B0" w:rsidDel="00E72828">
          <w:rPr>
            <w:rFonts w:ascii="Cambria" w:hAnsi="Cambria"/>
            <w:sz w:val="28"/>
            <w:szCs w:val="28"/>
            <w:rPrChange w:id="15395" w:author="Daisy Watt" w:date="2026-06-23T12:42:00Z" w16du:dateUtc="2026-06-23T10:42:00Z">
              <w:rPr>
                <w:rFonts w:ascii="Cambria" w:hAnsi="Cambria"/>
                <w:i/>
                <w:iCs/>
                <w:sz w:val="28"/>
                <w:szCs w:val="28"/>
              </w:rPr>
            </w:rPrChange>
          </w:rPr>
          <w:delText>The</w:delText>
        </w:r>
      </w:del>
      <w:ins w:id="15396" w:author="Daisy Watt" w:date="2026-06-23T09:33:00Z" w16du:dateUtc="2026-06-23T07:33:00Z">
        <w:del w:id="15397" w:author="Claire S" w:date="2026-07-28T11:19:00Z" w16du:dateUtc="2026-07-28T10:19:00Z">
          <w:r w:rsidR="00CC00B0" w:rsidDel="00E72828">
            <w:rPr>
              <w:rFonts w:ascii="Cambria" w:hAnsi="Cambria"/>
              <w:sz w:val="28"/>
              <w:szCs w:val="28"/>
            </w:rPr>
            <w:delText>the</w:delText>
          </w:r>
        </w:del>
      </w:ins>
      <w:del w:id="15398" w:author="Claire S" w:date="2026-07-28T11:19:00Z" w16du:dateUtc="2026-07-28T10:19:00Z">
        <w:r w:rsidR="00A770C4" w:rsidRPr="00420F1F" w:rsidDel="00E72828">
          <w:rPr>
            <w:rFonts w:ascii="Cambria" w:hAnsi="Cambria"/>
            <w:i/>
            <w:iCs/>
            <w:sz w:val="28"/>
            <w:szCs w:val="28"/>
          </w:rPr>
          <w:delText xml:space="preserve"> Sun</w:delText>
        </w:r>
        <w:r w:rsidR="00420F1F" w:rsidDel="00E72828">
          <w:rPr>
            <w:rFonts w:ascii="Cambria" w:hAnsi="Cambria"/>
            <w:i/>
            <w:iCs/>
            <w:sz w:val="28"/>
            <w:szCs w:val="28"/>
          </w:rPr>
          <w:delText>,</w:delText>
        </w:r>
        <w:r w:rsidR="00A770C4" w:rsidDel="00E72828">
          <w:rPr>
            <w:rFonts w:ascii="Cambria" w:hAnsi="Cambria"/>
            <w:sz w:val="28"/>
            <w:szCs w:val="28"/>
          </w:rPr>
          <w:delText xml:space="preserve"> </w:delText>
        </w:r>
        <w:r w:rsidR="001B5629" w:rsidDel="00E72828">
          <w:rPr>
            <w:rFonts w:ascii="Cambria" w:hAnsi="Cambria"/>
            <w:sz w:val="28"/>
            <w:szCs w:val="28"/>
          </w:rPr>
          <w:delText>which</w:delText>
        </w:r>
        <w:r w:rsidR="00420F1F" w:rsidDel="00E72828">
          <w:rPr>
            <w:rFonts w:ascii="Cambria" w:hAnsi="Cambria"/>
            <w:sz w:val="28"/>
            <w:szCs w:val="28"/>
          </w:rPr>
          <w:delText xml:space="preserve"> made </w:delText>
        </w:r>
        <w:r w:rsidR="00A770C4" w:rsidDel="00E72828">
          <w:rPr>
            <w:rFonts w:ascii="Cambria" w:hAnsi="Cambria"/>
            <w:sz w:val="28"/>
            <w:szCs w:val="28"/>
          </w:rPr>
          <w:delText xml:space="preserve">Savannah </w:delText>
        </w:r>
      </w:del>
      <w:del w:id="15399" w:author="Claire S" w:date="2026-05-22T15:02:00Z" w16du:dateUtc="2026-05-22T14:02:00Z">
        <w:r w:rsidR="00A770C4" w:rsidDel="00494632">
          <w:rPr>
            <w:rFonts w:ascii="Cambria" w:hAnsi="Cambria"/>
            <w:sz w:val="28"/>
            <w:szCs w:val="28"/>
          </w:rPr>
          <w:delText>thr</w:delText>
        </w:r>
        <w:r w:rsidR="00420F1F" w:rsidDel="00494632">
          <w:rPr>
            <w:rFonts w:ascii="Cambria" w:hAnsi="Cambria"/>
            <w:sz w:val="28"/>
            <w:szCs w:val="28"/>
          </w:rPr>
          <w:delText>o</w:delText>
        </w:r>
        <w:r w:rsidR="00A770C4" w:rsidDel="00494632">
          <w:rPr>
            <w:rFonts w:ascii="Cambria" w:hAnsi="Cambria"/>
            <w:sz w:val="28"/>
            <w:szCs w:val="28"/>
          </w:rPr>
          <w:delText xml:space="preserve">w </w:delText>
        </w:r>
      </w:del>
      <w:del w:id="15400" w:author="Claire S" w:date="2026-07-28T11:19:00Z" w16du:dateUtc="2026-07-28T10:19:00Z">
        <w:r w:rsidR="00A770C4" w:rsidDel="00E72828">
          <w:rPr>
            <w:rFonts w:ascii="Cambria" w:hAnsi="Cambria"/>
            <w:sz w:val="28"/>
            <w:szCs w:val="28"/>
          </w:rPr>
          <w:delText xml:space="preserve">the </w:delText>
        </w:r>
        <w:r w:rsidR="0026442F" w:rsidDel="00E72828">
          <w:rPr>
            <w:rFonts w:ascii="Cambria" w:hAnsi="Cambria"/>
            <w:sz w:val="28"/>
            <w:szCs w:val="28"/>
          </w:rPr>
          <w:delText xml:space="preserve">phone </w:delText>
        </w:r>
        <w:r w:rsidR="00A770C4" w:rsidDel="00E72828">
          <w:rPr>
            <w:rFonts w:ascii="Cambria" w:hAnsi="Cambria"/>
            <w:sz w:val="28"/>
            <w:szCs w:val="28"/>
          </w:rPr>
          <w:delText>across the room in distress</w:delText>
        </w:r>
        <w:r w:rsidR="00420F1F" w:rsidDel="00E72828">
          <w:rPr>
            <w:rFonts w:ascii="Cambria" w:hAnsi="Cambria"/>
            <w:sz w:val="28"/>
            <w:szCs w:val="28"/>
          </w:rPr>
          <w:delText xml:space="preserve"> and fury,</w:delText>
        </w:r>
        <w:commentRangeEnd w:id="15390"/>
        <w:r w:rsidR="00F2080A" w:rsidDel="00E72828">
          <w:rPr>
            <w:rStyle w:val="CommentReference"/>
            <w:rFonts w:ascii="Cambria" w:hAnsi="Cambria"/>
            <w:sz w:val="28"/>
            <w:szCs w:val="28"/>
          </w:rPr>
          <w:commentReference w:id="15390"/>
        </w:r>
        <w:r w:rsidR="00420F1F" w:rsidDel="00E72828">
          <w:rPr>
            <w:rFonts w:ascii="Cambria" w:hAnsi="Cambria"/>
            <w:sz w:val="28"/>
            <w:szCs w:val="28"/>
          </w:rPr>
          <w:delText xml:space="preserve"> just as it pinged with a message</w:delText>
        </w:r>
      </w:del>
      <w:del w:id="15401" w:author="Claire S" w:date="2026-05-20T10:51:00Z" w16du:dateUtc="2026-05-20T09:51:00Z">
        <w:r w:rsidR="00420F1F" w:rsidDel="00C153F5">
          <w:rPr>
            <w:rFonts w:ascii="Cambria" w:hAnsi="Cambria"/>
            <w:sz w:val="28"/>
            <w:szCs w:val="28"/>
          </w:rPr>
          <w:delText xml:space="preserve"> from her Uber</w:delText>
        </w:r>
        <w:r w:rsidR="00DC60C9" w:rsidDel="00C153F5">
          <w:rPr>
            <w:rFonts w:ascii="Cambria" w:hAnsi="Cambria"/>
            <w:sz w:val="28"/>
            <w:szCs w:val="28"/>
          </w:rPr>
          <w:delText xml:space="preserve"> driver</w:delText>
        </w:r>
      </w:del>
      <w:del w:id="15402" w:author="Claire S" w:date="2026-07-28T11:19:00Z" w16du:dateUtc="2026-07-28T10:19:00Z">
        <w:r w:rsidR="00DC60C9" w:rsidDel="00E72828">
          <w:rPr>
            <w:rFonts w:ascii="Cambria" w:hAnsi="Cambria"/>
            <w:sz w:val="28"/>
            <w:szCs w:val="28"/>
          </w:rPr>
          <w:delText>:</w:delText>
        </w:r>
        <w:r w:rsidR="00123CB1" w:rsidDel="00E72828">
          <w:rPr>
            <w:rFonts w:ascii="Cambria" w:hAnsi="Cambria"/>
            <w:sz w:val="28"/>
            <w:szCs w:val="28"/>
          </w:rPr>
          <w:delText xml:space="preserve"> </w:delText>
        </w:r>
      </w:del>
    </w:p>
    <w:p w14:paraId="64E49550" w14:textId="7C4F3F9F" w:rsidR="00420F1F" w:rsidRPr="00123CB1" w:rsidDel="005055DA" w:rsidRDefault="00123CB1" w:rsidP="00420F1F">
      <w:pPr>
        <w:spacing w:line="360" w:lineRule="auto"/>
        <w:ind w:firstLine="720"/>
        <w:contextualSpacing/>
        <w:rPr>
          <w:moveFrom w:id="15403" w:author="Claire S" w:date="2026-07-28T10:51:00Z" w16du:dateUtc="2026-07-28T09:51:00Z"/>
          <w:rFonts w:ascii="Cambria" w:hAnsi="Cambria"/>
          <w:i/>
          <w:iCs/>
          <w:sz w:val="28"/>
          <w:szCs w:val="28"/>
        </w:rPr>
      </w:pPr>
      <w:moveFromRangeStart w:id="15404" w:author="Claire S" w:date="2026-07-28T10:51:00Z" w:name="move236128285"/>
      <w:moveFrom w:id="15405" w:author="Claire S" w:date="2026-07-28T10:51:00Z" w16du:dateUtc="2026-07-28T09:51:00Z">
        <w:r w:rsidRPr="00123CB1" w:rsidDel="005055DA">
          <w:rPr>
            <w:rFonts w:ascii="Cambria" w:hAnsi="Cambria"/>
            <w:i/>
            <w:iCs/>
            <w:sz w:val="28"/>
            <w:szCs w:val="28"/>
          </w:rPr>
          <w:t>‘Yannis is outside</w:t>
        </w:r>
        <w:r w:rsidR="00DC60C9" w:rsidDel="005055DA">
          <w:rPr>
            <w:rFonts w:ascii="Cambria" w:hAnsi="Cambria"/>
            <w:i/>
            <w:iCs/>
            <w:sz w:val="28"/>
            <w:szCs w:val="28"/>
          </w:rPr>
          <w:t xml:space="preserve"> in a </w:t>
        </w:r>
        <w:r w:rsidR="001B5629" w:rsidDel="005055DA">
          <w:rPr>
            <w:rFonts w:ascii="Cambria" w:hAnsi="Cambria"/>
            <w:i/>
            <w:iCs/>
            <w:sz w:val="28"/>
            <w:szCs w:val="28"/>
          </w:rPr>
          <w:t xml:space="preserve">silver </w:t>
        </w:r>
        <w:r w:rsidR="00DC60C9" w:rsidDel="005055DA">
          <w:rPr>
            <w:rFonts w:ascii="Cambria" w:hAnsi="Cambria"/>
            <w:i/>
            <w:iCs/>
            <w:sz w:val="28"/>
            <w:szCs w:val="28"/>
          </w:rPr>
          <w:t>Prius</w:t>
        </w:r>
        <w:r w:rsidRPr="00123CB1" w:rsidDel="005055DA">
          <w:rPr>
            <w:rFonts w:ascii="Cambria" w:hAnsi="Cambria"/>
            <w:i/>
            <w:iCs/>
            <w:sz w:val="28"/>
            <w:szCs w:val="28"/>
          </w:rPr>
          <w:t>.’</w:t>
        </w:r>
      </w:moveFrom>
    </w:p>
    <w:moveFromRangeEnd w:id="15404"/>
    <w:p w14:paraId="4631D156" w14:textId="42A4B643" w:rsidR="00420F1F" w:rsidDel="00E72828" w:rsidRDefault="00420F1F" w:rsidP="00420F1F">
      <w:pPr>
        <w:spacing w:line="360" w:lineRule="auto"/>
        <w:contextualSpacing/>
        <w:rPr>
          <w:del w:id="15406" w:author="Claire S" w:date="2026-07-28T11:19:00Z" w16du:dateUtc="2026-07-28T10:19:00Z"/>
          <w:rFonts w:ascii="Cambria" w:hAnsi="Cambria"/>
          <w:sz w:val="28"/>
          <w:szCs w:val="28"/>
        </w:rPr>
      </w:pPr>
    </w:p>
    <w:p w14:paraId="65488E5B" w14:textId="11B67BD3" w:rsidR="00420F1F" w:rsidDel="00E72828" w:rsidRDefault="00420F1F" w:rsidP="00420F1F">
      <w:pPr>
        <w:spacing w:line="360" w:lineRule="auto"/>
        <w:contextualSpacing/>
        <w:rPr>
          <w:del w:id="15407" w:author="Claire S" w:date="2026-07-28T11:19:00Z" w16du:dateUtc="2026-07-28T10:19:00Z"/>
          <w:rFonts w:ascii="Cambria" w:hAnsi="Cambria"/>
          <w:sz w:val="28"/>
          <w:szCs w:val="28"/>
        </w:rPr>
      </w:pPr>
      <w:del w:id="15408" w:author="Claire S" w:date="2026-07-28T11:19:00Z" w16du:dateUtc="2026-07-28T10:19:00Z">
        <w:r w:rsidDel="00E72828">
          <w:rPr>
            <w:rFonts w:ascii="Cambria" w:hAnsi="Cambria"/>
            <w:sz w:val="28"/>
            <w:szCs w:val="28"/>
          </w:rPr>
          <w:delText>*</w:delText>
        </w:r>
      </w:del>
    </w:p>
    <w:p w14:paraId="413A539B" w14:textId="311ACCF4" w:rsidR="00123CB1" w:rsidRDefault="00123CB1" w:rsidP="00123CB1">
      <w:pPr>
        <w:spacing w:line="360" w:lineRule="auto"/>
        <w:contextualSpacing/>
        <w:rPr>
          <w:rFonts w:ascii="Cambria" w:hAnsi="Cambria"/>
          <w:sz w:val="28"/>
          <w:szCs w:val="28"/>
        </w:rPr>
      </w:pPr>
      <w:r>
        <w:rPr>
          <w:rFonts w:ascii="Cambria" w:hAnsi="Cambria"/>
          <w:sz w:val="28"/>
          <w:szCs w:val="28"/>
        </w:rPr>
        <w:t xml:space="preserve">Walking </w:t>
      </w:r>
      <w:del w:id="15409" w:author="Claire S" w:date="2026-07-28T14:44:00Z" w16du:dateUtc="2026-07-28T13:44:00Z">
        <w:r w:rsidDel="00B1114F">
          <w:rPr>
            <w:rFonts w:ascii="Cambria" w:hAnsi="Cambria"/>
            <w:sz w:val="28"/>
            <w:szCs w:val="28"/>
          </w:rPr>
          <w:delText>down the garden path</w:delText>
        </w:r>
      </w:del>
      <w:ins w:id="15410" w:author="Claire S" w:date="2026-07-29T17:56:00Z" w16du:dateUtc="2026-07-29T16:56:00Z">
        <w:r w:rsidR="00611529">
          <w:rPr>
            <w:rFonts w:ascii="Cambria" w:hAnsi="Cambria"/>
            <w:sz w:val="28"/>
            <w:szCs w:val="28"/>
          </w:rPr>
          <w:t>through her front garden</w:t>
        </w:r>
      </w:ins>
      <w:r>
        <w:rPr>
          <w:rFonts w:ascii="Cambria" w:hAnsi="Cambria"/>
          <w:sz w:val="28"/>
          <w:szCs w:val="28"/>
        </w:rPr>
        <w:t>, Savannah passed the security</w:t>
      </w:r>
      <w:ins w:id="15411" w:author="Daisy Watt" w:date="2026-06-23T09:35:00Z" w16du:dateUtc="2026-06-23T07:35:00Z">
        <w:r w:rsidR="00617B49">
          <w:rPr>
            <w:rFonts w:ascii="Cambria" w:hAnsi="Cambria"/>
            <w:sz w:val="28"/>
            <w:szCs w:val="28"/>
          </w:rPr>
          <w:t xml:space="preserve"> </w:t>
        </w:r>
      </w:ins>
      <w:del w:id="15412" w:author="Daisy Watt" w:date="2026-06-23T09:35:00Z" w16du:dateUtc="2026-06-23T07:35:00Z">
        <w:r w:rsidR="004B300C">
          <w:rPr>
            <w:rFonts w:ascii="Cambria" w:hAnsi="Cambria"/>
            <w:sz w:val="28"/>
            <w:szCs w:val="28"/>
          </w:rPr>
          <w:delText>-</w:delText>
        </w:r>
      </w:del>
      <w:r>
        <w:rPr>
          <w:rFonts w:ascii="Cambria" w:hAnsi="Cambria"/>
          <w:sz w:val="28"/>
          <w:szCs w:val="28"/>
        </w:rPr>
        <w:t xml:space="preserve">guard sitting in the </w:t>
      </w:r>
      <w:r w:rsidR="004B300C">
        <w:rPr>
          <w:rFonts w:ascii="Cambria" w:hAnsi="Cambria"/>
          <w:sz w:val="28"/>
          <w:szCs w:val="28"/>
        </w:rPr>
        <w:t xml:space="preserve">Parliament </w:t>
      </w:r>
      <w:r>
        <w:rPr>
          <w:rFonts w:ascii="Cambria" w:hAnsi="Cambria"/>
          <w:sz w:val="28"/>
          <w:szCs w:val="28"/>
        </w:rPr>
        <w:t>van</w:t>
      </w:r>
      <w:r w:rsidR="00974DB6">
        <w:rPr>
          <w:rFonts w:ascii="Cambria" w:hAnsi="Cambria"/>
          <w:sz w:val="28"/>
          <w:szCs w:val="28"/>
        </w:rPr>
        <w:t>. It wasn’t</w:t>
      </w:r>
      <w:r>
        <w:rPr>
          <w:rFonts w:ascii="Cambria" w:hAnsi="Cambria"/>
          <w:sz w:val="28"/>
          <w:szCs w:val="28"/>
        </w:rPr>
        <w:t xml:space="preserve"> the tall American from last night, but the shorter Londoner.  </w:t>
      </w:r>
      <w:r w:rsidR="001D0964">
        <w:rPr>
          <w:rFonts w:ascii="Cambria" w:hAnsi="Cambria"/>
          <w:sz w:val="28"/>
          <w:szCs w:val="28"/>
        </w:rPr>
        <w:t>W</w:t>
      </w:r>
      <w:r>
        <w:rPr>
          <w:rFonts w:ascii="Cambria" w:hAnsi="Cambria"/>
          <w:sz w:val="28"/>
          <w:szCs w:val="28"/>
        </w:rPr>
        <w:t>as it her imagination</w:t>
      </w:r>
      <w:r w:rsidR="0026442F">
        <w:rPr>
          <w:rFonts w:ascii="Cambria" w:hAnsi="Cambria"/>
          <w:sz w:val="28"/>
          <w:szCs w:val="28"/>
        </w:rPr>
        <w:t>,</w:t>
      </w:r>
      <w:r>
        <w:rPr>
          <w:rFonts w:ascii="Cambria" w:hAnsi="Cambria"/>
          <w:sz w:val="28"/>
          <w:szCs w:val="28"/>
        </w:rPr>
        <w:t xml:space="preserve"> or </w:t>
      </w:r>
      <w:r w:rsidR="001B5629">
        <w:rPr>
          <w:rFonts w:ascii="Cambria" w:hAnsi="Cambria"/>
          <w:sz w:val="28"/>
          <w:szCs w:val="28"/>
        </w:rPr>
        <w:t>did</w:t>
      </w:r>
      <w:r>
        <w:rPr>
          <w:rFonts w:ascii="Cambria" w:hAnsi="Cambria"/>
          <w:sz w:val="28"/>
          <w:szCs w:val="28"/>
        </w:rPr>
        <w:t xml:space="preserve"> he smirk</w:t>
      </w:r>
      <w:r w:rsidR="001B5629">
        <w:rPr>
          <w:rFonts w:ascii="Cambria" w:hAnsi="Cambria"/>
          <w:sz w:val="28"/>
          <w:szCs w:val="28"/>
        </w:rPr>
        <w:t xml:space="preserve"> </w:t>
      </w:r>
      <w:del w:id="15413" w:author="Daisy Watt" w:date="2026-06-23T09:35:00Z" w16du:dateUtc="2026-06-23T07:35:00Z">
        <w:r>
          <w:rPr>
            <w:rFonts w:ascii="Cambria" w:hAnsi="Cambria"/>
            <w:sz w:val="28"/>
            <w:szCs w:val="28"/>
          </w:rPr>
          <w:delText xml:space="preserve">a bit </w:delText>
        </w:r>
      </w:del>
      <w:r>
        <w:rPr>
          <w:rFonts w:ascii="Cambria" w:hAnsi="Cambria"/>
          <w:sz w:val="28"/>
          <w:szCs w:val="28"/>
        </w:rPr>
        <w:t xml:space="preserve">as she </w:t>
      </w:r>
      <w:del w:id="15414" w:author="Claire S" w:date="2026-06-04T16:46:00Z" w16du:dateUtc="2026-06-04T15:46:00Z">
        <w:r>
          <w:rPr>
            <w:rFonts w:ascii="Cambria" w:hAnsi="Cambria"/>
            <w:sz w:val="28"/>
            <w:szCs w:val="28"/>
          </w:rPr>
          <w:delText xml:space="preserve">walked </w:delText>
        </w:r>
      </w:del>
      <w:r>
        <w:rPr>
          <w:rFonts w:ascii="Cambria" w:hAnsi="Cambria"/>
          <w:sz w:val="28"/>
          <w:szCs w:val="28"/>
        </w:rPr>
        <w:t>pas</w:t>
      </w:r>
      <w:ins w:id="15415" w:author="Claire S" w:date="2026-06-04T16:46:00Z" w16du:dateUtc="2026-06-04T15:46:00Z">
        <w:r w:rsidR="00D86787">
          <w:rPr>
            <w:rFonts w:ascii="Cambria" w:hAnsi="Cambria"/>
            <w:sz w:val="28"/>
            <w:szCs w:val="28"/>
          </w:rPr>
          <w:t>sed him</w:t>
        </w:r>
      </w:ins>
      <w:del w:id="15416" w:author="Claire S" w:date="2026-06-04T16:46:00Z" w16du:dateUtc="2026-06-04T15:46:00Z">
        <w:r w:rsidDel="00D86787">
          <w:rPr>
            <w:rFonts w:ascii="Cambria" w:hAnsi="Cambria"/>
            <w:sz w:val="28"/>
            <w:szCs w:val="28"/>
          </w:rPr>
          <w:delText>t</w:delText>
        </w:r>
      </w:del>
      <w:r>
        <w:rPr>
          <w:rFonts w:ascii="Cambria" w:hAnsi="Cambria"/>
          <w:sz w:val="28"/>
          <w:szCs w:val="28"/>
        </w:rPr>
        <w:t xml:space="preserve">?  </w:t>
      </w:r>
    </w:p>
    <w:p w14:paraId="75A62B1C" w14:textId="46FB3BCC" w:rsidR="00123CB1" w:rsidRDefault="00123CB1" w:rsidP="00123CB1">
      <w:pPr>
        <w:spacing w:line="360" w:lineRule="auto"/>
        <w:ind w:firstLine="720"/>
        <w:contextualSpacing/>
        <w:rPr>
          <w:rFonts w:ascii="Cambria" w:hAnsi="Cambria"/>
          <w:sz w:val="28"/>
          <w:szCs w:val="28"/>
        </w:rPr>
      </w:pPr>
      <w:r>
        <w:rPr>
          <w:rFonts w:ascii="Cambria" w:hAnsi="Cambria"/>
          <w:sz w:val="28"/>
          <w:szCs w:val="28"/>
        </w:rPr>
        <w:t xml:space="preserve">She went back and tapped on the window. ‘Can you arrange for </w:t>
      </w:r>
      <w:del w:id="15417" w:author="Daisy Watt" w:date="2026-06-22T22:09:00Z" w16du:dateUtc="2026-06-22T20:09:00Z">
        <w:r>
          <w:rPr>
            <w:rFonts w:ascii="Cambria" w:hAnsi="Cambria"/>
            <w:sz w:val="28"/>
            <w:szCs w:val="28"/>
          </w:rPr>
          <w:delText>24</w:delText>
        </w:r>
      </w:del>
      <w:ins w:id="15418" w:author="Daisy Watt" w:date="2026-06-22T22:09:00Z" w16du:dateUtc="2026-06-22T20:09:00Z">
        <w:r w:rsidR="00E40266">
          <w:rPr>
            <w:rFonts w:ascii="Cambria" w:hAnsi="Cambria"/>
            <w:sz w:val="28"/>
            <w:szCs w:val="28"/>
          </w:rPr>
          <w:t>twenty-four</w:t>
        </w:r>
      </w:ins>
      <w:r>
        <w:rPr>
          <w:rFonts w:ascii="Cambria" w:hAnsi="Cambria"/>
          <w:sz w:val="28"/>
          <w:szCs w:val="28"/>
        </w:rPr>
        <w:t>-hour surveillance</w:t>
      </w:r>
      <w:ins w:id="15419" w:author="Daisy Watt" w:date="2026-06-22T22:09:00Z" w16du:dateUtc="2026-06-22T20:09:00Z">
        <w:r w:rsidR="00E40266">
          <w:rPr>
            <w:rFonts w:ascii="Cambria" w:hAnsi="Cambria"/>
            <w:sz w:val="28"/>
            <w:szCs w:val="28"/>
          </w:rPr>
          <w:t>,</w:t>
        </w:r>
      </w:ins>
      <w:r>
        <w:rPr>
          <w:rFonts w:ascii="Cambria" w:hAnsi="Cambria"/>
          <w:sz w:val="28"/>
          <w:szCs w:val="28"/>
        </w:rPr>
        <w:t xml:space="preserve"> please?  I’ll be calling your office, though</w:t>
      </w:r>
      <w:r w:rsidR="007A3CA9">
        <w:rPr>
          <w:rFonts w:ascii="Cambria" w:hAnsi="Cambria"/>
          <w:sz w:val="28"/>
          <w:szCs w:val="28"/>
        </w:rPr>
        <w:t>,’ she looked at him beadily. ‘</w:t>
      </w:r>
      <w:r>
        <w:rPr>
          <w:rFonts w:ascii="Cambria" w:hAnsi="Cambria"/>
          <w:sz w:val="28"/>
          <w:szCs w:val="28"/>
        </w:rPr>
        <w:t>I only want the best</w:t>
      </w:r>
      <w:r w:rsidR="00974DB6">
        <w:rPr>
          <w:rFonts w:ascii="Cambria" w:hAnsi="Cambria"/>
          <w:sz w:val="28"/>
          <w:szCs w:val="28"/>
        </w:rPr>
        <w:t xml:space="preserve"> of your team</w:t>
      </w:r>
      <w:r>
        <w:rPr>
          <w:rFonts w:ascii="Cambria" w:hAnsi="Cambria"/>
          <w:sz w:val="28"/>
          <w:szCs w:val="28"/>
        </w:rPr>
        <w:t xml:space="preserve">.’ </w:t>
      </w:r>
    </w:p>
    <w:p w14:paraId="02D0CE28" w14:textId="0678DCFD" w:rsidR="00123CB1" w:rsidRDefault="00123CB1" w:rsidP="00123CB1">
      <w:pPr>
        <w:spacing w:line="360" w:lineRule="auto"/>
        <w:ind w:firstLine="720"/>
        <w:contextualSpacing/>
        <w:rPr>
          <w:rFonts w:ascii="Cambria" w:hAnsi="Cambria"/>
          <w:sz w:val="28"/>
          <w:szCs w:val="28"/>
        </w:rPr>
      </w:pPr>
      <w:r>
        <w:rPr>
          <w:rFonts w:ascii="Cambria" w:hAnsi="Cambria"/>
          <w:sz w:val="28"/>
          <w:szCs w:val="28"/>
        </w:rPr>
        <w:t>‘Of course, M</w:t>
      </w:r>
      <w:del w:id="15420" w:author="Claire S" w:date="2026-05-20T10:51:00Z" w16du:dateUtc="2026-05-20T09:51:00Z">
        <w:r w:rsidDel="00C153F5">
          <w:rPr>
            <w:rFonts w:ascii="Cambria" w:hAnsi="Cambria"/>
            <w:sz w:val="28"/>
            <w:szCs w:val="28"/>
          </w:rPr>
          <w:delText>r</w:delText>
        </w:r>
      </w:del>
      <w:r>
        <w:rPr>
          <w:rFonts w:ascii="Cambria" w:hAnsi="Cambria"/>
          <w:sz w:val="28"/>
          <w:szCs w:val="28"/>
        </w:rPr>
        <w:t xml:space="preserve">s </w:t>
      </w:r>
      <w:del w:id="15421" w:author="Claire S" w:date="2026-06-04T16:46:00Z" w16du:dateUtc="2026-06-04T15:46:00Z">
        <w:r>
          <w:rPr>
            <w:rFonts w:ascii="Cambria" w:hAnsi="Cambria"/>
            <w:sz w:val="28"/>
            <w:szCs w:val="28"/>
          </w:rPr>
          <w:delText>W</w:delText>
        </w:r>
        <w:r w:rsidR="00A62B46">
          <w:rPr>
            <w:rFonts w:ascii="Cambria" w:hAnsi="Cambria"/>
            <w:sz w:val="28"/>
            <w:szCs w:val="28"/>
          </w:rPr>
          <w:delText>exford</w:delText>
        </w:r>
        <w:r>
          <w:rPr>
            <w:rFonts w:ascii="Cambria" w:hAnsi="Cambria"/>
            <w:sz w:val="28"/>
            <w:szCs w:val="28"/>
          </w:rPr>
          <w:delText>-</w:delText>
        </w:r>
      </w:del>
      <w:r>
        <w:rPr>
          <w:rFonts w:ascii="Cambria" w:hAnsi="Cambria"/>
          <w:sz w:val="28"/>
          <w:szCs w:val="28"/>
        </w:rPr>
        <w:t>L</w:t>
      </w:r>
      <w:r w:rsidR="00A62B46">
        <w:rPr>
          <w:rFonts w:ascii="Cambria" w:hAnsi="Cambria"/>
          <w:sz w:val="28"/>
          <w:szCs w:val="28"/>
        </w:rPr>
        <w:t>angley</w:t>
      </w:r>
      <w:ins w:id="15422" w:author="Daisy Watt" w:date="2026-06-23T09:35:00Z" w16du:dateUtc="2026-06-23T07:35:00Z">
        <w:r w:rsidR="00F24A8E">
          <w:rPr>
            <w:rFonts w:ascii="Cambria" w:hAnsi="Cambria"/>
            <w:sz w:val="28"/>
            <w:szCs w:val="28"/>
          </w:rPr>
          <w:t>.’ H</w:t>
        </w:r>
      </w:ins>
      <w:del w:id="15423" w:author="Daisy Watt" w:date="2026-06-23T09:35:00Z" w16du:dateUtc="2026-06-23T07:35:00Z">
        <w:r w:rsidR="00A62B46">
          <w:rPr>
            <w:rFonts w:ascii="Cambria" w:hAnsi="Cambria"/>
            <w:sz w:val="28"/>
            <w:szCs w:val="28"/>
          </w:rPr>
          <w:delText>,</w:delText>
        </w:r>
        <w:r>
          <w:rPr>
            <w:rFonts w:ascii="Cambria" w:hAnsi="Cambria"/>
            <w:sz w:val="28"/>
            <w:szCs w:val="28"/>
          </w:rPr>
          <w:delText>’ h</w:delText>
        </w:r>
      </w:del>
      <w:r>
        <w:rPr>
          <w:rFonts w:ascii="Cambria" w:hAnsi="Cambria"/>
          <w:sz w:val="28"/>
          <w:szCs w:val="28"/>
        </w:rPr>
        <w:t>e nodded. ‘Simply the best.’ Then he winked.</w:t>
      </w:r>
    </w:p>
    <w:p w14:paraId="1F81871C" w14:textId="60714A92" w:rsidR="00123CB1" w:rsidRDefault="00123CB1" w:rsidP="00123CB1">
      <w:pPr>
        <w:spacing w:line="360" w:lineRule="auto"/>
        <w:ind w:firstLine="720"/>
        <w:contextualSpacing/>
        <w:rPr>
          <w:rFonts w:ascii="Cambria" w:hAnsi="Cambria"/>
          <w:sz w:val="28"/>
          <w:szCs w:val="28"/>
        </w:rPr>
      </w:pPr>
      <w:r>
        <w:rPr>
          <w:rFonts w:ascii="Cambria" w:hAnsi="Cambria"/>
          <w:sz w:val="28"/>
          <w:szCs w:val="28"/>
        </w:rPr>
        <w:t>‘Thank you</w:t>
      </w:r>
      <w:del w:id="15424" w:author="Daisy Watt" w:date="2026-06-22T22:09:00Z" w16du:dateUtc="2026-06-22T20:09:00Z">
        <w:r>
          <w:rPr>
            <w:rFonts w:ascii="Cambria" w:hAnsi="Cambria"/>
            <w:sz w:val="28"/>
            <w:szCs w:val="28"/>
          </w:rPr>
          <w:delText>,</w:delText>
        </w:r>
      </w:del>
      <w:ins w:id="15425" w:author="Daisy Watt" w:date="2026-06-22T22:09:00Z" w16du:dateUtc="2026-06-22T20:09:00Z">
        <w:r w:rsidR="00074409">
          <w:rPr>
            <w:rFonts w:ascii="Cambria" w:hAnsi="Cambria"/>
            <w:sz w:val="28"/>
            <w:szCs w:val="28"/>
          </w:rPr>
          <w:t>.</w:t>
        </w:r>
      </w:ins>
      <w:r>
        <w:rPr>
          <w:rFonts w:ascii="Cambria" w:hAnsi="Cambria"/>
          <w:sz w:val="28"/>
          <w:szCs w:val="28"/>
        </w:rPr>
        <w:t xml:space="preserve">’ Savannah sauntered </w:t>
      </w:r>
      <w:r w:rsidR="001D0964">
        <w:rPr>
          <w:rFonts w:ascii="Cambria" w:hAnsi="Cambria"/>
          <w:sz w:val="28"/>
          <w:szCs w:val="28"/>
        </w:rPr>
        <w:t>on</w:t>
      </w:r>
      <w:del w:id="15426" w:author="Claire S" w:date="2026-07-28T14:45:00Z" w16du:dateUtc="2026-07-28T13:45:00Z">
        <w:r w:rsidDel="00B1114F">
          <w:rPr>
            <w:rFonts w:ascii="Cambria" w:hAnsi="Cambria"/>
            <w:sz w:val="28"/>
            <w:szCs w:val="28"/>
          </w:rPr>
          <w:delText xml:space="preserve"> to her Uber</w:delText>
        </w:r>
      </w:del>
      <w:r>
        <w:rPr>
          <w:rFonts w:ascii="Cambria" w:hAnsi="Cambria"/>
          <w:sz w:val="28"/>
          <w:szCs w:val="28"/>
        </w:rPr>
        <w:t>, but inside</w:t>
      </w:r>
      <w:ins w:id="15427" w:author="Daisy Watt" w:date="2026-06-22T22:09:00Z" w16du:dateUtc="2026-06-22T20:09:00Z">
        <w:r w:rsidR="00074409">
          <w:rPr>
            <w:rFonts w:ascii="Cambria" w:hAnsi="Cambria"/>
            <w:sz w:val="28"/>
            <w:szCs w:val="28"/>
          </w:rPr>
          <w:t>,</w:t>
        </w:r>
      </w:ins>
      <w:r>
        <w:rPr>
          <w:rFonts w:ascii="Cambria" w:hAnsi="Cambria"/>
          <w:sz w:val="28"/>
          <w:szCs w:val="28"/>
        </w:rPr>
        <w:t xml:space="preserve"> she was seething.  She</w:t>
      </w:r>
      <w:r w:rsidR="00214DB1">
        <w:rPr>
          <w:rFonts w:ascii="Cambria" w:hAnsi="Cambria"/>
          <w:sz w:val="28"/>
          <w:szCs w:val="28"/>
        </w:rPr>
        <w:t>’d ask for a replacement</w:t>
      </w:r>
      <w:r>
        <w:rPr>
          <w:rFonts w:ascii="Cambria" w:hAnsi="Cambria"/>
          <w:sz w:val="28"/>
          <w:szCs w:val="28"/>
        </w:rPr>
        <w:t xml:space="preserve">; she must only have </w:t>
      </w:r>
      <w:r w:rsidR="00214DB1">
        <w:rPr>
          <w:rFonts w:ascii="Cambria" w:hAnsi="Cambria"/>
          <w:sz w:val="28"/>
          <w:szCs w:val="28"/>
        </w:rPr>
        <w:t>people</w:t>
      </w:r>
      <w:r>
        <w:rPr>
          <w:rFonts w:ascii="Cambria" w:hAnsi="Cambria"/>
          <w:sz w:val="28"/>
          <w:szCs w:val="28"/>
        </w:rPr>
        <w:t xml:space="preserve"> around her she could thoroughly trust.</w:t>
      </w:r>
    </w:p>
    <w:p w14:paraId="3B3DAFAD" w14:textId="10781EA2" w:rsidR="00214DB1" w:rsidRDefault="00214DB1" w:rsidP="00123CB1">
      <w:pPr>
        <w:spacing w:line="360" w:lineRule="auto"/>
        <w:ind w:firstLine="720"/>
        <w:contextualSpacing/>
        <w:rPr>
          <w:rFonts w:ascii="Cambria" w:hAnsi="Cambria"/>
          <w:sz w:val="28"/>
          <w:szCs w:val="28"/>
        </w:rPr>
      </w:pPr>
      <w:r>
        <w:rPr>
          <w:rFonts w:ascii="Cambria" w:hAnsi="Cambria"/>
          <w:sz w:val="28"/>
          <w:szCs w:val="28"/>
        </w:rPr>
        <w:t xml:space="preserve">And </w:t>
      </w:r>
      <w:r w:rsidR="0097655C">
        <w:rPr>
          <w:rFonts w:ascii="Cambria" w:hAnsi="Cambria"/>
          <w:sz w:val="28"/>
          <w:szCs w:val="28"/>
        </w:rPr>
        <w:t xml:space="preserve">– in her dreams </w:t>
      </w:r>
      <w:del w:id="15428" w:author="Daisy Watt" w:date="2026-06-22T22:09:00Z" w16du:dateUtc="2026-06-22T20:09:00Z">
        <w:r w:rsidR="0097655C">
          <w:rPr>
            <w:rFonts w:ascii="Cambria" w:hAnsi="Cambria"/>
            <w:sz w:val="28"/>
            <w:szCs w:val="28"/>
          </w:rPr>
          <w:delText>-</w:delText>
        </w:r>
      </w:del>
      <w:ins w:id="15429" w:author="Daisy Watt" w:date="2026-06-22T22:09:00Z" w16du:dateUtc="2026-06-22T20:09:00Z">
        <w:r w:rsidR="00074409">
          <w:rPr>
            <w:rFonts w:ascii="Cambria" w:hAnsi="Cambria"/>
            <w:sz w:val="28"/>
            <w:szCs w:val="28"/>
          </w:rPr>
          <w:t>–</w:t>
        </w:r>
      </w:ins>
      <w:r w:rsidR="0097655C">
        <w:rPr>
          <w:rFonts w:ascii="Cambria" w:hAnsi="Cambria"/>
          <w:sz w:val="28"/>
          <w:szCs w:val="28"/>
        </w:rPr>
        <w:t xml:space="preserve"> o</w:t>
      </w:r>
      <w:r w:rsidR="00974DB6">
        <w:rPr>
          <w:rFonts w:ascii="Cambria" w:hAnsi="Cambria"/>
          <w:sz w:val="28"/>
          <w:szCs w:val="28"/>
        </w:rPr>
        <w:t>nly people who</w:t>
      </w:r>
      <w:r>
        <w:rPr>
          <w:rFonts w:ascii="Cambria" w:hAnsi="Cambria"/>
          <w:sz w:val="28"/>
          <w:szCs w:val="28"/>
        </w:rPr>
        <w:t xml:space="preserve"> hadn’t watched her sex</w:t>
      </w:r>
      <w:del w:id="15430" w:author="Daisy Watt" w:date="2026-06-22T22:09:00Z" w16du:dateUtc="2026-06-22T20:09:00Z">
        <w:r w:rsidR="007C3D7C">
          <w:rPr>
            <w:rFonts w:ascii="Cambria" w:hAnsi="Cambria"/>
            <w:sz w:val="28"/>
            <w:szCs w:val="28"/>
          </w:rPr>
          <w:delText>-</w:delText>
        </w:r>
      </w:del>
      <w:ins w:id="15431" w:author="Daisy Watt" w:date="2026-06-22T22:09:00Z" w16du:dateUtc="2026-06-22T20:09:00Z">
        <w:r w:rsidR="00074409">
          <w:rPr>
            <w:rFonts w:ascii="Cambria" w:hAnsi="Cambria"/>
            <w:sz w:val="28"/>
            <w:szCs w:val="28"/>
          </w:rPr>
          <w:t xml:space="preserve"> </w:t>
        </w:r>
      </w:ins>
      <w:r>
        <w:rPr>
          <w:rFonts w:ascii="Cambria" w:hAnsi="Cambria"/>
          <w:sz w:val="28"/>
          <w:szCs w:val="28"/>
        </w:rPr>
        <w:t>tape.</w:t>
      </w:r>
      <w:r w:rsidR="0097655C">
        <w:rPr>
          <w:rFonts w:ascii="Cambria" w:hAnsi="Cambria"/>
          <w:sz w:val="28"/>
          <w:szCs w:val="28"/>
        </w:rPr>
        <w:t xml:space="preserve">  </w:t>
      </w:r>
    </w:p>
    <w:p w14:paraId="5E03E8E6" w14:textId="77777777" w:rsidR="00214DB1" w:rsidRDefault="00214DB1" w:rsidP="00214DB1">
      <w:pPr>
        <w:spacing w:line="360" w:lineRule="auto"/>
        <w:contextualSpacing/>
        <w:rPr>
          <w:rFonts w:ascii="Cambria" w:hAnsi="Cambria"/>
          <w:sz w:val="28"/>
          <w:szCs w:val="28"/>
        </w:rPr>
      </w:pPr>
    </w:p>
    <w:p w14:paraId="70B3EA8F" w14:textId="5D04E3EF" w:rsidR="00123CB1" w:rsidRDefault="00214DB1" w:rsidP="00214DB1">
      <w:pPr>
        <w:spacing w:line="360" w:lineRule="auto"/>
        <w:contextualSpacing/>
        <w:rPr>
          <w:rFonts w:ascii="Cambria" w:hAnsi="Cambria"/>
          <w:sz w:val="28"/>
          <w:szCs w:val="28"/>
        </w:rPr>
      </w:pPr>
      <w:r>
        <w:rPr>
          <w:rFonts w:ascii="Cambria" w:hAnsi="Cambria"/>
          <w:sz w:val="28"/>
          <w:szCs w:val="28"/>
        </w:rPr>
        <w:t>*</w:t>
      </w:r>
    </w:p>
    <w:p w14:paraId="5A104616" w14:textId="1538CE2C" w:rsidR="004B2FAE" w:rsidRDefault="00E428A8" w:rsidP="00E302F4">
      <w:pPr>
        <w:spacing w:line="360" w:lineRule="auto"/>
        <w:contextualSpacing/>
        <w:rPr>
          <w:rFonts w:ascii="Cambria" w:hAnsi="Cambria"/>
          <w:sz w:val="28"/>
          <w:szCs w:val="28"/>
        </w:rPr>
      </w:pPr>
      <w:r>
        <w:rPr>
          <w:rFonts w:ascii="Cambria" w:hAnsi="Cambria"/>
          <w:sz w:val="28"/>
          <w:szCs w:val="28"/>
        </w:rPr>
        <w:t>S</w:t>
      </w:r>
      <w:r w:rsidR="00E216FB">
        <w:rPr>
          <w:rFonts w:ascii="Cambria" w:hAnsi="Cambria"/>
          <w:sz w:val="28"/>
          <w:szCs w:val="28"/>
        </w:rPr>
        <w:t>tuck</w:t>
      </w:r>
      <w:r w:rsidR="00F2170C">
        <w:rPr>
          <w:rFonts w:ascii="Cambria" w:hAnsi="Cambria"/>
          <w:sz w:val="28"/>
          <w:szCs w:val="28"/>
        </w:rPr>
        <w:t xml:space="preserve"> in traffic at Marble Arch, </w:t>
      </w:r>
      <w:r w:rsidR="007A3CA9">
        <w:rPr>
          <w:rFonts w:ascii="Cambria" w:hAnsi="Cambria"/>
          <w:sz w:val="28"/>
          <w:szCs w:val="28"/>
        </w:rPr>
        <w:t>Savannah</w:t>
      </w:r>
      <w:r w:rsidR="00E302F4">
        <w:rPr>
          <w:rFonts w:ascii="Cambria" w:hAnsi="Cambria"/>
          <w:sz w:val="28"/>
          <w:szCs w:val="28"/>
        </w:rPr>
        <w:t xml:space="preserve"> </w:t>
      </w:r>
      <w:r w:rsidR="007C3D7C">
        <w:rPr>
          <w:rFonts w:ascii="Cambria" w:hAnsi="Cambria"/>
          <w:sz w:val="28"/>
          <w:szCs w:val="28"/>
        </w:rPr>
        <w:t>scanne</w:t>
      </w:r>
      <w:r w:rsidR="00E302F4">
        <w:rPr>
          <w:rFonts w:ascii="Cambria" w:hAnsi="Cambria"/>
          <w:sz w:val="28"/>
          <w:szCs w:val="28"/>
        </w:rPr>
        <w:t xml:space="preserve">d a muck-raking article </w:t>
      </w:r>
      <w:r w:rsidR="007C3D7C">
        <w:rPr>
          <w:rFonts w:ascii="Cambria" w:hAnsi="Cambria"/>
          <w:sz w:val="28"/>
          <w:szCs w:val="28"/>
        </w:rPr>
        <w:t xml:space="preserve">that included </w:t>
      </w:r>
      <w:ins w:id="15432" w:author="Claire S" w:date="2026-07-28T14:50:00Z" w16du:dateUtc="2026-07-28T13:50:00Z">
        <w:r w:rsidR="00092A9C">
          <w:rPr>
            <w:rFonts w:ascii="Cambria" w:hAnsi="Cambria"/>
            <w:sz w:val="28"/>
            <w:szCs w:val="28"/>
          </w:rPr>
          <w:t>every single bit o</w:t>
        </w:r>
      </w:ins>
      <w:del w:id="15433" w:author="Claire S" w:date="2026-07-28T14:50:00Z" w16du:dateUtc="2026-07-28T13:50:00Z">
        <w:r w:rsidR="00E302F4" w:rsidDel="00092A9C">
          <w:rPr>
            <w:rFonts w:ascii="Cambria" w:hAnsi="Cambria"/>
            <w:sz w:val="28"/>
            <w:szCs w:val="28"/>
          </w:rPr>
          <w:delText>all the</w:delText>
        </w:r>
      </w:del>
      <w:ins w:id="15434" w:author="Claire S" w:date="2026-07-28T14:50:00Z" w16du:dateUtc="2026-07-28T13:50:00Z">
        <w:r w:rsidR="00092A9C">
          <w:rPr>
            <w:rFonts w:ascii="Cambria" w:hAnsi="Cambria"/>
            <w:sz w:val="28"/>
            <w:szCs w:val="28"/>
          </w:rPr>
          <w:t>f</w:t>
        </w:r>
      </w:ins>
      <w:r w:rsidR="00E302F4">
        <w:rPr>
          <w:rFonts w:ascii="Cambria" w:hAnsi="Cambria"/>
          <w:sz w:val="28"/>
          <w:szCs w:val="28"/>
        </w:rPr>
        <w:t xml:space="preserve"> publishing outrage the journalist could </w:t>
      </w:r>
      <w:r w:rsidR="007A3CA9">
        <w:rPr>
          <w:rFonts w:ascii="Cambria" w:hAnsi="Cambria"/>
          <w:sz w:val="28"/>
          <w:szCs w:val="28"/>
        </w:rPr>
        <w:t>unearth</w:t>
      </w:r>
      <w:r w:rsidR="00E302F4">
        <w:rPr>
          <w:rFonts w:ascii="Cambria" w:hAnsi="Cambria"/>
          <w:sz w:val="28"/>
          <w:szCs w:val="28"/>
        </w:rPr>
        <w:t xml:space="preserve"> from the past decade, including the horrible List </w:t>
      </w:r>
      <w:r w:rsidR="00E414BD">
        <w:rPr>
          <w:rFonts w:ascii="Cambria" w:hAnsi="Cambria"/>
          <w:sz w:val="28"/>
          <w:szCs w:val="28"/>
        </w:rPr>
        <w:t>her photo had appeared</w:t>
      </w:r>
      <w:r w:rsidR="00E302F4">
        <w:rPr>
          <w:rFonts w:ascii="Cambria" w:hAnsi="Cambria"/>
          <w:sz w:val="28"/>
          <w:szCs w:val="28"/>
        </w:rPr>
        <w:t xml:space="preserve"> on. S</w:t>
      </w:r>
      <w:r w:rsidR="002A15CF">
        <w:rPr>
          <w:rFonts w:ascii="Cambria" w:hAnsi="Cambria"/>
          <w:sz w:val="28"/>
          <w:szCs w:val="28"/>
        </w:rPr>
        <w:t xml:space="preserve">he’d just read that </w:t>
      </w:r>
      <w:r w:rsidR="004B2FAE">
        <w:rPr>
          <w:rFonts w:ascii="Cambria" w:hAnsi="Cambria"/>
          <w:sz w:val="28"/>
          <w:szCs w:val="28"/>
        </w:rPr>
        <w:t>Langley &amp; Co</w:t>
      </w:r>
      <w:ins w:id="15435" w:author="Daisy Watt" w:date="2026-06-22T22:10:00Z" w16du:dateUtc="2026-06-22T20:10:00Z">
        <w:r w:rsidR="009A674F">
          <w:rPr>
            <w:rFonts w:ascii="Cambria" w:hAnsi="Cambria"/>
            <w:sz w:val="28"/>
            <w:szCs w:val="28"/>
          </w:rPr>
          <w:t>.</w:t>
        </w:r>
      </w:ins>
      <w:r w:rsidR="002A15CF">
        <w:rPr>
          <w:rFonts w:ascii="Cambria" w:hAnsi="Cambria"/>
          <w:sz w:val="28"/>
          <w:szCs w:val="28"/>
        </w:rPr>
        <w:t xml:space="preserve"> seemed to be top of the </w:t>
      </w:r>
      <w:r w:rsidR="00E302F4">
        <w:rPr>
          <w:rFonts w:ascii="Cambria" w:hAnsi="Cambria"/>
          <w:sz w:val="28"/>
          <w:szCs w:val="28"/>
        </w:rPr>
        <w:t xml:space="preserve">scandal </w:t>
      </w:r>
      <w:r w:rsidR="002A15CF">
        <w:rPr>
          <w:rFonts w:ascii="Cambria" w:hAnsi="Cambria"/>
          <w:sz w:val="28"/>
          <w:szCs w:val="28"/>
        </w:rPr>
        <w:t xml:space="preserve">pile when her phone </w:t>
      </w:r>
      <w:del w:id="15436" w:author="Daisy Watt" w:date="2026-06-23T09:37:00Z" w16du:dateUtc="2026-06-23T07:37:00Z">
        <w:r w:rsidR="004C61B8">
          <w:rPr>
            <w:rFonts w:ascii="Cambria" w:hAnsi="Cambria"/>
            <w:sz w:val="28"/>
            <w:szCs w:val="28"/>
          </w:rPr>
          <w:delText>blipped</w:delText>
        </w:r>
      </w:del>
      <w:ins w:id="15437" w:author="Daisy Watt" w:date="2026-06-23T09:37:00Z" w16du:dateUtc="2026-06-23T07:37:00Z">
        <w:r w:rsidR="00D71E67">
          <w:rPr>
            <w:rFonts w:ascii="Cambria" w:hAnsi="Cambria"/>
            <w:sz w:val="28"/>
            <w:szCs w:val="28"/>
          </w:rPr>
          <w:t>bleeped</w:t>
        </w:r>
      </w:ins>
      <w:r w:rsidR="002A15CF">
        <w:rPr>
          <w:rFonts w:ascii="Cambria" w:hAnsi="Cambria"/>
          <w:sz w:val="28"/>
          <w:szCs w:val="28"/>
        </w:rPr>
        <w:t>.</w:t>
      </w:r>
    </w:p>
    <w:p w14:paraId="064D9A80" w14:textId="4C73C209" w:rsidR="00EB71CE" w:rsidRPr="006E6D17" w:rsidRDefault="00B06233" w:rsidP="00420F1F">
      <w:pPr>
        <w:spacing w:line="360" w:lineRule="auto"/>
        <w:ind w:firstLine="720"/>
        <w:contextualSpacing/>
        <w:rPr>
          <w:rFonts w:ascii="Cambria" w:hAnsi="Cambria"/>
          <w:sz w:val="28"/>
          <w:szCs w:val="28"/>
        </w:rPr>
      </w:pPr>
      <w:r>
        <w:rPr>
          <w:rFonts w:ascii="Cambria" w:hAnsi="Cambria"/>
          <w:b/>
          <w:bCs/>
          <w:i/>
          <w:iCs/>
          <w:sz w:val="28"/>
          <w:szCs w:val="28"/>
        </w:rPr>
        <w:t>Looking forward to seeing you</w:t>
      </w:r>
      <w:r w:rsidR="00E414BD">
        <w:rPr>
          <w:rFonts w:ascii="Cambria" w:hAnsi="Cambria"/>
          <w:b/>
          <w:bCs/>
          <w:i/>
          <w:iCs/>
          <w:sz w:val="28"/>
          <w:szCs w:val="28"/>
        </w:rPr>
        <w:t xml:space="preserve">. </w:t>
      </w:r>
      <w:r w:rsidR="00832D78">
        <w:rPr>
          <w:rFonts w:ascii="Cambria" w:hAnsi="Cambria"/>
          <w:b/>
          <w:bCs/>
          <w:i/>
          <w:iCs/>
          <w:sz w:val="28"/>
          <w:szCs w:val="28"/>
        </w:rPr>
        <w:t xml:space="preserve"> </w:t>
      </w:r>
      <w:r w:rsidR="00E414BD">
        <w:rPr>
          <w:rFonts w:ascii="Cambria" w:hAnsi="Cambria"/>
          <w:sz w:val="28"/>
          <w:szCs w:val="28"/>
        </w:rPr>
        <w:t>T</w:t>
      </w:r>
      <w:r w:rsidRPr="00B06233">
        <w:rPr>
          <w:rFonts w:ascii="Cambria" w:hAnsi="Cambria"/>
          <w:sz w:val="28"/>
          <w:szCs w:val="28"/>
        </w:rPr>
        <w:t>he lawyer</w:t>
      </w:r>
      <w:ins w:id="15438" w:author="Daisy Watt" w:date="2026-06-22T22:10:00Z" w16du:dateUtc="2026-06-22T20:10:00Z">
        <w:r w:rsidR="000748DF">
          <w:rPr>
            <w:rFonts w:ascii="Cambria" w:hAnsi="Cambria"/>
            <w:sz w:val="28"/>
            <w:szCs w:val="28"/>
          </w:rPr>
          <w:t>,</w:t>
        </w:r>
      </w:ins>
      <w:r w:rsidR="006E6D17">
        <w:rPr>
          <w:rFonts w:ascii="Cambria" w:hAnsi="Cambria"/>
          <w:b/>
          <w:bCs/>
          <w:i/>
          <w:iCs/>
          <w:sz w:val="28"/>
          <w:szCs w:val="28"/>
        </w:rPr>
        <w:t xml:space="preserve"> </w:t>
      </w:r>
      <w:r w:rsidR="00E27DC9">
        <w:rPr>
          <w:rFonts w:ascii="Cambria" w:hAnsi="Cambria"/>
          <w:sz w:val="28"/>
          <w:szCs w:val="28"/>
        </w:rPr>
        <w:t>Carl Carrington.</w:t>
      </w:r>
      <w:r>
        <w:rPr>
          <w:rFonts w:ascii="Cambria" w:hAnsi="Cambria"/>
          <w:sz w:val="28"/>
          <w:szCs w:val="28"/>
        </w:rPr>
        <w:t xml:space="preserve"> </w:t>
      </w:r>
      <w:r w:rsidRPr="00E216FB">
        <w:rPr>
          <w:rFonts w:ascii="Cambria" w:hAnsi="Cambria"/>
          <w:b/>
          <w:bCs/>
          <w:i/>
          <w:iCs/>
          <w:sz w:val="28"/>
          <w:szCs w:val="28"/>
        </w:rPr>
        <w:t>I’ve got good news</w:t>
      </w:r>
      <w:r w:rsidR="00A57143">
        <w:rPr>
          <w:rFonts w:ascii="Cambria" w:hAnsi="Cambria"/>
          <w:b/>
          <w:bCs/>
          <w:i/>
          <w:iCs/>
          <w:sz w:val="28"/>
          <w:szCs w:val="28"/>
        </w:rPr>
        <w:t>!</w:t>
      </w:r>
    </w:p>
    <w:p w14:paraId="13BE6E43" w14:textId="76B432AA" w:rsidR="007A2910" w:rsidRDefault="00A57143" w:rsidP="00420F1F">
      <w:pPr>
        <w:spacing w:line="360" w:lineRule="auto"/>
        <w:ind w:firstLine="720"/>
        <w:contextualSpacing/>
        <w:rPr>
          <w:rFonts w:ascii="Cambria" w:hAnsi="Cambria"/>
          <w:sz w:val="28"/>
          <w:szCs w:val="28"/>
        </w:rPr>
      </w:pPr>
      <w:r w:rsidRPr="00D71E67">
        <w:rPr>
          <w:rFonts w:ascii="Cambria" w:hAnsi="Cambria"/>
          <w:i/>
          <w:sz w:val="28"/>
          <w:szCs w:val="28"/>
          <w:rPrChange w:id="15439" w:author="Daisy Watt" w:date="2026-06-23T12:42:00Z" w16du:dateUtc="2026-06-23T10:42:00Z">
            <w:rPr>
              <w:rFonts w:ascii="Cambria" w:hAnsi="Cambria"/>
              <w:sz w:val="28"/>
              <w:szCs w:val="28"/>
            </w:rPr>
          </w:rPrChange>
        </w:rPr>
        <w:t xml:space="preserve">Really? </w:t>
      </w:r>
      <w:r w:rsidR="007A2910">
        <w:rPr>
          <w:rFonts w:ascii="Cambria" w:hAnsi="Cambria"/>
          <w:sz w:val="28"/>
          <w:szCs w:val="28"/>
        </w:rPr>
        <w:t xml:space="preserve">But there </w:t>
      </w:r>
      <w:r w:rsidR="006E6D17">
        <w:rPr>
          <w:rFonts w:ascii="Cambria" w:hAnsi="Cambria"/>
          <w:sz w:val="28"/>
          <w:szCs w:val="28"/>
        </w:rPr>
        <w:t>c</w:t>
      </w:r>
      <w:r w:rsidR="007A2910">
        <w:rPr>
          <w:rFonts w:ascii="Cambria" w:hAnsi="Cambria"/>
          <w:sz w:val="28"/>
          <w:szCs w:val="28"/>
        </w:rPr>
        <w:t>ould be no good news</w:t>
      </w:r>
      <w:r>
        <w:rPr>
          <w:rFonts w:ascii="Cambria" w:hAnsi="Cambria"/>
          <w:sz w:val="28"/>
          <w:szCs w:val="28"/>
        </w:rPr>
        <w:t>,</w:t>
      </w:r>
      <w:r w:rsidR="007A2910">
        <w:rPr>
          <w:rFonts w:ascii="Cambria" w:hAnsi="Cambria"/>
          <w:sz w:val="28"/>
          <w:szCs w:val="28"/>
        </w:rPr>
        <w:t xml:space="preserve"> </w:t>
      </w:r>
      <w:r w:rsidR="006E6D17">
        <w:rPr>
          <w:rFonts w:ascii="Cambria" w:hAnsi="Cambria"/>
          <w:sz w:val="28"/>
          <w:szCs w:val="28"/>
        </w:rPr>
        <w:t>unless it was to announce</w:t>
      </w:r>
      <w:r w:rsidR="007A2910">
        <w:rPr>
          <w:rFonts w:ascii="Cambria" w:hAnsi="Cambria"/>
          <w:sz w:val="28"/>
          <w:szCs w:val="28"/>
        </w:rPr>
        <w:t xml:space="preserve"> it </w:t>
      </w:r>
      <w:r>
        <w:rPr>
          <w:rFonts w:ascii="Cambria" w:hAnsi="Cambria"/>
          <w:sz w:val="28"/>
          <w:szCs w:val="28"/>
        </w:rPr>
        <w:t>had</w:t>
      </w:r>
      <w:r w:rsidR="007A2910">
        <w:rPr>
          <w:rFonts w:ascii="Cambria" w:hAnsi="Cambria"/>
          <w:sz w:val="28"/>
          <w:szCs w:val="28"/>
        </w:rPr>
        <w:t xml:space="preserve"> all</w:t>
      </w:r>
      <w:r>
        <w:rPr>
          <w:rFonts w:ascii="Cambria" w:hAnsi="Cambria"/>
          <w:sz w:val="28"/>
          <w:szCs w:val="28"/>
        </w:rPr>
        <w:t xml:space="preserve"> been</w:t>
      </w:r>
      <w:r w:rsidR="007A2910">
        <w:rPr>
          <w:rFonts w:ascii="Cambria" w:hAnsi="Cambria"/>
          <w:sz w:val="28"/>
          <w:szCs w:val="28"/>
        </w:rPr>
        <w:t xml:space="preserve"> a bad dream</w:t>
      </w:r>
      <w:r w:rsidR="00E216FB">
        <w:rPr>
          <w:rFonts w:ascii="Cambria" w:hAnsi="Cambria"/>
          <w:sz w:val="28"/>
          <w:szCs w:val="28"/>
        </w:rPr>
        <w:t>,</w:t>
      </w:r>
      <w:r w:rsidR="007A2910">
        <w:rPr>
          <w:rFonts w:ascii="Cambria" w:hAnsi="Cambria"/>
          <w:sz w:val="28"/>
          <w:szCs w:val="28"/>
        </w:rPr>
        <w:t xml:space="preserve"> and Dex was </w:t>
      </w:r>
      <w:r>
        <w:rPr>
          <w:rFonts w:ascii="Cambria" w:hAnsi="Cambria"/>
          <w:sz w:val="28"/>
          <w:szCs w:val="28"/>
        </w:rPr>
        <w:t xml:space="preserve">still </w:t>
      </w:r>
      <w:r w:rsidR="007A2910">
        <w:rPr>
          <w:rFonts w:ascii="Cambria" w:hAnsi="Cambria"/>
          <w:sz w:val="28"/>
          <w:szCs w:val="28"/>
        </w:rPr>
        <w:t>alive.</w:t>
      </w:r>
    </w:p>
    <w:p w14:paraId="6147CC9D" w14:textId="0B420DE1" w:rsidR="00194094" w:rsidRPr="00E216FB" w:rsidRDefault="00194094" w:rsidP="002A15CF">
      <w:pPr>
        <w:spacing w:line="360" w:lineRule="auto"/>
        <w:ind w:firstLine="720"/>
        <w:contextualSpacing/>
        <w:rPr>
          <w:rFonts w:ascii="Cambria" w:hAnsi="Cambria"/>
          <w:b/>
          <w:bCs/>
          <w:i/>
          <w:iCs/>
          <w:sz w:val="28"/>
          <w:szCs w:val="28"/>
        </w:rPr>
      </w:pPr>
      <w:r w:rsidRPr="00E216FB">
        <w:rPr>
          <w:rFonts w:ascii="Cambria" w:hAnsi="Cambria"/>
          <w:b/>
          <w:bCs/>
          <w:i/>
          <w:iCs/>
          <w:sz w:val="28"/>
          <w:szCs w:val="28"/>
        </w:rPr>
        <w:t>I don’t believe you</w:t>
      </w:r>
      <w:r w:rsidR="00E414BD">
        <w:rPr>
          <w:rFonts w:ascii="Cambria" w:hAnsi="Cambria"/>
          <w:sz w:val="28"/>
          <w:szCs w:val="28"/>
        </w:rPr>
        <w:t>,</w:t>
      </w:r>
      <w:r>
        <w:rPr>
          <w:rFonts w:ascii="Cambria" w:hAnsi="Cambria"/>
          <w:sz w:val="28"/>
          <w:szCs w:val="28"/>
        </w:rPr>
        <w:t xml:space="preserve"> Savannah </w:t>
      </w:r>
      <w:r w:rsidR="00E216FB">
        <w:rPr>
          <w:rFonts w:ascii="Cambria" w:hAnsi="Cambria"/>
          <w:sz w:val="28"/>
          <w:szCs w:val="28"/>
        </w:rPr>
        <w:t xml:space="preserve">texted back, </w:t>
      </w:r>
      <w:r w:rsidR="006E6D17">
        <w:rPr>
          <w:rFonts w:ascii="Cambria" w:hAnsi="Cambria"/>
          <w:sz w:val="28"/>
          <w:szCs w:val="28"/>
        </w:rPr>
        <w:t>g</w:t>
      </w:r>
      <w:r w:rsidR="0010483C">
        <w:rPr>
          <w:rFonts w:ascii="Cambria" w:hAnsi="Cambria"/>
          <w:sz w:val="28"/>
          <w:szCs w:val="28"/>
        </w:rPr>
        <w:t>rimac</w:t>
      </w:r>
      <w:r w:rsidR="006E6D17">
        <w:rPr>
          <w:rFonts w:ascii="Cambria" w:hAnsi="Cambria"/>
          <w:sz w:val="28"/>
          <w:szCs w:val="28"/>
        </w:rPr>
        <w:t>i</w:t>
      </w:r>
      <w:r w:rsidR="00E216FB">
        <w:rPr>
          <w:rFonts w:ascii="Cambria" w:hAnsi="Cambria"/>
          <w:sz w:val="28"/>
          <w:szCs w:val="28"/>
        </w:rPr>
        <w:t>ng</w:t>
      </w:r>
      <w:r>
        <w:rPr>
          <w:rFonts w:ascii="Cambria" w:hAnsi="Cambria"/>
          <w:sz w:val="28"/>
          <w:szCs w:val="28"/>
        </w:rPr>
        <w:t xml:space="preserve"> at the gridlock </w:t>
      </w:r>
      <w:r w:rsidR="00974DB6">
        <w:rPr>
          <w:rFonts w:ascii="Cambria" w:hAnsi="Cambria"/>
          <w:sz w:val="28"/>
          <w:szCs w:val="28"/>
        </w:rPr>
        <w:t>all around</w:t>
      </w:r>
      <w:r>
        <w:rPr>
          <w:rFonts w:ascii="Cambria" w:hAnsi="Cambria"/>
          <w:sz w:val="28"/>
          <w:szCs w:val="28"/>
        </w:rPr>
        <w:t xml:space="preserve"> </w:t>
      </w:r>
      <w:r w:rsidR="00D419ED">
        <w:rPr>
          <w:rFonts w:ascii="Cambria" w:hAnsi="Cambria"/>
          <w:sz w:val="28"/>
          <w:szCs w:val="28"/>
        </w:rPr>
        <w:t>her</w:t>
      </w:r>
      <w:r w:rsidR="0010483C">
        <w:rPr>
          <w:rFonts w:ascii="Cambria" w:hAnsi="Cambria"/>
          <w:sz w:val="28"/>
          <w:szCs w:val="28"/>
        </w:rPr>
        <w:t>.</w:t>
      </w:r>
      <w:r w:rsidR="002A15CF">
        <w:rPr>
          <w:rFonts w:ascii="Cambria" w:hAnsi="Cambria"/>
          <w:sz w:val="28"/>
          <w:szCs w:val="28"/>
        </w:rPr>
        <w:t xml:space="preserve"> </w:t>
      </w:r>
      <w:r w:rsidR="00C90B21" w:rsidRPr="00E216FB">
        <w:rPr>
          <w:rFonts w:ascii="Cambria" w:hAnsi="Cambria"/>
          <w:b/>
          <w:bCs/>
          <w:i/>
          <w:iCs/>
          <w:sz w:val="28"/>
          <w:szCs w:val="28"/>
        </w:rPr>
        <w:t>Nothing’s good</w:t>
      </w:r>
      <w:ins w:id="15440" w:author="Daisy Watt" w:date="2026-06-22T22:11:00Z" w16du:dateUtc="2026-06-22T20:11:00Z">
        <w:r w:rsidR="005721DE">
          <w:rPr>
            <w:rFonts w:ascii="Cambria" w:hAnsi="Cambria"/>
            <w:b/>
            <w:bCs/>
            <w:i/>
            <w:iCs/>
            <w:sz w:val="28"/>
            <w:szCs w:val="28"/>
          </w:rPr>
          <w:t>,</w:t>
        </w:r>
      </w:ins>
      <w:r w:rsidR="00C90B21" w:rsidRPr="00E216FB">
        <w:rPr>
          <w:rFonts w:ascii="Cambria" w:hAnsi="Cambria"/>
          <w:b/>
          <w:bCs/>
          <w:i/>
          <w:iCs/>
          <w:sz w:val="28"/>
          <w:szCs w:val="28"/>
        </w:rPr>
        <w:t xml:space="preserve"> right now.</w:t>
      </w:r>
    </w:p>
    <w:p w14:paraId="73119B8B" w14:textId="1FA32149" w:rsidR="00214DB1" w:rsidRPr="00D05EEA" w:rsidRDefault="00C90B21" w:rsidP="00214DB1">
      <w:pPr>
        <w:spacing w:line="360" w:lineRule="auto"/>
        <w:ind w:firstLine="720"/>
        <w:contextualSpacing/>
        <w:rPr>
          <w:rFonts w:ascii="Cambria" w:hAnsi="Cambria"/>
          <w:b/>
          <w:bCs/>
          <w:i/>
          <w:iCs/>
          <w:sz w:val="28"/>
          <w:szCs w:val="28"/>
        </w:rPr>
      </w:pPr>
      <w:r w:rsidRPr="00D05EEA">
        <w:rPr>
          <w:rFonts w:ascii="Cambria" w:hAnsi="Cambria"/>
          <w:b/>
          <w:bCs/>
          <w:i/>
          <w:iCs/>
          <w:sz w:val="28"/>
          <w:szCs w:val="28"/>
        </w:rPr>
        <w:t xml:space="preserve">This is.  </w:t>
      </w:r>
      <w:r w:rsidR="0010483C">
        <w:rPr>
          <w:rFonts w:ascii="Cambria" w:hAnsi="Cambria"/>
          <w:b/>
          <w:bCs/>
          <w:i/>
          <w:iCs/>
          <w:sz w:val="28"/>
          <w:szCs w:val="28"/>
        </w:rPr>
        <w:t>L</w:t>
      </w:r>
      <w:r w:rsidR="00214DB1" w:rsidRPr="00D05EEA">
        <w:rPr>
          <w:rFonts w:ascii="Cambria" w:hAnsi="Cambria"/>
          <w:b/>
          <w:bCs/>
          <w:i/>
          <w:iCs/>
          <w:sz w:val="28"/>
          <w:szCs w:val="28"/>
        </w:rPr>
        <w:t>ooks like you’re off the hook for Dex’s death</w:t>
      </w:r>
      <w:del w:id="15441" w:author="Daisy Watt" w:date="2026-06-23T09:38:00Z" w16du:dateUtc="2026-06-23T07:38:00Z">
        <w:r w:rsidR="00D05EEA">
          <w:rPr>
            <w:rFonts w:ascii="Cambria" w:hAnsi="Cambria"/>
            <w:b/>
            <w:bCs/>
            <w:i/>
            <w:iCs/>
            <w:sz w:val="28"/>
            <w:szCs w:val="28"/>
          </w:rPr>
          <w:delText>,</w:delText>
        </w:r>
      </w:del>
      <w:ins w:id="15442" w:author="Daisy Watt" w:date="2026-06-23T09:38:00Z" w16du:dateUtc="2026-06-23T07:38:00Z">
        <w:r w:rsidR="006E6D17">
          <w:rPr>
            <w:rFonts w:ascii="Cambria" w:hAnsi="Cambria"/>
            <w:b/>
            <w:bCs/>
            <w:i/>
            <w:iCs/>
            <w:sz w:val="28"/>
            <w:szCs w:val="28"/>
          </w:rPr>
          <w:t xml:space="preserve"> </w:t>
        </w:r>
        <w:r w:rsidR="00D71E67">
          <w:rPr>
            <w:rFonts w:ascii="Cambria" w:hAnsi="Cambria"/>
            <w:b/>
            <w:bCs/>
            <w:i/>
            <w:iCs/>
            <w:sz w:val="28"/>
            <w:szCs w:val="28"/>
          </w:rPr>
          <w:t>–</w:t>
        </w:r>
      </w:ins>
      <w:r w:rsidR="006E6D17">
        <w:rPr>
          <w:rFonts w:ascii="Cambria" w:hAnsi="Cambria"/>
          <w:b/>
          <w:bCs/>
          <w:i/>
          <w:iCs/>
          <w:sz w:val="28"/>
          <w:szCs w:val="28"/>
        </w:rPr>
        <w:t xml:space="preserve"> pls</w:t>
      </w:r>
      <w:r w:rsidR="00D05EEA">
        <w:rPr>
          <w:rFonts w:ascii="Cambria" w:hAnsi="Cambria"/>
          <w:b/>
          <w:bCs/>
          <w:i/>
          <w:iCs/>
          <w:sz w:val="28"/>
          <w:szCs w:val="28"/>
        </w:rPr>
        <w:t xml:space="preserve"> read attached doc</w:t>
      </w:r>
      <w:r w:rsidR="0010483C">
        <w:rPr>
          <w:rFonts w:ascii="Cambria" w:hAnsi="Cambria"/>
          <w:b/>
          <w:bCs/>
          <w:i/>
          <w:iCs/>
          <w:sz w:val="28"/>
          <w:szCs w:val="28"/>
        </w:rPr>
        <w:t xml:space="preserve"> on email</w:t>
      </w:r>
      <w:r w:rsidR="00214DB1" w:rsidRPr="00D05EEA">
        <w:rPr>
          <w:rFonts w:ascii="Cambria" w:hAnsi="Cambria"/>
          <w:b/>
          <w:bCs/>
          <w:i/>
          <w:iCs/>
          <w:sz w:val="28"/>
          <w:szCs w:val="28"/>
        </w:rPr>
        <w:t>.</w:t>
      </w:r>
    </w:p>
    <w:p w14:paraId="55070BD5" w14:textId="690144DA" w:rsidR="0010483C" w:rsidRDefault="00123CB1" w:rsidP="00D05EEA">
      <w:pPr>
        <w:spacing w:line="360" w:lineRule="auto"/>
        <w:ind w:firstLine="720"/>
        <w:contextualSpacing/>
        <w:rPr>
          <w:rFonts w:ascii="Cambria" w:hAnsi="Cambria"/>
          <w:sz w:val="28"/>
          <w:szCs w:val="28"/>
        </w:rPr>
      </w:pPr>
      <w:r>
        <w:rPr>
          <w:rFonts w:ascii="Cambria" w:hAnsi="Cambria"/>
          <w:sz w:val="28"/>
          <w:szCs w:val="28"/>
        </w:rPr>
        <w:t>It seemed Langley’s</w:t>
      </w:r>
      <w:r w:rsidR="0078367F">
        <w:rPr>
          <w:rFonts w:ascii="Cambria" w:hAnsi="Cambria"/>
          <w:sz w:val="28"/>
          <w:szCs w:val="28"/>
        </w:rPr>
        <w:t xml:space="preserve"> Head of Security had </w:t>
      </w:r>
      <w:r>
        <w:rPr>
          <w:rFonts w:ascii="Cambria" w:hAnsi="Cambria"/>
          <w:sz w:val="28"/>
          <w:szCs w:val="28"/>
        </w:rPr>
        <w:t>locate</w:t>
      </w:r>
      <w:r w:rsidR="0078367F">
        <w:rPr>
          <w:rFonts w:ascii="Cambria" w:hAnsi="Cambria"/>
          <w:sz w:val="28"/>
          <w:szCs w:val="28"/>
        </w:rPr>
        <w:t xml:space="preserve">d the CCTV </w:t>
      </w:r>
      <w:del w:id="15443" w:author="Claire S" w:date="2026-08-04T13:02:00Z" w16du:dateUtc="2026-08-04T12:02:00Z">
        <w:r w:rsidR="0078367F" w:rsidDel="0003765A">
          <w:rPr>
            <w:rFonts w:ascii="Cambria" w:hAnsi="Cambria"/>
            <w:sz w:val="28"/>
            <w:szCs w:val="28"/>
          </w:rPr>
          <w:delText xml:space="preserve">of </w:delText>
        </w:r>
      </w:del>
      <w:ins w:id="15444" w:author="Claire S" w:date="2026-08-04T13:02:00Z" w16du:dateUtc="2026-08-04T12:02:00Z">
        <w:r w:rsidR="0003765A">
          <w:rPr>
            <w:rFonts w:ascii="Cambria" w:hAnsi="Cambria"/>
            <w:sz w:val="28"/>
            <w:szCs w:val="28"/>
          </w:rPr>
          <w:t xml:space="preserve">covering </w:t>
        </w:r>
      </w:ins>
      <w:r w:rsidR="0078367F">
        <w:rPr>
          <w:rFonts w:ascii="Cambria" w:hAnsi="Cambria"/>
          <w:sz w:val="28"/>
          <w:szCs w:val="28"/>
        </w:rPr>
        <w:t>the</w:t>
      </w:r>
      <w:r w:rsidR="00160D93">
        <w:rPr>
          <w:rFonts w:ascii="Cambria" w:hAnsi="Cambria"/>
          <w:sz w:val="28"/>
          <w:szCs w:val="28"/>
        </w:rPr>
        <w:t xml:space="preserve"> Langley penthouse</w:t>
      </w:r>
      <w:r w:rsidR="0078367F">
        <w:rPr>
          <w:rFonts w:ascii="Cambria" w:hAnsi="Cambria"/>
          <w:sz w:val="28"/>
          <w:szCs w:val="28"/>
        </w:rPr>
        <w:t xml:space="preserve"> flat, which showed Sav</w:t>
      </w:r>
      <w:r w:rsidR="007C6CBF">
        <w:rPr>
          <w:rFonts w:ascii="Cambria" w:hAnsi="Cambria"/>
          <w:sz w:val="28"/>
          <w:szCs w:val="28"/>
        </w:rPr>
        <w:t>annah</w:t>
      </w:r>
      <w:r w:rsidR="0078367F">
        <w:rPr>
          <w:rFonts w:ascii="Cambria" w:hAnsi="Cambria"/>
          <w:sz w:val="28"/>
          <w:szCs w:val="28"/>
        </w:rPr>
        <w:t xml:space="preserve"> entering</w:t>
      </w:r>
      <w:r>
        <w:rPr>
          <w:rFonts w:ascii="Cambria" w:hAnsi="Cambria"/>
          <w:sz w:val="28"/>
          <w:szCs w:val="28"/>
        </w:rPr>
        <w:t xml:space="preserve"> alone</w:t>
      </w:r>
      <w:r w:rsidR="0078367F">
        <w:rPr>
          <w:rFonts w:ascii="Cambria" w:hAnsi="Cambria"/>
          <w:sz w:val="28"/>
          <w:szCs w:val="28"/>
        </w:rPr>
        <w:t xml:space="preserve"> a</w:t>
      </w:r>
      <w:r w:rsidR="00F93A13">
        <w:rPr>
          <w:rFonts w:ascii="Cambria" w:hAnsi="Cambria"/>
          <w:sz w:val="28"/>
          <w:szCs w:val="28"/>
        </w:rPr>
        <w:t>round 2</w:t>
      </w:r>
      <w:ins w:id="15445" w:author="Daisy Watt" w:date="2026-06-22T22:11:00Z" w16du:dateUtc="2026-06-22T20:11:00Z">
        <w:r w:rsidR="00993A23">
          <w:rPr>
            <w:rFonts w:ascii="Cambria" w:hAnsi="Cambria"/>
            <w:sz w:val="28"/>
            <w:szCs w:val="28"/>
          </w:rPr>
          <w:t xml:space="preserve"> a.m.</w:t>
        </w:r>
      </w:ins>
      <w:del w:id="15446" w:author="Daisy Watt" w:date="2026-06-22T22:11:00Z" w16du:dateUtc="2026-06-22T20:11:00Z">
        <w:r w:rsidR="00F93A13" w:rsidDel="00993A23">
          <w:rPr>
            <w:rFonts w:ascii="Cambria" w:hAnsi="Cambria"/>
            <w:sz w:val="28"/>
            <w:szCs w:val="28"/>
          </w:rPr>
          <w:delText>am</w:delText>
        </w:r>
      </w:del>
      <w:r w:rsidR="00F93A13">
        <w:rPr>
          <w:rFonts w:ascii="Cambria" w:hAnsi="Cambria"/>
          <w:sz w:val="28"/>
          <w:szCs w:val="28"/>
        </w:rPr>
        <w:t xml:space="preserve">, </w:t>
      </w:r>
      <w:r w:rsidR="0078367F">
        <w:rPr>
          <w:rFonts w:ascii="Cambria" w:hAnsi="Cambria"/>
          <w:sz w:val="28"/>
          <w:szCs w:val="28"/>
        </w:rPr>
        <w:t>and not leaving til</w:t>
      </w:r>
      <w:r w:rsidR="00F93A13">
        <w:rPr>
          <w:rFonts w:ascii="Cambria" w:hAnsi="Cambria"/>
          <w:sz w:val="28"/>
          <w:szCs w:val="28"/>
        </w:rPr>
        <w:t xml:space="preserve">l </w:t>
      </w:r>
      <w:r w:rsidR="0078367F">
        <w:rPr>
          <w:rFonts w:ascii="Cambria" w:hAnsi="Cambria"/>
          <w:sz w:val="28"/>
          <w:szCs w:val="28"/>
        </w:rPr>
        <w:t>the following morning</w:t>
      </w:r>
      <w:r>
        <w:rPr>
          <w:rFonts w:ascii="Cambria" w:hAnsi="Cambria"/>
          <w:sz w:val="28"/>
          <w:szCs w:val="28"/>
        </w:rPr>
        <w:t xml:space="preserve"> at </w:t>
      </w:r>
      <w:r w:rsidR="00CB4190">
        <w:rPr>
          <w:rFonts w:ascii="Cambria" w:hAnsi="Cambria"/>
          <w:sz w:val="28"/>
          <w:szCs w:val="28"/>
        </w:rPr>
        <w:t>9</w:t>
      </w:r>
      <w:del w:id="15447" w:author="Daisy Watt" w:date="2026-06-22T22:11:00Z" w16du:dateUtc="2026-06-22T20:11:00Z">
        <w:r>
          <w:rPr>
            <w:rFonts w:ascii="Cambria" w:hAnsi="Cambria"/>
            <w:sz w:val="28"/>
            <w:szCs w:val="28"/>
          </w:rPr>
          <w:delText>am</w:delText>
        </w:r>
      </w:del>
      <w:ins w:id="15448" w:author="Daisy Watt" w:date="2026-06-22T22:11:00Z" w16du:dateUtc="2026-06-22T20:11:00Z">
        <w:r w:rsidR="00E94246">
          <w:rPr>
            <w:rFonts w:ascii="Cambria" w:hAnsi="Cambria"/>
            <w:sz w:val="28"/>
            <w:szCs w:val="28"/>
          </w:rPr>
          <w:t xml:space="preserve"> a.m.</w:t>
        </w:r>
      </w:ins>
      <w:r w:rsidR="00F93A13">
        <w:rPr>
          <w:rFonts w:ascii="Cambria" w:hAnsi="Cambria"/>
          <w:sz w:val="28"/>
          <w:szCs w:val="28"/>
        </w:rPr>
        <w:t xml:space="preserve">, </w:t>
      </w:r>
      <w:r>
        <w:rPr>
          <w:rFonts w:ascii="Cambria" w:hAnsi="Cambria"/>
          <w:sz w:val="28"/>
          <w:szCs w:val="28"/>
        </w:rPr>
        <w:t xml:space="preserve">which was just </w:t>
      </w:r>
      <w:r w:rsidR="00F93A13">
        <w:rPr>
          <w:rFonts w:ascii="Cambria" w:hAnsi="Cambria"/>
          <w:sz w:val="28"/>
          <w:szCs w:val="28"/>
        </w:rPr>
        <w:t>after Ruth had broken the terrible news to her</w:t>
      </w:r>
      <w:r w:rsidR="0078367F">
        <w:rPr>
          <w:rFonts w:ascii="Cambria" w:hAnsi="Cambria"/>
          <w:sz w:val="28"/>
          <w:szCs w:val="28"/>
        </w:rPr>
        <w:t>.</w:t>
      </w:r>
      <w:r w:rsidR="00160D93">
        <w:rPr>
          <w:rFonts w:ascii="Cambria" w:hAnsi="Cambria"/>
          <w:sz w:val="28"/>
          <w:szCs w:val="28"/>
        </w:rPr>
        <w:t xml:space="preserve"> </w:t>
      </w:r>
      <w:r w:rsidR="00F93A13">
        <w:rPr>
          <w:rFonts w:ascii="Cambria" w:hAnsi="Cambria"/>
          <w:sz w:val="28"/>
          <w:szCs w:val="28"/>
        </w:rPr>
        <w:t xml:space="preserve"> </w:t>
      </w:r>
      <w:r w:rsidR="00160D93">
        <w:rPr>
          <w:rFonts w:ascii="Cambria" w:hAnsi="Cambria"/>
          <w:sz w:val="28"/>
          <w:szCs w:val="28"/>
        </w:rPr>
        <w:t xml:space="preserve">Meanwhile, </w:t>
      </w:r>
      <w:r w:rsidR="0078367F">
        <w:rPr>
          <w:rFonts w:ascii="Cambria" w:hAnsi="Cambria"/>
          <w:sz w:val="28"/>
          <w:szCs w:val="28"/>
        </w:rPr>
        <w:t xml:space="preserve">Dex had been found </w:t>
      </w:r>
      <w:r w:rsidR="00F93A13">
        <w:rPr>
          <w:rFonts w:ascii="Cambria" w:hAnsi="Cambria"/>
          <w:sz w:val="28"/>
          <w:szCs w:val="28"/>
        </w:rPr>
        <w:t xml:space="preserve">on camera </w:t>
      </w:r>
      <w:r w:rsidR="0078367F">
        <w:rPr>
          <w:rFonts w:ascii="Cambria" w:hAnsi="Cambria"/>
          <w:sz w:val="28"/>
          <w:szCs w:val="28"/>
        </w:rPr>
        <w:t>entering the building</w:t>
      </w:r>
      <w:r w:rsidR="00446D8E">
        <w:rPr>
          <w:rFonts w:ascii="Cambria" w:hAnsi="Cambria"/>
          <w:sz w:val="28"/>
          <w:szCs w:val="28"/>
        </w:rPr>
        <w:t xml:space="preserve"> around </w:t>
      </w:r>
      <w:r w:rsidR="00763B5F">
        <w:rPr>
          <w:rFonts w:ascii="Cambria" w:hAnsi="Cambria"/>
          <w:sz w:val="28"/>
          <w:szCs w:val="28"/>
        </w:rPr>
        <w:t>2.</w:t>
      </w:r>
      <w:r w:rsidR="00446D8E">
        <w:rPr>
          <w:rFonts w:ascii="Cambria" w:hAnsi="Cambria"/>
          <w:sz w:val="28"/>
          <w:szCs w:val="28"/>
        </w:rPr>
        <w:t>3</w:t>
      </w:r>
      <w:r w:rsidR="00763B5F">
        <w:rPr>
          <w:rFonts w:ascii="Cambria" w:hAnsi="Cambria"/>
          <w:sz w:val="28"/>
          <w:szCs w:val="28"/>
        </w:rPr>
        <w:t>0</w:t>
      </w:r>
      <w:del w:id="15449" w:author="Daisy Watt" w:date="2026-06-22T22:11:00Z" w16du:dateUtc="2026-06-22T20:11:00Z">
        <w:r w:rsidR="00446D8E">
          <w:rPr>
            <w:rFonts w:ascii="Cambria" w:hAnsi="Cambria"/>
            <w:sz w:val="28"/>
            <w:szCs w:val="28"/>
          </w:rPr>
          <w:delText>am</w:delText>
        </w:r>
      </w:del>
      <w:ins w:id="15450" w:author="Daisy Watt" w:date="2026-06-22T22:11:00Z" w16du:dateUtc="2026-06-22T20:11:00Z">
        <w:r w:rsidR="00CB4190">
          <w:rPr>
            <w:rFonts w:ascii="Cambria" w:hAnsi="Cambria"/>
            <w:sz w:val="28"/>
            <w:szCs w:val="28"/>
          </w:rPr>
          <w:t xml:space="preserve"> </w:t>
        </w:r>
        <w:r w:rsidR="004B7D79">
          <w:rPr>
            <w:rFonts w:ascii="Cambria" w:hAnsi="Cambria"/>
            <w:sz w:val="28"/>
            <w:szCs w:val="28"/>
          </w:rPr>
          <w:t>a.m.</w:t>
        </w:r>
      </w:ins>
      <w:r w:rsidR="00CB4190">
        <w:rPr>
          <w:rFonts w:ascii="Cambria" w:hAnsi="Cambria"/>
          <w:sz w:val="28"/>
          <w:szCs w:val="28"/>
        </w:rPr>
        <w:t xml:space="preserve"> </w:t>
      </w:r>
      <w:del w:id="15451" w:author="Daisy Watt" w:date="2026-06-22T22:11:00Z" w16du:dateUtc="2026-06-22T20:11:00Z">
        <w:r w:rsidR="00CB4190" w:rsidDel="004B7D79">
          <w:rPr>
            <w:rFonts w:ascii="Cambria" w:hAnsi="Cambria"/>
            <w:sz w:val="28"/>
            <w:szCs w:val="28"/>
          </w:rPr>
          <w:delText>-</w:delText>
        </w:r>
      </w:del>
      <w:ins w:id="15452" w:author="Daisy Watt" w:date="2026-06-22T22:11:00Z" w16du:dateUtc="2026-06-22T20:11:00Z">
        <w:r w:rsidR="004B7D79">
          <w:rPr>
            <w:rFonts w:ascii="Cambria" w:hAnsi="Cambria"/>
            <w:sz w:val="28"/>
            <w:szCs w:val="28"/>
          </w:rPr>
          <w:t>–</w:t>
        </w:r>
      </w:ins>
      <w:r w:rsidR="0078367F">
        <w:rPr>
          <w:rFonts w:ascii="Cambria" w:hAnsi="Cambria"/>
          <w:sz w:val="28"/>
          <w:szCs w:val="28"/>
        </w:rPr>
        <w:t xml:space="preserve"> but then </w:t>
      </w:r>
      <w:r>
        <w:rPr>
          <w:rFonts w:ascii="Cambria" w:hAnsi="Cambria"/>
          <w:sz w:val="28"/>
          <w:szCs w:val="28"/>
        </w:rPr>
        <w:t xml:space="preserve">the main feed had been </w:t>
      </w:r>
      <w:r w:rsidR="00763B5F">
        <w:rPr>
          <w:rFonts w:ascii="Cambria" w:hAnsi="Cambria"/>
          <w:sz w:val="28"/>
          <w:szCs w:val="28"/>
        </w:rPr>
        <w:t xml:space="preserve">either disabled, or </w:t>
      </w:r>
      <w:del w:id="15453" w:author="Daisy Watt" w:date="2026-06-22T22:12:00Z" w16du:dateUtc="2026-06-22T20:12:00Z">
        <w:r w:rsidR="00763B5F">
          <w:rPr>
            <w:rFonts w:ascii="Cambria" w:hAnsi="Cambria"/>
            <w:sz w:val="28"/>
            <w:szCs w:val="28"/>
          </w:rPr>
          <w:delText xml:space="preserve">had </w:delText>
        </w:r>
      </w:del>
      <w:r>
        <w:rPr>
          <w:rFonts w:ascii="Cambria" w:hAnsi="Cambria"/>
          <w:sz w:val="28"/>
          <w:szCs w:val="28"/>
        </w:rPr>
        <w:t>corrupted</w:t>
      </w:r>
      <w:r w:rsidR="00F7703C">
        <w:rPr>
          <w:rFonts w:ascii="Cambria" w:hAnsi="Cambria"/>
          <w:sz w:val="28"/>
          <w:szCs w:val="28"/>
        </w:rPr>
        <w:t xml:space="preserve"> for some reason</w:t>
      </w:r>
      <w:r w:rsidR="009A42D7">
        <w:rPr>
          <w:rFonts w:ascii="Cambria" w:hAnsi="Cambria"/>
          <w:sz w:val="28"/>
          <w:szCs w:val="28"/>
        </w:rPr>
        <w:t>.</w:t>
      </w:r>
      <w:r w:rsidR="00D05EEA">
        <w:rPr>
          <w:rFonts w:ascii="Cambria" w:hAnsi="Cambria"/>
          <w:sz w:val="28"/>
          <w:szCs w:val="28"/>
        </w:rPr>
        <w:t xml:space="preserve">  </w:t>
      </w:r>
    </w:p>
    <w:p w14:paraId="3D134ED1" w14:textId="5A4730B1" w:rsidR="00123CB1" w:rsidRDefault="00214DB1" w:rsidP="00D05EEA">
      <w:pPr>
        <w:spacing w:line="360" w:lineRule="auto"/>
        <w:ind w:firstLine="720"/>
        <w:contextualSpacing/>
        <w:rPr>
          <w:ins w:id="15454" w:author="Claire S" w:date="2026-07-28T14:51:00Z" w16du:dateUtc="2026-07-28T13:51:00Z"/>
          <w:rFonts w:ascii="Cambria" w:hAnsi="Cambria"/>
          <w:sz w:val="28"/>
          <w:szCs w:val="28"/>
        </w:rPr>
      </w:pPr>
      <w:commentRangeStart w:id="15455"/>
      <w:del w:id="15456" w:author="Claire S" w:date="2026-07-28T14:47:00Z" w16du:dateUtc="2026-07-28T13:47:00Z">
        <w:r w:rsidDel="00EA2C4B">
          <w:rPr>
            <w:rFonts w:ascii="Cambria" w:hAnsi="Cambria"/>
            <w:sz w:val="28"/>
            <w:szCs w:val="28"/>
          </w:rPr>
          <w:delText xml:space="preserve">If </w:delText>
        </w:r>
        <w:r w:rsidR="00B06233" w:rsidDel="00EA2C4B">
          <w:rPr>
            <w:rFonts w:ascii="Cambria" w:hAnsi="Cambria"/>
            <w:sz w:val="28"/>
            <w:szCs w:val="28"/>
          </w:rPr>
          <w:delText>any</w:delText>
        </w:r>
        <w:r w:rsidR="0010483C" w:rsidDel="00EA2C4B">
          <w:rPr>
            <w:rFonts w:ascii="Cambria" w:hAnsi="Cambria"/>
            <w:sz w:val="28"/>
            <w:szCs w:val="28"/>
          </w:rPr>
          <w:delText xml:space="preserve"> of tha</w:delText>
        </w:r>
        <w:r w:rsidDel="00EA2C4B">
          <w:rPr>
            <w:rFonts w:ascii="Cambria" w:hAnsi="Cambria"/>
            <w:sz w:val="28"/>
            <w:szCs w:val="28"/>
          </w:rPr>
          <w:delText xml:space="preserve">t meant Ruth had a hand in </w:delText>
        </w:r>
        <w:r w:rsidR="0010483C" w:rsidDel="00EA2C4B">
          <w:rPr>
            <w:rFonts w:ascii="Cambria" w:hAnsi="Cambria"/>
            <w:sz w:val="28"/>
            <w:szCs w:val="28"/>
          </w:rPr>
          <w:delText>helping her</w:delText>
        </w:r>
        <w:r w:rsidR="007C6CBF" w:rsidDel="00EA2C4B">
          <w:rPr>
            <w:rFonts w:ascii="Cambria" w:hAnsi="Cambria"/>
            <w:sz w:val="28"/>
            <w:szCs w:val="28"/>
          </w:rPr>
          <w:delText xml:space="preserve"> out</w:delText>
        </w:r>
        <w:r w:rsidDel="00EA2C4B">
          <w:rPr>
            <w:rFonts w:ascii="Cambria" w:hAnsi="Cambria"/>
            <w:sz w:val="28"/>
            <w:szCs w:val="28"/>
          </w:rPr>
          <w:delText xml:space="preserve">, </w:delText>
        </w:r>
      </w:del>
      <w:del w:id="15457" w:author="Claire S" w:date="2026-07-28T14:48:00Z" w16du:dateUtc="2026-07-28T13:48:00Z">
        <w:r w:rsidR="00123CB1" w:rsidDel="008D2752">
          <w:rPr>
            <w:rFonts w:ascii="Cambria" w:hAnsi="Cambria"/>
            <w:sz w:val="28"/>
            <w:szCs w:val="28"/>
          </w:rPr>
          <w:delText xml:space="preserve">Savannah </w:delText>
        </w:r>
      </w:del>
      <w:del w:id="15458" w:author="Claire S" w:date="2026-07-28T14:47:00Z" w16du:dateUtc="2026-07-28T13:47:00Z">
        <w:r w:rsidDel="00EA2C4B">
          <w:rPr>
            <w:rFonts w:ascii="Cambria" w:hAnsi="Cambria"/>
            <w:sz w:val="28"/>
            <w:szCs w:val="28"/>
          </w:rPr>
          <w:delText>really didn’t care</w:delText>
        </w:r>
      </w:del>
      <w:ins w:id="15459" w:author="Claire S" w:date="2026-07-28T14:48:00Z" w16du:dateUtc="2026-07-28T13:48:00Z">
        <w:r w:rsidR="008D2752">
          <w:rPr>
            <w:rFonts w:ascii="Cambria" w:hAnsi="Cambria"/>
            <w:sz w:val="28"/>
            <w:szCs w:val="28"/>
          </w:rPr>
          <w:t>Had</w:t>
        </w:r>
      </w:ins>
      <w:ins w:id="15460" w:author="Claire S" w:date="2026-07-28T14:47:00Z" w16du:dateUtc="2026-07-28T13:47:00Z">
        <w:r w:rsidR="00EA2C4B">
          <w:rPr>
            <w:rFonts w:ascii="Cambria" w:hAnsi="Cambria"/>
            <w:sz w:val="28"/>
            <w:szCs w:val="28"/>
          </w:rPr>
          <w:t xml:space="preserve"> Ruth sorted this</w:t>
        </w:r>
      </w:ins>
      <w:ins w:id="15461" w:author="Claire S" w:date="2026-07-28T14:48:00Z" w16du:dateUtc="2026-07-28T13:48:00Z">
        <w:r w:rsidR="008D2752">
          <w:rPr>
            <w:rFonts w:ascii="Cambria" w:hAnsi="Cambria"/>
            <w:sz w:val="28"/>
            <w:szCs w:val="28"/>
          </w:rPr>
          <w:t xml:space="preserve">? </w:t>
        </w:r>
      </w:ins>
      <w:ins w:id="15462" w:author="Claire S" w:date="2026-07-28T14:52:00Z" w16du:dateUtc="2026-07-28T13:52:00Z">
        <w:r w:rsidR="00E76703">
          <w:rPr>
            <w:rFonts w:ascii="Cambria" w:hAnsi="Cambria"/>
            <w:sz w:val="28"/>
            <w:szCs w:val="28"/>
          </w:rPr>
          <w:t>Thank G</w:t>
        </w:r>
      </w:ins>
      <w:ins w:id="15463" w:author="Claire S" w:date="2026-07-28T14:53:00Z" w16du:dateUtc="2026-07-28T13:53:00Z">
        <w:r w:rsidR="00E76703">
          <w:rPr>
            <w:rFonts w:ascii="Cambria" w:hAnsi="Cambria"/>
            <w:sz w:val="28"/>
            <w:szCs w:val="28"/>
          </w:rPr>
          <w:t xml:space="preserve">od! </w:t>
        </w:r>
      </w:ins>
      <w:ins w:id="15464" w:author="Claire S" w:date="2026-07-28T14:48:00Z" w16du:dateUtc="2026-07-28T13:48:00Z">
        <w:r w:rsidR="0047026A">
          <w:rPr>
            <w:rFonts w:ascii="Cambria" w:hAnsi="Cambria"/>
            <w:sz w:val="28"/>
            <w:szCs w:val="28"/>
          </w:rPr>
          <w:t xml:space="preserve">Savannah could almost taste </w:t>
        </w:r>
      </w:ins>
      <w:ins w:id="15465" w:author="Claire S" w:date="2026-07-29T19:24:00Z" w16du:dateUtc="2026-07-29T18:24:00Z">
        <w:r w:rsidR="00652A5C">
          <w:rPr>
            <w:rFonts w:ascii="Cambria" w:hAnsi="Cambria"/>
            <w:sz w:val="28"/>
            <w:szCs w:val="28"/>
          </w:rPr>
          <w:t xml:space="preserve">the </w:t>
        </w:r>
      </w:ins>
      <w:ins w:id="15466" w:author="Claire S" w:date="2026-07-28T14:48:00Z" w16du:dateUtc="2026-07-28T13:48:00Z">
        <w:r w:rsidR="0047026A">
          <w:rPr>
            <w:rFonts w:ascii="Cambria" w:hAnsi="Cambria"/>
            <w:sz w:val="28"/>
            <w:szCs w:val="28"/>
          </w:rPr>
          <w:t>relief</w:t>
        </w:r>
      </w:ins>
      <w:ins w:id="15467" w:author="Claire S" w:date="2026-07-28T15:09:00Z" w16du:dateUtc="2026-07-28T14:09:00Z">
        <w:r w:rsidR="00DA2D7D">
          <w:rPr>
            <w:rFonts w:ascii="Cambria" w:hAnsi="Cambria"/>
            <w:sz w:val="28"/>
            <w:szCs w:val="28"/>
          </w:rPr>
          <w:t xml:space="preserve"> </w:t>
        </w:r>
      </w:ins>
      <w:ins w:id="15468" w:author="Claire S" w:date="2026-07-29T19:24:00Z" w16du:dateUtc="2026-07-29T18:24:00Z">
        <w:r w:rsidR="00652A5C">
          <w:rPr>
            <w:rFonts w:ascii="Cambria" w:hAnsi="Cambria"/>
            <w:sz w:val="28"/>
            <w:szCs w:val="28"/>
          </w:rPr>
          <w:t>she felt</w:t>
        </w:r>
      </w:ins>
      <w:ins w:id="15469" w:author="Claire S" w:date="2026-07-28T14:54:00Z" w16du:dateUtc="2026-07-28T13:54:00Z">
        <w:r w:rsidR="003C235B">
          <w:rPr>
            <w:rFonts w:ascii="Cambria" w:hAnsi="Cambria"/>
            <w:sz w:val="28"/>
            <w:szCs w:val="28"/>
          </w:rPr>
          <w:t xml:space="preserve"> - </w:t>
        </w:r>
      </w:ins>
      <w:ins w:id="15470" w:author="Claire S" w:date="2026-07-28T14:48:00Z" w16du:dateUtc="2026-07-28T13:48:00Z">
        <w:r w:rsidR="0047026A">
          <w:rPr>
            <w:rFonts w:ascii="Cambria" w:hAnsi="Cambria"/>
            <w:sz w:val="28"/>
            <w:szCs w:val="28"/>
          </w:rPr>
          <w:t xml:space="preserve">but </w:t>
        </w:r>
      </w:ins>
      <w:ins w:id="15471" w:author="Claire S" w:date="2026-07-28T14:54:00Z" w16du:dateUtc="2026-07-28T13:54:00Z">
        <w:r w:rsidR="003C235B">
          <w:rPr>
            <w:rFonts w:ascii="Cambria" w:hAnsi="Cambria"/>
            <w:sz w:val="28"/>
            <w:szCs w:val="28"/>
          </w:rPr>
          <w:t xml:space="preserve">right behind it, </w:t>
        </w:r>
      </w:ins>
      <w:ins w:id="15472" w:author="Claire S" w:date="2026-07-29T19:25:00Z" w16du:dateUtc="2026-07-29T18:25:00Z">
        <w:r w:rsidR="00652A5C">
          <w:rPr>
            <w:rFonts w:ascii="Cambria" w:hAnsi="Cambria"/>
            <w:sz w:val="28"/>
            <w:szCs w:val="28"/>
          </w:rPr>
          <w:t>was the</w:t>
        </w:r>
      </w:ins>
      <w:ins w:id="15473" w:author="Claire S" w:date="2026-07-28T14:51:00Z" w16du:dateUtc="2026-07-28T13:51:00Z">
        <w:r w:rsidR="00092A9C">
          <w:rPr>
            <w:rFonts w:ascii="Cambria" w:hAnsi="Cambria"/>
            <w:sz w:val="28"/>
            <w:szCs w:val="28"/>
          </w:rPr>
          <w:t xml:space="preserve"> taste</w:t>
        </w:r>
      </w:ins>
      <w:ins w:id="15474" w:author="Claire S" w:date="2026-07-29T19:25:00Z" w16du:dateUtc="2026-07-29T18:25:00Z">
        <w:r w:rsidR="00652A5C">
          <w:rPr>
            <w:rFonts w:ascii="Cambria" w:hAnsi="Cambria"/>
            <w:sz w:val="28"/>
            <w:szCs w:val="28"/>
          </w:rPr>
          <w:t xml:space="preserve"> of</w:t>
        </w:r>
      </w:ins>
      <w:ins w:id="15475" w:author="Claire S" w:date="2026-07-28T14:51:00Z" w16du:dateUtc="2026-07-28T13:51:00Z">
        <w:r w:rsidR="00092A9C">
          <w:rPr>
            <w:rFonts w:ascii="Cambria" w:hAnsi="Cambria"/>
            <w:sz w:val="28"/>
            <w:szCs w:val="28"/>
          </w:rPr>
          <w:t xml:space="preserve"> her craving for </w:t>
        </w:r>
      </w:ins>
      <w:ins w:id="15476" w:author="Claire S" w:date="2026-07-28T14:53:00Z" w16du:dateUtc="2026-07-28T13:53:00Z">
        <w:r w:rsidR="00E76703">
          <w:rPr>
            <w:rFonts w:ascii="Cambria" w:hAnsi="Cambria"/>
            <w:sz w:val="28"/>
            <w:szCs w:val="28"/>
          </w:rPr>
          <w:t>something</w:t>
        </w:r>
      </w:ins>
      <w:ins w:id="15477" w:author="Claire S" w:date="2026-07-28T14:51:00Z" w16du:dateUtc="2026-07-28T13:51:00Z">
        <w:r w:rsidR="00092A9C">
          <w:rPr>
            <w:rFonts w:ascii="Cambria" w:hAnsi="Cambria"/>
            <w:sz w:val="28"/>
            <w:szCs w:val="28"/>
          </w:rPr>
          <w:t xml:space="preserve"> </w:t>
        </w:r>
      </w:ins>
      <w:ins w:id="15478" w:author="Claire S" w:date="2026-07-29T19:25:00Z" w16du:dateUtc="2026-07-29T18:25:00Z">
        <w:r w:rsidR="00652A5C">
          <w:rPr>
            <w:rFonts w:ascii="Cambria" w:hAnsi="Cambria"/>
            <w:sz w:val="28"/>
            <w:szCs w:val="28"/>
          </w:rPr>
          <w:t xml:space="preserve">else; something </w:t>
        </w:r>
      </w:ins>
      <w:ins w:id="15479" w:author="Claire S" w:date="2026-07-28T14:51:00Z" w16du:dateUtc="2026-07-28T13:51:00Z">
        <w:r w:rsidR="00092A9C">
          <w:rPr>
            <w:rFonts w:ascii="Cambria" w:hAnsi="Cambria"/>
            <w:sz w:val="28"/>
            <w:szCs w:val="28"/>
          </w:rPr>
          <w:t xml:space="preserve">to calm the </w:t>
        </w:r>
      </w:ins>
      <w:ins w:id="15480" w:author="Claire S" w:date="2026-07-28T15:09:00Z" w16du:dateUtc="2026-07-28T14:09:00Z">
        <w:r w:rsidR="00DA2D7D">
          <w:rPr>
            <w:rFonts w:ascii="Cambria" w:hAnsi="Cambria"/>
            <w:sz w:val="28"/>
            <w:szCs w:val="28"/>
          </w:rPr>
          <w:t>turbulence</w:t>
        </w:r>
      </w:ins>
      <w:ins w:id="15481" w:author="Claire S" w:date="2026-07-28T14:51:00Z" w16du:dateUtc="2026-07-28T13:51:00Z">
        <w:r w:rsidR="00092A9C">
          <w:rPr>
            <w:rFonts w:ascii="Cambria" w:hAnsi="Cambria"/>
            <w:sz w:val="28"/>
            <w:szCs w:val="28"/>
          </w:rPr>
          <w:t xml:space="preserve"> of </w:t>
        </w:r>
      </w:ins>
      <w:ins w:id="15482" w:author="Claire S" w:date="2026-07-28T14:54:00Z" w16du:dateUtc="2026-07-28T13:54:00Z">
        <w:r w:rsidR="003C235B">
          <w:rPr>
            <w:rFonts w:ascii="Cambria" w:hAnsi="Cambria"/>
            <w:sz w:val="28"/>
            <w:szCs w:val="28"/>
          </w:rPr>
          <w:t xml:space="preserve">this awful </w:t>
        </w:r>
      </w:ins>
      <w:ins w:id="15483" w:author="Claire S" w:date="2026-07-28T14:51:00Z" w16du:dateUtc="2026-07-28T13:51:00Z">
        <w:r w:rsidR="00092A9C">
          <w:rPr>
            <w:rFonts w:ascii="Cambria" w:hAnsi="Cambria"/>
            <w:sz w:val="28"/>
            <w:szCs w:val="28"/>
          </w:rPr>
          <w:t>stress.</w:t>
        </w:r>
      </w:ins>
      <w:del w:id="15484" w:author="Claire S" w:date="2026-07-28T14:48:00Z" w16du:dateUtc="2026-07-28T13:48:00Z">
        <w:r w:rsidDel="0047026A">
          <w:rPr>
            <w:rFonts w:ascii="Cambria" w:hAnsi="Cambria"/>
            <w:sz w:val="28"/>
            <w:szCs w:val="28"/>
          </w:rPr>
          <w:delText xml:space="preserve">.  She might have survived </w:delText>
        </w:r>
        <w:r w:rsidR="00763B5F" w:rsidDel="0047026A">
          <w:rPr>
            <w:rFonts w:ascii="Cambria" w:hAnsi="Cambria"/>
            <w:sz w:val="28"/>
            <w:szCs w:val="28"/>
          </w:rPr>
          <w:delText xml:space="preserve">years at </w:delText>
        </w:r>
        <w:r w:rsidDel="0047026A">
          <w:rPr>
            <w:rFonts w:ascii="Cambria" w:hAnsi="Cambria"/>
            <w:sz w:val="28"/>
            <w:szCs w:val="28"/>
          </w:rPr>
          <w:delText>boarding-</w:delText>
        </w:r>
      </w:del>
      <w:ins w:id="15485" w:author="Daisy Watt" w:date="2026-06-22T22:12:00Z" w16du:dateUtc="2026-06-22T20:12:00Z">
        <w:del w:id="15486" w:author="Claire S" w:date="2026-07-28T14:48:00Z" w16du:dateUtc="2026-07-28T13:48:00Z">
          <w:r w:rsidR="00AA1CD8" w:rsidDel="0047026A">
            <w:rPr>
              <w:rFonts w:ascii="Cambria" w:hAnsi="Cambria"/>
              <w:sz w:val="28"/>
              <w:szCs w:val="28"/>
            </w:rPr>
            <w:delText xml:space="preserve"> </w:delText>
          </w:r>
        </w:del>
      </w:ins>
      <w:del w:id="15487" w:author="Claire S" w:date="2026-07-28T14:48:00Z" w16du:dateUtc="2026-07-28T13:48:00Z">
        <w:r w:rsidDel="0047026A">
          <w:rPr>
            <w:rFonts w:ascii="Cambria" w:hAnsi="Cambria"/>
            <w:sz w:val="28"/>
            <w:szCs w:val="28"/>
          </w:rPr>
          <w:delText>school, but a ten-stretch inside would finish her off</w:delText>
        </w:r>
        <w:r w:rsidR="009870C9" w:rsidDel="0047026A">
          <w:rPr>
            <w:rFonts w:ascii="Cambria" w:hAnsi="Cambria"/>
            <w:sz w:val="28"/>
            <w:szCs w:val="28"/>
          </w:rPr>
          <w:delText xml:space="preserve"> for good</w:delText>
        </w:r>
        <w:r w:rsidR="00763B5F" w:rsidDel="0047026A">
          <w:rPr>
            <w:rFonts w:ascii="Cambria" w:hAnsi="Cambria"/>
            <w:sz w:val="28"/>
            <w:szCs w:val="28"/>
          </w:rPr>
          <w:delText xml:space="preserve">. </w:delText>
        </w:r>
      </w:del>
      <w:del w:id="15488" w:author="Claire S" w:date="2026-05-21T11:32:00Z" w16du:dateUtc="2026-05-21T10:32:00Z">
        <w:r w:rsidR="00763B5F" w:rsidDel="00F57C11">
          <w:rPr>
            <w:rFonts w:ascii="Cambria" w:hAnsi="Cambria"/>
            <w:sz w:val="28"/>
            <w:szCs w:val="28"/>
          </w:rPr>
          <w:delText>N</w:delText>
        </w:r>
        <w:r w:rsidR="009870C9" w:rsidDel="00F57C11">
          <w:rPr>
            <w:rFonts w:ascii="Cambria" w:hAnsi="Cambria"/>
            <w:sz w:val="28"/>
            <w:szCs w:val="28"/>
          </w:rPr>
          <w:delText xml:space="preserve">ot to mention </w:delText>
        </w:r>
        <w:commentRangeStart w:id="15489"/>
        <w:r w:rsidR="009870C9" w:rsidDel="00F57C11">
          <w:rPr>
            <w:rFonts w:ascii="Cambria" w:hAnsi="Cambria"/>
            <w:sz w:val="28"/>
            <w:szCs w:val="28"/>
          </w:rPr>
          <w:delText xml:space="preserve">she’d never </w:delText>
        </w:r>
        <w:r w:rsidR="007C6CBF" w:rsidDel="00F57C11">
          <w:rPr>
            <w:rFonts w:ascii="Cambria" w:hAnsi="Cambria"/>
            <w:sz w:val="28"/>
            <w:szCs w:val="28"/>
          </w:rPr>
          <w:delText xml:space="preserve">be able to </w:delText>
        </w:r>
        <w:r w:rsidR="009870C9" w:rsidDel="00F57C11">
          <w:rPr>
            <w:rFonts w:ascii="Cambria" w:hAnsi="Cambria"/>
            <w:sz w:val="28"/>
            <w:szCs w:val="28"/>
          </w:rPr>
          <w:delText>get her roots done properly in prison</w:delText>
        </w:r>
        <w:r w:rsidDel="00F57C11">
          <w:rPr>
            <w:rFonts w:ascii="Cambria" w:hAnsi="Cambria"/>
            <w:sz w:val="28"/>
            <w:szCs w:val="28"/>
          </w:rPr>
          <w:delText>.</w:delText>
        </w:r>
        <w:commentRangeEnd w:id="15489"/>
        <w:r w:rsidR="005D61DF" w:rsidDel="00F57C11">
          <w:rPr>
            <w:rStyle w:val="CommentReference"/>
            <w:rFonts w:ascii="Cambria" w:hAnsi="Cambria"/>
            <w:sz w:val="28"/>
            <w:szCs w:val="28"/>
          </w:rPr>
          <w:commentReference w:id="15489"/>
        </w:r>
      </w:del>
      <w:commentRangeEnd w:id="15455"/>
      <w:del w:id="15490" w:author="Claire S" w:date="2026-07-28T14:48:00Z" w16du:dateUtc="2026-07-28T13:48:00Z">
        <w:r w:rsidR="00D71E67" w:rsidDel="0047026A">
          <w:rPr>
            <w:rStyle w:val="CommentReference"/>
            <w:rFonts w:ascii="Cambria" w:hAnsi="Cambria"/>
            <w:sz w:val="28"/>
            <w:szCs w:val="28"/>
          </w:rPr>
          <w:commentReference w:id="15455"/>
        </w:r>
      </w:del>
    </w:p>
    <w:p w14:paraId="2A5AE53D" w14:textId="2949DD43" w:rsidR="00651648" w:rsidRDefault="003C235B" w:rsidP="00D05EEA">
      <w:pPr>
        <w:spacing w:line="360" w:lineRule="auto"/>
        <w:ind w:firstLine="720"/>
        <w:contextualSpacing/>
        <w:rPr>
          <w:ins w:id="15491" w:author="Claire S" w:date="2026-07-29T19:25:00Z" w16du:dateUtc="2026-07-29T18:25:00Z"/>
          <w:rFonts w:ascii="Cambria" w:hAnsi="Cambria"/>
          <w:sz w:val="28"/>
          <w:szCs w:val="28"/>
        </w:rPr>
      </w:pPr>
      <w:ins w:id="15492" w:author="Claire S" w:date="2026-07-28T14:54:00Z" w16du:dateUtc="2026-07-28T13:54:00Z">
        <w:r w:rsidRPr="003C235B">
          <w:rPr>
            <w:rFonts w:ascii="Cambria" w:hAnsi="Cambria"/>
            <w:i/>
            <w:iCs/>
            <w:sz w:val="28"/>
            <w:szCs w:val="28"/>
            <w:rPrChange w:id="15493" w:author="Claire S" w:date="2026-07-28T14:55:00Z" w16du:dateUtc="2026-07-28T13:55:00Z">
              <w:rPr>
                <w:rFonts w:ascii="Cambria" w:hAnsi="Cambria"/>
                <w:sz w:val="28"/>
                <w:szCs w:val="28"/>
              </w:rPr>
            </w:rPrChange>
          </w:rPr>
          <w:t>Breath, Savannah!</w:t>
        </w:r>
        <w:r>
          <w:rPr>
            <w:rFonts w:ascii="Cambria" w:hAnsi="Cambria"/>
            <w:sz w:val="28"/>
            <w:szCs w:val="28"/>
          </w:rPr>
          <w:t xml:space="preserve"> </w:t>
        </w:r>
      </w:ins>
      <w:ins w:id="15494" w:author="Claire S" w:date="2026-07-28T14:55:00Z" w16du:dateUtc="2026-07-28T13:55:00Z">
        <w:r>
          <w:rPr>
            <w:rFonts w:ascii="Cambria" w:hAnsi="Cambria"/>
            <w:sz w:val="28"/>
            <w:szCs w:val="28"/>
          </w:rPr>
          <w:t>Desperately, s</w:t>
        </w:r>
      </w:ins>
      <w:ins w:id="15495" w:author="Claire S" w:date="2026-07-28T14:51:00Z" w16du:dateUtc="2026-07-28T13:51:00Z">
        <w:r w:rsidR="00092A9C">
          <w:rPr>
            <w:rFonts w:ascii="Cambria" w:hAnsi="Cambria"/>
            <w:sz w:val="28"/>
            <w:szCs w:val="28"/>
          </w:rPr>
          <w:t>he tried to re</w:t>
        </w:r>
      </w:ins>
      <w:ins w:id="15496" w:author="Claire S" w:date="2026-07-28T15:10:00Z" w16du:dateUtc="2026-07-28T14:10:00Z">
        <w:r w:rsidR="00DA2D7D">
          <w:rPr>
            <w:rFonts w:ascii="Cambria" w:hAnsi="Cambria"/>
            <w:sz w:val="28"/>
            <w:szCs w:val="28"/>
          </w:rPr>
          <w:t>call</w:t>
        </w:r>
      </w:ins>
      <w:ins w:id="15497" w:author="Claire S" w:date="2026-07-28T14:51:00Z" w16du:dateUtc="2026-07-28T13:51:00Z">
        <w:r w:rsidR="00092A9C">
          <w:rPr>
            <w:rFonts w:ascii="Cambria" w:hAnsi="Cambria"/>
            <w:sz w:val="28"/>
            <w:szCs w:val="28"/>
          </w:rPr>
          <w:t xml:space="preserve"> </w:t>
        </w:r>
      </w:ins>
      <w:ins w:id="15498" w:author="Claire S" w:date="2026-07-28T15:10:00Z" w16du:dateUtc="2026-07-28T14:10:00Z">
        <w:r w:rsidR="00DA2D7D">
          <w:rPr>
            <w:rFonts w:ascii="Cambria" w:hAnsi="Cambria"/>
            <w:sz w:val="28"/>
            <w:szCs w:val="28"/>
          </w:rPr>
          <w:t>any of the</w:t>
        </w:r>
      </w:ins>
      <w:ins w:id="15499" w:author="Claire S" w:date="2026-07-28T14:51:00Z" w16du:dateUtc="2026-07-28T13:51:00Z">
        <w:r w:rsidR="00092A9C">
          <w:rPr>
            <w:rFonts w:ascii="Cambria" w:hAnsi="Cambria"/>
            <w:sz w:val="28"/>
            <w:szCs w:val="28"/>
          </w:rPr>
          <w:t xml:space="preserve"> technique</w:t>
        </w:r>
      </w:ins>
      <w:ins w:id="15500" w:author="Claire S" w:date="2026-07-28T14:53:00Z" w16du:dateUtc="2026-07-28T13:53:00Z">
        <w:r w:rsidR="007A7AFF">
          <w:rPr>
            <w:rFonts w:ascii="Cambria" w:hAnsi="Cambria"/>
            <w:sz w:val="28"/>
            <w:szCs w:val="28"/>
          </w:rPr>
          <w:t>s</w:t>
        </w:r>
      </w:ins>
      <w:ins w:id="15501" w:author="Claire S" w:date="2026-07-28T14:51:00Z" w16du:dateUtc="2026-07-28T13:51:00Z">
        <w:r w:rsidR="00092A9C">
          <w:rPr>
            <w:rFonts w:ascii="Cambria" w:hAnsi="Cambria"/>
            <w:sz w:val="28"/>
            <w:szCs w:val="28"/>
          </w:rPr>
          <w:t xml:space="preserve"> </w:t>
        </w:r>
      </w:ins>
      <w:ins w:id="15502" w:author="Claire S" w:date="2026-07-28T15:10:00Z" w16du:dateUtc="2026-07-28T14:10:00Z">
        <w:r w:rsidR="00DA2D7D">
          <w:rPr>
            <w:rFonts w:ascii="Cambria" w:hAnsi="Cambria"/>
            <w:sz w:val="28"/>
            <w:szCs w:val="28"/>
          </w:rPr>
          <w:t>from</w:t>
        </w:r>
      </w:ins>
      <w:ins w:id="15503" w:author="Claire S" w:date="2026-07-28T14:51:00Z" w16du:dateUtc="2026-07-28T13:51:00Z">
        <w:r w:rsidR="00092A9C">
          <w:rPr>
            <w:rFonts w:ascii="Cambria" w:hAnsi="Cambria"/>
            <w:sz w:val="28"/>
            <w:szCs w:val="28"/>
          </w:rPr>
          <w:t xml:space="preserve"> Rehab</w:t>
        </w:r>
      </w:ins>
      <w:ins w:id="15504" w:author="Claire S" w:date="2026-07-28T14:55:00Z" w16du:dateUtc="2026-07-28T13:55:00Z">
        <w:r>
          <w:rPr>
            <w:rFonts w:ascii="Cambria" w:hAnsi="Cambria"/>
            <w:sz w:val="28"/>
            <w:szCs w:val="28"/>
          </w:rPr>
          <w:t>;</w:t>
        </w:r>
      </w:ins>
      <w:ins w:id="15505" w:author="Claire S" w:date="2026-07-28T14:53:00Z" w16du:dateUtc="2026-07-28T13:53:00Z">
        <w:r w:rsidR="007A7AFF">
          <w:rPr>
            <w:rFonts w:ascii="Cambria" w:hAnsi="Cambria"/>
            <w:sz w:val="28"/>
            <w:szCs w:val="28"/>
          </w:rPr>
          <w:t xml:space="preserve"> what </w:t>
        </w:r>
        <w:r w:rsidR="007A7AFF" w:rsidRPr="00651648">
          <w:rPr>
            <w:rFonts w:ascii="Cambria" w:hAnsi="Cambria"/>
            <w:i/>
            <w:sz w:val="28"/>
            <w:szCs w:val="28"/>
            <w:rPrChange w:id="15506" w:author="Claire S" w:date="2026-07-30T08:06:00Z" w16du:dateUtc="2026-07-30T07:06:00Z">
              <w:rPr>
                <w:rFonts w:ascii="Cambria" w:hAnsi="Cambria"/>
                <w:sz w:val="28"/>
                <w:szCs w:val="28"/>
              </w:rPr>
            </w:rPrChange>
          </w:rPr>
          <w:t>was</w:t>
        </w:r>
        <w:r w:rsidR="007A7AFF">
          <w:rPr>
            <w:rFonts w:ascii="Cambria" w:hAnsi="Cambria"/>
            <w:sz w:val="28"/>
            <w:szCs w:val="28"/>
          </w:rPr>
          <w:t xml:space="preserve"> that acronym? </w:t>
        </w:r>
      </w:ins>
      <w:ins w:id="15507" w:author="Claire S" w:date="2026-07-28T14:55:00Z" w16du:dateUtc="2026-07-28T13:55:00Z">
        <w:r>
          <w:rPr>
            <w:rFonts w:ascii="Cambria" w:hAnsi="Cambria"/>
            <w:sz w:val="28"/>
            <w:szCs w:val="28"/>
          </w:rPr>
          <w:t xml:space="preserve">Oh yes, </w:t>
        </w:r>
      </w:ins>
      <w:ins w:id="15508" w:author="Claire S" w:date="2026-07-28T14:51:00Z" w16du:dateUtc="2026-07-28T13:51:00Z">
        <w:r w:rsidR="00E76703">
          <w:rPr>
            <w:rFonts w:ascii="Cambria" w:hAnsi="Cambria"/>
            <w:sz w:val="28"/>
            <w:szCs w:val="28"/>
          </w:rPr>
          <w:t>HA</w:t>
        </w:r>
      </w:ins>
      <w:ins w:id="15509" w:author="Claire S" w:date="2026-07-28T14:52:00Z" w16du:dateUtc="2026-07-28T13:52:00Z">
        <w:r w:rsidR="00E76703">
          <w:rPr>
            <w:rFonts w:ascii="Cambria" w:hAnsi="Cambria"/>
            <w:sz w:val="28"/>
            <w:szCs w:val="28"/>
          </w:rPr>
          <w:t>LT</w:t>
        </w:r>
      </w:ins>
      <w:ins w:id="15510" w:author="Claire S" w:date="2026-07-28T14:53:00Z" w16du:dateUtc="2026-07-28T13:53:00Z">
        <w:r w:rsidR="007A7AFF">
          <w:rPr>
            <w:rFonts w:ascii="Cambria" w:hAnsi="Cambria"/>
            <w:sz w:val="28"/>
            <w:szCs w:val="28"/>
          </w:rPr>
          <w:t xml:space="preserve"> -</w:t>
        </w:r>
      </w:ins>
      <w:ins w:id="15511" w:author="Claire S" w:date="2026-07-28T14:52:00Z" w16du:dateUtc="2026-07-28T13:52:00Z">
        <w:r w:rsidR="00E76703">
          <w:rPr>
            <w:rFonts w:ascii="Cambria" w:hAnsi="Cambria"/>
            <w:sz w:val="28"/>
            <w:szCs w:val="28"/>
          </w:rPr>
          <w:t xml:space="preserve"> if you felt hungry, angry, lonely or tired</w:t>
        </w:r>
      </w:ins>
      <w:ins w:id="15512" w:author="Claire S" w:date="2026-07-28T14:53:00Z" w16du:dateUtc="2026-07-28T13:53:00Z">
        <w:r w:rsidR="007A7AFF">
          <w:rPr>
            <w:rFonts w:ascii="Cambria" w:hAnsi="Cambria"/>
            <w:sz w:val="28"/>
            <w:szCs w:val="28"/>
          </w:rPr>
          <w:t>,</w:t>
        </w:r>
      </w:ins>
      <w:ins w:id="15513" w:author="Claire S" w:date="2026-07-28T14:52:00Z" w16du:dateUtc="2026-07-28T13:52:00Z">
        <w:r w:rsidR="00E76703">
          <w:rPr>
            <w:rFonts w:ascii="Cambria" w:hAnsi="Cambria"/>
            <w:sz w:val="28"/>
            <w:szCs w:val="28"/>
          </w:rPr>
          <w:t xml:space="preserve"> you were vulnerable</w:t>
        </w:r>
      </w:ins>
      <w:ins w:id="15514" w:author="Claire S" w:date="2026-07-28T14:53:00Z" w16du:dateUtc="2026-07-28T13:53:00Z">
        <w:r w:rsidR="007A7AFF">
          <w:rPr>
            <w:rFonts w:ascii="Cambria" w:hAnsi="Cambria"/>
            <w:sz w:val="28"/>
            <w:szCs w:val="28"/>
          </w:rPr>
          <w:t xml:space="preserve"> to relapse</w:t>
        </w:r>
      </w:ins>
      <w:ins w:id="15515" w:author="Claire S" w:date="2026-08-04T13:02:00Z" w16du:dateUtc="2026-08-04T12:02:00Z">
        <w:r w:rsidR="00AC1273">
          <w:rPr>
            <w:rFonts w:ascii="Cambria" w:hAnsi="Cambria"/>
            <w:sz w:val="28"/>
            <w:szCs w:val="28"/>
          </w:rPr>
          <w:t>..</w:t>
        </w:r>
      </w:ins>
      <w:ins w:id="15516" w:author="Claire S" w:date="2026-07-28T14:55:00Z" w16du:dateUtc="2026-07-28T13:55:00Z">
        <w:r>
          <w:rPr>
            <w:rFonts w:ascii="Cambria" w:hAnsi="Cambria"/>
            <w:sz w:val="28"/>
            <w:szCs w:val="28"/>
          </w:rPr>
          <w:t xml:space="preserve">.  </w:t>
        </w:r>
      </w:ins>
    </w:p>
    <w:p w14:paraId="431E64D6" w14:textId="77777777" w:rsidR="00AC1273" w:rsidRDefault="003C235B" w:rsidP="00D05EEA">
      <w:pPr>
        <w:spacing w:line="360" w:lineRule="auto"/>
        <w:ind w:firstLine="720"/>
        <w:contextualSpacing/>
        <w:rPr>
          <w:ins w:id="15517" w:author="Claire S" w:date="2026-08-04T13:02:00Z" w16du:dateUtc="2026-08-04T12:02:00Z"/>
          <w:rFonts w:ascii="Cambria" w:hAnsi="Cambria"/>
          <w:sz w:val="28"/>
          <w:szCs w:val="28"/>
        </w:rPr>
      </w:pPr>
      <w:ins w:id="15518" w:author="Claire S" w:date="2026-07-28T14:55:00Z" w16du:dateUtc="2026-07-28T13:55:00Z">
        <w:r>
          <w:rPr>
            <w:rFonts w:ascii="Cambria" w:hAnsi="Cambria"/>
            <w:sz w:val="28"/>
            <w:szCs w:val="28"/>
          </w:rPr>
          <w:t>The bad news was, r</w:t>
        </w:r>
      </w:ins>
      <w:ins w:id="15519" w:author="Claire S" w:date="2026-07-28T14:52:00Z" w16du:dateUtc="2026-07-28T13:52:00Z">
        <w:r w:rsidR="00E76703">
          <w:rPr>
            <w:rFonts w:ascii="Cambria" w:hAnsi="Cambria"/>
            <w:sz w:val="28"/>
            <w:szCs w:val="28"/>
          </w:rPr>
          <w:t>ight now</w:t>
        </w:r>
      </w:ins>
      <w:ins w:id="15520" w:author="Claire S" w:date="2026-07-28T14:53:00Z" w16du:dateUtc="2026-07-28T13:53:00Z">
        <w:r w:rsidR="007A7AFF">
          <w:rPr>
            <w:rFonts w:ascii="Cambria" w:hAnsi="Cambria"/>
            <w:sz w:val="28"/>
            <w:szCs w:val="28"/>
          </w:rPr>
          <w:t>, Savannah</w:t>
        </w:r>
      </w:ins>
      <w:ins w:id="15521" w:author="Claire S" w:date="2026-07-28T14:52:00Z" w16du:dateUtc="2026-07-28T13:52:00Z">
        <w:r w:rsidR="00E76703">
          <w:rPr>
            <w:rFonts w:ascii="Cambria" w:hAnsi="Cambria"/>
            <w:sz w:val="28"/>
            <w:szCs w:val="28"/>
          </w:rPr>
          <w:t xml:space="preserve"> was all of those. </w:t>
        </w:r>
      </w:ins>
      <w:ins w:id="15522" w:author="Claire S" w:date="2026-07-28T14:54:00Z" w16du:dateUtc="2026-07-28T13:54:00Z">
        <w:r w:rsidR="007A7AFF">
          <w:rPr>
            <w:rFonts w:ascii="Cambria" w:hAnsi="Cambria"/>
            <w:sz w:val="28"/>
            <w:szCs w:val="28"/>
          </w:rPr>
          <w:t>Well, maybe not hungry</w:t>
        </w:r>
      </w:ins>
      <w:ins w:id="15523" w:author="Claire S" w:date="2026-07-28T14:55:00Z" w16du:dateUtc="2026-07-28T13:55:00Z">
        <w:r>
          <w:rPr>
            <w:rFonts w:ascii="Cambria" w:hAnsi="Cambria"/>
            <w:sz w:val="28"/>
            <w:szCs w:val="28"/>
          </w:rPr>
          <w:t>,</w:t>
        </w:r>
      </w:ins>
      <w:ins w:id="15524" w:author="Claire S" w:date="2026-07-28T14:54:00Z" w16du:dateUtc="2026-07-28T13:54:00Z">
        <w:r w:rsidR="007A7AFF">
          <w:rPr>
            <w:rFonts w:ascii="Cambria" w:hAnsi="Cambria"/>
            <w:sz w:val="28"/>
            <w:szCs w:val="28"/>
          </w:rPr>
          <w:t xml:space="preserve"> but so lonely, and so tired, and so </w:t>
        </w:r>
      </w:ins>
      <w:ins w:id="15525" w:author="Claire S" w:date="2026-07-29T19:25:00Z" w16du:dateUtc="2026-07-29T18:25:00Z">
        <w:r w:rsidR="00651648">
          <w:rPr>
            <w:rFonts w:ascii="Cambria" w:hAnsi="Cambria"/>
            <w:sz w:val="28"/>
            <w:szCs w:val="28"/>
          </w:rPr>
          <w:t xml:space="preserve">very very </w:t>
        </w:r>
      </w:ins>
      <w:ins w:id="15526" w:author="Claire S" w:date="2026-08-04T13:02:00Z" w16du:dateUtc="2026-08-04T12:02:00Z">
        <w:r w:rsidR="00AC1273">
          <w:rPr>
            <w:rFonts w:ascii="Cambria" w:hAnsi="Cambria"/>
            <w:sz w:val="28"/>
            <w:szCs w:val="28"/>
          </w:rPr>
          <w:t>—</w:t>
        </w:r>
      </w:ins>
    </w:p>
    <w:p w14:paraId="15475459" w14:textId="58E0CCD1" w:rsidR="00E76703" w:rsidRDefault="00E76703" w:rsidP="00D05EEA">
      <w:pPr>
        <w:spacing w:line="360" w:lineRule="auto"/>
        <w:ind w:firstLine="720"/>
        <w:contextualSpacing/>
        <w:rPr>
          <w:ins w:id="15527" w:author="Claire S" w:date="2026-05-21T11:32:00Z" w16du:dateUtc="2026-05-21T10:32:00Z"/>
          <w:rFonts w:ascii="Cambria" w:hAnsi="Cambria"/>
          <w:sz w:val="28"/>
          <w:szCs w:val="28"/>
        </w:rPr>
      </w:pPr>
      <w:ins w:id="15528" w:author="Claire S" w:date="2026-07-28T14:52:00Z" w16du:dateUtc="2026-07-28T13:52:00Z">
        <w:r>
          <w:rPr>
            <w:rFonts w:ascii="Cambria" w:hAnsi="Cambria"/>
            <w:sz w:val="28"/>
            <w:szCs w:val="28"/>
          </w:rPr>
          <w:t>Sod it.</w:t>
        </w:r>
      </w:ins>
    </w:p>
    <w:p w14:paraId="0A9194C3" w14:textId="190825DB" w:rsidR="00F57C11" w:rsidRDefault="005B315A" w:rsidP="00D05EEA">
      <w:pPr>
        <w:spacing w:line="360" w:lineRule="auto"/>
        <w:ind w:firstLine="720"/>
        <w:contextualSpacing/>
        <w:rPr>
          <w:rFonts w:ascii="Cambria" w:hAnsi="Cambria"/>
          <w:sz w:val="28"/>
          <w:szCs w:val="28"/>
        </w:rPr>
      </w:pPr>
      <w:ins w:id="15529" w:author="Claire S" w:date="2026-06-08T16:19:00Z" w16du:dateUtc="2026-06-08T15:19:00Z">
        <w:r>
          <w:rPr>
            <w:rFonts w:ascii="Cambria" w:hAnsi="Cambria"/>
            <w:sz w:val="28"/>
            <w:szCs w:val="28"/>
          </w:rPr>
          <w:t>Savannah</w:t>
        </w:r>
      </w:ins>
      <w:ins w:id="15530" w:author="Claire S" w:date="2026-06-05T08:52:00Z" w16du:dateUtc="2026-06-05T07:52:00Z">
        <w:r w:rsidR="00E50934">
          <w:rPr>
            <w:rFonts w:ascii="Cambria" w:hAnsi="Cambria"/>
            <w:sz w:val="28"/>
            <w:szCs w:val="28"/>
          </w:rPr>
          <w:t xml:space="preserve"> </w:t>
        </w:r>
      </w:ins>
      <w:ins w:id="15531" w:author="Claire S" w:date="2026-07-28T15:05:00Z" w16du:dateUtc="2026-07-28T14:05:00Z">
        <w:r w:rsidR="00C52AE1">
          <w:rPr>
            <w:rFonts w:ascii="Cambria" w:hAnsi="Cambria"/>
            <w:sz w:val="28"/>
            <w:szCs w:val="28"/>
          </w:rPr>
          <w:t>scrabbled in her bag</w:t>
        </w:r>
      </w:ins>
      <w:ins w:id="15532" w:author="Claire S" w:date="2026-07-29T19:25:00Z" w16du:dateUtc="2026-07-29T18:25:00Z">
        <w:r w:rsidR="00651648">
          <w:rPr>
            <w:rFonts w:ascii="Cambria" w:hAnsi="Cambria"/>
            <w:sz w:val="28"/>
            <w:szCs w:val="28"/>
          </w:rPr>
          <w:t>, feeling</w:t>
        </w:r>
      </w:ins>
      <w:ins w:id="15533" w:author="Claire S" w:date="2026-05-21T11:32:00Z" w16du:dateUtc="2026-05-21T10:32:00Z">
        <w:r w:rsidR="00F57C11">
          <w:rPr>
            <w:rFonts w:ascii="Cambria" w:hAnsi="Cambria"/>
            <w:sz w:val="28"/>
            <w:szCs w:val="28"/>
          </w:rPr>
          <w:t xml:space="preserve"> for the secret compartment </w:t>
        </w:r>
      </w:ins>
      <w:ins w:id="15534" w:author="Claire S" w:date="2026-06-05T08:52:00Z" w16du:dateUtc="2026-06-05T07:52:00Z">
        <w:r w:rsidR="00E50934">
          <w:rPr>
            <w:rFonts w:ascii="Cambria" w:hAnsi="Cambria"/>
            <w:sz w:val="28"/>
            <w:szCs w:val="28"/>
          </w:rPr>
          <w:t>where</w:t>
        </w:r>
      </w:ins>
      <w:ins w:id="15535" w:author="Claire S" w:date="2026-05-21T11:32:00Z" w16du:dateUtc="2026-05-21T10:32:00Z">
        <w:r w:rsidR="00F57C11">
          <w:rPr>
            <w:rFonts w:ascii="Cambria" w:hAnsi="Cambria"/>
            <w:sz w:val="28"/>
            <w:szCs w:val="28"/>
          </w:rPr>
          <w:t xml:space="preserve"> she’d stashed a </w:t>
        </w:r>
      </w:ins>
      <w:ins w:id="15536" w:author="Claire S" w:date="2026-06-08T16:20:00Z" w16du:dateUtc="2026-06-08T15:20:00Z">
        <w:r>
          <w:rPr>
            <w:rFonts w:ascii="Cambria" w:hAnsi="Cambria"/>
            <w:sz w:val="28"/>
            <w:szCs w:val="28"/>
          </w:rPr>
          <w:t xml:space="preserve">tiny </w:t>
        </w:r>
      </w:ins>
      <w:ins w:id="15537" w:author="Claire S" w:date="2026-05-21T11:32:00Z" w16du:dateUtc="2026-05-21T10:32:00Z">
        <w:del w:id="15538" w:author="Daisy Watt" w:date="2026-06-23T09:42:00Z" w16du:dateUtc="2026-06-23T07:42:00Z">
          <w:r w:rsidR="00F57C11">
            <w:rPr>
              <w:rFonts w:ascii="Cambria" w:hAnsi="Cambria"/>
              <w:sz w:val="28"/>
              <w:szCs w:val="28"/>
            </w:rPr>
            <w:delText>pill</w:delText>
          </w:r>
        </w:del>
      </w:ins>
      <w:ins w:id="15539" w:author="Claire S" w:date="2026-06-08T16:20:00Z" w16du:dateUtc="2026-06-08T15:20:00Z">
        <w:del w:id="15540" w:author="Daisy Watt" w:date="2026-06-23T09:42:00Z" w16du:dateUtc="2026-06-23T07:42:00Z">
          <w:r>
            <w:rPr>
              <w:rFonts w:ascii="Cambria" w:hAnsi="Cambria"/>
              <w:sz w:val="28"/>
              <w:szCs w:val="28"/>
            </w:rPr>
            <w:delText>-box</w:delText>
          </w:r>
        </w:del>
      </w:ins>
      <w:ins w:id="15541" w:author="Daisy Watt" w:date="2026-06-23T09:42:00Z" w16du:dateUtc="2026-06-23T07:42:00Z">
        <w:r w:rsidR="00D71E67">
          <w:rPr>
            <w:rFonts w:ascii="Cambria" w:hAnsi="Cambria"/>
            <w:sz w:val="28"/>
            <w:szCs w:val="28"/>
          </w:rPr>
          <w:t>pillbox</w:t>
        </w:r>
      </w:ins>
      <w:ins w:id="15542" w:author="Claire S" w:date="2026-05-21T11:32:00Z" w16du:dateUtc="2026-05-21T10:32:00Z">
        <w:r w:rsidR="00F57C11">
          <w:rPr>
            <w:rFonts w:ascii="Cambria" w:hAnsi="Cambria"/>
            <w:sz w:val="28"/>
            <w:szCs w:val="28"/>
          </w:rPr>
          <w:t xml:space="preserve"> </w:t>
        </w:r>
      </w:ins>
      <w:ins w:id="15543" w:author="Claire S" w:date="2026-05-28T13:23:00Z" w16du:dateUtc="2026-05-28T12:23:00Z">
        <w:r w:rsidR="009A5C0B">
          <w:rPr>
            <w:rFonts w:ascii="Cambria" w:hAnsi="Cambria"/>
            <w:sz w:val="28"/>
            <w:szCs w:val="28"/>
          </w:rPr>
          <w:t>earlier</w:t>
        </w:r>
      </w:ins>
      <w:ins w:id="15544" w:author="Claire S" w:date="2026-05-21T11:32:00Z" w16du:dateUtc="2026-05-21T10:32:00Z">
        <w:r w:rsidR="00F57C11">
          <w:rPr>
            <w:rFonts w:ascii="Cambria" w:hAnsi="Cambria"/>
            <w:sz w:val="28"/>
            <w:szCs w:val="28"/>
          </w:rPr>
          <w:t xml:space="preserve">.  </w:t>
        </w:r>
      </w:ins>
      <w:commentRangeStart w:id="15545"/>
      <w:ins w:id="15546" w:author="Claire S" w:date="2026-05-21T18:05:00Z" w16du:dateUtc="2026-05-21T17:05:00Z">
        <w:r w:rsidR="00D57623">
          <w:rPr>
            <w:rFonts w:ascii="Cambria" w:hAnsi="Cambria"/>
            <w:sz w:val="28"/>
            <w:szCs w:val="28"/>
          </w:rPr>
          <w:t>R</w:t>
        </w:r>
      </w:ins>
      <w:ins w:id="15547" w:author="Claire S" w:date="2026-05-21T11:45:00Z" w16du:dateUtc="2026-05-21T10:45:00Z">
        <w:r w:rsidR="00A425B9">
          <w:rPr>
            <w:rFonts w:ascii="Cambria" w:hAnsi="Cambria"/>
            <w:sz w:val="28"/>
            <w:szCs w:val="28"/>
          </w:rPr>
          <w:t>ehab</w:t>
        </w:r>
      </w:ins>
      <w:commentRangeEnd w:id="15545"/>
      <w:r w:rsidR="00525BA8">
        <w:rPr>
          <w:rStyle w:val="CommentReference"/>
          <w:rFonts w:ascii="Cambria" w:hAnsi="Cambria"/>
          <w:sz w:val="28"/>
          <w:szCs w:val="28"/>
        </w:rPr>
        <w:commentReference w:id="15545"/>
      </w:r>
      <w:ins w:id="15548" w:author="Claire S" w:date="2026-05-21T11:45:00Z" w16du:dateUtc="2026-05-21T10:45:00Z">
        <w:r w:rsidR="00A425B9">
          <w:rPr>
            <w:rFonts w:ascii="Cambria" w:hAnsi="Cambria"/>
            <w:sz w:val="28"/>
            <w:szCs w:val="28"/>
          </w:rPr>
          <w:t xml:space="preserve"> or not,</w:t>
        </w:r>
      </w:ins>
      <w:ins w:id="15549" w:author="Claire S" w:date="2026-05-21T11:34:00Z" w16du:dateUtc="2026-05-21T10:34:00Z">
        <w:r w:rsidR="00DD2B47">
          <w:rPr>
            <w:rFonts w:ascii="Cambria" w:hAnsi="Cambria"/>
            <w:sz w:val="28"/>
            <w:szCs w:val="28"/>
          </w:rPr>
          <w:t xml:space="preserve"> she really</w:t>
        </w:r>
      </w:ins>
      <w:ins w:id="15550" w:author="Claire S" w:date="2026-05-21T11:33:00Z" w16du:dateUtc="2026-05-21T10:33:00Z">
        <w:r w:rsidR="00197B6C">
          <w:rPr>
            <w:rFonts w:ascii="Cambria" w:hAnsi="Cambria"/>
            <w:sz w:val="28"/>
            <w:szCs w:val="28"/>
          </w:rPr>
          <w:t xml:space="preserve"> couldn’t deal with this </w:t>
        </w:r>
      </w:ins>
      <w:ins w:id="15551" w:author="Claire S" w:date="2026-05-21T11:34:00Z" w16du:dateUtc="2026-05-21T10:34:00Z">
        <w:r w:rsidR="00DD2B47">
          <w:rPr>
            <w:rFonts w:ascii="Cambria" w:hAnsi="Cambria"/>
            <w:sz w:val="28"/>
            <w:szCs w:val="28"/>
          </w:rPr>
          <w:t xml:space="preserve">tragedy </w:t>
        </w:r>
      </w:ins>
      <w:ins w:id="15552" w:author="Claire S" w:date="2026-05-21T11:33:00Z" w16du:dateUtc="2026-05-21T10:33:00Z">
        <w:r w:rsidR="00197B6C">
          <w:rPr>
            <w:rFonts w:ascii="Cambria" w:hAnsi="Cambria"/>
            <w:sz w:val="28"/>
            <w:szCs w:val="28"/>
          </w:rPr>
          <w:t xml:space="preserve">anymore without </w:t>
        </w:r>
      </w:ins>
      <w:ins w:id="15553" w:author="Claire S" w:date="2026-05-21T18:05:00Z" w16du:dateUtc="2026-05-21T17:05:00Z">
        <w:r w:rsidR="00854F20">
          <w:rPr>
            <w:rFonts w:ascii="Cambria" w:hAnsi="Cambria"/>
            <w:sz w:val="28"/>
            <w:szCs w:val="28"/>
          </w:rPr>
          <w:t xml:space="preserve">just </w:t>
        </w:r>
      </w:ins>
      <w:ins w:id="15554" w:author="Claire S" w:date="2026-05-21T11:33:00Z" w16du:dateUtc="2026-05-21T10:33:00Z">
        <w:r w:rsidR="00197B6C">
          <w:rPr>
            <w:rFonts w:ascii="Cambria" w:hAnsi="Cambria"/>
            <w:sz w:val="28"/>
            <w:szCs w:val="28"/>
          </w:rPr>
          <w:t xml:space="preserve">a </w:t>
        </w:r>
      </w:ins>
      <w:ins w:id="15555" w:author="Claire S" w:date="2026-05-21T18:05:00Z" w16du:dateUtc="2026-05-21T17:05:00Z">
        <w:r w:rsidR="00854F20">
          <w:rPr>
            <w:rFonts w:ascii="Cambria" w:hAnsi="Cambria"/>
            <w:sz w:val="28"/>
            <w:szCs w:val="28"/>
          </w:rPr>
          <w:t>ti</w:t>
        </w:r>
      </w:ins>
      <w:ins w:id="15556" w:author="Claire S" w:date="2026-05-21T18:06:00Z" w16du:dateUtc="2026-05-21T17:06:00Z">
        <w:r w:rsidR="00854F20">
          <w:rPr>
            <w:rFonts w:ascii="Cambria" w:hAnsi="Cambria"/>
            <w:sz w:val="28"/>
            <w:szCs w:val="28"/>
          </w:rPr>
          <w:t>ny</w:t>
        </w:r>
      </w:ins>
      <w:ins w:id="15557" w:author="Claire S" w:date="2026-05-21T11:33:00Z" w16du:dateUtc="2026-05-21T10:33:00Z">
        <w:r w:rsidR="00197B6C">
          <w:rPr>
            <w:rFonts w:ascii="Cambria" w:hAnsi="Cambria"/>
            <w:sz w:val="28"/>
            <w:szCs w:val="28"/>
          </w:rPr>
          <w:t xml:space="preserve"> bit of help from her friends.</w:t>
        </w:r>
      </w:ins>
      <w:ins w:id="15558" w:author="Claire S" w:date="2026-05-22T15:02:00Z" w16du:dateUtc="2026-05-22T14:02:00Z">
        <w:r w:rsidR="00B5772F">
          <w:rPr>
            <w:rFonts w:ascii="Cambria" w:hAnsi="Cambria"/>
            <w:sz w:val="28"/>
            <w:szCs w:val="28"/>
          </w:rPr>
          <w:t xml:space="preserve">  One little </w:t>
        </w:r>
      </w:ins>
      <w:ins w:id="15559" w:author="Claire S" w:date="2026-06-08T16:20:00Z" w16du:dateUtc="2026-06-08T15:20:00Z">
        <w:r>
          <w:rPr>
            <w:rFonts w:ascii="Cambria" w:hAnsi="Cambria"/>
            <w:sz w:val="28"/>
            <w:szCs w:val="28"/>
          </w:rPr>
          <w:t>tab</w:t>
        </w:r>
      </w:ins>
      <w:ins w:id="15560" w:author="Claire S" w:date="2026-05-22T15:02:00Z" w16du:dateUtc="2026-05-22T14:02:00Z">
        <w:r w:rsidR="00B5772F">
          <w:rPr>
            <w:rFonts w:ascii="Cambria" w:hAnsi="Cambria"/>
            <w:sz w:val="28"/>
            <w:szCs w:val="28"/>
          </w:rPr>
          <w:t>l</w:t>
        </w:r>
      </w:ins>
      <w:ins w:id="15561" w:author="Claire S" w:date="2026-06-08T16:20:00Z" w16du:dateUtc="2026-06-08T15:20:00Z">
        <w:r>
          <w:rPr>
            <w:rFonts w:ascii="Cambria" w:hAnsi="Cambria"/>
            <w:sz w:val="28"/>
            <w:szCs w:val="28"/>
          </w:rPr>
          <w:t>et</w:t>
        </w:r>
      </w:ins>
      <w:ins w:id="15562" w:author="Claire S" w:date="2026-05-22T15:02:00Z" w16du:dateUtc="2026-05-22T14:02:00Z">
        <w:r w:rsidR="00B5772F">
          <w:rPr>
            <w:rFonts w:ascii="Cambria" w:hAnsi="Cambria"/>
            <w:sz w:val="28"/>
            <w:szCs w:val="28"/>
          </w:rPr>
          <w:t xml:space="preserve"> wou</w:t>
        </w:r>
      </w:ins>
      <w:ins w:id="15563" w:author="Claire S" w:date="2026-05-22T15:03:00Z" w16du:dateUtc="2026-05-22T14:03:00Z">
        <w:r w:rsidR="00B5772F">
          <w:rPr>
            <w:rFonts w:ascii="Cambria" w:hAnsi="Cambria"/>
            <w:sz w:val="28"/>
            <w:szCs w:val="28"/>
          </w:rPr>
          <w:t>ldn’t hurt, would it?</w:t>
        </w:r>
      </w:ins>
      <w:ins w:id="15564" w:author="Claire S" w:date="2026-05-22T18:18:00Z" w16du:dateUtc="2026-05-22T17:18:00Z">
        <w:r w:rsidR="00F53990">
          <w:rPr>
            <w:rFonts w:ascii="Cambria" w:hAnsi="Cambria"/>
            <w:sz w:val="28"/>
            <w:szCs w:val="28"/>
          </w:rPr>
          <w:t xml:space="preserve"> Just one…</w:t>
        </w:r>
      </w:ins>
    </w:p>
    <w:p w14:paraId="50A3E0B5" w14:textId="77777777" w:rsidR="006E6D17" w:rsidRDefault="006E6D17" w:rsidP="007C498B">
      <w:pPr>
        <w:spacing w:line="360" w:lineRule="auto"/>
        <w:contextualSpacing/>
        <w:rPr>
          <w:rFonts w:ascii="Cambria" w:hAnsi="Cambria"/>
          <w:b/>
          <w:bCs/>
          <w:sz w:val="28"/>
          <w:szCs w:val="28"/>
        </w:rPr>
      </w:pPr>
    </w:p>
    <w:p w14:paraId="53E676AF" w14:textId="77777777" w:rsidR="006E6D17" w:rsidRDefault="006E6D17" w:rsidP="007C498B">
      <w:pPr>
        <w:spacing w:line="360" w:lineRule="auto"/>
        <w:contextualSpacing/>
        <w:rPr>
          <w:ins w:id="15565" w:author="Claire S" w:date="2026-07-28T14:48:00Z" w16du:dateUtc="2026-07-28T13:48:00Z"/>
          <w:rFonts w:ascii="Cambria" w:hAnsi="Cambria"/>
          <w:b/>
          <w:bCs/>
          <w:sz w:val="28"/>
          <w:szCs w:val="28"/>
        </w:rPr>
      </w:pPr>
    </w:p>
    <w:p w14:paraId="33B7F14F" w14:textId="77777777" w:rsidR="0047026A" w:rsidRDefault="0047026A" w:rsidP="007C498B">
      <w:pPr>
        <w:spacing w:line="360" w:lineRule="auto"/>
        <w:contextualSpacing/>
        <w:rPr>
          <w:ins w:id="15566" w:author="Claire S" w:date="2026-07-28T14:48:00Z" w16du:dateUtc="2026-07-28T13:48:00Z"/>
          <w:rFonts w:ascii="Cambria" w:hAnsi="Cambria"/>
          <w:b/>
          <w:bCs/>
          <w:sz w:val="28"/>
          <w:szCs w:val="28"/>
        </w:rPr>
      </w:pPr>
    </w:p>
    <w:p w14:paraId="54DD6571" w14:textId="5C041EFD" w:rsidR="0047026A" w:rsidDel="00E76703" w:rsidRDefault="0047026A" w:rsidP="007C498B">
      <w:pPr>
        <w:spacing w:line="360" w:lineRule="auto"/>
        <w:contextualSpacing/>
        <w:rPr>
          <w:del w:id="15567" w:author="Claire S" w:date="2026-07-28T14:52:00Z" w16du:dateUtc="2026-07-28T13:52:00Z"/>
          <w:rFonts w:ascii="Cambria" w:hAnsi="Cambria"/>
          <w:b/>
          <w:bCs/>
          <w:sz w:val="28"/>
          <w:szCs w:val="28"/>
        </w:rPr>
      </w:pPr>
    </w:p>
    <w:p w14:paraId="55E06DC8" w14:textId="77777777" w:rsidR="006E6D17" w:rsidRDefault="006E6D17" w:rsidP="007C498B">
      <w:pPr>
        <w:spacing w:line="360" w:lineRule="auto"/>
        <w:contextualSpacing/>
        <w:rPr>
          <w:rFonts w:ascii="Cambria" w:hAnsi="Cambria"/>
          <w:b/>
          <w:bCs/>
          <w:sz w:val="28"/>
          <w:szCs w:val="28"/>
        </w:rPr>
      </w:pPr>
    </w:p>
    <w:p w14:paraId="44D0C116" w14:textId="77777777" w:rsidR="006E6D17" w:rsidRDefault="006E6D17" w:rsidP="007C498B">
      <w:pPr>
        <w:spacing w:line="360" w:lineRule="auto"/>
        <w:contextualSpacing/>
        <w:rPr>
          <w:rFonts w:ascii="Cambria" w:hAnsi="Cambria"/>
          <w:b/>
          <w:bCs/>
          <w:sz w:val="28"/>
          <w:szCs w:val="28"/>
        </w:rPr>
      </w:pPr>
    </w:p>
    <w:p w14:paraId="7A23801A" w14:textId="77777777" w:rsidR="006E6D17" w:rsidRDefault="006E6D17" w:rsidP="007C498B">
      <w:pPr>
        <w:spacing w:line="360" w:lineRule="auto"/>
        <w:contextualSpacing/>
        <w:rPr>
          <w:rFonts w:ascii="Cambria" w:hAnsi="Cambria"/>
          <w:b/>
          <w:bCs/>
          <w:sz w:val="28"/>
          <w:szCs w:val="28"/>
        </w:rPr>
      </w:pPr>
    </w:p>
    <w:p w14:paraId="0AD203A5" w14:textId="77777777" w:rsidR="006E6D17" w:rsidRDefault="006E6D17" w:rsidP="007C498B">
      <w:pPr>
        <w:spacing w:line="360" w:lineRule="auto"/>
        <w:contextualSpacing/>
        <w:rPr>
          <w:rFonts w:ascii="Cambria" w:hAnsi="Cambria"/>
          <w:b/>
          <w:bCs/>
          <w:sz w:val="28"/>
          <w:szCs w:val="28"/>
        </w:rPr>
      </w:pPr>
    </w:p>
    <w:p w14:paraId="4F605EA3" w14:textId="77777777" w:rsidR="006E6D17" w:rsidDel="00D844FD" w:rsidRDefault="006E6D17" w:rsidP="007C498B">
      <w:pPr>
        <w:spacing w:line="360" w:lineRule="auto"/>
        <w:contextualSpacing/>
        <w:rPr>
          <w:del w:id="15568" w:author="Claire S" w:date="2026-07-29T17:57:00Z" w16du:dateUtc="2026-07-29T16:57:00Z"/>
          <w:rFonts w:ascii="Cambria" w:hAnsi="Cambria"/>
          <w:b/>
          <w:bCs/>
          <w:sz w:val="28"/>
          <w:szCs w:val="28"/>
        </w:rPr>
      </w:pPr>
    </w:p>
    <w:p w14:paraId="18E8F2A2" w14:textId="77777777" w:rsidR="006E6D17" w:rsidDel="00D844FD" w:rsidRDefault="006E6D17" w:rsidP="007C498B">
      <w:pPr>
        <w:spacing w:line="360" w:lineRule="auto"/>
        <w:contextualSpacing/>
        <w:rPr>
          <w:del w:id="15569" w:author="Claire S" w:date="2026-07-29T17:57:00Z" w16du:dateUtc="2026-07-29T16:57:00Z"/>
          <w:rFonts w:ascii="Cambria" w:hAnsi="Cambria"/>
          <w:b/>
          <w:bCs/>
          <w:sz w:val="28"/>
          <w:szCs w:val="28"/>
        </w:rPr>
      </w:pPr>
    </w:p>
    <w:p w14:paraId="0E2B458F" w14:textId="0FCF82AD" w:rsidR="006E6D17" w:rsidDel="003C235B" w:rsidRDefault="006E6D17" w:rsidP="007C498B">
      <w:pPr>
        <w:spacing w:line="360" w:lineRule="auto"/>
        <w:contextualSpacing/>
        <w:rPr>
          <w:del w:id="15570" w:author="Claire S" w:date="2026-07-28T14:55:00Z" w16du:dateUtc="2026-07-28T13:55:00Z"/>
          <w:rFonts w:ascii="Cambria" w:hAnsi="Cambria"/>
          <w:b/>
          <w:bCs/>
          <w:sz w:val="28"/>
          <w:szCs w:val="28"/>
        </w:rPr>
      </w:pPr>
    </w:p>
    <w:p w14:paraId="156A24BA" w14:textId="26D4E0C5" w:rsidR="006E6D17" w:rsidDel="003C235B" w:rsidRDefault="006E6D17" w:rsidP="007C498B">
      <w:pPr>
        <w:spacing w:line="360" w:lineRule="auto"/>
        <w:contextualSpacing/>
        <w:rPr>
          <w:del w:id="15571" w:author="Claire S" w:date="2026-07-28T14:55:00Z" w16du:dateUtc="2026-07-28T13:55:00Z"/>
          <w:rFonts w:ascii="Cambria" w:hAnsi="Cambria"/>
          <w:b/>
          <w:bCs/>
          <w:sz w:val="28"/>
          <w:szCs w:val="28"/>
        </w:rPr>
      </w:pPr>
    </w:p>
    <w:p w14:paraId="0ACCC367" w14:textId="4FBFA8B4" w:rsidR="006E6D17" w:rsidDel="003C235B" w:rsidRDefault="006E6D17" w:rsidP="007C498B">
      <w:pPr>
        <w:spacing w:line="360" w:lineRule="auto"/>
        <w:contextualSpacing/>
        <w:rPr>
          <w:del w:id="15572" w:author="Claire S" w:date="2026-07-28T14:55:00Z" w16du:dateUtc="2026-07-28T13:55:00Z"/>
          <w:rFonts w:ascii="Cambria" w:hAnsi="Cambria"/>
          <w:b/>
          <w:bCs/>
          <w:sz w:val="28"/>
          <w:szCs w:val="28"/>
        </w:rPr>
      </w:pPr>
    </w:p>
    <w:p w14:paraId="43A009D7" w14:textId="06B7D1A5" w:rsidR="006E6D17" w:rsidDel="003C235B" w:rsidRDefault="006E6D17" w:rsidP="007C498B">
      <w:pPr>
        <w:spacing w:line="360" w:lineRule="auto"/>
        <w:contextualSpacing/>
        <w:rPr>
          <w:del w:id="15573" w:author="Claire S" w:date="2026-07-28T14:55:00Z" w16du:dateUtc="2026-07-28T13:55:00Z"/>
          <w:rFonts w:ascii="Cambria" w:hAnsi="Cambria"/>
          <w:b/>
          <w:bCs/>
          <w:sz w:val="28"/>
          <w:szCs w:val="28"/>
        </w:rPr>
      </w:pPr>
    </w:p>
    <w:p w14:paraId="20EF58C3" w14:textId="240C28E3" w:rsidR="006E6D17" w:rsidDel="00B1114F" w:rsidRDefault="006E6D17" w:rsidP="007C498B">
      <w:pPr>
        <w:spacing w:line="360" w:lineRule="auto"/>
        <w:contextualSpacing/>
        <w:rPr>
          <w:del w:id="15574" w:author="Claire S" w:date="2026-07-28T14:44:00Z" w16du:dateUtc="2026-07-28T13:44:00Z"/>
          <w:rFonts w:ascii="Cambria" w:hAnsi="Cambria"/>
          <w:b/>
          <w:bCs/>
          <w:sz w:val="28"/>
          <w:szCs w:val="28"/>
        </w:rPr>
      </w:pPr>
    </w:p>
    <w:p w14:paraId="6BE37637" w14:textId="0189433E" w:rsidR="006E6D17" w:rsidDel="00B1114F" w:rsidRDefault="006E6D17" w:rsidP="007C498B">
      <w:pPr>
        <w:spacing w:line="360" w:lineRule="auto"/>
        <w:contextualSpacing/>
        <w:rPr>
          <w:del w:id="15575" w:author="Claire S" w:date="2026-07-28T14:44:00Z" w16du:dateUtc="2026-07-28T13:44:00Z"/>
          <w:rFonts w:ascii="Cambria" w:hAnsi="Cambria"/>
          <w:b/>
          <w:bCs/>
          <w:sz w:val="28"/>
          <w:szCs w:val="28"/>
        </w:rPr>
      </w:pPr>
    </w:p>
    <w:p w14:paraId="42B5B6DC" w14:textId="09E54C89" w:rsidR="006E6D17" w:rsidDel="00B1114F" w:rsidRDefault="006E6D17" w:rsidP="007C498B">
      <w:pPr>
        <w:spacing w:line="360" w:lineRule="auto"/>
        <w:contextualSpacing/>
        <w:rPr>
          <w:del w:id="15576" w:author="Claire S" w:date="2026-07-28T14:44:00Z" w16du:dateUtc="2026-07-28T13:44:00Z"/>
          <w:rFonts w:ascii="Cambria" w:hAnsi="Cambria"/>
          <w:b/>
          <w:bCs/>
          <w:sz w:val="28"/>
          <w:szCs w:val="28"/>
        </w:rPr>
      </w:pPr>
    </w:p>
    <w:p w14:paraId="1C3D623A" w14:textId="3CB5E14A" w:rsidR="006E6D17" w:rsidDel="00B1114F" w:rsidRDefault="006E6D17" w:rsidP="007C498B">
      <w:pPr>
        <w:spacing w:line="360" w:lineRule="auto"/>
        <w:contextualSpacing/>
        <w:rPr>
          <w:del w:id="15577" w:author="Claire S" w:date="2026-07-28T14:44:00Z" w16du:dateUtc="2026-07-28T13:44:00Z"/>
          <w:rFonts w:ascii="Cambria" w:hAnsi="Cambria"/>
          <w:b/>
          <w:bCs/>
          <w:sz w:val="28"/>
          <w:szCs w:val="28"/>
        </w:rPr>
      </w:pPr>
    </w:p>
    <w:p w14:paraId="3C255D31" w14:textId="289097BB" w:rsidR="006E6D17" w:rsidDel="00B1114F" w:rsidRDefault="006E6D17" w:rsidP="007C498B">
      <w:pPr>
        <w:spacing w:line="360" w:lineRule="auto"/>
        <w:contextualSpacing/>
        <w:rPr>
          <w:del w:id="15578" w:author="Claire S" w:date="2026-07-28T14:44:00Z" w16du:dateUtc="2026-07-28T13:44:00Z"/>
          <w:rFonts w:ascii="Cambria" w:hAnsi="Cambria"/>
          <w:b/>
          <w:bCs/>
          <w:sz w:val="28"/>
          <w:szCs w:val="28"/>
        </w:rPr>
      </w:pPr>
    </w:p>
    <w:p w14:paraId="1F8C5CEA" w14:textId="77777777" w:rsidR="00854F20" w:rsidDel="005B315A" w:rsidRDefault="00854F20" w:rsidP="004001F6">
      <w:pPr>
        <w:spacing w:line="360" w:lineRule="auto"/>
        <w:contextualSpacing/>
        <w:rPr>
          <w:del w:id="15579" w:author="Claire S" w:date="2026-05-22T15:03:00Z" w16du:dateUtc="2026-05-22T14:03:00Z"/>
          <w:rFonts w:ascii="Cambria" w:hAnsi="Cambria"/>
          <w:b/>
          <w:bCs/>
          <w:sz w:val="28"/>
          <w:szCs w:val="28"/>
        </w:rPr>
      </w:pPr>
    </w:p>
    <w:p w14:paraId="41FCE7E2" w14:textId="77777777" w:rsidR="006E6D17" w:rsidRDefault="006E6D17" w:rsidP="007C498B">
      <w:pPr>
        <w:spacing w:line="360" w:lineRule="auto"/>
        <w:contextualSpacing/>
        <w:rPr>
          <w:del w:id="15580" w:author="Claire S" w:date="2026-06-04T16:47:00Z" w16du:dateUtc="2026-06-04T15:47:00Z"/>
          <w:rFonts w:ascii="Cambria" w:hAnsi="Cambria"/>
          <w:b/>
          <w:bCs/>
          <w:sz w:val="28"/>
          <w:szCs w:val="28"/>
        </w:rPr>
      </w:pPr>
    </w:p>
    <w:p w14:paraId="46BDE843" w14:textId="0CC9A683" w:rsidR="006E6D17" w:rsidDel="00A425B9" w:rsidRDefault="006E6D17" w:rsidP="007C498B">
      <w:pPr>
        <w:spacing w:line="360" w:lineRule="auto"/>
        <w:contextualSpacing/>
        <w:rPr>
          <w:del w:id="15581" w:author="Claire S" w:date="2026-05-21T11:45:00Z" w16du:dateUtc="2026-05-21T10:45:00Z"/>
          <w:rFonts w:ascii="Cambria" w:hAnsi="Cambria"/>
          <w:b/>
          <w:bCs/>
          <w:sz w:val="28"/>
          <w:szCs w:val="28"/>
        </w:rPr>
      </w:pPr>
    </w:p>
    <w:p w14:paraId="2E4C81A5" w14:textId="1CD36AA8" w:rsidR="006E6D17" w:rsidDel="00197B6C" w:rsidRDefault="006E6D17" w:rsidP="007C498B">
      <w:pPr>
        <w:spacing w:line="360" w:lineRule="auto"/>
        <w:contextualSpacing/>
        <w:rPr>
          <w:del w:id="15582" w:author="Claire S" w:date="2026-05-21T11:33:00Z" w16du:dateUtc="2026-05-21T10:33:00Z"/>
          <w:rFonts w:ascii="Cambria" w:hAnsi="Cambria"/>
          <w:b/>
          <w:bCs/>
          <w:sz w:val="28"/>
          <w:szCs w:val="28"/>
        </w:rPr>
      </w:pPr>
    </w:p>
    <w:p w14:paraId="1E031093" w14:textId="75AF6354" w:rsidR="006E6D17" w:rsidDel="00197B6C" w:rsidRDefault="006E6D17" w:rsidP="007C498B">
      <w:pPr>
        <w:spacing w:line="360" w:lineRule="auto"/>
        <w:contextualSpacing/>
        <w:rPr>
          <w:del w:id="15583" w:author="Claire S" w:date="2026-05-21T11:33:00Z" w16du:dateUtc="2026-05-21T10:33:00Z"/>
          <w:rFonts w:ascii="Cambria" w:hAnsi="Cambria"/>
          <w:b/>
          <w:bCs/>
          <w:sz w:val="28"/>
          <w:szCs w:val="28"/>
        </w:rPr>
      </w:pPr>
    </w:p>
    <w:p w14:paraId="60AF534F" w14:textId="1183F50A" w:rsidR="00446D8E" w:rsidDel="00CF0396" w:rsidRDefault="00D375CC" w:rsidP="007C498B">
      <w:pPr>
        <w:spacing w:line="360" w:lineRule="auto"/>
        <w:contextualSpacing/>
        <w:rPr>
          <w:del w:id="15584" w:author="Claire S" w:date="2026-05-28T11:38:00Z" w16du:dateUtc="2026-05-28T10:38:00Z"/>
          <w:rFonts w:ascii="Cambria" w:hAnsi="Cambria"/>
          <w:b/>
          <w:bCs/>
          <w:sz w:val="28"/>
          <w:szCs w:val="28"/>
        </w:rPr>
      </w:pPr>
      <w:del w:id="15585" w:author="Claire S" w:date="2026-05-28T11:38:00Z" w16du:dateUtc="2026-05-28T10:38:00Z">
        <w:r w:rsidRPr="002F42A3" w:rsidDel="00CF0396">
          <w:rPr>
            <w:rFonts w:ascii="Cambria" w:hAnsi="Cambria"/>
            <w:b/>
            <w:bCs/>
            <w:sz w:val="28"/>
            <w:szCs w:val="28"/>
          </w:rPr>
          <w:delText xml:space="preserve">CHAPTER </w:delText>
        </w:r>
        <w:r w:rsidR="00C071A1" w:rsidDel="00CF0396">
          <w:rPr>
            <w:rFonts w:ascii="Cambria" w:hAnsi="Cambria"/>
            <w:b/>
            <w:bCs/>
            <w:sz w:val="28"/>
            <w:szCs w:val="28"/>
          </w:rPr>
          <w:delText>40</w:delText>
        </w:r>
      </w:del>
    </w:p>
    <w:p w14:paraId="073C70B4" w14:textId="2D57B96A" w:rsidR="00625AFC" w:rsidRPr="007C498B" w:rsidDel="00CF0396" w:rsidRDefault="00625AFC" w:rsidP="007C498B">
      <w:pPr>
        <w:spacing w:line="360" w:lineRule="auto"/>
        <w:contextualSpacing/>
        <w:rPr>
          <w:del w:id="15586" w:author="Claire S" w:date="2026-05-28T11:38:00Z" w16du:dateUtc="2026-05-28T10:38:00Z"/>
          <w:rFonts w:ascii="Cambria" w:hAnsi="Cambria"/>
          <w:b/>
          <w:bCs/>
          <w:sz w:val="28"/>
          <w:szCs w:val="28"/>
        </w:rPr>
      </w:pPr>
      <w:del w:id="15587" w:author="Claire S" w:date="2026-05-28T11:38:00Z" w16du:dateUtc="2026-05-28T10:38:00Z">
        <w:r w:rsidDel="00CF0396">
          <w:rPr>
            <w:rFonts w:ascii="Cambria" w:hAnsi="Cambria"/>
            <w:b/>
            <w:bCs/>
            <w:sz w:val="28"/>
            <w:szCs w:val="28"/>
          </w:rPr>
          <w:delText>T</w:delText>
        </w:r>
        <w:r w:rsidR="00FE5AFF" w:rsidDel="00CF0396">
          <w:rPr>
            <w:rFonts w:ascii="Cambria" w:hAnsi="Cambria"/>
            <w:b/>
            <w:bCs/>
            <w:sz w:val="28"/>
            <w:szCs w:val="28"/>
          </w:rPr>
          <w:delText>UES A</w:delText>
        </w:r>
        <w:r w:rsidR="00962A38" w:rsidDel="00CF0396">
          <w:rPr>
            <w:rFonts w:ascii="Cambria" w:hAnsi="Cambria"/>
            <w:b/>
            <w:bCs/>
            <w:sz w:val="28"/>
            <w:szCs w:val="28"/>
          </w:rPr>
          <w:delText>M</w:delText>
        </w:r>
        <w:r w:rsidDel="00CF0396">
          <w:rPr>
            <w:rFonts w:ascii="Cambria" w:hAnsi="Cambria"/>
            <w:b/>
            <w:bCs/>
            <w:sz w:val="28"/>
            <w:szCs w:val="28"/>
          </w:rPr>
          <w:delText xml:space="preserve"> </w:delText>
        </w:r>
      </w:del>
    </w:p>
    <w:p w14:paraId="03D764B2" w14:textId="010148D9" w:rsidR="00340867" w:rsidDel="00CF0396" w:rsidRDefault="00446D8E" w:rsidP="00897B97">
      <w:pPr>
        <w:spacing w:line="360" w:lineRule="auto"/>
        <w:contextualSpacing/>
        <w:rPr>
          <w:del w:id="15588" w:author="Claire S" w:date="2026-05-28T11:38:00Z" w16du:dateUtc="2026-05-28T10:38:00Z"/>
          <w:rFonts w:ascii="Cambria" w:hAnsi="Cambria"/>
          <w:sz w:val="28"/>
          <w:szCs w:val="28"/>
        </w:rPr>
      </w:pPr>
      <w:del w:id="15589" w:author="Claire S" w:date="2026-05-28T11:38:00Z" w16du:dateUtc="2026-05-28T10:38:00Z">
        <w:r w:rsidRPr="00446D8E" w:rsidDel="00CF0396">
          <w:rPr>
            <w:rFonts w:ascii="Cambria" w:hAnsi="Cambria"/>
            <w:sz w:val="28"/>
            <w:szCs w:val="28"/>
          </w:rPr>
          <w:delText xml:space="preserve">As the door closed behind DS Addo, </w:delText>
        </w:r>
        <w:r w:rsidR="00CD09E9" w:rsidRPr="00446D8E" w:rsidDel="00CF0396">
          <w:rPr>
            <w:rFonts w:ascii="Cambria" w:hAnsi="Cambria"/>
            <w:sz w:val="28"/>
            <w:szCs w:val="28"/>
          </w:rPr>
          <w:delText>Ruth Langley</w:delText>
        </w:r>
        <w:r w:rsidR="00340867" w:rsidDel="00CF0396">
          <w:rPr>
            <w:rFonts w:ascii="Cambria" w:hAnsi="Cambria"/>
            <w:sz w:val="28"/>
            <w:szCs w:val="28"/>
          </w:rPr>
          <w:delText xml:space="preserve"> checked her emails.</w:delText>
        </w:r>
      </w:del>
    </w:p>
    <w:p w14:paraId="59A5D7D9" w14:textId="2213D535" w:rsidR="00DB66B9" w:rsidDel="00CF0396" w:rsidRDefault="00340867" w:rsidP="00340867">
      <w:pPr>
        <w:spacing w:line="360" w:lineRule="auto"/>
        <w:contextualSpacing/>
        <w:rPr>
          <w:del w:id="15590" w:author="Claire S" w:date="2026-05-28T11:38:00Z" w16du:dateUtc="2026-05-28T10:38:00Z"/>
          <w:rFonts w:ascii="Cambria" w:hAnsi="Cambria"/>
          <w:sz w:val="28"/>
          <w:szCs w:val="28"/>
        </w:rPr>
      </w:pPr>
      <w:del w:id="15591" w:author="Claire S" w:date="2026-05-28T11:38:00Z" w16du:dateUtc="2026-05-28T10:38:00Z">
        <w:r w:rsidDel="00CF0396">
          <w:rPr>
            <w:rFonts w:ascii="Cambria" w:hAnsi="Cambria"/>
            <w:sz w:val="28"/>
            <w:szCs w:val="28"/>
          </w:rPr>
          <w:tab/>
          <w:delText xml:space="preserve">‘Ha!’ </w:delText>
        </w:r>
        <w:r w:rsidR="00FE5A63" w:rsidDel="00CF0396">
          <w:rPr>
            <w:rFonts w:ascii="Cambria" w:hAnsi="Cambria"/>
            <w:sz w:val="28"/>
            <w:szCs w:val="28"/>
          </w:rPr>
          <w:delText xml:space="preserve">A ghost of a smile played across the </w:delText>
        </w:r>
        <w:r w:rsidR="000F5D9D" w:rsidDel="00CF0396">
          <w:rPr>
            <w:rFonts w:ascii="Cambria" w:hAnsi="Cambria"/>
            <w:sz w:val="28"/>
            <w:szCs w:val="28"/>
          </w:rPr>
          <w:delText xml:space="preserve">CEO’s </w:delText>
        </w:r>
        <w:r w:rsidR="005148EA" w:rsidDel="00CF0396">
          <w:rPr>
            <w:rFonts w:ascii="Cambria" w:hAnsi="Cambria"/>
            <w:sz w:val="28"/>
            <w:szCs w:val="28"/>
          </w:rPr>
          <w:delText xml:space="preserve">neat, </w:delText>
        </w:r>
        <w:r w:rsidR="000F5D9D" w:rsidDel="00CF0396">
          <w:rPr>
            <w:rFonts w:ascii="Cambria" w:hAnsi="Cambria"/>
            <w:sz w:val="28"/>
            <w:szCs w:val="28"/>
          </w:rPr>
          <w:delText>classic</w:delText>
        </w:r>
        <w:r w:rsidR="00FE5A63" w:rsidDel="00CF0396">
          <w:rPr>
            <w:rFonts w:ascii="Cambria" w:hAnsi="Cambria"/>
            <w:sz w:val="28"/>
            <w:szCs w:val="28"/>
          </w:rPr>
          <w:delText xml:space="preserve"> features</w:delText>
        </w:r>
        <w:r w:rsidR="00264F32" w:rsidDel="00CF0396">
          <w:rPr>
            <w:rFonts w:ascii="Cambria" w:hAnsi="Cambria"/>
            <w:sz w:val="28"/>
            <w:szCs w:val="28"/>
          </w:rPr>
          <w:delText xml:space="preserve"> </w:delText>
        </w:r>
        <w:r w:rsidR="003449C4" w:rsidDel="00CF0396">
          <w:rPr>
            <w:rFonts w:ascii="Cambria" w:hAnsi="Cambria"/>
            <w:sz w:val="28"/>
            <w:szCs w:val="28"/>
          </w:rPr>
          <w:delText xml:space="preserve">as </w:delText>
        </w:r>
        <w:r w:rsidR="000F5D9D" w:rsidDel="00CF0396">
          <w:rPr>
            <w:rFonts w:ascii="Cambria" w:hAnsi="Cambria"/>
            <w:sz w:val="28"/>
            <w:szCs w:val="28"/>
          </w:rPr>
          <w:delText>she</w:delText>
        </w:r>
        <w:r w:rsidR="003449C4" w:rsidDel="00CF0396">
          <w:rPr>
            <w:rFonts w:ascii="Cambria" w:hAnsi="Cambria"/>
            <w:sz w:val="28"/>
            <w:szCs w:val="28"/>
          </w:rPr>
          <w:delText xml:space="preserve"> </w:delText>
        </w:r>
        <w:r w:rsidDel="00CF0396">
          <w:rPr>
            <w:rFonts w:ascii="Cambria" w:hAnsi="Cambria"/>
            <w:sz w:val="28"/>
            <w:szCs w:val="28"/>
          </w:rPr>
          <w:delText xml:space="preserve">picked up her </w:delText>
        </w:r>
        <w:r w:rsidR="00264F32" w:rsidDel="00CF0396">
          <w:rPr>
            <w:rFonts w:ascii="Cambria" w:hAnsi="Cambria"/>
            <w:sz w:val="28"/>
            <w:szCs w:val="28"/>
          </w:rPr>
          <w:delText>I-</w:delText>
        </w:r>
        <w:r w:rsidDel="00CF0396">
          <w:rPr>
            <w:rFonts w:ascii="Cambria" w:hAnsi="Cambria"/>
            <w:sz w:val="28"/>
            <w:szCs w:val="28"/>
          </w:rPr>
          <w:delText>phone and tapped into it</w:delText>
        </w:r>
        <w:r w:rsidR="00897B97" w:rsidDel="00CF0396">
          <w:rPr>
            <w:rFonts w:ascii="Cambria" w:hAnsi="Cambria"/>
            <w:sz w:val="28"/>
            <w:szCs w:val="28"/>
          </w:rPr>
          <w:delText xml:space="preserve"> </w:delText>
        </w:r>
        <w:r w:rsidR="00C377C1" w:rsidDel="00CF0396">
          <w:rPr>
            <w:rFonts w:ascii="Cambria" w:hAnsi="Cambria"/>
            <w:sz w:val="28"/>
            <w:szCs w:val="28"/>
          </w:rPr>
          <w:delText>vigorously</w:delText>
        </w:r>
        <w:r w:rsidR="009870C9" w:rsidDel="00CF0396">
          <w:rPr>
            <w:rFonts w:ascii="Cambria" w:hAnsi="Cambria"/>
            <w:sz w:val="28"/>
            <w:szCs w:val="28"/>
          </w:rPr>
          <w:delText>.</w:delText>
        </w:r>
        <w:r w:rsidR="004E30B6" w:rsidDel="00CF0396">
          <w:rPr>
            <w:rFonts w:ascii="Cambria" w:hAnsi="Cambria"/>
            <w:sz w:val="28"/>
            <w:szCs w:val="28"/>
          </w:rPr>
          <w:delText xml:space="preserve"> ‘Thank God for that.’</w:delText>
        </w:r>
      </w:del>
    </w:p>
    <w:p w14:paraId="58C07D1B" w14:textId="7BD71906" w:rsidR="00C377C1" w:rsidDel="0038460B" w:rsidRDefault="00CD56D7">
      <w:pPr>
        <w:spacing w:line="360" w:lineRule="auto"/>
        <w:ind w:firstLine="720"/>
        <w:contextualSpacing/>
        <w:rPr>
          <w:del w:id="15592" w:author="Claire S" w:date="2026-05-21T12:14:00Z" w16du:dateUtc="2026-05-21T11:14:00Z"/>
          <w:rFonts w:ascii="Cambria" w:hAnsi="Cambria"/>
          <w:sz w:val="28"/>
          <w:szCs w:val="28"/>
        </w:rPr>
      </w:pPr>
      <w:del w:id="15593" w:author="Claire S" w:date="2026-05-21T11:48:00Z" w16du:dateUtc="2026-05-21T10:48:00Z">
        <w:r w:rsidDel="00DB66B9">
          <w:rPr>
            <w:rFonts w:ascii="Cambria" w:hAnsi="Cambria"/>
            <w:sz w:val="28"/>
            <w:szCs w:val="28"/>
          </w:rPr>
          <w:delText xml:space="preserve">Clara </w:delText>
        </w:r>
      </w:del>
      <w:del w:id="15594" w:author="Claire S" w:date="2026-05-21T11:46:00Z" w16du:dateUtc="2026-05-21T10:46:00Z">
        <w:r w:rsidR="00264F32" w:rsidDel="00DB66B9">
          <w:rPr>
            <w:rFonts w:ascii="Cambria" w:hAnsi="Cambria"/>
            <w:sz w:val="28"/>
            <w:szCs w:val="28"/>
          </w:rPr>
          <w:delText>watched</w:delText>
        </w:r>
        <w:r w:rsidDel="00DB66B9">
          <w:rPr>
            <w:rFonts w:ascii="Cambria" w:hAnsi="Cambria"/>
            <w:sz w:val="28"/>
            <w:szCs w:val="28"/>
          </w:rPr>
          <w:delText xml:space="preserve"> like a lemon</w:delText>
        </w:r>
        <w:r w:rsidR="005148EA" w:rsidDel="00DB66B9">
          <w:rPr>
            <w:rFonts w:ascii="Cambria" w:hAnsi="Cambria"/>
            <w:sz w:val="28"/>
            <w:szCs w:val="28"/>
          </w:rPr>
          <w:delText>,</w:delText>
        </w:r>
        <w:r w:rsidR="00C377C1" w:rsidDel="00DB66B9">
          <w:rPr>
            <w:rFonts w:ascii="Cambria" w:hAnsi="Cambria"/>
            <w:sz w:val="28"/>
            <w:szCs w:val="28"/>
          </w:rPr>
          <w:delText xml:space="preserve"> itching to search her own phone</w:delText>
        </w:r>
        <w:r w:rsidR="00264F32" w:rsidDel="00DB66B9">
          <w:rPr>
            <w:rFonts w:ascii="Cambria" w:hAnsi="Cambria"/>
            <w:sz w:val="28"/>
            <w:szCs w:val="28"/>
          </w:rPr>
          <w:delText xml:space="preserve">, </w:delText>
        </w:r>
        <w:r w:rsidR="009870C9" w:rsidDel="00DB66B9">
          <w:rPr>
            <w:rFonts w:ascii="Cambria" w:hAnsi="Cambria"/>
            <w:sz w:val="28"/>
            <w:szCs w:val="28"/>
          </w:rPr>
          <w:delText>but not daring</w:delText>
        </w:r>
        <w:r w:rsidR="00C377C1" w:rsidDel="00DB66B9">
          <w:rPr>
            <w:rFonts w:ascii="Cambria" w:hAnsi="Cambria"/>
            <w:sz w:val="28"/>
            <w:szCs w:val="28"/>
          </w:rPr>
          <w:delText>.</w:delText>
        </w:r>
        <w:r w:rsidR="00264F32" w:rsidDel="00DB66B9">
          <w:rPr>
            <w:rFonts w:ascii="Cambria" w:hAnsi="Cambria"/>
            <w:sz w:val="28"/>
            <w:szCs w:val="28"/>
          </w:rPr>
          <w:delText xml:space="preserve">  She felt like the hired help. Well, she </w:delText>
        </w:r>
        <w:r w:rsidR="00264F32" w:rsidRPr="0072471A" w:rsidDel="00DB66B9">
          <w:rPr>
            <w:rFonts w:ascii="Cambria" w:hAnsi="Cambria"/>
            <w:i/>
            <w:iCs/>
            <w:sz w:val="28"/>
            <w:szCs w:val="28"/>
          </w:rPr>
          <w:delText>was</w:delText>
        </w:r>
        <w:r w:rsidR="00264F32" w:rsidDel="00DB66B9">
          <w:rPr>
            <w:rFonts w:ascii="Cambria" w:hAnsi="Cambria"/>
            <w:sz w:val="28"/>
            <w:szCs w:val="28"/>
          </w:rPr>
          <w:delText xml:space="preserve"> the hired help, she supposed. </w:delText>
        </w:r>
      </w:del>
    </w:p>
    <w:p w14:paraId="0E76F6F1" w14:textId="28F07B8B" w:rsidR="00CD09E9" w:rsidDel="00CF0396" w:rsidRDefault="000139E0" w:rsidP="0038460B">
      <w:pPr>
        <w:spacing w:line="360" w:lineRule="auto"/>
        <w:ind w:firstLine="720"/>
        <w:contextualSpacing/>
        <w:rPr>
          <w:del w:id="15595" w:author="Claire S" w:date="2026-05-28T11:38:00Z" w16du:dateUtc="2026-05-28T10:38:00Z"/>
          <w:rFonts w:ascii="Cambria" w:hAnsi="Cambria"/>
          <w:sz w:val="28"/>
          <w:szCs w:val="28"/>
        </w:rPr>
      </w:pPr>
      <w:del w:id="15596" w:author="Claire S" w:date="2026-05-21T12:14:00Z" w16du:dateUtc="2026-05-21T11:14:00Z">
        <w:r w:rsidDel="0038460B">
          <w:rPr>
            <w:rFonts w:ascii="Cambria" w:hAnsi="Cambria"/>
            <w:sz w:val="28"/>
            <w:szCs w:val="28"/>
          </w:rPr>
          <w:delText xml:space="preserve">‘Aha,’ </w:delText>
        </w:r>
      </w:del>
      <w:del w:id="15597" w:author="Claire S" w:date="2026-05-21T11:47:00Z" w16du:dateUtc="2026-05-21T10:47:00Z">
        <w:r w:rsidDel="00DB66B9">
          <w:rPr>
            <w:rFonts w:ascii="Cambria" w:hAnsi="Cambria"/>
            <w:sz w:val="28"/>
            <w:szCs w:val="28"/>
          </w:rPr>
          <w:delText xml:space="preserve">Ruth threw her phone down on the desk as </w:delText>
        </w:r>
      </w:del>
      <w:del w:id="15598" w:author="Claire S" w:date="2026-05-28T11:38:00Z" w16du:dateUtc="2026-05-28T10:38:00Z">
        <w:r w:rsidDel="00CF0396">
          <w:rPr>
            <w:rFonts w:ascii="Cambria" w:hAnsi="Cambria"/>
            <w:sz w:val="28"/>
            <w:szCs w:val="28"/>
          </w:rPr>
          <w:delText xml:space="preserve">Maude </w:delText>
        </w:r>
        <w:r w:rsidR="00C377C1" w:rsidDel="00CF0396">
          <w:rPr>
            <w:rFonts w:ascii="Cambria" w:hAnsi="Cambria"/>
            <w:sz w:val="28"/>
            <w:szCs w:val="28"/>
          </w:rPr>
          <w:delText>knock</w:delText>
        </w:r>
        <w:r w:rsidDel="00CF0396">
          <w:rPr>
            <w:rFonts w:ascii="Cambria" w:hAnsi="Cambria"/>
            <w:sz w:val="28"/>
            <w:szCs w:val="28"/>
          </w:rPr>
          <w:delText>ed</w:delText>
        </w:r>
        <w:r w:rsidR="005148EA" w:rsidDel="00CF0396">
          <w:rPr>
            <w:rFonts w:ascii="Cambria" w:hAnsi="Cambria"/>
            <w:sz w:val="28"/>
            <w:szCs w:val="28"/>
          </w:rPr>
          <w:delText xml:space="preserve"> </w:delText>
        </w:r>
      </w:del>
      <w:del w:id="15599" w:author="Claire S" w:date="2026-05-21T12:14:00Z" w16du:dateUtc="2026-05-21T11:14:00Z">
        <w:r w:rsidR="005148EA" w:rsidDel="0038460B">
          <w:rPr>
            <w:rFonts w:ascii="Cambria" w:hAnsi="Cambria"/>
            <w:sz w:val="28"/>
            <w:szCs w:val="28"/>
          </w:rPr>
          <w:delText xml:space="preserve">yet </w:delText>
        </w:r>
      </w:del>
      <w:del w:id="15600" w:author="Claire S" w:date="2026-05-28T11:38:00Z" w16du:dateUtc="2026-05-28T10:38:00Z">
        <w:r w:rsidR="005148EA" w:rsidDel="00CF0396">
          <w:rPr>
            <w:rFonts w:ascii="Cambria" w:hAnsi="Cambria"/>
            <w:sz w:val="28"/>
            <w:szCs w:val="28"/>
          </w:rPr>
          <w:delText>again</w:delText>
        </w:r>
      </w:del>
      <w:del w:id="15601" w:author="Claire S" w:date="2026-05-21T12:14:00Z" w16du:dateUtc="2026-05-21T11:14:00Z">
        <w:r w:rsidDel="0038460B">
          <w:rPr>
            <w:rFonts w:ascii="Cambria" w:hAnsi="Cambria"/>
            <w:sz w:val="28"/>
            <w:szCs w:val="28"/>
          </w:rPr>
          <w:delText>,</w:delText>
        </w:r>
        <w:r w:rsidR="003656B1" w:rsidDel="0038460B">
          <w:rPr>
            <w:rFonts w:ascii="Cambria" w:hAnsi="Cambria"/>
            <w:sz w:val="28"/>
            <w:szCs w:val="28"/>
          </w:rPr>
          <w:delText xml:space="preserve"> </w:delText>
        </w:r>
        <w:r w:rsidR="00873977" w:rsidDel="0038460B">
          <w:rPr>
            <w:rFonts w:ascii="Cambria" w:hAnsi="Cambria"/>
            <w:sz w:val="28"/>
            <w:szCs w:val="28"/>
          </w:rPr>
          <w:delText>to</w:delText>
        </w:r>
      </w:del>
      <w:del w:id="15602" w:author="Claire S" w:date="2026-05-21T12:16:00Z" w16du:dateUtc="2026-05-21T11:16:00Z">
        <w:r w:rsidR="003656B1" w:rsidDel="009735E5">
          <w:rPr>
            <w:rFonts w:ascii="Cambria" w:hAnsi="Cambria"/>
            <w:sz w:val="28"/>
            <w:szCs w:val="28"/>
          </w:rPr>
          <w:delText xml:space="preserve"> show</w:delText>
        </w:r>
      </w:del>
      <w:del w:id="15603" w:author="Claire S" w:date="2026-05-28T11:38:00Z" w16du:dateUtc="2026-05-28T10:38:00Z">
        <w:r w:rsidR="003656B1" w:rsidDel="00CF0396">
          <w:rPr>
            <w:rFonts w:ascii="Cambria" w:hAnsi="Cambria"/>
            <w:sz w:val="28"/>
            <w:szCs w:val="28"/>
          </w:rPr>
          <w:delText xml:space="preserve"> </w:delText>
        </w:r>
        <w:r w:rsidR="0097493B" w:rsidDel="00CF0396">
          <w:rPr>
            <w:rFonts w:ascii="Cambria" w:hAnsi="Cambria"/>
            <w:sz w:val="28"/>
            <w:szCs w:val="28"/>
          </w:rPr>
          <w:delText>a</w:delText>
        </w:r>
        <w:r w:rsidR="00D05EEA" w:rsidDel="00CF0396">
          <w:rPr>
            <w:rFonts w:ascii="Cambria" w:hAnsi="Cambria"/>
            <w:sz w:val="28"/>
            <w:szCs w:val="28"/>
          </w:rPr>
          <w:delText xml:space="preserve"> second visitor</w:delText>
        </w:r>
        <w:r w:rsidR="003656B1" w:rsidDel="00CF0396">
          <w:rPr>
            <w:rFonts w:ascii="Cambria" w:hAnsi="Cambria"/>
            <w:sz w:val="28"/>
            <w:szCs w:val="28"/>
          </w:rPr>
          <w:delText xml:space="preserve"> </w:delText>
        </w:r>
      </w:del>
      <w:del w:id="15604" w:author="Claire S" w:date="2026-05-21T12:16:00Z" w16du:dateUtc="2026-05-21T11:16:00Z">
        <w:r w:rsidR="003656B1" w:rsidDel="009735E5">
          <w:rPr>
            <w:rFonts w:ascii="Cambria" w:hAnsi="Cambria"/>
            <w:sz w:val="28"/>
            <w:szCs w:val="28"/>
          </w:rPr>
          <w:delText>in</w:delText>
        </w:r>
      </w:del>
      <w:del w:id="15605" w:author="Claire S" w:date="2026-05-21T12:14:00Z" w16du:dateUtc="2026-05-21T11:14:00Z">
        <w:r w:rsidR="00CD09E9" w:rsidDel="0038460B">
          <w:rPr>
            <w:rFonts w:ascii="Cambria" w:hAnsi="Cambria"/>
            <w:sz w:val="28"/>
            <w:szCs w:val="28"/>
          </w:rPr>
          <w:delText xml:space="preserve">. </w:delText>
        </w:r>
      </w:del>
      <w:del w:id="15606" w:author="Claire S" w:date="2026-05-28T11:38:00Z" w16du:dateUtc="2026-05-28T10:38:00Z">
        <w:r w:rsidR="00CD09E9" w:rsidDel="00CF0396">
          <w:rPr>
            <w:rFonts w:ascii="Cambria" w:hAnsi="Cambria"/>
            <w:sz w:val="28"/>
            <w:szCs w:val="28"/>
          </w:rPr>
          <w:delText>‘</w:delText>
        </w:r>
        <w:r w:rsidR="003656B1" w:rsidDel="00CF0396">
          <w:rPr>
            <w:rFonts w:ascii="Cambria" w:hAnsi="Cambria"/>
            <w:sz w:val="28"/>
            <w:szCs w:val="28"/>
          </w:rPr>
          <w:delText>Hello there!</w:delText>
        </w:r>
      </w:del>
      <w:del w:id="15607" w:author="Claire S" w:date="2026-05-21T18:06:00Z" w16du:dateUtc="2026-05-21T17:06:00Z">
        <w:r w:rsidDel="00B9294E">
          <w:rPr>
            <w:rFonts w:ascii="Cambria" w:hAnsi="Cambria"/>
            <w:sz w:val="28"/>
            <w:szCs w:val="28"/>
          </w:rPr>
          <w:delText xml:space="preserve"> </w:delText>
        </w:r>
      </w:del>
      <w:del w:id="15608" w:author="Claire S" w:date="2026-05-28T11:38:00Z" w16du:dateUtc="2026-05-28T10:38:00Z">
        <w:r w:rsidR="00CD09E9" w:rsidDel="00CF0396">
          <w:rPr>
            <w:rFonts w:ascii="Cambria" w:hAnsi="Cambria"/>
            <w:sz w:val="28"/>
            <w:szCs w:val="28"/>
          </w:rPr>
          <w:delText xml:space="preserve">Clara, have you met </w:delText>
        </w:r>
        <w:r w:rsidR="00AD1C4B" w:rsidDel="00CF0396">
          <w:rPr>
            <w:rFonts w:ascii="Cambria" w:hAnsi="Cambria"/>
            <w:sz w:val="28"/>
            <w:szCs w:val="28"/>
          </w:rPr>
          <w:delText>our</w:delText>
        </w:r>
        <w:r w:rsidR="005148EA" w:rsidDel="00CF0396">
          <w:rPr>
            <w:rFonts w:ascii="Cambria" w:hAnsi="Cambria"/>
            <w:sz w:val="28"/>
            <w:szCs w:val="28"/>
          </w:rPr>
          <w:delText xml:space="preserve"> very</w:delText>
        </w:r>
        <w:r w:rsidR="00AD1C4B" w:rsidDel="00CF0396">
          <w:rPr>
            <w:rFonts w:ascii="Cambria" w:hAnsi="Cambria"/>
            <w:sz w:val="28"/>
            <w:szCs w:val="28"/>
          </w:rPr>
          <w:delText xml:space="preserve"> best writer</w:delText>
        </w:r>
        <w:r w:rsidDel="00CF0396">
          <w:rPr>
            <w:rFonts w:ascii="Cambria" w:hAnsi="Cambria"/>
            <w:sz w:val="28"/>
            <w:szCs w:val="28"/>
          </w:rPr>
          <w:delText>?</w:delText>
        </w:r>
      </w:del>
      <w:del w:id="15609" w:author="Claire S" w:date="2026-05-21T12:15:00Z" w16du:dateUtc="2026-05-21T11:15:00Z">
        <w:r w:rsidR="00831C00" w:rsidDel="0038460B">
          <w:rPr>
            <w:rFonts w:ascii="Cambria" w:hAnsi="Cambria"/>
            <w:sz w:val="28"/>
            <w:szCs w:val="28"/>
          </w:rPr>
          <w:delText>’</w:delText>
        </w:r>
      </w:del>
      <w:del w:id="15610" w:author="Claire S" w:date="2026-05-28T11:38:00Z" w16du:dateUtc="2026-05-28T10:38:00Z">
        <w:r w:rsidR="00831C00" w:rsidDel="00CF0396">
          <w:rPr>
            <w:rFonts w:ascii="Cambria" w:hAnsi="Cambria"/>
            <w:sz w:val="28"/>
            <w:szCs w:val="28"/>
          </w:rPr>
          <w:delText xml:space="preserve"> </w:delText>
        </w:r>
      </w:del>
      <w:del w:id="15611" w:author="Claire S" w:date="2026-05-21T12:14:00Z" w16du:dateUtc="2026-05-21T11:14:00Z">
        <w:r w:rsidDel="0038460B">
          <w:rPr>
            <w:rFonts w:ascii="Cambria" w:hAnsi="Cambria"/>
            <w:sz w:val="28"/>
            <w:szCs w:val="28"/>
          </w:rPr>
          <w:delText>T</w:delText>
        </w:r>
        <w:r w:rsidR="00831C00" w:rsidDel="0038460B">
          <w:rPr>
            <w:rFonts w:ascii="Cambria" w:hAnsi="Cambria"/>
            <w:sz w:val="28"/>
            <w:szCs w:val="28"/>
          </w:rPr>
          <w:delText>he CEO was</w:delText>
        </w:r>
        <w:r w:rsidRPr="000139E0" w:rsidDel="0038460B">
          <w:rPr>
            <w:rFonts w:ascii="Cambria" w:hAnsi="Cambria"/>
            <w:sz w:val="28"/>
            <w:szCs w:val="28"/>
          </w:rPr>
          <w:delText xml:space="preserve"> </w:delText>
        </w:r>
        <w:r w:rsidDel="0038460B">
          <w:rPr>
            <w:rFonts w:ascii="Cambria" w:hAnsi="Cambria"/>
            <w:sz w:val="28"/>
            <w:szCs w:val="28"/>
          </w:rPr>
          <w:delText>suddenly</w:delText>
        </w:r>
        <w:r w:rsidR="00831C00" w:rsidDel="0038460B">
          <w:rPr>
            <w:rFonts w:ascii="Cambria" w:hAnsi="Cambria"/>
            <w:sz w:val="28"/>
            <w:szCs w:val="28"/>
          </w:rPr>
          <w:delText xml:space="preserve"> wreathed in smiles</w:delText>
        </w:r>
        <w:r w:rsidR="009A36E8" w:rsidDel="0038460B">
          <w:rPr>
            <w:rFonts w:ascii="Cambria" w:hAnsi="Cambria"/>
            <w:sz w:val="28"/>
            <w:szCs w:val="28"/>
          </w:rPr>
          <w:delText>, which was an actual shock</w:delText>
        </w:r>
        <w:r w:rsidR="00831C00" w:rsidDel="0038460B">
          <w:rPr>
            <w:rFonts w:ascii="Cambria" w:hAnsi="Cambria"/>
            <w:sz w:val="28"/>
            <w:szCs w:val="28"/>
          </w:rPr>
          <w:delText>. ‘</w:delText>
        </w:r>
      </w:del>
      <w:del w:id="15612" w:author="Claire S" w:date="2026-05-28T11:38:00Z" w16du:dateUtc="2026-05-28T10:38:00Z">
        <w:r w:rsidR="00831C00" w:rsidDel="00CF0396">
          <w:rPr>
            <w:rFonts w:ascii="Cambria" w:hAnsi="Cambria"/>
            <w:sz w:val="28"/>
            <w:szCs w:val="28"/>
          </w:rPr>
          <w:delText>T</w:delText>
        </w:r>
        <w:r w:rsidR="00C377C1" w:rsidDel="00CF0396">
          <w:rPr>
            <w:rFonts w:ascii="Cambria" w:hAnsi="Cambria"/>
            <w:sz w:val="28"/>
            <w:szCs w:val="28"/>
          </w:rPr>
          <w:delText>he fantastically</w:delText>
        </w:r>
        <w:r w:rsidR="00324872" w:rsidDel="00CF0396">
          <w:rPr>
            <w:rFonts w:ascii="Cambria" w:hAnsi="Cambria"/>
            <w:sz w:val="28"/>
            <w:szCs w:val="28"/>
          </w:rPr>
          <w:delText xml:space="preserve"> </w:delText>
        </w:r>
        <w:r w:rsidR="00C377C1" w:rsidDel="00CF0396">
          <w:rPr>
            <w:rFonts w:ascii="Cambria" w:hAnsi="Cambria"/>
            <w:sz w:val="28"/>
            <w:szCs w:val="28"/>
          </w:rPr>
          <w:delText xml:space="preserve">talented </w:delText>
        </w:r>
        <w:r w:rsidR="00AD1C4B" w:rsidDel="00CF0396">
          <w:rPr>
            <w:rFonts w:ascii="Cambria" w:hAnsi="Cambria"/>
            <w:sz w:val="28"/>
            <w:szCs w:val="28"/>
          </w:rPr>
          <w:delText xml:space="preserve">Mr </w:delText>
        </w:r>
        <w:r w:rsidR="00CD09E9" w:rsidDel="00CF0396">
          <w:rPr>
            <w:rFonts w:ascii="Cambria" w:hAnsi="Cambria"/>
            <w:sz w:val="28"/>
            <w:szCs w:val="28"/>
          </w:rPr>
          <w:delText>Jackson</w:delText>
        </w:r>
        <w:r w:rsidR="00D015EB" w:rsidDel="00CF0396">
          <w:rPr>
            <w:rFonts w:ascii="Cambria" w:hAnsi="Cambria"/>
            <w:sz w:val="28"/>
            <w:szCs w:val="28"/>
          </w:rPr>
          <w:delText xml:space="preserve"> Rayne</w:delText>
        </w:r>
        <w:r w:rsidDel="00CF0396">
          <w:rPr>
            <w:rFonts w:ascii="Cambria" w:hAnsi="Cambria"/>
            <w:sz w:val="28"/>
            <w:szCs w:val="28"/>
          </w:rPr>
          <w:delText>!</w:delText>
        </w:r>
        <w:r w:rsidR="00CD09E9" w:rsidDel="00CF0396">
          <w:rPr>
            <w:rFonts w:ascii="Cambria" w:hAnsi="Cambria"/>
            <w:sz w:val="28"/>
            <w:szCs w:val="28"/>
          </w:rPr>
          <w:delText>’</w:delText>
        </w:r>
      </w:del>
    </w:p>
    <w:p w14:paraId="04EC2417" w14:textId="3B17E53B" w:rsidR="00CD09E9" w:rsidDel="00CF0396" w:rsidRDefault="00CD09E9" w:rsidP="000139E0">
      <w:pPr>
        <w:spacing w:line="360" w:lineRule="auto"/>
        <w:ind w:firstLine="720"/>
        <w:contextualSpacing/>
        <w:rPr>
          <w:del w:id="15613" w:author="Claire S" w:date="2026-05-28T11:38:00Z" w16du:dateUtc="2026-05-28T10:38:00Z"/>
          <w:rFonts w:ascii="Cambria" w:hAnsi="Cambria"/>
          <w:sz w:val="28"/>
          <w:szCs w:val="28"/>
        </w:rPr>
      </w:pPr>
      <w:del w:id="15614" w:author="Claire S" w:date="2026-05-28T11:38:00Z" w16du:dateUtc="2026-05-28T10:38:00Z">
        <w:r w:rsidDel="00CF0396">
          <w:rPr>
            <w:rFonts w:ascii="Cambria" w:hAnsi="Cambria"/>
            <w:sz w:val="28"/>
            <w:szCs w:val="28"/>
          </w:rPr>
          <w:delText xml:space="preserve">‘Er, no.’ Clara </w:delText>
        </w:r>
      </w:del>
      <w:del w:id="15615" w:author="Claire S" w:date="2026-05-21T12:15:00Z" w16du:dateUtc="2026-05-21T11:15:00Z">
        <w:r w:rsidDel="0038460B">
          <w:rPr>
            <w:rFonts w:ascii="Cambria" w:hAnsi="Cambria"/>
            <w:sz w:val="28"/>
            <w:szCs w:val="28"/>
          </w:rPr>
          <w:delText xml:space="preserve">jumped </w:delText>
        </w:r>
      </w:del>
      <w:del w:id="15616" w:author="Claire S" w:date="2026-05-28T11:38:00Z" w16du:dateUtc="2026-05-28T10:38:00Z">
        <w:r w:rsidDel="00CF0396">
          <w:rPr>
            <w:rFonts w:ascii="Cambria" w:hAnsi="Cambria"/>
            <w:sz w:val="28"/>
            <w:szCs w:val="28"/>
          </w:rPr>
          <w:delText>up</w:delText>
        </w:r>
      </w:del>
      <w:del w:id="15617" w:author="Claire S" w:date="2026-05-21T12:15:00Z" w16du:dateUtc="2026-05-21T11:15:00Z">
        <w:r w:rsidDel="0038460B">
          <w:rPr>
            <w:rFonts w:ascii="Cambria" w:hAnsi="Cambria"/>
            <w:sz w:val="28"/>
            <w:szCs w:val="28"/>
          </w:rPr>
          <w:delText>;</w:delText>
        </w:r>
        <w:r w:rsidR="00D82E09" w:rsidDel="0038460B">
          <w:rPr>
            <w:rFonts w:ascii="Cambria" w:hAnsi="Cambria"/>
            <w:sz w:val="28"/>
            <w:szCs w:val="28"/>
          </w:rPr>
          <w:delText xml:space="preserve"> </w:delText>
        </w:r>
      </w:del>
      <w:del w:id="15618" w:author="Claire S" w:date="2026-05-28T11:38:00Z" w16du:dateUtc="2026-05-28T10:38:00Z">
        <w:r w:rsidR="00D82E09" w:rsidDel="00CF0396">
          <w:rPr>
            <w:rFonts w:ascii="Cambria" w:hAnsi="Cambria"/>
            <w:sz w:val="28"/>
            <w:szCs w:val="28"/>
          </w:rPr>
          <w:delText>l</w:delText>
        </w:r>
        <w:r w:rsidDel="00CF0396">
          <w:rPr>
            <w:rFonts w:ascii="Cambria" w:hAnsi="Cambria"/>
            <w:sz w:val="28"/>
            <w:szCs w:val="28"/>
          </w:rPr>
          <w:delText xml:space="preserve">ike </w:delText>
        </w:r>
      </w:del>
      <w:del w:id="15619" w:author="Claire S" w:date="2026-05-22T15:04:00Z" w16du:dateUtc="2026-05-22T14:04:00Z">
        <w:r w:rsidDel="007C1FB2">
          <w:rPr>
            <w:rFonts w:ascii="Cambria" w:hAnsi="Cambria"/>
            <w:sz w:val="28"/>
            <w:szCs w:val="28"/>
          </w:rPr>
          <w:delText xml:space="preserve">the </w:delText>
        </w:r>
      </w:del>
      <w:del w:id="15620" w:author="Claire S" w:date="2026-05-28T11:38:00Z" w16du:dateUtc="2026-05-28T10:38:00Z">
        <w:r w:rsidDel="00CF0396">
          <w:rPr>
            <w:rFonts w:ascii="Cambria" w:hAnsi="Cambria"/>
            <w:sz w:val="28"/>
            <w:szCs w:val="28"/>
          </w:rPr>
          <w:delText xml:space="preserve">schoolgirl </w:delText>
        </w:r>
      </w:del>
      <w:del w:id="15621" w:author="Claire S" w:date="2026-05-22T15:04:00Z" w16du:dateUtc="2026-05-22T14:04:00Z">
        <w:r w:rsidDel="007C1FB2">
          <w:rPr>
            <w:rFonts w:ascii="Cambria" w:hAnsi="Cambria"/>
            <w:sz w:val="28"/>
            <w:szCs w:val="28"/>
          </w:rPr>
          <w:delText>she’d felt like</w:delText>
        </w:r>
        <w:r w:rsidR="00F16DB8" w:rsidDel="007C1FB2">
          <w:rPr>
            <w:rFonts w:ascii="Cambria" w:hAnsi="Cambria"/>
            <w:sz w:val="28"/>
            <w:szCs w:val="28"/>
          </w:rPr>
          <w:delText xml:space="preserve"> the minute she’d</w:delText>
        </w:r>
        <w:r w:rsidDel="007C1FB2">
          <w:rPr>
            <w:rFonts w:ascii="Cambria" w:hAnsi="Cambria"/>
            <w:sz w:val="28"/>
            <w:szCs w:val="28"/>
          </w:rPr>
          <w:delText xml:space="preserve"> walk</w:delText>
        </w:r>
        <w:r w:rsidR="00F16DB8" w:rsidDel="007C1FB2">
          <w:rPr>
            <w:rFonts w:ascii="Cambria" w:hAnsi="Cambria"/>
            <w:sz w:val="28"/>
            <w:szCs w:val="28"/>
          </w:rPr>
          <w:delText>ed</w:delText>
        </w:r>
        <w:r w:rsidDel="007C1FB2">
          <w:rPr>
            <w:rFonts w:ascii="Cambria" w:hAnsi="Cambria"/>
            <w:sz w:val="28"/>
            <w:szCs w:val="28"/>
          </w:rPr>
          <w:delText xml:space="preserve"> into Ruth’s</w:delText>
        </w:r>
      </w:del>
      <w:del w:id="15622" w:author="Claire S" w:date="2026-05-28T11:38:00Z" w16du:dateUtc="2026-05-28T10:38:00Z">
        <w:r w:rsidDel="00CF0396">
          <w:rPr>
            <w:rFonts w:ascii="Cambria" w:hAnsi="Cambria"/>
            <w:sz w:val="28"/>
            <w:szCs w:val="28"/>
          </w:rPr>
          <w:delText xml:space="preserve"> office. ‘Well, not officially. Mr Rayne -’ she stopped herself bobbing a curtsey. </w:delText>
        </w:r>
        <w:r w:rsidRPr="000D6D11" w:rsidDel="00CF0396">
          <w:rPr>
            <w:rFonts w:ascii="Cambria" w:hAnsi="Cambria"/>
            <w:i/>
            <w:iCs/>
            <w:sz w:val="28"/>
            <w:szCs w:val="28"/>
          </w:rPr>
          <w:delText>Get a grip, Voss,</w:delText>
        </w:r>
        <w:r w:rsidDel="00CF0396">
          <w:rPr>
            <w:rFonts w:ascii="Cambria" w:hAnsi="Cambria"/>
            <w:sz w:val="28"/>
            <w:szCs w:val="28"/>
          </w:rPr>
          <w:delText xml:space="preserve"> she told herself crossly.</w:delText>
        </w:r>
      </w:del>
    </w:p>
    <w:p w14:paraId="44DF1D33" w14:textId="28EE9729" w:rsidR="00861541" w:rsidDel="00CF0396" w:rsidRDefault="00CD09E9" w:rsidP="009B02CC">
      <w:pPr>
        <w:spacing w:line="360" w:lineRule="auto"/>
        <w:ind w:firstLine="720"/>
        <w:contextualSpacing/>
        <w:rPr>
          <w:del w:id="15623" w:author="Claire S" w:date="2026-05-28T11:38:00Z" w16du:dateUtc="2026-05-28T10:38:00Z"/>
          <w:rFonts w:ascii="Cambria" w:hAnsi="Cambria"/>
          <w:sz w:val="28"/>
          <w:szCs w:val="28"/>
        </w:rPr>
      </w:pPr>
      <w:del w:id="15624" w:author="Claire S" w:date="2026-05-28T11:38:00Z" w16du:dateUtc="2026-05-28T10:38:00Z">
        <w:r w:rsidDel="00CF0396">
          <w:rPr>
            <w:rFonts w:ascii="Cambria" w:hAnsi="Cambria"/>
            <w:sz w:val="28"/>
            <w:szCs w:val="28"/>
          </w:rPr>
          <w:delText>‘</w:delText>
        </w:r>
      </w:del>
      <w:del w:id="15625" w:author="Claire S" w:date="2026-05-21T12:17:00Z" w16du:dateUtc="2026-05-21T11:17:00Z">
        <w:r w:rsidR="00861541" w:rsidDel="005F7E2C">
          <w:rPr>
            <w:rFonts w:ascii="Cambria" w:hAnsi="Cambria"/>
            <w:sz w:val="28"/>
            <w:szCs w:val="28"/>
          </w:rPr>
          <w:delText>Hi</w:delText>
        </w:r>
        <w:r w:rsidR="00F81F87" w:rsidDel="005F7E2C">
          <w:rPr>
            <w:rFonts w:ascii="Cambria" w:hAnsi="Cambria"/>
            <w:sz w:val="28"/>
            <w:szCs w:val="28"/>
          </w:rPr>
          <w:delText>, Clara.</w:delText>
        </w:r>
        <w:r w:rsidR="00861541" w:rsidDel="005F7E2C">
          <w:rPr>
            <w:rFonts w:ascii="Cambria" w:hAnsi="Cambria"/>
            <w:sz w:val="28"/>
            <w:szCs w:val="28"/>
          </w:rPr>
          <w:delText xml:space="preserve">  </w:delText>
        </w:r>
      </w:del>
      <w:del w:id="15626" w:author="Claire S" w:date="2026-05-28T11:38:00Z" w16du:dateUtc="2026-05-28T10:38:00Z">
        <w:r w:rsidR="00861541" w:rsidDel="00CF0396">
          <w:rPr>
            <w:rFonts w:ascii="Cambria" w:hAnsi="Cambria"/>
            <w:sz w:val="28"/>
            <w:szCs w:val="28"/>
          </w:rPr>
          <w:delText xml:space="preserve">I’m told </w:delText>
        </w:r>
        <w:r w:rsidDel="00CF0396">
          <w:rPr>
            <w:rFonts w:ascii="Cambria" w:hAnsi="Cambria"/>
            <w:sz w:val="28"/>
            <w:szCs w:val="28"/>
          </w:rPr>
          <w:delText>you were one of Langley’s ‘</w:delText>
        </w:r>
        <w:r w:rsidRPr="0037416B" w:rsidDel="00CF0396">
          <w:rPr>
            <w:rFonts w:ascii="Cambria" w:hAnsi="Cambria"/>
            <w:i/>
            <w:sz w:val="28"/>
            <w:szCs w:val="28"/>
          </w:rPr>
          <w:delText>Ones to Watch’</w:delText>
        </w:r>
        <w:r w:rsidDel="00CF0396">
          <w:rPr>
            <w:rFonts w:ascii="Cambria" w:hAnsi="Cambria"/>
            <w:sz w:val="28"/>
            <w:szCs w:val="28"/>
          </w:rPr>
          <w:delText xml:space="preserve">, this year.’ Jackson Rayne turned his piercing gaze on </w:delText>
        </w:r>
      </w:del>
      <w:del w:id="15627" w:author="Claire S" w:date="2026-05-21T12:17:00Z" w16du:dateUtc="2026-05-21T11:17:00Z">
        <w:r w:rsidDel="005F7E2C">
          <w:rPr>
            <w:rFonts w:ascii="Cambria" w:hAnsi="Cambria"/>
            <w:sz w:val="28"/>
            <w:szCs w:val="28"/>
          </w:rPr>
          <w:delText>her</w:delText>
        </w:r>
        <w:r w:rsidR="00182202" w:rsidDel="005F7E2C">
          <w:rPr>
            <w:rFonts w:ascii="Cambria" w:hAnsi="Cambria"/>
            <w:sz w:val="28"/>
            <w:szCs w:val="28"/>
          </w:rPr>
          <w:delText>,</w:delText>
        </w:r>
      </w:del>
      <w:del w:id="15628" w:author="Claire S" w:date="2026-05-28T11:38:00Z" w16du:dateUtc="2026-05-28T10:38:00Z">
        <w:r w:rsidR="00182202" w:rsidDel="00CF0396">
          <w:rPr>
            <w:rFonts w:ascii="Cambria" w:hAnsi="Cambria"/>
            <w:sz w:val="28"/>
            <w:szCs w:val="28"/>
          </w:rPr>
          <w:delText xml:space="preserve"> his shoulders as broad as </w:delText>
        </w:r>
        <w:r w:rsidR="003656B1" w:rsidDel="00CF0396">
          <w:rPr>
            <w:rFonts w:ascii="Cambria" w:hAnsi="Cambria"/>
            <w:sz w:val="28"/>
            <w:szCs w:val="28"/>
          </w:rPr>
          <w:delText xml:space="preserve">a </w:delText>
        </w:r>
        <w:r w:rsidR="00C82E71" w:rsidDel="00CF0396">
          <w:rPr>
            <w:rFonts w:ascii="Cambria" w:hAnsi="Cambria"/>
            <w:sz w:val="28"/>
            <w:szCs w:val="28"/>
          </w:rPr>
          <w:delText xml:space="preserve">small </w:delText>
        </w:r>
        <w:r w:rsidR="003656B1" w:rsidDel="00CF0396">
          <w:rPr>
            <w:rFonts w:ascii="Cambria" w:hAnsi="Cambria"/>
            <w:sz w:val="28"/>
            <w:szCs w:val="28"/>
          </w:rPr>
          <w:delText>house.</w:delText>
        </w:r>
      </w:del>
    </w:p>
    <w:p w14:paraId="670E4055" w14:textId="393A766A" w:rsidR="00CD09E9" w:rsidDel="00CF0396" w:rsidRDefault="00CD09E9" w:rsidP="009B02CC">
      <w:pPr>
        <w:spacing w:line="360" w:lineRule="auto"/>
        <w:ind w:firstLine="720"/>
        <w:contextualSpacing/>
        <w:rPr>
          <w:del w:id="15629" w:author="Claire S" w:date="2026-05-28T11:38:00Z" w16du:dateUtc="2026-05-28T10:38:00Z"/>
          <w:rFonts w:ascii="Cambria" w:hAnsi="Cambria"/>
          <w:sz w:val="28"/>
          <w:szCs w:val="28"/>
        </w:rPr>
      </w:pPr>
      <w:del w:id="15630" w:author="Claire S" w:date="2026-05-28T11:38:00Z" w16du:dateUtc="2026-05-28T10:38:00Z">
        <w:r w:rsidDel="00CF0396">
          <w:rPr>
            <w:rFonts w:ascii="Cambria" w:hAnsi="Cambria"/>
            <w:sz w:val="28"/>
            <w:szCs w:val="28"/>
          </w:rPr>
          <w:delText>‘Oh, well, maybe -’</w:delText>
        </w:r>
        <w:r w:rsidR="00831C00" w:rsidDel="00CF0396">
          <w:rPr>
            <w:rFonts w:ascii="Cambria" w:hAnsi="Cambria"/>
            <w:sz w:val="28"/>
            <w:szCs w:val="28"/>
          </w:rPr>
          <w:delText xml:space="preserve"> Clara </w:delText>
        </w:r>
      </w:del>
      <w:del w:id="15631" w:author="Claire S" w:date="2026-05-21T12:18:00Z" w16du:dateUtc="2026-05-21T11:18:00Z">
        <w:r w:rsidR="00831C00" w:rsidDel="005F7E2C">
          <w:rPr>
            <w:rFonts w:ascii="Cambria" w:hAnsi="Cambria"/>
            <w:sz w:val="28"/>
            <w:szCs w:val="28"/>
          </w:rPr>
          <w:delText xml:space="preserve">knew she was </w:delText>
        </w:r>
      </w:del>
      <w:del w:id="15632" w:author="Claire S" w:date="2026-05-28T11:38:00Z" w16du:dateUtc="2026-05-28T10:38:00Z">
        <w:r w:rsidR="00831C00" w:rsidDel="00CF0396">
          <w:rPr>
            <w:rFonts w:ascii="Cambria" w:hAnsi="Cambria"/>
            <w:sz w:val="28"/>
            <w:szCs w:val="28"/>
          </w:rPr>
          <w:delText>blush</w:delText>
        </w:r>
      </w:del>
      <w:del w:id="15633" w:author="Claire S" w:date="2026-05-21T12:18:00Z" w16du:dateUtc="2026-05-21T11:18:00Z">
        <w:r w:rsidR="00831C00" w:rsidDel="005F7E2C">
          <w:rPr>
            <w:rFonts w:ascii="Cambria" w:hAnsi="Cambria"/>
            <w:sz w:val="28"/>
            <w:szCs w:val="28"/>
          </w:rPr>
          <w:delText>ing</w:delText>
        </w:r>
      </w:del>
      <w:del w:id="15634" w:author="Claire S" w:date="2026-05-28T11:38:00Z" w16du:dateUtc="2026-05-28T10:38:00Z">
        <w:r w:rsidR="00831C00" w:rsidDel="00CF0396">
          <w:rPr>
            <w:rFonts w:ascii="Cambria" w:hAnsi="Cambria"/>
            <w:sz w:val="28"/>
            <w:szCs w:val="28"/>
          </w:rPr>
          <w:delText>; a childish habit she’d still not managed to cure herself of.</w:delText>
        </w:r>
      </w:del>
    </w:p>
    <w:p w14:paraId="28C6E136" w14:textId="4659C243" w:rsidR="00CD09E9" w:rsidDel="00CF0396" w:rsidRDefault="00CD09E9" w:rsidP="00CD09E9">
      <w:pPr>
        <w:spacing w:line="360" w:lineRule="auto"/>
        <w:ind w:firstLine="720"/>
        <w:contextualSpacing/>
        <w:rPr>
          <w:del w:id="15635" w:author="Claire S" w:date="2026-05-28T11:38:00Z" w16du:dateUtc="2026-05-28T10:38:00Z"/>
          <w:rFonts w:ascii="Cambria" w:hAnsi="Cambria"/>
          <w:sz w:val="28"/>
          <w:szCs w:val="28"/>
        </w:rPr>
      </w:pPr>
      <w:del w:id="15636" w:author="Claire S" w:date="2026-05-28T11:38:00Z" w16du:dateUtc="2026-05-28T10:38:00Z">
        <w:r w:rsidDel="00CF0396">
          <w:rPr>
            <w:rFonts w:ascii="Cambria" w:hAnsi="Cambria"/>
            <w:sz w:val="28"/>
            <w:szCs w:val="28"/>
          </w:rPr>
          <w:delText xml:space="preserve">‘No maybe about it.  And no need for false modesty,’ Ruth’s smile </w:delText>
        </w:r>
        <w:r w:rsidR="00831C00" w:rsidDel="00CF0396">
          <w:rPr>
            <w:rFonts w:ascii="Cambria" w:hAnsi="Cambria"/>
            <w:sz w:val="28"/>
            <w:szCs w:val="28"/>
          </w:rPr>
          <w:delText xml:space="preserve">to her </w:delText>
        </w:r>
      </w:del>
      <w:del w:id="15637" w:author="Claire S" w:date="2026-05-21T12:17:00Z" w16du:dateUtc="2026-05-21T11:17:00Z">
        <w:r w:rsidR="00831C00" w:rsidDel="00D058EB">
          <w:rPr>
            <w:rFonts w:ascii="Cambria" w:hAnsi="Cambria"/>
            <w:sz w:val="28"/>
            <w:szCs w:val="28"/>
          </w:rPr>
          <w:delText>turned</w:delText>
        </w:r>
        <w:r w:rsidDel="00D058EB">
          <w:rPr>
            <w:rFonts w:ascii="Cambria" w:hAnsi="Cambria"/>
            <w:sz w:val="28"/>
            <w:szCs w:val="28"/>
          </w:rPr>
          <w:delText xml:space="preserve"> </w:delText>
        </w:r>
      </w:del>
      <w:del w:id="15638" w:author="Claire S" w:date="2026-05-28T11:38:00Z" w16du:dateUtc="2026-05-28T10:38:00Z">
        <w:r w:rsidDel="00CF0396">
          <w:rPr>
            <w:rFonts w:ascii="Cambria" w:hAnsi="Cambria"/>
            <w:sz w:val="28"/>
            <w:szCs w:val="28"/>
          </w:rPr>
          <w:delText>wintery. ‘Own your talent, girl</w:delText>
        </w:r>
        <w:r w:rsidR="00861541" w:rsidDel="00CF0396">
          <w:rPr>
            <w:rFonts w:ascii="Cambria" w:hAnsi="Cambria"/>
            <w:sz w:val="28"/>
            <w:szCs w:val="28"/>
          </w:rPr>
          <w:delText>, or people will step over you</w:delText>
        </w:r>
        <w:r w:rsidDel="00CF0396">
          <w:rPr>
            <w:rFonts w:ascii="Cambria" w:hAnsi="Cambria"/>
            <w:sz w:val="28"/>
            <w:szCs w:val="28"/>
          </w:rPr>
          <w:delText>.’</w:delText>
        </w:r>
      </w:del>
    </w:p>
    <w:p w14:paraId="70BA9068" w14:textId="4372504E" w:rsidR="00CD09E9" w:rsidDel="00CF0396" w:rsidRDefault="00CD09E9" w:rsidP="006675BD">
      <w:pPr>
        <w:spacing w:line="360" w:lineRule="auto"/>
        <w:ind w:firstLine="720"/>
        <w:contextualSpacing/>
        <w:rPr>
          <w:del w:id="15639" w:author="Claire S" w:date="2026-05-28T11:38:00Z" w16du:dateUtc="2026-05-28T10:38:00Z"/>
          <w:rFonts w:ascii="Cambria" w:hAnsi="Cambria"/>
          <w:sz w:val="28"/>
          <w:szCs w:val="28"/>
        </w:rPr>
      </w:pPr>
      <w:del w:id="15640" w:author="Claire S" w:date="2026-05-28T11:38:00Z" w16du:dateUtc="2026-05-28T10:38:00Z">
        <w:r w:rsidDel="00CF0396">
          <w:rPr>
            <w:rFonts w:ascii="Cambria" w:hAnsi="Cambria"/>
            <w:sz w:val="28"/>
            <w:szCs w:val="28"/>
          </w:rPr>
          <w:delText xml:space="preserve"> ‘</w:delText>
        </w:r>
        <w:r w:rsidR="006675BD" w:rsidDel="00CF0396">
          <w:rPr>
            <w:rFonts w:ascii="Cambria" w:hAnsi="Cambria"/>
            <w:sz w:val="28"/>
            <w:szCs w:val="28"/>
          </w:rPr>
          <w:delText>P</w:delText>
        </w:r>
        <w:r w:rsidDel="00CF0396">
          <w:rPr>
            <w:rFonts w:ascii="Cambria" w:hAnsi="Cambria"/>
            <w:sz w:val="28"/>
            <w:szCs w:val="28"/>
          </w:rPr>
          <w:delText>oor</w:delText>
        </w:r>
        <w:r w:rsidR="006675BD" w:rsidDel="00CF0396">
          <w:rPr>
            <w:rFonts w:ascii="Cambria" w:hAnsi="Cambria"/>
            <w:sz w:val="28"/>
            <w:szCs w:val="28"/>
          </w:rPr>
          <w:delText xml:space="preserve"> old</w:delText>
        </w:r>
        <w:r w:rsidDel="00CF0396">
          <w:rPr>
            <w:rFonts w:ascii="Cambria" w:hAnsi="Cambria"/>
            <w:sz w:val="28"/>
            <w:szCs w:val="28"/>
          </w:rPr>
          <w:delText xml:space="preserve"> Dex </w:delText>
        </w:r>
        <w:r w:rsidR="006675BD" w:rsidDel="00CF0396">
          <w:rPr>
            <w:rFonts w:ascii="Cambria" w:hAnsi="Cambria"/>
            <w:sz w:val="28"/>
            <w:szCs w:val="28"/>
          </w:rPr>
          <w:delText>definitely said you were cool</w:delText>
        </w:r>
        <w:r w:rsidDel="00CF0396">
          <w:rPr>
            <w:rFonts w:ascii="Cambria" w:hAnsi="Cambria"/>
            <w:sz w:val="28"/>
            <w:szCs w:val="28"/>
          </w:rPr>
          <w:delText xml:space="preserve">,’ the author </w:delText>
        </w:r>
        <w:r w:rsidR="00F472CA" w:rsidDel="00CF0396">
          <w:rPr>
            <w:rFonts w:ascii="Cambria" w:hAnsi="Cambria"/>
            <w:sz w:val="28"/>
            <w:szCs w:val="28"/>
          </w:rPr>
          <w:delText>agree</w:delText>
        </w:r>
        <w:r w:rsidR="00955D91" w:rsidDel="00CF0396">
          <w:rPr>
            <w:rFonts w:ascii="Cambria" w:hAnsi="Cambria"/>
            <w:sz w:val="28"/>
            <w:szCs w:val="28"/>
          </w:rPr>
          <w:delText>d</w:delText>
        </w:r>
      </w:del>
      <w:del w:id="15641" w:author="Claire S" w:date="2026-05-21T12:18:00Z" w16du:dateUtc="2026-05-21T11:18:00Z">
        <w:r w:rsidR="00955D91" w:rsidDel="004F38E2">
          <w:rPr>
            <w:rFonts w:ascii="Cambria" w:hAnsi="Cambria"/>
            <w:sz w:val="28"/>
            <w:szCs w:val="28"/>
          </w:rPr>
          <w:delText>,</w:delText>
        </w:r>
        <w:r w:rsidDel="004F38E2">
          <w:rPr>
            <w:rFonts w:ascii="Cambria" w:hAnsi="Cambria"/>
            <w:sz w:val="28"/>
            <w:szCs w:val="28"/>
          </w:rPr>
          <w:delText xml:space="preserve"> as the door opened again</w:delText>
        </w:r>
        <w:r w:rsidR="0042563A" w:rsidDel="004F38E2">
          <w:rPr>
            <w:rFonts w:ascii="Cambria" w:hAnsi="Cambria"/>
            <w:sz w:val="28"/>
            <w:szCs w:val="28"/>
          </w:rPr>
          <w:delText>,</w:delText>
        </w:r>
        <w:r w:rsidDel="004F38E2">
          <w:rPr>
            <w:rFonts w:ascii="Cambria" w:hAnsi="Cambria"/>
            <w:sz w:val="28"/>
            <w:szCs w:val="28"/>
          </w:rPr>
          <w:delText xml:space="preserve"> and Maude reappeared</w:delText>
        </w:r>
        <w:r w:rsidR="00861541" w:rsidDel="004F38E2">
          <w:rPr>
            <w:rFonts w:ascii="Cambria" w:hAnsi="Cambria"/>
            <w:sz w:val="28"/>
            <w:szCs w:val="28"/>
          </w:rPr>
          <w:delText xml:space="preserve"> with</w:delText>
        </w:r>
        <w:r w:rsidDel="004F38E2">
          <w:rPr>
            <w:rFonts w:ascii="Cambria" w:hAnsi="Cambria"/>
            <w:sz w:val="28"/>
            <w:szCs w:val="28"/>
          </w:rPr>
          <w:delText xml:space="preserve"> a small silver tray</w:delText>
        </w:r>
        <w:r w:rsidR="009B02CC" w:rsidDel="004F38E2">
          <w:rPr>
            <w:rFonts w:ascii="Cambria" w:hAnsi="Cambria"/>
            <w:sz w:val="28"/>
            <w:szCs w:val="28"/>
          </w:rPr>
          <w:delText>.</w:delText>
        </w:r>
      </w:del>
      <w:del w:id="15642" w:author="Claire S" w:date="2026-05-28T11:38:00Z" w16du:dateUtc="2026-05-28T10:38:00Z">
        <w:r w:rsidR="00074076" w:rsidDel="00CF0396">
          <w:rPr>
            <w:rFonts w:ascii="Cambria" w:hAnsi="Cambria"/>
            <w:sz w:val="28"/>
            <w:szCs w:val="28"/>
          </w:rPr>
          <w:delText xml:space="preserve"> </w:delText>
        </w:r>
      </w:del>
    </w:p>
    <w:p w14:paraId="255280CC" w14:textId="1F15007E" w:rsidR="004F38E2" w:rsidDel="004F38E2" w:rsidRDefault="00CD09E9" w:rsidP="00CD09E9">
      <w:pPr>
        <w:spacing w:line="360" w:lineRule="auto"/>
        <w:ind w:firstLine="720"/>
        <w:contextualSpacing/>
        <w:rPr>
          <w:del w:id="15643" w:author="Claire S" w:date="2026-05-21T12:18:00Z" w16du:dateUtc="2026-05-21T11:18:00Z"/>
          <w:rFonts w:ascii="Cambria" w:hAnsi="Cambria"/>
          <w:sz w:val="28"/>
          <w:szCs w:val="28"/>
        </w:rPr>
      </w:pPr>
      <w:del w:id="15644" w:author="Claire S" w:date="2026-05-28T11:38:00Z" w16du:dateUtc="2026-05-28T10:38:00Z">
        <w:r w:rsidDel="00CF0396">
          <w:rPr>
            <w:rFonts w:ascii="Cambria" w:hAnsi="Cambria"/>
            <w:sz w:val="28"/>
            <w:szCs w:val="28"/>
          </w:rPr>
          <w:delText>‘Really?’ If Clara could have gone any pinker, she would have. ‘How kind.’</w:delText>
        </w:r>
      </w:del>
    </w:p>
    <w:p w14:paraId="553252F3" w14:textId="64AF37B9" w:rsidR="00EE4ED7" w:rsidDel="00CF0396" w:rsidRDefault="00CD09E9">
      <w:pPr>
        <w:spacing w:line="360" w:lineRule="auto"/>
        <w:contextualSpacing/>
        <w:rPr>
          <w:del w:id="15645" w:author="Claire S" w:date="2026-05-28T11:38:00Z" w16du:dateUtc="2026-05-28T10:38:00Z"/>
          <w:rFonts w:ascii="Cambria" w:hAnsi="Cambria"/>
          <w:sz w:val="28"/>
          <w:szCs w:val="28"/>
        </w:rPr>
        <w:pPrChange w:id="15646" w:author="Claire S" w:date="2026-05-21T12:18:00Z" w16du:dateUtc="2026-05-21T11:18:00Z">
          <w:pPr>
            <w:spacing w:line="360" w:lineRule="auto"/>
            <w:ind w:firstLine="720"/>
            <w:contextualSpacing/>
          </w:pPr>
        </w:pPrChange>
      </w:pPr>
      <w:del w:id="15647" w:author="Claire S" w:date="2026-05-28T11:38:00Z" w16du:dateUtc="2026-05-28T10:38:00Z">
        <w:r w:rsidDel="00CF0396">
          <w:rPr>
            <w:rFonts w:ascii="Cambria" w:hAnsi="Cambria"/>
            <w:sz w:val="28"/>
            <w:szCs w:val="28"/>
          </w:rPr>
          <w:delText>‘Kindness had nothing to do with it.’ Jackson Rayne accepted a tall tumbler from Maude</w:delText>
        </w:r>
        <w:r w:rsidR="00496CD7" w:rsidDel="00CF0396">
          <w:rPr>
            <w:rFonts w:ascii="Cambria" w:hAnsi="Cambria"/>
            <w:sz w:val="28"/>
            <w:szCs w:val="28"/>
          </w:rPr>
          <w:delText>, whose</w:delText>
        </w:r>
        <w:r w:rsidR="009B02CC" w:rsidDel="00CF0396">
          <w:rPr>
            <w:rFonts w:ascii="Cambria" w:hAnsi="Cambria"/>
            <w:sz w:val="28"/>
            <w:szCs w:val="28"/>
          </w:rPr>
          <w:delText xml:space="preserve"> pretty face </w:delText>
        </w:r>
        <w:r w:rsidR="00496CD7" w:rsidDel="00CF0396">
          <w:rPr>
            <w:rFonts w:ascii="Cambria" w:hAnsi="Cambria"/>
            <w:sz w:val="28"/>
            <w:szCs w:val="28"/>
          </w:rPr>
          <w:delText xml:space="preserve">was </w:delText>
        </w:r>
        <w:r w:rsidR="009B02CC" w:rsidDel="00CF0396">
          <w:rPr>
            <w:rFonts w:ascii="Cambria" w:hAnsi="Cambria"/>
            <w:sz w:val="28"/>
            <w:szCs w:val="28"/>
          </w:rPr>
          <w:delText>set in a rigid smile</w:delText>
        </w:r>
        <w:r w:rsidDel="00CF0396">
          <w:rPr>
            <w:rFonts w:ascii="Cambria" w:hAnsi="Cambria"/>
            <w:sz w:val="28"/>
            <w:szCs w:val="28"/>
          </w:rPr>
          <w:delText>.</w:delText>
        </w:r>
        <w:r w:rsidR="00EE4ED7" w:rsidDel="00CF0396">
          <w:rPr>
            <w:rFonts w:ascii="Cambria" w:hAnsi="Cambria"/>
            <w:sz w:val="28"/>
            <w:szCs w:val="28"/>
          </w:rPr>
          <w:delText xml:space="preserve"> In</w:delText>
        </w:r>
        <w:r w:rsidR="00496CD7" w:rsidDel="00CF0396">
          <w:rPr>
            <w:rFonts w:ascii="Cambria" w:hAnsi="Cambria"/>
            <w:sz w:val="28"/>
            <w:szCs w:val="28"/>
          </w:rPr>
          <w:delText xml:space="preserve"> fact, in</w:delText>
        </w:r>
        <w:r w:rsidR="00EE4ED7" w:rsidDel="00CF0396">
          <w:rPr>
            <w:rFonts w:ascii="Cambria" w:hAnsi="Cambria"/>
            <w:sz w:val="28"/>
            <w:szCs w:val="28"/>
          </w:rPr>
          <w:delText xml:space="preserve"> her pinafore and specs, she looked a bit like a maid from </w:delText>
        </w:r>
        <w:r w:rsidR="009A77B8" w:rsidDel="00CF0396">
          <w:rPr>
            <w:rFonts w:ascii="Cambria" w:hAnsi="Cambria"/>
            <w:sz w:val="28"/>
            <w:szCs w:val="28"/>
          </w:rPr>
          <w:delText xml:space="preserve">some </w:delText>
        </w:r>
        <w:r w:rsidR="004E1DEC" w:rsidDel="00CF0396">
          <w:rPr>
            <w:rFonts w:ascii="Cambria" w:hAnsi="Cambria"/>
            <w:sz w:val="28"/>
            <w:szCs w:val="28"/>
          </w:rPr>
          <w:delText xml:space="preserve">BBC </w:delText>
        </w:r>
        <w:r w:rsidR="009A77B8" w:rsidDel="00CF0396">
          <w:rPr>
            <w:rFonts w:ascii="Cambria" w:hAnsi="Cambria"/>
            <w:sz w:val="28"/>
            <w:szCs w:val="28"/>
          </w:rPr>
          <w:delText>period drama</w:delText>
        </w:r>
        <w:r w:rsidR="00EE4ED7" w:rsidDel="00CF0396">
          <w:rPr>
            <w:rFonts w:ascii="Cambria" w:hAnsi="Cambria"/>
            <w:sz w:val="28"/>
            <w:szCs w:val="28"/>
          </w:rPr>
          <w:delText>, though Clara wasn’t sure that was the look Maude was going for.</w:delText>
        </w:r>
      </w:del>
    </w:p>
    <w:p w14:paraId="613309A8" w14:textId="30CEED57" w:rsidR="00CD09E9" w:rsidDel="00CF0396" w:rsidRDefault="00CD09E9" w:rsidP="00CD09E9">
      <w:pPr>
        <w:spacing w:line="360" w:lineRule="auto"/>
        <w:ind w:firstLine="720"/>
        <w:contextualSpacing/>
        <w:rPr>
          <w:del w:id="15648" w:author="Claire S" w:date="2026-05-28T11:38:00Z" w16du:dateUtc="2026-05-28T10:38:00Z"/>
          <w:rFonts w:ascii="Cambria" w:hAnsi="Cambria"/>
          <w:sz w:val="28"/>
          <w:szCs w:val="28"/>
        </w:rPr>
      </w:pPr>
      <w:del w:id="15649" w:author="Claire S" w:date="2026-05-28T11:38:00Z" w16du:dateUtc="2026-05-28T10:38:00Z">
        <w:r w:rsidDel="00CF0396">
          <w:rPr>
            <w:rFonts w:ascii="Cambria" w:hAnsi="Cambria"/>
            <w:sz w:val="28"/>
            <w:szCs w:val="28"/>
          </w:rPr>
          <w:delText>‘Cheers!</w:delText>
        </w:r>
        <w:r w:rsidR="00496CD7" w:rsidDel="00CF0396">
          <w:rPr>
            <w:rFonts w:ascii="Cambria" w:hAnsi="Cambria"/>
            <w:sz w:val="28"/>
            <w:szCs w:val="28"/>
          </w:rPr>
          <w:delText>’ Rayne winked at her. ‘</w:delText>
        </w:r>
        <w:r w:rsidDel="00CF0396">
          <w:rPr>
            <w:rFonts w:ascii="Cambria" w:hAnsi="Cambria"/>
            <w:sz w:val="28"/>
            <w:szCs w:val="28"/>
          </w:rPr>
          <w:delText>You’re the best, Maude.’</w:delText>
        </w:r>
      </w:del>
    </w:p>
    <w:p w14:paraId="5262DE24" w14:textId="5708410A" w:rsidR="00CD09E9" w:rsidDel="00CF0396" w:rsidRDefault="00CD09E9" w:rsidP="00E22523">
      <w:pPr>
        <w:spacing w:line="360" w:lineRule="auto"/>
        <w:ind w:firstLine="720"/>
        <w:contextualSpacing/>
        <w:rPr>
          <w:del w:id="15650" w:author="Claire S" w:date="2026-05-28T11:38:00Z" w16du:dateUtc="2026-05-28T10:38:00Z"/>
          <w:rFonts w:ascii="Cambria" w:hAnsi="Cambria"/>
          <w:sz w:val="28"/>
          <w:szCs w:val="28"/>
        </w:rPr>
      </w:pPr>
      <w:del w:id="15651" w:author="Claire S" w:date="2026-05-28T11:38:00Z" w16du:dateUtc="2026-05-28T10:38:00Z">
        <w:r w:rsidDel="00CF0396">
          <w:rPr>
            <w:rFonts w:ascii="Cambria" w:hAnsi="Cambria"/>
            <w:sz w:val="28"/>
            <w:szCs w:val="28"/>
          </w:rPr>
          <w:delText>Was it Clara’s imagination, or did Maude also blush?</w:delText>
        </w:r>
        <w:r w:rsidR="00E22523" w:rsidDel="00CF0396">
          <w:rPr>
            <w:rFonts w:ascii="Cambria" w:hAnsi="Cambria"/>
            <w:sz w:val="28"/>
            <w:szCs w:val="28"/>
          </w:rPr>
          <w:delText xml:space="preserve"> But </w:delText>
        </w:r>
        <w:r w:rsidR="00496CD7" w:rsidDel="00CF0396">
          <w:rPr>
            <w:rFonts w:ascii="Cambria" w:hAnsi="Cambria"/>
            <w:sz w:val="28"/>
            <w:szCs w:val="28"/>
          </w:rPr>
          <w:delText xml:space="preserve">Ruth dismissed her brusquely. </w:delText>
        </w:r>
        <w:r w:rsidDel="00CF0396">
          <w:rPr>
            <w:rFonts w:ascii="Cambria" w:hAnsi="Cambria"/>
            <w:sz w:val="28"/>
            <w:szCs w:val="28"/>
          </w:rPr>
          <w:delText>‘You can go, Maude.’</w:delText>
        </w:r>
      </w:del>
    </w:p>
    <w:p w14:paraId="35F0E61E" w14:textId="440A818D" w:rsidR="00CD09E9" w:rsidDel="00CF0396" w:rsidRDefault="00CD09E9" w:rsidP="00CD09E9">
      <w:pPr>
        <w:spacing w:line="360" w:lineRule="auto"/>
        <w:ind w:firstLine="720"/>
        <w:contextualSpacing/>
        <w:rPr>
          <w:del w:id="15652" w:author="Claire S" w:date="2026-05-28T11:38:00Z" w16du:dateUtc="2026-05-28T10:38:00Z"/>
          <w:rFonts w:ascii="Cambria" w:hAnsi="Cambria"/>
          <w:sz w:val="28"/>
          <w:szCs w:val="28"/>
        </w:rPr>
      </w:pPr>
      <w:del w:id="15653" w:author="Claire S" w:date="2026-05-28T11:38:00Z" w16du:dateUtc="2026-05-28T10:38:00Z">
        <w:r w:rsidDel="00CF0396">
          <w:rPr>
            <w:rFonts w:ascii="Cambria" w:hAnsi="Cambria"/>
            <w:sz w:val="28"/>
            <w:szCs w:val="28"/>
          </w:rPr>
          <w:delText xml:space="preserve">If backs could shoot daggers, then </w:delText>
        </w:r>
        <w:r w:rsidR="00E22523" w:rsidDel="00CF0396">
          <w:rPr>
            <w:rFonts w:ascii="Cambria" w:hAnsi="Cambria"/>
            <w:sz w:val="28"/>
            <w:szCs w:val="28"/>
          </w:rPr>
          <w:delText>the personal assistant</w:delText>
        </w:r>
        <w:r w:rsidDel="00CF0396">
          <w:rPr>
            <w:rFonts w:ascii="Cambria" w:hAnsi="Cambria"/>
            <w:sz w:val="28"/>
            <w:szCs w:val="28"/>
          </w:rPr>
          <w:delText xml:space="preserve">’s was </w:delText>
        </w:r>
        <w:r w:rsidR="009B02CC" w:rsidDel="00CF0396">
          <w:rPr>
            <w:rFonts w:ascii="Cambria" w:hAnsi="Cambria"/>
            <w:sz w:val="28"/>
            <w:szCs w:val="28"/>
          </w:rPr>
          <w:delText xml:space="preserve">firing them </w:delText>
        </w:r>
        <w:r w:rsidR="00E22523" w:rsidDel="00CF0396">
          <w:rPr>
            <w:rFonts w:ascii="Cambria" w:hAnsi="Cambria"/>
            <w:sz w:val="28"/>
            <w:szCs w:val="28"/>
          </w:rPr>
          <w:delText>willy-nilly</w:delText>
        </w:r>
        <w:r w:rsidR="009B02CC" w:rsidDel="00CF0396">
          <w:rPr>
            <w:rFonts w:ascii="Cambria" w:hAnsi="Cambria"/>
            <w:sz w:val="28"/>
            <w:szCs w:val="28"/>
          </w:rPr>
          <w:delText xml:space="preserve">, </w:delText>
        </w:r>
        <w:r w:rsidDel="00CF0396">
          <w:rPr>
            <w:rFonts w:ascii="Cambria" w:hAnsi="Cambria"/>
            <w:sz w:val="28"/>
            <w:szCs w:val="28"/>
          </w:rPr>
          <w:delText xml:space="preserve">thought Clara, watching the </w:delText>
        </w:r>
        <w:r w:rsidR="009B02CC" w:rsidDel="00CF0396">
          <w:rPr>
            <w:rFonts w:ascii="Cambria" w:hAnsi="Cambria"/>
            <w:sz w:val="28"/>
            <w:szCs w:val="28"/>
          </w:rPr>
          <w:delText xml:space="preserve">other </w:delText>
        </w:r>
        <w:r w:rsidDel="00CF0396">
          <w:rPr>
            <w:rFonts w:ascii="Cambria" w:hAnsi="Cambria"/>
            <w:sz w:val="28"/>
            <w:szCs w:val="28"/>
          </w:rPr>
          <w:delText xml:space="preserve">girl stalk back to her desk outside Ruth’s sanctum. </w:delText>
        </w:r>
      </w:del>
    </w:p>
    <w:p w14:paraId="75B8DAF9" w14:textId="7DCF644E" w:rsidR="00CD09E9" w:rsidDel="00CF0396" w:rsidRDefault="00CD09E9" w:rsidP="00CD09E9">
      <w:pPr>
        <w:spacing w:line="360" w:lineRule="auto"/>
        <w:ind w:firstLine="720"/>
        <w:contextualSpacing/>
        <w:rPr>
          <w:del w:id="15654" w:author="Claire S" w:date="2026-05-28T11:38:00Z" w16du:dateUtc="2026-05-28T10:38:00Z"/>
          <w:rFonts w:ascii="Cambria" w:hAnsi="Cambria"/>
          <w:sz w:val="28"/>
          <w:szCs w:val="28"/>
        </w:rPr>
      </w:pPr>
      <w:del w:id="15655" w:author="Claire S" w:date="2026-05-28T11:38:00Z" w16du:dateUtc="2026-05-28T10:38:00Z">
        <w:r w:rsidDel="00CF0396">
          <w:rPr>
            <w:rFonts w:ascii="Cambria" w:hAnsi="Cambria"/>
            <w:sz w:val="28"/>
            <w:szCs w:val="28"/>
          </w:rPr>
          <w:delText>‘So</w:delText>
        </w:r>
        <w:r w:rsidR="00496CD7" w:rsidDel="00CF0396">
          <w:rPr>
            <w:rFonts w:ascii="Cambria" w:hAnsi="Cambria"/>
            <w:sz w:val="28"/>
            <w:szCs w:val="28"/>
          </w:rPr>
          <w:delText>,</w:delText>
        </w:r>
        <w:r w:rsidR="00EE4ED7" w:rsidDel="00CF0396">
          <w:rPr>
            <w:rFonts w:ascii="Cambria" w:hAnsi="Cambria"/>
            <w:sz w:val="28"/>
            <w:szCs w:val="28"/>
          </w:rPr>
          <w:delText xml:space="preserve"> to</w:delText>
        </w:r>
        <w:r w:rsidDel="00CF0396">
          <w:rPr>
            <w:rFonts w:ascii="Cambria" w:hAnsi="Cambria"/>
            <w:sz w:val="28"/>
            <w:szCs w:val="28"/>
          </w:rPr>
          <w:delText xml:space="preserve"> </w:delText>
        </w:r>
        <w:r w:rsidR="00EE4ED7" w:rsidDel="00CF0396">
          <w:rPr>
            <w:rFonts w:ascii="Cambria" w:hAnsi="Cambria"/>
            <w:sz w:val="28"/>
            <w:szCs w:val="28"/>
          </w:rPr>
          <w:delText>business</w:delText>
        </w:r>
        <w:r w:rsidDel="00CF0396">
          <w:rPr>
            <w:rFonts w:ascii="Cambria" w:hAnsi="Cambria"/>
            <w:sz w:val="28"/>
            <w:szCs w:val="28"/>
          </w:rPr>
          <w:delText>.</w:delText>
        </w:r>
        <w:r w:rsidR="00556FCD" w:rsidDel="00CF0396">
          <w:rPr>
            <w:rFonts w:ascii="Cambria" w:hAnsi="Cambria"/>
            <w:sz w:val="28"/>
            <w:szCs w:val="28"/>
          </w:rPr>
          <w:delText xml:space="preserve">’ </w:delText>
        </w:r>
        <w:r w:rsidDel="00CF0396">
          <w:rPr>
            <w:rFonts w:ascii="Cambria" w:hAnsi="Cambria"/>
            <w:sz w:val="28"/>
            <w:szCs w:val="28"/>
          </w:rPr>
          <w:delText>Ruth was watching Jackson, Clara saw; rather like a hawk watching its prey.</w:delText>
        </w:r>
        <w:r w:rsidR="00556FCD" w:rsidDel="00CF0396">
          <w:rPr>
            <w:rFonts w:ascii="Cambria" w:hAnsi="Cambria"/>
            <w:sz w:val="28"/>
            <w:szCs w:val="28"/>
          </w:rPr>
          <w:delText xml:space="preserve"> ‘With Jackson’s blessing, Clara, you’ll take over Dex’s last edits on the new Smoke Silva -’</w:delText>
        </w:r>
      </w:del>
    </w:p>
    <w:p w14:paraId="4FB566A3" w14:textId="1B34E57F" w:rsidR="00CD09E9" w:rsidDel="00CF0396" w:rsidRDefault="00CD09E9" w:rsidP="00CD09E9">
      <w:pPr>
        <w:spacing w:line="360" w:lineRule="auto"/>
        <w:ind w:firstLine="720"/>
        <w:contextualSpacing/>
        <w:rPr>
          <w:del w:id="15656" w:author="Claire S" w:date="2026-05-28T11:38:00Z" w16du:dateUtc="2026-05-28T10:38:00Z"/>
          <w:rFonts w:ascii="Cambria" w:hAnsi="Cambria"/>
          <w:sz w:val="28"/>
          <w:szCs w:val="28"/>
        </w:rPr>
      </w:pPr>
      <w:del w:id="15657" w:author="Claire S" w:date="2026-05-28T11:38:00Z" w16du:dateUtc="2026-05-28T10:38:00Z">
        <w:r w:rsidDel="00CF0396">
          <w:rPr>
            <w:rFonts w:ascii="Cambria" w:hAnsi="Cambria"/>
            <w:sz w:val="28"/>
            <w:szCs w:val="28"/>
          </w:rPr>
          <w:delText>‘</w:delText>
        </w:r>
        <w:r w:rsidR="00556FCD" w:rsidDel="00CF0396">
          <w:rPr>
            <w:rFonts w:ascii="Cambria" w:hAnsi="Cambria"/>
            <w:sz w:val="28"/>
            <w:szCs w:val="28"/>
          </w:rPr>
          <w:delText xml:space="preserve">A </w:delText>
        </w:r>
        <w:r w:rsidR="00A76128" w:rsidDel="00CF0396">
          <w:rPr>
            <w:rFonts w:ascii="Cambria" w:hAnsi="Cambria"/>
            <w:sz w:val="28"/>
            <w:szCs w:val="28"/>
          </w:rPr>
          <w:delText>hundred percent approval from me</w:delText>
        </w:r>
        <w:r w:rsidDel="00CF0396">
          <w:rPr>
            <w:rFonts w:ascii="Cambria" w:hAnsi="Cambria"/>
            <w:sz w:val="28"/>
            <w:szCs w:val="28"/>
          </w:rPr>
          <w:delText>,’ Jackson Rayne matched Ruth’s acerbic smile. ‘</w:delText>
        </w:r>
        <w:r w:rsidR="00A76128" w:rsidDel="00CF0396">
          <w:rPr>
            <w:rFonts w:ascii="Cambria" w:hAnsi="Cambria"/>
            <w:sz w:val="28"/>
            <w:szCs w:val="28"/>
          </w:rPr>
          <w:delText>T</w:delText>
        </w:r>
        <w:r w:rsidDel="00CF0396">
          <w:rPr>
            <w:rFonts w:ascii="Cambria" w:hAnsi="Cambria"/>
            <w:sz w:val="28"/>
            <w:szCs w:val="28"/>
          </w:rPr>
          <w:delText>i</w:delText>
        </w:r>
        <w:r w:rsidR="00734FBA" w:rsidDel="00CF0396">
          <w:rPr>
            <w:rFonts w:ascii="Cambria" w:hAnsi="Cambria"/>
            <w:sz w:val="28"/>
            <w:szCs w:val="28"/>
          </w:rPr>
          <w:delText>l</w:delText>
        </w:r>
        <w:r w:rsidDel="00CF0396">
          <w:rPr>
            <w:rFonts w:ascii="Cambria" w:hAnsi="Cambria"/>
            <w:sz w:val="28"/>
            <w:szCs w:val="28"/>
          </w:rPr>
          <w:delText>l you bring a big gun in</w:delText>
        </w:r>
        <w:r w:rsidR="00A76128" w:rsidDel="00CF0396">
          <w:rPr>
            <w:rFonts w:ascii="Cambria" w:hAnsi="Cambria"/>
            <w:sz w:val="28"/>
            <w:szCs w:val="28"/>
          </w:rPr>
          <w:delText>, of course</w:delText>
        </w:r>
        <w:r w:rsidDel="00CF0396">
          <w:rPr>
            <w:rFonts w:ascii="Cambria" w:hAnsi="Cambria"/>
            <w:sz w:val="28"/>
            <w:szCs w:val="28"/>
          </w:rPr>
          <w:delText>.’</w:delText>
        </w:r>
      </w:del>
    </w:p>
    <w:p w14:paraId="7D2F4F81" w14:textId="626D9EFF" w:rsidR="00CD09E9" w:rsidDel="00CF0396" w:rsidRDefault="00CD09E9" w:rsidP="00CD09E9">
      <w:pPr>
        <w:spacing w:line="360" w:lineRule="auto"/>
        <w:ind w:firstLine="720"/>
        <w:contextualSpacing/>
        <w:rPr>
          <w:del w:id="15658" w:author="Claire S" w:date="2026-05-28T11:38:00Z" w16du:dateUtc="2026-05-28T10:38:00Z"/>
          <w:rFonts w:ascii="Cambria" w:hAnsi="Cambria"/>
          <w:sz w:val="28"/>
          <w:szCs w:val="28"/>
        </w:rPr>
      </w:pPr>
      <w:del w:id="15659" w:author="Claire S" w:date="2026-05-28T11:38:00Z" w16du:dateUtc="2026-05-28T10:38:00Z">
        <w:r w:rsidDel="00CF0396">
          <w:rPr>
            <w:rFonts w:ascii="Cambria" w:hAnsi="Cambria"/>
            <w:sz w:val="28"/>
            <w:szCs w:val="28"/>
          </w:rPr>
          <w:delText>‘</w:delText>
        </w:r>
      </w:del>
      <w:del w:id="15660" w:author="Claire S" w:date="2026-05-21T12:19:00Z" w16du:dateUtc="2026-05-21T11:19:00Z">
        <w:r w:rsidDel="00AC5023">
          <w:rPr>
            <w:rFonts w:ascii="Cambria" w:hAnsi="Cambria"/>
            <w:sz w:val="28"/>
            <w:szCs w:val="28"/>
          </w:rPr>
          <w:delText>Naturally.</w:delText>
        </w:r>
      </w:del>
      <w:del w:id="15661" w:author="Claire S" w:date="2026-05-28T11:38:00Z" w16du:dateUtc="2026-05-28T10:38:00Z">
        <w:r w:rsidDel="00CF0396">
          <w:rPr>
            <w:rFonts w:ascii="Cambria" w:hAnsi="Cambria"/>
            <w:sz w:val="28"/>
            <w:szCs w:val="28"/>
          </w:rPr>
          <w:delText xml:space="preserve">’ Ruth </w:delText>
        </w:r>
      </w:del>
      <w:del w:id="15662" w:author="Claire S" w:date="2026-05-21T12:19:00Z" w16du:dateUtc="2026-05-21T11:19:00Z">
        <w:r w:rsidDel="00AC5023">
          <w:rPr>
            <w:rFonts w:ascii="Cambria" w:hAnsi="Cambria"/>
            <w:sz w:val="28"/>
            <w:szCs w:val="28"/>
          </w:rPr>
          <w:delText xml:space="preserve">nodded </w:delText>
        </w:r>
      </w:del>
      <w:del w:id="15663" w:author="Claire S" w:date="2026-05-21T12:20:00Z" w16du:dateUtc="2026-05-21T11:20:00Z">
        <w:r w:rsidDel="00AC5023">
          <w:rPr>
            <w:rFonts w:ascii="Cambria" w:hAnsi="Cambria"/>
            <w:sz w:val="28"/>
            <w:szCs w:val="28"/>
          </w:rPr>
          <w:delText>at him</w:delText>
        </w:r>
      </w:del>
      <w:del w:id="15664" w:author="Claire S" w:date="2026-05-28T11:38:00Z" w16du:dateUtc="2026-05-28T10:38:00Z">
        <w:r w:rsidDel="00CF0396">
          <w:rPr>
            <w:rFonts w:ascii="Cambria" w:hAnsi="Cambria"/>
            <w:sz w:val="28"/>
            <w:szCs w:val="28"/>
          </w:rPr>
          <w:delText>. ‘</w:delText>
        </w:r>
      </w:del>
      <w:del w:id="15665" w:author="Claire S" w:date="2026-05-21T12:20:00Z" w16du:dateUtc="2026-05-21T11:20:00Z">
        <w:r w:rsidDel="00AC5023">
          <w:rPr>
            <w:rFonts w:ascii="Cambria" w:hAnsi="Cambria"/>
            <w:sz w:val="28"/>
            <w:szCs w:val="28"/>
          </w:rPr>
          <w:delText>On it already</w:delText>
        </w:r>
      </w:del>
      <w:del w:id="15666" w:author="Claire S" w:date="2026-05-28T11:38:00Z" w16du:dateUtc="2026-05-28T10:38:00Z">
        <w:r w:rsidR="00BF665A" w:rsidDel="00CF0396">
          <w:rPr>
            <w:rFonts w:ascii="Cambria" w:hAnsi="Cambria"/>
            <w:sz w:val="28"/>
            <w:szCs w:val="28"/>
          </w:rPr>
          <w:delText>, as you know</w:delText>
        </w:r>
      </w:del>
      <w:del w:id="15667" w:author="Claire S" w:date="2026-05-21T12:21:00Z" w16du:dateUtc="2026-05-21T11:21:00Z">
        <w:r w:rsidR="00BF665A" w:rsidDel="00AC5023">
          <w:rPr>
            <w:rFonts w:ascii="Cambria" w:hAnsi="Cambria"/>
            <w:sz w:val="28"/>
            <w:szCs w:val="28"/>
          </w:rPr>
          <w:delText>, dear Jackson</w:delText>
        </w:r>
      </w:del>
      <w:del w:id="15668" w:author="Claire S" w:date="2026-05-28T11:38:00Z" w16du:dateUtc="2026-05-28T10:38:00Z">
        <w:r w:rsidDel="00CF0396">
          <w:rPr>
            <w:rFonts w:ascii="Cambria" w:hAnsi="Cambria"/>
            <w:sz w:val="28"/>
            <w:szCs w:val="28"/>
          </w:rPr>
          <w:delText xml:space="preserve">. </w:delText>
        </w:r>
      </w:del>
      <w:del w:id="15669" w:author="Claire S" w:date="2026-05-21T12:21:00Z" w16du:dateUtc="2026-05-21T11:21:00Z">
        <w:r w:rsidDel="00AC5023">
          <w:rPr>
            <w:rFonts w:ascii="Cambria" w:hAnsi="Cambria"/>
            <w:sz w:val="28"/>
            <w:szCs w:val="28"/>
          </w:rPr>
          <w:delText xml:space="preserve">But </w:delText>
        </w:r>
      </w:del>
      <w:del w:id="15670" w:author="Claire S" w:date="2026-05-28T11:38:00Z" w16du:dateUtc="2026-05-28T10:38:00Z">
        <w:r w:rsidDel="00CF0396">
          <w:rPr>
            <w:rFonts w:ascii="Cambria" w:hAnsi="Cambria"/>
            <w:sz w:val="28"/>
            <w:szCs w:val="28"/>
          </w:rPr>
          <w:delText xml:space="preserve">Clara </w:delText>
        </w:r>
        <w:r w:rsidR="00BF665A" w:rsidDel="00CF0396">
          <w:rPr>
            <w:rFonts w:ascii="Cambria" w:hAnsi="Cambria"/>
            <w:sz w:val="28"/>
            <w:szCs w:val="28"/>
          </w:rPr>
          <w:delText>can</w:delText>
        </w:r>
        <w:r w:rsidDel="00CF0396">
          <w:rPr>
            <w:rFonts w:ascii="Cambria" w:hAnsi="Cambria"/>
            <w:sz w:val="28"/>
            <w:szCs w:val="28"/>
          </w:rPr>
          <w:delText xml:space="preserve"> hold the fort for now</w:delText>
        </w:r>
        <w:r w:rsidR="00BF665A" w:rsidDel="00CF0396">
          <w:rPr>
            <w:rFonts w:ascii="Cambria" w:hAnsi="Cambria"/>
            <w:sz w:val="28"/>
            <w:szCs w:val="28"/>
          </w:rPr>
          <w:delText>, alright, Clara?</w:delText>
        </w:r>
        <w:r w:rsidDel="00CF0396">
          <w:rPr>
            <w:rFonts w:ascii="Cambria" w:hAnsi="Cambria"/>
            <w:sz w:val="28"/>
            <w:szCs w:val="28"/>
          </w:rPr>
          <w:delText>’</w:delText>
        </w:r>
      </w:del>
    </w:p>
    <w:p w14:paraId="614F2668" w14:textId="6303E312" w:rsidR="00AB2494" w:rsidDel="00CF0396" w:rsidRDefault="00CD09E9" w:rsidP="00C30188">
      <w:pPr>
        <w:spacing w:line="360" w:lineRule="auto"/>
        <w:ind w:firstLine="720"/>
        <w:contextualSpacing/>
        <w:rPr>
          <w:del w:id="15671" w:author="Claire S" w:date="2026-05-28T11:38:00Z" w16du:dateUtc="2026-05-28T10:38:00Z"/>
          <w:rFonts w:ascii="Cambria" w:hAnsi="Cambria"/>
          <w:sz w:val="28"/>
          <w:szCs w:val="28"/>
        </w:rPr>
      </w:pPr>
      <w:del w:id="15672" w:author="Claire S" w:date="2026-05-28T11:38:00Z" w16du:dateUtc="2026-05-28T10:38:00Z">
        <w:r w:rsidDel="00CF0396">
          <w:rPr>
            <w:rFonts w:ascii="Cambria" w:hAnsi="Cambria"/>
            <w:sz w:val="28"/>
            <w:szCs w:val="28"/>
          </w:rPr>
          <w:delText>‘</w:delText>
        </w:r>
        <w:r w:rsidR="00734FBA" w:rsidDel="00CF0396">
          <w:rPr>
            <w:rFonts w:ascii="Cambria" w:hAnsi="Cambria"/>
            <w:sz w:val="28"/>
            <w:szCs w:val="28"/>
          </w:rPr>
          <w:delText>If you’re sure</w:delText>
        </w:r>
        <w:r w:rsidR="00BF665A" w:rsidDel="00CF0396">
          <w:rPr>
            <w:rFonts w:ascii="Cambria" w:hAnsi="Cambria"/>
            <w:sz w:val="28"/>
            <w:szCs w:val="28"/>
          </w:rPr>
          <w:delText>,</w:delText>
        </w:r>
        <w:r w:rsidDel="00CF0396">
          <w:rPr>
            <w:rFonts w:ascii="Cambria" w:hAnsi="Cambria"/>
            <w:sz w:val="28"/>
            <w:szCs w:val="28"/>
          </w:rPr>
          <w:delText>’ Clara stuttered,</w:delText>
        </w:r>
        <w:r w:rsidR="00E25300" w:rsidDel="00CF0396">
          <w:rPr>
            <w:rFonts w:ascii="Cambria" w:hAnsi="Cambria"/>
            <w:sz w:val="28"/>
            <w:szCs w:val="28"/>
          </w:rPr>
          <w:delText xml:space="preserve"> shocked</w:delText>
        </w:r>
        <w:r w:rsidR="00C30188" w:rsidDel="00CF0396">
          <w:rPr>
            <w:rFonts w:ascii="Cambria" w:hAnsi="Cambria"/>
            <w:sz w:val="28"/>
            <w:szCs w:val="28"/>
          </w:rPr>
          <w:delText>; then</w:delText>
        </w:r>
        <w:r w:rsidR="00734FBA" w:rsidDel="00CF0396">
          <w:rPr>
            <w:rFonts w:ascii="Cambria" w:hAnsi="Cambria"/>
            <w:sz w:val="28"/>
            <w:szCs w:val="28"/>
          </w:rPr>
          <w:delText xml:space="preserve"> remembered what Ruth had just said about people walking all over her</w:delText>
        </w:r>
        <w:r w:rsidR="00C30188" w:rsidDel="00CF0396">
          <w:rPr>
            <w:rFonts w:ascii="Cambria" w:hAnsi="Cambria"/>
            <w:sz w:val="28"/>
            <w:szCs w:val="28"/>
          </w:rPr>
          <w:delText xml:space="preserve">. </w:delText>
        </w:r>
        <w:r w:rsidR="00D26AD0" w:rsidDel="00CF0396">
          <w:rPr>
            <w:rFonts w:ascii="Cambria" w:hAnsi="Cambria"/>
            <w:sz w:val="28"/>
            <w:szCs w:val="28"/>
          </w:rPr>
          <w:delText xml:space="preserve"> </w:delText>
        </w:r>
        <w:r w:rsidR="00AB2494" w:rsidDel="00CF0396">
          <w:rPr>
            <w:rFonts w:ascii="Cambria" w:hAnsi="Cambria"/>
            <w:sz w:val="28"/>
            <w:szCs w:val="28"/>
          </w:rPr>
          <w:delText xml:space="preserve">With a small </w:delText>
        </w:r>
        <w:r w:rsidR="00D26AD0" w:rsidDel="00CF0396">
          <w:rPr>
            <w:rFonts w:ascii="Cambria" w:hAnsi="Cambria"/>
            <w:sz w:val="28"/>
            <w:szCs w:val="28"/>
          </w:rPr>
          <w:delText>cough</w:delText>
        </w:r>
        <w:r w:rsidR="00AB2494" w:rsidDel="00CF0396">
          <w:rPr>
            <w:rFonts w:ascii="Cambria" w:hAnsi="Cambria"/>
            <w:sz w:val="28"/>
            <w:szCs w:val="28"/>
          </w:rPr>
          <w:delText>, she</w:delText>
        </w:r>
        <w:r w:rsidR="00D26AD0" w:rsidDel="00CF0396">
          <w:rPr>
            <w:rFonts w:ascii="Cambria" w:hAnsi="Cambria"/>
            <w:sz w:val="28"/>
            <w:szCs w:val="28"/>
          </w:rPr>
          <w:delText xml:space="preserve"> </w:delText>
        </w:r>
        <w:r w:rsidR="00734FBA" w:rsidDel="00CF0396">
          <w:rPr>
            <w:rFonts w:ascii="Cambria" w:hAnsi="Cambria"/>
            <w:sz w:val="28"/>
            <w:szCs w:val="28"/>
          </w:rPr>
          <w:delText>changed it to ‘I’d be honoured.</w:delText>
        </w:r>
        <w:r w:rsidR="00644800" w:rsidDel="00CF0396">
          <w:rPr>
            <w:rFonts w:ascii="Cambria" w:hAnsi="Cambria"/>
            <w:sz w:val="28"/>
            <w:szCs w:val="28"/>
          </w:rPr>
          <w:delText xml:space="preserve"> I love Smoke Silva.’</w:delText>
        </w:r>
        <w:r w:rsidR="00734FBA" w:rsidDel="00CF0396">
          <w:rPr>
            <w:rFonts w:ascii="Cambria" w:hAnsi="Cambria"/>
            <w:sz w:val="28"/>
            <w:szCs w:val="28"/>
          </w:rPr>
          <w:delText xml:space="preserve"> </w:delText>
        </w:r>
        <w:r w:rsidR="00644800" w:rsidDel="00CF0396">
          <w:rPr>
            <w:rFonts w:ascii="Cambria" w:hAnsi="Cambria"/>
            <w:sz w:val="28"/>
            <w:szCs w:val="28"/>
          </w:rPr>
          <w:delText xml:space="preserve">Thank God she’d read at least one of the four books already published. In fact, she’d been a bit perturbed by the </w:delText>
        </w:r>
        <w:r w:rsidR="00C95BFE" w:rsidDel="00CF0396">
          <w:rPr>
            <w:rFonts w:ascii="Cambria" w:hAnsi="Cambria"/>
            <w:sz w:val="28"/>
            <w:szCs w:val="28"/>
          </w:rPr>
          <w:delText xml:space="preserve">darkness and </w:delText>
        </w:r>
        <w:r w:rsidR="000922EC" w:rsidDel="00CF0396">
          <w:rPr>
            <w:rFonts w:ascii="Cambria" w:hAnsi="Cambria"/>
            <w:sz w:val="28"/>
            <w:szCs w:val="28"/>
          </w:rPr>
          <w:delText xml:space="preserve">a few of </w:delText>
        </w:r>
        <w:r w:rsidR="00C95BFE" w:rsidDel="00CF0396">
          <w:rPr>
            <w:rFonts w:ascii="Cambria" w:hAnsi="Cambria"/>
            <w:sz w:val="28"/>
            <w:szCs w:val="28"/>
          </w:rPr>
          <w:delText xml:space="preserve">the </w:delText>
        </w:r>
        <w:r w:rsidR="00644800" w:rsidDel="00CF0396">
          <w:rPr>
            <w:rFonts w:ascii="Cambria" w:hAnsi="Cambria"/>
            <w:sz w:val="28"/>
            <w:szCs w:val="28"/>
          </w:rPr>
          <w:delText>sex scenes. ‘He certainly gets up to some serious antics</w:delText>
        </w:r>
        <w:r w:rsidR="002656D6" w:rsidDel="00CF0396">
          <w:rPr>
            <w:rFonts w:ascii="Cambria" w:hAnsi="Cambria"/>
            <w:sz w:val="28"/>
            <w:szCs w:val="28"/>
          </w:rPr>
          <w:delText>,</w:delText>
        </w:r>
        <w:r w:rsidR="00644800" w:rsidDel="00CF0396">
          <w:rPr>
            <w:rFonts w:ascii="Cambria" w:hAnsi="Cambria"/>
            <w:sz w:val="28"/>
            <w:szCs w:val="28"/>
          </w:rPr>
          <w:delText xml:space="preserve"> doesn’t he</w:delText>
        </w:r>
      </w:del>
      <w:del w:id="15673" w:author="Claire S" w:date="2026-05-21T12:21:00Z" w16du:dateUtc="2026-05-21T11:21:00Z">
        <w:r w:rsidR="00644800" w:rsidDel="00F07D9B">
          <w:rPr>
            <w:rFonts w:ascii="Cambria" w:hAnsi="Cambria"/>
            <w:sz w:val="28"/>
            <w:szCs w:val="28"/>
          </w:rPr>
          <w:delText>!</w:delText>
        </w:r>
      </w:del>
      <w:del w:id="15674" w:author="Claire S" w:date="2026-05-28T11:38:00Z" w16du:dateUtc="2026-05-28T10:38:00Z">
        <w:r w:rsidR="00644800" w:rsidDel="00CF0396">
          <w:rPr>
            <w:rFonts w:ascii="Cambria" w:hAnsi="Cambria"/>
            <w:sz w:val="28"/>
            <w:szCs w:val="28"/>
          </w:rPr>
          <w:delText>’</w:delText>
        </w:r>
      </w:del>
    </w:p>
    <w:p w14:paraId="391F04BC" w14:textId="3E9054E4" w:rsidR="00644800" w:rsidDel="00CF0396" w:rsidRDefault="00644800" w:rsidP="00C30188">
      <w:pPr>
        <w:spacing w:line="360" w:lineRule="auto"/>
        <w:ind w:firstLine="720"/>
        <w:contextualSpacing/>
        <w:rPr>
          <w:del w:id="15675" w:author="Claire S" w:date="2026-05-28T11:38:00Z" w16du:dateUtc="2026-05-28T10:38:00Z"/>
          <w:rFonts w:ascii="Cambria" w:hAnsi="Cambria"/>
          <w:sz w:val="28"/>
          <w:szCs w:val="28"/>
        </w:rPr>
      </w:pPr>
      <w:del w:id="15676" w:author="Claire S" w:date="2026-05-28T11:38:00Z" w16du:dateUtc="2026-05-28T10:38:00Z">
        <w:r w:rsidDel="00CF0396">
          <w:rPr>
            <w:rFonts w:ascii="Cambria" w:hAnsi="Cambria"/>
            <w:sz w:val="28"/>
            <w:szCs w:val="28"/>
          </w:rPr>
          <w:delText>‘</w:delText>
        </w:r>
      </w:del>
      <w:del w:id="15677" w:author="Claire S" w:date="2026-05-21T12:21:00Z" w16du:dateUtc="2026-05-21T11:21:00Z">
        <w:r w:rsidDel="00F07D9B">
          <w:rPr>
            <w:rFonts w:ascii="Cambria" w:hAnsi="Cambria"/>
            <w:sz w:val="28"/>
            <w:szCs w:val="28"/>
          </w:rPr>
          <w:delText>Oh yeah</w:delText>
        </w:r>
      </w:del>
      <w:del w:id="15678" w:author="Claire S" w:date="2026-05-28T11:38:00Z" w16du:dateUtc="2026-05-28T10:38:00Z">
        <w:r w:rsidDel="00CF0396">
          <w:rPr>
            <w:rFonts w:ascii="Cambria" w:hAnsi="Cambria"/>
            <w:sz w:val="28"/>
            <w:szCs w:val="28"/>
          </w:rPr>
          <w:delText xml:space="preserve">,’ Jackson </w:delText>
        </w:r>
        <w:r w:rsidR="00BC4448" w:rsidDel="00CF0396">
          <w:rPr>
            <w:rFonts w:ascii="Cambria" w:hAnsi="Cambria"/>
            <w:sz w:val="28"/>
            <w:szCs w:val="28"/>
          </w:rPr>
          <w:delText>looked pleased</w:delText>
        </w:r>
        <w:r w:rsidDel="00CF0396">
          <w:rPr>
            <w:rFonts w:ascii="Cambria" w:hAnsi="Cambria"/>
            <w:sz w:val="28"/>
            <w:szCs w:val="28"/>
          </w:rPr>
          <w:delText xml:space="preserve">. ‘He’s </w:delText>
        </w:r>
        <w:r w:rsidR="002656D6" w:rsidDel="00CF0396">
          <w:rPr>
            <w:rFonts w:ascii="Cambria" w:hAnsi="Cambria"/>
            <w:sz w:val="28"/>
            <w:szCs w:val="28"/>
          </w:rPr>
          <w:delText xml:space="preserve">super brave – and </w:delText>
        </w:r>
        <w:r w:rsidDel="00CF0396">
          <w:rPr>
            <w:rFonts w:ascii="Cambria" w:hAnsi="Cambria"/>
            <w:sz w:val="28"/>
            <w:szCs w:val="28"/>
          </w:rPr>
          <w:delText>a bit of a tiger, o</w:delText>
        </w:r>
        <w:r w:rsidR="000922EC" w:rsidDel="00CF0396">
          <w:rPr>
            <w:rFonts w:ascii="Cambria" w:hAnsi="Cambria"/>
            <w:sz w:val="28"/>
            <w:szCs w:val="28"/>
          </w:rPr>
          <w:delText>ur</w:delText>
        </w:r>
        <w:r w:rsidDel="00CF0396">
          <w:rPr>
            <w:rFonts w:ascii="Cambria" w:hAnsi="Cambria"/>
            <w:sz w:val="28"/>
            <w:szCs w:val="28"/>
          </w:rPr>
          <w:delText xml:space="preserve"> Silva.’</w:delText>
        </w:r>
      </w:del>
    </w:p>
    <w:p w14:paraId="1B0A1555" w14:textId="48B390D0" w:rsidR="00CD09E9" w:rsidRPr="001A1069" w:rsidDel="00CF0396" w:rsidRDefault="00ED0D09" w:rsidP="001A1069">
      <w:pPr>
        <w:spacing w:line="360" w:lineRule="auto"/>
        <w:ind w:firstLine="720"/>
        <w:contextualSpacing/>
        <w:rPr>
          <w:del w:id="15679" w:author="Claire S" w:date="2026-05-28T11:38:00Z" w16du:dateUtc="2026-05-28T10:38:00Z"/>
          <w:rFonts w:ascii="Cambria" w:hAnsi="Cambria"/>
          <w:bCs/>
          <w:sz w:val="28"/>
          <w:szCs w:val="28"/>
        </w:rPr>
      </w:pPr>
      <w:del w:id="15680" w:author="Claire S" w:date="2026-05-28T11:38:00Z" w16du:dateUtc="2026-05-28T10:38:00Z">
        <w:r w:rsidDel="00CF0396">
          <w:rPr>
            <w:rFonts w:ascii="Cambria" w:hAnsi="Cambria"/>
            <w:bCs/>
            <w:sz w:val="28"/>
            <w:szCs w:val="28"/>
          </w:rPr>
          <w:delText>Meeting his smile, Clara thought that Rayne was undoubtedly attractive - even if you didn’t know who he was</w:delText>
        </w:r>
        <w:r w:rsidR="005C0385" w:rsidDel="00CF0396">
          <w:rPr>
            <w:rFonts w:ascii="Cambria" w:hAnsi="Cambria"/>
            <w:bCs/>
            <w:sz w:val="28"/>
            <w:szCs w:val="28"/>
          </w:rPr>
          <w:delText>. B</w:delText>
        </w:r>
        <w:r w:rsidDel="00CF0396">
          <w:rPr>
            <w:rFonts w:ascii="Cambria" w:hAnsi="Cambria"/>
            <w:bCs/>
            <w:sz w:val="28"/>
            <w:szCs w:val="28"/>
          </w:rPr>
          <w:delText xml:space="preserve">ut he wasn’t her type – </w:delText>
        </w:r>
        <w:r w:rsidR="00511DBA" w:rsidDel="00CF0396">
          <w:rPr>
            <w:rFonts w:ascii="Cambria" w:hAnsi="Cambria"/>
            <w:bCs/>
            <w:sz w:val="28"/>
            <w:szCs w:val="28"/>
          </w:rPr>
          <w:delText>plus he</w:delText>
        </w:r>
        <w:r w:rsidDel="00CF0396">
          <w:rPr>
            <w:rFonts w:ascii="Cambria" w:hAnsi="Cambria"/>
            <w:bCs/>
            <w:sz w:val="28"/>
            <w:szCs w:val="28"/>
          </w:rPr>
          <w:delText xml:space="preserve"> was forty-five, at least.</w:delText>
        </w:r>
        <w:r w:rsidR="001A1069" w:rsidDel="00CF0396">
          <w:rPr>
            <w:rFonts w:ascii="Cambria" w:hAnsi="Cambria"/>
            <w:bCs/>
            <w:sz w:val="28"/>
            <w:szCs w:val="28"/>
          </w:rPr>
          <w:delText xml:space="preserve">  </w:delText>
        </w:r>
        <w:r w:rsidR="005C0385" w:rsidDel="00CF0396">
          <w:rPr>
            <w:rFonts w:ascii="Cambria" w:hAnsi="Cambria"/>
            <w:bCs/>
            <w:sz w:val="28"/>
            <w:szCs w:val="28"/>
          </w:rPr>
          <w:delText>H</w:delText>
        </w:r>
        <w:r w:rsidR="00511DBA" w:rsidDel="00CF0396">
          <w:rPr>
            <w:rFonts w:ascii="Cambria" w:hAnsi="Cambria"/>
            <w:bCs/>
            <w:sz w:val="28"/>
            <w:szCs w:val="28"/>
          </w:rPr>
          <w:delText xml:space="preserve">er main </w:delText>
        </w:r>
        <w:r w:rsidR="001A1069" w:rsidDel="00CF0396">
          <w:rPr>
            <w:rFonts w:ascii="Cambria" w:hAnsi="Cambria"/>
            <w:bCs/>
            <w:sz w:val="28"/>
            <w:szCs w:val="28"/>
          </w:rPr>
          <w:delText>concern</w:delText>
        </w:r>
        <w:r w:rsidR="00511DBA" w:rsidDel="00CF0396">
          <w:rPr>
            <w:rFonts w:ascii="Cambria" w:hAnsi="Cambria"/>
            <w:bCs/>
            <w:sz w:val="28"/>
            <w:szCs w:val="28"/>
          </w:rPr>
          <w:delText xml:space="preserve"> </w:delText>
        </w:r>
        <w:r w:rsidR="005C0385" w:rsidDel="00CF0396">
          <w:rPr>
            <w:rFonts w:ascii="Cambria" w:hAnsi="Cambria"/>
            <w:bCs/>
            <w:sz w:val="28"/>
            <w:szCs w:val="28"/>
          </w:rPr>
          <w:delText xml:space="preserve">though </w:delText>
        </w:r>
        <w:r w:rsidR="00511DBA" w:rsidDel="00CF0396">
          <w:rPr>
            <w:rFonts w:ascii="Cambria" w:hAnsi="Cambria"/>
            <w:bCs/>
            <w:sz w:val="28"/>
            <w:szCs w:val="28"/>
          </w:rPr>
          <w:delText xml:space="preserve">was </w:delText>
        </w:r>
        <w:r w:rsidR="005C0385" w:rsidDel="00CF0396">
          <w:rPr>
            <w:rFonts w:ascii="Cambria" w:hAnsi="Cambria"/>
            <w:bCs/>
            <w:sz w:val="28"/>
            <w:szCs w:val="28"/>
          </w:rPr>
          <w:delText>not being</w:delText>
        </w:r>
        <w:r w:rsidR="00644800" w:rsidDel="00CF0396">
          <w:rPr>
            <w:rFonts w:ascii="Cambria" w:hAnsi="Cambria"/>
            <w:sz w:val="28"/>
            <w:szCs w:val="28"/>
          </w:rPr>
          <w:delText xml:space="preserve"> </w:delText>
        </w:r>
        <w:r w:rsidR="00E25300" w:rsidDel="00CF0396">
          <w:rPr>
            <w:rFonts w:ascii="Cambria" w:hAnsi="Cambria"/>
            <w:sz w:val="28"/>
            <w:szCs w:val="28"/>
          </w:rPr>
          <w:delText>nearly senior enough</w:delText>
        </w:r>
        <w:r w:rsidR="00644800" w:rsidDel="00CF0396">
          <w:rPr>
            <w:rFonts w:ascii="Cambria" w:hAnsi="Cambria"/>
            <w:sz w:val="28"/>
            <w:szCs w:val="28"/>
          </w:rPr>
          <w:delText xml:space="preserve"> to edit him</w:delText>
        </w:r>
        <w:r w:rsidR="00557797" w:rsidDel="00CF0396">
          <w:rPr>
            <w:rFonts w:ascii="Cambria" w:hAnsi="Cambria"/>
            <w:sz w:val="28"/>
            <w:szCs w:val="28"/>
          </w:rPr>
          <w:delText xml:space="preserve">; Langley and Co had far more experienced </w:delText>
        </w:r>
        <w:r w:rsidR="00E25300" w:rsidDel="00CF0396">
          <w:rPr>
            <w:rFonts w:ascii="Cambria" w:hAnsi="Cambria"/>
            <w:sz w:val="28"/>
            <w:szCs w:val="28"/>
          </w:rPr>
          <w:delText xml:space="preserve">editors </w:delText>
        </w:r>
        <w:r w:rsidR="00557797" w:rsidDel="00CF0396">
          <w:rPr>
            <w:rFonts w:ascii="Cambria" w:hAnsi="Cambria"/>
            <w:sz w:val="28"/>
            <w:szCs w:val="28"/>
          </w:rPr>
          <w:delText>who’d</w:delText>
        </w:r>
        <w:r w:rsidR="00E25300" w:rsidDel="00CF0396">
          <w:rPr>
            <w:rFonts w:ascii="Cambria" w:hAnsi="Cambria"/>
            <w:sz w:val="28"/>
            <w:szCs w:val="28"/>
          </w:rPr>
          <w:delText xml:space="preserve"> be </w:delText>
        </w:r>
        <w:r w:rsidR="00557797" w:rsidDel="00CF0396">
          <w:rPr>
            <w:rFonts w:ascii="Cambria" w:hAnsi="Cambria"/>
            <w:sz w:val="28"/>
            <w:szCs w:val="28"/>
          </w:rPr>
          <w:delText xml:space="preserve">a better fit for </w:delText>
        </w:r>
        <w:r w:rsidR="00E25300" w:rsidDel="00CF0396">
          <w:rPr>
            <w:rFonts w:ascii="Cambria" w:hAnsi="Cambria"/>
            <w:sz w:val="28"/>
            <w:szCs w:val="28"/>
          </w:rPr>
          <w:delText>the job.</w:delText>
        </w:r>
        <w:r w:rsidR="00E32B4D" w:rsidDel="00CF0396">
          <w:rPr>
            <w:rFonts w:ascii="Cambria" w:hAnsi="Cambria"/>
            <w:sz w:val="28"/>
            <w:szCs w:val="28"/>
          </w:rPr>
          <w:delText xml:space="preserve"> </w:delText>
        </w:r>
        <w:r w:rsidR="00F950FA" w:rsidDel="00CF0396">
          <w:rPr>
            <w:rFonts w:ascii="Cambria" w:hAnsi="Cambria"/>
            <w:sz w:val="28"/>
            <w:szCs w:val="28"/>
          </w:rPr>
          <w:delText>Excep</w:delText>
        </w:r>
        <w:r w:rsidR="00E32B4D" w:rsidDel="00CF0396">
          <w:rPr>
            <w:rFonts w:ascii="Cambria" w:hAnsi="Cambria"/>
            <w:sz w:val="28"/>
            <w:szCs w:val="28"/>
          </w:rPr>
          <w:delText xml:space="preserve">t </w:delText>
        </w:r>
        <w:r w:rsidR="00556FCD" w:rsidDel="00CF0396">
          <w:rPr>
            <w:rFonts w:ascii="Cambria" w:hAnsi="Cambria"/>
            <w:sz w:val="28"/>
            <w:szCs w:val="28"/>
          </w:rPr>
          <w:delText xml:space="preserve">- </w:delText>
        </w:r>
        <w:r w:rsidR="00E32B4D" w:rsidDel="00CF0396">
          <w:rPr>
            <w:rFonts w:ascii="Cambria" w:hAnsi="Cambria"/>
            <w:sz w:val="28"/>
            <w:szCs w:val="28"/>
          </w:rPr>
          <w:delText xml:space="preserve">who was she to argue? </w:delText>
        </w:r>
        <w:r w:rsidR="00F950FA" w:rsidDel="00CF0396">
          <w:rPr>
            <w:rFonts w:ascii="Cambria" w:hAnsi="Cambria"/>
            <w:sz w:val="28"/>
            <w:szCs w:val="28"/>
          </w:rPr>
          <w:delText xml:space="preserve">And she heard Violet </w:delText>
        </w:r>
        <w:r w:rsidR="00556FCD" w:rsidDel="00CF0396">
          <w:rPr>
            <w:rFonts w:ascii="Cambria" w:hAnsi="Cambria"/>
            <w:sz w:val="28"/>
            <w:szCs w:val="28"/>
          </w:rPr>
          <w:delText>on</w:delText>
        </w:r>
        <w:r w:rsidR="00F950FA" w:rsidDel="00CF0396">
          <w:rPr>
            <w:rFonts w:ascii="Cambria" w:hAnsi="Cambria"/>
            <w:sz w:val="28"/>
            <w:szCs w:val="28"/>
          </w:rPr>
          <w:delText xml:space="preserve"> the sidelines</w:delText>
        </w:r>
        <w:r w:rsidR="003B3CBD" w:rsidDel="00CF0396">
          <w:rPr>
            <w:rFonts w:ascii="Cambria" w:hAnsi="Cambria"/>
            <w:sz w:val="28"/>
            <w:szCs w:val="28"/>
          </w:rPr>
          <w:delText xml:space="preserve"> </w:delText>
        </w:r>
        <w:r w:rsidR="00556FCD" w:rsidDel="00CF0396">
          <w:rPr>
            <w:rFonts w:ascii="Cambria" w:hAnsi="Cambria"/>
            <w:sz w:val="28"/>
            <w:szCs w:val="28"/>
          </w:rPr>
          <w:delText>cheeri</w:delText>
        </w:r>
        <w:r w:rsidR="003B3CBD" w:rsidDel="00CF0396">
          <w:rPr>
            <w:rFonts w:ascii="Cambria" w:hAnsi="Cambria"/>
            <w:sz w:val="28"/>
            <w:szCs w:val="28"/>
          </w:rPr>
          <w:delText xml:space="preserve">ng: </w:delText>
        </w:r>
        <w:r w:rsidR="00556FCD" w:rsidRPr="00AB2494" w:rsidDel="00CF0396">
          <w:rPr>
            <w:rFonts w:ascii="Cambria" w:hAnsi="Cambria"/>
            <w:i/>
            <w:iCs/>
            <w:sz w:val="28"/>
            <w:szCs w:val="28"/>
          </w:rPr>
          <w:delText>Y</w:delText>
        </w:r>
        <w:r w:rsidR="003B3CBD" w:rsidRPr="00AB2494" w:rsidDel="00CF0396">
          <w:rPr>
            <w:rFonts w:ascii="Cambria" w:hAnsi="Cambria"/>
            <w:i/>
            <w:iCs/>
            <w:sz w:val="28"/>
            <w:szCs w:val="28"/>
          </w:rPr>
          <w:delText>ou’</w:delText>
        </w:r>
        <w:r w:rsidR="00E32B4D" w:rsidRPr="00AB2494" w:rsidDel="00CF0396">
          <w:rPr>
            <w:rFonts w:ascii="Cambria" w:hAnsi="Cambria"/>
            <w:i/>
            <w:iCs/>
            <w:sz w:val="28"/>
            <w:szCs w:val="28"/>
          </w:rPr>
          <w:delText>d be mad to turn it down</w:delText>
        </w:r>
        <w:r w:rsidR="003B3CBD" w:rsidDel="00CF0396">
          <w:rPr>
            <w:rFonts w:ascii="Cambria" w:hAnsi="Cambria"/>
            <w:sz w:val="28"/>
            <w:szCs w:val="28"/>
          </w:rPr>
          <w:delText>!</w:delText>
        </w:r>
      </w:del>
    </w:p>
    <w:p w14:paraId="6CE10EF4" w14:textId="032AD2C9" w:rsidR="00CD09E9" w:rsidDel="00CF0396" w:rsidRDefault="00CD09E9" w:rsidP="00CD09E9">
      <w:pPr>
        <w:spacing w:line="360" w:lineRule="auto"/>
        <w:ind w:firstLine="720"/>
        <w:contextualSpacing/>
        <w:rPr>
          <w:del w:id="15681" w:author="Claire S" w:date="2026-05-28T11:38:00Z" w16du:dateUtc="2026-05-28T10:38:00Z"/>
          <w:rFonts w:ascii="Cambria" w:hAnsi="Cambria"/>
          <w:sz w:val="28"/>
          <w:szCs w:val="28"/>
        </w:rPr>
      </w:pPr>
      <w:del w:id="15682" w:author="Claire S" w:date="2026-05-28T11:38:00Z" w16du:dateUtc="2026-05-28T10:38:00Z">
        <w:r w:rsidDel="00CF0396">
          <w:rPr>
            <w:rFonts w:ascii="Cambria" w:hAnsi="Cambria"/>
            <w:sz w:val="28"/>
            <w:szCs w:val="28"/>
          </w:rPr>
          <w:delText>‘</w:delText>
        </w:r>
        <w:r w:rsidR="00E25300" w:rsidDel="00CF0396">
          <w:rPr>
            <w:rFonts w:ascii="Cambria" w:hAnsi="Cambria"/>
            <w:sz w:val="28"/>
            <w:szCs w:val="28"/>
          </w:rPr>
          <w:delText>That’s settled then</w:delText>
        </w:r>
        <w:r w:rsidR="00557797" w:rsidDel="00CF0396">
          <w:rPr>
            <w:rFonts w:ascii="Cambria" w:hAnsi="Cambria"/>
            <w:sz w:val="28"/>
            <w:szCs w:val="28"/>
          </w:rPr>
          <w:delText xml:space="preserve">,’ Ruth </w:delText>
        </w:r>
        <w:r w:rsidR="00941A97" w:rsidDel="00CF0396">
          <w:rPr>
            <w:rFonts w:ascii="Cambria" w:hAnsi="Cambria"/>
            <w:sz w:val="28"/>
            <w:szCs w:val="28"/>
          </w:rPr>
          <w:delText>declare</w:delText>
        </w:r>
        <w:r w:rsidR="00557797" w:rsidDel="00CF0396">
          <w:rPr>
            <w:rFonts w:ascii="Cambria" w:hAnsi="Cambria"/>
            <w:sz w:val="28"/>
            <w:szCs w:val="28"/>
          </w:rPr>
          <w:delText>d</w:delText>
        </w:r>
        <w:r w:rsidR="00BF665A" w:rsidDel="00CF0396">
          <w:rPr>
            <w:rFonts w:ascii="Cambria" w:hAnsi="Cambria"/>
            <w:sz w:val="28"/>
            <w:szCs w:val="28"/>
          </w:rPr>
          <w:delText>,</w:delText>
        </w:r>
        <w:r w:rsidR="00557797" w:rsidDel="00CF0396">
          <w:rPr>
            <w:rFonts w:ascii="Cambria" w:hAnsi="Cambria"/>
            <w:sz w:val="28"/>
            <w:szCs w:val="28"/>
          </w:rPr>
          <w:delText xml:space="preserve"> as if</w:delText>
        </w:r>
        <w:r w:rsidDel="00CF0396">
          <w:rPr>
            <w:rFonts w:ascii="Cambria" w:hAnsi="Cambria"/>
            <w:sz w:val="28"/>
            <w:szCs w:val="28"/>
          </w:rPr>
          <w:delText xml:space="preserve"> </w:delText>
        </w:r>
        <w:r w:rsidR="00557797" w:rsidDel="00CF0396">
          <w:rPr>
            <w:rFonts w:ascii="Cambria" w:hAnsi="Cambria"/>
            <w:sz w:val="28"/>
            <w:szCs w:val="28"/>
          </w:rPr>
          <w:delText>there’d</w:delText>
        </w:r>
        <w:r w:rsidR="00941A97" w:rsidDel="00CF0396">
          <w:rPr>
            <w:rFonts w:ascii="Cambria" w:hAnsi="Cambria"/>
            <w:sz w:val="28"/>
            <w:szCs w:val="28"/>
          </w:rPr>
          <w:delText xml:space="preserve"> ever</w:delText>
        </w:r>
        <w:r w:rsidR="00557797" w:rsidDel="00CF0396">
          <w:rPr>
            <w:rFonts w:ascii="Cambria" w:hAnsi="Cambria"/>
            <w:sz w:val="28"/>
            <w:szCs w:val="28"/>
          </w:rPr>
          <w:delText xml:space="preserve"> been any doubt about it</w:delText>
        </w:r>
        <w:r w:rsidR="00E25300" w:rsidDel="00CF0396">
          <w:rPr>
            <w:rFonts w:ascii="Cambria" w:hAnsi="Cambria"/>
            <w:sz w:val="28"/>
            <w:szCs w:val="28"/>
          </w:rPr>
          <w:delText>.</w:delText>
        </w:r>
        <w:r w:rsidDel="00CF0396">
          <w:rPr>
            <w:rFonts w:ascii="Cambria" w:hAnsi="Cambria"/>
            <w:sz w:val="28"/>
            <w:szCs w:val="28"/>
          </w:rPr>
          <w:delText xml:space="preserve"> ‘Jackson, </w:delText>
        </w:r>
        <w:r w:rsidR="00E32B4D" w:rsidDel="00CF0396">
          <w:rPr>
            <w:rFonts w:ascii="Cambria" w:hAnsi="Cambria"/>
            <w:sz w:val="28"/>
            <w:szCs w:val="28"/>
          </w:rPr>
          <w:delText xml:space="preserve">be assured </w:delText>
        </w:r>
        <w:r w:rsidDel="00CF0396">
          <w:rPr>
            <w:rFonts w:ascii="Cambria" w:hAnsi="Cambria"/>
            <w:sz w:val="28"/>
            <w:szCs w:val="28"/>
          </w:rPr>
          <w:delText>we’re doubling the Silva marketing spend this time</w:delText>
        </w:r>
        <w:r w:rsidR="00A354B7" w:rsidDel="00CF0396">
          <w:rPr>
            <w:rFonts w:ascii="Cambria" w:hAnsi="Cambria"/>
            <w:sz w:val="28"/>
            <w:szCs w:val="28"/>
          </w:rPr>
          <w:delText xml:space="preserve">.’ </w:delText>
        </w:r>
        <w:r w:rsidR="007F7742" w:rsidDel="00CF0396">
          <w:rPr>
            <w:rFonts w:ascii="Cambria" w:hAnsi="Cambria"/>
            <w:sz w:val="28"/>
            <w:szCs w:val="28"/>
          </w:rPr>
          <w:delText xml:space="preserve">With a little </w:delText>
        </w:r>
        <w:r w:rsidR="007F7742" w:rsidRPr="00D26AD0" w:rsidDel="00CF0396">
          <w:rPr>
            <w:rFonts w:ascii="Cambria" w:hAnsi="Cambria"/>
            <w:i/>
            <w:iCs/>
            <w:sz w:val="28"/>
            <w:szCs w:val="28"/>
          </w:rPr>
          <w:delText>tsss</w:delText>
        </w:r>
        <w:r w:rsidR="00D26AD0" w:rsidDel="00CF0396">
          <w:rPr>
            <w:rFonts w:ascii="Cambria" w:hAnsi="Cambria"/>
            <w:sz w:val="28"/>
            <w:szCs w:val="28"/>
          </w:rPr>
          <w:delText xml:space="preserve"> noise</w:delText>
        </w:r>
        <w:r w:rsidR="007F7742" w:rsidDel="00CF0396">
          <w:rPr>
            <w:rFonts w:ascii="Cambria" w:hAnsi="Cambria"/>
            <w:sz w:val="28"/>
            <w:szCs w:val="28"/>
          </w:rPr>
          <w:delText>, s</w:delText>
        </w:r>
        <w:r w:rsidR="00A354B7" w:rsidDel="00CF0396">
          <w:rPr>
            <w:rFonts w:ascii="Cambria" w:hAnsi="Cambria"/>
            <w:sz w:val="28"/>
            <w:szCs w:val="28"/>
          </w:rPr>
          <w:delText xml:space="preserve">he opened a </w:delText>
        </w:r>
        <w:r w:rsidR="007F7742" w:rsidDel="00CF0396">
          <w:rPr>
            <w:rFonts w:ascii="Cambria" w:hAnsi="Cambria"/>
            <w:sz w:val="28"/>
            <w:szCs w:val="28"/>
          </w:rPr>
          <w:delText>small</w:delText>
        </w:r>
        <w:r w:rsidR="00A354B7" w:rsidDel="00CF0396">
          <w:rPr>
            <w:rFonts w:ascii="Cambria" w:hAnsi="Cambria"/>
            <w:sz w:val="28"/>
            <w:szCs w:val="28"/>
          </w:rPr>
          <w:delText xml:space="preserve"> bottle of Perrier that Maude had fetched from </w:delText>
        </w:r>
        <w:r w:rsidR="00AB2494" w:rsidDel="00CF0396">
          <w:rPr>
            <w:rFonts w:ascii="Cambria" w:hAnsi="Cambria"/>
            <w:sz w:val="28"/>
            <w:szCs w:val="28"/>
          </w:rPr>
          <w:delText>a</w:delText>
        </w:r>
        <w:r w:rsidR="00A354B7" w:rsidDel="00CF0396">
          <w:rPr>
            <w:rFonts w:ascii="Cambria" w:hAnsi="Cambria"/>
            <w:sz w:val="28"/>
            <w:szCs w:val="28"/>
          </w:rPr>
          <w:delText xml:space="preserve"> small fridge. ‘</w:delText>
        </w:r>
        <w:r w:rsidDel="00CF0396">
          <w:rPr>
            <w:rFonts w:ascii="Cambria" w:hAnsi="Cambria"/>
            <w:sz w:val="28"/>
            <w:szCs w:val="28"/>
          </w:rPr>
          <w:delText>We want to place you exactly where you deserve to be.’</w:delText>
        </w:r>
        <w:r w:rsidR="00557797" w:rsidDel="00CF0396">
          <w:rPr>
            <w:rFonts w:ascii="Cambria" w:hAnsi="Cambria"/>
            <w:sz w:val="28"/>
            <w:szCs w:val="28"/>
          </w:rPr>
          <w:delText xml:space="preserve"> </w:delText>
        </w:r>
        <w:r w:rsidR="007F7742" w:rsidDel="00CF0396">
          <w:rPr>
            <w:rFonts w:ascii="Cambria" w:hAnsi="Cambria"/>
            <w:sz w:val="28"/>
            <w:szCs w:val="28"/>
          </w:rPr>
          <w:delText>Ruth</w:delText>
        </w:r>
        <w:r w:rsidR="00557797" w:rsidDel="00CF0396">
          <w:rPr>
            <w:rFonts w:ascii="Cambria" w:hAnsi="Cambria"/>
            <w:sz w:val="28"/>
            <w:szCs w:val="28"/>
          </w:rPr>
          <w:delText xml:space="preserve"> toasted </w:delText>
        </w:r>
        <w:r w:rsidR="007F7742" w:rsidDel="00CF0396">
          <w:rPr>
            <w:rFonts w:ascii="Cambria" w:hAnsi="Cambria"/>
            <w:sz w:val="28"/>
            <w:szCs w:val="28"/>
          </w:rPr>
          <w:delText xml:space="preserve">the writer </w:delText>
        </w:r>
        <w:r w:rsidR="00557797" w:rsidDel="00CF0396">
          <w:rPr>
            <w:rFonts w:ascii="Cambria" w:hAnsi="Cambria"/>
            <w:sz w:val="28"/>
            <w:szCs w:val="28"/>
          </w:rPr>
          <w:delText xml:space="preserve">with her </w:delText>
        </w:r>
        <w:r w:rsidR="00FB161B" w:rsidDel="00CF0396">
          <w:rPr>
            <w:rFonts w:ascii="Cambria" w:hAnsi="Cambria"/>
            <w:sz w:val="28"/>
            <w:szCs w:val="28"/>
          </w:rPr>
          <w:delText>water</w:delText>
        </w:r>
        <w:r w:rsidR="007F7742" w:rsidDel="00CF0396">
          <w:rPr>
            <w:rFonts w:ascii="Cambria" w:hAnsi="Cambria"/>
            <w:sz w:val="28"/>
            <w:szCs w:val="28"/>
          </w:rPr>
          <w:delText xml:space="preserve"> bottle</w:delText>
        </w:r>
        <w:r w:rsidR="00557797" w:rsidDel="00CF0396">
          <w:rPr>
            <w:rFonts w:ascii="Cambria" w:hAnsi="Cambria"/>
            <w:sz w:val="28"/>
            <w:szCs w:val="28"/>
          </w:rPr>
          <w:delText>.</w:delText>
        </w:r>
      </w:del>
    </w:p>
    <w:p w14:paraId="19D73EB5" w14:textId="5CF6027D" w:rsidR="00557797" w:rsidDel="00CF0396" w:rsidRDefault="00557797" w:rsidP="00CD09E9">
      <w:pPr>
        <w:spacing w:line="360" w:lineRule="auto"/>
        <w:ind w:firstLine="720"/>
        <w:contextualSpacing/>
        <w:rPr>
          <w:del w:id="15683" w:author="Claire S" w:date="2026-05-28T11:38:00Z" w16du:dateUtc="2026-05-28T10:38:00Z"/>
          <w:rFonts w:ascii="Cambria" w:hAnsi="Cambria"/>
          <w:sz w:val="28"/>
          <w:szCs w:val="28"/>
        </w:rPr>
      </w:pPr>
      <w:del w:id="15684" w:author="Claire S" w:date="2026-05-28T11:38:00Z" w16du:dateUtc="2026-05-28T10:38:00Z">
        <w:r w:rsidDel="00CF0396">
          <w:rPr>
            <w:rFonts w:ascii="Cambria" w:hAnsi="Cambria"/>
            <w:sz w:val="28"/>
            <w:szCs w:val="28"/>
          </w:rPr>
          <w:delText xml:space="preserve">‘Sounds good,’ he </w:delText>
        </w:r>
        <w:r w:rsidR="00A354B7" w:rsidDel="00CF0396">
          <w:rPr>
            <w:rFonts w:ascii="Cambria" w:hAnsi="Cambria"/>
            <w:sz w:val="28"/>
            <w:szCs w:val="28"/>
          </w:rPr>
          <w:delText>toasted her back</w:delText>
        </w:r>
        <w:r w:rsidR="00C96724" w:rsidDel="00CF0396">
          <w:rPr>
            <w:rFonts w:ascii="Cambria" w:hAnsi="Cambria"/>
            <w:sz w:val="28"/>
            <w:szCs w:val="28"/>
          </w:rPr>
          <w:delText>. ‘Thanks.’</w:delText>
        </w:r>
      </w:del>
    </w:p>
    <w:p w14:paraId="62BEAA56" w14:textId="2A096B1C" w:rsidR="0088233C" w:rsidDel="00CF0396" w:rsidRDefault="0088233C" w:rsidP="00CD09E9">
      <w:pPr>
        <w:spacing w:line="360" w:lineRule="auto"/>
        <w:ind w:firstLine="720"/>
        <w:contextualSpacing/>
        <w:rPr>
          <w:del w:id="15685" w:author="Claire S" w:date="2026-05-28T11:38:00Z" w16du:dateUtc="2026-05-28T10:38:00Z"/>
          <w:rFonts w:ascii="Cambria" w:hAnsi="Cambria"/>
          <w:sz w:val="28"/>
          <w:szCs w:val="28"/>
        </w:rPr>
      </w:pPr>
      <w:del w:id="15686" w:author="Claire S" w:date="2026-05-28T11:38:00Z" w16du:dateUtc="2026-05-28T10:38:00Z">
        <w:r w:rsidDel="00CF0396">
          <w:rPr>
            <w:rFonts w:ascii="Cambria" w:hAnsi="Cambria"/>
            <w:sz w:val="28"/>
            <w:szCs w:val="28"/>
          </w:rPr>
          <w:delText>‘Clara, Maude will send you Dex’s latest edits. Now</w:delText>
        </w:r>
        <w:r w:rsidR="00BC4448" w:rsidDel="00CF0396">
          <w:rPr>
            <w:rFonts w:ascii="Cambria" w:hAnsi="Cambria"/>
            <w:sz w:val="28"/>
            <w:szCs w:val="28"/>
          </w:rPr>
          <w:delText>,</w:delText>
        </w:r>
        <w:r w:rsidDel="00CF0396">
          <w:rPr>
            <w:rFonts w:ascii="Cambria" w:hAnsi="Cambria"/>
            <w:sz w:val="28"/>
            <w:szCs w:val="28"/>
          </w:rPr>
          <w:delText xml:space="preserve"> Jackson, let’s discuss </w:delText>
        </w:r>
        <w:r w:rsidR="00827203" w:rsidDel="00CF0396">
          <w:rPr>
            <w:rFonts w:ascii="Cambria" w:hAnsi="Cambria"/>
            <w:sz w:val="28"/>
            <w:szCs w:val="28"/>
          </w:rPr>
          <w:delText>how we can ensure we knock your complacent rivals off their perches.’</w:delText>
        </w:r>
        <w:r w:rsidR="00580042" w:rsidDel="00CF0396">
          <w:rPr>
            <w:rFonts w:ascii="Cambria" w:hAnsi="Cambria"/>
            <w:sz w:val="28"/>
            <w:szCs w:val="28"/>
          </w:rPr>
          <w:delText xml:space="preserve"> </w:delText>
        </w:r>
        <w:r w:rsidR="00AB2494" w:rsidDel="00CF0396">
          <w:rPr>
            <w:rFonts w:ascii="Cambria" w:hAnsi="Cambria"/>
            <w:sz w:val="28"/>
            <w:szCs w:val="28"/>
          </w:rPr>
          <w:delText>Ruth</w:delText>
        </w:r>
        <w:r w:rsidR="00580042" w:rsidDel="00CF0396">
          <w:rPr>
            <w:rFonts w:ascii="Cambria" w:hAnsi="Cambria"/>
            <w:sz w:val="28"/>
            <w:szCs w:val="28"/>
          </w:rPr>
          <w:delText xml:space="preserve"> handed him a </w:delText>
        </w:r>
        <w:r w:rsidR="006F12FB" w:rsidDel="00CF0396">
          <w:rPr>
            <w:rFonts w:ascii="Cambria" w:hAnsi="Cambria"/>
            <w:sz w:val="28"/>
            <w:szCs w:val="28"/>
          </w:rPr>
          <w:delText xml:space="preserve">bound </w:delText>
        </w:r>
        <w:r w:rsidR="00580042" w:rsidDel="00CF0396">
          <w:rPr>
            <w:rFonts w:ascii="Cambria" w:hAnsi="Cambria"/>
            <w:sz w:val="28"/>
            <w:szCs w:val="28"/>
          </w:rPr>
          <w:delText>document.</w:delText>
        </w:r>
        <w:r w:rsidR="001B749D" w:rsidDel="00CF0396">
          <w:rPr>
            <w:rFonts w:ascii="Cambria" w:hAnsi="Cambria"/>
            <w:sz w:val="28"/>
            <w:szCs w:val="28"/>
          </w:rPr>
          <w:delText xml:space="preserve"> ‘Permanently!’ </w:delText>
        </w:r>
      </w:del>
    </w:p>
    <w:p w14:paraId="1107A5DF" w14:textId="377C38FC" w:rsidR="00CD09E9" w:rsidDel="00CF0396" w:rsidRDefault="00CD09E9" w:rsidP="00CD09E9">
      <w:pPr>
        <w:spacing w:line="360" w:lineRule="auto"/>
        <w:ind w:firstLine="720"/>
        <w:contextualSpacing/>
        <w:rPr>
          <w:del w:id="15687" w:author="Claire S" w:date="2026-05-28T11:38:00Z" w16du:dateUtc="2026-05-28T10:38:00Z"/>
          <w:rFonts w:ascii="Cambria" w:hAnsi="Cambria"/>
          <w:sz w:val="28"/>
          <w:szCs w:val="28"/>
        </w:rPr>
      </w:pPr>
      <w:del w:id="15688" w:author="Claire S" w:date="2026-05-28T11:38:00Z" w16du:dateUtc="2026-05-28T10:38:00Z">
        <w:r w:rsidDel="00CF0396">
          <w:rPr>
            <w:rFonts w:ascii="Cambria" w:hAnsi="Cambria"/>
            <w:sz w:val="28"/>
            <w:szCs w:val="28"/>
          </w:rPr>
          <w:delText xml:space="preserve">Clara </w:delText>
        </w:r>
        <w:r w:rsidR="001076B4" w:rsidDel="00CF0396">
          <w:rPr>
            <w:rFonts w:ascii="Cambria" w:hAnsi="Cambria"/>
            <w:sz w:val="28"/>
            <w:szCs w:val="28"/>
          </w:rPr>
          <w:delText xml:space="preserve">wanted to ask him about the List - but she </w:delText>
        </w:r>
        <w:r w:rsidDel="00CF0396">
          <w:rPr>
            <w:rFonts w:ascii="Cambria" w:hAnsi="Cambria"/>
            <w:sz w:val="28"/>
            <w:szCs w:val="28"/>
          </w:rPr>
          <w:delText>sensed she’d been dismissed. ‘Can’t wait to work with you,’ she mumbled at the top of Rayne’s head</w:delText>
        </w:r>
        <w:r w:rsidR="00C96724" w:rsidDel="00CF0396">
          <w:rPr>
            <w:rFonts w:ascii="Cambria" w:hAnsi="Cambria"/>
            <w:sz w:val="28"/>
            <w:szCs w:val="28"/>
          </w:rPr>
          <w:delText xml:space="preserve"> as she edged towards the door</w:delText>
        </w:r>
        <w:r w:rsidDel="00CF0396">
          <w:rPr>
            <w:rFonts w:ascii="Cambria" w:hAnsi="Cambria"/>
            <w:sz w:val="28"/>
            <w:szCs w:val="28"/>
          </w:rPr>
          <w:delText xml:space="preserve">. </w:delText>
        </w:r>
      </w:del>
    </w:p>
    <w:p w14:paraId="6D731FD2" w14:textId="22650307" w:rsidR="00CD09E9" w:rsidDel="00CF0396" w:rsidRDefault="00CD09E9" w:rsidP="00CD09E9">
      <w:pPr>
        <w:spacing w:line="360" w:lineRule="auto"/>
        <w:ind w:firstLine="720"/>
        <w:contextualSpacing/>
        <w:rPr>
          <w:del w:id="15689" w:author="Claire S" w:date="2026-05-28T11:38:00Z" w16du:dateUtc="2026-05-28T10:38:00Z"/>
          <w:rFonts w:ascii="Cambria" w:hAnsi="Cambria"/>
          <w:sz w:val="28"/>
          <w:szCs w:val="28"/>
        </w:rPr>
      </w:pPr>
      <w:del w:id="15690" w:author="Claire S" w:date="2026-05-28T11:38:00Z" w16du:dateUtc="2026-05-28T10:38:00Z">
        <w:r w:rsidDel="00CF0396">
          <w:rPr>
            <w:rFonts w:ascii="Cambria" w:hAnsi="Cambria"/>
            <w:sz w:val="28"/>
            <w:szCs w:val="28"/>
          </w:rPr>
          <w:delText xml:space="preserve">‘Sure.’ He didn’t look up; busy studying </w:delText>
        </w:r>
        <w:r w:rsidR="00580042" w:rsidDel="00CF0396">
          <w:rPr>
            <w:rFonts w:ascii="Cambria" w:hAnsi="Cambria"/>
            <w:sz w:val="28"/>
            <w:szCs w:val="28"/>
          </w:rPr>
          <w:delText>what</w:delText>
        </w:r>
        <w:r w:rsidDel="00CF0396">
          <w:rPr>
            <w:rFonts w:ascii="Cambria" w:hAnsi="Cambria"/>
            <w:sz w:val="28"/>
            <w:szCs w:val="28"/>
          </w:rPr>
          <w:delText xml:space="preserve"> </w:delText>
        </w:r>
        <w:r w:rsidR="00827203" w:rsidDel="00CF0396">
          <w:rPr>
            <w:rFonts w:ascii="Cambria" w:hAnsi="Cambria"/>
            <w:sz w:val="28"/>
            <w:szCs w:val="28"/>
          </w:rPr>
          <w:delText>Ruth had handed him</w:delText>
        </w:r>
        <w:r w:rsidDel="00CF0396">
          <w:rPr>
            <w:rFonts w:ascii="Cambria" w:hAnsi="Cambria"/>
            <w:sz w:val="28"/>
            <w:szCs w:val="28"/>
          </w:rPr>
          <w:delText xml:space="preserve">. </w:delText>
        </w:r>
        <w:r w:rsidR="00E25300" w:rsidDel="00CF0396">
          <w:rPr>
            <w:rFonts w:ascii="Cambria" w:hAnsi="Cambria"/>
            <w:sz w:val="28"/>
            <w:szCs w:val="28"/>
          </w:rPr>
          <w:delText>‘Meeting tomorrow? I’ll get my assistant to ping you.’</w:delText>
        </w:r>
      </w:del>
    </w:p>
    <w:p w14:paraId="1489A936" w14:textId="33C667CB" w:rsidR="005F1EA3" w:rsidDel="00CF0396" w:rsidRDefault="006B1255" w:rsidP="005F1EA3">
      <w:pPr>
        <w:spacing w:line="360" w:lineRule="auto"/>
        <w:ind w:firstLine="720"/>
        <w:contextualSpacing/>
        <w:rPr>
          <w:del w:id="15691" w:author="Claire S" w:date="2026-05-28T11:38:00Z" w16du:dateUtc="2026-05-28T10:38:00Z"/>
          <w:rFonts w:ascii="Cambria" w:hAnsi="Cambria"/>
          <w:sz w:val="28"/>
          <w:szCs w:val="28"/>
        </w:rPr>
      </w:pPr>
      <w:del w:id="15692" w:author="Claire S" w:date="2026-05-28T11:38:00Z" w16du:dateUtc="2026-05-28T10:38:00Z">
        <w:r w:rsidDel="00CF0396">
          <w:rPr>
            <w:rFonts w:ascii="Cambria" w:hAnsi="Cambria"/>
            <w:sz w:val="28"/>
            <w:szCs w:val="28"/>
          </w:rPr>
          <w:delText xml:space="preserve">Already </w:delText>
        </w:r>
        <w:r w:rsidR="005F1EA3" w:rsidDel="00CF0396">
          <w:rPr>
            <w:rFonts w:ascii="Cambria" w:hAnsi="Cambria"/>
            <w:sz w:val="28"/>
            <w:szCs w:val="28"/>
          </w:rPr>
          <w:delText xml:space="preserve">heading towards the door, Clara realised he was addressing her. </w:delText>
        </w:r>
        <w:r w:rsidR="00E25300" w:rsidDel="00CF0396">
          <w:rPr>
            <w:rFonts w:ascii="Cambria" w:hAnsi="Cambria"/>
            <w:sz w:val="28"/>
            <w:szCs w:val="28"/>
          </w:rPr>
          <w:delText>‘</w:delText>
        </w:r>
        <w:r w:rsidR="005F1EA3" w:rsidDel="00CF0396">
          <w:rPr>
            <w:rFonts w:ascii="Cambria" w:hAnsi="Cambria"/>
            <w:sz w:val="28"/>
            <w:szCs w:val="28"/>
          </w:rPr>
          <w:delText>Oh, g</w:delText>
        </w:r>
        <w:r w:rsidR="00E25300" w:rsidDel="00CF0396">
          <w:rPr>
            <w:rFonts w:ascii="Cambria" w:hAnsi="Cambria"/>
            <w:sz w:val="28"/>
            <w:szCs w:val="28"/>
          </w:rPr>
          <w:delText xml:space="preserve">reat!’ </w:delText>
        </w:r>
        <w:r w:rsidR="005F1EA3" w:rsidDel="00CF0396">
          <w:rPr>
            <w:rFonts w:ascii="Cambria" w:hAnsi="Cambria"/>
            <w:sz w:val="28"/>
            <w:szCs w:val="28"/>
          </w:rPr>
          <w:delText xml:space="preserve">But he still didn’t look at her, so she kept </w:delText>
        </w:r>
        <w:r w:rsidDel="00CF0396">
          <w:rPr>
            <w:rFonts w:ascii="Cambria" w:hAnsi="Cambria"/>
            <w:sz w:val="28"/>
            <w:szCs w:val="28"/>
          </w:rPr>
          <w:delText>walking</w:delText>
        </w:r>
        <w:r w:rsidR="005F1EA3" w:rsidDel="00CF0396">
          <w:rPr>
            <w:rFonts w:ascii="Cambria" w:hAnsi="Cambria"/>
            <w:sz w:val="28"/>
            <w:szCs w:val="28"/>
          </w:rPr>
          <w:delText>.</w:delText>
        </w:r>
      </w:del>
    </w:p>
    <w:p w14:paraId="6D17E360" w14:textId="5B8F664C" w:rsidR="008A77C8" w:rsidDel="00CF0396" w:rsidRDefault="006B1255" w:rsidP="005F1EA3">
      <w:pPr>
        <w:spacing w:line="360" w:lineRule="auto"/>
        <w:ind w:firstLine="720"/>
        <w:contextualSpacing/>
        <w:rPr>
          <w:del w:id="15693" w:author="Claire S" w:date="2026-05-28T11:38:00Z" w16du:dateUtc="2026-05-28T10:38:00Z"/>
          <w:rFonts w:ascii="Cambria" w:hAnsi="Cambria"/>
          <w:sz w:val="28"/>
          <w:szCs w:val="28"/>
        </w:rPr>
      </w:pPr>
      <w:del w:id="15694" w:author="Claire S" w:date="2026-05-28T11:38:00Z" w16du:dateUtc="2026-05-28T10:38:00Z">
        <w:r w:rsidDel="00CF0396">
          <w:rPr>
            <w:rFonts w:ascii="Cambria" w:hAnsi="Cambria"/>
            <w:sz w:val="28"/>
            <w:szCs w:val="28"/>
          </w:rPr>
          <w:delText>The last words</w:delText>
        </w:r>
        <w:r w:rsidR="00C96724" w:rsidDel="00CF0396">
          <w:rPr>
            <w:rFonts w:ascii="Cambria" w:hAnsi="Cambria"/>
            <w:sz w:val="28"/>
            <w:szCs w:val="28"/>
          </w:rPr>
          <w:delText xml:space="preserve"> she heard Ruth say</w:delText>
        </w:r>
        <w:r w:rsidR="00AD78CB" w:rsidDel="00CF0396">
          <w:rPr>
            <w:rFonts w:ascii="Cambria" w:hAnsi="Cambria"/>
            <w:sz w:val="28"/>
            <w:szCs w:val="28"/>
          </w:rPr>
          <w:delText xml:space="preserve">? </w:delText>
        </w:r>
        <w:r w:rsidR="00C96724" w:rsidDel="00CF0396">
          <w:rPr>
            <w:rFonts w:ascii="Cambria" w:hAnsi="Cambria"/>
            <w:sz w:val="28"/>
            <w:szCs w:val="28"/>
          </w:rPr>
          <w:delText>‘</w:delText>
        </w:r>
        <w:r w:rsidR="00E32B4D" w:rsidDel="00CF0396">
          <w:rPr>
            <w:rFonts w:ascii="Cambria" w:hAnsi="Cambria"/>
            <w:sz w:val="28"/>
            <w:szCs w:val="28"/>
          </w:rPr>
          <w:delText>S</w:delText>
        </w:r>
        <w:r w:rsidR="00C96724" w:rsidDel="00CF0396">
          <w:rPr>
            <w:rFonts w:ascii="Cambria" w:hAnsi="Cambria"/>
            <w:sz w:val="28"/>
            <w:szCs w:val="28"/>
          </w:rPr>
          <w:delText>hame the footage got out.</w:delText>
        </w:r>
        <w:r w:rsidR="00C95BFE" w:rsidDel="00CF0396">
          <w:rPr>
            <w:rFonts w:ascii="Cambria" w:hAnsi="Cambria"/>
            <w:sz w:val="28"/>
            <w:szCs w:val="28"/>
          </w:rPr>
          <w:delText xml:space="preserve"> But we’ve got your back -</w:delText>
        </w:r>
        <w:r w:rsidR="00C96724" w:rsidDel="00CF0396">
          <w:rPr>
            <w:rFonts w:ascii="Cambria" w:hAnsi="Cambria"/>
            <w:sz w:val="28"/>
            <w:szCs w:val="28"/>
          </w:rPr>
          <w:delText>’</w:delText>
        </w:r>
      </w:del>
    </w:p>
    <w:p w14:paraId="679050A7" w14:textId="27546886" w:rsidR="00350BBA" w:rsidDel="00CF0396" w:rsidRDefault="00350BBA" w:rsidP="00350BBA">
      <w:pPr>
        <w:spacing w:line="360" w:lineRule="auto"/>
        <w:contextualSpacing/>
        <w:rPr>
          <w:del w:id="15695" w:author="Claire S" w:date="2026-05-28T11:38:00Z" w16du:dateUtc="2026-05-28T10:38:00Z"/>
          <w:rFonts w:ascii="Cambria" w:hAnsi="Cambria"/>
          <w:sz w:val="28"/>
          <w:szCs w:val="28"/>
        </w:rPr>
      </w:pPr>
    </w:p>
    <w:p w14:paraId="0F957BDE" w14:textId="1F3D2EBF" w:rsidR="00350BBA" w:rsidDel="00CF0396" w:rsidRDefault="00350BBA" w:rsidP="00350BBA">
      <w:pPr>
        <w:spacing w:line="360" w:lineRule="auto"/>
        <w:contextualSpacing/>
        <w:rPr>
          <w:del w:id="15696" w:author="Claire S" w:date="2026-05-28T11:38:00Z" w16du:dateUtc="2026-05-28T10:38:00Z"/>
          <w:rFonts w:ascii="Cambria" w:hAnsi="Cambria"/>
          <w:sz w:val="28"/>
          <w:szCs w:val="28"/>
        </w:rPr>
      </w:pPr>
      <w:del w:id="15697" w:author="Claire S" w:date="2026-05-28T11:38:00Z" w16du:dateUtc="2026-05-28T10:38:00Z">
        <w:r w:rsidDel="00CF0396">
          <w:rPr>
            <w:rFonts w:ascii="Cambria" w:hAnsi="Cambria"/>
            <w:sz w:val="28"/>
            <w:szCs w:val="28"/>
          </w:rPr>
          <w:delText>*</w:delText>
        </w:r>
      </w:del>
    </w:p>
    <w:p w14:paraId="5DD185EE" w14:textId="327B1C71" w:rsidR="00A014AA" w:rsidDel="00CF0396" w:rsidRDefault="00E25300" w:rsidP="00CD09E9">
      <w:pPr>
        <w:spacing w:line="360" w:lineRule="auto"/>
        <w:ind w:firstLine="720"/>
        <w:contextualSpacing/>
        <w:rPr>
          <w:del w:id="15698" w:author="Claire S" w:date="2026-05-28T11:38:00Z" w16du:dateUtc="2026-05-28T10:38:00Z"/>
          <w:rFonts w:ascii="Cambria" w:hAnsi="Cambria"/>
          <w:sz w:val="28"/>
          <w:szCs w:val="28"/>
        </w:rPr>
      </w:pPr>
      <w:del w:id="15699" w:author="Claire S" w:date="2026-05-28T11:38:00Z" w16du:dateUtc="2026-05-28T10:38:00Z">
        <w:r w:rsidDel="00CF0396">
          <w:rPr>
            <w:rFonts w:ascii="Cambria" w:hAnsi="Cambria"/>
            <w:sz w:val="28"/>
            <w:szCs w:val="28"/>
          </w:rPr>
          <w:delText xml:space="preserve">‘You’re </w:delText>
        </w:r>
      </w:del>
      <w:del w:id="15700" w:author="Claire S" w:date="2026-05-21T11:33:00Z" w16du:dateUtc="2026-05-21T10:33:00Z">
        <w:r w:rsidDel="00DD2B47">
          <w:rPr>
            <w:rFonts w:ascii="Cambria" w:hAnsi="Cambria"/>
            <w:sz w:val="28"/>
            <w:szCs w:val="28"/>
          </w:rPr>
          <w:delText xml:space="preserve">a </w:delText>
        </w:r>
        <w:commentRangeStart w:id="15701"/>
        <w:r w:rsidDel="00DD2B47">
          <w:rPr>
            <w:rFonts w:ascii="Cambria" w:hAnsi="Cambria"/>
            <w:sz w:val="28"/>
            <w:szCs w:val="28"/>
          </w:rPr>
          <w:delText>mug</w:delText>
        </w:r>
        <w:commentRangeEnd w:id="15701"/>
        <w:r w:rsidR="006E2632" w:rsidDel="00DD2B47">
          <w:rPr>
            <w:rStyle w:val="CommentReference"/>
            <w:rFonts w:ascii="Cambria" w:hAnsi="Cambria"/>
            <w:sz w:val="28"/>
            <w:szCs w:val="28"/>
          </w:rPr>
          <w:commentReference w:id="15701"/>
        </w:r>
      </w:del>
      <w:del w:id="15702" w:author="Claire S" w:date="2026-05-28T11:38:00Z" w16du:dateUtc="2026-05-28T10:38:00Z">
        <w:r w:rsidDel="00CF0396">
          <w:rPr>
            <w:rFonts w:ascii="Cambria" w:hAnsi="Cambria"/>
            <w:sz w:val="28"/>
            <w:szCs w:val="28"/>
          </w:rPr>
          <w:delText xml:space="preserve">,’ Maude muttered obliquely as Clara headed for the </w:delText>
        </w:r>
        <w:r w:rsidR="00557797" w:rsidDel="00CF0396">
          <w:rPr>
            <w:rFonts w:ascii="Cambria" w:hAnsi="Cambria"/>
            <w:sz w:val="28"/>
            <w:szCs w:val="28"/>
          </w:rPr>
          <w:delText xml:space="preserve">commoners’ lift. </w:delText>
        </w:r>
        <w:r w:rsidR="007F7742" w:rsidDel="00CF0396">
          <w:rPr>
            <w:rFonts w:ascii="Cambria" w:hAnsi="Cambria"/>
            <w:sz w:val="28"/>
            <w:szCs w:val="28"/>
          </w:rPr>
          <w:delText>‘Be warned.’</w:delText>
        </w:r>
      </w:del>
    </w:p>
    <w:p w14:paraId="768FAFCE" w14:textId="0C196334" w:rsidR="008A77C8" w:rsidDel="00CF0396" w:rsidRDefault="001B749D" w:rsidP="008A77C8">
      <w:pPr>
        <w:spacing w:line="360" w:lineRule="auto"/>
        <w:ind w:firstLine="720"/>
        <w:contextualSpacing/>
        <w:rPr>
          <w:del w:id="15703" w:author="Claire S" w:date="2026-05-28T11:38:00Z" w16du:dateUtc="2026-05-28T10:38:00Z"/>
          <w:rFonts w:ascii="Cambria" w:hAnsi="Cambria"/>
          <w:sz w:val="28"/>
          <w:szCs w:val="28"/>
        </w:rPr>
      </w:pPr>
      <w:del w:id="15704" w:author="Claire S" w:date="2026-05-28T11:38:00Z" w16du:dateUtc="2026-05-28T10:38:00Z">
        <w:r w:rsidDel="00CF0396">
          <w:rPr>
            <w:rFonts w:ascii="Cambria" w:hAnsi="Cambria"/>
            <w:sz w:val="28"/>
            <w:szCs w:val="28"/>
          </w:rPr>
          <w:delText>U</w:delText>
        </w:r>
        <w:r w:rsidR="004D710F" w:rsidDel="00CF0396">
          <w:rPr>
            <w:rFonts w:ascii="Cambria" w:hAnsi="Cambria"/>
            <w:sz w:val="28"/>
            <w:szCs w:val="28"/>
          </w:rPr>
          <w:delText xml:space="preserve">sed to </w:delText>
        </w:r>
        <w:r w:rsidR="00C96724" w:rsidDel="00CF0396">
          <w:rPr>
            <w:rFonts w:ascii="Cambria" w:hAnsi="Cambria"/>
            <w:sz w:val="28"/>
            <w:szCs w:val="28"/>
          </w:rPr>
          <w:delText>Maude</w:delText>
        </w:r>
      </w:del>
      <w:del w:id="15705" w:author="Claire S" w:date="2026-05-22T14:48:00Z" w16du:dateUtc="2026-05-22T13:48:00Z">
        <w:r w:rsidR="00C96724" w:rsidDel="008B78ED">
          <w:rPr>
            <w:rFonts w:ascii="Cambria" w:hAnsi="Cambria"/>
            <w:sz w:val="28"/>
            <w:szCs w:val="28"/>
          </w:rPr>
          <w:delText xml:space="preserve"> </w:delText>
        </w:r>
        <w:r w:rsidR="004D710F" w:rsidDel="008B78ED">
          <w:rPr>
            <w:rFonts w:ascii="Cambria" w:hAnsi="Cambria"/>
            <w:sz w:val="28"/>
            <w:szCs w:val="28"/>
          </w:rPr>
          <w:delText>being unfriendly</w:delText>
        </w:r>
      </w:del>
      <w:del w:id="15706" w:author="Claire S" w:date="2026-05-28T11:38:00Z" w16du:dateUtc="2026-05-28T10:38:00Z">
        <w:r w:rsidR="004D710F" w:rsidDel="00CF0396">
          <w:rPr>
            <w:rFonts w:ascii="Cambria" w:hAnsi="Cambria"/>
            <w:sz w:val="28"/>
            <w:szCs w:val="28"/>
          </w:rPr>
          <w:delText>,</w:delText>
        </w:r>
        <w:r w:rsidR="004D710F" w:rsidRPr="004D710F" w:rsidDel="00CF0396">
          <w:rPr>
            <w:rFonts w:ascii="Cambria" w:hAnsi="Cambria"/>
            <w:sz w:val="28"/>
            <w:szCs w:val="28"/>
          </w:rPr>
          <w:delText xml:space="preserve"> </w:delText>
        </w:r>
        <w:r w:rsidR="004D710F" w:rsidDel="00CF0396">
          <w:rPr>
            <w:rFonts w:ascii="Cambria" w:hAnsi="Cambria"/>
            <w:sz w:val="28"/>
            <w:szCs w:val="28"/>
          </w:rPr>
          <w:delText xml:space="preserve">Clara didn’t bother to </w:delText>
        </w:r>
        <w:r w:rsidR="00CB656E" w:rsidDel="00CF0396">
          <w:rPr>
            <w:rFonts w:ascii="Cambria" w:hAnsi="Cambria"/>
            <w:sz w:val="28"/>
            <w:szCs w:val="28"/>
          </w:rPr>
          <w:delText xml:space="preserve">question the </w:delText>
        </w:r>
      </w:del>
      <w:del w:id="15707" w:author="Claire S" w:date="2026-05-22T14:48:00Z" w16du:dateUtc="2026-05-22T13:48:00Z">
        <w:r w:rsidR="00CB656E" w:rsidDel="008B78ED">
          <w:rPr>
            <w:rFonts w:ascii="Cambria" w:hAnsi="Cambria"/>
            <w:sz w:val="28"/>
            <w:szCs w:val="28"/>
          </w:rPr>
          <w:delText>insult</w:delText>
        </w:r>
      </w:del>
      <w:del w:id="15708" w:author="Claire S" w:date="2026-05-28T11:38:00Z" w16du:dateUtc="2026-05-28T10:38:00Z">
        <w:r w:rsidR="004D710F" w:rsidDel="00CF0396">
          <w:rPr>
            <w:rFonts w:ascii="Cambria" w:hAnsi="Cambria"/>
            <w:sz w:val="28"/>
            <w:szCs w:val="28"/>
          </w:rPr>
          <w:delText>.</w:delText>
        </w:r>
        <w:r w:rsidR="001F1CC9" w:rsidDel="00CF0396">
          <w:rPr>
            <w:rFonts w:ascii="Cambria" w:hAnsi="Cambria"/>
            <w:sz w:val="28"/>
            <w:szCs w:val="28"/>
          </w:rPr>
          <w:delText xml:space="preserve"> </w:delText>
        </w:r>
      </w:del>
      <w:del w:id="15709" w:author="Claire S" w:date="2026-05-22T15:05:00Z" w16du:dateUtc="2026-05-22T14:05:00Z">
        <w:r w:rsidR="00CB656E" w:rsidDel="008A77C8">
          <w:rPr>
            <w:rFonts w:ascii="Cambria" w:hAnsi="Cambria"/>
            <w:sz w:val="28"/>
            <w:szCs w:val="28"/>
          </w:rPr>
          <w:delText xml:space="preserve">She was </w:delText>
        </w:r>
        <w:r w:rsidR="00672EB9" w:rsidDel="008A77C8">
          <w:rPr>
            <w:rFonts w:ascii="Cambria" w:hAnsi="Cambria"/>
            <w:sz w:val="28"/>
            <w:szCs w:val="28"/>
          </w:rPr>
          <w:delText xml:space="preserve">still </w:delText>
        </w:r>
        <w:r w:rsidR="001076B4" w:rsidDel="008A77C8">
          <w:rPr>
            <w:rFonts w:ascii="Cambria" w:hAnsi="Cambria"/>
            <w:sz w:val="28"/>
            <w:szCs w:val="28"/>
          </w:rPr>
          <w:delText>worrying</w:delText>
        </w:r>
        <w:r w:rsidR="00672EB9" w:rsidDel="008A77C8">
          <w:rPr>
            <w:rFonts w:ascii="Cambria" w:hAnsi="Cambria"/>
            <w:sz w:val="28"/>
            <w:szCs w:val="28"/>
          </w:rPr>
          <w:delText xml:space="preserve"> about</w:delText>
        </w:r>
        <w:r w:rsidR="00CB656E" w:rsidDel="008A77C8">
          <w:rPr>
            <w:rFonts w:ascii="Cambria" w:hAnsi="Cambria"/>
            <w:sz w:val="28"/>
            <w:szCs w:val="28"/>
          </w:rPr>
          <w:delText xml:space="preserve"> do</w:delText>
        </w:r>
        <w:r w:rsidR="00672EB9" w:rsidDel="008A77C8">
          <w:rPr>
            <w:rFonts w:ascii="Cambria" w:hAnsi="Cambria"/>
            <w:sz w:val="28"/>
            <w:szCs w:val="28"/>
          </w:rPr>
          <w:delText>ing</w:delText>
        </w:r>
        <w:r w:rsidR="00CB656E" w:rsidDel="008A77C8">
          <w:rPr>
            <w:rFonts w:ascii="Cambria" w:hAnsi="Cambria"/>
            <w:sz w:val="28"/>
            <w:szCs w:val="28"/>
          </w:rPr>
          <w:delText xml:space="preserve"> the job properly </w:delText>
        </w:r>
        <w:r w:rsidR="0032249C" w:rsidDel="008A77C8">
          <w:rPr>
            <w:rFonts w:ascii="Cambria" w:hAnsi="Cambria"/>
            <w:sz w:val="28"/>
            <w:szCs w:val="28"/>
          </w:rPr>
          <w:delText>on</w:delText>
        </w:r>
        <w:r w:rsidR="00CB656E" w:rsidDel="008A77C8">
          <w:rPr>
            <w:rFonts w:ascii="Cambria" w:hAnsi="Cambria"/>
            <w:sz w:val="28"/>
            <w:szCs w:val="28"/>
          </w:rPr>
          <w:delText xml:space="preserve"> Rayne’s </w:delText>
        </w:r>
        <w:r w:rsidR="00672EB9" w:rsidDel="008A77C8">
          <w:rPr>
            <w:rFonts w:ascii="Cambria" w:hAnsi="Cambria"/>
            <w:sz w:val="28"/>
            <w:szCs w:val="28"/>
          </w:rPr>
          <w:delText>edits, plus</w:delText>
        </w:r>
      </w:del>
      <w:del w:id="15710" w:author="Claire S" w:date="2026-05-28T11:38:00Z" w16du:dateUtc="2026-05-28T10:38:00Z">
        <w:r w:rsidR="00CB656E" w:rsidDel="00CF0396">
          <w:rPr>
            <w:rFonts w:ascii="Cambria" w:hAnsi="Cambria"/>
            <w:sz w:val="28"/>
            <w:szCs w:val="28"/>
          </w:rPr>
          <w:delText xml:space="preserve"> why she couldn’t find the </w:delText>
        </w:r>
        <w:r w:rsidR="00672EB9" w:rsidDel="00CF0396">
          <w:rPr>
            <w:rFonts w:ascii="Cambria" w:hAnsi="Cambria"/>
            <w:sz w:val="28"/>
            <w:szCs w:val="28"/>
          </w:rPr>
          <w:delText>awful</w:delText>
        </w:r>
        <w:r w:rsidR="00CB656E" w:rsidDel="00CF0396">
          <w:rPr>
            <w:rFonts w:ascii="Cambria" w:hAnsi="Cambria"/>
            <w:sz w:val="28"/>
            <w:szCs w:val="28"/>
          </w:rPr>
          <w:delText xml:space="preserve"> video of Violet</w:delText>
        </w:r>
        <w:r w:rsidR="00672EB9" w:rsidDel="00CF0396">
          <w:rPr>
            <w:rFonts w:ascii="Cambria" w:hAnsi="Cambria"/>
            <w:sz w:val="28"/>
            <w:szCs w:val="28"/>
          </w:rPr>
          <w:delText xml:space="preserve"> she </w:delText>
        </w:r>
        <w:r w:rsidR="00672EB9" w:rsidRPr="00F65F16" w:rsidDel="00CF0396">
          <w:rPr>
            <w:rFonts w:ascii="Cambria" w:hAnsi="Cambria"/>
            <w:i/>
            <w:iCs/>
            <w:sz w:val="28"/>
            <w:szCs w:val="28"/>
          </w:rPr>
          <w:delText>knew</w:delText>
        </w:r>
        <w:r w:rsidR="00672EB9" w:rsidDel="00CF0396">
          <w:rPr>
            <w:rFonts w:ascii="Cambria" w:hAnsi="Cambria"/>
            <w:sz w:val="28"/>
            <w:szCs w:val="28"/>
          </w:rPr>
          <w:delText xml:space="preserve"> she’d received last night</w:delText>
        </w:r>
      </w:del>
      <w:del w:id="15711" w:author="Claire S" w:date="2026-05-22T15:05:00Z" w16du:dateUtc="2026-05-22T14:05:00Z">
        <w:r w:rsidR="00CB656E" w:rsidDel="008A77C8">
          <w:rPr>
            <w:rFonts w:ascii="Cambria" w:hAnsi="Cambria"/>
            <w:sz w:val="28"/>
            <w:szCs w:val="28"/>
          </w:rPr>
          <w:delText>.</w:delText>
        </w:r>
      </w:del>
    </w:p>
    <w:p w14:paraId="30DAA183" w14:textId="1D0BF7A9" w:rsidR="00672EB9" w:rsidDel="00CF0396" w:rsidRDefault="00C96724" w:rsidP="00672EB9">
      <w:pPr>
        <w:spacing w:line="360" w:lineRule="auto"/>
        <w:ind w:firstLine="720"/>
        <w:contextualSpacing/>
        <w:rPr>
          <w:del w:id="15712" w:author="Claire S" w:date="2026-05-28T11:38:00Z" w16du:dateUtc="2026-05-28T10:38:00Z"/>
          <w:rFonts w:ascii="Cambria" w:hAnsi="Cambria"/>
          <w:sz w:val="28"/>
          <w:szCs w:val="28"/>
        </w:rPr>
      </w:pPr>
      <w:del w:id="15713" w:author="Claire S" w:date="2026-05-28T11:38:00Z" w16du:dateUtc="2026-05-28T10:38:00Z">
        <w:r w:rsidDel="00CF0396">
          <w:rPr>
            <w:rFonts w:ascii="Cambria" w:hAnsi="Cambria"/>
            <w:sz w:val="28"/>
            <w:szCs w:val="28"/>
          </w:rPr>
          <w:delText>In the lift,</w:delText>
        </w:r>
        <w:r w:rsidR="00350BBA" w:rsidDel="00CF0396">
          <w:rPr>
            <w:rFonts w:ascii="Cambria" w:hAnsi="Cambria"/>
            <w:sz w:val="28"/>
            <w:szCs w:val="28"/>
          </w:rPr>
          <w:delText xml:space="preserve"> </w:delText>
        </w:r>
        <w:r w:rsidR="00672EB9" w:rsidDel="00CF0396">
          <w:rPr>
            <w:rFonts w:ascii="Cambria" w:hAnsi="Cambria"/>
            <w:sz w:val="28"/>
            <w:szCs w:val="28"/>
          </w:rPr>
          <w:delText>Clara</w:delText>
        </w:r>
        <w:r w:rsidR="001B749D" w:rsidDel="00CF0396">
          <w:rPr>
            <w:rFonts w:ascii="Cambria" w:hAnsi="Cambria"/>
            <w:sz w:val="28"/>
            <w:szCs w:val="28"/>
          </w:rPr>
          <w:delText xml:space="preserve"> </w:delText>
        </w:r>
        <w:r w:rsidDel="00CF0396">
          <w:rPr>
            <w:rFonts w:ascii="Cambria" w:hAnsi="Cambria"/>
            <w:sz w:val="28"/>
            <w:szCs w:val="28"/>
          </w:rPr>
          <w:delText xml:space="preserve">searched her phone </w:delText>
        </w:r>
        <w:r w:rsidR="00C578A7" w:rsidDel="00CF0396">
          <w:rPr>
            <w:rFonts w:ascii="Cambria" w:hAnsi="Cambria"/>
            <w:sz w:val="28"/>
            <w:szCs w:val="28"/>
          </w:rPr>
          <w:delText xml:space="preserve">yet </w:delText>
        </w:r>
        <w:r w:rsidDel="00CF0396">
          <w:rPr>
            <w:rFonts w:ascii="Cambria" w:hAnsi="Cambria"/>
            <w:sz w:val="28"/>
            <w:szCs w:val="28"/>
          </w:rPr>
          <w:delText>again</w:delText>
        </w:r>
        <w:r w:rsidR="00813481" w:rsidDel="00CF0396">
          <w:rPr>
            <w:rFonts w:ascii="Cambria" w:hAnsi="Cambria"/>
            <w:sz w:val="28"/>
            <w:szCs w:val="28"/>
          </w:rPr>
          <w:delText>,</w:delText>
        </w:r>
        <w:r w:rsidDel="00CF0396">
          <w:rPr>
            <w:rFonts w:ascii="Cambria" w:hAnsi="Cambria"/>
            <w:sz w:val="28"/>
            <w:szCs w:val="28"/>
          </w:rPr>
          <w:delText xml:space="preserve"> </w:delText>
        </w:r>
        <w:r w:rsidR="00813481" w:rsidDel="00CF0396">
          <w:rPr>
            <w:rFonts w:ascii="Cambria" w:hAnsi="Cambria"/>
            <w:sz w:val="28"/>
            <w:szCs w:val="28"/>
          </w:rPr>
          <w:delText>desperately</w:delText>
        </w:r>
        <w:r w:rsidDel="00CF0396">
          <w:rPr>
            <w:rFonts w:ascii="Cambria" w:hAnsi="Cambria"/>
            <w:sz w:val="28"/>
            <w:szCs w:val="28"/>
          </w:rPr>
          <w:delText xml:space="preserve"> trying to locate the clip. But </w:delText>
        </w:r>
      </w:del>
      <w:del w:id="15714" w:author="Claire S" w:date="2026-05-22T15:06:00Z" w16du:dateUtc="2026-05-22T14:06:00Z">
        <w:r w:rsidDel="00B051B1">
          <w:rPr>
            <w:rFonts w:ascii="Cambria" w:hAnsi="Cambria"/>
            <w:sz w:val="28"/>
            <w:szCs w:val="28"/>
          </w:rPr>
          <w:delText xml:space="preserve">not only could she not find it, </w:delText>
        </w:r>
      </w:del>
      <w:del w:id="15715" w:author="Claire S" w:date="2026-05-28T11:38:00Z" w16du:dateUtc="2026-05-28T10:38:00Z">
        <w:r w:rsidR="00C578A7" w:rsidDel="00CF0396">
          <w:rPr>
            <w:rFonts w:ascii="Cambria" w:hAnsi="Cambria"/>
            <w:sz w:val="28"/>
            <w:szCs w:val="28"/>
          </w:rPr>
          <w:delText xml:space="preserve">it didn’t </w:delText>
        </w:r>
        <w:r w:rsidDel="00CF0396">
          <w:rPr>
            <w:rFonts w:ascii="Cambria" w:hAnsi="Cambria"/>
            <w:sz w:val="28"/>
            <w:szCs w:val="28"/>
          </w:rPr>
          <w:delText>even</w:delText>
        </w:r>
        <w:r w:rsidR="00446D8E" w:rsidDel="00CF0396">
          <w:rPr>
            <w:rFonts w:ascii="Cambria" w:hAnsi="Cambria"/>
            <w:sz w:val="28"/>
            <w:szCs w:val="28"/>
          </w:rPr>
          <w:delText xml:space="preserve"> </w:delText>
        </w:r>
        <w:r w:rsidR="00C578A7" w:rsidDel="00CF0396">
          <w:rPr>
            <w:rFonts w:ascii="Cambria" w:hAnsi="Cambria"/>
            <w:sz w:val="28"/>
            <w:szCs w:val="28"/>
          </w:rPr>
          <w:delText>seem to be</w:delText>
        </w:r>
        <w:r w:rsidR="00446D8E" w:rsidDel="00CF0396">
          <w:rPr>
            <w:rFonts w:ascii="Cambria" w:hAnsi="Cambria"/>
            <w:sz w:val="28"/>
            <w:szCs w:val="28"/>
          </w:rPr>
          <w:delText xml:space="preserve"> in her history</w:delText>
        </w:r>
        <w:r w:rsidR="00C578A7" w:rsidDel="00CF0396">
          <w:rPr>
            <w:rFonts w:ascii="Cambria" w:hAnsi="Cambria"/>
            <w:sz w:val="28"/>
            <w:szCs w:val="28"/>
          </w:rPr>
          <w:delText xml:space="preserve">.  Honestly, </w:delText>
        </w:r>
        <w:r w:rsidR="007F7742" w:rsidDel="00CF0396">
          <w:rPr>
            <w:rFonts w:ascii="Cambria" w:hAnsi="Cambria"/>
            <w:sz w:val="28"/>
            <w:szCs w:val="28"/>
          </w:rPr>
          <w:delText>Clara</w:delText>
        </w:r>
        <w:r w:rsidDel="00CF0396">
          <w:rPr>
            <w:rFonts w:ascii="Cambria" w:hAnsi="Cambria"/>
            <w:sz w:val="28"/>
            <w:szCs w:val="28"/>
          </w:rPr>
          <w:delText xml:space="preserve"> </w:delText>
        </w:r>
        <w:r w:rsidR="009B5E6D" w:rsidDel="00CF0396">
          <w:rPr>
            <w:rFonts w:ascii="Cambria" w:hAnsi="Cambria"/>
            <w:sz w:val="28"/>
            <w:szCs w:val="28"/>
          </w:rPr>
          <w:delText>thought, leaning against the lift wall</w:delText>
        </w:r>
      </w:del>
      <w:del w:id="15716" w:author="Claire S" w:date="2026-05-22T15:06:00Z" w16du:dateUtc="2026-05-22T14:06:00Z">
        <w:r w:rsidR="009B5E6D" w:rsidDel="00B051B1">
          <w:rPr>
            <w:rFonts w:ascii="Cambria" w:hAnsi="Cambria"/>
            <w:sz w:val="28"/>
            <w:szCs w:val="28"/>
          </w:rPr>
          <w:delText>, she</w:delText>
        </w:r>
      </w:del>
      <w:del w:id="15717" w:author="Claire S" w:date="2026-05-28T11:38:00Z" w16du:dateUtc="2026-05-28T10:38:00Z">
        <w:r w:rsidR="009B5E6D" w:rsidDel="00CF0396">
          <w:rPr>
            <w:rFonts w:ascii="Cambria" w:hAnsi="Cambria"/>
            <w:sz w:val="28"/>
            <w:szCs w:val="28"/>
          </w:rPr>
          <w:delText xml:space="preserve"> </w:delText>
        </w:r>
        <w:r w:rsidDel="00CF0396">
          <w:rPr>
            <w:rFonts w:ascii="Cambria" w:hAnsi="Cambria"/>
            <w:sz w:val="28"/>
            <w:szCs w:val="28"/>
          </w:rPr>
          <w:delText>felt a bit like she was going mad</w:delText>
        </w:r>
        <w:r w:rsidR="00446D8E" w:rsidDel="00CF0396">
          <w:rPr>
            <w:rFonts w:ascii="Cambria" w:hAnsi="Cambria"/>
            <w:sz w:val="28"/>
            <w:szCs w:val="28"/>
          </w:rPr>
          <w:delText xml:space="preserve">. </w:delText>
        </w:r>
        <w:r w:rsidR="00827E67" w:rsidDel="00CF0396">
          <w:rPr>
            <w:rFonts w:ascii="Cambria" w:hAnsi="Cambria"/>
            <w:sz w:val="28"/>
            <w:szCs w:val="28"/>
          </w:rPr>
          <w:delText xml:space="preserve">The fact she’d told DS Addo and Ruth Langley about </w:delText>
        </w:r>
        <w:r w:rsidR="00C578A7" w:rsidDel="00CF0396">
          <w:rPr>
            <w:rFonts w:ascii="Cambria" w:hAnsi="Cambria"/>
            <w:sz w:val="28"/>
            <w:szCs w:val="28"/>
          </w:rPr>
          <w:delText>th</w:delText>
        </w:r>
        <w:r w:rsidR="00E03CA0" w:rsidDel="00CF0396">
          <w:rPr>
            <w:rFonts w:ascii="Cambria" w:hAnsi="Cambria"/>
            <w:sz w:val="28"/>
            <w:szCs w:val="28"/>
          </w:rPr>
          <w:delText>e footage</w:delText>
        </w:r>
        <w:r w:rsidR="009B5E6D" w:rsidDel="00CF0396">
          <w:rPr>
            <w:rFonts w:ascii="Cambria" w:hAnsi="Cambria"/>
            <w:sz w:val="28"/>
            <w:szCs w:val="28"/>
          </w:rPr>
          <w:delText>,</w:delText>
        </w:r>
        <w:r w:rsidR="007F7742" w:rsidDel="00CF0396">
          <w:rPr>
            <w:rFonts w:ascii="Cambria" w:hAnsi="Cambria"/>
            <w:sz w:val="28"/>
            <w:szCs w:val="28"/>
          </w:rPr>
          <w:delText xml:space="preserve"> but there’d been</w:delText>
        </w:r>
        <w:r w:rsidR="00827E67" w:rsidDel="00CF0396">
          <w:rPr>
            <w:rFonts w:ascii="Cambria" w:hAnsi="Cambria"/>
            <w:sz w:val="28"/>
            <w:szCs w:val="28"/>
          </w:rPr>
          <w:delText xml:space="preserve"> no evidence</w:delText>
        </w:r>
      </w:del>
      <w:del w:id="15718" w:author="Claire S" w:date="2026-05-22T15:06:00Z" w16du:dateUtc="2026-05-22T14:06:00Z">
        <w:r w:rsidR="00827E67" w:rsidDel="000E6D5E">
          <w:rPr>
            <w:rFonts w:ascii="Cambria" w:hAnsi="Cambria"/>
            <w:sz w:val="28"/>
            <w:szCs w:val="28"/>
          </w:rPr>
          <w:delText xml:space="preserve"> </w:delText>
        </w:r>
      </w:del>
      <w:del w:id="15719" w:author="Claire S" w:date="2026-05-28T11:38:00Z" w16du:dateUtc="2026-05-28T10:38:00Z">
        <w:r w:rsidR="00827E67" w:rsidDel="00CF0396">
          <w:rPr>
            <w:rFonts w:ascii="Cambria" w:hAnsi="Cambria"/>
            <w:sz w:val="28"/>
            <w:szCs w:val="28"/>
          </w:rPr>
          <w:delText xml:space="preserve">made her look </w:delText>
        </w:r>
      </w:del>
      <w:del w:id="15720" w:author="Claire S" w:date="2026-05-22T15:07:00Z" w16du:dateUtc="2026-05-22T14:07:00Z">
        <w:r w:rsidR="007F7742" w:rsidDel="000E6D5E">
          <w:rPr>
            <w:rFonts w:ascii="Cambria" w:hAnsi="Cambria"/>
            <w:sz w:val="28"/>
            <w:szCs w:val="28"/>
          </w:rPr>
          <w:delText xml:space="preserve">either </w:delText>
        </w:r>
      </w:del>
      <w:del w:id="15721" w:author="Claire S" w:date="2026-05-28T11:38:00Z" w16du:dateUtc="2026-05-28T10:38:00Z">
        <w:r w:rsidR="007F7742" w:rsidDel="00CF0396">
          <w:rPr>
            <w:rFonts w:ascii="Cambria" w:hAnsi="Cambria"/>
            <w:sz w:val="28"/>
            <w:szCs w:val="28"/>
          </w:rPr>
          <w:delText>stupid, or like</w:delText>
        </w:r>
        <w:r w:rsidR="00827E67" w:rsidDel="00CF0396">
          <w:rPr>
            <w:rFonts w:ascii="Cambria" w:hAnsi="Cambria"/>
            <w:sz w:val="28"/>
            <w:szCs w:val="28"/>
          </w:rPr>
          <w:delText xml:space="preserve"> a liar.</w:delText>
        </w:r>
        <w:r w:rsidR="00897B97" w:rsidDel="00CF0396">
          <w:rPr>
            <w:rFonts w:ascii="Cambria" w:hAnsi="Cambria"/>
            <w:sz w:val="28"/>
            <w:szCs w:val="28"/>
          </w:rPr>
          <w:delText xml:space="preserve"> </w:delText>
        </w:r>
      </w:del>
    </w:p>
    <w:p w14:paraId="31A31053" w14:textId="7341D5F1" w:rsidR="0071551D" w:rsidDel="00CF0396" w:rsidRDefault="00E32B4D" w:rsidP="00897B97">
      <w:pPr>
        <w:spacing w:line="360" w:lineRule="auto"/>
        <w:ind w:firstLine="720"/>
        <w:contextualSpacing/>
        <w:rPr>
          <w:del w:id="15722" w:author="Claire S" w:date="2026-05-28T11:38:00Z" w16du:dateUtc="2026-05-28T10:38:00Z"/>
          <w:rFonts w:ascii="Cambria" w:hAnsi="Cambria"/>
          <w:sz w:val="28"/>
          <w:szCs w:val="28"/>
        </w:rPr>
      </w:pPr>
      <w:del w:id="15723" w:author="Claire S" w:date="2026-05-28T11:38:00Z" w16du:dateUtc="2026-05-28T10:38:00Z">
        <w:r w:rsidDel="00CF0396">
          <w:rPr>
            <w:rFonts w:ascii="Cambria" w:hAnsi="Cambria"/>
            <w:sz w:val="28"/>
            <w:szCs w:val="28"/>
          </w:rPr>
          <w:delText xml:space="preserve">But </w:delText>
        </w:r>
        <w:r w:rsidR="007F7742" w:rsidDel="00CF0396">
          <w:rPr>
            <w:rFonts w:ascii="Cambria" w:hAnsi="Cambria"/>
            <w:sz w:val="28"/>
            <w:szCs w:val="28"/>
          </w:rPr>
          <w:delText>the one thing</w:delText>
        </w:r>
        <w:r w:rsidDel="00CF0396">
          <w:rPr>
            <w:rFonts w:ascii="Cambria" w:hAnsi="Cambria"/>
            <w:sz w:val="28"/>
            <w:szCs w:val="28"/>
          </w:rPr>
          <w:delText xml:space="preserve"> she </w:delText>
        </w:r>
        <w:r w:rsidRPr="001F1CC9" w:rsidDel="00CF0396">
          <w:rPr>
            <w:rFonts w:ascii="Cambria" w:hAnsi="Cambria"/>
            <w:i/>
            <w:iCs/>
            <w:sz w:val="28"/>
            <w:szCs w:val="28"/>
          </w:rPr>
          <w:delText>could</w:delText>
        </w:r>
        <w:r w:rsidDel="00CF0396">
          <w:rPr>
            <w:rFonts w:ascii="Cambria" w:hAnsi="Cambria"/>
            <w:sz w:val="28"/>
            <w:szCs w:val="28"/>
          </w:rPr>
          <w:delText xml:space="preserve"> see was the footage of Savannah and ‘someone’ </w:delText>
        </w:r>
        <w:r w:rsidR="007F7742" w:rsidDel="00CF0396">
          <w:rPr>
            <w:rFonts w:ascii="Cambria" w:hAnsi="Cambria"/>
            <w:sz w:val="28"/>
            <w:szCs w:val="28"/>
          </w:rPr>
          <w:delText xml:space="preserve">being shared </w:delText>
        </w:r>
        <w:r w:rsidDel="00CF0396">
          <w:rPr>
            <w:rFonts w:ascii="Cambria" w:hAnsi="Cambria"/>
            <w:sz w:val="28"/>
            <w:szCs w:val="28"/>
          </w:rPr>
          <w:delText xml:space="preserve">on her work WhatsApp group. </w:delText>
        </w:r>
      </w:del>
    </w:p>
    <w:p w14:paraId="5085FA33" w14:textId="4E8E14EA" w:rsidR="007F7742" w:rsidDel="00142AEE" w:rsidRDefault="007F7742" w:rsidP="00897B97">
      <w:pPr>
        <w:spacing w:line="360" w:lineRule="auto"/>
        <w:ind w:firstLine="720"/>
        <w:contextualSpacing/>
        <w:rPr>
          <w:del w:id="15724" w:author="Claire S" w:date="2026-05-21T12:22:00Z" w16du:dateUtc="2026-05-21T11:22:00Z"/>
          <w:rFonts w:ascii="Cambria" w:hAnsi="Cambria"/>
          <w:sz w:val="28"/>
          <w:szCs w:val="28"/>
        </w:rPr>
      </w:pPr>
      <w:commentRangeStart w:id="15725"/>
      <w:del w:id="15726" w:author="Claire S" w:date="2026-05-21T12:22:00Z" w16du:dateUtc="2026-05-21T11:22:00Z">
        <w:r w:rsidDel="00142AEE">
          <w:rPr>
            <w:rFonts w:ascii="Cambria" w:hAnsi="Cambria"/>
            <w:sz w:val="28"/>
            <w:szCs w:val="28"/>
          </w:rPr>
          <w:delText>If she wasn’t mistaken</w:delText>
        </w:r>
        <w:r w:rsidR="003509D4" w:rsidDel="00142AEE">
          <w:rPr>
            <w:rFonts w:ascii="Cambria" w:hAnsi="Cambria"/>
            <w:sz w:val="28"/>
            <w:szCs w:val="28"/>
          </w:rPr>
          <w:delText>, the man in shot</w:delText>
        </w:r>
        <w:r w:rsidDel="00142AEE">
          <w:rPr>
            <w:rFonts w:ascii="Cambria" w:hAnsi="Cambria"/>
            <w:sz w:val="28"/>
            <w:szCs w:val="28"/>
          </w:rPr>
          <w:delText xml:space="preserve"> looked </w:delText>
        </w:r>
        <w:r w:rsidR="0093137F" w:rsidDel="00142AEE">
          <w:rPr>
            <w:rFonts w:ascii="Cambria" w:hAnsi="Cambria"/>
            <w:sz w:val="28"/>
            <w:szCs w:val="28"/>
          </w:rPr>
          <w:delText>rather</w:delText>
        </w:r>
        <w:r w:rsidR="003509D4" w:rsidDel="00142AEE">
          <w:rPr>
            <w:rFonts w:ascii="Cambria" w:hAnsi="Cambria"/>
            <w:sz w:val="28"/>
            <w:szCs w:val="28"/>
          </w:rPr>
          <w:delText xml:space="preserve"> </w:delText>
        </w:r>
        <w:r w:rsidDel="00142AEE">
          <w:rPr>
            <w:rFonts w:ascii="Cambria" w:hAnsi="Cambria"/>
            <w:sz w:val="28"/>
            <w:szCs w:val="28"/>
          </w:rPr>
          <w:delText>like</w:delText>
        </w:r>
        <w:r w:rsidR="009971D1" w:rsidDel="00142AEE">
          <w:rPr>
            <w:rFonts w:ascii="Cambria" w:hAnsi="Cambria"/>
            <w:sz w:val="28"/>
            <w:szCs w:val="28"/>
          </w:rPr>
          <w:delText xml:space="preserve"> the man she’d just met: </w:delText>
        </w:r>
        <w:r w:rsidR="00A42B35" w:rsidDel="00142AEE">
          <w:rPr>
            <w:rFonts w:ascii="Cambria" w:hAnsi="Cambria"/>
            <w:sz w:val="28"/>
            <w:szCs w:val="28"/>
          </w:rPr>
          <w:delText xml:space="preserve">the hunky </w:delText>
        </w:r>
        <w:r w:rsidR="009971D1" w:rsidDel="00142AEE">
          <w:rPr>
            <w:rFonts w:ascii="Cambria" w:hAnsi="Cambria"/>
            <w:sz w:val="28"/>
            <w:szCs w:val="28"/>
          </w:rPr>
          <w:delText>Mr</w:delText>
        </w:r>
        <w:r w:rsidDel="00142AEE">
          <w:rPr>
            <w:rFonts w:ascii="Cambria" w:hAnsi="Cambria"/>
            <w:sz w:val="28"/>
            <w:szCs w:val="28"/>
          </w:rPr>
          <w:delText xml:space="preserve"> J</w:delText>
        </w:r>
        <w:r w:rsidR="003509D4" w:rsidDel="00142AEE">
          <w:rPr>
            <w:rFonts w:ascii="Cambria" w:hAnsi="Cambria"/>
            <w:sz w:val="28"/>
            <w:szCs w:val="28"/>
          </w:rPr>
          <w:delText xml:space="preserve">ackson </w:delText>
        </w:r>
        <w:r w:rsidDel="00142AEE">
          <w:rPr>
            <w:rFonts w:ascii="Cambria" w:hAnsi="Cambria"/>
            <w:sz w:val="28"/>
            <w:szCs w:val="28"/>
          </w:rPr>
          <w:delText>R</w:delText>
        </w:r>
        <w:r w:rsidR="003509D4" w:rsidDel="00142AEE">
          <w:rPr>
            <w:rFonts w:ascii="Cambria" w:hAnsi="Cambria"/>
            <w:sz w:val="28"/>
            <w:szCs w:val="28"/>
          </w:rPr>
          <w:delText>ayne</w:delText>
        </w:r>
        <w:r w:rsidR="00F472A0" w:rsidDel="00142AEE">
          <w:rPr>
            <w:rFonts w:ascii="Cambria" w:hAnsi="Cambria"/>
            <w:sz w:val="28"/>
            <w:szCs w:val="28"/>
          </w:rPr>
          <w:delText xml:space="preserve"> – and another </w:delText>
        </w:r>
        <w:r w:rsidR="003643A7" w:rsidDel="00142AEE">
          <w:rPr>
            <w:rFonts w:ascii="Cambria" w:hAnsi="Cambria"/>
            <w:sz w:val="28"/>
            <w:szCs w:val="28"/>
          </w:rPr>
          <w:delText xml:space="preserve">of her </w:delText>
        </w:r>
        <w:r w:rsidR="003A1895" w:rsidDel="00142AEE">
          <w:rPr>
            <w:rFonts w:ascii="Cambria" w:hAnsi="Cambria"/>
            <w:sz w:val="28"/>
            <w:szCs w:val="28"/>
          </w:rPr>
          <w:delText>peer</w:delText>
        </w:r>
        <w:r w:rsidR="003643A7" w:rsidDel="00142AEE">
          <w:rPr>
            <w:rFonts w:ascii="Cambria" w:hAnsi="Cambria"/>
            <w:sz w:val="28"/>
            <w:szCs w:val="28"/>
          </w:rPr>
          <w:delText>s</w:delText>
        </w:r>
        <w:r w:rsidR="00F472A0" w:rsidDel="00142AEE">
          <w:rPr>
            <w:rFonts w:ascii="Cambria" w:hAnsi="Cambria"/>
            <w:sz w:val="28"/>
            <w:szCs w:val="28"/>
          </w:rPr>
          <w:delText xml:space="preserve"> on the List.</w:delText>
        </w:r>
        <w:commentRangeEnd w:id="15725"/>
        <w:r w:rsidR="006E2632" w:rsidDel="00142AEE">
          <w:rPr>
            <w:rStyle w:val="CommentReference"/>
            <w:rFonts w:ascii="Cambria" w:hAnsi="Cambria"/>
            <w:sz w:val="28"/>
            <w:szCs w:val="28"/>
          </w:rPr>
          <w:commentReference w:id="15725"/>
        </w:r>
      </w:del>
    </w:p>
    <w:p w14:paraId="5EF31712" w14:textId="3FB9777C" w:rsidR="00812B29" w:rsidDel="00CF0396" w:rsidRDefault="00812B29" w:rsidP="004001F6">
      <w:pPr>
        <w:spacing w:line="360" w:lineRule="auto"/>
        <w:contextualSpacing/>
        <w:rPr>
          <w:del w:id="15727" w:author="Claire S" w:date="2026-05-28T11:38:00Z" w16du:dateUtc="2026-05-28T10:38:00Z"/>
          <w:rFonts w:ascii="Cambria" w:hAnsi="Cambria"/>
          <w:b/>
          <w:bCs/>
          <w:sz w:val="28"/>
          <w:szCs w:val="28"/>
        </w:rPr>
      </w:pPr>
    </w:p>
    <w:p w14:paraId="715AC39E" w14:textId="4929B054" w:rsidR="00812B29" w:rsidDel="00CF0396" w:rsidRDefault="00812B29" w:rsidP="004001F6">
      <w:pPr>
        <w:spacing w:line="360" w:lineRule="auto"/>
        <w:contextualSpacing/>
        <w:rPr>
          <w:del w:id="15728" w:author="Claire S" w:date="2026-05-28T11:38:00Z" w16du:dateUtc="2026-05-28T10:38:00Z"/>
          <w:rFonts w:ascii="Cambria" w:hAnsi="Cambria"/>
          <w:b/>
          <w:bCs/>
          <w:sz w:val="28"/>
          <w:szCs w:val="28"/>
        </w:rPr>
      </w:pPr>
    </w:p>
    <w:p w14:paraId="69504ED4" w14:textId="5F5E7003" w:rsidR="00812B29" w:rsidDel="00CF0396" w:rsidRDefault="00812B29" w:rsidP="004001F6">
      <w:pPr>
        <w:spacing w:line="360" w:lineRule="auto"/>
        <w:contextualSpacing/>
        <w:rPr>
          <w:del w:id="15729" w:author="Claire S" w:date="2026-05-28T11:38:00Z" w16du:dateUtc="2026-05-28T10:38:00Z"/>
          <w:rFonts w:ascii="Cambria" w:hAnsi="Cambria"/>
          <w:b/>
          <w:bCs/>
          <w:sz w:val="28"/>
          <w:szCs w:val="28"/>
        </w:rPr>
      </w:pPr>
    </w:p>
    <w:p w14:paraId="4651DD88" w14:textId="7F1ACD7B" w:rsidR="00812B29" w:rsidDel="009A5C0B" w:rsidRDefault="00812B29" w:rsidP="004001F6">
      <w:pPr>
        <w:spacing w:line="360" w:lineRule="auto"/>
        <w:contextualSpacing/>
        <w:rPr>
          <w:del w:id="15730" w:author="Claire S" w:date="2026-05-28T13:23:00Z" w16du:dateUtc="2026-05-28T12:23:00Z"/>
          <w:rFonts w:ascii="Cambria" w:hAnsi="Cambria"/>
          <w:b/>
          <w:bCs/>
          <w:sz w:val="28"/>
          <w:szCs w:val="28"/>
        </w:rPr>
      </w:pPr>
    </w:p>
    <w:p w14:paraId="6DF59B15" w14:textId="185D90BC" w:rsidR="00812B29" w:rsidDel="000E6D5E" w:rsidRDefault="00812B29" w:rsidP="004001F6">
      <w:pPr>
        <w:spacing w:line="360" w:lineRule="auto"/>
        <w:contextualSpacing/>
        <w:rPr>
          <w:del w:id="15731" w:author="Claire S" w:date="2026-05-22T15:07:00Z" w16du:dateUtc="2026-05-22T14:07:00Z"/>
          <w:rFonts w:ascii="Cambria" w:hAnsi="Cambria"/>
          <w:b/>
          <w:bCs/>
          <w:sz w:val="28"/>
          <w:szCs w:val="28"/>
        </w:rPr>
      </w:pPr>
    </w:p>
    <w:p w14:paraId="225B11BC" w14:textId="77777777" w:rsidR="00812B29" w:rsidDel="0071551D" w:rsidRDefault="00812B29" w:rsidP="004001F6">
      <w:pPr>
        <w:spacing w:line="360" w:lineRule="auto"/>
        <w:contextualSpacing/>
        <w:rPr>
          <w:del w:id="15732" w:author="Claire S" w:date="2026-05-21T15:37:00Z" w16du:dateUtc="2026-05-21T14:37:00Z"/>
          <w:rFonts w:ascii="Cambria" w:hAnsi="Cambria"/>
          <w:b/>
          <w:bCs/>
          <w:sz w:val="28"/>
          <w:szCs w:val="28"/>
        </w:rPr>
      </w:pPr>
    </w:p>
    <w:p w14:paraId="7307989B" w14:textId="77777777" w:rsidR="00812B29" w:rsidDel="00B35D72" w:rsidRDefault="00812B29" w:rsidP="004001F6">
      <w:pPr>
        <w:spacing w:line="360" w:lineRule="auto"/>
        <w:contextualSpacing/>
        <w:rPr>
          <w:del w:id="15733" w:author="Claire S" w:date="2026-05-21T12:27:00Z" w16du:dateUtc="2026-05-21T11:27:00Z"/>
          <w:rFonts w:ascii="Cambria" w:hAnsi="Cambria"/>
          <w:b/>
          <w:bCs/>
          <w:sz w:val="28"/>
          <w:szCs w:val="28"/>
        </w:rPr>
      </w:pPr>
    </w:p>
    <w:p w14:paraId="27B2CFC7" w14:textId="5886462D" w:rsidR="00812B29" w:rsidDel="000E6D5E" w:rsidRDefault="00812B29" w:rsidP="004001F6">
      <w:pPr>
        <w:spacing w:line="360" w:lineRule="auto"/>
        <w:contextualSpacing/>
        <w:rPr>
          <w:del w:id="15734" w:author="Claire S" w:date="2026-05-22T15:07:00Z" w16du:dateUtc="2026-05-22T14:07:00Z"/>
          <w:rFonts w:ascii="Cambria" w:hAnsi="Cambria"/>
          <w:b/>
          <w:bCs/>
          <w:sz w:val="28"/>
          <w:szCs w:val="28"/>
        </w:rPr>
      </w:pPr>
    </w:p>
    <w:p w14:paraId="68F10AF8" w14:textId="26B17C46" w:rsidR="00812B29" w:rsidDel="00142AEE" w:rsidRDefault="00812B29" w:rsidP="004001F6">
      <w:pPr>
        <w:spacing w:line="360" w:lineRule="auto"/>
        <w:contextualSpacing/>
        <w:rPr>
          <w:del w:id="15735" w:author="Claire S" w:date="2026-05-21T12:23:00Z" w16du:dateUtc="2026-05-21T11:23:00Z"/>
          <w:rFonts w:ascii="Cambria" w:hAnsi="Cambria"/>
          <w:b/>
          <w:bCs/>
          <w:sz w:val="28"/>
          <w:szCs w:val="28"/>
        </w:rPr>
      </w:pPr>
    </w:p>
    <w:p w14:paraId="3AFD1624" w14:textId="01F94AD9" w:rsidR="00812B29" w:rsidDel="00142AEE" w:rsidRDefault="00812B29" w:rsidP="004001F6">
      <w:pPr>
        <w:spacing w:line="360" w:lineRule="auto"/>
        <w:contextualSpacing/>
        <w:rPr>
          <w:del w:id="15736" w:author="Claire S" w:date="2026-05-21T12:23:00Z" w16du:dateUtc="2026-05-21T11:23:00Z"/>
          <w:rFonts w:ascii="Cambria" w:hAnsi="Cambria"/>
          <w:b/>
          <w:bCs/>
          <w:sz w:val="28"/>
          <w:szCs w:val="28"/>
        </w:rPr>
      </w:pPr>
    </w:p>
    <w:p w14:paraId="37B1664D" w14:textId="53B909E6" w:rsidR="00812B29" w:rsidDel="00142AEE" w:rsidRDefault="00812B29" w:rsidP="004001F6">
      <w:pPr>
        <w:spacing w:line="360" w:lineRule="auto"/>
        <w:contextualSpacing/>
        <w:rPr>
          <w:del w:id="15737" w:author="Claire S" w:date="2026-05-21T12:23:00Z" w16du:dateUtc="2026-05-21T11:23:00Z"/>
          <w:rFonts w:ascii="Cambria" w:hAnsi="Cambria"/>
          <w:b/>
          <w:bCs/>
          <w:sz w:val="28"/>
          <w:szCs w:val="28"/>
        </w:rPr>
      </w:pPr>
    </w:p>
    <w:p w14:paraId="5BC76776" w14:textId="7CBD96B1" w:rsidR="00812B29" w:rsidDel="00142AEE" w:rsidRDefault="00812B29" w:rsidP="004001F6">
      <w:pPr>
        <w:spacing w:line="360" w:lineRule="auto"/>
        <w:contextualSpacing/>
        <w:rPr>
          <w:del w:id="15738" w:author="Claire S" w:date="2026-05-21T12:23:00Z" w16du:dateUtc="2026-05-21T11:23:00Z"/>
          <w:rFonts w:ascii="Cambria" w:hAnsi="Cambria"/>
          <w:b/>
          <w:bCs/>
          <w:sz w:val="28"/>
          <w:szCs w:val="28"/>
        </w:rPr>
      </w:pPr>
    </w:p>
    <w:p w14:paraId="1E9126D7" w14:textId="104B08DA" w:rsidR="00812B29" w:rsidDel="00142AEE" w:rsidRDefault="00812B29" w:rsidP="004001F6">
      <w:pPr>
        <w:spacing w:line="360" w:lineRule="auto"/>
        <w:contextualSpacing/>
        <w:rPr>
          <w:del w:id="15739" w:author="Claire S" w:date="2026-05-21T12:23:00Z" w16du:dateUtc="2026-05-21T11:23:00Z"/>
          <w:rFonts w:ascii="Cambria" w:hAnsi="Cambria"/>
          <w:b/>
          <w:bCs/>
          <w:sz w:val="28"/>
          <w:szCs w:val="28"/>
        </w:rPr>
      </w:pPr>
    </w:p>
    <w:p w14:paraId="2A8901B7" w14:textId="299F531C" w:rsidR="00812B29" w:rsidDel="00142AEE" w:rsidRDefault="00812B29" w:rsidP="004001F6">
      <w:pPr>
        <w:spacing w:line="360" w:lineRule="auto"/>
        <w:contextualSpacing/>
        <w:rPr>
          <w:del w:id="15740" w:author="Claire S" w:date="2026-05-21T12:23:00Z" w16du:dateUtc="2026-05-21T11:23:00Z"/>
          <w:rFonts w:ascii="Cambria" w:hAnsi="Cambria"/>
          <w:b/>
          <w:bCs/>
          <w:sz w:val="28"/>
          <w:szCs w:val="28"/>
        </w:rPr>
      </w:pPr>
    </w:p>
    <w:p w14:paraId="38880AD9" w14:textId="604430B0" w:rsidR="00812B29" w:rsidDel="00142AEE" w:rsidRDefault="00812B29" w:rsidP="004001F6">
      <w:pPr>
        <w:spacing w:line="360" w:lineRule="auto"/>
        <w:contextualSpacing/>
        <w:rPr>
          <w:del w:id="15741" w:author="Claire S" w:date="2026-05-21T12:23:00Z" w16du:dateUtc="2026-05-21T11:23:00Z"/>
          <w:rFonts w:ascii="Cambria" w:hAnsi="Cambria"/>
          <w:b/>
          <w:bCs/>
          <w:sz w:val="28"/>
          <w:szCs w:val="28"/>
        </w:rPr>
      </w:pPr>
    </w:p>
    <w:p w14:paraId="34FBA917" w14:textId="3C53239B" w:rsidR="009D0495" w:rsidRDefault="004001F6" w:rsidP="004001F6">
      <w:pPr>
        <w:spacing w:line="360" w:lineRule="auto"/>
        <w:contextualSpacing/>
        <w:rPr>
          <w:rFonts w:ascii="Cambria" w:hAnsi="Cambria"/>
          <w:b/>
          <w:bCs/>
          <w:sz w:val="28"/>
          <w:szCs w:val="28"/>
        </w:rPr>
      </w:pPr>
      <w:r w:rsidRPr="00213832">
        <w:rPr>
          <w:rFonts w:ascii="Cambria" w:hAnsi="Cambria"/>
          <w:b/>
          <w:bCs/>
          <w:sz w:val="28"/>
          <w:szCs w:val="28"/>
        </w:rPr>
        <w:t xml:space="preserve">CHAPTER </w:t>
      </w:r>
      <w:del w:id="15742" w:author="Daisy Watt" w:date="2026-06-22T22:13:00Z" w16du:dateUtc="2026-06-22T20:13:00Z">
        <w:r w:rsidR="00A12731">
          <w:rPr>
            <w:rFonts w:ascii="Cambria" w:hAnsi="Cambria"/>
            <w:b/>
            <w:bCs/>
            <w:sz w:val="28"/>
            <w:szCs w:val="28"/>
          </w:rPr>
          <w:delText>41</w:delText>
        </w:r>
      </w:del>
      <w:ins w:id="15743" w:author="Daisy Watt" w:date="2026-06-22T22:13:00Z" w16du:dateUtc="2026-06-22T20:13:00Z">
        <w:del w:id="15744" w:author="Claire S" w:date="2026-07-28T15:03:00Z" w16du:dateUtc="2026-07-28T14:03:00Z">
          <w:r w:rsidR="008367BB" w:rsidDel="001D237B">
            <w:rPr>
              <w:rFonts w:ascii="Cambria" w:hAnsi="Cambria"/>
              <w:b/>
              <w:bCs/>
              <w:sz w:val="28"/>
              <w:szCs w:val="28"/>
            </w:rPr>
            <w:delText>40</w:delText>
          </w:r>
        </w:del>
      </w:ins>
      <w:ins w:id="15745" w:author="Claire S" w:date="2026-07-28T15:03:00Z" w16du:dateUtc="2026-07-28T14:03:00Z">
        <w:r w:rsidR="001D237B">
          <w:rPr>
            <w:rFonts w:ascii="Cambria" w:hAnsi="Cambria"/>
            <w:b/>
            <w:bCs/>
            <w:sz w:val="28"/>
            <w:szCs w:val="28"/>
          </w:rPr>
          <w:t>39</w:t>
        </w:r>
      </w:ins>
    </w:p>
    <w:p w14:paraId="6E85B37A" w14:textId="021D1EB4" w:rsidR="00213832" w:rsidRDefault="00947D6E" w:rsidP="004001F6">
      <w:pPr>
        <w:spacing w:line="360" w:lineRule="auto"/>
        <w:contextualSpacing/>
        <w:rPr>
          <w:rFonts w:ascii="Cambria" w:hAnsi="Cambria"/>
          <w:b/>
          <w:bCs/>
          <w:sz w:val="28"/>
          <w:szCs w:val="28"/>
        </w:rPr>
      </w:pPr>
      <w:ins w:id="15746" w:author="Claire S" w:date="2026-08-04T13:03:00Z" w16du:dateUtc="2026-08-04T12:03:00Z">
        <w:r>
          <w:rPr>
            <w:rFonts w:ascii="Cambria" w:hAnsi="Cambria"/>
            <w:b/>
            <w:bCs/>
            <w:sz w:val="28"/>
            <w:szCs w:val="28"/>
          </w:rPr>
          <w:t xml:space="preserve">SAVANNAH: </w:t>
        </w:r>
      </w:ins>
      <w:r w:rsidR="00213832">
        <w:rPr>
          <w:rFonts w:ascii="Cambria" w:hAnsi="Cambria"/>
          <w:b/>
          <w:bCs/>
          <w:sz w:val="28"/>
          <w:szCs w:val="28"/>
        </w:rPr>
        <w:t>TUES</w:t>
      </w:r>
      <w:ins w:id="15747" w:author="Daisy Watt" w:date="2026-06-22T22:13:00Z" w16du:dateUtc="2026-06-22T20:13:00Z">
        <w:r w:rsidR="008367BB">
          <w:rPr>
            <w:rFonts w:ascii="Cambria" w:hAnsi="Cambria"/>
            <w:b/>
            <w:bCs/>
            <w:sz w:val="28"/>
            <w:szCs w:val="28"/>
          </w:rPr>
          <w:t>DAY AFTERNOON</w:t>
        </w:r>
      </w:ins>
      <w:del w:id="15748" w:author="Daisy Watt" w:date="2026-06-22T22:13:00Z" w16du:dateUtc="2026-06-22T20:13:00Z">
        <w:r w:rsidR="00213832" w:rsidDel="008367BB">
          <w:rPr>
            <w:rFonts w:ascii="Cambria" w:hAnsi="Cambria"/>
            <w:b/>
            <w:bCs/>
            <w:sz w:val="28"/>
            <w:szCs w:val="28"/>
          </w:rPr>
          <w:delText xml:space="preserve"> </w:delText>
        </w:r>
        <w:r w:rsidR="002C3584" w:rsidDel="008367BB">
          <w:rPr>
            <w:rFonts w:ascii="Cambria" w:hAnsi="Cambria"/>
            <w:b/>
            <w:bCs/>
            <w:sz w:val="28"/>
            <w:szCs w:val="28"/>
          </w:rPr>
          <w:delText>PM</w:delText>
        </w:r>
      </w:del>
    </w:p>
    <w:p w14:paraId="3EBC0657" w14:textId="5D3FA3D3" w:rsidR="0060386F" w:rsidRDefault="00DF6B0B" w:rsidP="004001F6">
      <w:pPr>
        <w:spacing w:line="360" w:lineRule="auto"/>
        <w:contextualSpacing/>
        <w:rPr>
          <w:ins w:id="15749" w:author="Claire S" w:date="2026-05-21T18:09:00Z" w16du:dateUtc="2026-05-21T17:09:00Z"/>
          <w:rFonts w:ascii="Cambria" w:hAnsi="Cambria"/>
          <w:sz w:val="28"/>
          <w:szCs w:val="28"/>
        </w:rPr>
      </w:pPr>
      <w:r>
        <w:rPr>
          <w:rFonts w:ascii="Cambria" w:hAnsi="Cambria"/>
          <w:sz w:val="28"/>
          <w:szCs w:val="28"/>
        </w:rPr>
        <w:t xml:space="preserve">Savannah’s assistant Ishan had booked </w:t>
      </w:r>
      <w:r w:rsidR="00AE2F8E">
        <w:rPr>
          <w:rFonts w:ascii="Cambria" w:hAnsi="Cambria"/>
          <w:sz w:val="28"/>
          <w:szCs w:val="28"/>
        </w:rPr>
        <w:t xml:space="preserve">Langley </w:t>
      </w:r>
      <w:del w:id="15750" w:author="Daisy Watt" w:date="2026-06-22T22:13:00Z" w16du:dateUtc="2026-06-22T20:13:00Z">
        <w:r w:rsidR="00AE2F8E">
          <w:rPr>
            <w:rFonts w:ascii="Cambria" w:hAnsi="Cambria"/>
            <w:sz w:val="28"/>
            <w:szCs w:val="28"/>
          </w:rPr>
          <w:delText>and</w:delText>
        </w:r>
      </w:del>
      <w:ins w:id="15751" w:author="Daisy Watt" w:date="2026-06-22T22:13:00Z" w16du:dateUtc="2026-06-22T20:13:00Z">
        <w:r w:rsidR="009C3C11">
          <w:rPr>
            <w:rFonts w:ascii="Cambria" w:hAnsi="Cambria"/>
            <w:sz w:val="28"/>
            <w:szCs w:val="28"/>
          </w:rPr>
          <w:t>&amp;</w:t>
        </w:r>
      </w:ins>
      <w:r w:rsidR="00AE2F8E">
        <w:rPr>
          <w:rFonts w:ascii="Cambria" w:hAnsi="Cambria"/>
          <w:sz w:val="28"/>
          <w:szCs w:val="28"/>
        </w:rPr>
        <w:t xml:space="preserve"> Co</w:t>
      </w:r>
      <w:ins w:id="15752" w:author="Daisy Watt" w:date="2026-06-22T22:13:00Z" w16du:dateUtc="2026-06-22T20:13:00Z">
        <w:r w:rsidR="009C3C11">
          <w:rPr>
            <w:rFonts w:ascii="Cambria" w:hAnsi="Cambria"/>
            <w:sz w:val="28"/>
            <w:szCs w:val="28"/>
          </w:rPr>
          <w:t>.</w:t>
        </w:r>
      </w:ins>
      <w:r w:rsidR="00AE2F8E">
        <w:rPr>
          <w:rFonts w:ascii="Cambria" w:hAnsi="Cambria"/>
          <w:sz w:val="28"/>
          <w:szCs w:val="28"/>
        </w:rPr>
        <w:t>’s most exclusive meeting</w:t>
      </w:r>
      <w:del w:id="15753" w:author="Daisy Watt" w:date="2026-06-22T22:13:00Z" w16du:dateUtc="2026-06-22T20:13:00Z">
        <w:r w:rsidR="00AE2F8E">
          <w:rPr>
            <w:rFonts w:ascii="Cambria" w:hAnsi="Cambria"/>
            <w:sz w:val="28"/>
            <w:szCs w:val="28"/>
          </w:rPr>
          <w:delText>-</w:delText>
        </w:r>
      </w:del>
      <w:ins w:id="15754" w:author="Daisy Watt" w:date="2026-06-22T22:13:00Z" w16du:dateUtc="2026-06-22T20:13:00Z">
        <w:r w:rsidR="00C7221E">
          <w:rPr>
            <w:rFonts w:ascii="Cambria" w:hAnsi="Cambria"/>
            <w:sz w:val="28"/>
            <w:szCs w:val="28"/>
          </w:rPr>
          <w:t xml:space="preserve"> </w:t>
        </w:r>
      </w:ins>
      <w:r w:rsidR="00AE2F8E">
        <w:rPr>
          <w:rFonts w:ascii="Cambria" w:hAnsi="Cambria"/>
          <w:sz w:val="28"/>
          <w:szCs w:val="28"/>
        </w:rPr>
        <w:t>room</w:t>
      </w:r>
      <w:r>
        <w:rPr>
          <w:rFonts w:ascii="Cambria" w:hAnsi="Cambria"/>
          <w:sz w:val="28"/>
          <w:szCs w:val="28"/>
        </w:rPr>
        <w:t>,</w:t>
      </w:r>
      <w:r w:rsidR="00D56402">
        <w:rPr>
          <w:rFonts w:ascii="Cambria" w:hAnsi="Cambria"/>
          <w:sz w:val="28"/>
          <w:szCs w:val="28"/>
        </w:rPr>
        <w:t xml:space="preserve"> </w:t>
      </w:r>
      <w:del w:id="15755" w:author="Daisy Watt" w:date="2026-06-23T09:45:00Z" w16du:dateUtc="2026-06-23T07:45:00Z">
        <w:r w:rsidR="00D56402" w:rsidDel="00525BA8">
          <w:rPr>
            <w:rFonts w:ascii="Cambria" w:hAnsi="Cambria"/>
            <w:sz w:val="28"/>
            <w:szCs w:val="28"/>
          </w:rPr>
          <w:delText>T</w:delText>
        </w:r>
      </w:del>
      <w:ins w:id="15756" w:author="Daisy Watt" w:date="2026-06-23T09:45:00Z" w16du:dateUtc="2026-06-23T07:45:00Z">
        <w:r w:rsidR="00525BA8">
          <w:rPr>
            <w:rFonts w:ascii="Cambria" w:hAnsi="Cambria"/>
            <w:sz w:val="28"/>
            <w:szCs w:val="28"/>
          </w:rPr>
          <w:t>t</w:t>
        </w:r>
      </w:ins>
      <w:r w:rsidR="00D56402">
        <w:rPr>
          <w:rFonts w:ascii="Cambria" w:hAnsi="Cambria"/>
          <w:sz w:val="28"/>
          <w:szCs w:val="28"/>
        </w:rPr>
        <w:t>he Secret Library</w:t>
      </w:r>
      <w:r>
        <w:rPr>
          <w:rFonts w:ascii="Cambria" w:hAnsi="Cambria"/>
          <w:sz w:val="28"/>
          <w:szCs w:val="28"/>
        </w:rPr>
        <w:t>,</w:t>
      </w:r>
      <w:r w:rsidR="00D56402">
        <w:rPr>
          <w:rFonts w:ascii="Cambria" w:hAnsi="Cambria"/>
          <w:sz w:val="28"/>
          <w:szCs w:val="28"/>
        </w:rPr>
        <w:t xml:space="preserve"> </w:t>
      </w:r>
      <w:r>
        <w:rPr>
          <w:rFonts w:ascii="Cambria" w:hAnsi="Cambria"/>
          <w:sz w:val="28"/>
          <w:szCs w:val="28"/>
        </w:rPr>
        <w:t xml:space="preserve">for </w:t>
      </w:r>
      <w:r w:rsidR="00A12731">
        <w:rPr>
          <w:rFonts w:ascii="Cambria" w:hAnsi="Cambria"/>
          <w:sz w:val="28"/>
          <w:szCs w:val="28"/>
        </w:rPr>
        <w:t>Savannah’s</w:t>
      </w:r>
      <w:r>
        <w:rPr>
          <w:rFonts w:ascii="Cambria" w:hAnsi="Cambria"/>
          <w:sz w:val="28"/>
          <w:szCs w:val="28"/>
        </w:rPr>
        <w:t xml:space="preserve"> meeting with </w:t>
      </w:r>
      <w:r w:rsidR="00AE2F8E">
        <w:rPr>
          <w:rFonts w:ascii="Cambria" w:hAnsi="Cambria"/>
          <w:sz w:val="28"/>
          <w:szCs w:val="28"/>
        </w:rPr>
        <w:t xml:space="preserve">the </w:t>
      </w:r>
      <w:del w:id="15757" w:author="Claire S" w:date="2026-08-04T13:03:00Z" w16du:dateUtc="2026-08-04T12:03:00Z">
        <w:r w:rsidR="00AE2F8E" w:rsidDel="00947D6E">
          <w:rPr>
            <w:rFonts w:ascii="Cambria" w:hAnsi="Cambria"/>
            <w:sz w:val="28"/>
            <w:szCs w:val="28"/>
          </w:rPr>
          <w:delText xml:space="preserve">gorgeous </w:delText>
        </w:r>
      </w:del>
      <w:del w:id="15758" w:author="Claire S" w:date="2026-05-22T15:07:00Z" w16du:dateUtc="2026-05-22T14:07:00Z">
        <w:r w:rsidR="00D56402" w:rsidDel="000E6D5E">
          <w:rPr>
            <w:rFonts w:ascii="Cambria" w:hAnsi="Cambria"/>
            <w:sz w:val="28"/>
            <w:szCs w:val="28"/>
          </w:rPr>
          <w:delText xml:space="preserve">company </w:delText>
        </w:r>
      </w:del>
      <w:r w:rsidR="00D56402">
        <w:rPr>
          <w:rFonts w:ascii="Cambria" w:hAnsi="Cambria"/>
          <w:sz w:val="28"/>
          <w:szCs w:val="28"/>
        </w:rPr>
        <w:t>lawyer</w:t>
      </w:r>
      <w:ins w:id="15759" w:author="Daisy Watt" w:date="2026-06-23T10:33:00Z" w16du:dateUtc="2026-06-23T08:33:00Z">
        <w:r w:rsidR="00DB7C6E">
          <w:rPr>
            <w:rFonts w:ascii="Cambria" w:hAnsi="Cambria"/>
            <w:sz w:val="28"/>
            <w:szCs w:val="28"/>
          </w:rPr>
          <w:t>,</w:t>
        </w:r>
      </w:ins>
      <w:r w:rsidR="00D56402">
        <w:rPr>
          <w:rFonts w:ascii="Cambria" w:hAnsi="Cambria"/>
          <w:sz w:val="28"/>
          <w:szCs w:val="28"/>
        </w:rPr>
        <w:t xml:space="preserve"> </w:t>
      </w:r>
      <w:r w:rsidR="00AE2F8E">
        <w:rPr>
          <w:rFonts w:ascii="Cambria" w:hAnsi="Cambria"/>
          <w:sz w:val="28"/>
          <w:szCs w:val="28"/>
        </w:rPr>
        <w:t>Carl</w:t>
      </w:r>
      <w:r>
        <w:rPr>
          <w:rFonts w:ascii="Cambria" w:hAnsi="Cambria"/>
          <w:sz w:val="28"/>
          <w:szCs w:val="28"/>
        </w:rPr>
        <w:t xml:space="preserve">.  Given how late she was, </w:t>
      </w:r>
      <w:del w:id="15760" w:author="Claire S" w:date="2026-05-22T15:07:00Z" w16du:dateUtc="2026-05-22T14:07:00Z">
        <w:r w:rsidDel="000E6D5E">
          <w:rPr>
            <w:rFonts w:ascii="Cambria" w:hAnsi="Cambria"/>
            <w:sz w:val="28"/>
            <w:szCs w:val="28"/>
          </w:rPr>
          <w:delText xml:space="preserve">she </w:delText>
        </w:r>
      </w:del>
      <w:ins w:id="15761" w:author="Claire S" w:date="2026-05-22T15:07:00Z" w16du:dateUtc="2026-05-22T14:07:00Z">
        <w:r w:rsidR="000E6D5E">
          <w:rPr>
            <w:rFonts w:ascii="Cambria" w:hAnsi="Cambria"/>
            <w:sz w:val="28"/>
            <w:szCs w:val="28"/>
          </w:rPr>
          <w:t xml:space="preserve">Savannah </w:t>
        </w:r>
      </w:ins>
      <w:ins w:id="15762" w:author="Claire S" w:date="2026-05-21T18:08:00Z" w16du:dateUtc="2026-05-21T17:08:00Z">
        <w:r w:rsidR="0060386F">
          <w:rPr>
            <w:rFonts w:ascii="Cambria" w:hAnsi="Cambria"/>
            <w:sz w:val="28"/>
            <w:szCs w:val="28"/>
          </w:rPr>
          <w:t>went straight ther</w:t>
        </w:r>
      </w:ins>
      <w:ins w:id="15763" w:author="Claire S" w:date="2026-05-21T18:09:00Z" w16du:dateUtc="2026-05-21T17:09:00Z">
        <w:r w:rsidR="0060386F">
          <w:rPr>
            <w:rFonts w:ascii="Cambria" w:hAnsi="Cambria"/>
            <w:sz w:val="28"/>
            <w:szCs w:val="28"/>
          </w:rPr>
          <w:t>e from her car</w:t>
        </w:r>
        <w:del w:id="15764" w:author="Daisy Watt" w:date="2026-06-23T09:45:00Z" w16du:dateUtc="2026-06-23T07:45:00Z">
          <w:r w:rsidR="0060386F">
            <w:rPr>
              <w:rFonts w:ascii="Cambria" w:hAnsi="Cambria"/>
              <w:sz w:val="28"/>
              <w:szCs w:val="28"/>
            </w:rPr>
            <w:delText>;</w:delText>
          </w:r>
        </w:del>
      </w:ins>
      <w:ins w:id="15765" w:author="Daisy Watt" w:date="2026-06-23T09:45:00Z" w16du:dateUtc="2026-06-23T07:45:00Z">
        <w:r w:rsidR="00525BA8">
          <w:rPr>
            <w:rFonts w:ascii="Cambria" w:hAnsi="Cambria"/>
            <w:sz w:val="28"/>
            <w:szCs w:val="28"/>
          </w:rPr>
          <w:t>,</w:t>
        </w:r>
      </w:ins>
      <w:ins w:id="15766" w:author="Claire S" w:date="2026-05-21T18:09:00Z" w16du:dateUtc="2026-05-21T17:09:00Z">
        <w:r w:rsidR="0060386F">
          <w:rPr>
            <w:rFonts w:ascii="Cambria" w:hAnsi="Cambria"/>
            <w:sz w:val="28"/>
            <w:szCs w:val="28"/>
          </w:rPr>
          <w:t xml:space="preserve"> </w:t>
        </w:r>
      </w:ins>
      <w:r>
        <w:rPr>
          <w:rFonts w:ascii="Cambria" w:hAnsi="Cambria"/>
          <w:sz w:val="28"/>
          <w:szCs w:val="28"/>
        </w:rPr>
        <w:t>expect</w:t>
      </w:r>
      <w:ins w:id="15767" w:author="Claire S" w:date="2026-05-21T18:09:00Z" w16du:dateUtc="2026-05-21T17:09:00Z">
        <w:r w:rsidR="0060386F">
          <w:rPr>
            <w:rFonts w:ascii="Cambria" w:hAnsi="Cambria"/>
            <w:sz w:val="28"/>
            <w:szCs w:val="28"/>
          </w:rPr>
          <w:t>ing</w:t>
        </w:r>
      </w:ins>
      <w:del w:id="15768" w:author="Claire S" w:date="2026-05-21T18:09:00Z" w16du:dateUtc="2026-05-21T17:09:00Z">
        <w:r w:rsidDel="0060386F">
          <w:rPr>
            <w:rFonts w:ascii="Cambria" w:hAnsi="Cambria"/>
            <w:sz w:val="28"/>
            <w:szCs w:val="28"/>
          </w:rPr>
          <w:delText>ed</w:delText>
        </w:r>
      </w:del>
      <w:r>
        <w:rPr>
          <w:rFonts w:ascii="Cambria" w:hAnsi="Cambria"/>
          <w:sz w:val="28"/>
          <w:szCs w:val="28"/>
        </w:rPr>
        <w:t xml:space="preserve"> </w:t>
      </w:r>
      <w:del w:id="15769" w:author="Claire S" w:date="2026-05-22T15:07:00Z" w16du:dateUtc="2026-05-22T14:07:00Z">
        <w:r w:rsidDel="000E6D5E">
          <w:rPr>
            <w:rFonts w:ascii="Cambria" w:hAnsi="Cambria"/>
            <w:sz w:val="28"/>
            <w:szCs w:val="28"/>
          </w:rPr>
          <w:delText>him</w:delText>
        </w:r>
        <w:r w:rsidR="00AE2F8E" w:rsidDel="000E6D5E">
          <w:rPr>
            <w:rFonts w:ascii="Cambria" w:hAnsi="Cambria"/>
            <w:sz w:val="28"/>
            <w:szCs w:val="28"/>
          </w:rPr>
          <w:delText xml:space="preserve"> </w:delText>
        </w:r>
      </w:del>
      <w:ins w:id="15770" w:author="Claire S" w:date="2026-05-22T15:07:00Z" w16du:dateUtc="2026-05-22T14:07:00Z">
        <w:r w:rsidR="000E6D5E">
          <w:rPr>
            <w:rFonts w:ascii="Cambria" w:hAnsi="Cambria"/>
            <w:sz w:val="28"/>
            <w:szCs w:val="28"/>
          </w:rPr>
          <w:t xml:space="preserve">Carl </w:t>
        </w:r>
      </w:ins>
      <w:r w:rsidR="00AE2F8E">
        <w:rPr>
          <w:rFonts w:ascii="Cambria" w:hAnsi="Cambria"/>
          <w:sz w:val="28"/>
          <w:szCs w:val="28"/>
        </w:rPr>
        <w:t>to be waiting</w:t>
      </w:r>
      <w:r>
        <w:rPr>
          <w:rFonts w:ascii="Cambria" w:hAnsi="Cambria"/>
          <w:sz w:val="28"/>
          <w:szCs w:val="28"/>
        </w:rPr>
        <w:t xml:space="preserve"> as she hurried in</w:t>
      </w:r>
      <w:del w:id="15771" w:author="Claire S" w:date="2026-05-21T18:09:00Z" w16du:dateUtc="2026-05-21T17:09:00Z">
        <w:r w:rsidDel="0060386F">
          <w:rPr>
            <w:rFonts w:ascii="Cambria" w:hAnsi="Cambria"/>
            <w:sz w:val="28"/>
            <w:szCs w:val="28"/>
          </w:rPr>
          <w:delText>,</w:delText>
        </w:r>
        <w:r w:rsidR="00AE2F8E" w:rsidDel="0060386F">
          <w:rPr>
            <w:rFonts w:ascii="Cambria" w:hAnsi="Cambria"/>
            <w:sz w:val="28"/>
            <w:szCs w:val="28"/>
          </w:rPr>
          <w:delText xml:space="preserve"> </w:delText>
        </w:r>
      </w:del>
      <w:ins w:id="15772" w:author="Claire S" w:date="2026-05-21T18:09:00Z" w16du:dateUtc="2026-05-21T17:09:00Z">
        <w:r w:rsidR="0060386F">
          <w:rPr>
            <w:rFonts w:ascii="Cambria" w:hAnsi="Cambria"/>
            <w:sz w:val="28"/>
            <w:szCs w:val="28"/>
          </w:rPr>
          <w:t>.</w:t>
        </w:r>
      </w:ins>
    </w:p>
    <w:p w14:paraId="26E5AC72" w14:textId="40C1F4BA" w:rsidR="00AE2F8E" w:rsidDel="0060386F" w:rsidRDefault="0060386F">
      <w:pPr>
        <w:spacing w:line="360" w:lineRule="auto"/>
        <w:ind w:firstLine="720"/>
        <w:contextualSpacing/>
        <w:rPr>
          <w:del w:id="15773" w:author="Claire S" w:date="2026-05-21T18:09:00Z" w16du:dateUtc="2026-05-21T17:09:00Z"/>
          <w:rFonts w:ascii="Cambria" w:hAnsi="Cambria"/>
          <w:b/>
          <w:bCs/>
          <w:sz w:val="28"/>
          <w:szCs w:val="28"/>
        </w:rPr>
        <w:pPrChange w:id="15774" w:author="Claire S" w:date="2026-05-21T18:09:00Z" w16du:dateUtc="2026-05-21T17:09:00Z">
          <w:pPr>
            <w:spacing w:line="360" w:lineRule="auto"/>
            <w:contextualSpacing/>
          </w:pPr>
        </w:pPrChange>
      </w:pPr>
      <w:ins w:id="15775" w:author="Claire S" w:date="2026-05-21T18:09:00Z" w16du:dateUtc="2026-05-21T17:09:00Z">
        <w:r>
          <w:rPr>
            <w:rFonts w:ascii="Cambria" w:hAnsi="Cambria"/>
            <w:sz w:val="28"/>
            <w:szCs w:val="28"/>
          </w:rPr>
          <w:t>B</w:t>
        </w:r>
      </w:ins>
      <w:del w:id="15776" w:author="Claire S" w:date="2026-05-21T18:09:00Z" w16du:dateUtc="2026-05-21T17:09:00Z">
        <w:r w:rsidR="00AE2F8E" w:rsidDel="0060386F">
          <w:rPr>
            <w:rFonts w:ascii="Cambria" w:hAnsi="Cambria"/>
            <w:sz w:val="28"/>
            <w:szCs w:val="28"/>
          </w:rPr>
          <w:delText>b</w:delText>
        </w:r>
      </w:del>
      <w:r w:rsidR="00AE2F8E">
        <w:rPr>
          <w:rFonts w:ascii="Cambria" w:hAnsi="Cambria"/>
          <w:sz w:val="28"/>
          <w:szCs w:val="28"/>
        </w:rPr>
        <w:t xml:space="preserve">ut the </w:t>
      </w:r>
      <w:r w:rsidR="00D56402">
        <w:rPr>
          <w:rFonts w:ascii="Cambria" w:hAnsi="Cambria"/>
          <w:sz w:val="28"/>
          <w:szCs w:val="28"/>
        </w:rPr>
        <w:t>little library</w:t>
      </w:r>
      <w:r w:rsidR="00AE2F8E">
        <w:rPr>
          <w:rFonts w:ascii="Cambria" w:hAnsi="Cambria"/>
          <w:sz w:val="28"/>
          <w:szCs w:val="28"/>
        </w:rPr>
        <w:t xml:space="preserve"> was empty.</w:t>
      </w:r>
      <w:ins w:id="15777" w:author="Claire S" w:date="2026-05-21T18:09:00Z" w16du:dateUtc="2026-05-21T17:09:00Z">
        <w:r>
          <w:rPr>
            <w:rFonts w:ascii="Cambria" w:hAnsi="Cambria"/>
            <w:sz w:val="28"/>
            <w:szCs w:val="28"/>
          </w:rPr>
          <w:t xml:space="preserve"> </w:t>
        </w:r>
      </w:ins>
    </w:p>
    <w:p w14:paraId="271B2905" w14:textId="2DE448EB" w:rsidR="00144E9E" w:rsidRDefault="007D53DD" w:rsidP="0060386F">
      <w:pPr>
        <w:spacing w:line="360" w:lineRule="auto"/>
        <w:ind w:firstLine="720"/>
        <w:contextualSpacing/>
        <w:rPr>
          <w:rFonts w:ascii="Cambria" w:hAnsi="Cambria"/>
          <w:sz w:val="28"/>
          <w:szCs w:val="28"/>
        </w:rPr>
      </w:pPr>
      <w:r>
        <w:rPr>
          <w:rFonts w:ascii="Cambria" w:hAnsi="Cambria"/>
          <w:sz w:val="28"/>
          <w:szCs w:val="28"/>
        </w:rPr>
        <w:t xml:space="preserve">It </w:t>
      </w:r>
      <w:r w:rsidR="00D976AE">
        <w:rPr>
          <w:rFonts w:ascii="Cambria" w:hAnsi="Cambria"/>
          <w:sz w:val="28"/>
          <w:szCs w:val="28"/>
        </w:rPr>
        <w:t>was</w:t>
      </w:r>
      <w:r w:rsidR="00DD0D08">
        <w:rPr>
          <w:rFonts w:ascii="Cambria" w:hAnsi="Cambria"/>
          <w:sz w:val="28"/>
          <w:szCs w:val="28"/>
        </w:rPr>
        <w:t xml:space="preserve"> a </w:t>
      </w:r>
      <w:r w:rsidR="00D56402">
        <w:rPr>
          <w:rFonts w:ascii="Cambria" w:hAnsi="Cambria"/>
          <w:sz w:val="28"/>
          <w:szCs w:val="28"/>
        </w:rPr>
        <w:t xml:space="preserve">cosy </w:t>
      </w:r>
      <w:r w:rsidR="00DD0D08">
        <w:rPr>
          <w:rFonts w:ascii="Cambria" w:hAnsi="Cambria"/>
          <w:sz w:val="28"/>
          <w:szCs w:val="28"/>
        </w:rPr>
        <w:t>room</w:t>
      </w:r>
      <w:r w:rsidR="00E627E9">
        <w:rPr>
          <w:rFonts w:ascii="Cambria" w:hAnsi="Cambria"/>
          <w:sz w:val="28"/>
          <w:szCs w:val="28"/>
        </w:rPr>
        <w:t xml:space="preserve"> on the second floor,</w:t>
      </w:r>
      <w:r>
        <w:rPr>
          <w:rFonts w:ascii="Cambria" w:hAnsi="Cambria"/>
          <w:sz w:val="28"/>
          <w:szCs w:val="28"/>
        </w:rPr>
        <w:t xml:space="preserve"> at the end of a corridor in the old</w:t>
      </w:r>
      <w:r w:rsidR="00D56402">
        <w:rPr>
          <w:rFonts w:ascii="Cambria" w:hAnsi="Cambria"/>
          <w:sz w:val="28"/>
          <w:szCs w:val="28"/>
        </w:rPr>
        <w:t>est part of the</w:t>
      </w:r>
      <w:r>
        <w:rPr>
          <w:rFonts w:ascii="Cambria" w:hAnsi="Cambria"/>
          <w:sz w:val="28"/>
          <w:szCs w:val="28"/>
        </w:rPr>
        <w:t xml:space="preserve"> building</w:t>
      </w:r>
      <w:r w:rsidR="00D56402">
        <w:rPr>
          <w:rFonts w:ascii="Cambria" w:hAnsi="Cambria"/>
          <w:sz w:val="28"/>
          <w:szCs w:val="28"/>
        </w:rPr>
        <w:t>.  B</w:t>
      </w:r>
      <w:r>
        <w:rPr>
          <w:rFonts w:ascii="Cambria" w:hAnsi="Cambria"/>
          <w:sz w:val="28"/>
          <w:szCs w:val="28"/>
        </w:rPr>
        <w:t xml:space="preserve">oasting </w:t>
      </w:r>
      <w:r w:rsidR="00D976AE">
        <w:rPr>
          <w:rFonts w:ascii="Cambria" w:hAnsi="Cambria"/>
          <w:sz w:val="28"/>
          <w:szCs w:val="28"/>
        </w:rPr>
        <w:t>red velvet</w:t>
      </w:r>
      <w:r w:rsidR="009B5E6D">
        <w:rPr>
          <w:rFonts w:ascii="Cambria" w:hAnsi="Cambria"/>
          <w:sz w:val="28"/>
          <w:szCs w:val="28"/>
        </w:rPr>
        <w:t xml:space="preserve"> </w:t>
      </w:r>
      <w:r w:rsidR="001445B2">
        <w:rPr>
          <w:rFonts w:ascii="Cambria" w:hAnsi="Cambria"/>
          <w:sz w:val="28"/>
          <w:szCs w:val="28"/>
        </w:rPr>
        <w:t>armchairs</w:t>
      </w:r>
      <w:ins w:id="15778" w:author="Claire S" w:date="2026-07-29T17:57:00Z" w16du:dateUtc="2026-07-29T16:57:00Z">
        <w:r w:rsidR="00D844FD">
          <w:rPr>
            <w:rFonts w:ascii="Cambria" w:hAnsi="Cambria"/>
            <w:sz w:val="28"/>
            <w:szCs w:val="28"/>
          </w:rPr>
          <w:t>,</w:t>
        </w:r>
      </w:ins>
      <w:ins w:id="15779" w:author="Claire S" w:date="2026-07-29T12:27:00Z" w16du:dateUtc="2026-07-29T11:27:00Z">
        <w:r w:rsidR="00257D22">
          <w:rPr>
            <w:rFonts w:ascii="Cambria" w:hAnsi="Cambria"/>
            <w:sz w:val="28"/>
            <w:szCs w:val="28"/>
          </w:rPr>
          <w:t xml:space="preserve"> </w:t>
        </w:r>
      </w:ins>
      <w:del w:id="15780" w:author="Claire S" w:date="2026-07-29T12:27:00Z" w16du:dateUtc="2026-07-29T11:27:00Z">
        <w:r w:rsidR="00D976AE" w:rsidDel="00257D22">
          <w:rPr>
            <w:rFonts w:ascii="Cambria" w:hAnsi="Cambria"/>
            <w:sz w:val="28"/>
            <w:szCs w:val="28"/>
          </w:rPr>
          <w:delText>, the</w:delText>
        </w:r>
      </w:del>
      <w:ins w:id="15781" w:author="Claire S" w:date="2026-07-29T12:27:00Z" w16du:dateUtc="2026-07-29T11:27:00Z">
        <w:r w:rsidR="00257D22">
          <w:rPr>
            <w:rFonts w:ascii="Cambria" w:hAnsi="Cambria"/>
            <w:sz w:val="28"/>
            <w:szCs w:val="28"/>
          </w:rPr>
          <w:t>and</w:t>
        </w:r>
      </w:ins>
      <w:r w:rsidR="00D976AE">
        <w:rPr>
          <w:rFonts w:ascii="Cambria" w:hAnsi="Cambria"/>
          <w:sz w:val="28"/>
          <w:szCs w:val="28"/>
        </w:rPr>
        <w:t xml:space="preserve"> </w:t>
      </w:r>
      <w:del w:id="15782" w:author="Claire S" w:date="2026-07-29T12:27:00Z" w16du:dateUtc="2026-07-29T11:27:00Z">
        <w:r w:rsidR="00D976AE" w:rsidDel="00257D22">
          <w:rPr>
            <w:rFonts w:ascii="Cambria" w:hAnsi="Cambria"/>
            <w:sz w:val="28"/>
            <w:szCs w:val="28"/>
          </w:rPr>
          <w:delText>walls</w:delText>
        </w:r>
        <w:r w:rsidR="007F7742" w:rsidDel="00257D22">
          <w:rPr>
            <w:rFonts w:ascii="Cambria" w:hAnsi="Cambria"/>
            <w:sz w:val="28"/>
            <w:szCs w:val="28"/>
          </w:rPr>
          <w:delText xml:space="preserve"> </w:delText>
        </w:r>
      </w:del>
      <w:ins w:id="15783" w:author="Claire S" w:date="2026-07-29T12:27:00Z" w16du:dateUtc="2026-07-29T11:27:00Z">
        <w:r w:rsidR="00257D22">
          <w:rPr>
            <w:rFonts w:ascii="Cambria" w:hAnsi="Cambria"/>
            <w:sz w:val="28"/>
            <w:szCs w:val="28"/>
          </w:rPr>
          <w:t xml:space="preserve">shelves </w:t>
        </w:r>
      </w:ins>
      <w:r w:rsidR="007F7742">
        <w:rPr>
          <w:rFonts w:ascii="Cambria" w:hAnsi="Cambria"/>
          <w:sz w:val="28"/>
          <w:szCs w:val="28"/>
        </w:rPr>
        <w:t>full of leather books</w:t>
      </w:r>
      <w:r w:rsidR="00D976AE">
        <w:rPr>
          <w:rFonts w:ascii="Cambria" w:hAnsi="Cambria"/>
          <w:sz w:val="28"/>
          <w:szCs w:val="28"/>
        </w:rPr>
        <w:t xml:space="preserve"> and</w:t>
      </w:r>
      <w:r w:rsidR="00A70BDC">
        <w:rPr>
          <w:rFonts w:ascii="Cambria" w:hAnsi="Cambria"/>
          <w:sz w:val="28"/>
          <w:szCs w:val="28"/>
        </w:rPr>
        <w:t xml:space="preserve"> Langley</w:t>
      </w:r>
      <w:r w:rsidR="007F7742">
        <w:rPr>
          <w:rFonts w:ascii="Cambria" w:hAnsi="Cambria"/>
          <w:sz w:val="28"/>
          <w:szCs w:val="28"/>
        </w:rPr>
        <w:t xml:space="preserve"> </w:t>
      </w:r>
      <w:r w:rsidR="00A70BDC">
        <w:rPr>
          <w:rFonts w:ascii="Cambria" w:hAnsi="Cambria"/>
          <w:sz w:val="28"/>
          <w:szCs w:val="28"/>
        </w:rPr>
        <w:t>first editions</w:t>
      </w:r>
      <w:r w:rsidR="00D56402">
        <w:rPr>
          <w:rFonts w:ascii="Cambria" w:hAnsi="Cambria"/>
          <w:sz w:val="28"/>
          <w:szCs w:val="28"/>
        </w:rPr>
        <w:t xml:space="preserve">, </w:t>
      </w:r>
      <w:r w:rsidR="00E627E9">
        <w:rPr>
          <w:rFonts w:ascii="Cambria" w:hAnsi="Cambria"/>
          <w:sz w:val="28"/>
          <w:szCs w:val="28"/>
        </w:rPr>
        <w:t>the Secret Library</w:t>
      </w:r>
      <w:r w:rsidR="001445B2">
        <w:rPr>
          <w:rFonts w:ascii="Cambria" w:hAnsi="Cambria"/>
          <w:sz w:val="28"/>
          <w:szCs w:val="28"/>
        </w:rPr>
        <w:t xml:space="preserve"> even</w:t>
      </w:r>
      <w:r w:rsidR="00A70BDC">
        <w:rPr>
          <w:rFonts w:ascii="Cambria" w:hAnsi="Cambria"/>
          <w:sz w:val="28"/>
          <w:szCs w:val="28"/>
        </w:rPr>
        <w:t xml:space="preserve"> </w:t>
      </w:r>
      <w:r>
        <w:rPr>
          <w:rFonts w:ascii="Cambria" w:hAnsi="Cambria"/>
          <w:sz w:val="28"/>
          <w:szCs w:val="28"/>
        </w:rPr>
        <w:t>ha</w:t>
      </w:r>
      <w:r w:rsidR="00A70BDC">
        <w:rPr>
          <w:rFonts w:ascii="Cambria" w:hAnsi="Cambria"/>
          <w:sz w:val="28"/>
          <w:szCs w:val="28"/>
        </w:rPr>
        <w:t>d its own</w:t>
      </w:r>
      <w:r w:rsidR="007F7742">
        <w:rPr>
          <w:rFonts w:ascii="Cambria" w:hAnsi="Cambria"/>
          <w:sz w:val="28"/>
          <w:szCs w:val="28"/>
        </w:rPr>
        <w:t xml:space="preserve"> ancient</w:t>
      </w:r>
      <w:r w:rsidR="00DD0D08">
        <w:rPr>
          <w:rFonts w:ascii="Cambria" w:hAnsi="Cambria"/>
          <w:sz w:val="28"/>
          <w:szCs w:val="28"/>
        </w:rPr>
        <w:t xml:space="preserve"> secret passage</w:t>
      </w:r>
      <w:ins w:id="15784" w:author="Claire S" w:date="2026-06-04T16:48:00Z" w16du:dateUtc="2026-06-04T15:48:00Z">
        <w:r w:rsidR="006C4E31">
          <w:rPr>
            <w:rFonts w:ascii="Cambria" w:hAnsi="Cambria"/>
            <w:sz w:val="28"/>
            <w:szCs w:val="28"/>
          </w:rPr>
          <w:t>,</w:t>
        </w:r>
      </w:ins>
      <w:r w:rsidR="00A70BDC">
        <w:rPr>
          <w:rFonts w:ascii="Cambria" w:hAnsi="Cambria"/>
          <w:sz w:val="28"/>
          <w:szCs w:val="28"/>
        </w:rPr>
        <w:t xml:space="preserve"> </w:t>
      </w:r>
      <w:r w:rsidR="00CE4670">
        <w:rPr>
          <w:rFonts w:ascii="Cambria" w:hAnsi="Cambria"/>
          <w:sz w:val="28"/>
          <w:szCs w:val="28"/>
        </w:rPr>
        <w:t>leading</w:t>
      </w:r>
      <w:r w:rsidR="00A70BDC">
        <w:rPr>
          <w:rFonts w:ascii="Cambria" w:hAnsi="Cambria"/>
          <w:sz w:val="28"/>
          <w:szCs w:val="28"/>
        </w:rPr>
        <w:t xml:space="preserve"> down to </w:t>
      </w:r>
      <w:r w:rsidR="00822781">
        <w:rPr>
          <w:rFonts w:ascii="Cambria" w:hAnsi="Cambria"/>
          <w:sz w:val="28"/>
          <w:szCs w:val="28"/>
        </w:rPr>
        <w:t xml:space="preserve">the </w:t>
      </w:r>
      <w:r>
        <w:rPr>
          <w:rFonts w:ascii="Cambria" w:hAnsi="Cambria"/>
          <w:sz w:val="28"/>
          <w:szCs w:val="28"/>
        </w:rPr>
        <w:t>vaulted</w:t>
      </w:r>
      <w:r w:rsidR="00A70BDC">
        <w:rPr>
          <w:rFonts w:ascii="Cambria" w:hAnsi="Cambria"/>
          <w:sz w:val="28"/>
          <w:szCs w:val="28"/>
        </w:rPr>
        <w:t xml:space="preserve"> cellars</w:t>
      </w:r>
      <w:r w:rsidR="00437D71">
        <w:rPr>
          <w:rFonts w:ascii="Cambria" w:hAnsi="Cambria"/>
          <w:sz w:val="28"/>
          <w:szCs w:val="28"/>
        </w:rPr>
        <w:t xml:space="preserve"> </w:t>
      </w:r>
      <w:ins w:id="15785" w:author="Claire S" w:date="2026-07-29T19:26:00Z" w16du:dateUtc="2026-07-29T18:26:00Z">
        <w:r w:rsidR="00E56DE1">
          <w:rPr>
            <w:rFonts w:ascii="Cambria" w:hAnsi="Cambria"/>
            <w:sz w:val="28"/>
            <w:szCs w:val="28"/>
          </w:rPr>
          <w:t xml:space="preserve">that </w:t>
        </w:r>
      </w:ins>
      <w:ins w:id="15786" w:author="Claire S" w:date="2026-08-04T13:03:00Z" w16du:dateUtc="2026-08-04T12:03:00Z">
        <w:r w:rsidR="000B3383">
          <w:rPr>
            <w:rFonts w:ascii="Cambria" w:hAnsi="Cambria"/>
            <w:sz w:val="28"/>
            <w:szCs w:val="28"/>
          </w:rPr>
          <w:t>spread like a web</w:t>
        </w:r>
      </w:ins>
      <w:ins w:id="15787" w:author="Claire S" w:date="2026-07-29T19:26:00Z" w16du:dateUtc="2026-07-29T18:26:00Z">
        <w:r w:rsidR="00E56DE1">
          <w:rPr>
            <w:rFonts w:ascii="Cambria" w:hAnsi="Cambria"/>
            <w:sz w:val="28"/>
            <w:szCs w:val="28"/>
          </w:rPr>
          <w:t xml:space="preserve"> </w:t>
        </w:r>
      </w:ins>
      <w:r w:rsidR="00437D71">
        <w:rPr>
          <w:rFonts w:ascii="Cambria" w:hAnsi="Cambria"/>
          <w:sz w:val="28"/>
          <w:szCs w:val="28"/>
        </w:rPr>
        <w:t>far underground</w:t>
      </w:r>
      <w:ins w:id="15788" w:author="Claire S" w:date="2026-06-04T16:48:00Z" w16du:dateUtc="2026-06-04T15:48:00Z">
        <w:r w:rsidR="006C4E31">
          <w:rPr>
            <w:rFonts w:ascii="Cambria" w:hAnsi="Cambria"/>
            <w:sz w:val="28"/>
            <w:szCs w:val="28"/>
          </w:rPr>
          <w:t>. N</w:t>
        </w:r>
      </w:ins>
      <w:del w:id="15789" w:author="Claire S" w:date="2026-06-04T16:48:00Z" w16du:dateUtc="2026-06-04T15:48:00Z">
        <w:r w:rsidR="00D56402">
          <w:rPr>
            <w:rFonts w:ascii="Cambria" w:hAnsi="Cambria"/>
            <w:sz w:val="28"/>
            <w:szCs w:val="28"/>
          </w:rPr>
          <w:delText xml:space="preserve"> -</w:delText>
        </w:r>
        <w:r w:rsidR="00144E9E">
          <w:rPr>
            <w:rFonts w:ascii="Cambria" w:hAnsi="Cambria"/>
            <w:sz w:val="28"/>
            <w:szCs w:val="28"/>
          </w:rPr>
          <w:delText xml:space="preserve"> n</w:delText>
        </w:r>
      </w:del>
      <w:r w:rsidR="00144E9E">
        <w:rPr>
          <w:rFonts w:ascii="Cambria" w:hAnsi="Cambria"/>
          <w:sz w:val="28"/>
          <w:szCs w:val="28"/>
        </w:rPr>
        <w:t>ot that Sav</w:t>
      </w:r>
      <w:r w:rsidR="00BC34DC">
        <w:rPr>
          <w:rFonts w:ascii="Cambria" w:hAnsi="Cambria"/>
          <w:sz w:val="28"/>
          <w:szCs w:val="28"/>
        </w:rPr>
        <w:t>annah</w:t>
      </w:r>
      <w:r w:rsidR="00144E9E">
        <w:rPr>
          <w:rFonts w:ascii="Cambria" w:hAnsi="Cambria"/>
          <w:sz w:val="28"/>
          <w:szCs w:val="28"/>
        </w:rPr>
        <w:t xml:space="preserve"> had ever ventured </w:t>
      </w:r>
      <w:r w:rsidR="00E43093">
        <w:rPr>
          <w:rFonts w:ascii="Cambria" w:hAnsi="Cambria"/>
          <w:sz w:val="28"/>
          <w:szCs w:val="28"/>
        </w:rPr>
        <w:t xml:space="preserve">into </w:t>
      </w:r>
      <w:r w:rsidR="00822781">
        <w:rPr>
          <w:rFonts w:ascii="Cambria" w:hAnsi="Cambria"/>
          <w:sz w:val="28"/>
          <w:szCs w:val="28"/>
        </w:rPr>
        <w:t>the passageway</w:t>
      </w:r>
      <w:ins w:id="15790" w:author="Claire S" w:date="2026-06-04T16:47:00Z" w16du:dateUtc="2026-06-04T15:47:00Z">
        <w:r w:rsidR="00290EE8">
          <w:rPr>
            <w:rFonts w:ascii="Cambria" w:hAnsi="Cambria"/>
            <w:sz w:val="28"/>
            <w:szCs w:val="28"/>
          </w:rPr>
          <w:t xml:space="preserve">, </w:t>
        </w:r>
      </w:ins>
      <w:ins w:id="15791" w:author="Claire S" w:date="2026-06-04T16:48:00Z" w16du:dateUtc="2026-06-04T15:48:00Z">
        <w:r w:rsidR="006C4E31">
          <w:rPr>
            <w:rFonts w:ascii="Cambria" w:hAnsi="Cambria"/>
            <w:sz w:val="28"/>
            <w:szCs w:val="28"/>
          </w:rPr>
          <w:t>or the</w:t>
        </w:r>
      </w:ins>
      <w:ins w:id="15792" w:author="Claire S" w:date="2026-08-04T13:03:00Z" w16du:dateUtc="2026-08-04T12:03:00Z">
        <w:r w:rsidR="000B3383">
          <w:rPr>
            <w:rFonts w:ascii="Cambria" w:hAnsi="Cambria"/>
            <w:sz w:val="28"/>
            <w:szCs w:val="28"/>
          </w:rPr>
          <w:t xml:space="preserve"> very</w:t>
        </w:r>
      </w:ins>
      <w:ins w:id="15793" w:author="Claire S" w:date="2026-06-04T16:48:00Z" w16du:dateUtc="2026-06-04T15:48:00Z">
        <w:r w:rsidR="006C4E31">
          <w:rPr>
            <w:rFonts w:ascii="Cambria" w:hAnsi="Cambria"/>
            <w:sz w:val="28"/>
            <w:szCs w:val="28"/>
          </w:rPr>
          <w:t xml:space="preserve"> deepest cellars, </w:t>
        </w:r>
      </w:ins>
      <w:ins w:id="15794" w:author="Claire S" w:date="2026-06-04T16:47:00Z" w16du:dateUtc="2026-06-04T15:47:00Z">
        <w:r w:rsidR="00290EE8">
          <w:rPr>
            <w:rFonts w:ascii="Cambria" w:hAnsi="Cambria"/>
            <w:sz w:val="28"/>
            <w:szCs w:val="28"/>
          </w:rPr>
          <w:t xml:space="preserve">given her hatred of </w:t>
        </w:r>
      </w:ins>
      <w:del w:id="15795" w:author="Claire S" w:date="2026-06-04T16:47:00Z" w16du:dateUtc="2026-06-04T15:47:00Z">
        <w:r w:rsidR="00144E9E" w:rsidDel="00290EE8">
          <w:rPr>
            <w:rFonts w:ascii="Cambria" w:hAnsi="Cambria"/>
            <w:sz w:val="28"/>
            <w:szCs w:val="28"/>
          </w:rPr>
          <w:delText>.</w:delText>
        </w:r>
        <w:r w:rsidR="00144E9E">
          <w:rPr>
            <w:rFonts w:ascii="Cambria" w:hAnsi="Cambria"/>
            <w:sz w:val="28"/>
            <w:szCs w:val="28"/>
          </w:rPr>
          <w:delText xml:space="preserve"> </w:delText>
        </w:r>
        <w:commentRangeStart w:id="15796"/>
        <w:commentRangeStart w:id="15797"/>
        <w:r w:rsidR="00144E9E">
          <w:rPr>
            <w:rFonts w:ascii="Cambria" w:hAnsi="Cambria"/>
            <w:sz w:val="28"/>
            <w:szCs w:val="28"/>
          </w:rPr>
          <w:delText xml:space="preserve">She </w:delText>
        </w:r>
        <w:r w:rsidR="00BC34DC">
          <w:rPr>
            <w:rFonts w:ascii="Cambria" w:hAnsi="Cambria"/>
            <w:sz w:val="28"/>
            <w:szCs w:val="28"/>
          </w:rPr>
          <w:delText>hated</w:delText>
        </w:r>
        <w:r w:rsidR="00144E9E">
          <w:rPr>
            <w:rFonts w:ascii="Cambria" w:hAnsi="Cambria"/>
            <w:sz w:val="28"/>
            <w:szCs w:val="28"/>
          </w:rPr>
          <w:delText xml:space="preserve"> </w:delText>
        </w:r>
      </w:del>
      <w:r w:rsidR="00144E9E">
        <w:rPr>
          <w:rFonts w:ascii="Cambria" w:hAnsi="Cambria"/>
          <w:sz w:val="28"/>
          <w:szCs w:val="28"/>
        </w:rPr>
        <w:t>dark</w:t>
      </w:r>
      <w:r w:rsidR="00437D71">
        <w:rPr>
          <w:rFonts w:ascii="Cambria" w:hAnsi="Cambria"/>
          <w:sz w:val="28"/>
          <w:szCs w:val="28"/>
        </w:rPr>
        <w:t>,</w:t>
      </w:r>
      <w:r w:rsidR="00144E9E">
        <w:rPr>
          <w:rFonts w:ascii="Cambria" w:hAnsi="Cambria"/>
          <w:sz w:val="28"/>
          <w:szCs w:val="28"/>
        </w:rPr>
        <w:t xml:space="preserve"> enclosed spaces</w:t>
      </w:r>
      <w:del w:id="15798" w:author="Claire S" w:date="2026-05-21T15:05:00Z" w16du:dateUtc="2026-05-21T14:05:00Z">
        <w:r w:rsidR="00BC34DC" w:rsidDel="00515CDB">
          <w:rPr>
            <w:rFonts w:ascii="Cambria" w:hAnsi="Cambria"/>
            <w:sz w:val="28"/>
            <w:szCs w:val="28"/>
          </w:rPr>
          <w:delText xml:space="preserve"> </w:delText>
        </w:r>
      </w:del>
      <w:commentRangeEnd w:id="15796"/>
      <w:r w:rsidR="00C6453F">
        <w:rPr>
          <w:rStyle w:val="CommentReference"/>
          <w:rFonts w:ascii="Cambria" w:hAnsi="Cambria"/>
          <w:sz w:val="28"/>
          <w:szCs w:val="28"/>
        </w:rPr>
        <w:commentReference w:id="15796"/>
      </w:r>
      <w:commentRangeEnd w:id="15797"/>
      <w:r w:rsidR="008A2328">
        <w:rPr>
          <w:rStyle w:val="CommentReference"/>
          <w:rFonts w:ascii="Cambria" w:hAnsi="Cambria"/>
          <w:sz w:val="28"/>
          <w:szCs w:val="28"/>
        </w:rPr>
        <w:commentReference w:id="15797"/>
      </w:r>
      <w:del w:id="15799" w:author="Claire S" w:date="2026-05-21T15:05:00Z" w16du:dateUtc="2026-05-21T14:05:00Z">
        <w:r w:rsidR="00BC34DC" w:rsidDel="00515CDB">
          <w:rPr>
            <w:rFonts w:ascii="Cambria" w:hAnsi="Cambria"/>
            <w:sz w:val="28"/>
            <w:szCs w:val="28"/>
          </w:rPr>
          <w:delText xml:space="preserve">– </w:delText>
        </w:r>
      </w:del>
      <w:del w:id="15800" w:author="Claire S" w:date="2026-05-21T15:06:00Z" w16du:dateUtc="2026-05-21T14:06:00Z">
        <w:r w:rsidR="00BC34DC" w:rsidDel="00AD20F4">
          <w:rPr>
            <w:rFonts w:ascii="Cambria" w:hAnsi="Cambria"/>
            <w:sz w:val="28"/>
            <w:szCs w:val="28"/>
          </w:rPr>
          <w:delText xml:space="preserve">probably something to do </w:delText>
        </w:r>
        <w:r w:rsidR="00BC34DC" w:rsidDel="00660B09">
          <w:rPr>
            <w:rFonts w:ascii="Cambria" w:hAnsi="Cambria"/>
            <w:sz w:val="28"/>
            <w:szCs w:val="28"/>
          </w:rPr>
          <w:delText>with</w:delText>
        </w:r>
      </w:del>
      <w:del w:id="15801" w:author="Claire S" w:date="2026-06-04T16:47:00Z" w16du:dateUtc="2026-06-04T15:47:00Z">
        <w:r w:rsidR="00BC34DC">
          <w:rPr>
            <w:rFonts w:ascii="Cambria" w:hAnsi="Cambria"/>
            <w:sz w:val="28"/>
            <w:szCs w:val="28"/>
          </w:rPr>
          <w:delText xml:space="preserve"> </w:delText>
        </w:r>
      </w:del>
      <w:del w:id="15802" w:author="Claire S" w:date="2026-05-22T14:49:00Z" w16du:dateUtc="2026-05-22T13:49:00Z">
        <w:r w:rsidR="00BC34DC" w:rsidDel="008B78ED">
          <w:rPr>
            <w:rFonts w:ascii="Cambria" w:hAnsi="Cambria"/>
            <w:sz w:val="28"/>
            <w:szCs w:val="28"/>
          </w:rPr>
          <w:delText xml:space="preserve">her </w:delText>
        </w:r>
      </w:del>
      <w:del w:id="15803" w:author="Claire S" w:date="2026-05-21T15:06:00Z" w16du:dateUtc="2026-05-21T14:06:00Z">
        <w:r w:rsidR="00BC34DC" w:rsidDel="00AD20F4">
          <w:rPr>
            <w:rFonts w:ascii="Cambria" w:hAnsi="Cambria"/>
            <w:sz w:val="28"/>
            <w:szCs w:val="28"/>
          </w:rPr>
          <w:delText xml:space="preserve">crap </w:delText>
        </w:r>
      </w:del>
      <w:del w:id="15804" w:author="Claire S" w:date="2026-06-04T16:47:00Z" w16du:dateUtc="2026-06-04T15:47:00Z">
        <w:r w:rsidR="00BC34DC">
          <w:rPr>
            <w:rFonts w:ascii="Cambria" w:hAnsi="Cambria"/>
            <w:sz w:val="28"/>
            <w:szCs w:val="28"/>
          </w:rPr>
          <w:delText>relationship with her mum</w:delText>
        </w:r>
      </w:del>
      <w:ins w:id="15805" w:author="Claire S" w:date="2026-05-22T14:49:00Z" w16du:dateUtc="2026-05-22T13:49:00Z">
        <w:r w:rsidR="008B78ED">
          <w:rPr>
            <w:rFonts w:ascii="Cambria" w:hAnsi="Cambria"/>
            <w:sz w:val="28"/>
            <w:szCs w:val="28"/>
          </w:rPr>
          <w:t xml:space="preserve">. </w:t>
        </w:r>
      </w:ins>
      <w:del w:id="15806" w:author="Claire S" w:date="2026-05-21T15:06:00Z" w16du:dateUtc="2026-05-21T14:06:00Z">
        <w:r w:rsidR="00BC34DC" w:rsidDel="00AD20F4">
          <w:rPr>
            <w:rFonts w:ascii="Cambria" w:hAnsi="Cambria"/>
            <w:sz w:val="28"/>
            <w:szCs w:val="28"/>
          </w:rPr>
          <w:delText>, she thought drily</w:delText>
        </w:r>
      </w:del>
      <w:del w:id="15807" w:author="Claire S" w:date="2026-06-04T16:47:00Z" w16du:dateUtc="2026-06-04T15:47:00Z">
        <w:r w:rsidR="00F95159" w:rsidDel="00290EE8">
          <w:rPr>
            <w:rFonts w:ascii="Cambria" w:hAnsi="Cambria"/>
            <w:sz w:val="28"/>
            <w:szCs w:val="28"/>
          </w:rPr>
          <w:delText xml:space="preserve">.  </w:delText>
        </w:r>
      </w:del>
    </w:p>
    <w:p w14:paraId="5209E137" w14:textId="274D48D7" w:rsidR="00D56402" w:rsidRDefault="0039330A" w:rsidP="0039330A">
      <w:pPr>
        <w:spacing w:line="360" w:lineRule="auto"/>
        <w:contextualSpacing/>
        <w:rPr>
          <w:rFonts w:ascii="Cambria" w:hAnsi="Cambria"/>
          <w:sz w:val="28"/>
          <w:szCs w:val="28"/>
        </w:rPr>
      </w:pPr>
      <w:r>
        <w:rPr>
          <w:rFonts w:ascii="Cambria" w:hAnsi="Cambria"/>
          <w:sz w:val="28"/>
          <w:szCs w:val="28"/>
        </w:rPr>
        <w:tab/>
      </w:r>
      <w:r w:rsidR="007D53DD">
        <w:rPr>
          <w:rFonts w:ascii="Cambria" w:hAnsi="Cambria"/>
          <w:sz w:val="28"/>
          <w:szCs w:val="28"/>
        </w:rPr>
        <w:t>Waiting for Carl, Savannah</w:t>
      </w:r>
      <w:ins w:id="15808" w:author="Claire S" w:date="2026-05-21T18:07:00Z" w16du:dateUtc="2026-05-21T17:07:00Z">
        <w:r w:rsidR="00283BD5">
          <w:rPr>
            <w:rFonts w:ascii="Cambria" w:hAnsi="Cambria"/>
            <w:sz w:val="28"/>
            <w:szCs w:val="28"/>
          </w:rPr>
          <w:t xml:space="preserve"> remembered Ishan hadn’t </w:t>
        </w:r>
      </w:ins>
      <w:ins w:id="15809" w:author="Claire S" w:date="2026-06-04T16:48:00Z" w16du:dateUtc="2026-06-04T15:48:00Z">
        <w:r w:rsidR="006C4E31">
          <w:rPr>
            <w:rFonts w:ascii="Cambria" w:hAnsi="Cambria"/>
            <w:sz w:val="28"/>
            <w:szCs w:val="28"/>
          </w:rPr>
          <w:t>replied about</w:t>
        </w:r>
      </w:ins>
      <w:ins w:id="15810" w:author="Claire S" w:date="2026-05-21T18:07:00Z" w16du:dateUtc="2026-05-21T17:07:00Z">
        <w:r w:rsidR="00283BD5">
          <w:rPr>
            <w:rFonts w:ascii="Cambria" w:hAnsi="Cambria"/>
            <w:sz w:val="28"/>
            <w:szCs w:val="28"/>
          </w:rPr>
          <w:t xml:space="preserve"> Violet, and messaged him</w:t>
        </w:r>
      </w:ins>
      <w:ins w:id="15811" w:author="Claire S" w:date="2026-05-21T18:08:00Z" w16du:dateUtc="2026-05-21T17:08:00Z">
        <w:r w:rsidR="00283BD5">
          <w:rPr>
            <w:rFonts w:ascii="Cambria" w:hAnsi="Cambria"/>
            <w:sz w:val="28"/>
            <w:szCs w:val="28"/>
          </w:rPr>
          <w:t xml:space="preserve"> again.  Then she </w:t>
        </w:r>
      </w:ins>
      <w:del w:id="15812" w:author="Claire S" w:date="2026-05-21T18:08:00Z" w16du:dateUtc="2026-05-21T17:08:00Z">
        <w:r w:rsidR="007D53DD" w:rsidDel="00283BD5">
          <w:rPr>
            <w:rFonts w:ascii="Cambria" w:hAnsi="Cambria"/>
            <w:sz w:val="28"/>
            <w:szCs w:val="28"/>
          </w:rPr>
          <w:delText xml:space="preserve"> </w:delText>
        </w:r>
      </w:del>
      <w:r w:rsidR="0058479E">
        <w:rPr>
          <w:rFonts w:ascii="Cambria" w:hAnsi="Cambria"/>
          <w:sz w:val="28"/>
          <w:szCs w:val="28"/>
        </w:rPr>
        <w:t xml:space="preserve">sat at the </w:t>
      </w:r>
      <w:del w:id="15813" w:author="Daisy Watt" w:date="2026-06-23T10:31:00Z" w16du:dateUtc="2026-06-23T08:31:00Z">
        <w:r w:rsidR="0058479E">
          <w:rPr>
            <w:rFonts w:ascii="Cambria" w:hAnsi="Cambria"/>
            <w:sz w:val="28"/>
            <w:szCs w:val="28"/>
          </w:rPr>
          <w:delText>fake</w:delText>
        </w:r>
      </w:del>
      <w:ins w:id="15814" w:author="Daisy Watt" w:date="2026-06-23T10:31:00Z" w16du:dateUtc="2026-06-23T08:31:00Z">
        <w:r w:rsidR="00DB7C6E">
          <w:rPr>
            <w:rFonts w:ascii="Cambria" w:hAnsi="Cambria"/>
            <w:sz w:val="28"/>
            <w:szCs w:val="28"/>
          </w:rPr>
          <w:t>replica of</w:t>
        </w:r>
      </w:ins>
      <w:r w:rsidR="0058479E">
        <w:rPr>
          <w:rFonts w:ascii="Cambria" w:hAnsi="Cambria"/>
          <w:sz w:val="28"/>
          <w:szCs w:val="28"/>
        </w:rPr>
        <w:t xml:space="preserve"> </w:t>
      </w:r>
      <w:r w:rsidR="00547FBB">
        <w:rPr>
          <w:rFonts w:ascii="Cambria" w:hAnsi="Cambria"/>
          <w:sz w:val="28"/>
          <w:szCs w:val="28"/>
        </w:rPr>
        <w:t>Charles Dickens’</w:t>
      </w:r>
      <w:r w:rsidR="0058479E">
        <w:rPr>
          <w:rFonts w:ascii="Cambria" w:hAnsi="Cambria"/>
          <w:sz w:val="28"/>
          <w:szCs w:val="28"/>
        </w:rPr>
        <w:t xml:space="preserve"> desk in the corner and </w:t>
      </w:r>
      <w:r w:rsidR="00437D71">
        <w:rPr>
          <w:rFonts w:ascii="Cambria" w:hAnsi="Cambria"/>
          <w:sz w:val="28"/>
          <w:szCs w:val="28"/>
        </w:rPr>
        <w:t xml:space="preserve">pulled </w:t>
      </w:r>
      <w:ins w:id="15815" w:author="Daisy Watt" w:date="2026-06-23T10:31:00Z" w16du:dateUtc="2026-06-23T08:31:00Z">
        <w:r w:rsidR="00DB7C6E">
          <w:rPr>
            <w:rFonts w:ascii="Cambria" w:hAnsi="Cambria"/>
            <w:sz w:val="28"/>
            <w:szCs w:val="28"/>
          </w:rPr>
          <w:t xml:space="preserve">out </w:t>
        </w:r>
      </w:ins>
      <w:r w:rsidR="00437D71">
        <w:rPr>
          <w:rFonts w:ascii="Cambria" w:hAnsi="Cambria"/>
          <w:sz w:val="28"/>
          <w:szCs w:val="28"/>
        </w:rPr>
        <w:t xml:space="preserve">her </w:t>
      </w:r>
      <w:del w:id="15816" w:author="Claire S" w:date="2026-05-21T15:07:00Z" w16du:dateUtc="2026-05-21T14:07:00Z">
        <w:r w:rsidR="00437D71" w:rsidDel="0025074B">
          <w:rPr>
            <w:rFonts w:ascii="Cambria" w:hAnsi="Cambria"/>
            <w:sz w:val="28"/>
            <w:szCs w:val="28"/>
          </w:rPr>
          <w:delText xml:space="preserve">Chanel </w:delText>
        </w:r>
      </w:del>
      <w:ins w:id="15817" w:author="Claire S" w:date="2026-05-21T15:07:00Z" w16du:dateUtc="2026-05-21T14:07:00Z">
        <w:r w:rsidR="0025074B">
          <w:rPr>
            <w:rFonts w:ascii="Cambria" w:hAnsi="Cambria"/>
            <w:sz w:val="28"/>
            <w:szCs w:val="28"/>
          </w:rPr>
          <w:t xml:space="preserve">Dior </w:t>
        </w:r>
      </w:ins>
      <w:r w:rsidR="00437D71">
        <w:rPr>
          <w:rFonts w:ascii="Cambria" w:hAnsi="Cambria"/>
          <w:sz w:val="28"/>
          <w:szCs w:val="28"/>
        </w:rPr>
        <w:t xml:space="preserve">compact </w:t>
      </w:r>
      <w:del w:id="15818" w:author="Daisy Watt" w:date="2026-06-23T10:31:00Z" w16du:dateUtc="2026-06-23T08:31:00Z">
        <w:r w:rsidR="00437D71">
          <w:rPr>
            <w:rFonts w:ascii="Cambria" w:hAnsi="Cambria"/>
            <w:sz w:val="28"/>
            <w:szCs w:val="28"/>
          </w:rPr>
          <w:delText xml:space="preserve">out </w:delText>
        </w:r>
      </w:del>
      <w:r w:rsidR="0058479E">
        <w:rPr>
          <w:rFonts w:ascii="Cambria" w:hAnsi="Cambria"/>
          <w:sz w:val="28"/>
          <w:szCs w:val="28"/>
        </w:rPr>
        <w:t>to</w:t>
      </w:r>
      <w:r w:rsidR="00437D71">
        <w:rPr>
          <w:rFonts w:ascii="Cambria" w:hAnsi="Cambria"/>
          <w:sz w:val="28"/>
          <w:szCs w:val="28"/>
        </w:rPr>
        <w:t xml:space="preserve"> </w:t>
      </w:r>
      <w:r w:rsidR="007D53DD">
        <w:rPr>
          <w:rFonts w:ascii="Cambria" w:hAnsi="Cambria"/>
          <w:sz w:val="28"/>
          <w:szCs w:val="28"/>
        </w:rPr>
        <w:t>check her appearance</w:t>
      </w:r>
      <w:r w:rsidR="00F445A1">
        <w:rPr>
          <w:rFonts w:ascii="Cambria" w:hAnsi="Cambria"/>
          <w:sz w:val="28"/>
          <w:szCs w:val="28"/>
        </w:rPr>
        <w:t>.</w:t>
      </w:r>
      <w:r w:rsidR="000B4FA5">
        <w:rPr>
          <w:rFonts w:ascii="Cambria" w:hAnsi="Cambria"/>
          <w:sz w:val="28"/>
          <w:szCs w:val="28"/>
        </w:rPr>
        <w:t xml:space="preserve"> </w:t>
      </w:r>
      <w:r w:rsidR="00D56402">
        <w:rPr>
          <w:rFonts w:ascii="Cambria" w:hAnsi="Cambria"/>
          <w:sz w:val="28"/>
          <w:szCs w:val="28"/>
        </w:rPr>
        <w:t xml:space="preserve"> She’d got ready too quickly</w:t>
      </w:r>
      <w:ins w:id="15819" w:author="Daisy Watt" w:date="2026-06-23T10:32:00Z" w16du:dateUtc="2026-06-23T08:32:00Z">
        <w:r w:rsidR="00DB7C6E">
          <w:rPr>
            <w:rFonts w:ascii="Cambria" w:hAnsi="Cambria"/>
            <w:sz w:val="28"/>
            <w:szCs w:val="28"/>
          </w:rPr>
          <w:t xml:space="preserve"> that morning</w:t>
        </w:r>
      </w:ins>
      <w:del w:id="15820" w:author="Claire S" w:date="2026-05-21T18:10:00Z" w16du:dateUtc="2026-05-21T17:10:00Z">
        <w:r w:rsidR="00E43093" w:rsidDel="004363EA">
          <w:rPr>
            <w:rFonts w:ascii="Cambria" w:hAnsi="Cambria"/>
            <w:sz w:val="28"/>
            <w:szCs w:val="28"/>
          </w:rPr>
          <w:delText>,</w:delText>
        </w:r>
        <w:r w:rsidR="00D56402" w:rsidDel="004363EA">
          <w:rPr>
            <w:rFonts w:ascii="Cambria" w:hAnsi="Cambria"/>
            <w:sz w:val="28"/>
            <w:szCs w:val="28"/>
          </w:rPr>
          <w:delText xml:space="preserve"> and</w:delText>
        </w:r>
      </w:del>
      <w:del w:id="15821" w:author="Claire S" w:date="2026-05-22T15:08:00Z" w16du:dateUtc="2026-05-22T14:08:00Z">
        <w:r w:rsidR="00D56402" w:rsidDel="00054B80">
          <w:rPr>
            <w:rFonts w:ascii="Cambria" w:hAnsi="Cambria"/>
            <w:sz w:val="28"/>
            <w:szCs w:val="28"/>
          </w:rPr>
          <w:delText xml:space="preserve"> she wasn’t looking her best</w:delText>
        </w:r>
      </w:del>
      <w:r w:rsidR="00437D71">
        <w:rPr>
          <w:rFonts w:ascii="Cambria" w:hAnsi="Cambria"/>
          <w:sz w:val="28"/>
          <w:szCs w:val="28"/>
        </w:rPr>
        <w:t xml:space="preserve">, </w:t>
      </w:r>
      <w:r w:rsidR="00321266">
        <w:rPr>
          <w:rFonts w:ascii="Cambria" w:hAnsi="Cambria"/>
          <w:sz w:val="28"/>
          <w:szCs w:val="28"/>
        </w:rPr>
        <w:t>she thought</w:t>
      </w:r>
      <w:ins w:id="15822" w:author="Claire S" w:date="2026-05-21T18:10:00Z" w16du:dateUtc="2026-05-21T17:10:00Z">
        <w:r w:rsidR="004363EA">
          <w:rPr>
            <w:rFonts w:ascii="Cambria" w:hAnsi="Cambria"/>
            <w:sz w:val="28"/>
            <w:szCs w:val="28"/>
          </w:rPr>
          <w:t xml:space="preserve"> sadly</w:t>
        </w:r>
      </w:ins>
      <w:r w:rsidR="00321266">
        <w:rPr>
          <w:rFonts w:ascii="Cambria" w:hAnsi="Cambria"/>
          <w:sz w:val="28"/>
          <w:szCs w:val="28"/>
        </w:rPr>
        <w:t>, digging</w:t>
      </w:r>
      <w:r w:rsidR="00437D71">
        <w:rPr>
          <w:rFonts w:ascii="Cambria" w:hAnsi="Cambria"/>
          <w:sz w:val="28"/>
          <w:szCs w:val="28"/>
        </w:rPr>
        <w:t xml:space="preserve"> </w:t>
      </w:r>
      <w:r w:rsidR="00321266">
        <w:rPr>
          <w:rFonts w:ascii="Cambria" w:hAnsi="Cambria"/>
          <w:sz w:val="28"/>
          <w:szCs w:val="28"/>
        </w:rPr>
        <w:t>an</w:t>
      </w:r>
      <w:r w:rsidR="00437D71">
        <w:rPr>
          <w:rFonts w:ascii="Cambria" w:hAnsi="Cambria"/>
          <w:sz w:val="28"/>
          <w:szCs w:val="28"/>
        </w:rPr>
        <w:t xml:space="preserve"> eyeliner out of her Jane Birkin</w:t>
      </w:r>
      <w:ins w:id="15823" w:author="Claire S" w:date="2026-07-28T15:03:00Z" w16du:dateUtc="2026-07-28T14:03:00Z">
        <w:r w:rsidR="001D237B">
          <w:rPr>
            <w:rFonts w:ascii="Cambria" w:hAnsi="Cambria"/>
            <w:sz w:val="28"/>
            <w:szCs w:val="28"/>
          </w:rPr>
          <w:t xml:space="preserve"> bag</w:t>
        </w:r>
      </w:ins>
      <w:r w:rsidR="00D56402">
        <w:rPr>
          <w:rFonts w:ascii="Cambria" w:hAnsi="Cambria"/>
          <w:sz w:val="28"/>
          <w:szCs w:val="28"/>
        </w:rPr>
        <w:t xml:space="preserve">.  </w:t>
      </w:r>
      <w:r w:rsidR="007D53DD">
        <w:rPr>
          <w:rFonts w:ascii="Cambria" w:hAnsi="Cambria"/>
          <w:sz w:val="28"/>
          <w:szCs w:val="28"/>
        </w:rPr>
        <w:t xml:space="preserve">But as she drew a </w:t>
      </w:r>
      <w:del w:id="15824" w:author="Daisy Watt" w:date="2026-06-23T13:30:00Z" w16du:dateUtc="2026-06-23T11:30:00Z">
        <w:r w:rsidR="007D53DD" w:rsidDel="002E15D1">
          <w:rPr>
            <w:rFonts w:ascii="Cambria" w:hAnsi="Cambria"/>
            <w:sz w:val="28"/>
            <w:szCs w:val="28"/>
          </w:rPr>
          <w:delText xml:space="preserve">cat’s eye flick </w:delText>
        </w:r>
      </w:del>
      <w:ins w:id="15825" w:author="Daisy Watt" w:date="2026-06-23T13:30:00Z" w16du:dateUtc="2026-06-23T11:30:00Z">
        <w:r w:rsidR="002E15D1">
          <w:rPr>
            <w:rFonts w:ascii="Cambria" w:hAnsi="Cambria"/>
            <w:sz w:val="28"/>
            <w:szCs w:val="28"/>
          </w:rPr>
          <w:t>wing at the corn</w:t>
        </w:r>
      </w:ins>
      <w:ins w:id="15826" w:author="Daisy Watt" w:date="2026-06-23T13:31:00Z" w16du:dateUtc="2026-06-23T11:31:00Z">
        <w:r w:rsidR="002E15D1">
          <w:rPr>
            <w:rFonts w:ascii="Cambria" w:hAnsi="Cambria"/>
            <w:sz w:val="28"/>
            <w:szCs w:val="28"/>
          </w:rPr>
          <w:t xml:space="preserve">er of </w:t>
        </w:r>
      </w:ins>
      <w:del w:id="15827" w:author="Daisy Watt" w:date="2026-06-23T13:31:00Z" w16du:dateUtc="2026-06-23T11:31:00Z">
        <w:r w:rsidR="00D56402" w:rsidDel="002E15D1">
          <w:rPr>
            <w:rFonts w:ascii="Cambria" w:hAnsi="Cambria"/>
            <w:sz w:val="28"/>
            <w:szCs w:val="28"/>
          </w:rPr>
          <w:delText xml:space="preserve">on her </w:delText>
        </w:r>
      </w:del>
      <w:r w:rsidR="00321266">
        <w:rPr>
          <w:rFonts w:ascii="Cambria" w:hAnsi="Cambria"/>
          <w:sz w:val="28"/>
          <w:szCs w:val="28"/>
        </w:rPr>
        <w:t>one</w:t>
      </w:r>
      <w:r w:rsidR="00D56402">
        <w:rPr>
          <w:rFonts w:ascii="Cambria" w:hAnsi="Cambria"/>
          <w:sz w:val="28"/>
          <w:szCs w:val="28"/>
        </w:rPr>
        <w:t xml:space="preserve"> eye</w:t>
      </w:r>
      <w:r w:rsidR="007D53DD">
        <w:rPr>
          <w:rFonts w:ascii="Cambria" w:hAnsi="Cambria"/>
          <w:sz w:val="28"/>
          <w:szCs w:val="28"/>
        </w:rPr>
        <w:t xml:space="preserve">, </w:t>
      </w:r>
      <w:r w:rsidR="009806B4">
        <w:rPr>
          <w:rFonts w:ascii="Cambria" w:hAnsi="Cambria"/>
          <w:sz w:val="28"/>
          <w:szCs w:val="28"/>
        </w:rPr>
        <w:t>a strange sound</w:t>
      </w:r>
      <w:r w:rsidR="007D53DD">
        <w:rPr>
          <w:rFonts w:ascii="Cambria" w:hAnsi="Cambria"/>
          <w:sz w:val="28"/>
          <w:szCs w:val="28"/>
        </w:rPr>
        <w:t xml:space="preserve"> made her jump</w:t>
      </w:r>
      <w:r w:rsidR="00D56402">
        <w:rPr>
          <w:rFonts w:ascii="Cambria" w:hAnsi="Cambria"/>
          <w:sz w:val="28"/>
          <w:szCs w:val="28"/>
        </w:rPr>
        <w:t>.</w:t>
      </w:r>
    </w:p>
    <w:p w14:paraId="5E82BB4F" w14:textId="01899C35" w:rsidR="00D56402" w:rsidRDefault="00DB5D5A" w:rsidP="00D56402">
      <w:pPr>
        <w:spacing w:line="360" w:lineRule="auto"/>
        <w:ind w:firstLine="720"/>
        <w:contextualSpacing/>
        <w:rPr>
          <w:rFonts w:ascii="Cambria" w:hAnsi="Cambria"/>
          <w:sz w:val="28"/>
          <w:szCs w:val="28"/>
        </w:rPr>
      </w:pPr>
      <w:del w:id="15828" w:author="Claire S" w:date="2026-05-22T14:49:00Z" w16du:dateUtc="2026-05-22T13:49:00Z">
        <w:r w:rsidDel="00626B7D">
          <w:rPr>
            <w:rFonts w:ascii="Cambria" w:hAnsi="Cambria"/>
            <w:sz w:val="28"/>
            <w:szCs w:val="28"/>
          </w:rPr>
          <w:delText xml:space="preserve"> </w:delText>
        </w:r>
      </w:del>
      <w:del w:id="15829" w:author="Claire S" w:date="2026-05-22T14:50:00Z" w16du:dateUtc="2026-05-22T13:50:00Z">
        <w:r w:rsidDel="00626B7D">
          <w:rPr>
            <w:rFonts w:ascii="Cambria" w:hAnsi="Cambria"/>
            <w:sz w:val="28"/>
            <w:szCs w:val="28"/>
          </w:rPr>
          <w:delText xml:space="preserve">‘Crap!’ </w:delText>
        </w:r>
      </w:del>
      <w:ins w:id="15830" w:author="Claire S" w:date="2026-05-22T14:49:00Z" w16du:dateUtc="2026-05-22T13:49:00Z">
        <w:r w:rsidR="00626B7D">
          <w:rPr>
            <w:rFonts w:ascii="Cambria" w:hAnsi="Cambria"/>
            <w:sz w:val="28"/>
            <w:szCs w:val="28"/>
          </w:rPr>
          <w:t>Savannah’s</w:t>
        </w:r>
      </w:ins>
      <w:del w:id="15831" w:author="Claire S" w:date="2026-05-22T14:49:00Z" w16du:dateUtc="2026-05-22T13:49:00Z">
        <w:r w:rsidR="00E43093" w:rsidDel="00626B7D">
          <w:rPr>
            <w:rFonts w:ascii="Cambria" w:hAnsi="Cambria"/>
            <w:sz w:val="28"/>
            <w:szCs w:val="28"/>
          </w:rPr>
          <w:delText xml:space="preserve">she swore as </w:delText>
        </w:r>
        <w:r w:rsidDel="00626B7D">
          <w:rPr>
            <w:rFonts w:ascii="Cambria" w:hAnsi="Cambria"/>
            <w:sz w:val="28"/>
            <w:szCs w:val="28"/>
          </w:rPr>
          <w:delText>her</w:delText>
        </w:r>
      </w:del>
      <w:r>
        <w:rPr>
          <w:rFonts w:ascii="Cambria" w:hAnsi="Cambria"/>
          <w:sz w:val="28"/>
          <w:szCs w:val="28"/>
        </w:rPr>
        <w:t xml:space="preserve"> eyeliner</w:t>
      </w:r>
      <w:r w:rsidR="00D56402">
        <w:rPr>
          <w:rFonts w:ascii="Cambria" w:hAnsi="Cambria"/>
          <w:sz w:val="28"/>
          <w:szCs w:val="28"/>
        </w:rPr>
        <w:t xml:space="preserve"> flew </w:t>
      </w:r>
      <w:del w:id="15832" w:author="Claire S" w:date="2026-05-21T15:07:00Z" w16du:dateUtc="2026-05-21T14:07:00Z">
        <w:r w:rsidR="00D56402" w:rsidDel="0025074B">
          <w:rPr>
            <w:rFonts w:ascii="Cambria" w:hAnsi="Cambria"/>
            <w:sz w:val="28"/>
            <w:szCs w:val="28"/>
          </w:rPr>
          <w:delText xml:space="preserve">up </w:delText>
        </w:r>
      </w:del>
      <w:ins w:id="15833" w:author="Claire S" w:date="2026-05-21T15:07:00Z" w16du:dateUtc="2026-05-21T14:07:00Z">
        <w:r w:rsidR="00DF0E2F">
          <w:rPr>
            <w:rFonts w:ascii="Cambria" w:hAnsi="Cambria"/>
            <w:sz w:val="28"/>
            <w:szCs w:val="28"/>
          </w:rPr>
          <w:t xml:space="preserve">across </w:t>
        </w:r>
      </w:ins>
      <w:r w:rsidR="00D56402">
        <w:rPr>
          <w:rFonts w:ascii="Cambria" w:hAnsi="Cambria"/>
          <w:sz w:val="28"/>
          <w:szCs w:val="28"/>
        </w:rPr>
        <w:t xml:space="preserve">her </w:t>
      </w:r>
      <w:del w:id="15834" w:author="Claire S" w:date="2026-05-21T15:08:00Z" w16du:dateUtc="2026-05-21T14:08:00Z">
        <w:r w:rsidR="00D56402" w:rsidDel="00DF0E2F">
          <w:rPr>
            <w:rFonts w:ascii="Cambria" w:hAnsi="Cambria"/>
            <w:sz w:val="28"/>
            <w:szCs w:val="28"/>
          </w:rPr>
          <w:delText>cheekbone</w:delText>
        </w:r>
      </w:del>
      <w:ins w:id="15835" w:author="Claire S" w:date="2026-05-21T15:08:00Z" w16du:dateUtc="2026-05-21T14:08:00Z">
        <w:r w:rsidR="00DF0E2F">
          <w:rPr>
            <w:rFonts w:ascii="Cambria" w:hAnsi="Cambria"/>
            <w:sz w:val="28"/>
            <w:szCs w:val="28"/>
          </w:rPr>
          <w:t>face</w:t>
        </w:r>
      </w:ins>
      <w:r>
        <w:rPr>
          <w:rFonts w:ascii="Cambria" w:hAnsi="Cambria"/>
          <w:sz w:val="28"/>
          <w:szCs w:val="28"/>
        </w:rPr>
        <w:t xml:space="preserve">. </w:t>
      </w:r>
      <w:ins w:id="15836" w:author="Claire S" w:date="2026-05-22T14:50:00Z" w16du:dateUtc="2026-05-22T13:50:00Z">
        <w:r w:rsidR="00626B7D">
          <w:rPr>
            <w:rFonts w:ascii="Cambria" w:hAnsi="Cambria"/>
            <w:sz w:val="28"/>
            <w:szCs w:val="28"/>
          </w:rPr>
          <w:t>‘Crap!’</w:t>
        </w:r>
      </w:ins>
    </w:p>
    <w:p w14:paraId="5123AC75" w14:textId="133E7FFA" w:rsidR="0039330A" w:rsidRDefault="00D56402" w:rsidP="00D56402">
      <w:pPr>
        <w:spacing w:line="360" w:lineRule="auto"/>
        <w:ind w:firstLine="720"/>
        <w:contextualSpacing/>
        <w:rPr>
          <w:rFonts w:ascii="Cambria" w:hAnsi="Cambria"/>
          <w:sz w:val="28"/>
          <w:szCs w:val="28"/>
        </w:rPr>
      </w:pPr>
      <w:r>
        <w:rPr>
          <w:rFonts w:ascii="Cambria" w:hAnsi="Cambria"/>
          <w:sz w:val="28"/>
          <w:szCs w:val="28"/>
        </w:rPr>
        <w:t>The noise got louder</w:t>
      </w:r>
      <w:del w:id="15837" w:author="Daisy Watt" w:date="2026-06-23T10:32:00Z" w16du:dateUtc="2026-06-23T08:32:00Z">
        <w:r>
          <w:rPr>
            <w:rFonts w:ascii="Cambria" w:hAnsi="Cambria"/>
            <w:sz w:val="28"/>
            <w:szCs w:val="28"/>
          </w:rPr>
          <w:delText>;</w:delText>
        </w:r>
      </w:del>
      <w:ins w:id="15838" w:author="Daisy Watt" w:date="2026-06-23T10:32:00Z" w16du:dateUtc="2026-06-23T08:32:00Z">
        <w:r w:rsidR="00DB7C6E">
          <w:rPr>
            <w:rFonts w:ascii="Cambria" w:hAnsi="Cambria"/>
            <w:sz w:val="28"/>
            <w:szCs w:val="28"/>
          </w:rPr>
          <w:t>:</w:t>
        </w:r>
      </w:ins>
      <w:r w:rsidR="009806B4">
        <w:rPr>
          <w:rFonts w:ascii="Cambria" w:hAnsi="Cambria"/>
          <w:sz w:val="28"/>
          <w:szCs w:val="28"/>
        </w:rPr>
        <w:t xml:space="preserve"> a </w:t>
      </w:r>
      <w:r w:rsidR="007D53DD">
        <w:rPr>
          <w:rFonts w:ascii="Cambria" w:hAnsi="Cambria"/>
          <w:sz w:val="28"/>
          <w:szCs w:val="28"/>
        </w:rPr>
        <w:t>sort of</w:t>
      </w:r>
      <w:r w:rsidR="009806B4">
        <w:rPr>
          <w:rFonts w:ascii="Cambria" w:hAnsi="Cambria"/>
          <w:sz w:val="28"/>
          <w:szCs w:val="28"/>
        </w:rPr>
        <w:t xml:space="preserve"> thumping</w:t>
      </w:r>
      <w:r w:rsidR="007D53DD">
        <w:rPr>
          <w:rFonts w:ascii="Cambria" w:hAnsi="Cambria"/>
          <w:sz w:val="28"/>
          <w:szCs w:val="28"/>
        </w:rPr>
        <w:t xml:space="preserve"> from somewhere beneath her</w:t>
      </w:r>
      <w:r w:rsidR="00DB5D5A">
        <w:rPr>
          <w:rFonts w:ascii="Cambria" w:hAnsi="Cambria"/>
          <w:sz w:val="28"/>
          <w:szCs w:val="28"/>
        </w:rPr>
        <w:t>.  A</w:t>
      </w:r>
      <w:r w:rsidR="009806B4">
        <w:rPr>
          <w:rFonts w:ascii="Cambria" w:hAnsi="Cambria"/>
          <w:sz w:val="28"/>
          <w:szCs w:val="28"/>
        </w:rPr>
        <w:t xml:space="preserve"> bit like </w:t>
      </w:r>
      <w:r w:rsidR="007D53DD">
        <w:rPr>
          <w:rFonts w:ascii="Cambria" w:hAnsi="Cambria"/>
          <w:sz w:val="28"/>
          <w:szCs w:val="28"/>
        </w:rPr>
        <w:t>someone was trying to get in – or out.</w:t>
      </w:r>
      <w:r w:rsidR="009806B4">
        <w:rPr>
          <w:rFonts w:ascii="Cambria" w:hAnsi="Cambria"/>
          <w:sz w:val="28"/>
          <w:szCs w:val="28"/>
        </w:rPr>
        <w:t xml:space="preserve"> </w:t>
      </w:r>
    </w:p>
    <w:p w14:paraId="3FBA8A35" w14:textId="7C142FED" w:rsidR="000236D2" w:rsidRDefault="009806B4" w:rsidP="0039330A">
      <w:pPr>
        <w:spacing w:line="360" w:lineRule="auto"/>
        <w:contextualSpacing/>
        <w:rPr>
          <w:rFonts w:ascii="Cambria" w:hAnsi="Cambria"/>
          <w:sz w:val="28"/>
          <w:szCs w:val="28"/>
        </w:rPr>
      </w:pPr>
      <w:r>
        <w:rPr>
          <w:rFonts w:ascii="Cambria" w:hAnsi="Cambria"/>
          <w:sz w:val="28"/>
          <w:szCs w:val="28"/>
        </w:rPr>
        <w:tab/>
        <w:t xml:space="preserve">‘Hello?’ </w:t>
      </w:r>
      <w:r w:rsidR="00321266">
        <w:rPr>
          <w:rFonts w:ascii="Cambria" w:hAnsi="Cambria"/>
          <w:sz w:val="28"/>
          <w:szCs w:val="28"/>
        </w:rPr>
        <w:t>Savannah</w:t>
      </w:r>
      <w:r>
        <w:rPr>
          <w:rFonts w:ascii="Cambria" w:hAnsi="Cambria"/>
          <w:sz w:val="28"/>
          <w:szCs w:val="28"/>
        </w:rPr>
        <w:t xml:space="preserve"> </w:t>
      </w:r>
      <w:r w:rsidR="00321266">
        <w:rPr>
          <w:rFonts w:ascii="Cambria" w:hAnsi="Cambria"/>
          <w:sz w:val="28"/>
          <w:szCs w:val="28"/>
        </w:rPr>
        <w:t>calle</w:t>
      </w:r>
      <w:r>
        <w:rPr>
          <w:rFonts w:ascii="Cambria" w:hAnsi="Cambria"/>
          <w:sz w:val="28"/>
          <w:szCs w:val="28"/>
        </w:rPr>
        <w:t>d nervously</w:t>
      </w:r>
      <w:r w:rsidR="00321266">
        <w:rPr>
          <w:rFonts w:ascii="Cambria" w:hAnsi="Cambria"/>
          <w:sz w:val="28"/>
          <w:szCs w:val="28"/>
        </w:rPr>
        <w:t xml:space="preserve"> </w:t>
      </w:r>
      <w:del w:id="15839" w:author="Daisy Watt" w:date="2026-06-22T22:15:00Z" w16du:dateUtc="2026-06-22T20:15:00Z">
        <w:r w:rsidR="00321266">
          <w:rPr>
            <w:rFonts w:ascii="Cambria" w:hAnsi="Cambria"/>
            <w:sz w:val="28"/>
            <w:szCs w:val="28"/>
          </w:rPr>
          <w:delText>-</w:delText>
        </w:r>
      </w:del>
      <w:ins w:id="15840" w:author="Daisy Watt" w:date="2026-06-22T22:15:00Z" w16du:dateUtc="2026-06-22T20:15:00Z">
        <w:r w:rsidR="0082196C">
          <w:rPr>
            <w:rFonts w:ascii="Cambria" w:hAnsi="Cambria"/>
            <w:sz w:val="28"/>
            <w:szCs w:val="28"/>
          </w:rPr>
          <w:t>–</w:t>
        </w:r>
      </w:ins>
      <w:r w:rsidR="00DB5D5A">
        <w:rPr>
          <w:rFonts w:ascii="Cambria" w:hAnsi="Cambria"/>
          <w:sz w:val="28"/>
          <w:szCs w:val="28"/>
        </w:rPr>
        <w:t xml:space="preserve"> but the noise </w:t>
      </w:r>
      <w:ins w:id="15841" w:author="Claire S" w:date="2026-05-22T14:50:00Z" w16du:dateUtc="2026-05-22T13:50:00Z">
        <w:r w:rsidR="00626B7D">
          <w:rPr>
            <w:rFonts w:ascii="Cambria" w:hAnsi="Cambria"/>
            <w:sz w:val="28"/>
            <w:szCs w:val="28"/>
          </w:rPr>
          <w:t xml:space="preserve">had </w:t>
        </w:r>
      </w:ins>
      <w:r w:rsidR="00DB5D5A">
        <w:rPr>
          <w:rFonts w:ascii="Cambria" w:hAnsi="Cambria"/>
          <w:sz w:val="28"/>
          <w:szCs w:val="28"/>
        </w:rPr>
        <w:t>stopped.</w:t>
      </w:r>
    </w:p>
    <w:p w14:paraId="75EF058B" w14:textId="1436CCB5" w:rsidR="00321266" w:rsidRDefault="00DB5D5A" w:rsidP="00DB5D5A">
      <w:pPr>
        <w:spacing w:line="360" w:lineRule="auto"/>
        <w:contextualSpacing/>
        <w:rPr>
          <w:rFonts w:ascii="Cambria" w:hAnsi="Cambria"/>
          <w:sz w:val="28"/>
          <w:szCs w:val="28"/>
        </w:rPr>
      </w:pPr>
      <w:r>
        <w:rPr>
          <w:rFonts w:ascii="Cambria" w:hAnsi="Cambria"/>
          <w:sz w:val="28"/>
          <w:szCs w:val="28"/>
        </w:rPr>
        <w:tab/>
      </w:r>
      <w:ins w:id="15842" w:author="Claire S" w:date="2026-05-21T15:08:00Z" w16du:dateUtc="2026-05-21T14:08:00Z">
        <w:del w:id="15843" w:author="Daisy Watt" w:date="2026-06-23T10:32:00Z" w16du:dateUtc="2026-06-23T08:32:00Z">
          <w:r w:rsidR="00DF0E2F">
            <w:rPr>
              <w:rFonts w:ascii="Cambria" w:hAnsi="Cambria"/>
              <w:sz w:val="28"/>
              <w:szCs w:val="28"/>
            </w:rPr>
            <w:delText>Wiping</w:delText>
          </w:r>
        </w:del>
      </w:ins>
      <w:ins w:id="15844" w:author="Daisy Watt" w:date="2026-06-23T10:32:00Z" w16du:dateUtc="2026-06-23T08:32:00Z">
        <w:r w:rsidR="00DB7C6E">
          <w:rPr>
            <w:rFonts w:ascii="Cambria" w:hAnsi="Cambria"/>
            <w:sz w:val="28"/>
            <w:szCs w:val="28"/>
          </w:rPr>
          <w:t>As she wiped</w:t>
        </w:r>
      </w:ins>
      <w:ins w:id="15845" w:author="Claire S" w:date="2026-05-21T15:08:00Z" w16du:dateUtc="2026-05-21T14:08:00Z">
        <w:r w:rsidR="00DF0E2F">
          <w:rPr>
            <w:rFonts w:ascii="Cambria" w:hAnsi="Cambria"/>
            <w:sz w:val="28"/>
            <w:szCs w:val="28"/>
          </w:rPr>
          <w:t xml:space="preserve"> the eyeliner off, </w:t>
        </w:r>
      </w:ins>
      <w:del w:id="15846" w:author="Claire S" w:date="2026-05-21T15:08:00Z" w16du:dateUtc="2026-05-21T14:08:00Z">
        <w:r w:rsidR="00CA0FD0" w:rsidDel="00DF0E2F">
          <w:rPr>
            <w:rFonts w:ascii="Cambria" w:hAnsi="Cambria"/>
            <w:sz w:val="28"/>
            <w:szCs w:val="28"/>
          </w:rPr>
          <w:delText xml:space="preserve">Attending </w:delText>
        </w:r>
        <w:r w:rsidDel="00DF0E2F">
          <w:rPr>
            <w:rFonts w:ascii="Cambria" w:hAnsi="Cambria"/>
            <w:sz w:val="28"/>
            <w:szCs w:val="28"/>
          </w:rPr>
          <w:delText>to the other eye</w:delText>
        </w:r>
        <w:r w:rsidR="00CA0FD0" w:rsidDel="00DF0E2F">
          <w:rPr>
            <w:rFonts w:ascii="Cambria" w:hAnsi="Cambria"/>
            <w:sz w:val="28"/>
            <w:szCs w:val="28"/>
          </w:rPr>
          <w:delText>,</w:delText>
        </w:r>
        <w:r w:rsidDel="00DF0E2F">
          <w:rPr>
            <w:rFonts w:ascii="Cambria" w:hAnsi="Cambria"/>
            <w:sz w:val="28"/>
            <w:szCs w:val="28"/>
          </w:rPr>
          <w:delText xml:space="preserve"> </w:delText>
        </w:r>
        <w:r w:rsidR="00321266" w:rsidDel="00DF0E2F">
          <w:rPr>
            <w:rFonts w:ascii="Cambria" w:hAnsi="Cambria"/>
            <w:sz w:val="28"/>
            <w:szCs w:val="28"/>
          </w:rPr>
          <w:delText xml:space="preserve">she heard </w:delText>
        </w:r>
      </w:del>
      <w:r w:rsidR="00321266">
        <w:rPr>
          <w:rFonts w:ascii="Cambria" w:hAnsi="Cambria"/>
          <w:sz w:val="28"/>
          <w:szCs w:val="28"/>
        </w:rPr>
        <w:t>a kind of creaking</w:t>
      </w:r>
      <w:ins w:id="15847" w:author="Claire S" w:date="2026-05-21T15:08:00Z" w16du:dateUtc="2026-05-21T14:08:00Z">
        <w:r w:rsidR="00DF0E2F">
          <w:rPr>
            <w:rFonts w:ascii="Cambria" w:hAnsi="Cambria"/>
            <w:sz w:val="28"/>
            <w:szCs w:val="28"/>
          </w:rPr>
          <w:t xml:space="preserve"> noise began somewhere nearby, followed by</w:t>
        </w:r>
      </w:ins>
      <w:del w:id="15848" w:author="Claire S" w:date="2026-05-21T15:08:00Z" w16du:dateUtc="2026-05-21T14:08:00Z">
        <w:r w:rsidR="00321266" w:rsidDel="00DF0E2F">
          <w:rPr>
            <w:rFonts w:ascii="Cambria" w:hAnsi="Cambria"/>
            <w:sz w:val="28"/>
            <w:szCs w:val="28"/>
          </w:rPr>
          <w:delText xml:space="preserve">, and then </w:delText>
        </w:r>
      </w:del>
      <w:ins w:id="15849" w:author="Claire S" w:date="2026-05-21T15:08:00Z" w16du:dateUtc="2026-05-21T14:08:00Z">
        <w:r w:rsidR="00DF0E2F">
          <w:rPr>
            <w:rFonts w:ascii="Cambria" w:hAnsi="Cambria"/>
            <w:sz w:val="28"/>
            <w:szCs w:val="28"/>
          </w:rPr>
          <w:t xml:space="preserve"> </w:t>
        </w:r>
      </w:ins>
      <w:r>
        <w:rPr>
          <w:rFonts w:ascii="Cambria" w:hAnsi="Cambria"/>
          <w:sz w:val="28"/>
          <w:szCs w:val="28"/>
        </w:rPr>
        <w:t xml:space="preserve">the </w:t>
      </w:r>
      <w:r w:rsidR="000236D2">
        <w:rPr>
          <w:rFonts w:ascii="Cambria" w:hAnsi="Cambria"/>
          <w:sz w:val="28"/>
          <w:szCs w:val="28"/>
        </w:rPr>
        <w:t xml:space="preserve">weird thumping </w:t>
      </w:r>
      <w:del w:id="15850" w:author="Claire S" w:date="2026-05-21T15:08:00Z" w16du:dateUtc="2026-05-21T14:08:00Z">
        <w:r w:rsidDel="00DF0E2F">
          <w:rPr>
            <w:rFonts w:ascii="Cambria" w:hAnsi="Cambria"/>
            <w:sz w:val="28"/>
            <w:szCs w:val="28"/>
          </w:rPr>
          <w:delText>starte</w:delText>
        </w:r>
        <w:r w:rsidR="000236D2" w:rsidDel="00DF0E2F">
          <w:rPr>
            <w:rFonts w:ascii="Cambria" w:hAnsi="Cambria"/>
            <w:sz w:val="28"/>
            <w:szCs w:val="28"/>
          </w:rPr>
          <w:delText>d</w:delText>
        </w:r>
        <w:r w:rsidDel="00DF0E2F">
          <w:rPr>
            <w:rFonts w:ascii="Cambria" w:hAnsi="Cambria"/>
            <w:sz w:val="28"/>
            <w:szCs w:val="28"/>
          </w:rPr>
          <w:delText xml:space="preserve"> </w:delText>
        </w:r>
      </w:del>
      <w:r>
        <w:rPr>
          <w:rFonts w:ascii="Cambria" w:hAnsi="Cambria"/>
          <w:sz w:val="28"/>
          <w:szCs w:val="28"/>
        </w:rPr>
        <w:t xml:space="preserve">again. </w:t>
      </w:r>
      <w:del w:id="15851" w:author="Claire S" w:date="2026-05-21T15:08:00Z" w16du:dateUtc="2026-05-21T14:08:00Z">
        <w:r w:rsidDel="00DF0E2F">
          <w:rPr>
            <w:rFonts w:ascii="Cambria" w:hAnsi="Cambria"/>
            <w:sz w:val="28"/>
            <w:szCs w:val="28"/>
          </w:rPr>
          <w:delText xml:space="preserve"> </w:delText>
        </w:r>
      </w:del>
      <w:r w:rsidR="00321266">
        <w:rPr>
          <w:rFonts w:ascii="Cambria" w:hAnsi="Cambria"/>
          <w:sz w:val="28"/>
          <w:szCs w:val="28"/>
        </w:rPr>
        <w:t>‘Hello?</w:t>
      </w:r>
      <w:r w:rsidR="00B55F80">
        <w:rPr>
          <w:rFonts w:ascii="Cambria" w:hAnsi="Cambria"/>
          <w:sz w:val="28"/>
          <w:szCs w:val="28"/>
        </w:rPr>
        <w:t>’ s</w:t>
      </w:r>
      <w:r w:rsidR="00321266">
        <w:rPr>
          <w:rFonts w:ascii="Cambria" w:hAnsi="Cambria"/>
          <w:sz w:val="28"/>
          <w:szCs w:val="28"/>
        </w:rPr>
        <w:t>he said</w:t>
      </w:r>
      <w:ins w:id="15852" w:author="Daisy Watt" w:date="2026-06-22T22:15:00Z" w16du:dateUtc="2026-06-22T20:15:00Z">
        <w:r w:rsidR="0082196C">
          <w:rPr>
            <w:rFonts w:ascii="Cambria" w:hAnsi="Cambria"/>
            <w:sz w:val="28"/>
            <w:szCs w:val="28"/>
          </w:rPr>
          <w:t>, more</w:t>
        </w:r>
      </w:ins>
      <w:r w:rsidR="00321266">
        <w:rPr>
          <w:rFonts w:ascii="Cambria" w:hAnsi="Cambria"/>
          <w:sz w:val="28"/>
          <w:szCs w:val="28"/>
        </w:rPr>
        <w:t xml:space="preserve"> </w:t>
      </w:r>
      <w:del w:id="15853" w:author="Claire S" w:date="2026-05-22T14:50:00Z" w16du:dateUtc="2026-05-22T13:50:00Z">
        <w:r w:rsidR="00321266" w:rsidDel="00626B7D">
          <w:rPr>
            <w:rFonts w:ascii="Cambria" w:hAnsi="Cambria"/>
            <w:sz w:val="28"/>
            <w:szCs w:val="28"/>
          </w:rPr>
          <w:delText>again</w:delText>
        </w:r>
      </w:del>
      <w:ins w:id="15854" w:author="Claire S" w:date="2026-05-22T14:50:00Z" w16du:dateUtc="2026-05-22T13:50:00Z">
        <w:r w:rsidR="00626B7D">
          <w:rPr>
            <w:rFonts w:ascii="Cambria" w:hAnsi="Cambria"/>
            <w:sz w:val="28"/>
            <w:szCs w:val="28"/>
          </w:rPr>
          <w:t>loud</w:t>
        </w:r>
      </w:ins>
      <w:ins w:id="15855" w:author="Daisy Watt" w:date="2026-06-22T22:15:00Z" w16du:dateUtc="2026-06-22T20:15:00Z">
        <w:r w:rsidR="0082196C">
          <w:rPr>
            <w:rFonts w:ascii="Cambria" w:hAnsi="Cambria"/>
            <w:sz w:val="28"/>
            <w:szCs w:val="28"/>
          </w:rPr>
          <w:t>ly</w:t>
        </w:r>
      </w:ins>
      <w:ins w:id="15856" w:author="Claire S" w:date="2026-05-22T14:50:00Z" w16du:dateUtc="2026-05-22T13:50:00Z">
        <w:del w:id="15857" w:author="Daisy Watt" w:date="2026-06-22T22:15:00Z" w16du:dateUtc="2026-06-22T20:15:00Z">
          <w:r w:rsidR="00626B7D" w:rsidDel="0082196C">
            <w:rPr>
              <w:rFonts w:ascii="Cambria" w:hAnsi="Cambria"/>
              <w:sz w:val="28"/>
              <w:szCs w:val="28"/>
            </w:rPr>
            <w:delText>er</w:delText>
          </w:r>
        </w:del>
        <w:r w:rsidR="00626B7D">
          <w:rPr>
            <w:rFonts w:ascii="Cambria" w:hAnsi="Cambria"/>
            <w:sz w:val="28"/>
            <w:szCs w:val="28"/>
          </w:rPr>
          <w:t xml:space="preserve"> and</w:t>
        </w:r>
      </w:ins>
      <w:del w:id="15858" w:author="Claire S" w:date="2026-05-22T14:50:00Z" w16du:dateUtc="2026-05-22T13:50:00Z">
        <w:r w:rsidR="00B55F80" w:rsidDel="00626B7D">
          <w:rPr>
            <w:rFonts w:ascii="Cambria" w:hAnsi="Cambria"/>
            <w:sz w:val="28"/>
            <w:szCs w:val="28"/>
          </w:rPr>
          <w:delText>, louder this time</w:delText>
        </w:r>
      </w:del>
      <w:ins w:id="15859" w:author="Claire S" w:date="2026-05-21T15:08:00Z" w16du:dateUtc="2026-05-21T14:08:00Z">
        <w:r w:rsidR="00DF0E2F">
          <w:rPr>
            <w:rFonts w:ascii="Cambria" w:hAnsi="Cambria"/>
            <w:sz w:val="28"/>
            <w:szCs w:val="28"/>
          </w:rPr>
          <w:t xml:space="preserve"> </w:t>
        </w:r>
        <w:del w:id="15860" w:author="Daisy Watt" w:date="2026-06-22T22:15:00Z" w16du:dateUtc="2026-06-22T20:15:00Z">
          <w:r w:rsidR="00DF0E2F">
            <w:rPr>
              <w:rFonts w:ascii="Cambria" w:hAnsi="Cambria"/>
              <w:sz w:val="28"/>
              <w:szCs w:val="28"/>
            </w:rPr>
            <w:delText xml:space="preserve">more </w:delText>
          </w:r>
        </w:del>
        <w:r w:rsidR="00DF0E2F">
          <w:rPr>
            <w:rFonts w:ascii="Cambria" w:hAnsi="Cambria"/>
            <w:sz w:val="28"/>
            <w:szCs w:val="28"/>
          </w:rPr>
          <w:t>bravely than she felt</w:t>
        </w:r>
      </w:ins>
      <w:r w:rsidR="00321266">
        <w:rPr>
          <w:rFonts w:ascii="Cambria" w:hAnsi="Cambria"/>
          <w:sz w:val="28"/>
          <w:szCs w:val="28"/>
        </w:rPr>
        <w:t>.</w:t>
      </w:r>
      <w:ins w:id="15861" w:author="Claire S" w:date="2026-07-29T19:26:00Z" w16du:dateUtc="2026-07-29T18:26:00Z">
        <w:r w:rsidR="00E56DE1">
          <w:rPr>
            <w:rFonts w:ascii="Cambria" w:hAnsi="Cambria"/>
            <w:sz w:val="28"/>
            <w:szCs w:val="28"/>
          </w:rPr>
          <w:t xml:space="preserve"> Maybe the pill was kicking in -</w:t>
        </w:r>
      </w:ins>
    </w:p>
    <w:p w14:paraId="0A0AAE45" w14:textId="5C261709" w:rsidR="00B55F80" w:rsidRDefault="00B55F80" w:rsidP="00B55F80">
      <w:pPr>
        <w:spacing w:line="360" w:lineRule="auto"/>
        <w:ind w:firstLine="720"/>
        <w:contextualSpacing/>
        <w:rPr>
          <w:rFonts w:ascii="Cambria" w:hAnsi="Cambria"/>
          <w:sz w:val="28"/>
          <w:szCs w:val="28"/>
        </w:rPr>
      </w:pPr>
      <w:r>
        <w:rPr>
          <w:rFonts w:ascii="Cambria" w:hAnsi="Cambria"/>
          <w:sz w:val="28"/>
          <w:szCs w:val="28"/>
        </w:rPr>
        <w:t>Still no response – but was that crying she could hear?</w:t>
      </w:r>
    </w:p>
    <w:p w14:paraId="1DC5A673" w14:textId="7D4BBA02" w:rsidR="00F96BCB" w:rsidRDefault="00B55F80" w:rsidP="00321266">
      <w:pPr>
        <w:spacing w:line="360" w:lineRule="auto"/>
        <w:ind w:firstLine="720"/>
        <w:contextualSpacing/>
        <w:rPr>
          <w:rFonts w:ascii="Cambria" w:hAnsi="Cambria"/>
          <w:sz w:val="28"/>
          <w:szCs w:val="28"/>
        </w:rPr>
      </w:pPr>
      <w:r>
        <w:rPr>
          <w:rFonts w:ascii="Cambria" w:hAnsi="Cambria"/>
          <w:sz w:val="28"/>
          <w:szCs w:val="28"/>
        </w:rPr>
        <w:t>Creeping</w:t>
      </w:r>
      <w:r w:rsidR="00D224ED">
        <w:rPr>
          <w:rFonts w:ascii="Cambria" w:hAnsi="Cambria"/>
          <w:sz w:val="28"/>
          <w:szCs w:val="28"/>
        </w:rPr>
        <w:t xml:space="preserve"> </w:t>
      </w:r>
      <w:r w:rsidR="006C4DE7">
        <w:rPr>
          <w:rFonts w:ascii="Cambria" w:hAnsi="Cambria"/>
          <w:sz w:val="28"/>
          <w:szCs w:val="28"/>
        </w:rPr>
        <w:t xml:space="preserve">towards the </w:t>
      </w:r>
      <w:commentRangeStart w:id="15862"/>
      <w:r w:rsidR="006C4DE7">
        <w:rPr>
          <w:rFonts w:ascii="Cambria" w:hAnsi="Cambria"/>
          <w:sz w:val="28"/>
          <w:szCs w:val="28"/>
        </w:rPr>
        <w:t xml:space="preserve">old </w:t>
      </w:r>
      <w:r w:rsidR="00920832">
        <w:rPr>
          <w:rFonts w:ascii="Cambria" w:hAnsi="Cambria"/>
          <w:sz w:val="28"/>
          <w:szCs w:val="28"/>
        </w:rPr>
        <w:t xml:space="preserve">wooden </w:t>
      </w:r>
      <w:r w:rsidR="006C4DE7">
        <w:rPr>
          <w:rFonts w:ascii="Cambria" w:hAnsi="Cambria"/>
          <w:sz w:val="28"/>
          <w:szCs w:val="28"/>
        </w:rPr>
        <w:t>door</w:t>
      </w:r>
      <w:ins w:id="15863" w:author="Claire S" w:date="2026-07-28T15:04:00Z" w16du:dateUtc="2026-07-28T14:04:00Z">
        <w:r w:rsidR="001D237B">
          <w:rPr>
            <w:rFonts w:ascii="Cambria" w:hAnsi="Cambria"/>
            <w:sz w:val="28"/>
            <w:szCs w:val="28"/>
          </w:rPr>
          <w:t xml:space="preserve"> in the far corner</w:t>
        </w:r>
      </w:ins>
      <w:ins w:id="15864" w:author="Claire S" w:date="2026-07-28T15:03:00Z" w16du:dateUtc="2026-07-28T14:03:00Z">
        <w:r w:rsidR="001D237B">
          <w:rPr>
            <w:rFonts w:ascii="Cambria" w:hAnsi="Cambria"/>
            <w:sz w:val="28"/>
            <w:szCs w:val="28"/>
          </w:rPr>
          <w:t xml:space="preserve"> that opened onto a </w:t>
        </w:r>
      </w:ins>
      <w:ins w:id="15865" w:author="Claire S" w:date="2026-07-28T15:04:00Z" w16du:dateUtc="2026-07-28T14:04:00Z">
        <w:r w:rsidR="001D237B">
          <w:rPr>
            <w:rFonts w:ascii="Cambria" w:hAnsi="Cambria"/>
            <w:sz w:val="28"/>
            <w:szCs w:val="28"/>
          </w:rPr>
          <w:t xml:space="preserve">long </w:t>
        </w:r>
      </w:ins>
      <w:ins w:id="15866" w:author="Claire S" w:date="2026-07-28T15:03:00Z" w16du:dateUtc="2026-07-28T14:03:00Z">
        <w:r w:rsidR="001D237B">
          <w:rPr>
            <w:rFonts w:ascii="Cambria" w:hAnsi="Cambria"/>
            <w:sz w:val="28"/>
            <w:szCs w:val="28"/>
          </w:rPr>
          <w:t>passageway</w:t>
        </w:r>
      </w:ins>
      <w:del w:id="15867" w:author="Claire S" w:date="2026-07-28T15:04:00Z" w16du:dateUtc="2026-07-28T14:04:00Z">
        <w:r w:rsidR="000236D2" w:rsidDel="001D237B">
          <w:rPr>
            <w:rFonts w:ascii="Cambria" w:hAnsi="Cambria"/>
            <w:sz w:val="28"/>
            <w:szCs w:val="28"/>
          </w:rPr>
          <w:delText xml:space="preserve"> </w:delText>
        </w:r>
        <w:commentRangeEnd w:id="15862"/>
        <w:r w:rsidR="00DB7C6E" w:rsidDel="001D237B">
          <w:rPr>
            <w:rStyle w:val="CommentReference"/>
            <w:rFonts w:ascii="Cambria" w:hAnsi="Cambria"/>
            <w:sz w:val="28"/>
            <w:szCs w:val="28"/>
          </w:rPr>
          <w:commentReference w:id="15862"/>
        </w:r>
        <w:r w:rsidR="00920832" w:rsidDel="001D237B">
          <w:rPr>
            <w:rFonts w:ascii="Cambria" w:hAnsi="Cambria"/>
            <w:sz w:val="28"/>
            <w:szCs w:val="28"/>
          </w:rPr>
          <w:delText xml:space="preserve">in the </w:delText>
        </w:r>
        <w:r w:rsidDel="001D237B">
          <w:rPr>
            <w:rFonts w:ascii="Cambria" w:hAnsi="Cambria"/>
            <w:sz w:val="28"/>
            <w:szCs w:val="28"/>
          </w:rPr>
          <w:delText xml:space="preserve">far </w:delText>
        </w:r>
        <w:r w:rsidR="00920832" w:rsidDel="001D237B">
          <w:rPr>
            <w:rFonts w:ascii="Cambria" w:hAnsi="Cambria"/>
            <w:sz w:val="28"/>
            <w:szCs w:val="28"/>
          </w:rPr>
          <w:delText>corner</w:delText>
        </w:r>
      </w:del>
      <w:r w:rsidR="00920832">
        <w:rPr>
          <w:rFonts w:ascii="Cambria" w:hAnsi="Cambria"/>
          <w:sz w:val="28"/>
          <w:szCs w:val="28"/>
        </w:rPr>
        <w:t xml:space="preserve">, </w:t>
      </w:r>
      <w:r>
        <w:rPr>
          <w:rFonts w:ascii="Cambria" w:hAnsi="Cambria"/>
          <w:sz w:val="28"/>
          <w:szCs w:val="28"/>
        </w:rPr>
        <w:t>Savannah</w:t>
      </w:r>
      <w:r w:rsidR="000236D2">
        <w:rPr>
          <w:rFonts w:ascii="Cambria" w:hAnsi="Cambria"/>
          <w:sz w:val="28"/>
          <w:szCs w:val="28"/>
        </w:rPr>
        <w:t xml:space="preserve"> </w:t>
      </w:r>
      <w:r>
        <w:rPr>
          <w:rFonts w:ascii="Cambria" w:hAnsi="Cambria"/>
          <w:sz w:val="28"/>
          <w:szCs w:val="28"/>
        </w:rPr>
        <w:t xml:space="preserve">laid </w:t>
      </w:r>
      <w:r w:rsidR="000236D2">
        <w:rPr>
          <w:rFonts w:ascii="Cambria" w:hAnsi="Cambria"/>
          <w:sz w:val="28"/>
          <w:szCs w:val="28"/>
        </w:rPr>
        <w:t>her ear against it</w:t>
      </w:r>
      <w:r w:rsidR="00F96BCB">
        <w:rPr>
          <w:rFonts w:ascii="Cambria" w:hAnsi="Cambria"/>
          <w:sz w:val="28"/>
          <w:szCs w:val="28"/>
        </w:rPr>
        <w:t>.</w:t>
      </w:r>
    </w:p>
    <w:p w14:paraId="4AED137B" w14:textId="7D0E2209" w:rsidR="00F96BCB" w:rsidRDefault="00F96BCB" w:rsidP="00DB5D5A">
      <w:pPr>
        <w:spacing w:line="360" w:lineRule="auto"/>
        <w:contextualSpacing/>
        <w:rPr>
          <w:rFonts w:ascii="Cambria" w:hAnsi="Cambria"/>
          <w:sz w:val="28"/>
          <w:szCs w:val="28"/>
        </w:rPr>
      </w:pPr>
      <w:r>
        <w:rPr>
          <w:rFonts w:ascii="Cambria" w:hAnsi="Cambria"/>
          <w:sz w:val="28"/>
          <w:szCs w:val="28"/>
        </w:rPr>
        <w:tab/>
        <w:t xml:space="preserve">‘Help!’ she </w:t>
      </w:r>
      <w:del w:id="15868" w:author="Claire S" w:date="2026-06-04T16:54:00Z" w16du:dateUtc="2026-06-04T15:54:00Z">
        <w:r>
          <w:rPr>
            <w:rFonts w:ascii="Cambria" w:hAnsi="Cambria"/>
            <w:sz w:val="28"/>
            <w:szCs w:val="28"/>
          </w:rPr>
          <w:delText xml:space="preserve">suddenly </w:delText>
        </w:r>
      </w:del>
      <w:ins w:id="15869" w:author="Claire S" w:date="2026-06-04T16:54:00Z" w16du:dateUtc="2026-06-04T15:54:00Z">
        <w:r w:rsidR="00A06D21">
          <w:rPr>
            <w:rFonts w:ascii="Cambria" w:hAnsi="Cambria"/>
            <w:sz w:val="28"/>
            <w:szCs w:val="28"/>
          </w:rPr>
          <w:t xml:space="preserve">was sure she </w:t>
        </w:r>
      </w:ins>
      <w:r>
        <w:rPr>
          <w:rFonts w:ascii="Cambria" w:hAnsi="Cambria"/>
          <w:sz w:val="28"/>
          <w:szCs w:val="28"/>
        </w:rPr>
        <w:t>heard</w:t>
      </w:r>
      <w:del w:id="15870" w:author="Daisy Watt" w:date="2026-06-23T10:34:00Z" w16du:dateUtc="2026-06-23T08:34:00Z">
        <w:r>
          <w:rPr>
            <w:rFonts w:ascii="Cambria" w:hAnsi="Cambria"/>
            <w:sz w:val="28"/>
            <w:szCs w:val="28"/>
          </w:rPr>
          <w:delText>;</w:delText>
        </w:r>
      </w:del>
      <w:ins w:id="15871" w:author="Daisy Watt" w:date="2026-06-23T10:34:00Z" w16du:dateUtc="2026-06-23T08:34:00Z">
        <w:r w:rsidR="00DB7C6E">
          <w:rPr>
            <w:rFonts w:ascii="Cambria" w:hAnsi="Cambria"/>
            <w:sz w:val="28"/>
            <w:szCs w:val="28"/>
          </w:rPr>
          <w:t>. It was</w:t>
        </w:r>
      </w:ins>
      <w:r>
        <w:rPr>
          <w:rFonts w:ascii="Cambria" w:hAnsi="Cambria"/>
          <w:sz w:val="28"/>
          <w:szCs w:val="28"/>
        </w:rPr>
        <w:t xml:space="preserve"> very faint and distant, but she was sure she </w:t>
      </w:r>
      <w:r w:rsidR="00B85F77">
        <w:rPr>
          <w:rFonts w:ascii="Cambria" w:hAnsi="Cambria"/>
          <w:sz w:val="28"/>
          <w:szCs w:val="28"/>
        </w:rPr>
        <w:t xml:space="preserve">hadn’t imagined </w:t>
      </w:r>
      <w:r>
        <w:rPr>
          <w:rFonts w:ascii="Cambria" w:hAnsi="Cambria"/>
          <w:sz w:val="28"/>
          <w:szCs w:val="28"/>
        </w:rPr>
        <w:t>it</w:t>
      </w:r>
      <w:r w:rsidR="00B85F77">
        <w:rPr>
          <w:rFonts w:ascii="Cambria" w:hAnsi="Cambria"/>
          <w:sz w:val="28"/>
          <w:szCs w:val="28"/>
        </w:rPr>
        <w:t xml:space="preserve"> </w:t>
      </w:r>
      <w:del w:id="15872" w:author="Daisy Watt" w:date="2026-06-22T22:15:00Z" w16du:dateUtc="2026-06-22T20:15:00Z">
        <w:r w:rsidR="00B85F77">
          <w:rPr>
            <w:rFonts w:ascii="Cambria" w:hAnsi="Cambria"/>
            <w:sz w:val="28"/>
            <w:szCs w:val="28"/>
          </w:rPr>
          <w:delText>-</w:delText>
        </w:r>
      </w:del>
      <w:ins w:id="15873" w:author="Daisy Watt" w:date="2026-06-22T22:15:00Z" w16du:dateUtc="2026-06-22T20:15:00Z">
        <w:r w:rsidR="0033159D">
          <w:rPr>
            <w:rFonts w:ascii="Cambria" w:hAnsi="Cambria"/>
            <w:sz w:val="28"/>
            <w:szCs w:val="28"/>
          </w:rPr>
          <w:t>–</w:t>
        </w:r>
      </w:ins>
      <w:r>
        <w:rPr>
          <w:rFonts w:ascii="Cambria" w:hAnsi="Cambria"/>
          <w:sz w:val="28"/>
          <w:szCs w:val="28"/>
        </w:rPr>
        <w:t xml:space="preserve"> and it was a woman’s voice. ‘Help me</w:t>
      </w:r>
      <w:ins w:id="15874" w:author="Daisy Watt" w:date="2026-06-22T22:15:00Z" w16du:dateUtc="2026-06-22T20:15:00Z">
        <w:r w:rsidR="0033159D">
          <w:rPr>
            <w:rFonts w:ascii="Cambria" w:hAnsi="Cambria"/>
            <w:sz w:val="28"/>
            <w:szCs w:val="28"/>
          </w:rPr>
          <w:t xml:space="preserve">, </w:t>
        </w:r>
      </w:ins>
      <w:del w:id="15875" w:author="Daisy Watt" w:date="2026-06-22T22:15:00Z" w16du:dateUtc="2026-06-22T20:15:00Z">
        <w:r>
          <w:rPr>
            <w:rFonts w:ascii="Cambria" w:hAnsi="Cambria"/>
            <w:sz w:val="28"/>
            <w:szCs w:val="28"/>
          </w:rPr>
          <w:delText xml:space="preserve"> </w:delText>
        </w:r>
      </w:del>
      <w:r>
        <w:rPr>
          <w:rFonts w:ascii="Cambria" w:hAnsi="Cambria"/>
          <w:sz w:val="28"/>
          <w:szCs w:val="28"/>
        </w:rPr>
        <w:t>please</w:t>
      </w:r>
      <w:ins w:id="15876" w:author="Daisy Watt" w:date="2026-06-22T22:15:00Z" w16du:dateUtc="2026-06-22T20:15:00Z">
        <w:r w:rsidR="0033159D">
          <w:rPr>
            <w:rFonts w:ascii="Cambria" w:hAnsi="Cambria"/>
            <w:sz w:val="28"/>
            <w:szCs w:val="28"/>
          </w:rPr>
          <w:t>.</w:t>
        </w:r>
      </w:ins>
      <w:ins w:id="15877" w:author="Claire S" w:date="2026-06-04T16:49:00Z" w16du:dateUtc="2026-06-04T15:49:00Z">
        <w:del w:id="15878" w:author="Daisy Watt" w:date="2026-06-22T22:15:00Z" w16du:dateUtc="2026-06-22T20:15:00Z">
          <w:r w:rsidR="0031215F">
            <w:rPr>
              <w:rFonts w:ascii="Cambria" w:hAnsi="Cambria"/>
              <w:sz w:val="28"/>
              <w:szCs w:val="28"/>
            </w:rPr>
            <w:delText xml:space="preserve"> -</w:delText>
          </w:r>
        </w:del>
      </w:ins>
      <w:del w:id="15879" w:author="Claire S" w:date="2026-06-04T16:49:00Z" w16du:dateUtc="2026-06-04T15:49:00Z">
        <w:r>
          <w:rPr>
            <w:rFonts w:ascii="Cambria" w:hAnsi="Cambria"/>
            <w:sz w:val="28"/>
            <w:szCs w:val="28"/>
          </w:rPr>
          <w:delText>!</w:delText>
        </w:r>
      </w:del>
      <w:r>
        <w:rPr>
          <w:rFonts w:ascii="Cambria" w:hAnsi="Cambria"/>
          <w:sz w:val="28"/>
          <w:szCs w:val="28"/>
        </w:rPr>
        <w:t xml:space="preserve">’ </w:t>
      </w:r>
    </w:p>
    <w:p w14:paraId="78B93CAB" w14:textId="53DC8F3D" w:rsidR="00F04603" w:rsidRDefault="00A06D21">
      <w:pPr>
        <w:spacing w:line="360" w:lineRule="auto"/>
        <w:ind w:firstLine="720"/>
        <w:contextualSpacing/>
        <w:rPr>
          <w:del w:id="15880" w:author="Claire S" w:date="2026-06-04T16:54:00Z" w16du:dateUtc="2026-06-04T15:54:00Z"/>
          <w:rFonts w:ascii="Cambria" w:hAnsi="Cambria"/>
          <w:sz w:val="28"/>
          <w:szCs w:val="28"/>
        </w:rPr>
        <w:pPrChange w:id="15881" w:author="Claire S" w:date="2026-06-04T16:55:00Z" w16du:dateUtc="2026-06-04T15:55:00Z">
          <w:pPr>
            <w:spacing w:line="360" w:lineRule="auto"/>
            <w:contextualSpacing/>
          </w:pPr>
        </w:pPrChange>
      </w:pPr>
      <w:ins w:id="15882" w:author="Claire S" w:date="2026-06-04T16:54:00Z" w16du:dateUtc="2026-06-04T15:54:00Z">
        <w:r>
          <w:rPr>
            <w:rFonts w:ascii="Cambria" w:hAnsi="Cambria"/>
            <w:sz w:val="28"/>
            <w:szCs w:val="28"/>
          </w:rPr>
          <w:t xml:space="preserve">‘Hello?’ Now </w:t>
        </w:r>
      </w:ins>
      <w:del w:id="15883" w:author="Claire S" w:date="2026-06-04T16:49:00Z" w16du:dateUtc="2026-06-04T15:49:00Z">
        <w:r w:rsidR="00F04603" w:rsidDel="0031215F">
          <w:rPr>
            <w:rFonts w:ascii="Cambria" w:hAnsi="Cambria"/>
            <w:sz w:val="28"/>
            <w:szCs w:val="28"/>
          </w:rPr>
          <w:delText xml:space="preserve">She </w:delText>
        </w:r>
      </w:del>
      <w:ins w:id="15884" w:author="Claire S" w:date="2026-06-04T16:49:00Z" w16du:dateUtc="2026-06-04T15:49:00Z">
        <w:r w:rsidR="0031215F">
          <w:rPr>
            <w:rFonts w:ascii="Cambria" w:hAnsi="Cambria"/>
            <w:sz w:val="28"/>
            <w:szCs w:val="28"/>
          </w:rPr>
          <w:t>Savannah</w:t>
        </w:r>
        <w:r w:rsidR="00F04603">
          <w:rPr>
            <w:rFonts w:ascii="Cambria" w:hAnsi="Cambria"/>
            <w:sz w:val="28"/>
            <w:szCs w:val="28"/>
          </w:rPr>
          <w:t xml:space="preserve"> </w:t>
        </w:r>
      </w:ins>
      <w:r w:rsidR="00F04603">
        <w:rPr>
          <w:rFonts w:ascii="Cambria" w:hAnsi="Cambria"/>
          <w:sz w:val="28"/>
          <w:szCs w:val="28"/>
        </w:rPr>
        <w:t>tried the handle, but the door seemed to be locked</w:t>
      </w:r>
      <w:ins w:id="15885" w:author="Claire S" w:date="2026-06-04T16:54:00Z" w16du:dateUtc="2026-06-04T15:54:00Z">
        <w:r>
          <w:rPr>
            <w:rFonts w:ascii="Cambria" w:hAnsi="Cambria"/>
            <w:sz w:val="28"/>
            <w:szCs w:val="28"/>
          </w:rPr>
          <w:t xml:space="preserve">.  </w:t>
        </w:r>
      </w:ins>
    </w:p>
    <w:p w14:paraId="023921B5" w14:textId="66EEFE81" w:rsidR="00E56DE1" w:rsidRDefault="00F96BCB">
      <w:pPr>
        <w:spacing w:line="360" w:lineRule="auto"/>
        <w:ind w:firstLine="720"/>
        <w:contextualSpacing/>
        <w:rPr>
          <w:ins w:id="15886" w:author="Claire S" w:date="2026-07-29T19:27:00Z" w16du:dateUtc="2026-07-29T18:27:00Z"/>
          <w:rFonts w:ascii="Cambria" w:hAnsi="Cambria"/>
          <w:sz w:val="28"/>
          <w:szCs w:val="28"/>
        </w:rPr>
      </w:pPr>
      <w:del w:id="15887" w:author="Claire S" w:date="2026-06-04T16:54:00Z" w16du:dateUtc="2026-06-04T15:54:00Z">
        <w:r>
          <w:rPr>
            <w:rFonts w:ascii="Cambria" w:hAnsi="Cambria"/>
            <w:sz w:val="28"/>
            <w:szCs w:val="28"/>
          </w:rPr>
          <w:tab/>
        </w:r>
      </w:del>
      <w:r>
        <w:rPr>
          <w:rFonts w:ascii="Cambria" w:hAnsi="Cambria"/>
          <w:sz w:val="28"/>
          <w:szCs w:val="28"/>
        </w:rPr>
        <w:t>S</w:t>
      </w:r>
      <w:ins w:id="15888" w:author="Claire S" w:date="2026-06-04T16:49:00Z" w16du:dateUtc="2026-06-04T15:49:00Z">
        <w:r w:rsidR="0031215F">
          <w:rPr>
            <w:rFonts w:ascii="Cambria" w:hAnsi="Cambria"/>
            <w:sz w:val="28"/>
            <w:szCs w:val="28"/>
          </w:rPr>
          <w:t>he yanked at</w:t>
        </w:r>
      </w:ins>
      <w:del w:id="15889" w:author="Claire S" w:date="2026-06-04T16:49:00Z" w16du:dateUtc="2026-06-04T15:49:00Z">
        <w:r w:rsidR="00B85F77" w:rsidDel="0031215F">
          <w:rPr>
            <w:rFonts w:ascii="Cambria" w:hAnsi="Cambria"/>
            <w:sz w:val="28"/>
            <w:szCs w:val="28"/>
          </w:rPr>
          <w:delText>avannah</w:delText>
        </w:r>
        <w:r w:rsidR="00B85F77">
          <w:rPr>
            <w:rFonts w:ascii="Cambria" w:hAnsi="Cambria"/>
            <w:sz w:val="28"/>
            <w:szCs w:val="28"/>
          </w:rPr>
          <w:delText xml:space="preserve"> </w:delText>
        </w:r>
        <w:r>
          <w:rPr>
            <w:rFonts w:ascii="Cambria" w:hAnsi="Cambria"/>
            <w:sz w:val="28"/>
            <w:szCs w:val="28"/>
          </w:rPr>
          <w:delText>pulled on</w:delText>
        </w:r>
      </w:del>
      <w:r>
        <w:rPr>
          <w:rFonts w:ascii="Cambria" w:hAnsi="Cambria"/>
          <w:sz w:val="28"/>
          <w:szCs w:val="28"/>
        </w:rPr>
        <w:t xml:space="preserve"> </w:t>
      </w:r>
      <w:del w:id="15890" w:author="Daisy Watt" w:date="2026-06-23T10:35:00Z" w16du:dateUtc="2026-06-23T08:35:00Z">
        <w:r>
          <w:rPr>
            <w:rFonts w:ascii="Cambria" w:hAnsi="Cambria"/>
            <w:sz w:val="28"/>
            <w:szCs w:val="28"/>
          </w:rPr>
          <w:delText>the handle</w:delText>
        </w:r>
        <w:r w:rsidR="00B85F77">
          <w:rPr>
            <w:rFonts w:ascii="Cambria" w:hAnsi="Cambria"/>
            <w:sz w:val="28"/>
            <w:szCs w:val="28"/>
          </w:rPr>
          <w:delText xml:space="preserve"> </w:delText>
        </w:r>
      </w:del>
      <w:ins w:id="15891" w:author="Daisy Watt" w:date="2026-06-23T10:35:00Z" w16du:dateUtc="2026-06-23T08:35:00Z">
        <w:r w:rsidR="00B86659">
          <w:rPr>
            <w:rFonts w:ascii="Cambria" w:hAnsi="Cambria"/>
            <w:sz w:val="28"/>
            <w:szCs w:val="28"/>
          </w:rPr>
          <w:t xml:space="preserve">it </w:t>
        </w:r>
      </w:ins>
      <w:del w:id="15892" w:author="Claire S" w:date="2026-06-04T16:49:00Z" w16du:dateUtc="2026-06-04T15:49:00Z">
        <w:r w:rsidR="00B85F77">
          <w:rPr>
            <w:rFonts w:ascii="Cambria" w:hAnsi="Cambria"/>
            <w:sz w:val="28"/>
            <w:szCs w:val="28"/>
          </w:rPr>
          <w:delText xml:space="preserve">hard </w:delText>
        </w:r>
      </w:del>
      <w:ins w:id="15893" w:author="Claire S" w:date="2026-06-04T16:49:00Z" w16du:dateUtc="2026-06-04T15:49:00Z">
        <w:r w:rsidR="00DB6FB2">
          <w:rPr>
            <w:rFonts w:ascii="Cambria" w:hAnsi="Cambria"/>
            <w:sz w:val="28"/>
            <w:szCs w:val="28"/>
          </w:rPr>
          <w:t xml:space="preserve">again </w:t>
        </w:r>
      </w:ins>
      <w:r w:rsidR="00B85F77">
        <w:rPr>
          <w:rFonts w:ascii="Cambria" w:hAnsi="Cambria"/>
          <w:sz w:val="28"/>
          <w:szCs w:val="28"/>
        </w:rPr>
        <w:t>until</w:t>
      </w:r>
      <w:ins w:id="15894" w:author="Daisy Watt" w:date="2026-06-23T10:35:00Z" w16du:dateUtc="2026-06-23T08:35:00Z">
        <w:r w:rsidR="00B86659">
          <w:rPr>
            <w:rFonts w:ascii="Cambria" w:hAnsi="Cambria"/>
            <w:sz w:val="28"/>
            <w:szCs w:val="28"/>
          </w:rPr>
          <w:t>,</w:t>
        </w:r>
      </w:ins>
      <w:del w:id="15895" w:author="Claire S" w:date="2026-06-04T16:49:00Z" w16du:dateUtc="2026-06-04T15:49:00Z">
        <w:r w:rsidR="00B85F77">
          <w:rPr>
            <w:rFonts w:ascii="Cambria" w:hAnsi="Cambria"/>
            <w:sz w:val="28"/>
            <w:szCs w:val="28"/>
          </w:rPr>
          <w:delText xml:space="preserve">, </w:delText>
        </w:r>
        <w:r w:rsidR="00876B88">
          <w:rPr>
            <w:rFonts w:ascii="Cambria" w:hAnsi="Cambria"/>
            <w:sz w:val="28"/>
            <w:szCs w:val="28"/>
          </w:rPr>
          <w:delText>this time</w:delText>
        </w:r>
      </w:del>
      <w:ins w:id="15896" w:author="Claire S" w:date="2026-06-04T16:49:00Z" w16du:dateUtc="2026-06-04T15:49:00Z">
        <w:r w:rsidR="00DB6FB2">
          <w:rPr>
            <w:rFonts w:ascii="Cambria" w:hAnsi="Cambria"/>
            <w:sz w:val="28"/>
            <w:szCs w:val="28"/>
          </w:rPr>
          <w:t xml:space="preserve"> to her s</w:t>
        </w:r>
      </w:ins>
      <w:ins w:id="15897" w:author="Claire S" w:date="2026-06-04T16:54:00Z" w16du:dateUtc="2026-06-04T15:54:00Z">
        <w:r w:rsidR="00A06D21">
          <w:rPr>
            <w:rFonts w:ascii="Cambria" w:hAnsi="Cambria"/>
            <w:sz w:val="28"/>
            <w:szCs w:val="28"/>
          </w:rPr>
          <w:t>hock</w:t>
        </w:r>
      </w:ins>
      <w:r w:rsidR="00876B88">
        <w:rPr>
          <w:rFonts w:ascii="Cambria" w:hAnsi="Cambria"/>
          <w:sz w:val="28"/>
          <w:szCs w:val="28"/>
        </w:rPr>
        <w:t xml:space="preserve">, </w:t>
      </w:r>
      <w:del w:id="15898" w:author="Claire S" w:date="2026-07-29T19:27:00Z" w16du:dateUtc="2026-07-29T18:27:00Z">
        <w:r w:rsidR="00B85F77">
          <w:rPr>
            <w:rFonts w:ascii="Cambria" w:hAnsi="Cambria"/>
            <w:sz w:val="28"/>
            <w:szCs w:val="28"/>
          </w:rPr>
          <w:delText>the door</w:delText>
        </w:r>
      </w:del>
      <w:ins w:id="15899" w:author="Claire S" w:date="2026-07-29T19:27:00Z" w16du:dateUtc="2026-07-29T18:27:00Z">
        <w:r w:rsidR="00E56DE1">
          <w:rPr>
            <w:rFonts w:ascii="Cambria" w:hAnsi="Cambria"/>
            <w:sz w:val="28"/>
            <w:szCs w:val="28"/>
          </w:rPr>
          <w:t>it</w:t>
        </w:r>
      </w:ins>
      <w:r w:rsidR="00876B88">
        <w:rPr>
          <w:rFonts w:ascii="Cambria" w:hAnsi="Cambria"/>
          <w:sz w:val="28"/>
          <w:szCs w:val="28"/>
        </w:rPr>
        <w:t xml:space="preserve"> flew</w:t>
      </w:r>
      <w:r>
        <w:rPr>
          <w:rFonts w:ascii="Cambria" w:hAnsi="Cambria"/>
          <w:sz w:val="28"/>
          <w:szCs w:val="28"/>
        </w:rPr>
        <w:t xml:space="preserve"> open</w:t>
      </w:r>
      <w:ins w:id="15900" w:author="Claire S" w:date="2026-06-04T16:54:00Z" w16du:dateUtc="2026-06-04T15:54:00Z">
        <w:r w:rsidR="00B85F77">
          <w:rPr>
            <w:rFonts w:ascii="Cambria" w:hAnsi="Cambria"/>
            <w:sz w:val="28"/>
            <w:szCs w:val="28"/>
          </w:rPr>
          <w:t>,</w:t>
        </w:r>
        <w:r>
          <w:rPr>
            <w:rFonts w:ascii="Cambria" w:hAnsi="Cambria"/>
            <w:sz w:val="28"/>
            <w:szCs w:val="28"/>
          </w:rPr>
          <w:t xml:space="preserve"> </w:t>
        </w:r>
        <w:r w:rsidR="00A06D21">
          <w:rPr>
            <w:rFonts w:ascii="Cambria" w:hAnsi="Cambria"/>
            <w:sz w:val="28"/>
            <w:szCs w:val="28"/>
          </w:rPr>
          <w:t>causing her to lose her balance</w:t>
        </w:r>
      </w:ins>
      <w:del w:id="15901" w:author="Claire S" w:date="2026-06-04T16:49:00Z" w16du:dateUtc="2026-06-04T15:49:00Z">
        <w:r w:rsidR="00B85F77" w:rsidDel="00DB6FB2">
          <w:rPr>
            <w:rFonts w:ascii="Cambria" w:hAnsi="Cambria"/>
            <w:sz w:val="28"/>
            <w:szCs w:val="28"/>
          </w:rPr>
          <w:delText>,</w:delText>
        </w:r>
        <w:r w:rsidDel="00DB6FB2">
          <w:rPr>
            <w:rFonts w:ascii="Cambria" w:hAnsi="Cambria"/>
            <w:sz w:val="28"/>
            <w:szCs w:val="28"/>
          </w:rPr>
          <w:delText xml:space="preserve"> </w:delText>
        </w:r>
        <w:r>
          <w:rPr>
            <w:rFonts w:ascii="Cambria" w:hAnsi="Cambria"/>
            <w:sz w:val="28"/>
            <w:szCs w:val="28"/>
          </w:rPr>
          <w:delText>so</w:delText>
        </w:r>
      </w:del>
      <w:ins w:id="15902" w:author="Claire S" w:date="2026-06-04T16:49:00Z" w16du:dateUtc="2026-06-04T15:49:00Z">
        <w:r>
          <w:rPr>
            <w:rFonts w:ascii="Cambria" w:hAnsi="Cambria"/>
            <w:sz w:val="28"/>
            <w:szCs w:val="28"/>
          </w:rPr>
          <w:t xml:space="preserve"> </w:t>
        </w:r>
        <w:r w:rsidR="00DB6FB2">
          <w:rPr>
            <w:rFonts w:ascii="Cambria" w:hAnsi="Cambria"/>
            <w:sz w:val="28"/>
            <w:szCs w:val="28"/>
          </w:rPr>
          <w:t>and</w:t>
        </w:r>
      </w:ins>
      <w:r>
        <w:rPr>
          <w:rFonts w:ascii="Cambria" w:hAnsi="Cambria"/>
          <w:sz w:val="28"/>
          <w:szCs w:val="28"/>
        </w:rPr>
        <w:t xml:space="preserve"> </w:t>
      </w:r>
      <w:del w:id="15903" w:author="Claire S" w:date="2026-06-04T16:54:00Z" w16du:dateUtc="2026-06-04T15:54:00Z">
        <w:r>
          <w:rPr>
            <w:rFonts w:ascii="Cambria" w:hAnsi="Cambria"/>
            <w:sz w:val="28"/>
            <w:szCs w:val="28"/>
          </w:rPr>
          <w:delText xml:space="preserve">she </w:delText>
        </w:r>
        <w:r w:rsidR="00B85F77">
          <w:rPr>
            <w:rFonts w:ascii="Cambria" w:hAnsi="Cambria"/>
            <w:sz w:val="28"/>
            <w:szCs w:val="28"/>
          </w:rPr>
          <w:delText>fell</w:delText>
        </w:r>
      </w:del>
      <w:ins w:id="15904" w:author="Claire S" w:date="2026-06-04T16:54:00Z" w16du:dateUtc="2026-06-04T15:54:00Z">
        <w:r w:rsidR="00A06D21">
          <w:rPr>
            <w:rFonts w:ascii="Cambria" w:hAnsi="Cambria"/>
            <w:sz w:val="28"/>
            <w:szCs w:val="28"/>
          </w:rPr>
          <w:t>fall</w:t>
        </w:r>
      </w:ins>
      <w:r>
        <w:rPr>
          <w:rFonts w:ascii="Cambria" w:hAnsi="Cambria"/>
          <w:sz w:val="28"/>
          <w:szCs w:val="28"/>
        </w:rPr>
        <w:t xml:space="preserve"> backwards</w:t>
      </w:r>
      <w:ins w:id="15905" w:author="Claire S" w:date="2026-07-29T19:27:00Z" w16du:dateUtc="2026-07-29T18:27:00Z">
        <w:r w:rsidR="00E56DE1">
          <w:rPr>
            <w:rFonts w:ascii="Cambria" w:hAnsi="Cambria"/>
            <w:sz w:val="28"/>
            <w:szCs w:val="28"/>
          </w:rPr>
          <w:t xml:space="preserve">, hitting her </w:t>
        </w:r>
        <w:r w:rsidR="0004743D">
          <w:rPr>
            <w:rFonts w:ascii="Cambria" w:hAnsi="Cambria"/>
            <w:sz w:val="28"/>
            <w:szCs w:val="28"/>
          </w:rPr>
          <w:t>arm hard as she went</w:t>
        </w:r>
      </w:ins>
      <w:r>
        <w:rPr>
          <w:rFonts w:ascii="Cambria" w:hAnsi="Cambria"/>
          <w:sz w:val="28"/>
          <w:szCs w:val="28"/>
        </w:rPr>
        <w:t xml:space="preserve">. </w:t>
      </w:r>
    </w:p>
    <w:p w14:paraId="7F18B8E2" w14:textId="40832542" w:rsidR="00B85F77" w:rsidRDefault="00F96BCB">
      <w:pPr>
        <w:spacing w:line="360" w:lineRule="auto"/>
        <w:ind w:firstLine="720"/>
        <w:contextualSpacing/>
        <w:rPr>
          <w:del w:id="15906" w:author="Claire S" w:date="2026-07-29T19:27:00Z" w16du:dateUtc="2026-07-29T18:27:00Z"/>
          <w:rFonts w:ascii="Cambria" w:hAnsi="Cambria"/>
          <w:sz w:val="28"/>
          <w:szCs w:val="28"/>
        </w:rPr>
        <w:pPrChange w:id="15907" w:author="Claire S" w:date="2026-06-04T16:55:00Z" w16du:dateUtc="2026-06-04T15:55:00Z">
          <w:pPr>
            <w:spacing w:line="360" w:lineRule="auto"/>
            <w:contextualSpacing/>
          </w:pPr>
        </w:pPrChange>
      </w:pPr>
      <w:r>
        <w:rPr>
          <w:rFonts w:ascii="Cambria" w:hAnsi="Cambria"/>
          <w:sz w:val="28"/>
          <w:szCs w:val="28"/>
        </w:rPr>
        <w:t>‘God</w:t>
      </w:r>
      <w:r w:rsidR="00303032">
        <w:rPr>
          <w:rFonts w:ascii="Cambria" w:hAnsi="Cambria"/>
          <w:sz w:val="28"/>
          <w:szCs w:val="28"/>
        </w:rPr>
        <w:t>’s</w:t>
      </w:r>
      <w:r>
        <w:rPr>
          <w:rFonts w:ascii="Cambria" w:hAnsi="Cambria"/>
          <w:sz w:val="28"/>
          <w:szCs w:val="28"/>
        </w:rPr>
        <w:t xml:space="preserve"> sake</w:t>
      </w:r>
      <w:ins w:id="15908" w:author="Claire S" w:date="2026-06-04T16:50:00Z" w16du:dateUtc="2026-06-04T15:50:00Z">
        <w:r w:rsidR="00DB6FB2">
          <w:rPr>
            <w:rFonts w:ascii="Cambria" w:hAnsi="Cambria"/>
            <w:sz w:val="28"/>
            <w:szCs w:val="28"/>
          </w:rPr>
          <w:t>.</w:t>
        </w:r>
      </w:ins>
      <w:del w:id="15909" w:author="Claire S" w:date="2026-06-04T16:50:00Z" w16du:dateUtc="2026-06-04T15:50:00Z">
        <w:r w:rsidR="00303032">
          <w:rPr>
            <w:rFonts w:ascii="Cambria" w:hAnsi="Cambria"/>
            <w:sz w:val="28"/>
            <w:szCs w:val="28"/>
          </w:rPr>
          <w:delText>!</w:delText>
        </w:r>
      </w:del>
      <w:r>
        <w:rPr>
          <w:rFonts w:ascii="Cambria" w:hAnsi="Cambria"/>
          <w:sz w:val="28"/>
          <w:szCs w:val="28"/>
        </w:rPr>
        <w:t xml:space="preserve">’ </w:t>
      </w:r>
    </w:p>
    <w:p w14:paraId="043C6817" w14:textId="0AE33BC3" w:rsidR="008015E0" w:rsidRDefault="00B85F77" w:rsidP="00FE2D91">
      <w:pPr>
        <w:spacing w:line="360" w:lineRule="auto"/>
        <w:ind w:firstLine="720"/>
        <w:contextualSpacing/>
        <w:rPr>
          <w:ins w:id="15910" w:author="Claire S" w:date="2026-06-08T16:21:00Z" w16du:dateUtc="2026-06-08T15:21:00Z"/>
          <w:rFonts w:ascii="Cambria" w:hAnsi="Cambria"/>
          <w:sz w:val="28"/>
          <w:szCs w:val="28"/>
        </w:rPr>
      </w:pPr>
      <w:r>
        <w:rPr>
          <w:rFonts w:ascii="Cambria" w:hAnsi="Cambria"/>
          <w:sz w:val="28"/>
          <w:szCs w:val="28"/>
        </w:rPr>
        <w:t>Quickly</w:t>
      </w:r>
      <w:ins w:id="15911" w:author="Daisy Watt" w:date="2026-06-22T22:15:00Z" w16du:dateUtc="2026-06-22T20:15:00Z">
        <w:r w:rsidR="008D3AF2">
          <w:rPr>
            <w:rFonts w:ascii="Cambria" w:hAnsi="Cambria"/>
            <w:sz w:val="28"/>
            <w:szCs w:val="28"/>
          </w:rPr>
          <w:t>,</w:t>
        </w:r>
      </w:ins>
      <w:r>
        <w:rPr>
          <w:rFonts w:ascii="Cambria" w:hAnsi="Cambria"/>
          <w:sz w:val="28"/>
          <w:szCs w:val="28"/>
        </w:rPr>
        <w:t xml:space="preserve"> </w:t>
      </w:r>
      <w:r w:rsidR="00303032">
        <w:rPr>
          <w:rFonts w:ascii="Cambria" w:hAnsi="Cambria"/>
          <w:sz w:val="28"/>
          <w:szCs w:val="28"/>
        </w:rPr>
        <w:t>Savannah</w:t>
      </w:r>
      <w:r w:rsidR="00F96BCB">
        <w:rPr>
          <w:rFonts w:ascii="Cambria" w:hAnsi="Cambria"/>
          <w:sz w:val="28"/>
          <w:szCs w:val="28"/>
        </w:rPr>
        <w:t xml:space="preserve"> got up and </w:t>
      </w:r>
      <w:r w:rsidR="00F96BCB" w:rsidRPr="001D237B">
        <w:rPr>
          <w:rFonts w:ascii="Cambria" w:hAnsi="Cambria"/>
          <w:sz w:val="28"/>
          <w:szCs w:val="28"/>
        </w:rPr>
        <w:t>brushed herself</w:t>
      </w:r>
      <w:r w:rsidR="00F96BCB">
        <w:rPr>
          <w:rFonts w:ascii="Cambria" w:hAnsi="Cambria"/>
          <w:sz w:val="28"/>
          <w:szCs w:val="28"/>
        </w:rPr>
        <w:t xml:space="preserve"> down</w:t>
      </w:r>
      <w:ins w:id="15912" w:author="Claire S" w:date="2026-06-04T16:50:00Z" w16du:dateUtc="2026-06-04T15:50:00Z">
        <w:del w:id="15913" w:author="Daisy Watt" w:date="2026-06-23T10:36:00Z" w16du:dateUtc="2026-06-23T08:36:00Z">
          <w:r w:rsidR="00DB6FB2">
            <w:rPr>
              <w:rFonts w:ascii="Cambria" w:hAnsi="Cambria"/>
              <w:sz w:val="28"/>
              <w:szCs w:val="28"/>
            </w:rPr>
            <w:delText xml:space="preserve"> before Carl walked in</w:delText>
          </w:r>
        </w:del>
      </w:ins>
      <w:r w:rsidR="00F96BCB">
        <w:rPr>
          <w:rFonts w:ascii="Cambria" w:hAnsi="Cambria"/>
          <w:sz w:val="28"/>
          <w:szCs w:val="28"/>
        </w:rPr>
        <w:t>.  Then</w:t>
      </w:r>
      <w:ins w:id="15914" w:author="Claire S" w:date="2026-05-21T15:11:00Z" w16du:dateUtc="2026-05-21T14:11:00Z">
        <w:r w:rsidR="00091F1D">
          <w:rPr>
            <w:rFonts w:ascii="Cambria" w:hAnsi="Cambria"/>
            <w:sz w:val="28"/>
            <w:szCs w:val="28"/>
          </w:rPr>
          <w:t>,</w:t>
        </w:r>
      </w:ins>
      <w:ins w:id="15915" w:author="Claire S" w:date="2026-05-21T15:09:00Z" w16du:dateUtc="2026-05-21T14:09:00Z">
        <w:r w:rsidR="00FE2D91">
          <w:rPr>
            <w:rFonts w:ascii="Cambria" w:hAnsi="Cambria"/>
            <w:sz w:val="28"/>
            <w:szCs w:val="28"/>
          </w:rPr>
          <w:t xml:space="preserve"> against every single </w:t>
        </w:r>
      </w:ins>
      <w:ins w:id="15916" w:author="Claire S" w:date="2026-05-21T15:11:00Z" w16du:dateUtc="2026-05-21T14:11:00Z">
        <w:r w:rsidR="00091F1D">
          <w:rPr>
            <w:rFonts w:ascii="Cambria" w:hAnsi="Cambria"/>
            <w:sz w:val="28"/>
            <w:szCs w:val="28"/>
          </w:rPr>
          <w:t>bit</w:t>
        </w:r>
      </w:ins>
      <w:ins w:id="15917" w:author="Claire S" w:date="2026-05-21T15:09:00Z" w16du:dateUtc="2026-05-21T14:09:00Z">
        <w:r w:rsidR="00FE2D91">
          <w:rPr>
            <w:rFonts w:ascii="Cambria" w:hAnsi="Cambria"/>
            <w:sz w:val="28"/>
            <w:szCs w:val="28"/>
          </w:rPr>
          <w:t xml:space="preserve"> of better judgement she possessed,</w:t>
        </w:r>
      </w:ins>
      <w:r w:rsidR="00F96BCB">
        <w:rPr>
          <w:rFonts w:ascii="Cambria" w:hAnsi="Cambria"/>
          <w:sz w:val="28"/>
          <w:szCs w:val="28"/>
        </w:rPr>
        <w:t xml:space="preserve"> she crept into the entrance of the old passage.</w:t>
      </w:r>
      <w:ins w:id="15918" w:author="Claire S" w:date="2026-05-21T15:09:00Z" w16du:dateUtc="2026-05-21T14:09:00Z">
        <w:r w:rsidR="00FE2D91">
          <w:rPr>
            <w:rFonts w:ascii="Cambria" w:hAnsi="Cambria"/>
            <w:sz w:val="28"/>
            <w:szCs w:val="28"/>
          </w:rPr>
          <w:t xml:space="preserve"> </w:t>
        </w:r>
      </w:ins>
    </w:p>
    <w:p w14:paraId="2554356F" w14:textId="769D1BB2" w:rsidR="00FE2D91" w:rsidRDefault="00FE2D91" w:rsidP="00FE2D91">
      <w:pPr>
        <w:spacing w:line="360" w:lineRule="auto"/>
        <w:ind w:firstLine="720"/>
        <w:contextualSpacing/>
        <w:rPr>
          <w:rFonts w:ascii="Cambria" w:hAnsi="Cambria"/>
          <w:sz w:val="28"/>
          <w:szCs w:val="28"/>
        </w:rPr>
      </w:pPr>
      <w:ins w:id="15919" w:author="Claire S" w:date="2026-05-21T15:09:00Z" w16du:dateUtc="2026-05-21T14:09:00Z">
        <w:r>
          <w:rPr>
            <w:rFonts w:ascii="Cambria" w:hAnsi="Cambria"/>
            <w:sz w:val="28"/>
            <w:szCs w:val="28"/>
          </w:rPr>
          <w:t>‘Hello?’</w:t>
        </w:r>
      </w:ins>
      <w:ins w:id="15920" w:author="Claire S" w:date="2026-05-21T15:11:00Z" w16du:dateUtc="2026-05-21T14:11:00Z">
        <w:r w:rsidR="00091F1D">
          <w:rPr>
            <w:rFonts w:ascii="Cambria" w:hAnsi="Cambria"/>
            <w:sz w:val="28"/>
            <w:szCs w:val="28"/>
          </w:rPr>
          <w:t xml:space="preserve"> she called, her voice sounding a</w:t>
        </w:r>
      </w:ins>
      <w:ins w:id="15921" w:author="Claire S" w:date="2026-05-21T15:12:00Z" w16du:dateUtc="2026-05-21T14:12:00Z">
        <w:r w:rsidR="00091F1D">
          <w:rPr>
            <w:rFonts w:ascii="Cambria" w:hAnsi="Cambria"/>
            <w:sz w:val="28"/>
            <w:szCs w:val="28"/>
          </w:rPr>
          <w:t>s tentative as she felt.</w:t>
        </w:r>
      </w:ins>
    </w:p>
    <w:p w14:paraId="43E4F9E5" w14:textId="0F11FC0E" w:rsidR="00230C24" w:rsidRDefault="00230C24" w:rsidP="00B85F77">
      <w:pPr>
        <w:spacing w:line="360" w:lineRule="auto"/>
        <w:ind w:firstLine="720"/>
        <w:contextualSpacing/>
        <w:rPr>
          <w:rFonts w:ascii="Cambria" w:hAnsi="Cambria"/>
          <w:sz w:val="28"/>
          <w:szCs w:val="28"/>
        </w:rPr>
      </w:pPr>
      <w:r>
        <w:rPr>
          <w:rFonts w:ascii="Cambria" w:hAnsi="Cambria"/>
          <w:sz w:val="28"/>
          <w:szCs w:val="28"/>
        </w:rPr>
        <w:t>‘Help me</w:t>
      </w:r>
      <w:r w:rsidR="00551634">
        <w:rPr>
          <w:rFonts w:ascii="Cambria" w:hAnsi="Cambria"/>
          <w:sz w:val="28"/>
          <w:szCs w:val="28"/>
        </w:rPr>
        <w:t>.</w:t>
      </w:r>
      <w:r>
        <w:rPr>
          <w:rFonts w:ascii="Cambria" w:hAnsi="Cambria"/>
          <w:sz w:val="28"/>
          <w:szCs w:val="28"/>
        </w:rPr>
        <w:t xml:space="preserve">’ </w:t>
      </w:r>
      <w:r w:rsidR="00551634">
        <w:rPr>
          <w:rFonts w:ascii="Cambria" w:hAnsi="Cambria"/>
          <w:sz w:val="28"/>
          <w:szCs w:val="28"/>
        </w:rPr>
        <w:t>S</w:t>
      </w:r>
      <w:r>
        <w:rPr>
          <w:rFonts w:ascii="Cambria" w:hAnsi="Cambria"/>
          <w:sz w:val="28"/>
          <w:szCs w:val="28"/>
        </w:rPr>
        <w:t>he</w:t>
      </w:r>
      <w:ins w:id="15922" w:author="Claire S" w:date="2026-08-04T13:05:00Z" w16du:dateUtc="2026-08-04T12:05:00Z">
        <w:r w:rsidR="00325005">
          <w:rPr>
            <w:rFonts w:ascii="Cambria" w:hAnsi="Cambria"/>
            <w:sz w:val="28"/>
            <w:szCs w:val="28"/>
          </w:rPr>
          <w:t xml:space="preserve"> was sure she</w:t>
        </w:r>
      </w:ins>
      <w:r>
        <w:rPr>
          <w:rFonts w:ascii="Cambria" w:hAnsi="Cambria"/>
          <w:sz w:val="28"/>
          <w:szCs w:val="28"/>
        </w:rPr>
        <w:t xml:space="preserve"> heard </w:t>
      </w:r>
      <w:r w:rsidR="00551634">
        <w:rPr>
          <w:rFonts w:ascii="Cambria" w:hAnsi="Cambria"/>
          <w:sz w:val="28"/>
          <w:szCs w:val="28"/>
        </w:rPr>
        <w:t>the</w:t>
      </w:r>
      <w:r>
        <w:rPr>
          <w:rFonts w:ascii="Cambria" w:hAnsi="Cambria"/>
          <w:sz w:val="28"/>
          <w:szCs w:val="28"/>
        </w:rPr>
        <w:t xml:space="preserve"> echo</w:t>
      </w:r>
      <w:r w:rsidR="00551634">
        <w:rPr>
          <w:rFonts w:ascii="Cambria" w:hAnsi="Cambria"/>
          <w:sz w:val="28"/>
          <w:szCs w:val="28"/>
        </w:rPr>
        <w:t xml:space="preserve"> again, further </w:t>
      </w:r>
      <w:r>
        <w:rPr>
          <w:rFonts w:ascii="Cambria" w:hAnsi="Cambria"/>
          <w:sz w:val="28"/>
          <w:szCs w:val="28"/>
        </w:rPr>
        <w:t>away</w:t>
      </w:r>
      <w:ins w:id="15923" w:author="Daisy Watt" w:date="2026-06-22T22:16:00Z" w16du:dateUtc="2026-06-22T20:16:00Z">
        <w:r w:rsidR="00E569F7">
          <w:rPr>
            <w:rFonts w:ascii="Cambria" w:hAnsi="Cambria"/>
            <w:sz w:val="28"/>
            <w:szCs w:val="28"/>
          </w:rPr>
          <w:t>,</w:t>
        </w:r>
      </w:ins>
      <w:r w:rsidR="00551634">
        <w:rPr>
          <w:rFonts w:ascii="Cambria" w:hAnsi="Cambria"/>
          <w:sz w:val="28"/>
          <w:szCs w:val="28"/>
        </w:rPr>
        <w:t xml:space="preserve"> this time. ‘Please</w:t>
      </w:r>
      <w:r>
        <w:rPr>
          <w:rFonts w:ascii="Cambria" w:hAnsi="Cambria"/>
          <w:sz w:val="28"/>
          <w:szCs w:val="28"/>
        </w:rPr>
        <w:t>, help</w:t>
      </w:r>
      <w:del w:id="15924" w:author="Claire S" w:date="2026-05-21T15:12:00Z" w16du:dateUtc="2026-05-21T14:12:00Z">
        <w:r w:rsidDel="00091F1D">
          <w:rPr>
            <w:rFonts w:ascii="Cambria" w:hAnsi="Cambria"/>
            <w:sz w:val="28"/>
            <w:szCs w:val="28"/>
          </w:rPr>
          <w:delText>!</w:delText>
        </w:r>
      </w:del>
      <w:ins w:id="15925" w:author="Claire S" w:date="2026-07-29T19:27:00Z" w16du:dateUtc="2026-07-29T18:27:00Z">
        <w:r w:rsidR="0004743D">
          <w:rPr>
            <w:rFonts w:ascii="Cambria" w:hAnsi="Cambria"/>
            <w:sz w:val="28"/>
            <w:szCs w:val="28"/>
          </w:rPr>
          <w:t>!</w:t>
        </w:r>
        <w:r>
          <w:rPr>
            <w:rFonts w:ascii="Cambria" w:hAnsi="Cambria"/>
            <w:sz w:val="28"/>
            <w:szCs w:val="28"/>
          </w:rPr>
          <w:t>’</w:t>
        </w:r>
      </w:ins>
      <w:ins w:id="15926" w:author="Daisy Watt" w:date="2026-06-23T10:36:00Z" w16du:dateUtc="2026-06-23T08:36:00Z">
        <w:del w:id="15927" w:author="Claire S" w:date="2026-07-29T19:27:00Z" w16du:dateUtc="2026-07-29T18:27:00Z">
          <w:r w:rsidR="00B86659" w:rsidDel="0004743D">
            <w:rPr>
              <w:rFonts w:ascii="Cambria" w:hAnsi="Cambria"/>
              <w:sz w:val="28"/>
              <w:szCs w:val="28"/>
            </w:rPr>
            <w:delText>.</w:delText>
          </w:r>
        </w:del>
      </w:ins>
      <w:del w:id="15928" w:author="Claire S" w:date="2026-07-29T19:27:00Z" w16du:dateUtc="2026-07-29T18:27:00Z">
        <w:r w:rsidDel="0004743D">
          <w:rPr>
            <w:rFonts w:ascii="Cambria" w:hAnsi="Cambria"/>
            <w:sz w:val="28"/>
            <w:szCs w:val="28"/>
          </w:rPr>
          <w:delText>’</w:delText>
        </w:r>
      </w:del>
    </w:p>
    <w:p w14:paraId="57E999BE" w14:textId="61DE0D12" w:rsidR="00F96BCB" w:rsidRDefault="00F96BCB" w:rsidP="00DB5D5A">
      <w:pPr>
        <w:spacing w:line="360" w:lineRule="auto"/>
        <w:contextualSpacing/>
        <w:rPr>
          <w:rFonts w:ascii="Cambria" w:hAnsi="Cambria"/>
          <w:sz w:val="28"/>
          <w:szCs w:val="28"/>
        </w:rPr>
      </w:pPr>
      <w:r>
        <w:rPr>
          <w:rFonts w:ascii="Cambria" w:hAnsi="Cambria"/>
          <w:sz w:val="28"/>
          <w:szCs w:val="28"/>
        </w:rPr>
        <w:tab/>
        <w:t>‘</w:t>
      </w:r>
      <w:del w:id="15929" w:author="Claire S" w:date="2026-05-21T15:09:00Z" w16du:dateUtc="2026-05-21T14:09:00Z">
        <w:r w:rsidDel="00FE2D91">
          <w:rPr>
            <w:rFonts w:ascii="Cambria" w:hAnsi="Cambria"/>
            <w:sz w:val="28"/>
            <w:szCs w:val="28"/>
          </w:rPr>
          <w:delText xml:space="preserve">Hello? </w:delText>
        </w:r>
      </w:del>
      <w:del w:id="15930" w:author="Claire S" w:date="2026-05-21T15:12:00Z" w16du:dateUtc="2026-05-21T14:12:00Z">
        <w:r w:rsidDel="00091F1D">
          <w:rPr>
            <w:rFonts w:ascii="Cambria" w:hAnsi="Cambria"/>
            <w:sz w:val="28"/>
            <w:szCs w:val="28"/>
          </w:rPr>
          <w:delText>Is someone</w:delText>
        </w:r>
      </w:del>
      <w:ins w:id="15931" w:author="Claire S" w:date="2026-05-21T15:12:00Z" w16du:dateUtc="2026-05-21T14:12:00Z">
        <w:r w:rsidR="00091F1D">
          <w:rPr>
            <w:rFonts w:ascii="Cambria" w:hAnsi="Cambria"/>
            <w:sz w:val="28"/>
            <w:szCs w:val="28"/>
          </w:rPr>
          <w:t>Who’s</w:t>
        </w:r>
      </w:ins>
      <w:r>
        <w:rPr>
          <w:rFonts w:ascii="Cambria" w:hAnsi="Cambria"/>
          <w:sz w:val="28"/>
          <w:szCs w:val="28"/>
        </w:rPr>
        <w:t xml:space="preserve"> down there?’</w:t>
      </w:r>
      <w:r w:rsidR="00B85F77">
        <w:rPr>
          <w:rFonts w:ascii="Cambria" w:hAnsi="Cambria"/>
          <w:sz w:val="28"/>
          <w:szCs w:val="28"/>
        </w:rPr>
        <w:t xml:space="preserve"> S</w:t>
      </w:r>
      <w:r w:rsidR="002671C1">
        <w:rPr>
          <w:rFonts w:ascii="Cambria" w:hAnsi="Cambria"/>
          <w:sz w:val="28"/>
          <w:szCs w:val="28"/>
        </w:rPr>
        <w:t>avannah</w:t>
      </w:r>
      <w:r w:rsidR="00B85F77">
        <w:rPr>
          <w:rFonts w:ascii="Cambria" w:hAnsi="Cambria"/>
          <w:sz w:val="28"/>
          <w:szCs w:val="28"/>
        </w:rPr>
        <w:t xml:space="preserve"> had a</w:t>
      </w:r>
      <w:r w:rsidR="00D56402">
        <w:rPr>
          <w:rFonts w:ascii="Cambria" w:hAnsi="Cambria"/>
          <w:sz w:val="28"/>
          <w:szCs w:val="28"/>
        </w:rPr>
        <w:t xml:space="preserve"> sudde</w:t>
      </w:r>
      <w:r w:rsidR="00B85F77">
        <w:rPr>
          <w:rFonts w:ascii="Cambria" w:hAnsi="Cambria"/>
          <w:sz w:val="28"/>
          <w:szCs w:val="28"/>
        </w:rPr>
        <w:t>n idea she recognised the voice. ‘Violet? Is that you?’</w:t>
      </w:r>
    </w:p>
    <w:p w14:paraId="23045486" w14:textId="0D2077BA" w:rsidR="0039330A" w:rsidRDefault="006C4DE7" w:rsidP="0039330A">
      <w:pPr>
        <w:spacing w:line="360" w:lineRule="auto"/>
        <w:contextualSpacing/>
        <w:rPr>
          <w:rFonts w:ascii="Cambria" w:hAnsi="Cambria"/>
          <w:sz w:val="28"/>
          <w:szCs w:val="28"/>
        </w:rPr>
      </w:pPr>
      <w:r>
        <w:rPr>
          <w:rFonts w:ascii="Cambria" w:hAnsi="Cambria"/>
          <w:sz w:val="28"/>
          <w:szCs w:val="28"/>
        </w:rPr>
        <w:tab/>
      </w:r>
      <w:r w:rsidR="00B85F77">
        <w:rPr>
          <w:rFonts w:ascii="Cambria" w:hAnsi="Cambria"/>
          <w:sz w:val="28"/>
          <w:szCs w:val="28"/>
        </w:rPr>
        <w:t xml:space="preserve">Without warning, </w:t>
      </w:r>
      <w:r w:rsidR="007C2646">
        <w:rPr>
          <w:rFonts w:ascii="Cambria" w:hAnsi="Cambria"/>
          <w:sz w:val="28"/>
          <w:szCs w:val="28"/>
        </w:rPr>
        <w:t xml:space="preserve">something </w:t>
      </w:r>
      <w:ins w:id="15932" w:author="Claire S" w:date="2026-05-21T15:12:00Z" w16du:dateUtc="2026-05-21T14:12:00Z">
        <w:r w:rsidR="004174EC">
          <w:rPr>
            <w:rFonts w:ascii="Cambria" w:hAnsi="Cambria"/>
            <w:sz w:val="28"/>
            <w:szCs w:val="28"/>
          </w:rPr>
          <w:t xml:space="preserve">soft </w:t>
        </w:r>
      </w:ins>
      <w:del w:id="15933" w:author="Claire S" w:date="2026-07-28T15:04:00Z" w16du:dateUtc="2026-07-28T14:04:00Z">
        <w:r w:rsidR="007C2646" w:rsidRPr="00B86659" w:rsidDel="001D237B">
          <w:rPr>
            <w:rFonts w:ascii="Cambria" w:hAnsi="Cambria"/>
            <w:sz w:val="28"/>
            <w:szCs w:val="28"/>
            <w:highlight w:val="green"/>
            <w:rPrChange w:id="15934" w:author="Daisy Watt" w:date="2026-06-23T12:42:00Z" w16du:dateUtc="2026-06-23T10:42:00Z">
              <w:rPr>
                <w:rFonts w:ascii="Cambria" w:hAnsi="Cambria"/>
                <w:sz w:val="28"/>
                <w:szCs w:val="28"/>
              </w:rPr>
            </w:rPrChange>
          </w:rPr>
          <w:delText>brushed</w:delText>
        </w:r>
        <w:r w:rsidR="007C2646" w:rsidDel="001D237B">
          <w:rPr>
            <w:rFonts w:ascii="Cambria" w:hAnsi="Cambria"/>
            <w:sz w:val="28"/>
            <w:szCs w:val="28"/>
          </w:rPr>
          <w:delText xml:space="preserve"> </w:delText>
        </w:r>
      </w:del>
      <w:ins w:id="15935" w:author="Claire S" w:date="2026-07-28T15:04:00Z" w16du:dateUtc="2026-07-28T14:04:00Z">
        <w:r w:rsidR="001D237B">
          <w:rPr>
            <w:rFonts w:ascii="Cambria" w:hAnsi="Cambria"/>
            <w:sz w:val="28"/>
            <w:szCs w:val="28"/>
          </w:rPr>
          <w:t xml:space="preserve">grazed </w:t>
        </w:r>
      </w:ins>
      <w:del w:id="15936" w:author="Claire S" w:date="2026-07-28T15:04:00Z" w16du:dateUtc="2026-07-28T14:04:00Z">
        <w:r w:rsidR="007C2646" w:rsidDel="001D237B">
          <w:rPr>
            <w:rFonts w:ascii="Cambria" w:hAnsi="Cambria"/>
            <w:sz w:val="28"/>
            <w:szCs w:val="28"/>
          </w:rPr>
          <w:delText xml:space="preserve">against </w:delText>
        </w:r>
      </w:del>
      <w:r w:rsidR="007C2646">
        <w:rPr>
          <w:rFonts w:ascii="Cambria" w:hAnsi="Cambria"/>
          <w:sz w:val="28"/>
          <w:szCs w:val="28"/>
        </w:rPr>
        <w:t>her face</w:t>
      </w:r>
      <w:del w:id="15937" w:author="Claire S" w:date="2026-06-08T16:21:00Z" w16du:dateUtc="2026-06-08T15:21:00Z">
        <w:r w:rsidR="007C2646" w:rsidDel="00092B69">
          <w:rPr>
            <w:rFonts w:ascii="Cambria" w:hAnsi="Cambria"/>
            <w:sz w:val="28"/>
            <w:szCs w:val="28"/>
          </w:rPr>
          <w:delText xml:space="preserve">, </w:delText>
        </w:r>
      </w:del>
      <w:del w:id="15938" w:author="Claire S" w:date="2026-05-21T15:12:00Z" w16du:dateUtc="2026-05-21T14:12:00Z">
        <w:r w:rsidR="007C2646" w:rsidDel="004174EC">
          <w:rPr>
            <w:rFonts w:ascii="Cambria" w:hAnsi="Cambria"/>
            <w:sz w:val="28"/>
            <w:szCs w:val="28"/>
          </w:rPr>
          <w:delText xml:space="preserve">and </w:delText>
        </w:r>
      </w:del>
      <w:ins w:id="15939" w:author="Claire S" w:date="2026-06-08T16:21:00Z" w16du:dateUtc="2026-06-08T15:21:00Z">
        <w:r w:rsidR="00092B69">
          <w:rPr>
            <w:rFonts w:ascii="Cambria" w:hAnsi="Cambria"/>
            <w:sz w:val="28"/>
            <w:szCs w:val="28"/>
          </w:rPr>
          <w:t xml:space="preserve"> and,</w:t>
        </w:r>
      </w:ins>
      <w:ins w:id="15940" w:author="Claire S" w:date="2026-05-21T15:12:00Z" w16du:dateUtc="2026-05-21T14:12:00Z">
        <w:r w:rsidR="004174EC">
          <w:rPr>
            <w:rFonts w:ascii="Cambria" w:hAnsi="Cambria"/>
            <w:sz w:val="28"/>
            <w:szCs w:val="28"/>
          </w:rPr>
          <w:t xml:space="preserve"> before </w:t>
        </w:r>
      </w:ins>
      <w:ins w:id="15941" w:author="Claire S" w:date="2026-05-22T15:08:00Z" w16du:dateUtc="2026-05-22T14:08:00Z">
        <w:r w:rsidR="00054B80">
          <w:rPr>
            <w:rFonts w:ascii="Cambria" w:hAnsi="Cambria"/>
            <w:sz w:val="28"/>
            <w:szCs w:val="28"/>
          </w:rPr>
          <w:t>Savann</w:t>
        </w:r>
      </w:ins>
      <w:ins w:id="15942" w:author="Claire S" w:date="2026-05-22T15:09:00Z" w16du:dateUtc="2026-05-22T14:09:00Z">
        <w:r w:rsidR="00054B80">
          <w:rPr>
            <w:rFonts w:ascii="Cambria" w:hAnsi="Cambria"/>
            <w:sz w:val="28"/>
            <w:szCs w:val="28"/>
          </w:rPr>
          <w:t>ah</w:t>
        </w:r>
      </w:ins>
      <w:ins w:id="15943" w:author="Claire S" w:date="2026-05-21T15:12:00Z" w16du:dateUtc="2026-05-21T14:12:00Z">
        <w:r w:rsidR="004174EC">
          <w:rPr>
            <w:rFonts w:ascii="Cambria" w:hAnsi="Cambria"/>
            <w:sz w:val="28"/>
            <w:szCs w:val="28"/>
          </w:rPr>
          <w:t xml:space="preserve"> could move, </w:t>
        </w:r>
      </w:ins>
      <w:r w:rsidR="00B85F77">
        <w:rPr>
          <w:rFonts w:ascii="Cambria" w:hAnsi="Cambria"/>
          <w:sz w:val="28"/>
          <w:szCs w:val="28"/>
        </w:rPr>
        <w:t>t</w:t>
      </w:r>
      <w:r w:rsidR="00303032">
        <w:rPr>
          <w:rFonts w:ascii="Cambria" w:hAnsi="Cambria"/>
          <w:sz w:val="28"/>
          <w:szCs w:val="28"/>
        </w:rPr>
        <w:t>he door slammed behind her.</w:t>
      </w:r>
      <w:ins w:id="15944" w:author="Claire S" w:date="2026-05-21T15:12:00Z" w16du:dateUtc="2026-05-21T14:12:00Z">
        <w:r w:rsidR="004174EC">
          <w:rPr>
            <w:rFonts w:ascii="Cambria" w:hAnsi="Cambria"/>
            <w:sz w:val="28"/>
            <w:szCs w:val="28"/>
          </w:rPr>
          <w:t xml:space="preserve"> </w:t>
        </w:r>
      </w:ins>
    </w:p>
    <w:p w14:paraId="5945DC8C" w14:textId="77777777" w:rsidR="00303032" w:rsidRDefault="00303032" w:rsidP="0039330A">
      <w:pPr>
        <w:spacing w:line="360" w:lineRule="auto"/>
        <w:contextualSpacing/>
        <w:rPr>
          <w:rFonts w:ascii="Cambria" w:hAnsi="Cambria"/>
          <w:sz w:val="28"/>
          <w:szCs w:val="28"/>
        </w:rPr>
      </w:pPr>
    </w:p>
    <w:p w14:paraId="4EF8191E" w14:textId="1EE86593" w:rsidR="00303032" w:rsidRDefault="00303032" w:rsidP="0039330A">
      <w:pPr>
        <w:spacing w:line="360" w:lineRule="auto"/>
        <w:contextualSpacing/>
        <w:rPr>
          <w:rFonts w:ascii="Cambria" w:hAnsi="Cambria"/>
          <w:sz w:val="28"/>
          <w:szCs w:val="28"/>
        </w:rPr>
      </w:pPr>
      <w:r>
        <w:rPr>
          <w:rFonts w:ascii="Cambria" w:hAnsi="Cambria"/>
          <w:sz w:val="28"/>
          <w:szCs w:val="28"/>
        </w:rPr>
        <w:t>*</w:t>
      </w:r>
    </w:p>
    <w:p w14:paraId="036F87E9" w14:textId="60F468AC" w:rsidR="004174EC" w:rsidRDefault="00A06D21">
      <w:pPr>
        <w:spacing w:line="360" w:lineRule="auto"/>
        <w:ind w:firstLine="720"/>
        <w:contextualSpacing/>
        <w:rPr>
          <w:ins w:id="15945" w:author="Claire S" w:date="2026-05-21T15:14:00Z" w16du:dateUtc="2026-05-21T14:14:00Z"/>
          <w:rFonts w:ascii="Cambria" w:hAnsi="Cambria"/>
          <w:sz w:val="28"/>
          <w:szCs w:val="28"/>
        </w:rPr>
        <w:pPrChange w:id="15946" w:author="Claire S" w:date="2026-06-08T16:21:00Z" w16du:dateUtc="2026-06-08T15:21:00Z">
          <w:pPr>
            <w:spacing w:line="360" w:lineRule="auto"/>
            <w:contextualSpacing/>
          </w:pPr>
        </w:pPrChange>
      </w:pPr>
      <w:ins w:id="15947" w:author="Claire S" w:date="2026-06-04T16:53:00Z" w16du:dateUtc="2026-06-04T15:53:00Z">
        <w:r>
          <w:rPr>
            <w:rFonts w:ascii="Cambria" w:hAnsi="Cambria"/>
            <w:sz w:val="28"/>
            <w:szCs w:val="28"/>
          </w:rPr>
          <w:t xml:space="preserve">‘Please,’ Savannah croaked, </w:t>
        </w:r>
      </w:ins>
      <w:ins w:id="15948" w:author="Claire S" w:date="2026-06-08T16:21:00Z" w16du:dateUtc="2026-06-08T15:21:00Z">
        <w:r w:rsidR="00092B69">
          <w:rPr>
            <w:rFonts w:ascii="Cambria" w:hAnsi="Cambria"/>
            <w:sz w:val="28"/>
            <w:szCs w:val="28"/>
          </w:rPr>
          <w:t xml:space="preserve">a few </w:t>
        </w:r>
      </w:ins>
      <w:ins w:id="15949" w:author="Claire S" w:date="2026-06-04T17:16:00Z" w16du:dateUtc="2026-06-04T16:16:00Z">
        <w:r w:rsidR="0004357D">
          <w:rPr>
            <w:rFonts w:ascii="Cambria" w:hAnsi="Cambria"/>
            <w:sz w:val="28"/>
            <w:szCs w:val="28"/>
          </w:rPr>
          <w:t>minutes later</w:t>
        </w:r>
      </w:ins>
      <w:ins w:id="15950" w:author="Claire S" w:date="2026-06-04T16:53:00Z" w16du:dateUtc="2026-06-04T15:53:00Z">
        <w:r>
          <w:rPr>
            <w:rFonts w:ascii="Cambria" w:hAnsi="Cambria"/>
            <w:sz w:val="28"/>
            <w:szCs w:val="28"/>
          </w:rPr>
          <w:t xml:space="preserve">, </w:t>
        </w:r>
      </w:ins>
      <w:ins w:id="15951" w:author="Claire S" w:date="2026-06-04T16:55:00Z" w16du:dateUtc="2026-06-04T15:55:00Z">
        <w:r>
          <w:rPr>
            <w:rFonts w:ascii="Cambria" w:hAnsi="Cambria"/>
            <w:sz w:val="28"/>
            <w:szCs w:val="28"/>
          </w:rPr>
          <w:t>‘</w:t>
        </w:r>
      </w:ins>
      <w:ins w:id="15952" w:author="Claire S" w:date="2026-06-04T17:16:00Z" w16du:dateUtc="2026-06-04T16:16:00Z">
        <w:r w:rsidR="0004357D">
          <w:rPr>
            <w:rFonts w:ascii="Cambria" w:hAnsi="Cambria"/>
            <w:sz w:val="28"/>
            <w:szCs w:val="28"/>
          </w:rPr>
          <w:t xml:space="preserve">please </w:t>
        </w:r>
      </w:ins>
      <w:ins w:id="15953" w:author="Claire S" w:date="2026-06-04T16:55:00Z" w16du:dateUtc="2026-06-04T15:55:00Z">
        <w:r>
          <w:rPr>
            <w:rFonts w:ascii="Cambria" w:hAnsi="Cambria"/>
            <w:sz w:val="28"/>
            <w:szCs w:val="28"/>
          </w:rPr>
          <w:t>let me out.’ H</w:t>
        </w:r>
      </w:ins>
      <w:ins w:id="15954" w:author="Claire S" w:date="2026-06-04T16:53:00Z" w16du:dateUtc="2026-06-04T15:53:00Z">
        <w:r>
          <w:rPr>
            <w:rFonts w:ascii="Cambria" w:hAnsi="Cambria"/>
            <w:sz w:val="28"/>
            <w:szCs w:val="28"/>
          </w:rPr>
          <w:t>er</w:t>
        </w:r>
      </w:ins>
      <w:commentRangeStart w:id="15955"/>
      <w:del w:id="15956" w:author="Claire S" w:date="2026-06-04T16:50:00Z" w16du:dateUtc="2026-06-04T15:50:00Z">
        <w:r w:rsidR="00303032">
          <w:rPr>
            <w:rFonts w:ascii="Cambria" w:hAnsi="Cambria"/>
            <w:sz w:val="28"/>
            <w:szCs w:val="28"/>
          </w:rPr>
          <w:delText>W</w:delText>
        </w:r>
      </w:del>
      <w:commentRangeEnd w:id="15955"/>
      <w:r w:rsidR="00C6453F">
        <w:rPr>
          <w:rStyle w:val="CommentReference"/>
          <w:rFonts w:ascii="Cambria" w:hAnsi="Cambria"/>
          <w:sz w:val="28"/>
          <w:szCs w:val="28"/>
        </w:rPr>
        <w:commentReference w:id="15955"/>
      </w:r>
      <w:del w:id="15957" w:author="Claire S" w:date="2026-06-04T16:50:00Z" w16du:dateUtc="2026-06-04T15:50:00Z">
        <w:r w:rsidR="00303032">
          <w:rPr>
            <w:rFonts w:ascii="Cambria" w:hAnsi="Cambria"/>
            <w:sz w:val="28"/>
            <w:szCs w:val="28"/>
          </w:rPr>
          <w:delText>hen Carl let her out</w:delText>
        </w:r>
        <w:r w:rsidR="00B85F77">
          <w:rPr>
            <w:rFonts w:ascii="Cambria" w:hAnsi="Cambria"/>
            <w:sz w:val="28"/>
            <w:szCs w:val="28"/>
          </w:rPr>
          <w:delText xml:space="preserve"> five minutes later, </w:delText>
        </w:r>
      </w:del>
      <w:del w:id="15958" w:author="Claire S" w:date="2026-06-04T16:53:00Z" w16du:dateUtc="2026-06-04T15:53:00Z">
        <w:r w:rsidR="00B85F77" w:rsidDel="00A06D21">
          <w:rPr>
            <w:rFonts w:ascii="Cambria" w:hAnsi="Cambria"/>
            <w:sz w:val="28"/>
            <w:szCs w:val="28"/>
          </w:rPr>
          <w:delText>Savannah</w:delText>
        </w:r>
      </w:del>
      <w:ins w:id="15959" w:author="Claire S" w:date="2026-05-20T11:24:00Z" w16du:dateUtc="2026-05-20T10:24:00Z">
        <w:r w:rsidR="00C4775E">
          <w:rPr>
            <w:rFonts w:ascii="Cambria" w:hAnsi="Cambria"/>
            <w:sz w:val="28"/>
            <w:szCs w:val="28"/>
          </w:rPr>
          <w:t xml:space="preserve"> heart was going so fast</w:t>
        </w:r>
      </w:ins>
      <w:ins w:id="15960" w:author="Daisy Watt" w:date="2026-06-23T10:38:00Z" w16du:dateUtc="2026-06-23T08:38:00Z">
        <w:r w:rsidR="00B86659">
          <w:rPr>
            <w:rFonts w:ascii="Cambria" w:hAnsi="Cambria"/>
            <w:sz w:val="28"/>
            <w:szCs w:val="28"/>
          </w:rPr>
          <w:t>,</w:t>
        </w:r>
      </w:ins>
      <w:ins w:id="15961" w:author="Claire S" w:date="2026-05-20T11:24:00Z" w16du:dateUtc="2026-05-20T10:24:00Z">
        <w:r w:rsidR="00C4775E">
          <w:rPr>
            <w:rFonts w:ascii="Cambria" w:hAnsi="Cambria"/>
            <w:sz w:val="28"/>
            <w:szCs w:val="28"/>
          </w:rPr>
          <w:t xml:space="preserve"> she felt like she was going </w:t>
        </w:r>
        <w:del w:id="15962" w:author="Daisy Watt" w:date="2026-06-23T10:38:00Z" w16du:dateUtc="2026-06-23T08:38:00Z">
          <w:r w:rsidR="00C4775E">
            <w:rPr>
              <w:rFonts w:ascii="Cambria" w:hAnsi="Cambria"/>
              <w:sz w:val="28"/>
              <w:szCs w:val="28"/>
            </w:rPr>
            <w:delText>to have a</w:delText>
          </w:r>
        </w:del>
      </w:ins>
      <w:ins w:id="15963" w:author="Daisy Watt" w:date="2026-06-23T10:38:00Z" w16du:dateUtc="2026-06-23T08:38:00Z">
        <w:r w:rsidR="00B86659">
          <w:rPr>
            <w:rFonts w:ascii="Cambria" w:hAnsi="Cambria"/>
            <w:sz w:val="28"/>
            <w:szCs w:val="28"/>
          </w:rPr>
          <w:t>into</w:t>
        </w:r>
      </w:ins>
      <w:ins w:id="15964" w:author="Claire S" w:date="2026-05-20T11:24:00Z" w16du:dateUtc="2026-05-20T10:24:00Z">
        <w:r w:rsidR="00C4775E">
          <w:rPr>
            <w:rFonts w:ascii="Cambria" w:hAnsi="Cambria"/>
            <w:sz w:val="28"/>
            <w:szCs w:val="28"/>
          </w:rPr>
          <w:t xml:space="preserve"> cardiac arrest</w:t>
        </w:r>
      </w:ins>
      <w:ins w:id="15965" w:author="Claire S" w:date="2026-06-08T16:21:00Z" w16du:dateUtc="2026-06-08T15:21:00Z">
        <w:r w:rsidR="00092B69">
          <w:rPr>
            <w:rFonts w:ascii="Cambria" w:hAnsi="Cambria"/>
            <w:sz w:val="28"/>
            <w:szCs w:val="28"/>
          </w:rPr>
          <w:t>, and</w:t>
        </w:r>
      </w:ins>
      <w:ins w:id="15966" w:author="Claire S" w:date="2026-05-21T15:12:00Z" w16du:dateUtc="2026-05-21T14:12:00Z">
        <w:r w:rsidR="004174EC">
          <w:rPr>
            <w:rFonts w:ascii="Cambria" w:hAnsi="Cambria"/>
            <w:sz w:val="28"/>
            <w:szCs w:val="28"/>
          </w:rPr>
          <w:t xml:space="preserve"> her fist </w:t>
        </w:r>
      </w:ins>
      <w:ins w:id="15967" w:author="Claire S" w:date="2026-06-08T16:21:00Z" w16du:dateUtc="2026-06-08T15:21:00Z">
        <w:r w:rsidR="00092B69">
          <w:rPr>
            <w:rFonts w:ascii="Cambria" w:hAnsi="Cambria"/>
            <w:sz w:val="28"/>
            <w:szCs w:val="28"/>
          </w:rPr>
          <w:t xml:space="preserve">was </w:t>
        </w:r>
      </w:ins>
      <w:ins w:id="15968" w:author="Claire S" w:date="2026-05-21T15:13:00Z" w16du:dateUtc="2026-05-21T14:13:00Z">
        <w:r w:rsidR="004174EC">
          <w:rPr>
            <w:rFonts w:ascii="Cambria" w:hAnsi="Cambria"/>
            <w:sz w:val="28"/>
            <w:szCs w:val="28"/>
          </w:rPr>
          <w:t>almost bleeding from banging at the door</w:t>
        </w:r>
      </w:ins>
      <w:ins w:id="15969" w:author="Claire S" w:date="2026-06-08T16:21:00Z" w16du:dateUtc="2026-06-08T15:21:00Z">
        <w:r w:rsidR="00092B69">
          <w:rPr>
            <w:rFonts w:ascii="Cambria" w:hAnsi="Cambria"/>
            <w:sz w:val="28"/>
            <w:szCs w:val="28"/>
          </w:rPr>
          <w:t xml:space="preserve">. Tears were starting as </w:t>
        </w:r>
      </w:ins>
      <w:ins w:id="15970" w:author="Claire S" w:date="2026-06-04T16:50:00Z" w16du:dateUtc="2026-06-04T15:50:00Z">
        <w:r w:rsidR="0074639B">
          <w:rPr>
            <w:rFonts w:ascii="Cambria" w:hAnsi="Cambria"/>
            <w:sz w:val="28"/>
            <w:szCs w:val="28"/>
          </w:rPr>
          <w:t xml:space="preserve">suddenly </w:t>
        </w:r>
      </w:ins>
      <w:ins w:id="15971" w:author="Claire S" w:date="2026-06-04T16:55:00Z" w16du:dateUtc="2026-06-04T15:55:00Z">
        <w:r>
          <w:rPr>
            <w:rFonts w:ascii="Cambria" w:hAnsi="Cambria"/>
            <w:sz w:val="28"/>
            <w:szCs w:val="28"/>
          </w:rPr>
          <w:t>it</w:t>
        </w:r>
      </w:ins>
      <w:ins w:id="15972" w:author="Claire S" w:date="2026-06-04T16:50:00Z" w16du:dateUtc="2026-06-04T15:50:00Z">
        <w:r w:rsidR="0074639B">
          <w:rPr>
            <w:rFonts w:ascii="Cambria" w:hAnsi="Cambria"/>
            <w:sz w:val="28"/>
            <w:szCs w:val="28"/>
          </w:rPr>
          <w:t xml:space="preserve"> swung open again</w:t>
        </w:r>
      </w:ins>
      <w:ins w:id="15973" w:author="Claire S" w:date="2026-06-08T16:21:00Z" w16du:dateUtc="2026-06-08T15:21:00Z">
        <w:r w:rsidR="00092B69">
          <w:rPr>
            <w:rFonts w:ascii="Cambria" w:hAnsi="Cambria"/>
            <w:sz w:val="28"/>
            <w:szCs w:val="28"/>
          </w:rPr>
          <w:t>,</w:t>
        </w:r>
      </w:ins>
      <w:ins w:id="15974" w:author="Claire S" w:date="2026-06-04T16:55:00Z" w16du:dateUtc="2026-06-04T15:55:00Z">
        <w:r w:rsidR="00A84726">
          <w:rPr>
            <w:rFonts w:ascii="Cambria" w:hAnsi="Cambria"/>
            <w:sz w:val="28"/>
            <w:szCs w:val="28"/>
          </w:rPr>
          <w:t xml:space="preserve"> and </w:t>
        </w:r>
      </w:ins>
      <w:ins w:id="15975" w:author="Claire S" w:date="2026-06-08T16:21:00Z" w16du:dateUtc="2026-06-08T15:21:00Z">
        <w:r w:rsidR="00092B69">
          <w:rPr>
            <w:rFonts w:ascii="Cambria" w:hAnsi="Cambria"/>
            <w:sz w:val="28"/>
            <w:szCs w:val="28"/>
          </w:rPr>
          <w:t>Savannah</w:t>
        </w:r>
      </w:ins>
      <w:ins w:id="15976" w:author="Claire S" w:date="2026-06-04T16:55:00Z" w16du:dateUtc="2026-06-04T15:55:00Z">
        <w:r w:rsidR="00A84726">
          <w:rPr>
            <w:rFonts w:ascii="Cambria" w:hAnsi="Cambria"/>
            <w:sz w:val="28"/>
            <w:szCs w:val="28"/>
          </w:rPr>
          <w:t xml:space="preserve"> stumbled forward</w:t>
        </w:r>
      </w:ins>
      <w:ins w:id="15977" w:author="Daisy Watt" w:date="2026-06-16T17:17:00Z" w16du:dateUtc="2026-06-16T16:17:00Z">
        <w:r w:rsidR="00F00933">
          <w:rPr>
            <w:rFonts w:ascii="Cambria" w:hAnsi="Cambria"/>
            <w:sz w:val="28"/>
            <w:szCs w:val="28"/>
          </w:rPr>
          <w:t>s</w:t>
        </w:r>
      </w:ins>
      <w:ins w:id="15978" w:author="Claire S" w:date="2026-06-04T16:55:00Z" w16du:dateUtc="2026-06-04T15:55:00Z">
        <w:del w:id="15979" w:author="Daisy Watt" w:date="2026-06-23T10:38:00Z" w16du:dateUtc="2026-06-23T08:38:00Z">
          <w:r w:rsidR="00A84726">
            <w:rPr>
              <w:rFonts w:ascii="Cambria" w:hAnsi="Cambria"/>
              <w:sz w:val="28"/>
              <w:szCs w:val="28"/>
            </w:rPr>
            <w:delText xml:space="preserve"> again</w:delText>
          </w:r>
        </w:del>
        <w:r w:rsidR="00A84726">
          <w:rPr>
            <w:rFonts w:ascii="Cambria" w:hAnsi="Cambria"/>
            <w:sz w:val="28"/>
            <w:szCs w:val="28"/>
          </w:rPr>
          <w:t>, almost onto her knees</w:t>
        </w:r>
      </w:ins>
      <w:ins w:id="15980" w:author="Claire S" w:date="2026-05-21T15:13:00Z" w16du:dateUtc="2026-05-21T14:13:00Z">
        <w:r w:rsidR="004174EC">
          <w:rPr>
            <w:rFonts w:ascii="Cambria" w:hAnsi="Cambria"/>
            <w:sz w:val="28"/>
            <w:szCs w:val="28"/>
          </w:rPr>
          <w:t>.</w:t>
        </w:r>
      </w:ins>
      <w:del w:id="15981" w:author="Claire S" w:date="2026-05-21T15:12:00Z" w16du:dateUtc="2026-05-21T14:12:00Z">
        <w:r w:rsidR="00303032" w:rsidDel="004174EC">
          <w:rPr>
            <w:rFonts w:ascii="Cambria" w:hAnsi="Cambria"/>
            <w:sz w:val="28"/>
            <w:szCs w:val="28"/>
          </w:rPr>
          <w:delText xml:space="preserve"> </w:delText>
        </w:r>
      </w:del>
      <w:del w:id="15982" w:author="Claire S" w:date="2026-05-20T11:24:00Z" w16du:dateUtc="2026-05-20T10:24:00Z">
        <w:r w:rsidR="00303032" w:rsidDel="00C4775E">
          <w:rPr>
            <w:rFonts w:ascii="Cambria" w:hAnsi="Cambria"/>
            <w:sz w:val="28"/>
            <w:szCs w:val="28"/>
          </w:rPr>
          <w:delText xml:space="preserve">was flustered and </w:delText>
        </w:r>
        <w:r w:rsidR="000917A3" w:rsidDel="00C4775E">
          <w:rPr>
            <w:rFonts w:ascii="Cambria" w:hAnsi="Cambria"/>
            <w:sz w:val="28"/>
            <w:szCs w:val="28"/>
          </w:rPr>
          <w:delText xml:space="preserve">bright </w:delText>
        </w:r>
        <w:r w:rsidR="00303032" w:rsidDel="00C4775E">
          <w:rPr>
            <w:rFonts w:ascii="Cambria" w:hAnsi="Cambria"/>
            <w:sz w:val="28"/>
            <w:szCs w:val="28"/>
          </w:rPr>
          <w:delText xml:space="preserve">pink in the face. </w:delText>
        </w:r>
      </w:del>
      <w:ins w:id="15983" w:author="Claire S" w:date="2026-05-21T15:14:00Z" w16du:dateUtc="2026-05-21T14:14:00Z">
        <w:r w:rsidR="004174EC">
          <w:rPr>
            <w:rFonts w:ascii="Cambria" w:hAnsi="Cambria"/>
            <w:sz w:val="28"/>
            <w:szCs w:val="28"/>
          </w:rPr>
          <w:t xml:space="preserve"> </w:t>
        </w:r>
      </w:ins>
    </w:p>
    <w:p w14:paraId="3A3C4E98" w14:textId="3F2A679D" w:rsidR="004174EC" w:rsidDel="004174EC" w:rsidRDefault="004174EC" w:rsidP="0039330A">
      <w:pPr>
        <w:spacing w:line="360" w:lineRule="auto"/>
        <w:contextualSpacing/>
        <w:rPr>
          <w:del w:id="15984" w:author="Claire S" w:date="2026-05-21T15:14:00Z" w16du:dateUtc="2026-05-21T14:14:00Z"/>
          <w:rFonts w:ascii="Cambria" w:hAnsi="Cambria"/>
          <w:sz w:val="28"/>
          <w:szCs w:val="28"/>
        </w:rPr>
      </w:pPr>
    </w:p>
    <w:p w14:paraId="7C1FEA70" w14:textId="76F61791" w:rsidR="00303032" w:rsidRDefault="00B85F77" w:rsidP="0039330A">
      <w:pPr>
        <w:spacing w:line="360" w:lineRule="auto"/>
        <w:contextualSpacing/>
        <w:rPr>
          <w:ins w:id="15985" w:author="Claire S" w:date="2026-05-20T11:24:00Z" w16du:dateUtc="2026-05-20T10:24:00Z"/>
          <w:rFonts w:ascii="Cambria" w:hAnsi="Cambria"/>
          <w:sz w:val="28"/>
          <w:szCs w:val="28"/>
        </w:rPr>
      </w:pPr>
      <w:r>
        <w:rPr>
          <w:rFonts w:ascii="Cambria" w:hAnsi="Cambria"/>
          <w:sz w:val="28"/>
          <w:szCs w:val="28"/>
        </w:rPr>
        <w:tab/>
        <w:t xml:space="preserve">‘Wow!’ </w:t>
      </w:r>
      <w:r w:rsidR="002671C1">
        <w:rPr>
          <w:rFonts w:ascii="Cambria" w:hAnsi="Cambria"/>
          <w:sz w:val="28"/>
          <w:szCs w:val="28"/>
        </w:rPr>
        <w:t>T</w:t>
      </w:r>
      <w:r w:rsidR="000917A3">
        <w:rPr>
          <w:rFonts w:ascii="Cambria" w:hAnsi="Cambria"/>
          <w:sz w:val="28"/>
          <w:szCs w:val="28"/>
        </w:rPr>
        <w:t>he handsome lawyer gazed down at her.</w:t>
      </w:r>
      <w:r>
        <w:rPr>
          <w:rFonts w:ascii="Cambria" w:hAnsi="Cambria"/>
          <w:sz w:val="28"/>
          <w:szCs w:val="28"/>
        </w:rPr>
        <w:t xml:space="preserve"> ‘</w:t>
      </w:r>
      <w:r w:rsidR="000917A3">
        <w:rPr>
          <w:rFonts w:ascii="Cambria" w:hAnsi="Cambria"/>
          <w:sz w:val="28"/>
          <w:szCs w:val="28"/>
        </w:rPr>
        <w:t>A</w:t>
      </w:r>
      <w:r>
        <w:rPr>
          <w:rFonts w:ascii="Cambria" w:hAnsi="Cambria"/>
          <w:sz w:val="28"/>
          <w:szCs w:val="28"/>
        </w:rPr>
        <w:t>re you okay?’</w:t>
      </w:r>
    </w:p>
    <w:p w14:paraId="19194B12" w14:textId="4AC21593" w:rsidR="00CF5FEE" w:rsidRDefault="00C4775E" w:rsidP="0039330A">
      <w:pPr>
        <w:spacing w:line="360" w:lineRule="auto"/>
        <w:contextualSpacing/>
        <w:rPr>
          <w:ins w:id="15986" w:author="Claire S" w:date="2026-05-21T15:16:00Z" w16du:dateUtc="2026-05-21T14:16:00Z"/>
          <w:rFonts w:ascii="Cambria" w:hAnsi="Cambria"/>
          <w:sz w:val="28"/>
          <w:szCs w:val="28"/>
        </w:rPr>
      </w:pPr>
      <w:ins w:id="15987" w:author="Claire S" w:date="2026-05-20T11:24:00Z" w16du:dateUtc="2026-05-20T10:24:00Z">
        <w:r>
          <w:rPr>
            <w:rFonts w:ascii="Cambria" w:hAnsi="Cambria"/>
            <w:sz w:val="28"/>
            <w:szCs w:val="28"/>
          </w:rPr>
          <w:tab/>
          <w:t>For a few seconds</w:t>
        </w:r>
      </w:ins>
      <w:ins w:id="15988" w:author="Claire S" w:date="2026-06-04T16:50:00Z" w16du:dateUtc="2026-06-04T15:50:00Z">
        <w:r w:rsidR="0074639B">
          <w:rPr>
            <w:rFonts w:ascii="Cambria" w:hAnsi="Cambria"/>
            <w:sz w:val="28"/>
            <w:szCs w:val="28"/>
          </w:rPr>
          <w:t>,</w:t>
        </w:r>
      </w:ins>
      <w:ins w:id="15989" w:author="Claire S" w:date="2026-05-20T11:24:00Z" w16du:dateUtc="2026-05-20T10:24:00Z">
        <w:r>
          <w:rPr>
            <w:rFonts w:ascii="Cambria" w:hAnsi="Cambria"/>
            <w:sz w:val="28"/>
            <w:szCs w:val="28"/>
          </w:rPr>
          <w:t xml:space="preserve"> </w:t>
        </w:r>
      </w:ins>
      <w:ins w:id="15990" w:author="Claire S" w:date="2026-06-04T16:50:00Z" w16du:dateUtc="2026-06-04T15:50:00Z">
        <w:r w:rsidR="0074639B">
          <w:rPr>
            <w:rFonts w:ascii="Cambria" w:hAnsi="Cambria"/>
            <w:sz w:val="28"/>
            <w:szCs w:val="28"/>
          </w:rPr>
          <w:t>Savannah</w:t>
        </w:r>
      </w:ins>
      <w:ins w:id="15991" w:author="Claire S" w:date="2026-05-20T11:24:00Z" w16du:dateUtc="2026-05-20T10:24:00Z">
        <w:r>
          <w:rPr>
            <w:rFonts w:ascii="Cambria" w:hAnsi="Cambria"/>
            <w:sz w:val="28"/>
            <w:szCs w:val="28"/>
          </w:rPr>
          <w:t xml:space="preserve"> couldn’t talk</w:t>
        </w:r>
        <w:del w:id="15992" w:author="Daisy Watt" w:date="2026-06-23T10:38:00Z" w16du:dateUtc="2026-06-23T08:38:00Z">
          <w:r>
            <w:rPr>
              <w:rFonts w:ascii="Cambria" w:hAnsi="Cambria"/>
              <w:sz w:val="28"/>
              <w:szCs w:val="28"/>
            </w:rPr>
            <w:delText>,</w:delText>
          </w:r>
        </w:del>
      </w:ins>
      <w:ins w:id="15993" w:author="Daisy Watt" w:date="2026-06-23T10:38:00Z" w16du:dateUtc="2026-06-23T08:38:00Z">
        <w:r>
          <w:rPr>
            <w:rFonts w:ascii="Cambria" w:hAnsi="Cambria"/>
            <w:sz w:val="28"/>
            <w:szCs w:val="28"/>
          </w:rPr>
          <w:t xml:space="preserve"> </w:t>
        </w:r>
        <w:r w:rsidR="00B86659">
          <w:rPr>
            <w:rFonts w:ascii="Cambria" w:hAnsi="Cambria"/>
            <w:sz w:val="28"/>
            <w:szCs w:val="28"/>
          </w:rPr>
          <w:t>–</w:t>
        </w:r>
      </w:ins>
      <w:ins w:id="15994" w:author="Claire S" w:date="2026-05-20T11:24:00Z" w16du:dateUtc="2026-05-20T10:24:00Z">
        <w:r>
          <w:rPr>
            <w:rFonts w:ascii="Cambria" w:hAnsi="Cambria"/>
            <w:sz w:val="28"/>
            <w:szCs w:val="28"/>
          </w:rPr>
          <w:t xml:space="preserve"> so </w:t>
        </w:r>
      </w:ins>
      <w:ins w:id="15995" w:author="Claire S" w:date="2026-05-20T11:25:00Z" w16du:dateUtc="2026-05-20T10:25:00Z">
        <w:r>
          <w:rPr>
            <w:rFonts w:ascii="Cambria" w:hAnsi="Cambria"/>
            <w:sz w:val="28"/>
            <w:szCs w:val="28"/>
          </w:rPr>
          <w:t>strong was her panic</w:t>
        </w:r>
      </w:ins>
      <w:ins w:id="15996" w:author="Claire S" w:date="2026-06-04T16:50:00Z" w16du:dateUtc="2026-06-04T15:50:00Z">
        <w:del w:id="15997" w:author="Daisy Watt" w:date="2026-06-23T10:38:00Z" w16du:dateUtc="2026-06-23T08:38:00Z">
          <w:r w:rsidR="0074639B">
            <w:rPr>
              <w:rFonts w:ascii="Cambria" w:hAnsi="Cambria"/>
              <w:sz w:val="28"/>
              <w:szCs w:val="28"/>
            </w:rPr>
            <w:delText>;</w:delText>
          </w:r>
        </w:del>
      </w:ins>
      <w:ins w:id="15998" w:author="Daisy Watt" w:date="2026-06-23T10:38:00Z" w16du:dateUtc="2026-06-23T08:38:00Z">
        <w:r w:rsidR="00B86659">
          <w:rPr>
            <w:rFonts w:ascii="Cambria" w:hAnsi="Cambria"/>
            <w:sz w:val="28"/>
            <w:szCs w:val="28"/>
          </w:rPr>
          <w:t>,</w:t>
        </w:r>
      </w:ins>
      <w:ins w:id="15999" w:author="Claire S" w:date="2026-05-21T15:14:00Z" w16du:dateUtc="2026-05-21T14:14:00Z">
        <w:r w:rsidR="004174EC">
          <w:rPr>
            <w:rFonts w:ascii="Cambria" w:hAnsi="Cambria"/>
            <w:sz w:val="28"/>
            <w:szCs w:val="28"/>
          </w:rPr>
          <w:t xml:space="preserve"> so hoarse was her throat. </w:t>
        </w:r>
      </w:ins>
      <w:ins w:id="16000" w:author="Claire S" w:date="2026-05-21T15:16:00Z" w16du:dateUtc="2026-05-21T14:16:00Z">
        <w:r w:rsidR="00CF5FEE">
          <w:rPr>
            <w:rFonts w:ascii="Cambria" w:hAnsi="Cambria"/>
            <w:sz w:val="28"/>
            <w:szCs w:val="28"/>
          </w:rPr>
          <w:t>She’d been trying the handle</w:t>
        </w:r>
      </w:ins>
      <w:ins w:id="16001" w:author="Claire S" w:date="2026-06-04T16:51:00Z" w16du:dateUtc="2026-06-04T15:51:00Z">
        <w:r w:rsidR="0074639B">
          <w:rPr>
            <w:rFonts w:ascii="Cambria" w:hAnsi="Cambria"/>
            <w:sz w:val="28"/>
            <w:szCs w:val="28"/>
          </w:rPr>
          <w:t xml:space="preserve"> incessantly</w:t>
        </w:r>
      </w:ins>
      <w:ins w:id="16002" w:author="Claire S" w:date="2026-05-21T15:16:00Z" w16du:dateUtc="2026-05-21T14:16:00Z">
        <w:r w:rsidR="00CF5FEE">
          <w:rPr>
            <w:rFonts w:ascii="Cambria" w:hAnsi="Cambria"/>
            <w:sz w:val="28"/>
            <w:szCs w:val="28"/>
          </w:rPr>
          <w:t xml:space="preserve">, shouting and shouting </w:t>
        </w:r>
      </w:ins>
      <w:ins w:id="16003" w:author="Claire S" w:date="2026-05-22T15:09:00Z" w16du:dateUtc="2026-05-22T14:09:00Z">
        <w:del w:id="16004" w:author="Daisy Watt" w:date="2026-06-23T10:39:00Z" w16du:dateUtc="2026-06-23T08:39:00Z">
          <w:r w:rsidR="00B161DA">
            <w:rPr>
              <w:rFonts w:ascii="Cambria" w:hAnsi="Cambria"/>
              <w:sz w:val="28"/>
              <w:szCs w:val="28"/>
            </w:rPr>
            <w:delText>-</w:delText>
          </w:r>
        </w:del>
      </w:ins>
      <w:ins w:id="16005" w:author="Daisy Watt" w:date="2026-06-23T10:39:00Z" w16du:dateUtc="2026-06-23T08:39:00Z">
        <w:r w:rsidR="00B86659">
          <w:rPr>
            <w:rFonts w:ascii="Cambria" w:hAnsi="Cambria"/>
            <w:sz w:val="28"/>
            <w:szCs w:val="28"/>
          </w:rPr>
          <w:t>–</w:t>
        </w:r>
      </w:ins>
      <w:ins w:id="16006" w:author="Claire S" w:date="2026-05-22T15:09:00Z" w16du:dateUtc="2026-05-22T14:09:00Z">
        <w:r w:rsidR="00B161DA">
          <w:rPr>
            <w:rFonts w:ascii="Cambria" w:hAnsi="Cambria"/>
            <w:sz w:val="28"/>
            <w:szCs w:val="28"/>
          </w:rPr>
          <w:t xml:space="preserve"> </w:t>
        </w:r>
      </w:ins>
      <w:ins w:id="16007" w:author="Claire S" w:date="2026-05-21T15:16:00Z" w16du:dateUtc="2026-05-21T14:16:00Z">
        <w:r w:rsidR="00CF5FEE">
          <w:rPr>
            <w:rFonts w:ascii="Cambria" w:hAnsi="Cambria"/>
            <w:sz w:val="28"/>
            <w:szCs w:val="28"/>
          </w:rPr>
          <w:t xml:space="preserve">but the darkness had been crushing.  </w:t>
        </w:r>
      </w:ins>
      <w:ins w:id="16008" w:author="Claire S" w:date="2026-06-04T16:51:00Z" w16du:dateUtc="2026-06-04T15:51:00Z">
        <w:r w:rsidR="00552EFA">
          <w:rPr>
            <w:rFonts w:ascii="Cambria" w:hAnsi="Cambria"/>
            <w:sz w:val="28"/>
            <w:szCs w:val="28"/>
          </w:rPr>
          <w:t xml:space="preserve">The therapist </w:t>
        </w:r>
      </w:ins>
      <w:ins w:id="16009" w:author="Claire S" w:date="2026-07-29T17:58:00Z" w16du:dateUtc="2026-07-29T16:58:00Z">
        <w:r w:rsidR="000F2ECB">
          <w:rPr>
            <w:rFonts w:ascii="Cambria" w:hAnsi="Cambria"/>
            <w:sz w:val="28"/>
            <w:szCs w:val="28"/>
          </w:rPr>
          <w:t>from</w:t>
        </w:r>
      </w:ins>
      <w:ins w:id="16010" w:author="Claire S" w:date="2026-07-29T17:05:00Z" w16du:dateUtc="2026-07-29T16:05:00Z">
        <w:r w:rsidR="0053144F">
          <w:rPr>
            <w:rFonts w:ascii="Cambria" w:hAnsi="Cambria"/>
            <w:sz w:val="28"/>
            <w:szCs w:val="28"/>
          </w:rPr>
          <w:t xml:space="preserve"> rehab </w:t>
        </w:r>
      </w:ins>
      <w:ins w:id="16011" w:author="Claire S" w:date="2026-06-04T16:51:00Z" w16du:dateUtc="2026-06-04T15:51:00Z">
        <w:r w:rsidR="00552EFA">
          <w:rPr>
            <w:rFonts w:ascii="Cambria" w:hAnsi="Cambria"/>
            <w:sz w:val="28"/>
            <w:szCs w:val="28"/>
          </w:rPr>
          <w:t xml:space="preserve">came to mind: a </w:t>
        </w:r>
      </w:ins>
      <w:ins w:id="16012" w:author="Claire S" w:date="2026-07-29T17:58:00Z" w16du:dateUtc="2026-07-29T16:58:00Z">
        <w:r w:rsidR="003F4A55">
          <w:rPr>
            <w:rFonts w:ascii="Cambria" w:hAnsi="Cambria"/>
            <w:sz w:val="28"/>
            <w:szCs w:val="28"/>
          </w:rPr>
          <w:t>daft</w:t>
        </w:r>
        <w:r w:rsidR="000F2ECB">
          <w:rPr>
            <w:rFonts w:ascii="Cambria" w:hAnsi="Cambria"/>
            <w:sz w:val="28"/>
            <w:szCs w:val="28"/>
          </w:rPr>
          <w:t>,</w:t>
        </w:r>
      </w:ins>
      <w:ins w:id="16013" w:author="Claire S" w:date="2026-07-29T17:05:00Z" w16du:dateUtc="2026-07-29T16:05:00Z">
        <w:r w:rsidR="0053144F">
          <w:rPr>
            <w:rFonts w:ascii="Cambria" w:hAnsi="Cambria"/>
            <w:sz w:val="28"/>
            <w:szCs w:val="28"/>
          </w:rPr>
          <w:t xml:space="preserve"> serene</w:t>
        </w:r>
      </w:ins>
      <w:ins w:id="16014" w:author="Claire S" w:date="2026-06-04T16:51:00Z" w16du:dateUtc="2026-06-04T15:51:00Z">
        <w:r w:rsidR="00552EFA">
          <w:rPr>
            <w:rFonts w:ascii="Cambria" w:hAnsi="Cambria"/>
            <w:sz w:val="28"/>
            <w:szCs w:val="28"/>
          </w:rPr>
          <w:t xml:space="preserve"> woman</w:t>
        </w:r>
      </w:ins>
      <w:ins w:id="16015" w:author="Claire S" w:date="2026-07-29T17:58:00Z" w16du:dateUtc="2026-07-29T16:58:00Z">
        <w:r w:rsidR="000F2ECB">
          <w:rPr>
            <w:rFonts w:ascii="Cambria" w:hAnsi="Cambria"/>
            <w:sz w:val="28"/>
            <w:szCs w:val="28"/>
          </w:rPr>
          <w:t xml:space="preserve"> in a headscarf</w:t>
        </w:r>
      </w:ins>
      <w:ins w:id="16016" w:author="Claire S" w:date="2026-06-04T16:51:00Z" w16du:dateUtc="2026-06-04T15:51:00Z">
        <w:r w:rsidR="00552EFA">
          <w:rPr>
            <w:rFonts w:ascii="Cambria" w:hAnsi="Cambria"/>
            <w:sz w:val="28"/>
            <w:szCs w:val="28"/>
          </w:rPr>
          <w:t xml:space="preserve"> who’d suggested </w:t>
        </w:r>
      </w:ins>
      <w:ins w:id="16017" w:author="Claire S" w:date="2026-07-29T17:58:00Z" w16du:dateUtc="2026-07-29T16:58:00Z">
        <w:r w:rsidR="000F2ECB">
          <w:rPr>
            <w:rFonts w:ascii="Cambria" w:hAnsi="Cambria"/>
            <w:sz w:val="28"/>
            <w:szCs w:val="28"/>
          </w:rPr>
          <w:t xml:space="preserve">Savannah’s </w:t>
        </w:r>
      </w:ins>
      <w:ins w:id="16018" w:author="Claire S" w:date="2026-06-04T16:51:00Z" w16du:dateUtc="2026-06-04T15:51:00Z">
        <w:r w:rsidR="00552EFA">
          <w:rPr>
            <w:rFonts w:ascii="Cambria" w:hAnsi="Cambria"/>
            <w:sz w:val="28"/>
            <w:szCs w:val="28"/>
          </w:rPr>
          <w:t xml:space="preserve">fear of the dark was due to a difficult relationship with her mum. </w:t>
        </w:r>
      </w:ins>
    </w:p>
    <w:p w14:paraId="27D3BF7B" w14:textId="4A15AD6F" w:rsidR="00552EFA" w:rsidRDefault="00552EFA" w:rsidP="0039330A">
      <w:pPr>
        <w:spacing w:line="360" w:lineRule="auto"/>
        <w:contextualSpacing/>
        <w:rPr>
          <w:ins w:id="16019" w:author="Claire S" w:date="2026-06-04T16:52:00Z" w16du:dateUtc="2026-06-04T15:52:00Z"/>
          <w:rFonts w:ascii="Cambria" w:hAnsi="Cambria"/>
          <w:sz w:val="28"/>
          <w:szCs w:val="28"/>
        </w:rPr>
      </w:pPr>
      <w:ins w:id="16020" w:author="Claire S" w:date="2026-06-04T16:51:00Z" w16du:dateUtc="2026-06-04T15:51:00Z">
        <w:r>
          <w:rPr>
            <w:rFonts w:ascii="Cambria" w:hAnsi="Cambria"/>
            <w:sz w:val="28"/>
            <w:szCs w:val="28"/>
          </w:rPr>
          <w:tab/>
          <w:t xml:space="preserve">‘Something to do with being </w:t>
        </w:r>
      </w:ins>
      <w:ins w:id="16021" w:author="Claire S" w:date="2026-06-04T16:53:00Z" w16du:dateUtc="2026-06-04T15:53:00Z">
        <w:r w:rsidR="00A06D21">
          <w:rPr>
            <w:rFonts w:ascii="Cambria" w:hAnsi="Cambria"/>
            <w:sz w:val="28"/>
            <w:szCs w:val="28"/>
          </w:rPr>
          <w:t>back in the womb?</w:t>
        </w:r>
      </w:ins>
      <w:ins w:id="16022" w:author="Claire S" w:date="2026-06-04T16:51:00Z" w16du:dateUtc="2026-06-04T15:51:00Z">
        <w:r>
          <w:rPr>
            <w:rFonts w:ascii="Cambria" w:hAnsi="Cambria"/>
            <w:sz w:val="28"/>
            <w:szCs w:val="28"/>
          </w:rPr>
          <w:t xml:space="preserve">’ </w:t>
        </w:r>
      </w:ins>
      <w:ins w:id="16023" w:author="Claire S" w:date="2026-06-04T16:53:00Z" w16du:dateUtc="2026-06-04T15:53:00Z">
        <w:r w:rsidR="00A06D21">
          <w:rPr>
            <w:rFonts w:ascii="Cambria" w:hAnsi="Cambria"/>
            <w:sz w:val="28"/>
            <w:szCs w:val="28"/>
          </w:rPr>
          <w:t>T</w:t>
        </w:r>
      </w:ins>
      <w:ins w:id="16024" w:author="Claire S" w:date="2026-06-04T16:51:00Z" w16du:dateUtc="2026-06-04T15:51:00Z">
        <w:r>
          <w:rPr>
            <w:rFonts w:ascii="Cambria" w:hAnsi="Cambria"/>
            <w:sz w:val="28"/>
            <w:szCs w:val="28"/>
          </w:rPr>
          <w:t xml:space="preserve">he woman had gazed at Savannah </w:t>
        </w:r>
      </w:ins>
      <w:ins w:id="16025" w:author="Claire S" w:date="2026-06-04T16:52:00Z" w16du:dateUtc="2026-06-04T15:52:00Z">
        <w:r>
          <w:rPr>
            <w:rFonts w:ascii="Cambria" w:hAnsi="Cambria"/>
            <w:sz w:val="28"/>
            <w:szCs w:val="28"/>
          </w:rPr>
          <w:t>like a stupid Stepford Wife</w:t>
        </w:r>
      </w:ins>
      <w:ins w:id="16026" w:author="Claire S" w:date="2026-06-04T16:53:00Z" w16du:dateUtc="2026-06-04T15:53:00Z">
        <w:r w:rsidR="00A06D21">
          <w:rPr>
            <w:rFonts w:ascii="Cambria" w:hAnsi="Cambria"/>
            <w:sz w:val="28"/>
            <w:szCs w:val="28"/>
          </w:rPr>
          <w:t>,</w:t>
        </w:r>
      </w:ins>
      <w:ins w:id="16027" w:author="Claire S" w:date="2026-06-04T16:52:00Z" w16du:dateUtc="2026-06-04T15:52:00Z">
        <w:r>
          <w:rPr>
            <w:rFonts w:ascii="Cambria" w:hAnsi="Cambria"/>
            <w:sz w:val="28"/>
            <w:szCs w:val="28"/>
          </w:rPr>
          <w:t xml:space="preserve"> </w:t>
        </w:r>
      </w:ins>
      <w:ins w:id="16028" w:author="Daisy Watt" w:date="2026-06-23T10:39:00Z" w16du:dateUtc="2026-06-23T08:39:00Z">
        <w:r w:rsidR="00B86659">
          <w:rPr>
            <w:rFonts w:ascii="Cambria" w:hAnsi="Cambria"/>
            <w:sz w:val="28"/>
            <w:szCs w:val="28"/>
          </w:rPr>
          <w:t>’</w:t>
        </w:r>
      </w:ins>
      <w:ins w:id="16029" w:author="Claire S" w:date="2026-06-04T16:52:00Z" w16du:dateUtc="2026-06-04T15:52:00Z">
        <w:r>
          <w:rPr>
            <w:rFonts w:ascii="Cambria" w:hAnsi="Cambria"/>
            <w:sz w:val="28"/>
            <w:szCs w:val="28"/>
          </w:rPr>
          <w:t>ti</w:t>
        </w:r>
      </w:ins>
      <w:ins w:id="16030" w:author="Claire S" w:date="2026-06-04T16:53:00Z" w16du:dateUtc="2026-06-04T15:53:00Z">
        <w:r w:rsidR="00A06D21">
          <w:rPr>
            <w:rFonts w:ascii="Cambria" w:hAnsi="Cambria"/>
            <w:sz w:val="28"/>
            <w:szCs w:val="28"/>
          </w:rPr>
          <w:t>l</w:t>
        </w:r>
      </w:ins>
      <w:ins w:id="16031" w:author="Claire S" w:date="2026-06-04T16:52:00Z" w16du:dateUtc="2026-06-04T15:52:00Z">
        <w:del w:id="16032" w:author="Daisy Watt" w:date="2026-06-23T10:39:00Z" w16du:dateUtc="2026-06-23T08:39:00Z">
          <w:r w:rsidDel="00B86659">
            <w:rPr>
              <w:rFonts w:ascii="Cambria" w:hAnsi="Cambria"/>
              <w:sz w:val="28"/>
              <w:szCs w:val="28"/>
            </w:rPr>
            <w:delText>l</w:delText>
          </w:r>
        </w:del>
        <w:r>
          <w:rPr>
            <w:rFonts w:ascii="Cambria" w:hAnsi="Cambria"/>
            <w:sz w:val="28"/>
            <w:szCs w:val="28"/>
          </w:rPr>
          <w:t xml:space="preserve"> Savannah realised it was easier to agree</w:t>
        </w:r>
      </w:ins>
      <w:ins w:id="16033" w:author="Claire S" w:date="2026-07-29T17:05:00Z" w16du:dateUtc="2026-07-29T16:05:00Z">
        <w:r w:rsidR="0053144F">
          <w:rPr>
            <w:rFonts w:ascii="Cambria" w:hAnsi="Cambria"/>
            <w:sz w:val="28"/>
            <w:szCs w:val="28"/>
          </w:rPr>
          <w:t>.</w:t>
        </w:r>
      </w:ins>
      <w:ins w:id="16034" w:author="Daisy Watt" w:date="2026-06-23T10:39:00Z" w16du:dateUtc="2026-06-23T08:39:00Z">
        <w:del w:id="16035" w:author="Claire S" w:date="2026-07-29T17:05:00Z" w16du:dateUtc="2026-07-29T16:05:00Z">
          <w:r w:rsidR="00B86659" w:rsidDel="0053144F">
            <w:rPr>
              <w:rFonts w:ascii="Cambria" w:hAnsi="Cambria"/>
              <w:sz w:val="28"/>
              <w:szCs w:val="28"/>
            </w:rPr>
            <w:delText>–</w:delText>
          </w:r>
        </w:del>
      </w:ins>
    </w:p>
    <w:p w14:paraId="432C92B5" w14:textId="41798D02" w:rsidR="00552EFA" w:rsidRDefault="00552EFA" w:rsidP="0039330A">
      <w:pPr>
        <w:spacing w:line="360" w:lineRule="auto"/>
        <w:contextualSpacing/>
        <w:rPr>
          <w:ins w:id="16036" w:author="Claire S" w:date="2026-05-21T15:16:00Z" w16du:dateUtc="2026-05-21T14:16:00Z"/>
          <w:rFonts w:ascii="Cambria" w:hAnsi="Cambria"/>
          <w:sz w:val="28"/>
          <w:szCs w:val="28"/>
        </w:rPr>
      </w:pPr>
      <w:ins w:id="16037" w:author="Claire S" w:date="2026-06-04T16:52:00Z" w16du:dateUtc="2026-06-04T15:52:00Z">
        <w:r>
          <w:rPr>
            <w:rFonts w:ascii="Cambria" w:hAnsi="Cambria"/>
            <w:sz w:val="28"/>
            <w:szCs w:val="28"/>
          </w:rPr>
          <w:tab/>
          <w:t>‘Savannah?’ Carl was</w:t>
        </w:r>
      </w:ins>
      <w:ins w:id="16038" w:author="Daisy Watt" w:date="2026-06-23T10:39:00Z" w16du:dateUtc="2026-06-23T08:39:00Z">
        <w:r>
          <w:rPr>
            <w:rFonts w:ascii="Cambria" w:hAnsi="Cambria"/>
            <w:sz w:val="28"/>
            <w:szCs w:val="28"/>
          </w:rPr>
          <w:t xml:space="preserve"> </w:t>
        </w:r>
        <w:r w:rsidR="00B86659">
          <w:rPr>
            <w:rFonts w:ascii="Cambria" w:hAnsi="Cambria"/>
            <w:sz w:val="28"/>
            <w:szCs w:val="28"/>
          </w:rPr>
          <w:t>still</w:t>
        </w:r>
      </w:ins>
      <w:ins w:id="16039" w:author="Claire S" w:date="2026-06-04T16:52:00Z" w16du:dateUtc="2026-06-04T15:52:00Z">
        <w:r>
          <w:rPr>
            <w:rFonts w:ascii="Cambria" w:hAnsi="Cambria"/>
            <w:sz w:val="28"/>
            <w:szCs w:val="28"/>
          </w:rPr>
          <w:t xml:space="preserve"> staring </w:t>
        </w:r>
        <w:del w:id="16040" w:author="Daisy Watt" w:date="2026-06-23T10:39:00Z" w16du:dateUtc="2026-06-23T08:39:00Z">
          <w:r>
            <w:rPr>
              <w:rFonts w:ascii="Cambria" w:hAnsi="Cambria"/>
              <w:sz w:val="28"/>
              <w:szCs w:val="28"/>
            </w:rPr>
            <w:delText xml:space="preserve">down </w:delText>
          </w:r>
        </w:del>
        <w:r>
          <w:rPr>
            <w:rFonts w:ascii="Cambria" w:hAnsi="Cambria"/>
            <w:sz w:val="28"/>
            <w:szCs w:val="28"/>
          </w:rPr>
          <w:t xml:space="preserve">at her, </w:t>
        </w:r>
        <w:r w:rsidRPr="007C117D">
          <w:rPr>
            <w:rFonts w:ascii="Cambria" w:hAnsi="Cambria"/>
            <w:sz w:val="28"/>
            <w:szCs w:val="28"/>
          </w:rPr>
          <w:t xml:space="preserve">his </w:t>
        </w:r>
      </w:ins>
      <w:ins w:id="16041" w:author="Claire S" w:date="2026-07-29T12:27:00Z" w16du:dateUtc="2026-07-29T11:27:00Z">
        <w:r w:rsidR="007C117D" w:rsidRPr="007C117D">
          <w:rPr>
            <w:rFonts w:ascii="Cambria" w:hAnsi="Cambria"/>
            <w:sz w:val="28"/>
            <w:szCs w:val="28"/>
            <w:rPrChange w:id="16042" w:author="Claire S" w:date="2026-07-29T12:28:00Z" w16du:dateUtc="2026-07-29T11:28:00Z">
              <w:rPr>
                <w:rFonts w:ascii="Cambria" w:hAnsi="Cambria"/>
                <w:sz w:val="28"/>
                <w:szCs w:val="28"/>
                <w:highlight w:val="green"/>
              </w:rPr>
            </w:rPrChange>
          </w:rPr>
          <w:t>nic</w:t>
        </w:r>
      </w:ins>
      <w:ins w:id="16043" w:author="Claire S" w:date="2026-06-04T16:52:00Z" w16du:dateUtc="2026-06-04T15:52:00Z">
        <w:r w:rsidRPr="007C117D">
          <w:rPr>
            <w:rFonts w:ascii="Cambria" w:hAnsi="Cambria"/>
            <w:sz w:val="28"/>
            <w:szCs w:val="28"/>
          </w:rPr>
          <w:t>e face perplexed.</w:t>
        </w:r>
        <w:r>
          <w:rPr>
            <w:rFonts w:ascii="Cambria" w:hAnsi="Cambria"/>
            <w:sz w:val="28"/>
            <w:szCs w:val="28"/>
          </w:rPr>
          <w:t xml:space="preserve"> ‘You okay?</w:t>
        </w:r>
      </w:ins>
      <w:ins w:id="16044" w:author="Claire S" w:date="2026-06-05T08:54:00Z" w16du:dateUtc="2026-06-05T07:54:00Z">
        <w:r w:rsidR="007B6D47">
          <w:rPr>
            <w:rFonts w:ascii="Cambria" w:hAnsi="Cambria"/>
            <w:sz w:val="28"/>
            <w:szCs w:val="28"/>
          </w:rPr>
          <w:t xml:space="preserve"> Let me help you</w:t>
        </w:r>
      </w:ins>
      <w:ins w:id="16045" w:author="Daisy Watt" w:date="2026-06-23T10:40:00Z" w16du:dateUtc="2026-06-23T08:40:00Z">
        <w:r w:rsidR="00B86659">
          <w:rPr>
            <w:rFonts w:ascii="Cambria" w:hAnsi="Cambria"/>
            <w:sz w:val="28"/>
            <w:szCs w:val="28"/>
          </w:rPr>
          <w:t>—</w:t>
        </w:r>
      </w:ins>
      <w:ins w:id="16046" w:author="Claire S" w:date="2026-06-05T08:54:00Z" w16du:dateUtc="2026-06-05T07:54:00Z">
        <w:del w:id="16047" w:author="Daisy Watt" w:date="2026-06-23T10:39:00Z" w16du:dateUtc="2026-06-23T08:39:00Z">
          <w:r w:rsidR="007B6D47">
            <w:rPr>
              <w:rFonts w:ascii="Cambria" w:hAnsi="Cambria"/>
              <w:sz w:val="28"/>
              <w:szCs w:val="28"/>
            </w:rPr>
            <w:delText xml:space="preserve"> -</w:delText>
          </w:r>
        </w:del>
      </w:ins>
      <w:ins w:id="16048" w:author="Claire S" w:date="2026-06-04T16:52:00Z" w16du:dateUtc="2026-06-04T15:52:00Z">
        <w:r>
          <w:rPr>
            <w:rFonts w:ascii="Cambria" w:hAnsi="Cambria"/>
            <w:sz w:val="28"/>
            <w:szCs w:val="28"/>
          </w:rPr>
          <w:t>’</w:t>
        </w:r>
      </w:ins>
    </w:p>
    <w:p w14:paraId="10EEAEFB" w14:textId="3365298A" w:rsidR="00C4775E" w:rsidDel="004174EC" w:rsidRDefault="004174EC">
      <w:pPr>
        <w:spacing w:line="360" w:lineRule="auto"/>
        <w:ind w:firstLine="720"/>
        <w:contextualSpacing/>
        <w:rPr>
          <w:del w:id="16049" w:author="Claire S" w:date="2026-05-21T15:14:00Z" w16du:dateUtc="2026-05-21T14:14:00Z"/>
          <w:rFonts w:ascii="Cambria" w:hAnsi="Cambria"/>
          <w:sz w:val="28"/>
          <w:szCs w:val="28"/>
        </w:rPr>
        <w:pPrChange w:id="16050" w:author="Claire S" w:date="2026-05-21T15:16:00Z" w16du:dateUtc="2026-05-21T14:16:00Z">
          <w:pPr>
            <w:spacing w:line="360" w:lineRule="auto"/>
            <w:contextualSpacing/>
          </w:pPr>
        </w:pPrChange>
      </w:pPr>
      <w:ins w:id="16051" w:author="Claire S" w:date="2026-05-21T15:14:00Z" w16du:dateUtc="2026-05-21T14:14:00Z">
        <w:r>
          <w:rPr>
            <w:rFonts w:ascii="Cambria" w:hAnsi="Cambria"/>
            <w:sz w:val="28"/>
            <w:szCs w:val="28"/>
          </w:rPr>
          <w:t>‘</w:t>
        </w:r>
      </w:ins>
      <w:ins w:id="16052" w:author="Claire S" w:date="2026-05-21T15:17:00Z" w16du:dateUtc="2026-05-21T14:17:00Z">
        <w:r w:rsidR="00CF5FEE">
          <w:rPr>
            <w:rFonts w:ascii="Cambria" w:hAnsi="Cambria"/>
            <w:sz w:val="28"/>
            <w:szCs w:val="28"/>
          </w:rPr>
          <w:t xml:space="preserve">Sorry.  </w:t>
        </w:r>
      </w:ins>
    </w:p>
    <w:p w14:paraId="7B1A1F66" w14:textId="09594EE4" w:rsidR="00B85F77" w:rsidRDefault="00B85F77">
      <w:pPr>
        <w:spacing w:line="360" w:lineRule="auto"/>
        <w:ind w:firstLine="720"/>
        <w:contextualSpacing/>
        <w:rPr>
          <w:ins w:id="16053" w:author="Claire S" w:date="2026-05-21T15:15:00Z" w16du:dateUtc="2026-05-21T14:15:00Z"/>
          <w:rFonts w:ascii="Cambria" w:hAnsi="Cambria"/>
          <w:sz w:val="28"/>
          <w:szCs w:val="28"/>
        </w:rPr>
        <w:pPrChange w:id="16054" w:author="Claire S" w:date="2026-07-29T17:59:00Z" w16du:dateUtc="2026-07-29T16:59:00Z">
          <w:pPr>
            <w:spacing w:line="360" w:lineRule="auto"/>
            <w:contextualSpacing/>
          </w:pPr>
        </w:pPrChange>
      </w:pPr>
      <w:del w:id="16055" w:author="Claire S" w:date="2026-05-21T15:14:00Z" w16du:dateUtc="2026-05-21T14:14:00Z">
        <w:r w:rsidDel="004174EC">
          <w:rPr>
            <w:rFonts w:ascii="Cambria" w:hAnsi="Cambria"/>
            <w:sz w:val="28"/>
            <w:szCs w:val="28"/>
          </w:rPr>
          <w:tab/>
          <w:delText>‘</w:delText>
        </w:r>
      </w:del>
      <w:r w:rsidR="00CA05E8">
        <w:rPr>
          <w:rFonts w:ascii="Cambria" w:hAnsi="Cambria"/>
          <w:sz w:val="28"/>
          <w:szCs w:val="28"/>
        </w:rPr>
        <w:t>The stupid</w:t>
      </w:r>
      <w:r>
        <w:rPr>
          <w:rFonts w:ascii="Cambria" w:hAnsi="Cambria"/>
          <w:sz w:val="28"/>
          <w:szCs w:val="28"/>
        </w:rPr>
        <w:t xml:space="preserve"> door </w:t>
      </w:r>
      <w:r w:rsidR="00CA05E8">
        <w:rPr>
          <w:rFonts w:ascii="Cambria" w:hAnsi="Cambria"/>
          <w:sz w:val="28"/>
          <w:szCs w:val="28"/>
        </w:rPr>
        <w:t xml:space="preserve">just </w:t>
      </w:r>
      <w:r>
        <w:rPr>
          <w:rFonts w:ascii="Cambria" w:hAnsi="Cambria"/>
          <w:sz w:val="28"/>
          <w:szCs w:val="28"/>
        </w:rPr>
        <w:t>wouldn’t open.’</w:t>
      </w:r>
      <w:r w:rsidR="00CA05E8">
        <w:rPr>
          <w:rFonts w:ascii="Cambria" w:hAnsi="Cambria"/>
          <w:sz w:val="28"/>
          <w:szCs w:val="28"/>
        </w:rPr>
        <w:t xml:space="preserve"> </w:t>
      </w:r>
      <w:ins w:id="16056" w:author="Claire S" w:date="2026-06-05T08:54:00Z" w16du:dateUtc="2026-06-05T07:54:00Z">
        <w:r w:rsidR="007B6D47">
          <w:rPr>
            <w:rFonts w:ascii="Cambria" w:hAnsi="Cambria"/>
            <w:sz w:val="28"/>
            <w:szCs w:val="28"/>
          </w:rPr>
          <w:t xml:space="preserve">She took his hand. </w:t>
        </w:r>
      </w:ins>
      <w:ins w:id="16057" w:author="Claire S" w:date="2026-05-22T15:09:00Z" w16du:dateUtc="2026-05-22T14:09:00Z">
        <w:r w:rsidR="00B161DA" w:rsidRPr="00B86659">
          <w:rPr>
            <w:rFonts w:ascii="Cambria" w:hAnsi="Cambria"/>
            <w:i/>
            <w:sz w:val="28"/>
            <w:szCs w:val="28"/>
            <w:rPrChange w:id="16058" w:author="Daisy Watt" w:date="2026-06-23T12:42:00Z" w16du:dateUtc="2026-06-23T10:42:00Z">
              <w:rPr>
                <w:rFonts w:ascii="Cambria" w:hAnsi="Cambria"/>
                <w:sz w:val="28"/>
                <w:szCs w:val="28"/>
              </w:rPr>
            </w:rPrChange>
          </w:rPr>
          <w:t>How irritating</w:t>
        </w:r>
      </w:ins>
      <w:ins w:id="16059" w:author="Claire S" w:date="2026-06-04T17:27:00Z" w16du:dateUtc="2026-06-04T16:27:00Z">
        <w:r w:rsidR="00936283">
          <w:rPr>
            <w:rFonts w:ascii="Cambria" w:hAnsi="Cambria"/>
            <w:sz w:val="28"/>
            <w:szCs w:val="28"/>
          </w:rPr>
          <w:t>, she thought absently</w:t>
        </w:r>
      </w:ins>
      <w:ins w:id="16060" w:author="Daisy Watt" w:date="2026-06-23T10:40:00Z" w16du:dateUtc="2026-06-23T08:40:00Z">
        <w:r w:rsidR="00B86659">
          <w:rPr>
            <w:rFonts w:ascii="Cambria" w:hAnsi="Cambria"/>
            <w:sz w:val="28"/>
            <w:szCs w:val="28"/>
          </w:rPr>
          <w:t xml:space="preserve"> –</w:t>
        </w:r>
      </w:ins>
      <w:ins w:id="16061" w:author="Claire S" w:date="2026-06-04T16:52:00Z" w16du:dateUtc="2026-06-04T15:52:00Z">
        <w:del w:id="16062" w:author="Daisy Watt" w:date="2026-06-23T10:40:00Z" w16du:dateUtc="2026-06-23T08:40:00Z">
          <w:r w:rsidR="00552EFA">
            <w:rPr>
              <w:rFonts w:ascii="Cambria" w:hAnsi="Cambria"/>
              <w:sz w:val="28"/>
              <w:szCs w:val="28"/>
            </w:rPr>
            <w:delText>;</w:delText>
          </w:r>
        </w:del>
        <w:r w:rsidR="00552EFA">
          <w:rPr>
            <w:rFonts w:ascii="Cambria" w:hAnsi="Cambria"/>
            <w:sz w:val="28"/>
            <w:szCs w:val="28"/>
          </w:rPr>
          <w:t xml:space="preserve"> </w:t>
        </w:r>
      </w:ins>
      <w:ins w:id="16063" w:author="Claire S" w:date="2026-07-29T17:06:00Z" w16du:dateUtc="2026-07-29T16:06:00Z">
        <w:r w:rsidR="00C47135">
          <w:rPr>
            <w:rFonts w:ascii="Cambria" w:hAnsi="Cambria"/>
            <w:sz w:val="28"/>
            <w:szCs w:val="28"/>
          </w:rPr>
          <w:t xml:space="preserve">her manicure </w:t>
        </w:r>
      </w:ins>
      <w:ins w:id="16064" w:author="Claire S" w:date="2026-07-29T17:59:00Z" w16du:dateUtc="2026-07-29T16:59:00Z">
        <w:r w:rsidR="00C000D2">
          <w:rPr>
            <w:rFonts w:ascii="Cambria" w:hAnsi="Cambria"/>
            <w:sz w:val="28"/>
            <w:szCs w:val="28"/>
          </w:rPr>
          <w:t xml:space="preserve">was </w:t>
        </w:r>
      </w:ins>
      <w:ins w:id="16065" w:author="Claire S" w:date="2026-07-29T17:06:00Z" w16du:dateUtc="2026-07-29T16:06:00Z">
        <w:r w:rsidR="00C47135">
          <w:rPr>
            <w:rFonts w:ascii="Cambria" w:hAnsi="Cambria"/>
            <w:sz w:val="28"/>
            <w:szCs w:val="28"/>
          </w:rPr>
          <w:t>all messed up</w:t>
        </w:r>
      </w:ins>
      <w:del w:id="16066" w:author="Claire S" w:date="2026-05-21T15:13:00Z" w16du:dateUtc="2026-05-21T14:13:00Z">
        <w:r w:rsidR="000917A3" w:rsidDel="004174EC">
          <w:rPr>
            <w:rFonts w:ascii="Cambria" w:hAnsi="Cambria"/>
            <w:sz w:val="28"/>
            <w:szCs w:val="28"/>
          </w:rPr>
          <w:delText>Savannah’s</w:delText>
        </w:r>
        <w:r w:rsidR="00CA05E8" w:rsidDel="004174EC">
          <w:rPr>
            <w:rFonts w:ascii="Cambria" w:hAnsi="Cambria"/>
            <w:sz w:val="28"/>
            <w:szCs w:val="28"/>
          </w:rPr>
          <w:delText xml:space="preserve"> fists </w:delText>
        </w:r>
      </w:del>
      <w:del w:id="16067" w:author="Claire S" w:date="2026-06-04T17:27:00Z" w16du:dateUtc="2026-06-04T16:27:00Z">
        <w:r w:rsidR="00CA05E8">
          <w:rPr>
            <w:rFonts w:ascii="Cambria" w:hAnsi="Cambria"/>
            <w:sz w:val="28"/>
            <w:szCs w:val="28"/>
          </w:rPr>
          <w:delText xml:space="preserve">were </w:delText>
        </w:r>
      </w:del>
      <w:del w:id="16068" w:author="Claire S" w:date="2026-05-21T15:13:00Z" w16du:dateUtc="2026-05-21T14:13:00Z">
        <w:r w:rsidR="00CA05E8" w:rsidDel="004174EC">
          <w:rPr>
            <w:rFonts w:ascii="Cambria" w:hAnsi="Cambria"/>
            <w:sz w:val="28"/>
            <w:szCs w:val="28"/>
          </w:rPr>
          <w:delText>sore from</w:delText>
        </w:r>
      </w:del>
      <w:del w:id="16069" w:author="Claire S" w:date="2026-07-29T17:06:00Z" w16du:dateUtc="2026-07-29T16:06:00Z">
        <w:r w:rsidR="00CA05E8" w:rsidDel="00C47135">
          <w:rPr>
            <w:rFonts w:ascii="Cambria" w:hAnsi="Cambria"/>
            <w:sz w:val="28"/>
            <w:szCs w:val="28"/>
          </w:rPr>
          <w:delText xml:space="preserve"> </w:delText>
        </w:r>
      </w:del>
      <w:ins w:id="16070" w:author="Claire S" w:date="2026-07-29T17:06:00Z" w16du:dateUtc="2026-07-29T16:06:00Z">
        <w:r w:rsidR="00C47135">
          <w:rPr>
            <w:rFonts w:ascii="Cambria" w:hAnsi="Cambria"/>
            <w:sz w:val="28"/>
            <w:szCs w:val="28"/>
          </w:rPr>
          <w:t xml:space="preserve"> </w:t>
        </w:r>
      </w:ins>
      <w:r w:rsidR="00CA05E8">
        <w:rPr>
          <w:rFonts w:ascii="Cambria" w:hAnsi="Cambria"/>
          <w:sz w:val="28"/>
          <w:szCs w:val="28"/>
        </w:rPr>
        <w:t xml:space="preserve">where she’d </w:t>
      </w:r>
      <w:del w:id="16071" w:author="Claire S" w:date="2026-05-21T15:13:00Z" w16du:dateUtc="2026-05-21T14:13:00Z">
        <w:r w:rsidR="00CA05E8" w:rsidDel="004174EC">
          <w:rPr>
            <w:rFonts w:ascii="Cambria" w:hAnsi="Cambria"/>
            <w:sz w:val="28"/>
            <w:szCs w:val="28"/>
          </w:rPr>
          <w:delText>been hammering</w:delText>
        </w:r>
      </w:del>
      <w:ins w:id="16072" w:author="Claire S" w:date="2026-05-21T15:13:00Z" w16du:dateUtc="2026-05-21T14:13:00Z">
        <w:r w:rsidR="004174EC">
          <w:rPr>
            <w:rFonts w:ascii="Cambria" w:hAnsi="Cambria"/>
            <w:sz w:val="28"/>
            <w:szCs w:val="28"/>
          </w:rPr>
          <w:t xml:space="preserve">desperately </w:t>
        </w:r>
      </w:ins>
      <w:ins w:id="16073" w:author="Claire S" w:date="2026-05-21T15:15:00Z" w16du:dateUtc="2026-05-21T14:15:00Z">
        <w:r w:rsidR="004174EC">
          <w:rPr>
            <w:rFonts w:ascii="Cambria" w:hAnsi="Cambria"/>
            <w:sz w:val="28"/>
            <w:szCs w:val="28"/>
          </w:rPr>
          <w:t xml:space="preserve">scrabbled at the </w:t>
        </w:r>
      </w:ins>
      <w:ins w:id="16074" w:author="Claire S" w:date="2026-06-04T16:52:00Z" w16du:dateUtc="2026-06-04T15:52:00Z">
        <w:r w:rsidR="00A06D21">
          <w:rPr>
            <w:rFonts w:ascii="Cambria" w:hAnsi="Cambria"/>
            <w:sz w:val="28"/>
            <w:szCs w:val="28"/>
          </w:rPr>
          <w:t>lo</w:t>
        </w:r>
      </w:ins>
      <w:ins w:id="16075" w:author="Claire S" w:date="2026-06-04T16:53:00Z" w16du:dateUtc="2026-06-04T15:53:00Z">
        <w:r w:rsidR="00A06D21">
          <w:rPr>
            <w:rFonts w:ascii="Cambria" w:hAnsi="Cambria"/>
            <w:sz w:val="28"/>
            <w:szCs w:val="28"/>
          </w:rPr>
          <w:t>ck</w:t>
        </w:r>
      </w:ins>
      <w:del w:id="16076" w:author="Claire S" w:date="2026-05-21T15:13:00Z" w16du:dateUtc="2026-05-21T14:13:00Z">
        <w:r w:rsidR="00CA05E8" w:rsidDel="004174EC">
          <w:rPr>
            <w:rFonts w:ascii="Cambria" w:hAnsi="Cambria"/>
            <w:sz w:val="28"/>
            <w:szCs w:val="28"/>
          </w:rPr>
          <w:delText xml:space="preserve"> on </w:delText>
        </w:r>
        <w:r w:rsidR="00F302A4" w:rsidDel="004174EC">
          <w:rPr>
            <w:rFonts w:ascii="Cambria" w:hAnsi="Cambria"/>
            <w:sz w:val="28"/>
            <w:szCs w:val="28"/>
          </w:rPr>
          <w:delText>it</w:delText>
        </w:r>
      </w:del>
      <w:r w:rsidR="00CA05E8">
        <w:rPr>
          <w:rFonts w:ascii="Cambria" w:hAnsi="Cambria"/>
          <w:sz w:val="28"/>
          <w:szCs w:val="28"/>
        </w:rPr>
        <w:t>. ‘</w:t>
      </w:r>
      <w:r w:rsidR="000917A3">
        <w:rPr>
          <w:rFonts w:ascii="Cambria" w:hAnsi="Cambria"/>
          <w:sz w:val="28"/>
          <w:szCs w:val="28"/>
        </w:rPr>
        <w:t xml:space="preserve">It’s </w:t>
      </w:r>
      <w:ins w:id="16077" w:author="Claire S" w:date="2026-05-21T15:17:00Z" w16du:dateUtc="2026-05-21T14:17:00Z">
        <w:r w:rsidR="00CF5FEE">
          <w:rPr>
            <w:rFonts w:ascii="Cambria" w:hAnsi="Cambria"/>
            <w:sz w:val="28"/>
            <w:szCs w:val="28"/>
          </w:rPr>
          <w:t xml:space="preserve">so </w:t>
        </w:r>
      </w:ins>
      <w:r w:rsidR="000917A3">
        <w:rPr>
          <w:rFonts w:ascii="Cambria" w:hAnsi="Cambria"/>
          <w:sz w:val="28"/>
          <w:szCs w:val="28"/>
        </w:rPr>
        <w:t xml:space="preserve">pitch-black in there, </w:t>
      </w:r>
      <w:del w:id="16078" w:author="Claire S" w:date="2026-05-21T15:17:00Z" w16du:dateUtc="2026-05-21T14:17:00Z">
        <w:r w:rsidR="000917A3" w:rsidDel="00CF5FEE">
          <w:rPr>
            <w:rFonts w:ascii="Cambria" w:hAnsi="Cambria"/>
            <w:sz w:val="28"/>
            <w:szCs w:val="28"/>
          </w:rPr>
          <w:delText>a</w:delText>
        </w:r>
        <w:r w:rsidR="00CA05E8" w:rsidDel="00CF5FEE">
          <w:rPr>
            <w:rFonts w:ascii="Cambria" w:hAnsi="Cambria"/>
            <w:sz w:val="28"/>
            <w:szCs w:val="28"/>
          </w:rPr>
          <w:delText xml:space="preserve">nd </w:delText>
        </w:r>
      </w:del>
      <w:r w:rsidR="00CA05E8">
        <w:rPr>
          <w:rFonts w:ascii="Cambria" w:hAnsi="Cambria"/>
          <w:sz w:val="28"/>
          <w:szCs w:val="28"/>
        </w:rPr>
        <w:t xml:space="preserve">I couldn’t see </w:t>
      </w:r>
      <w:r w:rsidR="000917A3">
        <w:rPr>
          <w:rFonts w:ascii="Cambria" w:hAnsi="Cambria"/>
          <w:sz w:val="28"/>
          <w:szCs w:val="28"/>
        </w:rPr>
        <w:t xml:space="preserve">my own </w:t>
      </w:r>
      <w:del w:id="16079" w:author="Claire S" w:date="2026-05-21T15:17:00Z" w16du:dateUtc="2026-05-21T14:17:00Z">
        <w:r w:rsidR="000917A3" w:rsidDel="00CF5FEE">
          <w:rPr>
            <w:rFonts w:ascii="Cambria" w:hAnsi="Cambria"/>
            <w:sz w:val="28"/>
            <w:szCs w:val="28"/>
          </w:rPr>
          <w:delText>hand</w:delText>
        </w:r>
      </w:del>
      <w:ins w:id="16080" w:author="Claire S" w:date="2026-05-21T15:17:00Z" w16du:dateUtc="2026-05-21T14:17:00Z">
        <w:r w:rsidR="00CF5FEE">
          <w:rPr>
            <w:rFonts w:ascii="Cambria" w:hAnsi="Cambria"/>
            <w:sz w:val="28"/>
            <w:szCs w:val="28"/>
          </w:rPr>
          <w:t>fingers in front of my face</w:t>
        </w:r>
      </w:ins>
      <w:del w:id="16081" w:author="Daisy Watt" w:date="2026-06-23T10:40:00Z" w16du:dateUtc="2026-06-23T08:40:00Z">
        <w:r w:rsidR="00CA05E8">
          <w:rPr>
            <w:rFonts w:ascii="Cambria" w:hAnsi="Cambria"/>
            <w:sz w:val="28"/>
            <w:szCs w:val="28"/>
          </w:rPr>
          <w:delText xml:space="preserve">,’ </w:delText>
        </w:r>
        <w:r w:rsidR="00CA05E8" w:rsidDel="00B86659">
          <w:rPr>
            <w:rFonts w:ascii="Cambria" w:hAnsi="Cambria"/>
            <w:sz w:val="28"/>
            <w:szCs w:val="28"/>
          </w:rPr>
          <w:delText>s</w:delText>
        </w:r>
      </w:del>
      <w:ins w:id="16082" w:author="Daisy Watt" w:date="2026-06-23T10:40:00Z" w16du:dateUtc="2026-06-23T08:40:00Z">
        <w:r w:rsidR="00B86659">
          <w:rPr>
            <w:rFonts w:ascii="Cambria" w:hAnsi="Cambria"/>
            <w:sz w:val="28"/>
            <w:szCs w:val="28"/>
          </w:rPr>
          <w:t>.’ S</w:t>
        </w:r>
      </w:ins>
      <w:r w:rsidR="00CA05E8">
        <w:rPr>
          <w:rFonts w:ascii="Cambria" w:hAnsi="Cambria"/>
          <w:sz w:val="28"/>
          <w:szCs w:val="28"/>
        </w:rPr>
        <w:t>he tried to smile</w:t>
      </w:r>
      <w:r w:rsidR="00F302A4">
        <w:rPr>
          <w:rFonts w:ascii="Cambria" w:hAnsi="Cambria"/>
          <w:sz w:val="28"/>
          <w:szCs w:val="28"/>
        </w:rPr>
        <w:t>,</w:t>
      </w:r>
      <w:r w:rsidR="00CA05E8">
        <w:rPr>
          <w:rFonts w:ascii="Cambria" w:hAnsi="Cambria"/>
          <w:sz w:val="28"/>
          <w:szCs w:val="28"/>
        </w:rPr>
        <w:t xml:space="preserve"> but she felt </w:t>
      </w:r>
      <w:r w:rsidR="002671C1">
        <w:rPr>
          <w:rFonts w:ascii="Cambria" w:hAnsi="Cambria"/>
          <w:sz w:val="28"/>
          <w:szCs w:val="28"/>
        </w:rPr>
        <w:t xml:space="preserve">incredibly </w:t>
      </w:r>
      <w:r w:rsidR="00F302A4">
        <w:rPr>
          <w:rFonts w:ascii="Cambria" w:hAnsi="Cambria"/>
          <w:sz w:val="28"/>
          <w:szCs w:val="28"/>
        </w:rPr>
        <w:t>shaky</w:t>
      </w:r>
      <w:ins w:id="16083" w:author="Claire S" w:date="2026-07-29T17:59:00Z" w16du:dateUtc="2026-07-29T16:59:00Z">
        <w:r w:rsidR="00C000D2">
          <w:rPr>
            <w:rFonts w:ascii="Cambria" w:hAnsi="Cambria"/>
            <w:sz w:val="28"/>
            <w:szCs w:val="28"/>
          </w:rPr>
          <w:t xml:space="preserve"> as she righted herself</w:t>
        </w:r>
      </w:ins>
      <w:r w:rsidR="00CA05E8">
        <w:rPr>
          <w:rFonts w:ascii="Cambria" w:hAnsi="Cambria"/>
          <w:sz w:val="28"/>
          <w:szCs w:val="28"/>
        </w:rPr>
        <w:t>.</w:t>
      </w:r>
      <w:r w:rsidR="000917A3">
        <w:rPr>
          <w:rFonts w:ascii="Cambria" w:hAnsi="Cambria"/>
          <w:sz w:val="28"/>
          <w:szCs w:val="28"/>
        </w:rPr>
        <w:t xml:space="preserve"> </w:t>
      </w:r>
      <w:r w:rsidR="002671C1">
        <w:rPr>
          <w:rFonts w:ascii="Cambria" w:hAnsi="Cambria"/>
          <w:sz w:val="28"/>
          <w:szCs w:val="28"/>
        </w:rPr>
        <w:t xml:space="preserve">It had been horrible in there, and </w:t>
      </w:r>
      <w:del w:id="16084" w:author="Claire S" w:date="2026-06-04T16:55:00Z" w16du:dateUtc="2026-06-04T15:55:00Z">
        <w:r w:rsidR="002671C1">
          <w:rPr>
            <w:rFonts w:ascii="Cambria" w:hAnsi="Cambria"/>
            <w:sz w:val="28"/>
            <w:szCs w:val="28"/>
          </w:rPr>
          <w:delText xml:space="preserve">she was sure </w:delText>
        </w:r>
      </w:del>
      <w:ins w:id="16085" w:author="Claire S" w:date="2026-05-21T15:20:00Z" w16du:dateUtc="2026-05-21T14:20:00Z">
        <w:r w:rsidR="00AD7BC9">
          <w:rPr>
            <w:rFonts w:ascii="Cambria" w:hAnsi="Cambria"/>
            <w:sz w:val="28"/>
            <w:szCs w:val="28"/>
          </w:rPr>
          <w:t xml:space="preserve">at least one </w:t>
        </w:r>
      </w:ins>
      <w:ins w:id="16086" w:author="Claire S" w:date="2026-05-21T15:38:00Z" w16du:dateUtc="2026-05-21T14:38:00Z">
        <w:r w:rsidR="00157C5B">
          <w:rPr>
            <w:rFonts w:ascii="Cambria" w:hAnsi="Cambria"/>
            <w:sz w:val="28"/>
            <w:szCs w:val="28"/>
          </w:rPr>
          <w:t>large ra</w:t>
        </w:r>
      </w:ins>
      <w:ins w:id="16087" w:author="Claire S" w:date="2026-05-21T15:20:00Z" w16du:dateUtc="2026-05-21T14:20:00Z">
        <w:r w:rsidR="00AD7BC9">
          <w:rPr>
            <w:rFonts w:ascii="Cambria" w:hAnsi="Cambria"/>
            <w:sz w:val="28"/>
            <w:szCs w:val="28"/>
          </w:rPr>
          <w:t xml:space="preserve">t </w:t>
        </w:r>
      </w:ins>
      <w:del w:id="16088" w:author="Claire S" w:date="2026-05-21T15:20:00Z" w16du:dateUtc="2026-05-21T14:20:00Z">
        <w:r w:rsidR="002671C1" w:rsidDel="00AD7BC9">
          <w:rPr>
            <w:rFonts w:ascii="Cambria" w:hAnsi="Cambria"/>
            <w:sz w:val="28"/>
            <w:szCs w:val="28"/>
          </w:rPr>
          <w:delText xml:space="preserve">mice </w:delText>
        </w:r>
      </w:del>
      <w:r w:rsidR="002671C1">
        <w:rPr>
          <w:rFonts w:ascii="Cambria" w:hAnsi="Cambria"/>
          <w:sz w:val="28"/>
          <w:szCs w:val="28"/>
        </w:rPr>
        <w:t xml:space="preserve">had </w:t>
      </w:r>
      <w:del w:id="16089" w:author="Daisy Watt" w:date="2026-06-23T10:40:00Z" w16du:dateUtc="2026-06-23T08:40:00Z">
        <w:r w:rsidR="002671C1" w:rsidRPr="001C3577">
          <w:rPr>
            <w:rFonts w:ascii="Cambria" w:hAnsi="Cambria"/>
            <w:sz w:val="28"/>
            <w:szCs w:val="28"/>
          </w:rPr>
          <w:delText>brushed</w:delText>
        </w:r>
      </w:del>
      <w:ins w:id="16090" w:author="Daisy Watt" w:date="2026-06-23T10:40:00Z" w16du:dateUtc="2026-06-23T08:40:00Z">
        <w:r w:rsidR="00B86659" w:rsidRPr="001C3577">
          <w:rPr>
            <w:rFonts w:ascii="Cambria" w:hAnsi="Cambria"/>
            <w:sz w:val="28"/>
            <w:szCs w:val="28"/>
            <w:rPrChange w:id="16091" w:author="Claire S" w:date="2026-07-29T12:41:00Z" w16du:dateUtc="2026-07-29T11:41:00Z">
              <w:rPr>
                <w:rFonts w:ascii="Cambria" w:hAnsi="Cambria"/>
                <w:sz w:val="28"/>
                <w:szCs w:val="28"/>
                <w:highlight w:val="yellow"/>
              </w:rPr>
            </w:rPrChange>
          </w:rPr>
          <w:t>s</w:t>
        </w:r>
        <w:r w:rsidR="00B86659" w:rsidRPr="001C3577">
          <w:rPr>
            <w:rFonts w:ascii="Cambria" w:hAnsi="Cambria"/>
            <w:sz w:val="28"/>
            <w:szCs w:val="28"/>
          </w:rPr>
          <w:t>c</w:t>
        </w:r>
        <w:r w:rsidR="00B86659">
          <w:rPr>
            <w:rFonts w:ascii="Cambria" w:hAnsi="Cambria"/>
            <w:sz w:val="28"/>
            <w:szCs w:val="28"/>
          </w:rPr>
          <w:t>urried</w:t>
        </w:r>
      </w:ins>
      <w:r w:rsidR="002671C1">
        <w:rPr>
          <w:rFonts w:ascii="Cambria" w:hAnsi="Cambria"/>
          <w:sz w:val="28"/>
          <w:szCs w:val="28"/>
        </w:rPr>
        <w:t xml:space="preserve"> </w:t>
      </w:r>
      <w:ins w:id="16092" w:author="Claire S" w:date="2026-05-21T15:20:00Z" w16du:dateUtc="2026-05-21T14:20:00Z">
        <w:r w:rsidR="00AD7BC9">
          <w:rPr>
            <w:rFonts w:ascii="Cambria" w:hAnsi="Cambria"/>
            <w:sz w:val="28"/>
            <w:szCs w:val="28"/>
          </w:rPr>
          <w:t>pa</w:t>
        </w:r>
      </w:ins>
      <w:del w:id="16093" w:author="Claire S" w:date="2026-05-21T15:20:00Z" w16du:dateUtc="2026-05-21T14:20:00Z">
        <w:r w:rsidR="002671C1" w:rsidDel="00AD7BC9">
          <w:rPr>
            <w:rFonts w:ascii="Cambria" w:hAnsi="Cambria"/>
            <w:sz w:val="28"/>
            <w:szCs w:val="28"/>
          </w:rPr>
          <w:delText>again</w:delText>
        </w:r>
      </w:del>
      <w:r w:rsidR="002671C1">
        <w:rPr>
          <w:rFonts w:ascii="Cambria" w:hAnsi="Cambria"/>
          <w:sz w:val="28"/>
          <w:szCs w:val="28"/>
        </w:rPr>
        <w:t xml:space="preserve">st her ankles. </w:t>
      </w:r>
      <w:r w:rsidR="000917A3">
        <w:rPr>
          <w:rFonts w:ascii="Cambria" w:hAnsi="Cambria"/>
          <w:sz w:val="28"/>
          <w:szCs w:val="28"/>
        </w:rPr>
        <w:t>‘I’m not great in the dark.’</w:t>
      </w:r>
      <w:ins w:id="16094" w:author="Claire S" w:date="2026-05-21T18:10:00Z" w16du:dateUtc="2026-05-21T17:10:00Z">
        <w:r w:rsidR="004363EA">
          <w:rPr>
            <w:rFonts w:ascii="Cambria" w:hAnsi="Cambria"/>
            <w:sz w:val="28"/>
            <w:szCs w:val="28"/>
          </w:rPr>
          <w:t xml:space="preserve"> </w:t>
        </w:r>
        <w:del w:id="16095" w:author="Daisy Watt" w:date="2026-06-23T10:40:00Z" w16du:dateUtc="2026-06-23T08:40:00Z">
          <w:r w:rsidR="004363EA">
            <w:rPr>
              <w:rFonts w:ascii="Cambria" w:hAnsi="Cambria"/>
              <w:sz w:val="28"/>
              <w:szCs w:val="28"/>
            </w:rPr>
            <w:delText>It pained her to admit it</w:delText>
          </w:r>
        </w:del>
      </w:ins>
      <w:ins w:id="16096" w:author="Claire S" w:date="2026-06-04T16:55:00Z" w16du:dateUtc="2026-06-04T15:55:00Z">
        <w:del w:id="16097" w:author="Daisy Watt" w:date="2026-06-23T10:40:00Z" w16du:dateUtc="2026-06-23T08:40:00Z">
          <w:r w:rsidR="00A84726">
            <w:rPr>
              <w:rFonts w:ascii="Cambria" w:hAnsi="Cambria"/>
              <w:sz w:val="28"/>
              <w:szCs w:val="28"/>
            </w:rPr>
            <w:delText>,</w:delText>
          </w:r>
        </w:del>
      </w:ins>
      <w:ins w:id="16098" w:author="Claire S" w:date="2026-05-21T18:10:00Z" w16du:dateUtc="2026-05-21T17:10:00Z">
        <w:del w:id="16099" w:author="Daisy Watt" w:date="2026-06-23T10:40:00Z" w16du:dateUtc="2026-06-23T08:40:00Z">
          <w:r w:rsidR="004363EA">
            <w:rPr>
              <w:rFonts w:ascii="Cambria" w:hAnsi="Cambria"/>
              <w:sz w:val="28"/>
              <w:szCs w:val="28"/>
            </w:rPr>
            <w:delText xml:space="preserve"> though.</w:delText>
          </w:r>
        </w:del>
      </w:ins>
    </w:p>
    <w:p w14:paraId="41DF87E4" w14:textId="7D42F688" w:rsidR="00CF5FEE" w:rsidRDefault="00CF5FEE" w:rsidP="0039330A">
      <w:pPr>
        <w:spacing w:line="360" w:lineRule="auto"/>
        <w:contextualSpacing/>
        <w:rPr>
          <w:ins w:id="16100" w:author="Claire S" w:date="2026-05-21T15:15:00Z" w16du:dateUtc="2026-05-21T14:15:00Z"/>
          <w:rFonts w:ascii="Cambria" w:hAnsi="Cambria"/>
          <w:sz w:val="28"/>
          <w:szCs w:val="28"/>
        </w:rPr>
      </w:pPr>
      <w:ins w:id="16101" w:author="Claire S" w:date="2026-05-21T15:15:00Z" w16du:dateUtc="2026-05-21T14:15:00Z">
        <w:r>
          <w:rPr>
            <w:rFonts w:ascii="Cambria" w:hAnsi="Cambria"/>
            <w:sz w:val="28"/>
            <w:szCs w:val="28"/>
          </w:rPr>
          <w:tab/>
          <w:t>‘Why did you go in</w:t>
        </w:r>
      </w:ins>
      <w:ins w:id="16102" w:author="Daisy Watt" w:date="2026-06-22T22:17:00Z" w16du:dateUtc="2026-06-22T20:17:00Z">
        <w:r w:rsidR="003D7CDC">
          <w:rPr>
            <w:rFonts w:ascii="Cambria" w:hAnsi="Cambria"/>
            <w:sz w:val="28"/>
            <w:szCs w:val="28"/>
          </w:rPr>
          <w:t>,</w:t>
        </w:r>
      </w:ins>
      <w:ins w:id="16103" w:author="Claire S" w:date="2026-05-21T15:15:00Z" w16du:dateUtc="2026-05-21T14:15:00Z">
        <w:r>
          <w:rPr>
            <w:rFonts w:ascii="Cambria" w:hAnsi="Cambria"/>
            <w:sz w:val="28"/>
            <w:szCs w:val="28"/>
          </w:rPr>
          <w:t xml:space="preserve"> th</w:t>
        </w:r>
      </w:ins>
      <w:ins w:id="16104" w:author="Claire S" w:date="2026-05-21T18:10:00Z" w16du:dateUtc="2026-05-21T17:10:00Z">
        <w:r w:rsidR="004363EA">
          <w:rPr>
            <w:rFonts w:ascii="Cambria" w:hAnsi="Cambria"/>
            <w:sz w:val="28"/>
            <w:szCs w:val="28"/>
          </w:rPr>
          <w:t>en</w:t>
        </w:r>
      </w:ins>
      <w:ins w:id="16105" w:author="Claire S" w:date="2026-05-21T15:15:00Z" w16du:dateUtc="2026-05-21T14:15:00Z">
        <w:r>
          <w:rPr>
            <w:rFonts w:ascii="Cambria" w:hAnsi="Cambria"/>
            <w:sz w:val="28"/>
            <w:szCs w:val="28"/>
          </w:rPr>
          <w:t>?’</w:t>
        </w:r>
      </w:ins>
      <w:ins w:id="16106" w:author="Claire S" w:date="2026-05-21T15:20:00Z" w16du:dateUtc="2026-05-21T14:20:00Z">
        <w:r w:rsidR="00AD7BC9">
          <w:rPr>
            <w:rFonts w:ascii="Cambria" w:hAnsi="Cambria"/>
            <w:sz w:val="28"/>
            <w:szCs w:val="28"/>
          </w:rPr>
          <w:t xml:space="preserve"> </w:t>
        </w:r>
      </w:ins>
      <w:ins w:id="16107" w:author="Claire S" w:date="2026-05-22T15:09:00Z" w16du:dateUtc="2026-05-22T14:09:00Z">
        <w:r w:rsidR="002B1D3D" w:rsidRPr="001C3577">
          <w:rPr>
            <w:rFonts w:ascii="Cambria" w:hAnsi="Cambria"/>
            <w:sz w:val="28"/>
            <w:szCs w:val="28"/>
          </w:rPr>
          <w:t>Carl</w:t>
        </w:r>
      </w:ins>
      <w:ins w:id="16108" w:author="Claire S" w:date="2026-05-21T15:20:00Z" w16du:dateUtc="2026-05-21T14:20:00Z">
        <w:r w:rsidR="00AD7BC9" w:rsidRPr="001C3577">
          <w:rPr>
            <w:rFonts w:ascii="Cambria" w:hAnsi="Cambria"/>
            <w:sz w:val="28"/>
            <w:szCs w:val="28"/>
          </w:rPr>
          <w:t xml:space="preserve"> </w:t>
        </w:r>
      </w:ins>
      <w:ins w:id="16109" w:author="Claire S" w:date="2026-07-29T12:42:00Z" w16du:dateUtc="2026-07-29T11:42:00Z">
        <w:r w:rsidR="001C3577">
          <w:rPr>
            <w:rFonts w:ascii="Cambria" w:hAnsi="Cambria"/>
            <w:sz w:val="28"/>
            <w:szCs w:val="28"/>
          </w:rPr>
          <w:t>s</w:t>
        </w:r>
      </w:ins>
      <w:ins w:id="16110" w:author="Claire S" w:date="2026-08-04T13:06:00Z" w16du:dateUtc="2026-08-04T12:06:00Z">
        <w:r w:rsidR="002E72A6">
          <w:rPr>
            <w:rFonts w:ascii="Cambria" w:hAnsi="Cambria"/>
            <w:sz w:val="28"/>
            <w:szCs w:val="28"/>
          </w:rPr>
          <w:t>till s</w:t>
        </w:r>
      </w:ins>
      <w:ins w:id="16111" w:author="Claire S" w:date="2026-07-29T12:42:00Z" w16du:dateUtc="2026-07-29T11:42:00Z">
        <w:r w:rsidR="001C3577">
          <w:rPr>
            <w:rFonts w:ascii="Cambria" w:hAnsi="Cambria"/>
            <w:sz w:val="28"/>
            <w:szCs w:val="28"/>
          </w:rPr>
          <w:t>eem</w:t>
        </w:r>
      </w:ins>
      <w:ins w:id="16112" w:author="Claire S" w:date="2026-05-21T15:20:00Z" w16du:dateUtc="2026-05-21T14:20:00Z">
        <w:r w:rsidR="00AD7BC9" w:rsidRPr="001C3577">
          <w:rPr>
            <w:rFonts w:ascii="Cambria" w:hAnsi="Cambria"/>
            <w:sz w:val="28"/>
            <w:szCs w:val="28"/>
          </w:rPr>
          <w:t>ed confused</w:t>
        </w:r>
      </w:ins>
      <w:ins w:id="16113" w:author="Claire S" w:date="2026-07-29T17:04:00Z" w16du:dateUtc="2026-07-29T16:04:00Z">
        <w:r w:rsidR="0053144F">
          <w:rPr>
            <w:rFonts w:ascii="Cambria" w:hAnsi="Cambria"/>
            <w:sz w:val="28"/>
            <w:szCs w:val="28"/>
          </w:rPr>
          <w:t xml:space="preserve"> -</w:t>
        </w:r>
      </w:ins>
      <w:ins w:id="16114" w:author="Claire S" w:date="2026-07-29T12:42:00Z" w16du:dateUtc="2026-07-29T11:42:00Z">
        <w:r w:rsidR="001C3577">
          <w:rPr>
            <w:rFonts w:ascii="Cambria" w:hAnsi="Cambria"/>
            <w:sz w:val="28"/>
            <w:szCs w:val="28"/>
          </w:rPr>
          <w:t xml:space="preserve"> which made two of them</w:t>
        </w:r>
      </w:ins>
      <w:ins w:id="16115" w:author="Claire S" w:date="2026-05-21T15:20:00Z" w16du:dateUtc="2026-05-21T14:20:00Z">
        <w:r w:rsidR="00AD7BC9" w:rsidRPr="001C3577">
          <w:rPr>
            <w:rFonts w:ascii="Cambria" w:hAnsi="Cambria"/>
            <w:sz w:val="28"/>
            <w:szCs w:val="28"/>
          </w:rPr>
          <w:t>.</w:t>
        </w:r>
      </w:ins>
    </w:p>
    <w:p w14:paraId="0B45C856" w14:textId="0A4D1B56" w:rsidR="00CF5FEE" w:rsidRDefault="00CF5FEE" w:rsidP="00CF5FEE">
      <w:pPr>
        <w:spacing w:line="360" w:lineRule="auto"/>
        <w:ind w:firstLine="720"/>
        <w:contextualSpacing/>
        <w:rPr>
          <w:ins w:id="16116" w:author="Claire S" w:date="2026-05-21T15:17:00Z" w16du:dateUtc="2026-05-21T14:17:00Z"/>
          <w:rFonts w:ascii="Cambria" w:hAnsi="Cambria"/>
          <w:sz w:val="28"/>
          <w:szCs w:val="28"/>
        </w:rPr>
      </w:pPr>
      <w:ins w:id="16117" w:author="Claire S" w:date="2026-05-21T15:15:00Z" w16du:dateUtc="2026-05-21T14:15:00Z">
        <w:r>
          <w:rPr>
            <w:rFonts w:ascii="Cambria" w:hAnsi="Cambria"/>
            <w:sz w:val="28"/>
            <w:szCs w:val="28"/>
          </w:rPr>
          <w:t xml:space="preserve">‘I thought I heard a voice.’ </w:t>
        </w:r>
      </w:ins>
      <w:ins w:id="16118" w:author="Claire S" w:date="2026-07-29T17:06:00Z" w16du:dateUtc="2026-07-29T16:06:00Z">
        <w:r w:rsidR="00C47135">
          <w:rPr>
            <w:rFonts w:ascii="Cambria" w:hAnsi="Cambria"/>
            <w:sz w:val="28"/>
            <w:szCs w:val="28"/>
          </w:rPr>
          <w:t xml:space="preserve">It was odd, but </w:t>
        </w:r>
      </w:ins>
      <w:ins w:id="16119" w:author="Claire S" w:date="2026-07-29T17:59:00Z" w16du:dateUtc="2026-07-29T16:59:00Z">
        <w:r w:rsidR="008418D3">
          <w:rPr>
            <w:rFonts w:ascii="Cambria" w:hAnsi="Cambria"/>
            <w:sz w:val="28"/>
            <w:szCs w:val="28"/>
          </w:rPr>
          <w:t xml:space="preserve">even now </w:t>
        </w:r>
      </w:ins>
      <w:ins w:id="16120" w:author="Claire S" w:date="2026-07-29T17:04:00Z" w16du:dateUtc="2026-07-29T16:04:00Z">
        <w:r w:rsidR="0053144F">
          <w:rPr>
            <w:rFonts w:ascii="Cambria" w:hAnsi="Cambria"/>
            <w:sz w:val="28"/>
            <w:szCs w:val="28"/>
          </w:rPr>
          <w:t>Sav</w:t>
        </w:r>
      </w:ins>
      <w:ins w:id="16121" w:author="Claire S" w:date="2026-07-29T17:05:00Z" w16du:dateUtc="2026-07-29T16:05:00Z">
        <w:r w:rsidR="0053144F">
          <w:rPr>
            <w:rFonts w:ascii="Cambria" w:hAnsi="Cambria"/>
            <w:sz w:val="28"/>
            <w:szCs w:val="28"/>
          </w:rPr>
          <w:t>annah</w:t>
        </w:r>
      </w:ins>
      <w:ins w:id="16122" w:author="Claire S" w:date="2026-05-21T15:16:00Z" w16du:dateUtc="2026-05-21T14:16:00Z">
        <w:r>
          <w:rPr>
            <w:rFonts w:ascii="Cambria" w:hAnsi="Cambria"/>
            <w:sz w:val="28"/>
            <w:szCs w:val="28"/>
          </w:rPr>
          <w:t xml:space="preserve"> couldn’t stop </w:t>
        </w:r>
      </w:ins>
      <w:ins w:id="16123" w:author="Claire S" w:date="2026-05-21T15:17:00Z" w16du:dateUtc="2026-05-21T14:17:00Z">
        <w:r>
          <w:rPr>
            <w:rFonts w:ascii="Cambria" w:hAnsi="Cambria"/>
            <w:sz w:val="28"/>
            <w:szCs w:val="28"/>
          </w:rPr>
          <w:t>trembl</w:t>
        </w:r>
      </w:ins>
      <w:ins w:id="16124" w:author="Claire S" w:date="2026-05-21T15:16:00Z" w16du:dateUtc="2026-05-21T14:16:00Z">
        <w:r>
          <w:rPr>
            <w:rFonts w:ascii="Cambria" w:hAnsi="Cambria"/>
            <w:sz w:val="28"/>
            <w:szCs w:val="28"/>
          </w:rPr>
          <w:t xml:space="preserve">ing. ‘I went to </w:t>
        </w:r>
      </w:ins>
      <w:ins w:id="16125" w:author="Claire S" w:date="2026-07-29T17:59:00Z" w16du:dateUtc="2026-07-29T16:59:00Z">
        <w:r w:rsidR="008418D3">
          <w:rPr>
            <w:rFonts w:ascii="Cambria" w:hAnsi="Cambria"/>
            <w:sz w:val="28"/>
            <w:szCs w:val="28"/>
          </w:rPr>
          <w:t>check</w:t>
        </w:r>
      </w:ins>
      <w:ins w:id="16126" w:author="Claire S" w:date="2026-05-21T15:16:00Z" w16du:dateUtc="2026-05-21T14:16:00Z">
        <w:r>
          <w:rPr>
            <w:rFonts w:ascii="Cambria" w:hAnsi="Cambria"/>
            <w:sz w:val="28"/>
            <w:szCs w:val="28"/>
          </w:rPr>
          <w:t xml:space="preserve">, and </w:t>
        </w:r>
      </w:ins>
      <w:ins w:id="16127" w:author="Claire S" w:date="2026-07-29T17:05:00Z" w16du:dateUtc="2026-07-29T16:05:00Z">
        <w:r w:rsidR="0053144F">
          <w:rPr>
            <w:rFonts w:ascii="Cambria" w:hAnsi="Cambria"/>
            <w:sz w:val="28"/>
            <w:szCs w:val="28"/>
          </w:rPr>
          <w:t xml:space="preserve">the door slammed, and </w:t>
        </w:r>
      </w:ins>
      <w:ins w:id="16128" w:author="Claire S" w:date="2026-05-21T15:16:00Z" w16du:dateUtc="2026-05-21T14:16:00Z">
        <w:r>
          <w:rPr>
            <w:rFonts w:ascii="Cambria" w:hAnsi="Cambria"/>
            <w:sz w:val="28"/>
            <w:szCs w:val="28"/>
          </w:rPr>
          <w:t xml:space="preserve">I got </w:t>
        </w:r>
      </w:ins>
      <w:ins w:id="16129" w:author="Claire S" w:date="2026-05-21T15:15:00Z" w16du:dateUtc="2026-05-21T14:15:00Z">
        <w:r>
          <w:rPr>
            <w:rFonts w:ascii="Cambria" w:hAnsi="Cambria"/>
            <w:sz w:val="28"/>
            <w:szCs w:val="28"/>
          </w:rPr>
          <w:t>locked in.’</w:t>
        </w:r>
      </w:ins>
    </w:p>
    <w:p w14:paraId="0980CE01" w14:textId="7831291F" w:rsidR="00CF5FEE" w:rsidRDefault="00CF5FEE" w:rsidP="00CF5FEE">
      <w:pPr>
        <w:spacing w:line="360" w:lineRule="auto"/>
        <w:ind w:firstLine="720"/>
        <w:contextualSpacing/>
        <w:rPr>
          <w:ins w:id="16130" w:author="Claire S" w:date="2026-05-21T15:17:00Z" w16du:dateUtc="2026-05-21T14:17:00Z"/>
          <w:rFonts w:ascii="Cambria" w:hAnsi="Cambria"/>
          <w:sz w:val="28"/>
          <w:szCs w:val="28"/>
        </w:rPr>
      </w:pPr>
      <w:ins w:id="16131" w:author="Claire S" w:date="2026-05-21T15:17:00Z" w16du:dateUtc="2026-05-21T14:17:00Z">
        <w:r>
          <w:rPr>
            <w:rFonts w:ascii="Cambria" w:hAnsi="Cambria"/>
            <w:sz w:val="28"/>
            <w:szCs w:val="28"/>
          </w:rPr>
          <w:t>‘It wasn’t locked</w:t>
        </w:r>
      </w:ins>
      <w:ins w:id="16132" w:author="Daisy Watt" w:date="2026-06-22T22:17:00Z" w16du:dateUtc="2026-06-22T20:17:00Z">
        <w:r w:rsidR="003D7CDC">
          <w:rPr>
            <w:rFonts w:ascii="Cambria" w:hAnsi="Cambria"/>
            <w:sz w:val="28"/>
            <w:szCs w:val="28"/>
          </w:rPr>
          <w:t>,</w:t>
        </w:r>
      </w:ins>
      <w:ins w:id="16133" w:author="Claire S" w:date="2026-05-21T15:17:00Z" w16du:dateUtc="2026-05-21T14:17:00Z">
        <w:r>
          <w:rPr>
            <w:rFonts w:ascii="Cambria" w:hAnsi="Cambria"/>
            <w:sz w:val="28"/>
            <w:szCs w:val="28"/>
          </w:rPr>
          <w:t xml:space="preserve"> though</w:t>
        </w:r>
      </w:ins>
      <w:ins w:id="16134" w:author="Claire S" w:date="2026-07-29T17:59:00Z" w16du:dateUtc="2026-07-29T16:59:00Z">
        <w:r w:rsidR="008418D3">
          <w:rPr>
            <w:rFonts w:ascii="Cambria" w:hAnsi="Cambria"/>
            <w:sz w:val="28"/>
            <w:szCs w:val="28"/>
          </w:rPr>
          <w:t xml:space="preserve"> -</w:t>
        </w:r>
      </w:ins>
      <w:ins w:id="16135" w:author="Claire S" w:date="2026-05-21T15:17:00Z" w16du:dateUtc="2026-05-21T14:17:00Z">
        <w:r>
          <w:rPr>
            <w:rFonts w:ascii="Cambria" w:hAnsi="Cambria"/>
            <w:sz w:val="28"/>
            <w:szCs w:val="28"/>
          </w:rPr>
          <w:t>’</w:t>
        </w:r>
      </w:ins>
    </w:p>
    <w:p w14:paraId="2F165C0E" w14:textId="362F3AE4" w:rsidR="00CF5FEE" w:rsidRDefault="00CF5FEE" w:rsidP="00CF5FEE">
      <w:pPr>
        <w:spacing w:line="360" w:lineRule="auto"/>
        <w:ind w:firstLine="720"/>
        <w:contextualSpacing/>
        <w:rPr>
          <w:ins w:id="16136" w:author="Claire S" w:date="2026-05-21T15:17:00Z" w16du:dateUtc="2026-05-21T14:17:00Z"/>
          <w:rFonts w:ascii="Cambria" w:hAnsi="Cambria"/>
          <w:sz w:val="28"/>
          <w:szCs w:val="28"/>
        </w:rPr>
      </w:pPr>
      <w:ins w:id="16137" w:author="Claire S" w:date="2026-05-21T15:17:00Z" w16du:dateUtc="2026-05-21T14:17:00Z">
        <w:r>
          <w:rPr>
            <w:rFonts w:ascii="Cambria" w:hAnsi="Cambria"/>
            <w:sz w:val="28"/>
            <w:szCs w:val="28"/>
          </w:rPr>
          <w:t>‘What</w:t>
        </w:r>
      </w:ins>
      <w:ins w:id="16138" w:author="Claire S" w:date="2026-05-21T18:10:00Z" w16du:dateUtc="2026-05-21T17:10:00Z">
        <w:r w:rsidR="004363EA">
          <w:rPr>
            <w:rFonts w:ascii="Cambria" w:hAnsi="Cambria"/>
            <w:sz w:val="28"/>
            <w:szCs w:val="28"/>
          </w:rPr>
          <w:t xml:space="preserve"> do you mean</w:t>
        </w:r>
      </w:ins>
      <w:ins w:id="16139" w:author="Claire S" w:date="2026-05-21T15:17:00Z" w16du:dateUtc="2026-05-21T14:17:00Z">
        <w:r>
          <w:rPr>
            <w:rFonts w:ascii="Cambria" w:hAnsi="Cambria"/>
            <w:sz w:val="28"/>
            <w:szCs w:val="28"/>
          </w:rPr>
          <w:t>?’</w:t>
        </w:r>
      </w:ins>
    </w:p>
    <w:p w14:paraId="4D6FEB8F" w14:textId="0DCFD845" w:rsidR="00CF5FEE" w:rsidDel="00CF5FEE" w:rsidRDefault="00CF5FEE">
      <w:pPr>
        <w:spacing w:line="360" w:lineRule="auto"/>
        <w:ind w:firstLine="720"/>
        <w:contextualSpacing/>
        <w:rPr>
          <w:del w:id="16140" w:author="Claire S" w:date="2026-05-21T15:17:00Z" w16du:dateUtc="2026-05-21T14:17:00Z"/>
          <w:rFonts w:ascii="Cambria" w:hAnsi="Cambria"/>
          <w:sz w:val="28"/>
          <w:szCs w:val="28"/>
        </w:rPr>
        <w:pPrChange w:id="16141" w:author="Claire S" w:date="2026-05-21T15:17:00Z" w16du:dateUtc="2026-05-21T14:17:00Z">
          <w:pPr>
            <w:spacing w:line="360" w:lineRule="auto"/>
            <w:contextualSpacing/>
          </w:pPr>
        </w:pPrChange>
      </w:pPr>
      <w:ins w:id="16142" w:author="Claire S" w:date="2026-05-21T15:17:00Z" w16du:dateUtc="2026-05-21T14:17:00Z">
        <w:r>
          <w:rPr>
            <w:rFonts w:ascii="Cambria" w:hAnsi="Cambria"/>
            <w:sz w:val="28"/>
            <w:szCs w:val="28"/>
          </w:rPr>
          <w:t>‘The door.  It wasn’t locked</w:t>
        </w:r>
      </w:ins>
      <w:ins w:id="16143" w:author="Daisy Watt" w:date="2026-06-23T10:41:00Z" w16du:dateUtc="2026-06-23T08:41:00Z">
        <w:r w:rsidR="00B86659">
          <w:rPr>
            <w:rFonts w:ascii="Cambria" w:hAnsi="Cambria"/>
            <w:sz w:val="28"/>
            <w:szCs w:val="28"/>
          </w:rPr>
          <w:t xml:space="preserve">, </w:t>
        </w:r>
      </w:ins>
      <w:ins w:id="16144" w:author="Claire S" w:date="2026-05-21T15:38:00Z" w16du:dateUtc="2026-05-21T14:38:00Z">
        <w:del w:id="16145" w:author="Daisy Watt" w:date="2026-06-23T10:41:00Z" w16du:dateUtc="2026-06-23T08:41:00Z">
          <w:r w:rsidR="00F90ED4">
            <w:rPr>
              <w:rFonts w:ascii="Cambria" w:hAnsi="Cambria"/>
              <w:sz w:val="28"/>
              <w:szCs w:val="28"/>
            </w:rPr>
            <w:delText xml:space="preserve"> </w:delText>
          </w:r>
        </w:del>
        <w:r w:rsidR="00F90ED4">
          <w:rPr>
            <w:rFonts w:ascii="Cambria" w:hAnsi="Cambria"/>
            <w:sz w:val="28"/>
            <w:szCs w:val="28"/>
          </w:rPr>
          <w:t>just now.</w:t>
        </w:r>
      </w:ins>
      <w:ins w:id="16146" w:author="Claire S" w:date="2026-05-21T15:17:00Z" w16du:dateUtc="2026-05-21T14:17:00Z">
        <w:r>
          <w:rPr>
            <w:rFonts w:ascii="Cambria" w:hAnsi="Cambria"/>
            <w:sz w:val="28"/>
            <w:szCs w:val="28"/>
          </w:rPr>
          <w:t xml:space="preserve">’ </w:t>
        </w:r>
      </w:ins>
      <w:ins w:id="16147" w:author="Claire S" w:date="2026-05-21T15:20:00Z" w16du:dateUtc="2026-05-21T14:20:00Z">
        <w:r w:rsidR="006252D9">
          <w:rPr>
            <w:rFonts w:ascii="Cambria" w:hAnsi="Cambria"/>
            <w:sz w:val="28"/>
            <w:szCs w:val="28"/>
          </w:rPr>
          <w:t>Carl gave her a kind</w:t>
        </w:r>
      </w:ins>
      <w:ins w:id="16148" w:author="Claire S" w:date="2026-05-21T15:17:00Z" w16du:dateUtc="2026-05-21T14:17:00Z">
        <w:r>
          <w:rPr>
            <w:rFonts w:ascii="Cambria" w:hAnsi="Cambria"/>
            <w:sz w:val="28"/>
            <w:szCs w:val="28"/>
          </w:rPr>
          <w:t xml:space="preserve"> smile</w:t>
        </w:r>
      </w:ins>
      <w:ins w:id="16149" w:author="Claire S" w:date="2026-05-21T15:18:00Z" w16du:dateUtc="2026-05-21T14:18:00Z">
        <w:r>
          <w:rPr>
            <w:rFonts w:ascii="Cambria" w:hAnsi="Cambria"/>
            <w:sz w:val="28"/>
            <w:szCs w:val="28"/>
          </w:rPr>
          <w:t xml:space="preserve">. </w:t>
        </w:r>
      </w:ins>
    </w:p>
    <w:p w14:paraId="6B1AEB52" w14:textId="3F2E8D38" w:rsidR="005230AD" w:rsidRDefault="005230AD">
      <w:pPr>
        <w:spacing w:line="360" w:lineRule="auto"/>
        <w:ind w:firstLine="720"/>
        <w:contextualSpacing/>
        <w:rPr>
          <w:rFonts w:ascii="Cambria" w:hAnsi="Cambria"/>
          <w:sz w:val="28"/>
          <w:szCs w:val="28"/>
        </w:rPr>
        <w:pPrChange w:id="16150" w:author="Claire S" w:date="2026-05-21T15:17:00Z" w16du:dateUtc="2026-05-21T14:17:00Z">
          <w:pPr>
            <w:spacing w:line="360" w:lineRule="auto"/>
            <w:contextualSpacing/>
          </w:pPr>
        </w:pPrChange>
      </w:pPr>
      <w:del w:id="16151" w:author="Claire S" w:date="2026-05-21T15:17:00Z" w16du:dateUtc="2026-05-21T14:17:00Z">
        <w:r w:rsidDel="00CF5FEE">
          <w:rPr>
            <w:rFonts w:ascii="Cambria" w:hAnsi="Cambria"/>
            <w:sz w:val="28"/>
            <w:szCs w:val="28"/>
          </w:rPr>
          <w:tab/>
        </w:r>
      </w:del>
      <w:r>
        <w:rPr>
          <w:rFonts w:ascii="Cambria" w:hAnsi="Cambria"/>
          <w:sz w:val="28"/>
          <w:szCs w:val="28"/>
        </w:rPr>
        <w:t>‘</w:t>
      </w:r>
      <w:ins w:id="16152" w:author="Claire S" w:date="2026-05-21T15:20:00Z" w16du:dateUtc="2026-05-21T14:20:00Z">
        <w:r w:rsidR="006252D9">
          <w:rPr>
            <w:rFonts w:ascii="Cambria" w:hAnsi="Cambria"/>
            <w:sz w:val="28"/>
            <w:szCs w:val="28"/>
          </w:rPr>
          <w:t>But you do</w:t>
        </w:r>
      </w:ins>
      <w:del w:id="16153" w:author="Claire S" w:date="2026-05-21T15:20:00Z" w16du:dateUtc="2026-05-21T14:20:00Z">
        <w:r w:rsidDel="006252D9">
          <w:rPr>
            <w:rFonts w:ascii="Cambria" w:hAnsi="Cambria"/>
            <w:sz w:val="28"/>
            <w:szCs w:val="28"/>
          </w:rPr>
          <w:delText>You</w:delText>
        </w:r>
      </w:del>
      <w:r>
        <w:rPr>
          <w:rFonts w:ascii="Cambria" w:hAnsi="Cambria"/>
          <w:sz w:val="28"/>
          <w:szCs w:val="28"/>
        </w:rPr>
        <w:t xml:space="preserve"> have a cobweb in your hair. May I?’ </w:t>
      </w:r>
    </w:p>
    <w:p w14:paraId="011BD559" w14:textId="7334CE5A" w:rsidR="00CF5FEE" w:rsidRDefault="005230AD" w:rsidP="0039330A">
      <w:pPr>
        <w:spacing w:line="360" w:lineRule="auto"/>
        <w:contextualSpacing/>
        <w:rPr>
          <w:ins w:id="16154" w:author="Claire S" w:date="2026-05-21T15:18:00Z" w16du:dateUtc="2026-05-21T14:18:00Z"/>
          <w:rFonts w:ascii="Cambria" w:hAnsi="Cambria"/>
          <w:sz w:val="28"/>
          <w:szCs w:val="28"/>
        </w:rPr>
      </w:pPr>
      <w:r>
        <w:rPr>
          <w:rFonts w:ascii="Cambria" w:hAnsi="Cambria"/>
          <w:sz w:val="28"/>
          <w:szCs w:val="28"/>
        </w:rPr>
        <w:tab/>
        <w:t>‘Please</w:t>
      </w:r>
      <w:del w:id="16155" w:author="Daisy Watt" w:date="2026-06-22T22:18:00Z" w16du:dateUtc="2026-06-22T20:18:00Z">
        <w:r>
          <w:rPr>
            <w:rFonts w:ascii="Cambria" w:hAnsi="Cambria"/>
            <w:sz w:val="28"/>
            <w:szCs w:val="28"/>
          </w:rPr>
          <w:delText>,</w:delText>
        </w:r>
      </w:del>
      <w:ins w:id="16156" w:author="Daisy Watt" w:date="2026-06-22T22:18:00Z" w16du:dateUtc="2026-06-22T20:18:00Z">
        <w:r w:rsidR="00CF75A6">
          <w:rPr>
            <w:rFonts w:ascii="Cambria" w:hAnsi="Cambria"/>
            <w:sz w:val="28"/>
            <w:szCs w:val="28"/>
          </w:rPr>
          <w:t>.</w:t>
        </w:r>
      </w:ins>
      <w:r>
        <w:rPr>
          <w:rFonts w:ascii="Cambria" w:hAnsi="Cambria"/>
          <w:sz w:val="28"/>
          <w:szCs w:val="28"/>
        </w:rPr>
        <w:t>’ Savannah tried to look</w:t>
      </w:r>
      <w:r w:rsidR="00673185">
        <w:rPr>
          <w:rFonts w:ascii="Cambria" w:hAnsi="Cambria"/>
          <w:sz w:val="28"/>
          <w:szCs w:val="28"/>
        </w:rPr>
        <w:t xml:space="preserve"> </w:t>
      </w:r>
      <w:r w:rsidR="00E60E0A">
        <w:rPr>
          <w:rFonts w:ascii="Cambria" w:hAnsi="Cambria"/>
          <w:sz w:val="28"/>
          <w:szCs w:val="28"/>
        </w:rPr>
        <w:t>serene</w:t>
      </w:r>
      <w:ins w:id="16157" w:author="Claire S" w:date="2026-07-29T17:06:00Z" w16du:dateUtc="2026-07-29T16:06:00Z">
        <w:r w:rsidR="002B2962">
          <w:rPr>
            <w:rFonts w:ascii="Cambria" w:hAnsi="Cambria"/>
            <w:sz w:val="28"/>
            <w:szCs w:val="28"/>
          </w:rPr>
          <w:t xml:space="preserve"> like that therapist had</w:t>
        </w:r>
      </w:ins>
      <w:r w:rsidR="00673185">
        <w:rPr>
          <w:rFonts w:ascii="Cambria" w:hAnsi="Cambria"/>
          <w:sz w:val="28"/>
          <w:szCs w:val="28"/>
        </w:rPr>
        <w:t>,</w:t>
      </w:r>
      <w:r w:rsidR="00E60E0A">
        <w:rPr>
          <w:rFonts w:ascii="Cambria" w:hAnsi="Cambria"/>
          <w:sz w:val="28"/>
          <w:szCs w:val="28"/>
        </w:rPr>
        <w:t xml:space="preserve"> but the idea of spiders </w:t>
      </w:r>
      <w:del w:id="16158" w:author="Claire S" w:date="2026-05-21T15:18:00Z" w16du:dateUtc="2026-05-21T14:18:00Z">
        <w:r w:rsidR="00E60E0A" w:rsidDel="00CF5FEE">
          <w:rPr>
            <w:rFonts w:ascii="Cambria" w:hAnsi="Cambria"/>
            <w:sz w:val="28"/>
            <w:szCs w:val="28"/>
          </w:rPr>
          <w:delText xml:space="preserve">running </w:delText>
        </w:r>
      </w:del>
      <w:del w:id="16159" w:author="Claire S" w:date="2026-06-08T16:22:00Z" w16du:dateUtc="2026-06-08T15:22:00Z">
        <w:r w:rsidR="00E60E0A" w:rsidDel="005644EC">
          <w:rPr>
            <w:rFonts w:ascii="Cambria" w:hAnsi="Cambria"/>
            <w:sz w:val="28"/>
            <w:szCs w:val="28"/>
          </w:rPr>
          <w:delText>dow</w:delText>
        </w:r>
      </w:del>
      <w:ins w:id="16160" w:author="Claire S" w:date="2026-06-08T16:22:00Z" w16du:dateUtc="2026-06-08T15:22:00Z">
        <w:r w:rsidR="005644EC">
          <w:rPr>
            <w:rFonts w:ascii="Cambria" w:hAnsi="Cambria"/>
            <w:sz w:val="28"/>
            <w:szCs w:val="28"/>
          </w:rPr>
          <w:t>o</w:t>
        </w:r>
      </w:ins>
      <w:r w:rsidR="00E60E0A">
        <w:rPr>
          <w:rFonts w:ascii="Cambria" w:hAnsi="Cambria"/>
          <w:sz w:val="28"/>
          <w:szCs w:val="28"/>
        </w:rPr>
        <w:t xml:space="preserve">n her neck made her shudder. </w:t>
      </w:r>
      <w:ins w:id="16161" w:author="Claire S" w:date="2026-05-21T15:18:00Z" w16du:dateUtc="2026-05-21T14:18:00Z">
        <w:r w:rsidR="00CF5FEE">
          <w:rPr>
            <w:rFonts w:ascii="Cambria" w:hAnsi="Cambria"/>
            <w:sz w:val="28"/>
            <w:szCs w:val="28"/>
          </w:rPr>
          <w:t xml:space="preserve">‘But </w:t>
        </w:r>
      </w:ins>
      <w:ins w:id="16162" w:author="Claire S" w:date="2026-06-04T16:56:00Z" w16du:dateUtc="2026-06-04T15:56:00Z">
        <w:r w:rsidR="002A48BD">
          <w:rPr>
            <w:rFonts w:ascii="Cambria" w:hAnsi="Cambria"/>
            <w:sz w:val="28"/>
            <w:szCs w:val="28"/>
          </w:rPr>
          <w:t>I’m sure</w:t>
        </w:r>
      </w:ins>
      <w:ins w:id="16163" w:author="Claire S" w:date="2026-05-21T15:18:00Z" w16du:dateUtc="2026-05-21T14:18:00Z">
        <w:r w:rsidR="00CF5FEE">
          <w:rPr>
            <w:rFonts w:ascii="Cambria" w:hAnsi="Cambria"/>
            <w:sz w:val="28"/>
            <w:szCs w:val="28"/>
          </w:rPr>
          <w:t xml:space="preserve"> it was locked. I</w:t>
        </w:r>
      </w:ins>
      <w:ins w:id="16164" w:author="Claire S" w:date="2026-06-04T16:56:00Z" w16du:dateUtc="2026-06-04T15:56:00Z">
        <w:r w:rsidR="002A48BD">
          <w:rPr>
            <w:rFonts w:ascii="Cambria" w:hAnsi="Cambria"/>
            <w:sz w:val="28"/>
            <w:szCs w:val="28"/>
          </w:rPr>
          <w:t xml:space="preserve"> mean, </w:t>
        </w:r>
      </w:ins>
      <w:ins w:id="16165" w:author="Claire S" w:date="2026-05-21T15:18:00Z" w16du:dateUtc="2026-05-21T14:18:00Z">
        <w:r w:rsidR="00CF5FEE">
          <w:rPr>
            <w:rFonts w:ascii="Cambria" w:hAnsi="Cambria"/>
            <w:sz w:val="28"/>
            <w:szCs w:val="28"/>
          </w:rPr>
          <w:t>I know it was</w:t>
        </w:r>
      </w:ins>
      <w:ins w:id="16166" w:author="Daisy Watt" w:date="2026-06-23T10:42:00Z" w16du:dateUtc="2026-06-23T08:42:00Z">
        <w:r w:rsidR="00B86659">
          <w:rPr>
            <w:rFonts w:ascii="Cambria" w:hAnsi="Cambria"/>
            <w:sz w:val="28"/>
            <w:szCs w:val="28"/>
          </w:rPr>
          <w:t>—</w:t>
        </w:r>
      </w:ins>
      <w:ins w:id="16167" w:author="Claire S" w:date="2026-05-21T15:18:00Z" w16du:dateUtc="2026-05-21T14:18:00Z">
        <w:del w:id="16168" w:author="Daisy Watt" w:date="2026-06-23T10:42:00Z" w16du:dateUtc="2026-06-23T08:42:00Z">
          <w:r w:rsidR="00CF5FEE">
            <w:rPr>
              <w:rFonts w:ascii="Cambria" w:hAnsi="Cambria"/>
              <w:sz w:val="28"/>
              <w:szCs w:val="28"/>
            </w:rPr>
            <w:delText xml:space="preserve"> -</w:delText>
          </w:r>
        </w:del>
        <w:r w:rsidR="00CF5FEE">
          <w:rPr>
            <w:rFonts w:ascii="Cambria" w:hAnsi="Cambria"/>
            <w:sz w:val="28"/>
            <w:szCs w:val="28"/>
          </w:rPr>
          <w:t>’</w:t>
        </w:r>
      </w:ins>
    </w:p>
    <w:p w14:paraId="15CC4001" w14:textId="412C78F6" w:rsidR="005230AD" w:rsidDel="00CF5FEE" w:rsidRDefault="00F90ED4">
      <w:pPr>
        <w:spacing w:line="360" w:lineRule="auto"/>
        <w:ind w:firstLine="720"/>
        <w:contextualSpacing/>
        <w:rPr>
          <w:del w:id="16169" w:author="Claire S" w:date="2026-05-21T15:18:00Z" w16du:dateUtc="2026-05-21T14:18:00Z"/>
          <w:rFonts w:ascii="Cambria" w:hAnsi="Cambria"/>
          <w:sz w:val="28"/>
          <w:szCs w:val="28"/>
        </w:rPr>
        <w:pPrChange w:id="16170" w:author="Claire S" w:date="2026-05-21T15:18:00Z" w16du:dateUtc="2026-05-21T14:18:00Z">
          <w:pPr>
            <w:spacing w:line="360" w:lineRule="auto"/>
            <w:contextualSpacing/>
          </w:pPr>
        </w:pPrChange>
      </w:pPr>
      <w:ins w:id="16171" w:author="Claire S" w:date="2026-05-21T15:38:00Z" w16du:dateUtc="2026-05-21T14:38:00Z">
        <w:r>
          <w:rPr>
            <w:rFonts w:ascii="Cambria" w:hAnsi="Cambria"/>
            <w:sz w:val="28"/>
            <w:szCs w:val="28"/>
          </w:rPr>
          <w:t>‘Well</w:t>
        </w:r>
      </w:ins>
      <w:ins w:id="16172" w:author="Claire S" w:date="2026-05-21T18:10:00Z" w16du:dateUtc="2026-05-21T17:10:00Z">
        <w:r w:rsidR="004363EA">
          <w:rPr>
            <w:rFonts w:ascii="Cambria" w:hAnsi="Cambria"/>
            <w:sz w:val="28"/>
            <w:szCs w:val="28"/>
          </w:rPr>
          <w:t>,</w:t>
        </w:r>
      </w:ins>
      <w:ins w:id="16173" w:author="Claire S" w:date="2026-05-21T15:38:00Z" w16du:dateUtc="2026-05-21T14:38:00Z">
        <w:r>
          <w:rPr>
            <w:rFonts w:ascii="Cambria" w:hAnsi="Cambria"/>
            <w:sz w:val="28"/>
            <w:szCs w:val="28"/>
          </w:rPr>
          <w:t xml:space="preserve"> I opened it quite easily.’ </w:t>
        </w:r>
      </w:ins>
      <w:ins w:id="16174" w:author="Claire S" w:date="2026-05-21T15:18:00Z" w16du:dateUtc="2026-05-21T14:18:00Z">
        <w:r w:rsidR="00CF5FEE">
          <w:rPr>
            <w:rFonts w:ascii="Cambria" w:hAnsi="Cambria"/>
            <w:sz w:val="28"/>
            <w:szCs w:val="28"/>
          </w:rPr>
          <w:t xml:space="preserve">Removing </w:t>
        </w:r>
      </w:ins>
      <w:del w:id="16175" w:author="Claire S" w:date="2026-05-21T15:18:00Z" w16du:dateUtc="2026-05-21T14:18:00Z">
        <w:r w:rsidR="00E60E0A" w:rsidDel="00CF5FEE">
          <w:rPr>
            <w:rFonts w:ascii="Cambria" w:hAnsi="Cambria"/>
            <w:sz w:val="28"/>
            <w:szCs w:val="28"/>
          </w:rPr>
          <w:delText>He removed i</w:delText>
        </w:r>
      </w:del>
      <w:ins w:id="16176" w:author="Claire S" w:date="2026-05-21T15:38:00Z" w16du:dateUtc="2026-05-21T14:38:00Z">
        <w:r>
          <w:rPr>
            <w:rFonts w:ascii="Cambria" w:hAnsi="Cambria"/>
            <w:sz w:val="28"/>
            <w:szCs w:val="28"/>
          </w:rPr>
          <w:t>the cobweb</w:t>
        </w:r>
      </w:ins>
      <w:del w:id="16177" w:author="Claire S" w:date="2026-05-21T15:38:00Z" w16du:dateUtc="2026-05-21T14:38:00Z">
        <w:r w:rsidR="00E60E0A" w:rsidDel="00F90ED4">
          <w:rPr>
            <w:rFonts w:ascii="Cambria" w:hAnsi="Cambria"/>
            <w:sz w:val="28"/>
            <w:szCs w:val="28"/>
          </w:rPr>
          <w:delText>t</w:delText>
        </w:r>
      </w:del>
      <w:ins w:id="16178" w:author="Claire S" w:date="2026-05-21T15:18:00Z" w16du:dateUtc="2026-05-21T14:18:00Z">
        <w:r w:rsidR="00CF5FEE">
          <w:rPr>
            <w:rFonts w:ascii="Cambria" w:hAnsi="Cambria"/>
            <w:sz w:val="28"/>
            <w:szCs w:val="28"/>
          </w:rPr>
          <w:t>, Carl</w:t>
        </w:r>
      </w:ins>
      <w:del w:id="16179" w:author="Claire S" w:date="2026-05-21T15:18:00Z" w16du:dateUtc="2026-05-21T14:18:00Z">
        <w:r w:rsidR="00E60E0A" w:rsidDel="00CF5FEE">
          <w:rPr>
            <w:rFonts w:ascii="Cambria" w:hAnsi="Cambria"/>
            <w:sz w:val="28"/>
            <w:szCs w:val="28"/>
          </w:rPr>
          <w:delText xml:space="preserve"> and then</w:delText>
        </w:r>
      </w:del>
      <w:r w:rsidR="00E60E0A">
        <w:rPr>
          <w:rFonts w:ascii="Cambria" w:hAnsi="Cambria"/>
          <w:sz w:val="28"/>
          <w:szCs w:val="28"/>
        </w:rPr>
        <w:t xml:space="preserve"> pointed at </w:t>
      </w:r>
      <w:del w:id="16180" w:author="Daisy Watt" w:date="2026-06-23T10:43:00Z" w16du:dateUtc="2026-06-23T08:43:00Z">
        <w:r w:rsidR="00E60E0A">
          <w:rPr>
            <w:rFonts w:ascii="Cambria" w:hAnsi="Cambria"/>
            <w:sz w:val="28"/>
            <w:szCs w:val="28"/>
          </w:rPr>
          <w:delText>the</w:delText>
        </w:r>
      </w:del>
      <w:ins w:id="16181" w:author="Daisy Watt" w:date="2026-06-23T10:43:00Z" w16du:dateUtc="2026-06-23T08:43:00Z">
        <w:r w:rsidR="00B86659">
          <w:rPr>
            <w:rFonts w:ascii="Cambria" w:hAnsi="Cambria"/>
            <w:sz w:val="28"/>
            <w:szCs w:val="28"/>
          </w:rPr>
          <w:t>a</w:t>
        </w:r>
      </w:ins>
      <w:r w:rsidR="00E60E0A">
        <w:rPr>
          <w:rFonts w:ascii="Cambria" w:hAnsi="Cambria"/>
          <w:sz w:val="28"/>
          <w:szCs w:val="28"/>
        </w:rPr>
        <w:t xml:space="preserve"> </w:t>
      </w:r>
      <w:ins w:id="16182" w:author="Daisy Watt" w:date="2026-06-23T10:42:00Z" w16du:dateUtc="2026-06-23T08:42:00Z">
        <w:r w:rsidR="00B86659">
          <w:rPr>
            <w:rFonts w:ascii="Cambria" w:hAnsi="Cambria"/>
            <w:sz w:val="28"/>
            <w:szCs w:val="28"/>
          </w:rPr>
          <w:t>silver teapot, now sitting on the</w:t>
        </w:r>
        <w:r w:rsidR="00E60E0A">
          <w:rPr>
            <w:rFonts w:ascii="Cambria" w:hAnsi="Cambria"/>
            <w:sz w:val="28"/>
            <w:szCs w:val="28"/>
          </w:rPr>
          <w:t xml:space="preserve"> </w:t>
        </w:r>
      </w:ins>
      <w:r w:rsidR="00547FBB">
        <w:rPr>
          <w:rFonts w:ascii="Cambria" w:hAnsi="Cambria"/>
          <w:sz w:val="28"/>
          <w:szCs w:val="28"/>
        </w:rPr>
        <w:t>Charles Dickens</w:t>
      </w:r>
      <w:ins w:id="16183" w:author="Daisy Watt" w:date="2026-06-23T10:42:00Z" w16du:dateUtc="2026-06-23T08:42:00Z">
        <w:r w:rsidR="00B86659">
          <w:rPr>
            <w:rFonts w:ascii="Cambria" w:hAnsi="Cambria"/>
            <w:sz w:val="28"/>
            <w:szCs w:val="28"/>
          </w:rPr>
          <w:t xml:space="preserve"> </w:t>
        </w:r>
      </w:ins>
      <w:del w:id="16184" w:author="Daisy Watt" w:date="2026-06-23T10:42:00Z" w16du:dateUtc="2026-06-23T08:42:00Z">
        <w:r w:rsidR="00547FBB" w:rsidDel="00B86659">
          <w:rPr>
            <w:rFonts w:ascii="Cambria" w:hAnsi="Cambria"/>
            <w:sz w:val="28"/>
            <w:szCs w:val="28"/>
          </w:rPr>
          <w:delText>’</w:delText>
        </w:r>
        <w:r w:rsidR="00673185">
          <w:rPr>
            <w:rFonts w:ascii="Cambria" w:hAnsi="Cambria"/>
            <w:sz w:val="28"/>
            <w:szCs w:val="28"/>
          </w:rPr>
          <w:delText xml:space="preserve"> ‘</w:delText>
        </w:r>
      </w:del>
      <w:r w:rsidR="00673185">
        <w:rPr>
          <w:rFonts w:ascii="Cambria" w:hAnsi="Cambria"/>
          <w:sz w:val="28"/>
          <w:szCs w:val="28"/>
        </w:rPr>
        <w:t>desk</w:t>
      </w:r>
      <w:del w:id="16185" w:author="Daisy Watt" w:date="2026-06-23T10:42:00Z" w16du:dateUtc="2026-06-23T08:42:00Z">
        <w:r w:rsidR="00673185">
          <w:rPr>
            <w:rFonts w:ascii="Cambria" w:hAnsi="Cambria"/>
            <w:sz w:val="28"/>
            <w:szCs w:val="28"/>
          </w:rPr>
          <w:delText>’</w:delText>
        </w:r>
        <w:r w:rsidR="00E60E0A">
          <w:rPr>
            <w:rFonts w:ascii="Cambria" w:hAnsi="Cambria"/>
            <w:sz w:val="28"/>
            <w:szCs w:val="28"/>
          </w:rPr>
          <w:delText>.</w:delText>
        </w:r>
      </w:del>
      <w:ins w:id="16186" w:author="Daisy Watt" w:date="2026-06-23T10:42:00Z" w16du:dateUtc="2026-06-23T08:42:00Z">
        <w:r w:rsidR="00B86659">
          <w:rPr>
            <w:rFonts w:ascii="Cambria" w:hAnsi="Cambria"/>
            <w:sz w:val="28"/>
            <w:szCs w:val="28"/>
          </w:rPr>
          <w:t>.</w:t>
        </w:r>
      </w:ins>
      <w:r w:rsidR="00E60E0A">
        <w:rPr>
          <w:rFonts w:ascii="Cambria" w:hAnsi="Cambria"/>
          <w:sz w:val="28"/>
          <w:szCs w:val="28"/>
        </w:rPr>
        <w:t xml:space="preserve"> </w:t>
      </w:r>
    </w:p>
    <w:p w14:paraId="6C408214" w14:textId="0548B24C" w:rsidR="00F302A4" w:rsidRDefault="00F302A4">
      <w:pPr>
        <w:spacing w:line="360" w:lineRule="auto"/>
        <w:ind w:firstLine="720"/>
        <w:contextualSpacing/>
        <w:rPr>
          <w:ins w:id="16187" w:author="Claire S" w:date="2026-06-04T16:56:00Z" w16du:dateUtc="2026-06-04T15:56:00Z"/>
          <w:rFonts w:ascii="Cambria" w:hAnsi="Cambria"/>
          <w:sz w:val="28"/>
          <w:szCs w:val="28"/>
        </w:rPr>
        <w:pPrChange w:id="16188" w:author="Claire S" w:date="2026-05-21T15:18:00Z" w16du:dateUtc="2026-05-21T14:18:00Z">
          <w:pPr>
            <w:spacing w:line="360" w:lineRule="auto"/>
            <w:contextualSpacing/>
          </w:pPr>
        </w:pPrChange>
      </w:pPr>
      <w:del w:id="16189" w:author="Claire S" w:date="2026-05-21T15:18:00Z" w16du:dateUtc="2026-05-21T14:18:00Z">
        <w:r w:rsidDel="00CF5FEE">
          <w:rPr>
            <w:rFonts w:ascii="Cambria" w:hAnsi="Cambria"/>
            <w:sz w:val="28"/>
            <w:szCs w:val="28"/>
          </w:rPr>
          <w:tab/>
        </w:r>
      </w:del>
      <w:r>
        <w:rPr>
          <w:rFonts w:ascii="Cambria" w:hAnsi="Cambria"/>
          <w:sz w:val="28"/>
          <w:szCs w:val="28"/>
        </w:rPr>
        <w:t>‘</w:t>
      </w:r>
      <w:r w:rsidR="00F04603">
        <w:rPr>
          <w:rFonts w:ascii="Cambria" w:hAnsi="Cambria"/>
          <w:sz w:val="28"/>
          <w:szCs w:val="28"/>
        </w:rPr>
        <w:t xml:space="preserve">Cup of </w:t>
      </w:r>
      <w:r>
        <w:rPr>
          <w:rFonts w:ascii="Cambria" w:hAnsi="Cambria"/>
          <w:sz w:val="28"/>
          <w:szCs w:val="28"/>
        </w:rPr>
        <w:t>tea</w:t>
      </w:r>
      <w:del w:id="16190" w:author="Claire S" w:date="2026-05-21T18:11:00Z" w16du:dateUtc="2026-05-21T17:11:00Z">
        <w:r w:rsidR="00F04603" w:rsidDel="004B0E38">
          <w:rPr>
            <w:rFonts w:ascii="Cambria" w:hAnsi="Cambria"/>
            <w:sz w:val="28"/>
            <w:szCs w:val="28"/>
          </w:rPr>
          <w:delText xml:space="preserve"> might sort you out</w:delText>
        </w:r>
      </w:del>
      <w:r>
        <w:rPr>
          <w:rFonts w:ascii="Cambria" w:hAnsi="Cambria"/>
          <w:sz w:val="28"/>
          <w:szCs w:val="28"/>
        </w:rPr>
        <w:t xml:space="preserve">?’ </w:t>
      </w:r>
      <w:del w:id="16191" w:author="Daisy Watt" w:date="2026-06-23T10:42:00Z" w16du:dateUtc="2026-06-23T08:42:00Z">
        <w:r w:rsidDel="00CF5FEE">
          <w:rPr>
            <w:rFonts w:ascii="Cambria" w:hAnsi="Cambria"/>
            <w:sz w:val="28"/>
            <w:szCs w:val="28"/>
          </w:rPr>
          <w:delText xml:space="preserve">Carl </w:delText>
        </w:r>
      </w:del>
      <w:ins w:id="16192" w:author="Claire S" w:date="2026-05-21T15:18:00Z" w16du:dateUtc="2026-05-21T14:18:00Z">
        <w:del w:id="16193" w:author="Daisy Watt" w:date="2026-06-23T10:42:00Z" w16du:dateUtc="2026-06-23T08:42:00Z">
          <w:r w:rsidR="00CF5FEE">
            <w:rPr>
              <w:rFonts w:ascii="Cambria" w:hAnsi="Cambria"/>
              <w:sz w:val="28"/>
              <w:szCs w:val="28"/>
            </w:rPr>
            <w:delText>h</w:delText>
          </w:r>
        </w:del>
        <w:del w:id="16194" w:author="Daisy Watt" w:date="2026-06-23T10:43:00Z" w16du:dateUtc="2026-06-23T08:43:00Z">
          <w:r w:rsidR="00CF5FEE">
            <w:rPr>
              <w:rFonts w:ascii="Cambria" w:hAnsi="Cambria"/>
              <w:sz w:val="28"/>
              <w:szCs w:val="28"/>
            </w:rPr>
            <w:delText xml:space="preserve">e </w:delText>
          </w:r>
        </w:del>
      </w:ins>
      <w:del w:id="16195" w:author="Daisy Watt" w:date="2026-06-23T10:43:00Z" w16du:dateUtc="2026-06-23T08:43:00Z">
        <w:r w:rsidR="00E60E0A">
          <w:rPr>
            <w:rFonts w:ascii="Cambria" w:hAnsi="Cambria"/>
            <w:sz w:val="28"/>
            <w:szCs w:val="28"/>
          </w:rPr>
          <w:delText>gestured</w:delText>
        </w:r>
      </w:del>
      <w:ins w:id="16196" w:author="Claire S" w:date="2026-06-04T16:56:00Z" w16du:dateUtc="2026-06-04T15:56:00Z">
        <w:del w:id="16197" w:author="Daisy Watt" w:date="2026-06-23T10:43:00Z" w16du:dateUtc="2026-06-23T08:43:00Z">
          <w:r w:rsidR="00E60E0A">
            <w:rPr>
              <w:rFonts w:ascii="Cambria" w:hAnsi="Cambria"/>
              <w:sz w:val="28"/>
              <w:szCs w:val="28"/>
            </w:rPr>
            <w:delText xml:space="preserve"> </w:delText>
          </w:r>
          <w:r>
            <w:rPr>
              <w:rFonts w:ascii="Cambria" w:hAnsi="Cambria"/>
              <w:sz w:val="28"/>
              <w:szCs w:val="28"/>
            </w:rPr>
            <w:delText xml:space="preserve">at the </w:delText>
          </w:r>
        </w:del>
      </w:ins>
      <w:ins w:id="16198" w:author="Claire S" w:date="2026-06-04T16:57:00Z" w16du:dateUtc="2026-06-04T15:57:00Z">
        <w:del w:id="16199" w:author="Daisy Watt" w:date="2026-06-23T10:43:00Z" w16du:dateUtc="2026-06-23T08:43:00Z">
          <w:r w:rsidR="00596A09">
            <w:rPr>
              <w:rFonts w:ascii="Cambria" w:hAnsi="Cambria"/>
              <w:sz w:val="28"/>
              <w:szCs w:val="28"/>
            </w:rPr>
            <w:delText xml:space="preserve">silver </w:delText>
          </w:r>
        </w:del>
      </w:ins>
      <w:ins w:id="16200" w:author="Claire S" w:date="2026-06-04T16:56:00Z" w16du:dateUtc="2026-06-04T15:56:00Z">
        <w:del w:id="16201" w:author="Daisy Watt" w:date="2026-06-23T10:43:00Z" w16du:dateUtc="2026-06-23T08:43:00Z">
          <w:r w:rsidR="00596A09">
            <w:rPr>
              <w:rFonts w:ascii="Cambria" w:hAnsi="Cambria"/>
              <w:sz w:val="28"/>
              <w:szCs w:val="28"/>
            </w:rPr>
            <w:delText>teapot</w:delText>
          </w:r>
        </w:del>
      </w:ins>
      <w:del w:id="16202" w:author="Daisy Watt" w:date="2026-06-23T10:43:00Z" w16du:dateUtc="2026-06-23T08:43:00Z">
        <w:r w:rsidR="00E60E0A" w:rsidDel="00726B56">
          <w:rPr>
            <w:rFonts w:ascii="Cambria" w:hAnsi="Cambria"/>
            <w:sz w:val="28"/>
            <w:szCs w:val="28"/>
          </w:rPr>
          <w:delText xml:space="preserve"> </w:delText>
        </w:r>
        <w:r w:rsidDel="00726B56">
          <w:rPr>
            <w:rFonts w:ascii="Cambria" w:hAnsi="Cambria"/>
            <w:sz w:val="28"/>
            <w:szCs w:val="28"/>
          </w:rPr>
          <w:delText xml:space="preserve">at the </w:delText>
        </w:r>
        <w:r>
          <w:rPr>
            <w:rFonts w:ascii="Cambria" w:hAnsi="Cambria"/>
            <w:sz w:val="28"/>
            <w:szCs w:val="28"/>
          </w:rPr>
          <w:delText>tray.</w:delText>
        </w:r>
      </w:del>
      <w:r>
        <w:rPr>
          <w:rFonts w:ascii="Cambria" w:hAnsi="Cambria"/>
          <w:sz w:val="28"/>
          <w:szCs w:val="28"/>
        </w:rPr>
        <w:t xml:space="preserve"> </w:t>
      </w:r>
    </w:p>
    <w:p w14:paraId="27A20C04" w14:textId="18BC6DA6" w:rsidR="0004357D" w:rsidRDefault="00EA34D4">
      <w:pPr>
        <w:spacing w:line="360" w:lineRule="auto"/>
        <w:ind w:firstLine="720"/>
        <w:contextualSpacing/>
        <w:rPr>
          <w:ins w:id="16203" w:author="Claire S" w:date="2026-06-04T17:17:00Z" w16du:dateUtc="2026-06-04T16:17:00Z"/>
          <w:rFonts w:ascii="Cambria" w:hAnsi="Cambria"/>
          <w:sz w:val="28"/>
          <w:szCs w:val="28"/>
        </w:rPr>
      </w:pPr>
      <w:ins w:id="16204" w:author="Claire S" w:date="2026-06-04T16:59:00Z" w16du:dateUtc="2026-06-04T15:59:00Z">
        <w:r>
          <w:rPr>
            <w:rFonts w:ascii="Cambria" w:hAnsi="Cambria"/>
            <w:sz w:val="28"/>
            <w:szCs w:val="28"/>
          </w:rPr>
          <w:t>‘I’d rather have a stiff drink</w:t>
        </w:r>
        <w:del w:id="16205" w:author="Daisy Watt" w:date="2026-06-23T10:43:00Z" w16du:dateUtc="2026-06-23T08:43:00Z">
          <w:r>
            <w:rPr>
              <w:rFonts w:ascii="Cambria" w:hAnsi="Cambria"/>
              <w:sz w:val="28"/>
              <w:szCs w:val="28"/>
            </w:rPr>
            <w:delText>,</w:delText>
          </w:r>
        </w:del>
      </w:ins>
      <w:ins w:id="16206" w:author="Daisy Watt" w:date="2026-06-23T10:43:00Z" w16du:dateUtc="2026-06-23T08:43:00Z">
        <w:r w:rsidR="00B86659">
          <w:rPr>
            <w:rFonts w:ascii="Cambria" w:hAnsi="Cambria"/>
            <w:sz w:val="28"/>
            <w:szCs w:val="28"/>
          </w:rPr>
          <w:t>.</w:t>
        </w:r>
      </w:ins>
      <w:ins w:id="16207" w:author="Claire S" w:date="2026-06-04T16:59:00Z" w16du:dateUtc="2026-06-04T15:59:00Z">
        <w:r>
          <w:rPr>
            <w:rFonts w:ascii="Cambria" w:hAnsi="Cambria"/>
            <w:sz w:val="28"/>
            <w:szCs w:val="28"/>
          </w:rPr>
          <w:t xml:space="preserve">’ </w:t>
        </w:r>
      </w:ins>
      <w:ins w:id="16208" w:author="Claire S" w:date="2026-06-04T17:23:00Z" w16du:dateUtc="2026-06-04T16:23:00Z">
        <w:r w:rsidR="00FD1B6F">
          <w:rPr>
            <w:rFonts w:ascii="Cambria" w:hAnsi="Cambria"/>
            <w:sz w:val="28"/>
            <w:szCs w:val="28"/>
          </w:rPr>
          <w:t>Savannah</w:t>
        </w:r>
      </w:ins>
      <w:ins w:id="16209" w:author="Claire S" w:date="2026-06-04T16:59:00Z" w16du:dateUtc="2026-06-04T15:59:00Z">
        <w:r>
          <w:rPr>
            <w:rFonts w:ascii="Cambria" w:hAnsi="Cambria"/>
            <w:sz w:val="28"/>
            <w:szCs w:val="28"/>
          </w:rPr>
          <w:t xml:space="preserve"> </w:t>
        </w:r>
      </w:ins>
      <w:ins w:id="16210" w:author="Claire S" w:date="2026-06-04T17:18:00Z" w16du:dateUtc="2026-06-04T16:18:00Z">
        <w:r w:rsidR="0004357D">
          <w:rPr>
            <w:rFonts w:ascii="Cambria" w:hAnsi="Cambria"/>
            <w:sz w:val="28"/>
            <w:szCs w:val="28"/>
          </w:rPr>
          <w:t>grabbe</w:t>
        </w:r>
      </w:ins>
      <w:ins w:id="16211" w:author="Claire S" w:date="2026-06-04T17:17:00Z" w16du:dateUtc="2026-06-04T16:17:00Z">
        <w:r w:rsidR="0004357D">
          <w:rPr>
            <w:rFonts w:ascii="Cambria" w:hAnsi="Cambria"/>
            <w:sz w:val="28"/>
            <w:szCs w:val="28"/>
          </w:rPr>
          <w:t>d</w:t>
        </w:r>
      </w:ins>
      <w:ins w:id="16212" w:author="Claire S" w:date="2026-06-04T17:16:00Z" w16du:dateUtc="2026-06-04T16:16:00Z">
        <w:r w:rsidR="0004357D">
          <w:rPr>
            <w:rFonts w:ascii="Cambria" w:hAnsi="Cambria"/>
            <w:sz w:val="28"/>
            <w:szCs w:val="28"/>
          </w:rPr>
          <w:t xml:space="preserve"> her bag</w:t>
        </w:r>
      </w:ins>
      <w:ins w:id="16213" w:author="Claire S" w:date="2026-06-05T08:54:00Z" w16du:dateUtc="2026-06-05T07:54:00Z">
        <w:r w:rsidR="00833C9F">
          <w:rPr>
            <w:rFonts w:ascii="Cambria" w:hAnsi="Cambria"/>
            <w:sz w:val="28"/>
            <w:szCs w:val="28"/>
          </w:rPr>
          <w:t xml:space="preserve"> to look for</w:t>
        </w:r>
      </w:ins>
      <w:ins w:id="16214" w:author="Claire S" w:date="2026-06-05T08:55:00Z" w16du:dateUtc="2026-06-05T07:55:00Z">
        <w:r w:rsidR="00833C9F">
          <w:rPr>
            <w:rFonts w:ascii="Cambria" w:hAnsi="Cambria"/>
            <w:sz w:val="28"/>
            <w:szCs w:val="28"/>
          </w:rPr>
          <w:t xml:space="preserve"> </w:t>
        </w:r>
      </w:ins>
      <w:ins w:id="16215" w:author="Claire S" w:date="2026-06-04T17:16:00Z" w16du:dateUtc="2026-06-04T16:16:00Z">
        <w:r w:rsidR="0004357D">
          <w:rPr>
            <w:rFonts w:ascii="Cambria" w:hAnsi="Cambria"/>
            <w:sz w:val="28"/>
            <w:szCs w:val="28"/>
          </w:rPr>
          <w:t>her compact</w:t>
        </w:r>
      </w:ins>
      <w:ins w:id="16216" w:author="Claire S" w:date="2026-06-05T08:55:00Z" w16du:dateUtc="2026-06-05T07:55:00Z">
        <w:r w:rsidR="00833C9F">
          <w:rPr>
            <w:rFonts w:ascii="Cambria" w:hAnsi="Cambria"/>
            <w:sz w:val="28"/>
            <w:szCs w:val="28"/>
          </w:rPr>
          <w:t xml:space="preserve"> mirror</w:t>
        </w:r>
      </w:ins>
      <w:ins w:id="16217" w:author="Claire S" w:date="2026-07-29T17:07:00Z" w16du:dateUtc="2026-07-29T16:07:00Z">
        <w:r w:rsidR="002B2962">
          <w:rPr>
            <w:rFonts w:ascii="Cambria" w:hAnsi="Cambria"/>
            <w:sz w:val="28"/>
            <w:szCs w:val="28"/>
          </w:rPr>
          <w:t>.  There was a rattle as</w:t>
        </w:r>
      </w:ins>
      <w:ins w:id="16218" w:author="Claire S" w:date="2026-06-04T17:18:00Z" w16du:dateUtc="2026-06-04T16:18:00Z">
        <w:r w:rsidR="0004357D">
          <w:rPr>
            <w:rFonts w:ascii="Cambria" w:hAnsi="Cambria"/>
            <w:sz w:val="28"/>
            <w:szCs w:val="28"/>
          </w:rPr>
          <w:t xml:space="preserve"> her pill</w:t>
        </w:r>
      </w:ins>
      <w:ins w:id="16219" w:author="Claire S" w:date="2026-06-08T16:23:00Z" w16du:dateUtc="2026-06-08T15:23:00Z">
        <w:del w:id="16220" w:author="Daisy Watt" w:date="2026-06-22T22:18:00Z" w16du:dateUtc="2026-06-22T20:18:00Z">
          <w:r w:rsidR="00C15D9F">
            <w:rPr>
              <w:rFonts w:ascii="Cambria" w:hAnsi="Cambria"/>
              <w:sz w:val="28"/>
              <w:szCs w:val="28"/>
            </w:rPr>
            <w:delText>-</w:delText>
          </w:r>
        </w:del>
        <w:r w:rsidR="00C15D9F">
          <w:rPr>
            <w:rFonts w:ascii="Cambria" w:hAnsi="Cambria"/>
            <w:sz w:val="28"/>
            <w:szCs w:val="28"/>
          </w:rPr>
          <w:t>box</w:t>
        </w:r>
      </w:ins>
      <w:ins w:id="16221" w:author="Claire S" w:date="2026-06-04T17:18:00Z" w16du:dateUtc="2026-06-04T16:18:00Z">
        <w:r w:rsidR="0004357D">
          <w:rPr>
            <w:rFonts w:ascii="Cambria" w:hAnsi="Cambria"/>
            <w:sz w:val="28"/>
            <w:szCs w:val="28"/>
          </w:rPr>
          <w:t xml:space="preserve"> </w:t>
        </w:r>
      </w:ins>
      <w:ins w:id="16222" w:author="Claire S" w:date="2026-07-29T17:07:00Z" w16du:dateUtc="2026-07-29T16:07:00Z">
        <w:r w:rsidR="002B2962">
          <w:rPr>
            <w:rFonts w:ascii="Cambria" w:hAnsi="Cambria"/>
            <w:sz w:val="28"/>
            <w:szCs w:val="28"/>
          </w:rPr>
          <w:t>hit the floor</w:t>
        </w:r>
      </w:ins>
      <w:ins w:id="16223" w:author="Claire S" w:date="2026-06-04T17:16:00Z" w16du:dateUtc="2026-06-04T16:16:00Z">
        <w:r w:rsidR="0004357D">
          <w:rPr>
            <w:rFonts w:ascii="Cambria" w:hAnsi="Cambria"/>
            <w:sz w:val="28"/>
            <w:szCs w:val="28"/>
          </w:rPr>
          <w:t xml:space="preserve">.  </w:t>
        </w:r>
      </w:ins>
    </w:p>
    <w:p w14:paraId="4D761D3E" w14:textId="62A7AE94" w:rsidR="0004357D" w:rsidRDefault="0004357D">
      <w:pPr>
        <w:spacing w:line="360" w:lineRule="auto"/>
        <w:ind w:firstLine="720"/>
        <w:contextualSpacing/>
        <w:rPr>
          <w:ins w:id="16224" w:author="Claire S" w:date="2026-06-04T17:17:00Z" w16du:dateUtc="2026-06-04T16:17:00Z"/>
          <w:rFonts w:ascii="Cambria" w:hAnsi="Cambria"/>
          <w:sz w:val="28"/>
          <w:szCs w:val="28"/>
        </w:rPr>
      </w:pPr>
      <w:ins w:id="16225" w:author="Claire S" w:date="2026-06-04T17:17:00Z" w16du:dateUtc="2026-06-04T16:17:00Z">
        <w:r>
          <w:rPr>
            <w:rFonts w:ascii="Cambria" w:hAnsi="Cambria"/>
            <w:sz w:val="28"/>
            <w:szCs w:val="28"/>
          </w:rPr>
          <w:t>‘Think tea’ll have to do for now</w:t>
        </w:r>
        <w:del w:id="16226" w:author="Daisy Watt" w:date="2026-06-23T10:43:00Z" w16du:dateUtc="2026-06-23T08:43:00Z">
          <w:r>
            <w:rPr>
              <w:rFonts w:ascii="Cambria" w:hAnsi="Cambria"/>
              <w:sz w:val="28"/>
              <w:szCs w:val="28"/>
            </w:rPr>
            <w:delText>,</w:delText>
          </w:r>
        </w:del>
      </w:ins>
      <w:ins w:id="16227" w:author="Daisy Watt" w:date="2026-06-23T10:43:00Z" w16du:dateUtc="2026-06-23T08:43:00Z">
        <w:r w:rsidR="00B86659">
          <w:rPr>
            <w:rFonts w:ascii="Cambria" w:hAnsi="Cambria"/>
            <w:sz w:val="28"/>
            <w:szCs w:val="28"/>
          </w:rPr>
          <w:t>.</w:t>
        </w:r>
      </w:ins>
      <w:ins w:id="16228" w:author="Claire S" w:date="2026-06-04T17:17:00Z" w16du:dateUtc="2026-06-04T16:17:00Z">
        <w:r>
          <w:rPr>
            <w:rFonts w:ascii="Cambria" w:hAnsi="Cambria"/>
            <w:sz w:val="28"/>
            <w:szCs w:val="28"/>
          </w:rPr>
          <w:t xml:space="preserve">’ </w:t>
        </w:r>
      </w:ins>
      <w:ins w:id="16229" w:author="Claire S" w:date="2026-06-04T17:23:00Z" w16du:dateUtc="2026-06-04T16:23:00Z">
        <w:r w:rsidR="00FD1B6F">
          <w:rPr>
            <w:rFonts w:ascii="Cambria" w:hAnsi="Cambria"/>
            <w:sz w:val="28"/>
            <w:szCs w:val="28"/>
          </w:rPr>
          <w:t>Carl gave a rueful</w:t>
        </w:r>
      </w:ins>
      <w:ins w:id="16230" w:author="Claire S" w:date="2026-06-04T17:17:00Z" w16du:dateUtc="2026-06-04T16:17:00Z">
        <w:r>
          <w:rPr>
            <w:rFonts w:ascii="Cambria" w:hAnsi="Cambria"/>
            <w:sz w:val="28"/>
            <w:szCs w:val="28"/>
          </w:rPr>
          <w:t xml:space="preserve"> grin</w:t>
        </w:r>
      </w:ins>
      <w:ins w:id="16231" w:author="Claire S" w:date="2026-06-04T17:18:00Z" w16du:dateUtc="2026-06-04T16:18:00Z">
        <w:r>
          <w:rPr>
            <w:rFonts w:ascii="Cambria" w:hAnsi="Cambria"/>
            <w:sz w:val="28"/>
            <w:szCs w:val="28"/>
          </w:rPr>
          <w:t>, pick</w:t>
        </w:r>
      </w:ins>
      <w:ins w:id="16232" w:author="Claire S" w:date="2026-06-04T17:23:00Z" w16du:dateUtc="2026-06-04T16:23:00Z">
        <w:r w:rsidR="00FD1B6F">
          <w:rPr>
            <w:rFonts w:ascii="Cambria" w:hAnsi="Cambria"/>
            <w:sz w:val="28"/>
            <w:szCs w:val="28"/>
          </w:rPr>
          <w:t>ing</w:t>
        </w:r>
      </w:ins>
      <w:ins w:id="16233" w:author="Claire S" w:date="2026-06-04T17:18:00Z" w16du:dateUtc="2026-06-04T16:18:00Z">
        <w:r>
          <w:rPr>
            <w:rFonts w:ascii="Cambria" w:hAnsi="Cambria"/>
            <w:sz w:val="28"/>
            <w:szCs w:val="28"/>
          </w:rPr>
          <w:t xml:space="preserve"> up the </w:t>
        </w:r>
      </w:ins>
      <w:ins w:id="16234" w:author="Claire S" w:date="2026-06-08T16:23:00Z" w16du:dateUtc="2026-06-08T15:23:00Z">
        <w:r w:rsidR="00C15D9F">
          <w:rPr>
            <w:rFonts w:ascii="Cambria" w:hAnsi="Cambria"/>
            <w:sz w:val="28"/>
            <w:szCs w:val="28"/>
          </w:rPr>
          <w:t>little box</w:t>
        </w:r>
      </w:ins>
      <w:ins w:id="16235" w:author="Claire S" w:date="2026-06-04T17:24:00Z" w16du:dateUtc="2026-06-04T16:24:00Z">
        <w:r w:rsidR="00FD1B6F">
          <w:rPr>
            <w:rFonts w:ascii="Cambria" w:hAnsi="Cambria"/>
            <w:sz w:val="28"/>
            <w:szCs w:val="28"/>
          </w:rPr>
          <w:t xml:space="preserve"> </w:t>
        </w:r>
      </w:ins>
      <w:ins w:id="16236" w:author="Claire S" w:date="2026-06-05T08:55:00Z" w16du:dateUtc="2026-06-05T07:55:00Z">
        <w:r w:rsidR="00833C9F">
          <w:rPr>
            <w:rFonts w:ascii="Cambria" w:hAnsi="Cambria"/>
            <w:sz w:val="28"/>
            <w:szCs w:val="28"/>
          </w:rPr>
          <w:t>and glancing at it</w:t>
        </w:r>
      </w:ins>
      <w:ins w:id="16237" w:author="Claire S" w:date="2026-06-04T17:17:00Z" w16du:dateUtc="2026-06-04T16:17:00Z">
        <w:r>
          <w:rPr>
            <w:rFonts w:ascii="Cambria" w:hAnsi="Cambria"/>
            <w:sz w:val="28"/>
            <w:szCs w:val="28"/>
          </w:rPr>
          <w:t>.</w:t>
        </w:r>
      </w:ins>
      <w:ins w:id="16238" w:author="Claire S" w:date="2026-06-04T17:18:00Z" w16du:dateUtc="2026-06-04T16:18:00Z">
        <w:r>
          <w:rPr>
            <w:rFonts w:ascii="Cambria" w:hAnsi="Cambria"/>
            <w:sz w:val="28"/>
            <w:szCs w:val="28"/>
          </w:rPr>
          <w:t xml:space="preserve"> ‘Everything okay with you?’ </w:t>
        </w:r>
      </w:ins>
    </w:p>
    <w:p w14:paraId="0BEF9B9E" w14:textId="75B6E8B4" w:rsidR="00771AF4" w:rsidRDefault="00C15D9F">
      <w:pPr>
        <w:spacing w:line="360" w:lineRule="auto"/>
        <w:ind w:firstLine="720"/>
        <w:contextualSpacing/>
        <w:rPr>
          <w:ins w:id="16239" w:author="Claire S" w:date="2026-06-04T17:17:00Z" w16du:dateUtc="2026-06-04T16:17:00Z"/>
          <w:rFonts w:ascii="Cambria" w:hAnsi="Cambria"/>
          <w:sz w:val="28"/>
          <w:szCs w:val="28"/>
        </w:rPr>
      </w:pPr>
      <w:ins w:id="16240" w:author="Claire S" w:date="2026-06-08T16:24:00Z" w16du:dateUtc="2026-06-08T15:24:00Z">
        <w:r>
          <w:rPr>
            <w:rFonts w:ascii="Cambria" w:hAnsi="Cambria"/>
            <w:sz w:val="28"/>
            <w:szCs w:val="28"/>
          </w:rPr>
          <w:t xml:space="preserve">‘Oh yeah, it’s all great, Carl.’ </w:t>
        </w:r>
      </w:ins>
      <w:ins w:id="16241" w:author="Claire S" w:date="2026-07-29T17:07:00Z" w16du:dateUtc="2026-07-29T16:07:00Z">
        <w:r w:rsidR="00793226">
          <w:rPr>
            <w:rFonts w:ascii="Cambria" w:hAnsi="Cambria"/>
            <w:sz w:val="28"/>
            <w:szCs w:val="28"/>
          </w:rPr>
          <w:t>She held her hand out.  But o</w:t>
        </w:r>
      </w:ins>
      <w:ins w:id="16242" w:author="Claire S" w:date="2026-06-08T16:23:00Z" w16du:dateUtc="2026-06-08T15:23:00Z">
        <w:r w:rsidR="005644EC">
          <w:rPr>
            <w:rFonts w:ascii="Cambria" w:hAnsi="Cambria"/>
            <w:sz w:val="28"/>
            <w:szCs w:val="28"/>
          </w:rPr>
          <w:t>bviously</w:t>
        </w:r>
      </w:ins>
      <w:ins w:id="16243" w:author="Claire S" w:date="2026-06-08T16:24:00Z" w16du:dateUtc="2026-06-08T15:24:00Z">
        <w:r>
          <w:rPr>
            <w:rFonts w:ascii="Cambria" w:hAnsi="Cambria"/>
            <w:sz w:val="28"/>
            <w:szCs w:val="28"/>
          </w:rPr>
          <w:t>,</w:t>
        </w:r>
      </w:ins>
      <w:ins w:id="16244" w:author="Claire S" w:date="2026-06-08T16:23:00Z" w16du:dateUtc="2026-06-08T15:23:00Z">
        <w:r w:rsidR="005644EC">
          <w:rPr>
            <w:rFonts w:ascii="Cambria" w:hAnsi="Cambria"/>
            <w:sz w:val="28"/>
            <w:szCs w:val="28"/>
          </w:rPr>
          <w:t xml:space="preserve"> </w:t>
        </w:r>
      </w:ins>
      <w:ins w:id="16245" w:author="Claire S" w:date="2026-06-04T17:18:00Z" w16du:dateUtc="2026-06-04T16:18:00Z">
        <w:r w:rsidR="00771AF4">
          <w:rPr>
            <w:rFonts w:ascii="Cambria" w:hAnsi="Cambria"/>
            <w:sz w:val="28"/>
            <w:szCs w:val="28"/>
          </w:rPr>
          <w:t xml:space="preserve">Carl knew about </w:t>
        </w:r>
      </w:ins>
      <w:ins w:id="16246" w:author="Claire S" w:date="2026-06-04T17:24:00Z" w16du:dateUtc="2026-06-04T16:24:00Z">
        <w:r w:rsidR="00547D80">
          <w:rPr>
            <w:rFonts w:ascii="Cambria" w:hAnsi="Cambria"/>
            <w:sz w:val="28"/>
            <w:szCs w:val="28"/>
          </w:rPr>
          <w:t>Savannah’s last stint in</w:t>
        </w:r>
      </w:ins>
      <w:ins w:id="16247" w:author="Claire S" w:date="2026-06-04T17:18:00Z" w16du:dateUtc="2026-06-04T16:18:00Z">
        <w:r w:rsidR="00771AF4">
          <w:rPr>
            <w:rFonts w:ascii="Cambria" w:hAnsi="Cambria"/>
            <w:sz w:val="28"/>
            <w:szCs w:val="28"/>
          </w:rPr>
          <w:t xml:space="preserve"> rehab</w:t>
        </w:r>
      </w:ins>
      <w:ins w:id="16248" w:author="Claire S" w:date="2026-06-05T08:55:00Z" w16du:dateUtc="2026-06-05T07:55:00Z">
        <w:r w:rsidR="00833C9F">
          <w:rPr>
            <w:rFonts w:ascii="Cambria" w:hAnsi="Cambria"/>
            <w:sz w:val="28"/>
            <w:szCs w:val="28"/>
          </w:rPr>
          <w:t>.  H</w:t>
        </w:r>
      </w:ins>
      <w:ins w:id="16249" w:author="Claire S" w:date="2026-06-04T17:18:00Z" w16du:dateUtc="2026-06-04T16:18:00Z">
        <w:r w:rsidR="00771AF4">
          <w:rPr>
            <w:rFonts w:ascii="Cambria" w:hAnsi="Cambria"/>
            <w:sz w:val="28"/>
            <w:szCs w:val="28"/>
          </w:rPr>
          <w:t>is f</w:t>
        </w:r>
      </w:ins>
      <w:ins w:id="16250" w:author="Claire S" w:date="2026-06-04T17:19:00Z" w16du:dateUtc="2026-06-04T16:19:00Z">
        <w:r w:rsidR="00771AF4">
          <w:rPr>
            <w:rFonts w:ascii="Cambria" w:hAnsi="Cambria"/>
            <w:sz w:val="28"/>
            <w:szCs w:val="28"/>
          </w:rPr>
          <w:t xml:space="preserve">irm had been involved with drafting her divorce, and </w:t>
        </w:r>
      </w:ins>
      <w:ins w:id="16251" w:author="Claire S" w:date="2026-06-04T17:24:00Z" w16du:dateUtc="2026-06-04T16:24:00Z">
        <w:r w:rsidR="00547D80">
          <w:rPr>
            <w:rFonts w:ascii="Cambria" w:hAnsi="Cambria"/>
            <w:sz w:val="28"/>
            <w:szCs w:val="28"/>
          </w:rPr>
          <w:t>t</w:t>
        </w:r>
      </w:ins>
      <w:ins w:id="16252" w:author="Claire S" w:date="2026-06-04T17:19:00Z" w16du:dateUtc="2026-06-04T16:19:00Z">
        <w:r w:rsidR="00E32913">
          <w:rPr>
            <w:rFonts w:ascii="Cambria" w:hAnsi="Cambria"/>
            <w:sz w:val="28"/>
            <w:szCs w:val="28"/>
          </w:rPr>
          <w:t>he</w:t>
        </w:r>
      </w:ins>
      <w:ins w:id="16253" w:author="Claire S" w:date="2026-06-05T08:55:00Z" w16du:dateUtc="2026-06-05T07:55:00Z">
        <w:r w:rsidR="00555CF0">
          <w:rPr>
            <w:rFonts w:ascii="Cambria" w:hAnsi="Cambria"/>
            <w:sz w:val="28"/>
            <w:szCs w:val="28"/>
          </w:rPr>
          <w:t>y</w:t>
        </w:r>
      </w:ins>
      <w:ins w:id="16254" w:author="Claire S" w:date="2026-06-04T17:19:00Z" w16du:dateUtc="2026-06-04T16:19:00Z">
        <w:r w:rsidR="00E32913">
          <w:rPr>
            <w:rFonts w:ascii="Cambria" w:hAnsi="Cambria"/>
            <w:sz w:val="28"/>
            <w:szCs w:val="28"/>
          </w:rPr>
          <w:t xml:space="preserve">’d had to speak </w:t>
        </w:r>
      </w:ins>
      <w:ins w:id="16255" w:author="Claire S" w:date="2026-06-05T08:55:00Z" w16du:dateUtc="2026-06-05T07:55:00Z">
        <w:r w:rsidR="00555CF0">
          <w:rPr>
            <w:rFonts w:ascii="Cambria" w:hAnsi="Cambria"/>
            <w:sz w:val="28"/>
            <w:szCs w:val="28"/>
          </w:rPr>
          <w:t xml:space="preserve">a few times </w:t>
        </w:r>
      </w:ins>
      <w:ins w:id="16256" w:author="Claire S" w:date="2026-06-04T17:24:00Z" w16du:dateUtc="2026-06-04T16:24:00Z">
        <w:r w:rsidR="00547D80">
          <w:rPr>
            <w:rFonts w:ascii="Cambria" w:hAnsi="Cambria"/>
            <w:sz w:val="28"/>
            <w:szCs w:val="28"/>
          </w:rPr>
          <w:t>while she was</w:t>
        </w:r>
      </w:ins>
      <w:ins w:id="16257" w:author="Claire S" w:date="2026-06-04T17:19:00Z" w16du:dateUtc="2026-06-04T16:19:00Z">
        <w:r w:rsidR="00E32913">
          <w:rPr>
            <w:rFonts w:ascii="Cambria" w:hAnsi="Cambria"/>
            <w:sz w:val="28"/>
            <w:szCs w:val="28"/>
          </w:rPr>
          <w:t xml:space="preserve"> out in </w:t>
        </w:r>
      </w:ins>
      <w:ins w:id="16258" w:author="Claire S" w:date="2026-06-05T08:56:00Z" w16du:dateUtc="2026-06-05T07:56:00Z">
        <w:r w:rsidR="00555CF0">
          <w:rPr>
            <w:rFonts w:ascii="Cambria" w:hAnsi="Cambria"/>
            <w:sz w:val="28"/>
            <w:szCs w:val="28"/>
          </w:rPr>
          <w:t>America</w:t>
        </w:r>
      </w:ins>
      <w:ins w:id="16259" w:author="Claire S" w:date="2026-06-04T17:24:00Z" w16du:dateUtc="2026-06-04T16:24:00Z">
        <w:r w:rsidR="00547D80">
          <w:rPr>
            <w:rFonts w:ascii="Cambria" w:hAnsi="Cambria"/>
            <w:sz w:val="28"/>
            <w:szCs w:val="28"/>
          </w:rPr>
          <w:t>,</w:t>
        </w:r>
      </w:ins>
      <w:ins w:id="16260" w:author="Claire S" w:date="2026-06-04T17:19:00Z" w16du:dateUtc="2026-06-04T16:19:00Z">
        <w:r w:rsidR="00E32913">
          <w:rPr>
            <w:rFonts w:ascii="Cambria" w:hAnsi="Cambria"/>
            <w:sz w:val="28"/>
            <w:szCs w:val="28"/>
          </w:rPr>
          <w:t xml:space="preserve"> about the </w:t>
        </w:r>
        <w:r w:rsidR="00807D60">
          <w:rPr>
            <w:rFonts w:ascii="Cambria" w:hAnsi="Cambria"/>
            <w:sz w:val="28"/>
            <w:szCs w:val="28"/>
          </w:rPr>
          <w:t>counter-petition from her arsehole ex</w:t>
        </w:r>
      </w:ins>
      <w:ins w:id="16261" w:author="Daisy Watt" w:date="2026-06-22T22:18:00Z" w16du:dateUtc="2026-06-22T20:18:00Z">
        <w:r w:rsidR="00244CB4">
          <w:rPr>
            <w:rFonts w:ascii="Cambria" w:hAnsi="Cambria"/>
            <w:sz w:val="28"/>
            <w:szCs w:val="28"/>
          </w:rPr>
          <w:t>,</w:t>
        </w:r>
      </w:ins>
      <w:ins w:id="16262" w:author="Claire S" w:date="2026-06-04T17:19:00Z" w16du:dateUtc="2026-06-04T16:19:00Z">
        <w:r w:rsidR="00807D60">
          <w:rPr>
            <w:rFonts w:ascii="Cambria" w:hAnsi="Cambria"/>
            <w:sz w:val="28"/>
            <w:szCs w:val="28"/>
          </w:rPr>
          <w:t xml:space="preserve"> Simon.</w:t>
        </w:r>
      </w:ins>
    </w:p>
    <w:p w14:paraId="67FA133A" w14:textId="6DEE0AAD" w:rsidR="00726B56" w:rsidRDefault="00807D60">
      <w:pPr>
        <w:spacing w:line="360" w:lineRule="auto"/>
        <w:ind w:firstLine="720"/>
        <w:contextualSpacing/>
        <w:rPr>
          <w:del w:id="16263" w:author="Claire S" w:date="2026-06-04T17:17:00Z" w16du:dateUtc="2026-06-04T16:17:00Z"/>
          <w:rFonts w:ascii="Cambria" w:hAnsi="Cambria"/>
          <w:sz w:val="28"/>
          <w:szCs w:val="28"/>
        </w:rPr>
        <w:pPrChange w:id="16264" w:author="Claire S" w:date="2026-06-05T08:55:00Z" w16du:dateUtc="2026-06-05T07:55:00Z">
          <w:pPr>
            <w:spacing w:line="360" w:lineRule="auto"/>
            <w:contextualSpacing/>
          </w:pPr>
        </w:pPrChange>
      </w:pPr>
      <w:ins w:id="16265" w:author="Claire S" w:date="2026-06-04T17:20:00Z" w16du:dateUtc="2026-06-04T16:20:00Z">
        <w:r>
          <w:rPr>
            <w:rFonts w:ascii="Cambria" w:hAnsi="Cambria"/>
            <w:sz w:val="28"/>
            <w:szCs w:val="28"/>
          </w:rPr>
          <w:t>Life</w:t>
        </w:r>
      </w:ins>
      <w:ins w:id="16266" w:author="Claire S" w:date="2026-06-04T16:56:00Z" w16du:dateUtc="2026-06-04T15:56:00Z">
        <w:r w:rsidR="00726B56">
          <w:rPr>
            <w:rFonts w:ascii="Cambria" w:hAnsi="Cambria"/>
            <w:sz w:val="28"/>
            <w:szCs w:val="28"/>
          </w:rPr>
          <w:t xml:space="preserve"> was becoming like a weird farce, Savannah thought, </w:t>
        </w:r>
      </w:ins>
      <w:ins w:id="16267" w:author="Claire S" w:date="2026-06-04T17:20:00Z" w16du:dateUtc="2026-06-04T16:20:00Z">
        <w:r>
          <w:rPr>
            <w:rFonts w:ascii="Cambria" w:hAnsi="Cambria"/>
            <w:sz w:val="28"/>
            <w:szCs w:val="28"/>
          </w:rPr>
          <w:t xml:space="preserve">shoving the </w:t>
        </w:r>
      </w:ins>
      <w:ins w:id="16268" w:author="Claire S" w:date="2026-06-08T16:24:00Z" w16du:dateUtc="2026-06-08T15:24:00Z">
        <w:r w:rsidR="00C15D9F">
          <w:rPr>
            <w:rFonts w:ascii="Cambria" w:hAnsi="Cambria"/>
            <w:sz w:val="28"/>
            <w:szCs w:val="28"/>
          </w:rPr>
          <w:t>tiny box</w:t>
        </w:r>
      </w:ins>
      <w:ins w:id="16269" w:author="Daisy Watt" w:date="2026-06-23T10:43:00Z" w16du:dateUtc="2026-06-23T08:43:00Z">
        <w:r w:rsidR="00C15D9F">
          <w:rPr>
            <w:rFonts w:ascii="Cambria" w:hAnsi="Cambria"/>
            <w:sz w:val="28"/>
            <w:szCs w:val="28"/>
          </w:rPr>
          <w:t xml:space="preserve"> </w:t>
        </w:r>
        <w:del w:id="16270" w:author="Claire S" w:date="2026-07-29T17:08:00Z" w16du:dateUtc="2026-07-29T16:08:00Z">
          <w:r w:rsidR="00B86659" w:rsidDel="00793226">
            <w:rPr>
              <w:rFonts w:ascii="Cambria" w:hAnsi="Cambria"/>
              <w:sz w:val="28"/>
              <w:szCs w:val="28"/>
            </w:rPr>
            <w:delText>back</w:delText>
          </w:r>
        </w:del>
      </w:ins>
      <w:ins w:id="16271" w:author="Claire S" w:date="2026-07-29T17:08:00Z" w16du:dateUtc="2026-07-29T16:08:00Z">
        <w:r w:rsidR="00793226">
          <w:rPr>
            <w:rFonts w:ascii="Cambria" w:hAnsi="Cambria"/>
            <w:sz w:val="28"/>
            <w:szCs w:val="28"/>
          </w:rPr>
          <w:t>away</w:t>
        </w:r>
      </w:ins>
      <w:ins w:id="16272" w:author="Claire S" w:date="2026-06-08T16:24:00Z" w16du:dateUtc="2026-06-08T15:24:00Z">
        <w:del w:id="16273" w:author="Daisy Watt" w:date="2026-06-23T10:48:00Z" w16du:dateUtc="2026-06-23T08:48:00Z">
          <w:r w:rsidR="00C15D9F">
            <w:rPr>
              <w:rFonts w:ascii="Cambria" w:hAnsi="Cambria"/>
              <w:sz w:val="28"/>
              <w:szCs w:val="28"/>
            </w:rPr>
            <w:delText>;</w:delText>
          </w:r>
        </w:del>
      </w:ins>
      <w:ins w:id="16274" w:author="Claire S" w:date="2026-06-04T16:56:00Z" w16du:dateUtc="2026-06-04T15:56:00Z">
        <w:del w:id="16275" w:author="Daisy Watt" w:date="2026-06-23T10:48:00Z" w16du:dateUtc="2026-06-23T08:48:00Z">
          <w:r w:rsidR="00726B56">
            <w:rPr>
              <w:rFonts w:ascii="Cambria" w:hAnsi="Cambria"/>
              <w:sz w:val="28"/>
              <w:szCs w:val="28"/>
            </w:rPr>
            <w:delText xml:space="preserve"> absently taking in the tea</w:delText>
          </w:r>
        </w:del>
        <w:del w:id="16276" w:author="Daisy Watt" w:date="2026-06-23T10:43:00Z" w16du:dateUtc="2026-06-23T08:43:00Z">
          <w:r w:rsidR="00726B56">
            <w:rPr>
              <w:rFonts w:ascii="Cambria" w:hAnsi="Cambria"/>
              <w:sz w:val="28"/>
              <w:szCs w:val="28"/>
            </w:rPr>
            <w:delText>-</w:delText>
          </w:r>
        </w:del>
        <w:del w:id="16277" w:author="Daisy Watt" w:date="2026-06-23T10:48:00Z" w16du:dateUtc="2026-06-23T08:48:00Z">
          <w:r w:rsidR="00726B56">
            <w:rPr>
              <w:rFonts w:ascii="Cambria" w:hAnsi="Cambria"/>
              <w:sz w:val="28"/>
              <w:szCs w:val="28"/>
            </w:rPr>
            <w:delText>tray</w:delText>
          </w:r>
        </w:del>
      </w:ins>
      <w:ins w:id="16278" w:author="Claire S" w:date="2026-06-04T17:17:00Z" w16du:dateUtc="2026-06-04T16:17:00Z">
        <w:del w:id="16279" w:author="Daisy Watt" w:date="2026-06-23T10:48:00Z" w16du:dateUtc="2026-06-23T08:48:00Z">
          <w:r w:rsidR="0004357D">
            <w:rPr>
              <w:rFonts w:ascii="Cambria" w:hAnsi="Cambria"/>
              <w:sz w:val="28"/>
              <w:szCs w:val="28"/>
            </w:rPr>
            <w:delText xml:space="preserve"> on the desk</w:delText>
          </w:r>
        </w:del>
      </w:ins>
      <w:ins w:id="16280" w:author="Claire S" w:date="2026-06-04T16:56:00Z" w16du:dateUtc="2026-06-04T15:56:00Z">
        <w:r w:rsidR="00726B56">
          <w:rPr>
            <w:rFonts w:ascii="Cambria" w:hAnsi="Cambria"/>
            <w:sz w:val="28"/>
            <w:szCs w:val="28"/>
          </w:rPr>
          <w:t>.</w:t>
        </w:r>
      </w:ins>
      <w:ins w:id="16281" w:author="Claire S" w:date="2026-06-04T17:17:00Z" w16du:dateUtc="2026-06-04T16:17:00Z">
        <w:r w:rsidR="0004357D">
          <w:rPr>
            <w:rFonts w:ascii="Cambria" w:hAnsi="Cambria"/>
            <w:sz w:val="28"/>
            <w:szCs w:val="28"/>
          </w:rPr>
          <w:t xml:space="preserve"> </w:t>
        </w:r>
      </w:ins>
      <w:ins w:id="16282" w:author="Claire S" w:date="2026-06-04T17:28:00Z" w16du:dateUtc="2026-06-04T16:28:00Z">
        <w:r w:rsidR="002236C5">
          <w:rPr>
            <w:rFonts w:ascii="Cambria" w:hAnsi="Cambria"/>
            <w:sz w:val="28"/>
            <w:szCs w:val="28"/>
          </w:rPr>
          <w:t>At least the pill she’d taken in the Uber was having some effect, thank God.</w:t>
        </w:r>
      </w:ins>
      <w:ins w:id="16283" w:author="Claire S" w:date="2026-06-04T17:17:00Z" w16du:dateUtc="2026-06-04T16:17:00Z">
        <w:r w:rsidR="0004357D">
          <w:rPr>
            <w:rFonts w:ascii="Cambria" w:hAnsi="Cambria"/>
            <w:sz w:val="28"/>
            <w:szCs w:val="28"/>
          </w:rPr>
          <w:t xml:space="preserve"> </w:t>
        </w:r>
      </w:ins>
    </w:p>
    <w:p w14:paraId="57DB144D" w14:textId="376B41AF" w:rsidR="00F302A4" w:rsidDel="00786515" w:rsidRDefault="00F302A4">
      <w:pPr>
        <w:spacing w:line="360" w:lineRule="auto"/>
        <w:ind w:firstLine="720"/>
        <w:contextualSpacing/>
        <w:rPr>
          <w:del w:id="16284" w:author="Claire S" w:date="2026-05-21T15:21:00Z" w16du:dateUtc="2026-05-21T14:21:00Z"/>
          <w:rFonts w:ascii="Cambria" w:hAnsi="Cambria"/>
          <w:sz w:val="28"/>
          <w:szCs w:val="28"/>
        </w:rPr>
        <w:pPrChange w:id="16285" w:author="Claire S" w:date="2026-06-05T08:55:00Z" w16du:dateUtc="2026-06-05T07:55:00Z">
          <w:pPr>
            <w:spacing w:line="360" w:lineRule="auto"/>
            <w:contextualSpacing/>
          </w:pPr>
        </w:pPrChange>
      </w:pPr>
      <w:del w:id="16286" w:author="Claire S" w:date="2026-06-04T17:17:00Z" w16du:dateUtc="2026-06-04T16:17:00Z">
        <w:r>
          <w:rPr>
            <w:rFonts w:ascii="Cambria" w:hAnsi="Cambria"/>
            <w:sz w:val="28"/>
            <w:szCs w:val="28"/>
          </w:rPr>
          <w:tab/>
        </w:r>
      </w:del>
      <w:r>
        <w:rPr>
          <w:rFonts w:ascii="Cambria" w:hAnsi="Cambria"/>
          <w:sz w:val="28"/>
          <w:szCs w:val="28"/>
        </w:rPr>
        <w:t>‘</w:t>
      </w:r>
      <w:ins w:id="16287" w:author="Claire S" w:date="2026-06-04T16:59:00Z" w16du:dateUtc="2026-06-04T15:59:00Z">
        <w:r w:rsidR="00EA34D4">
          <w:rPr>
            <w:rFonts w:ascii="Cambria" w:hAnsi="Cambria"/>
            <w:sz w:val="28"/>
            <w:szCs w:val="28"/>
          </w:rPr>
          <w:t>Hang on</w:t>
        </w:r>
      </w:ins>
      <w:ins w:id="16288" w:author="Daisy Watt" w:date="2026-06-22T22:19:00Z" w16du:dateUtc="2026-06-22T20:19:00Z">
        <w:r w:rsidR="00DC0813">
          <w:rPr>
            <w:rFonts w:ascii="Cambria" w:hAnsi="Cambria"/>
            <w:sz w:val="28"/>
            <w:szCs w:val="28"/>
          </w:rPr>
          <w:t>,</w:t>
        </w:r>
      </w:ins>
      <w:ins w:id="16289" w:author="Claire S" w:date="2026-06-04T16:59:00Z" w16du:dateUtc="2026-06-04T15:59:00Z">
        <w:r w:rsidR="00EA34D4">
          <w:rPr>
            <w:rFonts w:ascii="Cambria" w:hAnsi="Cambria"/>
            <w:sz w:val="28"/>
            <w:szCs w:val="28"/>
          </w:rPr>
          <w:t xml:space="preserve"> thoug</w:t>
        </w:r>
      </w:ins>
      <w:ins w:id="16290" w:author="Daisy Watt" w:date="2026-06-23T10:44:00Z" w16du:dateUtc="2026-06-23T08:44:00Z">
        <w:r w:rsidR="00EA34D4">
          <w:rPr>
            <w:rFonts w:ascii="Cambria" w:hAnsi="Cambria"/>
            <w:sz w:val="28"/>
            <w:szCs w:val="28"/>
          </w:rPr>
          <w:t>h</w:t>
        </w:r>
        <w:r w:rsidR="00B86659">
          <w:rPr>
            <w:rFonts w:ascii="Cambria" w:hAnsi="Cambria"/>
            <w:sz w:val="28"/>
            <w:szCs w:val="28"/>
          </w:rPr>
          <w:t>…</w:t>
        </w:r>
      </w:ins>
      <w:ins w:id="16291" w:author="Claire S" w:date="2026-06-04T16:59:00Z" w16du:dateUtc="2026-06-04T15:59:00Z">
        <w:del w:id="16292" w:author="Daisy Watt" w:date="2026-06-23T10:44:00Z" w16du:dateUtc="2026-06-23T08:44:00Z">
          <w:r w:rsidR="00EA34D4" w:rsidDel="00B86659">
            <w:rPr>
              <w:rFonts w:ascii="Cambria" w:hAnsi="Cambria"/>
              <w:sz w:val="28"/>
              <w:szCs w:val="28"/>
            </w:rPr>
            <w:delText>h</w:delText>
          </w:r>
          <w:r w:rsidR="00EA34D4">
            <w:rPr>
              <w:rFonts w:ascii="Cambria" w:hAnsi="Cambria"/>
              <w:sz w:val="28"/>
              <w:szCs w:val="28"/>
            </w:rPr>
            <w:delText>,</w:delText>
          </w:r>
        </w:del>
      </w:ins>
      <w:ins w:id="16293" w:author="Claire S" w:date="2026-05-21T15:20:00Z" w16du:dateUtc="2026-05-21T14:20:00Z">
        <w:del w:id="16294" w:author="Daisy Watt" w:date="2026-06-23T10:44:00Z" w16du:dateUtc="2026-06-23T08:44:00Z">
          <w:r w:rsidR="006252D9">
            <w:rPr>
              <w:rFonts w:ascii="Cambria" w:hAnsi="Cambria"/>
              <w:sz w:val="28"/>
              <w:szCs w:val="28"/>
            </w:rPr>
            <w:delText xml:space="preserve"> th</w:delText>
          </w:r>
        </w:del>
      </w:ins>
      <w:ins w:id="16295" w:author="Claire S" w:date="2026-05-21T15:21:00Z" w16du:dateUtc="2026-05-21T14:21:00Z">
        <w:del w:id="16296" w:author="Daisy Watt" w:date="2026-06-23T10:44:00Z" w16du:dateUtc="2026-06-23T08:44:00Z">
          <w:r w:rsidR="006252D9">
            <w:rPr>
              <w:rFonts w:ascii="Cambria" w:hAnsi="Cambria"/>
              <w:sz w:val="28"/>
              <w:szCs w:val="28"/>
            </w:rPr>
            <w:delText>a</w:delText>
          </w:r>
        </w:del>
      </w:ins>
      <w:ins w:id="16297" w:author="Claire S" w:date="2026-05-21T15:20:00Z" w16du:dateUtc="2026-05-21T14:20:00Z">
        <w:del w:id="16298" w:author="Daisy Watt" w:date="2026-06-23T10:44:00Z" w16du:dateUtc="2026-06-23T08:44:00Z">
          <w:r w:rsidR="006252D9">
            <w:rPr>
              <w:rFonts w:ascii="Cambria" w:hAnsi="Cambria"/>
              <w:sz w:val="28"/>
              <w:szCs w:val="28"/>
            </w:rPr>
            <w:delText>t wasn’t there before</w:delText>
          </w:r>
        </w:del>
      </w:ins>
      <w:ins w:id="16299" w:author="Claire S" w:date="2026-05-21T15:21:00Z" w16du:dateUtc="2026-05-21T14:21:00Z">
        <w:del w:id="16300" w:author="Daisy Watt" w:date="2026-06-23T10:44:00Z" w16du:dateUtc="2026-06-23T08:44:00Z">
          <w:r w:rsidR="006252D9">
            <w:rPr>
              <w:rFonts w:ascii="Cambria" w:hAnsi="Cambria"/>
              <w:sz w:val="28"/>
              <w:szCs w:val="28"/>
            </w:rPr>
            <w:delText xml:space="preserve"> -</w:delText>
          </w:r>
        </w:del>
      </w:ins>
      <w:del w:id="16301" w:author="Claire S" w:date="2026-05-21T15:20:00Z" w16du:dateUtc="2026-05-21T14:20:00Z">
        <w:r w:rsidDel="006252D9">
          <w:rPr>
            <w:rFonts w:ascii="Cambria" w:hAnsi="Cambria"/>
            <w:sz w:val="28"/>
            <w:szCs w:val="28"/>
          </w:rPr>
          <w:delText>How di</w:delText>
        </w:r>
      </w:del>
      <w:del w:id="16302" w:author="Claire S" w:date="2026-05-21T15:21:00Z" w16du:dateUtc="2026-05-21T14:21:00Z">
        <w:r w:rsidDel="006252D9">
          <w:rPr>
            <w:rFonts w:ascii="Cambria" w:hAnsi="Cambria"/>
            <w:sz w:val="28"/>
            <w:szCs w:val="28"/>
          </w:rPr>
          <w:delText>d that get there?</w:delText>
        </w:r>
      </w:del>
      <w:r>
        <w:rPr>
          <w:rFonts w:ascii="Cambria" w:hAnsi="Cambria"/>
          <w:sz w:val="28"/>
          <w:szCs w:val="28"/>
        </w:rPr>
        <w:t xml:space="preserve">’ </w:t>
      </w:r>
      <w:del w:id="16303" w:author="Daisy Watt" w:date="2026-06-23T10:44:00Z" w16du:dateUtc="2026-06-23T08:44:00Z">
        <w:r>
          <w:rPr>
            <w:rFonts w:ascii="Cambria" w:hAnsi="Cambria"/>
            <w:sz w:val="28"/>
            <w:szCs w:val="28"/>
          </w:rPr>
          <w:delText xml:space="preserve">Savannah </w:delText>
        </w:r>
      </w:del>
      <w:ins w:id="16304" w:author="Claire S" w:date="2026-06-04T16:57:00Z" w16du:dateUtc="2026-06-04T15:57:00Z">
        <w:del w:id="16305" w:author="Daisy Watt" w:date="2026-06-23T10:44:00Z" w16du:dateUtc="2026-06-23T08:44:00Z">
          <w:r w:rsidR="00596A09" w:rsidDel="00B86659">
            <w:rPr>
              <w:rFonts w:ascii="Cambria" w:hAnsi="Cambria"/>
              <w:sz w:val="28"/>
              <w:szCs w:val="28"/>
            </w:rPr>
            <w:delText>s</w:delText>
          </w:r>
        </w:del>
      </w:ins>
      <w:ins w:id="16306" w:author="Daisy Watt" w:date="2026-06-23T10:44:00Z" w16du:dateUtc="2026-06-23T08:44:00Z">
        <w:r w:rsidR="00B86659">
          <w:rPr>
            <w:rFonts w:ascii="Cambria" w:hAnsi="Cambria"/>
            <w:sz w:val="28"/>
            <w:szCs w:val="28"/>
          </w:rPr>
          <w:t>S</w:t>
        </w:r>
      </w:ins>
      <w:ins w:id="16307" w:author="Claire S" w:date="2026-06-04T16:57:00Z" w16du:dateUtc="2026-06-04T15:57:00Z">
        <w:r w:rsidR="00596A09">
          <w:rPr>
            <w:rFonts w:ascii="Cambria" w:hAnsi="Cambria"/>
            <w:sz w:val="28"/>
            <w:szCs w:val="28"/>
          </w:rPr>
          <w:t xml:space="preserve">he </w:t>
        </w:r>
      </w:ins>
      <w:r>
        <w:rPr>
          <w:rFonts w:ascii="Cambria" w:hAnsi="Cambria"/>
          <w:sz w:val="28"/>
          <w:szCs w:val="28"/>
        </w:rPr>
        <w:t>frowned</w:t>
      </w:r>
      <w:ins w:id="16308" w:author="Claire S" w:date="2026-06-08T16:24:00Z" w16du:dateUtc="2026-06-08T15:24:00Z">
        <w:r w:rsidR="00C15D9F">
          <w:rPr>
            <w:rFonts w:ascii="Cambria" w:hAnsi="Cambria"/>
            <w:sz w:val="28"/>
            <w:szCs w:val="28"/>
          </w:rPr>
          <w:t xml:space="preserve"> at the tray</w:t>
        </w:r>
      </w:ins>
      <w:ins w:id="16309" w:author="Daisy Watt" w:date="2026-06-23T10:48:00Z" w16du:dateUtc="2026-06-23T08:48:00Z">
        <w:r w:rsidR="000A5357">
          <w:rPr>
            <w:rFonts w:ascii="Cambria" w:hAnsi="Cambria"/>
            <w:sz w:val="28"/>
            <w:szCs w:val="28"/>
          </w:rPr>
          <w:t xml:space="preserve"> on the desk</w:t>
        </w:r>
      </w:ins>
      <w:r>
        <w:rPr>
          <w:rFonts w:ascii="Cambria" w:hAnsi="Cambria"/>
          <w:sz w:val="28"/>
          <w:szCs w:val="28"/>
        </w:rPr>
        <w:t>. ‘</w:t>
      </w:r>
      <w:ins w:id="16310" w:author="Claire S" w:date="2026-05-21T15:21:00Z" w16du:dateUtc="2026-05-21T14:21:00Z">
        <w:r w:rsidR="006252D9">
          <w:rPr>
            <w:rFonts w:ascii="Cambria" w:hAnsi="Cambria"/>
            <w:sz w:val="28"/>
            <w:szCs w:val="28"/>
          </w:rPr>
          <w:t xml:space="preserve">Whoever brought </w:t>
        </w:r>
        <w:del w:id="16311" w:author="Daisy Watt" w:date="2026-06-23T10:44:00Z" w16du:dateUtc="2026-06-23T08:44:00Z">
          <w:r w:rsidR="006252D9">
            <w:rPr>
              <w:rFonts w:ascii="Cambria" w:hAnsi="Cambria"/>
              <w:sz w:val="28"/>
              <w:szCs w:val="28"/>
            </w:rPr>
            <w:delText>it</w:delText>
          </w:r>
        </w:del>
      </w:ins>
      <w:ins w:id="16312" w:author="Daisy Watt" w:date="2026-06-23T10:44:00Z" w16du:dateUtc="2026-06-23T08:44:00Z">
        <w:r w:rsidR="00B86659">
          <w:rPr>
            <w:rFonts w:ascii="Cambria" w:hAnsi="Cambria"/>
            <w:sz w:val="28"/>
            <w:szCs w:val="28"/>
          </w:rPr>
          <w:t>that</w:t>
        </w:r>
      </w:ins>
      <w:ins w:id="16313" w:author="Claire S" w:date="2026-05-21T15:21:00Z" w16du:dateUtc="2026-05-21T14:21:00Z">
        <w:r w:rsidR="006252D9">
          <w:rPr>
            <w:rFonts w:ascii="Cambria" w:hAnsi="Cambria"/>
            <w:sz w:val="28"/>
            <w:szCs w:val="28"/>
          </w:rPr>
          <w:t xml:space="preserve"> </w:t>
        </w:r>
      </w:ins>
      <w:del w:id="16314" w:author="Claire S" w:date="2026-05-21T15:21:00Z" w16du:dateUtc="2026-05-21T14:21:00Z">
        <w:r w:rsidDel="006252D9">
          <w:rPr>
            <w:rFonts w:ascii="Cambria" w:hAnsi="Cambria"/>
            <w:sz w:val="28"/>
            <w:szCs w:val="28"/>
          </w:rPr>
          <w:delText xml:space="preserve">They </w:delText>
        </w:r>
      </w:del>
      <w:r>
        <w:rPr>
          <w:rFonts w:ascii="Cambria" w:hAnsi="Cambria"/>
          <w:sz w:val="28"/>
          <w:szCs w:val="28"/>
        </w:rPr>
        <w:t>must have heard me</w:t>
      </w:r>
      <w:del w:id="16315" w:author="Claire S" w:date="2026-06-04T17:20:00Z" w16du:dateUtc="2026-06-04T16:20:00Z">
        <w:r w:rsidR="00F04603">
          <w:rPr>
            <w:rFonts w:ascii="Cambria" w:hAnsi="Cambria"/>
            <w:sz w:val="28"/>
            <w:szCs w:val="28"/>
          </w:rPr>
          <w:delText xml:space="preserve"> shouting</w:delText>
        </w:r>
      </w:del>
      <w:ins w:id="16316" w:author="Claire S" w:date="2026-06-04T16:57:00Z" w16du:dateUtc="2026-06-04T15:57:00Z">
        <w:r w:rsidR="00596A09">
          <w:rPr>
            <w:rFonts w:ascii="Cambria" w:hAnsi="Cambria"/>
            <w:sz w:val="28"/>
            <w:szCs w:val="28"/>
          </w:rPr>
          <w:t>. Why didn’t they let me out?’</w:t>
        </w:r>
      </w:ins>
      <w:del w:id="16317" w:author="Claire S" w:date="2026-06-04T16:57:00Z" w16du:dateUtc="2026-06-04T15:57:00Z">
        <w:r w:rsidR="00F04603" w:rsidDel="00596A09">
          <w:rPr>
            <w:rFonts w:ascii="Cambria" w:hAnsi="Cambria"/>
            <w:sz w:val="28"/>
            <w:szCs w:val="28"/>
          </w:rPr>
          <w:delText xml:space="preserve"> </w:delText>
        </w:r>
      </w:del>
      <w:del w:id="16318" w:author="Claire S" w:date="2026-05-21T15:21:00Z" w16du:dateUtc="2026-05-21T14:21:00Z">
        <w:r w:rsidR="00F04603" w:rsidDel="00786515">
          <w:rPr>
            <w:rFonts w:ascii="Cambria" w:hAnsi="Cambria"/>
            <w:sz w:val="28"/>
            <w:szCs w:val="28"/>
          </w:rPr>
          <w:delText>-</w:delText>
        </w:r>
        <w:r w:rsidDel="00786515">
          <w:rPr>
            <w:rFonts w:ascii="Cambria" w:hAnsi="Cambria"/>
            <w:sz w:val="28"/>
            <w:szCs w:val="28"/>
          </w:rPr>
          <w:delText>’</w:delText>
        </w:r>
      </w:del>
    </w:p>
    <w:p w14:paraId="2642A191" w14:textId="2511E7F5" w:rsidR="00596A09" w:rsidRDefault="00596A09">
      <w:pPr>
        <w:spacing w:line="360" w:lineRule="auto"/>
        <w:ind w:firstLine="720"/>
        <w:contextualSpacing/>
        <w:rPr>
          <w:ins w:id="16319" w:author="Claire S" w:date="2026-06-04T16:57:00Z" w16du:dateUtc="2026-06-04T15:57:00Z"/>
          <w:rFonts w:ascii="Cambria" w:hAnsi="Cambria"/>
          <w:sz w:val="28"/>
          <w:szCs w:val="28"/>
        </w:rPr>
        <w:pPrChange w:id="16320" w:author="Claire S" w:date="2026-06-05T08:55:00Z" w16du:dateUtc="2026-06-05T07:55:00Z">
          <w:pPr>
            <w:spacing w:line="360" w:lineRule="auto"/>
            <w:contextualSpacing/>
          </w:pPr>
        </w:pPrChange>
      </w:pPr>
    </w:p>
    <w:p w14:paraId="35171086" w14:textId="3DFD4648" w:rsidR="00596A09" w:rsidRDefault="00596A09" w:rsidP="0039330A">
      <w:pPr>
        <w:spacing w:line="360" w:lineRule="auto"/>
        <w:contextualSpacing/>
        <w:rPr>
          <w:ins w:id="16321" w:author="Claire S" w:date="2026-06-04T16:57:00Z" w16du:dateUtc="2026-06-04T15:57:00Z"/>
          <w:rFonts w:ascii="Cambria" w:hAnsi="Cambria"/>
          <w:sz w:val="28"/>
          <w:szCs w:val="28"/>
        </w:rPr>
      </w:pPr>
      <w:ins w:id="16322" w:author="Claire S" w:date="2026-06-04T16:57:00Z" w16du:dateUtc="2026-06-04T15:57:00Z">
        <w:r>
          <w:rPr>
            <w:rFonts w:ascii="Cambria" w:hAnsi="Cambria"/>
            <w:sz w:val="28"/>
            <w:szCs w:val="28"/>
          </w:rPr>
          <w:tab/>
          <w:t>‘I don’t know</w:t>
        </w:r>
      </w:ins>
      <w:ins w:id="16323" w:author="Claire S" w:date="2026-06-04T16:59:00Z" w16du:dateUtc="2026-06-04T15:59:00Z">
        <w:r w:rsidR="00EA34D4">
          <w:rPr>
            <w:rFonts w:ascii="Cambria" w:hAnsi="Cambria"/>
            <w:sz w:val="28"/>
            <w:szCs w:val="28"/>
          </w:rPr>
          <w:t>,</w:t>
        </w:r>
      </w:ins>
      <w:ins w:id="16324" w:author="Claire S" w:date="2026-06-04T16:57:00Z" w16du:dateUtc="2026-06-04T15:57:00Z">
        <w:r>
          <w:rPr>
            <w:rFonts w:ascii="Cambria" w:hAnsi="Cambria"/>
            <w:sz w:val="28"/>
            <w:szCs w:val="28"/>
          </w:rPr>
          <w:t xml:space="preserve"> hon</w:t>
        </w:r>
        <w:del w:id="16325" w:author="Daisy Watt" w:date="2026-06-22T22:19:00Z" w16du:dateUtc="2026-06-22T20:19:00Z">
          <w:r>
            <w:rPr>
              <w:rFonts w:ascii="Cambria" w:hAnsi="Cambria"/>
              <w:sz w:val="28"/>
              <w:szCs w:val="28"/>
            </w:rPr>
            <w:delText xml:space="preserve">,’ </w:delText>
          </w:r>
          <w:r w:rsidDel="008921E8">
            <w:rPr>
              <w:rFonts w:ascii="Cambria" w:hAnsi="Cambria"/>
              <w:sz w:val="28"/>
              <w:szCs w:val="28"/>
            </w:rPr>
            <w:delText>t</w:delText>
          </w:r>
        </w:del>
      </w:ins>
      <w:ins w:id="16326" w:author="Daisy Watt" w:date="2026-06-22T22:19:00Z" w16du:dateUtc="2026-06-22T20:19:00Z">
        <w:r w:rsidR="008921E8">
          <w:rPr>
            <w:rFonts w:ascii="Cambria" w:hAnsi="Cambria"/>
            <w:sz w:val="28"/>
            <w:szCs w:val="28"/>
          </w:rPr>
          <w:t>.’ T</w:t>
        </w:r>
      </w:ins>
      <w:ins w:id="16327" w:author="Claire S" w:date="2026-06-04T16:57:00Z" w16du:dateUtc="2026-06-04T15:57:00Z">
        <w:r>
          <w:rPr>
            <w:rFonts w:ascii="Cambria" w:hAnsi="Cambria"/>
            <w:sz w:val="28"/>
            <w:szCs w:val="28"/>
          </w:rPr>
          <w:t>he teapot</w:t>
        </w:r>
      </w:ins>
      <w:ins w:id="16328" w:author="Claire S" w:date="2026-06-04T17:17:00Z" w16du:dateUtc="2026-06-04T16:17:00Z">
        <w:r w:rsidR="0004357D">
          <w:rPr>
            <w:rFonts w:ascii="Cambria" w:hAnsi="Cambria"/>
            <w:sz w:val="28"/>
            <w:szCs w:val="28"/>
          </w:rPr>
          <w:t xml:space="preserve"> was</w:t>
        </w:r>
      </w:ins>
      <w:ins w:id="16329" w:author="Claire S" w:date="2026-06-04T16:57:00Z" w16du:dateUtc="2026-06-04T15:57:00Z">
        <w:r>
          <w:rPr>
            <w:rFonts w:ascii="Cambria" w:hAnsi="Cambria"/>
            <w:sz w:val="28"/>
            <w:szCs w:val="28"/>
          </w:rPr>
          <w:t xml:space="preserve"> dwarfed in </w:t>
        </w:r>
      </w:ins>
      <w:ins w:id="16330" w:author="Claire S" w:date="2026-06-04T17:17:00Z" w16du:dateUtc="2026-06-04T16:17:00Z">
        <w:r w:rsidR="0004357D">
          <w:rPr>
            <w:rFonts w:ascii="Cambria" w:hAnsi="Cambria"/>
            <w:sz w:val="28"/>
            <w:szCs w:val="28"/>
          </w:rPr>
          <w:t>Carl’</w:t>
        </w:r>
      </w:ins>
      <w:ins w:id="16331" w:author="Claire S" w:date="2026-06-04T16:57:00Z" w16du:dateUtc="2026-06-04T15:57:00Z">
        <w:r>
          <w:rPr>
            <w:rFonts w:ascii="Cambria" w:hAnsi="Cambria"/>
            <w:sz w:val="28"/>
            <w:szCs w:val="28"/>
          </w:rPr>
          <w:t xml:space="preserve">s </w:t>
        </w:r>
      </w:ins>
      <w:ins w:id="16332" w:author="Claire S" w:date="2026-06-04T17:18:00Z" w16du:dateUtc="2026-06-04T16:18:00Z">
        <w:r w:rsidR="0004357D">
          <w:rPr>
            <w:rFonts w:ascii="Cambria" w:hAnsi="Cambria"/>
            <w:sz w:val="28"/>
            <w:szCs w:val="28"/>
          </w:rPr>
          <w:t>big</w:t>
        </w:r>
      </w:ins>
      <w:ins w:id="16333" w:author="Claire S" w:date="2026-06-04T16:57:00Z" w16du:dateUtc="2026-06-04T15:57:00Z">
        <w:r>
          <w:rPr>
            <w:rFonts w:ascii="Cambria" w:hAnsi="Cambria"/>
            <w:sz w:val="28"/>
            <w:szCs w:val="28"/>
          </w:rPr>
          <w:t xml:space="preserve"> hand.</w:t>
        </w:r>
      </w:ins>
      <w:ins w:id="16334" w:author="Claire S" w:date="2026-06-04T16:59:00Z" w16du:dateUtc="2026-06-04T15:59:00Z">
        <w:r w:rsidR="00EA34D4">
          <w:rPr>
            <w:rFonts w:ascii="Cambria" w:hAnsi="Cambria"/>
            <w:sz w:val="28"/>
            <w:szCs w:val="28"/>
          </w:rPr>
          <w:t xml:space="preserve"> ‘You’d have to ask them.’</w:t>
        </w:r>
      </w:ins>
    </w:p>
    <w:p w14:paraId="477DA287" w14:textId="137E8D6B" w:rsidR="00C74494" w:rsidDel="00786515" w:rsidRDefault="00F302A4" w:rsidP="00C74494">
      <w:pPr>
        <w:spacing w:line="360" w:lineRule="auto"/>
        <w:contextualSpacing/>
        <w:rPr>
          <w:del w:id="16335" w:author="Claire S" w:date="2026-05-21T15:21:00Z" w16du:dateUtc="2026-05-21T14:21:00Z"/>
          <w:rFonts w:ascii="Cambria" w:hAnsi="Cambria"/>
          <w:color w:val="000000" w:themeColor="text1"/>
          <w:sz w:val="28"/>
          <w:szCs w:val="28"/>
        </w:rPr>
      </w:pPr>
      <w:del w:id="16336" w:author="Claire S" w:date="2026-05-21T15:21:00Z" w16du:dateUtc="2026-05-21T14:21:00Z">
        <w:r w:rsidDel="00786515">
          <w:rPr>
            <w:rFonts w:ascii="Cambria" w:hAnsi="Cambria"/>
            <w:sz w:val="28"/>
            <w:szCs w:val="28"/>
          </w:rPr>
          <w:tab/>
          <w:delText>‘</w:delText>
        </w:r>
        <w:r w:rsidR="00F04603" w:rsidDel="00786515">
          <w:rPr>
            <w:rFonts w:ascii="Cambria" w:hAnsi="Cambria"/>
            <w:sz w:val="28"/>
            <w:szCs w:val="28"/>
          </w:rPr>
          <w:delText>I d</w:delText>
        </w:r>
        <w:r w:rsidDel="00786515">
          <w:rPr>
            <w:rFonts w:ascii="Cambria" w:hAnsi="Cambria"/>
            <w:sz w:val="28"/>
            <w:szCs w:val="28"/>
          </w:rPr>
          <w:delText>on’t know, my dear,’ he poured her tea</w:delText>
        </w:r>
        <w:r w:rsidR="00C74494" w:rsidDel="00786515">
          <w:rPr>
            <w:rFonts w:ascii="Cambria" w:hAnsi="Cambria"/>
            <w:sz w:val="28"/>
            <w:szCs w:val="28"/>
          </w:rPr>
          <w:delText xml:space="preserve"> as she sat down.</w:delText>
        </w:r>
        <w:r w:rsidR="00F04603" w:rsidDel="00786515">
          <w:rPr>
            <w:rFonts w:ascii="Cambria" w:hAnsi="Cambria"/>
            <w:sz w:val="28"/>
            <w:szCs w:val="28"/>
          </w:rPr>
          <w:delText xml:space="preserve"> ‘It was here when I came in.’</w:delText>
        </w:r>
      </w:del>
    </w:p>
    <w:p w14:paraId="0DA93B9C" w14:textId="708B9F24" w:rsidR="00F04603" w:rsidRPr="00680898" w:rsidRDefault="00DC62D5">
      <w:pPr>
        <w:spacing w:line="360" w:lineRule="auto"/>
        <w:ind w:firstLine="720"/>
        <w:contextualSpacing/>
        <w:rPr>
          <w:rFonts w:ascii="Cambria" w:hAnsi="Cambria"/>
          <w:color w:val="000000" w:themeColor="text1"/>
          <w:sz w:val="28"/>
          <w:szCs w:val="28"/>
        </w:rPr>
        <w:pPrChange w:id="16337" w:author="Claire S" w:date="2026-06-04T16:58:00Z" w16du:dateUtc="2026-06-04T15:58:00Z">
          <w:pPr>
            <w:spacing w:line="360" w:lineRule="auto"/>
            <w:contextualSpacing/>
          </w:pPr>
        </w:pPrChange>
      </w:pPr>
      <w:ins w:id="16338" w:author="Claire S" w:date="2026-06-08T16:25:00Z" w16du:dateUtc="2026-06-08T15:25:00Z">
        <w:r>
          <w:rPr>
            <w:rFonts w:ascii="Cambria" w:hAnsi="Cambria"/>
            <w:sz w:val="28"/>
            <w:szCs w:val="28"/>
          </w:rPr>
          <w:t>As he</w:t>
        </w:r>
      </w:ins>
      <w:ins w:id="16339" w:author="Claire S" w:date="2026-05-21T15:21:00Z" w16du:dateUtc="2026-05-21T14:21:00Z">
        <w:r w:rsidR="00786515">
          <w:rPr>
            <w:rFonts w:ascii="Cambria" w:hAnsi="Cambria"/>
            <w:color w:val="000000" w:themeColor="text1"/>
            <w:sz w:val="28"/>
            <w:szCs w:val="28"/>
          </w:rPr>
          <w:t xml:space="preserve"> pour</w:t>
        </w:r>
      </w:ins>
      <w:ins w:id="16340" w:author="Claire S" w:date="2026-06-08T16:25:00Z" w16du:dateUtc="2026-06-08T15:25:00Z">
        <w:r>
          <w:rPr>
            <w:rFonts w:ascii="Cambria" w:hAnsi="Cambria"/>
            <w:color w:val="000000" w:themeColor="text1"/>
            <w:sz w:val="28"/>
            <w:szCs w:val="28"/>
          </w:rPr>
          <w:t>ed</w:t>
        </w:r>
      </w:ins>
      <w:ins w:id="16341" w:author="Claire S" w:date="2026-05-21T15:21:00Z" w16du:dateUtc="2026-05-21T14:21:00Z">
        <w:r w:rsidR="00786515">
          <w:rPr>
            <w:rFonts w:ascii="Cambria" w:hAnsi="Cambria"/>
            <w:color w:val="000000" w:themeColor="text1"/>
            <w:sz w:val="28"/>
            <w:szCs w:val="28"/>
          </w:rPr>
          <w:t xml:space="preserve"> the tea, </w:t>
        </w:r>
      </w:ins>
      <w:ins w:id="16342" w:author="Claire S" w:date="2026-06-04T16:57:00Z" w16du:dateUtc="2026-06-04T15:57:00Z">
        <w:r w:rsidR="00596A09">
          <w:rPr>
            <w:rFonts w:ascii="Cambria" w:hAnsi="Cambria"/>
            <w:color w:val="000000" w:themeColor="text1"/>
            <w:sz w:val="28"/>
            <w:szCs w:val="28"/>
          </w:rPr>
          <w:t xml:space="preserve">Savannah </w:t>
        </w:r>
      </w:ins>
      <w:ins w:id="16343" w:author="Claire S" w:date="2026-06-05T08:56:00Z" w16du:dateUtc="2026-06-05T07:56:00Z">
        <w:r w:rsidR="00555CF0">
          <w:rPr>
            <w:rFonts w:ascii="Cambria" w:hAnsi="Cambria"/>
            <w:color w:val="000000" w:themeColor="text1"/>
            <w:sz w:val="28"/>
            <w:szCs w:val="28"/>
          </w:rPr>
          <w:t>sensed</w:t>
        </w:r>
      </w:ins>
      <w:ins w:id="16344" w:author="Claire S" w:date="2026-06-04T17:00:00Z" w16du:dateUtc="2026-06-04T16:00:00Z">
        <w:r w:rsidR="00EA34D4">
          <w:rPr>
            <w:rFonts w:ascii="Cambria" w:hAnsi="Cambria"/>
            <w:color w:val="000000" w:themeColor="text1"/>
            <w:sz w:val="28"/>
            <w:szCs w:val="28"/>
          </w:rPr>
          <w:t xml:space="preserve"> he didn’t believe </w:t>
        </w:r>
      </w:ins>
      <w:ins w:id="16345" w:author="Claire S" w:date="2026-06-05T08:56:00Z" w16du:dateUtc="2026-06-05T07:56:00Z">
        <w:r w:rsidR="00555CF0">
          <w:rPr>
            <w:rFonts w:ascii="Cambria" w:hAnsi="Cambria"/>
            <w:color w:val="000000" w:themeColor="text1"/>
            <w:sz w:val="28"/>
            <w:szCs w:val="28"/>
          </w:rPr>
          <w:t>she’d been locked in. S</w:t>
        </w:r>
      </w:ins>
      <w:ins w:id="16346" w:author="Claire S" w:date="2026-06-04T17:00:00Z" w16du:dateUtc="2026-06-04T16:00:00Z">
        <w:r w:rsidR="00EA34D4">
          <w:rPr>
            <w:rFonts w:ascii="Cambria" w:hAnsi="Cambria"/>
            <w:color w:val="000000" w:themeColor="text1"/>
            <w:sz w:val="28"/>
            <w:szCs w:val="28"/>
          </w:rPr>
          <w:t>he</w:t>
        </w:r>
      </w:ins>
      <w:ins w:id="16347" w:author="Claire S" w:date="2026-06-04T16:57:00Z" w16du:dateUtc="2026-06-04T15:57:00Z">
        <w:r w:rsidR="00596A09">
          <w:rPr>
            <w:rFonts w:ascii="Cambria" w:hAnsi="Cambria"/>
            <w:color w:val="000000" w:themeColor="text1"/>
            <w:sz w:val="28"/>
            <w:szCs w:val="28"/>
          </w:rPr>
          <w:t xml:space="preserve"> </w:t>
        </w:r>
      </w:ins>
      <w:del w:id="16348" w:author="Claire S" w:date="2026-05-21T15:21:00Z" w16du:dateUtc="2026-05-21T14:21:00Z">
        <w:r w:rsidR="00F04603" w:rsidRPr="00680898" w:rsidDel="00786515">
          <w:rPr>
            <w:rFonts w:ascii="Cambria" w:hAnsi="Cambria"/>
            <w:color w:val="000000" w:themeColor="text1"/>
            <w:sz w:val="28"/>
            <w:szCs w:val="28"/>
          </w:rPr>
          <w:tab/>
        </w:r>
      </w:del>
      <w:del w:id="16349" w:author="Claire S" w:date="2026-05-21T15:22:00Z" w16du:dateUtc="2026-05-21T14:22:00Z">
        <w:r w:rsidR="00F04603" w:rsidRPr="00680898" w:rsidDel="00786515">
          <w:rPr>
            <w:rFonts w:ascii="Cambria" w:hAnsi="Cambria"/>
            <w:color w:val="000000" w:themeColor="text1"/>
            <w:sz w:val="28"/>
            <w:szCs w:val="28"/>
          </w:rPr>
          <w:delText>S</w:delText>
        </w:r>
      </w:del>
      <w:del w:id="16350" w:author="Claire S" w:date="2026-05-21T15:21:00Z" w16du:dateUtc="2026-05-21T14:21:00Z">
        <w:r w:rsidR="00F04603" w:rsidRPr="00680898" w:rsidDel="00786515">
          <w:rPr>
            <w:rFonts w:ascii="Cambria" w:hAnsi="Cambria"/>
            <w:color w:val="000000" w:themeColor="text1"/>
            <w:sz w:val="28"/>
            <w:szCs w:val="28"/>
          </w:rPr>
          <w:delText>avanna</w:delText>
        </w:r>
      </w:del>
      <w:del w:id="16351" w:author="Claire S" w:date="2026-06-04T16:57:00Z" w16du:dateUtc="2026-06-04T15:57:00Z">
        <w:r w:rsidR="00F04603" w:rsidRPr="00680898" w:rsidDel="00596A09">
          <w:rPr>
            <w:rFonts w:ascii="Cambria" w:hAnsi="Cambria"/>
            <w:color w:val="000000" w:themeColor="text1"/>
            <w:sz w:val="28"/>
            <w:szCs w:val="28"/>
          </w:rPr>
          <w:delText>h</w:delText>
        </w:r>
        <w:r w:rsidR="00F04603" w:rsidRPr="00680898">
          <w:rPr>
            <w:rFonts w:ascii="Cambria" w:hAnsi="Cambria"/>
            <w:color w:val="000000" w:themeColor="text1"/>
            <w:sz w:val="28"/>
            <w:szCs w:val="28"/>
          </w:rPr>
          <w:delText xml:space="preserve"> </w:delText>
        </w:r>
      </w:del>
      <w:r w:rsidR="00F04603" w:rsidRPr="00680898">
        <w:rPr>
          <w:rFonts w:ascii="Cambria" w:hAnsi="Cambria"/>
          <w:color w:val="000000" w:themeColor="text1"/>
          <w:sz w:val="28"/>
          <w:szCs w:val="28"/>
        </w:rPr>
        <w:t xml:space="preserve">tried to collect her </w:t>
      </w:r>
      <w:r w:rsidR="00F04603" w:rsidRPr="00804468">
        <w:rPr>
          <w:rFonts w:ascii="Cambria" w:hAnsi="Cambria"/>
          <w:color w:val="000000" w:themeColor="text1"/>
          <w:sz w:val="28"/>
          <w:szCs w:val="28"/>
        </w:rPr>
        <w:t>wits</w:t>
      </w:r>
      <w:ins w:id="16352" w:author="Claire S" w:date="2026-06-04T17:25:00Z" w16du:dateUtc="2026-06-04T16:25:00Z">
        <w:r w:rsidR="00974116">
          <w:rPr>
            <w:rFonts w:ascii="Cambria" w:hAnsi="Cambria"/>
            <w:color w:val="000000" w:themeColor="text1"/>
            <w:sz w:val="28"/>
            <w:szCs w:val="28"/>
          </w:rPr>
          <w:t xml:space="preserve">, </w:t>
        </w:r>
      </w:ins>
      <w:ins w:id="16353" w:author="Claire S" w:date="2026-06-08T16:25:00Z" w16du:dateUtc="2026-06-08T15:25:00Z">
        <w:r>
          <w:rPr>
            <w:rFonts w:ascii="Cambria" w:hAnsi="Cambria"/>
            <w:color w:val="000000" w:themeColor="text1"/>
            <w:sz w:val="28"/>
            <w:szCs w:val="28"/>
          </w:rPr>
          <w:t>but t</w:t>
        </w:r>
      </w:ins>
      <w:ins w:id="16354" w:author="Claire S" w:date="2026-06-04T17:25:00Z" w16du:dateUtc="2026-06-04T16:25:00Z">
        <w:r w:rsidR="00974116">
          <w:rPr>
            <w:rFonts w:ascii="Cambria" w:hAnsi="Cambria"/>
            <w:color w:val="000000" w:themeColor="text1"/>
            <w:sz w:val="28"/>
            <w:szCs w:val="28"/>
          </w:rPr>
          <w:t xml:space="preserve">he </w:t>
        </w:r>
      </w:ins>
      <w:ins w:id="16355" w:author="Claire S" w:date="2026-06-04T17:28:00Z" w16du:dateUtc="2026-06-04T16:28:00Z">
        <w:r w:rsidR="002236C5">
          <w:rPr>
            <w:rFonts w:ascii="Cambria" w:hAnsi="Cambria"/>
            <w:color w:val="000000" w:themeColor="text1"/>
            <w:sz w:val="28"/>
            <w:szCs w:val="28"/>
          </w:rPr>
          <w:t>meds</w:t>
        </w:r>
      </w:ins>
      <w:ins w:id="16356" w:author="Claire S" w:date="2026-06-04T17:25:00Z" w16du:dateUtc="2026-06-04T16:25:00Z">
        <w:r w:rsidR="00974116">
          <w:rPr>
            <w:rFonts w:ascii="Cambria" w:hAnsi="Cambria"/>
            <w:color w:val="000000" w:themeColor="text1"/>
            <w:sz w:val="28"/>
            <w:szCs w:val="28"/>
          </w:rPr>
          <w:t xml:space="preserve"> </w:t>
        </w:r>
      </w:ins>
      <w:ins w:id="16357" w:author="Claire S" w:date="2026-06-08T16:25:00Z" w16du:dateUtc="2026-06-08T15:25:00Z">
        <w:r>
          <w:rPr>
            <w:rFonts w:ascii="Cambria" w:hAnsi="Cambria"/>
            <w:color w:val="000000" w:themeColor="text1"/>
            <w:sz w:val="28"/>
            <w:szCs w:val="28"/>
          </w:rPr>
          <w:t>were making it harder</w:t>
        </w:r>
        <w:del w:id="16358" w:author="Daisy Watt" w:date="2026-06-23T10:49:00Z" w16du:dateUtc="2026-06-23T08:49:00Z">
          <w:r w:rsidR="005F06B4">
            <w:rPr>
              <w:rFonts w:ascii="Cambria" w:hAnsi="Cambria"/>
              <w:color w:val="000000" w:themeColor="text1"/>
              <w:sz w:val="28"/>
              <w:szCs w:val="28"/>
            </w:rPr>
            <w:delText xml:space="preserve">, though at least </w:delText>
          </w:r>
          <w:r w:rsidR="005F06B4">
            <w:rPr>
              <w:rFonts w:ascii="Cambria" w:hAnsi="Cambria"/>
              <w:sz w:val="28"/>
              <w:szCs w:val="28"/>
            </w:rPr>
            <w:delText>her heart-rate was slowing now</w:delText>
          </w:r>
        </w:del>
        <w:r w:rsidR="005F06B4">
          <w:rPr>
            <w:rFonts w:ascii="Cambria" w:hAnsi="Cambria"/>
            <w:sz w:val="28"/>
            <w:szCs w:val="28"/>
          </w:rPr>
          <w:t>.</w:t>
        </w:r>
      </w:ins>
      <w:del w:id="16359" w:author="Claire S" w:date="2026-05-21T15:22:00Z" w16du:dateUtc="2026-05-21T14:22:00Z">
        <w:r w:rsidR="00F04603" w:rsidRPr="00680898" w:rsidDel="00786515">
          <w:rPr>
            <w:rFonts w:ascii="Cambria" w:hAnsi="Cambria"/>
            <w:color w:val="000000" w:themeColor="text1"/>
            <w:sz w:val="28"/>
            <w:szCs w:val="28"/>
          </w:rPr>
          <w:delText xml:space="preserve">; </w:delText>
        </w:r>
      </w:del>
      <w:del w:id="16360" w:author="Claire S" w:date="2026-06-05T08:56:00Z" w16du:dateUtc="2026-06-05T07:56:00Z">
        <w:r w:rsidR="00F04603" w:rsidRPr="00680898" w:rsidDel="00BB46F3">
          <w:rPr>
            <w:rFonts w:ascii="Cambria" w:hAnsi="Cambria"/>
            <w:color w:val="000000" w:themeColor="text1"/>
            <w:sz w:val="28"/>
            <w:szCs w:val="28"/>
          </w:rPr>
          <w:delText xml:space="preserve">she </w:delText>
        </w:r>
        <w:r w:rsidR="004914AC" w:rsidRPr="00680898" w:rsidDel="00BB46F3">
          <w:rPr>
            <w:rFonts w:ascii="Cambria" w:hAnsi="Cambria"/>
            <w:color w:val="000000" w:themeColor="text1"/>
            <w:sz w:val="28"/>
            <w:szCs w:val="28"/>
          </w:rPr>
          <w:delText>needed to get</w:delText>
        </w:r>
        <w:r w:rsidR="00F04603" w:rsidRPr="00680898" w:rsidDel="00BB46F3">
          <w:rPr>
            <w:rFonts w:ascii="Cambria" w:hAnsi="Cambria"/>
            <w:color w:val="000000" w:themeColor="text1"/>
            <w:sz w:val="28"/>
            <w:szCs w:val="28"/>
          </w:rPr>
          <w:delText xml:space="preserve"> </w:delText>
        </w:r>
        <w:r w:rsidR="004914AC" w:rsidRPr="00680898" w:rsidDel="00BB46F3">
          <w:rPr>
            <w:rFonts w:ascii="Cambria" w:hAnsi="Cambria"/>
            <w:color w:val="000000" w:themeColor="text1"/>
            <w:sz w:val="28"/>
            <w:szCs w:val="28"/>
          </w:rPr>
          <w:delText xml:space="preserve">Security to </w:delText>
        </w:r>
      </w:del>
      <w:del w:id="16361" w:author="Claire S" w:date="2026-05-21T15:22:00Z" w16du:dateUtc="2026-05-21T14:22:00Z">
        <w:r w:rsidR="004914AC" w:rsidRPr="00680898" w:rsidDel="00786515">
          <w:rPr>
            <w:rFonts w:ascii="Cambria" w:hAnsi="Cambria"/>
            <w:color w:val="000000" w:themeColor="text1"/>
            <w:sz w:val="28"/>
            <w:szCs w:val="28"/>
          </w:rPr>
          <w:delText>look down</w:delText>
        </w:r>
      </w:del>
      <w:del w:id="16362" w:author="Claire S" w:date="2026-06-05T08:56:00Z" w16du:dateUtc="2026-06-05T07:56:00Z">
        <w:r w:rsidR="004914AC" w:rsidRPr="00680898" w:rsidDel="00BB46F3">
          <w:rPr>
            <w:rFonts w:ascii="Cambria" w:hAnsi="Cambria"/>
            <w:color w:val="000000" w:themeColor="text1"/>
            <w:sz w:val="28"/>
            <w:szCs w:val="28"/>
          </w:rPr>
          <w:delText xml:space="preserve"> the passageway</w:delText>
        </w:r>
        <w:r w:rsidR="002671C1" w:rsidDel="00BB46F3">
          <w:rPr>
            <w:rFonts w:ascii="Cambria" w:hAnsi="Cambria"/>
            <w:color w:val="000000" w:themeColor="text1"/>
            <w:sz w:val="28"/>
            <w:szCs w:val="28"/>
          </w:rPr>
          <w:delText>,</w:delText>
        </w:r>
        <w:r w:rsidR="004914AC" w:rsidRPr="00680898" w:rsidDel="00BB46F3">
          <w:rPr>
            <w:rFonts w:ascii="Cambria" w:hAnsi="Cambria"/>
            <w:color w:val="000000" w:themeColor="text1"/>
            <w:sz w:val="28"/>
            <w:szCs w:val="28"/>
          </w:rPr>
          <w:delText xml:space="preserve"> </w:delText>
        </w:r>
      </w:del>
      <w:del w:id="16363" w:author="Claire S" w:date="2026-05-21T15:22:00Z" w16du:dateUtc="2026-05-21T14:22:00Z">
        <w:r w:rsidR="004914AC" w:rsidRPr="00680898" w:rsidDel="00786515">
          <w:rPr>
            <w:rFonts w:ascii="Cambria" w:hAnsi="Cambria"/>
            <w:color w:val="000000" w:themeColor="text1"/>
            <w:sz w:val="28"/>
            <w:szCs w:val="28"/>
          </w:rPr>
          <w:delText xml:space="preserve">or </w:delText>
        </w:r>
        <w:r w:rsidR="002671C1" w:rsidDel="00786515">
          <w:rPr>
            <w:rFonts w:ascii="Cambria" w:hAnsi="Cambria"/>
            <w:color w:val="000000" w:themeColor="text1"/>
            <w:sz w:val="28"/>
            <w:szCs w:val="28"/>
          </w:rPr>
          <w:delText>in</w:delText>
        </w:r>
      </w:del>
      <w:del w:id="16364" w:author="Claire S" w:date="2026-06-05T08:56:00Z" w16du:dateUtc="2026-06-05T07:56:00Z">
        <w:r w:rsidR="002671C1" w:rsidDel="00BB46F3">
          <w:rPr>
            <w:rFonts w:ascii="Cambria" w:hAnsi="Cambria"/>
            <w:color w:val="000000" w:themeColor="text1"/>
            <w:sz w:val="28"/>
            <w:szCs w:val="28"/>
          </w:rPr>
          <w:delText xml:space="preserve"> </w:delText>
        </w:r>
        <w:r w:rsidR="004914AC" w:rsidRPr="00680898" w:rsidDel="00BB46F3">
          <w:rPr>
            <w:rFonts w:ascii="Cambria" w:hAnsi="Cambria"/>
            <w:color w:val="000000" w:themeColor="text1"/>
            <w:sz w:val="28"/>
            <w:szCs w:val="28"/>
          </w:rPr>
          <w:delText>the cellars.</w:delText>
        </w:r>
      </w:del>
      <w:del w:id="16365" w:author="Claire S" w:date="2026-05-22T15:10:00Z" w16du:dateUtc="2026-05-22T14:10:00Z">
        <w:r w:rsidR="004914AC" w:rsidRPr="00680898" w:rsidDel="002B1D3D">
          <w:rPr>
            <w:rFonts w:ascii="Cambria" w:hAnsi="Cambria"/>
            <w:color w:val="000000" w:themeColor="text1"/>
            <w:sz w:val="28"/>
            <w:szCs w:val="28"/>
          </w:rPr>
          <w:delText xml:space="preserve"> </w:delText>
        </w:r>
      </w:del>
    </w:p>
    <w:p w14:paraId="6CB2A3AA" w14:textId="577A850B" w:rsidR="00D224ED" w:rsidRPr="00426A77" w:rsidRDefault="00E71823" w:rsidP="00BB46F3">
      <w:pPr>
        <w:spacing w:line="360" w:lineRule="auto"/>
        <w:ind w:firstLine="720"/>
        <w:contextualSpacing/>
        <w:rPr>
          <w:del w:id="16366" w:author="Claire S" w:date="2026-07-29T13:09:00Z" w16du:dateUtc="2026-07-29T12:09:00Z"/>
          <w:rFonts w:ascii="Cambria" w:hAnsi="Cambria"/>
          <w:sz w:val="28"/>
          <w:szCs w:val="28"/>
        </w:rPr>
      </w:pPr>
      <w:r>
        <w:rPr>
          <w:rFonts w:ascii="Cambria" w:hAnsi="Cambria"/>
          <w:sz w:val="28"/>
          <w:szCs w:val="28"/>
        </w:rPr>
        <w:t>‘</w:t>
      </w:r>
      <w:ins w:id="16367" w:author="Claire S" w:date="2026-06-08T16:25:00Z" w16du:dateUtc="2026-06-08T15:25:00Z">
        <w:r w:rsidR="005F06B4">
          <w:rPr>
            <w:rFonts w:ascii="Cambria" w:hAnsi="Cambria"/>
            <w:sz w:val="28"/>
            <w:szCs w:val="28"/>
          </w:rPr>
          <w:t>T</w:t>
        </w:r>
      </w:ins>
      <w:del w:id="16368" w:author="Claire S" w:date="2026-05-21T15:22:00Z" w16du:dateUtc="2026-05-21T14:22:00Z">
        <w:r w:rsidR="00C74494" w:rsidDel="00786515">
          <w:rPr>
            <w:rFonts w:ascii="Cambria" w:hAnsi="Cambria"/>
            <w:sz w:val="28"/>
            <w:szCs w:val="28"/>
          </w:rPr>
          <w:delText xml:space="preserve">So, </w:delText>
        </w:r>
        <w:r w:rsidR="00C74494" w:rsidDel="00CE32FE">
          <w:rPr>
            <w:rFonts w:ascii="Cambria" w:hAnsi="Cambria"/>
            <w:sz w:val="28"/>
            <w:szCs w:val="28"/>
          </w:rPr>
          <w:delText>l</w:delText>
        </w:r>
        <w:r w:rsidR="002C3584" w:rsidDel="00CE32FE">
          <w:rPr>
            <w:rFonts w:ascii="Cambria" w:hAnsi="Cambria"/>
            <w:sz w:val="28"/>
            <w:szCs w:val="28"/>
          </w:rPr>
          <w:delText>ike I said</w:delText>
        </w:r>
      </w:del>
      <w:del w:id="16369" w:author="Claire S" w:date="2026-05-22T15:10:00Z" w16du:dateUtc="2026-05-22T14:10:00Z">
        <w:r w:rsidR="002C3584" w:rsidDel="002B1D3D">
          <w:rPr>
            <w:rFonts w:ascii="Cambria" w:hAnsi="Cambria"/>
            <w:sz w:val="28"/>
            <w:szCs w:val="28"/>
          </w:rPr>
          <w:delText xml:space="preserve">, </w:delText>
        </w:r>
      </w:del>
      <w:del w:id="16370" w:author="Claire S" w:date="2026-06-08T16:25:00Z" w16du:dateUtc="2026-06-08T15:25:00Z">
        <w:r w:rsidR="002C3584" w:rsidDel="005F06B4">
          <w:rPr>
            <w:rFonts w:ascii="Cambria" w:hAnsi="Cambria"/>
            <w:sz w:val="28"/>
            <w:szCs w:val="28"/>
          </w:rPr>
          <w:delText>t</w:delText>
        </w:r>
      </w:del>
      <w:r w:rsidR="002C3584">
        <w:rPr>
          <w:rFonts w:ascii="Cambria" w:hAnsi="Cambria"/>
          <w:sz w:val="28"/>
          <w:szCs w:val="28"/>
        </w:rPr>
        <w:t>he g</w:t>
      </w:r>
      <w:r w:rsidR="00EF3CE7">
        <w:rPr>
          <w:rFonts w:ascii="Cambria" w:hAnsi="Cambria"/>
          <w:sz w:val="28"/>
          <w:szCs w:val="28"/>
        </w:rPr>
        <w:t xml:space="preserve">ood news is your alibi’s looking viable,’ </w:t>
      </w:r>
      <w:r w:rsidR="00DD282B">
        <w:rPr>
          <w:rFonts w:ascii="Cambria" w:hAnsi="Cambria"/>
          <w:sz w:val="28"/>
          <w:szCs w:val="28"/>
        </w:rPr>
        <w:t>Carl</w:t>
      </w:r>
      <w:r w:rsidR="00F44E8E">
        <w:rPr>
          <w:rFonts w:ascii="Cambria" w:hAnsi="Cambria"/>
          <w:sz w:val="28"/>
          <w:szCs w:val="28"/>
        </w:rPr>
        <w:t xml:space="preserve"> </w:t>
      </w:r>
      <w:del w:id="16371" w:author="Claire S" w:date="2026-05-21T15:23:00Z" w16du:dateUtc="2026-05-21T14:23:00Z">
        <w:r w:rsidR="009B5E6D" w:rsidRPr="000A5357" w:rsidDel="0049062E">
          <w:rPr>
            <w:rFonts w:ascii="Cambria" w:hAnsi="Cambria"/>
            <w:sz w:val="28"/>
            <w:szCs w:val="28"/>
            <w:highlight w:val="green"/>
            <w:rPrChange w:id="16372" w:author="Daisy Watt" w:date="2026-06-23T12:42:00Z" w16du:dateUtc="2026-06-23T10:42:00Z">
              <w:rPr>
                <w:rFonts w:ascii="Cambria" w:hAnsi="Cambria"/>
                <w:sz w:val="28"/>
                <w:szCs w:val="28"/>
              </w:rPr>
            </w:rPrChange>
          </w:rPr>
          <w:delText>tol</w:delText>
        </w:r>
        <w:r w:rsidR="00F44E8E" w:rsidRPr="000A5357" w:rsidDel="0049062E">
          <w:rPr>
            <w:rFonts w:ascii="Cambria" w:hAnsi="Cambria"/>
            <w:sz w:val="28"/>
            <w:szCs w:val="28"/>
            <w:highlight w:val="green"/>
            <w:rPrChange w:id="16373" w:author="Daisy Watt" w:date="2026-06-23T12:42:00Z" w16du:dateUtc="2026-06-23T10:42:00Z">
              <w:rPr>
                <w:rFonts w:ascii="Cambria" w:hAnsi="Cambria"/>
                <w:sz w:val="28"/>
                <w:szCs w:val="28"/>
              </w:rPr>
            </w:rPrChange>
          </w:rPr>
          <w:delText xml:space="preserve">d </w:delText>
        </w:r>
      </w:del>
      <w:ins w:id="16374" w:author="Claire S" w:date="2026-07-29T12:43:00Z" w16du:dateUtc="2026-07-29T11:43:00Z">
        <w:r w:rsidR="00ED00FD">
          <w:rPr>
            <w:rFonts w:ascii="Cambria" w:hAnsi="Cambria"/>
            <w:sz w:val="28"/>
            <w:szCs w:val="28"/>
          </w:rPr>
          <w:t>said</w:t>
        </w:r>
      </w:ins>
      <w:del w:id="16375" w:author="Claire S" w:date="2026-07-29T12:43:00Z" w16du:dateUtc="2026-07-29T11:43:00Z">
        <w:r w:rsidR="00F44E8E" w:rsidDel="00ED00FD">
          <w:rPr>
            <w:rFonts w:ascii="Cambria" w:hAnsi="Cambria"/>
            <w:sz w:val="28"/>
            <w:szCs w:val="28"/>
          </w:rPr>
          <w:delText>her</w:delText>
        </w:r>
      </w:del>
      <w:del w:id="16376" w:author="Claire S" w:date="2026-06-08T16:25:00Z" w16du:dateUtc="2026-06-08T15:25:00Z">
        <w:r w:rsidR="00680898" w:rsidDel="005F06B4">
          <w:rPr>
            <w:rFonts w:ascii="Cambria" w:hAnsi="Cambria"/>
            <w:sz w:val="28"/>
            <w:szCs w:val="28"/>
          </w:rPr>
          <w:delText xml:space="preserve"> as she </w:delText>
        </w:r>
      </w:del>
      <w:del w:id="16377" w:author="Claire S" w:date="2026-05-22T15:11:00Z" w16du:dateUtc="2026-05-22T14:11:00Z">
        <w:r w:rsidR="00680898" w:rsidDel="002B1D3D">
          <w:rPr>
            <w:rFonts w:ascii="Cambria" w:hAnsi="Cambria"/>
            <w:sz w:val="28"/>
            <w:szCs w:val="28"/>
          </w:rPr>
          <w:delText xml:space="preserve">began to </w:delText>
        </w:r>
      </w:del>
      <w:del w:id="16378" w:author="Claire S" w:date="2026-06-08T16:25:00Z" w16du:dateUtc="2026-06-08T15:25:00Z">
        <w:r w:rsidR="00680898" w:rsidDel="005F06B4">
          <w:rPr>
            <w:rFonts w:ascii="Cambria" w:hAnsi="Cambria"/>
            <w:sz w:val="28"/>
            <w:szCs w:val="28"/>
          </w:rPr>
          <w:delText>s</w:delText>
        </w:r>
      </w:del>
      <w:del w:id="16379" w:author="Claire S" w:date="2026-06-04T16:58:00Z" w16du:dateUtc="2026-06-04T15:58:00Z">
        <w:r w:rsidR="00680898" w:rsidDel="00CE7F7A">
          <w:rPr>
            <w:rFonts w:ascii="Cambria" w:hAnsi="Cambria"/>
            <w:sz w:val="28"/>
            <w:szCs w:val="28"/>
          </w:rPr>
          <w:delText xml:space="preserve">ettle </w:delText>
        </w:r>
        <w:r w:rsidR="00680898">
          <w:rPr>
            <w:rFonts w:ascii="Cambria" w:hAnsi="Cambria"/>
            <w:sz w:val="28"/>
            <w:szCs w:val="28"/>
          </w:rPr>
          <w:delText>a bit</w:delText>
        </w:r>
      </w:del>
      <w:r w:rsidR="00EF3CE7">
        <w:rPr>
          <w:rFonts w:ascii="Cambria" w:hAnsi="Cambria"/>
          <w:sz w:val="28"/>
          <w:szCs w:val="28"/>
        </w:rPr>
        <w:t>.</w:t>
      </w:r>
      <w:r w:rsidR="00D224ED">
        <w:rPr>
          <w:rFonts w:ascii="Cambria" w:hAnsi="Cambria"/>
          <w:sz w:val="28"/>
          <w:szCs w:val="28"/>
        </w:rPr>
        <w:t xml:space="preserve"> </w:t>
      </w:r>
      <w:commentRangeStart w:id="16380"/>
      <w:del w:id="16381" w:author="Claire S" w:date="2026-06-08T16:26:00Z" w16du:dateUtc="2026-06-08T15:26:00Z">
        <w:r w:rsidR="00D224ED" w:rsidDel="00E77854">
          <w:rPr>
            <w:rFonts w:ascii="Cambria" w:hAnsi="Cambria"/>
            <w:sz w:val="28"/>
            <w:szCs w:val="28"/>
          </w:rPr>
          <w:delText xml:space="preserve">Normally </w:delText>
        </w:r>
        <w:r w:rsidR="00C74494" w:rsidDel="00E77854">
          <w:rPr>
            <w:rFonts w:ascii="Cambria" w:hAnsi="Cambria"/>
            <w:sz w:val="28"/>
            <w:szCs w:val="28"/>
          </w:rPr>
          <w:delText>she’d have enjoyed being on her own with</w:delText>
        </w:r>
      </w:del>
      <w:del w:id="16382" w:author="Claire S" w:date="2026-06-04T16:58:00Z" w16du:dateUtc="2026-06-04T15:58:00Z">
        <w:r w:rsidR="00C74494">
          <w:rPr>
            <w:rFonts w:ascii="Cambria" w:hAnsi="Cambria"/>
            <w:sz w:val="28"/>
            <w:szCs w:val="28"/>
          </w:rPr>
          <w:delText xml:space="preserve"> him</w:delText>
        </w:r>
      </w:del>
      <w:del w:id="16383" w:author="Claire S" w:date="2026-05-21T15:23:00Z" w16du:dateUtc="2026-05-21T14:23:00Z">
        <w:r w:rsidR="00C74494" w:rsidDel="0049062E">
          <w:rPr>
            <w:rFonts w:ascii="Cambria" w:hAnsi="Cambria"/>
            <w:sz w:val="28"/>
            <w:szCs w:val="28"/>
          </w:rPr>
          <w:delText xml:space="preserve">, </w:delText>
        </w:r>
        <w:r w:rsidR="00D224ED" w:rsidDel="0049062E">
          <w:rPr>
            <w:rFonts w:ascii="Cambria" w:hAnsi="Cambria"/>
            <w:sz w:val="28"/>
            <w:szCs w:val="28"/>
          </w:rPr>
          <w:delText>because</w:delText>
        </w:r>
      </w:del>
      <w:del w:id="16384" w:author="Claire S" w:date="2026-06-04T17:25:00Z" w16du:dateUtc="2026-06-04T16:25:00Z">
        <w:r w:rsidR="00D224ED">
          <w:rPr>
            <w:rFonts w:ascii="Cambria" w:hAnsi="Cambria"/>
            <w:sz w:val="28"/>
            <w:szCs w:val="28"/>
          </w:rPr>
          <w:delText>,</w:delText>
        </w:r>
      </w:del>
      <w:del w:id="16385" w:author="Claire S" w:date="2026-07-29T12:28:00Z" w16du:dateUtc="2026-07-29T11:28:00Z">
        <w:r w:rsidR="00D224ED" w:rsidDel="00B05B0D">
          <w:rPr>
            <w:rFonts w:ascii="Cambria" w:hAnsi="Cambria"/>
            <w:sz w:val="28"/>
            <w:szCs w:val="28"/>
          </w:rPr>
          <w:delText xml:space="preserve"> gosh, was he handsome</w:delText>
        </w:r>
      </w:del>
      <w:del w:id="16386" w:author="Claire S" w:date="2026-05-21T15:23:00Z" w16du:dateUtc="2026-05-21T14:23:00Z">
        <w:r w:rsidR="00C74494" w:rsidDel="00CE32FE">
          <w:rPr>
            <w:rFonts w:ascii="Cambria" w:hAnsi="Cambria"/>
            <w:sz w:val="28"/>
            <w:szCs w:val="28"/>
          </w:rPr>
          <w:delText xml:space="preserve">, </w:delText>
        </w:r>
      </w:del>
      <w:del w:id="16387" w:author="Claire S" w:date="2026-07-29T12:28:00Z" w16du:dateUtc="2026-07-29T11:28:00Z">
        <w:r w:rsidR="00C74494" w:rsidDel="00B05B0D">
          <w:rPr>
            <w:rFonts w:ascii="Cambria" w:hAnsi="Cambria"/>
            <w:sz w:val="28"/>
            <w:szCs w:val="28"/>
          </w:rPr>
          <w:delText>l</w:delText>
        </w:r>
        <w:r w:rsidR="00D224ED" w:rsidDel="00B05B0D">
          <w:rPr>
            <w:rFonts w:ascii="Cambria" w:hAnsi="Cambria"/>
            <w:sz w:val="28"/>
            <w:szCs w:val="28"/>
          </w:rPr>
          <w:delText>ike a young Jamie Foxx</w:delText>
        </w:r>
      </w:del>
      <w:del w:id="16388" w:author="Claire S" w:date="2026-05-21T15:23:00Z" w16du:dateUtc="2026-05-21T14:23:00Z">
        <w:r w:rsidR="00D224ED" w:rsidDel="00CE32FE">
          <w:rPr>
            <w:rFonts w:ascii="Cambria" w:hAnsi="Cambria"/>
            <w:sz w:val="28"/>
            <w:szCs w:val="28"/>
          </w:rPr>
          <w:delText xml:space="preserve">, </w:delText>
        </w:r>
      </w:del>
      <w:del w:id="16389" w:author="Claire S" w:date="2026-07-29T12:28:00Z" w16du:dateUtc="2026-07-29T11:28:00Z">
        <w:r w:rsidR="00D224ED" w:rsidDel="00B05B0D">
          <w:rPr>
            <w:rFonts w:ascii="Cambria" w:hAnsi="Cambria"/>
            <w:sz w:val="28"/>
            <w:szCs w:val="28"/>
          </w:rPr>
          <w:delText>but</w:delText>
        </w:r>
      </w:del>
      <w:del w:id="16390" w:author="Claire S" w:date="2026-06-08T16:26:00Z" w16du:dateUtc="2026-06-08T15:26:00Z">
        <w:r w:rsidR="00D224ED" w:rsidDel="00817131">
          <w:rPr>
            <w:rFonts w:ascii="Cambria" w:hAnsi="Cambria"/>
            <w:sz w:val="28"/>
            <w:szCs w:val="28"/>
          </w:rPr>
          <w:delText xml:space="preserve"> </w:delText>
        </w:r>
      </w:del>
      <w:del w:id="16391" w:author="Claire S" w:date="2026-07-29T12:28:00Z" w16du:dateUtc="2026-07-29T11:28:00Z">
        <w:r w:rsidR="00D224ED" w:rsidDel="00B05B0D">
          <w:rPr>
            <w:rFonts w:ascii="Cambria" w:hAnsi="Cambria"/>
            <w:sz w:val="28"/>
            <w:szCs w:val="28"/>
          </w:rPr>
          <w:delText xml:space="preserve">she </w:delText>
        </w:r>
      </w:del>
      <w:del w:id="16392" w:author="Claire S" w:date="2026-05-22T15:11:00Z" w16du:dateUtc="2026-05-22T14:11:00Z">
        <w:r w:rsidR="00D224ED" w:rsidDel="002B1D3D">
          <w:rPr>
            <w:rFonts w:ascii="Cambria" w:hAnsi="Cambria"/>
            <w:sz w:val="28"/>
            <w:szCs w:val="28"/>
          </w:rPr>
          <w:delText xml:space="preserve">was </w:delText>
        </w:r>
        <w:r w:rsidR="00680898" w:rsidDel="002B1D3D">
          <w:rPr>
            <w:rFonts w:ascii="Cambria" w:hAnsi="Cambria"/>
            <w:sz w:val="28"/>
            <w:szCs w:val="28"/>
          </w:rPr>
          <w:delText>rattled</w:delText>
        </w:r>
        <w:r w:rsidR="00C74494" w:rsidDel="002B1D3D">
          <w:rPr>
            <w:rFonts w:ascii="Cambria" w:hAnsi="Cambria"/>
            <w:sz w:val="28"/>
            <w:szCs w:val="28"/>
          </w:rPr>
          <w:delText xml:space="preserve"> to the core</w:delText>
        </w:r>
      </w:del>
      <w:del w:id="16393" w:author="Claire S" w:date="2026-06-04T17:26:00Z" w16du:dateUtc="2026-06-04T16:26:00Z">
        <w:r w:rsidR="00EA34D4">
          <w:rPr>
            <w:rFonts w:ascii="Cambria" w:hAnsi="Cambria"/>
            <w:sz w:val="28"/>
            <w:szCs w:val="28"/>
          </w:rPr>
          <w:delText>.</w:delText>
        </w:r>
      </w:del>
      <w:commentRangeEnd w:id="16380"/>
      <w:del w:id="16394" w:author="Claire S" w:date="2026-07-29T12:28:00Z" w16du:dateUtc="2026-07-29T11:28:00Z">
        <w:r w:rsidR="000A5357" w:rsidRPr="00426A77" w:rsidDel="00B05B0D">
          <w:rPr>
            <w:rStyle w:val="CommentReference"/>
            <w:rFonts w:ascii="Cambria" w:hAnsi="Cambria"/>
            <w:sz w:val="28"/>
            <w:szCs w:val="28"/>
          </w:rPr>
          <w:commentReference w:id="16380"/>
        </w:r>
      </w:del>
    </w:p>
    <w:p w14:paraId="6C7AB584" w14:textId="530F649B" w:rsidR="00A655D1" w:rsidRDefault="00EF3CE7" w:rsidP="00212DE5">
      <w:pPr>
        <w:spacing w:line="360" w:lineRule="auto"/>
        <w:ind w:firstLine="720"/>
        <w:contextualSpacing/>
        <w:rPr>
          <w:rFonts w:ascii="Cambria" w:hAnsi="Cambria"/>
          <w:sz w:val="28"/>
          <w:szCs w:val="28"/>
        </w:rPr>
      </w:pPr>
      <w:del w:id="16395" w:author="Claire S" w:date="2026-07-29T13:09:00Z" w16du:dateUtc="2026-07-29T12:09:00Z">
        <w:r>
          <w:rPr>
            <w:rFonts w:ascii="Cambria" w:hAnsi="Cambria"/>
            <w:sz w:val="28"/>
            <w:szCs w:val="28"/>
          </w:rPr>
          <w:delText xml:space="preserve"> </w:delText>
        </w:r>
      </w:del>
      <w:r>
        <w:rPr>
          <w:rFonts w:ascii="Cambria" w:hAnsi="Cambria"/>
          <w:sz w:val="28"/>
          <w:szCs w:val="28"/>
        </w:rPr>
        <w:t>‘</w:t>
      </w:r>
      <w:ins w:id="16396" w:author="Claire S" w:date="2026-06-08T16:26:00Z" w16du:dateUtc="2026-06-08T15:26:00Z">
        <w:r w:rsidR="00E77854">
          <w:rPr>
            <w:rFonts w:ascii="Cambria" w:hAnsi="Cambria"/>
            <w:sz w:val="28"/>
            <w:szCs w:val="28"/>
          </w:rPr>
          <w:t>T</w:t>
        </w:r>
      </w:ins>
      <w:del w:id="16397" w:author="Claire S" w:date="2026-06-04T17:00:00Z" w16du:dateUtc="2026-06-04T16:00:00Z">
        <w:r w:rsidR="00212DE5">
          <w:rPr>
            <w:rFonts w:ascii="Cambria" w:hAnsi="Cambria"/>
            <w:sz w:val="28"/>
            <w:szCs w:val="28"/>
          </w:rPr>
          <w:delText>T</w:delText>
        </w:r>
      </w:del>
      <w:r w:rsidR="007301B6">
        <w:rPr>
          <w:rFonts w:ascii="Cambria" w:hAnsi="Cambria"/>
          <w:sz w:val="28"/>
          <w:szCs w:val="28"/>
        </w:rPr>
        <w:t>he police</w:t>
      </w:r>
      <w:r w:rsidR="00212DE5">
        <w:rPr>
          <w:rFonts w:ascii="Cambria" w:hAnsi="Cambria"/>
          <w:sz w:val="28"/>
          <w:szCs w:val="28"/>
        </w:rPr>
        <w:t xml:space="preserve"> have watched</w:t>
      </w:r>
      <w:r w:rsidR="007301B6">
        <w:rPr>
          <w:rFonts w:ascii="Cambria" w:hAnsi="Cambria"/>
          <w:sz w:val="28"/>
          <w:szCs w:val="28"/>
        </w:rPr>
        <w:t xml:space="preserve"> </w:t>
      </w:r>
      <w:r w:rsidR="00F44E8E">
        <w:rPr>
          <w:rFonts w:ascii="Cambria" w:hAnsi="Cambria"/>
          <w:sz w:val="28"/>
          <w:szCs w:val="28"/>
        </w:rPr>
        <w:t>the CCTV</w:t>
      </w:r>
      <w:r w:rsidR="00212DE5">
        <w:rPr>
          <w:rFonts w:ascii="Cambria" w:hAnsi="Cambria"/>
          <w:sz w:val="28"/>
          <w:szCs w:val="28"/>
        </w:rPr>
        <w:t xml:space="preserve"> of you going into and leaving the </w:t>
      </w:r>
      <w:r w:rsidR="009B5E6D">
        <w:rPr>
          <w:rFonts w:ascii="Cambria" w:hAnsi="Cambria"/>
          <w:sz w:val="28"/>
          <w:szCs w:val="28"/>
        </w:rPr>
        <w:t xml:space="preserve">family penthouse </w:t>
      </w:r>
      <w:r w:rsidR="001E46F3">
        <w:rPr>
          <w:rFonts w:ascii="Cambria" w:hAnsi="Cambria"/>
          <w:sz w:val="28"/>
          <w:szCs w:val="28"/>
        </w:rPr>
        <w:t>flat</w:t>
      </w:r>
      <w:r w:rsidR="00212DE5">
        <w:rPr>
          <w:rFonts w:ascii="Cambria" w:hAnsi="Cambria"/>
          <w:sz w:val="28"/>
          <w:szCs w:val="28"/>
        </w:rPr>
        <w:t>.</w:t>
      </w:r>
      <w:ins w:id="16398" w:author="Claire S" w:date="2026-07-29T13:09:00Z" w16du:dateUtc="2026-07-29T12:09:00Z">
        <w:r w:rsidR="0060252E">
          <w:rPr>
            <w:rFonts w:ascii="Cambria" w:hAnsi="Cambria"/>
            <w:sz w:val="28"/>
            <w:szCs w:val="28"/>
          </w:rPr>
          <w:t xml:space="preserve"> </w:t>
        </w:r>
      </w:ins>
      <w:del w:id="16399" w:author="Claire S" w:date="2026-06-04T17:29:00Z" w16du:dateUtc="2026-06-04T16:29:00Z">
        <w:r w:rsidR="00212DE5">
          <w:rPr>
            <w:rFonts w:ascii="Cambria" w:hAnsi="Cambria"/>
            <w:sz w:val="28"/>
            <w:szCs w:val="28"/>
          </w:rPr>
          <w:delText xml:space="preserve"> </w:delText>
        </w:r>
      </w:del>
      <w:r w:rsidR="001E46F3">
        <w:rPr>
          <w:rFonts w:ascii="Cambria" w:hAnsi="Cambria"/>
          <w:sz w:val="28"/>
          <w:szCs w:val="28"/>
        </w:rPr>
        <w:t>Obviously</w:t>
      </w:r>
      <w:ins w:id="16400" w:author="Daisy Watt" w:date="2026-06-23T10:51:00Z" w16du:dateUtc="2026-06-23T08:51:00Z">
        <w:r w:rsidR="000A5357">
          <w:rPr>
            <w:rFonts w:ascii="Cambria" w:hAnsi="Cambria"/>
            <w:sz w:val="28"/>
            <w:szCs w:val="28"/>
          </w:rPr>
          <w:t>,</w:t>
        </w:r>
      </w:ins>
      <w:r w:rsidR="001E46F3">
        <w:rPr>
          <w:rFonts w:ascii="Cambria" w:hAnsi="Cambria"/>
          <w:sz w:val="28"/>
          <w:szCs w:val="28"/>
        </w:rPr>
        <w:t xml:space="preserve"> if they put more heat on you, or </w:t>
      </w:r>
      <w:r w:rsidR="00F35412">
        <w:rPr>
          <w:rFonts w:ascii="Cambria" w:hAnsi="Cambria"/>
          <w:sz w:val="28"/>
          <w:szCs w:val="28"/>
        </w:rPr>
        <w:t>call</w:t>
      </w:r>
      <w:r w:rsidR="001E46F3">
        <w:rPr>
          <w:rFonts w:ascii="Cambria" w:hAnsi="Cambria"/>
          <w:sz w:val="28"/>
          <w:szCs w:val="28"/>
        </w:rPr>
        <w:t xml:space="preserve"> you in for questioning,’ he </w:t>
      </w:r>
      <w:del w:id="16401" w:author="Claire S" w:date="2026-07-29T12:43:00Z" w16du:dateUtc="2026-07-29T11:43:00Z">
        <w:r w:rsidR="009B023F" w:rsidRPr="000A5357" w:rsidDel="0063073F">
          <w:rPr>
            <w:rFonts w:ascii="Cambria" w:hAnsi="Cambria"/>
            <w:sz w:val="28"/>
            <w:szCs w:val="28"/>
            <w:highlight w:val="green"/>
            <w:rPrChange w:id="16402" w:author="Daisy Watt" w:date="2026-06-23T12:42:00Z" w16du:dateUtc="2026-06-23T10:42:00Z">
              <w:rPr>
                <w:rFonts w:ascii="Cambria" w:hAnsi="Cambria"/>
                <w:sz w:val="28"/>
                <w:szCs w:val="28"/>
              </w:rPr>
            </w:rPrChange>
          </w:rPr>
          <w:delText>assured</w:delText>
        </w:r>
        <w:r w:rsidR="009B023F" w:rsidDel="0063073F">
          <w:rPr>
            <w:rFonts w:ascii="Cambria" w:hAnsi="Cambria"/>
            <w:sz w:val="28"/>
            <w:szCs w:val="28"/>
          </w:rPr>
          <w:delText xml:space="preserve"> her</w:delText>
        </w:r>
        <w:r w:rsidR="00A655D1" w:rsidDel="0063073F">
          <w:rPr>
            <w:rFonts w:ascii="Cambria" w:hAnsi="Cambria"/>
            <w:sz w:val="28"/>
            <w:szCs w:val="28"/>
          </w:rPr>
          <w:delText>,</w:delText>
        </w:r>
      </w:del>
      <w:ins w:id="16403" w:author="Claire S" w:date="2026-07-29T12:43:00Z" w16du:dateUtc="2026-07-29T11:43:00Z">
        <w:r w:rsidR="0063073F">
          <w:rPr>
            <w:rFonts w:ascii="Cambria" w:hAnsi="Cambria"/>
            <w:sz w:val="28"/>
            <w:szCs w:val="28"/>
          </w:rPr>
          <w:t>added,</w:t>
        </w:r>
      </w:ins>
      <w:ins w:id="16404" w:author="Claire S" w:date="2026-07-29T13:09:00Z" w16du:dateUtc="2026-07-29T12:09:00Z">
        <w:r w:rsidR="00A655D1">
          <w:rPr>
            <w:rFonts w:ascii="Cambria" w:hAnsi="Cambria"/>
            <w:sz w:val="28"/>
            <w:szCs w:val="28"/>
          </w:rPr>
          <w:t xml:space="preserve"> </w:t>
        </w:r>
        <w:r w:rsidR="0060252E">
          <w:rPr>
            <w:rFonts w:ascii="Cambria" w:hAnsi="Cambria"/>
            <w:sz w:val="28"/>
            <w:szCs w:val="28"/>
          </w:rPr>
          <w:t xml:space="preserve">exchanging the teapot for a </w:t>
        </w:r>
      </w:ins>
      <w:ins w:id="16405" w:author="Claire S" w:date="2026-07-29T13:10:00Z" w16du:dateUtc="2026-07-29T12:10:00Z">
        <w:r w:rsidR="0060252E">
          <w:rPr>
            <w:rFonts w:ascii="Cambria" w:hAnsi="Cambria"/>
            <w:sz w:val="28"/>
            <w:szCs w:val="28"/>
          </w:rPr>
          <w:t>gold</w:t>
        </w:r>
      </w:ins>
      <w:ins w:id="16406" w:author="Claire S" w:date="2026-07-29T13:09:00Z" w16du:dateUtc="2026-07-29T12:09:00Z">
        <w:r w:rsidR="0060252E">
          <w:rPr>
            <w:rFonts w:ascii="Cambria" w:hAnsi="Cambria"/>
            <w:sz w:val="28"/>
            <w:szCs w:val="28"/>
          </w:rPr>
          <w:t xml:space="preserve"> pen </w:t>
        </w:r>
      </w:ins>
      <w:ins w:id="16407" w:author="Claire S" w:date="2026-07-29T13:14:00Z" w16du:dateUtc="2026-07-29T12:14:00Z">
        <w:r w:rsidR="00A9426D">
          <w:rPr>
            <w:rFonts w:ascii="Cambria" w:hAnsi="Cambria"/>
            <w:sz w:val="28"/>
            <w:szCs w:val="28"/>
          </w:rPr>
          <w:t xml:space="preserve">and notebook </w:t>
        </w:r>
      </w:ins>
      <w:ins w:id="16408" w:author="Claire S" w:date="2026-07-29T13:09:00Z" w16du:dateUtc="2026-07-29T12:09:00Z">
        <w:r w:rsidR="0060252E">
          <w:rPr>
            <w:rFonts w:ascii="Cambria" w:hAnsi="Cambria"/>
            <w:sz w:val="28"/>
            <w:szCs w:val="28"/>
          </w:rPr>
          <w:t xml:space="preserve">from his </w:t>
        </w:r>
      </w:ins>
      <w:ins w:id="16409" w:author="Claire S" w:date="2026-07-29T13:10:00Z" w16du:dateUtc="2026-07-29T12:10:00Z">
        <w:r w:rsidR="0060252E">
          <w:rPr>
            <w:rFonts w:ascii="Cambria" w:hAnsi="Cambria"/>
            <w:sz w:val="28"/>
            <w:szCs w:val="28"/>
          </w:rPr>
          <w:t>top pock</w:t>
        </w:r>
      </w:ins>
      <w:ins w:id="16410" w:author="Claire S" w:date="2026-07-29T13:09:00Z" w16du:dateUtc="2026-07-29T12:09:00Z">
        <w:r w:rsidR="0060252E">
          <w:rPr>
            <w:rFonts w:ascii="Cambria" w:hAnsi="Cambria"/>
            <w:sz w:val="28"/>
            <w:szCs w:val="28"/>
          </w:rPr>
          <w:t>e</w:t>
        </w:r>
      </w:ins>
      <w:ins w:id="16411" w:author="Claire S" w:date="2026-07-29T13:10:00Z" w16du:dateUtc="2026-07-29T12:10:00Z">
        <w:r w:rsidR="0060252E">
          <w:rPr>
            <w:rFonts w:ascii="Cambria" w:hAnsi="Cambria"/>
            <w:sz w:val="28"/>
            <w:szCs w:val="28"/>
          </w:rPr>
          <w:t>t</w:t>
        </w:r>
      </w:ins>
      <w:ins w:id="16412" w:author="Claire S" w:date="2026-07-29T13:09:00Z" w16du:dateUtc="2026-07-29T12:09:00Z">
        <w:r w:rsidR="0060252E">
          <w:rPr>
            <w:rFonts w:ascii="Cambria" w:hAnsi="Cambria"/>
            <w:sz w:val="28"/>
            <w:szCs w:val="28"/>
          </w:rPr>
          <w:t>.</w:t>
        </w:r>
      </w:ins>
      <w:r w:rsidR="00A655D1">
        <w:rPr>
          <w:rFonts w:ascii="Cambria" w:hAnsi="Cambria"/>
          <w:sz w:val="28"/>
          <w:szCs w:val="28"/>
        </w:rPr>
        <w:t xml:space="preserve"> ‘I’ll be with you.</w:t>
      </w:r>
      <w:ins w:id="16413" w:author="Claire S" w:date="2026-06-04T17:30:00Z" w16du:dateUtc="2026-06-04T16:30:00Z">
        <w:r w:rsidR="006E7DEE">
          <w:rPr>
            <w:rFonts w:ascii="Cambria" w:hAnsi="Cambria"/>
            <w:sz w:val="28"/>
            <w:szCs w:val="28"/>
          </w:rPr>
          <w:t xml:space="preserve"> </w:t>
        </w:r>
      </w:ins>
      <w:ins w:id="16414" w:author="Claire S" w:date="2026-07-29T12:44:00Z" w16du:dateUtc="2026-07-29T11:44:00Z">
        <w:r w:rsidR="0063073F">
          <w:rPr>
            <w:rFonts w:ascii="Cambria" w:hAnsi="Cambria"/>
            <w:sz w:val="28"/>
            <w:szCs w:val="28"/>
          </w:rPr>
          <w:t>But I want to check, i</w:t>
        </w:r>
      </w:ins>
      <w:ins w:id="16415" w:author="Claire S" w:date="2026-06-04T17:30:00Z" w16du:dateUtc="2026-06-04T16:30:00Z">
        <w:r w:rsidR="006E7DEE">
          <w:rPr>
            <w:rFonts w:ascii="Cambria" w:hAnsi="Cambria"/>
            <w:sz w:val="28"/>
            <w:szCs w:val="28"/>
          </w:rPr>
          <w:t>s there anything else you haven’t shared</w:t>
        </w:r>
      </w:ins>
      <w:ins w:id="16416" w:author="Daisy Watt" w:date="2026-06-22T22:20:00Z" w16du:dateUtc="2026-06-22T20:20:00Z">
        <w:del w:id="16417" w:author="Claire S" w:date="2026-07-29T12:44:00Z" w16du:dateUtc="2026-07-29T11:44:00Z">
          <w:r w:rsidR="007F4FD6" w:rsidDel="0063073F">
            <w:rPr>
              <w:rFonts w:ascii="Cambria" w:hAnsi="Cambria"/>
              <w:sz w:val="28"/>
              <w:szCs w:val="28"/>
            </w:rPr>
            <w:delText>,</w:delText>
          </w:r>
        </w:del>
      </w:ins>
      <w:ins w:id="16418" w:author="Claire S" w:date="2026-06-04T17:30:00Z" w16du:dateUtc="2026-06-04T16:30:00Z">
        <w:r w:rsidR="006E7DEE">
          <w:rPr>
            <w:rFonts w:ascii="Cambria" w:hAnsi="Cambria"/>
            <w:sz w:val="28"/>
            <w:szCs w:val="28"/>
          </w:rPr>
          <w:t xml:space="preserve">?  Anything </w:t>
        </w:r>
      </w:ins>
      <w:ins w:id="16419" w:author="Claire S" w:date="2026-07-29T12:44:00Z" w16du:dateUtc="2026-07-29T11:44:00Z">
        <w:r w:rsidR="0063073F">
          <w:rPr>
            <w:rFonts w:ascii="Cambria" w:hAnsi="Cambria"/>
            <w:sz w:val="28"/>
            <w:szCs w:val="28"/>
          </w:rPr>
          <w:t xml:space="preserve">at all </w:t>
        </w:r>
      </w:ins>
      <w:ins w:id="16420" w:author="Claire S" w:date="2026-06-04T17:30:00Z" w16du:dateUtc="2026-06-04T16:30:00Z">
        <w:r w:rsidR="006E7DEE">
          <w:rPr>
            <w:rFonts w:ascii="Cambria" w:hAnsi="Cambria"/>
            <w:sz w:val="28"/>
            <w:szCs w:val="28"/>
          </w:rPr>
          <w:t>they might pick up on?</w:t>
        </w:r>
      </w:ins>
      <w:r w:rsidR="00A655D1">
        <w:rPr>
          <w:rFonts w:ascii="Cambria" w:hAnsi="Cambria"/>
          <w:sz w:val="28"/>
          <w:szCs w:val="28"/>
        </w:rPr>
        <w:t>’</w:t>
      </w:r>
    </w:p>
    <w:p w14:paraId="66F7E015" w14:textId="187DF289" w:rsidR="0056009B" w:rsidRDefault="00A655D1" w:rsidP="00A655D1">
      <w:pPr>
        <w:spacing w:line="360" w:lineRule="auto"/>
        <w:ind w:firstLine="720"/>
        <w:contextualSpacing/>
        <w:rPr>
          <w:rFonts w:ascii="Cambria" w:hAnsi="Cambria"/>
          <w:sz w:val="28"/>
          <w:szCs w:val="28"/>
        </w:rPr>
      </w:pPr>
      <w:r>
        <w:rPr>
          <w:rFonts w:ascii="Cambria" w:hAnsi="Cambria"/>
          <w:sz w:val="28"/>
          <w:szCs w:val="28"/>
        </w:rPr>
        <w:t>‘</w:t>
      </w:r>
      <w:r w:rsidR="008B78E0">
        <w:rPr>
          <w:rFonts w:ascii="Cambria" w:hAnsi="Cambria"/>
          <w:sz w:val="28"/>
          <w:szCs w:val="28"/>
        </w:rPr>
        <w:t xml:space="preserve">Just </w:t>
      </w:r>
      <w:r>
        <w:rPr>
          <w:rFonts w:ascii="Cambria" w:hAnsi="Cambria"/>
          <w:sz w:val="28"/>
          <w:szCs w:val="28"/>
        </w:rPr>
        <w:t xml:space="preserve">remember, it’s always </w:t>
      </w:r>
      <w:r w:rsidRPr="000A5357">
        <w:rPr>
          <w:rFonts w:ascii="Cambria" w:hAnsi="Cambria"/>
          <w:i/>
          <w:sz w:val="28"/>
          <w:szCs w:val="28"/>
          <w:rPrChange w:id="16421" w:author="Daisy Watt" w:date="2026-06-23T12:42:00Z" w16du:dateUtc="2026-06-23T10:42:00Z">
            <w:rPr>
              <w:rFonts w:ascii="Cambria" w:hAnsi="Cambria"/>
              <w:sz w:val="28"/>
              <w:szCs w:val="28"/>
            </w:rPr>
          </w:rPrChange>
        </w:rPr>
        <w:t>no comment</w:t>
      </w:r>
      <w:r>
        <w:rPr>
          <w:rFonts w:ascii="Cambria" w:hAnsi="Cambria"/>
          <w:sz w:val="28"/>
          <w:szCs w:val="28"/>
        </w:rPr>
        <w:t xml:space="preserve">,’ </w:t>
      </w:r>
      <w:ins w:id="16422" w:author="Claire S" w:date="2026-06-04T17:28:00Z" w16du:dateUtc="2026-06-04T16:28:00Z">
        <w:r w:rsidR="006E7DEE">
          <w:rPr>
            <w:rFonts w:ascii="Cambria" w:hAnsi="Cambria"/>
            <w:sz w:val="28"/>
            <w:szCs w:val="28"/>
          </w:rPr>
          <w:t xml:space="preserve">said </w:t>
        </w:r>
      </w:ins>
      <w:ins w:id="16423" w:author="Claire S" w:date="2026-06-04T17:01:00Z" w16du:dateUtc="2026-06-04T16:01:00Z">
        <w:r w:rsidR="00F538DE">
          <w:rPr>
            <w:rFonts w:ascii="Cambria" w:hAnsi="Cambria"/>
            <w:sz w:val="28"/>
            <w:szCs w:val="28"/>
          </w:rPr>
          <w:t xml:space="preserve">a </w:t>
        </w:r>
        <w:commentRangeStart w:id="16424"/>
        <w:r w:rsidR="00F538DE">
          <w:rPr>
            <w:rFonts w:ascii="Cambria" w:hAnsi="Cambria"/>
            <w:sz w:val="28"/>
            <w:szCs w:val="28"/>
          </w:rPr>
          <w:t>voice</w:t>
        </w:r>
      </w:ins>
      <w:commentRangeEnd w:id="16424"/>
      <w:r w:rsidR="000A5357">
        <w:rPr>
          <w:rStyle w:val="CommentReference"/>
          <w:rFonts w:ascii="Cambria" w:hAnsi="Cambria"/>
          <w:sz w:val="28"/>
          <w:szCs w:val="28"/>
        </w:rPr>
        <w:commentReference w:id="16424"/>
      </w:r>
      <w:ins w:id="16425" w:author="Claire S" w:date="2026-06-04T17:01:00Z" w16du:dateUtc="2026-06-04T16:01:00Z">
        <w:r w:rsidR="00F538DE">
          <w:rPr>
            <w:rFonts w:ascii="Cambria" w:hAnsi="Cambria"/>
            <w:sz w:val="28"/>
            <w:szCs w:val="28"/>
          </w:rPr>
          <w:t xml:space="preserve">. </w:t>
        </w:r>
      </w:ins>
      <w:del w:id="16426" w:author="Claire S" w:date="2026-06-04T17:01:00Z" w16du:dateUtc="2026-06-04T16:01:00Z">
        <w:r>
          <w:rPr>
            <w:rFonts w:ascii="Cambria" w:hAnsi="Cambria"/>
            <w:sz w:val="28"/>
            <w:szCs w:val="28"/>
          </w:rPr>
          <w:delText>Ruth</w:delText>
        </w:r>
        <w:r w:rsidR="000C453B">
          <w:rPr>
            <w:rFonts w:ascii="Cambria" w:hAnsi="Cambria"/>
            <w:sz w:val="28"/>
            <w:szCs w:val="28"/>
          </w:rPr>
          <w:delText xml:space="preserve"> appeared</w:delText>
        </w:r>
        <w:r w:rsidR="00C852CB">
          <w:rPr>
            <w:rFonts w:ascii="Cambria" w:hAnsi="Cambria"/>
            <w:sz w:val="28"/>
            <w:szCs w:val="28"/>
          </w:rPr>
          <w:delText xml:space="preserve"> </w:delText>
        </w:r>
      </w:del>
      <w:del w:id="16427" w:author="Claire S" w:date="2026-06-04T17:00:00Z" w16du:dateUtc="2026-06-04T16:00:00Z">
        <w:r w:rsidR="00C852CB">
          <w:rPr>
            <w:rFonts w:ascii="Cambria" w:hAnsi="Cambria"/>
            <w:sz w:val="28"/>
            <w:szCs w:val="28"/>
          </w:rPr>
          <w:delText xml:space="preserve">like she’d </w:delText>
        </w:r>
        <w:r w:rsidR="0080790C">
          <w:rPr>
            <w:rFonts w:ascii="Cambria" w:hAnsi="Cambria"/>
            <w:sz w:val="28"/>
            <w:szCs w:val="28"/>
          </w:rPr>
          <w:delText xml:space="preserve">just </w:delText>
        </w:r>
        <w:r w:rsidR="000C453B">
          <w:rPr>
            <w:rFonts w:ascii="Cambria" w:hAnsi="Cambria"/>
            <w:sz w:val="28"/>
            <w:szCs w:val="28"/>
          </w:rPr>
          <w:delText>come</w:delText>
        </w:r>
      </w:del>
      <w:del w:id="16428" w:author="Claire S" w:date="2026-06-04T17:01:00Z" w16du:dateUtc="2026-06-04T16:01:00Z">
        <w:r w:rsidR="0080790C">
          <w:rPr>
            <w:rFonts w:ascii="Cambria" w:hAnsi="Cambria"/>
            <w:sz w:val="28"/>
            <w:szCs w:val="28"/>
          </w:rPr>
          <w:delText xml:space="preserve"> f</w:delText>
        </w:r>
        <w:r w:rsidR="00C852CB">
          <w:rPr>
            <w:rFonts w:ascii="Cambria" w:hAnsi="Cambria"/>
            <w:sz w:val="28"/>
            <w:szCs w:val="28"/>
          </w:rPr>
          <w:delText>rom nowhere</w:delText>
        </w:r>
        <w:r w:rsidR="0056009B">
          <w:rPr>
            <w:rFonts w:ascii="Cambria" w:hAnsi="Cambria"/>
            <w:sz w:val="28"/>
            <w:szCs w:val="28"/>
          </w:rPr>
          <w:delText xml:space="preserve"> – the stupid secret passage perhaps. </w:delText>
        </w:r>
      </w:del>
    </w:p>
    <w:p w14:paraId="1611B8FF" w14:textId="6133CF7B" w:rsidR="00212DE5" w:rsidRDefault="00212DE5" w:rsidP="00A655D1">
      <w:pPr>
        <w:spacing w:line="360" w:lineRule="auto"/>
        <w:ind w:firstLine="720"/>
        <w:contextualSpacing/>
        <w:rPr>
          <w:ins w:id="16429" w:author="Claire S" w:date="2026-06-04T17:01:00Z" w16du:dateUtc="2026-06-04T16:01:00Z"/>
          <w:rFonts w:ascii="Cambria" w:hAnsi="Cambria"/>
          <w:sz w:val="28"/>
          <w:szCs w:val="28"/>
        </w:rPr>
      </w:pPr>
      <w:r>
        <w:rPr>
          <w:rFonts w:ascii="Cambria" w:hAnsi="Cambria"/>
          <w:sz w:val="28"/>
          <w:szCs w:val="28"/>
        </w:rPr>
        <w:t>‘Ruth</w:t>
      </w:r>
      <w:del w:id="16430" w:author="Daisy Watt" w:date="2026-06-22T22:20:00Z" w16du:dateUtc="2026-06-22T20:20:00Z">
        <w:r w:rsidDel="00E36683">
          <w:rPr>
            <w:rFonts w:ascii="Cambria" w:hAnsi="Cambria"/>
            <w:sz w:val="28"/>
            <w:szCs w:val="28"/>
          </w:rPr>
          <w:delText>!</w:delText>
        </w:r>
      </w:del>
      <w:ins w:id="16431" w:author="Claire S" w:date="2026-05-22T15:12:00Z" w16du:dateUtc="2026-05-22T14:12:00Z">
        <w:del w:id="16432" w:author="Daisy Watt" w:date="2026-06-22T22:20:00Z" w16du:dateUtc="2026-06-22T20:20:00Z">
          <w:r w:rsidR="00E36683">
            <w:rPr>
              <w:rFonts w:ascii="Cambria" w:hAnsi="Cambria"/>
              <w:sz w:val="28"/>
              <w:szCs w:val="28"/>
            </w:rPr>
            <w:delText>,</w:delText>
          </w:r>
        </w:del>
      </w:ins>
      <w:ins w:id="16433" w:author="Daisy Watt" w:date="2026-06-22T22:20:00Z" w16du:dateUtc="2026-06-22T20:20:00Z">
        <w:r w:rsidR="00740052">
          <w:rPr>
            <w:rFonts w:ascii="Cambria" w:hAnsi="Cambria"/>
            <w:sz w:val="28"/>
            <w:szCs w:val="28"/>
          </w:rPr>
          <w:t>.</w:t>
        </w:r>
      </w:ins>
      <w:r>
        <w:rPr>
          <w:rFonts w:ascii="Cambria" w:hAnsi="Cambria"/>
          <w:sz w:val="28"/>
          <w:szCs w:val="28"/>
        </w:rPr>
        <w:t xml:space="preserve">’ Savannah nearly dropped her </w:t>
      </w:r>
      <w:r w:rsidR="00230C24">
        <w:rPr>
          <w:rFonts w:ascii="Cambria" w:hAnsi="Cambria"/>
          <w:sz w:val="28"/>
          <w:szCs w:val="28"/>
        </w:rPr>
        <w:t>teacup</w:t>
      </w:r>
      <w:ins w:id="16434" w:author="Claire S" w:date="2026-07-29T13:06:00Z" w16du:dateUtc="2026-07-29T12:06:00Z">
        <w:r w:rsidR="003F1D4E">
          <w:rPr>
            <w:rFonts w:ascii="Cambria" w:hAnsi="Cambria"/>
            <w:sz w:val="28"/>
            <w:szCs w:val="28"/>
          </w:rPr>
          <w:t xml:space="preserve"> as</w:t>
        </w:r>
      </w:ins>
      <w:ins w:id="16435" w:author="Claire S" w:date="2026-07-29T13:07:00Z" w16du:dateUtc="2026-07-29T12:07:00Z">
        <w:r w:rsidR="003F1D4E">
          <w:rPr>
            <w:rFonts w:ascii="Cambria" w:hAnsi="Cambria"/>
            <w:sz w:val="28"/>
            <w:szCs w:val="28"/>
          </w:rPr>
          <w:t xml:space="preserve"> her sister appeared</w:t>
        </w:r>
      </w:ins>
      <w:ins w:id="16436" w:author="Claire S" w:date="2026-07-29T13:10:00Z" w16du:dateUtc="2026-07-29T12:10:00Z">
        <w:r w:rsidR="0060252E">
          <w:rPr>
            <w:rFonts w:ascii="Cambria" w:hAnsi="Cambria"/>
            <w:sz w:val="28"/>
            <w:szCs w:val="28"/>
          </w:rPr>
          <w:t xml:space="preserve"> </w:t>
        </w:r>
      </w:ins>
      <w:ins w:id="16437" w:author="Claire S" w:date="2026-07-29T13:07:00Z" w16du:dateUtc="2026-07-29T12:07:00Z">
        <w:r w:rsidR="003F1D4E">
          <w:rPr>
            <w:rFonts w:ascii="Cambria" w:hAnsi="Cambria"/>
            <w:sz w:val="28"/>
            <w:szCs w:val="28"/>
          </w:rPr>
          <w:t>as if from nowhere</w:t>
        </w:r>
      </w:ins>
      <w:ins w:id="16438" w:author="Claire S" w:date="2026-07-29T13:06:00Z" w16du:dateUtc="2026-07-29T12:06:00Z">
        <w:r w:rsidR="003F1D4E">
          <w:rPr>
            <w:rFonts w:ascii="Cambria" w:hAnsi="Cambria"/>
            <w:sz w:val="28"/>
            <w:szCs w:val="28"/>
          </w:rPr>
          <w:t xml:space="preserve"> </w:t>
        </w:r>
      </w:ins>
      <w:ins w:id="16439" w:author="Claire S" w:date="2026-07-29T13:07:00Z" w16du:dateUtc="2026-07-29T12:07:00Z">
        <w:r w:rsidR="003F1D4E">
          <w:rPr>
            <w:rFonts w:ascii="Cambria" w:hAnsi="Cambria"/>
            <w:sz w:val="28"/>
            <w:szCs w:val="28"/>
          </w:rPr>
          <w:t>- the stupid secret passage, perhaps</w:t>
        </w:r>
      </w:ins>
      <w:r>
        <w:rPr>
          <w:rFonts w:ascii="Cambria" w:hAnsi="Cambria"/>
          <w:sz w:val="28"/>
          <w:szCs w:val="28"/>
        </w:rPr>
        <w:t xml:space="preserve">. </w:t>
      </w:r>
      <w:r w:rsidR="00230C24">
        <w:rPr>
          <w:rFonts w:ascii="Cambria" w:hAnsi="Cambria"/>
          <w:sz w:val="28"/>
          <w:szCs w:val="28"/>
        </w:rPr>
        <w:t>‘You scared me.’</w:t>
      </w:r>
      <w:ins w:id="16440" w:author="Claire S" w:date="2026-06-04T17:30:00Z" w16du:dateUtc="2026-06-04T16:30:00Z">
        <w:r w:rsidR="006E7DEE">
          <w:rPr>
            <w:rFonts w:ascii="Cambria" w:hAnsi="Cambria"/>
            <w:sz w:val="28"/>
            <w:szCs w:val="28"/>
          </w:rPr>
          <w:t xml:space="preserve"> Again.</w:t>
        </w:r>
      </w:ins>
    </w:p>
    <w:p w14:paraId="310E4FE2" w14:textId="2EDFD30B" w:rsidR="00F538DE" w:rsidDel="00F538DE" w:rsidRDefault="00F538DE">
      <w:pPr>
        <w:spacing w:line="360" w:lineRule="auto"/>
        <w:ind w:firstLine="720"/>
        <w:contextualSpacing/>
        <w:rPr>
          <w:del w:id="16441" w:author="Claire S" w:date="2026-06-04T17:01:00Z" w16du:dateUtc="2026-06-04T16:01:00Z"/>
          <w:rFonts w:ascii="Cambria" w:hAnsi="Cambria"/>
          <w:sz w:val="28"/>
          <w:szCs w:val="28"/>
        </w:rPr>
      </w:pPr>
      <w:ins w:id="16442" w:author="Claire S" w:date="2026-06-04T17:01:00Z" w16du:dateUtc="2026-06-04T16:01:00Z">
        <w:r>
          <w:rPr>
            <w:rFonts w:ascii="Cambria" w:hAnsi="Cambria"/>
            <w:sz w:val="28"/>
            <w:szCs w:val="28"/>
          </w:rPr>
          <w:t>‘Jumpy</w:t>
        </w:r>
        <w:del w:id="16443" w:author="Daisy Watt" w:date="2026-06-22T22:20:00Z" w16du:dateUtc="2026-06-22T20:20:00Z">
          <w:r>
            <w:rPr>
              <w:rFonts w:ascii="Cambria" w:hAnsi="Cambria"/>
              <w:sz w:val="28"/>
              <w:szCs w:val="28"/>
            </w:rPr>
            <w:delText>,</w:delText>
          </w:r>
        </w:del>
      </w:ins>
      <w:ins w:id="16444" w:author="Claire S" w:date="2026-07-29T13:07:00Z" w16du:dateUtc="2026-07-29T12:07:00Z">
        <w:r w:rsidR="003F1D4E">
          <w:rPr>
            <w:rFonts w:ascii="Cambria" w:hAnsi="Cambria"/>
            <w:sz w:val="28"/>
            <w:szCs w:val="28"/>
          </w:rPr>
          <w:t>,’ Ruth’s lip curled slightly. ‘</w:t>
        </w:r>
      </w:ins>
      <w:ins w:id="16445" w:author="Claire S" w:date="2026-07-29T13:08:00Z" w16du:dateUtc="2026-07-29T12:08:00Z">
        <w:r w:rsidR="003F1D4E">
          <w:rPr>
            <w:rFonts w:ascii="Cambria" w:hAnsi="Cambria"/>
            <w:sz w:val="28"/>
            <w:szCs w:val="28"/>
          </w:rPr>
          <w:t>Ah good.</w:t>
        </w:r>
      </w:ins>
      <w:ins w:id="16446" w:author="Daisy Watt" w:date="2026-06-22T22:20:00Z" w16du:dateUtc="2026-06-22T20:20:00Z">
        <w:del w:id="16447" w:author="Claire S" w:date="2026-07-29T13:07:00Z" w16du:dateUtc="2026-07-29T12:07:00Z">
          <w:r w:rsidR="00740052" w:rsidDel="003F1D4E">
            <w:rPr>
              <w:rFonts w:ascii="Cambria" w:hAnsi="Cambria"/>
              <w:sz w:val="28"/>
              <w:szCs w:val="28"/>
            </w:rPr>
            <w:delText>.</w:delText>
          </w:r>
        </w:del>
      </w:ins>
      <w:ins w:id="16448" w:author="Daisy Watt" w:date="2026-06-23T10:55:00Z" w16du:dateUtc="2026-06-23T08:55:00Z">
        <w:del w:id="16449" w:author="Claire S" w:date="2026-07-29T13:07:00Z" w16du:dateUtc="2026-07-29T12:07:00Z">
          <w:r w:rsidDel="003F1D4E">
            <w:rPr>
              <w:rFonts w:ascii="Cambria" w:hAnsi="Cambria"/>
              <w:sz w:val="28"/>
              <w:szCs w:val="28"/>
            </w:rPr>
            <w:delText xml:space="preserve"> </w:delText>
          </w:r>
          <w:r w:rsidR="000A5357" w:rsidDel="003F1D4E">
            <w:rPr>
              <w:rFonts w:ascii="Cambria" w:hAnsi="Cambria"/>
              <w:sz w:val="28"/>
              <w:szCs w:val="28"/>
            </w:rPr>
            <w:delText>had</w:delText>
          </w:r>
          <w:r w:rsidDel="003F1D4E">
            <w:rPr>
              <w:rFonts w:ascii="Cambria" w:hAnsi="Cambria"/>
              <w:sz w:val="28"/>
              <w:szCs w:val="28"/>
            </w:rPr>
            <w:delText xml:space="preserve"> </w:delText>
          </w:r>
          <w:r w:rsidR="000A5357" w:rsidDel="003F1D4E">
            <w:rPr>
              <w:rFonts w:ascii="Cambria" w:hAnsi="Cambria"/>
              <w:sz w:val="28"/>
              <w:szCs w:val="28"/>
            </w:rPr>
            <w:delText>vi</w:delText>
          </w:r>
        </w:del>
      </w:ins>
      <w:ins w:id="16450" w:author="Claire S" w:date="2026-07-29T13:07:00Z" w16du:dateUtc="2026-07-29T12:07:00Z">
        <w:r w:rsidR="003F1D4E">
          <w:rPr>
            <w:rFonts w:ascii="Cambria" w:hAnsi="Cambria"/>
            <w:sz w:val="28"/>
            <w:szCs w:val="28"/>
          </w:rPr>
          <w:t xml:space="preserve"> </w:t>
        </w:r>
      </w:ins>
      <w:ins w:id="16451" w:author="Daisy Watt" w:date="2026-06-23T10:55:00Z" w16du:dateUtc="2026-06-23T08:55:00Z">
        <w:del w:id="16452" w:author="Claire S" w:date="2026-07-29T13:07:00Z" w16du:dateUtc="2026-07-29T12:07:00Z">
          <w:r w:rsidR="000A5357" w:rsidDel="003F1D4E">
            <w:rPr>
              <w:rFonts w:ascii="Cambria" w:hAnsi="Cambria"/>
              <w:sz w:val="28"/>
              <w:szCs w:val="28"/>
            </w:rPr>
            <w:delText>a,</w:delText>
          </w:r>
        </w:del>
      </w:ins>
    </w:p>
    <w:p w14:paraId="3BE94FC0" w14:textId="05B10DCA" w:rsidR="004422FD" w:rsidRDefault="004422FD" w:rsidP="00A655D1">
      <w:pPr>
        <w:spacing w:line="360" w:lineRule="auto"/>
        <w:ind w:firstLine="720"/>
        <w:contextualSpacing/>
        <w:rPr>
          <w:rFonts w:ascii="Cambria" w:hAnsi="Cambria"/>
          <w:sz w:val="28"/>
          <w:szCs w:val="28"/>
        </w:rPr>
      </w:pPr>
      <w:del w:id="16453" w:author="Claire S" w:date="2026-06-04T17:01:00Z" w16du:dateUtc="2026-06-04T16:01:00Z">
        <w:r w:rsidDel="00F538DE">
          <w:rPr>
            <w:rFonts w:ascii="Cambria" w:hAnsi="Cambria"/>
            <w:sz w:val="28"/>
            <w:szCs w:val="28"/>
          </w:rPr>
          <w:delText>‘</w:delText>
        </w:r>
      </w:del>
      <w:del w:id="16454" w:author="Claire S" w:date="2026-07-29T13:08:00Z" w16du:dateUtc="2026-07-29T12:08:00Z">
        <w:r>
          <w:rPr>
            <w:rFonts w:ascii="Cambria" w:hAnsi="Cambria"/>
            <w:sz w:val="28"/>
            <w:szCs w:val="28"/>
          </w:rPr>
          <w:delText xml:space="preserve">Glad to see </w:delText>
        </w:r>
      </w:del>
      <w:r>
        <w:rPr>
          <w:rFonts w:ascii="Cambria" w:hAnsi="Cambria"/>
          <w:sz w:val="28"/>
          <w:szCs w:val="28"/>
        </w:rPr>
        <w:t>Maude</w:t>
      </w:r>
      <w:ins w:id="16455" w:author="Claire S" w:date="2026-07-29T13:08:00Z" w16du:dateUtc="2026-07-29T12:08:00Z">
        <w:r w:rsidR="003F1D4E">
          <w:rPr>
            <w:rFonts w:ascii="Cambria" w:hAnsi="Cambria"/>
            <w:sz w:val="28"/>
            <w:szCs w:val="28"/>
          </w:rPr>
          <w:t>’s</w:t>
        </w:r>
      </w:ins>
      <w:r>
        <w:rPr>
          <w:rFonts w:ascii="Cambria" w:hAnsi="Cambria"/>
          <w:sz w:val="28"/>
          <w:szCs w:val="28"/>
        </w:rPr>
        <w:t xml:space="preserve"> </w:t>
      </w:r>
      <w:del w:id="16456" w:author="Claire S" w:date="2026-05-22T15:12:00Z" w16du:dateUtc="2026-05-22T14:12:00Z">
        <w:r w:rsidDel="00E36683">
          <w:rPr>
            <w:rFonts w:ascii="Cambria" w:hAnsi="Cambria"/>
            <w:sz w:val="28"/>
            <w:szCs w:val="28"/>
          </w:rPr>
          <w:delText xml:space="preserve">got </w:delText>
        </w:r>
      </w:del>
      <w:ins w:id="16457" w:author="Claire S" w:date="2026-05-22T15:12:00Z" w16du:dateUtc="2026-05-22T14:12:00Z">
        <w:r w:rsidR="00E36683">
          <w:rPr>
            <w:rFonts w:ascii="Cambria" w:hAnsi="Cambria"/>
            <w:sz w:val="28"/>
            <w:szCs w:val="28"/>
          </w:rPr>
          <w:t xml:space="preserve">followed </w:t>
        </w:r>
      </w:ins>
      <w:r>
        <w:rPr>
          <w:rFonts w:ascii="Cambria" w:hAnsi="Cambria"/>
          <w:sz w:val="28"/>
          <w:szCs w:val="28"/>
        </w:rPr>
        <w:t>my instruction</w:t>
      </w:r>
      <w:ins w:id="16458" w:author="Claire S" w:date="2026-06-04T17:28:00Z" w16du:dateUtc="2026-06-04T16:28:00Z">
        <w:r w:rsidR="006E7DEE">
          <w:rPr>
            <w:rFonts w:ascii="Cambria" w:hAnsi="Cambria"/>
            <w:sz w:val="28"/>
            <w:szCs w:val="28"/>
          </w:rPr>
          <w:t>.</w:t>
        </w:r>
      </w:ins>
      <w:del w:id="16459" w:author="Claire S" w:date="2026-06-04T17:28:00Z" w16du:dateUtc="2026-06-04T16:28:00Z">
        <w:r>
          <w:rPr>
            <w:rFonts w:ascii="Cambria" w:hAnsi="Cambria"/>
            <w:sz w:val="28"/>
            <w:szCs w:val="28"/>
          </w:rPr>
          <w:delText>,</w:delText>
        </w:r>
      </w:del>
      <w:del w:id="16460" w:author="Claire S" w:date="2026-06-04T17:30:00Z" w16du:dateUtc="2026-06-04T16:30:00Z">
        <w:r>
          <w:rPr>
            <w:rFonts w:ascii="Cambria" w:hAnsi="Cambria"/>
            <w:sz w:val="28"/>
            <w:szCs w:val="28"/>
          </w:rPr>
          <w:delText>’</w:delText>
        </w:r>
      </w:del>
      <w:r>
        <w:rPr>
          <w:rFonts w:ascii="Cambria" w:hAnsi="Cambria"/>
          <w:sz w:val="28"/>
          <w:szCs w:val="28"/>
        </w:rPr>
        <w:t xml:space="preserve"> </w:t>
      </w:r>
      <w:del w:id="16461" w:author="Claire S" w:date="2026-06-04T17:01:00Z" w16du:dateUtc="2026-06-04T16:01:00Z">
        <w:r>
          <w:rPr>
            <w:rFonts w:ascii="Cambria" w:hAnsi="Cambria"/>
            <w:sz w:val="28"/>
            <w:szCs w:val="28"/>
          </w:rPr>
          <w:delText xml:space="preserve">Ruth went to the </w:delText>
        </w:r>
      </w:del>
      <w:del w:id="16462" w:author="Claire S" w:date="2026-06-04T17:29:00Z" w16du:dateUtc="2026-06-04T16:29:00Z">
        <w:r>
          <w:rPr>
            <w:rFonts w:ascii="Cambria" w:hAnsi="Cambria"/>
            <w:sz w:val="28"/>
            <w:szCs w:val="28"/>
          </w:rPr>
          <w:delText>tea-tray</w:delText>
        </w:r>
      </w:del>
      <w:del w:id="16463" w:author="Claire S" w:date="2026-06-04T17:01:00Z" w16du:dateUtc="2026-06-04T16:01:00Z">
        <w:r>
          <w:rPr>
            <w:rFonts w:ascii="Cambria" w:hAnsi="Cambria"/>
            <w:sz w:val="28"/>
            <w:szCs w:val="28"/>
          </w:rPr>
          <w:delText xml:space="preserve"> and</w:delText>
        </w:r>
      </w:del>
      <w:del w:id="16464" w:author="Claire S" w:date="2026-06-04T17:30:00Z" w16du:dateUtc="2026-06-04T16:30:00Z">
        <w:r>
          <w:rPr>
            <w:rFonts w:ascii="Cambria" w:hAnsi="Cambria"/>
            <w:sz w:val="28"/>
            <w:szCs w:val="28"/>
          </w:rPr>
          <w:delText xml:space="preserve"> poured herself a cup. ‘</w:delText>
        </w:r>
      </w:del>
      <w:r>
        <w:rPr>
          <w:rFonts w:ascii="Cambria" w:hAnsi="Cambria"/>
          <w:sz w:val="28"/>
          <w:szCs w:val="28"/>
        </w:rPr>
        <w:t>For once.’</w:t>
      </w:r>
    </w:p>
    <w:p w14:paraId="546E5E9F" w14:textId="47DA3368" w:rsidR="004022A0" w:rsidRDefault="004022A0" w:rsidP="00A655D1">
      <w:pPr>
        <w:spacing w:line="360" w:lineRule="auto"/>
        <w:ind w:firstLine="720"/>
        <w:contextualSpacing/>
        <w:rPr>
          <w:rFonts w:ascii="Cambria" w:hAnsi="Cambria"/>
          <w:sz w:val="28"/>
          <w:szCs w:val="28"/>
        </w:rPr>
      </w:pPr>
      <w:r>
        <w:rPr>
          <w:rFonts w:ascii="Cambria" w:hAnsi="Cambria"/>
          <w:sz w:val="28"/>
          <w:szCs w:val="28"/>
        </w:rPr>
        <w:t>‘Maude brought the tea</w:t>
      </w:r>
      <w:del w:id="16465" w:author="Claire S" w:date="2026-06-04T17:29:00Z" w16du:dateUtc="2026-06-04T16:29:00Z">
        <w:r>
          <w:rPr>
            <w:rFonts w:ascii="Cambria" w:hAnsi="Cambria"/>
            <w:sz w:val="28"/>
            <w:szCs w:val="28"/>
          </w:rPr>
          <w:delText>-tray</w:delText>
        </w:r>
      </w:del>
      <w:r>
        <w:rPr>
          <w:rFonts w:ascii="Cambria" w:hAnsi="Cambria"/>
          <w:sz w:val="28"/>
          <w:szCs w:val="28"/>
        </w:rPr>
        <w:t>?’</w:t>
      </w:r>
      <w:ins w:id="16466" w:author="Claire S" w:date="2026-05-21T15:24:00Z" w16du:dateUtc="2026-05-21T14:24:00Z">
        <w:r w:rsidR="00D80F98">
          <w:rPr>
            <w:rFonts w:ascii="Cambria" w:hAnsi="Cambria"/>
            <w:sz w:val="28"/>
            <w:szCs w:val="28"/>
          </w:rPr>
          <w:t xml:space="preserve"> Savannah</w:t>
        </w:r>
      </w:ins>
      <w:ins w:id="16467" w:author="Claire S" w:date="2026-07-29T13:08:00Z" w16du:dateUtc="2026-07-29T12:08:00Z">
        <w:r w:rsidR="003F1D4E">
          <w:rPr>
            <w:rFonts w:ascii="Cambria" w:hAnsi="Cambria"/>
            <w:sz w:val="28"/>
            <w:szCs w:val="28"/>
          </w:rPr>
          <w:t>’s eyes</w:t>
        </w:r>
      </w:ins>
      <w:ins w:id="16468" w:author="Claire S" w:date="2026-05-21T15:24:00Z" w16du:dateUtc="2026-05-21T14:24:00Z">
        <w:r w:rsidR="00D80F98">
          <w:rPr>
            <w:rFonts w:ascii="Cambria" w:hAnsi="Cambria"/>
            <w:sz w:val="28"/>
            <w:szCs w:val="28"/>
          </w:rPr>
          <w:t xml:space="preserve"> narrowed. ‘Are you sure?’</w:t>
        </w:r>
      </w:ins>
    </w:p>
    <w:p w14:paraId="61B25405" w14:textId="33F2301A" w:rsidR="004022A0" w:rsidRDefault="004022A0" w:rsidP="00A655D1">
      <w:pPr>
        <w:spacing w:line="360" w:lineRule="auto"/>
        <w:ind w:firstLine="720"/>
        <w:contextualSpacing/>
        <w:rPr>
          <w:rFonts w:ascii="Cambria" w:hAnsi="Cambria"/>
          <w:sz w:val="28"/>
          <w:szCs w:val="28"/>
        </w:rPr>
      </w:pPr>
      <w:r>
        <w:rPr>
          <w:rFonts w:ascii="Cambria" w:hAnsi="Cambria"/>
          <w:sz w:val="28"/>
          <w:szCs w:val="28"/>
        </w:rPr>
        <w:t>‘Of course</w:t>
      </w:r>
      <w:del w:id="16469" w:author="Daisy Watt" w:date="2026-06-22T22:20:00Z" w16du:dateUtc="2026-06-22T20:20:00Z">
        <w:r w:rsidR="00437A94">
          <w:rPr>
            <w:rFonts w:ascii="Cambria" w:hAnsi="Cambria"/>
            <w:sz w:val="28"/>
            <w:szCs w:val="28"/>
          </w:rPr>
          <w:delText>,</w:delText>
        </w:r>
      </w:del>
      <w:ins w:id="16470" w:author="Daisy Watt" w:date="2026-06-22T22:20:00Z" w16du:dateUtc="2026-06-22T20:20:00Z">
        <w:r w:rsidR="00740052">
          <w:rPr>
            <w:rFonts w:ascii="Cambria" w:hAnsi="Cambria"/>
            <w:sz w:val="28"/>
            <w:szCs w:val="28"/>
          </w:rPr>
          <w:t>.</w:t>
        </w:r>
      </w:ins>
      <w:r w:rsidR="00437A94">
        <w:rPr>
          <w:rFonts w:ascii="Cambria" w:hAnsi="Cambria"/>
          <w:sz w:val="28"/>
          <w:szCs w:val="28"/>
        </w:rPr>
        <w:t xml:space="preserve">’ Ruth </w:t>
      </w:r>
      <w:del w:id="16471" w:author="Claire S" w:date="2026-06-08T16:27:00Z" w16du:dateUtc="2026-06-08T15:27:00Z">
        <w:r w:rsidR="00437A94" w:rsidDel="0032502C">
          <w:rPr>
            <w:rFonts w:ascii="Cambria" w:hAnsi="Cambria"/>
            <w:sz w:val="28"/>
            <w:szCs w:val="28"/>
          </w:rPr>
          <w:delText>offered</w:delText>
        </w:r>
      </w:del>
      <w:ins w:id="16472" w:author="Claire S" w:date="2026-06-08T16:27:00Z" w16du:dateUtc="2026-06-08T15:27:00Z">
        <w:r w:rsidR="0032502C">
          <w:rPr>
            <w:rFonts w:ascii="Cambria" w:hAnsi="Cambria"/>
            <w:sz w:val="28"/>
            <w:szCs w:val="28"/>
          </w:rPr>
          <w:t xml:space="preserve">took </w:t>
        </w:r>
      </w:ins>
      <w:ins w:id="16473" w:author="Claire S" w:date="2026-06-04T17:29:00Z" w16du:dateUtc="2026-06-04T16:29:00Z">
        <w:r w:rsidR="006E7DEE">
          <w:rPr>
            <w:rFonts w:ascii="Cambria" w:hAnsi="Cambria"/>
            <w:sz w:val="28"/>
            <w:szCs w:val="28"/>
          </w:rPr>
          <w:t>the lawyer</w:t>
        </w:r>
      </w:ins>
      <w:ins w:id="16474" w:author="Claire S" w:date="2026-06-08T16:27:00Z" w16du:dateUtc="2026-06-08T15:27:00Z">
        <w:r w:rsidR="0032502C">
          <w:rPr>
            <w:rFonts w:ascii="Cambria" w:hAnsi="Cambria"/>
            <w:sz w:val="28"/>
            <w:szCs w:val="28"/>
          </w:rPr>
          <w:t>’s</w:t>
        </w:r>
      </w:ins>
      <w:del w:id="16475" w:author="Claire S" w:date="2026-06-08T16:27:00Z" w16du:dateUtc="2026-06-08T15:27:00Z">
        <w:r w:rsidR="00437A94" w:rsidDel="0032502C">
          <w:rPr>
            <w:rFonts w:ascii="Cambria" w:hAnsi="Cambria"/>
            <w:sz w:val="28"/>
            <w:szCs w:val="28"/>
          </w:rPr>
          <w:delText xml:space="preserve"> her</w:delText>
        </w:r>
      </w:del>
      <w:r w:rsidR="00437A94">
        <w:rPr>
          <w:rFonts w:ascii="Cambria" w:hAnsi="Cambria"/>
          <w:sz w:val="28"/>
          <w:szCs w:val="28"/>
        </w:rPr>
        <w:t xml:space="preserve"> hand. ‘Carl, thanks for coming.’</w:t>
      </w:r>
    </w:p>
    <w:p w14:paraId="0BF2E53E" w14:textId="3CA3DF91" w:rsidR="00A655D1" w:rsidRDefault="0056009B" w:rsidP="0056009B">
      <w:pPr>
        <w:spacing w:line="360" w:lineRule="auto"/>
        <w:ind w:firstLine="720"/>
        <w:contextualSpacing/>
        <w:rPr>
          <w:rFonts w:ascii="Cambria" w:hAnsi="Cambria"/>
          <w:sz w:val="28"/>
          <w:szCs w:val="28"/>
        </w:rPr>
      </w:pPr>
      <w:r>
        <w:rPr>
          <w:rFonts w:ascii="Cambria" w:hAnsi="Cambria"/>
          <w:sz w:val="28"/>
          <w:szCs w:val="28"/>
        </w:rPr>
        <w:t>‘</w:t>
      </w:r>
      <w:del w:id="16476" w:author="Claire S" w:date="2026-06-04T17:29:00Z" w16du:dateUtc="2026-06-04T16:29:00Z">
        <w:r>
          <w:rPr>
            <w:rFonts w:ascii="Cambria" w:hAnsi="Cambria"/>
            <w:sz w:val="28"/>
            <w:szCs w:val="28"/>
          </w:rPr>
          <w:delText xml:space="preserve">Ms Langley, </w:delText>
        </w:r>
      </w:del>
      <w:del w:id="16477" w:author="Claire S" w:date="2026-05-22T15:12:00Z" w16du:dateUtc="2026-05-22T14:12:00Z">
        <w:r w:rsidDel="00A707B9">
          <w:rPr>
            <w:rFonts w:ascii="Cambria" w:hAnsi="Cambria"/>
            <w:sz w:val="28"/>
            <w:szCs w:val="28"/>
          </w:rPr>
          <w:delText xml:space="preserve">great </w:delText>
        </w:r>
      </w:del>
      <w:ins w:id="16478" w:author="Claire S" w:date="2026-06-04T17:29:00Z" w16du:dateUtc="2026-06-04T16:29:00Z">
        <w:r w:rsidR="006E7DEE">
          <w:rPr>
            <w:rFonts w:ascii="Cambria" w:hAnsi="Cambria"/>
            <w:sz w:val="28"/>
            <w:szCs w:val="28"/>
          </w:rPr>
          <w:t>G</w:t>
        </w:r>
      </w:ins>
      <w:ins w:id="16479" w:author="Claire S" w:date="2026-05-22T15:12:00Z" w16du:dateUtc="2026-05-22T14:12:00Z">
        <w:r w:rsidR="00A707B9">
          <w:rPr>
            <w:rFonts w:ascii="Cambria" w:hAnsi="Cambria"/>
            <w:sz w:val="28"/>
            <w:szCs w:val="28"/>
          </w:rPr>
          <w:t xml:space="preserve">ood </w:t>
        </w:r>
      </w:ins>
      <w:r>
        <w:rPr>
          <w:rFonts w:ascii="Cambria" w:hAnsi="Cambria"/>
          <w:sz w:val="28"/>
          <w:szCs w:val="28"/>
        </w:rPr>
        <w:t>to see you</w:t>
      </w:r>
      <w:ins w:id="16480" w:author="Claire S" w:date="2026-06-04T17:29:00Z" w16du:dateUtc="2026-06-04T16:29:00Z">
        <w:r w:rsidR="006E7DEE">
          <w:rPr>
            <w:rFonts w:ascii="Cambria" w:hAnsi="Cambria"/>
            <w:sz w:val="28"/>
            <w:szCs w:val="28"/>
          </w:rPr>
          <w:t>.</w:t>
        </w:r>
      </w:ins>
      <w:del w:id="16481" w:author="Claire S" w:date="2026-06-04T17:29:00Z" w16du:dateUtc="2026-06-04T16:29:00Z">
        <w:r>
          <w:rPr>
            <w:rFonts w:ascii="Cambria" w:hAnsi="Cambria"/>
            <w:sz w:val="28"/>
            <w:szCs w:val="28"/>
          </w:rPr>
          <w:delText>!</w:delText>
        </w:r>
      </w:del>
      <w:r>
        <w:rPr>
          <w:rFonts w:ascii="Cambria" w:hAnsi="Cambria"/>
          <w:sz w:val="28"/>
          <w:szCs w:val="28"/>
        </w:rPr>
        <w:t xml:space="preserve">’ </w:t>
      </w:r>
      <w:r w:rsidR="00A655D1">
        <w:rPr>
          <w:rFonts w:ascii="Cambria" w:hAnsi="Cambria"/>
          <w:sz w:val="28"/>
          <w:szCs w:val="28"/>
        </w:rPr>
        <w:t xml:space="preserve">Carl </w:t>
      </w:r>
      <w:r w:rsidR="00437A94">
        <w:rPr>
          <w:rFonts w:ascii="Cambria" w:hAnsi="Cambria"/>
          <w:sz w:val="28"/>
          <w:szCs w:val="28"/>
        </w:rPr>
        <w:t>bowed</w:t>
      </w:r>
      <w:del w:id="16482" w:author="Claire S" w:date="2026-06-04T17:02:00Z" w16du:dateUtc="2026-06-04T16:02:00Z">
        <w:r w:rsidR="00437A94">
          <w:rPr>
            <w:rFonts w:ascii="Cambria" w:hAnsi="Cambria"/>
            <w:sz w:val="28"/>
            <w:szCs w:val="28"/>
          </w:rPr>
          <w:delText xml:space="preserve"> over her hand</w:delText>
        </w:r>
      </w:del>
      <w:r w:rsidR="00A655D1">
        <w:rPr>
          <w:rFonts w:ascii="Cambria" w:hAnsi="Cambria"/>
          <w:sz w:val="28"/>
          <w:szCs w:val="28"/>
        </w:rPr>
        <w:t>. ‘</w:t>
      </w:r>
      <w:r w:rsidR="00437A94">
        <w:rPr>
          <w:rFonts w:ascii="Cambria" w:hAnsi="Cambria"/>
          <w:sz w:val="28"/>
          <w:szCs w:val="28"/>
        </w:rPr>
        <w:t>And o</w:t>
      </w:r>
      <w:r w:rsidR="00A655D1">
        <w:rPr>
          <w:rFonts w:ascii="Cambria" w:hAnsi="Cambria"/>
          <w:sz w:val="28"/>
          <w:szCs w:val="28"/>
        </w:rPr>
        <w:t>nly if it’s politic</w:t>
      </w:r>
      <w:r w:rsidR="00437A94">
        <w:rPr>
          <w:rFonts w:ascii="Cambria" w:hAnsi="Cambria"/>
          <w:sz w:val="28"/>
          <w:szCs w:val="28"/>
        </w:rPr>
        <w:t xml:space="preserve"> about the </w:t>
      </w:r>
      <w:r w:rsidR="00437A94" w:rsidRPr="00C20757">
        <w:rPr>
          <w:rFonts w:ascii="Cambria" w:hAnsi="Cambria"/>
          <w:i/>
          <w:sz w:val="28"/>
          <w:szCs w:val="28"/>
          <w:rPrChange w:id="16483" w:author="Daisy Watt" w:date="2026-06-23T12:42:00Z" w16du:dateUtc="2026-06-23T10:42:00Z">
            <w:rPr>
              <w:rFonts w:ascii="Cambria" w:hAnsi="Cambria"/>
              <w:sz w:val="28"/>
              <w:szCs w:val="28"/>
            </w:rPr>
          </w:rPrChange>
        </w:rPr>
        <w:t>no comment</w:t>
      </w:r>
      <w:ins w:id="16484" w:author="Claire S" w:date="2026-05-22T15:13:00Z" w16du:dateUtc="2026-05-22T14:13:00Z">
        <w:r w:rsidR="00A707B9">
          <w:rPr>
            <w:rFonts w:ascii="Cambria" w:hAnsi="Cambria"/>
            <w:sz w:val="28"/>
            <w:szCs w:val="28"/>
          </w:rPr>
          <w:t>, but it may not</w:t>
        </w:r>
      </w:ins>
      <w:del w:id="16485" w:author="Claire S" w:date="2026-05-22T15:13:00Z" w16du:dateUtc="2026-05-22T14:13:00Z">
        <w:r w:rsidR="002C35DE" w:rsidDel="00A707B9">
          <w:rPr>
            <w:rFonts w:ascii="Cambria" w:hAnsi="Cambria"/>
            <w:sz w:val="28"/>
            <w:szCs w:val="28"/>
          </w:rPr>
          <w:delText xml:space="preserve">. </w:delText>
        </w:r>
      </w:del>
      <w:del w:id="16486" w:author="Claire S" w:date="2026-05-22T15:12:00Z" w16du:dateUtc="2026-05-22T14:12:00Z">
        <w:r w:rsidR="002C35DE" w:rsidDel="00A707B9">
          <w:rPr>
            <w:rFonts w:ascii="Cambria" w:hAnsi="Cambria"/>
            <w:sz w:val="28"/>
            <w:szCs w:val="28"/>
          </w:rPr>
          <w:delText xml:space="preserve">But </w:delText>
        </w:r>
      </w:del>
      <w:del w:id="16487" w:author="Claire S" w:date="2026-05-22T15:13:00Z" w16du:dateUtc="2026-05-22T14:13:00Z">
        <w:r w:rsidR="002C35DE" w:rsidDel="00A707B9">
          <w:rPr>
            <w:rFonts w:ascii="Cambria" w:hAnsi="Cambria"/>
            <w:sz w:val="28"/>
            <w:szCs w:val="28"/>
          </w:rPr>
          <w:delText>let’s hope it doesn’t</w:delText>
        </w:r>
      </w:del>
      <w:r w:rsidR="002C35DE">
        <w:rPr>
          <w:rFonts w:ascii="Cambria" w:hAnsi="Cambria"/>
          <w:sz w:val="28"/>
          <w:szCs w:val="28"/>
        </w:rPr>
        <w:t xml:space="preserve"> </w:t>
      </w:r>
      <w:del w:id="16488" w:author="Claire S" w:date="2026-05-22T15:13:00Z" w16du:dateUtc="2026-05-22T14:13:00Z">
        <w:r w:rsidR="002C35DE" w:rsidDel="00A707B9">
          <w:rPr>
            <w:rFonts w:ascii="Cambria" w:hAnsi="Cambria"/>
            <w:sz w:val="28"/>
            <w:szCs w:val="28"/>
          </w:rPr>
          <w:delText>get to</w:delText>
        </w:r>
      </w:del>
      <w:ins w:id="16489" w:author="Claire S" w:date="2026-05-22T15:13:00Z" w16du:dateUtc="2026-05-22T14:13:00Z">
        <w:r w:rsidR="00A707B9">
          <w:rPr>
            <w:rFonts w:ascii="Cambria" w:hAnsi="Cambria"/>
            <w:sz w:val="28"/>
            <w:szCs w:val="28"/>
          </w:rPr>
          <w:t>reach</w:t>
        </w:r>
      </w:ins>
      <w:r w:rsidR="002C35DE">
        <w:rPr>
          <w:rFonts w:ascii="Cambria" w:hAnsi="Cambria"/>
          <w:sz w:val="28"/>
          <w:szCs w:val="28"/>
        </w:rPr>
        <w:t xml:space="preserve"> that point.  </w:t>
      </w:r>
      <w:r w:rsidR="008B78E0">
        <w:rPr>
          <w:rFonts w:ascii="Cambria" w:hAnsi="Cambria"/>
          <w:sz w:val="28"/>
          <w:szCs w:val="28"/>
        </w:rPr>
        <w:t>They can’t have</w:t>
      </w:r>
      <w:r w:rsidR="002C35DE">
        <w:rPr>
          <w:rFonts w:ascii="Cambria" w:hAnsi="Cambria"/>
          <w:sz w:val="28"/>
          <w:szCs w:val="28"/>
        </w:rPr>
        <w:t xml:space="preserve"> got much </w:t>
      </w:r>
      <w:r w:rsidR="00C06C15">
        <w:rPr>
          <w:rFonts w:ascii="Cambria" w:hAnsi="Cambria"/>
          <w:sz w:val="28"/>
          <w:szCs w:val="28"/>
        </w:rPr>
        <w:t>to go on</w:t>
      </w:r>
      <w:r w:rsidR="002C35DE">
        <w:rPr>
          <w:rFonts w:ascii="Cambria" w:hAnsi="Cambria"/>
          <w:sz w:val="28"/>
          <w:szCs w:val="28"/>
        </w:rPr>
        <w:t>, Savannah, or they’d have charged you by now</w:t>
      </w:r>
      <w:r w:rsidR="00A655D1">
        <w:rPr>
          <w:rFonts w:ascii="Cambria" w:hAnsi="Cambria"/>
          <w:sz w:val="28"/>
          <w:szCs w:val="28"/>
        </w:rPr>
        <w:t>.’</w:t>
      </w:r>
    </w:p>
    <w:p w14:paraId="71FA45AB" w14:textId="6460F569" w:rsidR="00C06C15" w:rsidRDefault="00C06C15" w:rsidP="00A655D1">
      <w:pPr>
        <w:spacing w:line="360" w:lineRule="auto"/>
        <w:ind w:firstLine="720"/>
        <w:contextualSpacing/>
        <w:rPr>
          <w:rFonts w:ascii="Cambria" w:hAnsi="Cambria"/>
          <w:sz w:val="28"/>
          <w:szCs w:val="28"/>
        </w:rPr>
      </w:pPr>
      <w:commentRangeStart w:id="16490"/>
      <w:r>
        <w:rPr>
          <w:rFonts w:ascii="Cambria" w:hAnsi="Cambria"/>
          <w:sz w:val="28"/>
          <w:szCs w:val="28"/>
        </w:rPr>
        <w:t>‘</w:t>
      </w:r>
      <w:r w:rsidR="008B78E0">
        <w:rPr>
          <w:rFonts w:ascii="Cambria" w:hAnsi="Cambria"/>
          <w:sz w:val="28"/>
          <w:szCs w:val="28"/>
        </w:rPr>
        <w:t>I really bloody hope they don’t</w:t>
      </w:r>
      <w:del w:id="16491" w:author="Claire S" w:date="2026-05-21T15:25:00Z" w16du:dateUtc="2026-05-21T14:25:00Z">
        <w:r w:rsidR="008B78E0" w:rsidDel="00601859">
          <w:rPr>
            <w:rFonts w:ascii="Cambria" w:hAnsi="Cambria"/>
            <w:sz w:val="28"/>
            <w:szCs w:val="28"/>
          </w:rPr>
          <w:delText>.</w:delText>
        </w:r>
      </w:del>
      <w:del w:id="16492" w:author="Claire S" w:date="2026-05-21T15:24:00Z" w16du:dateUtc="2026-05-21T14:24:00Z">
        <w:r w:rsidR="008B78E0" w:rsidDel="00601859">
          <w:rPr>
            <w:rFonts w:ascii="Cambria" w:hAnsi="Cambria"/>
            <w:sz w:val="28"/>
            <w:szCs w:val="28"/>
          </w:rPr>
          <w:delText xml:space="preserve"> But - w</w:delText>
        </w:r>
        <w:r w:rsidDel="00601859">
          <w:rPr>
            <w:rFonts w:ascii="Cambria" w:hAnsi="Cambria"/>
            <w:sz w:val="28"/>
            <w:szCs w:val="28"/>
          </w:rPr>
          <w:delText>hy are they so sure it’s murder, do you know?’ Savannah forced herself to ask</w:delText>
        </w:r>
      </w:del>
      <w:del w:id="16493" w:author="Claire S" w:date="2026-05-21T15:25:00Z" w16du:dateUtc="2026-05-21T14:25:00Z">
        <w:r w:rsidDel="00601859">
          <w:rPr>
            <w:rFonts w:ascii="Cambria" w:hAnsi="Cambria"/>
            <w:sz w:val="28"/>
            <w:szCs w:val="28"/>
          </w:rPr>
          <w:delText>.</w:delText>
        </w:r>
      </w:del>
      <w:ins w:id="16494" w:author="Claire S" w:date="2026-05-21T15:25:00Z" w16du:dateUtc="2026-05-21T14:25:00Z">
        <w:r w:rsidR="00601859">
          <w:rPr>
            <w:rFonts w:ascii="Cambria" w:hAnsi="Cambria"/>
            <w:sz w:val="28"/>
            <w:szCs w:val="28"/>
          </w:rPr>
          <w:t>.’</w:t>
        </w:r>
      </w:ins>
    </w:p>
    <w:p w14:paraId="13AF05F1" w14:textId="36F06D5A" w:rsidR="00A42AFC" w:rsidRDefault="004506EE" w:rsidP="00505357">
      <w:pPr>
        <w:spacing w:line="360" w:lineRule="auto"/>
        <w:ind w:firstLine="720"/>
        <w:contextualSpacing/>
        <w:rPr>
          <w:ins w:id="16495" w:author="Claire S" w:date="2026-05-21T15:32:00Z" w16du:dateUtc="2026-05-21T14:32:00Z"/>
          <w:rFonts w:ascii="Cambria" w:hAnsi="Cambria"/>
          <w:sz w:val="28"/>
          <w:szCs w:val="28"/>
        </w:rPr>
      </w:pPr>
      <w:ins w:id="16496" w:author="Claire S" w:date="2026-05-21T15:28:00Z" w16du:dateUtc="2026-05-21T14:28:00Z">
        <w:r>
          <w:rPr>
            <w:rFonts w:ascii="Cambria" w:hAnsi="Cambria"/>
            <w:sz w:val="28"/>
            <w:szCs w:val="28"/>
          </w:rPr>
          <w:t>‘Me too.</w:t>
        </w:r>
      </w:ins>
      <w:ins w:id="16497" w:author="Claire S" w:date="2026-05-21T15:29:00Z" w16du:dateUtc="2026-05-21T14:29:00Z">
        <w:r>
          <w:rPr>
            <w:rFonts w:ascii="Cambria" w:hAnsi="Cambria"/>
            <w:sz w:val="28"/>
            <w:szCs w:val="28"/>
          </w:rPr>
          <w:t xml:space="preserve">’ </w:t>
        </w:r>
      </w:ins>
      <w:del w:id="16498" w:author="Claire S" w:date="2026-05-21T15:25:00Z" w16du:dateUtc="2026-05-21T14:25:00Z">
        <w:r w:rsidR="00505357" w:rsidDel="00601859">
          <w:rPr>
            <w:rFonts w:ascii="Cambria" w:hAnsi="Cambria"/>
            <w:sz w:val="28"/>
            <w:szCs w:val="28"/>
          </w:rPr>
          <w:delText xml:space="preserve">There was a pause, while </w:delText>
        </w:r>
      </w:del>
      <w:r w:rsidR="00505357">
        <w:rPr>
          <w:rFonts w:ascii="Cambria" w:hAnsi="Cambria"/>
          <w:sz w:val="28"/>
          <w:szCs w:val="28"/>
        </w:rPr>
        <w:t xml:space="preserve">Carl put the lid back on his </w:t>
      </w:r>
      <w:del w:id="16499" w:author="Claire S" w:date="2026-07-29T13:45:00Z" w16du:dateUtc="2026-07-29T12:45:00Z">
        <w:r w:rsidR="00505357" w:rsidDel="004603D0">
          <w:rPr>
            <w:rFonts w:ascii="Cambria" w:hAnsi="Cambria"/>
            <w:sz w:val="28"/>
            <w:szCs w:val="28"/>
          </w:rPr>
          <w:delText xml:space="preserve">gold </w:delText>
        </w:r>
      </w:del>
      <w:r w:rsidR="00505357">
        <w:rPr>
          <w:rFonts w:ascii="Cambria" w:hAnsi="Cambria"/>
          <w:sz w:val="28"/>
          <w:szCs w:val="28"/>
        </w:rPr>
        <w:t>fountain</w:t>
      </w:r>
      <w:ins w:id="16500" w:author="Claire S" w:date="2026-05-22T15:13:00Z" w16du:dateUtc="2026-05-22T14:13:00Z">
        <w:del w:id="16501" w:author="Daisy Watt" w:date="2026-06-22T22:20:00Z" w16du:dateUtc="2026-06-22T20:20:00Z">
          <w:r w:rsidR="00A707B9">
            <w:rPr>
              <w:rFonts w:ascii="Cambria" w:hAnsi="Cambria"/>
              <w:sz w:val="28"/>
              <w:szCs w:val="28"/>
            </w:rPr>
            <w:delText>-</w:delText>
          </w:r>
        </w:del>
      </w:ins>
      <w:ins w:id="16502" w:author="Claire S" w:date="2026-07-29T13:45:00Z" w16du:dateUtc="2026-07-29T12:45:00Z">
        <w:r w:rsidR="004603D0">
          <w:rPr>
            <w:rFonts w:ascii="Cambria" w:hAnsi="Cambria"/>
            <w:sz w:val="28"/>
            <w:szCs w:val="28"/>
          </w:rPr>
          <w:t>-</w:t>
        </w:r>
      </w:ins>
      <w:ins w:id="16503" w:author="Daisy Watt" w:date="2026-06-22T22:20:00Z" w16du:dateUtc="2026-06-22T20:20:00Z">
        <w:del w:id="16504" w:author="Claire S" w:date="2026-07-29T13:45:00Z" w16du:dateUtc="2026-07-29T12:45:00Z">
          <w:r w:rsidR="00505357" w:rsidDel="004603D0">
            <w:rPr>
              <w:rFonts w:ascii="Cambria" w:hAnsi="Cambria"/>
              <w:sz w:val="28"/>
              <w:szCs w:val="28"/>
            </w:rPr>
            <w:delText xml:space="preserve"> </w:delText>
          </w:r>
        </w:del>
      </w:ins>
      <w:del w:id="16505" w:author="Claire S" w:date="2026-05-22T15:13:00Z" w16du:dateUtc="2026-05-22T14:13:00Z">
        <w:r w:rsidR="00505357" w:rsidDel="00A707B9">
          <w:rPr>
            <w:rFonts w:ascii="Cambria" w:hAnsi="Cambria"/>
            <w:sz w:val="28"/>
            <w:szCs w:val="28"/>
          </w:rPr>
          <w:delText xml:space="preserve"> </w:delText>
        </w:r>
      </w:del>
      <w:r w:rsidR="00505357">
        <w:rPr>
          <w:rFonts w:ascii="Cambria" w:hAnsi="Cambria"/>
          <w:sz w:val="28"/>
          <w:szCs w:val="28"/>
        </w:rPr>
        <w:t xml:space="preserve">pen. </w:t>
      </w:r>
    </w:p>
    <w:p w14:paraId="2283E5DA" w14:textId="48641F81" w:rsidR="00A42AFC" w:rsidRDefault="00A42AFC" w:rsidP="00505357">
      <w:pPr>
        <w:spacing w:line="360" w:lineRule="auto"/>
        <w:ind w:firstLine="720"/>
        <w:contextualSpacing/>
        <w:rPr>
          <w:ins w:id="16506" w:author="Claire S" w:date="2026-05-21T15:32:00Z" w16du:dateUtc="2026-05-21T14:32:00Z"/>
          <w:rFonts w:ascii="Cambria" w:hAnsi="Cambria"/>
          <w:sz w:val="28"/>
          <w:szCs w:val="28"/>
        </w:rPr>
      </w:pPr>
      <w:ins w:id="16507" w:author="Claire S" w:date="2026-05-21T15:32:00Z" w16du:dateUtc="2026-05-21T14:32:00Z">
        <w:r>
          <w:rPr>
            <w:rFonts w:ascii="Cambria" w:hAnsi="Cambria"/>
            <w:sz w:val="28"/>
            <w:szCs w:val="28"/>
          </w:rPr>
          <w:t xml:space="preserve">‘Have you </w:t>
        </w:r>
      </w:ins>
      <w:ins w:id="16508" w:author="Claire S" w:date="2026-06-04T17:31:00Z" w16du:dateUtc="2026-06-04T16:31:00Z">
        <w:r w:rsidR="001A7A7E">
          <w:rPr>
            <w:rFonts w:ascii="Cambria" w:hAnsi="Cambria"/>
            <w:sz w:val="28"/>
            <w:szCs w:val="28"/>
          </w:rPr>
          <w:t>both</w:t>
        </w:r>
      </w:ins>
      <w:ins w:id="16509" w:author="Claire S" w:date="2026-05-21T15:32:00Z" w16du:dateUtc="2026-05-21T14:32:00Z">
        <w:r>
          <w:rPr>
            <w:rFonts w:ascii="Cambria" w:hAnsi="Cambria"/>
            <w:sz w:val="28"/>
            <w:szCs w:val="28"/>
          </w:rPr>
          <w:t xml:space="preserve"> heard about Violet?’ Ruth was brisk. ‘Dex’s assistant. It seems she took her own life on Beachy Head</w:t>
        </w:r>
      </w:ins>
      <w:ins w:id="16510" w:author="Claire S" w:date="2026-05-22T15:13:00Z" w16du:dateUtc="2026-05-22T14:13:00Z">
        <w:r w:rsidR="00A707B9">
          <w:rPr>
            <w:rFonts w:ascii="Cambria" w:hAnsi="Cambria"/>
            <w:sz w:val="28"/>
            <w:szCs w:val="28"/>
          </w:rPr>
          <w:t xml:space="preserve">, poor </w:t>
        </w:r>
      </w:ins>
      <w:ins w:id="16511" w:author="Claire S" w:date="2026-06-04T17:31:00Z" w16du:dateUtc="2026-06-04T16:31:00Z">
        <w:del w:id="16512" w:author="Daisy Watt" w:date="2026-06-23T10:56:00Z" w16du:dateUtc="2026-06-23T08:56:00Z">
          <w:r w:rsidR="001A7A7E">
            <w:rPr>
              <w:rFonts w:ascii="Cambria" w:hAnsi="Cambria"/>
              <w:sz w:val="28"/>
              <w:szCs w:val="28"/>
            </w:rPr>
            <w:delText xml:space="preserve">little </w:delText>
          </w:r>
        </w:del>
      </w:ins>
      <w:ins w:id="16513" w:author="Claire S" w:date="2026-05-22T15:14:00Z" w16du:dateUtc="2026-05-22T14:14:00Z">
        <w:r w:rsidR="00A707B9">
          <w:rPr>
            <w:rFonts w:ascii="Cambria" w:hAnsi="Cambria"/>
            <w:sz w:val="28"/>
            <w:szCs w:val="28"/>
          </w:rPr>
          <w:t>wretch</w:t>
        </w:r>
      </w:ins>
      <w:ins w:id="16514" w:author="Claire S" w:date="2026-05-21T15:32:00Z" w16du:dateUtc="2026-05-21T14:32:00Z">
        <w:r>
          <w:rPr>
            <w:rFonts w:ascii="Cambria" w:hAnsi="Cambria"/>
            <w:sz w:val="28"/>
            <w:szCs w:val="28"/>
          </w:rPr>
          <w:t>.’</w:t>
        </w:r>
      </w:ins>
    </w:p>
    <w:p w14:paraId="6FB29DCE" w14:textId="79180C16" w:rsidR="00A42AFC" w:rsidRDefault="00A42AFC" w:rsidP="00505357">
      <w:pPr>
        <w:spacing w:line="360" w:lineRule="auto"/>
        <w:ind w:firstLine="720"/>
        <w:contextualSpacing/>
        <w:rPr>
          <w:ins w:id="16515" w:author="Claire S" w:date="2026-05-21T15:32:00Z" w16du:dateUtc="2026-05-21T14:32:00Z"/>
          <w:rFonts w:ascii="Cambria" w:hAnsi="Cambria"/>
          <w:sz w:val="28"/>
          <w:szCs w:val="28"/>
        </w:rPr>
      </w:pPr>
      <w:ins w:id="16516" w:author="Claire S" w:date="2026-05-21T15:32:00Z" w16du:dateUtc="2026-05-21T14:32:00Z">
        <w:r>
          <w:rPr>
            <w:rFonts w:ascii="Cambria" w:hAnsi="Cambria"/>
            <w:sz w:val="28"/>
            <w:szCs w:val="28"/>
          </w:rPr>
          <w:t>‘</w:t>
        </w:r>
      </w:ins>
      <w:ins w:id="16517" w:author="Claire S" w:date="2026-06-04T17:02:00Z" w16du:dateUtc="2026-06-04T16:02:00Z">
        <w:r w:rsidR="002D604E">
          <w:rPr>
            <w:rFonts w:ascii="Cambria" w:hAnsi="Cambria"/>
            <w:sz w:val="28"/>
            <w:szCs w:val="28"/>
          </w:rPr>
          <w:t xml:space="preserve">Violet’s </w:t>
        </w:r>
        <w:r w:rsidR="002D604E" w:rsidRPr="00552FDD">
          <w:rPr>
            <w:rFonts w:ascii="Cambria" w:hAnsi="Cambria"/>
            <w:i/>
            <w:sz w:val="28"/>
            <w:szCs w:val="28"/>
            <w:rPrChange w:id="16518" w:author="Claire S" w:date="2026-07-29T13:23:00Z" w16du:dateUtc="2026-07-29T12:23:00Z">
              <w:rPr>
                <w:rFonts w:ascii="Cambria" w:hAnsi="Cambria"/>
                <w:sz w:val="28"/>
                <w:szCs w:val="28"/>
              </w:rPr>
            </w:rPrChange>
          </w:rPr>
          <w:t>dead</w:t>
        </w:r>
        <w:r w:rsidR="002D604E">
          <w:rPr>
            <w:rFonts w:ascii="Cambria" w:hAnsi="Cambria"/>
            <w:sz w:val="28"/>
            <w:szCs w:val="28"/>
          </w:rPr>
          <w:t>?’</w:t>
        </w:r>
      </w:ins>
      <w:ins w:id="16519" w:author="Claire S" w:date="2026-05-21T15:32:00Z" w16du:dateUtc="2026-05-21T14:32:00Z">
        <w:r>
          <w:rPr>
            <w:rFonts w:ascii="Cambria" w:hAnsi="Cambria"/>
            <w:sz w:val="28"/>
            <w:szCs w:val="28"/>
          </w:rPr>
          <w:t xml:space="preserve"> Savannah couldn’t believe what she was hearing. </w:t>
        </w:r>
      </w:ins>
    </w:p>
    <w:p w14:paraId="07B859B7" w14:textId="1CF6E6CD" w:rsidR="00A42AFC" w:rsidRDefault="00A42AFC" w:rsidP="00505357">
      <w:pPr>
        <w:spacing w:line="360" w:lineRule="auto"/>
        <w:ind w:firstLine="720"/>
        <w:contextualSpacing/>
        <w:rPr>
          <w:ins w:id="16520" w:author="Claire S" w:date="2026-05-21T15:33:00Z" w16du:dateUtc="2026-05-21T14:33:00Z"/>
          <w:rFonts w:ascii="Cambria" w:hAnsi="Cambria"/>
          <w:sz w:val="28"/>
          <w:szCs w:val="28"/>
        </w:rPr>
      </w:pPr>
      <w:ins w:id="16521" w:author="Claire S" w:date="2026-05-21T15:32:00Z" w16du:dateUtc="2026-05-21T14:32:00Z">
        <w:r>
          <w:rPr>
            <w:rFonts w:ascii="Cambria" w:hAnsi="Cambria"/>
            <w:sz w:val="28"/>
            <w:szCs w:val="28"/>
          </w:rPr>
          <w:t>‘I</w:t>
        </w:r>
      </w:ins>
      <w:ins w:id="16522" w:author="Claire S" w:date="2026-05-21T15:33:00Z" w16du:dateUtc="2026-05-21T14:33:00Z">
        <w:r>
          <w:rPr>
            <w:rFonts w:ascii="Cambria" w:hAnsi="Cambria"/>
            <w:sz w:val="28"/>
            <w:szCs w:val="28"/>
          </w:rPr>
          <w:t>’m afraid so.</w:t>
        </w:r>
      </w:ins>
      <w:ins w:id="16523" w:author="Claire S" w:date="2026-05-22T15:13:00Z" w16du:dateUtc="2026-05-22T14:13:00Z">
        <w:r w:rsidR="00A707B9">
          <w:rPr>
            <w:rFonts w:ascii="Cambria" w:hAnsi="Cambria"/>
            <w:sz w:val="28"/>
            <w:szCs w:val="28"/>
          </w:rPr>
          <w:t xml:space="preserve"> Not great timing</w:t>
        </w:r>
      </w:ins>
      <w:ins w:id="16524" w:author="Claire S" w:date="2026-05-22T15:14:00Z" w16du:dateUtc="2026-05-22T14:14:00Z">
        <w:r w:rsidR="00A707B9">
          <w:rPr>
            <w:rFonts w:ascii="Cambria" w:hAnsi="Cambria"/>
            <w:sz w:val="28"/>
            <w:szCs w:val="28"/>
          </w:rPr>
          <w:t xml:space="preserve"> for us,</w:t>
        </w:r>
      </w:ins>
      <w:ins w:id="16525" w:author="Claire S" w:date="2026-05-22T15:13:00Z" w16du:dateUtc="2026-05-22T14:13:00Z">
        <w:r w:rsidR="00A707B9">
          <w:rPr>
            <w:rFonts w:ascii="Cambria" w:hAnsi="Cambria"/>
            <w:sz w:val="28"/>
            <w:szCs w:val="28"/>
          </w:rPr>
          <w:t xml:space="preserve"> I must say.</w:t>
        </w:r>
      </w:ins>
      <w:ins w:id="16526" w:author="Claire S" w:date="2026-05-21T15:33:00Z" w16du:dateUtc="2026-05-21T14:33:00Z">
        <w:r>
          <w:rPr>
            <w:rFonts w:ascii="Cambria" w:hAnsi="Cambria"/>
            <w:sz w:val="28"/>
            <w:szCs w:val="28"/>
          </w:rPr>
          <w:t>’</w:t>
        </w:r>
      </w:ins>
    </w:p>
    <w:p w14:paraId="068E3F65" w14:textId="0F60E7A3" w:rsidR="00A42AFC" w:rsidRDefault="00A707B9" w:rsidP="00505357">
      <w:pPr>
        <w:spacing w:line="360" w:lineRule="auto"/>
        <w:ind w:firstLine="720"/>
        <w:contextualSpacing/>
        <w:rPr>
          <w:ins w:id="16527" w:author="Claire S" w:date="2026-05-21T15:32:00Z" w16du:dateUtc="2026-05-21T14:32:00Z"/>
          <w:rFonts w:ascii="Cambria" w:hAnsi="Cambria"/>
          <w:sz w:val="28"/>
          <w:szCs w:val="28"/>
        </w:rPr>
      </w:pPr>
      <w:ins w:id="16528" w:author="Claire S" w:date="2026-05-22T15:14:00Z" w16du:dateUtc="2026-05-22T14:14:00Z">
        <w:r>
          <w:rPr>
            <w:rFonts w:ascii="Cambria" w:hAnsi="Cambria"/>
            <w:sz w:val="28"/>
            <w:szCs w:val="28"/>
          </w:rPr>
          <w:t xml:space="preserve">‘You’re all heart, Ruth.’ </w:t>
        </w:r>
      </w:ins>
      <w:ins w:id="16529" w:author="Claire S" w:date="2026-05-21T15:33:00Z" w16du:dateUtc="2026-05-21T14:33:00Z">
        <w:r w:rsidR="00A42AFC">
          <w:rPr>
            <w:rFonts w:ascii="Cambria" w:hAnsi="Cambria"/>
            <w:sz w:val="28"/>
            <w:szCs w:val="28"/>
          </w:rPr>
          <w:t>Savannah thought about the meek little thing</w:t>
        </w:r>
      </w:ins>
      <w:ins w:id="16530" w:author="Claire S" w:date="2026-05-22T15:15:00Z" w16du:dateUtc="2026-05-22T14:15:00Z">
        <w:r w:rsidR="001E2656">
          <w:rPr>
            <w:rFonts w:ascii="Cambria" w:hAnsi="Cambria"/>
            <w:sz w:val="28"/>
            <w:szCs w:val="28"/>
          </w:rPr>
          <w:t>,</w:t>
        </w:r>
      </w:ins>
      <w:ins w:id="16531" w:author="Claire S" w:date="2026-05-21T15:33:00Z" w16du:dateUtc="2026-05-21T14:33:00Z">
        <w:r w:rsidR="00A42AFC">
          <w:rPr>
            <w:rFonts w:ascii="Cambria" w:hAnsi="Cambria"/>
            <w:sz w:val="28"/>
            <w:szCs w:val="28"/>
          </w:rPr>
          <w:t xml:space="preserve"> and </w:t>
        </w:r>
      </w:ins>
      <w:ins w:id="16532" w:author="Claire S" w:date="2026-05-22T15:14:00Z" w16du:dateUtc="2026-05-22T14:14:00Z">
        <w:r w:rsidR="00D57C6A">
          <w:rPr>
            <w:rFonts w:ascii="Cambria" w:hAnsi="Cambria"/>
            <w:sz w:val="28"/>
            <w:szCs w:val="28"/>
          </w:rPr>
          <w:t>how</w:t>
        </w:r>
      </w:ins>
      <w:ins w:id="16533" w:author="Claire S" w:date="2026-05-21T15:33:00Z" w16du:dateUtc="2026-05-21T14:33:00Z">
        <w:r w:rsidR="00A42AFC">
          <w:rPr>
            <w:rFonts w:ascii="Cambria" w:hAnsi="Cambria"/>
            <w:sz w:val="28"/>
            <w:szCs w:val="28"/>
          </w:rPr>
          <w:t xml:space="preserve"> she’d spotted the girl’s attraction to Dex a</w:t>
        </w:r>
      </w:ins>
      <w:ins w:id="16534" w:author="Claire S" w:date="2026-07-29T13:15:00Z" w16du:dateUtc="2026-07-29T12:15:00Z">
        <w:r w:rsidR="00552FDD">
          <w:rPr>
            <w:rFonts w:ascii="Cambria" w:hAnsi="Cambria"/>
            <w:sz w:val="28"/>
            <w:szCs w:val="28"/>
          </w:rPr>
          <w:t>t</w:t>
        </w:r>
      </w:ins>
      <w:ins w:id="16535" w:author="Claire S" w:date="2026-05-21T15:33:00Z" w16du:dateUtc="2026-05-21T14:33:00Z">
        <w:r w:rsidR="00A42AFC">
          <w:rPr>
            <w:rFonts w:ascii="Cambria" w:hAnsi="Cambria"/>
            <w:sz w:val="28"/>
            <w:szCs w:val="28"/>
          </w:rPr>
          <w:t xml:space="preserve"> the </w:t>
        </w:r>
      </w:ins>
      <w:ins w:id="16536" w:author="Claire S" w:date="2026-05-22T15:14:00Z" w16du:dateUtc="2026-05-22T14:14:00Z">
        <w:del w:id="16537" w:author="Daisy Watt" w:date="2026-06-22T22:21:00Z" w16du:dateUtc="2026-06-22T20:21:00Z">
          <w:r w:rsidR="00D57C6A" w:rsidDel="000F464E">
            <w:rPr>
              <w:rFonts w:ascii="Cambria" w:hAnsi="Cambria"/>
              <w:sz w:val="28"/>
              <w:szCs w:val="28"/>
            </w:rPr>
            <w:delText>A</w:delText>
          </w:r>
        </w:del>
      </w:ins>
      <w:ins w:id="16538" w:author="Daisy Watt" w:date="2026-06-22T22:21:00Z" w16du:dateUtc="2026-06-22T20:21:00Z">
        <w:r w:rsidR="000F464E">
          <w:rPr>
            <w:rFonts w:ascii="Cambria" w:hAnsi="Cambria"/>
            <w:sz w:val="28"/>
            <w:szCs w:val="28"/>
          </w:rPr>
          <w:t>a</w:t>
        </w:r>
      </w:ins>
      <w:ins w:id="16539" w:author="Claire S" w:date="2026-05-21T15:33:00Z" w16du:dateUtc="2026-05-21T14:33:00Z">
        <w:r w:rsidR="00A42AFC">
          <w:rPr>
            <w:rFonts w:ascii="Cambria" w:hAnsi="Cambria"/>
            <w:sz w:val="28"/>
            <w:szCs w:val="28"/>
          </w:rPr>
          <w:t xml:space="preserve">wards. </w:t>
        </w:r>
      </w:ins>
      <w:ins w:id="16540" w:author="Claire S" w:date="2026-05-22T15:14:00Z" w16du:dateUtc="2026-05-22T14:14:00Z">
        <w:r w:rsidR="00D57C6A">
          <w:rPr>
            <w:rFonts w:ascii="Cambria" w:hAnsi="Cambria"/>
            <w:sz w:val="28"/>
            <w:szCs w:val="28"/>
          </w:rPr>
          <w:t>T</w:t>
        </w:r>
      </w:ins>
      <w:ins w:id="16541" w:author="Claire S" w:date="2026-05-21T15:33:00Z" w16du:dateUtc="2026-05-21T14:33:00Z">
        <w:r w:rsidR="00A42AFC">
          <w:rPr>
            <w:rFonts w:ascii="Cambria" w:hAnsi="Cambria"/>
            <w:sz w:val="28"/>
            <w:szCs w:val="28"/>
          </w:rPr>
          <w:t xml:space="preserve">hen she thought about turning </w:t>
        </w:r>
      </w:ins>
      <w:ins w:id="16542" w:author="Claire S" w:date="2026-05-22T15:14:00Z" w16du:dateUtc="2026-05-22T14:14:00Z">
        <w:r w:rsidR="00D57C6A">
          <w:rPr>
            <w:rFonts w:ascii="Cambria" w:hAnsi="Cambria"/>
            <w:sz w:val="28"/>
            <w:szCs w:val="28"/>
          </w:rPr>
          <w:t>Violet</w:t>
        </w:r>
      </w:ins>
      <w:ins w:id="16543" w:author="Claire S" w:date="2026-05-21T15:33:00Z" w16du:dateUtc="2026-05-21T14:33:00Z">
        <w:r w:rsidR="00A42AFC">
          <w:rPr>
            <w:rFonts w:ascii="Cambria" w:hAnsi="Cambria"/>
            <w:sz w:val="28"/>
            <w:szCs w:val="28"/>
          </w:rPr>
          <w:t xml:space="preserve"> away from h</w:t>
        </w:r>
      </w:ins>
      <w:ins w:id="16544" w:author="Claire S" w:date="2026-07-29T13:15:00Z" w16du:dateUtc="2026-07-29T12:15:00Z">
        <w:r w:rsidR="00552FDD">
          <w:rPr>
            <w:rFonts w:ascii="Cambria" w:hAnsi="Cambria"/>
            <w:sz w:val="28"/>
            <w:szCs w:val="28"/>
          </w:rPr>
          <w:t>ome</w:t>
        </w:r>
      </w:ins>
      <w:ins w:id="16545" w:author="Claire S" w:date="2026-05-21T15:33:00Z" w16du:dateUtc="2026-05-21T14:33:00Z">
        <w:r w:rsidR="00A42AFC">
          <w:rPr>
            <w:rFonts w:ascii="Cambria" w:hAnsi="Cambria"/>
            <w:sz w:val="28"/>
            <w:szCs w:val="28"/>
          </w:rPr>
          <w:t xml:space="preserve"> on Sunday</w:t>
        </w:r>
      </w:ins>
      <w:ins w:id="16546" w:author="Claire S" w:date="2026-05-22T15:14:00Z" w16du:dateUtc="2026-05-22T14:14:00Z">
        <w:r w:rsidR="00D57C6A">
          <w:rPr>
            <w:rFonts w:ascii="Cambria" w:hAnsi="Cambria"/>
            <w:sz w:val="28"/>
            <w:szCs w:val="28"/>
          </w:rPr>
          <w:t>,</w:t>
        </w:r>
      </w:ins>
      <w:ins w:id="16547" w:author="Claire S" w:date="2026-05-21T15:33:00Z" w16du:dateUtc="2026-05-21T14:33:00Z">
        <w:r w:rsidR="00A42AFC">
          <w:rPr>
            <w:rFonts w:ascii="Cambria" w:hAnsi="Cambria"/>
            <w:sz w:val="28"/>
            <w:szCs w:val="28"/>
          </w:rPr>
          <w:t xml:space="preserve"> and a half-gasp, half-sob</w:t>
        </w:r>
      </w:ins>
      <w:ins w:id="16548" w:author="Claire S" w:date="2026-06-04T17:03:00Z" w16du:dateUtc="2026-06-04T16:03:00Z">
        <w:r w:rsidR="00033FBF">
          <w:rPr>
            <w:rFonts w:ascii="Cambria" w:hAnsi="Cambria"/>
            <w:sz w:val="28"/>
            <w:szCs w:val="28"/>
          </w:rPr>
          <w:t xml:space="preserve"> choked her for a second</w:t>
        </w:r>
      </w:ins>
      <w:ins w:id="16549" w:author="Claire S" w:date="2026-05-21T15:33:00Z" w16du:dateUtc="2026-05-21T14:33:00Z">
        <w:r w:rsidR="00A42AFC">
          <w:rPr>
            <w:rFonts w:ascii="Cambria" w:hAnsi="Cambria"/>
            <w:sz w:val="28"/>
            <w:szCs w:val="28"/>
          </w:rPr>
          <w:t xml:space="preserve">. </w:t>
        </w:r>
      </w:ins>
      <w:ins w:id="16550" w:author="Claire S" w:date="2026-06-04T17:31:00Z" w16du:dateUtc="2026-06-04T16:31:00Z">
        <w:r w:rsidR="00333ACD">
          <w:rPr>
            <w:rFonts w:ascii="Cambria" w:hAnsi="Cambria"/>
            <w:sz w:val="28"/>
            <w:szCs w:val="28"/>
          </w:rPr>
          <w:t xml:space="preserve">She swallowed it down. </w:t>
        </w:r>
      </w:ins>
      <w:ins w:id="16551" w:author="Claire S" w:date="2026-05-21T15:34:00Z" w16du:dateUtc="2026-05-21T14:34:00Z">
        <w:r w:rsidR="00A42AFC">
          <w:rPr>
            <w:rFonts w:ascii="Cambria" w:hAnsi="Cambria"/>
            <w:sz w:val="28"/>
            <w:szCs w:val="28"/>
          </w:rPr>
          <w:t xml:space="preserve">‘How </w:t>
        </w:r>
      </w:ins>
      <w:ins w:id="16552" w:author="Claire S" w:date="2026-06-04T17:31:00Z" w16du:dateUtc="2026-06-04T16:31:00Z">
        <w:r w:rsidR="00333ACD">
          <w:rPr>
            <w:rFonts w:ascii="Cambria" w:hAnsi="Cambria"/>
            <w:sz w:val="28"/>
            <w:szCs w:val="28"/>
          </w:rPr>
          <w:t>dreadful</w:t>
        </w:r>
      </w:ins>
      <w:ins w:id="16553" w:author="Claire S" w:date="2026-05-21T15:34:00Z" w16du:dateUtc="2026-05-21T14:34:00Z">
        <w:r w:rsidR="00A42AFC">
          <w:rPr>
            <w:rFonts w:ascii="Cambria" w:hAnsi="Cambria"/>
            <w:sz w:val="28"/>
            <w:szCs w:val="28"/>
          </w:rPr>
          <w:t>.’</w:t>
        </w:r>
      </w:ins>
    </w:p>
    <w:p w14:paraId="13083899" w14:textId="3B9489C8" w:rsidR="002F4134" w:rsidRDefault="008B6672" w:rsidP="00505357">
      <w:pPr>
        <w:spacing w:line="360" w:lineRule="auto"/>
        <w:ind w:firstLine="720"/>
        <w:contextualSpacing/>
        <w:rPr>
          <w:ins w:id="16554" w:author="Claire S" w:date="2026-05-22T15:16:00Z" w16du:dateUtc="2026-05-22T14:16:00Z"/>
          <w:rFonts w:ascii="Cambria" w:hAnsi="Cambria"/>
          <w:color w:val="000000" w:themeColor="text1"/>
          <w:sz w:val="28"/>
          <w:szCs w:val="28"/>
        </w:rPr>
      </w:pPr>
      <w:r w:rsidRPr="008B6672">
        <w:rPr>
          <w:rFonts w:ascii="Cambria" w:hAnsi="Cambria"/>
          <w:color w:val="000000" w:themeColor="text1"/>
          <w:sz w:val="28"/>
          <w:szCs w:val="28"/>
        </w:rPr>
        <w:t>‘</w:t>
      </w:r>
      <w:ins w:id="16555" w:author="Claire S" w:date="2026-05-21T15:25:00Z" w16du:dateUtc="2026-05-21T14:25:00Z">
        <w:r w:rsidR="00126AC1">
          <w:rPr>
            <w:rFonts w:ascii="Cambria" w:hAnsi="Cambria"/>
            <w:color w:val="000000" w:themeColor="text1"/>
            <w:sz w:val="28"/>
            <w:szCs w:val="28"/>
          </w:rPr>
          <w:t xml:space="preserve">It </w:t>
        </w:r>
      </w:ins>
      <w:ins w:id="16556" w:author="Claire S" w:date="2026-05-21T15:34:00Z" w16du:dateUtc="2026-05-21T14:34:00Z">
        <w:r w:rsidR="00A42AFC">
          <w:rPr>
            <w:rFonts w:ascii="Cambria" w:hAnsi="Cambria"/>
            <w:color w:val="000000" w:themeColor="text1"/>
            <w:sz w:val="28"/>
            <w:szCs w:val="28"/>
          </w:rPr>
          <w:t>truly is</w:t>
        </w:r>
      </w:ins>
      <w:ins w:id="16557" w:author="Claire S" w:date="2026-05-22T15:15:00Z" w16du:dateUtc="2026-05-22T14:15:00Z">
        <w:del w:id="16558" w:author="Daisy Watt" w:date="2026-06-22T22:21:00Z" w16du:dateUtc="2026-06-22T20:21:00Z">
          <w:r w:rsidR="00594B5D">
            <w:rPr>
              <w:rFonts w:ascii="Cambria" w:hAnsi="Cambria"/>
              <w:color w:val="000000" w:themeColor="text1"/>
              <w:sz w:val="28"/>
              <w:szCs w:val="28"/>
            </w:rPr>
            <w:delText>,</w:delText>
          </w:r>
        </w:del>
      </w:ins>
      <w:ins w:id="16559" w:author="Daisy Watt" w:date="2026-06-22T22:21:00Z" w16du:dateUtc="2026-06-22T20:21:00Z">
        <w:r w:rsidR="00447CAA">
          <w:rPr>
            <w:rFonts w:ascii="Cambria" w:hAnsi="Cambria"/>
            <w:color w:val="000000" w:themeColor="text1"/>
            <w:sz w:val="28"/>
            <w:szCs w:val="28"/>
          </w:rPr>
          <w:t>.</w:t>
        </w:r>
      </w:ins>
      <w:ins w:id="16560" w:author="Claire S" w:date="2026-05-22T15:15:00Z" w16du:dateUtc="2026-05-22T14:15:00Z">
        <w:r w:rsidR="00594B5D">
          <w:rPr>
            <w:rFonts w:ascii="Cambria" w:hAnsi="Cambria"/>
            <w:color w:val="000000" w:themeColor="text1"/>
            <w:sz w:val="28"/>
            <w:szCs w:val="28"/>
          </w:rPr>
          <w:t>’ Carl</w:t>
        </w:r>
      </w:ins>
      <w:ins w:id="16561" w:author="Claire S" w:date="2026-05-22T15:16:00Z" w16du:dateUtc="2026-05-22T14:16:00Z">
        <w:r w:rsidR="00594B5D">
          <w:rPr>
            <w:rFonts w:ascii="Cambria" w:hAnsi="Cambria"/>
            <w:color w:val="000000" w:themeColor="text1"/>
            <w:sz w:val="28"/>
            <w:szCs w:val="28"/>
          </w:rPr>
          <w:t xml:space="preserve"> looked sad. ‘Meanwhile</w:t>
        </w:r>
      </w:ins>
      <w:ins w:id="16562" w:author="Daisy Watt" w:date="2026-06-22T22:21:00Z" w16du:dateUtc="2026-06-22T20:21:00Z">
        <w:r w:rsidR="00FD59D4">
          <w:rPr>
            <w:rFonts w:ascii="Cambria" w:hAnsi="Cambria"/>
            <w:color w:val="000000" w:themeColor="text1"/>
            <w:sz w:val="28"/>
            <w:szCs w:val="28"/>
          </w:rPr>
          <w:t>,</w:t>
        </w:r>
      </w:ins>
      <w:ins w:id="16563" w:author="Claire S" w:date="2026-05-21T15:34:00Z" w16du:dateUtc="2026-05-21T14:34:00Z">
        <w:r w:rsidR="00A42AFC">
          <w:rPr>
            <w:rFonts w:ascii="Cambria" w:hAnsi="Cambria"/>
            <w:color w:val="000000" w:themeColor="text1"/>
            <w:sz w:val="28"/>
            <w:szCs w:val="28"/>
          </w:rPr>
          <w:t xml:space="preserve"> </w:t>
        </w:r>
        <w:del w:id="16564" w:author="Daisy Watt" w:date="2026-06-23T10:56:00Z" w16du:dateUtc="2026-06-23T08:56:00Z">
          <w:r w:rsidR="00A42AFC">
            <w:rPr>
              <w:rFonts w:ascii="Cambria" w:hAnsi="Cambria"/>
              <w:color w:val="000000" w:themeColor="text1"/>
              <w:sz w:val="28"/>
              <w:szCs w:val="28"/>
            </w:rPr>
            <w:delText>Dex’s death</w:delText>
          </w:r>
        </w:del>
      </w:ins>
      <w:ins w:id="16565" w:author="Daisy Watt" w:date="2026-06-23T10:56:00Z" w16du:dateUtc="2026-06-23T08:56:00Z">
        <w:r w:rsidR="000A5357">
          <w:rPr>
            <w:rFonts w:ascii="Cambria" w:hAnsi="Cambria"/>
            <w:color w:val="000000" w:themeColor="text1"/>
            <w:sz w:val="28"/>
            <w:szCs w:val="28"/>
          </w:rPr>
          <w:t>it</w:t>
        </w:r>
      </w:ins>
      <w:ins w:id="16566" w:author="Claire S" w:date="2026-05-21T15:34:00Z" w16du:dateUtc="2026-05-21T14:34:00Z">
        <w:r w:rsidR="00A42AFC">
          <w:rPr>
            <w:rFonts w:ascii="Cambria" w:hAnsi="Cambria"/>
            <w:color w:val="000000" w:themeColor="text1"/>
            <w:sz w:val="28"/>
            <w:szCs w:val="28"/>
          </w:rPr>
          <w:t xml:space="preserve"> </w:t>
        </w:r>
      </w:ins>
      <w:ins w:id="16567" w:author="Claire S" w:date="2026-05-21T15:25:00Z" w16du:dateUtc="2026-05-21T14:25:00Z">
        <w:r w:rsidR="00126AC1">
          <w:rPr>
            <w:rFonts w:ascii="Cambria" w:hAnsi="Cambria"/>
            <w:color w:val="000000" w:themeColor="text1"/>
            <w:sz w:val="28"/>
            <w:szCs w:val="28"/>
          </w:rPr>
          <w:t>seems</w:t>
        </w:r>
      </w:ins>
      <w:ins w:id="16568" w:author="Daisy Watt" w:date="2026-06-23T10:59:00Z" w16du:dateUtc="2026-06-23T08:59:00Z">
        <w:r w:rsidR="00126AC1">
          <w:rPr>
            <w:rFonts w:ascii="Cambria" w:hAnsi="Cambria"/>
            <w:color w:val="000000" w:themeColor="text1"/>
            <w:sz w:val="28"/>
            <w:szCs w:val="28"/>
          </w:rPr>
          <w:t xml:space="preserve"> </w:t>
        </w:r>
        <w:r w:rsidR="000A5357">
          <w:rPr>
            <w:rFonts w:ascii="Cambria" w:hAnsi="Cambria"/>
            <w:color w:val="000000" w:themeColor="text1"/>
            <w:sz w:val="28"/>
            <w:szCs w:val="28"/>
          </w:rPr>
          <w:t>someone cleverly made</w:t>
        </w:r>
      </w:ins>
      <w:ins w:id="16569" w:author="Claire S" w:date="2026-05-21T15:25:00Z" w16du:dateUtc="2026-05-21T14:25:00Z">
        <w:r w:rsidR="00126AC1">
          <w:rPr>
            <w:rFonts w:ascii="Cambria" w:hAnsi="Cambria"/>
            <w:color w:val="000000" w:themeColor="text1"/>
            <w:sz w:val="28"/>
            <w:szCs w:val="28"/>
          </w:rPr>
          <w:t xml:space="preserve"> </w:t>
        </w:r>
        <w:del w:id="16570" w:author="Daisy Watt" w:date="2026-06-23T10:57:00Z" w16du:dateUtc="2026-06-23T08:57:00Z">
          <w:r w:rsidR="00126AC1">
            <w:rPr>
              <w:rFonts w:ascii="Cambria" w:hAnsi="Cambria"/>
              <w:color w:val="000000" w:themeColor="text1"/>
              <w:sz w:val="28"/>
              <w:szCs w:val="28"/>
            </w:rPr>
            <w:delText xml:space="preserve">like </w:delText>
          </w:r>
        </w:del>
      </w:ins>
      <w:ins w:id="16571" w:author="Claire S" w:date="2026-05-21T15:34:00Z" w16du:dateUtc="2026-05-21T14:34:00Z">
        <w:del w:id="16572" w:author="Daisy Watt" w:date="2026-06-23T10:56:00Z" w16du:dateUtc="2026-06-23T08:56:00Z">
          <w:r w:rsidR="00A42AFC">
            <w:rPr>
              <w:rFonts w:ascii="Cambria" w:hAnsi="Cambria"/>
              <w:color w:val="000000" w:themeColor="text1"/>
              <w:sz w:val="28"/>
              <w:szCs w:val="28"/>
            </w:rPr>
            <w:delText>it was</w:delText>
          </w:r>
        </w:del>
        <w:del w:id="16573" w:author="Daisy Watt" w:date="2026-06-23T10:57:00Z" w16du:dateUtc="2026-06-23T08:57:00Z">
          <w:r w:rsidR="00A42AFC">
            <w:rPr>
              <w:rFonts w:ascii="Cambria" w:hAnsi="Cambria"/>
              <w:color w:val="000000" w:themeColor="text1"/>
              <w:sz w:val="28"/>
              <w:szCs w:val="28"/>
            </w:rPr>
            <w:delText xml:space="preserve"> </w:delText>
          </w:r>
        </w:del>
      </w:ins>
      <w:ins w:id="16574" w:author="Claire S" w:date="2026-05-21T15:25:00Z" w16du:dateUtc="2026-05-21T14:25:00Z">
        <w:del w:id="16575" w:author="Daisy Watt" w:date="2026-06-23T10:57:00Z" w16du:dateUtc="2026-06-23T08:57:00Z">
          <w:r w:rsidR="00126AC1">
            <w:rPr>
              <w:rFonts w:ascii="Cambria" w:hAnsi="Cambria"/>
              <w:color w:val="000000" w:themeColor="text1"/>
              <w:sz w:val="28"/>
              <w:szCs w:val="28"/>
            </w:rPr>
            <w:delText xml:space="preserve">a clever attempt at making </w:delText>
          </w:r>
        </w:del>
        <w:del w:id="16576" w:author="Daisy Watt" w:date="2026-06-23T10:56:00Z" w16du:dateUtc="2026-06-23T08:56:00Z">
          <w:r w:rsidR="00126AC1">
            <w:rPr>
              <w:rFonts w:ascii="Cambria" w:hAnsi="Cambria"/>
              <w:color w:val="000000" w:themeColor="text1"/>
              <w:sz w:val="28"/>
              <w:szCs w:val="28"/>
            </w:rPr>
            <w:delText>it</w:delText>
          </w:r>
        </w:del>
        <w:del w:id="16577" w:author="Daisy Watt" w:date="2026-06-23T10:57:00Z" w16du:dateUtc="2026-06-23T08:57:00Z">
          <w:r w:rsidR="00126AC1">
            <w:rPr>
              <w:rFonts w:ascii="Cambria" w:hAnsi="Cambria"/>
              <w:color w:val="000000" w:themeColor="text1"/>
              <w:sz w:val="28"/>
              <w:szCs w:val="28"/>
            </w:rPr>
            <w:delText xml:space="preserve"> </w:delText>
          </w:r>
        </w:del>
      </w:ins>
      <w:ins w:id="16578" w:author="Daisy Watt" w:date="2026-06-23T10:57:00Z" w16du:dateUtc="2026-06-23T08:57:00Z">
        <w:r w:rsidR="000A5357">
          <w:rPr>
            <w:rFonts w:ascii="Cambria" w:hAnsi="Cambria"/>
            <w:color w:val="000000" w:themeColor="text1"/>
            <w:sz w:val="28"/>
            <w:szCs w:val="28"/>
          </w:rPr>
          <w:t xml:space="preserve">Dex’s death </w:t>
        </w:r>
      </w:ins>
      <w:ins w:id="16579" w:author="Claire S" w:date="2026-05-21T15:34:00Z" w16du:dateUtc="2026-05-21T14:34:00Z">
        <w:del w:id="16580" w:author="Daisy Watt" w:date="2026-06-23T10:57:00Z" w16du:dateUtc="2026-06-23T08:57:00Z">
          <w:r w:rsidR="00A42AFC" w:rsidRPr="000A5357">
            <w:rPr>
              <w:rFonts w:ascii="Cambria" w:hAnsi="Cambria"/>
              <w:i/>
              <w:color w:val="000000" w:themeColor="text1"/>
              <w:sz w:val="28"/>
              <w:szCs w:val="28"/>
              <w:rPrChange w:id="16581" w:author="Daisy Watt" w:date="2026-06-23T12:42:00Z" w16du:dateUtc="2026-06-23T10:42:00Z">
                <w:rPr>
                  <w:rFonts w:ascii="Cambria" w:hAnsi="Cambria"/>
                  <w:color w:val="000000" w:themeColor="text1"/>
                  <w:sz w:val="28"/>
                  <w:szCs w:val="28"/>
                </w:rPr>
              </w:rPrChange>
            </w:rPr>
            <w:delText xml:space="preserve">also </w:delText>
          </w:r>
        </w:del>
      </w:ins>
      <w:ins w:id="16582" w:author="Claire S" w:date="2026-05-21T15:25:00Z" w16du:dateUtc="2026-05-21T14:25:00Z">
        <w:r w:rsidR="00126AC1" w:rsidRPr="000A5357">
          <w:rPr>
            <w:rFonts w:ascii="Cambria" w:hAnsi="Cambria"/>
            <w:i/>
            <w:color w:val="000000" w:themeColor="text1"/>
            <w:sz w:val="28"/>
            <w:szCs w:val="28"/>
            <w:rPrChange w:id="16583" w:author="Daisy Watt" w:date="2026-06-23T12:42:00Z" w16du:dateUtc="2026-06-23T10:42:00Z">
              <w:rPr>
                <w:rFonts w:ascii="Cambria" w:hAnsi="Cambria"/>
                <w:color w:val="000000" w:themeColor="text1"/>
                <w:sz w:val="28"/>
                <w:szCs w:val="28"/>
              </w:rPr>
            </w:rPrChange>
          </w:rPr>
          <w:t>look</w:t>
        </w:r>
        <w:r w:rsidR="00126AC1">
          <w:rPr>
            <w:rFonts w:ascii="Cambria" w:hAnsi="Cambria"/>
            <w:color w:val="000000" w:themeColor="text1"/>
            <w:sz w:val="28"/>
            <w:szCs w:val="28"/>
          </w:rPr>
          <w:t xml:space="preserve"> like</w:t>
        </w:r>
      </w:ins>
      <w:ins w:id="16584" w:author="Daisy Watt" w:date="2026-06-23T10:59:00Z" w16du:dateUtc="2026-06-23T08:59:00Z">
        <w:r w:rsidR="00126AC1">
          <w:rPr>
            <w:rFonts w:ascii="Cambria" w:hAnsi="Cambria"/>
            <w:color w:val="000000" w:themeColor="text1"/>
            <w:sz w:val="28"/>
            <w:szCs w:val="28"/>
          </w:rPr>
          <w:t xml:space="preserve"> </w:t>
        </w:r>
        <w:r w:rsidR="000A5357">
          <w:rPr>
            <w:rFonts w:ascii="Cambria" w:hAnsi="Cambria"/>
            <w:color w:val="000000" w:themeColor="text1"/>
            <w:sz w:val="28"/>
            <w:szCs w:val="28"/>
          </w:rPr>
          <w:t>a</w:t>
        </w:r>
      </w:ins>
      <w:ins w:id="16585" w:author="Claire S" w:date="2026-05-21T15:25:00Z" w16du:dateUtc="2026-05-21T14:25:00Z">
        <w:r w:rsidR="00126AC1">
          <w:rPr>
            <w:rFonts w:ascii="Cambria" w:hAnsi="Cambria"/>
            <w:color w:val="000000" w:themeColor="text1"/>
            <w:sz w:val="28"/>
            <w:szCs w:val="28"/>
          </w:rPr>
          <w:t xml:space="preserve"> suicid</w:t>
        </w:r>
      </w:ins>
      <w:ins w:id="16586" w:author="Daisy Watt" w:date="2026-06-23T10:58:00Z" w16du:dateUtc="2026-06-23T08:58:00Z">
        <w:r w:rsidR="00126AC1">
          <w:rPr>
            <w:rFonts w:ascii="Cambria" w:hAnsi="Cambria"/>
            <w:color w:val="000000" w:themeColor="text1"/>
            <w:sz w:val="28"/>
            <w:szCs w:val="28"/>
          </w:rPr>
          <w:t>e</w:t>
        </w:r>
        <w:r w:rsidR="000A5357">
          <w:rPr>
            <w:rFonts w:ascii="Cambria" w:hAnsi="Cambria"/>
            <w:color w:val="000000" w:themeColor="text1"/>
            <w:sz w:val="28"/>
            <w:szCs w:val="28"/>
          </w:rPr>
          <w:t>…</w:t>
        </w:r>
      </w:ins>
      <w:ins w:id="16587" w:author="Claire S" w:date="2026-05-21T15:25:00Z" w16du:dateUtc="2026-05-21T14:25:00Z">
        <w:del w:id="16588" w:author="Daisy Watt" w:date="2026-06-23T10:58:00Z" w16du:dateUtc="2026-06-23T08:58:00Z">
          <w:r w:rsidR="00126AC1" w:rsidDel="000A5357">
            <w:rPr>
              <w:rFonts w:ascii="Cambria" w:hAnsi="Cambria"/>
              <w:color w:val="000000" w:themeColor="text1"/>
              <w:sz w:val="28"/>
              <w:szCs w:val="28"/>
            </w:rPr>
            <w:delText>e</w:delText>
          </w:r>
        </w:del>
      </w:ins>
      <w:ins w:id="16589" w:author="Claire S" w:date="2026-05-22T15:16:00Z" w16du:dateUtc="2026-05-22T14:16:00Z">
        <w:del w:id="16590" w:author="Daisy Watt" w:date="2026-06-23T10:58:00Z" w16du:dateUtc="2026-06-23T08:58:00Z">
          <w:r w:rsidR="002F4134">
            <w:rPr>
              <w:rFonts w:ascii="Cambria" w:hAnsi="Cambria"/>
              <w:color w:val="000000" w:themeColor="text1"/>
              <w:sz w:val="28"/>
              <w:szCs w:val="28"/>
            </w:rPr>
            <w:delText xml:space="preserve"> -</w:delText>
          </w:r>
        </w:del>
        <w:r w:rsidR="002F4134">
          <w:rPr>
            <w:rFonts w:ascii="Cambria" w:hAnsi="Cambria"/>
            <w:color w:val="000000" w:themeColor="text1"/>
            <w:sz w:val="28"/>
            <w:szCs w:val="28"/>
          </w:rPr>
          <w:t>’</w:t>
        </w:r>
      </w:ins>
    </w:p>
    <w:p w14:paraId="78B87766" w14:textId="7BE99CF4" w:rsidR="002F4134" w:rsidRDefault="002F4134" w:rsidP="00505357">
      <w:pPr>
        <w:spacing w:line="360" w:lineRule="auto"/>
        <w:ind w:firstLine="720"/>
        <w:contextualSpacing/>
        <w:rPr>
          <w:ins w:id="16591" w:author="Claire S" w:date="2026-05-22T15:16:00Z" w16du:dateUtc="2026-05-22T14:16:00Z"/>
          <w:rFonts w:ascii="Cambria" w:hAnsi="Cambria"/>
          <w:color w:val="000000" w:themeColor="text1"/>
          <w:sz w:val="28"/>
          <w:szCs w:val="28"/>
        </w:rPr>
      </w:pPr>
      <w:ins w:id="16592" w:author="Claire S" w:date="2026-05-22T15:16:00Z" w16du:dateUtc="2026-05-22T14:16:00Z">
        <w:r>
          <w:rPr>
            <w:rFonts w:ascii="Cambria" w:hAnsi="Cambria"/>
            <w:color w:val="000000" w:themeColor="text1"/>
            <w:sz w:val="28"/>
            <w:szCs w:val="28"/>
          </w:rPr>
          <w:t>‘No</w:t>
        </w:r>
      </w:ins>
      <w:ins w:id="16593" w:author="Claire S" w:date="2026-05-21T15:26:00Z" w16du:dateUtc="2026-05-21T14:26:00Z">
        <w:r w:rsidR="001D3831">
          <w:rPr>
            <w:rFonts w:ascii="Cambria" w:hAnsi="Cambria"/>
            <w:color w:val="000000" w:themeColor="text1"/>
            <w:sz w:val="28"/>
            <w:szCs w:val="28"/>
          </w:rPr>
          <w:t>t clever</w:t>
        </w:r>
      </w:ins>
      <w:ins w:id="16594" w:author="Daisy Watt" w:date="2026-06-23T10:59:00Z" w16du:dateUtc="2026-06-23T08:59:00Z">
        <w:r w:rsidR="000A5357">
          <w:rPr>
            <w:rFonts w:ascii="Cambria" w:hAnsi="Cambria"/>
            <w:color w:val="000000" w:themeColor="text1"/>
            <w:sz w:val="28"/>
            <w:szCs w:val="28"/>
          </w:rPr>
          <w:t>ly</w:t>
        </w:r>
      </w:ins>
      <w:ins w:id="16595" w:author="Claire S" w:date="2026-05-21T15:26:00Z" w16du:dateUtc="2026-05-21T14:26:00Z">
        <w:r w:rsidR="001D3831">
          <w:rPr>
            <w:rFonts w:ascii="Cambria" w:hAnsi="Cambria"/>
            <w:color w:val="000000" w:themeColor="text1"/>
            <w:sz w:val="28"/>
            <w:szCs w:val="28"/>
          </w:rPr>
          <w:t xml:space="preserve"> enough</w:t>
        </w:r>
      </w:ins>
      <w:ins w:id="16596" w:author="Claire S" w:date="2026-05-22T15:16:00Z" w16du:dateUtc="2026-05-22T14:16:00Z">
        <w:del w:id="16597" w:author="Daisy Watt" w:date="2026-06-23T10:58:00Z" w16du:dateUtc="2026-06-23T08:58:00Z">
          <w:r>
            <w:rPr>
              <w:rFonts w:ascii="Cambria" w:hAnsi="Cambria"/>
              <w:color w:val="000000" w:themeColor="text1"/>
              <w:sz w:val="28"/>
              <w:szCs w:val="28"/>
            </w:rPr>
            <w:delText>,</w:delText>
          </w:r>
        </w:del>
      </w:ins>
      <w:ins w:id="16598" w:author="Daisy Watt" w:date="2026-06-23T10:58:00Z" w16du:dateUtc="2026-06-23T08:58:00Z">
        <w:r w:rsidR="000A5357">
          <w:rPr>
            <w:rFonts w:ascii="Cambria" w:hAnsi="Cambria"/>
            <w:color w:val="000000" w:themeColor="text1"/>
            <w:sz w:val="28"/>
            <w:szCs w:val="28"/>
          </w:rPr>
          <w:t>.</w:t>
        </w:r>
      </w:ins>
      <w:ins w:id="16599" w:author="Claire S" w:date="2026-05-22T15:16:00Z" w16du:dateUtc="2026-05-22T14:16:00Z">
        <w:r>
          <w:rPr>
            <w:rFonts w:ascii="Cambria" w:hAnsi="Cambria"/>
            <w:color w:val="000000" w:themeColor="text1"/>
            <w:sz w:val="28"/>
            <w:szCs w:val="28"/>
          </w:rPr>
          <w:t xml:space="preserve">’ Ruth was impatient. </w:t>
        </w:r>
      </w:ins>
      <w:ins w:id="16600" w:author="Claire S" w:date="2026-05-22T18:20:00Z" w16du:dateUtc="2026-05-22T17:20:00Z">
        <w:r w:rsidR="00A77E43">
          <w:rPr>
            <w:rFonts w:ascii="Cambria" w:hAnsi="Cambria"/>
            <w:color w:val="000000" w:themeColor="text1"/>
            <w:sz w:val="28"/>
            <w:szCs w:val="28"/>
          </w:rPr>
          <w:t>‘Apparently.’</w:t>
        </w:r>
      </w:ins>
    </w:p>
    <w:p w14:paraId="31A8A2C4" w14:textId="61DA138A" w:rsidR="00C06C15" w:rsidRPr="00505357" w:rsidRDefault="002F4134" w:rsidP="00505357">
      <w:pPr>
        <w:spacing w:line="360" w:lineRule="auto"/>
        <w:ind w:firstLine="720"/>
        <w:contextualSpacing/>
        <w:rPr>
          <w:rFonts w:ascii="Cambria" w:hAnsi="Cambria"/>
          <w:sz w:val="28"/>
          <w:szCs w:val="28"/>
        </w:rPr>
      </w:pPr>
      <w:ins w:id="16601" w:author="Claire S" w:date="2026-05-22T15:16:00Z" w16du:dateUtc="2026-05-22T14:16:00Z">
        <w:r>
          <w:rPr>
            <w:rFonts w:ascii="Cambria" w:hAnsi="Cambria"/>
            <w:color w:val="000000" w:themeColor="text1"/>
            <w:sz w:val="28"/>
            <w:szCs w:val="28"/>
          </w:rPr>
          <w:t>‘</w:t>
        </w:r>
      </w:ins>
      <w:del w:id="16602" w:author="Claire S" w:date="2026-05-21T15:25:00Z" w16du:dateUtc="2026-05-21T14:25:00Z">
        <w:r w:rsidR="008B6672" w:rsidRPr="008B6672" w:rsidDel="00126AC1">
          <w:rPr>
            <w:rFonts w:ascii="Cambria" w:hAnsi="Cambria"/>
            <w:color w:val="000000" w:themeColor="text1"/>
            <w:sz w:val="28"/>
            <w:szCs w:val="28"/>
          </w:rPr>
          <w:delText>So</w:delText>
        </w:r>
        <w:r w:rsidR="008B78E0" w:rsidDel="00126AC1">
          <w:rPr>
            <w:rFonts w:ascii="Cambria" w:hAnsi="Cambria"/>
            <w:color w:val="000000" w:themeColor="text1"/>
            <w:sz w:val="28"/>
            <w:szCs w:val="28"/>
          </w:rPr>
          <w:delText>,</w:delText>
        </w:r>
        <w:r w:rsidR="008B6672" w:rsidRPr="008B6672" w:rsidDel="00126AC1">
          <w:rPr>
            <w:rFonts w:ascii="Cambria" w:hAnsi="Cambria"/>
            <w:color w:val="000000" w:themeColor="text1"/>
            <w:sz w:val="28"/>
            <w:szCs w:val="28"/>
          </w:rPr>
          <w:delText xml:space="preserve"> </w:delText>
        </w:r>
        <w:r w:rsidR="00505357" w:rsidDel="00126AC1">
          <w:rPr>
            <w:rFonts w:ascii="Cambria" w:hAnsi="Cambria"/>
            <w:color w:val="000000" w:themeColor="text1"/>
            <w:sz w:val="28"/>
            <w:szCs w:val="28"/>
          </w:rPr>
          <w:delText xml:space="preserve">apparently </w:delText>
        </w:r>
        <w:r w:rsidR="008B6672" w:rsidRPr="008B6672" w:rsidDel="00126AC1">
          <w:rPr>
            <w:rFonts w:ascii="Cambria" w:hAnsi="Cambria"/>
            <w:color w:val="000000" w:themeColor="text1"/>
            <w:sz w:val="28"/>
            <w:szCs w:val="28"/>
          </w:rPr>
          <w:delText xml:space="preserve">one of the CSI team pointed out to </w:delText>
        </w:r>
      </w:del>
      <w:del w:id="16603" w:author="Claire S" w:date="2026-05-21T15:26:00Z" w16du:dateUtc="2026-05-21T14:26:00Z">
        <w:r w:rsidR="008B6672" w:rsidRPr="008B6672" w:rsidDel="001D3831">
          <w:rPr>
            <w:rFonts w:ascii="Cambria" w:hAnsi="Cambria"/>
            <w:color w:val="000000" w:themeColor="text1"/>
            <w:sz w:val="28"/>
            <w:szCs w:val="28"/>
          </w:rPr>
          <w:delText>t</w:delText>
        </w:r>
      </w:del>
      <w:ins w:id="16604" w:author="Claire S" w:date="2026-05-21T15:26:00Z" w16du:dateUtc="2026-05-21T14:26:00Z">
        <w:r w:rsidR="001D3831">
          <w:rPr>
            <w:rFonts w:ascii="Cambria" w:hAnsi="Cambria"/>
            <w:color w:val="000000" w:themeColor="text1"/>
            <w:sz w:val="28"/>
            <w:szCs w:val="28"/>
          </w:rPr>
          <w:t>T</w:t>
        </w:r>
      </w:ins>
      <w:r w:rsidR="008B6672" w:rsidRPr="008B6672">
        <w:rPr>
          <w:rFonts w:ascii="Cambria" w:hAnsi="Cambria"/>
          <w:color w:val="000000" w:themeColor="text1"/>
          <w:sz w:val="28"/>
          <w:szCs w:val="28"/>
        </w:rPr>
        <w:t xml:space="preserve">he pathologist </w:t>
      </w:r>
      <w:ins w:id="16605" w:author="Claire S" w:date="2026-05-21T15:25:00Z" w16du:dateUtc="2026-05-21T14:25:00Z">
        <w:r w:rsidR="00126AC1">
          <w:rPr>
            <w:rFonts w:ascii="Cambria" w:hAnsi="Cambria"/>
            <w:color w:val="000000" w:themeColor="text1"/>
            <w:sz w:val="28"/>
            <w:szCs w:val="28"/>
          </w:rPr>
          <w:t>has said</w:t>
        </w:r>
      </w:ins>
      <w:ins w:id="16606" w:author="Claire S" w:date="2026-05-21T15:26:00Z" w16du:dateUtc="2026-05-21T14:26:00Z">
        <w:r w:rsidR="00126AC1">
          <w:rPr>
            <w:rFonts w:ascii="Cambria" w:hAnsi="Cambria"/>
            <w:color w:val="000000" w:themeColor="text1"/>
            <w:sz w:val="28"/>
            <w:szCs w:val="28"/>
          </w:rPr>
          <w:t xml:space="preserve"> </w:t>
        </w:r>
      </w:ins>
      <w:del w:id="16607" w:author="Claire S" w:date="2026-05-21T15:26:00Z" w16du:dateUtc="2026-05-21T14:26:00Z">
        <w:r w:rsidR="008B6672" w:rsidRPr="008B6672" w:rsidDel="00126AC1">
          <w:rPr>
            <w:rFonts w:ascii="Cambria" w:hAnsi="Cambria"/>
            <w:color w:val="000000" w:themeColor="text1"/>
            <w:sz w:val="28"/>
            <w:szCs w:val="28"/>
          </w:rPr>
          <w:delText xml:space="preserve">that </w:delText>
        </w:r>
      </w:del>
      <w:r w:rsidR="008B6672" w:rsidRPr="008B6672">
        <w:rPr>
          <w:rFonts w:ascii="Cambria" w:hAnsi="Cambria"/>
          <w:color w:val="000000" w:themeColor="text1"/>
          <w:sz w:val="28"/>
          <w:szCs w:val="28"/>
        </w:rPr>
        <w:t xml:space="preserve">the marks on Dex’s neck </w:t>
      </w:r>
      <w:del w:id="16608" w:author="Claire S" w:date="2026-05-21T15:26:00Z" w16du:dateUtc="2026-05-21T14:26:00Z">
        <w:r w:rsidR="008B6672" w:rsidRPr="008B6672" w:rsidDel="00126AC1">
          <w:rPr>
            <w:rFonts w:ascii="Cambria" w:hAnsi="Cambria"/>
            <w:color w:val="000000" w:themeColor="text1"/>
            <w:sz w:val="28"/>
            <w:szCs w:val="28"/>
          </w:rPr>
          <w:delText>were not</w:delText>
        </w:r>
      </w:del>
      <w:ins w:id="16609" w:author="Claire S" w:date="2026-05-21T15:26:00Z" w16du:dateUtc="2026-05-21T14:26:00Z">
        <w:r w:rsidR="00126AC1">
          <w:rPr>
            <w:rFonts w:ascii="Cambria" w:hAnsi="Cambria"/>
            <w:color w:val="000000" w:themeColor="text1"/>
            <w:sz w:val="28"/>
            <w:szCs w:val="28"/>
          </w:rPr>
          <w:t>aren’t</w:t>
        </w:r>
      </w:ins>
      <w:r w:rsidR="008B6672" w:rsidRPr="008B6672">
        <w:rPr>
          <w:rFonts w:ascii="Cambria" w:hAnsi="Cambria"/>
          <w:color w:val="000000" w:themeColor="text1"/>
          <w:sz w:val="28"/>
          <w:szCs w:val="28"/>
        </w:rPr>
        <w:t xml:space="preserve"> conversant with the way he’</w:t>
      </w:r>
      <w:ins w:id="16610" w:author="Daisy Watt" w:date="2026-06-23T10:59:00Z" w16du:dateUtc="2026-06-23T08:59:00Z">
        <w:r w:rsidR="008B6672" w:rsidRPr="008B6672">
          <w:rPr>
            <w:rFonts w:ascii="Cambria" w:hAnsi="Cambria"/>
            <w:color w:val="000000" w:themeColor="text1"/>
            <w:sz w:val="28"/>
            <w:szCs w:val="28"/>
          </w:rPr>
          <w:t>d</w:t>
        </w:r>
        <w:r w:rsidR="000A5357">
          <w:rPr>
            <w:rFonts w:ascii="Cambria" w:hAnsi="Cambria"/>
            <w:color w:val="000000" w:themeColor="text1"/>
            <w:sz w:val="28"/>
            <w:szCs w:val="28"/>
          </w:rPr>
          <w:t>…</w:t>
        </w:r>
      </w:ins>
      <w:del w:id="16611" w:author="Daisy Watt" w:date="2026-06-23T10:59:00Z" w16du:dateUtc="2026-06-23T08:59:00Z">
        <w:r w:rsidR="008B6672" w:rsidRPr="008B6672" w:rsidDel="000A5357">
          <w:rPr>
            <w:rFonts w:ascii="Cambria" w:hAnsi="Cambria"/>
            <w:color w:val="000000" w:themeColor="text1"/>
            <w:sz w:val="28"/>
            <w:szCs w:val="28"/>
          </w:rPr>
          <w:delText>d</w:delText>
        </w:r>
        <w:r w:rsidR="003F070C">
          <w:rPr>
            <w:rFonts w:ascii="Cambria" w:hAnsi="Cambria"/>
            <w:color w:val="000000" w:themeColor="text1"/>
            <w:sz w:val="28"/>
            <w:szCs w:val="28"/>
          </w:rPr>
          <w:delText xml:space="preserve"> -</w:delText>
        </w:r>
      </w:del>
      <w:r w:rsidR="008B6672" w:rsidRPr="008B6672">
        <w:rPr>
          <w:rFonts w:ascii="Cambria" w:hAnsi="Cambria"/>
          <w:color w:val="000000" w:themeColor="text1"/>
          <w:sz w:val="28"/>
          <w:szCs w:val="28"/>
        </w:rPr>
        <w:t>’ Carl hesitated.</w:t>
      </w:r>
    </w:p>
    <w:p w14:paraId="46664D1F" w14:textId="23941E26" w:rsidR="008B6672" w:rsidRPr="008B6672" w:rsidRDefault="008B6672" w:rsidP="00A655D1">
      <w:pPr>
        <w:spacing w:line="360" w:lineRule="auto"/>
        <w:ind w:firstLine="720"/>
        <w:contextualSpacing/>
        <w:rPr>
          <w:rFonts w:ascii="Cambria" w:hAnsi="Cambria"/>
          <w:color w:val="000000" w:themeColor="text1"/>
          <w:sz w:val="28"/>
          <w:szCs w:val="28"/>
        </w:rPr>
      </w:pPr>
      <w:r w:rsidRPr="008B6672">
        <w:rPr>
          <w:rFonts w:ascii="Cambria" w:hAnsi="Cambria"/>
          <w:color w:val="000000" w:themeColor="text1"/>
          <w:sz w:val="28"/>
          <w:szCs w:val="28"/>
        </w:rPr>
        <w:t>‘</w:t>
      </w:r>
      <w:r w:rsidR="003F070C">
        <w:rPr>
          <w:rFonts w:ascii="Cambria" w:hAnsi="Cambria"/>
          <w:color w:val="000000" w:themeColor="text1"/>
          <w:sz w:val="28"/>
          <w:szCs w:val="28"/>
        </w:rPr>
        <w:t>He’d what?’</w:t>
      </w:r>
      <w:r w:rsidRPr="008B6672">
        <w:rPr>
          <w:rFonts w:ascii="Cambria" w:hAnsi="Cambria"/>
          <w:color w:val="000000" w:themeColor="text1"/>
          <w:sz w:val="28"/>
          <w:szCs w:val="28"/>
        </w:rPr>
        <w:t xml:space="preserve"> Savannah </w:t>
      </w:r>
      <w:r w:rsidR="003F070C">
        <w:rPr>
          <w:rFonts w:ascii="Cambria" w:hAnsi="Cambria"/>
          <w:color w:val="000000" w:themeColor="text1"/>
          <w:sz w:val="28"/>
          <w:szCs w:val="28"/>
        </w:rPr>
        <w:t>aske</w:t>
      </w:r>
      <w:r w:rsidRPr="008B6672">
        <w:rPr>
          <w:rFonts w:ascii="Cambria" w:hAnsi="Cambria"/>
          <w:color w:val="000000" w:themeColor="text1"/>
          <w:sz w:val="28"/>
          <w:szCs w:val="28"/>
        </w:rPr>
        <w:t xml:space="preserve">d tersely. </w:t>
      </w:r>
    </w:p>
    <w:p w14:paraId="27D9E27E" w14:textId="695D0421" w:rsidR="008B6672" w:rsidRPr="008B6672" w:rsidRDefault="008B6672" w:rsidP="00A655D1">
      <w:pPr>
        <w:spacing w:line="360" w:lineRule="auto"/>
        <w:ind w:firstLine="720"/>
        <w:contextualSpacing/>
        <w:rPr>
          <w:rFonts w:ascii="Cambria" w:hAnsi="Cambria"/>
          <w:color w:val="000000" w:themeColor="text1"/>
          <w:sz w:val="28"/>
          <w:szCs w:val="28"/>
        </w:rPr>
      </w:pPr>
      <w:r w:rsidRPr="008B6672">
        <w:rPr>
          <w:rFonts w:ascii="Cambria" w:hAnsi="Cambria"/>
          <w:color w:val="000000" w:themeColor="text1"/>
          <w:sz w:val="28"/>
          <w:szCs w:val="28"/>
        </w:rPr>
        <w:t>‘The way he was found.’</w:t>
      </w:r>
    </w:p>
    <w:p w14:paraId="73395FEB" w14:textId="5271D91B" w:rsidR="008B6672" w:rsidRPr="00E664B2" w:rsidRDefault="008B6672" w:rsidP="00E607FD">
      <w:pPr>
        <w:spacing w:line="360" w:lineRule="auto"/>
        <w:ind w:firstLine="720"/>
        <w:contextualSpacing/>
        <w:rPr>
          <w:rFonts w:ascii="Cambria" w:hAnsi="Cambria"/>
          <w:color w:val="000000" w:themeColor="text1"/>
          <w:sz w:val="28"/>
          <w:szCs w:val="28"/>
        </w:rPr>
      </w:pPr>
      <w:r w:rsidRPr="008B6672">
        <w:rPr>
          <w:rFonts w:ascii="Cambria" w:hAnsi="Cambria"/>
          <w:color w:val="000000" w:themeColor="text1"/>
          <w:sz w:val="28"/>
          <w:szCs w:val="28"/>
        </w:rPr>
        <w:t>‘</w:t>
      </w:r>
      <w:commentRangeStart w:id="16612"/>
      <w:del w:id="16613" w:author="Claire S" w:date="2026-07-29T13:11:00Z" w16du:dateUtc="2026-07-29T12:11:00Z">
        <w:r w:rsidRPr="008B6672">
          <w:rPr>
            <w:rFonts w:ascii="Cambria" w:hAnsi="Cambria"/>
            <w:color w:val="000000" w:themeColor="text1"/>
            <w:sz w:val="28"/>
            <w:szCs w:val="28"/>
          </w:rPr>
          <w:delText xml:space="preserve">And how </w:delText>
        </w:r>
        <w:r w:rsidRPr="003F070C">
          <w:rPr>
            <w:rFonts w:ascii="Cambria" w:hAnsi="Cambria"/>
            <w:i/>
            <w:iCs/>
            <w:color w:val="000000" w:themeColor="text1"/>
            <w:sz w:val="28"/>
            <w:szCs w:val="28"/>
          </w:rPr>
          <w:delText>was</w:delText>
        </w:r>
        <w:r w:rsidRPr="008B6672">
          <w:rPr>
            <w:rFonts w:ascii="Cambria" w:hAnsi="Cambria"/>
            <w:color w:val="000000" w:themeColor="text1"/>
            <w:sz w:val="28"/>
            <w:szCs w:val="28"/>
          </w:rPr>
          <w:delText xml:space="preserve"> he found</w:delText>
        </w:r>
      </w:del>
      <w:ins w:id="16614" w:author="Claire S" w:date="2026-07-29T13:11:00Z" w16du:dateUtc="2026-07-29T12:11:00Z">
        <w:r w:rsidR="00262961">
          <w:rPr>
            <w:rFonts w:ascii="Cambria" w:hAnsi="Cambria"/>
            <w:color w:val="000000" w:themeColor="text1"/>
            <w:sz w:val="28"/>
            <w:szCs w:val="28"/>
          </w:rPr>
          <w:t>What does that mean</w:t>
        </w:r>
      </w:ins>
      <w:r>
        <w:rPr>
          <w:rFonts w:ascii="Cambria" w:hAnsi="Cambria"/>
          <w:color w:val="000000" w:themeColor="text1"/>
          <w:sz w:val="28"/>
          <w:szCs w:val="28"/>
        </w:rPr>
        <w:t>?</w:t>
      </w:r>
      <w:r w:rsidRPr="008B6672">
        <w:rPr>
          <w:rFonts w:ascii="Cambria" w:hAnsi="Cambria"/>
          <w:color w:val="000000" w:themeColor="text1"/>
          <w:sz w:val="28"/>
          <w:szCs w:val="28"/>
        </w:rPr>
        <w:t>’</w:t>
      </w:r>
      <w:r w:rsidR="00E607FD">
        <w:rPr>
          <w:rFonts w:ascii="Cambria" w:hAnsi="Cambria"/>
          <w:color w:val="000000" w:themeColor="text1"/>
          <w:sz w:val="28"/>
          <w:szCs w:val="28"/>
        </w:rPr>
        <w:t xml:space="preserve"> </w:t>
      </w:r>
      <w:ins w:id="16615" w:author="Claire S" w:date="2026-06-04T17:03:00Z" w16du:dateUtc="2026-06-04T16:03:00Z">
        <w:del w:id="16616" w:author="Daisy Watt" w:date="2026-06-23T11:01:00Z" w16du:dateUtc="2026-06-23T09:01:00Z">
          <w:r w:rsidR="00D55A57">
            <w:rPr>
              <w:rFonts w:ascii="Cambria" w:hAnsi="Cambria"/>
              <w:color w:val="000000" w:themeColor="text1"/>
              <w:sz w:val="28"/>
              <w:szCs w:val="28"/>
            </w:rPr>
            <w:delText>without bidding</w:delText>
          </w:r>
        </w:del>
      </w:ins>
      <w:ins w:id="16617" w:author="Daisy Watt" w:date="2026-06-23T11:01:00Z" w16du:dateUtc="2026-06-23T09:01:00Z">
        <w:r w:rsidR="000A5357">
          <w:rPr>
            <w:rFonts w:ascii="Cambria" w:hAnsi="Cambria"/>
            <w:color w:val="000000" w:themeColor="text1"/>
            <w:sz w:val="28"/>
            <w:szCs w:val="28"/>
          </w:rPr>
          <w:t>Unbidden</w:t>
        </w:r>
      </w:ins>
      <w:ins w:id="16618" w:author="Claire S" w:date="2026-06-04T17:03:00Z" w16du:dateUtc="2026-06-04T16:03:00Z">
        <w:r w:rsidR="00D55A57">
          <w:rPr>
            <w:rFonts w:ascii="Cambria" w:hAnsi="Cambria"/>
            <w:color w:val="000000" w:themeColor="text1"/>
            <w:sz w:val="28"/>
            <w:szCs w:val="28"/>
          </w:rPr>
          <w:t xml:space="preserve">, </w:t>
        </w:r>
      </w:ins>
      <w:r w:rsidRPr="008B6672">
        <w:rPr>
          <w:rFonts w:ascii="Cambria" w:hAnsi="Cambria"/>
          <w:color w:val="000000" w:themeColor="text1"/>
          <w:sz w:val="28"/>
          <w:szCs w:val="28"/>
        </w:rPr>
        <w:t>Savannah</w:t>
      </w:r>
      <w:r w:rsidR="00E607FD">
        <w:rPr>
          <w:rFonts w:ascii="Cambria" w:hAnsi="Cambria"/>
          <w:color w:val="000000" w:themeColor="text1"/>
          <w:sz w:val="28"/>
          <w:szCs w:val="28"/>
        </w:rPr>
        <w:t xml:space="preserve">’s mind </w:t>
      </w:r>
      <w:del w:id="16619" w:author="Claire S" w:date="2026-05-22T15:16:00Z" w16du:dateUtc="2026-05-22T14:16:00Z">
        <w:r w:rsidR="00E607FD" w:rsidDel="002F4134">
          <w:rPr>
            <w:rFonts w:ascii="Cambria" w:hAnsi="Cambria"/>
            <w:color w:val="000000" w:themeColor="text1"/>
            <w:sz w:val="28"/>
            <w:szCs w:val="28"/>
          </w:rPr>
          <w:delText>went</w:delText>
        </w:r>
        <w:r w:rsidRPr="008B6672" w:rsidDel="002F4134">
          <w:rPr>
            <w:rFonts w:ascii="Cambria" w:hAnsi="Cambria"/>
            <w:color w:val="000000" w:themeColor="text1"/>
            <w:sz w:val="28"/>
            <w:szCs w:val="28"/>
          </w:rPr>
          <w:delText xml:space="preserve"> b</w:delText>
        </w:r>
      </w:del>
      <w:ins w:id="16620" w:author="Claire S" w:date="2026-05-22T15:16:00Z" w16du:dateUtc="2026-05-22T14:16:00Z">
        <w:r w:rsidR="002F4134">
          <w:rPr>
            <w:rFonts w:ascii="Cambria" w:hAnsi="Cambria"/>
            <w:color w:val="000000" w:themeColor="text1"/>
            <w:sz w:val="28"/>
            <w:szCs w:val="28"/>
          </w:rPr>
          <w:t xml:space="preserve">returned to </w:t>
        </w:r>
      </w:ins>
      <w:ins w:id="16621" w:author="Claire S" w:date="2026-06-04T17:03:00Z" w16du:dateUtc="2026-06-04T16:03:00Z">
        <w:r w:rsidR="00CB21E3">
          <w:rPr>
            <w:rFonts w:ascii="Cambria" w:hAnsi="Cambria"/>
            <w:color w:val="000000" w:themeColor="text1"/>
            <w:sz w:val="28"/>
            <w:szCs w:val="28"/>
          </w:rPr>
          <w:t>Sun</w:t>
        </w:r>
      </w:ins>
      <w:ins w:id="16622" w:author="Claire S" w:date="2026-05-22T15:17:00Z" w16du:dateUtc="2026-05-22T14:17:00Z">
        <w:r w:rsidR="002F4134">
          <w:rPr>
            <w:rFonts w:ascii="Cambria" w:hAnsi="Cambria"/>
            <w:color w:val="000000" w:themeColor="text1"/>
            <w:sz w:val="28"/>
            <w:szCs w:val="28"/>
          </w:rPr>
          <w:t>day</w:t>
        </w:r>
      </w:ins>
      <w:del w:id="16623" w:author="Daisy Watt" w:date="2026-06-23T11:02:00Z" w16du:dateUtc="2026-06-23T09:02:00Z">
        <w:r w:rsidRPr="008B6672" w:rsidDel="002F4134">
          <w:rPr>
            <w:rFonts w:ascii="Cambria" w:hAnsi="Cambria"/>
            <w:color w:val="000000" w:themeColor="text1"/>
            <w:sz w:val="28"/>
            <w:szCs w:val="28"/>
          </w:rPr>
          <w:delText>ack to Sunday</w:delText>
        </w:r>
        <w:r w:rsidRPr="008B6672">
          <w:rPr>
            <w:rFonts w:ascii="Cambria" w:hAnsi="Cambria"/>
            <w:color w:val="000000" w:themeColor="text1"/>
            <w:sz w:val="28"/>
            <w:szCs w:val="28"/>
          </w:rPr>
          <w:delText>;</w:delText>
        </w:r>
      </w:del>
      <w:ins w:id="16624" w:author="Daisy Watt" w:date="2026-06-23T11:02:00Z" w16du:dateUtc="2026-06-23T09:02:00Z">
        <w:r w:rsidRPr="008B6672">
          <w:rPr>
            <w:rFonts w:ascii="Cambria" w:hAnsi="Cambria"/>
            <w:color w:val="000000" w:themeColor="text1"/>
            <w:sz w:val="28"/>
            <w:szCs w:val="28"/>
          </w:rPr>
          <w:t xml:space="preserve"> </w:t>
        </w:r>
        <w:r w:rsidR="000A5357">
          <w:rPr>
            <w:rFonts w:ascii="Cambria" w:hAnsi="Cambria"/>
            <w:color w:val="000000" w:themeColor="text1"/>
            <w:sz w:val="28"/>
            <w:szCs w:val="28"/>
          </w:rPr>
          <w:t>–</w:t>
        </w:r>
      </w:ins>
      <w:r w:rsidRPr="008B6672">
        <w:rPr>
          <w:rFonts w:ascii="Cambria" w:hAnsi="Cambria"/>
          <w:color w:val="000000" w:themeColor="text1"/>
          <w:sz w:val="28"/>
          <w:szCs w:val="28"/>
        </w:rPr>
        <w:t xml:space="preserve"> </w:t>
      </w:r>
      <w:r w:rsidR="00E607FD">
        <w:rPr>
          <w:rFonts w:ascii="Cambria" w:hAnsi="Cambria"/>
          <w:color w:val="000000" w:themeColor="text1"/>
          <w:sz w:val="28"/>
          <w:szCs w:val="28"/>
        </w:rPr>
        <w:t>the fact s</w:t>
      </w:r>
      <w:r w:rsidRPr="008B6672">
        <w:rPr>
          <w:rFonts w:ascii="Cambria" w:hAnsi="Cambria"/>
          <w:color w:val="000000" w:themeColor="text1"/>
          <w:sz w:val="28"/>
          <w:szCs w:val="28"/>
        </w:rPr>
        <w:t>he hadn’t seen Dex</w:t>
      </w:r>
      <w:r w:rsidR="00BA1765">
        <w:rPr>
          <w:rFonts w:ascii="Cambria" w:hAnsi="Cambria"/>
          <w:color w:val="000000" w:themeColor="text1"/>
          <w:sz w:val="28"/>
          <w:szCs w:val="28"/>
        </w:rPr>
        <w:t xml:space="preserve">; </w:t>
      </w:r>
      <w:r w:rsidRPr="008B6672">
        <w:rPr>
          <w:rFonts w:ascii="Cambria" w:hAnsi="Cambria"/>
          <w:color w:val="000000" w:themeColor="text1"/>
          <w:sz w:val="28"/>
          <w:szCs w:val="28"/>
        </w:rPr>
        <w:t xml:space="preserve">still </w:t>
      </w:r>
      <w:r w:rsidRPr="00E664B2">
        <w:rPr>
          <w:rFonts w:ascii="Cambria" w:hAnsi="Cambria"/>
          <w:color w:val="000000" w:themeColor="text1"/>
          <w:sz w:val="28"/>
          <w:szCs w:val="28"/>
        </w:rPr>
        <w:t xml:space="preserve">hadn’t </w:t>
      </w:r>
      <w:r w:rsidR="00E607FD">
        <w:rPr>
          <w:rFonts w:ascii="Cambria" w:hAnsi="Cambria"/>
          <w:color w:val="000000" w:themeColor="text1"/>
          <w:sz w:val="28"/>
          <w:szCs w:val="28"/>
        </w:rPr>
        <w:t>been allowed to see his</w:t>
      </w:r>
      <w:r w:rsidRPr="00E664B2">
        <w:rPr>
          <w:rFonts w:ascii="Cambria" w:hAnsi="Cambria"/>
          <w:color w:val="000000" w:themeColor="text1"/>
          <w:sz w:val="28"/>
          <w:szCs w:val="28"/>
        </w:rPr>
        <w:t xml:space="preserve"> body</w:t>
      </w:r>
      <w:r w:rsidR="00EC5671">
        <w:rPr>
          <w:rFonts w:ascii="Cambria" w:hAnsi="Cambria"/>
          <w:color w:val="000000" w:themeColor="text1"/>
          <w:sz w:val="28"/>
          <w:szCs w:val="28"/>
        </w:rPr>
        <w:t>,</w:t>
      </w:r>
      <w:r w:rsidR="00BA1765">
        <w:rPr>
          <w:rFonts w:ascii="Cambria" w:hAnsi="Cambria"/>
          <w:color w:val="000000" w:themeColor="text1"/>
          <w:sz w:val="28"/>
          <w:szCs w:val="28"/>
        </w:rPr>
        <w:t xml:space="preserve"> in fact</w:t>
      </w:r>
      <w:r w:rsidRPr="00E664B2">
        <w:rPr>
          <w:rFonts w:ascii="Cambria" w:hAnsi="Cambria"/>
          <w:color w:val="000000" w:themeColor="text1"/>
          <w:sz w:val="28"/>
          <w:szCs w:val="28"/>
        </w:rPr>
        <w:t xml:space="preserve">. </w:t>
      </w:r>
      <w:ins w:id="16625" w:author="Claire S" w:date="2026-07-29T13:11:00Z" w16du:dateUtc="2026-07-29T12:11:00Z">
        <w:r w:rsidR="00262961">
          <w:rPr>
            <w:rFonts w:ascii="Cambria" w:hAnsi="Cambria"/>
            <w:color w:val="000000" w:themeColor="text1"/>
            <w:sz w:val="28"/>
            <w:szCs w:val="28"/>
          </w:rPr>
          <w:t>‘He was hanging, no?’</w:t>
        </w:r>
      </w:ins>
      <w:del w:id="16626" w:author="Claire S" w:date="2026-07-29T13:11:00Z" w16du:dateUtc="2026-07-29T12:11:00Z">
        <w:r w:rsidRPr="00E664B2">
          <w:rPr>
            <w:rFonts w:ascii="Cambria" w:hAnsi="Cambria"/>
            <w:color w:val="000000" w:themeColor="text1"/>
            <w:sz w:val="28"/>
            <w:szCs w:val="28"/>
          </w:rPr>
          <w:delText xml:space="preserve"> </w:delText>
        </w:r>
      </w:del>
    </w:p>
    <w:p w14:paraId="31C3273D" w14:textId="18AA28D8" w:rsidR="004506EE" w:rsidRDefault="00EC5671" w:rsidP="00A655D1">
      <w:pPr>
        <w:spacing w:line="360" w:lineRule="auto"/>
        <w:ind w:firstLine="720"/>
        <w:contextualSpacing/>
        <w:rPr>
          <w:ins w:id="16627" w:author="Claire S" w:date="2026-05-21T15:27:00Z" w16du:dateUtc="2026-05-21T14:27:00Z"/>
          <w:rFonts w:ascii="Cambria" w:hAnsi="Cambria"/>
          <w:color w:val="000000" w:themeColor="text1"/>
          <w:sz w:val="28"/>
          <w:szCs w:val="28"/>
        </w:rPr>
      </w:pPr>
      <w:r>
        <w:rPr>
          <w:rFonts w:ascii="Cambria" w:hAnsi="Cambria"/>
          <w:color w:val="000000" w:themeColor="text1"/>
          <w:sz w:val="28"/>
          <w:szCs w:val="28"/>
        </w:rPr>
        <w:t>‘Well</w:t>
      </w:r>
      <w:del w:id="16628" w:author="Daisy Watt" w:date="2026-06-23T11:02:00Z" w16du:dateUtc="2026-06-23T09:02:00Z">
        <w:r>
          <w:rPr>
            <w:rFonts w:ascii="Cambria" w:hAnsi="Cambria"/>
            <w:color w:val="000000" w:themeColor="text1"/>
            <w:sz w:val="28"/>
            <w:szCs w:val="28"/>
          </w:rPr>
          <w:delText>,</w:delText>
        </w:r>
      </w:del>
      <w:ins w:id="16629" w:author="Daisy Watt" w:date="2026-06-23T11:02:00Z" w16du:dateUtc="2026-06-23T09:02:00Z">
        <w:r w:rsidR="000A5357">
          <w:rPr>
            <w:rFonts w:ascii="Cambria" w:hAnsi="Cambria"/>
            <w:color w:val="000000" w:themeColor="text1"/>
            <w:sz w:val="28"/>
            <w:szCs w:val="28"/>
          </w:rPr>
          <w:t>…</w:t>
        </w:r>
      </w:ins>
      <w:r>
        <w:rPr>
          <w:rFonts w:ascii="Cambria" w:hAnsi="Cambria"/>
          <w:color w:val="000000" w:themeColor="text1"/>
          <w:sz w:val="28"/>
          <w:szCs w:val="28"/>
        </w:rPr>
        <w:t xml:space="preserve">’ </w:t>
      </w:r>
      <w:r w:rsidR="00F07F9A" w:rsidRPr="00E664B2">
        <w:rPr>
          <w:rFonts w:ascii="Cambria" w:hAnsi="Cambria"/>
          <w:color w:val="000000" w:themeColor="text1"/>
          <w:sz w:val="28"/>
          <w:szCs w:val="28"/>
        </w:rPr>
        <w:t xml:space="preserve">Carl cleared his throat. </w:t>
      </w:r>
      <w:r w:rsidR="008B6672" w:rsidRPr="00E664B2">
        <w:rPr>
          <w:rFonts w:ascii="Cambria" w:hAnsi="Cambria"/>
          <w:color w:val="000000" w:themeColor="text1"/>
          <w:sz w:val="28"/>
          <w:szCs w:val="28"/>
        </w:rPr>
        <w:t>‘</w:t>
      </w:r>
      <w:ins w:id="16630" w:author="Claire S" w:date="2026-07-29T13:12:00Z" w16du:dateUtc="2026-07-29T12:12:00Z">
        <w:r w:rsidR="00065486">
          <w:rPr>
            <w:rFonts w:ascii="Cambria" w:hAnsi="Cambria"/>
            <w:color w:val="000000" w:themeColor="text1"/>
            <w:sz w:val="28"/>
            <w:szCs w:val="28"/>
          </w:rPr>
          <w:t>Can you deal with more</w:t>
        </w:r>
        <w:r w:rsidR="00262961">
          <w:rPr>
            <w:rFonts w:ascii="Cambria" w:hAnsi="Cambria"/>
            <w:color w:val="000000" w:themeColor="text1"/>
            <w:sz w:val="28"/>
            <w:szCs w:val="28"/>
          </w:rPr>
          <w:t xml:space="preserve"> details</w:t>
        </w:r>
      </w:ins>
      <w:ins w:id="16631" w:author="Claire S" w:date="2026-05-21T15:27:00Z" w16du:dateUtc="2026-05-21T14:27:00Z">
        <w:r w:rsidR="004506EE">
          <w:rPr>
            <w:rFonts w:ascii="Cambria" w:hAnsi="Cambria"/>
            <w:color w:val="000000" w:themeColor="text1"/>
            <w:sz w:val="28"/>
            <w:szCs w:val="28"/>
          </w:rPr>
          <w:t>?</w:t>
        </w:r>
      </w:ins>
    </w:p>
    <w:p w14:paraId="10B75C2A" w14:textId="5BBBC340" w:rsidR="004506EE" w:rsidRDefault="004506EE" w:rsidP="00A655D1">
      <w:pPr>
        <w:spacing w:line="360" w:lineRule="auto"/>
        <w:ind w:firstLine="720"/>
        <w:contextualSpacing/>
        <w:rPr>
          <w:ins w:id="16632" w:author="Claire S" w:date="2026-05-21T15:27:00Z" w16du:dateUtc="2026-05-21T14:27:00Z"/>
          <w:rFonts w:ascii="Cambria" w:hAnsi="Cambria"/>
          <w:color w:val="000000" w:themeColor="text1"/>
          <w:sz w:val="28"/>
          <w:szCs w:val="28"/>
        </w:rPr>
      </w:pPr>
      <w:ins w:id="16633" w:author="Claire S" w:date="2026-05-21T15:27:00Z" w16du:dateUtc="2026-05-21T14:27:00Z">
        <w:r>
          <w:rPr>
            <w:rFonts w:ascii="Cambria" w:hAnsi="Cambria"/>
            <w:color w:val="000000" w:themeColor="text1"/>
            <w:sz w:val="28"/>
            <w:szCs w:val="28"/>
          </w:rPr>
          <w:t>Savannah nodded</w:t>
        </w:r>
      </w:ins>
      <w:ins w:id="16634" w:author="Claire S" w:date="2026-05-22T15:17:00Z" w16du:dateUtc="2026-05-22T14:17:00Z">
        <w:r w:rsidR="00775754">
          <w:rPr>
            <w:rFonts w:ascii="Cambria" w:hAnsi="Cambria"/>
            <w:color w:val="000000" w:themeColor="text1"/>
            <w:sz w:val="28"/>
            <w:szCs w:val="28"/>
          </w:rPr>
          <w:t>.</w:t>
        </w:r>
      </w:ins>
    </w:p>
    <w:p w14:paraId="177A1623" w14:textId="168A16ED" w:rsidR="008B6672" w:rsidRPr="00E664B2" w:rsidRDefault="004506EE" w:rsidP="00A655D1">
      <w:pPr>
        <w:spacing w:line="360" w:lineRule="auto"/>
        <w:ind w:firstLine="720"/>
        <w:contextualSpacing/>
        <w:rPr>
          <w:rFonts w:ascii="Cambria" w:hAnsi="Cambria"/>
          <w:color w:val="000000" w:themeColor="text1"/>
          <w:sz w:val="28"/>
          <w:szCs w:val="28"/>
        </w:rPr>
      </w:pPr>
      <w:ins w:id="16635" w:author="Claire S" w:date="2026-05-21T15:27:00Z" w16du:dateUtc="2026-05-21T14:27:00Z">
        <w:r>
          <w:rPr>
            <w:rFonts w:ascii="Cambria" w:hAnsi="Cambria"/>
            <w:color w:val="000000" w:themeColor="text1"/>
            <w:sz w:val="28"/>
            <w:szCs w:val="28"/>
          </w:rPr>
          <w:t xml:space="preserve">‘Okay. </w:t>
        </w:r>
      </w:ins>
      <w:ins w:id="16636" w:author="Claire S" w:date="2026-07-29T13:12:00Z" w16du:dateUtc="2026-07-29T12:12:00Z">
        <w:r w:rsidR="00065486">
          <w:rPr>
            <w:rFonts w:ascii="Cambria" w:hAnsi="Cambria"/>
            <w:color w:val="000000" w:themeColor="text1"/>
            <w:sz w:val="28"/>
            <w:szCs w:val="28"/>
          </w:rPr>
          <w:t>So, h</w:t>
        </w:r>
      </w:ins>
      <w:del w:id="16637" w:author="Claire S" w:date="2026-07-29T13:12:00Z" w16du:dateUtc="2026-07-29T12:12:00Z">
        <w:r w:rsidR="008B6672" w:rsidRPr="00E664B2">
          <w:rPr>
            <w:rFonts w:ascii="Cambria" w:hAnsi="Cambria"/>
            <w:color w:val="000000" w:themeColor="text1"/>
            <w:sz w:val="28"/>
            <w:szCs w:val="28"/>
          </w:rPr>
          <w:delText>H</w:delText>
        </w:r>
      </w:del>
      <w:r w:rsidR="008B6672" w:rsidRPr="00E664B2">
        <w:rPr>
          <w:rFonts w:ascii="Cambria" w:hAnsi="Cambria"/>
          <w:color w:val="000000" w:themeColor="text1"/>
          <w:sz w:val="28"/>
          <w:szCs w:val="28"/>
        </w:rPr>
        <w:t>e was hanging from the door hook</w:t>
      </w:r>
      <w:ins w:id="16638" w:author="Claire S" w:date="2026-07-29T13:12:00Z" w16du:dateUtc="2026-07-29T12:12:00Z">
        <w:r w:rsidR="00065486">
          <w:rPr>
            <w:rFonts w:ascii="Cambria" w:hAnsi="Cambria"/>
            <w:color w:val="000000" w:themeColor="text1"/>
            <w:sz w:val="28"/>
            <w:szCs w:val="28"/>
          </w:rPr>
          <w:t>-</w:t>
        </w:r>
      </w:ins>
      <w:del w:id="16639" w:author="Claire S" w:date="2026-07-29T13:12:00Z" w16du:dateUtc="2026-07-29T12:12:00Z">
        <w:r w:rsidR="008B6672" w:rsidRPr="00E664B2">
          <w:rPr>
            <w:rFonts w:ascii="Cambria" w:hAnsi="Cambria"/>
            <w:color w:val="000000" w:themeColor="text1"/>
            <w:sz w:val="28"/>
            <w:szCs w:val="28"/>
          </w:rPr>
          <w:delText>.</w:delText>
        </w:r>
      </w:del>
      <w:r w:rsidR="008B6672" w:rsidRPr="00E664B2">
        <w:rPr>
          <w:rFonts w:ascii="Cambria" w:hAnsi="Cambria"/>
          <w:color w:val="000000" w:themeColor="text1"/>
          <w:sz w:val="28"/>
          <w:szCs w:val="28"/>
        </w:rPr>
        <w:t>’</w:t>
      </w:r>
      <w:commentRangeEnd w:id="16612"/>
      <w:r w:rsidR="000A5357" w:rsidRPr="00E664B2">
        <w:rPr>
          <w:rStyle w:val="CommentReference"/>
          <w:rFonts w:ascii="Cambria" w:hAnsi="Cambria"/>
          <w:color w:val="000000" w:themeColor="text1"/>
          <w:sz w:val="28"/>
          <w:szCs w:val="28"/>
        </w:rPr>
        <w:commentReference w:id="16612"/>
      </w:r>
    </w:p>
    <w:p w14:paraId="50BBB827" w14:textId="55A03F17" w:rsidR="00265973" w:rsidRPr="00E664B2" w:rsidRDefault="00265973" w:rsidP="00265973">
      <w:pPr>
        <w:spacing w:line="360" w:lineRule="auto"/>
        <w:ind w:firstLine="720"/>
        <w:contextualSpacing/>
        <w:rPr>
          <w:rFonts w:ascii="Cambria" w:hAnsi="Cambria"/>
          <w:color w:val="000000" w:themeColor="text1"/>
          <w:sz w:val="28"/>
          <w:szCs w:val="28"/>
        </w:rPr>
      </w:pPr>
      <w:r w:rsidRPr="00E664B2">
        <w:rPr>
          <w:rFonts w:ascii="Cambria" w:hAnsi="Cambria"/>
          <w:color w:val="000000" w:themeColor="text1"/>
          <w:sz w:val="28"/>
          <w:szCs w:val="28"/>
        </w:rPr>
        <w:t xml:space="preserve">Savannah bit </w:t>
      </w:r>
      <w:r w:rsidR="00536E0F">
        <w:rPr>
          <w:rFonts w:ascii="Cambria" w:hAnsi="Cambria"/>
          <w:color w:val="000000" w:themeColor="text1"/>
          <w:sz w:val="28"/>
          <w:szCs w:val="28"/>
        </w:rPr>
        <w:t xml:space="preserve">down on </w:t>
      </w:r>
      <w:r w:rsidRPr="00E664B2">
        <w:rPr>
          <w:rFonts w:ascii="Cambria" w:hAnsi="Cambria"/>
          <w:color w:val="000000" w:themeColor="text1"/>
          <w:sz w:val="28"/>
          <w:szCs w:val="28"/>
        </w:rPr>
        <w:t xml:space="preserve">her lip so hard, she almost </w:t>
      </w:r>
      <w:r>
        <w:rPr>
          <w:rFonts w:ascii="Cambria" w:hAnsi="Cambria"/>
          <w:color w:val="000000" w:themeColor="text1"/>
          <w:sz w:val="28"/>
          <w:szCs w:val="28"/>
        </w:rPr>
        <w:t xml:space="preserve">cried out </w:t>
      </w:r>
      <w:r w:rsidRPr="00E664B2">
        <w:rPr>
          <w:rFonts w:ascii="Cambria" w:hAnsi="Cambria"/>
          <w:color w:val="000000" w:themeColor="text1"/>
          <w:sz w:val="28"/>
          <w:szCs w:val="28"/>
        </w:rPr>
        <w:t xml:space="preserve">in pain. </w:t>
      </w:r>
    </w:p>
    <w:p w14:paraId="295FDE53" w14:textId="5FF22F02" w:rsidR="00BA1765" w:rsidRDefault="008B6672" w:rsidP="00775754">
      <w:pPr>
        <w:spacing w:line="360" w:lineRule="auto"/>
        <w:ind w:firstLine="720"/>
        <w:contextualSpacing/>
        <w:rPr>
          <w:ins w:id="16640" w:author="Claire S" w:date="2026-06-04T17:04:00Z" w16du:dateUtc="2026-06-04T16:04:00Z"/>
          <w:rFonts w:ascii="Cambria" w:hAnsi="Cambria"/>
          <w:color w:val="000000" w:themeColor="text1"/>
          <w:sz w:val="28"/>
          <w:szCs w:val="28"/>
        </w:rPr>
      </w:pPr>
      <w:r w:rsidRPr="00E664B2">
        <w:rPr>
          <w:rFonts w:ascii="Cambria" w:hAnsi="Cambria"/>
          <w:color w:val="000000" w:themeColor="text1"/>
          <w:sz w:val="28"/>
          <w:szCs w:val="28"/>
        </w:rPr>
        <w:t>‘Jesus</w:t>
      </w:r>
      <w:r w:rsidR="00536E0F">
        <w:rPr>
          <w:rFonts w:ascii="Cambria" w:hAnsi="Cambria"/>
          <w:color w:val="000000" w:themeColor="text1"/>
          <w:sz w:val="28"/>
          <w:szCs w:val="28"/>
        </w:rPr>
        <w:t>.</w:t>
      </w:r>
      <w:r w:rsidRPr="00E664B2">
        <w:rPr>
          <w:rFonts w:ascii="Cambria" w:hAnsi="Cambria"/>
          <w:color w:val="000000" w:themeColor="text1"/>
          <w:sz w:val="28"/>
          <w:szCs w:val="28"/>
        </w:rPr>
        <w:t xml:space="preserve">’ </w:t>
      </w:r>
      <w:r w:rsidR="00536E0F">
        <w:rPr>
          <w:rFonts w:ascii="Cambria" w:hAnsi="Cambria"/>
          <w:color w:val="000000" w:themeColor="text1"/>
          <w:sz w:val="28"/>
          <w:szCs w:val="28"/>
        </w:rPr>
        <w:t>I</w:t>
      </w:r>
      <w:r w:rsidR="00265973">
        <w:rPr>
          <w:rFonts w:ascii="Cambria" w:hAnsi="Cambria"/>
          <w:color w:val="000000" w:themeColor="text1"/>
          <w:sz w:val="28"/>
          <w:szCs w:val="28"/>
        </w:rPr>
        <w:t xml:space="preserve">f </w:t>
      </w:r>
      <w:r w:rsidRPr="00E664B2">
        <w:rPr>
          <w:rFonts w:ascii="Cambria" w:hAnsi="Cambria"/>
          <w:color w:val="000000" w:themeColor="text1"/>
          <w:sz w:val="28"/>
          <w:szCs w:val="28"/>
        </w:rPr>
        <w:t xml:space="preserve">Ruth </w:t>
      </w:r>
      <w:del w:id="16641" w:author="Claire S" w:date="2026-07-29T13:12:00Z" w16du:dateUtc="2026-07-29T12:12:00Z">
        <w:r w:rsidR="00265973">
          <w:rPr>
            <w:rFonts w:ascii="Cambria" w:hAnsi="Cambria"/>
            <w:color w:val="000000" w:themeColor="text1"/>
            <w:sz w:val="28"/>
            <w:szCs w:val="28"/>
          </w:rPr>
          <w:delText xml:space="preserve">hadn’t </w:delText>
        </w:r>
      </w:del>
      <w:ins w:id="16642" w:author="Claire S" w:date="2026-07-29T13:12:00Z" w16du:dateUtc="2026-07-29T12:12:00Z">
        <w:r w:rsidR="00065486">
          <w:rPr>
            <w:rFonts w:ascii="Cambria" w:hAnsi="Cambria"/>
            <w:color w:val="000000" w:themeColor="text1"/>
            <w:sz w:val="28"/>
            <w:szCs w:val="28"/>
          </w:rPr>
          <w:t>wa</w:t>
        </w:r>
      </w:ins>
      <w:ins w:id="16643" w:author="Claire S" w:date="2026-07-29T13:13:00Z" w16du:dateUtc="2026-07-29T12:13:00Z">
        <w:r w:rsidR="00065486">
          <w:rPr>
            <w:rFonts w:ascii="Cambria" w:hAnsi="Cambria"/>
            <w:color w:val="000000" w:themeColor="text1"/>
            <w:sz w:val="28"/>
            <w:szCs w:val="28"/>
          </w:rPr>
          <w:t>s</w:t>
        </w:r>
      </w:ins>
      <w:ins w:id="16644" w:author="Claire S" w:date="2026-07-29T13:12:00Z" w16du:dateUtc="2026-07-29T12:12:00Z">
        <w:r w:rsidR="00065486">
          <w:rPr>
            <w:rFonts w:ascii="Cambria" w:hAnsi="Cambria"/>
            <w:color w:val="000000" w:themeColor="text1"/>
            <w:sz w:val="28"/>
            <w:szCs w:val="28"/>
          </w:rPr>
          <w:t xml:space="preserve">n’t </w:t>
        </w:r>
      </w:ins>
      <w:r w:rsidR="00265973">
        <w:rPr>
          <w:rFonts w:ascii="Cambria" w:hAnsi="Cambria"/>
          <w:color w:val="000000" w:themeColor="text1"/>
          <w:sz w:val="28"/>
          <w:szCs w:val="28"/>
        </w:rPr>
        <w:t xml:space="preserve">always </w:t>
      </w:r>
      <w:del w:id="16645" w:author="Claire S" w:date="2026-07-29T13:13:00Z" w16du:dateUtc="2026-07-29T12:13:00Z">
        <w:r w:rsidR="00265973">
          <w:rPr>
            <w:rFonts w:ascii="Cambria" w:hAnsi="Cambria"/>
            <w:color w:val="000000" w:themeColor="text1"/>
            <w:sz w:val="28"/>
            <w:szCs w:val="28"/>
          </w:rPr>
          <w:delText xml:space="preserve">been </w:delText>
        </w:r>
      </w:del>
      <w:r w:rsidR="00265973">
        <w:rPr>
          <w:rFonts w:ascii="Cambria" w:hAnsi="Cambria"/>
          <w:color w:val="000000" w:themeColor="text1"/>
          <w:sz w:val="28"/>
          <w:szCs w:val="28"/>
        </w:rPr>
        <w:t xml:space="preserve">so pale, she’d have looked </w:t>
      </w:r>
      <w:r w:rsidR="00536E0F">
        <w:rPr>
          <w:rFonts w:ascii="Cambria" w:hAnsi="Cambria"/>
          <w:color w:val="000000" w:themeColor="text1"/>
          <w:sz w:val="28"/>
          <w:szCs w:val="28"/>
        </w:rPr>
        <w:t xml:space="preserve">even </w:t>
      </w:r>
      <w:r w:rsidR="00265973">
        <w:rPr>
          <w:rFonts w:ascii="Cambria" w:hAnsi="Cambria"/>
          <w:color w:val="000000" w:themeColor="text1"/>
          <w:sz w:val="28"/>
          <w:szCs w:val="28"/>
        </w:rPr>
        <w:t>paler.</w:t>
      </w:r>
      <w:ins w:id="16646" w:author="Claire S" w:date="2026-05-22T15:17:00Z" w16du:dateUtc="2026-05-22T14:17:00Z">
        <w:r w:rsidR="00775754">
          <w:rPr>
            <w:rFonts w:ascii="Cambria" w:hAnsi="Cambria"/>
            <w:color w:val="000000" w:themeColor="text1"/>
            <w:sz w:val="28"/>
            <w:szCs w:val="28"/>
          </w:rPr>
          <w:t xml:space="preserve">  She patted Savannah’s shoulder in a bad impression of </w:t>
        </w:r>
        <w:del w:id="16647" w:author="Daisy Watt" w:date="2026-06-23T11:02:00Z" w16du:dateUtc="2026-06-23T09:02:00Z">
          <w:r w:rsidR="00775754" w:rsidDel="000A5357">
            <w:rPr>
              <w:rFonts w:ascii="Cambria" w:hAnsi="Cambria"/>
              <w:color w:val="000000" w:themeColor="text1"/>
              <w:sz w:val="28"/>
              <w:szCs w:val="28"/>
            </w:rPr>
            <w:delText>em</w:delText>
          </w:r>
        </w:del>
      </w:ins>
      <w:ins w:id="16648" w:author="Daisy Watt" w:date="2026-06-23T11:02:00Z" w16du:dateUtc="2026-06-23T09:02:00Z">
        <w:r w:rsidR="000A5357">
          <w:rPr>
            <w:rFonts w:ascii="Cambria" w:hAnsi="Cambria"/>
            <w:color w:val="000000" w:themeColor="text1"/>
            <w:sz w:val="28"/>
            <w:szCs w:val="28"/>
          </w:rPr>
          <w:t>sym</w:t>
        </w:r>
      </w:ins>
      <w:ins w:id="16649" w:author="Claire S" w:date="2026-05-22T15:17:00Z" w16du:dateUtc="2026-05-22T14:17:00Z">
        <w:r w:rsidR="00775754">
          <w:rPr>
            <w:rFonts w:ascii="Cambria" w:hAnsi="Cambria"/>
            <w:color w:val="000000" w:themeColor="text1"/>
            <w:sz w:val="28"/>
            <w:szCs w:val="28"/>
          </w:rPr>
          <w:t>pathy.</w:t>
        </w:r>
      </w:ins>
      <w:ins w:id="16650" w:author="Claire S" w:date="2026-06-04T17:03:00Z" w16du:dateUtc="2026-06-04T16:03:00Z">
        <w:r w:rsidR="00D55A57">
          <w:rPr>
            <w:rFonts w:ascii="Cambria" w:hAnsi="Cambria"/>
            <w:color w:val="000000" w:themeColor="text1"/>
            <w:sz w:val="28"/>
            <w:szCs w:val="28"/>
          </w:rPr>
          <w:t xml:space="preserve"> ‘I’m sorry.’</w:t>
        </w:r>
      </w:ins>
    </w:p>
    <w:p w14:paraId="5D8355ED" w14:textId="0D8D2B73" w:rsidR="00D55A57" w:rsidRDefault="00D55A57" w:rsidP="00775754">
      <w:pPr>
        <w:spacing w:line="360" w:lineRule="auto"/>
        <w:ind w:firstLine="720"/>
        <w:contextualSpacing/>
        <w:rPr>
          <w:rFonts w:ascii="Cambria" w:hAnsi="Cambria"/>
          <w:color w:val="000000" w:themeColor="text1"/>
          <w:sz w:val="28"/>
          <w:szCs w:val="28"/>
        </w:rPr>
      </w:pPr>
      <w:ins w:id="16651" w:author="Claire S" w:date="2026-06-04T17:04:00Z" w16du:dateUtc="2026-06-04T16:04:00Z">
        <w:r>
          <w:rPr>
            <w:rFonts w:ascii="Cambria" w:hAnsi="Cambria"/>
            <w:color w:val="000000" w:themeColor="text1"/>
            <w:sz w:val="28"/>
            <w:szCs w:val="28"/>
          </w:rPr>
          <w:t xml:space="preserve">‘Not as sorry as I am,’ Savannah muttered.  She would not cry </w:t>
        </w:r>
      </w:ins>
      <w:ins w:id="16652" w:author="Daisy Watt" w:date="2026-06-23T11:02:00Z" w16du:dateUtc="2026-06-23T09:02:00Z">
        <w:r w:rsidR="000A5357">
          <w:rPr>
            <w:rFonts w:ascii="Cambria" w:hAnsi="Cambria"/>
            <w:color w:val="000000" w:themeColor="text1"/>
            <w:sz w:val="28"/>
            <w:szCs w:val="28"/>
          </w:rPr>
          <w:t xml:space="preserve">again, </w:t>
        </w:r>
      </w:ins>
      <w:ins w:id="16653" w:author="Claire S" w:date="2026-06-04T17:04:00Z" w16du:dateUtc="2026-06-04T16:04:00Z">
        <w:r>
          <w:rPr>
            <w:rFonts w:ascii="Cambria" w:hAnsi="Cambria"/>
            <w:color w:val="000000" w:themeColor="text1"/>
            <w:sz w:val="28"/>
            <w:szCs w:val="28"/>
          </w:rPr>
          <w:t>here.</w:t>
        </w:r>
      </w:ins>
    </w:p>
    <w:p w14:paraId="1AADA571" w14:textId="3A0E86F6" w:rsidR="00F07F9A" w:rsidRDefault="00F07F9A" w:rsidP="00A655D1">
      <w:pPr>
        <w:spacing w:line="360" w:lineRule="auto"/>
        <w:ind w:firstLine="720"/>
        <w:contextualSpacing/>
        <w:rPr>
          <w:rFonts w:ascii="Cambria" w:hAnsi="Cambria"/>
          <w:color w:val="000000" w:themeColor="text1"/>
          <w:sz w:val="28"/>
          <w:szCs w:val="28"/>
        </w:rPr>
      </w:pPr>
      <w:r w:rsidRPr="00E664B2">
        <w:rPr>
          <w:rFonts w:ascii="Cambria" w:hAnsi="Cambria"/>
          <w:color w:val="000000" w:themeColor="text1"/>
          <w:sz w:val="28"/>
          <w:szCs w:val="28"/>
        </w:rPr>
        <w:t xml:space="preserve">‘But </w:t>
      </w:r>
      <w:del w:id="16654" w:author="Claire S" w:date="2026-05-22T15:18:00Z" w16du:dateUtc="2026-05-22T14:18:00Z">
        <w:r w:rsidR="00936D2E" w:rsidDel="001E7715">
          <w:rPr>
            <w:rFonts w:ascii="Cambria" w:hAnsi="Cambria"/>
            <w:color w:val="000000" w:themeColor="text1"/>
            <w:sz w:val="28"/>
            <w:szCs w:val="28"/>
          </w:rPr>
          <w:delText xml:space="preserve">it seems </w:delText>
        </w:r>
      </w:del>
      <w:r w:rsidR="00936D2E">
        <w:rPr>
          <w:rFonts w:ascii="Cambria" w:hAnsi="Cambria"/>
          <w:color w:val="000000" w:themeColor="text1"/>
          <w:sz w:val="28"/>
          <w:szCs w:val="28"/>
        </w:rPr>
        <w:t>t</w:t>
      </w:r>
      <w:r w:rsidRPr="00E664B2">
        <w:rPr>
          <w:rFonts w:ascii="Cambria" w:hAnsi="Cambria"/>
          <w:color w:val="000000" w:themeColor="text1"/>
          <w:sz w:val="28"/>
          <w:szCs w:val="28"/>
        </w:rPr>
        <w:t xml:space="preserve">he marks on his neck </w:t>
      </w:r>
      <w:del w:id="16655" w:author="Claire S" w:date="2026-05-22T15:18:00Z" w16du:dateUtc="2026-05-22T14:18:00Z">
        <w:r w:rsidRPr="00E664B2" w:rsidDel="001E7715">
          <w:rPr>
            <w:rFonts w:ascii="Cambria" w:hAnsi="Cambria"/>
            <w:color w:val="000000" w:themeColor="text1"/>
            <w:sz w:val="28"/>
            <w:szCs w:val="28"/>
          </w:rPr>
          <w:delText xml:space="preserve">have </w:delText>
        </w:r>
      </w:del>
      <w:r w:rsidRPr="00E664B2">
        <w:rPr>
          <w:rFonts w:ascii="Cambria" w:hAnsi="Cambria"/>
          <w:color w:val="000000" w:themeColor="text1"/>
          <w:sz w:val="28"/>
          <w:szCs w:val="28"/>
        </w:rPr>
        <w:t>suggest</w:t>
      </w:r>
      <w:ins w:id="16656" w:author="Claire S" w:date="2026-05-22T15:18:00Z" w16du:dateUtc="2026-05-22T14:18:00Z">
        <w:r w:rsidR="001E7715">
          <w:rPr>
            <w:rFonts w:ascii="Cambria" w:hAnsi="Cambria"/>
            <w:color w:val="000000" w:themeColor="text1"/>
            <w:sz w:val="28"/>
            <w:szCs w:val="28"/>
          </w:rPr>
          <w:t xml:space="preserve"> </w:t>
        </w:r>
      </w:ins>
      <w:del w:id="16657" w:author="Claire S" w:date="2026-05-22T15:18:00Z" w16du:dateUtc="2026-05-22T14:18:00Z">
        <w:r w:rsidRPr="00E664B2" w:rsidDel="001E7715">
          <w:rPr>
            <w:rFonts w:ascii="Cambria" w:hAnsi="Cambria"/>
            <w:color w:val="000000" w:themeColor="text1"/>
            <w:sz w:val="28"/>
            <w:szCs w:val="28"/>
          </w:rPr>
          <w:delText xml:space="preserve">ed </w:delText>
        </w:r>
      </w:del>
      <w:r w:rsidR="00536E0F">
        <w:rPr>
          <w:rFonts w:ascii="Cambria" w:hAnsi="Cambria"/>
          <w:color w:val="000000" w:themeColor="text1"/>
          <w:sz w:val="28"/>
          <w:szCs w:val="28"/>
        </w:rPr>
        <w:t>Dex</w:t>
      </w:r>
      <w:r w:rsidRPr="00E664B2">
        <w:rPr>
          <w:rFonts w:ascii="Cambria" w:hAnsi="Cambria"/>
          <w:color w:val="000000" w:themeColor="text1"/>
          <w:sz w:val="28"/>
          <w:szCs w:val="28"/>
        </w:rPr>
        <w:t xml:space="preserve"> was actually</w:t>
      </w:r>
      <w:del w:id="16658" w:author="Daisy Watt" w:date="2026-06-23T11:03:00Z" w16du:dateUtc="2026-06-23T09:03:00Z">
        <w:r w:rsidR="00B63075" w:rsidRPr="00E664B2">
          <w:rPr>
            <w:rFonts w:ascii="Cambria" w:hAnsi="Cambria"/>
            <w:color w:val="000000" w:themeColor="text1"/>
            <w:sz w:val="28"/>
            <w:szCs w:val="28"/>
          </w:rPr>
          <w:delText>-</w:delText>
        </w:r>
      </w:del>
      <w:ins w:id="16659" w:author="Daisy Watt" w:date="2026-06-23T11:03:00Z" w16du:dateUtc="2026-06-23T09:03:00Z">
        <w:r w:rsidR="000A5357">
          <w:rPr>
            <w:rFonts w:ascii="Cambria" w:hAnsi="Cambria"/>
            <w:color w:val="000000" w:themeColor="text1"/>
            <w:sz w:val="28"/>
            <w:szCs w:val="28"/>
          </w:rPr>
          <w:t>…</w:t>
        </w:r>
      </w:ins>
      <w:r w:rsidRPr="00E664B2">
        <w:rPr>
          <w:rFonts w:ascii="Cambria" w:hAnsi="Cambria"/>
          <w:color w:val="000000" w:themeColor="text1"/>
          <w:sz w:val="28"/>
          <w:szCs w:val="28"/>
        </w:rPr>
        <w:t xml:space="preserve">’ Carl </w:t>
      </w:r>
      <w:r w:rsidR="00B63075" w:rsidRPr="00E664B2">
        <w:rPr>
          <w:rFonts w:ascii="Cambria" w:hAnsi="Cambria"/>
          <w:color w:val="000000" w:themeColor="text1"/>
          <w:sz w:val="28"/>
          <w:szCs w:val="28"/>
        </w:rPr>
        <w:t xml:space="preserve">twisted his </w:t>
      </w:r>
      <w:del w:id="16660" w:author="Claire S" w:date="2026-07-29T18:00:00Z" w16du:dateUtc="2026-07-29T17:00:00Z">
        <w:r w:rsidR="00B63075" w:rsidRPr="00E664B2" w:rsidDel="00620B74">
          <w:rPr>
            <w:rFonts w:ascii="Cambria" w:hAnsi="Cambria"/>
            <w:color w:val="000000" w:themeColor="text1"/>
            <w:sz w:val="28"/>
            <w:szCs w:val="28"/>
          </w:rPr>
          <w:delText xml:space="preserve">wedding </w:delText>
        </w:r>
      </w:del>
      <w:ins w:id="16661" w:author="Claire S" w:date="2026-07-29T18:00:00Z" w16du:dateUtc="2026-07-29T17:00:00Z">
        <w:r w:rsidR="00620B74">
          <w:rPr>
            <w:rFonts w:ascii="Cambria" w:hAnsi="Cambria"/>
            <w:color w:val="000000" w:themeColor="text1"/>
            <w:sz w:val="28"/>
            <w:szCs w:val="28"/>
          </w:rPr>
          <w:t xml:space="preserve">signet </w:t>
        </w:r>
      </w:ins>
      <w:r w:rsidR="00B63075" w:rsidRPr="00E664B2">
        <w:rPr>
          <w:rFonts w:ascii="Cambria" w:hAnsi="Cambria"/>
          <w:color w:val="000000" w:themeColor="text1"/>
          <w:sz w:val="28"/>
          <w:szCs w:val="28"/>
        </w:rPr>
        <w:t>ring round</w:t>
      </w:r>
      <w:r w:rsidR="00E664B2">
        <w:rPr>
          <w:rFonts w:ascii="Cambria" w:hAnsi="Cambria"/>
          <w:color w:val="000000" w:themeColor="text1"/>
          <w:sz w:val="28"/>
          <w:szCs w:val="28"/>
        </w:rPr>
        <w:t xml:space="preserve"> his finger </w:t>
      </w:r>
      <w:r w:rsidR="00536E0F">
        <w:rPr>
          <w:rFonts w:ascii="Cambria" w:hAnsi="Cambria"/>
          <w:color w:val="000000" w:themeColor="text1"/>
          <w:sz w:val="28"/>
          <w:szCs w:val="28"/>
        </w:rPr>
        <w:t>several</w:t>
      </w:r>
      <w:r w:rsidR="008B724E">
        <w:rPr>
          <w:rFonts w:ascii="Cambria" w:hAnsi="Cambria"/>
          <w:color w:val="000000" w:themeColor="text1"/>
          <w:sz w:val="28"/>
          <w:szCs w:val="28"/>
        </w:rPr>
        <w:t xml:space="preserve"> times</w:t>
      </w:r>
      <w:r w:rsidR="001B201C">
        <w:rPr>
          <w:rFonts w:ascii="Cambria" w:hAnsi="Cambria"/>
          <w:color w:val="000000" w:themeColor="text1"/>
          <w:sz w:val="28"/>
          <w:szCs w:val="28"/>
        </w:rPr>
        <w:t xml:space="preserve"> before</w:t>
      </w:r>
      <w:r w:rsidR="008B724E">
        <w:rPr>
          <w:rFonts w:ascii="Cambria" w:hAnsi="Cambria"/>
          <w:color w:val="000000" w:themeColor="text1"/>
          <w:sz w:val="28"/>
          <w:szCs w:val="28"/>
        </w:rPr>
        <w:t xml:space="preserve"> </w:t>
      </w:r>
      <w:r w:rsidR="00313743">
        <w:rPr>
          <w:rFonts w:ascii="Cambria" w:hAnsi="Cambria"/>
          <w:color w:val="000000" w:themeColor="text1"/>
          <w:sz w:val="28"/>
          <w:szCs w:val="28"/>
        </w:rPr>
        <w:t>turn</w:t>
      </w:r>
      <w:r w:rsidR="001B201C">
        <w:rPr>
          <w:rFonts w:ascii="Cambria" w:hAnsi="Cambria"/>
          <w:color w:val="000000" w:themeColor="text1"/>
          <w:sz w:val="28"/>
          <w:szCs w:val="28"/>
        </w:rPr>
        <w:t>ing</w:t>
      </w:r>
      <w:r w:rsidR="008B724E">
        <w:rPr>
          <w:rFonts w:ascii="Cambria" w:hAnsi="Cambria"/>
          <w:color w:val="000000" w:themeColor="text1"/>
          <w:sz w:val="28"/>
          <w:szCs w:val="28"/>
        </w:rPr>
        <w:t xml:space="preserve"> </w:t>
      </w:r>
      <w:r w:rsidR="00313743">
        <w:rPr>
          <w:rFonts w:ascii="Cambria" w:hAnsi="Cambria"/>
          <w:color w:val="000000" w:themeColor="text1"/>
          <w:sz w:val="28"/>
          <w:szCs w:val="28"/>
        </w:rPr>
        <w:t xml:space="preserve">his </w:t>
      </w:r>
      <w:r w:rsidR="008B724E">
        <w:rPr>
          <w:rFonts w:ascii="Cambria" w:hAnsi="Cambria"/>
          <w:color w:val="000000" w:themeColor="text1"/>
          <w:sz w:val="28"/>
          <w:szCs w:val="28"/>
        </w:rPr>
        <w:t>clear</w:t>
      </w:r>
      <w:r w:rsidR="00536E0F">
        <w:rPr>
          <w:rFonts w:ascii="Cambria" w:hAnsi="Cambria"/>
          <w:color w:val="000000" w:themeColor="text1"/>
          <w:sz w:val="28"/>
          <w:szCs w:val="28"/>
        </w:rPr>
        <w:t>,</w:t>
      </w:r>
      <w:r w:rsidR="008B724E">
        <w:rPr>
          <w:rFonts w:ascii="Cambria" w:hAnsi="Cambria"/>
          <w:color w:val="000000" w:themeColor="text1"/>
          <w:sz w:val="28"/>
          <w:szCs w:val="28"/>
        </w:rPr>
        <w:t xml:space="preserve"> kind </w:t>
      </w:r>
      <w:r w:rsidR="00313743">
        <w:rPr>
          <w:rFonts w:ascii="Cambria" w:hAnsi="Cambria"/>
          <w:color w:val="000000" w:themeColor="text1"/>
          <w:sz w:val="28"/>
          <w:szCs w:val="28"/>
        </w:rPr>
        <w:t>gaze o</w:t>
      </w:r>
      <w:r w:rsidR="00801E34">
        <w:rPr>
          <w:rFonts w:ascii="Cambria" w:hAnsi="Cambria"/>
          <w:color w:val="000000" w:themeColor="text1"/>
          <w:sz w:val="28"/>
          <w:szCs w:val="28"/>
        </w:rPr>
        <w:t>n</w:t>
      </w:r>
      <w:r w:rsidR="00313743">
        <w:rPr>
          <w:rFonts w:ascii="Cambria" w:hAnsi="Cambria"/>
          <w:color w:val="000000" w:themeColor="text1"/>
          <w:sz w:val="28"/>
          <w:szCs w:val="28"/>
        </w:rPr>
        <w:t xml:space="preserve"> Savannah</w:t>
      </w:r>
      <w:r w:rsidR="007351F7" w:rsidRPr="00E664B2">
        <w:rPr>
          <w:rFonts w:ascii="Cambria" w:hAnsi="Cambria"/>
          <w:color w:val="000000" w:themeColor="text1"/>
          <w:sz w:val="28"/>
          <w:szCs w:val="28"/>
        </w:rPr>
        <w:t>. ‘Are you sure you want to hear this?’</w:t>
      </w:r>
    </w:p>
    <w:p w14:paraId="2EEAC804" w14:textId="5B024325" w:rsidR="00E664B2" w:rsidRDefault="00E664B2" w:rsidP="00A655D1">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Savannah nodded</w:t>
      </w:r>
      <w:ins w:id="16662" w:author="Claire S" w:date="2026-06-04T17:04:00Z" w16du:dateUtc="2026-06-04T16:04:00Z">
        <w:r w:rsidR="00D55A57">
          <w:rPr>
            <w:rFonts w:ascii="Cambria" w:hAnsi="Cambria"/>
            <w:color w:val="000000" w:themeColor="text1"/>
            <w:sz w:val="28"/>
            <w:szCs w:val="28"/>
          </w:rPr>
          <w:t xml:space="preserve"> again</w:t>
        </w:r>
      </w:ins>
      <w:r>
        <w:rPr>
          <w:rFonts w:ascii="Cambria" w:hAnsi="Cambria"/>
          <w:color w:val="000000" w:themeColor="text1"/>
          <w:sz w:val="28"/>
          <w:szCs w:val="28"/>
        </w:rPr>
        <w:t xml:space="preserve">. </w:t>
      </w:r>
    </w:p>
    <w:p w14:paraId="0538C82D" w14:textId="5B20CD20" w:rsidR="000A56DA" w:rsidRDefault="000A56DA" w:rsidP="00A655D1">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313743">
        <w:rPr>
          <w:rFonts w:ascii="Cambria" w:hAnsi="Cambria"/>
          <w:color w:val="000000" w:themeColor="text1"/>
          <w:sz w:val="28"/>
          <w:szCs w:val="28"/>
        </w:rPr>
        <w:t>Apparently, i</w:t>
      </w:r>
      <w:r>
        <w:rPr>
          <w:rFonts w:ascii="Cambria" w:hAnsi="Cambria"/>
          <w:color w:val="000000" w:themeColor="text1"/>
          <w:sz w:val="28"/>
          <w:szCs w:val="28"/>
        </w:rPr>
        <w:t>t looks like garrotting</w:t>
      </w:r>
      <w:r w:rsidR="00536E0F">
        <w:rPr>
          <w:rFonts w:ascii="Cambria" w:hAnsi="Cambria"/>
          <w:color w:val="000000" w:themeColor="text1"/>
          <w:sz w:val="28"/>
          <w:szCs w:val="28"/>
        </w:rPr>
        <w:t>. H</w:t>
      </w:r>
      <w:r w:rsidR="00B9726E">
        <w:rPr>
          <w:rFonts w:ascii="Cambria" w:hAnsi="Cambria"/>
          <w:color w:val="000000" w:themeColor="text1"/>
          <w:sz w:val="28"/>
          <w:szCs w:val="28"/>
        </w:rPr>
        <w:t>ence</w:t>
      </w:r>
      <w:r w:rsidR="00313743">
        <w:rPr>
          <w:rFonts w:ascii="Cambria" w:hAnsi="Cambria"/>
          <w:color w:val="000000" w:themeColor="text1"/>
          <w:sz w:val="28"/>
          <w:szCs w:val="28"/>
        </w:rPr>
        <w:t xml:space="preserve"> the foul-play allegations</w:t>
      </w:r>
      <w:r>
        <w:rPr>
          <w:rFonts w:ascii="Cambria" w:hAnsi="Cambria"/>
          <w:color w:val="000000" w:themeColor="text1"/>
          <w:sz w:val="28"/>
          <w:szCs w:val="28"/>
        </w:rPr>
        <w:t>.’</w:t>
      </w:r>
    </w:p>
    <w:p w14:paraId="1DE7322F" w14:textId="3349C436" w:rsidR="000A56DA" w:rsidRDefault="000A56DA" w:rsidP="00A655D1">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‘You mean, like strangling?</w:t>
      </w:r>
      <w:r w:rsidR="00DE0437">
        <w:rPr>
          <w:rFonts w:ascii="Cambria" w:hAnsi="Cambria"/>
          <w:color w:val="000000" w:themeColor="text1"/>
          <w:sz w:val="28"/>
          <w:szCs w:val="28"/>
        </w:rPr>
        <w:t>’</w:t>
      </w:r>
      <w:r w:rsidR="00313743">
        <w:rPr>
          <w:rFonts w:ascii="Cambria" w:hAnsi="Cambria"/>
          <w:color w:val="000000" w:themeColor="text1"/>
          <w:sz w:val="28"/>
          <w:szCs w:val="28"/>
        </w:rPr>
        <w:t xml:space="preserve"> </w:t>
      </w:r>
      <w:ins w:id="16663" w:author="Claire S" w:date="2026-06-05T08:57:00Z" w16du:dateUtc="2026-06-05T07:57:00Z">
        <w:r w:rsidR="00E45F0A">
          <w:rPr>
            <w:rFonts w:ascii="Cambria" w:hAnsi="Cambria"/>
            <w:color w:val="000000" w:themeColor="text1"/>
            <w:sz w:val="28"/>
            <w:szCs w:val="28"/>
          </w:rPr>
          <w:t xml:space="preserve">Somehow, </w:t>
        </w:r>
      </w:ins>
      <w:r w:rsidR="00313743">
        <w:rPr>
          <w:rFonts w:ascii="Cambria" w:hAnsi="Cambria"/>
          <w:color w:val="000000" w:themeColor="text1"/>
          <w:sz w:val="28"/>
          <w:szCs w:val="28"/>
        </w:rPr>
        <w:t xml:space="preserve">Savannah </w:t>
      </w:r>
      <w:del w:id="16664" w:author="Claire S" w:date="2026-06-04T17:04:00Z" w16du:dateUtc="2026-06-04T16:04:00Z">
        <w:r w:rsidR="00313743">
          <w:rPr>
            <w:rFonts w:ascii="Cambria" w:hAnsi="Cambria"/>
            <w:color w:val="000000" w:themeColor="text1"/>
            <w:sz w:val="28"/>
            <w:szCs w:val="28"/>
          </w:rPr>
          <w:delText>croaked</w:delText>
        </w:r>
      </w:del>
      <w:ins w:id="16665" w:author="Claire S" w:date="2026-06-04T17:04:00Z" w16du:dateUtc="2026-06-04T16:04:00Z">
        <w:r w:rsidR="00831F59">
          <w:rPr>
            <w:rFonts w:ascii="Cambria" w:hAnsi="Cambria"/>
            <w:color w:val="000000" w:themeColor="text1"/>
            <w:sz w:val="28"/>
            <w:szCs w:val="28"/>
          </w:rPr>
          <w:t>found her voice</w:t>
        </w:r>
      </w:ins>
      <w:r w:rsidR="00313743">
        <w:rPr>
          <w:rFonts w:ascii="Cambria" w:hAnsi="Cambria"/>
          <w:color w:val="000000" w:themeColor="text1"/>
          <w:sz w:val="28"/>
          <w:szCs w:val="28"/>
        </w:rPr>
        <w:t>.</w:t>
      </w:r>
      <w:ins w:id="16666" w:author="Claire S" w:date="2026-05-21T15:30:00Z" w16du:dateUtc="2026-05-21T14:30:00Z">
        <w:r w:rsidR="00E33F6E">
          <w:rPr>
            <w:rFonts w:ascii="Cambria" w:hAnsi="Cambria"/>
            <w:color w:val="000000" w:themeColor="text1"/>
            <w:sz w:val="28"/>
            <w:szCs w:val="28"/>
          </w:rPr>
          <w:t xml:space="preserve"> </w:t>
        </w:r>
      </w:ins>
    </w:p>
    <w:p w14:paraId="46D08C8C" w14:textId="28BA5741" w:rsidR="00B9726E" w:rsidRDefault="00887753" w:rsidP="00A655D1">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F5443E">
        <w:rPr>
          <w:rFonts w:ascii="Cambria" w:hAnsi="Cambria"/>
          <w:color w:val="000000" w:themeColor="text1"/>
          <w:sz w:val="28"/>
          <w:szCs w:val="28"/>
        </w:rPr>
        <w:t>L</w:t>
      </w:r>
      <w:r>
        <w:rPr>
          <w:rFonts w:ascii="Cambria" w:hAnsi="Cambria"/>
          <w:color w:val="000000" w:themeColor="text1"/>
          <w:sz w:val="28"/>
          <w:szCs w:val="28"/>
        </w:rPr>
        <w:t xml:space="preserve">ike </w:t>
      </w:r>
      <w:del w:id="16667" w:author="Claire S" w:date="2026-07-29T13:39:00Z" w16du:dateUtc="2026-07-29T12:39:00Z">
        <w:r w:rsidDel="007C56BD">
          <w:rPr>
            <w:rFonts w:ascii="Cambria" w:hAnsi="Cambria"/>
            <w:color w:val="000000" w:themeColor="text1"/>
            <w:sz w:val="28"/>
            <w:szCs w:val="28"/>
          </w:rPr>
          <w:delText xml:space="preserve">those </w:delText>
        </w:r>
      </w:del>
      <w:ins w:id="16668" w:author="Claire S" w:date="2026-07-29T13:39:00Z" w16du:dateUtc="2026-07-29T12:39:00Z">
        <w:r w:rsidR="007C56BD">
          <w:rPr>
            <w:rFonts w:ascii="Cambria" w:hAnsi="Cambria"/>
            <w:color w:val="000000" w:themeColor="text1"/>
            <w:sz w:val="28"/>
            <w:szCs w:val="28"/>
          </w:rPr>
          <w:t xml:space="preserve">a </w:t>
        </w:r>
      </w:ins>
      <w:r>
        <w:rPr>
          <w:rFonts w:ascii="Cambria" w:hAnsi="Cambria"/>
          <w:color w:val="000000" w:themeColor="text1"/>
          <w:sz w:val="28"/>
          <w:szCs w:val="28"/>
        </w:rPr>
        <w:t>movie</w:t>
      </w:r>
      <w:del w:id="16669" w:author="Claire S" w:date="2026-07-29T13:39:00Z" w16du:dateUtc="2026-07-29T12:39:00Z">
        <w:r w:rsidDel="007C56BD">
          <w:rPr>
            <w:rFonts w:ascii="Cambria" w:hAnsi="Cambria"/>
            <w:color w:val="000000" w:themeColor="text1"/>
            <w:sz w:val="28"/>
            <w:szCs w:val="28"/>
          </w:rPr>
          <w:delText>s</w:delText>
        </w:r>
      </w:del>
      <w:r>
        <w:rPr>
          <w:rFonts w:ascii="Cambria" w:hAnsi="Cambria"/>
          <w:color w:val="000000" w:themeColor="text1"/>
          <w:sz w:val="28"/>
          <w:szCs w:val="28"/>
        </w:rPr>
        <w:t xml:space="preserve"> where </w:t>
      </w:r>
      <w:r w:rsidR="00F5443E">
        <w:rPr>
          <w:rFonts w:ascii="Cambria" w:hAnsi="Cambria"/>
          <w:color w:val="000000" w:themeColor="text1"/>
          <w:sz w:val="28"/>
          <w:szCs w:val="28"/>
        </w:rPr>
        <w:t>an assassin</w:t>
      </w:r>
      <w:r>
        <w:rPr>
          <w:rFonts w:ascii="Cambria" w:hAnsi="Cambria"/>
          <w:color w:val="000000" w:themeColor="text1"/>
          <w:sz w:val="28"/>
          <w:szCs w:val="28"/>
        </w:rPr>
        <w:t xml:space="preserve"> </w:t>
      </w:r>
      <w:r w:rsidR="00CA5AB5">
        <w:rPr>
          <w:rFonts w:ascii="Cambria" w:hAnsi="Cambria"/>
          <w:color w:val="000000" w:themeColor="text1"/>
          <w:sz w:val="28"/>
          <w:szCs w:val="28"/>
        </w:rPr>
        <w:t xml:space="preserve">comes up behind </w:t>
      </w:r>
      <w:r w:rsidR="00B9726E">
        <w:rPr>
          <w:rFonts w:ascii="Cambria" w:hAnsi="Cambria"/>
          <w:color w:val="000000" w:themeColor="text1"/>
          <w:sz w:val="28"/>
          <w:szCs w:val="28"/>
        </w:rPr>
        <w:t>the victim</w:t>
      </w:r>
      <w:del w:id="16670" w:author="Claire S" w:date="2026-07-29T13:39:00Z" w16du:dateUtc="2026-07-29T12:39:00Z">
        <w:r w:rsidR="00B9726E" w:rsidDel="00023BF2">
          <w:rPr>
            <w:rFonts w:ascii="Cambria" w:hAnsi="Cambria"/>
            <w:color w:val="000000" w:themeColor="text1"/>
            <w:sz w:val="28"/>
            <w:szCs w:val="28"/>
          </w:rPr>
          <w:delText xml:space="preserve">, </w:delText>
        </w:r>
        <w:r w:rsidR="00CA5AB5" w:rsidDel="00023BF2">
          <w:rPr>
            <w:rFonts w:ascii="Cambria" w:hAnsi="Cambria"/>
            <w:color w:val="000000" w:themeColor="text1"/>
            <w:sz w:val="28"/>
            <w:szCs w:val="28"/>
          </w:rPr>
          <w:delText>and</w:delText>
        </w:r>
      </w:del>
      <w:r w:rsidR="00CA5AB5">
        <w:rPr>
          <w:rFonts w:ascii="Cambria" w:hAnsi="Cambria"/>
          <w:color w:val="000000" w:themeColor="text1"/>
          <w:sz w:val="28"/>
          <w:szCs w:val="28"/>
        </w:rPr>
        <w:t xml:space="preserve"> </w:t>
      </w:r>
      <w:del w:id="16671" w:author="Claire S" w:date="2026-07-29T13:39:00Z" w16du:dateUtc="2026-07-29T12:39:00Z">
        <w:r w:rsidDel="00023BF2">
          <w:rPr>
            <w:rFonts w:ascii="Cambria" w:hAnsi="Cambria"/>
            <w:color w:val="000000" w:themeColor="text1"/>
            <w:sz w:val="28"/>
            <w:szCs w:val="28"/>
          </w:rPr>
          <w:delText xml:space="preserve">does it </w:delText>
        </w:r>
      </w:del>
      <w:r>
        <w:rPr>
          <w:rFonts w:ascii="Cambria" w:hAnsi="Cambria"/>
          <w:color w:val="000000" w:themeColor="text1"/>
          <w:sz w:val="28"/>
          <w:szCs w:val="28"/>
        </w:rPr>
        <w:t>with a cheese</w:t>
      </w:r>
      <w:del w:id="16672" w:author="Daisy Watt" w:date="2026-06-23T11:04:00Z" w16du:dateUtc="2026-06-23T09:04:00Z">
        <w:r>
          <w:rPr>
            <w:rFonts w:ascii="Cambria" w:hAnsi="Cambria"/>
            <w:color w:val="000000" w:themeColor="text1"/>
            <w:sz w:val="28"/>
            <w:szCs w:val="28"/>
          </w:rPr>
          <w:delText>-</w:delText>
        </w:r>
      </w:del>
      <w:ins w:id="16673" w:author="Daisy Watt" w:date="2026-06-23T11:04:00Z" w16du:dateUtc="2026-06-23T09:04:00Z">
        <w:r w:rsidR="00322116">
          <w:rPr>
            <w:rFonts w:ascii="Cambria" w:hAnsi="Cambria"/>
            <w:color w:val="000000" w:themeColor="text1"/>
            <w:sz w:val="28"/>
            <w:szCs w:val="28"/>
          </w:rPr>
          <w:t xml:space="preserve"> </w:t>
        </w:r>
      </w:ins>
      <w:r>
        <w:rPr>
          <w:rFonts w:ascii="Cambria" w:hAnsi="Cambria"/>
          <w:color w:val="000000" w:themeColor="text1"/>
          <w:sz w:val="28"/>
          <w:szCs w:val="28"/>
        </w:rPr>
        <w:t>wire</w:t>
      </w:r>
      <w:r w:rsidR="00F5443E">
        <w:rPr>
          <w:rFonts w:ascii="Cambria" w:hAnsi="Cambria"/>
          <w:color w:val="000000" w:themeColor="text1"/>
          <w:sz w:val="28"/>
          <w:szCs w:val="28"/>
        </w:rPr>
        <w:t>?</w:t>
      </w:r>
      <w:r>
        <w:rPr>
          <w:rFonts w:ascii="Cambria" w:hAnsi="Cambria"/>
          <w:color w:val="000000" w:themeColor="text1"/>
          <w:sz w:val="28"/>
          <w:szCs w:val="28"/>
        </w:rPr>
        <w:t>’ Ruth</w:t>
      </w:r>
      <w:ins w:id="16674" w:author="Claire S" w:date="2026-07-29T13:13:00Z" w16du:dateUtc="2026-07-29T12:13:00Z">
        <w:r w:rsidR="00804468">
          <w:rPr>
            <w:rFonts w:ascii="Cambria" w:hAnsi="Cambria"/>
            <w:color w:val="000000" w:themeColor="text1"/>
            <w:sz w:val="28"/>
            <w:szCs w:val="28"/>
          </w:rPr>
          <w:t>’s voice filled with something like</w:t>
        </w:r>
      </w:ins>
      <w:del w:id="16675" w:author="Claire S" w:date="2026-07-29T13:13:00Z" w16du:dateUtc="2026-07-29T12:13:00Z">
        <w:r>
          <w:rPr>
            <w:rFonts w:ascii="Cambria" w:hAnsi="Cambria"/>
            <w:color w:val="000000" w:themeColor="text1"/>
            <w:sz w:val="28"/>
            <w:szCs w:val="28"/>
          </w:rPr>
          <w:delText xml:space="preserve"> sound</w:delText>
        </w:r>
        <w:r w:rsidR="00B9726E">
          <w:rPr>
            <w:rFonts w:ascii="Cambria" w:hAnsi="Cambria"/>
            <w:color w:val="000000" w:themeColor="text1"/>
            <w:sz w:val="28"/>
            <w:szCs w:val="28"/>
          </w:rPr>
          <w:delText xml:space="preserve">ed </w:delText>
        </w:r>
        <w:r>
          <w:rPr>
            <w:rFonts w:ascii="Cambria" w:hAnsi="Cambria"/>
            <w:color w:val="000000" w:themeColor="text1"/>
            <w:sz w:val="28"/>
            <w:szCs w:val="28"/>
          </w:rPr>
          <w:delText xml:space="preserve">almost </w:delText>
        </w:r>
        <w:r w:rsidDel="00804468">
          <w:rPr>
            <w:rFonts w:ascii="Cambria" w:hAnsi="Cambria"/>
            <w:color w:val="000000" w:themeColor="text1"/>
            <w:sz w:val="28"/>
            <w:szCs w:val="28"/>
          </w:rPr>
          <w:delText>e</w:delText>
        </w:r>
      </w:del>
      <w:ins w:id="16676" w:author="Claire S" w:date="2026-07-29T13:13:00Z" w16du:dateUtc="2026-07-29T12:13:00Z">
        <w:r w:rsidR="00804468">
          <w:rPr>
            <w:rFonts w:ascii="Cambria" w:hAnsi="Cambria"/>
            <w:color w:val="000000" w:themeColor="text1"/>
            <w:sz w:val="28"/>
            <w:szCs w:val="28"/>
          </w:rPr>
          <w:t xml:space="preserve"> </w:t>
        </w:r>
      </w:ins>
      <w:del w:id="16677" w:author="Claire S" w:date="2026-07-29T13:13:00Z" w16du:dateUtc="2026-07-29T12:13:00Z">
        <w:r w:rsidDel="00804468">
          <w:rPr>
            <w:rFonts w:ascii="Cambria" w:hAnsi="Cambria"/>
            <w:color w:val="000000" w:themeColor="text1"/>
            <w:sz w:val="28"/>
            <w:szCs w:val="28"/>
          </w:rPr>
          <w:delText>xcited</w:delText>
        </w:r>
      </w:del>
      <w:ins w:id="16678" w:author="Claire S" w:date="2026-07-29T13:15:00Z" w16du:dateUtc="2026-07-29T12:15:00Z">
        <w:r w:rsidR="00552FDD">
          <w:rPr>
            <w:rFonts w:ascii="Cambria" w:hAnsi="Cambria"/>
            <w:color w:val="000000" w:themeColor="text1"/>
            <w:sz w:val="28"/>
            <w:szCs w:val="28"/>
          </w:rPr>
          <w:t>excitement</w:t>
        </w:r>
      </w:ins>
      <w:r w:rsidR="00B9726E">
        <w:rPr>
          <w:rFonts w:ascii="Cambria" w:hAnsi="Cambria"/>
          <w:color w:val="000000" w:themeColor="text1"/>
          <w:sz w:val="28"/>
          <w:szCs w:val="28"/>
        </w:rPr>
        <w:t>.</w:t>
      </w:r>
    </w:p>
    <w:p w14:paraId="3E2999C3" w14:textId="04253B92" w:rsidR="00887753" w:rsidRDefault="00B9726E" w:rsidP="00B9726E">
      <w:pPr>
        <w:spacing w:line="360" w:lineRule="auto"/>
        <w:ind w:firstLine="720"/>
        <w:contextualSpacing/>
        <w:rPr>
          <w:rFonts w:ascii="Cambria" w:hAnsi="Cambria"/>
          <w:color w:val="000000" w:themeColor="text1"/>
          <w:sz w:val="28"/>
          <w:szCs w:val="28"/>
        </w:rPr>
      </w:pPr>
      <w:del w:id="16679" w:author="Claire S" w:date="2026-05-22T15:18:00Z" w16du:dateUtc="2026-05-22T14:18:00Z">
        <w:r w:rsidDel="00F75C31">
          <w:rPr>
            <w:rFonts w:ascii="Cambria" w:hAnsi="Cambria"/>
            <w:color w:val="000000" w:themeColor="text1"/>
            <w:sz w:val="28"/>
            <w:szCs w:val="28"/>
          </w:rPr>
          <w:delText>‘Well</w:delText>
        </w:r>
      </w:del>
      <w:ins w:id="16680" w:author="Claire S" w:date="2026-05-22T15:19:00Z" w16du:dateUtc="2026-05-22T14:19:00Z">
        <w:r w:rsidR="009F68A3">
          <w:rPr>
            <w:rFonts w:ascii="Cambria" w:hAnsi="Cambria"/>
            <w:color w:val="000000" w:themeColor="text1"/>
            <w:sz w:val="28"/>
            <w:szCs w:val="28"/>
          </w:rPr>
          <w:t>‘Fucking hell.’</w:t>
        </w:r>
      </w:ins>
      <w:del w:id="16681" w:author="Claire S" w:date="2026-05-22T15:18:00Z" w16du:dateUtc="2026-05-22T14:18:00Z">
        <w:r w:rsidDel="00F75C31">
          <w:rPr>
            <w:rFonts w:ascii="Cambria" w:hAnsi="Cambria"/>
            <w:color w:val="000000" w:themeColor="text1"/>
            <w:sz w:val="28"/>
            <w:szCs w:val="28"/>
          </w:rPr>
          <w:delText xml:space="preserve"> -’ Carl hesitated as </w:delText>
        </w:r>
        <w:r w:rsidR="002C2044" w:rsidDel="00F75C31">
          <w:rPr>
            <w:rFonts w:ascii="Cambria" w:hAnsi="Cambria"/>
            <w:color w:val="000000" w:themeColor="text1"/>
            <w:sz w:val="28"/>
            <w:szCs w:val="28"/>
          </w:rPr>
          <w:delText>a</w:delText>
        </w:r>
      </w:del>
      <w:del w:id="16682" w:author="Claire S" w:date="2026-05-22T15:19:00Z" w16du:dateUtc="2026-05-22T14:19:00Z">
        <w:r w:rsidR="002C2044" w:rsidDel="009F68A3">
          <w:rPr>
            <w:rFonts w:ascii="Cambria" w:hAnsi="Cambria"/>
            <w:color w:val="000000" w:themeColor="text1"/>
            <w:sz w:val="28"/>
            <w:szCs w:val="28"/>
          </w:rPr>
          <w:delText xml:space="preserve"> speechless</w:delText>
        </w:r>
      </w:del>
      <w:r w:rsidR="002C2044">
        <w:rPr>
          <w:rFonts w:ascii="Cambria" w:hAnsi="Cambria"/>
          <w:color w:val="000000" w:themeColor="text1"/>
          <w:sz w:val="28"/>
          <w:szCs w:val="28"/>
        </w:rPr>
        <w:t xml:space="preserve"> </w:t>
      </w:r>
      <w:r w:rsidR="00887753">
        <w:rPr>
          <w:rFonts w:ascii="Cambria" w:hAnsi="Cambria"/>
          <w:color w:val="000000" w:themeColor="text1"/>
          <w:sz w:val="28"/>
          <w:szCs w:val="28"/>
        </w:rPr>
        <w:t>Savannah stared at her</w:t>
      </w:r>
      <w:r w:rsidR="00313743">
        <w:rPr>
          <w:rFonts w:ascii="Cambria" w:hAnsi="Cambria"/>
          <w:color w:val="000000" w:themeColor="text1"/>
          <w:sz w:val="28"/>
          <w:szCs w:val="28"/>
        </w:rPr>
        <w:t xml:space="preserve"> sister</w:t>
      </w:r>
      <w:r w:rsidR="002C2044">
        <w:rPr>
          <w:rFonts w:ascii="Cambria" w:hAnsi="Cambria"/>
          <w:color w:val="000000" w:themeColor="text1"/>
          <w:sz w:val="28"/>
          <w:szCs w:val="28"/>
        </w:rPr>
        <w:t>.</w:t>
      </w:r>
      <w:ins w:id="16683" w:author="Claire S" w:date="2026-05-21T15:30:00Z" w16du:dateUtc="2026-05-21T14:30:00Z">
        <w:r w:rsidR="000C162B">
          <w:rPr>
            <w:rFonts w:ascii="Cambria" w:hAnsi="Cambria"/>
            <w:color w:val="000000" w:themeColor="text1"/>
            <w:sz w:val="28"/>
            <w:szCs w:val="28"/>
          </w:rPr>
          <w:t xml:space="preserve">  </w:t>
        </w:r>
      </w:ins>
    </w:p>
    <w:p w14:paraId="5770610A" w14:textId="17034615" w:rsidR="00887753" w:rsidRDefault="00887753" w:rsidP="00A655D1">
      <w:pPr>
        <w:spacing w:line="360" w:lineRule="auto"/>
        <w:ind w:firstLine="720"/>
        <w:contextualSpacing/>
        <w:rPr>
          <w:ins w:id="16684" w:author="Claire S" w:date="2026-07-29T15:53:00Z" w16du:dateUtc="2026-07-29T14:53:00Z"/>
          <w:rFonts w:ascii="Cambria" w:hAnsi="Cambria"/>
          <w:color w:val="000000" w:themeColor="text1"/>
          <w:sz w:val="28"/>
          <w:szCs w:val="28"/>
        </w:rPr>
      </w:pPr>
      <w:r>
        <w:rPr>
          <w:rFonts w:ascii="Cambria" w:hAnsi="Cambria"/>
          <w:color w:val="000000" w:themeColor="text1"/>
          <w:sz w:val="28"/>
          <w:szCs w:val="28"/>
        </w:rPr>
        <w:t>‘Sorry</w:t>
      </w:r>
      <w:r w:rsidR="00313743">
        <w:rPr>
          <w:rFonts w:ascii="Cambria" w:hAnsi="Cambria"/>
          <w:color w:val="000000" w:themeColor="text1"/>
          <w:sz w:val="28"/>
          <w:szCs w:val="28"/>
        </w:rPr>
        <w:t>.</w:t>
      </w:r>
      <w:r>
        <w:rPr>
          <w:rFonts w:ascii="Cambria" w:hAnsi="Cambria"/>
          <w:color w:val="000000" w:themeColor="text1"/>
          <w:sz w:val="28"/>
          <w:szCs w:val="28"/>
        </w:rPr>
        <w:t xml:space="preserve">’ </w:t>
      </w:r>
      <w:r w:rsidR="00313743">
        <w:rPr>
          <w:rFonts w:ascii="Cambria" w:hAnsi="Cambria"/>
          <w:color w:val="000000" w:themeColor="text1"/>
          <w:sz w:val="28"/>
          <w:szCs w:val="28"/>
        </w:rPr>
        <w:t>F</w:t>
      </w:r>
      <w:r>
        <w:rPr>
          <w:rFonts w:ascii="Cambria" w:hAnsi="Cambria"/>
          <w:color w:val="000000" w:themeColor="text1"/>
          <w:sz w:val="28"/>
          <w:szCs w:val="28"/>
        </w:rPr>
        <w:t xml:space="preserve">or once, Ruth looked embarrassed, hot spots of colour </w:t>
      </w:r>
      <w:r w:rsidR="00B578A6">
        <w:rPr>
          <w:rFonts w:ascii="Cambria" w:hAnsi="Cambria"/>
          <w:color w:val="000000" w:themeColor="text1"/>
          <w:sz w:val="28"/>
          <w:szCs w:val="28"/>
        </w:rPr>
        <w:t>on</w:t>
      </w:r>
      <w:r w:rsidR="001D4CAA">
        <w:rPr>
          <w:rFonts w:ascii="Cambria" w:hAnsi="Cambria"/>
          <w:color w:val="000000" w:themeColor="text1"/>
          <w:sz w:val="28"/>
          <w:szCs w:val="28"/>
        </w:rPr>
        <w:t xml:space="preserve"> her cheeks. ‘</w:t>
      </w:r>
      <w:r w:rsidR="00313743">
        <w:rPr>
          <w:rFonts w:ascii="Cambria" w:hAnsi="Cambria"/>
          <w:color w:val="000000" w:themeColor="text1"/>
          <w:sz w:val="28"/>
          <w:szCs w:val="28"/>
        </w:rPr>
        <w:t>That was</w:t>
      </w:r>
      <w:r w:rsidR="00CC631A">
        <w:rPr>
          <w:rFonts w:ascii="Cambria" w:hAnsi="Cambria"/>
          <w:color w:val="000000" w:themeColor="text1"/>
          <w:sz w:val="28"/>
          <w:szCs w:val="28"/>
        </w:rPr>
        <w:t xml:space="preserve"> very</w:t>
      </w:r>
      <w:r w:rsidR="00313743">
        <w:rPr>
          <w:rFonts w:ascii="Cambria" w:hAnsi="Cambria"/>
          <w:color w:val="000000" w:themeColor="text1"/>
          <w:sz w:val="28"/>
          <w:szCs w:val="28"/>
        </w:rPr>
        <w:t xml:space="preserve"> thoughtless</w:t>
      </w:r>
      <w:del w:id="16685" w:author="Claire S" w:date="2026-06-04T17:04:00Z" w16du:dateUtc="2026-06-04T16:04:00Z">
        <w:r w:rsidR="00313743">
          <w:rPr>
            <w:rFonts w:ascii="Cambria" w:hAnsi="Cambria"/>
            <w:color w:val="000000" w:themeColor="text1"/>
            <w:sz w:val="28"/>
            <w:szCs w:val="28"/>
          </w:rPr>
          <w:delText xml:space="preserve">. </w:delText>
        </w:r>
        <w:r w:rsidR="001D4CAA">
          <w:rPr>
            <w:rFonts w:ascii="Cambria" w:hAnsi="Cambria"/>
            <w:color w:val="000000" w:themeColor="text1"/>
            <w:sz w:val="28"/>
            <w:szCs w:val="28"/>
          </w:rPr>
          <w:delText>I didn’t mean</w:delText>
        </w:r>
        <w:r w:rsidR="00CC631A">
          <w:rPr>
            <w:rFonts w:ascii="Cambria" w:hAnsi="Cambria"/>
            <w:color w:val="000000" w:themeColor="text1"/>
            <w:sz w:val="28"/>
            <w:szCs w:val="28"/>
          </w:rPr>
          <w:delText xml:space="preserve"> to upset you</w:delText>
        </w:r>
      </w:del>
      <w:ins w:id="16686" w:author="Daisy Watt" w:date="2026-06-23T11:04:00Z" w16du:dateUtc="2026-06-23T09:04:00Z">
        <w:r w:rsidR="00322116">
          <w:rPr>
            <w:rFonts w:ascii="Cambria" w:hAnsi="Cambria"/>
            <w:color w:val="000000" w:themeColor="text1"/>
            <w:sz w:val="28"/>
            <w:szCs w:val="28"/>
          </w:rPr>
          <w:t>.</w:t>
        </w:r>
      </w:ins>
      <w:del w:id="16687" w:author="Daisy Watt" w:date="2026-06-23T11:04:00Z" w16du:dateUtc="2026-06-23T09:04:00Z">
        <w:r w:rsidR="001D4CAA">
          <w:rPr>
            <w:rFonts w:ascii="Cambria" w:hAnsi="Cambria"/>
            <w:color w:val="000000" w:themeColor="text1"/>
            <w:sz w:val="28"/>
            <w:szCs w:val="28"/>
          </w:rPr>
          <w:delText xml:space="preserve"> -</w:delText>
        </w:r>
      </w:del>
      <w:r w:rsidR="001D4CAA">
        <w:rPr>
          <w:rFonts w:ascii="Cambria" w:hAnsi="Cambria"/>
          <w:color w:val="000000" w:themeColor="text1"/>
          <w:sz w:val="28"/>
          <w:szCs w:val="28"/>
        </w:rPr>
        <w:t>’</w:t>
      </w:r>
    </w:p>
    <w:p w14:paraId="7A4FFB89" w14:textId="11822521" w:rsidR="000C5626" w:rsidRDefault="000C5626" w:rsidP="000C5626">
      <w:pPr>
        <w:spacing w:line="360" w:lineRule="auto"/>
        <w:ind w:firstLine="720"/>
        <w:contextualSpacing/>
        <w:rPr>
          <w:ins w:id="16688" w:author="Claire S" w:date="2026-07-29T15:53:00Z" w16du:dateUtc="2026-07-29T14:53:00Z"/>
          <w:rFonts w:ascii="Cambria" w:hAnsi="Cambria"/>
          <w:color w:val="000000" w:themeColor="text1"/>
          <w:sz w:val="28"/>
          <w:szCs w:val="28"/>
        </w:rPr>
      </w:pPr>
      <w:ins w:id="16689" w:author="Claire S" w:date="2026-07-29T15:53:00Z" w16du:dateUtc="2026-07-29T14:53:00Z">
        <w:r>
          <w:rPr>
            <w:rFonts w:ascii="Cambria" w:hAnsi="Cambria"/>
            <w:color w:val="000000" w:themeColor="text1"/>
            <w:sz w:val="28"/>
            <w:szCs w:val="28"/>
          </w:rPr>
          <w:t>‘Whatever.’ So that’s where that detective had been going with his garden-wire investigations, when he came to her house yesterday.</w:t>
        </w:r>
      </w:ins>
    </w:p>
    <w:p w14:paraId="2093D046" w14:textId="58694069" w:rsidR="00D80672" w:rsidRDefault="00945EDE" w:rsidP="00D80672">
      <w:pPr>
        <w:spacing w:line="360" w:lineRule="auto"/>
        <w:ind w:firstLine="720"/>
        <w:contextualSpacing/>
        <w:rPr>
          <w:ins w:id="16690" w:author="Claire S" w:date="2026-07-29T13:49:00Z" w16du:dateUtc="2026-07-29T12:49:00Z"/>
          <w:rFonts w:ascii="Cambria" w:hAnsi="Cambria"/>
          <w:sz w:val="28"/>
          <w:szCs w:val="28"/>
        </w:rPr>
      </w:pPr>
      <w:ins w:id="16691" w:author="Claire S" w:date="2026-07-29T13:48:00Z" w16du:dateUtc="2026-07-29T12:48:00Z">
        <w:r>
          <w:rPr>
            <w:rFonts w:ascii="Cambria" w:hAnsi="Cambria"/>
            <w:sz w:val="28"/>
            <w:szCs w:val="28"/>
          </w:rPr>
          <w:t xml:space="preserve">‘What did the police say </w:t>
        </w:r>
      </w:ins>
      <w:ins w:id="16692" w:author="Claire S" w:date="2026-07-29T13:47:00Z" w16du:dateUtc="2026-07-29T12:47:00Z">
        <w:r w:rsidR="00D80672">
          <w:rPr>
            <w:rFonts w:ascii="Cambria" w:hAnsi="Cambria"/>
            <w:sz w:val="28"/>
            <w:szCs w:val="28"/>
          </w:rPr>
          <w:t xml:space="preserve">about the face at </w:t>
        </w:r>
      </w:ins>
      <w:ins w:id="16693" w:author="Claire S" w:date="2026-07-29T13:48:00Z" w16du:dateUtc="2026-07-29T12:48:00Z">
        <w:r>
          <w:rPr>
            <w:rFonts w:ascii="Cambria" w:hAnsi="Cambria"/>
            <w:sz w:val="28"/>
            <w:szCs w:val="28"/>
          </w:rPr>
          <w:t xml:space="preserve">your </w:t>
        </w:r>
      </w:ins>
      <w:ins w:id="16694" w:author="Claire S" w:date="2026-07-29T13:47:00Z" w16du:dateUtc="2026-07-29T12:47:00Z">
        <w:r w:rsidR="00D80672">
          <w:rPr>
            <w:rFonts w:ascii="Cambria" w:hAnsi="Cambria"/>
            <w:sz w:val="28"/>
            <w:szCs w:val="28"/>
          </w:rPr>
          <w:t>window</w:t>
        </w:r>
      </w:ins>
      <w:ins w:id="16695" w:author="Claire S" w:date="2026-07-29T13:48:00Z" w16du:dateUtc="2026-07-29T12:48:00Z">
        <w:r>
          <w:rPr>
            <w:rFonts w:ascii="Cambria" w:hAnsi="Cambria"/>
            <w:sz w:val="28"/>
            <w:szCs w:val="28"/>
          </w:rPr>
          <w:t>? Carl asked Savannah.</w:t>
        </w:r>
      </w:ins>
      <w:ins w:id="16696" w:author="Claire S" w:date="2026-07-29T13:49:00Z" w16du:dateUtc="2026-07-29T12:49:00Z">
        <w:r w:rsidR="000F437D">
          <w:rPr>
            <w:rFonts w:ascii="Cambria" w:hAnsi="Cambria"/>
            <w:sz w:val="28"/>
            <w:szCs w:val="28"/>
          </w:rPr>
          <w:t xml:space="preserve"> ‘Did they find anyone lurking?’</w:t>
        </w:r>
      </w:ins>
    </w:p>
    <w:p w14:paraId="380512E4" w14:textId="77777777" w:rsidR="00E679CC" w:rsidRDefault="000F437D" w:rsidP="001E7D09">
      <w:pPr>
        <w:spacing w:line="360" w:lineRule="auto"/>
        <w:ind w:firstLine="720"/>
        <w:contextualSpacing/>
        <w:rPr>
          <w:ins w:id="16697" w:author="Claire S" w:date="2026-07-29T18:01:00Z" w16du:dateUtc="2026-07-29T17:01:00Z"/>
          <w:rFonts w:ascii="Cambria" w:hAnsi="Cambria"/>
          <w:sz w:val="28"/>
          <w:szCs w:val="28"/>
        </w:rPr>
      </w:pPr>
      <w:ins w:id="16698" w:author="Claire S" w:date="2026-07-29T13:49:00Z" w16du:dateUtc="2026-07-29T12:49:00Z">
        <w:r>
          <w:rPr>
            <w:rFonts w:ascii="Cambria" w:hAnsi="Cambria"/>
            <w:sz w:val="28"/>
            <w:szCs w:val="28"/>
          </w:rPr>
          <w:t>‘</w:t>
        </w:r>
      </w:ins>
      <w:ins w:id="16699" w:author="Claire S" w:date="2026-07-29T13:50:00Z" w16du:dateUtc="2026-07-29T12:50:00Z">
        <w:r>
          <w:rPr>
            <w:rFonts w:ascii="Cambria" w:hAnsi="Cambria"/>
            <w:sz w:val="28"/>
            <w:szCs w:val="28"/>
          </w:rPr>
          <w:t>I didn’t call the police</w:t>
        </w:r>
      </w:ins>
      <w:ins w:id="16700" w:author="Claire S" w:date="2026-07-29T13:49:00Z" w16du:dateUtc="2026-07-29T12:49:00Z">
        <w:r>
          <w:rPr>
            <w:rFonts w:ascii="Cambria" w:hAnsi="Cambria"/>
            <w:sz w:val="28"/>
            <w:szCs w:val="28"/>
          </w:rPr>
          <w:t xml:space="preserve">.’ </w:t>
        </w:r>
      </w:ins>
    </w:p>
    <w:p w14:paraId="61A9E039" w14:textId="1239C36A" w:rsidR="00D80672" w:rsidRDefault="001E7D09" w:rsidP="00E679CC">
      <w:pPr>
        <w:spacing w:line="360" w:lineRule="auto"/>
        <w:ind w:firstLine="720"/>
        <w:contextualSpacing/>
        <w:rPr>
          <w:ins w:id="16701" w:author="Claire S" w:date="2026-07-29T13:47:00Z" w16du:dateUtc="2026-07-29T12:47:00Z"/>
          <w:rFonts w:ascii="Cambria" w:hAnsi="Cambria"/>
          <w:sz w:val="28"/>
          <w:szCs w:val="28"/>
        </w:rPr>
      </w:pPr>
      <w:ins w:id="16702" w:author="Claire S" w:date="2026-07-29T13:51:00Z" w16du:dateUtc="2026-07-29T12:51:00Z">
        <w:r>
          <w:rPr>
            <w:rFonts w:ascii="Cambria" w:hAnsi="Cambria"/>
            <w:sz w:val="28"/>
            <w:szCs w:val="28"/>
          </w:rPr>
          <w:t xml:space="preserve">Ruth looked </w:t>
        </w:r>
      </w:ins>
      <w:ins w:id="16703" w:author="Claire S" w:date="2026-07-29T15:50:00Z" w16du:dateUtc="2026-07-29T14:50:00Z">
        <w:r w:rsidR="0091643D">
          <w:rPr>
            <w:rFonts w:ascii="Cambria" w:hAnsi="Cambria"/>
            <w:sz w:val="28"/>
            <w:szCs w:val="28"/>
          </w:rPr>
          <w:t>horrified</w:t>
        </w:r>
      </w:ins>
      <w:ins w:id="16704" w:author="Claire S" w:date="2026-07-29T13:50:00Z" w16du:dateUtc="2026-07-29T12:50:00Z">
        <w:r w:rsidR="000F437D">
          <w:rPr>
            <w:rFonts w:ascii="Cambria" w:hAnsi="Cambria"/>
            <w:sz w:val="28"/>
            <w:szCs w:val="28"/>
          </w:rPr>
          <w:t>.</w:t>
        </w:r>
      </w:ins>
      <w:ins w:id="16705" w:author="Claire S" w:date="2026-07-29T13:49:00Z" w16du:dateUtc="2026-07-29T12:49:00Z">
        <w:r w:rsidR="000F437D">
          <w:rPr>
            <w:rFonts w:ascii="Cambria" w:hAnsi="Cambria"/>
            <w:sz w:val="28"/>
            <w:szCs w:val="28"/>
          </w:rPr>
          <w:t xml:space="preserve"> ‘</w:t>
        </w:r>
      </w:ins>
      <w:ins w:id="16706" w:author="Claire S" w:date="2026-07-29T13:51:00Z" w16du:dateUtc="2026-07-29T12:51:00Z">
        <w:r>
          <w:rPr>
            <w:rFonts w:ascii="Cambria" w:hAnsi="Cambria"/>
            <w:sz w:val="28"/>
            <w:szCs w:val="28"/>
          </w:rPr>
          <w:t xml:space="preserve">Why </w:t>
        </w:r>
      </w:ins>
      <w:ins w:id="16707" w:author="Claire S" w:date="2026-07-29T15:50:00Z" w16du:dateUtc="2026-07-29T14:50:00Z">
        <w:r w:rsidR="0091643D">
          <w:rPr>
            <w:rFonts w:ascii="Cambria" w:hAnsi="Cambria"/>
            <w:sz w:val="28"/>
            <w:szCs w:val="28"/>
          </w:rPr>
          <w:t xml:space="preserve">the hell </w:t>
        </w:r>
      </w:ins>
      <w:ins w:id="16708" w:author="Claire S" w:date="2026-07-29T13:51:00Z" w16du:dateUtc="2026-07-29T12:51:00Z">
        <w:r>
          <w:rPr>
            <w:rFonts w:ascii="Cambria" w:hAnsi="Cambria"/>
            <w:sz w:val="28"/>
            <w:szCs w:val="28"/>
          </w:rPr>
          <w:t>not</w:t>
        </w:r>
      </w:ins>
      <w:ins w:id="16709" w:author="Claire S" w:date="2026-07-29T13:49:00Z" w16du:dateUtc="2026-07-29T12:49:00Z">
        <w:r w:rsidR="000F437D">
          <w:rPr>
            <w:rFonts w:ascii="Cambria" w:hAnsi="Cambria"/>
            <w:sz w:val="28"/>
            <w:szCs w:val="28"/>
          </w:rPr>
          <w:t>?’</w:t>
        </w:r>
      </w:ins>
    </w:p>
    <w:p w14:paraId="4D0BDFE5" w14:textId="11CB83D8" w:rsidR="00D80672" w:rsidRDefault="00D80672" w:rsidP="0091643D">
      <w:pPr>
        <w:spacing w:line="360" w:lineRule="auto"/>
        <w:ind w:firstLine="720"/>
        <w:contextualSpacing/>
        <w:rPr>
          <w:ins w:id="16710" w:author="Claire S" w:date="2026-07-29T13:47:00Z" w16du:dateUtc="2026-07-29T12:47:00Z"/>
          <w:rFonts w:ascii="Cambria" w:hAnsi="Cambria"/>
          <w:sz w:val="28"/>
          <w:szCs w:val="28"/>
        </w:rPr>
      </w:pPr>
      <w:ins w:id="16711" w:author="Claire S" w:date="2026-07-29T13:47:00Z" w16du:dateUtc="2026-07-29T12:47:00Z">
        <w:r>
          <w:rPr>
            <w:rFonts w:ascii="Cambria" w:hAnsi="Cambria"/>
            <w:sz w:val="28"/>
            <w:szCs w:val="28"/>
          </w:rPr>
          <w:t>‘</w:t>
        </w:r>
      </w:ins>
      <w:ins w:id="16712" w:author="Claire S" w:date="2026-07-29T15:51:00Z" w16du:dateUtc="2026-07-29T14:51:00Z">
        <w:r w:rsidR="0091643D">
          <w:rPr>
            <w:rFonts w:ascii="Cambria" w:hAnsi="Cambria"/>
            <w:sz w:val="28"/>
            <w:szCs w:val="28"/>
          </w:rPr>
          <w:t>The</w:t>
        </w:r>
      </w:ins>
      <w:ins w:id="16713" w:author="Claire S" w:date="2026-07-29T15:53:00Z" w16du:dateUtc="2026-07-29T14:53:00Z">
        <w:r w:rsidR="000C5626">
          <w:rPr>
            <w:rFonts w:ascii="Cambria" w:hAnsi="Cambria"/>
            <w:sz w:val="28"/>
            <w:szCs w:val="28"/>
          </w:rPr>
          <w:t>y’</w:t>
        </w:r>
      </w:ins>
      <w:ins w:id="16714" w:author="Claire S" w:date="2026-07-29T15:51:00Z" w16du:dateUtc="2026-07-29T14:51:00Z">
        <w:r w:rsidR="0091643D">
          <w:rPr>
            <w:rFonts w:ascii="Cambria" w:hAnsi="Cambria"/>
            <w:sz w:val="28"/>
            <w:szCs w:val="28"/>
          </w:rPr>
          <w:t>re hardly my biggest fans</w:t>
        </w:r>
      </w:ins>
      <w:ins w:id="16715" w:author="Claire S" w:date="2026-07-29T18:01:00Z" w16du:dateUtc="2026-07-29T17:01:00Z">
        <w:r w:rsidR="00E679CC">
          <w:rPr>
            <w:rFonts w:ascii="Cambria" w:hAnsi="Cambria"/>
            <w:sz w:val="28"/>
            <w:szCs w:val="28"/>
          </w:rPr>
          <w:t>,’ Savannah felt exhausted.</w:t>
        </w:r>
      </w:ins>
      <w:ins w:id="16716" w:author="Claire S" w:date="2026-07-29T15:51:00Z" w16du:dateUtc="2026-07-29T14:51:00Z">
        <w:r w:rsidR="0091643D">
          <w:rPr>
            <w:rFonts w:ascii="Cambria" w:hAnsi="Cambria"/>
            <w:sz w:val="28"/>
            <w:szCs w:val="28"/>
          </w:rPr>
          <w:t xml:space="preserve"> </w:t>
        </w:r>
      </w:ins>
      <w:ins w:id="16717" w:author="Claire S" w:date="2026-07-29T18:01:00Z" w16du:dateUtc="2026-07-29T17:01:00Z">
        <w:r w:rsidR="00E679CC">
          <w:rPr>
            <w:rFonts w:ascii="Cambria" w:hAnsi="Cambria"/>
            <w:sz w:val="28"/>
            <w:szCs w:val="28"/>
          </w:rPr>
          <w:t>‘</w:t>
        </w:r>
      </w:ins>
      <w:ins w:id="16718" w:author="Claire S" w:date="2026-07-29T15:51:00Z" w16du:dateUtc="2026-07-29T14:51:00Z">
        <w:r w:rsidR="0091643D">
          <w:rPr>
            <w:rFonts w:ascii="Cambria" w:hAnsi="Cambria"/>
            <w:sz w:val="28"/>
            <w:szCs w:val="28"/>
          </w:rPr>
          <w:t xml:space="preserve">And </w:t>
        </w:r>
      </w:ins>
      <w:ins w:id="16719" w:author="Claire S" w:date="2026-07-29T13:51:00Z" w16du:dateUtc="2026-07-29T12:51:00Z">
        <w:r w:rsidR="001E7D09">
          <w:rPr>
            <w:rFonts w:ascii="Cambria" w:hAnsi="Cambria"/>
            <w:sz w:val="28"/>
            <w:szCs w:val="28"/>
          </w:rPr>
          <w:t>I’ve got security at the house now</w:t>
        </w:r>
      </w:ins>
      <w:ins w:id="16720" w:author="Claire S" w:date="2026-07-29T13:47:00Z" w16du:dateUtc="2026-07-29T12:47:00Z">
        <w:r>
          <w:rPr>
            <w:rFonts w:ascii="Cambria" w:hAnsi="Cambria"/>
            <w:sz w:val="28"/>
            <w:szCs w:val="28"/>
          </w:rPr>
          <w:t>.’ Being scared and sad really took it out of you; the reason she avoid</w:t>
        </w:r>
      </w:ins>
      <w:ins w:id="16721" w:author="Claire S" w:date="2026-07-29T18:01:00Z" w16du:dateUtc="2026-07-29T17:01:00Z">
        <w:r w:rsidR="00063B43">
          <w:rPr>
            <w:rFonts w:ascii="Cambria" w:hAnsi="Cambria"/>
            <w:sz w:val="28"/>
            <w:szCs w:val="28"/>
          </w:rPr>
          <w:t>ed</w:t>
        </w:r>
      </w:ins>
      <w:ins w:id="16722" w:author="Claire S" w:date="2026-07-29T13:47:00Z" w16du:dateUtc="2026-07-29T12:47:00Z">
        <w:r>
          <w:rPr>
            <w:rFonts w:ascii="Cambria" w:hAnsi="Cambria"/>
            <w:sz w:val="28"/>
            <w:szCs w:val="28"/>
          </w:rPr>
          <w:t xml:space="preserve"> emotions. And looking at the implacable Ruth, now – </w:t>
        </w:r>
        <w:r w:rsidRPr="00C84BC4">
          <w:rPr>
            <w:rFonts w:ascii="Cambria" w:hAnsi="Cambria"/>
            <w:i/>
            <w:iCs/>
            <w:sz w:val="28"/>
            <w:szCs w:val="28"/>
          </w:rPr>
          <w:t>Ruthless</w:t>
        </w:r>
        <w:r>
          <w:rPr>
            <w:rFonts w:ascii="Cambria" w:hAnsi="Cambria"/>
            <w:sz w:val="28"/>
            <w:szCs w:val="28"/>
          </w:rPr>
          <w:t xml:space="preserve">, as </w:t>
        </w:r>
      </w:ins>
      <w:ins w:id="16723" w:author="Claire S" w:date="2026-07-29T15:50:00Z" w16du:dateUtc="2026-07-29T14:50:00Z">
        <w:r w:rsidR="0091643D">
          <w:rPr>
            <w:rFonts w:ascii="Cambria" w:hAnsi="Cambria"/>
            <w:sz w:val="28"/>
            <w:szCs w:val="28"/>
          </w:rPr>
          <w:t>their</w:t>
        </w:r>
      </w:ins>
      <w:ins w:id="16724" w:author="Claire S" w:date="2026-07-29T13:47:00Z" w16du:dateUtc="2026-07-29T12:47:00Z">
        <w:r>
          <w:rPr>
            <w:rFonts w:ascii="Cambria" w:hAnsi="Cambria"/>
            <w:sz w:val="28"/>
            <w:szCs w:val="28"/>
          </w:rPr>
          <w:t xml:space="preserve"> brothers called her – Savannah knew she’d learned from the best. </w:t>
        </w:r>
      </w:ins>
    </w:p>
    <w:p w14:paraId="5B993153" w14:textId="3DCC0DDC" w:rsidR="00D80672" w:rsidRDefault="00D80672" w:rsidP="00D80672">
      <w:pPr>
        <w:spacing w:line="360" w:lineRule="auto"/>
        <w:ind w:firstLine="720"/>
        <w:contextualSpacing/>
        <w:rPr>
          <w:ins w:id="16725" w:author="Claire S" w:date="2026-07-29T13:47:00Z" w16du:dateUtc="2026-07-29T12:47:00Z"/>
          <w:rFonts w:ascii="Cambria" w:hAnsi="Cambria"/>
          <w:sz w:val="28"/>
          <w:szCs w:val="28"/>
        </w:rPr>
      </w:pPr>
      <w:ins w:id="16726" w:author="Claire S" w:date="2026-07-29T13:47:00Z" w16du:dateUtc="2026-07-29T12:47:00Z">
        <w:r>
          <w:rPr>
            <w:rFonts w:ascii="Cambria" w:hAnsi="Cambria"/>
            <w:sz w:val="28"/>
            <w:szCs w:val="28"/>
          </w:rPr>
          <w:t>‘Very wise</w:t>
        </w:r>
      </w:ins>
      <w:ins w:id="16727" w:author="Claire S" w:date="2026-07-29T13:51:00Z" w16du:dateUtc="2026-07-29T12:51:00Z">
        <w:r w:rsidR="001E7D09">
          <w:rPr>
            <w:rFonts w:ascii="Cambria" w:hAnsi="Cambria"/>
            <w:sz w:val="28"/>
            <w:szCs w:val="28"/>
          </w:rPr>
          <w:t xml:space="preserve"> on the security front</w:t>
        </w:r>
      </w:ins>
      <w:ins w:id="16728" w:author="Claire S" w:date="2026-07-29T13:47:00Z" w16du:dateUtc="2026-07-29T12:47:00Z">
        <w:r>
          <w:rPr>
            <w:rFonts w:ascii="Cambria" w:hAnsi="Cambria"/>
            <w:sz w:val="28"/>
            <w:szCs w:val="28"/>
          </w:rPr>
          <w:t>.’ Carl nodded. ‘’Til this all gets sorted.’</w:t>
        </w:r>
      </w:ins>
    </w:p>
    <w:p w14:paraId="1F0634E4" w14:textId="4527F79B" w:rsidR="00D80672" w:rsidRDefault="00D80672" w:rsidP="00D80672">
      <w:pPr>
        <w:spacing w:line="360" w:lineRule="auto"/>
        <w:ind w:firstLine="720"/>
        <w:contextualSpacing/>
        <w:rPr>
          <w:ins w:id="16729" w:author="Claire S" w:date="2026-07-29T13:47:00Z" w16du:dateUtc="2026-07-29T12:47:00Z"/>
          <w:rFonts w:ascii="Cambria" w:hAnsi="Cambria"/>
          <w:sz w:val="28"/>
          <w:szCs w:val="28"/>
        </w:rPr>
      </w:pPr>
      <w:ins w:id="16730" w:author="Claire S" w:date="2026-07-29T13:47:00Z" w16du:dateUtc="2026-07-29T12:47:00Z">
        <w:r>
          <w:rPr>
            <w:rFonts w:ascii="Cambria" w:hAnsi="Cambria"/>
            <w:sz w:val="28"/>
            <w:szCs w:val="28"/>
          </w:rPr>
          <w:t xml:space="preserve">‘Who was it?’ Ruth demanded. </w:t>
        </w:r>
      </w:ins>
      <w:ins w:id="16731" w:author="Claire S" w:date="2026-07-29T13:52:00Z" w16du:dateUtc="2026-07-29T12:52:00Z">
        <w:r w:rsidR="001E7D09">
          <w:rPr>
            <w:rFonts w:ascii="Cambria" w:hAnsi="Cambria"/>
            <w:sz w:val="28"/>
            <w:szCs w:val="28"/>
          </w:rPr>
          <w:t>‘The face?’</w:t>
        </w:r>
      </w:ins>
    </w:p>
    <w:p w14:paraId="4C27CC58" w14:textId="4831250F" w:rsidR="00D80672" w:rsidRDefault="00D80672" w:rsidP="00D80672">
      <w:pPr>
        <w:spacing w:line="360" w:lineRule="auto"/>
        <w:ind w:firstLine="720"/>
        <w:contextualSpacing/>
        <w:rPr>
          <w:ins w:id="16732" w:author="Claire S" w:date="2026-07-29T13:47:00Z" w16du:dateUtc="2026-07-29T12:47:00Z"/>
          <w:rFonts w:ascii="Cambria" w:hAnsi="Cambria"/>
          <w:sz w:val="28"/>
          <w:szCs w:val="28"/>
        </w:rPr>
      </w:pPr>
      <w:ins w:id="16733" w:author="Claire S" w:date="2026-07-29T13:47:00Z" w16du:dateUtc="2026-07-29T12:47:00Z">
        <w:r>
          <w:rPr>
            <w:rFonts w:ascii="Cambria" w:hAnsi="Cambria"/>
            <w:sz w:val="28"/>
            <w:szCs w:val="28"/>
          </w:rPr>
          <w:t xml:space="preserve">‘I don’t know, Ruth, obviously.’ Was her big sister’s ring fingernail missing a chip of shiny black polish? </w:t>
        </w:r>
      </w:ins>
      <w:ins w:id="16734" w:author="Claire S" w:date="2026-07-29T15:51:00Z" w16du:dateUtc="2026-07-29T14:51:00Z">
        <w:r w:rsidR="0091643D">
          <w:rPr>
            <w:rFonts w:ascii="Cambria" w:hAnsi="Cambria"/>
            <w:sz w:val="28"/>
            <w:szCs w:val="28"/>
          </w:rPr>
          <w:t>U</w:t>
        </w:r>
      </w:ins>
      <w:ins w:id="16735" w:author="Claire S" w:date="2026-07-29T13:47:00Z" w16du:dateUtc="2026-07-29T12:47:00Z">
        <w:r>
          <w:rPr>
            <w:rFonts w:ascii="Cambria" w:hAnsi="Cambria"/>
            <w:sz w:val="28"/>
            <w:szCs w:val="28"/>
          </w:rPr>
          <w:t xml:space="preserve">nheard of. ‘Maybe I imagined it. I’m very stressed. </w:t>
        </w:r>
      </w:ins>
      <w:ins w:id="16736" w:author="Claire S" w:date="2026-07-29T15:52:00Z" w16du:dateUtc="2026-07-29T14:52:00Z">
        <w:r w:rsidR="0091643D">
          <w:rPr>
            <w:rFonts w:ascii="Cambria" w:hAnsi="Cambria"/>
            <w:sz w:val="28"/>
            <w:szCs w:val="28"/>
          </w:rPr>
          <w:t>As</w:t>
        </w:r>
      </w:ins>
      <w:ins w:id="16737" w:author="Claire S" w:date="2026-07-29T13:47:00Z" w16du:dateUtc="2026-07-29T12:47:00Z">
        <w:r>
          <w:rPr>
            <w:rFonts w:ascii="Cambria" w:hAnsi="Cambria"/>
            <w:sz w:val="28"/>
            <w:szCs w:val="28"/>
          </w:rPr>
          <w:t xml:space="preserve"> stressed </w:t>
        </w:r>
      </w:ins>
      <w:ins w:id="16738" w:author="Claire S" w:date="2026-07-29T15:52:00Z" w16du:dateUtc="2026-07-29T14:52:00Z">
        <w:r w:rsidR="0091643D">
          <w:rPr>
            <w:rFonts w:ascii="Cambria" w:hAnsi="Cambria"/>
            <w:sz w:val="28"/>
            <w:szCs w:val="28"/>
          </w:rPr>
          <w:t>as</w:t>
        </w:r>
      </w:ins>
      <w:ins w:id="16739" w:author="Claire S" w:date="2026-07-29T13:47:00Z" w16du:dateUtc="2026-07-29T12:47:00Z">
        <w:r>
          <w:rPr>
            <w:rFonts w:ascii="Cambria" w:hAnsi="Cambria"/>
            <w:sz w:val="28"/>
            <w:szCs w:val="28"/>
          </w:rPr>
          <w:t xml:space="preserve"> when I found out Simon was using call girls.’</w:t>
        </w:r>
      </w:ins>
    </w:p>
    <w:p w14:paraId="2DD72AAE" w14:textId="7BE81C89" w:rsidR="00D80672" w:rsidRDefault="00D80672" w:rsidP="00D80672">
      <w:pPr>
        <w:spacing w:line="360" w:lineRule="auto"/>
        <w:ind w:firstLine="720"/>
        <w:contextualSpacing/>
        <w:rPr>
          <w:ins w:id="16740" w:author="Claire S" w:date="2026-07-29T13:47:00Z" w16du:dateUtc="2026-07-29T12:47:00Z"/>
          <w:rFonts w:ascii="Cambria" w:hAnsi="Cambria"/>
          <w:sz w:val="28"/>
          <w:szCs w:val="28"/>
        </w:rPr>
      </w:pPr>
      <w:ins w:id="16741" w:author="Claire S" w:date="2026-07-29T13:47:00Z" w16du:dateUtc="2026-07-29T12:47:00Z">
        <w:r>
          <w:rPr>
            <w:rFonts w:ascii="Cambria" w:hAnsi="Cambria"/>
            <w:sz w:val="28"/>
            <w:szCs w:val="28"/>
          </w:rPr>
          <w:t xml:space="preserve">But deep down, Savannah </w:t>
        </w:r>
      </w:ins>
      <w:ins w:id="16742" w:author="Claire S" w:date="2026-07-29T17:09:00Z" w16du:dateUtc="2026-07-29T16:09:00Z">
        <w:r w:rsidR="00710AD0">
          <w:rPr>
            <w:rFonts w:ascii="Cambria" w:hAnsi="Cambria"/>
            <w:sz w:val="28"/>
            <w:szCs w:val="28"/>
          </w:rPr>
          <w:t>knew</w:t>
        </w:r>
      </w:ins>
      <w:ins w:id="16743" w:author="Claire S" w:date="2026-07-29T13:47:00Z" w16du:dateUtc="2026-07-29T12:47:00Z">
        <w:r>
          <w:rPr>
            <w:rFonts w:ascii="Cambria" w:hAnsi="Cambria"/>
            <w:sz w:val="28"/>
            <w:szCs w:val="28"/>
          </w:rPr>
          <w:t xml:space="preserve"> she hadn’t imagined it at all.</w:t>
        </w:r>
      </w:ins>
    </w:p>
    <w:p w14:paraId="328D1F77" w14:textId="77777777" w:rsidR="00D80672" w:rsidRDefault="00D80672" w:rsidP="00D80672">
      <w:pPr>
        <w:spacing w:line="360" w:lineRule="auto"/>
        <w:contextualSpacing/>
        <w:rPr>
          <w:ins w:id="16744" w:author="Claire S" w:date="2026-07-29T13:47:00Z" w16du:dateUtc="2026-07-29T12:47:00Z"/>
          <w:rFonts w:ascii="Cambria" w:hAnsi="Cambria"/>
          <w:sz w:val="28"/>
          <w:szCs w:val="28"/>
        </w:rPr>
      </w:pPr>
      <w:ins w:id="16745" w:author="Claire S" w:date="2026-07-29T13:47:00Z" w16du:dateUtc="2026-07-29T12:47:00Z">
        <w:r>
          <w:rPr>
            <w:rFonts w:ascii="Cambria" w:hAnsi="Cambria"/>
            <w:sz w:val="28"/>
            <w:szCs w:val="28"/>
          </w:rPr>
          <w:t>*</w:t>
        </w:r>
      </w:ins>
    </w:p>
    <w:p w14:paraId="73161BAF" w14:textId="77777777" w:rsidR="00D80672" w:rsidRDefault="00D80672">
      <w:pPr>
        <w:spacing w:line="360" w:lineRule="auto"/>
        <w:contextualSpacing/>
        <w:rPr>
          <w:rFonts w:ascii="Cambria" w:hAnsi="Cambria"/>
          <w:color w:val="000000" w:themeColor="text1"/>
          <w:sz w:val="28"/>
          <w:szCs w:val="28"/>
        </w:rPr>
        <w:pPrChange w:id="16746" w:author="Claire S" w:date="2026-07-29T13:52:00Z" w16du:dateUtc="2026-07-29T12:52:00Z">
          <w:pPr>
            <w:spacing w:line="360" w:lineRule="auto"/>
            <w:ind w:firstLine="720"/>
            <w:contextualSpacing/>
          </w:pPr>
        </w:pPrChange>
      </w:pPr>
    </w:p>
    <w:p w14:paraId="327C455D" w14:textId="0D7A2B58" w:rsidR="002C2044" w:rsidDel="000C162B" w:rsidRDefault="00313743">
      <w:pPr>
        <w:spacing w:line="360" w:lineRule="auto"/>
        <w:contextualSpacing/>
        <w:rPr>
          <w:del w:id="16747" w:author="Claire S" w:date="2026-05-21T15:30:00Z" w16du:dateUtc="2026-05-21T14:30:00Z"/>
          <w:rFonts w:ascii="Cambria" w:hAnsi="Cambria"/>
          <w:color w:val="000000" w:themeColor="text1"/>
          <w:sz w:val="28"/>
          <w:szCs w:val="28"/>
        </w:rPr>
        <w:pPrChange w:id="16748" w:author="Claire S" w:date="2026-07-29T17:09:00Z" w16du:dateUtc="2026-07-29T16:09:00Z">
          <w:pPr>
            <w:spacing w:line="360" w:lineRule="auto"/>
            <w:ind w:firstLine="720"/>
            <w:contextualSpacing/>
          </w:pPr>
        </w:pPrChange>
      </w:pPr>
      <w:del w:id="16749" w:author="Claire S" w:date="2026-07-29T15:54:00Z" w16du:dateUtc="2026-07-29T14:54:00Z">
        <w:r w:rsidDel="000C1A4D">
          <w:rPr>
            <w:rFonts w:ascii="Cambria" w:hAnsi="Cambria"/>
            <w:color w:val="000000" w:themeColor="text1"/>
            <w:sz w:val="28"/>
            <w:szCs w:val="28"/>
          </w:rPr>
          <w:delText>‘</w:delText>
        </w:r>
      </w:del>
      <w:del w:id="16750" w:author="Claire S" w:date="2026-07-29T13:39:00Z" w16du:dateUtc="2026-07-29T12:39:00Z">
        <w:r w:rsidDel="00023BF2">
          <w:rPr>
            <w:rFonts w:ascii="Cambria" w:hAnsi="Cambria"/>
            <w:color w:val="000000" w:themeColor="text1"/>
            <w:sz w:val="28"/>
            <w:szCs w:val="28"/>
          </w:rPr>
          <w:delText>It’s okay</w:delText>
        </w:r>
      </w:del>
      <w:del w:id="16751" w:author="Claire S" w:date="2026-07-29T15:54:00Z" w16du:dateUtc="2026-07-29T14:54:00Z">
        <w:r w:rsidDel="000C1A4D">
          <w:rPr>
            <w:rFonts w:ascii="Cambria" w:hAnsi="Cambria"/>
            <w:color w:val="000000" w:themeColor="text1"/>
            <w:sz w:val="28"/>
            <w:szCs w:val="28"/>
          </w:rPr>
          <w:delText xml:space="preserve">.’ </w:delText>
        </w:r>
        <w:r w:rsidR="001D4CAA" w:rsidDel="000C1A4D">
          <w:rPr>
            <w:rFonts w:ascii="Cambria" w:hAnsi="Cambria"/>
            <w:color w:val="000000" w:themeColor="text1"/>
            <w:sz w:val="28"/>
            <w:szCs w:val="28"/>
          </w:rPr>
          <w:delText xml:space="preserve">Savannah </w:delText>
        </w:r>
      </w:del>
      <w:del w:id="16752" w:author="Claire S" w:date="2026-07-29T15:52:00Z" w16du:dateUtc="2026-07-29T14:52:00Z">
        <w:r w:rsidR="001D4CAA" w:rsidDel="00CE61E0">
          <w:rPr>
            <w:rFonts w:ascii="Cambria" w:hAnsi="Cambria"/>
            <w:color w:val="000000" w:themeColor="text1"/>
            <w:sz w:val="28"/>
            <w:szCs w:val="28"/>
          </w:rPr>
          <w:delText>walked to</w:delText>
        </w:r>
      </w:del>
      <w:del w:id="16753" w:author="Claire S" w:date="2026-07-29T15:54:00Z" w16du:dateUtc="2026-07-29T14:54:00Z">
        <w:r w:rsidR="001D4CAA" w:rsidDel="000C1A4D">
          <w:rPr>
            <w:rFonts w:ascii="Cambria" w:hAnsi="Cambria"/>
            <w:color w:val="000000" w:themeColor="text1"/>
            <w:sz w:val="28"/>
            <w:szCs w:val="28"/>
          </w:rPr>
          <w:delText xml:space="preserve"> the </w:delText>
        </w:r>
        <w:r w:rsidR="00F5443E" w:rsidDel="000C1A4D">
          <w:rPr>
            <w:rFonts w:ascii="Cambria" w:hAnsi="Cambria"/>
            <w:color w:val="000000" w:themeColor="text1"/>
            <w:sz w:val="28"/>
            <w:szCs w:val="28"/>
          </w:rPr>
          <w:delText>balcony door</w:delText>
        </w:r>
      </w:del>
      <w:del w:id="16754" w:author="Claire S" w:date="2026-07-29T15:52:00Z" w16du:dateUtc="2026-07-29T14:52:00Z">
        <w:r w:rsidR="00D533A5" w:rsidDel="00CE61E0">
          <w:rPr>
            <w:rFonts w:ascii="Cambria" w:hAnsi="Cambria"/>
            <w:color w:val="000000" w:themeColor="text1"/>
            <w:sz w:val="28"/>
            <w:szCs w:val="28"/>
          </w:rPr>
          <w:delText xml:space="preserve"> and opened it</w:delText>
        </w:r>
      </w:del>
      <w:del w:id="16755" w:author="Claire S" w:date="2026-07-29T15:54:00Z" w16du:dateUtc="2026-07-29T14:54:00Z">
        <w:r w:rsidR="00D533A5" w:rsidDel="000C1A4D">
          <w:rPr>
            <w:rFonts w:ascii="Cambria" w:hAnsi="Cambria"/>
            <w:color w:val="000000" w:themeColor="text1"/>
            <w:sz w:val="28"/>
            <w:szCs w:val="28"/>
          </w:rPr>
          <w:delText>.</w:delText>
        </w:r>
      </w:del>
      <w:ins w:id="16756" w:author="Daisy Watt" w:date="2026-06-23T11:05:00Z" w16du:dateUtc="2026-06-23T09:05:00Z">
        <w:del w:id="16757" w:author="Claire S" w:date="2026-07-29T15:52:00Z" w16du:dateUtc="2026-07-29T14:52:00Z">
          <w:r w:rsidR="00322116" w:rsidDel="00CE61E0">
            <w:rPr>
              <w:rFonts w:ascii="Cambria" w:hAnsi="Cambria"/>
              <w:color w:val="000000" w:themeColor="text1"/>
              <w:sz w:val="28"/>
              <w:szCs w:val="28"/>
            </w:rPr>
            <w:delText>investigations</w:delText>
          </w:r>
        </w:del>
      </w:ins>
      <w:ins w:id="16758" w:author="Daisy Watt" w:date="2026-06-22T22:22:00Z" w16du:dateUtc="2026-06-22T20:22:00Z">
        <w:del w:id="16759" w:author="Claire S" w:date="2026-07-29T15:52:00Z" w16du:dateUtc="2026-07-29T14:52:00Z">
          <w:r w:rsidR="00D17E9A" w:rsidDel="00CE61E0">
            <w:rPr>
              <w:rFonts w:ascii="Cambria" w:hAnsi="Cambria"/>
              <w:color w:val="000000" w:themeColor="text1"/>
              <w:sz w:val="28"/>
              <w:szCs w:val="28"/>
            </w:rPr>
            <w:delText>,</w:delText>
          </w:r>
        </w:del>
      </w:ins>
    </w:p>
    <w:p w14:paraId="436B8822" w14:textId="0A58A43B" w:rsidR="00A3588A" w:rsidDel="000C1A4D" w:rsidRDefault="00D533A5">
      <w:pPr>
        <w:spacing w:line="360" w:lineRule="auto"/>
        <w:contextualSpacing/>
        <w:rPr>
          <w:del w:id="16760" w:author="Claire S" w:date="2026-07-29T15:54:00Z" w16du:dateUtc="2026-07-29T14:54:00Z"/>
          <w:rFonts w:ascii="Cambria" w:hAnsi="Cambria"/>
          <w:color w:val="000000" w:themeColor="text1"/>
          <w:sz w:val="28"/>
          <w:szCs w:val="28"/>
        </w:rPr>
        <w:pPrChange w:id="16761" w:author="Claire S" w:date="2026-07-29T17:09:00Z" w16du:dateUtc="2026-07-29T16:09:00Z">
          <w:pPr>
            <w:spacing w:line="360" w:lineRule="auto"/>
            <w:ind w:firstLine="720"/>
            <w:contextualSpacing/>
          </w:pPr>
        </w:pPrChange>
      </w:pPr>
      <w:del w:id="16762" w:author="Claire S" w:date="2026-07-29T15:54:00Z" w16du:dateUtc="2026-07-29T14:54:00Z">
        <w:r w:rsidDel="000C1A4D">
          <w:rPr>
            <w:rFonts w:ascii="Cambria" w:hAnsi="Cambria"/>
            <w:color w:val="000000" w:themeColor="text1"/>
            <w:sz w:val="28"/>
            <w:szCs w:val="28"/>
          </w:rPr>
          <w:delText>Outside, s</w:delText>
        </w:r>
        <w:r w:rsidR="00F5443E" w:rsidDel="000C1A4D">
          <w:rPr>
            <w:rFonts w:ascii="Cambria" w:hAnsi="Cambria"/>
            <w:color w:val="000000" w:themeColor="text1"/>
            <w:sz w:val="28"/>
            <w:szCs w:val="28"/>
          </w:rPr>
          <w:delText xml:space="preserve">he </w:delText>
        </w:r>
        <w:r w:rsidR="00313743" w:rsidDel="000C1A4D">
          <w:rPr>
            <w:rFonts w:ascii="Cambria" w:hAnsi="Cambria"/>
            <w:color w:val="000000" w:themeColor="text1"/>
            <w:sz w:val="28"/>
            <w:szCs w:val="28"/>
          </w:rPr>
          <w:delText>lean</w:delText>
        </w:r>
      </w:del>
      <w:ins w:id="16763" w:author="Daisy Watt" w:date="2026-06-16T17:35:00Z" w16du:dateUtc="2026-06-16T16:35:00Z">
        <w:del w:id="16764" w:author="Claire S" w:date="2026-07-29T15:54:00Z" w16du:dateUtc="2026-07-29T14:54:00Z">
          <w:r w:rsidR="00B50750" w:rsidDel="000C1A4D">
            <w:rPr>
              <w:rFonts w:ascii="Cambria" w:hAnsi="Cambria"/>
              <w:color w:val="000000" w:themeColor="text1"/>
              <w:sz w:val="28"/>
              <w:szCs w:val="28"/>
            </w:rPr>
            <w:delText>ed</w:delText>
          </w:r>
        </w:del>
      </w:ins>
      <w:del w:id="16765" w:author="Claire S" w:date="2026-07-29T15:54:00Z" w16du:dateUtc="2026-07-29T14:54:00Z">
        <w:r w:rsidR="00B603A2" w:rsidDel="000C1A4D">
          <w:rPr>
            <w:rFonts w:ascii="Cambria" w:hAnsi="Cambria"/>
            <w:color w:val="000000" w:themeColor="text1"/>
            <w:sz w:val="28"/>
            <w:szCs w:val="28"/>
          </w:rPr>
          <w:delText>t</w:delText>
        </w:r>
        <w:r w:rsidR="00313743" w:rsidDel="000C1A4D">
          <w:rPr>
            <w:rFonts w:ascii="Cambria" w:hAnsi="Cambria"/>
            <w:color w:val="000000" w:themeColor="text1"/>
            <w:sz w:val="28"/>
            <w:szCs w:val="28"/>
          </w:rPr>
          <w:delText xml:space="preserve"> on the balcony rail and </w:delText>
        </w:r>
        <w:r w:rsidR="00B603A2" w:rsidDel="000C1A4D">
          <w:rPr>
            <w:rFonts w:ascii="Cambria" w:hAnsi="Cambria"/>
            <w:color w:val="000000" w:themeColor="text1"/>
            <w:sz w:val="28"/>
            <w:szCs w:val="28"/>
          </w:rPr>
          <w:delText>gazed blindly</w:delText>
        </w:r>
        <w:r w:rsidR="00F5443E" w:rsidDel="000C1A4D">
          <w:rPr>
            <w:rFonts w:ascii="Cambria" w:hAnsi="Cambria"/>
            <w:color w:val="000000" w:themeColor="text1"/>
            <w:sz w:val="28"/>
            <w:szCs w:val="28"/>
          </w:rPr>
          <w:delText xml:space="preserve"> at the </w:delText>
        </w:r>
        <w:r w:rsidR="00313743" w:rsidDel="000C1A4D">
          <w:rPr>
            <w:rFonts w:ascii="Cambria" w:hAnsi="Cambria"/>
            <w:color w:val="000000" w:themeColor="text1"/>
            <w:sz w:val="28"/>
            <w:szCs w:val="28"/>
          </w:rPr>
          <w:delText xml:space="preserve">busy London </w:delText>
        </w:r>
        <w:r w:rsidR="00F5443E" w:rsidDel="000C1A4D">
          <w:rPr>
            <w:rFonts w:ascii="Cambria" w:hAnsi="Cambria"/>
            <w:color w:val="000000" w:themeColor="text1"/>
            <w:sz w:val="28"/>
            <w:szCs w:val="28"/>
          </w:rPr>
          <w:delText xml:space="preserve">world </w:delText>
        </w:r>
        <w:r w:rsidR="00B603A2" w:rsidDel="000C1A4D">
          <w:rPr>
            <w:rFonts w:ascii="Cambria" w:hAnsi="Cambria"/>
            <w:color w:val="000000" w:themeColor="text1"/>
            <w:sz w:val="28"/>
            <w:szCs w:val="28"/>
          </w:rPr>
          <w:delText>below her;</w:delText>
        </w:r>
      </w:del>
      <w:ins w:id="16766" w:author="Daisy Watt" w:date="2026-06-23T11:06:00Z" w16du:dateUtc="2026-06-23T09:06:00Z">
        <w:del w:id="16767" w:author="Claire S" w:date="2026-07-29T15:54:00Z" w16du:dateUtc="2026-07-29T14:54:00Z">
          <w:r w:rsidR="00322116" w:rsidDel="000C1A4D">
            <w:rPr>
              <w:rFonts w:ascii="Cambria" w:hAnsi="Cambria"/>
              <w:color w:val="000000" w:themeColor="text1"/>
              <w:sz w:val="28"/>
              <w:szCs w:val="28"/>
            </w:rPr>
            <w:delText>:</w:delText>
          </w:r>
        </w:del>
      </w:ins>
      <w:del w:id="16768" w:author="Claire S" w:date="2026-07-29T15:54:00Z" w16du:dateUtc="2026-07-29T14:54:00Z">
        <w:r w:rsidR="00B603A2" w:rsidDel="000C1A4D">
          <w:rPr>
            <w:rFonts w:ascii="Cambria" w:hAnsi="Cambria"/>
            <w:color w:val="000000" w:themeColor="text1"/>
            <w:sz w:val="28"/>
            <w:szCs w:val="28"/>
          </w:rPr>
          <w:delText xml:space="preserve"> people </w:delText>
        </w:r>
        <w:r w:rsidR="00F5443E" w:rsidDel="000C1A4D">
          <w:rPr>
            <w:rFonts w:ascii="Cambria" w:hAnsi="Cambria"/>
            <w:color w:val="000000" w:themeColor="text1"/>
            <w:sz w:val="28"/>
            <w:szCs w:val="28"/>
          </w:rPr>
          <w:delText xml:space="preserve">going about </w:delText>
        </w:r>
        <w:r w:rsidR="00B603A2" w:rsidDel="000C1A4D">
          <w:rPr>
            <w:rFonts w:ascii="Cambria" w:hAnsi="Cambria"/>
            <w:color w:val="000000" w:themeColor="text1"/>
            <w:sz w:val="28"/>
            <w:szCs w:val="28"/>
          </w:rPr>
          <w:delText xml:space="preserve">their </w:delText>
        </w:r>
        <w:r w:rsidR="00F5443E" w:rsidDel="000C1A4D">
          <w:rPr>
            <w:rFonts w:ascii="Cambria" w:hAnsi="Cambria"/>
            <w:color w:val="000000" w:themeColor="text1"/>
            <w:sz w:val="28"/>
            <w:szCs w:val="28"/>
          </w:rPr>
          <w:delText>normal l</w:delText>
        </w:r>
        <w:r w:rsidR="004F5E0E" w:rsidDel="000C1A4D">
          <w:rPr>
            <w:rFonts w:ascii="Cambria" w:hAnsi="Cambria"/>
            <w:color w:val="000000" w:themeColor="text1"/>
            <w:sz w:val="28"/>
            <w:szCs w:val="28"/>
          </w:rPr>
          <w:delText>i</w:delText>
        </w:r>
        <w:r w:rsidR="00B603A2" w:rsidDel="000C1A4D">
          <w:rPr>
            <w:rFonts w:ascii="Cambria" w:hAnsi="Cambria"/>
            <w:color w:val="000000" w:themeColor="text1"/>
            <w:sz w:val="28"/>
            <w:szCs w:val="28"/>
          </w:rPr>
          <w:delText>v</w:delText>
        </w:r>
        <w:r w:rsidR="00F5443E" w:rsidDel="000C1A4D">
          <w:rPr>
            <w:rFonts w:ascii="Cambria" w:hAnsi="Cambria"/>
            <w:color w:val="000000" w:themeColor="text1"/>
            <w:sz w:val="28"/>
            <w:szCs w:val="28"/>
          </w:rPr>
          <w:delText>e</w:delText>
        </w:r>
        <w:r w:rsidR="00B603A2" w:rsidDel="000C1A4D">
          <w:rPr>
            <w:rFonts w:ascii="Cambria" w:hAnsi="Cambria"/>
            <w:color w:val="000000" w:themeColor="text1"/>
            <w:sz w:val="28"/>
            <w:szCs w:val="28"/>
          </w:rPr>
          <w:delText>s</w:delText>
        </w:r>
        <w:r w:rsidR="00F5443E" w:rsidDel="000C1A4D">
          <w:rPr>
            <w:rFonts w:ascii="Cambria" w:hAnsi="Cambria"/>
            <w:color w:val="000000" w:themeColor="text1"/>
            <w:sz w:val="28"/>
            <w:szCs w:val="28"/>
          </w:rPr>
          <w:delText>,</w:delText>
        </w:r>
        <w:r w:rsidR="00B603A2" w:rsidDel="000C1A4D">
          <w:rPr>
            <w:rFonts w:ascii="Cambria" w:hAnsi="Cambria"/>
            <w:color w:val="000000" w:themeColor="text1"/>
            <w:sz w:val="28"/>
            <w:szCs w:val="28"/>
          </w:rPr>
          <w:delText xml:space="preserve"> people who hadn’t lost their best friend and lover in one </w:delText>
        </w:r>
        <w:r w:rsidR="004950DC" w:rsidDel="000C1A4D">
          <w:rPr>
            <w:rFonts w:ascii="Cambria" w:hAnsi="Cambria"/>
            <w:color w:val="000000" w:themeColor="text1"/>
            <w:sz w:val="28"/>
            <w:szCs w:val="28"/>
          </w:rPr>
          <w:delText>go</w:delText>
        </w:r>
        <w:r w:rsidR="00A3588A" w:rsidDel="000C1A4D">
          <w:rPr>
            <w:rFonts w:ascii="Cambria" w:hAnsi="Cambria"/>
            <w:color w:val="000000" w:themeColor="text1"/>
            <w:sz w:val="28"/>
            <w:szCs w:val="28"/>
          </w:rPr>
          <w:delText xml:space="preserve">.  </w:delText>
        </w:r>
      </w:del>
    </w:p>
    <w:p w14:paraId="42AE0585" w14:textId="39E9F059" w:rsidR="002A4859" w:rsidRPr="002A4859" w:rsidRDefault="00944BB8">
      <w:pPr>
        <w:spacing w:line="360" w:lineRule="auto"/>
        <w:contextualSpacing/>
        <w:rPr>
          <w:ins w:id="16769" w:author="Claire S" w:date="2026-07-29T15:56:00Z" w16du:dateUtc="2026-07-29T14:56:00Z"/>
          <w:rFonts w:ascii="Cambria" w:hAnsi="Cambria"/>
          <w:sz w:val="28"/>
          <w:szCs w:val="28"/>
          <w:rPrChange w:id="16770" w:author="Claire S" w:date="2026-07-29T15:56:00Z" w16du:dateUtc="2026-07-29T14:56:00Z">
            <w:rPr>
              <w:ins w:id="16771" w:author="Claire S" w:date="2026-07-29T15:56:00Z" w16du:dateUtc="2026-07-29T14:56:00Z"/>
              <w:rFonts w:ascii="Cambria" w:hAnsi="Cambria"/>
              <w:color w:val="000000" w:themeColor="text1"/>
              <w:sz w:val="28"/>
              <w:szCs w:val="28"/>
            </w:rPr>
          </w:rPrChange>
        </w:rPr>
        <w:pPrChange w:id="16772" w:author="Claire S" w:date="2026-07-29T17:09:00Z" w16du:dateUtc="2026-07-29T16:09:00Z">
          <w:pPr>
            <w:spacing w:line="360" w:lineRule="auto"/>
            <w:ind w:firstLine="720"/>
            <w:contextualSpacing/>
          </w:pPr>
        </w:pPrChange>
      </w:pPr>
      <w:commentRangeStart w:id="16773"/>
      <w:del w:id="16774" w:author="Claire S" w:date="2026-07-29T15:54:00Z" w16du:dateUtc="2026-07-29T14:54:00Z">
        <w:r w:rsidDel="000C1A4D">
          <w:rPr>
            <w:rFonts w:ascii="Cambria" w:hAnsi="Cambria"/>
            <w:color w:val="000000" w:themeColor="text1"/>
            <w:sz w:val="28"/>
            <w:szCs w:val="28"/>
          </w:rPr>
          <w:delText>If</w:delText>
        </w:r>
        <w:r w:rsidR="00B603A2" w:rsidDel="000C1A4D">
          <w:rPr>
            <w:rFonts w:ascii="Cambria" w:hAnsi="Cambria"/>
            <w:color w:val="000000" w:themeColor="text1"/>
            <w:sz w:val="28"/>
            <w:szCs w:val="28"/>
          </w:rPr>
          <w:delText xml:space="preserve"> she was next on the </w:delText>
        </w:r>
        <w:r w:rsidR="004914AC" w:rsidDel="000C1A4D">
          <w:rPr>
            <w:rFonts w:ascii="Cambria" w:hAnsi="Cambria"/>
            <w:color w:val="000000" w:themeColor="text1"/>
            <w:sz w:val="28"/>
            <w:szCs w:val="28"/>
          </w:rPr>
          <w:delText>L</w:delText>
        </w:r>
        <w:r w:rsidR="00B603A2" w:rsidDel="000C1A4D">
          <w:rPr>
            <w:rFonts w:ascii="Cambria" w:hAnsi="Cambria"/>
            <w:color w:val="000000" w:themeColor="text1"/>
            <w:sz w:val="28"/>
            <w:szCs w:val="28"/>
          </w:rPr>
          <w:delText xml:space="preserve">ist, </w:delText>
        </w:r>
        <w:r w:rsidR="00693736" w:rsidDel="000C1A4D">
          <w:rPr>
            <w:rFonts w:ascii="Cambria" w:hAnsi="Cambria"/>
            <w:color w:val="000000" w:themeColor="text1"/>
            <w:sz w:val="28"/>
            <w:szCs w:val="28"/>
          </w:rPr>
          <w:delText>Savannah</w:delText>
        </w:r>
        <w:r w:rsidR="00B603A2" w:rsidDel="000C1A4D">
          <w:rPr>
            <w:rFonts w:ascii="Cambria" w:hAnsi="Cambria"/>
            <w:color w:val="000000" w:themeColor="text1"/>
            <w:sz w:val="28"/>
            <w:szCs w:val="28"/>
          </w:rPr>
          <w:delText xml:space="preserve"> </w:delText>
        </w:r>
      </w:del>
      <w:del w:id="16775" w:author="Claire S" w:date="2026-05-21T15:28:00Z" w16du:dateUtc="2026-05-21T14:28:00Z">
        <w:r w:rsidR="00B603A2" w:rsidDel="004506EE">
          <w:rPr>
            <w:rFonts w:ascii="Cambria" w:hAnsi="Cambria"/>
            <w:color w:val="000000" w:themeColor="text1"/>
            <w:sz w:val="28"/>
            <w:szCs w:val="28"/>
          </w:rPr>
          <w:delText>wasn’t sure she cared</w:delText>
        </w:r>
        <w:r w:rsidR="00D533A5" w:rsidDel="004506EE">
          <w:rPr>
            <w:rFonts w:ascii="Cambria" w:hAnsi="Cambria"/>
            <w:color w:val="000000" w:themeColor="text1"/>
            <w:sz w:val="28"/>
            <w:szCs w:val="28"/>
          </w:rPr>
          <w:delText xml:space="preserve"> anymore</w:delText>
        </w:r>
      </w:del>
      <w:ins w:id="16776" w:author="Daisy Watt" w:date="2026-06-23T11:07:00Z" w16du:dateUtc="2026-06-23T09:07:00Z">
        <w:del w:id="16777" w:author="Claire S" w:date="2026-07-29T15:54:00Z" w16du:dateUtc="2026-07-29T14:54:00Z">
          <w:r w:rsidR="004506EE" w:rsidDel="000C1A4D">
            <w:rPr>
              <w:rFonts w:ascii="Cambria" w:hAnsi="Cambria"/>
              <w:color w:val="000000" w:themeColor="text1"/>
              <w:sz w:val="28"/>
              <w:szCs w:val="28"/>
            </w:rPr>
            <w:delText xml:space="preserve"> </w:delText>
          </w:r>
          <w:r w:rsidR="00322116" w:rsidDel="000C1A4D">
            <w:rPr>
              <w:rFonts w:ascii="Cambria" w:hAnsi="Cambria"/>
              <w:color w:val="000000" w:themeColor="text1"/>
              <w:sz w:val="28"/>
              <w:szCs w:val="28"/>
            </w:rPr>
            <w:delText>right now</w:delText>
          </w:r>
        </w:del>
      </w:ins>
      <w:ins w:id="16778" w:author="Daisy Watt" w:date="2026-06-23T11:06:00Z" w16du:dateUtc="2026-06-23T09:06:00Z">
        <w:del w:id="16779" w:author="Claire S" w:date="2026-07-29T15:54:00Z" w16du:dateUtc="2026-07-29T14:54:00Z">
          <w:r w:rsidR="00322116" w:rsidDel="000C1A4D">
            <w:rPr>
              <w:rFonts w:ascii="Cambria" w:hAnsi="Cambria"/>
              <w:color w:val="000000" w:themeColor="text1"/>
              <w:sz w:val="28"/>
              <w:szCs w:val="28"/>
            </w:rPr>
            <w:delText xml:space="preserve"> </w:delText>
          </w:r>
        </w:del>
      </w:ins>
      <w:del w:id="16780" w:author="Claire S" w:date="2026-07-29T15:54:00Z" w16du:dateUtc="2026-07-29T14:54:00Z">
        <w:r w:rsidR="00B603A2" w:rsidDel="000C1A4D">
          <w:rPr>
            <w:rFonts w:ascii="Cambria" w:hAnsi="Cambria"/>
            <w:color w:val="000000" w:themeColor="text1"/>
            <w:sz w:val="28"/>
            <w:szCs w:val="28"/>
          </w:rPr>
          <w:delText>.</w:delText>
        </w:r>
        <w:commentRangeEnd w:id="16490"/>
        <w:r w:rsidR="00C6453F" w:rsidRPr="00F76879" w:rsidDel="000C1A4D">
          <w:rPr>
            <w:rStyle w:val="CommentReference"/>
            <w:rFonts w:ascii="Cambria" w:hAnsi="Cambria"/>
            <w:color w:val="000000" w:themeColor="text1"/>
            <w:sz w:val="28"/>
            <w:szCs w:val="28"/>
            <w:rPrChange w:id="16781" w:author="Claire S" w:date="2026-07-29T13:23:00Z" w16du:dateUtc="2026-07-29T12:23:00Z">
              <w:rPr>
                <w:rStyle w:val="CommentReference"/>
                <w:rFonts w:ascii="Cambria" w:hAnsi="Cambria"/>
                <w:color w:val="000000" w:themeColor="text1"/>
                <w:sz w:val="28"/>
                <w:szCs w:val="28"/>
                <w:highlight w:val="yellow"/>
              </w:rPr>
            </w:rPrChange>
          </w:rPr>
          <w:commentReference w:id="16490"/>
        </w:r>
        <w:commentRangeEnd w:id="16773"/>
        <w:r w:rsidR="00C6453F" w:rsidRPr="00F76879" w:rsidDel="000C1A4D">
          <w:rPr>
            <w:rStyle w:val="CommentReference"/>
            <w:rFonts w:ascii="Cambria" w:hAnsi="Cambria"/>
            <w:color w:val="000000" w:themeColor="text1"/>
            <w:sz w:val="28"/>
            <w:szCs w:val="28"/>
            <w:rPrChange w:id="16782" w:author="Claire S" w:date="2026-07-29T13:23:00Z" w16du:dateUtc="2026-07-29T12:23:00Z">
              <w:rPr>
                <w:rStyle w:val="CommentReference"/>
                <w:rFonts w:ascii="Cambria" w:hAnsi="Cambria"/>
                <w:color w:val="000000" w:themeColor="text1"/>
                <w:sz w:val="28"/>
                <w:szCs w:val="28"/>
                <w:highlight w:val="yellow"/>
              </w:rPr>
            </w:rPrChange>
          </w:rPr>
          <w:commentReference w:id="16773"/>
        </w:r>
      </w:del>
      <w:commentRangeStart w:id="16783"/>
      <w:ins w:id="16784" w:author="Daisy Watt" w:date="2026-06-23T11:11:00Z" w16du:dateUtc="2026-06-23T09:11:00Z">
        <w:del w:id="16785" w:author="Claire S" w:date="2026-07-29T15:54:00Z" w16du:dateUtc="2026-07-29T14:54:00Z">
          <w:r w:rsidR="00322116" w:rsidRPr="00F76879" w:rsidDel="000C1A4D">
            <w:rPr>
              <w:rFonts w:ascii="Cambria" w:hAnsi="Cambria"/>
              <w:color w:val="000000" w:themeColor="text1"/>
              <w:sz w:val="28"/>
              <w:szCs w:val="28"/>
              <w:rPrChange w:id="16786" w:author="Claire S" w:date="2026-07-29T13:23:00Z" w16du:dateUtc="2026-07-29T12:23:00Z">
                <w:rPr>
                  <w:rFonts w:ascii="Cambria" w:hAnsi="Cambria"/>
                  <w:color w:val="000000" w:themeColor="text1"/>
                  <w:sz w:val="28"/>
                  <w:szCs w:val="28"/>
                  <w:highlight w:val="yellow"/>
                </w:rPr>
              </w:rPrChange>
            </w:rPr>
            <w:delText>S</w:delText>
          </w:r>
        </w:del>
      </w:ins>
      <w:commentRangeEnd w:id="16783"/>
      <w:del w:id="16787" w:author="Claire S" w:date="2026-07-29T15:54:00Z" w16du:dateUtc="2026-07-29T14:54:00Z">
        <w:r w:rsidR="00322116" w:rsidDel="000C1A4D">
          <w:rPr>
            <w:rStyle w:val="CommentReference"/>
            <w:rFonts w:ascii="Cambria" w:hAnsi="Cambria"/>
            <w:color w:val="000000" w:themeColor="text1"/>
            <w:sz w:val="28"/>
            <w:szCs w:val="28"/>
          </w:rPr>
          <w:commentReference w:id="16783"/>
        </w:r>
      </w:del>
      <w:ins w:id="16788" w:author="Daisy Watt" w:date="2026-06-22T22:23:00Z" w16du:dateUtc="2026-06-22T20:23:00Z">
        <w:del w:id="16789" w:author="Claire S" w:date="2026-07-29T15:54:00Z" w16du:dateUtc="2026-07-29T14:54:00Z">
          <w:r w:rsidR="0074229A" w:rsidDel="000C1A4D">
            <w:rPr>
              <w:rFonts w:ascii="Cambria" w:hAnsi="Cambria"/>
              <w:color w:val="000000" w:themeColor="text1"/>
              <w:sz w:val="28"/>
              <w:szCs w:val="28"/>
            </w:rPr>
            <w:delText>,</w:delText>
          </w:r>
        </w:del>
      </w:ins>
      <w:ins w:id="16790" w:author="Claire S" w:date="2026-07-29T13:46:00Z" w16du:dateUtc="2026-07-29T12:46:00Z">
        <w:r w:rsidR="00A12FF5">
          <w:rPr>
            <w:rFonts w:ascii="Cambria" w:hAnsi="Cambria"/>
            <w:sz w:val="28"/>
            <w:szCs w:val="28"/>
          </w:rPr>
          <w:t xml:space="preserve">Together, the two sisters walked Carl </w:t>
        </w:r>
      </w:ins>
      <w:ins w:id="16791" w:author="Claire S" w:date="2026-07-29T18:01:00Z" w16du:dateUtc="2026-07-29T17:01:00Z">
        <w:r w:rsidR="00063B43">
          <w:rPr>
            <w:rFonts w:ascii="Cambria" w:hAnsi="Cambria"/>
            <w:sz w:val="28"/>
            <w:szCs w:val="28"/>
          </w:rPr>
          <w:t>out</w:t>
        </w:r>
      </w:ins>
      <w:ins w:id="16792" w:author="Claire S" w:date="2026-07-29T15:56:00Z" w16du:dateUtc="2026-07-29T14:56:00Z">
        <w:r w:rsidR="002A4859">
          <w:rPr>
            <w:rFonts w:ascii="Cambria" w:hAnsi="Cambria"/>
            <w:sz w:val="28"/>
            <w:szCs w:val="28"/>
          </w:rPr>
          <w:t xml:space="preserve">, </w:t>
        </w:r>
        <w:r w:rsidR="002A4859">
          <w:rPr>
            <w:rFonts w:ascii="Cambria" w:hAnsi="Cambria"/>
            <w:color w:val="000000" w:themeColor="text1"/>
            <w:sz w:val="28"/>
            <w:szCs w:val="28"/>
          </w:rPr>
          <w:t>Savannah</w:t>
        </w:r>
      </w:ins>
      <w:ins w:id="16793" w:author="Claire S" w:date="2026-07-29T17:09:00Z" w16du:dateUtc="2026-07-29T16:09:00Z">
        <w:r w:rsidR="00710AD0">
          <w:rPr>
            <w:rFonts w:ascii="Cambria" w:hAnsi="Cambria"/>
            <w:color w:val="000000" w:themeColor="text1"/>
            <w:sz w:val="28"/>
            <w:szCs w:val="28"/>
          </w:rPr>
          <w:t>’s</w:t>
        </w:r>
      </w:ins>
      <w:ins w:id="16794" w:author="Claire S" w:date="2026-07-29T15:56:00Z" w16du:dateUtc="2026-07-29T14:56:00Z">
        <w:r w:rsidR="002A4859">
          <w:rPr>
            <w:rFonts w:ascii="Cambria" w:hAnsi="Cambria"/>
            <w:color w:val="000000" w:themeColor="text1"/>
            <w:sz w:val="28"/>
            <w:szCs w:val="28"/>
          </w:rPr>
          <w:t xml:space="preserve"> mind whirring. </w:t>
        </w:r>
        <w:commentRangeStart w:id="16795"/>
        <w:r w:rsidR="002A4859">
          <w:rPr>
            <w:rFonts w:ascii="Cambria" w:hAnsi="Cambria"/>
            <w:color w:val="000000" w:themeColor="text1"/>
            <w:sz w:val="28"/>
            <w:szCs w:val="28"/>
          </w:rPr>
          <w:t>If she was next on the List, sh</w:t>
        </w:r>
      </w:ins>
      <w:ins w:id="16796" w:author="Claire S" w:date="2026-07-29T15:57:00Z" w16du:dateUtc="2026-07-29T14:57:00Z">
        <w:r w:rsidR="002A4859">
          <w:rPr>
            <w:rFonts w:ascii="Cambria" w:hAnsi="Cambria"/>
            <w:color w:val="000000" w:themeColor="text1"/>
            <w:sz w:val="28"/>
            <w:szCs w:val="28"/>
          </w:rPr>
          <w:t>e</w:t>
        </w:r>
      </w:ins>
      <w:ins w:id="16797" w:author="Claire S" w:date="2026-07-29T15:56:00Z" w16du:dateUtc="2026-07-29T14:56:00Z">
        <w:r w:rsidR="002A4859">
          <w:rPr>
            <w:rFonts w:ascii="Cambria" w:hAnsi="Cambria"/>
            <w:color w:val="000000" w:themeColor="text1"/>
            <w:sz w:val="28"/>
            <w:szCs w:val="28"/>
          </w:rPr>
          <w:t xml:space="preserve"> didn’t know how she’d find the energy to dodge whoever was behind all this.</w:t>
        </w:r>
        <w:commentRangeEnd w:id="16795"/>
        <w:r w:rsidR="002A4859">
          <w:rPr>
            <w:rStyle w:val="CommentReference"/>
            <w:rFonts w:ascii="Cambria" w:hAnsi="Cambria"/>
            <w:color w:val="000000" w:themeColor="text1"/>
            <w:sz w:val="28"/>
            <w:szCs w:val="28"/>
          </w:rPr>
          <w:commentReference w:id="16795"/>
        </w:r>
        <w:r w:rsidR="002A4859">
          <w:rPr>
            <w:rFonts w:ascii="Cambria" w:hAnsi="Cambria"/>
            <w:color w:val="000000" w:themeColor="text1"/>
            <w:sz w:val="28"/>
            <w:szCs w:val="28"/>
          </w:rPr>
          <w:t xml:space="preserve">  </w:t>
        </w:r>
      </w:ins>
    </w:p>
    <w:p w14:paraId="6A620AD6" w14:textId="32F04BA2" w:rsidR="002A4859" w:rsidRDefault="002A4859" w:rsidP="002A4859">
      <w:pPr>
        <w:spacing w:line="360" w:lineRule="auto"/>
        <w:ind w:firstLine="720"/>
        <w:contextualSpacing/>
        <w:rPr>
          <w:ins w:id="16798" w:author="Claire S" w:date="2026-07-29T15:56:00Z" w16du:dateUtc="2026-07-29T14:56:00Z"/>
          <w:rFonts w:ascii="Cambria" w:hAnsi="Cambria"/>
          <w:color w:val="000000" w:themeColor="text1"/>
          <w:sz w:val="28"/>
          <w:szCs w:val="28"/>
        </w:rPr>
      </w:pPr>
      <w:ins w:id="16799" w:author="Claire S" w:date="2026-07-29T15:56:00Z" w16du:dateUtc="2026-07-29T14:56:00Z">
        <w:r>
          <w:rPr>
            <w:rFonts w:ascii="Cambria" w:hAnsi="Cambria"/>
            <w:color w:val="000000" w:themeColor="text1"/>
            <w:sz w:val="28"/>
            <w:szCs w:val="28"/>
          </w:rPr>
          <w:t xml:space="preserve">She might be becoming paranoid, but what with the </w:t>
        </w:r>
      </w:ins>
      <w:ins w:id="16800" w:author="Claire S" w:date="2026-07-29T17:09:00Z" w16du:dateUtc="2026-07-29T16:09:00Z">
        <w:r w:rsidR="00710AD0">
          <w:rPr>
            <w:rFonts w:ascii="Cambria" w:hAnsi="Cambria"/>
            <w:color w:val="000000" w:themeColor="text1"/>
            <w:sz w:val="28"/>
            <w:szCs w:val="28"/>
          </w:rPr>
          <w:t>intruder</w:t>
        </w:r>
      </w:ins>
      <w:ins w:id="16801" w:author="Claire S" w:date="2026-07-29T15:56:00Z" w16du:dateUtc="2026-07-29T14:56:00Z">
        <w:r>
          <w:rPr>
            <w:rFonts w:ascii="Cambria" w:hAnsi="Cambria"/>
            <w:color w:val="000000" w:themeColor="text1"/>
            <w:sz w:val="28"/>
            <w:szCs w:val="28"/>
          </w:rPr>
          <w:t xml:space="preserve"> and the voices she was sure she’d just heard, Savannah </w:t>
        </w:r>
      </w:ins>
      <w:ins w:id="16802" w:author="Claire S" w:date="2026-07-29T17:09:00Z" w16du:dateUtc="2026-07-29T16:09:00Z">
        <w:r w:rsidR="00710AD0">
          <w:rPr>
            <w:rFonts w:ascii="Cambria" w:hAnsi="Cambria"/>
            <w:color w:val="000000" w:themeColor="text1"/>
            <w:sz w:val="28"/>
            <w:szCs w:val="28"/>
          </w:rPr>
          <w:t>felt increasingly</w:t>
        </w:r>
      </w:ins>
      <w:ins w:id="16803" w:author="Claire S" w:date="2026-07-29T15:56:00Z" w16du:dateUtc="2026-07-29T14:56:00Z">
        <w:r>
          <w:rPr>
            <w:rFonts w:ascii="Cambria" w:hAnsi="Cambria"/>
            <w:color w:val="000000" w:themeColor="text1"/>
            <w:sz w:val="28"/>
            <w:szCs w:val="28"/>
          </w:rPr>
          <w:t xml:space="preserve"> nervous. </w:t>
        </w:r>
      </w:ins>
    </w:p>
    <w:p w14:paraId="62280479" w14:textId="2AE28CE3" w:rsidR="00A12FF5" w:rsidRDefault="00A12FF5">
      <w:pPr>
        <w:spacing w:line="360" w:lineRule="auto"/>
        <w:ind w:firstLine="720"/>
        <w:contextualSpacing/>
        <w:rPr>
          <w:ins w:id="16804" w:author="Claire S" w:date="2026-07-29T13:46:00Z" w16du:dateUtc="2026-07-29T12:46:00Z"/>
          <w:rFonts w:ascii="Cambria" w:hAnsi="Cambria"/>
          <w:sz w:val="28"/>
          <w:szCs w:val="28"/>
        </w:rPr>
        <w:pPrChange w:id="16805" w:author="Claire S" w:date="2026-07-29T13:46:00Z" w16du:dateUtc="2026-07-29T12:46:00Z">
          <w:pPr>
            <w:spacing w:line="360" w:lineRule="auto"/>
            <w:contextualSpacing/>
          </w:pPr>
        </w:pPrChange>
      </w:pPr>
      <w:ins w:id="16806" w:author="Claire S" w:date="2026-07-29T13:46:00Z" w16du:dateUtc="2026-07-29T12:46:00Z">
        <w:r>
          <w:rPr>
            <w:rFonts w:ascii="Cambria" w:hAnsi="Cambria"/>
            <w:sz w:val="28"/>
            <w:szCs w:val="28"/>
          </w:rPr>
          <w:t xml:space="preserve">Once </w:t>
        </w:r>
      </w:ins>
      <w:ins w:id="16807" w:author="Claire S" w:date="2026-07-29T15:57:00Z" w16du:dateUtc="2026-07-29T14:57:00Z">
        <w:r w:rsidR="002A4859">
          <w:rPr>
            <w:rFonts w:ascii="Cambria" w:hAnsi="Cambria"/>
            <w:sz w:val="28"/>
            <w:szCs w:val="28"/>
          </w:rPr>
          <w:t>Carl</w:t>
        </w:r>
      </w:ins>
      <w:ins w:id="16808" w:author="Claire S" w:date="2026-07-29T13:46:00Z" w16du:dateUtc="2026-07-29T12:46:00Z">
        <w:r>
          <w:rPr>
            <w:rFonts w:ascii="Cambria" w:hAnsi="Cambria"/>
            <w:sz w:val="28"/>
            <w:szCs w:val="28"/>
          </w:rPr>
          <w:t xml:space="preserve"> </w:t>
        </w:r>
      </w:ins>
      <w:ins w:id="16809" w:author="Claire S" w:date="2026-07-29T15:54:00Z" w16du:dateUtc="2026-07-29T14:54:00Z">
        <w:r w:rsidR="000C1A4D">
          <w:rPr>
            <w:rFonts w:ascii="Cambria" w:hAnsi="Cambria"/>
            <w:sz w:val="28"/>
            <w:szCs w:val="28"/>
          </w:rPr>
          <w:t xml:space="preserve">been swallowed by the Langley </w:t>
        </w:r>
      </w:ins>
      <w:ins w:id="16810" w:author="Claire S" w:date="2026-07-29T15:57:00Z" w16du:dateUtc="2026-07-29T14:57:00Z">
        <w:r w:rsidR="002A4859">
          <w:rPr>
            <w:rFonts w:ascii="Cambria" w:hAnsi="Cambria"/>
            <w:sz w:val="28"/>
            <w:szCs w:val="28"/>
          </w:rPr>
          <w:t>elevator</w:t>
        </w:r>
      </w:ins>
      <w:ins w:id="16811" w:author="Claire S" w:date="2026-07-29T13:46:00Z" w16du:dateUtc="2026-07-29T12:46:00Z">
        <w:r>
          <w:rPr>
            <w:rFonts w:ascii="Cambria" w:hAnsi="Cambria"/>
            <w:sz w:val="28"/>
            <w:szCs w:val="28"/>
          </w:rPr>
          <w:t xml:space="preserve">, </w:t>
        </w:r>
      </w:ins>
      <w:ins w:id="16812" w:author="Claire S" w:date="2026-07-29T17:10:00Z" w16du:dateUtc="2026-07-29T16:10:00Z">
        <w:r w:rsidR="00710AD0">
          <w:rPr>
            <w:rFonts w:ascii="Cambria" w:hAnsi="Cambria"/>
            <w:sz w:val="28"/>
            <w:szCs w:val="28"/>
          </w:rPr>
          <w:t>s</w:t>
        </w:r>
      </w:ins>
      <w:ins w:id="16813" w:author="Claire S" w:date="2026-07-29T13:46:00Z" w16du:dateUtc="2026-07-29T12:46:00Z">
        <w:r>
          <w:rPr>
            <w:rFonts w:ascii="Cambria" w:hAnsi="Cambria"/>
            <w:sz w:val="28"/>
            <w:szCs w:val="28"/>
          </w:rPr>
          <w:t>h</w:t>
        </w:r>
      </w:ins>
      <w:ins w:id="16814" w:author="Claire S" w:date="2026-07-29T17:10:00Z" w16du:dateUtc="2026-07-29T16:10:00Z">
        <w:r w:rsidR="00710AD0">
          <w:rPr>
            <w:rFonts w:ascii="Cambria" w:hAnsi="Cambria"/>
            <w:sz w:val="28"/>
            <w:szCs w:val="28"/>
          </w:rPr>
          <w:t>e</w:t>
        </w:r>
      </w:ins>
      <w:ins w:id="16815" w:author="Claire S" w:date="2026-07-29T13:46:00Z" w16du:dateUtc="2026-07-29T12:46:00Z">
        <w:r>
          <w:rPr>
            <w:rFonts w:ascii="Cambria" w:hAnsi="Cambria"/>
            <w:sz w:val="28"/>
            <w:szCs w:val="28"/>
          </w:rPr>
          <w:t xml:space="preserve"> turned to Ruth. ‘We need to check the cellars.’ </w:t>
        </w:r>
      </w:ins>
      <w:ins w:id="16816" w:author="Claire S" w:date="2026-07-29T17:10:00Z" w16du:dateUtc="2026-07-29T16:10:00Z">
        <w:r w:rsidR="00710AD0">
          <w:rPr>
            <w:rFonts w:ascii="Cambria" w:hAnsi="Cambria"/>
            <w:sz w:val="28"/>
            <w:szCs w:val="28"/>
          </w:rPr>
          <w:t>S</w:t>
        </w:r>
      </w:ins>
      <w:ins w:id="16817" w:author="Claire S" w:date="2026-07-29T13:46:00Z" w16du:dateUtc="2026-07-29T12:46:00Z">
        <w:r>
          <w:rPr>
            <w:rFonts w:ascii="Cambria" w:hAnsi="Cambria"/>
            <w:sz w:val="28"/>
            <w:szCs w:val="28"/>
          </w:rPr>
          <w:t>he took a breath. ‘Or rather, Security does. I’ve got a nasty feeling someone</w:t>
        </w:r>
      </w:ins>
      <w:ins w:id="16818" w:author="Claire S" w:date="2026-07-29T15:57:00Z" w16du:dateUtc="2026-07-29T14:57:00Z">
        <w:r w:rsidR="002A4859">
          <w:rPr>
            <w:rFonts w:ascii="Cambria" w:hAnsi="Cambria"/>
            <w:sz w:val="28"/>
            <w:szCs w:val="28"/>
          </w:rPr>
          <w:t xml:space="preserve"> might be</w:t>
        </w:r>
      </w:ins>
      <w:ins w:id="16819" w:author="Claire S" w:date="2026-07-29T13:46:00Z" w16du:dateUtc="2026-07-29T12:46:00Z">
        <w:r>
          <w:rPr>
            <w:rFonts w:ascii="Cambria" w:hAnsi="Cambria"/>
            <w:sz w:val="28"/>
            <w:szCs w:val="28"/>
          </w:rPr>
          <w:t xml:space="preserve"> trapped down there.’</w:t>
        </w:r>
      </w:ins>
    </w:p>
    <w:p w14:paraId="34407557" w14:textId="2B7375CA" w:rsidR="00A12FF5" w:rsidRDefault="00A12FF5" w:rsidP="00A12FF5">
      <w:pPr>
        <w:spacing w:line="360" w:lineRule="auto"/>
        <w:contextualSpacing/>
        <w:rPr>
          <w:ins w:id="16820" w:author="Claire S" w:date="2026-07-29T13:46:00Z" w16du:dateUtc="2026-07-29T12:46:00Z"/>
          <w:rFonts w:ascii="Cambria" w:hAnsi="Cambria"/>
          <w:sz w:val="28"/>
          <w:szCs w:val="28"/>
        </w:rPr>
      </w:pPr>
      <w:ins w:id="16821" w:author="Claire S" w:date="2026-07-29T13:46:00Z" w16du:dateUtc="2026-07-29T12:46:00Z">
        <w:r>
          <w:rPr>
            <w:rFonts w:ascii="Cambria" w:hAnsi="Cambria"/>
            <w:sz w:val="28"/>
            <w:szCs w:val="28"/>
          </w:rPr>
          <w:tab/>
          <w:t>‘</w:t>
        </w:r>
      </w:ins>
      <w:ins w:id="16822" w:author="Claire S" w:date="2026-07-29T17:10:00Z" w16du:dateUtc="2026-07-29T16:10:00Z">
        <w:r w:rsidR="00710AD0">
          <w:rPr>
            <w:rFonts w:ascii="Cambria" w:hAnsi="Cambria"/>
            <w:sz w:val="28"/>
            <w:szCs w:val="28"/>
          </w:rPr>
          <w:t>Are you joking?</w:t>
        </w:r>
      </w:ins>
      <w:ins w:id="16823" w:author="Claire S" w:date="2026-07-29T13:46:00Z" w16du:dateUtc="2026-07-29T12:46:00Z">
        <w:r>
          <w:rPr>
            <w:rFonts w:ascii="Cambria" w:hAnsi="Cambria"/>
            <w:sz w:val="28"/>
            <w:szCs w:val="28"/>
          </w:rPr>
          <w:t xml:space="preserve">’ Ruth </w:t>
        </w:r>
      </w:ins>
      <w:ins w:id="16824" w:author="Claire S" w:date="2026-07-29T17:10:00Z" w16du:dateUtc="2026-07-29T16:10:00Z">
        <w:r w:rsidR="00710AD0">
          <w:rPr>
            <w:rFonts w:ascii="Cambria" w:hAnsi="Cambria"/>
            <w:sz w:val="28"/>
            <w:szCs w:val="28"/>
          </w:rPr>
          <w:t>frowned</w:t>
        </w:r>
      </w:ins>
      <w:ins w:id="16825" w:author="Claire S" w:date="2026-07-29T13:46:00Z" w16du:dateUtc="2026-07-29T12:46:00Z">
        <w:r>
          <w:rPr>
            <w:rFonts w:ascii="Cambria" w:hAnsi="Cambria"/>
            <w:sz w:val="28"/>
            <w:szCs w:val="28"/>
          </w:rPr>
          <w:t xml:space="preserve">. </w:t>
        </w:r>
      </w:ins>
      <w:ins w:id="16826" w:author="Claire S" w:date="2026-07-29T15:54:00Z" w16du:dateUtc="2026-07-29T14:54:00Z">
        <w:r w:rsidR="006F2779">
          <w:rPr>
            <w:rFonts w:ascii="Cambria" w:hAnsi="Cambria"/>
            <w:sz w:val="28"/>
            <w:szCs w:val="28"/>
          </w:rPr>
          <w:t>‘Why</w:t>
        </w:r>
      </w:ins>
      <w:ins w:id="16827" w:author="Claire S" w:date="2026-07-29T15:55:00Z" w16du:dateUtc="2026-07-29T14:55:00Z">
        <w:r w:rsidR="006F2779">
          <w:rPr>
            <w:rFonts w:ascii="Cambria" w:hAnsi="Cambria"/>
            <w:sz w:val="28"/>
            <w:szCs w:val="28"/>
          </w:rPr>
          <w:t xml:space="preserve"> didn’t you say</w:t>
        </w:r>
      </w:ins>
      <w:ins w:id="16828" w:author="Claire S" w:date="2026-07-29T15:57:00Z" w16du:dateUtc="2026-07-29T14:57:00Z">
        <w:r w:rsidR="002A4859">
          <w:rPr>
            <w:rFonts w:ascii="Cambria" w:hAnsi="Cambria"/>
            <w:sz w:val="28"/>
            <w:szCs w:val="28"/>
          </w:rPr>
          <w:t xml:space="preserve"> before</w:t>
        </w:r>
      </w:ins>
      <w:ins w:id="16829" w:author="Claire S" w:date="2026-07-29T15:55:00Z" w16du:dateUtc="2026-07-29T14:55:00Z">
        <w:r w:rsidR="006F2779">
          <w:rPr>
            <w:rFonts w:ascii="Cambria" w:hAnsi="Cambria"/>
            <w:sz w:val="28"/>
            <w:szCs w:val="28"/>
          </w:rPr>
          <w:t>?’</w:t>
        </w:r>
      </w:ins>
    </w:p>
    <w:p w14:paraId="27E26D37" w14:textId="4A37DDB2" w:rsidR="00A12FF5" w:rsidRDefault="00A12FF5" w:rsidP="00A12FF5">
      <w:pPr>
        <w:spacing w:line="360" w:lineRule="auto"/>
        <w:contextualSpacing/>
        <w:rPr>
          <w:ins w:id="16830" w:author="Claire S" w:date="2026-07-29T13:46:00Z" w16du:dateUtc="2026-07-29T12:46:00Z"/>
          <w:rFonts w:ascii="Cambria" w:hAnsi="Cambria"/>
          <w:sz w:val="28"/>
          <w:szCs w:val="28"/>
        </w:rPr>
      </w:pPr>
      <w:ins w:id="16831" w:author="Claire S" w:date="2026-07-29T13:46:00Z" w16du:dateUtc="2026-07-29T12:46:00Z">
        <w:r>
          <w:rPr>
            <w:rFonts w:ascii="Cambria" w:hAnsi="Cambria"/>
            <w:sz w:val="28"/>
            <w:szCs w:val="28"/>
          </w:rPr>
          <w:tab/>
          <w:t>‘</w:t>
        </w:r>
      </w:ins>
      <w:ins w:id="16832" w:author="Claire S" w:date="2026-07-29T17:10:00Z" w16du:dateUtc="2026-07-29T16:10:00Z">
        <w:r w:rsidR="00710AD0">
          <w:rPr>
            <w:rFonts w:ascii="Cambria" w:hAnsi="Cambria"/>
            <w:sz w:val="28"/>
            <w:szCs w:val="28"/>
          </w:rPr>
          <w:t xml:space="preserve">No I’m not joking, and </w:t>
        </w:r>
      </w:ins>
      <w:ins w:id="16833" w:author="Claire S" w:date="2026-07-29T13:46:00Z" w16du:dateUtc="2026-07-29T12:46:00Z">
        <w:r>
          <w:rPr>
            <w:rFonts w:ascii="Cambria" w:hAnsi="Cambria"/>
            <w:sz w:val="28"/>
            <w:szCs w:val="28"/>
          </w:rPr>
          <w:t xml:space="preserve">I was distracted.’ Savannah glared at her. ‘Hearing </w:t>
        </w:r>
      </w:ins>
      <w:ins w:id="16834" w:author="Claire S" w:date="2026-07-29T17:10:00Z" w16du:dateUtc="2026-07-29T16:10:00Z">
        <w:r w:rsidR="00710AD0">
          <w:rPr>
            <w:rFonts w:ascii="Cambria" w:hAnsi="Cambria"/>
            <w:sz w:val="28"/>
            <w:szCs w:val="28"/>
          </w:rPr>
          <w:t xml:space="preserve">that </w:t>
        </w:r>
      </w:ins>
      <w:ins w:id="16835" w:author="Claire S" w:date="2026-07-29T13:46:00Z" w16du:dateUtc="2026-07-29T12:46:00Z">
        <w:r>
          <w:rPr>
            <w:rFonts w:ascii="Cambria" w:hAnsi="Cambria"/>
            <w:sz w:val="28"/>
            <w:szCs w:val="28"/>
          </w:rPr>
          <w:t>Dex was garrotted.’</w:t>
        </w:r>
      </w:ins>
    </w:p>
    <w:p w14:paraId="34848BF5" w14:textId="77777777" w:rsidR="00A12FF5" w:rsidRDefault="00A12FF5" w:rsidP="00A12FF5">
      <w:pPr>
        <w:spacing w:line="360" w:lineRule="auto"/>
        <w:contextualSpacing/>
        <w:rPr>
          <w:ins w:id="16836" w:author="Claire S" w:date="2026-07-29T15:55:00Z" w16du:dateUtc="2026-07-29T14:55:00Z"/>
          <w:rFonts w:ascii="Cambria" w:hAnsi="Cambria"/>
          <w:sz w:val="28"/>
          <w:szCs w:val="28"/>
        </w:rPr>
      </w:pPr>
      <w:ins w:id="16837" w:author="Claire S" w:date="2026-07-29T13:46:00Z" w16du:dateUtc="2026-07-29T12:46:00Z">
        <w:r>
          <w:rPr>
            <w:rFonts w:ascii="Cambria" w:hAnsi="Cambria"/>
            <w:sz w:val="28"/>
            <w:szCs w:val="28"/>
          </w:rPr>
          <w:tab/>
          <w:t>And for maybe the second time in half an hour, but the first time in Savannah’s living memory, Ruth actually looked sheepish.</w:t>
        </w:r>
      </w:ins>
    </w:p>
    <w:p w14:paraId="49BA0020" w14:textId="5CB60D56" w:rsidR="00A12FF5" w:rsidDel="002A4859" w:rsidRDefault="00A12FF5" w:rsidP="001D4CAA">
      <w:pPr>
        <w:spacing w:line="360" w:lineRule="auto"/>
        <w:contextualSpacing/>
        <w:rPr>
          <w:del w:id="16838" w:author="Claire S" w:date="2026-07-29T15:55:00Z" w16du:dateUtc="2026-07-29T14:55:00Z"/>
          <w:rFonts w:ascii="Cambria" w:hAnsi="Cambria"/>
          <w:color w:val="000000" w:themeColor="text1"/>
          <w:sz w:val="28"/>
          <w:szCs w:val="28"/>
        </w:rPr>
      </w:pPr>
    </w:p>
    <w:p w14:paraId="1466C32B" w14:textId="77777777" w:rsidR="002A4859" w:rsidRDefault="002A4859" w:rsidP="00A3588A">
      <w:pPr>
        <w:spacing w:line="360" w:lineRule="auto"/>
        <w:ind w:firstLine="720"/>
        <w:contextualSpacing/>
        <w:rPr>
          <w:ins w:id="16839" w:author="Claire S" w:date="2026-07-29T15:55:00Z" w16du:dateUtc="2026-07-29T14:55:00Z"/>
          <w:rFonts w:ascii="Cambria" w:hAnsi="Cambria"/>
          <w:color w:val="000000" w:themeColor="text1"/>
          <w:sz w:val="28"/>
          <w:szCs w:val="28"/>
        </w:rPr>
      </w:pPr>
    </w:p>
    <w:p w14:paraId="2A2E857A" w14:textId="77777777" w:rsidR="002A4859" w:rsidRDefault="002A4859" w:rsidP="00A3588A">
      <w:pPr>
        <w:spacing w:line="360" w:lineRule="auto"/>
        <w:ind w:firstLine="720"/>
        <w:contextualSpacing/>
        <w:rPr>
          <w:ins w:id="16840" w:author="Claire S" w:date="2026-07-29T15:55:00Z" w16du:dateUtc="2026-07-29T14:55:00Z"/>
          <w:rFonts w:ascii="Cambria" w:hAnsi="Cambria"/>
          <w:color w:val="000000" w:themeColor="text1"/>
          <w:sz w:val="28"/>
          <w:szCs w:val="28"/>
        </w:rPr>
      </w:pPr>
    </w:p>
    <w:p w14:paraId="44261496" w14:textId="77777777" w:rsidR="002A4859" w:rsidRDefault="002A4859" w:rsidP="00A3588A">
      <w:pPr>
        <w:spacing w:line="360" w:lineRule="auto"/>
        <w:ind w:firstLine="720"/>
        <w:contextualSpacing/>
        <w:rPr>
          <w:ins w:id="16841" w:author="Claire S" w:date="2026-07-29T17:10:00Z" w16du:dateUtc="2026-07-29T16:10:00Z"/>
          <w:rFonts w:ascii="Cambria" w:hAnsi="Cambria"/>
          <w:color w:val="000000" w:themeColor="text1"/>
          <w:sz w:val="28"/>
          <w:szCs w:val="28"/>
        </w:rPr>
      </w:pPr>
    </w:p>
    <w:p w14:paraId="5F256D14" w14:textId="77777777" w:rsidR="0081735B" w:rsidRDefault="0081735B" w:rsidP="00A3588A">
      <w:pPr>
        <w:spacing w:line="360" w:lineRule="auto"/>
        <w:ind w:firstLine="720"/>
        <w:contextualSpacing/>
        <w:rPr>
          <w:ins w:id="16842" w:author="Claire S" w:date="2026-07-29T17:10:00Z" w16du:dateUtc="2026-07-29T16:10:00Z"/>
          <w:rFonts w:ascii="Cambria" w:hAnsi="Cambria"/>
          <w:color w:val="000000" w:themeColor="text1"/>
          <w:sz w:val="28"/>
          <w:szCs w:val="28"/>
        </w:rPr>
      </w:pPr>
    </w:p>
    <w:p w14:paraId="73712124" w14:textId="77777777" w:rsidR="0081735B" w:rsidRDefault="0081735B" w:rsidP="00A3588A">
      <w:pPr>
        <w:spacing w:line="360" w:lineRule="auto"/>
        <w:ind w:firstLine="720"/>
        <w:contextualSpacing/>
        <w:rPr>
          <w:ins w:id="16843" w:author="Claire S" w:date="2026-07-29T17:10:00Z" w16du:dateUtc="2026-07-29T16:10:00Z"/>
          <w:rFonts w:ascii="Cambria" w:hAnsi="Cambria"/>
          <w:color w:val="000000" w:themeColor="text1"/>
          <w:sz w:val="28"/>
          <w:szCs w:val="28"/>
        </w:rPr>
      </w:pPr>
    </w:p>
    <w:p w14:paraId="3DA8DF45" w14:textId="7C5507A9" w:rsidR="00D56402" w:rsidDel="0081735B" w:rsidRDefault="00D56402" w:rsidP="001D4CAA">
      <w:pPr>
        <w:spacing w:line="360" w:lineRule="auto"/>
        <w:contextualSpacing/>
        <w:rPr>
          <w:del w:id="16844" w:author="Claire S" w:date="2026-05-20T11:25:00Z" w16du:dateUtc="2026-05-20T10:25:00Z"/>
          <w:rFonts w:ascii="Cambria" w:hAnsi="Cambria"/>
          <w:b/>
          <w:bCs/>
          <w:color w:val="000000" w:themeColor="text1"/>
          <w:sz w:val="28"/>
          <w:szCs w:val="28"/>
        </w:rPr>
      </w:pPr>
    </w:p>
    <w:p w14:paraId="5D042549" w14:textId="6513E5B7" w:rsidR="00D56402" w:rsidDel="00B6371D" w:rsidRDefault="00D56402" w:rsidP="001D4CAA">
      <w:pPr>
        <w:spacing w:line="360" w:lineRule="auto"/>
        <w:contextualSpacing/>
        <w:rPr>
          <w:del w:id="16845" w:author="Claire S" w:date="2026-05-20T11:25:00Z" w16du:dateUtc="2026-05-20T10:25:00Z"/>
          <w:rFonts w:ascii="Cambria" w:hAnsi="Cambria"/>
          <w:b/>
          <w:bCs/>
          <w:color w:val="000000" w:themeColor="text1"/>
          <w:sz w:val="28"/>
          <w:szCs w:val="28"/>
        </w:rPr>
      </w:pPr>
    </w:p>
    <w:p w14:paraId="0FE17CDE" w14:textId="5004BE40" w:rsidR="007F7742" w:rsidRDefault="007F7742" w:rsidP="001D4CAA">
      <w:pPr>
        <w:spacing w:line="360" w:lineRule="auto"/>
        <w:contextualSpacing/>
        <w:rPr>
          <w:ins w:id="16846" w:author="Claire S" w:date="2026-07-29T13:17:00Z" w16du:dateUtc="2026-07-29T12:17:00Z"/>
          <w:rFonts w:ascii="Cambria" w:hAnsi="Cambria"/>
          <w:b/>
          <w:bCs/>
          <w:color w:val="000000" w:themeColor="text1"/>
          <w:sz w:val="28"/>
          <w:szCs w:val="28"/>
        </w:rPr>
      </w:pPr>
      <w:r>
        <w:rPr>
          <w:rFonts w:ascii="Cambria" w:hAnsi="Cambria"/>
          <w:b/>
          <w:bCs/>
          <w:color w:val="000000" w:themeColor="text1"/>
          <w:sz w:val="28"/>
          <w:szCs w:val="28"/>
        </w:rPr>
        <w:t>CH</w:t>
      </w:r>
      <w:r w:rsidR="00D533A5">
        <w:rPr>
          <w:rFonts w:ascii="Cambria" w:hAnsi="Cambria"/>
          <w:b/>
          <w:bCs/>
          <w:color w:val="000000" w:themeColor="text1"/>
          <w:sz w:val="28"/>
          <w:szCs w:val="28"/>
        </w:rPr>
        <w:t>AP</w:t>
      </w:r>
      <w:r>
        <w:rPr>
          <w:rFonts w:ascii="Cambria" w:hAnsi="Cambria"/>
          <w:b/>
          <w:bCs/>
          <w:color w:val="000000" w:themeColor="text1"/>
          <w:sz w:val="28"/>
          <w:szCs w:val="28"/>
        </w:rPr>
        <w:t xml:space="preserve">TER </w:t>
      </w:r>
      <w:del w:id="16847" w:author="Daisy Watt" w:date="2026-06-22T22:23:00Z" w16du:dateUtc="2026-06-22T20:23:00Z">
        <w:r w:rsidR="00F55076">
          <w:rPr>
            <w:rFonts w:ascii="Cambria" w:hAnsi="Cambria"/>
            <w:b/>
            <w:bCs/>
            <w:color w:val="000000" w:themeColor="text1"/>
            <w:sz w:val="28"/>
            <w:szCs w:val="28"/>
          </w:rPr>
          <w:delText>42</w:delText>
        </w:r>
      </w:del>
      <w:ins w:id="16848" w:author="Daisy Watt" w:date="2026-06-22T22:23:00Z" w16du:dateUtc="2026-06-22T20:23:00Z">
        <w:r w:rsidR="0074229A">
          <w:rPr>
            <w:rFonts w:ascii="Cambria" w:hAnsi="Cambria"/>
            <w:b/>
            <w:bCs/>
            <w:color w:val="000000" w:themeColor="text1"/>
            <w:sz w:val="28"/>
            <w:szCs w:val="28"/>
          </w:rPr>
          <w:t>4</w:t>
        </w:r>
        <w:del w:id="16849" w:author="Claire S" w:date="2026-07-29T13:17:00Z" w16du:dateUtc="2026-07-29T12:17:00Z">
          <w:r w:rsidR="0074229A">
            <w:rPr>
              <w:rFonts w:ascii="Cambria" w:hAnsi="Cambria"/>
              <w:b/>
              <w:bCs/>
              <w:color w:val="000000" w:themeColor="text1"/>
              <w:sz w:val="28"/>
              <w:szCs w:val="28"/>
            </w:rPr>
            <w:delText>1</w:delText>
          </w:r>
        </w:del>
      </w:ins>
      <w:ins w:id="16850" w:author="Claire S" w:date="2026-07-29T13:17:00Z" w16du:dateUtc="2026-07-29T12:17:00Z">
        <w:r w:rsidR="00F76879">
          <w:rPr>
            <w:rFonts w:ascii="Cambria" w:hAnsi="Cambria"/>
            <w:b/>
            <w:bCs/>
            <w:color w:val="000000" w:themeColor="text1"/>
            <w:sz w:val="28"/>
            <w:szCs w:val="28"/>
          </w:rPr>
          <w:t>0</w:t>
        </w:r>
      </w:ins>
    </w:p>
    <w:p w14:paraId="563D1B5D" w14:textId="324D27C4" w:rsidR="0077531F" w:rsidRDefault="005367D6" w:rsidP="001D4CAA">
      <w:pPr>
        <w:spacing w:line="360" w:lineRule="auto"/>
        <w:contextualSpacing/>
        <w:rPr>
          <w:rFonts w:ascii="Cambria" w:hAnsi="Cambria"/>
          <w:b/>
          <w:bCs/>
          <w:color w:val="000000" w:themeColor="text1"/>
          <w:sz w:val="28"/>
          <w:szCs w:val="28"/>
        </w:rPr>
      </w:pPr>
      <w:ins w:id="16851" w:author="Claire S" w:date="2026-08-04T13:08:00Z" w16du:dateUtc="2026-08-04T12:08:00Z">
        <w:r w:rsidRPr="005367D6">
          <w:rPr>
            <w:rFonts w:ascii="Cambria" w:hAnsi="Cambria"/>
            <w:b/>
            <w:bCs/>
            <w:sz w:val="28"/>
            <w:szCs w:val="28"/>
            <w:rPrChange w:id="16852" w:author="Claire S" w:date="2026-08-04T13:08:00Z" w16du:dateUtc="2026-08-04T12:08:00Z">
              <w:rPr>
                <w:rFonts w:ascii="Cambria" w:hAnsi="Cambria"/>
                <w:sz w:val="28"/>
                <w:szCs w:val="28"/>
              </w:rPr>
            </w:rPrChange>
          </w:rPr>
          <w:t>CLARA:</w:t>
        </w:r>
        <w:r>
          <w:rPr>
            <w:rFonts w:ascii="Cambria" w:hAnsi="Cambria"/>
            <w:sz w:val="28"/>
            <w:szCs w:val="28"/>
          </w:rPr>
          <w:t xml:space="preserve"> </w:t>
        </w:r>
      </w:ins>
      <w:ins w:id="16853" w:author="Claire S" w:date="2026-07-29T13:17:00Z" w16du:dateUtc="2026-07-29T12:17:00Z">
        <w:r w:rsidR="0077531F">
          <w:rPr>
            <w:rFonts w:ascii="Cambria" w:hAnsi="Cambria"/>
            <w:b/>
            <w:bCs/>
            <w:color w:val="000000" w:themeColor="text1"/>
            <w:sz w:val="28"/>
            <w:szCs w:val="28"/>
          </w:rPr>
          <w:t>TUESDAY AFTERNO</w:t>
        </w:r>
      </w:ins>
      <w:ins w:id="16854" w:author="Claire S" w:date="2026-07-29T13:18:00Z" w16du:dateUtc="2026-07-29T12:18:00Z">
        <w:r w:rsidR="0077531F">
          <w:rPr>
            <w:rFonts w:ascii="Cambria" w:hAnsi="Cambria"/>
            <w:b/>
            <w:bCs/>
            <w:color w:val="000000" w:themeColor="text1"/>
            <w:sz w:val="28"/>
            <w:szCs w:val="28"/>
          </w:rPr>
          <w:t>ON</w:t>
        </w:r>
      </w:ins>
    </w:p>
    <w:p w14:paraId="63B9CD96" w14:textId="366D50C1" w:rsidR="00D533A5" w:rsidRPr="00DA588A" w:rsidDel="0081735B" w:rsidRDefault="0081735B">
      <w:pPr>
        <w:spacing w:line="360" w:lineRule="auto"/>
        <w:contextualSpacing/>
        <w:rPr>
          <w:del w:id="16855" w:author="Claire S" w:date="2026-07-29T17:11:00Z" w16du:dateUtc="2026-07-29T16:11:00Z"/>
          <w:rFonts w:ascii="Cambria" w:hAnsi="Cambria"/>
          <w:color w:val="000000" w:themeColor="text1"/>
          <w:sz w:val="28"/>
          <w:szCs w:val="28"/>
          <w:rPrChange w:id="16856" w:author="Claire S" w:date="2026-07-29T13:23:00Z" w16du:dateUtc="2026-07-29T12:23:00Z">
            <w:rPr>
              <w:del w:id="16857" w:author="Claire S" w:date="2026-07-29T17:11:00Z" w16du:dateUtc="2026-07-29T16:11:00Z"/>
              <w:rFonts w:ascii="Cambria" w:hAnsi="Cambria"/>
              <w:b/>
              <w:bCs/>
              <w:color w:val="000000" w:themeColor="text1"/>
              <w:sz w:val="28"/>
              <w:szCs w:val="28"/>
            </w:rPr>
          </w:rPrChange>
        </w:rPr>
      </w:pPr>
      <w:ins w:id="16858" w:author="Claire S" w:date="2026-07-29T17:11:00Z" w16du:dateUtc="2026-07-29T16:11:00Z">
        <w:r>
          <w:rPr>
            <w:rFonts w:ascii="Cambria" w:hAnsi="Cambria"/>
            <w:sz w:val="28"/>
            <w:szCs w:val="28"/>
          </w:rPr>
          <w:t>On the first floor of</w:t>
        </w:r>
      </w:ins>
      <w:ins w:id="16859" w:author="Claire S" w:date="2026-07-29T13:42:00Z" w16du:dateUtc="2026-07-29T12:42:00Z">
        <w:r w:rsidR="00895AFD">
          <w:rPr>
            <w:rFonts w:ascii="Cambria" w:hAnsi="Cambria"/>
            <w:sz w:val="28"/>
            <w:szCs w:val="28"/>
          </w:rPr>
          <w:t xml:space="preserve"> Langley &amp; Co.</w:t>
        </w:r>
      </w:ins>
      <w:ins w:id="16860" w:author="Claire S" w:date="2026-07-29T13:43:00Z" w16du:dateUtc="2026-07-29T12:43:00Z">
        <w:r w:rsidR="00895AFD">
          <w:rPr>
            <w:rFonts w:ascii="Cambria" w:hAnsi="Cambria"/>
            <w:sz w:val="28"/>
            <w:szCs w:val="28"/>
          </w:rPr>
          <w:t xml:space="preserve">, </w:t>
        </w:r>
      </w:ins>
      <w:ins w:id="16861" w:author="Claire S" w:date="2026-07-29T13:19:00Z" w16du:dateUtc="2026-07-29T12:19:00Z">
        <w:r w:rsidR="00DA588A" w:rsidRPr="00DA588A">
          <w:rPr>
            <w:rFonts w:ascii="Cambria" w:hAnsi="Cambria"/>
            <w:color w:val="000000" w:themeColor="text1"/>
            <w:sz w:val="28"/>
            <w:szCs w:val="28"/>
            <w:rPrChange w:id="16862" w:author="Claire S" w:date="2026-07-29T13:19:00Z" w16du:dateUtc="2026-07-29T12:19:00Z">
              <w:rPr>
                <w:rFonts w:ascii="Cambria" w:hAnsi="Cambria"/>
                <w:b/>
                <w:bCs/>
                <w:color w:val="000000" w:themeColor="text1"/>
                <w:sz w:val="28"/>
                <w:szCs w:val="28"/>
              </w:rPr>
            </w:rPrChange>
          </w:rPr>
          <w:t xml:space="preserve">Clara was trying </w:t>
        </w:r>
      </w:ins>
      <w:ins w:id="16863" w:author="Claire S" w:date="2026-07-29T18:02:00Z" w16du:dateUtc="2026-07-29T17:02:00Z">
        <w:r w:rsidR="00EC037E">
          <w:rPr>
            <w:rFonts w:ascii="Cambria" w:hAnsi="Cambria"/>
            <w:color w:val="000000" w:themeColor="text1"/>
            <w:sz w:val="28"/>
            <w:szCs w:val="28"/>
          </w:rPr>
          <w:t xml:space="preserve">hard </w:t>
        </w:r>
      </w:ins>
      <w:ins w:id="16864" w:author="Claire S" w:date="2026-07-29T13:19:00Z" w16du:dateUtc="2026-07-29T12:19:00Z">
        <w:r w:rsidR="00DA588A" w:rsidRPr="00DA588A">
          <w:rPr>
            <w:rFonts w:ascii="Cambria" w:hAnsi="Cambria"/>
            <w:color w:val="000000" w:themeColor="text1"/>
            <w:sz w:val="28"/>
            <w:szCs w:val="28"/>
            <w:rPrChange w:id="16865" w:author="Claire S" w:date="2026-07-29T13:19:00Z" w16du:dateUtc="2026-07-29T12:19:00Z">
              <w:rPr>
                <w:rFonts w:ascii="Cambria" w:hAnsi="Cambria"/>
                <w:b/>
                <w:bCs/>
                <w:color w:val="000000" w:themeColor="text1"/>
                <w:sz w:val="28"/>
                <w:szCs w:val="28"/>
              </w:rPr>
            </w:rPrChange>
          </w:rPr>
          <w:t>to concentrate on her edits</w:t>
        </w:r>
      </w:ins>
      <w:ins w:id="16866" w:author="Claire S" w:date="2026-07-29T17:11:00Z" w16du:dateUtc="2026-07-29T16:11:00Z">
        <w:r>
          <w:rPr>
            <w:rFonts w:ascii="Cambria" w:hAnsi="Cambria"/>
            <w:color w:val="000000" w:themeColor="text1"/>
            <w:sz w:val="28"/>
            <w:szCs w:val="28"/>
          </w:rPr>
          <w:t xml:space="preserve"> </w:t>
        </w:r>
      </w:ins>
      <w:ins w:id="16867" w:author="Claire S" w:date="2026-07-29T19:28:00Z" w16du:dateUtc="2026-07-29T18:28:00Z">
        <w:r w:rsidR="0004743D">
          <w:rPr>
            <w:rFonts w:ascii="Cambria" w:hAnsi="Cambria"/>
            <w:color w:val="000000" w:themeColor="text1"/>
            <w:sz w:val="28"/>
            <w:szCs w:val="28"/>
          </w:rPr>
          <w:t xml:space="preserve">for </w:t>
        </w:r>
        <w:r w:rsidR="0004743D" w:rsidRPr="0004743D">
          <w:rPr>
            <w:rFonts w:ascii="Cambria" w:hAnsi="Cambria"/>
            <w:i/>
            <w:iCs/>
            <w:color w:val="000000" w:themeColor="text1"/>
            <w:sz w:val="28"/>
            <w:szCs w:val="28"/>
            <w:rPrChange w:id="16868" w:author="Claire S" w:date="2026-07-29T19:28:00Z" w16du:dateUtc="2026-07-29T18:28:00Z">
              <w:rPr>
                <w:rFonts w:ascii="Cambria" w:hAnsi="Cambria"/>
                <w:color w:val="000000" w:themeColor="text1"/>
                <w:sz w:val="28"/>
                <w:szCs w:val="28"/>
              </w:rPr>
            </w:rPrChange>
          </w:rPr>
          <w:t>The Stalker</w:t>
        </w:r>
        <w:r w:rsidR="0004743D">
          <w:rPr>
            <w:rFonts w:ascii="Cambria" w:hAnsi="Cambria"/>
            <w:color w:val="000000" w:themeColor="text1"/>
            <w:sz w:val="28"/>
            <w:szCs w:val="28"/>
          </w:rPr>
          <w:t>,</w:t>
        </w:r>
      </w:ins>
      <w:ins w:id="16869" w:author="Claire S" w:date="2026-07-29T17:11:00Z" w16du:dateUtc="2026-07-29T16:11:00Z">
        <w:r>
          <w:rPr>
            <w:rFonts w:ascii="Cambria" w:hAnsi="Cambria"/>
            <w:color w:val="000000" w:themeColor="text1"/>
            <w:sz w:val="28"/>
            <w:szCs w:val="28"/>
          </w:rPr>
          <w:t xml:space="preserve"> </w:t>
        </w:r>
      </w:ins>
      <w:ins w:id="16870" w:author="Claire S" w:date="2026-07-29T19:30:00Z" w16du:dateUtc="2026-07-29T18:30:00Z">
        <w:r w:rsidR="00F10521">
          <w:rPr>
            <w:rFonts w:ascii="Cambria" w:hAnsi="Cambria"/>
            <w:sz w:val="28"/>
            <w:szCs w:val="28"/>
          </w:rPr>
          <w:t>but</w:t>
        </w:r>
      </w:ins>
      <w:ins w:id="16871" w:author="Claire S" w:date="2026-07-30T12:28:00Z" w16du:dateUtc="2026-07-30T11:28:00Z">
        <w:r w:rsidR="008C0C5B">
          <w:rPr>
            <w:rFonts w:ascii="Cambria" w:hAnsi="Cambria"/>
            <w:sz w:val="28"/>
            <w:szCs w:val="28"/>
          </w:rPr>
          <w:t xml:space="preserve"> the words kept swimming in front of her.  S</w:t>
        </w:r>
      </w:ins>
      <w:ins w:id="16872" w:author="Claire S" w:date="2026-07-29T19:30:00Z" w16du:dateUtc="2026-07-29T18:30:00Z">
        <w:r w:rsidR="00F10521">
          <w:rPr>
            <w:rFonts w:ascii="Cambria" w:hAnsi="Cambria"/>
            <w:sz w:val="28"/>
            <w:szCs w:val="28"/>
          </w:rPr>
          <w:t xml:space="preserve">he </w:t>
        </w:r>
      </w:ins>
      <w:ins w:id="16873" w:author="Claire S" w:date="2026-07-30T12:28:00Z" w16du:dateUtc="2026-07-30T11:28:00Z">
        <w:r w:rsidR="008C0C5B">
          <w:rPr>
            <w:rFonts w:ascii="Cambria" w:hAnsi="Cambria"/>
            <w:sz w:val="28"/>
            <w:szCs w:val="28"/>
          </w:rPr>
          <w:t>was</w:t>
        </w:r>
      </w:ins>
      <w:ins w:id="16874" w:author="Claire S" w:date="2026-07-29T19:30:00Z" w16du:dateUtc="2026-07-29T18:30:00Z">
        <w:r w:rsidR="00F10521">
          <w:rPr>
            <w:rFonts w:ascii="Cambria" w:hAnsi="Cambria"/>
            <w:sz w:val="28"/>
            <w:szCs w:val="28"/>
          </w:rPr>
          <w:t xml:space="preserve"> stunned and frightened, racking her brain helplessly for answers while</w:t>
        </w:r>
      </w:ins>
      <w:ins w:id="16875" w:author="Claire S" w:date="2026-07-29T17:11:00Z" w16du:dateUtc="2026-07-29T16:11:00Z">
        <w:r>
          <w:rPr>
            <w:rFonts w:ascii="Cambria" w:hAnsi="Cambria"/>
            <w:color w:val="000000" w:themeColor="text1"/>
            <w:sz w:val="28"/>
            <w:szCs w:val="28"/>
          </w:rPr>
          <w:t xml:space="preserve"> </w:t>
        </w:r>
      </w:ins>
      <w:del w:id="16876" w:author="Claire S" w:date="2026-07-29T17:11:00Z" w16du:dateUtc="2026-07-29T16:11:00Z">
        <w:r w:rsidR="004950DC" w:rsidRPr="00DA588A" w:rsidDel="0081735B">
          <w:rPr>
            <w:rFonts w:ascii="Cambria" w:hAnsi="Cambria"/>
            <w:color w:val="000000" w:themeColor="text1"/>
            <w:sz w:val="28"/>
            <w:szCs w:val="28"/>
            <w:rPrChange w:id="16877" w:author="Claire S" w:date="2026-07-29T13:19:00Z" w16du:dateUtc="2026-07-29T12:19:00Z">
              <w:rPr>
                <w:rFonts w:ascii="Cambria" w:hAnsi="Cambria"/>
                <w:b/>
                <w:bCs/>
                <w:color w:val="000000" w:themeColor="text1"/>
                <w:sz w:val="28"/>
                <w:szCs w:val="28"/>
              </w:rPr>
            </w:rPrChange>
          </w:rPr>
          <w:delText>TUES</w:delText>
        </w:r>
        <w:r w:rsidR="00D533A5" w:rsidRPr="00DA588A" w:rsidDel="0081735B">
          <w:rPr>
            <w:rFonts w:ascii="Cambria" w:hAnsi="Cambria"/>
            <w:color w:val="000000" w:themeColor="text1"/>
            <w:sz w:val="28"/>
            <w:szCs w:val="28"/>
            <w:rPrChange w:id="16878" w:author="Claire S" w:date="2026-07-29T13:19:00Z" w16du:dateUtc="2026-07-29T12:19:00Z">
              <w:rPr>
                <w:rFonts w:ascii="Cambria" w:hAnsi="Cambria"/>
                <w:b/>
                <w:bCs/>
                <w:color w:val="000000" w:themeColor="text1"/>
                <w:sz w:val="28"/>
                <w:szCs w:val="28"/>
              </w:rPr>
            </w:rPrChange>
          </w:rPr>
          <w:delText xml:space="preserve"> </w:delText>
        </w:r>
        <w:r w:rsidR="00F55076" w:rsidRPr="00DA588A" w:rsidDel="0081735B">
          <w:rPr>
            <w:rFonts w:ascii="Cambria" w:hAnsi="Cambria"/>
            <w:color w:val="000000" w:themeColor="text1"/>
            <w:sz w:val="28"/>
            <w:szCs w:val="28"/>
            <w:rPrChange w:id="16879" w:author="Claire S" w:date="2026-07-29T13:19:00Z" w16du:dateUtc="2026-07-29T12:19:00Z">
              <w:rPr>
                <w:rFonts w:ascii="Cambria" w:hAnsi="Cambria"/>
                <w:b/>
                <w:bCs/>
                <w:color w:val="000000" w:themeColor="text1"/>
                <w:sz w:val="28"/>
                <w:szCs w:val="28"/>
              </w:rPr>
            </w:rPrChange>
          </w:rPr>
          <w:delText>PM</w:delText>
        </w:r>
        <w:commentRangeStart w:id="16880"/>
      </w:del>
    </w:p>
    <w:p w14:paraId="36D5CF4A" w14:textId="2B4AE66B" w:rsidR="004603D0" w:rsidRDefault="007F7742" w:rsidP="0081735B">
      <w:pPr>
        <w:spacing w:line="360" w:lineRule="auto"/>
        <w:contextualSpacing/>
        <w:rPr>
          <w:ins w:id="16881" w:author="Claire S" w:date="2026-07-29T13:43:00Z" w16du:dateUtc="2026-07-29T12:43:00Z"/>
          <w:rFonts w:ascii="Cambria" w:hAnsi="Cambria"/>
          <w:sz w:val="28"/>
          <w:szCs w:val="28"/>
        </w:rPr>
      </w:pPr>
      <w:del w:id="16882" w:author="Claire S" w:date="2026-07-29T13:19:00Z" w16du:dateUtc="2026-07-29T12:19:00Z">
        <w:r>
          <w:rPr>
            <w:rFonts w:ascii="Cambria" w:hAnsi="Cambria"/>
            <w:sz w:val="28"/>
            <w:szCs w:val="28"/>
          </w:rPr>
          <w:delText>D</w:delText>
        </w:r>
      </w:del>
      <w:del w:id="16883" w:author="Claire S" w:date="2026-07-29T13:42:00Z" w16du:dateUtc="2026-07-29T12:42:00Z">
        <w:r w:rsidDel="00895AFD">
          <w:rPr>
            <w:rFonts w:ascii="Cambria" w:hAnsi="Cambria"/>
            <w:sz w:val="28"/>
            <w:szCs w:val="28"/>
          </w:rPr>
          <w:delText>ownstairs</w:delText>
        </w:r>
        <w:r w:rsidR="004950DC" w:rsidDel="00895AFD">
          <w:rPr>
            <w:rFonts w:ascii="Cambria" w:hAnsi="Cambria"/>
            <w:sz w:val="28"/>
            <w:szCs w:val="28"/>
          </w:rPr>
          <w:delText xml:space="preserve"> at Langley &amp; Co</w:delText>
        </w:r>
      </w:del>
      <w:ins w:id="16884" w:author="Daisy Watt" w:date="2026-06-22T22:23:00Z" w16du:dateUtc="2026-06-22T20:23:00Z">
        <w:del w:id="16885" w:author="Claire S" w:date="2026-07-29T13:42:00Z" w16du:dateUtc="2026-07-29T12:42:00Z">
          <w:r w:rsidR="0074229A" w:rsidDel="00895AFD">
            <w:rPr>
              <w:rFonts w:ascii="Cambria" w:hAnsi="Cambria"/>
              <w:sz w:val="28"/>
              <w:szCs w:val="28"/>
            </w:rPr>
            <w:delText>.</w:delText>
          </w:r>
        </w:del>
      </w:ins>
      <w:del w:id="16886" w:author="Claire S" w:date="2026-07-29T13:42:00Z" w16du:dateUtc="2026-07-29T12:42:00Z">
        <w:r w:rsidRPr="00546899" w:rsidDel="00895AFD">
          <w:rPr>
            <w:rFonts w:ascii="Cambria" w:hAnsi="Cambria"/>
            <w:sz w:val="28"/>
            <w:szCs w:val="28"/>
          </w:rPr>
          <w:delText>,</w:delText>
        </w:r>
      </w:del>
      <w:del w:id="16887" w:author="Claire S" w:date="2026-07-29T17:11:00Z" w16du:dateUtc="2026-07-29T16:11:00Z">
        <w:r w:rsidRPr="00546899" w:rsidDel="0081735B">
          <w:rPr>
            <w:rFonts w:ascii="Cambria" w:hAnsi="Cambria"/>
            <w:sz w:val="28"/>
            <w:szCs w:val="28"/>
          </w:rPr>
          <w:delText xml:space="preserve"> </w:delText>
        </w:r>
      </w:del>
      <w:ins w:id="16888" w:author="Claire S" w:date="2026-07-29T13:39:00Z" w16du:dateUtc="2026-07-29T12:39:00Z">
        <w:r w:rsidR="00023BF2">
          <w:rPr>
            <w:rFonts w:ascii="Cambria" w:hAnsi="Cambria"/>
            <w:sz w:val="28"/>
            <w:szCs w:val="28"/>
          </w:rPr>
          <w:t>all</w:t>
        </w:r>
      </w:ins>
      <w:ins w:id="16889" w:author="Claire S" w:date="2026-07-29T13:19:00Z" w16du:dateUtc="2026-07-29T12:19:00Z">
        <w:r w:rsidR="00DA588A">
          <w:rPr>
            <w:rFonts w:ascii="Cambria" w:hAnsi="Cambria"/>
            <w:sz w:val="28"/>
            <w:szCs w:val="28"/>
          </w:rPr>
          <w:t xml:space="preserve"> around her</w:t>
        </w:r>
      </w:ins>
      <w:ins w:id="16890" w:author="Claire S" w:date="2026-07-29T15:57:00Z" w16du:dateUtc="2026-07-29T14:57:00Z">
        <w:r w:rsidR="002A4859">
          <w:rPr>
            <w:rFonts w:ascii="Cambria" w:hAnsi="Cambria"/>
            <w:sz w:val="28"/>
            <w:szCs w:val="28"/>
          </w:rPr>
          <w:t>,</w:t>
        </w:r>
      </w:ins>
      <w:ins w:id="16891" w:author="Claire S" w:date="2026-07-29T13:19:00Z" w16du:dateUtc="2026-07-29T12:19:00Z">
        <w:r w:rsidR="00DA588A">
          <w:rPr>
            <w:rFonts w:ascii="Cambria" w:hAnsi="Cambria"/>
            <w:sz w:val="28"/>
            <w:szCs w:val="28"/>
          </w:rPr>
          <w:t xml:space="preserve"> </w:t>
        </w:r>
      </w:ins>
      <w:ins w:id="16892" w:author="Claire S" w:date="2026-07-29T17:11:00Z" w16du:dateUtc="2026-07-29T16:11:00Z">
        <w:r w:rsidR="0081735B">
          <w:rPr>
            <w:rFonts w:ascii="Cambria" w:hAnsi="Cambria"/>
            <w:sz w:val="28"/>
            <w:szCs w:val="28"/>
          </w:rPr>
          <w:t xml:space="preserve">the </w:t>
        </w:r>
      </w:ins>
      <w:r w:rsidRPr="00546899">
        <w:rPr>
          <w:rFonts w:ascii="Cambria" w:hAnsi="Cambria"/>
          <w:sz w:val="28"/>
          <w:szCs w:val="28"/>
        </w:rPr>
        <w:t xml:space="preserve">gossip </w:t>
      </w:r>
      <w:del w:id="16893" w:author="Claire S" w:date="2026-07-29T15:58:00Z" w16du:dateUtc="2026-07-29T14:58:00Z">
        <w:r w:rsidRPr="00546899" w:rsidDel="008F7309">
          <w:rPr>
            <w:rFonts w:ascii="Cambria" w:hAnsi="Cambria"/>
            <w:sz w:val="28"/>
            <w:szCs w:val="28"/>
          </w:rPr>
          <w:delText xml:space="preserve">was </w:delText>
        </w:r>
      </w:del>
      <w:r w:rsidRPr="00546899">
        <w:rPr>
          <w:rFonts w:ascii="Cambria" w:hAnsi="Cambria"/>
          <w:sz w:val="28"/>
          <w:szCs w:val="28"/>
        </w:rPr>
        <w:t>snowball</w:t>
      </w:r>
      <w:ins w:id="16894" w:author="Claire S" w:date="2026-07-29T15:58:00Z" w16du:dateUtc="2026-07-29T14:58:00Z">
        <w:r w:rsidR="008F7309">
          <w:rPr>
            <w:rFonts w:ascii="Cambria" w:hAnsi="Cambria"/>
            <w:sz w:val="28"/>
            <w:szCs w:val="28"/>
          </w:rPr>
          <w:t>ed</w:t>
        </w:r>
      </w:ins>
      <w:del w:id="16895" w:author="Claire S" w:date="2026-07-29T15:58:00Z" w16du:dateUtc="2026-07-29T14:58:00Z">
        <w:r w:rsidRPr="00546899" w:rsidDel="008F7309">
          <w:rPr>
            <w:rFonts w:ascii="Cambria" w:hAnsi="Cambria"/>
            <w:sz w:val="28"/>
            <w:szCs w:val="28"/>
          </w:rPr>
          <w:delText>ing</w:delText>
        </w:r>
      </w:del>
      <w:del w:id="16896" w:author="Claire S" w:date="2026-05-22T15:20:00Z" w16du:dateUtc="2026-05-22T14:20:00Z">
        <w:r w:rsidRPr="00546899" w:rsidDel="00184A9A">
          <w:rPr>
            <w:rFonts w:ascii="Cambria" w:hAnsi="Cambria"/>
            <w:sz w:val="28"/>
            <w:szCs w:val="28"/>
          </w:rPr>
          <w:delText xml:space="preserve"> fast</w:delText>
        </w:r>
      </w:del>
      <w:del w:id="16897" w:author="Claire S" w:date="2026-07-29T13:40:00Z" w16du:dateUtc="2026-07-29T12:40:00Z">
        <w:r w:rsidRPr="00546899" w:rsidDel="00023BF2">
          <w:rPr>
            <w:rFonts w:ascii="Cambria" w:hAnsi="Cambria"/>
            <w:sz w:val="28"/>
            <w:szCs w:val="28"/>
          </w:rPr>
          <w:delText>. This</w:delText>
        </w:r>
      </w:del>
      <w:ins w:id="16898" w:author="Claire S" w:date="2026-07-29T13:40:00Z" w16du:dateUtc="2026-07-29T12:40:00Z">
        <w:r w:rsidR="00023BF2">
          <w:rPr>
            <w:rFonts w:ascii="Cambria" w:hAnsi="Cambria"/>
            <w:sz w:val="28"/>
            <w:szCs w:val="28"/>
          </w:rPr>
          <w:t xml:space="preserve">. </w:t>
        </w:r>
      </w:ins>
    </w:p>
    <w:p w14:paraId="35280694" w14:textId="3E7FD99A" w:rsidR="007F7742" w:rsidRPr="00926E4D" w:rsidDel="004603D0" w:rsidRDefault="004603D0">
      <w:pPr>
        <w:spacing w:line="360" w:lineRule="auto"/>
        <w:contextualSpacing/>
        <w:rPr>
          <w:del w:id="16899" w:author="Claire S" w:date="2026-07-29T13:43:00Z" w16du:dateUtc="2026-07-29T12:43:00Z"/>
          <w:rFonts w:ascii="Cambria" w:hAnsi="Cambria"/>
          <w:sz w:val="28"/>
          <w:szCs w:val="28"/>
        </w:rPr>
      </w:pPr>
      <w:ins w:id="16900" w:author="Claire S" w:date="2026-07-29T13:43:00Z" w16du:dateUtc="2026-07-29T12:43:00Z">
        <w:r>
          <w:rPr>
            <w:rFonts w:ascii="Cambria" w:hAnsi="Cambria"/>
            <w:sz w:val="28"/>
            <w:szCs w:val="28"/>
          </w:rPr>
          <w:tab/>
        </w:r>
      </w:ins>
      <w:del w:id="16901" w:author="Claire S" w:date="2026-07-29T13:43:00Z" w16du:dateUtc="2026-07-29T12:43:00Z">
        <w:r w:rsidR="007F7742" w:rsidDel="004603D0">
          <w:rPr>
            <w:rFonts w:ascii="Cambria" w:hAnsi="Cambria"/>
            <w:sz w:val="28"/>
            <w:szCs w:val="28"/>
          </w:rPr>
          <w:delText xml:space="preserve"> was publishing, after all, where someone was always </w:delText>
        </w:r>
      </w:del>
      <w:del w:id="16902" w:author="Claire S" w:date="2026-05-25T14:04:00Z" w16du:dateUtc="2026-05-25T13:04:00Z">
        <w:r w:rsidR="007F7742" w:rsidDel="00CF5E42">
          <w:rPr>
            <w:rFonts w:ascii="Cambria" w:hAnsi="Cambria"/>
            <w:sz w:val="28"/>
            <w:szCs w:val="28"/>
          </w:rPr>
          <w:delText>ho</w:delText>
        </w:r>
      </w:del>
      <w:del w:id="16903" w:author="Claire S" w:date="2026-07-29T13:43:00Z" w16du:dateUtc="2026-07-29T12:43:00Z">
        <w:r w:rsidR="007F7742" w:rsidDel="004603D0">
          <w:rPr>
            <w:rFonts w:ascii="Cambria" w:hAnsi="Cambria"/>
            <w:sz w:val="28"/>
            <w:szCs w:val="28"/>
          </w:rPr>
          <w:delText xml:space="preserve">ping for </w:delText>
        </w:r>
      </w:del>
      <w:del w:id="16904" w:author="Claire S" w:date="2026-05-25T14:05:00Z" w16du:dateUtc="2026-05-25T13:05:00Z">
        <w:r w:rsidR="007F7742" w:rsidDel="00A33E6B">
          <w:rPr>
            <w:rFonts w:ascii="Cambria" w:hAnsi="Cambria"/>
            <w:sz w:val="28"/>
            <w:szCs w:val="28"/>
          </w:rPr>
          <w:delText>someone else’s</w:delText>
        </w:r>
      </w:del>
      <w:del w:id="16905" w:author="Claire S" w:date="2026-07-29T13:43:00Z" w16du:dateUtc="2026-07-29T12:43:00Z">
        <w:r w:rsidR="007F7742" w:rsidDel="004603D0">
          <w:rPr>
            <w:rFonts w:ascii="Cambria" w:hAnsi="Cambria"/>
            <w:sz w:val="28"/>
            <w:szCs w:val="28"/>
          </w:rPr>
          <w:delText xml:space="preserve"> downfall, or casting black magic </w:delText>
        </w:r>
      </w:del>
      <w:del w:id="16906" w:author="Claire S" w:date="2026-07-29T13:40:00Z" w16du:dateUtc="2026-07-29T12:40:00Z">
        <w:r w:rsidR="007F7742" w:rsidDel="005271CB">
          <w:rPr>
            <w:rFonts w:ascii="Cambria" w:hAnsi="Cambria"/>
            <w:sz w:val="28"/>
            <w:szCs w:val="28"/>
          </w:rPr>
          <w:delText>to better their</w:delText>
        </w:r>
      </w:del>
      <w:del w:id="16907" w:author="Claire S" w:date="2026-07-29T13:43:00Z" w16du:dateUtc="2026-07-29T12:43:00Z">
        <w:r w:rsidR="007F7742" w:rsidDel="004603D0">
          <w:rPr>
            <w:rFonts w:ascii="Cambria" w:hAnsi="Cambria"/>
            <w:sz w:val="28"/>
            <w:szCs w:val="28"/>
          </w:rPr>
          <w:delText xml:space="preserve"> rivals</w:delText>
        </w:r>
        <w:r w:rsidR="004950DC" w:rsidDel="004603D0">
          <w:rPr>
            <w:rFonts w:ascii="Cambria" w:hAnsi="Cambria"/>
            <w:sz w:val="28"/>
            <w:szCs w:val="28"/>
          </w:rPr>
          <w:delText xml:space="preserve">, and the </w:delText>
        </w:r>
        <w:r w:rsidR="007F7742" w:rsidDel="004603D0">
          <w:rPr>
            <w:rFonts w:ascii="Cambria" w:hAnsi="Cambria"/>
            <w:sz w:val="28"/>
            <w:szCs w:val="28"/>
          </w:rPr>
          <w:delText>Langley</w:delText>
        </w:r>
        <w:r w:rsidR="004950DC" w:rsidDel="004603D0">
          <w:rPr>
            <w:rFonts w:ascii="Cambria" w:hAnsi="Cambria"/>
            <w:sz w:val="28"/>
            <w:szCs w:val="28"/>
          </w:rPr>
          <w:delText xml:space="preserve">s were </w:delText>
        </w:r>
        <w:r w:rsidR="007F7742" w:rsidDel="004603D0">
          <w:rPr>
            <w:rFonts w:ascii="Cambria" w:hAnsi="Cambria"/>
            <w:sz w:val="28"/>
            <w:szCs w:val="28"/>
          </w:rPr>
          <w:delText>well-used to drama.</w:delText>
        </w:r>
      </w:del>
    </w:p>
    <w:p w14:paraId="3888A923" w14:textId="7C7602BF" w:rsidR="00690735" w:rsidRDefault="007F7742">
      <w:pPr>
        <w:spacing w:line="360" w:lineRule="auto"/>
        <w:contextualSpacing/>
        <w:rPr>
          <w:del w:id="16908" w:author="Claire S" w:date="2026-07-29T13:19:00Z" w16du:dateUtc="2026-07-29T12:19:00Z"/>
          <w:rFonts w:ascii="Cambria" w:hAnsi="Cambria"/>
          <w:sz w:val="28"/>
          <w:szCs w:val="28"/>
        </w:rPr>
        <w:pPrChange w:id="16909" w:author="Claire S" w:date="2026-07-29T13:43:00Z" w16du:dateUtc="2026-07-29T12:43:00Z">
          <w:pPr>
            <w:spacing w:line="360" w:lineRule="auto"/>
            <w:ind w:firstLine="720"/>
            <w:contextualSpacing/>
          </w:pPr>
        </w:pPrChange>
      </w:pPr>
      <w:del w:id="16910" w:author="Claire S" w:date="2026-07-29T13:19:00Z" w16du:dateUtc="2026-07-29T12:19:00Z">
        <w:r>
          <w:rPr>
            <w:rFonts w:ascii="Cambria" w:hAnsi="Cambria"/>
            <w:sz w:val="28"/>
            <w:szCs w:val="28"/>
          </w:rPr>
          <w:delText>‘</w:delText>
        </w:r>
        <w:r w:rsidRPr="00FA4FA3">
          <w:rPr>
            <w:rFonts w:ascii="Cambria" w:hAnsi="Cambria"/>
            <w:i/>
            <w:iCs/>
            <w:sz w:val="28"/>
            <w:szCs w:val="28"/>
          </w:rPr>
          <w:delText>Devastated by Savannah’s infidelity</w:delText>
        </w:r>
        <w:r>
          <w:rPr>
            <w:rFonts w:ascii="Cambria" w:hAnsi="Cambria"/>
            <w:sz w:val="28"/>
            <w:szCs w:val="28"/>
          </w:rPr>
          <w:delText>,’ had been the first office rumour about Dex</w:delText>
        </w:r>
        <w:r w:rsidR="00585333">
          <w:rPr>
            <w:rFonts w:ascii="Cambria" w:hAnsi="Cambria"/>
            <w:sz w:val="28"/>
            <w:szCs w:val="28"/>
          </w:rPr>
          <w:delText>’s</w:delText>
        </w:r>
      </w:del>
      <w:ins w:id="16911" w:author="Daisy Watt" w:date="2026-06-23T11:15:00Z" w16du:dateUtc="2026-06-23T09:15:00Z">
        <w:del w:id="16912" w:author="Claire S" w:date="2026-07-29T13:19:00Z" w16du:dateUtc="2026-07-29T12:19:00Z">
          <w:r>
            <w:rPr>
              <w:rFonts w:ascii="Cambria" w:hAnsi="Cambria"/>
              <w:sz w:val="28"/>
              <w:szCs w:val="28"/>
            </w:rPr>
            <w:delText xml:space="preserve"> </w:delText>
          </w:r>
          <w:r w:rsidR="00322116">
            <w:rPr>
              <w:rFonts w:ascii="Cambria" w:hAnsi="Cambria"/>
              <w:sz w:val="28"/>
              <w:szCs w:val="28"/>
            </w:rPr>
            <w:delText>motivation for</w:delText>
          </w:r>
        </w:del>
      </w:ins>
      <w:del w:id="16913" w:author="Claire S" w:date="2026-07-29T13:19:00Z" w16du:dateUtc="2026-07-29T12:19:00Z">
        <w:r>
          <w:rPr>
            <w:rFonts w:ascii="Cambria" w:hAnsi="Cambria"/>
            <w:sz w:val="28"/>
            <w:szCs w:val="28"/>
          </w:rPr>
          <w:delText xml:space="preserve"> suicide -</w:delText>
        </w:r>
      </w:del>
      <w:ins w:id="16914" w:author="Daisy Watt" w:date="2026-06-23T11:15:00Z" w16du:dateUtc="2026-06-23T09:15:00Z">
        <w:del w:id="16915" w:author="Claire S" w:date="2026-07-29T13:19:00Z" w16du:dateUtc="2026-07-29T12:19:00Z">
          <w:r w:rsidR="00322116">
            <w:rPr>
              <w:rFonts w:ascii="Cambria" w:hAnsi="Cambria"/>
              <w:sz w:val="28"/>
              <w:szCs w:val="28"/>
            </w:rPr>
            <w:delText>–</w:delText>
          </w:r>
        </w:del>
      </w:ins>
      <w:del w:id="16916" w:author="Claire S" w:date="2026-07-29T13:19:00Z" w16du:dateUtc="2026-07-29T12:19:00Z">
        <w:r>
          <w:rPr>
            <w:rFonts w:ascii="Cambria" w:hAnsi="Cambria"/>
            <w:sz w:val="28"/>
            <w:szCs w:val="28"/>
          </w:rPr>
          <w:delText xml:space="preserve"> and then someone either daring or stupid had leaked all </w:delText>
        </w:r>
        <w:r w:rsidR="00C6257E">
          <w:rPr>
            <w:rFonts w:ascii="Cambria" w:hAnsi="Cambria"/>
            <w:sz w:val="28"/>
            <w:szCs w:val="28"/>
          </w:rPr>
          <w:delText xml:space="preserve">the </w:delText>
        </w:r>
        <w:r>
          <w:rPr>
            <w:rFonts w:ascii="Cambria" w:hAnsi="Cambria"/>
            <w:sz w:val="28"/>
            <w:szCs w:val="28"/>
          </w:rPr>
          <w:delText xml:space="preserve">details to the press. </w:delText>
        </w:r>
      </w:del>
    </w:p>
    <w:p w14:paraId="1EA740FF" w14:textId="3933D6B3" w:rsidR="00690735" w:rsidRDefault="007F7742" w:rsidP="004603D0">
      <w:pPr>
        <w:spacing w:line="360" w:lineRule="auto"/>
        <w:contextualSpacing/>
        <w:rPr>
          <w:ins w:id="16917" w:author="Claire S" w:date="2026-07-29T17:12:00Z" w16du:dateUtc="2026-07-29T16:12:00Z"/>
          <w:rFonts w:ascii="Cambria" w:hAnsi="Cambria"/>
          <w:sz w:val="28"/>
          <w:szCs w:val="28"/>
        </w:rPr>
      </w:pPr>
      <w:del w:id="16918" w:author="Claire S" w:date="2026-07-29T19:28:00Z" w16du:dateUtc="2026-07-29T18:28:00Z">
        <w:r>
          <w:rPr>
            <w:rFonts w:ascii="Cambria" w:hAnsi="Cambria"/>
            <w:sz w:val="28"/>
            <w:szCs w:val="28"/>
          </w:rPr>
          <w:delText>Once</w:delText>
        </w:r>
        <w:r w:rsidDel="002049D4">
          <w:rPr>
            <w:rFonts w:ascii="Cambria" w:hAnsi="Cambria"/>
            <w:sz w:val="28"/>
            <w:szCs w:val="28"/>
          </w:rPr>
          <w:delText xml:space="preserve"> </w:delText>
        </w:r>
      </w:del>
      <w:ins w:id="16919" w:author="Claire S" w:date="2026-07-29T19:28:00Z" w16du:dateUtc="2026-07-29T18:28:00Z">
        <w:r w:rsidR="002049D4">
          <w:rPr>
            <w:rFonts w:ascii="Cambria" w:hAnsi="Cambria"/>
            <w:sz w:val="28"/>
            <w:szCs w:val="28"/>
          </w:rPr>
          <w:t>With</w:t>
        </w:r>
        <w:r>
          <w:rPr>
            <w:rFonts w:ascii="Cambria" w:hAnsi="Cambria"/>
            <w:sz w:val="28"/>
            <w:szCs w:val="28"/>
          </w:rPr>
          <w:t xml:space="preserve"> </w:t>
        </w:r>
      </w:ins>
      <w:r>
        <w:rPr>
          <w:rFonts w:ascii="Cambria" w:hAnsi="Cambria"/>
          <w:sz w:val="28"/>
          <w:szCs w:val="28"/>
        </w:rPr>
        <w:t xml:space="preserve">Savannah </w:t>
      </w:r>
      <w:del w:id="16920" w:author="Claire S" w:date="2026-07-29T19:28:00Z" w16du:dateUtc="2026-07-29T18:28:00Z">
        <w:r>
          <w:rPr>
            <w:rFonts w:ascii="Cambria" w:hAnsi="Cambria"/>
            <w:sz w:val="28"/>
            <w:szCs w:val="28"/>
          </w:rPr>
          <w:delText xml:space="preserve">started </w:delText>
        </w:r>
      </w:del>
      <w:r>
        <w:rPr>
          <w:rFonts w:ascii="Cambria" w:hAnsi="Cambria"/>
          <w:sz w:val="28"/>
          <w:szCs w:val="28"/>
        </w:rPr>
        <w:t xml:space="preserve">being fingered for </w:t>
      </w:r>
      <w:del w:id="16921" w:author="Claire S" w:date="2026-07-29T13:43:00Z" w16du:dateUtc="2026-07-29T12:43:00Z">
        <w:r w:rsidDel="004603D0">
          <w:rPr>
            <w:rFonts w:ascii="Cambria" w:hAnsi="Cambria"/>
            <w:sz w:val="28"/>
            <w:szCs w:val="28"/>
          </w:rPr>
          <w:delText xml:space="preserve">the </w:delText>
        </w:r>
      </w:del>
      <w:ins w:id="16922" w:author="Claire S" w:date="2026-07-29T13:43:00Z" w16du:dateUtc="2026-07-29T12:43:00Z">
        <w:r w:rsidR="004603D0">
          <w:rPr>
            <w:rFonts w:ascii="Cambria" w:hAnsi="Cambria"/>
            <w:sz w:val="28"/>
            <w:szCs w:val="28"/>
          </w:rPr>
          <w:t xml:space="preserve">Dex’s </w:t>
        </w:r>
      </w:ins>
      <w:r>
        <w:rPr>
          <w:rFonts w:ascii="Cambria" w:hAnsi="Cambria"/>
          <w:sz w:val="28"/>
          <w:szCs w:val="28"/>
        </w:rPr>
        <w:t>death (</w:t>
      </w:r>
      <w:commentRangeStart w:id="16923"/>
      <w:del w:id="16924" w:author="Daisy Watt" w:date="2026-06-23T11:16:00Z" w16du:dateUtc="2026-06-23T09:16:00Z">
        <w:r>
          <w:rPr>
            <w:rFonts w:ascii="Cambria" w:hAnsi="Cambria"/>
            <w:i/>
            <w:iCs/>
            <w:sz w:val="28"/>
            <w:szCs w:val="28"/>
          </w:rPr>
          <w:delText>N</w:delText>
        </w:r>
        <w:r w:rsidRPr="005965D0">
          <w:rPr>
            <w:rFonts w:ascii="Cambria" w:hAnsi="Cambria"/>
            <w:i/>
            <w:iCs/>
            <w:sz w:val="28"/>
            <w:szCs w:val="28"/>
          </w:rPr>
          <w:delText>ot the first time s</w:delText>
        </w:r>
        <w:r>
          <w:rPr>
            <w:rFonts w:ascii="Cambria" w:hAnsi="Cambria"/>
            <w:i/>
            <w:iCs/>
            <w:sz w:val="28"/>
            <w:szCs w:val="28"/>
          </w:rPr>
          <w:delText>omeone’s had their hand in her knickers</w:delText>
        </w:r>
      </w:del>
      <w:ins w:id="16925" w:author="Daisy Watt" w:date="2026-06-23T11:16:00Z" w16du:dateUtc="2026-06-23T09:16:00Z">
        <w:r w:rsidR="00322116">
          <w:rPr>
            <w:rFonts w:ascii="Cambria" w:hAnsi="Cambria"/>
            <w:i/>
            <w:iCs/>
            <w:sz w:val="28"/>
            <w:szCs w:val="28"/>
          </w:rPr>
          <w:t>in more ways than one</w:t>
        </w:r>
      </w:ins>
      <w:r>
        <w:rPr>
          <w:rFonts w:ascii="Cambria" w:hAnsi="Cambria"/>
          <w:sz w:val="28"/>
          <w:szCs w:val="28"/>
        </w:rPr>
        <w:t>,</w:t>
      </w:r>
      <w:commentRangeEnd w:id="16923"/>
      <w:r w:rsidR="00322116">
        <w:rPr>
          <w:rStyle w:val="CommentReference"/>
          <w:rFonts w:ascii="Cambria" w:hAnsi="Cambria"/>
          <w:sz w:val="28"/>
          <w:szCs w:val="28"/>
        </w:rPr>
        <w:commentReference w:id="16923"/>
      </w:r>
      <w:r>
        <w:rPr>
          <w:rFonts w:ascii="Cambria" w:hAnsi="Cambria"/>
          <w:sz w:val="28"/>
          <w:szCs w:val="28"/>
        </w:rPr>
        <w:t xml:space="preserve"> some wag wrote on the office S</w:t>
      </w:r>
      <w:r w:rsidR="00EE4031">
        <w:rPr>
          <w:rFonts w:ascii="Cambria" w:hAnsi="Cambria"/>
          <w:sz w:val="28"/>
          <w:szCs w:val="28"/>
        </w:rPr>
        <w:t>l</w:t>
      </w:r>
      <w:r>
        <w:rPr>
          <w:rFonts w:ascii="Cambria" w:hAnsi="Cambria"/>
          <w:sz w:val="28"/>
          <w:szCs w:val="28"/>
        </w:rPr>
        <w:t>ack, taking their job in their hands),</w:t>
      </w:r>
      <w:ins w:id="16926" w:author="Claire S" w:date="2026-07-29T13:40:00Z" w16du:dateUtc="2026-07-29T12:40:00Z">
        <w:r w:rsidR="005271CB">
          <w:rPr>
            <w:rFonts w:ascii="Cambria" w:hAnsi="Cambria"/>
            <w:sz w:val="28"/>
            <w:szCs w:val="28"/>
          </w:rPr>
          <w:t xml:space="preserve"> and </w:t>
        </w:r>
      </w:ins>
      <w:del w:id="16927" w:author="Claire S" w:date="2026-07-29T13:40:00Z" w16du:dateUtc="2026-07-29T12:40:00Z">
        <w:r w:rsidDel="005271CB">
          <w:rPr>
            <w:rFonts w:ascii="Cambria" w:hAnsi="Cambria"/>
            <w:sz w:val="28"/>
            <w:szCs w:val="28"/>
          </w:rPr>
          <w:delText xml:space="preserve"> it looked less like suicide and more like murder</w:delText>
        </w:r>
      </w:del>
      <w:ins w:id="16928" w:author="Claire S" w:date="2026-07-29T13:40:00Z" w16du:dateUtc="2026-07-29T12:40:00Z">
        <w:r w:rsidR="005271CB">
          <w:rPr>
            <w:rFonts w:ascii="Cambria" w:hAnsi="Cambria"/>
            <w:sz w:val="28"/>
            <w:szCs w:val="28"/>
          </w:rPr>
          <w:t>n</w:t>
        </w:r>
      </w:ins>
      <w:del w:id="16929" w:author="Claire S" w:date="2026-05-22T15:20:00Z" w16du:dateUtc="2026-05-22T14:20:00Z">
        <w:r w:rsidR="00690735" w:rsidDel="00720BDE">
          <w:rPr>
            <w:rFonts w:ascii="Cambria" w:hAnsi="Cambria"/>
            <w:sz w:val="28"/>
            <w:szCs w:val="28"/>
          </w:rPr>
          <w:delText xml:space="preserve"> and n</w:delText>
        </w:r>
      </w:del>
      <w:r w:rsidR="00690735">
        <w:rPr>
          <w:rFonts w:ascii="Cambria" w:hAnsi="Cambria"/>
          <w:sz w:val="28"/>
          <w:szCs w:val="28"/>
        </w:rPr>
        <w:t xml:space="preserve">ow that </w:t>
      </w:r>
      <w:r>
        <w:rPr>
          <w:rFonts w:ascii="Cambria" w:hAnsi="Cambria"/>
          <w:sz w:val="28"/>
          <w:szCs w:val="28"/>
        </w:rPr>
        <w:t>Violet</w:t>
      </w:r>
      <w:del w:id="16930" w:author="Claire S" w:date="2026-07-29T13:41:00Z" w16du:dateUtc="2026-07-29T12:41:00Z">
        <w:r w:rsidDel="005271CB">
          <w:rPr>
            <w:rFonts w:ascii="Cambria" w:hAnsi="Cambria"/>
            <w:sz w:val="28"/>
            <w:szCs w:val="28"/>
          </w:rPr>
          <w:delText xml:space="preserve"> Ch</w:delText>
        </w:r>
      </w:del>
      <w:del w:id="16931" w:author="Claire S" w:date="2026-07-29T13:40:00Z" w16du:dateUtc="2026-07-29T12:40:00Z">
        <w:r w:rsidDel="005271CB">
          <w:rPr>
            <w:rFonts w:ascii="Cambria" w:hAnsi="Cambria"/>
            <w:sz w:val="28"/>
            <w:szCs w:val="28"/>
          </w:rPr>
          <w:delText>ilds, Dex’s loyal assistant</w:delText>
        </w:r>
      </w:del>
      <w:del w:id="16932" w:author="Claire S" w:date="2026-07-29T13:41:00Z" w16du:dateUtc="2026-07-29T12:41:00Z">
        <w:r w:rsidDel="005271CB">
          <w:rPr>
            <w:rFonts w:ascii="Cambria" w:hAnsi="Cambria"/>
            <w:sz w:val="28"/>
            <w:szCs w:val="28"/>
          </w:rPr>
          <w:delText>,</w:delText>
        </w:r>
      </w:del>
      <w:r>
        <w:rPr>
          <w:rFonts w:ascii="Cambria" w:hAnsi="Cambria"/>
          <w:sz w:val="28"/>
          <w:szCs w:val="28"/>
        </w:rPr>
        <w:t xml:space="preserve"> </w:t>
      </w:r>
      <w:del w:id="16933" w:author="Claire S" w:date="2026-05-21T15:34:00Z" w16du:dateUtc="2026-05-21T14:34:00Z">
        <w:r w:rsidDel="00B6371D">
          <w:rPr>
            <w:rFonts w:ascii="Cambria" w:hAnsi="Cambria"/>
            <w:sz w:val="28"/>
            <w:szCs w:val="28"/>
          </w:rPr>
          <w:delText xml:space="preserve">and </w:delText>
        </w:r>
      </w:del>
      <w:del w:id="16934" w:author="Claire S" w:date="2026-07-29T13:41:00Z" w16du:dateUtc="2026-07-29T12:41:00Z">
        <w:r w:rsidDel="005271CB">
          <w:rPr>
            <w:rFonts w:ascii="Cambria" w:hAnsi="Cambria"/>
            <w:sz w:val="28"/>
            <w:szCs w:val="28"/>
          </w:rPr>
          <w:delText>also on ‘T</w:delText>
        </w:r>
      </w:del>
      <w:ins w:id="16935" w:author="Daisy Watt" w:date="2026-06-23T11:18:00Z" w16du:dateUtc="2026-06-23T09:18:00Z">
        <w:del w:id="16936" w:author="Claire S" w:date="2026-07-29T13:41:00Z" w16du:dateUtc="2026-07-29T12:41:00Z">
          <w:r w:rsidR="00322116" w:rsidDel="005271CB">
            <w:rPr>
              <w:rFonts w:ascii="Cambria" w:hAnsi="Cambria"/>
              <w:sz w:val="28"/>
              <w:szCs w:val="28"/>
            </w:rPr>
            <w:delText>t</w:delText>
          </w:r>
        </w:del>
      </w:ins>
      <w:del w:id="16937" w:author="Claire S" w:date="2026-07-29T13:41:00Z" w16du:dateUtc="2026-07-29T12:41:00Z">
        <w:r w:rsidDel="005271CB">
          <w:rPr>
            <w:rFonts w:ascii="Cambria" w:hAnsi="Cambria"/>
            <w:sz w:val="28"/>
            <w:szCs w:val="28"/>
          </w:rPr>
          <w:delText xml:space="preserve">he List’, </w:delText>
        </w:r>
      </w:del>
      <w:r>
        <w:rPr>
          <w:rFonts w:ascii="Cambria" w:hAnsi="Cambria"/>
          <w:sz w:val="28"/>
          <w:szCs w:val="28"/>
        </w:rPr>
        <w:t xml:space="preserve">was </w:t>
      </w:r>
      <w:del w:id="16938" w:author="Claire S" w:date="2026-05-21T15:31:00Z" w16du:dateUtc="2026-05-21T14:31:00Z">
        <w:r w:rsidDel="000C162B">
          <w:rPr>
            <w:rFonts w:ascii="Cambria" w:hAnsi="Cambria"/>
            <w:sz w:val="28"/>
            <w:szCs w:val="28"/>
          </w:rPr>
          <w:delText xml:space="preserve">missing </w:delText>
        </w:r>
      </w:del>
      <w:ins w:id="16939" w:author="Claire S" w:date="2026-05-21T15:31:00Z" w16du:dateUtc="2026-05-21T14:31:00Z">
        <w:r w:rsidR="000C162B">
          <w:rPr>
            <w:rFonts w:ascii="Cambria" w:hAnsi="Cambria"/>
            <w:sz w:val="28"/>
            <w:szCs w:val="28"/>
          </w:rPr>
          <w:t xml:space="preserve">dead </w:t>
        </w:r>
      </w:ins>
      <w:r>
        <w:rPr>
          <w:rFonts w:ascii="Cambria" w:hAnsi="Cambria"/>
          <w:sz w:val="28"/>
          <w:szCs w:val="28"/>
        </w:rPr>
        <w:t>too</w:t>
      </w:r>
      <w:r w:rsidR="00690735">
        <w:rPr>
          <w:rFonts w:ascii="Cambria" w:hAnsi="Cambria"/>
          <w:sz w:val="28"/>
          <w:szCs w:val="28"/>
        </w:rPr>
        <w:t>,</w:t>
      </w:r>
      <w:ins w:id="16940" w:author="Claire S" w:date="2026-07-29T17:11:00Z" w16du:dateUtc="2026-07-29T16:11:00Z">
        <w:r w:rsidR="0035031D">
          <w:rPr>
            <w:rFonts w:ascii="Cambria" w:hAnsi="Cambria"/>
            <w:sz w:val="28"/>
            <w:szCs w:val="28"/>
          </w:rPr>
          <w:t xml:space="preserve"> staff</w:t>
        </w:r>
      </w:ins>
      <w:r>
        <w:rPr>
          <w:rFonts w:ascii="Cambria" w:hAnsi="Cambria"/>
          <w:sz w:val="28"/>
          <w:szCs w:val="28"/>
        </w:rPr>
        <w:t xml:space="preserve"> </w:t>
      </w:r>
      <w:del w:id="16941" w:author="Claire S" w:date="2026-05-22T15:20:00Z" w16du:dateUtc="2026-05-22T14:20:00Z">
        <w:r w:rsidDel="00720BDE">
          <w:rPr>
            <w:rFonts w:ascii="Cambria" w:hAnsi="Cambria"/>
            <w:sz w:val="28"/>
            <w:szCs w:val="28"/>
          </w:rPr>
          <w:delText xml:space="preserve">meant </w:delText>
        </w:r>
      </w:del>
      <w:r>
        <w:rPr>
          <w:rFonts w:ascii="Cambria" w:hAnsi="Cambria"/>
          <w:sz w:val="28"/>
          <w:szCs w:val="28"/>
        </w:rPr>
        <w:t xml:space="preserve">speculation </w:t>
      </w:r>
      <w:ins w:id="16942" w:author="Claire S" w:date="2026-07-29T15:58:00Z" w16du:dateUtc="2026-07-29T14:58:00Z">
        <w:r w:rsidR="008F7309">
          <w:rPr>
            <w:rFonts w:ascii="Cambria" w:hAnsi="Cambria"/>
            <w:sz w:val="28"/>
            <w:szCs w:val="28"/>
          </w:rPr>
          <w:t>was taking</w:t>
        </w:r>
      </w:ins>
      <w:del w:id="16943" w:author="Claire S" w:date="2026-07-29T13:43:00Z" w16du:dateUtc="2026-07-29T12:43:00Z">
        <w:r w:rsidDel="004603D0">
          <w:rPr>
            <w:rFonts w:ascii="Cambria" w:hAnsi="Cambria"/>
            <w:sz w:val="28"/>
            <w:szCs w:val="28"/>
          </w:rPr>
          <w:delText>was taking</w:delText>
        </w:r>
      </w:del>
      <w:r>
        <w:rPr>
          <w:rFonts w:ascii="Cambria" w:hAnsi="Cambria"/>
          <w:sz w:val="28"/>
          <w:szCs w:val="28"/>
        </w:rPr>
        <w:t xml:space="preserve"> a new turn</w:t>
      </w:r>
      <w:ins w:id="16944" w:author="Claire S" w:date="2026-07-29T13:43:00Z" w16du:dateUtc="2026-07-29T12:43:00Z">
        <w:r w:rsidR="004603D0">
          <w:rPr>
            <w:rFonts w:ascii="Cambria" w:hAnsi="Cambria"/>
            <w:sz w:val="28"/>
            <w:szCs w:val="28"/>
          </w:rPr>
          <w:t xml:space="preserve"> </w:t>
        </w:r>
      </w:ins>
      <w:ins w:id="16945" w:author="Claire S" w:date="2026-07-29T13:44:00Z" w16du:dateUtc="2026-07-29T12:44:00Z">
        <w:r w:rsidR="004603D0">
          <w:rPr>
            <w:rFonts w:ascii="Cambria" w:hAnsi="Cambria"/>
            <w:sz w:val="28"/>
            <w:szCs w:val="28"/>
          </w:rPr>
          <w:t>–</w:t>
        </w:r>
      </w:ins>
      <w:ins w:id="16946" w:author="Claire S" w:date="2026-07-29T13:43:00Z" w16du:dateUtc="2026-07-29T12:43:00Z">
        <w:r w:rsidR="004603D0">
          <w:rPr>
            <w:rFonts w:ascii="Cambria" w:hAnsi="Cambria"/>
            <w:sz w:val="28"/>
            <w:szCs w:val="28"/>
          </w:rPr>
          <w:t xml:space="preserve"> though</w:t>
        </w:r>
      </w:ins>
      <w:ins w:id="16947" w:author="Claire S" w:date="2026-07-29T13:44:00Z" w16du:dateUtc="2026-07-29T12:44:00Z">
        <w:r w:rsidR="004603D0">
          <w:rPr>
            <w:rFonts w:ascii="Cambria" w:hAnsi="Cambria"/>
            <w:sz w:val="28"/>
            <w:szCs w:val="28"/>
          </w:rPr>
          <w:t xml:space="preserve"> no one </w:t>
        </w:r>
      </w:ins>
      <w:ins w:id="16948" w:author="Claire S" w:date="2026-07-29T19:29:00Z" w16du:dateUtc="2026-07-29T18:29:00Z">
        <w:r w:rsidR="002049D4">
          <w:rPr>
            <w:rFonts w:ascii="Cambria" w:hAnsi="Cambria"/>
            <w:sz w:val="28"/>
            <w:szCs w:val="28"/>
          </w:rPr>
          <w:t>seemed to have</w:t>
        </w:r>
      </w:ins>
      <w:ins w:id="16949" w:author="Claire S" w:date="2026-07-29T13:44:00Z" w16du:dateUtc="2026-07-29T12:44:00Z">
        <w:r w:rsidR="004603D0">
          <w:rPr>
            <w:rFonts w:ascii="Cambria" w:hAnsi="Cambria"/>
            <w:sz w:val="28"/>
            <w:szCs w:val="28"/>
          </w:rPr>
          <w:t xml:space="preserve"> any sensible idea</w:t>
        </w:r>
      </w:ins>
      <w:ins w:id="16950" w:author="Claire S" w:date="2026-07-29T15:58:00Z" w16du:dateUtc="2026-07-29T14:58:00Z">
        <w:r w:rsidR="008F7309">
          <w:rPr>
            <w:rFonts w:ascii="Cambria" w:hAnsi="Cambria"/>
            <w:sz w:val="28"/>
            <w:szCs w:val="28"/>
          </w:rPr>
          <w:t xml:space="preserve"> of who might be behind the List</w:t>
        </w:r>
      </w:ins>
      <w:r>
        <w:rPr>
          <w:rFonts w:ascii="Cambria" w:hAnsi="Cambria"/>
          <w:sz w:val="28"/>
          <w:szCs w:val="28"/>
        </w:rPr>
        <w:t xml:space="preserve">. </w:t>
      </w:r>
    </w:p>
    <w:p w14:paraId="4F00DCBA" w14:textId="4889331D" w:rsidR="009D1E7D" w:rsidRDefault="009D1E7D" w:rsidP="004603D0">
      <w:pPr>
        <w:spacing w:line="360" w:lineRule="auto"/>
        <w:contextualSpacing/>
        <w:rPr>
          <w:ins w:id="16951" w:author="Claire S" w:date="2026-07-29T18:02:00Z" w16du:dateUtc="2026-07-29T17:02:00Z"/>
          <w:rFonts w:ascii="Cambria" w:hAnsi="Cambria"/>
          <w:sz w:val="28"/>
          <w:szCs w:val="28"/>
        </w:rPr>
      </w:pPr>
      <w:ins w:id="16952" w:author="Claire S" w:date="2026-07-29T17:12:00Z" w16du:dateUtc="2026-07-29T16:12:00Z">
        <w:r>
          <w:rPr>
            <w:rFonts w:ascii="Cambria" w:hAnsi="Cambria"/>
            <w:sz w:val="28"/>
            <w:szCs w:val="28"/>
          </w:rPr>
          <w:tab/>
          <w:t>‘I heard the head of Hachette hates us right now,’ breathed one of the Henriettas</w:t>
        </w:r>
      </w:ins>
      <w:ins w:id="16953" w:author="Claire S" w:date="2026-07-29T19:29:00Z" w16du:dateUtc="2026-07-29T18:29:00Z">
        <w:r w:rsidR="005B7AAC">
          <w:rPr>
            <w:rFonts w:ascii="Cambria" w:hAnsi="Cambria"/>
            <w:sz w:val="28"/>
            <w:szCs w:val="28"/>
          </w:rPr>
          <w:t>.</w:t>
        </w:r>
      </w:ins>
      <w:ins w:id="16954" w:author="Claire S" w:date="2026-07-29T17:12:00Z" w16du:dateUtc="2026-07-29T16:12:00Z">
        <w:r>
          <w:rPr>
            <w:rFonts w:ascii="Cambria" w:hAnsi="Cambria"/>
            <w:sz w:val="28"/>
            <w:szCs w:val="28"/>
          </w:rPr>
          <w:t xml:space="preserve"> ‘</w:t>
        </w:r>
      </w:ins>
      <w:ins w:id="16955" w:author="Claire S" w:date="2026-07-29T19:29:00Z" w16du:dateUtc="2026-07-29T18:29:00Z">
        <w:r w:rsidR="005B7AAC">
          <w:rPr>
            <w:rFonts w:ascii="Cambria" w:hAnsi="Cambria"/>
            <w:sz w:val="28"/>
            <w:szCs w:val="28"/>
          </w:rPr>
          <w:t>W</w:t>
        </w:r>
      </w:ins>
      <w:ins w:id="16956" w:author="Claire S" w:date="2026-07-29T17:12:00Z" w16du:dateUtc="2026-07-29T16:12:00Z">
        <w:r>
          <w:rPr>
            <w:rFonts w:ascii="Cambria" w:hAnsi="Cambria"/>
            <w:sz w:val="28"/>
            <w:szCs w:val="28"/>
          </w:rPr>
          <w:t>hat if he’s hired someone to mess up La</w:t>
        </w:r>
      </w:ins>
      <w:ins w:id="16957" w:author="Claire S" w:date="2026-07-29T17:13:00Z" w16du:dateUtc="2026-07-29T16:13:00Z">
        <w:r>
          <w:rPr>
            <w:rFonts w:ascii="Cambria" w:hAnsi="Cambria"/>
            <w:sz w:val="28"/>
            <w:szCs w:val="28"/>
          </w:rPr>
          <w:t>ngley?’</w:t>
        </w:r>
      </w:ins>
    </w:p>
    <w:p w14:paraId="13B1DC0A" w14:textId="1FA35CBD" w:rsidR="00D31E2B" w:rsidRPr="00926E4D" w:rsidRDefault="000E1DAB" w:rsidP="000E1DAB">
      <w:pPr>
        <w:spacing w:line="360" w:lineRule="auto"/>
        <w:contextualSpacing/>
        <w:rPr>
          <w:ins w:id="16958" w:author="Claire S" w:date="2026-07-29T17:15:00Z" w16du:dateUtc="2026-07-29T16:15:00Z"/>
          <w:rFonts w:ascii="Cambria" w:hAnsi="Cambria"/>
          <w:sz w:val="28"/>
          <w:szCs w:val="28"/>
        </w:rPr>
      </w:pPr>
      <w:ins w:id="16959" w:author="Claire S" w:date="2026-07-29T18:02:00Z" w16du:dateUtc="2026-07-29T17:02:00Z">
        <w:r>
          <w:rPr>
            <w:rFonts w:ascii="Cambria" w:hAnsi="Cambria"/>
            <w:sz w:val="28"/>
            <w:szCs w:val="28"/>
          </w:rPr>
          <w:tab/>
          <w:t xml:space="preserve">‘Don’t be daft,’ </w:t>
        </w:r>
      </w:ins>
      <w:ins w:id="16960" w:author="Claire S" w:date="2026-07-29T19:29:00Z" w16du:dateUtc="2026-07-29T18:29:00Z">
        <w:r w:rsidR="005B7AAC">
          <w:rPr>
            <w:rFonts w:ascii="Cambria" w:hAnsi="Cambria"/>
            <w:sz w:val="28"/>
            <w:szCs w:val="28"/>
          </w:rPr>
          <w:t>her friend pulled a face</w:t>
        </w:r>
      </w:ins>
      <w:ins w:id="16961" w:author="Claire S" w:date="2026-07-29T18:02:00Z" w16du:dateUtc="2026-07-29T17:02:00Z">
        <w:r>
          <w:rPr>
            <w:rFonts w:ascii="Cambria" w:hAnsi="Cambria"/>
            <w:sz w:val="28"/>
            <w:szCs w:val="28"/>
          </w:rPr>
          <w:t>, but i</w:t>
        </w:r>
      </w:ins>
      <w:ins w:id="16962" w:author="Claire S" w:date="2026-07-29T17:15:00Z" w16du:dateUtc="2026-07-29T16:15:00Z">
        <w:r w:rsidR="00D31E2B">
          <w:rPr>
            <w:rFonts w:ascii="Cambria" w:hAnsi="Cambria"/>
            <w:sz w:val="28"/>
            <w:szCs w:val="28"/>
          </w:rPr>
          <w:t>t was publishing, after all</w:t>
        </w:r>
      </w:ins>
      <w:ins w:id="16963" w:author="Claire S" w:date="2026-07-29T18:02:00Z" w16du:dateUtc="2026-07-29T17:02:00Z">
        <w:r>
          <w:rPr>
            <w:rFonts w:ascii="Cambria" w:hAnsi="Cambria"/>
            <w:sz w:val="28"/>
            <w:szCs w:val="28"/>
          </w:rPr>
          <w:t xml:space="preserve">; </w:t>
        </w:r>
      </w:ins>
      <w:ins w:id="16964" w:author="Claire S" w:date="2026-07-29T17:15:00Z" w16du:dateUtc="2026-07-29T16:15:00Z">
        <w:r w:rsidR="00D31E2B">
          <w:rPr>
            <w:rFonts w:ascii="Cambria" w:hAnsi="Cambria"/>
            <w:sz w:val="28"/>
            <w:szCs w:val="28"/>
          </w:rPr>
          <w:t>someone was always praying for a</w:t>
        </w:r>
      </w:ins>
      <w:ins w:id="16965" w:author="Claire S" w:date="2026-07-29T19:29:00Z" w16du:dateUtc="2026-07-29T18:29:00Z">
        <w:r w:rsidR="005B7AAC">
          <w:rPr>
            <w:rFonts w:ascii="Cambria" w:hAnsi="Cambria"/>
            <w:sz w:val="28"/>
            <w:szCs w:val="28"/>
          </w:rPr>
          <w:t xml:space="preserve"> rival’</w:t>
        </w:r>
      </w:ins>
      <w:ins w:id="16966" w:author="Claire S" w:date="2026-07-29T17:15:00Z" w16du:dateUtc="2026-07-29T16:15:00Z">
        <w:r w:rsidR="00D31E2B">
          <w:rPr>
            <w:rFonts w:ascii="Cambria" w:hAnsi="Cambria"/>
            <w:sz w:val="28"/>
            <w:szCs w:val="28"/>
          </w:rPr>
          <w:t>s downfall</w:t>
        </w:r>
      </w:ins>
      <w:ins w:id="16967" w:author="Claire S" w:date="2026-07-29T18:03:00Z" w16du:dateUtc="2026-07-29T17:03:00Z">
        <w:r>
          <w:rPr>
            <w:rFonts w:ascii="Cambria" w:hAnsi="Cambria"/>
            <w:sz w:val="28"/>
            <w:szCs w:val="28"/>
          </w:rPr>
          <w:t>.</w:t>
        </w:r>
      </w:ins>
    </w:p>
    <w:p w14:paraId="659A2FDD" w14:textId="72B8C3D0" w:rsidR="00F10521" w:rsidRPr="00926E4D" w:rsidRDefault="00F10521" w:rsidP="000E1DAB">
      <w:pPr>
        <w:spacing w:line="360" w:lineRule="auto"/>
        <w:contextualSpacing/>
        <w:rPr>
          <w:ins w:id="16968" w:author="Claire S" w:date="2026-07-29T17:15:00Z" w16du:dateUtc="2026-07-29T16:15:00Z"/>
          <w:rFonts w:ascii="Cambria" w:hAnsi="Cambria"/>
          <w:sz w:val="28"/>
          <w:szCs w:val="28"/>
        </w:rPr>
      </w:pPr>
      <w:ins w:id="16969" w:author="Claire S" w:date="2026-07-29T19:29:00Z" w16du:dateUtc="2026-07-29T18:29:00Z">
        <w:r>
          <w:rPr>
            <w:rFonts w:ascii="Cambria" w:hAnsi="Cambria"/>
            <w:sz w:val="28"/>
            <w:szCs w:val="28"/>
          </w:rPr>
          <w:tab/>
          <w:t xml:space="preserve">‘What if it was </w:t>
        </w:r>
      </w:ins>
      <w:ins w:id="16970" w:author="Claire S" w:date="2026-07-30T12:28:00Z" w16du:dateUtc="2026-07-30T11:28:00Z">
        <w:r w:rsidR="005847A1">
          <w:rPr>
            <w:rFonts w:ascii="Cambria" w:hAnsi="Cambria"/>
            <w:sz w:val="28"/>
            <w:szCs w:val="28"/>
          </w:rPr>
          <w:t>x</w:t>
        </w:r>
      </w:ins>
      <w:ins w:id="16971" w:author="Claire S" w:date="2026-07-29T19:29:00Z" w16du:dateUtc="2026-07-29T18:29:00Z">
        <w:r>
          <w:rPr>
            <w:rFonts w:ascii="Cambria" w:hAnsi="Cambria"/>
            <w:sz w:val="28"/>
            <w:szCs w:val="28"/>
          </w:rPr>
          <w:t xml:space="preserve"> ghos</w:t>
        </w:r>
      </w:ins>
      <w:ins w:id="16972" w:author="Claire S" w:date="2026-07-29T19:30:00Z" w16du:dateUtc="2026-07-29T18:30:00Z">
        <w:r>
          <w:rPr>
            <w:rFonts w:ascii="Cambria" w:hAnsi="Cambria"/>
            <w:sz w:val="28"/>
            <w:szCs w:val="28"/>
          </w:rPr>
          <w:t>t</w:t>
        </w:r>
      </w:ins>
      <w:ins w:id="16973" w:author="Claire S" w:date="2026-07-30T12:28:00Z" w16du:dateUtc="2026-07-30T11:28:00Z">
        <w:r w:rsidR="005847A1">
          <w:rPr>
            <w:rFonts w:ascii="Cambria" w:hAnsi="Cambria"/>
            <w:sz w:val="28"/>
            <w:szCs w:val="28"/>
          </w:rPr>
          <w:t xml:space="preserve"> after Ruth let her go</w:t>
        </w:r>
      </w:ins>
      <w:ins w:id="16974" w:author="Claire S" w:date="2026-07-29T19:30:00Z" w16du:dateUtc="2026-07-29T18:30:00Z">
        <w:r>
          <w:rPr>
            <w:rFonts w:ascii="Cambria" w:hAnsi="Cambria"/>
            <w:sz w:val="28"/>
            <w:szCs w:val="28"/>
          </w:rPr>
          <w:t>?</w:t>
        </w:r>
      </w:ins>
      <w:ins w:id="16975" w:author="Claire S" w:date="2026-07-30T12:29:00Z" w16du:dateUtc="2026-07-30T11:29:00Z">
        <w:r w:rsidR="005847A1">
          <w:rPr>
            <w:rFonts w:ascii="Cambria" w:hAnsi="Cambria"/>
            <w:sz w:val="28"/>
            <w:szCs w:val="28"/>
          </w:rPr>
          <w:t xml:space="preserve"> Or that writer who was plag</w:t>
        </w:r>
        <w:r w:rsidR="00F070D9">
          <w:rPr>
            <w:rFonts w:ascii="Cambria" w:hAnsi="Cambria"/>
            <w:sz w:val="28"/>
            <w:szCs w:val="28"/>
          </w:rPr>
          <w:t>arising everyone’s work?</w:t>
        </w:r>
      </w:ins>
      <w:ins w:id="16976" w:author="Claire S" w:date="2026-07-29T19:30:00Z" w16du:dateUtc="2026-07-29T18:30:00Z">
        <w:r>
          <w:rPr>
            <w:rFonts w:ascii="Cambria" w:hAnsi="Cambria"/>
            <w:sz w:val="28"/>
            <w:szCs w:val="28"/>
          </w:rPr>
          <w:t>’</w:t>
        </w:r>
      </w:ins>
    </w:p>
    <w:p w14:paraId="5A98B560" w14:textId="019DF402" w:rsidR="009D1E7D" w:rsidRDefault="009D1E7D" w:rsidP="009D1E7D">
      <w:pPr>
        <w:spacing w:line="360" w:lineRule="auto"/>
        <w:ind w:firstLine="720"/>
        <w:contextualSpacing/>
        <w:rPr>
          <w:rFonts w:ascii="Cambria" w:hAnsi="Cambria"/>
          <w:sz w:val="28"/>
          <w:szCs w:val="28"/>
        </w:rPr>
      </w:pPr>
      <w:ins w:id="16977" w:author="Claire S" w:date="2026-07-29T17:12:00Z" w16du:dateUtc="2026-07-29T16:12:00Z">
        <w:r>
          <w:rPr>
            <w:rFonts w:ascii="Cambria" w:hAnsi="Cambria"/>
            <w:sz w:val="28"/>
            <w:szCs w:val="28"/>
          </w:rPr>
          <w:t>Clara</w:t>
        </w:r>
      </w:ins>
      <w:ins w:id="16978" w:author="Claire S" w:date="2026-07-29T17:13:00Z" w16du:dateUtc="2026-07-29T16:13:00Z">
        <w:r>
          <w:rPr>
            <w:rFonts w:ascii="Cambria" w:hAnsi="Cambria"/>
            <w:sz w:val="28"/>
            <w:szCs w:val="28"/>
          </w:rPr>
          <w:t xml:space="preserve"> rolled her eyes and</w:t>
        </w:r>
      </w:ins>
      <w:ins w:id="16979" w:author="Claire S" w:date="2026-07-29T17:12:00Z" w16du:dateUtc="2026-07-29T16:12:00Z">
        <w:r>
          <w:rPr>
            <w:rFonts w:ascii="Cambria" w:hAnsi="Cambria"/>
            <w:sz w:val="28"/>
            <w:szCs w:val="28"/>
          </w:rPr>
          <w:t xml:space="preserve"> stuck her headphones </w:t>
        </w:r>
      </w:ins>
      <w:ins w:id="16980" w:author="Claire S" w:date="2026-07-29T17:13:00Z" w16du:dateUtc="2026-07-29T16:13:00Z">
        <w:r w:rsidR="00C261AE">
          <w:rPr>
            <w:rFonts w:ascii="Cambria" w:hAnsi="Cambria"/>
            <w:sz w:val="28"/>
            <w:szCs w:val="28"/>
          </w:rPr>
          <w:t>o</w:t>
        </w:r>
      </w:ins>
      <w:ins w:id="16981" w:author="Claire S" w:date="2026-07-29T17:12:00Z" w16du:dateUtc="2026-07-29T16:12:00Z">
        <w:r>
          <w:rPr>
            <w:rFonts w:ascii="Cambria" w:hAnsi="Cambria"/>
            <w:sz w:val="28"/>
            <w:szCs w:val="28"/>
          </w:rPr>
          <w:t>n.</w:t>
        </w:r>
      </w:ins>
    </w:p>
    <w:p w14:paraId="5B9133A8" w14:textId="03DA622C" w:rsidR="007F7742" w:rsidRDefault="009D1E7D" w:rsidP="007F7742">
      <w:pPr>
        <w:spacing w:line="360" w:lineRule="auto"/>
        <w:ind w:firstLine="720"/>
        <w:contextualSpacing/>
        <w:rPr>
          <w:del w:id="16982" w:author="Claire S" w:date="2026-07-29T13:20:00Z" w16du:dateUtc="2026-07-29T12:20:00Z"/>
          <w:rFonts w:ascii="Cambria" w:hAnsi="Cambria"/>
          <w:sz w:val="28"/>
          <w:szCs w:val="28"/>
        </w:rPr>
      </w:pPr>
      <w:ins w:id="16983" w:author="Claire S" w:date="2026-07-29T17:12:00Z" w16du:dateUtc="2026-07-29T16:12:00Z">
        <w:r>
          <w:rPr>
            <w:rFonts w:ascii="Cambria" w:hAnsi="Cambria"/>
            <w:sz w:val="28"/>
            <w:szCs w:val="28"/>
          </w:rPr>
          <w:t>But o</w:t>
        </w:r>
      </w:ins>
      <w:del w:id="16984" w:author="Claire S" w:date="2026-07-29T13:20:00Z" w16du:dateUtc="2026-07-29T12:20:00Z">
        <w:r w:rsidR="007F7742">
          <w:rPr>
            <w:rFonts w:ascii="Cambria" w:hAnsi="Cambria"/>
            <w:sz w:val="28"/>
            <w:szCs w:val="28"/>
          </w:rPr>
          <w:delText xml:space="preserve">What was the link? </w:delText>
        </w:r>
        <w:r w:rsidR="00690735">
          <w:rPr>
            <w:rFonts w:ascii="Cambria" w:hAnsi="Cambria"/>
            <w:sz w:val="28"/>
            <w:szCs w:val="28"/>
          </w:rPr>
          <w:delText>Who was behind the dastardly List?</w:delText>
        </w:r>
      </w:del>
      <w:commentRangeEnd w:id="16880"/>
      <w:r w:rsidR="00322116">
        <w:rPr>
          <w:rStyle w:val="CommentReference"/>
          <w:rFonts w:ascii="Cambria" w:hAnsi="Cambria"/>
          <w:sz w:val="28"/>
          <w:szCs w:val="28"/>
        </w:rPr>
        <w:commentReference w:id="16880"/>
      </w:r>
    </w:p>
    <w:p w14:paraId="74423913" w14:textId="7D14710C" w:rsidR="00A53711" w:rsidRDefault="007F7742" w:rsidP="005271CB">
      <w:pPr>
        <w:spacing w:line="360" w:lineRule="auto"/>
        <w:ind w:firstLine="720"/>
        <w:contextualSpacing/>
        <w:rPr>
          <w:ins w:id="16985" w:author="Claire S" w:date="2026-07-29T13:20:00Z" w16du:dateUtc="2026-07-29T12:20:00Z"/>
          <w:rFonts w:ascii="Cambria" w:hAnsi="Cambria"/>
          <w:sz w:val="28"/>
          <w:szCs w:val="28"/>
        </w:rPr>
      </w:pPr>
      <w:del w:id="16986" w:author="Claire S" w:date="2026-07-29T13:20:00Z" w16du:dateUtc="2026-07-29T12:20:00Z">
        <w:r w:rsidDel="00A53711">
          <w:rPr>
            <w:rFonts w:ascii="Cambria" w:hAnsi="Cambria"/>
            <w:sz w:val="28"/>
            <w:szCs w:val="28"/>
          </w:rPr>
          <w:delText>And</w:delText>
        </w:r>
      </w:del>
      <w:ins w:id="16987" w:author="Claire S" w:date="2026-07-29T13:44:00Z" w16du:dateUtc="2026-07-29T12:44:00Z">
        <w:r w:rsidR="004603D0">
          <w:rPr>
            <w:rFonts w:ascii="Cambria" w:hAnsi="Cambria"/>
            <w:sz w:val="28"/>
            <w:szCs w:val="28"/>
          </w:rPr>
          <w:t xml:space="preserve">f course, right now, </w:t>
        </w:r>
      </w:ins>
      <w:del w:id="16988" w:author="Claire S" w:date="2026-07-29T13:44:00Z" w16du:dateUtc="2026-07-29T12:44:00Z">
        <w:r w:rsidDel="004603D0">
          <w:rPr>
            <w:rFonts w:ascii="Cambria" w:hAnsi="Cambria"/>
            <w:sz w:val="28"/>
            <w:szCs w:val="28"/>
          </w:rPr>
          <w:delText xml:space="preserve"> </w:delText>
        </w:r>
      </w:del>
      <w:r>
        <w:rPr>
          <w:rFonts w:ascii="Cambria" w:hAnsi="Cambria"/>
          <w:sz w:val="28"/>
          <w:szCs w:val="28"/>
        </w:rPr>
        <w:t>no one cared more than poor Clara</w:t>
      </w:r>
      <w:ins w:id="16989" w:author="Claire S" w:date="2026-07-29T19:30:00Z" w16du:dateUtc="2026-07-29T18:30:00Z">
        <w:r w:rsidR="00F10521">
          <w:rPr>
            <w:rFonts w:ascii="Cambria" w:hAnsi="Cambria"/>
            <w:sz w:val="28"/>
            <w:szCs w:val="28"/>
          </w:rPr>
          <w:t xml:space="preserve"> a</w:t>
        </w:r>
      </w:ins>
      <w:ins w:id="16990" w:author="Claire S" w:date="2026-07-29T19:31:00Z" w16du:dateUtc="2026-07-29T18:31:00Z">
        <w:r w:rsidR="00F10521">
          <w:rPr>
            <w:rFonts w:ascii="Cambria" w:hAnsi="Cambria"/>
            <w:sz w:val="28"/>
            <w:szCs w:val="28"/>
          </w:rPr>
          <w:t>bout</w:t>
        </w:r>
      </w:ins>
      <w:ins w:id="16991" w:author="Claire S" w:date="2026-07-29T13:20:00Z" w16du:dateUtc="2026-07-29T12:20:00Z">
        <w:r w:rsidR="00A53711">
          <w:rPr>
            <w:rFonts w:ascii="Cambria" w:hAnsi="Cambria"/>
            <w:sz w:val="28"/>
            <w:szCs w:val="28"/>
          </w:rPr>
          <w:t xml:space="preserve"> who </w:t>
        </w:r>
      </w:ins>
      <w:ins w:id="16992" w:author="Claire S" w:date="2026-07-29T19:31:00Z" w16du:dateUtc="2026-07-29T18:31:00Z">
        <w:r w:rsidR="00F10521">
          <w:rPr>
            <w:rFonts w:ascii="Cambria" w:hAnsi="Cambria"/>
            <w:sz w:val="28"/>
            <w:szCs w:val="28"/>
          </w:rPr>
          <w:t>the culprit was.  And</w:t>
        </w:r>
      </w:ins>
      <w:ins w:id="16993" w:author="Claire S" w:date="2026-07-29T13:20:00Z" w16du:dateUtc="2026-07-29T12:20:00Z">
        <w:r w:rsidR="00A53711">
          <w:rPr>
            <w:rFonts w:ascii="Cambria" w:hAnsi="Cambria"/>
            <w:sz w:val="28"/>
            <w:szCs w:val="28"/>
          </w:rPr>
          <w:t xml:space="preserve"> what </w:t>
        </w:r>
        <w:r w:rsidR="00A53711" w:rsidRPr="008F7309">
          <w:rPr>
            <w:rFonts w:ascii="Cambria" w:hAnsi="Cambria"/>
            <w:i/>
            <w:iCs/>
            <w:sz w:val="28"/>
            <w:szCs w:val="28"/>
            <w:rPrChange w:id="16994" w:author="Claire S" w:date="2026-07-29T15:58:00Z" w16du:dateUtc="2026-07-29T14:58:00Z">
              <w:rPr>
                <w:rFonts w:ascii="Cambria" w:hAnsi="Cambria"/>
                <w:sz w:val="28"/>
                <w:szCs w:val="28"/>
              </w:rPr>
            </w:rPrChange>
          </w:rPr>
          <w:t>was</w:t>
        </w:r>
        <w:r w:rsidR="00A53711">
          <w:rPr>
            <w:rFonts w:ascii="Cambria" w:hAnsi="Cambria"/>
            <w:sz w:val="28"/>
            <w:szCs w:val="28"/>
          </w:rPr>
          <w:t xml:space="preserve"> the link </w:t>
        </w:r>
      </w:ins>
      <w:ins w:id="16995" w:author="Claire S" w:date="2026-07-29T15:58:00Z" w16du:dateUtc="2026-07-29T14:58:00Z">
        <w:r w:rsidR="008F7309">
          <w:rPr>
            <w:rFonts w:ascii="Cambria" w:hAnsi="Cambria"/>
            <w:sz w:val="28"/>
            <w:szCs w:val="28"/>
          </w:rPr>
          <w:t xml:space="preserve">between the people on </w:t>
        </w:r>
      </w:ins>
      <w:ins w:id="16996" w:author="Claire S" w:date="2026-07-29T13:20:00Z" w16du:dateUtc="2026-07-29T12:20:00Z">
        <w:r w:rsidR="00A53711">
          <w:rPr>
            <w:rFonts w:ascii="Cambria" w:hAnsi="Cambria"/>
            <w:sz w:val="28"/>
            <w:szCs w:val="28"/>
          </w:rPr>
          <w:t xml:space="preserve">the dastardly List?  </w:t>
        </w:r>
      </w:ins>
      <w:ins w:id="16997" w:author="Claire S" w:date="2026-07-29T19:31:00Z" w16du:dateUtc="2026-07-29T18:31:00Z">
        <w:r w:rsidR="00F10521">
          <w:rPr>
            <w:rFonts w:ascii="Cambria" w:hAnsi="Cambria"/>
            <w:sz w:val="28"/>
            <w:szCs w:val="28"/>
          </w:rPr>
          <w:t>Plus,</w:t>
        </w:r>
      </w:ins>
      <w:ins w:id="16998" w:author="Claire S" w:date="2026-07-29T15:58:00Z" w16du:dateUtc="2026-07-29T14:58:00Z">
        <w:r w:rsidR="008F7309">
          <w:rPr>
            <w:rFonts w:ascii="Cambria" w:hAnsi="Cambria"/>
            <w:sz w:val="28"/>
            <w:szCs w:val="28"/>
          </w:rPr>
          <w:t xml:space="preserve"> </w:t>
        </w:r>
      </w:ins>
      <w:ins w:id="16999" w:author="Claire S" w:date="2026-07-29T13:20:00Z" w16du:dateUtc="2026-07-29T12:20:00Z">
        <w:r w:rsidR="00A53711">
          <w:rPr>
            <w:rFonts w:ascii="Cambria" w:hAnsi="Cambria"/>
            <w:sz w:val="28"/>
            <w:szCs w:val="28"/>
          </w:rPr>
          <w:t>now the ticking clock had been published</w:t>
        </w:r>
      </w:ins>
      <w:ins w:id="17000" w:author="Claire S" w:date="2026-07-29T15:59:00Z" w16du:dateUtc="2026-07-29T14:59:00Z">
        <w:r w:rsidR="008F7309">
          <w:rPr>
            <w:rFonts w:ascii="Cambria" w:hAnsi="Cambria"/>
            <w:sz w:val="28"/>
            <w:szCs w:val="28"/>
          </w:rPr>
          <w:t xml:space="preserve">, who would be next – </w:t>
        </w:r>
      </w:ins>
      <w:ins w:id="17001" w:author="Claire S" w:date="2026-07-29T19:31:00Z" w16du:dateUtc="2026-07-29T18:31:00Z">
        <w:r w:rsidR="00F10521">
          <w:rPr>
            <w:rFonts w:ascii="Cambria" w:hAnsi="Cambria"/>
            <w:sz w:val="28"/>
            <w:szCs w:val="28"/>
          </w:rPr>
          <w:t>could</w:t>
        </w:r>
      </w:ins>
      <w:ins w:id="17002" w:author="Claire S" w:date="2026-07-29T15:59:00Z" w16du:dateUtc="2026-07-29T14:59:00Z">
        <w:r w:rsidR="008F7309">
          <w:rPr>
            <w:rFonts w:ascii="Cambria" w:hAnsi="Cambria"/>
            <w:sz w:val="28"/>
            <w:szCs w:val="28"/>
          </w:rPr>
          <w:t xml:space="preserve"> it</w:t>
        </w:r>
      </w:ins>
      <w:ins w:id="17003" w:author="Claire S" w:date="2026-07-29T13:20:00Z" w16du:dateUtc="2026-07-29T12:20:00Z">
        <w:r w:rsidR="00A53711">
          <w:rPr>
            <w:rFonts w:ascii="Cambria" w:hAnsi="Cambria"/>
            <w:sz w:val="28"/>
            <w:szCs w:val="28"/>
          </w:rPr>
          <w:t xml:space="preserve"> </w:t>
        </w:r>
      </w:ins>
      <w:ins w:id="17004" w:author="Claire S" w:date="2026-07-29T19:31:00Z" w16du:dateUtc="2026-07-29T18:31:00Z">
        <w:r w:rsidR="00F10521">
          <w:rPr>
            <w:rFonts w:ascii="Cambria" w:hAnsi="Cambria"/>
            <w:sz w:val="28"/>
            <w:szCs w:val="28"/>
          </w:rPr>
          <w:t>be</w:t>
        </w:r>
      </w:ins>
      <w:ins w:id="17005" w:author="Claire S" w:date="2026-07-29T13:20:00Z" w16du:dateUtc="2026-07-29T12:20:00Z">
        <w:r w:rsidR="00A53711">
          <w:rPr>
            <w:rFonts w:ascii="Cambria" w:hAnsi="Cambria"/>
            <w:sz w:val="28"/>
            <w:szCs w:val="28"/>
          </w:rPr>
          <w:t xml:space="preserve"> her?</w:t>
        </w:r>
      </w:ins>
      <w:ins w:id="17006" w:author="Claire S" w:date="2026-07-29T19:31:00Z" w16du:dateUtc="2026-07-29T18:31:00Z">
        <w:r w:rsidR="00F10521">
          <w:rPr>
            <w:rFonts w:ascii="Cambria" w:hAnsi="Cambria"/>
            <w:sz w:val="28"/>
            <w:szCs w:val="28"/>
          </w:rPr>
          <w:t xml:space="preserve">  Her stomach was jumpy</w:t>
        </w:r>
        <w:r w:rsidR="000B10B2">
          <w:rPr>
            <w:rFonts w:ascii="Cambria" w:hAnsi="Cambria"/>
            <w:sz w:val="28"/>
            <w:szCs w:val="28"/>
          </w:rPr>
          <w:t xml:space="preserve"> and </w:t>
        </w:r>
      </w:ins>
      <w:ins w:id="17007" w:author="Claire S" w:date="2026-07-29T13:20:00Z" w16du:dateUtc="2026-07-29T12:20:00Z">
        <w:r w:rsidR="00A53711">
          <w:rPr>
            <w:rFonts w:ascii="Cambria" w:hAnsi="Cambria"/>
            <w:sz w:val="28"/>
            <w:szCs w:val="28"/>
          </w:rPr>
          <w:t>her</w:t>
        </w:r>
      </w:ins>
      <w:ins w:id="17008" w:author="Claire S" w:date="2026-07-29T19:31:00Z" w16du:dateUtc="2026-07-29T18:31:00Z">
        <w:r w:rsidR="000B10B2">
          <w:rPr>
            <w:rFonts w:ascii="Cambria" w:hAnsi="Cambria"/>
            <w:sz w:val="28"/>
            <w:szCs w:val="28"/>
          </w:rPr>
          <w:t xml:space="preserve"> grief for Violet was a tight band around her chest.  She just needed to get through this day and retreat home.</w:t>
        </w:r>
      </w:ins>
    </w:p>
    <w:p w14:paraId="6C779057" w14:textId="6A5CBDD7" w:rsidR="007F7742" w:rsidRDefault="00A53711">
      <w:pPr>
        <w:spacing w:line="360" w:lineRule="auto"/>
        <w:contextualSpacing/>
        <w:rPr>
          <w:del w:id="17009" w:author="Claire S" w:date="2026-07-29T13:20:00Z" w16du:dateUtc="2026-07-29T12:20:00Z"/>
          <w:rFonts w:ascii="Cambria" w:hAnsi="Cambria"/>
          <w:sz w:val="28"/>
          <w:szCs w:val="28"/>
        </w:rPr>
        <w:pPrChange w:id="17010" w:author="Claire S" w:date="2026-07-29T13:23:00Z" w16du:dateUtc="2026-07-29T12:23:00Z">
          <w:pPr>
            <w:spacing w:line="360" w:lineRule="auto"/>
            <w:ind w:firstLine="720"/>
            <w:contextualSpacing/>
          </w:pPr>
        </w:pPrChange>
      </w:pPr>
      <w:ins w:id="17011" w:author="Claire S" w:date="2026-07-29T13:20:00Z" w16du:dateUtc="2026-07-29T12:20:00Z">
        <w:r>
          <w:rPr>
            <w:rFonts w:ascii="Cambria" w:hAnsi="Cambria"/>
            <w:sz w:val="28"/>
            <w:szCs w:val="28"/>
          </w:rPr>
          <w:tab/>
        </w:r>
      </w:ins>
      <w:ins w:id="17012" w:author="Claire S" w:date="2026-07-29T19:32:00Z" w16du:dateUtc="2026-07-29T18:32:00Z">
        <w:r w:rsidR="000B10B2">
          <w:rPr>
            <w:rFonts w:ascii="Cambria" w:hAnsi="Cambria"/>
            <w:sz w:val="28"/>
            <w:szCs w:val="28"/>
          </w:rPr>
          <w:t>At her neighbour Emily’s desk, a</w:t>
        </w:r>
      </w:ins>
      <w:del w:id="17013" w:author="Claire S" w:date="2026-07-29T13:20:00Z" w16du:dateUtc="2026-07-29T12:20:00Z">
        <w:r w:rsidR="007F7742" w:rsidDel="00A53711">
          <w:rPr>
            <w:rFonts w:ascii="Cambria" w:hAnsi="Cambria"/>
            <w:sz w:val="28"/>
            <w:szCs w:val="28"/>
          </w:rPr>
          <w:delText>.</w:delText>
        </w:r>
      </w:del>
    </w:p>
    <w:p w14:paraId="41E9516B" w14:textId="443F4A22" w:rsidR="007F7742" w:rsidRDefault="007F7742" w:rsidP="0050182E">
      <w:pPr>
        <w:spacing w:line="360" w:lineRule="auto"/>
        <w:contextualSpacing/>
        <w:rPr>
          <w:ins w:id="17014" w:author="Claire S" w:date="2026-07-29T19:32:00Z" w16du:dateUtc="2026-07-29T18:32:00Z"/>
          <w:rFonts w:ascii="Cambria" w:hAnsi="Cambria"/>
          <w:sz w:val="28"/>
          <w:szCs w:val="28"/>
        </w:rPr>
      </w:pPr>
      <w:del w:id="17015" w:author="Claire S" w:date="2026-06-05T08:58:00Z" w16du:dateUtc="2026-06-05T07:58:00Z">
        <w:r w:rsidDel="0008605E">
          <w:rPr>
            <w:rFonts w:ascii="Cambria" w:hAnsi="Cambria"/>
            <w:sz w:val="28"/>
            <w:szCs w:val="28"/>
          </w:rPr>
          <w:delText>As she sat</w:delText>
        </w:r>
      </w:del>
      <w:del w:id="17016" w:author="Claire S" w:date="2026-07-29T13:42:00Z" w16du:dateUtc="2026-07-29T12:42:00Z">
        <w:r w:rsidDel="005271CB">
          <w:rPr>
            <w:rFonts w:ascii="Cambria" w:hAnsi="Cambria"/>
            <w:sz w:val="28"/>
            <w:szCs w:val="28"/>
          </w:rPr>
          <w:delText xml:space="preserve"> back at</w:delText>
        </w:r>
      </w:del>
      <w:ins w:id="17017" w:author="Claire S" w:date="2026-07-29T15:59:00Z" w16du:dateUtc="2026-07-29T14:59:00Z">
        <w:r w:rsidR="0050182E">
          <w:rPr>
            <w:rFonts w:ascii="Cambria" w:hAnsi="Cambria"/>
            <w:sz w:val="28"/>
            <w:szCs w:val="28"/>
          </w:rPr>
          <w:t>cross the aisle</w:t>
        </w:r>
      </w:ins>
      <w:del w:id="17018" w:author="Claire S" w:date="2026-07-29T13:44:00Z" w16du:dateUtc="2026-07-29T12:44:00Z">
        <w:r w:rsidR="0050182E">
          <w:rPr>
            <w:rFonts w:ascii="Cambria" w:hAnsi="Cambria"/>
            <w:sz w:val="28"/>
            <w:szCs w:val="28"/>
          </w:rPr>
          <w:delText xml:space="preserve"> </w:delText>
        </w:r>
        <w:r w:rsidDel="004603D0">
          <w:rPr>
            <w:rFonts w:ascii="Cambria" w:hAnsi="Cambria"/>
            <w:sz w:val="28"/>
            <w:szCs w:val="28"/>
          </w:rPr>
          <w:delText>her desk,</w:delText>
        </w:r>
      </w:del>
      <w:del w:id="17019" w:author="Claire S" w:date="2026-07-29T19:32:00Z" w16du:dateUtc="2026-07-29T18:32:00Z">
        <w:r>
          <w:rPr>
            <w:rFonts w:ascii="Cambria" w:hAnsi="Cambria"/>
            <w:sz w:val="28"/>
            <w:szCs w:val="28"/>
          </w:rPr>
          <w:delText xml:space="preserve"> </w:delText>
        </w:r>
      </w:del>
      <w:ins w:id="17020" w:author="Claire S" w:date="2026-07-29T15:59:00Z" w16du:dateUtc="2026-07-29T14:59:00Z">
        <w:r w:rsidR="0050182E">
          <w:rPr>
            <w:rFonts w:ascii="Cambria" w:hAnsi="Cambria"/>
            <w:sz w:val="28"/>
            <w:szCs w:val="28"/>
          </w:rPr>
          <w:t xml:space="preserve">, a </w:t>
        </w:r>
      </w:ins>
      <w:ins w:id="17021" w:author="Claire S" w:date="2026-07-29T19:44:00Z" w16du:dateUtc="2026-07-29T18:44:00Z">
        <w:r w:rsidR="004C7BB2">
          <w:rPr>
            <w:rFonts w:ascii="Cambria" w:hAnsi="Cambria"/>
            <w:sz w:val="28"/>
            <w:szCs w:val="28"/>
          </w:rPr>
          <w:t xml:space="preserve">small </w:t>
        </w:r>
      </w:ins>
      <w:ins w:id="17022" w:author="Claire S" w:date="2026-07-29T15:59:00Z" w16du:dateUtc="2026-07-29T14:59:00Z">
        <w:r w:rsidR="0050182E">
          <w:rPr>
            <w:rFonts w:ascii="Cambria" w:hAnsi="Cambria"/>
            <w:sz w:val="28"/>
            <w:szCs w:val="28"/>
          </w:rPr>
          <w:t xml:space="preserve">group </w:t>
        </w:r>
      </w:ins>
      <w:ins w:id="17023" w:author="Claire S" w:date="2026-07-29T19:31:00Z" w16du:dateUtc="2026-07-29T18:31:00Z">
        <w:r w:rsidR="000B10B2">
          <w:rPr>
            <w:rFonts w:ascii="Cambria" w:hAnsi="Cambria"/>
            <w:sz w:val="28"/>
            <w:szCs w:val="28"/>
          </w:rPr>
          <w:t>had</w:t>
        </w:r>
      </w:ins>
      <w:ins w:id="17024" w:author="Claire S" w:date="2026-07-29T15:59:00Z" w16du:dateUtc="2026-07-29T14:59:00Z">
        <w:r w:rsidR="0050182E">
          <w:rPr>
            <w:rFonts w:ascii="Cambria" w:hAnsi="Cambria"/>
            <w:sz w:val="28"/>
            <w:szCs w:val="28"/>
          </w:rPr>
          <w:t xml:space="preserve"> gathered round </w:t>
        </w:r>
      </w:ins>
      <w:ins w:id="17025" w:author="Claire S" w:date="2026-07-29T19:32:00Z" w16du:dateUtc="2026-07-29T18:32:00Z">
        <w:r w:rsidR="000B10B2">
          <w:rPr>
            <w:rFonts w:ascii="Cambria" w:hAnsi="Cambria"/>
            <w:sz w:val="28"/>
            <w:szCs w:val="28"/>
          </w:rPr>
          <w:t>the</w:t>
        </w:r>
      </w:ins>
      <w:ins w:id="17026" w:author="Claire S" w:date="2026-07-29T15:59:00Z" w16du:dateUtc="2026-07-29T14:59:00Z">
        <w:r w:rsidR="0050182E">
          <w:rPr>
            <w:rFonts w:ascii="Cambria" w:hAnsi="Cambria"/>
            <w:sz w:val="28"/>
            <w:szCs w:val="28"/>
          </w:rPr>
          <w:t xml:space="preserve"> computer,</w:t>
        </w:r>
      </w:ins>
      <w:del w:id="17027" w:author="Claire S" w:date="2026-07-29T13:42:00Z" w16du:dateUtc="2026-07-29T12:42:00Z">
        <w:r w:rsidDel="005271CB">
          <w:rPr>
            <w:rFonts w:ascii="Cambria" w:hAnsi="Cambria"/>
            <w:sz w:val="28"/>
            <w:szCs w:val="28"/>
          </w:rPr>
          <w:delText>s</w:delText>
        </w:r>
      </w:del>
      <w:ins w:id="17028" w:author="Claire S" w:date="2026-07-29T19:44:00Z" w16du:dateUtc="2026-07-29T18:44:00Z">
        <w:r w:rsidR="004C7BB2">
          <w:rPr>
            <w:rFonts w:ascii="Cambria" w:hAnsi="Cambria"/>
            <w:sz w:val="28"/>
            <w:szCs w:val="28"/>
          </w:rPr>
          <w:t xml:space="preserve"> once</w:t>
        </w:r>
      </w:ins>
      <w:del w:id="17029" w:author="Claire S" w:date="2026-07-29T13:42:00Z" w16du:dateUtc="2026-07-29T12:42:00Z">
        <w:r w:rsidDel="005271CB">
          <w:rPr>
            <w:rFonts w:ascii="Cambria" w:hAnsi="Cambria"/>
            <w:sz w:val="28"/>
            <w:szCs w:val="28"/>
          </w:rPr>
          <w:delText>he</w:delText>
        </w:r>
      </w:del>
      <w:del w:id="17030" w:author="Claire S" w:date="2026-07-29T19:32:00Z" w16du:dateUtc="2026-07-29T18:32:00Z">
        <w:r w:rsidDel="000B10B2">
          <w:rPr>
            <w:rFonts w:ascii="Cambria" w:hAnsi="Cambria"/>
            <w:sz w:val="28"/>
            <w:szCs w:val="28"/>
          </w:rPr>
          <w:delText xml:space="preserve"> </w:delText>
        </w:r>
      </w:del>
      <w:ins w:id="17031" w:author="Claire S" w:date="2026-07-29T17:13:00Z" w16du:dateUtc="2026-07-29T16:13:00Z">
        <w:r w:rsidR="00C261AE">
          <w:rPr>
            <w:rFonts w:ascii="Cambria" w:hAnsi="Cambria"/>
            <w:sz w:val="28"/>
            <w:szCs w:val="28"/>
          </w:rPr>
          <w:t xml:space="preserve"> again </w:t>
        </w:r>
      </w:ins>
      <w:del w:id="17032" w:author="Claire S" w:date="2026-07-29T13:42:00Z" w16du:dateUtc="2026-07-29T12:42:00Z">
        <w:r w:rsidDel="005271CB">
          <w:rPr>
            <w:rFonts w:ascii="Cambria" w:hAnsi="Cambria"/>
            <w:sz w:val="28"/>
            <w:szCs w:val="28"/>
          </w:rPr>
          <w:delText>could see</w:delText>
        </w:r>
      </w:del>
      <w:del w:id="17033" w:author="Claire S" w:date="2026-07-29T15:59:00Z" w16du:dateUtc="2026-07-29T14:59:00Z">
        <w:r w:rsidDel="0050182E">
          <w:rPr>
            <w:rFonts w:ascii="Cambria" w:hAnsi="Cambria"/>
            <w:sz w:val="28"/>
            <w:szCs w:val="28"/>
          </w:rPr>
          <w:delText xml:space="preserve"> most of her colleagues </w:delText>
        </w:r>
      </w:del>
      <w:r>
        <w:rPr>
          <w:rFonts w:ascii="Cambria" w:hAnsi="Cambria"/>
          <w:sz w:val="28"/>
          <w:szCs w:val="28"/>
        </w:rPr>
        <w:t xml:space="preserve">watching something </w:t>
      </w:r>
      <w:ins w:id="17034" w:author="Claire S" w:date="2026-07-29T19:44:00Z" w16du:dateUtc="2026-07-29T18:44:00Z">
        <w:r w:rsidR="004C7BB2">
          <w:rPr>
            <w:rFonts w:ascii="Cambria" w:hAnsi="Cambria"/>
            <w:sz w:val="28"/>
            <w:szCs w:val="28"/>
          </w:rPr>
          <w:t>open-mouthed</w:t>
        </w:r>
      </w:ins>
      <w:ins w:id="17035" w:author="Claire S" w:date="2026-07-29T19:32:00Z" w16du:dateUtc="2026-07-29T18:32:00Z">
        <w:r w:rsidR="000B10B2">
          <w:rPr>
            <w:rFonts w:ascii="Cambria" w:hAnsi="Cambria"/>
            <w:sz w:val="28"/>
            <w:szCs w:val="28"/>
          </w:rPr>
          <w:t xml:space="preserve"> and </w:t>
        </w:r>
      </w:ins>
      <w:ins w:id="17036" w:author="Claire S" w:date="2026-07-29T19:44:00Z" w16du:dateUtc="2026-07-29T18:44:00Z">
        <w:r w:rsidR="004C7BB2">
          <w:rPr>
            <w:rFonts w:ascii="Cambria" w:hAnsi="Cambria"/>
            <w:sz w:val="28"/>
            <w:szCs w:val="28"/>
          </w:rPr>
          <w:t xml:space="preserve">failing to be </w:t>
        </w:r>
      </w:ins>
      <w:r>
        <w:rPr>
          <w:rFonts w:ascii="Cambria" w:hAnsi="Cambria"/>
          <w:sz w:val="28"/>
          <w:szCs w:val="28"/>
        </w:rPr>
        <w:t>surreptitious</w:t>
      </w:r>
      <w:del w:id="17037" w:author="Claire S" w:date="2026-07-29T19:44:00Z" w16du:dateUtc="2026-07-29T18:44:00Z">
        <w:r>
          <w:rPr>
            <w:rFonts w:ascii="Cambria" w:hAnsi="Cambria"/>
            <w:sz w:val="28"/>
            <w:szCs w:val="28"/>
          </w:rPr>
          <w:delText>ly</w:delText>
        </w:r>
      </w:del>
      <w:del w:id="17038" w:author="Claire S" w:date="2026-07-29T17:14:00Z" w16du:dateUtc="2026-07-29T16:14:00Z">
        <w:r w:rsidR="006C7770" w:rsidDel="00C261AE">
          <w:rPr>
            <w:rFonts w:ascii="Cambria" w:hAnsi="Cambria"/>
            <w:sz w:val="28"/>
            <w:szCs w:val="28"/>
          </w:rPr>
          <w:delText xml:space="preserve"> </w:delText>
        </w:r>
      </w:del>
      <w:del w:id="17039" w:author="Daisy Watt" w:date="2026-06-23T11:23:00Z" w16du:dateUtc="2026-06-23T09:23:00Z">
        <w:r w:rsidR="006C7770">
          <w:rPr>
            <w:rFonts w:ascii="Cambria" w:hAnsi="Cambria"/>
            <w:sz w:val="28"/>
            <w:szCs w:val="28"/>
          </w:rPr>
          <w:delText>-</w:delText>
        </w:r>
      </w:del>
      <w:ins w:id="17040" w:author="Daisy Watt" w:date="2026-06-23T11:23:00Z" w16du:dateUtc="2026-06-23T09:23:00Z">
        <w:del w:id="17041" w:author="Claire S" w:date="2026-07-29T17:13:00Z" w16du:dateUtc="2026-07-29T16:13:00Z">
          <w:r w:rsidR="002A0C99" w:rsidDel="00C261AE">
            <w:rPr>
              <w:rFonts w:ascii="Cambria" w:hAnsi="Cambria"/>
              <w:sz w:val="28"/>
              <w:szCs w:val="28"/>
            </w:rPr>
            <w:delText>–</w:delText>
          </w:r>
        </w:del>
      </w:ins>
      <w:del w:id="17042" w:author="Claire S" w:date="2026-07-29T17:13:00Z" w16du:dateUtc="2026-07-29T16:13:00Z">
        <w:r w:rsidR="006C7770" w:rsidDel="00C261AE">
          <w:rPr>
            <w:rFonts w:ascii="Cambria" w:hAnsi="Cambria"/>
            <w:sz w:val="28"/>
            <w:szCs w:val="28"/>
          </w:rPr>
          <w:delText xml:space="preserve"> </w:delText>
        </w:r>
        <w:r w:rsidR="00690735" w:rsidDel="00C261AE">
          <w:rPr>
            <w:rFonts w:ascii="Cambria" w:hAnsi="Cambria"/>
            <w:sz w:val="28"/>
            <w:szCs w:val="28"/>
          </w:rPr>
          <w:delText>again</w:delText>
        </w:r>
      </w:del>
      <w:r w:rsidR="00690735">
        <w:rPr>
          <w:rFonts w:ascii="Cambria" w:hAnsi="Cambria"/>
          <w:sz w:val="28"/>
          <w:szCs w:val="28"/>
        </w:rPr>
        <w:t>.</w:t>
      </w:r>
    </w:p>
    <w:p w14:paraId="22C297D6" w14:textId="48CE600E" w:rsidR="008D6069" w:rsidRDefault="008D6069">
      <w:pPr>
        <w:spacing w:line="360" w:lineRule="auto"/>
        <w:contextualSpacing/>
        <w:rPr>
          <w:rFonts w:ascii="Cambria" w:hAnsi="Cambria"/>
          <w:sz w:val="28"/>
          <w:szCs w:val="28"/>
        </w:rPr>
        <w:pPrChange w:id="17043" w:author="Claire S" w:date="2026-07-29T15:59:00Z" w16du:dateUtc="2026-07-29T14:59:00Z">
          <w:pPr>
            <w:spacing w:line="360" w:lineRule="auto"/>
            <w:ind w:firstLine="720"/>
            <w:contextualSpacing/>
          </w:pPr>
        </w:pPrChange>
      </w:pPr>
      <w:ins w:id="17044" w:author="Claire S" w:date="2026-07-29T19:32:00Z" w16du:dateUtc="2026-07-29T18:32:00Z">
        <w:r>
          <w:rPr>
            <w:rFonts w:ascii="Cambria" w:hAnsi="Cambria"/>
            <w:sz w:val="28"/>
            <w:szCs w:val="28"/>
          </w:rPr>
          <w:tab/>
          <w:t>Despite herself, Clara peered over.</w:t>
        </w:r>
      </w:ins>
    </w:p>
    <w:p w14:paraId="2EE53A6F" w14:textId="088F51DC" w:rsidR="007F7742" w:rsidDel="0050182E" w:rsidRDefault="004C7BB2" w:rsidP="007F7742">
      <w:pPr>
        <w:spacing w:line="360" w:lineRule="auto"/>
        <w:ind w:firstLine="720"/>
        <w:contextualSpacing/>
        <w:rPr>
          <w:del w:id="17045" w:author="Claire S" w:date="2026-07-29T15:59:00Z" w16du:dateUtc="2026-07-29T14:59:00Z"/>
          <w:rFonts w:ascii="Cambria" w:hAnsi="Cambria"/>
          <w:sz w:val="28"/>
          <w:szCs w:val="28"/>
        </w:rPr>
      </w:pPr>
      <w:ins w:id="17046" w:author="Claire S" w:date="2026-07-29T19:44:00Z" w16du:dateUtc="2026-07-29T18:44:00Z">
        <w:r>
          <w:rPr>
            <w:rFonts w:ascii="Cambria" w:hAnsi="Cambria"/>
            <w:sz w:val="28"/>
            <w:szCs w:val="28"/>
          </w:rPr>
          <w:t>It was the</w:t>
        </w:r>
      </w:ins>
      <w:del w:id="17047" w:author="Claire S" w:date="2026-07-29T15:59:00Z" w16du:dateUtc="2026-07-29T14:59:00Z">
        <w:r w:rsidR="007F7742" w:rsidDel="0050182E">
          <w:rPr>
            <w:rFonts w:ascii="Cambria" w:hAnsi="Cambria"/>
            <w:sz w:val="28"/>
            <w:szCs w:val="28"/>
          </w:rPr>
          <w:delText>‘What is it?’ she asked her neighbour</w:delText>
        </w:r>
      </w:del>
      <w:del w:id="17048" w:author="Claire S" w:date="2026-07-29T13:44:00Z" w16du:dateUtc="2026-07-29T12:44:00Z">
        <w:r w:rsidR="00690735" w:rsidDel="004603D0">
          <w:rPr>
            <w:rFonts w:ascii="Cambria" w:hAnsi="Cambria"/>
            <w:sz w:val="28"/>
            <w:szCs w:val="28"/>
          </w:rPr>
          <w:delText>, her heart heavy</w:delText>
        </w:r>
      </w:del>
      <w:del w:id="17049" w:author="Claire S" w:date="2026-07-29T15:59:00Z" w16du:dateUtc="2026-07-29T14:59:00Z">
        <w:r w:rsidR="007F7742" w:rsidDel="0050182E">
          <w:rPr>
            <w:rFonts w:ascii="Cambria" w:hAnsi="Cambria"/>
            <w:sz w:val="28"/>
            <w:szCs w:val="28"/>
          </w:rPr>
          <w:delText xml:space="preserve">. ‘What </w:delText>
        </w:r>
        <w:r w:rsidR="00690735" w:rsidDel="0050182E">
          <w:rPr>
            <w:rFonts w:ascii="Cambria" w:hAnsi="Cambria"/>
            <w:sz w:val="28"/>
            <w:szCs w:val="28"/>
          </w:rPr>
          <w:delText xml:space="preserve">are </w:delText>
        </w:r>
        <w:r w:rsidR="007F7742" w:rsidDel="0050182E">
          <w:rPr>
            <w:rFonts w:ascii="Cambria" w:hAnsi="Cambria"/>
            <w:sz w:val="28"/>
            <w:szCs w:val="28"/>
          </w:rPr>
          <w:delText>you all looking at</w:delText>
        </w:r>
      </w:del>
      <w:ins w:id="17050" w:author="Daisy Watt" w:date="2026-06-22T22:27:00Z" w16du:dateUtc="2026-06-22T20:27:00Z">
        <w:del w:id="17051" w:author="Claire S" w:date="2026-07-29T15:59:00Z" w16du:dateUtc="2026-07-29T14:59:00Z">
          <w:r w:rsidR="007E1F53" w:rsidDel="0050182E">
            <w:rPr>
              <w:rFonts w:ascii="Cambria" w:hAnsi="Cambria"/>
              <w:sz w:val="28"/>
              <w:szCs w:val="28"/>
            </w:rPr>
            <w:delText xml:space="preserve">, </w:delText>
          </w:r>
        </w:del>
      </w:ins>
      <w:del w:id="17052" w:author="Claire S" w:date="2026-07-29T15:59:00Z" w16du:dateUtc="2026-07-29T14:59:00Z">
        <w:r w:rsidR="00690735" w:rsidDel="0050182E">
          <w:rPr>
            <w:rFonts w:ascii="Cambria" w:hAnsi="Cambria"/>
            <w:sz w:val="28"/>
            <w:szCs w:val="28"/>
          </w:rPr>
          <w:delText xml:space="preserve"> now</w:delText>
        </w:r>
        <w:r w:rsidR="007F7742" w:rsidDel="0050182E">
          <w:rPr>
            <w:rFonts w:ascii="Cambria" w:hAnsi="Cambria"/>
            <w:sz w:val="28"/>
            <w:szCs w:val="28"/>
          </w:rPr>
          <w:delText>?’</w:delText>
        </w:r>
      </w:del>
    </w:p>
    <w:p w14:paraId="2AFF6F85" w14:textId="3CFB0B5F" w:rsidR="007F7742" w:rsidRDefault="007F7742" w:rsidP="007F7742">
      <w:pPr>
        <w:spacing w:line="360" w:lineRule="auto"/>
        <w:ind w:firstLine="720"/>
        <w:contextualSpacing/>
        <w:rPr>
          <w:rFonts w:ascii="Cambria" w:hAnsi="Cambria"/>
          <w:sz w:val="28"/>
          <w:szCs w:val="28"/>
        </w:rPr>
      </w:pPr>
      <w:commentRangeStart w:id="17053"/>
      <w:del w:id="17054" w:author="Claire S" w:date="2026-07-29T19:44:00Z" w16du:dateUtc="2026-07-29T18:44:00Z">
        <w:r>
          <w:rPr>
            <w:rFonts w:ascii="Cambria" w:hAnsi="Cambria"/>
            <w:sz w:val="28"/>
            <w:szCs w:val="28"/>
          </w:rPr>
          <w:delText>A</w:delText>
        </w:r>
      </w:del>
      <w:r>
        <w:rPr>
          <w:rFonts w:ascii="Cambria" w:hAnsi="Cambria"/>
          <w:sz w:val="28"/>
          <w:szCs w:val="28"/>
        </w:rPr>
        <w:t xml:space="preserve"> new </w:t>
      </w:r>
      <w:del w:id="17055" w:author="Claire S" w:date="2026-07-29T19:44:00Z" w16du:dateUtc="2026-07-29T18:44:00Z">
        <w:r>
          <w:rPr>
            <w:rFonts w:ascii="Cambria" w:hAnsi="Cambria"/>
            <w:sz w:val="28"/>
            <w:szCs w:val="28"/>
          </w:rPr>
          <w:delText xml:space="preserve">channel on </w:delText>
        </w:r>
      </w:del>
      <w:r>
        <w:rPr>
          <w:rFonts w:ascii="Cambria" w:hAnsi="Cambria"/>
          <w:sz w:val="28"/>
          <w:szCs w:val="28"/>
        </w:rPr>
        <w:t>YouTube</w:t>
      </w:r>
      <w:ins w:id="17056" w:author="Claire S" w:date="2026-07-29T19:44:00Z" w16du:dateUtc="2026-07-29T18:44:00Z">
        <w:r w:rsidR="004C7BB2">
          <w:rPr>
            <w:rFonts w:ascii="Cambria" w:hAnsi="Cambria"/>
            <w:sz w:val="28"/>
            <w:szCs w:val="28"/>
          </w:rPr>
          <w:t xml:space="preserve"> channel</w:t>
        </w:r>
      </w:ins>
      <w:r>
        <w:rPr>
          <w:rFonts w:ascii="Cambria" w:hAnsi="Cambria"/>
          <w:sz w:val="28"/>
          <w:szCs w:val="28"/>
        </w:rPr>
        <w:t xml:space="preserve">, </w:t>
      </w:r>
      <w:r w:rsidRPr="0016687C">
        <w:rPr>
          <w:rFonts w:ascii="Cambria" w:hAnsi="Cambria"/>
          <w:i/>
          <w:iCs/>
          <w:sz w:val="28"/>
          <w:szCs w:val="28"/>
        </w:rPr>
        <w:t>Armchair Detectives</w:t>
      </w:r>
      <w:r>
        <w:rPr>
          <w:rFonts w:ascii="Cambria" w:hAnsi="Cambria"/>
          <w:sz w:val="28"/>
          <w:szCs w:val="28"/>
        </w:rPr>
        <w:t>; so popular, it already had a million subscriber</w:t>
      </w:r>
      <w:commentRangeEnd w:id="17053"/>
      <w:r w:rsidR="002A0C99">
        <w:rPr>
          <w:rStyle w:val="CommentReference"/>
          <w:rFonts w:ascii="Cambria" w:hAnsi="Cambria"/>
          <w:sz w:val="28"/>
          <w:szCs w:val="28"/>
        </w:rPr>
        <w:commentReference w:id="17053"/>
      </w:r>
      <w:r>
        <w:rPr>
          <w:rFonts w:ascii="Cambria" w:hAnsi="Cambria"/>
          <w:sz w:val="28"/>
          <w:szCs w:val="28"/>
        </w:rPr>
        <w:t>s</w:t>
      </w:r>
      <w:ins w:id="17057" w:author="Claire S" w:date="2026-07-29T16:00:00Z" w16du:dateUtc="2026-07-29T15:00:00Z">
        <w:r w:rsidR="0050182E">
          <w:rPr>
            <w:rFonts w:ascii="Cambria" w:hAnsi="Cambria"/>
            <w:sz w:val="28"/>
            <w:szCs w:val="28"/>
          </w:rPr>
          <w:t>; an adjunct to the true crime podcast she’d become addicted to recently.</w:t>
        </w:r>
      </w:ins>
      <w:del w:id="17058" w:author="Claire S" w:date="2026-07-29T16:00:00Z" w16du:dateUtc="2026-07-29T15:00:00Z">
        <w:r w:rsidDel="0050182E">
          <w:rPr>
            <w:rFonts w:ascii="Cambria" w:hAnsi="Cambria"/>
            <w:sz w:val="28"/>
            <w:szCs w:val="28"/>
          </w:rPr>
          <w:delText>.</w:delText>
        </w:r>
      </w:del>
    </w:p>
    <w:p w14:paraId="246607D3" w14:textId="77777777" w:rsidR="007F7742" w:rsidRDefault="007F7742" w:rsidP="007F7742">
      <w:pPr>
        <w:spacing w:line="360" w:lineRule="auto"/>
        <w:ind w:firstLine="720"/>
        <w:contextualSpacing/>
        <w:rPr>
          <w:rFonts w:ascii="Cambria" w:hAnsi="Cambria"/>
          <w:sz w:val="28"/>
          <w:szCs w:val="28"/>
        </w:rPr>
      </w:pPr>
      <w:r>
        <w:rPr>
          <w:rFonts w:ascii="Cambria" w:hAnsi="Cambria"/>
          <w:sz w:val="28"/>
          <w:szCs w:val="28"/>
        </w:rPr>
        <w:t>‘In for a penny,’ sighed Clara, and logged on.</w:t>
      </w:r>
    </w:p>
    <w:p w14:paraId="79470091" w14:textId="77777777" w:rsidR="007F7742" w:rsidRDefault="007F7742" w:rsidP="007F7742">
      <w:pPr>
        <w:spacing w:line="360" w:lineRule="auto"/>
        <w:ind w:firstLine="720"/>
        <w:contextualSpacing/>
        <w:rPr>
          <w:rFonts w:ascii="Cambria" w:hAnsi="Cambria"/>
          <w:color w:val="000000" w:themeColor="text1"/>
          <w:sz w:val="28"/>
          <w:szCs w:val="28"/>
        </w:rPr>
      </w:pPr>
    </w:p>
    <w:p w14:paraId="33EDAF7D" w14:textId="736B432C" w:rsidR="007F7742" w:rsidRPr="007D07AD" w:rsidRDefault="007F7742" w:rsidP="007F7742">
      <w:pPr>
        <w:spacing w:line="360" w:lineRule="auto"/>
        <w:ind w:firstLine="720"/>
        <w:contextualSpacing/>
        <w:rPr>
          <w:rFonts w:ascii="Cambria" w:hAnsi="Cambria"/>
          <w:i/>
          <w:sz w:val="28"/>
          <w:szCs w:val="28"/>
        </w:rPr>
      </w:pPr>
      <w:r w:rsidRPr="006764EE">
        <w:rPr>
          <w:rFonts w:ascii="Cambria" w:hAnsi="Cambria"/>
          <w:color w:val="000000" w:themeColor="text1"/>
          <w:sz w:val="28"/>
          <w:szCs w:val="28"/>
        </w:rPr>
        <w:t>‘</w:t>
      </w:r>
      <w:r w:rsidRPr="006E4565">
        <w:rPr>
          <w:rFonts w:ascii="Cambria" w:hAnsi="Cambria"/>
          <w:i/>
          <w:iCs/>
          <w:sz w:val="28"/>
          <w:szCs w:val="28"/>
        </w:rPr>
        <w:t xml:space="preserve">Violet’s flatmate </w:t>
      </w:r>
      <w:r>
        <w:rPr>
          <w:rFonts w:ascii="Cambria" w:hAnsi="Cambria"/>
          <w:i/>
          <w:iCs/>
          <w:sz w:val="28"/>
          <w:szCs w:val="28"/>
        </w:rPr>
        <w:t>tol</w:t>
      </w:r>
      <w:r w:rsidRPr="006E4565">
        <w:rPr>
          <w:rFonts w:ascii="Cambria" w:hAnsi="Cambria"/>
          <w:i/>
          <w:iCs/>
          <w:sz w:val="28"/>
          <w:szCs w:val="28"/>
        </w:rPr>
        <w:t>d</w:t>
      </w:r>
      <w:r>
        <w:rPr>
          <w:rFonts w:ascii="Cambria" w:hAnsi="Cambria"/>
          <w:i/>
          <w:iCs/>
          <w:sz w:val="28"/>
          <w:szCs w:val="28"/>
        </w:rPr>
        <w:t xml:space="preserve"> us</w:t>
      </w:r>
      <w:r w:rsidRPr="006E4565">
        <w:rPr>
          <w:rFonts w:ascii="Cambria" w:hAnsi="Cambria"/>
          <w:i/>
          <w:iCs/>
          <w:sz w:val="28"/>
          <w:szCs w:val="28"/>
        </w:rPr>
        <w:t xml:space="preserve"> </w:t>
      </w:r>
      <w:r>
        <w:rPr>
          <w:rFonts w:ascii="Cambria" w:hAnsi="Cambria"/>
          <w:i/>
          <w:iCs/>
          <w:sz w:val="28"/>
          <w:szCs w:val="28"/>
        </w:rPr>
        <w:t xml:space="preserve">that </w:t>
      </w:r>
      <w:r w:rsidRPr="00A53711">
        <w:rPr>
          <w:rFonts w:ascii="Cambria" w:hAnsi="Cambria"/>
          <w:i/>
          <w:sz w:val="28"/>
          <w:szCs w:val="28"/>
        </w:rPr>
        <w:t>Violet had been really upset on Sunday</w:t>
      </w:r>
      <w:r w:rsidRPr="00A53711">
        <w:rPr>
          <w:rFonts w:ascii="Cambria" w:hAnsi="Cambria"/>
          <w:sz w:val="28"/>
          <w:szCs w:val="28"/>
        </w:rPr>
        <w:t>,</w:t>
      </w:r>
      <w:r>
        <w:rPr>
          <w:rFonts w:ascii="Cambria" w:hAnsi="Cambria"/>
          <w:sz w:val="28"/>
          <w:szCs w:val="28"/>
        </w:rPr>
        <w:t>’ the incredibly young male Armchair Detective was reporting with great enthusiasm from a boxy white studio. ‘</w:t>
      </w:r>
      <w:r w:rsidRPr="007D07AD">
        <w:rPr>
          <w:rFonts w:ascii="Cambria" w:hAnsi="Cambria"/>
          <w:i/>
          <w:sz w:val="28"/>
          <w:szCs w:val="28"/>
        </w:rPr>
        <w:t>The flatmate, a young paralegal secretary called Mumtaz, was out visiting her mum for lunch, but before she left in the late morning, she’d heard Violet receive a call.  From who, we don’t know yet</w:t>
      </w:r>
      <w:r>
        <w:rPr>
          <w:rFonts w:ascii="Cambria" w:hAnsi="Cambria"/>
          <w:sz w:val="28"/>
          <w:szCs w:val="28"/>
        </w:rPr>
        <w:t xml:space="preserve">,’ (from </w:t>
      </w:r>
      <w:r w:rsidRPr="008D42D7">
        <w:rPr>
          <w:rFonts w:ascii="Cambria" w:hAnsi="Cambria"/>
          <w:i/>
          <w:iCs/>
          <w:sz w:val="28"/>
          <w:szCs w:val="28"/>
        </w:rPr>
        <w:t>whom</w:t>
      </w:r>
      <w:r>
        <w:rPr>
          <w:rFonts w:ascii="Cambria" w:hAnsi="Cambria"/>
          <w:sz w:val="28"/>
          <w:szCs w:val="28"/>
        </w:rPr>
        <w:t xml:space="preserve">, surely, Clara thought </w:t>
      </w:r>
      <w:r w:rsidR="00AA17C2">
        <w:rPr>
          <w:rFonts w:ascii="Cambria" w:hAnsi="Cambria"/>
          <w:sz w:val="28"/>
          <w:szCs w:val="28"/>
        </w:rPr>
        <w:t>vague</w:t>
      </w:r>
      <w:r>
        <w:rPr>
          <w:rFonts w:ascii="Cambria" w:hAnsi="Cambria"/>
          <w:sz w:val="28"/>
          <w:szCs w:val="28"/>
        </w:rPr>
        <w:t xml:space="preserve">ly) </w:t>
      </w:r>
      <w:r w:rsidR="007D07AD">
        <w:rPr>
          <w:rFonts w:ascii="Cambria" w:hAnsi="Cambria"/>
          <w:sz w:val="28"/>
          <w:szCs w:val="28"/>
        </w:rPr>
        <w:t>‘</w:t>
      </w:r>
      <w:r w:rsidRPr="007D07AD">
        <w:rPr>
          <w:rFonts w:ascii="Cambria" w:hAnsi="Cambria"/>
          <w:i/>
          <w:sz w:val="28"/>
          <w:szCs w:val="28"/>
        </w:rPr>
        <w:t>but rest assured</w:t>
      </w:r>
      <w:r>
        <w:rPr>
          <w:rFonts w:ascii="Cambria" w:hAnsi="Cambria"/>
          <w:sz w:val="28"/>
          <w:szCs w:val="28"/>
        </w:rPr>
        <w:t xml:space="preserve"> </w:t>
      </w:r>
      <w:r w:rsidRPr="007D07AD">
        <w:rPr>
          <w:rFonts w:ascii="Cambria" w:hAnsi="Cambria"/>
          <w:i/>
          <w:sz w:val="28"/>
          <w:szCs w:val="28"/>
        </w:rPr>
        <w:t xml:space="preserve">we’re on the case.  </w:t>
      </w:r>
      <w:del w:id="17059" w:author="Daisy Watt" w:date="2026-06-23T11:32:00Z" w16du:dateUtc="2026-06-23T09:32:00Z">
        <w:r w:rsidRPr="007D07AD">
          <w:rPr>
            <w:rFonts w:ascii="Cambria" w:hAnsi="Cambria"/>
            <w:i/>
            <w:sz w:val="28"/>
            <w:szCs w:val="28"/>
          </w:rPr>
          <w:delText xml:space="preserve">What we do know </w:delText>
        </w:r>
      </w:del>
      <w:del w:id="17060" w:author="Daisy Watt" w:date="2026-06-23T11:31:00Z" w16du:dateUtc="2026-06-23T09:31:00Z">
        <w:r w:rsidRPr="007D07AD">
          <w:rPr>
            <w:rFonts w:ascii="Cambria" w:hAnsi="Cambria"/>
            <w:i/>
            <w:sz w:val="28"/>
            <w:szCs w:val="28"/>
          </w:rPr>
          <w:delText xml:space="preserve">though, </w:delText>
        </w:r>
      </w:del>
      <w:del w:id="17061" w:author="Daisy Watt" w:date="2026-06-23T11:32:00Z" w16du:dateUtc="2026-06-23T09:32:00Z">
        <w:r w:rsidRPr="007D07AD">
          <w:rPr>
            <w:rFonts w:ascii="Cambria" w:hAnsi="Cambria"/>
            <w:i/>
            <w:sz w:val="28"/>
            <w:szCs w:val="28"/>
          </w:rPr>
          <w:delText xml:space="preserve">is that Mumtaz says </w:delText>
        </w:r>
        <w:r w:rsidRPr="002A0C99">
          <w:rPr>
            <w:rFonts w:ascii="Cambria" w:hAnsi="Cambria"/>
            <w:i/>
            <w:sz w:val="28"/>
            <w:szCs w:val="28"/>
            <w:highlight w:val="yellow"/>
            <w:rPrChange w:id="17062" w:author="Daisy Watt" w:date="2026-06-23T12:42:00Z" w16du:dateUtc="2026-06-23T10:42:00Z">
              <w:rPr>
                <w:rFonts w:ascii="Cambria" w:hAnsi="Cambria"/>
                <w:i/>
                <w:sz w:val="28"/>
                <w:szCs w:val="28"/>
              </w:rPr>
            </w:rPrChange>
          </w:rPr>
          <w:delText xml:space="preserve">Violet was </w:delText>
        </w:r>
        <w:r w:rsidRPr="002A0C99">
          <w:rPr>
            <w:rFonts w:ascii="Cambria" w:hAnsi="Cambria"/>
            <w:i/>
            <w:sz w:val="28"/>
            <w:szCs w:val="28"/>
            <w:highlight w:val="yellow"/>
            <w:rPrChange w:id="17063" w:author="Daisy Watt" w:date="2026-06-23T12:42:00Z" w16du:dateUtc="2026-06-23T10:42:00Z">
              <w:rPr>
                <w:rFonts w:ascii="Cambria" w:hAnsi="Cambria"/>
                <w:i/>
                <w:iCs/>
                <w:sz w:val="28"/>
                <w:szCs w:val="28"/>
              </w:rPr>
            </w:rPrChange>
          </w:rPr>
          <w:delText>very</w:delText>
        </w:r>
        <w:r w:rsidRPr="002A0C99">
          <w:rPr>
            <w:rFonts w:ascii="Cambria" w:hAnsi="Cambria"/>
            <w:i/>
            <w:sz w:val="28"/>
            <w:szCs w:val="28"/>
            <w:highlight w:val="yellow"/>
            <w:rPrChange w:id="17064" w:author="Daisy Watt" w:date="2026-06-23T12:42:00Z" w16du:dateUtc="2026-06-23T10:42:00Z">
              <w:rPr>
                <w:rFonts w:ascii="Cambria" w:hAnsi="Cambria"/>
                <w:i/>
                <w:sz w:val="28"/>
                <w:szCs w:val="28"/>
              </w:rPr>
            </w:rPrChange>
          </w:rPr>
          <w:delText xml:space="preserve"> upset</w:delText>
        </w:r>
        <w:r w:rsidRPr="007D07AD">
          <w:rPr>
            <w:rFonts w:ascii="Cambria" w:hAnsi="Cambria"/>
            <w:i/>
            <w:sz w:val="28"/>
            <w:szCs w:val="28"/>
          </w:rPr>
          <w:delText xml:space="preserve">. </w:delText>
        </w:r>
      </w:del>
      <w:r w:rsidRPr="007D07AD">
        <w:rPr>
          <w:rFonts w:ascii="Cambria" w:hAnsi="Cambria"/>
          <w:i/>
          <w:sz w:val="28"/>
          <w:szCs w:val="28"/>
        </w:rPr>
        <w:t>Over to you, Fleur.’</w:t>
      </w:r>
    </w:p>
    <w:p w14:paraId="40722F25" w14:textId="41FEF1F3" w:rsidR="007F7742" w:rsidRDefault="007F7742" w:rsidP="007F7742">
      <w:pPr>
        <w:spacing w:line="360" w:lineRule="auto"/>
        <w:ind w:firstLine="720"/>
        <w:contextualSpacing/>
        <w:rPr>
          <w:rFonts w:ascii="Cambria" w:hAnsi="Cambria"/>
          <w:sz w:val="28"/>
          <w:szCs w:val="28"/>
        </w:rPr>
      </w:pPr>
      <w:r>
        <w:rPr>
          <w:rFonts w:ascii="Cambria" w:hAnsi="Cambria"/>
          <w:sz w:val="28"/>
          <w:szCs w:val="28"/>
        </w:rPr>
        <w:t>‘</w:t>
      </w:r>
      <w:r w:rsidRPr="007D07AD">
        <w:rPr>
          <w:rFonts w:ascii="Cambria" w:hAnsi="Cambria"/>
          <w:i/>
          <w:sz w:val="28"/>
          <w:szCs w:val="28"/>
        </w:rPr>
        <w:t>Thanks, Lloyd</w:t>
      </w:r>
      <w:r>
        <w:rPr>
          <w:rFonts w:ascii="Cambria" w:hAnsi="Cambria"/>
          <w:sz w:val="28"/>
          <w:szCs w:val="28"/>
        </w:rPr>
        <w:t xml:space="preserve">!’ Breathlessly, the female presenter took over, holding a </w:t>
      </w:r>
      <w:r w:rsidR="00571319">
        <w:rPr>
          <w:rFonts w:ascii="Cambria" w:hAnsi="Cambria"/>
          <w:sz w:val="28"/>
          <w:szCs w:val="28"/>
        </w:rPr>
        <w:t xml:space="preserve">big </w:t>
      </w:r>
      <w:r>
        <w:rPr>
          <w:rFonts w:ascii="Cambria" w:hAnsi="Cambria"/>
          <w:sz w:val="28"/>
          <w:szCs w:val="28"/>
        </w:rPr>
        <w:t>mic</w:t>
      </w:r>
      <w:r w:rsidR="00571319">
        <w:rPr>
          <w:rFonts w:ascii="Cambria" w:hAnsi="Cambria"/>
          <w:sz w:val="28"/>
          <w:szCs w:val="28"/>
        </w:rPr>
        <w:t xml:space="preserve"> with </w:t>
      </w:r>
      <w:ins w:id="17065" w:author="Claire S" w:date="2026-07-29T16:01:00Z" w16du:dateUtc="2026-07-29T15:01:00Z">
        <w:r w:rsidR="00B407F0" w:rsidRPr="001F2B57">
          <w:rPr>
            <w:rFonts w:ascii="Cambria" w:hAnsi="Cambria"/>
            <w:b/>
            <w:bCs/>
            <w:i/>
            <w:iCs/>
            <w:sz w:val="28"/>
            <w:szCs w:val="28"/>
            <w:rPrChange w:id="17066" w:author="Claire S" w:date="2026-08-04T13:09:00Z" w16du:dateUtc="2026-08-04T12:09:00Z">
              <w:rPr>
                <w:rFonts w:ascii="Cambria" w:hAnsi="Cambria"/>
                <w:i/>
                <w:iCs/>
                <w:sz w:val="28"/>
                <w:szCs w:val="28"/>
              </w:rPr>
            </w:rPrChange>
          </w:rPr>
          <w:t>Who Goes There</w:t>
        </w:r>
        <w:r w:rsidR="00B407F0">
          <w:rPr>
            <w:rFonts w:ascii="Cambria" w:hAnsi="Cambria"/>
            <w:i/>
            <w:iCs/>
            <w:sz w:val="28"/>
            <w:szCs w:val="28"/>
          </w:rPr>
          <w:t>?</w:t>
        </w:r>
      </w:ins>
      <w:del w:id="17067" w:author="Claire S" w:date="2026-07-29T16:01:00Z" w16du:dateUtc="2026-07-29T15:01:00Z">
        <w:r w:rsidR="00571319" w:rsidRPr="00571319" w:rsidDel="00B407F0">
          <w:rPr>
            <w:rFonts w:ascii="Cambria" w:hAnsi="Cambria"/>
            <w:i/>
            <w:iCs/>
            <w:sz w:val="28"/>
            <w:szCs w:val="28"/>
          </w:rPr>
          <w:delText>Armchair</w:delText>
        </w:r>
      </w:del>
      <w:del w:id="17068" w:author="Claire S" w:date="2026-07-29T13:20:00Z" w16du:dateUtc="2026-07-29T12:20:00Z">
        <w:r w:rsidR="00571319" w:rsidRPr="00571319">
          <w:rPr>
            <w:rFonts w:ascii="Cambria" w:hAnsi="Cambria"/>
            <w:i/>
            <w:iCs/>
            <w:sz w:val="28"/>
            <w:szCs w:val="28"/>
          </w:rPr>
          <w:delText xml:space="preserve"> </w:delText>
        </w:r>
        <w:commentRangeStart w:id="17069"/>
        <w:r w:rsidR="00AA17C2">
          <w:rPr>
            <w:rFonts w:ascii="Cambria" w:hAnsi="Cambria"/>
            <w:i/>
            <w:iCs/>
            <w:sz w:val="28"/>
            <w:szCs w:val="28"/>
          </w:rPr>
          <w:delText>F</w:delText>
        </w:r>
        <w:r w:rsidR="00A56197">
          <w:rPr>
            <w:rFonts w:ascii="Cambria" w:hAnsi="Cambria"/>
            <w:i/>
            <w:iCs/>
            <w:sz w:val="28"/>
            <w:szCs w:val="28"/>
          </w:rPr>
          <w:delText>eds</w:delText>
        </w:r>
      </w:del>
      <w:commentRangeEnd w:id="17069"/>
      <w:r w:rsidR="002A0C99">
        <w:rPr>
          <w:rStyle w:val="CommentReference"/>
          <w:rFonts w:ascii="Cambria" w:hAnsi="Cambria"/>
          <w:sz w:val="28"/>
          <w:szCs w:val="28"/>
        </w:rPr>
        <w:commentReference w:id="17069"/>
      </w:r>
      <w:r w:rsidR="00571319">
        <w:rPr>
          <w:rFonts w:ascii="Cambria" w:hAnsi="Cambria"/>
          <w:sz w:val="28"/>
          <w:szCs w:val="28"/>
        </w:rPr>
        <w:t xml:space="preserve"> </w:t>
      </w:r>
      <w:del w:id="17070" w:author="Claire S" w:date="2026-08-04T13:09:00Z" w16du:dateUtc="2026-08-04T12:09:00Z">
        <w:r w:rsidR="00571319" w:rsidDel="001F2B57">
          <w:rPr>
            <w:rFonts w:ascii="Cambria" w:hAnsi="Cambria"/>
            <w:sz w:val="28"/>
            <w:szCs w:val="28"/>
          </w:rPr>
          <w:delText xml:space="preserve">written </w:delText>
        </w:r>
      </w:del>
      <w:ins w:id="17071" w:author="Claire S" w:date="2026-08-04T13:09:00Z" w16du:dateUtc="2026-08-04T12:09:00Z">
        <w:r w:rsidR="001F2B57">
          <w:rPr>
            <w:rFonts w:ascii="Cambria" w:hAnsi="Cambria"/>
            <w:sz w:val="28"/>
            <w:szCs w:val="28"/>
          </w:rPr>
          <w:t xml:space="preserve">printed </w:t>
        </w:r>
      </w:ins>
      <w:r w:rsidR="00571319">
        <w:rPr>
          <w:rFonts w:ascii="Cambria" w:hAnsi="Cambria"/>
          <w:sz w:val="28"/>
          <w:szCs w:val="28"/>
        </w:rPr>
        <w:t>on it,</w:t>
      </w:r>
      <w:r>
        <w:rPr>
          <w:rFonts w:ascii="Cambria" w:hAnsi="Cambria"/>
          <w:sz w:val="28"/>
          <w:szCs w:val="28"/>
        </w:rPr>
        <w:t xml:space="preserve"> and standing on a busy London high street. </w:t>
      </w:r>
      <w:r w:rsidRPr="007D07AD">
        <w:rPr>
          <w:rFonts w:ascii="Cambria" w:hAnsi="Cambria"/>
          <w:i/>
          <w:sz w:val="28"/>
          <w:szCs w:val="28"/>
        </w:rPr>
        <w:t xml:space="preserve">‘And I’m </w:t>
      </w:r>
      <w:del w:id="17072" w:author="Daisy Watt" w:date="2026-06-23T11:34:00Z" w16du:dateUtc="2026-06-23T09:34:00Z">
        <w:r w:rsidRPr="007D07AD">
          <w:rPr>
            <w:rFonts w:ascii="Cambria" w:hAnsi="Cambria"/>
            <w:i/>
            <w:sz w:val="28"/>
            <w:szCs w:val="28"/>
          </w:rPr>
          <w:delText xml:space="preserve">standing </w:delText>
        </w:r>
      </w:del>
      <w:r w:rsidRPr="007D07AD">
        <w:rPr>
          <w:rFonts w:ascii="Cambria" w:hAnsi="Cambria"/>
          <w:i/>
          <w:sz w:val="28"/>
          <w:szCs w:val="28"/>
        </w:rPr>
        <w:t>outside their flat</w:t>
      </w:r>
      <w:ins w:id="17073" w:author="Daisy Watt" w:date="2026-06-22T22:28:00Z" w16du:dateUtc="2026-06-22T20:28:00Z">
        <w:r w:rsidR="002526FF">
          <w:rPr>
            <w:rFonts w:ascii="Cambria" w:hAnsi="Cambria"/>
            <w:i/>
            <w:sz w:val="28"/>
            <w:szCs w:val="28"/>
          </w:rPr>
          <w:t xml:space="preserve">, </w:t>
        </w:r>
      </w:ins>
      <w:del w:id="17074" w:author="Daisy Watt" w:date="2026-06-22T22:28:00Z" w16du:dateUtc="2026-06-22T20:28:00Z">
        <w:r w:rsidRPr="007D07AD">
          <w:rPr>
            <w:rFonts w:ascii="Cambria" w:hAnsi="Cambria"/>
            <w:i/>
            <w:sz w:val="28"/>
            <w:szCs w:val="28"/>
          </w:rPr>
          <w:delText xml:space="preserve"> </w:delText>
        </w:r>
      </w:del>
      <w:r w:rsidRPr="007D07AD">
        <w:rPr>
          <w:rFonts w:ascii="Cambria" w:hAnsi="Cambria"/>
          <w:i/>
          <w:sz w:val="28"/>
          <w:szCs w:val="28"/>
        </w:rPr>
        <w:t>now.</w:t>
      </w:r>
      <w:r>
        <w:rPr>
          <w:rFonts w:ascii="Cambria" w:hAnsi="Cambria"/>
          <w:sz w:val="28"/>
          <w:szCs w:val="28"/>
        </w:rPr>
        <w:t>’ She gestured at a</w:t>
      </w:r>
      <w:r w:rsidR="006D6B39">
        <w:rPr>
          <w:rFonts w:ascii="Cambria" w:hAnsi="Cambria"/>
          <w:sz w:val="28"/>
          <w:szCs w:val="28"/>
        </w:rPr>
        <w:t xml:space="preserve"> grey</w:t>
      </w:r>
      <w:r>
        <w:rPr>
          <w:rFonts w:ascii="Cambria" w:hAnsi="Cambria"/>
          <w:sz w:val="28"/>
          <w:szCs w:val="28"/>
        </w:rPr>
        <w:t xml:space="preserve"> </w:t>
      </w:r>
      <w:del w:id="17075" w:author="Claire S" w:date="2026-06-04T17:06:00Z" w16du:dateUtc="2026-06-04T16:06:00Z">
        <w:r>
          <w:rPr>
            <w:rFonts w:ascii="Cambria" w:hAnsi="Cambria"/>
            <w:sz w:val="28"/>
            <w:szCs w:val="28"/>
          </w:rPr>
          <w:delText>high-rise</w:delText>
        </w:r>
      </w:del>
      <w:ins w:id="17076" w:author="Claire S" w:date="2026-06-04T17:06:00Z" w16du:dateUtc="2026-06-04T16:06:00Z">
        <w:r w:rsidR="0009414E">
          <w:rPr>
            <w:rFonts w:ascii="Cambria" w:hAnsi="Cambria"/>
            <w:sz w:val="28"/>
            <w:szCs w:val="28"/>
          </w:rPr>
          <w:t>ten-storey</w:t>
        </w:r>
      </w:ins>
      <w:r w:rsidR="006D6B39">
        <w:rPr>
          <w:rFonts w:ascii="Cambria" w:hAnsi="Cambria"/>
          <w:sz w:val="28"/>
          <w:szCs w:val="28"/>
        </w:rPr>
        <w:t xml:space="preserve"> building</w:t>
      </w:r>
      <w:del w:id="17077" w:author="Claire S" w:date="2026-08-04T13:09:00Z" w16du:dateUtc="2026-08-04T12:09:00Z">
        <w:r w:rsidDel="001F2B57">
          <w:rPr>
            <w:rFonts w:ascii="Cambria" w:hAnsi="Cambria"/>
            <w:sz w:val="28"/>
            <w:szCs w:val="28"/>
          </w:rPr>
          <w:delText xml:space="preserve"> behind her</w:delText>
        </w:r>
      </w:del>
      <w:r>
        <w:rPr>
          <w:rFonts w:ascii="Cambria" w:hAnsi="Cambria"/>
          <w:sz w:val="28"/>
          <w:szCs w:val="28"/>
        </w:rPr>
        <w:t>. ‘</w:t>
      </w:r>
      <w:r w:rsidRPr="007D07AD">
        <w:rPr>
          <w:rFonts w:ascii="Cambria" w:hAnsi="Cambria"/>
          <w:i/>
          <w:sz w:val="28"/>
          <w:szCs w:val="28"/>
        </w:rPr>
        <w:t xml:space="preserve">We know that Violet left here around about </w:t>
      </w:r>
      <w:r w:rsidR="006D6B39">
        <w:rPr>
          <w:rFonts w:ascii="Cambria" w:hAnsi="Cambria"/>
          <w:i/>
          <w:sz w:val="28"/>
          <w:szCs w:val="28"/>
        </w:rPr>
        <w:t>one</w:t>
      </w:r>
      <w:r w:rsidRPr="007D07AD">
        <w:rPr>
          <w:rFonts w:ascii="Cambria" w:hAnsi="Cambria"/>
          <w:i/>
          <w:sz w:val="28"/>
          <w:szCs w:val="28"/>
        </w:rPr>
        <w:t xml:space="preserve"> on the Sunday afternoon, with only the clothes she stood up in</w:t>
      </w:r>
      <w:r>
        <w:rPr>
          <w:rFonts w:ascii="Cambria" w:hAnsi="Cambria"/>
          <w:sz w:val="28"/>
          <w:szCs w:val="28"/>
        </w:rPr>
        <w:t>,’ (God, how stupidly dramatic, Clara thought sourly) ‘</w:t>
      </w:r>
      <w:r w:rsidRPr="007D07AD">
        <w:rPr>
          <w:rFonts w:ascii="Cambria" w:hAnsi="Cambria"/>
          <w:i/>
          <w:sz w:val="28"/>
          <w:szCs w:val="28"/>
        </w:rPr>
        <w:t>and she was last seen by</w:t>
      </w:r>
      <w:ins w:id="17078" w:author="Claire S" w:date="2026-05-22T15:21:00Z" w16du:dateUtc="2026-05-22T14:21:00Z">
        <w:r w:rsidR="009F0156">
          <w:rPr>
            <w:rFonts w:ascii="Cambria" w:hAnsi="Cambria"/>
            <w:i/>
            <w:sz w:val="28"/>
            <w:szCs w:val="28"/>
          </w:rPr>
          <w:t xml:space="preserve"> </w:t>
        </w:r>
      </w:ins>
      <w:del w:id="17079" w:author="Claire S" w:date="2026-05-22T15:21:00Z" w16du:dateUtc="2026-05-22T14:21:00Z">
        <w:r w:rsidRPr="007D07AD" w:rsidDel="009F0156">
          <w:rPr>
            <w:rFonts w:ascii="Cambria" w:hAnsi="Cambria"/>
            <w:i/>
            <w:sz w:val="28"/>
            <w:szCs w:val="28"/>
          </w:rPr>
          <w:delText xml:space="preserve"> </w:delText>
        </w:r>
      </w:del>
      <w:r w:rsidRPr="007D07AD">
        <w:rPr>
          <w:rFonts w:ascii="Cambria" w:hAnsi="Cambria"/>
          <w:i/>
          <w:sz w:val="28"/>
          <w:szCs w:val="28"/>
        </w:rPr>
        <w:t xml:space="preserve">the </w:t>
      </w:r>
      <w:r w:rsidR="007D07AD">
        <w:rPr>
          <w:rFonts w:ascii="Cambria" w:hAnsi="Cambria"/>
          <w:i/>
          <w:iCs/>
          <w:sz w:val="28"/>
          <w:szCs w:val="28"/>
        </w:rPr>
        <w:t>newsagent</w:t>
      </w:r>
      <w:r w:rsidRPr="007D07AD">
        <w:rPr>
          <w:rFonts w:ascii="Cambria" w:hAnsi="Cambria"/>
          <w:i/>
          <w:sz w:val="28"/>
          <w:szCs w:val="28"/>
        </w:rPr>
        <w:t xml:space="preserve"> owner here,</w:t>
      </w:r>
      <w:r w:rsidR="007D07AD">
        <w:rPr>
          <w:rFonts w:ascii="Cambria" w:hAnsi="Cambria"/>
          <w:i/>
          <w:iCs/>
          <w:sz w:val="28"/>
          <w:szCs w:val="28"/>
        </w:rPr>
        <w:t xml:space="preserve">’ </w:t>
      </w:r>
      <w:r w:rsidR="007D07AD" w:rsidRPr="00571319">
        <w:rPr>
          <w:rFonts w:ascii="Cambria" w:hAnsi="Cambria"/>
          <w:sz w:val="28"/>
          <w:szCs w:val="28"/>
        </w:rPr>
        <w:t>she swung an arm be</w:t>
      </w:r>
      <w:r w:rsidR="00571319">
        <w:rPr>
          <w:rFonts w:ascii="Cambria" w:hAnsi="Cambria"/>
          <w:sz w:val="28"/>
          <w:szCs w:val="28"/>
        </w:rPr>
        <w:t>hind her, ‘</w:t>
      </w:r>
      <w:r w:rsidRPr="007D07AD">
        <w:rPr>
          <w:rFonts w:ascii="Cambria" w:hAnsi="Cambria"/>
          <w:i/>
          <w:sz w:val="28"/>
          <w:szCs w:val="28"/>
        </w:rPr>
        <w:t>heading towards the tube</w:t>
      </w:r>
      <w:r>
        <w:rPr>
          <w:rFonts w:ascii="Cambria" w:hAnsi="Cambria"/>
          <w:sz w:val="28"/>
          <w:szCs w:val="28"/>
        </w:rPr>
        <w:t>.’</w:t>
      </w:r>
    </w:p>
    <w:p w14:paraId="77876505" w14:textId="5852AFC5" w:rsidR="007F7742" w:rsidRDefault="007F7742" w:rsidP="007F7742">
      <w:pPr>
        <w:spacing w:line="360" w:lineRule="auto"/>
        <w:ind w:firstLine="720"/>
        <w:contextualSpacing/>
        <w:rPr>
          <w:rFonts w:ascii="Cambria" w:hAnsi="Cambria"/>
          <w:sz w:val="28"/>
          <w:szCs w:val="28"/>
        </w:rPr>
      </w:pPr>
      <w:r>
        <w:rPr>
          <w:rFonts w:ascii="Cambria" w:hAnsi="Cambria"/>
          <w:sz w:val="28"/>
          <w:szCs w:val="28"/>
        </w:rPr>
        <w:t>Now</w:t>
      </w:r>
      <w:ins w:id="17080" w:author="Daisy Watt" w:date="2026-06-23T11:34:00Z" w16du:dateUtc="2026-06-23T09:34:00Z">
        <w:r w:rsidR="002A0C99">
          <w:rPr>
            <w:rFonts w:ascii="Cambria" w:hAnsi="Cambria"/>
            <w:sz w:val="28"/>
            <w:szCs w:val="28"/>
          </w:rPr>
          <w:t>,</w:t>
        </w:r>
      </w:ins>
      <w:r>
        <w:rPr>
          <w:rFonts w:ascii="Cambria" w:hAnsi="Cambria"/>
          <w:sz w:val="28"/>
          <w:szCs w:val="28"/>
        </w:rPr>
        <w:t xml:space="preserve"> a brightly-coloured graphic of a route from Violet’s flat in Kilburn to the tube</w:t>
      </w:r>
      <w:ins w:id="17081" w:author="Claire S" w:date="2026-06-04T17:06:00Z" w16du:dateUtc="2026-06-04T16:06:00Z">
        <w:del w:id="17082" w:author="Daisy Watt" w:date="2026-06-22T22:29:00Z" w16du:dateUtc="2026-06-22T20:29:00Z">
          <w:r w:rsidR="0009414E">
            <w:rPr>
              <w:rFonts w:ascii="Cambria" w:hAnsi="Cambria"/>
              <w:sz w:val="28"/>
              <w:szCs w:val="28"/>
            </w:rPr>
            <w:delText>-</w:delText>
          </w:r>
        </w:del>
      </w:ins>
      <w:ins w:id="17083" w:author="Daisy Watt" w:date="2026-06-22T22:29:00Z" w16du:dateUtc="2026-06-22T20:29:00Z">
        <w:r w:rsidR="00FF3EFB">
          <w:rPr>
            <w:rFonts w:ascii="Cambria" w:hAnsi="Cambria"/>
            <w:sz w:val="28"/>
            <w:szCs w:val="28"/>
          </w:rPr>
          <w:t xml:space="preserve"> </w:t>
        </w:r>
      </w:ins>
      <w:ins w:id="17084" w:author="Claire S" w:date="2026-06-04T17:06:00Z" w16du:dateUtc="2026-06-04T16:06:00Z">
        <w:r w:rsidR="0009414E">
          <w:rPr>
            <w:rFonts w:ascii="Cambria" w:hAnsi="Cambria"/>
            <w:sz w:val="28"/>
            <w:szCs w:val="28"/>
          </w:rPr>
          <w:t>station</w:t>
        </w:r>
      </w:ins>
      <w:r>
        <w:rPr>
          <w:rFonts w:ascii="Cambria" w:hAnsi="Cambria"/>
          <w:sz w:val="28"/>
          <w:szCs w:val="28"/>
        </w:rPr>
        <w:t xml:space="preserve"> </w:t>
      </w:r>
      <w:r w:rsidR="00571319">
        <w:rPr>
          <w:rFonts w:ascii="Cambria" w:hAnsi="Cambria"/>
          <w:sz w:val="28"/>
          <w:szCs w:val="28"/>
        </w:rPr>
        <w:t>filled</w:t>
      </w:r>
      <w:r>
        <w:rPr>
          <w:rFonts w:ascii="Cambria" w:hAnsi="Cambria"/>
          <w:sz w:val="28"/>
          <w:szCs w:val="28"/>
        </w:rPr>
        <w:t xml:space="preserve"> the screen, with a tiny moving avatar of Violet.</w:t>
      </w:r>
    </w:p>
    <w:p w14:paraId="203B7511" w14:textId="1506DB67" w:rsidR="007F7742" w:rsidRDefault="007F7742" w:rsidP="007F7742">
      <w:pPr>
        <w:spacing w:line="360" w:lineRule="auto"/>
        <w:ind w:firstLine="720"/>
        <w:contextualSpacing/>
        <w:rPr>
          <w:rFonts w:ascii="Cambria" w:hAnsi="Cambria"/>
          <w:sz w:val="28"/>
          <w:szCs w:val="28"/>
        </w:rPr>
      </w:pPr>
      <w:r>
        <w:rPr>
          <w:rFonts w:ascii="Cambria" w:hAnsi="Cambria"/>
          <w:sz w:val="28"/>
          <w:szCs w:val="28"/>
        </w:rPr>
        <w:t>‘</w:t>
      </w:r>
      <w:r w:rsidRPr="00571319">
        <w:rPr>
          <w:rFonts w:ascii="Cambria" w:hAnsi="Cambria"/>
          <w:i/>
          <w:sz w:val="28"/>
          <w:szCs w:val="28"/>
        </w:rPr>
        <w:t>The real worry is</w:t>
      </w:r>
      <w:ins w:id="17085" w:author="Daisy Watt" w:date="2026-06-23T11:34:00Z" w16du:dateUtc="2026-06-23T09:34:00Z">
        <w:r w:rsidR="002A0C99">
          <w:rPr>
            <w:rFonts w:ascii="Cambria" w:hAnsi="Cambria"/>
            <w:sz w:val="28"/>
            <w:szCs w:val="28"/>
          </w:rPr>
          <w:t>—</w:t>
        </w:r>
      </w:ins>
      <w:del w:id="17086" w:author="Daisy Watt" w:date="2026-06-23T11:34:00Z" w16du:dateUtc="2026-06-23T09:34:00Z">
        <w:r w:rsidR="00D01AFB">
          <w:rPr>
            <w:rFonts w:ascii="Cambria" w:hAnsi="Cambria"/>
            <w:sz w:val="28"/>
            <w:szCs w:val="28"/>
          </w:rPr>
          <w:delText xml:space="preserve"> -</w:delText>
        </w:r>
      </w:del>
      <w:r>
        <w:rPr>
          <w:rFonts w:ascii="Cambria" w:hAnsi="Cambria"/>
          <w:sz w:val="28"/>
          <w:szCs w:val="28"/>
        </w:rPr>
        <w:t xml:space="preserve">’ the camera </w:t>
      </w:r>
      <w:del w:id="17087" w:author="Daisy Watt" w:date="2026-06-23T11:35:00Z" w16du:dateUtc="2026-06-23T09:35:00Z">
        <w:r>
          <w:rPr>
            <w:rFonts w:ascii="Cambria" w:hAnsi="Cambria"/>
            <w:sz w:val="28"/>
            <w:szCs w:val="28"/>
          </w:rPr>
          <w:delText>crashed into</w:delText>
        </w:r>
      </w:del>
      <w:ins w:id="17088" w:author="Daisy Watt" w:date="2026-06-23T11:35:00Z" w16du:dateUtc="2026-06-23T09:35:00Z">
        <w:r w:rsidR="002A0C99">
          <w:rPr>
            <w:rFonts w:ascii="Cambria" w:hAnsi="Cambria"/>
            <w:sz w:val="28"/>
            <w:szCs w:val="28"/>
          </w:rPr>
          <w:t>zoomed in on</w:t>
        </w:r>
      </w:ins>
      <w:r>
        <w:rPr>
          <w:rFonts w:ascii="Cambria" w:hAnsi="Cambria"/>
          <w:sz w:val="28"/>
          <w:szCs w:val="28"/>
        </w:rPr>
        <w:t xml:space="preserve"> Fleur the presenter’s concerned </w:t>
      </w:r>
      <w:del w:id="17089" w:author="Daisy Watt" w:date="2026-06-23T11:35:00Z" w16du:dateUtc="2026-06-23T09:35:00Z">
        <w:r>
          <w:rPr>
            <w:rFonts w:ascii="Cambria" w:hAnsi="Cambria"/>
            <w:sz w:val="28"/>
            <w:szCs w:val="28"/>
          </w:rPr>
          <w:delText>-</w:delText>
        </w:r>
      </w:del>
      <w:ins w:id="17090" w:author="Daisy Watt" w:date="2026-06-23T11:35:00Z" w16du:dateUtc="2026-06-23T09:35:00Z">
        <w:r w:rsidR="002A0C99">
          <w:rPr>
            <w:rFonts w:ascii="Cambria" w:hAnsi="Cambria"/>
            <w:sz w:val="28"/>
            <w:szCs w:val="28"/>
          </w:rPr>
          <w:t>–</w:t>
        </w:r>
      </w:ins>
      <w:r>
        <w:rPr>
          <w:rFonts w:ascii="Cambria" w:hAnsi="Cambria"/>
          <w:sz w:val="28"/>
          <w:szCs w:val="28"/>
        </w:rPr>
        <w:t xml:space="preserve"> if also thrilled </w:t>
      </w:r>
      <w:del w:id="17091" w:author="Daisy Watt" w:date="2026-06-23T11:35:00Z" w16du:dateUtc="2026-06-23T09:35:00Z">
        <w:r>
          <w:rPr>
            <w:rFonts w:ascii="Cambria" w:hAnsi="Cambria"/>
            <w:sz w:val="28"/>
            <w:szCs w:val="28"/>
          </w:rPr>
          <w:delText>-</w:delText>
        </w:r>
      </w:del>
      <w:ins w:id="17092" w:author="Daisy Watt" w:date="2026-06-23T11:35:00Z" w16du:dateUtc="2026-06-23T09:35:00Z">
        <w:r w:rsidR="002A0C99">
          <w:rPr>
            <w:rFonts w:ascii="Cambria" w:hAnsi="Cambria"/>
            <w:sz w:val="28"/>
            <w:szCs w:val="28"/>
          </w:rPr>
          <w:t>–</w:t>
        </w:r>
      </w:ins>
      <w:r>
        <w:rPr>
          <w:rFonts w:ascii="Cambria" w:hAnsi="Cambria"/>
          <w:sz w:val="28"/>
          <w:szCs w:val="28"/>
        </w:rPr>
        <w:t xml:space="preserve"> face, ‘</w:t>
      </w:r>
      <w:ins w:id="17093" w:author="Daisy Watt" w:date="2026-06-23T11:35:00Z" w16du:dateUtc="2026-06-23T09:35:00Z">
        <w:r w:rsidR="002A0C99">
          <w:rPr>
            <w:rFonts w:ascii="Cambria" w:hAnsi="Cambria"/>
            <w:sz w:val="28"/>
            <w:szCs w:val="28"/>
          </w:rPr>
          <w:t>—</w:t>
        </w:r>
      </w:ins>
      <w:r w:rsidRPr="00571319">
        <w:rPr>
          <w:rFonts w:ascii="Cambria" w:hAnsi="Cambria"/>
          <w:i/>
          <w:sz w:val="28"/>
          <w:szCs w:val="28"/>
        </w:rPr>
        <w:t>she’s not been seen since</w:t>
      </w:r>
      <w:r>
        <w:rPr>
          <w:rFonts w:ascii="Cambria" w:hAnsi="Cambria"/>
          <w:sz w:val="28"/>
          <w:szCs w:val="28"/>
        </w:rPr>
        <w:t>!’</w:t>
      </w:r>
    </w:p>
    <w:p w14:paraId="755824CD" w14:textId="3FCD18CC" w:rsidR="00A56197" w:rsidDel="00096BE7" w:rsidRDefault="007F7742" w:rsidP="00222613">
      <w:pPr>
        <w:spacing w:line="360" w:lineRule="auto"/>
        <w:ind w:firstLine="720"/>
        <w:contextualSpacing/>
        <w:rPr>
          <w:del w:id="17094" w:author="Claire S" w:date="2026-06-05T08:59:00Z" w16du:dateUtc="2026-06-05T07:59:00Z"/>
          <w:rFonts w:ascii="Cambria" w:hAnsi="Cambria"/>
          <w:sz w:val="28"/>
          <w:szCs w:val="28"/>
        </w:rPr>
      </w:pPr>
      <w:commentRangeStart w:id="17095"/>
      <w:del w:id="17096" w:author="Claire S" w:date="2026-06-05T08:59:00Z" w16du:dateUtc="2026-06-05T07:59:00Z">
        <w:r w:rsidDel="00096BE7">
          <w:rPr>
            <w:rFonts w:ascii="Cambria" w:hAnsi="Cambria"/>
            <w:sz w:val="28"/>
            <w:szCs w:val="28"/>
          </w:rPr>
          <w:delText xml:space="preserve">Clara’s belly clutched.  </w:delText>
        </w:r>
      </w:del>
      <w:del w:id="17097" w:author="Claire S" w:date="2026-05-21T15:35:00Z" w16du:dateUtc="2026-05-21T14:35:00Z">
        <w:r w:rsidDel="006F54D0">
          <w:rPr>
            <w:rFonts w:ascii="Cambria" w:hAnsi="Cambria"/>
            <w:sz w:val="28"/>
            <w:szCs w:val="28"/>
          </w:rPr>
          <w:delText>W</w:delText>
        </w:r>
      </w:del>
      <w:del w:id="17098" w:author="Claire S" w:date="2026-06-05T08:59:00Z" w16du:dateUtc="2026-06-05T07:59:00Z">
        <w:r w:rsidDel="00096BE7">
          <w:rPr>
            <w:rFonts w:ascii="Cambria" w:hAnsi="Cambria"/>
            <w:sz w:val="28"/>
            <w:szCs w:val="28"/>
          </w:rPr>
          <w:delText xml:space="preserve">as she really the only person who knew Violet was last seen in Sussex? </w:delText>
        </w:r>
      </w:del>
    </w:p>
    <w:p w14:paraId="2406D795" w14:textId="1620F022" w:rsidR="007F7742" w:rsidDel="00B804B6" w:rsidRDefault="004B15E5" w:rsidP="007F7742">
      <w:pPr>
        <w:spacing w:line="360" w:lineRule="auto"/>
        <w:ind w:firstLine="720"/>
        <w:contextualSpacing/>
        <w:rPr>
          <w:del w:id="17099" w:author="Claire S" w:date="2026-05-21T15:35:00Z" w16du:dateUtc="2026-05-21T14:35:00Z"/>
          <w:rFonts w:ascii="Cambria" w:hAnsi="Cambria"/>
          <w:sz w:val="28"/>
          <w:szCs w:val="28"/>
        </w:rPr>
      </w:pPr>
      <w:ins w:id="17100" w:author="Claire S" w:date="2026-07-29T16:01:00Z" w16du:dateUtc="2026-07-29T15:01:00Z">
        <w:r>
          <w:rPr>
            <w:rFonts w:ascii="Cambria" w:hAnsi="Cambria"/>
            <w:sz w:val="28"/>
            <w:szCs w:val="28"/>
          </w:rPr>
          <w:t xml:space="preserve">It felt </w:t>
        </w:r>
      </w:ins>
      <w:ins w:id="17101" w:author="Claire S" w:date="2026-07-29T16:14:00Z" w16du:dateUtc="2026-07-29T15:14:00Z">
        <w:r w:rsidR="00C32C29">
          <w:rPr>
            <w:rFonts w:ascii="Cambria" w:hAnsi="Cambria"/>
            <w:sz w:val="28"/>
            <w:szCs w:val="28"/>
          </w:rPr>
          <w:t xml:space="preserve">so horribly </w:t>
        </w:r>
      </w:ins>
      <w:ins w:id="17102" w:author="Claire S" w:date="2026-07-29T16:01:00Z" w16du:dateUtc="2026-07-29T15:01:00Z">
        <w:r>
          <w:rPr>
            <w:rFonts w:ascii="Cambria" w:hAnsi="Cambria"/>
            <w:sz w:val="28"/>
            <w:szCs w:val="28"/>
          </w:rPr>
          <w:t>inappropriate</w:t>
        </w:r>
      </w:ins>
      <w:ins w:id="17103" w:author="Claire S" w:date="2026-07-29T16:28:00Z" w16du:dateUtc="2026-07-29T15:28:00Z">
        <w:r w:rsidR="00242ADE">
          <w:rPr>
            <w:rFonts w:ascii="Cambria" w:hAnsi="Cambria"/>
            <w:sz w:val="28"/>
            <w:szCs w:val="28"/>
          </w:rPr>
          <w:t>,</w:t>
        </w:r>
      </w:ins>
      <w:ins w:id="17104" w:author="Claire S" w:date="2026-07-29T16:14:00Z" w16du:dateUtc="2026-07-29T15:14:00Z">
        <w:r w:rsidR="00C32C29">
          <w:rPr>
            <w:rFonts w:ascii="Cambria" w:hAnsi="Cambria"/>
            <w:sz w:val="28"/>
            <w:szCs w:val="28"/>
          </w:rPr>
          <w:t xml:space="preserve"> given everything that </w:t>
        </w:r>
      </w:ins>
      <w:ins w:id="17105" w:author="Claire S" w:date="2026-07-29T16:15:00Z" w16du:dateUtc="2026-07-29T15:15:00Z">
        <w:r w:rsidR="00FE2DBA">
          <w:rPr>
            <w:rFonts w:ascii="Cambria" w:hAnsi="Cambria"/>
            <w:sz w:val="28"/>
            <w:szCs w:val="28"/>
          </w:rPr>
          <w:t>she knew and had just been told about Violet’s death</w:t>
        </w:r>
      </w:ins>
      <w:ins w:id="17106" w:author="Claire S" w:date="2026-06-05T08:59:00Z" w16du:dateUtc="2026-06-05T07:59:00Z">
        <w:r w:rsidR="00096BE7">
          <w:rPr>
            <w:rFonts w:ascii="Cambria" w:hAnsi="Cambria"/>
            <w:sz w:val="28"/>
            <w:szCs w:val="28"/>
          </w:rPr>
          <w:t>.</w:t>
        </w:r>
      </w:ins>
      <w:ins w:id="17107" w:author="Claire S" w:date="2026-07-29T16:25:00Z" w16du:dateUtc="2026-07-29T15:25:00Z">
        <w:r w:rsidR="00265165">
          <w:rPr>
            <w:rFonts w:ascii="Cambria" w:hAnsi="Cambria"/>
            <w:sz w:val="28"/>
            <w:szCs w:val="28"/>
          </w:rPr>
          <w:t xml:space="preserve"> Absently</w:t>
        </w:r>
      </w:ins>
      <w:ins w:id="17108" w:author="Claire S" w:date="2026-07-30T08:19:00Z" w16du:dateUtc="2026-07-30T07:19:00Z">
        <w:r w:rsidR="0072399A">
          <w:rPr>
            <w:rFonts w:ascii="Cambria" w:hAnsi="Cambria"/>
            <w:sz w:val="28"/>
            <w:szCs w:val="28"/>
          </w:rPr>
          <w:t>,</w:t>
        </w:r>
      </w:ins>
      <w:ins w:id="17109" w:author="Claire S" w:date="2026-07-29T16:25:00Z" w16du:dateUtc="2026-07-29T15:25:00Z">
        <w:r w:rsidR="00265165">
          <w:rPr>
            <w:rFonts w:ascii="Cambria" w:hAnsi="Cambria"/>
            <w:sz w:val="28"/>
            <w:szCs w:val="28"/>
          </w:rPr>
          <w:t xml:space="preserve"> she scanned the </w:t>
        </w:r>
      </w:ins>
      <w:ins w:id="17110" w:author="Claire S" w:date="2026-07-30T08:19:00Z" w16du:dateUtc="2026-07-30T07:19:00Z">
        <w:r w:rsidR="0072399A">
          <w:rPr>
            <w:rFonts w:ascii="Cambria" w:hAnsi="Cambria"/>
            <w:sz w:val="28"/>
            <w:szCs w:val="28"/>
          </w:rPr>
          <w:t xml:space="preserve">inane </w:t>
        </w:r>
      </w:ins>
      <w:ins w:id="17111" w:author="Claire S" w:date="2026-07-29T16:26:00Z" w16du:dateUtc="2026-07-29T15:26:00Z">
        <w:r w:rsidR="005A0845">
          <w:rPr>
            <w:rFonts w:ascii="Cambria" w:hAnsi="Cambria"/>
            <w:sz w:val="28"/>
            <w:szCs w:val="28"/>
          </w:rPr>
          <w:t xml:space="preserve">comments in the sidebar </w:t>
        </w:r>
        <w:r w:rsidR="00D07C43">
          <w:rPr>
            <w:rFonts w:ascii="Cambria" w:hAnsi="Cambria"/>
            <w:sz w:val="28"/>
            <w:szCs w:val="28"/>
          </w:rPr>
          <w:t xml:space="preserve">until </w:t>
        </w:r>
      </w:ins>
      <w:ins w:id="17112" w:author="Claire S" w:date="2026-07-30T08:19:00Z" w16du:dateUtc="2026-07-30T07:19:00Z">
        <w:r w:rsidR="0072399A">
          <w:rPr>
            <w:rFonts w:ascii="Cambria" w:hAnsi="Cambria"/>
            <w:sz w:val="28"/>
            <w:szCs w:val="28"/>
          </w:rPr>
          <w:t>one</w:t>
        </w:r>
      </w:ins>
      <w:ins w:id="17113" w:author="Claire S" w:date="2026-07-29T16:26:00Z" w16du:dateUtc="2026-07-29T15:26:00Z">
        <w:r w:rsidR="00D07C43">
          <w:rPr>
            <w:rFonts w:ascii="Cambria" w:hAnsi="Cambria"/>
            <w:sz w:val="28"/>
            <w:szCs w:val="28"/>
          </w:rPr>
          <w:t xml:space="preserve"> </w:t>
        </w:r>
      </w:ins>
      <w:ins w:id="17114" w:author="Claire S" w:date="2026-07-29T16:27:00Z" w16du:dateUtc="2026-07-29T15:27:00Z">
        <w:r w:rsidR="00B804B6">
          <w:rPr>
            <w:rFonts w:ascii="Cambria" w:hAnsi="Cambria"/>
            <w:sz w:val="28"/>
            <w:szCs w:val="28"/>
          </w:rPr>
          <w:t>message jumped out at her</w:t>
        </w:r>
      </w:ins>
      <w:ins w:id="17115" w:author="Claire S" w:date="2026-07-30T08:19:00Z" w16du:dateUtc="2026-07-30T07:19:00Z">
        <w:r w:rsidR="0072399A">
          <w:rPr>
            <w:rFonts w:ascii="Cambria" w:hAnsi="Cambria"/>
            <w:sz w:val="28"/>
            <w:szCs w:val="28"/>
          </w:rPr>
          <w:t>:</w:t>
        </w:r>
      </w:ins>
      <w:del w:id="17116" w:author="Claire S" w:date="2026-06-05T08:59:00Z" w16du:dateUtc="2026-06-05T07:59:00Z">
        <w:r w:rsidR="007F7742" w:rsidDel="00096BE7">
          <w:rPr>
            <w:rFonts w:ascii="Cambria" w:hAnsi="Cambria"/>
            <w:sz w:val="28"/>
            <w:szCs w:val="28"/>
          </w:rPr>
          <w:delText>No</w:delText>
        </w:r>
      </w:del>
      <w:del w:id="17117" w:author="Claire S" w:date="2026-05-22T15:22:00Z" w16du:dateUtc="2026-05-22T14:22:00Z">
        <w:r w:rsidR="007F7742" w:rsidDel="009F0156">
          <w:rPr>
            <w:rFonts w:ascii="Cambria" w:hAnsi="Cambria"/>
            <w:sz w:val="28"/>
            <w:szCs w:val="28"/>
          </w:rPr>
          <w:delText xml:space="preserve">! </w:delText>
        </w:r>
      </w:del>
      <w:del w:id="17118" w:author="Claire S" w:date="2026-06-05T08:59:00Z" w16du:dateUtc="2026-06-05T07:59:00Z">
        <w:r w:rsidR="00571319" w:rsidDel="00096BE7">
          <w:rPr>
            <w:rFonts w:ascii="Cambria" w:hAnsi="Cambria"/>
            <w:sz w:val="28"/>
            <w:szCs w:val="28"/>
          </w:rPr>
          <w:delText>T</w:delText>
        </w:r>
        <w:r w:rsidR="007F7742" w:rsidDel="00096BE7">
          <w:rPr>
            <w:rFonts w:ascii="Cambria" w:hAnsi="Cambria"/>
            <w:sz w:val="28"/>
            <w:szCs w:val="28"/>
          </w:rPr>
          <w:delText>he police knew</w:delText>
        </w:r>
      </w:del>
      <w:del w:id="17119" w:author="Claire S" w:date="2026-06-04T17:07:00Z" w16du:dateUtc="2026-06-04T16:07:00Z">
        <w:r w:rsidR="00571319">
          <w:rPr>
            <w:rFonts w:ascii="Cambria" w:hAnsi="Cambria"/>
            <w:sz w:val="28"/>
            <w:szCs w:val="28"/>
          </w:rPr>
          <w:delText xml:space="preserve"> didn’t they</w:delText>
        </w:r>
        <w:r w:rsidR="007F7742">
          <w:rPr>
            <w:rFonts w:ascii="Cambria" w:hAnsi="Cambria"/>
            <w:sz w:val="28"/>
            <w:szCs w:val="28"/>
          </w:rPr>
          <w:delText xml:space="preserve"> - </w:delText>
        </w:r>
        <w:r w:rsidR="007F7742" w:rsidRPr="00E00EF4">
          <w:rPr>
            <w:rFonts w:ascii="Cambria" w:hAnsi="Cambria"/>
            <w:i/>
            <w:iCs/>
            <w:sz w:val="28"/>
            <w:szCs w:val="28"/>
          </w:rPr>
          <w:delText>and</w:delText>
        </w:r>
        <w:r w:rsidR="007F7742">
          <w:rPr>
            <w:rFonts w:ascii="Cambria" w:hAnsi="Cambria"/>
            <w:sz w:val="28"/>
            <w:szCs w:val="28"/>
          </w:rPr>
          <w:delText xml:space="preserve"> she’d checked it out with grumpy DS Addo</w:delText>
        </w:r>
      </w:del>
      <w:del w:id="17120" w:author="Claire S" w:date="2026-06-05T08:59:00Z" w16du:dateUtc="2026-06-05T07:59:00Z">
        <w:r w:rsidR="007F7742" w:rsidDel="00096BE7">
          <w:rPr>
            <w:rFonts w:ascii="Cambria" w:hAnsi="Cambria"/>
            <w:sz w:val="28"/>
            <w:szCs w:val="28"/>
          </w:rPr>
          <w:delText xml:space="preserve">. </w:delText>
        </w:r>
      </w:del>
      <w:del w:id="17121" w:author="Claire S" w:date="2026-05-21T15:35:00Z" w16du:dateUtc="2026-05-21T14:35:00Z">
        <w:r w:rsidR="007F7742" w:rsidDel="006F54D0">
          <w:rPr>
            <w:rFonts w:ascii="Cambria" w:hAnsi="Cambria"/>
            <w:sz w:val="28"/>
            <w:szCs w:val="28"/>
          </w:rPr>
          <w:delText>They’d find Violet, soon - wouldn’t they? But more importantly, would she be alive?</w:delText>
        </w:r>
      </w:del>
    </w:p>
    <w:p w14:paraId="24A9AA94" w14:textId="3EC2F010" w:rsidR="00B804B6" w:rsidRDefault="00B804B6" w:rsidP="006F54D0">
      <w:pPr>
        <w:spacing w:line="360" w:lineRule="auto"/>
        <w:ind w:firstLine="720"/>
        <w:contextualSpacing/>
        <w:rPr>
          <w:ins w:id="17122" w:author="Claire S" w:date="2026-07-29T16:27:00Z" w16du:dateUtc="2026-07-29T15:27:00Z"/>
          <w:rFonts w:ascii="Cambria" w:hAnsi="Cambria"/>
          <w:sz w:val="28"/>
          <w:szCs w:val="28"/>
        </w:rPr>
      </w:pPr>
    </w:p>
    <w:p w14:paraId="7EAFBE5E" w14:textId="7D3633CF" w:rsidR="00975048" w:rsidRPr="00C7125E" w:rsidRDefault="00B804B6" w:rsidP="00B804B6">
      <w:pPr>
        <w:spacing w:line="360" w:lineRule="auto"/>
        <w:ind w:firstLine="720"/>
        <w:contextualSpacing/>
        <w:rPr>
          <w:ins w:id="17123" w:author="Claire S" w:date="2026-07-29T16:39:00Z" w16du:dateUtc="2026-07-29T15:39:00Z"/>
          <w:rFonts w:ascii="Cambria" w:hAnsi="Cambria"/>
          <w:b/>
          <w:bCs/>
          <w:sz w:val="28"/>
          <w:szCs w:val="28"/>
          <w:rPrChange w:id="17124" w:author="Claire S" w:date="2026-07-30T08:18:00Z" w16du:dateUtc="2026-07-30T07:18:00Z">
            <w:rPr>
              <w:ins w:id="17125" w:author="Claire S" w:date="2026-07-29T16:39:00Z" w16du:dateUtc="2026-07-29T15:39:00Z"/>
              <w:rFonts w:ascii="Cambria" w:hAnsi="Cambria"/>
              <w:sz w:val="28"/>
              <w:szCs w:val="28"/>
            </w:rPr>
          </w:rPrChange>
        </w:rPr>
      </w:pPr>
      <w:ins w:id="17126" w:author="Claire S" w:date="2026-07-29T16:27:00Z" w16du:dateUtc="2026-07-29T15:27:00Z">
        <w:r w:rsidRPr="00C7125E">
          <w:rPr>
            <w:rFonts w:ascii="Cambria" w:hAnsi="Cambria"/>
            <w:b/>
            <w:bCs/>
            <w:i/>
            <w:iCs/>
            <w:sz w:val="28"/>
            <w:szCs w:val="28"/>
            <w:rPrChange w:id="17127" w:author="Claire S" w:date="2026-07-30T08:18:00Z" w16du:dateUtc="2026-07-30T07:18:00Z">
              <w:rPr>
                <w:rFonts w:ascii="Cambria" w:hAnsi="Cambria"/>
                <w:sz w:val="28"/>
                <w:szCs w:val="28"/>
              </w:rPr>
            </w:rPrChange>
          </w:rPr>
          <w:t xml:space="preserve">Capitalist trash </w:t>
        </w:r>
      </w:ins>
      <w:ins w:id="17128" w:author="Claire S" w:date="2026-07-29T16:39:00Z" w16du:dateUtc="2026-07-29T15:39:00Z">
        <w:r w:rsidR="00975048" w:rsidRPr="00C7125E">
          <w:rPr>
            <mc:AlternateContent>
              <mc:Choice Requires="w16se">
                <w:rFonts w:ascii="Cambria" w:hAnsi="Cambria"/>
              </mc:Choice>
              <mc:Fallback>
                <w:rFonts w:ascii="Apple Color Emoji" w:eastAsia="Apple Color Emoji" w:hAnsi="Apple Color Emoji" w:cs="Apple Color Emoji"/>
              </mc:Fallback>
            </mc:AlternateContent>
            <w:b/>
            <w:bCs/>
            <w:i/>
            <w:iCs/>
            <w:sz w:val="28"/>
            <w:szCs w:val="28"/>
            <w:rPrChange w:id="17129" w:author="Claire S" w:date="2026-07-30T08:18:00Z" w16du:dateUtc="2026-07-30T07:18:00Z">
              <w:rPr>
                <mc:AlternateContent>
                  <mc:Choice Requires="w16se">
                    <w:rFonts w:ascii="Cambria" w:hAnsi="Cambria"/>
                  </mc:Choice>
                  <mc:Fallback>
                    <w:rFonts w:ascii="Apple Color Emoji" w:eastAsia="Apple Color Emoji" w:hAnsi="Apple Color Emoji" w:cs="Apple Color Emoji"/>
                  </mc:Fallback>
                </mc:AlternateContent>
                <w:i/>
                <w:iCs/>
                <w:sz w:val="28"/>
                <w:szCs w:val="28"/>
              </w:rPr>
            </w:rPrChange>
          </w:rPr>
          <mc:AlternateContent>
            <mc:Choice Requires="w16se">
              <w16se:symEx w16se:font="Apple Color Emoji" w16se:char="1F606"/>
            </mc:Choice>
            <mc:Fallback>
              <w:t>😆</w:t>
            </mc:Fallback>
          </mc:AlternateContent>
        </w:r>
      </w:ins>
      <w:ins w:id="17130" w:author="Claire S" w:date="2026-07-29T16:27:00Z" w16du:dateUtc="2026-07-29T15:27:00Z">
        <w:r w:rsidRPr="00C7125E">
          <w:rPr>
            <w:rFonts w:ascii="Cambria" w:hAnsi="Cambria"/>
            <w:b/>
            <w:bCs/>
            <w:i/>
            <w:iCs/>
            <w:sz w:val="28"/>
            <w:szCs w:val="28"/>
            <w:rPrChange w:id="17131" w:author="Claire S" w:date="2026-07-30T08:18:00Z" w16du:dateUtc="2026-07-30T07:18:00Z">
              <w:rPr>
                <w:rFonts w:ascii="Cambria" w:hAnsi="Cambria"/>
                <w:sz w:val="28"/>
                <w:szCs w:val="28"/>
              </w:rPr>
            </w:rPrChange>
          </w:rPr>
          <w:t>de</w:t>
        </w:r>
      </w:ins>
      <w:ins w:id="17132" w:author="Claire S" w:date="2026-07-29T16:28:00Z" w16du:dateUtc="2026-07-29T15:28:00Z">
        <w:r w:rsidRPr="00C7125E">
          <w:rPr>
            <w:rFonts w:ascii="Cambria" w:hAnsi="Cambria"/>
            <w:b/>
            <w:bCs/>
            <w:i/>
            <w:iCs/>
            <w:sz w:val="28"/>
            <w:szCs w:val="28"/>
            <w:rPrChange w:id="17133" w:author="Claire S" w:date="2026-07-30T08:18:00Z" w16du:dateUtc="2026-07-30T07:18:00Z">
              <w:rPr>
                <w:rFonts w:ascii="Cambria" w:hAnsi="Cambria"/>
                <w:sz w:val="28"/>
                <w:szCs w:val="28"/>
              </w:rPr>
            </w:rPrChange>
          </w:rPr>
          <w:t>serve every</w:t>
        </w:r>
        <w:r w:rsidRPr="00C7125E">
          <w:rPr>
            <w:rFonts w:ascii="Cambria" w:hAnsi="Cambria"/>
            <w:b/>
            <w:bCs/>
            <w:i/>
            <w:iCs/>
            <w:sz w:val="28"/>
            <w:szCs w:val="28"/>
            <w:rPrChange w:id="17134" w:author="Claire S" w:date="2026-07-30T08:18:00Z" w16du:dateUtc="2026-07-30T07:18:00Z">
              <w:rPr>
                <w:rFonts w:ascii="Cambria" w:hAnsi="Cambria"/>
                <w:i/>
                <w:iCs/>
                <w:sz w:val="28"/>
                <w:szCs w:val="28"/>
              </w:rPr>
            </w:rPrChange>
          </w:rPr>
          <w:t>t</w:t>
        </w:r>
        <w:r w:rsidRPr="00C7125E">
          <w:rPr>
            <w:rFonts w:ascii="Cambria" w:hAnsi="Cambria"/>
            <w:b/>
            <w:bCs/>
            <w:i/>
            <w:iCs/>
            <w:sz w:val="28"/>
            <w:szCs w:val="28"/>
            <w:rPrChange w:id="17135" w:author="Claire S" w:date="2026-07-30T08:18:00Z" w16du:dateUtc="2026-07-30T07:18:00Z">
              <w:rPr>
                <w:rFonts w:ascii="Cambria" w:hAnsi="Cambria"/>
                <w:sz w:val="28"/>
                <w:szCs w:val="28"/>
              </w:rPr>
            </w:rPrChange>
          </w:rPr>
          <w:t>hing they get</w:t>
        </w:r>
      </w:ins>
      <w:ins w:id="17136" w:author="Claire S" w:date="2026-07-29T17:14:00Z" w16du:dateUtc="2026-07-29T16:14:00Z">
        <w:r w:rsidR="00D31E2B" w:rsidRPr="00C7125E">
          <w:rPr>
            <w:rFonts w:ascii="Cambria" w:hAnsi="Cambria"/>
            <w:b/>
            <w:bCs/>
            <w:i/>
            <w:iCs/>
            <w:sz w:val="28"/>
            <w:szCs w:val="28"/>
            <w:rPrChange w:id="17137" w:author="Claire S" w:date="2026-07-30T08:18:00Z" w16du:dateUtc="2026-07-30T07:18:00Z">
              <w:rPr>
                <w:rFonts w:ascii="Cambria" w:hAnsi="Cambria"/>
                <w:i/>
                <w:iCs/>
                <w:sz w:val="28"/>
                <w:szCs w:val="28"/>
              </w:rPr>
            </w:rPrChange>
          </w:rPr>
          <w:t>, death to wankers</w:t>
        </w:r>
      </w:ins>
      <w:ins w:id="17138" w:author="Claire S" w:date="2026-07-29T16:39:00Z" w16du:dateUtc="2026-07-29T15:39:00Z">
        <w:r w:rsidR="00975048" w:rsidRPr="00C7125E">
          <w:rPr>
            <w:rFonts w:ascii="Cambria" w:hAnsi="Cambria"/>
            <w:b/>
            <w:bCs/>
            <w:i/>
            <w:iCs/>
            <w:sz w:val="28"/>
            <w:szCs w:val="28"/>
            <w:rPrChange w:id="17139" w:author="Claire S" w:date="2026-07-30T08:18:00Z" w16du:dateUtc="2026-07-30T07:18:00Z">
              <w:rPr>
                <w:rFonts w:ascii="Cambria" w:hAnsi="Cambria"/>
                <w:i/>
                <w:iCs/>
                <w:sz w:val="28"/>
                <w:szCs w:val="28"/>
              </w:rPr>
            </w:rPrChange>
          </w:rPr>
          <w:t>!!</w:t>
        </w:r>
      </w:ins>
    </w:p>
    <w:p w14:paraId="13EB45F7" w14:textId="536D6C34" w:rsidR="003E592D" w:rsidRDefault="00C7125E" w:rsidP="00975048">
      <w:pPr>
        <w:spacing w:line="360" w:lineRule="auto"/>
        <w:ind w:firstLine="720"/>
        <w:contextualSpacing/>
        <w:rPr>
          <w:ins w:id="17140" w:author="Claire S" w:date="2026-07-29T18:03:00Z" w16du:dateUtc="2026-07-29T17:03:00Z"/>
          <w:rFonts w:ascii="Cambria" w:hAnsi="Cambria"/>
          <w:sz w:val="28"/>
          <w:szCs w:val="28"/>
        </w:rPr>
      </w:pPr>
      <w:ins w:id="17141" w:author="Claire S" w:date="2026-07-30T08:17:00Z" w16du:dateUtc="2026-07-30T07:17:00Z">
        <w:r>
          <w:rPr>
            <w:rFonts w:ascii="Cambria" w:hAnsi="Cambria"/>
            <w:sz w:val="28"/>
            <w:szCs w:val="28"/>
          </w:rPr>
          <w:t>A rush of sorrow and fury filled Clara so</w:t>
        </w:r>
      </w:ins>
      <w:ins w:id="17142" w:author="Claire S" w:date="2026-07-29T16:28:00Z" w16du:dateUtc="2026-07-29T15:28:00Z">
        <w:r w:rsidR="00B804B6">
          <w:rPr>
            <w:rFonts w:ascii="Cambria" w:hAnsi="Cambria"/>
            <w:sz w:val="28"/>
            <w:szCs w:val="28"/>
          </w:rPr>
          <w:t xml:space="preserve"> </w:t>
        </w:r>
      </w:ins>
      <w:ins w:id="17143" w:author="Claire S" w:date="2026-07-30T08:19:00Z" w16du:dateUtc="2026-07-30T07:19:00Z">
        <w:r w:rsidR="00EF5203">
          <w:rPr>
            <w:rFonts w:ascii="Cambria" w:hAnsi="Cambria"/>
            <w:sz w:val="28"/>
            <w:szCs w:val="28"/>
          </w:rPr>
          <w:t xml:space="preserve">quickly, </w:t>
        </w:r>
      </w:ins>
      <w:ins w:id="17144" w:author="Claire S" w:date="2026-07-29T16:28:00Z" w16du:dateUtc="2026-07-29T15:28:00Z">
        <w:r w:rsidR="00B804B6">
          <w:rPr>
            <w:rFonts w:ascii="Cambria" w:hAnsi="Cambria"/>
            <w:sz w:val="28"/>
            <w:szCs w:val="28"/>
          </w:rPr>
          <w:t xml:space="preserve">she could barely </w:t>
        </w:r>
      </w:ins>
      <w:ins w:id="17145" w:author="Claire S" w:date="2026-07-29T18:03:00Z" w16du:dateUtc="2026-07-29T17:03:00Z">
        <w:r w:rsidR="003E592D">
          <w:rPr>
            <w:rFonts w:ascii="Cambria" w:hAnsi="Cambria"/>
            <w:sz w:val="28"/>
            <w:szCs w:val="28"/>
          </w:rPr>
          <w:t xml:space="preserve">catch her </w:t>
        </w:r>
      </w:ins>
      <w:ins w:id="17146" w:author="Claire S" w:date="2026-07-29T16:28:00Z" w16du:dateUtc="2026-07-29T15:28:00Z">
        <w:r w:rsidR="00B804B6">
          <w:rPr>
            <w:rFonts w:ascii="Cambria" w:hAnsi="Cambria"/>
            <w:sz w:val="28"/>
            <w:szCs w:val="28"/>
          </w:rPr>
          <w:t>breath</w:t>
        </w:r>
      </w:ins>
      <w:ins w:id="17147" w:author="Claire S" w:date="2026-07-29T18:03:00Z" w16du:dateUtc="2026-07-29T17:03:00Z">
        <w:r w:rsidR="003E592D">
          <w:rPr>
            <w:rFonts w:ascii="Cambria" w:hAnsi="Cambria"/>
            <w:sz w:val="28"/>
            <w:szCs w:val="28"/>
          </w:rPr>
          <w:t>.</w:t>
        </w:r>
      </w:ins>
      <w:ins w:id="17148" w:author="Claire S" w:date="2026-07-29T16:39:00Z" w16du:dateUtc="2026-07-29T15:39:00Z">
        <w:r w:rsidR="00975048">
          <w:rPr>
            <w:rFonts w:ascii="Cambria" w:hAnsi="Cambria"/>
            <w:sz w:val="28"/>
            <w:szCs w:val="28"/>
          </w:rPr>
          <w:t xml:space="preserve">  </w:t>
        </w:r>
      </w:ins>
      <w:ins w:id="17149" w:author="Claire S" w:date="2026-07-29T18:03:00Z" w16du:dateUtc="2026-07-29T17:03:00Z">
        <w:r w:rsidR="003E592D">
          <w:rPr>
            <w:rFonts w:ascii="Cambria" w:hAnsi="Cambria"/>
            <w:sz w:val="28"/>
            <w:szCs w:val="28"/>
          </w:rPr>
          <w:t>How dare people be so callous and cruel?</w:t>
        </w:r>
      </w:ins>
      <w:ins w:id="17150" w:author="Claire S" w:date="2026-07-30T08:19:00Z" w16du:dateUtc="2026-07-30T07:19:00Z">
        <w:r w:rsidR="00EF5203">
          <w:rPr>
            <w:rFonts w:ascii="Cambria" w:hAnsi="Cambria"/>
            <w:sz w:val="28"/>
            <w:szCs w:val="28"/>
          </w:rPr>
          <w:t xml:space="preserve">  Didn’t they realise actual humans had died? Her friends -</w:t>
        </w:r>
      </w:ins>
    </w:p>
    <w:p w14:paraId="26AC1858" w14:textId="24845048" w:rsidR="00C7125E" w:rsidRDefault="00975048" w:rsidP="00EF5203">
      <w:pPr>
        <w:spacing w:line="360" w:lineRule="auto"/>
        <w:ind w:firstLine="720"/>
        <w:contextualSpacing/>
        <w:rPr>
          <w:ins w:id="17151" w:author="Claire S" w:date="2026-07-30T08:18:00Z" w16du:dateUtc="2026-07-30T07:18:00Z"/>
          <w:rFonts w:ascii="Cambria" w:hAnsi="Cambria"/>
          <w:sz w:val="28"/>
          <w:szCs w:val="28"/>
        </w:rPr>
      </w:pPr>
      <w:ins w:id="17152" w:author="Claire S" w:date="2026-07-29T16:40:00Z" w16du:dateUtc="2026-07-29T15:40:00Z">
        <w:r>
          <w:rPr>
            <w:rFonts w:ascii="Cambria" w:hAnsi="Cambria"/>
            <w:sz w:val="28"/>
            <w:szCs w:val="28"/>
          </w:rPr>
          <w:t xml:space="preserve">For a </w:t>
        </w:r>
      </w:ins>
      <w:ins w:id="17153" w:author="Claire S" w:date="2026-07-30T08:17:00Z" w16du:dateUtc="2026-07-30T07:17:00Z">
        <w:r w:rsidR="00C7125E">
          <w:rPr>
            <w:rFonts w:ascii="Cambria" w:hAnsi="Cambria"/>
            <w:sz w:val="28"/>
            <w:szCs w:val="28"/>
          </w:rPr>
          <w:t xml:space="preserve">few </w:t>
        </w:r>
      </w:ins>
      <w:ins w:id="17154" w:author="Claire S" w:date="2026-07-29T16:40:00Z" w16du:dateUtc="2026-07-29T15:40:00Z">
        <w:r>
          <w:rPr>
            <w:rFonts w:ascii="Cambria" w:hAnsi="Cambria"/>
            <w:sz w:val="28"/>
            <w:szCs w:val="28"/>
          </w:rPr>
          <w:t>second</w:t>
        </w:r>
      </w:ins>
      <w:ins w:id="17155" w:author="Claire S" w:date="2026-07-30T08:17:00Z" w16du:dateUtc="2026-07-30T07:17:00Z">
        <w:r w:rsidR="00C7125E">
          <w:rPr>
            <w:rFonts w:ascii="Cambria" w:hAnsi="Cambria"/>
            <w:sz w:val="28"/>
            <w:szCs w:val="28"/>
          </w:rPr>
          <w:t>s</w:t>
        </w:r>
      </w:ins>
      <w:ins w:id="17156" w:author="Claire S" w:date="2026-07-29T16:40:00Z" w16du:dateUtc="2026-07-29T15:40:00Z">
        <w:r>
          <w:rPr>
            <w:rFonts w:ascii="Cambria" w:hAnsi="Cambria"/>
            <w:sz w:val="28"/>
            <w:szCs w:val="28"/>
          </w:rPr>
          <w:t xml:space="preserve">, </w:t>
        </w:r>
      </w:ins>
      <w:ins w:id="17157" w:author="Claire S" w:date="2026-07-30T08:17:00Z" w16du:dateUtc="2026-07-30T07:17:00Z">
        <w:r w:rsidR="00C7125E">
          <w:rPr>
            <w:rFonts w:ascii="Cambria" w:hAnsi="Cambria"/>
            <w:sz w:val="28"/>
            <w:szCs w:val="28"/>
          </w:rPr>
          <w:t>her own hand hovered over the computer</w:t>
        </w:r>
      </w:ins>
      <w:ins w:id="17158" w:author="Claire S" w:date="2026-07-30T08:20:00Z" w16du:dateUtc="2026-07-30T07:20:00Z">
        <w:r w:rsidR="00EF5203">
          <w:rPr>
            <w:rFonts w:ascii="Cambria" w:hAnsi="Cambria"/>
            <w:sz w:val="28"/>
            <w:szCs w:val="28"/>
          </w:rPr>
          <w:t xml:space="preserve"> mouse</w:t>
        </w:r>
      </w:ins>
      <w:ins w:id="17159" w:author="Claire S" w:date="2026-07-30T08:17:00Z" w16du:dateUtc="2026-07-30T07:17:00Z">
        <w:r w:rsidR="00C7125E">
          <w:rPr>
            <w:rFonts w:ascii="Cambria" w:hAnsi="Cambria"/>
            <w:sz w:val="28"/>
            <w:szCs w:val="28"/>
          </w:rPr>
          <w:t xml:space="preserve">; tempted </w:t>
        </w:r>
      </w:ins>
      <w:ins w:id="17160" w:author="Claire S" w:date="2026-07-29T16:40:00Z" w16du:dateUtc="2026-07-29T15:40:00Z">
        <w:r>
          <w:rPr>
            <w:rFonts w:ascii="Cambria" w:hAnsi="Cambria"/>
            <w:sz w:val="28"/>
            <w:szCs w:val="28"/>
          </w:rPr>
          <w:t>to re</w:t>
        </w:r>
      </w:ins>
      <w:ins w:id="17161" w:author="Claire S" w:date="2026-07-30T08:20:00Z" w16du:dateUtc="2026-07-30T07:20:00Z">
        <w:r w:rsidR="00EF5203">
          <w:rPr>
            <w:rFonts w:ascii="Cambria" w:hAnsi="Cambria"/>
            <w:sz w:val="28"/>
            <w:szCs w:val="28"/>
          </w:rPr>
          <w:t>taliate, fuelled by</w:t>
        </w:r>
      </w:ins>
      <w:ins w:id="17162" w:author="Claire S" w:date="2026-07-29T16:40:00Z" w16du:dateUtc="2026-07-29T15:40:00Z">
        <w:r>
          <w:rPr>
            <w:rFonts w:ascii="Cambria" w:hAnsi="Cambria"/>
            <w:sz w:val="28"/>
            <w:szCs w:val="28"/>
          </w:rPr>
          <w:t xml:space="preserve"> </w:t>
        </w:r>
      </w:ins>
      <w:ins w:id="17163" w:author="Claire S" w:date="2026-07-30T08:17:00Z" w16du:dateUtc="2026-07-30T07:17:00Z">
        <w:r w:rsidR="00C7125E">
          <w:rPr>
            <w:rFonts w:ascii="Cambria" w:hAnsi="Cambria"/>
            <w:sz w:val="28"/>
            <w:szCs w:val="28"/>
          </w:rPr>
          <w:t>al</w:t>
        </w:r>
      </w:ins>
      <w:ins w:id="17164" w:author="Claire S" w:date="2026-07-30T08:18:00Z" w16du:dateUtc="2026-07-30T07:18:00Z">
        <w:r w:rsidR="00C7125E">
          <w:rPr>
            <w:rFonts w:ascii="Cambria" w:hAnsi="Cambria"/>
            <w:sz w:val="28"/>
            <w:szCs w:val="28"/>
          </w:rPr>
          <w:t xml:space="preserve">l </w:t>
        </w:r>
      </w:ins>
      <w:ins w:id="17165" w:author="Claire S" w:date="2026-07-30T08:17:00Z" w16du:dateUtc="2026-07-30T07:17:00Z">
        <w:r w:rsidR="00C7125E">
          <w:rPr>
            <w:rFonts w:ascii="Cambria" w:hAnsi="Cambria"/>
            <w:sz w:val="28"/>
            <w:szCs w:val="28"/>
          </w:rPr>
          <w:t xml:space="preserve">the </w:t>
        </w:r>
      </w:ins>
      <w:ins w:id="17166" w:author="Claire S" w:date="2026-07-30T08:20:00Z" w16du:dateUtc="2026-07-30T07:20:00Z">
        <w:r w:rsidR="00EF5203">
          <w:rPr>
            <w:rFonts w:ascii="Cambria" w:hAnsi="Cambria"/>
            <w:sz w:val="28"/>
            <w:szCs w:val="28"/>
          </w:rPr>
          <w:t>churning emotion</w:t>
        </w:r>
      </w:ins>
      <w:ins w:id="17167" w:author="Claire S" w:date="2026-07-30T08:17:00Z" w16du:dateUtc="2026-07-30T07:17:00Z">
        <w:r w:rsidR="00C7125E">
          <w:rPr>
            <w:rFonts w:ascii="Cambria" w:hAnsi="Cambria"/>
            <w:sz w:val="28"/>
            <w:szCs w:val="28"/>
          </w:rPr>
          <w:t xml:space="preserve"> </w:t>
        </w:r>
      </w:ins>
      <w:ins w:id="17168" w:author="Claire S" w:date="2026-07-30T08:20:00Z" w16du:dateUtc="2026-07-30T07:20:00Z">
        <w:r w:rsidR="00EF5203">
          <w:rPr>
            <w:rFonts w:ascii="Cambria" w:hAnsi="Cambria"/>
            <w:sz w:val="28"/>
            <w:szCs w:val="28"/>
          </w:rPr>
          <w:t>that was overwhelming her</w:t>
        </w:r>
      </w:ins>
      <w:ins w:id="17169" w:author="Claire S" w:date="2026-07-30T08:18:00Z" w16du:dateUtc="2026-07-30T07:18:00Z">
        <w:r w:rsidR="00C7125E">
          <w:rPr>
            <w:rFonts w:ascii="Cambria" w:hAnsi="Cambria"/>
            <w:sz w:val="28"/>
            <w:szCs w:val="28"/>
          </w:rPr>
          <w:t>.  But s</w:t>
        </w:r>
      </w:ins>
      <w:ins w:id="17170" w:author="Claire S" w:date="2026-07-29T16:40:00Z" w16du:dateUtc="2026-07-29T15:40:00Z">
        <w:r>
          <w:rPr>
            <w:rFonts w:ascii="Cambria" w:hAnsi="Cambria"/>
            <w:sz w:val="28"/>
            <w:szCs w:val="28"/>
          </w:rPr>
          <w:t>he knew</w:t>
        </w:r>
      </w:ins>
      <w:ins w:id="17171" w:author="Claire S" w:date="2026-07-30T08:18:00Z" w16du:dateUtc="2026-07-30T07:18:00Z">
        <w:r w:rsidR="00C7125E">
          <w:rPr>
            <w:rFonts w:ascii="Cambria" w:hAnsi="Cambria"/>
            <w:sz w:val="28"/>
            <w:szCs w:val="28"/>
          </w:rPr>
          <w:t xml:space="preserve"> really</w:t>
        </w:r>
      </w:ins>
      <w:ins w:id="17172" w:author="Claire S" w:date="2026-07-29T16:40:00Z" w16du:dateUtc="2026-07-29T15:40:00Z">
        <w:r>
          <w:rPr>
            <w:rFonts w:ascii="Cambria" w:hAnsi="Cambria"/>
            <w:sz w:val="28"/>
            <w:szCs w:val="28"/>
          </w:rPr>
          <w:t xml:space="preserve"> </w:t>
        </w:r>
      </w:ins>
      <w:ins w:id="17173" w:author="Claire S" w:date="2026-07-29T18:03:00Z" w16du:dateUtc="2026-07-29T17:03:00Z">
        <w:r w:rsidR="003E592D">
          <w:rPr>
            <w:rFonts w:ascii="Cambria" w:hAnsi="Cambria"/>
            <w:sz w:val="28"/>
            <w:szCs w:val="28"/>
          </w:rPr>
          <w:t xml:space="preserve">that whoever wrote </w:t>
        </w:r>
      </w:ins>
      <w:ins w:id="17174" w:author="Claire S" w:date="2026-07-30T08:18:00Z" w16du:dateUtc="2026-07-30T07:18:00Z">
        <w:r w:rsidR="00C7125E">
          <w:rPr>
            <w:rFonts w:ascii="Cambria" w:hAnsi="Cambria"/>
            <w:sz w:val="28"/>
            <w:szCs w:val="28"/>
          </w:rPr>
          <w:t xml:space="preserve">such horrible things were just </w:t>
        </w:r>
      </w:ins>
      <w:ins w:id="17175" w:author="Claire S" w:date="2026-07-29T18:03:00Z" w16du:dateUtc="2026-07-29T17:03:00Z">
        <w:r w:rsidR="003E592D">
          <w:rPr>
            <w:rFonts w:ascii="Cambria" w:hAnsi="Cambria"/>
            <w:sz w:val="28"/>
            <w:szCs w:val="28"/>
          </w:rPr>
          <w:t>troll</w:t>
        </w:r>
      </w:ins>
      <w:ins w:id="17176" w:author="Claire S" w:date="2026-07-30T08:18:00Z" w16du:dateUtc="2026-07-30T07:18:00Z">
        <w:r w:rsidR="00C7125E">
          <w:rPr>
            <w:rFonts w:ascii="Cambria" w:hAnsi="Cambria"/>
            <w:sz w:val="28"/>
            <w:szCs w:val="28"/>
          </w:rPr>
          <w:t>s</w:t>
        </w:r>
      </w:ins>
      <w:ins w:id="17177" w:author="Claire S" w:date="2026-07-29T18:03:00Z" w16du:dateUtc="2026-07-29T17:03:00Z">
        <w:r w:rsidR="003E592D">
          <w:rPr>
            <w:rFonts w:ascii="Cambria" w:hAnsi="Cambria"/>
            <w:sz w:val="28"/>
            <w:szCs w:val="28"/>
          </w:rPr>
          <w:t>; a</w:t>
        </w:r>
      </w:ins>
      <w:ins w:id="17178" w:author="Claire S" w:date="2026-07-29T16:40:00Z" w16du:dateUtc="2026-07-29T15:40:00Z">
        <w:r>
          <w:rPr>
            <w:rFonts w:ascii="Cambria" w:hAnsi="Cambria"/>
            <w:sz w:val="28"/>
            <w:szCs w:val="28"/>
          </w:rPr>
          <w:t xml:space="preserve"> keyboard warrior, hiding behind </w:t>
        </w:r>
      </w:ins>
      <w:ins w:id="17179" w:author="Claire S" w:date="2026-07-29T18:04:00Z" w16du:dateUtc="2026-07-29T17:04:00Z">
        <w:r w:rsidR="003E592D">
          <w:rPr>
            <w:rFonts w:ascii="Cambria" w:hAnsi="Cambria"/>
            <w:sz w:val="28"/>
            <w:szCs w:val="28"/>
          </w:rPr>
          <w:t xml:space="preserve">a doubtless </w:t>
        </w:r>
      </w:ins>
      <w:ins w:id="17180" w:author="Claire S" w:date="2026-07-29T16:40:00Z" w16du:dateUtc="2026-07-29T15:40:00Z">
        <w:r>
          <w:rPr>
            <w:rFonts w:ascii="Cambria" w:hAnsi="Cambria"/>
            <w:sz w:val="28"/>
            <w:szCs w:val="28"/>
          </w:rPr>
          <w:t>fake identit</w:t>
        </w:r>
      </w:ins>
      <w:ins w:id="17181" w:author="Claire S" w:date="2026-07-29T18:04:00Z" w16du:dateUtc="2026-07-29T17:04:00Z">
        <w:r w:rsidR="003E592D">
          <w:rPr>
            <w:rFonts w:ascii="Cambria" w:hAnsi="Cambria"/>
            <w:sz w:val="28"/>
            <w:szCs w:val="28"/>
          </w:rPr>
          <w:t>y</w:t>
        </w:r>
      </w:ins>
      <w:ins w:id="17182" w:author="Claire S" w:date="2026-07-29T16:40:00Z" w16du:dateUtc="2026-07-29T15:40:00Z">
        <w:r>
          <w:rPr>
            <w:rFonts w:ascii="Cambria" w:hAnsi="Cambria"/>
            <w:sz w:val="28"/>
            <w:szCs w:val="28"/>
          </w:rPr>
          <w:t xml:space="preserve">. </w:t>
        </w:r>
      </w:ins>
    </w:p>
    <w:p w14:paraId="358930C4" w14:textId="3118A6DD" w:rsidR="007F7742" w:rsidRDefault="00C7125E" w:rsidP="00975048">
      <w:pPr>
        <w:spacing w:line="360" w:lineRule="auto"/>
        <w:ind w:firstLine="720"/>
        <w:contextualSpacing/>
        <w:rPr>
          <w:rFonts w:ascii="Cambria" w:hAnsi="Cambria"/>
          <w:sz w:val="28"/>
          <w:szCs w:val="28"/>
        </w:rPr>
      </w:pPr>
      <w:ins w:id="17183" w:author="Claire S" w:date="2026-07-30T08:18:00Z" w16du:dateUtc="2026-07-30T07:18:00Z">
        <w:r>
          <w:rPr>
            <w:rFonts w:ascii="Cambria" w:hAnsi="Cambria"/>
            <w:sz w:val="28"/>
            <w:szCs w:val="28"/>
          </w:rPr>
          <w:t xml:space="preserve">Clara </w:t>
        </w:r>
      </w:ins>
      <w:ins w:id="17184" w:author="Claire S" w:date="2026-07-29T16:39:00Z" w16du:dateUtc="2026-07-29T15:39:00Z">
        <w:r w:rsidR="00975048">
          <w:rPr>
            <w:rFonts w:ascii="Cambria" w:hAnsi="Cambria"/>
            <w:sz w:val="28"/>
            <w:szCs w:val="28"/>
          </w:rPr>
          <w:t xml:space="preserve">fumbled with her </w:t>
        </w:r>
      </w:ins>
      <w:ins w:id="17185" w:author="Claire S" w:date="2026-07-29T16:40:00Z" w16du:dateUtc="2026-07-29T15:40:00Z">
        <w:r w:rsidR="00975048">
          <w:rPr>
            <w:rFonts w:ascii="Cambria" w:hAnsi="Cambria"/>
            <w:sz w:val="28"/>
            <w:szCs w:val="28"/>
          </w:rPr>
          <w:t>mouse,</w:t>
        </w:r>
      </w:ins>
      <w:ins w:id="17186" w:author="Claire S" w:date="2026-07-29T16:39:00Z" w16du:dateUtc="2026-07-29T15:39:00Z">
        <w:r w:rsidR="00975048">
          <w:rPr>
            <w:rFonts w:ascii="Cambria" w:hAnsi="Cambria"/>
            <w:sz w:val="28"/>
            <w:szCs w:val="28"/>
          </w:rPr>
          <w:t xml:space="preserve"> trying to hit</w:t>
        </w:r>
      </w:ins>
      <w:ins w:id="17187" w:author="Claire S" w:date="2026-07-29T16:28:00Z" w16du:dateUtc="2026-07-29T15:28:00Z">
        <w:r w:rsidR="00B804B6">
          <w:rPr>
            <w:rFonts w:ascii="Cambria" w:hAnsi="Cambria"/>
            <w:sz w:val="28"/>
            <w:szCs w:val="28"/>
          </w:rPr>
          <w:t xml:space="preserve"> </w:t>
        </w:r>
      </w:ins>
      <w:commentRangeStart w:id="17188"/>
      <w:del w:id="17189" w:author="Claire S" w:date="2026-05-22T15:22:00Z" w16du:dateUtc="2026-05-22T14:22:00Z">
        <w:r w:rsidR="007F7742" w:rsidDel="00003418">
          <w:rPr>
            <w:rFonts w:ascii="Cambria" w:hAnsi="Cambria"/>
            <w:sz w:val="28"/>
            <w:szCs w:val="28"/>
          </w:rPr>
          <w:delText xml:space="preserve">Before </w:delText>
        </w:r>
      </w:del>
      <w:del w:id="17190" w:author="Claire S" w:date="2026-07-29T16:28:00Z" w16du:dateUtc="2026-07-29T15:28:00Z">
        <w:r w:rsidR="007F7742" w:rsidDel="00B804B6">
          <w:rPr>
            <w:rFonts w:ascii="Cambria" w:hAnsi="Cambria"/>
            <w:sz w:val="28"/>
            <w:szCs w:val="28"/>
          </w:rPr>
          <w:delText xml:space="preserve">Clara </w:delText>
        </w:r>
      </w:del>
      <w:del w:id="17191" w:author="Claire S" w:date="2026-05-22T15:22:00Z" w16du:dateUtc="2026-05-22T14:22:00Z">
        <w:r w:rsidR="007F7742" w:rsidDel="00003418">
          <w:rPr>
            <w:rFonts w:ascii="Cambria" w:hAnsi="Cambria"/>
            <w:sz w:val="28"/>
            <w:szCs w:val="28"/>
          </w:rPr>
          <w:delText>could c</w:delText>
        </w:r>
      </w:del>
      <w:ins w:id="17192" w:author="Claire S" w:date="2026-06-05T08:59:00Z" w16du:dateUtc="2026-06-05T07:59:00Z">
        <w:r w:rsidR="00096BE7">
          <w:rPr>
            <w:rFonts w:ascii="Cambria" w:hAnsi="Cambria"/>
            <w:sz w:val="28"/>
            <w:szCs w:val="28"/>
          </w:rPr>
          <w:t>pause</w:t>
        </w:r>
      </w:ins>
      <w:ins w:id="17193" w:author="Claire S" w:date="2026-07-29T18:04:00Z" w16du:dateUtc="2026-07-29T17:04:00Z">
        <w:r w:rsidR="003E592D">
          <w:rPr>
            <w:rFonts w:ascii="Cambria" w:hAnsi="Cambria"/>
            <w:sz w:val="28"/>
            <w:szCs w:val="28"/>
          </w:rPr>
          <w:t xml:space="preserve"> on the video; to take time</w:t>
        </w:r>
      </w:ins>
      <w:ins w:id="17194" w:author="Claire S" w:date="2026-07-29T16:41:00Z" w16du:dateUtc="2026-07-29T15:41:00Z">
        <w:r w:rsidR="00975048">
          <w:rPr>
            <w:rFonts w:ascii="Cambria" w:hAnsi="Cambria"/>
            <w:sz w:val="28"/>
            <w:szCs w:val="28"/>
          </w:rPr>
          <w:t xml:space="preserve"> to calm herself</w:t>
        </w:r>
      </w:ins>
      <w:ins w:id="17195" w:author="Claire S" w:date="2026-07-29T16:40:00Z" w16du:dateUtc="2026-07-29T15:40:00Z">
        <w:r w:rsidR="00975048">
          <w:rPr>
            <w:rFonts w:ascii="Cambria" w:hAnsi="Cambria"/>
            <w:sz w:val="28"/>
            <w:szCs w:val="28"/>
          </w:rPr>
          <w:t>, when</w:t>
        </w:r>
      </w:ins>
      <w:ins w:id="17196" w:author="Claire S" w:date="2026-05-22T15:22:00Z" w16du:dateUtc="2026-05-22T14:22:00Z">
        <w:r w:rsidR="00003418">
          <w:rPr>
            <w:rFonts w:ascii="Cambria" w:hAnsi="Cambria"/>
            <w:sz w:val="28"/>
            <w:szCs w:val="28"/>
          </w:rPr>
          <w:t xml:space="preserve"> </w:t>
        </w:r>
      </w:ins>
      <w:del w:id="17197" w:author="Claire S" w:date="2026-05-22T15:22:00Z" w16du:dateUtc="2026-05-22T14:22:00Z">
        <w:r w:rsidR="007F7742" w:rsidDel="00003418">
          <w:rPr>
            <w:rFonts w:ascii="Cambria" w:hAnsi="Cambria"/>
            <w:sz w:val="28"/>
            <w:szCs w:val="28"/>
          </w:rPr>
          <w:delText xml:space="preserve">lose it down, </w:delText>
        </w:r>
      </w:del>
      <w:del w:id="17198" w:author="Claire S" w:date="2026-07-29T16:40:00Z" w16du:dateUtc="2026-07-29T15:40:00Z">
        <w:r w:rsidR="007F7742" w:rsidDel="00975048">
          <w:rPr>
            <w:rFonts w:ascii="Cambria" w:hAnsi="Cambria"/>
            <w:sz w:val="28"/>
            <w:szCs w:val="28"/>
          </w:rPr>
          <w:delText>he</w:delText>
        </w:r>
      </w:del>
      <w:ins w:id="17199" w:author="Claire S" w:date="2026-07-29T16:40:00Z" w16du:dateUtc="2026-07-29T15:40:00Z">
        <w:r w:rsidR="00975048">
          <w:rPr>
            <w:rFonts w:ascii="Cambria" w:hAnsi="Cambria"/>
            <w:sz w:val="28"/>
            <w:szCs w:val="28"/>
          </w:rPr>
          <w:t>the wh</w:t>
        </w:r>
      </w:ins>
      <w:ins w:id="17200" w:author="Claire S" w:date="2026-07-29T16:41:00Z" w16du:dateUtc="2026-07-29T15:41:00Z">
        <w:r w:rsidR="00975048">
          <w:rPr>
            <w:rFonts w:ascii="Cambria" w:hAnsi="Cambria"/>
            <w:sz w:val="28"/>
            <w:szCs w:val="28"/>
          </w:rPr>
          <w:t>ole</w:t>
        </w:r>
      </w:ins>
      <w:del w:id="17201" w:author="Claire S" w:date="2026-07-29T16:41:00Z" w16du:dateUtc="2026-07-29T15:41:00Z">
        <w:r w:rsidR="007F7742" w:rsidDel="00975048">
          <w:rPr>
            <w:rFonts w:ascii="Cambria" w:hAnsi="Cambria"/>
            <w:sz w:val="28"/>
            <w:szCs w:val="28"/>
          </w:rPr>
          <w:delText>r</w:delText>
        </w:r>
      </w:del>
      <w:r w:rsidR="007F7742">
        <w:rPr>
          <w:rFonts w:ascii="Cambria" w:hAnsi="Cambria"/>
          <w:sz w:val="28"/>
          <w:szCs w:val="28"/>
        </w:rPr>
        <w:t xml:space="preserve"> computer crashed.</w:t>
      </w:r>
      <w:commentRangeEnd w:id="17188"/>
      <w:r w:rsidR="00C6453F">
        <w:rPr>
          <w:rStyle w:val="CommentReference"/>
          <w:rFonts w:ascii="Cambria" w:hAnsi="Cambria"/>
          <w:sz w:val="28"/>
          <w:szCs w:val="28"/>
        </w:rPr>
        <w:commentReference w:id="17188"/>
      </w:r>
      <w:commentRangeEnd w:id="17095"/>
      <w:r w:rsidR="002A0C99">
        <w:rPr>
          <w:rStyle w:val="CommentReference"/>
          <w:rFonts w:ascii="Cambria" w:hAnsi="Cambria"/>
          <w:sz w:val="28"/>
          <w:szCs w:val="28"/>
        </w:rPr>
        <w:commentReference w:id="17095"/>
      </w:r>
    </w:p>
    <w:p w14:paraId="72091AFA" w14:textId="77777777" w:rsidR="00024A4E" w:rsidRDefault="00024A4E" w:rsidP="007F7742">
      <w:pPr>
        <w:spacing w:line="360" w:lineRule="auto"/>
        <w:ind w:firstLine="720"/>
        <w:contextualSpacing/>
        <w:rPr>
          <w:rFonts w:ascii="Cambria" w:hAnsi="Cambria"/>
          <w:sz w:val="28"/>
          <w:szCs w:val="28"/>
        </w:rPr>
      </w:pPr>
    </w:p>
    <w:p w14:paraId="1D4E0C01" w14:textId="77777777" w:rsidR="00024A4E" w:rsidRDefault="00024A4E" w:rsidP="007F7742">
      <w:pPr>
        <w:spacing w:line="360" w:lineRule="auto"/>
        <w:ind w:firstLine="720"/>
        <w:contextualSpacing/>
        <w:rPr>
          <w:rFonts w:ascii="Cambria" w:hAnsi="Cambria"/>
          <w:sz w:val="28"/>
          <w:szCs w:val="28"/>
        </w:rPr>
      </w:pPr>
    </w:p>
    <w:p w14:paraId="260C2719" w14:textId="77777777" w:rsidR="00D31E2B" w:rsidDel="00C7125E" w:rsidRDefault="00D31E2B" w:rsidP="00024A4E">
      <w:pPr>
        <w:spacing w:line="360" w:lineRule="auto"/>
        <w:contextualSpacing/>
        <w:rPr>
          <w:del w:id="17202" w:author="Claire S" w:date="2026-07-29T18:04:00Z" w16du:dateUtc="2026-07-29T17:04:00Z"/>
          <w:rFonts w:ascii="Cambria" w:hAnsi="Cambria"/>
          <w:sz w:val="28"/>
          <w:szCs w:val="28"/>
        </w:rPr>
      </w:pPr>
    </w:p>
    <w:p w14:paraId="0B2EEFE2" w14:textId="77777777" w:rsidR="00C7125E" w:rsidRDefault="00C7125E" w:rsidP="007F7742">
      <w:pPr>
        <w:spacing w:line="360" w:lineRule="auto"/>
        <w:ind w:firstLine="720"/>
        <w:contextualSpacing/>
        <w:rPr>
          <w:ins w:id="17203" w:author="Claire S" w:date="2026-07-30T08:16:00Z" w16du:dateUtc="2026-07-30T07:16:00Z"/>
          <w:rFonts w:ascii="Cambria" w:hAnsi="Cambria"/>
          <w:sz w:val="28"/>
          <w:szCs w:val="28"/>
        </w:rPr>
      </w:pPr>
    </w:p>
    <w:p w14:paraId="1A2E22CC" w14:textId="77777777" w:rsidR="00C7125E" w:rsidRDefault="00C7125E" w:rsidP="007F7742">
      <w:pPr>
        <w:spacing w:line="360" w:lineRule="auto"/>
        <w:ind w:firstLine="720"/>
        <w:contextualSpacing/>
        <w:rPr>
          <w:ins w:id="17204" w:author="Claire S" w:date="2026-07-30T08:16:00Z" w16du:dateUtc="2026-07-30T07:16:00Z"/>
          <w:rFonts w:ascii="Cambria" w:hAnsi="Cambria"/>
          <w:sz w:val="28"/>
          <w:szCs w:val="28"/>
        </w:rPr>
      </w:pPr>
    </w:p>
    <w:p w14:paraId="6409D107" w14:textId="77777777" w:rsidR="00C7125E" w:rsidRDefault="00C7125E" w:rsidP="007F7742">
      <w:pPr>
        <w:spacing w:line="360" w:lineRule="auto"/>
        <w:ind w:firstLine="720"/>
        <w:contextualSpacing/>
        <w:rPr>
          <w:ins w:id="17205" w:author="Claire S" w:date="2026-07-30T08:16:00Z" w16du:dateUtc="2026-07-30T07:16:00Z"/>
          <w:rFonts w:ascii="Cambria" w:hAnsi="Cambria"/>
          <w:sz w:val="28"/>
          <w:szCs w:val="28"/>
        </w:rPr>
      </w:pPr>
    </w:p>
    <w:p w14:paraId="3ED468A5" w14:textId="77777777" w:rsidR="00C7125E" w:rsidRDefault="00C7125E" w:rsidP="007F7742">
      <w:pPr>
        <w:spacing w:line="360" w:lineRule="auto"/>
        <w:ind w:firstLine="720"/>
        <w:contextualSpacing/>
        <w:rPr>
          <w:ins w:id="17206" w:author="Claire S" w:date="2026-07-30T08:16:00Z" w16du:dateUtc="2026-07-30T07:16:00Z"/>
          <w:rFonts w:ascii="Cambria" w:hAnsi="Cambria"/>
          <w:sz w:val="28"/>
          <w:szCs w:val="28"/>
        </w:rPr>
      </w:pPr>
    </w:p>
    <w:p w14:paraId="1B239EDC" w14:textId="77777777" w:rsidR="00C7125E" w:rsidRDefault="00C7125E" w:rsidP="007F7742">
      <w:pPr>
        <w:spacing w:line="360" w:lineRule="auto"/>
        <w:ind w:firstLine="720"/>
        <w:contextualSpacing/>
        <w:rPr>
          <w:ins w:id="17207" w:author="Claire S" w:date="2026-07-30T08:16:00Z" w16du:dateUtc="2026-07-30T07:16:00Z"/>
          <w:rFonts w:ascii="Cambria" w:hAnsi="Cambria"/>
          <w:sz w:val="28"/>
          <w:szCs w:val="28"/>
        </w:rPr>
      </w:pPr>
    </w:p>
    <w:p w14:paraId="42DCB7BF" w14:textId="77777777" w:rsidR="00C7125E" w:rsidRDefault="00C7125E" w:rsidP="007F7742">
      <w:pPr>
        <w:spacing w:line="360" w:lineRule="auto"/>
        <w:ind w:firstLine="720"/>
        <w:contextualSpacing/>
        <w:rPr>
          <w:ins w:id="17208" w:author="Claire S" w:date="2026-07-30T08:16:00Z" w16du:dateUtc="2026-07-30T07:16:00Z"/>
          <w:rFonts w:ascii="Cambria" w:hAnsi="Cambria"/>
          <w:sz w:val="28"/>
          <w:szCs w:val="28"/>
        </w:rPr>
      </w:pPr>
    </w:p>
    <w:p w14:paraId="684D4991" w14:textId="77777777" w:rsidR="00C7125E" w:rsidRDefault="00C7125E" w:rsidP="007F7742">
      <w:pPr>
        <w:spacing w:line="360" w:lineRule="auto"/>
        <w:ind w:firstLine="720"/>
        <w:contextualSpacing/>
        <w:rPr>
          <w:ins w:id="17209" w:author="Claire S" w:date="2026-07-30T08:16:00Z" w16du:dateUtc="2026-07-30T07:16:00Z"/>
          <w:rFonts w:ascii="Cambria" w:hAnsi="Cambria"/>
          <w:sz w:val="28"/>
          <w:szCs w:val="28"/>
        </w:rPr>
      </w:pPr>
    </w:p>
    <w:p w14:paraId="0588F41E" w14:textId="77777777" w:rsidR="00C7125E" w:rsidRDefault="00C7125E" w:rsidP="007F7742">
      <w:pPr>
        <w:spacing w:line="360" w:lineRule="auto"/>
        <w:ind w:firstLine="720"/>
        <w:contextualSpacing/>
        <w:rPr>
          <w:ins w:id="17210" w:author="Claire S" w:date="2026-07-30T08:16:00Z" w16du:dateUtc="2026-07-30T07:16:00Z"/>
          <w:rFonts w:ascii="Cambria" w:hAnsi="Cambria"/>
          <w:sz w:val="28"/>
          <w:szCs w:val="28"/>
        </w:rPr>
      </w:pPr>
    </w:p>
    <w:p w14:paraId="02744575" w14:textId="77777777" w:rsidR="00C7125E" w:rsidRDefault="00C7125E" w:rsidP="007F7742">
      <w:pPr>
        <w:spacing w:line="360" w:lineRule="auto"/>
        <w:ind w:firstLine="720"/>
        <w:contextualSpacing/>
        <w:rPr>
          <w:ins w:id="17211" w:author="Claire S" w:date="2026-07-30T08:16:00Z" w16du:dateUtc="2026-07-30T07:16:00Z"/>
          <w:rFonts w:ascii="Cambria" w:hAnsi="Cambria"/>
          <w:sz w:val="28"/>
          <w:szCs w:val="28"/>
        </w:rPr>
      </w:pPr>
    </w:p>
    <w:p w14:paraId="332AB3D7" w14:textId="77777777" w:rsidR="00C7125E" w:rsidRDefault="00C7125E" w:rsidP="007F7742">
      <w:pPr>
        <w:spacing w:line="360" w:lineRule="auto"/>
        <w:ind w:firstLine="720"/>
        <w:contextualSpacing/>
        <w:rPr>
          <w:ins w:id="17212" w:author="Claire S" w:date="2026-07-30T08:16:00Z" w16du:dateUtc="2026-07-30T07:16:00Z"/>
          <w:rFonts w:ascii="Cambria" w:hAnsi="Cambria"/>
          <w:sz w:val="28"/>
          <w:szCs w:val="28"/>
        </w:rPr>
      </w:pPr>
    </w:p>
    <w:p w14:paraId="701038D6" w14:textId="77777777" w:rsidR="00C7125E" w:rsidRDefault="00C7125E" w:rsidP="007F7742">
      <w:pPr>
        <w:spacing w:line="360" w:lineRule="auto"/>
        <w:ind w:firstLine="720"/>
        <w:contextualSpacing/>
        <w:rPr>
          <w:ins w:id="17213" w:author="Claire S" w:date="2026-07-30T08:16:00Z" w16du:dateUtc="2026-07-30T07:16:00Z"/>
          <w:rFonts w:ascii="Cambria" w:hAnsi="Cambria"/>
          <w:sz w:val="28"/>
          <w:szCs w:val="28"/>
        </w:rPr>
      </w:pPr>
    </w:p>
    <w:p w14:paraId="67CE6A3B" w14:textId="77777777" w:rsidR="00C7125E" w:rsidRDefault="00C7125E" w:rsidP="007F7742">
      <w:pPr>
        <w:spacing w:line="360" w:lineRule="auto"/>
        <w:ind w:firstLine="720"/>
        <w:contextualSpacing/>
        <w:rPr>
          <w:ins w:id="17214" w:author="Claire S" w:date="2026-07-30T08:16:00Z" w16du:dateUtc="2026-07-30T07:16:00Z"/>
          <w:rFonts w:ascii="Cambria" w:hAnsi="Cambria"/>
          <w:sz w:val="28"/>
          <w:szCs w:val="28"/>
        </w:rPr>
      </w:pPr>
    </w:p>
    <w:p w14:paraId="2B3D74CB" w14:textId="77777777" w:rsidR="00C7125E" w:rsidRDefault="00C7125E" w:rsidP="007F7742">
      <w:pPr>
        <w:spacing w:line="360" w:lineRule="auto"/>
        <w:ind w:firstLine="720"/>
        <w:contextualSpacing/>
        <w:rPr>
          <w:ins w:id="17215" w:author="Claire S" w:date="2026-07-30T08:16:00Z" w16du:dateUtc="2026-07-30T07:16:00Z"/>
          <w:rFonts w:ascii="Cambria" w:hAnsi="Cambria"/>
          <w:sz w:val="28"/>
          <w:szCs w:val="28"/>
        </w:rPr>
      </w:pPr>
    </w:p>
    <w:p w14:paraId="5766DFBE" w14:textId="77777777" w:rsidR="00C7125E" w:rsidRDefault="00C7125E" w:rsidP="007F7742">
      <w:pPr>
        <w:spacing w:line="360" w:lineRule="auto"/>
        <w:ind w:firstLine="720"/>
        <w:contextualSpacing/>
        <w:rPr>
          <w:ins w:id="17216" w:author="Claire S" w:date="2026-07-30T08:16:00Z" w16du:dateUtc="2026-07-30T07:16:00Z"/>
          <w:rFonts w:ascii="Cambria" w:hAnsi="Cambria"/>
          <w:sz w:val="28"/>
          <w:szCs w:val="28"/>
        </w:rPr>
      </w:pPr>
    </w:p>
    <w:p w14:paraId="0E8E336B" w14:textId="77777777" w:rsidR="00C7125E" w:rsidRDefault="00C7125E" w:rsidP="007F7742">
      <w:pPr>
        <w:spacing w:line="360" w:lineRule="auto"/>
        <w:ind w:firstLine="720"/>
        <w:contextualSpacing/>
        <w:rPr>
          <w:ins w:id="17217" w:author="Claire S" w:date="2026-07-30T08:16:00Z" w16du:dateUtc="2026-07-30T07:16:00Z"/>
          <w:rFonts w:ascii="Cambria" w:hAnsi="Cambria"/>
          <w:sz w:val="28"/>
          <w:szCs w:val="28"/>
        </w:rPr>
      </w:pPr>
    </w:p>
    <w:p w14:paraId="0039194A" w14:textId="77777777" w:rsidR="00C7125E" w:rsidRDefault="00C7125E">
      <w:pPr>
        <w:spacing w:line="360" w:lineRule="auto"/>
        <w:contextualSpacing/>
        <w:rPr>
          <w:ins w:id="17218" w:author="Claire S" w:date="2026-07-30T08:16:00Z" w16du:dateUtc="2026-07-30T07:16:00Z"/>
          <w:rFonts w:ascii="Cambria" w:hAnsi="Cambria"/>
          <w:sz w:val="28"/>
          <w:szCs w:val="28"/>
        </w:rPr>
        <w:pPrChange w:id="17219" w:author="Claire S" w:date="2026-07-30T08:20:00Z" w16du:dateUtc="2026-07-30T07:20:00Z">
          <w:pPr>
            <w:spacing w:line="360" w:lineRule="auto"/>
            <w:ind w:firstLine="720"/>
            <w:contextualSpacing/>
          </w:pPr>
        </w:pPrChange>
      </w:pPr>
    </w:p>
    <w:p w14:paraId="3D1B1E2E" w14:textId="77777777" w:rsidR="00222613" w:rsidDel="00222613" w:rsidRDefault="00222613" w:rsidP="007F7742">
      <w:pPr>
        <w:spacing w:line="360" w:lineRule="auto"/>
        <w:ind w:firstLine="720"/>
        <w:contextualSpacing/>
        <w:rPr>
          <w:del w:id="17220" w:author="Claire S" w:date="2026-05-22T16:54:00Z" w16du:dateUtc="2026-05-22T15:54:00Z"/>
          <w:rFonts w:ascii="Cambria" w:hAnsi="Cambria"/>
          <w:sz w:val="28"/>
          <w:szCs w:val="28"/>
        </w:rPr>
      </w:pPr>
    </w:p>
    <w:p w14:paraId="5143050B" w14:textId="56F4F453" w:rsidR="00024A4E" w:rsidDel="006F54D0" w:rsidRDefault="00024A4E">
      <w:pPr>
        <w:spacing w:line="360" w:lineRule="auto"/>
        <w:contextualSpacing/>
        <w:rPr>
          <w:del w:id="17221" w:author="Claire S" w:date="2026-05-21T15:35:00Z" w16du:dateUtc="2026-05-21T14:35:00Z"/>
          <w:rFonts w:ascii="Cambria" w:hAnsi="Cambria"/>
          <w:sz w:val="28"/>
          <w:szCs w:val="28"/>
        </w:rPr>
        <w:pPrChange w:id="17222" w:author="Claire S" w:date="2026-05-22T16:54:00Z" w16du:dateUtc="2026-05-22T15:54:00Z">
          <w:pPr>
            <w:spacing w:line="360" w:lineRule="auto"/>
            <w:ind w:firstLine="720"/>
            <w:contextualSpacing/>
          </w:pPr>
        </w:pPrChange>
      </w:pPr>
    </w:p>
    <w:p w14:paraId="35F79378" w14:textId="465C582A" w:rsidR="006F54D0" w:rsidDel="00096BE7" w:rsidRDefault="006F54D0" w:rsidP="00024A4E">
      <w:pPr>
        <w:spacing w:line="360" w:lineRule="auto"/>
        <w:contextualSpacing/>
        <w:rPr>
          <w:del w:id="17223" w:author="Claire S" w:date="2026-05-22T15:22:00Z" w16du:dateUtc="2026-05-22T14:22:00Z"/>
          <w:rFonts w:ascii="Cambria" w:hAnsi="Cambria"/>
          <w:sz w:val="28"/>
          <w:szCs w:val="28"/>
        </w:rPr>
      </w:pPr>
    </w:p>
    <w:p w14:paraId="07BDE766" w14:textId="44CF4A40" w:rsidR="00024A4E" w:rsidRDefault="00024A4E" w:rsidP="00024A4E">
      <w:pPr>
        <w:spacing w:line="360" w:lineRule="auto"/>
        <w:contextualSpacing/>
        <w:rPr>
          <w:ins w:id="17224" w:author="Claire S" w:date="2026-07-29T13:52:00Z" w16du:dateUtc="2026-07-29T12:52:00Z"/>
          <w:rFonts w:ascii="Cambria" w:hAnsi="Cambria"/>
          <w:b/>
          <w:bCs/>
          <w:sz w:val="28"/>
          <w:szCs w:val="28"/>
        </w:rPr>
      </w:pPr>
      <w:commentRangeStart w:id="17225"/>
      <w:r w:rsidRPr="00024A4E">
        <w:rPr>
          <w:rFonts w:ascii="Cambria" w:hAnsi="Cambria"/>
          <w:b/>
          <w:bCs/>
          <w:sz w:val="28"/>
          <w:szCs w:val="28"/>
        </w:rPr>
        <w:t xml:space="preserve">CHAPTER </w:t>
      </w:r>
      <w:del w:id="17226" w:author="Daisy Watt" w:date="2026-06-22T22:29:00Z" w16du:dateUtc="2026-06-22T20:29:00Z">
        <w:r w:rsidR="00F55076">
          <w:rPr>
            <w:rFonts w:ascii="Cambria" w:hAnsi="Cambria"/>
            <w:b/>
            <w:bCs/>
            <w:sz w:val="28"/>
            <w:szCs w:val="28"/>
          </w:rPr>
          <w:delText>43</w:delText>
        </w:r>
      </w:del>
      <w:ins w:id="17227" w:author="Daisy Watt" w:date="2026-06-22T22:29:00Z" w16du:dateUtc="2026-06-22T20:29:00Z">
        <w:r w:rsidR="00306021">
          <w:rPr>
            <w:rFonts w:ascii="Cambria" w:hAnsi="Cambria"/>
            <w:b/>
            <w:bCs/>
            <w:sz w:val="28"/>
            <w:szCs w:val="28"/>
          </w:rPr>
          <w:t>4</w:t>
        </w:r>
        <w:del w:id="17228" w:author="Claire S" w:date="2026-07-29T13:18:00Z" w16du:dateUtc="2026-07-29T12:18:00Z">
          <w:r w:rsidR="00306021">
            <w:rPr>
              <w:rFonts w:ascii="Cambria" w:hAnsi="Cambria"/>
              <w:b/>
              <w:bCs/>
              <w:sz w:val="28"/>
              <w:szCs w:val="28"/>
            </w:rPr>
            <w:delText>2</w:delText>
          </w:r>
        </w:del>
      </w:ins>
      <w:commentRangeEnd w:id="17225"/>
      <w:ins w:id="17229" w:author="Daisy Watt" w:date="2026-06-23T11:42:00Z" w16du:dateUtc="2026-06-23T09:42:00Z">
        <w:r w:rsidR="002A0C99">
          <w:rPr>
            <w:rStyle w:val="CommentReference"/>
            <w:rFonts w:ascii="Cambria" w:hAnsi="Cambria"/>
            <w:b/>
            <w:bCs/>
            <w:sz w:val="28"/>
            <w:szCs w:val="28"/>
          </w:rPr>
          <w:commentReference w:id="17225"/>
        </w:r>
      </w:ins>
      <w:ins w:id="17230" w:author="Claire S" w:date="2026-07-29T13:18:00Z" w16du:dateUtc="2026-07-29T12:18:00Z">
        <w:r w:rsidR="000B5771">
          <w:rPr>
            <w:rFonts w:ascii="Cambria" w:hAnsi="Cambria"/>
            <w:b/>
            <w:bCs/>
            <w:sz w:val="28"/>
            <w:szCs w:val="28"/>
          </w:rPr>
          <w:t>1</w:t>
        </w:r>
      </w:ins>
    </w:p>
    <w:p w14:paraId="2C6A3A3F" w14:textId="22560571" w:rsidR="00730EC1" w:rsidRDefault="001F2B57" w:rsidP="00024A4E">
      <w:pPr>
        <w:spacing w:line="360" w:lineRule="auto"/>
        <w:contextualSpacing/>
        <w:rPr>
          <w:rFonts w:ascii="Cambria" w:hAnsi="Cambria"/>
          <w:b/>
          <w:bCs/>
          <w:sz w:val="28"/>
          <w:szCs w:val="28"/>
        </w:rPr>
      </w:pPr>
      <w:ins w:id="17231" w:author="Claire S" w:date="2026-08-04T13:09:00Z" w16du:dateUtc="2026-08-04T12:09:00Z">
        <w:r>
          <w:rPr>
            <w:rFonts w:ascii="Cambria" w:hAnsi="Cambria"/>
            <w:b/>
            <w:bCs/>
            <w:sz w:val="28"/>
            <w:szCs w:val="28"/>
          </w:rPr>
          <w:t>CLAR</w:t>
        </w:r>
      </w:ins>
      <w:ins w:id="17232" w:author="Claire S" w:date="2026-08-04T13:11:00Z" w16du:dateUtc="2026-08-04T12:11:00Z">
        <w:r w:rsidR="003A2739">
          <w:rPr>
            <w:rFonts w:ascii="Cambria" w:hAnsi="Cambria"/>
            <w:b/>
            <w:bCs/>
            <w:sz w:val="28"/>
            <w:szCs w:val="28"/>
          </w:rPr>
          <w:t xml:space="preserve">A: </w:t>
        </w:r>
      </w:ins>
      <w:ins w:id="17233" w:author="Claire S" w:date="2026-07-29T13:52:00Z" w16du:dateUtc="2026-07-29T12:52:00Z">
        <w:r w:rsidR="00730EC1">
          <w:rPr>
            <w:rFonts w:ascii="Cambria" w:hAnsi="Cambria"/>
            <w:b/>
            <w:bCs/>
            <w:sz w:val="28"/>
            <w:szCs w:val="28"/>
          </w:rPr>
          <w:t xml:space="preserve">TUESDAY </w:t>
        </w:r>
      </w:ins>
      <w:ins w:id="17234" w:author="Claire S" w:date="2026-07-29T16:41:00Z" w16du:dateUtc="2026-07-29T15:41:00Z">
        <w:r w:rsidR="00782503">
          <w:rPr>
            <w:rFonts w:ascii="Cambria" w:hAnsi="Cambria"/>
            <w:b/>
            <w:bCs/>
            <w:sz w:val="28"/>
            <w:szCs w:val="28"/>
          </w:rPr>
          <w:t>AFTERNOON</w:t>
        </w:r>
      </w:ins>
    </w:p>
    <w:p w14:paraId="0961DF7C" w14:textId="4EAE72B5" w:rsidR="00024A4E" w:rsidRPr="00024A4E" w:rsidRDefault="00024A4E" w:rsidP="00024A4E">
      <w:pPr>
        <w:spacing w:line="360" w:lineRule="auto"/>
        <w:contextualSpacing/>
        <w:rPr>
          <w:del w:id="17235" w:author="Daisy Watt" w:date="2026-06-22T22:29:00Z" w16du:dateUtc="2026-06-22T20:29:00Z"/>
          <w:rFonts w:ascii="Cambria" w:hAnsi="Cambria"/>
          <w:b/>
          <w:bCs/>
          <w:sz w:val="28"/>
          <w:szCs w:val="28"/>
        </w:rPr>
      </w:pPr>
      <w:del w:id="17236" w:author="Daisy Watt" w:date="2026-06-22T22:29:00Z" w16du:dateUtc="2026-06-22T20:29:00Z">
        <w:r>
          <w:rPr>
            <w:rFonts w:ascii="Cambria" w:hAnsi="Cambria"/>
            <w:b/>
            <w:bCs/>
            <w:sz w:val="28"/>
            <w:szCs w:val="28"/>
          </w:rPr>
          <w:delText>TUES PM</w:delText>
        </w:r>
      </w:del>
    </w:p>
    <w:p w14:paraId="330333BD" w14:textId="593A70A7" w:rsidR="00024A4E" w:rsidDel="00D80672" w:rsidRDefault="00024A4E" w:rsidP="00024A4E">
      <w:pPr>
        <w:spacing w:line="360" w:lineRule="auto"/>
        <w:contextualSpacing/>
        <w:rPr>
          <w:del w:id="17237" w:author="Claire S" w:date="2026-07-29T13:47:00Z" w16du:dateUtc="2026-07-29T12:47:00Z"/>
          <w:rFonts w:ascii="Cambria" w:hAnsi="Cambria"/>
          <w:sz w:val="28"/>
          <w:szCs w:val="28"/>
        </w:rPr>
      </w:pPr>
      <w:del w:id="17238" w:author="Claire S" w:date="2026-07-29T13:47:00Z" w16du:dateUtc="2026-07-29T12:47:00Z">
        <w:r w:rsidDel="00D80672">
          <w:rPr>
            <w:rFonts w:ascii="Cambria" w:hAnsi="Cambria"/>
            <w:sz w:val="28"/>
            <w:szCs w:val="28"/>
          </w:rPr>
          <w:delText xml:space="preserve">Before he </w:delText>
        </w:r>
        <w:r w:rsidR="006C7770" w:rsidDel="00D80672">
          <w:rPr>
            <w:rFonts w:ascii="Cambria" w:hAnsi="Cambria"/>
            <w:sz w:val="28"/>
            <w:szCs w:val="28"/>
          </w:rPr>
          <w:delText>left</w:delText>
        </w:r>
        <w:r w:rsidR="00D01AFB" w:rsidDel="00D80672">
          <w:rPr>
            <w:rFonts w:ascii="Cambria" w:hAnsi="Cambria"/>
            <w:sz w:val="28"/>
            <w:szCs w:val="28"/>
          </w:rPr>
          <w:delText xml:space="preserve"> Langley &amp; Co</w:delText>
        </w:r>
      </w:del>
      <w:ins w:id="17239" w:author="Daisy Watt" w:date="2026-06-22T22:29:00Z" w16du:dateUtc="2026-06-22T20:29:00Z">
        <w:del w:id="17240" w:author="Claire S" w:date="2026-07-29T13:47:00Z" w16du:dateUtc="2026-07-29T12:47:00Z">
          <w:r w:rsidR="00117846" w:rsidDel="00D80672">
            <w:rPr>
              <w:rFonts w:ascii="Cambria" w:hAnsi="Cambria"/>
              <w:sz w:val="28"/>
              <w:szCs w:val="28"/>
            </w:rPr>
            <w:delText>.</w:delText>
          </w:r>
        </w:del>
      </w:ins>
      <w:del w:id="17241" w:author="Claire S" w:date="2026-07-29T13:47:00Z" w16du:dateUtc="2026-07-29T12:47:00Z">
        <w:r w:rsidDel="00D80672">
          <w:rPr>
            <w:rFonts w:ascii="Cambria" w:hAnsi="Cambria"/>
            <w:sz w:val="28"/>
            <w:szCs w:val="28"/>
          </w:rPr>
          <w:delText>, Carl asked Savannah about the face at the window the other night.</w:delText>
        </w:r>
      </w:del>
    </w:p>
    <w:p w14:paraId="1CE4B9DF" w14:textId="0414912A" w:rsidR="00024A4E" w:rsidDel="00D80672" w:rsidRDefault="00024A4E" w:rsidP="00024A4E">
      <w:pPr>
        <w:spacing w:line="360" w:lineRule="auto"/>
        <w:ind w:firstLine="720"/>
        <w:contextualSpacing/>
        <w:rPr>
          <w:del w:id="17242" w:author="Claire S" w:date="2026-07-29T13:47:00Z" w16du:dateUtc="2026-07-29T12:47:00Z"/>
          <w:rFonts w:ascii="Cambria" w:hAnsi="Cambria"/>
          <w:sz w:val="28"/>
          <w:szCs w:val="28"/>
        </w:rPr>
      </w:pPr>
      <w:del w:id="17243" w:author="Claire S" w:date="2026-07-29T13:47:00Z" w16du:dateUtc="2026-07-29T12:47:00Z">
        <w:r w:rsidDel="00D80672">
          <w:rPr>
            <w:rFonts w:ascii="Cambria" w:hAnsi="Cambria"/>
            <w:sz w:val="28"/>
            <w:szCs w:val="28"/>
          </w:rPr>
          <w:delText>‘</w:delText>
        </w:r>
        <w:r w:rsidRPr="002A0C99" w:rsidDel="00D80672">
          <w:rPr>
            <w:rFonts w:ascii="Cambria" w:hAnsi="Cambria"/>
            <w:sz w:val="28"/>
            <w:szCs w:val="28"/>
            <w:highlight w:val="green"/>
            <w:rPrChange w:id="17244" w:author="Daisy Watt" w:date="2026-06-23T12:42:00Z" w16du:dateUtc="2026-06-23T10:42:00Z">
              <w:rPr>
                <w:rFonts w:ascii="Cambria" w:hAnsi="Cambria"/>
                <w:sz w:val="28"/>
                <w:szCs w:val="28"/>
              </w:rPr>
            </w:rPrChange>
          </w:rPr>
          <w:delText>Why didn’t you mention this before?</w:delText>
        </w:r>
        <w:r w:rsidDel="00D80672">
          <w:rPr>
            <w:rFonts w:ascii="Cambria" w:hAnsi="Cambria"/>
            <w:sz w:val="28"/>
            <w:szCs w:val="28"/>
          </w:rPr>
          <w:delText>’ Ruth was both impatient</w:delText>
        </w:r>
      </w:del>
      <w:ins w:id="17245" w:author="Daisy Watt" w:date="2026-06-23T11:38:00Z" w16du:dateUtc="2026-06-23T09:38:00Z">
        <w:del w:id="17246" w:author="Claire S" w:date="2026-07-29T13:47:00Z" w16du:dateUtc="2026-07-29T12:47:00Z">
          <w:r w:rsidR="002A0C99" w:rsidDel="00D80672">
            <w:rPr>
              <w:rFonts w:ascii="Cambria" w:hAnsi="Cambria"/>
              <w:sz w:val="28"/>
              <w:szCs w:val="28"/>
            </w:rPr>
            <w:delText>demanded</w:delText>
          </w:r>
        </w:del>
      </w:ins>
      <w:del w:id="17247" w:author="Claire S" w:date="2026-05-22T15:23:00Z" w16du:dateUtc="2026-05-22T14:23:00Z">
        <w:r w:rsidDel="00003418">
          <w:rPr>
            <w:rFonts w:ascii="Cambria" w:hAnsi="Cambria"/>
            <w:sz w:val="28"/>
            <w:szCs w:val="28"/>
          </w:rPr>
          <w:delText xml:space="preserve"> and rather horrified. </w:delText>
        </w:r>
      </w:del>
    </w:p>
    <w:p w14:paraId="0DBB5C2F" w14:textId="53CFCE44" w:rsidR="00024A4E" w:rsidDel="00D80672" w:rsidRDefault="00024A4E" w:rsidP="00024A4E">
      <w:pPr>
        <w:spacing w:line="360" w:lineRule="auto"/>
        <w:ind w:firstLine="720"/>
        <w:contextualSpacing/>
        <w:rPr>
          <w:del w:id="17248" w:author="Claire S" w:date="2026-07-29T13:47:00Z" w16du:dateUtc="2026-07-29T12:47:00Z"/>
          <w:rFonts w:ascii="Cambria" w:hAnsi="Cambria"/>
          <w:sz w:val="28"/>
          <w:szCs w:val="28"/>
        </w:rPr>
      </w:pPr>
      <w:del w:id="17249" w:author="Claire S" w:date="2026-07-29T13:47:00Z" w16du:dateUtc="2026-07-29T12:47:00Z">
        <w:r w:rsidDel="00D80672">
          <w:rPr>
            <w:rFonts w:ascii="Cambria" w:hAnsi="Cambria"/>
            <w:sz w:val="28"/>
            <w:szCs w:val="28"/>
          </w:rPr>
          <w:delText>‘I forgot,</w:delText>
        </w:r>
      </w:del>
      <w:ins w:id="17250" w:author="Daisy Watt" w:date="2026-06-22T22:30:00Z" w16du:dateUtc="2026-06-22T20:30:00Z">
        <w:del w:id="17251" w:author="Claire S" w:date="2026-07-29T13:47:00Z" w16du:dateUtc="2026-07-29T12:47:00Z">
          <w:r w:rsidR="00F06CE3" w:rsidDel="00D80672">
            <w:rPr>
              <w:rFonts w:ascii="Cambria" w:hAnsi="Cambria"/>
              <w:sz w:val="28"/>
              <w:szCs w:val="28"/>
            </w:rPr>
            <w:delText>.</w:delText>
          </w:r>
        </w:del>
      </w:ins>
      <w:del w:id="17252" w:author="Claire S" w:date="2026-07-29T13:47:00Z" w16du:dateUtc="2026-07-29T12:47:00Z">
        <w:r w:rsidDel="00D80672">
          <w:rPr>
            <w:rFonts w:ascii="Cambria" w:hAnsi="Cambria"/>
            <w:sz w:val="28"/>
            <w:szCs w:val="28"/>
          </w:rPr>
          <w:delText>’ Savannah felt exhausted again. Being</w:delText>
        </w:r>
        <w:r w:rsidR="006A72EC" w:rsidDel="00D80672">
          <w:rPr>
            <w:rFonts w:ascii="Cambria" w:hAnsi="Cambria"/>
            <w:sz w:val="28"/>
            <w:szCs w:val="28"/>
          </w:rPr>
          <w:delText xml:space="preserve"> scared and</w:delText>
        </w:r>
        <w:r w:rsidDel="00D80672">
          <w:rPr>
            <w:rFonts w:ascii="Cambria" w:hAnsi="Cambria"/>
            <w:sz w:val="28"/>
            <w:szCs w:val="28"/>
          </w:rPr>
          <w:delText xml:space="preserve"> sad really took it out of you; </w:delText>
        </w:r>
      </w:del>
      <w:ins w:id="17253" w:author="Daisy Watt" w:date="2026-06-23T11:38:00Z" w16du:dateUtc="2026-06-23T09:38:00Z">
        <w:del w:id="17254" w:author="Claire S" w:date="2026-07-29T13:47:00Z" w16du:dateUtc="2026-07-29T12:47:00Z">
          <w:r w:rsidR="002A0C99" w:rsidDel="00D80672">
            <w:rPr>
              <w:rFonts w:ascii="Cambria" w:hAnsi="Cambria"/>
              <w:sz w:val="28"/>
              <w:szCs w:val="28"/>
            </w:rPr>
            <w:delText xml:space="preserve">it was </w:delText>
          </w:r>
        </w:del>
      </w:ins>
      <w:del w:id="17255" w:author="Claire S" w:date="2026-07-29T13:47:00Z" w16du:dateUtc="2026-07-29T12:47:00Z">
        <w:r w:rsidDel="00D80672">
          <w:rPr>
            <w:rFonts w:ascii="Cambria" w:hAnsi="Cambria"/>
            <w:sz w:val="28"/>
            <w:szCs w:val="28"/>
          </w:rPr>
          <w:delText>the reason she tended to avoid emotions</w:delText>
        </w:r>
      </w:del>
      <w:ins w:id="17256" w:author="Daisy Watt" w:date="2026-06-23T11:38:00Z" w16du:dateUtc="2026-06-23T09:38:00Z">
        <w:del w:id="17257" w:author="Claire S" w:date="2026-07-29T13:47:00Z" w16du:dateUtc="2026-07-29T12:47:00Z">
          <w:r w:rsidR="002A0C99" w:rsidDel="00D80672">
            <w:rPr>
              <w:rFonts w:ascii="Cambria" w:hAnsi="Cambria"/>
              <w:sz w:val="28"/>
              <w:szCs w:val="28"/>
            </w:rPr>
            <w:delText>, in general</w:delText>
          </w:r>
        </w:del>
      </w:ins>
      <w:del w:id="17258" w:author="Claire S" w:date="2026-07-29T13:47:00Z" w16du:dateUtc="2026-07-29T12:47:00Z">
        <w:r w:rsidDel="00D80672">
          <w:rPr>
            <w:rFonts w:ascii="Cambria" w:hAnsi="Cambria"/>
            <w:sz w:val="28"/>
            <w:szCs w:val="28"/>
          </w:rPr>
          <w:delText>. And looking at the implacable Ruth</w:delText>
        </w:r>
      </w:del>
      <w:ins w:id="17259" w:author="Daisy Watt" w:date="2026-06-22T22:30:00Z" w16du:dateUtc="2026-06-22T20:30:00Z">
        <w:del w:id="17260" w:author="Claire S" w:date="2026-07-29T13:47:00Z" w16du:dateUtc="2026-07-29T12:47:00Z">
          <w:r w:rsidR="001022F6" w:rsidDel="00D80672">
            <w:rPr>
              <w:rFonts w:ascii="Cambria" w:hAnsi="Cambria"/>
              <w:sz w:val="28"/>
              <w:szCs w:val="28"/>
            </w:rPr>
            <w:delText>,</w:delText>
          </w:r>
        </w:del>
      </w:ins>
      <w:del w:id="17261" w:author="Claire S" w:date="2026-07-29T13:47:00Z" w16du:dateUtc="2026-07-29T12:47:00Z">
        <w:r w:rsidDel="00D80672">
          <w:rPr>
            <w:rFonts w:ascii="Cambria" w:hAnsi="Cambria"/>
            <w:sz w:val="28"/>
            <w:szCs w:val="28"/>
          </w:rPr>
          <w:delText xml:space="preserve"> now – </w:delText>
        </w:r>
        <w:r w:rsidRPr="00626517" w:rsidDel="00D80672">
          <w:rPr>
            <w:rFonts w:ascii="Cambria" w:hAnsi="Cambria"/>
            <w:i/>
            <w:iCs/>
            <w:sz w:val="28"/>
            <w:szCs w:val="28"/>
            <w:rPrChange w:id="17262" w:author="Claire S" w:date="2026-05-22T15:23:00Z" w16du:dateUtc="2026-05-22T14:23:00Z">
              <w:rPr>
                <w:rFonts w:ascii="Cambria" w:hAnsi="Cambria"/>
                <w:sz w:val="28"/>
                <w:szCs w:val="28"/>
              </w:rPr>
            </w:rPrChange>
          </w:rPr>
          <w:delText>Ruth-less</w:delText>
        </w:r>
        <w:r w:rsidDel="00D80672">
          <w:rPr>
            <w:rFonts w:ascii="Cambria" w:hAnsi="Cambria"/>
            <w:sz w:val="28"/>
            <w:szCs w:val="28"/>
          </w:rPr>
          <w:delText>, as her brother</w:delText>
        </w:r>
        <w:r w:rsidR="00191892" w:rsidDel="00D80672">
          <w:rPr>
            <w:rFonts w:ascii="Cambria" w:hAnsi="Cambria"/>
            <w:sz w:val="28"/>
            <w:szCs w:val="28"/>
          </w:rPr>
          <w:delText xml:space="preserve">s </w:delText>
        </w:r>
        <w:r w:rsidDel="00D80672">
          <w:rPr>
            <w:rFonts w:ascii="Cambria" w:hAnsi="Cambria"/>
            <w:sz w:val="28"/>
            <w:szCs w:val="28"/>
          </w:rPr>
          <w:delText>called her -</w:delText>
        </w:r>
      </w:del>
      <w:ins w:id="17263" w:author="Daisy Watt" w:date="2026-06-22T22:30:00Z" w16du:dateUtc="2026-06-22T20:30:00Z">
        <w:del w:id="17264" w:author="Claire S" w:date="2026-07-29T13:47:00Z" w16du:dateUtc="2026-07-29T12:47:00Z">
          <w:r w:rsidR="001022F6" w:rsidDel="00D80672">
            <w:rPr>
              <w:rFonts w:ascii="Cambria" w:hAnsi="Cambria"/>
              <w:sz w:val="28"/>
              <w:szCs w:val="28"/>
            </w:rPr>
            <w:delText>–</w:delText>
          </w:r>
        </w:del>
      </w:ins>
      <w:del w:id="17265" w:author="Claire S" w:date="2026-07-29T13:47:00Z" w16du:dateUtc="2026-07-29T12:47:00Z">
        <w:r w:rsidDel="00D80672">
          <w:rPr>
            <w:rFonts w:ascii="Cambria" w:hAnsi="Cambria"/>
            <w:sz w:val="28"/>
            <w:szCs w:val="28"/>
          </w:rPr>
          <w:delText xml:space="preserve"> Savannah knew she’d learn</w:delText>
        </w:r>
      </w:del>
      <w:ins w:id="17266" w:author="Daisy Watt" w:date="2026-06-16T17:30:00Z" w16du:dateUtc="2026-06-16T16:30:00Z">
        <w:del w:id="17267" w:author="Claire S" w:date="2026-07-29T13:47:00Z" w16du:dateUtc="2026-07-29T12:47:00Z">
          <w:r w:rsidR="00051F4B" w:rsidDel="00D80672">
            <w:rPr>
              <w:rFonts w:ascii="Cambria" w:hAnsi="Cambria"/>
              <w:sz w:val="28"/>
              <w:szCs w:val="28"/>
            </w:rPr>
            <w:delText>ed</w:delText>
          </w:r>
        </w:del>
      </w:ins>
      <w:del w:id="17268" w:author="Claire S" w:date="2026-07-29T13:47:00Z" w16du:dateUtc="2026-07-29T12:47:00Z">
        <w:r w:rsidDel="00D80672">
          <w:rPr>
            <w:rFonts w:ascii="Cambria" w:hAnsi="Cambria"/>
            <w:sz w:val="28"/>
            <w:szCs w:val="28"/>
          </w:rPr>
          <w:delText>t from the best. ‘But it’s okay, I’ve got security at the house</w:delText>
        </w:r>
      </w:del>
      <w:ins w:id="17269" w:author="Daisy Watt" w:date="2026-06-23T11:39:00Z" w16du:dateUtc="2026-06-23T09:39:00Z">
        <w:del w:id="17270" w:author="Claire S" w:date="2026-07-29T13:47:00Z" w16du:dateUtc="2026-07-29T12:47:00Z">
          <w:r w:rsidR="002A0C99" w:rsidDel="00D80672">
            <w:rPr>
              <w:rFonts w:ascii="Cambria" w:hAnsi="Cambria"/>
              <w:sz w:val="28"/>
              <w:szCs w:val="28"/>
            </w:rPr>
            <w:delText>,</w:delText>
          </w:r>
        </w:del>
      </w:ins>
      <w:del w:id="17271" w:author="Claire S" w:date="2026-07-29T13:47:00Z" w16du:dateUtc="2026-07-29T12:47:00Z">
        <w:r w:rsidDel="00D80672">
          <w:rPr>
            <w:rFonts w:ascii="Cambria" w:hAnsi="Cambria"/>
            <w:sz w:val="28"/>
            <w:szCs w:val="28"/>
          </w:rPr>
          <w:delText xml:space="preserve"> now.’</w:delText>
        </w:r>
      </w:del>
    </w:p>
    <w:p w14:paraId="67CC2514" w14:textId="6C5C2774" w:rsidR="00024A4E" w:rsidDel="00D80672" w:rsidRDefault="00024A4E" w:rsidP="00024A4E">
      <w:pPr>
        <w:spacing w:line="360" w:lineRule="auto"/>
        <w:ind w:firstLine="720"/>
        <w:contextualSpacing/>
        <w:rPr>
          <w:del w:id="17272" w:author="Claire S" w:date="2026-07-29T13:47:00Z" w16du:dateUtc="2026-07-29T12:47:00Z"/>
          <w:rFonts w:ascii="Cambria" w:hAnsi="Cambria"/>
          <w:sz w:val="28"/>
          <w:szCs w:val="28"/>
        </w:rPr>
      </w:pPr>
      <w:del w:id="17273" w:author="Claire S" w:date="2026-07-29T13:47:00Z" w16du:dateUtc="2026-07-29T12:47:00Z">
        <w:r w:rsidDel="00D80672">
          <w:rPr>
            <w:rFonts w:ascii="Cambria" w:hAnsi="Cambria"/>
            <w:sz w:val="28"/>
            <w:szCs w:val="28"/>
          </w:rPr>
          <w:delText>‘Very wise,</w:delText>
        </w:r>
      </w:del>
      <w:ins w:id="17274" w:author="Daisy Watt" w:date="2026-06-22T22:30:00Z" w16du:dateUtc="2026-06-22T20:30:00Z">
        <w:del w:id="17275" w:author="Claire S" w:date="2026-07-29T13:47:00Z" w16du:dateUtc="2026-07-29T12:47:00Z">
          <w:r w:rsidR="00186E79" w:rsidDel="00D80672">
            <w:rPr>
              <w:rFonts w:ascii="Cambria" w:hAnsi="Cambria"/>
              <w:sz w:val="28"/>
              <w:szCs w:val="28"/>
            </w:rPr>
            <w:delText>.</w:delText>
          </w:r>
        </w:del>
      </w:ins>
      <w:del w:id="17276" w:author="Claire S" w:date="2026-07-29T13:47:00Z" w16du:dateUtc="2026-07-29T12:47:00Z">
        <w:r w:rsidDel="00D80672">
          <w:rPr>
            <w:rFonts w:ascii="Cambria" w:hAnsi="Cambria"/>
            <w:sz w:val="28"/>
            <w:szCs w:val="28"/>
          </w:rPr>
          <w:delText>’ Carl nodded. ‘</w:delText>
        </w:r>
      </w:del>
      <w:ins w:id="17277" w:author="Daisy Watt" w:date="2026-06-23T11:39:00Z" w16du:dateUtc="2026-06-23T09:39:00Z">
        <w:del w:id="17278" w:author="Claire S" w:date="2026-07-29T13:47:00Z" w16du:dateUtc="2026-07-29T12:47:00Z">
          <w:r w:rsidR="002A0C99" w:rsidDel="00D80672">
            <w:rPr>
              <w:rFonts w:ascii="Cambria" w:hAnsi="Cambria"/>
              <w:sz w:val="28"/>
              <w:szCs w:val="28"/>
            </w:rPr>
            <w:delText>’</w:delText>
          </w:r>
        </w:del>
      </w:ins>
      <w:del w:id="17279" w:author="Claire S" w:date="2026-07-29T13:47:00Z" w16du:dateUtc="2026-07-29T12:47:00Z">
        <w:r w:rsidDel="00D80672">
          <w:rPr>
            <w:rFonts w:ascii="Cambria" w:hAnsi="Cambria"/>
            <w:sz w:val="28"/>
            <w:szCs w:val="28"/>
          </w:rPr>
          <w:delText>Til</w:delText>
        </w:r>
      </w:del>
      <w:ins w:id="17280" w:author="Daisy Watt" w:date="2026-06-23T11:39:00Z" w16du:dateUtc="2026-06-23T09:39:00Z">
        <w:del w:id="17281" w:author="Claire S" w:date="2026-07-29T13:47:00Z" w16du:dateUtc="2026-07-29T12:47:00Z">
          <w:r w:rsidR="002A0C99" w:rsidDel="00D80672">
            <w:rPr>
              <w:rFonts w:ascii="Cambria" w:hAnsi="Cambria"/>
              <w:sz w:val="28"/>
              <w:szCs w:val="28"/>
            </w:rPr>
            <w:delText xml:space="preserve"> </w:delText>
          </w:r>
        </w:del>
      </w:ins>
      <w:del w:id="17282" w:author="Claire S" w:date="2026-07-29T13:47:00Z" w16du:dateUtc="2026-07-29T12:47:00Z">
        <w:r w:rsidDel="00D80672">
          <w:rPr>
            <w:rFonts w:ascii="Cambria" w:hAnsi="Cambria"/>
            <w:sz w:val="28"/>
            <w:szCs w:val="28"/>
          </w:rPr>
          <w:delText>l this all gets sorted.’</w:delText>
        </w:r>
      </w:del>
    </w:p>
    <w:p w14:paraId="1DB75E56" w14:textId="6C4B4A6D" w:rsidR="00024A4E" w:rsidDel="00D80672" w:rsidRDefault="00024A4E" w:rsidP="00024A4E">
      <w:pPr>
        <w:spacing w:line="360" w:lineRule="auto"/>
        <w:ind w:firstLine="720"/>
        <w:contextualSpacing/>
        <w:rPr>
          <w:del w:id="17283" w:author="Claire S" w:date="2026-07-29T13:47:00Z" w16du:dateUtc="2026-07-29T12:47:00Z"/>
          <w:rFonts w:ascii="Cambria" w:hAnsi="Cambria"/>
          <w:sz w:val="28"/>
          <w:szCs w:val="28"/>
        </w:rPr>
      </w:pPr>
      <w:del w:id="17284" w:author="Claire S" w:date="2026-07-29T13:47:00Z" w16du:dateUtc="2026-07-29T12:47:00Z">
        <w:r w:rsidDel="00D80672">
          <w:rPr>
            <w:rFonts w:ascii="Cambria" w:hAnsi="Cambria"/>
            <w:sz w:val="28"/>
            <w:szCs w:val="28"/>
          </w:rPr>
          <w:delText>‘</w:delText>
        </w:r>
      </w:del>
      <w:del w:id="17285" w:author="Claire S" w:date="2026-06-04T17:08:00Z" w16du:dateUtc="2026-06-04T16:08:00Z">
        <w:r>
          <w:rPr>
            <w:rFonts w:ascii="Cambria" w:hAnsi="Cambria"/>
            <w:sz w:val="28"/>
            <w:szCs w:val="28"/>
          </w:rPr>
          <w:delText>Well, that’s good, but w</w:delText>
        </w:r>
      </w:del>
      <w:del w:id="17286" w:author="Claire S" w:date="2026-07-29T13:47:00Z" w16du:dateUtc="2026-07-29T12:47:00Z">
        <w:r w:rsidDel="00D80672">
          <w:rPr>
            <w:rFonts w:ascii="Cambria" w:hAnsi="Cambria"/>
            <w:sz w:val="28"/>
            <w:szCs w:val="28"/>
          </w:rPr>
          <w:delText>ho was it?’ Ruth demanded. ‘Whose face did you see?’</w:delText>
        </w:r>
      </w:del>
    </w:p>
    <w:p w14:paraId="1EAADC91" w14:textId="5E58EA0D" w:rsidR="00024A4E" w:rsidDel="00D80672" w:rsidRDefault="00024A4E" w:rsidP="00024A4E">
      <w:pPr>
        <w:spacing w:line="360" w:lineRule="auto"/>
        <w:ind w:firstLine="720"/>
        <w:contextualSpacing/>
        <w:rPr>
          <w:del w:id="17287" w:author="Claire S" w:date="2026-07-29T13:47:00Z" w16du:dateUtc="2026-07-29T12:47:00Z"/>
          <w:rFonts w:ascii="Cambria" w:hAnsi="Cambria"/>
          <w:sz w:val="28"/>
          <w:szCs w:val="28"/>
        </w:rPr>
      </w:pPr>
      <w:del w:id="17288" w:author="Claire S" w:date="2026-07-29T13:47:00Z" w16du:dateUtc="2026-07-29T12:47:00Z">
        <w:r w:rsidDel="00D80672">
          <w:rPr>
            <w:rFonts w:ascii="Cambria" w:hAnsi="Cambria"/>
            <w:sz w:val="28"/>
            <w:szCs w:val="28"/>
          </w:rPr>
          <w:delText xml:space="preserve">‘I don’t know, Ruth, obviously.’ Was her big sister’s ring fingernail missing a chip of shiny black polish? That would be unheard of. ‘Maybe I imagined it. </w:delText>
        </w:r>
      </w:del>
      <w:del w:id="17289" w:author="Claire S" w:date="2026-06-05T09:00:00Z" w16du:dateUtc="2026-06-05T08:00:00Z">
        <w:r w:rsidDel="006067B3">
          <w:rPr>
            <w:rFonts w:ascii="Cambria" w:hAnsi="Cambria"/>
            <w:sz w:val="28"/>
            <w:szCs w:val="28"/>
          </w:rPr>
          <w:delText xml:space="preserve"> </w:delText>
        </w:r>
      </w:del>
      <w:del w:id="17290" w:author="Claire S" w:date="2026-07-29T13:47:00Z" w16du:dateUtc="2026-07-29T12:47:00Z">
        <w:r w:rsidDel="00D80672">
          <w:rPr>
            <w:rFonts w:ascii="Cambria" w:hAnsi="Cambria"/>
            <w:sz w:val="28"/>
            <w:szCs w:val="28"/>
          </w:rPr>
          <w:delText>I’m very stressed.</w:delText>
        </w:r>
      </w:del>
      <w:ins w:id="17291" w:author="Daisy Watt" w:date="2026-06-22T22:31:00Z" w16du:dateUtc="2026-06-22T20:31:00Z">
        <w:del w:id="17292" w:author="Claire S" w:date="2026-07-29T13:47:00Z" w16du:dateUtc="2026-07-29T12:47:00Z">
          <w:r w:rsidR="00952CCD" w:rsidDel="00D80672">
            <w:rPr>
              <w:rFonts w:ascii="Cambria" w:hAnsi="Cambria"/>
              <w:sz w:val="28"/>
              <w:szCs w:val="28"/>
            </w:rPr>
            <w:delText xml:space="preserve"> </w:delText>
          </w:r>
        </w:del>
      </w:ins>
      <w:del w:id="17293" w:author="Claire S" w:date="2026-07-29T13:47:00Z" w16du:dateUtc="2026-07-29T12:47:00Z">
        <w:r w:rsidDel="00D80672">
          <w:rPr>
            <w:rFonts w:ascii="Cambria" w:hAnsi="Cambria"/>
            <w:sz w:val="28"/>
            <w:szCs w:val="28"/>
          </w:rPr>
          <w:delText>’</w:delText>
        </w:r>
      </w:del>
    </w:p>
    <w:p w14:paraId="1BDC598E" w14:textId="377E82FB" w:rsidR="00024A4E" w:rsidDel="00D80672" w:rsidRDefault="00024A4E" w:rsidP="00024A4E">
      <w:pPr>
        <w:spacing w:line="360" w:lineRule="auto"/>
        <w:ind w:firstLine="720"/>
        <w:contextualSpacing/>
        <w:rPr>
          <w:del w:id="17294" w:author="Claire S" w:date="2026-07-29T13:47:00Z" w16du:dateUtc="2026-07-29T12:47:00Z"/>
          <w:rFonts w:ascii="Cambria" w:hAnsi="Cambria"/>
          <w:sz w:val="28"/>
          <w:szCs w:val="28"/>
        </w:rPr>
      </w:pPr>
      <w:del w:id="17295" w:author="Claire S" w:date="2026-07-29T13:47:00Z" w16du:dateUtc="2026-07-29T12:47:00Z">
        <w:r w:rsidDel="00D80672">
          <w:rPr>
            <w:rFonts w:ascii="Cambria" w:hAnsi="Cambria"/>
            <w:sz w:val="28"/>
            <w:szCs w:val="28"/>
          </w:rPr>
          <w:delText xml:space="preserve">But deep down, </w:delText>
        </w:r>
      </w:del>
      <w:del w:id="17296" w:author="Claire S" w:date="2026-06-04T17:08:00Z" w16du:dateUtc="2026-06-04T16:08:00Z">
        <w:r>
          <w:rPr>
            <w:rFonts w:ascii="Cambria" w:hAnsi="Cambria"/>
            <w:sz w:val="28"/>
            <w:szCs w:val="28"/>
          </w:rPr>
          <w:delText xml:space="preserve">she </w:delText>
        </w:r>
      </w:del>
      <w:del w:id="17297" w:author="Claire S" w:date="2026-07-29T13:47:00Z" w16du:dateUtc="2026-07-29T12:47:00Z">
        <w:r w:rsidDel="00D80672">
          <w:rPr>
            <w:rFonts w:ascii="Cambria" w:hAnsi="Cambria"/>
            <w:sz w:val="28"/>
            <w:szCs w:val="28"/>
          </w:rPr>
          <w:delText xml:space="preserve">was </w:delText>
        </w:r>
      </w:del>
      <w:del w:id="17298" w:author="Claire S" w:date="2026-05-22T15:23:00Z" w16du:dateUtc="2026-05-22T14:23:00Z">
        <w:r w:rsidDel="00626517">
          <w:rPr>
            <w:rFonts w:ascii="Cambria" w:hAnsi="Cambria"/>
            <w:sz w:val="28"/>
            <w:szCs w:val="28"/>
          </w:rPr>
          <w:delText xml:space="preserve">pretty </w:delText>
        </w:r>
      </w:del>
      <w:del w:id="17299" w:author="Claire S" w:date="2026-07-29T13:47:00Z" w16du:dateUtc="2026-07-29T12:47:00Z">
        <w:r w:rsidDel="00D80672">
          <w:rPr>
            <w:rFonts w:ascii="Cambria" w:hAnsi="Cambria"/>
            <w:sz w:val="28"/>
            <w:szCs w:val="28"/>
          </w:rPr>
          <w:delText>sure she hadn’t.</w:delText>
        </w:r>
      </w:del>
    </w:p>
    <w:p w14:paraId="6F645CDF" w14:textId="77777777" w:rsidR="00024A4E" w:rsidRDefault="00024A4E" w:rsidP="00024A4E">
      <w:pPr>
        <w:spacing w:line="360" w:lineRule="auto"/>
        <w:contextualSpacing/>
        <w:rPr>
          <w:del w:id="17300" w:author="Claire S" w:date="2026-06-04T17:08:00Z" w16du:dateUtc="2026-06-04T16:08:00Z"/>
          <w:rFonts w:ascii="Cambria" w:hAnsi="Cambria"/>
          <w:sz w:val="28"/>
          <w:szCs w:val="28"/>
        </w:rPr>
      </w:pPr>
    </w:p>
    <w:p w14:paraId="784BD15E" w14:textId="77777777" w:rsidR="00024A4E" w:rsidDel="00D80672" w:rsidRDefault="00024A4E" w:rsidP="00024A4E">
      <w:pPr>
        <w:spacing w:line="360" w:lineRule="auto"/>
        <w:contextualSpacing/>
        <w:rPr>
          <w:del w:id="17301" w:author="Claire S" w:date="2026-07-29T13:47:00Z" w16du:dateUtc="2026-07-29T12:47:00Z"/>
          <w:rFonts w:ascii="Cambria" w:hAnsi="Cambria"/>
          <w:sz w:val="28"/>
          <w:szCs w:val="28"/>
        </w:rPr>
      </w:pPr>
      <w:del w:id="17302" w:author="Claire S" w:date="2026-07-29T13:47:00Z" w16du:dateUtc="2026-07-29T12:47:00Z">
        <w:r w:rsidDel="00D80672">
          <w:rPr>
            <w:rFonts w:ascii="Cambria" w:hAnsi="Cambria"/>
            <w:sz w:val="28"/>
            <w:szCs w:val="28"/>
          </w:rPr>
          <w:delText>*</w:delText>
        </w:r>
      </w:del>
    </w:p>
    <w:p w14:paraId="3E530751" w14:textId="2A0F0538" w:rsidR="00024A4E" w:rsidDel="00887A8C" w:rsidRDefault="007B3704">
      <w:pPr>
        <w:spacing w:line="360" w:lineRule="auto"/>
        <w:ind w:firstLine="720"/>
        <w:contextualSpacing/>
        <w:rPr>
          <w:del w:id="17303" w:author="Claire S" w:date="2026-05-22T16:54:00Z" w16du:dateUtc="2026-05-22T15:54:00Z"/>
          <w:rFonts w:ascii="Cambria" w:hAnsi="Cambria"/>
          <w:sz w:val="28"/>
          <w:szCs w:val="28"/>
        </w:rPr>
        <w:pPrChange w:id="17304" w:author="Claire S" w:date="2026-05-22T16:54:00Z" w16du:dateUtc="2026-05-22T15:54:00Z">
          <w:pPr>
            <w:spacing w:line="360" w:lineRule="auto"/>
            <w:contextualSpacing/>
          </w:pPr>
        </w:pPrChange>
      </w:pPr>
      <w:del w:id="17305" w:author="Claire S" w:date="2026-07-29T13:46:00Z" w16du:dateUtc="2026-07-29T12:46:00Z">
        <w:r w:rsidDel="00A12FF5">
          <w:rPr>
            <w:rFonts w:ascii="Cambria" w:hAnsi="Cambria"/>
            <w:sz w:val="28"/>
            <w:szCs w:val="28"/>
          </w:rPr>
          <w:delText>Together, t</w:delText>
        </w:r>
        <w:r w:rsidR="00144AB3" w:rsidDel="00A12FF5">
          <w:rPr>
            <w:rFonts w:ascii="Cambria" w:hAnsi="Cambria"/>
            <w:sz w:val="28"/>
            <w:szCs w:val="28"/>
          </w:rPr>
          <w:delText>he</w:delText>
        </w:r>
        <w:r w:rsidDel="00A12FF5">
          <w:rPr>
            <w:rFonts w:ascii="Cambria" w:hAnsi="Cambria"/>
            <w:sz w:val="28"/>
            <w:szCs w:val="28"/>
          </w:rPr>
          <w:delText xml:space="preserve"> two sisters</w:delText>
        </w:r>
        <w:r w:rsidR="00144AB3" w:rsidDel="00A12FF5">
          <w:rPr>
            <w:rFonts w:ascii="Cambria" w:hAnsi="Cambria"/>
            <w:sz w:val="28"/>
            <w:szCs w:val="28"/>
          </w:rPr>
          <w:delText xml:space="preserve"> walked Carl </w:delText>
        </w:r>
      </w:del>
      <w:del w:id="17306" w:author="Claire S" w:date="2026-05-22T16:54:00Z" w16du:dateUtc="2026-05-22T15:54:00Z">
        <w:r w:rsidR="00144AB3" w:rsidDel="00222613">
          <w:rPr>
            <w:rFonts w:ascii="Cambria" w:hAnsi="Cambria"/>
            <w:sz w:val="28"/>
            <w:szCs w:val="28"/>
          </w:rPr>
          <w:delText xml:space="preserve">out </w:delText>
        </w:r>
      </w:del>
      <w:del w:id="17307" w:author="Claire S" w:date="2026-07-29T13:46:00Z" w16du:dateUtc="2026-07-29T12:46:00Z">
        <w:r w:rsidR="00144AB3" w:rsidDel="00A12FF5">
          <w:rPr>
            <w:rFonts w:ascii="Cambria" w:hAnsi="Cambria"/>
            <w:sz w:val="28"/>
            <w:szCs w:val="28"/>
          </w:rPr>
          <w:delText>to the lifts</w:delText>
        </w:r>
        <w:r w:rsidDel="00A12FF5">
          <w:rPr>
            <w:rFonts w:ascii="Cambria" w:hAnsi="Cambria"/>
            <w:sz w:val="28"/>
            <w:szCs w:val="28"/>
          </w:rPr>
          <w:delText xml:space="preserve">. </w:delText>
        </w:r>
      </w:del>
      <w:del w:id="17308" w:author="Claire S" w:date="2026-05-22T16:54:00Z" w16du:dateUtc="2026-05-22T15:54:00Z">
        <w:r w:rsidDel="00222613">
          <w:rPr>
            <w:rFonts w:ascii="Cambria" w:hAnsi="Cambria"/>
            <w:sz w:val="28"/>
            <w:szCs w:val="28"/>
          </w:rPr>
          <w:delText xml:space="preserve"> </w:delText>
        </w:r>
      </w:del>
      <w:del w:id="17309" w:author="Claire S" w:date="2026-07-29T13:46:00Z" w16du:dateUtc="2026-07-29T12:46:00Z">
        <w:r w:rsidDel="00A12FF5">
          <w:rPr>
            <w:rFonts w:ascii="Cambria" w:hAnsi="Cambria"/>
            <w:sz w:val="28"/>
            <w:szCs w:val="28"/>
          </w:rPr>
          <w:delText>Once he’d gone,</w:delText>
        </w:r>
        <w:r w:rsidR="00144AB3" w:rsidDel="00A12FF5">
          <w:rPr>
            <w:rFonts w:ascii="Cambria" w:hAnsi="Cambria"/>
            <w:sz w:val="28"/>
            <w:szCs w:val="28"/>
          </w:rPr>
          <w:delText xml:space="preserve"> Savannah turned to Ruth.</w:delText>
        </w:r>
      </w:del>
    </w:p>
    <w:p w14:paraId="26A391A6" w14:textId="0C84C511" w:rsidR="00144AB3" w:rsidDel="00E07124" w:rsidRDefault="00144AB3">
      <w:pPr>
        <w:spacing w:line="360" w:lineRule="auto"/>
        <w:ind w:firstLine="720"/>
        <w:contextualSpacing/>
        <w:rPr>
          <w:del w:id="17310" w:author="Claire S" w:date="2026-06-05T09:01:00Z" w16du:dateUtc="2026-06-05T08:01:00Z"/>
          <w:rFonts w:ascii="Cambria" w:hAnsi="Cambria"/>
          <w:sz w:val="28"/>
          <w:szCs w:val="28"/>
        </w:rPr>
        <w:pPrChange w:id="17311" w:author="Claire S" w:date="2026-05-22T16:54:00Z" w16du:dateUtc="2026-05-22T15:54:00Z">
          <w:pPr>
            <w:spacing w:line="360" w:lineRule="auto"/>
            <w:contextualSpacing/>
          </w:pPr>
        </w:pPrChange>
      </w:pPr>
      <w:del w:id="17312" w:author="Claire S" w:date="2026-05-22T16:54:00Z" w16du:dateUtc="2026-05-22T15:54:00Z">
        <w:r w:rsidDel="00887A8C">
          <w:rPr>
            <w:rFonts w:ascii="Cambria" w:hAnsi="Cambria"/>
            <w:sz w:val="28"/>
            <w:szCs w:val="28"/>
          </w:rPr>
          <w:tab/>
        </w:r>
      </w:del>
      <w:del w:id="17313" w:author="Claire S" w:date="2026-07-29T13:46:00Z" w16du:dateUtc="2026-07-29T12:46:00Z">
        <w:r w:rsidDel="00A12FF5">
          <w:rPr>
            <w:rFonts w:ascii="Cambria" w:hAnsi="Cambria"/>
            <w:sz w:val="28"/>
            <w:szCs w:val="28"/>
          </w:rPr>
          <w:delText>‘</w:delText>
        </w:r>
        <w:r w:rsidR="007B3704" w:rsidDel="00A12FF5">
          <w:rPr>
            <w:rFonts w:ascii="Cambria" w:hAnsi="Cambria"/>
            <w:sz w:val="28"/>
            <w:szCs w:val="28"/>
          </w:rPr>
          <w:delText>We</w:delText>
        </w:r>
        <w:r w:rsidDel="00A12FF5">
          <w:rPr>
            <w:rFonts w:ascii="Cambria" w:hAnsi="Cambria"/>
            <w:sz w:val="28"/>
            <w:szCs w:val="28"/>
          </w:rPr>
          <w:delText xml:space="preserve"> need to check the cellars</w:delText>
        </w:r>
        <w:r w:rsidR="007B3704" w:rsidDel="00A12FF5">
          <w:rPr>
            <w:rFonts w:ascii="Cambria" w:hAnsi="Cambria"/>
            <w:sz w:val="28"/>
            <w:szCs w:val="28"/>
          </w:rPr>
          <w:delText>,</w:delText>
        </w:r>
      </w:del>
      <w:ins w:id="17314" w:author="Daisy Watt" w:date="2026-06-23T11:40:00Z" w16du:dateUtc="2026-06-23T09:40:00Z">
        <w:del w:id="17315" w:author="Claire S" w:date="2026-07-29T13:46:00Z" w16du:dateUtc="2026-07-29T12:46:00Z">
          <w:r w:rsidR="002A0C99" w:rsidDel="00A12FF5">
            <w:rPr>
              <w:rFonts w:ascii="Cambria" w:hAnsi="Cambria"/>
              <w:sz w:val="28"/>
              <w:szCs w:val="28"/>
            </w:rPr>
            <w:delText>.</w:delText>
          </w:r>
        </w:del>
      </w:ins>
      <w:del w:id="17316" w:author="Claire S" w:date="2026-07-29T13:46:00Z" w16du:dateUtc="2026-07-29T12:46:00Z">
        <w:r w:rsidR="007B3704" w:rsidDel="00A12FF5">
          <w:rPr>
            <w:rFonts w:ascii="Cambria" w:hAnsi="Cambria"/>
            <w:sz w:val="28"/>
            <w:szCs w:val="28"/>
          </w:rPr>
          <w:delText>’ s</w:delText>
        </w:r>
        <w:r w:rsidDel="00A12FF5">
          <w:rPr>
            <w:rFonts w:ascii="Cambria" w:hAnsi="Cambria"/>
            <w:sz w:val="28"/>
            <w:szCs w:val="28"/>
          </w:rPr>
          <w:delText>he took a breath. ‘Or rather</w:delText>
        </w:r>
      </w:del>
      <w:ins w:id="17317" w:author="Daisy Watt" w:date="2026-06-22T22:31:00Z" w16du:dateUtc="2026-06-22T20:31:00Z">
        <w:del w:id="17318" w:author="Claire S" w:date="2026-07-29T13:46:00Z" w16du:dateUtc="2026-07-29T12:46:00Z">
          <w:r w:rsidR="006C51BF" w:rsidDel="00A12FF5">
            <w:rPr>
              <w:rFonts w:ascii="Cambria" w:hAnsi="Cambria"/>
              <w:sz w:val="28"/>
              <w:szCs w:val="28"/>
            </w:rPr>
            <w:delText>,</w:delText>
          </w:r>
        </w:del>
      </w:ins>
      <w:del w:id="17319" w:author="Claire S" w:date="2026-07-29T13:46:00Z" w16du:dateUtc="2026-07-29T12:46:00Z">
        <w:r w:rsidDel="00A12FF5">
          <w:rPr>
            <w:rFonts w:ascii="Cambria" w:hAnsi="Cambria"/>
            <w:sz w:val="28"/>
            <w:szCs w:val="28"/>
          </w:rPr>
          <w:delText xml:space="preserve"> </w:delText>
        </w:r>
        <w:r w:rsidR="007B3704" w:rsidDel="00A12FF5">
          <w:rPr>
            <w:rFonts w:ascii="Cambria" w:hAnsi="Cambria"/>
            <w:sz w:val="28"/>
            <w:szCs w:val="28"/>
          </w:rPr>
          <w:delText>S</w:delText>
        </w:r>
        <w:r w:rsidDel="00A12FF5">
          <w:rPr>
            <w:rFonts w:ascii="Cambria" w:hAnsi="Cambria"/>
            <w:sz w:val="28"/>
            <w:szCs w:val="28"/>
          </w:rPr>
          <w:delText>ecurity does</w:delText>
        </w:r>
      </w:del>
      <w:ins w:id="17320" w:author="Daisy Watt" w:date="2026-06-23T11:40:00Z" w16du:dateUtc="2026-06-23T09:40:00Z">
        <w:del w:id="17321" w:author="Claire S" w:date="2026-07-29T13:46:00Z" w16du:dateUtc="2026-07-29T12:46:00Z">
          <w:r w:rsidR="002A0C99" w:rsidDel="00A12FF5">
            <w:rPr>
              <w:rFonts w:ascii="Cambria" w:hAnsi="Cambria"/>
              <w:sz w:val="28"/>
              <w:szCs w:val="28"/>
            </w:rPr>
            <w:delText>,</w:delText>
          </w:r>
        </w:del>
      </w:ins>
      <w:del w:id="17322" w:author="Claire S" w:date="2026-07-29T13:46:00Z" w16du:dateUtc="2026-07-29T12:46:00Z">
        <w:r w:rsidR="007B3704" w:rsidDel="00A12FF5">
          <w:rPr>
            <w:rFonts w:ascii="Cambria" w:hAnsi="Cambria"/>
            <w:sz w:val="28"/>
            <w:szCs w:val="28"/>
          </w:rPr>
          <w:delText xml:space="preserve"> - immediately</w:delText>
        </w:r>
        <w:r w:rsidDel="00A12FF5">
          <w:rPr>
            <w:rFonts w:ascii="Cambria" w:hAnsi="Cambria"/>
            <w:sz w:val="28"/>
            <w:szCs w:val="28"/>
          </w:rPr>
          <w:delText>.</w:delText>
        </w:r>
      </w:del>
      <w:del w:id="17323" w:author="Claire S" w:date="2026-06-05T09:01:00Z" w16du:dateUtc="2026-06-05T08:01:00Z">
        <w:r w:rsidDel="00E07124">
          <w:rPr>
            <w:rFonts w:ascii="Cambria" w:hAnsi="Cambria"/>
            <w:sz w:val="28"/>
            <w:szCs w:val="28"/>
          </w:rPr>
          <w:delText>’</w:delText>
        </w:r>
      </w:del>
    </w:p>
    <w:p w14:paraId="4289D18D" w14:textId="3B4B7147" w:rsidR="00144AB3" w:rsidDel="00E07124" w:rsidRDefault="00144AB3">
      <w:pPr>
        <w:spacing w:line="360" w:lineRule="auto"/>
        <w:contextualSpacing/>
        <w:rPr>
          <w:del w:id="17324" w:author="Claire S" w:date="2026-06-05T09:01:00Z" w16du:dateUtc="2026-06-05T08:01:00Z"/>
          <w:rFonts w:ascii="Cambria" w:hAnsi="Cambria"/>
          <w:sz w:val="28"/>
          <w:szCs w:val="28"/>
        </w:rPr>
      </w:pPr>
      <w:del w:id="17325" w:author="Claire S" w:date="2026-06-05T09:01:00Z" w16du:dateUtc="2026-06-05T08:01:00Z">
        <w:r w:rsidDel="00E07124">
          <w:rPr>
            <w:rFonts w:ascii="Cambria" w:hAnsi="Cambria"/>
            <w:sz w:val="28"/>
            <w:szCs w:val="28"/>
          </w:rPr>
          <w:tab/>
          <w:delText>‘What?’ Ruth frowned. ‘Why?’</w:delText>
        </w:r>
      </w:del>
    </w:p>
    <w:p w14:paraId="1540DA67" w14:textId="25328062" w:rsidR="00144AB3" w:rsidDel="00A12FF5" w:rsidRDefault="00144AB3" w:rsidP="00E07124">
      <w:pPr>
        <w:spacing w:line="360" w:lineRule="auto"/>
        <w:contextualSpacing/>
        <w:rPr>
          <w:del w:id="17326" w:author="Claire S" w:date="2026-07-29T13:46:00Z" w16du:dateUtc="2026-07-29T12:46:00Z"/>
          <w:rFonts w:ascii="Cambria" w:hAnsi="Cambria"/>
          <w:sz w:val="28"/>
          <w:szCs w:val="28"/>
        </w:rPr>
      </w:pPr>
      <w:del w:id="17327" w:author="Claire S" w:date="2026-06-05T09:01:00Z" w16du:dateUtc="2026-06-05T08:01:00Z">
        <w:r w:rsidDel="00E07124">
          <w:rPr>
            <w:rFonts w:ascii="Cambria" w:hAnsi="Cambria"/>
            <w:sz w:val="28"/>
            <w:szCs w:val="28"/>
          </w:rPr>
          <w:tab/>
          <w:delText>‘</w:delText>
        </w:r>
      </w:del>
      <w:del w:id="17328" w:author="Claire S" w:date="2026-07-29T13:46:00Z" w16du:dateUtc="2026-07-29T12:46:00Z">
        <w:r w:rsidDel="00A12FF5">
          <w:rPr>
            <w:rFonts w:ascii="Cambria" w:hAnsi="Cambria"/>
            <w:sz w:val="28"/>
            <w:szCs w:val="28"/>
          </w:rPr>
          <w:delText>I’ve got a nasty feeling someone’s trapped down there</w:delText>
        </w:r>
      </w:del>
      <w:del w:id="17329" w:author="Claire S" w:date="2026-05-21T15:36:00Z" w16du:dateUtc="2026-05-21T14:36:00Z">
        <w:r w:rsidDel="003477C5">
          <w:rPr>
            <w:rFonts w:ascii="Cambria" w:hAnsi="Cambria"/>
            <w:sz w:val="28"/>
            <w:szCs w:val="28"/>
          </w:rPr>
          <w:delText>. I think it might be Dex’s assistant Violet</w:delText>
        </w:r>
      </w:del>
      <w:del w:id="17330" w:author="Claire S" w:date="2026-07-29T13:46:00Z" w16du:dateUtc="2026-07-29T12:46:00Z">
        <w:r w:rsidDel="00A12FF5">
          <w:rPr>
            <w:rFonts w:ascii="Cambria" w:hAnsi="Cambria"/>
            <w:sz w:val="28"/>
            <w:szCs w:val="28"/>
          </w:rPr>
          <w:delText>.’</w:delText>
        </w:r>
      </w:del>
    </w:p>
    <w:p w14:paraId="066C25FA" w14:textId="6F0D17B8" w:rsidR="00144AB3" w:rsidDel="00A12FF5" w:rsidRDefault="00144AB3" w:rsidP="00144AB3">
      <w:pPr>
        <w:spacing w:line="360" w:lineRule="auto"/>
        <w:contextualSpacing/>
        <w:rPr>
          <w:del w:id="17331" w:author="Claire S" w:date="2026-07-29T13:46:00Z" w16du:dateUtc="2026-07-29T12:46:00Z"/>
          <w:rFonts w:ascii="Cambria" w:hAnsi="Cambria"/>
          <w:sz w:val="28"/>
          <w:szCs w:val="28"/>
        </w:rPr>
      </w:pPr>
      <w:del w:id="17332" w:author="Claire S" w:date="2026-07-29T13:46:00Z" w16du:dateUtc="2026-07-29T12:46:00Z">
        <w:r w:rsidDel="00A12FF5">
          <w:rPr>
            <w:rFonts w:ascii="Cambria" w:hAnsi="Cambria"/>
            <w:sz w:val="28"/>
            <w:szCs w:val="28"/>
          </w:rPr>
          <w:tab/>
          <w:delText>‘Jesus,’ Ruth said</w:delText>
        </w:r>
        <w:r w:rsidR="007B3704" w:rsidDel="00A12FF5">
          <w:rPr>
            <w:rFonts w:ascii="Cambria" w:hAnsi="Cambria"/>
            <w:sz w:val="28"/>
            <w:szCs w:val="28"/>
          </w:rPr>
          <w:delText>,</w:delText>
        </w:r>
        <w:r w:rsidDel="00A12FF5">
          <w:rPr>
            <w:rFonts w:ascii="Cambria" w:hAnsi="Cambria"/>
            <w:sz w:val="28"/>
            <w:szCs w:val="28"/>
          </w:rPr>
          <w:delText xml:space="preserve"> for the second time in half an hour. </w:delText>
        </w:r>
        <w:r w:rsidDel="009A3A3E">
          <w:rPr>
            <w:rFonts w:ascii="Cambria" w:hAnsi="Cambria"/>
            <w:sz w:val="28"/>
            <w:szCs w:val="28"/>
          </w:rPr>
          <w:delText>‘</w:delText>
        </w:r>
        <w:r w:rsidRPr="002A0C99" w:rsidDel="009A3A3E">
          <w:rPr>
            <w:rFonts w:ascii="Cambria" w:hAnsi="Cambria"/>
            <w:sz w:val="28"/>
            <w:szCs w:val="28"/>
            <w:highlight w:val="green"/>
            <w:rPrChange w:id="17333" w:author="Daisy Watt" w:date="2026-06-23T12:42:00Z" w16du:dateUtc="2026-06-23T10:42:00Z">
              <w:rPr>
                <w:rFonts w:ascii="Cambria" w:hAnsi="Cambria"/>
                <w:sz w:val="28"/>
                <w:szCs w:val="28"/>
              </w:rPr>
            </w:rPrChange>
          </w:rPr>
          <w:delText>Why didn’t you say before?</w:delText>
        </w:r>
        <w:r w:rsidDel="009A3A3E">
          <w:rPr>
            <w:rFonts w:ascii="Cambria" w:hAnsi="Cambria"/>
            <w:sz w:val="28"/>
            <w:szCs w:val="28"/>
          </w:rPr>
          <w:delText>’</w:delText>
        </w:r>
      </w:del>
    </w:p>
    <w:p w14:paraId="3F13F49B" w14:textId="6A25D0BF" w:rsidR="00701FCE" w:rsidDel="00A12FF5" w:rsidRDefault="00701FCE" w:rsidP="00144AB3">
      <w:pPr>
        <w:spacing w:line="360" w:lineRule="auto"/>
        <w:contextualSpacing/>
        <w:rPr>
          <w:del w:id="17334" w:author="Claire S" w:date="2026-07-29T13:46:00Z" w16du:dateUtc="2026-07-29T12:46:00Z"/>
          <w:rFonts w:ascii="Cambria" w:hAnsi="Cambria"/>
          <w:sz w:val="28"/>
          <w:szCs w:val="28"/>
        </w:rPr>
      </w:pPr>
      <w:del w:id="17335" w:author="Claire S" w:date="2026-07-29T13:46:00Z" w16du:dateUtc="2026-07-29T12:46:00Z">
        <w:r w:rsidDel="00A12FF5">
          <w:rPr>
            <w:rFonts w:ascii="Cambria" w:hAnsi="Cambria"/>
            <w:sz w:val="28"/>
            <w:szCs w:val="28"/>
          </w:rPr>
          <w:tab/>
          <w:delText>‘I was distracted,</w:delText>
        </w:r>
      </w:del>
      <w:ins w:id="17336" w:author="Daisy Watt" w:date="2026-06-22T22:31:00Z" w16du:dateUtc="2026-06-22T20:31:00Z">
        <w:del w:id="17337" w:author="Claire S" w:date="2026-07-29T13:46:00Z" w16du:dateUtc="2026-07-29T12:46:00Z">
          <w:r w:rsidR="008E2DFA" w:rsidDel="00A12FF5">
            <w:rPr>
              <w:rFonts w:ascii="Cambria" w:hAnsi="Cambria"/>
              <w:sz w:val="28"/>
              <w:szCs w:val="28"/>
            </w:rPr>
            <w:delText>.</w:delText>
          </w:r>
        </w:del>
      </w:ins>
      <w:del w:id="17338" w:author="Claire S" w:date="2026-07-29T13:46:00Z" w16du:dateUtc="2026-07-29T12:46:00Z">
        <w:r w:rsidDel="00A12FF5">
          <w:rPr>
            <w:rFonts w:ascii="Cambria" w:hAnsi="Cambria"/>
            <w:sz w:val="28"/>
            <w:szCs w:val="28"/>
          </w:rPr>
          <w:delText>’ Savannah glared at her</w:delText>
        </w:r>
      </w:del>
      <w:del w:id="17339" w:author="Claire S" w:date="2026-06-04T17:09:00Z" w16du:dateUtc="2026-06-04T16:09:00Z">
        <w:r>
          <w:rPr>
            <w:rFonts w:ascii="Cambria" w:hAnsi="Cambria"/>
            <w:sz w:val="28"/>
            <w:szCs w:val="28"/>
          </w:rPr>
          <w:delText xml:space="preserve"> sister</w:delText>
        </w:r>
      </w:del>
      <w:del w:id="17340" w:author="Claire S" w:date="2026-07-29T13:46:00Z" w16du:dateUtc="2026-07-29T12:46:00Z">
        <w:r w:rsidDel="00A12FF5">
          <w:rPr>
            <w:rFonts w:ascii="Cambria" w:hAnsi="Cambria"/>
            <w:sz w:val="28"/>
            <w:szCs w:val="28"/>
          </w:rPr>
          <w:delText>. ‘</w:delText>
        </w:r>
      </w:del>
      <w:del w:id="17341" w:author="Claire S" w:date="2026-06-04T17:08:00Z" w16du:dateUtc="2026-06-04T16:08:00Z">
        <w:r>
          <w:rPr>
            <w:rFonts w:ascii="Cambria" w:hAnsi="Cambria"/>
            <w:sz w:val="28"/>
            <w:szCs w:val="28"/>
          </w:rPr>
          <w:delText xml:space="preserve">Thinking </w:delText>
        </w:r>
        <w:r w:rsidR="003C021C">
          <w:rPr>
            <w:rFonts w:ascii="Cambria" w:hAnsi="Cambria"/>
            <w:sz w:val="28"/>
            <w:szCs w:val="28"/>
          </w:rPr>
          <w:delText>a</w:delText>
        </w:r>
        <w:r>
          <w:rPr>
            <w:rFonts w:ascii="Cambria" w:hAnsi="Cambria"/>
            <w:sz w:val="28"/>
            <w:szCs w:val="28"/>
          </w:rPr>
          <w:delText>bout</w:delText>
        </w:r>
      </w:del>
      <w:del w:id="17342" w:author="Claire S" w:date="2026-07-29T13:46:00Z" w16du:dateUtc="2026-07-29T12:46:00Z">
        <w:r w:rsidDel="00A12FF5">
          <w:rPr>
            <w:rFonts w:ascii="Cambria" w:hAnsi="Cambria"/>
            <w:sz w:val="28"/>
            <w:szCs w:val="28"/>
          </w:rPr>
          <w:delText xml:space="preserve"> Dex </w:delText>
        </w:r>
      </w:del>
      <w:del w:id="17343" w:author="Claire S" w:date="2026-06-04T17:08:00Z" w16du:dateUtc="2026-06-04T16:08:00Z">
        <w:r>
          <w:rPr>
            <w:rFonts w:ascii="Cambria" w:hAnsi="Cambria"/>
            <w:sz w:val="28"/>
            <w:szCs w:val="28"/>
          </w:rPr>
          <w:delText xml:space="preserve">being </w:delText>
        </w:r>
      </w:del>
      <w:del w:id="17344" w:author="Claire S" w:date="2026-07-29T13:46:00Z" w16du:dateUtc="2026-07-29T12:46:00Z">
        <w:r w:rsidDel="00A12FF5">
          <w:rPr>
            <w:rFonts w:ascii="Cambria" w:hAnsi="Cambria"/>
            <w:sz w:val="28"/>
            <w:szCs w:val="28"/>
          </w:rPr>
          <w:delText>garrotted.’</w:delText>
        </w:r>
      </w:del>
    </w:p>
    <w:p w14:paraId="31D85B4A" w14:textId="629A1712" w:rsidR="00883F12" w:rsidDel="00A12FF5" w:rsidRDefault="00883F12" w:rsidP="00144AB3">
      <w:pPr>
        <w:spacing w:line="360" w:lineRule="auto"/>
        <w:contextualSpacing/>
        <w:rPr>
          <w:del w:id="17345" w:author="Claire S" w:date="2026-07-29T13:46:00Z" w16du:dateUtc="2026-07-29T12:46:00Z"/>
          <w:rFonts w:ascii="Cambria" w:hAnsi="Cambria"/>
          <w:sz w:val="28"/>
          <w:szCs w:val="28"/>
        </w:rPr>
      </w:pPr>
      <w:del w:id="17346" w:author="Claire S" w:date="2026-07-29T13:46:00Z" w16du:dateUtc="2026-07-29T12:46:00Z">
        <w:r w:rsidDel="00A12FF5">
          <w:rPr>
            <w:rFonts w:ascii="Cambria" w:hAnsi="Cambria"/>
            <w:sz w:val="28"/>
            <w:szCs w:val="28"/>
          </w:rPr>
          <w:tab/>
        </w:r>
      </w:del>
      <w:del w:id="17347" w:author="Claire S" w:date="2026-06-04T17:08:00Z" w16du:dateUtc="2026-06-04T16:08:00Z">
        <w:r>
          <w:rPr>
            <w:rFonts w:ascii="Cambria" w:hAnsi="Cambria"/>
            <w:sz w:val="28"/>
            <w:szCs w:val="28"/>
          </w:rPr>
          <w:delText>F</w:delText>
        </w:r>
      </w:del>
      <w:del w:id="17348" w:author="Claire S" w:date="2026-07-29T13:46:00Z" w16du:dateUtc="2026-07-29T12:46:00Z">
        <w:r w:rsidDel="00A12FF5">
          <w:rPr>
            <w:rFonts w:ascii="Cambria" w:hAnsi="Cambria"/>
            <w:sz w:val="28"/>
            <w:szCs w:val="28"/>
          </w:rPr>
          <w:delText>or maybe the second time in half an hour</w:delText>
        </w:r>
        <w:r w:rsidR="00B4602A" w:rsidDel="00A12FF5">
          <w:rPr>
            <w:rFonts w:ascii="Cambria" w:hAnsi="Cambria"/>
            <w:sz w:val="28"/>
            <w:szCs w:val="28"/>
          </w:rPr>
          <w:delText>, but the first time in Savannah’s living memory</w:delText>
        </w:r>
        <w:r w:rsidDel="00A12FF5">
          <w:rPr>
            <w:rFonts w:ascii="Cambria" w:hAnsi="Cambria"/>
            <w:sz w:val="28"/>
            <w:szCs w:val="28"/>
          </w:rPr>
          <w:delText>, Ruth actually looked sheepish.</w:delText>
        </w:r>
      </w:del>
    </w:p>
    <w:p w14:paraId="1D8D24F2" w14:textId="77777777" w:rsidR="00024A4E" w:rsidRDefault="00024A4E" w:rsidP="001D4CAA">
      <w:pPr>
        <w:spacing w:line="360" w:lineRule="auto"/>
        <w:contextualSpacing/>
        <w:rPr>
          <w:del w:id="17349" w:author="Claire S" w:date="2026-06-04T17:09:00Z" w16du:dateUtc="2026-06-04T16:09:00Z"/>
          <w:rFonts w:ascii="Cambria" w:hAnsi="Cambria"/>
          <w:sz w:val="28"/>
          <w:szCs w:val="28"/>
        </w:rPr>
      </w:pPr>
    </w:p>
    <w:p w14:paraId="74804C9C" w14:textId="77777777" w:rsidR="005D17BF" w:rsidDel="00D80672" w:rsidRDefault="005D17BF" w:rsidP="007F7742">
      <w:pPr>
        <w:spacing w:line="360" w:lineRule="auto"/>
        <w:ind w:firstLine="720"/>
        <w:contextualSpacing/>
        <w:rPr>
          <w:ins w:id="17350" w:author="Daisy Watt" w:date="2026-06-22T22:31:00Z" w16du:dateUtc="2026-06-22T20:31:00Z"/>
          <w:del w:id="17351" w:author="Claire S" w:date="2026-07-29T13:47:00Z" w16du:dateUtc="2026-07-29T12:47:00Z"/>
          <w:rFonts w:ascii="Cambria" w:hAnsi="Cambria"/>
          <w:sz w:val="28"/>
          <w:szCs w:val="28"/>
        </w:rPr>
      </w:pPr>
    </w:p>
    <w:p w14:paraId="06B22D73" w14:textId="77777777" w:rsidR="00024A4E" w:rsidDel="00A12FF5" w:rsidRDefault="00024A4E" w:rsidP="001D4CAA">
      <w:pPr>
        <w:spacing w:line="360" w:lineRule="auto"/>
        <w:contextualSpacing/>
        <w:rPr>
          <w:del w:id="17352" w:author="Claire S" w:date="2026-06-04T17:09:00Z" w16du:dateUtc="2026-06-04T16:09:00Z"/>
          <w:rFonts w:ascii="Cambria" w:hAnsi="Cambria"/>
          <w:sz w:val="28"/>
          <w:szCs w:val="28"/>
        </w:rPr>
      </w:pPr>
    </w:p>
    <w:p w14:paraId="45470607" w14:textId="77777777" w:rsidR="00024A4E" w:rsidRDefault="00024A4E" w:rsidP="007F7742">
      <w:pPr>
        <w:spacing w:line="360" w:lineRule="auto"/>
        <w:ind w:firstLine="720"/>
        <w:contextualSpacing/>
        <w:rPr>
          <w:del w:id="17353" w:author="Claire S" w:date="2026-06-04T17:09:00Z" w16du:dateUtc="2026-06-04T16:09:00Z"/>
          <w:rFonts w:ascii="Cambria" w:hAnsi="Cambria"/>
          <w:sz w:val="28"/>
          <w:szCs w:val="28"/>
        </w:rPr>
      </w:pPr>
    </w:p>
    <w:p w14:paraId="4ED6B5C1" w14:textId="77777777" w:rsidR="00024A4E" w:rsidRDefault="00024A4E" w:rsidP="007F7742">
      <w:pPr>
        <w:spacing w:line="360" w:lineRule="auto"/>
        <w:ind w:firstLine="720"/>
        <w:contextualSpacing/>
        <w:rPr>
          <w:del w:id="17354" w:author="Claire S" w:date="2026-06-04T17:09:00Z" w16du:dateUtc="2026-06-04T16:09:00Z"/>
          <w:rFonts w:ascii="Cambria" w:hAnsi="Cambria"/>
          <w:sz w:val="28"/>
          <w:szCs w:val="28"/>
        </w:rPr>
      </w:pPr>
    </w:p>
    <w:p w14:paraId="2260C9D9" w14:textId="77777777" w:rsidR="00024A4E" w:rsidRDefault="00024A4E" w:rsidP="007F7742">
      <w:pPr>
        <w:spacing w:line="360" w:lineRule="auto"/>
        <w:ind w:firstLine="720"/>
        <w:contextualSpacing/>
        <w:rPr>
          <w:del w:id="17355" w:author="Claire S" w:date="2026-06-04T17:09:00Z" w16du:dateUtc="2026-06-04T16:09:00Z"/>
          <w:rFonts w:ascii="Cambria" w:hAnsi="Cambria"/>
          <w:sz w:val="28"/>
          <w:szCs w:val="28"/>
        </w:rPr>
      </w:pPr>
    </w:p>
    <w:p w14:paraId="1DC52882" w14:textId="77777777" w:rsidR="00024A4E" w:rsidRDefault="00024A4E" w:rsidP="007F7742">
      <w:pPr>
        <w:spacing w:line="360" w:lineRule="auto"/>
        <w:ind w:firstLine="720"/>
        <w:contextualSpacing/>
        <w:rPr>
          <w:del w:id="17356" w:author="Claire S" w:date="2026-06-04T17:09:00Z" w16du:dateUtc="2026-06-04T16:09:00Z"/>
          <w:rFonts w:ascii="Cambria" w:hAnsi="Cambria"/>
          <w:sz w:val="28"/>
          <w:szCs w:val="28"/>
        </w:rPr>
      </w:pPr>
    </w:p>
    <w:p w14:paraId="6B20AD89" w14:textId="77777777" w:rsidR="007F7742" w:rsidRDefault="007F7742" w:rsidP="007F7742">
      <w:pPr>
        <w:spacing w:line="360" w:lineRule="auto"/>
        <w:contextualSpacing/>
        <w:rPr>
          <w:del w:id="17357" w:author="Claire S" w:date="2026-06-04T17:09:00Z" w16du:dateUtc="2026-06-04T16:09:00Z"/>
          <w:rFonts w:ascii="Cambria" w:hAnsi="Cambria"/>
          <w:b/>
          <w:bCs/>
          <w:sz w:val="28"/>
          <w:szCs w:val="28"/>
        </w:rPr>
      </w:pPr>
    </w:p>
    <w:p w14:paraId="5FAE54E8" w14:textId="77777777" w:rsidR="007F7742" w:rsidRDefault="007F7742" w:rsidP="007F7742">
      <w:pPr>
        <w:spacing w:line="360" w:lineRule="auto"/>
        <w:contextualSpacing/>
        <w:rPr>
          <w:del w:id="17358" w:author="Claire S" w:date="2026-06-04T17:09:00Z" w16du:dateUtc="2026-06-04T16:09:00Z"/>
          <w:rFonts w:ascii="Cambria" w:hAnsi="Cambria"/>
          <w:b/>
          <w:bCs/>
          <w:sz w:val="28"/>
          <w:szCs w:val="28"/>
        </w:rPr>
      </w:pPr>
    </w:p>
    <w:p w14:paraId="3DFC36F3" w14:textId="77777777" w:rsidR="007F7742" w:rsidRDefault="007F7742" w:rsidP="007F7742">
      <w:pPr>
        <w:spacing w:line="360" w:lineRule="auto"/>
        <w:contextualSpacing/>
        <w:rPr>
          <w:del w:id="17359" w:author="Claire S" w:date="2026-06-04T17:09:00Z" w16du:dateUtc="2026-06-04T16:09:00Z"/>
          <w:rFonts w:ascii="Cambria" w:hAnsi="Cambria"/>
          <w:b/>
          <w:bCs/>
          <w:sz w:val="28"/>
          <w:szCs w:val="28"/>
        </w:rPr>
      </w:pPr>
    </w:p>
    <w:p w14:paraId="0FD4ECFC" w14:textId="20EE11BA" w:rsidR="007F7742" w:rsidDel="00BB4FFE" w:rsidRDefault="007F7742" w:rsidP="007F7742">
      <w:pPr>
        <w:spacing w:line="360" w:lineRule="auto"/>
        <w:contextualSpacing/>
        <w:rPr>
          <w:del w:id="17360" w:author="Claire S" w:date="2026-05-25T14:42:00Z" w16du:dateUtc="2026-05-25T13:42:00Z"/>
          <w:rFonts w:ascii="Cambria" w:hAnsi="Cambria"/>
          <w:color w:val="000000" w:themeColor="text1"/>
          <w:sz w:val="28"/>
          <w:szCs w:val="28"/>
        </w:rPr>
      </w:pPr>
    </w:p>
    <w:p w14:paraId="769437D1" w14:textId="77777777" w:rsidR="007F7742" w:rsidRDefault="007F7742" w:rsidP="007F7742">
      <w:pPr>
        <w:spacing w:line="360" w:lineRule="auto"/>
        <w:contextualSpacing/>
        <w:rPr>
          <w:del w:id="17361" w:author="Claire S" w:date="2026-06-04T17:09:00Z" w16du:dateUtc="2026-06-04T16:09:00Z"/>
          <w:rFonts w:ascii="Cambria" w:hAnsi="Cambria"/>
          <w:b/>
          <w:bCs/>
          <w:sz w:val="28"/>
          <w:szCs w:val="28"/>
        </w:rPr>
      </w:pPr>
    </w:p>
    <w:p w14:paraId="2F2E3693" w14:textId="77777777" w:rsidR="007F7742" w:rsidRDefault="007F7742" w:rsidP="007F7742">
      <w:pPr>
        <w:spacing w:line="360" w:lineRule="auto"/>
        <w:contextualSpacing/>
        <w:rPr>
          <w:del w:id="17362" w:author="Claire S" w:date="2026-06-04T17:09:00Z" w16du:dateUtc="2026-06-04T16:09:00Z"/>
          <w:rFonts w:ascii="Cambria" w:hAnsi="Cambria"/>
          <w:b/>
          <w:bCs/>
          <w:sz w:val="28"/>
          <w:szCs w:val="28"/>
        </w:rPr>
      </w:pPr>
    </w:p>
    <w:p w14:paraId="0DEAE5A5" w14:textId="77777777" w:rsidR="00144AB3" w:rsidRDefault="00144AB3" w:rsidP="007F7742">
      <w:pPr>
        <w:spacing w:line="360" w:lineRule="auto"/>
        <w:contextualSpacing/>
        <w:rPr>
          <w:del w:id="17363" w:author="Claire S" w:date="2026-06-04T17:09:00Z" w16du:dateUtc="2026-06-04T16:09:00Z"/>
          <w:rFonts w:ascii="Cambria" w:hAnsi="Cambria"/>
          <w:b/>
          <w:bCs/>
          <w:sz w:val="28"/>
          <w:szCs w:val="28"/>
        </w:rPr>
      </w:pPr>
    </w:p>
    <w:p w14:paraId="37C4532B" w14:textId="77777777" w:rsidR="00144AB3" w:rsidRDefault="00144AB3" w:rsidP="007F7742">
      <w:pPr>
        <w:spacing w:line="360" w:lineRule="auto"/>
        <w:contextualSpacing/>
        <w:rPr>
          <w:del w:id="17364" w:author="Claire S" w:date="2026-06-04T17:09:00Z" w16du:dateUtc="2026-06-04T16:09:00Z"/>
          <w:rFonts w:ascii="Cambria" w:hAnsi="Cambria"/>
          <w:b/>
          <w:bCs/>
          <w:sz w:val="28"/>
          <w:szCs w:val="28"/>
        </w:rPr>
      </w:pPr>
    </w:p>
    <w:p w14:paraId="728FCE7D" w14:textId="77777777" w:rsidR="00144AB3" w:rsidRDefault="00144AB3" w:rsidP="007F7742">
      <w:pPr>
        <w:spacing w:line="360" w:lineRule="auto"/>
        <w:contextualSpacing/>
        <w:rPr>
          <w:del w:id="17365" w:author="Claire S" w:date="2026-06-04T17:09:00Z" w16du:dateUtc="2026-06-04T16:09:00Z"/>
          <w:rFonts w:ascii="Cambria" w:hAnsi="Cambria"/>
          <w:b/>
          <w:bCs/>
          <w:sz w:val="28"/>
          <w:szCs w:val="28"/>
        </w:rPr>
      </w:pPr>
    </w:p>
    <w:p w14:paraId="7A91A689" w14:textId="77777777" w:rsidR="00144AB3" w:rsidRDefault="00144AB3" w:rsidP="007F7742">
      <w:pPr>
        <w:spacing w:line="360" w:lineRule="auto"/>
        <w:contextualSpacing/>
        <w:rPr>
          <w:del w:id="17366" w:author="Claire S" w:date="2026-06-04T17:09:00Z" w16du:dateUtc="2026-06-04T16:09:00Z"/>
          <w:rFonts w:ascii="Cambria" w:hAnsi="Cambria"/>
          <w:b/>
          <w:bCs/>
          <w:sz w:val="28"/>
          <w:szCs w:val="28"/>
        </w:rPr>
      </w:pPr>
    </w:p>
    <w:p w14:paraId="0DD7E8B1" w14:textId="77777777" w:rsidR="00144AB3" w:rsidRDefault="00144AB3" w:rsidP="007F7742">
      <w:pPr>
        <w:spacing w:line="360" w:lineRule="auto"/>
        <w:contextualSpacing/>
        <w:rPr>
          <w:del w:id="17367" w:author="Claire S" w:date="2026-06-04T17:09:00Z" w16du:dateUtc="2026-06-04T16:09:00Z"/>
          <w:rFonts w:ascii="Cambria" w:hAnsi="Cambria"/>
          <w:b/>
          <w:bCs/>
          <w:sz w:val="28"/>
          <w:szCs w:val="28"/>
        </w:rPr>
      </w:pPr>
    </w:p>
    <w:p w14:paraId="2B2B78BF" w14:textId="77777777" w:rsidR="00144AB3" w:rsidRDefault="00144AB3" w:rsidP="007F7742">
      <w:pPr>
        <w:spacing w:line="360" w:lineRule="auto"/>
        <w:contextualSpacing/>
        <w:rPr>
          <w:del w:id="17368" w:author="Claire S" w:date="2026-06-04T17:09:00Z" w16du:dateUtc="2026-06-04T16:09:00Z"/>
          <w:rFonts w:ascii="Cambria" w:hAnsi="Cambria"/>
          <w:b/>
          <w:bCs/>
          <w:sz w:val="28"/>
          <w:szCs w:val="28"/>
        </w:rPr>
      </w:pPr>
    </w:p>
    <w:p w14:paraId="236BAB8D" w14:textId="77777777" w:rsidR="00144AB3" w:rsidRDefault="00144AB3" w:rsidP="007F7742">
      <w:pPr>
        <w:spacing w:line="360" w:lineRule="auto"/>
        <w:contextualSpacing/>
        <w:rPr>
          <w:del w:id="17369" w:author="Claire S" w:date="2026-06-04T17:09:00Z" w16du:dateUtc="2026-06-04T16:09:00Z"/>
          <w:rFonts w:ascii="Cambria" w:hAnsi="Cambria"/>
          <w:b/>
          <w:bCs/>
          <w:sz w:val="28"/>
          <w:szCs w:val="28"/>
        </w:rPr>
      </w:pPr>
    </w:p>
    <w:p w14:paraId="5E2D8623" w14:textId="77777777" w:rsidR="00144AB3" w:rsidRDefault="00144AB3" w:rsidP="007F7742">
      <w:pPr>
        <w:spacing w:line="360" w:lineRule="auto"/>
        <w:contextualSpacing/>
        <w:rPr>
          <w:del w:id="17370" w:author="Claire S" w:date="2026-06-04T17:09:00Z" w16du:dateUtc="2026-06-04T16:09:00Z"/>
          <w:rFonts w:ascii="Cambria" w:hAnsi="Cambria"/>
          <w:b/>
          <w:bCs/>
          <w:sz w:val="28"/>
          <w:szCs w:val="28"/>
        </w:rPr>
      </w:pPr>
    </w:p>
    <w:p w14:paraId="2A132EB0" w14:textId="77777777" w:rsidR="00144AB3" w:rsidRDefault="00144AB3" w:rsidP="007F7742">
      <w:pPr>
        <w:spacing w:line="360" w:lineRule="auto"/>
        <w:contextualSpacing/>
        <w:rPr>
          <w:del w:id="17371" w:author="Claire S" w:date="2026-06-04T17:09:00Z" w16du:dateUtc="2026-06-04T16:09:00Z"/>
          <w:rFonts w:ascii="Cambria" w:hAnsi="Cambria"/>
          <w:b/>
          <w:bCs/>
          <w:sz w:val="28"/>
          <w:szCs w:val="28"/>
        </w:rPr>
      </w:pPr>
    </w:p>
    <w:p w14:paraId="485A4806" w14:textId="77777777" w:rsidR="00887A8C" w:rsidRDefault="00887A8C" w:rsidP="007F7742">
      <w:pPr>
        <w:spacing w:line="360" w:lineRule="auto"/>
        <w:contextualSpacing/>
        <w:rPr>
          <w:del w:id="17372" w:author="Claire S" w:date="2026-06-04T17:09:00Z" w16du:dateUtc="2026-06-04T16:09:00Z"/>
          <w:rFonts w:ascii="Cambria" w:hAnsi="Cambria"/>
          <w:b/>
          <w:bCs/>
          <w:sz w:val="28"/>
          <w:szCs w:val="28"/>
        </w:rPr>
      </w:pPr>
    </w:p>
    <w:p w14:paraId="43DF3E39" w14:textId="25FF1ED0" w:rsidR="00083CCA" w:rsidDel="00730EC1" w:rsidRDefault="00083CCA" w:rsidP="001D4CAA">
      <w:pPr>
        <w:spacing w:line="360" w:lineRule="auto"/>
        <w:contextualSpacing/>
        <w:rPr>
          <w:del w:id="17373" w:author="Claire S" w:date="2026-07-29T13:52:00Z" w16du:dateUtc="2026-07-29T12:52:00Z"/>
          <w:rFonts w:ascii="Cambria" w:hAnsi="Cambria"/>
          <w:b/>
          <w:bCs/>
          <w:color w:val="000000" w:themeColor="text1"/>
          <w:sz w:val="28"/>
          <w:szCs w:val="28"/>
        </w:rPr>
      </w:pPr>
      <w:commentRangeStart w:id="17374"/>
      <w:del w:id="17375" w:author="Claire S" w:date="2026-07-29T13:52:00Z" w16du:dateUtc="2026-07-29T12:52:00Z">
        <w:r w:rsidRPr="00083CCA" w:rsidDel="00730EC1">
          <w:rPr>
            <w:rFonts w:ascii="Cambria" w:hAnsi="Cambria"/>
            <w:b/>
            <w:bCs/>
            <w:color w:val="000000" w:themeColor="text1"/>
            <w:sz w:val="28"/>
            <w:szCs w:val="28"/>
          </w:rPr>
          <w:delText xml:space="preserve">CHAPTER </w:delText>
        </w:r>
        <w:r w:rsidR="00F55076" w:rsidDel="00730EC1">
          <w:rPr>
            <w:rFonts w:ascii="Cambria" w:hAnsi="Cambria"/>
            <w:b/>
            <w:bCs/>
            <w:color w:val="000000" w:themeColor="text1"/>
            <w:sz w:val="28"/>
            <w:szCs w:val="28"/>
          </w:rPr>
          <w:delText>44</w:delText>
        </w:r>
      </w:del>
      <w:commentRangeEnd w:id="17374"/>
      <w:del w:id="17376" w:author="Daisy Watt" w:date="2026-06-22T22:31:00Z" w16du:dateUtc="2026-06-22T20:31:00Z">
        <w:r w:rsidR="00C6453F">
          <w:rPr>
            <w:rStyle w:val="CommentReference"/>
            <w:rFonts w:ascii="Cambria" w:hAnsi="Cambria"/>
            <w:b/>
            <w:bCs/>
            <w:color w:val="000000" w:themeColor="text1"/>
            <w:sz w:val="28"/>
            <w:szCs w:val="28"/>
          </w:rPr>
          <w:commentReference w:id="17374"/>
        </w:r>
      </w:del>
      <w:ins w:id="17377" w:author="Daisy Watt" w:date="2026-06-22T22:31:00Z" w16du:dateUtc="2026-06-22T20:31:00Z">
        <w:del w:id="17378" w:author="Claire S" w:date="2026-07-29T13:52:00Z" w16du:dateUtc="2026-07-29T12:52:00Z">
          <w:r w:rsidR="005D17BF" w:rsidDel="00730EC1">
            <w:rPr>
              <w:rFonts w:ascii="Cambria" w:hAnsi="Cambria"/>
              <w:b/>
              <w:bCs/>
              <w:color w:val="000000" w:themeColor="text1"/>
              <w:sz w:val="28"/>
              <w:szCs w:val="28"/>
            </w:rPr>
            <w:delText>43</w:delText>
          </w:r>
        </w:del>
      </w:ins>
    </w:p>
    <w:p w14:paraId="118BEBB2" w14:textId="134CA018" w:rsidR="00B603A2" w:rsidRPr="00083CCA" w:rsidRDefault="008F7DA0" w:rsidP="001D4CAA">
      <w:pPr>
        <w:spacing w:line="360" w:lineRule="auto"/>
        <w:contextualSpacing/>
        <w:rPr>
          <w:del w:id="17379" w:author="Daisy Watt" w:date="2026-06-22T22:31:00Z" w16du:dateUtc="2026-06-22T20:31:00Z"/>
          <w:rFonts w:ascii="Cambria" w:hAnsi="Cambria"/>
          <w:b/>
          <w:bCs/>
          <w:color w:val="000000" w:themeColor="text1"/>
          <w:sz w:val="28"/>
          <w:szCs w:val="28"/>
        </w:rPr>
      </w:pPr>
      <w:del w:id="17380" w:author="Daisy Watt" w:date="2026-06-22T22:31:00Z" w16du:dateUtc="2026-06-22T20:31:00Z">
        <w:r>
          <w:rPr>
            <w:rFonts w:ascii="Cambria" w:hAnsi="Cambria"/>
            <w:b/>
            <w:bCs/>
            <w:color w:val="000000" w:themeColor="text1"/>
            <w:sz w:val="28"/>
            <w:szCs w:val="28"/>
          </w:rPr>
          <w:delText>TUES PM</w:delText>
        </w:r>
      </w:del>
    </w:p>
    <w:p w14:paraId="416F220E" w14:textId="26A08CD4" w:rsidR="00083CCA" w:rsidDel="00D21D94" w:rsidRDefault="00083CCA" w:rsidP="00083CCA">
      <w:pPr>
        <w:spacing w:line="360" w:lineRule="auto"/>
        <w:contextualSpacing/>
        <w:rPr>
          <w:del w:id="17381" w:author="Claire S" w:date="2026-06-08T16:28:00Z" w16du:dateUtc="2026-06-08T15:28:00Z"/>
          <w:rFonts w:ascii="Cambria" w:hAnsi="Cambria"/>
          <w:sz w:val="28"/>
          <w:szCs w:val="28"/>
        </w:rPr>
      </w:pPr>
    </w:p>
    <w:p w14:paraId="6D5CED3A" w14:textId="138F9FF5" w:rsidR="00083CCA" w:rsidRDefault="00083CCA" w:rsidP="00083CCA">
      <w:pPr>
        <w:spacing w:line="360" w:lineRule="auto"/>
        <w:contextualSpacing/>
        <w:rPr>
          <w:rFonts w:ascii="Cambria" w:hAnsi="Cambria"/>
          <w:sz w:val="28"/>
          <w:szCs w:val="28"/>
        </w:rPr>
      </w:pPr>
      <w:r>
        <w:rPr>
          <w:rFonts w:ascii="Cambria" w:hAnsi="Cambria"/>
          <w:sz w:val="28"/>
          <w:szCs w:val="28"/>
        </w:rPr>
        <w:t xml:space="preserve">Phil from IT </w:t>
      </w:r>
      <w:r w:rsidR="00A15D01">
        <w:rPr>
          <w:rFonts w:ascii="Cambria" w:hAnsi="Cambria"/>
          <w:sz w:val="28"/>
          <w:szCs w:val="28"/>
        </w:rPr>
        <w:t xml:space="preserve">came </w:t>
      </w:r>
      <w:r w:rsidR="003542A6">
        <w:rPr>
          <w:rFonts w:ascii="Cambria" w:hAnsi="Cambria"/>
          <w:sz w:val="28"/>
          <w:szCs w:val="28"/>
        </w:rPr>
        <w:t>to Clara’s aid when</w:t>
      </w:r>
      <w:ins w:id="17382" w:author="Daisy Watt" w:date="2026-06-23T11:43:00Z" w16du:dateUtc="2026-06-23T09:43:00Z">
        <w:r w:rsidR="002A0C99">
          <w:rPr>
            <w:rFonts w:ascii="Cambria" w:hAnsi="Cambria"/>
            <w:sz w:val="28"/>
            <w:szCs w:val="28"/>
          </w:rPr>
          <w:t xml:space="preserve"> she was</w:t>
        </w:r>
      </w:ins>
      <w:del w:id="17383" w:author="Daisy Watt" w:date="2026-06-23T11:43:00Z" w16du:dateUtc="2026-06-23T09:43:00Z">
        <w:r w:rsidR="003542A6">
          <w:rPr>
            <w:rFonts w:ascii="Cambria" w:hAnsi="Cambria"/>
            <w:sz w:val="28"/>
            <w:szCs w:val="28"/>
          </w:rPr>
          <w:delText>,</w:delText>
        </w:r>
      </w:del>
      <w:r w:rsidR="003542A6">
        <w:rPr>
          <w:rFonts w:ascii="Cambria" w:hAnsi="Cambria"/>
          <w:sz w:val="28"/>
          <w:szCs w:val="28"/>
        </w:rPr>
        <w:t xml:space="preserve"> unable to get h</w:t>
      </w:r>
      <w:r w:rsidR="00701FCE">
        <w:rPr>
          <w:rFonts w:ascii="Cambria" w:hAnsi="Cambria"/>
          <w:sz w:val="28"/>
          <w:szCs w:val="28"/>
        </w:rPr>
        <w:t>er</w:t>
      </w:r>
      <w:r w:rsidR="003542A6">
        <w:rPr>
          <w:rFonts w:ascii="Cambria" w:hAnsi="Cambria"/>
          <w:sz w:val="28"/>
          <w:szCs w:val="28"/>
        </w:rPr>
        <w:t xml:space="preserve"> computer back on</w:t>
      </w:r>
      <w:del w:id="17384" w:author="Daisy Watt" w:date="2026-06-23T11:43:00Z" w16du:dateUtc="2026-06-23T09:43:00Z">
        <w:r w:rsidR="005759F9">
          <w:rPr>
            <w:rFonts w:ascii="Cambria" w:hAnsi="Cambria"/>
            <w:sz w:val="28"/>
            <w:szCs w:val="28"/>
          </w:rPr>
          <w:delText xml:space="preserve">, she rang the </w:delText>
        </w:r>
      </w:del>
      <w:del w:id="17385" w:author="Daisy Watt" w:date="2026-06-22T22:32:00Z" w16du:dateUtc="2026-06-22T20:32:00Z">
        <w:r w:rsidR="005759F9">
          <w:rPr>
            <w:rFonts w:ascii="Cambria" w:hAnsi="Cambria"/>
            <w:sz w:val="28"/>
            <w:szCs w:val="28"/>
          </w:rPr>
          <w:delText>H</w:delText>
        </w:r>
      </w:del>
      <w:del w:id="17386" w:author="Daisy Watt" w:date="2026-06-23T11:43:00Z" w16du:dateUtc="2026-06-23T09:43:00Z">
        <w:r w:rsidR="005759F9">
          <w:rPr>
            <w:rFonts w:ascii="Cambria" w:hAnsi="Cambria"/>
            <w:sz w:val="28"/>
            <w:szCs w:val="28"/>
          </w:rPr>
          <w:delText>elpdesk in desperation</w:delText>
        </w:r>
      </w:del>
      <w:r>
        <w:rPr>
          <w:rFonts w:ascii="Cambria" w:hAnsi="Cambria"/>
          <w:sz w:val="28"/>
          <w:szCs w:val="28"/>
        </w:rPr>
        <w:t>.</w:t>
      </w:r>
      <w:r w:rsidR="00CA3B38">
        <w:rPr>
          <w:rFonts w:ascii="Cambria" w:hAnsi="Cambria"/>
          <w:sz w:val="28"/>
          <w:szCs w:val="28"/>
        </w:rPr>
        <w:t xml:space="preserve">  </w:t>
      </w:r>
    </w:p>
    <w:p w14:paraId="6D82A4C8" w14:textId="204C1B40" w:rsidR="00083CCA" w:rsidRDefault="00083CCA" w:rsidP="00083CCA">
      <w:pPr>
        <w:spacing w:line="360" w:lineRule="auto"/>
        <w:contextualSpacing/>
        <w:rPr>
          <w:rFonts w:ascii="Cambria" w:hAnsi="Cambria"/>
          <w:sz w:val="28"/>
          <w:szCs w:val="28"/>
        </w:rPr>
      </w:pPr>
      <w:r>
        <w:rPr>
          <w:rFonts w:ascii="Cambria" w:hAnsi="Cambria"/>
          <w:sz w:val="28"/>
          <w:szCs w:val="28"/>
        </w:rPr>
        <w:tab/>
        <w:t>‘I think it’s something to do with the main frame</w:t>
      </w:r>
      <w:del w:id="17387" w:author="Daisy Watt" w:date="2026-06-22T22:32:00Z" w16du:dateUtc="2026-06-22T20:32:00Z">
        <w:r>
          <w:rPr>
            <w:rFonts w:ascii="Cambria" w:hAnsi="Cambria"/>
            <w:sz w:val="28"/>
            <w:szCs w:val="28"/>
          </w:rPr>
          <w:delText xml:space="preserve">,’ </w:delText>
        </w:r>
        <w:r w:rsidDel="0012117D">
          <w:rPr>
            <w:rFonts w:ascii="Cambria" w:hAnsi="Cambria"/>
            <w:sz w:val="28"/>
            <w:szCs w:val="28"/>
          </w:rPr>
          <w:delText>h</w:delText>
        </w:r>
      </w:del>
      <w:ins w:id="17388" w:author="Daisy Watt" w:date="2026-06-22T22:32:00Z" w16du:dateUtc="2026-06-22T20:32:00Z">
        <w:r w:rsidR="0012117D">
          <w:rPr>
            <w:rFonts w:ascii="Cambria" w:hAnsi="Cambria"/>
            <w:sz w:val="28"/>
            <w:szCs w:val="28"/>
          </w:rPr>
          <w:t>.’ H</w:t>
        </w:r>
      </w:ins>
      <w:r>
        <w:rPr>
          <w:rFonts w:ascii="Cambria" w:hAnsi="Cambria"/>
          <w:sz w:val="28"/>
          <w:szCs w:val="28"/>
        </w:rPr>
        <w:t xml:space="preserve">e </w:t>
      </w:r>
      <w:r w:rsidR="00A56197">
        <w:rPr>
          <w:rFonts w:ascii="Cambria" w:hAnsi="Cambria"/>
          <w:sz w:val="28"/>
          <w:szCs w:val="28"/>
        </w:rPr>
        <w:t xml:space="preserve">stood beside her, </w:t>
      </w:r>
      <w:r>
        <w:rPr>
          <w:rFonts w:ascii="Cambria" w:hAnsi="Cambria"/>
          <w:sz w:val="28"/>
          <w:szCs w:val="28"/>
        </w:rPr>
        <w:t>scratch</w:t>
      </w:r>
      <w:r w:rsidR="00A56197">
        <w:rPr>
          <w:rFonts w:ascii="Cambria" w:hAnsi="Cambria"/>
          <w:sz w:val="28"/>
          <w:szCs w:val="28"/>
        </w:rPr>
        <w:t>ing</w:t>
      </w:r>
      <w:r>
        <w:rPr>
          <w:rFonts w:ascii="Cambria" w:hAnsi="Cambria"/>
          <w:sz w:val="28"/>
          <w:szCs w:val="28"/>
        </w:rPr>
        <w:t xml:space="preserve"> his chin thoughtfully. ‘</w:t>
      </w:r>
      <w:r w:rsidR="00CD6893">
        <w:rPr>
          <w:rFonts w:ascii="Cambria" w:hAnsi="Cambria"/>
          <w:sz w:val="28"/>
          <w:szCs w:val="28"/>
        </w:rPr>
        <w:t xml:space="preserve">I’m going to swap your </w:t>
      </w:r>
      <w:r>
        <w:rPr>
          <w:rFonts w:ascii="Cambria" w:hAnsi="Cambria"/>
          <w:sz w:val="28"/>
          <w:szCs w:val="28"/>
        </w:rPr>
        <w:t>monitor</w:t>
      </w:r>
      <w:r w:rsidR="00CD6893">
        <w:rPr>
          <w:rFonts w:ascii="Cambria" w:hAnsi="Cambria"/>
          <w:sz w:val="28"/>
          <w:szCs w:val="28"/>
        </w:rPr>
        <w:t xml:space="preserve"> for now</w:t>
      </w:r>
      <w:ins w:id="17389" w:author="Daisy Watt" w:date="2026-06-22T22:32:00Z" w16du:dateUtc="2026-06-22T20:32:00Z">
        <w:r w:rsidR="00915949">
          <w:rPr>
            <w:rFonts w:ascii="Cambria" w:hAnsi="Cambria"/>
            <w:sz w:val="28"/>
            <w:szCs w:val="28"/>
          </w:rPr>
          <w:t>,</w:t>
        </w:r>
      </w:ins>
      <w:r w:rsidR="00CD6893">
        <w:rPr>
          <w:rFonts w:ascii="Cambria" w:hAnsi="Cambria"/>
          <w:sz w:val="28"/>
          <w:szCs w:val="28"/>
        </w:rPr>
        <w:t xml:space="preserve"> though</w:t>
      </w:r>
      <w:r w:rsidR="00824AD4">
        <w:rPr>
          <w:rFonts w:ascii="Cambria" w:hAnsi="Cambria"/>
          <w:sz w:val="28"/>
          <w:szCs w:val="28"/>
        </w:rPr>
        <w:t xml:space="preserve">, </w:t>
      </w:r>
      <w:r w:rsidR="001B7E6B">
        <w:rPr>
          <w:rFonts w:ascii="Cambria" w:hAnsi="Cambria"/>
          <w:sz w:val="28"/>
          <w:szCs w:val="28"/>
        </w:rPr>
        <w:t>which</w:t>
      </w:r>
      <w:r w:rsidR="00824AD4">
        <w:rPr>
          <w:rFonts w:ascii="Cambria" w:hAnsi="Cambria"/>
          <w:sz w:val="28"/>
          <w:szCs w:val="28"/>
        </w:rPr>
        <w:t xml:space="preserve"> might do the trick</w:t>
      </w:r>
      <w:r>
        <w:rPr>
          <w:rFonts w:ascii="Cambria" w:hAnsi="Cambria"/>
          <w:sz w:val="28"/>
          <w:szCs w:val="28"/>
        </w:rPr>
        <w:t>.’</w:t>
      </w:r>
    </w:p>
    <w:p w14:paraId="4F0A5410" w14:textId="77777777" w:rsidR="00382A3E" w:rsidRDefault="00083CCA" w:rsidP="00083CCA">
      <w:pPr>
        <w:spacing w:line="360" w:lineRule="auto"/>
        <w:ind w:firstLine="720"/>
        <w:contextualSpacing/>
        <w:rPr>
          <w:ins w:id="17390" w:author="Claire S" w:date="2026-07-30T08:21:00Z" w16du:dateUtc="2026-07-30T07:21:00Z"/>
          <w:rFonts w:ascii="Cambria" w:hAnsi="Cambria"/>
          <w:sz w:val="28"/>
          <w:szCs w:val="28"/>
        </w:rPr>
      </w:pPr>
      <w:r>
        <w:rPr>
          <w:rFonts w:ascii="Cambria" w:hAnsi="Cambria"/>
          <w:sz w:val="28"/>
          <w:szCs w:val="28"/>
        </w:rPr>
        <w:t>‘Okay</w:t>
      </w:r>
      <w:r w:rsidR="003542A6">
        <w:rPr>
          <w:rFonts w:ascii="Cambria" w:hAnsi="Cambria"/>
          <w:sz w:val="28"/>
          <w:szCs w:val="28"/>
        </w:rPr>
        <w:t>,</w:t>
      </w:r>
      <w:r w:rsidR="00CD6893">
        <w:rPr>
          <w:rFonts w:ascii="Cambria" w:hAnsi="Cambria"/>
          <w:sz w:val="28"/>
          <w:szCs w:val="28"/>
        </w:rPr>
        <w:t xml:space="preserve"> thanks</w:t>
      </w:r>
      <w:r>
        <w:rPr>
          <w:rFonts w:ascii="Cambria" w:hAnsi="Cambria"/>
          <w:sz w:val="28"/>
          <w:szCs w:val="28"/>
        </w:rPr>
        <w:t xml:space="preserve">,’ Clara said, wondering why she’d </w:t>
      </w:r>
      <w:commentRangeStart w:id="17391"/>
      <w:r>
        <w:rPr>
          <w:rFonts w:ascii="Cambria" w:hAnsi="Cambria"/>
          <w:sz w:val="28"/>
          <w:szCs w:val="28"/>
        </w:rPr>
        <w:t xml:space="preserve">never realised how handsome </w:t>
      </w:r>
      <w:r w:rsidR="00A1716B">
        <w:rPr>
          <w:rFonts w:ascii="Cambria" w:hAnsi="Cambria"/>
          <w:sz w:val="28"/>
          <w:szCs w:val="28"/>
        </w:rPr>
        <w:t>Phil</w:t>
      </w:r>
      <w:r>
        <w:rPr>
          <w:rFonts w:ascii="Cambria" w:hAnsi="Cambria"/>
          <w:sz w:val="28"/>
          <w:szCs w:val="28"/>
        </w:rPr>
        <w:t xml:space="preserve"> was before</w:t>
      </w:r>
      <w:commentRangeEnd w:id="17391"/>
      <w:r w:rsidR="00BC1335">
        <w:rPr>
          <w:rStyle w:val="CommentReference"/>
          <w:rFonts w:ascii="Cambria" w:hAnsi="Cambria"/>
          <w:sz w:val="28"/>
          <w:szCs w:val="28"/>
        </w:rPr>
        <w:commentReference w:id="17391"/>
      </w:r>
      <w:r>
        <w:rPr>
          <w:rFonts w:ascii="Cambria" w:hAnsi="Cambria"/>
          <w:sz w:val="28"/>
          <w:szCs w:val="28"/>
        </w:rPr>
        <w:t xml:space="preserve">. </w:t>
      </w:r>
      <w:ins w:id="17392" w:author="Claire S" w:date="2026-07-29T16:42:00Z" w16du:dateUtc="2026-07-29T15:42:00Z">
        <w:r w:rsidR="00782503">
          <w:rPr>
            <w:rFonts w:ascii="Cambria" w:hAnsi="Cambria"/>
            <w:sz w:val="28"/>
            <w:szCs w:val="28"/>
          </w:rPr>
          <w:t xml:space="preserve">Probably because, after </w:t>
        </w:r>
      </w:ins>
      <w:ins w:id="17393" w:author="Claire S" w:date="2026-07-29T16:53:00Z" w16du:dateUtc="2026-07-29T15:53:00Z">
        <w:r w:rsidR="00E8258B">
          <w:rPr>
            <w:rFonts w:ascii="Cambria" w:hAnsi="Cambria"/>
            <w:sz w:val="28"/>
            <w:szCs w:val="28"/>
          </w:rPr>
          <w:t xml:space="preserve">her </w:t>
        </w:r>
      </w:ins>
      <w:ins w:id="17394" w:author="Claire S" w:date="2026-07-29T18:04:00Z" w16du:dateUtc="2026-07-29T17:04:00Z">
        <w:r w:rsidR="00790543">
          <w:rPr>
            <w:rFonts w:ascii="Cambria" w:hAnsi="Cambria"/>
            <w:sz w:val="28"/>
            <w:szCs w:val="28"/>
          </w:rPr>
          <w:t>last</w:t>
        </w:r>
      </w:ins>
      <w:ins w:id="17395" w:author="Claire S" w:date="2026-07-29T16:53:00Z" w16du:dateUtc="2026-07-29T15:53:00Z">
        <w:r w:rsidR="00CC7E20">
          <w:rPr>
            <w:rFonts w:ascii="Cambria" w:hAnsi="Cambria"/>
            <w:sz w:val="28"/>
            <w:szCs w:val="28"/>
          </w:rPr>
          <w:t xml:space="preserve"> boyfriend </w:t>
        </w:r>
      </w:ins>
      <w:ins w:id="17396" w:author="Claire S" w:date="2026-07-29T16:42:00Z" w16du:dateUtc="2026-07-29T15:42:00Z">
        <w:r w:rsidR="00782503">
          <w:rPr>
            <w:rFonts w:ascii="Cambria" w:hAnsi="Cambria"/>
            <w:sz w:val="28"/>
            <w:szCs w:val="28"/>
          </w:rPr>
          <w:t>Sam, she</w:t>
        </w:r>
      </w:ins>
      <w:ins w:id="17397" w:author="Claire S" w:date="2026-07-29T16:53:00Z" w16du:dateUtc="2026-07-29T15:53:00Z">
        <w:r w:rsidR="00CC7E20">
          <w:rPr>
            <w:rFonts w:ascii="Cambria" w:hAnsi="Cambria"/>
            <w:sz w:val="28"/>
            <w:szCs w:val="28"/>
          </w:rPr>
          <w:t>’d</w:t>
        </w:r>
      </w:ins>
      <w:ins w:id="17398" w:author="Claire S" w:date="2026-07-29T16:42:00Z" w16du:dateUtc="2026-07-29T15:42:00Z">
        <w:r w:rsidR="00782503">
          <w:rPr>
            <w:rFonts w:ascii="Cambria" w:hAnsi="Cambria"/>
            <w:sz w:val="28"/>
            <w:szCs w:val="28"/>
          </w:rPr>
          <w:t xml:space="preserve"> had no </w:t>
        </w:r>
      </w:ins>
      <w:ins w:id="17399" w:author="Claire S" w:date="2026-07-30T08:21:00Z" w16du:dateUtc="2026-07-30T07:21:00Z">
        <w:r w:rsidR="00382A3E">
          <w:rPr>
            <w:rFonts w:ascii="Cambria" w:hAnsi="Cambria"/>
            <w:sz w:val="28"/>
            <w:szCs w:val="28"/>
          </w:rPr>
          <w:t>desire to date or to even</w:t>
        </w:r>
      </w:ins>
      <w:ins w:id="17400" w:author="Claire S" w:date="2026-07-29T16:42:00Z" w16du:dateUtc="2026-07-29T15:42:00Z">
        <w:r w:rsidR="00782503">
          <w:rPr>
            <w:rFonts w:ascii="Cambria" w:hAnsi="Cambria"/>
            <w:sz w:val="28"/>
            <w:szCs w:val="28"/>
          </w:rPr>
          <w:t xml:space="preserve"> go near men again</w:t>
        </w:r>
      </w:ins>
      <w:ins w:id="17401" w:author="Claire S" w:date="2026-07-29T16:53:00Z" w16du:dateUtc="2026-07-29T15:53:00Z">
        <w:r w:rsidR="00CC7E20">
          <w:rPr>
            <w:rFonts w:ascii="Cambria" w:hAnsi="Cambria"/>
            <w:sz w:val="28"/>
            <w:szCs w:val="28"/>
          </w:rPr>
          <w:t xml:space="preserve"> anytime soon</w:t>
        </w:r>
      </w:ins>
      <w:ins w:id="17402" w:author="Claire S" w:date="2026-07-29T16:42:00Z" w16du:dateUtc="2026-07-29T15:42:00Z">
        <w:r w:rsidR="00782503">
          <w:rPr>
            <w:rFonts w:ascii="Cambria" w:hAnsi="Cambria"/>
            <w:sz w:val="28"/>
            <w:szCs w:val="28"/>
          </w:rPr>
          <w:t xml:space="preserve">.  Not that Sam was really a man; </w:t>
        </w:r>
      </w:ins>
      <w:ins w:id="17403" w:author="Claire S" w:date="2026-07-29T16:53:00Z" w16du:dateUtc="2026-07-29T15:53:00Z">
        <w:r w:rsidR="00CC7E20">
          <w:rPr>
            <w:rFonts w:ascii="Cambria" w:hAnsi="Cambria"/>
            <w:sz w:val="28"/>
            <w:szCs w:val="28"/>
          </w:rPr>
          <w:t xml:space="preserve">he was much </w:t>
        </w:r>
      </w:ins>
      <w:ins w:id="17404" w:author="Claire S" w:date="2026-07-29T16:42:00Z" w16du:dateUtc="2026-07-29T15:42:00Z">
        <w:r w:rsidR="00782503">
          <w:rPr>
            <w:rFonts w:ascii="Cambria" w:hAnsi="Cambria"/>
            <w:sz w:val="28"/>
            <w:szCs w:val="28"/>
          </w:rPr>
          <w:t xml:space="preserve">more of a boy-child.  </w:t>
        </w:r>
      </w:ins>
    </w:p>
    <w:p w14:paraId="2EC1486B" w14:textId="42CF34E2" w:rsidR="00083CCA" w:rsidRDefault="00782503" w:rsidP="00083CCA">
      <w:pPr>
        <w:spacing w:line="360" w:lineRule="auto"/>
        <w:ind w:firstLine="720"/>
        <w:contextualSpacing/>
        <w:rPr>
          <w:rFonts w:ascii="Cambria" w:hAnsi="Cambria"/>
          <w:sz w:val="28"/>
          <w:szCs w:val="28"/>
        </w:rPr>
      </w:pPr>
      <w:ins w:id="17405" w:author="Claire S" w:date="2026-07-29T16:42:00Z" w16du:dateUtc="2026-07-29T15:42:00Z">
        <w:r>
          <w:rPr>
            <w:rFonts w:ascii="Cambria" w:hAnsi="Cambria"/>
            <w:sz w:val="28"/>
            <w:szCs w:val="28"/>
          </w:rPr>
          <w:t>But Phil</w:t>
        </w:r>
      </w:ins>
      <w:ins w:id="17406" w:author="Daisy Watt" w:date="2026-06-23T11:48:00Z" w16du:dateUtc="2026-06-23T09:48:00Z">
        <w:del w:id="17407" w:author="Claire S" w:date="2026-07-29T16:42:00Z" w16du:dateUtc="2026-07-29T15:42:00Z">
          <w:r w:rsidR="002A0C99" w:rsidDel="00782503">
            <w:rPr>
              <w:rFonts w:ascii="Cambria" w:hAnsi="Cambria"/>
              <w:sz w:val="28"/>
              <w:szCs w:val="28"/>
            </w:rPr>
            <w:delText>He</w:delText>
          </w:r>
        </w:del>
        <w:r w:rsidR="002A0C99">
          <w:rPr>
            <w:rFonts w:ascii="Cambria" w:hAnsi="Cambria"/>
            <w:sz w:val="28"/>
            <w:szCs w:val="28"/>
          </w:rPr>
          <w:t xml:space="preserve"> had such nice red curls, she thought</w:t>
        </w:r>
      </w:ins>
      <w:ins w:id="17408" w:author="Claire S" w:date="2026-07-29T16:53:00Z" w16du:dateUtc="2026-07-29T15:53:00Z">
        <w:r w:rsidR="00CC7E20">
          <w:rPr>
            <w:rFonts w:ascii="Cambria" w:hAnsi="Cambria"/>
            <w:sz w:val="28"/>
            <w:szCs w:val="28"/>
          </w:rPr>
          <w:t xml:space="preserve"> absently now</w:t>
        </w:r>
      </w:ins>
      <w:ins w:id="17409" w:author="Daisy Watt" w:date="2026-06-23T11:48:00Z" w16du:dateUtc="2026-06-23T09:48:00Z">
        <w:r w:rsidR="002A0C99">
          <w:rPr>
            <w:rFonts w:ascii="Cambria" w:hAnsi="Cambria"/>
            <w:sz w:val="28"/>
            <w:szCs w:val="28"/>
          </w:rPr>
          <w:t xml:space="preserve">, </w:t>
        </w:r>
      </w:ins>
      <w:ins w:id="17410" w:author="Claire S" w:date="2026-07-29T17:15:00Z" w16du:dateUtc="2026-07-29T16:15:00Z">
        <w:r w:rsidR="006417B2">
          <w:rPr>
            <w:rFonts w:ascii="Cambria" w:hAnsi="Cambria"/>
            <w:sz w:val="28"/>
            <w:szCs w:val="28"/>
          </w:rPr>
          <w:t>wa</w:t>
        </w:r>
      </w:ins>
      <w:ins w:id="17411" w:author="Claire S" w:date="2026-07-29T17:16:00Z" w16du:dateUtc="2026-07-29T16:16:00Z">
        <w:r w:rsidR="006417B2">
          <w:rPr>
            <w:rFonts w:ascii="Cambria" w:hAnsi="Cambria"/>
            <w:sz w:val="28"/>
            <w:szCs w:val="28"/>
          </w:rPr>
          <w:t xml:space="preserve">tching him potter about with wires, </w:t>
        </w:r>
      </w:ins>
      <w:ins w:id="17412" w:author="Daisy Watt" w:date="2026-06-23T11:48:00Z" w16du:dateUtc="2026-06-23T09:48:00Z">
        <w:r w:rsidR="002A0C99">
          <w:rPr>
            <w:rFonts w:ascii="Cambria" w:hAnsi="Cambria"/>
            <w:sz w:val="28"/>
            <w:szCs w:val="28"/>
          </w:rPr>
          <w:t xml:space="preserve">and his freckles were cute. </w:t>
        </w:r>
      </w:ins>
      <w:ins w:id="17413" w:author="Claire S" w:date="2026-07-29T17:16:00Z" w16du:dateUtc="2026-07-29T16:16:00Z">
        <w:r w:rsidR="00FE4F97">
          <w:rPr>
            <w:rFonts w:ascii="Cambria" w:hAnsi="Cambria"/>
            <w:sz w:val="28"/>
            <w:szCs w:val="28"/>
          </w:rPr>
          <w:t>Though she’d barely spoken to him before today</w:t>
        </w:r>
      </w:ins>
      <w:ins w:id="17414" w:author="Claire S" w:date="2026-07-30T08:21:00Z" w16du:dateUtc="2026-07-30T07:21:00Z">
        <w:r w:rsidR="00382A3E">
          <w:rPr>
            <w:rFonts w:ascii="Cambria" w:hAnsi="Cambria"/>
            <w:sz w:val="28"/>
            <w:szCs w:val="28"/>
          </w:rPr>
          <w:t>, he had a sweet, calm air about him.</w:t>
        </w:r>
      </w:ins>
      <w:commentRangeStart w:id="17415"/>
      <w:del w:id="17416" w:author="Claire S" w:date="2026-07-29T17:16:00Z" w16du:dateUtc="2026-07-29T16:16:00Z">
        <w:r w:rsidR="00074687" w:rsidDel="006417B2">
          <w:rPr>
            <w:rFonts w:ascii="Cambria" w:hAnsi="Cambria"/>
            <w:sz w:val="28"/>
            <w:szCs w:val="28"/>
          </w:rPr>
          <w:delText xml:space="preserve">She didn’t know him </w:delText>
        </w:r>
        <w:r w:rsidR="00A1716B" w:rsidDel="006417B2">
          <w:rPr>
            <w:rFonts w:ascii="Cambria" w:hAnsi="Cambria"/>
            <w:sz w:val="28"/>
            <w:szCs w:val="28"/>
          </w:rPr>
          <w:delText>well</w:delText>
        </w:r>
        <w:r w:rsidR="001671CC" w:rsidDel="006417B2">
          <w:rPr>
            <w:rFonts w:ascii="Cambria" w:hAnsi="Cambria"/>
            <w:sz w:val="28"/>
            <w:szCs w:val="28"/>
          </w:rPr>
          <w:delText>,</w:delText>
        </w:r>
        <w:r w:rsidR="00074687" w:rsidDel="006417B2">
          <w:rPr>
            <w:rFonts w:ascii="Cambria" w:hAnsi="Cambria"/>
            <w:sz w:val="28"/>
            <w:szCs w:val="28"/>
          </w:rPr>
          <w:delText xml:space="preserve"> but she’d seen him </w:delText>
        </w:r>
        <w:r w:rsidR="001671CC" w:rsidDel="006417B2">
          <w:rPr>
            <w:rFonts w:ascii="Cambria" w:hAnsi="Cambria"/>
            <w:sz w:val="28"/>
            <w:szCs w:val="28"/>
          </w:rPr>
          <w:delText>across</w:delText>
        </w:r>
        <w:r w:rsidR="00074687" w:rsidDel="006417B2">
          <w:rPr>
            <w:rFonts w:ascii="Cambria" w:hAnsi="Cambria"/>
            <w:sz w:val="28"/>
            <w:szCs w:val="28"/>
          </w:rPr>
          <w:delText xml:space="preserve"> the office d</w:delText>
        </w:r>
        <w:r w:rsidR="001671CC" w:rsidDel="006417B2">
          <w:rPr>
            <w:rFonts w:ascii="Cambria" w:hAnsi="Cambria"/>
            <w:sz w:val="28"/>
            <w:szCs w:val="28"/>
          </w:rPr>
          <w:delText>ozen</w:delText>
        </w:r>
        <w:r w:rsidR="00074687" w:rsidDel="006417B2">
          <w:rPr>
            <w:rFonts w:ascii="Cambria" w:hAnsi="Cambria"/>
            <w:sz w:val="28"/>
            <w:szCs w:val="28"/>
          </w:rPr>
          <w:delText>s of times, helping colleagues with their IT problems.</w:delText>
        </w:r>
        <w:commentRangeEnd w:id="17415"/>
        <w:r w:rsidR="002A0C99" w:rsidDel="006417B2">
          <w:rPr>
            <w:rStyle w:val="CommentReference"/>
            <w:rFonts w:ascii="Cambria" w:hAnsi="Cambria"/>
            <w:sz w:val="28"/>
            <w:szCs w:val="28"/>
          </w:rPr>
          <w:commentReference w:id="17415"/>
        </w:r>
      </w:del>
    </w:p>
    <w:p w14:paraId="442D4968" w14:textId="2D85CC9A" w:rsidR="00CD6893" w:rsidRDefault="00CD6893" w:rsidP="00083CCA">
      <w:pPr>
        <w:spacing w:line="360" w:lineRule="auto"/>
        <w:ind w:firstLine="720"/>
        <w:contextualSpacing/>
        <w:rPr>
          <w:rFonts w:ascii="Cambria" w:hAnsi="Cambria"/>
          <w:sz w:val="28"/>
          <w:szCs w:val="28"/>
        </w:rPr>
      </w:pPr>
      <w:r>
        <w:rPr>
          <w:rFonts w:ascii="Cambria" w:hAnsi="Cambria"/>
          <w:sz w:val="28"/>
          <w:szCs w:val="28"/>
        </w:rPr>
        <w:t>‘Were you downloading particularly large files</w:t>
      </w:r>
      <w:r w:rsidR="006040D5">
        <w:rPr>
          <w:rFonts w:ascii="Cambria" w:hAnsi="Cambria"/>
          <w:sz w:val="28"/>
          <w:szCs w:val="28"/>
        </w:rPr>
        <w:t xml:space="preserve"> when it crashed?’</w:t>
      </w:r>
      <w:r w:rsidR="000917F4">
        <w:rPr>
          <w:rFonts w:ascii="Cambria" w:hAnsi="Cambria"/>
          <w:sz w:val="28"/>
          <w:szCs w:val="28"/>
        </w:rPr>
        <w:t xml:space="preserve"> </w:t>
      </w:r>
      <w:del w:id="17417" w:author="Daisy Watt" w:date="2026-06-22T22:32:00Z" w16du:dateUtc="2026-06-22T20:32:00Z">
        <w:r w:rsidR="000917F4" w:rsidDel="00921DEA">
          <w:rPr>
            <w:rFonts w:ascii="Cambria" w:hAnsi="Cambria"/>
            <w:sz w:val="28"/>
            <w:szCs w:val="28"/>
          </w:rPr>
          <w:delText>h</w:delText>
        </w:r>
      </w:del>
      <w:ins w:id="17418" w:author="Daisy Watt" w:date="2026-06-22T22:32:00Z" w16du:dateUtc="2026-06-22T20:32:00Z">
        <w:r w:rsidR="00921DEA">
          <w:rPr>
            <w:rFonts w:ascii="Cambria" w:hAnsi="Cambria"/>
            <w:sz w:val="28"/>
            <w:szCs w:val="28"/>
          </w:rPr>
          <w:t>H</w:t>
        </w:r>
      </w:ins>
      <w:r w:rsidR="000917F4">
        <w:rPr>
          <w:rFonts w:ascii="Cambria" w:hAnsi="Cambria"/>
          <w:sz w:val="28"/>
          <w:szCs w:val="28"/>
        </w:rPr>
        <w:t xml:space="preserve">e </w:t>
      </w:r>
      <w:r w:rsidR="001671CC">
        <w:rPr>
          <w:rFonts w:ascii="Cambria" w:hAnsi="Cambria"/>
          <w:sz w:val="28"/>
          <w:szCs w:val="28"/>
        </w:rPr>
        <w:t xml:space="preserve">bent to </w:t>
      </w:r>
      <w:r w:rsidR="000917F4">
        <w:rPr>
          <w:rFonts w:ascii="Cambria" w:hAnsi="Cambria"/>
          <w:sz w:val="28"/>
          <w:szCs w:val="28"/>
        </w:rPr>
        <w:t>unplug her monitor.</w:t>
      </w:r>
      <w:r w:rsidR="001B7E6B">
        <w:rPr>
          <w:rFonts w:ascii="Cambria" w:hAnsi="Cambria"/>
          <w:sz w:val="28"/>
          <w:szCs w:val="28"/>
        </w:rPr>
        <w:t xml:space="preserve"> ‘Or something illicit?’ </w:t>
      </w:r>
    </w:p>
    <w:p w14:paraId="510302C2" w14:textId="27231B7F" w:rsidR="0077651F" w:rsidRDefault="006040D5" w:rsidP="0006747A">
      <w:pPr>
        <w:spacing w:line="360" w:lineRule="auto"/>
        <w:ind w:firstLine="720"/>
        <w:contextualSpacing/>
        <w:rPr>
          <w:ins w:id="17419" w:author="Claire S" w:date="2026-05-25T14:30:00Z" w16du:dateUtc="2026-05-25T13:30:00Z"/>
          <w:rFonts w:ascii="Cambria" w:hAnsi="Cambria"/>
          <w:sz w:val="28"/>
          <w:szCs w:val="28"/>
        </w:rPr>
      </w:pPr>
      <w:r>
        <w:rPr>
          <w:rFonts w:ascii="Cambria" w:hAnsi="Cambria"/>
          <w:sz w:val="28"/>
          <w:szCs w:val="28"/>
        </w:rPr>
        <w:t>‘No</w:t>
      </w:r>
      <w:del w:id="17420" w:author="Daisy Watt" w:date="2026-06-22T22:32:00Z" w16du:dateUtc="2026-06-22T20:32:00Z">
        <w:r>
          <w:rPr>
            <w:rFonts w:ascii="Cambria" w:hAnsi="Cambria"/>
            <w:sz w:val="28"/>
            <w:szCs w:val="28"/>
          </w:rPr>
          <w:delText xml:space="preserve">,’ </w:delText>
        </w:r>
        <w:r w:rsidDel="00D70502">
          <w:rPr>
            <w:rFonts w:ascii="Cambria" w:hAnsi="Cambria"/>
            <w:sz w:val="28"/>
            <w:szCs w:val="28"/>
          </w:rPr>
          <w:delText>s</w:delText>
        </w:r>
      </w:del>
      <w:ins w:id="17421" w:author="Daisy Watt" w:date="2026-06-22T22:32:00Z" w16du:dateUtc="2026-06-22T20:32:00Z">
        <w:r w:rsidR="00D70502">
          <w:rPr>
            <w:rFonts w:ascii="Cambria" w:hAnsi="Cambria"/>
            <w:sz w:val="28"/>
            <w:szCs w:val="28"/>
          </w:rPr>
          <w:t>.</w:t>
        </w:r>
      </w:ins>
      <w:ins w:id="17422" w:author="Daisy Watt" w:date="2026-06-22T22:33:00Z" w16du:dateUtc="2026-06-22T20:33:00Z">
        <w:r w:rsidR="00D70502">
          <w:rPr>
            <w:rFonts w:ascii="Cambria" w:hAnsi="Cambria"/>
            <w:sz w:val="28"/>
            <w:szCs w:val="28"/>
          </w:rPr>
          <w:t>’ S</w:t>
        </w:r>
      </w:ins>
      <w:r>
        <w:rPr>
          <w:rFonts w:ascii="Cambria" w:hAnsi="Cambria"/>
          <w:sz w:val="28"/>
          <w:szCs w:val="28"/>
        </w:rPr>
        <w:t>he blushed, feeling almost guilty about what she’d been watching.</w:t>
      </w:r>
      <w:r w:rsidR="0006747A">
        <w:rPr>
          <w:rFonts w:ascii="Cambria" w:hAnsi="Cambria"/>
          <w:sz w:val="28"/>
          <w:szCs w:val="28"/>
        </w:rPr>
        <w:t xml:space="preserve"> </w:t>
      </w:r>
      <w:del w:id="17423" w:author="Daisy Watt" w:date="2026-06-23T11:48:00Z" w16du:dateUtc="2026-06-23T09:48:00Z">
        <w:r w:rsidR="0006747A">
          <w:rPr>
            <w:rFonts w:ascii="Cambria" w:hAnsi="Cambria"/>
            <w:sz w:val="28"/>
            <w:szCs w:val="28"/>
          </w:rPr>
          <w:delText xml:space="preserve">He had </w:delText>
        </w:r>
        <w:r w:rsidR="000917F4">
          <w:rPr>
            <w:rFonts w:ascii="Cambria" w:hAnsi="Cambria"/>
            <w:sz w:val="28"/>
            <w:szCs w:val="28"/>
          </w:rPr>
          <w:delText xml:space="preserve">such nice red </w:delText>
        </w:r>
        <w:r w:rsidR="0006747A">
          <w:rPr>
            <w:rFonts w:ascii="Cambria" w:hAnsi="Cambria"/>
            <w:sz w:val="28"/>
            <w:szCs w:val="28"/>
          </w:rPr>
          <w:delText>cur</w:delText>
        </w:r>
        <w:r w:rsidR="000917F4">
          <w:rPr>
            <w:rFonts w:ascii="Cambria" w:hAnsi="Cambria"/>
            <w:sz w:val="28"/>
            <w:szCs w:val="28"/>
          </w:rPr>
          <w:delText xml:space="preserve">ls, </w:delText>
        </w:r>
        <w:r w:rsidR="0006747A">
          <w:rPr>
            <w:rFonts w:ascii="Cambria" w:hAnsi="Cambria"/>
            <w:sz w:val="28"/>
            <w:szCs w:val="28"/>
          </w:rPr>
          <w:delText xml:space="preserve">and </w:delText>
        </w:r>
        <w:r w:rsidR="000917F4">
          <w:rPr>
            <w:rFonts w:ascii="Cambria" w:hAnsi="Cambria"/>
            <w:sz w:val="28"/>
            <w:szCs w:val="28"/>
          </w:rPr>
          <w:delText xml:space="preserve">his </w:delText>
        </w:r>
        <w:r w:rsidR="0006747A">
          <w:rPr>
            <w:rFonts w:ascii="Cambria" w:hAnsi="Cambria"/>
            <w:sz w:val="28"/>
            <w:szCs w:val="28"/>
          </w:rPr>
          <w:delText>freckles</w:delText>
        </w:r>
        <w:r w:rsidR="000917F4">
          <w:rPr>
            <w:rFonts w:ascii="Cambria" w:hAnsi="Cambria"/>
            <w:sz w:val="28"/>
            <w:szCs w:val="28"/>
          </w:rPr>
          <w:delText xml:space="preserve"> were cute</w:delText>
        </w:r>
      </w:del>
      <w:del w:id="17424" w:author="Daisy Watt" w:date="2026-06-23T11:47:00Z" w16du:dateUtc="2026-06-23T09:47:00Z">
        <w:r w:rsidR="0006747A">
          <w:rPr>
            <w:rFonts w:ascii="Cambria" w:hAnsi="Cambria"/>
            <w:sz w:val="28"/>
            <w:szCs w:val="28"/>
          </w:rPr>
          <w:delText xml:space="preserve">, she was thinking when he </w:delText>
        </w:r>
        <w:r w:rsidR="00123FF8">
          <w:rPr>
            <w:rFonts w:ascii="Cambria" w:hAnsi="Cambria"/>
            <w:sz w:val="28"/>
            <w:szCs w:val="28"/>
          </w:rPr>
          <w:delText>grinned</w:delText>
        </w:r>
      </w:del>
      <w:ins w:id="17425" w:author="Claire S" w:date="2026-05-25T14:30:00Z" w16du:dateUtc="2026-05-25T13:30:00Z">
        <w:del w:id="17426" w:author="Daisy Watt" w:date="2026-06-23T11:48:00Z" w16du:dateUtc="2026-06-23T09:48:00Z">
          <w:r w:rsidR="0077651F">
            <w:rPr>
              <w:rFonts w:ascii="Cambria" w:hAnsi="Cambria"/>
              <w:sz w:val="28"/>
              <w:szCs w:val="28"/>
            </w:rPr>
            <w:delText>.</w:delText>
          </w:r>
        </w:del>
      </w:ins>
    </w:p>
    <w:p w14:paraId="60EE9A58" w14:textId="536124D0" w:rsidR="0006747A" w:rsidRDefault="0006747A" w:rsidP="0006747A">
      <w:pPr>
        <w:spacing w:line="360" w:lineRule="auto"/>
        <w:ind w:firstLine="720"/>
        <w:contextualSpacing/>
        <w:rPr>
          <w:rFonts w:ascii="Cambria" w:hAnsi="Cambria"/>
          <w:sz w:val="28"/>
          <w:szCs w:val="28"/>
        </w:rPr>
      </w:pPr>
      <w:del w:id="17427" w:author="Claire S" w:date="2026-05-25T14:30:00Z" w16du:dateUtc="2026-05-25T13:30:00Z">
        <w:r w:rsidDel="0077651F">
          <w:rPr>
            <w:rFonts w:ascii="Cambria" w:hAnsi="Cambria"/>
            <w:sz w:val="28"/>
            <w:szCs w:val="28"/>
          </w:rPr>
          <w:delText xml:space="preserve"> </w:delText>
        </w:r>
      </w:del>
      <w:r w:rsidR="006040D5">
        <w:rPr>
          <w:rFonts w:ascii="Cambria" w:hAnsi="Cambria"/>
          <w:sz w:val="28"/>
          <w:szCs w:val="28"/>
        </w:rPr>
        <w:t xml:space="preserve">‘Not the </w:t>
      </w:r>
      <w:r w:rsidR="00CF1B49">
        <w:rPr>
          <w:rFonts w:ascii="Cambria" w:hAnsi="Cambria"/>
          <w:sz w:val="28"/>
          <w:szCs w:val="28"/>
        </w:rPr>
        <w:t>Sexy Savannah</w:t>
      </w:r>
      <w:r w:rsidR="00123FF8">
        <w:rPr>
          <w:rFonts w:ascii="Cambria" w:hAnsi="Cambria"/>
          <w:sz w:val="28"/>
          <w:szCs w:val="28"/>
        </w:rPr>
        <w:t xml:space="preserve"> show</w:t>
      </w:r>
      <w:r w:rsidR="00CF1B49">
        <w:rPr>
          <w:rFonts w:ascii="Cambria" w:hAnsi="Cambria"/>
          <w:sz w:val="28"/>
          <w:szCs w:val="28"/>
        </w:rPr>
        <w:t xml:space="preserve">?’ </w:t>
      </w:r>
      <w:ins w:id="17428" w:author="Daisy Watt" w:date="2026-06-23T11:47:00Z" w16du:dateUtc="2026-06-23T09:47:00Z">
        <w:r w:rsidR="002A0C99">
          <w:rPr>
            <w:rFonts w:ascii="Cambria" w:hAnsi="Cambria"/>
            <w:sz w:val="28"/>
            <w:szCs w:val="28"/>
          </w:rPr>
          <w:t>He grinned.</w:t>
        </w:r>
      </w:ins>
    </w:p>
    <w:p w14:paraId="5464F5EF" w14:textId="573D175C" w:rsidR="0006747A" w:rsidRDefault="001B7E6B" w:rsidP="0006747A">
      <w:pPr>
        <w:spacing w:line="360" w:lineRule="auto"/>
        <w:ind w:firstLine="720"/>
        <w:contextualSpacing/>
        <w:rPr>
          <w:rFonts w:ascii="Cambria" w:hAnsi="Cambria"/>
          <w:sz w:val="28"/>
          <w:szCs w:val="28"/>
        </w:rPr>
      </w:pPr>
      <w:r>
        <w:rPr>
          <w:rFonts w:ascii="Cambria" w:hAnsi="Cambria"/>
          <w:sz w:val="28"/>
          <w:szCs w:val="28"/>
        </w:rPr>
        <w:t>‘</w:t>
      </w:r>
      <w:r w:rsidR="00123FF8">
        <w:rPr>
          <w:rFonts w:ascii="Cambria" w:hAnsi="Cambria"/>
          <w:sz w:val="28"/>
          <w:szCs w:val="28"/>
        </w:rPr>
        <w:t xml:space="preserve">The – oh, </w:t>
      </w:r>
      <w:r>
        <w:rPr>
          <w:rFonts w:ascii="Cambria" w:hAnsi="Cambria"/>
          <w:sz w:val="28"/>
          <w:szCs w:val="28"/>
        </w:rPr>
        <w:t>God no</w:t>
      </w:r>
      <w:ins w:id="17429" w:author="Claire S" w:date="2026-06-04T17:09:00Z" w16du:dateUtc="2026-06-04T16:09:00Z">
        <w:r w:rsidR="00014DF6">
          <w:rPr>
            <w:rFonts w:ascii="Cambria" w:hAnsi="Cambria"/>
            <w:sz w:val="28"/>
            <w:szCs w:val="28"/>
          </w:rPr>
          <w:t>.</w:t>
        </w:r>
      </w:ins>
      <w:del w:id="17430" w:author="Claire S" w:date="2026-06-04T17:09:00Z" w16du:dateUtc="2026-06-04T16:09:00Z">
        <w:r>
          <w:rPr>
            <w:rFonts w:ascii="Cambria" w:hAnsi="Cambria"/>
            <w:sz w:val="28"/>
            <w:szCs w:val="28"/>
          </w:rPr>
          <w:delText>!</w:delText>
        </w:r>
      </w:del>
      <w:r>
        <w:rPr>
          <w:rFonts w:ascii="Cambria" w:hAnsi="Cambria"/>
          <w:sz w:val="28"/>
          <w:szCs w:val="28"/>
        </w:rPr>
        <w:t xml:space="preserve">’ </w:t>
      </w:r>
      <w:r w:rsidR="00824AD4">
        <w:rPr>
          <w:rFonts w:ascii="Cambria" w:hAnsi="Cambria"/>
          <w:sz w:val="28"/>
          <w:szCs w:val="28"/>
        </w:rPr>
        <w:t>Clara’s</w:t>
      </w:r>
      <w:r w:rsidR="00CF1B49">
        <w:rPr>
          <w:rFonts w:ascii="Cambria" w:hAnsi="Cambria"/>
          <w:sz w:val="28"/>
          <w:szCs w:val="28"/>
        </w:rPr>
        <w:t xml:space="preserve"> eyebrows shot into her fringe</w:t>
      </w:r>
      <w:r w:rsidR="0006747A">
        <w:rPr>
          <w:rFonts w:ascii="Cambria" w:hAnsi="Cambria"/>
          <w:sz w:val="28"/>
          <w:szCs w:val="28"/>
        </w:rPr>
        <w:t xml:space="preserve">. </w:t>
      </w:r>
      <w:r w:rsidR="00CF1B49">
        <w:rPr>
          <w:rFonts w:ascii="Cambria" w:hAnsi="Cambria"/>
          <w:sz w:val="28"/>
          <w:szCs w:val="28"/>
        </w:rPr>
        <w:t>‘</w:t>
      </w:r>
      <w:del w:id="17431" w:author="Claire S" w:date="2026-05-22T16:54:00Z" w16du:dateUtc="2026-05-22T15:54:00Z">
        <w:r w:rsidR="00824AD4" w:rsidDel="00887A8C">
          <w:rPr>
            <w:rFonts w:ascii="Cambria" w:hAnsi="Cambria"/>
            <w:sz w:val="28"/>
            <w:szCs w:val="28"/>
          </w:rPr>
          <w:delText>Euch</w:delText>
        </w:r>
      </w:del>
      <w:ins w:id="17432" w:author="Claire S" w:date="2026-05-22T16:54:00Z" w16du:dateUtc="2026-05-22T15:54:00Z">
        <w:r w:rsidR="00887A8C">
          <w:rPr>
            <w:rFonts w:ascii="Cambria" w:hAnsi="Cambria"/>
            <w:sz w:val="28"/>
            <w:szCs w:val="28"/>
          </w:rPr>
          <w:t>Ugh</w:t>
        </w:r>
      </w:ins>
      <w:r w:rsidR="00824AD4">
        <w:rPr>
          <w:rFonts w:ascii="Cambria" w:hAnsi="Cambria"/>
          <w:sz w:val="28"/>
          <w:szCs w:val="28"/>
        </w:rPr>
        <w:t>.</w:t>
      </w:r>
      <w:r w:rsidR="00CF1B49">
        <w:rPr>
          <w:rFonts w:ascii="Cambria" w:hAnsi="Cambria"/>
          <w:sz w:val="28"/>
          <w:szCs w:val="28"/>
        </w:rPr>
        <w:t>’</w:t>
      </w:r>
      <w:r w:rsidR="0006747A">
        <w:rPr>
          <w:rFonts w:ascii="Cambria" w:hAnsi="Cambria"/>
          <w:sz w:val="28"/>
          <w:szCs w:val="28"/>
        </w:rPr>
        <w:t xml:space="preserve"> She didn’t want him to think she was a pervert</w:t>
      </w:r>
      <w:r w:rsidR="000917F4">
        <w:rPr>
          <w:rFonts w:ascii="Cambria" w:hAnsi="Cambria"/>
          <w:sz w:val="28"/>
          <w:szCs w:val="28"/>
        </w:rPr>
        <w:t>. ‘</w:t>
      </w:r>
      <w:r>
        <w:rPr>
          <w:rFonts w:ascii="Cambria" w:hAnsi="Cambria"/>
          <w:sz w:val="28"/>
          <w:szCs w:val="28"/>
        </w:rPr>
        <w:t xml:space="preserve">But </w:t>
      </w:r>
      <w:r w:rsidR="000917F4">
        <w:rPr>
          <w:rFonts w:ascii="Cambria" w:hAnsi="Cambria"/>
          <w:sz w:val="28"/>
          <w:szCs w:val="28"/>
        </w:rPr>
        <w:t xml:space="preserve">I mean, each to their own,’ </w:t>
      </w:r>
      <w:r w:rsidR="00BB6B96">
        <w:rPr>
          <w:rFonts w:ascii="Cambria" w:hAnsi="Cambria"/>
          <w:sz w:val="28"/>
          <w:szCs w:val="28"/>
        </w:rPr>
        <w:t>she added hurriedly</w:t>
      </w:r>
      <w:del w:id="17433" w:author="Daisy Watt" w:date="2026-06-23T11:49:00Z" w16du:dateUtc="2026-06-23T09:49:00Z">
        <w:r w:rsidR="00BB6B96">
          <w:rPr>
            <w:rFonts w:ascii="Cambria" w:hAnsi="Cambria"/>
            <w:sz w:val="28"/>
            <w:szCs w:val="28"/>
          </w:rPr>
          <w:delText>;</w:delText>
        </w:r>
      </w:del>
      <w:ins w:id="17434" w:author="Daisy Watt" w:date="2026-06-23T11:49:00Z" w16du:dateUtc="2026-06-23T09:49:00Z">
        <w:r w:rsidR="002A0C99">
          <w:rPr>
            <w:rFonts w:ascii="Cambria" w:hAnsi="Cambria"/>
            <w:sz w:val="28"/>
            <w:szCs w:val="28"/>
          </w:rPr>
          <w:t>,</w:t>
        </w:r>
      </w:ins>
      <w:r w:rsidR="00BB6B96">
        <w:rPr>
          <w:rFonts w:ascii="Cambria" w:hAnsi="Cambria"/>
          <w:sz w:val="28"/>
          <w:szCs w:val="28"/>
        </w:rPr>
        <w:t xml:space="preserve"> not w</w:t>
      </w:r>
      <w:r w:rsidR="0006747A">
        <w:rPr>
          <w:rFonts w:ascii="Cambria" w:hAnsi="Cambria"/>
          <w:sz w:val="28"/>
          <w:szCs w:val="28"/>
        </w:rPr>
        <w:t>ant</w:t>
      </w:r>
      <w:r w:rsidR="00BB6B96">
        <w:rPr>
          <w:rFonts w:ascii="Cambria" w:hAnsi="Cambria"/>
          <w:sz w:val="28"/>
          <w:szCs w:val="28"/>
        </w:rPr>
        <w:t>ing</w:t>
      </w:r>
      <w:r w:rsidR="0006747A">
        <w:rPr>
          <w:rFonts w:ascii="Cambria" w:hAnsi="Cambria"/>
          <w:sz w:val="28"/>
          <w:szCs w:val="28"/>
        </w:rPr>
        <w:t xml:space="preserve"> </w:t>
      </w:r>
      <w:r>
        <w:rPr>
          <w:rFonts w:ascii="Cambria" w:hAnsi="Cambria"/>
          <w:sz w:val="28"/>
          <w:szCs w:val="28"/>
        </w:rPr>
        <w:t xml:space="preserve">to sound like a </w:t>
      </w:r>
      <w:r w:rsidR="00BB6B96">
        <w:rPr>
          <w:rFonts w:ascii="Cambria" w:hAnsi="Cambria"/>
          <w:sz w:val="28"/>
          <w:szCs w:val="28"/>
        </w:rPr>
        <w:t>complete</w:t>
      </w:r>
      <w:r w:rsidR="0006747A">
        <w:rPr>
          <w:rFonts w:ascii="Cambria" w:hAnsi="Cambria"/>
          <w:sz w:val="28"/>
          <w:szCs w:val="28"/>
        </w:rPr>
        <w:t xml:space="preserve"> square</w:t>
      </w:r>
      <w:ins w:id="17435" w:author="Daisy Watt" w:date="2026-06-22T22:33:00Z" w16du:dateUtc="2026-06-22T20:33:00Z">
        <w:r w:rsidR="007149ED">
          <w:rPr>
            <w:rFonts w:ascii="Cambria" w:hAnsi="Cambria"/>
            <w:sz w:val="28"/>
            <w:szCs w:val="28"/>
          </w:rPr>
          <w:t>,</w:t>
        </w:r>
      </w:ins>
      <w:r w:rsidR="0006747A">
        <w:rPr>
          <w:rFonts w:ascii="Cambria" w:hAnsi="Cambria"/>
          <w:sz w:val="28"/>
          <w:szCs w:val="28"/>
        </w:rPr>
        <w:t xml:space="preserve"> either. </w:t>
      </w:r>
    </w:p>
    <w:p w14:paraId="191F653B" w14:textId="3807B8C7" w:rsidR="00CF1B49" w:rsidRDefault="00CF1B49" w:rsidP="00083CCA">
      <w:pPr>
        <w:spacing w:line="360" w:lineRule="auto"/>
        <w:ind w:firstLine="720"/>
        <w:contextualSpacing/>
        <w:rPr>
          <w:rFonts w:ascii="Cambria" w:hAnsi="Cambria"/>
          <w:sz w:val="28"/>
          <w:szCs w:val="28"/>
        </w:rPr>
      </w:pPr>
      <w:r>
        <w:rPr>
          <w:rFonts w:ascii="Cambria" w:hAnsi="Cambria"/>
          <w:sz w:val="28"/>
          <w:szCs w:val="28"/>
        </w:rPr>
        <w:t>‘I don’t think she’s sexy,</w:t>
      </w:r>
      <w:r w:rsidR="001B7E6B">
        <w:rPr>
          <w:rFonts w:ascii="Cambria" w:hAnsi="Cambria"/>
          <w:sz w:val="28"/>
          <w:szCs w:val="28"/>
        </w:rPr>
        <w:t xml:space="preserve"> by the way</w:t>
      </w:r>
      <w:r>
        <w:rPr>
          <w:rFonts w:ascii="Cambria" w:hAnsi="Cambria"/>
          <w:sz w:val="28"/>
          <w:szCs w:val="28"/>
        </w:rPr>
        <w:t xml:space="preserve">,’ </w:t>
      </w:r>
      <w:r w:rsidR="00824AD4">
        <w:rPr>
          <w:rFonts w:ascii="Cambria" w:hAnsi="Cambria"/>
          <w:sz w:val="28"/>
          <w:szCs w:val="28"/>
        </w:rPr>
        <w:t>Phil</w:t>
      </w:r>
      <w:r>
        <w:rPr>
          <w:rFonts w:ascii="Cambria" w:hAnsi="Cambria"/>
          <w:sz w:val="28"/>
          <w:szCs w:val="28"/>
        </w:rPr>
        <w:t xml:space="preserve"> quickly qualified. ‘It’s just what they call her downstair</w:t>
      </w:r>
      <w:r w:rsidR="007E341F">
        <w:rPr>
          <w:rFonts w:ascii="Cambria" w:hAnsi="Cambria"/>
          <w:sz w:val="28"/>
          <w:szCs w:val="28"/>
        </w:rPr>
        <w:t>s.</w:t>
      </w:r>
      <w:r w:rsidR="00341B79">
        <w:rPr>
          <w:rFonts w:ascii="Cambria" w:hAnsi="Cambria"/>
          <w:sz w:val="28"/>
          <w:szCs w:val="28"/>
        </w:rPr>
        <w:t xml:space="preserve"> I think it’s what the press call her</w:t>
      </w:r>
      <w:ins w:id="17436" w:author="Daisy Watt" w:date="2026-06-22T22:33:00Z" w16du:dateUtc="2026-06-22T20:33:00Z">
        <w:r w:rsidR="00105FAA">
          <w:rPr>
            <w:rFonts w:ascii="Cambria" w:hAnsi="Cambria"/>
            <w:sz w:val="28"/>
            <w:szCs w:val="28"/>
          </w:rPr>
          <w:t>,</w:t>
        </w:r>
      </w:ins>
      <w:r w:rsidR="00341B79">
        <w:rPr>
          <w:rFonts w:ascii="Cambria" w:hAnsi="Cambria"/>
          <w:sz w:val="28"/>
          <w:szCs w:val="28"/>
        </w:rPr>
        <w:t xml:space="preserve"> too.</w:t>
      </w:r>
      <w:r w:rsidR="007E341F">
        <w:rPr>
          <w:rFonts w:ascii="Cambria" w:hAnsi="Cambria"/>
          <w:sz w:val="28"/>
          <w:szCs w:val="28"/>
        </w:rPr>
        <w:t>’</w:t>
      </w:r>
    </w:p>
    <w:p w14:paraId="0910ECF6" w14:textId="52D282F4" w:rsidR="007E341F" w:rsidRDefault="005324C8" w:rsidP="00083CCA">
      <w:pPr>
        <w:spacing w:line="360" w:lineRule="auto"/>
        <w:ind w:firstLine="720"/>
        <w:contextualSpacing/>
        <w:rPr>
          <w:rFonts w:ascii="Cambria" w:hAnsi="Cambria"/>
          <w:sz w:val="28"/>
          <w:szCs w:val="28"/>
        </w:rPr>
      </w:pPr>
      <w:r>
        <w:rPr>
          <w:rFonts w:ascii="Cambria" w:hAnsi="Cambria"/>
          <w:sz w:val="28"/>
          <w:szCs w:val="28"/>
        </w:rPr>
        <w:t xml:space="preserve">The IT </w:t>
      </w:r>
      <w:del w:id="17437" w:author="Daisy Watt" w:date="2026-06-22T22:33:00Z" w16du:dateUtc="2026-06-22T20:33:00Z">
        <w:r>
          <w:rPr>
            <w:rFonts w:ascii="Cambria" w:hAnsi="Cambria"/>
            <w:sz w:val="28"/>
            <w:szCs w:val="28"/>
          </w:rPr>
          <w:delText>dept</w:delText>
        </w:r>
      </w:del>
      <w:ins w:id="17438" w:author="Daisy Watt" w:date="2026-06-22T22:33:00Z" w16du:dateUtc="2026-06-22T20:33:00Z">
        <w:r w:rsidR="00105FAA">
          <w:rPr>
            <w:rFonts w:ascii="Cambria" w:hAnsi="Cambria"/>
            <w:sz w:val="28"/>
            <w:szCs w:val="28"/>
          </w:rPr>
          <w:t>department</w:t>
        </w:r>
      </w:ins>
      <w:r w:rsidR="0006747A">
        <w:rPr>
          <w:rFonts w:ascii="Cambria" w:hAnsi="Cambria"/>
          <w:sz w:val="28"/>
          <w:szCs w:val="28"/>
        </w:rPr>
        <w:t>,</w:t>
      </w:r>
      <w:r>
        <w:rPr>
          <w:rFonts w:ascii="Cambria" w:hAnsi="Cambria"/>
          <w:sz w:val="28"/>
          <w:szCs w:val="28"/>
        </w:rPr>
        <w:t xml:space="preserve"> the </w:t>
      </w:r>
      <w:del w:id="17439" w:author="Daisy Watt" w:date="2026-06-23T11:49:00Z" w16du:dateUtc="2026-06-23T09:49:00Z">
        <w:r w:rsidDel="002A0C99">
          <w:rPr>
            <w:rFonts w:ascii="Cambria" w:hAnsi="Cambria"/>
            <w:sz w:val="28"/>
            <w:szCs w:val="28"/>
          </w:rPr>
          <w:delText>P</w:delText>
        </w:r>
      </w:del>
      <w:ins w:id="17440" w:author="Daisy Watt" w:date="2026-06-23T11:49:00Z" w16du:dateUtc="2026-06-23T09:49:00Z">
        <w:r w:rsidR="002A0C99">
          <w:rPr>
            <w:rFonts w:ascii="Cambria" w:hAnsi="Cambria"/>
            <w:sz w:val="28"/>
            <w:szCs w:val="28"/>
          </w:rPr>
          <w:t>p</w:t>
        </w:r>
      </w:ins>
      <w:r>
        <w:rPr>
          <w:rFonts w:ascii="Cambria" w:hAnsi="Cambria"/>
          <w:sz w:val="28"/>
          <w:szCs w:val="28"/>
        </w:rPr>
        <w:t xml:space="preserve">ost </w:t>
      </w:r>
      <w:del w:id="17441" w:author="Daisy Watt" w:date="2026-06-23T11:49:00Z" w16du:dateUtc="2026-06-23T09:49:00Z">
        <w:r w:rsidR="001B7E6B" w:rsidDel="002A0C99">
          <w:rPr>
            <w:rFonts w:ascii="Cambria" w:hAnsi="Cambria"/>
            <w:sz w:val="28"/>
            <w:szCs w:val="28"/>
          </w:rPr>
          <w:delText>R</w:delText>
        </w:r>
      </w:del>
      <w:ins w:id="17442" w:author="Daisy Watt" w:date="2026-06-23T11:49:00Z" w16du:dateUtc="2026-06-23T09:49:00Z">
        <w:r w:rsidR="002A0C99">
          <w:rPr>
            <w:rFonts w:ascii="Cambria" w:hAnsi="Cambria"/>
            <w:sz w:val="28"/>
            <w:szCs w:val="28"/>
          </w:rPr>
          <w:t>r</w:t>
        </w:r>
      </w:ins>
      <w:r>
        <w:rPr>
          <w:rFonts w:ascii="Cambria" w:hAnsi="Cambria"/>
          <w:sz w:val="28"/>
          <w:szCs w:val="28"/>
        </w:rPr>
        <w:t xml:space="preserve">oom and </w:t>
      </w:r>
      <w:r w:rsidR="001B7E6B">
        <w:rPr>
          <w:rFonts w:ascii="Cambria" w:hAnsi="Cambria"/>
          <w:sz w:val="28"/>
          <w:szCs w:val="28"/>
        </w:rPr>
        <w:t xml:space="preserve">the </w:t>
      </w:r>
      <w:del w:id="17443" w:author="Daisy Watt" w:date="2026-06-23T11:49:00Z" w16du:dateUtc="2026-06-23T09:49:00Z">
        <w:r w:rsidDel="002A0C99">
          <w:rPr>
            <w:rFonts w:ascii="Cambria" w:hAnsi="Cambria"/>
            <w:sz w:val="28"/>
            <w:szCs w:val="28"/>
          </w:rPr>
          <w:delText>S</w:delText>
        </w:r>
      </w:del>
      <w:ins w:id="17444" w:author="Daisy Watt" w:date="2026-06-23T11:49:00Z" w16du:dateUtc="2026-06-23T09:49:00Z">
        <w:r w:rsidR="002A0C99">
          <w:rPr>
            <w:rFonts w:ascii="Cambria" w:hAnsi="Cambria"/>
            <w:sz w:val="28"/>
            <w:szCs w:val="28"/>
          </w:rPr>
          <w:t>s</w:t>
        </w:r>
      </w:ins>
      <w:r>
        <w:rPr>
          <w:rFonts w:ascii="Cambria" w:hAnsi="Cambria"/>
          <w:sz w:val="28"/>
          <w:szCs w:val="28"/>
        </w:rPr>
        <w:t xml:space="preserve">ecurity </w:t>
      </w:r>
      <w:r w:rsidR="001B7E6B">
        <w:rPr>
          <w:rFonts w:ascii="Cambria" w:hAnsi="Cambria"/>
          <w:sz w:val="28"/>
          <w:szCs w:val="28"/>
        </w:rPr>
        <w:t xml:space="preserve">office </w:t>
      </w:r>
      <w:r>
        <w:rPr>
          <w:rFonts w:ascii="Cambria" w:hAnsi="Cambria"/>
          <w:sz w:val="28"/>
          <w:szCs w:val="28"/>
        </w:rPr>
        <w:t xml:space="preserve">were </w:t>
      </w:r>
      <w:r w:rsidR="001B7E6B">
        <w:rPr>
          <w:rFonts w:ascii="Cambria" w:hAnsi="Cambria"/>
          <w:sz w:val="28"/>
          <w:szCs w:val="28"/>
        </w:rPr>
        <w:t>all</w:t>
      </w:r>
      <w:r w:rsidR="0006747A">
        <w:rPr>
          <w:rFonts w:ascii="Cambria" w:hAnsi="Cambria"/>
          <w:sz w:val="28"/>
          <w:szCs w:val="28"/>
        </w:rPr>
        <w:t xml:space="preserve"> </w:t>
      </w:r>
      <w:r>
        <w:rPr>
          <w:rFonts w:ascii="Cambria" w:hAnsi="Cambria"/>
          <w:sz w:val="28"/>
          <w:szCs w:val="28"/>
        </w:rPr>
        <w:t>on the ground floor</w:t>
      </w:r>
      <w:r w:rsidR="004A4FCF">
        <w:rPr>
          <w:rFonts w:ascii="Cambria" w:hAnsi="Cambria"/>
          <w:sz w:val="28"/>
          <w:szCs w:val="28"/>
        </w:rPr>
        <w:t>.  T</w:t>
      </w:r>
      <w:r w:rsidR="007E341F">
        <w:rPr>
          <w:rFonts w:ascii="Cambria" w:hAnsi="Cambria"/>
          <w:sz w:val="28"/>
          <w:szCs w:val="28"/>
        </w:rPr>
        <w:t xml:space="preserve">he IT </w:t>
      </w:r>
      <w:r>
        <w:rPr>
          <w:rFonts w:ascii="Cambria" w:hAnsi="Cambria"/>
          <w:sz w:val="28"/>
          <w:szCs w:val="28"/>
        </w:rPr>
        <w:t>team</w:t>
      </w:r>
      <w:r w:rsidR="007E341F">
        <w:rPr>
          <w:rFonts w:ascii="Cambria" w:hAnsi="Cambria"/>
          <w:sz w:val="28"/>
          <w:szCs w:val="28"/>
        </w:rPr>
        <w:t xml:space="preserve"> were known to be a bit </w:t>
      </w:r>
      <w:r>
        <w:rPr>
          <w:rFonts w:ascii="Cambria" w:hAnsi="Cambria"/>
          <w:sz w:val="28"/>
          <w:szCs w:val="28"/>
        </w:rPr>
        <w:t xml:space="preserve">geeky, but the </w:t>
      </w:r>
      <w:del w:id="17445" w:author="Daisy Watt" w:date="2026-06-23T11:49:00Z" w16du:dateUtc="2026-06-23T09:49:00Z">
        <w:r w:rsidR="00341B79" w:rsidDel="002A0C99">
          <w:rPr>
            <w:rFonts w:ascii="Cambria" w:hAnsi="Cambria"/>
            <w:sz w:val="28"/>
            <w:szCs w:val="28"/>
          </w:rPr>
          <w:delText>P</w:delText>
        </w:r>
      </w:del>
      <w:ins w:id="17446" w:author="Daisy Watt" w:date="2026-06-23T11:49:00Z" w16du:dateUtc="2026-06-23T09:49:00Z">
        <w:r w:rsidR="002A0C99">
          <w:rPr>
            <w:rFonts w:ascii="Cambria" w:hAnsi="Cambria"/>
            <w:sz w:val="28"/>
            <w:szCs w:val="28"/>
          </w:rPr>
          <w:t>p</w:t>
        </w:r>
      </w:ins>
      <w:r>
        <w:rPr>
          <w:rFonts w:ascii="Cambria" w:hAnsi="Cambria"/>
          <w:sz w:val="28"/>
          <w:szCs w:val="28"/>
        </w:rPr>
        <w:t>ost</w:t>
      </w:r>
      <w:r w:rsidR="00A1716B">
        <w:rPr>
          <w:rFonts w:ascii="Cambria" w:hAnsi="Cambria"/>
          <w:sz w:val="28"/>
          <w:szCs w:val="28"/>
        </w:rPr>
        <w:t xml:space="preserve"> </w:t>
      </w:r>
      <w:del w:id="17447" w:author="Daisy Watt" w:date="2026-06-23T11:49:00Z" w16du:dateUtc="2026-06-23T09:49:00Z">
        <w:r w:rsidR="00A1716B" w:rsidDel="002A0C99">
          <w:rPr>
            <w:rFonts w:ascii="Cambria" w:hAnsi="Cambria"/>
            <w:sz w:val="28"/>
            <w:szCs w:val="28"/>
          </w:rPr>
          <w:delText>R</w:delText>
        </w:r>
      </w:del>
      <w:ins w:id="17448" w:author="Daisy Watt" w:date="2026-06-23T11:49:00Z" w16du:dateUtc="2026-06-23T09:49:00Z">
        <w:r w:rsidR="002A0C99">
          <w:rPr>
            <w:rFonts w:ascii="Cambria" w:hAnsi="Cambria"/>
            <w:sz w:val="28"/>
            <w:szCs w:val="28"/>
          </w:rPr>
          <w:t>r</w:t>
        </w:r>
      </w:ins>
      <w:r>
        <w:rPr>
          <w:rFonts w:ascii="Cambria" w:hAnsi="Cambria"/>
          <w:sz w:val="28"/>
          <w:szCs w:val="28"/>
        </w:rPr>
        <w:t>oom had a reputation for being lads</w:t>
      </w:r>
      <w:r w:rsidR="004A4FCF">
        <w:rPr>
          <w:rFonts w:ascii="Cambria" w:hAnsi="Cambria"/>
          <w:sz w:val="28"/>
          <w:szCs w:val="28"/>
        </w:rPr>
        <w:t xml:space="preserve">, while Security </w:t>
      </w:r>
      <w:r w:rsidR="006E6497">
        <w:rPr>
          <w:rFonts w:ascii="Cambria" w:hAnsi="Cambria"/>
          <w:sz w:val="28"/>
          <w:szCs w:val="28"/>
        </w:rPr>
        <w:t xml:space="preserve">were generally </w:t>
      </w:r>
      <w:r w:rsidR="00341B79">
        <w:rPr>
          <w:rFonts w:ascii="Cambria" w:hAnsi="Cambria"/>
          <w:sz w:val="28"/>
          <w:szCs w:val="28"/>
        </w:rPr>
        <w:t xml:space="preserve">thought </w:t>
      </w:r>
      <w:r w:rsidR="006E6497">
        <w:rPr>
          <w:rFonts w:ascii="Cambria" w:hAnsi="Cambria"/>
          <w:sz w:val="28"/>
          <w:szCs w:val="28"/>
        </w:rPr>
        <w:t>unapproachable.</w:t>
      </w:r>
    </w:p>
    <w:p w14:paraId="3BAF2E19" w14:textId="78C0AD69" w:rsidR="0054794D" w:rsidRDefault="0054794D" w:rsidP="00083CCA">
      <w:pPr>
        <w:spacing w:line="360" w:lineRule="auto"/>
        <w:ind w:firstLine="720"/>
        <w:contextualSpacing/>
        <w:rPr>
          <w:rFonts w:ascii="Cambria" w:hAnsi="Cambria"/>
          <w:sz w:val="28"/>
          <w:szCs w:val="28"/>
        </w:rPr>
      </w:pPr>
      <w:r>
        <w:rPr>
          <w:rFonts w:ascii="Cambria" w:hAnsi="Cambria"/>
          <w:sz w:val="28"/>
          <w:szCs w:val="28"/>
        </w:rPr>
        <w:t>‘</w:t>
      </w:r>
      <w:del w:id="17449" w:author="Daisy Watt" w:date="2026-06-23T11:49:00Z" w16du:dateUtc="2026-06-23T09:49:00Z">
        <w:r>
          <w:rPr>
            <w:rFonts w:ascii="Cambria" w:hAnsi="Cambria"/>
            <w:sz w:val="28"/>
            <w:szCs w:val="28"/>
          </w:rPr>
          <w:delText>Specially</w:delText>
        </w:r>
      </w:del>
      <w:ins w:id="17450" w:author="Daisy Watt" w:date="2026-06-23T11:49:00Z" w16du:dateUtc="2026-06-23T09:49:00Z">
        <w:r w:rsidR="002A0C99">
          <w:rPr>
            <w:rFonts w:ascii="Cambria" w:hAnsi="Cambria"/>
            <w:sz w:val="28"/>
            <w:szCs w:val="28"/>
          </w:rPr>
          <w:t>Especially</w:t>
        </w:r>
      </w:ins>
      <w:r>
        <w:rPr>
          <w:rFonts w:ascii="Cambria" w:hAnsi="Cambria"/>
          <w:sz w:val="28"/>
          <w:szCs w:val="28"/>
        </w:rPr>
        <w:t xml:space="preserve"> since th</w:t>
      </w:r>
      <w:ins w:id="17451" w:author="Daisy Watt" w:date="2026-06-23T11:50:00Z" w16du:dateUtc="2026-06-23T09:50:00Z">
        <w:r>
          <w:rPr>
            <w:rFonts w:ascii="Cambria" w:hAnsi="Cambria"/>
            <w:sz w:val="28"/>
            <w:szCs w:val="28"/>
          </w:rPr>
          <w:t>e</w:t>
        </w:r>
        <w:r w:rsidR="002A0C99">
          <w:rPr>
            <w:rFonts w:ascii="Cambria" w:hAnsi="Cambria"/>
            <w:sz w:val="28"/>
            <w:szCs w:val="28"/>
          </w:rPr>
          <w:t>…’</w:t>
        </w:r>
      </w:ins>
      <w:del w:id="17452" w:author="Daisy Watt" w:date="2026-06-23T11:50:00Z" w16du:dateUtc="2026-06-23T09:50:00Z">
        <w:r w:rsidDel="002A0C99">
          <w:rPr>
            <w:rFonts w:ascii="Cambria" w:hAnsi="Cambria"/>
            <w:sz w:val="28"/>
            <w:szCs w:val="28"/>
          </w:rPr>
          <w:delText>e</w:delText>
        </w:r>
        <w:r w:rsidR="00013E05">
          <w:rPr>
            <w:rFonts w:ascii="Cambria" w:hAnsi="Cambria"/>
            <w:sz w:val="28"/>
            <w:szCs w:val="28"/>
          </w:rPr>
          <w:delText xml:space="preserve"> -</w:delText>
        </w:r>
        <w:r>
          <w:rPr>
            <w:rFonts w:ascii="Cambria" w:hAnsi="Cambria"/>
            <w:sz w:val="28"/>
            <w:szCs w:val="28"/>
          </w:rPr>
          <w:delText>’</w:delText>
        </w:r>
      </w:del>
      <w:r>
        <w:rPr>
          <w:rFonts w:ascii="Cambria" w:hAnsi="Cambria"/>
          <w:sz w:val="28"/>
          <w:szCs w:val="28"/>
        </w:rPr>
        <w:t xml:space="preserve"> Phil </w:t>
      </w:r>
      <w:ins w:id="17453" w:author="Daisy Watt" w:date="2026-06-22T22:34:00Z" w16du:dateUtc="2026-06-22T20:34:00Z">
        <w:r w:rsidR="00E75FC8">
          <w:rPr>
            <w:rFonts w:ascii="Cambria" w:hAnsi="Cambria"/>
            <w:sz w:val="28"/>
            <w:szCs w:val="28"/>
          </w:rPr>
          <w:t xml:space="preserve">himself </w:t>
        </w:r>
      </w:ins>
      <w:r>
        <w:rPr>
          <w:rFonts w:ascii="Cambria" w:hAnsi="Cambria"/>
          <w:sz w:val="28"/>
          <w:szCs w:val="28"/>
        </w:rPr>
        <w:t>flushed</w:t>
      </w:r>
      <w:r w:rsidR="00013E05">
        <w:rPr>
          <w:rFonts w:ascii="Cambria" w:hAnsi="Cambria"/>
          <w:sz w:val="28"/>
          <w:szCs w:val="28"/>
        </w:rPr>
        <w:t xml:space="preserve"> </w:t>
      </w:r>
      <w:del w:id="17454" w:author="Daisy Watt" w:date="2026-06-22T22:34:00Z" w16du:dateUtc="2026-06-22T20:34:00Z">
        <w:r w:rsidR="00013E05">
          <w:rPr>
            <w:rFonts w:ascii="Cambria" w:hAnsi="Cambria"/>
            <w:sz w:val="28"/>
            <w:szCs w:val="28"/>
          </w:rPr>
          <w:delText xml:space="preserve">himself </w:delText>
        </w:r>
      </w:del>
      <w:r w:rsidR="00013E05">
        <w:rPr>
          <w:rFonts w:ascii="Cambria" w:hAnsi="Cambria"/>
          <w:sz w:val="28"/>
          <w:szCs w:val="28"/>
        </w:rPr>
        <w:t>a little bit</w:t>
      </w:r>
      <w:ins w:id="17455" w:author="Daisy Watt" w:date="2026-06-22T22:34:00Z" w16du:dateUtc="2026-06-22T20:34:00Z">
        <w:r w:rsidR="00E75FC8">
          <w:rPr>
            <w:rFonts w:ascii="Cambria" w:hAnsi="Cambria"/>
            <w:sz w:val="28"/>
            <w:szCs w:val="28"/>
          </w:rPr>
          <w:t>,</w:t>
        </w:r>
      </w:ins>
      <w:r w:rsidR="00013E05">
        <w:rPr>
          <w:rFonts w:ascii="Cambria" w:hAnsi="Cambria"/>
          <w:sz w:val="28"/>
          <w:szCs w:val="28"/>
        </w:rPr>
        <w:t xml:space="preserve"> now</w:t>
      </w:r>
      <w:r>
        <w:rPr>
          <w:rFonts w:ascii="Cambria" w:hAnsi="Cambria"/>
          <w:sz w:val="28"/>
          <w:szCs w:val="28"/>
        </w:rPr>
        <w:t>, ‘that sex tape thing.’</w:t>
      </w:r>
    </w:p>
    <w:p w14:paraId="02373044" w14:textId="3768DF33" w:rsidR="00EE6E17" w:rsidRDefault="00801E34" w:rsidP="00083CCA">
      <w:pPr>
        <w:spacing w:line="360" w:lineRule="auto"/>
        <w:ind w:firstLine="720"/>
        <w:contextualSpacing/>
        <w:rPr>
          <w:rFonts w:ascii="Cambria" w:hAnsi="Cambria"/>
          <w:sz w:val="28"/>
          <w:szCs w:val="28"/>
        </w:rPr>
      </w:pPr>
      <w:r>
        <w:rPr>
          <w:rFonts w:ascii="Cambria" w:hAnsi="Cambria"/>
          <w:sz w:val="28"/>
          <w:szCs w:val="28"/>
        </w:rPr>
        <w:t>‘I wasn’t watching that</w:t>
      </w:r>
      <w:ins w:id="17456" w:author="Daisy Watt" w:date="2026-06-22T22:34:00Z" w16du:dateUtc="2026-06-22T20:34:00Z">
        <w:r w:rsidR="006867E8">
          <w:rPr>
            <w:rFonts w:ascii="Cambria" w:hAnsi="Cambria"/>
            <w:sz w:val="28"/>
            <w:szCs w:val="28"/>
          </w:rPr>
          <w:t>,</w:t>
        </w:r>
      </w:ins>
      <w:r>
        <w:rPr>
          <w:rFonts w:ascii="Cambria" w:hAnsi="Cambria"/>
          <w:sz w:val="28"/>
          <w:szCs w:val="28"/>
        </w:rPr>
        <w:t xml:space="preserve"> </w:t>
      </w:r>
      <w:r w:rsidR="0006747A">
        <w:rPr>
          <w:rFonts w:ascii="Cambria" w:hAnsi="Cambria"/>
          <w:sz w:val="28"/>
          <w:szCs w:val="28"/>
        </w:rPr>
        <w:t>anyway</w:t>
      </w:r>
      <w:ins w:id="17457" w:author="Daisy Watt" w:date="2026-06-22T22:34:00Z" w16du:dateUtc="2026-06-22T20:34:00Z">
        <w:r w:rsidR="006867E8">
          <w:rPr>
            <w:rFonts w:ascii="Cambria" w:hAnsi="Cambria"/>
            <w:sz w:val="28"/>
            <w:szCs w:val="28"/>
          </w:rPr>
          <w:t>.’</w:t>
        </w:r>
      </w:ins>
      <w:del w:id="17458" w:author="Daisy Watt" w:date="2026-06-22T22:34:00Z" w16du:dateUtc="2026-06-22T20:34:00Z">
        <w:r>
          <w:rPr>
            <w:rFonts w:ascii="Cambria" w:hAnsi="Cambria"/>
            <w:sz w:val="28"/>
            <w:szCs w:val="28"/>
          </w:rPr>
          <w:delText>,’</w:delText>
        </w:r>
      </w:del>
      <w:r>
        <w:rPr>
          <w:rFonts w:ascii="Cambria" w:hAnsi="Cambria"/>
          <w:sz w:val="28"/>
          <w:szCs w:val="28"/>
        </w:rPr>
        <w:t xml:space="preserve"> Clara</w:t>
      </w:r>
      <w:r w:rsidR="0006747A">
        <w:rPr>
          <w:rFonts w:ascii="Cambria" w:hAnsi="Cambria"/>
          <w:sz w:val="28"/>
          <w:szCs w:val="28"/>
        </w:rPr>
        <w:t xml:space="preserve"> </w:t>
      </w:r>
      <w:r w:rsidR="0054794D">
        <w:rPr>
          <w:rFonts w:ascii="Cambria" w:hAnsi="Cambria"/>
          <w:sz w:val="28"/>
          <w:szCs w:val="28"/>
        </w:rPr>
        <w:t>was strangely touched by his embarrassment</w:t>
      </w:r>
      <w:r w:rsidR="00EE6E17">
        <w:rPr>
          <w:rFonts w:ascii="Cambria" w:hAnsi="Cambria"/>
          <w:sz w:val="28"/>
          <w:szCs w:val="28"/>
        </w:rPr>
        <w:t>. ‘I was watching about poor Violet</w:t>
      </w:r>
      <w:r w:rsidR="00341B79">
        <w:rPr>
          <w:rFonts w:ascii="Cambria" w:hAnsi="Cambria"/>
          <w:sz w:val="28"/>
          <w:szCs w:val="28"/>
        </w:rPr>
        <w:t>, on YouTube</w:t>
      </w:r>
      <w:r w:rsidR="00EE6E17">
        <w:rPr>
          <w:rFonts w:ascii="Cambria" w:hAnsi="Cambria"/>
          <w:sz w:val="28"/>
          <w:szCs w:val="28"/>
        </w:rPr>
        <w:t>.’</w:t>
      </w:r>
    </w:p>
    <w:p w14:paraId="49224713" w14:textId="3C313E7E" w:rsidR="00EE6E17" w:rsidRDefault="00EE6E17" w:rsidP="00EE6E17">
      <w:pPr>
        <w:spacing w:line="360" w:lineRule="auto"/>
        <w:ind w:firstLine="720"/>
        <w:contextualSpacing/>
        <w:rPr>
          <w:rFonts w:ascii="Cambria" w:hAnsi="Cambria"/>
          <w:sz w:val="28"/>
          <w:szCs w:val="28"/>
        </w:rPr>
      </w:pPr>
      <w:r>
        <w:rPr>
          <w:rFonts w:ascii="Cambria" w:hAnsi="Cambria"/>
          <w:sz w:val="28"/>
          <w:szCs w:val="28"/>
        </w:rPr>
        <w:t>‘Oh</w:t>
      </w:r>
      <w:ins w:id="17459" w:author="Daisy Watt" w:date="2026-06-22T22:34:00Z" w16du:dateUtc="2026-06-22T20:34:00Z">
        <w:r w:rsidR="005A769F">
          <w:rPr>
            <w:rFonts w:ascii="Cambria" w:hAnsi="Cambria"/>
            <w:sz w:val="28"/>
            <w:szCs w:val="28"/>
          </w:rPr>
          <w:t>,</w:t>
        </w:r>
      </w:ins>
      <w:r>
        <w:rPr>
          <w:rFonts w:ascii="Cambria" w:hAnsi="Cambria"/>
          <w:sz w:val="28"/>
          <w:szCs w:val="28"/>
        </w:rPr>
        <w:t xml:space="preserve"> no</w:t>
      </w:r>
      <w:del w:id="17460" w:author="Daisy Watt" w:date="2026-06-22T22:34:00Z" w16du:dateUtc="2026-06-22T20:34:00Z">
        <w:r>
          <w:rPr>
            <w:rFonts w:ascii="Cambria" w:hAnsi="Cambria"/>
            <w:sz w:val="28"/>
            <w:szCs w:val="28"/>
          </w:rPr>
          <w:delText>,</w:delText>
        </w:r>
      </w:del>
      <w:ins w:id="17461" w:author="Daisy Watt" w:date="2026-06-22T22:34:00Z" w16du:dateUtc="2026-06-22T20:34:00Z">
        <w:r w:rsidR="005A769F">
          <w:rPr>
            <w:rFonts w:ascii="Cambria" w:hAnsi="Cambria"/>
            <w:sz w:val="28"/>
            <w:szCs w:val="28"/>
          </w:rPr>
          <w:t>.</w:t>
        </w:r>
      </w:ins>
      <w:r>
        <w:rPr>
          <w:rFonts w:ascii="Cambria" w:hAnsi="Cambria"/>
          <w:sz w:val="28"/>
          <w:szCs w:val="28"/>
        </w:rPr>
        <w:t xml:space="preserve">’ </w:t>
      </w:r>
      <w:del w:id="17462" w:author="Daisy Watt" w:date="2026-06-22T22:34:00Z" w16du:dateUtc="2026-06-22T20:34:00Z">
        <w:r w:rsidR="0054794D" w:rsidDel="005A769F">
          <w:rPr>
            <w:rFonts w:ascii="Cambria" w:hAnsi="Cambria"/>
            <w:sz w:val="28"/>
            <w:szCs w:val="28"/>
          </w:rPr>
          <w:delText>n</w:delText>
        </w:r>
      </w:del>
      <w:ins w:id="17463" w:author="Daisy Watt" w:date="2026-06-22T22:34:00Z" w16du:dateUtc="2026-06-22T20:34:00Z">
        <w:r w:rsidR="005A769F">
          <w:rPr>
            <w:rFonts w:ascii="Cambria" w:hAnsi="Cambria"/>
            <w:sz w:val="28"/>
            <w:szCs w:val="28"/>
          </w:rPr>
          <w:t>N</w:t>
        </w:r>
      </w:ins>
      <w:r w:rsidR="0054794D">
        <w:rPr>
          <w:rFonts w:ascii="Cambria" w:hAnsi="Cambria"/>
          <w:sz w:val="28"/>
          <w:szCs w:val="28"/>
        </w:rPr>
        <w:t xml:space="preserve">ow </w:t>
      </w:r>
      <w:r w:rsidR="00341B79">
        <w:rPr>
          <w:rFonts w:ascii="Cambria" w:hAnsi="Cambria"/>
          <w:sz w:val="28"/>
          <w:szCs w:val="28"/>
        </w:rPr>
        <w:t>Phil</w:t>
      </w:r>
      <w:r>
        <w:rPr>
          <w:rFonts w:ascii="Cambria" w:hAnsi="Cambria"/>
          <w:sz w:val="28"/>
          <w:szCs w:val="28"/>
        </w:rPr>
        <w:t xml:space="preserve"> looked </w:t>
      </w:r>
      <w:r w:rsidR="00037F53">
        <w:rPr>
          <w:rFonts w:ascii="Cambria" w:hAnsi="Cambria"/>
          <w:sz w:val="28"/>
          <w:szCs w:val="28"/>
        </w:rPr>
        <w:t>upset and grave</w:t>
      </w:r>
      <w:r>
        <w:rPr>
          <w:rFonts w:ascii="Cambria" w:hAnsi="Cambria"/>
          <w:sz w:val="28"/>
          <w:szCs w:val="28"/>
        </w:rPr>
        <w:t>. ‘</w:t>
      </w:r>
      <w:r w:rsidR="004A4FCF">
        <w:rPr>
          <w:rFonts w:ascii="Cambria" w:hAnsi="Cambria"/>
          <w:sz w:val="28"/>
          <w:szCs w:val="28"/>
        </w:rPr>
        <w:t xml:space="preserve">Violet’s </w:t>
      </w:r>
      <w:del w:id="17464" w:author="Claire S" w:date="2026-06-05T09:01:00Z" w16du:dateUtc="2026-06-05T08:01:00Z">
        <w:r w:rsidR="004A4FCF" w:rsidDel="00436595">
          <w:rPr>
            <w:rFonts w:ascii="Cambria" w:hAnsi="Cambria"/>
            <w:sz w:val="28"/>
            <w:szCs w:val="28"/>
          </w:rPr>
          <w:delText>ace</w:delText>
        </w:r>
      </w:del>
      <w:ins w:id="17465" w:author="Claire S" w:date="2026-06-05T09:01:00Z" w16du:dateUtc="2026-06-05T08:01:00Z">
        <w:r w:rsidR="00436595">
          <w:rPr>
            <w:rFonts w:ascii="Cambria" w:hAnsi="Cambria"/>
            <w:sz w:val="28"/>
            <w:szCs w:val="28"/>
          </w:rPr>
          <w:t>calm</w:t>
        </w:r>
      </w:ins>
      <w:r w:rsidR="004A4FCF">
        <w:rPr>
          <w:rFonts w:ascii="Cambria" w:hAnsi="Cambria"/>
          <w:sz w:val="28"/>
          <w:szCs w:val="28"/>
        </w:rPr>
        <w:t xml:space="preserve">. </w:t>
      </w:r>
      <w:r>
        <w:rPr>
          <w:rFonts w:ascii="Cambria" w:hAnsi="Cambria"/>
          <w:sz w:val="28"/>
          <w:szCs w:val="28"/>
        </w:rPr>
        <w:t xml:space="preserve">It’s </w:t>
      </w:r>
      <w:del w:id="17466" w:author="Claire S" w:date="2026-05-22T16:55:00Z" w16du:dateUtc="2026-05-22T15:55:00Z">
        <w:r w:rsidDel="00125EA6">
          <w:rPr>
            <w:rFonts w:ascii="Cambria" w:hAnsi="Cambria"/>
            <w:sz w:val="28"/>
            <w:szCs w:val="28"/>
          </w:rPr>
          <w:delText>worrying</w:delText>
        </w:r>
      </w:del>
      <w:ins w:id="17467" w:author="Claire S" w:date="2026-05-22T16:55:00Z" w16du:dateUtc="2026-05-22T15:55:00Z">
        <w:r w:rsidR="00125EA6">
          <w:rPr>
            <w:rFonts w:ascii="Cambria" w:hAnsi="Cambria"/>
            <w:sz w:val="28"/>
            <w:szCs w:val="28"/>
          </w:rPr>
          <w:t>so sad</w:t>
        </w:r>
      </w:ins>
      <w:del w:id="17468" w:author="Claire S" w:date="2026-05-22T16:55:00Z" w16du:dateUtc="2026-05-22T15:55:00Z">
        <w:r w:rsidDel="00125EA6">
          <w:rPr>
            <w:rFonts w:ascii="Cambria" w:hAnsi="Cambria"/>
            <w:sz w:val="28"/>
            <w:szCs w:val="28"/>
          </w:rPr>
          <w:delText>, isn’t it</w:delText>
        </w:r>
      </w:del>
      <w:ins w:id="17469" w:author="Claire S" w:date="2026-05-22T16:55:00Z" w16du:dateUtc="2026-05-22T15:55:00Z">
        <w:r w:rsidR="00125EA6">
          <w:rPr>
            <w:rFonts w:ascii="Cambria" w:hAnsi="Cambria"/>
            <w:sz w:val="28"/>
            <w:szCs w:val="28"/>
          </w:rPr>
          <w:t>.</w:t>
        </w:r>
      </w:ins>
      <w:del w:id="17470" w:author="Claire S" w:date="2026-05-22T16:55:00Z" w16du:dateUtc="2026-05-22T15:55:00Z">
        <w:r w:rsidDel="00125EA6">
          <w:rPr>
            <w:rFonts w:ascii="Cambria" w:hAnsi="Cambria"/>
            <w:sz w:val="28"/>
            <w:szCs w:val="28"/>
          </w:rPr>
          <w:delText>?</w:delText>
        </w:r>
      </w:del>
      <w:r>
        <w:rPr>
          <w:rFonts w:ascii="Cambria" w:hAnsi="Cambria"/>
          <w:sz w:val="28"/>
          <w:szCs w:val="28"/>
        </w:rPr>
        <w:t>’</w:t>
      </w:r>
    </w:p>
    <w:p w14:paraId="7CE9F82C" w14:textId="71D5CF26" w:rsidR="009D7F88" w:rsidRDefault="009D7F88" w:rsidP="00EE6E17">
      <w:pPr>
        <w:spacing w:line="360" w:lineRule="auto"/>
        <w:ind w:firstLine="720"/>
        <w:contextualSpacing/>
        <w:rPr>
          <w:rFonts w:ascii="Cambria" w:hAnsi="Cambria"/>
          <w:sz w:val="28"/>
          <w:szCs w:val="28"/>
        </w:rPr>
      </w:pPr>
      <w:r>
        <w:rPr>
          <w:rFonts w:ascii="Cambria" w:hAnsi="Cambria"/>
          <w:sz w:val="28"/>
          <w:szCs w:val="28"/>
        </w:rPr>
        <w:t>‘</w:t>
      </w:r>
      <w:del w:id="17471" w:author="Claire S" w:date="2026-05-22T16:55:00Z" w16du:dateUtc="2026-05-22T15:55:00Z">
        <w:r w:rsidR="008F7DA0" w:rsidDel="00125EA6">
          <w:rPr>
            <w:rFonts w:ascii="Cambria" w:hAnsi="Cambria"/>
            <w:sz w:val="28"/>
            <w:szCs w:val="28"/>
          </w:rPr>
          <w:delText xml:space="preserve">Yes. </w:delText>
        </w:r>
        <w:r w:rsidR="00AE39B8" w:rsidDel="00125EA6">
          <w:rPr>
            <w:rFonts w:ascii="Cambria" w:hAnsi="Cambria"/>
            <w:sz w:val="28"/>
            <w:szCs w:val="28"/>
          </w:rPr>
          <w:delText>I’m really scared that she’s</w:delText>
        </w:r>
      </w:del>
      <w:ins w:id="17472" w:author="Claire S" w:date="2026-05-22T16:55:00Z" w16du:dateUtc="2026-05-22T15:55:00Z">
        <w:r w:rsidR="00125EA6">
          <w:rPr>
            <w:rFonts w:ascii="Cambria" w:hAnsi="Cambria"/>
            <w:sz w:val="28"/>
            <w:szCs w:val="28"/>
          </w:rPr>
          <w:t>I kno</w:t>
        </w:r>
      </w:ins>
      <w:ins w:id="17473" w:author="Daisy Watt" w:date="2026-06-23T11:50:00Z" w16du:dateUtc="2026-06-23T09:50:00Z">
        <w:r w:rsidR="00125EA6">
          <w:rPr>
            <w:rFonts w:ascii="Cambria" w:hAnsi="Cambria"/>
            <w:sz w:val="28"/>
            <w:szCs w:val="28"/>
          </w:rPr>
          <w:t>w</w:t>
        </w:r>
        <w:r w:rsidR="002A0C99">
          <w:rPr>
            <w:rFonts w:ascii="Cambria" w:hAnsi="Cambria"/>
            <w:sz w:val="28"/>
            <w:szCs w:val="28"/>
          </w:rPr>
          <w:t>…</w:t>
        </w:r>
      </w:ins>
      <w:ins w:id="17474" w:author="Claire S" w:date="2026-05-22T16:55:00Z" w16du:dateUtc="2026-05-22T15:55:00Z">
        <w:del w:id="17475" w:author="Daisy Watt" w:date="2026-06-23T11:50:00Z" w16du:dateUtc="2026-06-23T09:50:00Z">
          <w:r w:rsidR="00125EA6" w:rsidDel="002A0C99">
            <w:rPr>
              <w:rFonts w:ascii="Cambria" w:hAnsi="Cambria"/>
              <w:sz w:val="28"/>
              <w:szCs w:val="28"/>
            </w:rPr>
            <w:delText>w</w:delText>
          </w:r>
        </w:del>
      </w:ins>
      <w:del w:id="17476" w:author="Daisy Watt" w:date="2026-06-23T11:50:00Z" w16du:dateUtc="2026-06-23T09:50:00Z">
        <w:r w:rsidR="00AE39B8">
          <w:rPr>
            <w:rFonts w:ascii="Cambria" w:hAnsi="Cambria"/>
            <w:sz w:val="28"/>
            <w:szCs w:val="28"/>
          </w:rPr>
          <w:delText xml:space="preserve"> -</w:delText>
        </w:r>
      </w:del>
      <w:r>
        <w:rPr>
          <w:rFonts w:ascii="Cambria" w:hAnsi="Cambria"/>
          <w:sz w:val="28"/>
          <w:szCs w:val="28"/>
        </w:rPr>
        <w:t xml:space="preserve">’ Clara </w:t>
      </w:r>
      <w:r w:rsidR="00AE39B8">
        <w:rPr>
          <w:rFonts w:ascii="Cambria" w:hAnsi="Cambria"/>
          <w:sz w:val="28"/>
          <w:szCs w:val="28"/>
        </w:rPr>
        <w:t>trailed off,</w:t>
      </w:r>
      <w:r w:rsidR="00044201">
        <w:rPr>
          <w:rFonts w:ascii="Cambria" w:hAnsi="Cambria"/>
          <w:sz w:val="28"/>
          <w:szCs w:val="28"/>
        </w:rPr>
        <w:t xml:space="preserve"> wondering, c</w:t>
      </w:r>
      <w:r>
        <w:rPr>
          <w:rFonts w:ascii="Cambria" w:hAnsi="Cambria"/>
          <w:sz w:val="28"/>
          <w:szCs w:val="28"/>
        </w:rPr>
        <w:t xml:space="preserve">ould she share her fears with Phil?  She </w:t>
      </w:r>
      <w:r w:rsidR="00044201">
        <w:rPr>
          <w:rFonts w:ascii="Cambria" w:hAnsi="Cambria"/>
          <w:sz w:val="28"/>
          <w:szCs w:val="28"/>
        </w:rPr>
        <w:t>had a vague idea that he</w:t>
      </w:r>
      <w:r>
        <w:rPr>
          <w:rFonts w:ascii="Cambria" w:hAnsi="Cambria"/>
          <w:sz w:val="28"/>
          <w:szCs w:val="28"/>
        </w:rPr>
        <w:t xml:space="preserve"> and Violet </w:t>
      </w:r>
      <w:r w:rsidR="00044201">
        <w:rPr>
          <w:rFonts w:ascii="Cambria" w:hAnsi="Cambria"/>
          <w:sz w:val="28"/>
          <w:szCs w:val="28"/>
        </w:rPr>
        <w:t xml:space="preserve">might have </w:t>
      </w:r>
      <w:r w:rsidR="002B00E1">
        <w:rPr>
          <w:rFonts w:ascii="Cambria" w:hAnsi="Cambria"/>
          <w:sz w:val="28"/>
          <w:szCs w:val="28"/>
        </w:rPr>
        <w:t>been</w:t>
      </w:r>
      <w:r>
        <w:rPr>
          <w:rFonts w:ascii="Cambria" w:hAnsi="Cambria"/>
          <w:sz w:val="28"/>
          <w:szCs w:val="28"/>
        </w:rPr>
        <w:t xml:space="preserve"> friendly</w:t>
      </w:r>
      <w:r w:rsidR="00E221A5">
        <w:rPr>
          <w:rFonts w:ascii="Cambria" w:hAnsi="Cambria"/>
          <w:sz w:val="28"/>
          <w:szCs w:val="28"/>
        </w:rPr>
        <w:t>.</w:t>
      </w:r>
      <w:r w:rsidR="002B00E1">
        <w:rPr>
          <w:rFonts w:ascii="Cambria" w:hAnsi="Cambria"/>
          <w:sz w:val="28"/>
          <w:szCs w:val="28"/>
        </w:rPr>
        <w:t xml:space="preserve"> Dex had so many </w:t>
      </w:r>
      <w:del w:id="17477" w:author="Daisy Watt" w:date="2026-06-23T11:51:00Z" w16du:dateUtc="2026-06-23T09:51:00Z">
        <w:r w:rsidR="00037F53">
          <w:rPr>
            <w:rFonts w:ascii="Cambria" w:hAnsi="Cambria"/>
            <w:sz w:val="28"/>
            <w:szCs w:val="28"/>
          </w:rPr>
          <w:delText>big</w:delText>
        </w:r>
      </w:del>
      <w:ins w:id="17478" w:author="Daisy Watt" w:date="2026-06-23T11:51:00Z" w16du:dateUtc="2026-06-23T09:51:00Z">
        <w:r w:rsidR="005E5353">
          <w:rPr>
            <w:rFonts w:ascii="Cambria" w:hAnsi="Cambria"/>
            <w:sz w:val="28"/>
            <w:szCs w:val="28"/>
          </w:rPr>
          <w:t>techno</w:t>
        </w:r>
      </w:ins>
      <w:ins w:id="17479" w:author="Daisy Watt" w:date="2026-06-23T11:52:00Z" w16du:dateUtc="2026-06-23T09:52:00Z">
        <w:r w:rsidR="005E5353">
          <w:rPr>
            <w:rFonts w:ascii="Cambria" w:hAnsi="Cambria"/>
            <w:sz w:val="28"/>
            <w:szCs w:val="28"/>
          </w:rPr>
          <w:t>logically inept</w:t>
        </w:r>
      </w:ins>
      <w:r w:rsidR="00037F53">
        <w:rPr>
          <w:rFonts w:ascii="Cambria" w:hAnsi="Cambria"/>
          <w:sz w:val="28"/>
          <w:szCs w:val="28"/>
        </w:rPr>
        <w:t xml:space="preserve"> </w:t>
      </w:r>
      <w:r w:rsidR="002B00E1">
        <w:rPr>
          <w:rFonts w:ascii="Cambria" w:hAnsi="Cambria"/>
          <w:sz w:val="28"/>
          <w:szCs w:val="28"/>
        </w:rPr>
        <w:t xml:space="preserve">authors, Violet </w:t>
      </w:r>
      <w:r w:rsidR="00044201">
        <w:rPr>
          <w:rFonts w:ascii="Cambria" w:hAnsi="Cambria"/>
          <w:sz w:val="28"/>
          <w:szCs w:val="28"/>
        </w:rPr>
        <w:t xml:space="preserve">practically had a hotline to the </w:t>
      </w:r>
      <w:del w:id="17480" w:author="Daisy Watt" w:date="2026-06-22T22:35:00Z" w16du:dateUtc="2026-06-22T20:35:00Z">
        <w:r w:rsidR="00044201" w:rsidDel="007D18AD">
          <w:rPr>
            <w:rFonts w:ascii="Cambria" w:hAnsi="Cambria"/>
            <w:sz w:val="28"/>
            <w:szCs w:val="28"/>
          </w:rPr>
          <w:delText>H</w:delText>
        </w:r>
      </w:del>
      <w:ins w:id="17481" w:author="Daisy Watt" w:date="2026-06-22T22:35:00Z" w16du:dateUtc="2026-06-22T20:35:00Z">
        <w:r w:rsidR="007D18AD">
          <w:rPr>
            <w:rFonts w:ascii="Cambria" w:hAnsi="Cambria"/>
            <w:sz w:val="28"/>
            <w:szCs w:val="28"/>
          </w:rPr>
          <w:t>h</w:t>
        </w:r>
      </w:ins>
      <w:r w:rsidR="00044201">
        <w:rPr>
          <w:rFonts w:ascii="Cambria" w:hAnsi="Cambria"/>
          <w:sz w:val="28"/>
          <w:szCs w:val="28"/>
        </w:rPr>
        <w:t>elpdesk</w:t>
      </w:r>
      <w:del w:id="17482" w:author="Daisy Watt" w:date="2026-06-23T11:51:00Z" w16du:dateUtc="2026-06-23T09:51:00Z">
        <w:r w:rsidR="00E221A5">
          <w:rPr>
            <w:rFonts w:ascii="Cambria" w:hAnsi="Cambria"/>
            <w:sz w:val="28"/>
            <w:szCs w:val="28"/>
          </w:rPr>
          <w:delText>;</w:delText>
        </w:r>
        <w:r w:rsidR="00044201">
          <w:rPr>
            <w:rFonts w:ascii="Cambria" w:hAnsi="Cambria"/>
            <w:sz w:val="28"/>
            <w:szCs w:val="28"/>
          </w:rPr>
          <w:delText xml:space="preserve"> </w:delText>
        </w:r>
        <w:r w:rsidR="002B00E1">
          <w:rPr>
            <w:rFonts w:ascii="Cambria" w:hAnsi="Cambria"/>
            <w:sz w:val="28"/>
            <w:szCs w:val="28"/>
          </w:rPr>
          <w:delText xml:space="preserve">constant issues with files and </w:delText>
        </w:r>
        <w:r w:rsidR="004A4FCF">
          <w:rPr>
            <w:rFonts w:ascii="Cambria" w:hAnsi="Cambria"/>
            <w:sz w:val="28"/>
            <w:szCs w:val="28"/>
          </w:rPr>
          <w:delText>huge</w:delText>
        </w:r>
        <w:r w:rsidR="002B00E1">
          <w:rPr>
            <w:rFonts w:ascii="Cambria" w:hAnsi="Cambria"/>
            <w:sz w:val="28"/>
            <w:szCs w:val="28"/>
          </w:rPr>
          <w:delText xml:space="preserve"> attachments</w:delText>
        </w:r>
      </w:del>
      <w:r>
        <w:rPr>
          <w:rFonts w:ascii="Cambria" w:hAnsi="Cambria"/>
          <w:sz w:val="28"/>
          <w:szCs w:val="28"/>
        </w:rPr>
        <w:t>.</w:t>
      </w:r>
    </w:p>
    <w:p w14:paraId="084DD59E" w14:textId="30E32F31" w:rsidR="0030719C" w:rsidRDefault="0030719C" w:rsidP="00EE6E17">
      <w:pPr>
        <w:spacing w:line="360" w:lineRule="auto"/>
        <w:ind w:firstLine="720"/>
        <w:contextualSpacing/>
        <w:rPr>
          <w:rFonts w:ascii="Cambria" w:hAnsi="Cambria"/>
          <w:sz w:val="28"/>
          <w:szCs w:val="28"/>
        </w:rPr>
      </w:pPr>
      <w:r>
        <w:rPr>
          <w:rFonts w:ascii="Cambria" w:hAnsi="Cambria"/>
          <w:sz w:val="28"/>
          <w:szCs w:val="28"/>
        </w:rPr>
        <w:t>‘Actually</w:t>
      </w:r>
      <w:ins w:id="17483" w:author="Daisy Watt" w:date="2026-06-22T22:35:00Z" w16du:dateUtc="2026-06-22T20:35:00Z">
        <w:r w:rsidR="007D18AD">
          <w:rPr>
            <w:rFonts w:ascii="Cambria" w:hAnsi="Cambria"/>
            <w:sz w:val="28"/>
            <w:szCs w:val="28"/>
          </w:rPr>
          <w:t>,</w:t>
        </w:r>
      </w:ins>
      <w:r>
        <w:rPr>
          <w:rFonts w:ascii="Cambria" w:hAnsi="Cambria"/>
          <w:sz w:val="28"/>
          <w:szCs w:val="28"/>
        </w:rPr>
        <w:t xml:space="preserve"> Phil, I wonder if you could help me with something?’ </w:t>
      </w:r>
      <w:del w:id="17484" w:author="Daisy Watt" w:date="2026-06-22T22:35:00Z" w16du:dateUtc="2026-06-22T20:35:00Z">
        <w:r w:rsidDel="008D1C4B">
          <w:rPr>
            <w:rFonts w:ascii="Cambria" w:hAnsi="Cambria"/>
            <w:sz w:val="28"/>
            <w:szCs w:val="28"/>
          </w:rPr>
          <w:delText>s</w:delText>
        </w:r>
      </w:del>
      <w:ins w:id="17485" w:author="Daisy Watt" w:date="2026-06-22T22:35:00Z" w16du:dateUtc="2026-06-22T20:35:00Z">
        <w:r w:rsidR="008D1C4B">
          <w:rPr>
            <w:rFonts w:ascii="Cambria" w:hAnsi="Cambria"/>
            <w:sz w:val="28"/>
            <w:szCs w:val="28"/>
          </w:rPr>
          <w:t>S</w:t>
        </w:r>
      </w:ins>
      <w:r>
        <w:rPr>
          <w:rFonts w:ascii="Cambria" w:hAnsi="Cambria"/>
          <w:sz w:val="28"/>
          <w:szCs w:val="28"/>
        </w:rPr>
        <w:t>he pull</w:t>
      </w:r>
      <w:r w:rsidR="00037F53">
        <w:rPr>
          <w:rFonts w:ascii="Cambria" w:hAnsi="Cambria"/>
          <w:sz w:val="28"/>
          <w:szCs w:val="28"/>
        </w:rPr>
        <w:t>ed</w:t>
      </w:r>
      <w:r>
        <w:rPr>
          <w:rFonts w:ascii="Cambria" w:hAnsi="Cambria"/>
          <w:sz w:val="28"/>
          <w:szCs w:val="28"/>
        </w:rPr>
        <w:t xml:space="preserve"> her </w:t>
      </w:r>
      <w:r w:rsidR="00037F53">
        <w:rPr>
          <w:rFonts w:ascii="Cambria" w:hAnsi="Cambria"/>
          <w:sz w:val="28"/>
          <w:szCs w:val="28"/>
        </w:rPr>
        <w:t>mobil</w:t>
      </w:r>
      <w:r>
        <w:rPr>
          <w:rFonts w:ascii="Cambria" w:hAnsi="Cambria"/>
          <w:sz w:val="28"/>
          <w:szCs w:val="28"/>
        </w:rPr>
        <w:t>e off the desk. ‘I got</w:t>
      </w:r>
      <w:ins w:id="17486" w:author="Claire S" w:date="2026-07-29T17:17:00Z" w16du:dateUtc="2026-07-29T16:17:00Z">
        <w:r w:rsidR="00BB4630">
          <w:rPr>
            <w:rFonts w:ascii="Cambria" w:hAnsi="Cambria"/>
            <w:sz w:val="28"/>
            <w:szCs w:val="28"/>
          </w:rPr>
          <w:t xml:space="preserve"> sent</w:t>
        </w:r>
      </w:ins>
      <w:r>
        <w:rPr>
          <w:rFonts w:ascii="Cambria" w:hAnsi="Cambria"/>
          <w:sz w:val="28"/>
          <w:szCs w:val="28"/>
        </w:rPr>
        <w:t xml:space="preserve"> this </w:t>
      </w:r>
      <w:r w:rsidR="0033736C">
        <w:rPr>
          <w:rFonts w:ascii="Cambria" w:hAnsi="Cambria"/>
          <w:sz w:val="28"/>
          <w:szCs w:val="28"/>
        </w:rPr>
        <w:t>scary</w:t>
      </w:r>
      <w:r>
        <w:rPr>
          <w:rFonts w:ascii="Cambria" w:hAnsi="Cambria"/>
          <w:sz w:val="28"/>
          <w:szCs w:val="28"/>
        </w:rPr>
        <w:t xml:space="preserve"> video of Violet, </w:t>
      </w:r>
      <w:del w:id="17487" w:author="Claire S" w:date="2026-07-29T17:17:00Z" w16du:dateUtc="2026-07-29T16:17:00Z">
        <w:r w:rsidDel="00BB4630">
          <w:rPr>
            <w:rFonts w:ascii="Cambria" w:hAnsi="Cambria"/>
            <w:sz w:val="28"/>
            <w:szCs w:val="28"/>
          </w:rPr>
          <w:delText xml:space="preserve">and </w:delText>
        </w:r>
      </w:del>
      <w:ins w:id="17488" w:author="Claire S" w:date="2026-07-29T17:17:00Z" w16du:dateUtc="2026-07-29T16:17:00Z">
        <w:r w:rsidR="00BB4630">
          <w:rPr>
            <w:rFonts w:ascii="Cambria" w:hAnsi="Cambria"/>
            <w:sz w:val="28"/>
            <w:szCs w:val="28"/>
          </w:rPr>
          <w:t xml:space="preserve">but </w:t>
        </w:r>
      </w:ins>
      <w:r>
        <w:rPr>
          <w:rFonts w:ascii="Cambria" w:hAnsi="Cambria"/>
          <w:sz w:val="28"/>
          <w:szCs w:val="28"/>
        </w:rPr>
        <w:t>now I can’t find it</w:t>
      </w:r>
      <w:ins w:id="17489" w:author="Claire S" w:date="2026-05-25T14:31:00Z" w16du:dateUtc="2026-05-25T13:31:00Z">
        <w:r w:rsidR="0094272D">
          <w:rPr>
            <w:rFonts w:ascii="Cambria" w:hAnsi="Cambria"/>
            <w:sz w:val="28"/>
            <w:szCs w:val="28"/>
          </w:rPr>
          <w:t xml:space="preserve"> in my history at all</w:t>
        </w:r>
      </w:ins>
      <w:ins w:id="17490" w:author="Daisy Watt" w:date="2026-06-22T22:35:00Z" w16du:dateUtc="2026-06-22T20:35:00Z">
        <w:r w:rsidR="008D1C4B">
          <w:rPr>
            <w:rFonts w:ascii="Cambria" w:hAnsi="Cambria"/>
            <w:sz w:val="28"/>
            <w:szCs w:val="28"/>
          </w:rPr>
          <w:t>.</w:t>
        </w:r>
      </w:ins>
      <w:del w:id="17491" w:author="Daisy Watt" w:date="2026-06-22T22:35:00Z" w16du:dateUtc="2026-06-22T20:35:00Z">
        <w:r>
          <w:rPr>
            <w:rFonts w:ascii="Cambria" w:hAnsi="Cambria"/>
            <w:sz w:val="28"/>
            <w:szCs w:val="28"/>
          </w:rPr>
          <w:delText xml:space="preserve"> -</w:delText>
        </w:r>
      </w:del>
      <w:r>
        <w:rPr>
          <w:rFonts w:ascii="Cambria" w:hAnsi="Cambria"/>
          <w:sz w:val="28"/>
          <w:szCs w:val="28"/>
        </w:rPr>
        <w:t>’</w:t>
      </w:r>
    </w:p>
    <w:p w14:paraId="32060AA1" w14:textId="43A81AFA" w:rsidR="00D30C33" w:rsidRDefault="00D30C33" w:rsidP="00EE6E17">
      <w:pPr>
        <w:spacing w:line="360" w:lineRule="auto"/>
        <w:ind w:firstLine="720"/>
        <w:contextualSpacing/>
        <w:rPr>
          <w:rFonts w:ascii="Cambria" w:hAnsi="Cambria"/>
          <w:sz w:val="28"/>
          <w:szCs w:val="28"/>
        </w:rPr>
      </w:pPr>
      <w:r>
        <w:rPr>
          <w:rFonts w:ascii="Cambria" w:hAnsi="Cambria"/>
          <w:sz w:val="28"/>
          <w:szCs w:val="28"/>
        </w:rPr>
        <w:t>‘</w:t>
      </w:r>
      <w:r w:rsidR="0033736C">
        <w:rPr>
          <w:rFonts w:ascii="Cambria" w:hAnsi="Cambria"/>
          <w:sz w:val="28"/>
          <w:szCs w:val="28"/>
        </w:rPr>
        <w:t xml:space="preserve">Scary </w:t>
      </w:r>
      <w:r>
        <w:rPr>
          <w:rFonts w:ascii="Cambria" w:hAnsi="Cambria"/>
          <w:sz w:val="28"/>
          <w:szCs w:val="28"/>
        </w:rPr>
        <w:t>video?’ Phil looked worried. ‘What do you mean?’</w:t>
      </w:r>
    </w:p>
    <w:p w14:paraId="0DE77416" w14:textId="7BB46791" w:rsidR="0030719C" w:rsidRDefault="0030719C" w:rsidP="00EE6E17">
      <w:pPr>
        <w:spacing w:line="360" w:lineRule="auto"/>
        <w:ind w:firstLine="720"/>
        <w:contextualSpacing/>
        <w:rPr>
          <w:rFonts w:ascii="Cambria" w:hAnsi="Cambria"/>
          <w:sz w:val="28"/>
          <w:szCs w:val="28"/>
        </w:rPr>
      </w:pPr>
      <w:r>
        <w:rPr>
          <w:rFonts w:ascii="Cambria" w:hAnsi="Cambria"/>
          <w:sz w:val="28"/>
          <w:szCs w:val="28"/>
        </w:rPr>
        <w:t xml:space="preserve">‘Wotcha!’ Ishan was suddenly there, </w:t>
      </w:r>
      <w:r w:rsidR="00D30C33">
        <w:rPr>
          <w:rFonts w:ascii="Cambria" w:hAnsi="Cambria"/>
          <w:sz w:val="28"/>
          <w:szCs w:val="28"/>
        </w:rPr>
        <w:t xml:space="preserve">all </w:t>
      </w:r>
      <w:r>
        <w:rPr>
          <w:rFonts w:ascii="Cambria" w:hAnsi="Cambria"/>
          <w:sz w:val="28"/>
          <w:szCs w:val="28"/>
        </w:rPr>
        <w:t xml:space="preserve">floppy hair and </w:t>
      </w:r>
      <w:r w:rsidR="00D30C33">
        <w:rPr>
          <w:rFonts w:ascii="Cambria" w:hAnsi="Cambria"/>
          <w:sz w:val="28"/>
          <w:szCs w:val="28"/>
        </w:rPr>
        <w:t xml:space="preserve">Joe 90 </w:t>
      </w:r>
      <w:r>
        <w:rPr>
          <w:rFonts w:ascii="Cambria" w:hAnsi="Cambria"/>
          <w:sz w:val="28"/>
          <w:szCs w:val="28"/>
        </w:rPr>
        <w:t>specs</w:t>
      </w:r>
      <w:r w:rsidR="0033736C">
        <w:rPr>
          <w:rFonts w:ascii="Cambria" w:hAnsi="Cambria"/>
          <w:sz w:val="28"/>
          <w:szCs w:val="28"/>
        </w:rPr>
        <w:t xml:space="preserve"> above his grey </w:t>
      </w:r>
      <w:del w:id="17492" w:author="Claire S" w:date="2026-05-22T15:24:00Z" w16du:dateUtc="2026-05-22T14:24:00Z">
        <w:r w:rsidR="0033736C" w:rsidDel="00601AE8">
          <w:rPr>
            <w:rFonts w:ascii="Cambria" w:hAnsi="Cambria"/>
            <w:sz w:val="28"/>
            <w:szCs w:val="28"/>
          </w:rPr>
          <w:delText>v</w:delText>
        </w:r>
      </w:del>
      <w:ins w:id="17493" w:author="Claire S" w:date="2026-05-22T15:24:00Z" w16du:dateUtc="2026-05-22T14:24:00Z">
        <w:r w:rsidR="00601AE8">
          <w:rPr>
            <w:rFonts w:ascii="Cambria" w:hAnsi="Cambria"/>
            <w:sz w:val="28"/>
            <w:szCs w:val="28"/>
          </w:rPr>
          <w:t>V</w:t>
        </w:r>
      </w:ins>
      <w:r w:rsidR="0033736C">
        <w:rPr>
          <w:rFonts w:ascii="Cambria" w:hAnsi="Cambria"/>
          <w:sz w:val="28"/>
          <w:szCs w:val="28"/>
        </w:rPr>
        <w:t>-neck</w:t>
      </w:r>
      <w:ins w:id="17494" w:author="Claire S" w:date="2026-05-22T15:24:00Z" w16du:dateUtc="2026-05-22T14:24:00Z">
        <w:r w:rsidR="00601AE8">
          <w:rPr>
            <w:rFonts w:ascii="Cambria" w:hAnsi="Cambria"/>
            <w:sz w:val="28"/>
            <w:szCs w:val="28"/>
          </w:rPr>
          <w:t xml:space="preserve"> sweater.</w:t>
        </w:r>
      </w:ins>
      <w:del w:id="17495" w:author="Claire S" w:date="2026-05-22T15:24:00Z" w16du:dateUtc="2026-05-22T14:24:00Z">
        <w:r w:rsidR="0033736C" w:rsidDel="00601AE8">
          <w:rPr>
            <w:rFonts w:ascii="Cambria" w:hAnsi="Cambria"/>
            <w:sz w:val="28"/>
            <w:szCs w:val="28"/>
          </w:rPr>
          <w:delText>.</w:delText>
        </w:r>
      </w:del>
      <w:r w:rsidR="0033736C">
        <w:rPr>
          <w:rFonts w:ascii="Cambria" w:hAnsi="Cambria"/>
          <w:sz w:val="28"/>
          <w:szCs w:val="28"/>
        </w:rPr>
        <w:t xml:space="preserve">  He always dressed a bit like he was</w:t>
      </w:r>
      <w:ins w:id="17496" w:author="Claire S" w:date="2026-07-29T17:17:00Z" w16du:dateUtc="2026-07-29T16:17:00Z">
        <w:r w:rsidR="00BB4630">
          <w:rPr>
            <w:rFonts w:ascii="Cambria" w:hAnsi="Cambria"/>
            <w:sz w:val="28"/>
            <w:szCs w:val="28"/>
          </w:rPr>
          <w:t xml:space="preserve"> still wearing</w:t>
        </w:r>
      </w:ins>
      <w:del w:id="17497" w:author="Claire S" w:date="2026-07-29T17:17:00Z" w16du:dateUtc="2026-07-29T16:17:00Z">
        <w:r w:rsidR="0033736C" w:rsidDel="00BB4630">
          <w:rPr>
            <w:rFonts w:ascii="Cambria" w:hAnsi="Cambria"/>
            <w:sz w:val="28"/>
            <w:szCs w:val="28"/>
          </w:rPr>
          <w:delText xml:space="preserve"> in</w:delText>
        </w:r>
      </w:del>
      <w:r w:rsidR="0033736C">
        <w:rPr>
          <w:rFonts w:ascii="Cambria" w:hAnsi="Cambria"/>
          <w:sz w:val="28"/>
          <w:szCs w:val="28"/>
        </w:rPr>
        <w:t xml:space="preserve"> school uniform</w:t>
      </w:r>
      <w:r>
        <w:rPr>
          <w:rFonts w:ascii="Cambria" w:hAnsi="Cambria"/>
          <w:sz w:val="28"/>
          <w:szCs w:val="28"/>
        </w:rPr>
        <w:t xml:space="preserve">. </w:t>
      </w:r>
      <w:r w:rsidR="00245D6B">
        <w:rPr>
          <w:rFonts w:ascii="Cambria" w:hAnsi="Cambria"/>
          <w:sz w:val="28"/>
          <w:szCs w:val="28"/>
        </w:rPr>
        <w:t>‘What you two discussing?’</w:t>
      </w:r>
    </w:p>
    <w:p w14:paraId="7C56E85B" w14:textId="52B327A2" w:rsidR="00245D6B" w:rsidRDefault="00245D6B" w:rsidP="00EE6E17">
      <w:pPr>
        <w:spacing w:line="360" w:lineRule="auto"/>
        <w:ind w:firstLine="720"/>
        <w:contextualSpacing/>
        <w:rPr>
          <w:rFonts w:ascii="Cambria" w:hAnsi="Cambria"/>
          <w:sz w:val="28"/>
          <w:szCs w:val="28"/>
        </w:rPr>
      </w:pPr>
      <w:r>
        <w:rPr>
          <w:rFonts w:ascii="Cambria" w:hAnsi="Cambria"/>
          <w:sz w:val="28"/>
          <w:szCs w:val="28"/>
        </w:rPr>
        <w:t>Clara looked at Phil and prayed he didn’t tell Ishan.  She didn’t want it</w:t>
      </w:r>
      <w:ins w:id="17498" w:author="Daisy Watt" w:date="2026-06-22T22:36:00Z" w16du:dateUtc="2026-06-22T20:36:00Z">
        <w:r>
          <w:rPr>
            <w:rFonts w:ascii="Cambria" w:hAnsi="Cambria"/>
            <w:sz w:val="28"/>
            <w:szCs w:val="28"/>
          </w:rPr>
          <w:t xml:space="preserve"> </w:t>
        </w:r>
        <w:del w:id="17499" w:author="Claire S" w:date="2026-07-29T17:17:00Z" w16du:dateUtc="2026-07-29T16:17:00Z">
          <w:r w:rsidR="004E7DF0" w:rsidDel="00AF2D16">
            <w:rPr>
              <w:rFonts w:ascii="Cambria" w:hAnsi="Cambria"/>
              <w:sz w:val="28"/>
              <w:szCs w:val="28"/>
            </w:rPr>
            <w:delText>to</w:delText>
          </w:r>
        </w:del>
      </w:ins>
      <w:del w:id="17500" w:author="Claire S" w:date="2026-07-29T17:17:00Z" w16du:dateUtc="2026-07-29T16:17:00Z">
        <w:r w:rsidDel="00AF2D16">
          <w:rPr>
            <w:rFonts w:ascii="Cambria" w:hAnsi="Cambria"/>
            <w:sz w:val="28"/>
            <w:szCs w:val="28"/>
          </w:rPr>
          <w:delText xml:space="preserve"> </w:delText>
        </w:r>
      </w:del>
      <w:r>
        <w:rPr>
          <w:rFonts w:ascii="Cambria" w:hAnsi="Cambria"/>
          <w:sz w:val="28"/>
          <w:szCs w:val="28"/>
        </w:rPr>
        <w:t>spread round the office that she’d lost the video.</w:t>
      </w:r>
    </w:p>
    <w:p w14:paraId="5175018B" w14:textId="4EC51108" w:rsidR="009D7F88" w:rsidRDefault="00EE6E17" w:rsidP="00EE6E17">
      <w:pPr>
        <w:spacing w:line="360" w:lineRule="auto"/>
        <w:ind w:firstLine="720"/>
        <w:contextualSpacing/>
        <w:rPr>
          <w:rFonts w:ascii="Cambria" w:hAnsi="Cambria"/>
          <w:sz w:val="28"/>
          <w:szCs w:val="28"/>
        </w:rPr>
      </w:pPr>
      <w:r>
        <w:rPr>
          <w:rFonts w:ascii="Cambria" w:hAnsi="Cambria"/>
          <w:sz w:val="28"/>
          <w:szCs w:val="28"/>
        </w:rPr>
        <w:t>‘</w:t>
      </w:r>
      <w:r w:rsidR="00245D6B">
        <w:rPr>
          <w:rFonts w:ascii="Cambria" w:hAnsi="Cambria"/>
          <w:sz w:val="28"/>
          <w:szCs w:val="28"/>
        </w:rPr>
        <w:t>Oh, you know, the price of eggs</w:t>
      </w:r>
      <w:del w:id="17501" w:author="Daisy Watt" w:date="2026-06-23T11:53:00Z" w16du:dateUtc="2026-06-23T09:53:00Z">
        <w:r>
          <w:rPr>
            <w:rFonts w:ascii="Cambria" w:hAnsi="Cambria"/>
            <w:sz w:val="28"/>
            <w:szCs w:val="28"/>
          </w:rPr>
          <w:delText>,</w:delText>
        </w:r>
      </w:del>
      <w:ins w:id="17502" w:author="Daisy Watt" w:date="2026-06-23T11:53:00Z" w16du:dateUtc="2026-06-23T09:53:00Z">
        <w:r w:rsidR="00DE1376">
          <w:rPr>
            <w:rFonts w:ascii="Cambria" w:hAnsi="Cambria"/>
            <w:sz w:val="28"/>
            <w:szCs w:val="28"/>
          </w:rPr>
          <w:t>.</w:t>
        </w:r>
      </w:ins>
      <w:r>
        <w:rPr>
          <w:rFonts w:ascii="Cambria" w:hAnsi="Cambria"/>
          <w:sz w:val="28"/>
          <w:szCs w:val="28"/>
        </w:rPr>
        <w:t>’</w:t>
      </w:r>
      <w:r w:rsidR="009D7F88">
        <w:rPr>
          <w:rFonts w:ascii="Cambria" w:hAnsi="Cambria"/>
          <w:sz w:val="28"/>
          <w:szCs w:val="28"/>
        </w:rPr>
        <w:t xml:space="preserve"> Phil </w:t>
      </w:r>
      <w:r w:rsidR="00245D6B">
        <w:rPr>
          <w:rFonts w:ascii="Cambria" w:hAnsi="Cambria"/>
          <w:sz w:val="28"/>
          <w:szCs w:val="28"/>
        </w:rPr>
        <w:t>fist-bumped Ishan</w:t>
      </w:r>
      <w:r w:rsidR="0033736C">
        <w:rPr>
          <w:rFonts w:ascii="Cambria" w:hAnsi="Cambria"/>
          <w:sz w:val="28"/>
          <w:szCs w:val="28"/>
        </w:rPr>
        <w:t>,</w:t>
      </w:r>
      <w:r w:rsidR="00245D6B">
        <w:rPr>
          <w:rFonts w:ascii="Cambria" w:hAnsi="Cambria"/>
          <w:sz w:val="28"/>
          <w:szCs w:val="28"/>
        </w:rPr>
        <w:t xml:space="preserve"> and Clara breathed a sigh of relief</w:t>
      </w:r>
      <w:ins w:id="17503" w:author="Claire S" w:date="2026-06-04T17:32:00Z" w16du:dateUtc="2026-06-04T16:32:00Z">
        <w:r w:rsidR="00BB0EFC">
          <w:rPr>
            <w:rFonts w:ascii="Cambria" w:hAnsi="Cambria"/>
            <w:sz w:val="28"/>
            <w:szCs w:val="28"/>
          </w:rPr>
          <w:t>; w</w:t>
        </w:r>
      </w:ins>
      <w:del w:id="17504" w:author="Claire S" w:date="2026-06-04T17:32:00Z" w16du:dateUtc="2026-06-04T16:32:00Z">
        <w:r w:rsidR="00245D6B">
          <w:rPr>
            <w:rFonts w:ascii="Cambria" w:hAnsi="Cambria"/>
            <w:sz w:val="28"/>
            <w:szCs w:val="28"/>
          </w:rPr>
          <w:delText>.</w:delText>
        </w:r>
      </w:del>
      <w:del w:id="17505" w:author="Claire S" w:date="2026-06-04T17:33:00Z" w16du:dateUtc="2026-06-04T16:33:00Z">
        <w:r w:rsidR="00245D6B">
          <w:rPr>
            <w:rFonts w:ascii="Cambria" w:hAnsi="Cambria"/>
            <w:sz w:val="28"/>
            <w:szCs w:val="28"/>
          </w:rPr>
          <w:delText xml:space="preserve"> W</w:delText>
        </w:r>
      </w:del>
      <w:r w:rsidR="00245D6B">
        <w:rPr>
          <w:rFonts w:ascii="Cambria" w:hAnsi="Cambria"/>
          <w:sz w:val="28"/>
          <w:szCs w:val="28"/>
        </w:rPr>
        <w:t>hat a star</w:t>
      </w:r>
      <w:r>
        <w:rPr>
          <w:rFonts w:ascii="Cambria" w:hAnsi="Cambria"/>
          <w:sz w:val="28"/>
          <w:szCs w:val="28"/>
        </w:rPr>
        <w:t xml:space="preserve">. </w:t>
      </w:r>
      <w:r w:rsidR="00252CF7">
        <w:rPr>
          <w:rFonts w:ascii="Cambria" w:hAnsi="Cambria"/>
          <w:sz w:val="28"/>
          <w:szCs w:val="28"/>
        </w:rPr>
        <w:t xml:space="preserve">‘How’s </w:t>
      </w:r>
      <w:r w:rsidR="00173A84">
        <w:rPr>
          <w:rFonts w:ascii="Cambria" w:hAnsi="Cambria"/>
          <w:sz w:val="28"/>
          <w:szCs w:val="28"/>
        </w:rPr>
        <w:t>your frisky boss</w:t>
      </w:r>
      <w:ins w:id="17506" w:author="Daisy Watt" w:date="2026-06-22T22:36:00Z" w16du:dateUtc="2026-06-22T20:36:00Z">
        <w:r w:rsidR="00E40D0B">
          <w:rPr>
            <w:rFonts w:ascii="Cambria" w:hAnsi="Cambria"/>
            <w:sz w:val="28"/>
            <w:szCs w:val="28"/>
          </w:rPr>
          <w:t>,</w:t>
        </w:r>
      </w:ins>
      <w:r w:rsidR="00173A84">
        <w:rPr>
          <w:rFonts w:ascii="Cambria" w:hAnsi="Cambria"/>
          <w:sz w:val="28"/>
          <w:szCs w:val="28"/>
        </w:rPr>
        <w:t xml:space="preserve"> today</w:t>
      </w:r>
      <w:del w:id="17507" w:author="Daisy Watt" w:date="2026-06-22T22:36:00Z" w16du:dateUtc="2026-06-22T20:36:00Z">
        <w:r w:rsidR="00252CF7">
          <w:rPr>
            <w:rFonts w:ascii="Cambria" w:hAnsi="Cambria"/>
            <w:sz w:val="28"/>
            <w:szCs w:val="28"/>
          </w:rPr>
          <w:delText xml:space="preserve"> today</w:delText>
        </w:r>
      </w:del>
      <w:r w:rsidR="00252CF7">
        <w:rPr>
          <w:rFonts w:ascii="Cambria" w:hAnsi="Cambria"/>
          <w:sz w:val="28"/>
          <w:szCs w:val="28"/>
        </w:rPr>
        <w:t>?’</w:t>
      </w:r>
    </w:p>
    <w:p w14:paraId="7CE728EA" w14:textId="38733925" w:rsidR="00EE6E17" w:rsidRDefault="00EE6E17" w:rsidP="00EE6E17">
      <w:pPr>
        <w:spacing w:line="360" w:lineRule="auto"/>
        <w:ind w:firstLine="720"/>
        <w:contextualSpacing/>
        <w:rPr>
          <w:rFonts w:ascii="Cambria" w:hAnsi="Cambria"/>
          <w:sz w:val="28"/>
          <w:szCs w:val="28"/>
        </w:rPr>
      </w:pPr>
      <w:r>
        <w:rPr>
          <w:rFonts w:ascii="Cambria" w:hAnsi="Cambria"/>
          <w:sz w:val="28"/>
          <w:szCs w:val="28"/>
        </w:rPr>
        <w:t>‘</w:t>
      </w:r>
      <w:r w:rsidR="0030719C">
        <w:rPr>
          <w:rFonts w:ascii="Cambria" w:hAnsi="Cambria"/>
          <w:sz w:val="28"/>
          <w:szCs w:val="28"/>
        </w:rPr>
        <w:t xml:space="preserve">Savannah? </w:t>
      </w:r>
      <w:r w:rsidR="00173A84">
        <w:rPr>
          <w:rFonts w:ascii="Cambria" w:hAnsi="Cambria"/>
          <w:sz w:val="28"/>
          <w:szCs w:val="28"/>
        </w:rPr>
        <w:t>Haven’t really seen her</w:t>
      </w:r>
      <w:del w:id="17508" w:author="Daisy Watt" w:date="2026-06-22T22:36:00Z" w16du:dateUtc="2026-06-22T20:36:00Z">
        <w:r w:rsidR="002B00E1">
          <w:rPr>
            <w:rFonts w:ascii="Cambria" w:hAnsi="Cambria"/>
            <w:sz w:val="28"/>
            <w:szCs w:val="28"/>
          </w:rPr>
          <w:delText>,</w:delText>
        </w:r>
      </w:del>
      <w:ins w:id="17509" w:author="Daisy Watt" w:date="2026-06-22T22:36:00Z" w16du:dateUtc="2026-06-22T20:36:00Z">
        <w:r w:rsidR="00796BD4">
          <w:rPr>
            <w:rFonts w:ascii="Cambria" w:hAnsi="Cambria"/>
            <w:sz w:val="28"/>
            <w:szCs w:val="28"/>
          </w:rPr>
          <w:t>.</w:t>
        </w:r>
      </w:ins>
      <w:r w:rsidR="002B00E1">
        <w:rPr>
          <w:rFonts w:ascii="Cambria" w:hAnsi="Cambria"/>
          <w:sz w:val="28"/>
          <w:szCs w:val="28"/>
        </w:rPr>
        <w:t xml:space="preserve">’ Ishan </w:t>
      </w:r>
      <w:commentRangeStart w:id="17510"/>
      <w:del w:id="17511" w:author="Claire S" w:date="2026-07-29T17:18:00Z" w16du:dateUtc="2026-07-29T16:18:00Z">
        <w:r w:rsidR="00245D6B" w:rsidDel="00AF2D16">
          <w:rPr>
            <w:rFonts w:ascii="Cambria" w:hAnsi="Cambria"/>
            <w:sz w:val="28"/>
            <w:szCs w:val="28"/>
          </w:rPr>
          <w:delText xml:space="preserve">returned the </w:delText>
        </w:r>
        <w:r w:rsidR="00252CF7" w:rsidDel="00AF2D16">
          <w:rPr>
            <w:rFonts w:ascii="Cambria" w:hAnsi="Cambria"/>
            <w:sz w:val="28"/>
            <w:szCs w:val="28"/>
          </w:rPr>
          <w:delText>bump</w:delText>
        </w:r>
      </w:del>
      <w:ins w:id="17512" w:author="Claire S" w:date="2026-07-29T17:18:00Z" w16du:dateUtc="2026-07-29T16:18:00Z">
        <w:r w:rsidR="00AF2D16">
          <w:rPr>
            <w:rFonts w:ascii="Cambria" w:hAnsi="Cambria"/>
            <w:sz w:val="28"/>
            <w:szCs w:val="28"/>
          </w:rPr>
          <w:t>stuck his hands in his pockets</w:t>
        </w:r>
      </w:ins>
      <w:r w:rsidR="002B00E1">
        <w:rPr>
          <w:rFonts w:ascii="Cambria" w:hAnsi="Cambria"/>
          <w:sz w:val="28"/>
          <w:szCs w:val="28"/>
        </w:rPr>
        <w:t>. ‘</w:t>
      </w:r>
      <w:commentRangeEnd w:id="17510"/>
      <w:r w:rsidR="00DE1376">
        <w:rPr>
          <w:rStyle w:val="CommentReference"/>
          <w:rFonts w:ascii="Cambria" w:hAnsi="Cambria"/>
          <w:sz w:val="28"/>
          <w:szCs w:val="28"/>
        </w:rPr>
        <w:commentReference w:id="17510"/>
      </w:r>
      <w:r w:rsidR="00173A84">
        <w:rPr>
          <w:rFonts w:ascii="Cambria" w:hAnsi="Cambria"/>
          <w:sz w:val="28"/>
          <w:szCs w:val="28"/>
        </w:rPr>
        <w:t xml:space="preserve">She’s been in a meeting </w:t>
      </w:r>
      <w:del w:id="17513" w:author="Claire S" w:date="2026-05-25T14:31:00Z" w16du:dateUtc="2026-05-25T13:31:00Z">
        <w:r w:rsidR="00173A84" w:rsidDel="00242F0B">
          <w:rPr>
            <w:rFonts w:ascii="Cambria" w:hAnsi="Cambria"/>
            <w:sz w:val="28"/>
            <w:szCs w:val="28"/>
          </w:rPr>
          <w:delText xml:space="preserve">upstairs </w:delText>
        </w:r>
      </w:del>
      <w:r w:rsidR="00173A84">
        <w:rPr>
          <w:rFonts w:ascii="Cambria" w:hAnsi="Cambria"/>
          <w:sz w:val="28"/>
          <w:szCs w:val="28"/>
        </w:rPr>
        <w:t>in the Secret Library</w:t>
      </w:r>
      <w:r w:rsidR="00245D6B">
        <w:rPr>
          <w:rFonts w:ascii="Cambria" w:hAnsi="Cambria"/>
          <w:sz w:val="28"/>
          <w:szCs w:val="28"/>
        </w:rPr>
        <w:t xml:space="preserve"> with the </w:t>
      </w:r>
      <w:r w:rsidR="006312B0">
        <w:rPr>
          <w:rFonts w:ascii="Cambria" w:hAnsi="Cambria"/>
          <w:sz w:val="28"/>
          <w:szCs w:val="28"/>
        </w:rPr>
        <w:t>big</w:t>
      </w:r>
      <w:ins w:id="17514" w:author="Claire S" w:date="2026-06-05T09:02:00Z" w16du:dateUtc="2026-06-05T08:02:00Z">
        <w:del w:id="17515" w:author="Daisy Watt" w:date="2026-06-23T11:55:00Z" w16du:dateUtc="2026-06-23T09:55:00Z">
          <w:r w:rsidR="00436595">
            <w:rPr>
              <w:rFonts w:ascii="Cambria" w:hAnsi="Cambria"/>
              <w:sz w:val="28"/>
              <w:szCs w:val="28"/>
            </w:rPr>
            <w:delText>-</w:delText>
          </w:r>
        </w:del>
      </w:ins>
      <w:del w:id="17516" w:author="Claire S" w:date="2026-06-05T09:02:00Z" w16du:dateUtc="2026-06-05T08:02:00Z">
        <w:r w:rsidR="006312B0" w:rsidDel="00436595">
          <w:rPr>
            <w:rFonts w:ascii="Cambria" w:hAnsi="Cambria"/>
            <w:sz w:val="28"/>
            <w:szCs w:val="28"/>
          </w:rPr>
          <w:delText xml:space="preserve"> </w:delText>
        </w:r>
      </w:del>
      <w:r w:rsidR="006312B0">
        <w:rPr>
          <w:rFonts w:ascii="Cambria" w:hAnsi="Cambria"/>
          <w:sz w:val="28"/>
          <w:szCs w:val="28"/>
        </w:rPr>
        <w:t>wigs</w:t>
      </w:r>
      <w:r w:rsidR="00173A84">
        <w:rPr>
          <w:rFonts w:ascii="Cambria" w:hAnsi="Cambria"/>
          <w:sz w:val="28"/>
          <w:szCs w:val="28"/>
        </w:rPr>
        <w:t xml:space="preserve">. </w:t>
      </w:r>
      <w:del w:id="17517" w:author="Claire S" w:date="2026-05-25T14:31:00Z" w16du:dateUtc="2026-05-25T13:31:00Z">
        <w:r w:rsidR="00173A84" w:rsidDel="00242F0B">
          <w:rPr>
            <w:rFonts w:ascii="Cambria" w:hAnsi="Cambria"/>
            <w:sz w:val="28"/>
            <w:szCs w:val="28"/>
          </w:rPr>
          <w:delText xml:space="preserve"> </w:delText>
        </w:r>
      </w:del>
      <w:r>
        <w:rPr>
          <w:rFonts w:ascii="Cambria" w:hAnsi="Cambria"/>
          <w:sz w:val="28"/>
          <w:szCs w:val="28"/>
        </w:rPr>
        <w:t xml:space="preserve">Clara, </w:t>
      </w:r>
      <w:r w:rsidR="009D7F88">
        <w:rPr>
          <w:rFonts w:ascii="Cambria" w:hAnsi="Cambria"/>
          <w:sz w:val="28"/>
          <w:szCs w:val="28"/>
        </w:rPr>
        <w:t xml:space="preserve">I’m going to </w:t>
      </w:r>
      <w:r w:rsidR="00FB0297">
        <w:rPr>
          <w:rFonts w:ascii="Cambria" w:hAnsi="Cambria"/>
          <w:sz w:val="28"/>
          <w:szCs w:val="28"/>
        </w:rPr>
        <w:t>get some lunch</w:t>
      </w:r>
      <w:ins w:id="17518" w:author="Daisy Watt" w:date="2026-06-22T22:36:00Z" w16du:dateUtc="2026-06-22T20:36:00Z">
        <w:r w:rsidR="000C3FD3">
          <w:rPr>
            <w:rFonts w:ascii="Cambria" w:hAnsi="Cambria"/>
            <w:sz w:val="28"/>
            <w:szCs w:val="28"/>
          </w:rPr>
          <w:t>,</w:t>
        </w:r>
      </w:ins>
      <w:r w:rsidR="009D7F88">
        <w:rPr>
          <w:rFonts w:ascii="Cambria" w:hAnsi="Cambria"/>
          <w:sz w:val="28"/>
          <w:szCs w:val="28"/>
        </w:rPr>
        <w:t xml:space="preserve"> if you’re hungry?’</w:t>
      </w:r>
    </w:p>
    <w:p w14:paraId="0761CDAE" w14:textId="60973CEA" w:rsidR="00736B43" w:rsidRDefault="00736B43" w:rsidP="00EE6E17">
      <w:pPr>
        <w:spacing w:line="360" w:lineRule="auto"/>
        <w:ind w:firstLine="720"/>
        <w:contextualSpacing/>
        <w:rPr>
          <w:rFonts w:ascii="Cambria" w:hAnsi="Cambria"/>
          <w:sz w:val="28"/>
          <w:szCs w:val="28"/>
        </w:rPr>
      </w:pPr>
      <w:r>
        <w:rPr>
          <w:rFonts w:ascii="Cambria" w:hAnsi="Cambria"/>
          <w:sz w:val="28"/>
          <w:szCs w:val="28"/>
        </w:rPr>
        <w:t xml:space="preserve">‘I was going to pop out for a Tesco meal deal,’ she said, as the Henrietta called Emily walked by. </w:t>
      </w:r>
      <w:r w:rsidR="00245D6B">
        <w:rPr>
          <w:rFonts w:ascii="Cambria" w:hAnsi="Cambria"/>
          <w:sz w:val="28"/>
          <w:szCs w:val="28"/>
        </w:rPr>
        <w:t>‘I’m</w:t>
      </w:r>
      <w:r w:rsidR="006312B0">
        <w:rPr>
          <w:rFonts w:ascii="Cambria" w:hAnsi="Cambria"/>
          <w:sz w:val="28"/>
          <w:szCs w:val="28"/>
        </w:rPr>
        <w:t xml:space="preserve"> a bit skint</w:t>
      </w:r>
      <w:ins w:id="17519" w:author="Daisy Watt" w:date="2026-06-22T22:36:00Z" w16du:dateUtc="2026-06-22T20:36:00Z">
        <w:r w:rsidR="000C3FD3">
          <w:rPr>
            <w:rFonts w:ascii="Cambria" w:hAnsi="Cambria"/>
            <w:sz w:val="28"/>
            <w:szCs w:val="28"/>
          </w:rPr>
          <w:t>,</w:t>
        </w:r>
      </w:ins>
      <w:r w:rsidR="006312B0">
        <w:rPr>
          <w:rFonts w:ascii="Cambria" w:hAnsi="Cambria"/>
          <w:sz w:val="28"/>
          <w:szCs w:val="28"/>
        </w:rPr>
        <w:t xml:space="preserve"> </w:t>
      </w:r>
      <w:r w:rsidR="00245D6B">
        <w:rPr>
          <w:rFonts w:ascii="Cambria" w:hAnsi="Cambria"/>
          <w:sz w:val="28"/>
          <w:szCs w:val="28"/>
        </w:rPr>
        <w:t>this month</w:t>
      </w:r>
      <w:ins w:id="17520" w:author="Daisy Watt" w:date="2026-06-23T11:55:00Z" w16du:dateUtc="2026-06-23T09:55:00Z">
        <w:r w:rsidR="00471551">
          <w:rPr>
            <w:rFonts w:ascii="Cambria" w:hAnsi="Cambria"/>
            <w:sz w:val="28"/>
            <w:szCs w:val="28"/>
          </w:rPr>
          <w:t>.</w:t>
        </w:r>
      </w:ins>
      <w:del w:id="17521" w:author="Daisy Watt" w:date="2026-06-23T11:55:00Z" w16du:dateUtc="2026-06-23T09:55:00Z">
        <w:r w:rsidR="00245D6B">
          <w:rPr>
            <w:rFonts w:ascii="Cambria" w:hAnsi="Cambria"/>
            <w:sz w:val="28"/>
            <w:szCs w:val="28"/>
          </w:rPr>
          <w:delText xml:space="preserve"> -</w:delText>
        </w:r>
      </w:del>
      <w:r w:rsidR="00245D6B">
        <w:rPr>
          <w:rFonts w:ascii="Cambria" w:hAnsi="Cambria"/>
          <w:sz w:val="28"/>
          <w:szCs w:val="28"/>
        </w:rPr>
        <w:t>’</w:t>
      </w:r>
    </w:p>
    <w:p w14:paraId="6CBE7F0B" w14:textId="22E826C9" w:rsidR="00736B43" w:rsidRDefault="00736B43" w:rsidP="00EE6E17">
      <w:pPr>
        <w:spacing w:line="360" w:lineRule="auto"/>
        <w:ind w:firstLine="720"/>
        <w:contextualSpacing/>
        <w:rPr>
          <w:rFonts w:ascii="Cambria" w:hAnsi="Cambria"/>
          <w:sz w:val="28"/>
          <w:szCs w:val="28"/>
        </w:rPr>
      </w:pPr>
      <w:r>
        <w:rPr>
          <w:rFonts w:ascii="Cambria" w:hAnsi="Cambria"/>
          <w:sz w:val="28"/>
          <w:szCs w:val="28"/>
        </w:rPr>
        <w:t xml:space="preserve">‘A </w:t>
      </w:r>
      <w:r w:rsidRPr="000D1E29">
        <w:rPr>
          <w:rFonts w:ascii="Cambria" w:hAnsi="Cambria"/>
          <w:i/>
          <w:iCs/>
          <w:sz w:val="28"/>
          <w:szCs w:val="28"/>
        </w:rPr>
        <w:t>meal deal</w:t>
      </w:r>
      <w:r>
        <w:rPr>
          <w:rFonts w:ascii="Cambria" w:hAnsi="Cambria"/>
          <w:sz w:val="28"/>
          <w:szCs w:val="28"/>
        </w:rPr>
        <w:t>?</w:t>
      </w:r>
      <w:r w:rsidR="000D1E29">
        <w:rPr>
          <w:rFonts w:ascii="Cambria" w:hAnsi="Cambria"/>
          <w:sz w:val="28"/>
          <w:szCs w:val="28"/>
        </w:rPr>
        <w:t>!</w:t>
      </w:r>
      <w:r>
        <w:rPr>
          <w:rFonts w:ascii="Cambria" w:hAnsi="Cambria"/>
          <w:sz w:val="28"/>
          <w:szCs w:val="28"/>
        </w:rPr>
        <w:t xml:space="preserve">’ </w:t>
      </w:r>
      <w:r w:rsidR="00245D6B">
        <w:rPr>
          <w:rFonts w:ascii="Cambria" w:hAnsi="Cambria"/>
          <w:sz w:val="28"/>
          <w:szCs w:val="28"/>
        </w:rPr>
        <w:t>T</w:t>
      </w:r>
      <w:r>
        <w:rPr>
          <w:rFonts w:ascii="Cambria" w:hAnsi="Cambria"/>
          <w:sz w:val="28"/>
          <w:szCs w:val="28"/>
        </w:rPr>
        <w:t>he girl</w:t>
      </w:r>
      <w:r w:rsidR="00F838F2">
        <w:rPr>
          <w:rFonts w:ascii="Cambria" w:hAnsi="Cambria"/>
          <w:sz w:val="28"/>
          <w:szCs w:val="28"/>
        </w:rPr>
        <w:t>’s eyes widened</w:t>
      </w:r>
      <w:r w:rsidR="000D1E29">
        <w:rPr>
          <w:rFonts w:ascii="Cambria" w:hAnsi="Cambria"/>
          <w:sz w:val="28"/>
          <w:szCs w:val="28"/>
        </w:rPr>
        <w:t>, as if</w:t>
      </w:r>
      <w:r>
        <w:rPr>
          <w:rFonts w:ascii="Cambria" w:hAnsi="Cambria"/>
          <w:sz w:val="28"/>
          <w:szCs w:val="28"/>
        </w:rPr>
        <w:t xml:space="preserve"> Clara had just suggested eating a small </w:t>
      </w:r>
      <w:r w:rsidR="000D1E29">
        <w:rPr>
          <w:rFonts w:ascii="Cambria" w:hAnsi="Cambria"/>
          <w:sz w:val="28"/>
          <w:szCs w:val="28"/>
        </w:rPr>
        <w:t>poo</w:t>
      </w:r>
      <w:r>
        <w:rPr>
          <w:rFonts w:ascii="Cambria" w:hAnsi="Cambria"/>
          <w:sz w:val="28"/>
          <w:szCs w:val="28"/>
        </w:rPr>
        <w:t>.</w:t>
      </w:r>
    </w:p>
    <w:p w14:paraId="5A551350" w14:textId="67E15A7C" w:rsidR="002E7CD6" w:rsidRDefault="00736B43" w:rsidP="00EE6E17">
      <w:pPr>
        <w:spacing w:line="360" w:lineRule="auto"/>
        <w:ind w:firstLine="720"/>
        <w:contextualSpacing/>
        <w:rPr>
          <w:ins w:id="17522" w:author="Claire S" w:date="2026-07-29T17:37:00Z" w16du:dateUtc="2026-07-29T16:37:00Z"/>
          <w:rFonts w:ascii="Cambria" w:hAnsi="Cambria"/>
          <w:sz w:val="28"/>
          <w:szCs w:val="28"/>
        </w:rPr>
      </w:pPr>
      <w:r>
        <w:rPr>
          <w:rFonts w:ascii="Cambria" w:hAnsi="Cambria"/>
          <w:sz w:val="28"/>
          <w:szCs w:val="28"/>
        </w:rPr>
        <w:t>‘Lunch would be great</w:t>
      </w:r>
      <w:del w:id="17523" w:author="Claire S" w:date="2026-05-25T14:45:00Z" w16du:dateUtc="2026-05-25T13:45:00Z">
        <w:r w:rsidDel="004D08DB">
          <w:rPr>
            <w:rFonts w:ascii="Cambria" w:hAnsi="Cambria"/>
            <w:sz w:val="28"/>
            <w:szCs w:val="28"/>
          </w:rPr>
          <w:delText>, ta</w:delText>
        </w:r>
      </w:del>
      <w:r w:rsidR="00F838F2">
        <w:rPr>
          <w:rFonts w:ascii="Cambria" w:hAnsi="Cambria"/>
          <w:sz w:val="28"/>
          <w:szCs w:val="28"/>
        </w:rPr>
        <w:t>, Ish</w:t>
      </w:r>
      <w:r>
        <w:rPr>
          <w:rFonts w:ascii="Cambria" w:hAnsi="Cambria"/>
          <w:sz w:val="28"/>
          <w:szCs w:val="28"/>
        </w:rPr>
        <w:t>.’ Clara stood up. ‘Lead the way</w:t>
      </w:r>
      <w:r w:rsidR="00F838F2">
        <w:rPr>
          <w:rFonts w:ascii="Cambria" w:hAnsi="Cambria"/>
          <w:sz w:val="28"/>
          <w:szCs w:val="28"/>
        </w:rPr>
        <w:t xml:space="preserve">.  </w:t>
      </w:r>
      <w:del w:id="17524" w:author="Claire S" w:date="2026-07-29T17:36:00Z" w16du:dateUtc="2026-07-29T16:36:00Z">
        <w:r w:rsidR="00F838F2" w:rsidDel="002E7CD6">
          <w:rPr>
            <w:rFonts w:ascii="Cambria" w:hAnsi="Cambria"/>
            <w:sz w:val="28"/>
            <w:szCs w:val="28"/>
          </w:rPr>
          <w:delText xml:space="preserve">And </w:delText>
        </w:r>
      </w:del>
      <w:ins w:id="17525" w:author="Claire S" w:date="2026-07-29T17:36:00Z" w16du:dateUtc="2026-07-29T16:36:00Z">
        <w:r w:rsidR="002E7CD6">
          <w:rPr>
            <w:rFonts w:ascii="Cambria" w:hAnsi="Cambria"/>
            <w:sz w:val="28"/>
            <w:szCs w:val="28"/>
          </w:rPr>
          <w:t>Th</w:t>
        </w:r>
      </w:ins>
      <w:del w:id="17526" w:author="Claire S" w:date="2026-07-29T17:36:00Z" w16du:dateUtc="2026-07-29T16:36:00Z">
        <w:r w:rsidR="00F838F2" w:rsidDel="002E7CD6">
          <w:rPr>
            <w:rFonts w:ascii="Cambria" w:hAnsi="Cambria"/>
            <w:sz w:val="28"/>
            <w:szCs w:val="28"/>
          </w:rPr>
          <w:delText>th</w:delText>
        </w:r>
      </w:del>
      <w:r w:rsidR="00F838F2">
        <w:rPr>
          <w:rFonts w:ascii="Cambria" w:hAnsi="Cambria"/>
          <w:sz w:val="28"/>
          <w:szCs w:val="28"/>
        </w:rPr>
        <w:t xml:space="preserve">anks, Phil.  Any help </w:t>
      </w:r>
      <w:commentRangeStart w:id="17527"/>
      <w:ins w:id="17528" w:author="Daisy Watt" w:date="2026-06-23T11:56:00Z" w16du:dateUtc="2026-06-23T09:56:00Z">
        <w:r w:rsidR="00471551">
          <w:rPr>
            <w:rFonts w:ascii="Cambria" w:hAnsi="Cambria"/>
            <w:sz w:val="28"/>
            <w:szCs w:val="28"/>
          </w:rPr>
          <w:t xml:space="preserve">with that thing </w:t>
        </w:r>
      </w:ins>
      <w:commentRangeEnd w:id="17527"/>
      <w:ins w:id="17529" w:author="Daisy Watt" w:date="2026-06-23T11:57:00Z" w16du:dateUtc="2026-06-23T09:57:00Z">
        <w:del w:id="17530" w:author="Claire S" w:date="2026-07-29T17:18:00Z" w16du:dateUtc="2026-07-29T16:18:00Z">
          <w:r w:rsidR="00471551" w:rsidDel="00E255F5">
            <w:rPr>
              <w:rStyle w:val="CommentReference"/>
              <w:rFonts w:ascii="Cambria" w:hAnsi="Cambria"/>
              <w:sz w:val="28"/>
              <w:szCs w:val="28"/>
            </w:rPr>
            <w:commentReference w:id="17527"/>
          </w:r>
        </w:del>
      </w:ins>
      <w:ins w:id="17531" w:author="Claire S" w:date="2026-07-29T17:18:00Z" w16du:dateUtc="2026-07-29T16:18:00Z">
        <w:r w:rsidR="00E255F5">
          <w:rPr>
            <w:rFonts w:ascii="Cambria" w:hAnsi="Cambria"/>
            <w:sz w:val="28"/>
            <w:szCs w:val="28"/>
          </w:rPr>
          <w:t xml:space="preserve">I mentioned </w:t>
        </w:r>
      </w:ins>
      <w:r w:rsidR="00F838F2">
        <w:rPr>
          <w:rFonts w:ascii="Cambria" w:hAnsi="Cambria"/>
          <w:sz w:val="28"/>
          <w:szCs w:val="28"/>
        </w:rPr>
        <w:t>would be great</w:t>
      </w:r>
      <w:ins w:id="17532" w:author="Claire S" w:date="2026-07-29T17:35:00Z" w16du:dateUtc="2026-07-29T16:35:00Z">
        <w:r w:rsidR="00311BD3">
          <w:rPr>
            <w:rFonts w:ascii="Cambria" w:hAnsi="Cambria"/>
            <w:sz w:val="28"/>
            <w:szCs w:val="28"/>
          </w:rPr>
          <w:t xml:space="preserve"> -</w:t>
        </w:r>
      </w:ins>
      <w:del w:id="17533" w:author="Claire S" w:date="2026-07-29T17:34:00Z" w16du:dateUtc="2026-07-29T16:34:00Z">
        <w:r w:rsidR="00F838F2" w:rsidDel="00311BD3">
          <w:rPr>
            <w:rFonts w:ascii="Cambria" w:hAnsi="Cambria"/>
            <w:sz w:val="28"/>
            <w:szCs w:val="28"/>
          </w:rPr>
          <w:delText>,</w:delText>
        </w:r>
      </w:del>
      <w:ins w:id="17534" w:author="Claire S" w:date="2026-07-29T17:18:00Z" w16du:dateUtc="2026-07-29T16:18:00Z">
        <w:r w:rsidR="00E255F5">
          <w:rPr>
            <w:rFonts w:ascii="Cambria" w:hAnsi="Cambria"/>
            <w:sz w:val="28"/>
            <w:szCs w:val="28"/>
          </w:rPr>
          <w:t xml:space="preserve">’ she </w:t>
        </w:r>
      </w:ins>
      <w:ins w:id="17535" w:author="Claire S" w:date="2026-07-29T17:34:00Z" w16du:dateUtc="2026-07-29T16:34:00Z">
        <w:r w:rsidR="00311BD3">
          <w:rPr>
            <w:rFonts w:ascii="Cambria" w:hAnsi="Cambria"/>
            <w:sz w:val="28"/>
            <w:szCs w:val="28"/>
          </w:rPr>
          <w:t>widened her</w:t>
        </w:r>
      </w:ins>
      <w:ins w:id="17536" w:author="Claire S" w:date="2026-07-29T17:18:00Z" w16du:dateUtc="2026-07-29T16:18:00Z">
        <w:r w:rsidR="00E255F5">
          <w:rPr>
            <w:rFonts w:ascii="Cambria" w:hAnsi="Cambria"/>
            <w:sz w:val="28"/>
            <w:szCs w:val="28"/>
          </w:rPr>
          <w:t xml:space="preserve"> eye</w:t>
        </w:r>
      </w:ins>
      <w:ins w:id="17537" w:author="Claire S" w:date="2026-07-29T17:34:00Z" w16du:dateUtc="2026-07-29T16:34:00Z">
        <w:r w:rsidR="00311BD3">
          <w:rPr>
            <w:rFonts w:ascii="Cambria" w:hAnsi="Cambria"/>
            <w:sz w:val="28"/>
            <w:szCs w:val="28"/>
          </w:rPr>
          <w:t xml:space="preserve">s </w:t>
        </w:r>
      </w:ins>
      <w:ins w:id="17538" w:author="Claire S" w:date="2026-07-29T17:35:00Z" w16du:dateUtc="2026-07-29T16:35:00Z">
        <w:r w:rsidR="00311BD3">
          <w:rPr>
            <w:rFonts w:ascii="Cambria" w:hAnsi="Cambria"/>
            <w:sz w:val="28"/>
            <w:szCs w:val="28"/>
          </w:rPr>
          <w:t>subtly</w:t>
        </w:r>
      </w:ins>
      <w:ins w:id="17539" w:author="Claire S" w:date="2026-07-29T17:18:00Z" w16du:dateUtc="2026-07-29T16:18:00Z">
        <w:r w:rsidR="00E255F5">
          <w:rPr>
            <w:rFonts w:ascii="Cambria" w:hAnsi="Cambria"/>
            <w:sz w:val="28"/>
            <w:szCs w:val="28"/>
          </w:rPr>
          <w:t>,</w:t>
        </w:r>
      </w:ins>
      <w:ins w:id="17540" w:author="Claire S" w:date="2026-07-29T17:19:00Z" w16du:dateUtc="2026-07-29T16:19:00Z">
        <w:r w:rsidR="00E255F5">
          <w:rPr>
            <w:rFonts w:ascii="Cambria" w:hAnsi="Cambria"/>
            <w:sz w:val="28"/>
            <w:szCs w:val="28"/>
          </w:rPr>
          <w:t xml:space="preserve"> hoping he </w:t>
        </w:r>
      </w:ins>
      <w:ins w:id="17541" w:author="Claire S" w:date="2026-07-29T17:34:00Z" w16du:dateUtc="2026-07-29T16:34:00Z">
        <w:r w:rsidR="00311BD3">
          <w:rPr>
            <w:rFonts w:ascii="Cambria" w:hAnsi="Cambria"/>
            <w:sz w:val="28"/>
            <w:szCs w:val="28"/>
          </w:rPr>
          <w:t>got</w:t>
        </w:r>
      </w:ins>
      <w:ins w:id="17542" w:author="Claire S" w:date="2026-07-29T17:19:00Z" w16du:dateUtc="2026-07-29T16:19:00Z">
        <w:r w:rsidR="00E255F5">
          <w:rPr>
            <w:rFonts w:ascii="Cambria" w:hAnsi="Cambria"/>
            <w:sz w:val="28"/>
            <w:szCs w:val="28"/>
          </w:rPr>
          <w:t xml:space="preserve"> her </w:t>
        </w:r>
      </w:ins>
      <w:ins w:id="17543" w:author="Claire S" w:date="2026-07-29T17:33:00Z" w16du:dateUtc="2026-07-29T16:33:00Z">
        <w:r w:rsidR="005C3C46">
          <w:rPr>
            <w:rFonts w:ascii="Cambria" w:hAnsi="Cambria"/>
            <w:sz w:val="28"/>
            <w:szCs w:val="28"/>
          </w:rPr>
          <w:t>meaning</w:t>
        </w:r>
      </w:ins>
      <w:ins w:id="17544" w:author="Claire S" w:date="2026-07-29T17:19:00Z" w16du:dateUtc="2026-07-29T16:19:00Z">
        <w:r w:rsidR="00E255F5">
          <w:rPr>
            <w:rFonts w:ascii="Cambria" w:hAnsi="Cambria"/>
            <w:sz w:val="28"/>
            <w:szCs w:val="28"/>
          </w:rPr>
          <w:t xml:space="preserve">. </w:t>
        </w:r>
      </w:ins>
      <w:ins w:id="17545" w:author="Claire S" w:date="2026-07-29T17:33:00Z" w16du:dateUtc="2026-07-29T16:33:00Z">
        <w:r w:rsidR="005C3C46">
          <w:rPr>
            <w:rFonts w:ascii="Cambria" w:hAnsi="Cambria"/>
            <w:sz w:val="28"/>
            <w:szCs w:val="28"/>
          </w:rPr>
          <w:t>His eyes</w:t>
        </w:r>
      </w:ins>
      <w:ins w:id="17546" w:author="Claire S" w:date="2026-07-29T17:18:00Z" w16du:dateUtc="2026-07-29T16:18:00Z">
        <w:r w:rsidR="00E255F5">
          <w:rPr>
            <w:rFonts w:ascii="Cambria" w:hAnsi="Cambria"/>
            <w:sz w:val="28"/>
            <w:szCs w:val="28"/>
          </w:rPr>
          <w:t xml:space="preserve"> were hazel</w:t>
        </w:r>
      </w:ins>
      <w:ins w:id="17547" w:author="Claire S" w:date="2026-07-29T17:34:00Z" w16du:dateUtc="2026-07-29T16:34:00Z">
        <w:r w:rsidR="00311BD3">
          <w:rPr>
            <w:rFonts w:ascii="Cambria" w:hAnsi="Cambria"/>
            <w:sz w:val="28"/>
            <w:szCs w:val="28"/>
          </w:rPr>
          <w:t>-</w:t>
        </w:r>
      </w:ins>
      <w:ins w:id="17548" w:author="Claire S" w:date="2026-07-29T17:18:00Z" w16du:dateUtc="2026-07-29T16:18:00Z">
        <w:r w:rsidR="00E255F5">
          <w:rPr>
            <w:rFonts w:ascii="Cambria" w:hAnsi="Cambria"/>
            <w:sz w:val="28"/>
            <w:szCs w:val="28"/>
          </w:rPr>
          <w:t>coloured</w:t>
        </w:r>
      </w:ins>
      <w:ins w:id="17549" w:author="Claire S" w:date="2026-07-29T17:35:00Z" w16du:dateUtc="2026-07-29T16:35:00Z">
        <w:r w:rsidR="00311BD3">
          <w:rPr>
            <w:rFonts w:ascii="Cambria" w:hAnsi="Cambria"/>
            <w:sz w:val="28"/>
            <w:szCs w:val="28"/>
          </w:rPr>
          <w:t xml:space="preserve"> she noticed,</w:t>
        </w:r>
      </w:ins>
      <w:ins w:id="17550" w:author="Claire S" w:date="2026-07-29T17:36:00Z" w16du:dateUtc="2026-07-29T16:36:00Z">
        <w:r w:rsidR="002E7CD6">
          <w:rPr>
            <w:rFonts w:ascii="Cambria" w:hAnsi="Cambria"/>
            <w:sz w:val="28"/>
            <w:szCs w:val="28"/>
          </w:rPr>
          <w:t xml:space="preserve"> as he met her gaze,</w:t>
        </w:r>
      </w:ins>
      <w:ins w:id="17551" w:author="Claire S" w:date="2026-07-29T17:37:00Z" w16du:dateUtc="2026-07-29T16:37:00Z">
        <w:r w:rsidR="000E4230">
          <w:rPr>
            <w:rFonts w:ascii="Cambria" w:hAnsi="Cambria"/>
            <w:sz w:val="28"/>
            <w:szCs w:val="28"/>
          </w:rPr>
          <w:t xml:space="preserve"> as she rambled on.</w:t>
        </w:r>
      </w:ins>
      <w:ins w:id="17552" w:author="Claire S" w:date="2026-07-29T17:36:00Z" w16du:dateUtc="2026-07-29T16:36:00Z">
        <w:r w:rsidR="002E7CD6">
          <w:rPr>
            <w:rFonts w:ascii="Cambria" w:hAnsi="Cambria"/>
            <w:sz w:val="28"/>
            <w:szCs w:val="28"/>
          </w:rPr>
          <w:t xml:space="preserve"> ‘’</w:t>
        </w:r>
      </w:ins>
      <w:ins w:id="17553" w:author="Claire S" w:date="2026-07-29T17:37:00Z" w16du:dateUtc="2026-07-29T16:37:00Z">
        <w:r w:rsidR="000E4230">
          <w:rPr>
            <w:rFonts w:ascii="Cambria" w:hAnsi="Cambria"/>
            <w:sz w:val="28"/>
            <w:szCs w:val="28"/>
          </w:rPr>
          <w:t>C</w:t>
        </w:r>
      </w:ins>
      <w:ins w:id="17554" w:author="Claire S" w:date="2026-07-29T17:36:00Z" w16du:dateUtc="2026-07-29T16:36:00Z">
        <w:r w:rsidR="002E7CD6">
          <w:rPr>
            <w:rFonts w:ascii="Cambria" w:hAnsi="Cambria"/>
            <w:sz w:val="28"/>
            <w:szCs w:val="28"/>
          </w:rPr>
          <w:t>os I’m stuck with no computer.’</w:t>
        </w:r>
      </w:ins>
    </w:p>
    <w:p w14:paraId="0AD39A73" w14:textId="69EE6CB5" w:rsidR="000E4230" w:rsidRDefault="002E7CD6" w:rsidP="000E4230">
      <w:pPr>
        <w:spacing w:line="360" w:lineRule="auto"/>
        <w:ind w:firstLine="720"/>
        <w:contextualSpacing/>
        <w:rPr>
          <w:ins w:id="17555" w:author="Claire S" w:date="2026-07-29T17:38:00Z" w16du:dateUtc="2026-07-29T16:38:00Z"/>
          <w:rFonts w:ascii="Cambria" w:hAnsi="Cambria"/>
          <w:sz w:val="28"/>
          <w:szCs w:val="28"/>
        </w:rPr>
      </w:pPr>
      <w:ins w:id="17556" w:author="Claire S" w:date="2026-07-29T17:37:00Z" w16du:dateUtc="2026-07-29T16:37:00Z">
        <w:r>
          <w:rPr>
            <w:rFonts w:ascii="Cambria" w:hAnsi="Cambria"/>
            <w:sz w:val="28"/>
            <w:szCs w:val="28"/>
          </w:rPr>
          <w:t xml:space="preserve">‘No worries,’ he </w:t>
        </w:r>
        <w:r w:rsidR="000E4230">
          <w:rPr>
            <w:rFonts w:ascii="Cambria" w:hAnsi="Cambria"/>
            <w:sz w:val="28"/>
            <w:szCs w:val="28"/>
          </w:rPr>
          <w:t xml:space="preserve">nodded almost imperceptibly and </w:t>
        </w:r>
      </w:ins>
      <w:ins w:id="17557" w:author="Claire S" w:date="2026-07-29T17:38:00Z" w16du:dateUtc="2026-07-29T16:38:00Z">
        <w:r w:rsidR="000E4230">
          <w:rPr>
            <w:rFonts w:ascii="Cambria" w:hAnsi="Cambria"/>
            <w:sz w:val="28"/>
            <w:szCs w:val="28"/>
          </w:rPr>
          <w:t>t</w:t>
        </w:r>
      </w:ins>
      <w:ins w:id="17558" w:author="Claire S" w:date="2026-07-29T17:34:00Z" w16du:dateUtc="2026-07-29T16:34:00Z">
        <w:r w:rsidR="005C3C46">
          <w:rPr>
            <w:rFonts w:ascii="Cambria" w:hAnsi="Cambria"/>
            <w:sz w:val="28"/>
            <w:szCs w:val="28"/>
          </w:rPr>
          <w:t xml:space="preserve">o her </w:t>
        </w:r>
      </w:ins>
      <w:ins w:id="17559" w:author="Claire S" w:date="2026-07-29T17:35:00Z" w16du:dateUtc="2026-07-29T16:35:00Z">
        <w:r w:rsidR="00311BD3">
          <w:rPr>
            <w:rFonts w:ascii="Cambria" w:hAnsi="Cambria"/>
            <w:sz w:val="28"/>
            <w:szCs w:val="28"/>
          </w:rPr>
          <w:t>great d</w:t>
        </w:r>
      </w:ins>
      <w:ins w:id="17560" w:author="Claire S" w:date="2026-07-29T17:34:00Z" w16du:dateUtc="2026-07-29T16:34:00Z">
        <w:r w:rsidR="005C3C46">
          <w:rPr>
            <w:rFonts w:ascii="Cambria" w:hAnsi="Cambria"/>
            <w:sz w:val="28"/>
            <w:szCs w:val="28"/>
          </w:rPr>
          <w:t xml:space="preserve">iscomfort, </w:t>
        </w:r>
      </w:ins>
      <w:ins w:id="17561" w:author="Claire S" w:date="2026-07-29T17:38:00Z" w16du:dateUtc="2026-07-29T16:38:00Z">
        <w:r w:rsidR="000E4230">
          <w:rPr>
            <w:rFonts w:ascii="Cambria" w:hAnsi="Cambria"/>
            <w:sz w:val="28"/>
            <w:szCs w:val="28"/>
          </w:rPr>
          <w:t xml:space="preserve">she found </w:t>
        </w:r>
      </w:ins>
      <w:ins w:id="17562" w:author="Claire S" w:date="2026-07-29T17:34:00Z" w16du:dateUtc="2026-07-29T16:34:00Z">
        <w:r w:rsidR="005C3C46">
          <w:rPr>
            <w:rFonts w:ascii="Cambria" w:hAnsi="Cambria"/>
            <w:sz w:val="28"/>
            <w:szCs w:val="28"/>
          </w:rPr>
          <w:t xml:space="preserve">her </w:t>
        </w:r>
      </w:ins>
      <w:ins w:id="17563" w:author="Claire S" w:date="2026-07-29T17:38:00Z" w16du:dateUtc="2026-07-29T16:38:00Z">
        <w:r w:rsidR="000E4230">
          <w:rPr>
            <w:rFonts w:ascii="Cambria" w:hAnsi="Cambria"/>
            <w:sz w:val="28"/>
            <w:szCs w:val="28"/>
          </w:rPr>
          <w:t>cheeks were suddenly</w:t>
        </w:r>
      </w:ins>
      <w:ins w:id="17564" w:author="Claire S" w:date="2026-07-29T17:35:00Z" w16du:dateUtc="2026-07-29T16:35:00Z">
        <w:r w:rsidR="00311BD3">
          <w:rPr>
            <w:rFonts w:ascii="Cambria" w:hAnsi="Cambria"/>
            <w:sz w:val="28"/>
            <w:szCs w:val="28"/>
          </w:rPr>
          <w:t xml:space="preserve"> </w:t>
        </w:r>
      </w:ins>
      <w:ins w:id="17565" w:author="Claire S" w:date="2026-07-29T17:34:00Z" w16du:dateUtc="2026-07-29T16:34:00Z">
        <w:r w:rsidR="00311BD3">
          <w:rPr>
            <w:rFonts w:ascii="Cambria" w:hAnsi="Cambria"/>
            <w:sz w:val="28"/>
            <w:szCs w:val="28"/>
          </w:rPr>
          <w:t>flam</w:t>
        </w:r>
      </w:ins>
      <w:ins w:id="17566" w:author="Claire S" w:date="2026-07-29T17:35:00Z" w16du:dateUtc="2026-07-29T16:35:00Z">
        <w:r w:rsidR="00311BD3">
          <w:rPr>
            <w:rFonts w:ascii="Cambria" w:hAnsi="Cambria"/>
            <w:sz w:val="28"/>
            <w:szCs w:val="28"/>
          </w:rPr>
          <w:t>ing</w:t>
        </w:r>
      </w:ins>
      <w:ins w:id="17567" w:author="Claire S" w:date="2026-07-29T17:19:00Z" w16du:dateUtc="2026-07-29T16:19:00Z">
        <w:r w:rsidR="00E255F5">
          <w:rPr>
            <w:rFonts w:ascii="Cambria" w:hAnsi="Cambria"/>
            <w:sz w:val="28"/>
            <w:szCs w:val="28"/>
          </w:rPr>
          <w:t xml:space="preserve">. </w:t>
        </w:r>
      </w:ins>
    </w:p>
    <w:p w14:paraId="7C547353" w14:textId="4094826B" w:rsidR="00736B43" w:rsidRDefault="00311BD3" w:rsidP="000E4230">
      <w:pPr>
        <w:spacing w:line="360" w:lineRule="auto"/>
        <w:ind w:firstLine="720"/>
        <w:contextualSpacing/>
        <w:rPr>
          <w:rFonts w:ascii="Cambria" w:hAnsi="Cambria"/>
          <w:sz w:val="28"/>
          <w:szCs w:val="28"/>
        </w:rPr>
      </w:pPr>
      <w:ins w:id="17568" w:author="Claire S" w:date="2026-07-29T17:34:00Z" w16du:dateUtc="2026-07-29T16:34:00Z">
        <w:r>
          <w:rPr>
            <w:rFonts w:ascii="Cambria" w:hAnsi="Cambria"/>
            <w:sz w:val="28"/>
            <w:szCs w:val="28"/>
          </w:rPr>
          <w:t>‘</w:t>
        </w:r>
      </w:ins>
      <w:del w:id="17569" w:author="Claire S" w:date="2026-07-29T17:36:00Z" w16du:dateUtc="2026-07-29T16:36:00Z">
        <w:r w:rsidR="00F838F2" w:rsidDel="002E7CD6">
          <w:rPr>
            <w:rFonts w:ascii="Cambria" w:hAnsi="Cambria"/>
            <w:sz w:val="28"/>
            <w:szCs w:val="28"/>
          </w:rPr>
          <w:delText xml:space="preserve"> </w:delText>
        </w:r>
      </w:del>
      <w:ins w:id="17570" w:author="Daisy Watt" w:date="2026-06-23T11:56:00Z" w16du:dateUtc="2026-06-23T09:56:00Z">
        <w:del w:id="17571" w:author="Claire S" w:date="2026-07-29T17:36:00Z" w16du:dateUtc="2026-07-29T16:36:00Z">
          <w:r w:rsidR="00471551" w:rsidDel="002E7CD6">
            <w:rPr>
              <w:rFonts w:ascii="Cambria" w:hAnsi="Cambria"/>
              <w:sz w:val="28"/>
              <w:szCs w:val="28"/>
            </w:rPr>
            <w:delText>’</w:delText>
          </w:r>
        </w:del>
      </w:ins>
      <w:del w:id="17572" w:author="Claire S" w:date="2026-07-29T17:36:00Z" w16du:dateUtc="2026-07-29T16:36:00Z">
        <w:r w:rsidR="00F838F2" w:rsidDel="002E7CD6">
          <w:rPr>
            <w:rFonts w:ascii="Cambria" w:hAnsi="Cambria"/>
            <w:sz w:val="28"/>
            <w:szCs w:val="28"/>
          </w:rPr>
          <w:delText>cos I’m stuck with no computer</w:delText>
        </w:r>
      </w:del>
      <w:del w:id="17573" w:author="Claire S" w:date="2026-07-29T17:38:00Z" w16du:dateUtc="2026-07-29T16:38:00Z">
        <w:r w:rsidR="00F838F2" w:rsidDel="000E4230">
          <w:rPr>
            <w:rFonts w:ascii="Cambria" w:hAnsi="Cambria"/>
            <w:sz w:val="28"/>
            <w:szCs w:val="28"/>
          </w:rPr>
          <w:delText>!</w:delText>
        </w:r>
      </w:del>
      <w:ins w:id="17574" w:author="Claire S" w:date="2026-07-29T17:35:00Z" w16du:dateUtc="2026-07-29T16:35:00Z">
        <w:r>
          <w:rPr>
            <w:rFonts w:ascii="Cambria" w:hAnsi="Cambria"/>
            <w:sz w:val="28"/>
            <w:szCs w:val="28"/>
          </w:rPr>
          <w:t>C’mon</w:t>
        </w:r>
      </w:ins>
      <w:ins w:id="17575" w:author="Claire S" w:date="2026-07-29T17:38:00Z" w16du:dateUtc="2026-07-29T16:38:00Z">
        <w:r w:rsidR="000E4230">
          <w:rPr>
            <w:rFonts w:ascii="Cambria" w:hAnsi="Cambria"/>
            <w:sz w:val="28"/>
            <w:szCs w:val="28"/>
          </w:rPr>
          <w:t>,</w:t>
        </w:r>
      </w:ins>
      <w:r w:rsidR="00736B43">
        <w:rPr>
          <w:rFonts w:ascii="Cambria" w:hAnsi="Cambria"/>
          <w:sz w:val="28"/>
          <w:szCs w:val="28"/>
        </w:rPr>
        <w:t>’</w:t>
      </w:r>
      <w:ins w:id="17576" w:author="Claire S" w:date="2026-07-29T17:38:00Z" w16du:dateUtc="2026-07-29T16:38:00Z">
        <w:r w:rsidR="000E4230">
          <w:rPr>
            <w:rFonts w:ascii="Cambria" w:hAnsi="Cambria"/>
            <w:sz w:val="28"/>
            <w:szCs w:val="28"/>
          </w:rPr>
          <w:t xml:space="preserve"> she dragged Ishan by the hand. ‘I’m starving.</w:t>
        </w:r>
      </w:ins>
      <w:ins w:id="17577" w:author="Claire S" w:date="2026-07-29T17:44:00Z" w16du:dateUtc="2026-07-29T16:44:00Z">
        <w:r w:rsidR="00B933EF">
          <w:rPr>
            <w:rFonts w:ascii="Cambria" w:hAnsi="Cambria"/>
            <w:sz w:val="28"/>
            <w:szCs w:val="28"/>
          </w:rPr>
          <w:t>’</w:t>
        </w:r>
        <w:r w:rsidR="002F291B">
          <w:rPr>
            <w:rFonts w:ascii="Cambria" w:hAnsi="Cambria"/>
            <w:sz w:val="28"/>
            <w:szCs w:val="28"/>
          </w:rPr>
          <w:t xml:space="preserve"> Which was a lie.  Clara couldn’t imagine being hungry </w:t>
        </w:r>
      </w:ins>
      <w:ins w:id="17578" w:author="Claire S" w:date="2026-07-30T08:31:00Z" w16du:dateUtc="2026-07-30T07:31:00Z">
        <w:r w:rsidR="00282E7A">
          <w:rPr>
            <w:rFonts w:ascii="Cambria" w:hAnsi="Cambria"/>
            <w:sz w:val="28"/>
            <w:szCs w:val="28"/>
          </w:rPr>
          <w:t xml:space="preserve">again </w:t>
        </w:r>
      </w:ins>
      <w:ins w:id="17579" w:author="Claire S" w:date="2026-07-29T17:44:00Z" w16du:dateUtc="2026-07-29T16:44:00Z">
        <w:r w:rsidR="002F291B">
          <w:rPr>
            <w:rFonts w:ascii="Cambria" w:hAnsi="Cambria"/>
            <w:sz w:val="28"/>
            <w:szCs w:val="28"/>
          </w:rPr>
          <w:t>right now</w:t>
        </w:r>
      </w:ins>
      <w:ins w:id="17580" w:author="Claire S" w:date="2026-07-30T08:30:00Z" w16du:dateUtc="2026-07-30T07:30:00Z">
        <w:r w:rsidR="00282E7A">
          <w:rPr>
            <w:rFonts w:ascii="Cambria" w:hAnsi="Cambria"/>
            <w:sz w:val="28"/>
            <w:szCs w:val="28"/>
          </w:rPr>
          <w:t>; all</w:t>
        </w:r>
      </w:ins>
      <w:ins w:id="17581" w:author="Claire S" w:date="2026-07-29T17:44:00Z" w16du:dateUtc="2026-07-29T16:44:00Z">
        <w:r w:rsidR="002F291B">
          <w:rPr>
            <w:rFonts w:ascii="Cambria" w:hAnsi="Cambria"/>
            <w:sz w:val="28"/>
            <w:szCs w:val="28"/>
          </w:rPr>
          <w:t xml:space="preserve"> </w:t>
        </w:r>
      </w:ins>
      <w:ins w:id="17582" w:author="Claire S" w:date="2026-07-30T08:30:00Z" w16du:dateUtc="2026-07-30T07:30:00Z">
        <w:r w:rsidR="00282E7A">
          <w:rPr>
            <w:rFonts w:ascii="Cambria" w:hAnsi="Cambria"/>
            <w:sz w:val="28"/>
            <w:szCs w:val="28"/>
          </w:rPr>
          <w:t>t</w:t>
        </w:r>
      </w:ins>
      <w:ins w:id="17583" w:author="Claire S" w:date="2026-07-29T17:44:00Z" w16du:dateUtc="2026-07-29T16:44:00Z">
        <w:r w:rsidR="002F291B">
          <w:rPr>
            <w:rFonts w:ascii="Cambria" w:hAnsi="Cambria"/>
            <w:sz w:val="28"/>
            <w:szCs w:val="28"/>
          </w:rPr>
          <w:t>he terrible news</w:t>
        </w:r>
      </w:ins>
      <w:ins w:id="17584" w:author="Claire S" w:date="2026-07-30T08:30:00Z" w16du:dateUtc="2026-07-30T07:30:00Z">
        <w:r w:rsidR="00282E7A">
          <w:rPr>
            <w:rFonts w:ascii="Cambria" w:hAnsi="Cambria"/>
            <w:sz w:val="28"/>
            <w:szCs w:val="28"/>
          </w:rPr>
          <w:t xml:space="preserve"> was making her queasy</w:t>
        </w:r>
      </w:ins>
      <w:ins w:id="17585" w:author="Claire S" w:date="2026-07-29T17:44:00Z" w16du:dateUtc="2026-07-29T16:44:00Z">
        <w:r w:rsidR="002F291B">
          <w:rPr>
            <w:rFonts w:ascii="Cambria" w:hAnsi="Cambria"/>
            <w:sz w:val="28"/>
            <w:szCs w:val="28"/>
          </w:rPr>
          <w:t xml:space="preserve">. </w:t>
        </w:r>
      </w:ins>
    </w:p>
    <w:p w14:paraId="57B3F53F" w14:textId="5A0B66C5" w:rsidR="00083CCA" w:rsidRDefault="00EE6E17" w:rsidP="00083CCA">
      <w:pPr>
        <w:spacing w:line="360" w:lineRule="auto"/>
        <w:contextualSpacing/>
        <w:rPr>
          <w:rFonts w:ascii="Cambria" w:hAnsi="Cambria"/>
          <w:sz w:val="28"/>
          <w:szCs w:val="28"/>
        </w:rPr>
      </w:pPr>
      <w:r>
        <w:rPr>
          <w:rFonts w:ascii="Cambria" w:hAnsi="Cambria"/>
          <w:sz w:val="28"/>
          <w:szCs w:val="28"/>
        </w:rPr>
        <w:t>*</w:t>
      </w:r>
    </w:p>
    <w:p w14:paraId="2A824161" w14:textId="19EA3853" w:rsidR="002128A9" w:rsidRDefault="00083CCA">
      <w:pPr>
        <w:spacing w:line="360" w:lineRule="auto"/>
        <w:ind w:firstLine="720"/>
        <w:contextualSpacing/>
        <w:rPr>
          <w:ins w:id="17586" w:author="Claire S" w:date="2026-07-30T08:33:00Z" w16du:dateUtc="2026-07-30T07:33:00Z"/>
          <w:rFonts w:ascii="Cambria" w:hAnsi="Cambria"/>
          <w:color w:val="000000" w:themeColor="text1"/>
          <w:sz w:val="28"/>
          <w:szCs w:val="28"/>
        </w:rPr>
        <w:pPrChange w:id="17587" w:author="Claire S" w:date="2026-07-30T08:33:00Z" w16du:dateUtc="2026-07-30T07:33:00Z">
          <w:pPr>
            <w:spacing w:line="360" w:lineRule="auto"/>
            <w:contextualSpacing/>
          </w:pPr>
        </w:pPrChange>
      </w:pPr>
      <w:commentRangeStart w:id="17588"/>
      <w:r w:rsidRPr="00616A87">
        <w:rPr>
          <w:rFonts w:ascii="Cambria" w:hAnsi="Cambria"/>
          <w:color w:val="000000" w:themeColor="text1"/>
          <w:sz w:val="28"/>
          <w:szCs w:val="28"/>
        </w:rPr>
        <w:t>‘</w:t>
      </w:r>
      <w:r w:rsidR="0001161A">
        <w:rPr>
          <w:rFonts w:ascii="Cambria" w:hAnsi="Cambria"/>
          <w:color w:val="000000" w:themeColor="text1"/>
          <w:sz w:val="28"/>
          <w:szCs w:val="28"/>
        </w:rPr>
        <w:t>People are saying</w:t>
      </w:r>
      <w:r w:rsidRPr="00616A87">
        <w:rPr>
          <w:rFonts w:ascii="Cambria" w:hAnsi="Cambria"/>
          <w:color w:val="000000" w:themeColor="text1"/>
          <w:sz w:val="28"/>
          <w:szCs w:val="28"/>
        </w:rPr>
        <w:t xml:space="preserve"> that Vi had a massive thing about Dex,’ Ishan said to Clara </w:t>
      </w:r>
      <w:r>
        <w:rPr>
          <w:rFonts w:ascii="Cambria" w:hAnsi="Cambria"/>
          <w:color w:val="000000" w:themeColor="text1"/>
          <w:sz w:val="28"/>
          <w:szCs w:val="28"/>
        </w:rPr>
        <w:t xml:space="preserve">as </w:t>
      </w:r>
      <w:r w:rsidRPr="00616A87">
        <w:rPr>
          <w:rFonts w:ascii="Cambria" w:hAnsi="Cambria"/>
          <w:color w:val="000000" w:themeColor="text1"/>
          <w:sz w:val="28"/>
          <w:szCs w:val="28"/>
        </w:rPr>
        <w:t xml:space="preserve">they </w:t>
      </w:r>
      <w:r>
        <w:rPr>
          <w:rFonts w:ascii="Cambria" w:hAnsi="Cambria"/>
          <w:color w:val="000000" w:themeColor="text1"/>
          <w:sz w:val="28"/>
          <w:szCs w:val="28"/>
        </w:rPr>
        <w:t>queue</w:t>
      </w:r>
      <w:r w:rsidR="002A2C83">
        <w:rPr>
          <w:rFonts w:ascii="Cambria" w:hAnsi="Cambria"/>
          <w:color w:val="000000" w:themeColor="text1"/>
          <w:sz w:val="28"/>
          <w:szCs w:val="28"/>
        </w:rPr>
        <w:t>d</w:t>
      </w:r>
      <w:r>
        <w:rPr>
          <w:rFonts w:ascii="Cambria" w:hAnsi="Cambria"/>
          <w:color w:val="000000" w:themeColor="text1"/>
          <w:sz w:val="28"/>
          <w:szCs w:val="28"/>
        </w:rPr>
        <w:t xml:space="preserve"> </w:t>
      </w:r>
      <w:r w:rsidR="00D17AEE">
        <w:rPr>
          <w:rFonts w:ascii="Cambria" w:hAnsi="Cambria"/>
          <w:color w:val="000000" w:themeColor="text1"/>
          <w:sz w:val="28"/>
          <w:szCs w:val="28"/>
        </w:rPr>
        <w:t>in</w:t>
      </w:r>
      <w:r>
        <w:rPr>
          <w:rFonts w:ascii="Cambria" w:hAnsi="Cambria"/>
          <w:color w:val="000000" w:themeColor="text1"/>
          <w:sz w:val="28"/>
          <w:szCs w:val="28"/>
        </w:rPr>
        <w:t xml:space="preserve"> </w:t>
      </w:r>
      <w:r w:rsidRPr="00616A87">
        <w:rPr>
          <w:rFonts w:ascii="Cambria" w:hAnsi="Cambria"/>
          <w:color w:val="000000" w:themeColor="text1"/>
          <w:sz w:val="28"/>
          <w:szCs w:val="28"/>
        </w:rPr>
        <w:t xml:space="preserve">the </w:t>
      </w:r>
      <w:r>
        <w:rPr>
          <w:rFonts w:ascii="Cambria" w:hAnsi="Cambria"/>
          <w:color w:val="000000" w:themeColor="text1"/>
          <w:sz w:val="28"/>
          <w:szCs w:val="28"/>
        </w:rPr>
        <w:t xml:space="preserve">upstairs </w:t>
      </w:r>
      <w:r w:rsidRPr="00616A87">
        <w:rPr>
          <w:rFonts w:ascii="Cambria" w:hAnsi="Cambria"/>
          <w:color w:val="000000" w:themeColor="text1"/>
          <w:sz w:val="28"/>
          <w:szCs w:val="28"/>
        </w:rPr>
        <w:t xml:space="preserve">café. </w:t>
      </w:r>
      <w:r w:rsidR="00F838F2">
        <w:rPr>
          <w:rFonts w:ascii="Cambria" w:hAnsi="Cambria"/>
          <w:color w:val="000000" w:themeColor="text1"/>
          <w:sz w:val="28"/>
          <w:szCs w:val="28"/>
        </w:rPr>
        <w:t>‘Did you know that?’</w:t>
      </w:r>
    </w:p>
    <w:p w14:paraId="6A313E80" w14:textId="17E768C6" w:rsidR="00453616" w:rsidDel="00382A3E" w:rsidRDefault="00382A3E">
      <w:pPr>
        <w:spacing w:line="360" w:lineRule="auto"/>
        <w:ind w:firstLine="720"/>
        <w:contextualSpacing/>
        <w:rPr>
          <w:del w:id="17589" w:author="Claire S" w:date="2026-07-30T08:22:00Z" w16du:dateUtc="2026-07-30T07:22:00Z"/>
          <w:rFonts w:ascii="Cambria" w:hAnsi="Cambria"/>
          <w:color w:val="000000" w:themeColor="text1"/>
          <w:sz w:val="28"/>
          <w:szCs w:val="28"/>
        </w:rPr>
      </w:pPr>
      <w:ins w:id="17590" w:author="Claire S" w:date="2026-07-30T08:21:00Z" w16du:dateUtc="2026-07-30T07:21:00Z">
        <w:r>
          <w:rPr>
            <w:rFonts w:ascii="Cambria" w:hAnsi="Cambria"/>
            <w:color w:val="000000" w:themeColor="text1"/>
            <w:sz w:val="28"/>
            <w:szCs w:val="28"/>
          </w:rPr>
          <w:t xml:space="preserve">‘Er -’ </w:t>
        </w:r>
      </w:ins>
      <w:ins w:id="17591" w:author="Claire S" w:date="2026-07-30T08:31:00Z" w16du:dateUtc="2026-07-30T07:31:00Z">
        <w:r w:rsidR="00282E7A">
          <w:rPr>
            <w:rFonts w:ascii="Cambria" w:hAnsi="Cambria"/>
            <w:color w:val="000000" w:themeColor="text1"/>
            <w:sz w:val="28"/>
            <w:szCs w:val="28"/>
          </w:rPr>
          <w:t xml:space="preserve">Odd feelings </w:t>
        </w:r>
      </w:ins>
      <w:ins w:id="17592" w:author="Claire S" w:date="2026-07-30T08:22:00Z" w16du:dateUtc="2026-07-30T07:22:00Z">
        <w:r>
          <w:rPr>
            <w:rFonts w:ascii="Cambria" w:hAnsi="Cambria"/>
            <w:color w:val="000000" w:themeColor="text1"/>
            <w:sz w:val="28"/>
            <w:szCs w:val="28"/>
          </w:rPr>
          <w:t xml:space="preserve">flooded </w:t>
        </w:r>
      </w:ins>
      <w:ins w:id="17593" w:author="Claire S" w:date="2026-07-30T08:31:00Z" w16du:dateUtc="2026-07-30T07:31:00Z">
        <w:r w:rsidR="00282E7A">
          <w:rPr>
            <w:rFonts w:ascii="Cambria" w:hAnsi="Cambria"/>
            <w:color w:val="000000" w:themeColor="text1"/>
            <w:sz w:val="28"/>
            <w:szCs w:val="28"/>
          </w:rPr>
          <w:t xml:space="preserve">Clara </w:t>
        </w:r>
      </w:ins>
      <w:ins w:id="17594" w:author="Claire S" w:date="2026-07-30T08:28:00Z" w16du:dateUtc="2026-07-30T07:28:00Z">
        <w:r w:rsidR="00282E7A">
          <w:rPr>
            <w:rFonts w:ascii="Cambria" w:hAnsi="Cambria"/>
            <w:color w:val="000000" w:themeColor="text1"/>
            <w:sz w:val="28"/>
            <w:szCs w:val="28"/>
          </w:rPr>
          <w:t xml:space="preserve">yet </w:t>
        </w:r>
      </w:ins>
      <w:ins w:id="17595" w:author="Claire S" w:date="2026-07-30T08:22:00Z" w16du:dateUtc="2026-07-30T07:22:00Z">
        <w:r>
          <w:rPr>
            <w:rFonts w:ascii="Cambria" w:hAnsi="Cambria"/>
            <w:color w:val="000000" w:themeColor="text1"/>
            <w:sz w:val="28"/>
            <w:szCs w:val="28"/>
          </w:rPr>
          <w:t>again</w:t>
        </w:r>
      </w:ins>
      <w:ins w:id="17596" w:author="Claire S" w:date="2026-07-30T08:33:00Z" w16du:dateUtc="2026-07-30T07:33:00Z">
        <w:r w:rsidR="002128A9">
          <w:rPr>
            <w:rFonts w:ascii="Cambria" w:hAnsi="Cambria"/>
            <w:color w:val="000000" w:themeColor="text1"/>
            <w:sz w:val="28"/>
            <w:szCs w:val="28"/>
          </w:rPr>
          <w:t>,</w:t>
        </w:r>
      </w:ins>
      <w:ins w:id="17597" w:author="Claire S" w:date="2026-07-29T17:41:00Z" w16du:dateUtc="2026-07-29T16:41:00Z">
        <w:r w:rsidR="00453616">
          <w:rPr>
            <w:rFonts w:ascii="Cambria" w:hAnsi="Cambria"/>
            <w:color w:val="000000" w:themeColor="text1"/>
            <w:sz w:val="28"/>
            <w:szCs w:val="28"/>
          </w:rPr>
          <w:t xml:space="preserve"> </w:t>
        </w:r>
      </w:ins>
    </w:p>
    <w:p w14:paraId="73AC1D55" w14:textId="6FB61B50" w:rsidR="00083CCA" w:rsidDel="00453616" w:rsidRDefault="00083CCA">
      <w:pPr>
        <w:spacing w:line="360" w:lineRule="auto"/>
        <w:ind w:firstLine="720"/>
        <w:contextualSpacing/>
        <w:rPr>
          <w:del w:id="17598" w:author="Claire S" w:date="2026-07-29T17:39:00Z" w16du:dateUtc="2026-07-29T16:39:00Z"/>
          <w:rFonts w:ascii="Cambria" w:hAnsi="Cambria"/>
          <w:color w:val="000000" w:themeColor="text1"/>
          <w:sz w:val="28"/>
          <w:szCs w:val="28"/>
        </w:rPr>
      </w:pPr>
      <w:r>
        <w:rPr>
          <w:rFonts w:ascii="Cambria" w:hAnsi="Cambria"/>
          <w:color w:val="000000" w:themeColor="text1"/>
          <w:sz w:val="28"/>
          <w:szCs w:val="28"/>
        </w:rPr>
        <w:t>‘</w:t>
      </w:r>
      <w:del w:id="17599" w:author="Claire S" w:date="2026-05-25T14:36:00Z" w16du:dateUtc="2026-05-25T13:36:00Z">
        <w:r w:rsidR="00D246DE" w:rsidDel="00A14D05">
          <w:rPr>
            <w:rFonts w:ascii="Cambria" w:hAnsi="Cambria"/>
            <w:color w:val="000000" w:themeColor="text1"/>
            <w:sz w:val="28"/>
            <w:szCs w:val="28"/>
          </w:rPr>
          <w:delText xml:space="preserve">What? </w:delText>
        </w:r>
      </w:del>
      <w:del w:id="17600" w:author="Claire S" w:date="2026-07-29T17:39:00Z" w16du:dateUtc="2026-07-29T16:39:00Z">
        <w:r w:rsidDel="00453616">
          <w:rPr>
            <w:rFonts w:ascii="Cambria" w:hAnsi="Cambria"/>
            <w:color w:val="000000" w:themeColor="text1"/>
            <w:sz w:val="28"/>
            <w:szCs w:val="28"/>
          </w:rPr>
          <w:delText>No way</w:delText>
        </w:r>
      </w:del>
      <w:ins w:id="17601" w:author="Daisy Watt" w:date="2026-06-22T22:39:00Z" w16du:dateUtc="2026-06-22T20:39:00Z">
        <w:del w:id="17602" w:author="Claire S" w:date="2026-07-29T17:39:00Z" w16du:dateUtc="2026-07-29T16:39:00Z">
          <w:r w:rsidR="00F84E42" w:rsidDel="00453616">
            <w:rPr>
              <w:rFonts w:ascii="Cambria" w:hAnsi="Cambria"/>
              <w:color w:val="000000" w:themeColor="text1"/>
              <w:sz w:val="28"/>
              <w:szCs w:val="28"/>
            </w:rPr>
            <w:delText>.</w:delText>
          </w:r>
        </w:del>
      </w:ins>
      <w:ins w:id="17603" w:author="Claire S" w:date="2026-07-30T08:33:00Z" w16du:dateUtc="2026-07-30T07:33:00Z">
        <w:r w:rsidR="002128A9">
          <w:rPr>
            <w:rFonts w:ascii="Cambria" w:hAnsi="Cambria"/>
            <w:color w:val="000000" w:themeColor="text1"/>
            <w:sz w:val="28"/>
            <w:szCs w:val="28"/>
          </w:rPr>
          <w:t>n</w:t>
        </w:r>
      </w:ins>
      <w:ins w:id="17604" w:author="Claire S" w:date="2026-07-29T17:39:00Z" w16du:dateUtc="2026-07-29T16:39:00Z">
        <w:r w:rsidR="00453616">
          <w:rPr>
            <w:rFonts w:ascii="Cambria" w:hAnsi="Cambria"/>
            <w:color w:val="000000" w:themeColor="text1"/>
            <w:sz w:val="28"/>
            <w:szCs w:val="28"/>
          </w:rPr>
          <w:t>ot really.</w:t>
        </w:r>
      </w:ins>
      <w:del w:id="17605" w:author="Claire S" w:date="2026-05-25T14:36:00Z" w16du:dateUtc="2026-05-25T13:36:00Z">
        <w:r w:rsidR="00D246DE" w:rsidDel="00F53EB5">
          <w:rPr>
            <w:rFonts w:ascii="Cambria" w:hAnsi="Cambria"/>
            <w:color w:val="000000" w:themeColor="text1"/>
            <w:sz w:val="28"/>
            <w:szCs w:val="28"/>
          </w:rPr>
          <w:delText>!</w:delText>
        </w:r>
      </w:del>
      <w:r>
        <w:rPr>
          <w:rFonts w:ascii="Cambria" w:hAnsi="Cambria"/>
          <w:color w:val="000000" w:themeColor="text1"/>
          <w:sz w:val="28"/>
          <w:szCs w:val="28"/>
        </w:rPr>
        <w:t xml:space="preserve">’ </w:t>
      </w:r>
      <w:ins w:id="17606" w:author="Claire S" w:date="2026-07-30T08:28:00Z" w16du:dateUtc="2026-07-30T07:28:00Z">
        <w:r w:rsidR="00282E7A">
          <w:rPr>
            <w:rFonts w:ascii="Cambria" w:hAnsi="Cambria"/>
            <w:color w:val="000000" w:themeColor="text1"/>
            <w:sz w:val="28"/>
            <w:szCs w:val="28"/>
          </w:rPr>
          <w:t>So w</w:t>
        </w:r>
      </w:ins>
      <w:del w:id="17607" w:author="Claire S" w:date="2026-07-29T17:44:00Z" w16du:dateUtc="2026-07-29T16:44:00Z">
        <w:r w:rsidDel="003219AE">
          <w:rPr>
            <w:rFonts w:ascii="Cambria" w:hAnsi="Cambria"/>
            <w:color w:val="000000" w:themeColor="text1"/>
            <w:sz w:val="28"/>
            <w:szCs w:val="28"/>
          </w:rPr>
          <w:delText xml:space="preserve">Clara </w:delText>
        </w:r>
      </w:del>
      <w:del w:id="17608" w:author="Claire S" w:date="2026-07-29T17:39:00Z" w16du:dateUtc="2026-07-29T16:39:00Z">
        <w:r w:rsidDel="00453616">
          <w:rPr>
            <w:rFonts w:ascii="Cambria" w:hAnsi="Cambria"/>
            <w:color w:val="000000" w:themeColor="text1"/>
            <w:sz w:val="28"/>
            <w:szCs w:val="28"/>
          </w:rPr>
          <w:delText>was</w:delText>
        </w:r>
        <w:r w:rsidR="00D246DE" w:rsidDel="00453616">
          <w:rPr>
            <w:rFonts w:ascii="Cambria" w:hAnsi="Cambria"/>
            <w:color w:val="000000" w:themeColor="text1"/>
            <w:sz w:val="28"/>
            <w:szCs w:val="28"/>
          </w:rPr>
          <w:delText xml:space="preserve"> </w:delText>
        </w:r>
      </w:del>
      <w:del w:id="17609" w:author="Claire S" w:date="2026-05-25T14:36:00Z" w16du:dateUtc="2026-05-25T13:36:00Z">
        <w:r w:rsidDel="00A14D05">
          <w:rPr>
            <w:rFonts w:ascii="Cambria" w:hAnsi="Cambria"/>
            <w:color w:val="000000" w:themeColor="text1"/>
            <w:sz w:val="28"/>
            <w:szCs w:val="28"/>
          </w:rPr>
          <w:delText>irritat</w:delText>
        </w:r>
      </w:del>
      <w:del w:id="17610" w:author="Claire S" w:date="2026-07-29T17:39:00Z" w16du:dateUtc="2026-07-29T16:39:00Z">
        <w:r w:rsidDel="00453616">
          <w:rPr>
            <w:rFonts w:ascii="Cambria" w:hAnsi="Cambria"/>
            <w:color w:val="000000" w:themeColor="text1"/>
            <w:sz w:val="28"/>
            <w:szCs w:val="28"/>
          </w:rPr>
          <w:delText>ed</w:delText>
        </w:r>
      </w:del>
      <w:ins w:id="17611" w:author="Claire S" w:date="2026-07-29T17:44:00Z" w16du:dateUtc="2026-07-29T16:44:00Z">
        <w:r w:rsidR="003219AE">
          <w:rPr>
            <w:rFonts w:ascii="Cambria" w:hAnsi="Cambria"/>
            <w:color w:val="000000" w:themeColor="text1"/>
            <w:sz w:val="28"/>
            <w:szCs w:val="28"/>
          </w:rPr>
          <w:t>hy did she f</w:t>
        </w:r>
      </w:ins>
      <w:ins w:id="17612" w:author="Claire S" w:date="2026-07-29T17:45:00Z" w16du:dateUtc="2026-07-29T16:45:00Z">
        <w:r w:rsidR="003219AE">
          <w:rPr>
            <w:rFonts w:ascii="Cambria" w:hAnsi="Cambria"/>
            <w:color w:val="000000" w:themeColor="text1"/>
            <w:sz w:val="28"/>
            <w:szCs w:val="28"/>
          </w:rPr>
          <w:t>eel so</w:t>
        </w:r>
      </w:ins>
      <w:ins w:id="17613" w:author="Claire S" w:date="2026-07-29T17:39:00Z" w16du:dateUtc="2026-07-29T16:39:00Z">
        <w:r w:rsidR="00453616">
          <w:rPr>
            <w:rFonts w:ascii="Cambria" w:hAnsi="Cambria"/>
            <w:color w:val="000000" w:themeColor="text1"/>
            <w:sz w:val="28"/>
            <w:szCs w:val="28"/>
          </w:rPr>
          <w:t xml:space="preserve"> uneas</w:t>
        </w:r>
      </w:ins>
      <w:ins w:id="17614" w:author="Claire S" w:date="2026-07-29T17:45:00Z" w16du:dateUtc="2026-07-29T16:45:00Z">
        <w:r w:rsidR="003219AE">
          <w:rPr>
            <w:rFonts w:ascii="Cambria" w:hAnsi="Cambria"/>
            <w:color w:val="000000" w:themeColor="text1"/>
            <w:sz w:val="28"/>
            <w:szCs w:val="28"/>
          </w:rPr>
          <w:t>y?</w:t>
        </w:r>
      </w:ins>
      <w:ins w:id="17615" w:author="Claire S" w:date="2026-07-30T08:28:00Z" w16du:dateUtc="2026-07-30T07:28:00Z">
        <w:r w:rsidR="00282E7A">
          <w:rPr>
            <w:rFonts w:ascii="Cambria" w:hAnsi="Cambria"/>
            <w:color w:val="000000" w:themeColor="text1"/>
            <w:sz w:val="28"/>
            <w:szCs w:val="28"/>
          </w:rPr>
          <w:t xml:space="preserve"> </w:t>
        </w:r>
      </w:ins>
      <w:del w:id="17616" w:author="Claire S" w:date="2026-07-30T08:28:00Z" w16du:dateUtc="2026-07-30T07:28:00Z">
        <w:r w:rsidDel="00282E7A">
          <w:rPr>
            <w:rFonts w:ascii="Cambria" w:hAnsi="Cambria"/>
            <w:color w:val="000000" w:themeColor="text1"/>
            <w:sz w:val="28"/>
            <w:szCs w:val="28"/>
          </w:rPr>
          <w:delText xml:space="preserve"> </w:delText>
        </w:r>
      </w:del>
      <w:ins w:id="17617" w:author="Claire S" w:date="2026-07-29T17:39:00Z" w16du:dateUtc="2026-07-29T16:39:00Z">
        <w:r w:rsidR="00453616">
          <w:rPr>
            <w:rFonts w:ascii="Cambria" w:hAnsi="Cambria"/>
            <w:color w:val="000000" w:themeColor="text1"/>
            <w:sz w:val="28"/>
            <w:szCs w:val="28"/>
          </w:rPr>
          <w:t xml:space="preserve">‘I mean, she </w:t>
        </w:r>
      </w:ins>
      <w:ins w:id="17618" w:author="Claire S" w:date="2026-07-29T17:45:00Z" w16du:dateUtc="2026-07-29T16:45:00Z">
        <w:r w:rsidR="003219AE">
          <w:rPr>
            <w:rFonts w:ascii="Cambria" w:hAnsi="Cambria"/>
            <w:color w:val="000000" w:themeColor="text1"/>
            <w:sz w:val="28"/>
            <w:szCs w:val="28"/>
          </w:rPr>
          <w:t>obviously loved him as a boss -</w:t>
        </w:r>
      </w:ins>
      <w:ins w:id="17619" w:author="Claire S" w:date="2026-07-29T17:39:00Z" w16du:dateUtc="2026-07-29T16:39:00Z">
        <w:r w:rsidR="00453616">
          <w:rPr>
            <w:rFonts w:ascii="Cambria" w:hAnsi="Cambria"/>
            <w:color w:val="000000" w:themeColor="text1"/>
            <w:sz w:val="28"/>
            <w:szCs w:val="28"/>
          </w:rPr>
          <w:t>’ but</w:t>
        </w:r>
      </w:ins>
      <w:ins w:id="17620" w:author="Claire S" w:date="2026-07-30T08:33:00Z" w16du:dateUtc="2026-07-30T07:33:00Z">
        <w:r w:rsidR="002128A9">
          <w:rPr>
            <w:rFonts w:ascii="Cambria" w:hAnsi="Cambria"/>
            <w:color w:val="000000" w:themeColor="text1"/>
            <w:sz w:val="28"/>
            <w:szCs w:val="28"/>
          </w:rPr>
          <w:t xml:space="preserve"> now</w:t>
        </w:r>
      </w:ins>
      <w:ins w:id="17621" w:author="Claire S" w:date="2026-07-29T17:39:00Z" w16du:dateUtc="2026-07-29T16:39:00Z">
        <w:r w:rsidR="00453616">
          <w:rPr>
            <w:rFonts w:ascii="Cambria" w:hAnsi="Cambria"/>
            <w:color w:val="000000" w:themeColor="text1"/>
            <w:sz w:val="28"/>
            <w:szCs w:val="28"/>
          </w:rPr>
          <w:t xml:space="preserve"> signs </w:t>
        </w:r>
      </w:ins>
      <w:ins w:id="17622" w:author="Claire S" w:date="2026-07-30T08:29:00Z" w16du:dateUtc="2026-07-30T07:29:00Z">
        <w:r w:rsidR="00282E7A">
          <w:rPr>
            <w:rFonts w:ascii="Cambria" w:hAnsi="Cambria"/>
            <w:color w:val="000000" w:themeColor="text1"/>
            <w:sz w:val="28"/>
            <w:szCs w:val="28"/>
          </w:rPr>
          <w:t xml:space="preserve">obviously </w:t>
        </w:r>
      </w:ins>
      <w:ins w:id="17623" w:author="Claire S" w:date="2026-07-29T17:45:00Z" w16du:dateUtc="2026-07-29T16:45:00Z">
        <w:r w:rsidR="00CD452D">
          <w:rPr>
            <w:rFonts w:ascii="Cambria" w:hAnsi="Cambria"/>
            <w:color w:val="000000" w:themeColor="text1"/>
            <w:sz w:val="28"/>
            <w:szCs w:val="28"/>
          </w:rPr>
          <w:t>point</w:t>
        </w:r>
      </w:ins>
      <w:ins w:id="17624" w:author="Claire S" w:date="2026-07-30T08:33:00Z" w16du:dateUtc="2026-07-30T07:33:00Z">
        <w:r w:rsidR="002128A9">
          <w:rPr>
            <w:rFonts w:ascii="Cambria" w:hAnsi="Cambria"/>
            <w:color w:val="000000" w:themeColor="text1"/>
            <w:sz w:val="28"/>
            <w:szCs w:val="28"/>
          </w:rPr>
          <w:t>ed</w:t>
        </w:r>
      </w:ins>
      <w:ins w:id="17625" w:author="Claire S" w:date="2026-07-29T17:45:00Z" w16du:dateUtc="2026-07-29T16:45:00Z">
        <w:r w:rsidR="00CD452D">
          <w:rPr>
            <w:rFonts w:ascii="Cambria" w:hAnsi="Cambria"/>
            <w:color w:val="000000" w:themeColor="text1"/>
            <w:sz w:val="28"/>
            <w:szCs w:val="28"/>
          </w:rPr>
          <w:t xml:space="preserve"> </w:t>
        </w:r>
      </w:ins>
      <w:ins w:id="17626" w:author="Claire S" w:date="2026-07-29T17:46:00Z" w16du:dateUtc="2026-07-29T16:46:00Z">
        <w:r w:rsidR="00CD452D">
          <w:rPr>
            <w:rFonts w:ascii="Cambria" w:hAnsi="Cambria"/>
            <w:color w:val="000000" w:themeColor="text1"/>
            <w:sz w:val="28"/>
            <w:szCs w:val="28"/>
          </w:rPr>
          <w:t>a different</w:t>
        </w:r>
      </w:ins>
      <w:ins w:id="17627" w:author="Claire S" w:date="2026-07-29T17:45:00Z" w16du:dateUtc="2026-07-29T16:45:00Z">
        <w:r w:rsidR="00CD452D">
          <w:rPr>
            <w:rFonts w:ascii="Cambria" w:hAnsi="Cambria"/>
            <w:color w:val="000000" w:themeColor="text1"/>
            <w:sz w:val="28"/>
            <w:szCs w:val="28"/>
          </w:rPr>
          <w:t xml:space="preserve"> way</w:t>
        </w:r>
      </w:ins>
      <w:ins w:id="17628" w:author="Claire S" w:date="2026-07-30T08:33:00Z" w16du:dateUtc="2026-07-30T07:33:00Z">
        <w:r w:rsidR="002128A9">
          <w:rPr>
            <w:rFonts w:ascii="Cambria" w:hAnsi="Cambria"/>
            <w:color w:val="000000" w:themeColor="text1"/>
            <w:sz w:val="28"/>
            <w:szCs w:val="28"/>
          </w:rPr>
          <w:t>.</w:t>
        </w:r>
      </w:ins>
      <w:ins w:id="17629" w:author="Claire S" w:date="2026-07-30T08:32:00Z" w16du:dateUtc="2026-07-30T07:32:00Z">
        <w:r w:rsidR="00A4694C">
          <w:rPr>
            <w:rFonts w:ascii="Cambria" w:hAnsi="Cambria"/>
            <w:color w:val="000000" w:themeColor="text1"/>
            <w:sz w:val="28"/>
            <w:szCs w:val="28"/>
          </w:rPr>
          <w:t xml:space="preserve"> </w:t>
        </w:r>
      </w:ins>
      <w:ins w:id="17630" w:author="Claire S" w:date="2026-07-30T08:33:00Z" w16du:dateUtc="2026-07-30T07:33:00Z">
        <w:r w:rsidR="002128A9">
          <w:rPr>
            <w:rFonts w:ascii="Cambria" w:hAnsi="Cambria"/>
            <w:color w:val="000000" w:themeColor="text1"/>
            <w:sz w:val="28"/>
            <w:szCs w:val="28"/>
          </w:rPr>
          <w:t>L</w:t>
        </w:r>
      </w:ins>
      <w:ins w:id="17631" w:author="Claire S" w:date="2026-07-30T08:32:00Z" w16du:dateUtc="2026-07-30T07:32:00Z">
        <w:r w:rsidR="00A4694C">
          <w:rPr>
            <w:rFonts w:ascii="Cambria" w:hAnsi="Cambria"/>
            <w:color w:val="000000" w:themeColor="text1"/>
            <w:sz w:val="28"/>
            <w:szCs w:val="28"/>
          </w:rPr>
          <w:t xml:space="preserve">ike - what </w:t>
        </w:r>
      </w:ins>
      <w:ins w:id="17632" w:author="Claire S" w:date="2026-07-30T08:34:00Z" w16du:dateUtc="2026-07-30T07:34:00Z">
        <w:r w:rsidR="00EB58E0">
          <w:rPr>
            <w:rFonts w:ascii="Cambria" w:hAnsi="Cambria"/>
            <w:color w:val="000000" w:themeColor="text1"/>
            <w:sz w:val="28"/>
            <w:szCs w:val="28"/>
          </w:rPr>
          <w:t>had</w:t>
        </w:r>
      </w:ins>
      <w:ins w:id="17633" w:author="Claire S" w:date="2026-07-30T08:32:00Z" w16du:dateUtc="2026-07-30T07:32:00Z">
        <w:r w:rsidR="00A4694C">
          <w:rPr>
            <w:rFonts w:ascii="Cambria" w:hAnsi="Cambria"/>
            <w:color w:val="000000" w:themeColor="text1"/>
            <w:sz w:val="28"/>
            <w:szCs w:val="28"/>
          </w:rPr>
          <w:t xml:space="preserve"> that note </w:t>
        </w:r>
      </w:ins>
      <w:ins w:id="17634" w:author="Claire S" w:date="2026-07-30T08:34:00Z" w16du:dateUtc="2026-07-30T07:34:00Z">
        <w:r w:rsidR="00EB58E0">
          <w:rPr>
            <w:rFonts w:ascii="Cambria" w:hAnsi="Cambria"/>
            <w:color w:val="000000" w:themeColor="text1"/>
            <w:sz w:val="28"/>
            <w:szCs w:val="28"/>
          </w:rPr>
          <w:t xml:space="preserve">been </w:t>
        </w:r>
      </w:ins>
      <w:ins w:id="17635" w:author="Claire S" w:date="2026-07-30T08:32:00Z" w16du:dateUtc="2026-07-30T07:32:00Z">
        <w:r w:rsidR="00A4694C">
          <w:rPr>
            <w:rFonts w:ascii="Cambria" w:hAnsi="Cambria"/>
            <w:color w:val="000000" w:themeColor="text1"/>
            <w:sz w:val="28"/>
            <w:szCs w:val="28"/>
          </w:rPr>
          <w:t xml:space="preserve">in Violet’s desk?  </w:t>
        </w:r>
      </w:ins>
      <w:ins w:id="17636" w:author="Claire S" w:date="2026-07-30T08:33:00Z" w16du:dateUtc="2026-07-30T07:33:00Z">
        <w:r w:rsidR="002128A9">
          <w:rPr>
            <w:rFonts w:ascii="Cambria" w:hAnsi="Cambria"/>
            <w:color w:val="000000" w:themeColor="text1"/>
            <w:sz w:val="28"/>
            <w:szCs w:val="28"/>
          </w:rPr>
          <w:t>Clara</w:t>
        </w:r>
      </w:ins>
      <w:ins w:id="17637" w:author="Claire S" w:date="2026-07-30T08:31:00Z" w16du:dateUtc="2026-07-30T07:31:00Z">
        <w:r w:rsidR="00A4694C">
          <w:rPr>
            <w:rFonts w:ascii="Cambria" w:hAnsi="Cambria"/>
            <w:color w:val="000000" w:themeColor="text1"/>
            <w:sz w:val="28"/>
            <w:szCs w:val="28"/>
          </w:rPr>
          <w:t xml:space="preserve"> tried</w:t>
        </w:r>
      </w:ins>
      <w:ins w:id="17638" w:author="Claire S" w:date="2026-07-30T08:34:00Z" w16du:dateUtc="2026-07-30T07:34:00Z">
        <w:r w:rsidR="00EB58E0">
          <w:rPr>
            <w:rFonts w:ascii="Cambria" w:hAnsi="Cambria"/>
            <w:color w:val="000000" w:themeColor="text1"/>
            <w:sz w:val="28"/>
            <w:szCs w:val="28"/>
          </w:rPr>
          <w:t xml:space="preserve"> hard</w:t>
        </w:r>
      </w:ins>
      <w:ins w:id="17639" w:author="Claire S" w:date="2026-07-30T08:31:00Z" w16du:dateUtc="2026-07-30T07:31:00Z">
        <w:r w:rsidR="00A4694C">
          <w:rPr>
            <w:rFonts w:ascii="Cambria" w:hAnsi="Cambria"/>
            <w:color w:val="000000" w:themeColor="text1"/>
            <w:sz w:val="28"/>
            <w:szCs w:val="28"/>
          </w:rPr>
          <w:t xml:space="preserve"> to qualify herself</w:t>
        </w:r>
      </w:ins>
      <w:ins w:id="17640" w:author="Claire S" w:date="2026-07-30T08:32:00Z" w16du:dateUtc="2026-07-30T07:32:00Z">
        <w:r w:rsidR="00A4694C">
          <w:rPr>
            <w:rFonts w:ascii="Cambria" w:hAnsi="Cambria"/>
            <w:color w:val="000000" w:themeColor="text1"/>
            <w:sz w:val="28"/>
            <w:szCs w:val="28"/>
          </w:rPr>
          <w:t>,</w:t>
        </w:r>
      </w:ins>
      <w:ins w:id="17641" w:author="Claire S" w:date="2026-07-29T17:40:00Z" w16du:dateUtc="2026-07-29T16:40:00Z">
        <w:r w:rsidR="00453616">
          <w:rPr>
            <w:rFonts w:ascii="Cambria" w:hAnsi="Cambria"/>
            <w:color w:val="000000" w:themeColor="text1"/>
            <w:sz w:val="28"/>
            <w:szCs w:val="28"/>
          </w:rPr>
          <w:t xml:space="preserve"> </w:t>
        </w:r>
      </w:ins>
      <w:del w:id="17642" w:author="Claire S" w:date="2026-05-25T14:36:00Z" w16du:dateUtc="2026-05-25T13:36:00Z">
        <w:r w:rsidDel="00A14D05">
          <w:rPr>
            <w:rFonts w:ascii="Cambria" w:hAnsi="Cambria"/>
            <w:color w:val="000000" w:themeColor="text1"/>
            <w:sz w:val="28"/>
            <w:szCs w:val="28"/>
          </w:rPr>
          <w:delText xml:space="preserve">that </w:delText>
        </w:r>
      </w:del>
      <w:del w:id="17643" w:author="Claire S" w:date="2026-07-29T17:39:00Z" w16du:dateUtc="2026-07-29T16:39:00Z">
        <w:r w:rsidDel="00453616">
          <w:rPr>
            <w:rFonts w:ascii="Cambria" w:hAnsi="Cambria"/>
            <w:color w:val="000000" w:themeColor="text1"/>
            <w:sz w:val="28"/>
            <w:szCs w:val="28"/>
          </w:rPr>
          <w:delText xml:space="preserve">someone as clever as Ishan would believe a </w:delText>
        </w:r>
        <w:r w:rsidR="00D246DE" w:rsidDel="00453616">
          <w:rPr>
            <w:rFonts w:ascii="Cambria" w:hAnsi="Cambria"/>
            <w:color w:val="000000" w:themeColor="text1"/>
            <w:sz w:val="28"/>
            <w:szCs w:val="28"/>
          </w:rPr>
          <w:delText>rubbish</w:delText>
        </w:r>
        <w:r w:rsidDel="00453616">
          <w:rPr>
            <w:rFonts w:ascii="Cambria" w:hAnsi="Cambria"/>
            <w:color w:val="000000" w:themeColor="text1"/>
            <w:sz w:val="28"/>
            <w:szCs w:val="28"/>
          </w:rPr>
          <w:delText xml:space="preserve"> rumour. He’d been growing on her</w:delText>
        </w:r>
        <w:r w:rsidR="00A07901" w:rsidDel="00453616">
          <w:rPr>
            <w:rFonts w:ascii="Cambria" w:hAnsi="Cambria"/>
            <w:color w:val="000000" w:themeColor="text1"/>
            <w:sz w:val="28"/>
            <w:szCs w:val="28"/>
          </w:rPr>
          <w:delText xml:space="preserve"> a bit</w:delText>
        </w:r>
        <w:r w:rsidR="00D17AEE" w:rsidDel="00453616">
          <w:rPr>
            <w:rFonts w:ascii="Cambria" w:hAnsi="Cambria"/>
            <w:color w:val="000000" w:themeColor="text1"/>
            <w:sz w:val="28"/>
            <w:szCs w:val="28"/>
          </w:rPr>
          <w:delText>,</w:delText>
        </w:r>
        <w:r w:rsidDel="00453616">
          <w:rPr>
            <w:rFonts w:ascii="Cambria" w:hAnsi="Cambria"/>
            <w:color w:val="000000" w:themeColor="text1"/>
            <w:sz w:val="28"/>
            <w:szCs w:val="28"/>
          </w:rPr>
          <w:delText xml:space="preserve"> but </w:delText>
        </w:r>
        <w:r w:rsidR="00252CF7" w:rsidDel="00453616">
          <w:rPr>
            <w:rFonts w:ascii="Cambria" w:hAnsi="Cambria"/>
            <w:color w:val="000000" w:themeColor="text1"/>
            <w:sz w:val="28"/>
            <w:szCs w:val="28"/>
          </w:rPr>
          <w:delText>that</w:delText>
        </w:r>
        <w:r w:rsidR="009A74CF" w:rsidDel="00453616">
          <w:rPr>
            <w:rFonts w:ascii="Cambria" w:hAnsi="Cambria"/>
            <w:color w:val="000000" w:themeColor="text1"/>
            <w:sz w:val="28"/>
            <w:szCs w:val="28"/>
          </w:rPr>
          <w:delText xml:space="preserve"> </w:delText>
        </w:r>
        <w:r w:rsidDel="00453616">
          <w:rPr>
            <w:rFonts w:ascii="Cambria" w:hAnsi="Cambria"/>
            <w:color w:val="000000" w:themeColor="text1"/>
            <w:sz w:val="28"/>
            <w:szCs w:val="28"/>
          </w:rPr>
          <w:delText xml:space="preserve">was </w:delText>
        </w:r>
        <w:r w:rsidR="009A74CF" w:rsidDel="00453616">
          <w:rPr>
            <w:rFonts w:ascii="Cambria" w:hAnsi="Cambria"/>
            <w:color w:val="000000" w:themeColor="text1"/>
            <w:sz w:val="28"/>
            <w:szCs w:val="28"/>
          </w:rPr>
          <w:delText xml:space="preserve">plain </w:delText>
        </w:r>
        <w:r w:rsidDel="00453616">
          <w:rPr>
            <w:rFonts w:ascii="Cambria" w:hAnsi="Cambria"/>
            <w:color w:val="000000" w:themeColor="text1"/>
            <w:sz w:val="28"/>
            <w:szCs w:val="28"/>
          </w:rPr>
          <w:delText>daft.</w:delText>
        </w:r>
        <w:r w:rsidR="00D17AEE" w:rsidDel="00453616">
          <w:rPr>
            <w:rFonts w:ascii="Cambria" w:hAnsi="Cambria"/>
            <w:color w:val="000000" w:themeColor="text1"/>
            <w:sz w:val="28"/>
            <w:szCs w:val="28"/>
          </w:rPr>
          <w:delText xml:space="preserve"> </w:delText>
        </w:r>
        <w:r w:rsidDel="00453616">
          <w:rPr>
            <w:rFonts w:ascii="Cambria" w:hAnsi="Cambria"/>
            <w:color w:val="000000" w:themeColor="text1"/>
            <w:sz w:val="28"/>
            <w:szCs w:val="28"/>
          </w:rPr>
          <w:delText>‘That’s not true.’</w:delText>
        </w:r>
      </w:del>
      <w:ins w:id="17644" w:author="Daisy Watt" w:date="2026-06-23T11:58:00Z" w16du:dateUtc="2026-06-23T09:58:00Z">
        <w:del w:id="17645" w:author="Claire S" w:date="2026-07-29T17:39:00Z" w16du:dateUtc="2026-07-29T16:39:00Z">
          <w:r w:rsidR="00471551" w:rsidDel="00453616">
            <w:rPr>
              <w:rFonts w:ascii="Cambria" w:hAnsi="Cambria"/>
              <w:color w:val="000000" w:themeColor="text1"/>
              <w:sz w:val="28"/>
              <w:szCs w:val="28"/>
            </w:rPr>
            <w:delText xml:space="preserve"> </w:delText>
          </w:r>
        </w:del>
      </w:ins>
    </w:p>
    <w:p w14:paraId="2CEE46AF" w14:textId="6F5B9CEA" w:rsidR="00083CCA" w:rsidDel="00453616" w:rsidRDefault="00083CCA">
      <w:pPr>
        <w:spacing w:line="360" w:lineRule="auto"/>
        <w:ind w:firstLine="720"/>
        <w:contextualSpacing/>
        <w:rPr>
          <w:del w:id="17646" w:author="Claire S" w:date="2026-07-29T17:40:00Z" w16du:dateUtc="2026-07-29T16:40:00Z"/>
          <w:rFonts w:ascii="Cambria" w:hAnsi="Cambria"/>
          <w:color w:val="000000" w:themeColor="text1"/>
          <w:sz w:val="28"/>
          <w:szCs w:val="28"/>
        </w:rPr>
      </w:pPr>
      <w:del w:id="17647" w:author="Claire S" w:date="2026-07-29T17:39:00Z" w16du:dateUtc="2026-07-29T16:39:00Z">
        <w:r w:rsidDel="00453616">
          <w:rPr>
            <w:rFonts w:ascii="Cambria" w:hAnsi="Cambria"/>
            <w:color w:val="000000" w:themeColor="text1"/>
            <w:sz w:val="28"/>
            <w:szCs w:val="28"/>
          </w:rPr>
          <w:delText>‘</w:delText>
        </w:r>
        <w:r w:rsidR="00D17AEE" w:rsidDel="00453616">
          <w:rPr>
            <w:rFonts w:ascii="Cambria" w:hAnsi="Cambria"/>
            <w:color w:val="000000" w:themeColor="text1"/>
            <w:sz w:val="28"/>
            <w:szCs w:val="28"/>
          </w:rPr>
          <w:delText>H</w:delText>
        </w:r>
        <w:r w:rsidDel="00453616">
          <w:rPr>
            <w:rFonts w:ascii="Cambria" w:hAnsi="Cambria"/>
            <w:color w:val="000000" w:themeColor="text1"/>
            <w:sz w:val="28"/>
            <w:szCs w:val="28"/>
          </w:rPr>
          <w:delText xml:space="preserve">ow d’you know?’ </w:delText>
        </w:r>
      </w:del>
    </w:p>
    <w:p w14:paraId="52D75E6A" w14:textId="68674301" w:rsidR="00282E7A" w:rsidRDefault="00083CCA" w:rsidP="002128A9">
      <w:pPr>
        <w:spacing w:line="360" w:lineRule="auto"/>
        <w:ind w:firstLine="720"/>
        <w:contextualSpacing/>
        <w:rPr>
          <w:ins w:id="17648" w:author="Claire S" w:date="2026-07-30T08:29:00Z" w16du:dateUtc="2026-07-30T07:29:00Z"/>
          <w:rFonts w:ascii="Cambria" w:hAnsi="Cambria"/>
          <w:color w:val="000000" w:themeColor="text1"/>
          <w:sz w:val="28"/>
          <w:szCs w:val="28"/>
        </w:rPr>
      </w:pPr>
      <w:del w:id="17649" w:author="Claire S" w:date="2026-07-29T17:40:00Z" w16du:dateUtc="2026-07-29T16:40:00Z">
        <w:r w:rsidDel="00453616">
          <w:rPr>
            <w:rFonts w:ascii="Cambria" w:hAnsi="Cambria"/>
            <w:color w:val="000000" w:themeColor="text1"/>
            <w:sz w:val="28"/>
            <w:szCs w:val="28"/>
          </w:rPr>
          <w:delText>‘Because I do</w:delText>
        </w:r>
      </w:del>
      <w:del w:id="17650" w:author="Claire S" w:date="2026-05-25T14:36:00Z" w16du:dateUtc="2026-05-25T13:36:00Z">
        <w:r w:rsidDel="00F53EB5">
          <w:rPr>
            <w:rFonts w:ascii="Cambria" w:hAnsi="Cambria"/>
            <w:color w:val="000000" w:themeColor="text1"/>
            <w:sz w:val="28"/>
            <w:szCs w:val="28"/>
          </w:rPr>
          <w:delText>!</w:delText>
        </w:r>
      </w:del>
      <w:del w:id="17651" w:author="Claire S" w:date="2026-07-29T17:40:00Z" w16du:dateUtc="2026-07-29T16:40:00Z">
        <w:r w:rsidDel="00453616">
          <w:rPr>
            <w:rFonts w:ascii="Cambria" w:hAnsi="Cambria"/>
            <w:color w:val="000000" w:themeColor="text1"/>
            <w:sz w:val="28"/>
            <w:szCs w:val="28"/>
          </w:rPr>
          <w:delText xml:space="preserve">’ Clara said. </w:delText>
        </w:r>
      </w:del>
      <w:r w:rsidR="009A74CF">
        <w:rPr>
          <w:rFonts w:ascii="Cambria" w:hAnsi="Cambria"/>
          <w:color w:val="000000" w:themeColor="text1"/>
          <w:sz w:val="28"/>
          <w:szCs w:val="28"/>
        </w:rPr>
        <w:t>‘</w:t>
      </w:r>
      <w:r w:rsidR="00C86CFC">
        <w:rPr>
          <w:rFonts w:ascii="Cambria" w:hAnsi="Cambria"/>
          <w:color w:val="000000" w:themeColor="text1"/>
          <w:sz w:val="28"/>
          <w:szCs w:val="28"/>
        </w:rPr>
        <w:t>I</w:t>
      </w:r>
      <w:ins w:id="17652" w:author="Claire S" w:date="2026-07-30T08:29:00Z" w16du:dateUtc="2026-07-30T07:29:00Z">
        <w:r w:rsidR="00282E7A">
          <w:rPr>
            <w:rFonts w:ascii="Cambria" w:hAnsi="Cambria"/>
            <w:color w:val="000000" w:themeColor="text1"/>
            <w:sz w:val="28"/>
            <w:szCs w:val="28"/>
          </w:rPr>
          <w:t>t’s just, I</w:t>
        </w:r>
      </w:ins>
      <w:r w:rsidR="00C86CFC">
        <w:rPr>
          <w:rFonts w:ascii="Cambria" w:hAnsi="Cambria"/>
          <w:color w:val="000000" w:themeColor="text1"/>
          <w:sz w:val="28"/>
          <w:szCs w:val="28"/>
        </w:rPr>
        <w:t xml:space="preserve"> never heard her m</w:t>
      </w:r>
      <w:r w:rsidR="009A74CF">
        <w:rPr>
          <w:rFonts w:ascii="Cambria" w:hAnsi="Cambria"/>
          <w:color w:val="000000" w:themeColor="text1"/>
          <w:sz w:val="28"/>
          <w:szCs w:val="28"/>
        </w:rPr>
        <w:t>ention Dex in any sort o</w:t>
      </w:r>
      <w:ins w:id="17653" w:author="Daisy Watt" w:date="2026-06-23T12:24:00Z" w16du:dateUtc="2026-06-23T10:24:00Z">
        <w:r w:rsidR="009A74CF">
          <w:rPr>
            <w:rFonts w:ascii="Cambria" w:hAnsi="Cambria"/>
            <w:color w:val="000000" w:themeColor="text1"/>
            <w:sz w:val="28"/>
            <w:szCs w:val="28"/>
          </w:rPr>
          <w:t>f</w:t>
        </w:r>
        <w:r w:rsidR="00162259">
          <w:rPr>
            <w:rFonts w:ascii="Cambria" w:hAnsi="Cambria"/>
            <w:color w:val="000000" w:themeColor="text1"/>
            <w:sz w:val="28"/>
            <w:szCs w:val="28"/>
          </w:rPr>
          <w:t>…</w:t>
        </w:r>
      </w:ins>
      <w:del w:id="17654" w:author="Daisy Watt" w:date="2026-06-23T12:24:00Z" w16du:dateUtc="2026-06-23T10:24:00Z">
        <w:r w:rsidR="009A74CF" w:rsidDel="00162259">
          <w:rPr>
            <w:rFonts w:ascii="Cambria" w:hAnsi="Cambria"/>
            <w:color w:val="000000" w:themeColor="text1"/>
            <w:sz w:val="28"/>
            <w:szCs w:val="28"/>
          </w:rPr>
          <w:delText>f</w:delText>
        </w:r>
        <w:r w:rsidR="009A74CF">
          <w:rPr>
            <w:rFonts w:ascii="Cambria" w:hAnsi="Cambria"/>
            <w:color w:val="000000" w:themeColor="text1"/>
            <w:sz w:val="28"/>
            <w:szCs w:val="28"/>
          </w:rPr>
          <w:delText xml:space="preserve"> –</w:delText>
        </w:r>
      </w:del>
      <w:r w:rsidR="009A74CF">
        <w:rPr>
          <w:rFonts w:ascii="Cambria" w:hAnsi="Cambria"/>
          <w:color w:val="000000" w:themeColor="text1"/>
          <w:sz w:val="28"/>
          <w:szCs w:val="28"/>
        </w:rPr>
        <w:t xml:space="preserve"> </w:t>
      </w:r>
      <w:r w:rsidR="009A74CF" w:rsidRPr="00162259">
        <w:rPr>
          <w:rFonts w:ascii="Cambria" w:hAnsi="Cambria"/>
          <w:i/>
          <w:color w:val="000000" w:themeColor="text1"/>
          <w:sz w:val="28"/>
          <w:szCs w:val="28"/>
          <w:rPrChange w:id="17655" w:author="Daisy Watt" w:date="2026-06-23T12:42:00Z" w16du:dateUtc="2026-06-23T10:42:00Z">
            <w:rPr>
              <w:rFonts w:ascii="Cambria" w:hAnsi="Cambria"/>
              <w:color w:val="000000" w:themeColor="text1"/>
              <w:sz w:val="28"/>
              <w:szCs w:val="28"/>
            </w:rPr>
          </w:rPrChange>
        </w:rPr>
        <w:t>fancying</w:t>
      </w:r>
      <w:r w:rsidR="009A74CF">
        <w:rPr>
          <w:rFonts w:ascii="Cambria" w:hAnsi="Cambria"/>
          <w:color w:val="000000" w:themeColor="text1"/>
          <w:sz w:val="28"/>
          <w:szCs w:val="28"/>
        </w:rPr>
        <w:t xml:space="preserve"> way.’</w:t>
      </w:r>
      <w:ins w:id="17656" w:author="Claire S" w:date="2026-05-25T14:32:00Z" w16du:dateUtc="2026-05-25T13:32:00Z">
        <w:r w:rsidR="00242F0B">
          <w:rPr>
            <w:rFonts w:ascii="Cambria" w:hAnsi="Cambria"/>
            <w:color w:val="000000" w:themeColor="text1"/>
            <w:sz w:val="28"/>
            <w:szCs w:val="28"/>
          </w:rPr>
          <w:t xml:space="preserve"> </w:t>
        </w:r>
      </w:ins>
      <w:ins w:id="17657" w:author="Claire S" w:date="2026-07-30T08:32:00Z" w16du:dateUtc="2026-07-30T07:32:00Z">
        <w:r w:rsidR="00A4694C">
          <w:rPr>
            <w:rFonts w:ascii="Cambria" w:hAnsi="Cambria"/>
            <w:color w:val="000000" w:themeColor="text1"/>
            <w:sz w:val="28"/>
            <w:szCs w:val="28"/>
          </w:rPr>
          <w:t xml:space="preserve">Had she? </w:t>
        </w:r>
      </w:ins>
    </w:p>
    <w:p w14:paraId="4C1A6457" w14:textId="08856F82" w:rsidR="00083CCA" w:rsidRDefault="00282E7A" w:rsidP="00382A3E">
      <w:pPr>
        <w:spacing w:line="360" w:lineRule="auto"/>
        <w:ind w:firstLine="720"/>
        <w:contextualSpacing/>
        <w:rPr>
          <w:rFonts w:ascii="Cambria" w:hAnsi="Cambria"/>
          <w:color w:val="000000" w:themeColor="text1"/>
          <w:sz w:val="28"/>
          <w:szCs w:val="28"/>
        </w:rPr>
      </w:pPr>
      <w:ins w:id="17658" w:author="Claire S" w:date="2026-07-30T08:29:00Z" w16du:dateUtc="2026-07-30T07:29:00Z">
        <w:r>
          <w:rPr>
            <w:rFonts w:ascii="Cambria" w:hAnsi="Cambria"/>
            <w:color w:val="000000" w:themeColor="text1"/>
            <w:sz w:val="28"/>
            <w:szCs w:val="28"/>
          </w:rPr>
          <w:t>T</w:t>
        </w:r>
      </w:ins>
      <w:commentRangeStart w:id="17659"/>
      <w:ins w:id="17660" w:author="Claire S" w:date="2026-05-25T14:36:00Z" w16du:dateUtc="2026-05-25T13:36:00Z">
        <w:r w:rsidR="00F53EB5">
          <w:rPr>
            <w:rFonts w:ascii="Cambria" w:hAnsi="Cambria"/>
            <w:color w:val="000000" w:themeColor="text1"/>
            <w:sz w:val="28"/>
            <w:szCs w:val="28"/>
          </w:rPr>
          <w:t>he</w:t>
        </w:r>
      </w:ins>
      <w:ins w:id="17661" w:author="Claire S" w:date="2026-07-30T08:34:00Z" w16du:dateUtc="2026-07-30T07:34:00Z">
        <w:r w:rsidR="00EB58E0">
          <w:rPr>
            <w:rFonts w:ascii="Cambria" w:hAnsi="Cambria"/>
            <w:color w:val="000000" w:themeColor="text1"/>
            <w:sz w:val="28"/>
            <w:szCs w:val="28"/>
          </w:rPr>
          <w:t xml:space="preserve"> summer</w:t>
        </w:r>
      </w:ins>
      <w:ins w:id="17662" w:author="Claire S" w:date="2026-05-25T14:36:00Z" w16du:dateUtc="2026-05-25T13:36:00Z">
        <w:r w:rsidR="00F53EB5">
          <w:rPr>
            <w:rFonts w:ascii="Cambria" w:hAnsi="Cambria"/>
            <w:color w:val="000000" w:themeColor="text1"/>
            <w:sz w:val="28"/>
            <w:szCs w:val="28"/>
          </w:rPr>
          <w:t xml:space="preserve"> night </w:t>
        </w:r>
      </w:ins>
      <w:ins w:id="17663" w:author="Claire S" w:date="2026-05-25T14:45:00Z" w16du:dateUtc="2026-05-25T13:45:00Z">
        <w:r w:rsidR="004D08DB">
          <w:rPr>
            <w:rFonts w:ascii="Cambria" w:hAnsi="Cambria"/>
            <w:color w:val="000000" w:themeColor="text1"/>
            <w:sz w:val="28"/>
            <w:szCs w:val="28"/>
          </w:rPr>
          <w:t>filter</w:t>
        </w:r>
      </w:ins>
      <w:ins w:id="17664" w:author="Claire S" w:date="2026-07-29T17:46:00Z" w16du:dateUtc="2026-07-29T16:46:00Z">
        <w:r w:rsidR="008A6AD3">
          <w:rPr>
            <w:rFonts w:ascii="Cambria" w:hAnsi="Cambria"/>
            <w:color w:val="000000" w:themeColor="text1"/>
            <w:sz w:val="28"/>
            <w:szCs w:val="28"/>
          </w:rPr>
          <w:t>ed</w:t>
        </w:r>
      </w:ins>
      <w:ins w:id="17665" w:author="Claire S" w:date="2026-05-25T14:45:00Z" w16du:dateUtc="2026-05-25T13:45:00Z">
        <w:r w:rsidR="004D08DB">
          <w:rPr>
            <w:rFonts w:ascii="Cambria" w:hAnsi="Cambria"/>
            <w:color w:val="000000" w:themeColor="text1"/>
            <w:sz w:val="28"/>
            <w:szCs w:val="28"/>
          </w:rPr>
          <w:t xml:space="preserve"> back into her memory</w:t>
        </w:r>
        <w:del w:id="17666" w:author="Daisy Watt" w:date="2026-06-23T12:31:00Z" w16du:dateUtc="2026-06-23T10:31:00Z">
          <w:r w:rsidR="004D08DB">
            <w:rPr>
              <w:rFonts w:ascii="Cambria" w:hAnsi="Cambria"/>
              <w:color w:val="000000" w:themeColor="text1"/>
              <w:sz w:val="28"/>
              <w:szCs w:val="28"/>
            </w:rPr>
            <w:delText>;</w:delText>
          </w:r>
        </w:del>
      </w:ins>
      <w:ins w:id="17667" w:author="Daisy Watt" w:date="2026-06-23T12:31:00Z" w16du:dateUtc="2026-06-23T10:31:00Z">
        <w:r w:rsidR="004D08DB">
          <w:rPr>
            <w:rFonts w:ascii="Cambria" w:hAnsi="Cambria"/>
            <w:color w:val="000000" w:themeColor="text1"/>
            <w:sz w:val="28"/>
            <w:szCs w:val="28"/>
          </w:rPr>
          <w:t xml:space="preserve"> </w:t>
        </w:r>
        <w:r w:rsidR="00D85B1A">
          <w:rPr>
            <w:rFonts w:ascii="Cambria" w:hAnsi="Cambria"/>
            <w:color w:val="000000" w:themeColor="text1"/>
            <w:sz w:val="28"/>
            <w:szCs w:val="28"/>
          </w:rPr>
          <w:t>–</w:t>
        </w:r>
      </w:ins>
      <w:ins w:id="17668" w:author="Claire S" w:date="2026-05-25T14:45:00Z" w16du:dateUtc="2026-05-25T13:45:00Z">
        <w:r w:rsidR="004D08DB">
          <w:rPr>
            <w:rFonts w:ascii="Cambria" w:hAnsi="Cambria"/>
            <w:color w:val="000000" w:themeColor="text1"/>
            <w:sz w:val="28"/>
            <w:szCs w:val="28"/>
          </w:rPr>
          <w:t xml:space="preserve"> </w:t>
        </w:r>
      </w:ins>
      <w:ins w:id="17669" w:author="Claire S" w:date="2026-06-04T17:36:00Z" w16du:dateUtc="2026-06-04T16:36:00Z">
        <w:r w:rsidR="0082110B">
          <w:rPr>
            <w:rFonts w:ascii="Cambria" w:hAnsi="Cambria"/>
            <w:color w:val="000000" w:themeColor="text1"/>
            <w:sz w:val="28"/>
            <w:szCs w:val="28"/>
          </w:rPr>
          <w:t xml:space="preserve">in </w:t>
        </w:r>
      </w:ins>
      <w:ins w:id="17670" w:author="Claire S" w:date="2026-05-25T14:45:00Z" w16du:dateUtc="2026-05-25T13:45:00Z">
        <w:r w:rsidR="004D08DB">
          <w:rPr>
            <w:rFonts w:ascii="Cambria" w:hAnsi="Cambria"/>
            <w:color w:val="000000" w:themeColor="text1"/>
            <w:sz w:val="28"/>
            <w:szCs w:val="28"/>
          </w:rPr>
          <w:t xml:space="preserve">the </w:t>
        </w:r>
      </w:ins>
      <w:ins w:id="17671" w:author="Claire S" w:date="2026-06-04T17:36:00Z" w16du:dateUtc="2026-06-04T16:36:00Z">
        <w:r w:rsidR="0082110B">
          <w:rPr>
            <w:rFonts w:ascii="Cambria" w:hAnsi="Cambria"/>
            <w:color w:val="000000" w:themeColor="text1"/>
            <w:sz w:val="28"/>
            <w:szCs w:val="28"/>
          </w:rPr>
          <w:t>nightclub, when</w:t>
        </w:r>
      </w:ins>
      <w:ins w:id="17672" w:author="Claire S" w:date="2026-07-29T17:46:00Z" w16du:dateUtc="2026-07-29T16:46:00Z">
        <w:r w:rsidR="008A6AD3">
          <w:rPr>
            <w:rFonts w:ascii="Cambria" w:hAnsi="Cambria"/>
            <w:color w:val="000000" w:themeColor="text1"/>
            <w:sz w:val="28"/>
            <w:szCs w:val="28"/>
          </w:rPr>
          <w:t xml:space="preserve"> Violet said she’d been hear</w:t>
        </w:r>
      </w:ins>
      <w:ins w:id="17673" w:author="Claire S" w:date="2026-07-29T17:47:00Z" w16du:dateUtc="2026-07-29T16:47:00Z">
        <w:r w:rsidR="008A6AD3">
          <w:rPr>
            <w:rFonts w:ascii="Cambria" w:hAnsi="Cambria"/>
            <w:color w:val="000000" w:themeColor="text1"/>
            <w:sz w:val="28"/>
            <w:szCs w:val="28"/>
          </w:rPr>
          <w:t>tbroken</w:t>
        </w:r>
      </w:ins>
      <w:ins w:id="17674" w:author="Claire S" w:date="2026-07-29T17:49:00Z" w16du:dateUtc="2026-07-29T16:49:00Z">
        <w:r w:rsidR="003F4F37">
          <w:rPr>
            <w:rFonts w:ascii="Cambria" w:hAnsi="Cambria"/>
            <w:color w:val="000000" w:themeColor="text1"/>
            <w:sz w:val="28"/>
            <w:szCs w:val="28"/>
          </w:rPr>
          <w:t xml:space="preserve"> and </w:t>
        </w:r>
      </w:ins>
      <w:ins w:id="17675" w:author="Claire S" w:date="2026-07-30T08:29:00Z" w16du:dateUtc="2026-07-30T07:29:00Z">
        <w:r>
          <w:rPr>
            <w:rFonts w:ascii="Cambria" w:hAnsi="Cambria"/>
            <w:color w:val="000000" w:themeColor="text1"/>
            <w:sz w:val="28"/>
            <w:szCs w:val="28"/>
          </w:rPr>
          <w:t>Clara</w:t>
        </w:r>
      </w:ins>
      <w:ins w:id="17676" w:author="Claire S" w:date="2026-07-29T17:49:00Z" w16du:dateUtc="2026-07-29T16:49:00Z">
        <w:r w:rsidR="003F4F37">
          <w:rPr>
            <w:rFonts w:ascii="Cambria" w:hAnsi="Cambria"/>
            <w:color w:val="000000" w:themeColor="text1"/>
            <w:sz w:val="28"/>
            <w:szCs w:val="28"/>
          </w:rPr>
          <w:t xml:space="preserve"> hadn’t asked the right questions</w:t>
        </w:r>
      </w:ins>
      <w:ins w:id="17677" w:author="Claire S" w:date="2026-07-29T17:47:00Z" w16du:dateUtc="2026-07-29T16:47:00Z">
        <w:r w:rsidR="008A6AD3">
          <w:rPr>
            <w:rFonts w:ascii="Cambria" w:hAnsi="Cambria"/>
            <w:color w:val="000000" w:themeColor="text1"/>
            <w:sz w:val="28"/>
            <w:szCs w:val="28"/>
          </w:rPr>
          <w:t xml:space="preserve">. </w:t>
        </w:r>
      </w:ins>
      <w:ins w:id="17678" w:author="Claire S" w:date="2026-07-30T08:29:00Z" w16du:dateUtc="2026-07-30T07:29:00Z">
        <w:r>
          <w:rPr>
            <w:rFonts w:ascii="Cambria" w:hAnsi="Cambria"/>
            <w:color w:val="000000" w:themeColor="text1"/>
            <w:sz w:val="28"/>
            <w:szCs w:val="28"/>
          </w:rPr>
          <w:t xml:space="preserve">She’d been drunk, sure, but – it </w:t>
        </w:r>
      </w:ins>
      <w:ins w:id="17679" w:author="Claire S" w:date="2026-07-30T08:34:00Z" w16du:dateUtc="2026-07-30T07:34:00Z">
        <w:r w:rsidR="00EB58E0">
          <w:rPr>
            <w:rFonts w:ascii="Cambria" w:hAnsi="Cambria"/>
            <w:color w:val="000000" w:themeColor="text1"/>
            <w:sz w:val="28"/>
            <w:szCs w:val="28"/>
          </w:rPr>
          <w:t xml:space="preserve">seemed now it </w:t>
        </w:r>
      </w:ins>
      <w:ins w:id="17680" w:author="Claire S" w:date="2026-07-30T08:29:00Z" w16du:dateUtc="2026-07-30T07:29:00Z">
        <w:r>
          <w:rPr>
            <w:rFonts w:ascii="Cambria" w:hAnsi="Cambria"/>
            <w:color w:val="000000" w:themeColor="text1"/>
            <w:sz w:val="28"/>
            <w:szCs w:val="28"/>
          </w:rPr>
          <w:t>was also a</w:t>
        </w:r>
      </w:ins>
      <w:ins w:id="17681" w:author="Claire S" w:date="2026-07-29T17:47:00Z" w16du:dateUtc="2026-07-29T16:47:00Z">
        <w:r w:rsidR="008A6AD3">
          <w:rPr>
            <w:rFonts w:ascii="Cambria" w:hAnsi="Cambria"/>
            <w:color w:val="000000" w:themeColor="text1"/>
            <w:sz w:val="28"/>
            <w:szCs w:val="28"/>
          </w:rPr>
          <w:t xml:space="preserve"> night</w:t>
        </w:r>
      </w:ins>
      <w:ins w:id="17682" w:author="Claire S" w:date="2026-05-25T14:45:00Z" w16du:dateUtc="2026-05-25T13:45:00Z">
        <w:r w:rsidR="004D08DB">
          <w:rPr>
            <w:rFonts w:ascii="Cambria" w:hAnsi="Cambria"/>
            <w:color w:val="000000" w:themeColor="text1"/>
            <w:sz w:val="28"/>
            <w:szCs w:val="28"/>
          </w:rPr>
          <w:t xml:space="preserve"> she’d let Violet dow</w:t>
        </w:r>
      </w:ins>
      <w:ins w:id="17683" w:author="Daisy Watt" w:date="2026-06-23T12:31:00Z" w16du:dateUtc="2026-06-23T10:31:00Z">
        <w:r w:rsidR="004D08DB">
          <w:rPr>
            <w:rFonts w:ascii="Cambria" w:hAnsi="Cambria"/>
            <w:color w:val="000000" w:themeColor="text1"/>
            <w:sz w:val="28"/>
            <w:szCs w:val="28"/>
          </w:rPr>
          <w:t>n</w:t>
        </w:r>
        <w:r w:rsidR="00D85B1A">
          <w:rPr>
            <w:rFonts w:ascii="Cambria" w:hAnsi="Cambria"/>
            <w:color w:val="000000" w:themeColor="text1"/>
            <w:sz w:val="28"/>
            <w:szCs w:val="28"/>
          </w:rPr>
          <w:t>…</w:t>
        </w:r>
      </w:ins>
      <w:commentRangeEnd w:id="17659"/>
      <w:ins w:id="17684" w:author="Daisy Watt" w:date="2026-06-23T12:32:00Z" w16du:dateUtc="2026-06-23T10:32:00Z">
        <w:del w:id="17685" w:author="Claire S" w:date="2026-07-29T17:47:00Z" w16du:dateUtc="2026-07-29T16:47:00Z">
          <w:r w:rsidR="00D85B1A" w:rsidDel="0050100A">
            <w:rPr>
              <w:rStyle w:val="CommentReference"/>
              <w:rFonts w:ascii="Cambria" w:hAnsi="Cambria"/>
              <w:color w:val="000000" w:themeColor="text1"/>
              <w:sz w:val="28"/>
              <w:szCs w:val="28"/>
            </w:rPr>
            <w:commentReference w:id="17659"/>
          </w:r>
        </w:del>
      </w:ins>
      <w:ins w:id="17686" w:author="Claire S" w:date="2026-07-30T08:30:00Z" w16du:dateUtc="2026-07-30T07:30:00Z">
        <w:r>
          <w:rPr>
            <w:rFonts w:ascii="Cambria" w:hAnsi="Cambria"/>
            <w:color w:val="000000" w:themeColor="text1"/>
            <w:sz w:val="28"/>
            <w:szCs w:val="28"/>
          </w:rPr>
          <w:t xml:space="preserve"> ‘W</w:t>
        </w:r>
      </w:ins>
      <w:ins w:id="17687" w:author="Claire S" w:date="2026-07-29T17:47:00Z" w16du:dateUtc="2026-07-29T16:47:00Z">
        <w:r w:rsidR="0050100A">
          <w:rPr>
            <w:rFonts w:ascii="Cambria" w:hAnsi="Cambria"/>
            <w:color w:val="000000" w:themeColor="text1"/>
            <w:sz w:val="28"/>
            <w:szCs w:val="28"/>
          </w:rPr>
          <w:t>hat do you think?’</w:t>
        </w:r>
      </w:ins>
      <w:ins w:id="17688" w:author="Claire S" w:date="2026-05-25T14:45:00Z" w16du:dateUtc="2026-05-25T13:45:00Z">
        <w:del w:id="17689" w:author="Daisy Watt" w:date="2026-06-23T12:31:00Z" w16du:dateUtc="2026-06-23T10:31:00Z">
          <w:r w:rsidR="004D08DB" w:rsidDel="00D85B1A">
            <w:rPr>
              <w:rFonts w:ascii="Cambria" w:hAnsi="Cambria"/>
              <w:color w:val="000000" w:themeColor="text1"/>
              <w:sz w:val="28"/>
              <w:szCs w:val="28"/>
            </w:rPr>
            <w:delText>n</w:delText>
          </w:r>
        </w:del>
      </w:ins>
      <w:ins w:id="17690" w:author="Claire S" w:date="2026-05-25T14:36:00Z" w16du:dateUtc="2026-05-25T13:36:00Z">
        <w:del w:id="17691" w:author="Daisy Watt" w:date="2026-06-23T12:31:00Z" w16du:dateUtc="2026-06-23T10:31:00Z">
          <w:r w:rsidR="00F53EB5">
            <w:rPr>
              <w:rFonts w:ascii="Cambria" w:hAnsi="Cambria"/>
              <w:color w:val="000000" w:themeColor="text1"/>
              <w:sz w:val="28"/>
              <w:szCs w:val="28"/>
            </w:rPr>
            <w:delText xml:space="preserve"> -</w:delText>
          </w:r>
        </w:del>
      </w:ins>
    </w:p>
    <w:p w14:paraId="0BB49055" w14:textId="77777777" w:rsidR="00EB58E0" w:rsidRDefault="00083CCA" w:rsidP="00083CCA">
      <w:pPr>
        <w:spacing w:line="360" w:lineRule="auto"/>
        <w:ind w:firstLine="720"/>
        <w:contextualSpacing/>
        <w:rPr>
          <w:ins w:id="17692" w:author="Claire S" w:date="2026-07-30T08:35:00Z" w16du:dateUtc="2026-07-30T07:35:00Z"/>
          <w:rFonts w:ascii="Cambria" w:hAnsi="Cambria"/>
          <w:color w:val="000000" w:themeColor="text1"/>
          <w:sz w:val="28"/>
          <w:szCs w:val="28"/>
        </w:rPr>
      </w:pPr>
      <w:r>
        <w:rPr>
          <w:rFonts w:ascii="Cambria" w:hAnsi="Cambria"/>
          <w:color w:val="000000" w:themeColor="text1"/>
          <w:sz w:val="28"/>
          <w:szCs w:val="28"/>
        </w:rPr>
        <w:t>‘</w:t>
      </w:r>
      <w:del w:id="17693" w:author="Claire S" w:date="2026-07-29T17:47:00Z" w16du:dateUtc="2026-07-29T16:47:00Z">
        <w:r w:rsidDel="0050100A">
          <w:rPr>
            <w:rFonts w:ascii="Cambria" w:hAnsi="Cambria"/>
            <w:color w:val="000000" w:themeColor="text1"/>
            <w:sz w:val="28"/>
            <w:szCs w:val="28"/>
          </w:rPr>
          <w:delText>That’s not</w:delText>
        </w:r>
        <w:r w:rsidR="009F554B" w:rsidDel="0050100A">
          <w:rPr>
            <w:rFonts w:ascii="Cambria" w:hAnsi="Cambria"/>
            <w:color w:val="000000" w:themeColor="text1"/>
            <w:sz w:val="28"/>
            <w:szCs w:val="28"/>
          </w:rPr>
          <w:delText xml:space="preserve"> really</w:delText>
        </w:r>
        <w:r w:rsidDel="0050100A">
          <w:rPr>
            <w:rFonts w:ascii="Cambria" w:hAnsi="Cambria"/>
            <w:color w:val="000000" w:themeColor="text1"/>
            <w:sz w:val="28"/>
            <w:szCs w:val="28"/>
          </w:rPr>
          <w:delText xml:space="preserve"> evidence</w:delText>
        </w:r>
        <w:r w:rsidR="009F554B" w:rsidDel="0050100A">
          <w:rPr>
            <w:rFonts w:ascii="Cambria" w:hAnsi="Cambria"/>
            <w:color w:val="000000" w:themeColor="text1"/>
            <w:sz w:val="28"/>
            <w:szCs w:val="28"/>
          </w:rPr>
          <w:delText xml:space="preserve"> though, is it</w:delText>
        </w:r>
      </w:del>
      <w:ins w:id="17694" w:author="Claire S" w:date="2026-07-29T17:47:00Z" w16du:dateUtc="2026-07-29T16:47:00Z">
        <w:r w:rsidR="0050100A">
          <w:rPr>
            <w:rFonts w:ascii="Cambria" w:hAnsi="Cambria"/>
            <w:color w:val="000000" w:themeColor="text1"/>
            <w:sz w:val="28"/>
            <w:szCs w:val="28"/>
          </w:rPr>
          <w:t xml:space="preserve">I think she deffo had the hots for </w:t>
        </w:r>
      </w:ins>
      <w:ins w:id="17695" w:author="Claire S" w:date="2026-07-29T17:50:00Z" w16du:dateUtc="2026-07-29T16:50:00Z">
        <w:r w:rsidR="003F4F37">
          <w:rPr>
            <w:rFonts w:ascii="Cambria" w:hAnsi="Cambria"/>
            <w:color w:val="000000" w:themeColor="text1"/>
            <w:sz w:val="28"/>
            <w:szCs w:val="28"/>
          </w:rPr>
          <w:t>Dex</w:t>
        </w:r>
      </w:ins>
      <w:ins w:id="17696" w:author="Claire S" w:date="2026-07-29T17:47:00Z" w16du:dateUtc="2026-07-29T16:47:00Z">
        <w:r w:rsidR="0050100A">
          <w:rPr>
            <w:rFonts w:ascii="Cambria" w:hAnsi="Cambria"/>
            <w:color w:val="000000" w:themeColor="text1"/>
            <w:sz w:val="28"/>
            <w:szCs w:val="28"/>
          </w:rPr>
          <w:t>,</w:t>
        </w:r>
      </w:ins>
      <w:del w:id="17697" w:author="Claire S" w:date="2026-07-29T17:47:00Z" w16du:dateUtc="2026-07-29T16:47:00Z">
        <w:r w:rsidR="009F554B" w:rsidDel="0050100A">
          <w:rPr>
            <w:rFonts w:ascii="Cambria" w:hAnsi="Cambria"/>
            <w:color w:val="000000" w:themeColor="text1"/>
            <w:sz w:val="28"/>
            <w:szCs w:val="28"/>
          </w:rPr>
          <w:delText>?</w:delText>
        </w:r>
      </w:del>
      <w:r>
        <w:rPr>
          <w:rFonts w:ascii="Cambria" w:hAnsi="Cambria"/>
          <w:color w:val="000000" w:themeColor="text1"/>
          <w:sz w:val="28"/>
          <w:szCs w:val="28"/>
        </w:rPr>
        <w:t>’ Ishan selected the biggest chocolate muffin from the pile</w:t>
      </w:r>
      <w:r w:rsidR="00A83057">
        <w:rPr>
          <w:rFonts w:ascii="Cambria" w:hAnsi="Cambria"/>
          <w:color w:val="000000" w:themeColor="text1"/>
          <w:sz w:val="28"/>
          <w:szCs w:val="28"/>
        </w:rPr>
        <w:t>;</w:t>
      </w:r>
      <w:r>
        <w:rPr>
          <w:rFonts w:ascii="Cambria" w:hAnsi="Cambria"/>
          <w:color w:val="000000" w:themeColor="text1"/>
          <w:sz w:val="28"/>
          <w:szCs w:val="28"/>
        </w:rPr>
        <w:t xml:space="preserve"> </w:t>
      </w:r>
      <w:del w:id="17698" w:author="Claire S" w:date="2026-07-29T17:47:00Z" w16du:dateUtc="2026-07-29T16:47:00Z">
        <w:r w:rsidDel="0050100A">
          <w:rPr>
            <w:rFonts w:ascii="Cambria" w:hAnsi="Cambria"/>
            <w:color w:val="000000" w:themeColor="text1"/>
            <w:sz w:val="28"/>
            <w:szCs w:val="28"/>
          </w:rPr>
          <w:delText xml:space="preserve">further </w:delText>
        </w:r>
      </w:del>
      <w:ins w:id="17699" w:author="Claire S" w:date="2026-07-29T17:47:00Z" w16du:dateUtc="2026-07-29T16:47:00Z">
        <w:r w:rsidR="0050100A">
          <w:rPr>
            <w:rFonts w:ascii="Cambria" w:hAnsi="Cambria"/>
            <w:color w:val="000000" w:themeColor="text1"/>
            <w:sz w:val="28"/>
            <w:szCs w:val="28"/>
          </w:rPr>
          <w:t xml:space="preserve">irrationally </w:t>
        </w:r>
      </w:ins>
      <w:r>
        <w:rPr>
          <w:rFonts w:ascii="Cambria" w:hAnsi="Cambria"/>
          <w:color w:val="000000" w:themeColor="text1"/>
          <w:sz w:val="28"/>
          <w:szCs w:val="28"/>
        </w:rPr>
        <w:t>annoy</w:t>
      </w:r>
      <w:r w:rsidR="00A83057">
        <w:rPr>
          <w:rFonts w:ascii="Cambria" w:hAnsi="Cambria"/>
          <w:color w:val="000000" w:themeColor="text1"/>
          <w:sz w:val="28"/>
          <w:szCs w:val="28"/>
        </w:rPr>
        <w:t>ing</w:t>
      </w:r>
      <w:r>
        <w:rPr>
          <w:rFonts w:ascii="Cambria" w:hAnsi="Cambria"/>
          <w:color w:val="000000" w:themeColor="text1"/>
          <w:sz w:val="28"/>
          <w:szCs w:val="28"/>
        </w:rPr>
        <w:t xml:space="preserve"> Clara</w:t>
      </w:r>
      <w:del w:id="17700" w:author="Claire S" w:date="2026-05-25T14:37:00Z" w16du:dateUtc="2026-05-25T13:37:00Z">
        <w:r w:rsidDel="00F53EB5">
          <w:rPr>
            <w:rFonts w:ascii="Cambria" w:hAnsi="Cambria"/>
            <w:color w:val="000000" w:themeColor="text1"/>
            <w:sz w:val="28"/>
            <w:szCs w:val="28"/>
          </w:rPr>
          <w:delText>, as she’d</w:delText>
        </w:r>
      </w:del>
      <w:ins w:id="17701" w:author="Claire S" w:date="2026-05-25T14:37:00Z" w16du:dateUtc="2026-05-25T13:37:00Z">
        <w:r w:rsidR="00F53EB5">
          <w:rPr>
            <w:rFonts w:ascii="Cambria" w:hAnsi="Cambria"/>
            <w:color w:val="000000" w:themeColor="text1"/>
            <w:sz w:val="28"/>
            <w:szCs w:val="28"/>
          </w:rPr>
          <w:t>, who’d</w:t>
        </w:r>
      </w:ins>
      <w:r>
        <w:rPr>
          <w:rFonts w:ascii="Cambria" w:hAnsi="Cambria"/>
          <w:color w:val="000000" w:themeColor="text1"/>
          <w:sz w:val="28"/>
          <w:szCs w:val="28"/>
        </w:rPr>
        <w:t xml:space="preserve"> been </w:t>
      </w:r>
      <w:ins w:id="17702" w:author="Claire S" w:date="2026-07-30T08:30:00Z" w16du:dateUtc="2026-07-30T07:30:00Z">
        <w:r w:rsidR="00282E7A">
          <w:rPr>
            <w:rFonts w:ascii="Cambria" w:hAnsi="Cambria"/>
            <w:color w:val="000000" w:themeColor="text1"/>
            <w:sz w:val="28"/>
            <w:szCs w:val="28"/>
          </w:rPr>
          <w:t xml:space="preserve">absently </w:t>
        </w:r>
      </w:ins>
      <w:r>
        <w:rPr>
          <w:rFonts w:ascii="Cambria" w:hAnsi="Cambria"/>
          <w:color w:val="000000" w:themeColor="text1"/>
          <w:sz w:val="28"/>
          <w:szCs w:val="28"/>
        </w:rPr>
        <w:t xml:space="preserve">eyeing it up. </w:t>
      </w:r>
      <w:ins w:id="17703" w:author="Claire S" w:date="2026-07-30T08:34:00Z" w16du:dateUtc="2026-07-30T07:34:00Z">
        <w:r w:rsidR="00EB58E0">
          <w:rPr>
            <w:rFonts w:ascii="Cambria" w:hAnsi="Cambria"/>
            <w:color w:val="000000" w:themeColor="text1"/>
            <w:sz w:val="28"/>
            <w:szCs w:val="28"/>
          </w:rPr>
          <w:t>She might have lost her appetite</w:t>
        </w:r>
      </w:ins>
      <w:ins w:id="17704" w:author="Claire S" w:date="2026-07-30T08:30:00Z" w16du:dateUtc="2026-07-30T07:30:00Z">
        <w:r w:rsidR="00282E7A">
          <w:rPr>
            <w:rFonts w:ascii="Cambria" w:hAnsi="Cambria"/>
            <w:color w:val="000000" w:themeColor="text1"/>
            <w:sz w:val="28"/>
            <w:szCs w:val="28"/>
          </w:rPr>
          <w:t>,</w:t>
        </w:r>
      </w:ins>
      <w:ins w:id="17705" w:author="Claire S" w:date="2026-07-29T17:47:00Z" w16du:dateUtc="2026-07-29T16:47:00Z">
        <w:r w:rsidR="0050100A">
          <w:rPr>
            <w:rFonts w:ascii="Cambria" w:hAnsi="Cambria"/>
            <w:color w:val="000000" w:themeColor="text1"/>
            <w:sz w:val="28"/>
            <w:szCs w:val="28"/>
          </w:rPr>
          <w:t xml:space="preserve"> but s</w:t>
        </w:r>
      </w:ins>
      <w:ins w:id="17706" w:author="Claire S" w:date="2026-06-05T09:02:00Z" w16du:dateUtc="2026-06-05T08:02:00Z">
        <w:r w:rsidR="00DB088F">
          <w:rPr>
            <w:rFonts w:ascii="Cambria" w:hAnsi="Cambria"/>
            <w:color w:val="000000" w:themeColor="text1"/>
            <w:sz w:val="28"/>
            <w:szCs w:val="28"/>
          </w:rPr>
          <w:t xml:space="preserve">ugar was good for a shock, wasn’t it? </w:t>
        </w:r>
      </w:ins>
    </w:p>
    <w:p w14:paraId="027F06A3" w14:textId="4A0DBA65" w:rsidR="00CC5413" w:rsidRDefault="00202AE6" w:rsidP="00083CCA">
      <w:pPr>
        <w:spacing w:line="360" w:lineRule="auto"/>
        <w:ind w:firstLine="720"/>
        <w:contextualSpacing/>
        <w:rPr>
          <w:ins w:id="17707" w:author="Claire S" w:date="2026-07-29T17:50:00Z" w16du:dateUtc="2026-07-29T16:50:00Z"/>
          <w:rFonts w:ascii="Cambria" w:hAnsi="Cambria"/>
          <w:color w:val="000000" w:themeColor="text1"/>
          <w:sz w:val="28"/>
          <w:szCs w:val="28"/>
        </w:rPr>
      </w:pPr>
      <w:r>
        <w:rPr>
          <w:rFonts w:ascii="Cambria" w:hAnsi="Cambria"/>
          <w:color w:val="000000" w:themeColor="text1"/>
          <w:sz w:val="28"/>
          <w:szCs w:val="28"/>
        </w:rPr>
        <w:t>‘</w:t>
      </w:r>
      <w:del w:id="17708" w:author="Claire S" w:date="2026-07-29T17:50:00Z" w16du:dateUtc="2026-07-29T16:50:00Z">
        <w:r w:rsidDel="00A96169">
          <w:rPr>
            <w:rFonts w:ascii="Cambria" w:hAnsi="Cambria"/>
            <w:color w:val="000000" w:themeColor="text1"/>
            <w:sz w:val="28"/>
            <w:szCs w:val="28"/>
          </w:rPr>
          <w:delText>What would Sherlock Holmes say?’</w:delText>
        </w:r>
      </w:del>
      <w:ins w:id="17709" w:author="Claire S" w:date="2026-07-29T17:50:00Z" w16du:dateUtc="2026-07-29T16:50:00Z">
        <w:r w:rsidR="00A96169">
          <w:rPr>
            <w:rFonts w:ascii="Cambria" w:hAnsi="Cambria"/>
            <w:color w:val="000000" w:themeColor="text1"/>
            <w:sz w:val="28"/>
            <w:szCs w:val="28"/>
          </w:rPr>
          <w:t>I mean, he was obviously way out of league, but -’</w:t>
        </w:r>
      </w:ins>
    </w:p>
    <w:p w14:paraId="65FEC2BB" w14:textId="5BD41358" w:rsidR="00A96169" w:rsidDel="00A96169" w:rsidRDefault="00A96169" w:rsidP="00083CCA">
      <w:pPr>
        <w:spacing w:line="360" w:lineRule="auto"/>
        <w:ind w:firstLine="720"/>
        <w:contextualSpacing/>
        <w:rPr>
          <w:del w:id="17710" w:author="Claire S" w:date="2026-07-29T17:50:00Z" w16du:dateUtc="2026-07-29T16:50:00Z"/>
          <w:rFonts w:ascii="Cambria" w:hAnsi="Cambria"/>
          <w:color w:val="000000" w:themeColor="text1"/>
          <w:sz w:val="28"/>
          <w:szCs w:val="28"/>
        </w:rPr>
      </w:pPr>
      <w:ins w:id="17711" w:author="Claire S" w:date="2026-07-29T17:50:00Z" w16du:dateUtc="2026-07-29T16:50:00Z">
        <w:r>
          <w:rPr>
            <w:rFonts w:ascii="Cambria" w:hAnsi="Cambria"/>
            <w:color w:val="000000" w:themeColor="text1"/>
            <w:sz w:val="28"/>
            <w:szCs w:val="28"/>
          </w:rPr>
          <w:t>‘Ishan!’</w:t>
        </w:r>
      </w:ins>
    </w:p>
    <w:p w14:paraId="692B86AF" w14:textId="27D6E95A" w:rsidR="00D07E5B" w:rsidRDefault="00A96169" w:rsidP="00A96169">
      <w:pPr>
        <w:spacing w:line="360" w:lineRule="auto"/>
        <w:ind w:firstLine="720"/>
        <w:contextualSpacing/>
        <w:rPr>
          <w:ins w:id="17712" w:author="Claire S" w:date="2026-07-29T17:51:00Z" w16du:dateUtc="2026-07-29T16:51:00Z"/>
          <w:rFonts w:ascii="Cambria" w:hAnsi="Cambria"/>
          <w:color w:val="000000" w:themeColor="text1"/>
          <w:sz w:val="28"/>
          <w:szCs w:val="28"/>
        </w:rPr>
      </w:pPr>
      <w:ins w:id="17713" w:author="Claire S" w:date="2026-07-29T17:50:00Z" w16du:dateUtc="2026-07-29T16:50:00Z">
        <w:r>
          <w:rPr>
            <w:rFonts w:ascii="Cambria" w:hAnsi="Cambria"/>
            <w:color w:val="000000" w:themeColor="text1"/>
            <w:sz w:val="28"/>
            <w:szCs w:val="28"/>
          </w:rPr>
          <w:t xml:space="preserve"> </w:t>
        </w:r>
      </w:ins>
      <w:del w:id="17714" w:author="Claire S" w:date="2026-07-29T17:50:00Z" w16du:dateUtc="2026-07-29T16:50:00Z">
        <w:r w:rsidR="00083CCA" w:rsidDel="00A96169">
          <w:rPr>
            <w:rFonts w:ascii="Cambria" w:hAnsi="Cambria"/>
            <w:color w:val="000000" w:themeColor="text1"/>
            <w:sz w:val="28"/>
            <w:szCs w:val="28"/>
          </w:rPr>
          <w:delText>‘</w:delText>
        </w:r>
        <w:r w:rsidR="00202AE6" w:rsidDel="00A96169">
          <w:rPr>
            <w:rFonts w:ascii="Cambria" w:hAnsi="Cambria"/>
            <w:color w:val="000000" w:themeColor="text1"/>
            <w:sz w:val="28"/>
            <w:szCs w:val="28"/>
          </w:rPr>
          <w:delText xml:space="preserve">No clue. </w:delText>
        </w:r>
      </w:del>
      <w:del w:id="17715" w:author="Claire S" w:date="2026-05-25T14:46:00Z" w16du:dateUtc="2026-05-25T13:46:00Z">
        <w:r w:rsidR="00202AE6" w:rsidDel="002835D1">
          <w:rPr>
            <w:rFonts w:ascii="Cambria" w:hAnsi="Cambria"/>
            <w:color w:val="000000" w:themeColor="text1"/>
            <w:sz w:val="28"/>
            <w:szCs w:val="28"/>
          </w:rPr>
          <w:delText xml:space="preserve"> </w:delText>
        </w:r>
      </w:del>
      <w:del w:id="17716" w:author="Claire S" w:date="2026-07-29T17:50:00Z" w16du:dateUtc="2026-07-29T16:50:00Z">
        <w:r w:rsidR="00202AE6" w:rsidDel="00A96169">
          <w:rPr>
            <w:rFonts w:ascii="Cambria" w:hAnsi="Cambria"/>
            <w:color w:val="000000" w:themeColor="text1"/>
            <w:sz w:val="28"/>
            <w:szCs w:val="28"/>
          </w:rPr>
          <w:delText xml:space="preserve">But </w:delText>
        </w:r>
        <w:r w:rsidR="00083CCA" w:rsidDel="00A96169">
          <w:rPr>
            <w:rFonts w:ascii="Cambria" w:hAnsi="Cambria"/>
            <w:color w:val="000000" w:themeColor="text1"/>
            <w:sz w:val="28"/>
            <w:szCs w:val="28"/>
          </w:rPr>
          <w:delText>I mean, she’s like my best mate here,</w:delText>
        </w:r>
        <w:r w:rsidR="00A83057" w:rsidDel="00A96169">
          <w:rPr>
            <w:rFonts w:ascii="Cambria" w:hAnsi="Cambria"/>
            <w:color w:val="000000" w:themeColor="text1"/>
            <w:sz w:val="28"/>
            <w:szCs w:val="28"/>
          </w:rPr>
          <w:delText>’ t</w:delText>
        </w:r>
      </w:del>
      <w:ins w:id="17717" w:author="Daisy Watt" w:date="2026-06-22T22:40:00Z" w16du:dateUtc="2026-06-22T20:40:00Z">
        <w:del w:id="17718" w:author="Claire S" w:date="2026-07-29T17:50:00Z" w16du:dateUtc="2026-07-29T16:50:00Z">
          <w:r w:rsidR="005C2C61" w:rsidDel="00A96169">
            <w:rPr>
              <w:rFonts w:ascii="Cambria" w:hAnsi="Cambria"/>
              <w:color w:val="000000" w:themeColor="text1"/>
              <w:sz w:val="28"/>
              <w:szCs w:val="28"/>
            </w:rPr>
            <w:delText xml:space="preserve">.’ </w:delText>
          </w:r>
        </w:del>
        <w:r w:rsidR="005C2C61">
          <w:rPr>
            <w:rFonts w:ascii="Cambria" w:hAnsi="Cambria"/>
            <w:color w:val="000000" w:themeColor="text1"/>
            <w:sz w:val="28"/>
            <w:szCs w:val="28"/>
          </w:rPr>
          <w:t>T</w:t>
        </w:r>
      </w:ins>
      <w:r w:rsidR="00A83057">
        <w:rPr>
          <w:rFonts w:ascii="Cambria" w:hAnsi="Cambria"/>
          <w:color w:val="000000" w:themeColor="text1"/>
          <w:sz w:val="28"/>
          <w:szCs w:val="28"/>
        </w:rPr>
        <w:t xml:space="preserve">oo late, </w:t>
      </w:r>
      <w:r w:rsidR="00202AE6">
        <w:rPr>
          <w:rFonts w:ascii="Cambria" w:hAnsi="Cambria"/>
          <w:color w:val="000000" w:themeColor="text1"/>
          <w:sz w:val="28"/>
          <w:szCs w:val="28"/>
        </w:rPr>
        <w:t>Clara</w:t>
      </w:r>
      <w:r w:rsidR="00A83057">
        <w:rPr>
          <w:rFonts w:ascii="Cambria" w:hAnsi="Cambria"/>
          <w:color w:val="000000" w:themeColor="text1"/>
          <w:sz w:val="28"/>
          <w:szCs w:val="28"/>
        </w:rPr>
        <w:t xml:space="preserve"> realised she was getting tearful</w:t>
      </w:r>
      <w:del w:id="17719" w:author="Claire S" w:date="2026-05-25T14:37:00Z" w16du:dateUtc="2026-05-25T13:37:00Z">
        <w:r w:rsidR="00A83057" w:rsidDel="00F53EB5">
          <w:rPr>
            <w:rFonts w:ascii="Cambria" w:hAnsi="Cambria"/>
            <w:color w:val="000000" w:themeColor="text1"/>
            <w:sz w:val="28"/>
            <w:szCs w:val="28"/>
          </w:rPr>
          <w:delText xml:space="preserve">, </w:delText>
        </w:r>
      </w:del>
      <w:ins w:id="17720" w:author="Claire S" w:date="2026-05-25T14:37:00Z" w16du:dateUtc="2026-05-25T13:37:00Z">
        <w:r w:rsidR="00F53EB5">
          <w:rPr>
            <w:rFonts w:ascii="Cambria" w:hAnsi="Cambria"/>
            <w:color w:val="000000" w:themeColor="text1"/>
            <w:sz w:val="28"/>
            <w:szCs w:val="28"/>
          </w:rPr>
          <w:t>.</w:t>
        </w:r>
      </w:ins>
      <w:ins w:id="17721" w:author="Claire S" w:date="2026-07-29T17:50:00Z" w16du:dateUtc="2026-07-29T16:50:00Z">
        <w:r w:rsidR="00D07E5B">
          <w:rPr>
            <w:rFonts w:ascii="Cambria" w:hAnsi="Cambria"/>
            <w:color w:val="000000" w:themeColor="text1"/>
            <w:sz w:val="28"/>
            <w:szCs w:val="28"/>
          </w:rPr>
          <w:t xml:space="preserve"> </w:t>
        </w:r>
      </w:ins>
      <w:ins w:id="17722" w:author="Claire S" w:date="2026-07-30T08:35:00Z" w16du:dateUtc="2026-07-30T07:35:00Z">
        <w:r w:rsidR="00964E09">
          <w:rPr>
            <w:rFonts w:ascii="Cambria" w:hAnsi="Cambria"/>
            <w:color w:val="000000" w:themeColor="text1"/>
            <w:sz w:val="28"/>
            <w:szCs w:val="28"/>
          </w:rPr>
          <w:t>‘</w:t>
        </w:r>
      </w:ins>
      <w:ins w:id="17723" w:author="Claire S" w:date="2026-07-29T17:50:00Z" w16du:dateUtc="2026-07-29T16:50:00Z">
        <w:r w:rsidR="00D07E5B">
          <w:rPr>
            <w:rFonts w:ascii="Cambria" w:hAnsi="Cambria"/>
            <w:color w:val="000000" w:themeColor="text1"/>
            <w:sz w:val="28"/>
            <w:szCs w:val="28"/>
          </w:rPr>
          <w:t>I mean, she’s like my best mate here</w:t>
        </w:r>
      </w:ins>
      <w:ins w:id="17724" w:author="Claire S" w:date="2026-07-29T17:51:00Z" w16du:dateUtc="2026-07-29T16:51:00Z">
        <w:r w:rsidR="00653D47">
          <w:rPr>
            <w:rFonts w:ascii="Cambria" w:hAnsi="Cambria"/>
            <w:color w:val="000000" w:themeColor="text1"/>
            <w:sz w:val="28"/>
            <w:szCs w:val="28"/>
          </w:rPr>
          <w:t xml:space="preserve"> -</w:t>
        </w:r>
        <w:r w:rsidR="00D07E5B">
          <w:rPr>
            <w:rFonts w:ascii="Cambria" w:hAnsi="Cambria"/>
            <w:color w:val="000000" w:themeColor="text1"/>
            <w:sz w:val="28"/>
            <w:szCs w:val="28"/>
          </w:rPr>
          <w:t>’</w:t>
        </w:r>
      </w:ins>
    </w:p>
    <w:p w14:paraId="647F9BF8" w14:textId="0DA82AB9" w:rsidR="00D07E5B" w:rsidRDefault="00D07E5B" w:rsidP="00A96169">
      <w:pPr>
        <w:spacing w:line="360" w:lineRule="auto"/>
        <w:ind w:firstLine="720"/>
        <w:contextualSpacing/>
        <w:rPr>
          <w:ins w:id="17725" w:author="Claire S" w:date="2026-07-29T17:51:00Z" w16du:dateUtc="2026-07-29T16:51:00Z"/>
          <w:rFonts w:ascii="Cambria" w:hAnsi="Cambria"/>
          <w:color w:val="000000" w:themeColor="text1"/>
          <w:sz w:val="28"/>
          <w:szCs w:val="28"/>
        </w:rPr>
      </w:pPr>
      <w:ins w:id="17726" w:author="Claire S" w:date="2026-07-29T17:51:00Z" w16du:dateUtc="2026-07-29T16:51:00Z">
        <w:r>
          <w:rPr>
            <w:rFonts w:ascii="Cambria" w:hAnsi="Cambria"/>
            <w:color w:val="000000" w:themeColor="text1"/>
            <w:sz w:val="28"/>
            <w:szCs w:val="28"/>
          </w:rPr>
          <w:t xml:space="preserve">‘Was.’ Ish corrected gently. </w:t>
        </w:r>
      </w:ins>
    </w:p>
    <w:p w14:paraId="2B88435C" w14:textId="03E350A0" w:rsidR="00083CCA" w:rsidRDefault="00A83057" w:rsidP="00A96169">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ins w:id="17727" w:author="Claire S" w:date="2026-07-30T08:35:00Z" w16du:dateUtc="2026-07-30T07:35:00Z">
        <w:r w:rsidR="00964E09">
          <w:rPr>
            <w:rFonts w:ascii="Cambria" w:hAnsi="Cambria"/>
            <w:color w:val="000000" w:themeColor="text1"/>
            <w:sz w:val="28"/>
            <w:szCs w:val="28"/>
          </w:rPr>
          <w:t>Oh God, yes, w</w:t>
        </w:r>
      </w:ins>
      <w:ins w:id="17728" w:author="Claire S" w:date="2026-07-29T17:51:00Z" w16du:dateUtc="2026-07-29T16:51:00Z">
        <w:r w:rsidR="00D07E5B">
          <w:rPr>
            <w:rFonts w:ascii="Cambria" w:hAnsi="Cambria"/>
            <w:color w:val="000000" w:themeColor="text1"/>
            <w:sz w:val="28"/>
            <w:szCs w:val="28"/>
          </w:rPr>
          <w:t>as</w:t>
        </w:r>
      </w:ins>
      <w:ins w:id="17729" w:author="Claire S" w:date="2026-07-30T08:35:00Z" w16du:dateUtc="2026-07-30T07:35:00Z">
        <w:r w:rsidR="00964E09">
          <w:rPr>
            <w:rFonts w:ascii="Cambria" w:hAnsi="Cambria"/>
            <w:color w:val="000000" w:themeColor="text1"/>
            <w:sz w:val="28"/>
            <w:szCs w:val="28"/>
          </w:rPr>
          <w:t>,’ Clara stared blindly at the pile of muffins. ‘</w:t>
        </w:r>
      </w:ins>
      <w:ins w:id="17730" w:author="Claire S" w:date="2026-07-29T17:51:00Z" w16du:dateUtc="2026-07-29T16:51:00Z">
        <w:r w:rsidR="00D07E5B">
          <w:rPr>
            <w:rFonts w:ascii="Cambria" w:hAnsi="Cambria"/>
            <w:color w:val="000000" w:themeColor="text1"/>
            <w:sz w:val="28"/>
            <w:szCs w:val="28"/>
          </w:rPr>
          <w:t xml:space="preserve">So </w:t>
        </w:r>
      </w:ins>
      <w:del w:id="17731" w:author="Claire S" w:date="2026-05-25T14:37:00Z" w16du:dateUtc="2026-05-25T13:37:00Z">
        <w:r w:rsidR="00083CCA" w:rsidDel="00F53EB5">
          <w:rPr>
            <w:rFonts w:ascii="Cambria" w:hAnsi="Cambria"/>
            <w:color w:val="000000" w:themeColor="text1"/>
            <w:sz w:val="28"/>
            <w:szCs w:val="28"/>
          </w:rPr>
          <w:delText>s</w:delText>
        </w:r>
      </w:del>
      <w:del w:id="17732" w:author="Claire S" w:date="2026-07-29T17:51:00Z" w16du:dateUtc="2026-07-29T16:51:00Z">
        <w:r w:rsidR="00083CCA" w:rsidDel="00D07E5B">
          <w:rPr>
            <w:rFonts w:ascii="Cambria" w:hAnsi="Cambria"/>
            <w:color w:val="000000" w:themeColor="text1"/>
            <w:sz w:val="28"/>
            <w:szCs w:val="28"/>
          </w:rPr>
          <w:delText xml:space="preserve">o </w:delText>
        </w:r>
      </w:del>
      <w:del w:id="17733" w:author="Claire S" w:date="2026-07-29T17:48:00Z" w16du:dateUtc="2026-07-29T16:48:00Z">
        <w:r w:rsidR="00083CCA" w:rsidDel="004C1FDA">
          <w:rPr>
            <w:rFonts w:ascii="Cambria" w:hAnsi="Cambria"/>
            <w:color w:val="000000" w:themeColor="text1"/>
            <w:sz w:val="28"/>
            <w:szCs w:val="28"/>
          </w:rPr>
          <w:delText>I’d know</w:delText>
        </w:r>
        <w:r w:rsidR="009F554B" w:rsidDel="004C1FDA">
          <w:rPr>
            <w:rFonts w:ascii="Cambria" w:hAnsi="Cambria"/>
            <w:color w:val="000000" w:themeColor="text1"/>
            <w:sz w:val="28"/>
            <w:szCs w:val="28"/>
          </w:rPr>
          <w:delText xml:space="preserve"> if she had</w:delText>
        </w:r>
      </w:del>
      <w:ins w:id="17734" w:author="Claire S" w:date="2026-07-29T17:48:00Z" w16du:dateUtc="2026-07-29T16:48:00Z">
        <w:r w:rsidR="004C1FDA">
          <w:rPr>
            <w:rFonts w:ascii="Cambria" w:hAnsi="Cambria"/>
            <w:color w:val="000000" w:themeColor="text1"/>
            <w:sz w:val="28"/>
            <w:szCs w:val="28"/>
          </w:rPr>
          <w:t>wouldn’t she have told me if she had been crushing on him?</w:t>
        </w:r>
      </w:ins>
      <w:ins w:id="17735" w:author="Daisy Watt" w:date="2026-06-23T12:31:00Z" w16du:dateUtc="2026-06-23T10:31:00Z">
        <w:del w:id="17736" w:author="Claire S" w:date="2026-07-29T17:48:00Z" w16du:dateUtc="2026-07-29T16:48:00Z">
          <w:r w:rsidR="00D85B1A" w:rsidDel="004C1FDA">
            <w:rPr>
              <w:rFonts w:ascii="Cambria" w:hAnsi="Cambria"/>
              <w:color w:val="000000" w:themeColor="text1"/>
              <w:sz w:val="28"/>
              <w:szCs w:val="28"/>
            </w:rPr>
            <w:delText>.</w:delText>
          </w:r>
        </w:del>
      </w:ins>
      <w:del w:id="17737" w:author="Daisy Watt" w:date="2026-06-23T12:31:00Z" w16du:dateUtc="2026-06-23T10:31:00Z">
        <w:r w:rsidR="00202AE6">
          <w:rPr>
            <w:rFonts w:ascii="Cambria" w:hAnsi="Cambria"/>
            <w:color w:val="000000" w:themeColor="text1"/>
            <w:sz w:val="28"/>
            <w:szCs w:val="28"/>
          </w:rPr>
          <w:delText xml:space="preserve"> </w:delText>
        </w:r>
        <w:r>
          <w:rPr>
            <w:rFonts w:ascii="Cambria" w:hAnsi="Cambria"/>
            <w:color w:val="000000" w:themeColor="text1"/>
            <w:sz w:val="28"/>
            <w:szCs w:val="28"/>
          </w:rPr>
          <w:delText>-</w:delText>
        </w:r>
      </w:del>
      <w:r w:rsidR="00083CCA">
        <w:rPr>
          <w:rFonts w:ascii="Cambria" w:hAnsi="Cambria"/>
          <w:color w:val="000000" w:themeColor="text1"/>
          <w:sz w:val="28"/>
          <w:szCs w:val="28"/>
        </w:rPr>
        <w:t>’</w:t>
      </w:r>
    </w:p>
    <w:p w14:paraId="258CED86" w14:textId="307BAECA" w:rsidR="00083CCA" w:rsidRDefault="00653D47" w:rsidP="00083CCA">
      <w:pPr>
        <w:spacing w:line="360" w:lineRule="auto"/>
        <w:ind w:firstLine="720"/>
        <w:contextualSpacing/>
        <w:rPr>
          <w:rFonts w:ascii="Cambria" w:hAnsi="Cambria"/>
          <w:color w:val="000000" w:themeColor="text1"/>
          <w:sz w:val="28"/>
          <w:szCs w:val="28"/>
        </w:rPr>
      </w:pPr>
      <w:ins w:id="17738" w:author="Claire S" w:date="2026-07-29T17:51:00Z" w16du:dateUtc="2026-07-29T16:51:00Z">
        <w:r>
          <w:rPr>
            <w:rFonts w:ascii="Cambria" w:hAnsi="Cambria"/>
            <w:color w:val="000000" w:themeColor="text1"/>
            <w:sz w:val="28"/>
            <w:szCs w:val="28"/>
          </w:rPr>
          <w:t>‘Maybe. But</w:t>
        </w:r>
      </w:ins>
      <w:del w:id="17739" w:author="Claire S" w:date="2026-07-29T17:51:00Z" w16du:dateUtc="2026-07-29T16:51:00Z">
        <w:r w:rsidR="00083CCA" w:rsidDel="00653D47">
          <w:rPr>
            <w:rFonts w:ascii="Cambria" w:hAnsi="Cambria"/>
            <w:color w:val="000000" w:themeColor="text1"/>
            <w:sz w:val="28"/>
            <w:szCs w:val="28"/>
          </w:rPr>
          <w:delText>‘But</w:delText>
        </w:r>
      </w:del>
      <w:ins w:id="17740" w:author="Claire S" w:date="2026-07-29T17:48:00Z" w16du:dateUtc="2026-07-29T16:48:00Z">
        <w:r w:rsidR="004C1FDA">
          <w:rPr>
            <w:rFonts w:ascii="Cambria" w:hAnsi="Cambria"/>
            <w:color w:val="000000" w:themeColor="text1"/>
            <w:sz w:val="28"/>
            <w:szCs w:val="28"/>
          </w:rPr>
          <w:t xml:space="preserve"> with respect,</w:t>
        </w:r>
      </w:ins>
      <w:r w:rsidR="00083CCA">
        <w:rPr>
          <w:rFonts w:ascii="Cambria" w:hAnsi="Cambria"/>
          <w:color w:val="000000" w:themeColor="text1"/>
          <w:sz w:val="28"/>
          <w:szCs w:val="28"/>
        </w:rPr>
        <w:t xml:space="preserve"> you </w:t>
      </w:r>
      <w:del w:id="17741" w:author="Claire S" w:date="2026-05-22T15:25:00Z" w16du:dateUtc="2026-05-22T14:25:00Z">
        <w:r w:rsidR="00083CCA" w:rsidDel="00601AE8">
          <w:rPr>
            <w:rFonts w:ascii="Cambria" w:hAnsi="Cambria"/>
            <w:color w:val="000000" w:themeColor="text1"/>
            <w:sz w:val="28"/>
            <w:szCs w:val="28"/>
          </w:rPr>
          <w:delText xml:space="preserve">don’t </w:delText>
        </w:r>
      </w:del>
      <w:ins w:id="17742" w:author="Claire S" w:date="2026-05-22T15:25:00Z" w16du:dateUtc="2026-05-22T14:25:00Z">
        <w:r w:rsidR="00601AE8">
          <w:rPr>
            <w:rFonts w:ascii="Cambria" w:hAnsi="Cambria"/>
            <w:color w:val="000000" w:themeColor="text1"/>
            <w:sz w:val="28"/>
            <w:szCs w:val="28"/>
          </w:rPr>
          <w:t xml:space="preserve">didn’t </w:t>
        </w:r>
      </w:ins>
      <w:r w:rsidR="00083CCA">
        <w:rPr>
          <w:rFonts w:ascii="Cambria" w:hAnsi="Cambria"/>
          <w:color w:val="000000" w:themeColor="text1"/>
          <w:sz w:val="28"/>
          <w:szCs w:val="28"/>
        </w:rPr>
        <w:t xml:space="preserve">know </w:t>
      </w:r>
      <w:del w:id="17743" w:author="Claire S" w:date="2026-05-22T15:25:00Z" w16du:dateUtc="2026-05-22T14:25:00Z">
        <w:r w:rsidR="00083CCA" w:rsidDel="00601AE8">
          <w:rPr>
            <w:rFonts w:ascii="Cambria" w:hAnsi="Cambria"/>
            <w:color w:val="000000" w:themeColor="text1"/>
            <w:sz w:val="28"/>
            <w:szCs w:val="28"/>
          </w:rPr>
          <w:delText>where she is, right</w:delText>
        </w:r>
      </w:del>
      <w:ins w:id="17744" w:author="Claire S" w:date="2026-05-22T15:25:00Z" w16du:dateUtc="2026-05-22T14:25:00Z">
        <w:r w:rsidR="00601AE8">
          <w:rPr>
            <w:rFonts w:ascii="Cambria" w:hAnsi="Cambria"/>
            <w:color w:val="000000" w:themeColor="text1"/>
            <w:sz w:val="28"/>
            <w:szCs w:val="28"/>
          </w:rPr>
          <w:t>she was suicidal</w:t>
        </w:r>
      </w:ins>
      <w:ins w:id="17745" w:author="Claire S" w:date="2026-07-29T17:48:00Z" w16du:dateUtc="2026-07-29T16:48:00Z">
        <w:r w:rsidR="004C1FDA">
          <w:rPr>
            <w:rFonts w:ascii="Cambria" w:hAnsi="Cambria"/>
            <w:color w:val="000000" w:themeColor="text1"/>
            <w:sz w:val="28"/>
            <w:szCs w:val="28"/>
          </w:rPr>
          <w:t>, so -</w:t>
        </w:r>
      </w:ins>
      <w:del w:id="17746" w:author="Claire S" w:date="2026-07-29T17:48:00Z" w16du:dateUtc="2026-07-29T16:48:00Z">
        <w:r w:rsidR="00083CCA" w:rsidDel="004C1FDA">
          <w:rPr>
            <w:rFonts w:ascii="Cambria" w:hAnsi="Cambria"/>
            <w:color w:val="000000" w:themeColor="text1"/>
            <w:sz w:val="28"/>
            <w:szCs w:val="28"/>
          </w:rPr>
          <w:delText>?</w:delText>
        </w:r>
      </w:del>
      <w:r w:rsidR="00083CCA">
        <w:rPr>
          <w:rFonts w:ascii="Cambria" w:hAnsi="Cambria"/>
          <w:color w:val="000000" w:themeColor="text1"/>
          <w:sz w:val="28"/>
          <w:szCs w:val="28"/>
        </w:rPr>
        <w:t>’</w:t>
      </w:r>
      <w:ins w:id="17747" w:author="Claire S" w:date="2026-07-29T17:48:00Z" w16du:dateUtc="2026-07-29T16:48:00Z">
        <w:r w:rsidR="004C1FDA">
          <w:rPr>
            <w:rFonts w:ascii="Cambria" w:hAnsi="Cambria"/>
            <w:color w:val="000000" w:themeColor="text1"/>
            <w:sz w:val="28"/>
            <w:szCs w:val="28"/>
          </w:rPr>
          <w:t xml:space="preserve"> Ish looked apologetic. </w:t>
        </w:r>
      </w:ins>
    </w:p>
    <w:p w14:paraId="2A810400" w14:textId="41892CC7" w:rsidR="00083CCA" w:rsidRDefault="00083CCA" w:rsidP="00083CCA">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7B51F5">
        <w:rPr>
          <w:rFonts w:ascii="Cambria" w:hAnsi="Cambria"/>
          <w:color w:val="000000" w:themeColor="text1"/>
          <w:sz w:val="28"/>
          <w:szCs w:val="28"/>
        </w:rPr>
        <w:t>No</w:t>
      </w:r>
      <w:ins w:id="17748" w:author="Claire S" w:date="2026-07-29T17:48:00Z" w16du:dateUtc="2026-07-29T16:48:00Z">
        <w:r w:rsidR="004C1FDA">
          <w:rPr>
            <w:rFonts w:ascii="Cambria" w:hAnsi="Cambria"/>
            <w:color w:val="000000" w:themeColor="text1"/>
            <w:sz w:val="28"/>
            <w:szCs w:val="28"/>
          </w:rPr>
          <w:t>,</w:t>
        </w:r>
      </w:ins>
      <w:ins w:id="17749" w:author="Claire S" w:date="2026-07-30T08:35:00Z" w16du:dateUtc="2026-07-30T07:35:00Z">
        <w:r w:rsidR="006A1205">
          <w:rPr>
            <w:rFonts w:ascii="Cambria" w:hAnsi="Cambria"/>
            <w:color w:val="000000" w:themeColor="text1"/>
            <w:sz w:val="28"/>
            <w:szCs w:val="28"/>
          </w:rPr>
          <w:t xml:space="preserve"> you’re right,</w:t>
        </w:r>
      </w:ins>
      <w:ins w:id="17750" w:author="Claire S" w:date="2026-07-29T17:48:00Z" w16du:dateUtc="2026-07-29T16:48:00Z">
        <w:r w:rsidR="004C1FDA">
          <w:rPr>
            <w:rFonts w:ascii="Cambria" w:hAnsi="Cambria"/>
            <w:color w:val="000000" w:themeColor="text1"/>
            <w:sz w:val="28"/>
            <w:szCs w:val="28"/>
          </w:rPr>
          <w:t xml:space="preserve"> I didn’t</w:t>
        </w:r>
      </w:ins>
      <w:del w:id="17751" w:author="Daisy Watt" w:date="2026-06-23T12:33:00Z" w16du:dateUtc="2026-06-23T10:33:00Z">
        <w:r>
          <w:rPr>
            <w:rFonts w:ascii="Cambria" w:hAnsi="Cambria"/>
            <w:color w:val="000000" w:themeColor="text1"/>
            <w:sz w:val="28"/>
            <w:szCs w:val="28"/>
          </w:rPr>
          <w:delText>,</w:delText>
        </w:r>
      </w:del>
      <w:ins w:id="17752" w:author="Daisy Watt" w:date="2026-06-23T12:33:00Z" w16du:dateUtc="2026-06-23T10:33:00Z">
        <w:r w:rsidR="00D85B1A">
          <w:rPr>
            <w:rFonts w:ascii="Cambria" w:hAnsi="Cambria"/>
            <w:color w:val="000000" w:themeColor="text1"/>
            <w:sz w:val="28"/>
            <w:szCs w:val="28"/>
          </w:rPr>
          <w:t>.</w:t>
        </w:r>
      </w:ins>
      <w:r>
        <w:rPr>
          <w:rFonts w:ascii="Cambria" w:hAnsi="Cambria"/>
          <w:color w:val="000000" w:themeColor="text1"/>
          <w:sz w:val="28"/>
          <w:szCs w:val="28"/>
        </w:rPr>
        <w:t xml:space="preserve">’ </w:t>
      </w:r>
      <w:del w:id="17753" w:author="Daisy Watt" w:date="2026-06-23T12:26:00Z" w16du:dateUtc="2026-06-23T10:26:00Z">
        <w:r w:rsidDel="00F53EB5">
          <w:rPr>
            <w:rFonts w:ascii="Cambria" w:hAnsi="Cambria"/>
            <w:color w:val="000000" w:themeColor="text1"/>
            <w:sz w:val="28"/>
            <w:szCs w:val="28"/>
          </w:rPr>
          <w:delText xml:space="preserve">Clara </w:delText>
        </w:r>
      </w:del>
      <w:ins w:id="17754" w:author="Claire S" w:date="2026-05-25T14:34:00Z" w16du:dateUtc="2026-05-25T13:34:00Z">
        <w:del w:id="17755" w:author="Daisy Watt" w:date="2026-06-23T12:26:00Z" w16du:dateUtc="2026-06-23T10:26:00Z">
          <w:r w:rsidR="00D02DFE" w:rsidDel="00D85B1A">
            <w:rPr>
              <w:rFonts w:ascii="Cambria" w:hAnsi="Cambria"/>
              <w:color w:val="000000" w:themeColor="text1"/>
              <w:sz w:val="28"/>
              <w:szCs w:val="28"/>
            </w:rPr>
            <w:delText>m</w:delText>
          </w:r>
        </w:del>
      </w:ins>
      <w:ins w:id="17756" w:author="Daisy Watt" w:date="2026-06-23T12:26:00Z" w16du:dateUtc="2026-06-23T10:26:00Z">
        <w:r w:rsidR="00D85B1A">
          <w:rPr>
            <w:rFonts w:ascii="Cambria" w:hAnsi="Cambria"/>
            <w:color w:val="000000" w:themeColor="text1"/>
            <w:sz w:val="28"/>
            <w:szCs w:val="28"/>
          </w:rPr>
          <w:t>M</w:t>
        </w:r>
      </w:ins>
      <w:ins w:id="17757" w:author="Claire S" w:date="2026-05-25T14:34:00Z" w16du:dateUtc="2026-05-25T13:34:00Z">
        <w:r w:rsidR="00D02DFE">
          <w:rPr>
            <w:rFonts w:ascii="Cambria" w:hAnsi="Cambria"/>
            <w:color w:val="000000" w:themeColor="text1"/>
            <w:sz w:val="28"/>
            <w:szCs w:val="28"/>
          </w:rPr>
          <w:t>uffins</w:t>
        </w:r>
      </w:ins>
      <w:ins w:id="17758" w:author="Claire S" w:date="2026-05-25T14:37:00Z" w16du:dateUtc="2026-05-25T13:37:00Z">
        <w:r w:rsidR="00F53EB5">
          <w:rPr>
            <w:rFonts w:ascii="Cambria" w:hAnsi="Cambria"/>
            <w:color w:val="000000" w:themeColor="text1"/>
            <w:sz w:val="28"/>
            <w:szCs w:val="28"/>
          </w:rPr>
          <w:t xml:space="preserve"> suddenly felt </w:t>
        </w:r>
      </w:ins>
      <w:ins w:id="17759" w:author="Claire S" w:date="2026-05-25T14:46:00Z" w16du:dateUtc="2026-05-25T13:46:00Z">
        <w:r w:rsidR="002835D1">
          <w:rPr>
            <w:rFonts w:ascii="Cambria" w:hAnsi="Cambria"/>
            <w:color w:val="000000" w:themeColor="text1"/>
            <w:sz w:val="28"/>
            <w:szCs w:val="28"/>
          </w:rPr>
          <w:t xml:space="preserve">horribly </w:t>
        </w:r>
      </w:ins>
      <w:ins w:id="17760" w:author="Claire S" w:date="2026-05-25T14:37:00Z" w16du:dateUtc="2026-05-25T13:37:00Z">
        <w:r w:rsidR="00F53EB5">
          <w:rPr>
            <w:rFonts w:ascii="Cambria" w:hAnsi="Cambria"/>
            <w:color w:val="000000" w:themeColor="text1"/>
            <w:sz w:val="28"/>
            <w:szCs w:val="28"/>
          </w:rPr>
          <w:t>inappropriate</w:t>
        </w:r>
      </w:ins>
      <w:ins w:id="17761" w:author="Claire S" w:date="2026-05-25T14:34:00Z" w16du:dateUtc="2026-05-25T13:34:00Z">
        <w:r w:rsidR="00D02DFE">
          <w:rPr>
            <w:rFonts w:ascii="Cambria" w:hAnsi="Cambria"/>
            <w:color w:val="000000" w:themeColor="text1"/>
            <w:sz w:val="28"/>
            <w:szCs w:val="28"/>
          </w:rPr>
          <w:t>.</w:t>
        </w:r>
        <w:r w:rsidR="00D02DFE" w:rsidDel="00D02DFE">
          <w:rPr>
            <w:rFonts w:ascii="Cambria" w:hAnsi="Cambria"/>
            <w:color w:val="000000" w:themeColor="text1"/>
            <w:sz w:val="28"/>
            <w:szCs w:val="28"/>
          </w:rPr>
          <w:t xml:space="preserve"> </w:t>
        </w:r>
      </w:ins>
      <w:del w:id="17762" w:author="Claire S" w:date="2026-05-25T14:34:00Z" w16du:dateUtc="2026-05-25T13:34:00Z">
        <w:r w:rsidDel="00D02DFE">
          <w:rPr>
            <w:rFonts w:ascii="Cambria" w:hAnsi="Cambria"/>
            <w:color w:val="000000" w:themeColor="text1"/>
            <w:sz w:val="28"/>
            <w:szCs w:val="28"/>
          </w:rPr>
          <w:delText>paused</w:delText>
        </w:r>
        <w:r w:rsidR="007B51F5" w:rsidDel="00D02DFE">
          <w:rPr>
            <w:rFonts w:ascii="Cambria" w:hAnsi="Cambria"/>
            <w:color w:val="000000" w:themeColor="text1"/>
            <w:sz w:val="28"/>
            <w:szCs w:val="28"/>
          </w:rPr>
          <w:delText xml:space="preserve">, </w:delText>
        </w:r>
        <w:r w:rsidR="0051541B" w:rsidDel="00D02DFE">
          <w:rPr>
            <w:rFonts w:ascii="Cambria" w:hAnsi="Cambria"/>
            <w:color w:val="000000" w:themeColor="text1"/>
            <w:sz w:val="28"/>
            <w:szCs w:val="28"/>
          </w:rPr>
          <w:delText>torn between t</w:delText>
        </w:r>
        <w:r w:rsidR="007B51F5" w:rsidDel="00D02DFE">
          <w:rPr>
            <w:rFonts w:ascii="Cambria" w:hAnsi="Cambria"/>
            <w:color w:val="000000" w:themeColor="text1"/>
            <w:sz w:val="28"/>
            <w:szCs w:val="28"/>
          </w:rPr>
          <w:delText>ell</w:delText>
        </w:r>
        <w:r w:rsidR="0051541B" w:rsidDel="00D02DFE">
          <w:rPr>
            <w:rFonts w:ascii="Cambria" w:hAnsi="Cambria"/>
            <w:color w:val="000000" w:themeColor="text1"/>
            <w:sz w:val="28"/>
            <w:szCs w:val="28"/>
          </w:rPr>
          <w:delText>ing</w:delText>
        </w:r>
        <w:r w:rsidR="007B51F5" w:rsidDel="00D02DFE">
          <w:rPr>
            <w:rFonts w:ascii="Cambria" w:hAnsi="Cambria"/>
            <w:color w:val="000000" w:themeColor="text1"/>
            <w:sz w:val="28"/>
            <w:szCs w:val="28"/>
          </w:rPr>
          <w:delText xml:space="preserve"> him</w:delText>
        </w:r>
        <w:r w:rsidR="00C5677A" w:rsidDel="00D02DFE">
          <w:rPr>
            <w:rFonts w:ascii="Cambria" w:hAnsi="Cambria"/>
            <w:color w:val="000000" w:themeColor="text1"/>
            <w:sz w:val="28"/>
            <w:szCs w:val="28"/>
          </w:rPr>
          <w:delText>,</w:delText>
        </w:r>
        <w:r w:rsidR="00B83DDE" w:rsidDel="00D02DFE">
          <w:rPr>
            <w:rFonts w:ascii="Cambria" w:hAnsi="Cambria"/>
            <w:color w:val="000000" w:themeColor="text1"/>
            <w:sz w:val="28"/>
            <w:szCs w:val="28"/>
          </w:rPr>
          <w:delText xml:space="preserve"> and which muffin</w:delText>
        </w:r>
        <w:r w:rsidR="00CC5413" w:rsidDel="00D02DFE">
          <w:rPr>
            <w:rFonts w:ascii="Cambria" w:hAnsi="Cambria"/>
            <w:color w:val="000000" w:themeColor="text1"/>
            <w:sz w:val="28"/>
            <w:szCs w:val="28"/>
          </w:rPr>
          <w:delText xml:space="preserve"> to </w:delText>
        </w:r>
        <w:r w:rsidR="00C5677A" w:rsidDel="00D02DFE">
          <w:rPr>
            <w:rFonts w:ascii="Cambria" w:hAnsi="Cambria"/>
            <w:color w:val="000000" w:themeColor="text1"/>
            <w:sz w:val="28"/>
            <w:szCs w:val="28"/>
          </w:rPr>
          <w:delText>choose</w:delText>
        </w:r>
        <w:r w:rsidR="00CC5413" w:rsidDel="00D02DFE">
          <w:rPr>
            <w:rFonts w:ascii="Cambria" w:hAnsi="Cambria"/>
            <w:color w:val="000000" w:themeColor="text1"/>
            <w:sz w:val="28"/>
            <w:szCs w:val="28"/>
          </w:rPr>
          <w:delText xml:space="preserve"> now</w:delText>
        </w:r>
        <w:r w:rsidDel="00D02DFE">
          <w:rPr>
            <w:rFonts w:ascii="Cambria" w:hAnsi="Cambria"/>
            <w:color w:val="000000" w:themeColor="text1"/>
            <w:sz w:val="28"/>
            <w:szCs w:val="28"/>
          </w:rPr>
          <w:delText xml:space="preserve">. </w:delText>
        </w:r>
      </w:del>
      <w:r>
        <w:rPr>
          <w:rFonts w:ascii="Cambria" w:hAnsi="Cambria"/>
          <w:color w:val="000000" w:themeColor="text1"/>
          <w:sz w:val="28"/>
          <w:szCs w:val="28"/>
        </w:rPr>
        <w:t>‘</w:t>
      </w:r>
      <w:del w:id="17763" w:author="Claire S" w:date="2026-05-22T15:25:00Z" w16du:dateUtc="2026-05-22T14:25:00Z">
        <w:r w:rsidR="007B51F5" w:rsidDel="00601AE8">
          <w:rPr>
            <w:rFonts w:ascii="Cambria" w:hAnsi="Cambria"/>
            <w:color w:val="000000" w:themeColor="text1"/>
            <w:sz w:val="28"/>
            <w:szCs w:val="28"/>
          </w:rPr>
          <w:delText xml:space="preserve">Well, actually, </w:delText>
        </w:r>
        <w:r w:rsidDel="00601AE8">
          <w:rPr>
            <w:rFonts w:ascii="Cambria" w:hAnsi="Cambria"/>
            <w:color w:val="000000" w:themeColor="text1"/>
            <w:sz w:val="28"/>
            <w:szCs w:val="28"/>
          </w:rPr>
          <w:delText>I kind of do</w:delText>
        </w:r>
      </w:del>
      <w:ins w:id="17764" w:author="Claire S" w:date="2026-05-22T15:25:00Z" w16du:dateUtc="2026-05-22T14:25:00Z">
        <w:r w:rsidR="00601AE8">
          <w:rPr>
            <w:rFonts w:ascii="Cambria" w:hAnsi="Cambria"/>
            <w:color w:val="000000" w:themeColor="text1"/>
            <w:sz w:val="28"/>
            <w:szCs w:val="28"/>
          </w:rPr>
          <w:t xml:space="preserve">I hadn’t managed to talk to her since the </w:t>
        </w:r>
        <w:del w:id="17765" w:author="Daisy Watt" w:date="2026-06-22T22:40:00Z" w16du:dateUtc="2026-06-22T20:40:00Z">
          <w:r w:rsidR="00601AE8" w:rsidDel="004B6646">
            <w:rPr>
              <w:rFonts w:ascii="Cambria" w:hAnsi="Cambria"/>
              <w:color w:val="000000" w:themeColor="text1"/>
              <w:sz w:val="28"/>
              <w:szCs w:val="28"/>
            </w:rPr>
            <w:delText>A</w:delText>
          </w:r>
        </w:del>
      </w:ins>
      <w:ins w:id="17766" w:author="Daisy Watt" w:date="2026-06-22T22:40:00Z" w16du:dateUtc="2026-06-22T20:40:00Z">
        <w:r w:rsidR="004B6646">
          <w:rPr>
            <w:rFonts w:ascii="Cambria" w:hAnsi="Cambria"/>
            <w:color w:val="000000" w:themeColor="text1"/>
            <w:sz w:val="28"/>
            <w:szCs w:val="28"/>
          </w:rPr>
          <w:t>a</w:t>
        </w:r>
      </w:ins>
      <w:ins w:id="17767" w:author="Claire S" w:date="2026-05-22T15:25:00Z" w16du:dateUtc="2026-05-22T14:25:00Z">
        <w:r w:rsidR="00601AE8">
          <w:rPr>
            <w:rFonts w:ascii="Cambria" w:hAnsi="Cambria"/>
            <w:color w:val="000000" w:themeColor="text1"/>
            <w:sz w:val="28"/>
            <w:szCs w:val="28"/>
          </w:rPr>
          <w:t>wards</w:t>
        </w:r>
      </w:ins>
      <w:ins w:id="17768" w:author="Daisy Watt" w:date="2026-06-23T12:31:00Z" w16du:dateUtc="2026-06-23T10:31:00Z">
        <w:r w:rsidR="00D85B1A">
          <w:rPr>
            <w:rFonts w:ascii="Cambria" w:hAnsi="Cambria"/>
            <w:color w:val="000000" w:themeColor="text1"/>
            <w:sz w:val="28"/>
            <w:szCs w:val="28"/>
          </w:rPr>
          <w:t>.</w:t>
        </w:r>
      </w:ins>
      <w:del w:id="17769" w:author="Daisy Watt" w:date="2026-06-23T12:31:00Z" w16du:dateUtc="2026-06-23T10:31:00Z">
        <w:r>
          <w:rPr>
            <w:rFonts w:ascii="Cambria" w:hAnsi="Cambria"/>
            <w:color w:val="000000" w:themeColor="text1"/>
            <w:sz w:val="28"/>
            <w:szCs w:val="28"/>
          </w:rPr>
          <w:delText xml:space="preserve"> </w:delText>
        </w:r>
        <w:r w:rsidR="007B51F5">
          <w:rPr>
            <w:rFonts w:ascii="Cambria" w:hAnsi="Cambria"/>
            <w:color w:val="000000" w:themeColor="text1"/>
            <w:sz w:val="28"/>
            <w:szCs w:val="28"/>
          </w:rPr>
          <w:delText>-</w:delText>
        </w:r>
      </w:del>
      <w:r>
        <w:rPr>
          <w:rFonts w:ascii="Cambria" w:hAnsi="Cambria"/>
          <w:color w:val="000000" w:themeColor="text1"/>
          <w:sz w:val="28"/>
          <w:szCs w:val="28"/>
        </w:rPr>
        <w:t>’</w:t>
      </w:r>
      <w:commentRangeEnd w:id="17588"/>
      <w:r w:rsidR="00D85B1A">
        <w:rPr>
          <w:rStyle w:val="CommentReference"/>
          <w:rFonts w:ascii="Cambria" w:hAnsi="Cambria"/>
          <w:color w:val="000000" w:themeColor="text1"/>
          <w:sz w:val="28"/>
          <w:szCs w:val="28"/>
        </w:rPr>
        <w:commentReference w:id="17588"/>
      </w:r>
    </w:p>
    <w:p w14:paraId="32833111" w14:textId="694A2FF8" w:rsidR="00083CCA" w:rsidRDefault="00083CCA" w:rsidP="00083CCA">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ins w:id="17770" w:author="Daisy Watt" w:date="2026-06-23T12:33:00Z" w16du:dateUtc="2026-06-23T10:33:00Z">
        <w:r w:rsidR="00D85B1A">
          <w:rPr>
            <w:rFonts w:ascii="Cambria" w:hAnsi="Cambria"/>
            <w:color w:val="000000" w:themeColor="text1"/>
            <w:sz w:val="28"/>
            <w:szCs w:val="28"/>
          </w:rPr>
          <w:t>’</w:t>
        </w:r>
      </w:ins>
      <w:r w:rsidR="007B51F5">
        <w:rPr>
          <w:rFonts w:ascii="Cambria" w:hAnsi="Cambria"/>
          <w:color w:val="000000" w:themeColor="text1"/>
          <w:sz w:val="28"/>
          <w:szCs w:val="28"/>
        </w:rPr>
        <w:t>Scuse me!</w:t>
      </w:r>
      <w:r>
        <w:rPr>
          <w:rFonts w:ascii="Cambria" w:hAnsi="Cambria"/>
          <w:color w:val="000000" w:themeColor="text1"/>
          <w:sz w:val="28"/>
          <w:szCs w:val="28"/>
        </w:rPr>
        <w:t xml:space="preserve">’ Maude </w:t>
      </w:r>
      <w:del w:id="17771" w:author="Claire S" w:date="2026-06-04T17:36:00Z" w16du:dateUtc="2026-06-04T16:36:00Z">
        <w:r>
          <w:rPr>
            <w:rFonts w:ascii="Cambria" w:hAnsi="Cambria"/>
            <w:color w:val="000000" w:themeColor="text1"/>
            <w:sz w:val="28"/>
            <w:szCs w:val="28"/>
          </w:rPr>
          <w:delText xml:space="preserve">pushed </w:delText>
        </w:r>
        <w:r w:rsidR="00852889">
          <w:rPr>
            <w:rFonts w:ascii="Cambria" w:hAnsi="Cambria"/>
            <w:color w:val="000000" w:themeColor="text1"/>
            <w:sz w:val="28"/>
            <w:szCs w:val="28"/>
          </w:rPr>
          <w:delText>in</w:delText>
        </w:r>
      </w:del>
      <w:ins w:id="17772" w:author="Claire S" w:date="2026-06-04T17:36:00Z" w16du:dateUtc="2026-06-04T16:36:00Z">
        <w:r w:rsidR="006C015E">
          <w:rPr>
            <w:rFonts w:ascii="Cambria" w:hAnsi="Cambria"/>
            <w:color w:val="000000" w:themeColor="text1"/>
            <w:sz w:val="28"/>
            <w:szCs w:val="28"/>
          </w:rPr>
          <w:t>appeared</w:t>
        </w:r>
      </w:ins>
      <w:r w:rsidR="00852889">
        <w:rPr>
          <w:rFonts w:ascii="Cambria" w:hAnsi="Cambria"/>
          <w:color w:val="000000" w:themeColor="text1"/>
          <w:sz w:val="28"/>
          <w:szCs w:val="28"/>
        </w:rPr>
        <w:t xml:space="preserve"> between them</w:t>
      </w:r>
      <w:r>
        <w:rPr>
          <w:rFonts w:ascii="Cambria" w:hAnsi="Cambria"/>
          <w:color w:val="000000" w:themeColor="text1"/>
          <w:sz w:val="28"/>
          <w:szCs w:val="28"/>
        </w:rPr>
        <w:t>. ‘</w:t>
      </w:r>
      <w:del w:id="17773" w:author="Claire S" w:date="2026-05-22T16:29:00Z" w16du:dateUtc="2026-05-22T15:29:00Z">
        <w:r w:rsidDel="007B04F6">
          <w:rPr>
            <w:rFonts w:ascii="Cambria" w:hAnsi="Cambria"/>
            <w:color w:val="000000" w:themeColor="text1"/>
            <w:sz w:val="28"/>
            <w:szCs w:val="28"/>
          </w:rPr>
          <w:delText>Did I just hear you</w:delText>
        </w:r>
      </w:del>
      <w:ins w:id="17774" w:author="Claire S" w:date="2026-05-22T16:29:00Z" w16du:dateUtc="2026-05-22T15:29:00Z">
        <w:r w:rsidR="007B04F6">
          <w:rPr>
            <w:rFonts w:ascii="Cambria" w:hAnsi="Cambria"/>
            <w:color w:val="000000" w:themeColor="text1"/>
            <w:sz w:val="28"/>
            <w:szCs w:val="28"/>
          </w:rPr>
          <w:t>Talking about</w:t>
        </w:r>
      </w:ins>
      <w:del w:id="17775" w:author="Claire S" w:date="2026-05-22T16:29:00Z" w16du:dateUtc="2026-05-22T15:29:00Z">
        <w:r w:rsidDel="007B04F6">
          <w:rPr>
            <w:rFonts w:ascii="Cambria" w:hAnsi="Cambria"/>
            <w:color w:val="000000" w:themeColor="text1"/>
            <w:sz w:val="28"/>
            <w:szCs w:val="28"/>
          </w:rPr>
          <w:delText xml:space="preserve"> say you know where that</w:delText>
        </w:r>
      </w:del>
      <w:ins w:id="17776" w:author="Claire S" w:date="2026-05-22T16:29:00Z" w16du:dateUtc="2026-05-22T15:29:00Z">
        <w:r w:rsidR="007B04F6">
          <w:rPr>
            <w:rFonts w:ascii="Cambria" w:hAnsi="Cambria"/>
            <w:color w:val="000000" w:themeColor="text1"/>
            <w:sz w:val="28"/>
            <w:szCs w:val="28"/>
          </w:rPr>
          <w:t xml:space="preserve"> poor</w:t>
        </w:r>
      </w:ins>
      <w:r>
        <w:rPr>
          <w:rFonts w:ascii="Cambria" w:hAnsi="Cambria"/>
          <w:color w:val="000000" w:themeColor="text1"/>
          <w:sz w:val="28"/>
          <w:szCs w:val="28"/>
        </w:rPr>
        <w:t xml:space="preserve"> drippy Violet Childs</w:t>
      </w:r>
      <w:del w:id="17777" w:author="Claire S" w:date="2026-05-22T16:29:00Z" w16du:dateUtc="2026-05-22T15:29:00Z">
        <w:r w:rsidDel="007B04F6">
          <w:rPr>
            <w:rFonts w:ascii="Cambria" w:hAnsi="Cambria"/>
            <w:color w:val="000000" w:themeColor="text1"/>
            <w:sz w:val="28"/>
            <w:szCs w:val="28"/>
          </w:rPr>
          <w:delText xml:space="preserve"> is</w:delText>
        </w:r>
      </w:del>
      <w:r>
        <w:rPr>
          <w:rFonts w:ascii="Cambria" w:hAnsi="Cambria"/>
          <w:color w:val="000000" w:themeColor="text1"/>
          <w:sz w:val="28"/>
          <w:szCs w:val="28"/>
        </w:rPr>
        <w:t>?’</w:t>
      </w:r>
    </w:p>
    <w:p w14:paraId="6DFE3470" w14:textId="0284D766" w:rsidR="00083CCA" w:rsidRDefault="00083CCA" w:rsidP="00083CCA">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r w:rsidR="0048214F">
        <w:rPr>
          <w:rFonts w:ascii="Cambria" w:hAnsi="Cambria"/>
          <w:color w:val="000000" w:themeColor="text1"/>
          <w:sz w:val="28"/>
          <w:szCs w:val="28"/>
        </w:rPr>
        <w:t>She’s not drippy</w:t>
      </w:r>
      <w:r>
        <w:rPr>
          <w:rFonts w:ascii="Cambria" w:hAnsi="Cambria"/>
          <w:color w:val="000000" w:themeColor="text1"/>
          <w:sz w:val="28"/>
          <w:szCs w:val="28"/>
        </w:rPr>
        <w:t>,’ snapped Clara</w:t>
      </w:r>
      <w:del w:id="17778" w:author="Claire S" w:date="2026-05-25T14:34:00Z" w16du:dateUtc="2026-05-25T13:34:00Z">
        <w:r w:rsidR="00371F6A" w:rsidDel="00D02DFE">
          <w:rPr>
            <w:rFonts w:ascii="Cambria" w:hAnsi="Cambria"/>
            <w:color w:val="000000" w:themeColor="text1"/>
            <w:sz w:val="28"/>
            <w:szCs w:val="28"/>
          </w:rPr>
          <w:delText>, giving up on the muffins</w:delText>
        </w:r>
      </w:del>
      <w:r>
        <w:rPr>
          <w:rFonts w:ascii="Cambria" w:hAnsi="Cambria"/>
          <w:color w:val="000000" w:themeColor="text1"/>
          <w:sz w:val="28"/>
          <w:szCs w:val="28"/>
        </w:rPr>
        <w:t xml:space="preserve">. ‘And I’m next, thanks Maude.’ </w:t>
      </w:r>
      <w:r w:rsidR="00807791">
        <w:rPr>
          <w:rFonts w:ascii="Cambria" w:hAnsi="Cambria"/>
          <w:color w:val="000000" w:themeColor="text1"/>
          <w:sz w:val="28"/>
          <w:szCs w:val="28"/>
        </w:rPr>
        <w:t>M</w:t>
      </w:r>
      <w:r w:rsidR="00852889">
        <w:rPr>
          <w:rFonts w:ascii="Cambria" w:hAnsi="Cambria"/>
          <w:color w:val="000000" w:themeColor="text1"/>
          <w:sz w:val="28"/>
          <w:szCs w:val="28"/>
        </w:rPr>
        <w:t>ov</w:t>
      </w:r>
      <w:r w:rsidR="00807791">
        <w:rPr>
          <w:rFonts w:ascii="Cambria" w:hAnsi="Cambria"/>
          <w:color w:val="000000" w:themeColor="text1"/>
          <w:sz w:val="28"/>
          <w:szCs w:val="28"/>
        </w:rPr>
        <w:t>ing</w:t>
      </w:r>
      <w:r w:rsidR="00852889">
        <w:rPr>
          <w:rFonts w:ascii="Cambria" w:hAnsi="Cambria"/>
          <w:color w:val="000000" w:themeColor="text1"/>
          <w:sz w:val="28"/>
          <w:szCs w:val="28"/>
        </w:rPr>
        <w:t xml:space="preserve"> down the line</w:t>
      </w:r>
      <w:r w:rsidR="00807791">
        <w:rPr>
          <w:rFonts w:ascii="Cambria" w:hAnsi="Cambria"/>
          <w:color w:val="000000" w:themeColor="text1"/>
          <w:sz w:val="28"/>
          <w:szCs w:val="28"/>
        </w:rPr>
        <w:t>, she</w:t>
      </w:r>
      <w:r w:rsidR="00852889">
        <w:rPr>
          <w:rFonts w:ascii="Cambria" w:hAnsi="Cambria"/>
          <w:color w:val="000000" w:themeColor="text1"/>
          <w:sz w:val="28"/>
          <w:szCs w:val="28"/>
        </w:rPr>
        <w:t xml:space="preserve"> </w:t>
      </w:r>
      <w:r>
        <w:rPr>
          <w:rFonts w:ascii="Cambria" w:hAnsi="Cambria"/>
          <w:color w:val="000000" w:themeColor="text1"/>
          <w:sz w:val="28"/>
          <w:szCs w:val="28"/>
        </w:rPr>
        <w:t>ordered</w:t>
      </w:r>
      <w:r w:rsidR="0048214F">
        <w:rPr>
          <w:rFonts w:ascii="Cambria" w:hAnsi="Cambria"/>
          <w:color w:val="000000" w:themeColor="text1"/>
          <w:sz w:val="28"/>
          <w:szCs w:val="28"/>
        </w:rPr>
        <w:t xml:space="preserve"> </w:t>
      </w:r>
      <w:ins w:id="17779" w:author="Claire S" w:date="2026-05-25T14:46:00Z" w16du:dateUtc="2026-05-25T13:46:00Z">
        <w:r w:rsidR="002835D1">
          <w:rPr>
            <w:rFonts w:ascii="Cambria" w:hAnsi="Cambria"/>
            <w:color w:val="000000" w:themeColor="text1"/>
            <w:sz w:val="28"/>
            <w:szCs w:val="28"/>
          </w:rPr>
          <w:t xml:space="preserve">some </w:t>
        </w:r>
      </w:ins>
      <w:ins w:id="17780" w:author="Claire S" w:date="2026-06-05T09:03:00Z" w16du:dateUtc="2026-06-05T08:03:00Z">
        <w:r w:rsidR="00EF5637">
          <w:rPr>
            <w:rFonts w:ascii="Cambria" w:hAnsi="Cambria"/>
            <w:color w:val="000000" w:themeColor="text1"/>
            <w:sz w:val="28"/>
            <w:szCs w:val="28"/>
          </w:rPr>
          <w:t xml:space="preserve">carrot </w:t>
        </w:r>
      </w:ins>
      <w:del w:id="17781" w:author="Claire S" w:date="2026-05-25T14:32:00Z" w16du:dateUtc="2026-05-25T13:32:00Z">
        <w:r w:rsidR="0048214F" w:rsidDel="00242F0B">
          <w:rPr>
            <w:rFonts w:ascii="Cambria" w:hAnsi="Cambria"/>
            <w:color w:val="000000" w:themeColor="text1"/>
            <w:sz w:val="28"/>
            <w:szCs w:val="28"/>
          </w:rPr>
          <w:delText>carrot</w:delText>
        </w:r>
        <w:r w:rsidR="00A52650" w:rsidDel="00242F0B">
          <w:rPr>
            <w:rFonts w:ascii="Cambria" w:hAnsi="Cambria"/>
            <w:color w:val="000000" w:themeColor="text1"/>
            <w:sz w:val="28"/>
            <w:szCs w:val="28"/>
          </w:rPr>
          <w:delText xml:space="preserve"> </w:delText>
        </w:r>
      </w:del>
      <w:r>
        <w:rPr>
          <w:rFonts w:ascii="Cambria" w:hAnsi="Cambria"/>
          <w:color w:val="000000" w:themeColor="text1"/>
          <w:sz w:val="28"/>
          <w:szCs w:val="28"/>
        </w:rPr>
        <w:t>soup</w:t>
      </w:r>
      <w:del w:id="17782" w:author="Claire S" w:date="2026-05-25T14:32:00Z" w16du:dateUtc="2026-05-25T13:32:00Z">
        <w:r w:rsidDel="00242F0B">
          <w:rPr>
            <w:rFonts w:ascii="Cambria" w:hAnsi="Cambria"/>
            <w:color w:val="000000" w:themeColor="text1"/>
            <w:sz w:val="28"/>
            <w:szCs w:val="28"/>
          </w:rPr>
          <w:delText xml:space="preserve"> </w:delText>
        </w:r>
        <w:r w:rsidR="00A52650" w:rsidDel="00242F0B">
          <w:rPr>
            <w:rFonts w:ascii="Cambria" w:hAnsi="Cambria"/>
            <w:color w:val="000000" w:themeColor="text1"/>
            <w:sz w:val="28"/>
            <w:szCs w:val="28"/>
          </w:rPr>
          <w:delText>instead</w:delText>
        </w:r>
        <w:r w:rsidR="00E35530" w:rsidDel="00242F0B">
          <w:rPr>
            <w:rFonts w:ascii="Cambria" w:hAnsi="Cambria"/>
            <w:color w:val="000000" w:themeColor="text1"/>
            <w:sz w:val="28"/>
            <w:szCs w:val="28"/>
          </w:rPr>
          <w:delText xml:space="preserve"> of cake</w:delText>
        </w:r>
      </w:del>
      <w:r>
        <w:rPr>
          <w:rFonts w:ascii="Cambria" w:hAnsi="Cambria"/>
          <w:color w:val="000000" w:themeColor="text1"/>
          <w:sz w:val="28"/>
          <w:szCs w:val="28"/>
        </w:rPr>
        <w:t xml:space="preserve">. </w:t>
      </w:r>
    </w:p>
    <w:p w14:paraId="4C2E8FAB" w14:textId="35C5E57D" w:rsidR="00083CCA" w:rsidDel="002D6110" w:rsidRDefault="00083CCA" w:rsidP="00083CCA">
      <w:pPr>
        <w:spacing w:line="360" w:lineRule="auto"/>
        <w:ind w:firstLine="720"/>
        <w:contextualSpacing/>
        <w:rPr>
          <w:del w:id="17783" w:author="Claire S" w:date="2026-07-29T17:52:00Z" w16du:dateUtc="2026-07-29T16:52:00Z"/>
          <w:rFonts w:ascii="Cambria" w:hAnsi="Cambria"/>
          <w:color w:val="000000" w:themeColor="text1"/>
          <w:sz w:val="28"/>
          <w:szCs w:val="28"/>
        </w:rPr>
      </w:pPr>
      <w:del w:id="17784" w:author="Claire S" w:date="2026-07-29T17:52:00Z" w16du:dateUtc="2026-07-29T16:52:00Z">
        <w:r w:rsidDel="002D6110">
          <w:rPr>
            <w:rFonts w:ascii="Cambria" w:hAnsi="Cambria"/>
            <w:color w:val="000000" w:themeColor="text1"/>
            <w:sz w:val="28"/>
            <w:szCs w:val="28"/>
          </w:rPr>
          <w:delText xml:space="preserve">‘OMG!’ One of the </w:delText>
        </w:r>
        <w:r w:rsidR="00C934C7" w:rsidDel="002D6110">
          <w:rPr>
            <w:rFonts w:ascii="Cambria" w:hAnsi="Cambria"/>
            <w:color w:val="000000" w:themeColor="text1"/>
            <w:sz w:val="28"/>
            <w:szCs w:val="28"/>
          </w:rPr>
          <w:delText xml:space="preserve">blonde </w:delText>
        </w:r>
        <w:r w:rsidDel="002D6110">
          <w:rPr>
            <w:rFonts w:ascii="Cambria" w:hAnsi="Cambria"/>
            <w:color w:val="000000" w:themeColor="text1"/>
            <w:sz w:val="28"/>
            <w:szCs w:val="28"/>
          </w:rPr>
          <w:delText>Henriettas appeared</w:delText>
        </w:r>
        <w:r w:rsidR="005D02C4" w:rsidDel="002D6110">
          <w:rPr>
            <w:rFonts w:ascii="Cambria" w:hAnsi="Cambria"/>
            <w:color w:val="000000" w:themeColor="text1"/>
            <w:sz w:val="28"/>
            <w:szCs w:val="28"/>
          </w:rPr>
          <w:delText xml:space="preserve"> beside Maude</w:delText>
        </w:r>
        <w:r w:rsidR="00852889" w:rsidDel="002D6110">
          <w:rPr>
            <w:rFonts w:ascii="Cambria" w:hAnsi="Cambria"/>
            <w:color w:val="000000" w:themeColor="text1"/>
            <w:sz w:val="28"/>
            <w:szCs w:val="28"/>
          </w:rPr>
          <w:delText>,</w:delText>
        </w:r>
        <w:r w:rsidDel="002D6110">
          <w:rPr>
            <w:rFonts w:ascii="Cambria" w:hAnsi="Cambria"/>
            <w:color w:val="000000" w:themeColor="text1"/>
            <w:sz w:val="28"/>
            <w:szCs w:val="28"/>
          </w:rPr>
          <w:delText xml:space="preserve"> eyes massive with </w:delText>
        </w:r>
        <w:r w:rsidR="00A86902" w:rsidDel="002D6110">
          <w:rPr>
            <w:rFonts w:ascii="Cambria" w:hAnsi="Cambria"/>
            <w:color w:val="000000" w:themeColor="text1"/>
            <w:sz w:val="28"/>
            <w:szCs w:val="28"/>
          </w:rPr>
          <w:delText xml:space="preserve">the </w:delText>
        </w:r>
        <w:r w:rsidR="00965843" w:rsidDel="002D6110">
          <w:rPr>
            <w:rFonts w:ascii="Cambria" w:hAnsi="Cambria"/>
            <w:color w:val="000000" w:themeColor="text1"/>
            <w:sz w:val="28"/>
            <w:szCs w:val="28"/>
          </w:rPr>
          <w:delText>recent scandal</w:delText>
        </w:r>
        <w:r w:rsidDel="002D6110">
          <w:rPr>
            <w:rFonts w:ascii="Cambria" w:hAnsi="Cambria"/>
            <w:color w:val="000000" w:themeColor="text1"/>
            <w:sz w:val="28"/>
            <w:szCs w:val="28"/>
          </w:rPr>
          <w:delText>. ‘</w:delText>
        </w:r>
        <w:commentRangeStart w:id="17785"/>
        <w:r w:rsidDel="002D6110">
          <w:rPr>
            <w:rFonts w:ascii="Cambria" w:hAnsi="Cambria"/>
            <w:color w:val="000000" w:themeColor="text1"/>
            <w:sz w:val="28"/>
            <w:szCs w:val="28"/>
          </w:rPr>
          <w:delText>I’ve just heard -</w:delText>
        </w:r>
      </w:del>
      <w:ins w:id="17786" w:author="Daisy Watt" w:date="2026-06-23T12:34:00Z" w16du:dateUtc="2026-06-23T10:34:00Z">
        <w:del w:id="17787" w:author="Claire S" w:date="2026-07-29T17:52:00Z" w16du:dateUtc="2026-07-29T16:52:00Z">
          <w:r w:rsidR="00D85B1A" w:rsidDel="002D6110">
            <w:rPr>
              <w:rFonts w:ascii="Cambria" w:hAnsi="Cambria"/>
              <w:color w:val="000000" w:themeColor="text1"/>
              <w:sz w:val="28"/>
              <w:szCs w:val="28"/>
            </w:rPr>
            <w:delText>–</w:delText>
          </w:r>
        </w:del>
      </w:ins>
      <w:del w:id="17788" w:author="Claire S" w:date="2026-07-29T17:52:00Z" w16du:dateUtc="2026-07-29T16:52:00Z">
        <w:r w:rsidDel="002D6110">
          <w:rPr>
            <w:rFonts w:ascii="Cambria" w:hAnsi="Cambria"/>
            <w:color w:val="000000" w:themeColor="text1"/>
            <w:sz w:val="28"/>
            <w:szCs w:val="28"/>
          </w:rPr>
          <w:delText xml:space="preserve"> </w:delText>
        </w:r>
        <w:commentRangeStart w:id="17789"/>
        <w:r w:rsidDel="002D6110">
          <w:rPr>
            <w:rFonts w:ascii="Cambria" w:hAnsi="Cambria"/>
            <w:color w:val="000000" w:themeColor="text1"/>
            <w:sz w:val="28"/>
            <w:szCs w:val="28"/>
          </w:rPr>
          <w:delText>that Yorkshire loser topped herself ‘</w:delText>
        </w:r>
      </w:del>
      <w:ins w:id="17790" w:author="Daisy Watt" w:date="2026-06-23T12:34:00Z" w16du:dateUtc="2026-06-23T10:34:00Z">
        <w:del w:id="17791" w:author="Claire S" w:date="2026-07-29T17:52:00Z" w16du:dateUtc="2026-07-29T16:52:00Z">
          <w:r w:rsidR="00D85B1A" w:rsidDel="002D6110">
            <w:rPr>
              <w:rFonts w:ascii="Cambria" w:hAnsi="Cambria"/>
              <w:color w:val="000000" w:themeColor="text1"/>
              <w:sz w:val="28"/>
              <w:szCs w:val="28"/>
            </w:rPr>
            <w:delText>’</w:delText>
          </w:r>
        </w:del>
      </w:ins>
      <w:del w:id="17792" w:author="Claire S" w:date="2026-07-29T17:52:00Z" w16du:dateUtc="2026-07-29T16:52:00Z">
        <w:r w:rsidDel="002D6110">
          <w:rPr>
            <w:rFonts w:ascii="Cambria" w:hAnsi="Cambria"/>
            <w:color w:val="000000" w:themeColor="text1"/>
            <w:sz w:val="28"/>
            <w:szCs w:val="28"/>
          </w:rPr>
          <w:delText>cos she was in love with Dex.</w:delText>
        </w:r>
        <w:commentRangeEnd w:id="17785"/>
        <w:r w:rsidR="00D85B1A" w:rsidDel="002D6110">
          <w:rPr>
            <w:rStyle w:val="CommentReference"/>
            <w:rFonts w:ascii="Cambria" w:hAnsi="Cambria"/>
            <w:color w:val="000000" w:themeColor="text1"/>
            <w:sz w:val="28"/>
            <w:szCs w:val="28"/>
          </w:rPr>
          <w:commentReference w:id="17785"/>
        </w:r>
        <w:r w:rsidDel="002D6110">
          <w:rPr>
            <w:rFonts w:ascii="Cambria" w:hAnsi="Cambria"/>
            <w:color w:val="000000" w:themeColor="text1"/>
            <w:sz w:val="28"/>
            <w:szCs w:val="28"/>
          </w:rPr>
          <w:delText>’</w:delText>
        </w:r>
      </w:del>
    </w:p>
    <w:p w14:paraId="7F34455B" w14:textId="1EFDA251" w:rsidR="003A4768" w:rsidDel="00C71B21" w:rsidRDefault="003A4768" w:rsidP="00083CCA">
      <w:pPr>
        <w:spacing w:line="360" w:lineRule="auto"/>
        <w:ind w:firstLine="720"/>
        <w:contextualSpacing/>
        <w:rPr>
          <w:del w:id="17793" w:author="Claire S" w:date="2026-05-22T16:30:00Z" w16du:dateUtc="2026-05-22T15:30:00Z"/>
          <w:rFonts w:ascii="Cambria" w:hAnsi="Cambria"/>
          <w:color w:val="000000" w:themeColor="text1"/>
          <w:sz w:val="28"/>
          <w:szCs w:val="28"/>
        </w:rPr>
      </w:pPr>
      <w:del w:id="17794" w:author="Claire S" w:date="2026-05-22T16:30:00Z" w16du:dateUtc="2026-05-22T15:30:00Z">
        <w:r w:rsidDel="00C71B21">
          <w:rPr>
            <w:rFonts w:ascii="Cambria" w:hAnsi="Cambria"/>
            <w:color w:val="000000" w:themeColor="text1"/>
            <w:sz w:val="28"/>
            <w:szCs w:val="28"/>
          </w:rPr>
          <w:delText xml:space="preserve">‘See!’ Ishan </w:delText>
        </w:r>
        <w:r w:rsidR="005D02C4" w:rsidDel="00C71B21">
          <w:rPr>
            <w:rFonts w:ascii="Cambria" w:hAnsi="Cambria"/>
            <w:color w:val="000000" w:themeColor="text1"/>
            <w:sz w:val="28"/>
            <w:szCs w:val="28"/>
          </w:rPr>
          <w:delText>seemed almost jubilant</w:delText>
        </w:r>
        <w:r w:rsidDel="00C71B21">
          <w:rPr>
            <w:rFonts w:ascii="Cambria" w:hAnsi="Cambria"/>
            <w:color w:val="000000" w:themeColor="text1"/>
            <w:sz w:val="28"/>
            <w:szCs w:val="28"/>
          </w:rPr>
          <w:delText xml:space="preserve">. </w:delText>
        </w:r>
        <w:r w:rsidR="009655D6" w:rsidDel="00C71B21">
          <w:rPr>
            <w:rFonts w:ascii="Cambria" w:hAnsi="Cambria"/>
            <w:color w:val="000000" w:themeColor="text1"/>
            <w:sz w:val="28"/>
            <w:szCs w:val="28"/>
          </w:rPr>
          <w:delText>‘I was right.’</w:delText>
        </w:r>
        <w:commentRangeEnd w:id="17789"/>
        <w:r w:rsidR="00C6453F" w:rsidDel="00C71B21">
          <w:rPr>
            <w:rStyle w:val="CommentReference"/>
            <w:rFonts w:ascii="Cambria" w:hAnsi="Cambria"/>
            <w:color w:val="000000" w:themeColor="text1"/>
            <w:sz w:val="28"/>
            <w:szCs w:val="28"/>
          </w:rPr>
          <w:commentReference w:id="17789"/>
        </w:r>
      </w:del>
    </w:p>
    <w:p w14:paraId="314A6B03" w14:textId="22B7D565" w:rsidR="00083CCA" w:rsidDel="00C71B21" w:rsidRDefault="003A4768" w:rsidP="00083CCA">
      <w:pPr>
        <w:spacing w:line="360" w:lineRule="auto"/>
        <w:ind w:firstLine="720"/>
        <w:contextualSpacing/>
        <w:rPr>
          <w:del w:id="17795" w:author="Claire S" w:date="2026-05-22T16:30:00Z" w16du:dateUtc="2026-05-22T15:30:00Z"/>
          <w:rFonts w:ascii="Cambria" w:hAnsi="Cambria"/>
          <w:color w:val="000000" w:themeColor="text1"/>
          <w:sz w:val="28"/>
          <w:szCs w:val="28"/>
        </w:rPr>
      </w:pPr>
      <w:del w:id="17796" w:author="Claire S" w:date="2026-05-22T16:30:00Z" w16du:dateUtc="2026-05-22T15:30:00Z">
        <w:r w:rsidDel="00C71B21">
          <w:rPr>
            <w:rFonts w:ascii="Cambria" w:hAnsi="Cambria"/>
            <w:color w:val="000000" w:themeColor="text1"/>
            <w:sz w:val="28"/>
            <w:szCs w:val="28"/>
          </w:rPr>
          <w:delText>‘</w:delText>
        </w:r>
        <w:r w:rsidR="00413F97" w:rsidDel="00C71B21">
          <w:rPr>
            <w:rFonts w:ascii="Cambria" w:hAnsi="Cambria"/>
            <w:color w:val="000000" w:themeColor="text1"/>
            <w:sz w:val="28"/>
            <w:szCs w:val="28"/>
          </w:rPr>
          <w:delText>Viole</w:delText>
        </w:r>
        <w:r w:rsidDel="00C71B21">
          <w:rPr>
            <w:rFonts w:ascii="Cambria" w:hAnsi="Cambria"/>
            <w:color w:val="000000" w:themeColor="text1"/>
            <w:sz w:val="28"/>
            <w:szCs w:val="28"/>
          </w:rPr>
          <w:delText xml:space="preserve">t?’ </w:delText>
        </w:r>
        <w:r w:rsidR="00083CCA" w:rsidDel="00C71B21">
          <w:rPr>
            <w:rFonts w:ascii="Cambria" w:hAnsi="Cambria"/>
            <w:color w:val="000000" w:themeColor="text1"/>
            <w:sz w:val="28"/>
            <w:szCs w:val="28"/>
          </w:rPr>
          <w:delText xml:space="preserve">Clara’s heart </w:delText>
        </w:r>
        <w:r w:rsidDel="00C71B21">
          <w:rPr>
            <w:rFonts w:ascii="Cambria" w:hAnsi="Cambria"/>
            <w:color w:val="000000" w:themeColor="text1"/>
            <w:sz w:val="28"/>
            <w:szCs w:val="28"/>
          </w:rPr>
          <w:delText>had jolted</w:delText>
        </w:r>
        <w:r w:rsidR="00083CCA" w:rsidDel="00C71B21">
          <w:rPr>
            <w:rFonts w:ascii="Cambria" w:hAnsi="Cambria"/>
            <w:color w:val="000000" w:themeColor="text1"/>
            <w:sz w:val="28"/>
            <w:szCs w:val="28"/>
          </w:rPr>
          <w:delText>. ‘</w:delText>
        </w:r>
        <w:r w:rsidR="005C2055" w:rsidDel="00C71B21">
          <w:rPr>
            <w:rFonts w:ascii="Cambria" w:hAnsi="Cambria"/>
            <w:color w:val="000000" w:themeColor="text1"/>
            <w:sz w:val="28"/>
            <w:szCs w:val="28"/>
          </w:rPr>
          <w:delText>K</w:delText>
        </w:r>
        <w:r w:rsidDel="00C71B21">
          <w:rPr>
            <w:rFonts w:ascii="Cambria" w:hAnsi="Cambria"/>
            <w:color w:val="000000" w:themeColor="text1"/>
            <w:sz w:val="28"/>
            <w:szCs w:val="28"/>
          </w:rPr>
          <w:delText>ill</w:delText>
        </w:r>
        <w:r w:rsidR="00083CCA" w:rsidDel="00C71B21">
          <w:rPr>
            <w:rFonts w:ascii="Cambria" w:hAnsi="Cambria"/>
            <w:color w:val="000000" w:themeColor="text1"/>
            <w:sz w:val="28"/>
            <w:szCs w:val="28"/>
          </w:rPr>
          <w:delText>ed herself?</w:delText>
        </w:r>
        <w:r w:rsidR="005C2055" w:rsidDel="00C71B21">
          <w:rPr>
            <w:rFonts w:ascii="Cambria" w:hAnsi="Cambria"/>
            <w:color w:val="000000" w:themeColor="text1"/>
            <w:sz w:val="28"/>
            <w:szCs w:val="28"/>
          </w:rPr>
          <w:delText xml:space="preserve"> How do you know that?’</w:delText>
        </w:r>
      </w:del>
    </w:p>
    <w:p w14:paraId="18226563" w14:textId="1349ECD4" w:rsidR="00413F97" w:rsidDel="00C71B21" w:rsidRDefault="00413F97" w:rsidP="00413F97">
      <w:pPr>
        <w:spacing w:line="360" w:lineRule="auto"/>
        <w:ind w:firstLine="720"/>
        <w:contextualSpacing/>
        <w:rPr>
          <w:del w:id="17797" w:author="Claire S" w:date="2026-05-22T16:30:00Z" w16du:dateUtc="2026-05-22T15:30:00Z"/>
          <w:rFonts w:ascii="Cambria" w:hAnsi="Cambria"/>
          <w:color w:val="000000" w:themeColor="text1"/>
          <w:sz w:val="28"/>
          <w:szCs w:val="28"/>
        </w:rPr>
      </w:pPr>
      <w:del w:id="17798" w:author="Claire S" w:date="2026-05-22T16:30:00Z" w16du:dateUtc="2026-05-22T15:30:00Z">
        <w:r w:rsidDel="00C71B21">
          <w:rPr>
            <w:rFonts w:ascii="Cambria" w:hAnsi="Cambria"/>
            <w:color w:val="000000" w:themeColor="text1"/>
            <w:sz w:val="28"/>
            <w:szCs w:val="28"/>
          </w:rPr>
          <w:delText>‘Oh God, sorry,’ Ishan was</w:delText>
        </w:r>
        <w:r w:rsidR="009655D6" w:rsidDel="00C71B21">
          <w:rPr>
            <w:rFonts w:ascii="Cambria" w:hAnsi="Cambria"/>
            <w:color w:val="000000" w:themeColor="text1"/>
            <w:sz w:val="28"/>
            <w:szCs w:val="28"/>
          </w:rPr>
          <w:delText xml:space="preserve"> already</w:delText>
        </w:r>
        <w:r w:rsidDel="00C71B21">
          <w:rPr>
            <w:rFonts w:ascii="Cambria" w:hAnsi="Cambria"/>
            <w:color w:val="000000" w:themeColor="text1"/>
            <w:sz w:val="28"/>
            <w:szCs w:val="28"/>
          </w:rPr>
          <w:delText xml:space="preserve"> looking guilty. ‘What I meant was -’</w:delText>
        </w:r>
      </w:del>
    </w:p>
    <w:p w14:paraId="0EF82E68" w14:textId="3FC0CEBD" w:rsidR="00083CCA" w:rsidRDefault="00083CCA" w:rsidP="00083CCA">
      <w:pPr>
        <w:spacing w:line="360" w:lineRule="auto"/>
        <w:ind w:firstLine="720"/>
        <w:contextualSpacing/>
        <w:rPr>
          <w:ins w:id="17799" w:author="Claire S" w:date="2026-05-25T14:33:00Z" w16du:dateUtc="2026-05-25T13:33:00Z"/>
          <w:rFonts w:ascii="Cambria" w:hAnsi="Cambria"/>
          <w:color w:val="000000" w:themeColor="text1"/>
          <w:sz w:val="28"/>
          <w:szCs w:val="28"/>
        </w:rPr>
      </w:pPr>
      <w:r>
        <w:rPr>
          <w:rFonts w:ascii="Cambria" w:hAnsi="Cambria"/>
          <w:color w:val="000000" w:themeColor="text1"/>
          <w:sz w:val="28"/>
          <w:szCs w:val="28"/>
        </w:rPr>
        <w:t>‘</w:t>
      </w:r>
      <w:ins w:id="17800" w:author="Claire S" w:date="2026-05-22T16:30:00Z" w16du:dateUtc="2026-05-22T15:30:00Z">
        <w:r w:rsidR="00C71B21">
          <w:rPr>
            <w:rFonts w:ascii="Cambria" w:hAnsi="Cambria"/>
            <w:color w:val="000000" w:themeColor="text1"/>
            <w:sz w:val="28"/>
            <w:szCs w:val="28"/>
          </w:rPr>
          <w:t>I heard there’s a</w:t>
        </w:r>
      </w:ins>
      <w:del w:id="17801" w:author="Claire S" w:date="2026-05-22T16:30:00Z" w16du:dateUtc="2026-05-22T15:30:00Z">
        <w:r w:rsidR="00850BDF" w:rsidDel="00C71B21">
          <w:rPr>
            <w:rFonts w:ascii="Cambria" w:hAnsi="Cambria"/>
            <w:color w:val="000000" w:themeColor="text1"/>
            <w:sz w:val="28"/>
            <w:szCs w:val="28"/>
          </w:rPr>
          <w:delText>A</w:delText>
        </w:r>
      </w:del>
      <w:r>
        <w:rPr>
          <w:rFonts w:ascii="Cambria" w:hAnsi="Cambria"/>
          <w:color w:val="000000" w:themeColor="text1"/>
          <w:sz w:val="28"/>
          <w:szCs w:val="28"/>
        </w:rPr>
        <w:t xml:space="preserve"> suicide note</w:t>
      </w:r>
      <w:del w:id="17802" w:author="Claire S" w:date="2026-05-25T14:35:00Z" w16du:dateUtc="2026-05-25T13:35:00Z">
        <w:r w:rsidR="00413F97" w:rsidDel="002F785F">
          <w:rPr>
            <w:rFonts w:ascii="Cambria" w:hAnsi="Cambria"/>
            <w:color w:val="000000" w:themeColor="text1"/>
            <w:sz w:val="28"/>
            <w:szCs w:val="28"/>
          </w:rPr>
          <w:delText>!</w:delText>
        </w:r>
      </w:del>
      <w:ins w:id="17803" w:author="Claire S" w:date="2026-05-25T14:35:00Z" w16du:dateUtc="2026-05-25T13:35:00Z">
        <w:r w:rsidR="002F785F">
          <w:rPr>
            <w:rFonts w:ascii="Cambria" w:hAnsi="Cambria"/>
            <w:color w:val="000000" w:themeColor="text1"/>
            <w:sz w:val="28"/>
            <w:szCs w:val="28"/>
          </w:rPr>
          <w:t>.</w:t>
        </w:r>
      </w:ins>
      <w:r>
        <w:rPr>
          <w:rFonts w:ascii="Cambria" w:hAnsi="Cambria"/>
          <w:color w:val="000000" w:themeColor="text1"/>
          <w:sz w:val="28"/>
          <w:szCs w:val="28"/>
        </w:rPr>
        <w:t xml:space="preserve">’ </w:t>
      </w:r>
      <w:del w:id="17804" w:author="Claire S" w:date="2026-05-25T14:35:00Z" w16du:dateUtc="2026-05-25T13:35:00Z">
        <w:r w:rsidR="00413F97" w:rsidDel="002F785F">
          <w:rPr>
            <w:rFonts w:ascii="Cambria" w:hAnsi="Cambria"/>
            <w:color w:val="000000" w:themeColor="text1"/>
            <w:sz w:val="28"/>
            <w:szCs w:val="28"/>
          </w:rPr>
          <w:delText>said t</w:delText>
        </w:r>
        <w:r w:rsidDel="002F785F">
          <w:rPr>
            <w:rFonts w:ascii="Cambria" w:hAnsi="Cambria"/>
            <w:color w:val="000000" w:themeColor="text1"/>
            <w:sz w:val="28"/>
            <w:szCs w:val="28"/>
          </w:rPr>
          <w:delText>he Henrietta</w:delText>
        </w:r>
      </w:del>
      <w:ins w:id="17805" w:author="Claire S" w:date="2026-05-25T14:35:00Z" w16du:dateUtc="2026-05-25T13:35:00Z">
        <w:r w:rsidR="002F785F">
          <w:rPr>
            <w:rFonts w:ascii="Cambria" w:hAnsi="Cambria"/>
            <w:color w:val="000000" w:themeColor="text1"/>
            <w:sz w:val="28"/>
            <w:szCs w:val="28"/>
          </w:rPr>
          <w:t>Maude sighed</w:t>
        </w:r>
      </w:ins>
      <w:ins w:id="17806" w:author="Claire S" w:date="2026-05-25T14:43:00Z" w16du:dateUtc="2026-05-25T13:43:00Z">
        <w:r w:rsidR="0019484A">
          <w:rPr>
            <w:rFonts w:ascii="Cambria" w:hAnsi="Cambria"/>
            <w:color w:val="000000" w:themeColor="text1"/>
            <w:sz w:val="28"/>
            <w:szCs w:val="28"/>
          </w:rPr>
          <w:t xml:space="preserve"> sadly</w:t>
        </w:r>
      </w:ins>
      <w:ins w:id="17807" w:author="Claire S" w:date="2026-07-29T17:52:00Z" w16du:dateUtc="2026-07-29T16:52:00Z">
        <w:r w:rsidR="00202D08">
          <w:rPr>
            <w:rFonts w:ascii="Cambria" w:hAnsi="Cambria"/>
            <w:color w:val="000000" w:themeColor="text1"/>
            <w:sz w:val="28"/>
            <w:szCs w:val="28"/>
          </w:rPr>
          <w:t xml:space="preserve"> as </w:t>
        </w:r>
        <w:r w:rsidR="004F3ACB">
          <w:rPr>
            <w:rFonts w:ascii="Cambria" w:hAnsi="Cambria"/>
            <w:color w:val="000000" w:themeColor="text1"/>
            <w:sz w:val="28"/>
            <w:szCs w:val="28"/>
          </w:rPr>
          <w:t xml:space="preserve">one of her </w:t>
        </w:r>
      </w:ins>
      <w:ins w:id="17808" w:author="Claire S" w:date="2026-07-30T08:36:00Z" w16du:dateUtc="2026-07-30T07:36:00Z">
        <w:r w:rsidR="006A1205">
          <w:rPr>
            <w:rFonts w:ascii="Cambria" w:hAnsi="Cambria"/>
            <w:color w:val="000000" w:themeColor="text1"/>
            <w:sz w:val="28"/>
            <w:szCs w:val="28"/>
          </w:rPr>
          <w:t xml:space="preserve">posh </w:t>
        </w:r>
      </w:ins>
      <w:ins w:id="17809" w:author="Claire S" w:date="2026-07-29T17:53:00Z" w16du:dateUtc="2026-07-29T16:53:00Z">
        <w:r w:rsidR="004F3ACB">
          <w:rPr>
            <w:rFonts w:ascii="Cambria" w:hAnsi="Cambria"/>
            <w:color w:val="000000" w:themeColor="text1"/>
            <w:sz w:val="28"/>
            <w:szCs w:val="28"/>
          </w:rPr>
          <w:t xml:space="preserve">blonde </w:t>
        </w:r>
      </w:ins>
      <w:ins w:id="17810" w:author="Claire S" w:date="2026-07-29T17:52:00Z" w16du:dateUtc="2026-07-29T16:52:00Z">
        <w:r w:rsidR="004F3ACB">
          <w:rPr>
            <w:rFonts w:ascii="Cambria" w:hAnsi="Cambria"/>
            <w:color w:val="000000" w:themeColor="text1"/>
            <w:sz w:val="28"/>
            <w:szCs w:val="28"/>
          </w:rPr>
          <w:t xml:space="preserve">clique joined </w:t>
        </w:r>
      </w:ins>
      <w:ins w:id="17811" w:author="Claire S" w:date="2026-07-30T08:36:00Z" w16du:dateUtc="2026-07-30T07:36:00Z">
        <w:r w:rsidR="006A1205">
          <w:rPr>
            <w:rFonts w:ascii="Cambria" w:hAnsi="Cambria"/>
            <w:color w:val="000000" w:themeColor="text1"/>
            <w:sz w:val="28"/>
            <w:szCs w:val="28"/>
          </w:rPr>
          <w:t>them</w:t>
        </w:r>
      </w:ins>
      <w:del w:id="17812" w:author="Claire S" w:date="2026-05-25T14:35:00Z" w16du:dateUtc="2026-05-25T13:35:00Z">
        <w:r w:rsidDel="002F785F">
          <w:rPr>
            <w:rFonts w:ascii="Cambria" w:hAnsi="Cambria"/>
            <w:color w:val="000000" w:themeColor="text1"/>
            <w:sz w:val="28"/>
            <w:szCs w:val="28"/>
          </w:rPr>
          <w:delText xml:space="preserve"> triumphantly</w:delText>
        </w:r>
      </w:del>
      <w:r>
        <w:rPr>
          <w:rFonts w:ascii="Cambria" w:hAnsi="Cambria"/>
          <w:color w:val="000000" w:themeColor="text1"/>
          <w:sz w:val="28"/>
          <w:szCs w:val="28"/>
        </w:rPr>
        <w:t>.</w:t>
      </w:r>
      <w:ins w:id="17813" w:author="Claire S" w:date="2026-07-29T17:52:00Z" w16du:dateUtc="2026-07-29T16:52:00Z">
        <w:r w:rsidR="004F3ACB">
          <w:rPr>
            <w:rFonts w:ascii="Cambria" w:hAnsi="Cambria"/>
            <w:color w:val="000000" w:themeColor="text1"/>
            <w:sz w:val="28"/>
            <w:szCs w:val="28"/>
          </w:rPr>
          <w:t xml:space="preserve"> ‘</w:t>
        </w:r>
      </w:ins>
      <w:ins w:id="17814" w:author="Claire S" w:date="2026-07-29T17:53:00Z" w16du:dateUtc="2026-07-29T16:53:00Z">
        <w:r w:rsidR="004F3ACB">
          <w:rPr>
            <w:rFonts w:ascii="Cambria" w:hAnsi="Cambria"/>
            <w:color w:val="000000" w:themeColor="text1"/>
            <w:sz w:val="28"/>
            <w:szCs w:val="28"/>
          </w:rPr>
          <w:t>Yeah</w:t>
        </w:r>
      </w:ins>
      <w:ins w:id="17815" w:author="Claire S" w:date="2026-07-30T08:36:00Z" w16du:dateUtc="2026-07-30T07:36:00Z">
        <w:r w:rsidR="006A1205">
          <w:rPr>
            <w:rFonts w:ascii="Cambria" w:hAnsi="Cambria"/>
            <w:color w:val="000000" w:themeColor="text1"/>
            <w:sz w:val="28"/>
            <w:szCs w:val="28"/>
          </w:rPr>
          <w:t>,</w:t>
        </w:r>
      </w:ins>
      <w:ins w:id="17816" w:author="Claire S" w:date="2026-07-29T17:53:00Z" w16du:dateUtc="2026-07-29T16:53:00Z">
        <w:r w:rsidR="004F3ACB">
          <w:rPr>
            <w:rFonts w:ascii="Cambria" w:hAnsi="Cambria"/>
            <w:color w:val="000000" w:themeColor="text1"/>
            <w:sz w:val="28"/>
            <w:szCs w:val="28"/>
          </w:rPr>
          <w:t xml:space="preserve"> I heard that too</w:t>
        </w:r>
      </w:ins>
      <w:ins w:id="17817" w:author="Claire S" w:date="2026-07-29T17:54:00Z" w16du:dateUtc="2026-07-29T16:54:00Z">
        <w:r w:rsidR="003F0237">
          <w:rPr>
            <w:rFonts w:ascii="Cambria" w:hAnsi="Cambria"/>
            <w:color w:val="000000" w:themeColor="text1"/>
            <w:sz w:val="28"/>
            <w:szCs w:val="28"/>
          </w:rPr>
          <w:t>.’</w:t>
        </w:r>
      </w:ins>
      <w:del w:id="17818" w:author="Claire S" w:date="2026-07-29T17:54:00Z" w16du:dateUtc="2026-07-29T16:54:00Z">
        <w:r w:rsidDel="003F0237">
          <w:rPr>
            <w:rFonts w:ascii="Cambria" w:hAnsi="Cambria"/>
            <w:color w:val="000000" w:themeColor="text1"/>
            <w:sz w:val="28"/>
            <w:szCs w:val="28"/>
          </w:rPr>
          <w:delText xml:space="preserve"> </w:delText>
        </w:r>
      </w:del>
      <w:del w:id="17819" w:author="Claire S" w:date="2026-05-22T16:30:00Z" w16du:dateUtc="2026-05-22T15:30:00Z">
        <w:r w:rsidDel="00C71B21">
          <w:rPr>
            <w:rFonts w:ascii="Cambria" w:hAnsi="Cambria"/>
            <w:color w:val="000000" w:themeColor="text1"/>
            <w:sz w:val="28"/>
            <w:szCs w:val="28"/>
          </w:rPr>
          <w:delText>‘Now they’ve just got to find the body.’</w:delText>
        </w:r>
      </w:del>
    </w:p>
    <w:p w14:paraId="7299ECD8" w14:textId="42670A5B" w:rsidR="00063F70" w:rsidRDefault="00063F70" w:rsidP="00083CCA">
      <w:pPr>
        <w:spacing w:line="360" w:lineRule="auto"/>
        <w:ind w:firstLine="720"/>
        <w:contextualSpacing/>
        <w:rPr>
          <w:ins w:id="17820" w:author="Claire S" w:date="2026-07-29T17:54:00Z" w16du:dateUtc="2026-07-29T16:54:00Z"/>
          <w:rFonts w:ascii="Cambria" w:hAnsi="Cambria"/>
          <w:color w:val="000000" w:themeColor="text1"/>
          <w:sz w:val="28"/>
          <w:szCs w:val="28"/>
        </w:rPr>
      </w:pPr>
      <w:ins w:id="17821" w:author="Claire S" w:date="2026-05-25T14:33:00Z" w16du:dateUtc="2026-05-25T13:33:00Z">
        <w:r>
          <w:rPr>
            <w:rFonts w:ascii="Cambria" w:hAnsi="Cambria"/>
            <w:color w:val="000000" w:themeColor="text1"/>
            <w:sz w:val="28"/>
            <w:szCs w:val="28"/>
          </w:rPr>
          <w:t>Clara started. Had she left the note out? But was it even a suicide note?</w:t>
        </w:r>
      </w:ins>
      <w:ins w:id="17822" w:author="Claire S" w:date="2026-05-25T14:46:00Z" w16du:dateUtc="2026-05-25T13:46:00Z">
        <w:r w:rsidR="002835D1">
          <w:rPr>
            <w:rFonts w:ascii="Cambria" w:hAnsi="Cambria"/>
            <w:color w:val="000000" w:themeColor="text1"/>
            <w:sz w:val="28"/>
            <w:szCs w:val="28"/>
          </w:rPr>
          <w:t xml:space="preserve"> There was no evidence to suggest it was </w:t>
        </w:r>
      </w:ins>
      <w:ins w:id="17823" w:author="Claire S" w:date="2026-07-29T17:54:00Z" w16du:dateUtc="2026-07-29T16:54:00Z">
        <w:r w:rsidR="003F0237">
          <w:rPr>
            <w:rFonts w:ascii="Cambria" w:hAnsi="Cambria"/>
            <w:color w:val="000000" w:themeColor="text1"/>
            <w:sz w:val="28"/>
            <w:szCs w:val="28"/>
          </w:rPr>
          <w:t>–</w:t>
        </w:r>
      </w:ins>
    </w:p>
    <w:p w14:paraId="44055C6C" w14:textId="06A89688" w:rsidR="003F0237" w:rsidRDefault="003F0237" w:rsidP="00083CCA">
      <w:pPr>
        <w:spacing w:line="360" w:lineRule="auto"/>
        <w:ind w:firstLine="720"/>
        <w:contextualSpacing/>
        <w:rPr>
          <w:rFonts w:ascii="Cambria" w:hAnsi="Cambria"/>
          <w:color w:val="000000" w:themeColor="text1"/>
          <w:sz w:val="28"/>
          <w:szCs w:val="28"/>
        </w:rPr>
      </w:pPr>
      <w:ins w:id="17824" w:author="Claire S" w:date="2026-07-29T17:54:00Z" w16du:dateUtc="2026-07-29T16:54:00Z">
        <w:r>
          <w:rPr>
            <w:rFonts w:ascii="Cambria" w:hAnsi="Cambria"/>
            <w:color w:val="000000" w:themeColor="text1"/>
            <w:sz w:val="28"/>
            <w:szCs w:val="28"/>
          </w:rPr>
          <w:t xml:space="preserve">‘Except – isn’t it murder now?’ The </w:t>
        </w:r>
      </w:ins>
      <w:ins w:id="17825" w:author="Claire S" w:date="2026-07-30T08:36:00Z" w16du:dateUtc="2026-07-30T07:36:00Z">
        <w:r w:rsidR="006A1205">
          <w:rPr>
            <w:rFonts w:ascii="Cambria" w:hAnsi="Cambria"/>
            <w:color w:val="000000" w:themeColor="text1"/>
            <w:sz w:val="28"/>
            <w:szCs w:val="28"/>
          </w:rPr>
          <w:t>Henrietta’</w:t>
        </w:r>
      </w:ins>
      <w:ins w:id="17826" w:author="Claire S" w:date="2026-07-29T17:54:00Z" w16du:dateUtc="2026-07-29T16:54:00Z">
        <w:r>
          <w:rPr>
            <w:rFonts w:ascii="Cambria" w:hAnsi="Cambria"/>
            <w:color w:val="000000" w:themeColor="text1"/>
            <w:sz w:val="28"/>
            <w:szCs w:val="28"/>
          </w:rPr>
          <w:t>s blue eyes were so big, they looked like they might pop out.</w:t>
        </w:r>
      </w:ins>
    </w:p>
    <w:p w14:paraId="211AA93C" w14:textId="28D9D3E1" w:rsidR="00095F1A" w:rsidRDefault="00095F1A" w:rsidP="00083CCA">
      <w:pPr>
        <w:spacing w:line="360" w:lineRule="auto"/>
        <w:ind w:firstLine="720"/>
        <w:contextualSpacing/>
        <w:rPr>
          <w:ins w:id="17827" w:author="Claire S" w:date="2026-05-25T14:34:00Z" w16du:dateUtc="2026-05-25T13:34:00Z"/>
          <w:rFonts w:ascii="Cambria" w:hAnsi="Cambria"/>
          <w:color w:val="000000" w:themeColor="text1"/>
          <w:sz w:val="28"/>
          <w:szCs w:val="28"/>
        </w:rPr>
      </w:pPr>
      <w:r>
        <w:rPr>
          <w:rFonts w:ascii="Cambria" w:hAnsi="Cambria"/>
          <w:color w:val="000000" w:themeColor="text1"/>
          <w:sz w:val="28"/>
          <w:szCs w:val="28"/>
        </w:rPr>
        <w:t>‘</w:t>
      </w:r>
      <w:del w:id="17828" w:author="Claire S" w:date="2026-05-25T14:33:00Z" w16du:dateUtc="2026-05-25T13:33:00Z">
        <w:r w:rsidDel="00713207">
          <w:rPr>
            <w:rFonts w:ascii="Cambria" w:hAnsi="Cambria"/>
            <w:color w:val="000000" w:themeColor="text1"/>
            <w:sz w:val="28"/>
            <w:szCs w:val="28"/>
          </w:rPr>
          <w:delText>Mate</w:delText>
        </w:r>
      </w:del>
      <w:ins w:id="17829" w:author="Claire S" w:date="2026-05-25T14:33:00Z" w16du:dateUtc="2026-05-25T13:33:00Z">
        <w:r w:rsidR="00713207">
          <w:rPr>
            <w:rFonts w:ascii="Cambria" w:hAnsi="Cambria"/>
            <w:color w:val="000000" w:themeColor="text1"/>
            <w:sz w:val="28"/>
            <w:szCs w:val="28"/>
          </w:rPr>
          <w:t>Where</w:t>
        </w:r>
      </w:ins>
      <w:ins w:id="17830" w:author="Claire S" w:date="2026-07-29T17:54:00Z" w16du:dateUtc="2026-07-29T16:54:00Z">
        <w:r w:rsidR="003F0237">
          <w:rPr>
            <w:rFonts w:ascii="Cambria" w:hAnsi="Cambria"/>
            <w:color w:val="000000" w:themeColor="text1"/>
            <w:sz w:val="28"/>
            <w:szCs w:val="28"/>
          </w:rPr>
          <w:t xml:space="preserve"> is the note</w:t>
        </w:r>
      </w:ins>
      <w:ins w:id="17831" w:author="Claire S" w:date="2026-05-25T14:33:00Z" w16du:dateUtc="2026-05-25T13:33:00Z">
        <w:r w:rsidR="00713207">
          <w:rPr>
            <w:rFonts w:ascii="Cambria" w:hAnsi="Cambria"/>
            <w:color w:val="000000" w:themeColor="text1"/>
            <w:sz w:val="28"/>
            <w:szCs w:val="28"/>
          </w:rPr>
          <w:t>?</w:t>
        </w:r>
      </w:ins>
      <w:del w:id="17832" w:author="Claire S" w:date="2026-05-25T14:33:00Z" w16du:dateUtc="2026-05-25T13:33:00Z">
        <w:r w:rsidDel="00713207">
          <w:rPr>
            <w:rFonts w:ascii="Cambria" w:hAnsi="Cambria"/>
            <w:color w:val="000000" w:themeColor="text1"/>
            <w:sz w:val="28"/>
            <w:szCs w:val="28"/>
          </w:rPr>
          <w:delText>!</w:delText>
        </w:r>
      </w:del>
      <w:r>
        <w:rPr>
          <w:rFonts w:ascii="Cambria" w:hAnsi="Cambria"/>
          <w:color w:val="000000" w:themeColor="text1"/>
          <w:sz w:val="28"/>
          <w:szCs w:val="28"/>
        </w:rPr>
        <w:t>’ Ishan</w:t>
      </w:r>
      <w:r w:rsidR="003A4768">
        <w:rPr>
          <w:rFonts w:ascii="Cambria" w:hAnsi="Cambria"/>
          <w:color w:val="000000" w:themeColor="text1"/>
          <w:sz w:val="28"/>
          <w:szCs w:val="28"/>
        </w:rPr>
        <w:t xml:space="preserve"> </w:t>
      </w:r>
      <w:del w:id="17833" w:author="Claire S" w:date="2026-05-25T14:33:00Z" w16du:dateUtc="2026-05-25T13:33:00Z">
        <w:r w:rsidR="00A333C3" w:rsidDel="00713207">
          <w:rPr>
            <w:rFonts w:ascii="Cambria" w:hAnsi="Cambria"/>
            <w:color w:val="000000" w:themeColor="text1"/>
            <w:sz w:val="28"/>
            <w:szCs w:val="28"/>
          </w:rPr>
          <w:delText>tr</w:delText>
        </w:r>
        <w:r w:rsidR="00A01D10" w:rsidDel="00713207">
          <w:rPr>
            <w:rFonts w:ascii="Cambria" w:hAnsi="Cambria"/>
            <w:color w:val="000000" w:themeColor="text1"/>
            <w:sz w:val="28"/>
            <w:szCs w:val="28"/>
          </w:rPr>
          <w:delText>ied</w:delText>
        </w:r>
        <w:r w:rsidR="00A333C3" w:rsidDel="00713207">
          <w:rPr>
            <w:rFonts w:ascii="Cambria" w:hAnsi="Cambria"/>
            <w:color w:val="000000" w:themeColor="text1"/>
            <w:sz w:val="28"/>
            <w:szCs w:val="28"/>
          </w:rPr>
          <w:delText xml:space="preserve"> to pedal back from his stupid</w:delText>
        </w:r>
        <w:r w:rsidR="00413F97" w:rsidDel="00713207">
          <w:rPr>
            <w:rFonts w:ascii="Cambria" w:hAnsi="Cambria"/>
            <w:color w:val="000000" w:themeColor="text1"/>
            <w:sz w:val="28"/>
            <w:szCs w:val="28"/>
          </w:rPr>
          <w:delText xml:space="preserve"> </w:delText>
        </w:r>
        <w:r w:rsidR="00A333C3" w:rsidDel="00713207">
          <w:rPr>
            <w:rFonts w:ascii="Cambria" w:hAnsi="Cambria"/>
            <w:color w:val="000000" w:themeColor="text1"/>
            <w:sz w:val="28"/>
            <w:szCs w:val="28"/>
          </w:rPr>
          <w:delText>comment</w:delText>
        </w:r>
      </w:del>
      <w:ins w:id="17834" w:author="Claire S" w:date="2026-05-25T14:35:00Z" w16du:dateUtc="2026-05-25T13:35:00Z">
        <w:r w:rsidR="002F785F">
          <w:rPr>
            <w:rFonts w:ascii="Cambria" w:hAnsi="Cambria"/>
            <w:color w:val="000000" w:themeColor="text1"/>
            <w:sz w:val="28"/>
            <w:szCs w:val="28"/>
          </w:rPr>
          <w:t>looked shocked</w:t>
        </w:r>
      </w:ins>
      <w:r>
        <w:rPr>
          <w:rFonts w:ascii="Cambria" w:hAnsi="Cambria"/>
          <w:color w:val="000000" w:themeColor="text1"/>
          <w:sz w:val="28"/>
          <w:szCs w:val="28"/>
        </w:rPr>
        <w:t xml:space="preserve">. </w:t>
      </w:r>
      <w:del w:id="17835" w:author="Claire S" w:date="2026-05-25T14:33:00Z" w16du:dateUtc="2026-05-25T13:33:00Z">
        <w:r w:rsidDel="00713207">
          <w:rPr>
            <w:rFonts w:ascii="Cambria" w:hAnsi="Cambria"/>
            <w:color w:val="000000" w:themeColor="text1"/>
            <w:sz w:val="28"/>
            <w:szCs w:val="28"/>
          </w:rPr>
          <w:delText>‘That’s a bit strong</w:delText>
        </w:r>
        <w:r w:rsidR="00A333C3" w:rsidDel="00713207">
          <w:rPr>
            <w:rFonts w:ascii="Cambria" w:hAnsi="Cambria"/>
            <w:color w:val="000000" w:themeColor="text1"/>
            <w:sz w:val="28"/>
            <w:szCs w:val="28"/>
          </w:rPr>
          <w:delText>, isn’t it?</w:delText>
        </w:r>
        <w:r w:rsidDel="00713207">
          <w:rPr>
            <w:rFonts w:ascii="Cambria" w:hAnsi="Cambria"/>
            <w:color w:val="000000" w:themeColor="text1"/>
            <w:sz w:val="28"/>
            <w:szCs w:val="28"/>
          </w:rPr>
          <w:delText>’</w:delText>
        </w:r>
      </w:del>
    </w:p>
    <w:p w14:paraId="44D9D3D7" w14:textId="3F657F3C" w:rsidR="00713207" w:rsidRPr="00ED1A4C" w:rsidRDefault="00713207" w:rsidP="002F785F">
      <w:pPr>
        <w:spacing w:line="360" w:lineRule="auto"/>
        <w:ind w:firstLine="720"/>
        <w:contextualSpacing/>
        <w:rPr>
          <w:rFonts w:ascii="Cambria" w:hAnsi="Cambria"/>
          <w:color w:val="000000" w:themeColor="text1"/>
          <w:sz w:val="28"/>
          <w:szCs w:val="28"/>
        </w:rPr>
      </w:pPr>
      <w:ins w:id="17836" w:author="Claire S" w:date="2026-05-25T14:34:00Z" w16du:dateUtc="2026-05-25T13:34:00Z">
        <w:r w:rsidRPr="00ED1A4C">
          <w:rPr>
            <w:rFonts w:ascii="Cambria" w:hAnsi="Cambria"/>
            <w:color w:val="000000" w:themeColor="text1"/>
            <w:sz w:val="28"/>
            <w:szCs w:val="28"/>
            <w:rPrChange w:id="17837" w:author="Claire S" w:date="2026-05-25T14:37:00Z" w16du:dateUtc="2026-05-25T13:37:00Z">
              <w:rPr>
                <w:rFonts w:ascii="Cambria" w:hAnsi="Cambria"/>
                <w:color w:val="EE0000"/>
                <w:sz w:val="28"/>
                <w:szCs w:val="28"/>
              </w:rPr>
            </w:rPrChange>
          </w:rPr>
          <w:t>‘</w:t>
        </w:r>
      </w:ins>
      <w:ins w:id="17838" w:author="Claire S" w:date="2026-05-25T14:35:00Z" w16du:dateUtc="2026-05-25T13:35:00Z">
        <w:r w:rsidR="002F785F" w:rsidRPr="00ED1A4C">
          <w:rPr>
            <w:rFonts w:ascii="Cambria" w:hAnsi="Cambria"/>
            <w:color w:val="000000" w:themeColor="text1"/>
            <w:sz w:val="28"/>
            <w:szCs w:val="28"/>
            <w:rPrChange w:id="17839" w:author="Claire S" w:date="2026-05-25T14:37:00Z" w16du:dateUtc="2026-05-25T13:37:00Z">
              <w:rPr>
                <w:rFonts w:ascii="Cambria" w:hAnsi="Cambria"/>
                <w:color w:val="EE0000"/>
                <w:sz w:val="28"/>
                <w:szCs w:val="28"/>
              </w:rPr>
            </w:rPrChange>
          </w:rPr>
          <w:t>It</w:t>
        </w:r>
      </w:ins>
      <w:ins w:id="17840" w:author="Claire S" w:date="2026-05-25T14:34:00Z" w16du:dateUtc="2026-05-25T13:34:00Z">
        <w:r w:rsidRPr="00ED1A4C">
          <w:rPr>
            <w:rFonts w:ascii="Cambria" w:hAnsi="Cambria"/>
            <w:color w:val="000000" w:themeColor="text1"/>
            <w:sz w:val="28"/>
            <w:szCs w:val="28"/>
            <w:rPrChange w:id="17841" w:author="Claire S" w:date="2026-05-25T14:37:00Z" w16du:dateUtc="2026-05-25T13:37:00Z">
              <w:rPr>
                <w:rFonts w:ascii="Cambria" w:hAnsi="Cambria"/>
                <w:color w:val="EE0000"/>
                <w:sz w:val="28"/>
                <w:szCs w:val="28"/>
              </w:rPr>
            </w:rPrChange>
          </w:rPr>
          <w:t xml:space="preserve"> just came in the mail.’</w:t>
        </w:r>
      </w:ins>
      <w:ins w:id="17842" w:author="Claire S" w:date="2026-05-25T14:37:00Z" w16du:dateUtc="2026-05-25T13:37:00Z">
        <w:r w:rsidR="005D4ED5">
          <w:rPr>
            <w:rFonts w:ascii="Cambria" w:hAnsi="Cambria"/>
            <w:color w:val="000000" w:themeColor="text1"/>
            <w:sz w:val="28"/>
            <w:szCs w:val="28"/>
          </w:rPr>
          <w:t xml:space="preserve"> </w:t>
        </w:r>
      </w:ins>
      <w:ins w:id="17843" w:author="Claire S" w:date="2026-07-29T17:52:00Z" w16du:dateUtc="2026-07-29T16:52:00Z">
        <w:r w:rsidR="002D6110">
          <w:rPr>
            <w:rFonts w:ascii="Cambria" w:hAnsi="Cambria"/>
            <w:color w:val="000000" w:themeColor="text1"/>
            <w:sz w:val="28"/>
            <w:szCs w:val="28"/>
          </w:rPr>
          <w:t xml:space="preserve">Maude’s </w:t>
        </w:r>
      </w:ins>
      <w:ins w:id="17844" w:author="Claire S" w:date="2026-07-29T17:55:00Z" w16du:dateUtc="2026-07-29T16:55:00Z">
        <w:r w:rsidR="003F0237">
          <w:rPr>
            <w:rFonts w:ascii="Cambria" w:hAnsi="Cambria"/>
            <w:color w:val="000000" w:themeColor="text1"/>
            <w:sz w:val="28"/>
            <w:szCs w:val="28"/>
          </w:rPr>
          <w:t xml:space="preserve">face </w:t>
        </w:r>
      </w:ins>
      <w:ins w:id="17845" w:author="Claire S" w:date="2026-05-25T14:43:00Z" w16du:dateUtc="2026-05-25T13:43:00Z">
        <w:r w:rsidR="0019484A">
          <w:rPr>
            <w:rFonts w:ascii="Cambria" w:hAnsi="Cambria"/>
            <w:color w:val="000000" w:themeColor="text1"/>
            <w:sz w:val="28"/>
            <w:szCs w:val="28"/>
          </w:rPr>
          <w:t>shone</w:t>
        </w:r>
      </w:ins>
      <w:ins w:id="17846" w:author="Claire S" w:date="2026-05-25T14:38:00Z" w16du:dateUtc="2026-05-25T13:38:00Z">
        <w:r w:rsidR="005D4ED5">
          <w:rPr>
            <w:rFonts w:ascii="Cambria" w:hAnsi="Cambria"/>
            <w:color w:val="000000" w:themeColor="text1"/>
            <w:sz w:val="28"/>
            <w:szCs w:val="28"/>
          </w:rPr>
          <w:t xml:space="preserve">. ‘Addressed to </w:t>
        </w:r>
      </w:ins>
      <w:ins w:id="17847" w:author="Claire S" w:date="2026-05-25T14:46:00Z" w16du:dateUtc="2026-05-25T13:46:00Z">
        <w:r w:rsidR="002835D1">
          <w:rPr>
            <w:rFonts w:ascii="Cambria" w:hAnsi="Cambria"/>
            <w:color w:val="000000" w:themeColor="text1"/>
            <w:sz w:val="28"/>
            <w:szCs w:val="28"/>
          </w:rPr>
          <w:t>Dex</w:t>
        </w:r>
      </w:ins>
      <w:ins w:id="17848" w:author="Claire S" w:date="2026-05-25T14:38:00Z" w16du:dateUtc="2026-05-25T13:38:00Z">
        <w:r w:rsidR="005D4ED5">
          <w:rPr>
            <w:rFonts w:ascii="Cambria" w:hAnsi="Cambria"/>
            <w:color w:val="000000" w:themeColor="text1"/>
            <w:sz w:val="28"/>
            <w:szCs w:val="28"/>
          </w:rPr>
          <w:t>.’</w:t>
        </w:r>
      </w:ins>
    </w:p>
    <w:p w14:paraId="6218F6DD" w14:textId="37D84AB1" w:rsidR="00083CCA" w:rsidRDefault="00083CCA" w:rsidP="00083CCA">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w:t>
      </w:r>
      <w:ins w:id="17849" w:author="Claire S" w:date="2026-05-25T14:38:00Z" w16du:dateUtc="2026-05-25T13:38:00Z">
        <w:r w:rsidR="005D4ED5">
          <w:rPr>
            <w:rFonts w:ascii="Cambria" w:hAnsi="Cambria"/>
            <w:color w:val="000000" w:themeColor="text1"/>
            <w:sz w:val="28"/>
            <w:szCs w:val="28"/>
          </w:rPr>
          <w:t>Honestly,</w:t>
        </w:r>
      </w:ins>
      <w:del w:id="17850" w:author="Claire S" w:date="2026-05-25T14:38:00Z" w16du:dateUtc="2026-05-25T13:38:00Z">
        <w:r w:rsidR="00B96ECA" w:rsidDel="005D4ED5">
          <w:rPr>
            <w:rFonts w:ascii="Cambria" w:hAnsi="Cambria"/>
            <w:color w:val="000000" w:themeColor="text1"/>
            <w:sz w:val="28"/>
            <w:szCs w:val="28"/>
          </w:rPr>
          <w:delText>I</w:delText>
        </w:r>
      </w:del>
      <w:del w:id="17851" w:author="Claire S" w:date="2026-07-30T08:36:00Z" w16du:dateUtc="2026-07-30T07:36:00Z">
        <w:r w:rsidR="00B96ECA" w:rsidDel="006A1205">
          <w:rPr>
            <w:rFonts w:ascii="Cambria" w:hAnsi="Cambria"/>
            <w:color w:val="000000" w:themeColor="text1"/>
            <w:sz w:val="28"/>
            <w:szCs w:val="28"/>
          </w:rPr>
          <w:delText xml:space="preserve">t’s </w:delText>
        </w:r>
        <w:r w:rsidR="001C6BF9" w:rsidDel="006A1205">
          <w:rPr>
            <w:rFonts w:ascii="Cambria" w:hAnsi="Cambria"/>
            <w:color w:val="000000" w:themeColor="text1"/>
            <w:sz w:val="28"/>
            <w:szCs w:val="28"/>
          </w:rPr>
          <w:delText>like</w:delText>
        </w:r>
        <w:r w:rsidR="00B96ECA" w:rsidDel="006A1205">
          <w:rPr>
            <w:rFonts w:ascii="Cambria" w:hAnsi="Cambria"/>
            <w:color w:val="000000" w:themeColor="text1"/>
            <w:sz w:val="28"/>
            <w:szCs w:val="28"/>
          </w:rPr>
          <w:delText xml:space="preserve"> you’re</w:delText>
        </w:r>
      </w:del>
      <w:del w:id="17852" w:author="Claire S" w:date="2026-06-05T09:03:00Z" w16du:dateUtc="2026-06-05T08:03:00Z">
        <w:r w:rsidR="00B96ECA" w:rsidDel="00F2383F">
          <w:rPr>
            <w:rFonts w:ascii="Cambria" w:hAnsi="Cambria"/>
            <w:color w:val="000000" w:themeColor="text1"/>
            <w:sz w:val="28"/>
            <w:szCs w:val="28"/>
          </w:rPr>
          <w:delText xml:space="preserve"> </w:delText>
        </w:r>
      </w:del>
      <w:del w:id="17853" w:author="Claire S" w:date="2026-07-30T08:36:00Z" w16du:dateUtc="2026-07-30T07:36:00Z">
        <w:r w:rsidDel="006A1205">
          <w:rPr>
            <w:rFonts w:ascii="Cambria" w:hAnsi="Cambria"/>
            <w:color w:val="000000" w:themeColor="text1"/>
            <w:sz w:val="28"/>
            <w:szCs w:val="28"/>
          </w:rPr>
          <w:delText>enjoying thi</w:delText>
        </w:r>
      </w:del>
      <w:ins w:id="17854" w:author="Claire S" w:date="2026-07-30T08:36:00Z" w16du:dateUtc="2026-07-30T07:36:00Z">
        <w:r w:rsidR="006A1205">
          <w:rPr>
            <w:rFonts w:ascii="Cambria" w:hAnsi="Cambria"/>
            <w:color w:val="000000" w:themeColor="text1"/>
            <w:sz w:val="28"/>
            <w:szCs w:val="28"/>
          </w:rPr>
          <w:t xml:space="preserve"> </w:t>
        </w:r>
      </w:ins>
      <w:del w:id="17855" w:author="Claire S" w:date="2026-07-30T08:36:00Z" w16du:dateUtc="2026-07-30T07:36:00Z">
        <w:r w:rsidDel="006A1205">
          <w:rPr>
            <w:rFonts w:ascii="Cambria" w:hAnsi="Cambria"/>
            <w:color w:val="000000" w:themeColor="text1"/>
            <w:sz w:val="28"/>
            <w:szCs w:val="28"/>
          </w:rPr>
          <w:delText>s</w:delText>
        </w:r>
      </w:del>
      <w:del w:id="17856" w:author="Claire S" w:date="2026-06-05T09:03:00Z" w16du:dateUtc="2026-06-05T08:03:00Z">
        <w:r w:rsidDel="00F2383F">
          <w:rPr>
            <w:rFonts w:ascii="Cambria" w:hAnsi="Cambria"/>
            <w:color w:val="000000" w:themeColor="text1"/>
            <w:sz w:val="28"/>
            <w:szCs w:val="28"/>
          </w:rPr>
          <w:delText>,</w:delText>
        </w:r>
      </w:del>
      <w:r>
        <w:rPr>
          <w:rFonts w:ascii="Cambria" w:hAnsi="Cambria"/>
          <w:color w:val="000000" w:themeColor="text1"/>
          <w:sz w:val="28"/>
          <w:szCs w:val="28"/>
        </w:rPr>
        <w:t xml:space="preserve">’ </w:t>
      </w:r>
      <w:ins w:id="17857" w:author="Claire S" w:date="2026-07-30T08:36:00Z" w16du:dateUtc="2026-07-30T07:36:00Z">
        <w:r w:rsidR="006A1205">
          <w:rPr>
            <w:rFonts w:ascii="Cambria" w:hAnsi="Cambria"/>
            <w:color w:val="000000" w:themeColor="text1"/>
            <w:sz w:val="28"/>
            <w:szCs w:val="28"/>
          </w:rPr>
          <w:t>Clara felt a</w:t>
        </w:r>
      </w:ins>
      <w:ins w:id="17858" w:author="Claire S" w:date="2026-07-30T08:37:00Z" w16du:dateUtc="2026-07-30T07:37:00Z">
        <w:r w:rsidR="006A1205">
          <w:rPr>
            <w:rFonts w:ascii="Cambria" w:hAnsi="Cambria"/>
            <w:color w:val="000000" w:themeColor="text1"/>
            <w:sz w:val="28"/>
            <w:szCs w:val="28"/>
          </w:rPr>
          <w:t>nother rush of anger, and f</w:t>
        </w:r>
      </w:ins>
      <w:del w:id="17859" w:author="Claire S" w:date="2026-06-05T09:03:00Z" w16du:dateUtc="2026-06-05T08:03:00Z">
        <w:r w:rsidR="00E75D54" w:rsidDel="00F2383F">
          <w:rPr>
            <w:rFonts w:ascii="Cambria" w:hAnsi="Cambria"/>
            <w:color w:val="000000" w:themeColor="text1"/>
            <w:sz w:val="28"/>
            <w:szCs w:val="28"/>
          </w:rPr>
          <w:delText>f</w:delText>
        </w:r>
      </w:del>
      <w:r w:rsidR="00E75D54">
        <w:rPr>
          <w:rFonts w:ascii="Cambria" w:hAnsi="Cambria"/>
          <w:color w:val="000000" w:themeColor="text1"/>
          <w:sz w:val="28"/>
          <w:szCs w:val="28"/>
        </w:rPr>
        <w:t>or once</w:t>
      </w:r>
      <w:r w:rsidR="00B2515E">
        <w:rPr>
          <w:rFonts w:ascii="Cambria" w:hAnsi="Cambria"/>
          <w:color w:val="000000" w:themeColor="text1"/>
          <w:sz w:val="28"/>
          <w:szCs w:val="28"/>
        </w:rPr>
        <w:t>,</w:t>
      </w:r>
      <w:r w:rsidR="00095BDD">
        <w:rPr>
          <w:rFonts w:ascii="Cambria" w:hAnsi="Cambria"/>
          <w:color w:val="000000" w:themeColor="text1"/>
          <w:sz w:val="28"/>
          <w:szCs w:val="28"/>
        </w:rPr>
        <w:t xml:space="preserve"> </w:t>
      </w:r>
      <w:del w:id="17860" w:author="Claire S" w:date="2026-07-30T08:37:00Z" w16du:dateUtc="2026-07-30T07:37:00Z">
        <w:r w:rsidR="00B2515E" w:rsidDel="006A1205">
          <w:rPr>
            <w:rFonts w:ascii="Cambria" w:hAnsi="Cambria"/>
            <w:color w:val="000000" w:themeColor="text1"/>
            <w:sz w:val="28"/>
            <w:szCs w:val="28"/>
          </w:rPr>
          <w:delText>Clara was</w:delText>
        </w:r>
      </w:del>
      <w:ins w:id="17861" w:author="Claire S" w:date="2026-07-30T08:37:00Z" w16du:dateUtc="2026-07-30T07:37:00Z">
        <w:r w:rsidR="006A1205">
          <w:rPr>
            <w:rFonts w:ascii="Cambria" w:hAnsi="Cambria"/>
            <w:color w:val="000000" w:themeColor="text1"/>
            <w:sz w:val="28"/>
            <w:szCs w:val="28"/>
          </w:rPr>
          <w:t xml:space="preserve">forgot about </w:t>
        </w:r>
      </w:ins>
      <w:del w:id="17862" w:author="Claire S" w:date="2026-07-30T08:37:00Z" w16du:dateUtc="2026-07-30T07:37:00Z">
        <w:r w:rsidR="00B2515E" w:rsidDel="006A1205">
          <w:rPr>
            <w:rFonts w:ascii="Cambria" w:hAnsi="Cambria"/>
            <w:color w:val="000000" w:themeColor="text1"/>
            <w:sz w:val="28"/>
            <w:szCs w:val="28"/>
          </w:rPr>
          <w:delText xml:space="preserve"> </w:delText>
        </w:r>
        <w:r w:rsidDel="006A1205">
          <w:rPr>
            <w:rFonts w:ascii="Cambria" w:hAnsi="Cambria"/>
            <w:color w:val="000000" w:themeColor="text1"/>
            <w:sz w:val="28"/>
            <w:szCs w:val="28"/>
          </w:rPr>
          <w:delText>un</w:delText>
        </w:r>
        <w:r w:rsidR="001C6BF9" w:rsidDel="006A1205">
          <w:rPr>
            <w:rFonts w:ascii="Cambria" w:hAnsi="Cambria"/>
            <w:color w:val="000000" w:themeColor="text1"/>
            <w:sz w:val="28"/>
            <w:szCs w:val="28"/>
          </w:rPr>
          <w:delText xml:space="preserve">fazed </w:delText>
        </w:r>
        <w:r w:rsidDel="006A1205">
          <w:rPr>
            <w:rFonts w:ascii="Cambria" w:hAnsi="Cambria"/>
            <w:color w:val="000000" w:themeColor="text1"/>
            <w:sz w:val="28"/>
            <w:szCs w:val="28"/>
          </w:rPr>
          <w:delText>by</w:delText>
        </w:r>
        <w:r w:rsidR="00D07DD7" w:rsidDel="006A1205">
          <w:rPr>
            <w:rFonts w:ascii="Cambria" w:hAnsi="Cambria"/>
            <w:color w:val="000000" w:themeColor="text1"/>
            <w:sz w:val="28"/>
            <w:szCs w:val="28"/>
          </w:rPr>
          <w:delText xml:space="preserve"> </w:delText>
        </w:r>
      </w:del>
      <w:r w:rsidR="00D07DD7">
        <w:rPr>
          <w:rFonts w:ascii="Cambria" w:hAnsi="Cambria"/>
          <w:color w:val="000000" w:themeColor="text1"/>
          <w:sz w:val="28"/>
          <w:szCs w:val="28"/>
        </w:rPr>
        <w:t xml:space="preserve">her </w:t>
      </w:r>
      <w:r w:rsidR="00A01D10">
        <w:rPr>
          <w:rFonts w:ascii="Cambria" w:hAnsi="Cambria"/>
          <w:color w:val="000000" w:themeColor="text1"/>
          <w:sz w:val="28"/>
          <w:szCs w:val="28"/>
        </w:rPr>
        <w:t xml:space="preserve">own </w:t>
      </w:r>
      <w:r w:rsidR="00D07DD7">
        <w:rPr>
          <w:rFonts w:ascii="Cambria" w:hAnsi="Cambria"/>
          <w:color w:val="000000" w:themeColor="text1"/>
          <w:sz w:val="28"/>
          <w:szCs w:val="28"/>
        </w:rPr>
        <w:t>lowly</w:t>
      </w:r>
      <w:r>
        <w:rPr>
          <w:rFonts w:ascii="Cambria" w:hAnsi="Cambria"/>
          <w:color w:val="000000" w:themeColor="text1"/>
          <w:sz w:val="28"/>
          <w:szCs w:val="28"/>
        </w:rPr>
        <w:t xml:space="preserve"> status</w:t>
      </w:r>
      <w:del w:id="17863" w:author="Claire S" w:date="2026-07-30T08:37:00Z" w16du:dateUtc="2026-07-30T07:37:00Z">
        <w:r w:rsidDel="006A1205">
          <w:rPr>
            <w:rFonts w:ascii="Cambria" w:hAnsi="Cambria"/>
            <w:color w:val="000000" w:themeColor="text1"/>
            <w:sz w:val="28"/>
            <w:szCs w:val="28"/>
          </w:rPr>
          <w:delText xml:space="preserve">. </w:delText>
        </w:r>
      </w:del>
      <w:ins w:id="17864" w:author="Claire S" w:date="2026-07-30T08:37:00Z" w16du:dateUtc="2026-07-30T07:37:00Z">
        <w:r w:rsidR="006A1205">
          <w:rPr>
            <w:rFonts w:ascii="Cambria" w:hAnsi="Cambria"/>
            <w:color w:val="000000" w:themeColor="text1"/>
            <w:sz w:val="28"/>
            <w:szCs w:val="28"/>
          </w:rPr>
          <w:t xml:space="preserve">, ‘it’s like you’re all enjoying this.’ </w:t>
        </w:r>
      </w:ins>
      <w:del w:id="17865" w:author="Claire S" w:date="2026-07-29T17:55:00Z" w16du:dateUtc="2026-07-29T16:55:00Z">
        <w:r w:rsidDel="00206778">
          <w:rPr>
            <w:rFonts w:ascii="Cambria" w:hAnsi="Cambria"/>
            <w:color w:val="000000" w:themeColor="text1"/>
            <w:sz w:val="28"/>
            <w:szCs w:val="28"/>
          </w:rPr>
          <w:delText>‘</w:delText>
        </w:r>
        <w:r w:rsidR="00B96ECA" w:rsidDel="00206778">
          <w:rPr>
            <w:rFonts w:ascii="Cambria" w:hAnsi="Cambria"/>
            <w:color w:val="000000" w:themeColor="text1"/>
            <w:sz w:val="28"/>
            <w:szCs w:val="28"/>
          </w:rPr>
          <w:delText>V</w:delText>
        </w:r>
        <w:r w:rsidDel="00206778">
          <w:rPr>
            <w:rFonts w:ascii="Cambria" w:hAnsi="Cambria"/>
            <w:color w:val="000000" w:themeColor="text1"/>
            <w:sz w:val="28"/>
            <w:szCs w:val="28"/>
          </w:rPr>
          <w:delText>iolet</w:delText>
        </w:r>
      </w:del>
      <w:del w:id="17866" w:author="Claire S" w:date="2026-05-22T16:31:00Z" w16du:dateUtc="2026-05-22T15:31:00Z">
        <w:r w:rsidDel="00C71B21">
          <w:rPr>
            <w:rFonts w:ascii="Cambria" w:hAnsi="Cambria"/>
            <w:color w:val="000000" w:themeColor="text1"/>
            <w:sz w:val="28"/>
            <w:szCs w:val="28"/>
          </w:rPr>
          <w:delText xml:space="preserve">’s </w:delText>
        </w:r>
        <w:r w:rsidR="00E75D54" w:rsidDel="00C71B21">
          <w:rPr>
            <w:rFonts w:ascii="Cambria" w:hAnsi="Cambria"/>
            <w:color w:val="000000" w:themeColor="text1"/>
            <w:sz w:val="28"/>
            <w:szCs w:val="28"/>
          </w:rPr>
          <w:delText>never been</w:delText>
        </w:r>
      </w:del>
      <w:del w:id="17867" w:author="Claire S" w:date="2026-07-29T17:55:00Z" w16du:dateUtc="2026-07-29T16:55:00Z">
        <w:r w:rsidDel="00206778">
          <w:rPr>
            <w:rFonts w:ascii="Cambria" w:hAnsi="Cambria"/>
            <w:color w:val="000000" w:themeColor="text1"/>
            <w:sz w:val="28"/>
            <w:szCs w:val="28"/>
          </w:rPr>
          <w:delText xml:space="preserve"> in love with Dex.’</w:delText>
        </w:r>
        <w:r w:rsidR="00C934C7" w:rsidDel="00206778">
          <w:rPr>
            <w:rFonts w:ascii="Cambria" w:hAnsi="Cambria"/>
            <w:color w:val="000000" w:themeColor="text1"/>
            <w:sz w:val="28"/>
            <w:szCs w:val="28"/>
          </w:rPr>
          <w:delText xml:space="preserve"> But even as she </w:delText>
        </w:r>
      </w:del>
      <w:del w:id="17868" w:author="Claire S" w:date="2026-05-25T14:35:00Z" w16du:dateUtc="2026-05-25T13:35:00Z">
        <w:r w:rsidR="00E75D54" w:rsidDel="00A14D05">
          <w:rPr>
            <w:rFonts w:ascii="Cambria" w:hAnsi="Cambria"/>
            <w:color w:val="000000" w:themeColor="text1"/>
            <w:sz w:val="28"/>
            <w:szCs w:val="28"/>
          </w:rPr>
          <w:delText>told the Henrietta her thoughts</w:delText>
        </w:r>
        <w:r w:rsidR="00C934C7" w:rsidDel="00A14D05">
          <w:rPr>
            <w:rFonts w:ascii="Cambria" w:hAnsi="Cambria"/>
            <w:color w:val="000000" w:themeColor="text1"/>
            <w:sz w:val="28"/>
            <w:szCs w:val="28"/>
          </w:rPr>
          <w:delText>,</w:delText>
        </w:r>
      </w:del>
      <w:del w:id="17869" w:author="Claire S" w:date="2026-07-29T17:55:00Z" w16du:dateUtc="2026-07-29T16:55:00Z">
        <w:r w:rsidR="00C934C7" w:rsidDel="00206778">
          <w:rPr>
            <w:rFonts w:ascii="Cambria" w:hAnsi="Cambria"/>
            <w:color w:val="000000" w:themeColor="text1"/>
            <w:sz w:val="28"/>
            <w:szCs w:val="28"/>
          </w:rPr>
          <w:delText xml:space="preserve"> she doubt</w:delText>
        </w:r>
        <w:r w:rsidR="00850BDF" w:rsidDel="00206778">
          <w:rPr>
            <w:rFonts w:ascii="Cambria" w:hAnsi="Cambria"/>
            <w:color w:val="000000" w:themeColor="text1"/>
            <w:sz w:val="28"/>
            <w:szCs w:val="28"/>
          </w:rPr>
          <w:delText>ed</w:delText>
        </w:r>
        <w:r w:rsidR="00C934C7" w:rsidDel="00206778">
          <w:rPr>
            <w:rFonts w:ascii="Cambria" w:hAnsi="Cambria"/>
            <w:color w:val="000000" w:themeColor="text1"/>
            <w:sz w:val="28"/>
            <w:szCs w:val="28"/>
          </w:rPr>
          <w:delText xml:space="preserve"> herself.</w:delText>
        </w:r>
        <w:r w:rsidR="001D4FDE" w:rsidDel="00206778">
          <w:rPr>
            <w:rFonts w:ascii="Cambria" w:hAnsi="Cambria"/>
            <w:color w:val="000000" w:themeColor="text1"/>
            <w:sz w:val="28"/>
            <w:szCs w:val="28"/>
          </w:rPr>
          <w:delText xml:space="preserve"> Maybe that’s what Violet had </w:delText>
        </w:r>
        <w:r w:rsidR="00E75D54" w:rsidDel="00206778">
          <w:rPr>
            <w:rFonts w:ascii="Cambria" w:hAnsi="Cambria"/>
            <w:color w:val="000000" w:themeColor="text1"/>
            <w:sz w:val="28"/>
            <w:szCs w:val="28"/>
          </w:rPr>
          <w:delText>told</w:delText>
        </w:r>
        <w:r w:rsidR="001D4FDE" w:rsidDel="00206778">
          <w:rPr>
            <w:rFonts w:ascii="Cambria" w:hAnsi="Cambria"/>
            <w:color w:val="000000" w:themeColor="text1"/>
            <w:sz w:val="28"/>
            <w:szCs w:val="28"/>
          </w:rPr>
          <w:delText xml:space="preserve"> her that drunken night </w:delText>
        </w:r>
        <w:r w:rsidR="00C1039C" w:rsidDel="00206778">
          <w:rPr>
            <w:rFonts w:ascii="Cambria" w:hAnsi="Cambria"/>
            <w:color w:val="000000" w:themeColor="text1"/>
            <w:sz w:val="28"/>
            <w:szCs w:val="28"/>
          </w:rPr>
          <w:delText>in the club</w:delText>
        </w:r>
      </w:del>
      <w:del w:id="17870" w:author="Claire S" w:date="2026-06-04T17:37:00Z" w16du:dateUtc="2026-06-04T16:37:00Z">
        <w:r w:rsidR="00E75D54">
          <w:rPr>
            <w:rFonts w:ascii="Cambria" w:hAnsi="Cambria"/>
            <w:color w:val="000000" w:themeColor="text1"/>
            <w:sz w:val="28"/>
            <w:szCs w:val="28"/>
          </w:rPr>
          <w:delText>; the night</w:delText>
        </w:r>
        <w:r w:rsidR="00C1039C">
          <w:rPr>
            <w:rFonts w:ascii="Cambria" w:hAnsi="Cambria"/>
            <w:color w:val="000000" w:themeColor="text1"/>
            <w:sz w:val="28"/>
            <w:szCs w:val="28"/>
          </w:rPr>
          <w:delText xml:space="preserve"> Clara</w:delText>
        </w:r>
        <w:r w:rsidR="0075083E">
          <w:rPr>
            <w:rFonts w:ascii="Cambria" w:hAnsi="Cambria"/>
            <w:color w:val="000000" w:themeColor="text1"/>
            <w:sz w:val="28"/>
            <w:szCs w:val="28"/>
          </w:rPr>
          <w:delText xml:space="preserve"> barely remember</w:delText>
        </w:r>
        <w:r w:rsidR="00E75D54">
          <w:rPr>
            <w:rFonts w:ascii="Cambria" w:hAnsi="Cambria"/>
            <w:color w:val="000000" w:themeColor="text1"/>
            <w:sz w:val="28"/>
            <w:szCs w:val="28"/>
          </w:rPr>
          <w:delText>ed</w:delText>
        </w:r>
      </w:del>
      <w:del w:id="17871" w:author="Claire S" w:date="2026-07-29T17:55:00Z" w16du:dateUtc="2026-07-29T16:55:00Z">
        <w:r w:rsidR="0075083E" w:rsidDel="00206778">
          <w:rPr>
            <w:rFonts w:ascii="Cambria" w:hAnsi="Cambria"/>
            <w:color w:val="000000" w:themeColor="text1"/>
            <w:sz w:val="28"/>
            <w:szCs w:val="28"/>
          </w:rPr>
          <w:delText xml:space="preserve"> </w:delText>
        </w:r>
        <w:r w:rsidR="001D4FDE" w:rsidDel="00206778">
          <w:rPr>
            <w:rFonts w:ascii="Cambria" w:hAnsi="Cambria"/>
            <w:color w:val="000000" w:themeColor="text1"/>
            <w:sz w:val="28"/>
            <w:szCs w:val="28"/>
          </w:rPr>
          <w:delText>-</w:delText>
        </w:r>
      </w:del>
    </w:p>
    <w:p w14:paraId="32B3B155" w14:textId="0B99C1E0" w:rsidR="0075083E" w:rsidRDefault="00083CCA" w:rsidP="00083CCA">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 xml:space="preserve">‘I’m not enjoying it,’ the </w:t>
      </w:r>
      <w:r w:rsidR="00C934C7">
        <w:rPr>
          <w:rFonts w:ascii="Cambria" w:hAnsi="Cambria"/>
          <w:color w:val="000000" w:themeColor="text1"/>
          <w:sz w:val="28"/>
          <w:szCs w:val="28"/>
        </w:rPr>
        <w:t>blonde</w:t>
      </w:r>
      <w:r>
        <w:rPr>
          <w:rFonts w:ascii="Cambria" w:hAnsi="Cambria"/>
          <w:color w:val="000000" w:themeColor="text1"/>
          <w:sz w:val="28"/>
          <w:szCs w:val="28"/>
        </w:rPr>
        <w:t xml:space="preserve"> </w:t>
      </w:r>
      <w:r w:rsidR="00850BDF">
        <w:rPr>
          <w:rFonts w:ascii="Cambria" w:hAnsi="Cambria"/>
          <w:color w:val="000000" w:themeColor="text1"/>
          <w:sz w:val="28"/>
          <w:szCs w:val="28"/>
        </w:rPr>
        <w:t xml:space="preserve">girl </w:t>
      </w:r>
      <w:r w:rsidR="00C934C7">
        <w:rPr>
          <w:rFonts w:ascii="Cambria" w:hAnsi="Cambria"/>
          <w:color w:val="000000" w:themeColor="text1"/>
          <w:sz w:val="28"/>
          <w:szCs w:val="28"/>
        </w:rPr>
        <w:t>was annoyed</w:t>
      </w:r>
      <w:r>
        <w:rPr>
          <w:rFonts w:ascii="Cambria" w:hAnsi="Cambria"/>
          <w:color w:val="000000" w:themeColor="text1"/>
          <w:sz w:val="28"/>
          <w:szCs w:val="28"/>
        </w:rPr>
        <w:t xml:space="preserve">. </w:t>
      </w:r>
      <w:r w:rsidR="00C1039C">
        <w:rPr>
          <w:rFonts w:ascii="Cambria" w:hAnsi="Cambria"/>
          <w:color w:val="000000" w:themeColor="text1"/>
          <w:sz w:val="28"/>
          <w:szCs w:val="28"/>
        </w:rPr>
        <w:t>‘I’m not a psycho.’</w:t>
      </w:r>
    </w:p>
    <w:p w14:paraId="1ABCDD84" w14:textId="6EFB1C46" w:rsidR="00BD3F4B" w:rsidRDefault="005D4ED5" w:rsidP="00083CCA">
      <w:pPr>
        <w:spacing w:line="360" w:lineRule="auto"/>
        <w:ind w:firstLine="720"/>
        <w:contextualSpacing/>
        <w:rPr>
          <w:ins w:id="17872" w:author="Claire S" w:date="2026-06-04T17:37:00Z" w16du:dateUtc="2026-06-04T16:37:00Z"/>
          <w:rFonts w:ascii="Cambria" w:hAnsi="Cambria"/>
          <w:color w:val="000000" w:themeColor="text1"/>
          <w:sz w:val="28"/>
          <w:szCs w:val="28"/>
        </w:rPr>
      </w:pPr>
      <w:ins w:id="17873" w:author="Claire S" w:date="2026-05-25T14:38:00Z" w16du:dateUtc="2026-05-25T13:38:00Z">
        <w:r>
          <w:rPr>
            <w:rFonts w:ascii="Cambria" w:hAnsi="Cambria"/>
            <w:color w:val="000000" w:themeColor="text1"/>
            <w:sz w:val="28"/>
            <w:szCs w:val="28"/>
          </w:rPr>
          <w:t xml:space="preserve">‘Nor me.’ </w:t>
        </w:r>
      </w:ins>
      <w:r w:rsidR="0075083E">
        <w:rPr>
          <w:rFonts w:ascii="Cambria" w:hAnsi="Cambria"/>
          <w:color w:val="000000" w:themeColor="text1"/>
          <w:sz w:val="28"/>
          <w:szCs w:val="28"/>
        </w:rPr>
        <w:t xml:space="preserve">Maude </w:t>
      </w:r>
      <w:r w:rsidR="00850BDF">
        <w:rPr>
          <w:rFonts w:ascii="Cambria" w:hAnsi="Cambria"/>
          <w:color w:val="000000" w:themeColor="text1"/>
          <w:sz w:val="28"/>
          <w:szCs w:val="28"/>
        </w:rPr>
        <w:t>took</w:t>
      </w:r>
      <w:r w:rsidR="0075083E">
        <w:rPr>
          <w:rFonts w:ascii="Cambria" w:hAnsi="Cambria"/>
          <w:color w:val="000000" w:themeColor="text1"/>
          <w:sz w:val="28"/>
          <w:szCs w:val="28"/>
        </w:rPr>
        <w:t xml:space="preserve"> her friend’s arm. </w:t>
      </w:r>
      <w:r w:rsidR="00083CCA">
        <w:rPr>
          <w:rFonts w:ascii="Cambria" w:hAnsi="Cambria"/>
          <w:color w:val="000000" w:themeColor="text1"/>
          <w:sz w:val="28"/>
          <w:szCs w:val="28"/>
        </w:rPr>
        <w:t>‘</w:t>
      </w:r>
      <w:ins w:id="17874" w:author="Claire S" w:date="2026-05-25T14:38:00Z" w16du:dateUtc="2026-05-25T13:38:00Z">
        <w:r>
          <w:rPr>
            <w:rFonts w:ascii="Cambria" w:hAnsi="Cambria"/>
            <w:color w:val="000000" w:themeColor="text1"/>
            <w:sz w:val="28"/>
            <w:szCs w:val="28"/>
          </w:rPr>
          <w:t xml:space="preserve">I feel sorry for the poor thing.  It was </w:t>
        </w:r>
      </w:ins>
      <w:del w:id="17875" w:author="Claire S" w:date="2026-05-25T14:38:00Z" w16du:dateUtc="2026-05-25T13:38:00Z">
        <w:r w:rsidR="0075083E" w:rsidDel="005D4ED5">
          <w:rPr>
            <w:rFonts w:ascii="Cambria" w:hAnsi="Cambria"/>
            <w:color w:val="000000" w:themeColor="text1"/>
            <w:sz w:val="28"/>
            <w:szCs w:val="28"/>
          </w:rPr>
          <w:delText>I</w:delText>
        </w:r>
        <w:r w:rsidR="00083CCA" w:rsidDel="005D4ED5">
          <w:rPr>
            <w:rFonts w:ascii="Cambria" w:hAnsi="Cambria"/>
            <w:color w:val="000000" w:themeColor="text1"/>
            <w:sz w:val="28"/>
            <w:szCs w:val="28"/>
          </w:rPr>
          <w:delText>t’s</w:delText>
        </w:r>
        <w:r w:rsidR="00BD3F4B" w:rsidDel="005D4ED5">
          <w:rPr>
            <w:rFonts w:ascii="Cambria" w:hAnsi="Cambria"/>
            <w:color w:val="000000" w:themeColor="text1"/>
            <w:sz w:val="28"/>
            <w:szCs w:val="28"/>
          </w:rPr>
          <w:delText xml:space="preserve"> </w:delText>
        </w:r>
      </w:del>
      <w:r w:rsidR="00BD3F4B">
        <w:rPr>
          <w:rFonts w:ascii="Cambria" w:hAnsi="Cambria"/>
          <w:color w:val="000000" w:themeColor="text1"/>
          <w:sz w:val="28"/>
          <w:szCs w:val="28"/>
        </w:rPr>
        <w:t>obviously</w:t>
      </w:r>
      <w:r w:rsidR="00F63D09">
        <w:rPr>
          <w:rFonts w:ascii="Cambria" w:hAnsi="Cambria"/>
          <w:color w:val="000000" w:themeColor="text1"/>
          <w:sz w:val="28"/>
          <w:szCs w:val="28"/>
        </w:rPr>
        <w:t>,</w:t>
      </w:r>
      <w:r w:rsidR="00083CCA">
        <w:rPr>
          <w:rFonts w:ascii="Cambria" w:hAnsi="Cambria"/>
          <w:color w:val="000000" w:themeColor="text1"/>
          <w:sz w:val="28"/>
          <w:szCs w:val="28"/>
        </w:rPr>
        <w:t xml:space="preserve"> like</w:t>
      </w:r>
      <w:r w:rsidR="009D7DF8">
        <w:rPr>
          <w:rFonts w:ascii="Cambria" w:hAnsi="Cambria"/>
          <w:color w:val="000000" w:themeColor="text1"/>
          <w:sz w:val="28"/>
          <w:szCs w:val="28"/>
        </w:rPr>
        <w:t>,</w:t>
      </w:r>
      <w:r w:rsidR="00083CCA">
        <w:rPr>
          <w:rFonts w:ascii="Cambria" w:hAnsi="Cambria"/>
          <w:color w:val="000000" w:themeColor="text1"/>
          <w:sz w:val="28"/>
          <w:szCs w:val="28"/>
        </w:rPr>
        <w:t xml:space="preserve"> a copycat suicide</w:t>
      </w:r>
      <w:ins w:id="17876" w:author="Claire S" w:date="2026-05-25T14:47:00Z" w16du:dateUtc="2026-05-25T13:47:00Z">
        <w:r w:rsidR="008C280B">
          <w:rPr>
            <w:rFonts w:ascii="Cambria" w:hAnsi="Cambria"/>
            <w:color w:val="000000" w:themeColor="text1"/>
            <w:sz w:val="28"/>
            <w:szCs w:val="28"/>
          </w:rPr>
          <w:t>, though</w:t>
        </w:r>
      </w:ins>
      <w:r w:rsidR="00083CCA">
        <w:rPr>
          <w:rFonts w:ascii="Cambria" w:hAnsi="Cambria"/>
          <w:color w:val="000000" w:themeColor="text1"/>
          <w:sz w:val="28"/>
          <w:szCs w:val="28"/>
        </w:rPr>
        <w:t>.</w:t>
      </w:r>
      <w:ins w:id="17877" w:author="Claire S" w:date="2026-05-25T14:43:00Z" w16du:dateUtc="2026-05-25T13:43:00Z">
        <w:r w:rsidR="00A57EA9">
          <w:rPr>
            <w:rFonts w:ascii="Cambria" w:hAnsi="Cambria"/>
            <w:color w:val="000000" w:themeColor="text1"/>
            <w:sz w:val="28"/>
            <w:szCs w:val="28"/>
          </w:rPr>
          <w:t xml:space="preserve"> Not very original.’</w:t>
        </w:r>
      </w:ins>
      <w:del w:id="17878" w:author="Claire S" w:date="2026-05-25T14:43:00Z" w16du:dateUtc="2026-05-25T13:43:00Z">
        <w:r w:rsidR="00BD3F4B" w:rsidDel="00A57EA9">
          <w:rPr>
            <w:rFonts w:ascii="Cambria" w:hAnsi="Cambria"/>
            <w:color w:val="000000" w:themeColor="text1"/>
            <w:sz w:val="28"/>
            <w:szCs w:val="28"/>
          </w:rPr>
          <w:delText>’</w:delText>
        </w:r>
      </w:del>
    </w:p>
    <w:p w14:paraId="183D66B9" w14:textId="6F301803" w:rsidR="009E1D5D" w:rsidRDefault="009E1D5D" w:rsidP="00F2383F">
      <w:pPr>
        <w:spacing w:line="360" w:lineRule="auto"/>
        <w:ind w:firstLine="720"/>
        <w:contextualSpacing/>
        <w:rPr>
          <w:rFonts w:ascii="Cambria" w:hAnsi="Cambria"/>
          <w:color w:val="000000" w:themeColor="text1"/>
          <w:sz w:val="28"/>
          <w:szCs w:val="28"/>
        </w:rPr>
      </w:pPr>
      <w:ins w:id="17879" w:author="Claire S" w:date="2026-06-04T17:37:00Z" w16du:dateUtc="2026-06-04T16:37:00Z">
        <w:r>
          <w:rPr>
            <w:rFonts w:ascii="Cambria" w:hAnsi="Cambria"/>
            <w:color w:val="000000" w:themeColor="text1"/>
            <w:sz w:val="28"/>
            <w:szCs w:val="28"/>
          </w:rPr>
          <w:t>‘</w:t>
        </w:r>
        <w:commentRangeStart w:id="17880"/>
        <w:r>
          <w:rPr>
            <w:rFonts w:ascii="Cambria" w:hAnsi="Cambria"/>
            <w:color w:val="000000" w:themeColor="text1"/>
            <w:sz w:val="28"/>
            <w:szCs w:val="28"/>
          </w:rPr>
          <w:t xml:space="preserve">But </w:t>
        </w:r>
      </w:ins>
      <w:ins w:id="17881" w:author="Claire S" w:date="2026-07-29T17:55:00Z" w16du:dateUtc="2026-07-29T16:55:00Z">
        <w:r w:rsidR="00206778">
          <w:rPr>
            <w:rFonts w:ascii="Cambria" w:hAnsi="Cambria"/>
            <w:color w:val="000000" w:themeColor="text1"/>
            <w:sz w:val="28"/>
            <w:szCs w:val="28"/>
          </w:rPr>
          <w:t>if</w:t>
        </w:r>
        <w:r w:rsidR="00487A57">
          <w:rPr>
            <w:rFonts w:ascii="Cambria" w:hAnsi="Cambria"/>
            <w:color w:val="000000" w:themeColor="text1"/>
            <w:sz w:val="28"/>
            <w:szCs w:val="28"/>
          </w:rPr>
          <w:t xml:space="preserve"> Dex was </w:t>
        </w:r>
      </w:ins>
      <w:ins w:id="17882" w:author="Claire S" w:date="2026-06-04T17:37:00Z" w16du:dateUtc="2026-06-04T16:37:00Z">
        <w:r>
          <w:rPr>
            <w:rFonts w:ascii="Cambria" w:hAnsi="Cambria"/>
            <w:color w:val="000000" w:themeColor="text1"/>
            <w:sz w:val="28"/>
            <w:szCs w:val="28"/>
          </w:rPr>
          <w:t>murder</w:t>
        </w:r>
      </w:ins>
      <w:ins w:id="17883" w:author="Claire S" w:date="2026-07-29T17:55:00Z" w16du:dateUtc="2026-07-29T16:55:00Z">
        <w:r w:rsidR="00487A57">
          <w:rPr>
            <w:rFonts w:ascii="Cambria" w:hAnsi="Cambria"/>
            <w:color w:val="000000" w:themeColor="text1"/>
            <w:sz w:val="28"/>
            <w:szCs w:val="28"/>
          </w:rPr>
          <w:t>ed</w:t>
        </w:r>
      </w:ins>
      <w:ins w:id="17884" w:author="Claire S" w:date="2026-06-04T17:37:00Z" w16du:dateUtc="2026-06-04T16:37:00Z">
        <w:r>
          <w:rPr>
            <w:rFonts w:ascii="Cambria" w:hAnsi="Cambria"/>
            <w:color w:val="000000" w:themeColor="text1"/>
            <w:sz w:val="28"/>
            <w:szCs w:val="28"/>
          </w:rPr>
          <w:t xml:space="preserve">, </w:t>
        </w:r>
      </w:ins>
      <w:ins w:id="17885" w:author="Claire S" w:date="2026-07-29T17:55:00Z" w16du:dateUtc="2026-07-29T16:55:00Z">
        <w:r w:rsidR="00206778">
          <w:rPr>
            <w:rFonts w:ascii="Cambria" w:hAnsi="Cambria"/>
            <w:color w:val="000000" w:themeColor="text1"/>
            <w:sz w:val="28"/>
            <w:szCs w:val="28"/>
          </w:rPr>
          <w:t>it can’t be copycat</w:t>
        </w:r>
      </w:ins>
      <w:ins w:id="17886" w:author="Claire S" w:date="2026-07-30T08:37:00Z" w16du:dateUtc="2026-07-30T07:37:00Z">
        <w:r w:rsidR="00EB3647">
          <w:rPr>
            <w:rFonts w:ascii="Cambria" w:hAnsi="Cambria"/>
            <w:color w:val="000000" w:themeColor="text1"/>
            <w:sz w:val="28"/>
            <w:szCs w:val="28"/>
          </w:rPr>
          <w:t>,</w:t>
        </w:r>
      </w:ins>
      <w:ins w:id="17887" w:author="Claire S" w:date="2026-07-29T17:55:00Z" w16du:dateUtc="2026-07-29T16:55:00Z">
        <w:r w:rsidR="00206778">
          <w:rPr>
            <w:rFonts w:ascii="Cambria" w:hAnsi="Cambria"/>
            <w:color w:val="000000" w:themeColor="text1"/>
            <w:sz w:val="28"/>
            <w:szCs w:val="28"/>
          </w:rPr>
          <w:t xml:space="preserve"> can it?</w:t>
        </w:r>
      </w:ins>
      <w:ins w:id="17888" w:author="Claire S" w:date="2026-06-04T17:37:00Z" w16du:dateUtc="2026-06-04T16:37:00Z">
        <w:r>
          <w:rPr>
            <w:rFonts w:ascii="Cambria" w:hAnsi="Cambria"/>
            <w:color w:val="000000" w:themeColor="text1"/>
            <w:sz w:val="28"/>
            <w:szCs w:val="28"/>
          </w:rPr>
          <w:t xml:space="preserve">’ </w:t>
        </w:r>
      </w:ins>
      <w:ins w:id="17889" w:author="Claire S" w:date="2026-07-29T17:55:00Z" w16du:dateUtc="2026-07-29T16:55:00Z">
        <w:r w:rsidR="00206778">
          <w:rPr>
            <w:rFonts w:ascii="Cambria" w:hAnsi="Cambria"/>
            <w:color w:val="000000" w:themeColor="text1"/>
            <w:sz w:val="28"/>
            <w:szCs w:val="28"/>
          </w:rPr>
          <w:t>mused</w:t>
        </w:r>
      </w:ins>
      <w:ins w:id="17890" w:author="Claire S" w:date="2026-06-04T17:37:00Z" w16du:dateUtc="2026-06-04T16:37:00Z">
        <w:r>
          <w:rPr>
            <w:rFonts w:ascii="Cambria" w:hAnsi="Cambria"/>
            <w:color w:val="000000" w:themeColor="text1"/>
            <w:sz w:val="28"/>
            <w:szCs w:val="28"/>
          </w:rPr>
          <w:t xml:space="preserve"> the blonde. ‘And have you seen the new List?’ </w:t>
        </w:r>
      </w:ins>
      <w:ins w:id="17891" w:author="Claire S" w:date="2026-06-04T18:00:00Z" w16du:dateUtc="2026-06-04T17:00:00Z">
        <w:r w:rsidR="00484F8E">
          <w:rPr>
            <w:rFonts w:ascii="Cambria" w:hAnsi="Cambria"/>
            <w:color w:val="000000" w:themeColor="text1"/>
            <w:sz w:val="28"/>
            <w:szCs w:val="28"/>
          </w:rPr>
          <w:t xml:space="preserve">Both girls </w:t>
        </w:r>
      </w:ins>
      <w:ins w:id="17892" w:author="Claire S" w:date="2026-06-04T17:37:00Z" w16du:dateUtc="2026-06-04T16:37:00Z">
        <w:r>
          <w:rPr>
            <w:rFonts w:ascii="Cambria" w:hAnsi="Cambria"/>
            <w:color w:val="000000" w:themeColor="text1"/>
            <w:sz w:val="28"/>
            <w:szCs w:val="28"/>
          </w:rPr>
          <w:t>stared at Clara.</w:t>
        </w:r>
      </w:ins>
      <w:ins w:id="17893" w:author="Claire S" w:date="2026-06-05T09:03:00Z" w16du:dateUtc="2026-06-05T08:03:00Z">
        <w:r w:rsidR="00F2383F">
          <w:rPr>
            <w:rFonts w:ascii="Cambria" w:hAnsi="Cambria"/>
            <w:color w:val="000000" w:themeColor="text1"/>
            <w:sz w:val="28"/>
            <w:szCs w:val="28"/>
          </w:rPr>
          <w:t xml:space="preserve"> ‘Poor you</w:t>
        </w:r>
      </w:ins>
      <w:ins w:id="17894" w:author="Claire S" w:date="2026-06-05T09:04:00Z" w16du:dateUtc="2026-06-05T08:04:00Z">
        <w:r w:rsidR="00F2383F">
          <w:rPr>
            <w:rFonts w:ascii="Cambria" w:hAnsi="Cambria"/>
            <w:color w:val="000000" w:themeColor="text1"/>
            <w:sz w:val="28"/>
            <w:szCs w:val="28"/>
          </w:rPr>
          <w:t>.’</w:t>
        </w:r>
      </w:ins>
      <w:commentRangeEnd w:id="17880"/>
      <w:r w:rsidR="00A00C3D">
        <w:rPr>
          <w:rStyle w:val="CommentReference"/>
          <w:rFonts w:ascii="Cambria" w:hAnsi="Cambria"/>
          <w:color w:val="000000" w:themeColor="text1"/>
          <w:sz w:val="28"/>
          <w:szCs w:val="28"/>
        </w:rPr>
        <w:commentReference w:id="17880"/>
      </w:r>
    </w:p>
    <w:p w14:paraId="72C36721" w14:textId="6A9CDCCB" w:rsidR="00083CCA" w:rsidRPr="008C280B" w:rsidDel="005D4ED5" w:rsidRDefault="00A57EA9" w:rsidP="00083CCA">
      <w:pPr>
        <w:spacing w:line="360" w:lineRule="auto"/>
        <w:ind w:firstLine="720"/>
        <w:contextualSpacing/>
        <w:rPr>
          <w:del w:id="17895" w:author="Claire S" w:date="2026-05-25T14:38:00Z" w16du:dateUtc="2026-05-25T13:38:00Z"/>
          <w:rFonts w:ascii="Cambria" w:hAnsi="Cambria"/>
          <w:color w:val="000000" w:themeColor="text1"/>
          <w:sz w:val="28"/>
          <w:szCs w:val="28"/>
        </w:rPr>
      </w:pPr>
      <w:ins w:id="17896" w:author="Claire S" w:date="2026-05-25T14:43:00Z" w16du:dateUtc="2026-05-25T13:43:00Z">
        <w:r w:rsidRPr="008C280B">
          <w:rPr>
            <w:rFonts w:ascii="Cambria" w:hAnsi="Cambria"/>
            <w:color w:val="000000" w:themeColor="text1"/>
            <w:sz w:val="28"/>
            <w:szCs w:val="28"/>
            <w:rPrChange w:id="17897" w:author="Claire S" w:date="2026-05-25T14:47:00Z" w16du:dateUtc="2026-05-25T13:47:00Z">
              <w:rPr>
                <w:rFonts w:ascii="Cambria" w:hAnsi="Cambria"/>
                <w:color w:val="EE0000"/>
                <w:sz w:val="28"/>
                <w:szCs w:val="28"/>
              </w:rPr>
            </w:rPrChange>
          </w:rPr>
          <w:t>‘</w:t>
        </w:r>
      </w:ins>
      <w:ins w:id="17898" w:author="Claire S" w:date="2026-06-06T10:42:00Z" w16du:dateUtc="2026-06-06T09:42:00Z">
        <w:r w:rsidR="00D3740F">
          <w:rPr>
            <w:rFonts w:ascii="Cambria" w:hAnsi="Cambria"/>
            <w:color w:val="000000" w:themeColor="text1"/>
            <w:sz w:val="28"/>
            <w:szCs w:val="28"/>
          </w:rPr>
          <w:t>Jeez</w:t>
        </w:r>
      </w:ins>
      <w:ins w:id="17899" w:author="Claire S" w:date="2026-05-25T14:43:00Z" w16du:dateUtc="2026-05-25T13:43:00Z">
        <w:r w:rsidRPr="008C280B">
          <w:rPr>
            <w:rFonts w:ascii="Cambria" w:hAnsi="Cambria"/>
            <w:color w:val="000000" w:themeColor="text1"/>
            <w:sz w:val="28"/>
            <w:szCs w:val="28"/>
            <w:rPrChange w:id="17900" w:author="Claire S" w:date="2026-05-25T14:47:00Z" w16du:dateUtc="2026-05-25T13:47:00Z">
              <w:rPr>
                <w:rFonts w:ascii="Cambria" w:hAnsi="Cambria"/>
                <w:color w:val="EE0000"/>
                <w:sz w:val="28"/>
                <w:szCs w:val="28"/>
              </w:rPr>
            </w:rPrChange>
          </w:rPr>
          <w:t xml:space="preserve">.’ </w:t>
        </w:r>
      </w:ins>
      <w:del w:id="17901" w:author="Claire S" w:date="2026-05-25T14:38:00Z" w16du:dateUtc="2026-05-25T13:38:00Z">
        <w:r w:rsidR="00BD3F4B" w:rsidRPr="008C280B" w:rsidDel="005D4ED5">
          <w:rPr>
            <w:rFonts w:ascii="Cambria" w:hAnsi="Cambria"/>
            <w:color w:val="000000" w:themeColor="text1"/>
            <w:sz w:val="28"/>
            <w:szCs w:val="28"/>
          </w:rPr>
          <w:delText>‘</w:delText>
        </w:r>
        <w:r w:rsidR="00850BDF" w:rsidRPr="008C280B" w:rsidDel="005D4ED5">
          <w:rPr>
            <w:rFonts w:ascii="Cambria" w:hAnsi="Cambria"/>
            <w:color w:val="000000" w:themeColor="text1"/>
            <w:sz w:val="28"/>
            <w:szCs w:val="28"/>
          </w:rPr>
          <w:delText>A</w:delText>
        </w:r>
        <w:r w:rsidR="00BD3F4B" w:rsidRPr="008C280B" w:rsidDel="005D4ED5">
          <w:rPr>
            <w:rFonts w:ascii="Cambria" w:hAnsi="Cambria"/>
            <w:color w:val="000000" w:themeColor="text1"/>
            <w:sz w:val="28"/>
            <w:szCs w:val="28"/>
          </w:rPr>
          <w:delText>nd</w:delText>
        </w:r>
        <w:r w:rsidR="009D7DF8" w:rsidRPr="008C280B" w:rsidDel="005D4ED5">
          <w:rPr>
            <w:rFonts w:ascii="Cambria" w:hAnsi="Cambria"/>
            <w:color w:val="000000" w:themeColor="text1"/>
            <w:sz w:val="28"/>
            <w:szCs w:val="28"/>
          </w:rPr>
          <w:delText xml:space="preserve"> for your information,</w:delText>
        </w:r>
        <w:r w:rsidR="00830E9D" w:rsidRPr="008C280B" w:rsidDel="005D4ED5">
          <w:rPr>
            <w:rFonts w:ascii="Cambria" w:hAnsi="Cambria"/>
            <w:color w:val="000000" w:themeColor="text1"/>
            <w:sz w:val="28"/>
            <w:szCs w:val="28"/>
          </w:rPr>
          <w:delText>’ the girl said tartly, ‘</w:delText>
        </w:r>
      </w:del>
      <w:del w:id="17902" w:author="Claire S" w:date="2026-05-25T14:34:00Z" w16du:dateUtc="2026-05-25T13:34:00Z">
        <w:r w:rsidR="009D7DF8" w:rsidRPr="008C280B" w:rsidDel="00713207">
          <w:rPr>
            <w:rFonts w:ascii="Cambria" w:hAnsi="Cambria"/>
            <w:color w:val="000000" w:themeColor="text1"/>
            <w:sz w:val="28"/>
            <w:szCs w:val="28"/>
          </w:rPr>
          <w:delText>t</w:delText>
        </w:r>
        <w:r w:rsidR="00083CCA" w:rsidRPr="008C280B" w:rsidDel="00713207">
          <w:rPr>
            <w:rFonts w:ascii="Cambria" w:hAnsi="Cambria"/>
            <w:color w:val="000000" w:themeColor="text1"/>
            <w:sz w:val="28"/>
            <w:szCs w:val="28"/>
          </w:rPr>
          <w:delText xml:space="preserve">he note just </w:delText>
        </w:r>
        <w:r w:rsidR="00850BDF" w:rsidRPr="008C280B" w:rsidDel="00713207">
          <w:rPr>
            <w:rFonts w:ascii="Cambria" w:hAnsi="Cambria"/>
            <w:color w:val="000000" w:themeColor="text1"/>
            <w:sz w:val="28"/>
            <w:szCs w:val="28"/>
          </w:rPr>
          <w:delText>came in the mail -</w:delText>
        </w:r>
        <w:r w:rsidR="00497901" w:rsidRPr="008C280B" w:rsidDel="00713207">
          <w:rPr>
            <w:rFonts w:ascii="Cambria" w:hAnsi="Cambria"/>
            <w:color w:val="000000" w:themeColor="text1"/>
            <w:sz w:val="28"/>
            <w:szCs w:val="28"/>
          </w:rPr>
          <w:delText xml:space="preserve"> </w:delText>
        </w:r>
        <w:r w:rsidR="00083CCA" w:rsidRPr="008C280B" w:rsidDel="00713207">
          <w:rPr>
            <w:rFonts w:ascii="Cambria" w:hAnsi="Cambria"/>
            <w:color w:val="000000" w:themeColor="text1"/>
            <w:sz w:val="28"/>
            <w:szCs w:val="28"/>
          </w:rPr>
          <w:delText>so you can see for yourself.’</w:delText>
        </w:r>
      </w:del>
    </w:p>
    <w:p w14:paraId="7D7138DA" w14:textId="48518144" w:rsidR="009D7DF8" w:rsidRPr="008C280B" w:rsidRDefault="009D7DF8" w:rsidP="00083CCA">
      <w:pPr>
        <w:spacing w:line="360" w:lineRule="auto"/>
        <w:ind w:firstLine="720"/>
        <w:contextualSpacing/>
        <w:rPr>
          <w:rFonts w:ascii="Cambria" w:hAnsi="Cambria"/>
          <w:color w:val="000000" w:themeColor="text1"/>
          <w:sz w:val="28"/>
          <w:szCs w:val="28"/>
        </w:rPr>
      </w:pPr>
      <w:del w:id="17903" w:author="Claire S" w:date="2026-05-25T14:38:00Z" w16du:dateUtc="2026-05-25T13:38:00Z">
        <w:r w:rsidRPr="008C280B" w:rsidDel="005D4ED5">
          <w:rPr>
            <w:rFonts w:ascii="Cambria" w:hAnsi="Cambria"/>
            <w:color w:val="000000" w:themeColor="text1"/>
            <w:sz w:val="28"/>
            <w:szCs w:val="28"/>
          </w:rPr>
          <w:delText xml:space="preserve">‘I will.’ </w:delText>
        </w:r>
      </w:del>
      <w:r w:rsidRPr="008C280B">
        <w:rPr>
          <w:rFonts w:ascii="Cambria" w:hAnsi="Cambria"/>
          <w:color w:val="000000" w:themeColor="text1"/>
          <w:sz w:val="28"/>
          <w:szCs w:val="28"/>
        </w:rPr>
        <w:t>Clara dumped her tray</w:t>
      </w:r>
      <w:r w:rsidR="00BD3F4B" w:rsidRPr="008C280B">
        <w:rPr>
          <w:rFonts w:ascii="Cambria" w:hAnsi="Cambria"/>
          <w:color w:val="000000" w:themeColor="text1"/>
          <w:sz w:val="28"/>
          <w:szCs w:val="28"/>
        </w:rPr>
        <w:t>, slopping</w:t>
      </w:r>
      <w:r w:rsidR="00413F97" w:rsidRPr="008C280B">
        <w:rPr>
          <w:rFonts w:ascii="Cambria" w:hAnsi="Cambria"/>
          <w:color w:val="000000" w:themeColor="text1"/>
          <w:sz w:val="28"/>
          <w:szCs w:val="28"/>
        </w:rPr>
        <w:t xml:space="preserve"> soup</w:t>
      </w:r>
      <w:r w:rsidR="00BD3F4B" w:rsidRPr="008C280B">
        <w:rPr>
          <w:rFonts w:ascii="Cambria" w:hAnsi="Cambria"/>
          <w:color w:val="000000" w:themeColor="text1"/>
          <w:sz w:val="28"/>
          <w:szCs w:val="28"/>
        </w:rPr>
        <w:t xml:space="preserve"> everywhere</w:t>
      </w:r>
      <w:ins w:id="17904" w:author="Claire S" w:date="2026-05-25T14:39:00Z" w16du:dateUtc="2026-05-25T13:39:00Z">
        <w:r w:rsidR="00C94236" w:rsidRPr="008C280B">
          <w:rPr>
            <w:rFonts w:ascii="Cambria" w:hAnsi="Cambria"/>
            <w:color w:val="000000" w:themeColor="text1"/>
            <w:sz w:val="28"/>
            <w:szCs w:val="28"/>
            <w:rPrChange w:id="17905" w:author="Claire S" w:date="2026-05-25T14:47:00Z" w16du:dateUtc="2026-05-25T13:47:00Z">
              <w:rPr>
                <w:rFonts w:ascii="Cambria" w:hAnsi="Cambria"/>
                <w:color w:val="EE0000"/>
                <w:sz w:val="28"/>
                <w:szCs w:val="28"/>
              </w:rPr>
            </w:rPrChange>
          </w:rPr>
          <w:t xml:space="preserve"> </w:t>
        </w:r>
      </w:ins>
      <w:del w:id="17906" w:author="Claire S" w:date="2026-05-25T14:39:00Z" w16du:dateUtc="2026-05-25T13:39:00Z">
        <w:r w:rsidR="00413F97" w:rsidRPr="008C280B" w:rsidDel="00C94236">
          <w:rPr>
            <w:rFonts w:ascii="Cambria" w:hAnsi="Cambria"/>
            <w:color w:val="000000" w:themeColor="text1"/>
            <w:sz w:val="28"/>
            <w:szCs w:val="28"/>
          </w:rPr>
          <w:delText xml:space="preserve">, </w:delText>
        </w:r>
      </w:del>
      <w:r w:rsidR="00413F97" w:rsidRPr="008C280B">
        <w:rPr>
          <w:rFonts w:ascii="Cambria" w:hAnsi="Cambria"/>
          <w:color w:val="000000" w:themeColor="text1"/>
          <w:sz w:val="28"/>
          <w:szCs w:val="28"/>
        </w:rPr>
        <w:t xml:space="preserve">to the server’s dismay, and hurried </w:t>
      </w:r>
      <w:ins w:id="17907" w:author="Claire S" w:date="2026-05-25T14:38:00Z" w16du:dateUtc="2026-05-25T13:38:00Z">
        <w:r w:rsidR="005D4ED5" w:rsidRPr="008C280B">
          <w:rPr>
            <w:rFonts w:ascii="Cambria" w:hAnsi="Cambria"/>
            <w:color w:val="000000" w:themeColor="text1"/>
            <w:sz w:val="28"/>
            <w:szCs w:val="28"/>
            <w:rPrChange w:id="17908" w:author="Claire S" w:date="2026-05-25T14:47:00Z" w16du:dateUtc="2026-05-25T13:47:00Z">
              <w:rPr>
                <w:rFonts w:ascii="Cambria" w:hAnsi="Cambria"/>
                <w:color w:val="EE0000"/>
                <w:sz w:val="28"/>
                <w:szCs w:val="28"/>
              </w:rPr>
            </w:rPrChange>
          </w:rPr>
          <w:t>away</w:t>
        </w:r>
      </w:ins>
      <w:del w:id="17909" w:author="Claire S" w:date="2026-05-25T14:38:00Z" w16du:dateUtc="2026-05-25T13:38:00Z">
        <w:r w:rsidR="005E39E9" w:rsidRPr="008C280B" w:rsidDel="005D4ED5">
          <w:rPr>
            <w:rFonts w:ascii="Cambria" w:hAnsi="Cambria"/>
            <w:color w:val="000000" w:themeColor="text1"/>
            <w:sz w:val="28"/>
            <w:szCs w:val="28"/>
          </w:rPr>
          <w:delText>down</w:delText>
        </w:r>
        <w:r w:rsidR="00BD3F4B" w:rsidRPr="008C280B" w:rsidDel="005D4ED5">
          <w:rPr>
            <w:rFonts w:ascii="Cambria" w:hAnsi="Cambria"/>
            <w:color w:val="000000" w:themeColor="text1"/>
            <w:sz w:val="28"/>
            <w:szCs w:val="28"/>
          </w:rPr>
          <w:delText>stairs</w:delText>
        </w:r>
      </w:del>
      <w:r w:rsidR="00BD3F4B" w:rsidRPr="008C280B">
        <w:rPr>
          <w:rFonts w:ascii="Cambria" w:hAnsi="Cambria"/>
          <w:color w:val="000000" w:themeColor="text1"/>
          <w:sz w:val="28"/>
          <w:szCs w:val="28"/>
        </w:rPr>
        <w:t>.</w:t>
      </w:r>
    </w:p>
    <w:p w14:paraId="61979E08" w14:textId="77777777" w:rsidR="00F63D09" w:rsidRPr="006832DD" w:rsidRDefault="00F63D09" w:rsidP="009D7DF8">
      <w:pPr>
        <w:spacing w:line="360" w:lineRule="auto"/>
        <w:contextualSpacing/>
        <w:rPr>
          <w:rFonts w:ascii="Cambria" w:hAnsi="Cambria"/>
          <w:color w:val="EE0000"/>
          <w:sz w:val="28"/>
          <w:szCs w:val="28"/>
          <w:rPrChange w:id="17910" w:author="Claire S" w:date="2026-05-22T16:56:00Z" w16du:dateUtc="2026-05-22T15:56:00Z">
            <w:rPr>
              <w:rFonts w:ascii="Cambria" w:hAnsi="Cambria"/>
              <w:color w:val="000000" w:themeColor="text1"/>
              <w:sz w:val="28"/>
              <w:szCs w:val="28"/>
            </w:rPr>
          </w:rPrChange>
        </w:rPr>
      </w:pPr>
    </w:p>
    <w:p w14:paraId="76EEF4F7" w14:textId="6394E164" w:rsidR="009D7DF8" w:rsidRPr="008C280B" w:rsidRDefault="007F7742" w:rsidP="009D7DF8">
      <w:pPr>
        <w:spacing w:line="360" w:lineRule="auto"/>
        <w:contextualSpacing/>
        <w:rPr>
          <w:rFonts w:ascii="Cambria" w:hAnsi="Cambria"/>
          <w:color w:val="000000" w:themeColor="text1"/>
          <w:sz w:val="28"/>
          <w:szCs w:val="28"/>
        </w:rPr>
      </w:pPr>
      <w:r w:rsidRPr="008C280B">
        <w:rPr>
          <w:rFonts w:ascii="Cambria" w:hAnsi="Cambria"/>
          <w:color w:val="000000" w:themeColor="text1"/>
          <w:sz w:val="28"/>
          <w:szCs w:val="28"/>
        </w:rPr>
        <w:t>*</w:t>
      </w:r>
    </w:p>
    <w:p w14:paraId="1371EA41" w14:textId="44CB1930" w:rsidR="00B96ECA" w:rsidRPr="00C94236" w:rsidRDefault="00BD3F4B" w:rsidP="009D7DF8">
      <w:pPr>
        <w:spacing w:line="360" w:lineRule="auto"/>
        <w:contextualSpacing/>
        <w:rPr>
          <w:rFonts w:ascii="Cambria" w:hAnsi="Cambria"/>
          <w:color w:val="000000" w:themeColor="text1"/>
          <w:sz w:val="28"/>
          <w:szCs w:val="28"/>
        </w:rPr>
      </w:pPr>
      <w:del w:id="17911" w:author="Claire S" w:date="2026-05-25T14:39:00Z" w16du:dateUtc="2026-05-25T13:39:00Z">
        <w:r w:rsidRPr="00EB3647" w:rsidDel="00C94236">
          <w:rPr>
            <w:rFonts w:ascii="Cambria" w:hAnsi="Cambria"/>
            <w:color w:val="000000" w:themeColor="text1"/>
            <w:sz w:val="28"/>
            <w:szCs w:val="28"/>
          </w:rPr>
          <w:delText xml:space="preserve">But </w:delText>
        </w:r>
        <w:commentRangeStart w:id="17912"/>
        <w:r w:rsidR="005E39E9" w:rsidRPr="00EB3647" w:rsidDel="00C94236">
          <w:rPr>
            <w:rFonts w:ascii="Cambria" w:hAnsi="Cambria"/>
            <w:color w:val="000000" w:themeColor="text1"/>
            <w:sz w:val="28"/>
            <w:szCs w:val="28"/>
          </w:rPr>
          <w:delText xml:space="preserve">Violet’s note had already been removed </w:delText>
        </w:r>
        <w:commentRangeEnd w:id="17912"/>
        <w:r w:rsidR="00C6453F" w:rsidRPr="00EB3647" w:rsidDel="00C94236">
          <w:rPr>
            <w:rStyle w:val="CommentReference"/>
            <w:rFonts w:ascii="Cambria" w:hAnsi="Cambria"/>
            <w:color w:val="000000" w:themeColor="text1"/>
            <w:sz w:val="28"/>
            <w:szCs w:val="28"/>
          </w:rPr>
          <w:commentReference w:id="17912"/>
        </w:r>
        <w:r w:rsidR="005E39E9" w:rsidRPr="00EB3647" w:rsidDel="00C94236">
          <w:rPr>
            <w:rFonts w:ascii="Cambria" w:hAnsi="Cambria"/>
            <w:color w:val="000000" w:themeColor="text1"/>
            <w:sz w:val="28"/>
            <w:szCs w:val="28"/>
          </w:rPr>
          <w:delText xml:space="preserve">by the </w:delText>
        </w:r>
        <w:r w:rsidR="00EA5619" w:rsidRPr="00EB3647" w:rsidDel="00C94236">
          <w:rPr>
            <w:rFonts w:ascii="Cambria" w:hAnsi="Cambria"/>
            <w:color w:val="000000" w:themeColor="text1"/>
            <w:sz w:val="28"/>
            <w:szCs w:val="28"/>
          </w:rPr>
          <w:delText>P</w:delText>
        </w:r>
        <w:r w:rsidR="005E39E9" w:rsidRPr="00EB3647" w:rsidDel="00C94236">
          <w:rPr>
            <w:rFonts w:ascii="Cambria" w:hAnsi="Cambria"/>
            <w:color w:val="000000" w:themeColor="text1"/>
            <w:sz w:val="28"/>
            <w:szCs w:val="28"/>
          </w:rPr>
          <w:delText>owers</w:delText>
        </w:r>
        <w:r w:rsidR="00EA5619" w:rsidRPr="00EB3647" w:rsidDel="00C94236">
          <w:rPr>
            <w:rFonts w:ascii="Cambria" w:hAnsi="Cambria"/>
            <w:color w:val="000000" w:themeColor="text1"/>
            <w:sz w:val="28"/>
            <w:szCs w:val="28"/>
          </w:rPr>
          <w:delText>-</w:delText>
        </w:r>
        <w:r w:rsidR="005E39E9" w:rsidRPr="00EB3647" w:rsidDel="00C94236">
          <w:rPr>
            <w:rFonts w:ascii="Cambria" w:hAnsi="Cambria"/>
            <w:color w:val="000000" w:themeColor="text1"/>
            <w:sz w:val="28"/>
            <w:szCs w:val="28"/>
          </w:rPr>
          <w:delText>that</w:delText>
        </w:r>
        <w:r w:rsidR="00EA5619" w:rsidRPr="00EB3647" w:rsidDel="00C94236">
          <w:rPr>
            <w:rFonts w:ascii="Cambria" w:hAnsi="Cambria"/>
            <w:color w:val="000000" w:themeColor="text1"/>
            <w:sz w:val="28"/>
            <w:szCs w:val="28"/>
          </w:rPr>
          <w:delText>-</w:delText>
        </w:r>
        <w:r w:rsidR="005E39E9" w:rsidRPr="00EB3647" w:rsidDel="00C94236">
          <w:rPr>
            <w:rFonts w:ascii="Cambria" w:hAnsi="Cambria"/>
            <w:color w:val="000000" w:themeColor="text1"/>
            <w:sz w:val="28"/>
            <w:szCs w:val="28"/>
          </w:rPr>
          <w:delText xml:space="preserve">be, so </w:delText>
        </w:r>
        <w:r w:rsidRPr="00EB3647" w:rsidDel="00C94236">
          <w:rPr>
            <w:rFonts w:ascii="Cambria" w:hAnsi="Cambria"/>
            <w:color w:val="000000" w:themeColor="text1"/>
            <w:sz w:val="28"/>
            <w:szCs w:val="28"/>
          </w:rPr>
          <w:delText>a</w:delText>
        </w:r>
        <w:r w:rsidR="00B96ECA" w:rsidRPr="00EB3647" w:rsidDel="00C94236">
          <w:rPr>
            <w:rFonts w:ascii="Cambria" w:hAnsi="Cambria"/>
            <w:color w:val="000000" w:themeColor="text1"/>
            <w:sz w:val="28"/>
            <w:szCs w:val="28"/>
          </w:rPr>
          <w:delText>ll</w:delText>
        </w:r>
      </w:del>
      <w:ins w:id="17913" w:author="Claire S" w:date="2026-05-25T14:39:00Z" w16du:dateUtc="2026-05-25T13:39:00Z">
        <w:r w:rsidR="00C94236" w:rsidRPr="00EB3647">
          <w:rPr>
            <w:rFonts w:ascii="Cambria" w:hAnsi="Cambria"/>
            <w:color w:val="000000" w:themeColor="text1"/>
            <w:sz w:val="28"/>
            <w:szCs w:val="28"/>
          </w:rPr>
          <w:t>Back at her desk</w:t>
        </w:r>
      </w:ins>
      <w:ins w:id="17914" w:author="Claire S" w:date="2026-05-25T14:44:00Z" w16du:dateUtc="2026-05-25T13:44:00Z">
        <w:r w:rsidR="00A57EA9" w:rsidRPr="00EB3647">
          <w:rPr>
            <w:rFonts w:ascii="Cambria" w:hAnsi="Cambria"/>
            <w:color w:val="000000" w:themeColor="text1"/>
            <w:sz w:val="28"/>
            <w:szCs w:val="28"/>
          </w:rPr>
          <w:t>,</w:t>
        </w:r>
      </w:ins>
      <w:del w:id="17915" w:author="Claire S" w:date="2026-05-25T14:39:00Z" w16du:dateUtc="2026-05-25T13:39:00Z">
        <w:r w:rsidR="00B96ECA" w:rsidRPr="00EB3647" w:rsidDel="00C94236">
          <w:rPr>
            <w:rFonts w:ascii="Cambria" w:hAnsi="Cambria"/>
            <w:color w:val="000000" w:themeColor="text1"/>
            <w:sz w:val="28"/>
            <w:szCs w:val="28"/>
          </w:rPr>
          <w:delText xml:space="preserve"> th</w:delText>
        </w:r>
        <w:r w:rsidR="00FB0297" w:rsidRPr="00EB3647" w:rsidDel="00C94236">
          <w:rPr>
            <w:rFonts w:ascii="Cambria" w:hAnsi="Cambria"/>
            <w:color w:val="000000" w:themeColor="text1"/>
            <w:sz w:val="28"/>
            <w:szCs w:val="28"/>
          </w:rPr>
          <w:delText>at</w:delText>
        </w:r>
      </w:del>
      <w:r w:rsidR="00FB0297" w:rsidRPr="00C94236">
        <w:rPr>
          <w:rFonts w:ascii="Cambria" w:hAnsi="Cambria"/>
          <w:color w:val="000000" w:themeColor="text1"/>
          <w:sz w:val="28"/>
          <w:szCs w:val="28"/>
        </w:rPr>
        <w:t xml:space="preserve"> </w:t>
      </w:r>
      <w:r w:rsidR="009D7DF8" w:rsidRPr="00C94236">
        <w:rPr>
          <w:rFonts w:ascii="Cambria" w:hAnsi="Cambria"/>
          <w:color w:val="000000" w:themeColor="text1"/>
          <w:sz w:val="28"/>
          <w:szCs w:val="28"/>
        </w:rPr>
        <w:t>Clara</w:t>
      </w:r>
      <w:r w:rsidR="00FB0297" w:rsidRPr="00C94236">
        <w:rPr>
          <w:rFonts w:ascii="Cambria" w:hAnsi="Cambria"/>
          <w:color w:val="000000" w:themeColor="text1"/>
          <w:sz w:val="28"/>
          <w:szCs w:val="28"/>
        </w:rPr>
        <w:t xml:space="preserve"> found</w:t>
      </w:r>
      <w:del w:id="17916" w:author="Claire S" w:date="2026-05-25T14:44:00Z" w16du:dateUtc="2026-05-25T13:44:00Z">
        <w:r w:rsidR="00FB0297" w:rsidRPr="00C94236" w:rsidDel="00A57EA9">
          <w:rPr>
            <w:rFonts w:ascii="Cambria" w:hAnsi="Cambria"/>
            <w:color w:val="000000" w:themeColor="text1"/>
            <w:sz w:val="28"/>
            <w:szCs w:val="28"/>
          </w:rPr>
          <w:delText xml:space="preserve"> was</w:delText>
        </w:r>
      </w:del>
      <w:r w:rsidR="00FB0297" w:rsidRPr="00C94236">
        <w:rPr>
          <w:rFonts w:ascii="Cambria" w:hAnsi="Cambria"/>
          <w:color w:val="000000" w:themeColor="text1"/>
          <w:sz w:val="28"/>
          <w:szCs w:val="28"/>
        </w:rPr>
        <w:t xml:space="preserve"> a new monitor</w:t>
      </w:r>
      <w:del w:id="17917" w:author="Claire S" w:date="2026-05-25T14:39:00Z" w16du:dateUtc="2026-05-25T13:39:00Z">
        <w:r w:rsidR="00FB0297" w:rsidRPr="00C94236" w:rsidDel="00C94236">
          <w:rPr>
            <w:rFonts w:ascii="Cambria" w:hAnsi="Cambria"/>
            <w:color w:val="000000" w:themeColor="text1"/>
            <w:sz w:val="28"/>
            <w:szCs w:val="28"/>
          </w:rPr>
          <w:delText xml:space="preserve"> </w:delText>
        </w:r>
        <w:r w:rsidRPr="00C94236" w:rsidDel="00C94236">
          <w:rPr>
            <w:rFonts w:ascii="Cambria" w:hAnsi="Cambria"/>
            <w:color w:val="000000" w:themeColor="text1"/>
            <w:sz w:val="28"/>
            <w:szCs w:val="28"/>
          </w:rPr>
          <w:delText>at her desk</w:delText>
        </w:r>
      </w:del>
      <w:r w:rsidRPr="00C94236">
        <w:rPr>
          <w:rFonts w:ascii="Cambria" w:hAnsi="Cambria"/>
          <w:color w:val="000000" w:themeColor="text1"/>
          <w:sz w:val="28"/>
          <w:szCs w:val="28"/>
        </w:rPr>
        <w:t xml:space="preserve">, </w:t>
      </w:r>
      <w:r w:rsidR="00FB0297" w:rsidRPr="00C94236">
        <w:rPr>
          <w:rFonts w:ascii="Cambria" w:hAnsi="Cambria"/>
          <w:color w:val="000000" w:themeColor="text1"/>
          <w:sz w:val="28"/>
          <w:szCs w:val="28"/>
        </w:rPr>
        <w:t>and Phil’s mobile n</w:t>
      </w:r>
      <w:r w:rsidRPr="00C94236">
        <w:rPr>
          <w:rFonts w:ascii="Cambria" w:hAnsi="Cambria"/>
          <w:color w:val="000000" w:themeColor="text1"/>
          <w:sz w:val="28"/>
          <w:szCs w:val="28"/>
        </w:rPr>
        <w:t>umber</w:t>
      </w:r>
      <w:r w:rsidR="00FB0297" w:rsidRPr="00C94236">
        <w:rPr>
          <w:rFonts w:ascii="Cambria" w:hAnsi="Cambria"/>
          <w:color w:val="000000" w:themeColor="text1"/>
          <w:sz w:val="28"/>
          <w:szCs w:val="28"/>
        </w:rPr>
        <w:t xml:space="preserve"> scribbled on a Post-</w:t>
      </w:r>
      <w:del w:id="17918" w:author="Daisy Watt" w:date="2026-06-23T12:46:00Z" w16du:dateUtc="2026-06-23T10:46:00Z">
        <w:r w:rsidR="00FB0297" w:rsidRPr="00C94236" w:rsidDel="00B8468E">
          <w:rPr>
            <w:rFonts w:ascii="Cambria" w:hAnsi="Cambria"/>
            <w:color w:val="000000" w:themeColor="text1"/>
            <w:sz w:val="28"/>
            <w:szCs w:val="28"/>
          </w:rPr>
          <w:delText>i</w:delText>
        </w:r>
      </w:del>
      <w:ins w:id="17919" w:author="Daisy Watt" w:date="2026-06-23T12:46:00Z" w16du:dateUtc="2026-06-23T10:46:00Z">
        <w:r w:rsidR="00B8468E">
          <w:rPr>
            <w:rFonts w:ascii="Cambria" w:hAnsi="Cambria"/>
            <w:color w:val="000000" w:themeColor="text1"/>
            <w:sz w:val="28"/>
            <w:szCs w:val="28"/>
          </w:rPr>
          <w:t>I</w:t>
        </w:r>
      </w:ins>
      <w:r w:rsidR="00FB0297" w:rsidRPr="00C94236">
        <w:rPr>
          <w:rFonts w:ascii="Cambria" w:hAnsi="Cambria"/>
          <w:color w:val="000000" w:themeColor="text1"/>
          <w:sz w:val="28"/>
          <w:szCs w:val="28"/>
        </w:rPr>
        <w:t xml:space="preserve">t. </w:t>
      </w:r>
    </w:p>
    <w:p w14:paraId="662E6D47" w14:textId="533F2987" w:rsidR="00FB0297" w:rsidRPr="00002D33" w:rsidRDefault="00FB0297" w:rsidP="00B96ECA">
      <w:pPr>
        <w:spacing w:line="360" w:lineRule="auto"/>
        <w:ind w:firstLine="720"/>
        <w:contextualSpacing/>
        <w:rPr>
          <w:rFonts w:ascii="Cambria" w:hAnsi="Cambria"/>
          <w:b/>
          <w:bCs/>
          <w:i/>
          <w:iCs/>
          <w:color w:val="000000" w:themeColor="text1"/>
          <w:sz w:val="28"/>
          <w:szCs w:val="28"/>
        </w:rPr>
      </w:pPr>
      <w:del w:id="17920" w:author="Claire S" w:date="2026-07-30T08:42:00Z" w16du:dateUtc="2026-07-30T07:42:00Z">
        <w:r w:rsidRPr="00002D33" w:rsidDel="00814EA3">
          <w:rPr>
            <w:rFonts w:ascii="Cambria" w:hAnsi="Cambria"/>
            <w:b/>
            <w:bCs/>
            <w:color w:val="000000" w:themeColor="text1"/>
            <w:sz w:val="28"/>
            <w:szCs w:val="28"/>
          </w:rPr>
          <w:delText>‘</w:delText>
        </w:r>
      </w:del>
      <w:r w:rsidR="00BA566D" w:rsidRPr="00002D33">
        <w:rPr>
          <w:rFonts w:ascii="Cambria" w:hAnsi="Cambria"/>
          <w:b/>
          <w:bCs/>
          <w:i/>
          <w:iCs/>
          <w:color w:val="000000" w:themeColor="text1"/>
          <w:sz w:val="28"/>
          <w:szCs w:val="28"/>
        </w:rPr>
        <w:t>Any</w:t>
      </w:r>
      <w:r w:rsidRPr="00002D33">
        <w:rPr>
          <w:rFonts w:ascii="Cambria" w:hAnsi="Cambria"/>
          <w:b/>
          <w:bCs/>
          <w:i/>
          <w:iCs/>
          <w:color w:val="000000" w:themeColor="text1"/>
          <w:sz w:val="28"/>
          <w:szCs w:val="28"/>
        </w:rPr>
        <w:t xml:space="preserve"> more probs, just call or text me direct, and I’ll help you </w:t>
      </w:r>
      <w:r w:rsidRPr="00002D33">
        <w:rPr>
          <w:rFonts w:ascii="Cambria" w:hAnsi="Cambria"/>
          <w:b/>
          <w:bCs/>
          <w:i/>
          <w:iCs/>
          <w:color w:val="000000" w:themeColor="text1"/>
          <w:sz w:val="28"/>
          <w:szCs w:val="28"/>
        </w:rPr>
        <w:sym w:font="Wingdings" w:char="F04A"/>
      </w:r>
      <w:del w:id="17921" w:author="Claire S" w:date="2026-07-30T08:42:00Z" w16du:dateUtc="2026-07-30T07:42:00Z">
        <w:r w:rsidRPr="00002D33" w:rsidDel="00814EA3">
          <w:rPr>
            <w:rFonts w:ascii="Cambria" w:hAnsi="Cambria"/>
            <w:b/>
            <w:bCs/>
            <w:i/>
            <w:iCs/>
            <w:color w:val="000000" w:themeColor="text1"/>
            <w:sz w:val="28"/>
            <w:szCs w:val="28"/>
          </w:rPr>
          <w:delText>’</w:delText>
        </w:r>
      </w:del>
    </w:p>
    <w:p w14:paraId="1705FC58" w14:textId="77777777" w:rsidR="00085C3E" w:rsidRDefault="00085C3E" w:rsidP="00002D33">
      <w:pPr>
        <w:spacing w:line="360" w:lineRule="auto"/>
        <w:ind w:firstLine="720"/>
        <w:contextualSpacing/>
        <w:rPr>
          <w:rFonts w:ascii="Cambria" w:hAnsi="Cambria"/>
          <w:color w:val="000000" w:themeColor="text1"/>
          <w:sz w:val="28"/>
          <w:szCs w:val="28"/>
        </w:rPr>
      </w:pPr>
    </w:p>
    <w:p w14:paraId="441BAE83" w14:textId="5F68BFB3" w:rsidR="009B218C" w:rsidRDefault="00095BDD" w:rsidP="005E39E9">
      <w:pPr>
        <w:spacing w:line="360" w:lineRule="auto"/>
        <w:contextualSpacing/>
        <w:rPr>
          <w:ins w:id="17922" w:author="Claire S" w:date="2026-05-25T14:40:00Z" w16du:dateUtc="2026-05-25T13:40:00Z"/>
          <w:rFonts w:ascii="Cambria" w:hAnsi="Cambria"/>
          <w:color w:val="000000" w:themeColor="text1"/>
          <w:sz w:val="28"/>
          <w:szCs w:val="28"/>
        </w:rPr>
      </w:pPr>
      <w:del w:id="17923" w:author="Claire S" w:date="2026-05-22T16:56:00Z" w16du:dateUtc="2026-05-22T15:56:00Z">
        <w:r w:rsidDel="00DD78BF">
          <w:rPr>
            <w:rFonts w:ascii="Cambria" w:hAnsi="Cambria"/>
            <w:color w:val="000000" w:themeColor="text1"/>
            <w:sz w:val="28"/>
            <w:szCs w:val="28"/>
          </w:rPr>
          <w:delText xml:space="preserve">And just when </w:delText>
        </w:r>
      </w:del>
      <w:r w:rsidR="005E39E9">
        <w:rPr>
          <w:rFonts w:ascii="Cambria" w:hAnsi="Cambria"/>
          <w:color w:val="000000" w:themeColor="text1"/>
          <w:sz w:val="28"/>
          <w:szCs w:val="28"/>
        </w:rPr>
        <w:t>Clara</w:t>
      </w:r>
      <w:r>
        <w:rPr>
          <w:rFonts w:ascii="Cambria" w:hAnsi="Cambria"/>
          <w:color w:val="000000" w:themeColor="text1"/>
          <w:sz w:val="28"/>
          <w:szCs w:val="28"/>
        </w:rPr>
        <w:t xml:space="preserve"> </w:t>
      </w:r>
      <w:del w:id="17924" w:author="Claire S" w:date="2026-05-22T16:56:00Z" w16du:dateUtc="2026-05-22T15:56:00Z">
        <w:r w:rsidDel="00DD78BF">
          <w:rPr>
            <w:rFonts w:ascii="Cambria" w:hAnsi="Cambria"/>
            <w:color w:val="000000" w:themeColor="text1"/>
            <w:sz w:val="28"/>
            <w:szCs w:val="28"/>
          </w:rPr>
          <w:delText xml:space="preserve">thought </w:delText>
        </w:r>
        <w:r w:rsidR="00EA5619" w:rsidDel="00DD78BF">
          <w:rPr>
            <w:rFonts w:ascii="Cambria" w:hAnsi="Cambria"/>
            <w:color w:val="000000" w:themeColor="text1"/>
            <w:sz w:val="28"/>
            <w:szCs w:val="28"/>
          </w:rPr>
          <w:delText>the terrible</w:delText>
        </w:r>
        <w:r w:rsidR="00BB6872" w:rsidDel="00DD78BF">
          <w:rPr>
            <w:rFonts w:ascii="Cambria" w:hAnsi="Cambria"/>
            <w:color w:val="000000" w:themeColor="text1"/>
            <w:sz w:val="28"/>
            <w:szCs w:val="28"/>
          </w:rPr>
          <w:delText xml:space="preserve"> day</w:delText>
        </w:r>
        <w:r w:rsidR="00EA5619" w:rsidDel="00DD78BF">
          <w:rPr>
            <w:rFonts w:ascii="Cambria" w:hAnsi="Cambria"/>
            <w:color w:val="000000" w:themeColor="text1"/>
            <w:sz w:val="28"/>
            <w:szCs w:val="28"/>
          </w:rPr>
          <w:delText xml:space="preserve"> was nearl</w:delText>
        </w:r>
        <w:r w:rsidR="00830E9D" w:rsidDel="00DD78BF">
          <w:rPr>
            <w:rFonts w:ascii="Cambria" w:hAnsi="Cambria"/>
            <w:color w:val="000000" w:themeColor="text1"/>
            <w:sz w:val="28"/>
            <w:szCs w:val="28"/>
          </w:rPr>
          <w:delText>y</w:delText>
        </w:r>
        <w:r w:rsidR="00EA5619" w:rsidDel="00DD78BF">
          <w:rPr>
            <w:rFonts w:ascii="Cambria" w:hAnsi="Cambria"/>
            <w:color w:val="000000" w:themeColor="text1"/>
            <w:sz w:val="28"/>
            <w:szCs w:val="28"/>
          </w:rPr>
          <w:delText xml:space="preserve"> over</w:delText>
        </w:r>
      </w:del>
      <w:ins w:id="17925" w:author="Claire S" w:date="2026-05-22T16:56:00Z" w16du:dateUtc="2026-05-22T15:56:00Z">
        <w:r w:rsidR="00DD78BF">
          <w:rPr>
            <w:rFonts w:ascii="Cambria" w:hAnsi="Cambria"/>
            <w:color w:val="000000" w:themeColor="text1"/>
            <w:sz w:val="28"/>
            <w:szCs w:val="28"/>
          </w:rPr>
          <w:t>sat</w:t>
        </w:r>
      </w:ins>
      <w:ins w:id="17926" w:author="Claire S" w:date="2026-05-25T14:39:00Z" w16du:dateUtc="2026-05-25T13:39:00Z">
        <w:r w:rsidR="00C94236">
          <w:rPr>
            <w:rFonts w:ascii="Cambria" w:hAnsi="Cambria"/>
            <w:color w:val="000000" w:themeColor="text1"/>
            <w:sz w:val="28"/>
            <w:szCs w:val="28"/>
          </w:rPr>
          <w:t>,</w:t>
        </w:r>
      </w:ins>
      <w:ins w:id="17927" w:author="Claire S" w:date="2026-05-22T16:56:00Z" w16du:dateUtc="2026-05-22T15:56:00Z">
        <w:r w:rsidR="00DD78BF">
          <w:rPr>
            <w:rFonts w:ascii="Cambria" w:hAnsi="Cambria"/>
            <w:color w:val="000000" w:themeColor="text1"/>
            <w:sz w:val="28"/>
            <w:szCs w:val="28"/>
          </w:rPr>
          <w:t xml:space="preserve"> </w:t>
        </w:r>
      </w:ins>
      <w:ins w:id="17928" w:author="Claire S" w:date="2026-07-30T08:43:00Z" w16du:dateUtc="2026-07-30T07:43:00Z">
        <w:r w:rsidR="00577EAD">
          <w:rPr>
            <w:rFonts w:ascii="Cambria" w:hAnsi="Cambria"/>
            <w:color w:val="000000" w:themeColor="text1"/>
            <w:sz w:val="28"/>
            <w:szCs w:val="28"/>
          </w:rPr>
          <w:t>her head spinning with ideas</w:t>
        </w:r>
      </w:ins>
      <w:ins w:id="17929" w:author="Claire S" w:date="2026-05-22T16:56:00Z" w16du:dateUtc="2026-05-22T15:56:00Z">
        <w:r w:rsidR="00DD78BF">
          <w:rPr>
            <w:rFonts w:ascii="Cambria" w:hAnsi="Cambria"/>
            <w:color w:val="000000" w:themeColor="text1"/>
            <w:sz w:val="28"/>
            <w:szCs w:val="28"/>
          </w:rPr>
          <w:t xml:space="preserve">.  </w:t>
        </w:r>
      </w:ins>
      <w:ins w:id="17930" w:author="Claire S" w:date="2026-07-30T08:38:00Z" w16du:dateUtc="2026-07-30T07:38:00Z">
        <w:r w:rsidR="00EB3647">
          <w:rPr>
            <w:rFonts w:ascii="Cambria" w:hAnsi="Cambria"/>
            <w:color w:val="000000" w:themeColor="text1"/>
            <w:sz w:val="28"/>
            <w:szCs w:val="28"/>
          </w:rPr>
          <w:t>Why did</w:t>
        </w:r>
      </w:ins>
      <w:commentRangeStart w:id="17931"/>
      <w:ins w:id="17932" w:author="Claire S" w:date="2026-05-25T14:39:00Z" w16du:dateUtc="2026-05-25T13:39:00Z">
        <w:r w:rsidR="009B218C">
          <w:rPr>
            <w:rFonts w:ascii="Cambria" w:hAnsi="Cambria"/>
            <w:color w:val="000000" w:themeColor="text1"/>
            <w:sz w:val="28"/>
            <w:szCs w:val="28"/>
          </w:rPr>
          <w:t xml:space="preserve"> Violet </w:t>
        </w:r>
      </w:ins>
      <w:ins w:id="17933" w:author="Claire S" w:date="2026-07-30T08:38:00Z" w16du:dateUtc="2026-07-30T07:38:00Z">
        <w:r w:rsidR="00EB3647">
          <w:rPr>
            <w:rFonts w:ascii="Cambria" w:hAnsi="Cambria"/>
            <w:color w:val="000000" w:themeColor="text1"/>
            <w:sz w:val="28"/>
            <w:szCs w:val="28"/>
          </w:rPr>
          <w:t>feel so bad she’d</w:t>
        </w:r>
      </w:ins>
      <w:ins w:id="17934" w:author="Claire S" w:date="2026-05-25T14:39:00Z" w16du:dateUtc="2026-05-25T13:39:00Z">
        <w:r w:rsidR="009B218C">
          <w:rPr>
            <w:rFonts w:ascii="Cambria" w:hAnsi="Cambria"/>
            <w:color w:val="000000" w:themeColor="text1"/>
            <w:sz w:val="28"/>
            <w:szCs w:val="28"/>
          </w:rPr>
          <w:t xml:space="preserve"> killed herself</w:t>
        </w:r>
      </w:ins>
      <w:ins w:id="17935" w:author="Claire S" w:date="2026-07-30T08:39:00Z" w16du:dateUtc="2026-07-30T07:39:00Z">
        <w:r w:rsidR="00EB3647">
          <w:rPr>
            <w:rFonts w:ascii="Cambria" w:hAnsi="Cambria"/>
            <w:color w:val="000000" w:themeColor="text1"/>
            <w:sz w:val="28"/>
            <w:szCs w:val="28"/>
          </w:rPr>
          <w:t>?</w:t>
        </w:r>
      </w:ins>
      <w:ins w:id="17936" w:author="Claire S" w:date="2026-05-25T14:40:00Z" w16du:dateUtc="2026-05-25T13:40:00Z">
        <w:r w:rsidR="009B218C">
          <w:rPr>
            <w:rFonts w:ascii="Cambria" w:hAnsi="Cambria"/>
            <w:color w:val="000000" w:themeColor="text1"/>
            <w:sz w:val="28"/>
            <w:szCs w:val="28"/>
          </w:rPr>
          <w:t xml:space="preserve"> </w:t>
        </w:r>
      </w:ins>
      <w:ins w:id="17937" w:author="Claire S" w:date="2026-07-30T08:43:00Z" w16du:dateUtc="2026-07-30T07:43:00Z">
        <w:r w:rsidR="00577EAD">
          <w:rPr>
            <w:rFonts w:ascii="Cambria" w:hAnsi="Cambria"/>
            <w:color w:val="000000" w:themeColor="text1"/>
            <w:sz w:val="28"/>
            <w:szCs w:val="28"/>
          </w:rPr>
          <w:t>Was it really about Dex?</w:t>
        </w:r>
      </w:ins>
      <w:ins w:id="17938" w:author="Claire S" w:date="2026-05-25T14:40:00Z" w16du:dateUtc="2026-05-25T13:40:00Z">
        <w:r w:rsidR="009B218C">
          <w:rPr>
            <w:rFonts w:ascii="Cambria" w:hAnsi="Cambria"/>
            <w:color w:val="000000" w:themeColor="text1"/>
            <w:sz w:val="28"/>
            <w:szCs w:val="28"/>
          </w:rPr>
          <w:t xml:space="preserve"> </w:t>
        </w:r>
      </w:ins>
      <w:ins w:id="17939" w:author="Claire S" w:date="2026-07-30T08:39:00Z" w16du:dateUtc="2026-07-30T07:39:00Z">
        <w:r w:rsidR="00EB3647">
          <w:rPr>
            <w:rFonts w:ascii="Cambria" w:hAnsi="Cambria"/>
            <w:color w:val="000000" w:themeColor="text1"/>
            <w:sz w:val="28"/>
            <w:szCs w:val="28"/>
          </w:rPr>
          <w:t xml:space="preserve">And if it </w:t>
        </w:r>
      </w:ins>
      <w:ins w:id="17940" w:author="Claire S" w:date="2026-07-30T08:43:00Z" w16du:dateUtc="2026-07-30T07:43:00Z">
        <w:r w:rsidR="00577EAD">
          <w:rPr>
            <w:rFonts w:ascii="Cambria" w:hAnsi="Cambria"/>
            <w:color w:val="000000" w:themeColor="text1"/>
            <w:sz w:val="28"/>
            <w:szCs w:val="28"/>
          </w:rPr>
          <w:t>had been</w:t>
        </w:r>
      </w:ins>
      <w:ins w:id="17941" w:author="Claire S" w:date="2026-07-30T08:39:00Z" w16du:dateUtc="2026-07-30T07:39:00Z">
        <w:r w:rsidR="00EB3647">
          <w:rPr>
            <w:rFonts w:ascii="Cambria" w:hAnsi="Cambria"/>
            <w:color w:val="000000" w:themeColor="text1"/>
            <w:sz w:val="28"/>
            <w:szCs w:val="28"/>
          </w:rPr>
          <w:t xml:space="preserve"> suicide, what the hell had that awful video been about?  Surely i</w:t>
        </w:r>
      </w:ins>
      <w:commentRangeStart w:id="17942"/>
      <w:ins w:id="17943" w:author="Claire S" w:date="2026-05-25T14:40:00Z" w16du:dateUtc="2026-05-25T13:40:00Z">
        <w:r w:rsidR="009B218C">
          <w:rPr>
            <w:rFonts w:ascii="Cambria" w:hAnsi="Cambria"/>
            <w:color w:val="000000" w:themeColor="text1"/>
            <w:sz w:val="28"/>
            <w:szCs w:val="28"/>
          </w:rPr>
          <w:t xml:space="preserve">t must be linked to </w:t>
        </w:r>
        <w:r w:rsidR="009B218C" w:rsidRPr="00EB3647">
          <w:rPr>
            <w:rFonts w:ascii="Cambria" w:hAnsi="Cambria"/>
            <w:color w:val="000000" w:themeColor="text1"/>
            <w:sz w:val="28"/>
            <w:szCs w:val="28"/>
          </w:rPr>
          <w:t>this awful List –</w:t>
        </w:r>
        <w:r w:rsidR="009B218C">
          <w:rPr>
            <w:rFonts w:ascii="Cambria" w:hAnsi="Cambria"/>
            <w:color w:val="000000" w:themeColor="text1"/>
            <w:sz w:val="28"/>
            <w:szCs w:val="28"/>
          </w:rPr>
          <w:t xml:space="preserve"> </w:t>
        </w:r>
      </w:ins>
      <w:ins w:id="17944" w:author="Claire S" w:date="2026-07-30T08:43:00Z" w16du:dateUtc="2026-07-30T07:43:00Z">
        <w:r w:rsidR="00577EAD">
          <w:rPr>
            <w:rFonts w:ascii="Cambria" w:hAnsi="Cambria"/>
            <w:color w:val="000000" w:themeColor="text1"/>
            <w:sz w:val="28"/>
            <w:szCs w:val="28"/>
          </w:rPr>
          <w:t>Clara</w:t>
        </w:r>
      </w:ins>
      <w:ins w:id="17945" w:author="Claire S" w:date="2026-05-22T16:57:00Z" w16du:dateUtc="2026-05-22T15:57:00Z">
        <w:r w:rsidR="00DD78BF">
          <w:rPr>
            <w:rFonts w:ascii="Cambria" w:hAnsi="Cambria"/>
            <w:color w:val="000000" w:themeColor="text1"/>
            <w:sz w:val="28"/>
            <w:szCs w:val="28"/>
          </w:rPr>
          <w:t xml:space="preserve"> needed information before it was too late</w:t>
        </w:r>
      </w:ins>
      <w:ins w:id="17946" w:author="Claire S" w:date="2026-05-25T14:44:00Z" w16du:dateUtc="2026-05-25T13:44:00Z">
        <w:r w:rsidR="00036FF1">
          <w:rPr>
            <w:rFonts w:ascii="Cambria" w:hAnsi="Cambria"/>
            <w:color w:val="000000" w:themeColor="text1"/>
            <w:sz w:val="28"/>
            <w:szCs w:val="28"/>
          </w:rPr>
          <w:t xml:space="preserve">. </w:t>
        </w:r>
      </w:ins>
      <w:commentRangeEnd w:id="17931"/>
      <w:r w:rsidR="00B8468E">
        <w:rPr>
          <w:rStyle w:val="CommentReference"/>
          <w:rFonts w:ascii="Cambria" w:hAnsi="Cambria"/>
          <w:color w:val="000000" w:themeColor="text1"/>
          <w:sz w:val="28"/>
          <w:szCs w:val="28"/>
        </w:rPr>
        <w:commentReference w:id="17931"/>
      </w:r>
      <w:ins w:id="17947" w:author="Claire S" w:date="2026-05-25T14:44:00Z" w16du:dateUtc="2026-05-25T13:44:00Z">
        <w:r w:rsidR="00036FF1">
          <w:rPr>
            <w:rFonts w:ascii="Cambria" w:hAnsi="Cambria"/>
            <w:color w:val="000000" w:themeColor="text1"/>
            <w:sz w:val="28"/>
            <w:szCs w:val="28"/>
          </w:rPr>
          <w:t xml:space="preserve"> </w:t>
        </w:r>
      </w:ins>
      <w:del w:id="17948" w:author="Claire S" w:date="2026-05-22T16:57:00Z" w16du:dateUtc="2026-05-22T15:57:00Z">
        <w:r w:rsidR="00BB6872" w:rsidDel="00DD78BF">
          <w:rPr>
            <w:rFonts w:ascii="Cambria" w:hAnsi="Cambria"/>
            <w:color w:val="000000" w:themeColor="text1"/>
            <w:sz w:val="28"/>
            <w:szCs w:val="28"/>
          </w:rPr>
          <w:delText>,</w:delText>
        </w:r>
      </w:del>
      <w:del w:id="17949" w:author="Claire S" w:date="2026-05-25T14:44:00Z" w16du:dateUtc="2026-05-25T13:44:00Z">
        <w:r w:rsidR="00BB6872" w:rsidDel="00036FF1">
          <w:rPr>
            <w:rFonts w:ascii="Cambria" w:hAnsi="Cambria"/>
            <w:color w:val="000000" w:themeColor="text1"/>
            <w:sz w:val="28"/>
            <w:szCs w:val="28"/>
          </w:rPr>
          <w:delText xml:space="preserve"> </w:delText>
        </w:r>
      </w:del>
      <w:commentRangeEnd w:id="17942"/>
      <w:del w:id="17950" w:author="Claire S" w:date="2026-07-30T08:38:00Z" w16du:dateUtc="2026-07-30T07:38:00Z">
        <w:r w:rsidR="00640CE5" w:rsidDel="00EB3647">
          <w:rPr>
            <w:rStyle w:val="CommentReference"/>
            <w:rFonts w:ascii="Cambria" w:hAnsi="Cambria"/>
            <w:color w:val="000000" w:themeColor="text1"/>
            <w:sz w:val="28"/>
            <w:szCs w:val="28"/>
          </w:rPr>
          <w:commentReference w:id="17942"/>
        </w:r>
      </w:del>
      <w:ins w:id="17951" w:author="Claire S" w:date="2026-05-25T14:47:00Z" w16du:dateUtc="2026-05-25T13:47:00Z">
        <w:del w:id="17952" w:author="Daisy Watt" w:date="2026-06-23T12:54:00Z" w16du:dateUtc="2026-06-23T10:54:00Z">
          <w:r w:rsidR="003D7BCE" w:rsidDel="0097797E">
            <w:rPr>
              <w:rFonts w:ascii="Cambria" w:hAnsi="Cambria"/>
              <w:color w:val="000000" w:themeColor="text1"/>
              <w:sz w:val="28"/>
              <w:szCs w:val="28"/>
            </w:rPr>
            <w:delText>Hacking and IT</w:delText>
          </w:r>
        </w:del>
      </w:ins>
      <w:ins w:id="17953" w:author="Claire S" w:date="2026-07-30T08:39:00Z" w16du:dateUtc="2026-07-30T07:39:00Z">
        <w:r w:rsidR="00EB3647">
          <w:rPr>
            <w:rFonts w:ascii="Cambria" w:hAnsi="Cambria"/>
            <w:color w:val="000000" w:themeColor="text1"/>
            <w:sz w:val="28"/>
            <w:szCs w:val="28"/>
          </w:rPr>
          <w:t xml:space="preserve">If Phil could help her find the vanished video, perhaps she could </w:t>
        </w:r>
      </w:ins>
      <w:ins w:id="17954" w:author="Claire S" w:date="2026-07-30T08:40:00Z" w16du:dateUtc="2026-07-30T07:40:00Z">
        <w:r w:rsidR="00610884">
          <w:rPr>
            <w:rFonts w:ascii="Cambria" w:hAnsi="Cambria"/>
            <w:color w:val="000000" w:themeColor="text1"/>
            <w:sz w:val="28"/>
            <w:szCs w:val="28"/>
          </w:rPr>
          <w:t>hack into something somehow – with his help?</w:t>
        </w:r>
      </w:ins>
      <w:ins w:id="17955" w:author="Daisy Watt" w:date="2026-06-23T12:54:00Z" w16du:dateUtc="2026-06-23T10:54:00Z">
        <w:del w:id="17956" w:author="Claire S" w:date="2026-07-30T08:38:00Z" w16du:dateUtc="2026-07-30T07:38:00Z">
          <w:r w:rsidR="0097797E" w:rsidDel="00EB3647">
            <w:rPr>
              <w:rFonts w:ascii="Cambria" w:hAnsi="Cambria"/>
              <w:color w:val="000000" w:themeColor="text1"/>
              <w:sz w:val="28"/>
              <w:szCs w:val="28"/>
            </w:rPr>
            <w:delText>Computer hackingrte…</w:delText>
          </w:r>
        </w:del>
      </w:ins>
    </w:p>
    <w:p w14:paraId="14E67B47" w14:textId="1DB7B5BB" w:rsidR="00BB6872" w:rsidRDefault="009B218C">
      <w:pPr>
        <w:spacing w:line="360" w:lineRule="auto"/>
        <w:ind w:firstLine="720"/>
        <w:contextualSpacing/>
        <w:rPr>
          <w:rFonts w:ascii="Cambria" w:hAnsi="Cambria"/>
          <w:color w:val="000000" w:themeColor="text1"/>
          <w:sz w:val="28"/>
          <w:szCs w:val="28"/>
        </w:rPr>
        <w:pPrChange w:id="17957" w:author="Claire S" w:date="2026-07-30T08:38:00Z" w16du:dateUtc="2026-07-30T07:38:00Z">
          <w:pPr>
            <w:spacing w:line="360" w:lineRule="auto"/>
            <w:contextualSpacing/>
          </w:pPr>
        </w:pPrChange>
      </w:pPr>
      <w:ins w:id="17958" w:author="Claire S" w:date="2026-05-25T14:40:00Z" w16du:dateUtc="2026-05-25T13:40:00Z">
        <w:r>
          <w:rPr>
            <w:rFonts w:ascii="Cambria" w:hAnsi="Cambria"/>
            <w:color w:val="000000" w:themeColor="text1"/>
            <w:sz w:val="28"/>
            <w:szCs w:val="28"/>
          </w:rPr>
          <w:t>H</w:t>
        </w:r>
      </w:ins>
      <w:del w:id="17959" w:author="Claire S" w:date="2026-05-25T14:40:00Z" w16du:dateUtc="2026-05-25T13:40:00Z">
        <w:r w:rsidR="00BB6872" w:rsidDel="009B218C">
          <w:rPr>
            <w:rFonts w:ascii="Cambria" w:hAnsi="Cambria"/>
            <w:color w:val="000000" w:themeColor="text1"/>
            <w:sz w:val="28"/>
            <w:szCs w:val="28"/>
          </w:rPr>
          <w:delText>h</w:delText>
        </w:r>
      </w:del>
      <w:r w:rsidR="00BB6872">
        <w:rPr>
          <w:rFonts w:ascii="Cambria" w:hAnsi="Cambria"/>
          <w:color w:val="000000" w:themeColor="text1"/>
          <w:sz w:val="28"/>
          <w:szCs w:val="28"/>
        </w:rPr>
        <w:t>er desk phone rang</w:t>
      </w:r>
      <w:ins w:id="17960" w:author="Claire S" w:date="2026-05-25T14:40:00Z" w16du:dateUtc="2026-05-25T13:40:00Z">
        <w:r>
          <w:rPr>
            <w:rFonts w:ascii="Cambria" w:hAnsi="Cambria"/>
            <w:color w:val="000000" w:themeColor="text1"/>
            <w:sz w:val="28"/>
            <w:szCs w:val="28"/>
          </w:rPr>
          <w:t>, startling her out of her though</w:t>
        </w:r>
      </w:ins>
      <w:ins w:id="17961" w:author="Claire S" w:date="2026-06-04T17:44:00Z" w16du:dateUtc="2026-06-04T16:44:00Z">
        <w:r w:rsidR="000E72C8">
          <w:rPr>
            <w:rFonts w:ascii="Cambria" w:hAnsi="Cambria"/>
            <w:color w:val="000000" w:themeColor="text1"/>
            <w:sz w:val="28"/>
            <w:szCs w:val="28"/>
          </w:rPr>
          <w:t>t</w:t>
        </w:r>
      </w:ins>
      <w:ins w:id="17962" w:author="Claire S" w:date="2026-05-25T14:40:00Z" w16du:dateUtc="2026-05-25T13:40:00Z">
        <w:r>
          <w:rPr>
            <w:rFonts w:ascii="Cambria" w:hAnsi="Cambria"/>
            <w:color w:val="000000" w:themeColor="text1"/>
            <w:sz w:val="28"/>
            <w:szCs w:val="28"/>
          </w:rPr>
          <w:t>s</w:t>
        </w:r>
      </w:ins>
      <w:r w:rsidR="00BB6872">
        <w:rPr>
          <w:rFonts w:ascii="Cambria" w:hAnsi="Cambria"/>
          <w:color w:val="000000" w:themeColor="text1"/>
          <w:sz w:val="28"/>
          <w:szCs w:val="28"/>
        </w:rPr>
        <w:t>.</w:t>
      </w:r>
    </w:p>
    <w:p w14:paraId="082F69C1" w14:textId="77777777" w:rsidR="00610884" w:rsidRDefault="00BB6872" w:rsidP="008B4B04">
      <w:pPr>
        <w:spacing w:line="360" w:lineRule="auto"/>
        <w:ind w:firstLine="720"/>
        <w:contextualSpacing/>
        <w:rPr>
          <w:ins w:id="17963" w:author="Claire S" w:date="2026-07-30T08:40:00Z" w16du:dateUtc="2026-07-30T07:40:00Z"/>
          <w:rFonts w:ascii="Cambria" w:hAnsi="Cambria"/>
          <w:color w:val="000000" w:themeColor="text1"/>
          <w:sz w:val="28"/>
          <w:szCs w:val="28"/>
        </w:rPr>
      </w:pPr>
      <w:r>
        <w:rPr>
          <w:rFonts w:ascii="Cambria" w:hAnsi="Cambria"/>
          <w:color w:val="000000" w:themeColor="text1"/>
          <w:sz w:val="28"/>
          <w:szCs w:val="28"/>
        </w:rPr>
        <w:t>‘Clar</w:t>
      </w:r>
      <w:r w:rsidR="00EB1C32">
        <w:rPr>
          <w:rFonts w:ascii="Cambria" w:hAnsi="Cambria"/>
          <w:color w:val="000000" w:themeColor="text1"/>
          <w:sz w:val="28"/>
          <w:szCs w:val="28"/>
        </w:rPr>
        <w:t>a?’ A woman’s voice she didn’t recognise. ‘Jackson Rayne will be ready for your Zoom in ten minutes.  I’ll send you a link now.</w:t>
      </w:r>
      <w:commentRangeStart w:id="17964"/>
      <w:r w:rsidR="00EB1C32">
        <w:rPr>
          <w:rFonts w:ascii="Cambria" w:hAnsi="Cambria"/>
          <w:color w:val="000000" w:themeColor="text1"/>
          <w:sz w:val="28"/>
          <w:szCs w:val="28"/>
        </w:rPr>
        <w:t>’</w:t>
      </w:r>
      <w:commentRangeEnd w:id="17964"/>
      <w:r w:rsidR="006811F1">
        <w:rPr>
          <w:rStyle w:val="CommentReference"/>
          <w:rFonts w:ascii="Cambria" w:hAnsi="Cambria"/>
          <w:color w:val="000000" w:themeColor="text1"/>
          <w:sz w:val="28"/>
          <w:szCs w:val="28"/>
        </w:rPr>
        <w:commentReference w:id="17964"/>
      </w:r>
    </w:p>
    <w:p w14:paraId="151987A3" w14:textId="77777777" w:rsidR="00577EAD" w:rsidRDefault="00577EAD" w:rsidP="008B4B04">
      <w:pPr>
        <w:spacing w:line="360" w:lineRule="auto"/>
        <w:ind w:firstLine="720"/>
        <w:contextualSpacing/>
        <w:rPr>
          <w:ins w:id="17965" w:author="Claire S" w:date="2026-07-30T08:44:00Z" w16du:dateUtc="2026-07-30T07:44:00Z"/>
          <w:rFonts w:ascii="Cambria" w:hAnsi="Cambria"/>
          <w:color w:val="000000" w:themeColor="text1"/>
          <w:sz w:val="28"/>
          <w:szCs w:val="28"/>
        </w:rPr>
      </w:pPr>
      <w:ins w:id="17966" w:author="Claire S" w:date="2026-07-30T08:43:00Z" w16du:dateUtc="2026-07-30T07:43:00Z">
        <w:r>
          <w:rPr>
            <w:rFonts w:ascii="Cambria" w:hAnsi="Cambria"/>
            <w:color w:val="000000" w:themeColor="text1"/>
            <w:sz w:val="28"/>
            <w:szCs w:val="28"/>
          </w:rPr>
          <w:t xml:space="preserve">‘Great.’ </w:t>
        </w:r>
      </w:ins>
      <w:ins w:id="17967" w:author="Claire S" w:date="2026-07-30T08:40:00Z" w16du:dateUtc="2026-07-30T07:40:00Z">
        <w:r w:rsidR="00610884">
          <w:rPr>
            <w:rFonts w:ascii="Cambria" w:hAnsi="Cambria"/>
            <w:color w:val="000000" w:themeColor="text1"/>
            <w:sz w:val="28"/>
            <w:szCs w:val="28"/>
          </w:rPr>
          <w:t xml:space="preserve">Clara hung up. ‘That’s all I bloody need now,’ she muttered, and </w:t>
        </w:r>
      </w:ins>
      <w:ins w:id="17968" w:author="Claire S" w:date="2026-07-30T08:44:00Z" w16du:dateUtc="2026-07-30T07:44:00Z">
        <w:r>
          <w:rPr>
            <w:rFonts w:ascii="Cambria" w:hAnsi="Cambria"/>
            <w:color w:val="000000" w:themeColor="text1"/>
            <w:sz w:val="28"/>
            <w:szCs w:val="28"/>
          </w:rPr>
          <w:t xml:space="preserve">logged on </w:t>
        </w:r>
      </w:ins>
      <w:ins w:id="17969" w:author="Claire S" w:date="2026-07-30T08:43:00Z" w16du:dateUtc="2026-07-30T07:43:00Z">
        <w:r>
          <w:rPr>
            <w:rFonts w:ascii="Cambria" w:hAnsi="Cambria"/>
            <w:color w:val="000000" w:themeColor="text1"/>
            <w:sz w:val="28"/>
            <w:szCs w:val="28"/>
          </w:rPr>
          <w:t>quickly</w:t>
        </w:r>
      </w:ins>
      <w:ins w:id="17970" w:author="Claire S" w:date="2026-07-30T08:44:00Z" w16du:dateUtc="2026-07-30T07:44:00Z">
        <w:r>
          <w:rPr>
            <w:rFonts w:ascii="Cambria" w:hAnsi="Cambria"/>
            <w:color w:val="000000" w:themeColor="text1"/>
            <w:sz w:val="28"/>
            <w:szCs w:val="28"/>
          </w:rPr>
          <w:t>,</w:t>
        </w:r>
      </w:ins>
      <w:ins w:id="17971" w:author="Claire S" w:date="2026-07-30T08:43:00Z" w16du:dateUtc="2026-07-30T07:43:00Z">
        <w:r>
          <w:rPr>
            <w:rFonts w:ascii="Cambria" w:hAnsi="Cambria"/>
            <w:color w:val="000000" w:themeColor="text1"/>
            <w:sz w:val="28"/>
            <w:szCs w:val="28"/>
          </w:rPr>
          <w:t xml:space="preserve"> </w:t>
        </w:r>
      </w:ins>
      <w:ins w:id="17972" w:author="Claire S" w:date="2026-07-30T08:40:00Z" w16du:dateUtc="2026-07-30T07:40:00Z">
        <w:r w:rsidR="0047338C">
          <w:rPr>
            <w:rFonts w:ascii="Cambria" w:hAnsi="Cambria"/>
            <w:color w:val="000000" w:themeColor="text1"/>
            <w:sz w:val="28"/>
            <w:szCs w:val="28"/>
          </w:rPr>
          <w:t>pul</w:t>
        </w:r>
      </w:ins>
      <w:ins w:id="17973" w:author="Claire S" w:date="2026-07-30T08:44:00Z" w16du:dateUtc="2026-07-30T07:44:00Z">
        <w:r>
          <w:rPr>
            <w:rFonts w:ascii="Cambria" w:hAnsi="Cambria"/>
            <w:color w:val="000000" w:themeColor="text1"/>
            <w:sz w:val="28"/>
            <w:szCs w:val="28"/>
          </w:rPr>
          <w:t>ling</w:t>
        </w:r>
      </w:ins>
      <w:ins w:id="17974" w:author="Claire S" w:date="2026-07-30T08:40:00Z" w16du:dateUtc="2026-07-30T07:40:00Z">
        <w:r w:rsidR="0047338C">
          <w:rPr>
            <w:rFonts w:ascii="Cambria" w:hAnsi="Cambria"/>
            <w:color w:val="000000" w:themeColor="text1"/>
            <w:sz w:val="28"/>
            <w:szCs w:val="28"/>
          </w:rPr>
          <w:t xml:space="preserve"> up the</w:t>
        </w:r>
      </w:ins>
      <w:ins w:id="17975" w:author="Claire S" w:date="2026-07-30T08:41:00Z" w16du:dateUtc="2026-07-30T07:41:00Z">
        <w:r w:rsidR="0047338C">
          <w:rPr>
            <w:rFonts w:ascii="Cambria" w:hAnsi="Cambria"/>
            <w:color w:val="000000" w:themeColor="text1"/>
            <w:sz w:val="28"/>
            <w:szCs w:val="28"/>
          </w:rPr>
          <w:t xml:space="preserve"> edits Maude had sent.  </w:t>
        </w:r>
      </w:ins>
    </w:p>
    <w:p w14:paraId="518E6A20" w14:textId="25DA1950" w:rsidR="00EB1C32" w:rsidRDefault="0047338C" w:rsidP="008B4B04">
      <w:pPr>
        <w:spacing w:line="360" w:lineRule="auto"/>
        <w:ind w:firstLine="720"/>
        <w:contextualSpacing/>
        <w:rPr>
          <w:ins w:id="17976" w:author="Claire S" w:date="2026-07-30T08:41:00Z" w16du:dateUtc="2026-07-30T07:41:00Z"/>
          <w:rFonts w:ascii="Cambria" w:hAnsi="Cambria"/>
          <w:color w:val="000000" w:themeColor="text1"/>
          <w:sz w:val="28"/>
          <w:szCs w:val="28"/>
        </w:rPr>
      </w:pPr>
      <w:ins w:id="17977" w:author="Claire S" w:date="2026-07-30T08:41:00Z" w16du:dateUtc="2026-07-30T07:41:00Z">
        <w:r>
          <w:rPr>
            <w:rFonts w:ascii="Cambria" w:hAnsi="Cambria"/>
            <w:color w:val="000000" w:themeColor="text1"/>
            <w:sz w:val="28"/>
            <w:szCs w:val="28"/>
          </w:rPr>
          <w:t>But her blood was racing with adrenaline and angry sorrow</w:t>
        </w:r>
      </w:ins>
      <w:ins w:id="17978" w:author="Claire S" w:date="2026-07-30T08:44:00Z" w16du:dateUtc="2026-07-30T07:44:00Z">
        <w:r w:rsidR="00577EAD">
          <w:rPr>
            <w:rFonts w:ascii="Cambria" w:hAnsi="Cambria"/>
            <w:color w:val="000000" w:themeColor="text1"/>
            <w:sz w:val="28"/>
            <w:szCs w:val="28"/>
          </w:rPr>
          <w:t xml:space="preserve"> and,</w:t>
        </w:r>
      </w:ins>
      <w:ins w:id="17979" w:author="Claire S" w:date="2026-07-30T08:41:00Z" w16du:dateUtc="2026-07-30T07:41:00Z">
        <w:r>
          <w:rPr>
            <w:rFonts w:ascii="Cambria" w:hAnsi="Cambria"/>
            <w:color w:val="000000" w:themeColor="text1"/>
            <w:sz w:val="28"/>
            <w:szCs w:val="28"/>
          </w:rPr>
          <w:t xml:space="preserve"> honestly, the last thing in the world she needed was schmoozing Langley’s Number One author.</w:t>
        </w:r>
      </w:ins>
      <w:ins w:id="17980" w:author="Claire S" w:date="2026-07-30T08:40:00Z" w16du:dateUtc="2026-07-30T07:40:00Z">
        <w:r w:rsidR="00610884">
          <w:rPr>
            <w:rFonts w:ascii="Cambria" w:hAnsi="Cambria"/>
            <w:color w:val="000000" w:themeColor="text1"/>
            <w:sz w:val="28"/>
            <w:szCs w:val="28"/>
          </w:rPr>
          <w:t xml:space="preserve"> </w:t>
        </w:r>
      </w:ins>
      <w:r w:rsidR="00095BDD">
        <w:rPr>
          <w:rFonts w:ascii="Cambria" w:hAnsi="Cambria"/>
          <w:color w:val="000000" w:themeColor="text1"/>
          <w:sz w:val="28"/>
          <w:szCs w:val="28"/>
        </w:rPr>
        <w:t xml:space="preserve"> </w:t>
      </w:r>
    </w:p>
    <w:p w14:paraId="682B965F" w14:textId="74E2988A" w:rsidR="0047338C" w:rsidRPr="008B4B04" w:rsidRDefault="0047338C" w:rsidP="008B4B04">
      <w:pPr>
        <w:spacing w:line="360" w:lineRule="auto"/>
        <w:ind w:firstLine="720"/>
        <w:contextualSpacing/>
        <w:rPr>
          <w:rFonts w:ascii="Cambria" w:hAnsi="Cambria"/>
          <w:color w:val="000000" w:themeColor="text1"/>
          <w:sz w:val="28"/>
          <w:szCs w:val="28"/>
        </w:rPr>
      </w:pPr>
      <w:ins w:id="17981" w:author="Claire S" w:date="2026-07-30T08:41:00Z" w16du:dateUtc="2026-07-30T07:41:00Z">
        <w:r>
          <w:rPr>
            <w:rFonts w:ascii="Cambria" w:hAnsi="Cambria"/>
            <w:color w:val="000000" w:themeColor="text1"/>
            <w:sz w:val="28"/>
            <w:szCs w:val="28"/>
          </w:rPr>
          <w:t xml:space="preserve">Unless he had some </w:t>
        </w:r>
      </w:ins>
      <w:ins w:id="17982" w:author="Claire S" w:date="2026-07-30T09:08:00Z" w16du:dateUtc="2026-07-30T08:08:00Z">
        <w:r w:rsidR="00536C91">
          <w:rPr>
            <w:rFonts w:ascii="Cambria" w:hAnsi="Cambria"/>
            <w:color w:val="000000" w:themeColor="text1"/>
            <w:sz w:val="28"/>
            <w:szCs w:val="28"/>
          </w:rPr>
          <w:t>idea</w:t>
        </w:r>
      </w:ins>
      <w:ins w:id="17983" w:author="Claire S" w:date="2026-07-30T08:41:00Z" w16du:dateUtc="2026-07-30T07:41:00Z">
        <w:r>
          <w:rPr>
            <w:rFonts w:ascii="Cambria" w:hAnsi="Cambria"/>
            <w:color w:val="000000" w:themeColor="text1"/>
            <w:sz w:val="28"/>
            <w:szCs w:val="28"/>
          </w:rPr>
          <w:t>s himself.</w:t>
        </w:r>
      </w:ins>
    </w:p>
    <w:p w14:paraId="78D5ABDE" w14:textId="77777777" w:rsidR="006312B0" w:rsidDel="00F2383F" w:rsidRDefault="006312B0" w:rsidP="001D4CAA">
      <w:pPr>
        <w:spacing w:line="360" w:lineRule="auto"/>
        <w:contextualSpacing/>
        <w:rPr>
          <w:del w:id="17984" w:author="Claire S" w:date="2026-06-04T17:38:00Z" w16du:dateUtc="2026-06-04T16:38:00Z"/>
          <w:rFonts w:ascii="Cambria" w:hAnsi="Cambria"/>
          <w:b/>
          <w:bCs/>
          <w:color w:val="000000" w:themeColor="text1"/>
          <w:sz w:val="28"/>
          <w:szCs w:val="28"/>
        </w:rPr>
      </w:pPr>
    </w:p>
    <w:p w14:paraId="5CBCC5F2" w14:textId="77777777" w:rsidR="00F2383F" w:rsidRDefault="00F2383F" w:rsidP="001D4CAA">
      <w:pPr>
        <w:spacing w:line="360" w:lineRule="auto"/>
        <w:contextualSpacing/>
        <w:rPr>
          <w:ins w:id="17985" w:author="Claire S" w:date="2026-06-05T09:04:00Z" w16du:dateUtc="2026-06-05T08:04:00Z"/>
          <w:rFonts w:ascii="Cambria" w:hAnsi="Cambria"/>
          <w:b/>
          <w:bCs/>
          <w:color w:val="000000" w:themeColor="text1"/>
          <w:sz w:val="28"/>
          <w:szCs w:val="28"/>
        </w:rPr>
      </w:pPr>
    </w:p>
    <w:p w14:paraId="6E9DD7CB" w14:textId="77777777" w:rsidR="00F2383F" w:rsidRDefault="00F2383F" w:rsidP="001D4CAA">
      <w:pPr>
        <w:spacing w:line="360" w:lineRule="auto"/>
        <w:contextualSpacing/>
        <w:rPr>
          <w:ins w:id="17986" w:author="Claire S" w:date="2026-06-05T09:04:00Z" w16du:dateUtc="2026-06-05T08:04:00Z"/>
          <w:rFonts w:ascii="Cambria" w:hAnsi="Cambria"/>
          <w:b/>
          <w:bCs/>
          <w:color w:val="000000" w:themeColor="text1"/>
          <w:sz w:val="28"/>
          <w:szCs w:val="28"/>
        </w:rPr>
      </w:pPr>
    </w:p>
    <w:p w14:paraId="6B301094" w14:textId="0482066B" w:rsidR="001254E4" w:rsidDel="00F2383F" w:rsidRDefault="001254E4" w:rsidP="001D4CAA">
      <w:pPr>
        <w:spacing w:line="360" w:lineRule="auto"/>
        <w:contextualSpacing/>
        <w:rPr>
          <w:del w:id="17987" w:author="Claire S" w:date="2026-05-25T14:40:00Z" w16du:dateUtc="2026-05-25T13:40:00Z"/>
          <w:rFonts w:ascii="Cambria" w:hAnsi="Cambria"/>
          <w:b/>
          <w:bCs/>
          <w:color w:val="000000" w:themeColor="text1"/>
          <w:sz w:val="28"/>
          <w:szCs w:val="28"/>
        </w:rPr>
      </w:pPr>
    </w:p>
    <w:p w14:paraId="21F32808" w14:textId="39ACBA0B" w:rsidR="00DA39F0" w:rsidRDefault="00215FD8" w:rsidP="001D4CAA">
      <w:pPr>
        <w:spacing w:line="360" w:lineRule="auto"/>
        <w:contextualSpacing/>
        <w:rPr>
          <w:ins w:id="17988" w:author="Claire S" w:date="2026-07-30T09:08:00Z" w16du:dateUtc="2026-07-30T08:08:00Z"/>
          <w:rFonts w:ascii="Cambria" w:hAnsi="Cambria"/>
          <w:b/>
          <w:bCs/>
          <w:color w:val="000000" w:themeColor="text1"/>
          <w:sz w:val="28"/>
          <w:szCs w:val="28"/>
        </w:rPr>
      </w:pPr>
      <w:commentRangeStart w:id="17989"/>
      <w:r w:rsidRPr="00215FD8">
        <w:rPr>
          <w:rFonts w:ascii="Cambria" w:hAnsi="Cambria"/>
          <w:b/>
          <w:bCs/>
          <w:color w:val="000000" w:themeColor="text1"/>
          <w:sz w:val="28"/>
          <w:szCs w:val="28"/>
        </w:rPr>
        <w:t xml:space="preserve">CHAPTER </w:t>
      </w:r>
      <w:del w:id="17990" w:author="Daisy Watt" w:date="2026-06-23T00:40:00Z" w16du:dateUtc="2026-06-22T22:40:00Z">
        <w:r w:rsidR="00F55076">
          <w:rPr>
            <w:rFonts w:ascii="Cambria" w:hAnsi="Cambria"/>
            <w:b/>
            <w:bCs/>
            <w:color w:val="000000" w:themeColor="text1"/>
            <w:sz w:val="28"/>
            <w:szCs w:val="28"/>
          </w:rPr>
          <w:delText>45</w:delText>
        </w:r>
        <w:commentRangeEnd w:id="17989"/>
        <w:r w:rsidR="00C6453F">
          <w:rPr>
            <w:rStyle w:val="CommentReference"/>
            <w:rFonts w:ascii="Cambria" w:hAnsi="Cambria"/>
            <w:b/>
            <w:bCs/>
            <w:color w:val="000000" w:themeColor="text1"/>
            <w:sz w:val="28"/>
            <w:szCs w:val="28"/>
          </w:rPr>
          <w:commentReference w:id="17989"/>
        </w:r>
      </w:del>
      <w:ins w:id="17991" w:author="Daisy Watt" w:date="2026-06-23T00:40:00Z" w16du:dateUtc="2026-06-22T22:40:00Z">
        <w:r w:rsidR="00E16399">
          <w:rPr>
            <w:rFonts w:ascii="Cambria" w:hAnsi="Cambria"/>
            <w:b/>
            <w:bCs/>
            <w:color w:val="000000" w:themeColor="text1"/>
            <w:sz w:val="28"/>
            <w:szCs w:val="28"/>
          </w:rPr>
          <w:t>4</w:t>
        </w:r>
        <w:del w:id="17992" w:author="Claire S" w:date="2026-07-30T09:08:00Z" w16du:dateUtc="2026-07-30T08:08:00Z">
          <w:r w:rsidR="00E16399" w:rsidDel="00536C91">
            <w:rPr>
              <w:rFonts w:ascii="Cambria" w:hAnsi="Cambria"/>
              <w:b/>
              <w:bCs/>
              <w:color w:val="000000" w:themeColor="text1"/>
              <w:sz w:val="28"/>
              <w:szCs w:val="28"/>
            </w:rPr>
            <w:delText>4</w:delText>
          </w:r>
        </w:del>
      </w:ins>
      <w:ins w:id="17993" w:author="Claire S" w:date="2026-07-30T09:08:00Z" w16du:dateUtc="2026-07-30T08:08:00Z">
        <w:r w:rsidR="00536C91">
          <w:rPr>
            <w:rFonts w:ascii="Cambria" w:hAnsi="Cambria"/>
            <w:b/>
            <w:bCs/>
            <w:color w:val="000000" w:themeColor="text1"/>
            <w:sz w:val="28"/>
            <w:szCs w:val="28"/>
          </w:rPr>
          <w:t>2</w:t>
        </w:r>
      </w:ins>
    </w:p>
    <w:p w14:paraId="1F40B656" w14:textId="192EAB1B" w:rsidR="00536C91" w:rsidRDefault="00C15473" w:rsidP="001D4CAA">
      <w:pPr>
        <w:spacing w:line="360" w:lineRule="auto"/>
        <w:contextualSpacing/>
        <w:rPr>
          <w:rFonts w:ascii="Cambria" w:hAnsi="Cambria"/>
          <w:b/>
          <w:bCs/>
          <w:color w:val="000000" w:themeColor="text1"/>
          <w:sz w:val="28"/>
          <w:szCs w:val="28"/>
        </w:rPr>
      </w:pPr>
      <w:ins w:id="17994" w:author="Claire S" w:date="2026-08-04T13:12:00Z" w16du:dateUtc="2026-08-04T12:12:00Z">
        <w:r>
          <w:rPr>
            <w:rFonts w:ascii="Cambria" w:hAnsi="Cambria"/>
            <w:b/>
            <w:bCs/>
            <w:color w:val="000000" w:themeColor="text1"/>
            <w:sz w:val="28"/>
            <w:szCs w:val="28"/>
          </w:rPr>
          <w:t xml:space="preserve">SAVANNAH: </w:t>
        </w:r>
      </w:ins>
      <w:ins w:id="17995" w:author="Claire S" w:date="2026-07-30T09:08:00Z" w16du:dateUtc="2026-07-30T08:08:00Z">
        <w:r w:rsidR="00536C91">
          <w:rPr>
            <w:rFonts w:ascii="Cambria" w:hAnsi="Cambria"/>
            <w:b/>
            <w:bCs/>
            <w:color w:val="000000" w:themeColor="text1"/>
            <w:sz w:val="28"/>
            <w:szCs w:val="28"/>
          </w:rPr>
          <w:t>TUESDAY AFTERNOON</w:t>
        </w:r>
      </w:ins>
    </w:p>
    <w:p w14:paraId="7EC7FC8B" w14:textId="0AE25BAF" w:rsidR="00215FD8" w:rsidRPr="00215FD8" w:rsidRDefault="00002D33" w:rsidP="001D4CAA">
      <w:pPr>
        <w:spacing w:line="360" w:lineRule="auto"/>
        <w:contextualSpacing/>
        <w:rPr>
          <w:del w:id="17996" w:author="Daisy Watt" w:date="2026-06-23T00:44:00Z" w16du:dateUtc="2026-06-22T22:44:00Z"/>
          <w:rFonts w:ascii="Cambria" w:hAnsi="Cambria"/>
          <w:b/>
          <w:bCs/>
          <w:color w:val="000000" w:themeColor="text1"/>
          <w:sz w:val="28"/>
          <w:szCs w:val="28"/>
        </w:rPr>
      </w:pPr>
      <w:del w:id="17997" w:author="Daisy Watt" w:date="2026-06-23T00:44:00Z" w16du:dateUtc="2026-06-22T22:44:00Z">
        <w:r>
          <w:rPr>
            <w:rFonts w:ascii="Cambria" w:hAnsi="Cambria"/>
            <w:b/>
            <w:bCs/>
            <w:color w:val="000000" w:themeColor="text1"/>
            <w:sz w:val="28"/>
            <w:szCs w:val="28"/>
          </w:rPr>
          <w:delText>TUES PM</w:delText>
        </w:r>
      </w:del>
    </w:p>
    <w:p w14:paraId="4096ED2F" w14:textId="1B8B4F7F" w:rsidR="001254E4" w:rsidRDefault="009E1D5D" w:rsidP="00856E53">
      <w:pPr>
        <w:spacing w:line="360" w:lineRule="auto"/>
        <w:contextualSpacing/>
        <w:rPr>
          <w:ins w:id="17998" w:author="Claire S" w:date="2026-05-22T16:32:00Z" w16du:dateUtc="2026-05-22T15:32:00Z"/>
          <w:rFonts w:ascii="Cambria" w:hAnsi="Cambria"/>
          <w:sz w:val="28"/>
          <w:szCs w:val="28"/>
        </w:rPr>
      </w:pPr>
      <w:ins w:id="17999" w:author="Claire S" w:date="2026-06-04T17:38:00Z" w16du:dateUtc="2026-06-04T16:38:00Z">
        <w:r>
          <w:rPr>
            <w:rFonts w:ascii="Cambria" w:hAnsi="Cambria"/>
            <w:sz w:val="28"/>
            <w:szCs w:val="28"/>
          </w:rPr>
          <w:t>I</w:t>
        </w:r>
      </w:ins>
      <w:ins w:id="18000" w:author="Claire S" w:date="2026-05-25T14:48:00Z" w16du:dateUtc="2026-05-25T13:48:00Z">
        <w:r w:rsidR="003D7BCE">
          <w:rPr>
            <w:rFonts w:ascii="Cambria" w:hAnsi="Cambria"/>
            <w:sz w:val="28"/>
            <w:szCs w:val="28"/>
          </w:rPr>
          <w:t xml:space="preserve">n Ruth’s office, </w:t>
        </w:r>
      </w:ins>
      <w:ins w:id="18001" w:author="Claire S" w:date="2026-05-22T16:31:00Z" w16du:dateUtc="2026-05-22T15:31:00Z">
        <w:r w:rsidR="001254E4">
          <w:rPr>
            <w:rFonts w:ascii="Cambria" w:hAnsi="Cambria"/>
            <w:sz w:val="28"/>
            <w:szCs w:val="28"/>
          </w:rPr>
          <w:t xml:space="preserve">Savannah insisted that </w:t>
        </w:r>
      </w:ins>
      <w:del w:id="18002" w:author="Claire S" w:date="2026-06-04T17:38:00Z" w16du:dateUtc="2026-06-04T16:38:00Z">
        <w:r w:rsidR="00B84904">
          <w:rPr>
            <w:rFonts w:ascii="Cambria" w:hAnsi="Cambria"/>
            <w:sz w:val="28"/>
            <w:szCs w:val="28"/>
          </w:rPr>
          <w:delText xml:space="preserve">Ruth </w:delText>
        </w:r>
      </w:del>
      <w:ins w:id="18003" w:author="Claire S" w:date="2026-06-04T17:38:00Z" w16du:dateUtc="2026-06-04T16:38:00Z">
        <w:r>
          <w:rPr>
            <w:rFonts w:ascii="Cambria" w:hAnsi="Cambria"/>
            <w:sz w:val="28"/>
            <w:szCs w:val="28"/>
          </w:rPr>
          <w:t xml:space="preserve">her sister </w:t>
        </w:r>
      </w:ins>
      <w:r w:rsidR="00B84904">
        <w:rPr>
          <w:rFonts w:ascii="Cambria" w:hAnsi="Cambria"/>
          <w:sz w:val="28"/>
          <w:szCs w:val="28"/>
        </w:rPr>
        <w:t xml:space="preserve">sent Security down to the cellar to check </w:t>
      </w:r>
      <w:del w:id="18004" w:author="Daisy Watt" w:date="2026-06-23T13:10:00Z" w16du:dateUtc="2026-06-23T11:10:00Z">
        <w:r w:rsidR="00B84904" w:rsidDel="00663A1A">
          <w:rPr>
            <w:rFonts w:ascii="Cambria" w:hAnsi="Cambria"/>
            <w:sz w:val="28"/>
            <w:szCs w:val="28"/>
          </w:rPr>
          <w:delText>Savannah’s</w:delText>
        </w:r>
      </w:del>
      <w:ins w:id="18005" w:author="Daisy Watt" w:date="2026-06-23T13:10:00Z" w16du:dateUtc="2026-06-23T11:10:00Z">
        <w:r w:rsidR="00663A1A">
          <w:rPr>
            <w:rFonts w:ascii="Cambria" w:hAnsi="Cambria"/>
            <w:sz w:val="28"/>
            <w:szCs w:val="28"/>
          </w:rPr>
          <w:t>out her</w:t>
        </w:r>
      </w:ins>
      <w:r w:rsidR="00B84904">
        <w:rPr>
          <w:rFonts w:ascii="Cambria" w:hAnsi="Cambria"/>
          <w:sz w:val="28"/>
          <w:szCs w:val="28"/>
        </w:rPr>
        <w:t xml:space="preserve"> wild </w:t>
      </w:r>
      <w:del w:id="18006" w:author="Daisy Watt" w:date="2026-06-23T13:10:00Z" w16du:dateUtc="2026-06-23T11:10:00Z">
        <w:r w:rsidR="00B84904" w:rsidDel="00663A1A">
          <w:rPr>
            <w:rFonts w:ascii="Cambria" w:hAnsi="Cambria"/>
            <w:sz w:val="28"/>
            <w:szCs w:val="28"/>
          </w:rPr>
          <w:delText>allegation</w:delText>
        </w:r>
        <w:r w:rsidR="0048214F" w:rsidDel="00663A1A">
          <w:rPr>
            <w:rFonts w:ascii="Cambria" w:hAnsi="Cambria"/>
            <w:sz w:val="28"/>
            <w:szCs w:val="28"/>
          </w:rPr>
          <w:delText>s</w:delText>
        </w:r>
      </w:del>
      <w:ins w:id="18007" w:author="Daisy Watt" w:date="2026-06-23T13:10:00Z" w16du:dateUtc="2026-06-23T11:10:00Z">
        <w:r w:rsidR="00663A1A">
          <w:rPr>
            <w:rFonts w:ascii="Cambria" w:hAnsi="Cambria"/>
            <w:sz w:val="28"/>
            <w:szCs w:val="28"/>
          </w:rPr>
          <w:t>suspicions</w:t>
        </w:r>
      </w:ins>
      <w:ins w:id="18008" w:author="Claire S" w:date="2026-05-22T16:32:00Z" w16du:dateUtc="2026-05-22T15:32:00Z">
        <w:r w:rsidR="001254E4">
          <w:rPr>
            <w:rFonts w:ascii="Cambria" w:hAnsi="Cambria"/>
            <w:sz w:val="28"/>
            <w:szCs w:val="28"/>
          </w:rPr>
          <w:t>.</w:t>
        </w:r>
      </w:ins>
    </w:p>
    <w:p w14:paraId="13E2A88C" w14:textId="1138EE09" w:rsidR="004001F6" w:rsidDel="001254E4" w:rsidRDefault="00697B65">
      <w:pPr>
        <w:spacing w:line="360" w:lineRule="auto"/>
        <w:ind w:firstLine="720"/>
        <w:contextualSpacing/>
        <w:rPr>
          <w:del w:id="18009" w:author="Claire S" w:date="2026-05-22T16:32:00Z" w16du:dateUtc="2026-05-22T15:32:00Z"/>
          <w:rFonts w:ascii="Cambria" w:hAnsi="Cambria"/>
          <w:sz w:val="28"/>
          <w:szCs w:val="28"/>
        </w:rPr>
        <w:pPrChange w:id="18010" w:author="Claire S" w:date="2026-06-08T16:30:00Z" w16du:dateUtc="2026-06-08T15:30:00Z">
          <w:pPr>
            <w:spacing w:line="360" w:lineRule="auto"/>
            <w:contextualSpacing/>
          </w:pPr>
        </w:pPrChange>
      </w:pPr>
      <w:ins w:id="18011" w:author="Claire S" w:date="2026-05-22T16:57:00Z" w16du:dateUtc="2026-05-22T15:57:00Z">
        <w:r>
          <w:rPr>
            <w:rFonts w:ascii="Cambria" w:hAnsi="Cambria"/>
            <w:sz w:val="28"/>
            <w:szCs w:val="28"/>
          </w:rPr>
          <w:t>‘</w:t>
        </w:r>
      </w:ins>
      <w:ins w:id="18012" w:author="Claire S" w:date="2026-05-25T14:42:00Z" w16du:dateUtc="2026-05-25T13:42:00Z">
        <w:r w:rsidR="00AC7A97">
          <w:rPr>
            <w:rFonts w:ascii="Cambria" w:hAnsi="Cambria"/>
            <w:sz w:val="28"/>
            <w:szCs w:val="28"/>
          </w:rPr>
          <w:t>Okay</w:t>
        </w:r>
      </w:ins>
      <w:ins w:id="18013" w:author="Claire S" w:date="2026-06-08T16:29:00Z" w16du:dateUtc="2026-06-08T15:29:00Z">
        <w:r w:rsidR="007D1484">
          <w:rPr>
            <w:rFonts w:ascii="Cambria" w:hAnsi="Cambria"/>
            <w:sz w:val="28"/>
            <w:szCs w:val="28"/>
          </w:rPr>
          <w:t>,</w:t>
        </w:r>
      </w:ins>
      <w:ins w:id="18014" w:author="Claire S" w:date="2026-05-22T16:57:00Z" w16du:dateUtc="2026-05-22T15:57:00Z">
        <w:r>
          <w:rPr>
            <w:rFonts w:ascii="Cambria" w:hAnsi="Cambria"/>
            <w:sz w:val="28"/>
            <w:szCs w:val="28"/>
          </w:rPr>
          <w:t>’</w:t>
        </w:r>
      </w:ins>
      <w:ins w:id="18015" w:author="Claire S" w:date="2026-06-08T16:29:00Z" w16du:dateUtc="2026-06-08T15:29:00Z">
        <w:r w:rsidR="007D1484">
          <w:rPr>
            <w:rFonts w:ascii="Cambria" w:hAnsi="Cambria"/>
            <w:sz w:val="28"/>
            <w:szCs w:val="28"/>
          </w:rPr>
          <w:t xml:space="preserve"> Ruth shrugged, hanging </w:t>
        </w:r>
      </w:ins>
      <w:del w:id="18016" w:author="Claire S" w:date="2026-05-22T16:32:00Z" w16du:dateUtc="2026-05-22T15:32:00Z">
        <w:r w:rsidR="00B84904" w:rsidDel="001254E4">
          <w:rPr>
            <w:rFonts w:ascii="Cambria" w:hAnsi="Cambria"/>
            <w:sz w:val="28"/>
            <w:szCs w:val="28"/>
          </w:rPr>
          <w:delText xml:space="preserve">, </w:delText>
        </w:r>
        <w:r w:rsidR="0048214F" w:rsidDel="001254E4">
          <w:rPr>
            <w:rFonts w:ascii="Cambria" w:hAnsi="Cambria"/>
            <w:sz w:val="28"/>
            <w:szCs w:val="28"/>
          </w:rPr>
          <w:delText>then marched</w:delText>
        </w:r>
        <w:r w:rsidR="00236773" w:rsidDel="001254E4">
          <w:rPr>
            <w:rFonts w:ascii="Cambria" w:hAnsi="Cambria"/>
            <w:sz w:val="28"/>
            <w:szCs w:val="28"/>
          </w:rPr>
          <w:delText xml:space="preserve"> </w:delText>
        </w:r>
        <w:r w:rsidR="00627856" w:rsidDel="001254E4">
          <w:rPr>
            <w:rFonts w:ascii="Cambria" w:hAnsi="Cambria"/>
            <w:sz w:val="28"/>
            <w:szCs w:val="28"/>
          </w:rPr>
          <w:delText>Savannah</w:delText>
        </w:r>
        <w:r w:rsidR="002A01B9" w:rsidDel="001254E4">
          <w:rPr>
            <w:rFonts w:ascii="Cambria" w:hAnsi="Cambria"/>
            <w:sz w:val="28"/>
            <w:szCs w:val="28"/>
          </w:rPr>
          <w:delText xml:space="preserve"> </w:delText>
        </w:r>
        <w:r w:rsidR="00B84904" w:rsidDel="001254E4">
          <w:rPr>
            <w:rFonts w:ascii="Cambria" w:hAnsi="Cambria"/>
            <w:sz w:val="28"/>
            <w:szCs w:val="28"/>
          </w:rPr>
          <w:delText>up to her</w:delText>
        </w:r>
      </w:del>
      <w:del w:id="18017" w:author="Claire S" w:date="2026-05-25T14:48:00Z" w16du:dateUtc="2026-05-25T13:48:00Z">
        <w:r w:rsidR="00B84904" w:rsidDel="003D7BCE">
          <w:rPr>
            <w:rFonts w:ascii="Cambria" w:hAnsi="Cambria"/>
            <w:sz w:val="28"/>
            <w:szCs w:val="28"/>
          </w:rPr>
          <w:delText xml:space="preserve"> own office</w:delText>
        </w:r>
      </w:del>
      <w:ins w:id="18018" w:author="Claire S" w:date="2026-06-08T16:30:00Z" w16du:dateUtc="2026-06-08T15:30:00Z">
        <w:r w:rsidR="007D1484">
          <w:rPr>
            <w:rFonts w:ascii="Cambria" w:hAnsi="Cambria"/>
            <w:sz w:val="28"/>
            <w:szCs w:val="28"/>
          </w:rPr>
          <w:t>her boxy Jaegar jacket on a hanger</w:t>
        </w:r>
      </w:ins>
      <w:del w:id="18019" w:author="Claire S" w:date="2026-05-22T16:32:00Z" w16du:dateUtc="2026-05-22T15:32:00Z">
        <w:r w:rsidR="00B84904" w:rsidDel="001254E4">
          <w:rPr>
            <w:rFonts w:ascii="Cambria" w:hAnsi="Cambria"/>
            <w:sz w:val="28"/>
            <w:szCs w:val="28"/>
          </w:rPr>
          <w:delText>.</w:delText>
        </w:r>
      </w:del>
    </w:p>
    <w:p w14:paraId="68ECFA3F" w14:textId="2837A3DB" w:rsidR="004C6F48" w:rsidRDefault="004C6F48" w:rsidP="007D1484">
      <w:pPr>
        <w:spacing w:line="360" w:lineRule="auto"/>
        <w:ind w:firstLine="720"/>
        <w:contextualSpacing/>
        <w:rPr>
          <w:rFonts w:ascii="Cambria" w:hAnsi="Cambria"/>
          <w:sz w:val="28"/>
          <w:szCs w:val="28"/>
        </w:rPr>
      </w:pPr>
      <w:del w:id="18020" w:author="Claire S" w:date="2026-05-22T16:32:00Z" w16du:dateUtc="2026-05-22T15:32:00Z">
        <w:r w:rsidDel="001254E4">
          <w:rPr>
            <w:rFonts w:ascii="Cambria" w:hAnsi="Cambria"/>
            <w:sz w:val="28"/>
            <w:szCs w:val="28"/>
          </w:rPr>
          <w:delText xml:space="preserve">‘Look,’ </w:delText>
        </w:r>
      </w:del>
      <w:del w:id="18021" w:author="Claire S" w:date="2026-06-08T16:30:00Z" w16du:dateUtc="2026-06-08T15:30:00Z">
        <w:r w:rsidDel="007D1484">
          <w:rPr>
            <w:rFonts w:ascii="Cambria" w:hAnsi="Cambria"/>
            <w:sz w:val="28"/>
            <w:szCs w:val="28"/>
          </w:rPr>
          <w:delText xml:space="preserve">Ruth </w:delText>
        </w:r>
      </w:del>
      <w:del w:id="18022" w:author="Claire S" w:date="2026-05-25T14:21:00Z" w16du:dateUtc="2026-05-25T13:21:00Z">
        <w:r w:rsidR="00696951" w:rsidDel="00C2566A">
          <w:rPr>
            <w:rFonts w:ascii="Cambria" w:hAnsi="Cambria"/>
            <w:sz w:val="28"/>
            <w:szCs w:val="28"/>
          </w:rPr>
          <w:delText>hung</w:delText>
        </w:r>
        <w:r w:rsidDel="00C2566A">
          <w:rPr>
            <w:rFonts w:ascii="Cambria" w:hAnsi="Cambria"/>
            <w:sz w:val="28"/>
            <w:szCs w:val="28"/>
          </w:rPr>
          <w:delText xml:space="preserve"> </w:delText>
        </w:r>
      </w:del>
      <w:del w:id="18023" w:author="Claire S" w:date="2026-06-08T16:29:00Z" w16du:dateUtc="2026-06-08T15:29:00Z">
        <w:r w:rsidDel="007D1484">
          <w:rPr>
            <w:rFonts w:ascii="Cambria" w:hAnsi="Cambria"/>
            <w:sz w:val="28"/>
            <w:szCs w:val="28"/>
          </w:rPr>
          <w:delText>her</w:delText>
        </w:r>
        <w:r w:rsidR="0032464A" w:rsidDel="007D1484">
          <w:rPr>
            <w:rFonts w:ascii="Cambria" w:hAnsi="Cambria"/>
            <w:sz w:val="28"/>
            <w:szCs w:val="28"/>
          </w:rPr>
          <w:delText xml:space="preserve"> boxy</w:delText>
        </w:r>
        <w:r w:rsidDel="007D1484">
          <w:rPr>
            <w:rFonts w:ascii="Cambria" w:hAnsi="Cambria"/>
            <w:sz w:val="28"/>
            <w:szCs w:val="28"/>
          </w:rPr>
          <w:delText xml:space="preserve"> </w:delText>
        </w:r>
        <w:r w:rsidR="0032464A" w:rsidDel="007D1484">
          <w:rPr>
            <w:rFonts w:ascii="Cambria" w:hAnsi="Cambria"/>
            <w:sz w:val="28"/>
            <w:szCs w:val="28"/>
          </w:rPr>
          <w:delText>Jaegar</w:delText>
        </w:r>
        <w:r w:rsidDel="007D1484">
          <w:rPr>
            <w:rFonts w:ascii="Cambria" w:hAnsi="Cambria"/>
            <w:sz w:val="28"/>
            <w:szCs w:val="28"/>
          </w:rPr>
          <w:delText xml:space="preserve"> jacket </w:delText>
        </w:r>
        <w:r w:rsidR="00B84904" w:rsidDel="007D1484">
          <w:rPr>
            <w:rFonts w:ascii="Cambria" w:hAnsi="Cambria"/>
            <w:sz w:val="28"/>
            <w:szCs w:val="28"/>
          </w:rPr>
          <w:delText>on a hanger</w:delText>
        </w:r>
      </w:del>
      <w:del w:id="18024" w:author="Claire S" w:date="2026-05-25T14:21:00Z" w16du:dateUtc="2026-05-25T13:21:00Z">
        <w:r w:rsidR="00C34C88" w:rsidDel="002746FF">
          <w:rPr>
            <w:rFonts w:ascii="Cambria" w:hAnsi="Cambria"/>
            <w:sz w:val="28"/>
            <w:szCs w:val="28"/>
          </w:rPr>
          <w:delText>, which</w:delText>
        </w:r>
      </w:del>
      <w:ins w:id="18025" w:author="Claire S" w:date="2026-05-25T14:21:00Z" w16du:dateUtc="2026-05-25T13:21:00Z">
        <w:r w:rsidR="002746FF">
          <w:rPr>
            <w:rFonts w:ascii="Cambria" w:hAnsi="Cambria"/>
            <w:sz w:val="28"/>
            <w:szCs w:val="28"/>
          </w:rPr>
          <w:t>;</w:t>
        </w:r>
      </w:ins>
      <w:r w:rsidR="0047716E">
        <w:rPr>
          <w:rFonts w:ascii="Cambria" w:hAnsi="Cambria"/>
          <w:sz w:val="28"/>
          <w:szCs w:val="28"/>
        </w:rPr>
        <w:t xml:space="preserve"> </w:t>
      </w:r>
      <w:ins w:id="18026" w:author="Claire S" w:date="2026-06-04T17:38:00Z" w16du:dateUtc="2026-06-04T16:38:00Z">
        <w:r w:rsidR="009E1D5D">
          <w:rPr>
            <w:rFonts w:ascii="Cambria" w:hAnsi="Cambria"/>
            <w:sz w:val="28"/>
            <w:szCs w:val="28"/>
          </w:rPr>
          <w:t xml:space="preserve">only </w:t>
        </w:r>
      </w:ins>
      <w:del w:id="18027" w:author="Claire S" w:date="2026-05-25T14:22:00Z" w16du:dateUtc="2026-05-25T13:22:00Z">
        <w:r w:rsidR="0047716E" w:rsidDel="002746FF">
          <w:rPr>
            <w:rFonts w:ascii="Cambria" w:hAnsi="Cambria"/>
            <w:sz w:val="28"/>
            <w:szCs w:val="28"/>
          </w:rPr>
          <w:delText xml:space="preserve">confirmed </w:delText>
        </w:r>
      </w:del>
      <w:ins w:id="18028" w:author="Claire S" w:date="2026-05-25T14:22:00Z" w16du:dateUtc="2026-05-25T13:22:00Z">
        <w:r w:rsidR="002746FF">
          <w:rPr>
            <w:rFonts w:ascii="Cambria" w:hAnsi="Cambria"/>
            <w:sz w:val="28"/>
            <w:szCs w:val="28"/>
          </w:rPr>
          <w:t xml:space="preserve">confirming </w:t>
        </w:r>
      </w:ins>
      <w:ins w:id="18029" w:author="Claire S" w:date="2026-06-08T16:30:00Z" w16du:dateUtc="2026-06-08T15:30:00Z">
        <w:r w:rsidR="007D1484">
          <w:rPr>
            <w:rFonts w:ascii="Cambria" w:hAnsi="Cambria"/>
            <w:sz w:val="28"/>
            <w:szCs w:val="28"/>
          </w:rPr>
          <w:t xml:space="preserve">to Savannah </w:t>
        </w:r>
      </w:ins>
      <w:del w:id="18030" w:author="Claire S" w:date="2026-05-22T16:57:00Z" w16du:dateUtc="2026-05-22T15:57:00Z">
        <w:r w:rsidR="00B84904" w:rsidDel="00697B65">
          <w:rPr>
            <w:rFonts w:ascii="Cambria" w:hAnsi="Cambria"/>
            <w:sz w:val="28"/>
            <w:szCs w:val="28"/>
          </w:rPr>
          <w:delText xml:space="preserve">to Savannah </w:delText>
        </w:r>
      </w:del>
      <w:r w:rsidR="0032464A">
        <w:rPr>
          <w:rFonts w:ascii="Cambria" w:hAnsi="Cambria"/>
          <w:sz w:val="28"/>
          <w:szCs w:val="28"/>
        </w:rPr>
        <w:t xml:space="preserve">she was </w:t>
      </w:r>
      <w:del w:id="18031" w:author="Claire S" w:date="2026-05-25T14:22:00Z" w16du:dateUtc="2026-05-25T13:22:00Z">
        <w:r w:rsidR="00E965FA" w:rsidDel="002746FF">
          <w:rPr>
            <w:rFonts w:ascii="Cambria" w:hAnsi="Cambria"/>
            <w:sz w:val="28"/>
            <w:szCs w:val="28"/>
          </w:rPr>
          <w:delText xml:space="preserve">at least </w:delText>
        </w:r>
      </w:del>
      <w:r w:rsidR="00E965FA">
        <w:rPr>
          <w:rFonts w:ascii="Cambria" w:hAnsi="Cambria"/>
          <w:sz w:val="28"/>
          <w:szCs w:val="28"/>
        </w:rPr>
        <w:t>a</w:t>
      </w:r>
      <w:del w:id="18032" w:author="Claire S" w:date="2026-05-25T14:22:00Z" w16du:dateUtc="2026-05-25T13:22:00Z">
        <w:r w:rsidR="00E965FA" w:rsidDel="002746FF">
          <w:rPr>
            <w:rFonts w:ascii="Cambria" w:hAnsi="Cambria"/>
            <w:sz w:val="28"/>
            <w:szCs w:val="28"/>
          </w:rPr>
          <w:delText xml:space="preserve"> </w:delText>
        </w:r>
        <w:r w:rsidR="00C34C88" w:rsidDel="002746FF">
          <w:rPr>
            <w:rFonts w:ascii="Cambria" w:hAnsi="Cambria"/>
            <w:sz w:val="28"/>
            <w:szCs w:val="28"/>
          </w:rPr>
          <w:delText>little</w:delText>
        </w:r>
      </w:del>
      <w:r w:rsidR="00C34C88">
        <w:rPr>
          <w:rFonts w:ascii="Cambria" w:hAnsi="Cambria"/>
          <w:sz w:val="28"/>
          <w:szCs w:val="28"/>
        </w:rPr>
        <w:t xml:space="preserve"> </w:t>
      </w:r>
      <w:r w:rsidR="00E965FA">
        <w:rPr>
          <w:rFonts w:ascii="Cambria" w:hAnsi="Cambria"/>
          <w:sz w:val="28"/>
          <w:szCs w:val="28"/>
        </w:rPr>
        <w:t xml:space="preserve">bit </w:t>
      </w:r>
      <w:r w:rsidR="0032464A">
        <w:rPr>
          <w:rFonts w:ascii="Cambria" w:hAnsi="Cambria"/>
          <w:sz w:val="28"/>
          <w:szCs w:val="28"/>
        </w:rPr>
        <w:t>stressed.</w:t>
      </w:r>
      <w:r w:rsidR="0048214F">
        <w:rPr>
          <w:rFonts w:ascii="Cambria" w:hAnsi="Cambria"/>
          <w:sz w:val="28"/>
          <w:szCs w:val="28"/>
        </w:rPr>
        <w:t xml:space="preserve"> Ruth never undressed in public.</w:t>
      </w:r>
      <w:r w:rsidR="0032464A">
        <w:rPr>
          <w:rFonts w:ascii="Cambria" w:hAnsi="Cambria"/>
          <w:sz w:val="28"/>
          <w:szCs w:val="28"/>
        </w:rPr>
        <w:t xml:space="preserve"> ‘</w:t>
      </w:r>
      <w:ins w:id="18033" w:author="Claire S" w:date="2026-06-08T16:30:00Z" w16du:dateUtc="2026-06-08T15:30:00Z">
        <w:r w:rsidR="007D1484">
          <w:rPr>
            <w:rFonts w:ascii="Cambria" w:hAnsi="Cambria"/>
            <w:sz w:val="28"/>
            <w:szCs w:val="28"/>
          </w:rPr>
          <w:t>But y</w:t>
        </w:r>
      </w:ins>
      <w:commentRangeStart w:id="18034"/>
      <w:commentRangeStart w:id="18035"/>
      <w:del w:id="18036" w:author="Claire S" w:date="2026-06-08T16:30:00Z" w16du:dateUtc="2026-06-08T15:30:00Z">
        <w:r w:rsidR="0032464A" w:rsidDel="007D1484">
          <w:rPr>
            <w:rFonts w:ascii="Cambria" w:hAnsi="Cambria"/>
            <w:sz w:val="28"/>
            <w:szCs w:val="28"/>
          </w:rPr>
          <w:delText>Y</w:delText>
        </w:r>
      </w:del>
      <w:r w:rsidR="0032464A">
        <w:rPr>
          <w:rFonts w:ascii="Cambria" w:hAnsi="Cambria"/>
          <w:sz w:val="28"/>
          <w:szCs w:val="28"/>
        </w:rPr>
        <w:t xml:space="preserve">ou’ve got to work with me to make </w:t>
      </w:r>
      <w:r w:rsidR="0048214F">
        <w:rPr>
          <w:rFonts w:ascii="Cambria" w:hAnsi="Cambria"/>
          <w:sz w:val="28"/>
          <w:szCs w:val="28"/>
        </w:rPr>
        <w:t>your</w:t>
      </w:r>
      <w:r w:rsidR="002A01B9">
        <w:rPr>
          <w:rFonts w:ascii="Cambria" w:hAnsi="Cambria"/>
          <w:sz w:val="28"/>
          <w:szCs w:val="28"/>
        </w:rPr>
        <w:t xml:space="preserve"> alibi</w:t>
      </w:r>
      <w:r w:rsidR="0032464A">
        <w:rPr>
          <w:rFonts w:ascii="Cambria" w:hAnsi="Cambria"/>
          <w:sz w:val="28"/>
          <w:szCs w:val="28"/>
        </w:rPr>
        <w:t xml:space="preserve"> stick.’</w:t>
      </w:r>
      <w:commentRangeEnd w:id="18034"/>
      <w:r w:rsidR="00C6453F">
        <w:rPr>
          <w:rStyle w:val="CommentReference"/>
          <w:rFonts w:ascii="Cambria" w:hAnsi="Cambria"/>
          <w:sz w:val="28"/>
          <w:szCs w:val="28"/>
        </w:rPr>
        <w:commentReference w:id="18034"/>
      </w:r>
      <w:commentRangeEnd w:id="18035"/>
      <w:r w:rsidR="00B2351A">
        <w:rPr>
          <w:rStyle w:val="CommentReference"/>
          <w:rFonts w:ascii="Cambria" w:hAnsi="Cambria"/>
          <w:sz w:val="28"/>
          <w:szCs w:val="28"/>
        </w:rPr>
        <w:commentReference w:id="18035"/>
      </w:r>
    </w:p>
    <w:p w14:paraId="3B76D125" w14:textId="53DC11DD" w:rsidR="0032464A" w:rsidRDefault="0032464A" w:rsidP="004001F6">
      <w:pPr>
        <w:spacing w:line="360" w:lineRule="auto"/>
        <w:contextualSpacing/>
        <w:rPr>
          <w:rFonts w:ascii="Cambria" w:hAnsi="Cambria"/>
          <w:sz w:val="28"/>
          <w:szCs w:val="28"/>
        </w:rPr>
      </w:pPr>
      <w:r>
        <w:rPr>
          <w:rFonts w:ascii="Cambria" w:hAnsi="Cambria"/>
          <w:sz w:val="28"/>
          <w:szCs w:val="28"/>
        </w:rPr>
        <w:tab/>
      </w:r>
      <w:commentRangeStart w:id="18037"/>
      <w:r>
        <w:rPr>
          <w:rFonts w:ascii="Cambria" w:hAnsi="Cambria"/>
          <w:sz w:val="28"/>
          <w:szCs w:val="28"/>
        </w:rPr>
        <w:t>‘</w:t>
      </w:r>
      <w:ins w:id="18038" w:author="Claire S" w:date="2026-06-04T17:45:00Z" w16du:dateUtc="2026-06-04T16:45:00Z">
        <w:r w:rsidR="00751D99">
          <w:rPr>
            <w:rFonts w:ascii="Cambria" w:hAnsi="Cambria"/>
            <w:sz w:val="28"/>
            <w:szCs w:val="28"/>
          </w:rPr>
          <w:t xml:space="preserve">But </w:t>
        </w:r>
      </w:ins>
      <w:ins w:id="18039" w:author="Claire S" w:date="2026-06-04T17:39:00Z" w16du:dateUtc="2026-06-04T16:39:00Z">
        <w:r w:rsidR="00BB33DD">
          <w:rPr>
            <w:rFonts w:ascii="Cambria" w:hAnsi="Cambria"/>
            <w:sz w:val="28"/>
            <w:szCs w:val="28"/>
          </w:rPr>
          <w:t xml:space="preserve">Carl just said the police have </w:t>
        </w:r>
      </w:ins>
      <w:del w:id="18040" w:author="Claire S" w:date="2026-06-04T17:39:00Z" w16du:dateUtc="2026-06-04T16:39:00Z">
        <w:r w:rsidR="0083353A" w:rsidDel="00BB33DD">
          <w:rPr>
            <w:rFonts w:ascii="Cambria" w:hAnsi="Cambria"/>
            <w:sz w:val="28"/>
            <w:szCs w:val="28"/>
          </w:rPr>
          <w:delText>Do</w:delText>
        </w:r>
      </w:del>
      <w:del w:id="18041" w:author="Claire S" w:date="2026-05-22T16:57:00Z" w16du:dateUtc="2026-05-22T15:57:00Z">
        <w:r w:rsidR="0083353A" w:rsidDel="00697B65">
          <w:rPr>
            <w:rFonts w:ascii="Cambria" w:hAnsi="Cambria"/>
            <w:sz w:val="28"/>
            <w:szCs w:val="28"/>
          </w:rPr>
          <w:delText xml:space="preserve"> you</w:delText>
        </w:r>
      </w:del>
      <w:del w:id="18042" w:author="Claire S" w:date="2026-06-04T17:39:00Z" w16du:dateUtc="2026-06-04T16:39:00Z">
        <w:r w:rsidR="0083353A">
          <w:rPr>
            <w:rFonts w:ascii="Cambria" w:hAnsi="Cambria"/>
            <w:sz w:val="28"/>
            <w:szCs w:val="28"/>
          </w:rPr>
          <w:delText xml:space="preserve"> mean </w:delText>
        </w:r>
        <w:r>
          <w:rPr>
            <w:rFonts w:ascii="Cambria" w:hAnsi="Cambria"/>
            <w:sz w:val="28"/>
            <w:szCs w:val="28"/>
          </w:rPr>
          <w:delText xml:space="preserve">you </w:delText>
        </w:r>
        <w:r w:rsidRPr="0083353A">
          <w:rPr>
            <w:rFonts w:ascii="Cambria" w:hAnsi="Cambria"/>
            <w:i/>
            <w:iCs/>
            <w:sz w:val="28"/>
            <w:szCs w:val="28"/>
          </w:rPr>
          <w:delText>haven’t</w:delText>
        </w:r>
        <w:r>
          <w:rPr>
            <w:rFonts w:ascii="Cambria" w:hAnsi="Cambria"/>
            <w:sz w:val="28"/>
            <w:szCs w:val="28"/>
          </w:rPr>
          <w:delText xml:space="preserve"> </w:delText>
        </w:r>
      </w:del>
      <w:r>
        <w:rPr>
          <w:rFonts w:ascii="Cambria" w:hAnsi="Cambria"/>
          <w:sz w:val="28"/>
          <w:szCs w:val="28"/>
        </w:rPr>
        <w:t>got footage that gets me off the hook?</w:t>
      </w:r>
      <w:r w:rsidR="00B113CD">
        <w:rPr>
          <w:rFonts w:ascii="Cambria" w:hAnsi="Cambria"/>
          <w:sz w:val="28"/>
          <w:szCs w:val="28"/>
        </w:rPr>
        <w:t xml:space="preserve">’ Savannah flopped onto the </w:t>
      </w:r>
      <w:ins w:id="18043" w:author="Claire S" w:date="2026-06-04T17:45:00Z" w16du:dateUtc="2026-06-04T16:45:00Z">
        <w:r w:rsidR="00751D99">
          <w:rPr>
            <w:rFonts w:ascii="Cambria" w:hAnsi="Cambria"/>
            <w:sz w:val="28"/>
            <w:szCs w:val="28"/>
          </w:rPr>
          <w:t xml:space="preserve">leather </w:t>
        </w:r>
      </w:ins>
      <w:r w:rsidR="00B113CD">
        <w:rPr>
          <w:rFonts w:ascii="Cambria" w:hAnsi="Cambria"/>
          <w:sz w:val="28"/>
          <w:szCs w:val="28"/>
        </w:rPr>
        <w:t xml:space="preserve">sofa. </w:t>
      </w:r>
      <w:ins w:id="18044" w:author="Claire S" w:date="2026-06-04T17:39:00Z" w16du:dateUtc="2026-06-04T16:39:00Z">
        <w:del w:id="18045" w:author="Daisy Watt" w:date="2026-06-23T13:11:00Z" w16du:dateUtc="2026-06-23T11:11:00Z">
          <w:r w:rsidR="00226BAB" w:rsidDel="007C5C0D">
            <w:rPr>
              <w:rFonts w:ascii="Cambria" w:hAnsi="Cambria"/>
              <w:sz w:val="28"/>
              <w:szCs w:val="28"/>
            </w:rPr>
            <w:delText xml:space="preserve">She wasn’t normally </w:delText>
          </w:r>
        </w:del>
      </w:ins>
      <w:ins w:id="18046" w:author="Claire S" w:date="2026-06-04T17:45:00Z" w16du:dateUtc="2026-06-04T16:45:00Z">
        <w:del w:id="18047" w:author="Daisy Watt" w:date="2026-06-23T13:11:00Z" w16du:dateUtc="2026-06-23T11:11:00Z">
          <w:r w:rsidR="00751D99" w:rsidDel="007C5C0D">
            <w:rPr>
              <w:rFonts w:ascii="Cambria" w:hAnsi="Cambria"/>
              <w:sz w:val="28"/>
              <w:szCs w:val="28"/>
            </w:rPr>
            <w:delText xml:space="preserve">prone to </w:delText>
          </w:r>
        </w:del>
      </w:ins>
      <w:ins w:id="18048" w:author="Claire S" w:date="2026-06-04T17:39:00Z" w16du:dateUtc="2026-06-04T16:39:00Z">
        <w:del w:id="18049" w:author="Daisy Watt" w:date="2026-06-23T13:11:00Z" w16du:dateUtc="2026-06-23T11:11:00Z">
          <w:r w:rsidR="00226BAB" w:rsidDel="007C5C0D">
            <w:rPr>
              <w:rFonts w:ascii="Cambria" w:hAnsi="Cambria"/>
              <w:sz w:val="28"/>
              <w:szCs w:val="28"/>
            </w:rPr>
            <w:delText>flop, but needs must.</w:delText>
          </w:r>
        </w:del>
        <w:r w:rsidR="00226BAB">
          <w:rPr>
            <w:rFonts w:ascii="Cambria" w:hAnsi="Cambria"/>
            <w:sz w:val="28"/>
            <w:szCs w:val="28"/>
          </w:rPr>
          <w:t xml:space="preserve"> </w:t>
        </w:r>
      </w:ins>
      <w:del w:id="18050" w:author="Claire S" w:date="2026-06-04T17:39:00Z" w16du:dateUtc="2026-06-04T16:39:00Z">
        <w:r w:rsidR="00B113CD" w:rsidDel="00BB33DD">
          <w:rPr>
            <w:rFonts w:ascii="Cambria" w:hAnsi="Cambria"/>
            <w:sz w:val="28"/>
            <w:szCs w:val="28"/>
          </w:rPr>
          <w:delText>‘</w:delText>
        </w:r>
      </w:del>
      <w:del w:id="18051" w:author="Claire S" w:date="2026-05-25T14:22:00Z" w16du:dateUtc="2026-05-25T13:22:00Z">
        <w:r w:rsidR="0048214F" w:rsidDel="002746FF">
          <w:rPr>
            <w:rFonts w:ascii="Cambria" w:hAnsi="Cambria"/>
            <w:sz w:val="28"/>
            <w:szCs w:val="28"/>
          </w:rPr>
          <w:delText>Dear God</w:delText>
        </w:r>
      </w:del>
      <w:del w:id="18052" w:author="Claire S" w:date="2026-05-22T16:22:00Z" w16du:dateUtc="2026-05-22T15:22:00Z">
        <w:r w:rsidR="0048214F" w:rsidDel="00336BBF">
          <w:rPr>
            <w:rFonts w:ascii="Cambria" w:hAnsi="Cambria"/>
            <w:sz w:val="28"/>
            <w:szCs w:val="28"/>
          </w:rPr>
          <w:delText>.</w:delText>
        </w:r>
      </w:del>
      <w:del w:id="18053" w:author="Claire S" w:date="2026-06-04T17:38:00Z" w16du:dateUtc="2026-06-04T16:38:00Z">
        <w:r w:rsidDel="00BB33DD">
          <w:rPr>
            <w:rFonts w:ascii="Cambria" w:hAnsi="Cambria"/>
            <w:sz w:val="28"/>
            <w:szCs w:val="28"/>
          </w:rPr>
          <w:delText>’</w:delText>
        </w:r>
      </w:del>
    </w:p>
    <w:p w14:paraId="769C7B0B" w14:textId="31F02563" w:rsidR="0032464A" w:rsidRDefault="0032464A" w:rsidP="004001F6">
      <w:pPr>
        <w:spacing w:line="360" w:lineRule="auto"/>
        <w:contextualSpacing/>
        <w:rPr>
          <w:rFonts w:ascii="Cambria" w:hAnsi="Cambria"/>
          <w:sz w:val="28"/>
          <w:szCs w:val="28"/>
        </w:rPr>
      </w:pPr>
      <w:r>
        <w:rPr>
          <w:rFonts w:ascii="Cambria" w:hAnsi="Cambria"/>
          <w:sz w:val="28"/>
          <w:szCs w:val="28"/>
        </w:rPr>
        <w:tab/>
        <w:t xml:space="preserve">‘Let’s just say </w:t>
      </w:r>
      <w:del w:id="18054" w:author="Claire S" w:date="2026-05-25T14:06:00Z" w16du:dateUtc="2026-05-25T13:06:00Z">
        <w:r w:rsidDel="0013181F">
          <w:rPr>
            <w:rFonts w:ascii="Cambria" w:hAnsi="Cambria"/>
            <w:sz w:val="28"/>
            <w:szCs w:val="28"/>
          </w:rPr>
          <w:delText xml:space="preserve">I’ve </w:delText>
        </w:r>
      </w:del>
      <w:ins w:id="18055" w:author="Claire S" w:date="2026-05-25T14:06:00Z" w16du:dateUtc="2026-05-25T13:06:00Z">
        <w:r w:rsidR="0013181F">
          <w:rPr>
            <w:rFonts w:ascii="Cambria" w:hAnsi="Cambria"/>
            <w:sz w:val="28"/>
            <w:szCs w:val="28"/>
          </w:rPr>
          <w:t xml:space="preserve">we’ve </w:t>
        </w:r>
      </w:ins>
      <w:r>
        <w:rPr>
          <w:rFonts w:ascii="Cambria" w:hAnsi="Cambria"/>
          <w:sz w:val="28"/>
          <w:szCs w:val="28"/>
        </w:rPr>
        <w:t xml:space="preserve">had </w:t>
      </w:r>
      <w:del w:id="18056" w:author="Claire S" w:date="2026-05-25T14:06:00Z" w16du:dateUtc="2026-05-25T13:06:00Z">
        <w:r w:rsidDel="0013181F">
          <w:rPr>
            <w:rFonts w:ascii="Cambria" w:hAnsi="Cambria"/>
            <w:sz w:val="28"/>
            <w:szCs w:val="28"/>
          </w:rPr>
          <w:delText>a little</w:delText>
        </w:r>
      </w:del>
      <w:ins w:id="18057" w:author="Claire S" w:date="2026-05-25T14:06:00Z" w16du:dateUtc="2026-05-25T13:06:00Z">
        <w:r w:rsidR="0013181F">
          <w:rPr>
            <w:rFonts w:ascii="Cambria" w:hAnsi="Cambria"/>
            <w:sz w:val="28"/>
            <w:szCs w:val="28"/>
          </w:rPr>
          <w:t>some</w:t>
        </w:r>
      </w:ins>
      <w:r>
        <w:rPr>
          <w:rFonts w:ascii="Cambria" w:hAnsi="Cambria"/>
          <w:sz w:val="28"/>
          <w:szCs w:val="28"/>
        </w:rPr>
        <w:t xml:space="preserve"> friendly assistance</w:t>
      </w:r>
      <w:ins w:id="18058" w:author="Claire S" w:date="2026-05-22T15:26:00Z" w16du:dateUtc="2026-05-22T14:26:00Z">
        <w:r w:rsidR="00B2351A">
          <w:rPr>
            <w:rFonts w:ascii="Cambria" w:hAnsi="Cambria"/>
            <w:sz w:val="28"/>
            <w:szCs w:val="28"/>
          </w:rPr>
          <w:t xml:space="preserve"> from IT</w:t>
        </w:r>
      </w:ins>
      <w:del w:id="18059" w:author="Daisy Watt" w:date="2026-06-23T13:11:00Z" w16du:dateUtc="2026-06-23T11:11:00Z">
        <w:r w:rsidDel="00A22609">
          <w:rPr>
            <w:rFonts w:ascii="Cambria" w:hAnsi="Cambria"/>
            <w:sz w:val="28"/>
            <w:szCs w:val="28"/>
          </w:rPr>
          <w:delText>,</w:delText>
        </w:r>
      </w:del>
      <w:ins w:id="18060" w:author="Daisy Watt" w:date="2026-06-23T13:11:00Z" w16du:dateUtc="2026-06-23T11:11:00Z">
        <w:r w:rsidR="00A22609">
          <w:rPr>
            <w:rFonts w:ascii="Cambria" w:hAnsi="Cambria"/>
            <w:sz w:val="28"/>
            <w:szCs w:val="28"/>
          </w:rPr>
          <w:t>.</w:t>
        </w:r>
      </w:ins>
      <w:r>
        <w:rPr>
          <w:rFonts w:ascii="Cambria" w:hAnsi="Cambria"/>
          <w:sz w:val="28"/>
          <w:szCs w:val="28"/>
        </w:rPr>
        <w:t xml:space="preserve">’ </w:t>
      </w:r>
      <w:commentRangeEnd w:id="18037"/>
      <w:r w:rsidR="00C6453F">
        <w:rPr>
          <w:rStyle w:val="CommentReference"/>
          <w:rFonts w:ascii="Cambria" w:hAnsi="Cambria"/>
          <w:sz w:val="28"/>
          <w:szCs w:val="28"/>
        </w:rPr>
        <w:commentReference w:id="18037"/>
      </w:r>
      <w:r>
        <w:rPr>
          <w:rFonts w:ascii="Cambria" w:hAnsi="Cambria"/>
          <w:sz w:val="28"/>
          <w:szCs w:val="28"/>
        </w:rPr>
        <w:t xml:space="preserve">Ruth rubbed her </w:t>
      </w:r>
      <w:del w:id="18061" w:author="Claire S" w:date="2026-05-25T14:06:00Z" w16du:dateUtc="2026-05-25T13:06:00Z">
        <w:r w:rsidDel="0013181F">
          <w:rPr>
            <w:rFonts w:ascii="Cambria" w:hAnsi="Cambria"/>
            <w:sz w:val="28"/>
            <w:szCs w:val="28"/>
          </w:rPr>
          <w:delText xml:space="preserve">hand across her </w:delText>
        </w:r>
      </w:del>
      <w:r>
        <w:rPr>
          <w:rFonts w:ascii="Cambria" w:hAnsi="Cambria"/>
          <w:sz w:val="28"/>
          <w:szCs w:val="28"/>
        </w:rPr>
        <w:t xml:space="preserve">eyes, exhausted. </w:t>
      </w:r>
      <w:r w:rsidR="0083353A">
        <w:rPr>
          <w:rFonts w:ascii="Cambria" w:hAnsi="Cambria"/>
          <w:sz w:val="28"/>
          <w:szCs w:val="28"/>
        </w:rPr>
        <w:t>‘Because this needs to go away</w:t>
      </w:r>
      <w:ins w:id="18062" w:author="Daisy Watt" w:date="2026-06-23T00:47:00Z" w16du:dateUtc="2026-06-22T22:47:00Z">
        <w:r w:rsidR="001E764F">
          <w:rPr>
            <w:rFonts w:ascii="Cambria" w:hAnsi="Cambria"/>
            <w:sz w:val="28"/>
            <w:szCs w:val="28"/>
          </w:rPr>
          <w:t>,</w:t>
        </w:r>
      </w:ins>
      <w:r w:rsidR="0083353A">
        <w:rPr>
          <w:rFonts w:ascii="Cambria" w:hAnsi="Cambria"/>
          <w:sz w:val="28"/>
          <w:szCs w:val="28"/>
        </w:rPr>
        <w:t xml:space="preserve"> now.’</w:t>
      </w:r>
    </w:p>
    <w:p w14:paraId="15FD0B73" w14:textId="4C4B19C2" w:rsidR="009262F7" w:rsidRDefault="004F6DC2" w:rsidP="004001F6">
      <w:pPr>
        <w:spacing w:line="360" w:lineRule="auto"/>
        <w:contextualSpacing/>
        <w:rPr>
          <w:rFonts w:ascii="Cambria" w:hAnsi="Cambria"/>
          <w:sz w:val="28"/>
          <w:szCs w:val="28"/>
        </w:rPr>
      </w:pPr>
      <w:r>
        <w:rPr>
          <w:rFonts w:ascii="Cambria" w:hAnsi="Cambria"/>
          <w:sz w:val="28"/>
          <w:szCs w:val="28"/>
        </w:rPr>
        <w:tab/>
        <w:t>There was a tap at the door</w:t>
      </w:r>
      <w:r w:rsidR="002D795E">
        <w:rPr>
          <w:rFonts w:ascii="Cambria" w:hAnsi="Cambria"/>
          <w:sz w:val="28"/>
          <w:szCs w:val="28"/>
        </w:rPr>
        <w:t>,</w:t>
      </w:r>
      <w:r>
        <w:rPr>
          <w:rFonts w:ascii="Cambria" w:hAnsi="Cambria"/>
          <w:sz w:val="28"/>
          <w:szCs w:val="28"/>
        </w:rPr>
        <w:t xml:space="preserve"> and</w:t>
      </w:r>
      <w:ins w:id="18063" w:author="Claire S" w:date="2026-05-25T14:06:00Z" w16du:dateUtc="2026-05-25T13:06:00Z">
        <w:r w:rsidR="0013181F">
          <w:rPr>
            <w:rFonts w:ascii="Cambria" w:hAnsi="Cambria"/>
            <w:sz w:val="28"/>
            <w:szCs w:val="28"/>
          </w:rPr>
          <w:t xml:space="preserve"> </w:t>
        </w:r>
      </w:ins>
      <w:del w:id="18064" w:author="Claire S" w:date="2026-05-25T14:06:00Z" w16du:dateUtc="2026-05-25T13:06:00Z">
        <w:r w:rsidDel="0013181F">
          <w:rPr>
            <w:rFonts w:ascii="Cambria" w:hAnsi="Cambria"/>
            <w:sz w:val="28"/>
            <w:szCs w:val="28"/>
          </w:rPr>
          <w:delText xml:space="preserve"> </w:delText>
        </w:r>
      </w:del>
      <w:r w:rsidR="00544351">
        <w:rPr>
          <w:rFonts w:ascii="Cambria" w:hAnsi="Cambria"/>
          <w:sz w:val="28"/>
          <w:szCs w:val="28"/>
        </w:rPr>
        <w:t>Miles walked in</w:t>
      </w:r>
      <w:del w:id="18065" w:author="Claire S" w:date="2026-05-25T14:42:00Z" w16du:dateUtc="2026-05-25T13:42:00Z">
        <w:r w:rsidR="007E521F" w:rsidDel="00AC7A97">
          <w:rPr>
            <w:rFonts w:ascii="Cambria" w:hAnsi="Cambria"/>
            <w:sz w:val="28"/>
            <w:szCs w:val="28"/>
          </w:rPr>
          <w:delText xml:space="preserve"> without waiting</w:delText>
        </w:r>
        <w:r w:rsidR="002D795E" w:rsidDel="00AC7A97">
          <w:rPr>
            <w:rFonts w:ascii="Cambria" w:hAnsi="Cambria"/>
            <w:sz w:val="28"/>
            <w:szCs w:val="28"/>
          </w:rPr>
          <w:delText xml:space="preserve"> to be invited</w:delText>
        </w:r>
      </w:del>
      <w:r w:rsidR="00544351">
        <w:rPr>
          <w:rFonts w:ascii="Cambria" w:hAnsi="Cambria"/>
          <w:sz w:val="28"/>
          <w:szCs w:val="28"/>
        </w:rPr>
        <w:t xml:space="preserve">. </w:t>
      </w:r>
      <w:r>
        <w:rPr>
          <w:rFonts w:ascii="Cambria" w:hAnsi="Cambria"/>
          <w:sz w:val="28"/>
          <w:szCs w:val="28"/>
        </w:rPr>
        <w:t>‘</w:t>
      </w:r>
      <w:r w:rsidR="002D795E">
        <w:rPr>
          <w:rFonts w:ascii="Cambria" w:hAnsi="Cambria"/>
          <w:sz w:val="28"/>
          <w:szCs w:val="28"/>
        </w:rPr>
        <w:t>It’s okay</w:t>
      </w:r>
      <w:r w:rsidR="008F5030">
        <w:rPr>
          <w:rFonts w:ascii="Cambria" w:hAnsi="Cambria"/>
          <w:sz w:val="28"/>
          <w:szCs w:val="28"/>
        </w:rPr>
        <w:t>,</w:t>
      </w:r>
      <w:r w:rsidR="002D795E">
        <w:rPr>
          <w:rFonts w:ascii="Cambria" w:hAnsi="Cambria"/>
          <w:sz w:val="28"/>
          <w:szCs w:val="28"/>
        </w:rPr>
        <w:t xml:space="preserve"> girls, t</w:t>
      </w:r>
      <w:r w:rsidR="007E521F">
        <w:rPr>
          <w:rFonts w:ascii="Cambria" w:hAnsi="Cambria"/>
          <w:sz w:val="28"/>
          <w:szCs w:val="28"/>
        </w:rPr>
        <w:t xml:space="preserve">he </w:t>
      </w:r>
      <w:del w:id="18066" w:author="Daisy Watt" w:date="2026-06-23T13:11:00Z" w16du:dateUtc="2026-06-23T11:11:00Z">
        <w:r w:rsidR="0048214F" w:rsidDel="00A22609">
          <w:rPr>
            <w:rFonts w:ascii="Cambria" w:hAnsi="Cambria"/>
            <w:sz w:val="28"/>
            <w:szCs w:val="28"/>
          </w:rPr>
          <w:delText>C</w:delText>
        </w:r>
      </w:del>
      <w:ins w:id="18067" w:author="Daisy Watt" w:date="2026-06-23T13:11:00Z" w16du:dateUtc="2026-06-23T11:11:00Z">
        <w:r w:rsidR="00A22609">
          <w:rPr>
            <w:rFonts w:ascii="Cambria" w:hAnsi="Cambria"/>
            <w:sz w:val="28"/>
            <w:szCs w:val="28"/>
          </w:rPr>
          <w:t>c</w:t>
        </w:r>
      </w:ins>
      <w:r w:rsidR="007E521F">
        <w:rPr>
          <w:rFonts w:ascii="Cambria" w:hAnsi="Cambria"/>
          <w:sz w:val="28"/>
          <w:szCs w:val="28"/>
        </w:rPr>
        <w:t>avalry has arrived</w:t>
      </w:r>
      <w:ins w:id="18068" w:author="Claire S" w:date="2026-07-30T08:49:00Z" w16du:dateUtc="2026-07-30T07:49:00Z">
        <w:r w:rsidR="00D90C11">
          <w:rPr>
            <w:rFonts w:ascii="Cambria" w:hAnsi="Cambria"/>
            <w:sz w:val="28"/>
            <w:szCs w:val="28"/>
          </w:rPr>
          <w:t>,</w:t>
        </w:r>
      </w:ins>
      <w:ins w:id="18069" w:author="Claire S" w:date="2026-07-30T08:46:00Z" w16du:dateUtc="2026-07-30T07:46:00Z">
        <w:r w:rsidR="0007017A">
          <w:rPr>
            <w:rFonts w:ascii="Cambria" w:hAnsi="Cambria"/>
            <w:sz w:val="28"/>
            <w:szCs w:val="28"/>
          </w:rPr>
          <w:t xml:space="preserve"> as requested</w:t>
        </w:r>
      </w:ins>
      <w:r>
        <w:rPr>
          <w:rFonts w:ascii="Cambria" w:hAnsi="Cambria"/>
          <w:sz w:val="28"/>
          <w:szCs w:val="28"/>
        </w:rPr>
        <w:t>.’</w:t>
      </w:r>
    </w:p>
    <w:p w14:paraId="2D787B49" w14:textId="7FABEE4C" w:rsidR="00544351" w:rsidRDefault="008A1EAC" w:rsidP="009262F7">
      <w:pPr>
        <w:spacing w:line="360" w:lineRule="auto"/>
        <w:ind w:firstLine="720"/>
        <w:contextualSpacing/>
        <w:rPr>
          <w:rFonts w:ascii="Cambria" w:hAnsi="Cambria"/>
          <w:sz w:val="28"/>
          <w:szCs w:val="28"/>
        </w:rPr>
      </w:pPr>
      <w:ins w:id="18070" w:author="Claire S" w:date="2026-05-25T14:22:00Z" w16du:dateUtc="2026-05-25T13:22:00Z">
        <w:r>
          <w:rPr>
            <w:rFonts w:ascii="Cambria" w:hAnsi="Cambria"/>
            <w:sz w:val="28"/>
            <w:szCs w:val="28"/>
          </w:rPr>
          <w:t xml:space="preserve">‘Marvellous.’ </w:t>
        </w:r>
      </w:ins>
      <w:r w:rsidR="009262F7">
        <w:rPr>
          <w:rFonts w:ascii="Cambria" w:hAnsi="Cambria"/>
          <w:sz w:val="28"/>
          <w:szCs w:val="28"/>
        </w:rPr>
        <w:t>Christ,</w:t>
      </w:r>
      <w:r w:rsidR="00544351">
        <w:rPr>
          <w:rFonts w:ascii="Cambria" w:hAnsi="Cambria"/>
          <w:sz w:val="28"/>
          <w:szCs w:val="28"/>
        </w:rPr>
        <w:t xml:space="preserve"> </w:t>
      </w:r>
      <w:del w:id="18071" w:author="Claire S" w:date="2026-05-25T14:15:00Z" w16du:dateUtc="2026-05-25T13:15:00Z">
        <w:r w:rsidR="00544351" w:rsidDel="00304611">
          <w:rPr>
            <w:rFonts w:ascii="Cambria" w:hAnsi="Cambria"/>
            <w:sz w:val="28"/>
            <w:szCs w:val="28"/>
          </w:rPr>
          <w:delText xml:space="preserve">that </w:delText>
        </w:r>
      </w:del>
      <w:ins w:id="18072" w:author="Claire S" w:date="2026-05-25T14:15:00Z" w16du:dateUtc="2026-05-25T13:15:00Z">
        <w:r w:rsidR="00304611">
          <w:rPr>
            <w:rFonts w:ascii="Cambria" w:hAnsi="Cambria"/>
            <w:sz w:val="28"/>
            <w:szCs w:val="28"/>
          </w:rPr>
          <w:t xml:space="preserve">this </w:t>
        </w:r>
      </w:ins>
      <w:r w:rsidR="00544351">
        <w:rPr>
          <w:rFonts w:ascii="Cambria" w:hAnsi="Cambria"/>
          <w:sz w:val="28"/>
          <w:szCs w:val="28"/>
        </w:rPr>
        <w:t>was all Sav</w:t>
      </w:r>
      <w:r w:rsidR="00417610">
        <w:rPr>
          <w:rFonts w:ascii="Cambria" w:hAnsi="Cambria"/>
          <w:sz w:val="28"/>
          <w:szCs w:val="28"/>
        </w:rPr>
        <w:t>annah</w:t>
      </w:r>
      <w:r w:rsidR="00544351">
        <w:rPr>
          <w:rFonts w:ascii="Cambria" w:hAnsi="Cambria"/>
          <w:sz w:val="28"/>
          <w:szCs w:val="28"/>
        </w:rPr>
        <w:t xml:space="preserve"> needed</w:t>
      </w:r>
      <w:del w:id="18073" w:author="Daisy Watt" w:date="2026-06-23T13:12:00Z" w16du:dateUtc="2026-06-23T11:12:00Z">
        <w:r w:rsidR="00544351" w:rsidDel="008A6D0E">
          <w:rPr>
            <w:rFonts w:ascii="Cambria" w:hAnsi="Cambria"/>
            <w:sz w:val="28"/>
            <w:szCs w:val="28"/>
          </w:rPr>
          <w:delText xml:space="preserve"> now,</w:delText>
        </w:r>
      </w:del>
      <w:ins w:id="18074" w:author="Daisy Watt" w:date="2026-06-23T13:12:00Z" w16du:dateUtc="2026-06-23T11:12:00Z">
        <w:r w:rsidR="008A6D0E">
          <w:rPr>
            <w:rFonts w:ascii="Cambria" w:hAnsi="Cambria"/>
            <w:sz w:val="28"/>
            <w:szCs w:val="28"/>
          </w:rPr>
          <w:t xml:space="preserve"> –</w:t>
        </w:r>
      </w:ins>
      <w:r w:rsidR="00544351">
        <w:rPr>
          <w:rFonts w:ascii="Cambria" w:hAnsi="Cambria"/>
          <w:sz w:val="28"/>
          <w:szCs w:val="28"/>
        </w:rPr>
        <w:t xml:space="preserve"> her boring oldest brother</w:t>
      </w:r>
      <w:r w:rsidR="007E521F">
        <w:rPr>
          <w:rFonts w:ascii="Cambria" w:hAnsi="Cambria"/>
          <w:sz w:val="28"/>
          <w:szCs w:val="28"/>
        </w:rPr>
        <w:t xml:space="preserve">, clad in </w:t>
      </w:r>
      <w:del w:id="18075" w:author="Claire S" w:date="2026-05-22T16:22:00Z" w16du:dateUtc="2026-05-22T15:22:00Z">
        <w:r w:rsidR="007E521F" w:rsidDel="00336BBF">
          <w:rPr>
            <w:rFonts w:ascii="Cambria" w:hAnsi="Cambria"/>
            <w:sz w:val="28"/>
            <w:szCs w:val="28"/>
          </w:rPr>
          <w:delText>revoltingly naff</w:delText>
        </w:r>
      </w:del>
      <w:ins w:id="18076" w:author="Claire S" w:date="2026-05-22T16:22:00Z" w16du:dateUtc="2026-05-22T15:22:00Z">
        <w:r w:rsidR="00336BBF">
          <w:rPr>
            <w:rFonts w:ascii="Cambria" w:hAnsi="Cambria"/>
            <w:sz w:val="28"/>
            <w:szCs w:val="28"/>
          </w:rPr>
          <w:t>his naff</w:t>
        </w:r>
      </w:ins>
      <w:r w:rsidR="007E521F">
        <w:rPr>
          <w:rFonts w:ascii="Cambria" w:hAnsi="Cambria"/>
          <w:sz w:val="28"/>
          <w:szCs w:val="28"/>
        </w:rPr>
        <w:t xml:space="preserve"> golfing gear</w:t>
      </w:r>
      <w:r w:rsidR="00315C9C">
        <w:rPr>
          <w:rFonts w:ascii="Cambria" w:hAnsi="Cambria"/>
          <w:sz w:val="28"/>
          <w:szCs w:val="28"/>
        </w:rPr>
        <w:t xml:space="preserve">, </w:t>
      </w:r>
      <w:ins w:id="18077" w:author="Daisy Watt" w:date="2026-06-23T13:12:00Z" w16du:dateUtc="2026-06-23T11:12:00Z">
        <w:r w:rsidR="000A7492">
          <w:rPr>
            <w:rFonts w:ascii="Cambria" w:hAnsi="Cambria"/>
            <w:sz w:val="28"/>
            <w:szCs w:val="28"/>
          </w:rPr>
          <w:t xml:space="preserve">right </w:t>
        </w:r>
      </w:ins>
      <w:r w:rsidR="00315C9C">
        <w:rPr>
          <w:rFonts w:ascii="Cambria" w:hAnsi="Cambria"/>
          <w:sz w:val="28"/>
          <w:szCs w:val="28"/>
        </w:rPr>
        <w:t xml:space="preserve">down to </w:t>
      </w:r>
      <w:del w:id="18078" w:author="Daisy Watt" w:date="2026-06-23T13:12:00Z" w16du:dateUtc="2026-06-23T11:12:00Z">
        <w:r w:rsidR="00315C9C" w:rsidDel="000A7492">
          <w:rPr>
            <w:rFonts w:ascii="Cambria" w:hAnsi="Cambria"/>
            <w:sz w:val="28"/>
            <w:szCs w:val="28"/>
          </w:rPr>
          <w:delText>some</w:delText>
        </w:r>
      </w:del>
      <w:ins w:id="18079" w:author="Daisy Watt" w:date="2026-06-23T13:12:00Z" w16du:dateUtc="2026-06-23T11:12:00Z">
        <w:r w:rsidR="000A7492">
          <w:rPr>
            <w:rFonts w:ascii="Cambria" w:hAnsi="Cambria"/>
            <w:sz w:val="28"/>
            <w:szCs w:val="28"/>
          </w:rPr>
          <w:t>the</w:t>
        </w:r>
      </w:ins>
      <w:r w:rsidR="0082424E">
        <w:rPr>
          <w:rFonts w:ascii="Cambria" w:hAnsi="Cambria"/>
          <w:sz w:val="28"/>
          <w:szCs w:val="28"/>
        </w:rPr>
        <w:t xml:space="preserve"> </w:t>
      </w:r>
      <w:r w:rsidR="003C70A8">
        <w:rPr>
          <w:rFonts w:ascii="Cambria" w:hAnsi="Cambria"/>
          <w:sz w:val="28"/>
          <w:szCs w:val="28"/>
        </w:rPr>
        <w:t>stupid</w:t>
      </w:r>
      <w:r w:rsidR="0082424E">
        <w:rPr>
          <w:rFonts w:ascii="Cambria" w:hAnsi="Cambria"/>
          <w:sz w:val="28"/>
          <w:szCs w:val="28"/>
        </w:rPr>
        <w:t xml:space="preserve"> two-tone brogues.</w:t>
      </w:r>
      <w:ins w:id="18080" w:author="Claire S" w:date="2026-07-30T08:50:00Z" w16du:dateUtc="2026-07-30T07:50:00Z">
        <w:r w:rsidR="00D90C11">
          <w:rPr>
            <w:rFonts w:ascii="Cambria" w:hAnsi="Cambria"/>
            <w:sz w:val="28"/>
            <w:szCs w:val="28"/>
          </w:rPr>
          <w:t xml:space="preserve"> And it looked like Ruth had called him in.</w:t>
        </w:r>
      </w:ins>
    </w:p>
    <w:p w14:paraId="3D6880F2" w14:textId="2210D0B4" w:rsidR="00544351" w:rsidRDefault="00A83B46" w:rsidP="004001F6">
      <w:pPr>
        <w:spacing w:line="360" w:lineRule="auto"/>
        <w:contextualSpacing/>
        <w:rPr>
          <w:rFonts w:ascii="Cambria" w:hAnsi="Cambria"/>
          <w:sz w:val="28"/>
          <w:szCs w:val="28"/>
        </w:rPr>
      </w:pPr>
      <w:ins w:id="18081" w:author="Claire S" w:date="2026-07-30T08:44:00Z" w16du:dateUtc="2026-07-30T07:44:00Z">
        <w:r>
          <w:rPr>
            <w:rFonts w:ascii="Cambria" w:hAnsi="Cambria"/>
            <w:sz w:val="28"/>
            <w:szCs w:val="28"/>
          </w:rPr>
          <w:tab/>
        </w:r>
      </w:ins>
      <w:del w:id="18082" w:author="Claire S" w:date="2026-05-25T14:22:00Z" w16du:dateUtc="2026-05-25T13:22:00Z">
        <w:r w:rsidR="00544351" w:rsidDel="008A1EAC">
          <w:rPr>
            <w:rFonts w:ascii="Cambria" w:hAnsi="Cambria"/>
            <w:sz w:val="28"/>
            <w:szCs w:val="28"/>
          </w:rPr>
          <w:tab/>
        </w:r>
      </w:del>
      <w:r w:rsidR="00544351">
        <w:rPr>
          <w:rFonts w:ascii="Cambria" w:hAnsi="Cambria"/>
          <w:sz w:val="28"/>
          <w:szCs w:val="28"/>
        </w:rPr>
        <w:t>‘</w:t>
      </w:r>
      <w:r w:rsidR="00315C9C">
        <w:rPr>
          <w:rFonts w:ascii="Cambria" w:hAnsi="Cambria"/>
          <w:sz w:val="28"/>
          <w:szCs w:val="28"/>
        </w:rPr>
        <w:t>Splashed out on</w:t>
      </w:r>
      <w:r w:rsidR="00544351">
        <w:rPr>
          <w:rFonts w:ascii="Cambria" w:hAnsi="Cambria"/>
          <w:sz w:val="28"/>
          <w:szCs w:val="28"/>
        </w:rPr>
        <w:t xml:space="preserve"> a </w:t>
      </w:r>
      <w:del w:id="18083" w:author="Claire S" w:date="2026-05-22T16:21:00Z" w16du:dateUtc="2026-05-22T15:21:00Z">
        <w:r w:rsidR="00544351" w:rsidDel="00336BBF">
          <w:rPr>
            <w:rFonts w:ascii="Cambria" w:hAnsi="Cambria"/>
            <w:sz w:val="28"/>
            <w:szCs w:val="28"/>
          </w:rPr>
          <w:delText>hair transplant</w:delText>
        </w:r>
      </w:del>
      <w:ins w:id="18084" w:author="Claire S" w:date="2026-05-22T16:21:00Z" w16du:dateUtc="2026-05-22T15:21:00Z">
        <w:r w:rsidR="00336BBF">
          <w:rPr>
            <w:rFonts w:ascii="Cambria" w:hAnsi="Cambria"/>
            <w:sz w:val="28"/>
            <w:szCs w:val="28"/>
          </w:rPr>
          <w:t xml:space="preserve">little work, </w:t>
        </w:r>
      </w:ins>
      <w:ins w:id="18085" w:author="Claire S" w:date="2026-05-22T16:22:00Z" w16du:dateUtc="2026-05-22T15:22:00Z">
        <w:r w:rsidR="00D916B7">
          <w:rPr>
            <w:rFonts w:ascii="Cambria" w:hAnsi="Cambria"/>
            <w:sz w:val="28"/>
            <w:szCs w:val="28"/>
          </w:rPr>
          <w:t>Milesy</w:t>
        </w:r>
      </w:ins>
      <w:r w:rsidR="00544351">
        <w:rPr>
          <w:rFonts w:ascii="Cambria" w:hAnsi="Cambria"/>
          <w:sz w:val="28"/>
          <w:szCs w:val="28"/>
        </w:rPr>
        <w:t xml:space="preserve">?’ </w:t>
      </w:r>
      <w:del w:id="18086" w:author="Claire S" w:date="2026-05-25T14:22:00Z" w16du:dateUtc="2026-05-25T13:22:00Z">
        <w:r w:rsidR="00757100" w:rsidDel="008A1EAC">
          <w:rPr>
            <w:rFonts w:ascii="Cambria" w:hAnsi="Cambria"/>
            <w:sz w:val="28"/>
            <w:szCs w:val="28"/>
          </w:rPr>
          <w:delText>S</w:delText>
        </w:r>
        <w:r w:rsidR="00544351" w:rsidDel="008A1EAC">
          <w:rPr>
            <w:rFonts w:ascii="Cambria" w:hAnsi="Cambria"/>
            <w:sz w:val="28"/>
            <w:szCs w:val="28"/>
          </w:rPr>
          <w:delText xml:space="preserve">he </w:delText>
        </w:r>
        <w:r w:rsidR="00757100" w:rsidDel="008A1EAC">
          <w:rPr>
            <w:rFonts w:ascii="Cambria" w:hAnsi="Cambria"/>
            <w:sz w:val="28"/>
            <w:szCs w:val="28"/>
          </w:rPr>
          <w:delText>gaz</w:delText>
        </w:r>
        <w:r w:rsidR="00544351" w:rsidDel="008A1EAC">
          <w:rPr>
            <w:rFonts w:ascii="Cambria" w:hAnsi="Cambria"/>
            <w:sz w:val="28"/>
            <w:szCs w:val="28"/>
          </w:rPr>
          <w:delText>ed at</w:delText>
        </w:r>
      </w:del>
      <w:ins w:id="18087" w:author="Claire S" w:date="2026-05-25T14:22:00Z" w16du:dateUtc="2026-05-25T13:22:00Z">
        <w:r w:rsidR="008A1EAC">
          <w:rPr>
            <w:rFonts w:ascii="Cambria" w:hAnsi="Cambria"/>
            <w:sz w:val="28"/>
            <w:szCs w:val="28"/>
          </w:rPr>
          <w:t>H</w:t>
        </w:r>
      </w:ins>
      <w:del w:id="18088" w:author="Claire S" w:date="2026-05-25T14:22:00Z" w16du:dateUtc="2026-05-25T13:22:00Z">
        <w:r w:rsidR="00544351" w:rsidDel="008A1EAC">
          <w:rPr>
            <w:rFonts w:ascii="Cambria" w:hAnsi="Cambria"/>
            <w:sz w:val="28"/>
            <w:szCs w:val="28"/>
          </w:rPr>
          <w:delText xml:space="preserve"> h</w:delText>
        </w:r>
      </w:del>
      <w:r w:rsidR="00544351">
        <w:rPr>
          <w:rFonts w:ascii="Cambria" w:hAnsi="Cambria"/>
          <w:sz w:val="28"/>
          <w:szCs w:val="28"/>
        </w:rPr>
        <w:t xml:space="preserve">is </w:t>
      </w:r>
      <w:r w:rsidR="004F6DC2">
        <w:rPr>
          <w:rFonts w:ascii="Cambria" w:hAnsi="Cambria"/>
          <w:sz w:val="28"/>
          <w:szCs w:val="28"/>
        </w:rPr>
        <w:t>hairline</w:t>
      </w:r>
      <w:ins w:id="18089" w:author="Claire S" w:date="2026-05-25T14:23:00Z" w16du:dateUtc="2026-05-25T13:23:00Z">
        <w:r w:rsidR="008A1EAC">
          <w:rPr>
            <w:rFonts w:ascii="Cambria" w:hAnsi="Cambria"/>
            <w:sz w:val="28"/>
            <w:szCs w:val="28"/>
          </w:rPr>
          <w:t xml:space="preserve"> was</w:t>
        </w:r>
      </w:ins>
      <w:del w:id="18090" w:author="Claire S" w:date="2026-05-25T14:23:00Z" w16du:dateUtc="2026-05-25T13:23:00Z">
        <w:r w:rsidR="004F6DC2" w:rsidDel="008A1EAC">
          <w:rPr>
            <w:rFonts w:ascii="Cambria" w:hAnsi="Cambria"/>
            <w:sz w:val="28"/>
            <w:szCs w:val="28"/>
          </w:rPr>
          <w:delText>;</w:delText>
        </w:r>
      </w:del>
      <w:r w:rsidR="00544351">
        <w:rPr>
          <w:rFonts w:ascii="Cambria" w:hAnsi="Cambria"/>
          <w:sz w:val="28"/>
          <w:szCs w:val="28"/>
        </w:rPr>
        <w:t xml:space="preserve"> suspiciously different </w:t>
      </w:r>
      <w:del w:id="18091" w:author="Daisy Watt" w:date="2026-06-23T13:12:00Z" w16du:dateUtc="2026-06-23T11:12:00Z">
        <w:r w:rsidR="00544351" w:rsidDel="000A7492">
          <w:rPr>
            <w:rFonts w:ascii="Cambria" w:hAnsi="Cambria"/>
            <w:sz w:val="28"/>
            <w:szCs w:val="28"/>
          </w:rPr>
          <w:delText>than</w:delText>
        </w:r>
      </w:del>
      <w:ins w:id="18092" w:author="Daisy Watt" w:date="2026-06-23T13:12:00Z" w16du:dateUtc="2026-06-23T11:12:00Z">
        <w:r w:rsidR="000A7492">
          <w:rPr>
            <w:rFonts w:ascii="Cambria" w:hAnsi="Cambria"/>
            <w:sz w:val="28"/>
            <w:szCs w:val="28"/>
          </w:rPr>
          <w:t>from</w:t>
        </w:r>
      </w:ins>
      <w:r w:rsidR="00544351">
        <w:rPr>
          <w:rFonts w:ascii="Cambria" w:hAnsi="Cambria"/>
          <w:sz w:val="28"/>
          <w:szCs w:val="28"/>
        </w:rPr>
        <w:t xml:space="preserve"> </w:t>
      </w:r>
      <w:del w:id="18093" w:author="Claire S" w:date="2026-05-25T14:23:00Z" w16du:dateUtc="2026-05-25T13:23:00Z">
        <w:r w:rsidR="00757100" w:rsidDel="008A1EAC">
          <w:rPr>
            <w:rFonts w:ascii="Cambria" w:hAnsi="Cambria"/>
            <w:sz w:val="28"/>
            <w:szCs w:val="28"/>
          </w:rPr>
          <w:delText>the</w:delText>
        </w:r>
        <w:r w:rsidR="00544351" w:rsidDel="008A1EAC">
          <w:rPr>
            <w:rFonts w:ascii="Cambria" w:hAnsi="Cambria"/>
            <w:sz w:val="28"/>
            <w:szCs w:val="28"/>
          </w:rPr>
          <w:delText xml:space="preserve"> </w:delText>
        </w:r>
      </w:del>
      <w:r w:rsidR="00544351">
        <w:rPr>
          <w:rFonts w:ascii="Cambria" w:hAnsi="Cambria"/>
          <w:sz w:val="28"/>
          <w:szCs w:val="28"/>
        </w:rPr>
        <w:t>last</w:t>
      </w:r>
      <w:r w:rsidR="00757100">
        <w:rPr>
          <w:rFonts w:ascii="Cambria" w:hAnsi="Cambria"/>
          <w:sz w:val="28"/>
          <w:szCs w:val="28"/>
        </w:rPr>
        <w:t xml:space="preserve"> time she’d</w:t>
      </w:r>
      <w:r w:rsidR="00544351">
        <w:rPr>
          <w:rFonts w:ascii="Cambria" w:hAnsi="Cambria"/>
          <w:sz w:val="28"/>
          <w:szCs w:val="28"/>
        </w:rPr>
        <w:t xml:space="preserve"> seen him.</w:t>
      </w:r>
      <w:r w:rsidR="002D361F">
        <w:rPr>
          <w:rFonts w:ascii="Cambria" w:hAnsi="Cambria"/>
          <w:sz w:val="28"/>
          <w:szCs w:val="28"/>
        </w:rPr>
        <w:t xml:space="preserve"> ‘</w:t>
      </w:r>
      <w:r w:rsidR="004F6DC2">
        <w:rPr>
          <w:rFonts w:ascii="Cambria" w:hAnsi="Cambria"/>
          <w:sz w:val="28"/>
          <w:szCs w:val="28"/>
        </w:rPr>
        <w:t>L</w:t>
      </w:r>
      <w:r w:rsidR="002D361F">
        <w:rPr>
          <w:rFonts w:ascii="Cambria" w:hAnsi="Cambria"/>
          <w:sz w:val="28"/>
          <w:szCs w:val="28"/>
        </w:rPr>
        <w:t xml:space="preserve">ooking </w:t>
      </w:r>
      <w:del w:id="18094" w:author="Claire S" w:date="2026-05-25T14:23:00Z" w16du:dateUtc="2026-05-25T13:23:00Z">
        <w:r w:rsidR="002D361F" w:rsidDel="008A1EAC">
          <w:rPr>
            <w:rFonts w:ascii="Cambria" w:hAnsi="Cambria"/>
            <w:sz w:val="28"/>
            <w:szCs w:val="28"/>
          </w:rPr>
          <w:delText xml:space="preserve">a bit </w:delText>
        </w:r>
      </w:del>
      <w:r w:rsidR="002D361F">
        <w:rPr>
          <w:rFonts w:ascii="Cambria" w:hAnsi="Cambria"/>
          <w:sz w:val="28"/>
          <w:szCs w:val="28"/>
        </w:rPr>
        <w:t xml:space="preserve">more </w:t>
      </w:r>
      <w:r w:rsidR="00757100">
        <w:rPr>
          <w:rFonts w:ascii="Cambria" w:hAnsi="Cambria"/>
          <w:sz w:val="28"/>
          <w:szCs w:val="28"/>
        </w:rPr>
        <w:t>virile</w:t>
      </w:r>
      <w:r w:rsidR="002D361F">
        <w:rPr>
          <w:rFonts w:ascii="Cambria" w:hAnsi="Cambria"/>
          <w:sz w:val="28"/>
          <w:szCs w:val="28"/>
        </w:rPr>
        <w:t xml:space="preserve"> in the </w:t>
      </w:r>
      <w:r w:rsidR="004F6DC2">
        <w:rPr>
          <w:rFonts w:ascii="Cambria" w:hAnsi="Cambria"/>
          <w:sz w:val="28"/>
          <w:szCs w:val="28"/>
        </w:rPr>
        <w:t xml:space="preserve">lustrous </w:t>
      </w:r>
      <w:r w:rsidR="002D361F">
        <w:rPr>
          <w:rFonts w:ascii="Cambria" w:hAnsi="Cambria"/>
          <w:sz w:val="28"/>
          <w:szCs w:val="28"/>
        </w:rPr>
        <w:t>locks department</w:t>
      </w:r>
      <w:r w:rsidR="00757100">
        <w:rPr>
          <w:rFonts w:ascii="Cambria" w:hAnsi="Cambria"/>
          <w:sz w:val="28"/>
          <w:szCs w:val="28"/>
        </w:rPr>
        <w:t xml:space="preserve">, </w:t>
      </w:r>
      <w:ins w:id="18095" w:author="Claire S" w:date="2026-05-22T16:22:00Z" w16du:dateUtc="2026-05-22T15:22:00Z">
        <w:r w:rsidR="00D916B7">
          <w:rPr>
            <w:rFonts w:ascii="Cambria" w:hAnsi="Cambria"/>
            <w:sz w:val="28"/>
            <w:szCs w:val="28"/>
          </w:rPr>
          <w:t>darling</w:t>
        </w:r>
      </w:ins>
      <w:del w:id="18096" w:author="Claire S" w:date="2026-05-22T16:22:00Z" w16du:dateUtc="2026-05-22T15:22:00Z">
        <w:r w:rsidR="00DB79C9" w:rsidDel="00D916B7">
          <w:rPr>
            <w:rFonts w:ascii="Cambria" w:hAnsi="Cambria"/>
            <w:sz w:val="28"/>
            <w:szCs w:val="28"/>
          </w:rPr>
          <w:delText>Milesy</w:delText>
        </w:r>
      </w:del>
      <w:del w:id="18097" w:author="Claire S" w:date="2026-05-22T16:21:00Z" w16du:dateUtc="2026-05-22T15:21:00Z">
        <w:r w:rsidR="006E012E" w:rsidDel="00336BBF">
          <w:rPr>
            <w:rFonts w:ascii="Cambria" w:hAnsi="Cambria"/>
            <w:sz w:val="28"/>
            <w:szCs w:val="28"/>
          </w:rPr>
          <w:delText xml:space="preserve"> </w:delText>
        </w:r>
        <w:r w:rsidR="00BA4943" w:rsidDel="00336BBF">
          <w:rPr>
            <w:rFonts w:ascii="Cambria" w:hAnsi="Cambria"/>
            <w:sz w:val="28"/>
            <w:szCs w:val="28"/>
          </w:rPr>
          <w:delText>dear</w:delText>
        </w:r>
        <w:r w:rsidR="006E012E" w:rsidDel="00336BBF">
          <w:rPr>
            <w:rFonts w:ascii="Cambria" w:hAnsi="Cambria"/>
            <w:sz w:val="28"/>
            <w:szCs w:val="28"/>
          </w:rPr>
          <w:delText>est</w:delText>
        </w:r>
      </w:del>
      <w:r w:rsidR="00757100">
        <w:rPr>
          <w:rFonts w:ascii="Cambria" w:hAnsi="Cambria"/>
          <w:sz w:val="28"/>
          <w:szCs w:val="28"/>
        </w:rPr>
        <w:t>.</w:t>
      </w:r>
      <w:r w:rsidR="002D361F">
        <w:rPr>
          <w:rFonts w:ascii="Cambria" w:hAnsi="Cambria"/>
          <w:sz w:val="28"/>
          <w:szCs w:val="28"/>
        </w:rPr>
        <w:t>’</w:t>
      </w:r>
    </w:p>
    <w:p w14:paraId="7C0B68DA" w14:textId="4EEB6A5D" w:rsidR="00544351" w:rsidRDefault="00544351" w:rsidP="004001F6">
      <w:pPr>
        <w:spacing w:line="360" w:lineRule="auto"/>
        <w:contextualSpacing/>
        <w:rPr>
          <w:rFonts w:ascii="Cambria" w:hAnsi="Cambria"/>
          <w:sz w:val="28"/>
          <w:szCs w:val="28"/>
        </w:rPr>
      </w:pPr>
      <w:r>
        <w:rPr>
          <w:rFonts w:ascii="Cambria" w:hAnsi="Cambria"/>
          <w:sz w:val="28"/>
          <w:szCs w:val="28"/>
        </w:rPr>
        <w:tab/>
        <w:t>‘</w:t>
      </w:r>
      <w:commentRangeStart w:id="18098"/>
      <w:del w:id="18099" w:author="Claire S" w:date="2026-05-22T16:24:00Z" w16du:dateUtc="2026-05-22T15:24:00Z">
        <w:r w:rsidR="00DB79C9" w:rsidDel="00FD7C85">
          <w:rPr>
            <w:rFonts w:ascii="Cambria" w:hAnsi="Cambria"/>
            <w:sz w:val="28"/>
            <w:szCs w:val="28"/>
          </w:rPr>
          <w:delText>So</w:delText>
        </w:r>
      </w:del>
      <w:ins w:id="18100" w:author="Claire S" w:date="2026-06-08T16:30:00Z" w16du:dateUtc="2026-06-08T15:30:00Z">
        <w:r w:rsidR="00DA3260">
          <w:rPr>
            <w:rFonts w:ascii="Cambria" w:hAnsi="Cambria"/>
            <w:sz w:val="28"/>
            <w:szCs w:val="28"/>
          </w:rPr>
          <w:t>M</w:t>
        </w:r>
      </w:ins>
      <w:del w:id="18101" w:author="Claire S" w:date="2026-06-08T16:30:00Z" w16du:dateUtc="2026-06-08T15:30:00Z">
        <w:r w:rsidR="00DB79C9" w:rsidDel="00DA3260">
          <w:rPr>
            <w:rFonts w:ascii="Cambria" w:hAnsi="Cambria"/>
            <w:sz w:val="28"/>
            <w:szCs w:val="28"/>
          </w:rPr>
          <w:delText xml:space="preserve"> </w:delText>
        </w:r>
      </w:del>
      <w:del w:id="18102" w:author="Claire S" w:date="2026-05-22T16:23:00Z" w16du:dateUtc="2026-05-22T15:23:00Z">
        <w:r w:rsidR="00DB79C9" w:rsidDel="00787587">
          <w:rPr>
            <w:rFonts w:ascii="Cambria" w:hAnsi="Cambria"/>
            <w:sz w:val="28"/>
            <w:szCs w:val="28"/>
          </w:rPr>
          <w:delText>once again, y</w:delText>
        </w:r>
        <w:r w:rsidDel="00787587">
          <w:rPr>
            <w:rFonts w:ascii="Cambria" w:hAnsi="Cambria"/>
            <w:sz w:val="28"/>
            <w:szCs w:val="28"/>
          </w:rPr>
          <w:delText>ou caus</w:delText>
        </w:r>
        <w:r w:rsidR="00BA4943" w:rsidDel="00787587">
          <w:rPr>
            <w:rFonts w:ascii="Cambria" w:hAnsi="Cambria"/>
            <w:sz w:val="28"/>
            <w:szCs w:val="28"/>
          </w:rPr>
          <w:delText>e</w:delText>
        </w:r>
        <w:r w:rsidDel="00787587">
          <w:rPr>
            <w:rFonts w:ascii="Cambria" w:hAnsi="Cambria"/>
            <w:sz w:val="28"/>
            <w:szCs w:val="28"/>
          </w:rPr>
          <w:delText xml:space="preserve"> us</w:delText>
        </w:r>
      </w:del>
      <w:ins w:id="18103" w:author="Claire S" w:date="2026-05-22T16:23:00Z" w16du:dateUtc="2026-05-22T15:23:00Z">
        <w:r w:rsidR="00787587">
          <w:rPr>
            <w:rFonts w:ascii="Cambria" w:hAnsi="Cambria"/>
            <w:sz w:val="28"/>
            <w:szCs w:val="28"/>
          </w:rPr>
          <w:t>ore</w:t>
        </w:r>
      </w:ins>
      <w:r>
        <w:rPr>
          <w:rFonts w:ascii="Cambria" w:hAnsi="Cambria"/>
          <w:sz w:val="28"/>
          <w:szCs w:val="28"/>
        </w:rPr>
        <w:t xml:space="preserve"> </w:t>
      </w:r>
      <w:ins w:id="18104" w:author="Claire S" w:date="2026-05-22T16:23:00Z" w16du:dateUtc="2026-05-22T15:23:00Z">
        <w:r w:rsidR="00787587">
          <w:rPr>
            <w:rFonts w:ascii="Cambria" w:hAnsi="Cambria"/>
            <w:sz w:val="28"/>
            <w:szCs w:val="28"/>
          </w:rPr>
          <w:t xml:space="preserve">internal </w:t>
        </w:r>
      </w:ins>
      <w:r>
        <w:rPr>
          <w:rFonts w:ascii="Cambria" w:hAnsi="Cambria"/>
          <w:sz w:val="28"/>
          <w:szCs w:val="28"/>
        </w:rPr>
        <w:t>stress</w:t>
      </w:r>
      <w:ins w:id="18105" w:author="Claire S" w:date="2026-05-22T16:32:00Z" w16du:dateUtc="2026-05-22T15:32:00Z">
        <w:r w:rsidR="00206C04">
          <w:rPr>
            <w:rFonts w:ascii="Cambria" w:hAnsi="Cambria"/>
            <w:sz w:val="28"/>
            <w:szCs w:val="28"/>
          </w:rPr>
          <w:t>, Ruth</w:t>
        </w:r>
      </w:ins>
      <w:ins w:id="18106" w:author="Claire S" w:date="2026-05-22T16:23:00Z" w16du:dateUtc="2026-05-22T15:23:00Z">
        <w:r w:rsidR="00787587">
          <w:rPr>
            <w:rFonts w:ascii="Cambria" w:hAnsi="Cambria"/>
            <w:sz w:val="28"/>
            <w:szCs w:val="28"/>
          </w:rPr>
          <w:t>?</w:t>
        </w:r>
      </w:ins>
      <w:ins w:id="18107" w:author="Claire S" w:date="2026-07-30T08:46:00Z" w16du:dateUtc="2026-07-30T07:46:00Z">
        <w:r w:rsidR="005E3B3C">
          <w:rPr>
            <w:rFonts w:ascii="Cambria" w:hAnsi="Cambria"/>
            <w:sz w:val="28"/>
            <w:szCs w:val="28"/>
          </w:rPr>
          <w:t xml:space="preserve"> This Dex Harris thing is </w:t>
        </w:r>
        <w:r w:rsidR="0007017A">
          <w:rPr>
            <w:rFonts w:ascii="Cambria" w:hAnsi="Cambria"/>
            <w:sz w:val="28"/>
            <w:szCs w:val="28"/>
          </w:rPr>
          <w:t xml:space="preserve">terrible </w:t>
        </w:r>
      </w:ins>
      <w:ins w:id="18108" w:author="Claire S" w:date="2026-07-30T08:50:00Z" w16du:dateUtc="2026-07-30T07:50:00Z">
        <w:r w:rsidR="00E43657">
          <w:rPr>
            <w:rFonts w:ascii="Cambria" w:hAnsi="Cambria"/>
            <w:sz w:val="28"/>
            <w:szCs w:val="28"/>
          </w:rPr>
          <w:t>for business</w:t>
        </w:r>
      </w:ins>
      <w:ins w:id="18109" w:author="Claire S" w:date="2026-07-30T08:46:00Z" w16du:dateUtc="2026-07-30T07:46:00Z">
        <w:r w:rsidR="0007017A">
          <w:rPr>
            <w:rFonts w:ascii="Cambria" w:hAnsi="Cambria"/>
            <w:sz w:val="28"/>
            <w:szCs w:val="28"/>
          </w:rPr>
          <w:t>, honestly,</w:t>
        </w:r>
      </w:ins>
      <w:del w:id="18110" w:author="Claire S" w:date="2026-05-22T16:23:00Z" w16du:dateUtc="2026-05-22T15:23:00Z">
        <w:r w:rsidDel="00787587">
          <w:rPr>
            <w:rFonts w:ascii="Cambria" w:hAnsi="Cambria"/>
            <w:sz w:val="28"/>
            <w:szCs w:val="28"/>
          </w:rPr>
          <w:delText>,</w:delText>
        </w:r>
      </w:del>
      <w:r>
        <w:rPr>
          <w:rFonts w:ascii="Cambria" w:hAnsi="Cambria"/>
          <w:sz w:val="28"/>
          <w:szCs w:val="28"/>
        </w:rPr>
        <w:t xml:space="preserve">’ </w:t>
      </w:r>
      <w:del w:id="18111" w:author="Claire S" w:date="2026-05-25T14:23:00Z" w16du:dateUtc="2026-05-25T13:23:00Z">
        <w:r w:rsidDel="008A1EAC">
          <w:rPr>
            <w:rFonts w:ascii="Cambria" w:hAnsi="Cambria"/>
            <w:sz w:val="28"/>
            <w:szCs w:val="28"/>
          </w:rPr>
          <w:delText xml:space="preserve">he </w:delText>
        </w:r>
      </w:del>
      <w:ins w:id="18112" w:author="Claire S" w:date="2026-05-25T14:23:00Z" w16du:dateUtc="2026-05-25T13:23:00Z">
        <w:r w:rsidR="008A1EAC">
          <w:rPr>
            <w:rFonts w:ascii="Cambria" w:hAnsi="Cambria"/>
            <w:sz w:val="28"/>
            <w:szCs w:val="28"/>
          </w:rPr>
          <w:t xml:space="preserve">Miles </w:t>
        </w:r>
      </w:ins>
      <w:r>
        <w:rPr>
          <w:rFonts w:ascii="Cambria" w:hAnsi="Cambria"/>
          <w:sz w:val="28"/>
          <w:szCs w:val="28"/>
        </w:rPr>
        <w:t xml:space="preserve">ignored </w:t>
      </w:r>
      <w:del w:id="18113" w:author="Claire S" w:date="2026-05-22T16:57:00Z" w16du:dateUtc="2026-05-22T15:57:00Z">
        <w:r w:rsidDel="00697B65">
          <w:rPr>
            <w:rFonts w:ascii="Cambria" w:hAnsi="Cambria"/>
            <w:sz w:val="28"/>
            <w:szCs w:val="28"/>
          </w:rPr>
          <w:delText xml:space="preserve">her </w:delText>
        </w:r>
      </w:del>
      <w:ins w:id="18114" w:author="Claire S" w:date="2026-05-22T16:57:00Z" w16du:dateUtc="2026-05-22T15:57:00Z">
        <w:r w:rsidR="00697B65">
          <w:rPr>
            <w:rFonts w:ascii="Cambria" w:hAnsi="Cambria"/>
            <w:sz w:val="28"/>
            <w:szCs w:val="28"/>
          </w:rPr>
          <w:t xml:space="preserve">Savannah’s </w:t>
        </w:r>
      </w:ins>
      <w:r w:rsidR="00757100">
        <w:rPr>
          <w:rFonts w:ascii="Cambria" w:hAnsi="Cambria"/>
          <w:sz w:val="28"/>
          <w:szCs w:val="28"/>
        </w:rPr>
        <w:t xml:space="preserve">barbed </w:t>
      </w:r>
      <w:r w:rsidR="001E73BC">
        <w:rPr>
          <w:rFonts w:ascii="Cambria" w:hAnsi="Cambria"/>
          <w:sz w:val="28"/>
          <w:szCs w:val="28"/>
        </w:rPr>
        <w:t>compliment</w:t>
      </w:r>
      <w:r>
        <w:rPr>
          <w:rFonts w:ascii="Cambria" w:hAnsi="Cambria"/>
          <w:sz w:val="28"/>
          <w:szCs w:val="28"/>
        </w:rPr>
        <w:t xml:space="preserve">. </w:t>
      </w:r>
      <w:ins w:id="18115" w:author="Claire S" w:date="2026-05-25T14:15:00Z" w16du:dateUtc="2026-05-25T13:15:00Z">
        <w:del w:id="18116" w:author="Daisy Watt" w:date="2026-06-23T13:13:00Z" w16du:dateUtc="2026-06-23T11:13:00Z">
          <w:r w:rsidR="000C37E4" w:rsidDel="006A5A4D">
            <w:rPr>
              <w:rFonts w:ascii="Cambria" w:hAnsi="Cambria"/>
              <w:sz w:val="28"/>
              <w:szCs w:val="28"/>
            </w:rPr>
            <w:delText xml:space="preserve">She was aware </w:delText>
          </w:r>
        </w:del>
      </w:ins>
      <w:del w:id="18117" w:author="Daisy Watt" w:date="2026-06-23T13:13:00Z" w16du:dateUtc="2026-06-23T11:13:00Z">
        <w:r w:rsidDel="006A5A4D">
          <w:rPr>
            <w:rFonts w:ascii="Cambria" w:hAnsi="Cambria"/>
            <w:sz w:val="28"/>
            <w:szCs w:val="28"/>
          </w:rPr>
          <w:delText xml:space="preserve">Miles </w:delText>
        </w:r>
      </w:del>
      <w:ins w:id="18118" w:author="Claire S" w:date="2026-05-25T14:23:00Z" w16du:dateUtc="2026-05-25T13:23:00Z">
        <w:del w:id="18119" w:author="Daisy Watt" w:date="2026-06-23T13:13:00Z" w16du:dateUtc="2026-06-23T11:13:00Z">
          <w:r w:rsidR="008A1EAC" w:rsidDel="006A5A4D">
            <w:rPr>
              <w:rFonts w:ascii="Cambria" w:hAnsi="Cambria"/>
              <w:sz w:val="28"/>
              <w:szCs w:val="28"/>
            </w:rPr>
            <w:delText>h</w:delText>
          </w:r>
        </w:del>
        <w:del w:id="18120" w:author="Daisy Watt" w:date="2026-06-23T13:14:00Z" w16du:dateUtc="2026-06-23T11:14:00Z">
          <w:r w:rsidR="008A1EAC" w:rsidDel="00245D57">
            <w:rPr>
              <w:rFonts w:ascii="Cambria" w:hAnsi="Cambria"/>
              <w:sz w:val="28"/>
              <w:szCs w:val="28"/>
            </w:rPr>
            <w:delText>e’d</w:delText>
          </w:r>
        </w:del>
      </w:ins>
      <w:del w:id="18121" w:author="Daisy Watt" w:date="2026-06-23T13:14:00Z" w16du:dateUtc="2026-06-23T11:14:00Z">
        <w:r w:rsidDel="00245D57">
          <w:rPr>
            <w:rFonts w:ascii="Cambria" w:hAnsi="Cambria"/>
            <w:sz w:val="28"/>
            <w:szCs w:val="28"/>
          </w:rPr>
          <w:delText xml:space="preserve">had never warmed to </w:delText>
        </w:r>
      </w:del>
      <w:del w:id="18122" w:author="Daisy Watt" w:date="2026-06-23T13:13:00Z" w16du:dateUtc="2026-06-23T11:13:00Z">
        <w:r w:rsidDel="006A5A4D">
          <w:rPr>
            <w:rFonts w:ascii="Cambria" w:hAnsi="Cambria"/>
            <w:sz w:val="28"/>
            <w:szCs w:val="28"/>
          </w:rPr>
          <w:delText xml:space="preserve">his younger twin </w:delText>
        </w:r>
      </w:del>
      <w:ins w:id="18123" w:author="Claire S" w:date="2026-05-25T14:15:00Z" w16du:dateUtc="2026-05-25T13:15:00Z">
        <w:del w:id="18124" w:author="Daisy Watt" w:date="2026-06-23T13:13:00Z" w16du:dateUtc="2026-06-23T11:13:00Z">
          <w:r w:rsidR="002344EA" w:rsidDel="006A5A4D">
            <w:rPr>
              <w:rFonts w:ascii="Cambria" w:hAnsi="Cambria"/>
              <w:sz w:val="28"/>
              <w:szCs w:val="28"/>
            </w:rPr>
            <w:delText>half-</w:delText>
          </w:r>
        </w:del>
      </w:ins>
      <w:del w:id="18125" w:author="Daisy Watt" w:date="2026-06-23T13:13:00Z" w16du:dateUtc="2026-06-23T11:13:00Z">
        <w:r w:rsidDel="006A5A4D">
          <w:rPr>
            <w:rFonts w:ascii="Cambria" w:hAnsi="Cambria"/>
            <w:sz w:val="28"/>
            <w:szCs w:val="28"/>
          </w:rPr>
          <w:delText>sisters</w:delText>
        </w:r>
      </w:del>
      <w:del w:id="18126" w:author="Daisy Watt" w:date="2026-06-23T13:14:00Z" w16du:dateUtc="2026-06-23T11:14:00Z">
        <w:r w:rsidDel="00245D57">
          <w:rPr>
            <w:rFonts w:ascii="Cambria" w:hAnsi="Cambria"/>
            <w:sz w:val="28"/>
            <w:szCs w:val="28"/>
          </w:rPr>
          <w:delText xml:space="preserve">; </w:delText>
        </w:r>
        <w:r w:rsidR="002D361F" w:rsidDel="00245D57">
          <w:rPr>
            <w:rFonts w:ascii="Cambria" w:hAnsi="Cambria"/>
            <w:sz w:val="28"/>
            <w:szCs w:val="28"/>
          </w:rPr>
          <w:delText>unlike Sebastian, who could be said to have warmed</w:delText>
        </w:r>
        <w:r w:rsidR="008F5030" w:rsidDel="00245D57">
          <w:rPr>
            <w:rFonts w:ascii="Cambria" w:hAnsi="Cambria"/>
            <w:sz w:val="28"/>
            <w:szCs w:val="28"/>
          </w:rPr>
          <w:delText xml:space="preserve"> to them</w:delText>
        </w:r>
        <w:r w:rsidR="002D361F" w:rsidDel="00245D57">
          <w:rPr>
            <w:rFonts w:ascii="Cambria" w:hAnsi="Cambria"/>
            <w:sz w:val="28"/>
            <w:szCs w:val="28"/>
          </w:rPr>
          <w:delText xml:space="preserve"> </w:delText>
        </w:r>
        <w:r w:rsidR="00593F11" w:rsidDel="00245D57">
          <w:rPr>
            <w:rFonts w:ascii="Cambria" w:hAnsi="Cambria"/>
            <w:sz w:val="28"/>
            <w:szCs w:val="28"/>
          </w:rPr>
          <w:delText>rather</w:delText>
        </w:r>
        <w:r w:rsidR="002D361F" w:rsidDel="00245D57">
          <w:rPr>
            <w:rFonts w:ascii="Cambria" w:hAnsi="Cambria"/>
            <w:sz w:val="28"/>
            <w:szCs w:val="28"/>
          </w:rPr>
          <w:delText xml:space="preserve"> </w:delText>
        </w:r>
      </w:del>
      <w:ins w:id="18127" w:author="Claire S" w:date="2026-05-22T16:27:00Z" w16du:dateUtc="2026-05-22T15:27:00Z">
        <w:del w:id="18128" w:author="Daisy Watt" w:date="2026-06-23T13:14:00Z" w16du:dateUtc="2026-06-23T11:14:00Z">
          <w:r w:rsidR="00294AAC" w:rsidDel="00245D57">
            <w:rPr>
              <w:rFonts w:ascii="Cambria" w:hAnsi="Cambria"/>
              <w:sz w:val="28"/>
              <w:szCs w:val="28"/>
            </w:rPr>
            <w:delText xml:space="preserve">a little </w:delText>
          </w:r>
        </w:del>
      </w:ins>
      <w:del w:id="18129" w:author="Daisy Watt" w:date="2026-06-23T13:14:00Z" w16du:dateUtc="2026-06-23T11:14:00Z">
        <w:r w:rsidR="002D361F" w:rsidDel="00245D57">
          <w:rPr>
            <w:rFonts w:ascii="Cambria" w:hAnsi="Cambria"/>
            <w:sz w:val="28"/>
            <w:szCs w:val="28"/>
          </w:rPr>
          <w:delText>too much.</w:delText>
        </w:r>
        <w:r w:rsidR="009262F7" w:rsidDel="00245D57">
          <w:rPr>
            <w:rFonts w:ascii="Cambria" w:hAnsi="Cambria"/>
            <w:sz w:val="28"/>
            <w:szCs w:val="28"/>
          </w:rPr>
          <w:delText xml:space="preserve"> </w:delText>
        </w:r>
      </w:del>
      <w:r w:rsidR="009262F7">
        <w:rPr>
          <w:rFonts w:ascii="Cambria" w:hAnsi="Cambria"/>
          <w:sz w:val="28"/>
          <w:szCs w:val="28"/>
        </w:rPr>
        <w:t>‘I</w:t>
      </w:r>
      <w:del w:id="18130" w:author="Claire S" w:date="2026-05-22T16:58:00Z" w16du:dateUtc="2026-05-22T15:58:00Z">
        <w:r w:rsidR="009262F7" w:rsidDel="001C6C2F">
          <w:rPr>
            <w:rFonts w:ascii="Cambria" w:hAnsi="Cambria"/>
            <w:sz w:val="28"/>
            <w:szCs w:val="28"/>
          </w:rPr>
          <w:delText>’ve</w:delText>
        </w:r>
      </w:del>
      <w:r w:rsidR="009262F7">
        <w:rPr>
          <w:rFonts w:ascii="Cambria" w:hAnsi="Cambria"/>
          <w:sz w:val="28"/>
          <w:szCs w:val="28"/>
        </w:rPr>
        <w:t xml:space="preserve"> had to come off </w:t>
      </w:r>
      <w:del w:id="18131" w:author="Claire S" w:date="2026-05-22T16:58:00Z" w16du:dateUtc="2026-05-22T15:58:00Z">
        <w:r w:rsidR="009262F7" w:rsidDel="001C6C2F">
          <w:rPr>
            <w:rFonts w:ascii="Cambria" w:hAnsi="Cambria"/>
            <w:sz w:val="28"/>
            <w:szCs w:val="28"/>
          </w:rPr>
          <w:delText>the course</w:delText>
        </w:r>
        <w:r w:rsidR="00DB79C9" w:rsidDel="001C6C2F">
          <w:rPr>
            <w:rFonts w:ascii="Cambria" w:hAnsi="Cambria"/>
            <w:sz w:val="28"/>
            <w:szCs w:val="28"/>
          </w:rPr>
          <w:delText xml:space="preserve"> </w:delText>
        </w:r>
      </w:del>
      <w:r w:rsidR="00DB79C9">
        <w:rPr>
          <w:rFonts w:ascii="Cambria" w:hAnsi="Cambria"/>
          <w:sz w:val="28"/>
          <w:szCs w:val="28"/>
        </w:rPr>
        <w:t>at the third hole</w:t>
      </w:r>
      <w:del w:id="18132" w:author="Claire S" w:date="2026-05-22T16:23:00Z" w16du:dateUtc="2026-05-22T15:23:00Z">
        <w:r w:rsidR="009262F7" w:rsidDel="00787587">
          <w:rPr>
            <w:rFonts w:ascii="Cambria" w:hAnsi="Cambria"/>
            <w:sz w:val="28"/>
            <w:szCs w:val="28"/>
          </w:rPr>
          <w:delText xml:space="preserve"> to chat to you</w:delText>
        </w:r>
      </w:del>
      <w:r w:rsidR="001E73BC">
        <w:rPr>
          <w:rFonts w:ascii="Cambria" w:hAnsi="Cambria"/>
          <w:sz w:val="28"/>
          <w:szCs w:val="28"/>
        </w:rPr>
        <w:t>.</w:t>
      </w:r>
      <w:r w:rsidR="00DB79C9">
        <w:rPr>
          <w:rFonts w:ascii="Cambria" w:hAnsi="Cambria"/>
          <w:sz w:val="28"/>
          <w:szCs w:val="28"/>
        </w:rPr>
        <w:t xml:space="preserve">’ </w:t>
      </w:r>
      <w:commentRangeEnd w:id="18098"/>
      <w:r w:rsidR="000F54F5">
        <w:rPr>
          <w:rStyle w:val="CommentReference"/>
          <w:rFonts w:ascii="Cambria" w:hAnsi="Cambria"/>
          <w:sz w:val="28"/>
          <w:szCs w:val="28"/>
        </w:rPr>
        <w:commentReference w:id="18098"/>
      </w:r>
      <w:r w:rsidR="00DB79C9">
        <w:rPr>
          <w:rFonts w:ascii="Cambria" w:hAnsi="Cambria"/>
          <w:sz w:val="28"/>
          <w:szCs w:val="28"/>
        </w:rPr>
        <w:t>He helped himself to Ruth’s decanter</w:t>
      </w:r>
      <w:ins w:id="18133" w:author="Claire S" w:date="2026-07-30T08:44:00Z" w16du:dateUtc="2026-07-30T07:44:00Z">
        <w:r w:rsidR="00A83B46">
          <w:rPr>
            <w:rFonts w:ascii="Cambria" w:hAnsi="Cambria"/>
            <w:sz w:val="28"/>
            <w:szCs w:val="28"/>
          </w:rPr>
          <w:t xml:space="preserve"> of whisky</w:t>
        </w:r>
      </w:ins>
      <w:r w:rsidR="00DB79C9">
        <w:rPr>
          <w:rFonts w:ascii="Cambria" w:hAnsi="Cambria"/>
          <w:sz w:val="28"/>
          <w:szCs w:val="28"/>
        </w:rPr>
        <w:t>. ‘</w:t>
      </w:r>
      <w:del w:id="18134" w:author="Claire S" w:date="2026-05-22T16:23:00Z" w16du:dateUtc="2026-05-22T15:23:00Z">
        <w:r w:rsidR="001E73BC" w:rsidDel="00787587">
          <w:rPr>
            <w:rFonts w:ascii="Cambria" w:hAnsi="Cambria"/>
            <w:sz w:val="28"/>
            <w:szCs w:val="28"/>
          </w:rPr>
          <w:delText>Jolly inconsiderate</w:delText>
        </w:r>
      </w:del>
      <w:ins w:id="18135" w:author="Claire S" w:date="2026-05-22T16:32:00Z" w16du:dateUtc="2026-05-22T15:32:00Z">
        <w:r w:rsidR="00206C04">
          <w:rPr>
            <w:rFonts w:ascii="Cambria" w:hAnsi="Cambria"/>
            <w:sz w:val="28"/>
            <w:szCs w:val="28"/>
          </w:rPr>
          <w:t>I hear you’re in the firing</w:t>
        </w:r>
      </w:ins>
      <w:ins w:id="18136" w:author="Claire S" w:date="2026-05-22T16:38:00Z" w16du:dateUtc="2026-05-22T15:38:00Z">
        <w:del w:id="18137" w:author="Daisy Watt" w:date="2026-06-23T13:14:00Z" w16du:dateUtc="2026-06-23T11:14:00Z">
          <w:r w:rsidR="00317C79" w:rsidDel="000F54F5">
            <w:rPr>
              <w:rFonts w:ascii="Cambria" w:hAnsi="Cambria"/>
              <w:sz w:val="28"/>
              <w:szCs w:val="28"/>
            </w:rPr>
            <w:delText>-</w:delText>
          </w:r>
        </w:del>
      </w:ins>
      <w:ins w:id="18138" w:author="Daisy Watt" w:date="2026-06-23T13:14:00Z" w16du:dateUtc="2026-06-23T11:14:00Z">
        <w:r w:rsidR="000F54F5">
          <w:rPr>
            <w:rFonts w:ascii="Cambria" w:hAnsi="Cambria"/>
            <w:sz w:val="28"/>
            <w:szCs w:val="28"/>
          </w:rPr>
          <w:t xml:space="preserve"> </w:t>
        </w:r>
      </w:ins>
      <w:ins w:id="18139" w:author="Claire S" w:date="2026-05-22T16:33:00Z" w16du:dateUtc="2026-05-22T15:33:00Z">
        <w:r w:rsidR="00206C04">
          <w:rPr>
            <w:rFonts w:ascii="Cambria" w:hAnsi="Cambria"/>
            <w:sz w:val="28"/>
            <w:szCs w:val="28"/>
          </w:rPr>
          <w:t>line for Dex’s death</w:t>
        </w:r>
      </w:ins>
      <w:ins w:id="18140" w:author="Claire S" w:date="2026-05-25T14:23:00Z" w16du:dateUtc="2026-05-25T13:23:00Z">
        <w:r w:rsidR="000852ED">
          <w:rPr>
            <w:rFonts w:ascii="Cambria" w:hAnsi="Cambria"/>
            <w:sz w:val="28"/>
            <w:szCs w:val="28"/>
          </w:rPr>
          <w:t>, Savannah. Bloody stupid</w:t>
        </w:r>
      </w:ins>
      <w:ins w:id="18141" w:author="Claire S" w:date="2026-05-22T16:33:00Z" w16du:dateUtc="2026-05-22T15:33:00Z">
        <w:r w:rsidR="00206C04">
          <w:rPr>
            <w:rFonts w:ascii="Cambria" w:hAnsi="Cambria"/>
            <w:sz w:val="28"/>
            <w:szCs w:val="28"/>
          </w:rPr>
          <w:t>.</w:t>
        </w:r>
      </w:ins>
      <w:del w:id="18142" w:author="Claire S" w:date="2026-05-22T16:32:00Z" w16du:dateUtc="2026-05-22T15:32:00Z">
        <w:r w:rsidR="009262F7" w:rsidDel="00206C04">
          <w:rPr>
            <w:rFonts w:ascii="Cambria" w:hAnsi="Cambria"/>
            <w:sz w:val="28"/>
            <w:szCs w:val="28"/>
          </w:rPr>
          <w:delText>.</w:delText>
        </w:r>
      </w:del>
      <w:r w:rsidR="009262F7">
        <w:rPr>
          <w:rFonts w:ascii="Cambria" w:hAnsi="Cambria"/>
          <w:sz w:val="28"/>
          <w:szCs w:val="28"/>
        </w:rPr>
        <w:t>’</w:t>
      </w:r>
    </w:p>
    <w:p w14:paraId="2F4F41F5" w14:textId="51FDA72F" w:rsidR="009262F7" w:rsidRDefault="00454A86" w:rsidP="004001F6">
      <w:pPr>
        <w:spacing w:line="360" w:lineRule="auto"/>
        <w:contextualSpacing/>
        <w:rPr>
          <w:rFonts w:ascii="Cambria" w:hAnsi="Cambria"/>
          <w:sz w:val="28"/>
          <w:szCs w:val="28"/>
        </w:rPr>
      </w:pPr>
      <w:r>
        <w:rPr>
          <w:rFonts w:ascii="Cambria" w:hAnsi="Cambria"/>
          <w:sz w:val="28"/>
          <w:szCs w:val="28"/>
        </w:rPr>
        <w:tab/>
      </w:r>
      <w:r w:rsidRPr="00454A86">
        <w:rPr>
          <w:rFonts w:ascii="Cambria" w:hAnsi="Cambria"/>
          <w:i/>
          <w:iCs/>
          <w:sz w:val="28"/>
          <w:szCs w:val="28"/>
        </w:rPr>
        <w:t>Oh</w:t>
      </w:r>
      <w:r w:rsidR="006B77E3">
        <w:rPr>
          <w:rFonts w:ascii="Cambria" w:hAnsi="Cambria"/>
          <w:i/>
          <w:iCs/>
          <w:sz w:val="28"/>
          <w:szCs w:val="28"/>
        </w:rPr>
        <w:t>,</w:t>
      </w:r>
      <w:r w:rsidRPr="00454A86">
        <w:rPr>
          <w:rFonts w:ascii="Cambria" w:hAnsi="Cambria"/>
          <w:i/>
          <w:iCs/>
          <w:sz w:val="28"/>
          <w:szCs w:val="28"/>
        </w:rPr>
        <w:t xml:space="preserve"> do put a hole in it</w:t>
      </w:r>
      <w:ins w:id="18143" w:author="Daisy Watt" w:date="2026-06-23T13:17:00Z" w16du:dateUtc="2026-06-23T11:17:00Z">
        <w:r w:rsidR="009F5CED">
          <w:rPr>
            <w:rFonts w:ascii="Cambria" w:hAnsi="Cambria"/>
            <w:i/>
            <w:iCs/>
            <w:sz w:val="28"/>
            <w:szCs w:val="28"/>
          </w:rPr>
          <w:t>,</w:t>
        </w:r>
      </w:ins>
      <w:r>
        <w:rPr>
          <w:rFonts w:ascii="Cambria" w:hAnsi="Cambria"/>
          <w:sz w:val="28"/>
          <w:szCs w:val="28"/>
        </w:rPr>
        <w:t xml:space="preserve"> thought Savannah</w:t>
      </w:r>
      <w:del w:id="18144" w:author="Claire S" w:date="2026-06-04T17:46:00Z" w16du:dateUtc="2026-06-04T16:46:00Z">
        <w:r w:rsidDel="00DC049C">
          <w:rPr>
            <w:rFonts w:ascii="Cambria" w:hAnsi="Cambria"/>
            <w:sz w:val="28"/>
            <w:szCs w:val="28"/>
          </w:rPr>
          <w:delText>,</w:delText>
        </w:r>
      </w:del>
      <w:del w:id="18145" w:author="Claire S" w:date="2026-06-04T17:45:00Z" w16du:dateUtc="2026-06-04T16:45:00Z">
        <w:r w:rsidDel="00DC049C">
          <w:rPr>
            <w:rFonts w:ascii="Cambria" w:hAnsi="Cambria"/>
            <w:sz w:val="28"/>
            <w:szCs w:val="28"/>
          </w:rPr>
          <w:delText xml:space="preserve"> throwing herself into the easy cha</w:delText>
        </w:r>
      </w:del>
      <w:ins w:id="18146" w:author="Claire S" w:date="2026-06-04T17:45:00Z" w16du:dateUtc="2026-06-04T16:45:00Z">
        <w:r w:rsidR="00DC049C">
          <w:rPr>
            <w:rFonts w:ascii="Cambria" w:hAnsi="Cambria"/>
            <w:sz w:val="28"/>
            <w:szCs w:val="28"/>
          </w:rPr>
          <w:t>.</w:t>
        </w:r>
      </w:ins>
      <w:del w:id="18147" w:author="Claire S" w:date="2026-06-04T17:45:00Z" w16du:dateUtc="2026-06-04T16:45:00Z">
        <w:r w:rsidDel="00DC049C">
          <w:rPr>
            <w:rFonts w:ascii="Cambria" w:hAnsi="Cambria"/>
            <w:sz w:val="28"/>
            <w:szCs w:val="28"/>
          </w:rPr>
          <w:delText>ir.</w:delText>
        </w:r>
      </w:del>
      <w:r>
        <w:rPr>
          <w:rFonts w:ascii="Cambria" w:hAnsi="Cambria"/>
          <w:sz w:val="28"/>
          <w:szCs w:val="28"/>
        </w:rPr>
        <w:t xml:space="preserve"> </w:t>
      </w:r>
      <w:ins w:id="18148" w:author="Claire S" w:date="2026-05-22T16:24:00Z" w16du:dateUtc="2026-05-22T15:24:00Z">
        <w:r w:rsidR="00FD7C85">
          <w:rPr>
            <w:rFonts w:ascii="Cambria" w:hAnsi="Cambria"/>
            <w:sz w:val="28"/>
            <w:szCs w:val="28"/>
          </w:rPr>
          <w:t>‘</w:t>
        </w:r>
      </w:ins>
      <w:del w:id="18149" w:author="Claire S" w:date="2026-05-22T16:24:00Z" w16du:dateUtc="2026-05-22T15:24:00Z">
        <w:r w:rsidR="009262F7" w:rsidDel="00FD7C85">
          <w:rPr>
            <w:rFonts w:ascii="Cambria" w:hAnsi="Cambria"/>
            <w:sz w:val="28"/>
            <w:szCs w:val="28"/>
          </w:rPr>
          <w:delText>‘</w:delText>
        </w:r>
      </w:del>
      <w:del w:id="18150" w:author="Claire S" w:date="2026-05-22T16:23:00Z" w16du:dateUtc="2026-05-22T15:23:00Z">
        <w:r w:rsidR="00DB79C9" w:rsidDel="00FD7C85">
          <w:rPr>
            <w:rFonts w:ascii="Cambria" w:hAnsi="Cambria"/>
            <w:sz w:val="28"/>
            <w:szCs w:val="28"/>
          </w:rPr>
          <w:delText xml:space="preserve">Jolly sorry </w:delText>
        </w:r>
        <w:r w:rsidR="00FC5D0B" w:rsidDel="00FD7C85">
          <w:rPr>
            <w:rFonts w:ascii="Cambria" w:hAnsi="Cambria"/>
            <w:sz w:val="28"/>
            <w:szCs w:val="28"/>
          </w:rPr>
          <w:delText>my</w:delText>
        </w:r>
        <w:r w:rsidR="001E73BC" w:rsidDel="00FD7C85">
          <w:rPr>
            <w:rFonts w:ascii="Cambria" w:hAnsi="Cambria"/>
            <w:sz w:val="28"/>
            <w:szCs w:val="28"/>
          </w:rPr>
          <w:delText xml:space="preserve"> darling Dex is dead</w:delText>
        </w:r>
        <w:r w:rsidR="00DB79C9" w:rsidDel="00FD7C85">
          <w:rPr>
            <w:rFonts w:ascii="Cambria" w:hAnsi="Cambria"/>
            <w:sz w:val="28"/>
            <w:szCs w:val="28"/>
          </w:rPr>
          <w:delText xml:space="preserve">, so </w:delText>
        </w:r>
        <w:r w:rsidR="00FE294E" w:rsidDel="00FD7C85">
          <w:rPr>
            <w:rFonts w:ascii="Cambria" w:hAnsi="Cambria"/>
            <w:sz w:val="28"/>
            <w:szCs w:val="28"/>
          </w:rPr>
          <w:delText xml:space="preserve">frightfully </w:delText>
        </w:r>
        <w:r w:rsidR="00DB79C9" w:rsidDel="00FD7C85">
          <w:rPr>
            <w:rFonts w:ascii="Cambria" w:hAnsi="Cambria"/>
            <w:sz w:val="28"/>
            <w:szCs w:val="28"/>
          </w:rPr>
          <w:delText>inconsiderate of him</w:delText>
        </w:r>
      </w:del>
      <w:del w:id="18151" w:author="Claire S" w:date="2026-05-22T16:24:00Z" w16du:dateUtc="2026-05-22T15:24:00Z">
        <w:r w:rsidR="009262F7" w:rsidDel="00FD7C85">
          <w:rPr>
            <w:rFonts w:ascii="Cambria" w:hAnsi="Cambria"/>
            <w:sz w:val="28"/>
            <w:szCs w:val="28"/>
          </w:rPr>
          <w:delText xml:space="preserve">,’ </w:delText>
        </w:r>
        <w:r w:rsidDel="00FD7C85">
          <w:rPr>
            <w:rFonts w:ascii="Cambria" w:hAnsi="Cambria"/>
            <w:sz w:val="28"/>
            <w:szCs w:val="28"/>
          </w:rPr>
          <w:delText>she said out loud</w:delText>
        </w:r>
        <w:r w:rsidR="009262F7" w:rsidDel="00FD7C85">
          <w:rPr>
            <w:rFonts w:ascii="Cambria" w:hAnsi="Cambria"/>
            <w:sz w:val="28"/>
            <w:szCs w:val="28"/>
          </w:rPr>
          <w:delText>. ‘</w:delText>
        </w:r>
        <w:r w:rsidDel="00FD7C85">
          <w:rPr>
            <w:rFonts w:ascii="Cambria" w:hAnsi="Cambria"/>
            <w:sz w:val="28"/>
            <w:szCs w:val="28"/>
          </w:rPr>
          <w:delText>But y</w:delText>
        </w:r>
      </w:del>
      <w:ins w:id="18152" w:author="Claire S" w:date="2026-05-22T16:24:00Z" w16du:dateUtc="2026-05-22T15:24:00Z">
        <w:r w:rsidR="00FD7C85">
          <w:rPr>
            <w:rFonts w:ascii="Cambria" w:hAnsi="Cambria"/>
            <w:sz w:val="28"/>
            <w:szCs w:val="28"/>
          </w:rPr>
          <w:t>Y</w:t>
        </w:r>
      </w:ins>
      <w:r>
        <w:rPr>
          <w:rFonts w:ascii="Cambria" w:hAnsi="Cambria"/>
          <w:sz w:val="28"/>
          <w:szCs w:val="28"/>
        </w:rPr>
        <w:t>ou really shouldn’t have bothered</w:t>
      </w:r>
      <w:ins w:id="18153" w:author="Claire S" w:date="2026-05-25T14:24:00Z" w16du:dateUtc="2026-05-25T13:24:00Z">
        <w:r w:rsidR="000852ED">
          <w:rPr>
            <w:rFonts w:ascii="Cambria" w:hAnsi="Cambria"/>
            <w:sz w:val="28"/>
            <w:szCs w:val="28"/>
          </w:rPr>
          <w:t xml:space="preserve"> coming</w:t>
        </w:r>
      </w:ins>
      <w:r>
        <w:rPr>
          <w:rFonts w:ascii="Cambria" w:hAnsi="Cambria"/>
          <w:sz w:val="28"/>
          <w:szCs w:val="28"/>
        </w:rPr>
        <w:t xml:space="preserve">, </w:t>
      </w:r>
      <w:ins w:id="18154" w:author="Claire S" w:date="2026-05-22T16:27:00Z" w16du:dateUtc="2026-05-22T15:27:00Z">
        <w:r w:rsidR="00294AAC">
          <w:rPr>
            <w:rFonts w:ascii="Cambria" w:hAnsi="Cambria"/>
            <w:sz w:val="28"/>
            <w:szCs w:val="28"/>
          </w:rPr>
          <w:t>darling</w:t>
        </w:r>
        <w:del w:id="18155" w:author="Daisy Watt" w:date="2026-06-23T13:17:00Z" w16du:dateUtc="2026-06-23T11:17:00Z">
          <w:r w:rsidR="00294AAC" w:rsidDel="00B13A41">
            <w:rPr>
              <w:rFonts w:ascii="Cambria" w:hAnsi="Cambria"/>
              <w:sz w:val="28"/>
              <w:szCs w:val="28"/>
            </w:rPr>
            <w:delText xml:space="preserve">, </w:delText>
          </w:r>
        </w:del>
      </w:ins>
      <w:del w:id="18156" w:author="Daisy Watt" w:date="2026-06-23T13:17:00Z" w16du:dateUtc="2026-06-23T11:17:00Z">
        <w:r w:rsidR="009262F7" w:rsidDel="00B13A41">
          <w:rPr>
            <w:rFonts w:ascii="Cambria" w:hAnsi="Cambria"/>
            <w:sz w:val="28"/>
            <w:szCs w:val="28"/>
          </w:rPr>
          <w:delText>Ruth and I</w:delText>
        </w:r>
      </w:del>
      <w:ins w:id="18157" w:author="Claire S" w:date="2026-05-25T14:24:00Z" w16du:dateUtc="2026-05-25T13:24:00Z">
        <w:del w:id="18158" w:author="Daisy Watt" w:date="2026-06-23T13:17:00Z" w16du:dateUtc="2026-06-23T11:17:00Z">
          <w:r w:rsidR="000852ED" w:rsidDel="00B13A41">
            <w:rPr>
              <w:rFonts w:ascii="Cambria" w:hAnsi="Cambria"/>
              <w:sz w:val="28"/>
              <w:szCs w:val="28"/>
            </w:rPr>
            <w:delText>w</w:delText>
          </w:r>
        </w:del>
      </w:ins>
      <w:ins w:id="18159" w:author="Daisy Watt" w:date="2026-06-23T13:17:00Z" w16du:dateUtc="2026-06-23T11:17:00Z">
        <w:r w:rsidR="00B13A41">
          <w:rPr>
            <w:rFonts w:ascii="Cambria" w:hAnsi="Cambria"/>
            <w:sz w:val="28"/>
            <w:szCs w:val="28"/>
          </w:rPr>
          <w:t>. W</w:t>
        </w:r>
      </w:ins>
      <w:ins w:id="18160" w:author="Claire S" w:date="2026-05-25T14:24:00Z" w16du:dateUtc="2026-05-25T13:24:00Z">
        <w:r w:rsidR="000852ED">
          <w:rPr>
            <w:rFonts w:ascii="Cambria" w:hAnsi="Cambria"/>
            <w:sz w:val="28"/>
            <w:szCs w:val="28"/>
          </w:rPr>
          <w:t>e</w:t>
        </w:r>
      </w:ins>
      <w:r w:rsidR="009262F7">
        <w:rPr>
          <w:rFonts w:ascii="Cambria" w:hAnsi="Cambria"/>
          <w:sz w:val="28"/>
          <w:szCs w:val="28"/>
        </w:rPr>
        <w:t xml:space="preserve"> have it all covered</w:t>
      </w:r>
      <w:r w:rsidR="00284C1A">
        <w:rPr>
          <w:rFonts w:ascii="Cambria" w:hAnsi="Cambria"/>
          <w:sz w:val="28"/>
          <w:szCs w:val="28"/>
        </w:rPr>
        <w:t>, don’t we, Ruthy?</w:t>
      </w:r>
      <w:r w:rsidR="00BC483F">
        <w:rPr>
          <w:rFonts w:ascii="Cambria" w:hAnsi="Cambria"/>
          <w:sz w:val="28"/>
          <w:szCs w:val="28"/>
        </w:rPr>
        <w:t xml:space="preserve">  Got all my facts straight</w:t>
      </w:r>
      <w:ins w:id="18161" w:author="Daisy Watt" w:date="2026-06-23T00:48:00Z" w16du:dateUtc="2026-06-22T22:48:00Z">
        <w:r w:rsidR="00262CB1">
          <w:rPr>
            <w:rFonts w:ascii="Cambria" w:hAnsi="Cambria"/>
            <w:sz w:val="28"/>
            <w:szCs w:val="28"/>
          </w:rPr>
          <w:t>,</w:t>
        </w:r>
      </w:ins>
      <w:r w:rsidR="00BC483F">
        <w:rPr>
          <w:rFonts w:ascii="Cambria" w:hAnsi="Cambria"/>
          <w:sz w:val="28"/>
          <w:szCs w:val="28"/>
        </w:rPr>
        <w:t xml:space="preserve"> now.’</w:t>
      </w:r>
    </w:p>
    <w:p w14:paraId="45C510CD" w14:textId="27837EED" w:rsidR="00644309" w:rsidRDefault="009262F7" w:rsidP="004001F6">
      <w:pPr>
        <w:spacing w:line="360" w:lineRule="auto"/>
        <w:contextualSpacing/>
        <w:rPr>
          <w:ins w:id="18162" w:author="Claire S" w:date="2026-05-22T16:26:00Z" w16du:dateUtc="2026-05-22T15:26:00Z"/>
          <w:rFonts w:ascii="Cambria" w:hAnsi="Cambria"/>
          <w:sz w:val="28"/>
          <w:szCs w:val="28"/>
        </w:rPr>
      </w:pPr>
      <w:r>
        <w:rPr>
          <w:rFonts w:ascii="Cambria" w:hAnsi="Cambria"/>
          <w:sz w:val="28"/>
          <w:szCs w:val="28"/>
        </w:rPr>
        <w:tab/>
        <w:t>‘Listen</w:t>
      </w:r>
      <w:del w:id="18163" w:author="Daisy Watt" w:date="2026-06-23T13:17:00Z" w16du:dateUtc="2026-06-23T11:17:00Z">
        <w:r w:rsidDel="00B13A41">
          <w:rPr>
            <w:rFonts w:ascii="Cambria" w:hAnsi="Cambria"/>
            <w:sz w:val="28"/>
            <w:szCs w:val="28"/>
          </w:rPr>
          <w:delText>,</w:delText>
        </w:r>
      </w:del>
      <w:ins w:id="18164" w:author="Daisy Watt" w:date="2026-06-23T13:17:00Z" w16du:dateUtc="2026-06-23T11:17:00Z">
        <w:r w:rsidR="00B13A41">
          <w:rPr>
            <w:rFonts w:ascii="Cambria" w:hAnsi="Cambria"/>
            <w:sz w:val="28"/>
            <w:szCs w:val="28"/>
          </w:rPr>
          <w:t>.</w:t>
        </w:r>
      </w:ins>
      <w:r>
        <w:rPr>
          <w:rFonts w:ascii="Cambria" w:hAnsi="Cambria"/>
          <w:sz w:val="28"/>
          <w:szCs w:val="28"/>
        </w:rPr>
        <w:t xml:space="preserve">’ Miles </w:t>
      </w:r>
      <w:ins w:id="18165" w:author="Claire S" w:date="2026-05-22T16:28:00Z" w16du:dateUtc="2026-05-22T15:28:00Z">
        <w:r w:rsidR="00294AAC">
          <w:rPr>
            <w:rFonts w:ascii="Cambria" w:hAnsi="Cambria"/>
            <w:sz w:val="28"/>
            <w:szCs w:val="28"/>
          </w:rPr>
          <w:t>lean</w:t>
        </w:r>
      </w:ins>
      <w:ins w:id="18166" w:author="Daisy Watt" w:date="2026-06-16T17:35:00Z" w16du:dateUtc="2026-06-16T16:35:00Z">
        <w:r w:rsidR="00B50750">
          <w:rPr>
            <w:rFonts w:ascii="Cambria" w:hAnsi="Cambria"/>
            <w:sz w:val="28"/>
            <w:szCs w:val="28"/>
          </w:rPr>
          <w:t>ed</w:t>
        </w:r>
      </w:ins>
      <w:ins w:id="18167" w:author="Claire S" w:date="2026-05-22T16:28:00Z" w16du:dateUtc="2026-05-22T15:28:00Z">
        <w:del w:id="18168" w:author="Daisy Watt" w:date="2026-06-16T17:35:00Z" w16du:dateUtc="2026-06-16T16:35:00Z">
          <w:r w:rsidR="00294AAC" w:rsidDel="00B50750">
            <w:rPr>
              <w:rFonts w:ascii="Cambria" w:hAnsi="Cambria"/>
              <w:sz w:val="28"/>
              <w:szCs w:val="28"/>
            </w:rPr>
            <w:delText>t</w:delText>
          </w:r>
        </w:del>
        <w:r w:rsidR="00294AAC">
          <w:rPr>
            <w:rFonts w:ascii="Cambria" w:hAnsi="Cambria"/>
            <w:sz w:val="28"/>
            <w:szCs w:val="28"/>
          </w:rPr>
          <w:t xml:space="preserve"> over </w:t>
        </w:r>
      </w:ins>
      <w:ins w:id="18169" w:author="Claire S" w:date="2026-05-25T14:24:00Z" w16du:dateUtc="2026-05-25T13:24:00Z">
        <w:r w:rsidR="000852ED">
          <w:rPr>
            <w:rFonts w:ascii="Cambria" w:hAnsi="Cambria"/>
            <w:sz w:val="28"/>
            <w:szCs w:val="28"/>
          </w:rPr>
          <w:t>her</w:t>
        </w:r>
        <w:del w:id="18170" w:author="Daisy Watt" w:date="2026-06-23T13:17:00Z" w16du:dateUtc="2026-06-23T11:17:00Z">
          <w:r w:rsidR="006A3F39" w:rsidDel="00B13A41">
            <w:rPr>
              <w:rFonts w:ascii="Cambria" w:hAnsi="Cambria"/>
              <w:sz w:val="28"/>
              <w:szCs w:val="28"/>
            </w:rPr>
            <w:delText>;</w:delText>
          </w:r>
        </w:del>
      </w:ins>
      <w:ins w:id="18171" w:author="Daisy Watt" w:date="2026-06-23T13:17:00Z" w16du:dateUtc="2026-06-23T11:17:00Z">
        <w:r w:rsidR="00B13A41">
          <w:rPr>
            <w:rFonts w:ascii="Cambria" w:hAnsi="Cambria"/>
            <w:sz w:val="28"/>
            <w:szCs w:val="28"/>
          </w:rPr>
          <w:t>,</w:t>
        </w:r>
      </w:ins>
      <w:del w:id="18172" w:author="Claire S" w:date="2026-05-22T16:24:00Z" w16du:dateUtc="2026-05-22T15:24:00Z">
        <w:r w:rsidDel="00846FA0">
          <w:rPr>
            <w:rFonts w:ascii="Cambria" w:hAnsi="Cambria"/>
            <w:sz w:val="28"/>
            <w:szCs w:val="28"/>
          </w:rPr>
          <w:delText xml:space="preserve">got very </w:delText>
        </w:r>
      </w:del>
      <w:del w:id="18173" w:author="Claire S" w:date="2026-05-25T14:24:00Z" w16du:dateUtc="2026-05-25T13:24:00Z">
        <w:r w:rsidDel="006A3F39">
          <w:rPr>
            <w:rFonts w:ascii="Cambria" w:hAnsi="Cambria"/>
            <w:sz w:val="28"/>
            <w:szCs w:val="28"/>
          </w:rPr>
          <w:delText xml:space="preserve">close </w:delText>
        </w:r>
      </w:del>
      <w:del w:id="18174" w:author="Claire S" w:date="2026-05-22T16:24:00Z" w16du:dateUtc="2026-05-22T15:24:00Z">
        <w:r w:rsidDel="00846FA0">
          <w:rPr>
            <w:rFonts w:ascii="Cambria" w:hAnsi="Cambria"/>
            <w:sz w:val="28"/>
            <w:szCs w:val="28"/>
          </w:rPr>
          <w:delText>to her</w:delText>
        </w:r>
        <w:r w:rsidR="001E73BC" w:rsidDel="00846FA0">
          <w:rPr>
            <w:rFonts w:ascii="Cambria" w:hAnsi="Cambria"/>
            <w:sz w:val="28"/>
            <w:szCs w:val="28"/>
          </w:rPr>
          <w:delText xml:space="preserve"> face</w:delText>
        </w:r>
      </w:del>
      <w:del w:id="18175" w:author="Claire S" w:date="2026-05-25T14:24:00Z" w16du:dateUtc="2026-05-25T13:24:00Z">
        <w:r w:rsidR="00A03996" w:rsidDel="006A3F39">
          <w:rPr>
            <w:rFonts w:ascii="Cambria" w:hAnsi="Cambria"/>
            <w:sz w:val="28"/>
            <w:szCs w:val="28"/>
          </w:rPr>
          <w:delText>;</w:delText>
        </w:r>
      </w:del>
      <w:r>
        <w:rPr>
          <w:rFonts w:ascii="Cambria" w:hAnsi="Cambria"/>
          <w:sz w:val="28"/>
          <w:szCs w:val="28"/>
        </w:rPr>
        <w:t xml:space="preserve"> so close she could smell the </w:t>
      </w:r>
      <w:del w:id="18176" w:author="Claire S" w:date="2026-05-22T16:24:00Z" w16du:dateUtc="2026-05-22T15:24:00Z">
        <w:r w:rsidDel="00846FA0">
          <w:rPr>
            <w:rFonts w:ascii="Cambria" w:hAnsi="Cambria"/>
            <w:sz w:val="28"/>
            <w:szCs w:val="28"/>
          </w:rPr>
          <w:delText xml:space="preserve">nasty </w:delText>
        </w:r>
      </w:del>
      <w:r>
        <w:rPr>
          <w:rFonts w:ascii="Cambria" w:hAnsi="Cambria"/>
          <w:sz w:val="28"/>
          <w:szCs w:val="28"/>
        </w:rPr>
        <w:t>musty scent of his</w:t>
      </w:r>
      <w:r w:rsidR="00A03996">
        <w:rPr>
          <w:rFonts w:ascii="Cambria" w:hAnsi="Cambria"/>
          <w:sz w:val="28"/>
          <w:szCs w:val="28"/>
        </w:rPr>
        <w:t xml:space="preserve"> </w:t>
      </w:r>
      <w:del w:id="18177" w:author="Claire S" w:date="2026-05-22T16:24:00Z" w16du:dateUtc="2026-05-22T15:24:00Z">
        <w:r w:rsidR="00A03996" w:rsidDel="00846FA0">
          <w:rPr>
            <w:rFonts w:ascii="Cambria" w:hAnsi="Cambria"/>
            <w:sz w:val="28"/>
            <w:szCs w:val="28"/>
          </w:rPr>
          <w:delText>silly</w:delText>
        </w:r>
        <w:r w:rsidDel="00846FA0">
          <w:rPr>
            <w:rFonts w:ascii="Cambria" w:hAnsi="Cambria"/>
            <w:sz w:val="28"/>
            <w:szCs w:val="28"/>
          </w:rPr>
          <w:delText xml:space="preserve"> </w:delText>
        </w:r>
      </w:del>
      <w:r>
        <w:rPr>
          <w:rFonts w:ascii="Cambria" w:hAnsi="Cambria"/>
          <w:sz w:val="28"/>
          <w:szCs w:val="28"/>
        </w:rPr>
        <w:t>golfing cagoule. ‘</w:t>
      </w:r>
      <w:del w:id="18178" w:author="Claire S" w:date="2026-05-22T16:25:00Z" w16du:dateUtc="2026-05-22T15:25:00Z">
        <w:r w:rsidDel="00846FA0">
          <w:rPr>
            <w:rFonts w:ascii="Cambria" w:hAnsi="Cambria"/>
            <w:sz w:val="28"/>
            <w:szCs w:val="28"/>
          </w:rPr>
          <w:delText>I’m sick of clearing up you</w:delText>
        </w:r>
      </w:del>
      <w:ins w:id="18179" w:author="Claire S" w:date="2026-05-22T16:25:00Z" w16du:dateUtc="2026-05-22T15:25:00Z">
        <w:r w:rsidR="00846FA0">
          <w:rPr>
            <w:rFonts w:ascii="Cambria" w:hAnsi="Cambria"/>
            <w:sz w:val="28"/>
            <w:szCs w:val="28"/>
          </w:rPr>
          <w:t xml:space="preserve">We need to </w:t>
        </w:r>
        <w:r w:rsidR="00B43C3F">
          <w:rPr>
            <w:rFonts w:ascii="Cambria" w:hAnsi="Cambria"/>
            <w:sz w:val="28"/>
            <w:szCs w:val="28"/>
          </w:rPr>
          <w:t xml:space="preserve">manage this terrible situation </w:t>
        </w:r>
      </w:ins>
      <w:ins w:id="18180" w:author="Claire S" w:date="2026-05-22T16:58:00Z" w16du:dateUtc="2026-05-22T15:58:00Z">
        <w:r w:rsidR="001C6C2F">
          <w:rPr>
            <w:rFonts w:ascii="Cambria" w:hAnsi="Cambria"/>
            <w:sz w:val="28"/>
            <w:szCs w:val="28"/>
          </w:rPr>
          <w:t xml:space="preserve">to </w:t>
        </w:r>
      </w:ins>
      <w:ins w:id="18181" w:author="Claire S" w:date="2026-05-22T16:28:00Z" w16du:dateUtc="2026-05-22T15:28:00Z">
        <w:r w:rsidR="00FC7A53">
          <w:rPr>
            <w:rFonts w:ascii="Cambria" w:hAnsi="Cambria"/>
            <w:sz w:val="28"/>
            <w:szCs w:val="28"/>
          </w:rPr>
          <w:t>within an inch of its life</w:t>
        </w:r>
      </w:ins>
      <w:ins w:id="18182" w:author="Claire S" w:date="2026-05-22T16:25:00Z" w16du:dateUtc="2026-05-22T15:25:00Z">
        <w:r w:rsidR="00B43C3F">
          <w:rPr>
            <w:rFonts w:ascii="Cambria" w:hAnsi="Cambria"/>
            <w:sz w:val="28"/>
            <w:szCs w:val="28"/>
          </w:rPr>
          <w:t xml:space="preserve">, </w:t>
        </w:r>
      </w:ins>
      <w:ins w:id="18183" w:author="Claire S" w:date="2026-05-22T16:26:00Z" w16du:dateUtc="2026-05-22T15:26:00Z">
        <w:r w:rsidR="00644309">
          <w:rPr>
            <w:rFonts w:ascii="Cambria" w:hAnsi="Cambria"/>
            <w:sz w:val="28"/>
            <w:szCs w:val="28"/>
          </w:rPr>
          <w:t xml:space="preserve">because </w:t>
        </w:r>
      </w:ins>
      <w:ins w:id="18184" w:author="Claire S" w:date="2026-05-22T16:33:00Z" w16du:dateUtc="2026-05-22T15:33:00Z">
        <w:r w:rsidR="00206C04">
          <w:rPr>
            <w:rFonts w:ascii="Cambria" w:hAnsi="Cambria"/>
            <w:sz w:val="28"/>
            <w:szCs w:val="28"/>
          </w:rPr>
          <w:t xml:space="preserve">any </w:t>
        </w:r>
      </w:ins>
      <w:ins w:id="18185" w:author="Claire S" w:date="2026-05-22T16:28:00Z" w16du:dateUtc="2026-05-22T15:28:00Z">
        <w:r w:rsidR="00FC7A53">
          <w:rPr>
            <w:rFonts w:ascii="Cambria" w:hAnsi="Cambria"/>
            <w:sz w:val="28"/>
            <w:szCs w:val="28"/>
          </w:rPr>
          <w:t xml:space="preserve">more bloody </w:t>
        </w:r>
      </w:ins>
      <w:ins w:id="18186" w:author="Claire S" w:date="2026-05-22T16:26:00Z" w16du:dateUtc="2026-05-22T15:26:00Z">
        <w:r w:rsidR="00644309">
          <w:rPr>
            <w:rFonts w:ascii="Cambria" w:hAnsi="Cambria"/>
            <w:sz w:val="28"/>
            <w:szCs w:val="28"/>
          </w:rPr>
          <w:t>scandal</w:t>
        </w:r>
      </w:ins>
      <w:ins w:id="18187" w:author="Claire S" w:date="2026-06-04T17:46:00Z" w16du:dateUtc="2026-06-04T16:46:00Z">
        <w:r w:rsidR="006F436D">
          <w:rPr>
            <w:rFonts w:ascii="Cambria" w:hAnsi="Cambria"/>
            <w:sz w:val="28"/>
            <w:szCs w:val="28"/>
          </w:rPr>
          <w:t xml:space="preserve"> wi</w:t>
        </w:r>
      </w:ins>
      <w:ins w:id="18188" w:author="Claire S" w:date="2026-05-22T16:26:00Z" w16du:dateUtc="2026-05-22T15:26:00Z">
        <w:r w:rsidR="00644309">
          <w:rPr>
            <w:rFonts w:ascii="Cambria" w:hAnsi="Cambria"/>
            <w:sz w:val="28"/>
            <w:szCs w:val="28"/>
          </w:rPr>
          <w:t>ll kill the Rayne deal</w:t>
        </w:r>
      </w:ins>
      <w:ins w:id="18189" w:author="Claire S" w:date="2026-05-22T16:28:00Z" w16du:dateUtc="2026-05-22T15:28:00Z">
        <w:r w:rsidR="00FC7A53">
          <w:rPr>
            <w:rFonts w:ascii="Cambria" w:hAnsi="Cambria"/>
            <w:sz w:val="28"/>
            <w:szCs w:val="28"/>
          </w:rPr>
          <w:t>.’ To S</w:t>
        </w:r>
      </w:ins>
      <w:ins w:id="18190" w:author="Claire S" w:date="2026-05-22T16:33:00Z" w16du:dateUtc="2026-05-22T15:33:00Z">
        <w:r w:rsidR="00206C04">
          <w:rPr>
            <w:rFonts w:ascii="Cambria" w:hAnsi="Cambria"/>
            <w:sz w:val="28"/>
            <w:szCs w:val="28"/>
          </w:rPr>
          <w:t>a</w:t>
        </w:r>
      </w:ins>
      <w:ins w:id="18191" w:author="Claire S" w:date="2026-05-22T16:28:00Z" w16du:dateUtc="2026-05-22T15:28:00Z">
        <w:r w:rsidR="00FC7A53">
          <w:rPr>
            <w:rFonts w:ascii="Cambria" w:hAnsi="Cambria"/>
            <w:sz w:val="28"/>
            <w:szCs w:val="28"/>
          </w:rPr>
          <w:t xml:space="preserve">vannah’s relief, he </w:t>
        </w:r>
      </w:ins>
      <w:ins w:id="18192" w:author="Claire S" w:date="2026-05-22T16:33:00Z" w16du:dateUtc="2026-05-22T15:33:00Z">
        <w:r w:rsidR="00206C04">
          <w:rPr>
            <w:rFonts w:ascii="Cambria" w:hAnsi="Cambria"/>
            <w:sz w:val="28"/>
            <w:szCs w:val="28"/>
          </w:rPr>
          <w:t>moved away</w:t>
        </w:r>
      </w:ins>
      <w:ins w:id="18193" w:author="Claire S" w:date="2026-05-22T16:28:00Z" w16du:dateUtc="2026-05-22T15:28:00Z">
        <w:r w:rsidR="00FC7A53">
          <w:rPr>
            <w:rFonts w:ascii="Cambria" w:hAnsi="Cambria"/>
            <w:sz w:val="28"/>
            <w:szCs w:val="28"/>
          </w:rPr>
          <w:t xml:space="preserve"> again. ‘W</w:t>
        </w:r>
      </w:ins>
      <w:ins w:id="18194" w:author="Claire S" w:date="2026-05-22T16:26:00Z" w16du:dateUtc="2026-05-22T15:26:00Z">
        <w:r w:rsidR="00644309">
          <w:rPr>
            <w:rFonts w:ascii="Cambria" w:hAnsi="Cambria"/>
            <w:sz w:val="28"/>
            <w:szCs w:val="28"/>
          </w:rPr>
          <w:t xml:space="preserve">e cannot afford to lose </w:t>
        </w:r>
      </w:ins>
      <w:ins w:id="18195" w:author="Claire S" w:date="2026-05-22T16:28:00Z" w16du:dateUtc="2026-05-22T15:28:00Z">
        <w:r w:rsidR="00FC7A53">
          <w:rPr>
            <w:rFonts w:ascii="Cambria" w:hAnsi="Cambria"/>
            <w:sz w:val="28"/>
            <w:szCs w:val="28"/>
          </w:rPr>
          <w:t xml:space="preserve">Jackson </w:t>
        </w:r>
      </w:ins>
      <w:ins w:id="18196" w:author="Claire S" w:date="2026-05-22T16:26:00Z" w16du:dateUtc="2026-05-22T15:26:00Z">
        <w:r w:rsidR="00644309">
          <w:rPr>
            <w:rFonts w:ascii="Cambria" w:hAnsi="Cambria"/>
            <w:sz w:val="28"/>
            <w:szCs w:val="28"/>
          </w:rPr>
          <w:t>right now</w:t>
        </w:r>
      </w:ins>
      <w:ins w:id="18197" w:author="Claire S" w:date="2026-06-05T09:04:00Z" w16du:dateUtc="2026-06-05T08:04:00Z">
        <w:r w:rsidR="00D43F07">
          <w:rPr>
            <w:rFonts w:ascii="Cambria" w:hAnsi="Cambria"/>
            <w:sz w:val="28"/>
            <w:szCs w:val="28"/>
          </w:rPr>
          <w:t>,</w:t>
        </w:r>
      </w:ins>
      <w:ins w:id="18198" w:author="Claire S" w:date="2026-05-22T16:58:00Z" w16du:dateUtc="2026-05-22T15:58:00Z">
        <w:r w:rsidR="00E33F9A">
          <w:rPr>
            <w:rFonts w:ascii="Cambria" w:hAnsi="Cambria"/>
            <w:sz w:val="28"/>
            <w:szCs w:val="28"/>
          </w:rPr>
          <w:t xml:space="preserve"> on top of everything else</w:t>
        </w:r>
      </w:ins>
      <w:ins w:id="18199" w:author="Claire S" w:date="2026-05-22T16:26:00Z" w16du:dateUtc="2026-05-22T15:26:00Z">
        <w:r w:rsidR="00644309">
          <w:rPr>
            <w:rFonts w:ascii="Cambria" w:hAnsi="Cambria"/>
            <w:sz w:val="28"/>
            <w:szCs w:val="28"/>
          </w:rPr>
          <w:t>.</w:t>
        </w:r>
      </w:ins>
      <w:ins w:id="18200" w:author="Claire S" w:date="2026-06-05T09:05:00Z" w16du:dateUtc="2026-06-05T08:05:00Z">
        <w:r w:rsidR="00D43F07">
          <w:rPr>
            <w:rFonts w:ascii="Cambria" w:hAnsi="Cambria"/>
            <w:sz w:val="28"/>
            <w:szCs w:val="28"/>
          </w:rPr>
          <w:t xml:space="preserve"> </w:t>
        </w:r>
      </w:ins>
      <w:ins w:id="18201" w:author="Claire S" w:date="2026-07-30T08:50:00Z" w16du:dateUtc="2026-07-30T07:50:00Z">
        <w:r w:rsidR="00E43657">
          <w:rPr>
            <w:rFonts w:ascii="Cambria" w:hAnsi="Cambria"/>
            <w:sz w:val="28"/>
            <w:szCs w:val="28"/>
          </w:rPr>
          <w:t>Such</w:t>
        </w:r>
      </w:ins>
      <w:ins w:id="18202" w:author="Claire S" w:date="2026-06-05T09:05:00Z" w16du:dateUtc="2026-06-05T08:05:00Z">
        <w:r w:rsidR="00D43F07">
          <w:rPr>
            <w:rFonts w:ascii="Cambria" w:hAnsi="Cambria"/>
            <w:sz w:val="28"/>
            <w:szCs w:val="28"/>
          </w:rPr>
          <w:t xml:space="preserve"> appalling optics.</w:t>
        </w:r>
      </w:ins>
      <w:ins w:id="18203" w:author="Claire S" w:date="2026-05-22T16:26:00Z" w16du:dateUtc="2026-05-22T15:26:00Z">
        <w:r w:rsidR="00644309">
          <w:rPr>
            <w:rFonts w:ascii="Cambria" w:hAnsi="Cambria"/>
            <w:sz w:val="28"/>
            <w:szCs w:val="28"/>
          </w:rPr>
          <w:t>’</w:t>
        </w:r>
      </w:ins>
    </w:p>
    <w:p w14:paraId="3154EB66" w14:textId="22954960" w:rsidR="00644309" w:rsidRDefault="00644309" w:rsidP="004001F6">
      <w:pPr>
        <w:spacing w:line="360" w:lineRule="auto"/>
        <w:contextualSpacing/>
        <w:rPr>
          <w:ins w:id="18204" w:author="Claire S" w:date="2026-05-22T16:26:00Z" w16du:dateUtc="2026-05-22T15:26:00Z"/>
          <w:rFonts w:ascii="Cambria" w:hAnsi="Cambria"/>
          <w:sz w:val="28"/>
          <w:szCs w:val="28"/>
        </w:rPr>
      </w:pPr>
      <w:ins w:id="18205" w:author="Claire S" w:date="2026-05-22T16:26:00Z" w16du:dateUtc="2026-05-22T15:26:00Z">
        <w:r>
          <w:rPr>
            <w:rFonts w:ascii="Cambria" w:hAnsi="Cambria"/>
            <w:sz w:val="28"/>
            <w:szCs w:val="28"/>
          </w:rPr>
          <w:tab/>
          <w:t>‘</w:t>
        </w:r>
      </w:ins>
      <w:ins w:id="18206" w:author="Claire S" w:date="2026-05-22T16:58:00Z" w16du:dateUtc="2026-05-22T15:58:00Z">
        <w:del w:id="18207" w:author="Daisy Watt" w:date="2026-06-23T13:18:00Z" w16du:dateUtc="2026-06-23T11:18:00Z">
          <w:r w:rsidR="00E33F9A" w:rsidDel="00A65CE6">
            <w:rPr>
              <w:rFonts w:ascii="Cambria" w:hAnsi="Cambria"/>
              <w:sz w:val="28"/>
              <w:szCs w:val="28"/>
            </w:rPr>
            <w:delText xml:space="preserve">Talking about </w:delText>
          </w:r>
        </w:del>
      </w:ins>
      <w:ins w:id="18208" w:author="Daisy Watt" w:date="2026-06-23T13:18:00Z" w16du:dateUtc="2026-06-23T11:18:00Z">
        <w:r w:rsidR="00A65CE6">
          <w:rPr>
            <w:rFonts w:ascii="Cambria" w:hAnsi="Cambria"/>
            <w:sz w:val="28"/>
            <w:szCs w:val="28"/>
          </w:rPr>
          <w:t xml:space="preserve">Speaking of everything </w:t>
        </w:r>
      </w:ins>
      <w:ins w:id="18209" w:author="Claire S" w:date="2026-05-22T16:58:00Z" w16du:dateUtc="2026-05-22T15:58:00Z">
        <w:r w:rsidR="00E33F9A">
          <w:rPr>
            <w:rFonts w:ascii="Cambria" w:hAnsi="Cambria"/>
            <w:sz w:val="28"/>
            <w:szCs w:val="28"/>
          </w:rPr>
          <w:t xml:space="preserve">else </w:t>
        </w:r>
        <w:del w:id="18210" w:author="Daisy Watt" w:date="2026-06-23T13:17:00Z" w16du:dateUtc="2026-06-23T11:17:00Z">
          <w:r w:rsidR="00E33F9A" w:rsidDel="0031692B">
            <w:rPr>
              <w:rFonts w:ascii="Cambria" w:hAnsi="Cambria"/>
              <w:sz w:val="28"/>
              <w:szCs w:val="28"/>
            </w:rPr>
            <w:delText>-</w:delText>
          </w:r>
        </w:del>
      </w:ins>
      <w:ins w:id="18211" w:author="Daisy Watt" w:date="2026-06-23T13:17:00Z" w16du:dateUtc="2026-06-23T11:17:00Z">
        <w:r w:rsidR="0031692B">
          <w:rPr>
            <w:rFonts w:ascii="Cambria" w:hAnsi="Cambria"/>
            <w:sz w:val="28"/>
            <w:szCs w:val="28"/>
          </w:rPr>
          <w:t>–</w:t>
        </w:r>
      </w:ins>
      <w:ins w:id="18212" w:author="Claire S" w:date="2026-05-22T16:58:00Z" w16du:dateUtc="2026-05-22T15:58:00Z">
        <w:r w:rsidR="00E33F9A">
          <w:rPr>
            <w:rFonts w:ascii="Cambria" w:hAnsi="Cambria"/>
            <w:sz w:val="28"/>
            <w:szCs w:val="28"/>
          </w:rPr>
          <w:t xml:space="preserve"> h</w:t>
        </w:r>
      </w:ins>
      <w:ins w:id="18213" w:author="Claire S" w:date="2026-05-22T16:26:00Z" w16du:dateUtc="2026-05-22T15:26:00Z">
        <w:r>
          <w:rPr>
            <w:rFonts w:ascii="Cambria" w:hAnsi="Cambria"/>
            <w:sz w:val="28"/>
            <w:szCs w:val="28"/>
          </w:rPr>
          <w:t xml:space="preserve">ave you heard about this Violet girl?’ Ruth said. ‘Dex’s </w:t>
        </w:r>
        <w:del w:id="18214" w:author="Daisy Watt" w:date="2026-06-23T13:18:00Z" w16du:dateUtc="2026-06-23T11:18:00Z">
          <w:r w:rsidDel="00A65CE6">
            <w:rPr>
              <w:rFonts w:ascii="Cambria" w:hAnsi="Cambria"/>
              <w:sz w:val="28"/>
              <w:szCs w:val="28"/>
            </w:rPr>
            <w:delText xml:space="preserve">little </w:delText>
          </w:r>
        </w:del>
        <w:r>
          <w:rPr>
            <w:rFonts w:ascii="Cambria" w:hAnsi="Cambria"/>
            <w:sz w:val="28"/>
            <w:szCs w:val="28"/>
          </w:rPr>
          <w:t>assistant?’</w:t>
        </w:r>
      </w:ins>
    </w:p>
    <w:p w14:paraId="34B582E2" w14:textId="66C34F42" w:rsidR="00644309" w:rsidRDefault="00644309" w:rsidP="004001F6">
      <w:pPr>
        <w:spacing w:line="360" w:lineRule="auto"/>
        <w:contextualSpacing/>
        <w:rPr>
          <w:ins w:id="18215" w:author="Claire S" w:date="2026-05-22T16:33:00Z" w16du:dateUtc="2026-05-22T15:33:00Z"/>
          <w:rFonts w:ascii="Cambria" w:hAnsi="Cambria"/>
          <w:sz w:val="28"/>
          <w:szCs w:val="28"/>
        </w:rPr>
      </w:pPr>
      <w:ins w:id="18216" w:author="Claire S" w:date="2026-05-22T16:26:00Z" w16du:dateUtc="2026-05-22T15:26:00Z">
        <w:r>
          <w:rPr>
            <w:rFonts w:ascii="Cambria" w:hAnsi="Cambria"/>
            <w:sz w:val="28"/>
            <w:szCs w:val="28"/>
          </w:rPr>
          <w:tab/>
          <w:t>‘</w:t>
        </w:r>
      </w:ins>
      <w:ins w:id="18217" w:author="Claire S" w:date="2026-05-22T16:27:00Z" w16du:dateUtc="2026-05-22T15:27:00Z">
        <w:r>
          <w:rPr>
            <w:rFonts w:ascii="Cambria" w:hAnsi="Cambria"/>
            <w:sz w:val="28"/>
            <w:szCs w:val="28"/>
          </w:rPr>
          <w:t xml:space="preserve">Yep.’ Miles </w:t>
        </w:r>
      </w:ins>
      <w:ins w:id="18218" w:author="Claire S" w:date="2026-05-22T16:33:00Z" w16du:dateUtc="2026-05-22T15:33:00Z">
        <w:r w:rsidR="00206C04">
          <w:rPr>
            <w:rFonts w:ascii="Cambria" w:hAnsi="Cambria"/>
            <w:sz w:val="28"/>
            <w:szCs w:val="28"/>
          </w:rPr>
          <w:t>swigged his whisky. ‘Bloody little fool.’</w:t>
        </w:r>
      </w:ins>
    </w:p>
    <w:p w14:paraId="451BD57A" w14:textId="18EBE73E" w:rsidR="00206C04" w:rsidRDefault="00206C04" w:rsidP="004001F6">
      <w:pPr>
        <w:spacing w:line="360" w:lineRule="auto"/>
        <w:contextualSpacing/>
        <w:rPr>
          <w:ins w:id="18219" w:author="Claire S" w:date="2026-05-22T16:34:00Z" w16du:dateUtc="2026-05-22T15:34:00Z"/>
          <w:rFonts w:ascii="Cambria" w:hAnsi="Cambria"/>
          <w:sz w:val="28"/>
          <w:szCs w:val="28"/>
        </w:rPr>
      </w:pPr>
      <w:ins w:id="18220" w:author="Claire S" w:date="2026-05-22T16:33:00Z" w16du:dateUtc="2026-05-22T15:33:00Z">
        <w:r>
          <w:rPr>
            <w:rFonts w:ascii="Cambria" w:hAnsi="Cambria"/>
            <w:sz w:val="28"/>
            <w:szCs w:val="28"/>
          </w:rPr>
          <w:tab/>
          <w:t>‘Miles</w:t>
        </w:r>
      </w:ins>
      <w:ins w:id="18221" w:author="Claire S" w:date="2026-06-04T17:46:00Z" w16du:dateUtc="2026-06-04T16:46:00Z">
        <w:r w:rsidR="00F52280">
          <w:rPr>
            <w:rFonts w:ascii="Cambria" w:hAnsi="Cambria"/>
            <w:sz w:val="28"/>
            <w:szCs w:val="28"/>
          </w:rPr>
          <w:t>!</w:t>
        </w:r>
      </w:ins>
      <w:ins w:id="18222" w:author="Claire S" w:date="2026-05-22T16:33:00Z" w16du:dateUtc="2026-05-22T15:33:00Z">
        <w:r>
          <w:rPr>
            <w:rFonts w:ascii="Cambria" w:hAnsi="Cambria"/>
            <w:sz w:val="28"/>
            <w:szCs w:val="28"/>
          </w:rPr>
          <w:t>’ Savannah was shocked, despite herself. ‘</w:t>
        </w:r>
      </w:ins>
      <w:ins w:id="18223" w:author="Claire S" w:date="2026-05-22T16:34:00Z" w16du:dateUtc="2026-05-22T15:34:00Z">
        <w:r>
          <w:rPr>
            <w:rFonts w:ascii="Cambria" w:hAnsi="Cambria"/>
            <w:sz w:val="28"/>
            <w:szCs w:val="28"/>
          </w:rPr>
          <w:t>The poor girl’s dead.’</w:t>
        </w:r>
      </w:ins>
    </w:p>
    <w:p w14:paraId="7AB18430" w14:textId="082D0E60" w:rsidR="006663A5" w:rsidRDefault="00206C04" w:rsidP="006663A5">
      <w:pPr>
        <w:spacing w:line="360" w:lineRule="auto"/>
        <w:contextualSpacing/>
        <w:rPr>
          <w:ins w:id="18224" w:author="Claire S" w:date="2026-05-25T14:17:00Z" w16du:dateUtc="2026-05-25T13:17:00Z"/>
          <w:rFonts w:ascii="Cambria" w:hAnsi="Cambria"/>
          <w:sz w:val="28"/>
          <w:szCs w:val="28"/>
        </w:rPr>
      </w:pPr>
      <w:ins w:id="18225" w:author="Claire S" w:date="2026-05-22T16:34:00Z" w16du:dateUtc="2026-05-22T15:34:00Z">
        <w:r>
          <w:rPr>
            <w:rFonts w:ascii="Cambria" w:hAnsi="Cambria"/>
            <w:sz w:val="28"/>
            <w:szCs w:val="28"/>
          </w:rPr>
          <w:tab/>
          <w:t>‘I’m sorry</w:t>
        </w:r>
        <w:del w:id="18226" w:author="Daisy Watt" w:date="2026-06-23T13:18:00Z" w16du:dateUtc="2026-06-23T11:18:00Z">
          <w:r w:rsidDel="009C4EAA">
            <w:rPr>
              <w:rFonts w:ascii="Cambria" w:hAnsi="Cambria"/>
              <w:sz w:val="28"/>
              <w:szCs w:val="28"/>
            </w:rPr>
            <w:delText>,</w:delText>
          </w:r>
        </w:del>
      </w:ins>
      <w:ins w:id="18227" w:author="Daisy Watt" w:date="2026-06-23T13:18:00Z" w16du:dateUtc="2026-06-23T11:18:00Z">
        <w:r w:rsidR="009C4EAA">
          <w:rPr>
            <w:rFonts w:ascii="Cambria" w:hAnsi="Cambria"/>
            <w:sz w:val="28"/>
            <w:szCs w:val="28"/>
          </w:rPr>
          <w:t>.</w:t>
        </w:r>
      </w:ins>
      <w:ins w:id="18228" w:author="Claire S" w:date="2026-05-22T16:34:00Z" w16du:dateUtc="2026-05-22T15:34:00Z">
        <w:r>
          <w:rPr>
            <w:rFonts w:ascii="Cambria" w:hAnsi="Cambria"/>
            <w:sz w:val="28"/>
            <w:szCs w:val="28"/>
          </w:rPr>
          <w:t>’ Miles shrugged</w:t>
        </w:r>
        <w:del w:id="18229" w:author="Daisy Watt" w:date="2026-06-23T13:18:00Z" w16du:dateUtc="2026-06-23T11:18:00Z">
          <w:r w:rsidDel="009C4EAA">
            <w:rPr>
              <w:rFonts w:ascii="Cambria" w:hAnsi="Cambria"/>
              <w:sz w:val="28"/>
              <w:szCs w:val="28"/>
            </w:rPr>
            <w:delText>,</w:delText>
          </w:r>
        </w:del>
      </w:ins>
      <w:ins w:id="18230" w:author="Daisy Watt" w:date="2026-06-23T13:18:00Z" w16du:dateUtc="2026-06-23T11:18:00Z">
        <w:r w:rsidR="009C4EAA">
          <w:rPr>
            <w:rFonts w:ascii="Cambria" w:hAnsi="Cambria"/>
            <w:sz w:val="28"/>
            <w:szCs w:val="28"/>
          </w:rPr>
          <w:t>.</w:t>
        </w:r>
      </w:ins>
      <w:ins w:id="18231" w:author="Claire S" w:date="2026-05-22T16:34:00Z" w16du:dateUtc="2026-05-22T15:34:00Z">
        <w:r>
          <w:rPr>
            <w:rFonts w:ascii="Cambria" w:hAnsi="Cambria"/>
            <w:sz w:val="28"/>
            <w:szCs w:val="28"/>
          </w:rPr>
          <w:t xml:space="preserve"> ‘</w:t>
        </w:r>
        <w:del w:id="18232" w:author="Daisy Watt" w:date="2026-06-23T13:18:00Z" w16du:dateUtc="2026-06-23T11:18:00Z">
          <w:r w:rsidDel="009C4EAA">
            <w:rPr>
              <w:rFonts w:ascii="Cambria" w:hAnsi="Cambria"/>
              <w:sz w:val="28"/>
              <w:szCs w:val="28"/>
            </w:rPr>
            <w:delText>b</w:delText>
          </w:r>
        </w:del>
      </w:ins>
      <w:ins w:id="18233" w:author="Daisy Watt" w:date="2026-06-23T13:18:00Z" w16du:dateUtc="2026-06-23T11:18:00Z">
        <w:r w:rsidR="009C4EAA">
          <w:rPr>
            <w:rFonts w:ascii="Cambria" w:hAnsi="Cambria"/>
            <w:sz w:val="28"/>
            <w:szCs w:val="28"/>
          </w:rPr>
          <w:t>B</w:t>
        </w:r>
      </w:ins>
      <w:ins w:id="18234" w:author="Claire S" w:date="2026-05-22T16:34:00Z" w16du:dateUtc="2026-05-22T15:34:00Z">
        <w:r>
          <w:rPr>
            <w:rFonts w:ascii="Cambria" w:hAnsi="Cambria"/>
            <w:sz w:val="28"/>
            <w:szCs w:val="28"/>
          </w:rPr>
          <w:t xml:space="preserve">ut it’s </w:t>
        </w:r>
        <w:del w:id="18235" w:author="Daisy Watt" w:date="2026-06-23T13:19:00Z" w16du:dateUtc="2026-06-23T11:19:00Z">
          <w:r w:rsidDel="009C4EAA">
            <w:rPr>
              <w:rFonts w:ascii="Cambria" w:hAnsi="Cambria"/>
              <w:sz w:val="28"/>
              <w:szCs w:val="28"/>
            </w:rPr>
            <w:delText xml:space="preserve">just </w:delText>
          </w:r>
        </w:del>
        <w:r>
          <w:rPr>
            <w:rFonts w:ascii="Cambria" w:hAnsi="Cambria"/>
            <w:sz w:val="28"/>
            <w:szCs w:val="28"/>
          </w:rPr>
          <w:t xml:space="preserve">so wet, jumping off </w:t>
        </w:r>
      </w:ins>
      <w:ins w:id="18236" w:author="Daisy Watt" w:date="2026-06-23T13:19:00Z" w16du:dateUtc="2026-06-23T11:19:00Z">
        <w:r w:rsidR="009C4EAA">
          <w:rPr>
            <w:rFonts w:ascii="Cambria" w:hAnsi="Cambria"/>
            <w:sz w:val="28"/>
            <w:szCs w:val="28"/>
          </w:rPr>
          <w:t xml:space="preserve">a </w:t>
        </w:r>
      </w:ins>
      <w:ins w:id="18237" w:author="Claire S" w:date="2026-05-22T16:34:00Z" w16du:dateUtc="2026-05-22T15:34:00Z">
        <w:r>
          <w:rPr>
            <w:rFonts w:ascii="Cambria" w:hAnsi="Cambria"/>
            <w:sz w:val="28"/>
            <w:szCs w:val="28"/>
          </w:rPr>
          <w:t>cliff</w:t>
        </w:r>
        <w:del w:id="18238" w:author="Daisy Watt" w:date="2026-06-23T13:19:00Z" w16du:dateUtc="2026-06-23T11:19:00Z">
          <w:r w:rsidDel="009C4EAA">
            <w:rPr>
              <w:rFonts w:ascii="Cambria" w:hAnsi="Cambria"/>
              <w:sz w:val="28"/>
              <w:szCs w:val="28"/>
            </w:rPr>
            <w:delText>s</w:delText>
          </w:r>
        </w:del>
        <w:r>
          <w:rPr>
            <w:rFonts w:ascii="Cambria" w:hAnsi="Cambria"/>
            <w:sz w:val="28"/>
            <w:szCs w:val="28"/>
          </w:rPr>
          <w:t xml:space="preserve"> </w:t>
        </w:r>
      </w:ins>
      <w:ins w:id="18239" w:author="Claire S" w:date="2026-05-22T16:36:00Z" w16du:dateUtc="2026-05-22T15:36:00Z">
        <w:r w:rsidR="006663A5">
          <w:rPr>
            <w:rFonts w:ascii="Cambria" w:hAnsi="Cambria"/>
            <w:sz w:val="28"/>
            <w:szCs w:val="28"/>
          </w:rPr>
          <w:t xml:space="preserve">just </w:t>
        </w:r>
      </w:ins>
      <w:ins w:id="18240" w:author="Claire S" w:date="2026-05-22T16:34:00Z" w16du:dateUtc="2026-05-22T15:34:00Z">
        <w:r>
          <w:rPr>
            <w:rFonts w:ascii="Cambria" w:hAnsi="Cambria"/>
            <w:sz w:val="28"/>
            <w:szCs w:val="28"/>
          </w:rPr>
          <w:t xml:space="preserve">because your boss </w:t>
        </w:r>
        <w:r w:rsidR="00D63E58">
          <w:rPr>
            <w:rFonts w:ascii="Cambria" w:hAnsi="Cambria"/>
            <w:sz w:val="28"/>
            <w:szCs w:val="28"/>
          </w:rPr>
          <w:t>died.</w:t>
        </w:r>
      </w:ins>
      <w:ins w:id="18241" w:author="Claire S" w:date="2026-05-22T16:35:00Z" w16du:dateUtc="2026-05-22T15:35:00Z">
        <w:r w:rsidR="006663A5">
          <w:rPr>
            <w:rFonts w:ascii="Cambria" w:hAnsi="Cambria"/>
            <w:sz w:val="28"/>
            <w:szCs w:val="28"/>
          </w:rPr>
          <w:t xml:space="preserve"> </w:t>
        </w:r>
      </w:ins>
      <w:ins w:id="18242" w:author="Claire S" w:date="2026-05-22T16:36:00Z" w16du:dateUtc="2026-05-22T15:36:00Z">
        <w:r w:rsidR="006663A5">
          <w:rPr>
            <w:rFonts w:ascii="Cambria" w:hAnsi="Cambria"/>
            <w:sz w:val="28"/>
            <w:szCs w:val="28"/>
          </w:rPr>
          <w:t xml:space="preserve">These </w:t>
        </w:r>
      </w:ins>
      <w:ins w:id="18243" w:author="Claire S" w:date="2026-05-25T14:25:00Z" w16du:dateUtc="2026-05-25T13:25:00Z">
        <w:r w:rsidR="006A3F39">
          <w:rPr>
            <w:rFonts w:ascii="Cambria" w:hAnsi="Cambria"/>
            <w:sz w:val="28"/>
            <w:szCs w:val="28"/>
          </w:rPr>
          <w:t>Gen Z</w:t>
        </w:r>
      </w:ins>
      <w:ins w:id="18244" w:author="Claire S" w:date="2026-05-22T16:36:00Z" w16du:dateUtc="2026-05-22T15:36:00Z">
        <w:r w:rsidR="006663A5">
          <w:rPr>
            <w:rFonts w:ascii="Cambria" w:hAnsi="Cambria"/>
            <w:sz w:val="28"/>
            <w:szCs w:val="28"/>
          </w:rPr>
          <w:t xml:space="preserve">s need to grow a backbone. </w:t>
        </w:r>
      </w:ins>
      <w:ins w:id="18245" w:author="Claire S" w:date="2026-05-22T16:35:00Z" w16du:dateUtc="2026-05-22T15:35:00Z">
        <w:r w:rsidR="006663A5">
          <w:rPr>
            <w:rFonts w:ascii="Cambria" w:hAnsi="Cambria"/>
            <w:sz w:val="28"/>
            <w:szCs w:val="28"/>
          </w:rPr>
          <w:t xml:space="preserve">And </w:t>
        </w:r>
      </w:ins>
      <w:ins w:id="18246" w:author="Claire S" w:date="2026-07-30T08:51:00Z" w16du:dateUtc="2026-07-30T07:51:00Z">
        <w:r w:rsidR="00FD0179">
          <w:rPr>
            <w:rFonts w:ascii="Cambria" w:hAnsi="Cambria"/>
            <w:sz w:val="28"/>
            <w:szCs w:val="28"/>
          </w:rPr>
          <w:t>what the hell were you thinking</w:t>
        </w:r>
      </w:ins>
      <w:ins w:id="18247" w:author="Claire S" w:date="2026-05-22T16:36:00Z" w16du:dateUtc="2026-05-22T15:36:00Z">
        <w:r w:rsidR="006663A5">
          <w:rPr>
            <w:rFonts w:ascii="Cambria" w:hAnsi="Cambria"/>
            <w:sz w:val="28"/>
            <w:szCs w:val="28"/>
          </w:rPr>
          <w:t>,</w:t>
        </w:r>
      </w:ins>
      <w:ins w:id="18248" w:author="Claire S" w:date="2026-05-22T16:35:00Z" w16du:dateUtc="2026-05-22T15:35:00Z">
        <w:r w:rsidR="006663A5">
          <w:rPr>
            <w:rFonts w:ascii="Cambria" w:hAnsi="Cambria"/>
            <w:sz w:val="28"/>
            <w:szCs w:val="28"/>
          </w:rPr>
          <w:t xml:space="preserve"> Savannah?</w:t>
        </w:r>
      </w:ins>
      <w:ins w:id="18249" w:author="Claire S" w:date="2026-05-22T16:59:00Z" w16du:dateUtc="2026-05-22T15:59:00Z">
        <w:r w:rsidR="00F90163">
          <w:rPr>
            <w:rFonts w:ascii="Cambria" w:hAnsi="Cambria"/>
            <w:sz w:val="28"/>
            <w:szCs w:val="28"/>
          </w:rPr>
          <w:t xml:space="preserve"> </w:t>
        </w:r>
      </w:ins>
      <w:ins w:id="18250" w:author="Claire S" w:date="2026-05-25T14:16:00Z" w16du:dateUtc="2026-05-25T13:16:00Z">
        <w:r w:rsidR="002344EA">
          <w:rPr>
            <w:rFonts w:ascii="Cambria" w:hAnsi="Cambria"/>
            <w:sz w:val="28"/>
            <w:szCs w:val="28"/>
          </w:rPr>
          <w:t>We said keep Langley squeaky clean, and you’re s</w:t>
        </w:r>
      </w:ins>
      <w:ins w:id="18251" w:author="Claire S" w:date="2026-05-22T16:35:00Z" w16du:dateUtc="2026-05-22T15:35:00Z">
        <w:r w:rsidR="006663A5">
          <w:rPr>
            <w:rFonts w:ascii="Cambria" w:hAnsi="Cambria"/>
            <w:sz w:val="28"/>
            <w:szCs w:val="28"/>
          </w:rPr>
          <w:t xml:space="preserve">hagging our </w:t>
        </w:r>
        <w:del w:id="18252" w:author="Daisy Watt" w:date="2026-06-23T13:19:00Z" w16du:dateUtc="2026-06-23T11:19:00Z">
          <w:r w:rsidR="006663A5" w:rsidDel="00796379">
            <w:rPr>
              <w:rFonts w:ascii="Cambria" w:hAnsi="Cambria"/>
              <w:sz w:val="28"/>
              <w:szCs w:val="28"/>
            </w:rPr>
            <w:delText>N</w:delText>
          </w:r>
        </w:del>
      </w:ins>
      <w:ins w:id="18253" w:author="Daisy Watt" w:date="2026-06-23T13:19:00Z" w16du:dateUtc="2026-06-23T11:19:00Z">
        <w:r w:rsidR="00796379">
          <w:rPr>
            <w:rFonts w:ascii="Cambria" w:hAnsi="Cambria"/>
            <w:sz w:val="28"/>
            <w:szCs w:val="28"/>
          </w:rPr>
          <w:t>n</w:t>
        </w:r>
      </w:ins>
      <w:ins w:id="18254" w:author="Claire S" w:date="2026-05-22T16:35:00Z" w16du:dateUtc="2026-05-22T15:35:00Z">
        <w:r w:rsidR="006663A5">
          <w:rPr>
            <w:rFonts w:ascii="Cambria" w:hAnsi="Cambria"/>
            <w:sz w:val="28"/>
            <w:szCs w:val="28"/>
          </w:rPr>
          <w:t xml:space="preserve">umber </w:t>
        </w:r>
        <w:del w:id="18255" w:author="Daisy Watt" w:date="2026-06-23T13:19:00Z" w16du:dateUtc="2026-06-23T11:19:00Z">
          <w:r w:rsidR="006663A5" w:rsidDel="00796379">
            <w:rPr>
              <w:rFonts w:ascii="Cambria" w:hAnsi="Cambria"/>
              <w:sz w:val="28"/>
              <w:szCs w:val="28"/>
            </w:rPr>
            <w:delText>O</w:delText>
          </w:r>
        </w:del>
      </w:ins>
      <w:ins w:id="18256" w:author="Daisy Watt" w:date="2026-06-23T13:19:00Z" w16du:dateUtc="2026-06-23T11:19:00Z">
        <w:r w:rsidR="00796379">
          <w:rPr>
            <w:rFonts w:ascii="Cambria" w:hAnsi="Cambria"/>
            <w:sz w:val="28"/>
            <w:szCs w:val="28"/>
          </w:rPr>
          <w:t>o</w:t>
        </w:r>
      </w:ins>
      <w:ins w:id="18257" w:author="Claire S" w:date="2026-05-22T16:35:00Z" w16du:dateUtc="2026-05-22T15:35:00Z">
        <w:r w:rsidR="006663A5">
          <w:rPr>
            <w:rFonts w:ascii="Cambria" w:hAnsi="Cambria"/>
            <w:sz w:val="28"/>
            <w:szCs w:val="28"/>
          </w:rPr>
          <w:t>ne writer while your boyfriend</w:t>
        </w:r>
      </w:ins>
      <w:ins w:id="18258" w:author="Claire S" w:date="2026-05-25T14:25:00Z" w16du:dateUtc="2026-05-25T13:25:00Z">
        <w:r w:rsidR="006A3F39">
          <w:rPr>
            <w:rFonts w:ascii="Cambria" w:hAnsi="Cambria"/>
            <w:sz w:val="28"/>
            <w:szCs w:val="28"/>
          </w:rPr>
          <w:t>’</w:t>
        </w:r>
      </w:ins>
      <w:ins w:id="18259" w:author="Claire S" w:date="2026-05-22T16:35:00Z" w16du:dateUtc="2026-05-22T15:35:00Z">
        <w:r w:rsidR="006663A5">
          <w:rPr>
            <w:rFonts w:ascii="Cambria" w:hAnsi="Cambria"/>
            <w:sz w:val="28"/>
            <w:szCs w:val="28"/>
          </w:rPr>
          <w:t>s dying.</w:t>
        </w:r>
      </w:ins>
      <w:ins w:id="18260" w:author="Claire S" w:date="2026-05-25T14:16:00Z" w16du:dateUtc="2026-05-25T13:16:00Z">
        <w:r w:rsidR="002344EA">
          <w:rPr>
            <w:rFonts w:ascii="Cambria" w:hAnsi="Cambria"/>
            <w:sz w:val="28"/>
            <w:szCs w:val="28"/>
          </w:rPr>
          <w:t>’</w:t>
        </w:r>
      </w:ins>
    </w:p>
    <w:p w14:paraId="07291276" w14:textId="2073AC1E" w:rsidR="006663A5" w:rsidRDefault="002344EA">
      <w:pPr>
        <w:spacing w:line="360" w:lineRule="auto"/>
        <w:ind w:firstLine="720"/>
        <w:contextualSpacing/>
        <w:rPr>
          <w:ins w:id="18261" w:author="Claire S" w:date="2026-05-22T16:35:00Z" w16du:dateUtc="2026-05-22T15:35:00Z"/>
          <w:rFonts w:ascii="Cambria" w:hAnsi="Cambria"/>
          <w:sz w:val="28"/>
          <w:szCs w:val="28"/>
        </w:rPr>
        <w:pPrChange w:id="18262" w:author="Claire S" w:date="2026-05-25T14:17:00Z" w16du:dateUtc="2026-05-25T13:17:00Z">
          <w:pPr>
            <w:spacing w:line="360" w:lineRule="auto"/>
            <w:contextualSpacing/>
          </w:pPr>
        </w:pPrChange>
      </w:pPr>
      <w:ins w:id="18263" w:author="Claire S" w:date="2026-05-25T14:17:00Z" w16du:dateUtc="2026-05-25T13:17:00Z">
        <w:r>
          <w:rPr>
            <w:rFonts w:ascii="Cambria" w:hAnsi="Cambria"/>
            <w:sz w:val="28"/>
            <w:szCs w:val="28"/>
          </w:rPr>
          <w:t xml:space="preserve">Beneath her </w:t>
        </w:r>
        <w:del w:id="18264" w:author="Daisy Watt" w:date="2026-06-23T13:32:00Z" w16du:dateUtc="2026-06-23T11:32:00Z">
          <w:r w:rsidDel="007F3CA6">
            <w:rPr>
              <w:rFonts w:ascii="Cambria" w:hAnsi="Cambria"/>
              <w:sz w:val="28"/>
              <w:szCs w:val="28"/>
            </w:rPr>
            <w:delText xml:space="preserve">Jane </w:delText>
          </w:r>
        </w:del>
        <w:r>
          <w:rPr>
            <w:rFonts w:ascii="Cambria" w:hAnsi="Cambria"/>
            <w:sz w:val="28"/>
            <w:szCs w:val="28"/>
          </w:rPr>
          <w:t xml:space="preserve">bag, Savannah </w:t>
        </w:r>
      </w:ins>
      <w:ins w:id="18265" w:author="Claire S" w:date="2026-07-30T08:51:00Z" w16du:dateUtc="2026-07-30T07:51:00Z">
        <w:r w:rsidR="00FD0179">
          <w:rPr>
            <w:rFonts w:ascii="Cambria" w:hAnsi="Cambria"/>
            <w:sz w:val="28"/>
            <w:szCs w:val="28"/>
          </w:rPr>
          <w:t xml:space="preserve">pinched her own </w:t>
        </w:r>
      </w:ins>
      <w:ins w:id="18266" w:author="Claire S" w:date="2026-07-30T08:52:00Z" w16du:dateUtc="2026-07-30T07:52:00Z">
        <w:r w:rsidR="00FD0179">
          <w:rPr>
            <w:rFonts w:ascii="Cambria" w:hAnsi="Cambria"/>
            <w:sz w:val="28"/>
            <w:szCs w:val="28"/>
          </w:rPr>
          <w:t>hand</w:t>
        </w:r>
      </w:ins>
      <w:ins w:id="18267" w:author="Claire S" w:date="2026-07-30T08:51:00Z" w16du:dateUtc="2026-07-30T07:51:00Z">
        <w:r w:rsidR="00FD0179">
          <w:rPr>
            <w:rFonts w:ascii="Cambria" w:hAnsi="Cambria"/>
            <w:sz w:val="28"/>
            <w:szCs w:val="28"/>
          </w:rPr>
          <w:t xml:space="preserve"> to stop her</w:t>
        </w:r>
      </w:ins>
      <w:ins w:id="18268" w:author="Claire S" w:date="2026-07-30T09:04:00Z" w16du:dateUtc="2026-07-30T08:04:00Z">
        <w:r w:rsidR="00B47085">
          <w:rPr>
            <w:rFonts w:ascii="Cambria" w:hAnsi="Cambria"/>
            <w:sz w:val="28"/>
            <w:szCs w:val="28"/>
          </w:rPr>
          <w:t>self</w:t>
        </w:r>
      </w:ins>
      <w:ins w:id="18269" w:author="Claire S" w:date="2026-07-30T08:51:00Z" w16du:dateUtc="2026-07-30T07:51:00Z">
        <w:r w:rsidR="00FD0179">
          <w:rPr>
            <w:rFonts w:ascii="Cambria" w:hAnsi="Cambria"/>
            <w:sz w:val="28"/>
            <w:szCs w:val="28"/>
          </w:rPr>
          <w:t xml:space="preserve"> screaming</w:t>
        </w:r>
      </w:ins>
      <w:ins w:id="18270" w:author="Claire S" w:date="2026-05-25T14:17:00Z" w16du:dateUtc="2026-05-25T13:17:00Z">
        <w:r>
          <w:rPr>
            <w:rFonts w:ascii="Cambria" w:hAnsi="Cambria"/>
            <w:sz w:val="28"/>
            <w:szCs w:val="28"/>
          </w:rPr>
          <w:t xml:space="preserve">. </w:t>
        </w:r>
      </w:ins>
      <w:ins w:id="18271" w:author="Claire S" w:date="2026-05-22T16:35:00Z" w16du:dateUtc="2026-05-22T15:35:00Z">
        <w:r w:rsidR="006663A5">
          <w:rPr>
            <w:rFonts w:ascii="Cambria" w:hAnsi="Cambria"/>
            <w:sz w:val="28"/>
            <w:szCs w:val="28"/>
          </w:rPr>
          <w:t>‘</w:t>
        </w:r>
      </w:ins>
      <w:ins w:id="18272" w:author="Claire S" w:date="2026-05-25T14:25:00Z" w16du:dateUtc="2026-05-25T13:25:00Z">
        <w:r w:rsidR="006A3F39">
          <w:rPr>
            <w:rFonts w:ascii="Cambria" w:hAnsi="Cambria"/>
            <w:sz w:val="28"/>
            <w:szCs w:val="28"/>
          </w:rPr>
          <w:t>No, Miles,</w:t>
        </w:r>
      </w:ins>
      <w:ins w:id="18273" w:author="Claire S" w:date="2026-05-22T16:35:00Z" w16du:dateUtc="2026-05-22T15:35:00Z">
        <w:r w:rsidR="006663A5">
          <w:rPr>
            <w:rFonts w:ascii="Cambria" w:hAnsi="Cambria"/>
            <w:sz w:val="28"/>
            <w:szCs w:val="28"/>
          </w:rPr>
          <w:t xml:space="preserve">’ </w:t>
        </w:r>
      </w:ins>
      <w:ins w:id="18274" w:author="Claire S" w:date="2026-05-25T14:17:00Z" w16du:dateUtc="2026-05-25T13:17:00Z">
        <w:r>
          <w:rPr>
            <w:rFonts w:ascii="Cambria" w:hAnsi="Cambria"/>
            <w:sz w:val="28"/>
            <w:szCs w:val="28"/>
          </w:rPr>
          <w:t>she</w:t>
        </w:r>
      </w:ins>
      <w:ins w:id="18275" w:author="Claire S" w:date="2026-05-22T16:35:00Z" w16du:dateUtc="2026-05-22T15:35:00Z">
        <w:r w:rsidR="006663A5">
          <w:rPr>
            <w:rFonts w:ascii="Cambria" w:hAnsi="Cambria"/>
            <w:sz w:val="28"/>
            <w:szCs w:val="28"/>
          </w:rPr>
          <w:t xml:space="preserve"> </w:t>
        </w:r>
      </w:ins>
      <w:ins w:id="18276" w:author="Claire S" w:date="2026-05-22T16:36:00Z" w16du:dateUtc="2026-05-22T15:36:00Z">
        <w:r w:rsidR="006663A5">
          <w:rPr>
            <w:rFonts w:ascii="Cambria" w:hAnsi="Cambria"/>
            <w:sz w:val="28"/>
            <w:szCs w:val="28"/>
          </w:rPr>
          <w:t>drawle</w:t>
        </w:r>
      </w:ins>
      <w:ins w:id="18277" w:author="Claire S" w:date="2026-05-22T16:35:00Z" w16du:dateUtc="2026-05-22T15:35:00Z">
        <w:r w:rsidR="006663A5">
          <w:rPr>
            <w:rFonts w:ascii="Cambria" w:hAnsi="Cambria"/>
            <w:sz w:val="28"/>
            <w:szCs w:val="28"/>
          </w:rPr>
          <w:t>d. ‘It was at least four hours beforehand.’</w:t>
        </w:r>
      </w:ins>
      <w:ins w:id="18278" w:author="Claire S" w:date="2026-05-22T16:36:00Z" w16du:dateUtc="2026-05-22T15:36:00Z">
        <w:r w:rsidR="006663A5">
          <w:rPr>
            <w:rFonts w:ascii="Cambria" w:hAnsi="Cambria"/>
            <w:sz w:val="28"/>
            <w:szCs w:val="28"/>
          </w:rPr>
          <w:t xml:space="preserve"> </w:t>
        </w:r>
      </w:ins>
    </w:p>
    <w:p w14:paraId="2A6743F8" w14:textId="3AF540DC" w:rsidR="004C6F48" w:rsidRDefault="006663A5" w:rsidP="004001F6">
      <w:pPr>
        <w:spacing w:line="360" w:lineRule="auto"/>
        <w:contextualSpacing/>
        <w:rPr>
          <w:rFonts w:ascii="Cambria" w:hAnsi="Cambria"/>
          <w:sz w:val="28"/>
          <w:szCs w:val="28"/>
        </w:rPr>
      </w:pPr>
      <w:ins w:id="18279" w:author="Claire S" w:date="2026-05-22T16:35:00Z" w16du:dateUtc="2026-05-22T15:35:00Z">
        <w:r>
          <w:rPr>
            <w:rFonts w:ascii="Cambria" w:hAnsi="Cambria"/>
            <w:sz w:val="28"/>
            <w:szCs w:val="28"/>
          </w:rPr>
          <w:tab/>
          <w:t>‘</w:t>
        </w:r>
      </w:ins>
      <w:ins w:id="18280" w:author="Claire S" w:date="2026-05-22T16:36:00Z" w16du:dateUtc="2026-05-22T15:36:00Z">
        <w:r>
          <w:rPr>
            <w:rFonts w:ascii="Cambria" w:hAnsi="Cambria"/>
            <w:sz w:val="28"/>
            <w:szCs w:val="28"/>
          </w:rPr>
          <w:t>Oh</w:t>
        </w:r>
      </w:ins>
      <w:ins w:id="18281" w:author="Daisy Watt" w:date="2026-06-23T13:19:00Z" w16du:dateUtc="2026-06-23T11:19:00Z">
        <w:r w:rsidR="00796379">
          <w:rPr>
            <w:rFonts w:ascii="Cambria" w:hAnsi="Cambria"/>
            <w:sz w:val="28"/>
            <w:szCs w:val="28"/>
          </w:rPr>
          <w:t>,</w:t>
        </w:r>
      </w:ins>
      <w:ins w:id="18282" w:author="Claire S" w:date="2026-05-22T16:36:00Z" w16du:dateUtc="2026-05-22T15:36:00Z">
        <w:r>
          <w:rPr>
            <w:rFonts w:ascii="Cambria" w:hAnsi="Cambria"/>
            <w:sz w:val="28"/>
            <w:szCs w:val="28"/>
          </w:rPr>
          <w:t xml:space="preserve"> w</w:t>
        </w:r>
      </w:ins>
      <w:ins w:id="18283" w:author="Claire S" w:date="2026-05-22T16:35:00Z" w16du:dateUtc="2026-05-22T15:35:00Z">
        <w:r>
          <w:rPr>
            <w:rFonts w:ascii="Cambria" w:hAnsi="Cambria"/>
            <w:sz w:val="28"/>
            <w:szCs w:val="28"/>
          </w:rPr>
          <w:t>ell done you</w:t>
        </w:r>
        <w:del w:id="18284" w:author="Daisy Watt" w:date="2026-06-23T13:19:00Z" w16du:dateUtc="2026-06-23T11:19:00Z">
          <w:r w:rsidDel="00796379">
            <w:rPr>
              <w:rFonts w:ascii="Cambria" w:hAnsi="Cambria"/>
              <w:sz w:val="28"/>
              <w:szCs w:val="28"/>
            </w:rPr>
            <w:delText>,’ h</w:delText>
          </w:r>
        </w:del>
      </w:ins>
      <w:ins w:id="18285" w:author="Daisy Watt" w:date="2026-06-23T13:19:00Z" w16du:dateUtc="2026-06-23T11:19:00Z">
        <w:r w:rsidR="00796379">
          <w:rPr>
            <w:rFonts w:ascii="Cambria" w:hAnsi="Cambria"/>
            <w:sz w:val="28"/>
            <w:szCs w:val="28"/>
          </w:rPr>
          <w:t>.’ H</w:t>
        </w:r>
      </w:ins>
      <w:ins w:id="18286" w:author="Claire S" w:date="2026-05-22T16:35:00Z" w16du:dateUtc="2026-05-22T15:35:00Z">
        <w:r>
          <w:rPr>
            <w:rFonts w:ascii="Cambria" w:hAnsi="Cambria"/>
            <w:sz w:val="28"/>
            <w:szCs w:val="28"/>
          </w:rPr>
          <w:t>e started clapping</w:t>
        </w:r>
      </w:ins>
      <w:ins w:id="18287" w:author="Claire S" w:date="2026-06-04T17:47:00Z" w16du:dateUtc="2026-06-04T16:47:00Z">
        <w:r w:rsidR="00E07649">
          <w:rPr>
            <w:rFonts w:ascii="Cambria" w:hAnsi="Cambria"/>
            <w:sz w:val="28"/>
            <w:szCs w:val="28"/>
          </w:rPr>
          <w:t>, which</w:t>
        </w:r>
      </w:ins>
      <w:ins w:id="18288" w:author="Claire S" w:date="2026-05-22T16:35:00Z" w16du:dateUtc="2026-05-22T15:35:00Z">
        <w:r>
          <w:rPr>
            <w:rFonts w:ascii="Cambria" w:hAnsi="Cambria"/>
            <w:sz w:val="28"/>
            <w:szCs w:val="28"/>
          </w:rPr>
          <w:t xml:space="preserve"> infuriat</w:t>
        </w:r>
      </w:ins>
      <w:ins w:id="18289" w:author="Claire S" w:date="2026-06-04T17:47:00Z" w16du:dateUtc="2026-06-04T16:47:00Z">
        <w:r w:rsidR="00E07649">
          <w:rPr>
            <w:rFonts w:ascii="Cambria" w:hAnsi="Cambria"/>
            <w:sz w:val="28"/>
            <w:szCs w:val="28"/>
          </w:rPr>
          <w:t>ed</w:t>
        </w:r>
      </w:ins>
      <w:ins w:id="18290" w:author="Claire S" w:date="2026-05-22T16:35:00Z" w16du:dateUtc="2026-05-22T15:35:00Z">
        <w:r>
          <w:rPr>
            <w:rFonts w:ascii="Cambria" w:hAnsi="Cambria"/>
            <w:sz w:val="28"/>
            <w:szCs w:val="28"/>
          </w:rPr>
          <w:t xml:space="preserve"> Savannah even more than his </w:t>
        </w:r>
      </w:ins>
      <w:ins w:id="18291" w:author="Claire S" w:date="2026-05-22T17:00:00Z" w16du:dateUtc="2026-05-22T16:00:00Z">
        <w:r w:rsidR="00F90163">
          <w:rPr>
            <w:rFonts w:ascii="Cambria" w:hAnsi="Cambria"/>
            <w:sz w:val="28"/>
            <w:szCs w:val="28"/>
          </w:rPr>
          <w:t xml:space="preserve">lack of </w:t>
        </w:r>
      </w:ins>
      <w:ins w:id="18292" w:author="Claire S" w:date="2026-05-22T16:35:00Z" w16du:dateUtc="2026-05-22T15:35:00Z">
        <w:r>
          <w:rPr>
            <w:rFonts w:ascii="Cambria" w:hAnsi="Cambria"/>
            <w:sz w:val="28"/>
            <w:szCs w:val="28"/>
          </w:rPr>
          <w:t>chin.</w:t>
        </w:r>
      </w:ins>
      <w:ins w:id="18293" w:author="Claire S" w:date="2026-05-22T16:36:00Z" w16du:dateUtc="2026-05-22T15:36:00Z">
        <w:r>
          <w:rPr>
            <w:rFonts w:ascii="Cambria" w:hAnsi="Cambria"/>
            <w:sz w:val="28"/>
            <w:szCs w:val="28"/>
          </w:rPr>
          <w:t xml:space="preserve"> </w:t>
        </w:r>
      </w:ins>
      <w:ins w:id="18294" w:author="Claire S" w:date="2026-05-22T16:37:00Z" w16du:dateUtc="2026-05-22T15:37:00Z">
        <w:r>
          <w:rPr>
            <w:rFonts w:ascii="Cambria" w:hAnsi="Cambria"/>
            <w:sz w:val="28"/>
            <w:szCs w:val="28"/>
          </w:rPr>
          <w:t>‘</w:t>
        </w:r>
      </w:ins>
      <w:ins w:id="18295" w:author="Claire S" w:date="2026-05-25T14:18:00Z" w16du:dateUtc="2026-05-25T13:18:00Z">
        <w:r w:rsidR="00CB40F2">
          <w:rPr>
            <w:rFonts w:ascii="Cambria" w:hAnsi="Cambria"/>
            <w:sz w:val="28"/>
            <w:szCs w:val="28"/>
          </w:rPr>
          <w:t xml:space="preserve">Reminiscent of </w:t>
        </w:r>
      </w:ins>
      <w:del w:id="18296" w:author="Claire S" w:date="2026-05-22T16:25:00Z" w16du:dateUtc="2026-05-22T15:25:00Z">
        <w:r w:rsidR="009262F7" w:rsidDel="00B43C3F">
          <w:rPr>
            <w:rFonts w:ascii="Cambria" w:hAnsi="Cambria"/>
            <w:sz w:val="28"/>
            <w:szCs w:val="28"/>
          </w:rPr>
          <w:delText xml:space="preserve"> and </w:delText>
        </w:r>
      </w:del>
      <w:r w:rsidR="009262F7">
        <w:rPr>
          <w:rFonts w:ascii="Cambria" w:hAnsi="Cambria"/>
          <w:sz w:val="28"/>
          <w:szCs w:val="28"/>
        </w:rPr>
        <w:t xml:space="preserve">your </w:t>
      </w:r>
      <w:del w:id="18297" w:author="Claire S" w:date="2026-05-22T16:25:00Z" w16du:dateUtc="2026-05-22T15:25:00Z">
        <w:r w:rsidR="009262F7" w:rsidDel="00B43C3F">
          <w:rPr>
            <w:rFonts w:ascii="Cambria" w:hAnsi="Cambria"/>
            <w:sz w:val="28"/>
            <w:szCs w:val="28"/>
          </w:rPr>
          <w:delText>dreadful mother’s</w:delText>
        </w:r>
      </w:del>
      <w:ins w:id="18298" w:author="Claire S" w:date="2026-05-22T16:25:00Z" w16du:dateUtc="2026-05-22T15:25:00Z">
        <w:r w:rsidR="00B43C3F">
          <w:rPr>
            <w:rFonts w:ascii="Cambria" w:hAnsi="Cambria"/>
            <w:sz w:val="28"/>
            <w:szCs w:val="28"/>
          </w:rPr>
          <w:t>dear mama and Pa</w:t>
        </w:r>
      </w:ins>
      <w:ins w:id="18299" w:author="Claire S" w:date="2026-05-25T14:18:00Z" w16du:dateUtc="2026-05-25T13:18:00Z">
        <w:r w:rsidR="00CB40F2">
          <w:rPr>
            <w:rFonts w:ascii="Cambria" w:hAnsi="Cambria"/>
            <w:sz w:val="28"/>
            <w:szCs w:val="28"/>
          </w:rPr>
          <w:t xml:space="preserve">’s </w:t>
        </w:r>
      </w:ins>
      <w:ins w:id="18300" w:author="Claire S" w:date="2026-06-04T17:47:00Z" w16du:dateUtc="2026-06-04T16:47:00Z">
        <w:r w:rsidR="00B85EA5">
          <w:rPr>
            <w:rFonts w:ascii="Cambria" w:hAnsi="Cambria"/>
            <w:sz w:val="28"/>
            <w:szCs w:val="28"/>
          </w:rPr>
          <w:t>initial</w:t>
        </w:r>
      </w:ins>
      <w:ins w:id="18301" w:author="Claire S" w:date="2026-05-25T14:18:00Z" w16du:dateUtc="2026-05-25T13:18:00Z">
        <w:r w:rsidR="00CB40F2">
          <w:rPr>
            <w:rFonts w:ascii="Cambria" w:hAnsi="Cambria"/>
            <w:sz w:val="28"/>
            <w:szCs w:val="28"/>
          </w:rPr>
          <w:t xml:space="preserve"> get-</w:t>
        </w:r>
      </w:ins>
      <w:ins w:id="18302" w:author="Claire S" w:date="2026-05-22T16:25:00Z" w16du:dateUtc="2026-05-22T15:25:00Z">
        <w:r w:rsidR="00B43C3F">
          <w:rPr>
            <w:rFonts w:ascii="Cambria" w:hAnsi="Cambria"/>
            <w:sz w:val="28"/>
            <w:szCs w:val="28"/>
          </w:rPr>
          <w:t>together</w:t>
        </w:r>
      </w:ins>
      <w:del w:id="18303" w:author="Claire S" w:date="2026-05-22T16:25:00Z" w16du:dateUtc="2026-05-22T15:25:00Z">
        <w:r w:rsidR="009262F7" w:rsidDel="00B43C3F">
          <w:rPr>
            <w:rFonts w:ascii="Cambria" w:hAnsi="Cambria"/>
            <w:sz w:val="28"/>
            <w:szCs w:val="28"/>
          </w:rPr>
          <w:delText xml:space="preserve"> mess</w:delText>
        </w:r>
      </w:del>
      <w:r w:rsidR="00C20951">
        <w:rPr>
          <w:rFonts w:ascii="Cambria" w:hAnsi="Cambria"/>
          <w:sz w:val="28"/>
          <w:szCs w:val="28"/>
        </w:rPr>
        <w:t>.</w:t>
      </w:r>
      <w:del w:id="18304" w:author="Claire S" w:date="2026-05-25T14:26:00Z" w16du:dateUtc="2026-05-25T13:26:00Z">
        <w:r w:rsidR="00C20951" w:rsidDel="006A3F39">
          <w:rPr>
            <w:rFonts w:ascii="Cambria" w:hAnsi="Cambria"/>
            <w:sz w:val="28"/>
            <w:szCs w:val="28"/>
          </w:rPr>
          <w:delText xml:space="preserve"> </w:delText>
        </w:r>
      </w:del>
      <w:r w:rsidR="00C20951">
        <w:rPr>
          <w:rFonts w:ascii="Cambria" w:hAnsi="Cambria"/>
          <w:sz w:val="28"/>
          <w:szCs w:val="28"/>
        </w:rPr>
        <w:t xml:space="preserve"> </w:t>
      </w:r>
      <w:ins w:id="18305" w:author="Claire S" w:date="2026-05-25T14:18:00Z" w16du:dateUtc="2026-05-25T13:18:00Z">
        <w:r w:rsidR="00CB40F2">
          <w:rPr>
            <w:rFonts w:ascii="Cambria" w:hAnsi="Cambria"/>
            <w:sz w:val="28"/>
            <w:szCs w:val="28"/>
          </w:rPr>
          <w:t xml:space="preserve">I’m warning you, </w:t>
        </w:r>
      </w:ins>
      <w:del w:id="18306" w:author="Claire S" w:date="2026-05-22T16:37:00Z" w16du:dateUtc="2026-05-22T15:37:00Z">
        <w:r w:rsidR="00C20951" w:rsidDel="006663A5">
          <w:rPr>
            <w:rFonts w:ascii="Cambria" w:hAnsi="Cambria"/>
            <w:sz w:val="28"/>
            <w:szCs w:val="28"/>
          </w:rPr>
          <w:delText>A</w:delText>
        </w:r>
        <w:r w:rsidR="009262F7" w:rsidDel="006663A5">
          <w:rPr>
            <w:rFonts w:ascii="Cambria" w:hAnsi="Cambria"/>
            <w:sz w:val="28"/>
            <w:szCs w:val="28"/>
          </w:rPr>
          <w:delText xml:space="preserve">nd </w:delText>
        </w:r>
      </w:del>
      <w:r w:rsidR="009262F7">
        <w:rPr>
          <w:rFonts w:ascii="Cambria" w:hAnsi="Cambria"/>
          <w:sz w:val="28"/>
          <w:szCs w:val="28"/>
        </w:rPr>
        <w:t>if you drag us down</w:t>
      </w:r>
      <w:del w:id="18307" w:author="Claire S" w:date="2026-05-22T17:00:00Z" w16du:dateUtc="2026-05-22T16:00:00Z">
        <w:r w:rsidR="009262F7" w:rsidDel="00F90163">
          <w:rPr>
            <w:rFonts w:ascii="Cambria" w:hAnsi="Cambria"/>
            <w:sz w:val="28"/>
            <w:szCs w:val="28"/>
          </w:rPr>
          <w:delText xml:space="preserve"> with</w:delText>
        </w:r>
        <w:r w:rsidR="00284C1A" w:rsidDel="00F90163">
          <w:rPr>
            <w:rFonts w:ascii="Cambria" w:hAnsi="Cambria"/>
            <w:sz w:val="28"/>
            <w:szCs w:val="28"/>
          </w:rPr>
          <w:delText xml:space="preserve"> </w:delText>
        </w:r>
        <w:r w:rsidR="009262F7" w:rsidDel="00F90163">
          <w:rPr>
            <w:rFonts w:ascii="Cambria" w:hAnsi="Cambria"/>
            <w:sz w:val="28"/>
            <w:szCs w:val="28"/>
          </w:rPr>
          <w:delText>you</w:delText>
        </w:r>
      </w:del>
      <w:r w:rsidR="009262F7">
        <w:rPr>
          <w:rFonts w:ascii="Cambria" w:hAnsi="Cambria"/>
          <w:sz w:val="28"/>
          <w:szCs w:val="28"/>
        </w:rPr>
        <w:t>,</w:t>
      </w:r>
      <w:del w:id="18308" w:author="Claire S" w:date="2026-05-22T17:00:00Z" w16du:dateUtc="2026-05-22T16:00:00Z">
        <w:r w:rsidR="009262F7" w:rsidDel="00F90163">
          <w:rPr>
            <w:rFonts w:ascii="Cambria" w:hAnsi="Cambria"/>
            <w:sz w:val="28"/>
            <w:szCs w:val="28"/>
          </w:rPr>
          <w:delText xml:space="preserve"> </w:delText>
        </w:r>
      </w:del>
      <w:del w:id="18309" w:author="Claire S" w:date="2026-05-22T16:25:00Z" w16du:dateUtc="2026-05-22T15:25:00Z">
        <w:r w:rsidR="009262F7" w:rsidDel="00B43C3F">
          <w:rPr>
            <w:rFonts w:ascii="Cambria" w:hAnsi="Cambria"/>
            <w:sz w:val="28"/>
            <w:szCs w:val="28"/>
          </w:rPr>
          <w:delText xml:space="preserve">you selfish little </w:delText>
        </w:r>
        <w:r w:rsidR="00A03996" w:rsidDel="00B43C3F">
          <w:rPr>
            <w:rFonts w:ascii="Cambria" w:hAnsi="Cambria"/>
            <w:sz w:val="28"/>
            <w:szCs w:val="28"/>
          </w:rPr>
          <w:delText>c</w:delText>
        </w:r>
        <w:r w:rsidR="00284C1A" w:rsidDel="00B43C3F">
          <w:rPr>
            <w:rFonts w:ascii="Cambria" w:hAnsi="Cambria"/>
            <w:sz w:val="28"/>
            <w:szCs w:val="28"/>
          </w:rPr>
          <w:delText>ow</w:delText>
        </w:r>
      </w:del>
      <w:del w:id="18310" w:author="Claire S" w:date="2026-05-22T16:37:00Z" w16du:dateUtc="2026-05-22T15:37:00Z">
        <w:r w:rsidR="00A03996" w:rsidDel="006663A5">
          <w:rPr>
            <w:rFonts w:ascii="Cambria" w:hAnsi="Cambria"/>
            <w:sz w:val="28"/>
            <w:szCs w:val="28"/>
          </w:rPr>
          <w:delText>,</w:delText>
        </w:r>
      </w:del>
      <w:r w:rsidR="00A03996">
        <w:rPr>
          <w:rFonts w:ascii="Cambria" w:hAnsi="Cambria"/>
          <w:sz w:val="28"/>
          <w:szCs w:val="28"/>
        </w:rPr>
        <w:t xml:space="preserve"> you’ll </w:t>
      </w:r>
      <w:del w:id="18311" w:author="Claire S" w:date="2026-05-25T14:26:00Z" w16du:dateUtc="2026-05-25T13:26:00Z">
        <w:r w:rsidR="00C20951" w:rsidDel="006A3F39">
          <w:rPr>
            <w:rFonts w:ascii="Cambria" w:hAnsi="Cambria"/>
            <w:sz w:val="28"/>
            <w:szCs w:val="28"/>
          </w:rPr>
          <w:delText xml:space="preserve">seriously </w:delText>
        </w:r>
      </w:del>
      <w:r w:rsidR="00C20951">
        <w:rPr>
          <w:rFonts w:ascii="Cambria" w:hAnsi="Cambria"/>
          <w:sz w:val="28"/>
          <w:szCs w:val="28"/>
        </w:rPr>
        <w:t>regret it</w:t>
      </w:r>
      <w:r w:rsidR="00A03996">
        <w:rPr>
          <w:rFonts w:ascii="Cambria" w:hAnsi="Cambria"/>
          <w:sz w:val="28"/>
          <w:szCs w:val="28"/>
        </w:rPr>
        <w:t>.’</w:t>
      </w:r>
    </w:p>
    <w:p w14:paraId="687D3BCF" w14:textId="27661873" w:rsidR="00284C1A" w:rsidRDefault="00284C1A" w:rsidP="004001F6">
      <w:pPr>
        <w:spacing w:line="360" w:lineRule="auto"/>
        <w:contextualSpacing/>
        <w:rPr>
          <w:rFonts w:ascii="Cambria" w:hAnsi="Cambria"/>
          <w:sz w:val="28"/>
          <w:szCs w:val="28"/>
        </w:rPr>
      </w:pPr>
      <w:r>
        <w:rPr>
          <w:rFonts w:ascii="Cambria" w:hAnsi="Cambria"/>
          <w:sz w:val="28"/>
          <w:szCs w:val="28"/>
        </w:rPr>
        <w:tab/>
        <w:t>‘Miles</w:t>
      </w:r>
      <w:ins w:id="18312" w:author="Claire S" w:date="2026-06-04T17:47:00Z" w16du:dateUtc="2026-06-04T16:47:00Z">
        <w:del w:id="18313" w:author="Daisy Watt" w:date="2026-06-23T13:19:00Z" w16du:dateUtc="2026-06-23T11:19:00Z">
          <w:r w:rsidR="001B4977" w:rsidDel="00BF12D6">
            <w:rPr>
              <w:rFonts w:ascii="Cambria" w:hAnsi="Cambria"/>
              <w:sz w:val="28"/>
              <w:szCs w:val="28"/>
            </w:rPr>
            <w:delText>.</w:delText>
          </w:r>
        </w:del>
      </w:ins>
      <w:ins w:id="18314" w:author="Daisy Watt" w:date="2026-06-23T13:19:00Z" w16du:dateUtc="2026-06-23T11:19:00Z">
        <w:r w:rsidR="00BF12D6">
          <w:rPr>
            <w:rFonts w:ascii="Cambria" w:hAnsi="Cambria"/>
            <w:sz w:val="28"/>
            <w:szCs w:val="28"/>
          </w:rPr>
          <w:t>,</w:t>
        </w:r>
      </w:ins>
      <w:del w:id="18315" w:author="Claire S" w:date="2026-06-04T17:47:00Z" w16du:dateUtc="2026-06-04T16:47:00Z">
        <w:r w:rsidR="00454A86" w:rsidDel="001B4977">
          <w:rPr>
            <w:rFonts w:ascii="Cambria" w:hAnsi="Cambria"/>
            <w:sz w:val="28"/>
            <w:szCs w:val="28"/>
          </w:rPr>
          <w:delText>!</w:delText>
        </w:r>
      </w:del>
      <w:r>
        <w:rPr>
          <w:rFonts w:ascii="Cambria" w:hAnsi="Cambria"/>
          <w:sz w:val="28"/>
          <w:szCs w:val="28"/>
        </w:rPr>
        <w:t xml:space="preserve">’ Ruth reproved, with very little conviction. </w:t>
      </w:r>
      <w:ins w:id="18316" w:author="Claire S" w:date="2026-05-25T14:18:00Z" w16du:dateUtc="2026-05-25T13:18:00Z">
        <w:r w:rsidR="00CB40F2">
          <w:rPr>
            <w:rFonts w:ascii="Cambria" w:hAnsi="Cambria"/>
            <w:sz w:val="28"/>
            <w:szCs w:val="28"/>
          </w:rPr>
          <w:t>‘</w:t>
        </w:r>
      </w:ins>
      <w:ins w:id="18317" w:author="Claire S" w:date="2026-05-25T14:26:00Z" w16du:dateUtc="2026-05-25T13:26:00Z">
        <w:r w:rsidR="006A3F39">
          <w:rPr>
            <w:rFonts w:ascii="Cambria" w:hAnsi="Cambria"/>
            <w:sz w:val="28"/>
            <w:szCs w:val="28"/>
          </w:rPr>
          <w:t>But h</w:t>
        </w:r>
      </w:ins>
      <w:ins w:id="18318" w:author="Claire S" w:date="2026-05-25T14:18:00Z" w16du:dateUtc="2026-05-25T13:18:00Z">
        <w:r w:rsidR="00CB40F2">
          <w:rPr>
            <w:rFonts w:ascii="Cambria" w:hAnsi="Cambria"/>
            <w:sz w:val="28"/>
            <w:szCs w:val="28"/>
          </w:rPr>
          <w:t xml:space="preserve">e’s right, Savannah.  You need to </w:t>
        </w:r>
      </w:ins>
      <w:ins w:id="18319" w:author="Claire S" w:date="2026-05-25T14:19:00Z" w16du:dateUtc="2026-05-25T13:19:00Z">
        <w:r w:rsidR="007B6EF8">
          <w:rPr>
            <w:rFonts w:ascii="Cambria" w:hAnsi="Cambria"/>
            <w:sz w:val="28"/>
            <w:szCs w:val="28"/>
          </w:rPr>
          <w:t>rein it in</w:t>
        </w:r>
      </w:ins>
      <w:ins w:id="18320" w:author="Claire S" w:date="2026-05-25T14:18:00Z" w16du:dateUtc="2026-05-25T13:18:00Z">
        <w:r w:rsidR="00CB40F2">
          <w:rPr>
            <w:rFonts w:ascii="Cambria" w:hAnsi="Cambria"/>
            <w:sz w:val="28"/>
            <w:szCs w:val="28"/>
          </w:rPr>
          <w:t>.’</w:t>
        </w:r>
      </w:ins>
    </w:p>
    <w:p w14:paraId="35EA4434" w14:textId="79590C3D" w:rsidR="006663A5" w:rsidRDefault="00284C1A" w:rsidP="004001F6">
      <w:pPr>
        <w:spacing w:line="360" w:lineRule="auto"/>
        <w:contextualSpacing/>
        <w:rPr>
          <w:ins w:id="18321" w:author="Claire S" w:date="2026-05-22T16:37:00Z" w16du:dateUtc="2026-05-22T15:37:00Z"/>
          <w:rFonts w:ascii="Cambria" w:hAnsi="Cambria"/>
          <w:sz w:val="28"/>
          <w:szCs w:val="28"/>
        </w:rPr>
      </w:pPr>
      <w:r>
        <w:rPr>
          <w:rFonts w:ascii="Cambria" w:hAnsi="Cambria"/>
          <w:sz w:val="28"/>
          <w:szCs w:val="28"/>
        </w:rPr>
        <w:tab/>
        <w:t>‘What is this, the two-line whip?’ Savannah didn’t actually know what one of those was</w:t>
      </w:r>
      <w:r w:rsidR="00454A86">
        <w:rPr>
          <w:rFonts w:ascii="Cambria" w:hAnsi="Cambria"/>
          <w:sz w:val="28"/>
          <w:szCs w:val="28"/>
        </w:rPr>
        <w:t xml:space="preserve"> </w:t>
      </w:r>
      <w:del w:id="18322" w:author="Claire S" w:date="2026-05-25T14:19:00Z" w16du:dateUtc="2026-05-25T13:19:00Z">
        <w:r w:rsidR="00454A86" w:rsidDel="007B6EF8">
          <w:rPr>
            <w:rFonts w:ascii="Cambria" w:hAnsi="Cambria"/>
            <w:sz w:val="28"/>
            <w:szCs w:val="28"/>
          </w:rPr>
          <w:delText>-</w:delText>
        </w:r>
      </w:del>
      <w:ins w:id="18323" w:author="Claire S" w:date="2026-05-25T14:19:00Z" w16du:dateUtc="2026-05-25T13:19:00Z">
        <w:r w:rsidR="007B6EF8">
          <w:rPr>
            <w:rFonts w:ascii="Cambria" w:hAnsi="Cambria"/>
            <w:sz w:val="28"/>
            <w:szCs w:val="28"/>
          </w:rPr>
          <w:t>–</w:t>
        </w:r>
      </w:ins>
      <w:r>
        <w:rPr>
          <w:rFonts w:ascii="Cambria" w:hAnsi="Cambria"/>
          <w:sz w:val="28"/>
          <w:szCs w:val="28"/>
        </w:rPr>
        <w:t xml:space="preserve"> </w:t>
      </w:r>
      <w:del w:id="18324" w:author="Claire S" w:date="2026-05-25T14:19:00Z" w16du:dateUtc="2026-05-25T13:19:00Z">
        <w:r w:rsidR="000E7A56" w:rsidDel="007B6EF8">
          <w:rPr>
            <w:rFonts w:ascii="Cambria" w:hAnsi="Cambria"/>
            <w:sz w:val="28"/>
            <w:szCs w:val="28"/>
          </w:rPr>
          <w:delText xml:space="preserve">something </w:delText>
        </w:r>
      </w:del>
      <w:ins w:id="18325" w:author="Claire S" w:date="2026-06-04T17:47:00Z" w16du:dateUtc="2026-06-04T16:47:00Z">
        <w:r w:rsidR="002F1A9A">
          <w:rPr>
            <w:rFonts w:ascii="Cambria" w:hAnsi="Cambria"/>
            <w:sz w:val="28"/>
            <w:szCs w:val="28"/>
          </w:rPr>
          <w:t>something</w:t>
        </w:r>
      </w:ins>
      <w:ins w:id="18326" w:author="Claire S" w:date="2026-05-25T14:19:00Z" w16du:dateUtc="2026-05-25T13:19:00Z">
        <w:r w:rsidR="007B6EF8">
          <w:rPr>
            <w:rFonts w:ascii="Cambria" w:hAnsi="Cambria"/>
            <w:sz w:val="28"/>
            <w:szCs w:val="28"/>
          </w:rPr>
          <w:t xml:space="preserve"> </w:t>
        </w:r>
      </w:ins>
      <w:r w:rsidR="000E7A56">
        <w:rPr>
          <w:rFonts w:ascii="Cambria" w:hAnsi="Cambria"/>
          <w:sz w:val="28"/>
          <w:szCs w:val="28"/>
        </w:rPr>
        <w:t>political</w:t>
      </w:r>
      <w:ins w:id="18327" w:author="Claire S" w:date="2026-06-04T17:47:00Z" w16du:dateUtc="2026-06-04T16:47:00Z">
        <w:r w:rsidR="002F1A9A">
          <w:rPr>
            <w:rFonts w:ascii="Cambria" w:hAnsi="Cambria"/>
            <w:sz w:val="28"/>
            <w:szCs w:val="28"/>
          </w:rPr>
          <w:t>,</w:t>
        </w:r>
      </w:ins>
      <w:r w:rsidR="000E7A56">
        <w:rPr>
          <w:rFonts w:ascii="Cambria" w:hAnsi="Cambria"/>
          <w:sz w:val="28"/>
          <w:szCs w:val="28"/>
        </w:rPr>
        <w:t xml:space="preserve"> </w:t>
      </w:r>
      <w:del w:id="18328" w:author="Claire S" w:date="2026-06-04T17:47:00Z" w16du:dateUtc="2026-06-04T16:47:00Z">
        <w:r w:rsidR="000E7A56" w:rsidDel="002F1A9A">
          <w:rPr>
            <w:rFonts w:ascii="Cambria" w:hAnsi="Cambria"/>
            <w:sz w:val="28"/>
            <w:szCs w:val="28"/>
          </w:rPr>
          <w:delText>maybe</w:delText>
        </w:r>
      </w:del>
      <w:ins w:id="18329" w:author="Claire S" w:date="2026-06-04T17:47:00Z" w16du:dateUtc="2026-06-04T16:47:00Z">
        <w:r w:rsidR="002F1A9A">
          <w:rPr>
            <w:rFonts w:ascii="Cambria" w:hAnsi="Cambria"/>
            <w:sz w:val="28"/>
            <w:szCs w:val="28"/>
          </w:rPr>
          <w:t>she suspected</w:t>
        </w:r>
      </w:ins>
      <w:r w:rsidR="000E7A56">
        <w:rPr>
          <w:rFonts w:ascii="Cambria" w:hAnsi="Cambria"/>
          <w:sz w:val="28"/>
          <w:szCs w:val="28"/>
        </w:rPr>
        <w:t xml:space="preserve">, </w:t>
      </w:r>
      <w:r>
        <w:rPr>
          <w:rFonts w:ascii="Cambria" w:hAnsi="Cambria"/>
          <w:sz w:val="28"/>
          <w:szCs w:val="28"/>
        </w:rPr>
        <w:t xml:space="preserve">but it sounded </w:t>
      </w:r>
      <w:r w:rsidR="00C20951">
        <w:rPr>
          <w:rFonts w:ascii="Cambria" w:hAnsi="Cambria"/>
          <w:sz w:val="28"/>
          <w:szCs w:val="28"/>
        </w:rPr>
        <w:t>fitting</w:t>
      </w:r>
      <w:r>
        <w:rPr>
          <w:rFonts w:ascii="Cambria" w:hAnsi="Cambria"/>
          <w:sz w:val="28"/>
          <w:szCs w:val="28"/>
        </w:rPr>
        <w:t xml:space="preserve">. ‘Did you ask him here to scare me?’ She nodded at </w:t>
      </w:r>
      <w:del w:id="18330" w:author="Claire S" w:date="2026-05-25T14:26:00Z" w16du:dateUtc="2026-05-25T13:26:00Z">
        <w:r w:rsidR="001C5DB5" w:rsidDel="00C65A1E">
          <w:rPr>
            <w:rFonts w:ascii="Cambria" w:hAnsi="Cambria"/>
            <w:sz w:val="28"/>
            <w:szCs w:val="28"/>
          </w:rPr>
          <w:delText>her half-brother</w:delText>
        </w:r>
      </w:del>
      <w:ins w:id="18331" w:author="Claire S" w:date="2026-05-25T14:26:00Z" w16du:dateUtc="2026-05-25T13:26:00Z">
        <w:r w:rsidR="00C65A1E">
          <w:rPr>
            <w:rFonts w:ascii="Cambria" w:hAnsi="Cambria"/>
            <w:sz w:val="28"/>
            <w:szCs w:val="28"/>
          </w:rPr>
          <w:t>Miles</w:t>
        </w:r>
      </w:ins>
      <w:r w:rsidR="001C5DB5">
        <w:rPr>
          <w:rFonts w:ascii="Cambria" w:hAnsi="Cambria"/>
          <w:sz w:val="28"/>
          <w:szCs w:val="28"/>
        </w:rPr>
        <w:t>. ‘</w:t>
      </w:r>
      <w:r w:rsidR="000E7A56">
        <w:rPr>
          <w:rFonts w:ascii="Cambria" w:hAnsi="Cambria"/>
          <w:sz w:val="28"/>
          <w:szCs w:val="28"/>
        </w:rPr>
        <w:t>’</w:t>
      </w:r>
      <w:r w:rsidR="001C5DB5">
        <w:rPr>
          <w:rFonts w:ascii="Cambria" w:hAnsi="Cambria"/>
          <w:sz w:val="28"/>
          <w:szCs w:val="28"/>
        </w:rPr>
        <w:t>Cos believe me, you don’t</w:t>
      </w:r>
      <w:ins w:id="18332" w:author="Claire S" w:date="2026-06-04T17:47:00Z" w16du:dateUtc="2026-06-04T16:47:00Z">
        <w:r w:rsidR="002F1A9A">
          <w:rPr>
            <w:rFonts w:ascii="Cambria" w:hAnsi="Cambria"/>
            <w:sz w:val="28"/>
            <w:szCs w:val="28"/>
          </w:rPr>
          <w:t>.</w:t>
        </w:r>
      </w:ins>
      <w:del w:id="18333" w:author="Claire S" w:date="2026-06-04T17:47:00Z" w16du:dateUtc="2026-06-04T16:47:00Z">
        <w:r w:rsidR="001C5DB5" w:rsidDel="002F1A9A">
          <w:rPr>
            <w:rFonts w:ascii="Cambria" w:hAnsi="Cambria"/>
            <w:sz w:val="28"/>
            <w:szCs w:val="28"/>
          </w:rPr>
          <w:delText>!</w:delText>
        </w:r>
      </w:del>
      <w:ins w:id="18334" w:author="Claire S" w:date="2026-05-22T16:37:00Z" w16du:dateUtc="2026-05-22T15:37:00Z">
        <w:r w:rsidR="006663A5">
          <w:rPr>
            <w:rFonts w:ascii="Cambria" w:hAnsi="Cambria"/>
            <w:sz w:val="28"/>
            <w:szCs w:val="28"/>
          </w:rPr>
          <w:t>’</w:t>
        </w:r>
      </w:ins>
      <w:ins w:id="18335" w:author="Claire S" w:date="2026-06-04T17:47:00Z" w16du:dateUtc="2026-06-04T16:47:00Z">
        <w:r w:rsidR="002F1A9A">
          <w:rPr>
            <w:rFonts w:ascii="Cambria" w:hAnsi="Cambria"/>
            <w:sz w:val="28"/>
            <w:szCs w:val="28"/>
          </w:rPr>
          <w:t xml:space="preserve"> Nothing could be w</w:t>
        </w:r>
      </w:ins>
      <w:ins w:id="18336" w:author="Claire S" w:date="2026-06-04T17:48:00Z" w16du:dateUtc="2026-06-04T16:48:00Z">
        <w:r w:rsidR="002F1A9A">
          <w:rPr>
            <w:rFonts w:ascii="Cambria" w:hAnsi="Cambria"/>
            <w:sz w:val="28"/>
            <w:szCs w:val="28"/>
          </w:rPr>
          <w:t xml:space="preserve">orse than the time he locked her in the </w:t>
        </w:r>
        <w:del w:id="18337" w:author="Daisy Watt" w:date="2026-06-23T00:50:00Z" w16du:dateUtc="2026-06-22T22:50:00Z">
          <w:r w:rsidR="002F1A9A">
            <w:rPr>
              <w:rFonts w:ascii="Cambria" w:hAnsi="Cambria"/>
              <w:sz w:val="28"/>
              <w:szCs w:val="28"/>
            </w:rPr>
            <w:delText>ice-house</w:delText>
          </w:r>
        </w:del>
      </w:ins>
      <w:ins w:id="18338" w:author="Daisy Watt" w:date="2026-06-23T00:50:00Z" w16du:dateUtc="2026-06-22T22:50:00Z">
        <w:r w:rsidR="00B162A5">
          <w:rPr>
            <w:rFonts w:ascii="Cambria" w:hAnsi="Cambria"/>
            <w:sz w:val="28"/>
            <w:szCs w:val="28"/>
          </w:rPr>
          <w:t>icehouse</w:t>
        </w:r>
      </w:ins>
      <w:ins w:id="18339" w:author="Claire S" w:date="2026-06-04T17:48:00Z" w16du:dateUtc="2026-06-04T16:48:00Z">
        <w:r w:rsidR="002F1A9A">
          <w:rPr>
            <w:rFonts w:ascii="Cambria" w:hAnsi="Cambria"/>
            <w:sz w:val="28"/>
            <w:szCs w:val="28"/>
          </w:rPr>
          <w:t xml:space="preserve">. Apart from maybe </w:t>
        </w:r>
      </w:ins>
      <w:ins w:id="18340" w:author="Claire S" w:date="2026-06-04T18:01:00Z" w16du:dateUtc="2026-06-04T17:01:00Z">
        <w:r w:rsidR="00B40565">
          <w:rPr>
            <w:rFonts w:ascii="Cambria" w:hAnsi="Cambria"/>
            <w:sz w:val="28"/>
            <w:szCs w:val="28"/>
          </w:rPr>
          <w:t>when</w:t>
        </w:r>
      </w:ins>
      <w:ins w:id="18341" w:author="Claire S" w:date="2026-06-04T17:48:00Z" w16du:dateUtc="2026-06-04T16:48:00Z">
        <w:r w:rsidR="002F1A9A">
          <w:rPr>
            <w:rFonts w:ascii="Cambria" w:hAnsi="Cambria"/>
            <w:sz w:val="28"/>
            <w:szCs w:val="28"/>
          </w:rPr>
          <w:t xml:space="preserve"> he </w:t>
        </w:r>
        <w:r w:rsidR="00E962C8">
          <w:rPr>
            <w:rFonts w:ascii="Cambria" w:hAnsi="Cambria"/>
            <w:sz w:val="28"/>
            <w:szCs w:val="28"/>
          </w:rPr>
          <w:t xml:space="preserve">rode her pony </w:t>
        </w:r>
      </w:ins>
      <w:ins w:id="18342" w:author="Claire S" w:date="2026-06-08T16:31:00Z" w16du:dateUtc="2026-06-08T15:31:00Z">
        <w:r w:rsidR="00F54FFF">
          <w:rPr>
            <w:rFonts w:ascii="Cambria" w:hAnsi="Cambria"/>
            <w:sz w:val="28"/>
            <w:szCs w:val="28"/>
          </w:rPr>
          <w:t>Velvet</w:t>
        </w:r>
      </w:ins>
      <w:ins w:id="18343" w:author="Claire S" w:date="2026-06-04T17:50:00Z" w16du:dateUtc="2026-06-04T16:50:00Z">
        <w:r w:rsidR="00A23024">
          <w:rPr>
            <w:rFonts w:ascii="Cambria" w:hAnsi="Cambria"/>
            <w:sz w:val="28"/>
            <w:szCs w:val="28"/>
          </w:rPr>
          <w:t>,</w:t>
        </w:r>
      </w:ins>
      <w:ins w:id="18344" w:author="Claire S" w:date="2026-06-04T17:49:00Z" w16du:dateUtc="2026-06-04T16:49:00Z">
        <w:r w:rsidR="00A23024">
          <w:rPr>
            <w:rFonts w:ascii="Cambria" w:hAnsi="Cambria"/>
            <w:sz w:val="28"/>
            <w:szCs w:val="28"/>
          </w:rPr>
          <w:t xml:space="preserve"> who was waiting to be re-shoed, and</w:t>
        </w:r>
      </w:ins>
      <w:ins w:id="18345" w:author="Claire S" w:date="2026-06-04T17:48:00Z" w16du:dateUtc="2026-06-04T16:48:00Z">
        <w:r w:rsidR="00966AA3">
          <w:rPr>
            <w:rFonts w:ascii="Cambria" w:hAnsi="Cambria"/>
            <w:sz w:val="28"/>
            <w:szCs w:val="28"/>
          </w:rPr>
          <w:t xml:space="preserve"> caused he</w:t>
        </w:r>
      </w:ins>
      <w:ins w:id="18346" w:author="Claire S" w:date="2026-06-04T17:49:00Z" w16du:dateUtc="2026-06-04T16:49:00Z">
        <w:r w:rsidR="00966AA3">
          <w:rPr>
            <w:rFonts w:ascii="Cambria" w:hAnsi="Cambria"/>
            <w:sz w:val="28"/>
            <w:szCs w:val="28"/>
          </w:rPr>
          <w:t>r to go lame</w:t>
        </w:r>
        <w:r w:rsidR="00A23024">
          <w:rPr>
            <w:rFonts w:ascii="Cambria" w:hAnsi="Cambria"/>
            <w:sz w:val="28"/>
            <w:szCs w:val="28"/>
          </w:rPr>
          <w:t>. T</w:t>
        </w:r>
        <w:r w:rsidR="00966AA3">
          <w:rPr>
            <w:rFonts w:ascii="Cambria" w:hAnsi="Cambria"/>
            <w:sz w:val="28"/>
            <w:szCs w:val="28"/>
          </w:rPr>
          <w:t xml:space="preserve">he vet </w:t>
        </w:r>
        <w:r w:rsidR="00A23024">
          <w:rPr>
            <w:rFonts w:ascii="Cambria" w:hAnsi="Cambria"/>
            <w:sz w:val="28"/>
            <w:szCs w:val="28"/>
          </w:rPr>
          <w:t>had come when Savannah was back at school and s</w:t>
        </w:r>
        <w:r w:rsidR="00966AA3">
          <w:rPr>
            <w:rFonts w:ascii="Cambria" w:hAnsi="Cambria"/>
            <w:sz w:val="28"/>
            <w:szCs w:val="28"/>
          </w:rPr>
          <w:t xml:space="preserve">hot </w:t>
        </w:r>
        <w:r w:rsidR="00A23024">
          <w:rPr>
            <w:rFonts w:ascii="Cambria" w:hAnsi="Cambria"/>
            <w:sz w:val="28"/>
            <w:szCs w:val="28"/>
          </w:rPr>
          <w:t>the pony</w:t>
        </w:r>
      </w:ins>
      <w:ins w:id="18347" w:author="Claire S" w:date="2026-06-05T09:06:00Z" w16du:dateUtc="2026-06-05T08:06:00Z">
        <w:del w:id="18348" w:author="Daisy Watt" w:date="2026-06-23T13:22:00Z" w16du:dateUtc="2026-06-23T11:22:00Z">
          <w:r w:rsidR="00ED6992" w:rsidDel="00062D17">
            <w:rPr>
              <w:rFonts w:ascii="Cambria" w:hAnsi="Cambria"/>
              <w:sz w:val="28"/>
              <w:szCs w:val="28"/>
            </w:rPr>
            <w:delText>;</w:delText>
          </w:r>
        </w:del>
      </w:ins>
      <w:ins w:id="18349" w:author="Daisy Watt" w:date="2026-06-23T13:22:00Z" w16du:dateUtc="2026-06-23T11:22:00Z">
        <w:r w:rsidR="00062D17">
          <w:rPr>
            <w:rFonts w:ascii="Cambria" w:hAnsi="Cambria"/>
            <w:sz w:val="28"/>
            <w:szCs w:val="28"/>
          </w:rPr>
          <w:t xml:space="preserve"> –</w:t>
        </w:r>
      </w:ins>
      <w:ins w:id="18350" w:author="Claire S" w:date="2026-06-05T09:06:00Z" w16du:dateUtc="2026-06-05T08:06:00Z">
        <w:r w:rsidR="00ED6992">
          <w:rPr>
            <w:rFonts w:ascii="Cambria" w:hAnsi="Cambria"/>
            <w:sz w:val="28"/>
            <w:szCs w:val="28"/>
          </w:rPr>
          <w:t xml:space="preserve"> </w:t>
        </w:r>
      </w:ins>
      <w:ins w:id="18351" w:author="Claire S" w:date="2026-06-08T16:32:00Z" w16du:dateUtc="2026-06-08T15:32:00Z">
        <w:r w:rsidR="00F54FFF">
          <w:rPr>
            <w:rFonts w:ascii="Cambria" w:hAnsi="Cambria"/>
            <w:sz w:val="28"/>
            <w:szCs w:val="28"/>
          </w:rPr>
          <w:t xml:space="preserve">something </w:t>
        </w:r>
      </w:ins>
      <w:ins w:id="18352" w:author="Claire S" w:date="2026-06-05T09:06:00Z" w16du:dateUtc="2026-06-05T08:06:00Z">
        <w:r w:rsidR="00ED6992">
          <w:rPr>
            <w:rFonts w:ascii="Cambria" w:hAnsi="Cambria"/>
            <w:sz w:val="28"/>
            <w:szCs w:val="28"/>
          </w:rPr>
          <w:t>Savannah would never forgive Miles</w:t>
        </w:r>
      </w:ins>
      <w:ins w:id="18353" w:author="Claire S" w:date="2026-06-08T16:32:00Z" w16du:dateUtc="2026-06-08T15:32:00Z">
        <w:r w:rsidR="00F54FFF">
          <w:rPr>
            <w:rFonts w:ascii="Cambria" w:hAnsi="Cambria"/>
            <w:sz w:val="28"/>
            <w:szCs w:val="28"/>
          </w:rPr>
          <w:t xml:space="preserve"> for</w:t>
        </w:r>
      </w:ins>
      <w:ins w:id="18354" w:author="Claire S" w:date="2026-06-05T09:06:00Z" w16du:dateUtc="2026-06-05T08:06:00Z">
        <w:r w:rsidR="00ED6992">
          <w:rPr>
            <w:rFonts w:ascii="Cambria" w:hAnsi="Cambria"/>
            <w:sz w:val="28"/>
            <w:szCs w:val="28"/>
          </w:rPr>
          <w:t>.</w:t>
        </w:r>
      </w:ins>
      <w:ins w:id="18355" w:author="Claire S" w:date="2026-06-04T17:49:00Z" w16du:dateUtc="2026-06-04T16:49:00Z">
        <w:r w:rsidR="00966AA3">
          <w:rPr>
            <w:rFonts w:ascii="Cambria" w:hAnsi="Cambria"/>
            <w:sz w:val="28"/>
            <w:szCs w:val="28"/>
          </w:rPr>
          <w:t xml:space="preserve"> </w:t>
        </w:r>
      </w:ins>
      <w:ins w:id="18356" w:author="Claire S" w:date="2026-06-04T17:48:00Z" w16du:dateUtc="2026-06-04T16:48:00Z">
        <w:r w:rsidR="002F1A9A">
          <w:rPr>
            <w:rFonts w:ascii="Cambria" w:hAnsi="Cambria"/>
            <w:sz w:val="28"/>
            <w:szCs w:val="28"/>
          </w:rPr>
          <w:t xml:space="preserve"> </w:t>
        </w:r>
      </w:ins>
    </w:p>
    <w:p w14:paraId="5A4D253C" w14:textId="5B9B37EE" w:rsidR="006663A5" w:rsidRDefault="006663A5" w:rsidP="004001F6">
      <w:pPr>
        <w:spacing w:line="360" w:lineRule="auto"/>
        <w:contextualSpacing/>
        <w:rPr>
          <w:ins w:id="18357" w:author="Claire S" w:date="2026-05-22T16:38:00Z" w16du:dateUtc="2026-05-22T15:38:00Z"/>
          <w:rFonts w:ascii="Cambria" w:hAnsi="Cambria"/>
          <w:sz w:val="28"/>
          <w:szCs w:val="28"/>
        </w:rPr>
      </w:pPr>
      <w:ins w:id="18358" w:author="Claire S" w:date="2026-05-22T16:37:00Z" w16du:dateUtc="2026-05-22T15:37:00Z">
        <w:r>
          <w:rPr>
            <w:rFonts w:ascii="Cambria" w:hAnsi="Cambria"/>
            <w:sz w:val="28"/>
            <w:szCs w:val="28"/>
          </w:rPr>
          <w:tab/>
          <w:t>‘I’m not trying to scare you</w:t>
        </w:r>
      </w:ins>
      <w:ins w:id="18359" w:author="Claire S" w:date="2026-05-22T17:01:00Z" w16du:dateUtc="2026-05-22T16:01:00Z">
        <w:r w:rsidR="007B4FA5">
          <w:rPr>
            <w:rFonts w:ascii="Cambria" w:hAnsi="Cambria"/>
            <w:sz w:val="28"/>
            <w:szCs w:val="28"/>
          </w:rPr>
          <w:t>.</w:t>
        </w:r>
      </w:ins>
      <w:ins w:id="18360" w:author="Claire S" w:date="2026-05-22T16:37:00Z" w16du:dateUtc="2026-05-22T15:37:00Z">
        <w:r>
          <w:rPr>
            <w:rFonts w:ascii="Cambria" w:hAnsi="Cambria"/>
            <w:sz w:val="28"/>
            <w:szCs w:val="28"/>
          </w:rPr>
          <w:t xml:space="preserve"> I’m just saying, toe the line.’</w:t>
        </w:r>
      </w:ins>
      <w:r w:rsidR="001C5DB5">
        <w:rPr>
          <w:rFonts w:ascii="Cambria" w:hAnsi="Cambria"/>
          <w:sz w:val="28"/>
          <w:szCs w:val="28"/>
        </w:rPr>
        <w:t xml:space="preserve"> </w:t>
      </w:r>
    </w:p>
    <w:p w14:paraId="58FDA568" w14:textId="4F38E02C" w:rsidR="00317C79" w:rsidRDefault="00317C79" w:rsidP="00CB6487">
      <w:pPr>
        <w:spacing w:line="360" w:lineRule="auto"/>
        <w:contextualSpacing/>
        <w:rPr>
          <w:ins w:id="18361" w:author="Claire S" w:date="2026-05-22T16:40:00Z" w16du:dateUtc="2026-05-22T15:40:00Z"/>
          <w:rFonts w:ascii="Cambria" w:hAnsi="Cambria"/>
          <w:sz w:val="28"/>
          <w:szCs w:val="28"/>
        </w:rPr>
      </w:pPr>
      <w:ins w:id="18362" w:author="Claire S" w:date="2026-05-22T16:38:00Z" w16du:dateUtc="2026-05-22T15:38:00Z">
        <w:r>
          <w:rPr>
            <w:rFonts w:ascii="Cambria" w:hAnsi="Cambria"/>
            <w:sz w:val="28"/>
            <w:szCs w:val="28"/>
          </w:rPr>
          <w:tab/>
          <w:t>‘</w:t>
        </w:r>
      </w:ins>
      <w:ins w:id="18363" w:author="Claire S" w:date="2026-05-22T17:01:00Z" w16du:dateUtc="2026-05-22T16:01:00Z">
        <w:r w:rsidR="007B4FA5">
          <w:rPr>
            <w:rFonts w:ascii="Cambria" w:hAnsi="Cambria"/>
            <w:sz w:val="28"/>
            <w:szCs w:val="28"/>
          </w:rPr>
          <w:t>Oh</w:t>
        </w:r>
      </w:ins>
      <w:ins w:id="18364" w:author="Claire S" w:date="2026-06-04T17:50:00Z" w16du:dateUtc="2026-06-04T16:50:00Z">
        <w:r w:rsidR="005364A3">
          <w:rPr>
            <w:rFonts w:ascii="Cambria" w:hAnsi="Cambria"/>
            <w:sz w:val="28"/>
            <w:szCs w:val="28"/>
          </w:rPr>
          <w:t>,</w:t>
        </w:r>
      </w:ins>
      <w:ins w:id="18365" w:author="Claire S" w:date="2026-05-22T17:01:00Z" w16du:dateUtc="2026-05-22T16:01:00Z">
        <w:r w:rsidR="007B4FA5">
          <w:rPr>
            <w:rFonts w:ascii="Cambria" w:hAnsi="Cambria"/>
            <w:sz w:val="28"/>
            <w:szCs w:val="28"/>
          </w:rPr>
          <w:t xml:space="preserve"> I’ll toe it alright,</w:t>
        </w:r>
      </w:ins>
      <w:ins w:id="18366" w:author="Claire S" w:date="2026-05-22T16:38:00Z" w16du:dateUtc="2026-05-22T15:38:00Z">
        <w:r>
          <w:rPr>
            <w:rFonts w:ascii="Cambria" w:hAnsi="Cambria"/>
            <w:sz w:val="28"/>
            <w:szCs w:val="28"/>
          </w:rPr>
          <w:t>’ Savannah said mulishly, ‘</w:t>
        </w:r>
        <w:r w:rsidRPr="007B4FA5">
          <w:rPr>
            <w:rFonts w:ascii="Cambria" w:hAnsi="Cambria"/>
            <w:i/>
            <w:iCs/>
            <w:sz w:val="28"/>
            <w:szCs w:val="28"/>
            <w:rPrChange w:id="18367" w:author="Claire S" w:date="2026-05-22T17:01:00Z" w16du:dateUtc="2026-05-22T16:01:00Z">
              <w:rPr>
                <w:rFonts w:ascii="Cambria" w:hAnsi="Cambria"/>
                <w:sz w:val="28"/>
                <w:szCs w:val="28"/>
              </w:rPr>
            </w:rPrChange>
          </w:rPr>
          <w:t>if</w:t>
        </w:r>
        <w:r>
          <w:rPr>
            <w:rFonts w:ascii="Cambria" w:hAnsi="Cambria"/>
            <w:sz w:val="28"/>
            <w:szCs w:val="28"/>
          </w:rPr>
          <w:t xml:space="preserve"> I’m still alive. And I didn’t ca</w:t>
        </w:r>
      </w:ins>
      <w:ins w:id="18368" w:author="Claire S" w:date="2026-05-22T16:39:00Z" w16du:dateUtc="2026-05-22T15:39:00Z">
        <w:r>
          <w:rPr>
            <w:rFonts w:ascii="Cambria" w:hAnsi="Cambria"/>
            <w:sz w:val="28"/>
            <w:szCs w:val="28"/>
          </w:rPr>
          <w:t>r</w:t>
        </w:r>
      </w:ins>
      <w:ins w:id="18369" w:author="Claire S" w:date="2026-05-22T16:38:00Z" w16du:dateUtc="2026-05-22T15:38:00Z">
        <w:r>
          <w:rPr>
            <w:rFonts w:ascii="Cambria" w:hAnsi="Cambria"/>
            <w:sz w:val="28"/>
            <w:szCs w:val="28"/>
          </w:rPr>
          <w:t>e about Jackson Rayne</w:t>
        </w:r>
      </w:ins>
      <w:ins w:id="18370" w:author="Claire S" w:date="2026-05-22T17:02:00Z" w16du:dateUtc="2026-05-22T16:02:00Z">
        <w:r w:rsidR="007B4FA5">
          <w:rPr>
            <w:rFonts w:ascii="Cambria" w:hAnsi="Cambria"/>
            <w:sz w:val="28"/>
            <w:szCs w:val="28"/>
          </w:rPr>
          <w:t>.</w:t>
        </w:r>
      </w:ins>
      <w:ins w:id="18371" w:author="Claire S" w:date="2026-05-22T16:38:00Z" w16du:dateUtc="2026-05-22T15:38:00Z">
        <w:r>
          <w:rPr>
            <w:rFonts w:ascii="Cambria" w:hAnsi="Cambria"/>
            <w:sz w:val="28"/>
            <w:szCs w:val="28"/>
          </w:rPr>
          <w:t xml:space="preserve"> </w:t>
        </w:r>
      </w:ins>
      <w:ins w:id="18372" w:author="Claire S" w:date="2026-05-22T16:39:00Z" w16du:dateUtc="2026-05-22T15:39:00Z">
        <w:r>
          <w:rPr>
            <w:rFonts w:ascii="Cambria" w:hAnsi="Cambria"/>
            <w:sz w:val="28"/>
            <w:szCs w:val="28"/>
          </w:rPr>
          <w:t>I</w:t>
        </w:r>
      </w:ins>
      <w:ins w:id="18373" w:author="Daisy Watt" w:date="2026-06-23T13:22:00Z" w16du:dateUtc="2026-06-23T11:22:00Z">
        <w:r w:rsidR="002833EB">
          <w:rPr>
            <w:rFonts w:ascii="Cambria" w:hAnsi="Cambria"/>
            <w:sz w:val="28"/>
            <w:szCs w:val="28"/>
          </w:rPr>
          <w:t>’d</w:t>
        </w:r>
      </w:ins>
      <w:ins w:id="18374" w:author="Claire S" w:date="2026-05-22T16:39:00Z" w16du:dateUtc="2026-05-22T15:39:00Z">
        <w:r>
          <w:rPr>
            <w:rFonts w:ascii="Cambria" w:hAnsi="Cambria"/>
            <w:sz w:val="28"/>
            <w:szCs w:val="28"/>
          </w:rPr>
          <w:t xml:space="preserve"> just </w:t>
        </w:r>
      </w:ins>
      <w:ins w:id="18375" w:author="Claire S" w:date="2026-06-04T17:50:00Z" w16du:dateUtc="2026-06-04T16:50:00Z">
        <w:r w:rsidR="006F63C2">
          <w:rPr>
            <w:rFonts w:ascii="Cambria" w:hAnsi="Cambria"/>
            <w:sz w:val="28"/>
            <w:szCs w:val="28"/>
          </w:rPr>
          <w:t xml:space="preserve">had a bit too much to drink </w:t>
        </w:r>
        <w:del w:id="18376" w:author="Daisy Watt" w:date="2026-06-23T13:22:00Z" w16du:dateUtc="2026-06-23T11:22:00Z">
          <w:r w:rsidR="006F63C2" w:rsidDel="00B106F6">
            <w:rPr>
              <w:rFonts w:ascii="Cambria" w:hAnsi="Cambria"/>
              <w:sz w:val="28"/>
              <w:szCs w:val="28"/>
            </w:rPr>
            <w:delText>-</w:delText>
          </w:r>
        </w:del>
      </w:ins>
      <w:ins w:id="18377" w:author="Daisy Watt" w:date="2026-06-23T13:22:00Z" w16du:dateUtc="2026-06-23T11:22:00Z">
        <w:r w:rsidR="00B106F6">
          <w:rPr>
            <w:rFonts w:ascii="Cambria" w:hAnsi="Cambria"/>
            <w:sz w:val="28"/>
            <w:szCs w:val="28"/>
          </w:rPr>
          <w:t xml:space="preserve">– </w:t>
        </w:r>
      </w:ins>
      <w:ins w:id="18378" w:author="Claire S" w:date="2026-05-22T16:38:00Z" w16du:dateUtc="2026-05-22T15:38:00Z">
        <w:r>
          <w:rPr>
            <w:rFonts w:ascii="Cambria" w:hAnsi="Cambria"/>
            <w:sz w:val="28"/>
            <w:szCs w:val="28"/>
          </w:rPr>
          <w:t>and I wish I hadn’t shagged him, believe me.’</w:t>
        </w:r>
      </w:ins>
    </w:p>
    <w:p w14:paraId="2BAAD222" w14:textId="77777777" w:rsidR="006176C2" w:rsidRDefault="00317C79" w:rsidP="004001F6">
      <w:pPr>
        <w:spacing w:line="360" w:lineRule="auto"/>
        <w:contextualSpacing/>
        <w:rPr>
          <w:ins w:id="18379" w:author="Claire S" w:date="2026-07-30T09:05:00Z" w16du:dateUtc="2026-07-30T08:05:00Z"/>
          <w:rFonts w:ascii="Cambria" w:hAnsi="Cambria"/>
          <w:sz w:val="28"/>
          <w:szCs w:val="28"/>
        </w:rPr>
      </w:pPr>
      <w:ins w:id="18380" w:author="Claire S" w:date="2026-05-22T16:40:00Z" w16du:dateUtc="2026-05-22T15:40:00Z">
        <w:r>
          <w:rPr>
            <w:rFonts w:ascii="Cambria" w:hAnsi="Cambria"/>
            <w:sz w:val="28"/>
            <w:szCs w:val="28"/>
          </w:rPr>
          <w:tab/>
          <w:t>‘</w:t>
        </w:r>
      </w:ins>
      <w:ins w:id="18381" w:author="Claire S" w:date="2026-06-04T17:51:00Z" w16du:dateUtc="2026-06-04T16:51:00Z">
        <w:r w:rsidR="005364A3">
          <w:rPr>
            <w:rFonts w:ascii="Cambria" w:hAnsi="Cambria"/>
            <w:sz w:val="28"/>
            <w:szCs w:val="28"/>
          </w:rPr>
          <w:t xml:space="preserve">I thought you were </w:t>
        </w:r>
        <w:commentRangeStart w:id="18382"/>
        <w:r w:rsidR="005364A3">
          <w:rPr>
            <w:rFonts w:ascii="Cambria" w:hAnsi="Cambria"/>
            <w:sz w:val="28"/>
            <w:szCs w:val="28"/>
          </w:rPr>
          <w:t>sober</w:t>
        </w:r>
      </w:ins>
      <w:commentRangeEnd w:id="18382"/>
      <w:r w:rsidR="002833EB">
        <w:rPr>
          <w:rStyle w:val="CommentReference"/>
          <w:rFonts w:ascii="Cambria" w:hAnsi="Cambria"/>
          <w:sz w:val="28"/>
          <w:szCs w:val="28"/>
        </w:rPr>
        <w:commentReference w:id="18382"/>
      </w:r>
      <w:ins w:id="18383" w:author="Daisy Watt" w:date="2026-06-23T13:22:00Z" w16du:dateUtc="2026-06-23T11:22:00Z">
        <w:r w:rsidR="002833EB">
          <w:rPr>
            <w:rFonts w:ascii="Cambria" w:hAnsi="Cambria"/>
            <w:sz w:val="28"/>
            <w:szCs w:val="28"/>
          </w:rPr>
          <w:t>,</w:t>
        </w:r>
      </w:ins>
      <w:ins w:id="18384" w:author="Claire S" w:date="2026-06-04T17:51:00Z" w16du:dateUtc="2026-06-04T16:51:00Z">
        <w:r w:rsidR="005364A3">
          <w:rPr>
            <w:rFonts w:ascii="Cambria" w:hAnsi="Cambria"/>
            <w:sz w:val="28"/>
            <w:szCs w:val="28"/>
          </w:rPr>
          <w:t xml:space="preserve"> now?</w:t>
        </w:r>
      </w:ins>
      <w:ins w:id="18385" w:author="Claire S" w:date="2026-07-30T09:05:00Z" w16du:dateUtc="2026-07-30T08:05:00Z">
        <w:r w:rsidR="006176C2">
          <w:rPr>
            <w:rFonts w:ascii="Cambria" w:hAnsi="Cambria"/>
            <w:sz w:val="28"/>
            <w:szCs w:val="28"/>
          </w:rPr>
          <w:t>’</w:t>
        </w:r>
      </w:ins>
    </w:p>
    <w:p w14:paraId="5ABB2710" w14:textId="44F95BFB" w:rsidR="006176C2" w:rsidRDefault="006176C2" w:rsidP="004001F6">
      <w:pPr>
        <w:spacing w:line="360" w:lineRule="auto"/>
        <w:contextualSpacing/>
        <w:rPr>
          <w:ins w:id="18386" w:author="Claire S" w:date="2026-07-30T09:05:00Z" w16du:dateUtc="2026-07-30T08:05:00Z"/>
          <w:rFonts w:ascii="Cambria" w:hAnsi="Cambria"/>
          <w:sz w:val="28"/>
          <w:szCs w:val="28"/>
        </w:rPr>
      </w:pPr>
      <w:ins w:id="18387" w:author="Claire S" w:date="2026-07-30T09:05:00Z" w16du:dateUtc="2026-07-30T08:05:00Z">
        <w:r>
          <w:rPr>
            <w:rFonts w:ascii="Cambria" w:hAnsi="Cambria"/>
            <w:sz w:val="28"/>
            <w:szCs w:val="28"/>
          </w:rPr>
          <w:tab/>
          <w:t>‘I can still drink, Miles, it’s just medication I struggled with -’</w:t>
        </w:r>
      </w:ins>
    </w:p>
    <w:p w14:paraId="6C946AF9" w14:textId="6EA14849" w:rsidR="00317C79" w:rsidRDefault="006176C2">
      <w:pPr>
        <w:spacing w:line="360" w:lineRule="auto"/>
        <w:ind w:firstLine="720"/>
        <w:contextualSpacing/>
        <w:rPr>
          <w:ins w:id="18388" w:author="Claire S" w:date="2026-05-22T16:40:00Z" w16du:dateUtc="2026-05-22T15:40:00Z"/>
          <w:rFonts w:ascii="Cambria" w:hAnsi="Cambria"/>
          <w:sz w:val="28"/>
          <w:szCs w:val="28"/>
        </w:rPr>
        <w:pPrChange w:id="18389" w:author="Claire S" w:date="2026-07-30T09:05:00Z" w16du:dateUtc="2026-07-30T08:05:00Z">
          <w:pPr>
            <w:spacing w:line="360" w:lineRule="auto"/>
            <w:contextualSpacing/>
          </w:pPr>
        </w:pPrChange>
      </w:pPr>
      <w:ins w:id="18390" w:author="Claire S" w:date="2026-07-30T09:05:00Z" w16du:dateUtc="2026-07-30T08:05:00Z">
        <w:r>
          <w:rPr>
            <w:rFonts w:ascii="Cambria" w:hAnsi="Cambria"/>
            <w:sz w:val="28"/>
            <w:szCs w:val="28"/>
          </w:rPr>
          <w:t>‘</w:t>
        </w:r>
      </w:ins>
      <w:ins w:id="18391" w:author="Claire S" w:date="2026-06-04T17:51:00Z" w16du:dateUtc="2026-06-04T16:51:00Z">
        <w:r w:rsidR="005364A3">
          <w:rPr>
            <w:rFonts w:ascii="Cambria" w:hAnsi="Cambria"/>
            <w:sz w:val="28"/>
            <w:szCs w:val="28"/>
          </w:rPr>
          <w:t>And w</w:t>
        </w:r>
      </w:ins>
      <w:ins w:id="18392" w:author="Claire S" w:date="2026-05-25T14:26:00Z" w16du:dateUtc="2026-05-25T13:26:00Z">
        <w:r w:rsidR="00C65A1E">
          <w:rPr>
            <w:rFonts w:ascii="Cambria" w:hAnsi="Cambria"/>
            <w:sz w:val="28"/>
            <w:szCs w:val="28"/>
          </w:rPr>
          <w:t>hat d’you mean, still alive</w:t>
        </w:r>
      </w:ins>
      <w:ins w:id="18393" w:author="Claire S" w:date="2026-05-22T16:40:00Z" w16du:dateUtc="2026-05-22T15:40:00Z">
        <w:r w:rsidR="00317C79">
          <w:rPr>
            <w:rFonts w:ascii="Cambria" w:hAnsi="Cambria"/>
            <w:sz w:val="28"/>
            <w:szCs w:val="28"/>
          </w:rPr>
          <w:t xml:space="preserve">?’ </w:t>
        </w:r>
      </w:ins>
      <w:ins w:id="18394" w:author="Claire S" w:date="2026-07-30T09:05:00Z" w16du:dateUtc="2026-07-30T08:05:00Z">
        <w:r>
          <w:rPr>
            <w:rFonts w:ascii="Cambria" w:hAnsi="Cambria"/>
            <w:sz w:val="28"/>
            <w:szCs w:val="28"/>
          </w:rPr>
          <w:t xml:space="preserve">Ignoring her, </w:t>
        </w:r>
      </w:ins>
      <w:ins w:id="18395" w:author="Claire S" w:date="2026-05-25T14:26:00Z" w16du:dateUtc="2026-05-25T13:26:00Z">
        <w:r w:rsidR="00C65A1E">
          <w:rPr>
            <w:rFonts w:ascii="Cambria" w:hAnsi="Cambria"/>
            <w:sz w:val="28"/>
            <w:szCs w:val="28"/>
          </w:rPr>
          <w:t>Miles dow</w:t>
        </w:r>
      </w:ins>
      <w:ins w:id="18396" w:author="Claire S" w:date="2026-05-25T14:27:00Z" w16du:dateUtc="2026-05-25T13:27:00Z">
        <w:r w:rsidR="00C65A1E">
          <w:rPr>
            <w:rFonts w:ascii="Cambria" w:hAnsi="Cambria"/>
            <w:sz w:val="28"/>
            <w:szCs w:val="28"/>
          </w:rPr>
          <w:t>ned</w:t>
        </w:r>
      </w:ins>
      <w:ins w:id="18397" w:author="Claire S" w:date="2026-05-22T16:40:00Z" w16du:dateUtc="2026-05-22T15:40:00Z">
        <w:r w:rsidR="00317C79">
          <w:rPr>
            <w:rFonts w:ascii="Cambria" w:hAnsi="Cambria"/>
            <w:sz w:val="28"/>
            <w:szCs w:val="28"/>
          </w:rPr>
          <w:t xml:space="preserve"> his </w:t>
        </w:r>
      </w:ins>
      <w:ins w:id="18398" w:author="Claire S" w:date="2026-05-25T14:27:00Z" w16du:dateUtc="2026-05-25T13:27:00Z">
        <w:r w:rsidR="00C65A1E">
          <w:rPr>
            <w:rFonts w:ascii="Cambria" w:hAnsi="Cambria"/>
            <w:sz w:val="28"/>
            <w:szCs w:val="28"/>
          </w:rPr>
          <w:t>whis</w:t>
        </w:r>
      </w:ins>
      <w:ins w:id="18399" w:author="Claire S" w:date="2026-06-04T17:50:00Z" w16du:dateUtc="2026-06-04T16:50:00Z">
        <w:r w:rsidR="0053534C">
          <w:rPr>
            <w:rFonts w:ascii="Cambria" w:hAnsi="Cambria"/>
            <w:sz w:val="28"/>
            <w:szCs w:val="28"/>
          </w:rPr>
          <w:t>k</w:t>
        </w:r>
      </w:ins>
      <w:ins w:id="18400" w:author="Claire S" w:date="2026-05-25T14:27:00Z" w16du:dateUtc="2026-05-25T13:27:00Z">
        <w:r w:rsidR="00C65A1E">
          <w:rPr>
            <w:rFonts w:ascii="Cambria" w:hAnsi="Cambria"/>
            <w:sz w:val="28"/>
            <w:szCs w:val="28"/>
          </w:rPr>
          <w:t>y</w:t>
        </w:r>
      </w:ins>
      <w:ins w:id="18401" w:author="Claire S" w:date="2026-05-22T16:40:00Z" w16du:dateUtc="2026-05-22T15:40:00Z">
        <w:r w:rsidR="00317C79">
          <w:rPr>
            <w:rFonts w:ascii="Cambria" w:hAnsi="Cambria"/>
            <w:sz w:val="28"/>
            <w:szCs w:val="28"/>
          </w:rPr>
          <w:t>. ‘</w:t>
        </w:r>
      </w:ins>
      <w:ins w:id="18402" w:author="Claire S" w:date="2026-06-04T17:51:00Z" w16du:dateUtc="2026-06-04T16:51:00Z">
        <w:r w:rsidR="005364A3">
          <w:rPr>
            <w:rFonts w:ascii="Cambria" w:hAnsi="Cambria"/>
            <w:sz w:val="28"/>
            <w:szCs w:val="28"/>
          </w:rPr>
          <w:t>This stupid list’s</w:t>
        </w:r>
      </w:ins>
      <w:ins w:id="18403" w:author="Claire S" w:date="2026-05-22T16:40:00Z" w16du:dateUtc="2026-05-22T15:40:00Z">
        <w:r w:rsidR="00317C79">
          <w:rPr>
            <w:rFonts w:ascii="Cambria" w:hAnsi="Cambria"/>
            <w:sz w:val="28"/>
            <w:szCs w:val="28"/>
          </w:rPr>
          <w:t xml:space="preserve"> just a gimmick.’</w:t>
        </w:r>
      </w:ins>
    </w:p>
    <w:p w14:paraId="680118DE" w14:textId="1676F6C6" w:rsidR="00CB6487" w:rsidRDefault="00317C79" w:rsidP="004001F6">
      <w:pPr>
        <w:spacing w:line="360" w:lineRule="auto"/>
        <w:contextualSpacing/>
        <w:rPr>
          <w:ins w:id="18404" w:author="Claire S" w:date="2026-05-25T14:20:00Z" w16du:dateUtc="2026-05-25T13:20:00Z"/>
          <w:rFonts w:ascii="Cambria" w:hAnsi="Cambria"/>
          <w:sz w:val="28"/>
          <w:szCs w:val="28"/>
        </w:rPr>
      </w:pPr>
      <w:ins w:id="18405" w:author="Claire S" w:date="2026-05-22T16:40:00Z" w16du:dateUtc="2026-05-22T15:40:00Z">
        <w:r>
          <w:rPr>
            <w:rFonts w:ascii="Cambria" w:hAnsi="Cambria"/>
            <w:sz w:val="28"/>
            <w:szCs w:val="28"/>
          </w:rPr>
          <w:tab/>
          <w:t>‘</w:t>
        </w:r>
      </w:ins>
      <w:ins w:id="18406" w:author="Claire S" w:date="2026-06-04T17:51:00Z" w16du:dateUtc="2026-06-04T16:51:00Z">
        <w:r w:rsidR="005364A3">
          <w:rPr>
            <w:rFonts w:ascii="Cambria" w:hAnsi="Cambria"/>
            <w:sz w:val="28"/>
            <w:szCs w:val="28"/>
          </w:rPr>
          <w:t>How do you know?  O</w:t>
        </w:r>
      </w:ins>
      <w:ins w:id="18407" w:author="Daisy Watt" w:date="2026-06-23T13:24:00Z" w16du:dateUtc="2026-06-23T11:24:00Z">
        <w:r w:rsidR="00EC56A0">
          <w:rPr>
            <w:rFonts w:ascii="Cambria" w:hAnsi="Cambria"/>
            <w:sz w:val="28"/>
            <w:szCs w:val="28"/>
          </w:rPr>
          <w:t>r…</w:t>
        </w:r>
      </w:ins>
      <w:ins w:id="18408" w:author="Claire S" w:date="2026-06-04T17:51:00Z" w16du:dateUtc="2026-06-04T16:51:00Z">
        <w:del w:id="18409" w:author="Daisy Watt" w:date="2026-06-23T13:24:00Z" w16du:dateUtc="2026-06-23T11:24:00Z">
          <w:r w:rsidR="005364A3" w:rsidDel="00EC56A0">
            <w:rPr>
              <w:rFonts w:ascii="Cambria" w:hAnsi="Cambria"/>
              <w:sz w:val="28"/>
              <w:szCs w:val="28"/>
            </w:rPr>
            <w:delText>r -</w:delText>
          </w:r>
        </w:del>
        <w:r w:rsidR="005364A3">
          <w:rPr>
            <w:rFonts w:ascii="Cambria" w:hAnsi="Cambria"/>
            <w:sz w:val="28"/>
            <w:szCs w:val="28"/>
          </w:rPr>
          <w:t xml:space="preserve"> y</w:t>
        </w:r>
      </w:ins>
      <w:ins w:id="18410" w:author="Claire S" w:date="2026-05-22T16:40:00Z" w16du:dateUtc="2026-05-22T15:40:00Z">
        <w:r>
          <w:rPr>
            <w:rFonts w:ascii="Cambria" w:hAnsi="Cambria"/>
            <w:sz w:val="28"/>
            <w:szCs w:val="28"/>
          </w:rPr>
          <w:t xml:space="preserve">ou don’t mean you planned it?’ </w:t>
        </w:r>
      </w:ins>
      <w:ins w:id="18411" w:author="Claire S" w:date="2026-05-22T17:03:00Z" w16du:dateUtc="2026-05-22T16:03:00Z">
        <w:r w:rsidR="00306AE1">
          <w:rPr>
            <w:rFonts w:ascii="Cambria" w:hAnsi="Cambria"/>
            <w:sz w:val="28"/>
            <w:szCs w:val="28"/>
          </w:rPr>
          <w:t xml:space="preserve">Aghast, </w:t>
        </w:r>
      </w:ins>
      <w:ins w:id="18412" w:author="Claire S" w:date="2026-05-22T16:40:00Z" w16du:dateUtc="2026-05-22T15:40:00Z">
        <w:r>
          <w:rPr>
            <w:rFonts w:ascii="Cambria" w:hAnsi="Cambria"/>
            <w:sz w:val="28"/>
            <w:szCs w:val="28"/>
          </w:rPr>
          <w:t xml:space="preserve">Savannah stared at </w:t>
        </w:r>
      </w:ins>
      <w:ins w:id="18413" w:author="Claire S" w:date="2026-05-22T17:02:00Z" w16du:dateUtc="2026-05-22T16:02:00Z">
        <w:r w:rsidR="00306AE1">
          <w:rPr>
            <w:rFonts w:ascii="Cambria" w:hAnsi="Cambria"/>
            <w:sz w:val="28"/>
            <w:szCs w:val="28"/>
          </w:rPr>
          <w:t>him</w:t>
        </w:r>
      </w:ins>
      <w:ins w:id="18414" w:author="Claire S" w:date="2026-05-22T16:40:00Z" w16du:dateUtc="2026-05-22T15:40:00Z">
        <w:r>
          <w:rPr>
            <w:rFonts w:ascii="Cambria" w:hAnsi="Cambria"/>
            <w:sz w:val="28"/>
            <w:szCs w:val="28"/>
          </w:rPr>
          <w:t xml:space="preserve">. </w:t>
        </w:r>
      </w:ins>
      <w:ins w:id="18415" w:author="Claire S" w:date="2026-05-25T14:20:00Z" w16du:dateUtc="2026-05-25T13:20:00Z">
        <w:r w:rsidR="00355811">
          <w:rPr>
            <w:rFonts w:ascii="Cambria" w:hAnsi="Cambria"/>
            <w:sz w:val="28"/>
            <w:szCs w:val="28"/>
          </w:rPr>
          <w:t xml:space="preserve">‘You </w:t>
        </w:r>
      </w:ins>
      <w:ins w:id="18416" w:author="Claire S" w:date="2026-05-25T14:27:00Z" w16du:dateUtc="2026-05-25T13:27:00Z">
        <w:r w:rsidR="00C65A1E">
          <w:rPr>
            <w:rFonts w:ascii="Cambria" w:hAnsi="Cambria"/>
            <w:sz w:val="28"/>
            <w:szCs w:val="28"/>
          </w:rPr>
          <w:t xml:space="preserve">absolute </w:t>
        </w:r>
      </w:ins>
      <w:ins w:id="18417" w:author="Claire S" w:date="2026-05-25T14:20:00Z" w16du:dateUtc="2026-05-25T13:20:00Z">
        <w:r w:rsidR="00355811">
          <w:rPr>
            <w:rFonts w:ascii="Cambria" w:hAnsi="Cambria"/>
            <w:sz w:val="28"/>
            <w:szCs w:val="28"/>
          </w:rPr>
          <w:t>bastard</w:t>
        </w:r>
      </w:ins>
      <w:ins w:id="18418" w:author="Daisy Watt" w:date="2026-06-23T13:25:00Z" w16du:dateUtc="2026-06-23T11:25:00Z">
        <w:r w:rsidR="00EC56A0">
          <w:rPr>
            <w:rFonts w:ascii="Cambria" w:hAnsi="Cambria"/>
            <w:sz w:val="28"/>
            <w:szCs w:val="28"/>
          </w:rPr>
          <w:t>.</w:t>
        </w:r>
      </w:ins>
      <w:ins w:id="18419" w:author="Claire S" w:date="2026-05-25T14:21:00Z" w16du:dateUtc="2026-05-25T13:21:00Z">
        <w:del w:id="18420" w:author="Daisy Watt" w:date="2026-06-23T13:25:00Z" w16du:dateUtc="2026-06-23T11:25:00Z">
          <w:r w:rsidR="00355811" w:rsidDel="00EC56A0">
            <w:rPr>
              <w:rFonts w:ascii="Cambria" w:hAnsi="Cambria"/>
              <w:sz w:val="28"/>
              <w:szCs w:val="28"/>
            </w:rPr>
            <w:delText xml:space="preserve"> -</w:delText>
          </w:r>
        </w:del>
      </w:ins>
      <w:ins w:id="18421" w:author="Claire S" w:date="2026-05-25T14:20:00Z" w16du:dateUtc="2026-05-25T13:20:00Z">
        <w:r w:rsidR="00355811">
          <w:rPr>
            <w:rFonts w:ascii="Cambria" w:hAnsi="Cambria"/>
            <w:sz w:val="28"/>
            <w:szCs w:val="28"/>
          </w:rPr>
          <w:t>’</w:t>
        </w:r>
      </w:ins>
    </w:p>
    <w:p w14:paraId="0C4DD5C4" w14:textId="459A2534" w:rsidR="00CB6487" w:rsidRDefault="00CB6487" w:rsidP="004001F6">
      <w:pPr>
        <w:spacing w:line="360" w:lineRule="auto"/>
        <w:contextualSpacing/>
        <w:rPr>
          <w:ins w:id="18422" w:author="Claire S" w:date="2026-05-25T14:20:00Z" w16du:dateUtc="2026-05-25T13:20:00Z"/>
          <w:rFonts w:ascii="Cambria" w:hAnsi="Cambria"/>
          <w:sz w:val="28"/>
          <w:szCs w:val="28"/>
        </w:rPr>
      </w:pPr>
      <w:ins w:id="18423" w:author="Claire S" w:date="2026-05-25T14:20:00Z" w16du:dateUtc="2026-05-25T13:20:00Z">
        <w:r>
          <w:rPr>
            <w:rFonts w:ascii="Cambria" w:hAnsi="Cambria"/>
            <w:sz w:val="28"/>
            <w:szCs w:val="28"/>
          </w:rPr>
          <w:tab/>
          <w:t xml:space="preserve">‘Don’t be </w:t>
        </w:r>
        <w:r w:rsidR="00355811">
          <w:rPr>
            <w:rFonts w:ascii="Cambria" w:hAnsi="Cambria"/>
            <w:sz w:val="28"/>
            <w:szCs w:val="28"/>
          </w:rPr>
          <w:t xml:space="preserve">so </w:t>
        </w:r>
        <w:r>
          <w:rPr>
            <w:rFonts w:ascii="Cambria" w:hAnsi="Cambria"/>
            <w:sz w:val="28"/>
            <w:szCs w:val="28"/>
          </w:rPr>
          <w:t>bloody thick</w:t>
        </w:r>
        <w:r w:rsidR="00355811">
          <w:rPr>
            <w:rFonts w:ascii="Cambria" w:hAnsi="Cambria"/>
            <w:sz w:val="28"/>
            <w:szCs w:val="28"/>
          </w:rPr>
          <w:t>.</w:t>
        </w:r>
      </w:ins>
      <w:ins w:id="18424" w:author="Claire S" w:date="2026-05-25T14:21:00Z" w16du:dateUtc="2026-05-25T13:21:00Z">
        <w:r w:rsidR="00355811">
          <w:rPr>
            <w:rFonts w:ascii="Cambria" w:hAnsi="Cambria"/>
            <w:sz w:val="28"/>
            <w:szCs w:val="28"/>
          </w:rPr>
          <w:t xml:space="preserve"> Of course I didn’t</w:t>
        </w:r>
      </w:ins>
      <w:ins w:id="18425" w:author="Daisy Watt" w:date="2026-06-23T13:25:00Z" w16du:dateUtc="2026-06-23T11:25:00Z">
        <w:r w:rsidR="00EC56A0">
          <w:rPr>
            <w:rFonts w:ascii="Cambria" w:hAnsi="Cambria"/>
            <w:sz w:val="28"/>
            <w:szCs w:val="28"/>
          </w:rPr>
          <w:t>—</w:t>
        </w:r>
      </w:ins>
      <w:ins w:id="18426" w:author="Claire S" w:date="2026-05-25T14:21:00Z" w16du:dateUtc="2026-05-25T13:21:00Z">
        <w:del w:id="18427" w:author="Daisy Watt" w:date="2026-06-23T13:25:00Z" w16du:dateUtc="2026-06-23T11:25:00Z">
          <w:r w:rsidR="00355811" w:rsidDel="00EC56A0">
            <w:rPr>
              <w:rFonts w:ascii="Cambria" w:hAnsi="Cambria"/>
              <w:sz w:val="28"/>
              <w:szCs w:val="28"/>
            </w:rPr>
            <w:delText xml:space="preserve"> -</w:delText>
          </w:r>
        </w:del>
      </w:ins>
      <w:ins w:id="18428" w:author="Claire S" w:date="2026-05-25T14:20:00Z" w16du:dateUtc="2026-05-25T13:20:00Z">
        <w:r w:rsidR="00355811">
          <w:rPr>
            <w:rFonts w:ascii="Cambria" w:hAnsi="Cambria"/>
            <w:sz w:val="28"/>
            <w:szCs w:val="28"/>
          </w:rPr>
          <w:t>’</w:t>
        </w:r>
      </w:ins>
    </w:p>
    <w:p w14:paraId="6AE814FA" w14:textId="4016C3A9" w:rsidR="00284C1A" w:rsidDel="00317C79" w:rsidRDefault="001C5DB5">
      <w:pPr>
        <w:spacing w:line="360" w:lineRule="auto"/>
        <w:ind w:firstLine="720"/>
        <w:contextualSpacing/>
        <w:rPr>
          <w:del w:id="18429" w:author="Claire S" w:date="2026-05-22T16:41:00Z" w16du:dateUtc="2026-05-22T15:41:00Z"/>
          <w:rFonts w:ascii="Cambria" w:hAnsi="Cambria"/>
          <w:sz w:val="28"/>
          <w:szCs w:val="28"/>
        </w:rPr>
        <w:pPrChange w:id="18430" w:author="Claire S" w:date="2026-05-22T16:41:00Z" w16du:dateUtc="2026-05-22T15:41:00Z">
          <w:pPr>
            <w:spacing w:line="360" w:lineRule="auto"/>
            <w:contextualSpacing/>
          </w:pPr>
        </w:pPrChange>
      </w:pPr>
      <w:del w:id="18431" w:author="Claire S" w:date="2026-05-22T16:37:00Z" w16du:dateUtc="2026-05-22T15:37:00Z">
        <w:r w:rsidDel="006663A5">
          <w:rPr>
            <w:rFonts w:ascii="Cambria" w:hAnsi="Cambria"/>
            <w:sz w:val="28"/>
            <w:szCs w:val="28"/>
          </w:rPr>
          <w:delText>You’re a weedy little prick, and Dex and I both knew it.</w:delText>
        </w:r>
        <w:r w:rsidR="00BC483F" w:rsidDel="006663A5">
          <w:rPr>
            <w:rFonts w:ascii="Cambria" w:hAnsi="Cambria"/>
            <w:sz w:val="28"/>
            <w:szCs w:val="28"/>
          </w:rPr>
          <w:delText xml:space="preserve">  </w:delText>
        </w:r>
      </w:del>
      <w:del w:id="18432" w:author="Claire S" w:date="2026-05-22T16:39:00Z" w16du:dateUtc="2026-05-22T15:39:00Z">
        <w:r w:rsidR="00BC483F" w:rsidDel="00317C79">
          <w:rPr>
            <w:rFonts w:ascii="Cambria" w:hAnsi="Cambria"/>
            <w:sz w:val="28"/>
            <w:szCs w:val="28"/>
          </w:rPr>
          <w:delText xml:space="preserve">And we knew it because I didn’t kill him, and I loved him, and we laughed about you in bed and in my hot-tub, and if Dex was still alive- </w:delText>
        </w:r>
        <w:r w:rsidDel="00317C79">
          <w:rPr>
            <w:rFonts w:ascii="Cambria" w:hAnsi="Cambria"/>
            <w:sz w:val="28"/>
            <w:szCs w:val="28"/>
          </w:rPr>
          <w:delText>’</w:delText>
        </w:r>
        <w:r w:rsidR="00BC483F" w:rsidDel="00317C79">
          <w:rPr>
            <w:rFonts w:ascii="Cambria" w:hAnsi="Cambria"/>
            <w:sz w:val="28"/>
            <w:szCs w:val="28"/>
          </w:rPr>
          <w:delText xml:space="preserve"> she couldn’t stop herself; almost frothing at the mouth </w:delText>
        </w:r>
        <w:r w:rsidR="000E7A56" w:rsidDel="00317C79">
          <w:rPr>
            <w:rFonts w:ascii="Cambria" w:hAnsi="Cambria"/>
            <w:sz w:val="28"/>
            <w:szCs w:val="28"/>
          </w:rPr>
          <w:delText>with</w:delText>
        </w:r>
        <w:r w:rsidR="00BC483F" w:rsidDel="00317C79">
          <w:rPr>
            <w:rFonts w:ascii="Cambria" w:hAnsi="Cambria"/>
            <w:sz w:val="28"/>
            <w:szCs w:val="28"/>
          </w:rPr>
          <w:delText xml:space="preserve"> fury,</w:delText>
        </w:r>
      </w:del>
      <w:del w:id="18433" w:author="Claire S" w:date="2026-05-22T16:41:00Z" w16du:dateUtc="2026-05-22T15:41:00Z">
        <w:r w:rsidR="00BC483F" w:rsidDel="00317C79">
          <w:rPr>
            <w:rFonts w:ascii="Cambria" w:hAnsi="Cambria"/>
            <w:sz w:val="28"/>
            <w:szCs w:val="28"/>
          </w:rPr>
          <w:delText xml:space="preserve"> ‘if he was still alive, he’d have taken over from you as CEO before you </w:delText>
        </w:r>
        <w:r w:rsidR="00C90795" w:rsidDel="00317C79">
          <w:rPr>
            <w:rFonts w:ascii="Cambria" w:hAnsi="Cambria"/>
            <w:sz w:val="28"/>
            <w:szCs w:val="28"/>
          </w:rPr>
          <w:delText xml:space="preserve">could have said boo to your </w:delText>
        </w:r>
        <w:r w:rsidR="00B219DC" w:rsidDel="00317C79">
          <w:rPr>
            <w:rFonts w:ascii="Cambria" w:hAnsi="Cambria"/>
            <w:sz w:val="28"/>
            <w:szCs w:val="28"/>
          </w:rPr>
          <w:delText>own shadow</w:delText>
        </w:r>
        <w:r w:rsidR="00BC483F" w:rsidDel="00317C79">
          <w:rPr>
            <w:rFonts w:ascii="Cambria" w:hAnsi="Cambria"/>
            <w:sz w:val="28"/>
            <w:szCs w:val="28"/>
          </w:rPr>
          <w:delText>.</w:delText>
        </w:r>
        <w:r w:rsidR="00B219DC" w:rsidDel="00317C79">
          <w:rPr>
            <w:rFonts w:ascii="Cambria" w:hAnsi="Cambria"/>
            <w:sz w:val="28"/>
            <w:szCs w:val="28"/>
          </w:rPr>
          <w:delText>’ She</w:delText>
        </w:r>
        <w:r w:rsidR="0060780B" w:rsidDel="00317C79">
          <w:rPr>
            <w:rFonts w:ascii="Cambria" w:hAnsi="Cambria"/>
            <w:sz w:val="28"/>
            <w:szCs w:val="28"/>
          </w:rPr>
          <w:delText>’d</w:delText>
        </w:r>
        <w:r w:rsidR="00B219DC" w:rsidDel="00317C79">
          <w:rPr>
            <w:rFonts w:ascii="Cambria" w:hAnsi="Cambria"/>
            <w:sz w:val="28"/>
            <w:szCs w:val="28"/>
          </w:rPr>
          <w:delText xml:space="preserve"> mix</w:delText>
        </w:r>
        <w:r w:rsidR="0060780B" w:rsidDel="00317C79">
          <w:rPr>
            <w:rFonts w:ascii="Cambria" w:hAnsi="Cambria"/>
            <w:sz w:val="28"/>
            <w:szCs w:val="28"/>
          </w:rPr>
          <w:delText xml:space="preserve">ed </w:delText>
        </w:r>
        <w:r w:rsidR="00B219DC" w:rsidDel="00317C79">
          <w:rPr>
            <w:rFonts w:ascii="Cambria" w:hAnsi="Cambria"/>
            <w:sz w:val="28"/>
            <w:szCs w:val="28"/>
          </w:rPr>
          <w:delText xml:space="preserve">her metaphors, </w:delText>
        </w:r>
        <w:r w:rsidR="000E7A56" w:rsidDel="00317C79">
          <w:rPr>
            <w:rFonts w:ascii="Cambria" w:hAnsi="Cambria"/>
            <w:sz w:val="28"/>
            <w:szCs w:val="28"/>
          </w:rPr>
          <w:delText>but</w:delText>
        </w:r>
        <w:r w:rsidR="00B219DC" w:rsidDel="00317C79">
          <w:rPr>
            <w:rFonts w:ascii="Cambria" w:hAnsi="Cambria"/>
            <w:sz w:val="28"/>
            <w:szCs w:val="28"/>
          </w:rPr>
          <w:delText xml:space="preserve"> she didn’t care. ‘</w:delText>
        </w:r>
        <w:r w:rsidR="00BC483F" w:rsidDel="00317C79">
          <w:rPr>
            <w:rFonts w:ascii="Cambria" w:hAnsi="Cambria"/>
            <w:sz w:val="28"/>
            <w:szCs w:val="28"/>
          </w:rPr>
          <w:delText xml:space="preserve">Cos </w:delText>
        </w:r>
        <w:r w:rsidR="00B219DC" w:rsidDel="00317C79">
          <w:rPr>
            <w:rFonts w:ascii="Cambria" w:hAnsi="Cambria"/>
            <w:sz w:val="28"/>
            <w:szCs w:val="28"/>
          </w:rPr>
          <w:delText xml:space="preserve">believe me, big bro, </w:delText>
        </w:r>
        <w:r w:rsidR="00BC483F" w:rsidDel="00317C79">
          <w:rPr>
            <w:rFonts w:ascii="Cambria" w:hAnsi="Cambria"/>
            <w:sz w:val="28"/>
            <w:szCs w:val="28"/>
          </w:rPr>
          <w:delText xml:space="preserve">Dex’s ball-sack knew more about publishing than you’ll ever know.’ </w:delText>
        </w:r>
      </w:del>
    </w:p>
    <w:p w14:paraId="6BAF4C1C" w14:textId="1036132B" w:rsidR="00B219DC" w:rsidDel="006663A5" w:rsidRDefault="001C5DB5" w:rsidP="004001F6">
      <w:pPr>
        <w:spacing w:line="360" w:lineRule="auto"/>
        <w:contextualSpacing/>
        <w:rPr>
          <w:del w:id="18434" w:author="Claire S" w:date="2026-05-22T16:35:00Z" w16du:dateUtc="2026-05-22T15:35:00Z"/>
          <w:rFonts w:ascii="Cambria" w:hAnsi="Cambria"/>
          <w:sz w:val="28"/>
          <w:szCs w:val="28"/>
        </w:rPr>
      </w:pPr>
      <w:del w:id="18435" w:author="Claire S" w:date="2026-05-22T16:35:00Z" w16du:dateUtc="2026-05-22T15:35:00Z">
        <w:r w:rsidDel="006663A5">
          <w:rPr>
            <w:rFonts w:ascii="Cambria" w:hAnsi="Cambria"/>
            <w:sz w:val="28"/>
            <w:szCs w:val="28"/>
          </w:rPr>
          <w:tab/>
        </w:r>
        <w:r w:rsidR="00E57959" w:rsidDel="006663A5">
          <w:rPr>
            <w:rFonts w:ascii="Cambria" w:hAnsi="Cambria"/>
            <w:sz w:val="28"/>
            <w:szCs w:val="28"/>
          </w:rPr>
          <w:delText xml:space="preserve">‘Dear God,’ Miles went white with his own anger. </w:delText>
        </w:r>
        <w:r w:rsidDel="006663A5">
          <w:rPr>
            <w:rFonts w:ascii="Cambria" w:hAnsi="Cambria"/>
            <w:sz w:val="28"/>
            <w:szCs w:val="28"/>
          </w:rPr>
          <w:delText>‘</w:delText>
        </w:r>
        <w:r w:rsidR="007D7FC3" w:rsidDel="00D63E58">
          <w:rPr>
            <w:rFonts w:ascii="Cambria" w:hAnsi="Cambria"/>
            <w:sz w:val="28"/>
            <w:szCs w:val="28"/>
          </w:rPr>
          <w:delText xml:space="preserve">You </w:delText>
        </w:r>
        <w:r w:rsidR="00E57959" w:rsidDel="00D63E58">
          <w:rPr>
            <w:rFonts w:ascii="Cambria" w:hAnsi="Cambria"/>
            <w:sz w:val="28"/>
            <w:szCs w:val="28"/>
          </w:rPr>
          <w:delText xml:space="preserve">really </w:delText>
        </w:r>
        <w:r w:rsidR="007D7FC3" w:rsidDel="00D63E58">
          <w:rPr>
            <w:rFonts w:ascii="Cambria" w:hAnsi="Cambria"/>
            <w:sz w:val="28"/>
            <w:szCs w:val="28"/>
          </w:rPr>
          <w:delText>are</w:delText>
        </w:r>
        <w:r w:rsidR="00B219DC" w:rsidDel="00D63E58">
          <w:rPr>
            <w:rFonts w:ascii="Cambria" w:hAnsi="Cambria"/>
            <w:sz w:val="28"/>
            <w:szCs w:val="28"/>
          </w:rPr>
          <w:delText xml:space="preserve"> a</w:delText>
        </w:r>
        <w:r w:rsidR="007D7FC3" w:rsidDel="00D63E58">
          <w:rPr>
            <w:rFonts w:ascii="Cambria" w:hAnsi="Cambria"/>
            <w:sz w:val="28"/>
            <w:szCs w:val="28"/>
          </w:rPr>
          <w:delText xml:space="preserve"> foul</w:delText>
        </w:r>
        <w:r w:rsidR="00B219DC" w:rsidDel="00D63E58">
          <w:rPr>
            <w:rFonts w:ascii="Cambria" w:hAnsi="Cambria"/>
            <w:sz w:val="28"/>
            <w:szCs w:val="28"/>
          </w:rPr>
          <w:delText>-mouthed little slut,</w:delText>
        </w:r>
        <w:r w:rsidR="00E57959" w:rsidDel="00D63E58">
          <w:rPr>
            <w:rFonts w:ascii="Cambria" w:hAnsi="Cambria"/>
            <w:sz w:val="28"/>
            <w:szCs w:val="28"/>
          </w:rPr>
          <w:delText xml:space="preserve"> aren’t you?</w:delText>
        </w:r>
        <w:r w:rsidR="00D8721C" w:rsidDel="00D63E58">
          <w:rPr>
            <w:rFonts w:ascii="Cambria" w:hAnsi="Cambria"/>
            <w:sz w:val="28"/>
            <w:szCs w:val="28"/>
          </w:rPr>
          <w:delText xml:space="preserve"> </w:delText>
        </w:r>
        <w:r w:rsidR="00D8721C" w:rsidDel="006663A5">
          <w:rPr>
            <w:rFonts w:ascii="Cambria" w:hAnsi="Cambria"/>
            <w:sz w:val="28"/>
            <w:szCs w:val="28"/>
          </w:rPr>
          <w:delText xml:space="preserve">Shagging our </w:delText>
        </w:r>
        <w:r w:rsidR="00593F11" w:rsidDel="006663A5">
          <w:rPr>
            <w:rFonts w:ascii="Cambria" w:hAnsi="Cambria"/>
            <w:sz w:val="28"/>
            <w:szCs w:val="28"/>
          </w:rPr>
          <w:delText>N</w:delText>
        </w:r>
        <w:r w:rsidR="00D8721C" w:rsidDel="006663A5">
          <w:rPr>
            <w:rFonts w:ascii="Cambria" w:hAnsi="Cambria"/>
            <w:sz w:val="28"/>
            <w:szCs w:val="28"/>
          </w:rPr>
          <w:delText xml:space="preserve">umber </w:delText>
        </w:r>
        <w:r w:rsidR="00593F11" w:rsidDel="006663A5">
          <w:rPr>
            <w:rFonts w:ascii="Cambria" w:hAnsi="Cambria"/>
            <w:sz w:val="28"/>
            <w:szCs w:val="28"/>
          </w:rPr>
          <w:delText>O</w:delText>
        </w:r>
        <w:r w:rsidR="00D8721C" w:rsidDel="006663A5">
          <w:rPr>
            <w:rFonts w:ascii="Cambria" w:hAnsi="Cambria"/>
            <w:sz w:val="28"/>
            <w:szCs w:val="28"/>
          </w:rPr>
          <w:delText>ne writer while your boyfriend was dying.</w:delText>
        </w:r>
        <w:r w:rsidR="00E57959" w:rsidDel="006663A5">
          <w:rPr>
            <w:rFonts w:ascii="Cambria" w:hAnsi="Cambria"/>
            <w:sz w:val="28"/>
            <w:szCs w:val="28"/>
          </w:rPr>
          <w:delText>’</w:delText>
        </w:r>
      </w:del>
    </w:p>
    <w:p w14:paraId="0E80DDEC" w14:textId="07C61835" w:rsidR="00D8721C" w:rsidDel="006663A5" w:rsidRDefault="00D8721C" w:rsidP="004001F6">
      <w:pPr>
        <w:spacing w:line="360" w:lineRule="auto"/>
        <w:contextualSpacing/>
        <w:rPr>
          <w:del w:id="18436" w:author="Claire S" w:date="2026-05-22T16:35:00Z" w16du:dateUtc="2026-05-22T15:35:00Z"/>
          <w:rFonts w:ascii="Cambria" w:hAnsi="Cambria"/>
          <w:sz w:val="28"/>
          <w:szCs w:val="28"/>
        </w:rPr>
      </w:pPr>
      <w:del w:id="18437" w:author="Claire S" w:date="2026-05-22T16:35:00Z" w16du:dateUtc="2026-05-22T15:35:00Z">
        <w:r w:rsidDel="006663A5">
          <w:rPr>
            <w:rFonts w:ascii="Cambria" w:hAnsi="Cambria"/>
            <w:sz w:val="28"/>
            <w:szCs w:val="28"/>
          </w:rPr>
          <w:tab/>
          <w:delText>‘I wasn’t!’ Savannah shouted. ‘It was</w:delText>
        </w:r>
        <w:r w:rsidR="00DE44EA" w:rsidDel="006663A5">
          <w:rPr>
            <w:rFonts w:ascii="Cambria" w:hAnsi="Cambria"/>
            <w:sz w:val="28"/>
            <w:szCs w:val="28"/>
          </w:rPr>
          <w:delText xml:space="preserve"> at least four</w:delText>
        </w:r>
        <w:r w:rsidDel="006663A5">
          <w:rPr>
            <w:rFonts w:ascii="Cambria" w:hAnsi="Cambria"/>
            <w:sz w:val="28"/>
            <w:szCs w:val="28"/>
          </w:rPr>
          <w:delText xml:space="preserve"> hours before</w:delText>
        </w:r>
        <w:r w:rsidR="00CC7300" w:rsidDel="006663A5">
          <w:rPr>
            <w:rFonts w:ascii="Cambria" w:hAnsi="Cambria"/>
            <w:sz w:val="28"/>
            <w:szCs w:val="28"/>
          </w:rPr>
          <w:delText>hand</w:delText>
        </w:r>
        <w:r w:rsidDel="006663A5">
          <w:rPr>
            <w:rFonts w:ascii="Cambria" w:hAnsi="Cambria"/>
            <w:sz w:val="28"/>
            <w:szCs w:val="28"/>
          </w:rPr>
          <w:delText>.’</w:delText>
        </w:r>
      </w:del>
    </w:p>
    <w:p w14:paraId="1A903F94" w14:textId="3B384816" w:rsidR="006E6B24" w:rsidDel="006663A5" w:rsidRDefault="006E6B24" w:rsidP="004001F6">
      <w:pPr>
        <w:spacing w:line="360" w:lineRule="auto"/>
        <w:contextualSpacing/>
        <w:rPr>
          <w:del w:id="18438" w:author="Claire S" w:date="2026-05-22T16:35:00Z" w16du:dateUtc="2026-05-22T15:35:00Z"/>
          <w:rFonts w:ascii="Cambria" w:hAnsi="Cambria"/>
          <w:sz w:val="28"/>
          <w:szCs w:val="28"/>
        </w:rPr>
      </w:pPr>
      <w:del w:id="18439" w:author="Claire S" w:date="2026-05-22T16:35:00Z" w16du:dateUtc="2026-05-22T15:35:00Z">
        <w:r w:rsidDel="006663A5">
          <w:rPr>
            <w:rFonts w:ascii="Cambria" w:hAnsi="Cambria"/>
            <w:sz w:val="28"/>
            <w:szCs w:val="28"/>
          </w:rPr>
          <w:tab/>
          <w:delText>‘</w:delText>
        </w:r>
        <w:r w:rsidR="00EA73B3" w:rsidDel="006663A5">
          <w:rPr>
            <w:rFonts w:ascii="Cambria" w:hAnsi="Cambria"/>
            <w:sz w:val="28"/>
            <w:szCs w:val="28"/>
          </w:rPr>
          <w:delText>T</w:delText>
        </w:r>
        <w:r w:rsidR="00CC7300" w:rsidDel="006663A5">
          <w:rPr>
            <w:rFonts w:ascii="Cambria" w:hAnsi="Cambria"/>
            <w:sz w:val="28"/>
            <w:szCs w:val="28"/>
          </w:rPr>
          <w:delText>hat’s okay then. Well done you,</w:delText>
        </w:r>
        <w:r w:rsidDel="006663A5">
          <w:rPr>
            <w:rFonts w:ascii="Cambria" w:hAnsi="Cambria"/>
            <w:sz w:val="28"/>
            <w:szCs w:val="28"/>
          </w:rPr>
          <w:delText>’ he started a leisurely round of clapping</w:delText>
        </w:r>
        <w:r w:rsidR="00FD7EF4" w:rsidDel="006663A5">
          <w:rPr>
            <w:rFonts w:ascii="Cambria" w:hAnsi="Cambria"/>
            <w:sz w:val="28"/>
            <w:szCs w:val="28"/>
          </w:rPr>
          <w:delText xml:space="preserve"> which infuriated Savannah even more than his stupid chinless face.</w:delText>
        </w:r>
      </w:del>
    </w:p>
    <w:p w14:paraId="4C9AE01F" w14:textId="1E9AD8F1" w:rsidR="00FD7EF4" w:rsidDel="006663A5" w:rsidRDefault="00FD7EF4" w:rsidP="004001F6">
      <w:pPr>
        <w:spacing w:line="360" w:lineRule="auto"/>
        <w:contextualSpacing/>
        <w:rPr>
          <w:del w:id="18440" w:author="Claire S" w:date="2026-05-22T16:35:00Z" w16du:dateUtc="2026-05-22T15:35:00Z"/>
          <w:rFonts w:ascii="Cambria" w:hAnsi="Cambria"/>
          <w:sz w:val="28"/>
          <w:szCs w:val="28"/>
        </w:rPr>
      </w:pPr>
      <w:del w:id="18441" w:author="Claire S" w:date="2026-05-22T16:35:00Z" w16du:dateUtc="2026-05-22T15:35:00Z">
        <w:r w:rsidDel="006663A5">
          <w:rPr>
            <w:rFonts w:ascii="Cambria" w:hAnsi="Cambria"/>
            <w:sz w:val="28"/>
            <w:szCs w:val="28"/>
          </w:rPr>
          <w:tab/>
          <w:delText>‘At least I can get sex without paying</w:delText>
        </w:r>
        <w:r w:rsidR="00EA73B3" w:rsidDel="006663A5">
          <w:rPr>
            <w:rFonts w:ascii="Cambria" w:hAnsi="Cambria"/>
            <w:sz w:val="28"/>
            <w:szCs w:val="28"/>
          </w:rPr>
          <w:delText xml:space="preserve"> for it</w:delText>
        </w:r>
        <w:r w:rsidR="00CC7300" w:rsidDel="006663A5">
          <w:rPr>
            <w:rFonts w:ascii="Cambria" w:hAnsi="Cambria"/>
            <w:sz w:val="28"/>
            <w:szCs w:val="28"/>
          </w:rPr>
          <w:delText>,</w:delText>
        </w:r>
        <w:r w:rsidDel="006663A5">
          <w:rPr>
            <w:rFonts w:ascii="Cambria" w:hAnsi="Cambria"/>
            <w:sz w:val="28"/>
            <w:szCs w:val="28"/>
          </w:rPr>
          <w:delText>’</w:delText>
        </w:r>
        <w:r w:rsidR="00CC7300" w:rsidDel="006663A5">
          <w:rPr>
            <w:rFonts w:ascii="Cambria" w:hAnsi="Cambria"/>
            <w:sz w:val="28"/>
            <w:szCs w:val="28"/>
          </w:rPr>
          <w:delText xml:space="preserve"> she </w:delText>
        </w:r>
        <w:r w:rsidR="00E47D52" w:rsidDel="006663A5">
          <w:rPr>
            <w:rFonts w:ascii="Cambria" w:hAnsi="Cambria"/>
            <w:sz w:val="28"/>
            <w:szCs w:val="28"/>
          </w:rPr>
          <w:delText>jeer</w:delText>
        </w:r>
        <w:r w:rsidR="00CC7300" w:rsidDel="006663A5">
          <w:rPr>
            <w:rFonts w:ascii="Cambria" w:hAnsi="Cambria"/>
            <w:sz w:val="28"/>
            <w:szCs w:val="28"/>
          </w:rPr>
          <w:delText>ed.</w:delText>
        </w:r>
      </w:del>
    </w:p>
    <w:p w14:paraId="277CC1F5" w14:textId="2110CAF7" w:rsidR="00B219DC" w:rsidRDefault="00B219DC" w:rsidP="004001F6">
      <w:pPr>
        <w:spacing w:line="360" w:lineRule="auto"/>
        <w:contextualSpacing/>
        <w:rPr>
          <w:rFonts w:ascii="Cambria" w:hAnsi="Cambria"/>
          <w:sz w:val="28"/>
          <w:szCs w:val="28"/>
        </w:rPr>
      </w:pPr>
      <w:r>
        <w:rPr>
          <w:rFonts w:ascii="Cambria" w:hAnsi="Cambria"/>
          <w:sz w:val="28"/>
          <w:szCs w:val="28"/>
        </w:rPr>
        <w:tab/>
        <w:t>‘</w:t>
      </w:r>
      <w:del w:id="18442" w:author="Claire S" w:date="2026-05-25T14:27:00Z" w16du:dateUtc="2026-05-25T13:27:00Z">
        <w:r w:rsidR="0017444A" w:rsidDel="00C65A1E">
          <w:rPr>
            <w:rFonts w:ascii="Cambria" w:hAnsi="Cambria"/>
            <w:sz w:val="28"/>
            <w:szCs w:val="28"/>
          </w:rPr>
          <w:delText xml:space="preserve">Savannah, </w:delText>
        </w:r>
        <w:r w:rsidDel="00C65A1E">
          <w:rPr>
            <w:rFonts w:ascii="Cambria" w:hAnsi="Cambria"/>
            <w:sz w:val="28"/>
            <w:szCs w:val="28"/>
          </w:rPr>
          <w:delText>Miles</w:delText>
        </w:r>
      </w:del>
      <w:ins w:id="18443" w:author="Claire S" w:date="2026-05-25T14:27:00Z" w16du:dateUtc="2026-05-25T13:27:00Z">
        <w:r w:rsidR="00C65A1E">
          <w:rPr>
            <w:rFonts w:ascii="Cambria" w:hAnsi="Cambria"/>
            <w:sz w:val="28"/>
            <w:szCs w:val="28"/>
          </w:rPr>
          <w:t>F</w:t>
        </w:r>
      </w:ins>
      <w:del w:id="18444" w:author="Claire S" w:date="2026-05-25T14:27:00Z" w16du:dateUtc="2026-05-25T13:27:00Z">
        <w:r w:rsidR="00CC7300" w:rsidDel="00C65A1E">
          <w:rPr>
            <w:rFonts w:ascii="Cambria" w:hAnsi="Cambria"/>
            <w:sz w:val="28"/>
            <w:szCs w:val="28"/>
          </w:rPr>
          <w:delText>,</w:delText>
        </w:r>
        <w:r w:rsidR="0017444A" w:rsidDel="00C65A1E">
          <w:rPr>
            <w:rFonts w:ascii="Cambria" w:hAnsi="Cambria"/>
            <w:sz w:val="28"/>
            <w:szCs w:val="28"/>
          </w:rPr>
          <w:delText xml:space="preserve"> f</w:delText>
        </w:r>
      </w:del>
      <w:r w:rsidR="0017444A">
        <w:rPr>
          <w:rFonts w:ascii="Cambria" w:hAnsi="Cambria"/>
          <w:sz w:val="28"/>
          <w:szCs w:val="28"/>
        </w:rPr>
        <w:t>or God’s sake</w:t>
      </w:r>
      <w:del w:id="18445" w:author="Claire S" w:date="2026-05-22T16:41:00Z" w16du:dateUtc="2026-05-22T15:41:00Z">
        <w:r w:rsidR="0017444A" w:rsidDel="00317C79">
          <w:rPr>
            <w:rFonts w:ascii="Cambria" w:hAnsi="Cambria"/>
            <w:sz w:val="28"/>
            <w:szCs w:val="28"/>
          </w:rPr>
          <w:delText xml:space="preserve">, you’re </w:delText>
        </w:r>
        <w:r w:rsidR="00CC7300" w:rsidDel="00317C79">
          <w:rPr>
            <w:rFonts w:ascii="Cambria" w:hAnsi="Cambria"/>
            <w:sz w:val="28"/>
            <w:szCs w:val="28"/>
          </w:rPr>
          <w:delText xml:space="preserve">both </w:delText>
        </w:r>
        <w:r w:rsidR="0017444A" w:rsidDel="00317C79">
          <w:rPr>
            <w:rFonts w:ascii="Cambria" w:hAnsi="Cambria"/>
            <w:sz w:val="28"/>
            <w:szCs w:val="28"/>
          </w:rPr>
          <w:delText>adults</w:delText>
        </w:r>
      </w:del>
      <w:del w:id="18446" w:author="Claire S" w:date="2026-06-04T17:51:00Z" w16du:dateUtc="2026-06-04T16:51:00Z">
        <w:r w:rsidR="00CC7300" w:rsidDel="005364A3">
          <w:rPr>
            <w:rFonts w:ascii="Cambria" w:hAnsi="Cambria"/>
            <w:sz w:val="28"/>
            <w:szCs w:val="28"/>
          </w:rPr>
          <w:delText>!</w:delText>
        </w:r>
        <w:r w:rsidDel="005364A3">
          <w:rPr>
            <w:rFonts w:ascii="Cambria" w:hAnsi="Cambria"/>
            <w:sz w:val="28"/>
            <w:szCs w:val="28"/>
          </w:rPr>
          <w:delText>’</w:delText>
        </w:r>
      </w:del>
      <w:ins w:id="18447" w:author="Claire S" w:date="2026-06-04T17:51:00Z" w16du:dateUtc="2026-06-04T16:51:00Z">
        <w:r w:rsidR="005364A3">
          <w:rPr>
            <w:rFonts w:ascii="Cambria" w:hAnsi="Cambria"/>
            <w:sz w:val="28"/>
            <w:szCs w:val="28"/>
          </w:rPr>
          <w:t>.’</w:t>
        </w:r>
      </w:ins>
      <w:r>
        <w:rPr>
          <w:rFonts w:ascii="Cambria" w:hAnsi="Cambria"/>
          <w:sz w:val="28"/>
          <w:szCs w:val="28"/>
        </w:rPr>
        <w:t xml:space="preserve"> Ruth’s tone had real bite to it now. ‘</w:t>
      </w:r>
      <w:r w:rsidR="0017444A">
        <w:rPr>
          <w:rFonts w:ascii="Cambria" w:hAnsi="Cambria"/>
          <w:sz w:val="28"/>
          <w:szCs w:val="28"/>
        </w:rPr>
        <w:t xml:space="preserve">Don’t be </w:t>
      </w:r>
      <w:del w:id="18448" w:author="Claire S" w:date="2026-05-22T16:41:00Z" w16du:dateUtc="2026-05-22T15:41:00Z">
        <w:r w:rsidR="0017444A" w:rsidDel="00317C79">
          <w:rPr>
            <w:rFonts w:ascii="Cambria" w:hAnsi="Cambria"/>
            <w:sz w:val="28"/>
            <w:szCs w:val="28"/>
          </w:rPr>
          <w:delText>a misogynistic twat</w:delText>
        </w:r>
      </w:del>
      <w:ins w:id="18449" w:author="Claire S" w:date="2026-05-22T16:41:00Z" w16du:dateUtc="2026-05-22T15:41:00Z">
        <w:r w:rsidR="00317C79">
          <w:rPr>
            <w:rFonts w:ascii="Cambria" w:hAnsi="Cambria"/>
            <w:sz w:val="28"/>
            <w:szCs w:val="28"/>
          </w:rPr>
          <w:t>heartless</w:t>
        </w:r>
      </w:ins>
      <w:r w:rsidR="0017444A">
        <w:rPr>
          <w:rFonts w:ascii="Cambria" w:hAnsi="Cambria"/>
          <w:sz w:val="28"/>
          <w:szCs w:val="28"/>
        </w:rPr>
        <w:t>, Miles</w:t>
      </w:r>
      <w:r>
        <w:rPr>
          <w:rFonts w:ascii="Cambria" w:hAnsi="Cambria"/>
          <w:sz w:val="28"/>
          <w:szCs w:val="28"/>
        </w:rPr>
        <w:t>.</w:t>
      </w:r>
      <w:r w:rsidR="005973EB">
        <w:rPr>
          <w:rFonts w:ascii="Cambria" w:hAnsi="Cambria"/>
          <w:sz w:val="28"/>
          <w:szCs w:val="28"/>
        </w:rPr>
        <w:t xml:space="preserve"> And</w:t>
      </w:r>
      <w:del w:id="18450" w:author="Claire S" w:date="2026-05-22T17:03:00Z" w16du:dateUtc="2026-05-22T16:03:00Z">
        <w:r w:rsidR="005973EB" w:rsidDel="00306AE1">
          <w:rPr>
            <w:rFonts w:ascii="Cambria" w:hAnsi="Cambria"/>
            <w:sz w:val="28"/>
            <w:szCs w:val="28"/>
          </w:rPr>
          <w:delText xml:space="preserve"> calm down, Savannah</w:delText>
        </w:r>
      </w:del>
      <w:ins w:id="18451" w:author="Claire S" w:date="2026-05-22T16:41:00Z" w16du:dateUtc="2026-05-22T15:41:00Z">
        <w:r w:rsidR="00317C79">
          <w:rPr>
            <w:rFonts w:ascii="Cambria" w:hAnsi="Cambria"/>
            <w:sz w:val="28"/>
            <w:szCs w:val="28"/>
          </w:rPr>
          <w:t xml:space="preserve"> don’t raise your voice</w:t>
        </w:r>
      </w:ins>
      <w:ins w:id="18452" w:author="Claire S" w:date="2026-05-22T17:03:00Z" w16du:dateUtc="2026-05-22T16:03:00Z">
        <w:r w:rsidR="00306AE1">
          <w:rPr>
            <w:rFonts w:ascii="Cambria" w:hAnsi="Cambria"/>
            <w:sz w:val="28"/>
            <w:szCs w:val="28"/>
          </w:rPr>
          <w:t>, Savannah</w:t>
        </w:r>
      </w:ins>
      <w:ins w:id="18453" w:author="Claire S" w:date="2026-05-22T16:41:00Z" w16du:dateUtc="2026-05-22T15:41:00Z">
        <w:r w:rsidR="00317C79">
          <w:rPr>
            <w:rFonts w:ascii="Cambria" w:hAnsi="Cambria"/>
            <w:sz w:val="28"/>
            <w:szCs w:val="28"/>
          </w:rPr>
          <w:t xml:space="preserve">, it’s </w:t>
        </w:r>
      </w:ins>
      <w:ins w:id="18454" w:author="Claire S" w:date="2026-05-22T17:03:00Z" w16du:dateUtc="2026-05-22T16:03:00Z">
        <w:r w:rsidR="00306AE1">
          <w:rPr>
            <w:rFonts w:ascii="Cambria" w:hAnsi="Cambria"/>
            <w:sz w:val="28"/>
            <w:szCs w:val="28"/>
          </w:rPr>
          <w:t xml:space="preserve">so </w:t>
        </w:r>
      </w:ins>
      <w:ins w:id="18455" w:author="Claire S" w:date="2026-05-22T16:41:00Z" w16du:dateUtc="2026-05-22T15:41:00Z">
        <w:r w:rsidR="00317C79">
          <w:rPr>
            <w:rFonts w:ascii="Cambria" w:hAnsi="Cambria"/>
            <w:sz w:val="28"/>
            <w:szCs w:val="28"/>
          </w:rPr>
          <w:t>unseemly</w:t>
        </w:r>
      </w:ins>
      <w:del w:id="18456" w:author="Claire S" w:date="2026-05-22T16:41:00Z" w16du:dateUtc="2026-05-22T15:41:00Z">
        <w:r w:rsidR="00E47D52" w:rsidDel="00317C79">
          <w:rPr>
            <w:rFonts w:ascii="Cambria" w:hAnsi="Cambria"/>
            <w:sz w:val="28"/>
            <w:szCs w:val="28"/>
          </w:rPr>
          <w:delText>. S</w:delText>
        </w:r>
        <w:r w:rsidR="005973EB" w:rsidDel="00317C79">
          <w:rPr>
            <w:rFonts w:ascii="Cambria" w:hAnsi="Cambria"/>
            <w:sz w:val="28"/>
            <w:szCs w:val="28"/>
          </w:rPr>
          <w:delText xml:space="preserve">houting’s </w:delText>
        </w:r>
        <w:r w:rsidR="00E47D52" w:rsidDel="00317C79">
          <w:rPr>
            <w:rFonts w:ascii="Cambria" w:hAnsi="Cambria"/>
            <w:sz w:val="28"/>
            <w:szCs w:val="28"/>
          </w:rPr>
          <w:delText xml:space="preserve">so </w:delText>
        </w:r>
        <w:r w:rsidR="005973EB" w:rsidDel="00317C79">
          <w:rPr>
            <w:rFonts w:ascii="Cambria" w:hAnsi="Cambria"/>
            <w:sz w:val="28"/>
            <w:szCs w:val="28"/>
          </w:rPr>
          <w:delText>unseemly</w:delText>
        </w:r>
      </w:del>
      <w:r w:rsidR="005973EB">
        <w:rPr>
          <w:rFonts w:ascii="Cambria" w:hAnsi="Cambria"/>
          <w:sz w:val="28"/>
          <w:szCs w:val="28"/>
        </w:rPr>
        <w:t>.</w:t>
      </w:r>
      <w:r>
        <w:rPr>
          <w:rFonts w:ascii="Cambria" w:hAnsi="Cambria"/>
          <w:sz w:val="28"/>
          <w:szCs w:val="28"/>
        </w:rPr>
        <w:t>’</w:t>
      </w:r>
    </w:p>
    <w:p w14:paraId="65AC80DC" w14:textId="5FAEE2FF" w:rsidR="000411A2" w:rsidDel="00D9699F" w:rsidRDefault="000411A2" w:rsidP="004001F6">
      <w:pPr>
        <w:spacing w:line="360" w:lineRule="auto"/>
        <w:contextualSpacing/>
        <w:rPr>
          <w:del w:id="18457" w:author="Claire S" w:date="2026-06-05T09:06:00Z" w16du:dateUtc="2026-06-05T08:06:00Z"/>
          <w:rFonts w:ascii="Cambria" w:hAnsi="Cambria"/>
          <w:sz w:val="28"/>
          <w:szCs w:val="28"/>
        </w:rPr>
      </w:pPr>
      <w:r>
        <w:rPr>
          <w:rFonts w:ascii="Cambria" w:hAnsi="Cambria"/>
          <w:sz w:val="28"/>
          <w:szCs w:val="28"/>
        </w:rPr>
        <w:tab/>
      </w:r>
      <w:del w:id="18458" w:author="Claire S" w:date="2026-06-04T17:52:00Z" w16du:dateUtc="2026-06-04T16:52:00Z">
        <w:r w:rsidDel="001B048E">
          <w:rPr>
            <w:rFonts w:ascii="Cambria" w:hAnsi="Cambria"/>
            <w:sz w:val="28"/>
            <w:szCs w:val="28"/>
          </w:rPr>
          <w:delText>‘God,</w:delText>
        </w:r>
      </w:del>
      <w:ins w:id="18459" w:author="Claire S" w:date="2026-06-04T17:52:00Z" w16du:dateUtc="2026-06-04T16:52:00Z">
        <w:r w:rsidR="001B048E">
          <w:rPr>
            <w:rFonts w:ascii="Cambria" w:hAnsi="Cambria"/>
            <w:sz w:val="28"/>
            <w:szCs w:val="28"/>
          </w:rPr>
          <w:t>‘And</w:t>
        </w:r>
      </w:ins>
      <w:r>
        <w:rPr>
          <w:rFonts w:ascii="Cambria" w:hAnsi="Cambria"/>
          <w:sz w:val="28"/>
          <w:szCs w:val="28"/>
        </w:rPr>
        <w:t xml:space="preserve"> who are you?</w:t>
      </w:r>
      <w:ins w:id="18460" w:author="Claire S" w:date="2026-06-04T17:52:00Z" w16du:dateUtc="2026-06-04T16:52:00Z">
        <w:r w:rsidR="001B048E">
          <w:rPr>
            <w:rFonts w:ascii="Cambria" w:hAnsi="Cambria"/>
            <w:sz w:val="28"/>
            <w:szCs w:val="28"/>
          </w:rPr>
          <w:t>’ Savannah could hear hysteria bubbling up in her voice. ‘</w:t>
        </w:r>
      </w:ins>
      <w:del w:id="18461" w:author="Claire S" w:date="2026-06-04T17:52:00Z" w16du:dateUtc="2026-06-04T16:52:00Z">
        <w:r w:rsidDel="001B048E">
          <w:rPr>
            <w:rFonts w:ascii="Cambria" w:hAnsi="Cambria"/>
            <w:sz w:val="28"/>
            <w:szCs w:val="28"/>
          </w:rPr>
          <w:delText xml:space="preserve"> </w:delText>
        </w:r>
      </w:del>
      <w:r>
        <w:rPr>
          <w:rFonts w:ascii="Cambria" w:hAnsi="Cambria"/>
          <w:sz w:val="28"/>
          <w:szCs w:val="28"/>
        </w:rPr>
        <w:t xml:space="preserve">The etiquette police?’ </w:t>
      </w:r>
      <w:ins w:id="18462" w:author="Claire S" w:date="2026-06-05T09:06:00Z" w16du:dateUtc="2026-06-05T08:06:00Z">
        <w:r w:rsidR="00D9699F">
          <w:rPr>
            <w:rFonts w:ascii="Cambria" w:hAnsi="Cambria"/>
            <w:sz w:val="28"/>
            <w:szCs w:val="28"/>
          </w:rPr>
          <w:t xml:space="preserve">She was fighting to contain herself as </w:t>
        </w:r>
      </w:ins>
    </w:p>
    <w:p w14:paraId="5E12ABD8" w14:textId="77777777" w:rsidR="001B048E" w:rsidRDefault="00032DFD" w:rsidP="004001F6">
      <w:pPr>
        <w:spacing w:line="360" w:lineRule="auto"/>
        <w:contextualSpacing/>
        <w:rPr>
          <w:ins w:id="18463" w:author="Claire S" w:date="2026-06-04T17:52:00Z" w16du:dateUtc="2026-06-04T16:52:00Z"/>
          <w:rFonts w:ascii="Cambria" w:hAnsi="Cambria"/>
          <w:sz w:val="28"/>
          <w:szCs w:val="28"/>
        </w:rPr>
      </w:pPr>
      <w:del w:id="18464" w:author="Claire S" w:date="2026-06-05T09:06:00Z" w16du:dateUtc="2026-06-05T08:06:00Z">
        <w:r w:rsidDel="00D9699F">
          <w:rPr>
            <w:rFonts w:ascii="Cambria" w:hAnsi="Cambria"/>
            <w:sz w:val="28"/>
            <w:szCs w:val="28"/>
          </w:rPr>
          <w:tab/>
        </w:r>
      </w:del>
      <w:r>
        <w:rPr>
          <w:rFonts w:ascii="Cambria" w:hAnsi="Cambria"/>
          <w:sz w:val="28"/>
          <w:szCs w:val="28"/>
        </w:rPr>
        <w:t>Ruth’s desk phone rang</w:t>
      </w:r>
      <w:del w:id="18465" w:author="Claire S" w:date="2026-06-04T17:52:00Z" w16du:dateUtc="2026-06-04T16:52:00Z">
        <w:r w:rsidDel="001B048E">
          <w:rPr>
            <w:rFonts w:ascii="Cambria" w:hAnsi="Cambria"/>
            <w:sz w:val="28"/>
            <w:szCs w:val="28"/>
          </w:rPr>
          <w:delText xml:space="preserve">, </w:delText>
        </w:r>
      </w:del>
      <w:ins w:id="18466" w:author="Claire S" w:date="2026-06-04T17:52:00Z" w16du:dateUtc="2026-06-04T16:52:00Z">
        <w:r w:rsidR="001B048E">
          <w:rPr>
            <w:rFonts w:ascii="Cambria" w:hAnsi="Cambria"/>
            <w:sz w:val="28"/>
            <w:szCs w:val="28"/>
          </w:rPr>
          <w:t xml:space="preserve">. </w:t>
        </w:r>
      </w:ins>
    </w:p>
    <w:p w14:paraId="3132A6DA" w14:textId="1E485402" w:rsidR="001B048E" w:rsidRDefault="001B048E" w:rsidP="001B048E">
      <w:pPr>
        <w:spacing w:line="360" w:lineRule="auto"/>
        <w:ind w:firstLine="720"/>
        <w:contextualSpacing/>
        <w:rPr>
          <w:ins w:id="18467" w:author="Claire S" w:date="2026-06-04T17:53:00Z" w16du:dateUtc="2026-06-04T16:53:00Z"/>
          <w:rFonts w:ascii="Cambria" w:hAnsi="Cambria"/>
          <w:sz w:val="28"/>
          <w:szCs w:val="28"/>
        </w:rPr>
      </w:pPr>
      <w:ins w:id="18468" w:author="Claire S" w:date="2026-06-04T17:52:00Z" w16du:dateUtc="2026-06-04T16:52:00Z">
        <w:r>
          <w:rPr>
            <w:rFonts w:ascii="Cambria" w:hAnsi="Cambria"/>
            <w:sz w:val="28"/>
            <w:szCs w:val="28"/>
          </w:rPr>
          <w:t>‘Saved by the bell</w:t>
        </w:r>
        <w:del w:id="18469" w:author="Daisy Watt" w:date="2026-06-23T13:26:00Z" w16du:dateUtc="2026-06-23T11:26:00Z">
          <w:r w:rsidDel="00424F0A">
            <w:rPr>
              <w:rFonts w:ascii="Cambria" w:hAnsi="Cambria"/>
              <w:sz w:val="28"/>
              <w:szCs w:val="28"/>
            </w:rPr>
            <w:delText>.</w:delText>
          </w:r>
        </w:del>
      </w:ins>
      <w:ins w:id="18470" w:author="Daisy Watt" w:date="2026-06-23T13:26:00Z" w16du:dateUtc="2026-06-23T11:26:00Z">
        <w:r w:rsidR="00424F0A">
          <w:rPr>
            <w:rFonts w:ascii="Cambria" w:hAnsi="Cambria"/>
            <w:sz w:val="28"/>
            <w:szCs w:val="28"/>
          </w:rPr>
          <w:t>,</w:t>
        </w:r>
      </w:ins>
      <w:ins w:id="18471" w:author="Claire S" w:date="2026-06-04T17:52:00Z" w16du:dateUtc="2026-06-04T16:52:00Z">
        <w:r>
          <w:rPr>
            <w:rFonts w:ascii="Cambria" w:hAnsi="Cambria"/>
            <w:sz w:val="28"/>
            <w:szCs w:val="28"/>
          </w:rPr>
          <w:t xml:space="preserve">’ </w:t>
        </w:r>
        <w:del w:id="18472" w:author="Daisy Watt" w:date="2026-06-23T00:52:00Z" w16du:dateUtc="2026-06-22T22:52:00Z">
          <w:r>
            <w:rPr>
              <w:rFonts w:ascii="Cambria" w:hAnsi="Cambria"/>
              <w:sz w:val="28"/>
              <w:szCs w:val="28"/>
            </w:rPr>
            <w:delText>Svannah</w:delText>
          </w:r>
        </w:del>
      </w:ins>
      <w:ins w:id="18473" w:author="Daisy Watt" w:date="2026-06-23T00:52:00Z" w16du:dateUtc="2026-06-22T22:52:00Z">
        <w:r w:rsidR="008E6F32">
          <w:rPr>
            <w:rFonts w:ascii="Cambria" w:hAnsi="Cambria"/>
            <w:sz w:val="28"/>
            <w:szCs w:val="28"/>
          </w:rPr>
          <w:t>Savannah</w:t>
        </w:r>
      </w:ins>
      <w:ins w:id="18474" w:author="Claire S" w:date="2026-06-04T17:52:00Z" w16du:dateUtc="2026-06-04T16:52:00Z">
        <w:r>
          <w:rPr>
            <w:rFonts w:ascii="Cambria" w:hAnsi="Cambria"/>
            <w:sz w:val="28"/>
            <w:szCs w:val="28"/>
          </w:rPr>
          <w:t xml:space="preserve"> drawled as Ruth </w:t>
        </w:r>
      </w:ins>
      <w:del w:id="18475" w:author="Claire S" w:date="2026-06-04T17:52:00Z" w16du:dateUtc="2026-06-04T16:52:00Z">
        <w:r w:rsidR="00032DFD" w:rsidDel="001B048E">
          <w:rPr>
            <w:rFonts w:ascii="Cambria" w:hAnsi="Cambria"/>
            <w:sz w:val="28"/>
            <w:szCs w:val="28"/>
          </w:rPr>
          <w:delText xml:space="preserve">and she </w:delText>
        </w:r>
      </w:del>
      <w:r w:rsidR="00032DFD">
        <w:rPr>
          <w:rFonts w:ascii="Cambria" w:hAnsi="Cambria"/>
          <w:sz w:val="28"/>
          <w:szCs w:val="28"/>
        </w:rPr>
        <w:t xml:space="preserve">picked </w:t>
      </w:r>
      <w:del w:id="18476" w:author="Claire S" w:date="2026-06-04T18:02:00Z" w16du:dateUtc="2026-06-04T17:02:00Z">
        <w:r w:rsidR="00032DFD" w:rsidDel="001A6990">
          <w:rPr>
            <w:rFonts w:ascii="Cambria" w:hAnsi="Cambria"/>
            <w:sz w:val="28"/>
            <w:szCs w:val="28"/>
          </w:rPr>
          <w:delText xml:space="preserve">it </w:delText>
        </w:r>
      </w:del>
      <w:r w:rsidR="00032DFD">
        <w:rPr>
          <w:rFonts w:ascii="Cambria" w:hAnsi="Cambria"/>
          <w:sz w:val="28"/>
          <w:szCs w:val="28"/>
        </w:rPr>
        <w:t>up</w:t>
      </w:r>
      <w:ins w:id="18477" w:author="Claire S" w:date="2026-06-04T17:52:00Z" w16du:dateUtc="2026-06-04T16:52:00Z">
        <w:r>
          <w:rPr>
            <w:rFonts w:ascii="Cambria" w:hAnsi="Cambria"/>
            <w:sz w:val="28"/>
            <w:szCs w:val="28"/>
          </w:rPr>
          <w:t>;</w:t>
        </w:r>
      </w:ins>
      <w:del w:id="18478" w:author="Claire S" w:date="2026-06-04T17:53:00Z" w16du:dateUtc="2026-06-04T16:53:00Z">
        <w:r w:rsidR="00032DFD" w:rsidDel="001B048E">
          <w:rPr>
            <w:rFonts w:ascii="Cambria" w:hAnsi="Cambria"/>
            <w:sz w:val="28"/>
            <w:szCs w:val="28"/>
          </w:rPr>
          <w:delText xml:space="preserve"> as</w:delText>
        </w:r>
      </w:del>
      <w:r w:rsidR="00032DFD">
        <w:rPr>
          <w:rFonts w:ascii="Cambria" w:hAnsi="Cambria"/>
          <w:sz w:val="28"/>
          <w:szCs w:val="28"/>
        </w:rPr>
        <w:t xml:space="preserve"> Miles </w:t>
      </w:r>
      <w:ins w:id="18479" w:author="Claire S" w:date="2026-06-04T17:53:00Z" w16du:dateUtc="2026-06-04T16:53:00Z">
        <w:del w:id="18480" w:author="Daisy Watt" w:date="2026-06-23T13:26:00Z" w16du:dateUtc="2026-06-23T11:26:00Z">
          <w:r w:rsidDel="00424F0A">
            <w:rPr>
              <w:rFonts w:ascii="Cambria" w:hAnsi="Cambria"/>
              <w:sz w:val="28"/>
              <w:szCs w:val="28"/>
            </w:rPr>
            <w:delText>still</w:delText>
          </w:r>
        </w:del>
      </w:ins>
      <w:ins w:id="18481" w:author="Daisy Watt" w:date="2026-06-23T13:26:00Z" w16du:dateUtc="2026-06-23T11:26:00Z">
        <w:r w:rsidR="00424F0A">
          <w:rPr>
            <w:rFonts w:ascii="Cambria" w:hAnsi="Cambria"/>
            <w:sz w:val="28"/>
            <w:szCs w:val="28"/>
          </w:rPr>
          <w:t>went on</w:t>
        </w:r>
      </w:ins>
      <w:ins w:id="18482" w:author="Claire S" w:date="2026-06-04T17:53:00Z" w16du:dateUtc="2026-06-04T16:53:00Z">
        <w:r>
          <w:rPr>
            <w:rFonts w:ascii="Cambria" w:hAnsi="Cambria"/>
            <w:sz w:val="28"/>
            <w:szCs w:val="28"/>
          </w:rPr>
          <w:t xml:space="preserve"> </w:t>
        </w:r>
      </w:ins>
      <w:del w:id="18483" w:author="Claire S" w:date="2026-06-04T17:53:00Z" w16du:dateUtc="2026-06-04T16:53:00Z">
        <w:r w:rsidR="00032DFD" w:rsidDel="001B048E">
          <w:rPr>
            <w:rFonts w:ascii="Cambria" w:hAnsi="Cambria"/>
            <w:sz w:val="28"/>
            <w:szCs w:val="28"/>
          </w:rPr>
          <w:delText>and Savannah</w:delText>
        </w:r>
      </w:del>
      <w:r w:rsidR="00032DFD">
        <w:rPr>
          <w:rFonts w:ascii="Cambria" w:hAnsi="Cambria"/>
          <w:sz w:val="28"/>
          <w:szCs w:val="28"/>
        </w:rPr>
        <w:t xml:space="preserve"> </w:t>
      </w:r>
      <w:del w:id="18484" w:author="Claire S" w:date="2026-06-04T17:53:00Z" w16du:dateUtc="2026-06-04T16:53:00Z">
        <w:r w:rsidR="00032DFD" w:rsidDel="001B048E">
          <w:rPr>
            <w:rFonts w:ascii="Cambria" w:hAnsi="Cambria"/>
            <w:sz w:val="28"/>
            <w:szCs w:val="28"/>
          </w:rPr>
          <w:delText xml:space="preserve">glared </w:delText>
        </w:r>
      </w:del>
      <w:ins w:id="18485" w:author="Claire S" w:date="2026-06-04T17:53:00Z" w16du:dateUtc="2026-06-04T16:53:00Z">
        <w:r>
          <w:rPr>
            <w:rFonts w:ascii="Cambria" w:hAnsi="Cambria"/>
            <w:sz w:val="28"/>
            <w:szCs w:val="28"/>
          </w:rPr>
          <w:t xml:space="preserve">glaring </w:t>
        </w:r>
      </w:ins>
      <w:r w:rsidR="00032DFD">
        <w:rPr>
          <w:rFonts w:ascii="Cambria" w:hAnsi="Cambria"/>
          <w:sz w:val="28"/>
          <w:szCs w:val="28"/>
        </w:rPr>
        <w:t xml:space="preserve">at </w:t>
      </w:r>
      <w:del w:id="18486" w:author="Claire S" w:date="2026-06-04T17:53:00Z" w16du:dateUtc="2026-06-04T16:53:00Z">
        <w:r w:rsidR="00032DFD" w:rsidDel="001B048E">
          <w:rPr>
            <w:rFonts w:ascii="Cambria" w:hAnsi="Cambria"/>
            <w:sz w:val="28"/>
            <w:szCs w:val="28"/>
          </w:rPr>
          <w:delText>one another</w:delText>
        </w:r>
      </w:del>
      <w:ins w:id="18487" w:author="Claire S" w:date="2026-06-08T16:32:00Z" w16du:dateUtc="2026-06-08T15:32:00Z">
        <w:r w:rsidR="0011561F">
          <w:rPr>
            <w:rFonts w:ascii="Cambria" w:hAnsi="Cambria"/>
            <w:sz w:val="28"/>
            <w:szCs w:val="28"/>
          </w:rPr>
          <w:t>her while Ruth listened intently</w:t>
        </w:r>
      </w:ins>
      <w:r w:rsidR="00032DFD">
        <w:rPr>
          <w:rFonts w:ascii="Cambria" w:hAnsi="Cambria"/>
          <w:sz w:val="28"/>
          <w:szCs w:val="28"/>
        </w:rPr>
        <w:t xml:space="preserve">. </w:t>
      </w:r>
    </w:p>
    <w:p w14:paraId="5A63189E" w14:textId="37A0F949" w:rsidR="00032DFD" w:rsidRDefault="00032DFD">
      <w:pPr>
        <w:spacing w:line="360" w:lineRule="auto"/>
        <w:ind w:firstLine="720"/>
        <w:contextualSpacing/>
        <w:rPr>
          <w:rFonts w:ascii="Cambria" w:hAnsi="Cambria"/>
          <w:sz w:val="28"/>
          <w:szCs w:val="28"/>
        </w:rPr>
        <w:pPrChange w:id="18488" w:author="Claire S" w:date="2026-06-04T17:52:00Z" w16du:dateUtc="2026-06-04T16:52:00Z">
          <w:pPr>
            <w:spacing w:line="360" w:lineRule="auto"/>
            <w:contextualSpacing/>
          </w:pPr>
        </w:pPrChange>
      </w:pPr>
      <w:r>
        <w:rPr>
          <w:rFonts w:ascii="Cambria" w:hAnsi="Cambria"/>
          <w:sz w:val="28"/>
          <w:szCs w:val="28"/>
        </w:rPr>
        <w:t>‘Thank you</w:t>
      </w:r>
      <w:del w:id="18489" w:author="Daisy Watt" w:date="2026-06-23T13:26:00Z" w16du:dateUtc="2026-06-23T11:26:00Z">
        <w:r w:rsidDel="00424F0A">
          <w:rPr>
            <w:rFonts w:ascii="Cambria" w:hAnsi="Cambria"/>
            <w:sz w:val="28"/>
            <w:szCs w:val="28"/>
          </w:rPr>
          <w:delText>,</w:delText>
        </w:r>
      </w:del>
      <w:ins w:id="18490" w:author="Daisy Watt" w:date="2026-06-23T13:26:00Z" w16du:dateUtc="2026-06-23T11:26:00Z">
        <w:r w:rsidR="00424F0A">
          <w:rPr>
            <w:rFonts w:ascii="Cambria" w:hAnsi="Cambria"/>
            <w:sz w:val="28"/>
            <w:szCs w:val="28"/>
          </w:rPr>
          <w:t>.</w:t>
        </w:r>
      </w:ins>
      <w:r>
        <w:rPr>
          <w:rFonts w:ascii="Cambria" w:hAnsi="Cambria"/>
          <w:sz w:val="28"/>
          <w:szCs w:val="28"/>
        </w:rPr>
        <w:t xml:space="preserve">’ Ruth </w:t>
      </w:r>
      <w:del w:id="18491" w:author="Claire S" w:date="2026-05-25T14:27:00Z" w16du:dateUtc="2026-05-25T13:27:00Z">
        <w:r w:rsidDel="00C65A1E">
          <w:rPr>
            <w:rFonts w:ascii="Cambria" w:hAnsi="Cambria"/>
            <w:sz w:val="28"/>
            <w:szCs w:val="28"/>
          </w:rPr>
          <w:delText>told the person on the other end</w:delText>
        </w:r>
      </w:del>
      <w:ins w:id="18492" w:author="Claire S" w:date="2026-05-25T14:27:00Z" w16du:dateUtc="2026-05-25T13:27:00Z">
        <w:r w:rsidR="00C65A1E">
          <w:rPr>
            <w:rFonts w:ascii="Cambria" w:hAnsi="Cambria"/>
            <w:sz w:val="28"/>
            <w:szCs w:val="28"/>
          </w:rPr>
          <w:t>hung up</w:t>
        </w:r>
      </w:ins>
      <w:r>
        <w:rPr>
          <w:rFonts w:ascii="Cambria" w:hAnsi="Cambria"/>
          <w:sz w:val="28"/>
          <w:szCs w:val="28"/>
        </w:rPr>
        <w:t>. ‘</w:t>
      </w:r>
      <w:del w:id="18493" w:author="Claire S" w:date="2026-05-22T17:03:00Z" w16du:dateUtc="2026-05-22T16:03:00Z">
        <w:r w:rsidDel="00555AC9">
          <w:rPr>
            <w:rFonts w:ascii="Cambria" w:hAnsi="Cambria"/>
            <w:sz w:val="28"/>
            <w:szCs w:val="28"/>
          </w:rPr>
          <w:delText xml:space="preserve">That was </w:delText>
        </w:r>
      </w:del>
      <w:r>
        <w:rPr>
          <w:rFonts w:ascii="Cambria" w:hAnsi="Cambria"/>
          <w:sz w:val="28"/>
          <w:szCs w:val="28"/>
        </w:rPr>
        <w:t>Security</w:t>
      </w:r>
      <w:del w:id="18494" w:author="Claire S" w:date="2026-05-22T17:03:00Z" w16du:dateUtc="2026-05-22T16:03:00Z">
        <w:r w:rsidDel="00555AC9">
          <w:rPr>
            <w:rFonts w:ascii="Cambria" w:hAnsi="Cambria"/>
            <w:sz w:val="28"/>
            <w:szCs w:val="28"/>
          </w:rPr>
          <w:delText xml:space="preserve">.  </w:delText>
        </w:r>
        <w:r w:rsidR="004D1520" w:rsidDel="00555AC9">
          <w:rPr>
            <w:rFonts w:ascii="Cambria" w:hAnsi="Cambria"/>
            <w:sz w:val="28"/>
            <w:szCs w:val="28"/>
          </w:rPr>
          <w:delText>They’ve</w:delText>
        </w:r>
      </w:del>
      <w:ins w:id="18495" w:author="Claire S" w:date="2026-05-22T17:03:00Z" w16du:dateUtc="2026-05-22T16:03:00Z">
        <w:r w:rsidR="00555AC9">
          <w:rPr>
            <w:rFonts w:ascii="Cambria" w:hAnsi="Cambria"/>
            <w:sz w:val="28"/>
            <w:szCs w:val="28"/>
          </w:rPr>
          <w:t xml:space="preserve"> have</w:t>
        </w:r>
      </w:ins>
      <w:r w:rsidR="004D1520">
        <w:rPr>
          <w:rFonts w:ascii="Cambria" w:hAnsi="Cambria"/>
          <w:sz w:val="28"/>
          <w:szCs w:val="28"/>
        </w:rPr>
        <w:t xml:space="preserve"> done a thorough sweep; t</w:t>
      </w:r>
      <w:r>
        <w:rPr>
          <w:rFonts w:ascii="Cambria" w:hAnsi="Cambria"/>
          <w:sz w:val="28"/>
          <w:szCs w:val="28"/>
        </w:rPr>
        <w:t>he cellars are all clear.’</w:t>
      </w:r>
    </w:p>
    <w:p w14:paraId="1C6199AB" w14:textId="4C2573C2" w:rsidR="00032DFD" w:rsidRDefault="00032DFD" w:rsidP="004001F6">
      <w:pPr>
        <w:spacing w:line="360" w:lineRule="auto"/>
        <w:contextualSpacing/>
        <w:rPr>
          <w:rFonts w:ascii="Cambria" w:hAnsi="Cambria"/>
          <w:sz w:val="28"/>
          <w:szCs w:val="28"/>
        </w:rPr>
      </w:pPr>
      <w:r>
        <w:rPr>
          <w:rFonts w:ascii="Cambria" w:hAnsi="Cambria"/>
          <w:sz w:val="28"/>
          <w:szCs w:val="28"/>
        </w:rPr>
        <w:tab/>
        <w:t xml:space="preserve">‘Really?’ </w:t>
      </w:r>
      <w:del w:id="18496" w:author="Daisy Watt" w:date="2026-06-23T00:52:00Z" w16du:dateUtc="2026-06-22T22:52:00Z">
        <w:r>
          <w:rPr>
            <w:rFonts w:ascii="Cambria" w:hAnsi="Cambria"/>
            <w:sz w:val="28"/>
            <w:szCs w:val="28"/>
          </w:rPr>
          <w:delText>Svannah</w:delText>
        </w:r>
      </w:del>
      <w:ins w:id="18497" w:author="Daisy Watt" w:date="2026-06-23T00:52:00Z" w16du:dateUtc="2026-06-22T22:52:00Z">
        <w:r w:rsidR="008E6F32">
          <w:rPr>
            <w:rFonts w:ascii="Cambria" w:hAnsi="Cambria"/>
            <w:sz w:val="28"/>
            <w:szCs w:val="28"/>
          </w:rPr>
          <w:t>Savannah</w:t>
        </w:r>
      </w:ins>
      <w:r>
        <w:rPr>
          <w:rFonts w:ascii="Cambria" w:hAnsi="Cambria"/>
          <w:sz w:val="28"/>
          <w:szCs w:val="28"/>
        </w:rPr>
        <w:t xml:space="preserve"> frowned. ‘But I’m sure I heard someone down there.</w:t>
      </w:r>
      <w:r w:rsidR="00235DCF">
        <w:rPr>
          <w:rFonts w:ascii="Cambria" w:hAnsi="Cambria"/>
          <w:sz w:val="28"/>
          <w:szCs w:val="28"/>
        </w:rPr>
        <w:t xml:space="preserve"> I heard them from the Secret Library</w:t>
      </w:r>
      <w:ins w:id="18498" w:author="Daisy Watt" w:date="2026-06-23T13:26:00Z" w16du:dateUtc="2026-06-23T11:26:00Z">
        <w:r w:rsidR="00D32587">
          <w:rPr>
            <w:rFonts w:ascii="Cambria" w:hAnsi="Cambria"/>
            <w:sz w:val="28"/>
            <w:szCs w:val="28"/>
          </w:rPr>
          <w:t>.</w:t>
        </w:r>
      </w:ins>
      <w:del w:id="18499" w:author="Daisy Watt" w:date="2026-06-23T13:26:00Z" w16du:dateUtc="2026-06-23T11:26:00Z">
        <w:r w:rsidR="00235DCF" w:rsidDel="00D32587">
          <w:rPr>
            <w:rFonts w:ascii="Cambria" w:hAnsi="Cambria"/>
            <w:sz w:val="28"/>
            <w:szCs w:val="28"/>
          </w:rPr>
          <w:delText xml:space="preserve"> -</w:delText>
        </w:r>
      </w:del>
      <w:r w:rsidR="00235DCF">
        <w:rPr>
          <w:rFonts w:ascii="Cambria" w:hAnsi="Cambria"/>
          <w:sz w:val="28"/>
          <w:szCs w:val="28"/>
        </w:rPr>
        <w:t>’</w:t>
      </w:r>
    </w:p>
    <w:p w14:paraId="4906A8FC" w14:textId="39898330" w:rsidR="00032DFD" w:rsidRDefault="00032DFD" w:rsidP="004001F6">
      <w:pPr>
        <w:spacing w:line="360" w:lineRule="auto"/>
        <w:contextualSpacing/>
        <w:rPr>
          <w:rFonts w:ascii="Cambria" w:hAnsi="Cambria"/>
          <w:sz w:val="28"/>
          <w:szCs w:val="28"/>
        </w:rPr>
      </w:pPr>
      <w:r>
        <w:rPr>
          <w:rFonts w:ascii="Cambria" w:hAnsi="Cambria"/>
          <w:sz w:val="28"/>
          <w:szCs w:val="28"/>
        </w:rPr>
        <w:tab/>
        <w:t xml:space="preserve">‘You always did have a </w:t>
      </w:r>
      <w:del w:id="18500" w:author="Claire S" w:date="2026-05-22T17:04:00Z" w16du:dateUtc="2026-05-22T16:04:00Z">
        <w:r w:rsidDel="00555AC9">
          <w:rPr>
            <w:rFonts w:ascii="Cambria" w:hAnsi="Cambria"/>
            <w:sz w:val="28"/>
            <w:szCs w:val="28"/>
          </w:rPr>
          <w:delText xml:space="preserve">big </w:delText>
        </w:r>
      </w:del>
      <w:ins w:id="18501" w:author="Claire S" w:date="2026-05-22T17:04:00Z" w16du:dateUtc="2026-05-22T16:04:00Z">
        <w:r w:rsidR="00555AC9">
          <w:rPr>
            <w:rFonts w:ascii="Cambria" w:hAnsi="Cambria"/>
            <w:sz w:val="28"/>
            <w:szCs w:val="28"/>
          </w:rPr>
          <w:t xml:space="preserve">vivid </w:t>
        </w:r>
      </w:ins>
      <w:r>
        <w:rPr>
          <w:rFonts w:ascii="Cambria" w:hAnsi="Cambria"/>
          <w:sz w:val="28"/>
          <w:szCs w:val="28"/>
        </w:rPr>
        <w:t>imagination, dear,’ Ruth said.</w:t>
      </w:r>
    </w:p>
    <w:p w14:paraId="2A111A40" w14:textId="32298B76" w:rsidR="00952314" w:rsidRDefault="007D7FC3" w:rsidP="00B219DC">
      <w:pPr>
        <w:spacing w:line="360" w:lineRule="auto"/>
        <w:contextualSpacing/>
        <w:rPr>
          <w:rFonts w:ascii="Cambria" w:hAnsi="Cambria"/>
          <w:sz w:val="28"/>
          <w:szCs w:val="28"/>
        </w:rPr>
      </w:pPr>
      <w:r>
        <w:rPr>
          <w:rFonts w:ascii="Cambria" w:hAnsi="Cambria"/>
          <w:sz w:val="28"/>
          <w:szCs w:val="28"/>
        </w:rPr>
        <w:t xml:space="preserve"> </w:t>
      </w:r>
      <w:r w:rsidR="00B219DC">
        <w:rPr>
          <w:rFonts w:ascii="Cambria" w:hAnsi="Cambria"/>
          <w:sz w:val="28"/>
          <w:szCs w:val="28"/>
        </w:rPr>
        <w:tab/>
        <w:t>‘</w:t>
      </w:r>
      <w:r w:rsidR="00032DFD">
        <w:rPr>
          <w:rFonts w:ascii="Cambria" w:hAnsi="Cambria"/>
          <w:sz w:val="28"/>
          <w:szCs w:val="28"/>
        </w:rPr>
        <w:t>A mental one, you mean</w:t>
      </w:r>
      <w:del w:id="18502" w:author="Daisy Watt" w:date="2026-06-23T13:27:00Z" w16du:dateUtc="2026-06-23T11:27:00Z">
        <w:r w:rsidR="00032DFD" w:rsidDel="00D32587">
          <w:rPr>
            <w:rFonts w:ascii="Cambria" w:hAnsi="Cambria"/>
            <w:sz w:val="28"/>
            <w:szCs w:val="28"/>
          </w:rPr>
          <w:delText xml:space="preserve">. </w:delText>
        </w:r>
        <w:r w:rsidR="00B219DC" w:rsidDel="00D32587">
          <w:rPr>
            <w:rFonts w:ascii="Cambria" w:hAnsi="Cambria"/>
            <w:sz w:val="28"/>
            <w:szCs w:val="28"/>
          </w:rPr>
          <w:delText>I</w:delText>
        </w:r>
        <w:r w:rsidDel="00D32587">
          <w:rPr>
            <w:rFonts w:ascii="Cambria" w:hAnsi="Cambria"/>
            <w:sz w:val="28"/>
            <w:szCs w:val="28"/>
          </w:rPr>
          <w:delText>f</w:delText>
        </w:r>
        <w:r w:rsidR="001C5DB5" w:rsidDel="00D32587">
          <w:rPr>
            <w:rFonts w:ascii="Cambria" w:hAnsi="Cambria"/>
            <w:sz w:val="28"/>
            <w:szCs w:val="28"/>
          </w:rPr>
          <w:delText xml:space="preserve"> it was up to me, you’d be out</w:delText>
        </w:r>
        <w:r w:rsidR="00D8721C" w:rsidDel="00D32587">
          <w:rPr>
            <w:rFonts w:ascii="Cambria" w:hAnsi="Cambria"/>
            <w:sz w:val="28"/>
            <w:szCs w:val="28"/>
          </w:rPr>
          <w:delText xml:space="preserve"> of this compan</w:delText>
        </w:r>
      </w:del>
      <w:ins w:id="18503" w:author="Claire S" w:date="2026-05-22T16:42:00Z" w16du:dateUtc="2026-05-22T15:42:00Z">
        <w:del w:id="18504" w:author="Daisy Watt" w:date="2026-06-23T13:27:00Z" w16du:dateUtc="2026-06-23T11:27:00Z">
          <w:r w:rsidR="00274CD0" w:rsidDel="00D32587">
            <w:rPr>
              <w:rFonts w:ascii="Cambria" w:hAnsi="Cambria"/>
              <w:sz w:val="28"/>
              <w:szCs w:val="28"/>
            </w:rPr>
            <w:delText>,</w:delText>
          </w:r>
        </w:del>
      </w:ins>
      <w:ins w:id="18505" w:author="Daisy Watt" w:date="2026-06-23T13:27:00Z" w16du:dateUtc="2026-06-23T11:27:00Z">
        <w:r w:rsidR="00D32587">
          <w:rPr>
            <w:rFonts w:ascii="Cambria" w:hAnsi="Cambria"/>
            <w:sz w:val="28"/>
            <w:szCs w:val="28"/>
          </w:rPr>
          <w:t>.</w:t>
        </w:r>
      </w:ins>
      <w:del w:id="18506" w:author="Claire S" w:date="2026-05-22T16:42:00Z" w16du:dateUtc="2026-05-22T15:42:00Z">
        <w:r w:rsidR="00D8721C" w:rsidDel="00274CD0">
          <w:rPr>
            <w:rFonts w:ascii="Cambria" w:hAnsi="Cambria"/>
            <w:sz w:val="28"/>
            <w:szCs w:val="28"/>
          </w:rPr>
          <w:delText>y</w:delText>
        </w:r>
        <w:r w:rsidR="001C5DB5" w:rsidDel="00274CD0">
          <w:rPr>
            <w:rFonts w:ascii="Cambria" w:hAnsi="Cambria"/>
            <w:sz w:val="28"/>
            <w:szCs w:val="28"/>
          </w:rPr>
          <w:delText>,</w:delText>
        </w:r>
      </w:del>
      <w:r w:rsidR="001C5DB5">
        <w:rPr>
          <w:rFonts w:ascii="Cambria" w:hAnsi="Cambria"/>
          <w:sz w:val="28"/>
          <w:szCs w:val="28"/>
        </w:rPr>
        <w:t xml:space="preserve">’ Miles </w:t>
      </w:r>
      <w:del w:id="18507" w:author="Claire S" w:date="2026-05-22T16:42:00Z" w16du:dateUtc="2026-05-22T15:42:00Z">
        <w:r w:rsidR="001C5DB5" w:rsidDel="00274CD0">
          <w:rPr>
            <w:rFonts w:ascii="Cambria" w:hAnsi="Cambria"/>
            <w:sz w:val="28"/>
            <w:szCs w:val="28"/>
          </w:rPr>
          <w:delText>hissed</w:delText>
        </w:r>
        <w:r w:rsidR="0017444A" w:rsidDel="00274CD0">
          <w:rPr>
            <w:rFonts w:ascii="Cambria" w:hAnsi="Cambria"/>
            <w:sz w:val="28"/>
            <w:szCs w:val="28"/>
          </w:rPr>
          <w:delText xml:space="preserve"> </w:delText>
        </w:r>
      </w:del>
      <w:ins w:id="18508" w:author="Claire S" w:date="2026-05-22T16:42:00Z" w16du:dateUtc="2026-05-22T15:42:00Z">
        <w:r w:rsidR="00A867A4">
          <w:rPr>
            <w:rFonts w:ascii="Cambria" w:hAnsi="Cambria"/>
            <w:sz w:val="28"/>
            <w:szCs w:val="28"/>
          </w:rPr>
          <w:t>grimac</w:t>
        </w:r>
        <w:r w:rsidR="00274CD0">
          <w:rPr>
            <w:rFonts w:ascii="Cambria" w:hAnsi="Cambria"/>
            <w:sz w:val="28"/>
            <w:szCs w:val="28"/>
          </w:rPr>
          <w:t>ed</w:t>
        </w:r>
      </w:ins>
      <w:del w:id="18509" w:author="Claire S" w:date="2026-05-22T16:42:00Z" w16du:dateUtc="2026-05-22T15:42:00Z">
        <w:r w:rsidR="0017444A" w:rsidDel="00274CD0">
          <w:rPr>
            <w:rFonts w:ascii="Cambria" w:hAnsi="Cambria"/>
            <w:sz w:val="28"/>
            <w:szCs w:val="28"/>
          </w:rPr>
          <w:delText xml:space="preserve">at </w:delText>
        </w:r>
        <w:r w:rsidR="00032DFD" w:rsidDel="00274CD0">
          <w:rPr>
            <w:rFonts w:ascii="Cambria" w:hAnsi="Cambria"/>
            <w:sz w:val="28"/>
            <w:szCs w:val="28"/>
          </w:rPr>
          <w:delText>Savannah</w:delText>
        </w:r>
        <w:r w:rsidR="001C5DB5" w:rsidDel="00A867A4">
          <w:rPr>
            <w:rFonts w:ascii="Cambria" w:hAnsi="Cambria"/>
            <w:sz w:val="28"/>
            <w:szCs w:val="28"/>
          </w:rPr>
          <w:delText xml:space="preserve">, </w:delText>
        </w:r>
        <w:r w:rsidR="00952314" w:rsidDel="00A867A4">
          <w:rPr>
            <w:rFonts w:ascii="Cambria" w:hAnsi="Cambria"/>
            <w:sz w:val="28"/>
            <w:szCs w:val="28"/>
          </w:rPr>
          <w:delText>‘</w:delText>
        </w:r>
        <w:r w:rsidR="00952314" w:rsidDel="00274CD0">
          <w:rPr>
            <w:rFonts w:ascii="Cambria" w:hAnsi="Cambria"/>
            <w:sz w:val="28"/>
            <w:szCs w:val="28"/>
          </w:rPr>
          <w:delText>I’m not surprised your poor bastard killed himself.</w:delText>
        </w:r>
        <w:r w:rsidR="00D8721C" w:rsidDel="00A867A4">
          <w:rPr>
            <w:rFonts w:ascii="Cambria" w:hAnsi="Cambria"/>
            <w:sz w:val="28"/>
            <w:szCs w:val="28"/>
          </w:rPr>
          <w:delText>’</w:delText>
        </w:r>
      </w:del>
      <w:ins w:id="18510" w:author="Claire S" w:date="2026-05-22T16:42:00Z" w16du:dateUtc="2026-05-22T15:42:00Z">
        <w:r w:rsidR="00A867A4">
          <w:rPr>
            <w:rFonts w:ascii="Cambria" w:hAnsi="Cambria"/>
            <w:sz w:val="28"/>
            <w:szCs w:val="28"/>
          </w:rPr>
          <w:t>.</w:t>
        </w:r>
      </w:ins>
      <w:ins w:id="18511" w:author="Claire S" w:date="2026-06-04T17:53:00Z" w16du:dateUtc="2026-06-04T16:53:00Z">
        <w:r w:rsidR="001B048E">
          <w:rPr>
            <w:rFonts w:ascii="Cambria" w:hAnsi="Cambria"/>
            <w:sz w:val="28"/>
            <w:szCs w:val="28"/>
          </w:rPr>
          <w:t xml:space="preserve"> ‘</w:t>
        </w:r>
        <w:del w:id="18512" w:author="Daisy Watt" w:date="2026-06-23T13:27:00Z" w16du:dateUtc="2026-06-23T11:27:00Z">
          <w:r w:rsidR="001B048E" w:rsidDel="00D32587">
            <w:rPr>
              <w:rFonts w:ascii="Cambria" w:hAnsi="Cambria"/>
              <w:sz w:val="28"/>
              <w:szCs w:val="28"/>
            </w:rPr>
            <w:delText>S</w:delText>
          </w:r>
        </w:del>
      </w:ins>
      <w:ins w:id="18513" w:author="Daisy Watt" w:date="2026-06-23T13:27:00Z" w16du:dateUtc="2026-06-23T11:27:00Z">
        <w:r w:rsidR="00D32587">
          <w:rPr>
            <w:rFonts w:ascii="Cambria" w:hAnsi="Cambria"/>
            <w:sz w:val="28"/>
            <w:szCs w:val="28"/>
          </w:rPr>
          <w:t>Es</w:t>
        </w:r>
      </w:ins>
      <w:ins w:id="18514" w:author="Claire S" w:date="2026-06-04T17:53:00Z" w16du:dateUtc="2026-06-04T16:53:00Z">
        <w:r w:rsidR="001B048E">
          <w:rPr>
            <w:rFonts w:ascii="Cambria" w:hAnsi="Cambria"/>
            <w:sz w:val="28"/>
            <w:szCs w:val="28"/>
          </w:rPr>
          <w:t xml:space="preserve">pecially </w:t>
        </w:r>
        <w:commentRangeStart w:id="18515"/>
        <w:r w:rsidR="001B048E">
          <w:rPr>
            <w:rFonts w:ascii="Cambria" w:hAnsi="Cambria"/>
            <w:sz w:val="28"/>
            <w:szCs w:val="28"/>
          </w:rPr>
          <w:t xml:space="preserve">if you’re drinking </w:t>
        </w:r>
      </w:ins>
      <w:commentRangeEnd w:id="18515"/>
      <w:del w:id="18516" w:author="Claire S" w:date="2026-07-30T09:06:00Z" w16du:dateUtc="2026-07-30T08:06:00Z">
        <w:r w:rsidR="00D32587" w:rsidDel="00181F9D">
          <w:rPr>
            <w:rStyle w:val="CommentReference"/>
            <w:rFonts w:ascii="Cambria" w:hAnsi="Cambria"/>
            <w:sz w:val="28"/>
            <w:szCs w:val="28"/>
          </w:rPr>
          <w:commentReference w:id="18515"/>
        </w:r>
      </w:del>
      <w:ins w:id="18517" w:author="Claire S" w:date="2026-07-30T09:06:00Z" w16du:dateUtc="2026-07-30T08:06:00Z">
        <w:r w:rsidR="00181F9D">
          <w:rPr>
            <w:rFonts w:ascii="Cambria" w:hAnsi="Cambria"/>
            <w:sz w:val="28"/>
            <w:szCs w:val="28"/>
          </w:rPr>
          <w:t>too much</w:t>
        </w:r>
      </w:ins>
      <w:ins w:id="18518" w:author="Claire S" w:date="2026-06-04T17:53:00Z" w16du:dateUtc="2026-06-04T16:53:00Z">
        <w:r w:rsidR="001B048E">
          <w:rPr>
            <w:rFonts w:ascii="Cambria" w:hAnsi="Cambria"/>
            <w:sz w:val="28"/>
            <w:szCs w:val="28"/>
          </w:rPr>
          <w:t>.’</w:t>
        </w:r>
      </w:ins>
    </w:p>
    <w:p w14:paraId="15EC5FF3" w14:textId="59CA4D2C" w:rsidR="00396A0E" w:rsidRDefault="00952314">
      <w:pPr>
        <w:spacing w:line="360" w:lineRule="auto"/>
        <w:ind w:firstLine="720"/>
        <w:contextualSpacing/>
        <w:rPr>
          <w:ins w:id="18519" w:author="Claire S" w:date="2026-06-04T17:54:00Z" w16du:dateUtc="2026-06-04T16:54:00Z"/>
          <w:rFonts w:ascii="Cambria" w:hAnsi="Cambria"/>
          <w:sz w:val="28"/>
          <w:szCs w:val="28"/>
        </w:rPr>
      </w:pPr>
      <w:r>
        <w:rPr>
          <w:rFonts w:ascii="Cambria" w:hAnsi="Cambria"/>
          <w:sz w:val="28"/>
          <w:szCs w:val="28"/>
        </w:rPr>
        <w:t>‘</w:t>
      </w:r>
      <w:del w:id="18520" w:author="Claire S" w:date="2026-05-25T14:28:00Z" w16du:dateUtc="2026-05-25T13:28:00Z">
        <w:r w:rsidDel="004A2CB7">
          <w:rPr>
            <w:rFonts w:ascii="Cambria" w:hAnsi="Cambria"/>
            <w:sz w:val="28"/>
            <w:szCs w:val="28"/>
          </w:rPr>
          <w:delText>Nice</w:delText>
        </w:r>
      </w:del>
      <w:ins w:id="18521" w:author="Claire S" w:date="2026-06-04T17:54:00Z" w16du:dateUtc="2026-06-04T16:54:00Z">
        <w:r w:rsidR="00396A0E">
          <w:rPr>
            <w:rFonts w:ascii="Cambria" w:hAnsi="Cambria"/>
            <w:sz w:val="28"/>
            <w:szCs w:val="28"/>
          </w:rPr>
          <w:t xml:space="preserve">Women are allowed to have fun, Miles.’ </w:t>
        </w:r>
      </w:ins>
      <w:del w:id="18522" w:author="Claire S" w:date="2026-06-04T17:54:00Z" w16du:dateUtc="2026-06-04T16:54:00Z">
        <w:r w:rsidR="005973EB" w:rsidDel="00396A0E">
          <w:rPr>
            <w:rFonts w:ascii="Cambria" w:hAnsi="Cambria"/>
            <w:sz w:val="28"/>
            <w:szCs w:val="28"/>
          </w:rPr>
          <w:delText>.</w:delText>
        </w:r>
        <w:r w:rsidDel="00396A0E">
          <w:rPr>
            <w:rFonts w:ascii="Cambria" w:hAnsi="Cambria"/>
            <w:sz w:val="28"/>
            <w:szCs w:val="28"/>
          </w:rPr>
          <w:delText xml:space="preserve">’ </w:delText>
        </w:r>
      </w:del>
      <w:r w:rsidR="005973EB">
        <w:rPr>
          <w:rFonts w:ascii="Cambria" w:hAnsi="Cambria"/>
          <w:sz w:val="28"/>
          <w:szCs w:val="28"/>
        </w:rPr>
        <w:t xml:space="preserve">Fingernails </w:t>
      </w:r>
      <w:r w:rsidR="00235DCF">
        <w:rPr>
          <w:rFonts w:ascii="Cambria" w:hAnsi="Cambria"/>
          <w:sz w:val="28"/>
          <w:szCs w:val="28"/>
        </w:rPr>
        <w:t>dug into</w:t>
      </w:r>
      <w:r w:rsidR="005973EB">
        <w:rPr>
          <w:rFonts w:ascii="Cambria" w:hAnsi="Cambria"/>
          <w:sz w:val="28"/>
          <w:szCs w:val="28"/>
        </w:rPr>
        <w:t xml:space="preserve"> her palms</w:t>
      </w:r>
      <w:ins w:id="18523" w:author="Claire S" w:date="2026-06-04T17:54:00Z" w16du:dateUtc="2026-06-04T16:54:00Z">
        <w:r w:rsidR="00396A0E">
          <w:rPr>
            <w:rFonts w:ascii="Cambria" w:hAnsi="Cambria"/>
            <w:sz w:val="28"/>
            <w:szCs w:val="28"/>
          </w:rPr>
          <w:t xml:space="preserve"> again</w:t>
        </w:r>
      </w:ins>
      <w:r w:rsidR="005973EB">
        <w:rPr>
          <w:rFonts w:ascii="Cambria" w:hAnsi="Cambria"/>
          <w:sz w:val="28"/>
          <w:szCs w:val="28"/>
        </w:rPr>
        <w:t xml:space="preserve">, </w:t>
      </w:r>
      <w:r w:rsidR="001C5DB5">
        <w:rPr>
          <w:rFonts w:ascii="Cambria" w:hAnsi="Cambria"/>
          <w:sz w:val="28"/>
          <w:szCs w:val="28"/>
        </w:rPr>
        <w:t>Savannah managed a laugh</w:t>
      </w:r>
      <w:del w:id="18524" w:author="Claire S" w:date="2026-06-04T17:57:00Z" w16du:dateUtc="2026-06-04T16:57:00Z">
        <w:r w:rsidR="00E57959" w:rsidDel="00D169D6">
          <w:rPr>
            <w:rFonts w:ascii="Cambria" w:hAnsi="Cambria"/>
            <w:sz w:val="28"/>
            <w:szCs w:val="28"/>
          </w:rPr>
          <w:delText xml:space="preserve"> </w:delText>
        </w:r>
        <w:r w:rsidR="001C5DB5" w:rsidDel="00D169D6">
          <w:rPr>
            <w:rFonts w:ascii="Cambria" w:hAnsi="Cambria"/>
            <w:sz w:val="28"/>
            <w:szCs w:val="28"/>
          </w:rPr>
          <w:delText>though</w:delText>
        </w:r>
        <w:r w:rsidR="00E57959" w:rsidDel="00D169D6">
          <w:rPr>
            <w:rFonts w:ascii="Cambria" w:hAnsi="Cambria"/>
            <w:sz w:val="28"/>
            <w:szCs w:val="28"/>
          </w:rPr>
          <w:delText>,</w:delText>
        </w:r>
        <w:r w:rsidR="001C5DB5" w:rsidDel="00D169D6">
          <w:rPr>
            <w:rFonts w:ascii="Cambria" w:hAnsi="Cambria"/>
            <w:sz w:val="28"/>
            <w:szCs w:val="28"/>
          </w:rPr>
          <w:delText xml:space="preserve"> honestly</w:delText>
        </w:r>
        <w:r w:rsidR="00E57959" w:rsidDel="00D169D6">
          <w:rPr>
            <w:rFonts w:ascii="Cambria" w:hAnsi="Cambria"/>
            <w:sz w:val="28"/>
            <w:szCs w:val="28"/>
          </w:rPr>
          <w:delText>,</w:delText>
        </w:r>
        <w:r w:rsidR="001C5DB5" w:rsidDel="00D169D6">
          <w:rPr>
            <w:rFonts w:ascii="Cambria" w:hAnsi="Cambria"/>
            <w:sz w:val="28"/>
            <w:szCs w:val="28"/>
          </w:rPr>
          <w:delText xml:space="preserve"> she </w:delText>
        </w:r>
        <w:r w:rsidR="0017444A" w:rsidDel="00D169D6">
          <w:rPr>
            <w:rFonts w:ascii="Cambria" w:hAnsi="Cambria"/>
            <w:sz w:val="28"/>
            <w:szCs w:val="28"/>
          </w:rPr>
          <w:delText>was</w:delText>
        </w:r>
        <w:r w:rsidR="001C5DB5" w:rsidDel="00D169D6">
          <w:rPr>
            <w:rFonts w:ascii="Cambria" w:hAnsi="Cambria"/>
            <w:sz w:val="28"/>
            <w:szCs w:val="28"/>
          </w:rPr>
          <w:delText xml:space="preserve"> </w:delText>
        </w:r>
      </w:del>
      <w:del w:id="18525" w:author="Claire S" w:date="2026-05-22T16:42:00Z" w16du:dateUtc="2026-05-22T15:42:00Z">
        <w:r w:rsidR="008C27C4" w:rsidDel="00A867A4">
          <w:rPr>
            <w:rFonts w:ascii="Cambria" w:hAnsi="Cambria"/>
            <w:sz w:val="28"/>
            <w:szCs w:val="28"/>
          </w:rPr>
          <w:delText>stunned</w:delText>
        </w:r>
      </w:del>
      <w:r w:rsidR="001C5DB5">
        <w:rPr>
          <w:rFonts w:ascii="Cambria" w:hAnsi="Cambria"/>
          <w:sz w:val="28"/>
          <w:szCs w:val="28"/>
        </w:rPr>
        <w:t xml:space="preserve">. </w:t>
      </w:r>
      <w:ins w:id="18526" w:author="Claire S" w:date="2026-06-04T17:54:00Z" w16du:dateUtc="2026-06-04T16:54:00Z">
        <w:r w:rsidR="00396A0E">
          <w:rPr>
            <w:rFonts w:ascii="Cambria" w:hAnsi="Cambria"/>
            <w:sz w:val="28"/>
            <w:szCs w:val="28"/>
          </w:rPr>
          <w:t>‘You should ask your ex-wife</w:t>
        </w:r>
      </w:ins>
      <w:ins w:id="18527" w:author="Claire S" w:date="2026-06-04T17:57:00Z" w16du:dateUtc="2026-06-04T16:57:00Z">
        <w:r w:rsidR="00D169D6">
          <w:rPr>
            <w:rFonts w:ascii="Cambria" w:hAnsi="Cambria"/>
            <w:sz w:val="28"/>
            <w:szCs w:val="28"/>
          </w:rPr>
          <w:t xml:space="preserve"> what she thinks</w:t>
        </w:r>
      </w:ins>
      <w:ins w:id="18528" w:author="Claire S" w:date="2026-06-04T18:02:00Z" w16du:dateUtc="2026-06-04T17:02:00Z">
        <w:r w:rsidR="009B1D53">
          <w:rPr>
            <w:rFonts w:ascii="Cambria" w:hAnsi="Cambria"/>
            <w:sz w:val="28"/>
            <w:szCs w:val="28"/>
          </w:rPr>
          <w:t xml:space="preserve"> about that</w:t>
        </w:r>
      </w:ins>
      <w:ins w:id="18529" w:author="Claire S" w:date="2026-06-04T17:54:00Z" w16du:dateUtc="2026-06-04T16:54:00Z">
        <w:r w:rsidR="00396A0E">
          <w:rPr>
            <w:rFonts w:ascii="Cambria" w:hAnsi="Cambria"/>
            <w:sz w:val="28"/>
            <w:szCs w:val="28"/>
          </w:rPr>
          <w:t xml:space="preserve">.’ </w:t>
        </w:r>
      </w:ins>
    </w:p>
    <w:p w14:paraId="5E40B5BC" w14:textId="1F0FA63A" w:rsidR="00396A0E" w:rsidRDefault="00396A0E" w:rsidP="00396A0E">
      <w:pPr>
        <w:spacing w:line="360" w:lineRule="auto"/>
        <w:ind w:firstLine="720"/>
        <w:contextualSpacing/>
        <w:rPr>
          <w:ins w:id="18530" w:author="Claire S" w:date="2026-06-04T17:55:00Z" w16du:dateUtc="2026-06-04T16:55:00Z"/>
          <w:rFonts w:ascii="Cambria" w:hAnsi="Cambria"/>
          <w:sz w:val="28"/>
          <w:szCs w:val="28"/>
        </w:rPr>
      </w:pPr>
      <w:ins w:id="18531" w:author="Claire S" w:date="2026-06-04T17:54:00Z" w16du:dateUtc="2026-06-04T16:54:00Z">
        <w:r>
          <w:rPr>
            <w:rFonts w:ascii="Cambria" w:hAnsi="Cambria"/>
            <w:sz w:val="28"/>
            <w:szCs w:val="28"/>
          </w:rPr>
          <w:t>‘</w:t>
        </w:r>
      </w:ins>
      <w:ins w:id="18532" w:author="Claire S" w:date="2026-06-04T18:02:00Z" w16du:dateUtc="2026-06-04T17:02:00Z">
        <w:r w:rsidR="001E3214">
          <w:rPr>
            <w:rFonts w:ascii="Cambria" w:hAnsi="Cambria"/>
            <w:sz w:val="28"/>
            <w:szCs w:val="28"/>
          </w:rPr>
          <w:t>Who are you to judge?</w:t>
        </w:r>
      </w:ins>
      <w:ins w:id="18533" w:author="Claire S" w:date="2026-06-04T17:54:00Z" w16du:dateUtc="2026-06-04T16:54:00Z">
        <w:r>
          <w:rPr>
            <w:rFonts w:ascii="Cambria" w:hAnsi="Cambria"/>
            <w:sz w:val="28"/>
            <w:szCs w:val="28"/>
          </w:rPr>
          <w:t>’ Miles turned puce. ‘</w:t>
        </w:r>
      </w:ins>
      <w:ins w:id="18534" w:author="Claire S" w:date="2026-06-04T17:57:00Z" w16du:dateUtc="2026-06-04T16:57:00Z">
        <w:r w:rsidR="00D169D6">
          <w:rPr>
            <w:rFonts w:ascii="Cambria" w:hAnsi="Cambria"/>
            <w:sz w:val="28"/>
            <w:szCs w:val="28"/>
          </w:rPr>
          <w:t>First Simon Wexford, then</w:t>
        </w:r>
      </w:ins>
      <w:ins w:id="18535" w:author="Claire S" w:date="2026-06-04T17:54:00Z" w16du:dateUtc="2026-06-04T16:54:00Z">
        <w:r>
          <w:rPr>
            <w:rFonts w:ascii="Cambria" w:hAnsi="Cambria"/>
            <w:sz w:val="28"/>
            <w:szCs w:val="28"/>
          </w:rPr>
          <w:t xml:space="preserve"> Dex</w:t>
        </w:r>
      </w:ins>
      <w:ins w:id="18536" w:author="Claire S" w:date="2026-06-04T18:03:00Z" w16du:dateUtc="2026-06-04T17:03:00Z">
        <w:r w:rsidR="009D468A">
          <w:rPr>
            <w:rFonts w:ascii="Cambria" w:hAnsi="Cambria"/>
            <w:sz w:val="28"/>
            <w:szCs w:val="28"/>
          </w:rPr>
          <w:t xml:space="preserve">. For all his great editing, </w:t>
        </w:r>
      </w:ins>
      <w:ins w:id="18537" w:author="Claire S" w:date="2026-06-08T16:33:00Z" w16du:dateUtc="2026-06-08T15:33:00Z">
        <w:r w:rsidR="00CB134B">
          <w:rPr>
            <w:rFonts w:ascii="Cambria" w:hAnsi="Cambria"/>
            <w:sz w:val="28"/>
            <w:szCs w:val="28"/>
          </w:rPr>
          <w:t>Harris’</w:t>
        </w:r>
        <w:del w:id="18538" w:author="Daisy Watt" w:date="2026-06-23T00:53:00Z" w16du:dateUtc="2026-06-22T22:53:00Z">
          <w:r w:rsidR="00CB134B">
            <w:rPr>
              <w:rFonts w:ascii="Cambria" w:hAnsi="Cambria"/>
              <w:sz w:val="28"/>
              <w:szCs w:val="28"/>
            </w:rPr>
            <w:delText>s</w:delText>
          </w:r>
        </w:del>
        <w:r w:rsidR="00CB134B">
          <w:rPr>
            <w:rFonts w:ascii="Cambria" w:hAnsi="Cambria"/>
            <w:sz w:val="28"/>
            <w:szCs w:val="28"/>
          </w:rPr>
          <w:t xml:space="preserve"> </w:t>
        </w:r>
      </w:ins>
      <w:ins w:id="18539" w:author="Claire S" w:date="2026-06-04T17:55:00Z" w16du:dateUtc="2026-06-04T16:55:00Z">
        <w:r w:rsidR="00D169D6">
          <w:rPr>
            <w:rFonts w:ascii="Cambria" w:hAnsi="Cambria"/>
            <w:sz w:val="28"/>
            <w:szCs w:val="28"/>
          </w:rPr>
          <w:t>morals were</w:t>
        </w:r>
      </w:ins>
      <w:ins w:id="18540" w:author="Daisy Watt" w:date="2026-06-23T13:28:00Z" w16du:dateUtc="2026-06-23T11:28:00Z">
        <w:r w:rsidR="002C19F6">
          <w:rPr>
            <w:rFonts w:ascii="Cambria" w:hAnsi="Cambria"/>
            <w:sz w:val="28"/>
            <w:szCs w:val="28"/>
          </w:rPr>
          <w:t xml:space="preserve"> as</w:t>
        </w:r>
      </w:ins>
      <w:ins w:id="18541" w:author="Claire S" w:date="2026-06-04T17:55:00Z" w16du:dateUtc="2026-06-04T16:55:00Z">
        <w:r w:rsidR="00D169D6">
          <w:rPr>
            <w:rFonts w:ascii="Cambria" w:hAnsi="Cambria"/>
            <w:sz w:val="28"/>
            <w:szCs w:val="28"/>
          </w:rPr>
          <w:t xml:space="preserve"> </w:t>
        </w:r>
      </w:ins>
      <w:ins w:id="18542" w:author="Claire S" w:date="2026-06-08T16:33:00Z" w16du:dateUtc="2026-06-08T15:33:00Z">
        <w:r w:rsidR="00CB134B">
          <w:rPr>
            <w:rFonts w:ascii="Cambria" w:hAnsi="Cambria"/>
            <w:sz w:val="28"/>
            <w:szCs w:val="28"/>
          </w:rPr>
          <w:t>bad as</w:t>
        </w:r>
      </w:ins>
      <w:ins w:id="18543" w:author="Claire S" w:date="2026-06-04T17:56:00Z" w16du:dateUtc="2026-06-04T16:56:00Z">
        <w:r w:rsidR="00D169D6">
          <w:rPr>
            <w:rFonts w:ascii="Cambria" w:hAnsi="Cambria"/>
            <w:sz w:val="28"/>
            <w:szCs w:val="28"/>
          </w:rPr>
          <w:t xml:space="preserve"> an </w:t>
        </w:r>
        <w:del w:id="18544" w:author="Daisy Watt" w:date="2026-06-23T00:53:00Z" w16du:dateUtc="2026-06-22T22:53:00Z">
          <w:r w:rsidR="00D169D6">
            <w:rPr>
              <w:rFonts w:ascii="Cambria" w:hAnsi="Cambria"/>
              <w:sz w:val="28"/>
              <w:szCs w:val="28"/>
            </w:rPr>
            <w:delText>alley-c</w:delText>
          </w:r>
        </w:del>
      </w:ins>
      <w:ins w:id="18545" w:author="Claire S" w:date="2026-06-04T17:57:00Z" w16du:dateUtc="2026-06-04T16:57:00Z">
        <w:del w:id="18546" w:author="Daisy Watt" w:date="2026-06-23T00:53:00Z" w16du:dateUtc="2026-06-22T22:53:00Z">
          <w:r w:rsidR="00D169D6">
            <w:rPr>
              <w:rFonts w:ascii="Cambria" w:hAnsi="Cambria"/>
              <w:sz w:val="28"/>
              <w:szCs w:val="28"/>
            </w:rPr>
            <w:delText>at’s</w:delText>
          </w:r>
        </w:del>
      </w:ins>
      <w:ins w:id="18547" w:author="Daisy Watt" w:date="2026-06-23T00:53:00Z" w16du:dateUtc="2026-06-22T22:53:00Z">
        <w:r w:rsidR="001A640C">
          <w:rPr>
            <w:rFonts w:ascii="Cambria" w:hAnsi="Cambria"/>
            <w:sz w:val="28"/>
            <w:szCs w:val="28"/>
          </w:rPr>
          <w:t>alleycat’s</w:t>
        </w:r>
      </w:ins>
      <w:ins w:id="18548" w:author="Claire S" w:date="2026-06-04T17:57:00Z" w16du:dateUtc="2026-06-04T16:57:00Z">
        <w:r w:rsidR="00D169D6">
          <w:rPr>
            <w:rFonts w:ascii="Cambria" w:hAnsi="Cambria"/>
            <w:sz w:val="28"/>
            <w:szCs w:val="28"/>
          </w:rPr>
          <w:t>.</w:t>
        </w:r>
      </w:ins>
      <w:ins w:id="18549" w:author="Claire S" w:date="2026-06-04T17:55:00Z" w16du:dateUtc="2026-06-04T16:55:00Z">
        <w:r w:rsidR="00D169D6">
          <w:rPr>
            <w:rFonts w:ascii="Cambria" w:hAnsi="Cambria"/>
            <w:sz w:val="28"/>
            <w:szCs w:val="28"/>
          </w:rPr>
          <w:t>’</w:t>
        </w:r>
      </w:ins>
    </w:p>
    <w:p w14:paraId="1EB5D3DF" w14:textId="3668CC8C" w:rsidR="001C5DB5" w:rsidDel="00C7773E" w:rsidRDefault="00396A0E">
      <w:pPr>
        <w:spacing w:line="360" w:lineRule="auto"/>
        <w:ind w:firstLine="720"/>
        <w:contextualSpacing/>
        <w:rPr>
          <w:del w:id="18550" w:author="Claire S" w:date="2026-05-22T16:47:00Z" w16du:dateUtc="2026-05-22T15:47:00Z"/>
          <w:rFonts w:ascii="Cambria" w:hAnsi="Cambria"/>
          <w:sz w:val="28"/>
          <w:szCs w:val="28"/>
        </w:rPr>
      </w:pPr>
      <w:ins w:id="18551" w:author="Claire S" w:date="2026-06-04T17:55:00Z" w16du:dateUtc="2026-06-04T16:55:00Z">
        <w:r>
          <w:rPr>
            <w:rFonts w:ascii="Cambria" w:hAnsi="Cambria"/>
            <w:sz w:val="28"/>
            <w:szCs w:val="28"/>
          </w:rPr>
          <w:t>‘</w:t>
        </w:r>
        <w:r w:rsidR="00D169D6">
          <w:rPr>
            <w:rFonts w:ascii="Cambria" w:hAnsi="Cambria"/>
            <w:sz w:val="28"/>
            <w:szCs w:val="28"/>
          </w:rPr>
          <w:t xml:space="preserve">Don’t </w:t>
        </w:r>
      </w:ins>
      <w:ins w:id="18552" w:author="Claire S" w:date="2026-06-04T17:58:00Z" w16du:dateUtc="2026-06-04T16:58:00Z">
        <w:r w:rsidR="00D169D6">
          <w:rPr>
            <w:rFonts w:ascii="Cambria" w:hAnsi="Cambria"/>
            <w:sz w:val="28"/>
            <w:szCs w:val="28"/>
          </w:rPr>
          <w:t xml:space="preserve">you dare </w:t>
        </w:r>
      </w:ins>
      <w:ins w:id="18553" w:author="Claire S" w:date="2026-06-04T17:55:00Z" w16du:dateUtc="2026-06-04T16:55:00Z">
        <w:r w:rsidR="00D169D6">
          <w:rPr>
            <w:rFonts w:ascii="Cambria" w:hAnsi="Cambria"/>
            <w:sz w:val="28"/>
            <w:szCs w:val="28"/>
          </w:rPr>
          <w:t>talk about Dex like that.’ Savannah stood</w:t>
        </w:r>
      </w:ins>
      <w:ins w:id="18554" w:author="Claire S" w:date="2026-06-04T17:58:00Z" w16du:dateUtc="2026-06-04T16:58:00Z">
        <w:r w:rsidR="00D169D6">
          <w:rPr>
            <w:rFonts w:ascii="Cambria" w:hAnsi="Cambria"/>
            <w:sz w:val="28"/>
            <w:szCs w:val="28"/>
          </w:rPr>
          <w:t>,</w:t>
        </w:r>
      </w:ins>
      <w:ins w:id="18555" w:author="Claire S" w:date="2026-06-04T17:55:00Z" w16du:dateUtc="2026-06-04T16:55:00Z">
        <w:r w:rsidR="00D169D6">
          <w:rPr>
            <w:rFonts w:ascii="Cambria" w:hAnsi="Cambria"/>
            <w:sz w:val="28"/>
            <w:szCs w:val="28"/>
          </w:rPr>
          <w:t xml:space="preserve"> which </w:t>
        </w:r>
      </w:ins>
      <w:ins w:id="18556" w:author="Claire S" w:date="2026-06-08T16:33:00Z" w16du:dateUtc="2026-06-08T15:33:00Z">
        <w:r w:rsidR="0036434C">
          <w:rPr>
            <w:rFonts w:ascii="Cambria" w:hAnsi="Cambria"/>
            <w:sz w:val="28"/>
            <w:szCs w:val="28"/>
          </w:rPr>
          <w:t xml:space="preserve">turned out to be </w:t>
        </w:r>
      </w:ins>
      <w:ins w:id="18557" w:author="Claire S" w:date="2026-06-04T17:55:00Z" w16du:dateUtc="2026-06-04T16:55:00Z">
        <w:r w:rsidR="00D169D6">
          <w:rPr>
            <w:rFonts w:ascii="Cambria" w:hAnsi="Cambria"/>
            <w:sz w:val="28"/>
            <w:szCs w:val="28"/>
          </w:rPr>
          <w:t xml:space="preserve">a reasonable effort; </w:t>
        </w:r>
      </w:ins>
      <w:ins w:id="18558" w:author="Claire S" w:date="2026-06-08T16:33:00Z" w16du:dateUtc="2026-06-08T15:33:00Z">
        <w:r w:rsidR="0036434C">
          <w:rPr>
            <w:rFonts w:ascii="Cambria" w:hAnsi="Cambria"/>
            <w:sz w:val="28"/>
            <w:szCs w:val="28"/>
          </w:rPr>
          <w:t>possibly</w:t>
        </w:r>
      </w:ins>
      <w:ins w:id="18559" w:author="Daisy Watt" w:date="2026-06-23T13:28:00Z" w16du:dateUtc="2026-06-23T11:28:00Z">
        <w:r w:rsidR="002C19F6">
          <w:rPr>
            <w:rFonts w:ascii="Cambria" w:hAnsi="Cambria"/>
            <w:sz w:val="28"/>
            <w:szCs w:val="28"/>
          </w:rPr>
          <w:t>,</w:t>
        </w:r>
      </w:ins>
      <w:ins w:id="18560" w:author="Claire S" w:date="2026-06-08T16:33:00Z" w16du:dateUtc="2026-06-08T15:33:00Z">
        <w:r w:rsidR="0036434C">
          <w:rPr>
            <w:rFonts w:ascii="Cambria" w:hAnsi="Cambria"/>
            <w:sz w:val="28"/>
            <w:szCs w:val="28"/>
          </w:rPr>
          <w:t xml:space="preserve"> she’d </w:t>
        </w:r>
      </w:ins>
      <w:ins w:id="18561" w:author="Claire S" w:date="2026-06-04T17:55:00Z" w16du:dateUtc="2026-06-04T16:55:00Z">
        <w:r w:rsidR="00D169D6">
          <w:rPr>
            <w:rFonts w:ascii="Cambria" w:hAnsi="Cambria"/>
            <w:sz w:val="28"/>
            <w:szCs w:val="28"/>
          </w:rPr>
          <w:t>overdone the pil</w:t>
        </w:r>
      </w:ins>
      <w:ins w:id="18562" w:author="Claire S" w:date="2026-06-04T17:56:00Z" w16du:dateUtc="2026-06-04T16:56:00Z">
        <w:r w:rsidR="00D169D6">
          <w:rPr>
            <w:rFonts w:ascii="Cambria" w:hAnsi="Cambria"/>
            <w:sz w:val="28"/>
            <w:szCs w:val="28"/>
          </w:rPr>
          <w:t>ls. ‘He had more publishing talent in his ball</w:t>
        </w:r>
      </w:ins>
      <w:ins w:id="18563" w:author="Claire S" w:date="2026-06-04T17:58:00Z" w16du:dateUtc="2026-06-04T16:58:00Z">
        <w:del w:id="18564" w:author="Daisy Watt" w:date="2026-06-23T00:53:00Z" w16du:dateUtc="2026-06-22T22:53:00Z">
          <w:r w:rsidR="00D169D6">
            <w:rPr>
              <w:rFonts w:ascii="Cambria" w:hAnsi="Cambria"/>
              <w:sz w:val="28"/>
              <w:szCs w:val="28"/>
            </w:rPr>
            <w:delText>-</w:delText>
          </w:r>
        </w:del>
      </w:ins>
      <w:ins w:id="18565" w:author="Claire S" w:date="2026-06-04T17:56:00Z" w16du:dateUtc="2026-06-04T16:56:00Z">
        <w:r w:rsidR="00D169D6">
          <w:rPr>
            <w:rFonts w:ascii="Cambria" w:hAnsi="Cambria"/>
            <w:sz w:val="28"/>
            <w:szCs w:val="28"/>
          </w:rPr>
          <w:t>sack than you’ll ever have</w:t>
        </w:r>
      </w:ins>
      <w:ins w:id="18566" w:author="Claire S" w:date="2026-06-04T18:03:00Z" w16du:dateUtc="2026-06-04T17:03:00Z">
        <w:r w:rsidR="00687A09">
          <w:rPr>
            <w:rFonts w:ascii="Cambria" w:hAnsi="Cambria"/>
            <w:sz w:val="28"/>
            <w:szCs w:val="28"/>
          </w:rPr>
          <w:t xml:space="preserve"> in your whole body</w:t>
        </w:r>
      </w:ins>
      <w:ins w:id="18567" w:author="Claire S" w:date="2026-06-04T17:56:00Z" w16du:dateUtc="2026-06-04T16:56:00Z">
        <w:r w:rsidR="00D169D6">
          <w:rPr>
            <w:rFonts w:ascii="Cambria" w:hAnsi="Cambria"/>
            <w:sz w:val="28"/>
            <w:szCs w:val="28"/>
          </w:rPr>
          <w:t>, dear Miles. Now</w:t>
        </w:r>
        <w:r w:rsidR="00D169D6" w:rsidRPr="00D169D6">
          <w:rPr>
            <w:rFonts w:ascii="Cambria" w:hAnsi="Cambria"/>
            <w:sz w:val="28"/>
            <w:szCs w:val="28"/>
          </w:rPr>
          <w:t xml:space="preserve"> </w:t>
        </w:r>
        <w:r w:rsidR="00D169D6">
          <w:rPr>
            <w:rFonts w:ascii="Cambria" w:hAnsi="Cambria"/>
            <w:sz w:val="28"/>
            <w:szCs w:val="28"/>
          </w:rPr>
          <w:t xml:space="preserve">do excuse me, but </w:t>
        </w:r>
      </w:ins>
      <w:del w:id="18568" w:author="Claire S" w:date="2026-06-04T17:56:00Z" w16du:dateUtc="2026-06-04T16:56:00Z">
        <w:r w:rsidR="007D7FC3" w:rsidDel="00D169D6">
          <w:rPr>
            <w:rFonts w:ascii="Cambria" w:hAnsi="Cambria"/>
            <w:sz w:val="28"/>
            <w:szCs w:val="28"/>
          </w:rPr>
          <w:delText>‘</w:delText>
        </w:r>
      </w:del>
      <w:ins w:id="18569" w:author="Claire S" w:date="2026-05-22T16:43:00Z" w16du:dateUtc="2026-05-22T15:43:00Z">
        <w:r w:rsidR="00A867A4">
          <w:rPr>
            <w:rFonts w:ascii="Cambria" w:hAnsi="Cambria"/>
            <w:sz w:val="28"/>
            <w:szCs w:val="28"/>
          </w:rPr>
          <w:t>I’ve got places to be</w:t>
        </w:r>
      </w:ins>
      <w:del w:id="18570" w:author="Claire S" w:date="2026-05-22T16:42:00Z" w16du:dateUtc="2026-05-22T15:42:00Z">
        <w:r w:rsidR="001C5DB5" w:rsidDel="00A867A4">
          <w:rPr>
            <w:rFonts w:ascii="Cambria" w:hAnsi="Cambria"/>
            <w:sz w:val="28"/>
            <w:szCs w:val="28"/>
          </w:rPr>
          <w:delText>Fortunately, Miles, dearest, it’s not</w:delText>
        </w:r>
        <w:r w:rsidR="00952314" w:rsidDel="00A867A4">
          <w:rPr>
            <w:rFonts w:ascii="Cambria" w:hAnsi="Cambria"/>
            <w:sz w:val="28"/>
            <w:szCs w:val="28"/>
          </w:rPr>
          <w:delText xml:space="preserve"> up to you</w:delText>
        </w:r>
        <w:r w:rsidR="001C5DB5" w:rsidDel="00A867A4">
          <w:rPr>
            <w:rFonts w:ascii="Cambria" w:hAnsi="Cambria"/>
            <w:sz w:val="28"/>
            <w:szCs w:val="28"/>
          </w:rPr>
          <w:delText xml:space="preserve"> though. </w:delText>
        </w:r>
        <w:r w:rsidR="000411A2" w:rsidDel="00A867A4">
          <w:rPr>
            <w:rFonts w:ascii="Cambria" w:hAnsi="Cambria"/>
            <w:sz w:val="28"/>
            <w:szCs w:val="28"/>
          </w:rPr>
          <w:delText>I’m on the board to stay, s</w:delText>
        </w:r>
        <w:r w:rsidR="007D7FC3" w:rsidDel="00A867A4">
          <w:rPr>
            <w:rFonts w:ascii="Cambria" w:hAnsi="Cambria"/>
            <w:sz w:val="28"/>
            <w:szCs w:val="28"/>
          </w:rPr>
          <w:delText>o you</w:delText>
        </w:r>
        <w:r w:rsidR="001C5DB5" w:rsidDel="00A867A4">
          <w:rPr>
            <w:rFonts w:ascii="Cambria" w:hAnsi="Cambria"/>
            <w:sz w:val="28"/>
            <w:szCs w:val="28"/>
          </w:rPr>
          <w:delText xml:space="preserve"> </w:delText>
        </w:r>
        <w:r w:rsidR="00C11EE4" w:rsidDel="00A867A4">
          <w:rPr>
            <w:rFonts w:ascii="Cambria" w:hAnsi="Cambria"/>
            <w:sz w:val="28"/>
            <w:szCs w:val="28"/>
          </w:rPr>
          <w:delText xml:space="preserve">can </w:delText>
        </w:r>
        <w:r w:rsidR="001C5DB5" w:rsidDel="00A867A4">
          <w:rPr>
            <w:rFonts w:ascii="Cambria" w:hAnsi="Cambria"/>
            <w:sz w:val="28"/>
            <w:szCs w:val="28"/>
          </w:rPr>
          <w:delText xml:space="preserve">piss </w:delText>
        </w:r>
        <w:r w:rsidR="007D7FC3" w:rsidDel="00A867A4">
          <w:rPr>
            <w:rFonts w:ascii="Cambria" w:hAnsi="Cambria"/>
            <w:sz w:val="28"/>
            <w:szCs w:val="28"/>
          </w:rPr>
          <w:delText xml:space="preserve">right </w:delText>
        </w:r>
        <w:r w:rsidR="001C5DB5" w:rsidDel="00A867A4">
          <w:rPr>
            <w:rFonts w:ascii="Cambria" w:hAnsi="Cambria"/>
            <w:sz w:val="28"/>
            <w:szCs w:val="28"/>
          </w:rPr>
          <w:delText>off</w:delText>
        </w:r>
      </w:del>
      <w:del w:id="18571" w:author="Claire S" w:date="2026-06-04T18:03:00Z" w16du:dateUtc="2026-06-04T17:03:00Z">
        <w:r w:rsidR="001C5DB5" w:rsidDel="00687A09">
          <w:rPr>
            <w:rFonts w:ascii="Cambria" w:hAnsi="Cambria"/>
            <w:sz w:val="28"/>
            <w:szCs w:val="28"/>
          </w:rPr>
          <w:delText>.</w:delText>
        </w:r>
      </w:del>
      <w:ins w:id="18572" w:author="Claire S" w:date="2026-05-22T16:47:00Z" w16du:dateUtc="2026-05-22T15:47:00Z">
        <w:r w:rsidR="00C7773E">
          <w:rPr>
            <w:rFonts w:ascii="Cambria" w:hAnsi="Cambria"/>
            <w:sz w:val="28"/>
            <w:szCs w:val="28"/>
          </w:rPr>
          <w:t>.</w:t>
        </w:r>
      </w:ins>
      <w:r w:rsidR="001C5DB5">
        <w:rPr>
          <w:rFonts w:ascii="Cambria" w:hAnsi="Cambria"/>
          <w:sz w:val="28"/>
          <w:szCs w:val="28"/>
        </w:rPr>
        <w:t>’</w:t>
      </w:r>
      <w:ins w:id="18573" w:author="Claire S" w:date="2026-05-22T16:47:00Z" w16du:dateUtc="2026-05-22T15:47:00Z">
        <w:r w:rsidR="00C7773E">
          <w:rPr>
            <w:rFonts w:ascii="Cambria" w:hAnsi="Cambria"/>
            <w:sz w:val="28"/>
            <w:szCs w:val="28"/>
          </w:rPr>
          <w:t xml:space="preserve"> </w:t>
        </w:r>
      </w:ins>
      <w:ins w:id="18574" w:author="Claire S" w:date="2026-06-05T09:07:00Z" w16du:dateUtc="2026-06-05T08:07:00Z">
        <w:r w:rsidR="00ED4284">
          <w:rPr>
            <w:rFonts w:ascii="Cambria" w:hAnsi="Cambria"/>
            <w:sz w:val="28"/>
            <w:szCs w:val="28"/>
          </w:rPr>
          <w:t xml:space="preserve">Grabbing the </w:t>
        </w:r>
        <w:del w:id="18575" w:author="Daisy Watt" w:date="2026-06-23T13:32:00Z" w16du:dateUtc="2026-06-23T11:32:00Z">
          <w:r w:rsidR="00ED4284" w:rsidDel="007F3CA6">
            <w:rPr>
              <w:rFonts w:ascii="Cambria" w:hAnsi="Cambria"/>
              <w:sz w:val="28"/>
              <w:szCs w:val="28"/>
            </w:rPr>
            <w:delText>Jane</w:delText>
          </w:r>
        </w:del>
        <w:del w:id="18576" w:author="Daisy Watt" w:date="2026-06-23T13:33:00Z" w16du:dateUtc="2026-06-23T11:33:00Z">
          <w:r w:rsidR="00ED4284" w:rsidDel="007F3CA6">
            <w:rPr>
              <w:rFonts w:ascii="Cambria" w:hAnsi="Cambria"/>
              <w:sz w:val="28"/>
              <w:szCs w:val="28"/>
            </w:rPr>
            <w:delText xml:space="preserve"> </w:delText>
          </w:r>
        </w:del>
        <w:r w:rsidR="00ED4284">
          <w:rPr>
            <w:rFonts w:ascii="Cambria" w:hAnsi="Cambria"/>
            <w:sz w:val="28"/>
            <w:szCs w:val="28"/>
          </w:rPr>
          <w:t>Birkin</w:t>
        </w:r>
        <w:del w:id="18577" w:author="Daisy Watt" w:date="2026-06-23T13:33:00Z" w16du:dateUtc="2026-06-23T11:33:00Z">
          <w:r w:rsidR="00ED4284" w:rsidDel="007F3CA6">
            <w:rPr>
              <w:rFonts w:ascii="Cambria" w:hAnsi="Cambria"/>
              <w:sz w:val="28"/>
              <w:szCs w:val="28"/>
            </w:rPr>
            <w:delText xml:space="preserve"> bag</w:delText>
          </w:r>
        </w:del>
        <w:r w:rsidR="00ED4284">
          <w:rPr>
            <w:rFonts w:ascii="Cambria" w:hAnsi="Cambria"/>
            <w:sz w:val="28"/>
            <w:szCs w:val="28"/>
          </w:rPr>
          <w:t xml:space="preserve">, </w:t>
        </w:r>
      </w:ins>
    </w:p>
    <w:p w14:paraId="5D1EDBE1" w14:textId="3E015D10" w:rsidR="00A4661C" w:rsidRDefault="001C5DB5">
      <w:pPr>
        <w:spacing w:line="360" w:lineRule="auto"/>
        <w:ind w:firstLine="720"/>
        <w:contextualSpacing/>
        <w:rPr>
          <w:rFonts w:ascii="Cambria" w:hAnsi="Cambria"/>
          <w:sz w:val="28"/>
          <w:szCs w:val="28"/>
        </w:rPr>
        <w:pPrChange w:id="18578" w:author="Claire S" w:date="2026-06-04T18:04:00Z" w16du:dateUtc="2026-06-04T17:04:00Z">
          <w:pPr>
            <w:spacing w:line="360" w:lineRule="auto"/>
            <w:contextualSpacing/>
          </w:pPr>
        </w:pPrChange>
      </w:pPr>
      <w:del w:id="18579" w:author="Claire S" w:date="2026-05-22T16:47:00Z" w16du:dateUtc="2026-05-22T15:47:00Z">
        <w:r w:rsidDel="00C7773E">
          <w:rPr>
            <w:rFonts w:ascii="Cambria" w:hAnsi="Cambria"/>
            <w:sz w:val="28"/>
            <w:szCs w:val="28"/>
          </w:rPr>
          <w:tab/>
        </w:r>
      </w:del>
      <w:del w:id="18580" w:author="Claire S" w:date="2026-06-04T18:04:00Z" w16du:dateUtc="2026-06-04T17:04:00Z">
        <w:r w:rsidR="007D7FC3" w:rsidDel="00687A09">
          <w:rPr>
            <w:rFonts w:ascii="Cambria" w:hAnsi="Cambria"/>
            <w:sz w:val="28"/>
            <w:szCs w:val="28"/>
          </w:rPr>
          <w:delText>G</w:delText>
        </w:r>
        <w:r w:rsidDel="00687A09">
          <w:rPr>
            <w:rFonts w:ascii="Cambria" w:hAnsi="Cambria"/>
            <w:sz w:val="28"/>
            <w:szCs w:val="28"/>
          </w:rPr>
          <w:delText>rabb</w:delText>
        </w:r>
        <w:r w:rsidR="00A4661C" w:rsidDel="00687A09">
          <w:rPr>
            <w:rFonts w:ascii="Cambria" w:hAnsi="Cambria"/>
            <w:sz w:val="28"/>
            <w:szCs w:val="28"/>
          </w:rPr>
          <w:delText>ing</w:delText>
        </w:r>
        <w:r w:rsidDel="00687A09">
          <w:rPr>
            <w:rFonts w:ascii="Cambria" w:hAnsi="Cambria"/>
            <w:sz w:val="28"/>
            <w:szCs w:val="28"/>
          </w:rPr>
          <w:delText xml:space="preserve"> her </w:delText>
        </w:r>
      </w:del>
      <w:del w:id="18581" w:author="Claire S" w:date="2026-05-25T14:21:00Z" w16du:dateUtc="2026-05-25T13:21:00Z">
        <w:r w:rsidR="00A4661C" w:rsidDel="00C2566A">
          <w:rPr>
            <w:rFonts w:ascii="Cambria" w:hAnsi="Cambria"/>
            <w:sz w:val="28"/>
            <w:szCs w:val="28"/>
          </w:rPr>
          <w:delText>hand</w:delText>
        </w:r>
      </w:del>
      <w:del w:id="18582" w:author="Claire S" w:date="2026-06-04T18:04:00Z" w16du:dateUtc="2026-06-04T17:04:00Z">
        <w:r w:rsidDel="00687A09">
          <w:rPr>
            <w:rFonts w:ascii="Cambria" w:hAnsi="Cambria"/>
            <w:sz w:val="28"/>
            <w:szCs w:val="28"/>
          </w:rPr>
          <w:delText>bag</w:delText>
        </w:r>
        <w:r w:rsidR="00A4661C" w:rsidDel="00687A09">
          <w:rPr>
            <w:rFonts w:ascii="Cambria" w:hAnsi="Cambria"/>
            <w:sz w:val="28"/>
            <w:szCs w:val="28"/>
          </w:rPr>
          <w:delText xml:space="preserve">, </w:delText>
        </w:r>
      </w:del>
      <w:r w:rsidR="00C11EE4">
        <w:rPr>
          <w:rFonts w:ascii="Cambria" w:hAnsi="Cambria"/>
          <w:sz w:val="28"/>
          <w:szCs w:val="28"/>
        </w:rPr>
        <w:t>Savannah</w:t>
      </w:r>
      <w:r w:rsidR="00213832">
        <w:rPr>
          <w:rFonts w:ascii="Cambria" w:hAnsi="Cambria"/>
          <w:sz w:val="28"/>
          <w:szCs w:val="28"/>
        </w:rPr>
        <w:t xml:space="preserve"> </w:t>
      </w:r>
      <w:del w:id="18583" w:author="Claire S" w:date="2026-05-22T16:47:00Z" w16du:dateUtc="2026-05-22T15:47:00Z">
        <w:r w:rsidR="00213832" w:rsidDel="00C7773E">
          <w:rPr>
            <w:rFonts w:ascii="Cambria" w:hAnsi="Cambria"/>
            <w:sz w:val="28"/>
            <w:szCs w:val="28"/>
          </w:rPr>
          <w:delText>left the room</w:delText>
        </w:r>
        <w:r w:rsidR="007D7FC3" w:rsidDel="00C7773E">
          <w:rPr>
            <w:rFonts w:ascii="Cambria" w:hAnsi="Cambria"/>
            <w:sz w:val="28"/>
            <w:szCs w:val="28"/>
          </w:rPr>
          <w:delText>,</w:delText>
        </w:r>
        <w:r w:rsidR="00213832" w:rsidDel="00C7773E">
          <w:rPr>
            <w:rFonts w:ascii="Cambria" w:hAnsi="Cambria"/>
            <w:sz w:val="28"/>
            <w:szCs w:val="28"/>
          </w:rPr>
          <w:delText xml:space="preserve"> </w:delText>
        </w:r>
      </w:del>
      <w:r w:rsidR="00213832">
        <w:rPr>
          <w:rFonts w:ascii="Cambria" w:hAnsi="Cambria"/>
          <w:sz w:val="28"/>
          <w:szCs w:val="28"/>
        </w:rPr>
        <w:t>slamm</w:t>
      </w:r>
      <w:del w:id="18584" w:author="Claire S" w:date="2026-05-22T16:47:00Z" w16du:dateUtc="2026-05-22T15:47:00Z">
        <w:r w:rsidR="00213832" w:rsidDel="00C7773E">
          <w:rPr>
            <w:rFonts w:ascii="Cambria" w:hAnsi="Cambria"/>
            <w:sz w:val="28"/>
            <w:szCs w:val="28"/>
          </w:rPr>
          <w:delText>ing</w:delText>
        </w:r>
      </w:del>
      <w:ins w:id="18585" w:author="Claire S" w:date="2026-05-22T16:47:00Z" w16du:dateUtc="2026-05-22T15:47:00Z">
        <w:r w:rsidR="00C7773E">
          <w:rPr>
            <w:rFonts w:ascii="Cambria" w:hAnsi="Cambria"/>
            <w:sz w:val="28"/>
            <w:szCs w:val="28"/>
          </w:rPr>
          <w:t>ed</w:t>
        </w:r>
      </w:ins>
      <w:r w:rsidR="00213832">
        <w:rPr>
          <w:rFonts w:ascii="Cambria" w:hAnsi="Cambria"/>
          <w:sz w:val="28"/>
          <w:szCs w:val="28"/>
        </w:rPr>
        <w:t xml:space="preserve"> </w:t>
      </w:r>
      <w:r w:rsidR="007D7FC3">
        <w:rPr>
          <w:rFonts w:ascii="Cambria" w:hAnsi="Cambria"/>
          <w:sz w:val="28"/>
          <w:szCs w:val="28"/>
        </w:rPr>
        <w:t>the door</w:t>
      </w:r>
      <w:del w:id="18586" w:author="Claire S" w:date="2026-05-22T16:47:00Z" w16du:dateUtc="2026-05-22T15:47:00Z">
        <w:r w:rsidR="007D7FC3" w:rsidDel="00C7773E">
          <w:rPr>
            <w:rFonts w:ascii="Cambria" w:hAnsi="Cambria"/>
            <w:sz w:val="28"/>
            <w:szCs w:val="28"/>
          </w:rPr>
          <w:delText xml:space="preserve"> </w:delText>
        </w:r>
      </w:del>
      <w:del w:id="18587" w:author="Claire S" w:date="2026-05-22T16:43:00Z" w16du:dateUtc="2026-05-22T15:43:00Z">
        <w:r w:rsidR="007D7FC3" w:rsidDel="00A867A4">
          <w:rPr>
            <w:rFonts w:ascii="Cambria" w:hAnsi="Cambria"/>
            <w:sz w:val="28"/>
            <w:szCs w:val="28"/>
          </w:rPr>
          <w:delText xml:space="preserve">behind her </w:delText>
        </w:r>
      </w:del>
      <w:del w:id="18588" w:author="Claire S" w:date="2026-05-22T16:47:00Z" w16du:dateUtc="2026-05-22T15:47:00Z">
        <w:r w:rsidR="007D7FC3" w:rsidDel="00C7773E">
          <w:rPr>
            <w:rFonts w:ascii="Cambria" w:hAnsi="Cambria"/>
            <w:sz w:val="28"/>
            <w:szCs w:val="28"/>
          </w:rPr>
          <w:delText>so</w:delText>
        </w:r>
      </w:del>
      <w:r w:rsidR="007D7FC3">
        <w:rPr>
          <w:rFonts w:ascii="Cambria" w:hAnsi="Cambria"/>
          <w:sz w:val="28"/>
          <w:szCs w:val="28"/>
        </w:rPr>
        <w:t xml:space="preserve"> </w:t>
      </w:r>
      <w:ins w:id="18589" w:author="Claire S" w:date="2026-06-04T18:03:00Z" w16du:dateUtc="2026-06-04T17:03:00Z">
        <w:r w:rsidR="00687A09">
          <w:rPr>
            <w:rFonts w:ascii="Cambria" w:hAnsi="Cambria"/>
            <w:sz w:val="28"/>
            <w:szCs w:val="28"/>
          </w:rPr>
          <w:t xml:space="preserve">so </w:t>
        </w:r>
      </w:ins>
      <w:r w:rsidR="00EF7027">
        <w:rPr>
          <w:rFonts w:ascii="Cambria" w:hAnsi="Cambria"/>
          <w:sz w:val="28"/>
          <w:szCs w:val="28"/>
        </w:rPr>
        <w:t>hard</w:t>
      </w:r>
      <w:ins w:id="18590" w:author="Claire S" w:date="2026-06-04T18:03:00Z" w16du:dateUtc="2026-06-04T17:03:00Z">
        <w:r w:rsidR="00687A09">
          <w:rPr>
            <w:rFonts w:ascii="Cambria" w:hAnsi="Cambria"/>
            <w:sz w:val="28"/>
            <w:szCs w:val="28"/>
          </w:rPr>
          <w:t xml:space="preserve">, </w:t>
        </w:r>
      </w:ins>
      <w:del w:id="18591" w:author="Claire S" w:date="2026-05-22T16:47:00Z" w16du:dateUtc="2026-05-22T15:47:00Z">
        <w:r w:rsidR="00EF7027" w:rsidDel="00C7773E">
          <w:rPr>
            <w:rFonts w:ascii="Cambria" w:hAnsi="Cambria"/>
            <w:sz w:val="28"/>
            <w:szCs w:val="28"/>
          </w:rPr>
          <w:delText>,</w:delText>
        </w:r>
      </w:del>
      <w:del w:id="18592" w:author="Claire S" w:date="2026-06-04T18:03:00Z" w16du:dateUtc="2026-06-04T17:03:00Z">
        <w:r w:rsidR="00EF7027" w:rsidDel="00687A09">
          <w:rPr>
            <w:rFonts w:ascii="Cambria" w:hAnsi="Cambria"/>
            <w:sz w:val="28"/>
            <w:szCs w:val="28"/>
          </w:rPr>
          <w:delText xml:space="preserve"> </w:delText>
        </w:r>
      </w:del>
      <w:r w:rsidR="007D7FC3">
        <w:rPr>
          <w:rFonts w:ascii="Cambria" w:hAnsi="Cambria"/>
          <w:sz w:val="28"/>
          <w:szCs w:val="28"/>
        </w:rPr>
        <w:t xml:space="preserve">Ruth’s uptight </w:t>
      </w:r>
      <w:del w:id="18593" w:author="Claire S" w:date="2026-05-22T16:47:00Z" w16du:dateUtc="2026-05-22T15:47:00Z">
        <w:r w:rsidR="007D7FC3" w:rsidDel="00C7773E">
          <w:rPr>
            <w:rFonts w:ascii="Cambria" w:hAnsi="Cambria"/>
            <w:sz w:val="28"/>
            <w:szCs w:val="28"/>
          </w:rPr>
          <w:delText xml:space="preserve">little </w:delText>
        </w:r>
      </w:del>
      <w:r w:rsidR="007D7FC3">
        <w:rPr>
          <w:rFonts w:ascii="Cambria" w:hAnsi="Cambria"/>
          <w:sz w:val="28"/>
          <w:szCs w:val="28"/>
        </w:rPr>
        <w:t xml:space="preserve">assistant </w:t>
      </w:r>
      <w:ins w:id="18594" w:author="Claire S" w:date="2026-06-05T09:07:00Z" w16du:dateUtc="2026-06-05T08:07:00Z">
        <w:r w:rsidR="00ED4284">
          <w:rPr>
            <w:rFonts w:ascii="Cambria" w:hAnsi="Cambria"/>
            <w:sz w:val="28"/>
            <w:szCs w:val="28"/>
          </w:rPr>
          <w:t xml:space="preserve">outside her office </w:t>
        </w:r>
      </w:ins>
      <w:r w:rsidR="007D7FC3">
        <w:rPr>
          <w:rFonts w:ascii="Cambria" w:hAnsi="Cambria"/>
          <w:sz w:val="28"/>
          <w:szCs w:val="28"/>
        </w:rPr>
        <w:t>look</w:t>
      </w:r>
      <w:ins w:id="18595" w:author="Claire S" w:date="2026-06-04T18:03:00Z" w16du:dateUtc="2026-06-04T17:03:00Z">
        <w:r w:rsidR="00687A09">
          <w:rPr>
            <w:rFonts w:ascii="Cambria" w:hAnsi="Cambria"/>
            <w:sz w:val="28"/>
            <w:szCs w:val="28"/>
          </w:rPr>
          <w:t>ed</w:t>
        </w:r>
      </w:ins>
      <w:del w:id="18596" w:author="Claire S" w:date="2026-05-22T16:47:00Z" w16du:dateUtc="2026-05-22T15:47:00Z">
        <w:r w:rsidR="007D7FC3" w:rsidDel="00C7773E">
          <w:rPr>
            <w:rFonts w:ascii="Cambria" w:hAnsi="Cambria"/>
            <w:sz w:val="28"/>
            <w:szCs w:val="28"/>
          </w:rPr>
          <w:delText>ed</w:delText>
        </w:r>
      </w:del>
      <w:r w:rsidR="007D7FC3">
        <w:rPr>
          <w:rFonts w:ascii="Cambria" w:hAnsi="Cambria"/>
          <w:sz w:val="28"/>
          <w:szCs w:val="28"/>
        </w:rPr>
        <w:t xml:space="preserve"> </w:t>
      </w:r>
      <w:del w:id="18597" w:author="Claire S" w:date="2026-06-04T17:58:00Z" w16du:dateUtc="2026-06-04T16:58:00Z">
        <w:r w:rsidR="007D7FC3" w:rsidDel="00FA340F">
          <w:rPr>
            <w:rFonts w:ascii="Cambria" w:hAnsi="Cambria"/>
            <w:sz w:val="28"/>
            <w:szCs w:val="28"/>
          </w:rPr>
          <w:delText xml:space="preserve">up in </w:delText>
        </w:r>
      </w:del>
      <w:r w:rsidR="007D7FC3">
        <w:rPr>
          <w:rFonts w:ascii="Cambria" w:hAnsi="Cambria"/>
          <w:sz w:val="28"/>
          <w:szCs w:val="28"/>
        </w:rPr>
        <w:t>shock</w:t>
      </w:r>
      <w:ins w:id="18598" w:author="Claire S" w:date="2026-06-04T17:58:00Z" w16du:dateUtc="2026-06-04T16:58:00Z">
        <w:r w:rsidR="00FA340F">
          <w:rPr>
            <w:rFonts w:ascii="Cambria" w:hAnsi="Cambria"/>
            <w:sz w:val="28"/>
            <w:szCs w:val="28"/>
          </w:rPr>
          <w:t>ed</w:t>
        </w:r>
      </w:ins>
      <w:r w:rsidR="007D7FC3">
        <w:rPr>
          <w:rFonts w:ascii="Cambria" w:hAnsi="Cambria"/>
          <w:sz w:val="28"/>
          <w:szCs w:val="28"/>
        </w:rPr>
        <w:t xml:space="preserve">. </w:t>
      </w:r>
    </w:p>
    <w:p w14:paraId="3EE92B37" w14:textId="09126472" w:rsidR="001C5DB5" w:rsidRDefault="007D7FC3" w:rsidP="00A4661C">
      <w:pPr>
        <w:spacing w:line="360" w:lineRule="auto"/>
        <w:ind w:firstLine="720"/>
        <w:contextualSpacing/>
        <w:rPr>
          <w:rFonts w:ascii="Cambria" w:hAnsi="Cambria"/>
          <w:sz w:val="28"/>
          <w:szCs w:val="28"/>
        </w:rPr>
      </w:pPr>
      <w:r>
        <w:rPr>
          <w:rFonts w:ascii="Cambria" w:hAnsi="Cambria"/>
          <w:sz w:val="28"/>
          <w:szCs w:val="28"/>
        </w:rPr>
        <w:t>‘</w:t>
      </w:r>
      <w:del w:id="18599" w:author="Claire S" w:date="2026-06-05T09:08:00Z" w16du:dateUtc="2026-06-05T08:08:00Z">
        <w:r w:rsidR="00EF7027" w:rsidDel="00A279C2">
          <w:rPr>
            <w:rFonts w:ascii="Cambria" w:hAnsi="Cambria"/>
            <w:sz w:val="28"/>
            <w:szCs w:val="28"/>
          </w:rPr>
          <w:delText>Shit</w:delText>
        </w:r>
      </w:del>
      <w:ins w:id="18600" w:author="Claire S" w:date="2026-06-05T09:08:00Z" w16du:dateUtc="2026-06-05T08:08:00Z">
        <w:r w:rsidR="00A279C2">
          <w:rPr>
            <w:rFonts w:ascii="Cambria" w:hAnsi="Cambria"/>
            <w:sz w:val="28"/>
            <w:szCs w:val="28"/>
          </w:rPr>
          <w:t>Dammit</w:t>
        </w:r>
      </w:ins>
      <w:r w:rsidR="00C11EE4">
        <w:rPr>
          <w:rFonts w:ascii="Cambria" w:hAnsi="Cambria"/>
          <w:sz w:val="28"/>
          <w:szCs w:val="28"/>
        </w:rPr>
        <w:t xml:space="preserve">, </w:t>
      </w:r>
      <w:r w:rsidR="00EF7027">
        <w:rPr>
          <w:rFonts w:ascii="Cambria" w:hAnsi="Cambria"/>
          <w:sz w:val="28"/>
          <w:szCs w:val="28"/>
        </w:rPr>
        <w:t>my</w:t>
      </w:r>
      <w:r w:rsidR="00F956A8">
        <w:rPr>
          <w:rFonts w:ascii="Cambria" w:hAnsi="Cambria"/>
          <w:sz w:val="28"/>
          <w:szCs w:val="28"/>
        </w:rPr>
        <w:t xml:space="preserve"> coa</w:t>
      </w:r>
      <w:r w:rsidR="00EF7027">
        <w:rPr>
          <w:rFonts w:ascii="Cambria" w:hAnsi="Cambria"/>
          <w:sz w:val="28"/>
          <w:szCs w:val="28"/>
        </w:rPr>
        <w:t xml:space="preserve">t. </w:t>
      </w:r>
      <w:del w:id="18601" w:author="Claire S" w:date="2026-06-05T09:08:00Z" w16du:dateUtc="2026-06-05T08:08:00Z">
        <w:r w:rsidR="00EF7027" w:rsidDel="00A279C2">
          <w:rPr>
            <w:rFonts w:ascii="Cambria" w:hAnsi="Cambria"/>
            <w:sz w:val="28"/>
            <w:szCs w:val="28"/>
          </w:rPr>
          <w:delText xml:space="preserve"> </w:delText>
        </w:r>
      </w:del>
      <w:r w:rsidR="00EF7027">
        <w:rPr>
          <w:rFonts w:ascii="Cambria" w:hAnsi="Cambria"/>
          <w:sz w:val="28"/>
          <w:szCs w:val="28"/>
        </w:rPr>
        <w:t>Grab it for me,</w:t>
      </w:r>
      <w:r w:rsidR="00F956A8">
        <w:rPr>
          <w:rFonts w:ascii="Cambria" w:hAnsi="Cambria"/>
          <w:sz w:val="28"/>
          <w:szCs w:val="28"/>
        </w:rPr>
        <w:t xml:space="preserve"> would you</w:t>
      </w:r>
      <w:r w:rsidR="00A4661C">
        <w:rPr>
          <w:rFonts w:ascii="Cambria" w:hAnsi="Cambria"/>
          <w:sz w:val="28"/>
          <w:szCs w:val="28"/>
        </w:rPr>
        <w:t>,</w:t>
      </w:r>
      <w:r w:rsidR="00F956A8">
        <w:rPr>
          <w:rFonts w:ascii="Cambria" w:hAnsi="Cambria"/>
          <w:sz w:val="28"/>
          <w:szCs w:val="28"/>
        </w:rPr>
        <w:t xml:space="preserve"> darling</w:t>
      </w:r>
      <w:del w:id="18602" w:author="Daisy Watt" w:date="2026-06-23T13:33:00Z" w16du:dateUtc="2026-06-23T11:33:00Z">
        <w:r w:rsidR="00A4661C" w:rsidDel="00B23EAB">
          <w:rPr>
            <w:rFonts w:ascii="Cambria" w:hAnsi="Cambria"/>
            <w:sz w:val="28"/>
            <w:szCs w:val="28"/>
          </w:rPr>
          <w:delText>,</w:delText>
        </w:r>
      </w:del>
      <w:ins w:id="18603" w:author="Daisy Watt" w:date="2026-06-23T13:33:00Z" w16du:dateUtc="2026-06-23T11:33:00Z">
        <w:r w:rsidR="00B23EAB">
          <w:rPr>
            <w:rFonts w:ascii="Cambria" w:hAnsi="Cambria"/>
            <w:sz w:val="28"/>
            <w:szCs w:val="28"/>
          </w:rPr>
          <w:t>?</w:t>
        </w:r>
      </w:ins>
      <w:r w:rsidR="00A4661C">
        <w:rPr>
          <w:rFonts w:ascii="Cambria" w:hAnsi="Cambria"/>
          <w:sz w:val="28"/>
          <w:szCs w:val="28"/>
        </w:rPr>
        <w:t xml:space="preserve">’ Savannah felt the adrenaline start to </w:t>
      </w:r>
      <w:del w:id="18604" w:author="Claire S" w:date="2026-06-05T09:08:00Z" w16du:dateUtc="2026-06-05T08:08:00Z">
        <w:r w:rsidR="00A4661C" w:rsidDel="00A279C2">
          <w:rPr>
            <w:rFonts w:ascii="Cambria" w:hAnsi="Cambria"/>
            <w:sz w:val="28"/>
            <w:szCs w:val="28"/>
          </w:rPr>
          <w:delText xml:space="preserve">drain </w:delText>
        </w:r>
      </w:del>
      <w:ins w:id="18605" w:author="Claire S" w:date="2026-06-05T09:08:00Z" w16du:dateUtc="2026-06-05T08:08:00Z">
        <w:r w:rsidR="00A279C2">
          <w:rPr>
            <w:rFonts w:ascii="Cambria" w:hAnsi="Cambria"/>
            <w:sz w:val="28"/>
            <w:szCs w:val="28"/>
          </w:rPr>
          <w:t>ebb</w:t>
        </w:r>
      </w:ins>
      <w:del w:id="18606" w:author="Claire S" w:date="2026-06-05T09:08:00Z" w16du:dateUtc="2026-06-05T08:08:00Z">
        <w:r w:rsidR="00A4661C" w:rsidDel="00A279C2">
          <w:rPr>
            <w:rFonts w:ascii="Cambria" w:hAnsi="Cambria"/>
            <w:sz w:val="28"/>
            <w:szCs w:val="28"/>
          </w:rPr>
          <w:delText>away</w:delText>
        </w:r>
      </w:del>
      <w:r w:rsidR="00A4661C">
        <w:rPr>
          <w:rFonts w:ascii="Cambria" w:hAnsi="Cambria"/>
          <w:sz w:val="28"/>
          <w:szCs w:val="28"/>
        </w:rPr>
        <w:t>. ‘</w:t>
      </w:r>
      <w:r w:rsidR="00F956A8">
        <w:rPr>
          <w:rFonts w:ascii="Cambria" w:hAnsi="Cambria"/>
          <w:sz w:val="28"/>
          <w:szCs w:val="28"/>
        </w:rPr>
        <w:t xml:space="preserve">I’m not facing </w:t>
      </w:r>
      <w:del w:id="18607" w:author="Claire S" w:date="2026-05-22T16:43:00Z" w16du:dateUtc="2026-05-22T15:43:00Z">
        <w:r w:rsidR="00EF7027" w:rsidDel="00A867A4">
          <w:rPr>
            <w:rFonts w:ascii="Cambria" w:hAnsi="Cambria"/>
            <w:sz w:val="28"/>
            <w:szCs w:val="28"/>
          </w:rPr>
          <w:delText>that</w:delText>
        </w:r>
        <w:r w:rsidR="00F956A8" w:rsidDel="00A867A4">
          <w:rPr>
            <w:rFonts w:ascii="Cambria" w:hAnsi="Cambria"/>
            <w:sz w:val="28"/>
            <w:szCs w:val="28"/>
          </w:rPr>
          <w:delText xml:space="preserve"> arsehole</w:delText>
        </w:r>
      </w:del>
      <w:ins w:id="18608" w:author="Claire S" w:date="2026-05-22T16:43:00Z" w16du:dateUtc="2026-05-22T15:43:00Z">
        <w:r w:rsidR="00A867A4">
          <w:rPr>
            <w:rFonts w:ascii="Cambria" w:hAnsi="Cambria"/>
            <w:sz w:val="28"/>
            <w:szCs w:val="28"/>
          </w:rPr>
          <w:t>the firing</w:t>
        </w:r>
      </w:ins>
      <w:ins w:id="18609" w:author="Claire S" w:date="2026-05-22T16:47:00Z" w16du:dateUtc="2026-05-22T15:47:00Z">
        <w:del w:id="18610" w:author="Daisy Watt" w:date="2026-06-23T13:33:00Z" w16du:dateUtc="2026-06-23T11:33:00Z">
          <w:r w:rsidR="000A4077" w:rsidDel="00B23EAB">
            <w:rPr>
              <w:rFonts w:ascii="Cambria" w:hAnsi="Cambria"/>
              <w:sz w:val="28"/>
              <w:szCs w:val="28"/>
            </w:rPr>
            <w:delText>-</w:delText>
          </w:r>
        </w:del>
      </w:ins>
      <w:ins w:id="18611" w:author="Daisy Watt" w:date="2026-06-23T13:33:00Z" w16du:dateUtc="2026-06-23T11:33:00Z">
        <w:r w:rsidR="00B23EAB">
          <w:rPr>
            <w:rFonts w:ascii="Cambria" w:hAnsi="Cambria"/>
            <w:sz w:val="28"/>
            <w:szCs w:val="28"/>
          </w:rPr>
          <w:t xml:space="preserve"> </w:t>
        </w:r>
      </w:ins>
      <w:ins w:id="18612" w:author="Claire S" w:date="2026-05-22T16:43:00Z" w16du:dateUtc="2026-05-22T15:43:00Z">
        <w:r w:rsidR="00A867A4">
          <w:rPr>
            <w:rFonts w:ascii="Cambria" w:hAnsi="Cambria"/>
            <w:sz w:val="28"/>
            <w:szCs w:val="28"/>
          </w:rPr>
          <w:t>range</w:t>
        </w:r>
      </w:ins>
      <w:r w:rsidR="00F956A8">
        <w:rPr>
          <w:rFonts w:ascii="Cambria" w:hAnsi="Cambria"/>
          <w:sz w:val="28"/>
          <w:szCs w:val="28"/>
        </w:rPr>
        <w:t xml:space="preserve"> again</w:t>
      </w:r>
      <w:ins w:id="18613" w:author="Daisy Watt" w:date="2026-06-23T13:33:00Z" w16du:dateUtc="2026-06-23T11:33:00Z">
        <w:r w:rsidR="00B23EAB">
          <w:rPr>
            <w:rFonts w:ascii="Cambria" w:hAnsi="Cambria"/>
            <w:sz w:val="28"/>
            <w:szCs w:val="28"/>
          </w:rPr>
          <w:t>,</w:t>
        </w:r>
      </w:ins>
      <w:r w:rsidR="00F956A8">
        <w:rPr>
          <w:rFonts w:ascii="Cambria" w:hAnsi="Cambria"/>
          <w:sz w:val="28"/>
          <w:szCs w:val="28"/>
        </w:rPr>
        <w:t xml:space="preserve"> today.’</w:t>
      </w:r>
    </w:p>
    <w:p w14:paraId="52D20E81" w14:textId="32EEE63B" w:rsidR="00052436" w:rsidDel="00A279C2" w:rsidRDefault="0059355A" w:rsidP="00052436">
      <w:pPr>
        <w:spacing w:line="360" w:lineRule="auto"/>
        <w:ind w:firstLine="720"/>
        <w:contextualSpacing/>
        <w:rPr>
          <w:del w:id="18614" w:author="Claire S" w:date="2026-06-05T09:08:00Z" w16du:dateUtc="2026-06-05T08:08:00Z"/>
          <w:rFonts w:ascii="Cambria" w:hAnsi="Cambria"/>
          <w:sz w:val="28"/>
          <w:szCs w:val="28"/>
        </w:rPr>
      </w:pPr>
      <w:r>
        <w:rPr>
          <w:rFonts w:ascii="Cambria" w:hAnsi="Cambria"/>
          <w:sz w:val="28"/>
          <w:szCs w:val="28"/>
        </w:rPr>
        <w:t>‘Which one</w:t>
      </w:r>
      <w:r w:rsidR="00C11EE4">
        <w:rPr>
          <w:rFonts w:ascii="Cambria" w:hAnsi="Cambria"/>
          <w:sz w:val="28"/>
          <w:szCs w:val="28"/>
        </w:rPr>
        <w:t>?</w:t>
      </w:r>
      <w:r>
        <w:rPr>
          <w:rFonts w:ascii="Cambria" w:hAnsi="Cambria"/>
          <w:sz w:val="28"/>
          <w:szCs w:val="28"/>
        </w:rPr>
        <w:t xml:space="preserve">’ </w:t>
      </w:r>
      <w:del w:id="18615" w:author="Daisy Watt" w:date="2026-06-23T13:33:00Z" w16du:dateUtc="2026-06-23T11:33:00Z">
        <w:r w:rsidR="002400CF" w:rsidDel="00B23EAB">
          <w:rPr>
            <w:rFonts w:ascii="Cambria" w:hAnsi="Cambria"/>
            <w:sz w:val="28"/>
            <w:szCs w:val="28"/>
          </w:rPr>
          <w:delText>S</w:delText>
        </w:r>
      </w:del>
      <w:ins w:id="18616" w:author="Daisy Watt" w:date="2026-06-23T13:33:00Z" w16du:dateUtc="2026-06-23T11:33:00Z">
        <w:r w:rsidR="00B23EAB">
          <w:rPr>
            <w:rFonts w:ascii="Cambria" w:hAnsi="Cambria"/>
            <w:sz w:val="28"/>
            <w:szCs w:val="28"/>
          </w:rPr>
          <w:t>s</w:t>
        </w:r>
      </w:ins>
      <w:r>
        <w:rPr>
          <w:rFonts w:ascii="Cambria" w:hAnsi="Cambria"/>
          <w:sz w:val="28"/>
          <w:szCs w:val="28"/>
        </w:rPr>
        <w:t>he could have sworn the assistant mutter</w:t>
      </w:r>
      <w:r w:rsidR="002400CF">
        <w:rPr>
          <w:rFonts w:ascii="Cambria" w:hAnsi="Cambria"/>
          <w:sz w:val="28"/>
          <w:szCs w:val="28"/>
        </w:rPr>
        <w:t>ed</w:t>
      </w:r>
      <w:r>
        <w:rPr>
          <w:rFonts w:ascii="Cambria" w:hAnsi="Cambria"/>
          <w:sz w:val="28"/>
          <w:szCs w:val="28"/>
        </w:rPr>
        <w:t xml:space="preserve">, but Savannah didn’t care.  </w:t>
      </w:r>
      <w:r w:rsidR="00F956A8">
        <w:rPr>
          <w:rFonts w:ascii="Cambria" w:hAnsi="Cambria"/>
          <w:sz w:val="28"/>
          <w:szCs w:val="28"/>
        </w:rPr>
        <w:t xml:space="preserve">She </w:t>
      </w:r>
      <w:r w:rsidR="00A4661C">
        <w:rPr>
          <w:rFonts w:ascii="Cambria" w:hAnsi="Cambria"/>
          <w:sz w:val="28"/>
          <w:szCs w:val="28"/>
        </w:rPr>
        <w:t xml:space="preserve">was still </w:t>
      </w:r>
      <w:r w:rsidR="00F956A8">
        <w:rPr>
          <w:rFonts w:ascii="Cambria" w:hAnsi="Cambria"/>
          <w:sz w:val="28"/>
          <w:szCs w:val="28"/>
        </w:rPr>
        <w:t>jabb</w:t>
      </w:r>
      <w:r w:rsidR="00A4661C">
        <w:rPr>
          <w:rFonts w:ascii="Cambria" w:hAnsi="Cambria"/>
          <w:sz w:val="28"/>
          <w:szCs w:val="28"/>
        </w:rPr>
        <w:t>ing</w:t>
      </w:r>
      <w:r w:rsidR="00F956A8">
        <w:rPr>
          <w:rFonts w:ascii="Cambria" w:hAnsi="Cambria"/>
          <w:sz w:val="28"/>
          <w:szCs w:val="28"/>
        </w:rPr>
        <w:t xml:space="preserve"> a</w:t>
      </w:r>
      <w:r>
        <w:rPr>
          <w:rFonts w:ascii="Cambria" w:hAnsi="Cambria"/>
          <w:sz w:val="28"/>
          <w:szCs w:val="28"/>
        </w:rPr>
        <w:t>way a</w:t>
      </w:r>
      <w:r w:rsidR="00F956A8">
        <w:rPr>
          <w:rFonts w:ascii="Cambria" w:hAnsi="Cambria"/>
          <w:sz w:val="28"/>
          <w:szCs w:val="28"/>
        </w:rPr>
        <w:t xml:space="preserve">t the lift button </w:t>
      </w:r>
      <w:r w:rsidR="00A4661C">
        <w:rPr>
          <w:rFonts w:ascii="Cambria" w:hAnsi="Cambria"/>
          <w:sz w:val="28"/>
          <w:szCs w:val="28"/>
        </w:rPr>
        <w:t>when</w:t>
      </w:r>
      <w:r w:rsidR="00F956A8">
        <w:rPr>
          <w:rFonts w:ascii="Cambria" w:hAnsi="Cambria"/>
          <w:sz w:val="28"/>
          <w:szCs w:val="28"/>
        </w:rPr>
        <w:t xml:space="preserve"> the </w:t>
      </w:r>
      <w:r w:rsidR="00E97EC5">
        <w:rPr>
          <w:rFonts w:ascii="Cambria" w:hAnsi="Cambria"/>
          <w:sz w:val="28"/>
          <w:szCs w:val="28"/>
        </w:rPr>
        <w:t>young woman</w:t>
      </w:r>
      <w:r w:rsidR="00F956A8">
        <w:rPr>
          <w:rFonts w:ascii="Cambria" w:hAnsi="Cambria"/>
          <w:sz w:val="28"/>
          <w:szCs w:val="28"/>
        </w:rPr>
        <w:t xml:space="preserve"> </w:t>
      </w:r>
      <w:r w:rsidR="00F53AFD">
        <w:rPr>
          <w:rFonts w:ascii="Cambria" w:hAnsi="Cambria"/>
          <w:sz w:val="28"/>
          <w:szCs w:val="28"/>
        </w:rPr>
        <w:t>brought her</w:t>
      </w:r>
      <w:r w:rsidR="002E6A27">
        <w:rPr>
          <w:rFonts w:ascii="Cambria" w:hAnsi="Cambria"/>
          <w:sz w:val="28"/>
          <w:szCs w:val="28"/>
        </w:rPr>
        <w:t xml:space="preserve"> Burberry mac </w:t>
      </w:r>
      <w:r w:rsidR="00F53AFD">
        <w:rPr>
          <w:rFonts w:ascii="Cambria" w:hAnsi="Cambria"/>
          <w:sz w:val="28"/>
          <w:szCs w:val="28"/>
        </w:rPr>
        <w:t>to her</w:t>
      </w:r>
      <w:r w:rsidR="00D21AEF">
        <w:rPr>
          <w:rFonts w:ascii="Cambria" w:hAnsi="Cambria"/>
          <w:sz w:val="28"/>
          <w:szCs w:val="28"/>
        </w:rPr>
        <w:t xml:space="preserve"> a minute later</w:t>
      </w:r>
      <w:r w:rsidR="00F956A8">
        <w:rPr>
          <w:rFonts w:ascii="Cambria" w:hAnsi="Cambria"/>
          <w:sz w:val="28"/>
          <w:szCs w:val="28"/>
        </w:rPr>
        <w:t>.</w:t>
      </w:r>
      <w:r w:rsidR="00F53AFD">
        <w:rPr>
          <w:rFonts w:ascii="Cambria" w:hAnsi="Cambria"/>
          <w:sz w:val="28"/>
          <w:szCs w:val="28"/>
        </w:rPr>
        <w:t xml:space="preserve"> </w:t>
      </w:r>
    </w:p>
    <w:p w14:paraId="0AC087E4" w14:textId="41320726" w:rsidR="00F956A8" w:rsidRDefault="00F53AFD" w:rsidP="00A279C2">
      <w:pPr>
        <w:spacing w:line="360" w:lineRule="auto"/>
        <w:ind w:firstLine="720"/>
        <w:contextualSpacing/>
        <w:rPr>
          <w:rFonts w:ascii="Cambria" w:hAnsi="Cambria"/>
          <w:sz w:val="28"/>
          <w:szCs w:val="28"/>
        </w:rPr>
      </w:pPr>
      <w:r>
        <w:rPr>
          <w:rFonts w:ascii="Cambria" w:hAnsi="Cambria"/>
          <w:sz w:val="28"/>
          <w:szCs w:val="28"/>
        </w:rPr>
        <w:t>‘Thanks.’</w:t>
      </w:r>
      <w:r w:rsidR="00F956A8">
        <w:rPr>
          <w:rFonts w:ascii="Cambria" w:hAnsi="Cambria"/>
          <w:sz w:val="28"/>
          <w:szCs w:val="28"/>
        </w:rPr>
        <w:t xml:space="preserve"> </w:t>
      </w:r>
      <w:del w:id="18617" w:author="Claire S" w:date="2026-06-04T17:58:00Z" w16du:dateUtc="2026-06-04T16:58:00Z">
        <w:r w:rsidR="00D21AEF" w:rsidDel="00716F72">
          <w:rPr>
            <w:rFonts w:ascii="Cambria" w:hAnsi="Cambria"/>
            <w:sz w:val="28"/>
            <w:szCs w:val="28"/>
          </w:rPr>
          <w:delText xml:space="preserve">She took her coat. </w:delText>
        </w:r>
      </w:del>
    </w:p>
    <w:p w14:paraId="510E39DB" w14:textId="77777777" w:rsidR="002E6A27" w:rsidRDefault="00F956A8" w:rsidP="004001F6">
      <w:pPr>
        <w:spacing w:line="360" w:lineRule="auto"/>
        <w:contextualSpacing/>
        <w:rPr>
          <w:rFonts w:ascii="Cambria" w:hAnsi="Cambria"/>
          <w:sz w:val="28"/>
          <w:szCs w:val="28"/>
        </w:rPr>
      </w:pPr>
      <w:r>
        <w:rPr>
          <w:rFonts w:ascii="Cambria" w:hAnsi="Cambria"/>
          <w:sz w:val="28"/>
          <w:szCs w:val="28"/>
        </w:rPr>
        <w:tab/>
        <w:t xml:space="preserve">‘So you didn’t kill Dex?’ </w:t>
      </w:r>
      <w:r w:rsidR="002E6A27">
        <w:rPr>
          <w:rFonts w:ascii="Cambria" w:hAnsi="Cambria"/>
          <w:sz w:val="28"/>
          <w:szCs w:val="28"/>
        </w:rPr>
        <w:t xml:space="preserve">asked </w:t>
      </w:r>
      <w:r>
        <w:rPr>
          <w:rFonts w:ascii="Cambria" w:hAnsi="Cambria"/>
          <w:sz w:val="28"/>
          <w:szCs w:val="28"/>
        </w:rPr>
        <w:t>the girl</w:t>
      </w:r>
      <w:r w:rsidR="002E6A27">
        <w:rPr>
          <w:rFonts w:ascii="Cambria" w:hAnsi="Cambria"/>
          <w:sz w:val="28"/>
          <w:szCs w:val="28"/>
        </w:rPr>
        <w:t>.</w:t>
      </w:r>
    </w:p>
    <w:p w14:paraId="06C3A918" w14:textId="13F0F0D9" w:rsidR="00F956A8" w:rsidRDefault="002E6A27" w:rsidP="002E6A27">
      <w:pPr>
        <w:spacing w:line="360" w:lineRule="auto"/>
        <w:ind w:firstLine="720"/>
        <w:contextualSpacing/>
        <w:rPr>
          <w:rFonts w:ascii="Cambria" w:hAnsi="Cambria"/>
          <w:sz w:val="28"/>
          <w:szCs w:val="28"/>
        </w:rPr>
      </w:pPr>
      <w:r>
        <w:rPr>
          <w:rFonts w:ascii="Cambria" w:hAnsi="Cambria"/>
          <w:sz w:val="28"/>
          <w:szCs w:val="28"/>
        </w:rPr>
        <w:t xml:space="preserve">‘Ha,’ </w:t>
      </w:r>
      <w:r w:rsidR="00F956A8">
        <w:rPr>
          <w:rFonts w:ascii="Cambria" w:hAnsi="Cambria"/>
          <w:sz w:val="28"/>
          <w:szCs w:val="28"/>
        </w:rPr>
        <w:t>Savannah laughed</w:t>
      </w:r>
      <w:del w:id="18618" w:author="Claire S" w:date="2026-06-04T17:59:00Z" w16du:dateUtc="2026-06-04T16:59:00Z">
        <w:r w:rsidR="00F956A8" w:rsidDel="00654018">
          <w:rPr>
            <w:rFonts w:ascii="Cambria" w:hAnsi="Cambria"/>
            <w:sz w:val="28"/>
            <w:szCs w:val="28"/>
          </w:rPr>
          <w:delText xml:space="preserve"> in</w:delText>
        </w:r>
      </w:del>
      <w:r w:rsidR="00F956A8">
        <w:rPr>
          <w:rFonts w:ascii="Cambria" w:hAnsi="Cambria"/>
          <w:sz w:val="28"/>
          <w:szCs w:val="28"/>
        </w:rPr>
        <w:t xml:space="preserve"> incredul</w:t>
      </w:r>
      <w:ins w:id="18619" w:author="Claire S" w:date="2026-06-04T17:59:00Z" w16du:dateUtc="2026-06-04T16:59:00Z">
        <w:r w:rsidR="00654018">
          <w:rPr>
            <w:rFonts w:ascii="Cambria" w:hAnsi="Cambria"/>
            <w:sz w:val="28"/>
            <w:szCs w:val="28"/>
          </w:rPr>
          <w:t>ousl</w:t>
        </w:r>
      </w:ins>
      <w:del w:id="18620" w:author="Claire S" w:date="2026-06-04T17:59:00Z" w16du:dateUtc="2026-06-04T16:59:00Z">
        <w:r w:rsidR="00F956A8" w:rsidDel="00654018">
          <w:rPr>
            <w:rFonts w:ascii="Cambria" w:hAnsi="Cambria"/>
            <w:sz w:val="28"/>
            <w:szCs w:val="28"/>
          </w:rPr>
          <w:delText>it</w:delText>
        </w:r>
      </w:del>
      <w:r w:rsidR="00F956A8">
        <w:rPr>
          <w:rFonts w:ascii="Cambria" w:hAnsi="Cambria"/>
          <w:sz w:val="28"/>
          <w:szCs w:val="28"/>
        </w:rPr>
        <w:t>y. ‘You’ve got some nerve</w:t>
      </w:r>
      <w:r w:rsidR="008A79C9">
        <w:rPr>
          <w:rFonts w:ascii="Cambria" w:hAnsi="Cambria"/>
          <w:sz w:val="28"/>
          <w:szCs w:val="28"/>
        </w:rPr>
        <w:t>.</w:t>
      </w:r>
      <w:r w:rsidR="00F53AFD">
        <w:rPr>
          <w:rFonts w:ascii="Cambria" w:hAnsi="Cambria"/>
          <w:sz w:val="28"/>
          <w:szCs w:val="28"/>
        </w:rPr>
        <w:t xml:space="preserve"> </w:t>
      </w:r>
      <w:r w:rsidR="008A79C9">
        <w:rPr>
          <w:rFonts w:ascii="Cambria" w:hAnsi="Cambria"/>
          <w:sz w:val="28"/>
          <w:szCs w:val="28"/>
        </w:rPr>
        <w:t>What’s your name again?’</w:t>
      </w:r>
    </w:p>
    <w:p w14:paraId="5A11A8F8" w14:textId="597DAB54" w:rsidR="008A79C9" w:rsidRDefault="008A79C9" w:rsidP="004001F6">
      <w:pPr>
        <w:spacing w:line="360" w:lineRule="auto"/>
        <w:contextualSpacing/>
        <w:rPr>
          <w:rFonts w:ascii="Cambria" w:hAnsi="Cambria"/>
          <w:sz w:val="28"/>
          <w:szCs w:val="28"/>
        </w:rPr>
      </w:pPr>
      <w:r>
        <w:rPr>
          <w:rFonts w:ascii="Cambria" w:hAnsi="Cambria"/>
          <w:sz w:val="28"/>
          <w:szCs w:val="28"/>
        </w:rPr>
        <w:tab/>
        <w:t>‘Maude.’</w:t>
      </w:r>
    </w:p>
    <w:p w14:paraId="5C522BAA" w14:textId="0532268A" w:rsidR="008A79C9" w:rsidRDefault="008A79C9" w:rsidP="004001F6">
      <w:pPr>
        <w:spacing w:line="360" w:lineRule="auto"/>
        <w:contextualSpacing/>
        <w:rPr>
          <w:rFonts w:ascii="Cambria" w:hAnsi="Cambria"/>
          <w:sz w:val="28"/>
          <w:szCs w:val="28"/>
        </w:rPr>
      </w:pPr>
      <w:r>
        <w:rPr>
          <w:rFonts w:ascii="Cambria" w:hAnsi="Cambria"/>
          <w:sz w:val="28"/>
          <w:szCs w:val="28"/>
        </w:rPr>
        <w:tab/>
        <w:t>‘Maude. No, I didn’t kill him. I loved him very much.’</w:t>
      </w:r>
    </w:p>
    <w:p w14:paraId="15A00563" w14:textId="20625302" w:rsidR="008A79C9" w:rsidRDefault="008A79C9" w:rsidP="004001F6">
      <w:pPr>
        <w:spacing w:line="360" w:lineRule="auto"/>
        <w:contextualSpacing/>
        <w:rPr>
          <w:rFonts w:ascii="Cambria" w:hAnsi="Cambria"/>
          <w:sz w:val="28"/>
          <w:szCs w:val="28"/>
        </w:rPr>
      </w:pPr>
      <w:r>
        <w:rPr>
          <w:rFonts w:ascii="Cambria" w:hAnsi="Cambria"/>
          <w:sz w:val="28"/>
          <w:szCs w:val="28"/>
        </w:rPr>
        <w:tab/>
        <w:t>‘</w:t>
      </w:r>
      <w:commentRangeStart w:id="18621"/>
      <w:r>
        <w:rPr>
          <w:rFonts w:ascii="Cambria" w:hAnsi="Cambria"/>
          <w:sz w:val="28"/>
          <w:szCs w:val="28"/>
        </w:rPr>
        <w:t xml:space="preserve">Why were you </w:t>
      </w:r>
      <w:del w:id="18622" w:author="Claire S" w:date="2026-06-05T09:08:00Z" w16du:dateUtc="2026-06-05T08:08:00Z">
        <w:r w:rsidDel="006E403E">
          <w:rPr>
            <w:rFonts w:ascii="Cambria" w:hAnsi="Cambria"/>
            <w:sz w:val="28"/>
            <w:szCs w:val="28"/>
          </w:rPr>
          <w:delText xml:space="preserve">shagging </w:delText>
        </w:r>
      </w:del>
      <w:ins w:id="18623" w:author="Claire S" w:date="2026-06-05T09:08:00Z" w16du:dateUtc="2026-06-05T08:08:00Z">
        <w:r w:rsidR="006E403E">
          <w:rPr>
            <w:rFonts w:ascii="Cambria" w:hAnsi="Cambria"/>
            <w:sz w:val="28"/>
            <w:szCs w:val="28"/>
          </w:rPr>
          <w:t xml:space="preserve">screwing </w:t>
        </w:r>
      </w:ins>
      <w:r>
        <w:rPr>
          <w:rFonts w:ascii="Cambria" w:hAnsi="Cambria"/>
          <w:sz w:val="28"/>
          <w:szCs w:val="28"/>
        </w:rPr>
        <w:t xml:space="preserve">that </w:t>
      </w:r>
      <w:r w:rsidR="00FC03EE">
        <w:rPr>
          <w:rFonts w:ascii="Cambria" w:hAnsi="Cambria"/>
          <w:sz w:val="28"/>
          <w:szCs w:val="28"/>
        </w:rPr>
        <w:t xml:space="preserve">Rayne </w:t>
      </w:r>
      <w:r>
        <w:rPr>
          <w:rFonts w:ascii="Cambria" w:hAnsi="Cambria"/>
          <w:sz w:val="28"/>
          <w:szCs w:val="28"/>
        </w:rPr>
        <w:t>writer dude</w:t>
      </w:r>
      <w:ins w:id="18624" w:author="Daisy Watt" w:date="2026-06-23T00:54:00Z" w16du:dateUtc="2026-06-22T22:54:00Z">
        <w:r w:rsidR="001E7F9A">
          <w:rPr>
            <w:rFonts w:ascii="Cambria" w:hAnsi="Cambria"/>
            <w:sz w:val="28"/>
            <w:szCs w:val="28"/>
          </w:rPr>
          <w:t>,</w:t>
        </w:r>
      </w:ins>
      <w:r>
        <w:rPr>
          <w:rFonts w:ascii="Cambria" w:hAnsi="Cambria"/>
          <w:sz w:val="28"/>
          <w:szCs w:val="28"/>
        </w:rPr>
        <w:t xml:space="preserve"> then</w:t>
      </w:r>
      <w:ins w:id="18625" w:author="Claire S" w:date="2026-07-30T09:06:00Z" w16du:dateUtc="2026-07-30T08:06:00Z">
        <w:r w:rsidR="00841D52">
          <w:rPr>
            <w:rFonts w:ascii="Cambria" w:hAnsi="Cambria"/>
            <w:sz w:val="28"/>
            <w:szCs w:val="28"/>
          </w:rPr>
          <w:t>? And thank God the press haven’t caug</w:t>
        </w:r>
      </w:ins>
      <w:ins w:id="18626" w:author="Claire S" w:date="2026-07-30T09:07:00Z" w16du:dateUtc="2026-07-30T08:07:00Z">
        <w:r w:rsidR="00841D52">
          <w:rPr>
            <w:rFonts w:ascii="Cambria" w:hAnsi="Cambria"/>
            <w:sz w:val="28"/>
            <w:szCs w:val="28"/>
          </w:rPr>
          <w:t>ht on that it was him -</w:t>
        </w:r>
      </w:ins>
      <w:del w:id="18627" w:author="Claire S" w:date="2026-07-30T09:06:00Z" w16du:dateUtc="2026-07-30T08:06:00Z">
        <w:r w:rsidDel="00841D52">
          <w:rPr>
            <w:rFonts w:ascii="Cambria" w:hAnsi="Cambria"/>
            <w:sz w:val="28"/>
            <w:szCs w:val="28"/>
          </w:rPr>
          <w:delText>?</w:delText>
        </w:r>
      </w:del>
      <w:r>
        <w:rPr>
          <w:rFonts w:ascii="Cambria" w:hAnsi="Cambria"/>
          <w:sz w:val="28"/>
          <w:szCs w:val="28"/>
        </w:rPr>
        <w:t>’</w:t>
      </w:r>
      <w:commentRangeEnd w:id="18621"/>
      <w:r w:rsidR="00F655E9">
        <w:rPr>
          <w:rStyle w:val="CommentReference"/>
          <w:rFonts w:ascii="Cambria" w:hAnsi="Cambria"/>
          <w:sz w:val="28"/>
          <w:szCs w:val="28"/>
        </w:rPr>
        <w:commentReference w:id="18621"/>
      </w:r>
    </w:p>
    <w:p w14:paraId="5436F2D9" w14:textId="6D8105B5" w:rsidR="008A79C9" w:rsidRDefault="008A79C9" w:rsidP="004001F6">
      <w:pPr>
        <w:spacing w:line="360" w:lineRule="auto"/>
        <w:contextualSpacing/>
        <w:rPr>
          <w:rFonts w:ascii="Cambria" w:hAnsi="Cambria"/>
          <w:sz w:val="28"/>
          <w:szCs w:val="28"/>
        </w:rPr>
      </w:pPr>
      <w:r>
        <w:rPr>
          <w:rFonts w:ascii="Cambria" w:hAnsi="Cambria"/>
          <w:sz w:val="28"/>
          <w:szCs w:val="28"/>
        </w:rPr>
        <w:tab/>
        <w:t xml:space="preserve">Savannah suddenly felt </w:t>
      </w:r>
      <w:r w:rsidR="008B2EEA">
        <w:rPr>
          <w:rFonts w:ascii="Cambria" w:hAnsi="Cambria"/>
          <w:sz w:val="28"/>
          <w:szCs w:val="28"/>
        </w:rPr>
        <w:t>more tired than she had in her life</w:t>
      </w:r>
      <w:r>
        <w:rPr>
          <w:rFonts w:ascii="Cambria" w:hAnsi="Cambria"/>
          <w:sz w:val="28"/>
          <w:szCs w:val="28"/>
        </w:rPr>
        <w:t>. ‘Honestly, Maude, right now, I don’t know.</w:t>
      </w:r>
      <w:r w:rsidR="00903338">
        <w:rPr>
          <w:rFonts w:ascii="Cambria" w:hAnsi="Cambria"/>
          <w:sz w:val="28"/>
          <w:szCs w:val="28"/>
        </w:rPr>
        <w:t xml:space="preserve">’ </w:t>
      </w:r>
      <w:r>
        <w:rPr>
          <w:rFonts w:ascii="Cambria" w:hAnsi="Cambria"/>
          <w:sz w:val="28"/>
          <w:szCs w:val="28"/>
        </w:rPr>
        <w:t xml:space="preserve">Her eyes </w:t>
      </w:r>
      <w:r w:rsidR="00881910">
        <w:rPr>
          <w:rFonts w:ascii="Cambria" w:hAnsi="Cambria"/>
          <w:sz w:val="28"/>
          <w:szCs w:val="28"/>
        </w:rPr>
        <w:t>swam</w:t>
      </w:r>
      <w:r w:rsidR="00F14F02">
        <w:rPr>
          <w:rFonts w:ascii="Cambria" w:hAnsi="Cambria"/>
          <w:sz w:val="28"/>
          <w:szCs w:val="28"/>
        </w:rPr>
        <w:t xml:space="preserve"> with tears</w:t>
      </w:r>
      <w:r>
        <w:rPr>
          <w:rFonts w:ascii="Cambria" w:hAnsi="Cambria"/>
          <w:sz w:val="28"/>
          <w:szCs w:val="28"/>
        </w:rPr>
        <w:t xml:space="preserve"> as the lift </w:t>
      </w:r>
      <w:r w:rsidR="00903338">
        <w:rPr>
          <w:rFonts w:ascii="Cambria" w:hAnsi="Cambria"/>
          <w:sz w:val="28"/>
          <w:szCs w:val="28"/>
        </w:rPr>
        <w:t>arrived</w:t>
      </w:r>
      <w:r>
        <w:rPr>
          <w:rFonts w:ascii="Cambria" w:hAnsi="Cambria"/>
          <w:sz w:val="28"/>
          <w:szCs w:val="28"/>
        </w:rPr>
        <w:t xml:space="preserve">. </w:t>
      </w:r>
      <w:r w:rsidR="00903338">
        <w:rPr>
          <w:rFonts w:ascii="Cambria" w:hAnsi="Cambria"/>
          <w:sz w:val="28"/>
          <w:szCs w:val="28"/>
        </w:rPr>
        <w:t>‘</w:t>
      </w:r>
      <w:r w:rsidR="008B2EEA">
        <w:rPr>
          <w:rFonts w:ascii="Cambria" w:hAnsi="Cambria"/>
          <w:sz w:val="28"/>
          <w:szCs w:val="28"/>
        </w:rPr>
        <w:t>I</w:t>
      </w:r>
      <w:r w:rsidR="00903338">
        <w:rPr>
          <w:rFonts w:ascii="Cambria" w:hAnsi="Cambria"/>
          <w:sz w:val="28"/>
          <w:szCs w:val="28"/>
        </w:rPr>
        <w:t>f I could have Dex back, I’d never look at another man again</w:t>
      </w:r>
      <w:r w:rsidR="00903559">
        <w:rPr>
          <w:rFonts w:ascii="Cambria" w:hAnsi="Cambria"/>
          <w:sz w:val="28"/>
          <w:szCs w:val="28"/>
        </w:rPr>
        <w:t>.</w:t>
      </w:r>
      <w:r w:rsidR="00903338">
        <w:rPr>
          <w:rFonts w:ascii="Cambria" w:hAnsi="Cambria"/>
          <w:sz w:val="28"/>
          <w:szCs w:val="28"/>
        </w:rPr>
        <w:t>’</w:t>
      </w:r>
    </w:p>
    <w:p w14:paraId="4D389E4B" w14:textId="03EE73F7" w:rsidR="008B2EEA" w:rsidRDefault="008A79C9" w:rsidP="004001F6">
      <w:pPr>
        <w:spacing w:line="360" w:lineRule="auto"/>
        <w:contextualSpacing/>
        <w:rPr>
          <w:rFonts w:ascii="Cambria" w:hAnsi="Cambria"/>
          <w:sz w:val="28"/>
          <w:szCs w:val="28"/>
        </w:rPr>
      </w:pPr>
      <w:r>
        <w:rPr>
          <w:rFonts w:ascii="Cambria" w:hAnsi="Cambria"/>
          <w:sz w:val="28"/>
          <w:szCs w:val="28"/>
        </w:rPr>
        <w:tab/>
        <w:t>‘Fair enough</w:t>
      </w:r>
      <w:del w:id="18628" w:author="Daisy Watt" w:date="2026-06-23T00:54:00Z" w16du:dateUtc="2026-06-22T22:54:00Z">
        <w:r w:rsidR="00903338">
          <w:rPr>
            <w:rFonts w:ascii="Cambria" w:hAnsi="Cambria"/>
            <w:sz w:val="28"/>
            <w:szCs w:val="28"/>
          </w:rPr>
          <w:delText>,</w:delText>
        </w:r>
      </w:del>
      <w:ins w:id="18629" w:author="Daisy Watt" w:date="2026-06-23T00:54:00Z" w16du:dateUtc="2026-06-22T22:54:00Z">
        <w:r w:rsidR="007B693A">
          <w:rPr>
            <w:rFonts w:ascii="Cambria" w:hAnsi="Cambria"/>
            <w:sz w:val="28"/>
            <w:szCs w:val="28"/>
          </w:rPr>
          <w:t>.</w:t>
        </w:r>
      </w:ins>
      <w:r>
        <w:rPr>
          <w:rFonts w:ascii="Cambria" w:hAnsi="Cambria"/>
          <w:sz w:val="28"/>
          <w:szCs w:val="28"/>
        </w:rPr>
        <w:t xml:space="preserve">’ Maude shrugged, </w:t>
      </w:r>
      <w:r w:rsidR="008B2EEA">
        <w:rPr>
          <w:rFonts w:ascii="Cambria" w:hAnsi="Cambria"/>
          <w:sz w:val="28"/>
          <w:szCs w:val="28"/>
        </w:rPr>
        <w:t>the</w:t>
      </w:r>
      <w:r>
        <w:rPr>
          <w:rFonts w:ascii="Cambria" w:hAnsi="Cambria"/>
          <w:sz w:val="28"/>
          <w:szCs w:val="28"/>
        </w:rPr>
        <w:t xml:space="preserve"> little Peter Pan collar </w:t>
      </w:r>
      <w:r w:rsidR="008B2EEA">
        <w:rPr>
          <w:rFonts w:ascii="Cambria" w:hAnsi="Cambria"/>
          <w:sz w:val="28"/>
          <w:szCs w:val="28"/>
        </w:rPr>
        <w:t>on</w:t>
      </w:r>
      <w:r w:rsidR="0029721E">
        <w:rPr>
          <w:rFonts w:ascii="Cambria" w:hAnsi="Cambria"/>
          <w:sz w:val="28"/>
          <w:szCs w:val="28"/>
        </w:rPr>
        <w:t xml:space="preserve"> her black pinafore</w:t>
      </w:r>
      <w:r>
        <w:rPr>
          <w:rFonts w:ascii="Cambria" w:hAnsi="Cambria"/>
          <w:sz w:val="28"/>
          <w:szCs w:val="28"/>
        </w:rPr>
        <w:t xml:space="preserve"> pristine</w:t>
      </w:r>
      <w:r w:rsidR="008B2EEA">
        <w:rPr>
          <w:rFonts w:ascii="Cambria" w:hAnsi="Cambria"/>
          <w:sz w:val="28"/>
          <w:szCs w:val="28"/>
        </w:rPr>
        <w:t xml:space="preserve"> beneath</w:t>
      </w:r>
      <w:r w:rsidR="0029721E">
        <w:rPr>
          <w:rFonts w:ascii="Cambria" w:hAnsi="Cambria"/>
          <w:sz w:val="28"/>
          <w:szCs w:val="28"/>
        </w:rPr>
        <w:t xml:space="preserve"> her</w:t>
      </w:r>
      <w:r w:rsidR="00067ED7">
        <w:rPr>
          <w:rFonts w:ascii="Cambria" w:hAnsi="Cambria"/>
          <w:sz w:val="28"/>
          <w:szCs w:val="28"/>
        </w:rPr>
        <w:t xml:space="preserve"> </w:t>
      </w:r>
      <w:r w:rsidR="0029721E">
        <w:rPr>
          <w:rFonts w:ascii="Cambria" w:hAnsi="Cambria"/>
          <w:sz w:val="28"/>
          <w:szCs w:val="28"/>
        </w:rPr>
        <w:t>unlined</w:t>
      </w:r>
      <w:r w:rsidR="008B2EEA">
        <w:rPr>
          <w:rFonts w:ascii="Cambria" w:hAnsi="Cambria"/>
          <w:sz w:val="28"/>
          <w:szCs w:val="28"/>
        </w:rPr>
        <w:t xml:space="preserve"> face</w:t>
      </w:r>
      <w:r w:rsidR="0029721E">
        <w:rPr>
          <w:rFonts w:ascii="Cambria" w:hAnsi="Cambria"/>
          <w:sz w:val="28"/>
          <w:szCs w:val="28"/>
        </w:rPr>
        <w:t>. N</w:t>
      </w:r>
      <w:r w:rsidR="00067ED7">
        <w:rPr>
          <w:rFonts w:ascii="Cambria" w:hAnsi="Cambria"/>
          <w:sz w:val="28"/>
          <w:szCs w:val="28"/>
        </w:rPr>
        <w:t>o help needed there</w:t>
      </w:r>
      <w:r w:rsidR="008B2EEA">
        <w:rPr>
          <w:rFonts w:ascii="Cambria" w:hAnsi="Cambria"/>
          <w:sz w:val="28"/>
          <w:szCs w:val="28"/>
        </w:rPr>
        <w:t>, lucky thing</w:t>
      </w:r>
      <w:r w:rsidR="00067ED7">
        <w:rPr>
          <w:rFonts w:ascii="Cambria" w:hAnsi="Cambria"/>
          <w:sz w:val="28"/>
          <w:szCs w:val="28"/>
        </w:rPr>
        <w:t>. God</w:t>
      </w:r>
      <w:r w:rsidR="0029721E">
        <w:rPr>
          <w:rFonts w:ascii="Cambria" w:hAnsi="Cambria"/>
          <w:sz w:val="28"/>
          <w:szCs w:val="28"/>
        </w:rPr>
        <w:t>,</w:t>
      </w:r>
      <w:r w:rsidR="00067ED7">
        <w:rPr>
          <w:rFonts w:ascii="Cambria" w:hAnsi="Cambria"/>
          <w:sz w:val="28"/>
          <w:szCs w:val="28"/>
        </w:rPr>
        <w:t xml:space="preserve"> Sav</w:t>
      </w:r>
      <w:r w:rsidR="006E6418">
        <w:rPr>
          <w:rFonts w:ascii="Cambria" w:hAnsi="Cambria"/>
          <w:sz w:val="28"/>
          <w:szCs w:val="28"/>
        </w:rPr>
        <w:t>annah</w:t>
      </w:r>
      <w:r w:rsidR="00067ED7">
        <w:rPr>
          <w:rFonts w:ascii="Cambria" w:hAnsi="Cambria"/>
          <w:sz w:val="28"/>
          <w:szCs w:val="28"/>
        </w:rPr>
        <w:t xml:space="preserve"> missed her early youth</w:t>
      </w:r>
      <w:r w:rsidR="008B2EEA">
        <w:rPr>
          <w:rFonts w:ascii="Cambria" w:hAnsi="Cambria"/>
          <w:sz w:val="28"/>
          <w:szCs w:val="28"/>
        </w:rPr>
        <w:t>;</w:t>
      </w:r>
      <w:r w:rsidR="0029721E">
        <w:rPr>
          <w:rFonts w:ascii="Cambria" w:hAnsi="Cambria"/>
          <w:sz w:val="28"/>
          <w:szCs w:val="28"/>
        </w:rPr>
        <w:t xml:space="preserve"> how </w:t>
      </w:r>
      <w:r w:rsidR="003F3D0C">
        <w:rPr>
          <w:rFonts w:ascii="Cambria" w:hAnsi="Cambria"/>
          <w:sz w:val="28"/>
          <w:szCs w:val="28"/>
        </w:rPr>
        <w:t xml:space="preserve">much </w:t>
      </w:r>
      <w:r w:rsidR="0029721E">
        <w:rPr>
          <w:rFonts w:ascii="Cambria" w:hAnsi="Cambria"/>
          <w:sz w:val="28"/>
          <w:szCs w:val="28"/>
        </w:rPr>
        <w:t>she’d taken for granted.</w:t>
      </w:r>
      <w:r>
        <w:rPr>
          <w:rFonts w:ascii="Cambria" w:hAnsi="Cambria"/>
          <w:sz w:val="28"/>
          <w:szCs w:val="28"/>
        </w:rPr>
        <w:t xml:space="preserve"> </w:t>
      </w:r>
      <w:ins w:id="18630" w:author="Claire S" w:date="2026-06-04T17:59:00Z" w16du:dateUtc="2026-06-04T16:59:00Z">
        <w:r w:rsidR="004F33EA">
          <w:rPr>
            <w:rFonts w:ascii="Cambria" w:hAnsi="Cambria"/>
            <w:sz w:val="28"/>
            <w:szCs w:val="28"/>
          </w:rPr>
          <w:t>Gravity was a bitch</w:t>
        </w:r>
      </w:ins>
      <w:ins w:id="18631" w:author="Claire S" w:date="2026-06-05T09:08:00Z" w16du:dateUtc="2026-06-05T08:08:00Z">
        <w:r w:rsidR="006E403E">
          <w:rPr>
            <w:rFonts w:ascii="Cambria" w:hAnsi="Cambria"/>
            <w:sz w:val="28"/>
            <w:szCs w:val="28"/>
          </w:rPr>
          <w:t>, as was</w:t>
        </w:r>
      </w:ins>
      <w:ins w:id="18632" w:author="Claire S" w:date="2026-06-05T09:09:00Z" w16du:dateUtc="2026-06-05T08:09:00Z">
        <w:r w:rsidR="006E403E">
          <w:rPr>
            <w:rFonts w:ascii="Cambria" w:hAnsi="Cambria"/>
            <w:sz w:val="28"/>
            <w:szCs w:val="28"/>
          </w:rPr>
          <w:t xml:space="preserve"> grief</w:t>
        </w:r>
      </w:ins>
      <w:ins w:id="18633" w:author="Claire S" w:date="2026-06-04T17:59:00Z" w16du:dateUtc="2026-06-04T16:59:00Z">
        <w:r w:rsidR="004F33EA">
          <w:rPr>
            <w:rFonts w:ascii="Cambria" w:hAnsi="Cambria"/>
            <w:sz w:val="28"/>
            <w:szCs w:val="28"/>
          </w:rPr>
          <w:t>.</w:t>
        </w:r>
      </w:ins>
    </w:p>
    <w:p w14:paraId="33B26D05" w14:textId="4C1BAFB8" w:rsidR="008A79C9" w:rsidRDefault="008A79C9" w:rsidP="008B2EEA">
      <w:pPr>
        <w:spacing w:line="360" w:lineRule="auto"/>
        <w:ind w:firstLine="720"/>
        <w:contextualSpacing/>
        <w:rPr>
          <w:rFonts w:ascii="Cambria" w:hAnsi="Cambria"/>
          <w:sz w:val="28"/>
          <w:szCs w:val="28"/>
        </w:rPr>
      </w:pPr>
      <w:r>
        <w:rPr>
          <w:rFonts w:ascii="Cambria" w:hAnsi="Cambria"/>
          <w:sz w:val="28"/>
          <w:szCs w:val="28"/>
        </w:rPr>
        <w:t>‘I believe you</w:t>
      </w:r>
      <w:r w:rsidR="008B2EEA">
        <w:rPr>
          <w:rFonts w:ascii="Cambria" w:hAnsi="Cambria"/>
          <w:sz w:val="28"/>
          <w:szCs w:val="28"/>
        </w:rPr>
        <w:t xml:space="preserve">,’ Maude said </w:t>
      </w:r>
      <w:r w:rsidR="00F14F02">
        <w:rPr>
          <w:rFonts w:ascii="Cambria" w:hAnsi="Cambria"/>
          <w:sz w:val="28"/>
          <w:szCs w:val="28"/>
        </w:rPr>
        <w:t>grave</w:t>
      </w:r>
      <w:r w:rsidR="008B2EEA">
        <w:rPr>
          <w:rFonts w:ascii="Cambria" w:hAnsi="Cambria"/>
          <w:sz w:val="28"/>
          <w:szCs w:val="28"/>
        </w:rPr>
        <w:t>ly. ‘</w:t>
      </w:r>
      <w:r>
        <w:rPr>
          <w:rFonts w:ascii="Cambria" w:hAnsi="Cambria"/>
          <w:sz w:val="28"/>
          <w:szCs w:val="28"/>
        </w:rPr>
        <w:t>And I’ll tell the others</w:t>
      </w:r>
      <w:ins w:id="18634" w:author="Daisy Watt" w:date="2026-06-23T00:54:00Z" w16du:dateUtc="2026-06-22T22:54:00Z">
        <w:r w:rsidR="00743A9D">
          <w:rPr>
            <w:rFonts w:ascii="Cambria" w:hAnsi="Cambria"/>
            <w:sz w:val="28"/>
            <w:szCs w:val="28"/>
          </w:rPr>
          <w:t>,</w:t>
        </w:r>
      </w:ins>
      <w:r>
        <w:rPr>
          <w:rFonts w:ascii="Cambria" w:hAnsi="Cambria"/>
          <w:sz w:val="28"/>
          <w:szCs w:val="28"/>
        </w:rPr>
        <w:t xml:space="preserve"> too.’</w:t>
      </w:r>
    </w:p>
    <w:p w14:paraId="46DBAC1D" w14:textId="04419B71" w:rsidR="008A79C9" w:rsidRDefault="008A79C9" w:rsidP="004001F6">
      <w:pPr>
        <w:spacing w:line="360" w:lineRule="auto"/>
        <w:contextualSpacing/>
        <w:rPr>
          <w:rFonts w:ascii="Cambria" w:hAnsi="Cambria"/>
          <w:sz w:val="28"/>
          <w:szCs w:val="28"/>
        </w:rPr>
      </w:pPr>
      <w:r>
        <w:rPr>
          <w:rFonts w:ascii="Cambria" w:hAnsi="Cambria"/>
          <w:sz w:val="28"/>
          <w:szCs w:val="28"/>
        </w:rPr>
        <w:tab/>
        <w:t>‘Thanks.’ Savannah stepped into the lift, turning to see her</w:t>
      </w:r>
      <w:r w:rsidR="0029721E">
        <w:rPr>
          <w:rFonts w:ascii="Cambria" w:hAnsi="Cambria"/>
          <w:sz w:val="28"/>
          <w:szCs w:val="28"/>
        </w:rPr>
        <w:t xml:space="preserve"> brother</w:t>
      </w:r>
      <w:r w:rsidR="00E22DAE">
        <w:rPr>
          <w:rFonts w:ascii="Cambria" w:hAnsi="Cambria"/>
          <w:sz w:val="28"/>
          <w:szCs w:val="28"/>
        </w:rPr>
        <w:t xml:space="preserve"> still </w:t>
      </w:r>
      <w:del w:id="18635" w:author="Claire S" w:date="2026-05-22T16:43:00Z" w16du:dateUtc="2026-05-22T15:43:00Z">
        <w:r w:rsidR="00E22DAE" w:rsidDel="003D2DF6">
          <w:rPr>
            <w:rFonts w:ascii="Cambria" w:hAnsi="Cambria"/>
            <w:sz w:val="28"/>
            <w:szCs w:val="28"/>
          </w:rPr>
          <w:delText>spitting venom</w:delText>
        </w:r>
      </w:del>
      <w:ins w:id="18636" w:author="Claire S" w:date="2026-05-22T16:43:00Z" w16du:dateUtc="2026-05-22T15:43:00Z">
        <w:r w:rsidR="003D2DF6">
          <w:rPr>
            <w:rFonts w:ascii="Cambria" w:hAnsi="Cambria"/>
            <w:sz w:val="28"/>
            <w:szCs w:val="28"/>
          </w:rPr>
          <w:t>boring</w:t>
        </w:r>
      </w:ins>
      <w:del w:id="18637" w:author="Claire S" w:date="2026-05-22T16:43:00Z" w16du:dateUtc="2026-05-22T15:43:00Z">
        <w:r w:rsidR="0029721E" w:rsidDel="003D2DF6">
          <w:rPr>
            <w:rFonts w:ascii="Cambria" w:hAnsi="Cambria"/>
            <w:sz w:val="28"/>
            <w:szCs w:val="28"/>
          </w:rPr>
          <w:delText xml:space="preserve"> </w:delText>
        </w:r>
        <w:r w:rsidR="00F14F02" w:rsidDel="003D2DF6">
          <w:rPr>
            <w:rFonts w:ascii="Cambria" w:hAnsi="Cambria"/>
            <w:sz w:val="28"/>
            <w:szCs w:val="28"/>
          </w:rPr>
          <w:delText>at</w:delText>
        </w:r>
      </w:del>
      <w:r w:rsidR="0029721E">
        <w:rPr>
          <w:rFonts w:ascii="Cambria" w:hAnsi="Cambria"/>
          <w:sz w:val="28"/>
          <w:szCs w:val="28"/>
        </w:rPr>
        <w:t xml:space="preserve"> Ruth</w:t>
      </w:r>
      <w:ins w:id="18638" w:author="Claire S" w:date="2026-05-22T16:43:00Z" w16du:dateUtc="2026-05-22T15:43:00Z">
        <w:r w:rsidR="003D2DF6">
          <w:rPr>
            <w:rFonts w:ascii="Cambria" w:hAnsi="Cambria"/>
            <w:sz w:val="28"/>
            <w:szCs w:val="28"/>
          </w:rPr>
          <w:t xml:space="preserve"> </w:t>
        </w:r>
      </w:ins>
      <w:ins w:id="18639" w:author="Claire S" w:date="2026-05-22T16:44:00Z" w16du:dateUtc="2026-05-22T15:44:00Z">
        <w:r w:rsidR="003D2DF6">
          <w:rPr>
            <w:rFonts w:ascii="Cambria" w:hAnsi="Cambria"/>
            <w:sz w:val="28"/>
            <w:szCs w:val="28"/>
          </w:rPr>
          <w:t>with his deadly opinions</w:t>
        </w:r>
      </w:ins>
      <w:del w:id="18640" w:author="Claire S" w:date="2026-05-22T16:43:00Z" w16du:dateUtc="2026-05-22T15:43:00Z">
        <w:r w:rsidDel="003D2DF6">
          <w:rPr>
            <w:rFonts w:ascii="Cambria" w:hAnsi="Cambria"/>
            <w:sz w:val="28"/>
            <w:szCs w:val="28"/>
          </w:rPr>
          <w:delText xml:space="preserve"> about her</w:delText>
        </w:r>
        <w:r w:rsidR="0029721E" w:rsidDel="003D2DF6">
          <w:rPr>
            <w:rFonts w:ascii="Cambria" w:hAnsi="Cambria"/>
            <w:sz w:val="28"/>
            <w:szCs w:val="28"/>
          </w:rPr>
          <w:delText>,</w:delText>
        </w:r>
        <w:r w:rsidDel="003D2DF6">
          <w:rPr>
            <w:rFonts w:ascii="Cambria" w:hAnsi="Cambria"/>
            <w:sz w:val="28"/>
            <w:szCs w:val="28"/>
          </w:rPr>
          <w:delText xml:space="preserve"> from the looks of </w:delText>
        </w:r>
        <w:r w:rsidR="00E22DAE" w:rsidDel="003D2DF6">
          <w:rPr>
            <w:rFonts w:ascii="Cambria" w:hAnsi="Cambria"/>
            <w:sz w:val="28"/>
            <w:szCs w:val="28"/>
          </w:rPr>
          <w:delText>it</w:delText>
        </w:r>
      </w:del>
      <w:r>
        <w:rPr>
          <w:rFonts w:ascii="Cambria" w:hAnsi="Cambria"/>
          <w:sz w:val="28"/>
          <w:szCs w:val="28"/>
        </w:rPr>
        <w:t>. ‘I need all the allies I can get</w:t>
      </w:r>
      <w:del w:id="18641" w:author="Claire S" w:date="2026-06-04T18:00:00Z" w16du:dateUtc="2026-06-04T17:00:00Z">
        <w:r w:rsidDel="00F25D5C">
          <w:rPr>
            <w:rFonts w:ascii="Cambria" w:hAnsi="Cambria"/>
            <w:sz w:val="28"/>
            <w:szCs w:val="28"/>
          </w:rPr>
          <w:delText xml:space="preserve"> </w:delText>
        </w:r>
      </w:del>
      <w:ins w:id="18642" w:author="Claire S" w:date="2026-06-04T18:00:00Z" w16du:dateUtc="2026-06-04T17:00:00Z">
        <w:r w:rsidR="00F25D5C">
          <w:rPr>
            <w:rFonts w:ascii="Cambria" w:hAnsi="Cambria"/>
            <w:sz w:val="28"/>
            <w:szCs w:val="28"/>
          </w:rPr>
          <w:t>.</w:t>
        </w:r>
      </w:ins>
      <w:del w:id="18643" w:author="Claire S" w:date="2026-06-04T18:00:00Z" w16du:dateUtc="2026-06-04T17:00:00Z">
        <w:r w:rsidDel="00F25D5C">
          <w:rPr>
            <w:rFonts w:ascii="Cambria" w:hAnsi="Cambria"/>
            <w:sz w:val="28"/>
            <w:szCs w:val="28"/>
          </w:rPr>
          <w:delText>now.</w:delText>
        </w:r>
      </w:del>
      <w:r>
        <w:rPr>
          <w:rFonts w:ascii="Cambria" w:hAnsi="Cambria"/>
          <w:sz w:val="28"/>
          <w:szCs w:val="28"/>
        </w:rPr>
        <w:t>’</w:t>
      </w:r>
    </w:p>
    <w:p w14:paraId="52CC4E0B" w14:textId="0133F23F" w:rsidR="00236443" w:rsidRDefault="00903338" w:rsidP="004001F6">
      <w:pPr>
        <w:spacing w:line="360" w:lineRule="auto"/>
        <w:contextualSpacing/>
        <w:rPr>
          <w:rFonts w:ascii="Cambria" w:hAnsi="Cambria"/>
          <w:sz w:val="28"/>
          <w:szCs w:val="28"/>
        </w:rPr>
      </w:pPr>
      <w:r>
        <w:rPr>
          <w:rFonts w:ascii="Cambria" w:hAnsi="Cambria"/>
          <w:sz w:val="28"/>
          <w:szCs w:val="28"/>
        </w:rPr>
        <w:tab/>
      </w:r>
      <w:r w:rsidR="00F44E8E">
        <w:rPr>
          <w:rFonts w:ascii="Cambria" w:hAnsi="Cambria"/>
          <w:sz w:val="28"/>
          <w:szCs w:val="28"/>
        </w:rPr>
        <w:t>‘</w:t>
      </w:r>
      <w:r w:rsidR="003F3D0C">
        <w:rPr>
          <w:rFonts w:ascii="Cambria" w:hAnsi="Cambria"/>
          <w:sz w:val="28"/>
          <w:szCs w:val="28"/>
        </w:rPr>
        <w:t>Y</w:t>
      </w:r>
      <w:r w:rsidR="00F44E8E">
        <w:rPr>
          <w:rFonts w:ascii="Cambria" w:hAnsi="Cambria"/>
          <w:sz w:val="28"/>
          <w:szCs w:val="28"/>
        </w:rPr>
        <w:t xml:space="preserve">ou might be right.’ </w:t>
      </w:r>
      <w:r w:rsidR="00650050">
        <w:rPr>
          <w:rFonts w:ascii="Cambria" w:hAnsi="Cambria"/>
          <w:sz w:val="28"/>
          <w:szCs w:val="28"/>
        </w:rPr>
        <w:t xml:space="preserve">Coolly, </w:t>
      </w:r>
      <w:r>
        <w:rPr>
          <w:rFonts w:ascii="Cambria" w:hAnsi="Cambria"/>
          <w:sz w:val="28"/>
          <w:szCs w:val="28"/>
        </w:rPr>
        <w:t xml:space="preserve">Maude met her gaze. </w:t>
      </w:r>
      <w:r w:rsidR="00236443">
        <w:rPr>
          <w:rFonts w:ascii="Cambria" w:hAnsi="Cambria"/>
          <w:sz w:val="28"/>
          <w:szCs w:val="28"/>
        </w:rPr>
        <w:t>‘</w:t>
      </w:r>
      <w:del w:id="18644" w:author="Claire S" w:date="2026-05-22T16:44:00Z" w16du:dateUtc="2026-05-22T15:44:00Z">
        <w:r w:rsidR="00236443" w:rsidDel="003D2DF6">
          <w:rPr>
            <w:rFonts w:ascii="Cambria" w:hAnsi="Cambria"/>
            <w:sz w:val="28"/>
            <w:szCs w:val="28"/>
          </w:rPr>
          <w:delText>Did you hear about</w:delText>
        </w:r>
      </w:del>
      <w:ins w:id="18645" w:author="Claire S" w:date="2026-05-22T16:44:00Z" w16du:dateUtc="2026-05-22T15:44:00Z">
        <w:r w:rsidR="003D2DF6">
          <w:rPr>
            <w:rFonts w:ascii="Cambria" w:hAnsi="Cambria"/>
            <w:sz w:val="28"/>
            <w:szCs w:val="28"/>
          </w:rPr>
          <w:t>Sad about</w:t>
        </w:r>
      </w:ins>
      <w:r w:rsidR="00236443">
        <w:rPr>
          <w:rFonts w:ascii="Cambria" w:hAnsi="Cambria"/>
          <w:sz w:val="28"/>
          <w:szCs w:val="28"/>
        </w:rPr>
        <w:t xml:space="preserve"> Violet</w:t>
      </w:r>
      <w:ins w:id="18646" w:author="Claire S" w:date="2026-05-22T17:04:00Z" w16du:dateUtc="2026-05-22T16:04:00Z">
        <w:r w:rsidR="00A91FC5">
          <w:rPr>
            <w:rFonts w:ascii="Cambria" w:hAnsi="Cambria"/>
            <w:sz w:val="28"/>
            <w:szCs w:val="28"/>
          </w:rPr>
          <w:t>,</w:t>
        </w:r>
      </w:ins>
      <w:r w:rsidR="00236443">
        <w:rPr>
          <w:rFonts w:ascii="Cambria" w:hAnsi="Cambria"/>
          <w:sz w:val="28"/>
          <w:szCs w:val="28"/>
        </w:rPr>
        <w:t xml:space="preserve"> </w:t>
      </w:r>
      <w:del w:id="18647" w:author="Claire S" w:date="2026-05-22T16:44:00Z" w16du:dateUtc="2026-05-22T15:44:00Z">
        <w:r w:rsidR="00236443" w:rsidDel="003D2DF6">
          <w:rPr>
            <w:rFonts w:ascii="Cambria" w:hAnsi="Cambria"/>
            <w:sz w:val="28"/>
            <w:szCs w:val="28"/>
          </w:rPr>
          <w:delText>Childs?</w:delText>
        </w:r>
      </w:del>
      <w:ins w:id="18648" w:author="Claire S" w:date="2026-05-22T16:44:00Z" w16du:dateUtc="2026-05-22T15:44:00Z">
        <w:r w:rsidR="003D2DF6">
          <w:rPr>
            <w:rFonts w:ascii="Cambria" w:hAnsi="Cambria"/>
            <w:sz w:val="28"/>
            <w:szCs w:val="28"/>
          </w:rPr>
          <w:t>isn’t it</w:t>
        </w:r>
      </w:ins>
      <w:ins w:id="18649" w:author="Claire S" w:date="2026-05-22T17:04:00Z" w16du:dateUtc="2026-05-22T16:04:00Z">
        <w:r w:rsidR="00A91FC5">
          <w:rPr>
            <w:rFonts w:ascii="Cambria" w:hAnsi="Cambria"/>
            <w:sz w:val="28"/>
            <w:szCs w:val="28"/>
          </w:rPr>
          <w:t>?</w:t>
        </w:r>
      </w:ins>
      <w:r w:rsidR="00236443">
        <w:rPr>
          <w:rFonts w:ascii="Cambria" w:hAnsi="Cambria"/>
          <w:sz w:val="28"/>
          <w:szCs w:val="28"/>
        </w:rPr>
        <w:t>’</w:t>
      </w:r>
    </w:p>
    <w:p w14:paraId="120B0923" w14:textId="01D7E89B" w:rsidR="00067ED7" w:rsidRDefault="00236443" w:rsidP="004001F6">
      <w:pPr>
        <w:spacing w:line="360" w:lineRule="auto"/>
        <w:contextualSpacing/>
        <w:rPr>
          <w:rFonts w:ascii="Cambria" w:hAnsi="Cambria"/>
          <w:sz w:val="28"/>
          <w:szCs w:val="28"/>
        </w:rPr>
      </w:pPr>
      <w:r>
        <w:rPr>
          <w:rFonts w:ascii="Cambria" w:hAnsi="Cambria"/>
          <w:sz w:val="28"/>
          <w:szCs w:val="28"/>
        </w:rPr>
        <w:tab/>
        <w:t>‘</w:t>
      </w:r>
      <w:del w:id="18650" w:author="Claire S" w:date="2026-05-22T16:44:00Z" w16du:dateUtc="2026-05-22T15:44:00Z">
        <w:r w:rsidDel="003D2DF6">
          <w:rPr>
            <w:rFonts w:ascii="Cambria" w:hAnsi="Cambria"/>
            <w:sz w:val="28"/>
            <w:szCs w:val="28"/>
          </w:rPr>
          <w:delText xml:space="preserve">Dex’s assistant? </w:delText>
        </w:r>
        <w:r w:rsidR="00067ED7" w:rsidDel="003D2DF6">
          <w:rPr>
            <w:rFonts w:ascii="Cambria" w:hAnsi="Cambria"/>
            <w:sz w:val="28"/>
            <w:szCs w:val="28"/>
          </w:rPr>
          <w:delText>That she’s missing?’</w:delText>
        </w:r>
      </w:del>
      <w:ins w:id="18651" w:author="Claire S" w:date="2026-05-22T16:44:00Z" w16du:dateUtc="2026-05-22T15:44:00Z">
        <w:r w:rsidR="003D2DF6">
          <w:rPr>
            <w:rFonts w:ascii="Cambria" w:hAnsi="Cambria"/>
            <w:sz w:val="28"/>
            <w:szCs w:val="28"/>
          </w:rPr>
          <w:t>Terrible.’</w:t>
        </w:r>
      </w:ins>
      <w:r w:rsidR="00067ED7">
        <w:rPr>
          <w:rFonts w:ascii="Cambria" w:hAnsi="Cambria"/>
          <w:sz w:val="28"/>
          <w:szCs w:val="28"/>
        </w:rPr>
        <w:t xml:space="preserve"> Savannah pressed </w:t>
      </w:r>
      <w:del w:id="18652" w:author="Claire S" w:date="2026-06-08T16:35:00Z" w16du:dateUtc="2026-06-08T15:35:00Z">
        <w:r w:rsidR="00067ED7" w:rsidDel="00EB244B">
          <w:rPr>
            <w:rFonts w:ascii="Cambria" w:hAnsi="Cambria"/>
            <w:sz w:val="28"/>
            <w:szCs w:val="28"/>
          </w:rPr>
          <w:delText xml:space="preserve">the </w:delText>
        </w:r>
      </w:del>
      <w:r w:rsidR="00067ED7" w:rsidRPr="0094360E">
        <w:rPr>
          <w:rFonts w:ascii="Cambria" w:hAnsi="Cambria"/>
          <w:i/>
          <w:iCs/>
          <w:sz w:val="28"/>
          <w:szCs w:val="28"/>
          <w:rPrChange w:id="18653" w:author="Daisy Watt" w:date="2026-06-23T13:35:00Z" w16du:dateUtc="2026-06-23T11:35:00Z">
            <w:rPr>
              <w:rFonts w:ascii="Cambria" w:hAnsi="Cambria"/>
              <w:sz w:val="28"/>
              <w:szCs w:val="28"/>
            </w:rPr>
          </w:rPrChange>
        </w:rPr>
        <w:t xml:space="preserve">Ground </w:t>
      </w:r>
      <w:r w:rsidR="00322DDC" w:rsidRPr="0094360E">
        <w:rPr>
          <w:rFonts w:ascii="Cambria" w:hAnsi="Cambria"/>
          <w:i/>
          <w:iCs/>
          <w:sz w:val="28"/>
          <w:szCs w:val="28"/>
          <w:rPrChange w:id="18654" w:author="Daisy Watt" w:date="2026-06-23T13:35:00Z" w16du:dateUtc="2026-06-23T11:35:00Z">
            <w:rPr>
              <w:rFonts w:ascii="Cambria" w:hAnsi="Cambria"/>
              <w:sz w:val="28"/>
              <w:szCs w:val="28"/>
            </w:rPr>
          </w:rPrChange>
        </w:rPr>
        <w:t>F</w:t>
      </w:r>
      <w:r w:rsidR="00067ED7" w:rsidRPr="0094360E">
        <w:rPr>
          <w:rFonts w:ascii="Cambria" w:hAnsi="Cambria"/>
          <w:i/>
          <w:iCs/>
          <w:sz w:val="28"/>
          <w:szCs w:val="28"/>
          <w:rPrChange w:id="18655" w:author="Daisy Watt" w:date="2026-06-23T13:35:00Z" w16du:dateUtc="2026-06-23T11:35:00Z">
            <w:rPr>
              <w:rFonts w:ascii="Cambria" w:hAnsi="Cambria"/>
              <w:sz w:val="28"/>
              <w:szCs w:val="28"/>
            </w:rPr>
          </w:rPrChange>
        </w:rPr>
        <w:t>loor</w:t>
      </w:r>
      <w:del w:id="18656" w:author="Claire S" w:date="2026-06-08T16:35:00Z" w16du:dateUtc="2026-06-08T15:35:00Z">
        <w:r w:rsidR="00067ED7" w:rsidDel="00EB244B">
          <w:rPr>
            <w:rFonts w:ascii="Cambria" w:hAnsi="Cambria"/>
            <w:sz w:val="28"/>
            <w:szCs w:val="28"/>
          </w:rPr>
          <w:delText xml:space="preserve"> button</w:delText>
        </w:r>
      </w:del>
      <w:ins w:id="18657" w:author="Claire S" w:date="2026-05-22T16:49:00Z" w16du:dateUtc="2026-05-22T15:49:00Z">
        <w:r w:rsidR="008F0C7B">
          <w:rPr>
            <w:rFonts w:ascii="Cambria" w:hAnsi="Cambria"/>
            <w:sz w:val="28"/>
            <w:szCs w:val="28"/>
          </w:rPr>
          <w:t xml:space="preserve">, </w:t>
        </w:r>
      </w:ins>
      <w:ins w:id="18658" w:author="Claire S" w:date="2026-07-30T09:07:00Z" w16du:dateUtc="2026-07-30T08:07:00Z">
        <w:r w:rsidR="00841D52">
          <w:rPr>
            <w:rFonts w:ascii="Cambria" w:hAnsi="Cambria"/>
            <w:sz w:val="28"/>
            <w:szCs w:val="28"/>
          </w:rPr>
          <w:t xml:space="preserve">remembering </w:t>
        </w:r>
      </w:ins>
      <w:ins w:id="18659" w:author="Claire S" w:date="2026-05-22T16:49:00Z" w16du:dateUtc="2026-05-22T15:49:00Z">
        <w:r w:rsidR="008F0C7B">
          <w:rPr>
            <w:rFonts w:ascii="Cambria" w:hAnsi="Cambria"/>
            <w:sz w:val="28"/>
            <w:szCs w:val="28"/>
          </w:rPr>
          <w:t xml:space="preserve">how she’d </w:t>
        </w:r>
        <w:r w:rsidR="008F0C7B" w:rsidRPr="00841D52">
          <w:rPr>
            <w:rFonts w:ascii="Cambria" w:hAnsi="Cambria"/>
            <w:sz w:val="28"/>
            <w:szCs w:val="28"/>
          </w:rPr>
          <w:t>thought</w:t>
        </w:r>
      </w:ins>
      <w:del w:id="18660" w:author="Claire S" w:date="2026-05-22T16:44:00Z" w16du:dateUtc="2026-05-22T15:44:00Z">
        <w:r w:rsidR="00067ED7" w:rsidDel="003D2DF6">
          <w:rPr>
            <w:rFonts w:ascii="Cambria" w:hAnsi="Cambria"/>
            <w:sz w:val="28"/>
            <w:szCs w:val="28"/>
          </w:rPr>
          <w:delText>. ‘</w:delText>
        </w:r>
        <w:r w:rsidR="00460400" w:rsidDel="003D2DF6">
          <w:rPr>
            <w:rFonts w:ascii="Cambria" w:hAnsi="Cambria"/>
            <w:sz w:val="28"/>
            <w:szCs w:val="28"/>
          </w:rPr>
          <w:delText>U</w:delText>
        </w:r>
        <w:r w:rsidR="00067ED7" w:rsidDel="003D2DF6">
          <w:rPr>
            <w:rFonts w:ascii="Cambria" w:hAnsi="Cambria"/>
            <w:sz w:val="28"/>
            <w:szCs w:val="28"/>
          </w:rPr>
          <w:delText>nfortunately I did.’</w:delText>
        </w:r>
        <w:r w:rsidR="00052436" w:rsidDel="003D2DF6">
          <w:rPr>
            <w:rFonts w:ascii="Cambria" w:hAnsi="Cambria"/>
            <w:sz w:val="28"/>
            <w:szCs w:val="28"/>
          </w:rPr>
          <w:delText xml:space="preserve"> </w:delText>
        </w:r>
      </w:del>
      <w:del w:id="18661" w:author="Claire S" w:date="2026-05-22T16:49:00Z" w16du:dateUtc="2026-05-22T15:49:00Z">
        <w:r w:rsidR="00D21AEF" w:rsidDel="008F0C7B">
          <w:rPr>
            <w:rFonts w:ascii="Cambria" w:hAnsi="Cambria"/>
            <w:sz w:val="28"/>
            <w:szCs w:val="28"/>
          </w:rPr>
          <w:delText>But s</w:delText>
        </w:r>
        <w:r w:rsidR="00052436" w:rsidDel="008F0C7B">
          <w:rPr>
            <w:rFonts w:ascii="Cambria" w:hAnsi="Cambria"/>
            <w:sz w:val="28"/>
            <w:szCs w:val="28"/>
          </w:rPr>
          <w:delText xml:space="preserve">he wasn’t </w:delText>
        </w:r>
        <w:r w:rsidR="00460400" w:rsidDel="008F0C7B">
          <w:rPr>
            <w:rFonts w:ascii="Cambria" w:hAnsi="Cambria"/>
            <w:sz w:val="28"/>
            <w:szCs w:val="28"/>
          </w:rPr>
          <w:delText>admitting</w:delText>
        </w:r>
        <w:r w:rsidR="00052436" w:rsidDel="008F0C7B">
          <w:rPr>
            <w:rFonts w:ascii="Cambria" w:hAnsi="Cambria"/>
            <w:sz w:val="28"/>
            <w:szCs w:val="28"/>
          </w:rPr>
          <w:delText xml:space="preserve"> she thought</w:delText>
        </w:r>
      </w:del>
      <w:r w:rsidR="00052436">
        <w:rPr>
          <w:rFonts w:ascii="Cambria" w:hAnsi="Cambria"/>
          <w:sz w:val="28"/>
          <w:szCs w:val="28"/>
        </w:rPr>
        <w:t xml:space="preserve"> she’d just heard </w:t>
      </w:r>
      <w:r w:rsidR="00460400">
        <w:rPr>
          <w:rFonts w:ascii="Cambria" w:hAnsi="Cambria"/>
          <w:sz w:val="28"/>
          <w:szCs w:val="28"/>
        </w:rPr>
        <w:t>Violet</w:t>
      </w:r>
      <w:r w:rsidR="00052436">
        <w:rPr>
          <w:rFonts w:ascii="Cambria" w:hAnsi="Cambria"/>
          <w:sz w:val="28"/>
          <w:szCs w:val="28"/>
        </w:rPr>
        <w:t xml:space="preserve"> in the passageway.</w:t>
      </w:r>
      <w:r w:rsidR="00D21AEF">
        <w:rPr>
          <w:rFonts w:ascii="Cambria" w:hAnsi="Cambria"/>
          <w:sz w:val="28"/>
          <w:szCs w:val="28"/>
        </w:rPr>
        <w:t xml:space="preserve">  She was </w:t>
      </w:r>
      <w:ins w:id="18662" w:author="Claire S" w:date="2026-05-22T16:49:00Z" w16du:dateUtc="2026-05-22T15:49:00Z">
        <w:r w:rsidR="0057272F">
          <w:rPr>
            <w:rFonts w:ascii="Cambria" w:hAnsi="Cambria"/>
            <w:sz w:val="28"/>
            <w:szCs w:val="28"/>
          </w:rPr>
          <w:t xml:space="preserve">clearly </w:t>
        </w:r>
      </w:ins>
      <w:r w:rsidR="00D21AEF">
        <w:rPr>
          <w:rFonts w:ascii="Cambria" w:hAnsi="Cambria"/>
          <w:sz w:val="28"/>
          <w:szCs w:val="28"/>
        </w:rPr>
        <w:t>losing her mind.</w:t>
      </w:r>
    </w:p>
    <w:p w14:paraId="1E1DE50A" w14:textId="4BBC0E5B" w:rsidR="008F0C7B" w:rsidRDefault="00F44E8E" w:rsidP="00067ED7">
      <w:pPr>
        <w:spacing w:line="360" w:lineRule="auto"/>
        <w:ind w:firstLine="720"/>
        <w:contextualSpacing/>
        <w:rPr>
          <w:ins w:id="18663" w:author="Claire S" w:date="2026-05-22T16:49:00Z" w16du:dateUtc="2026-05-22T15:49:00Z"/>
          <w:rFonts w:ascii="Cambria" w:hAnsi="Cambria"/>
          <w:sz w:val="28"/>
          <w:szCs w:val="28"/>
        </w:rPr>
      </w:pPr>
      <w:r>
        <w:rPr>
          <w:rFonts w:ascii="Cambria" w:hAnsi="Cambria"/>
          <w:sz w:val="28"/>
          <w:szCs w:val="28"/>
        </w:rPr>
        <w:t>‘</w:t>
      </w:r>
      <w:r w:rsidR="001C2E0E">
        <w:rPr>
          <w:rFonts w:ascii="Cambria" w:hAnsi="Cambria"/>
          <w:sz w:val="28"/>
          <w:szCs w:val="28"/>
        </w:rPr>
        <w:t xml:space="preserve">They say </w:t>
      </w:r>
      <w:del w:id="18664" w:author="Claire S" w:date="2026-05-22T16:49:00Z" w16du:dateUtc="2026-05-22T15:49:00Z">
        <w:r w:rsidR="001C2E0E" w:rsidDel="008F0C7B">
          <w:rPr>
            <w:rFonts w:ascii="Cambria" w:hAnsi="Cambria"/>
            <w:sz w:val="28"/>
            <w:szCs w:val="28"/>
          </w:rPr>
          <w:delText xml:space="preserve">a </w:delText>
        </w:r>
      </w:del>
      <w:ins w:id="18665" w:author="Claire S" w:date="2026-05-22T16:49:00Z" w16du:dateUtc="2026-05-22T15:49:00Z">
        <w:r w:rsidR="008F0C7B">
          <w:rPr>
            <w:rFonts w:ascii="Cambria" w:hAnsi="Cambria"/>
            <w:sz w:val="28"/>
            <w:szCs w:val="28"/>
          </w:rPr>
          <w:t xml:space="preserve">Violet’s </w:t>
        </w:r>
      </w:ins>
      <w:r w:rsidR="001C2E0E">
        <w:rPr>
          <w:rFonts w:ascii="Cambria" w:hAnsi="Cambria"/>
          <w:sz w:val="28"/>
          <w:szCs w:val="28"/>
        </w:rPr>
        <w:t>suicide note</w:t>
      </w:r>
      <w:ins w:id="18666" w:author="Claire S" w:date="2026-06-04T18:04:00Z" w16du:dateUtc="2026-06-04T17:04:00Z">
        <w:r w:rsidR="00BB2AE6">
          <w:rPr>
            <w:rFonts w:ascii="Cambria" w:hAnsi="Cambria"/>
            <w:sz w:val="28"/>
            <w:szCs w:val="28"/>
          </w:rPr>
          <w:t xml:space="preserve"> came addressed to Dex</w:t>
        </w:r>
      </w:ins>
      <w:del w:id="18667" w:author="Claire S" w:date="2026-05-22T16:46:00Z" w16du:dateUtc="2026-05-22T15:46:00Z">
        <w:r w:rsidR="00460400" w:rsidDel="00195B94">
          <w:rPr>
            <w:rFonts w:ascii="Cambria" w:hAnsi="Cambria"/>
            <w:sz w:val="28"/>
            <w:szCs w:val="28"/>
          </w:rPr>
          <w:delText xml:space="preserve"> came in the post</w:delText>
        </w:r>
      </w:del>
      <w:r w:rsidR="001C2E0E">
        <w:rPr>
          <w:rFonts w:ascii="Cambria" w:hAnsi="Cambria"/>
          <w:sz w:val="28"/>
          <w:szCs w:val="28"/>
        </w:rPr>
        <w:t>.</w:t>
      </w:r>
      <w:ins w:id="18668" w:author="Claire S" w:date="2026-05-22T16:49:00Z" w16du:dateUtc="2026-05-22T15:49:00Z">
        <w:r w:rsidR="008F0C7B">
          <w:rPr>
            <w:rFonts w:ascii="Cambria" w:hAnsi="Cambria"/>
            <w:sz w:val="28"/>
            <w:szCs w:val="28"/>
          </w:rPr>
          <w:t>’</w:t>
        </w:r>
      </w:ins>
    </w:p>
    <w:p w14:paraId="20E48EDA" w14:textId="5BF61EC2" w:rsidR="008F0C7B" w:rsidRDefault="008F0C7B" w:rsidP="00067ED7">
      <w:pPr>
        <w:spacing w:line="360" w:lineRule="auto"/>
        <w:ind w:firstLine="720"/>
        <w:contextualSpacing/>
        <w:rPr>
          <w:ins w:id="18669" w:author="Claire S" w:date="2026-05-22T16:49:00Z" w16du:dateUtc="2026-05-22T15:49:00Z"/>
          <w:rFonts w:ascii="Cambria" w:hAnsi="Cambria"/>
          <w:sz w:val="28"/>
          <w:szCs w:val="28"/>
        </w:rPr>
      </w:pPr>
      <w:ins w:id="18670" w:author="Claire S" w:date="2026-05-22T16:49:00Z" w16du:dateUtc="2026-05-22T15:49:00Z">
        <w:r>
          <w:rPr>
            <w:rFonts w:ascii="Cambria" w:hAnsi="Cambria"/>
            <w:sz w:val="28"/>
            <w:szCs w:val="28"/>
          </w:rPr>
          <w:t>‘Really? God, how tragic.’</w:t>
        </w:r>
      </w:ins>
      <w:ins w:id="18671" w:author="Claire S" w:date="2026-05-22T17:04:00Z" w16du:dateUtc="2026-05-22T16:04:00Z">
        <w:r w:rsidR="00A91FC5">
          <w:rPr>
            <w:rFonts w:ascii="Cambria" w:hAnsi="Cambria"/>
            <w:sz w:val="28"/>
            <w:szCs w:val="28"/>
          </w:rPr>
          <w:t xml:space="preserve"> S</w:t>
        </w:r>
      </w:ins>
      <w:ins w:id="18672" w:author="Claire S" w:date="2026-05-22T17:05:00Z" w16du:dateUtc="2026-05-22T16:05:00Z">
        <w:r w:rsidR="00677BE8">
          <w:rPr>
            <w:rFonts w:ascii="Cambria" w:hAnsi="Cambria"/>
            <w:sz w:val="28"/>
            <w:szCs w:val="28"/>
          </w:rPr>
          <w:t>a</w:t>
        </w:r>
      </w:ins>
      <w:ins w:id="18673" w:author="Claire S" w:date="2026-05-22T17:04:00Z" w16du:dateUtc="2026-05-22T16:04:00Z">
        <w:r w:rsidR="00A91FC5">
          <w:rPr>
            <w:rFonts w:ascii="Cambria" w:hAnsi="Cambria"/>
            <w:sz w:val="28"/>
            <w:szCs w:val="28"/>
          </w:rPr>
          <w:t xml:space="preserve">vannah thought about her darling Dex. </w:t>
        </w:r>
      </w:ins>
      <w:ins w:id="18674" w:author="Claire S" w:date="2026-05-22T17:05:00Z" w16du:dateUtc="2026-05-22T16:05:00Z">
        <w:r w:rsidR="00A91FC5">
          <w:rPr>
            <w:rFonts w:ascii="Cambria" w:hAnsi="Cambria"/>
            <w:sz w:val="28"/>
            <w:szCs w:val="28"/>
          </w:rPr>
          <w:t>‘What a bloody mess.</w:t>
        </w:r>
        <w:r w:rsidR="00677BE8">
          <w:rPr>
            <w:rFonts w:ascii="Cambria" w:hAnsi="Cambria"/>
            <w:sz w:val="28"/>
            <w:szCs w:val="28"/>
          </w:rPr>
          <w:t xml:space="preserve">  I don’t know what the hell’s going on.’</w:t>
        </w:r>
      </w:ins>
    </w:p>
    <w:p w14:paraId="4B857ED7" w14:textId="6165F67E" w:rsidR="00903338" w:rsidRDefault="008F0C7B" w:rsidP="00067ED7">
      <w:pPr>
        <w:spacing w:line="360" w:lineRule="auto"/>
        <w:ind w:firstLine="720"/>
        <w:contextualSpacing/>
        <w:rPr>
          <w:ins w:id="18675" w:author="Claire S" w:date="2026-05-25T14:30:00Z" w16du:dateUtc="2026-05-25T13:30:00Z"/>
          <w:rFonts w:ascii="Cambria" w:hAnsi="Cambria"/>
          <w:sz w:val="28"/>
          <w:szCs w:val="28"/>
        </w:rPr>
      </w:pPr>
      <w:ins w:id="18676" w:author="Claire S" w:date="2026-05-22T16:49:00Z" w16du:dateUtc="2026-05-22T15:49:00Z">
        <w:r>
          <w:rPr>
            <w:rFonts w:ascii="Cambria" w:hAnsi="Cambria"/>
            <w:sz w:val="28"/>
            <w:szCs w:val="28"/>
          </w:rPr>
          <w:t>‘</w:t>
        </w:r>
      </w:ins>
      <w:del w:id="18677" w:author="Claire S" w:date="2026-05-22T16:49:00Z" w16du:dateUtc="2026-05-22T15:49:00Z">
        <w:r w:rsidR="001C2E0E" w:rsidDel="008F0C7B">
          <w:rPr>
            <w:rFonts w:ascii="Cambria" w:hAnsi="Cambria"/>
            <w:sz w:val="28"/>
            <w:szCs w:val="28"/>
          </w:rPr>
          <w:delText xml:space="preserve"> </w:delText>
        </w:r>
      </w:del>
      <w:r w:rsidR="00F44E8E">
        <w:rPr>
          <w:rFonts w:ascii="Cambria" w:hAnsi="Cambria"/>
          <w:sz w:val="28"/>
          <w:szCs w:val="28"/>
        </w:rPr>
        <w:t xml:space="preserve">Have you spoken to </w:t>
      </w:r>
      <w:del w:id="18678" w:author="Claire S" w:date="2026-06-04T18:04:00Z" w16du:dateUtc="2026-06-04T17:04:00Z">
        <w:r w:rsidR="00067ED7" w:rsidDel="00BB2AE6">
          <w:rPr>
            <w:rFonts w:ascii="Cambria" w:hAnsi="Cambria"/>
            <w:sz w:val="28"/>
            <w:szCs w:val="28"/>
          </w:rPr>
          <w:delText xml:space="preserve">her </w:delText>
        </w:r>
      </w:del>
      <w:ins w:id="18679" w:author="Claire S" w:date="2026-06-04T18:04:00Z" w16du:dateUtc="2026-06-04T17:04:00Z">
        <w:r w:rsidR="00BB2AE6">
          <w:rPr>
            <w:rFonts w:ascii="Cambria" w:hAnsi="Cambria"/>
            <w:sz w:val="28"/>
            <w:szCs w:val="28"/>
          </w:rPr>
          <w:t xml:space="preserve">Violet’s </w:t>
        </w:r>
      </w:ins>
      <w:r w:rsidR="00067ED7">
        <w:rPr>
          <w:rFonts w:ascii="Cambria" w:hAnsi="Cambria"/>
          <w:sz w:val="28"/>
          <w:szCs w:val="28"/>
        </w:rPr>
        <w:t>friend</w:t>
      </w:r>
      <w:ins w:id="18680" w:author="Daisy Watt" w:date="2026-06-23T13:36:00Z" w16du:dateUtc="2026-06-23T11:36:00Z">
        <w:r w:rsidR="00F90C34">
          <w:rPr>
            <w:rFonts w:ascii="Cambria" w:hAnsi="Cambria"/>
            <w:sz w:val="28"/>
            <w:szCs w:val="28"/>
          </w:rPr>
          <w:t>,</w:t>
        </w:r>
      </w:ins>
      <w:r w:rsidR="00067ED7">
        <w:rPr>
          <w:rFonts w:ascii="Cambria" w:hAnsi="Cambria"/>
          <w:sz w:val="28"/>
          <w:szCs w:val="28"/>
        </w:rPr>
        <w:t xml:space="preserve"> </w:t>
      </w:r>
      <w:r w:rsidR="00F44E8E">
        <w:rPr>
          <w:rFonts w:ascii="Cambria" w:hAnsi="Cambria"/>
          <w:sz w:val="28"/>
          <w:szCs w:val="28"/>
        </w:rPr>
        <w:t>Clara</w:t>
      </w:r>
      <w:del w:id="18681" w:author="Claire S" w:date="2026-06-04T18:04:00Z" w16du:dateUtc="2026-06-04T17:04:00Z">
        <w:r w:rsidR="00F44E8E" w:rsidDel="00BB2AE6">
          <w:rPr>
            <w:rFonts w:ascii="Cambria" w:hAnsi="Cambria"/>
            <w:sz w:val="28"/>
            <w:szCs w:val="28"/>
          </w:rPr>
          <w:delText xml:space="preserve"> Voss</w:delText>
        </w:r>
      </w:del>
      <w:r w:rsidR="00F44E8E">
        <w:rPr>
          <w:rFonts w:ascii="Cambria" w:hAnsi="Cambria"/>
          <w:sz w:val="28"/>
          <w:szCs w:val="28"/>
        </w:rPr>
        <w:t>?</w:t>
      </w:r>
      <w:r w:rsidR="00067ED7">
        <w:rPr>
          <w:rFonts w:ascii="Cambria" w:hAnsi="Cambria"/>
          <w:sz w:val="28"/>
          <w:szCs w:val="28"/>
        </w:rPr>
        <w:t>’ Maude blinked</w:t>
      </w:r>
      <w:ins w:id="18682" w:author="Claire S" w:date="2026-05-25T14:29:00Z" w16du:dateUtc="2026-05-25T13:29:00Z">
        <w:r w:rsidR="00D34928">
          <w:rPr>
            <w:rFonts w:ascii="Cambria" w:hAnsi="Cambria"/>
            <w:sz w:val="28"/>
            <w:szCs w:val="28"/>
          </w:rPr>
          <w:t>, cat-like</w:t>
        </w:r>
      </w:ins>
      <w:del w:id="18683" w:author="Claire S" w:date="2026-05-25T14:29:00Z" w16du:dateUtc="2026-05-25T13:29:00Z">
        <w:r w:rsidR="00067ED7" w:rsidDel="00D34928">
          <w:rPr>
            <w:rFonts w:ascii="Cambria" w:hAnsi="Cambria"/>
            <w:sz w:val="28"/>
            <w:szCs w:val="28"/>
          </w:rPr>
          <w:delText xml:space="preserve"> </w:delText>
        </w:r>
        <w:r w:rsidR="00322DDC" w:rsidDel="00D34928">
          <w:rPr>
            <w:rFonts w:ascii="Cambria" w:hAnsi="Cambria"/>
            <w:sz w:val="28"/>
            <w:szCs w:val="28"/>
          </w:rPr>
          <w:delText>slowly</w:delText>
        </w:r>
      </w:del>
      <w:del w:id="18684" w:author="Claire S" w:date="2026-05-22T16:49:00Z" w16du:dateUtc="2026-05-22T15:49:00Z">
        <w:r w:rsidR="00322DDC" w:rsidDel="008F0C7B">
          <w:rPr>
            <w:rFonts w:ascii="Cambria" w:hAnsi="Cambria"/>
            <w:sz w:val="28"/>
            <w:szCs w:val="28"/>
          </w:rPr>
          <w:delText xml:space="preserve">, like </w:delText>
        </w:r>
      </w:del>
      <w:del w:id="18685" w:author="Claire S" w:date="2026-05-25T14:29:00Z" w16du:dateUtc="2026-05-25T13:29:00Z">
        <w:r w:rsidR="00322DDC" w:rsidDel="00D34928">
          <w:rPr>
            <w:rFonts w:ascii="Cambria" w:hAnsi="Cambria"/>
            <w:sz w:val="28"/>
            <w:szCs w:val="28"/>
          </w:rPr>
          <w:delText>a cat</w:delText>
        </w:r>
      </w:del>
      <w:r w:rsidR="00067ED7">
        <w:rPr>
          <w:rFonts w:ascii="Cambria" w:hAnsi="Cambria"/>
          <w:sz w:val="28"/>
          <w:szCs w:val="28"/>
        </w:rPr>
        <w:t>. ‘I would</w:t>
      </w:r>
      <w:r w:rsidR="0090244D">
        <w:rPr>
          <w:rFonts w:ascii="Cambria" w:hAnsi="Cambria"/>
          <w:sz w:val="28"/>
          <w:szCs w:val="28"/>
        </w:rPr>
        <w:t>, if I were you</w:t>
      </w:r>
      <w:r w:rsidR="00F44E8E">
        <w:rPr>
          <w:rFonts w:ascii="Cambria" w:hAnsi="Cambria"/>
          <w:sz w:val="28"/>
          <w:szCs w:val="28"/>
        </w:rPr>
        <w:t>.</w:t>
      </w:r>
      <w:r w:rsidR="007E1FC8">
        <w:rPr>
          <w:rFonts w:ascii="Cambria" w:hAnsi="Cambria"/>
          <w:sz w:val="28"/>
          <w:szCs w:val="28"/>
        </w:rPr>
        <w:t xml:space="preserve"> </w:t>
      </w:r>
      <w:r w:rsidR="0090244D">
        <w:rPr>
          <w:rFonts w:ascii="Cambria" w:hAnsi="Cambria"/>
          <w:sz w:val="28"/>
          <w:szCs w:val="28"/>
        </w:rPr>
        <w:t>Her desk</w:t>
      </w:r>
      <w:r w:rsidR="007E1FC8">
        <w:rPr>
          <w:rFonts w:ascii="Cambria" w:hAnsi="Cambria"/>
          <w:sz w:val="28"/>
          <w:szCs w:val="28"/>
        </w:rPr>
        <w:t>’s on the first floor, near the back.</w:t>
      </w:r>
      <w:r w:rsidR="00F44E8E">
        <w:rPr>
          <w:rFonts w:ascii="Cambria" w:hAnsi="Cambria"/>
          <w:sz w:val="28"/>
          <w:szCs w:val="28"/>
        </w:rPr>
        <w:t>’</w:t>
      </w:r>
    </w:p>
    <w:p w14:paraId="7A4AAAF4" w14:textId="77777777" w:rsidR="00B6660C" w:rsidRDefault="00B6660C" w:rsidP="00B6660C">
      <w:pPr>
        <w:spacing w:line="360" w:lineRule="auto"/>
        <w:contextualSpacing/>
        <w:rPr>
          <w:ins w:id="18686" w:author="Claire S" w:date="2026-05-25T14:30:00Z" w16du:dateUtc="2026-05-25T13:30:00Z"/>
          <w:rFonts w:ascii="Cambria" w:hAnsi="Cambria"/>
          <w:sz w:val="28"/>
          <w:szCs w:val="28"/>
        </w:rPr>
      </w:pPr>
    </w:p>
    <w:p w14:paraId="6FFEA82D" w14:textId="2999547B" w:rsidR="00B6660C" w:rsidRDefault="00B6660C">
      <w:pPr>
        <w:spacing w:line="360" w:lineRule="auto"/>
        <w:contextualSpacing/>
        <w:rPr>
          <w:rFonts w:ascii="Cambria" w:hAnsi="Cambria"/>
          <w:sz w:val="28"/>
          <w:szCs w:val="28"/>
        </w:rPr>
        <w:pPrChange w:id="18687" w:author="Claire S" w:date="2026-05-25T14:30:00Z" w16du:dateUtc="2026-05-25T13:30:00Z">
          <w:pPr>
            <w:spacing w:line="360" w:lineRule="auto"/>
            <w:ind w:firstLine="720"/>
            <w:contextualSpacing/>
          </w:pPr>
        </w:pPrChange>
      </w:pPr>
      <w:ins w:id="18688" w:author="Claire S" w:date="2026-05-25T14:30:00Z" w16du:dateUtc="2026-05-25T13:30:00Z">
        <w:r>
          <w:rPr>
            <w:rFonts w:ascii="Cambria" w:hAnsi="Cambria"/>
            <w:sz w:val="28"/>
            <w:szCs w:val="28"/>
          </w:rPr>
          <w:t>*</w:t>
        </w:r>
      </w:ins>
    </w:p>
    <w:p w14:paraId="0A54DBCD" w14:textId="3138E5AC" w:rsidR="00FD18AD" w:rsidRDefault="00D60FB0">
      <w:pPr>
        <w:spacing w:line="360" w:lineRule="auto"/>
        <w:contextualSpacing/>
        <w:rPr>
          <w:rFonts w:ascii="Cambria" w:hAnsi="Cambria"/>
          <w:sz w:val="28"/>
          <w:szCs w:val="28"/>
        </w:rPr>
        <w:pPrChange w:id="18689" w:author="Claire S" w:date="2026-05-25T15:38:00Z" w16du:dateUtc="2026-05-25T14:38:00Z">
          <w:pPr>
            <w:spacing w:line="360" w:lineRule="auto"/>
            <w:ind w:firstLine="720"/>
            <w:contextualSpacing/>
          </w:pPr>
        </w:pPrChange>
      </w:pPr>
      <w:ins w:id="18690" w:author="Claire S" w:date="2026-05-25T15:38:00Z" w16du:dateUtc="2026-05-25T14:38:00Z">
        <w:r>
          <w:rPr>
            <w:rFonts w:ascii="Cambria" w:hAnsi="Cambria"/>
            <w:sz w:val="28"/>
            <w:szCs w:val="28"/>
          </w:rPr>
          <w:t xml:space="preserve">When the lift reached </w:t>
        </w:r>
      </w:ins>
      <w:del w:id="18691" w:author="Claire S" w:date="2026-05-25T14:29:00Z" w16du:dateUtc="2026-05-25T13:29:00Z">
        <w:r w:rsidR="00210EE3" w:rsidDel="00D34928">
          <w:rPr>
            <w:rFonts w:ascii="Cambria" w:hAnsi="Cambria"/>
            <w:sz w:val="28"/>
            <w:szCs w:val="28"/>
          </w:rPr>
          <w:delText xml:space="preserve">The doors shut and </w:delText>
        </w:r>
        <w:r w:rsidR="0060201F" w:rsidDel="00D34928">
          <w:rPr>
            <w:rFonts w:ascii="Cambria" w:hAnsi="Cambria"/>
            <w:sz w:val="28"/>
            <w:szCs w:val="28"/>
          </w:rPr>
          <w:delText xml:space="preserve">the lift </w:delText>
        </w:r>
        <w:r w:rsidR="00FD18AD" w:rsidDel="00D34928">
          <w:rPr>
            <w:rFonts w:ascii="Cambria" w:hAnsi="Cambria"/>
            <w:sz w:val="28"/>
            <w:szCs w:val="28"/>
          </w:rPr>
          <w:delText xml:space="preserve">travelled down </w:delText>
        </w:r>
        <w:r w:rsidR="0090244D" w:rsidDel="00D34928">
          <w:rPr>
            <w:rFonts w:ascii="Cambria" w:hAnsi="Cambria"/>
            <w:sz w:val="28"/>
            <w:szCs w:val="28"/>
          </w:rPr>
          <w:delText>to</w:delText>
        </w:r>
      </w:del>
      <w:ins w:id="18692" w:author="Claire S" w:date="2026-05-25T14:29:00Z" w16du:dateUtc="2026-05-25T13:29:00Z">
        <w:r w:rsidR="00D34928">
          <w:rPr>
            <w:rFonts w:ascii="Cambria" w:hAnsi="Cambria"/>
            <w:sz w:val="28"/>
            <w:szCs w:val="28"/>
          </w:rPr>
          <w:t>the</w:t>
        </w:r>
      </w:ins>
      <w:r w:rsidR="0090244D">
        <w:rPr>
          <w:rFonts w:ascii="Cambria" w:hAnsi="Cambria"/>
          <w:sz w:val="28"/>
          <w:szCs w:val="28"/>
        </w:rPr>
        <w:t xml:space="preserve"> </w:t>
      </w:r>
      <w:del w:id="18693" w:author="Claire S" w:date="2026-05-22T16:50:00Z" w16du:dateUtc="2026-05-22T15:50:00Z">
        <w:r w:rsidR="0090244D" w:rsidDel="00A367E8">
          <w:rPr>
            <w:rFonts w:ascii="Cambria" w:hAnsi="Cambria"/>
            <w:sz w:val="28"/>
            <w:szCs w:val="28"/>
          </w:rPr>
          <w:delText xml:space="preserve">the </w:delText>
        </w:r>
      </w:del>
      <w:r w:rsidR="0090244D">
        <w:rPr>
          <w:rFonts w:ascii="Cambria" w:hAnsi="Cambria"/>
          <w:sz w:val="28"/>
          <w:szCs w:val="28"/>
        </w:rPr>
        <w:t>ground floor</w:t>
      </w:r>
      <w:del w:id="18694" w:author="Claire S" w:date="2026-06-05T09:09:00Z" w16du:dateUtc="2026-06-05T08:09:00Z">
        <w:r w:rsidR="00CD1E1E" w:rsidDel="003B4123">
          <w:rPr>
            <w:rFonts w:ascii="Cambria" w:hAnsi="Cambria"/>
            <w:sz w:val="28"/>
            <w:szCs w:val="28"/>
          </w:rPr>
          <w:delText xml:space="preserve"> </w:delText>
        </w:r>
      </w:del>
      <w:del w:id="18695" w:author="Claire S" w:date="2026-05-22T16:50:00Z" w16du:dateUtc="2026-05-22T15:50:00Z">
        <w:r w:rsidR="00CD1E1E" w:rsidDel="00A367E8">
          <w:rPr>
            <w:rFonts w:ascii="Cambria" w:hAnsi="Cambria"/>
            <w:sz w:val="28"/>
            <w:szCs w:val="28"/>
          </w:rPr>
          <w:delText>reception</w:delText>
        </w:r>
      </w:del>
      <w:ins w:id="18696" w:author="Claire S" w:date="2026-05-25T14:29:00Z" w16du:dateUtc="2026-05-25T13:29:00Z">
        <w:r w:rsidR="00D34928">
          <w:rPr>
            <w:rFonts w:ascii="Cambria" w:hAnsi="Cambria"/>
            <w:sz w:val="28"/>
            <w:szCs w:val="28"/>
          </w:rPr>
          <w:t>,</w:t>
        </w:r>
      </w:ins>
      <w:del w:id="18697" w:author="Claire S" w:date="2026-05-25T14:29:00Z" w16du:dateUtc="2026-05-25T13:29:00Z">
        <w:r w:rsidR="0090244D" w:rsidDel="00D34928">
          <w:rPr>
            <w:rFonts w:ascii="Cambria" w:hAnsi="Cambria"/>
            <w:sz w:val="28"/>
            <w:szCs w:val="28"/>
          </w:rPr>
          <w:delText>,</w:delText>
        </w:r>
        <w:r w:rsidR="00210EE3" w:rsidDel="00D34928">
          <w:rPr>
            <w:rFonts w:ascii="Cambria" w:hAnsi="Cambria"/>
            <w:sz w:val="28"/>
            <w:szCs w:val="28"/>
          </w:rPr>
          <w:delText xml:space="preserve"> where</w:delText>
        </w:r>
      </w:del>
      <w:r w:rsidR="00210EE3">
        <w:rPr>
          <w:rFonts w:ascii="Cambria" w:hAnsi="Cambria"/>
          <w:sz w:val="28"/>
          <w:szCs w:val="28"/>
        </w:rPr>
        <w:t xml:space="preserve"> </w:t>
      </w:r>
      <w:r w:rsidR="00FD18AD">
        <w:rPr>
          <w:rFonts w:ascii="Cambria" w:hAnsi="Cambria"/>
          <w:sz w:val="28"/>
          <w:szCs w:val="28"/>
        </w:rPr>
        <w:t xml:space="preserve">Savannah </w:t>
      </w:r>
      <w:del w:id="18698" w:author="Claire S" w:date="2026-06-08T16:36:00Z" w16du:dateUtc="2026-06-08T15:36:00Z">
        <w:r w:rsidR="00FD18AD" w:rsidDel="00552D90">
          <w:rPr>
            <w:rFonts w:ascii="Cambria" w:hAnsi="Cambria"/>
            <w:sz w:val="28"/>
            <w:szCs w:val="28"/>
          </w:rPr>
          <w:delText>got out and</w:delText>
        </w:r>
        <w:r w:rsidR="00210EE3" w:rsidDel="00552D90">
          <w:rPr>
            <w:rFonts w:ascii="Cambria" w:hAnsi="Cambria"/>
            <w:sz w:val="28"/>
            <w:szCs w:val="28"/>
          </w:rPr>
          <w:delText xml:space="preserve"> </w:delText>
        </w:r>
      </w:del>
      <w:r w:rsidR="0060201F">
        <w:rPr>
          <w:rFonts w:ascii="Cambria" w:hAnsi="Cambria"/>
          <w:sz w:val="28"/>
          <w:szCs w:val="28"/>
        </w:rPr>
        <w:t>stood for a minute, thinking</w:t>
      </w:r>
      <w:del w:id="18699" w:author="Claire S" w:date="2026-05-25T15:38:00Z" w16du:dateUtc="2026-05-25T14:38:00Z">
        <w:r w:rsidR="0060201F" w:rsidDel="00D60FB0">
          <w:rPr>
            <w:rFonts w:ascii="Cambria" w:hAnsi="Cambria"/>
            <w:sz w:val="28"/>
            <w:szCs w:val="28"/>
          </w:rPr>
          <w:delText xml:space="preserve">; </w:delText>
        </w:r>
      </w:del>
      <w:ins w:id="18700" w:author="Claire S" w:date="2026-05-25T15:38:00Z" w16du:dateUtc="2026-05-25T14:38:00Z">
        <w:r>
          <w:rPr>
            <w:rFonts w:ascii="Cambria" w:hAnsi="Cambria"/>
            <w:sz w:val="28"/>
            <w:szCs w:val="28"/>
          </w:rPr>
          <w:t xml:space="preserve">.  She </w:t>
        </w:r>
      </w:ins>
      <w:del w:id="18701" w:author="Claire S" w:date="2026-05-25T15:38:00Z" w16du:dateUtc="2026-05-25T14:38:00Z">
        <w:r w:rsidR="0060201F" w:rsidDel="00D60FB0">
          <w:rPr>
            <w:rFonts w:ascii="Cambria" w:hAnsi="Cambria"/>
            <w:sz w:val="28"/>
            <w:szCs w:val="28"/>
          </w:rPr>
          <w:delText xml:space="preserve">nodding </w:delText>
        </w:r>
      </w:del>
      <w:ins w:id="18702" w:author="Claire S" w:date="2026-05-25T15:38:00Z" w16du:dateUtc="2026-05-25T14:38:00Z">
        <w:r>
          <w:rPr>
            <w:rFonts w:ascii="Cambria" w:hAnsi="Cambria"/>
            <w:sz w:val="28"/>
            <w:szCs w:val="28"/>
          </w:rPr>
          <w:t xml:space="preserve">nodded </w:t>
        </w:r>
      </w:ins>
      <w:r w:rsidR="0060201F">
        <w:rPr>
          <w:rFonts w:ascii="Cambria" w:hAnsi="Cambria"/>
          <w:sz w:val="28"/>
          <w:szCs w:val="28"/>
        </w:rPr>
        <w:t>politely at those who murmured condolences as they passed</w:t>
      </w:r>
      <w:del w:id="18703" w:author="Claire S" w:date="2026-06-04T18:04:00Z" w16du:dateUtc="2026-06-04T17:04:00Z">
        <w:r w:rsidR="0090244D" w:rsidDel="00BB2AE6">
          <w:rPr>
            <w:rFonts w:ascii="Cambria" w:hAnsi="Cambria"/>
            <w:sz w:val="28"/>
            <w:szCs w:val="28"/>
          </w:rPr>
          <w:delText>, and</w:delText>
        </w:r>
      </w:del>
      <w:ins w:id="18704" w:author="Claire S" w:date="2026-06-04T18:04:00Z" w16du:dateUtc="2026-06-04T17:04:00Z">
        <w:r w:rsidR="00BB2AE6">
          <w:rPr>
            <w:rFonts w:ascii="Cambria" w:hAnsi="Cambria"/>
            <w:sz w:val="28"/>
            <w:szCs w:val="28"/>
          </w:rPr>
          <w:t>;</w:t>
        </w:r>
      </w:ins>
      <w:r w:rsidR="0060201F">
        <w:rPr>
          <w:rFonts w:ascii="Cambria" w:hAnsi="Cambria"/>
          <w:sz w:val="28"/>
          <w:szCs w:val="28"/>
        </w:rPr>
        <w:t xml:space="preserve"> </w:t>
      </w:r>
      <w:del w:id="18705" w:author="Claire S" w:date="2026-05-25T15:39:00Z" w16du:dateUtc="2026-05-25T14:39:00Z">
        <w:r w:rsidR="0060201F" w:rsidDel="00D60FB0">
          <w:rPr>
            <w:rFonts w:ascii="Cambria" w:hAnsi="Cambria"/>
            <w:sz w:val="28"/>
            <w:szCs w:val="28"/>
          </w:rPr>
          <w:delText xml:space="preserve">ignoring </w:delText>
        </w:r>
      </w:del>
      <w:ins w:id="18706" w:author="Claire S" w:date="2026-05-25T15:39:00Z" w16du:dateUtc="2026-05-25T14:39:00Z">
        <w:r>
          <w:rPr>
            <w:rFonts w:ascii="Cambria" w:hAnsi="Cambria"/>
            <w:sz w:val="28"/>
            <w:szCs w:val="28"/>
          </w:rPr>
          <w:t xml:space="preserve">ignored </w:t>
        </w:r>
      </w:ins>
      <w:r w:rsidR="0060201F">
        <w:rPr>
          <w:rFonts w:ascii="Cambria" w:hAnsi="Cambria"/>
          <w:sz w:val="28"/>
          <w:szCs w:val="28"/>
        </w:rPr>
        <w:t xml:space="preserve">side-eyes from less gracious members of staff. </w:t>
      </w:r>
    </w:p>
    <w:p w14:paraId="6C7C7D14" w14:textId="6E1D0752" w:rsidR="0060201F" w:rsidRDefault="00C54917" w:rsidP="00FD18AD">
      <w:pPr>
        <w:spacing w:line="360" w:lineRule="auto"/>
        <w:ind w:firstLine="720"/>
        <w:contextualSpacing/>
        <w:rPr>
          <w:rFonts w:ascii="Cambria" w:hAnsi="Cambria"/>
          <w:sz w:val="28"/>
          <w:szCs w:val="28"/>
        </w:rPr>
      </w:pPr>
      <w:r>
        <w:rPr>
          <w:rFonts w:ascii="Cambria" w:hAnsi="Cambria"/>
          <w:sz w:val="28"/>
          <w:szCs w:val="28"/>
        </w:rPr>
        <w:t>Then she took the stairs back up to the first floor.  But b</w:t>
      </w:r>
      <w:r w:rsidR="0060201F">
        <w:rPr>
          <w:rFonts w:ascii="Cambria" w:hAnsi="Cambria"/>
          <w:sz w:val="28"/>
          <w:szCs w:val="28"/>
        </w:rPr>
        <w:t xml:space="preserve">y the time she </w:t>
      </w:r>
      <w:r>
        <w:rPr>
          <w:rFonts w:ascii="Cambria" w:hAnsi="Cambria"/>
          <w:sz w:val="28"/>
          <w:szCs w:val="28"/>
        </w:rPr>
        <w:t>got there</w:t>
      </w:r>
      <w:r w:rsidR="00D47185">
        <w:rPr>
          <w:rFonts w:ascii="Cambria" w:hAnsi="Cambria"/>
          <w:sz w:val="28"/>
          <w:szCs w:val="28"/>
        </w:rPr>
        <w:t xml:space="preserve"> </w:t>
      </w:r>
      <w:r w:rsidR="0060201F">
        <w:rPr>
          <w:rFonts w:ascii="Cambria" w:hAnsi="Cambria"/>
          <w:sz w:val="28"/>
          <w:szCs w:val="28"/>
        </w:rPr>
        <w:t>and asked for Clara Voss, Clara’s seat was empty.</w:t>
      </w:r>
    </w:p>
    <w:p w14:paraId="7385300D" w14:textId="42C8312F" w:rsidR="00195B94" w:rsidRDefault="0060201F" w:rsidP="00195B94">
      <w:pPr>
        <w:spacing w:line="360" w:lineRule="auto"/>
        <w:ind w:firstLine="720"/>
        <w:contextualSpacing/>
        <w:rPr>
          <w:ins w:id="18707" w:author="Claire S" w:date="2026-05-22T16:45:00Z" w16du:dateUtc="2026-05-22T15:45:00Z"/>
          <w:rFonts w:ascii="Cambria" w:hAnsi="Cambria"/>
          <w:sz w:val="28"/>
          <w:szCs w:val="28"/>
        </w:rPr>
      </w:pPr>
      <w:r>
        <w:rPr>
          <w:rFonts w:ascii="Cambria" w:hAnsi="Cambria"/>
          <w:sz w:val="28"/>
          <w:szCs w:val="28"/>
        </w:rPr>
        <w:t>‘She</w:t>
      </w:r>
      <w:r w:rsidR="00F17CD2">
        <w:rPr>
          <w:rFonts w:ascii="Cambria" w:hAnsi="Cambria"/>
          <w:sz w:val="28"/>
          <w:szCs w:val="28"/>
        </w:rPr>
        <w:t>’s in a meeting</w:t>
      </w:r>
      <w:r>
        <w:rPr>
          <w:rFonts w:ascii="Cambria" w:hAnsi="Cambria"/>
          <w:sz w:val="28"/>
          <w:szCs w:val="28"/>
        </w:rPr>
        <w:t xml:space="preserve">,’ </w:t>
      </w:r>
      <w:r w:rsidR="00C54917">
        <w:rPr>
          <w:rFonts w:ascii="Cambria" w:hAnsi="Cambria"/>
          <w:sz w:val="28"/>
          <w:szCs w:val="28"/>
        </w:rPr>
        <w:t>Clara’s</w:t>
      </w:r>
      <w:r>
        <w:rPr>
          <w:rFonts w:ascii="Cambria" w:hAnsi="Cambria"/>
          <w:sz w:val="28"/>
          <w:szCs w:val="28"/>
        </w:rPr>
        <w:t xml:space="preserve"> </w:t>
      </w:r>
      <w:del w:id="18708" w:author="Claire S" w:date="2026-07-30T09:07:00Z" w16du:dateUtc="2026-07-30T08:07:00Z">
        <w:r w:rsidDel="00841D52">
          <w:rPr>
            <w:rFonts w:ascii="Cambria" w:hAnsi="Cambria"/>
            <w:sz w:val="28"/>
            <w:szCs w:val="28"/>
          </w:rPr>
          <w:delText xml:space="preserve">posh blonde </w:delText>
        </w:r>
      </w:del>
      <w:r w:rsidR="00D47185">
        <w:rPr>
          <w:rFonts w:ascii="Cambria" w:hAnsi="Cambria"/>
          <w:sz w:val="28"/>
          <w:szCs w:val="28"/>
        </w:rPr>
        <w:t>neighbour told Savannah</w:t>
      </w:r>
      <w:r>
        <w:rPr>
          <w:rFonts w:ascii="Cambria" w:hAnsi="Cambria"/>
          <w:sz w:val="28"/>
          <w:szCs w:val="28"/>
        </w:rPr>
        <w:t xml:space="preserve">. </w:t>
      </w:r>
      <w:ins w:id="18709" w:author="Claire S" w:date="2026-05-22T16:46:00Z" w16du:dateUtc="2026-05-22T15:46:00Z">
        <w:r w:rsidR="00195B94">
          <w:rPr>
            <w:rFonts w:ascii="Cambria" w:hAnsi="Cambria"/>
            <w:sz w:val="28"/>
            <w:szCs w:val="28"/>
          </w:rPr>
          <w:t>‘That way</w:t>
        </w:r>
      </w:ins>
      <w:ins w:id="18710" w:author="Daisy Watt" w:date="2026-06-23T13:37:00Z" w16du:dateUtc="2026-06-23T11:37:00Z">
        <w:r w:rsidR="009500FF">
          <w:rPr>
            <w:rFonts w:ascii="Cambria" w:hAnsi="Cambria"/>
            <w:sz w:val="28"/>
            <w:szCs w:val="28"/>
          </w:rPr>
          <w:t>.</w:t>
        </w:r>
      </w:ins>
      <w:ins w:id="18711" w:author="Claire S" w:date="2026-05-22T16:46:00Z" w16du:dateUtc="2026-05-22T15:46:00Z">
        <w:del w:id="18712" w:author="Daisy Watt" w:date="2026-06-23T13:37:00Z" w16du:dateUtc="2026-06-23T11:37:00Z">
          <w:r w:rsidR="00195B94" w:rsidDel="009500FF">
            <w:rPr>
              <w:rFonts w:ascii="Cambria" w:hAnsi="Cambria"/>
              <w:sz w:val="28"/>
              <w:szCs w:val="28"/>
            </w:rPr>
            <w:delText xml:space="preserve"> -</w:delText>
          </w:r>
        </w:del>
        <w:r w:rsidR="00195B94">
          <w:rPr>
            <w:rFonts w:ascii="Cambria" w:hAnsi="Cambria"/>
            <w:sz w:val="28"/>
            <w:szCs w:val="28"/>
          </w:rPr>
          <w:t>’</w:t>
        </w:r>
      </w:ins>
      <w:del w:id="18713" w:author="Claire S" w:date="2026-05-22T16:45:00Z" w16du:dateUtc="2026-05-22T15:45:00Z">
        <w:r w:rsidDel="000012D1">
          <w:rPr>
            <w:rFonts w:ascii="Cambria" w:hAnsi="Cambria"/>
            <w:sz w:val="28"/>
            <w:szCs w:val="28"/>
          </w:rPr>
          <w:delText>‘She</w:delText>
        </w:r>
        <w:r w:rsidR="00F17CD2" w:rsidDel="000012D1">
          <w:rPr>
            <w:rFonts w:ascii="Cambria" w:hAnsi="Cambria"/>
            <w:sz w:val="28"/>
            <w:szCs w:val="28"/>
          </w:rPr>
          <w:delText>’ll be devastated when she gets back though,</w:delText>
        </w:r>
        <w:r w:rsidDel="000012D1">
          <w:rPr>
            <w:rFonts w:ascii="Cambria" w:hAnsi="Cambria"/>
            <w:sz w:val="28"/>
            <w:szCs w:val="28"/>
          </w:rPr>
          <w:delText xml:space="preserve"> poor thing.’</w:delText>
        </w:r>
      </w:del>
      <w:ins w:id="18714" w:author="Claire S" w:date="2026-05-22T16:46:00Z" w16du:dateUtc="2026-05-22T15:46:00Z">
        <w:r w:rsidR="00195B94">
          <w:rPr>
            <w:rFonts w:ascii="Cambria" w:hAnsi="Cambria"/>
            <w:sz w:val="28"/>
            <w:szCs w:val="28"/>
          </w:rPr>
          <w:t xml:space="preserve"> She pointed at the Christie </w:t>
        </w:r>
        <w:del w:id="18715" w:author="Daisy Watt" w:date="2026-06-23T13:37:00Z" w16du:dateUtc="2026-06-23T11:37:00Z">
          <w:r w:rsidR="00195B94" w:rsidDel="007D5D66">
            <w:rPr>
              <w:rFonts w:ascii="Cambria" w:hAnsi="Cambria"/>
              <w:sz w:val="28"/>
              <w:szCs w:val="28"/>
            </w:rPr>
            <w:delText>meeting</w:delText>
          </w:r>
        </w:del>
      </w:ins>
      <w:ins w:id="18716" w:author="Claire S" w:date="2026-05-25T15:38:00Z" w16du:dateUtc="2026-05-25T14:38:00Z">
        <w:del w:id="18717" w:author="Daisy Watt" w:date="2026-06-23T13:37:00Z" w16du:dateUtc="2026-06-23T11:37:00Z">
          <w:r w:rsidR="001E7977" w:rsidDel="007D5D66">
            <w:rPr>
              <w:rFonts w:ascii="Cambria" w:hAnsi="Cambria"/>
              <w:sz w:val="28"/>
              <w:szCs w:val="28"/>
            </w:rPr>
            <w:delText>-</w:delText>
          </w:r>
        </w:del>
      </w:ins>
      <w:ins w:id="18718" w:author="Claire S" w:date="2026-05-22T16:46:00Z" w16du:dateUtc="2026-05-22T15:46:00Z">
        <w:del w:id="18719" w:author="Daisy Watt" w:date="2026-06-23T13:37:00Z" w16du:dateUtc="2026-06-23T11:37:00Z">
          <w:r w:rsidR="00195B94" w:rsidDel="007D5D66">
            <w:rPr>
              <w:rFonts w:ascii="Cambria" w:hAnsi="Cambria"/>
              <w:sz w:val="28"/>
              <w:szCs w:val="28"/>
            </w:rPr>
            <w:delText>r</w:delText>
          </w:r>
        </w:del>
      </w:ins>
      <w:ins w:id="18720" w:author="Daisy Watt" w:date="2026-06-23T13:37:00Z" w16du:dateUtc="2026-06-23T11:37:00Z">
        <w:r w:rsidR="007D5D66">
          <w:rPr>
            <w:rFonts w:ascii="Cambria" w:hAnsi="Cambria"/>
            <w:sz w:val="28"/>
            <w:szCs w:val="28"/>
          </w:rPr>
          <w:t>R</w:t>
        </w:r>
      </w:ins>
      <w:ins w:id="18721" w:author="Claire S" w:date="2026-05-22T16:46:00Z" w16du:dateUtc="2026-05-22T15:46:00Z">
        <w:r w:rsidR="00195B94">
          <w:rPr>
            <w:rFonts w:ascii="Cambria" w:hAnsi="Cambria"/>
            <w:sz w:val="28"/>
            <w:szCs w:val="28"/>
          </w:rPr>
          <w:t>oom.</w:t>
        </w:r>
      </w:ins>
    </w:p>
    <w:p w14:paraId="3E6DC77C" w14:textId="00C727D2" w:rsidR="000012D1" w:rsidRDefault="00A367E8" w:rsidP="00A367E8">
      <w:pPr>
        <w:spacing w:line="360" w:lineRule="auto"/>
        <w:ind w:firstLine="720"/>
        <w:contextualSpacing/>
        <w:rPr>
          <w:rFonts w:ascii="Cambria" w:hAnsi="Cambria"/>
          <w:sz w:val="28"/>
          <w:szCs w:val="28"/>
        </w:rPr>
      </w:pPr>
      <w:ins w:id="18722" w:author="Claire S" w:date="2026-05-22T16:50:00Z" w16du:dateUtc="2026-05-22T15:50:00Z">
        <w:r>
          <w:rPr>
            <w:rFonts w:ascii="Cambria" w:hAnsi="Cambria"/>
            <w:sz w:val="28"/>
            <w:szCs w:val="28"/>
          </w:rPr>
          <w:t xml:space="preserve">‘Right. And do you know anything </w:t>
        </w:r>
      </w:ins>
      <w:ins w:id="18723" w:author="Claire S" w:date="2026-05-25T15:38:00Z" w16du:dateUtc="2026-05-25T14:38:00Z">
        <w:r w:rsidR="001E7977">
          <w:rPr>
            <w:rFonts w:ascii="Cambria" w:hAnsi="Cambria"/>
            <w:sz w:val="28"/>
            <w:szCs w:val="28"/>
          </w:rPr>
          <w:t xml:space="preserve">more </w:t>
        </w:r>
      </w:ins>
      <w:ins w:id="18724" w:author="Claire S" w:date="2026-05-22T16:50:00Z" w16du:dateUtc="2026-05-22T15:50:00Z">
        <w:r>
          <w:rPr>
            <w:rFonts w:ascii="Cambria" w:hAnsi="Cambria"/>
            <w:sz w:val="28"/>
            <w:szCs w:val="28"/>
          </w:rPr>
          <w:t>about Violet Childs’ note?</w:t>
        </w:r>
      </w:ins>
      <w:ins w:id="18725" w:author="Claire S" w:date="2026-06-04T18:05:00Z" w16du:dateUtc="2026-06-04T17:05:00Z">
        <w:r w:rsidR="00C13514">
          <w:rPr>
            <w:rFonts w:ascii="Cambria" w:hAnsi="Cambria"/>
            <w:sz w:val="28"/>
            <w:szCs w:val="28"/>
          </w:rPr>
          <w:t xml:space="preserve"> </w:t>
        </w:r>
      </w:ins>
      <w:ins w:id="18726" w:author="Claire S" w:date="2026-05-25T15:38:00Z" w16du:dateUtc="2026-05-25T14:38:00Z">
        <w:r w:rsidR="001E7977">
          <w:rPr>
            <w:rFonts w:ascii="Cambria" w:hAnsi="Cambria"/>
            <w:sz w:val="28"/>
            <w:szCs w:val="28"/>
          </w:rPr>
          <w:t>The one that came in the mail?</w:t>
        </w:r>
      </w:ins>
      <w:ins w:id="18727" w:author="Claire S" w:date="2026-05-22T16:50:00Z" w16du:dateUtc="2026-05-22T15:50:00Z">
        <w:r>
          <w:rPr>
            <w:rFonts w:ascii="Cambria" w:hAnsi="Cambria"/>
            <w:sz w:val="28"/>
            <w:szCs w:val="28"/>
          </w:rPr>
          <w:t>’</w:t>
        </w:r>
      </w:ins>
    </w:p>
    <w:p w14:paraId="309C4D43" w14:textId="7AE12DF5" w:rsidR="0060201F" w:rsidDel="000012D1" w:rsidRDefault="0060201F" w:rsidP="00067ED7">
      <w:pPr>
        <w:spacing w:line="360" w:lineRule="auto"/>
        <w:ind w:firstLine="720"/>
        <w:contextualSpacing/>
        <w:rPr>
          <w:del w:id="18728" w:author="Claire S" w:date="2026-05-22T16:45:00Z" w16du:dateUtc="2026-05-22T15:45:00Z"/>
          <w:rFonts w:ascii="Cambria" w:hAnsi="Cambria"/>
          <w:sz w:val="28"/>
          <w:szCs w:val="28"/>
        </w:rPr>
      </w:pPr>
      <w:del w:id="18729" w:author="Claire S" w:date="2026-05-22T16:45:00Z" w16du:dateUtc="2026-05-22T15:45:00Z">
        <w:r w:rsidDel="000012D1">
          <w:rPr>
            <w:rFonts w:ascii="Cambria" w:hAnsi="Cambria"/>
            <w:sz w:val="28"/>
            <w:szCs w:val="28"/>
          </w:rPr>
          <w:delText xml:space="preserve">‘About?’ </w:delText>
        </w:r>
      </w:del>
    </w:p>
    <w:p w14:paraId="74A08A22" w14:textId="2D3DA9A1" w:rsidR="0060201F" w:rsidRDefault="00230A36" w:rsidP="00067ED7">
      <w:pPr>
        <w:spacing w:line="360" w:lineRule="auto"/>
        <w:ind w:firstLine="720"/>
        <w:contextualSpacing/>
        <w:rPr>
          <w:ins w:id="18730" w:author="Claire S" w:date="2026-05-22T16:51:00Z" w16du:dateUtc="2026-05-22T15:51:00Z"/>
          <w:rFonts w:ascii="Cambria" w:hAnsi="Cambria"/>
          <w:sz w:val="28"/>
          <w:szCs w:val="28"/>
        </w:rPr>
      </w:pPr>
      <w:r>
        <w:rPr>
          <w:rFonts w:ascii="Cambria" w:hAnsi="Cambria"/>
          <w:sz w:val="28"/>
          <w:szCs w:val="28"/>
        </w:rPr>
        <w:t>‘Oh</w:t>
      </w:r>
      <w:del w:id="18731" w:author="Daisy Watt" w:date="2026-06-23T13:37:00Z" w16du:dateUtc="2026-06-23T11:37:00Z">
        <w:r w:rsidDel="00636182">
          <w:rPr>
            <w:rFonts w:ascii="Cambria" w:hAnsi="Cambria"/>
            <w:sz w:val="28"/>
            <w:szCs w:val="28"/>
          </w:rPr>
          <w:delText>,’ t</w:delText>
        </w:r>
      </w:del>
      <w:ins w:id="18732" w:author="Daisy Watt" w:date="2026-06-23T13:37:00Z" w16du:dateUtc="2026-06-23T11:37:00Z">
        <w:r w:rsidR="00636182">
          <w:rPr>
            <w:rFonts w:ascii="Cambria" w:hAnsi="Cambria"/>
            <w:sz w:val="28"/>
            <w:szCs w:val="28"/>
          </w:rPr>
          <w:t xml:space="preserve">.’ </w:t>
        </w:r>
        <w:del w:id="18733" w:author="Claire S" w:date="2026-07-30T11:18:00Z" w16du:dateUtc="2026-07-30T10:18:00Z">
          <w:r w:rsidR="00636182" w:rsidDel="00DD4AA3">
            <w:rPr>
              <w:rFonts w:ascii="Cambria" w:hAnsi="Cambria"/>
              <w:sz w:val="28"/>
              <w:szCs w:val="28"/>
            </w:rPr>
            <w:delText>T</w:delText>
          </w:r>
        </w:del>
      </w:ins>
      <w:del w:id="18734" w:author="Claire S" w:date="2026-07-30T11:18:00Z" w16du:dateUtc="2026-07-30T10:18:00Z">
        <w:r w:rsidR="0060201F" w:rsidDel="00DD4AA3">
          <w:rPr>
            <w:rFonts w:ascii="Cambria" w:hAnsi="Cambria"/>
            <w:sz w:val="28"/>
            <w:szCs w:val="28"/>
          </w:rPr>
          <w:delText xml:space="preserve">he </w:delText>
        </w:r>
      </w:del>
      <w:ins w:id="18735" w:author="Claire S" w:date="2026-07-30T11:18:00Z" w16du:dateUtc="2026-07-30T10:18:00Z">
        <w:r w:rsidR="00DD4AA3">
          <w:rPr>
            <w:rFonts w:ascii="Cambria" w:hAnsi="Cambria"/>
            <w:sz w:val="28"/>
            <w:szCs w:val="28"/>
          </w:rPr>
          <w:t xml:space="preserve">This </w:t>
        </w:r>
      </w:ins>
      <w:del w:id="18736" w:author="Claire S" w:date="2026-07-30T09:07:00Z" w16du:dateUtc="2026-07-30T08:07:00Z">
        <w:r w:rsidR="0060201F" w:rsidDel="00536C91">
          <w:rPr>
            <w:rFonts w:ascii="Cambria" w:hAnsi="Cambria"/>
            <w:sz w:val="28"/>
            <w:szCs w:val="28"/>
          </w:rPr>
          <w:delText xml:space="preserve">girl </w:delText>
        </w:r>
      </w:del>
      <w:ins w:id="18737" w:author="Claire S" w:date="2026-07-30T09:07:00Z" w16du:dateUtc="2026-07-30T08:07:00Z">
        <w:r w:rsidR="00536C91">
          <w:rPr>
            <w:rFonts w:ascii="Cambria" w:hAnsi="Cambria"/>
            <w:sz w:val="28"/>
            <w:szCs w:val="28"/>
          </w:rPr>
          <w:t xml:space="preserve">young editor </w:t>
        </w:r>
      </w:ins>
      <w:r w:rsidR="0060201F">
        <w:rPr>
          <w:rFonts w:ascii="Cambria" w:hAnsi="Cambria"/>
          <w:sz w:val="28"/>
          <w:szCs w:val="28"/>
        </w:rPr>
        <w:t xml:space="preserve">looked </w:t>
      </w:r>
      <w:r>
        <w:rPr>
          <w:rFonts w:ascii="Cambria" w:hAnsi="Cambria"/>
          <w:sz w:val="28"/>
          <w:szCs w:val="28"/>
        </w:rPr>
        <w:t>like a rabbit with a ten</w:t>
      </w:r>
      <w:ins w:id="18738" w:author="Daisy Watt" w:date="2026-06-23T13:37:00Z" w16du:dateUtc="2026-06-23T11:37:00Z">
        <w:r w:rsidR="00636182">
          <w:rPr>
            <w:rFonts w:ascii="Cambria" w:hAnsi="Cambria"/>
            <w:sz w:val="28"/>
            <w:szCs w:val="28"/>
          </w:rPr>
          <w:t>-</w:t>
        </w:r>
      </w:ins>
      <w:del w:id="18739" w:author="Daisy Watt" w:date="2026-06-23T13:37:00Z" w16du:dateUtc="2026-06-23T11:37:00Z">
        <w:r w:rsidDel="00636182">
          <w:rPr>
            <w:rFonts w:ascii="Cambria" w:hAnsi="Cambria"/>
            <w:sz w:val="28"/>
            <w:szCs w:val="28"/>
          </w:rPr>
          <w:delText xml:space="preserve"> </w:delText>
        </w:r>
      </w:del>
      <w:r>
        <w:rPr>
          <w:rFonts w:ascii="Cambria" w:hAnsi="Cambria"/>
          <w:sz w:val="28"/>
          <w:szCs w:val="28"/>
        </w:rPr>
        <w:t>ton</w:t>
      </w:r>
      <w:ins w:id="18740" w:author="Daisy Watt" w:date="2026-06-23T13:37:00Z" w16du:dateUtc="2026-06-23T11:37:00Z">
        <w:r w:rsidR="00636182">
          <w:rPr>
            <w:rFonts w:ascii="Cambria" w:hAnsi="Cambria"/>
            <w:sz w:val="28"/>
            <w:szCs w:val="28"/>
          </w:rPr>
          <w:t xml:space="preserve">ne </w:t>
        </w:r>
      </w:ins>
      <w:del w:id="18741" w:author="Daisy Watt" w:date="2026-06-23T13:37:00Z" w16du:dateUtc="2026-06-23T11:37:00Z">
        <w:r w:rsidDel="00636182">
          <w:rPr>
            <w:rFonts w:ascii="Cambria" w:hAnsi="Cambria"/>
            <w:sz w:val="28"/>
            <w:szCs w:val="28"/>
          </w:rPr>
          <w:delText>-</w:delText>
        </w:r>
      </w:del>
      <w:r>
        <w:rPr>
          <w:rFonts w:ascii="Cambria" w:hAnsi="Cambria"/>
          <w:sz w:val="28"/>
          <w:szCs w:val="28"/>
        </w:rPr>
        <w:t xml:space="preserve">truck bearing </w:t>
      </w:r>
      <w:r w:rsidR="0060201F">
        <w:rPr>
          <w:rFonts w:ascii="Cambria" w:hAnsi="Cambria"/>
          <w:sz w:val="28"/>
          <w:szCs w:val="28"/>
        </w:rPr>
        <w:t>d</w:t>
      </w:r>
      <w:r>
        <w:rPr>
          <w:rFonts w:ascii="Cambria" w:hAnsi="Cambria"/>
          <w:sz w:val="28"/>
          <w:szCs w:val="28"/>
        </w:rPr>
        <w:t>own on her</w:t>
      </w:r>
      <w:r w:rsidR="0060201F">
        <w:rPr>
          <w:rFonts w:ascii="Cambria" w:hAnsi="Cambria"/>
          <w:sz w:val="28"/>
          <w:szCs w:val="28"/>
        </w:rPr>
        <w:t>. ‘Um, well</w:t>
      </w:r>
      <w:ins w:id="18742" w:author="Daisy Watt" w:date="2026-06-23T13:37:00Z" w16du:dateUtc="2026-06-23T11:37:00Z">
        <w:r w:rsidR="0064042C">
          <w:rPr>
            <w:rFonts w:ascii="Cambria" w:hAnsi="Cambria"/>
            <w:sz w:val="28"/>
            <w:szCs w:val="28"/>
          </w:rPr>
          <w:t>,</w:t>
        </w:r>
      </w:ins>
      <w:r w:rsidR="0060201F">
        <w:rPr>
          <w:rFonts w:ascii="Cambria" w:hAnsi="Cambria"/>
          <w:sz w:val="28"/>
          <w:szCs w:val="28"/>
        </w:rPr>
        <w:t xml:space="preserve"> </w:t>
      </w:r>
      <w:ins w:id="18743" w:author="Claire S" w:date="2026-05-22T16:50:00Z" w16du:dateUtc="2026-05-22T15:50:00Z">
        <w:r w:rsidR="00A367E8">
          <w:rPr>
            <w:rFonts w:ascii="Cambria" w:hAnsi="Cambria"/>
            <w:sz w:val="28"/>
            <w:szCs w:val="28"/>
          </w:rPr>
          <w:t>not really.</w:t>
        </w:r>
      </w:ins>
      <w:ins w:id="18744" w:author="Claire S" w:date="2026-05-25T15:38:00Z" w16du:dateUtc="2026-05-25T14:38:00Z">
        <w:r w:rsidR="001E7977">
          <w:rPr>
            <w:rFonts w:ascii="Cambria" w:hAnsi="Cambria"/>
            <w:sz w:val="28"/>
            <w:szCs w:val="28"/>
          </w:rPr>
          <w:t xml:space="preserve"> </w:t>
        </w:r>
      </w:ins>
      <w:ins w:id="18745" w:author="Claire S" w:date="2026-05-25T15:44:00Z" w16du:dateUtc="2026-05-25T14:44:00Z">
        <w:r w:rsidR="00331169">
          <w:rPr>
            <w:rFonts w:ascii="Cambria" w:hAnsi="Cambria"/>
            <w:sz w:val="28"/>
            <w:szCs w:val="28"/>
          </w:rPr>
          <w:t xml:space="preserve">I think </w:t>
        </w:r>
      </w:ins>
      <w:ins w:id="18746" w:author="Claire S" w:date="2026-05-25T15:38:00Z" w16du:dateUtc="2026-05-25T14:38:00Z">
        <w:r w:rsidR="001E7977">
          <w:rPr>
            <w:rFonts w:ascii="Cambria" w:hAnsi="Cambria"/>
            <w:sz w:val="28"/>
            <w:szCs w:val="28"/>
          </w:rPr>
          <w:t>HR took it.</w:t>
        </w:r>
      </w:ins>
      <w:ins w:id="18747" w:author="Claire S" w:date="2026-05-22T16:51:00Z" w16du:dateUtc="2026-05-22T15:51:00Z">
        <w:r w:rsidR="00A367E8">
          <w:rPr>
            <w:rFonts w:ascii="Cambria" w:hAnsi="Cambria"/>
            <w:sz w:val="28"/>
            <w:szCs w:val="28"/>
          </w:rPr>
          <w:t xml:space="preserve"> All I heard was</w:t>
        </w:r>
      </w:ins>
      <w:ins w:id="18748" w:author="Daisy Watt" w:date="2026-06-23T13:38:00Z" w16du:dateUtc="2026-06-23T11:38:00Z">
        <w:r w:rsidR="00F51EFA">
          <w:rPr>
            <w:rFonts w:ascii="Cambria" w:hAnsi="Cambria"/>
            <w:sz w:val="28"/>
            <w:szCs w:val="28"/>
          </w:rPr>
          <w:t xml:space="preserve"> that</w:t>
        </w:r>
      </w:ins>
      <w:ins w:id="18749" w:author="Claire S" w:date="2026-05-22T16:51:00Z" w16du:dateUtc="2026-05-22T15:51:00Z">
        <w:r w:rsidR="00A367E8">
          <w:rPr>
            <w:rFonts w:ascii="Cambria" w:hAnsi="Cambria"/>
            <w:sz w:val="28"/>
            <w:szCs w:val="28"/>
          </w:rPr>
          <w:t xml:space="preserve"> her body is </w:t>
        </w:r>
        <w:r w:rsidR="00C76887">
          <w:rPr>
            <w:rFonts w:ascii="Cambria" w:hAnsi="Cambria"/>
            <w:sz w:val="28"/>
            <w:szCs w:val="28"/>
          </w:rPr>
          <w:t>–</w:t>
        </w:r>
        <w:r w:rsidR="00A367E8">
          <w:rPr>
            <w:rFonts w:ascii="Cambria" w:hAnsi="Cambria"/>
            <w:sz w:val="28"/>
            <w:szCs w:val="28"/>
          </w:rPr>
          <w:t xml:space="preserve"> </w:t>
        </w:r>
        <w:r w:rsidR="00C76887">
          <w:rPr>
            <w:rFonts w:ascii="Cambria" w:hAnsi="Cambria"/>
            <w:sz w:val="28"/>
            <w:szCs w:val="28"/>
          </w:rPr>
          <w:t>messed up.</w:t>
        </w:r>
      </w:ins>
      <w:del w:id="18750" w:author="Claire S" w:date="2026-05-22T16:51:00Z" w16du:dateUtc="2026-05-22T15:51:00Z">
        <w:r w:rsidR="0060201F" w:rsidDel="00C76887">
          <w:rPr>
            <w:rFonts w:ascii="Cambria" w:hAnsi="Cambria"/>
            <w:sz w:val="28"/>
            <w:szCs w:val="28"/>
          </w:rPr>
          <w:delText>-</w:delText>
        </w:r>
      </w:del>
      <w:r w:rsidR="0060201F">
        <w:rPr>
          <w:rFonts w:ascii="Cambria" w:hAnsi="Cambria"/>
          <w:sz w:val="28"/>
          <w:szCs w:val="28"/>
        </w:rPr>
        <w:t>’</w:t>
      </w:r>
    </w:p>
    <w:p w14:paraId="5A5C30A7" w14:textId="4659A29A" w:rsidR="00C76887" w:rsidRDefault="00C76887" w:rsidP="00067ED7">
      <w:pPr>
        <w:spacing w:line="360" w:lineRule="auto"/>
        <w:ind w:firstLine="720"/>
        <w:contextualSpacing/>
        <w:rPr>
          <w:ins w:id="18751" w:author="Claire S" w:date="2026-05-22T16:51:00Z" w16du:dateUtc="2026-05-22T15:51:00Z"/>
          <w:rFonts w:ascii="Cambria" w:hAnsi="Cambria"/>
          <w:sz w:val="28"/>
          <w:szCs w:val="28"/>
        </w:rPr>
      </w:pPr>
      <w:ins w:id="18752" w:author="Claire S" w:date="2026-05-22T16:51:00Z" w16du:dateUtc="2026-05-22T15:51:00Z">
        <w:r>
          <w:rPr>
            <w:rFonts w:ascii="Cambria" w:hAnsi="Cambria"/>
            <w:sz w:val="28"/>
            <w:szCs w:val="28"/>
          </w:rPr>
          <w:t xml:space="preserve">‘Really?’ Savannah shuddered. ‘What </w:t>
        </w:r>
      </w:ins>
      <w:ins w:id="18753" w:author="Claire S" w:date="2026-05-25T15:45:00Z" w16du:dateUtc="2026-05-25T14:45:00Z">
        <w:r w:rsidR="00331169">
          <w:rPr>
            <w:rFonts w:ascii="Cambria" w:hAnsi="Cambria"/>
            <w:sz w:val="28"/>
            <w:szCs w:val="28"/>
          </w:rPr>
          <w:t>does</w:t>
        </w:r>
      </w:ins>
      <w:ins w:id="18754" w:author="Claire S" w:date="2026-05-25T15:44:00Z" w16du:dateUtc="2026-05-25T14:44:00Z">
        <w:r w:rsidR="00331169">
          <w:rPr>
            <w:rFonts w:ascii="Cambria" w:hAnsi="Cambria"/>
            <w:sz w:val="28"/>
            <w:szCs w:val="28"/>
          </w:rPr>
          <w:t xml:space="preserve"> </w:t>
        </w:r>
      </w:ins>
      <w:ins w:id="18755" w:author="Claire S" w:date="2026-06-04T18:05:00Z" w16du:dateUtc="2026-06-04T17:05:00Z">
        <w:r w:rsidR="006232AA">
          <w:rPr>
            <w:rFonts w:ascii="Cambria" w:hAnsi="Cambria"/>
            <w:sz w:val="28"/>
            <w:szCs w:val="28"/>
          </w:rPr>
          <w:t>that</w:t>
        </w:r>
      </w:ins>
      <w:ins w:id="18756" w:author="Claire S" w:date="2026-05-25T15:45:00Z" w16du:dateUtc="2026-05-25T14:45:00Z">
        <w:r w:rsidR="00331169">
          <w:rPr>
            <w:rFonts w:ascii="Cambria" w:hAnsi="Cambria"/>
            <w:sz w:val="28"/>
            <w:szCs w:val="28"/>
          </w:rPr>
          <w:t xml:space="preserve"> mean</w:t>
        </w:r>
      </w:ins>
      <w:ins w:id="18757" w:author="Claire S" w:date="2026-05-22T16:51:00Z" w16du:dateUtc="2026-05-22T15:51:00Z">
        <w:r>
          <w:rPr>
            <w:rFonts w:ascii="Cambria" w:hAnsi="Cambria"/>
            <w:sz w:val="28"/>
            <w:szCs w:val="28"/>
          </w:rPr>
          <w:t>?’</w:t>
        </w:r>
      </w:ins>
    </w:p>
    <w:p w14:paraId="797F2108" w14:textId="13964B60" w:rsidR="00C76887" w:rsidRDefault="00C76887" w:rsidP="00C76887">
      <w:pPr>
        <w:spacing w:line="360" w:lineRule="auto"/>
        <w:ind w:firstLine="720"/>
        <w:contextualSpacing/>
        <w:rPr>
          <w:ins w:id="18758" w:author="Claire S" w:date="2026-05-22T16:51:00Z" w16du:dateUtc="2026-05-22T15:51:00Z"/>
          <w:rFonts w:ascii="Cambria" w:hAnsi="Cambria"/>
          <w:sz w:val="28"/>
          <w:szCs w:val="28"/>
        </w:rPr>
      </w:pPr>
      <w:ins w:id="18759" w:author="Claire S" w:date="2026-05-22T16:51:00Z" w16du:dateUtc="2026-05-22T15:51:00Z">
        <w:r>
          <w:rPr>
            <w:rFonts w:ascii="Cambria" w:hAnsi="Cambria"/>
            <w:sz w:val="28"/>
            <w:szCs w:val="28"/>
          </w:rPr>
          <w:t>‘</w:t>
        </w:r>
      </w:ins>
      <w:ins w:id="18760" w:author="Claire S" w:date="2026-05-25T15:45:00Z" w16du:dateUtc="2026-05-25T14:45:00Z">
        <w:r w:rsidR="00331169">
          <w:rPr>
            <w:rFonts w:ascii="Cambria" w:hAnsi="Cambria"/>
            <w:sz w:val="28"/>
            <w:szCs w:val="28"/>
          </w:rPr>
          <w:t>Like, a</w:t>
        </w:r>
      </w:ins>
      <w:ins w:id="18761" w:author="Claire S" w:date="2026-05-22T16:51:00Z" w16du:dateUtc="2026-05-22T15:51:00Z">
        <w:r>
          <w:rPr>
            <w:rFonts w:ascii="Cambria" w:hAnsi="Cambria"/>
            <w:sz w:val="28"/>
            <w:szCs w:val="28"/>
          </w:rPr>
          <w:t>ll bloated from the sea</w:t>
        </w:r>
      </w:ins>
      <w:ins w:id="18762" w:author="Claire S" w:date="2026-05-25T15:45:00Z" w16du:dateUtc="2026-05-25T14:45:00Z">
        <w:r w:rsidR="00331169">
          <w:rPr>
            <w:rFonts w:ascii="Cambria" w:hAnsi="Cambria"/>
            <w:sz w:val="28"/>
            <w:szCs w:val="28"/>
          </w:rPr>
          <w:t xml:space="preserve">. </w:t>
        </w:r>
        <w:del w:id="18763" w:author="Daisy Watt" w:date="2026-06-23T13:38:00Z" w16du:dateUtc="2026-06-23T11:38:00Z">
          <w:r w:rsidR="00331169" w:rsidDel="009368E8">
            <w:rPr>
              <w:rFonts w:ascii="Cambria" w:hAnsi="Cambria"/>
              <w:sz w:val="28"/>
              <w:szCs w:val="28"/>
            </w:rPr>
            <w:delText>Somone</w:delText>
          </w:r>
        </w:del>
      </w:ins>
      <w:ins w:id="18764" w:author="Daisy Watt" w:date="2026-06-23T13:38:00Z" w16du:dateUtc="2026-06-23T11:38:00Z">
        <w:r w:rsidR="009368E8">
          <w:rPr>
            <w:rFonts w:ascii="Cambria" w:hAnsi="Cambria"/>
            <w:sz w:val="28"/>
            <w:szCs w:val="28"/>
          </w:rPr>
          <w:t>Someone</w:t>
        </w:r>
      </w:ins>
      <w:ins w:id="18765" w:author="Claire S" w:date="2026-05-25T15:45:00Z" w16du:dateUtc="2026-05-25T14:45:00Z">
        <w:r w:rsidR="00331169">
          <w:rPr>
            <w:rFonts w:ascii="Cambria" w:hAnsi="Cambria"/>
            <w:sz w:val="28"/>
            <w:szCs w:val="28"/>
          </w:rPr>
          <w:t xml:space="preserve"> said she looked</w:t>
        </w:r>
      </w:ins>
      <w:ins w:id="18766" w:author="Claire S" w:date="2026-05-22T16:51:00Z" w16du:dateUtc="2026-05-22T15:51:00Z">
        <w:r>
          <w:rPr>
            <w:rFonts w:ascii="Cambria" w:hAnsi="Cambria"/>
            <w:sz w:val="28"/>
            <w:szCs w:val="28"/>
          </w:rPr>
          <w:t xml:space="preserve"> like an old dead whale.’ The girl sighed with the thrill of it all. ‘Tragic, really.’</w:t>
        </w:r>
      </w:ins>
    </w:p>
    <w:p w14:paraId="09564A3C" w14:textId="77777777" w:rsidR="00C76887" w:rsidRDefault="00C76887" w:rsidP="00067ED7">
      <w:pPr>
        <w:spacing w:line="360" w:lineRule="auto"/>
        <w:ind w:firstLine="720"/>
        <w:contextualSpacing/>
        <w:rPr>
          <w:rFonts w:ascii="Cambria" w:hAnsi="Cambria"/>
          <w:sz w:val="28"/>
          <w:szCs w:val="28"/>
        </w:rPr>
      </w:pPr>
    </w:p>
    <w:p w14:paraId="4786141F" w14:textId="6B7F4434" w:rsidR="0060201F" w:rsidDel="006A3B44" w:rsidRDefault="00F14935" w:rsidP="00067ED7">
      <w:pPr>
        <w:spacing w:line="360" w:lineRule="auto"/>
        <w:ind w:firstLine="720"/>
        <w:contextualSpacing/>
        <w:rPr>
          <w:del w:id="18767" w:author="Claire S" w:date="2026-05-22T16:44:00Z" w16du:dateUtc="2026-05-22T15:44:00Z"/>
          <w:rFonts w:ascii="Cambria" w:hAnsi="Cambria"/>
          <w:sz w:val="28"/>
          <w:szCs w:val="28"/>
        </w:rPr>
      </w:pPr>
      <w:del w:id="18768" w:author="Claire S" w:date="2026-05-22T16:44:00Z" w16du:dateUtc="2026-05-22T15:44:00Z">
        <w:r w:rsidDel="006A3B44">
          <w:rPr>
            <w:rFonts w:ascii="Cambria" w:hAnsi="Cambria"/>
            <w:sz w:val="28"/>
            <w:szCs w:val="28"/>
          </w:rPr>
          <w:delText>‘Savannah</w:delText>
        </w:r>
        <w:r w:rsidR="00230A36" w:rsidDel="006A3B44">
          <w:rPr>
            <w:rFonts w:ascii="Cambria" w:hAnsi="Cambria"/>
            <w:sz w:val="28"/>
            <w:szCs w:val="28"/>
          </w:rPr>
          <w:delText>! M</w:delText>
        </w:r>
        <w:r w:rsidDel="006A3B44">
          <w:rPr>
            <w:rFonts w:ascii="Cambria" w:hAnsi="Cambria"/>
            <w:sz w:val="28"/>
            <w:szCs w:val="28"/>
          </w:rPr>
          <w:delText xml:space="preserve">ay I </w:delText>
        </w:r>
        <w:r w:rsidR="00230A36" w:rsidDel="006A3B44">
          <w:rPr>
            <w:rFonts w:ascii="Cambria" w:hAnsi="Cambria"/>
            <w:sz w:val="28"/>
            <w:szCs w:val="28"/>
          </w:rPr>
          <w:delText>offer sympathies,</w:delText>
        </w:r>
        <w:r w:rsidDel="006A3B44">
          <w:rPr>
            <w:rFonts w:ascii="Cambria" w:hAnsi="Cambria"/>
            <w:sz w:val="28"/>
            <w:szCs w:val="28"/>
          </w:rPr>
          <w:delText>’ Willi Grunwald bustled over</w:delText>
        </w:r>
        <w:r w:rsidR="00230A36" w:rsidDel="006A3B44">
          <w:rPr>
            <w:rFonts w:ascii="Cambria" w:hAnsi="Cambria"/>
            <w:sz w:val="28"/>
            <w:szCs w:val="28"/>
          </w:rPr>
          <w:delText xml:space="preserve"> from his desk</w:delText>
        </w:r>
        <w:r w:rsidR="00580B96" w:rsidDel="006A3B44">
          <w:rPr>
            <w:rFonts w:ascii="Cambria" w:hAnsi="Cambria"/>
            <w:sz w:val="28"/>
            <w:szCs w:val="28"/>
          </w:rPr>
          <w:delText xml:space="preserve">. </w:delText>
        </w:r>
        <w:r w:rsidDel="006A3B44">
          <w:rPr>
            <w:rFonts w:ascii="Cambria" w:hAnsi="Cambria"/>
            <w:sz w:val="28"/>
            <w:szCs w:val="28"/>
          </w:rPr>
          <w:delText>‘</w:delText>
        </w:r>
        <w:r w:rsidR="00230A36" w:rsidDel="006A3B44">
          <w:rPr>
            <w:rFonts w:ascii="Cambria" w:hAnsi="Cambria"/>
            <w:sz w:val="28"/>
            <w:szCs w:val="28"/>
          </w:rPr>
          <w:delText>We’re all just</w:delText>
        </w:r>
        <w:r w:rsidDel="006A3B44">
          <w:rPr>
            <w:rFonts w:ascii="Cambria" w:hAnsi="Cambria"/>
            <w:sz w:val="28"/>
            <w:szCs w:val="28"/>
          </w:rPr>
          <w:delText xml:space="preserve"> </w:delText>
        </w:r>
        <w:r w:rsidR="008F569C" w:rsidDel="006A3B44">
          <w:rPr>
            <w:rFonts w:ascii="Cambria" w:hAnsi="Cambria"/>
            <w:sz w:val="28"/>
            <w:szCs w:val="28"/>
          </w:rPr>
          <w:delText xml:space="preserve">so </w:delText>
        </w:r>
        <w:r w:rsidDel="006A3B44">
          <w:rPr>
            <w:rFonts w:ascii="Cambria" w:hAnsi="Cambria"/>
            <w:sz w:val="28"/>
            <w:szCs w:val="28"/>
          </w:rPr>
          <w:delText xml:space="preserve">devastated </w:delText>
        </w:r>
        <w:r w:rsidR="00230A36" w:rsidDel="006A3B44">
          <w:rPr>
            <w:rFonts w:ascii="Cambria" w:hAnsi="Cambria"/>
            <w:sz w:val="28"/>
            <w:szCs w:val="28"/>
          </w:rPr>
          <w:delText>about dear</w:delText>
        </w:r>
        <w:r w:rsidDel="006A3B44">
          <w:rPr>
            <w:rFonts w:ascii="Cambria" w:hAnsi="Cambria"/>
            <w:sz w:val="28"/>
            <w:szCs w:val="28"/>
          </w:rPr>
          <w:delText xml:space="preserve"> Dex.’</w:delText>
        </w:r>
      </w:del>
    </w:p>
    <w:p w14:paraId="4A71ED4C" w14:textId="6AC26890" w:rsidR="00F14935" w:rsidDel="006A3B44" w:rsidRDefault="00F14935" w:rsidP="00067ED7">
      <w:pPr>
        <w:spacing w:line="360" w:lineRule="auto"/>
        <w:ind w:firstLine="720"/>
        <w:contextualSpacing/>
        <w:rPr>
          <w:del w:id="18769" w:author="Claire S" w:date="2026-05-22T16:44:00Z" w16du:dateUtc="2026-05-22T15:44:00Z"/>
          <w:rFonts w:ascii="Cambria" w:hAnsi="Cambria"/>
          <w:sz w:val="28"/>
          <w:szCs w:val="28"/>
        </w:rPr>
      </w:pPr>
      <w:del w:id="18770" w:author="Claire S" w:date="2026-05-22T16:44:00Z" w16du:dateUtc="2026-05-22T15:44:00Z">
        <w:r w:rsidDel="006A3B44">
          <w:rPr>
            <w:rFonts w:ascii="Cambria" w:hAnsi="Cambria"/>
            <w:sz w:val="28"/>
            <w:szCs w:val="28"/>
          </w:rPr>
          <w:delText>‘</w:delText>
        </w:r>
        <w:r w:rsidR="00230A36" w:rsidDel="006A3B44">
          <w:rPr>
            <w:rFonts w:ascii="Cambria" w:hAnsi="Cambria"/>
            <w:sz w:val="28"/>
            <w:szCs w:val="28"/>
          </w:rPr>
          <w:delText xml:space="preserve">Thanks. This </w:delText>
        </w:r>
        <w:r w:rsidDel="006A3B44">
          <w:rPr>
            <w:rFonts w:ascii="Cambria" w:hAnsi="Cambria"/>
            <w:sz w:val="28"/>
            <w:szCs w:val="28"/>
          </w:rPr>
          <w:delText>Clara Voss,’ Savannah wasn’t a fan</w:delText>
        </w:r>
        <w:r w:rsidR="00D47185" w:rsidDel="006A3B44">
          <w:rPr>
            <w:rFonts w:ascii="Cambria" w:hAnsi="Cambria"/>
            <w:sz w:val="28"/>
            <w:szCs w:val="28"/>
          </w:rPr>
          <w:delText xml:space="preserve"> of Willi’s</w:delText>
        </w:r>
        <w:r w:rsidR="00580B96" w:rsidDel="006A3B44">
          <w:rPr>
            <w:rFonts w:ascii="Cambria" w:hAnsi="Cambria"/>
            <w:sz w:val="28"/>
            <w:szCs w:val="28"/>
          </w:rPr>
          <w:delText xml:space="preserve">, he </w:delText>
        </w:r>
        <w:r w:rsidR="000E18C9" w:rsidDel="006A3B44">
          <w:rPr>
            <w:rFonts w:ascii="Cambria" w:hAnsi="Cambria"/>
            <w:sz w:val="28"/>
            <w:szCs w:val="28"/>
          </w:rPr>
          <w:delText xml:space="preserve">always </w:delText>
        </w:r>
        <w:r w:rsidR="00580B96" w:rsidDel="006A3B44">
          <w:rPr>
            <w:rFonts w:ascii="Cambria" w:hAnsi="Cambria"/>
            <w:sz w:val="28"/>
            <w:szCs w:val="28"/>
          </w:rPr>
          <w:delText>reminded her of a</w:delText>
        </w:r>
        <w:r w:rsidR="000E18C9" w:rsidDel="006A3B44">
          <w:rPr>
            <w:rFonts w:ascii="Cambria" w:hAnsi="Cambria"/>
            <w:sz w:val="28"/>
            <w:szCs w:val="28"/>
          </w:rPr>
          <w:delText xml:space="preserve"> fussy</w:delText>
        </w:r>
        <w:r w:rsidR="00580B96" w:rsidDel="006A3B44">
          <w:rPr>
            <w:rFonts w:ascii="Cambria" w:hAnsi="Cambria"/>
            <w:sz w:val="28"/>
            <w:szCs w:val="28"/>
          </w:rPr>
          <w:delText xml:space="preserve"> overweight poodle</w:delText>
        </w:r>
        <w:r w:rsidDel="006A3B44">
          <w:rPr>
            <w:rFonts w:ascii="Cambria" w:hAnsi="Cambria"/>
            <w:sz w:val="28"/>
            <w:szCs w:val="28"/>
          </w:rPr>
          <w:delText>. ‘</w:delText>
        </w:r>
        <w:r w:rsidR="00230A36" w:rsidDel="006A3B44">
          <w:rPr>
            <w:rFonts w:ascii="Cambria" w:hAnsi="Cambria"/>
            <w:sz w:val="28"/>
            <w:szCs w:val="28"/>
          </w:rPr>
          <w:delText>Where is she?’</w:delText>
        </w:r>
      </w:del>
    </w:p>
    <w:p w14:paraId="0454E092" w14:textId="5E835645" w:rsidR="00230A36" w:rsidDel="006A3B44" w:rsidRDefault="00230A36" w:rsidP="00067ED7">
      <w:pPr>
        <w:spacing w:line="360" w:lineRule="auto"/>
        <w:ind w:firstLine="720"/>
        <w:contextualSpacing/>
        <w:rPr>
          <w:del w:id="18771" w:author="Claire S" w:date="2026-05-22T16:45:00Z" w16du:dateUtc="2026-05-22T15:45:00Z"/>
          <w:rFonts w:ascii="Cambria" w:hAnsi="Cambria"/>
          <w:sz w:val="28"/>
          <w:szCs w:val="28"/>
        </w:rPr>
      </w:pPr>
      <w:del w:id="18772" w:author="Claire S" w:date="2026-05-22T16:45:00Z" w16du:dateUtc="2026-05-22T15:45:00Z">
        <w:r w:rsidDel="006A3B44">
          <w:rPr>
            <w:rFonts w:ascii="Cambria" w:hAnsi="Cambria"/>
            <w:sz w:val="28"/>
            <w:szCs w:val="28"/>
          </w:rPr>
          <w:delText>‘</w:delText>
        </w:r>
        <w:r w:rsidR="00D47185" w:rsidDel="006A3B44">
          <w:rPr>
            <w:rFonts w:ascii="Cambria" w:hAnsi="Cambria"/>
            <w:sz w:val="28"/>
            <w:szCs w:val="28"/>
          </w:rPr>
          <w:delText>Oh, h</w:delText>
        </w:r>
        <w:r w:rsidDel="006A3B44">
          <w:rPr>
            <w:rFonts w:ascii="Cambria" w:hAnsi="Cambria"/>
            <w:sz w:val="28"/>
            <w:szCs w:val="28"/>
          </w:rPr>
          <w:delText xml:space="preserve">aven’t you heard?’ </w:delText>
        </w:r>
        <w:r w:rsidR="00091B7B" w:rsidDel="006A3B44">
          <w:rPr>
            <w:rFonts w:ascii="Cambria" w:hAnsi="Cambria"/>
            <w:sz w:val="28"/>
            <w:szCs w:val="28"/>
          </w:rPr>
          <w:delText>H</w:delText>
        </w:r>
        <w:r w:rsidR="00322BBF" w:rsidDel="006A3B44">
          <w:rPr>
            <w:rFonts w:ascii="Cambria" w:hAnsi="Cambria"/>
            <w:sz w:val="28"/>
            <w:szCs w:val="28"/>
          </w:rPr>
          <w:delText>e paused</w:delText>
        </w:r>
        <w:r w:rsidR="000E18C9" w:rsidDel="006A3B44">
          <w:rPr>
            <w:rFonts w:ascii="Cambria" w:hAnsi="Cambria"/>
            <w:sz w:val="28"/>
            <w:szCs w:val="28"/>
          </w:rPr>
          <w:delText xml:space="preserve"> expectantly.</w:delText>
        </w:r>
      </w:del>
    </w:p>
    <w:p w14:paraId="36F4F6D7" w14:textId="6651F7AC" w:rsidR="00D47185" w:rsidDel="00A367E8" w:rsidRDefault="00230A36" w:rsidP="00067ED7">
      <w:pPr>
        <w:spacing w:line="360" w:lineRule="auto"/>
        <w:ind w:firstLine="720"/>
        <w:contextualSpacing/>
        <w:rPr>
          <w:del w:id="18773" w:author="Claire S" w:date="2026-05-22T16:50:00Z" w16du:dateUtc="2026-05-22T15:50:00Z"/>
          <w:rFonts w:ascii="Cambria" w:hAnsi="Cambria"/>
          <w:sz w:val="28"/>
          <w:szCs w:val="28"/>
        </w:rPr>
      </w:pPr>
      <w:del w:id="18774" w:author="Claire S" w:date="2026-05-22T16:50:00Z" w16du:dateUtc="2026-05-22T15:50:00Z">
        <w:r w:rsidDel="00A367E8">
          <w:rPr>
            <w:rFonts w:ascii="Cambria" w:hAnsi="Cambria"/>
            <w:sz w:val="28"/>
            <w:szCs w:val="28"/>
          </w:rPr>
          <w:delText>‘Heard what?’ Savannah oblig</w:delText>
        </w:r>
        <w:r w:rsidR="00980B39" w:rsidDel="00A367E8">
          <w:rPr>
            <w:rFonts w:ascii="Cambria" w:hAnsi="Cambria"/>
            <w:sz w:val="28"/>
            <w:szCs w:val="28"/>
          </w:rPr>
          <w:delText>ed</w:delText>
        </w:r>
        <w:r w:rsidDel="00A367E8">
          <w:rPr>
            <w:rFonts w:ascii="Cambria" w:hAnsi="Cambria"/>
            <w:sz w:val="28"/>
            <w:szCs w:val="28"/>
          </w:rPr>
          <w:delText xml:space="preserve">, like they were doing a </w:delText>
        </w:r>
        <w:r w:rsidR="00346E76" w:rsidDel="00A367E8">
          <w:rPr>
            <w:rFonts w:ascii="Cambria" w:hAnsi="Cambria"/>
            <w:sz w:val="28"/>
            <w:szCs w:val="28"/>
          </w:rPr>
          <w:delText xml:space="preserve">bad </w:delText>
        </w:r>
        <w:r w:rsidRPr="00346E76" w:rsidDel="00A367E8">
          <w:rPr>
            <w:rFonts w:ascii="Cambria" w:hAnsi="Cambria"/>
            <w:i/>
            <w:iCs/>
            <w:sz w:val="28"/>
            <w:szCs w:val="28"/>
          </w:rPr>
          <w:delText>knock knock</w:delText>
        </w:r>
        <w:r w:rsidR="00346E76" w:rsidRPr="00346E76" w:rsidDel="00A367E8">
          <w:rPr>
            <w:rFonts w:ascii="Cambria" w:hAnsi="Cambria"/>
            <w:i/>
            <w:iCs/>
            <w:sz w:val="28"/>
            <w:szCs w:val="28"/>
          </w:rPr>
          <w:delText xml:space="preserve"> who’s there</w:delText>
        </w:r>
        <w:r w:rsidR="00E83F8F" w:rsidDel="00A367E8">
          <w:rPr>
            <w:rFonts w:ascii="Cambria" w:hAnsi="Cambria"/>
            <w:i/>
            <w:iCs/>
            <w:sz w:val="28"/>
            <w:szCs w:val="28"/>
          </w:rPr>
          <w:delText>?</w:delText>
        </w:r>
        <w:r w:rsidDel="00A367E8">
          <w:rPr>
            <w:rFonts w:ascii="Cambria" w:hAnsi="Cambria"/>
            <w:sz w:val="28"/>
            <w:szCs w:val="28"/>
          </w:rPr>
          <w:delText xml:space="preserve"> joke. </w:delText>
        </w:r>
      </w:del>
    </w:p>
    <w:p w14:paraId="32042B60" w14:textId="73BD77B1" w:rsidR="00D47185" w:rsidDel="000012D1" w:rsidRDefault="00D47185" w:rsidP="00067ED7">
      <w:pPr>
        <w:spacing w:line="360" w:lineRule="auto"/>
        <w:ind w:firstLine="720"/>
        <w:contextualSpacing/>
        <w:rPr>
          <w:del w:id="18775" w:author="Claire S" w:date="2026-05-22T16:45:00Z" w16du:dateUtc="2026-05-22T15:45:00Z"/>
          <w:rFonts w:ascii="Cambria" w:hAnsi="Cambria"/>
          <w:sz w:val="28"/>
          <w:szCs w:val="28"/>
        </w:rPr>
      </w:pPr>
      <w:del w:id="18776" w:author="Claire S" w:date="2026-05-22T16:45:00Z" w16du:dateUtc="2026-05-22T15:45:00Z">
        <w:r w:rsidDel="000012D1">
          <w:rPr>
            <w:rFonts w:ascii="Cambria" w:hAnsi="Cambria"/>
            <w:sz w:val="28"/>
            <w:szCs w:val="28"/>
          </w:rPr>
          <w:delText>‘It’s so sad -’</w:delText>
        </w:r>
        <w:r w:rsidR="004C76C5" w:rsidDel="000012D1">
          <w:rPr>
            <w:rFonts w:ascii="Cambria" w:hAnsi="Cambria"/>
            <w:sz w:val="28"/>
            <w:szCs w:val="28"/>
          </w:rPr>
          <w:delText xml:space="preserve"> the older man clasped his hands </w:delText>
        </w:r>
        <w:r w:rsidR="00E83F8F" w:rsidDel="000012D1">
          <w:rPr>
            <w:rFonts w:ascii="Cambria" w:hAnsi="Cambria"/>
            <w:sz w:val="28"/>
            <w:szCs w:val="28"/>
          </w:rPr>
          <w:delText>together</w:delText>
        </w:r>
        <w:r w:rsidR="004C76C5" w:rsidDel="000012D1">
          <w:rPr>
            <w:rFonts w:ascii="Cambria" w:hAnsi="Cambria"/>
            <w:sz w:val="28"/>
            <w:szCs w:val="28"/>
          </w:rPr>
          <w:delText>, as if in prayer.</w:delText>
        </w:r>
      </w:del>
    </w:p>
    <w:p w14:paraId="30A843C4" w14:textId="77777777" w:rsidR="000012D1" w:rsidRDefault="000012D1" w:rsidP="00067ED7">
      <w:pPr>
        <w:spacing w:line="360" w:lineRule="auto"/>
        <w:ind w:firstLine="720"/>
        <w:contextualSpacing/>
        <w:rPr>
          <w:ins w:id="18777" w:author="Claire S" w:date="2026-05-22T16:45:00Z" w16du:dateUtc="2026-05-22T15:45:00Z"/>
          <w:rFonts w:ascii="Cambria" w:hAnsi="Cambria"/>
          <w:sz w:val="28"/>
          <w:szCs w:val="28"/>
        </w:rPr>
      </w:pPr>
    </w:p>
    <w:p w14:paraId="28BF440C" w14:textId="77777777" w:rsidR="000012D1" w:rsidRDefault="000012D1" w:rsidP="00067ED7">
      <w:pPr>
        <w:spacing w:line="360" w:lineRule="auto"/>
        <w:ind w:firstLine="720"/>
        <w:contextualSpacing/>
        <w:rPr>
          <w:ins w:id="18778" w:author="Claire S" w:date="2026-05-22T16:45:00Z" w16du:dateUtc="2026-05-22T15:45:00Z"/>
          <w:rFonts w:ascii="Cambria" w:hAnsi="Cambria"/>
          <w:sz w:val="28"/>
          <w:szCs w:val="28"/>
        </w:rPr>
      </w:pPr>
    </w:p>
    <w:p w14:paraId="4B3BA023" w14:textId="3017D682" w:rsidR="00230A36" w:rsidDel="000012D1" w:rsidRDefault="00230A36" w:rsidP="00067ED7">
      <w:pPr>
        <w:spacing w:line="360" w:lineRule="auto"/>
        <w:ind w:firstLine="720"/>
        <w:contextualSpacing/>
        <w:rPr>
          <w:del w:id="18779" w:author="Claire S" w:date="2026-05-22T16:45:00Z" w16du:dateUtc="2026-05-22T15:45:00Z"/>
          <w:rFonts w:ascii="Cambria" w:hAnsi="Cambria"/>
          <w:sz w:val="28"/>
          <w:szCs w:val="28"/>
        </w:rPr>
      </w:pPr>
      <w:del w:id="18780" w:author="Claire S" w:date="2026-05-22T16:45:00Z" w16du:dateUtc="2026-05-22T15:45:00Z">
        <w:r w:rsidDel="000012D1">
          <w:rPr>
            <w:rFonts w:ascii="Cambria" w:hAnsi="Cambria"/>
            <w:sz w:val="28"/>
            <w:szCs w:val="28"/>
          </w:rPr>
          <w:delText>‘</w:delText>
        </w:r>
        <w:r w:rsidR="00322BBF" w:rsidDel="000012D1">
          <w:rPr>
            <w:rFonts w:ascii="Cambria" w:hAnsi="Cambria"/>
            <w:sz w:val="28"/>
            <w:szCs w:val="28"/>
          </w:rPr>
          <w:delText>Just spit it out</w:delText>
        </w:r>
        <w:r w:rsidR="00346E76" w:rsidDel="000012D1">
          <w:rPr>
            <w:rFonts w:ascii="Cambria" w:hAnsi="Cambria"/>
            <w:sz w:val="28"/>
            <w:szCs w:val="28"/>
          </w:rPr>
          <w:delText>,</w:delText>
        </w:r>
        <w:r w:rsidDel="000012D1">
          <w:rPr>
            <w:rFonts w:ascii="Cambria" w:hAnsi="Cambria"/>
            <w:sz w:val="28"/>
            <w:szCs w:val="28"/>
          </w:rPr>
          <w:delText xml:space="preserve"> Willi</w:delText>
        </w:r>
        <w:r w:rsidR="00346E76" w:rsidDel="000012D1">
          <w:rPr>
            <w:rFonts w:ascii="Cambria" w:hAnsi="Cambria"/>
            <w:sz w:val="28"/>
            <w:szCs w:val="28"/>
          </w:rPr>
          <w:delText>,</w:delText>
        </w:r>
        <w:r w:rsidDel="000012D1">
          <w:rPr>
            <w:rFonts w:ascii="Cambria" w:hAnsi="Cambria"/>
            <w:sz w:val="28"/>
            <w:szCs w:val="28"/>
          </w:rPr>
          <w:delText xml:space="preserve"> for Christ’s sake</w:delText>
        </w:r>
        <w:r w:rsidR="00346E76" w:rsidDel="000012D1">
          <w:rPr>
            <w:rFonts w:ascii="Cambria" w:hAnsi="Cambria"/>
            <w:sz w:val="28"/>
            <w:szCs w:val="28"/>
          </w:rPr>
          <w:delText>,</w:delText>
        </w:r>
        <w:r w:rsidR="00D47185" w:rsidDel="000012D1">
          <w:rPr>
            <w:rFonts w:ascii="Cambria" w:hAnsi="Cambria"/>
            <w:sz w:val="28"/>
            <w:szCs w:val="28"/>
          </w:rPr>
          <w:delText xml:space="preserve">’ </w:delText>
        </w:r>
        <w:r w:rsidR="00E83F8F" w:rsidDel="000012D1">
          <w:rPr>
            <w:rFonts w:ascii="Cambria" w:hAnsi="Cambria"/>
            <w:sz w:val="28"/>
            <w:szCs w:val="28"/>
          </w:rPr>
          <w:delText>Savannah</w:delText>
        </w:r>
        <w:r w:rsidR="00D47185" w:rsidDel="000012D1">
          <w:rPr>
            <w:rFonts w:ascii="Cambria" w:hAnsi="Cambria"/>
            <w:sz w:val="28"/>
            <w:szCs w:val="28"/>
          </w:rPr>
          <w:delText xml:space="preserve"> snapped. ‘Before</w:delText>
        </w:r>
        <w:r w:rsidR="00346E76" w:rsidDel="000012D1">
          <w:rPr>
            <w:rFonts w:ascii="Cambria" w:hAnsi="Cambria"/>
            <w:sz w:val="28"/>
            <w:szCs w:val="28"/>
          </w:rPr>
          <w:delText xml:space="preserve"> you </w:delText>
        </w:r>
        <w:r w:rsidR="00CD1E1E" w:rsidDel="000012D1">
          <w:rPr>
            <w:rFonts w:ascii="Cambria" w:hAnsi="Cambria"/>
            <w:sz w:val="28"/>
            <w:szCs w:val="28"/>
          </w:rPr>
          <w:delText>explode</w:delText>
        </w:r>
        <w:r w:rsidR="00346E76" w:rsidDel="000012D1">
          <w:rPr>
            <w:rFonts w:ascii="Cambria" w:hAnsi="Cambria"/>
            <w:sz w:val="28"/>
            <w:szCs w:val="28"/>
          </w:rPr>
          <w:delText>.</w:delText>
        </w:r>
        <w:r w:rsidDel="000012D1">
          <w:rPr>
            <w:rFonts w:ascii="Cambria" w:hAnsi="Cambria"/>
            <w:sz w:val="28"/>
            <w:szCs w:val="28"/>
          </w:rPr>
          <w:delText>’</w:delText>
        </w:r>
      </w:del>
    </w:p>
    <w:p w14:paraId="0C50DF6A" w14:textId="105170BA" w:rsidR="00230A36" w:rsidDel="00A367E8" w:rsidRDefault="00230A36" w:rsidP="00067ED7">
      <w:pPr>
        <w:spacing w:line="360" w:lineRule="auto"/>
        <w:ind w:firstLine="720"/>
        <w:contextualSpacing/>
        <w:rPr>
          <w:del w:id="18781" w:author="Claire S" w:date="2026-05-22T16:50:00Z" w16du:dateUtc="2026-05-22T15:50:00Z"/>
          <w:rFonts w:ascii="Cambria" w:hAnsi="Cambria"/>
          <w:sz w:val="28"/>
          <w:szCs w:val="28"/>
        </w:rPr>
      </w:pPr>
      <w:del w:id="18782" w:author="Claire S" w:date="2026-05-22T16:50:00Z" w16du:dateUtc="2026-05-22T15:50:00Z">
        <w:r w:rsidDel="00A367E8">
          <w:rPr>
            <w:rFonts w:ascii="Cambria" w:hAnsi="Cambria"/>
            <w:sz w:val="28"/>
            <w:szCs w:val="28"/>
          </w:rPr>
          <w:delText>‘</w:delText>
        </w:r>
      </w:del>
      <w:del w:id="18783" w:author="Claire S" w:date="2026-05-22T16:45:00Z" w16du:dateUtc="2026-05-22T15:45:00Z">
        <w:r w:rsidDel="000012D1">
          <w:rPr>
            <w:rFonts w:ascii="Cambria" w:hAnsi="Cambria"/>
            <w:sz w:val="28"/>
            <w:szCs w:val="28"/>
          </w:rPr>
          <w:delText xml:space="preserve">Violet Childs,’ </w:delText>
        </w:r>
        <w:r w:rsidR="00D47185" w:rsidDel="000012D1">
          <w:rPr>
            <w:rFonts w:ascii="Cambria" w:hAnsi="Cambria"/>
            <w:sz w:val="28"/>
            <w:szCs w:val="28"/>
          </w:rPr>
          <w:delText xml:space="preserve">unperturbed, </w:delText>
        </w:r>
        <w:r w:rsidR="004C76C5" w:rsidDel="000012D1">
          <w:rPr>
            <w:rFonts w:ascii="Cambria" w:hAnsi="Cambria"/>
            <w:sz w:val="28"/>
            <w:szCs w:val="28"/>
          </w:rPr>
          <w:delText xml:space="preserve">he sighed. </w:delText>
        </w:r>
        <w:r w:rsidDel="000012D1">
          <w:rPr>
            <w:rFonts w:ascii="Cambria" w:hAnsi="Cambria"/>
            <w:sz w:val="28"/>
            <w:szCs w:val="28"/>
          </w:rPr>
          <w:delText>‘</w:delText>
        </w:r>
        <w:r w:rsidR="004B425C" w:rsidDel="000012D1">
          <w:rPr>
            <w:rFonts w:ascii="Cambria" w:hAnsi="Cambria"/>
            <w:sz w:val="28"/>
            <w:szCs w:val="28"/>
          </w:rPr>
          <w:delText xml:space="preserve">Apparently, </w:delText>
        </w:r>
        <w:commentRangeStart w:id="18784"/>
        <w:r w:rsidR="004B425C" w:rsidDel="000012D1">
          <w:rPr>
            <w:rFonts w:ascii="Cambria" w:hAnsi="Cambria"/>
            <w:sz w:val="28"/>
            <w:szCs w:val="28"/>
          </w:rPr>
          <w:delText>h</w:delText>
        </w:r>
        <w:r w:rsidDel="000012D1">
          <w:rPr>
            <w:rFonts w:ascii="Cambria" w:hAnsi="Cambria"/>
            <w:sz w:val="28"/>
            <w:szCs w:val="28"/>
          </w:rPr>
          <w:delText>er body</w:delText>
        </w:r>
        <w:r w:rsidR="00B55CC4" w:rsidDel="000012D1">
          <w:rPr>
            <w:rFonts w:ascii="Cambria" w:hAnsi="Cambria"/>
            <w:sz w:val="28"/>
            <w:szCs w:val="28"/>
          </w:rPr>
          <w:delText>’</w:delText>
        </w:r>
        <w:r w:rsidDel="000012D1">
          <w:rPr>
            <w:rFonts w:ascii="Cambria" w:hAnsi="Cambria"/>
            <w:sz w:val="28"/>
            <w:szCs w:val="28"/>
          </w:rPr>
          <w:delText xml:space="preserve">s </w:delText>
        </w:r>
        <w:r w:rsidR="00346E76" w:rsidDel="000012D1">
          <w:rPr>
            <w:rFonts w:ascii="Cambria" w:hAnsi="Cambria"/>
            <w:sz w:val="28"/>
            <w:szCs w:val="28"/>
          </w:rPr>
          <w:delText xml:space="preserve">just </w:delText>
        </w:r>
        <w:r w:rsidDel="000012D1">
          <w:rPr>
            <w:rFonts w:ascii="Cambria" w:hAnsi="Cambria"/>
            <w:sz w:val="28"/>
            <w:szCs w:val="28"/>
          </w:rPr>
          <w:delText>been found</w:delText>
        </w:r>
        <w:r w:rsidR="00727CD8" w:rsidDel="000012D1">
          <w:rPr>
            <w:rFonts w:ascii="Cambria" w:hAnsi="Cambria"/>
            <w:sz w:val="28"/>
            <w:szCs w:val="28"/>
          </w:rPr>
          <w:delText xml:space="preserve"> </w:delText>
        </w:r>
        <w:commentRangeEnd w:id="18784"/>
        <w:r w:rsidR="00277288" w:rsidDel="000012D1">
          <w:rPr>
            <w:rStyle w:val="CommentReference"/>
            <w:rFonts w:ascii="Cambria" w:hAnsi="Cambria"/>
            <w:sz w:val="28"/>
            <w:szCs w:val="28"/>
          </w:rPr>
          <w:commentReference w:id="18784"/>
        </w:r>
        <w:r w:rsidR="00727CD8" w:rsidDel="000012D1">
          <w:rPr>
            <w:rFonts w:ascii="Cambria" w:hAnsi="Cambria"/>
            <w:sz w:val="28"/>
            <w:szCs w:val="28"/>
          </w:rPr>
          <w:delText>in East Sussex</w:delText>
        </w:r>
        <w:r w:rsidDel="000012D1">
          <w:rPr>
            <w:rFonts w:ascii="Cambria" w:hAnsi="Cambria"/>
            <w:sz w:val="28"/>
            <w:szCs w:val="28"/>
          </w:rPr>
          <w:delText>.</w:delText>
        </w:r>
        <w:r w:rsidR="003B4143" w:rsidDel="000012D1">
          <w:rPr>
            <w:rFonts w:ascii="Cambria" w:hAnsi="Cambria"/>
            <w:sz w:val="28"/>
            <w:szCs w:val="28"/>
          </w:rPr>
          <w:delText xml:space="preserve">  </w:delText>
        </w:r>
      </w:del>
      <w:del w:id="18785" w:author="Claire S" w:date="2026-05-22T16:50:00Z" w16du:dateUtc="2026-05-22T15:50:00Z">
        <w:r w:rsidR="003B4143" w:rsidDel="00A367E8">
          <w:rPr>
            <w:rFonts w:ascii="Cambria" w:hAnsi="Cambria"/>
            <w:sz w:val="28"/>
            <w:szCs w:val="28"/>
          </w:rPr>
          <w:delText>All bloated</w:delText>
        </w:r>
        <w:r w:rsidR="001C71F0" w:rsidDel="00A367E8">
          <w:rPr>
            <w:rFonts w:ascii="Cambria" w:hAnsi="Cambria"/>
            <w:sz w:val="28"/>
            <w:szCs w:val="28"/>
          </w:rPr>
          <w:delText xml:space="preserve"> from the sea,</w:delText>
        </w:r>
        <w:r w:rsidR="003B4143" w:rsidDel="00A367E8">
          <w:rPr>
            <w:rFonts w:ascii="Cambria" w:hAnsi="Cambria"/>
            <w:sz w:val="28"/>
            <w:szCs w:val="28"/>
          </w:rPr>
          <w:delText xml:space="preserve"> like an old dead whale. Tragic, really.</w:delText>
        </w:r>
        <w:r w:rsidDel="00A367E8">
          <w:rPr>
            <w:rFonts w:ascii="Cambria" w:hAnsi="Cambria"/>
            <w:sz w:val="28"/>
            <w:szCs w:val="28"/>
          </w:rPr>
          <w:delText>’</w:delText>
        </w:r>
      </w:del>
    </w:p>
    <w:p w14:paraId="48E138BC" w14:textId="77777777" w:rsidR="008A79C9" w:rsidRDefault="008A79C9" w:rsidP="004001F6">
      <w:pPr>
        <w:spacing w:line="360" w:lineRule="auto"/>
        <w:contextualSpacing/>
        <w:rPr>
          <w:rFonts w:ascii="Cambria" w:hAnsi="Cambria"/>
          <w:sz w:val="28"/>
          <w:szCs w:val="28"/>
        </w:rPr>
      </w:pPr>
    </w:p>
    <w:p w14:paraId="317488F5" w14:textId="5EB6F266" w:rsidR="001C5DB5" w:rsidRDefault="001C5DB5" w:rsidP="004001F6">
      <w:pPr>
        <w:spacing w:line="360" w:lineRule="auto"/>
        <w:contextualSpacing/>
        <w:rPr>
          <w:rFonts w:ascii="Cambria" w:hAnsi="Cambria"/>
          <w:sz w:val="28"/>
          <w:szCs w:val="28"/>
        </w:rPr>
      </w:pPr>
      <w:r>
        <w:rPr>
          <w:rFonts w:ascii="Cambria" w:hAnsi="Cambria"/>
          <w:sz w:val="28"/>
          <w:szCs w:val="28"/>
        </w:rPr>
        <w:tab/>
      </w:r>
    </w:p>
    <w:p w14:paraId="2E2ED067" w14:textId="77777777" w:rsidR="00856E53" w:rsidRDefault="00856E53" w:rsidP="00CD09E9">
      <w:pPr>
        <w:spacing w:line="360" w:lineRule="auto"/>
        <w:contextualSpacing/>
        <w:rPr>
          <w:rFonts w:ascii="Cambria" w:hAnsi="Cambria"/>
          <w:b/>
          <w:bCs/>
          <w:sz w:val="28"/>
          <w:szCs w:val="28"/>
        </w:rPr>
      </w:pPr>
    </w:p>
    <w:p w14:paraId="25ECB409" w14:textId="77777777" w:rsidR="00856E53" w:rsidRDefault="00856E53" w:rsidP="00CD09E9">
      <w:pPr>
        <w:spacing w:line="360" w:lineRule="auto"/>
        <w:contextualSpacing/>
        <w:rPr>
          <w:rFonts w:ascii="Cambria" w:hAnsi="Cambria"/>
          <w:b/>
          <w:bCs/>
          <w:sz w:val="28"/>
          <w:szCs w:val="28"/>
        </w:rPr>
      </w:pPr>
    </w:p>
    <w:p w14:paraId="5ADFC901" w14:textId="77777777" w:rsidR="00856E53" w:rsidRDefault="00856E53" w:rsidP="00CD09E9">
      <w:pPr>
        <w:spacing w:line="360" w:lineRule="auto"/>
        <w:contextualSpacing/>
        <w:rPr>
          <w:rFonts w:ascii="Cambria" w:hAnsi="Cambria"/>
          <w:b/>
          <w:bCs/>
          <w:sz w:val="28"/>
          <w:szCs w:val="28"/>
        </w:rPr>
      </w:pPr>
    </w:p>
    <w:p w14:paraId="28390B44" w14:textId="77777777" w:rsidR="00E83F8F" w:rsidRDefault="00E83F8F" w:rsidP="00CD09E9">
      <w:pPr>
        <w:spacing w:line="360" w:lineRule="auto"/>
        <w:contextualSpacing/>
        <w:rPr>
          <w:rFonts w:ascii="Cambria" w:hAnsi="Cambria"/>
          <w:b/>
          <w:bCs/>
          <w:sz w:val="28"/>
          <w:szCs w:val="28"/>
        </w:rPr>
      </w:pPr>
    </w:p>
    <w:p w14:paraId="455C74AD" w14:textId="77777777" w:rsidR="00B55CC4" w:rsidRDefault="00B55CC4" w:rsidP="00CD09E9">
      <w:pPr>
        <w:spacing w:line="360" w:lineRule="auto"/>
        <w:contextualSpacing/>
        <w:rPr>
          <w:ins w:id="18786" w:author="Claire S" w:date="2026-06-04T18:05:00Z" w16du:dateUtc="2026-06-04T17:05:00Z"/>
          <w:rFonts w:ascii="Cambria" w:hAnsi="Cambria"/>
          <w:b/>
          <w:bCs/>
          <w:sz w:val="28"/>
          <w:szCs w:val="28"/>
        </w:rPr>
      </w:pPr>
    </w:p>
    <w:p w14:paraId="18B6FDC6" w14:textId="77777777" w:rsidR="00734DC2" w:rsidRDefault="00734DC2" w:rsidP="00CD09E9">
      <w:pPr>
        <w:spacing w:line="360" w:lineRule="auto"/>
        <w:contextualSpacing/>
        <w:rPr>
          <w:ins w:id="18787" w:author="Claire S" w:date="2026-06-04T18:05:00Z" w16du:dateUtc="2026-06-04T17:05:00Z"/>
          <w:rFonts w:ascii="Cambria" w:hAnsi="Cambria"/>
          <w:b/>
          <w:bCs/>
          <w:sz w:val="28"/>
          <w:szCs w:val="28"/>
        </w:rPr>
      </w:pPr>
    </w:p>
    <w:p w14:paraId="06CE726E" w14:textId="77777777" w:rsidR="00734DC2" w:rsidRDefault="00734DC2" w:rsidP="00CD09E9">
      <w:pPr>
        <w:spacing w:line="360" w:lineRule="auto"/>
        <w:contextualSpacing/>
        <w:rPr>
          <w:ins w:id="18788" w:author="Claire S" w:date="2026-06-04T18:05:00Z" w16du:dateUtc="2026-06-04T17:05:00Z"/>
          <w:rFonts w:ascii="Cambria" w:hAnsi="Cambria"/>
          <w:b/>
          <w:bCs/>
          <w:sz w:val="28"/>
          <w:szCs w:val="28"/>
        </w:rPr>
      </w:pPr>
    </w:p>
    <w:p w14:paraId="1C96B0F8" w14:textId="77777777" w:rsidR="00734DC2" w:rsidRDefault="00734DC2" w:rsidP="00CD09E9">
      <w:pPr>
        <w:spacing w:line="360" w:lineRule="auto"/>
        <w:contextualSpacing/>
        <w:rPr>
          <w:ins w:id="18789" w:author="Claire S" w:date="2026-06-04T18:05:00Z" w16du:dateUtc="2026-06-04T17:05:00Z"/>
          <w:rFonts w:ascii="Cambria" w:hAnsi="Cambria"/>
          <w:b/>
          <w:bCs/>
          <w:sz w:val="28"/>
          <w:szCs w:val="28"/>
        </w:rPr>
      </w:pPr>
    </w:p>
    <w:p w14:paraId="35A64FC3" w14:textId="77777777" w:rsidR="00734DC2" w:rsidRDefault="00734DC2" w:rsidP="00CD09E9">
      <w:pPr>
        <w:spacing w:line="360" w:lineRule="auto"/>
        <w:contextualSpacing/>
        <w:rPr>
          <w:ins w:id="18790" w:author="Claire S" w:date="2026-06-04T18:05:00Z" w16du:dateUtc="2026-06-04T17:05:00Z"/>
          <w:rFonts w:ascii="Cambria" w:hAnsi="Cambria"/>
          <w:b/>
          <w:bCs/>
          <w:sz w:val="28"/>
          <w:szCs w:val="28"/>
        </w:rPr>
      </w:pPr>
    </w:p>
    <w:p w14:paraId="0F7B8779" w14:textId="77777777" w:rsidR="00734DC2" w:rsidRDefault="00734DC2" w:rsidP="00CD09E9">
      <w:pPr>
        <w:spacing w:line="360" w:lineRule="auto"/>
        <w:contextualSpacing/>
        <w:rPr>
          <w:ins w:id="18791" w:author="Claire S" w:date="2026-06-04T18:05:00Z" w16du:dateUtc="2026-06-04T17:05:00Z"/>
          <w:rFonts w:ascii="Cambria" w:hAnsi="Cambria"/>
          <w:b/>
          <w:bCs/>
          <w:sz w:val="28"/>
          <w:szCs w:val="28"/>
        </w:rPr>
      </w:pPr>
    </w:p>
    <w:p w14:paraId="4DD49617" w14:textId="77777777" w:rsidR="00734DC2" w:rsidRDefault="00734DC2" w:rsidP="00CD09E9">
      <w:pPr>
        <w:spacing w:line="360" w:lineRule="auto"/>
        <w:contextualSpacing/>
        <w:rPr>
          <w:ins w:id="18792" w:author="Claire S" w:date="2026-06-04T18:05:00Z" w16du:dateUtc="2026-06-04T17:05:00Z"/>
          <w:rFonts w:ascii="Cambria" w:hAnsi="Cambria"/>
          <w:b/>
          <w:bCs/>
          <w:sz w:val="28"/>
          <w:szCs w:val="28"/>
        </w:rPr>
      </w:pPr>
    </w:p>
    <w:p w14:paraId="53A7D511" w14:textId="77777777" w:rsidR="00734DC2" w:rsidRDefault="00734DC2" w:rsidP="00CD09E9">
      <w:pPr>
        <w:spacing w:line="360" w:lineRule="auto"/>
        <w:contextualSpacing/>
        <w:rPr>
          <w:ins w:id="18793" w:author="Claire S" w:date="2026-06-04T18:05:00Z" w16du:dateUtc="2026-06-04T17:05:00Z"/>
          <w:rFonts w:ascii="Cambria" w:hAnsi="Cambria"/>
          <w:b/>
          <w:bCs/>
          <w:sz w:val="28"/>
          <w:szCs w:val="28"/>
        </w:rPr>
      </w:pPr>
    </w:p>
    <w:p w14:paraId="4A6E3216" w14:textId="77777777" w:rsidR="00734DC2" w:rsidRDefault="00734DC2" w:rsidP="00CD09E9">
      <w:pPr>
        <w:spacing w:line="360" w:lineRule="auto"/>
        <w:contextualSpacing/>
        <w:rPr>
          <w:ins w:id="18794" w:author="Claire S" w:date="2026-06-04T18:05:00Z" w16du:dateUtc="2026-06-04T17:05:00Z"/>
          <w:rFonts w:ascii="Cambria" w:hAnsi="Cambria"/>
          <w:b/>
          <w:bCs/>
          <w:sz w:val="28"/>
          <w:szCs w:val="28"/>
        </w:rPr>
      </w:pPr>
    </w:p>
    <w:p w14:paraId="703F214E" w14:textId="77777777" w:rsidR="00734DC2" w:rsidRDefault="00734DC2" w:rsidP="00CD09E9">
      <w:pPr>
        <w:spacing w:line="360" w:lineRule="auto"/>
        <w:contextualSpacing/>
        <w:rPr>
          <w:ins w:id="18795" w:author="Claire S" w:date="2026-06-04T18:05:00Z" w16du:dateUtc="2026-06-04T17:05:00Z"/>
          <w:rFonts w:ascii="Cambria" w:hAnsi="Cambria"/>
          <w:b/>
          <w:bCs/>
          <w:sz w:val="28"/>
          <w:szCs w:val="28"/>
        </w:rPr>
      </w:pPr>
    </w:p>
    <w:p w14:paraId="77ABF556" w14:textId="77777777" w:rsidR="00734DC2" w:rsidRDefault="00734DC2" w:rsidP="00CD09E9">
      <w:pPr>
        <w:spacing w:line="360" w:lineRule="auto"/>
        <w:contextualSpacing/>
        <w:rPr>
          <w:ins w:id="18796" w:author="Claire S" w:date="2026-06-04T18:05:00Z" w16du:dateUtc="2026-06-04T17:05:00Z"/>
          <w:rFonts w:ascii="Cambria" w:hAnsi="Cambria"/>
          <w:b/>
          <w:bCs/>
          <w:sz w:val="28"/>
          <w:szCs w:val="28"/>
        </w:rPr>
      </w:pPr>
    </w:p>
    <w:p w14:paraId="6791BDDF" w14:textId="77777777" w:rsidR="00734DC2" w:rsidRDefault="00734DC2" w:rsidP="00CD09E9">
      <w:pPr>
        <w:spacing w:line="360" w:lineRule="auto"/>
        <w:contextualSpacing/>
        <w:rPr>
          <w:rFonts w:ascii="Cambria" w:hAnsi="Cambria"/>
          <w:b/>
          <w:bCs/>
          <w:sz w:val="28"/>
          <w:szCs w:val="28"/>
        </w:rPr>
      </w:pPr>
    </w:p>
    <w:p w14:paraId="7DD9283A" w14:textId="6A8995AD" w:rsidR="00B55CC4" w:rsidDel="009A0A52" w:rsidRDefault="00B55CC4" w:rsidP="00CD09E9">
      <w:pPr>
        <w:spacing w:line="360" w:lineRule="auto"/>
        <w:contextualSpacing/>
        <w:rPr>
          <w:del w:id="18797" w:author="Claire S" w:date="2026-05-22T16:51:00Z" w16du:dateUtc="2026-05-22T15:51:00Z"/>
          <w:rFonts w:ascii="Cambria" w:hAnsi="Cambria"/>
          <w:b/>
          <w:bCs/>
          <w:sz w:val="28"/>
          <w:szCs w:val="28"/>
        </w:rPr>
      </w:pPr>
    </w:p>
    <w:p w14:paraId="1A82F4F1" w14:textId="77777777" w:rsidR="009A0A52" w:rsidRDefault="009A0A52" w:rsidP="00CD09E9">
      <w:pPr>
        <w:spacing w:line="360" w:lineRule="auto"/>
        <w:contextualSpacing/>
        <w:rPr>
          <w:ins w:id="18798" w:author="Claire S" w:date="2026-06-08T16:36:00Z" w16du:dateUtc="2026-06-08T15:36:00Z"/>
          <w:rFonts w:ascii="Cambria" w:hAnsi="Cambria"/>
          <w:b/>
          <w:bCs/>
          <w:sz w:val="28"/>
          <w:szCs w:val="28"/>
        </w:rPr>
      </w:pPr>
    </w:p>
    <w:p w14:paraId="390332C1" w14:textId="77777777" w:rsidR="009A0A52" w:rsidRDefault="009A0A52" w:rsidP="00CD09E9">
      <w:pPr>
        <w:spacing w:line="360" w:lineRule="auto"/>
        <w:contextualSpacing/>
        <w:rPr>
          <w:ins w:id="18799" w:author="Claire S" w:date="2026-06-08T16:36:00Z" w16du:dateUtc="2026-06-08T15:36:00Z"/>
          <w:rFonts w:ascii="Cambria" w:hAnsi="Cambria"/>
          <w:b/>
          <w:bCs/>
          <w:sz w:val="28"/>
          <w:szCs w:val="28"/>
        </w:rPr>
      </w:pPr>
    </w:p>
    <w:p w14:paraId="16FD385D" w14:textId="77777777" w:rsidR="009A0A52" w:rsidRDefault="009A0A52" w:rsidP="00CD09E9">
      <w:pPr>
        <w:spacing w:line="360" w:lineRule="auto"/>
        <w:contextualSpacing/>
        <w:rPr>
          <w:ins w:id="18800" w:author="Claire S" w:date="2026-06-08T16:36:00Z" w16du:dateUtc="2026-06-08T15:36:00Z"/>
          <w:rFonts w:ascii="Cambria" w:hAnsi="Cambria"/>
          <w:b/>
          <w:bCs/>
          <w:sz w:val="28"/>
          <w:szCs w:val="28"/>
        </w:rPr>
      </w:pPr>
    </w:p>
    <w:p w14:paraId="787AED7E" w14:textId="77777777" w:rsidR="009A0A52" w:rsidRDefault="009A0A52" w:rsidP="00CD09E9">
      <w:pPr>
        <w:spacing w:line="360" w:lineRule="auto"/>
        <w:contextualSpacing/>
        <w:rPr>
          <w:ins w:id="18801" w:author="Claire S" w:date="2026-06-08T16:36:00Z" w16du:dateUtc="2026-06-08T15:36:00Z"/>
          <w:rFonts w:ascii="Cambria" w:hAnsi="Cambria"/>
          <w:b/>
          <w:bCs/>
          <w:sz w:val="28"/>
          <w:szCs w:val="28"/>
        </w:rPr>
      </w:pPr>
    </w:p>
    <w:p w14:paraId="42B8E8BF" w14:textId="77777777" w:rsidR="00ED56AE" w:rsidRDefault="00ED56AE" w:rsidP="00CD09E9">
      <w:pPr>
        <w:spacing w:line="360" w:lineRule="auto"/>
        <w:contextualSpacing/>
        <w:rPr>
          <w:ins w:id="18802" w:author="Claire S" w:date="2026-05-25T14:40:00Z" w16du:dateUtc="2026-05-25T13:40:00Z"/>
          <w:rFonts w:ascii="Cambria" w:hAnsi="Cambria"/>
          <w:b/>
          <w:bCs/>
          <w:sz w:val="28"/>
          <w:szCs w:val="28"/>
        </w:rPr>
      </w:pPr>
    </w:p>
    <w:p w14:paraId="7462F753" w14:textId="3B3FFF5D" w:rsidR="00CD1E1E" w:rsidDel="00C76887" w:rsidRDefault="00CD1E1E" w:rsidP="00CD09E9">
      <w:pPr>
        <w:spacing w:line="360" w:lineRule="auto"/>
        <w:contextualSpacing/>
        <w:rPr>
          <w:del w:id="18803" w:author="Claire S" w:date="2026-05-22T16:51:00Z" w16du:dateUtc="2026-05-22T15:51:00Z"/>
          <w:rFonts w:ascii="Cambria" w:hAnsi="Cambria"/>
          <w:b/>
          <w:bCs/>
          <w:sz w:val="28"/>
          <w:szCs w:val="28"/>
        </w:rPr>
      </w:pPr>
    </w:p>
    <w:p w14:paraId="40022F31" w14:textId="1AE53378" w:rsidR="00460400" w:rsidDel="000012D1" w:rsidRDefault="00460400" w:rsidP="00CD09E9">
      <w:pPr>
        <w:spacing w:line="360" w:lineRule="auto"/>
        <w:contextualSpacing/>
        <w:rPr>
          <w:del w:id="18804" w:author="Claire S" w:date="2026-05-22T16:45:00Z" w16du:dateUtc="2026-05-22T15:45:00Z"/>
          <w:rFonts w:ascii="Cambria" w:hAnsi="Cambria"/>
          <w:b/>
          <w:bCs/>
          <w:sz w:val="28"/>
          <w:szCs w:val="28"/>
        </w:rPr>
      </w:pPr>
    </w:p>
    <w:p w14:paraId="6030D8FD" w14:textId="65F438EA" w:rsidR="00460400" w:rsidDel="000012D1" w:rsidRDefault="00460400" w:rsidP="00CD09E9">
      <w:pPr>
        <w:spacing w:line="360" w:lineRule="auto"/>
        <w:contextualSpacing/>
        <w:rPr>
          <w:del w:id="18805" w:author="Claire S" w:date="2026-05-22T16:45:00Z" w16du:dateUtc="2026-05-22T15:45:00Z"/>
          <w:rFonts w:ascii="Cambria" w:hAnsi="Cambria"/>
          <w:b/>
          <w:bCs/>
          <w:sz w:val="28"/>
          <w:szCs w:val="28"/>
        </w:rPr>
      </w:pPr>
    </w:p>
    <w:p w14:paraId="372EE4FD" w14:textId="65385D4B" w:rsidR="003F31A7" w:rsidDel="000012D1" w:rsidRDefault="003F31A7" w:rsidP="00CD09E9">
      <w:pPr>
        <w:spacing w:line="360" w:lineRule="auto"/>
        <w:contextualSpacing/>
        <w:rPr>
          <w:del w:id="18806" w:author="Claire S" w:date="2026-05-22T16:45:00Z" w16du:dateUtc="2026-05-22T15:45:00Z"/>
          <w:rFonts w:ascii="Cambria" w:hAnsi="Cambria"/>
          <w:b/>
          <w:bCs/>
          <w:sz w:val="28"/>
          <w:szCs w:val="28"/>
        </w:rPr>
      </w:pPr>
    </w:p>
    <w:p w14:paraId="10C3342E" w14:textId="3E6002DA" w:rsidR="003F31A7" w:rsidDel="000012D1" w:rsidRDefault="003F31A7" w:rsidP="00CD09E9">
      <w:pPr>
        <w:spacing w:line="360" w:lineRule="auto"/>
        <w:contextualSpacing/>
        <w:rPr>
          <w:del w:id="18807" w:author="Claire S" w:date="2026-05-22T16:45:00Z" w16du:dateUtc="2026-05-22T15:45:00Z"/>
          <w:rFonts w:ascii="Cambria" w:hAnsi="Cambria"/>
          <w:b/>
          <w:bCs/>
          <w:sz w:val="28"/>
          <w:szCs w:val="28"/>
        </w:rPr>
      </w:pPr>
    </w:p>
    <w:p w14:paraId="02259A19" w14:textId="480E4FE5" w:rsidR="00CD1E1E" w:rsidRDefault="00BB2E03" w:rsidP="00CD09E9">
      <w:pPr>
        <w:spacing w:line="360" w:lineRule="auto"/>
        <w:contextualSpacing/>
        <w:rPr>
          <w:ins w:id="18808" w:author="Claire S" w:date="2026-07-30T09:11:00Z" w16du:dateUtc="2026-07-30T08:11:00Z"/>
          <w:rFonts w:ascii="Cambria" w:hAnsi="Cambria"/>
          <w:b/>
          <w:bCs/>
          <w:sz w:val="28"/>
          <w:szCs w:val="28"/>
        </w:rPr>
      </w:pPr>
      <w:r>
        <w:rPr>
          <w:rFonts w:ascii="Cambria" w:hAnsi="Cambria"/>
          <w:b/>
          <w:bCs/>
          <w:sz w:val="28"/>
          <w:szCs w:val="28"/>
        </w:rPr>
        <w:t xml:space="preserve">CHAPTER </w:t>
      </w:r>
      <w:del w:id="18809" w:author="Daisy Watt" w:date="2026-06-23T00:56:00Z" w16du:dateUtc="2026-06-22T22:56:00Z">
        <w:r w:rsidR="00830E9D">
          <w:rPr>
            <w:rFonts w:ascii="Cambria" w:hAnsi="Cambria"/>
            <w:b/>
            <w:bCs/>
            <w:sz w:val="28"/>
            <w:szCs w:val="28"/>
          </w:rPr>
          <w:delText>46</w:delText>
        </w:r>
      </w:del>
      <w:ins w:id="18810" w:author="Daisy Watt" w:date="2026-06-23T00:56:00Z" w16du:dateUtc="2026-06-22T22:56:00Z">
        <w:r w:rsidR="00D9405A">
          <w:rPr>
            <w:rFonts w:ascii="Cambria" w:hAnsi="Cambria"/>
            <w:b/>
            <w:bCs/>
            <w:sz w:val="28"/>
            <w:szCs w:val="28"/>
          </w:rPr>
          <w:t>4</w:t>
        </w:r>
        <w:del w:id="18811" w:author="Claire S" w:date="2026-07-30T09:09:00Z" w16du:dateUtc="2026-07-30T08:09:00Z">
          <w:r w:rsidR="00D9405A" w:rsidDel="00A45224">
            <w:rPr>
              <w:rFonts w:ascii="Cambria" w:hAnsi="Cambria"/>
              <w:b/>
              <w:bCs/>
              <w:sz w:val="28"/>
              <w:szCs w:val="28"/>
            </w:rPr>
            <w:delText>5</w:delText>
          </w:r>
        </w:del>
      </w:ins>
      <w:ins w:id="18812" w:author="Claire S" w:date="2026-07-30T09:09:00Z" w16du:dateUtc="2026-07-30T08:09:00Z">
        <w:r w:rsidR="00A45224">
          <w:rPr>
            <w:rFonts w:ascii="Cambria" w:hAnsi="Cambria"/>
            <w:b/>
            <w:bCs/>
            <w:sz w:val="28"/>
            <w:szCs w:val="28"/>
          </w:rPr>
          <w:t>3</w:t>
        </w:r>
      </w:ins>
    </w:p>
    <w:p w14:paraId="34BA334B" w14:textId="0BC1CACE" w:rsidR="009A4E37" w:rsidRDefault="00522751" w:rsidP="00CD09E9">
      <w:pPr>
        <w:spacing w:line="360" w:lineRule="auto"/>
        <w:contextualSpacing/>
        <w:rPr>
          <w:rFonts w:ascii="Cambria" w:hAnsi="Cambria"/>
          <w:b/>
          <w:bCs/>
          <w:sz w:val="28"/>
          <w:szCs w:val="28"/>
        </w:rPr>
      </w:pPr>
      <w:ins w:id="18813" w:author="Claire S" w:date="2026-08-04T13:28:00Z" w16du:dateUtc="2026-08-04T12:28:00Z">
        <w:r>
          <w:rPr>
            <w:rFonts w:ascii="Cambria" w:hAnsi="Cambria"/>
            <w:b/>
            <w:bCs/>
            <w:sz w:val="28"/>
            <w:szCs w:val="28"/>
          </w:rPr>
          <w:t xml:space="preserve">CLARA: </w:t>
        </w:r>
      </w:ins>
      <w:ins w:id="18814" w:author="Claire S" w:date="2026-07-30T09:11:00Z" w16du:dateUtc="2026-07-30T08:11:00Z">
        <w:r w:rsidR="009A4E37">
          <w:rPr>
            <w:rFonts w:ascii="Cambria" w:hAnsi="Cambria"/>
            <w:b/>
            <w:bCs/>
            <w:sz w:val="28"/>
            <w:szCs w:val="28"/>
          </w:rPr>
          <w:t>TUESDAY AFTERNOON</w:t>
        </w:r>
      </w:ins>
    </w:p>
    <w:p w14:paraId="6F72234B" w14:textId="69330EBA" w:rsidR="00BB2E03" w:rsidRDefault="002F5DFA" w:rsidP="00CD09E9">
      <w:pPr>
        <w:spacing w:line="360" w:lineRule="auto"/>
        <w:contextualSpacing/>
        <w:rPr>
          <w:del w:id="18815" w:author="Daisy Watt" w:date="2026-06-23T00:56:00Z" w16du:dateUtc="2026-06-22T22:56:00Z"/>
          <w:rFonts w:ascii="Cambria" w:hAnsi="Cambria"/>
          <w:b/>
          <w:bCs/>
          <w:sz w:val="28"/>
          <w:szCs w:val="28"/>
        </w:rPr>
      </w:pPr>
      <w:del w:id="18816" w:author="Daisy Watt" w:date="2026-06-23T00:56:00Z" w16du:dateUtc="2026-06-22T22:56:00Z">
        <w:r>
          <w:rPr>
            <w:rFonts w:ascii="Cambria" w:hAnsi="Cambria"/>
            <w:b/>
            <w:bCs/>
            <w:sz w:val="28"/>
            <w:szCs w:val="28"/>
          </w:rPr>
          <w:delText>TUES PM</w:delText>
        </w:r>
      </w:del>
    </w:p>
    <w:p w14:paraId="0320AC69" w14:textId="46DC158F" w:rsidR="002F5DFA" w:rsidRDefault="002F5DFA" w:rsidP="00CD09E9">
      <w:pPr>
        <w:spacing w:line="360" w:lineRule="auto"/>
        <w:contextualSpacing/>
        <w:rPr>
          <w:rFonts w:ascii="Cambria" w:hAnsi="Cambria"/>
          <w:sz w:val="28"/>
          <w:szCs w:val="28"/>
        </w:rPr>
      </w:pPr>
      <w:r w:rsidRPr="002326D1">
        <w:rPr>
          <w:rFonts w:ascii="Cambria" w:hAnsi="Cambria"/>
          <w:sz w:val="28"/>
          <w:szCs w:val="28"/>
        </w:rPr>
        <w:t>The last thing Clara wanted now was a Zoom with Jackson Rayne</w:t>
      </w:r>
      <w:r w:rsidR="00B52751">
        <w:rPr>
          <w:rFonts w:ascii="Cambria" w:hAnsi="Cambria"/>
          <w:sz w:val="28"/>
          <w:szCs w:val="28"/>
        </w:rPr>
        <w:t xml:space="preserve">, she thought, trudging to the Christie </w:t>
      </w:r>
      <w:del w:id="18817" w:author="Daisy Watt" w:date="2026-06-23T13:38:00Z" w16du:dateUtc="2026-06-23T11:38:00Z">
        <w:r w:rsidR="00B52751" w:rsidDel="001F1987">
          <w:rPr>
            <w:rFonts w:ascii="Cambria" w:hAnsi="Cambria"/>
            <w:sz w:val="28"/>
            <w:szCs w:val="28"/>
          </w:rPr>
          <w:delText>r</w:delText>
        </w:r>
      </w:del>
      <w:ins w:id="18818" w:author="Daisy Watt" w:date="2026-06-23T13:38:00Z" w16du:dateUtc="2026-06-23T11:38:00Z">
        <w:r w:rsidR="001F1987">
          <w:rPr>
            <w:rFonts w:ascii="Cambria" w:hAnsi="Cambria"/>
            <w:sz w:val="28"/>
            <w:szCs w:val="28"/>
          </w:rPr>
          <w:t>R</w:t>
        </w:r>
      </w:ins>
      <w:r w:rsidR="00B52751">
        <w:rPr>
          <w:rFonts w:ascii="Cambria" w:hAnsi="Cambria"/>
          <w:sz w:val="28"/>
          <w:szCs w:val="28"/>
        </w:rPr>
        <w:t>oom</w:t>
      </w:r>
      <w:r w:rsidR="008A6DBB">
        <w:rPr>
          <w:rFonts w:ascii="Cambria" w:hAnsi="Cambria"/>
          <w:sz w:val="28"/>
          <w:szCs w:val="28"/>
        </w:rPr>
        <w:t xml:space="preserve"> with her laptop</w:t>
      </w:r>
      <w:r w:rsidR="00B52751">
        <w:rPr>
          <w:rFonts w:ascii="Cambria" w:hAnsi="Cambria"/>
          <w:sz w:val="28"/>
          <w:szCs w:val="28"/>
        </w:rPr>
        <w:t xml:space="preserve"> </w:t>
      </w:r>
      <w:del w:id="18819" w:author="Daisy Watt" w:date="2026-06-23T13:38:00Z" w16du:dateUtc="2026-06-23T11:38:00Z">
        <w:r w:rsidR="009F09F3" w:rsidDel="001F1987">
          <w:rPr>
            <w:rFonts w:ascii="Cambria" w:hAnsi="Cambria"/>
            <w:sz w:val="28"/>
            <w:szCs w:val="28"/>
          </w:rPr>
          <w:delText>-</w:delText>
        </w:r>
      </w:del>
      <w:ins w:id="18820" w:author="Daisy Watt" w:date="2026-06-23T13:38:00Z" w16du:dateUtc="2026-06-23T11:38:00Z">
        <w:r w:rsidR="001F1987">
          <w:rPr>
            <w:rFonts w:ascii="Cambria" w:hAnsi="Cambria"/>
            <w:sz w:val="28"/>
            <w:szCs w:val="28"/>
          </w:rPr>
          <w:t>–</w:t>
        </w:r>
      </w:ins>
      <w:r w:rsidRPr="002326D1">
        <w:rPr>
          <w:rFonts w:ascii="Cambria" w:hAnsi="Cambria"/>
          <w:sz w:val="28"/>
          <w:szCs w:val="28"/>
        </w:rPr>
        <w:t xml:space="preserve"> but she had no choice.</w:t>
      </w:r>
      <w:r w:rsidR="00FF444E">
        <w:rPr>
          <w:rFonts w:ascii="Cambria" w:hAnsi="Cambria"/>
          <w:sz w:val="28"/>
          <w:szCs w:val="28"/>
        </w:rPr>
        <w:t xml:space="preserve">  </w:t>
      </w:r>
      <w:r w:rsidR="00B52751">
        <w:rPr>
          <w:rFonts w:ascii="Cambria" w:hAnsi="Cambria"/>
          <w:sz w:val="28"/>
          <w:szCs w:val="28"/>
        </w:rPr>
        <w:t>S</w:t>
      </w:r>
      <w:r w:rsidR="00FF444E">
        <w:rPr>
          <w:rFonts w:ascii="Cambria" w:hAnsi="Cambria"/>
          <w:sz w:val="28"/>
          <w:szCs w:val="28"/>
        </w:rPr>
        <w:t>he was on Langley time</w:t>
      </w:r>
      <w:r w:rsidR="008A6DBB">
        <w:rPr>
          <w:rFonts w:ascii="Cambria" w:hAnsi="Cambria"/>
          <w:sz w:val="28"/>
          <w:szCs w:val="28"/>
        </w:rPr>
        <w:t xml:space="preserve"> </w:t>
      </w:r>
      <w:r w:rsidR="00FF444E">
        <w:rPr>
          <w:rFonts w:ascii="Cambria" w:hAnsi="Cambria"/>
          <w:sz w:val="28"/>
          <w:szCs w:val="28"/>
        </w:rPr>
        <w:t>and</w:t>
      </w:r>
      <w:r w:rsidR="008A6DBB">
        <w:rPr>
          <w:rFonts w:ascii="Cambria" w:hAnsi="Cambria"/>
          <w:sz w:val="28"/>
          <w:szCs w:val="28"/>
        </w:rPr>
        <w:t>,</w:t>
      </w:r>
      <w:r w:rsidR="00FF444E">
        <w:rPr>
          <w:rFonts w:ascii="Cambria" w:hAnsi="Cambria"/>
          <w:sz w:val="28"/>
          <w:szCs w:val="28"/>
        </w:rPr>
        <w:t xml:space="preserve"> </w:t>
      </w:r>
      <w:r w:rsidR="00B52751">
        <w:rPr>
          <w:rFonts w:ascii="Cambria" w:hAnsi="Cambria"/>
          <w:sz w:val="28"/>
          <w:szCs w:val="28"/>
        </w:rPr>
        <w:t xml:space="preserve">whatever else was going on, </w:t>
      </w:r>
      <w:del w:id="18821" w:author="Claire S" w:date="2026-05-22T16:51:00Z" w16du:dateUtc="2026-05-22T15:51:00Z">
        <w:r w:rsidR="008A6DBB" w:rsidDel="008D3CAD">
          <w:rPr>
            <w:rFonts w:ascii="Cambria" w:hAnsi="Cambria"/>
            <w:sz w:val="28"/>
            <w:szCs w:val="28"/>
          </w:rPr>
          <w:delText>it was</w:delText>
        </w:r>
        <w:r w:rsidR="00E30EB3" w:rsidDel="008D3CAD">
          <w:rPr>
            <w:rFonts w:ascii="Cambria" w:hAnsi="Cambria"/>
            <w:sz w:val="28"/>
            <w:szCs w:val="28"/>
          </w:rPr>
          <w:delText xml:space="preserve"> a chance </w:delText>
        </w:r>
        <w:r w:rsidR="00B52751" w:rsidDel="008D3CAD">
          <w:rPr>
            <w:rFonts w:ascii="Cambria" w:hAnsi="Cambria"/>
            <w:sz w:val="28"/>
            <w:szCs w:val="28"/>
          </w:rPr>
          <w:delText>to further her career</w:delText>
        </w:r>
        <w:r w:rsidR="00FF444E" w:rsidDel="008D3CAD">
          <w:rPr>
            <w:rFonts w:ascii="Cambria" w:hAnsi="Cambria"/>
            <w:sz w:val="28"/>
            <w:szCs w:val="28"/>
          </w:rPr>
          <w:delText>.</w:delText>
        </w:r>
        <w:r w:rsidR="00E30EB3" w:rsidDel="008D3CAD">
          <w:rPr>
            <w:rFonts w:ascii="Cambria" w:hAnsi="Cambria"/>
            <w:sz w:val="28"/>
            <w:szCs w:val="28"/>
          </w:rPr>
          <w:delText xml:space="preserve">  </w:delText>
        </w:r>
      </w:del>
      <w:del w:id="18822" w:author="Claire S" w:date="2026-05-22T16:52:00Z" w16du:dateUtc="2026-05-22T15:52:00Z">
        <w:r w:rsidR="00431CB2" w:rsidDel="008D3CAD">
          <w:rPr>
            <w:rFonts w:ascii="Cambria" w:hAnsi="Cambria"/>
            <w:sz w:val="28"/>
            <w:szCs w:val="28"/>
          </w:rPr>
          <w:delText>I</w:delText>
        </w:r>
      </w:del>
      <w:del w:id="18823" w:author="Claire S" w:date="2026-05-25T15:45:00Z" w16du:dateUtc="2026-05-25T14:45:00Z">
        <w:r w:rsidR="00431CB2" w:rsidDel="003B3FB0">
          <w:rPr>
            <w:rFonts w:ascii="Cambria" w:hAnsi="Cambria"/>
            <w:sz w:val="28"/>
            <w:szCs w:val="28"/>
          </w:rPr>
          <w:delText>f s</w:delText>
        </w:r>
        <w:r w:rsidR="00E30EB3" w:rsidDel="003B3FB0">
          <w:rPr>
            <w:rFonts w:ascii="Cambria" w:hAnsi="Cambria"/>
            <w:sz w:val="28"/>
            <w:szCs w:val="28"/>
          </w:rPr>
          <w:delText>he mess</w:delText>
        </w:r>
        <w:r w:rsidR="00431CB2" w:rsidDel="003B3FB0">
          <w:rPr>
            <w:rFonts w:ascii="Cambria" w:hAnsi="Cambria"/>
            <w:sz w:val="28"/>
            <w:szCs w:val="28"/>
          </w:rPr>
          <w:delText>ed it</w:delText>
        </w:r>
        <w:r w:rsidR="00E30EB3" w:rsidDel="003B3FB0">
          <w:rPr>
            <w:rFonts w:ascii="Cambria" w:hAnsi="Cambria"/>
            <w:sz w:val="28"/>
            <w:szCs w:val="28"/>
          </w:rPr>
          <w:delText xml:space="preserve"> up</w:delText>
        </w:r>
        <w:r w:rsidR="00431CB2" w:rsidDel="003B3FB0">
          <w:rPr>
            <w:rFonts w:ascii="Cambria" w:hAnsi="Cambria"/>
            <w:sz w:val="28"/>
            <w:szCs w:val="28"/>
          </w:rPr>
          <w:delText>,</w:delText>
        </w:r>
      </w:del>
      <w:del w:id="18824" w:author="Claire S" w:date="2026-05-25T15:46:00Z" w16du:dateUtc="2026-05-25T14:46:00Z">
        <w:r w:rsidR="00E30EB3" w:rsidDel="003B3FB0">
          <w:rPr>
            <w:rFonts w:ascii="Cambria" w:hAnsi="Cambria"/>
            <w:sz w:val="28"/>
            <w:szCs w:val="28"/>
          </w:rPr>
          <w:delText xml:space="preserve"> </w:delText>
        </w:r>
      </w:del>
      <w:ins w:id="18825" w:author="Claire S" w:date="2026-05-25T15:45:00Z" w16du:dateUtc="2026-05-25T14:45:00Z">
        <w:r w:rsidR="003B3FB0">
          <w:rPr>
            <w:rFonts w:ascii="Cambria" w:hAnsi="Cambria"/>
            <w:sz w:val="28"/>
            <w:szCs w:val="28"/>
          </w:rPr>
          <w:t xml:space="preserve">she </w:t>
        </w:r>
      </w:ins>
      <w:del w:id="18826" w:author="Claire S" w:date="2026-05-25T15:45:00Z" w16du:dateUtc="2026-05-25T14:45:00Z">
        <w:r w:rsidR="00E30EB3" w:rsidDel="003B3FB0">
          <w:rPr>
            <w:rFonts w:ascii="Cambria" w:hAnsi="Cambria"/>
            <w:sz w:val="28"/>
            <w:szCs w:val="28"/>
          </w:rPr>
          <w:delText xml:space="preserve">it would </w:delText>
        </w:r>
        <w:r w:rsidR="00431CB2" w:rsidDel="003B3FB0">
          <w:rPr>
            <w:rFonts w:ascii="Cambria" w:hAnsi="Cambria"/>
            <w:sz w:val="28"/>
            <w:szCs w:val="28"/>
          </w:rPr>
          <w:delText>just</w:delText>
        </w:r>
        <w:r w:rsidR="00E30EB3" w:rsidDel="003B3FB0">
          <w:rPr>
            <w:rFonts w:ascii="Cambria" w:hAnsi="Cambria"/>
            <w:sz w:val="28"/>
            <w:szCs w:val="28"/>
          </w:rPr>
          <w:delText xml:space="preserve"> make things worse.</w:delText>
        </w:r>
      </w:del>
      <w:ins w:id="18827" w:author="Claire S" w:date="2026-05-22T16:52:00Z" w16du:dateUtc="2026-05-22T15:52:00Z">
        <w:r w:rsidR="008D3CAD">
          <w:rPr>
            <w:rFonts w:ascii="Cambria" w:hAnsi="Cambria"/>
            <w:sz w:val="28"/>
            <w:szCs w:val="28"/>
          </w:rPr>
          <w:t>had to remember she had a job to do.</w:t>
        </w:r>
      </w:ins>
    </w:p>
    <w:p w14:paraId="6FDE46DD" w14:textId="4304AEA5" w:rsidR="005B08C1" w:rsidRDefault="00B52751" w:rsidP="00CD09E9">
      <w:pPr>
        <w:spacing w:line="360" w:lineRule="auto"/>
        <w:contextualSpacing/>
        <w:rPr>
          <w:rFonts w:ascii="Cambria" w:hAnsi="Cambria"/>
          <w:sz w:val="28"/>
          <w:szCs w:val="28"/>
        </w:rPr>
      </w:pPr>
      <w:r>
        <w:rPr>
          <w:rFonts w:ascii="Cambria" w:hAnsi="Cambria"/>
          <w:sz w:val="28"/>
          <w:szCs w:val="28"/>
        </w:rPr>
        <w:tab/>
      </w:r>
      <w:del w:id="18828" w:author="Claire S" w:date="2026-06-04T18:05:00Z" w16du:dateUtc="2026-06-04T17:05:00Z">
        <w:r w:rsidR="00E30EB3" w:rsidDel="00734DC2">
          <w:rPr>
            <w:rFonts w:ascii="Cambria" w:hAnsi="Cambria"/>
            <w:sz w:val="28"/>
            <w:szCs w:val="28"/>
          </w:rPr>
          <w:delText>Clara</w:delText>
        </w:r>
        <w:r w:rsidDel="00734DC2">
          <w:rPr>
            <w:rFonts w:ascii="Cambria" w:hAnsi="Cambria"/>
            <w:sz w:val="28"/>
            <w:szCs w:val="28"/>
          </w:rPr>
          <w:delText xml:space="preserve"> </w:delText>
        </w:r>
      </w:del>
      <w:ins w:id="18829" w:author="Claire S" w:date="2026-06-04T18:05:00Z" w16du:dateUtc="2026-06-04T17:05:00Z">
        <w:r w:rsidR="00734DC2">
          <w:rPr>
            <w:rFonts w:ascii="Cambria" w:hAnsi="Cambria"/>
            <w:sz w:val="28"/>
            <w:szCs w:val="28"/>
          </w:rPr>
          <w:t>Ch</w:t>
        </w:r>
      </w:ins>
      <w:del w:id="18830" w:author="Claire S" w:date="2026-06-04T18:05:00Z" w16du:dateUtc="2026-06-04T17:05:00Z">
        <w:r w:rsidDel="00734DC2">
          <w:rPr>
            <w:rFonts w:ascii="Cambria" w:hAnsi="Cambria"/>
            <w:sz w:val="28"/>
            <w:szCs w:val="28"/>
          </w:rPr>
          <w:delText>ch</w:delText>
        </w:r>
      </w:del>
      <w:r>
        <w:rPr>
          <w:rFonts w:ascii="Cambria" w:hAnsi="Cambria"/>
          <w:sz w:val="28"/>
          <w:szCs w:val="28"/>
        </w:rPr>
        <w:t>eck</w:t>
      </w:r>
      <w:ins w:id="18831" w:author="Claire S" w:date="2026-06-04T18:05:00Z" w16du:dateUtc="2026-06-04T17:05:00Z">
        <w:r w:rsidR="00734DC2">
          <w:rPr>
            <w:rFonts w:ascii="Cambria" w:hAnsi="Cambria"/>
            <w:sz w:val="28"/>
            <w:szCs w:val="28"/>
          </w:rPr>
          <w:t>ing</w:t>
        </w:r>
      </w:ins>
      <w:del w:id="18832" w:author="Claire S" w:date="2026-06-04T18:05:00Z" w16du:dateUtc="2026-06-04T17:05:00Z">
        <w:r w:rsidDel="00734DC2">
          <w:rPr>
            <w:rFonts w:ascii="Cambria" w:hAnsi="Cambria"/>
            <w:sz w:val="28"/>
            <w:szCs w:val="28"/>
          </w:rPr>
          <w:delText>ed</w:delText>
        </w:r>
      </w:del>
      <w:r>
        <w:rPr>
          <w:rFonts w:ascii="Cambria" w:hAnsi="Cambria"/>
          <w:sz w:val="28"/>
          <w:szCs w:val="28"/>
        </w:rPr>
        <w:t xml:space="preserve"> her appearance in her phone</w:t>
      </w:r>
      <w:r w:rsidR="00B34D2A">
        <w:rPr>
          <w:rFonts w:ascii="Cambria" w:hAnsi="Cambria"/>
          <w:sz w:val="28"/>
          <w:szCs w:val="28"/>
        </w:rPr>
        <w:t xml:space="preserve"> screen, </w:t>
      </w:r>
      <w:ins w:id="18833" w:author="Claire S" w:date="2026-06-04T18:06:00Z" w16du:dateUtc="2026-06-04T17:06:00Z">
        <w:r w:rsidR="00734DC2">
          <w:rPr>
            <w:rFonts w:ascii="Cambria" w:hAnsi="Cambria"/>
            <w:sz w:val="28"/>
            <w:szCs w:val="28"/>
          </w:rPr>
          <w:t xml:space="preserve">Clara </w:t>
        </w:r>
      </w:ins>
      <w:del w:id="18834" w:author="Claire S" w:date="2026-06-04T18:06:00Z" w16du:dateUtc="2026-06-04T17:06:00Z">
        <w:r w:rsidR="00E30EB3" w:rsidDel="00734DC2">
          <w:rPr>
            <w:rFonts w:ascii="Cambria" w:hAnsi="Cambria"/>
            <w:sz w:val="28"/>
            <w:szCs w:val="28"/>
          </w:rPr>
          <w:delText xml:space="preserve">wincing </w:delText>
        </w:r>
      </w:del>
      <w:ins w:id="18835" w:author="Claire S" w:date="2026-06-04T18:06:00Z" w16du:dateUtc="2026-06-04T17:06:00Z">
        <w:r w:rsidR="00734DC2">
          <w:rPr>
            <w:rFonts w:ascii="Cambria" w:hAnsi="Cambria"/>
            <w:sz w:val="28"/>
            <w:szCs w:val="28"/>
          </w:rPr>
          <w:t xml:space="preserve">winced </w:t>
        </w:r>
      </w:ins>
      <w:r w:rsidR="00E30EB3">
        <w:rPr>
          <w:rFonts w:ascii="Cambria" w:hAnsi="Cambria"/>
          <w:sz w:val="28"/>
          <w:szCs w:val="28"/>
        </w:rPr>
        <w:t>at her roots</w:t>
      </w:r>
      <w:ins w:id="18836" w:author="Claire S" w:date="2026-06-08T16:37:00Z" w16du:dateUtc="2026-06-08T15:37:00Z">
        <w:r w:rsidR="00794786">
          <w:rPr>
            <w:rFonts w:ascii="Cambria" w:hAnsi="Cambria"/>
            <w:sz w:val="28"/>
            <w:szCs w:val="28"/>
          </w:rPr>
          <w:t>,</w:t>
        </w:r>
      </w:ins>
      <w:del w:id="18837" w:author="Claire S" w:date="2026-06-08T16:37:00Z" w16du:dateUtc="2026-06-08T15:37:00Z">
        <w:r w:rsidR="00DE22FF" w:rsidDel="00794786">
          <w:rPr>
            <w:rFonts w:ascii="Cambria" w:hAnsi="Cambria"/>
            <w:sz w:val="28"/>
            <w:szCs w:val="28"/>
          </w:rPr>
          <w:delText xml:space="preserve"> and</w:delText>
        </w:r>
      </w:del>
      <w:r w:rsidR="00E30EB3">
        <w:rPr>
          <w:rFonts w:ascii="Cambria" w:hAnsi="Cambria"/>
          <w:sz w:val="28"/>
          <w:szCs w:val="28"/>
        </w:rPr>
        <w:t xml:space="preserve"> desperately </w:t>
      </w:r>
      <w:r w:rsidR="00B34D2A">
        <w:rPr>
          <w:rFonts w:ascii="Cambria" w:hAnsi="Cambria"/>
          <w:sz w:val="28"/>
          <w:szCs w:val="28"/>
        </w:rPr>
        <w:t>tid</w:t>
      </w:r>
      <w:del w:id="18838" w:author="Claire S" w:date="2026-06-04T18:06:00Z" w16du:dateUtc="2026-06-04T17:06:00Z">
        <w:r w:rsidR="00E30EB3" w:rsidDel="00734DC2">
          <w:rPr>
            <w:rFonts w:ascii="Cambria" w:hAnsi="Cambria"/>
            <w:sz w:val="28"/>
            <w:szCs w:val="28"/>
          </w:rPr>
          <w:delText>y</w:delText>
        </w:r>
      </w:del>
      <w:del w:id="18839" w:author="Claire S" w:date="2026-06-08T16:37:00Z" w16du:dateUtc="2026-06-08T15:37:00Z">
        <w:r w:rsidR="00E30EB3" w:rsidDel="00794786">
          <w:rPr>
            <w:rFonts w:ascii="Cambria" w:hAnsi="Cambria"/>
            <w:sz w:val="28"/>
            <w:szCs w:val="28"/>
          </w:rPr>
          <w:delText>i</w:delText>
        </w:r>
      </w:del>
      <w:ins w:id="18840" w:author="Claire S" w:date="2026-06-08T16:37:00Z" w16du:dateUtc="2026-06-08T15:37:00Z">
        <w:r w:rsidR="00794786">
          <w:rPr>
            <w:rFonts w:ascii="Cambria" w:hAnsi="Cambria"/>
            <w:sz w:val="28"/>
            <w:szCs w:val="28"/>
          </w:rPr>
          <w:t>ying</w:t>
        </w:r>
      </w:ins>
      <w:del w:id="18841" w:author="Claire S" w:date="2026-06-04T18:06:00Z" w16du:dateUtc="2026-06-04T17:06:00Z">
        <w:r w:rsidR="00E30EB3" w:rsidDel="00734DC2">
          <w:rPr>
            <w:rFonts w:ascii="Cambria" w:hAnsi="Cambria"/>
            <w:sz w:val="28"/>
            <w:szCs w:val="28"/>
          </w:rPr>
          <w:delText>ng</w:delText>
        </w:r>
      </w:del>
      <w:r w:rsidR="00E30EB3">
        <w:rPr>
          <w:rFonts w:ascii="Cambria" w:hAnsi="Cambria"/>
          <w:sz w:val="28"/>
          <w:szCs w:val="28"/>
        </w:rPr>
        <w:t xml:space="preserve"> </w:t>
      </w:r>
      <w:r w:rsidR="00B34D2A">
        <w:rPr>
          <w:rFonts w:ascii="Cambria" w:hAnsi="Cambria"/>
          <w:sz w:val="28"/>
          <w:szCs w:val="28"/>
        </w:rPr>
        <w:t xml:space="preserve">her hair </w:t>
      </w:r>
      <w:r w:rsidR="005B08C1">
        <w:rPr>
          <w:rFonts w:ascii="Cambria" w:hAnsi="Cambria"/>
          <w:sz w:val="28"/>
          <w:szCs w:val="28"/>
        </w:rPr>
        <w:t>before she logged</w:t>
      </w:r>
      <w:ins w:id="18842" w:author="Daisy Watt" w:date="2026-06-23T13:49:00Z" w16du:dateUtc="2026-06-23T11:49:00Z">
        <w:r w:rsidR="00794B12">
          <w:rPr>
            <w:rFonts w:ascii="Cambria" w:hAnsi="Cambria"/>
            <w:sz w:val="28"/>
            <w:szCs w:val="28"/>
          </w:rPr>
          <w:t xml:space="preserve"> on</w:t>
        </w:r>
      </w:ins>
      <w:del w:id="18843" w:author="Daisy Watt" w:date="2026-06-23T13:50:00Z" w16du:dateUtc="2026-06-23T11:50:00Z">
        <w:r w:rsidR="005B08C1" w:rsidDel="00794B12">
          <w:rPr>
            <w:rFonts w:ascii="Cambria" w:hAnsi="Cambria"/>
            <w:sz w:val="28"/>
            <w:szCs w:val="28"/>
          </w:rPr>
          <w:delText xml:space="preserve"> </w:delText>
        </w:r>
      </w:del>
      <w:ins w:id="18844" w:author="Claire S" w:date="2026-06-08T16:37:00Z" w16du:dateUtc="2026-06-08T15:37:00Z">
        <w:del w:id="18845" w:author="Daisy Watt" w:date="2026-06-23T13:50:00Z" w16du:dateUtc="2026-06-23T11:50:00Z">
          <w:r w:rsidR="00FB7B2C" w:rsidDel="00794B12">
            <w:rPr>
              <w:rFonts w:ascii="Cambria" w:hAnsi="Cambria"/>
              <w:sz w:val="28"/>
              <w:szCs w:val="28"/>
            </w:rPr>
            <w:delText>in front of</w:delText>
          </w:r>
        </w:del>
      </w:ins>
      <w:ins w:id="18846" w:author="Daisy Watt" w:date="2026-06-23T13:50:00Z" w16du:dateUtc="2026-06-23T11:50:00Z">
        <w:r w:rsidR="00794B12">
          <w:rPr>
            <w:rFonts w:ascii="Cambria" w:hAnsi="Cambria"/>
            <w:sz w:val="28"/>
            <w:szCs w:val="28"/>
          </w:rPr>
          <w:t>, as</w:t>
        </w:r>
      </w:ins>
      <w:ins w:id="18847" w:author="Claire S" w:date="2026-06-08T16:37:00Z" w16du:dateUtc="2026-06-08T15:37:00Z">
        <w:r w:rsidR="00FB7B2C">
          <w:rPr>
            <w:rFonts w:ascii="Cambria" w:hAnsi="Cambria"/>
            <w:sz w:val="28"/>
            <w:szCs w:val="28"/>
          </w:rPr>
          <w:t xml:space="preserve"> </w:t>
        </w:r>
      </w:ins>
      <w:del w:id="18848" w:author="Claire S" w:date="2026-06-08T16:37:00Z" w16du:dateUtc="2026-06-08T15:37:00Z">
        <w:r w:rsidR="005B08C1" w:rsidDel="00FB7B2C">
          <w:rPr>
            <w:rFonts w:ascii="Cambria" w:hAnsi="Cambria"/>
            <w:sz w:val="28"/>
            <w:szCs w:val="28"/>
          </w:rPr>
          <w:delText xml:space="preserve">on.  </w:delText>
        </w:r>
        <w:r w:rsidR="00386A70" w:rsidDel="00FB7B2C">
          <w:rPr>
            <w:rFonts w:ascii="Cambria" w:hAnsi="Cambria"/>
            <w:sz w:val="28"/>
            <w:szCs w:val="28"/>
          </w:rPr>
          <w:delText>A</w:delText>
        </w:r>
      </w:del>
      <w:ins w:id="18849" w:author="Claire S" w:date="2026-06-08T16:37:00Z" w16du:dateUtc="2026-06-08T15:37:00Z">
        <w:r w:rsidR="00FB7B2C">
          <w:rPr>
            <w:rFonts w:ascii="Cambria" w:hAnsi="Cambria"/>
            <w:sz w:val="28"/>
            <w:szCs w:val="28"/>
          </w:rPr>
          <w:t>a</w:t>
        </w:r>
      </w:ins>
      <w:r w:rsidR="00E30EB3">
        <w:rPr>
          <w:rFonts w:ascii="Cambria" w:hAnsi="Cambria"/>
          <w:sz w:val="28"/>
          <w:szCs w:val="28"/>
        </w:rPr>
        <w:t xml:space="preserve"> </w:t>
      </w:r>
      <w:r w:rsidR="00E30EB3" w:rsidRPr="00B14036">
        <w:rPr>
          <w:rFonts w:ascii="Cambria" w:hAnsi="Cambria"/>
          <w:sz w:val="28"/>
          <w:szCs w:val="28"/>
        </w:rPr>
        <w:t>matronly</w:t>
      </w:r>
      <w:r w:rsidR="00386A70">
        <w:rPr>
          <w:rFonts w:ascii="Cambria" w:hAnsi="Cambria"/>
          <w:sz w:val="28"/>
          <w:szCs w:val="28"/>
        </w:rPr>
        <w:t xml:space="preserve"> </w:t>
      </w:r>
      <w:r w:rsidR="005B08C1">
        <w:rPr>
          <w:rFonts w:ascii="Cambria" w:hAnsi="Cambria"/>
          <w:sz w:val="28"/>
          <w:szCs w:val="28"/>
        </w:rPr>
        <w:t>Agatha Christie</w:t>
      </w:r>
      <w:ins w:id="18850" w:author="Claire S" w:date="2026-06-08T16:38:00Z" w16du:dateUtc="2026-06-08T15:38:00Z">
        <w:del w:id="18851" w:author="Daisy Watt" w:date="2026-06-23T13:50:00Z" w16du:dateUtc="2026-06-23T11:50:00Z">
          <w:r w:rsidR="00FB7B2C" w:rsidDel="00794B12">
            <w:rPr>
              <w:rFonts w:ascii="Cambria" w:hAnsi="Cambria"/>
              <w:sz w:val="28"/>
              <w:szCs w:val="28"/>
            </w:rPr>
            <w:delText>,</w:delText>
          </w:r>
        </w:del>
      </w:ins>
      <w:del w:id="18852" w:author="Daisy Watt" w:date="2026-06-23T13:50:00Z" w16du:dateUtc="2026-06-23T11:50:00Z">
        <w:r w:rsidR="005B08C1" w:rsidDel="00794B12">
          <w:rPr>
            <w:rFonts w:ascii="Cambria" w:hAnsi="Cambria"/>
            <w:sz w:val="28"/>
            <w:szCs w:val="28"/>
          </w:rPr>
          <w:delText xml:space="preserve"> gazed </w:delText>
        </w:r>
      </w:del>
      <w:ins w:id="18853" w:author="Claire S" w:date="2026-06-08T16:38:00Z" w16du:dateUtc="2026-06-08T15:38:00Z">
        <w:del w:id="18854" w:author="Daisy Watt" w:date="2026-06-23T13:50:00Z" w16du:dateUtc="2026-06-23T11:50:00Z">
          <w:r w:rsidR="00FB7B2C" w:rsidDel="00794B12">
            <w:rPr>
              <w:rFonts w:ascii="Cambria" w:hAnsi="Cambria"/>
              <w:sz w:val="28"/>
              <w:szCs w:val="28"/>
            </w:rPr>
            <w:delText xml:space="preserve">gazing </w:delText>
          </w:r>
        </w:del>
      </w:ins>
      <w:ins w:id="18855" w:author="Daisy Watt" w:date="2026-06-23T13:50:00Z" w16du:dateUtc="2026-06-23T11:50:00Z">
        <w:r w:rsidR="00794B12">
          <w:rPr>
            <w:rFonts w:ascii="Cambria" w:hAnsi="Cambria"/>
            <w:sz w:val="28"/>
            <w:szCs w:val="28"/>
          </w:rPr>
          <w:t xml:space="preserve"> gazed </w:t>
        </w:r>
      </w:ins>
      <w:r w:rsidR="005B08C1">
        <w:rPr>
          <w:rFonts w:ascii="Cambria" w:hAnsi="Cambria"/>
          <w:sz w:val="28"/>
          <w:szCs w:val="28"/>
        </w:rPr>
        <w:t xml:space="preserve">down from </w:t>
      </w:r>
      <w:r w:rsidR="00D867AF">
        <w:rPr>
          <w:rFonts w:ascii="Cambria" w:hAnsi="Cambria"/>
          <w:sz w:val="28"/>
          <w:szCs w:val="28"/>
        </w:rPr>
        <w:t>her</w:t>
      </w:r>
      <w:r w:rsidR="00386A70">
        <w:rPr>
          <w:rFonts w:ascii="Cambria" w:hAnsi="Cambria"/>
          <w:sz w:val="28"/>
          <w:szCs w:val="28"/>
        </w:rPr>
        <w:t xml:space="preserve"> portrait on the</w:t>
      </w:r>
      <w:r w:rsidR="005B08C1">
        <w:rPr>
          <w:rFonts w:ascii="Cambria" w:hAnsi="Cambria"/>
          <w:sz w:val="28"/>
          <w:szCs w:val="28"/>
        </w:rPr>
        <w:t xml:space="preserve"> wall</w:t>
      </w:r>
      <w:ins w:id="18856" w:author="Claire S" w:date="2026-06-08T16:38:00Z" w16du:dateUtc="2026-06-08T15:38:00Z">
        <w:del w:id="18857" w:author="Daisy Watt" w:date="2026-06-23T13:50:00Z" w16du:dateUtc="2026-06-23T11:50:00Z">
          <w:r w:rsidR="00FB7B2C" w:rsidDel="005E78FC">
            <w:rPr>
              <w:rFonts w:ascii="Cambria" w:hAnsi="Cambria"/>
              <w:sz w:val="28"/>
              <w:szCs w:val="28"/>
            </w:rPr>
            <w:delText>;</w:delText>
          </w:r>
        </w:del>
      </w:ins>
      <w:ins w:id="18858" w:author="Daisy Watt" w:date="2026-06-23T13:50:00Z" w16du:dateUtc="2026-06-23T11:50:00Z">
        <w:r w:rsidR="005E78FC">
          <w:rPr>
            <w:rFonts w:ascii="Cambria" w:hAnsi="Cambria"/>
            <w:sz w:val="28"/>
            <w:szCs w:val="28"/>
          </w:rPr>
          <w:t xml:space="preserve">. Beside </w:t>
        </w:r>
        <w:r w:rsidR="00273732">
          <w:rPr>
            <w:rFonts w:ascii="Cambria" w:hAnsi="Cambria"/>
            <w:sz w:val="28"/>
            <w:szCs w:val="28"/>
          </w:rPr>
          <w:t>that was</w:t>
        </w:r>
      </w:ins>
      <w:ins w:id="18859" w:author="Daisy Watt" w:date="2026-06-23T13:40:00Z" w16du:dateUtc="2026-06-23T11:40:00Z">
        <w:r w:rsidR="00B847AF">
          <w:rPr>
            <w:rFonts w:ascii="Cambria" w:hAnsi="Cambria"/>
            <w:sz w:val="28"/>
            <w:szCs w:val="28"/>
          </w:rPr>
          <w:t xml:space="preserve"> </w:t>
        </w:r>
      </w:ins>
      <w:del w:id="18860" w:author="Claire S" w:date="2026-06-08T16:38:00Z" w16du:dateUtc="2026-06-08T15:38:00Z">
        <w:r w:rsidR="005B08C1" w:rsidDel="00FB7B2C">
          <w:rPr>
            <w:rFonts w:ascii="Cambria" w:hAnsi="Cambria"/>
            <w:sz w:val="28"/>
            <w:szCs w:val="28"/>
          </w:rPr>
          <w:delText xml:space="preserve">, </w:delText>
        </w:r>
      </w:del>
      <w:ins w:id="18861" w:author="Daisy Watt" w:date="2026-06-23T13:50:00Z" w16du:dateUtc="2026-06-23T11:50:00Z">
        <w:r w:rsidR="00DA0656">
          <w:rPr>
            <w:rFonts w:ascii="Cambria" w:hAnsi="Cambria"/>
            <w:sz w:val="28"/>
            <w:szCs w:val="28"/>
          </w:rPr>
          <w:t>a</w:t>
        </w:r>
      </w:ins>
      <w:ins w:id="18862" w:author="Claire S" w:date="2026-07-30T09:12:00Z" w16du:dateUtc="2026-07-30T08:12:00Z">
        <w:r w:rsidR="006A3DDC">
          <w:rPr>
            <w:rFonts w:ascii="Cambria" w:hAnsi="Cambria"/>
            <w:sz w:val="28"/>
            <w:szCs w:val="28"/>
          </w:rPr>
          <w:t xml:space="preserve"> </w:t>
        </w:r>
      </w:ins>
      <w:ins w:id="18863" w:author="Claire S" w:date="2026-07-30T11:18:00Z" w16du:dateUtc="2026-07-30T10:18:00Z">
        <w:r w:rsidR="00DD4AA3">
          <w:rPr>
            <w:rFonts w:ascii="Cambria" w:hAnsi="Cambria"/>
            <w:sz w:val="28"/>
            <w:szCs w:val="28"/>
          </w:rPr>
          <w:t xml:space="preserve">gold-framed </w:t>
        </w:r>
      </w:ins>
      <w:ins w:id="18864" w:author="Claire S" w:date="2026-07-30T09:12:00Z" w16du:dateUtc="2026-07-30T08:12:00Z">
        <w:r w:rsidR="006A3DDC">
          <w:rPr>
            <w:rFonts w:ascii="Cambria" w:hAnsi="Cambria"/>
            <w:sz w:val="28"/>
            <w:szCs w:val="28"/>
          </w:rPr>
          <w:t>painting of the</w:t>
        </w:r>
      </w:ins>
      <w:ins w:id="18865" w:author="Daisy Watt" w:date="2026-06-23T13:50:00Z" w16du:dateUtc="2026-06-23T11:50:00Z">
        <w:r w:rsidR="00DA0656">
          <w:rPr>
            <w:rFonts w:ascii="Cambria" w:hAnsi="Cambria"/>
            <w:sz w:val="28"/>
            <w:szCs w:val="28"/>
          </w:rPr>
          <w:t xml:space="preserve"> </w:t>
        </w:r>
        <w:commentRangeStart w:id="18866"/>
        <w:r w:rsidR="00DA0656">
          <w:rPr>
            <w:rFonts w:ascii="Cambria" w:hAnsi="Cambria"/>
            <w:sz w:val="28"/>
            <w:szCs w:val="28"/>
          </w:rPr>
          <w:t>liger</w:t>
        </w:r>
      </w:ins>
      <w:commentRangeEnd w:id="18866"/>
      <w:ins w:id="18867" w:author="Daisy Watt" w:date="2026-06-23T13:51:00Z" w16du:dateUtc="2026-06-23T11:51:00Z">
        <w:r w:rsidR="00EE6C14">
          <w:rPr>
            <w:rStyle w:val="CommentReference"/>
            <w:rFonts w:ascii="Cambria" w:hAnsi="Cambria"/>
            <w:sz w:val="28"/>
            <w:szCs w:val="28"/>
          </w:rPr>
          <w:commentReference w:id="18866"/>
        </w:r>
      </w:ins>
      <w:ins w:id="18868" w:author="Daisy Watt" w:date="2026-06-23T13:50:00Z" w16du:dateUtc="2026-06-23T11:50:00Z">
        <w:r w:rsidR="00DA0656">
          <w:rPr>
            <w:rFonts w:ascii="Cambria" w:hAnsi="Cambria"/>
            <w:sz w:val="28"/>
            <w:szCs w:val="28"/>
          </w:rPr>
          <w:t xml:space="preserve">, </w:t>
        </w:r>
      </w:ins>
      <w:del w:id="18869" w:author="Daisy Watt" w:date="2026-06-23T13:50:00Z" w16du:dateUtc="2026-06-23T11:50:00Z">
        <w:r w:rsidR="005B08C1" w:rsidDel="00273732">
          <w:rPr>
            <w:rFonts w:ascii="Cambria" w:hAnsi="Cambria"/>
            <w:sz w:val="28"/>
            <w:szCs w:val="28"/>
          </w:rPr>
          <w:delText xml:space="preserve">alongside </w:delText>
        </w:r>
      </w:del>
      <w:r w:rsidR="005B08C1">
        <w:rPr>
          <w:rFonts w:ascii="Cambria" w:hAnsi="Cambria"/>
          <w:sz w:val="28"/>
          <w:szCs w:val="28"/>
        </w:rPr>
        <w:t xml:space="preserve">the Langley family emblem, </w:t>
      </w:r>
      <w:del w:id="18870" w:author="Daisy Watt" w:date="2026-06-23T13:51:00Z" w16du:dateUtc="2026-06-23T11:51:00Z">
        <w:r w:rsidR="005B08C1" w:rsidDel="00DA0656">
          <w:rPr>
            <w:rFonts w:ascii="Cambria" w:hAnsi="Cambria"/>
            <w:sz w:val="28"/>
            <w:szCs w:val="28"/>
          </w:rPr>
          <w:delText xml:space="preserve">the </w:delText>
        </w:r>
      </w:del>
      <w:del w:id="18871" w:author="Daisy Watt" w:date="2026-06-23T13:48:00Z" w16du:dateUtc="2026-06-23T11:48:00Z">
        <w:r w:rsidR="005B08C1" w:rsidDel="00E33A62">
          <w:rPr>
            <w:rFonts w:ascii="Cambria" w:hAnsi="Cambria"/>
            <w:sz w:val="28"/>
            <w:szCs w:val="28"/>
          </w:rPr>
          <w:delText>‘</w:delText>
        </w:r>
        <w:r w:rsidR="005B08C1" w:rsidDel="0075467B">
          <w:rPr>
            <w:rFonts w:ascii="Cambria" w:hAnsi="Cambria"/>
            <w:sz w:val="28"/>
            <w:szCs w:val="28"/>
          </w:rPr>
          <w:delText>mythical</w:delText>
        </w:r>
        <w:r w:rsidR="005B08C1" w:rsidDel="007D0571">
          <w:rPr>
            <w:rFonts w:ascii="Cambria" w:hAnsi="Cambria"/>
            <w:sz w:val="28"/>
            <w:szCs w:val="28"/>
          </w:rPr>
          <w:delText xml:space="preserve">’ </w:delText>
        </w:r>
      </w:del>
      <w:del w:id="18872" w:author="Daisy Watt" w:date="2026-06-23T03:53:00Z" w16du:dateUtc="2026-06-23T01:53:00Z">
        <w:r w:rsidR="005B08C1" w:rsidDel="009B3FE7">
          <w:rPr>
            <w:rFonts w:ascii="Cambria" w:hAnsi="Cambria"/>
            <w:sz w:val="28"/>
            <w:szCs w:val="28"/>
          </w:rPr>
          <w:delText>L</w:delText>
        </w:r>
      </w:del>
      <w:del w:id="18873" w:author="Daisy Watt" w:date="2026-06-23T13:51:00Z" w16du:dateUtc="2026-06-23T11:51:00Z">
        <w:r w:rsidR="005B08C1" w:rsidDel="00DA0656">
          <w:rPr>
            <w:rFonts w:ascii="Cambria" w:hAnsi="Cambria"/>
            <w:sz w:val="28"/>
            <w:szCs w:val="28"/>
          </w:rPr>
          <w:delText>iger</w:delText>
        </w:r>
        <w:r w:rsidR="00386A70" w:rsidDel="00DA0656">
          <w:rPr>
            <w:rFonts w:ascii="Cambria" w:hAnsi="Cambria"/>
            <w:sz w:val="28"/>
            <w:szCs w:val="28"/>
          </w:rPr>
          <w:delText>,</w:delText>
        </w:r>
        <w:r w:rsidR="005B08C1" w:rsidDel="00DA0656">
          <w:rPr>
            <w:rFonts w:ascii="Cambria" w:hAnsi="Cambria"/>
            <w:sz w:val="28"/>
            <w:szCs w:val="28"/>
          </w:rPr>
          <w:delText xml:space="preserve"> </w:delText>
        </w:r>
      </w:del>
      <w:ins w:id="18874" w:author="Daisy Watt" w:date="2026-06-23T13:51:00Z" w16du:dateUtc="2026-06-23T11:51:00Z">
        <w:r w:rsidR="00DA0656">
          <w:rPr>
            <w:rFonts w:ascii="Cambria" w:hAnsi="Cambria"/>
            <w:sz w:val="28"/>
            <w:szCs w:val="28"/>
          </w:rPr>
          <w:t xml:space="preserve">which was </w:t>
        </w:r>
      </w:ins>
      <w:r w:rsidR="00D867AF">
        <w:rPr>
          <w:rFonts w:ascii="Cambria" w:hAnsi="Cambria"/>
          <w:sz w:val="28"/>
          <w:szCs w:val="28"/>
        </w:rPr>
        <w:t>littered throughout</w:t>
      </w:r>
      <w:r w:rsidR="005B08C1">
        <w:rPr>
          <w:rFonts w:ascii="Cambria" w:hAnsi="Cambria"/>
          <w:sz w:val="28"/>
          <w:szCs w:val="28"/>
        </w:rPr>
        <w:t xml:space="preserve"> the building. </w:t>
      </w:r>
      <w:ins w:id="18875" w:author="Claire S" w:date="2026-07-30T11:18:00Z" w16du:dateUtc="2026-07-30T10:18:00Z">
        <w:r w:rsidR="00613FEE">
          <w:rPr>
            <w:rFonts w:ascii="Cambria" w:hAnsi="Cambria"/>
            <w:sz w:val="28"/>
            <w:szCs w:val="28"/>
          </w:rPr>
          <w:t>Ligers were w</w:t>
        </w:r>
      </w:ins>
      <w:del w:id="18876" w:author="Claire S" w:date="2026-07-30T11:18:00Z" w16du:dateUtc="2026-07-30T10:18:00Z">
        <w:r w:rsidR="005B08C1" w:rsidDel="00613FEE">
          <w:rPr>
            <w:rFonts w:ascii="Cambria" w:hAnsi="Cambria"/>
            <w:sz w:val="28"/>
            <w:szCs w:val="28"/>
          </w:rPr>
          <w:delText>W</w:delText>
        </w:r>
      </w:del>
      <w:r w:rsidR="005B08C1">
        <w:rPr>
          <w:rFonts w:ascii="Cambria" w:hAnsi="Cambria"/>
          <w:sz w:val="28"/>
          <w:szCs w:val="28"/>
        </w:rPr>
        <w:t>eird</w:t>
      </w:r>
      <w:r w:rsidR="00386A70">
        <w:rPr>
          <w:rFonts w:ascii="Cambria" w:hAnsi="Cambria"/>
          <w:sz w:val="28"/>
          <w:szCs w:val="28"/>
        </w:rPr>
        <w:t xml:space="preserve"> creatures</w:t>
      </w:r>
      <w:r w:rsidR="005B08C1">
        <w:rPr>
          <w:rFonts w:ascii="Cambria" w:hAnsi="Cambria"/>
          <w:sz w:val="28"/>
          <w:szCs w:val="28"/>
        </w:rPr>
        <w:t xml:space="preserve">, Clara always thought; </w:t>
      </w:r>
      <w:r w:rsidR="00DC642F">
        <w:rPr>
          <w:rFonts w:ascii="Cambria" w:hAnsi="Cambria"/>
          <w:sz w:val="28"/>
          <w:szCs w:val="28"/>
        </w:rPr>
        <w:t>fairy-tal</w:t>
      </w:r>
      <w:r w:rsidR="00E30EB3">
        <w:rPr>
          <w:rFonts w:ascii="Cambria" w:hAnsi="Cambria"/>
          <w:sz w:val="28"/>
          <w:szCs w:val="28"/>
        </w:rPr>
        <w:t>e</w:t>
      </w:r>
      <w:ins w:id="18877" w:author="Daisy Watt" w:date="2026-06-23T13:52:00Z" w16du:dateUtc="2026-06-23T11:52:00Z">
        <w:r w:rsidR="00EE6C14">
          <w:rPr>
            <w:rFonts w:ascii="Cambria" w:hAnsi="Cambria"/>
            <w:sz w:val="28"/>
            <w:szCs w:val="28"/>
          </w:rPr>
          <w:t>-</w:t>
        </w:r>
      </w:ins>
      <w:del w:id="18878" w:author="Daisy Watt" w:date="2026-06-23T13:52:00Z" w16du:dateUtc="2026-06-23T11:52:00Z">
        <w:r w:rsidR="00D867AF" w:rsidDel="00EE6C14">
          <w:rPr>
            <w:rFonts w:ascii="Cambria" w:hAnsi="Cambria"/>
            <w:sz w:val="28"/>
            <w:szCs w:val="28"/>
          </w:rPr>
          <w:delText xml:space="preserve"> </w:delText>
        </w:r>
      </w:del>
      <w:r w:rsidR="00D867AF">
        <w:rPr>
          <w:rFonts w:ascii="Cambria" w:hAnsi="Cambria"/>
          <w:sz w:val="28"/>
          <w:szCs w:val="28"/>
        </w:rPr>
        <w:t>like</w:t>
      </w:r>
      <w:r w:rsidR="00386A70">
        <w:rPr>
          <w:rFonts w:ascii="Cambria" w:hAnsi="Cambria"/>
          <w:sz w:val="28"/>
          <w:szCs w:val="28"/>
        </w:rPr>
        <w:t xml:space="preserve">, </w:t>
      </w:r>
      <w:r w:rsidR="00D867AF">
        <w:rPr>
          <w:rFonts w:ascii="Cambria" w:hAnsi="Cambria"/>
          <w:sz w:val="28"/>
          <w:szCs w:val="28"/>
        </w:rPr>
        <w:t xml:space="preserve">despite being </w:t>
      </w:r>
      <w:del w:id="18879" w:author="Daisy Watt" w:date="2026-06-23T13:52:00Z" w16du:dateUtc="2026-06-23T11:52:00Z">
        <w:r w:rsidR="00D867AF" w:rsidDel="00CF7A7C">
          <w:rPr>
            <w:rFonts w:ascii="Cambria" w:hAnsi="Cambria"/>
            <w:sz w:val="28"/>
            <w:szCs w:val="28"/>
          </w:rPr>
          <w:delText xml:space="preserve">an actual </w:delText>
        </w:r>
        <w:r w:rsidR="00DC642F" w:rsidDel="00CF7A7C">
          <w:rPr>
            <w:rFonts w:ascii="Cambria" w:hAnsi="Cambria"/>
            <w:sz w:val="28"/>
            <w:szCs w:val="28"/>
          </w:rPr>
          <w:delText>thing</w:delText>
        </w:r>
      </w:del>
      <w:ins w:id="18880" w:author="Daisy Watt" w:date="2026-06-23T13:52:00Z" w16du:dateUtc="2026-06-23T11:52:00Z">
        <w:r w:rsidR="00CF7A7C">
          <w:rPr>
            <w:rFonts w:ascii="Cambria" w:hAnsi="Cambria"/>
            <w:sz w:val="28"/>
            <w:szCs w:val="28"/>
          </w:rPr>
          <w:t>real</w:t>
        </w:r>
      </w:ins>
      <w:r w:rsidR="00D867AF">
        <w:rPr>
          <w:rFonts w:ascii="Cambria" w:hAnsi="Cambria"/>
          <w:sz w:val="28"/>
          <w:szCs w:val="28"/>
        </w:rPr>
        <w:t xml:space="preserve"> </w:t>
      </w:r>
      <w:del w:id="18881" w:author="Daisy Watt" w:date="2026-06-23T03:54:00Z" w16du:dateUtc="2026-06-23T01:54:00Z">
        <w:r w:rsidR="00D867AF">
          <w:rPr>
            <w:rFonts w:ascii="Cambria" w:hAnsi="Cambria"/>
            <w:sz w:val="28"/>
            <w:szCs w:val="28"/>
          </w:rPr>
          <w:delText>-</w:delText>
        </w:r>
      </w:del>
      <w:ins w:id="18882" w:author="Daisy Watt" w:date="2026-06-23T03:54:00Z" w16du:dateUtc="2026-06-23T01:54:00Z">
        <w:r w:rsidR="00546F23">
          <w:rPr>
            <w:rFonts w:ascii="Cambria" w:hAnsi="Cambria"/>
            <w:sz w:val="28"/>
            <w:szCs w:val="28"/>
          </w:rPr>
          <w:t>–</w:t>
        </w:r>
      </w:ins>
      <w:r w:rsidR="00D867AF">
        <w:rPr>
          <w:rFonts w:ascii="Cambria" w:hAnsi="Cambria"/>
          <w:sz w:val="28"/>
          <w:szCs w:val="28"/>
        </w:rPr>
        <w:t xml:space="preserve"> </w:t>
      </w:r>
      <w:r w:rsidR="00E30EB3">
        <w:rPr>
          <w:rFonts w:ascii="Cambria" w:hAnsi="Cambria"/>
          <w:sz w:val="28"/>
          <w:szCs w:val="28"/>
        </w:rPr>
        <w:t xml:space="preserve">much </w:t>
      </w:r>
      <w:del w:id="18883" w:author="Claire S" w:date="2026-05-22T16:52:00Z" w16du:dateUtc="2026-05-22T15:52:00Z">
        <w:r w:rsidR="005B08C1" w:rsidDel="008D3CAD">
          <w:rPr>
            <w:rFonts w:ascii="Cambria" w:hAnsi="Cambria"/>
            <w:sz w:val="28"/>
            <w:szCs w:val="28"/>
          </w:rPr>
          <w:delText xml:space="preserve">more </w:delText>
        </w:r>
      </w:del>
      <w:r w:rsidR="005B08C1">
        <w:rPr>
          <w:rFonts w:ascii="Cambria" w:hAnsi="Cambria"/>
          <w:sz w:val="28"/>
          <w:szCs w:val="28"/>
        </w:rPr>
        <w:t>creep</w:t>
      </w:r>
      <w:del w:id="18884" w:author="Claire S" w:date="2026-05-22T16:52:00Z" w16du:dateUtc="2026-05-22T15:52:00Z">
        <w:r w:rsidR="005B08C1" w:rsidDel="008D3CAD">
          <w:rPr>
            <w:rFonts w:ascii="Cambria" w:hAnsi="Cambria"/>
            <w:sz w:val="28"/>
            <w:szCs w:val="28"/>
          </w:rPr>
          <w:delText>y</w:delText>
        </w:r>
      </w:del>
      <w:ins w:id="18885" w:author="Claire S" w:date="2026-05-22T16:52:00Z" w16du:dateUtc="2026-05-22T15:52:00Z">
        <w:r w:rsidR="008D3CAD">
          <w:rPr>
            <w:rFonts w:ascii="Cambria" w:hAnsi="Cambria"/>
            <w:sz w:val="28"/>
            <w:szCs w:val="28"/>
          </w:rPr>
          <w:t>ier</w:t>
        </w:r>
      </w:ins>
      <w:r w:rsidR="005B08C1">
        <w:rPr>
          <w:rFonts w:ascii="Cambria" w:hAnsi="Cambria"/>
          <w:sz w:val="28"/>
          <w:szCs w:val="28"/>
        </w:rPr>
        <w:t xml:space="preserve"> than </w:t>
      </w:r>
      <w:r w:rsidR="00D867AF">
        <w:rPr>
          <w:rFonts w:ascii="Cambria" w:hAnsi="Cambria"/>
          <w:sz w:val="28"/>
          <w:szCs w:val="28"/>
        </w:rPr>
        <w:t xml:space="preserve">a </w:t>
      </w:r>
      <w:del w:id="18886" w:author="Daisy Watt" w:date="2026-06-23T13:52:00Z" w16du:dateUtc="2026-06-23T11:52:00Z">
        <w:r w:rsidR="00D867AF" w:rsidDel="00CF7A7C">
          <w:rPr>
            <w:rFonts w:ascii="Cambria" w:hAnsi="Cambria"/>
            <w:sz w:val="28"/>
            <w:szCs w:val="28"/>
          </w:rPr>
          <w:delText>real</w:delText>
        </w:r>
      </w:del>
      <w:ins w:id="18887" w:author="Daisy Watt" w:date="2026-06-23T13:52:00Z" w16du:dateUtc="2026-06-23T11:52:00Z">
        <w:r w:rsidR="00CF7A7C">
          <w:rPr>
            <w:rFonts w:ascii="Cambria" w:hAnsi="Cambria"/>
            <w:sz w:val="28"/>
            <w:szCs w:val="28"/>
          </w:rPr>
          <w:t>regular</w:t>
        </w:r>
      </w:ins>
      <w:r w:rsidR="005B08C1">
        <w:rPr>
          <w:rFonts w:ascii="Cambria" w:hAnsi="Cambria"/>
          <w:sz w:val="28"/>
          <w:szCs w:val="28"/>
        </w:rPr>
        <w:t xml:space="preserve"> tiger or lion.</w:t>
      </w:r>
      <w:r w:rsidR="00386A70">
        <w:rPr>
          <w:rFonts w:ascii="Cambria" w:hAnsi="Cambria"/>
          <w:sz w:val="28"/>
          <w:szCs w:val="28"/>
        </w:rPr>
        <w:t xml:space="preserve">  </w:t>
      </w:r>
    </w:p>
    <w:p w14:paraId="7698D318" w14:textId="7F5440AC" w:rsidR="00BB47FE" w:rsidRDefault="00BB47FE" w:rsidP="00CD09E9">
      <w:pPr>
        <w:spacing w:line="360" w:lineRule="auto"/>
        <w:contextualSpacing/>
        <w:rPr>
          <w:rFonts w:ascii="Cambria" w:hAnsi="Cambria"/>
          <w:sz w:val="28"/>
          <w:szCs w:val="28"/>
        </w:rPr>
      </w:pPr>
      <w:r>
        <w:rPr>
          <w:rFonts w:ascii="Cambria" w:hAnsi="Cambria"/>
          <w:sz w:val="28"/>
          <w:szCs w:val="28"/>
        </w:rPr>
        <w:tab/>
        <w:t>‘Alright</w:t>
      </w:r>
      <w:r w:rsidR="00DE22FF">
        <w:rPr>
          <w:rFonts w:ascii="Cambria" w:hAnsi="Cambria"/>
          <w:sz w:val="28"/>
          <w:szCs w:val="28"/>
        </w:rPr>
        <w:t>,</w:t>
      </w:r>
      <w:r>
        <w:rPr>
          <w:rFonts w:ascii="Cambria" w:hAnsi="Cambria"/>
          <w:sz w:val="28"/>
          <w:szCs w:val="28"/>
        </w:rPr>
        <w:t xml:space="preserve"> Agatha?’ </w:t>
      </w:r>
      <w:r w:rsidR="002B7602">
        <w:rPr>
          <w:rFonts w:ascii="Cambria" w:hAnsi="Cambria"/>
          <w:sz w:val="28"/>
          <w:szCs w:val="28"/>
        </w:rPr>
        <w:t>Clara</w:t>
      </w:r>
      <w:r>
        <w:rPr>
          <w:rFonts w:ascii="Cambria" w:hAnsi="Cambria"/>
          <w:sz w:val="28"/>
          <w:szCs w:val="28"/>
        </w:rPr>
        <w:t xml:space="preserve"> raised a brow at the great doyenne of crime. ‘</w:t>
      </w:r>
      <w:del w:id="18888" w:author="Claire S" w:date="2026-05-22T16:45:00Z" w16du:dateUtc="2026-05-22T15:45:00Z">
        <w:r w:rsidDel="00195B94">
          <w:rPr>
            <w:rFonts w:ascii="Cambria" w:hAnsi="Cambria"/>
            <w:sz w:val="28"/>
            <w:szCs w:val="28"/>
          </w:rPr>
          <w:delText>Where do you think Violet is</w:delText>
        </w:r>
      </w:del>
      <w:ins w:id="18889" w:author="Claire S" w:date="2026-05-22T16:45:00Z" w16du:dateUtc="2026-05-22T15:45:00Z">
        <w:r w:rsidR="00195B94">
          <w:rPr>
            <w:rFonts w:ascii="Cambria" w:hAnsi="Cambria"/>
            <w:sz w:val="28"/>
            <w:szCs w:val="28"/>
          </w:rPr>
          <w:t xml:space="preserve">Who </w:t>
        </w:r>
      </w:ins>
      <w:ins w:id="18890" w:author="Claire S" w:date="2026-06-04T18:06:00Z" w16du:dateUtc="2026-06-04T17:06:00Z">
        <w:r w:rsidR="00F26EF7">
          <w:rPr>
            <w:rFonts w:ascii="Cambria" w:hAnsi="Cambria"/>
            <w:sz w:val="28"/>
            <w:szCs w:val="28"/>
          </w:rPr>
          <w:t>wrote</w:t>
        </w:r>
      </w:ins>
      <w:ins w:id="18891" w:author="Claire S" w:date="2026-05-22T16:46:00Z" w16du:dateUtc="2026-05-22T15:46:00Z">
        <w:r w:rsidR="00195B94">
          <w:rPr>
            <w:rFonts w:ascii="Cambria" w:hAnsi="Cambria"/>
            <w:sz w:val="28"/>
            <w:szCs w:val="28"/>
          </w:rPr>
          <w:t xml:space="preserve"> this blinking List</w:t>
        </w:r>
      </w:ins>
      <w:ins w:id="18892" w:author="Claire S" w:date="2026-06-04T18:06:00Z" w16du:dateUtc="2026-06-04T17:06:00Z">
        <w:r w:rsidR="00B2553D">
          <w:rPr>
            <w:rFonts w:ascii="Cambria" w:hAnsi="Cambria"/>
            <w:sz w:val="28"/>
            <w:szCs w:val="28"/>
          </w:rPr>
          <w:t xml:space="preserve"> -</w:t>
        </w:r>
      </w:ins>
      <w:del w:id="18893" w:author="Claire S" w:date="2026-06-04T18:06:00Z" w16du:dateUtc="2026-06-04T17:06:00Z">
        <w:r w:rsidDel="00B2553D">
          <w:rPr>
            <w:rFonts w:ascii="Cambria" w:hAnsi="Cambria"/>
            <w:sz w:val="28"/>
            <w:szCs w:val="28"/>
          </w:rPr>
          <w:delText>?</w:delText>
        </w:r>
      </w:del>
      <w:ins w:id="18894" w:author="Claire S" w:date="2026-05-25T14:48:00Z" w16du:dateUtc="2026-05-25T13:48:00Z">
        <w:r w:rsidR="00752336">
          <w:rPr>
            <w:rFonts w:ascii="Cambria" w:hAnsi="Cambria"/>
            <w:sz w:val="28"/>
            <w:szCs w:val="28"/>
          </w:rPr>
          <w:t xml:space="preserve"> </w:t>
        </w:r>
      </w:ins>
      <w:ins w:id="18895" w:author="Claire S" w:date="2026-06-04T18:06:00Z" w16du:dateUtc="2026-06-04T17:06:00Z">
        <w:r w:rsidR="00B2553D">
          <w:rPr>
            <w:rFonts w:ascii="Cambria" w:hAnsi="Cambria"/>
            <w:sz w:val="28"/>
            <w:szCs w:val="28"/>
          </w:rPr>
          <w:t>a</w:t>
        </w:r>
      </w:ins>
      <w:ins w:id="18896" w:author="Claire S" w:date="2026-05-25T14:48:00Z" w16du:dateUtc="2026-05-25T13:48:00Z">
        <w:r w:rsidR="00752336">
          <w:rPr>
            <w:rFonts w:ascii="Cambria" w:hAnsi="Cambria"/>
            <w:sz w:val="28"/>
            <w:szCs w:val="28"/>
          </w:rPr>
          <w:t>nd am I next?</w:t>
        </w:r>
      </w:ins>
      <w:r>
        <w:rPr>
          <w:rFonts w:ascii="Cambria" w:hAnsi="Cambria"/>
          <w:sz w:val="28"/>
          <w:szCs w:val="28"/>
        </w:rPr>
        <w:t>’</w:t>
      </w:r>
    </w:p>
    <w:p w14:paraId="63B3FD63" w14:textId="76C76B46" w:rsidR="00B52751" w:rsidRDefault="00BB47FE" w:rsidP="00BB47FE">
      <w:pPr>
        <w:spacing w:line="360" w:lineRule="auto"/>
        <w:contextualSpacing/>
        <w:rPr>
          <w:rFonts w:ascii="Cambria" w:hAnsi="Cambria"/>
          <w:sz w:val="28"/>
          <w:szCs w:val="28"/>
        </w:rPr>
      </w:pPr>
      <w:r>
        <w:rPr>
          <w:rFonts w:ascii="Cambria" w:hAnsi="Cambria"/>
          <w:sz w:val="28"/>
          <w:szCs w:val="28"/>
        </w:rPr>
        <w:tab/>
        <w:t xml:space="preserve">Agatha gazed down inscrutably </w:t>
      </w:r>
      <w:del w:id="18897" w:author="Claire S" w:date="2026-05-25T14:49:00Z" w16du:dateUtc="2026-05-25T13:49:00Z">
        <w:r w:rsidDel="00752336">
          <w:rPr>
            <w:rFonts w:ascii="Cambria" w:hAnsi="Cambria"/>
            <w:sz w:val="28"/>
            <w:szCs w:val="28"/>
          </w:rPr>
          <w:delText xml:space="preserve">and </w:delText>
        </w:r>
      </w:del>
      <w:ins w:id="18898" w:author="Claire S" w:date="2026-05-25T14:49:00Z" w16du:dateUtc="2026-05-25T13:49:00Z">
        <w:r w:rsidR="00752336">
          <w:rPr>
            <w:rFonts w:ascii="Cambria" w:hAnsi="Cambria"/>
            <w:sz w:val="28"/>
            <w:szCs w:val="28"/>
          </w:rPr>
          <w:t xml:space="preserve">as </w:t>
        </w:r>
      </w:ins>
      <w:r>
        <w:rPr>
          <w:rFonts w:ascii="Cambria" w:hAnsi="Cambria"/>
          <w:sz w:val="28"/>
          <w:szCs w:val="28"/>
        </w:rPr>
        <w:t>Clara checked the time.</w:t>
      </w:r>
      <w:r w:rsidR="00D867AF">
        <w:rPr>
          <w:rFonts w:ascii="Cambria" w:hAnsi="Cambria"/>
          <w:sz w:val="28"/>
          <w:szCs w:val="28"/>
        </w:rPr>
        <w:t xml:space="preserve"> </w:t>
      </w:r>
      <w:r w:rsidR="005B08C1">
        <w:rPr>
          <w:rFonts w:ascii="Cambria" w:hAnsi="Cambria"/>
          <w:sz w:val="28"/>
          <w:szCs w:val="28"/>
        </w:rPr>
        <w:t>Rayne was late</w:t>
      </w:r>
      <w:r w:rsidR="00B34D2A">
        <w:rPr>
          <w:rFonts w:ascii="Cambria" w:hAnsi="Cambria"/>
          <w:sz w:val="28"/>
          <w:szCs w:val="28"/>
        </w:rPr>
        <w:t>;</w:t>
      </w:r>
      <w:r w:rsidR="005B08C1">
        <w:rPr>
          <w:rFonts w:ascii="Cambria" w:hAnsi="Cambria"/>
          <w:sz w:val="28"/>
          <w:szCs w:val="28"/>
        </w:rPr>
        <w:t xml:space="preserve"> </w:t>
      </w:r>
      <w:r w:rsidR="00F771D3">
        <w:rPr>
          <w:rFonts w:ascii="Cambria" w:hAnsi="Cambria"/>
          <w:sz w:val="28"/>
          <w:szCs w:val="28"/>
        </w:rPr>
        <w:t>annoying</w:t>
      </w:r>
      <w:r w:rsidR="005B08C1">
        <w:rPr>
          <w:rFonts w:ascii="Cambria" w:hAnsi="Cambria"/>
          <w:sz w:val="28"/>
          <w:szCs w:val="28"/>
        </w:rPr>
        <w:t xml:space="preserve">, given </w:t>
      </w:r>
      <w:r>
        <w:rPr>
          <w:rFonts w:ascii="Cambria" w:hAnsi="Cambria"/>
          <w:sz w:val="28"/>
          <w:szCs w:val="28"/>
        </w:rPr>
        <w:t>he’d requested the call</w:t>
      </w:r>
      <w:r w:rsidR="00B34D2A">
        <w:rPr>
          <w:rFonts w:ascii="Cambria" w:hAnsi="Cambria"/>
          <w:sz w:val="28"/>
          <w:szCs w:val="28"/>
        </w:rPr>
        <w:t xml:space="preserve">.  </w:t>
      </w:r>
      <w:r w:rsidR="00F771D3">
        <w:rPr>
          <w:rFonts w:ascii="Cambria" w:hAnsi="Cambria"/>
          <w:sz w:val="28"/>
          <w:szCs w:val="28"/>
        </w:rPr>
        <w:t>A</w:t>
      </w:r>
      <w:r w:rsidR="00B34D2A">
        <w:rPr>
          <w:rFonts w:ascii="Cambria" w:hAnsi="Cambria"/>
          <w:sz w:val="28"/>
          <w:szCs w:val="28"/>
        </w:rPr>
        <w:t>uthors, she’d learn</w:t>
      </w:r>
      <w:ins w:id="18899" w:author="Daisy Watt" w:date="2026-06-16T17:30:00Z" w16du:dateUtc="2026-06-16T16:30:00Z">
        <w:r w:rsidR="00051F4B">
          <w:rPr>
            <w:rFonts w:ascii="Cambria" w:hAnsi="Cambria"/>
            <w:sz w:val="28"/>
            <w:szCs w:val="28"/>
          </w:rPr>
          <w:t>ed</w:t>
        </w:r>
      </w:ins>
      <w:del w:id="18900" w:author="Daisy Watt" w:date="2026-06-16T17:30:00Z" w16du:dateUtc="2026-06-16T16:30:00Z">
        <w:r w:rsidR="00B34D2A" w:rsidDel="00051F4B">
          <w:rPr>
            <w:rFonts w:ascii="Cambria" w:hAnsi="Cambria"/>
            <w:sz w:val="28"/>
            <w:szCs w:val="28"/>
          </w:rPr>
          <w:delText>t</w:delText>
        </w:r>
      </w:del>
      <w:r w:rsidR="00B34D2A">
        <w:rPr>
          <w:rFonts w:ascii="Cambria" w:hAnsi="Cambria"/>
          <w:sz w:val="28"/>
          <w:szCs w:val="28"/>
        </w:rPr>
        <w:t xml:space="preserve"> over this past year, were </w:t>
      </w:r>
      <w:r w:rsidR="005B08C1">
        <w:rPr>
          <w:rFonts w:ascii="Cambria" w:hAnsi="Cambria"/>
          <w:sz w:val="28"/>
          <w:szCs w:val="28"/>
        </w:rPr>
        <w:t xml:space="preserve">all too often </w:t>
      </w:r>
      <w:r w:rsidR="00B34D2A">
        <w:rPr>
          <w:rFonts w:ascii="Cambria" w:hAnsi="Cambria"/>
          <w:sz w:val="28"/>
          <w:szCs w:val="28"/>
        </w:rPr>
        <w:t>a law unto themselves.</w:t>
      </w:r>
    </w:p>
    <w:p w14:paraId="75A50F9C" w14:textId="754D7545" w:rsidR="00ED0B7F" w:rsidRDefault="00ED0B7F" w:rsidP="00CD09E9">
      <w:pPr>
        <w:spacing w:line="360" w:lineRule="auto"/>
        <w:contextualSpacing/>
        <w:rPr>
          <w:rFonts w:ascii="Cambria" w:hAnsi="Cambria"/>
          <w:sz w:val="28"/>
          <w:szCs w:val="28"/>
        </w:rPr>
      </w:pPr>
      <w:r>
        <w:rPr>
          <w:rFonts w:ascii="Cambria" w:hAnsi="Cambria"/>
          <w:sz w:val="28"/>
          <w:szCs w:val="28"/>
        </w:rPr>
        <w:tab/>
      </w:r>
      <w:ins w:id="18901" w:author="Claire S" w:date="2026-06-04T18:07:00Z" w16du:dateUtc="2026-06-04T17:07:00Z">
        <w:r w:rsidR="0067532E">
          <w:rPr>
            <w:rFonts w:ascii="Cambria" w:hAnsi="Cambria"/>
            <w:sz w:val="28"/>
            <w:szCs w:val="28"/>
          </w:rPr>
          <w:t xml:space="preserve">‘Hi!’ </w:t>
        </w:r>
      </w:ins>
      <w:ins w:id="18902" w:author="Claire S" w:date="2026-06-08T16:38:00Z" w16du:dateUtc="2026-06-08T15:38:00Z">
        <w:del w:id="18903" w:author="Daisy Watt" w:date="2026-06-23T13:53:00Z" w16du:dateUtc="2026-06-23T11:53:00Z">
          <w:r w:rsidR="006F5AED" w:rsidDel="00C054CE">
            <w:rPr>
              <w:rFonts w:ascii="Cambria" w:hAnsi="Cambria"/>
              <w:sz w:val="28"/>
              <w:szCs w:val="28"/>
            </w:rPr>
            <w:delText>S</w:delText>
          </w:r>
        </w:del>
      </w:ins>
      <w:ins w:id="18904" w:author="Daisy Watt" w:date="2026-06-23T13:53:00Z" w16du:dateUtc="2026-06-23T11:53:00Z">
        <w:r w:rsidR="00C054CE">
          <w:rPr>
            <w:rFonts w:ascii="Cambria" w:hAnsi="Cambria"/>
            <w:sz w:val="28"/>
            <w:szCs w:val="28"/>
          </w:rPr>
          <w:t>s</w:t>
        </w:r>
      </w:ins>
      <w:ins w:id="18905" w:author="Claire S" w:date="2026-06-08T16:38:00Z" w16du:dateUtc="2026-06-08T15:38:00Z">
        <w:r w:rsidR="006F5AED">
          <w:rPr>
            <w:rFonts w:ascii="Cambria" w:hAnsi="Cambria"/>
            <w:sz w:val="28"/>
            <w:szCs w:val="28"/>
          </w:rPr>
          <w:t xml:space="preserve">he said quickly as </w:t>
        </w:r>
      </w:ins>
      <w:del w:id="18906" w:author="Claire S" w:date="2026-06-04T18:07:00Z" w16du:dateUtc="2026-06-04T17:07:00Z">
        <w:r w:rsidR="00F771D3" w:rsidDel="0067532E">
          <w:rPr>
            <w:rFonts w:ascii="Cambria" w:hAnsi="Cambria"/>
            <w:sz w:val="28"/>
            <w:szCs w:val="28"/>
          </w:rPr>
          <w:delText xml:space="preserve">There was a ping </w:delText>
        </w:r>
        <w:r w:rsidR="00096E8E" w:rsidDel="0067532E">
          <w:rPr>
            <w:rFonts w:ascii="Cambria" w:hAnsi="Cambria"/>
            <w:sz w:val="28"/>
            <w:szCs w:val="28"/>
          </w:rPr>
          <w:delText>on her</w:delText>
        </w:r>
      </w:del>
      <w:ins w:id="18907" w:author="Claire S" w:date="2026-06-08T16:38:00Z" w16du:dateUtc="2026-06-08T15:38:00Z">
        <w:r w:rsidR="006F5AED">
          <w:rPr>
            <w:rFonts w:ascii="Cambria" w:hAnsi="Cambria"/>
            <w:sz w:val="28"/>
            <w:szCs w:val="28"/>
          </w:rPr>
          <w:t>h</w:t>
        </w:r>
      </w:ins>
      <w:ins w:id="18908" w:author="Claire S" w:date="2026-06-04T18:07:00Z" w16du:dateUtc="2026-06-04T17:07:00Z">
        <w:r w:rsidR="0067532E">
          <w:rPr>
            <w:rFonts w:ascii="Cambria" w:hAnsi="Cambria"/>
            <w:sz w:val="28"/>
            <w:szCs w:val="28"/>
          </w:rPr>
          <w:t>er</w:t>
        </w:r>
      </w:ins>
      <w:r w:rsidR="00096E8E">
        <w:rPr>
          <w:rFonts w:ascii="Cambria" w:hAnsi="Cambria"/>
          <w:sz w:val="28"/>
          <w:szCs w:val="28"/>
        </w:rPr>
        <w:t xml:space="preserve"> computer</w:t>
      </w:r>
      <w:ins w:id="18909" w:author="Claire S" w:date="2026-06-04T18:07:00Z" w16du:dateUtc="2026-06-04T17:07:00Z">
        <w:r w:rsidR="0067532E">
          <w:rPr>
            <w:rFonts w:ascii="Cambria" w:hAnsi="Cambria"/>
            <w:sz w:val="28"/>
            <w:szCs w:val="28"/>
          </w:rPr>
          <w:t xml:space="preserve"> pinged</w:t>
        </w:r>
      </w:ins>
      <w:del w:id="18910" w:author="Claire S" w:date="2026-06-04T18:07:00Z" w16du:dateUtc="2026-06-04T17:07:00Z">
        <w:r w:rsidR="00096E8E" w:rsidDel="0067532E">
          <w:rPr>
            <w:rFonts w:ascii="Cambria" w:hAnsi="Cambria"/>
            <w:sz w:val="28"/>
            <w:szCs w:val="28"/>
          </w:rPr>
          <w:delText>,</w:delText>
        </w:r>
      </w:del>
      <w:r w:rsidR="00F771D3">
        <w:rPr>
          <w:rFonts w:ascii="Cambria" w:hAnsi="Cambria"/>
          <w:sz w:val="28"/>
          <w:szCs w:val="28"/>
        </w:rPr>
        <w:t xml:space="preserve"> and </w:t>
      </w:r>
      <w:r w:rsidR="00B34D2A">
        <w:rPr>
          <w:rFonts w:ascii="Cambria" w:hAnsi="Cambria"/>
          <w:sz w:val="28"/>
          <w:szCs w:val="28"/>
        </w:rPr>
        <w:t>Jackson Rayne</w:t>
      </w:r>
      <w:r>
        <w:rPr>
          <w:rFonts w:ascii="Cambria" w:hAnsi="Cambria"/>
          <w:sz w:val="28"/>
          <w:szCs w:val="28"/>
        </w:rPr>
        <w:t xml:space="preserve"> </w:t>
      </w:r>
      <w:del w:id="18911" w:author="Claire S" w:date="2026-06-04T18:09:00Z" w16du:dateUtc="2026-06-04T17:09:00Z">
        <w:r w:rsidDel="002519A7">
          <w:rPr>
            <w:rFonts w:ascii="Cambria" w:hAnsi="Cambria"/>
            <w:sz w:val="28"/>
            <w:szCs w:val="28"/>
          </w:rPr>
          <w:delText>came into view</w:delText>
        </w:r>
      </w:del>
      <w:ins w:id="18912" w:author="Claire S" w:date="2026-06-04T18:09:00Z" w16du:dateUtc="2026-06-04T17:09:00Z">
        <w:r w:rsidR="002519A7">
          <w:rPr>
            <w:rFonts w:ascii="Cambria" w:hAnsi="Cambria"/>
            <w:sz w:val="28"/>
            <w:szCs w:val="28"/>
          </w:rPr>
          <w:t>appeared</w:t>
        </w:r>
      </w:ins>
      <w:r w:rsidR="0069590D">
        <w:rPr>
          <w:rFonts w:ascii="Cambria" w:hAnsi="Cambria"/>
          <w:sz w:val="28"/>
          <w:szCs w:val="28"/>
        </w:rPr>
        <w:t xml:space="preserve">, wearing a </w:t>
      </w:r>
      <w:r w:rsidR="0069590D">
        <w:rPr>
          <w:rFonts w:ascii="Cambria" w:hAnsi="Cambria"/>
          <w:bCs/>
          <w:sz w:val="28"/>
          <w:szCs w:val="28"/>
        </w:rPr>
        <w:t>red Ralph Lauren polo</w:t>
      </w:r>
      <w:ins w:id="18913" w:author="Daisy Watt" w:date="2026-06-23T13:53:00Z" w16du:dateUtc="2026-06-23T11:53:00Z">
        <w:r w:rsidR="00BF2B94">
          <w:rPr>
            <w:rFonts w:ascii="Cambria" w:hAnsi="Cambria"/>
            <w:bCs/>
            <w:sz w:val="28"/>
            <w:szCs w:val="28"/>
          </w:rPr>
          <w:t xml:space="preserve"> </w:t>
        </w:r>
      </w:ins>
      <w:del w:id="18914" w:author="Daisy Watt" w:date="2026-06-23T13:53:00Z" w16du:dateUtc="2026-06-23T11:53:00Z">
        <w:r w:rsidR="0069590D" w:rsidDel="00BF2B94">
          <w:rPr>
            <w:rFonts w:ascii="Cambria" w:hAnsi="Cambria"/>
            <w:bCs/>
            <w:sz w:val="28"/>
            <w:szCs w:val="28"/>
          </w:rPr>
          <w:delText>-</w:delText>
        </w:r>
      </w:del>
      <w:r w:rsidR="0069590D">
        <w:rPr>
          <w:rFonts w:ascii="Cambria" w:hAnsi="Cambria"/>
          <w:bCs/>
          <w:sz w:val="28"/>
          <w:szCs w:val="28"/>
        </w:rPr>
        <w:t>shirt</w:t>
      </w:r>
      <w:r>
        <w:rPr>
          <w:rFonts w:ascii="Cambria" w:hAnsi="Cambria"/>
          <w:sz w:val="28"/>
          <w:szCs w:val="28"/>
        </w:rPr>
        <w:t xml:space="preserve">. </w:t>
      </w:r>
      <w:r w:rsidR="0069590D">
        <w:rPr>
          <w:rFonts w:ascii="Cambria" w:hAnsi="Cambria"/>
          <w:sz w:val="28"/>
          <w:szCs w:val="28"/>
        </w:rPr>
        <w:t>It seemed quite</w:t>
      </w:r>
      <w:del w:id="18915" w:author="Daisy Watt" w:date="2026-06-23T13:54:00Z" w16du:dateUtc="2026-06-23T11:54:00Z">
        <w:r w:rsidR="0069590D" w:rsidDel="00204C15">
          <w:rPr>
            <w:rFonts w:ascii="Cambria" w:hAnsi="Cambria"/>
            <w:sz w:val="28"/>
            <w:szCs w:val="28"/>
          </w:rPr>
          <w:delText xml:space="preserve"> </w:delText>
        </w:r>
        <w:r w:rsidR="00830E9D" w:rsidDel="00204C15">
          <w:rPr>
            <w:rFonts w:ascii="Cambria" w:hAnsi="Cambria"/>
            <w:sz w:val="28"/>
            <w:szCs w:val="28"/>
          </w:rPr>
          <w:delText>–</w:delText>
        </w:r>
      </w:del>
      <w:r w:rsidR="00434579">
        <w:rPr>
          <w:rFonts w:ascii="Cambria" w:hAnsi="Cambria"/>
          <w:sz w:val="28"/>
          <w:szCs w:val="28"/>
        </w:rPr>
        <w:t xml:space="preserve"> </w:t>
      </w:r>
      <w:r w:rsidR="0069590D">
        <w:rPr>
          <w:rFonts w:ascii="Cambria" w:hAnsi="Cambria"/>
          <w:sz w:val="28"/>
          <w:szCs w:val="28"/>
        </w:rPr>
        <w:t>tight</w:t>
      </w:r>
      <w:r w:rsidR="00830E9D">
        <w:rPr>
          <w:rFonts w:ascii="Cambria" w:hAnsi="Cambria"/>
          <w:sz w:val="28"/>
          <w:szCs w:val="28"/>
        </w:rPr>
        <w:t xml:space="preserve">, </w:t>
      </w:r>
      <w:ins w:id="18916" w:author="Daisy Watt" w:date="2026-06-23T13:54:00Z" w16du:dateUtc="2026-06-23T11:54:00Z">
        <w:r w:rsidR="004568EB">
          <w:rPr>
            <w:rFonts w:ascii="Cambria" w:hAnsi="Cambria"/>
            <w:sz w:val="28"/>
            <w:szCs w:val="28"/>
          </w:rPr>
          <w:t xml:space="preserve">and </w:t>
        </w:r>
      </w:ins>
      <w:r w:rsidR="00830E9D">
        <w:rPr>
          <w:rFonts w:ascii="Cambria" w:hAnsi="Cambria"/>
          <w:sz w:val="28"/>
          <w:szCs w:val="28"/>
        </w:rPr>
        <w:t xml:space="preserve">a bad tattoo of a </w:t>
      </w:r>
      <w:del w:id="18917" w:author="Claire S" w:date="2026-06-04T18:07:00Z" w16du:dateUtc="2026-06-04T17:07:00Z">
        <w:r w:rsidR="00830E9D" w:rsidDel="008A5AA4">
          <w:rPr>
            <w:rFonts w:ascii="Cambria" w:hAnsi="Cambria"/>
            <w:sz w:val="28"/>
            <w:szCs w:val="28"/>
          </w:rPr>
          <w:delText xml:space="preserve">bowl </w:delText>
        </w:r>
      </w:del>
      <w:ins w:id="18918" w:author="Claire S" w:date="2026-06-04T18:07:00Z" w16du:dateUtc="2026-06-04T17:07:00Z">
        <w:r w:rsidR="008A5AA4">
          <w:rPr>
            <w:rFonts w:ascii="Cambria" w:hAnsi="Cambria"/>
            <w:sz w:val="28"/>
            <w:szCs w:val="28"/>
          </w:rPr>
          <w:t>woman’s face</w:t>
        </w:r>
      </w:ins>
      <w:del w:id="18919" w:author="Claire S" w:date="2026-06-04T18:07:00Z" w16du:dateUtc="2026-06-04T17:07:00Z">
        <w:r w:rsidR="00830E9D" w:rsidDel="008A5AA4">
          <w:rPr>
            <w:rFonts w:ascii="Cambria" w:hAnsi="Cambria"/>
            <w:sz w:val="28"/>
            <w:szCs w:val="28"/>
          </w:rPr>
          <w:delText xml:space="preserve">of cherries </w:delText>
        </w:r>
      </w:del>
      <w:ins w:id="18920" w:author="Claire S" w:date="2026-06-04T18:07:00Z" w16du:dateUtc="2026-06-04T17:07:00Z">
        <w:r w:rsidR="008A5AA4">
          <w:rPr>
            <w:rFonts w:ascii="Cambria" w:hAnsi="Cambria"/>
            <w:sz w:val="28"/>
            <w:szCs w:val="28"/>
          </w:rPr>
          <w:t xml:space="preserve"> </w:t>
        </w:r>
      </w:ins>
      <w:r w:rsidR="00830E9D">
        <w:rPr>
          <w:rFonts w:ascii="Cambria" w:hAnsi="Cambria"/>
          <w:sz w:val="28"/>
          <w:szCs w:val="28"/>
        </w:rPr>
        <w:t>po</w:t>
      </w:r>
      <w:ins w:id="18921" w:author="Daisy Watt" w:date="2026-06-23T13:54:00Z" w16du:dateUtc="2026-06-23T11:54:00Z">
        <w:r w:rsidR="006328DA">
          <w:rPr>
            <w:rFonts w:ascii="Cambria" w:hAnsi="Cambria"/>
            <w:sz w:val="28"/>
            <w:szCs w:val="28"/>
          </w:rPr>
          <w:t>ked</w:t>
        </w:r>
      </w:ins>
      <w:del w:id="18922" w:author="Daisy Watt" w:date="2026-06-23T13:54:00Z" w16du:dateUtc="2026-06-23T11:54:00Z">
        <w:r w:rsidR="00830E9D" w:rsidDel="006328DA">
          <w:rPr>
            <w:rFonts w:ascii="Cambria" w:hAnsi="Cambria"/>
            <w:sz w:val="28"/>
            <w:szCs w:val="28"/>
          </w:rPr>
          <w:delText>king</w:delText>
        </w:r>
      </w:del>
      <w:r w:rsidR="00830E9D">
        <w:rPr>
          <w:rFonts w:ascii="Cambria" w:hAnsi="Cambria"/>
          <w:sz w:val="28"/>
          <w:szCs w:val="28"/>
        </w:rPr>
        <w:t xml:space="preserve"> out </w:t>
      </w:r>
      <w:del w:id="18923" w:author="Daisy Watt" w:date="2026-06-23T13:54:00Z" w16du:dateUtc="2026-06-23T11:54:00Z">
        <w:r w:rsidR="00830E9D" w:rsidDel="006328DA">
          <w:rPr>
            <w:rFonts w:ascii="Cambria" w:hAnsi="Cambria"/>
            <w:sz w:val="28"/>
            <w:szCs w:val="28"/>
          </w:rPr>
          <w:delText>of</w:delText>
        </w:r>
      </w:del>
      <w:ins w:id="18924" w:author="Daisy Watt" w:date="2026-06-23T13:54:00Z" w16du:dateUtc="2026-06-23T11:54:00Z">
        <w:r w:rsidR="006328DA">
          <w:rPr>
            <w:rFonts w:ascii="Cambria" w:hAnsi="Cambria"/>
            <w:sz w:val="28"/>
            <w:szCs w:val="28"/>
          </w:rPr>
          <w:t>from</w:t>
        </w:r>
      </w:ins>
      <w:r w:rsidR="00830E9D">
        <w:rPr>
          <w:rFonts w:ascii="Cambria" w:hAnsi="Cambria"/>
          <w:sz w:val="28"/>
          <w:szCs w:val="28"/>
        </w:rPr>
        <w:t xml:space="preserve"> one arm</w:t>
      </w:r>
      <w:r w:rsidR="0069590D">
        <w:rPr>
          <w:rFonts w:ascii="Cambria" w:hAnsi="Cambria"/>
          <w:sz w:val="28"/>
          <w:szCs w:val="28"/>
        </w:rPr>
        <w:t>.</w:t>
      </w:r>
    </w:p>
    <w:p w14:paraId="6A8C07A9" w14:textId="26DF1684" w:rsidR="006F5AED" w:rsidDel="006F5AED" w:rsidRDefault="006F5AED" w:rsidP="006F5AED">
      <w:pPr>
        <w:spacing w:line="360" w:lineRule="auto"/>
        <w:ind w:firstLine="720"/>
        <w:contextualSpacing/>
        <w:rPr>
          <w:del w:id="18925" w:author="Claire S" w:date="2026-06-08T16:38:00Z" w16du:dateUtc="2026-06-08T15:38:00Z"/>
          <w:moveTo w:id="18926" w:author="Claire S" w:date="2026-06-08T16:38:00Z" w16du:dateUtc="2026-06-08T15:38:00Z"/>
          <w:rFonts w:ascii="Cambria" w:hAnsi="Cambria"/>
          <w:sz w:val="28"/>
          <w:szCs w:val="28"/>
        </w:rPr>
      </w:pPr>
      <w:moveToRangeStart w:id="18927" w:author="Claire S" w:date="2026-06-08T16:38:00Z" w:name="move231829150"/>
      <w:moveTo w:id="18928" w:author="Claire S" w:date="2026-06-08T16:38:00Z" w16du:dateUtc="2026-06-08T15:38:00Z">
        <w:r>
          <w:rPr>
            <w:rFonts w:ascii="Cambria" w:hAnsi="Cambria"/>
            <w:sz w:val="28"/>
            <w:szCs w:val="28"/>
          </w:rPr>
          <w:t>‘Nice to see you</w:t>
        </w:r>
      </w:moveTo>
      <w:ins w:id="18929" w:author="Claire S" w:date="2026-06-08T16:38:00Z" w16du:dateUtc="2026-06-08T15:38:00Z">
        <w:del w:id="18930" w:author="Daisy Watt" w:date="2026-06-23T13:54:00Z" w16du:dateUtc="2026-06-23T11:54:00Z">
          <w:r w:rsidDel="00664CA9">
            <w:rPr>
              <w:rFonts w:ascii="Cambria" w:hAnsi="Cambria"/>
              <w:sz w:val="28"/>
              <w:szCs w:val="28"/>
            </w:rPr>
            <w:delText>,</w:delText>
          </w:r>
        </w:del>
      </w:ins>
      <w:ins w:id="18931" w:author="Daisy Watt" w:date="2026-06-23T13:54:00Z" w16du:dateUtc="2026-06-23T11:54:00Z">
        <w:r w:rsidR="00664CA9">
          <w:rPr>
            <w:rFonts w:ascii="Cambria" w:hAnsi="Cambria"/>
            <w:sz w:val="28"/>
            <w:szCs w:val="28"/>
          </w:rPr>
          <w:t>.</w:t>
        </w:r>
      </w:ins>
      <w:ins w:id="18932" w:author="Claire S" w:date="2026-06-08T16:38:00Z" w16du:dateUtc="2026-06-08T15:38:00Z">
        <w:r>
          <w:rPr>
            <w:rFonts w:ascii="Cambria" w:hAnsi="Cambria"/>
            <w:sz w:val="28"/>
            <w:szCs w:val="28"/>
          </w:rPr>
          <w:t xml:space="preserve">’ </w:t>
        </w:r>
      </w:ins>
      <w:moveTo w:id="18933" w:author="Claire S" w:date="2026-06-08T16:38:00Z" w16du:dateUtc="2026-06-08T15:38:00Z">
        <w:del w:id="18934" w:author="Claire S" w:date="2026-06-08T16:38:00Z" w16du:dateUtc="2026-06-08T15:38:00Z">
          <w:r w:rsidDel="006F5AED">
            <w:rPr>
              <w:rFonts w:ascii="Cambria" w:hAnsi="Cambria"/>
              <w:sz w:val="28"/>
              <w:szCs w:val="28"/>
            </w:rPr>
            <w:delText>.’</w:delText>
          </w:r>
        </w:del>
      </w:moveTo>
    </w:p>
    <w:moveToRangeEnd w:id="18927"/>
    <w:p w14:paraId="76E288F3" w14:textId="28088967" w:rsidR="00434579" w:rsidRDefault="00434579" w:rsidP="006F5AED">
      <w:pPr>
        <w:spacing w:line="360" w:lineRule="auto"/>
        <w:ind w:firstLine="720"/>
        <w:contextualSpacing/>
        <w:rPr>
          <w:rFonts w:ascii="Cambria" w:hAnsi="Cambria"/>
          <w:sz w:val="28"/>
          <w:szCs w:val="28"/>
        </w:rPr>
      </w:pPr>
      <w:del w:id="18935" w:author="Claire S" w:date="2026-06-08T16:38:00Z" w16du:dateUtc="2026-06-08T15:38:00Z">
        <w:r w:rsidDel="006F5AED">
          <w:rPr>
            <w:rFonts w:ascii="Cambria" w:hAnsi="Cambria"/>
            <w:sz w:val="28"/>
            <w:szCs w:val="28"/>
          </w:rPr>
          <w:delText xml:space="preserve">‘Hey!’ </w:delText>
        </w:r>
      </w:del>
      <w:r>
        <w:rPr>
          <w:rFonts w:ascii="Cambria" w:hAnsi="Cambria"/>
          <w:sz w:val="28"/>
          <w:szCs w:val="28"/>
        </w:rPr>
        <w:t xml:space="preserve">Clara smiled politely. </w:t>
      </w:r>
      <w:moveFromRangeStart w:id="18936" w:author="Claire S" w:date="2026-06-08T16:38:00Z" w:name="move231829150"/>
      <w:moveFrom w:id="18937" w:author="Claire S" w:date="2026-06-08T16:38:00Z" w16du:dateUtc="2026-06-08T15:38:00Z">
        <w:r w:rsidDel="006F5AED">
          <w:rPr>
            <w:rFonts w:ascii="Cambria" w:hAnsi="Cambria"/>
            <w:sz w:val="28"/>
            <w:szCs w:val="28"/>
          </w:rPr>
          <w:t>‘Nice to see you.’</w:t>
        </w:r>
      </w:moveFrom>
      <w:moveFromRangeEnd w:id="18936"/>
    </w:p>
    <w:p w14:paraId="00039D88" w14:textId="03930096" w:rsidR="00ED0B7F" w:rsidRPr="00B34D2A" w:rsidRDefault="00ED0B7F" w:rsidP="00B34D2A">
      <w:pPr>
        <w:spacing w:line="360" w:lineRule="auto"/>
        <w:contextualSpacing/>
        <w:rPr>
          <w:rFonts w:ascii="Cambria" w:hAnsi="Cambria"/>
          <w:sz w:val="28"/>
          <w:szCs w:val="28"/>
        </w:rPr>
      </w:pPr>
      <w:r>
        <w:rPr>
          <w:rFonts w:ascii="Cambria" w:hAnsi="Cambria"/>
          <w:sz w:val="28"/>
          <w:szCs w:val="28"/>
        </w:rPr>
        <w:tab/>
      </w:r>
      <w:r w:rsidR="00B34D2A">
        <w:rPr>
          <w:rFonts w:ascii="Cambria" w:hAnsi="Cambria"/>
          <w:sz w:val="28"/>
          <w:szCs w:val="28"/>
        </w:rPr>
        <w:t>‘</w:t>
      </w:r>
      <w:r w:rsidR="00B34D2A">
        <w:rPr>
          <w:rFonts w:ascii="Cambria" w:hAnsi="Cambria"/>
          <w:bCs/>
          <w:sz w:val="28"/>
          <w:szCs w:val="28"/>
        </w:rPr>
        <w:t xml:space="preserve">Alright there, </w:t>
      </w:r>
      <w:del w:id="18938" w:author="Claire S" w:date="2026-05-25T14:49:00Z" w16du:dateUtc="2026-05-25T13:49:00Z">
        <w:r w:rsidR="00B34D2A" w:rsidDel="00CD6E96">
          <w:rPr>
            <w:rFonts w:ascii="Cambria" w:hAnsi="Cambria"/>
            <w:bCs/>
            <w:sz w:val="28"/>
            <w:szCs w:val="28"/>
          </w:rPr>
          <w:delText>Clara</w:delText>
        </w:r>
      </w:del>
      <w:ins w:id="18939" w:author="Claire S" w:date="2026-05-25T14:49:00Z" w16du:dateUtc="2026-05-25T13:49:00Z">
        <w:r w:rsidR="00CD6E96">
          <w:rPr>
            <w:rFonts w:ascii="Cambria" w:hAnsi="Cambria"/>
            <w:bCs/>
            <w:sz w:val="28"/>
            <w:szCs w:val="28"/>
          </w:rPr>
          <w:t>babes</w:t>
        </w:r>
      </w:ins>
      <w:r w:rsidR="00B34D2A">
        <w:rPr>
          <w:rFonts w:ascii="Cambria" w:hAnsi="Cambria"/>
          <w:bCs/>
          <w:sz w:val="28"/>
          <w:szCs w:val="28"/>
        </w:rPr>
        <w:t xml:space="preserve">.’ </w:t>
      </w:r>
      <w:del w:id="18940" w:author="Claire S" w:date="2026-06-08T16:39:00Z" w16du:dateUtc="2026-06-08T15:39:00Z">
        <w:r w:rsidR="00B6747B" w:rsidDel="006F5AED">
          <w:rPr>
            <w:rFonts w:ascii="Cambria" w:hAnsi="Cambria"/>
            <w:sz w:val="28"/>
            <w:szCs w:val="28"/>
          </w:rPr>
          <w:delText xml:space="preserve">He </w:delText>
        </w:r>
      </w:del>
      <w:ins w:id="18941" w:author="Claire S" w:date="2026-06-08T16:39:00Z" w16du:dateUtc="2026-06-08T15:39:00Z">
        <w:r w:rsidR="006F5AED">
          <w:rPr>
            <w:rFonts w:ascii="Cambria" w:hAnsi="Cambria"/>
            <w:sz w:val="28"/>
            <w:szCs w:val="28"/>
          </w:rPr>
          <w:t xml:space="preserve">Rayne </w:t>
        </w:r>
      </w:ins>
      <w:r w:rsidR="00B6747B">
        <w:rPr>
          <w:rFonts w:ascii="Cambria" w:hAnsi="Cambria"/>
          <w:sz w:val="28"/>
          <w:szCs w:val="28"/>
        </w:rPr>
        <w:t xml:space="preserve">looked like he was in a hotel room; a very </w:t>
      </w:r>
      <w:del w:id="18942" w:author="Claire S" w:date="2026-06-08T16:39:00Z" w16du:dateUtc="2026-06-08T15:39:00Z">
        <w:r w:rsidR="00434579" w:rsidDel="006F5AED">
          <w:rPr>
            <w:rFonts w:ascii="Cambria" w:hAnsi="Cambria"/>
            <w:sz w:val="28"/>
            <w:szCs w:val="28"/>
          </w:rPr>
          <w:delText xml:space="preserve">expensive </w:delText>
        </w:r>
      </w:del>
      <w:ins w:id="18943" w:author="Claire S" w:date="2026-06-08T16:39:00Z" w16du:dateUtc="2026-06-08T15:39:00Z">
        <w:r w:rsidR="006F5AED">
          <w:rPr>
            <w:rFonts w:ascii="Cambria" w:hAnsi="Cambria"/>
            <w:sz w:val="28"/>
            <w:szCs w:val="28"/>
          </w:rPr>
          <w:t xml:space="preserve">posh </w:t>
        </w:r>
      </w:ins>
      <w:r w:rsidR="00B6747B">
        <w:rPr>
          <w:rFonts w:ascii="Cambria" w:hAnsi="Cambria"/>
          <w:sz w:val="28"/>
          <w:szCs w:val="28"/>
        </w:rPr>
        <w:t>one.</w:t>
      </w:r>
      <w:r w:rsidR="00B34D2A">
        <w:rPr>
          <w:rFonts w:ascii="Cambria" w:hAnsi="Cambria"/>
          <w:sz w:val="28"/>
          <w:szCs w:val="28"/>
        </w:rPr>
        <w:t xml:space="preserve"> </w:t>
      </w:r>
      <w:r>
        <w:rPr>
          <w:rFonts w:ascii="Cambria" w:hAnsi="Cambria"/>
          <w:bCs/>
          <w:sz w:val="28"/>
          <w:szCs w:val="28"/>
        </w:rPr>
        <w:t>‘</w:t>
      </w:r>
      <w:r w:rsidR="00E16A4C">
        <w:rPr>
          <w:rFonts w:ascii="Cambria" w:hAnsi="Cambria"/>
          <w:bCs/>
          <w:sz w:val="28"/>
          <w:szCs w:val="28"/>
        </w:rPr>
        <w:t>So</w:t>
      </w:r>
      <w:ins w:id="18944" w:author="Daisy Watt" w:date="2026-06-23T13:54:00Z" w16du:dateUtc="2026-06-23T11:54:00Z">
        <w:r w:rsidR="001B0AD9">
          <w:rPr>
            <w:rFonts w:ascii="Cambria" w:hAnsi="Cambria"/>
            <w:bCs/>
            <w:sz w:val="28"/>
            <w:szCs w:val="28"/>
          </w:rPr>
          <w:t>,</w:t>
        </w:r>
      </w:ins>
      <w:r w:rsidR="00E16A4C">
        <w:rPr>
          <w:rFonts w:ascii="Cambria" w:hAnsi="Cambria"/>
          <w:bCs/>
          <w:sz w:val="28"/>
          <w:szCs w:val="28"/>
        </w:rPr>
        <w:t xml:space="preserve"> </w:t>
      </w:r>
      <w:del w:id="18945" w:author="Claire S" w:date="2026-05-25T14:49:00Z" w16du:dateUtc="2026-05-25T13:49:00Z">
        <w:r w:rsidR="00E16A4C" w:rsidDel="00CD6E96">
          <w:rPr>
            <w:rFonts w:ascii="Cambria" w:hAnsi="Cambria"/>
            <w:bCs/>
            <w:sz w:val="28"/>
            <w:szCs w:val="28"/>
          </w:rPr>
          <w:delText xml:space="preserve">this is </w:delText>
        </w:r>
      </w:del>
      <w:r w:rsidR="00E16A4C">
        <w:rPr>
          <w:rFonts w:ascii="Cambria" w:hAnsi="Cambria"/>
          <w:bCs/>
          <w:sz w:val="28"/>
          <w:szCs w:val="28"/>
        </w:rPr>
        <w:t>a bit of a c</w:t>
      </w:r>
      <w:r>
        <w:rPr>
          <w:rFonts w:ascii="Cambria" w:hAnsi="Cambria"/>
          <w:bCs/>
          <w:sz w:val="28"/>
          <w:szCs w:val="28"/>
        </w:rPr>
        <w:t>elebrati</w:t>
      </w:r>
      <w:r w:rsidR="00E16A4C">
        <w:rPr>
          <w:rFonts w:ascii="Cambria" w:hAnsi="Cambria"/>
          <w:bCs/>
          <w:sz w:val="28"/>
          <w:szCs w:val="28"/>
        </w:rPr>
        <w:t>on</w:t>
      </w:r>
      <w:r>
        <w:rPr>
          <w:rFonts w:ascii="Cambria" w:hAnsi="Cambria"/>
          <w:bCs/>
          <w:sz w:val="28"/>
          <w:szCs w:val="28"/>
        </w:rPr>
        <w:t xml:space="preserve">, </w:t>
      </w:r>
      <w:r w:rsidR="00E16A4C">
        <w:rPr>
          <w:rFonts w:ascii="Cambria" w:hAnsi="Cambria"/>
          <w:bCs/>
          <w:sz w:val="28"/>
          <w:szCs w:val="28"/>
        </w:rPr>
        <w:t>eh</w:t>
      </w:r>
      <w:r>
        <w:rPr>
          <w:rFonts w:ascii="Cambria" w:hAnsi="Cambria"/>
          <w:bCs/>
          <w:sz w:val="28"/>
          <w:szCs w:val="28"/>
        </w:rPr>
        <w:t>?</w:t>
      </w:r>
      <w:ins w:id="18946" w:author="Claire S" w:date="2026-05-25T14:49:00Z" w16du:dateUtc="2026-05-25T13:49:00Z">
        <w:r w:rsidR="00C529E8">
          <w:rPr>
            <w:rFonts w:ascii="Cambria" w:hAnsi="Cambria"/>
            <w:bCs/>
            <w:sz w:val="28"/>
            <w:szCs w:val="28"/>
          </w:rPr>
          <w:t xml:space="preserve"> You and me.</w:t>
        </w:r>
      </w:ins>
      <w:r>
        <w:rPr>
          <w:rFonts w:ascii="Cambria" w:hAnsi="Cambria"/>
          <w:bCs/>
          <w:sz w:val="28"/>
          <w:szCs w:val="28"/>
        </w:rPr>
        <w:t xml:space="preserve">’ </w:t>
      </w:r>
      <w:r w:rsidR="00E16A4C">
        <w:rPr>
          <w:rFonts w:ascii="Cambria" w:hAnsi="Cambria"/>
          <w:bCs/>
          <w:sz w:val="28"/>
          <w:szCs w:val="28"/>
        </w:rPr>
        <w:t>T</w:t>
      </w:r>
      <w:r>
        <w:rPr>
          <w:rFonts w:ascii="Cambria" w:hAnsi="Cambria"/>
          <w:bCs/>
          <w:sz w:val="28"/>
          <w:szCs w:val="28"/>
        </w:rPr>
        <w:t xml:space="preserve">he author’s steely eyes creased as he </w:t>
      </w:r>
      <w:del w:id="18947" w:author="Daisy Watt" w:date="2026-06-23T13:55:00Z" w16du:dateUtc="2026-06-23T11:55:00Z">
        <w:r w:rsidDel="00AF5228">
          <w:rPr>
            <w:rFonts w:ascii="Cambria" w:hAnsi="Cambria"/>
            <w:bCs/>
            <w:sz w:val="28"/>
            <w:szCs w:val="28"/>
          </w:rPr>
          <w:delText>gazed</w:delText>
        </w:r>
      </w:del>
      <w:ins w:id="18948" w:author="Daisy Watt" w:date="2026-06-23T13:55:00Z" w16du:dateUtc="2026-06-23T11:55:00Z">
        <w:r w:rsidR="00AF5228">
          <w:rPr>
            <w:rFonts w:ascii="Cambria" w:hAnsi="Cambria"/>
            <w:bCs/>
            <w:sz w:val="28"/>
            <w:szCs w:val="28"/>
          </w:rPr>
          <w:t>stared</w:t>
        </w:r>
      </w:ins>
      <w:r>
        <w:rPr>
          <w:rFonts w:ascii="Cambria" w:hAnsi="Cambria"/>
          <w:bCs/>
          <w:sz w:val="28"/>
          <w:szCs w:val="28"/>
        </w:rPr>
        <w:t xml:space="preserve"> </w:t>
      </w:r>
      <w:del w:id="18949" w:author="Claire S" w:date="2026-05-25T14:49:00Z" w16du:dateUtc="2026-05-25T13:49:00Z">
        <w:r w:rsidDel="00C529E8">
          <w:rPr>
            <w:rFonts w:ascii="Cambria" w:hAnsi="Cambria"/>
            <w:bCs/>
            <w:sz w:val="28"/>
            <w:szCs w:val="28"/>
          </w:rPr>
          <w:delText>at her</w:delText>
        </w:r>
        <w:r w:rsidR="00E16A4C" w:rsidDel="00C529E8">
          <w:rPr>
            <w:rFonts w:ascii="Cambria" w:hAnsi="Cambria"/>
            <w:bCs/>
            <w:sz w:val="28"/>
            <w:szCs w:val="28"/>
          </w:rPr>
          <w:delText xml:space="preserve"> </w:delText>
        </w:r>
      </w:del>
      <w:r w:rsidR="00E16A4C">
        <w:rPr>
          <w:rFonts w:ascii="Cambria" w:hAnsi="Cambria"/>
          <w:bCs/>
          <w:sz w:val="28"/>
          <w:szCs w:val="28"/>
        </w:rPr>
        <w:t>through the screen</w:t>
      </w:r>
      <w:r>
        <w:rPr>
          <w:rFonts w:ascii="Cambria" w:hAnsi="Cambria"/>
          <w:bCs/>
          <w:sz w:val="28"/>
          <w:szCs w:val="28"/>
        </w:rPr>
        <w:t>. ‘New beginnings.’</w:t>
      </w:r>
    </w:p>
    <w:p w14:paraId="25BF15F1" w14:textId="334875A1" w:rsidR="00ED0B7F" w:rsidRDefault="00ED0B7F" w:rsidP="00ED0B7F">
      <w:pPr>
        <w:spacing w:line="360" w:lineRule="auto"/>
        <w:ind w:firstLine="720"/>
        <w:contextualSpacing/>
        <w:rPr>
          <w:rFonts w:ascii="Cambria" w:hAnsi="Cambria"/>
          <w:bCs/>
          <w:sz w:val="28"/>
          <w:szCs w:val="28"/>
        </w:rPr>
      </w:pPr>
      <w:r>
        <w:rPr>
          <w:rFonts w:ascii="Cambria" w:hAnsi="Cambria"/>
          <w:bCs/>
          <w:sz w:val="28"/>
          <w:szCs w:val="28"/>
        </w:rPr>
        <w:t>‘Oh, yes.’ But Clara had a sudden awful vision of Dex, hanging in his office</w:t>
      </w:r>
      <w:r w:rsidR="007B7FB1">
        <w:rPr>
          <w:rFonts w:ascii="Cambria" w:hAnsi="Cambria"/>
          <w:bCs/>
          <w:sz w:val="28"/>
          <w:szCs w:val="28"/>
        </w:rPr>
        <w:t xml:space="preserve"> not far from where she sat now</w:t>
      </w:r>
      <w:r>
        <w:rPr>
          <w:rFonts w:ascii="Cambria" w:hAnsi="Cambria"/>
          <w:bCs/>
          <w:sz w:val="28"/>
          <w:szCs w:val="28"/>
        </w:rPr>
        <w:t>. ‘And ends,’ she said, without thinking. ‘Dex, I mean.’</w:t>
      </w:r>
    </w:p>
    <w:p w14:paraId="2EB9867C" w14:textId="35E56440" w:rsidR="00ED0B7F" w:rsidRDefault="00ED0B7F" w:rsidP="00ED0B7F">
      <w:pPr>
        <w:spacing w:line="360" w:lineRule="auto"/>
        <w:ind w:firstLine="720"/>
        <w:contextualSpacing/>
        <w:rPr>
          <w:rFonts w:ascii="Cambria" w:hAnsi="Cambria"/>
          <w:bCs/>
          <w:sz w:val="28"/>
          <w:szCs w:val="28"/>
        </w:rPr>
      </w:pPr>
      <w:r>
        <w:rPr>
          <w:rFonts w:ascii="Cambria" w:hAnsi="Cambria"/>
          <w:bCs/>
          <w:sz w:val="28"/>
          <w:szCs w:val="28"/>
        </w:rPr>
        <w:t xml:space="preserve">‘Yeah, course.’ Did Jackson’s face fall a little? ‘We </w:t>
      </w:r>
      <w:r w:rsidR="005F6B3A">
        <w:rPr>
          <w:rFonts w:ascii="Cambria" w:hAnsi="Cambria"/>
          <w:bCs/>
          <w:sz w:val="28"/>
          <w:szCs w:val="28"/>
        </w:rPr>
        <w:t>must remember</w:t>
      </w:r>
      <w:r>
        <w:rPr>
          <w:rFonts w:ascii="Cambria" w:hAnsi="Cambria"/>
          <w:bCs/>
          <w:sz w:val="28"/>
          <w:szCs w:val="28"/>
        </w:rPr>
        <w:t xml:space="preserve"> old Dexy, poor sod.  Who’d have thunk he was suicidal, eh?’</w:t>
      </w:r>
    </w:p>
    <w:p w14:paraId="1E6912BC" w14:textId="55F1341F" w:rsidR="00ED0B7F" w:rsidRDefault="00ED0B7F" w:rsidP="00ED0B7F">
      <w:pPr>
        <w:spacing w:line="360" w:lineRule="auto"/>
        <w:ind w:firstLine="720"/>
        <w:contextualSpacing/>
        <w:rPr>
          <w:rFonts w:ascii="Cambria" w:hAnsi="Cambria"/>
          <w:bCs/>
          <w:sz w:val="28"/>
          <w:szCs w:val="28"/>
        </w:rPr>
      </w:pPr>
      <w:r w:rsidRPr="00584983">
        <w:rPr>
          <w:rFonts w:ascii="Cambria" w:hAnsi="Cambria"/>
          <w:bCs/>
          <w:i/>
          <w:iCs/>
          <w:sz w:val="28"/>
          <w:szCs w:val="28"/>
        </w:rPr>
        <w:t>Thunk</w:t>
      </w:r>
      <w:r>
        <w:rPr>
          <w:rFonts w:ascii="Cambria" w:hAnsi="Cambria"/>
          <w:bCs/>
          <w:sz w:val="28"/>
          <w:szCs w:val="28"/>
        </w:rPr>
        <w:t xml:space="preserve">? ‘But he wasn’t suicidal, was he?’ Clara </w:t>
      </w:r>
      <w:r w:rsidR="005F6B3A">
        <w:rPr>
          <w:rFonts w:ascii="Cambria" w:hAnsi="Cambria"/>
          <w:bCs/>
          <w:sz w:val="28"/>
          <w:szCs w:val="28"/>
        </w:rPr>
        <w:t>gazed at</w:t>
      </w:r>
      <w:r>
        <w:rPr>
          <w:rFonts w:ascii="Cambria" w:hAnsi="Cambria"/>
          <w:bCs/>
          <w:sz w:val="28"/>
          <w:szCs w:val="28"/>
        </w:rPr>
        <w:t xml:space="preserve"> Jackson, but he was fiddling with </w:t>
      </w:r>
      <w:r w:rsidR="005F6B3A">
        <w:rPr>
          <w:rFonts w:ascii="Cambria" w:hAnsi="Cambria"/>
          <w:bCs/>
          <w:sz w:val="28"/>
          <w:szCs w:val="28"/>
        </w:rPr>
        <w:t xml:space="preserve">something out of sight </w:t>
      </w:r>
      <w:del w:id="18950" w:author="Daisy Watt" w:date="2026-06-23T13:56:00Z" w16du:dateUtc="2026-06-23T11:56:00Z">
        <w:r w:rsidR="005F6B3A" w:rsidDel="000D3C58">
          <w:rPr>
            <w:rFonts w:ascii="Cambria" w:hAnsi="Cambria"/>
            <w:bCs/>
            <w:sz w:val="28"/>
            <w:szCs w:val="28"/>
          </w:rPr>
          <w:delText>-</w:delText>
        </w:r>
      </w:del>
      <w:ins w:id="18951" w:author="Daisy Watt" w:date="2026-06-23T13:56:00Z" w16du:dateUtc="2026-06-23T11:56:00Z">
        <w:r w:rsidR="000D3C58">
          <w:rPr>
            <w:rFonts w:ascii="Cambria" w:hAnsi="Cambria"/>
            <w:bCs/>
            <w:sz w:val="28"/>
            <w:szCs w:val="28"/>
          </w:rPr>
          <w:t>–</w:t>
        </w:r>
      </w:ins>
      <w:r w:rsidR="005F6B3A">
        <w:rPr>
          <w:rFonts w:ascii="Cambria" w:hAnsi="Cambria"/>
          <w:bCs/>
          <w:sz w:val="28"/>
          <w:szCs w:val="28"/>
        </w:rPr>
        <w:t xml:space="preserve"> </w:t>
      </w:r>
      <w:r>
        <w:rPr>
          <w:rFonts w:ascii="Cambria" w:hAnsi="Cambria"/>
          <w:bCs/>
          <w:sz w:val="28"/>
          <w:szCs w:val="28"/>
        </w:rPr>
        <w:t xml:space="preserve">his Rolex </w:t>
      </w:r>
      <w:del w:id="18952" w:author="Daisy Watt" w:date="2026-06-23T13:55:00Z" w16du:dateUtc="2026-06-23T11:55:00Z">
        <w:r w:rsidR="005F6B3A" w:rsidDel="00AF5228">
          <w:rPr>
            <w:rFonts w:ascii="Cambria" w:hAnsi="Cambria"/>
            <w:bCs/>
            <w:sz w:val="28"/>
            <w:szCs w:val="28"/>
          </w:rPr>
          <w:delText>watchstrap</w:delText>
        </w:r>
      </w:del>
      <w:ins w:id="18953" w:author="Daisy Watt" w:date="2026-06-23T13:55:00Z" w16du:dateUtc="2026-06-23T11:55:00Z">
        <w:r w:rsidR="00AF5228">
          <w:rPr>
            <w:rFonts w:ascii="Cambria" w:hAnsi="Cambria"/>
            <w:bCs/>
            <w:sz w:val="28"/>
            <w:szCs w:val="28"/>
          </w:rPr>
          <w:t>watch strap</w:t>
        </w:r>
      </w:ins>
      <w:ins w:id="18954" w:author="Daisy Watt" w:date="2026-06-23T13:56:00Z" w16du:dateUtc="2026-06-23T11:56:00Z">
        <w:r w:rsidR="000D3C58">
          <w:rPr>
            <w:rFonts w:ascii="Cambria" w:hAnsi="Cambria"/>
            <w:bCs/>
            <w:sz w:val="28"/>
            <w:szCs w:val="28"/>
          </w:rPr>
          <w:t>,</w:t>
        </w:r>
      </w:ins>
      <w:r w:rsidR="005F6B3A">
        <w:rPr>
          <w:rFonts w:ascii="Cambria" w:hAnsi="Cambria"/>
          <w:bCs/>
          <w:sz w:val="28"/>
          <w:szCs w:val="28"/>
        </w:rPr>
        <w:t xml:space="preserve"> she realised, as he held it up to his face</w:t>
      </w:r>
      <w:r w:rsidR="00474EAF">
        <w:rPr>
          <w:rFonts w:ascii="Cambria" w:hAnsi="Cambria"/>
          <w:bCs/>
          <w:sz w:val="28"/>
          <w:szCs w:val="28"/>
        </w:rPr>
        <w:t xml:space="preserve"> to examine it. Worth more than her salary </w:t>
      </w:r>
      <w:r w:rsidR="00402B74">
        <w:rPr>
          <w:rFonts w:ascii="Cambria" w:hAnsi="Cambria"/>
          <w:bCs/>
          <w:sz w:val="28"/>
          <w:szCs w:val="28"/>
        </w:rPr>
        <w:t>ove</w:t>
      </w:r>
      <w:r w:rsidR="00474EAF">
        <w:rPr>
          <w:rFonts w:ascii="Cambria" w:hAnsi="Cambria"/>
          <w:bCs/>
          <w:sz w:val="28"/>
          <w:szCs w:val="28"/>
        </w:rPr>
        <w:t xml:space="preserve">r a </w:t>
      </w:r>
      <w:ins w:id="18955" w:author="Claire S" w:date="2026-07-30T11:19:00Z" w16du:dateUtc="2026-07-30T10:19:00Z">
        <w:r w:rsidR="002218F0">
          <w:rPr>
            <w:rFonts w:ascii="Cambria" w:hAnsi="Cambria"/>
            <w:bCs/>
            <w:sz w:val="28"/>
            <w:szCs w:val="28"/>
          </w:rPr>
          <w:t xml:space="preserve">good </w:t>
        </w:r>
      </w:ins>
      <w:r w:rsidR="00474EAF">
        <w:rPr>
          <w:rFonts w:ascii="Cambria" w:hAnsi="Cambria"/>
          <w:bCs/>
          <w:sz w:val="28"/>
          <w:szCs w:val="28"/>
        </w:rPr>
        <w:t xml:space="preserve">few years, she </w:t>
      </w:r>
      <w:r w:rsidR="00402B74">
        <w:rPr>
          <w:rFonts w:ascii="Cambria" w:hAnsi="Cambria"/>
          <w:bCs/>
          <w:sz w:val="28"/>
          <w:szCs w:val="28"/>
        </w:rPr>
        <w:t>imagin</w:t>
      </w:r>
      <w:r w:rsidR="00474EAF">
        <w:rPr>
          <w:rFonts w:ascii="Cambria" w:hAnsi="Cambria"/>
          <w:bCs/>
          <w:sz w:val="28"/>
          <w:szCs w:val="28"/>
        </w:rPr>
        <w:t>ed</w:t>
      </w:r>
      <w:r>
        <w:rPr>
          <w:rFonts w:ascii="Cambria" w:hAnsi="Cambria"/>
          <w:bCs/>
          <w:sz w:val="28"/>
          <w:szCs w:val="28"/>
        </w:rPr>
        <w:t>. ‘</w:t>
      </w:r>
      <w:del w:id="18956" w:author="Claire S" w:date="2026-05-22T18:04:00Z" w16du:dateUtc="2026-05-22T17:04:00Z">
        <w:r w:rsidDel="00C4798B">
          <w:rPr>
            <w:rFonts w:ascii="Cambria" w:hAnsi="Cambria"/>
            <w:bCs/>
            <w:sz w:val="28"/>
            <w:szCs w:val="28"/>
          </w:rPr>
          <w:delText>I mean,</w:delText>
        </w:r>
      </w:del>
      <w:ins w:id="18957" w:author="Claire S" w:date="2026-05-22T18:04:00Z" w16du:dateUtc="2026-05-22T17:04:00Z">
        <w:r w:rsidR="00C4798B">
          <w:rPr>
            <w:rFonts w:ascii="Cambria" w:hAnsi="Cambria"/>
            <w:bCs/>
            <w:sz w:val="28"/>
            <w:szCs w:val="28"/>
          </w:rPr>
          <w:t>T</w:t>
        </w:r>
      </w:ins>
      <w:del w:id="18958" w:author="Claire S" w:date="2026-05-22T18:04:00Z" w16du:dateUtc="2026-05-22T17:04:00Z">
        <w:r w:rsidDel="00C4798B">
          <w:rPr>
            <w:rFonts w:ascii="Cambria" w:hAnsi="Cambria"/>
            <w:bCs/>
            <w:sz w:val="28"/>
            <w:szCs w:val="28"/>
          </w:rPr>
          <w:delText xml:space="preserve"> t</w:delText>
        </w:r>
      </w:del>
      <w:r>
        <w:rPr>
          <w:rFonts w:ascii="Cambria" w:hAnsi="Cambria"/>
          <w:bCs/>
          <w:sz w:val="28"/>
          <w:szCs w:val="28"/>
        </w:rPr>
        <w:t xml:space="preserve">he police </w:t>
      </w:r>
      <w:del w:id="18959" w:author="Claire S" w:date="2026-05-22T18:04:00Z" w16du:dateUtc="2026-05-22T17:04:00Z">
        <w:r w:rsidDel="00C4798B">
          <w:rPr>
            <w:rFonts w:ascii="Cambria" w:hAnsi="Cambria"/>
            <w:bCs/>
            <w:sz w:val="28"/>
            <w:szCs w:val="28"/>
          </w:rPr>
          <w:delText>think it’s – dodgy, somehow, don’t they? I thought they we</w:delText>
        </w:r>
      </w:del>
      <w:ins w:id="18960" w:author="Claire S" w:date="2026-05-22T18:04:00Z" w16du:dateUtc="2026-05-22T17:04:00Z">
        <w:r w:rsidR="00C4798B">
          <w:rPr>
            <w:rFonts w:ascii="Cambria" w:hAnsi="Cambria"/>
            <w:bCs/>
            <w:sz w:val="28"/>
            <w:szCs w:val="28"/>
          </w:rPr>
          <w:t>a</w:t>
        </w:r>
      </w:ins>
      <w:r>
        <w:rPr>
          <w:rFonts w:ascii="Cambria" w:hAnsi="Cambria"/>
          <w:bCs/>
          <w:sz w:val="28"/>
          <w:szCs w:val="28"/>
        </w:rPr>
        <w:t>re calling it murder</w:t>
      </w:r>
      <w:ins w:id="18961" w:author="Daisy Watt" w:date="2026-06-23T03:55:00Z" w16du:dateUtc="2026-06-23T01:55:00Z">
        <w:r w:rsidR="007A3D45">
          <w:rPr>
            <w:rFonts w:ascii="Cambria" w:hAnsi="Cambria"/>
            <w:bCs/>
            <w:sz w:val="28"/>
            <w:szCs w:val="28"/>
          </w:rPr>
          <w:t>,</w:t>
        </w:r>
      </w:ins>
      <w:r>
        <w:rPr>
          <w:rFonts w:ascii="Cambria" w:hAnsi="Cambria"/>
          <w:bCs/>
          <w:sz w:val="28"/>
          <w:szCs w:val="28"/>
        </w:rPr>
        <w:t xml:space="preserve"> now</w:t>
      </w:r>
      <w:ins w:id="18962" w:author="Daisy Watt" w:date="2026-06-23T13:56:00Z" w16du:dateUtc="2026-06-23T11:56:00Z">
        <w:r w:rsidR="00B303BA">
          <w:rPr>
            <w:rFonts w:ascii="Cambria" w:hAnsi="Cambria"/>
            <w:bCs/>
            <w:sz w:val="28"/>
            <w:szCs w:val="28"/>
          </w:rPr>
          <w:t>.</w:t>
        </w:r>
      </w:ins>
      <w:del w:id="18963" w:author="Daisy Watt" w:date="2026-06-23T13:56:00Z" w16du:dateUtc="2026-06-23T11:56:00Z">
        <w:r w:rsidDel="00B303BA">
          <w:rPr>
            <w:rFonts w:ascii="Cambria" w:hAnsi="Cambria"/>
            <w:bCs/>
            <w:sz w:val="28"/>
            <w:szCs w:val="28"/>
          </w:rPr>
          <w:delText xml:space="preserve"> -</w:delText>
        </w:r>
      </w:del>
      <w:r>
        <w:rPr>
          <w:rFonts w:ascii="Cambria" w:hAnsi="Cambria"/>
          <w:bCs/>
          <w:sz w:val="28"/>
          <w:szCs w:val="28"/>
        </w:rPr>
        <w:t>’</w:t>
      </w:r>
    </w:p>
    <w:p w14:paraId="400083A9" w14:textId="64DDBAF0" w:rsidR="00ED0B7F" w:rsidRDefault="00ED0B7F" w:rsidP="00ED0B7F">
      <w:pPr>
        <w:spacing w:line="360" w:lineRule="auto"/>
        <w:ind w:firstLine="720"/>
        <w:contextualSpacing/>
        <w:rPr>
          <w:ins w:id="18964" w:author="Claire S" w:date="2026-06-04T18:10:00Z" w16du:dateUtc="2026-06-04T17:10:00Z"/>
          <w:rFonts w:ascii="Cambria" w:hAnsi="Cambria"/>
          <w:bCs/>
          <w:sz w:val="28"/>
          <w:szCs w:val="28"/>
        </w:rPr>
      </w:pPr>
      <w:r>
        <w:rPr>
          <w:rFonts w:ascii="Cambria" w:hAnsi="Cambria"/>
          <w:bCs/>
          <w:sz w:val="28"/>
          <w:szCs w:val="28"/>
        </w:rPr>
        <w:t>‘</w:t>
      </w:r>
      <w:del w:id="18965" w:author="Claire S" w:date="2026-05-22T18:04:00Z" w16du:dateUtc="2026-05-22T17:04:00Z">
        <w:r w:rsidDel="00D61262">
          <w:rPr>
            <w:rFonts w:ascii="Cambria" w:hAnsi="Cambria"/>
            <w:bCs/>
            <w:sz w:val="28"/>
            <w:szCs w:val="28"/>
          </w:rPr>
          <w:delText xml:space="preserve">Do </w:delText>
        </w:r>
      </w:del>
      <w:ins w:id="18966" w:author="Claire S" w:date="2026-05-22T18:04:00Z" w16du:dateUtc="2026-05-22T17:04:00Z">
        <w:r w:rsidR="00D61262">
          <w:rPr>
            <w:rFonts w:ascii="Cambria" w:hAnsi="Cambria"/>
            <w:bCs/>
            <w:sz w:val="28"/>
            <w:szCs w:val="28"/>
          </w:rPr>
          <w:t>Hmm.</w:t>
        </w:r>
      </w:ins>
      <w:del w:id="18967" w:author="Claire S" w:date="2026-05-22T18:04:00Z" w16du:dateUtc="2026-05-22T17:04:00Z">
        <w:r w:rsidDel="00D61262">
          <w:rPr>
            <w:rFonts w:ascii="Cambria" w:hAnsi="Cambria"/>
            <w:bCs/>
            <w:sz w:val="28"/>
            <w:szCs w:val="28"/>
          </w:rPr>
          <w:delText>they?</w:delText>
        </w:r>
      </w:del>
      <w:r>
        <w:rPr>
          <w:rFonts w:ascii="Cambria" w:hAnsi="Cambria"/>
          <w:bCs/>
          <w:sz w:val="28"/>
          <w:szCs w:val="28"/>
        </w:rPr>
        <w:t xml:space="preserve">’ Jackson </w:t>
      </w:r>
      <w:r w:rsidR="00474EAF">
        <w:rPr>
          <w:rFonts w:ascii="Cambria" w:hAnsi="Cambria"/>
          <w:bCs/>
          <w:sz w:val="28"/>
          <w:szCs w:val="28"/>
        </w:rPr>
        <w:t>closed</w:t>
      </w:r>
      <w:r>
        <w:rPr>
          <w:rFonts w:ascii="Cambria" w:hAnsi="Cambria"/>
          <w:bCs/>
          <w:sz w:val="28"/>
          <w:szCs w:val="28"/>
        </w:rPr>
        <w:t xml:space="preserve"> </w:t>
      </w:r>
      <w:r w:rsidR="005F6B3A">
        <w:rPr>
          <w:rFonts w:ascii="Cambria" w:hAnsi="Cambria"/>
          <w:bCs/>
          <w:sz w:val="28"/>
          <w:szCs w:val="28"/>
        </w:rPr>
        <w:t>the</w:t>
      </w:r>
      <w:r w:rsidR="00571F94">
        <w:rPr>
          <w:rFonts w:ascii="Cambria" w:hAnsi="Cambria"/>
          <w:bCs/>
          <w:sz w:val="28"/>
          <w:szCs w:val="28"/>
        </w:rPr>
        <w:t xml:space="preserve"> </w:t>
      </w:r>
      <w:r>
        <w:rPr>
          <w:rFonts w:ascii="Cambria" w:hAnsi="Cambria"/>
          <w:bCs/>
          <w:sz w:val="28"/>
          <w:szCs w:val="28"/>
        </w:rPr>
        <w:t>strap with a definitive click. ‘</w:t>
      </w:r>
      <w:r w:rsidR="00571F94">
        <w:rPr>
          <w:rFonts w:ascii="Cambria" w:hAnsi="Cambria"/>
          <w:bCs/>
          <w:sz w:val="28"/>
          <w:szCs w:val="28"/>
        </w:rPr>
        <w:t>Shocking</w:t>
      </w:r>
      <w:r>
        <w:rPr>
          <w:rFonts w:ascii="Cambria" w:hAnsi="Cambria"/>
          <w:bCs/>
          <w:sz w:val="28"/>
          <w:szCs w:val="28"/>
        </w:rPr>
        <w:t>.’ But his expression was almost a scowl</w:t>
      </w:r>
      <w:del w:id="18968" w:author="Daisy Watt" w:date="2026-06-23T13:56:00Z" w16du:dateUtc="2026-06-23T11:56:00Z">
        <w:r w:rsidDel="00B303BA">
          <w:rPr>
            <w:rFonts w:ascii="Cambria" w:hAnsi="Cambria"/>
            <w:bCs/>
            <w:sz w:val="28"/>
            <w:szCs w:val="28"/>
          </w:rPr>
          <w:delText xml:space="preserve"> now</w:delText>
        </w:r>
      </w:del>
      <w:r>
        <w:rPr>
          <w:rFonts w:ascii="Cambria" w:hAnsi="Cambria"/>
          <w:bCs/>
          <w:sz w:val="28"/>
          <w:szCs w:val="28"/>
        </w:rPr>
        <w:t>.</w:t>
      </w:r>
    </w:p>
    <w:p w14:paraId="6F2E15B1" w14:textId="6D86EF3C" w:rsidR="00A2797F" w:rsidRDefault="00A2797F" w:rsidP="00ED0B7F">
      <w:pPr>
        <w:spacing w:line="360" w:lineRule="auto"/>
        <w:ind w:firstLine="720"/>
        <w:contextualSpacing/>
        <w:rPr>
          <w:ins w:id="18969" w:author="Claire S" w:date="2026-06-04T18:10:00Z" w16du:dateUtc="2026-06-04T17:10:00Z"/>
          <w:rFonts w:ascii="Cambria" w:hAnsi="Cambria"/>
          <w:bCs/>
          <w:sz w:val="28"/>
          <w:szCs w:val="28"/>
        </w:rPr>
      </w:pPr>
      <w:ins w:id="18970" w:author="Claire S" w:date="2026-06-04T18:10:00Z" w16du:dateUtc="2026-06-04T17:10:00Z">
        <w:r>
          <w:rPr>
            <w:rFonts w:ascii="Cambria" w:hAnsi="Cambria"/>
            <w:bCs/>
            <w:sz w:val="28"/>
            <w:szCs w:val="28"/>
          </w:rPr>
          <w:t>‘What do you think about the List?’ Clara said in a rush, ignoring Ruth’s warning.</w:t>
        </w:r>
      </w:ins>
      <w:ins w:id="18971" w:author="Claire S" w:date="2026-06-05T09:10:00Z" w16du:dateUtc="2026-06-05T08:10:00Z">
        <w:r w:rsidR="00D25EEA">
          <w:rPr>
            <w:rFonts w:ascii="Cambria" w:hAnsi="Cambria"/>
            <w:bCs/>
            <w:sz w:val="28"/>
            <w:szCs w:val="28"/>
          </w:rPr>
          <w:t xml:space="preserve"> ‘And the ticking cloc</w:t>
        </w:r>
      </w:ins>
      <w:ins w:id="18972" w:author="Claire S" w:date="2026-06-05T09:11:00Z" w16du:dateUtc="2026-06-05T08:11:00Z">
        <w:r w:rsidR="00D25EEA">
          <w:rPr>
            <w:rFonts w:ascii="Cambria" w:hAnsi="Cambria"/>
            <w:bCs/>
            <w:sz w:val="28"/>
            <w:szCs w:val="28"/>
          </w:rPr>
          <w:t>k?’</w:t>
        </w:r>
      </w:ins>
    </w:p>
    <w:p w14:paraId="015D2BA0" w14:textId="4B2D614E" w:rsidR="00A2797F" w:rsidRDefault="00A2797F" w:rsidP="00ED0B7F">
      <w:pPr>
        <w:spacing w:line="360" w:lineRule="auto"/>
        <w:ind w:firstLine="720"/>
        <w:contextualSpacing/>
        <w:rPr>
          <w:rFonts w:ascii="Cambria" w:hAnsi="Cambria"/>
          <w:bCs/>
          <w:sz w:val="28"/>
          <w:szCs w:val="28"/>
        </w:rPr>
      </w:pPr>
      <w:ins w:id="18973" w:author="Claire S" w:date="2026-06-04T18:10:00Z" w16du:dateUtc="2026-06-04T17:10:00Z">
        <w:r>
          <w:rPr>
            <w:rFonts w:ascii="Cambria" w:hAnsi="Cambria"/>
            <w:bCs/>
            <w:sz w:val="28"/>
            <w:szCs w:val="28"/>
          </w:rPr>
          <w:t>‘Load of old bollocks, babe</w:t>
        </w:r>
        <w:del w:id="18974" w:author="Daisy Watt" w:date="2026-06-23T13:56:00Z" w16du:dateUtc="2026-06-23T11:56:00Z">
          <w:r w:rsidDel="00B036DD">
            <w:rPr>
              <w:rFonts w:ascii="Cambria" w:hAnsi="Cambria"/>
              <w:bCs/>
              <w:sz w:val="28"/>
              <w:szCs w:val="28"/>
            </w:rPr>
            <w:delText>,’ h</w:delText>
          </w:r>
        </w:del>
      </w:ins>
      <w:ins w:id="18975" w:author="Daisy Watt" w:date="2026-06-23T13:56:00Z" w16du:dateUtc="2026-06-23T11:56:00Z">
        <w:r w:rsidR="00B036DD">
          <w:rPr>
            <w:rFonts w:ascii="Cambria" w:hAnsi="Cambria"/>
            <w:bCs/>
            <w:sz w:val="28"/>
            <w:szCs w:val="28"/>
          </w:rPr>
          <w:t>.’ H</w:t>
        </w:r>
      </w:ins>
      <w:ins w:id="18976" w:author="Claire S" w:date="2026-06-04T18:10:00Z" w16du:dateUtc="2026-06-04T17:10:00Z">
        <w:r>
          <w:rPr>
            <w:rFonts w:ascii="Cambria" w:hAnsi="Cambria"/>
            <w:bCs/>
            <w:sz w:val="28"/>
            <w:szCs w:val="28"/>
          </w:rPr>
          <w:t>e s</w:t>
        </w:r>
      </w:ins>
      <w:ins w:id="18977" w:author="Claire S" w:date="2026-06-08T16:39:00Z" w16du:dateUtc="2026-06-08T15:39:00Z">
        <w:r w:rsidR="0098214F">
          <w:rPr>
            <w:rFonts w:ascii="Cambria" w:hAnsi="Cambria"/>
            <w:bCs/>
            <w:sz w:val="28"/>
            <w:szCs w:val="28"/>
          </w:rPr>
          <w:t>hook his head</w:t>
        </w:r>
      </w:ins>
      <w:ins w:id="18978" w:author="Claire S" w:date="2026-06-04T18:10:00Z" w16du:dateUtc="2026-06-04T17:10:00Z">
        <w:r>
          <w:rPr>
            <w:rFonts w:ascii="Cambria" w:hAnsi="Cambria"/>
            <w:bCs/>
            <w:sz w:val="28"/>
            <w:szCs w:val="28"/>
          </w:rPr>
          <w:t>. ‘Forget about it.’</w:t>
        </w:r>
      </w:ins>
    </w:p>
    <w:p w14:paraId="0774C42C" w14:textId="09872DBA" w:rsidR="00E514FA" w:rsidRDefault="00A2797F" w:rsidP="00A73568">
      <w:pPr>
        <w:spacing w:line="360" w:lineRule="auto"/>
        <w:ind w:firstLine="720"/>
        <w:contextualSpacing/>
        <w:rPr>
          <w:ins w:id="18979" w:author="Claire S" w:date="2026-05-25T14:51:00Z" w16du:dateUtc="2026-05-25T13:51:00Z"/>
          <w:rFonts w:ascii="Cambria" w:hAnsi="Cambria"/>
          <w:bCs/>
          <w:sz w:val="28"/>
          <w:szCs w:val="28"/>
        </w:rPr>
      </w:pPr>
      <w:ins w:id="18980" w:author="Claire S" w:date="2026-06-04T18:10:00Z" w16du:dateUtc="2026-06-04T17:10:00Z">
        <w:r>
          <w:rPr>
            <w:rFonts w:ascii="Cambria" w:hAnsi="Cambria"/>
            <w:bCs/>
            <w:sz w:val="28"/>
            <w:szCs w:val="28"/>
          </w:rPr>
          <w:t>‘Bu</w:t>
        </w:r>
      </w:ins>
      <w:ins w:id="18981" w:author="Daisy Watt" w:date="2026-06-23T13:57:00Z" w16du:dateUtc="2026-06-23T11:57:00Z">
        <w:r w:rsidR="00612787">
          <w:rPr>
            <w:rFonts w:ascii="Cambria" w:hAnsi="Cambria"/>
            <w:bCs/>
            <w:sz w:val="28"/>
            <w:szCs w:val="28"/>
          </w:rPr>
          <w:t>t…’</w:t>
        </w:r>
      </w:ins>
      <w:ins w:id="18982" w:author="Claire S" w:date="2026-06-04T18:10:00Z" w16du:dateUtc="2026-06-04T17:10:00Z">
        <w:del w:id="18983" w:author="Daisy Watt" w:date="2026-06-23T13:57:00Z" w16du:dateUtc="2026-06-23T11:57:00Z">
          <w:r w:rsidDel="00612787">
            <w:rPr>
              <w:rFonts w:ascii="Cambria" w:hAnsi="Cambria"/>
              <w:bCs/>
              <w:sz w:val="28"/>
              <w:szCs w:val="28"/>
            </w:rPr>
            <w:delText>t -’</w:delText>
          </w:r>
        </w:del>
      </w:ins>
      <w:ins w:id="18984" w:author="Claire S" w:date="2026-06-05T09:11:00Z" w16du:dateUtc="2026-06-05T08:11:00Z">
        <w:r w:rsidR="00D25EEA">
          <w:rPr>
            <w:rFonts w:ascii="Cambria" w:hAnsi="Cambria"/>
            <w:bCs/>
            <w:sz w:val="28"/>
            <w:szCs w:val="28"/>
          </w:rPr>
          <w:t xml:space="preserve"> </w:t>
        </w:r>
      </w:ins>
      <w:ins w:id="18985" w:author="Claire S" w:date="2026-05-22T18:04:00Z" w16du:dateUtc="2026-05-22T17:04:00Z">
        <w:r w:rsidR="00D61262">
          <w:rPr>
            <w:rFonts w:ascii="Cambria" w:hAnsi="Cambria"/>
            <w:bCs/>
            <w:sz w:val="28"/>
            <w:szCs w:val="28"/>
          </w:rPr>
          <w:t>Clara was about to mention Violet</w:t>
        </w:r>
      </w:ins>
      <w:ins w:id="18986" w:author="Daisy Watt" w:date="2026-06-23T13:57:00Z" w16du:dateUtc="2026-06-23T11:57:00Z">
        <w:r w:rsidR="004141B0">
          <w:rPr>
            <w:rFonts w:ascii="Cambria" w:hAnsi="Cambria"/>
            <w:bCs/>
            <w:sz w:val="28"/>
            <w:szCs w:val="28"/>
          </w:rPr>
          <w:t>,</w:t>
        </w:r>
      </w:ins>
      <w:ins w:id="18987" w:author="Claire S" w:date="2026-05-25T14:50:00Z" w16du:dateUtc="2026-05-25T13:50:00Z">
        <w:del w:id="18988" w:author="Daisy Watt" w:date="2026-06-23T13:57:00Z" w16du:dateUtc="2026-06-23T11:57:00Z">
          <w:r w:rsidR="00C529E8" w:rsidDel="004141B0">
            <w:rPr>
              <w:rFonts w:ascii="Cambria" w:hAnsi="Cambria"/>
              <w:bCs/>
              <w:sz w:val="28"/>
              <w:szCs w:val="28"/>
            </w:rPr>
            <w:delText xml:space="preserve"> -</w:delText>
          </w:r>
        </w:del>
      </w:ins>
      <w:ins w:id="18989" w:author="Claire S" w:date="2026-05-22T18:04:00Z" w16du:dateUtc="2026-05-22T17:04:00Z">
        <w:r w:rsidR="00D61262">
          <w:rPr>
            <w:rFonts w:ascii="Cambria" w:hAnsi="Cambria"/>
            <w:bCs/>
            <w:sz w:val="28"/>
            <w:szCs w:val="28"/>
          </w:rPr>
          <w:t xml:space="preserve"> but </w:t>
        </w:r>
      </w:ins>
      <w:ins w:id="18990" w:author="Claire S" w:date="2026-06-05T09:11:00Z" w16du:dateUtc="2026-06-05T08:11:00Z">
        <w:r w:rsidR="00D25EEA">
          <w:rPr>
            <w:rFonts w:ascii="Cambria" w:hAnsi="Cambria"/>
            <w:bCs/>
            <w:sz w:val="28"/>
            <w:szCs w:val="28"/>
          </w:rPr>
          <w:t>sadness</w:t>
        </w:r>
      </w:ins>
      <w:ins w:id="18991" w:author="Claire S" w:date="2026-05-25T14:50:00Z" w16du:dateUtc="2026-05-25T13:50:00Z">
        <w:r w:rsidR="00C529E8">
          <w:rPr>
            <w:rFonts w:ascii="Cambria" w:hAnsi="Cambria"/>
            <w:bCs/>
            <w:sz w:val="28"/>
            <w:szCs w:val="28"/>
          </w:rPr>
          <w:t xml:space="preserve"> </w:t>
        </w:r>
      </w:ins>
      <w:ins w:id="18992" w:author="Claire S" w:date="2026-06-04T18:09:00Z" w16du:dateUtc="2026-06-04T17:09:00Z">
        <w:r>
          <w:rPr>
            <w:rFonts w:ascii="Cambria" w:hAnsi="Cambria"/>
            <w:bCs/>
            <w:sz w:val="28"/>
            <w:szCs w:val="28"/>
          </w:rPr>
          <w:t>overwhelmed</w:t>
        </w:r>
      </w:ins>
      <w:ins w:id="18993" w:author="Claire S" w:date="2026-05-25T14:50:00Z" w16du:dateUtc="2026-05-25T13:50:00Z">
        <w:r w:rsidR="00C529E8">
          <w:rPr>
            <w:rFonts w:ascii="Cambria" w:hAnsi="Cambria"/>
            <w:bCs/>
            <w:sz w:val="28"/>
            <w:szCs w:val="28"/>
          </w:rPr>
          <w:t xml:space="preserve"> her.  </w:t>
        </w:r>
      </w:ins>
      <w:ins w:id="18994" w:author="Claire S" w:date="2026-05-22T18:05:00Z" w16du:dateUtc="2026-05-22T17:05:00Z">
        <w:r w:rsidR="00D61262">
          <w:rPr>
            <w:rFonts w:ascii="Cambria" w:hAnsi="Cambria"/>
            <w:bCs/>
            <w:sz w:val="28"/>
            <w:szCs w:val="28"/>
          </w:rPr>
          <w:t>And</w:t>
        </w:r>
      </w:ins>
      <w:ins w:id="18995" w:author="Claire S" w:date="2026-05-25T14:50:00Z" w16du:dateUtc="2026-05-25T13:50:00Z">
        <w:r w:rsidR="00C529E8">
          <w:rPr>
            <w:rFonts w:ascii="Cambria" w:hAnsi="Cambria"/>
            <w:bCs/>
            <w:sz w:val="28"/>
            <w:szCs w:val="28"/>
          </w:rPr>
          <w:t xml:space="preserve"> </w:t>
        </w:r>
      </w:ins>
      <w:del w:id="18996" w:author="Claire S" w:date="2026-05-22T18:05:00Z" w16du:dateUtc="2026-05-22T17:05:00Z">
        <w:r w:rsidR="00ED0B7F" w:rsidDel="00D61262">
          <w:rPr>
            <w:rFonts w:ascii="Cambria" w:hAnsi="Cambria"/>
            <w:bCs/>
            <w:sz w:val="28"/>
            <w:szCs w:val="28"/>
          </w:rPr>
          <w:delText>I</w:delText>
        </w:r>
      </w:del>
      <w:del w:id="18997" w:author="Claire S" w:date="2026-05-25T14:50:00Z" w16du:dateUtc="2026-05-25T13:50:00Z">
        <w:r w:rsidR="00ED0B7F" w:rsidDel="00C529E8">
          <w:rPr>
            <w:rFonts w:ascii="Cambria" w:hAnsi="Cambria"/>
            <w:bCs/>
            <w:sz w:val="28"/>
            <w:szCs w:val="28"/>
          </w:rPr>
          <w:delText xml:space="preserve">t struck </w:delText>
        </w:r>
      </w:del>
      <w:del w:id="18998" w:author="Claire S" w:date="2026-05-22T18:05:00Z" w16du:dateUtc="2026-05-22T17:05:00Z">
        <w:r w:rsidR="00ED0B7F" w:rsidDel="00D61262">
          <w:rPr>
            <w:rFonts w:ascii="Cambria" w:hAnsi="Cambria"/>
            <w:bCs/>
            <w:sz w:val="28"/>
            <w:szCs w:val="28"/>
          </w:rPr>
          <w:delText xml:space="preserve">Clara </w:delText>
        </w:r>
      </w:del>
      <w:del w:id="18999" w:author="Claire S" w:date="2026-05-25T14:50:00Z" w16du:dateUtc="2026-05-25T13:50:00Z">
        <w:r w:rsidR="00ED0B7F" w:rsidDel="00C529E8">
          <w:rPr>
            <w:rFonts w:ascii="Cambria" w:hAnsi="Cambria"/>
            <w:bCs/>
            <w:sz w:val="28"/>
            <w:szCs w:val="28"/>
          </w:rPr>
          <w:delText>that</w:delText>
        </w:r>
      </w:del>
      <w:del w:id="19000" w:author="Claire S" w:date="2026-06-05T09:11:00Z" w16du:dateUtc="2026-06-05T08:11:00Z">
        <w:r w:rsidR="00ED0B7F" w:rsidDel="00D25EEA">
          <w:rPr>
            <w:rFonts w:ascii="Cambria" w:hAnsi="Cambria"/>
            <w:bCs/>
            <w:sz w:val="28"/>
            <w:szCs w:val="28"/>
          </w:rPr>
          <w:delText xml:space="preserve"> </w:delText>
        </w:r>
      </w:del>
      <w:r w:rsidR="00ED0B7F">
        <w:rPr>
          <w:rFonts w:ascii="Cambria" w:hAnsi="Cambria"/>
          <w:bCs/>
          <w:sz w:val="28"/>
          <w:szCs w:val="28"/>
        </w:rPr>
        <w:t xml:space="preserve">Jackson was </w:t>
      </w:r>
      <w:del w:id="19001" w:author="Claire S" w:date="2026-05-25T14:50:00Z" w16du:dateUtc="2026-05-25T13:50:00Z">
        <w:r w:rsidR="009234BF" w:rsidDel="00C529E8">
          <w:rPr>
            <w:rFonts w:ascii="Cambria" w:hAnsi="Cambria"/>
            <w:bCs/>
            <w:sz w:val="28"/>
            <w:szCs w:val="28"/>
          </w:rPr>
          <w:delText>a</w:delText>
        </w:r>
      </w:del>
      <w:ins w:id="19002" w:author="Claire S" w:date="2026-05-25T14:50:00Z" w16du:dateUtc="2026-05-25T13:50:00Z">
        <w:r w:rsidR="00C529E8">
          <w:rPr>
            <w:rFonts w:ascii="Cambria" w:hAnsi="Cambria"/>
            <w:bCs/>
            <w:sz w:val="28"/>
            <w:szCs w:val="28"/>
          </w:rPr>
          <w:t>probably</w:t>
        </w:r>
      </w:ins>
      <w:r w:rsidR="009234BF">
        <w:rPr>
          <w:rFonts w:ascii="Cambria" w:hAnsi="Cambria"/>
          <w:bCs/>
          <w:sz w:val="28"/>
          <w:szCs w:val="28"/>
        </w:rPr>
        <w:t xml:space="preserve"> </w:t>
      </w:r>
      <w:ins w:id="19003" w:author="Claire S" w:date="2026-05-25T14:50:00Z" w16du:dateUtc="2026-05-25T13:50:00Z">
        <w:r w:rsidR="00C529E8">
          <w:rPr>
            <w:rFonts w:ascii="Cambria" w:hAnsi="Cambria"/>
            <w:bCs/>
            <w:sz w:val="28"/>
            <w:szCs w:val="28"/>
          </w:rPr>
          <w:t xml:space="preserve">a </w:t>
        </w:r>
      </w:ins>
      <w:r w:rsidR="009234BF">
        <w:rPr>
          <w:rFonts w:ascii="Cambria" w:hAnsi="Cambria"/>
          <w:bCs/>
          <w:sz w:val="28"/>
          <w:szCs w:val="28"/>
        </w:rPr>
        <w:t xml:space="preserve">man </w:t>
      </w:r>
      <w:ins w:id="19004" w:author="Claire S" w:date="2026-05-22T18:05:00Z" w16du:dateUtc="2026-05-22T17:05:00Z">
        <w:r w:rsidR="00D61262">
          <w:rPr>
            <w:rFonts w:ascii="Cambria" w:hAnsi="Cambria"/>
            <w:bCs/>
            <w:sz w:val="28"/>
            <w:szCs w:val="28"/>
          </w:rPr>
          <w:t xml:space="preserve">who </w:t>
        </w:r>
      </w:ins>
      <w:del w:id="19005" w:author="Claire S" w:date="2026-05-22T18:05:00Z" w16du:dateUtc="2026-05-22T17:05:00Z">
        <w:r w:rsidR="009234BF" w:rsidDel="00D61262">
          <w:rPr>
            <w:rFonts w:ascii="Cambria" w:hAnsi="Cambria"/>
            <w:bCs/>
            <w:sz w:val="28"/>
            <w:szCs w:val="28"/>
          </w:rPr>
          <w:delText>likely to</w:delText>
        </w:r>
        <w:r w:rsidR="00ED0B7F" w:rsidDel="00D61262">
          <w:rPr>
            <w:rFonts w:ascii="Cambria" w:hAnsi="Cambria"/>
            <w:bCs/>
            <w:sz w:val="28"/>
            <w:szCs w:val="28"/>
          </w:rPr>
          <w:delText xml:space="preserve"> h</w:delText>
        </w:r>
      </w:del>
      <w:ins w:id="19006" w:author="Claire S" w:date="2026-05-22T18:05:00Z" w16du:dateUtc="2026-05-22T17:05:00Z">
        <w:r w:rsidR="00D61262">
          <w:rPr>
            <w:rFonts w:ascii="Cambria" w:hAnsi="Cambria"/>
            <w:bCs/>
            <w:sz w:val="28"/>
            <w:szCs w:val="28"/>
          </w:rPr>
          <w:t>h</w:t>
        </w:r>
      </w:ins>
      <w:r w:rsidR="00ED0B7F">
        <w:rPr>
          <w:rFonts w:ascii="Cambria" w:hAnsi="Cambria"/>
          <w:bCs/>
          <w:sz w:val="28"/>
          <w:szCs w:val="28"/>
        </w:rPr>
        <w:t>ate</w:t>
      </w:r>
      <w:ins w:id="19007" w:author="Claire S" w:date="2026-05-22T18:05:00Z" w16du:dateUtc="2026-05-22T17:05:00Z">
        <w:r w:rsidR="00D61262">
          <w:rPr>
            <w:rFonts w:ascii="Cambria" w:hAnsi="Cambria"/>
            <w:bCs/>
            <w:sz w:val="28"/>
            <w:szCs w:val="28"/>
          </w:rPr>
          <w:t>d</w:t>
        </w:r>
      </w:ins>
      <w:r w:rsidR="00ED0B7F">
        <w:rPr>
          <w:rFonts w:ascii="Cambria" w:hAnsi="Cambria"/>
          <w:bCs/>
          <w:sz w:val="28"/>
          <w:szCs w:val="28"/>
        </w:rPr>
        <w:t xml:space="preserve"> talking feelings.  Soldiers didn’t, did they? They just buried their trauma and got PTSD instead. </w:t>
      </w:r>
    </w:p>
    <w:p w14:paraId="6EC7C5EB" w14:textId="0770849B" w:rsidR="00ED0B7F" w:rsidRPr="00F2196C" w:rsidDel="00F2196C" w:rsidRDefault="00ED0B7F" w:rsidP="00ED0B7F">
      <w:pPr>
        <w:spacing w:line="360" w:lineRule="auto"/>
        <w:ind w:firstLine="720"/>
        <w:contextualSpacing/>
        <w:rPr>
          <w:del w:id="19008" w:author="Daisy Watt" w:date="2026-06-23T13:57:00Z" w16du:dateUtc="2026-06-23T11:57:00Z"/>
          <w:rFonts w:ascii="Cambria" w:hAnsi="Cambria"/>
          <w:bCs/>
          <w:i/>
          <w:iCs/>
          <w:sz w:val="28"/>
          <w:szCs w:val="28"/>
          <w:rPrChange w:id="19009" w:author="Daisy Watt" w:date="2026-06-23T13:57:00Z" w16du:dateUtc="2026-06-23T11:57:00Z">
            <w:rPr>
              <w:del w:id="19010" w:author="Daisy Watt" w:date="2026-06-23T13:57:00Z" w16du:dateUtc="2026-06-23T11:57:00Z"/>
              <w:rFonts w:ascii="Cambria" w:hAnsi="Cambria"/>
              <w:bCs/>
              <w:sz w:val="28"/>
              <w:szCs w:val="28"/>
            </w:rPr>
          </w:rPrChange>
        </w:rPr>
      </w:pPr>
      <w:r>
        <w:rPr>
          <w:rFonts w:ascii="Cambria" w:hAnsi="Cambria"/>
          <w:bCs/>
          <w:sz w:val="28"/>
          <w:szCs w:val="28"/>
        </w:rPr>
        <w:t>‘</w:t>
      </w:r>
      <w:del w:id="19011" w:author="Claire S" w:date="2026-05-22T18:05:00Z" w16du:dateUtc="2026-05-22T17:05:00Z">
        <w:r w:rsidDel="00A73568">
          <w:rPr>
            <w:rFonts w:ascii="Cambria" w:hAnsi="Cambria"/>
            <w:bCs/>
            <w:sz w:val="28"/>
            <w:szCs w:val="28"/>
          </w:rPr>
          <w:delText>Anyway,’ she change</w:delText>
        </w:r>
        <w:r w:rsidR="00474EAF" w:rsidDel="00A73568">
          <w:rPr>
            <w:rFonts w:ascii="Cambria" w:hAnsi="Cambria"/>
            <w:bCs/>
            <w:sz w:val="28"/>
            <w:szCs w:val="28"/>
          </w:rPr>
          <w:delText>d</w:delText>
        </w:r>
        <w:r w:rsidDel="00A73568">
          <w:rPr>
            <w:rFonts w:ascii="Cambria" w:hAnsi="Cambria"/>
            <w:bCs/>
            <w:sz w:val="28"/>
            <w:szCs w:val="28"/>
          </w:rPr>
          <w:delText xml:space="preserve"> the subject quickly</w:delText>
        </w:r>
        <w:r w:rsidR="00474EAF" w:rsidDel="00A73568">
          <w:rPr>
            <w:rFonts w:ascii="Cambria" w:hAnsi="Cambria"/>
            <w:bCs/>
            <w:sz w:val="28"/>
            <w:szCs w:val="28"/>
          </w:rPr>
          <w:delText>.</w:delText>
        </w:r>
        <w:r w:rsidDel="00A73568">
          <w:rPr>
            <w:rFonts w:ascii="Cambria" w:hAnsi="Cambria"/>
            <w:bCs/>
            <w:sz w:val="28"/>
            <w:szCs w:val="28"/>
          </w:rPr>
          <w:delText xml:space="preserve"> ‘</w:delText>
        </w:r>
      </w:del>
      <w:r w:rsidR="000F67C4">
        <w:rPr>
          <w:rFonts w:ascii="Cambria" w:hAnsi="Cambria"/>
          <w:bCs/>
          <w:sz w:val="28"/>
          <w:szCs w:val="28"/>
        </w:rPr>
        <w:t>How would you like to use this meeting?</w:t>
      </w:r>
      <w:r>
        <w:rPr>
          <w:rFonts w:ascii="Cambria" w:hAnsi="Cambria"/>
          <w:bCs/>
          <w:sz w:val="28"/>
          <w:szCs w:val="28"/>
        </w:rPr>
        <w:t>’</w:t>
      </w:r>
      <w:ins w:id="19012" w:author="Claire S" w:date="2026-05-22T18:05:00Z" w16du:dateUtc="2026-05-22T17:05:00Z">
        <w:r w:rsidR="00A73568" w:rsidRPr="00A73568">
          <w:rPr>
            <w:rFonts w:ascii="Cambria" w:hAnsi="Cambria"/>
            <w:bCs/>
            <w:sz w:val="28"/>
            <w:szCs w:val="28"/>
          </w:rPr>
          <w:t xml:space="preserve"> </w:t>
        </w:r>
      </w:ins>
    </w:p>
    <w:p w14:paraId="4B734318" w14:textId="30D2D1F6" w:rsidR="000F67C4" w:rsidRDefault="004431A1" w:rsidP="00F2196C">
      <w:pPr>
        <w:spacing w:line="360" w:lineRule="auto"/>
        <w:ind w:firstLine="720"/>
        <w:contextualSpacing/>
        <w:rPr>
          <w:rFonts w:ascii="Cambria" w:hAnsi="Cambria"/>
          <w:bCs/>
          <w:sz w:val="28"/>
          <w:szCs w:val="28"/>
        </w:rPr>
      </w:pPr>
      <w:del w:id="19013" w:author="Daisy Watt" w:date="2026-06-23T13:57:00Z" w16du:dateUtc="2026-06-23T11:57:00Z">
        <w:r w:rsidRPr="00F2196C" w:rsidDel="00F2196C">
          <w:rPr>
            <w:rFonts w:ascii="Cambria" w:hAnsi="Cambria"/>
            <w:bCs/>
            <w:i/>
            <w:iCs/>
            <w:sz w:val="28"/>
            <w:szCs w:val="28"/>
            <w:rPrChange w:id="19014" w:author="Daisy Watt" w:date="2026-06-23T13:57:00Z" w16du:dateUtc="2026-06-23T11:57:00Z">
              <w:rPr>
                <w:rFonts w:ascii="Cambria" w:hAnsi="Cambria"/>
                <w:bCs/>
                <w:sz w:val="28"/>
                <w:szCs w:val="28"/>
              </w:rPr>
            </w:rPrChange>
          </w:rPr>
          <w:delText>Though p</w:delText>
        </w:r>
      </w:del>
      <w:ins w:id="19015" w:author="Daisy Watt" w:date="2026-06-23T13:57:00Z" w16du:dateUtc="2026-06-23T11:57:00Z">
        <w:r w:rsidR="00F2196C" w:rsidRPr="00F2196C">
          <w:rPr>
            <w:rFonts w:ascii="Cambria" w:hAnsi="Cambria"/>
            <w:bCs/>
            <w:i/>
            <w:iCs/>
            <w:sz w:val="28"/>
            <w:szCs w:val="28"/>
            <w:rPrChange w:id="19016" w:author="Daisy Watt" w:date="2026-06-23T13:57:00Z" w16du:dateUtc="2026-06-23T11:57:00Z">
              <w:rPr>
                <w:rFonts w:ascii="Cambria" w:hAnsi="Cambria"/>
                <w:bCs/>
                <w:sz w:val="28"/>
                <w:szCs w:val="28"/>
              </w:rPr>
            </w:rPrChange>
          </w:rPr>
          <w:t>P</w:t>
        </w:r>
      </w:ins>
      <w:r w:rsidR="00FB0586" w:rsidRPr="00F2196C">
        <w:rPr>
          <w:rFonts w:ascii="Cambria" w:hAnsi="Cambria"/>
          <w:bCs/>
          <w:i/>
          <w:iCs/>
          <w:sz w:val="28"/>
          <w:szCs w:val="28"/>
          <w:rPrChange w:id="19017" w:author="Daisy Watt" w:date="2026-06-23T13:57:00Z" w16du:dateUtc="2026-06-23T11:57:00Z">
            <w:rPr>
              <w:rFonts w:ascii="Cambria" w:hAnsi="Cambria"/>
              <w:bCs/>
              <w:sz w:val="28"/>
              <w:szCs w:val="28"/>
            </w:rPr>
          </w:rPrChange>
        </w:rPr>
        <w:t>l</w:t>
      </w:r>
      <w:r w:rsidR="00474EAF" w:rsidRPr="00F2196C">
        <w:rPr>
          <w:rFonts w:ascii="Cambria" w:hAnsi="Cambria"/>
          <w:bCs/>
          <w:i/>
          <w:iCs/>
          <w:sz w:val="28"/>
          <w:szCs w:val="28"/>
          <w:rPrChange w:id="19018" w:author="Daisy Watt" w:date="2026-06-23T13:57:00Z" w16du:dateUtc="2026-06-23T11:57:00Z">
            <w:rPr>
              <w:rFonts w:ascii="Cambria" w:hAnsi="Cambria"/>
              <w:bCs/>
              <w:sz w:val="28"/>
              <w:szCs w:val="28"/>
            </w:rPr>
          </w:rPrChange>
        </w:rPr>
        <w:t>ease n</w:t>
      </w:r>
      <w:r w:rsidR="000F67C4" w:rsidRPr="00F2196C">
        <w:rPr>
          <w:rFonts w:ascii="Cambria" w:hAnsi="Cambria"/>
          <w:bCs/>
          <w:i/>
          <w:iCs/>
          <w:sz w:val="28"/>
          <w:szCs w:val="28"/>
          <w:rPrChange w:id="19019" w:author="Daisy Watt" w:date="2026-06-23T13:57:00Z" w16du:dateUtc="2026-06-23T11:57:00Z">
            <w:rPr>
              <w:rFonts w:ascii="Cambria" w:hAnsi="Cambria"/>
              <w:bCs/>
              <w:sz w:val="28"/>
              <w:szCs w:val="28"/>
            </w:rPr>
          </w:rPrChange>
        </w:rPr>
        <w:t>ot on the edits</w:t>
      </w:r>
      <w:r w:rsidR="000F67C4">
        <w:rPr>
          <w:rFonts w:ascii="Cambria" w:hAnsi="Cambria"/>
          <w:bCs/>
          <w:sz w:val="28"/>
          <w:szCs w:val="28"/>
        </w:rPr>
        <w:t xml:space="preserve">, she prayed, because she hadn’t had time to look at them properly. </w:t>
      </w:r>
    </w:p>
    <w:p w14:paraId="0100B09A" w14:textId="1EAEB367" w:rsidR="00ED0B7F" w:rsidRDefault="00ED0B7F" w:rsidP="00ED0B7F">
      <w:pPr>
        <w:spacing w:line="360" w:lineRule="auto"/>
        <w:ind w:firstLine="720"/>
        <w:contextualSpacing/>
        <w:rPr>
          <w:rFonts w:ascii="Cambria" w:hAnsi="Cambria"/>
          <w:bCs/>
          <w:sz w:val="28"/>
          <w:szCs w:val="28"/>
        </w:rPr>
      </w:pPr>
      <w:r>
        <w:rPr>
          <w:rFonts w:ascii="Cambria" w:hAnsi="Cambria"/>
          <w:bCs/>
          <w:sz w:val="28"/>
          <w:szCs w:val="28"/>
        </w:rPr>
        <w:t>‘</w:t>
      </w:r>
      <w:r w:rsidR="000F67C4">
        <w:rPr>
          <w:rFonts w:ascii="Cambria" w:hAnsi="Cambria"/>
          <w:bCs/>
          <w:sz w:val="28"/>
          <w:szCs w:val="28"/>
        </w:rPr>
        <w:t xml:space="preserve">Just </w:t>
      </w:r>
      <w:r w:rsidR="00941C86">
        <w:rPr>
          <w:rFonts w:ascii="Cambria" w:hAnsi="Cambria"/>
          <w:bCs/>
          <w:sz w:val="28"/>
          <w:szCs w:val="28"/>
        </w:rPr>
        <w:t xml:space="preserve">wanted to </w:t>
      </w:r>
      <w:del w:id="19020" w:author="Claire S" w:date="2026-05-25T14:51:00Z" w16du:dateUtc="2026-05-25T13:51:00Z">
        <w:r w:rsidR="00941C86" w:rsidDel="00E514FA">
          <w:rPr>
            <w:rFonts w:ascii="Cambria" w:hAnsi="Cambria"/>
            <w:bCs/>
            <w:sz w:val="28"/>
            <w:szCs w:val="28"/>
          </w:rPr>
          <w:delText>check in</w:delText>
        </w:r>
      </w:del>
      <w:ins w:id="19021" w:author="Claire S" w:date="2026-05-25T14:51:00Z" w16du:dateUtc="2026-05-25T13:51:00Z">
        <w:r w:rsidR="00E514FA">
          <w:rPr>
            <w:rFonts w:ascii="Cambria" w:hAnsi="Cambria"/>
            <w:bCs/>
            <w:sz w:val="28"/>
            <w:szCs w:val="28"/>
          </w:rPr>
          <w:t xml:space="preserve">say </w:t>
        </w:r>
        <w:r w:rsidR="00E514FA" w:rsidRPr="0098214F">
          <w:rPr>
            <w:rFonts w:ascii="Cambria" w:hAnsi="Cambria"/>
            <w:bCs/>
            <w:i/>
            <w:iCs/>
            <w:sz w:val="28"/>
            <w:szCs w:val="28"/>
            <w:rPrChange w:id="19022" w:author="Claire S" w:date="2026-06-08T16:39:00Z" w16du:dateUtc="2026-06-08T15:39:00Z">
              <w:rPr>
                <w:rFonts w:ascii="Cambria" w:hAnsi="Cambria"/>
                <w:bCs/>
                <w:sz w:val="28"/>
                <w:szCs w:val="28"/>
              </w:rPr>
            </w:rPrChange>
          </w:rPr>
          <w:t>hola</w:t>
        </w:r>
      </w:ins>
      <w:r w:rsidR="00941C86">
        <w:rPr>
          <w:rFonts w:ascii="Cambria" w:hAnsi="Cambria"/>
          <w:bCs/>
          <w:sz w:val="28"/>
          <w:szCs w:val="28"/>
        </w:rPr>
        <w:t xml:space="preserve">, and </w:t>
      </w:r>
      <w:r w:rsidR="000F67C4">
        <w:rPr>
          <w:rFonts w:ascii="Cambria" w:hAnsi="Cambria"/>
          <w:bCs/>
          <w:sz w:val="28"/>
          <w:szCs w:val="28"/>
        </w:rPr>
        <w:t>suggest a meet</w:t>
      </w:r>
      <w:ins w:id="19023" w:author="Claire S" w:date="2026-06-04T18:11:00Z" w16du:dateUtc="2026-06-04T17:11:00Z">
        <w:r w:rsidR="00652D46">
          <w:rPr>
            <w:rFonts w:ascii="Cambria" w:hAnsi="Cambria"/>
            <w:bCs/>
            <w:sz w:val="28"/>
            <w:szCs w:val="28"/>
          </w:rPr>
          <w:t>,</w:t>
        </w:r>
      </w:ins>
      <w:r w:rsidR="000F67C4">
        <w:rPr>
          <w:rFonts w:ascii="Cambria" w:hAnsi="Cambria"/>
          <w:bCs/>
          <w:sz w:val="28"/>
          <w:szCs w:val="28"/>
        </w:rPr>
        <w:t xml:space="preserve"> </w:t>
      </w:r>
      <w:del w:id="19024" w:author="Claire S" w:date="2026-06-04T18:11:00Z" w16du:dateUtc="2026-06-04T17:11:00Z">
        <w:r w:rsidR="00474EAF" w:rsidDel="00652D46">
          <w:rPr>
            <w:rFonts w:ascii="Cambria" w:hAnsi="Cambria"/>
            <w:bCs/>
            <w:sz w:val="28"/>
            <w:szCs w:val="28"/>
          </w:rPr>
          <w:delText>in person</w:delText>
        </w:r>
      </w:del>
      <w:del w:id="19025" w:author="Claire S" w:date="2026-05-22T18:06:00Z" w16du:dateUtc="2026-05-22T17:06:00Z">
        <w:r w:rsidR="00A60DC5" w:rsidDel="00BE6B61">
          <w:rPr>
            <w:rFonts w:ascii="Cambria" w:hAnsi="Cambria"/>
            <w:bCs/>
            <w:sz w:val="28"/>
            <w:szCs w:val="28"/>
          </w:rPr>
          <w:delText>,</w:delText>
        </w:r>
        <w:r w:rsidR="000F67C4" w:rsidDel="00BE6B61">
          <w:rPr>
            <w:rFonts w:ascii="Cambria" w:hAnsi="Cambria"/>
            <w:bCs/>
            <w:sz w:val="28"/>
            <w:szCs w:val="28"/>
          </w:rPr>
          <w:delText xml:space="preserve"> t</w:delText>
        </w:r>
      </w:del>
      <w:del w:id="19026" w:author="Claire S" w:date="2026-06-04T18:11:00Z" w16du:dateUtc="2026-06-04T17:11:00Z">
        <w:r w:rsidR="000F67C4" w:rsidDel="00652D46">
          <w:rPr>
            <w:rFonts w:ascii="Cambria" w:hAnsi="Cambria"/>
            <w:bCs/>
            <w:sz w:val="28"/>
            <w:szCs w:val="28"/>
          </w:rPr>
          <w:delText xml:space="preserve">o </w:delText>
        </w:r>
      </w:del>
      <w:r w:rsidR="000F67C4">
        <w:rPr>
          <w:rFonts w:ascii="Cambria" w:hAnsi="Cambria"/>
          <w:bCs/>
          <w:sz w:val="28"/>
          <w:szCs w:val="28"/>
        </w:rPr>
        <w:t>go through the edits</w:t>
      </w:r>
      <w:ins w:id="19027" w:author="Claire S" w:date="2026-06-04T18:11:00Z" w16du:dateUtc="2026-06-04T17:11:00Z">
        <w:r w:rsidR="00652D46">
          <w:rPr>
            <w:rFonts w:ascii="Cambria" w:hAnsi="Cambria"/>
            <w:bCs/>
            <w:sz w:val="28"/>
            <w:szCs w:val="28"/>
          </w:rPr>
          <w:t xml:space="preserve"> in person, yeah?</w:t>
        </w:r>
      </w:ins>
      <w:del w:id="19028" w:author="Claire S" w:date="2026-06-04T18:11:00Z" w16du:dateUtc="2026-06-04T17:11:00Z">
        <w:r w:rsidDel="00652D46">
          <w:rPr>
            <w:rFonts w:ascii="Cambria" w:hAnsi="Cambria"/>
            <w:bCs/>
            <w:sz w:val="28"/>
            <w:szCs w:val="28"/>
          </w:rPr>
          <w:delText>,</w:delText>
        </w:r>
      </w:del>
      <w:r>
        <w:rPr>
          <w:rFonts w:ascii="Cambria" w:hAnsi="Cambria"/>
          <w:bCs/>
          <w:sz w:val="28"/>
          <w:szCs w:val="28"/>
        </w:rPr>
        <w:t>’ Jackson</w:t>
      </w:r>
      <w:r w:rsidR="00941C86">
        <w:rPr>
          <w:rFonts w:ascii="Cambria" w:hAnsi="Cambria"/>
          <w:bCs/>
          <w:sz w:val="28"/>
          <w:szCs w:val="28"/>
        </w:rPr>
        <w:t>’s</w:t>
      </w:r>
      <w:r>
        <w:rPr>
          <w:rFonts w:ascii="Cambria" w:hAnsi="Cambria"/>
          <w:bCs/>
          <w:sz w:val="28"/>
          <w:szCs w:val="28"/>
        </w:rPr>
        <w:t xml:space="preserve"> smile</w:t>
      </w:r>
      <w:r w:rsidR="00941C86">
        <w:rPr>
          <w:rFonts w:ascii="Cambria" w:hAnsi="Cambria"/>
          <w:bCs/>
          <w:sz w:val="28"/>
          <w:szCs w:val="28"/>
        </w:rPr>
        <w:t xml:space="preserve"> showed </w:t>
      </w:r>
      <w:r w:rsidR="000F67C4">
        <w:rPr>
          <w:rFonts w:ascii="Cambria" w:hAnsi="Cambria"/>
          <w:bCs/>
          <w:sz w:val="28"/>
          <w:szCs w:val="28"/>
        </w:rPr>
        <w:t>remarkably white</w:t>
      </w:r>
      <w:r w:rsidR="00941C86">
        <w:rPr>
          <w:rFonts w:ascii="Cambria" w:hAnsi="Cambria"/>
          <w:bCs/>
          <w:sz w:val="28"/>
          <w:szCs w:val="28"/>
        </w:rPr>
        <w:t xml:space="preserve"> teeth</w:t>
      </w:r>
      <w:r w:rsidR="000F67C4">
        <w:rPr>
          <w:rFonts w:ascii="Cambria" w:hAnsi="Cambria"/>
          <w:bCs/>
          <w:sz w:val="28"/>
          <w:szCs w:val="28"/>
        </w:rPr>
        <w:t xml:space="preserve">. </w:t>
      </w:r>
      <w:del w:id="19029" w:author="Claire S" w:date="2026-06-04T18:11:00Z" w16du:dateUtc="2026-06-04T17:11:00Z">
        <w:r w:rsidR="000F67C4" w:rsidDel="00652D46">
          <w:rPr>
            <w:rFonts w:ascii="Cambria" w:hAnsi="Cambria"/>
            <w:bCs/>
            <w:sz w:val="28"/>
            <w:szCs w:val="28"/>
          </w:rPr>
          <w:delText xml:space="preserve"> </w:delText>
        </w:r>
      </w:del>
      <w:r w:rsidR="000F67C4">
        <w:rPr>
          <w:rFonts w:ascii="Cambria" w:hAnsi="Cambria"/>
          <w:bCs/>
          <w:sz w:val="28"/>
          <w:szCs w:val="28"/>
        </w:rPr>
        <w:t xml:space="preserve">Veneers, Clara </w:t>
      </w:r>
      <w:r w:rsidR="00A91DE4">
        <w:rPr>
          <w:rFonts w:ascii="Cambria" w:hAnsi="Cambria"/>
          <w:bCs/>
          <w:sz w:val="28"/>
          <w:szCs w:val="28"/>
        </w:rPr>
        <w:t>suppos</w:t>
      </w:r>
      <w:r w:rsidR="000F67C4">
        <w:rPr>
          <w:rFonts w:ascii="Cambria" w:hAnsi="Cambria"/>
          <w:bCs/>
          <w:sz w:val="28"/>
          <w:szCs w:val="28"/>
        </w:rPr>
        <w:t>ed.</w:t>
      </w:r>
      <w:r>
        <w:rPr>
          <w:rFonts w:ascii="Cambria" w:hAnsi="Cambria"/>
          <w:bCs/>
          <w:sz w:val="28"/>
          <w:szCs w:val="28"/>
        </w:rPr>
        <w:t xml:space="preserve"> ‘</w:t>
      </w:r>
      <w:r w:rsidR="007B7FB1">
        <w:rPr>
          <w:rFonts w:ascii="Cambria" w:hAnsi="Cambria"/>
          <w:bCs/>
          <w:sz w:val="28"/>
          <w:szCs w:val="28"/>
        </w:rPr>
        <w:t xml:space="preserve">Normally I’d be </w:t>
      </w:r>
      <w:r w:rsidR="00A60DC5">
        <w:rPr>
          <w:rFonts w:ascii="Cambria" w:hAnsi="Cambria"/>
          <w:bCs/>
          <w:sz w:val="28"/>
          <w:szCs w:val="28"/>
        </w:rPr>
        <w:t xml:space="preserve">straight back to </w:t>
      </w:r>
      <w:r>
        <w:rPr>
          <w:rFonts w:ascii="Cambria" w:hAnsi="Cambria"/>
          <w:bCs/>
          <w:sz w:val="28"/>
          <w:szCs w:val="28"/>
        </w:rPr>
        <w:t>my Sussex pad</w:t>
      </w:r>
      <w:r w:rsidR="00A60DC5">
        <w:rPr>
          <w:rFonts w:ascii="Cambria" w:hAnsi="Cambria"/>
          <w:bCs/>
          <w:sz w:val="28"/>
          <w:szCs w:val="28"/>
        </w:rPr>
        <w:t>,</w:t>
      </w:r>
      <w:r>
        <w:rPr>
          <w:rFonts w:ascii="Cambria" w:hAnsi="Cambria"/>
          <w:bCs/>
          <w:sz w:val="28"/>
          <w:szCs w:val="28"/>
        </w:rPr>
        <w:t xml:space="preserve"> </w:t>
      </w:r>
      <w:r w:rsidR="007B7FB1">
        <w:rPr>
          <w:rFonts w:ascii="Cambria" w:hAnsi="Cambria"/>
          <w:bCs/>
          <w:sz w:val="28"/>
          <w:szCs w:val="28"/>
        </w:rPr>
        <w:t>but I’</w:t>
      </w:r>
      <w:r w:rsidR="00A60DC5">
        <w:rPr>
          <w:rFonts w:ascii="Cambria" w:hAnsi="Cambria"/>
          <w:bCs/>
          <w:sz w:val="28"/>
          <w:szCs w:val="28"/>
        </w:rPr>
        <w:t>ve got a dinner</w:t>
      </w:r>
      <w:r w:rsidR="007B7FB1">
        <w:rPr>
          <w:rFonts w:ascii="Cambria" w:hAnsi="Cambria"/>
          <w:bCs/>
          <w:sz w:val="28"/>
          <w:szCs w:val="28"/>
        </w:rPr>
        <w:t xml:space="preserve"> in Soho tonight</w:t>
      </w:r>
      <w:r w:rsidR="00A60DC5">
        <w:rPr>
          <w:rFonts w:ascii="Cambria" w:hAnsi="Cambria"/>
          <w:bCs/>
          <w:sz w:val="28"/>
          <w:szCs w:val="28"/>
        </w:rPr>
        <w:t xml:space="preserve">, so I’ll </w:t>
      </w:r>
      <w:r w:rsidR="0087349A">
        <w:rPr>
          <w:rFonts w:ascii="Cambria" w:hAnsi="Cambria"/>
          <w:bCs/>
          <w:sz w:val="28"/>
          <w:szCs w:val="28"/>
        </w:rPr>
        <w:t xml:space="preserve">still be </w:t>
      </w:r>
      <w:r w:rsidR="00A60DC5">
        <w:rPr>
          <w:rFonts w:ascii="Cambria" w:hAnsi="Cambria"/>
          <w:bCs/>
          <w:sz w:val="28"/>
          <w:szCs w:val="28"/>
        </w:rPr>
        <w:t xml:space="preserve">in town </w:t>
      </w:r>
      <w:r w:rsidR="007B7FB1">
        <w:rPr>
          <w:rFonts w:ascii="Cambria" w:hAnsi="Cambria"/>
          <w:bCs/>
          <w:sz w:val="28"/>
          <w:szCs w:val="28"/>
        </w:rPr>
        <w:t>tomorrow</w:t>
      </w:r>
      <w:r>
        <w:rPr>
          <w:rFonts w:ascii="Cambria" w:hAnsi="Cambria"/>
          <w:bCs/>
          <w:sz w:val="28"/>
          <w:szCs w:val="28"/>
        </w:rPr>
        <w:t>.’</w:t>
      </w:r>
    </w:p>
    <w:p w14:paraId="1283AA89" w14:textId="38807DB4" w:rsidR="00ED0B7F" w:rsidRDefault="00ED0B7F" w:rsidP="00ED0B7F">
      <w:pPr>
        <w:spacing w:line="360" w:lineRule="auto"/>
        <w:ind w:firstLine="720"/>
        <w:contextualSpacing/>
        <w:rPr>
          <w:rFonts w:ascii="Cambria" w:hAnsi="Cambria"/>
          <w:bCs/>
          <w:sz w:val="28"/>
          <w:szCs w:val="28"/>
        </w:rPr>
      </w:pPr>
      <w:r>
        <w:rPr>
          <w:rFonts w:ascii="Cambria" w:hAnsi="Cambria"/>
          <w:bCs/>
          <w:sz w:val="28"/>
          <w:szCs w:val="28"/>
        </w:rPr>
        <w:t>‘</w:t>
      </w:r>
      <w:r w:rsidR="00A91DE4">
        <w:rPr>
          <w:rFonts w:ascii="Cambria" w:hAnsi="Cambria"/>
          <w:bCs/>
          <w:sz w:val="28"/>
          <w:szCs w:val="28"/>
        </w:rPr>
        <w:t>Great</w:t>
      </w:r>
      <w:r>
        <w:rPr>
          <w:rFonts w:ascii="Cambria" w:hAnsi="Cambria"/>
          <w:bCs/>
          <w:sz w:val="28"/>
          <w:szCs w:val="28"/>
        </w:rPr>
        <w:t xml:space="preserve">.’ </w:t>
      </w:r>
      <w:del w:id="19030" w:author="Claire S" w:date="2026-05-22T18:06:00Z" w16du:dateUtc="2026-05-22T17:06:00Z">
        <w:r w:rsidR="00A60DC5" w:rsidDel="00BE6B61">
          <w:rPr>
            <w:rFonts w:ascii="Cambria" w:hAnsi="Cambria"/>
            <w:bCs/>
            <w:sz w:val="28"/>
            <w:szCs w:val="28"/>
          </w:rPr>
          <w:delText>W</w:delText>
        </w:r>
        <w:r w:rsidDel="00BE6B61">
          <w:rPr>
            <w:rFonts w:ascii="Cambria" w:hAnsi="Cambria"/>
            <w:bCs/>
            <w:sz w:val="28"/>
            <w:szCs w:val="28"/>
          </w:rPr>
          <w:delText>ho</w:delText>
        </w:r>
        <w:r w:rsidR="00A91DE4" w:rsidDel="00BE6B61">
          <w:rPr>
            <w:rFonts w:ascii="Cambria" w:hAnsi="Cambria"/>
            <w:bCs/>
            <w:sz w:val="28"/>
            <w:szCs w:val="28"/>
          </w:rPr>
          <w:delText xml:space="preserve"> on earth</w:delText>
        </w:r>
        <w:r w:rsidDel="00BE6B61">
          <w:rPr>
            <w:rFonts w:ascii="Cambria" w:hAnsi="Cambria"/>
            <w:bCs/>
            <w:sz w:val="28"/>
            <w:szCs w:val="28"/>
          </w:rPr>
          <w:delText xml:space="preserve"> said</w:delText>
        </w:r>
      </w:del>
      <w:ins w:id="19031" w:author="Claire S" w:date="2026-05-22T18:06:00Z" w16du:dateUtc="2026-05-22T17:06:00Z">
        <w:r w:rsidR="00BE6B61">
          <w:rPr>
            <w:rFonts w:ascii="Cambria" w:hAnsi="Cambria"/>
            <w:bCs/>
            <w:sz w:val="28"/>
            <w:szCs w:val="28"/>
          </w:rPr>
          <w:t>No one said</w:t>
        </w:r>
      </w:ins>
      <w:r>
        <w:rPr>
          <w:rFonts w:ascii="Cambria" w:hAnsi="Cambria"/>
          <w:bCs/>
          <w:sz w:val="28"/>
          <w:szCs w:val="28"/>
        </w:rPr>
        <w:t xml:space="preserve"> ‘pad’ these days</w:t>
      </w:r>
      <w:del w:id="19032" w:author="Claire S" w:date="2026-05-22T18:06:00Z" w16du:dateUtc="2026-05-22T17:06:00Z">
        <w:r w:rsidDel="00BE6B61">
          <w:rPr>
            <w:rFonts w:ascii="Cambria" w:hAnsi="Cambria"/>
            <w:bCs/>
            <w:sz w:val="28"/>
            <w:szCs w:val="28"/>
          </w:rPr>
          <w:delText xml:space="preserve">? </w:delText>
        </w:r>
      </w:del>
      <w:ins w:id="19033" w:author="Claire S" w:date="2026-05-22T18:06:00Z" w16du:dateUtc="2026-05-22T17:06:00Z">
        <w:r w:rsidR="00BE6B61">
          <w:rPr>
            <w:rFonts w:ascii="Cambria" w:hAnsi="Cambria"/>
            <w:bCs/>
            <w:sz w:val="28"/>
            <w:szCs w:val="28"/>
          </w:rPr>
          <w:t xml:space="preserve">, did they? </w:t>
        </w:r>
      </w:ins>
      <w:r>
        <w:rPr>
          <w:rFonts w:ascii="Cambria" w:hAnsi="Cambria"/>
          <w:bCs/>
          <w:sz w:val="28"/>
          <w:szCs w:val="28"/>
        </w:rPr>
        <w:t>‘Is that where you live</w:t>
      </w:r>
      <w:del w:id="19034" w:author="Daisy Watt" w:date="2026-06-23T13:58:00Z" w16du:dateUtc="2026-06-23T11:58:00Z">
        <w:r w:rsidR="00A91DE4" w:rsidDel="0052263A">
          <w:rPr>
            <w:rFonts w:ascii="Cambria" w:hAnsi="Cambria"/>
            <w:bCs/>
            <w:sz w:val="28"/>
            <w:szCs w:val="28"/>
          </w:rPr>
          <w:delText>,</w:delText>
        </w:r>
      </w:del>
      <w:ins w:id="19035" w:author="Daisy Watt" w:date="2026-06-23T13:58:00Z" w16du:dateUtc="2026-06-23T11:58:00Z">
        <w:r w:rsidR="0052263A">
          <w:rPr>
            <w:rFonts w:ascii="Cambria" w:hAnsi="Cambria"/>
            <w:bCs/>
            <w:sz w:val="28"/>
            <w:szCs w:val="28"/>
          </w:rPr>
          <w:t xml:space="preserve"> –</w:t>
        </w:r>
      </w:ins>
      <w:r w:rsidR="00A91DE4">
        <w:rPr>
          <w:rFonts w:ascii="Cambria" w:hAnsi="Cambria"/>
          <w:bCs/>
          <w:sz w:val="28"/>
          <w:szCs w:val="28"/>
        </w:rPr>
        <w:t xml:space="preserve"> </w:t>
      </w:r>
      <w:r w:rsidR="007B7FB1">
        <w:rPr>
          <w:rFonts w:ascii="Cambria" w:hAnsi="Cambria"/>
          <w:bCs/>
          <w:sz w:val="28"/>
          <w:szCs w:val="28"/>
        </w:rPr>
        <w:t>Sussex?</w:t>
      </w:r>
      <w:r>
        <w:rPr>
          <w:rFonts w:ascii="Cambria" w:hAnsi="Cambria"/>
          <w:bCs/>
          <w:sz w:val="28"/>
          <w:szCs w:val="28"/>
        </w:rPr>
        <w:t>’</w:t>
      </w:r>
      <w:ins w:id="19036" w:author="Claire S" w:date="2026-06-05T09:12:00Z" w16du:dateUtc="2026-06-05T08:12:00Z">
        <w:r w:rsidR="00D57686">
          <w:rPr>
            <w:rFonts w:ascii="Cambria" w:hAnsi="Cambria"/>
            <w:bCs/>
            <w:sz w:val="28"/>
            <w:szCs w:val="28"/>
          </w:rPr>
          <w:t xml:space="preserve"> All roads led there, apparently.</w:t>
        </w:r>
      </w:ins>
    </w:p>
    <w:p w14:paraId="60321226" w14:textId="4E830C8B" w:rsidR="00ED0B7F" w:rsidRDefault="00ED0B7F" w:rsidP="006D0794">
      <w:pPr>
        <w:spacing w:line="360" w:lineRule="auto"/>
        <w:ind w:firstLine="720"/>
        <w:contextualSpacing/>
        <w:rPr>
          <w:rFonts w:ascii="Cambria" w:hAnsi="Cambria"/>
          <w:bCs/>
          <w:sz w:val="28"/>
          <w:szCs w:val="28"/>
        </w:rPr>
      </w:pPr>
      <w:r>
        <w:rPr>
          <w:rFonts w:ascii="Cambria" w:hAnsi="Cambria"/>
          <w:bCs/>
          <w:sz w:val="28"/>
          <w:szCs w:val="28"/>
        </w:rPr>
        <w:t>‘Yeah, Hove, mostly. Near Brighton. England’s sun</w:t>
      </w:r>
      <w:ins w:id="19037" w:author="Daisy Watt" w:date="2026-06-23T13:58:00Z" w16du:dateUtc="2026-06-23T11:58:00Z">
        <w:r w:rsidR="005D1714">
          <w:rPr>
            <w:rFonts w:ascii="Cambria" w:hAnsi="Cambria"/>
            <w:bCs/>
            <w:sz w:val="28"/>
            <w:szCs w:val="28"/>
          </w:rPr>
          <w:t>ny</w:t>
        </w:r>
      </w:ins>
      <w:del w:id="19038" w:author="Daisy Watt" w:date="2026-06-23T13:58:00Z" w16du:dateUtc="2026-06-23T11:58:00Z">
        <w:r w:rsidDel="005D1714">
          <w:rPr>
            <w:rFonts w:ascii="Cambria" w:hAnsi="Cambria"/>
            <w:bCs/>
            <w:sz w:val="28"/>
            <w:szCs w:val="28"/>
          </w:rPr>
          <w:delText>shine</w:delText>
        </w:r>
      </w:del>
      <w:r>
        <w:rPr>
          <w:rFonts w:ascii="Cambria" w:hAnsi="Cambria"/>
          <w:bCs/>
          <w:sz w:val="28"/>
          <w:szCs w:val="28"/>
        </w:rPr>
        <w:t xml:space="preserve"> South Coast.</w:t>
      </w:r>
      <w:r w:rsidR="006D0794">
        <w:rPr>
          <w:rFonts w:ascii="Cambria" w:hAnsi="Cambria"/>
          <w:bCs/>
          <w:sz w:val="28"/>
          <w:szCs w:val="28"/>
        </w:rPr>
        <w:t xml:space="preserve"> So</w:t>
      </w:r>
      <w:ins w:id="19039" w:author="Daisy Watt" w:date="2026-06-23T13:58:00Z" w16du:dateUtc="2026-06-23T11:58:00Z">
        <w:r w:rsidR="00401930">
          <w:rPr>
            <w:rFonts w:ascii="Cambria" w:hAnsi="Cambria"/>
            <w:bCs/>
            <w:sz w:val="28"/>
            <w:szCs w:val="28"/>
          </w:rPr>
          <w:t>,</w:t>
        </w:r>
      </w:ins>
      <w:r w:rsidR="006D0794">
        <w:rPr>
          <w:rFonts w:ascii="Cambria" w:hAnsi="Cambria"/>
          <w:bCs/>
          <w:sz w:val="28"/>
          <w:szCs w:val="28"/>
        </w:rPr>
        <w:t xml:space="preserve"> how about a late morning meet? I’m always </w:t>
      </w:r>
      <w:del w:id="19040" w:author="Daisy Watt" w:date="2026-06-23T13:58:00Z" w16du:dateUtc="2026-06-23T11:58:00Z">
        <w:r w:rsidR="006D0794" w:rsidDel="00BD0745">
          <w:rPr>
            <w:rFonts w:ascii="Cambria" w:hAnsi="Cambria"/>
            <w:bCs/>
            <w:sz w:val="28"/>
            <w:szCs w:val="28"/>
          </w:rPr>
          <w:delText>up early</w:delText>
        </w:r>
        <w:r w:rsidR="00A91DE4" w:rsidDel="00BD0745">
          <w:rPr>
            <w:rFonts w:ascii="Cambria" w:hAnsi="Cambria"/>
            <w:bCs/>
            <w:sz w:val="28"/>
            <w:szCs w:val="28"/>
          </w:rPr>
          <w:delText xml:space="preserve"> for</w:delText>
        </w:r>
        <w:r w:rsidR="006D0794" w:rsidDel="00BD0745">
          <w:rPr>
            <w:rFonts w:ascii="Cambria" w:hAnsi="Cambria"/>
            <w:bCs/>
            <w:sz w:val="28"/>
            <w:szCs w:val="28"/>
          </w:rPr>
          <w:delText xml:space="preserve"> </w:delText>
        </w:r>
      </w:del>
      <w:ins w:id="19041" w:author="Daisy Watt" w:date="2026-06-23T13:58:00Z" w16du:dateUtc="2026-06-23T11:58:00Z">
        <w:r w:rsidR="00BD0745">
          <w:rPr>
            <w:rFonts w:ascii="Cambria" w:hAnsi="Cambria"/>
            <w:bCs/>
            <w:sz w:val="28"/>
            <w:szCs w:val="28"/>
          </w:rPr>
          <w:t xml:space="preserve">in </w:t>
        </w:r>
      </w:ins>
      <w:r w:rsidR="006D0794">
        <w:rPr>
          <w:rFonts w:ascii="Cambria" w:hAnsi="Cambria"/>
          <w:bCs/>
          <w:sz w:val="28"/>
          <w:szCs w:val="28"/>
        </w:rPr>
        <w:t>the gym</w:t>
      </w:r>
      <w:ins w:id="19042" w:author="Daisy Watt" w:date="2026-06-23T13:58:00Z" w16du:dateUtc="2026-06-23T11:58:00Z">
        <w:r w:rsidR="00BD0745">
          <w:rPr>
            <w:rFonts w:ascii="Cambria" w:hAnsi="Cambria"/>
            <w:bCs/>
            <w:sz w:val="28"/>
            <w:szCs w:val="28"/>
          </w:rPr>
          <w:t>, first thing</w:t>
        </w:r>
      </w:ins>
      <w:r w:rsidR="00A91DE4">
        <w:rPr>
          <w:rFonts w:ascii="Cambria" w:hAnsi="Cambria"/>
          <w:bCs/>
          <w:sz w:val="28"/>
          <w:szCs w:val="28"/>
        </w:rPr>
        <w:t xml:space="preserve">. </w:t>
      </w:r>
      <w:del w:id="19043" w:author="Daisy Watt" w:date="2026-06-23T13:58:00Z" w16du:dateUtc="2026-06-23T11:58:00Z">
        <w:r w:rsidR="00A91DE4" w:rsidDel="00CB6C79">
          <w:rPr>
            <w:rFonts w:ascii="Cambria" w:hAnsi="Cambria"/>
            <w:bCs/>
            <w:sz w:val="28"/>
            <w:szCs w:val="28"/>
          </w:rPr>
          <w:delText>T</w:delText>
        </w:r>
        <w:r w:rsidDel="00CB6C79">
          <w:rPr>
            <w:rFonts w:ascii="Cambria" w:hAnsi="Cambria"/>
            <w:bCs/>
            <w:sz w:val="28"/>
            <w:szCs w:val="28"/>
          </w:rPr>
          <w:delText>imewise</w:delText>
        </w:r>
      </w:del>
      <w:ins w:id="19044" w:author="Daisy Watt" w:date="2026-06-23T13:58:00Z" w16du:dateUtc="2026-06-23T11:58:00Z">
        <w:r w:rsidR="00CB6C79">
          <w:rPr>
            <w:rFonts w:ascii="Cambria" w:hAnsi="Cambria"/>
            <w:bCs/>
            <w:sz w:val="28"/>
            <w:szCs w:val="28"/>
          </w:rPr>
          <w:t>Time-wise</w:t>
        </w:r>
      </w:ins>
      <w:r>
        <w:rPr>
          <w:rFonts w:ascii="Cambria" w:hAnsi="Cambria"/>
          <w:bCs/>
          <w:sz w:val="28"/>
          <w:szCs w:val="28"/>
        </w:rPr>
        <w:t>, military conditioning’s a bitch to break.’</w:t>
      </w:r>
    </w:p>
    <w:p w14:paraId="4397E9DC" w14:textId="7B32532B" w:rsidR="00FA120A" w:rsidRDefault="00ED0B7F" w:rsidP="00230154">
      <w:pPr>
        <w:spacing w:line="360" w:lineRule="auto"/>
        <w:ind w:firstLine="720"/>
        <w:contextualSpacing/>
        <w:rPr>
          <w:ins w:id="19045" w:author="Claire S" w:date="2026-06-04T18:51:00Z" w16du:dateUtc="2026-06-04T17:51:00Z"/>
          <w:rFonts w:ascii="Cambria" w:hAnsi="Cambria"/>
          <w:bCs/>
          <w:sz w:val="28"/>
          <w:szCs w:val="28"/>
        </w:rPr>
      </w:pPr>
      <w:r>
        <w:rPr>
          <w:rFonts w:ascii="Cambria" w:hAnsi="Cambria"/>
          <w:bCs/>
          <w:sz w:val="28"/>
          <w:szCs w:val="28"/>
        </w:rPr>
        <w:t>‘I can imagine,’ Clara agreed, though she couldn’t</w:t>
      </w:r>
      <w:ins w:id="19046" w:author="Daisy Watt" w:date="2026-06-23T13:59:00Z" w16du:dateUtc="2026-06-23T11:59:00Z">
        <w:r w:rsidR="00CB6C79">
          <w:rPr>
            <w:rFonts w:ascii="Cambria" w:hAnsi="Cambria"/>
            <w:bCs/>
            <w:sz w:val="28"/>
            <w:szCs w:val="28"/>
          </w:rPr>
          <w:t>,</w:t>
        </w:r>
      </w:ins>
      <w:r>
        <w:rPr>
          <w:rFonts w:ascii="Cambria" w:hAnsi="Cambria"/>
          <w:bCs/>
          <w:sz w:val="28"/>
          <w:szCs w:val="28"/>
        </w:rPr>
        <w:t xml:space="preserve"> really. </w:t>
      </w:r>
      <w:ins w:id="19047" w:author="Claire S" w:date="2026-06-04T18:49:00Z" w16du:dateUtc="2026-06-04T17:49:00Z">
        <w:r w:rsidR="00FD0DBE">
          <w:rPr>
            <w:rFonts w:ascii="Cambria" w:hAnsi="Cambria"/>
            <w:bCs/>
            <w:sz w:val="28"/>
            <w:szCs w:val="28"/>
          </w:rPr>
          <w:t xml:space="preserve">‘My grandad was a </w:t>
        </w:r>
        <w:del w:id="19048" w:author="Daisy Watt" w:date="2026-06-23T13:59:00Z" w16du:dateUtc="2026-06-23T11:59:00Z">
          <w:r w:rsidR="00FD0DBE" w:rsidDel="00A77435">
            <w:rPr>
              <w:rFonts w:ascii="Cambria" w:hAnsi="Cambria"/>
              <w:bCs/>
              <w:sz w:val="28"/>
              <w:szCs w:val="28"/>
            </w:rPr>
            <w:delText>P</w:delText>
          </w:r>
        </w:del>
      </w:ins>
      <w:ins w:id="19049" w:author="Daisy Watt" w:date="2026-06-23T13:59:00Z" w16du:dateUtc="2026-06-23T11:59:00Z">
        <w:r w:rsidR="00A77435">
          <w:rPr>
            <w:rFonts w:ascii="Cambria" w:hAnsi="Cambria"/>
            <w:bCs/>
            <w:sz w:val="28"/>
            <w:szCs w:val="28"/>
          </w:rPr>
          <w:t>p</w:t>
        </w:r>
      </w:ins>
      <w:ins w:id="19050" w:author="Claire S" w:date="2026-06-04T18:49:00Z" w16du:dateUtc="2026-06-04T17:49:00Z">
        <w:r w:rsidR="00FD0DBE">
          <w:rPr>
            <w:rFonts w:ascii="Cambria" w:hAnsi="Cambria"/>
            <w:bCs/>
            <w:sz w:val="28"/>
            <w:szCs w:val="28"/>
          </w:rPr>
          <w:t>ara</w:t>
        </w:r>
      </w:ins>
      <w:ins w:id="19051" w:author="Daisy Watt" w:date="2026-06-23T13:59:00Z" w16du:dateUtc="2026-06-23T11:59:00Z">
        <w:r w:rsidR="00A77435">
          <w:rPr>
            <w:rFonts w:ascii="Cambria" w:hAnsi="Cambria"/>
            <w:bCs/>
            <w:sz w:val="28"/>
            <w:szCs w:val="28"/>
          </w:rPr>
          <w:t>,</w:t>
        </w:r>
      </w:ins>
      <w:ins w:id="19052" w:author="Claire S" w:date="2026-06-04T18:49:00Z" w16du:dateUtc="2026-06-04T17:49:00Z">
        <w:r w:rsidR="00FD0DBE">
          <w:rPr>
            <w:rFonts w:ascii="Cambria" w:hAnsi="Cambria"/>
            <w:bCs/>
            <w:sz w:val="28"/>
            <w:szCs w:val="28"/>
          </w:rPr>
          <w:t xml:space="preserve"> actually. </w:t>
        </w:r>
      </w:ins>
      <w:ins w:id="19053" w:author="Claire S" w:date="2026-06-04T18:51:00Z" w16du:dateUtc="2026-06-04T17:51:00Z">
        <w:r w:rsidR="00FA120A">
          <w:rPr>
            <w:rFonts w:ascii="Cambria" w:hAnsi="Cambria"/>
            <w:bCs/>
            <w:sz w:val="28"/>
            <w:szCs w:val="28"/>
          </w:rPr>
          <w:t>What unit were you in?’</w:t>
        </w:r>
      </w:ins>
    </w:p>
    <w:p w14:paraId="56E47A73" w14:textId="5E6E0886" w:rsidR="00FA120A" w:rsidRDefault="00FA120A" w:rsidP="00230154">
      <w:pPr>
        <w:spacing w:line="360" w:lineRule="auto"/>
        <w:ind w:firstLine="720"/>
        <w:contextualSpacing/>
        <w:rPr>
          <w:ins w:id="19054" w:author="Claire S" w:date="2026-06-04T18:51:00Z" w16du:dateUtc="2026-06-04T17:51:00Z"/>
          <w:rFonts w:ascii="Cambria" w:hAnsi="Cambria"/>
          <w:bCs/>
          <w:sz w:val="28"/>
          <w:szCs w:val="28"/>
        </w:rPr>
      </w:pPr>
      <w:ins w:id="19055" w:author="Claire S" w:date="2026-06-04T18:51:00Z" w16du:dateUtc="2026-06-04T17:51:00Z">
        <w:r>
          <w:rPr>
            <w:rFonts w:ascii="Cambria" w:hAnsi="Cambria"/>
            <w:bCs/>
            <w:sz w:val="28"/>
            <w:szCs w:val="28"/>
          </w:rPr>
          <w:t>‘I was a Royal Marine</w:t>
        </w:r>
      </w:ins>
      <w:ins w:id="19056" w:author="Claire S" w:date="2026-06-04T18:52:00Z" w16du:dateUtc="2026-06-04T17:52:00Z">
        <w:r>
          <w:rPr>
            <w:rFonts w:ascii="Cambria" w:hAnsi="Cambria"/>
            <w:bCs/>
            <w:sz w:val="28"/>
            <w:szCs w:val="28"/>
          </w:rPr>
          <w:t>,</w:t>
        </w:r>
      </w:ins>
      <w:ins w:id="19057" w:author="Claire S" w:date="2026-06-04T18:51:00Z" w16du:dateUtc="2026-06-04T17:51:00Z">
        <w:r>
          <w:rPr>
            <w:rFonts w:ascii="Cambria" w:hAnsi="Cambria"/>
            <w:bCs/>
            <w:sz w:val="28"/>
            <w:szCs w:val="28"/>
          </w:rPr>
          <w:t xml:space="preserve"> babe.</w:t>
        </w:r>
      </w:ins>
      <w:ins w:id="19058" w:author="Claire S" w:date="2026-06-04T18:52:00Z" w16du:dateUtc="2026-06-04T17:52:00Z">
        <w:r>
          <w:rPr>
            <w:rFonts w:ascii="Cambria" w:hAnsi="Cambria"/>
            <w:bCs/>
            <w:sz w:val="28"/>
            <w:szCs w:val="28"/>
          </w:rPr>
          <w:t xml:space="preserve"> Seven years, four tours of duty.’</w:t>
        </w:r>
      </w:ins>
    </w:p>
    <w:p w14:paraId="63C72666" w14:textId="091CB2FA" w:rsidR="00FD0DBE" w:rsidRDefault="00FA120A" w:rsidP="00FA120A">
      <w:pPr>
        <w:spacing w:line="360" w:lineRule="auto"/>
        <w:ind w:firstLine="720"/>
        <w:contextualSpacing/>
        <w:rPr>
          <w:ins w:id="19059" w:author="Claire S" w:date="2026-06-04T18:50:00Z" w16du:dateUtc="2026-06-04T17:50:00Z"/>
          <w:rFonts w:ascii="Cambria" w:hAnsi="Cambria"/>
          <w:bCs/>
          <w:sz w:val="28"/>
          <w:szCs w:val="28"/>
        </w:rPr>
      </w:pPr>
      <w:ins w:id="19060" w:author="Claire S" w:date="2026-06-04T18:51:00Z" w16du:dateUtc="2026-06-04T17:51:00Z">
        <w:r>
          <w:rPr>
            <w:rFonts w:ascii="Cambria" w:hAnsi="Cambria"/>
            <w:bCs/>
            <w:sz w:val="28"/>
            <w:szCs w:val="28"/>
          </w:rPr>
          <w:t xml:space="preserve">‘So brave.  My dad kept my grandad’s </w:t>
        </w:r>
      </w:ins>
      <w:ins w:id="19061" w:author="Claire S" w:date="2026-06-04T18:50:00Z" w16du:dateUtc="2026-06-04T17:50:00Z">
        <w:r>
          <w:rPr>
            <w:rFonts w:ascii="Cambria" w:hAnsi="Cambria"/>
            <w:bCs/>
            <w:sz w:val="28"/>
            <w:szCs w:val="28"/>
          </w:rPr>
          <w:t>red beret</w:t>
        </w:r>
      </w:ins>
      <w:ins w:id="19062" w:author="Claire S" w:date="2026-06-04T18:57:00Z" w16du:dateUtc="2026-06-04T17:57:00Z">
        <w:r w:rsidR="00184443">
          <w:rPr>
            <w:rFonts w:ascii="Cambria" w:hAnsi="Cambria"/>
            <w:bCs/>
            <w:sz w:val="28"/>
            <w:szCs w:val="28"/>
          </w:rPr>
          <w:t>,</w:t>
        </w:r>
      </w:ins>
      <w:ins w:id="19063" w:author="Claire S" w:date="2026-06-05T09:12:00Z" w16du:dateUtc="2026-06-05T08:12:00Z">
        <w:r w:rsidR="00B82943">
          <w:rPr>
            <w:rFonts w:ascii="Cambria" w:hAnsi="Cambria"/>
            <w:bCs/>
            <w:sz w:val="28"/>
            <w:szCs w:val="28"/>
          </w:rPr>
          <w:t xml:space="preserve"> </w:t>
        </w:r>
      </w:ins>
      <w:ins w:id="19064" w:author="Claire S" w:date="2026-06-04T18:51:00Z" w16du:dateUtc="2026-06-04T17:51:00Z">
        <w:r>
          <w:rPr>
            <w:rFonts w:ascii="Cambria" w:hAnsi="Cambria"/>
            <w:bCs/>
            <w:sz w:val="28"/>
            <w:szCs w:val="28"/>
          </w:rPr>
          <w:t>and got it</w:t>
        </w:r>
      </w:ins>
      <w:ins w:id="19065" w:author="Claire S" w:date="2026-06-04T18:50:00Z" w16du:dateUtc="2026-06-04T17:50:00Z">
        <w:r>
          <w:rPr>
            <w:rFonts w:ascii="Cambria" w:hAnsi="Cambria"/>
            <w:bCs/>
            <w:sz w:val="28"/>
            <w:szCs w:val="28"/>
          </w:rPr>
          <w:t xml:space="preserve"> framed</w:t>
        </w:r>
      </w:ins>
      <w:ins w:id="19066" w:author="Claire S" w:date="2026-06-04T18:52:00Z" w16du:dateUtc="2026-06-04T17:52:00Z">
        <w:r>
          <w:rPr>
            <w:rFonts w:ascii="Cambria" w:hAnsi="Cambria"/>
            <w:bCs/>
            <w:sz w:val="28"/>
            <w:szCs w:val="28"/>
          </w:rPr>
          <w:t>.</w:t>
        </w:r>
      </w:ins>
      <w:ins w:id="19067" w:author="Claire S" w:date="2026-06-05T09:12:00Z" w16du:dateUtc="2026-06-05T08:12:00Z">
        <w:r w:rsidR="00B82943">
          <w:rPr>
            <w:rFonts w:ascii="Cambria" w:hAnsi="Cambria"/>
            <w:bCs/>
            <w:sz w:val="28"/>
            <w:szCs w:val="28"/>
          </w:rPr>
          <w:t xml:space="preserve"> It’s in our living</w:t>
        </w:r>
        <w:del w:id="19068" w:author="Daisy Watt" w:date="2026-06-23T13:59:00Z" w16du:dateUtc="2026-06-23T11:59:00Z">
          <w:r w:rsidR="00B82943" w:rsidDel="00CB7D6C">
            <w:rPr>
              <w:rFonts w:ascii="Cambria" w:hAnsi="Cambria"/>
              <w:bCs/>
              <w:sz w:val="28"/>
              <w:szCs w:val="28"/>
            </w:rPr>
            <w:delText>-</w:delText>
          </w:r>
        </w:del>
      </w:ins>
      <w:ins w:id="19069" w:author="Daisy Watt" w:date="2026-06-23T13:59:00Z" w16du:dateUtc="2026-06-23T11:59:00Z">
        <w:r w:rsidR="00CB7D6C">
          <w:rPr>
            <w:rFonts w:ascii="Cambria" w:hAnsi="Cambria"/>
            <w:bCs/>
            <w:sz w:val="28"/>
            <w:szCs w:val="28"/>
          </w:rPr>
          <w:t xml:space="preserve"> </w:t>
        </w:r>
      </w:ins>
      <w:ins w:id="19070" w:author="Claire S" w:date="2026-06-05T09:12:00Z" w16du:dateUtc="2026-06-05T08:12:00Z">
        <w:r w:rsidR="00B82943">
          <w:rPr>
            <w:rFonts w:ascii="Cambria" w:hAnsi="Cambria"/>
            <w:bCs/>
            <w:sz w:val="28"/>
            <w:szCs w:val="28"/>
          </w:rPr>
          <w:t>room.’</w:t>
        </w:r>
      </w:ins>
      <w:ins w:id="19071" w:author="Claire S" w:date="2026-06-04T18:50:00Z" w16du:dateUtc="2026-06-04T17:50:00Z">
        <w:r>
          <w:rPr>
            <w:rFonts w:ascii="Cambria" w:hAnsi="Cambria"/>
            <w:bCs/>
            <w:sz w:val="28"/>
            <w:szCs w:val="28"/>
          </w:rPr>
          <w:t xml:space="preserve"> </w:t>
        </w:r>
      </w:ins>
    </w:p>
    <w:p w14:paraId="31F76F55" w14:textId="64034389" w:rsidR="00FA120A" w:rsidRDefault="00FA120A" w:rsidP="00230154">
      <w:pPr>
        <w:spacing w:line="360" w:lineRule="auto"/>
        <w:ind w:firstLine="720"/>
        <w:contextualSpacing/>
        <w:rPr>
          <w:ins w:id="19072" w:author="Claire S" w:date="2026-06-04T18:51:00Z" w16du:dateUtc="2026-06-04T17:51:00Z"/>
          <w:rFonts w:ascii="Cambria" w:hAnsi="Cambria"/>
          <w:bCs/>
          <w:sz w:val="28"/>
          <w:szCs w:val="28"/>
        </w:rPr>
      </w:pPr>
      <w:ins w:id="19073" w:author="Claire S" w:date="2026-06-04T18:50:00Z" w16du:dateUtc="2026-06-04T17:50:00Z">
        <w:r>
          <w:rPr>
            <w:rFonts w:ascii="Cambria" w:hAnsi="Cambria"/>
            <w:bCs/>
            <w:sz w:val="28"/>
            <w:szCs w:val="28"/>
          </w:rPr>
          <w:t>‘Oh nice</w:t>
        </w:r>
      </w:ins>
      <w:ins w:id="19074" w:author="Claire S" w:date="2026-06-04T18:52:00Z" w16du:dateUtc="2026-06-04T17:52:00Z">
        <w:del w:id="19075" w:author="Daisy Watt" w:date="2026-06-23T13:59:00Z" w16du:dateUtc="2026-06-23T11:59:00Z">
          <w:r w:rsidDel="00CB7D6C">
            <w:rPr>
              <w:rFonts w:ascii="Cambria" w:hAnsi="Cambria"/>
              <w:bCs/>
              <w:sz w:val="28"/>
              <w:szCs w:val="28"/>
            </w:rPr>
            <w:delText>,</w:delText>
          </w:r>
        </w:del>
      </w:ins>
      <w:ins w:id="19076" w:author="Daisy Watt" w:date="2026-06-23T13:59:00Z" w16du:dateUtc="2026-06-23T11:59:00Z">
        <w:r w:rsidR="00CB7D6C">
          <w:rPr>
            <w:rFonts w:ascii="Cambria" w:hAnsi="Cambria"/>
            <w:bCs/>
            <w:sz w:val="28"/>
            <w:szCs w:val="28"/>
          </w:rPr>
          <w:t>.’</w:t>
        </w:r>
      </w:ins>
      <w:ins w:id="19077" w:author="Claire S" w:date="2026-06-04T18:50:00Z" w16du:dateUtc="2026-06-04T17:50:00Z">
        <w:r>
          <w:rPr>
            <w:rFonts w:ascii="Cambria" w:hAnsi="Cambria"/>
            <w:bCs/>
            <w:sz w:val="28"/>
            <w:szCs w:val="28"/>
          </w:rPr>
          <w:t xml:space="preserve"> Rayne </w:t>
        </w:r>
      </w:ins>
      <w:ins w:id="19078" w:author="Claire S" w:date="2026-06-05T09:12:00Z" w16du:dateUtc="2026-06-05T08:12:00Z">
        <w:r w:rsidR="00B82943">
          <w:rPr>
            <w:rFonts w:ascii="Cambria" w:hAnsi="Cambria"/>
            <w:bCs/>
            <w:sz w:val="28"/>
            <w:szCs w:val="28"/>
          </w:rPr>
          <w:t>nodde</w:t>
        </w:r>
      </w:ins>
      <w:ins w:id="19079" w:author="Claire S" w:date="2026-06-04T18:51:00Z" w16du:dateUtc="2026-06-04T17:51:00Z">
        <w:r>
          <w:rPr>
            <w:rFonts w:ascii="Cambria" w:hAnsi="Cambria"/>
            <w:bCs/>
            <w:sz w:val="28"/>
            <w:szCs w:val="28"/>
          </w:rPr>
          <w:t>d. ‘Yeah</w:t>
        </w:r>
      </w:ins>
      <w:ins w:id="19080" w:author="Daisy Watt" w:date="2026-06-23T13:59:00Z" w16du:dateUtc="2026-06-23T11:59:00Z">
        <w:r w:rsidR="00CB7D6C">
          <w:rPr>
            <w:rFonts w:ascii="Cambria" w:hAnsi="Cambria"/>
            <w:bCs/>
            <w:sz w:val="28"/>
            <w:szCs w:val="28"/>
          </w:rPr>
          <w:t>,</w:t>
        </w:r>
      </w:ins>
      <w:ins w:id="19081" w:author="Claire S" w:date="2026-06-04T18:51:00Z" w16du:dateUtc="2026-06-04T17:51:00Z">
        <w:r>
          <w:rPr>
            <w:rFonts w:ascii="Cambria" w:hAnsi="Cambria"/>
            <w:bCs/>
            <w:sz w:val="28"/>
            <w:szCs w:val="28"/>
          </w:rPr>
          <w:t xml:space="preserve"> I’ve kept mine</w:t>
        </w:r>
      </w:ins>
      <w:ins w:id="19082" w:author="Claire S" w:date="2026-06-05T09:12:00Z" w16du:dateUtc="2026-06-05T08:12:00Z">
        <w:r w:rsidR="00B82943">
          <w:rPr>
            <w:rFonts w:ascii="Cambria" w:hAnsi="Cambria"/>
            <w:bCs/>
            <w:sz w:val="28"/>
            <w:szCs w:val="28"/>
          </w:rPr>
          <w:t>. Can’t be</w:t>
        </w:r>
      </w:ins>
      <w:ins w:id="19083" w:author="Claire S" w:date="2026-06-05T09:13:00Z" w16du:dateUtc="2026-06-05T08:13:00Z">
        <w:r w:rsidR="00B82943">
          <w:rPr>
            <w:rFonts w:ascii="Cambria" w:hAnsi="Cambria"/>
            <w:bCs/>
            <w:sz w:val="28"/>
            <w:szCs w:val="28"/>
          </w:rPr>
          <w:t>at a red beret</w:t>
        </w:r>
      </w:ins>
      <w:ins w:id="19084" w:author="Claire S" w:date="2026-06-04T18:51:00Z" w16du:dateUtc="2026-06-04T17:51:00Z">
        <w:r>
          <w:rPr>
            <w:rFonts w:ascii="Cambria" w:hAnsi="Cambria"/>
            <w:bCs/>
            <w:sz w:val="28"/>
            <w:szCs w:val="28"/>
          </w:rPr>
          <w:t>.’</w:t>
        </w:r>
      </w:ins>
    </w:p>
    <w:p w14:paraId="6D50E8AA" w14:textId="638E6507" w:rsidR="00FA120A" w:rsidRDefault="00FA120A" w:rsidP="00230154">
      <w:pPr>
        <w:spacing w:line="360" w:lineRule="auto"/>
        <w:ind w:firstLine="720"/>
        <w:contextualSpacing/>
        <w:rPr>
          <w:ins w:id="19085" w:author="Claire S" w:date="2026-06-04T18:54:00Z" w16du:dateUtc="2026-06-04T17:54:00Z"/>
          <w:rFonts w:ascii="-webkit-standard" w:hAnsi="-webkit-standard"/>
          <w:color w:val="000000"/>
          <w:sz w:val="27"/>
          <w:szCs w:val="27"/>
        </w:rPr>
      </w:pPr>
      <w:ins w:id="19086" w:author="Claire S" w:date="2026-06-04T18:51:00Z" w16du:dateUtc="2026-06-04T17:51:00Z">
        <w:r>
          <w:rPr>
            <w:rFonts w:ascii="Cambria" w:hAnsi="Cambria"/>
            <w:bCs/>
            <w:sz w:val="28"/>
            <w:szCs w:val="28"/>
          </w:rPr>
          <w:t>‘</w:t>
        </w:r>
      </w:ins>
      <w:ins w:id="19087" w:author="Claire S" w:date="2026-06-04T18:57:00Z" w16du:dateUtc="2026-06-04T17:57:00Z">
        <w:r w:rsidR="00184443">
          <w:rPr>
            <w:rFonts w:ascii="Cambria" w:hAnsi="Cambria"/>
            <w:bCs/>
            <w:sz w:val="28"/>
            <w:szCs w:val="28"/>
          </w:rPr>
          <w:t>H</w:t>
        </w:r>
      </w:ins>
      <w:ins w:id="19088" w:author="Claire S" w:date="2026-06-04T18:54:00Z" w16du:dateUtc="2026-06-04T17:54:00Z">
        <w:r w:rsidR="001933D4">
          <w:rPr>
            <w:rFonts w:ascii="Cambria" w:hAnsi="Cambria"/>
            <w:bCs/>
            <w:sz w:val="28"/>
            <w:szCs w:val="28"/>
          </w:rPr>
          <w:t xml:space="preserve">e </w:t>
        </w:r>
      </w:ins>
      <w:ins w:id="19089" w:author="Claire S" w:date="2026-06-08T16:40:00Z" w16du:dateUtc="2026-06-08T15:40:00Z">
        <w:r w:rsidR="00C405CD">
          <w:rPr>
            <w:rFonts w:ascii="Cambria" w:hAnsi="Cambria"/>
            <w:bCs/>
            <w:sz w:val="28"/>
            <w:szCs w:val="28"/>
          </w:rPr>
          <w:t>wrote</w:t>
        </w:r>
      </w:ins>
      <w:ins w:id="19090" w:author="Claire S" w:date="2026-06-04T18:54:00Z" w16du:dateUtc="2026-06-04T17:54:00Z">
        <w:r w:rsidR="001933D4">
          <w:rPr>
            <w:rFonts w:ascii="Cambria" w:hAnsi="Cambria"/>
            <w:bCs/>
            <w:sz w:val="28"/>
            <w:szCs w:val="28"/>
          </w:rPr>
          <w:t xml:space="preserve"> the motto under it </w:t>
        </w:r>
        <w:del w:id="19091" w:author="Daisy Watt" w:date="2026-06-23T13:59:00Z" w16du:dateUtc="2026-06-23T11:59:00Z">
          <w:r w:rsidR="001933D4" w:rsidDel="008B6B2D">
            <w:rPr>
              <w:rFonts w:ascii="Cambria" w:hAnsi="Cambria"/>
              <w:bCs/>
              <w:sz w:val="28"/>
              <w:szCs w:val="28"/>
            </w:rPr>
            <w:delText>-</w:delText>
          </w:r>
        </w:del>
      </w:ins>
      <w:ins w:id="19092" w:author="Daisy Watt" w:date="2026-06-23T13:59:00Z" w16du:dateUtc="2026-06-23T11:59:00Z">
        <w:r w:rsidR="008B6B2D">
          <w:rPr>
            <w:rFonts w:ascii="Cambria" w:hAnsi="Cambria"/>
            <w:bCs/>
            <w:sz w:val="28"/>
            <w:szCs w:val="28"/>
          </w:rPr>
          <w:t>–</w:t>
        </w:r>
      </w:ins>
      <w:ins w:id="19093" w:author="Claire S" w:date="2026-06-04T18:54:00Z" w16du:dateUtc="2026-06-04T17:54:00Z">
        <w:r w:rsidR="001933D4">
          <w:rPr>
            <w:rFonts w:ascii="Cambria" w:hAnsi="Cambria"/>
            <w:bCs/>
            <w:sz w:val="28"/>
            <w:szCs w:val="28"/>
          </w:rPr>
          <w:t xml:space="preserve"> </w:t>
        </w:r>
        <w:del w:id="19094" w:author="Daisy Watt" w:date="2026-06-23T13:59:00Z" w16du:dateUtc="2026-06-23T11:59:00Z">
          <w:r w:rsidR="001933D4" w:rsidRPr="001933D4" w:rsidDel="008B6B2D">
            <w:rPr>
              <w:rFonts w:ascii="-webkit-standard" w:hAnsi="-webkit-standard"/>
              <w:i/>
              <w:iCs/>
              <w:color w:val="000000"/>
              <w:sz w:val="27"/>
              <w:szCs w:val="27"/>
              <w:rPrChange w:id="19095" w:author="Claire S" w:date="2026-06-04T18:54:00Z" w16du:dateUtc="2026-06-04T17:54:00Z">
                <w:rPr>
                  <w:rFonts w:ascii="-webkit-standard" w:hAnsi="-webkit-standard"/>
                  <w:color w:val="000000"/>
                  <w:sz w:val="27"/>
                  <w:szCs w:val="27"/>
                </w:rPr>
              </w:rPrChange>
            </w:rPr>
            <w:delText>U</w:delText>
          </w:r>
        </w:del>
      </w:ins>
      <w:ins w:id="19096" w:author="Daisy Watt" w:date="2026-06-23T13:59:00Z" w16du:dateUtc="2026-06-23T11:59:00Z">
        <w:r w:rsidR="008B6B2D">
          <w:rPr>
            <w:rFonts w:ascii="-webkit-standard" w:hAnsi="-webkit-standard"/>
            <w:i/>
            <w:iCs/>
            <w:color w:val="000000"/>
            <w:sz w:val="27"/>
            <w:szCs w:val="27"/>
          </w:rPr>
          <w:t>u</w:t>
        </w:r>
      </w:ins>
      <w:ins w:id="19097" w:author="Claire S" w:date="2026-06-04T18:54:00Z" w16du:dateUtc="2026-06-04T17:54:00Z">
        <w:r w:rsidR="001933D4" w:rsidRPr="001933D4">
          <w:rPr>
            <w:rFonts w:ascii="-webkit-standard" w:hAnsi="-webkit-standard"/>
            <w:i/>
            <w:iCs/>
            <w:color w:val="000000"/>
            <w:sz w:val="27"/>
            <w:szCs w:val="27"/>
            <w:rPrChange w:id="19098" w:author="Claire S" w:date="2026-06-04T18:54:00Z" w16du:dateUtc="2026-06-04T17:54:00Z">
              <w:rPr>
                <w:rFonts w:ascii="-webkit-standard" w:hAnsi="-webkit-standard"/>
                <w:color w:val="000000"/>
                <w:sz w:val="27"/>
                <w:szCs w:val="27"/>
              </w:rPr>
            </w:rPrChange>
          </w:rPr>
          <w:t xml:space="preserve">trinque </w:t>
        </w:r>
        <w:del w:id="19099" w:author="Daisy Watt" w:date="2026-06-23T13:59:00Z" w16du:dateUtc="2026-06-23T11:59:00Z">
          <w:r w:rsidR="001933D4" w:rsidRPr="001933D4" w:rsidDel="008B6B2D">
            <w:rPr>
              <w:rFonts w:ascii="-webkit-standard" w:hAnsi="-webkit-standard"/>
              <w:i/>
              <w:iCs/>
              <w:color w:val="000000"/>
              <w:sz w:val="27"/>
              <w:szCs w:val="27"/>
              <w:rPrChange w:id="19100" w:author="Claire S" w:date="2026-06-04T18:54:00Z" w16du:dateUtc="2026-06-04T17:54:00Z">
                <w:rPr>
                  <w:rFonts w:ascii="-webkit-standard" w:hAnsi="-webkit-standard"/>
                  <w:color w:val="000000"/>
                  <w:sz w:val="27"/>
                  <w:szCs w:val="27"/>
                </w:rPr>
              </w:rPrChange>
            </w:rPr>
            <w:delText>P</w:delText>
          </w:r>
        </w:del>
      </w:ins>
      <w:ins w:id="19101" w:author="Daisy Watt" w:date="2026-06-23T13:59:00Z" w16du:dateUtc="2026-06-23T11:59:00Z">
        <w:r w:rsidR="008B6B2D">
          <w:rPr>
            <w:rFonts w:ascii="-webkit-standard" w:hAnsi="-webkit-standard"/>
            <w:i/>
            <w:iCs/>
            <w:color w:val="000000"/>
            <w:sz w:val="27"/>
            <w:szCs w:val="27"/>
          </w:rPr>
          <w:t>p</w:t>
        </w:r>
      </w:ins>
      <w:ins w:id="19102" w:author="Claire S" w:date="2026-06-04T18:54:00Z" w16du:dateUtc="2026-06-04T17:54:00Z">
        <w:r w:rsidR="001933D4" w:rsidRPr="001933D4">
          <w:rPr>
            <w:rFonts w:ascii="-webkit-standard" w:hAnsi="-webkit-standard"/>
            <w:i/>
            <w:iCs/>
            <w:color w:val="000000"/>
            <w:sz w:val="27"/>
            <w:szCs w:val="27"/>
            <w:rPrChange w:id="19103" w:author="Claire S" w:date="2026-06-04T18:54:00Z" w16du:dateUtc="2026-06-04T17:54:00Z">
              <w:rPr>
                <w:rFonts w:ascii="-webkit-standard" w:hAnsi="-webkit-standard"/>
                <w:color w:val="000000"/>
                <w:sz w:val="27"/>
                <w:szCs w:val="27"/>
              </w:rPr>
            </w:rPrChange>
          </w:rPr>
          <w:t>aratus</w:t>
        </w:r>
      </w:ins>
      <w:ins w:id="19104" w:author="Claire S" w:date="2026-06-08T16:39:00Z" w16du:dateUtc="2026-06-08T15:39:00Z">
        <w:r w:rsidR="00C405CD">
          <w:rPr>
            <w:rFonts w:ascii="-webkit-standard" w:hAnsi="-webkit-standard"/>
            <w:i/>
            <w:iCs/>
            <w:color w:val="000000"/>
            <w:sz w:val="27"/>
            <w:szCs w:val="27"/>
          </w:rPr>
          <w:t xml:space="preserve"> </w:t>
        </w:r>
        <w:del w:id="19105" w:author="Daisy Watt" w:date="2026-06-23T13:59:00Z" w16du:dateUtc="2026-06-23T11:59:00Z">
          <w:r w:rsidR="00C405CD" w:rsidDel="008B6B2D">
            <w:rPr>
              <w:rFonts w:ascii="-webkit-standard" w:hAnsi="-webkit-standard"/>
              <w:i/>
              <w:iCs/>
              <w:color w:val="000000"/>
              <w:sz w:val="27"/>
              <w:szCs w:val="27"/>
            </w:rPr>
            <w:delText>-</w:delText>
          </w:r>
        </w:del>
      </w:ins>
      <w:ins w:id="19106" w:author="Daisy Watt" w:date="2026-06-23T13:59:00Z" w16du:dateUtc="2026-06-23T11:59:00Z">
        <w:r w:rsidR="008B6B2D">
          <w:rPr>
            <w:rFonts w:ascii="-webkit-standard" w:hAnsi="-webkit-standard"/>
            <w:i/>
            <w:iCs/>
            <w:color w:val="000000"/>
            <w:sz w:val="27"/>
            <w:szCs w:val="27"/>
          </w:rPr>
          <w:t>–</w:t>
        </w:r>
      </w:ins>
      <w:ins w:id="19107" w:author="Claire S" w:date="2026-06-04T18:54:00Z" w16du:dateUtc="2026-06-04T17:54:00Z">
        <w:r w:rsidR="006F13F2">
          <w:rPr>
            <w:rFonts w:ascii="-webkit-standard" w:hAnsi="-webkit-standard"/>
            <w:i/>
            <w:iCs/>
            <w:color w:val="000000"/>
            <w:sz w:val="27"/>
            <w:szCs w:val="27"/>
          </w:rPr>
          <w:t xml:space="preserve"> </w:t>
        </w:r>
      </w:ins>
      <w:ins w:id="19108" w:author="Claire S" w:date="2026-06-04T18:55:00Z" w16du:dateUtc="2026-06-04T17:55:00Z">
        <w:del w:id="19109" w:author="Daisy Watt" w:date="2026-06-23T14:00:00Z" w16du:dateUtc="2026-06-23T12:00:00Z">
          <w:r w:rsidR="00750EDB" w:rsidRPr="00E71D8C" w:rsidDel="008B6B2D">
            <w:rPr>
              <w:rFonts w:ascii="-webkit-standard" w:hAnsi="-webkit-standard"/>
              <w:i/>
              <w:iCs/>
              <w:color w:val="000000"/>
              <w:sz w:val="27"/>
              <w:szCs w:val="27"/>
            </w:rPr>
            <w:delText>R</w:delText>
          </w:r>
        </w:del>
      </w:ins>
      <w:ins w:id="19110" w:author="Daisy Watt" w:date="2026-06-23T14:00:00Z" w16du:dateUtc="2026-06-23T12:00:00Z">
        <w:r w:rsidR="008B6B2D" w:rsidRPr="00E71D8C">
          <w:rPr>
            <w:rFonts w:ascii="-webkit-standard" w:hAnsi="-webkit-standard"/>
            <w:i/>
            <w:iCs/>
            <w:color w:val="000000"/>
            <w:sz w:val="27"/>
            <w:szCs w:val="27"/>
            <w:rPrChange w:id="19111" w:author="Daisy Watt" w:date="2026-06-23T14:00:00Z" w16du:dateUtc="2026-06-23T12:00:00Z">
              <w:rPr>
                <w:rFonts w:ascii="-webkit-standard" w:hAnsi="-webkit-standard"/>
                <w:color w:val="000000"/>
                <w:sz w:val="27"/>
                <w:szCs w:val="27"/>
              </w:rPr>
            </w:rPrChange>
          </w:rPr>
          <w:t>r</w:t>
        </w:r>
      </w:ins>
      <w:ins w:id="19112" w:author="Claire S" w:date="2026-06-04T18:55:00Z" w16du:dateUtc="2026-06-04T17:55:00Z">
        <w:r w:rsidR="00750EDB" w:rsidRPr="00E71D8C">
          <w:rPr>
            <w:rFonts w:ascii="-webkit-standard" w:hAnsi="-webkit-standard"/>
            <w:i/>
            <w:iCs/>
            <w:color w:val="000000"/>
            <w:sz w:val="27"/>
            <w:szCs w:val="27"/>
          </w:rPr>
          <w:t xml:space="preserve">eady for </w:t>
        </w:r>
        <w:del w:id="19113" w:author="Daisy Watt" w:date="2026-06-23T14:00:00Z" w16du:dateUtc="2026-06-23T12:00:00Z">
          <w:r w:rsidR="00750EDB" w:rsidRPr="00E71D8C" w:rsidDel="008B6B2D">
            <w:rPr>
              <w:rFonts w:ascii="-webkit-standard" w:hAnsi="-webkit-standard"/>
              <w:i/>
              <w:iCs/>
              <w:color w:val="000000"/>
              <w:sz w:val="27"/>
              <w:szCs w:val="27"/>
            </w:rPr>
            <w:delText>A</w:delText>
          </w:r>
        </w:del>
      </w:ins>
      <w:ins w:id="19114" w:author="Daisy Watt" w:date="2026-06-23T14:00:00Z" w16du:dateUtc="2026-06-23T12:00:00Z">
        <w:r w:rsidR="008B6B2D" w:rsidRPr="00E71D8C">
          <w:rPr>
            <w:rFonts w:ascii="-webkit-standard" w:hAnsi="-webkit-standard"/>
            <w:i/>
            <w:iCs/>
            <w:color w:val="000000"/>
            <w:sz w:val="27"/>
            <w:szCs w:val="27"/>
            <w:rPrChange w:id="19115" w:author="Daisy Watt" w:date="2026-06-23T14:00:00Z" w16du:dateUtc="2026-06-23T12:00:00Z">
              <w:rPr>
                <w:rFonts w:ascii="-webkit-standard" w:hAnsi="-webkit-standard"/>
                <w:color w:val="000000"/>
                <w:sz w:val="27"/>
                <w:szCs w:val="27"/>
              </w:rPr>
            </w:rPrChange>
          </w:rPr>
          <w:t>a</w:t>
        </w:r>
      </w:ins>
      <w:ins w:id="19116" w:author="Claire S" w:date="2026-06-04T18:55:00Z" w16du:dateUtc="2026-06-04T17:55:00Z">
        <w:r w:rsidR="00750EDB" w:rsidRPr="00E71D8C">
          <w:rPr>
            <w:rFonts w:ascii="-webkit-standard" w:hAnsi="-webkit-standard"/>
            <w:i/>
            <w:iCs/>
            <w:color w:val="000000"/>
            <w:sz w:val="27"/>
            <w:szCs w:val="27"/>
          </w:rPr>
          <w:t>nything</w:t>
        </w:r>
        <w:r w:rsidR="00750EDB" w:rsidRPr="00750EDB">
          <w:rPr>
            <w:rFonts w:ascii="-webkit-standard" w:hAnsi="-webkit-standard"/>
            <w:color w:val="000000"/>
            <w:sz w:val="27"/>
            <w:szCs w:val="27"/>
            <w:rPrChange w:id="19117" w:author="Claire S" w:date="2026-06-04T18:55:00Z" w16du:dateUtc="2026-06-04T17:55:00Z">
              <w:rPr>
                <w:rFonts w:ascii="-webkit-standard" w:hAnsi="-webkit-standard"/>
                <w:i/>
                <w:iCs/>
                <w:color w:val="000000"/>
                <w:sz w:val="27"/>
                <w:szCs w:val="27"/>
              </w:rPr>
            </w:rPrChange>
          </w:rPr>
          <w:t>!</w:t>
        </w:r>
        <w:r w:rsidR="00750EDB">
          <w:rPr>
            <w:rFonts w:ascii="-webkit-standard" w:hAnsi="-webkit-standard"/>
            <w:color w:val="000000"/>
            <w:sz w:val="27"/>
            <w:szCs w:val="27"/>
          </w:rPr>
          <w:t xml:space="preserve"> </w:t>
        </w:r>
      </w:ins>
      <w:ins w:id="19118" w:author="Claire S" w:date="2026-06-04T18:54:00Z" w16du:dateUtc="2026-06-04T17:54:00Z">
        <w:r w:rsidR="006F13F2" w:rsidRPr="006F13F2">
          <w:rPr>
            <w:rFonts w:ascii="-webkit-standard" w:hAnsi="-webkit-standard"/>
            <w:color w:val="000000"/>
            <w:sz w:val="27"/>
            <w:szCs w:val="27"/>
            <w:rPrChange w:id="19119" w:author="Claire S" w:date="2026-06-04T18:54:00Z" w16du:dateUtc="2026-06-04T17:54:00Z">
              <w:rPr>
                <w:rFonts w:ascii="-webkit-standard" w:hAnsi="-webkit-standard"/>
                <w:i/>
                <w:iCs/>
                <w:color w:val="000000"/>
                <w:sz w:val="27"/>
                <w:szCs w:val="27"/>
              </w:rPr>
            </w:rPrChange>
          </w:rPr>
          <w:t>What was yours?</w:t>
        </w:r>
        <w:r w:rsidR="006F13F2">
          <w:rPr>
            <w:rFonts w:ascii="-webkit-standard" w:hAnsi="-webkit-standard"/>
            <w:color w:val="000000"/>
            <w:sz w:val="27"/>
            <w:szCs w:val="27"/>
          </w:rPr>
          <w:t>’</w:t>
        </w:r>
      </w:ins>
    </w:p>
    <w:p w14:paraId="1F824611" w14:textId="0D35552F" w:rsidR="006F13F2" w:rsidRDefault="006F13F2" w:rsidP="006F13F2">
      <w:pPr>
        <w:spacing w:line="360" w:lineRule="auto"/>
        <w:ind w:firstLine="720"/>
        <w:contextualSpacing/>
        <w:rPr>
          <w:ins w:id="19120" w:author="Claire S" w:date="2026-06-04T18:55:00Z" w16du:dateUtc="2026-06-04T17:55:00Z"/>
          <w:rFonts w:ascii="Cambria" w:hAnsi="Cambria"/>
          <w:bCs/>
          <w:i/>
          <w:iCs/>
          <w:sz w:val="28"/>
          <w:szCs w:val="28"/>
        </w:rPr>
      </w:pPr>
      <w:ins w:id="19121" w:author="Claire S" w:date="2026-06-04T18:54:00Z" w16du:dateUtc="2026-06-04T17:54:00Z">
        <w:r>
          <w:rPr>
            <w:rFonts w:ascii="-webkit-standard" w:hAnsi="-webkit-standard"/>
            <w:color w:val="000000"/>
            <w:sz w:val="27"/>
            <w:szCs w:val="27"/>
          </w:rPr>
          <w:t>‘My Latin’s terrible</w:t>
        </w:r>
        <w:del w:id="19122" w:author="Daisy Watt" w:date="2026-06-23T14:00:00Z" w16du:dateUtc="2026-06-23T12:00:00Z">
          <w:r w:rsidDel="00E71D8C">
            <w:rPr>
              <w:rFonts w:ascii="-webkit-standard" w:hAnsi="-webkit-standard"/>
              <w:color w:val="000000"/>
              <w:sz w:val="27"/>
              <w:szCs w:val="27"/>
            </w:rPr>
            <w:delText>,</w:delText>
          </w:r>
        </w:del>
      </w:ins>
      <w:ins w:id="19123" w:author="Daisy Watt" w:date="2026-06-23T14:00:00Z" w16du:dateUtc="2026-06-23T12:00:00Z">
        <w:r w:rsidR="00E71D8C">
          <w:rPr>
            <w:rFonts w:ascii="-webkit-standard" w:hAnsi="-webkit-standard"/>
            <w:color w:val="000000"/>
            <w:sz w:val="27"/>
            <w:szCs w:val="27"/>
          </w:rPr>
          <w:t>.</w:t>
        </w:r>
      </w:ins>
      <w:ins w:id="19124" w:author="Claire S" w:date="2026-06-04T18:54:00Z" w16du:dateUtc="2026-06-04T17:54:00Z">
        <w:r>
          <w:rPr>
            <w:rFonts w:ascii="-webkit-standard" w:hAnsi="-webkit-standard"/>
            <w:color w:val="000000"/>
            <w:sz w:val="27"/>
            <w:szCs w:val="27"/>
          </w:rPr>
          <w:t>’ Rayne looked rueful. ‘</w:t>
        </w:r>
      </w:ins>
      <w:ins w:id="19125" w:author="Claire S" w:date="2026-06-04T18:55:00Z" w16du:dateUtc="2026-06-04T17:55:00Z">
        <w:r w:rsidR="00750EDB">
          <w:rPr>
            <w:rFonts w:ascii="-webkit-standard" w:hAnsi="-webkit-standard"/>
            <w:color w:val="000000"/>
            <w:sz w:val="27"/>
            <w:szCs w:val="27"/>
          </w:rPr>
          <w:t>And my memory</w:t>
        </w:r>
        <w:del w:id="19126" w:author="Daisy Watt" w:date="2026-06-23T14:01:00Z" w16du:dateUtc="2026-06-23T12:01:00Z">
          <w:r w:rsidR="00750EDB" w:rsidDel="000F15F8">
            <w:rPr>
              <w:rFonts w:ascii="-webkit-standard" w:hAnsi="-webkit-standard"/>
              <w:color w:val="000000"/>
              <w:sz w:val="27"/>
              <w:szCs w:val="27"/>
            </w:rPr>
            <w:delText>,</w:delText>
          </w:r>
        </w:del>
      </w:ins>
      <w:ins w:id="19127" w:author="Daisy Watt" w:date="2026-06-23T14:01:00Z" w16du:dateUtc="2026-06-23T12:01:00Z">
        <w:r w:rsidR="000F15F8">
          <w:rPr>
            <w:rFonts w:ascii="-webkit-standard" w:hAnsi="-webkit-standard"/>
            <w:color w:val="000000"/>
            <w:sz w:val="27"/>
            <w:szCs w:val="27"/>
          </w:rPr>
          <w:t xml:space="preserve"> –</w:t>
        </w:r>
      </w:ins>
      <w:ins w:id="19128" w:author="Claire S" w:date="2026-06-04T18:56:00Z" w16du:dateUtc="2026-06-04T17:56:00Z">
        <w:r w:rsidR="00750EDB">
          <w:rPr>
            <w:rFonts w:ascii="-webkit-standard" w:hAnsi="-webkit-standard"/>
            <w:color w:val="000000"/>
            <w:sz w:val="27"/>
            <w:szCs w:val="27"/>
          </w:rPr>
          <w:t xml:space="preserve"> </w:t>
        </w:r>
      </w:ins>
      <w:ins w:id="19129" w:author="Claire S" w:date="2026-06-04T18:55:00Z" w16du:dateUtc="2026-06-04T17:55:00Z">
        <w:r w:rsidR="00750EDB">
          <w:rPr>
            <w:rFonts w:ascii="-webkit-standard" w:hAnsi="-webkit-standard"/>
            <w:color w:val="000000"/>
            <w:sz w:val="27"/>
            <w:szCs w:val="27"/>
          </w:rPr>
          <w:t>c</w:t>
        </w:r>
      </w:ins>
      <w:ins w:id="19130" w:author="Claire S" w:date="2026-06-04T18:54:00Z" w16du:dateUtc="2026-06-04T17:54:00Z">
        <w:r>
          <w:rPr>
            <w:rFonts w:ascii="-webkit-standard" w:hAnsi="-webkit-standard"/>
            <w:color w:val="000000"/>
            <w:sz w:val="27"/>
            <w:szCs w:val="27"/>
          </w:rPr>
          <w:t>oul</w:t>
        </w:r>
      </w:ins>
      <w:ins w:id="19131" w:author="Claire S" w:date="2026-06-04T18:55:00Z" w16du:dateUtc="2026-06-04T17:55:00Z">
        <w:r>
          <w:rPr>
            <w:rFonts w:ascii="-webkit-standard" w:hAnsi="-webkit-standard"/>
            <w:color w:val="000000"/>
            <w:sz w:val="27"/>
            <w:szCs w:val="27"/>
          </w:rPr>
          <w:t xml:space="preserve">d never remember </w:t>
        </w:r>
      </w:ins>
      <w:ins w:id="19132" w:author="Claire S" w:date="2026-06-04T18:58:00Z" w16du:dateUtc="2026-06-04T17:58:00Z">
        <w:r w:rsidR="00680FA0">
          <w:rPr>
            <w:rFonts w:ascii="-webkit-standard" w:hAnsi="-webkit-standard"/>
            <w:color w:val="000000"/>
            <w:sz w:val="27"/>
            <w:szCs w:val="27"/>
          </w:rPr>
          <w:t>mine</w:t>
        </w:r>
      </w:ins>
      <w:ins w:id="19133" w:author="Claire S" w:date="2026-06-04T18:56:00Z" w16du:dateUtc="2026-06-04T17:56:00Z">
        <w:r w:rsidR="00750EDB">
          <w:rPr>
            <w:rFonts w:ascii="-webkit-standard" w:hAnsi="-webkit-standard"/>
            <w:color w:val="000000"/>
            <w:sz w:val="27"/>
            <w:szCs w:val="27"/>
          </w:rPr>
          <w:t>, babe</w:t>
        </w:r>
      </w:ins>
      <w:ins w:id="19134" w:author="Claire S" w:date="2026-06-04T18:55:00Z" w16du:dateUtc="2026-06-04T17:55:00Z">
        <w:r>
          <w:rPr>
            <w:rFonts w:ascii="-webkit-standard" w:hAnsi="-webkit-standard"/>
            <w:color w:val="000000"/>
            <w:sz w:val="27"/>
            <w:szCs w:val="27"/>
          </w:rPr>
          <w:t xml:space="preserve">. </w:t>
        </w:r>
      </w:ins>
      <w:ins w:id="19135" w:author="Claire S" w:date="2026-06-04T18:56:00Z" w16du:dateUtc="2026-06-04T17:56:00Z">
        <w:r w:rsidR="00750EDB">
          <w:rPr>
            <w:rFonts w:ascii="-webkit-standard" w:hAnsi="-webkit-standard"/>
            <w:color w:val="000000"/>
            <w:sz w:val="27"/>
            <w:szCs w:val="27"/>
          </w:rPr>
          <w:t xml:space="preserve">Don’t really need a motto when you’re </w:t>
        </w:r>
      </w:ins>
      <w:ins w:id="19136" w:author="Claire S" w:date="2026-06-04T18:57:00Z" w16du:dateUtc="2026-06-04T17:57:00Z">
        <w:r w:rsidR="00750EDB">
          <w:rPr>
            <w:rFonts w:ascii="-webkit-standard" w:hAnsi="-webkit-standard"/>
            <w:color w:val="000000"/>
            <w:sz w:val="27"/>
            <w:szCs w:val="27"/>
          </w:rPr>
          <w:t xml:space="preserve">in </w:t>
        </w:r>
      </w:ins>
      <w:ins w:id="19137" w:author="Claire S" w:date="2026-06-04T18:56:00Z" w16du:dateUtc="2026-06-04T17:56:00Z">
        <w:r w:rsidR="00750EDB">
          <w:rPr>
            <w:rFonts w:ascii="-webkit-standard" w:hAnsi="-webkit-standard"/>
            <w:color w:val="000000"/>
            <w:sz w:val="27"/>
            <w:szCs w:val="27"/>
          </w:rPr>
          <w:t>hand</w:t>
        </w:r>
      </w:ins>
      <w:ins w:id="19138" w:author="Claire S" w:date="2026-06-04T18:58:00Z" w16du:dateUtc="2026-06-04T17:58:00Z">
        <w:r w:rsidR="00680FA0">
          <w:rPr>
            <w:rFonts w:ascii="-webkit-standard" w:hAnsi="-webkit-standard"/>
            <w:color w:val="000000"/>
            <w:sz w:val="27"/>
            <w:szCs w:val="27"/>
          </w:rPr>
          <w:t>-</w:t>
        </w:r>
      </w:ins>
      <w:ins w:id="19139" w:author="Claire S" w:date="2026-06-04T18:56:00Z" w16du:dateUtc="2026-06-04T17:56:00Z">
        <w:r w:rsidR="00750EDB">
          <w:rPr>
            <w:rFonts w:ascii="-webkit-standard" w:hAnsi="-webkit-standard"/>
            <w:color w:val="000000"/>
            <w:sz w:val="27"/>
            <w:szCs w:val="27"/>
          </w:rPr>
          <w:t>t</w:t>
        </w:r>
      </w:ins>
      <w:ins w:id="19140" w:author="Claire S" w:date="2026-06-04T18:57:00Z" w16du:dateUtc="2026-06-04T17:57:00Z">
        <w:r w:rsidR="00750EDB">
          <w:rPr>
            <w:rFonts w:ascii="-webkit-standard" w:hAnsi="-webkit-standard"/>
            <w:color w:val="000000"/>
            <w:sz w:val="27"/>
            <w:szCs w:val="27"/>
          </w:rPr>
          <w:t>o</w:t>
        </w:r>
      </w:ins>
      <w:ins w:id="19141" w:author="Claire S" w:date="2026-06-04T18:58:00Z" w16du:dateUtc="2026-06-04T17:58:00Z">
        <w:r w:rsidR="00680FA0">
          <w:rPr>
            <w:rFonts w:ascii="-webkit-standard" w:hAnsi="-webkit-standard"/>
            <w:color w:val="000000"/>
            <w:sz w:val="27"/>
            <w:szCs w:val="27"/>
          </w:rPr>
          <w:t>-</w:t>
        </w:r>
      </w:ins>
      <w:ins w:id="19142" w:author="Claire S" w:date="2026-06-04T18:57:00Z" w16du:dateUtc="2026-06-04T17:57:00Z">
        <w:r w:rsidR="00750EDB">
          <w:rPr>
            <w:rFonts w:ascii="-webkit-standard" w:hAnsi="-webkit-standard"/>
            <w:color w:val="000000"/>
            <w:sz w:val="27"/>
            <w:szCs w:val="27"/>
          </w:rPr>
          <w:t>hand combat</w:t>
        </w:r>
      </w:ins>
      <w:ins w:id="19143" w:author="Daisy Watt" w:date="2026-06-23T14:00:00Z" w16du:dateUtc="2026-06-23T12:00:00Z">
        <w:r w:rsidR="00E71D8C">
          <w:rPr>
            <w:rFonts w:ascii="-webkit-standard" w:hAnsi="-webkit-standard"/>
            <w:color w:val="000000"/>
            <w:sz w:val="27"/>
            <w:szCs w:val="27"/>
          </w:rPr>
          <w:t>,</w:t>
        </w:r>
      </w:ins>
      <w:ins w:id="19144" w:author="Claire S" w:date="2026-06-04T18:58:00Z" w16du:dateUtc="2026-06-04T17:58:00Z">
        <w:r w:rsidR="00680FA0">
          <w:rPr>
            <w:rFonts w:ascii="-webkit-standard" w:hAnsi="-webkit-standard"/>
            <w:color w:val="000000"/>
            <w:sz w:val="27"/>
            <w:szCs w:val="27"/>
          </w:rPr>
          <w:t xml:space="preserve"> though.</w:t>
        </w:r>
      </w:ins>
      <w:ins w:id="19145" w:author="Claire S" w:date="2026-06-04T18:57:00Z" w16du:dateUtc="2026-06-04T17:57:00Z">
        <w:r w:rsidR="00750EDB">
          <w:rPr>
            <w:rFonts w:ascii="-webkit-standard" w:hAnsi="-webkit-standard"/>
            <w:color w:val="000000"/>
            <w:sz w:val="27"/>
            <w:szCs w:val="27"/>
          </w:rPr>
          <w:t xml:space="preserve"> </w:t>
        </w:r>
      </w:ins>
      <w:ins w:id="19146" w:author="Claire S" w:date="2026-06-04T18:55:00Z" w16du:dateUtc="2026-06-04T17:55:00Z">
        <w:r>
          <w:rPr>
            <w:rFonts w:ascii="-webkit-standard" w:hAnsi="-webkit-standard"/>
            <w:color w:val="000000"/>
            <w:sz w:val="27"/>
            <w:szCs w:val="27"/>
          </w:rPr>
          <w:t>Shall we get on with this then, eh?’</w:t>
        </w:r>
      </w:ins>
    </w:p>
    <w:p w14:paraId="22838A06" w14:textId="5B63815A" w:rsidR="00ED0B7F" w:rsidRPr="006F13F2" w:rsidRDefault="006F13F2" w:rsidP="00230154">
      <w:pPr>
        <w:spacing w:line="360" w:lineRule="auto"/>
        <w:ind w:firstLine="720"/>
        <w:contextualSpacing/>
        <w:rPr>
          <w:rFonts w:ascii="Cambria" w:hAnsi="Cambria"/>
          <w:i/>
          <w:sz w:val="28"/>
          <w:szCs w:val="28"/>
          <w:rPrChange w:id="19147" w:author="Claire S" w:date="2026-06-05T08:31:00Z" w16du:dateUtc="2026-06-05T07:31:00Z">
            <w:rPr>
              <w:rFonts w:ascii="Cambria" w:hAnsi="Cambria"/>
              <w:bCs/>
              <w:sz w:val="28"/>
              <w:szCs w:val="28"/>
            </w:rPr>
          </w:rPrChange>
        </w:rPr>
      </w:pPr>
      <w:ins w:id="19148" w:author="Claire S" w:date="2026-06-04T18:55:00Z" w16du:dateUtc="2026-06-04T17:55:00Z">
        <w:r w:rsidRPr="00750EDB">
          <w:rPr>
            <w:rFonts w:ascii="Cambria" w:hAnsi="Cambria"/>
            <w:bCs/>
            <w:sz w:val="28"/>
            <w:szCs w:val="28"/>
            <w:rPrChange w:id="19149" w:author="Claire S" w:date="2026-06-04T18:56:00Z" w16du:dateUtc="2026-06-04T17:56:00Z">
              <w:rPr>
                <w:rFonts w:ascii="Cambria" w:hAnsi="Cambria"/>
                <w:bCs/>
                <w:i/>
                <w:iCs/>
                <w:sz w:val="28"/>
                <w:szCs w:val="28"/>
              </w:rPr>
            </w:rPrChange>
          </w:rPr>
          <w:t>‘</w:t>
        </w:r>
      </w:ins>
      <w:ins w:id="19150" w:author="Claire S" w:date="2026-06-04T18:56:00Z" w16du:dateUtc="2026-06-04T17:56:00Z">
        <w:r w:rsidR="00750EDB">
          <w:rPr>
            <w:rFonts w:ascii="Cambria" w:hAnsi="Cambria"/>
            <w:bCs/>
            <w:sz w:val="28"/>
            <w:szCs w:val="28"/>
          </w:rPr>
          <w:t xml:space="preserve">Oh, course, sorry.’ </w:t>
        </w:r>
      </w:ins>
      <w:ins w:id="19151" w:author="Claire S" w:date="2026-06-04T18:55:00Z" w16du:dateUtc="2026-06-04T17:55:00Z">
        <w:r w:rsidRPr="00750EDB">
          <w:rPr>
            <w:rFonts w:ascii="Cambria" w:hAnsi="Cambria"/>
            <w:bCs/>
            <w:sz w:val="28"/>
            <w:szCs w:val="28"/>
            <w:rPrChange w:id="19152" w:author="Claire S" w:date="2026-06-04T18:56:00Z" w16du:dateUtc="2026-06-04T17:56:00Z">
              <w:rPr>
                <w:rFonts w:ascii="Cambria" w:hAnsi="Cambria"/>
                <w:bCs/>
                <w:i/>
                <w:iCs/>
                <w:sz w:val="28"/>
                <w:szCs w:val="28"/>
              </w:rPr>
            </w:rPrChange>
          </w:rPr>
          <w:t xml:space="preserve">Clara </w:t>
        </w:r>
      </w:ins>
      <w:del w:id="19153" w:author="Claire S" w:date="2026-06-04T18:55:00Z" w16du:dateUtc="2026-06-04T17:55:00Z">
        <w:r w:rsidR="00ED0B7F">
          <w:rPr>
            <w:rFonts w:ascii="Cambria" w:hAnsi="Cambria"/>
            <w:bCs/>
            <w:sz w:val="28"/>
            <w:szCs w:val="28"/>
          </w:rPr>
          <w:delText xml:space="preserve">She </w:delText>
        </w:r>
      </w:del>
      <w:r w:rsidR="00ED0B7F">
        <w:rPr>
          <w:rFonts w:ascii="Cambria" w:hAnsi="Cambria"/>
          <w:bCs/>
          <w:sz w:val="28"/>
          <w:szCs w:val="28"/>
        </w:rPr>
        <w:t>opened her notebook dutifully</w:t>
      </w:r>
      <w:del w:id="19154" w:author="Claire S" w:date="2026-05-25T14:51:00Z" w16du:dateUtc="2026-05-25T13:51:00Z">
        <w:r w:rsidR="00ED0B7F" w:rsidDel="007D1CAF">
          <w:rPr>
            <w:rFonts w:ascii="Cambria" w:hAnsi="Cambria"/>
            <w:bCs/>
            <w:sz w:val="28"/>
            <w:szCs w:val="28"/>
          </w:rPr>
          <w:delText xml:space="preserve">, thinking about her brother.  He’d had a </w:delText>
        </w:r>
      </w:del>
      <w:commentRangeStart w:id="19155"/>
      <w:del w:id="19156" w:author="Claire S" w:date="2026-05-22T18:06:00Z" w16du:dateUtc="2026-05-22T17:06:00Z">
        <w:r w:rsidR="00ED0B7F" w:rsidDel="002A2E86">
          <w:rPr>
            <w:rFonts w:ascii="Cambria" w:hAnsi="Cambria"/>
            <w:bCs/>
            <w:sz w:val="28"/>
            <w:szCs w:val="28"/>
          </w:rPr>
          <w:delText>map</w:delText>
        </w:r>
      </w:del>
      <w:del w:id="19157" w:author="Claire S" w:date="2026-05-25T14:51:00Z" w16du:dateUtc="2026-05-25T13:51:00Z">
        <w:r w:rsidR="00ED0B7F" w:rsidDel="007D1CAF">
          <w:rPr>
            <w:rFonts w:ascii="Cambria" w:hAnsi="Cambria"/>
            <w:bCs/>
            <w:sz w:val="28"/>
            <w:szCs w:val="28"/>
          </w:rPr>
          <w:delText xml:space="preserve"> </w:delText>
        </w:r>
        <w:commentRangeEnd w:id="19155"/>
        <w:r w:rsidR="00277288" w:rsidDel="007D1CAF">
          <w:rPr>
            <w:rStyle w:val="CommentReference"/>
            <w:rFonts w:ascii="Cambria" w:hAnsi="Cambria"/>
            <w:bCs/>
            <w:sz w:val="28"/>
            <w:szCs w:val="28"/>
          </w:rPr>
          <w:commentReference w:id="19155"/>
        </w:r>
        <w:r w:rsidR="00ED0B7F" w:rsidDel="007D1CAF">
          <w:rPr>
            <w:rFonts w:ascii="Cambria" w:hAnsi="Cambria"/>
            <w:bCs/>
            <w:sz w:val="28"/>
            <w:szCs w:val="28"/>
          </w:rPr>
          <w:delText>of Brighton in his bag this morning; small world</w:delText>
        </w:r>
      </w:del>
      <w:r w:rsidR="00ED0B7F">
        <w:rPr>
          <w:rFonts w:ascii="Cambria" w:hAnsi="Cambria"/>
          <w:bCs/>
          <w:sz w:val="28"/>
          <w:szCs w:val="28"/>
        </w:rPr>
        <w:t xml:space="preserve">. ‘So, would you like </w:t>
      </w:r>
      <w:r w:rsidR="00230154">
        <w:rPr>
          <w:rFonts w:ascii="Cambria" w:hAnsi="Cambria"/>
          <w:bCs/>
          <w:sz w:val="28"/>
          <w:szCs w:val="28"/>
        </w:rPr>
        <w:t>to concentrate on any particular area of the book tomorrow?’</w:t>
      </w:r>
    </w:p>
    <w:p w14:paraId="40C0F123" w14:textId="5C2E0420" w:rsidR="0069590D" w:rsidRDefault="00230154" w:rsidP="00230154">
      <w:pPr>
        <w:spacing w:line="360" w:lineRule="auto"/>
        <w:ind w:firstLine="720"/>
        <w:contextualSpacing/>
        <w:rPr>
          <w:rFonts w:ascii="Cambria" w:hAnsi="Cambria"/>
          <w:bCs/>
          <w:sz w:val="28"/>
          <w:szCs w:val="28"/>
        </w:rPr>
      </w:pPr>
      <w:r>
        <w:rPr>
          <w:rFonts w:ascii="Cambria" w:hAnsi="Cambria"/>
          <w:bCs/>
          <w:sz w:val="28"/>
          <w:szCs w:val="28"/>
        </w:rPr>
        <w:t xml:space="preserve">There was a </w:t>
      </w:r>
      <w:r w:rsidR="0087349A">
        <w:rPr>
          <w:rFonts w:ascii="Cambria" w:hAnsi="Cambria"/>
          <w:bCs/>
          <w:sz w:val="28"/>
          <w:szCs w:val="28"/>
        </w:rPr>
        <w:t xml:space="preserve">faint </w:t>
      </w:r>
      <w:r>
        <w:rPr>
          <w:rFonts w:ascii="Cambria" w:hAnsi="Cambria"/>
          <w:bCs/>
          <w:sz w:val="28"/>
          <w:szCs w:val="28"/>
        </w:rPr>
        <w:t>knock</w:t>
      </w:r>
      <w:r w:rsidR="0069590D">
        <w:rPr>
          <w:rFonts w:ascii="Cambria" w:hAnsi="Cambria"/>
          <w:bCs/>
          <w:sz w:val="28"/>
          <w:szCs w:val="28"/>
        </w:rPr>
        <w:t xml:space="preserve">, presumably </w:t>
      </w:r>
      <w:ins w:id="19158" w:author="Daisy Watt" w:date="2026-06-23T14:01:00Z" w16du:dateUtc="2026-06-23T12:01:00Z">
        <w:r w:rsidR="003570C4">
          <w:rPr>
            <w:rFonts w:ascii="Cambria" w:hAnsi="Cambria"/>
            <w:bCs/>
            <w:sz w:val="28"/>
            <w:szCs w:val="28"/>
          </w:rPr>
          <w:t xml:space="preserve">from </w:t>
        </w:r>
      </w:ins>
      <w:r w:rsidR="0069590D">
        <w:rPr>
          <w:rFonts w:ascii="Cambria" w:hAnsi="Cambria"/>
          <w:bCs/>
          <w:sz w:val="28"/>
          <w:szCs w:val="28"/>
        </w:rPr>
        <w:t>someone</w:t>
      </w:r>
      <w:r>
        <w:rPr>
          <w:rFonts w:ascii="Cambria" w:hAnsi="Cambria"/>
          <w:bCs/>
          <w:sz w:val="28"/>
          <w:szCs w:val="28"/>
        </w:rPr>
        <w:t xml:space="preserve"> at Jackson’s door</w:t>
      </w:r>
      <w:ins w:id="19159" w:author="Claire S" w:date="2026-05-25T14:52:00Z" w16du:dateUtc="2026-05-25T13:52:00Z">
        <w:r w:rsidR="007D1CAF">
          <w:rPr>
            <w:rFonts w:ascii="Cambria" w:hAnsi="Cambria"/>
            <w:bCs/>
            <w:sz w:val="28"/>
            <w:szCs w:val="28"/>
          </w:rPr>
          <w:t>.</w:t>
        </w:r>
      </w:ins>
      <w:del w:id="19160" w:author="Claire S" w:date="2026-05-25T14:52:00Z" w16du:dateUtc="2026-05-25T13:52:00Z">
        <w:r w:rsidR="009B06EA" w:rsidDel="007D1CAF">
          <w:rPr>
            <w:rFonts w:ascii="Cambria" w:hAnsi="Cambria"/>
            <w:bCs/>
            <w:sz w:val="28"/>
            <w:szCs w:val="28"/>
          </w:rPr>
          <w:delText>,</w:delText>
        </w:r>
        <w:r w:rsidDel="007D1CAF">
          <w:rPr>
            <w:rFonts w:ascii="Cambria" w:hAnsi="Cambria"/>
            <w:bCs/>
            <w:sz w:val="28"/>
            <w:szCs w:val="28"/>
          </w:rPr>
          <w:delText xml:space="preserve"> </w:delText>
        </w:r>
      </w:del>
    </w:p>
    <w:p w14:paraId="20EA3349" w14:textId="51545D22" w:rsidR="00ED0B7F" w:rsidRDefault="0069590D" w:rsidP="007D1CAF">
      <w:pPr>
        <w:spacing w:line="360" w:lineRule="auto"/>
        <w:ind w:firstLine="720"/>
        <w:contextualSpacing/>
        <w:rPr>
          <w:rFonts w:ascii="Cambria" w:hAnsi="Cambria"/>
          <w:bCs/>
          <w:sz w:val="28"/>
          <w:szCs w:val="28"/>
        </w:rPr>
      </w:pPr>
      <w:r>
        <w:rPr>
          <w:rFonts w:ascii="Cambria" w:hAnsi="Cambria"/>
          <w:bCs/>
          <w:sz w:val="28"/>
          <w:szCs w:val="28"/>
        </w:rPr>
        <w:t>‘</w:t>
      </w:r>
      <w:ins w:id="19161" w:author="Daisy Watt" w:date="2026-06-23T14:02:00Z" w16du:dateUtc="2026-06-23T12:02:00Z">
        <w:r w:rsidR="000F15F8">
          <w:rPr>
            <w:rFonts w:ascii="Cambria" w:hAnsi="Cambria"/>
            <w:bCs/>
            <w:sz w:val="28"/>
            <w:szCs w:val="28"/>
          </w:rPr>
          <w:t>’</w:t>
        </w:r>
      </w:ins>
      <w:r>
        <w:rPr>
          <w:rFonts w:ascii="Cambria" w:hAnsi="Cambria"/>
          <w:bCs/>
          <w:sz w:val="28"/>
          <w:szCs w:val="28"/>
        </w:rPr>
        <w:t>Scuse me a sec.’ H</w:t>
      </w:r>
      <w:r w:rsidR="00ED0B7F">
        <w:rPr>
          <w:rFonts w:ascii="Cambria" w:hAnsi="Cambria"/>
          <w:bCs/>
          <w:sz w:val="28"/>
          <w:szCs w:val="28"/>
        </w:rPr>
        <w:t xml:space="preserve">e </w:t>
      </w:r>
      <w:r w:rsidR="00230154">
        <w:rPr>
          <w:rFonts w:ascii="Cambria" w:hAnsi="Cambria"/>
          <w:bCs/>
          <w:sz w:val="28"/>
          <w:szCs w:val="28"/>
        </w:rPr>
        <w:t>got</w:t>
      </w:r>
      <w:r w:rsidR="00ED0B7F">
        <w:rPr>
          <w:rFonts w:ascii="Cambria" w:hAnsi="Cambria"/>
          <w:bCs/>
          <w:sz w:val="28"/>
          <w:szCs w:val="28"/>
        </w:rPr>
        <w:t xml:space="preserve"> up</w:t>
      </w:r>
      <w:r w:rsidR="00FF444E">
        <w:rPr>
          <w:rFonts w:ascii="Cambria" w:hAnsi="Cambria"/>
          <w:bCs/>
          <w:sz w:val="28"/>
          <w:szCs w:val="28"/>
        </w:rPr>
        <w:t xml:space="preserve"> and</w:t>
      </w:r>
      <w:r w:rsidR="00ED0B7F">
        <w:rPr>
          <w:rFonts w:ascii="Cambria" w:hAnsi="Cambria"/>
          <w:bCs/>
          <w:sz w:val="28"/>
          <w:szCs w:val="28"/>
        </w:rPr>
        <w:t xml:space="preserve"> cross</w:t>
      </w:r>
      <w:r w:rsidR="00FF444E">
        <w:rPr>
          <w:rFonts w:ascii="Cambria" w:hAnsi="Cambria"/>
          <w:bCs/>
          <w:sz w:val="28"/>
          <w:szCs w:val="28"/>
        </w:rPr>
        <w:t xml:space="preserve">ed </w:t>
      </w:r>
      <w:r w:rsidR="00ED0B7F">
        <w:rPr>
          <w:rFonts w:ascii="Cambria" w:hAnsi="Cambria"/>
          <w:bCs/>
          <w:sz w:val="28"/>
          <w:szCs w:val="28"/>
        </w:rPr>
        <w:t xml:space="preserve">the </w:t>
      </w:r>
      <w:r w:rsidR="00230154">
        <w:rPr>
          <w:rFonts w:ascii="Cambria" w:hAnsi="Cambria"/>
          <w:bCs/>
          <w:sz w:val="28"/>
          <w:szCs w:val="28"/>
        </w:rPr>
        <w:t>room</w:t>
      </w:r>
      <w:r w:rsidR="00ED0B7F">
        <w:rPr>
          <w:rFonts w:ascii="Cambria" w:hAnsi="Cambria"/>
          <w:bCs/>
          <w:sz w:val="28"/>
          <w:szCs w:val="28"/>
        </w:rPr>
        <w:t xml:space="preserve">, </w:t>
      </w:r>
      <w:r>
        <w:rPr>
          <w:rFonts w:ascii="Cambria" w:hAnsi="Cambria"/>
          <w:bCs/>
          <w:sz w:val="28"/>
          <w:szCs w:val="28"/>
        </w:rPr>
        <w:t xml:space="preserve">and </w:t>
      </w:r>
      <w:r w:rsidR="00FF444E">
        <w:rPr>
          <w:rFonts w:ascii="Cambria" w:hAnsi="Cambria"/>
          <w:bCs/>
          <w:sz w:val="28"/>
          <w:szCs w:val="28"/>
        </w:rPr>
        <w:t xml:space="preserve">Clara </w:t>
      </w:r>
      <w:del w:id="19162" w:author="Claire S" w:date="2026-06-04T18:56:00Z" w16du:dateUtc="2026-06-04T17:56:00Z">
        <w:r w:rsidR="0087349A">
          <w:rPr>
            <w:rFonts w:ascii="Cambria" w:hAnsi="Cambria"/>
            <w:bCs/>
            <w:sz w:val="28"/>
            <w:szCs w:val="28"/>
          </w:rPr>
          <w:delText xml:space="preserve">idly </w:delText>
        </w:r>
      </w:del>
      <w:r w:rsidR="0087349A">
        <w:rPr>
          <w:rFonts w:ascii="Cambria" w:hAnsi="Cambria"/>
          <w:bCs/>
          <w:sz w:val="28"/>
          <w:szCs w:val="28"/>
        </w:rPr>
        <w:t>took in</w:t>
      </w:r>
      <w:r w:rsidR="00ED0B7F">
        <w:rPr>
          <w:rFonts w:ascii="Cambria" w:hAnsi="Cambria"/>
          <w:bCs/>
          <w:sz w:val="28"/>
          <w:szCs w:val="28"/>
        </w:rPr>
        <w:t xml:space="preserve"> the breadth of his shoulders. </w:t>
      </w:r>
      <w:r>
        <w:rPr>
          <w:rFonts w:ascii="Cambria" w:hAnsi="Cambria"/>
          <w:bCs/>
          <w:sz w:val="28"/>
          <w:szCs w:val="28"/>
        </w:rPr>
        <w:t xml:space="preserve">Rayne </w:t>
      </w:r>
      <w:r w:rsidR="00ED0B7F">
        <w:rPr>
          <w:rFonts w:ascii="Cambria" w:hAnsi="Cambria"/>
          <w:bCs/>
          <w:sz w:val="28"/>
          <w:szCs w:val="28"/>
        </w:rPr>
        <w:t>was</w:t>
      </w:r>
      <w:r>
        <w:rPr>
          <w:rFonts w:ascii="Cambria" w:hAnsi="Cambria"/>
          <w:bCs/>
          <w:sz w:val="28"/>
          <w:szCs w:val="28"/>
        </w:rPr>
        <w:t xml:space="preserve"> </w:t>
      </w:r>
      <w:r w:rsidR="00ED0B7F">
        <w:rPr>
          <w:rFonts w:ascii="Cambria" w:hAnsi="Cambria"/>
          <w:bCs/>
          <w:sz w:val="28"/>
          <w:szCs w:val="28"/>
        </w:rPr>
        <w:t>what her brother Adam would call ‘a unit</w:t>
      </w:r>
      <w:del w:id="19163" w:author="Daisy Watt" w:date="2026-06-23T14:02:00Z" w16du:dateUtc="2026-06-23T12:02:00Z">
        <w:r w:rsidR="00ED0B7F" w:rsidDel="00FD722F">
          <w:rPr>
            <w:rFonts w:ascii="Cambria" w:hAnsi="Cambria"/>
            <w:bCs/>
            <w:sz w:val="28"/>
            <w:szCs w:val="28"/>
          </w:rPr>
          <w:delText>.</w:delText>
        </w:r>
      </w:del>
      <w:r w:rsidR="00ED0B7F">
        <w:rPr>
          <w:rFonts w:ascii="Cambria" w:hAnsi="Cambria"/>
          <w:bCs/>
          <w:sz w:val="28"/>
          <w:szCs w:val="28"/>
        </w:rPr>
        <w:t>’</w:t>
      </w:r>
      <w:ins w:id="19164" w:author="Daisy Watt" w:date="2026-06-23T14:02:00Z" w16du:dateUtc="2026-06-23T12:02:00Z">
        <w:r w:rsidR="00FD722F">
          <w:rPr>
            <w:rFonts w:ascii="Cambria" w:hAnsi="Cambria"/>
            <w:bCs/>
            <w:sz w:val="28"/>
            <w:szCs w:val="28"/>
          </w:rPr>
          <w:t>.</w:t>
        </w:r>
      </w:ins>
      <w:r w:rsidR="00ED0B7F">
        <w:rPr>
          <w:rFonts w:ascii="Cambria" w:hAnsi="Cambria"/>
          <w:bCs/>
          <w:sz w:val="28"/>
          <w:szCs w:val="28"/>
        </w:rPr>
        <w:t xml:space="preserve"> </w:t>
      </w:r>
    </w:p>
    <w:p w14:paraId="5785AE06" w14:textId="2749ECEB" w:rsidR="002F5DFA" w:rsidDel="00AF08B2" w:rsidRDefault="002F5DFA" w:rsidP="00CD09E9">
      <w:pPr>
        <w:spacing w:line="360" w:lineRule="auto"/>
        <w:contextualSpacing/>
        <w:rPr>
          <w:del w:id="19165" w:author="Daisy Watt" w:date="2026-06-23T14:02:00Z" w16du:dateUtc="2026-06-23T12:02:00Z"/>
          <w:rFonts w:ascii="Cambria" w:hAnsi="Cambria"/>
          <w:sz w:val="28"/>
          <w:szCs w:val="28"/>
        </w:rPr>
      </w:pPr>
      <w:r w:rsidRPr="009B06EA">
        <w:rPr>
          <w:rFonts w:ascii="Cambria" w:hAnsi="Cambria"/>
          <w:sz w:val="28"/>
          <w:szCs w:val="28"/>
        </w:rPr>
        <w:tab/>
      </w:r>
      <w:r w:rsidR="0087349A">
        <w:rPr>
          <w:rFonts w:ascii="Cambria" w:hAnsi="Cambria"/>
          <w:sz w:val="28"/>
          <w:szCs w:val="28"/>
        </w:rPr>
        <w:t>F</w:t>
      </w:r>
      <w:r w:rsidR="009B06EA" w:rsidRPr="009B06EA">
        <w:rPr>
          <w:rFonts w:ascii="Cambria" w:hAnsi="Cambria"/>
          <w:sz w:val="28"/>
          <w:szCs w:val="28"/>
        </w:rPr>
        <w:t>iddl</w:t>
      </w:r>
      <w:r w:rsidR="0087349A">
        <w:rPr>
          <w:rFonts w:ascii="Cambria" w:hAnsi="Cambria"/>
          <w:sz w:val="28"/>
          <w:szCs w:val="28"/>
        </w:rPr>
        <w:t>ing</w:t>
      </w:r>
      <w:r w:rsidR="009B06EA" w:rsidRPr="009B06EA">
        <w:rPr>
          <w:rFonts w:ascii="Cambria" w:hAnsi="Cambria"/>
          <w:sz w:val="28"/>
          <w:szCs w:val="28"/>
        </w:rPr>
        <w:t xml:space="preserve"> with the Post-</w:t>
      </w:r>
      <w:del w:id="19166" w:author="Daisy Watt" w:date="2026-06-23T14:02:00Z" w16du:dateUtc="2026-06-23T12:02:00Z">
        <w:r w:rsidR="009B06EA" w:rsidRPr="009B06EA" w:rsidDel="00FD722F">
          <w:rPr>
            <w:rFonts w:ascii="Cambria" w:hAnsi="Cambria"/>
            <w:sz w:val="28"/>
            <w:szCs w:val="28"/>
          </w:rPr>
          <w:delText>i</w:delText>
        </w:r>
      </w:del>
      <w:ins w:id="19167" w:author="Daisy Watt" w:date="2026-06-23T14:02:00Z" w16du:dateUtc="2026-06-23T12:02:00Z">
        <w:r w:rsidR="00FD722F">
          <w:rPr>
            <w:rFonts w:ascii="Cambria" w:hAnsi="Cambria"/>
            <w:sz w:val="28"/>
            <w:szCs w:val="28"/>
          </w:rPr>
          <w:t>I</w:t>
        </w:r>
      </w:ins>
      <w:r w:rsidR="009B06EA" w:rsidRPr="009B06EA">
        <w:rPr>
          <w:rFonts w:ascii="Cambria" w:hAnsi="Cambria"/>
          <w:sz w:val="28"/>
          <w:szCs w:val="28"/>
        </w:rPr>
        <w:t xml:space="preserve">t note </w:t>
      </w:r>
      <w:r w:rsidR="009B06EA">
        <w:rPr>
          <w:rFonts w:ascii="Cambria" w:hAnsi="Cambria"/>
          <w:sz w:val="28"/>
          <w:szCs w:val="28"/>
        </w:rPr>
        <w:t>Phil</w:t>
      </w:r>
      <w:r w:rsidR="009B06EA" w:rsidRPr="009B06EA">
        <w:rPr>
          <w:rFonts w:ascii="Cambria" w:hAnsi="Cambria"/>
          <w:sz w:val="28"/>
          <w:szCs w:val="28"/>
        </w:rPr>
        <w:t xml:space="preserve"> had left</w:t>
      </w:r>
      <w:r w:rsidR="00071EE0">
        <w:rPr>
          <w:rFonts w:ascii="Cambria" w:hAnsi="Cambria"/>
          <w:sz w:val="28"/>
          <w:szCs w:val="28"/>
        </w:rPr>
        <w:t xml:space="preserve"> her earlier</w:t>
      </w:r>
      <w:r w:rsidR="0087349A">
        <w:rPr>
          <w:rFonts w:ascii="Cambria" w:hAnsi="Cambria"/>
          <w:sz w:val="28"/>
          <w:szCs w:val="28"/>
        </w:rPr>
        <w:t>, Clara thought she heard a woman’s voice</w:t>
      </w:r>
      <w:r w:rsidR="009B06EA" w:rsidRPr="009B06EA">
        <w:rPr>
          <w:rFonts w:ascii="Cambria" w:hAnsi="Cambria"/>
          <w:sz w:val="28"/>
          <w:szCs w:val="28"/>
        </w:rPr>
        <w:t>.</w:t>
      </w:r>
      <w:r w:rsidR="009B06EA">
        <w:rPr>
          <w:rFonts w:ascii="Cambria" w:hAnsi="Cambria"/>
          <w:sz w:val="28"/>
          <w:szCs w:val="28"/>
        </w:rPr>
        <w:t xml:space="preserve"> Now</w:t>
      </w:r>
      <w:ins w:id="19168" w:author="Claire S" w:date="2026-05-25T14:52:00Z" w16du:dateUtc="2026-05-25T13:52:00Z">
        <w:r w:rsidR="003705ED">
          <w:rPr>
            <w:rFonts w:ascii="Cambria" w:hAnsi="Cambria"/>
            <w:sz w:val="28"/>
            <w:szCs w:val="28"/>
          </w:rPr>
          <w:t>,</w:t>
        </w:r>
      </w:ins>
      <w:r w:rsidR="009B06EA">
        <w:rPr>
          <w:rFonts w:ascii="Cambria" w:hAnsi="Cambria"/>
          <w:sz w:val="28"/>
          <w:szCs w:val="28"/>
        </w:rPr>
        <w:t xml:space="preserve"> Phil was much more her type</w:t>
      </w:r>
      <w:r w:rsidR="0087349A">
        <w:rPr>
          <w:rFonts w:ascii="Cambria" w:hAnsi="Cambria"/>
          <w:sz w:val="28"/>
          <w:szCs w:val="28"/>
        </w:rPr>
        <w:t>;</w:t>
      </w:r>
      <w:r w:rsidR="0069590D">
        <w:rPr>
          <w:rFonts w:ascii="Cambria" w:hAnsi="Cambria"/>
          <w:sz w:val="28"/>
          <w:szCs w:val="28"/>
        </w:rPr>
        <w:t xml:space="preserve"> she</w:t>
      </w:r>
      <w:r w:rsidR="0087349A">
        <w:rPr>
          <w:rFonts w:ascii="Cambria" w:hAnsi="Cambria"/>
          <w:sz w:val="28"/>
          <w:szCs w:val="28"/>
        </w:rPr>
        <w:t xml:space="preserve"> </w:t>
      </w:r>
      <w:r w:rsidR="0069590D">
        <w:rPr>
          <w:rFonts w:ascii="Cambria" w:hAnsi="Cambria"/>
          <w:sz w:val="28"/>
          <w:szCs w:val="28"/>
        </w:rPr>
        <w:t>really liked that dimpl</w:t>
      </w:r>
      <w:ins w:id="19169" w:author="Daisy Watt" w:date="2026-06-23T14:02:00Z" w16du:dateUtc="2026-06-23T12:02:00Z">
        <w:r w:rsidR="00AF08B2">
          <w:rPr>
            <w:rFonts w:ascii="Cambria" w:hAnsi="Cambria"/>
            <w:sz w:val="28"/>
            <w:szCs w:val="28"/>
          </w:rPr>
          <w:t>e…</w:t>
        </w:r>
      </w:ins>
      <w:del w:id="19170" w:author="Daisy Watt" w:date="2026-06-23T14:02:00Z" w16du:dateUtc="2026-06-23T12:02:00Z">
        <w:r w:rsidR="0069590D" w:rsidDel="00AF08B2">
          <w:rPr>
            <w:rFonts w:ascii="Cambria" w:hAnsi="Cambria"/>
            <w:sz w:val="28"/>
            <w:szCs w:val="28"/>
          </w:rPr>
          <w:delText>e</w:delText>
        </w:r>
        <w:r w:rsidR="009B06EA" w:rsidDel="00AF08B2">
          <w:rPr>
            <w:rFonts w:ascii="Cambria" w:hAnsi="Cambria"/>
            <w:sz w:val="28"/>
            <w:szCs w:val="28"/>
          </w:rPr>
          <w:delText xml:space="preserve"> –</w:delText>
        </w:r>
      </w:del>
    </w:p>
    <w:p w14:paraId="1B1E6768" w14:textId="77777777" w:rsidR="00AF08B2" w:rsidRDefault="009B06EA" w:rsidP="00CD09E9">
      <w:pPr>
        <w:spacing w:line="360" w:lineRule="auto"/>
        <w:contextualSpacing/>
        <w:rPr>
          <w:ins w:id="19171" w:author="Daisy Watt" w:date="2026-06-23T14:02:00Z" w16du:dateUtc="2026-06-23T12:02:00Z"/>
          <w:rFonts w:ascii="Cambria" w:hAnsi="Cambria"/>
          <w:sz w:val="28"/>
          <w:szCs w:val="28"/>
        </w:rPr>
      </w:pPr>
      <w:r>
        <w:rPr>
          <w:rFonts w:ascii="Cambria" w:hAnsi="Cambria"/>
          <w:sz w:val="28"/>
          <w:szCs w:val="28"/>
        </w:rPr>
        <w:tab/>
      </w:r>
    </w:p>
    <w:p w14:paraId="59DCC896" w14:textId="2588087A" w:rsidR="009B06EA" w:rsidRDefault="0069590D">
      <w:pPr>
        <w:spacing w:line="360" w:lineRule="auto"/>
        <w:ind w:firstLine="720"/>
        <w:contextualSpacing/>
        <w:rPr>
          <w:rFonts w:ascii="Cambria" w:hAnsi="Cambria"/>
          <w:sz w:val="28"/>
          <w:szCs w:val="28"/>
        </w:rPr>
        <w:pPrChange w:id="19172" w:author="Claire S" w:date="2026-07-30T11:21:00Z" w16du:dateUtc="2026-07-30T10:21:00Z">
          <w:pPr>
            <w:spacing w:line="360" w:lineRule="auto"/>
            <w:contextualSpacing/>
          </w:pPr>
        </w:pPrChange>
      </w:pPr>
      <w:r>
        <w:rPr>
          <w:rFonts w:ascii="Cambria" w:hAnsi="Cambria"/>
          <w:sz w:val="28"/>
          <w:szCs w:val="28"/>
        </w:rPr>
        <w:t xml:space="preserve">‘Gotta go, </w:t>
      </w:r>
      <w:del w:id="19173" w:author="Claire S" w:date="2026-07-30T11:21:00Z" w16du:dateUtc="2026-07-30T10:21:00Z">
        <w:r w:rsidDel="00494DAE">
          <w:rPr>
            <w:rFonts w:ascii="Cambria" w:hAnsi="Cambria"/>
            <w:sz w:val="28"/>
            <w:szCs w:val="28"/>
          </w:rPr>
          <w:delText>babe</w:delText>
        </w:r>
      </w:del>
      <w:ins w:id="19174" w:author="Claire S" w:date="2026-07-30T11:21:00Z" w16du:dateUtc="2026-07-30T10:21:00Z">
        <w:r w:rsidR="00FD3773">
          <w:rPr>
            <w:rFonts w:ascii="Cambria" w:hAnsi="Cambria"/>
            <w:sz w:val="28"/>
            <w:szCs w:val="28"/>
          </w:rPr>
          <w:t>sweet cheeks</w:t>
        </w:r>
      </w:ins>
      <w:del w:id="19175" w:author="Daisy Watt" w:date="2026-06-23T14:02:00Z" w16du:dateUtc="2026-06-23T12:02:00Z">
        <w:r w:rsidDel="007D6767">
          <w:rPr>
            <w:rFonts w:ascii="Cambria" w:hAnsi="Cambria"/>
            <w:sz w:val="28"/>
            <w:szCs w:val="28"/>
          </w:rPr>
          <w:delText>,</w:delText>
        </w:r>
      </w:del>
      <w:ins w:id="19176" w:author="Daisy Watt" w:date="2026-06-23T14:02:00Z" w16du:dateUtc="2026-06-23T12:02:00Z">
        <w:r w:rsidR="007D6767">
          <w:rPr>
            <w:rFonts w:ascii="Cambria" w:hAnsi="Cambria"/>
            <w:sz w:val="28"/>
            <w:szCs w:val="28"/>
          </w:rPr>
          <w:t>.</w:t>
        </w:r>
      </w:ins>
      <w:r>
        <w:rPr>
          <w:rFonts w:ascii="Cambria" w:hAnsi="Cambria"/>
          <w:sz w:val="28"/>
          <w:szCs w:val="28"/>
        </w:rPr>
        <w:t xml:space="preserve">’ </w:t>
      </w:r>
      <w:r w:rsidR="009B06EA">
        <w:rPr>
          <w:rFonts w:ascii="Cambria" w:hAnsi="Cambria"/>
          <w:sz w:val="28"/>
          <w:szCs w:val="28"/>
        </w:rPr>
        <w:t>Jackson was back. ‘</w:t>
      </w:r>
      <w:r w:rsidR="0082566B">
        <w:rPr>
          <w:rFonts w:ascii="Cambria" w:hAnsi="Cambria"/>
          <w:sz w:val="28"/>
          <w:szCs w:val="28"/>
        </w:rPr>
        <w:t xml:space="preserve">I’ll get my </w:t>
      </w:r>
      <w:r w:rsidR="009B06EA">
        <w:rPr>
          <w:rFonts w:ascii="Cambria" w:hAnsi="Cambria"/>
          <w:sz w:val="28"/>
          <w:szCs w:val="28"/>
        </w:rPr>
        <w:t>assistant</w:t>
      </w:r>
      <w:r w:rsidR="0082566B">
        <w:rPr>
          <w:rFonts w:ascii="Cambria" w:hAnsi="Cambria"/>
          <w:sz w:val="28"/>
          <w:szCs w:val="28"/>
        </w:rPr>
        <w:t xml:space="preserve"> to</w:t>
      </w:r>
      <w:r w:rsidR="009B06EA">
        <w:rPr>
          <w:rFonts w:ascii="Cambria" w:hAnsi="Cambria"/>
          <w:sz w:val="28"/>
          <w:szCs w:val="28"/>
        </w:rPr>
        <w:t xml:space="preserve"> send you the address. We’ll have fun with old Silva’s antics!’</w:t>
      </w:r>
    </w:p>
    <w:p w14:paraId="77C3F691" w14:textId="6DB4E26D" w:rsidR="009B06EA" w:rsidRDefault="009B06EA" w:rsidP="00CD09E9">
      <w:pPr>
        <w:spacing w:line="360" w:lineRule="auto"/>
        <w:contextualSpacing/>
        <w:rPr>
          <w:rFonts w:ascii="Cambria" w:hAnsi="Cambria"/>
          <w:sz w:val="28"/>
          <w:szCs w:val="28"/>
        </w:rPr>
      </w:pPr>
      <w:r>
        <w:rPr>
          <w:rFonts w:ascii="Cambria" w:hAnsi="Cambria"/>
          <w:sz w:val="28"/>
          <w:szCs w:val="28"/>
        </w:rPr>
        <w:tab/>
        <w:t>‘Ok</w:t>
      </w:r>
      <w:ins w:id="19177" w:author="Daisy Watt" w:date="2026-06-23T14:03:00Z" w16du:dateUtc="2026-06-23T12:03:00Z">
        <w:r w:rsidR="00A936FE">
          <w:rPr>
            <w:rFonts w:ascii="Cambria" w:hAnsi="Cambria"/>
            <w:sz w:val="28"/>
            <w:szCs w:val="28"/>
          </w:rPr>
          <w:t>ay</w:t>
        </w:r>
      </w:ins>
      <w:del w:id="19178" w:author="Daisy Watt" w:date="2026-06-23T14:03:00Z" w16du:dateUtc="2026-06-23T12:03:00Z">
        <w:r w:rsidDel="00A936FE">
          <w:rPr>
            <w:rFonts w:ascii="Cambria" w:hAnsi="Cambria"/>
            <w:sz w:val="28"/>
            <w:szCs w:val="28"/>
          </w:rPr>
          <w:delText>,</w:delText>
        </w:r>
      </w:del>
      <w:ins w:id="19179" w:author="Daisy Watt" w:date="2026-06-23T14:03:00Z" w16du:dateUtc="2026-06-23T12:03:00Z">
        <w:r w:rsidR="00A936FE">
          <w:rPr>
            <w:rFonts w:ascii="Cambria" w:hAnsi="Cambria"/>
            <w:sz w:val="28"/>
            <w:szCs w:val="28"/>
          </w:rPr>
          <w:t>.</w:t>
        </w:r>
      </w:ins>
      <w:r>
        <w:rPr>
          <w:rFonts w:ascii="Cambria" w:hAnsi="Cambria"/>
          <w:sz w:val="28"/>
          <w:szCs w:val="28"/>
        </w:rPr>
        <w:t xml:space="preserve">’ </w:t>
      </w:r>
      <w:r w:rsidR="0082566B">
        <w:rPr>
          <w:rFonts w:ascii="Cambria" w:hAnsi="Cambria"/>
          <w:sz w:val="28"/>
          <w:szCs w:val="28"/>
        </w:rPr>
        <w:t>Clara</w:t>
      </w:r>
      <w:r>
        <w:rPr>
          <w:rFonts w:ascii="Cambria" w:hAnsi="Cambria"/>
          <w:sz w:val="28"/>
          <w:szCs w:val="28"/>
        </w:rPr>
        <w:t xml:space="preserve"> </w:t>
      </w:r>
      <w:r w:rsidR="0087349A">
        <w:rPr>
          <w:rFonts w:ascii="Cambria" w:hAnsi="Cambria"/>
          <w:sz w:val="28"/>
          <w:szCs w:val="28"/>
        </w:rPr>
        <w:t>tried to look excited</w:t>
      </w:r>
      <w:r>
        <w:rPr>
          <w:rFonts w:ascii="Cambria" w:hAnsi="Cambria"/>
          <w:sz w:val="28"/>
          <w:szCs w:val="28"/>
        </w:rPr>
        <w:t>. ‘</w:t>
      </w:r>
      <w:r w:rsidR="0087349A">
        <w:rPr>
          <w:rFonts w:ascii="Cambria" w:hAnsi="Cambria"/>
          <w:sz w:val="28"/>
          <w:szCs w:val="28"/>
        </w:rPr>
        <w:t xml:space="preserve">Great stuff. </w:t>
      </w:r>
      <w:r>
        <w:rPr>
          <w:rFonts w:ascii="Cambria" w:hAnsi="Cambria"/>
          <w:sz w:val="28"/>
          <w:szCs w:val="28"/>
        </w:rPr>
        <w:t>I look forward to</w:t>
      </w:r>
      <w:ins w:id="19180" w:author="Daisy Watt" w:date="2026-06-23T14:03:00Z" w16du:dateUtc="2026-06-23T12:03:00Z">
        <w:r w:rsidR="008655B5">
          <w:rPr>
            <w:rFonts w:ascii="Cambria" w:hAnsi="Cambria"/>
            <w:sz w:val="28"/>
            <w:szCs w:val="28"/>
          </w:rPr>
          <w:t>—</w:t>
        </w:r>
      </w:ins>
      <w:del w:id="19181" w:author="Daisy Watt" w:date="2026-06-23T14:03:00Z" w16du:dateUtc="2026-06-23T12:03:00Z">
        <w:r w:rsidDel="008655B5">
          <w:rPr>
            <w:rFonts w:ascii="Cambria" w:hAnsi="Cambria"/>
            <w:sz w:val="28"/>
            <w:szCs w:val="28"/>
          </w:rPr>
          <w:delText xml:space="preserve"> </w:delText>
        </w:r>
        <w:r w:rsidR="0082566B" w:rsidDel="008655B5">
          <w:rPr>
            <w:rFonts w:ascii="Cambria" w:hAnsi="Cambria"/>
            <w:sz w:val="28"/>
            <w:szCs w:val="28"/>
          </w:rPr>
          <w:delText>-</w:delText>
        </w:r>
      </w:del>
      <w:r>
        <w:rPr>
          <w:rFonts w:ascii="Cambria" w:hAnsi="Cambria"/>
          <w:sz w:val="28"/>
          <w:szCs w:val="28"/>
        </w:rPr>
        <w:t>’</w:t>
      </w:r>
    </w:p>
    <w:p w14:paraId="36AE374C" w14:textId="4000A834" w:rsidR="0082566B" w:rsidRDefault="009B06EA" w:rsidP="0082566B">
      <w:pPr>
        <w:spacing w:line="360" w:lineRule="auto"/>
        <w:contextualSpacing/>
        <w:rPr>
          <w:rFonts w:ascii="Cambria" w:hAnsi="Cambria"/>
          <w:sz w:val="28"/>
          <w:szCs w:val="28"/>
        </w:rPr>
      </w:pPr>
      <w:r>
        <w:rPr>
          <w:rFonts w:ascii="Cambria" w:hAnsi="Cambria"/>
          <w:sz w:val="28"/>
          <w:szCs w:val="28"/>
        </w:rPr>
        <w:tab/>
      </w:r>
      <w:del w:id="19182" w:author="Claire S" w:date="2026-05-22T18:08:00Z" w16du:dateUtc="2026-05-22T17:08:00Z">
        <w:r w:rsidDel="00FF6D32">
          <w:rPr>
            <w:rFonts w:ascii="Cambria" w:hAnsi="Cambria"/>
            <w:sz w:val="28"/>
            <w:szCs w:val="28"/>
          </w:rPr>
          <w:delText xml:space="preserve">The screen </w:delText>
        </w:r>
        <w:r w:rsidR="0082566B" w:rsidDel="00FF6D32">
          <w:rPr>
            <w:rFonts w:ascii="Cambria" w:hAnsi="Cambria"/>
            <w:sz w:val="28"/>
            <w:szCs w:val="28"/>
          </w:rPr>
          <w:delText>had gone</w:delText>
        </w:r>
        <w:r w:rsidDel="00FF6D32">
          <w:rPr>
            <w:rFonts w:ascii="Cambria" w:hAnsi="Cambria"/>
            <w:sz w:val="28"/>
            <w:szCs w:val="28"/>
          </w:rPr>
          <w:delText xml:space="preserve"> black, </w:delText>
        </w:r>
        <w:r w:rsidR="009604D1" w:rsidDel="00FF6D32">
          <w:rPr>
            <w:rFonts w:ascii="Cambria" w:hAnsi="Cambria"/>
            <w:sz w:val="28"/>
            <w:szCs w:val="28"/>
          </w:rPr>
          <w:delText>as if</w:delText>
        </w:r>
      </w:del>
      <w:ins w:id="19183" w:author="Claire S" w:date="2026-05-22T18:08:00Z" w16du:dateUtc="2026-05-22T17:08:00Z">
        <w:r w:rsidR="00FF6D32">
          <w:rPr>
            <w:rFonts w:ascii="Cambria" w:hAnsi="Cambria"/>
            <w:sz w:val="28"/>
            <w:szCs w:val="28"/>
          </w:rPr>
          <w:t>B</w:t>
        </w:r>
      </w:ins>
      <w:ins w:id="19184" w:author="Claire S" w:date="2026-05-22T18:09:00Z" w16du:dateUtc="2026-05-22T17:09:00Z">
        <w:r w:rsidR="00FF6D32">
          <w:rPr>
            <w:rFonts w:ascii="Cambria" w:hAnsi="Cambria"/>
            <w:sz w:val="28"/>
            <w:szCs w:val="28"/>
          </w:rPr>
          <w:t>ut</w:t>
        </w:r>
      </w:ins>
      <w:r>
        <w:rPr>
          <w:rFonts w:ascii="Cambria" w:hAnsi="Cambria"/>
          <w:sz w:val="28"/>
          <w:szCs w:val="28"/>
        </w:rPr>
        <w:t xml:space="preserve"> Jackson </w:t>
      </w:r>
      <w:ins w:id="19185" w:author="Claire S" w:date="2026-05-22T18:09:00Z" w16du:dateUtc="2026-05-22T17:09:00Z">
        <w:r w:rsidR="00FF6D32">
          <w:rPr>
            <w:rFonts w:ascii="Cambria" w:hAnsi="Cambria"/>
            <w:sz w:val="28"/>
            <w:szCs w:val="28"/>
          </w:rPr>
          <w:t>had</w:t>
        </w:r>
      </w:ins>
      <w:ins w:id="19186" w:author="Claire S" w:date="2026-05-25T14:52:00Z" w16du:dateUtc="2026-05-25T13:52:00Z">
        <w:r w:rsidR="00BF11FD">
          <w:rPr>
            <w:rFonts w:ascii="Cambria" w:hAnsi="Cambria"/>
            <w:sz w:val="28"/>
            <w:szCs w:val="28"/>
          </w:rPr>
          <w:t xml:space="preserve"> already</w:t>
        </w:r>
      </w:ins>
      <w:ins w:id="19187" w:author="Claire S" w:date="2026-05-22T18:09:00Z" w16du:dateUtc="2026-05-22T17:09:00Z">
        <w:r w:rsidR="00FF6D32">
          <w:rPr>
            <w:rFonts w:ascii="Cambria" w:hAnsi="Cambria"/>
            <w:sz w:val="28"/>
            <w:szCs w:val="28"/>
          </w:rPr>
          <w:t xml:space="preserve"> left the meeting</w:t>
        </w:r>
      </w:ins>
      <w:del w:id="19188" w:author="Claire S" w:date="2026-05-25T14:52:00Z" w16du:dateUtc="2026-05-25T13:52:00Z">
        <w:r w:rsidDel="003705ED">
          <w:rPr>
            <w:rFonts w:ascii="Cambria" w:hAnsi="Cambria"/>
            <w:sz w:val="28"/>
            <w:szCs w:val="28"/>
          </w:rPr>
          <w:delText>couldn’t wait to get off the call</w:delText>
        </w:r>
      </w:del>
      <w:r>
        <w:rPr>
          <w:rFonts w:ascii="Cambria" w:hAnsi="Cambria"/>
          <w:sz w:val="28"/>
          <w:szCs w:val="28"/>
        </w:rPr>
        <w:t xml:space="preserve">. </w:t>
      </w:r>
    </w:p>
    <w:p w14:paraId="0499B25B" w14:textId="679019C5" w:rsidR="00327450" w:rsidRDefault="0087349A" w:rsidP="0082566B">
      <w:pPr>
        <w:spacing w:line="360" w:lineRule="auto"/>
        <w:ind w:firstLine="720"/>
        <w:contextualSpacing/>
        <w:rPr>
          <w:ins w:id="19189" w:author="Claire S" w:date="2026-05-25T15:35:00Z" w16du:dateUtc="2026-05-25T14:35:00Z"/>
          <w:rFonts w:ascii="Cambria" w:hAnsi="Cambria"/>
          <w:color w:val="000000" w:themeColor="text1"/>
          <w:sz w:val="28"/>
          <w:szCs w:val="28"/>
        </w:rPr>
      </w:pPr>
      <w:r w:rsidRPr="0087349A">
        <w:rPr>
          <w:rFonts w:ascii="Cambria" w:hAnsi="Cambria"/>
          <w:i/>
          <w:iCs/>
          <w:color w:val="000000" w:themeColor="text1"/>
          <w:sz w:val="28"/>
          <w:szCs w:val="28"/>
        </w:rPr>
        <w:t>Great stuff?</w:t>
      </w:r>
      <w:r>
        <w:rPr>
          <w:rFonts w:ascii="Cambria" w:hAnsi="Cambria"/>
          <w:color w:val="000000" w:themeColor="text1"/>
          <w:sz w:val="28"/>
          <w:szCs w:val="28"/>
        </w:rPr>
        <w:t xml:space="preserve"> God, Voss</w:t>
      </w:r>
      <w:del w:id="19190" w:author="Claire S" w:date="2026-06-08T16:40:00Z" w16du:dateUtc="2026-06-08T15:40:00Z">
        <w:r w:rsidDel="00C405CD">
          <w:rPr>
            <w:rFonts w:ascii="Cambria" w:hAnsi="Cambria"/>
            <w:color w:val="000000" w:themeColor="text1"/>
            <w:sz w:val="28"/>
            <w:szCs w:val="28"/>
          </w:rPr>
          <w:delText xml:space="preserve">!  </w:delText>
        </w:r>
      </w:del>
      <w:ins w:id="19191" w:author="Claire S" w:date="2026-06-08T16:40:00Z" w16du:dateUtc="2026-06-08T15:40:00Z">
        <w:r w:rsidR="00C405CD">
          <w:rPr>
            <w:rFonts w:ascii="Cambria" w:hAnsi="Cambria"/>
            <w:color w:val="000000" w:themeColor="text1"/>
            <w:sz w:val="28"/>
            <w:szCs w:val="28"/>
          </w:rPr>
          <w:t xml:space="preserve">.  </w:t>
        </w:r>
      </w:ins>
    </w:p>
    <w:p w14:paraId="0EA78839" w14:textId="275E23F9" w:rsidR="00750EDB" w:rsidRDefault="00327450" w:rsidP="00750EDB">
      <w:pPr>
        <w:spacing w:line="360" w:lineRule="auto"/>
        <w:ind w:firstLine="720"/>
        <w:contextualSpacing/>
        <w:rPr>
          <w:ins w:id="19192" w:author="Claire S" w:date="2026-06-04T18:56:00Z" w16du:dateUtc="2026-06-04T17:56:00Z"/>
          <w:rFonts w:ascii="Cambria" w:hAnsi="Cambria"/>
          <w:color w:val="000000" w:themeColor="text1"/>
          <w:sz w:val="28"/>
          <w:szCs w:val="28"/>
        </w:rPr>
      </w:pPr>
      <w:ins w:id="19193" w:author="Claire S" w:date="2026-05-25T15:35:00Z" w16du:dateUtc="2026-05-25T14:35:00Z">
        <w:r>
          <w:rPr>
            <w:rFonts w:ascii="Cambria" w:hAnsi="Cambria"/>
            <w:color w:val="000000" w:themeColor="text1"/>
            <w:sz w:val="28"/>
            <w:szCs w:val="28"/>
          </w:rPr>
          <w:t>Standing</w:t>
        </w:r>
      </w:ins>
      <w:del w:id="19194" w:author="Claire S" w:date="2026-05-25T15:35:00Z" w16du:dateUtc="2026-05-25T14:35:00Z">
        <w:r w:rsidR="00FF444E" w:rsidDel="00327450">
          <w:rPr>
            <w:rFonts w:ascii="Cambria" w:hAnsi="Cambria"/>
            <w:color w:val="000000" w:themeColor="text1"/>
            <w:sz w:val="28"/>
            <w:szCs w:val="28"/>
          </w:rPr>
          <w:delText>For a few seconds</w:delText>
        </w:r>
      </w:del>
      <w:r w:rsidR="00FF444E">
        <w:rPr>
          <w:rFonts w:ascii="Cambria" w:hAnsi="Cambria"/>
          <w:color w:val="000000" w:themeColor="text1"/>
          <w:sz w:val="28"/>
          <w:szCs w:val="28"/>
        </w:rPr>
        <w:t>, Clara</w:t>
      </w:r>
      <w:ins w:id="19195" w:author="Claire S" w:date="2026-05-25T15:35:00Z" w16du:dateUtc="2026-05-25T14:35:00Z">
        <w:r>
          <w:rPr>
            <w:rFonts w:ascii="Cambria" w:hAnsi="Cambria"/>
            <w:color w:val="000000" w:themeColor="text1"/>
            <w:sz w:val="28"/>
            <w:szCs w:val="28"/>
          </w:rPr>
          <w:t xml:space="preserve"> stretched out her stiff neck</w:t>
        </w:r>
      </w:ins>
      <w:ins w:id="19196" w:author="Claire S" w:date="2026-05-25T15:36:00Z" w16du:dateUtc="2026-05-25T14:36:00Z">
        <w:r>
          <w:rPr>
            <w:rFonts w:ascii="Cambria" w:hAnsi="Cambria"/>
            <w:color w:val="000000" w:themeColor="text1"/>
            <w:sz w:val="28"/>
            <w:szCs w:val="28"/>
          </w:rPr>
          <w:t>,</w:t>
        </w:r>
        <w:del w:id="19197" w:author="Daisy Watt" w:date="2026-06-23T14:03:00Z" w16du:dateUtc="2026-06-23T12:03:00Z">
          <w:r w:rsidDel="008655B5">
            <w:rPr>
              <w:rFonts w:ascii="Cambria" w:hAnsi="Cambria"/>
              <w:color w:val="000000" w:themeColor="text1"/>
              <w:sz w:val="28"/>
              <w:szCs w:val="28"/>
            </w:rPr>
            <w:delText xml:space="preserve"> just</w:delText>
          </w:r>
        </w:del>
      </w:ins>
      <w:del w:id="19198" w:author="Daisy Watt" w:date="2026-06-23T14:03:00Z" w16du:dateUtc="2026-06-23T12:03:00Z">
        <w:r w:rsidR="00FF444E" w:rsidDel="008655B5">
          <w:rPr>
            <w:rFonts w:ascii="Cambria" w:hAnsi="Cambria"/>
            <w:color w:val="000000" w:themeColor="text1"/>
            <w:sz w:val="28"/>
            <w:szCs w:val="28"/>
          </w:rPr>
          <w:delText xml:space="preserve"> </w:delText>
        </w:r>
      </w:del>
      <w:del w:id="19199" w:author="Claire S" w:date="2026-05-25T15:36:00Z" w16du:dateUtc="2026-05-25T14:36:00Z">
        <w:r w:rsidR="00FF444E" w:rsidDel="00327450">
          <w:rPr>
            <w:rFonts w:ascii="Cambria" w:hAnsi="Cambria"/>
            <w:color w:val="000000" w:themeColor="text1"/>
            <w:sz w:val="28"/>
            <w:szCs w:val="28"/>
          </w:rPr>
          <w:delText>felt</w:delText>
        </w:r>
      </w:del>
      <w:r w:rsidR="00FF444E">
        <w:rPr>
          <w:rFonts w:ascii="Cambria" w:hAnsi="Cambria"/>
          <w:color w:val="000000" w:themeColor="text1"/>
          <w:sz w:val="28"/>
          <w:szCs w:val="28"/>
        </w:rPr>
        <w:t xml:space="preserve"> </w:t>
      </w:r>
      <w:r w:rsidR="009B06EA">
        <w:rPr>
          <w:rFonts w:ascii="Cambria" w:hAnsi="Cambria"/>
          <w:color w:val="000000" w:themeColor="text1"/>
          <w:sz w:val="28"/>
          <w:szCs w:val="28"/>
        </w:rPr>
        <w:t xml:space="preserve">relieved </w:t>
      </w:r>
      <w:del w:id="19200" w:author="Claire S" w:date="2026-05-25T15:36:00Z" w16du:dateUtc="2026-05-25T14:36:00Z">
        <w:r w:rsidR="009B06EA" w:rsidDel="00327450">
          <w:rPr>
            <w:rFonts w:ascii="Cambria" w:hAnsi="Cambria"/>
            <w:color w:val="000000" w:themeColor="text1"/>
            <w:sz w:val="28"/>
            <w:szCs w:val="28"/>
          </w:rPr>
          <w:delText xml:space="preserve">that </w:delText>
        </w:r>
      </w:del>
      <w:r w:rsidR="009604D1">
        <w:rPr>
          <w:rFonts w:ascii="Cambria" w:hAnsi="Cambria"/>
          <w:color w:val="000000" w:themeColor="text1"/>
          <w:sz w:val="28"/>
          <w:szCs w:val="28"/>
        </w:rPr>
        <w:t xml:space="preserve">it </w:t>
      </w:r>
      <w:r w:rsidR="009B06EA">
        <w:rPr>
          <w:rFonts w:ascii="Cambria" w:hAnsi="Cambria"/>
          <w:color w:val="000000" w:themeColor="text1"/>
          <w:sz w:val="28"/>
          <w:szCs w:val="28"/>
        </w:rPr>
        <w:t xml:space="preserve">was </w:t>
      </w:r>
      <w:r w:rsidR="009604D1">
        <w:rPr>
          <w:rFonts w:ascii="Cambria" w:hAnsi="Cambria"/>
          <w:color w:val="000000" w:themeColor="text1"/>
          <w:sz w:val="28"/>
          <w:szCs w:val="28"/>
        </w:rPr>
        <w:t>over</w:t>
      </w:r>
      <w:ins w:id="19201" w:author="Claire S" w:date="2026-05-25T15:36:00Z" w16du:dateUtc="2026-05-25T14:36:00Z">
        <w:r>
          <w:rPr>
            <w:rFonts w:ascii="Cambria" w:hAnsi="Cambria"/>
            <w:color w:val="000000" w:themeColor="text1"/>
            <w:sz w:val="28"/>
            <w:szCs w:val="28"/>
          </w:rPr>
          <w:t xml:space="preserve">. </w:t>
        </w:r>
      </w:ins>
      <w:ins w:id="19202" w:author="Claire S" w:date="2026-05-25T15:37:00Z" w16du:dateUtc="2026-05-25T14:37:00Z">
        <w:r w:rsidR="007117BB">
          <w:rPr>
            <w:rFonts w:ascii="Cambria" w:hAnsi="Cambria"/>
            <w:color w:val="000000" w:themeColor="text1"/>
            <w:sz w:val="28"/>
            <w:szCs w:val="28"/>
          </w:rPr>
          <w:t>Looking into the main office, to her great surp</w:t>
        </w:r>
      </w:ins>
      <w:ins w:id="19203" w:author="Claire S" w:date="2026-06-04T18:11:00Z" w16du:dateUtc="2026-06-04T17:11:00Z">
        <w:r w:rsidR="00652D46">
          <w:rPr>
            <w:rFonts w:ascii="Cambria" w:hAnsi="Cambria"/>
            <w:color w:val="000000" w:themeColor="text1"/>
            <w:sz w:val="28"/>
            <w:szCs w:val="28"/>
          </w:rPr>
          <w:t>r</w:t>
        </w:r>
      </w:ins>
      <w:ins w:id="19204" w:author="Claire S" w:date="2026-05-25T15:37:00Z" w16du:dateUtc="2026-05-25T14:37:00Z">
        <w:r w:rsidR="007117BB">
          <w:rPr>
            <w:rFonts w:ascii="Cambria" w:hAnsi="Cambria"/>
            <w:color w:val="000000" w:themeColor="text1"/>
            <w:sz w:val="28"/>
            <w:szCs w:val="28"/>
          </w:rPr>
          <w:t>ise, she</w:t>
        </w:r>
      </w:ins>
      <w:del w:id="19205" w:author="Claire S" w:date="2026-05-25T15:35:00Z" w16du:dateUtc="2026-05-25T14:35:00Z">
        <w:r w:rsidR="009604D1" w:rsidDel="00327450">
          <w:rPr>
            <w:rFonts w:ascii="Cambria" w:hAnsi="Cambria"/>
            <w:color w:val="000000" w:themeColor="text1"/>
            <w:sz w:val="28"/>
            <w:szCs w:val="28"/>
          </w:rPr>
          <w:delText xml:space="preserve">.  </w:delText>
        </w:r>
        <w:r w:rsidR="004102CD" w:rsidDel="00327450">
          <w:rPr>
            <w:rFonts w:ascii="Cambria" w:hAnsi="Cambria"/>
            <w:color w:val="000000" w:themeColor="text1"/>
            <w:sz w:val="28"/>
            <w:szCs w:val="28"/>
          </w:rPr>
          <w:delText xml:space="preserve">Standing, she </w:delText>
        </w:r>
        <w:r w:rsidR="009604D1" w:rsidDel="00327450">
          <w:rPr>
            <w:rFonts w:ascii="Cambria" w:hAnsi="Cambria"/>
            <w:color w:val="000000" w:themeColor="text1"/>
            <w:sz w:val="28"/>
            <w:szCs w:val="28"/>
          </w:rPr>
          <w:delText>stretched,</w:delText>
        </w:r>
      </w:del>
      <w:del w:id="19206" w:author="Claire S" w:date="2026-05-25T15:36:00Z" w16du:dateUtc="2026-05-25T14:36:00Z">
        <w:r w:rsidR="009604D1" w:rsidDel="00327450">
          <w:rPr>
            <w:rFonts w:ascii="Cambria" w:hAnsi="Cambria"/>
            <w:color w:val="000000" w:themeColor="text1"/>
            <w:sz w:val="28"/>
            <w:szCs w:val="28"/>
          </w:rPr>
          <w:delText xml:space="preserve"> </w:delText>
        </w:r>
        <w:r w:rsidR="0078497D" w:rsidDel="00327450">
          <w:rPr>
            <w:rFonts w:ascii="Cambria" w:hAnsi="Cambria"/>
            <w:color w:val="000000" w:themeColor="text1"/>
            <w:sz w:val="28"/>
            <w:szCs w:val="28"/>
          </w:rPr>
          <w:delText>look</w:delText>
        </w:r>
        <w:r w:rsidR="004102CD" w:rsidDel="00327450">
          <w:rPr>
            <w:rFonts w:ascii="Cambria" w:hAnsi="Cambria"/>
            <w:color w:val="000000" w:themeColor="text1"/>
            <w:sz w:val="28"/>
            <w:szCs w:val="28"/>
          </w:rPr>
          <w:delText>ing</w:delText>
        </w:r>
        <w:r w:rsidR="0078497D" w:rsidDel="00327450">
          <w:rPr>
            <w:rFonts w:ascii="Cambria" w:hAnsi="Cambria"/>
            <w:color w:val="000000" w:themeColor="text1"/>
            <w:sz w:val="28"/>
            <w:szCs w:val="28"/>
          </w:rPr>
          <w:delText xml:space="preserve"> </w:delText>
        </w:r>
      </w:del>
      <w:del w:id="19207" w:author="Claire S" w:date="2026-05-25T15:37:00Z" w16du:dateUtc="2026-05-25T14:37:00Z">
        <w:r w:rsidR="0078497D" w:rsidDel="00285FD3">
          <w:rPr>
            <w:rFonts w:ascii="Cambria" w:hAnsi="Cambria"/>
            <w:color w:val="000000" w:themeColor="text1"/>
            <w:sz w:val="28"/>
            <w:szCs w:val="28"/>
          </w:rPr>
          <w:delText xml:space="preserve">out into the </w:delText>
        </w:r>
        <w:r w:rsidR="004102CD" w:rsidDel="00285FD3">
          <w:rPr>
            <w:rFonts w:ascii="Cambria" w:hAnsi="Cambria"/>
            <w:color w:val="000000" w:themeColor="text1"/>
            <w:sz w:val="28"/>
            <w:szCs w:val="28"/>
          </w:rPr>
          <w:delText xml:space="preserve">main </w:delText>
        </w:r>
        <w:r w:rsidR="0078497D" w:rsidDel="00285FD3">
          <w:rPr>
            <w:rFonts w:ascii="Cambria" w:hAnsi="Cambria"/>
            <w:color w:val="000000" w:themeColor="text1"/>
            <w:sz w:val="28"/>
            <w:szCs w:val="28"/>
          </w:rPr>
          <w:delText>office</w:delText>
        </w:r>
        <w:r w:rsidR="00DF38EE" w:rsidDel="00285FD3">
          <w:rPr>
            <w:rFonts w:ascii="Cambria" w:hAnsi="Cambria"/>
            <w:color w:val="000000" w:themeColor="text1"/>
            <w:sz w:val="28"/>
            <w:szCs w:val="28"/>
          </w:rPr>
          <w:delText xml:space="preserve"> –</w:delText>
        </w:r>
        <w:r w:rsidR="00DF38EE" w:rsidDel="007117BB">
          <w:rPr>
            <w:rFonts w:ascii="Cambria" w:hAnsi="Cambria"/>
            <w:color w:val="000000" w:themeColor="text1"/>
            <w:sz w:val="28"/>
            <w:szCs w:val="28"/>
          </w:rPr>
          <w:delText xml:space="preserve"> </w:delText>
        </w:r>
      </w:del>
      <w:ins w:id="19208" w:author="Claire S" w:date="2026-05-25T14:53:00Z" w16du:dateUtc="2026-05-25T13:53:00Z">
        <w:r w:rsidR="00BF11FD">
          <w:rPr>
            <w:rFonts w:ascii="Cambria" w:hAnsi="Cambria"/>
            <w:color w:val="000000" w:themeColor="text1"/>
            <w:sz w:val="28"/>
            <w:szCs w:val="28"/>
          </w:rPr>
          <w:t xml:space="preserve"> saw</w:t>
        </w:r>
      </w:ins>
      <w:ins w:id="19209" w:author="Claire S" w:date="2026-05-22T18:09:00Z" w16du:dateUtc="2026-05-22T17:09:00Z">
        <w:r w:rsidR="00DC5EAD">
          <w:rPr>
            <w:rFonts w:ascii="Cambria" w:hAnsi="Cambria"/>
            <w:color w:val="000000" w:themeColor="text1"/>
            <w:sz w:val="28"/>
            <w:szCs w:val="28"/>
          </w:rPr>
          <w:t xml:space="preserve"> Savannah Langley</w:t>
        </w:r>
      </w:ins>
      <w:ins w:id="19210" w:author="Claire S" w:date="2026-05-25T15:36:00Z" w16du:dateUtc="2026-05-25T14:36:00Z">
        <w:r>
          <w:rPr>
            <w:rFonts w:ascii="Cambria" w:hAnsi="Cambria"/>
            <w:color w:val="000000" w:themeColor="text1"/>
            <w:sz w:val="28"/>
            <w:szCs w:val="28"/>
          </w:rPr>
          <w:t>,</w:t>
        </w:r>
      </w:ins>
      <w:ins w:id="19211" w:author="Claire S" w:date="2026-05-22T18:09:00Z" w16du:dateUtc="2026-05-22T17:09:00Z">
        <w:r w:rsidR="00DC5EAD">
          <w:rPr>
            <w:rFonts w:ascii="Cambria" w:hAnsi="Cambria"/>
            <w:color w:val="000000" w:themeColor="text1"/>
            <w:sz w:val="28"/>
            <w:szCs w:val="28"/>
          </w:rPr>
          <w:t xml:space="preserve"> </w:t>
        </w:r>
      </w:ins>
      <w:ins w:id="19212" w:author="Claire S" w:date="2026-07-30T11:22:00Z" w16du:dateUtc="2026-07-30T10:22:00Z">
        <w:r w:rsidR="003C7C9A">
          <w:rPr>
            <w:rFonts w:ascii="Cambria" w:hAnsi="Cambria"/>
            <w:color w:val="000000" w:themeColor="text1"/>
            <w:sz w:val="28"/>
            <w:szCs w:val="28"/>
          </w:rPr>
          <w:t>striding towards her</w:t>
        </w:r>
      </w:ins>
      <w:ins w:id="19213" w:author="Claire S" w:date="2026-05-22T18:09:00Z" w16du:dateUtc="2026-05-22T17:09:00Z">
        <w:r w:rsidR="00DC5EAD">
          <w:rPr>
            <w:rFonts w:ascii="Cambria" w:hAnsi="Cambria"/>
            <w:color w:val="000000" w:themeColor="text1"/>
            <w:sz w:val="28"/>
            <w:szCs w:val="28"/>
          </w:rPr>
          <w:t>.</w:t>
        </w:r>
      </w:ins>
      <w:ins w:id="19214" w:author="Claire S" w:date="2026-06-04T18:56:00Z" w16du:dateUtc="2026-06-04T17:56:00Z">
        <w:r w:rsidR="00750EDB">
          <w:rPr>
            <w:rFonts w:ascii="Cambria" w:hAnsi="Cambria"/>
            <w:color w:val="000000" w:themeColor="text1"/>
            <w:sz w:val="28"/>
            <w:szCs w:val="28"/>
          </w:rPr>
          <w:t xml:space="preserve"> </w:t>
        </w:r>
      </w:ins>
      <w:ins w:id="19215" w:author="Claire S" w:date="2026-05-25T15:37:00Z" w16du:dateUtc="2026-05-25T14:37:00Z">
        <w:r w:rsidR="007117BB">
          <w:rPr>
            <w:rFonts w:ascii="Cambria" w:hAnsi="Cambria"/>
            <w:color w:val="000000" w:themeColor="text1"/>
            <w:sz w:val="28"/>
            <w:szCs w:val="28"/>
          </w:rPr>
          <w:t>And then she heard a ping on her laptop</w:t>
        </w:r>
      </w:ins>
      <w:ins w:id="19216" w:author="Claire S" w:date="2026-06-04T18:11:00Z" w16du:dateUtc="2026-06-04T17:11:00Z">
        <w:r w:rsidR="00652D46">
          <w:rPr>
            <w:rFonts w:ascii="Cambria" w:hAnsi="Cambria"/>
            <w:color w:val="000000" w:themeColor="text1"/>
            <w:sz w:val="28"/>
            <w:szCs w:val="28"/>
          </w:rPr>
          <w:t>, and looked down</w:t>
        </w:r>
      </w:ins>
      <w:ins w:id="19217" w:author="Claire S" w:date="2026-06-04T18:12:00Z" w16du:dateUtc="2026-06-04T17:12:00Z">
        <w:r w:rsidR="00652D46">
          <w:rPr>
            <w:rFonts w:ascii="Cambria" w:hAnsi="Cambria"/>
            <w:color w:val="000000" w:themeColor="text1"/>
            <w:sz w:val="28"/>
            <w:szCs w:val="28"/>
          </w:rPr>
          <w:t xml:space="preserve"> to see a message pop up</w:t>
        </w:r>
      </w:ins>
      <w:ins w:id="19218" w:author="Claire S" w:date="2026-07-30T09:15:00Z" w16du:dateUtc="2026-07-30T08:15:00Z">
        <w:r w:rsidR="004E5267">
          <w:rPr>
            <w:rFonts w:ascii="Cambria" w:hAnsi="Cambria"/>
            <w:color w:val="000000" w:themeColor="text1"/>
            <w:sz w:val="28"/>
            <w:szCs w:val="28"/>
          </w:rPr>
          <w:t xml:space="preserve"> from </w:t>
        </w:r>
        <w:r w:rsidR="004E5267" w:rsidRPr="004E5267">
          <w:rPr>
            <w:rFonts w:ascii="Cambria" w:hAnsi="Cambria"/>
            <w:i/>
            <w:iCs/>
            <w:color w:val="000000" w:themeColor="text1"/>
            <w:sz w:val="28"/>
            <w:szCs w:val="28"/>
            <w:rPrChange w:id="19219" w:author="Claire S" w:date="2026-07-30T09:15:00Z" w16du:dateUtc="2026-07-30T08:15:00Z">
              <w:rPr>
                <w:rFonts w:ascii="Cambria" w:hAnsi="Cambria"/>
                <w:color w:val="000000" w:themeColor="text1"/>
                <w:sz w:val="28"/>
                <w:szCs w:val="28"/>
              </w:rPr>
            </w:rPrChange>
          </w:rPr>
          <w:t>Guesswho@gmail.com</w:t>
        </w:r>
      </w:ins>
      <w:ins w:id="19220" w:author="Claire S" w:date="2026-05-25T15:37:00Z" w16du:dateUtc="2026-05-25T14:37:00Z">
        <w:r w:rsidR="007117BB">
          <w:rPr>
            <w:rFonts w:ascii="Cambria" w:hAnsi="Cambria"/>
            <w:color w:val="000000" w:themeColor="text1"/>
            <w:sz w:val="28"/>
            <w:szCs w:val="28"/>
          </w:rPr>
          <w:t>.</w:t>
        </w:r>
      </w:ins>
    </w:p>
    <w:p w14:paraId="661C4C95" w14:textId="681377D1" w:rsidR="00FF6D32" w:rsidRDefault="007117BB" w:rsidP="004E5267">
      <w:pPr>
        <w:spacing w:line="360" w:lineRule="auto"/>
        <w:ind w:firstLine="720"/>
        <w:contextualSpacing/>
        <w:rPr>
          <w:ins w:id="19221" w:author="Claire S" w:date="2026-05-22T18:09:00Z" w16du:dateUtc="2026-05-22T17:09:00Z"/>
          <w:rFonts w:ascii="Cambria" w:hAnsi="Cambria"/>
          <w:color w:val="000000" w:themeColor="text1"/>
          <w:sz w:val="28"/>
          <w:szCs w:val="28"/>
        </w:rPr>
      </w:pPr>
      <w:ins w:id="19222" w:author="Claire S" w:date="2026-05-25T15:37:00Z" w16du:dateUtc="2026-05-25T14:37:00Z">
        <w:r w:rsidRPr="00652D46">
          <w:rPr>
            <w:rFonts w:ascii="Cambria" w:hAnsi="Cambria"/>
            <w:i/>
            <w:iCs/>
            <w:color w:val="000000" w:themeColor="text1"/>
            <w:sz w:val="28"/>
            <w:szCs w:val="28"/>
            <w:rPrChange w:id="19223" w:author="Claire S" w:date="2026-06-04T18:12:00Z" w16du:dateUtc="2026-06-04T17:12:00Z">
              <w:rPr>
                <w:rFonts w:ascii="Cambria" w:hAnsi="Cambria"/>
                <w:color w:val="000000" w:themeColor="text1"/>
                <w:sz w:val="28"/>
                <w:szCs w:val="28"/>
              </w:rPr>
            </w:rPrChange>
          </w:rPr>
          <w:t>‘</w:t>
        </w:r>
      </w:ins>
      <w:ins w:id="19224" w:author="Claire S" w:date="2026-07-30T09:16:00Z" w16du:dateUtc="2026-07-30T08:16:00Z">
        <w:r w:rsidR="004E5267">
          <w:rPr>
            <w:rFonts w:ascii="Cambria" w:hAnsi="Cambria"/>
            <w:i/>
            <w:iCs/>
            <w:color w:val="000000" w:themeColor="text1"/>
            <w:sz w:val="28"/>
            <w:szCs w:val="28"/>
          </w:rPr>
          <w:t>Are you</w:t>
        </w:r>
      </w:ins>
      <w:commentRangeStart w:id="19225"/>
      <w:ins w:id="19226" w:author="Claire S" w:date="2026-05-25T15:37:00Z" w16du:dateUtc="2026-05-25T14:37:00Z">
        <w:r w:rsidRPr="00652D46">
          <w:rPr>
            <w:rFonts w:ascii="Cambria" w:hAnsi="Cambria"/>
            <w:i/>
            <w:iCs/>
            <w:color w:val="000000" w:themeColor="text1"/>
            <w:sz w:val="28"/>
            <w:szCs w:val="28"/>
            <w:rPrChange w:id="19227" w:author="Claire S" w:date="2026-06-04T18:12:00Z" w16du:dateUtc="2026-06-04T17:12:00Z">
              <w:rPr>
                <w:rFonts w:ascii="Cambria" w:hAnsi="Cambria"/>
                <w:color w:val="000000" w:themeColor="text1"/>
                <w:sz w:val="28"/>
                <w:szCs w:val="28"/>
              </w:rPr>
            </w:rPrChange>
          </w:rPr>
          <w:t xml:space="preserve"> next</w:t>
        </w:r>
      </w:ins>
      <w:ins w:id="19228" w:author="Claire S" w:date="2026-07-30T09:16:00Z" w16du:dateUtc="2026-07-30T08:16:00Z">
        <w:r w:rsidR="004E5267">
          <w:rPr>
            <w:rFonts w:ascii="Cambria" w:hAnsi="Cambria"/>
            <w:i/>
            <w:iCs/>
            <w:color w:val="000000" w:themeColor="text1"/>
            <w:sz w:val="28"/>
            <w:szCs w:val="28"/>
          </w:rPr>
          <w:t>?</w:t>
        </w:r>
      </w:ins>
      <w:ins w:id="19229" w:author="Claire S" w:date="2026-05-25T15:37:00Z" w16du:dateUtc="2026-05-25T14:37:00Z">
        <w:r w:rsidRPr="00652D46">
          <w:rPr>
            <w:rFonts w:ascii="Cambria" w:hAnsi="Cambria"/>
            <w:i/>
            <w:iCs/>
            <w:color w:val="000000" w:themeColor="text1"/>
            <w:sz w:val="28"/>
            <w:szCs w:val="28"/>
            <w:rPrChange w:id="19230" w:author="Claire S" w:date="2026-06-04T18:12:00Z" w16du:dateUtc="2026-06-04T17:12:00Z">
              <w:rPr>
                <w:rFonts w:ascii="Cambria" w:hAnsi="Cambria"/>
                <w:color w:val="000000" w:themeColor="text1"/>
                <w:sz w:val="28"/>
                <w:szCs w:val="28"/>
              </w:rPr>
            </w:rPrChange>
          </w:rPr>
          <w:t>’</w:t>
        </w:r>
      </w:ins>
      <w:commentRangeEnd w:id="19225"/>
      <w:r w:rsidR="00AA3F63">
        <w:rPr>
          <w:rStyle w:val="CommentReference"/>
          <w:rFonts w:ascii="Cambria" w:hAnsi="Cambria"/>
          <w:color w:val="000000" w:themeColor="text1"/>
          <w:sz w:val="28"/>
          <w:szCs w:val="28"/>
        </w:rPr>
        <w:commentReference w:id="19225"/>
      </w:r>
    </w:p>
    <w:p w14:paraId="6F2030EF" w14:textId="32605704" w:rsidR="00FF444E" w:rsidRPr="0082566B" w:rsidDel="00BF11FD" w:rsidRDefault="00DF38EE" w:rsidP="0082566B">
      <w:pPr>
        <w:spacing w:line="360" w:lineRule="auto"/>
        <w:ind w:firstLine="720"/>
        <w:contextualSpacing/>
        <w:rPr>
          <w:del w:id="19231" w:author="Claire S" w:date="2026-05-25T14:53:00Z" w16du:dateUtc="2026-05-25T13:53:00Z"/>
          <w:rFonts w:ascii="Cambria" w:hAnsi="Cambria"/>
          <w:sz w:val="28"/>
          <w:szCs w:val="28"/>
        </w:rPr>
      </w:pPr>
      <w:del w:id="19232" w:author="Claire S" w:date="2026-05-25T14:53:00Z" w16du:dateUtc="2026-05-25T13:53:00Z">
        <w:r w:rsidDel="00BF11FD">
          <w:rPr>
            <w:rFonts w:ascii="Cambria" w:hAnsi="Cambria"/>
            <w:color w:val="000000" w:themeColor="text1"/>
            <w:sz w:val="28"/>
            <w:szCs w:val="28"/>
          </w:rPr>
          <w:delText xml:space="preserve">where </w:delText>
        </w:r>
        <w:r w:rsidR="004102CD" w:rsidDel="00BF11FD">
          <w:rPr>
            <w:rFonts w:ascii="Cambria" w:hAnsi="Cambria"/>
            <w:color w:val="000000" w:themeColor="text1"/>
            <w:sz w:val="28"/>
            <w:szCs w:val="28"/>
          </w:rPr>
          <w:delText>t</w:delText>
        </w:r>
        <w:r w:rsidR="00FF444E" w:rsidDel="00BF11FD">
          <w:rPr>
            <w:rFonts w:ascii="Cambria" w:hAnsi="Cambria"/>
            <w:color w:val="000000" w:themeColor="text1"/>
            <w:sz w:val="28"/>
            <w:szCs w:val="28"/>
          </w:rPr>
          <w:delText>wo of her colleagues</w:delText>
        </w:r>
        <w:r w:rsidR="0078497D" w:rsidDel="00BF11FD">
          <w:rPr>
            <w:rFonts w:ascii="Cambria" w:hAnsi="Cambria"/>
            <w:color w:val="000000" w:themeColor="text1"/>
            <w:sz w:val="28"/>
            <w:szCs w:val="28"/>
          </w:rPr>
          <w:delText xml:space="preserve"> were</w:delText>
        </w:r>
        <w:r w:rsidR="00FF444E" w:rsidDel="00BF11FD">
          <w:rPr>
            <w:rFonts w:ascii="Cambria" w:hAnsi="Cambria"/>
            <w:color w:val="000000" w:themeColor="text1"/>
            <w:sz w:val="28"/>
            <w:szCs w:val="28"/>
          </w:rPr>
          <w:delText xml:space="preserve"> crying in the corner, near Violet’s desk</w:delText>
        </w:r>
        <w:r w:rsidDel="00BF11FD">
          <w:rPr>
            <w:rFonts w:ascii="Cambria" w:hAnsi="Cambria"/>
            <w:color w:val="000000" w:themeColor="text1"/>
            <w:sz w:val="28"/>
            <w:szCs w:val="28"/>
          </w:rPr>
          <w:delText>. P</w:delText>
        </w:r>
        <w:r w:rsidR="004102CD" w:rsidDel="00BF11FD">
          <w:rPr>
            <w:rFonts w:ascii="Cambria" w:hAnsi="Cambria"/>
            <w:color w:val="000000" w:themeColor="text1"/>
            <w:sz w:val="28"/>
            <w:szCs w:val="28"/>
          </w:rPr>
          <w:delText>eople were starting to stand</w:delText>
        </w:r>
        <w:r w:rsidDel="00BF11FD">
          <w:rPr>
            <w:rFonts w:ascii="Cambria" w:hAnsi="Cambria"/>
            <w:color w:val="000000" w:themeColor="text1"/>
            <w:sz w:val="28"/>
            <w:szCs w:val="28"/>
          </w:rPr>
          <w:delText>, moving</w:delText>
        </w:r>
        <w:r w:rsidR="004102CD" w:rsidDel="00BF11FD">
          <w:rPr>
            <w:rFonts w:ascii="Cambria" w:hAnsi="Cambria"/>
            <w:color w:val="000000" w:themeColor="text1"/>
            <w:sz w:val="28"/>
            <w:szCs w:val="28"/>
          </w:rPr>
          <w:delText xml:space="preserve"> into small groups</w:delText>
        </w:r>
        <w:r w:rsidR="00573446" w:rsidDel="00BF11FD">
          <w:rPr>
            <w:rFonts w:ascii="Cambria" w:hAnsi="Cambria"/>
            <w:color w:val="000000" w:themeColor="text1"/>
            <w:sz w:val="28"/>
            <w:szCs w:val="28"/>
          </w:rPr>
          <w:delText>, heads bent together</w:delText>
        </w:r>
        <w:r w:rsidR="004102CD" w:rsidDel="00BF11FD">
          <w:rPr>
            <w:rFonts w:ascii="Cambria" w:hAnsi="Cambria"/>
            <w:color w:val="000000" w:themeColor="text1"/>
            <w:sz w:val="28"/>
            <w:szCs w:val="28"/>
          </w:rPr>
          <w:delText>.</w:delText>
        </w:r>
      </w:del>
    </w:p>
    <w:p w14:paraId="4102448C" w14:textId="5BE9C4F8" w:rsidR="00FF444E" w:rsidDel="00BF11FD" w:rsidRDefault="009604D1" w:rsidP="00FF444E">
      <w:pPr>
        <w:spacing w:line="360" w:lineRule="auto"/>
        <w:ind w:firstLine="720"/>
        <w:contextualSpacing/>
        <w:rPr>
          <w:del w:id="19233" w:author="Claire S" w:date="2026-05-25T14:53:00Z" w16du:dateUtc="2026-05-25T13:53:00Z"/>
          <w:rFonts w:ascii="Cambria" w:hAnsi="Cambria"/>
          <w:color w:val="000000" w:themeColor="text1"/>
          <w:sz w:val="28"/>
          <w:szCs w:val="28"/>
        </w:rPr>
      </w:pPr>
      <w:del w:id="19234" w:author="Claire S" w:date="2026-05-25T14:53:00Z" w16du:dateUtc="2026-05-25T13:53:00Z">
        <w:r w:rsidDel="00BF11FD">
          <w:rPr>
            <w:rFonts w:ascii="Cambria" w:hAnsi="Cambria"/>
            <w:color w:val="000000" w:themeColor="text1"/>
            <w:sz w:val="28"/>
            <w:szCs w:val="28"/>
          </w:rPr>
          <w:delText>W</w:delText>
        </w:r>
        <w:r w:rsidR="00FF444E" w:rsidDel="00BF11FD">
          <w:rPr>
            <w:rFonts w:ascii="Cambria" w:hAnsi="Cambria"/>
            <w:color w:val="000000" w:themeColor="text1"/>
            <w:sz w:val="28"/>
            <w:szCs w:val="28"/>
          </w:rPr>
          <w:delText xml:space="preserve">ith the most horrible thud of emotion, </w:delText>
        </w:r>
        <w:r w:rsidR="0078497D" w:rsidDel="00BF11FD">
          <w:rPr>
            <w:rFonts w:ascii="Cambria" w:hAnsi="Cambria"/>
            <w:color w:val="000000" w:themeColor="text1"/>
            <w:sz w:val="28"/>
            <w:szCs w:val="28"/>
          </w:rPr>
          <w:delText xml:space="preserve">Clara realised </w:delText>
        </w:r>
        <w:r w:rsidR="00FF444E" w:rsidDel="00BF11FD">
          <w:rPr>
            <w:rFonts w:ascii="Cambria" w:hAnsi="Cambria"/>
            <w:color w:val="000000" w:themeColor="text1"/>
            <w:sz w:val="28"/>
            <w:szCs w:val="28"/>
          </w:rPr>
          <w:delText xml:space="preserve">that </w:delText>
        </w:r>
      </w:del>
      <w:del w:id="19235" w:author="Claire S" w:date="2026-05-22T18:09:00Z" w16du:dateUtc="2026-05-22T17:09:00Z">
        <w:r w:rsidR="00FF444E" w:rsidDel="00FF6D32">
          <w:rPr>
            <w:rFonts w:ascii="Cambria" w:hAnsi="Cambria"/>
            <w:color w:val="000000" w:themeColor="text1"/>
            <w:sz w:val="28"/>
            <w:szCs w:val="28"/>
          </w:rPr>
          <w:delText xml:space="preserve">something someone had said </w:delText>
        </w:r>
        <w:r w:rsidR="008523BC" w:rsidDel="00FF6D32">
          <w:rPr>
            <w:rFonts w:ascii="Cambria" w:hAnsi="Cambria"/>
            <w:color w:val="000000" w:themeColor="text1"/>
            <w:sz w:val="28"/>
            <w:szCs w:val="28"/>
          </w:rPr>
          <w:delText>upstairs</w:delText>
        </w:r>
        <w:r w:rsidR="0078497D" w:rsidDel="00FF6D32">
          <w:rPr>
            <w:rFonts w:ascii="Cambria" w:hAnsi="Cambria"/>
            <w:color w:val="000000" w:themeColor="text1"/>
            <w:sz w:val="28"/>
            <w:szCs w:val="28"/>
          </w:rPr>
          <w:delText xml:space="preserve"> earlier</w:delText>
        </w:r>
        <w:r w:rsidR="004102CD" w:rsidDel="00FF6D32">
          <w:rPr>
            <w:rFonts w:ascii="Cambria" w:hAnsi="Cambria"/>
            <w:color w:val="000000" w:themeColor="text1"/>
            <w:sz w:val="28"/>
            <w:szCs w:val="28"/>
          </w:rPr>
          <w:delText xml:space="preserve"> about Violet</w:delText>
        </w:r>
        <w:r w:rsidR="008523BC" w:rsidDel="00FF6D32">
          <w:rPr>
            <w:rFonts w:ascii="Cambria" w:hAnsi="Cambria"/>
            <w:color w:val="000000" w:themeColor="text1"/>
            <w:sz w:val="28"/>
            <w:szCs w:val="28"/>
          </w:rPr>
          <w:delText xml:space="preserve">, </w:delText>
        </w:r>
        <w:r w:rsidR="00FF444E" w:rsidDel="00FF6D32">
          <w:rPr>
            <w:rFonts w:ascii="Cambria" w:hAnsi="Cambria"/>
            <w:color w:val="000000" w:themeColor="text1"/>
            <w:sz w:val="28"/>
            <w:szCs w:val="28"/>
          </w:rPr>
          <w:delText xml:space="preserve">might actually be true.  </w:delText>
        </w:r>
      </w:del>
    </w:p>
    <w:p w14:paraId="0B8A707E" w14:textId="62785F39" w:rsidR="00573446" w:rsidDel="00FF6D32" w:rsidRDefault="00010791" w:rsidP="00FF444E">
      <w:pPr>
        <w:spacing w:line="360" w:lineRule="auto"/>
        <w:ind w:firstLine="720"/>
        <w:contextualSpacing/>
        <w:rPr>
          <w:del w:id="19236" w:author="Claire S" w:date="2026-06-04T18:58:00Z" w16du:dateUtc="2026-06-04T17:58:00Z"/>
          <w:moveFrom w:id="19237" w:author="Claire S" w:date="2026-05-22T18:12:00Z" w16du:dateUtc="2026-05-22T17:12:00Z"/>
          <w:rFonts w:ascii="Cambria" w:hAnsi="Cambria"/>
          <w:color w:val="000000" w:themeColor="text1"/>
          <w:sz w:val="28"/>
          <w:szCs w:val="28"/>
        </w:rPr>
      </w:pPr>
      <w:moveFromRangeStart w:id="19238" w:author="Claire S" w:date="2026-05-22T18:12:00Z" w:name="move230365993"/>
      <w:moveFrom w:id="19239" w:author="Claire S" w:date="2026-05-22T18:12:00Z" w16du:dateUtc="2026-05-22T17:12:00Z">
        <w:del w:id="19240" w:author="Claire S" w:date="2026-06-04T18:58:00Z" w16du:dateUtc="2026-06-04T17:58:00Z">
          <w:r w:rsidDel="00FF6D32">
            <w:rPr>
              <w:rFonts w:ascii="Cambria" w:hAnsi="Cambria"/>
              <w:color w:val="000000" w:themeColor="text1"/>
              <w:sz w:val="28"/>
              <w:szCs w:val="28"/>
            </w:rPr>
            <w:delText>She didn’t stop to think</w:delText>
          </w:r>
          <w:r w:rsidR="00D04373" w:rsidDel="00FF6D32">
            <w:rPr>
              <w:rFonts w:ascii="Cambria" w:hAnsi="Cambria"/>
              <w:color w:val="000000" w:themeColor="text1"/>
              <w:sz w:val="28"/>
              <w:szCs w:val="28"/>
            </w:rPr>
            <w:delText>. Grabbing her bag and coa</w:delText>
          </w:r>
          <w:r w:rsidDel="00FF6D32">
            <w:rPr>
              <w:rFonts w:ascii="Cambria" w:hAnsi="Cambria"/>
              <w:color w:val="000000" w:themeColor="text1"/>
              <w:sz w:val="28"/>
              <w:szCs w:val="28"/>
            </w:rPr>
            <w:delText>t</w:delText>
          </w:r>
          <w:r w:rsidR="00D04373" w:rsidDel="00FF6D32">
            <w:rPr>
              <w:rFonts w:ascii="Cambria" w:hAnsi="Cambria"/>
              <w:color w:val="000000" w:themeColor="text1"/>
              <w:sz w:val="28"/>
              <w:szCs w:val="28"/>
            </w:rPr>
            <w:delText>, Clara</w:delText>
          </w:r>
          <w:r w:rsidDel="00FF6D32">
            <w:rPr>
              <w:rFonts w:ascii="Cambria" w:hAnsi="Cambria"/>
              <w:color w:val="000000" w:themeColor="text1"/>
              <w:sz w:val="28"/>
              <w:szCs w:val="28"/>
            </w:rPr>
            <w:delText xml:space="preserve"> ran out of the building and </w:delText>
          </w:r>
          <w:r w:rsidR="00D04373" w:rsidDel="00FF6D32">
            <w:rPr>
              <w:rFonts w:ascii="Cambria" w:hAnsi="Cambria"/>
              <w:color w:val="000000" w:themeColor="text1"/>
              <w:sz w:val="28"/>
              <w:szCs w:val="28"/>
            </w:rPr>
            <w:delText>jumped on</w:delText>
          </w:r>
          <w:r w:rsidDel="00FF6D32">
            <w:rPr>
              <w:rFonts w:ascii="Cambria" w:hAnsi="Cambria"/>
              <w:color w:val="000000" w:themeColor="text1"/>
              <w:sz w:val="28"/>
              <w:szCs w:val="28"/>
            </w:rPr>
            <w:delText xml:space="preserve"> the first bus to Victoria Sation.  If she couldn’t find the</w:delText>
          </w:r>
          <w:r w:rsidR="00573446" w:rsidDel="00FF6D32">
            <w:rPr>
              <w:rFonts w:ascii="Cambria" w:hAnsi="Cambria"/>
              <w:color w:val="000000" w:themeColor="text1"/>
              <w:sz w:val="28"/>
              <w:szCs w:val="28"/>
            </w:rPr>
            <w:delText xml:space="preserve"> video</w:delText>
          </w:r>
          <w:r w:rsidDel="00FF6D32">
            <w:rPr>
              <w:rFonts w:ascii="Cambria" w:hAnsi="Cambria"/>
              <w:color w:val="000000" w:themeColor="text1"/>
              <w:sz w:val="28"/>
              <w:szCs w:val="28"/>
            </w:rPr>
            <w:delText>, she needed to at least try to find Violet</w:delText>
          </w:r>
          <w:r w:rsidR="00573446" w:rsidDel="00FF6D32">
            <w:rPr>
              <w:rFonts w:ascii="Cambria" w:hAnsi="Cambria"/>
              <w:color w:val="000000" w:themeColor="text1"/>
              <w:sz w:val="28"/>
              <w:szCs w:val="28"/>
            </w:rPr>
            <w:delText xml:space="preserve"> – and soon.</w:delText>
          </w:r>
        </w:del>
      </w:moveFrom>
    </w:p>
    <w:moveFromRangeEnd w:id="19238"/>
    <w:p w14:paraId="5D56CBA8" w14:textId="3EEA048B" w:rsidR="00BB2E03" w:rsidRDefault="00BB2E03" w:rsidP="00CD09E9">
      <w:pPr>
        <w:spacing w:line="360" w:lineRule="auto"/>
        <w:contextualSpacing/>
        <w:rPr>
          <w:del w:id="19241" w:author="Claire S" w:date="2026-06-04T18:58:00Z" w16du:dateUtc="2026-06-04T17:58:00Z"/>
          <w:rFonts w:ascii="Cambria" w:hAnsi="Cambria"/>
          <w:b/>
          <w:bCs/>
          <w:sz w:val="28"/>
          <w:szCs w:val="28"/>
        </w:rPr>
      </w:pPr>
    </w:p>
    <w:p w14:paraId="731F9D0E" w14:textId="32BD257C" w:rsidR="00BB2E03" w:rsidRDefault="00BB2E03" w:rsidP="00CD09E9">
      <w:pPr>
        <w:spacing w:line="360" w:lineRule="auto"/>
        <w:contextualSpacing/>
        <w:rPr>
          <w:del w:id="19242" w:author="Claire S" w:date="2026-06-04T18:58:00Z" w16du:dateUtc="2026-06-04T17:58:00Z"/>
          <w:rFonts w:ascii="Cambria" w:hAnsi="Cambria"/>
          <w:b/>
          <w:bCs/>
          <w:sz w:val="28"/>
          <w:szCs w:val="28"/>
        </w:rPr>
      </w:pPr>
    </w:p>
    <w:p w14:paraId="08B51D46" w14:textId="1D53C97C" w:rsidR="00BB2E03" w:rsidRDefault="00BB2E03" w:rsidP="00CD09E9">
      <w:pPr>
        <w:spacing w:line="360" w:lineRule="auto"/>
        <w:contextualSpacing/>
        <w:rPr>
          <w:del w:id="19243" w:author="Claire S" w:date="2026-06-04T18:58:00Z" w16du:dateUtc="2026-06-04T17:58:00Z"/>
          <w:rFonts w:ascii="Cambria" w:hAnsi="Cambria"/>
          <w:b/>
          <w:bCs/>
          <w:sz w:val="28"/>
          <w:szCs w:val="28"/>
        </w:rPr>
      </w:pPr>
    </w:p>
    <w:p w14:paraId="0FF22DD5" w14:textId="77777777" w:rsidR="0078497D" w:rsidDel="00652D46" w:rsidRDefault="0078497D" w:rsidP="00CD09E9">
      <w:pPr>
        <w:spacing w:line="360" w:lineRule="auto"/>
        <w:contextualSpacing/>
        <w:rPr>
          <w:del w:id="19244" w:author="Claire S" w:date="2026-06-04T18:12:00Z" w16du:dateUtc="2026-06-04T17:12:00Z"/>
          <w:rFonts w:ascii="Cambria" w:hAnsi="Cambria"/>
          <w:b/>
          <w:bCs/>
          <w:sz w:val="28"/>
          <w:szCs w:val="28"/>
        </w:rPr>
      </w:pPr>
    </w:p>
    <w:p w14:paraId="6F87AB04" w14:textId="2970A655" w:rsidR="00BF11FD" w:rsidDel="00327450" w:rsidRDefault="00BF11FD" w:rsidP="00CD09E9">
      <w:pPr>
        <w:spacing w:line="360" w:lineRule="auto"/>
        <w:contextualSpacing/>
        <w:rPr>
          <w:del w:id="19245" w:author="Claire S" w:date="2026-05-25T15:36:00Z" w16du:dateUtc="2026-05-25T14:36:00Z"/>
          <w:rFonts w:ascii="Cambria" w:hAnsi="Cambria"/>
          <w:b/>
          <w:bCs/>
          <w:sz w:val="28"/>
          <w:szCs w:val="28"/>
        </w:rPr>
      </w:pPr>
    </w:p>
    <w:p w14:paraId="3008CC3F" w14:textId="61A9DC53" w:rsidR="00FF6D32" w:rsidDel="00327450" w:rsidRDefault="00FF6D32" w:rsidP="00CD09E9">
      <w:pPr>
        <w:spacing w:line="360" w:lineRule="auto"/>
        <w:contextualSpacing/>
        <w:rPr>
          <w:del w:id="19246" w:author="Claire S" w:date="2026-05-25T15:36:00Z" w16du:dateUtc="2026-05-25T14:36:00Z"/>
          <w:rFonts w:ascii="Cambria" w:hAnsi="Cambria"/>
          <w:b/>
          <w:bCs/>
          <w:sz w:val="28"/>
          <w:szCs w:val="28"/>
        </w:rPr>
      </w:pPr>
    </w:p>
    <w:p w14:paraId="28B2BD61" w14:textId="43ACDB8B" w:rsidR="0045431B" w:rsidRPr="00621DCE" w:rsidRDefault="009131E1" w:rsidP="00CD09E9">
      <w:pPr>
        <w:spacing w:line="360" w:lineRule="auto"/>
        <w:contextualSpacing/>
        <w:rPr>
          <w:rFonts w:ascii="Cambria" w:hAnsi="Cambria"/>
          <w:b/>
          <w:bCs/>
          <w:sz w:val="28"/>
          <w:szCs w:val="28"/>
        </w:rPr>
      </w:pPr>
      <w:r w:rsidRPr="00621DCE">
        <w:rPr>
          <w:rFonts w:ascii="Cambria" w:hAnsi="Cambria"/>
          <w:b/>
          <w:bCs/>
          <w:sz w:val="28"/>
          <w:szCs w:val="28"/>
        </w:rPr>
        <w:t xml:space="preserve">CHAPTER </w:t>
      </w:r>
      <w:del w:id="19247" w:author="Daisy Watt" w:date="2026-06-23T03:58:00Z" w16du:dateUtc="2026-06-23T01:58:00Z">
        <w:r w:rsidR="000F057D">
          <w:rPr>
            <w:rFonts w:ascii="Cambria" w:hAnsi="Cambria"/>
            <w:b/>
            <w:bCs/>
            <w:sz w:val="28"/>
            <w:szCs w:val="28"/>
          </w:rPr>
          <w:delText>47</w:delText>
        </w:r>
      </w:del>
      <w:ins w:id="19248" w:author="Daisy Watt" w:date="2026-06-23T03:58:00Z" w16du:dateUtc="2026-06-23T01:58:00Z">
        <w:r w:rsidR="00E64786">
          <w:rPr>
            <w:rFonts w:ascii="Cambria" w:hAnsi="Cambria"/>
            <w:b/>
            <w:bCs/>
            <w:sz w:val="28"/>
            <w:szCs w:val="28"/>
          </w:rPr>
          <w:t>4</w:t>
        </w:r>
        <w:del w:id="19249" w:author="Claire S" w:date="2026-07-30T09:15:00Z" w16du:dateUtc="2026-07-30T08:15:00Z">
          <w:r w:rsidR="00E64786" w:rsidDel="004E5267">
            <w:rPr>
              <w:rFonts w:ascii="Cambria" w:hAnsi="Cambria"/>
              <w:b/>
              <w:bCs/>
              <w:sz w:val="28"/>
              <w:szCs w:val="28"/>
            </w:rPr>
            <w:delText>6</w:delText>
          </w:r>
        </w:del>
      </w:ins>
      <w:ins w:id="19250" w:author="Claire S" w:date="2026-07-30T09:15:00Z" w16du:dateUtc="2026-07-30T08:15:00Z">
        <w:r w:rsidR="004E5267">
          <w:rPr>
            <w:rFonts w:ascii="Cambria" w:hAnsi="Cambria"/>
            <w:b/>
            <w:bCs/>
            <w:sz w:val="28"/>
            <w:szCs w:val="28"/>
          </w:rPr>
          <w:t>4</w:t>
        </w:r>
      </w:ins>
    </w:p>
    <w:p w14:paraId="7476C07F" w14:textId="6450816E" w:rsidR="00FA5CBC" w:rsidRDefault="00253365" w:rsidP="00CD09E9">
      <w:pPr>
        <w:spacing w:line="360" w:lineRule="auto"/>
        <w:contextualSpacing/>
        <w:rPr>
          <w:ins w:id="19251" w:author="Claire S" w:date="2026-06-04T18:14:00Z" w16du:dateUtc="2026-06-04T17:14:00Z"/>
          <w:rFonts w:ascii="Cambria" w:hAnsi="Cambria"/>
          <w:b/>
          <w:bCs/>
          <w:sz w:val="28"/>
          <w:szCs w:val="28"/>
        </w:rPr>
      </w:pPr>
      <w:r>
        <w:rPr>
          <w:rFonts w:ascii="Cambria" w:hAnsi="Cambria"/>
          <w:b/>
          <w:bCs/>
          <w:sz w:val="28"/>
          <w:szCs w:val="28"/>
        </w:rPr>
        <w:t>T</w:t>
      </w:r>
      <w:r w:rsidR="00727CD8">
        <w:rPr>
          <w:rFonts w:ascii="Cambria" w:hAnsi="Cambria"/>
          <w:b/>
          <w:bCs/>
          <w:sz w:val="28"/>
          <w:szCs w:val="28"/>
        </w:rPr>
        <w:t>UES</w:t>
      </w:r>
      <w:ins w:id="19252" w:author="Daisy Watt" w:date="2026-06-23T14:25:00Z" w16du:dateUtc="2026-06-23T12:25:00Z">
        <w:r w:rsidR="00195A59">
          <w:rPr>
            <w:rFonts w:ascii="Cambria" w:hAnsi="Cambria"/>
            <w:b/>
            <w:bCs/>
            <w:sz w:val="28"/>
            <w:szCs w:val="28"/>
          </w:rPr>
          <w:t>DAY</w:t>
        </w:r>
      </w:ins>
      <w:r w:rsidR="00727CD8">
        <w:rPr>
          <w:rFonts w:ascii="Cambria" w:hAnsi="Cambria"/>
          <w:b/>
          <w:bCs/>
          <w:sz w:val="28"/>
          <w:szCs w:val="28"/>
        </w:rPr>
        <w:t xml:space="preserve"> </w:t>
      </w:r>
      <w:del w:id="19253" w:author="Claire S" w:date="2026-07-30T11:16:00Z" w16du:dateUtc="2026-07-30T10:16:00Z">
        <w:r w:rsidR="00727CD8" w:rsidDel="00745D2D">
          <w:rPr>
            <w:rFonts w:ascii="Cambria" w:hAnsi="Cambria"/>
            <w:b/>
            <w:bCs/>
            <w:sz w:val="28"/>
            <w:szCs w:val="28"/>
          </w:rPr>
          <w:delText>NIGHT</w:delText>
        </w:r>
      </w:del>
      <w:del w:id="19254" w:author="Claire S" w:date="2026-06-05T10:13:00Z" w16du:dateUtc="2026-06-05T09:13:00Z">
        <w:r w:rsidDel="00CF5A50">
          <w:rPr>
            <w:rFonts w:ascii="Cambria" w:hAnsi="Cambria"/>
            <w:b/>
            <w:bCs/>
            <w:sz w:val="28"/>
            <w:szCs w:val="28"/>
          </w:rPr>
          <w:delText xml:space="preserve">/ </w:delText>
        </w:r>
        <w:r w:rsidR="009131E1" w:rsidRPr="00621DCE" w:rsidDel="00CF5A50">
          <w:rPr>
            <w:rFonts w:ascii="Cambria" w:hAnsi="Cambria"/>
            <w:b/>
            <w:bCs/>
            <w:sz w:val="28"/>
            <w:szCs w:val="28"/>
          </w:rPr>
          <w:delText>W</w:delText>
        </w:r>
        <w:r w:rsidR="00727CD8" w:rsidDel="00CF5A50">
          <w:rPr>
            <w:rFonts w:ascii="Cambria" w:hAnsi="Cambria"/>
            <w:b/>
            <w:bCs/>
            <w:sz w:val="28"/>
            <w:szCs w:val="28"/>
          </w:rPr>
          <w:delText>EDS</w:delText>
        </w:r>
        <w:r w:rsidR="009131E1" w:rsidRPr="00621DCE" w:rsidDel="00CF5A50">
          <w:rPr>
            <w:rFonts w:ascii="Cambria" w:hAnsi="Cambria"/>
            <w:b/>
            <w:bCs/>
            <w:sz w:val="28"/>
            <w:szCs w:val="28"/>
          </w:rPr>
          <w:delText xml:space="preserve"> </w:delText>
        </w:r>
      </w:del>
      <w:del w:id="19255" w:author="Claire S" w:date="2026-05-25T14:55:00Z" w16du:dateUtc="2026-05-25T13:55:00Z">
        <w:r w:rsidR="008E0C60" w:rsidDel="00FA5CBC">
          <w:rPr>
            <w:rFonts w:ascii="Cambria" w:hAnsi="Cambria"/>
            <w:b/>
            <w:bCs/>
            <w:sz w:val="28"/>
            <w:szCs w:val="28"/>
          </w:rPr>
          <w:delText>9</w:delText>
        </w:r>
        <w:r w:rsidR="009131E1" w:rsidRPr="00621DCE" w:rsidDel="00FA5CBC">
          <w:rPr>
            <w:rFonts w:ascii="Cambria" w:hAnsi="Cambria"/>
            <w:b/>
            <w:bCs/>
            <w:sz w:val="28"/>
            <w:szCs w:val="28"/>
          </w:rPr>
          <w:delText>AM</w:delText>
        </w:r>
      </w:del>
      <w:ins w:id="19256" w:author="Claire S" w:date="2026-07-30T11:16:00Z" w16du:dateUtc="2026-07-30T10:16:00Z">
        <w:r w:rsidR="00745D2D">
          <w:rPr>
            <w:rFonts w:ascii="Cambria" w:hAnsi="Cambria"/>
            <w:b/>
            <w:bCs/>
            <w:sz w:val="28"/>
            <w:szCs w:val="28"/>
          </w:rPr>
          <w:t>EVENING</w:t>
        </w:r>
      </w:ins>
    </w:p>
    <w:p w14:paraId="314DAC90" w14:textId="2F87D563" w:rsidR="00707569" w:rsidRDefault="005E148C" w:rsidP="00CD09E9">
      <w:pPr>
        <w:spacing w:line="360" w:lineRule="auto"/>
        <w:contextualSpacing/>
        <w:rPr>
          <w:ins w:id="19257" w:author="Claire S" w:date="2026-07-30T09:16:00Z" w16du:dateUtc="2026-07-30T08:16:00Z"/>
          <w:rFonts w:ascii="Cambria" w:hAnsi="Cambria"/>
          <w:sz w:val="28"/>
          <w:szCs w:val="28"/>
        </w:rPr>
      </w:pPr>
      <w:ins w:id="19258" w:author="Claire S" w:date="2026-06-04T18:14:00Z" w16du:dateUtc="2026-06-04T17:14:00Z">
        <w:r>
          <w:rPr>
            <w:rFonts w:ascii="Cambria" w:hAnsi="Cambria"/>
            <w:b/>
            <w:bCs/>
            <w:sz w:val="28"/>
            <w:szCs w:val="28"/>
          </w:rPr>
          <w:tab/>
        </w:r>
        <w:r w:rsidRPr="00F15814">
          <w:rPr>
            <w:rFonts w:ascii="Cambria" w:hAnsi="Cambria"/>
            <w:sz w:val="28"/>
            <w:szCs w:val="28"/>
            <w:rPrChange w:id="19259" w:author="Claire S" w:date="2026-06-04T18:15:00Z" w16du:dateUtc="2026-06-04T17:15:00Z">
              <w:rPr>
                <w:rFonts w:ascii="Cambria" w:hAnsi="Cambria"/>
                <w:b/>
                <w:bCs/>
                <w:sz w:val="28"/>
                <w:szCs w:val="28"/>
              </w:rPr>
            </w:rPrChange>
          </w:rPr>
          <w:t>‘</w:t>
        </w:r>
      </w:ins>
      <w:commentRangeStart w:id="19260"/>
      <w:ins w:id="19261" w:author="Claire S" w:date="2026-06-04T18:16:00Z" w16du:dateUtc="2026-06-04T17:16:00Z">
        <w:r w:rsidR="002E0530">
          <w:rPr>
            <w:rFonts w:ascii="Cambria" w:hAnsi="Cambria"/>
            <w:sz w:val="28"/>
            <w:szCs w:val="28"/>
          </w:rPr>
          <w:t>Are</w:t>
        </w:r>
      </w:ins>
      <w:commentRangeEnd w:id="19260"/>
      <w:r w:rsidR="00574179">
        <w:rPr>
          <w:rStyle w:val="CommentReference"/>
          <w:rFonts w:ascii="Cambria" w:hAnsi="Cambria"/>
          <w:sz w:val="28"/>
          <w:szCs w:val="28"/>
        </w:rPr>
        <w:commentReference w:id="19260"/>
      </w:r>
      <w:ins w:id="19262" w:author="Claire S" w:date="2026-06-04T18:16:00Z" w16du:dateUtc="2026-06-04T17:16:00Z">
        <w:r w:rsidR="002E0530">
          <w:rPr>
            <w:rFonts w:ascii="Cambria" w:hAnsi="Cambria"/>
            <w:sz w:val="28"/>
            <w:szCs w:val="28"/>
          </w:rPr>
          <w:t xml:space="preserve"> you frightened?</w:t>
        </w:r>
      </w:ins>
      <w:ins w:id="19263" w:author="Claire S" w:date="2026-06-04T18:15:00Z" w16du:dateUtc="2026-06-04T17:15:00Z">
        <w:r w:rsidR="00F15814" w:rsidRPr="00F15814">
          <w:rPr>
            <w:rFonts w:ascii="Cambria" w:hAnsi="Cambria"/>
            <w:sz w:val="28"/>
            <w:szCs w:val="28"/>
            <w:rPrChange w:id="19264" w:author="Claire S" w:date="2026-06-04T18:15:00Z" w16du:dateUtc="2026-06-04T17:15:00Z">
              <w:rPr>
                <w:rFonts w:ascii="Cambria" w:hAnsi="Cambria"/>
                <w:b/>
                <w:bCs/>
                <w:sz w:val="28"/>
                <w:szCs w:val="28"/>
              </w:rPr>
            </w:rPrChange>
          </w:rPr>
          <w:t>’</w:t>
        </w:r>
        <w:r w:rsidR="00F15814">
          <w:rPr>
            <w:rFonts w:ascii="Cambria" w:hAnsi="Cambria"/>
            <w:sz w:val="28"/>
            <w:szCs w:val="28"/>
          </w:rPr>
          <w:t xml:space="preserve"> Clara </w:t>
        </w:r>
      </w:ins>
      <w:ins w:id="19265" w:author="Claire S" w:date="2026-06-04T18:16:00Z" w16du:dateUtc="2026-06-04T17:16:00Z">
        <w:r w:rsidR="002E0530">
          <w:rPr>
            <w:rFonts w:ascii="Cambria" w:hAnsi="Cambria"/>
            <w:sz w:val="28"/>
            <w:szCs w:val="28"/>
          </w:rPr>
          <w:t>aske</w:t>
        </w:r>
      </w:ins>
      <w:ins w:id="19266" w:author="Claire S" w:date="2026-06-04T18:15:00Z" w16du:dateUtc="2026-06-04T17:15:00Z">
        <w:r w:rsidR="00F15814">
          <w:rPr>
            <w:rFonts w:ascii="Cambria" w:hAnsi="Cambria"/>
            <w:sz w:val="28"/>
            <w:szCs w:val="28"/>
          </w:rPr>
          <w:t xml:space="preserve">d Savannah as they </w:t>
        </w:r>
      </w:ins>
      <w:ins w:id="19267" w:author="Claire S" w:date="2026-07-30T11:05:00Z" w16du:dateUtc="2026-07-30T10:05:00Z">
        <w:r w:rsidR="00B9791F">
          <w:rPr>
            <w:rFonts w:ascii="Cambria" w:hAnsi="Cambria"/>
            <w:sz w:val="28"/>
            <w:szCs w:val="28"/>
          </w:rPr>
          <w:t>waited</w:t>
        </w:r>
      </w:ins>
      <w:ins w:id="19268" w:author="Claire S" w:date="2026-06-04T18:15:00Z" w16du:dateUtc="2026-06-04T17:15:00Z">
        <w:r w:rsidR="00F15814">
          <w:rPr>
            <w:rFonts w:ascii="Cambria" w:hAnsi="Cambria"/>
            <w:sz w:val="28"/>
            <w:szCs w:val="28"/>
          </w:rPr>
          <w:t xml:space="preserve"> </w:t>
        </w:r>
      </w:ins>
      <w:ins w:id="19269" w:author="Claire S" w:date="2026-06-05T09:14:00Z" w16du:dateUtc="2026-06-05T08:14:00Z">
        <w:r w:rsidR="004B2B7F">
          <w:rPr>
            <w:rFonts w:ascii="Cambria" w:hAnsi="Cambria"/>
            <w:sz w:val="28"/>
            <w:szCs w:val="28"/>
          </w:rPr>
          <w:t>at</w:t>
        </w:r>
      </w:ins>
      <w:ins w:id="19270" w:author="Claire S" w:date="2026-06-04T18:15:00Z" w16du:dateUtc="2026-06-04T17:15:00Z">
        <w:r w:rsidR="00F15814">
          <w:rPr>
            <w:rFonts w:ascii="Cambria" w:hAnsi="Cambria"/>
            <w:sz w:val="28"/>
            <w:szCs w:val="28"/>
          </w:rPr>
          <w:t xml:space="preserve"> the bar on </w:t>
        </w:r>
      </w:ins>
      <w:ins w:id="19271" w:author="Claire S" w:date="2026-06-04T18:16:00Z" w16du:dateUtc="2026-06-04T17:16:00Z">
        <w:r w:rsidR="002E0530">
          <w:rPr>
            <w:rFonts w:ascii="Cambria" w:hAnsi="Cambria"/>
            <w:sz w:val="28"/>
            <w:szCs w:val="28"/>
          </w:rPr>
          <w:t>the cor</w:t>
        </w:r>
      </w:ins>
      <w:ins w:id="19272" w:author="Claire S" w:date="2026-06-04T18:15:00Z" w16du:dateUtc="2026-06-04T17:15:00Z">
        <w:r w:rsidR="00F15814">
          <w:rPr>
            <w:rFonts w:ascii="Cambria" w:hAnsi="Cambria"/>
            <w:sz w:val="28"/>
            <w:szCs w:val="28"/>
          </w:rPr>
          <w:t xml:space="preserve">ner of </w:t>
        </w:r>
      </w:ins>
      <w:ins w:id="19273" w:author="Claire S" w:date="2026-06-08T16:42:00Z" w16du:dateUtc="2026-06-08T15:42:00Z">
        <w:r w:rsidR="00983291">
          <w:rPr>
            <w:rFonts w:ascii="Cambria" w:hAnsi="Cambria"/>
            <w:sz w:val="28"/>
            <w:szCs w:val="28"/>
          </w:rPr>
          <w:t>Park Lane</w:t>
        </w:r>
      </w:ins>
      <w:ins w:id="19274" w:author="Claire S" w:date="2026-06-04T18:15:00Z" w16du:dateUtc="2026-06-04T17:15:00Z">
        <w:r w:rsidR="00F15814">
          <w:rPr>
            <w:rFonts w:ascii="Cambria" w:hAnsi="Cambria"/>
            <w:sz w:val="28"/>
            <w:szCs w:val="28"/>
          </w:rPr>
          <w:t xml:space="preserve">. </w:t>
        </w:r>
      </w:ins>
      <w:ins w:id="19275" w:author="Claire S" w:date="2026-07-30T13:08:00Z" w16du:dateUtc="2026-07-30T12:08:00Z">
        <w:r w:rsidR="00DE2D71">
          <w:rPr>
            <w:rFonts w:ascii="Cambria" w:hAnsi="Cambria"/>
            <w:sz w:val="28"/>
            <w:szCs w:val="28"/>
          </w:rPr>
          <w:t>‘About being on the</w:t>
        </w:r>
      </w:ins>
      <w:ins w:id="19276" w:author="Claire S" w:date="2026-07-30T13:09:00Z" w16du:dateUtc="2026-07-30T12:09:00Z">
        <w:r w:rsidR="00DE2D71">
          <w:rPr>
            <w:rFonts w:ascii="Cambria" w:hAnsi="Cambria"/>
            <w:sz w:val="28"/>
            <w:szCs w:val="28"/>
          </w:rPr>
          <w:t xml:space="preserve"> List?’</w:t>
        </w:r>
      </w:ins>
    </w:p>
    <w:p w14:paraId="296216D1" w14:textId="50E44940" w:rsidR="00B9791F" w:rsidRDefault="00707569" w:rsidP="00CD09E9">
      <w:pPr>
        <w:spacing w:line="360" w:lineRule="auto"/>
        <w:contextualSpacing/>
        <w:rPr>
          <w:ins w:id="19277" w:author="Claire S" w:date="2026-07-30T11:05:00Z" w16du:dateUtc="2026-07-30T10:05:00Z"/>
          <w:rFonts w:ascii="Cambria" w:hAnsi="Cambria"/>
          <w:sz w:val="28"/>
          <w:szCs w:val="28"/>
        </w:rPr>
      </w:pPr>
      <w:ins w:id="19278" w:author="Claire S" w:date="2026-07-30T09:16:00Z" w16du:dateUtc="2026-07-30T08:16:00Z">
        <w:r>
          <w:rPr>
            <w:rFonts w:ascii="Cambria" w:hAnsi="Cambria"/>
            <w:sz w:val="28"/>
            <w:szCs w:val="28"/>
          </w:rPr>
          <w:tab/>
        </w:r>
      </w:ins>
      <w:ins w:id="19279" w:author="Claire S" w:date="2026-07-30T09:17:00Z" w16du:dateUtc="2026-07-30T08:17:00Z">
        <w:r>
          <w:rPr>
            <w:rFonts w:ascii="Cambria" w:hAnsi="Cambria"/>
            <w:sz w:val="28"/>
            <w:szCs w:val="28"/>
          </w:rPr>
          <w:t>Half an hour ag</w:t>
        </w:r>
      </w:ins>
      <w:ins w:id="19280" w:author="Claire S" w:date="2026-07-30T09:18:00Z" w16du:dateUtc="2026-07-30T08:18:00Z">
        <w:r>
          <w:rPr>
            <w:rFonts w:ascii="Cambria" w:hAnsi="Cambria"/>
            <w:sz w:val="28"/>
            <w:szCs w:val="28"/>
          </w:rPr>
          <w:t xml:space="preserve">o, </w:t>
        </w:r>
      </w:ins>
      <w:ins w:id="19281" w:author="Claire S" w:date="2026-07-30T11:22:00Z" w16du:dateUtc="2026-07-30T10:22:00Z">
        <w:r w:rsidR="003C7C9A">
          <w:rPr>
            <w:rFonts w:ascii="Cambria" w:hAnsi="Cambria"/>
            <w:sz w:val="28"/>
            <w:szCs w:val="28"/>
          </w:rPr>
          <w:t>opening the Christie room door</w:t>
        </w:r>
      </w:ins>
      <w:ins w:id="19282" w:author="Claire S" w:date="2026-07-30T13:09:00Z" w16du:dateUtc="2026-07-30T12:09:00Z">
        <w:r w:rsidR="00FE780A">
          <w:rPr>
            <w:rFonts w:ascii="Cambria" w:hAnsi="Cambria"/>
            <w:sz w:val="28"/>
            <w:szCs w:val="28"/>
          </w:rPr>
          <w:t xml:space="preserve"> to greet Clara</w:t>
        </w:r>
      </w:ins>
      <w:ins w:id="19283" w:author="Claire S" w:date="2026-07-30T11:17:00Z" w16du:dateUtc="2026-07-30T10:17:00Z">
        <w:r w:rsidR="00745D2D">
          <w:rPr>
            <w:rFonts w:ascii="Cambria" w:hAnsi="Cambria"/>
            <w:sz w:val="28"/>
            <w:szCs w:val="28"/>
          </w:rPr>
          <w:t xml:space="preserve">, Savannah had </w:t>
        </w:r>
      </w:ins>
      <w:ins w:id="19284" w:author="Claire S" w:date="2026-07-30T09:18:00Z" w16du:dateUtc="2026-07-30T08:18:00Z">
        <w:r>
          <w:rPr>
            <w:rFonts w:ascii="Cambria" w:hAnsi="Cambria"/>
            <w:sz w:val="28"/>
            <w:szCs w:val="28"/>
          </w:rPr>
          <w:t xml:space="preserve">watched the colour drain from </w:t>
        </w:r>
      </w:ins>
      <w:ins w:id="19285" w:author="Claire S" w:date="2026-07-30T10:48:00Z" w16du:dateUtc="2026-07-30T09:48:00Z">
        <w:r w:rsidR="006B38D9">
          <w:rPr>
            <w:rFonts w:ascii="Cambria" w:hAnsi="Cambria"/>
            <w:sz w:val="28"/>
            <w:szCs w:val="28"/>
          </w:rPr>
          <w:t>the young editor</w:t>
        </w:r>
      </w:ins>
      <w:ins w:id="19286" w:author="Claire S" w:date="2026-07-30T09:18:00Z" w16du:dateUtc="2026-07-30T08:18:00Z">
        <w:r>
          <w:rPr>
            <w:rFonts w:ascii="Cambria" w:hAnsi="Cambria"/>
            <w:sz w:val="28"/>
            <w:szCs w:val="28"/>
          </w:rPr>
          <w:t xml:space="preserve">’s face as she read </w:t>
        </w:r>
      </w:ins>
      <w:ins w:id="19287" w:author="Claire S" w:date="2026-07-30T10:48:00Z" w16du:dateUtc="2026-07-30T09:48:00Z">
        <w:r w:rsidR="006B38D9">
          <w:rPr>
            <w:rFonts w:ascii="Cambria" w:hAnsi="Cambria"/>
            <w:sz w:val="28"/>
            <w:szCs w:val="28"/>
          </w:rPr>
          <w:t xml:space="preserve">something </w:t>
        </w:r>
      </w:ins>
      <w:ins w:id="19288" w:author="Claire S" w:date="2026-07-30T09:18:00Z" w16du:dateUtc="2026-07-30T08:18:00Z">
        <w:r>
          <w:rPr>
            <w:rFonts w:ascii="Cambria" w:hAnsi="Cambria"/>
            <w:sz w:val="28"/>
            <w:szCs w:val="28"/>
          </w:rPr>
          <w:t>on her computer</w:t>
        </w:r>
      </w:ins>
      <w:ins w:id="19289" w:author="Claire S" w:date="2026-07-30T11:05:00Z" w16du:dateUtc="2026-07-30T10:05:00Z">
        <w:r w:rsidR="00B9791F">
          <w:rPr>
            <w:rFonts w:ascii="Cambria" w:hAnsi="Cambria"/>
            <w:sz w:val="28"/>
            <w:szCs w:val="28"/>
          </w:rPr>
          <w:t>.</w:t>
        </w:r>
      </w:ins>
    </w:p>
    <w:p w14:paraId="17BA6232" w14:textId="680C73D7" w:rsidR="00707569" w:rsidRDefault="00B9791F">
      <w:pPr>
        <w:spacing w:line="360" w:lineRule="auto"/>
        <w:ind w:firstLine="720"/>
        <w:contextualSpacing/>
        <w:rPr>
          <w:ins w:id="19290" w:author="Claire S" w:date="2026-07-30T09:18:00Z" w16du:dateUtc="2026-07-30T08:18:00Z"/>
          <w:rFonts w:ascii="Cambria" w:hAnsi="Cambria"/>
          <w:sz w:val="28"/>
          <w:szCs w:val="28"/>
        </w:rPr>
        <w:pPrChange w:id="19291" w:author="Claire S" w:date="2026-07-30T11:05:00Z" w16du:dateUtc="2026-07-30T10:05:00Z">
          <w:pPr>
            <w:spacing w:line="360" w:lineRule="auto"/>
            <w:contextualSpacing/>
          </w:pPr>
        </w:pPrChange>
      </w:pPr>
      <w:ins w:id="19292" w:author="Claire S" w:date="2026-07-30T11:05:00Z" w16du:dateUtc="2026-07-30T10:05:00Z">
        <w:r>
          <w:rPr>
            <w:rFonts w:ascii="Cambria" w:hAnsi="Cambria"/>
            <w:sz w:val="28"/>
            <w:szCs w:val="28"/>
          </w:rPr>
          <w:t>‘Clara?’</w:t>
        </w:r>
      </w:ins>
      <w:ins w:id="19293" w:author="Claire S" w:date="2026-07-30T09:18:00Z" w16du:dateUtc="2026-07-30T08:18:00Z">
        <w:r w:rsidR="00707569">
          <w:rPr>
            <w:rFonts w:ascii="Cambria" w:hAnsi="Cambria"/>
            <w:sz w:val="28"/>
            <w:szCs w:val="28"/>
          </w:rPr>
          <w:t xml:space="preserve"> </w:t>
        </w:r>
      </w:ins>
      <w:ins w:id="19294" w:author="Claire S" w:date="2026-07-30T10:48:00Z" w16du:dateUtc="2026-07-30T09:48:00Z">
        <w:r w:rsidR="006B38D9">
          <w:rPr>
            <w:rFonts w:ascii="Cambria" w:hAnsi="Cambria"/>
            <w:sz w:val="28"/>
            <w:szCs w:val="28"/>
          </w:rPr>
          <w:t>Savanna</w:t>
        </w:r>
      </w:ins>
      <w:ins w:id="19295" w:author="Claire S" w:date="2026-07-30T10:49:00Z" w16du:dateUtc="2026-07-30T09:49:00Z">
        <w:r w:rsidR="006B38D9">
          <w:rPr>
            <w:rFonts w:ascii="Cambria" w:hAnsi="Cambria"/>
            <w:sz w:val="28"/>
            <w:szCs w:val="28"/>
          </w:rPr>
          <w:t>h ha</w:t>
        </w:r>
      </w:ins>
      <w:ins w:id="19296" w:author="Claire S" w:date="2026-07-30T09:19:00Z" w16du:dateUtc="2026-07-30T08:19:00Z">
        <w:r w:rsidR="00707569">
          <w:rPr>
            <w:rFonts w:ascii="Cambria" w:hAnsi="Cambria"/>
            <w:sz w:val="28"/>
            <w:szCs w:val="28"/>
          </w:rPr>
          <w:t xml:space="preserve">d </w:t>
        </w:r>
      </w:ins>
      <w:ins w:id="19297" w:author="Claire S" w:date="2026-07-30T11:22:00Z" w16du:dateUtc="2026-07-30T10:22:00Z">
        <w:r w:rsidR="003C7C9A">
          <w:rPr>
            <w:rFonts w:ascii="Cambria" w:hAnsi="Cambria"/>
            <w:sz w:val="28"/>
            <w:szCs w:val="28"/>
          </w:rPr>
          <w:t>extended a hand</w:t>
        </w:r>
      </w:ins>
      <w:ins w:id="19298" w:author="Claire S" w:date="2026-07-30T10:49:00Z" w16du:dateUtc="2026-07-30T09:49:00Z">
        <w:r w:rsidR="006B38D9">
          <w:rPr>
            <w:rFonts w:ascii="Cambria" w:hAnsi="Cambria"/>
            <w:sz w:val="28"/>
            <w:szCs w:val="28"/>
          </w:rPr>
          <w:t xml:space="preserve">. </w:t>
        </w:r>
      </w:ins>
      <w:ins w:id="19299" w:author="Claire S" w:date="2026-07-30T09:18:00Z" w16du:dateUtc="2026-07-30T08:18:00Z">
        <w:r w:rsidR="00707569">
          <w:rPr>
            <w:rFonts w:ascii="Cambria" w:hAnsi="Cambria"/>
            <w:sz w:val="28"/>
            <w:szCs w:val="28"/>
          </w:rPr>
          <w:t>‘</w:t>
        </w:r>
      </w:ins>
      <w:ins w:id="19300" w:author="Claire S" w:date="2026-07-30T11:17:00Z" w16du:dateUtc="2026-07-30T10:17:00Z">
        <w:r w:rsidR="00745D2D">
          <w:rPr>
            <w:rFonts w:ascii="Cambria" w:hAnsi="Cambria"/>
            <w:sz w:val="28"/>
            <w:szCs w:val="28"/>
          </w:rPr>
          <w:t>S</w:t>
        </w:r>
      </w:ins>
      <w:ins w:id="19301" w:author="Claire S" w:date="2026-07-30T10:51:00Z" w16du:dateUtc="2026-07-30T09:51:00Z">
        <w:r w:rsidR="00735009">
          <w:rPr>
            <w:rFonts w:ascii="Cambria" w:hAnsi="Cambria"/>
            <w:sz w:val="28"/>
            <w:szCs w:val="28"/>
          </w:rPr>
          <w:t>avannah</w:t>
        </w:r>
      </w:ins>
      <w:ins w:id="19302" w:author="Claire S" w:date="2026-07-30T11:17:00Z" w16du:dateUtc="2026-07-30T10:17:00Z">
        <w:r w:rsidR="00745D2D">
          <w:rPr>
            <w:rFonts w:ascii="Cambria" w:hAnsi="Cambria"/>
            <w:sz w:val="28"/>
            <w:szCs w:val="28"/>
          </w:rPr>
          <w:t xml:space="preserve"> Langley</w:t>
        </w:r>
      </w:ins>
      <w:ins w:id="19303" w:author="Claire S" w:date="2026-07-30T10:51:00Z" w16du:dateUtc="2026-07-30T09:51:00Z">
        <w:r w:rsidR="00735009">
          <w:rPr>
            <w:rFonts w:ascii="Cambria" w:hAnsi="Cambria"/>
            <w:sz w:val="28"/>
            <w:szCs w:val="28"/>
          </w:rPr>
          <w:t xml:space="preserve">. </w:t>
        </w:r>
      </w:ins>
      <w:ins w:id="19304" w:author="Claire S" w:date="2026-07-30T11:17:00Z" w16du:dateUtc="2026-07-30T10:17:00Z">
        <w:r w:rsidR="00745D2D">
          <w:rPr>
            <w:rFonts w:ascii="Cambria" w:hAnsi="Cambria"/>
            <w:sz w:val="28"/>
            <w:szCs w:val="28"/>
          </w:rPr>
          <w:t>L</w:t>
        </w:r>
      </w:ins>
      <w:ins w:id="19305" w:author="Claire S" w:date="2026-07-30T09:18:00Z" w16du:dateUtc="2026-07-30T08:18:00Z">
        <w:r w:rsidR="00707569">
          <w:rPr>
            <w:rFonts w:ascii="Cambria" w:hAnsi="Cambria"/>
            <w:sz w:val="28"/>
            <w:szCs w:val="28"/>
          </w:rPr>
          <w:t>et’s put our heads together</w:t>
        </w:r>
      </w:ins>
      <w:ins w:id="19306" w:author="Claire S" w:date="2026-07-30T10:51:00Z" w16du:dateUtc="2026-07-30T09:51:00Z">
        <w:r w:rsidR="00735009">
          <w:rPr>
            <w:rFonts w:ascii="Cambria" w:hAnsi="Cambria"/>
            <w:sz w:val="28"/>
            <w:szCs w:val="28"/>
          </w:rPr>
          <w:t>, shall we?</w:t>
        </w:r>
      </w:ins>
      <w:ins w:id="19307" w:author="Claire S" w:date="2026-07-30T09:18:00Z" w16du:dateUtc="2026-07-30T08:18:00Z">
        <w:r w:rsidR="00707569">
          <w:rPr>
            <w:rFonts w:ascii="Cambria" w:hAnsi="Cambria"/>
            <w:sz w:val="28"/>
            <w:szCs w:val="28"/>
          </w:rPr>
          <w:t>’</w:t>
        </w:r>
      </w:ins>
    </w:p>
    <w:p w14:paraId="5E81E9B9" w14:textId="1B641AD6" w:rsidR="005E148C" w:rsidRDefault="00735009">
      <w:pPr>
        <w:spacing w:line="360" w:lineRule="auto"/>
        <w:ind w:firstLine="720"/>
        <w:contextualSpacing/>
        <w:rPr>
          <w:ins w:id="19308" w:author="Claire S" w:date="2026-07-30T09:17:00Z" w16du:dateUtc="2026-07-30T08:17:00Z"/>
          <w:rFonts w:ascii="Cambria" w:hAnsi="Cambria"/>
          <w:sz w:val="28"/>
          <w:szCs w:val="28"/>
        </w:rPr>
        <w:pPrChange w:id="19309" w:author="Claire S" w:date="2026-07-30T09:18:00Z" w16du:dateUtc="2026-07-30T08:18:00Z">
          <w:pPr>
            <w:spacing w:line="360" w:lineRule="auto"/>
            <w:contextualSpacing/>
          </w:pPr>
        </w:pPrChange>
      </w:pPr>
      <w:ins w:id="19310" w:author="Claire S" w:date="2026-07-30T10:51:00Z" w16du:dateUtc="2026-07-30T09:51:00Z">
        <w:r>
          <w:rPr>
            <w:rFonts w:ascii="Cambria" w:hAnsi="Cambria"/>
            <w:sz w:val="28"/>
            <w:szCs w:val="28"/>
          </w:rPr>
          <w:t>Without waiting for a</w:t>
        </w:r>
      </w:ins>
      <w:ins w:id="19311" w:author="Claire S" w:date="2026-07-30T11:06:00Z" w16du:dateUtc="2026-07-30T10:06:00Z">
        <w:r w:rsidR="00D5555C">
          <w:rPr>
            <w:rFonts w:ascii="Cambria" w:hAnsi="Cambria"/>
            <w:sz w:val="28"/>
            <w:szCs w:val="28"/>
          </w:rPr>
          <w:t xml:space="preserve">n </w:t>
        </w:r>
      </w:ins>
      <w:ins w:id="19312" w:author="Claire S" w:date="2026-07-30T10:51:00Z" w16du:dateUtc="2026-07-30T09:51:00Z">
        <w:r>
          <w:rPr>
            <w:rFonts w:ascii="Cambria" w:hAnsi="Cambria"/>
            <w:sz w:val="28"/>
            <w:szCs w:val="28"/>
          </w:rPr>
          <w:t>answer – she was a Langley after all</w:t>
        </w:r>
      </w:ins>
      <w:ins w:id="19313" w:author="Claire S" w:date="2026-07-30T11:06:00Z" w16du:dateUtc="2026-07-30T10:06:00Z">
        <w:r w:rsidR="00D5555C">
          <w:rPr>
            <w:rFonts w:ascii="Cambria" w:hAnsi="Cambria"/>
            <w:sz w:val="28"/>
            <w:szCs w:val="28"/>
          </w:rPr>
          <w:t xml:space="preserve"> -</w:t>
        </w:r>
      </w:ins>
      <w:ins w:id="19314" w:author="Claire S" w:date="2026-07-30T10:51:00Z" w16du:dateUtc="2026-07-30T09:51:00Z">
        <w:r>
          <w:rPr>
            <w:rFonts w:ascii="Cambria" w:hAnsi="Cambria"/>
            <w:sz w:val="28"/>
            <w:szCs w:val="28"/>
          </w:rPr>
          <w:t xml:space="preserve"> s</w:t>
        </w:r>
      </w:ins>
      <w:ins w:id="19315" w:author="Claire S" w:date="2026-07-30T09:18:00Z" w16du:dateUtc="2026-07-30T08:18:00Z">
        <w:r w:rsidR="00707569">
          <w:rPr>
            <w:rFonts w:ascii="Cambria" w:hAnsi="Cambria"/>
            <w:sz w:val="28"/>
            <w:szCs w:val="28"/>
          </w:rPr>
          <w:t xml:space="preserve">he’d </w:t>
        </w:r>
      </w:ins>
      <w:ins w:id="19316" w:author="Claire S" w:date="2026-07-30T09:19:00Z" w16du:dateUtc="2026-07-30T08:19:00Z">
        <w:r w:rsidR="00707569">
          <w:rPr>
            <w:rFonts w:ascii="Cambria" w:hAnsi="Cambria"/>
            <w:sz w:val="28"/>
            <w:szCs w:val="28"/>
          </w:rPr>
          <w:t>led</w:t>
        </w:r>
      </w:ins>
      <w:ins w:id="19317" w:author="Claire S" w:date="2026-07-30T09:16:00Z" w16du:dateUtc="2026-07-30T08:16:00Z">
        <w:r w:rsidR="00707569">
          <w:rPr>
            <w:rFonts w:ascii="Cambria" w:hAnsi="Cambria"/>
            <w:sz w:val="28"/>
            <w:szCs w:val="28"/>
          </w:rPr>
          <w:t xml:space="preserve"> </w:t>
        </w:r>
      </w:ins>
      <w:ins w:id="19318" w:author="Claire S" w:date="2026-07-30T09:18:00Z" w16du:dateUtc="2026-07-30T08:18:00Z">
        <w:r w:rsidR="00707569">
          <w:rPr>
            <w:rFonts w:ascii="Cambria" w:hAnsi="Cambria"/>
            <w:sz w:val="28"/>
            <w:szCs w:val="28"/>
          </w:rPr>
          <w:t xml:space="preserve">Clara </w:t>
        </w:r>
      </w:ins>
      <w:ins w:id="19319" w:author="Claire S" w:date="2026-07-30T11:17:00Z" w16du:dateUtc="2026-07-30T10:17:00Z">
        <w:r w:rsidR="00745D2D">
          <w:rPr>
            <w:rFonts w:ascii="Cambria" w:hAnsi="Cambria"/>
            <w:sz w:val="28"/>
            <w:szCs w:val="28"/>
          </w:rPr>
          <w:t>to this bar</w:t>
        </w:r>
      </w:ins>
      <w:ins w:id="19320" w:author="Claire S" w:date="2026-07-30T09:16:00Z" w16du:dateUtc="2026-07-30T08:16:00Z">
        <w:r w:rsidR="00707569">
          <w:rPr>
            <w:rFonts w:ascii="Cambria" w:hAnsi="Cambria"/>
            <w:sz w:val="28"/>
            <w:szCs w:val="28"/>
          </w:rPr>
          <w:t xml:space="preserve"> with all the confidence of her </w:t>
        </w:r>
      </w:ins>
      <w:ins w:id="19321" w:author="Claire S" w:date="2026-07-30T09:18:00Z" w16du:dateUtc="2026-07-30T08:18:00Z">
        <w:r w:rsidR="00707569">
          <w:rPr>
            <w:rFonts w:ascii="Cambria" w:hAnsi="Cambria"/>
            <w:sz w:val="28"/>
            <w:szCs w:val="28"/>
          </w:rPr>
          <w:t xml:space="preserve">own </w:t>
        </w:r>
      </w:ins>
      <w:ins w:id="19322" w:author="Claire S" w:date="2026-07-30T09:16:00Z" w16du:dateUtc="2026-07-30T08:16:00Z">
        <w:r w:rsidR="00707569">
          <w:rPr>
            <w:rFonts w:ascii="Cambria" w:hAnsi="Cambria"/>
            <w:sz w:val="28"/>
            <w:szCs w:val="28"/>
          </w:rPr>
          <w:t>privileged upbrin</w:t>
        </w:r>
      </w:ins>
      <w:ins w:id="19323" w:author="Claire S" w:date="2026-07-30T09:17:00Z" w16du:dateUtc="2026-07-30T08:17:00Z">
        <w:r w:rsidR="00707569">
          <w:rPr>
            <w:rFonts w:ascii="Cambria" w:hAnsi="Cambria"/>
            <w:sz w:val="28"/>
            <w:szCs w:val="28"/>
          </w:rPr>
          <w:t>g</w:t>
        </w:r>
      </w:ins>
      <w:ins w:id="19324" w:author="Claire S" w:date="2026-07-30T09:16:00Z" w16du:dateUtc="2026-07-30T08:16:00Z">
        <w:r w:rsidR="00707569">
          <w:rPr>
            <w:rFonts w:ascii="Cambria" w:hAnsi="Cambria"/>
            <w:sz w:val="28"/>
            <w:szCs w:val="28"/>
          </w:rPr>
          <w:t>ing</w:t>
        </w:r>
      </w:ins>
      <w:ins w:id="19325" w:author="Claire S" w:date="2026-07-30T10:52:00Z" w16du:dateUtc="2026-07-30T09:52:00Z">
        <w:r w:rsidR="00E23947">
          <w:rPr>
            <w:rFonts w:ascii="Cambria" w:hAnsi="Cambria"/>
            <w:sz w:val="28"/>
            <w:szCs w:val="28"/>
          </w:rPr>
          <w:t>. B</w:t>
        </w:r>
      </w:ins>
      <w:ins w:id="19326" w:author="Claire S" w:date="2026-07-30T09:17:00Z" w16du:dateUtc="2026-07-30T08:17:00Z">
        <w:r w:rsidR="00707569">
          <w:rPr>
            <w:rFonts w:ascii="Cambria" w:hAnsi="Cambria"/>
            <w:sz w:val="28"/>
            <w:szCs w:val="28"/>
          </w:rPr>
          <w:t>ut, j</w:t>
        </w:r>
      </w:ins>
      <w:ins w:id="19327" w:author="Claire S" w:date="2026-06-05T10:13:00Z" w16du:dateUtc="2026-06-05T09:13:00Z">
        <w:r w:rsidR="00891E88">
          <w:rPr>
            <w:rFonts w:ascii="Cambria" w:hAnsi="Cambria"/>
            <w:sz w:val="28"/>
            <w:szCs w:val="28"/>
          </w:rPr>
          <w:t xml:space="preserve">udging by </w:t>
        </w:r>
      </w:ins>
      <w:ins w:id="19328" w:author="Claire S" w:date="2026-07-30T10:52:00Z" w16du:dateUtc="2026-07-30T09:52:00Z">
        <w:r w:rsidR="00E23947">
          <w:rPr>
            <w:rFonts w:ascii="Cambria" w:hAnsi="Cambria"/>
            <w:sz w:val="28"/>
            <w:szCs w:val="28"/>
          </w:rPr>
          <w:t>the girl</w:t>
        </w:r>
      </w:ins>
      <w:ins w:id="19329" w:author="Claire S" w:date="2026-07-30T09:19:00Z" w16du:dateUtc="2026-07-30T08:19:00Z">
        <w:r w:rsidR="00707569">
          <w:rPr>
            <w:rFonts w:ascii="Cambria" w:hAnsi="Cambria"/>
            <w:sz w:val="28"/>
            <w:szCs w:val="28"/>
          </w:rPr>
          <w:t>’</w:t>
        </w:r>
      </w:ins>
      <w:ins w:id="19330" w:author="Claire S" w:date="2026-07-30T09:20:00Z" w16du:dateUtc="2026-07-30T08:20:00Z">
        <w:r w:rsidR="00707569">
          <w:rPr>
            <w:rFonts w:ascii="Cambria" w:hAnsi="Cambria"/>
            <w:sz w:val="28"/>
            <w:szCs w:val="28"/>
          </w:rPr>
          <w:t>s face</w:t>
        </w:r>
      </w:ins>
      <w:ins w:id="19331" w:author="Claire S" w:date="2026-06-05T10:13:00Z" w16du:dateUtc="2026-06-05T09:13:00Z">
        <w:r w:rsidR="00891E88">
          <w:rPr>
            <w:rFonts w:ascii="Cambria" w:hAnsi="Cambria"/>
            <w:sz w:val="28"/>
            <w:szCs w:val="28"/>
          </w:rPr>
          <w:t xml:space="preserve">, </w:t>
        </w:r>
        <w:r w:rsidR="00CF5A50">
          <w:rPr>
            <w:rFonts w:ascii="Cambria" w:hAnsi="Cambria"/>
            <w:sz w:val="28"/>
            <w:szCs w:val="28"/>
          </w:rPr>
          <w:t>Savannah was sensing it wasn’t</w:t>
        </w:r>
      </w:ins>
      <w:ins w:id="19332" w:author="Claire S" w:date="2026-06-04T18:16:00Z" w16du:dateUtc="2026-06-04T17:16:00Z">
        <w:r w:rsidR="002E0530">
          <w:rPr>
            <w:rFonts w:ascii="Cambria" w:hAnsi="Cambria"/>
            <w:sz w:val="28"/>
            <w:szCs w:val="28"/>
          </w:rPr>
          <w:t xml:space="preserve"> the </w:t>
        </w:r>
      </w:ins>
      <w:ins w:id="19333" w:author="Claire S" w:date="2026-07-30T10:52:00Z" w16du:dateUtc="2026-07-30T09:52:00Z">
        <w:r w:rsidR="00E23947">
          <w:rPr>
            <w:rFonts w:ascii="Cambria" w:hAnsi="Cambria"/>
            <w:sz w:val="28"/>
            <w:szCs w:val="28"/>
          </w:rPr>
          <w:t>sort</w:t>
        </w:r>
      </w:ins>
      <w:ins w:id="19334" w:author="Claire S" w:date="2026-06-04T18:16:00Z" w16du:dateUtc="2026-06-04T17:16:00Z">
        <w:r w:rsidR="002E0530">
          <w:rPr>
            <w:rFonts w:ascii="Cambria" w:hAnsi="Cambria"/>
            <w:sz w:val="28"/>
            <w:szCs w:val="28"/>
          </w:rPr>
          <w:t xml:space="preserve"> of place </w:t>
        </w:r>
      </w:ins>
      <w:ins w:id="19335" w:author="Claire S" w:date="2026-07-30T11:17:00Z" w16du:dateUtc="2026-07-30T10:17:00Z">
        <w:r w:rsidR="00745D2D">
          <w:rPr>
            <w:rFonts w:ascii="Cambria" w:hAnsi="Cambria"/>
            <w:sz w:val="28"/>
            <w:szCs w:val="28"/>
          </w:rPr>
          <w:t>Clara</w:t>
        </w:r>
      </w:ins>
      <w:ins w:id="19336" w:author="Claire S" w:date="2026-06-04T18:16:00Z" w16du:dateUtc="2026-06-04T17:16:00Z">
        <w:r w:rsidR="002E0530">
          <w:rPr>
            <w:rFonts w:ascii="Cambria" w:hAnsi="Cambria"/>
            <w:sz w:val="28"/>
            <w:szCs w:val="28"/>
          </w:rPr>
          <w:t xml:space="preserve"> </w:t>
        </w:r>
      </w:ins>
      <w:ins w:id="19337" w:author="Claire S" w:date="2026-07-30T09:19:00Z" w16du:dateUtc="2026-07-30T08:19:00Z">
        <w:r w:rsidR="00707569">
          <w:rPr>
            <w:rFonts w:ascii="Cambria" w:hAnsi="Cambria"/>
            <w:sz w:val="28"/>
            <w:szCs w:val="28"/>
          </w:rPr>
          <w:t>usually hung</w:t>
        </w:r>
      </w:ins>
      <w:ins w:id="19338" w:author="Claire S" w:date="2026-06-04T18:16:00Z" w16du:dateUtc="2026-06-04T17:16:00Z">
        <w:r w:rsidR="002E0530">
          <w:rPr>
            <w:rFonts w:ascii="Cambria" w:hAnsi="Cambria"/>
            <w:sz w:val="28"/>
            <w:szCs w:val="28"/>
          </w:rPr>
          <w:t xml:space="preserve"> out</w:t>
        </w:r>
      </w:ins>
      <w:ins w:id="19339" w:author="Claire S" w:date="2026-07-30T10:52:00Z" w16du:dateUtc="2026-07-30T09:52:00Z">
        <w:r w:rsidR="00E23947">
          <w:rPr>
            <w:rFonts w:ascii="Cambria" w:hAnsi="Cambria"/>
            <w:sz w:val="28"/>
            <w:szCs w:val="28"/>
          </w:rPr>
          <w:t xml:space="preserve"> with its</w:t>
        </w:r>
      </w:ins>
      <w:ins w:id="19340" w:author="Claire S" w:date="2026-06-04T18:16:00Z" w16du:dateUtc="2026-06-04T17:16:00Z">
        <w:r w:rsidR="002E0530">
          <w:rPr>
            <w:rFonts w:ascii="Cambria" w:hAnsi="Cambria"/>
            <w:sz w:val="28"/>
            <w:szCs w:val="28"/>
          </w:rPr>
          <w:t xml:space="preserve"> </w:t>
        </w:r>
      </w:ins>
      <w:ins w:id="19341" w:author="Claire S" w:date="2026-06-05T09:13:00Z" w16du:dateUtc="2026-06-05T08:13:00Z">
        <w:r w:rsidR="00165016">
          <w:rPr>
            <w:rFonts w:ascii="Cambria" w:hAnsi="Cambria"/>
            <w:sz w:val="28"/>
            <w:szCs w:val="28"/>
          </w:rPr>
          <w:t>cream leather benches, marble tables, low gold</w:t>
        </w:r>
      </w:ins>
      <w:ins w:id="19342" w:author="Daisy Watt" w:date="2026-06-23T14:27:00Z" w16du:dateUtc="2026-06-23T12:27:00Z">
        <w:r w:rsidR="00DE0F2A">
          <w:rPr>
            <w:rFonts w:ascii="Cambria" w:hAnsi="Cambria"/>
            <w:sz w:val="28"/>
            <w:szCs w:val="28"/>
          </w:rPr>
          <w:t>en</w:t>
        </w:r>
      </w:ins>
      <w:ins w:id="19343" w:author="Claire S" w:date="2026-06-05T09:13:00Z" w16du:dateUtc="2026-06-05T08:13:00Z">
        <w:r w:rsidR="00165016">
          <w:rPr>
            <w:rFonts w:ascii="Cambria" w:hAnsi="Cambria"/>
            <w:sz w:val="28"/>
            <w:szCs w:val="28"/>
          </w:rPr>
          <w:t xml:space="preserve"> ligh</w:t>
        </w:r>
      </w:ins>
      <w:ins w:id="19344" w:author="Claire S" w:date="2026-06-05T09:14:00Z" w16du:dateUtc="2026-06-05T08:14:00Z">
        <w:r w:rsidR="00165016">
          <w:rPr>
            <w:rFonts w:ascii="Cambria" w:hAnsi="Cambria"/>
            <w:sz w:val="28"/>
            <w:szCs w:val="28"/>
          </w:rPr>
          <w:t>ting</w:t>
        </w:r>
      </w:ins>
      <w:ins w:id="19345" w:author="Claire S" w:date="2026-06-05T09:13:00Z" w16du:dateUtc="2026-06-05T08:13:00Z">
        <w:r w:rsidR="00165016">
          <w:rPr>
            <w:rFonts w:ascii="Cambria" w:hAnsi="Cambria"/>
            <w:sz w:val="28"/>
            <w:szCs w:val="28"/>
          </w:rPr>
          <w:t xml:space="preserve">. </w:t>
        </w:r>
      </w:ins>
      <w:ins w:id="19346" w:author="Claire S" w:date="2026-06-05T10:22:00Z" w16du:dateUtc="2026-06-05T09:22:00Z">
        <w:r w:rsidR="000D5C58">
          <w:rPr>
            <w:rFonts w:ascii="Cambria" w:hAnsi="Cambria"/>
            <w:sz w:val="28"/>
            <w:szCs w:val="28"/>
          </w:rPr>
          <w:t>Subtl</w:t>
        </w:r>
      </w:ins>
      <w:ins w:id="19347" w:author="Claire S" w:date="2026-07-30T09:20:00Z" w16du:dateUtc="2026-07-30T08:20:00Z">
        <w:r w:rsidR="00C45C30">
          <w:rPr>
            <w:rFonts w:ascii="Cambria" w:hAnsi="Cambria"/>
            <w:sz w:val="28"/>
            <w:szCs w:val="28"/>
          </w:rPr>
          <w:t>y</w:t>
        </w:r>
      </w:ins>
      <w:ins w:id="19348" w:author="Claire S" w:date="2026-06-05T10:22:00Z" w16du:dateUtc="2026-06-05T09:22:00Z">
        <w:r w:rsidR="000D5C58">
          <w:rPr>
            <w:rFonts w:ascii="Cambria" w:hAnsi="Cambria"/>
            <w:sz w:val="28"/>
            <w:szCs w:val="28"/>
          </w:rPr>
          <w:t xml:space="preserve"> expensive</w:t>
        </w:r>
        <w:del w:id="19349" w:author="Daisy Watt" w:date="2026-06-23T14:27:00Z" w16du:dateUtc="2026-06-23T12:27:00Z">
          <w:r w:rsidR="000D5C58" w:rsidDel="000D693A">
            <w:rPr>
              <w:rFonts w:ascii="Cambria" w:hAnsi="Cambria"/>
              <w:sz w:val="28"/>
              <w:szCs w:val="28"/>
            </w:rPr>
            <w:delText>;</w:delText>
          </w:r>
        </w:del>
      </w:ins>
      <w:ins w:id="19350" w:author="Daisy Watt" w:date="2026-06-23T14:27:00Z" w16du:dateUtc="2026-06-23T12:27:00Z">
        <w:r w:rsidR="000D693A">
          <w:rPr>
            <w:rFonts w:ascii="Cambria" w:hAnsi="Cambria"/>
            <w:sz w:val="28"/>
            <w:szCs w:val="28"/>
          </w:rPr>
          <w:t>,</w:t>
        </w:r>
      </w:ins>
      <w:ins w:id="19351" w:author="Claire S" w:date="2026-06-05T10:22:00Z" w16du:dateUtc="2026-06-05T09:22:00Z">
        <w:r w:rsidR="000D5C58">
          <w:rPr>
            <w:rFonts w:ascii="Cambria" w:hAnsi="Cambria"/>
            <w:sz w:val="28"/>
            <w:szCs w:val="28"/>
          </w:rPr>
          <w:t xml:space="preserve"> like Savannah herself.</w:t>
        </w:r>
      </w:ins>
    </w:p>
    <w:p w14:paraId="6307640F" w14:textId="0039EA3D" w:rsidR="00707569" w:rsidRDefault="00707569" w:rsidP="00CD09E9">
      <w:pPr>
        <w:spacing w:line="360" w:lineRule="auto"/>
        <w:contextualSpacing/>
        <w:rPr>
          <w:ins w:id="19352" w:author="Claire S" w:date="2026-06-04T18:16:00Z" w16du:dateUtc="2026-06-04T17:16:00Z"/>
          <w:rFonts w:ascii="Cambria" w:hAnsi="Cambria"/>
          <w:sz w:val="28"/>
          <w:szCs w:val="28"/>
        </w:rPr>
      </w:pPr>
      <w:ins w:id="19353" w:author="Claire S" w:date="2026-07-30T09:17:00Z" w16du:dateUtc="2026-07-30T08:17:00Z">
        <w:r>
          <w:rPr>
            <w:rFonts w:ascii="Cambria" w:hAnsi="Cambria"/>
            <w:sz w:val="28"/>
            <w:szCs w:val="28"/>
          </w:rPr>
          <w:tab/>
          <w:t>Perhaps she should have chosen somewhere more – normal</w:t>
        </w:r>
      </w:ins>
      <w:ins w:id="19354" w:author="Claire S" w:date="2026-07-30T09:19:00Z" w16du:dateUtc="2026-07-30T08:19:00Z">
        <w:r>
          <w:rPr>
            <w:rFonts w:ascii="Cambria" w:hAnsi="Cambria"/>
            <w:sz w:val="28"/>
            <w:szCs w:val="28"/>
          </w:rPr>
          <w:t>, like a pub.</w:t>
        </w:r>
      </w:ins>
      <w:ins w:id="19355" w:author="Claire S" w:date="2026-07-30T09:17:00Z" w16du:dateUtc="2026-07-30T08:17:00Z">
        <w:r>
          <w:rPr>
            <w:rFonts w:ascii="Cambria" w:hAnsi="Cambria"/>
            <w:sz w:val="28"/>
            <w:szCs w:val="28"/>
          </w:rPr>
          <w:t xml:space="preserve"> </w:t>
        </w:r>
      </w:ins>
      <w:ins w:id="19356" w:author="Claire S" w:date="2026-07-30T10:49:00Z" w16du:dateUtc="2026-07-30T09:49:00Z">
        <w:r w:rsidR="00606DEB">
          <w:rPr>
            <w:rFonts w:ascii="Cambria" w:hAnsi="Cambria"/>
            <w:sz w:val="28"/>
            <w:szCs w:val="28"/>
          </w:rPr>
          <w:t>With</w:t>
        </w:r>
      </w:ins>
      <w:ins w:id="19357" w:author="Claire S" w:date="2026-07-30T09:17:00Z" w16du:dateUtc="2026-07-30T08:17:00Z">
        <w:r>
          <w:rPr>
            <w:rFonts w:ascii="Cambria" w:hAnsi="Cambria"/>
            <w:sz w:val="28"/>
            <w:szCs w:val="28"/>
          </w:rPr>
          <w:t xml:space="preserve"> a shudder</w:t>
        </w:r>
      </w:ins>
      <w:ins w:id="19358" w:author="Claire S" w:date="2026-07-30T10:49:00Z" w16du:dateUtc="2026-07-30T09:49:00Z">
        <w:r w:rsidR="00606DEB">
          <w:rPr>
            <w:rFonts w:ascii="Cambria" w:hAnsi="Cambria"/>
            <w:sz w:val="28"/>
            <w:szCs w:val="28"/>
          </w:rPr>
          <w:t>, she</w:t>
        </w:r>
      </w:ins>
      <w:ins w:id="19359" w:author="Claire S" w:date="2026-07-30T09:20:00Z" w16du:dateUtc="2026-07-30T08:20:00Z">
        <w:r w:rsidR="00C45C30">
          <w:rPr>
            <w:rFonts w:ascii="Cambria" w:hAnsi="Cambria"/>
            <w:sz w:val="28"/>
            <w:szCs w:val="28"/>
          </w:rPr>
          <w:t xml:space="preserve"> ran her broken fingernail down the cocktail </w:t>
        </w:r>
      </w:ins>
      <w:ins w:id="19360" w:author="Claire S" w:date="2026-07-30T10:49:00Z" w16du:dateUtc="2026-07-30T09:49:00Z">
        <w:r w:rsidR="00606DEB">
          <w:rPr>
            <w:rFonts w:ascii="Cambria" w:hAnsi="Cambria"/>
            <w:sz w:val="28"/>
            <w:szCs w:val="28"/>
          </w:rPr>
          <w:t>menu.</w:t>
        </w:r>
      </w:ins>
    </w:p>
    <w:p w14:paraId="3CDF23D9" w14:textId="7440547F" w:rsidR="00851EB9" w:rsidRDefault="002E0530" w:rsidP="00CD09E9">
      <w:pPr>
        <w:spacing w:line="360" w:lineRule="auto"/>
        <w:contextualSpacing/>
        <w:rPr>
          <w:ins w:id="19361" w:author="Claire S" w:date="2026-06-04T18:19:00Z" w16du:dateUtc="2026-06-04T17:19:00Z"/>
          <w:rFonts w:ascii="Cambria" w:hAnsi="Cambria"/>
          <w:sz w:val="28"/>
          <w:szCs w:val="28"/>
        </w:rPr>
      </w:pPr>
      <w:ins w:id="19362" w:author="Claire S" w:date="2026-06-04T18:16:00Z" w16du:dateUtc="2026-06-04T17:16:00Z">
        <w:r>
          <w:rPr>
            <w:rFonts w:ascii="Cambria" w:hAnsi="Cambria"/>
            <w:sz w:val="28"/>
            <w:szCs w:val="28"/>
          </w:rPr>
          <w:tab/>
          <w:t>‘</w:t>
        </w:r>
      </w:ins>
      <w:ins w:id="19363" w:author="Claire S" w:date="2026-07-30T10:50:00Z" w16du:dateUtc="2026-07-30T09:50:00Z">
        <w:r w:rsidR="00606DEB">
          <w:rPr>
            <w:rFonts w:ascii="Cambria" w:hAnsi="Cambria"/>
            <w:sz w:val="28"/>
            <w:szCs w:val="28"/>
          </w:rPr>
          <w:t>Frightened o</w:t>
        </w:r>
      </w:ins>
      <w:ins w:id="19364" w:author="Claire S" w:date="2026-06-04T18:16:00Z" w16du:dateUtc="2026-06-04T17:16:00Z">
        <w:r>
          <w:rPr>
            <w:rFonts w:ascii="Cambria" w:hAnsi="Cambria"/>
            <w:sz w:val="28"/>
            <w:szCs w:val="28"/>
          </w:rPr>
          <w:t xml:space="preserve">f being on the List?’ </w:t>
        </w:r>
      </w:ins>
      <w:ins w:id="19365" w:author="Claire S" w:date="2026-06-04T18:18:00Z" w16du:dateUtc="2026-06-04T17:18:00Z">
        <w:r w:rsidR="00851EB9">
          <w:rPr>
            <w:rFonts w:ascii="Cambria" w:hAnsi="Cambria"/>
            <w:sz w:val="28"/>
            <w:szCs w:val="28"/>
          </w:rPr>
          <w:t>With a sigh,</w:t>
        </w:r>
      </w:ins>
      <w:ins w:id="19366" w:author="Claire S" w:date="2026-07-30T10:49:00Z" w16du:dateUtc="2026-07-30T09:49:00Z">
        <w:r w:rsidR="00606DEB">
          <w:rPr>
            <w:rFonts w:ascii="Cambria" w:hAnsi="Cambria"/>
            <w:sz w:val="28"/>
            <w:szCs w:val="28"/>
          </w:rPr>
          <w:t xml:space="preserve"> </w:t>
        </w:r>
      </w:ins>
      <w:ins w:id="19367" w:author="Claire S" w:date="2026-07-30T10:50:00Z" w16du:dateUtc="2026-07-30T09:50:00Z">
        <w:r w:rsidR="00606DEB">
          <w:rPr>
            <w:rFonts w:ascii="Cambria" w:hAnsi="Cambria"/>
            <w:sz w:val="28"/>
            <w:szCs w:val="28"/>
          </w:rPr>
          <w:t>knowing</w:t>
        </w:r>
      </w:ins>
      <w:ins w:id="19368" w:author="Claire S" w:date="2026-06-04T18:16:00Z" w16du:dateUtc="2026-06-04T17:16:00Z">
        <w:r>
          <w:rPr>
            <w:rFonts w:ascii="Cambria" w:hAnsi="Cambria"/>
            <w:sz w:val="28"/>
            <w:szCs w:val="28"/>
          </w:rPr>
          <w:t xml:space="preserve"> she ought </w:t>
        </w:r>
      </w:ins>
      <w:ins w:id="19369" w:author="Claire S" w:date="2026-06-04T18:17:00Z" w16du:dateUtc="2026-06-04T17:17:00Z">
        <w:r>
          <w:rPr>
            <w:rFonts w:ascii="Cambria" w:hAnsi="Cambria"/>
            <w:sz w:val="28"/>
            <w:szCs w:val="28"/>
          </w:rPr>
          <w:t xml:space="preserve">to stay sober, </w:t>
        </w:r>
      </w:ins>
      <w:ins w:id="19370" w:author="Claire S" w:date="2026-07-30T13:09:00Z" w16du:dateUtc="2026-07-30T12:09:00Z">
        <w:r w:rsidR="00FE780A">
          <w:rPr>
            <w:rFonts w:ascii="Cambria" w:hAnsi="Cambria"/>
            <w:sz w:val="28"/>
            <w:szCs w:val="28"/>
          </w:rPr>
          <w:t>Savannah</w:t>
        </w:r>
      </w:ins>
      <w:ins w:id="19371" w:author="Claire S" w:date="2026-06-04T18:17:00Z" w16du:dateUtc="2026-06-04T17:17:00Z">
        <w:r>
          <w:rPr>
            <w:rFonts w:ascii="Cambria" w:hAnsi="Cambria"/>
            <w:sz w:val="28"/>
            <w:szCs w:val="28"/>
          </w:rPr>
          <w:t xml:space="preserve"> ordered a mocktail, while Clara </w:t>
        </w:r>
      </w:ins>
      <w:ins w:id="19372" w:author="Claire S" w:date="2026-07-30T11:22:00Z" w16du:dateUtc="2026-07-30T10:22:00Z">
        <w:r w:rsidR="004D0ED8">
          <w:rPr>
            <w:rFonts w:ascii="Cambria" w:hAnsi="Cambria"/>
            <w:sz w:val="28"/>
            <w:szCs w:val="28"/>
          </w:rPr>
          <w:t>went</w:t>
        </w:r>
      </w:ins>
      <w:ins w:id="19373" w:author="Claire S" w:date="2026-07-30T10:52:00Z" w16du:dateUtc="2026-07-30T09:52:00Z">
        <w:r w:rsidR="00E23947">
          <w:rPr>
            <w:rFonts w:ascii="Cambria" w:hAnsi="Cambria"/>
            <w:sz w:val="28"/>
            <w:szCs w:val="28"/>
          </w:rPr>
          <w:t xml:space="preserve"> for </w:t>
        </w:r>
      </w:ins>
      <w:ins w:id="19374" w:author="Claire S" w:date="2026-06-04T18:17:00Z" w16du:dateUtc="2026-06-04T17:17:00Z">
        <w:r>
          <w:rPr>
            <w:rFonts w:ascii="Cambria" w:hAnsi="Cambria"/>
            <w:sz w:val="28"/>
            <w:szCs w:val="28"/>
          </w:rPr>
          <w:t>cheap</w:t>
        </w:r>
      </w:ins>
      <w:ins w:id="19375" w:author="Claire S" w:date="2026-07-30T10:53:00Z" w16du:dateUtc="2026-07-30T09:53:00Z">
        <w:r w:rsidR="00E23947">
          <w:rPr>
            <w:rFonts w:ascii="Cambria" w:hAnsi="Cambria"/>
            <w:sz w:val="28"/>
            <w:szCs w:val="28"/>
          </w:rPr>
          <w:t xml:space="preserve"> </w:t>
        </w:r>
      </w:ins>
      <w:ins w:id="19376" w:author="Claire S" w:date="2026-07-30T10:50:00Z" w16du:dateUtc="2026-07-30T09:50:00Z">
        <w:r w:rsidR="00606DEB">
          <w:rPr>
            <w:rFonts w:ascii="Cambria" w:hAnsi="Cambria"/>
            <w:sz w:val="28"/>
            <w:szCs w:val="28"/>
          </w:rPr>
          <w:t>lag</w:t>
        </w:r>
      </w:ins>
      <w:ins w:id="19377" w:author="Claire S" w:date="2026-06-04T18:17:00Z" w16du:dateUtc="2026-06-04T17:17:00Z">
        <w:r>
          <w:rPr>
            <w:rFonts w:ascii="Cambria" w:hAnsi="Cambria"/>
            <w:sz w:val="28"/>
            <w:szCs w:val="28"/>
          </w:rPr>
          <w:t xml:space="preserve">er. ‘I don’t know.  Not really. </w:t>
        </w:r>
      </w:ins>
      <w:ins w:id="19378" w:author="Claire S" w:date="2026-07-30T10:53:00Z" w16du:dateUtc="2026-07-30T09:53:00Z">
        <w:r w:rsidR="00E23947">
          <w:rPr>
            <w:rFonts w:ascii="Cambria" w:hAnsi="Cambria"/>
            <w:sz w:val="28"/>
            <w:szCs w:val="28"/>
          </w:rPr>
          <w:t>But I am</w:t>
        </w:r>
      </w:ins>
      <w:ins w:id="19379" w:author="Claire S" w:date="2026-06-04T18:18:00Z" w16du:dateUtc="2026-06-04T17:18:00Z">
        <w:r w:rsidR="00851EB9">
          <w:rPr>
            <w:rFonts w:ascii="Cambria" w:hAnsi="Cambria"/>
            <w:sz w:val="28"/>
            <w:szCs w:val="28"/>
          </w:rPr>
          <w:t xml:space="preserve"> wondering why Violet sent Dex a suicide note</w:t>
        </w:r>
      </w:ins>
      <w:ins w:id="19380" w:author="Daisy Watt" w:date="2026-06-23T03:59:00Z" w16du:dateUtc="2026-06-23T01:59:00Z">
        <w:del w:id="19381" w:author="Claire S" w:date="2026-07-30T11:06:00Z" w16du:dateUtc="2026-07-30T10:06:00Z">
          <w:r w:rsidR="002906D7" w:rsidDel="00D5555C">
            <w:rPr>
              <w:rFonts w:ascii="Cambria" w:hAnsi="Cambria"/>
              <w:sz w:val="28"/>
              <w:szCs w:val="28"/>
            </w:rPr>
            <w:delText>,</w:delText>
          </w:r>
        </w:del>
      </w:ins>
      <w:ins w:id="19382" w:author="Claire S" w:date="2026-06-04T18:18:00Z" w16du:dateUtc="2026-06-04T17:18:00Z">
        <w:r w:rsidR="00851EB9">
          <w:rPr>
            <w:rFonts w:ascii="Cambria" w:hAnsi="Cambria"/>
            <w:sz w:val="28"/>
            <w:szCs w:val="28"/>
          </w:rPr>
          <w:t>.</w:t>
        </w:r>
        <w:r w:rsidR="00570CDC">
          <w:rPr>
            <w:rFonts w:ascii="Cambria" w:hAnsi="Cambria"/>
            <w:sz w:val="28"/>
            <w:szCs w:val="28"/>
          </w:rPr>
          <w:t xml:space="preserve"> And don’t </w:t>
        </w:r>
      </w:ins>
      <w:ins w:id="19383" w:author="Claire S" w:date="2026-06-04T18:19:00Z" w16du:dateUtc="2026-06-04T17:19:00Z">
        <w:r w:rsidR="00570CDC">
          <w:rPr>
            <w:rFonts w:ascii="Cambria" w:hAnsi="Cambria"/>
            <w:sz w:val="28"/>
            <w:szCs w:val="28"/>
          </w:rPr>
          <w:t xml:space="preserve">have that </w:t>
        </w:r>
      </w:ins>
      <w:ins w:id="19384" w:author="Claire S" w:date="2026-06-04T20:31:00Z" w16du:dateUtc="2026-06-04T19:31:00Z">
        <w:r w:rsidR="00767765">
          <w:rPr>
            <w:rFonts w:ascii="Cambria" w:hAnsi="Cambria"/>
            <w:sz w:val="28"/>
            <w:szCs w:val="28"/>
          </w:rPr>
          <w:t xml:space="preserve">silly little </w:t>
        </w:r>
      </w:ins>
      <w:ins w:id="19385" w:author="Claire S" w:date="2026-06-04T18:19:00Z" w16du:dateUtc="2026-06-04T17:19:00Z">
        <w:r w:rsidR="00570CDC">
          <w:rPr>
            <w:rFonts w:ascii="Cambria" w:hAnsi="Cambria"/>
            <w:sz w:val="28"/>
            <w:szCs w:val="28"/>
          </w:rPr>
          <w:t xml:space="preserve">beer, have a proper drink. </w:t>
        </w:r>
      </w:ins>
      <w:ins w:id="19386" w:author="Claire S" w:date="2026-06-04T20:32:00Z" w16du:dateUtc="2026-06-04T19:32:00Z">
        <w:r w:rsidR="001E053A">
          <w:rPr>
            <w:rFonts w:ascii="Cambria" w:hAnsi="Cambria"/>
            <w:sz w:val="28"/>
            <w:szCs w:val="28"/>
          </w:rPr>
          <w:t>It’s o</w:t>
        </w:r>
      </w:ins>
      <w:ins w:id="19387" w:author="Claire S" w:date="2026-06-04T18:19:00Z" w16du:dateUtc="2026-06-04T17:19:00Z">
        <w:r w:rsidR="00570CDC">
          <w:rPr>
            <w:rFonts w:ascii="Cambria" w:hAnsi="Cambria"/>
            <w:sz w:val="28"/>
            <w:szCs w:val="28"/>
          </w:rPr>
          <w:t>n me, darling.’</w:t>
        </w:r>
      </w:ins>
    </w:p>
    <w:p w14:paraId="62B001DD" w14:textId="18E8F9BE" w:rsidR="00416097" w:rsidRDefault="00570CDC" w:rsidP="00CD09E9">
      <w:pPr>
        <w:spacing w:line="360" w:lineRule="auto"/>
        <w:contextualSpacing/>
        <w:rPr>
          <w:ins w:id="19388" w:author="Claire S" w:date="2026-06-04T18:19:00Z" w16du:dateUtc="2026-06-04T17:19:00Z"/>
          <w:rFonts w:ascii="Cambria" w:hAnsi="Cambria"/>
          <w:sz w:val="28"/>
          <w:szCs w:val="28"/>
        </w:rPr>
      </w:pPr>
      <w:ins w:id="19389" w:author="Claire S" w:date="2026-06-04T18:19:00Z" w16du:dateUtc="2026-06-04T17:19:00Z">
        <w:r>
          <w:rPr>
            <w:rFonts w:ascii="Cambria" w:hAnsi="Cambria"/>
            <w:sz w:val="28"/>
            <w:szCs w:val="28"/>
          </w:rPr>
          <w:tab/>
          <w:t>‘</w:t>
        </w:r>
      </w:ins>
      <w:ins w:id="19390" w:author="Claire S" w:date="2026-06-04T20:31:00Z" w16du:dateUtc="2026-06-04T19:31:00Z">
        <w:r w:rsidR="00767765">
          <w:rPr>
            <w:rFonts w:ascii="Cambria" w:hAnsi="Cambria"/>
            <w:sz w:val="28"/>
            <w:szCs w:val="28"/>
          </w:rPr>
          <w:t>I like beer</w:t>
        </w:r>
        <w:del w:id="19391" w:author="Daisy Watt" w:date="2026-06-23T14:28:00Z" w16du:dateUtc="2026-06-23T12:28:00Z">
          <w:r w:rsidR="00767765" w:rsidDel="007C4557">
            <w:rPr>
              <w:rFonts w:ascii="Cambria" w:hAnsi="Cambria"/>
              <w:sz w:val="28"/>
              <w:szCs w:val="28"/>
            </w:rPr>
            <w:delText>,</w:delText>
          </w:r>
        </w:del>
      </w:ins>
      <w:ins w:id="19392" w:author="Daisy Watt" w:date="2026-06-23T14:28:00Z" w16du:dateUtc="2026-06-23T12:28:00Z">
        <w:r w:rsidR="007C4557">
          <w:rPr>
            <w:rFonts w:ascii="Cambria" w:hAnsi="Cambria"/>
            <w:sz w:val="28"/>
            <w:szCs w:val="28"/>
          </w:rPr>
          <w:t>.</w:t>
        </w:r>
      </w:ins>
      <w:ins w:id="19393" w:author="Claire S" w:date="2026-06-04T18:19:00Z" w16du:dateUtc="2026-06-04T17:19:00Z">
        <w:r>
          <w:rPr>
            <w:rFonts w:ascii="Cambria" w:hAnsi="Cambria"/>
            <w:sz w:val="28"/>
            <w:szCs w:val="28"/>
          </w:rPr>
          <w:t xml:space="preserve">’ </w:t>
        </w:r>
        <w:r w:rsidRPr="00606DEB">
          <w:rPr>
            <w:rFonts w:ascii="Cambria" w:hAnsi="Cambria"/>
            <w:sz w:val="28"/>
            <w:szCs w:val="28"/>
          </w:rPr>
          <w:t>Clara flushed.</w:t>
        </w:r>
        <w:r>
          <w:rPr>
            <w:rFonts w:ascii="Cambria" w:hAnsi="Cambria"/>
            <w:sz w:val="28"/>
            <w:szCs w:val="28"/>
          </w:rPr>
          <w:t xml:space="preserve"> </w:t>
        </w:r>
      </w:ins>
    </w:p>
    <w:p w14:paraId="3780608B" w14:textId="4954D0F9" w:rsidR="00767765" w:rsidRDefault="00570CDC" w:rsidP="00CD09E9">
      <w:pPr>
        <w:spacing w:line="360" w:lineRule="auto"/>
        <w:contextualSpacing/>
        <w:rPr>
          <w:ins w:id="19394" w:author="Claire S" w:date="2026-06-04T20:31:00Z" w16du:dateUtc="2026-06-04T19:31:00Z"/>
          <w:rFonts w:ascii="Cambria" w:hAnsi="Cambria"/>
          <w:sz w:val="28"/>
          <w:szCs w:val="28"/>
        </w:rPr>
      </w:pPr>
      <w:ins w:id="19395" w:author="Claire S" w:date="2026-06-04T18:19:00Z" w16du:dateUtc="2026-06-04T17:19:00Z">
        <w:r>
          <w:rPr>
            <w:rFonts w:ascii="Cambria" w:hAnsi="Cambria"/>
            <w:sz w:val="28"/>
            <w:szCs w:val="28"/>
          </w:rPr>
          <w:tab/>
          <w:t>‘</w:t>
        </w:r>
      </w:ins>
      <w:ins w:id="19396" w:author="Claire S" w:date="2026-06-04T20:31:00Z" w16du:dateUtc="2026-06-04T19:31:00Z">
        <w:r w:rsidR="00767765">
          <w:rPr>
            <w:rFonts w:ascii="Cambria" w:hAnsi="Cambria"/>
            <w:sz w:val="28"/>
            <w:szCs w:val="28"/>
          </w:rPr>
          <w:t>A proper drink, darling, come on.’</w:t>
        </w:r>
      </w:ins>
    </w:p>
    <w:p w14:paraId="369C1C84" w14:textId="37FB6987" w:rsidR="00767765" w:rsidRDefault="00767765" w:rsidP="00CD09E9">
      <w:pPr>
        <w:spacing w:line="360" w:lineRule="auto"/>
        <w:contextualSpacing/>
        <w:rPr>
          <w:ins w:id="19397" w:author="Claire S" w:date="2026-06-04T18:19:00Z" w16du:dateUtc="2026-06-04T17:19:00Z"/>
          <w:rFonts w:ascii="Cambria" w:hAnsi="Cambria"/>
          <w:sz w:val="28"/>
          <w:szCs w:val="28"/>
        </w:rPr>
      </w:pPr>
      <w:ins w:id="19398" w:author="Claire S" w:date="2026-06-04T20:31:00Z" w16du:dateUtc="2026-06-04T19:31:00Z">
        <w:r>
          <w:rPr>
            <w:rFonts w:ascii="Cambria" w:hAnsi="Cambria"/>
            <w:sz w:val="28"/>
            <w:szCs w:val="28"/>
          </w:rPr>
          <w:tab/>
          <w:t>‘O</w:t>
        </w:r>
      </w:ins>
      <w:ins w:id="19399" w:author="Claire S" w:date="2026-06-05T10:22:00Z" w16du:dateUtc="2026-06-05T09:22:00Z">
        <w:r w:rsidR="000A0A5C">
          <w:rPr>
            <w:rFonts w:ascii="Cambria" w:hAnsi="Cambria"/>
            <w:sz w:val="28"/>
            <w:szCs w:val="28"/>
          </w:rPr>
          <w:t xml:space="preserve">kay thanks. </w:t>
        </w:r>
      </w:ins>
      <w:ins w:id="19400" w:author="Claire S" w:date="2026-06-04T20:31:00Z" w16du:dateUtc="2026-06-04T19:31:00Z">
        <w:r>
          <w:rPr>
            <w:rFonts w:ascii="Cambria" w:hAnsi="Cambria"/>
            <w:sz w:val="28"/>
            <w:szCs w:val="28"/>
          </w:rPr>
          <w:t xml:space="preserve"> I’ll have a glass of</w:t>
        </w:r>
      </w:ins>
      <w:ins w:id="19401" w:author="Claire S" w:date="2026-06-05T10:18:00Z" w16du:dateUtc="2026-06-05T09:18:00Z">
        <w:r w:rsidR="004A27E0">
          <w:rPr>
            <w:rFonts w:ascii="Cambria" w:hAnsi="Cambria"/>
            <w:sz w:val="28"/>
            <w:szCs w:val="28"/>
          </w:rPr>
          <w:t>,</w:t>
        </w:r>
      </w:ins>
      <w:ins w:id="19402" w:author="Claire S" w:date="2026-06-04T20:31:00Z" w16du:dateUtc="2026-06-04T19:31:00Z">
        <w:r>
          <w:rPr>
            <w:rFonts w:ascii="Cambria" w:hAnsi="Cambria"/>
            <w:sz w:val="28"/>
            <w:szCs w:val="28"/>
          </w:rPr>
          <w:t xml:space="preserve"> </w:t>
        </w:r>
      </w:ins>
      <w:ins w:id="19403" w:author="Claire S" w:date="2026-06-05T09:14:00Z" w16du:dateUtc="2026-06-05T08:14:00Z">
        <w:r w:rsidR="004B2B7F">
          <w:rPr>
            <w:rFonts w:ascii="Cambria" w:hAnsi="Cambria"/>
            <w:sz w:val="28"/>
            <w:szCs w:val="28"/>
          </w:rPr>
          <w:t>e</w:t>
        </w:r>
      </w:ins>
      <w:ins w:id="19404" w:author="Claire S" w:date="2026-06-05T10:18:00Z" w16du:dateUtc="2026-06-05T09:18:00Z">
        <w:r w:rsidR="004A27E0">
          <w:rPr>
            <w:rFonts w:ascii="Cambria" w:hAnsi="Cambria"/>
            <w:sz w:val="28"/>
            <w:szCs w:val="28"/>
          </w:rPr>
          <w:t>r</w:t>
        </w:r>
      </w:ins>
      <w:ins w:id="19405" w:author="Claire S" w:date="2026-06-05T09:14:00Z" w16du:dateUtc="2026-06-05T08:14:00Z">
        <w:r w:rsidR="004B2B7F">
          <w:rPr>
            <w:rFonts w:ascii="Cambria" w:hAnsi="Cambria"/>
            <w:sz w:val="28"/>
            <w:szCs w:val="28"/>
          </w:rPr>
          <w:t>, Char</w:t>
        </w:r>
      </w:ins>
      <w:ins w:id="19406" w:author="Claire S" w:date="2026-06-05T09:15:00Z" w16du:dateUtc="2026-06-05T08:15:00Z">
        <w:r w:rsidR="004B2B7F">
          <w:rPr>
            <w:rFonts w:ascii="Cambria" w:hAnsi="Cambria"/>
            <w:sz w:val="28"/>
            <w:szCs w:val="28"/>
          </w:rPr>
          <w:t>donnay</w:t>
        </w:r>
      </w:ins>
      <w:ins w:id="19407" w:author="Claire S" w:date="2026-06-04T20:31:00Z" w16du:dateUtc="2026-06-04T19:31:00Z">
        <w:r>
          <w:rPr>
            <w:rFonts w:ascii="Cambria" w:hAnsi="Cambria"/>
            <w:sz w:val="28"/>
            <w:szCs w:val="28"/>
          </w:rPr>
          <w:t xml:space="preserve">.’ </w:t>
        </w:r>
      </w:ins>
    </w:p>
    <w:p w14:paraId="475D9361" w14:textId="62FADA9B" w:rsidR="00144B02" w:rsidRDefault="00570CDC" w:rsidP="00CD09E9">
      <w:pPr>
        <w:spacing w:line="360" w:lineRule="auto"/>
        <w:contextualSpacing/>
        <w:rPr>
          <w:ins w:id="19408" w:author="Claire S" w:date="2026-06-05T10:25:00Z" w16du:dateUtc="2026-06-05T09:25:00Z"/>
          <w:rFonts w:ascii="Cambria" w:hAnsi="Cambria"/>
          <w:sz w:val="28"/>
          <w:szCs w:val="28"/>
        </w:rPr>
      </w:pPr>
      <w:ins w:id="19409" w:author="Claire S" w:date="2026-06-04T18:19:00Z" w16du:dateUtc="2026-06-04T17:19:00Z">
        <w:r>
          <w:rPr>
            <w:rFonts w:ascii="Cambria" w:hAnsi="Cambria"/>
            <w:sz w:val="28"/>
            <w:szCs w:val="28"/>
          </w:rPr>
          <w:tab/>
          <w:t>‘</w:t>
        </w:r>
      </w:ins>
      <w:ins w:id="19410" w:author="Claire S" w:date="2026-06-04T20:31:00Z" w16du:dateUtc="2026-06-04T19:31:00Z">
        <w:r w:rsidR="00767765">
          <w:rPr>
            <w:rFonts w:ascii="Cambria" w:hAnsi="Cambria"/>
            <w:sz w:val="28"/>
            <w:szCs w:val="28"/>
          </w:rPr>
          <w:t xml:space="preserve">Good. </w:t>
        </w:r>
      </w:ins>
      <w:ins w:id="19411" w:author="Claire S" w:date="2026-06-08T16:42:00Z" w16du:dateUtc="2026-06-08T15:42:00Z">
        <w:r w:rsidR="002549FB">
          <w:rPr>
            <w:rFonts w:ascii="Cambria" w:hAnsi="Cambria"/>
            <w:sz w:val="28"/>
            <w:szCs w:val="28"/>
          </w:rPr>
          <w:t>Your</w:t>
        </w:r>
      </w:ins>
      <w:ins w:id="19412" w:author="Claire S" w:date="2026-06-05T09:15:00Z" w16du:dateUtc="2026-06-05T08:15:00Z">
        <w:r w:rsidR="004B2B7F">
          <w:rPr>
            <w:rFonts w:ascii="Cambria" w:hAnsi="Cambria"/>
            <w:sz w:val="28"/>
            <w:szCs w:val="28"/>
          </w:rPr>
          <w:t xml:space="preserve"> most expensive</w:t>
        </w:r>
        <w:r w:rsidR="00BE1E81">
          <w:rPr>
            <w:rFonts w:ascii="Cambria" w:hAnsi="Cambria"/>
            <w:sz w:val="28"/>
            <w:szCs w:val="28"/>
          </w:rPr>
          <w:t>, please,’ Savannah told the barman</w:t>
        </w:r>
      </w:ins>
      <w:ins w:id="19413" w:author="Claire S" w:date="2026-07-30T10:54:00Z" w16du:dateUtc="2026-07-30T09:54:00Z">
        <w:r w:rsidR="00613AE5">
          <w:rPr>
            <w:rFonts w:ascii="Cambria" w:hAnsi="Cambria"/>
            <w:sz w:val="28"/>
            <w:szCs w:val="28"/>
          </w:rPr>
          <w:t>, handing him her</w:t>
        </w:r>
      </w:ins>
      <w:ins w:id="19414" w:author="Claire S" w:date="2026-06-05T09:15:00Z" w16du:dateUtc="2026-06-05T08:15:00Z">
        <w:r w:rsidR="00BE1E81">
          <w:rPr>
            <w:rFonts w:ascii="Cambria" w:hAnsi="Cambria"/>
            <w:sz w:val="28"/>
            <w:szCs w:val="28"/>
          </w:rPr>
          <w:t xml:space="preserve"> </w:t>
        </w:r>
      </w:ins>
      <w:ins w:id="19415" w:author="Claire S" w:date="2026-07-30T10:53:00Z" w16du:dateUtc="2026-07-30T09:53:00Z">
        <w:r w:rsidR="00613AE5">
          <w:rPr>
            <w:rFonts w:ascii="Cambria" w:hAnsi="Cambria"/>
            <w:sz w:val="28"/>
            <w:szCs w:val="28"/>
          </w:rPr>
          <w:t>platinum</w:t>
        </w:r>
      </w:ins>
      <w:ins w:id="19416" w:author="Claire S" w:date="2026-06-05T09:15:00Z" w16du:dateUtc="2026-06-05T08:15:00Z">
        <w:r w:rsidR="00BE1E81">
          <w:rPr>
            <w:rFonts w:ascii="Cambria" w:hAnsi="Cambria"/>
            <w:sz w:val="28"/>
            <w:szCs w:val="28"/>
          </w:rPr>
          <w:t xml:space="preserve"> Amex. ‘</w:t>
        </w:r>
      </w:ins>
      <w:ins w:id="19417" w:author="Claire S" w:date="2026-06-05T10:18:00Z" w16du:dateUtc="2026-06-05T09:18:00Z">
        <w:r w:rsidR="004A27E0">
          <w:rPr>
            <w:rFonts w:ascii="Cambria" w:hAnsi="Cambria"/>
            <w:sz w:val="28"/>
            <w:szCs w:val="28"/>
          </w:rPr>
          <w:t>Run us a tab please</w:t>
        </w:r>
      </w:ins>
      <w:ins w:id="19418" w:author="Claire S" w:date="2026-06-05T10:24:00Z" w16du:dateUtc="2026-06-05T09:24:00Z">
        <w:r w:rsidR="00144B02">
          <w:rPr>
            <w:rFonts w:ascii="Cambria" w:hAnsi="Cambria"/>
            <w:sz w:val="28"/>
            <w:szCs w:val="28"/>
          </w:rPr>
          <w:t>, and w</w:t>
        </w:r>
      </w:ins>
      <w:ins w:id="19419" w:author="Claire S" w:date="2026-06-05T10:18:00Z" w16du:dateUtc="2026-06-05T09:18:00Z">
        <w:r w:rsidR="004A27E0">
          <w:rPr>
            <w:rFonts w:ascii="Cambria" w:hAnsi="Cambria"/>
            <w:sz w:val="28"/>
            <w:szCs w:val="28"/>
          </w:rPr>
          <w:t xml:space="preserve">e’ll </w:t>
        </w:r>
      </w:ins>
      <w:ins w:id="19420" w:author="Claire S" w:date="2026-06-05T09:15:00Z" w16du:dateUtc="2026-06-05T08:15:00Z">
        <w:r w:rsidR="004B2B7F">
          <w:rPr>
            <w:rFonts w:ascii="Cambria" w:hAnsi="Cambria"/>
            <w:sz w:val="28"/>
            <w:szCs w:val="28"/>
          </w:rPr>
          <w:t xml:space="preserve">sit </w:t>
        </w:r>
      </w:ins>
      <w:ins w:id="19421" w:author="Claire S" w:date="2026-06-05T10:24:00Z" w16du:dateUtc="2026-06-05T09:24:00Z">
        <w:r w:rsidR="00144B02">
          <w:rPr>
            <w:rFonts w:ascii="Cambria" w:hAnsi="Cambria"/>
            <w:sz w:val="28"/>
            <w:szCs w:val="28"/>
          </w:rPr>
          <w:t>down</w:t>
        </w:r>
      </w:ins>
      <w:ins w:id="19422" w:author="Claire S" w:date="2026-06-05T09:15:00Z" w16du:dateUtc="2026-06-05T08:15:00Z">
        <w:r w:rsidR="004B2B7F">
          <w:rPr>
            <w:rFonts w:ascii="Cambria" w:hAnsi="Cambria"/>
            <w:sz w:val="28"/>
            <w:szCs w:val="28"/>
          </w:rPr>
          <w:t>.</w:t>
        </w:r>
        <w:r w:rsidR="00BE1E81">
          <w:rPr>
            <w:rFonts w:ascii="Cambria" w:hAnsi="Cambria"/>
            <w:sz w:val="28"/>
            <w:szCs w:val="28"/>
          </w:rPr>
          <w:t>’</w:t>
        </w:r>
      </w:ins>
    </w:p>
    <w:p w14:paraId="5358E405" w14:textId="23C0A26B" w:rsidR="00BE1E81" w:rsidRDefault="00144B02" w:rsidP="00144B02">
      <w:pPr>
        <w:spacing w:line="360" w:lineRule="auto"/>
        <w:ind w:firstLine="720"/>
        <w:contextualSpacing/>
        <w:rPr>
          <w:ins w:id="19423" w:author="Claire S" w:date="2026-06-05T12:09:00Z" w16du:dateUtc="2026-06-05T11:09:00Z"/>
          <w:rFonts w:ascii="Cambria" w:hAnsi="Cambria"/>
          <w:sz w:val="28"/>
          <w:szCs w:val="28"/>
        </w:rPr>
      </w:pPr>
      <w:ins w:id="19424" w:author="Claire S" w:date="2026-06-05T10:25:00Z" w16du:dateUtc="2026-06-05T09:25:00Z">
        <w:r>
          <w:rPr>
            <w:rFonts w:ascii="Cambria" w:hAnsi="Cambria"/>
            <w:sz w:val="28"/>
            <w:szCs w:val="28"/>
          </w:rPr>
          <w:t xml:space="preserve">At a corner table, they slid </w:t>
        </w:r>
        <w:del w:id="19425" w:author="Daisy Watt" w:date="2026-06-23T14:28:00Z" w16du:dateUtc="2026-06-23T12:28:00Z">
          <w:r w:rsidDel="002472C8">
            <w:rPr>
              <w:rFonts w:ascii="Cambria" w:hAnsi="Cambria"/>
              <w:sz w:val="28"/>
              <w:szCs w:val="28"/>
            </w:rPr>
            <w:delText>i</w:delText>
          </w:r>
        </w:del>
      </w:ins>
      <w:ins w:id="19426" w:author="Daisy Watt" w:date="2026-06-23T14:28:00Z" w16du:dateUtc="2026-06-23T12:28:00Z">
        <w:r w:rsidR="002472C8">
          <w:rPr>
            <w:rFonts w:ascii="Cambria" w:hAnsi="Cambria"/>
            <w:sz w:val="28"/>
            <w:szCs w:val="28"/>
          </w:rPr>
          <w:t>o</w:t>
        </w:r>
      </w:ins>
      <w:ins w:id="19427" w:author="Claire S" w:date="2026-06-05T10:25:00Z" w16du:dateUtc="2026-06-05T09:25:00Z">
        <w:r>
          <w:rPr>
            <w:rFonts w:ascii="Cambria" w:hAnsi="Cambria"/>
            <w:sz w:val="28"/>
            <w:szCs w:val="28"/>
          </w:rPr>
          <w:t xml:space="preserve">nto the puffy banquettes. </w:t>
        </w:r>
      </w:ins>
      <w:ins w:id="19428" w:author="Claire S" w:date="2026-06-05T09:16:00Z" w16du:dateUtc="2026-06-05T08:16:00Z">
        <w:r w:rsidR="00BE1E81">
          <w:rPr>
            <w:rFonts w:ascii="Cambria" w:hAnsi="Cambria"/>
            <w:sz w:val="28"/>
            <w:szCs w:val="28"/>
          </w:rPr>
          <w:t xml:space="preserve"> </w:t>
        </w:r>
      </w:ins>
    </w:p>
    <w:p w14:paraId="505D999D" w14:textId="77777777" w:rsidR="00CA56B3" w:rsidRDefault="00CA56B3">
      <w:pPr>
        <w:spacing w:line="360" w:lineRule="auto"/>
        <w:ind w:firstLine="720"/>
        <w:contextualSpacing/>
        <w:rPr>
          <w:moveTo w:id="19429" w:author="Claire S" w:date="2026-06-05T12:09:00Z" w16du:dateUtc="2026-06-05T11:09:00Z"/>
          <w:rFonts w:ascii="Cambria" w:hAnsi="Cambria"/>
          <w:sz w:val="28"/>
          <w:szCs w:val="28"/>
        </w:rPr>
        <w:pPrChange w:id="19430" w:author="Claire S" w:date="2026-06-05T12:09:00Z" w16du:dateUtc="2026-06-05T11:09:00Z">
          <w:pPr>
            <w:spacing w:line="360" w:lineRule="auto"/>
            <w:contextualSpacing/>
          </w:pPr>
        </w:pPrChange>
      </w:pPr>
      <w:moveToRangeStart w:id="19431" w:author="Claire S" w:date="2026-06-05T12:09:00Z" w:name="move231553768"/>
      <w:moveTo w:id="19432" w:author="Claire S" w:date="2026-06-05T12:09:00Z" w16du:dateUtc="2026-06-05T11:09:00Z">
        <w:r>
          <w:rPr>
            <w:rFonts w:ascii="Cambria" w:hAnsi="Cambria"/>
            <w:sz w:val="28"/>
            <w:szCs w:val="28"/>
          </w:rPr>
          <w:t>‘I’m very sorry about Dex,’ Clara said sadly. ‘He was a good guy.’</w:t>
        </w:r>
      </w:moveTo>
    </w:p>
    <w:p w14:paraId="31DAEE88" w14:textId="18DB39E6" w:rsidR="00CA56B3" w:rsidDel="00E55EF1" w:rsidRDefault="00CA56B3" w:rsidP="00CA56B3">
      <w:pPr>
        <w:spacing w:line="360" w:lineRule="auto"/>
        <w:ind w:firstLine="720"/>
        <w:contextualSpacing/>
        <w:rPr>
          <w:del w:id="19433" w:author="Daisy Watt" w:date="2026-06-23T14:29:00Z" w16du:dateUtc="2026-06-23T12:29:00Z"/>
          <w:moveTo w:id="19434" w:author="Claire S" w:date="2026-06-05T12:09:00Z" w16du:dateUtc="2026-06-05T11:09:00Z"/>
          <w:rFonts w:ascii="Cambria" w:hAnsi="Cambria"/>
          <w:sz w:val="28"/>
          <w:szCs w:val="28"/>
        </w:rPr>
      </w:pPr>
      <w:moveTo w:id="19435" w:author="Claire S" w:date="2026-06-05T12:09:00Z" w16du:dateUtc="2026-06-05T11:09:00Z">
        <w:r>
          <w:rPr>
            <w:rFonts w:ascii="Cambria" w:hAnsi="Cambria"/>
            <w:sz w:val="28"/>
            <w:szCs w:val="28"/>
          </w:rPr>
          <w:t xml:space="preserve">‘Thanks.’ </w:t>
        </w:r>
        <w:del w:id="19436" w:author="Daisy Watt" w:date="2026-06-23T14:28:00Z" w16du:dateUtc="2026-06-23T12:28:00Z">
          <w:r w:rsidDel="00857242">
            <w:rPr>
              <w:rFonts w:ascii="Cambria" w:hAnsi="Cambria"/>
              <w:sz w:val="28"/>
              <w:szCs w:val="28"/>
            </w:rPr>
            <w:delText xml:space="preserve">As usual, </w:delText>
          </w:r>
        </w:del>
        <w:r>
          <w:rPr>
            <w:rFonts w:ascii="Cambria" w:hAnsi="Cambria"/>
            <w:sz w:val="28"/>
            <w:szCs w:val="28"/>
          </w:rPr>
          <w:t>Savannah felt the now-to-be-expected rush of hot tears. ‘I miss him every single second.</w:t>
        </w:r>
      </w:moveTo>
      <w:ins w:id="19437" w:author="Daisy Watt" w:date="2026-06-23T14:29:00Z" w16du:dateUtc="2026-06-23T12:29:00Z">
        <w:r w:rsidR="00E55EF1">
          <w:rPr>
            <w:rFonts w:ascii="Cambria" w:hAnsi="Cambria"/>
            <w:sz w:val="28"/>
            <w:szCs w:val="28"/>
          </w:rPr>
          <w:t xml:space="preserve"> </w:t>
        </w:r>
      </w:ins>
      <w:moveTo w:id="19438" w:author="Claire S" w:date="2026-06-05T12:09:00Z" w16du:dateUtc="2026-06-05T11:09:00Z">
        <w:del w:id="19439" w:author="Daisy Watt" w:date="2026-06-23T14:29:00Z" w16du:dateUtc="2026-06-23T12:29:00Z">
          <w:r w:rsidDel="00E55EF1">
            <w:rPr>
              <w:rFonts w:ascii="Cambria" w:hAnsi="Cambria"/>
              <w:sz w:val="28"/>
              <w:szCs w:val="28"/>
            </w:rPr>
            <w:delText>’</w:delText>
          </w:r>
        </w:del>
      </w:moveTo>
    </w:p>
    <w:p w14:paraId="36FDB0B9" w14:textId="4137C512" w:rsidR="00CA56B3" w:rsidDel="00E55EF1" w:rsidRDefault="00CA56B3" w:rsidP="00CA56B3">
      <w:pPr>
        <w:spacing w:line="360" w:lineRule="auto"/>
        <w:contextualSpacing/>
        <w:rPr>
          <w:del w:id="19440" w:author="Daisy Watt" w:date="2026-06-23T14:29:00Z" w16du:dateUtc="2026-06-23T12:29:00Z"/>
          <w:moveTo w:id="19441" w:author="Claire S" w:date="2026-06-05T12:09:00Z" w16du:dateUtc="2026-06-05T11:09:00Z"/>
          <w:rFonts w:ascii="Cambria" w:hAnsi="Cambria"/>
          <w:sz w:val="28"/>
          <w:szCs w:val="28"/>
        </w:rPr>
      </w:pPr>
      <w:moveTo w:id="19442" w:author="Claire S" w:date="2026-06-05T12:09:00Z" w16du:dateUtc="2026-06-05T11:09:00Z">
        <w:del w:id="19443" w:author="Daisy Watt" w:date="2026-06-23T14:29:00Z" w16du:dateUtc="2026-06-23T12:29:00Z">
          <w:r w:rsidDel="00E55EF1">
            <w:rPr>
              <w:rFonts w:ascii="Cambria" w:hAnsi="Cambria"/>
              <w:sz w:val="28"/>
              <w:szCs w:val="28"/>
            </w:rPr>
            <w:tab/>
            <w:delText xml:space="preserve">‘He helped me a lot at work.’ Clara could tell Savannah was emotional, but she wanted to impress on her how much she’d liked him. </w:delText>
          </w:r>
        </w:del>
      </w:moveTo>
    </w:p>
    <w:p w14:paraId="3D717077" w14:textId="139010A5" w:rsidR="00CA56B3" w:rsidRDefault="00CA56B3">
      <w:pPr>
        <w:spacing w:line="360" w:lineRule="auto"/>
        <w:ind w:firstLine="720"/>
        <w:contextualSpacing/>
        <w:rPr>
          <w:moveTo w:id="19444" w:author="Claire S" w:date="2026-06-05T12:09:00Z" w16du:dateUtc="2026-06-05T11:09:00Z"/>
          <w:rFonts w:ascii="Cambria" w:hAnsi="Cambria"/>
          <w:sz w:val="28"/>
          <w:szCs w:val="28"/>
        </w:rPr>
        <w:pPrChange w:id="19445" w:author="Daisy Watt" w:date="2026-06-23T14:29:00Z" w16du:dateUtc="2026-06-23T12:29:00Z">
          <w:pPr>
            <w:spacing w:line="360" w:lineRule="auto"/>
            <w:contextualSpacing/>
          </w:pPr>
        </w:pPrChange>
      </w:pPr>
      <w:moveTo w:id="19446" w:author="Claire S" w:date="2026-06-05T12:09:00Z" w16du:dateUtc="2026-06-05T11:09:00Z">
        <w:del w:id="19447" w:author="Daisy Watt" w:date="2026-06-23T14:29:00Z" w16du:dateUtc="2026-06-23T12:29:00Z">
          <w:r w:rsidDel="00E55EF1">
            <w:rPr>
              <w:rFonts w:ascii="Cambria" w:hAnsi="Cambria"/>
              <w:sz w:val="28"/>
              <w:szCs w:val="28"/>
            </w:rPr>
            <w:tab/>
            <w:delText>‘Yes, he was a thoroughly decent chap, as my dad would have said.’ Savannah took a breath to control the shake in her voice. ‘</w:delText>
          </w:r>
        </w:del>
        <w:r>
          <w:rPr>
            <w:rFonts w:ascii="Cambria" w:hAnsi="Cambria"/>
            <w:sz w:val="28"/>
            <w:szCs w:val="28"/>
          </w:rPr>
          <w:t>And I believe you were friends with Violet? His poor little assistant.’</w:t>
        </w:r>
      </w:moveTo>
    </w:p>
    <w:p w14:paraId="6EF44078" w14:textId="235CFE04" w:rsidR="00CA56B3" w:rsidRDefault="00CA56B3">
      <w:pPr>
        <w:spacing w:line="360" w:lineRule="auto"/>
        <w:ind w:firstLine="720"/>
        <w:contextualSpacing/>
        <w:rPr>
          <w:ins w:id="19448" w:author="Claire S" w:date="2026-06-05T09:15:00Z" w16du:dateUtc="2026-06-05T08:15:00Z"/>
          <w:rFonts w:ascii="Cambria" w:hAnsi="Cambria"/>
          <w:sz w:val="28"/>
          <w:szCs w:val="28"/>
        </w:rPr>
        <w:pPrChange w:id="19449" w:author="Claire S" w:date="2026-06-05T10:25:00Z" w16du:dateUtc="2026-06-05T09:25:00Z">
          <w:pPr>
            <w:spacing w:line="360" w:lineRule="auto"/>
            <w:contextualSpacing/>
          </w:pPr>
        </w:pPrChange>
      </w:pPr>
      <w:moveTo w:id="19450" w:author="Claire S" w:date="2026-06-05T12:09:00Z" w16du:dateUtc="2026-06-05T11:09:00Z">
        <w:del w:id="19451" w:author="Claire S" w:date="2026-06-05T12:09:00Z" w16du:dateUtc="2026-06-05T11:09:00Z">
          <w:r w:rsidDel="00CA56B3">
            <w:rPr>
              <w:rFonts w:ascii="Cambria" w:hAnsi="Cambria"/>
              <w:sz w:val="28"/>
              <w:szCs w:val="28"/>
            </w:rPr>
            <w:tab/>
          </w:r>
        </w:del>
        <w:r>
          <w:rPr>
            <w:rFonts w:ascii="Cambria" w:hAnsi="Cambria"/>
            <w:sz w:val="28"/>
            <w:szCs w:val="28"/>
          </w:rPr>
          <w:t>‘Yeah, good mates</w:t>
        </w:r>
        <w:del w:id="19452" w:author="Daisy Watt" w:date="2026-06-23T14:30:00Z" w16du:dateUtc="2026-06-23T12:30:00Z">
          <w:r w:rsidDel="009F29A4">
            <w:rPr>
              <w:rFonts w:ascii="Cambria" w:hAnsi="Cambria"/>
              <w:sz w:val="28"/>
              <w:szCs w:val="28"/>
            </w:rPr>
            <w:delText>,’ n</w:delText>
          </w:r>
        </w:del>
      </w:moveTo>
      <w:ins w:id="19453" w:author="Daisy Watt" w:date="2026-06-23T14:30:00Z" w16du:dateUtc="2026-06-23T12:30:00Z">
        <w:r w:rsidR="009F29A4">
          <w:rPr>
            <w:rFonts w:ascii="Cambria" w:hAnsi="Cambria"/>
            <w:sz w:val="28"/>
            <w:szCs w:val="28"/>
          </w:rPr>
          <w:t>.’ N</w:t>
        </w:r>
      </w:ins>
      <w:moveTo w:id="19454" w:author="Claire S" w:date="2026-06-05T12:09:00Z" w16du:dateUtc="2026-06-05T11:09:00Z">
        <w:r>
          <w:rPr>
            <w:rFonts w:ascii="Cambria" w:hAnsi="Cambria"/>
            <w:sz w:val="28"/>
            <w:szCs w:val="28"/>
          </w:rPr>
          <w:t xml:space="preserve">ow </w:t>
        </w:r>
        <w:del w:id="19455" w:author="Claire S" w:date="2026-07-30T11:06:00Z" w16du:dateUtc="2026-07-30T10:06:00Z">
          <w:r w:rsidDel="00D5555C">
            <w:rPr>
              <w:rFonts w:ascii="Cambria" w:hAnsi="Cambria"/>
              <w:sz w:val="28"/>
              <w:szCs w:val="28"/>
            </w:rPr>
            <w:delText xml:space="preserve">it was </w:delText>
          </w:r>
        </w:del>
        <w:r>
          <w:rPr>
            <w:rFonts w:ascii="Cambria" w:hAnsi="Cambria"/>
            <w:sz w:val="28"/>
            <w:szCs w:val="28"/>
          </w:rPr>
          <w:t>Clara</w:t>
        </w:r>
        <w:del w:id="19456" w:author="Claire S" w:date="2026-07-30T11:06:00Z" w16du:dateUtc="2026-07-30T10:06:00Z">
          <w:r w:rsidDel="00D5555C">
            <w:rPr>
              <w:rFonts w:ascii="Cambria" w:hAnsi="Cambria"/>
              <w:sz w:val="28"/>
              <w:szCs w:val="28"/>
            </w:rPr>
            <w:delText>’s turn to</w:delText>
          </w:r>
        </w:del>
        <w:r>
          <w:rPr>
            <w:rFonts w:ascii="Cambria" w:hAnsi="Cambria"/>
            <w:sz w:val="28"/>
            <w:szCs w:val="28"/>
          </w:rPr>
          <w:t xml:space="preserve"> look</w:t>
        </w:r>
      </w:moveTo>
      <w:ins w:id="19457" w:author="Claire S" w:date="2026-07-30T11:06:00Z" w16du:dateUtc="2026-07-30T10:06:00Z">
        <w:r w:rsidR="00D5555C">
          <w:rPr>
            <w:rFonts w:ascii="Cambria" w:hAnsi="Cambria"/>
            <w:sz w:val="28"/>
            <w:szCs w:val="28"/>
          </w:rPr>
          <w:t>ed</w:t>
        </w:r>
      </w:ins>
      <w:moveTo w:id="19458" w:author="Claire S" w:date="2026-06-05T12:09:00Z" w16du:dateUtc="2026-06-05T11:09:00Z">
        <w:r>
          <w:rPr>
            <w:rFonts w:ascii="Cambria" w:hAnsi="Cambria"/>
            <w:sz w:val="28"/>
            <w:szCs w:val="28"/>
          </w:rPr>
          <w:t xml:space="preserve"> teary.</w:t>
        </w:r>
      </w:moveTo>
      <w:moveToRangeEnd w:id="19431"/>
      <w:ins w:id="19459" w:author="Claire S" w:date="2026-07-30T10:54:00Z" w16du:dateUtc="2026-07-30T09:54:00Z">
        <w:r w:rsidR="00E80E29">
          <w:rPr>
            <w:rFonts w:ascii="Cambria" w:hAnsi="Cambria"/>
            <w:sz w:val="28"/>
            <w:szCs w:val="28"/>
          </w:rPr>
          <w:t xml:space="preserve"> ‘Very good mates.’</w:t>
        </w:r>
      </w:ins>
    </w:p>
    <w:p w14:paraId="767DADE6" w14:textId="78731C87" w:rsidR="00570CDC" w:rsidRDefault="00BE1E81">
      <w:pPr>
        <w:spacing w:line="360" w:lineRule="auto"/>
        <w:ind w:firstLine="720"/>
        <w:contextualSpacing/>
        <w:rPr>
          <w:ins w:id="19460" w:author="Claire S" w:date="2026-06-04T18:20:00Z" w16du:dateUtc="2026-06-04T17:20:00Z"/>
          <w:rFonts w:ascii="Cambria" w:hAnsi="Cambria"/>
          <w:sz w:val="28"/>
          <w:szCs w:val="28"/>
        </w:rPr>
        <w:pPrChange w:id="19461" w:author="Claire S" w:date="2026-06-05T09:15:00Z" w16du:dateUtc="2026-06-05T08:15:00Z">
          <w:pPr>
            <w:spacing w:line="360" w:lineRule="auto"/>
            <w:contextualSpacing/>
          </w:pPr>
        </w:pPrChange>
      </w:pPr>
      <w:ins w:id="19462" w:author="Claire S" w:date="2026-06-05T09:16:00Z" w16du:dateUtc="2026-06-05T08:16:00Z">
        <w:r>
          <w:rPr>
            <w:rFonts w:ascii="Cambria" w:hAnsi="Cambria"/>
            <w:sz w:val="28"/>
            <w:szCs w:val="28"/>
          </w:rPr>
          <w:t>‘</w:t>
        </w:r>
      </w:ins>
      <w:ins w:id="19463" w:author="Claire S" w:date="2026-06-04T20:31:00Z" w16du:dateUtc="2026-06-04T19:31:00Z">
        <w:r w:rsidR="00767765">
          <w:rPr>
            <w:rFonts w:ascii="Cambria" w:hAnsi="Cambria"/>
            <w:sz w:val="28"/>
            <w:szCs w:val="28"/>
          </w:rPr>
          <w:t>So, look</w:t>
        </w:r>
      </w:ins>
      <w:ins w:id="19464" w:author="Claire S" w:date="2026-06-04T18:19:00Z" w16du:dateUtc="2026-06-04T17:19:00Z">
        <w:r w:rsidR="00570CDC">
          <w:rPr>
            <w:rFonts w:ascii="Cambria" w:hAnsi="Cambria"/>
            <w:sz w:val="28"/>
            <w:szCs w:val="28"/>
          </w:rPr>
          <w:t xml:space="preserve">, </w:t>
        </w:r>
      </w:ins>
      <w:ins w:id="19465" w:author="Claire S" w:date="2026-06-05T12:09:00Z" w16du:dateUtc="2026-06-05T11:09:00Z">
        <w:r w:rsidR="00CA56B3">
          <w:rPr>
            <w:rFonts w:ascii="Cambria" w:hAnsi="Cambria"/>
            <w:sz w:val="28"/>
            <w:szCs w:val="28"/>
          </w:rPr>
          <w:t xml:space="preserve">what </w:t>
        </w:r>
      </w:ins>
      <w:ins w:id="19466" w:author="Claire S" w:date="2026-07-30T10:54:00Z" w16du:dateUtc="2026-07-30T09:54:00Z">
        <w:r w:rsidR="00E80E29">
          <w:rPr>
            <w:rFonts w:ascii="Cambria" w:hAnsi="Cambria"/>
            <w:sz w:val="28"/>
            <w:szCs w:val="28"/>
          </w:rPr>
          <w:t>do you know</w:t>
        </w:r>
      </w:ins>
      <w:ins w:id="19467" w:author="Claire S" w:date="2026-06-04T18:19:00Z" w16du:dateUtc="2026-06-04T17:19:00Z">
        <w:r w:rsidR="00570CDC">
          <w:rPr>
            <w:rFonts w:ascii="Cambria" w:hAnsi="Cambria"/>
            <w:sz w:val="28"/>
            <w:szCs w:val="28"/>
          </w:rPr>
          <w:t xml:space="preserve">?’ </w:t>
        </w:r>
        <w:del w:id="19468" w:author="Daisy Watt" w:date="2026-06-23T14:30:00Z" w16du:dateUtc="2026-06-23T12:30:00Z">
          <w:r w:rsidR="00570CDC" w:rsidDel="005E32F4">
            <w:rPr>
              <w:rFonts w:ascii="Cambria" w:hAnsi="Cambria"/>
              <w:sz w:val="28"/>
              <w:szCs w:val="28"/>
            </w:rPr>
            <w:delText>Savanah</w:delText>
          </w:r>
        </w:del>
      </w:ins>
      <w:ins w:id="19469" w:author="Daisy Watt" w:date="2026-06-23T14:30:00Z" w16du:dateUtc="2026-06-23T12:30:00Z">
        <w:r w:rsidR="005E32F4">
          <w:rPr>
            <w:rFonts w:ascii="Cambria" w:hAnsi="Cambria"/>
            <w:sz w:val="28"/>
            <w:szCs w:val="28"/>
          </w:rPr>
          <w:t>Savannah</w:t>
        </w:r>
      </w:ins>
      <w:ins w:id="19470" w:author="Claire S" w:date="2026-06-04T18:19:00Z" w16du:dateUtc="2026-06-04T17:19:00Z">
        <w:r w:rsidR="00570CDC">
          <w:rPr>
            <w:rFonts w:ascii="Cambria" w:hAnsi="Cambria"/>
            <w:sz w:val="28"/>
            <w:szCs w:val="28"/>
          </w:rPr>
          <w:t xml:space="preserve"> fiddled with her engagement ring. ‘</w:t>
        </w:r>
      </w:ins>
      <w:ins w:id="19471" w:author="Claire S" w:date="2026-06-04T18:20:00Z" w16du:dateUtc="2026-06-04T17:20:00Z">
        <w:r w:rsidR="00570CDC">
          <w:rPr>
            <w:rFonts w:ascii="Cambria" w:hAnsi="Cambria"/>
            <w:sz w:val="28"/>
            <w:szCs w:val="28"/>
          </w:rPr>
          <w:t xml:space="preserve">Did she </w:t>
        </w:r>
      </w:ins>
      <w:ins w:id="19472" w:author="Claire S" w:date="2026-06-05T10:25:00Z" w16du:dateUtc="2026-06-05T09:25:00Z">
        <w:r w:rsidR="00144B02">
          <w:rPr>
            <w:rFonts w:ascii="Cambria" w:hAnsi="Cambria"/>
            <w:sz w:val="28"/>
            <w:szCs w:val="28"/>
          </w:rPr>
          <w:t xml:space="preserve">really </w:t>
        </w:r>
      </w:ins>
      <w:ins w:id="19473" w:author="Claire S" w:date="2026-06-04T18:20:00Z" w16du:dateUtc="2026-06-04T17:20:00Z">
        <w:r w:rsidR="00570CDC">
          <w:rPr>
            <w:rFonts w:ascii="Cambria" w:hAnsi="Cambria"/>
            <w:sz w:val="28"/>
            <w:szCs w:val="28"/>
          </w:rPr>
          <w:t>have the hots for Dex?’</w:t>
        </w:r>
      </w:ins>
    </w:p>
    <w:p w14:paraId="4A3E6AC4" w14:textId="77966A90" w:rsidR="00570CDC" w:rsidRDefault="00570CDC" w:rsidP="00CD09E9">
      <w:pPr>
        <w:spacing w:line="360" w:lineRule="auto"/>
        <w:contextualSpacing/>
        <w:rPr>
          <w:ins w:id="19474" w:author="Claire S" w:date="2026-06-04T18:21:00Z" w16du:dateUtc="2026-06-04T17:21:00Z"/>
          <w:rFonts w:ascii="Cambria" w:hAnsi="Cambria"/>
          <w:sz w:val="28"/>
          <w:szCs w:val="28"/>
        </w:rPr>
      </w:pPr>
      <w:ins w:id="19475" w:author="Claire S" w:date="2026-06-04T18:20:00Z" w16du:dateUtc="2026-06-04T17:20:00Z">
        <w:r>
          <w:rPr>
            <w:rFonts w:ascii="Cambria" w:hAnsi="Cambria"/>
            <w:sz w:val="28"/>
            <w:szCs w:val="28"/>
          </w:rPr>
          <w:tab/>
          <w:t>‘She never told me if she did</w:t>
        </w:r>
        <w:del w:id="19476" w:author="Daisy Watt" w:date="2026-06-23T14:30:00Z" w16du:dateUtc="2026-06-23T12:30:00Z">
          <w:r w:rsidDel="000B5D56">
            <w:rPr>
              <w:rFonts w:ascii="Cambria" w:hAnsi="Cambria"/>
              <w:sz w:val="28"/>
              <w:szCs w:val="28"/>
            </w:rPr>
            <w:delText>,</w:delText>
          </w:r>
        </w:del>
      </w:ins>
      <w:ins w:id="19477" w:author="Daisy Watt" w:date="2026-06-23T14:30:00Z" w16du:dateUtc="2026-06-23T12:30:00Z">
        <w:r w:rsidR="000B5D56">
          <w:rPr>
            <w:rFonts w:ascii="Cambria" w:hAnsi="Cambria"/>
            <w:sz w:val="28"/>
            <w:szCs w:val="28"/>
          </w:rPr>
          <w:t>.</w:t>
        </w:r>
      </w:ins>
      <w:ins w:id="19478" w:author="Claire S" w:date="2026-06-04T18:20:00Z" w16du:dateUtc="2026-06-04T17:20:00Z">
        <w:r>
          <w:rPr>
            <w:rFonts w:ascii="Cambria" w:hAnsi="Cambria"/>
            <w:sz w:val="28"/>
            <w:szCs w:val="28"/>
          </w:rPr>
          <w:t xml:space="preserve">’ Clara </w:t>
        </w:r>
      </w:ins>
      <w:ins w:id="19479" w:author="Claire S" w:date="2026-07-30T11:07:00Z" w16du:dateUtc="2026-07-30T10:07:00Z">
        <w:r w:rsidR="00D5555C">
          <w:rPr>
            <w:rFonts w:ascii="Cambria" w:hAnsi="Cambria"/>
            <w:sz w:val="28"/>
            <w:szCs w:val="28"/>
          </w:rPr>
          <w:t>seem</w:t>
        </w:r>
      </w:ins>
      <w:ins w:id="19480" w:author="Claire S" w:date="2026-06-04T18:20:00Z" w16du:dateUtc="2026-06-04T17:20:00Z">
        <w:r>
          <w:rPr>
            <w:rFonts w:ascii="Cambria" w:hAnsi="Cambria"/>
            <w:sz w:val="28"/>
            <w:szCs w:val="28"/>
          </w:rPr>
          <w:t xml:space="preserve">ed very solemn, and Savannah found herself warming to the young woman, </w:t>
        </w:r>
        <w:r w:rsidRPr="00606DEB">
          <w:rPr>
            <w:rFonts w:ascii="Cambria" w:hAnsi="Cambria"/>
            <w:sz w:val="28"/>
            <w:szCs w:val="28"/>
          </w:rPr>
          <w:t xml:space="preserve">despite her terrible </w:t>
        </w:r>
      </w:ins>
      <w:ins w:id="19481" w:author="Claire S" w:date="2026-06-08T16:43:00Z" w16du:dateUtc="2026-06-08T15:43:00Z">
        <w:r w:rsidR="002549FB" w:rsidRPr="00606DEB">
          <w:rPr>
            <w:rFonts w:ascii="Cambria" w:hAnsi="Cambria"/>
            <w:sz w:val="28"/>
            <w:szCs w:val="28"/>
          </w:rPr>
          <w:t>pink hair</w:t>
        </w:r>
        <w:r w:rsidR="002549FB">
          <w:rPr>
            <w:rFonts w:ascii="Cambria" w:hAnsi="Cambria"/>
            <w:sz w:val="28"/>
            <w:szCs w:val="28"/>
          </w:rPr>
          <w:t xml:space="preserve"> and </w:t>
        </w:r>
      </w:ins>
      <w:ins w:id="19482" w:author="Claire S" w:date="2026-07-30T10:55:00Z" w16du:dateUtc="2026-07-30T09:55:00Z">
        <w:r w:rsidR="00E80E29">
          <w:rPr>
            <w:rFonts w:ascii="Cambria" w:hAnsi="Cambria"/>
            <w:sz w:val="28"/>
            <w:szCs w:val="28"/>
          </w:rPr>
          <w:t xml:space="preserve">bad </w:t>
        </w:r>
      </w:ins>
      <w:ins w:id="19483" w:author="Claire S" w:date="2026-06-04T20:32:00Z" w16du:dateUtc="2026-06-04T19:32:00Z">
        <w:r w:rsidR="001E053A">
          <w:rPr>
            <w:rFonts w:ascii="Cambria" w:hAnsi="Cambria"/>
            <w:sz w:val="28"/>
            <w:szCs w:val="28"/>
          </w:rPr>
          <w:t>roots</w:t>
        </w:r>
      </w:ins>
      <w:ins w:id="19484" w:author="Claire S" w:date="2026-06-04T18:20:00Z" w16du:dateUtc="2026-06-04T17:20:00Z">
        <w:r>
          <w:rPr>
            <w:rFonts w:ascii="Cambria" w:hAnsi="Cambria"/>
            <w:sz w:val="28"/>
            <w:szCs w:val="28"/>
          </w:rPr>
          <w:t xml:space="preserve">. </w:t>
        </w:r>
        <w:r w:rsidR="00F541F1">
          <w:rPr>
            <w:rFonts w:ascii="Cambria" w:hAnsi="Cambria"/>
            <w:sz w:val="28"/>
            <w:szCs w:val="28"/>
          </w:rPr>
          <w:t>‘But I wasn’t in a great place mysel</w:t>
        </w:r>
      </w:ins>
      <w:ins w:id="19485" w:author="Claire S" w:date="2026-06-04T18:21:00Z" w16du:dateUtc="2026-06-04T17:21:00Z">
        <w:r w:rsidR="00F541F1">
          <w:rPr>
            <w:rFonts w:ascii="Cambria" w:hAnsi="Cambria"/>
            <w:sz w:val="28"/>
            <w:szCs w:val="28"/>
          </w:rPr>
          <w:t>f last year</w:t>
        </w:r>
      </w:ins>
      <w:ins w:id="19486" w:author="Claire S" w:date="2026-07-30T10:55:00Z" w16du:dateUtc="2026-07-30T09:55:00Z">
        <w:r w:rsidR="00E80E29">
          <w:rPr>
            <w:rFonts w:ascii="Cambria" w:hAnsi="Cambria"/>
            <w:sz w:val="28"/>
            <w:szCs w:val="28"/>
          </w:rPr>
          <w:t>, after my ex. He was a</w:t>
        </w:r>
      </w:ins>
      <w:ins w:id="19487" w:author="Claire S" w:date="2026-07-30T11:23:00Z" w16du:dateUtc="2026-07-30T10:23:00Z">
        <w:r w:rsidR="004D0ED8">
          <w:rPr>
            <w:rFonts w:ascii="Cambria" w:hAnsi="Cambria"/>
            <w:sz w:val="28"/>
            <w:szCs w:val="28"/>
          </w:rPr>
          <w:t xml:space="preserve"> -</w:t>
        </w:r>
      </w:ins>
      <w:ins w:id="19488" w:author="Claire S" w:date="2026-07-30T11:07:00Z" w16du:dateUtc="2026-07-30T10:07:00Z">
        <w:r w:rsidR="00D5555C">
          <w:rPr>
            <w:rFonts w:ascii="Cambria" w:hAnsi="Cambria"/>
            <w:sz w:val="28"/>
            <w:szCs w:val="28"/>
          </w:rPr>
          <w:t>’ she met Savannah’s eyes bravely, ‘a</w:t>
        </w:r>
      </w:ins>
      <w:ins w:id="19489" w:author="Claire S" w:date="2026-07-30T10:55:00Z" w16du:dateUtc="2026-07-30T09:55:00Z">
        <w:r w:rsidR="00E80E29">
          <w:rPr>
            <w:rFonts w:ascii="Cambria" w:hAnsi="Cambria"/>
            <w:sz w:val="28"/>
            <w:szCs w:val="28"/>
          </w:rPr>
          <w:t xml:space="preserve"> cheating bastard.</w:t>
        </w:r>
      </w:ins>
      <w:ins w:id="19490" w:author="Claire S" w:date="2026-06-04T18:21:00Z" w16du:dateUtc="2026-06-04T17:21:00Z">
        <w:r w:rsidR="00F541F1">
          <w:rPr>
            <w:rFonts w:ascii="Cambria" w:hAnsi="Cambria"/>
            <w:sz w:val="28"/>
            <w:szCs w:val="28"/>
          </w:rPr>
          <w:t>’</w:t>
        </w:r>
      </w:ins>
    </w:p>
    <w:p w14:paraId="12298D6B" w14:textId="37CBD045" w:rsidR="00F541F1" w:rsidRDefault="00F541F1" w:rsidP="00CD09E9">
      <w:pPr>
        <w:spacing w:line="360" w:lineRule="auto"/>
        <w:contextualSpacing/>
        <w:rPr>
          <w:ins w:id="19491" w:author="Claire S" w:date="2026-06-04T18:21:00Z" w16du:dateUtc="2026-06-04T17:21:00Z"/>
          <w:rFonts w:ascii="Cambria" w:hAnsi="Cambria"/>
          <w:sz w:val="28"/>
          <w:szCs w:val="28"/>
        </w:rPr>
      </w:pPr>
      <w:ins w:id="19492" w:author="Claire S" w:date="2026-06-04T18:21:00Z" w16du:dateUtc="2026-06-04T17:21:00Z">
        <w:r>
          <w:rPr>
            <w:rFonts w:ascii="Cambria" w:hAnsi="Cambria"/>
            <w:sz w:val="28"/>
            <w:szCs w:val="28"/>
          </w:rPr>
          <w:tab/>
          <w:t>‘</w:t>
        </w:r>
      </w:ins>
      <w:ins w:id="19493" w:author="Claire S" w:date="2026-07-30T10:56:00Z" w16du:dateUtc="2026-07-30T09:56:00Z">
        <w:r w:rsidR="00E80E29">
          <w:rPr>
            <w:rFonts w:ascii="Cambria" w:hAnsi="Cambria"/>
            <w:sz w:val="28"/>
            <w:szCs w:val="28"/>
          </w:rPr>
          <w:t>Sounds like my ex</w:t>
        </w:r>
      </w:ins>
      <w:ins w:id="19494" w:author="Claire S" w:date="2026-07-30T11:07:00Z" w16du:dateUtc="2026-07-30T10:07:00Z">
        <w:r w:rsidR="00D5555C">
          <w:rPr>
            <w:rFonts w:ascii="Cambria" w:hAnsi="Cambria"/>
            <w:sz w:val="28"/>
            <w:szCs w:val="28"/>
          </w:rPr>
          <w:t>-</w:t>
        </w:r>
      </w:ins>
      <w:ins w:id="19495" w:author="Claire S" w:date="2026-07-30T10:56:00Z" w16du:dateUtc="2026-07-30T09:56:00Z">
        <w:r w:rsidR="00E80E29">
          <w:rPr>
            <w:rFonts w:ascii="Cambria" w:hAnsi="Cambria"/>
            <w:sz w:val="28"/>
            <w:szCs w:val="28"/>
          </w:rPr>
          <w:t>husband</w:t>
        </w:r>
      </w:ins>
      <w:ins w:id="19496" w:author="Daisy Watt" w:date="2026-06-23T04:09:00Z" w16du:dateUtc="2026-06-23T02:09:00Z">
        <w:del w:id="19497" w:author="Claire S" w:date="2026-07-30T10:56:00Z" w16du:dateUtc="2026-07-30T09:56:00Z">
          <w:r w:rsidR="007B536A" w:rsidDel="00E80E29">
            <w:rPr>
              <w:rFonts w:ascii="Cambria" w:hAnsi="Cambria"/>
              <w:sz w:val="28"/>
              <w:szCs w:val="28"/>
            </w:rPr>
            <w:delText>,</w:delText>
          </w:r>
        </w:del>
      </w:ins>
      <w:ins w:id="19498" w:author="Claire S" w:date="2026-06-04T18:21:00Z" w16du:dateUtc="2026-06-04T17:21:00Z">
        <w:r>
          <w:rPr>
            <w:rFonts w:ascii="Cambria" w:hAnsi="Cambria"/>
            <w:sz w:val="28"/>
            <w:szCs w:val="28"/>
          </w:rPr>
          <w:t xml:space="preserve">.’ </w:t>
        </w:r>
      </w:ins>
      <w:ins w:id="19499" w:author="Claire S" w:date="2026-06-04T20:32:00Z" w16du:dateUtc="2026-06-04T19:32:00Z">
        <w:r w:rsidR="001E053A">
          <w:rPr>
            <w:rFonts w:ascii="Cambria" w:hAnsi="Cambria"/>
            <w:sz w:val="28"/>
            <w:szCs w:val="28"/>
          </w:rPr>
          <w:t>S</w:t>
        </w:r>
      </w:ins>
      <w:ins w:id="19500" w:author="Claire S" w:date="2026-06-05T10:25:00Z" w16du:dateUtc="2026-06-05T09:25:00Z">
        <w:r w:rsidR="002D4ACA">
          <w:rPr>
            <w:rFonts w:ascii="Cambria" w:hAnsi="Cambria"/>
            <w:sz w:val="28"/>
            <w:szCs w:val="28"/>
          </w:rPr>
          <w:t>avannah</w:t>
        </w:r>
      </w:ins>
      <w:ins w:id="19501" w:author="Claire S" w:date="2026-06-04T20:32:00Z" w16du:dateUtc="2026-06-04T19:32:00Z">
        <w:r w:rsidR="001E053A">
          <w:rPr>
            <w:rFonts w:ascii="Cambria" w:hAnsi="Cambria"/>
            <w:sz w:val="28"/>
            <w:szCs w:val="28"/>
          </w:rPr>
          <w:t xml:space="preserve"> broke off as t</w:t>
        </w:r>
      </w:ins>
      <w:ins w:id="19502" w:author="Claire S" w:date="2026-06-04T18:21:00Z" w16du:dateUtc="2026-06-04T17:21:00Z">
        <w:r>
          <w:rPr>
            <w:rFonts w:ascii="Cambria" w:hAnsi="Cambria"/>
            <w:sz w:val="28"/>
            <w:szCs w:val="28"/>
          </w:rPr>
          <w:t>he waiter brought their drinks.</w:t>
        </w:r>
        <w:r w:rsidR="00634BF1">
          <w:rPr>
            <w:rFonts w:ascii="Cambria" w:hAnsi="Cambria"/>
            <w:sz w:val="28"/>
            <w:szCs w:val="28"/>
          </w:rPr>
          <w:t xml:space="preserve"> ‘</w:t>
        </w:r>
      </w:ins>
      <w:ins w:id="19503" w:author="Claire S" w:date="2026-06-04T18:23:00Z" w16du:dateUtc="2026-06-04T17:23:00Z">
        <w:r w:rsidR="007C090D">
          <w:rPr>
            <w:rFonts w:ascii="Cambria" w:hAnsi="Cambria"/>
            <w:sz w:val="28"/>
            <w:szCs w:val="28"/>
          </w:rPr>
          <w:t>Thanks</w:t>
        </w:r>
      </w:ins>
      <w:ins w:id="19504" w:author="Claire S" w:date="2026-06-04T20:32:00Z" w16du:dateUtc="2026-06-04T19:32:00Z">
        <w:r w:rsidR="001E053A">
          <w:rPr>
            <w:rFonts w:ascii="Cambria" w:hAnsi="Cambria"/>
            <w:sz w:val="28"/>
            <w:szCs w:val="28"/>
          </w:rPr>
          <w:t>, darling</w:t>
        </w:r>
      </w:ins>
      <w:ins w:id="19505" w:author="Claire S" w:date="2026-06-04T18:23:00Z" w16du:dateUtc="2026-06-04T17:23:00Z">
        <w:r w:rsidR="007C090D">
          <w:rPr>
            <w:rFonts w:ascii="Cambria" w:hAnsi="Cambria"/>
            <w:sz w:val="28"/>
            <w:szCs w:val="28"/>
          </w:rPr>
          <w:t xml:space="preserve">. </w:t>
        </w:r>
      </w:ins>
      <w:ins w:id="19506" w:author="Claire S" w:date="2026-06-04T18:21:00Z" w16du:dateUtc="2026-06-04T17:21:00Z">
        <w:r w:rsidR="00634BF1">
          <w:rPr>
            <w:rFonts w:ascii="Cambria" w:hAnsi="Cambria"/>
            <w:sz w:val="28"/>
            <w:szCs w:val="28"/>
          </w:rPr>
          <w:t xml:space="preserve">Sisters in </w:t>
        </w:r>
      </w:ins>
      <w:ins w:id="19507" w:author="Claire S" w:date="2026-07-30T10:56:00Z" w16du:dateUtc="2026-07-30T09:56:00Z">
        <w:r w:rsidR="00E80E29">
          <w:rPr>
            <w:rFonts w:ascii="Cambria" w:hAnsi="Cambria"/>
            <w:sz w:val="28"/>
            <w:szCs w:val="28"/>
          </w:rPr>
          <w:t>pain</w:t>
        </w:r>
      </w:ins>
      <w:ins w:id="19508" w:author="Claire S" w:date="2026-06-04T18:21:00Z" w16du:dateUtc="2026-06-04T17:21:00Z">
        <w:r w:rsidR="00634BF1">
          <w:rPr>
            <w:rFonts w:ascii="Cambria" w:hAnsi="Cambria"/>
            <w:sz w:val="28"/>
            <w:szCs w:val="28"/>
          </w:rPr>
          <w:t>.’</w:t>
        </w:r>
      </w:ins>
      <w:ins w:id="19509" w:author="Claire S" w:date="2026-06-05T11:31:00Z" w16du:dateUtc="2026-06-05T10:31:00Z">
        <w:r w:rsidR="00321C5B">
          <w:rPr>
            <w:rFonts w:ascii="Cambria" w:hAnsi="Cambria"/>
            <w:sz w:val="28"/>
            <w:szCs w:val="28"/>
          </w:rPr>
          <w:t xml:space="preserve"> She toasted Clara</w:t>
        </w:r>
      </w:ins>
      <w:ins w:id="19510" w:author="Claire S" w:date="2026-07-30T10:50:00Z" w16du:dateUtc="2026-07-30T09:50:00Z">
        <w:r w:rsidR="00606DEB">
          <w:rPr>
            <w:rFonts w:ascii="Cambria" w:hAnsi="Cambria"/>
            <w:sz w:val="28"/>
            <w:szCs w:val="28"/>
          </w:rPr>
          <w:t>, noticing</w:t>
        </w:r>
      </w:ins>
      <w:ins w:id="19511" w:author="Claire S" w:date="2026-06-05T12:07:00Z" w16du:dateUtc="2026-06-05T11:07:00Z">
        <w:r w:rsidR="00CA56B3" w:rsidRPr="00AA408C">
          <w:rPr>
            <w:rFonts w:ascii="Cambria" w:hAnsi="Cambria"/>
            <w:color w:val="000000" w:themeColor="text1"/>
            <w:sz w:val="28"/>
            <w:szCs w:val="28"/>
          </w:rPr>
          <w:t xml:space="preserve"> </w:t>
        </w:r>
        <w:r w:rsidR="00CA56B3">
          <w:rPr>
            <w:rFonts w:ascii="Cambria" w:hAnsi="Cambria"/>
            <w:color w:val="000000" w:themeColor="text1"/>
            <w:sz w:val="28"/>
            <w:szCs w:val="28"/>
          </w:rPr>
          <w:t>the young woman had lovely</w:t>
        </w:r>
        <w:r w:rsidR="00CA56B3" w:rsidRPr="00AA408C">
          <w:rPr>
            <w:rFonts w:ascii="Cambria" w:hAnsi="Cambria"/>
            <w:color w:val="000000" w:themeColor="text1"/>
            <w:sz w:val="28"/>
            <w:szCs w:val="28"/>
          </w:rPr>
          <w:t xml:space="preserve"> </w:t>
        </w:r>
      </w:ins>
      <w:ins w:id="19512" w:author="Claire S" w:date="2026-07-30T10:51:00Z" w16du:dateUtc="2026-07-30T09:51:00Z">
        <w:r w:rsidR="00606DEB">
          <w:rPr>
            <w:rFonts w:ascii="Cambria" w:hAnsi="Cambria"/>
            <w:color w:val="000000" w:themeColor="text1"/>
            <w:sz w:val="28"/>
            <w:szCs w:val="28"/>
          </w:rPr>
          <w:t>brown</w:t>
        </w:r>
      </w:ins>
      <w:ins w:id="19513" w:author="Claire S" w:date="2026-06-05T12:07:00Z" w16du:dateUtc="2026-06-05T11:07:00Z">
        <w:r w:rsidR="00CA56B3" w:rsidRPr="00AA408C">
          <w:rPr>
            <w:rFonts w:ascii="Cambria" w:hAnsi="Cambria"/>
            <w:color w:val="000000" w:themeColor="text1"/>
            <w:sz w:val="28"/>
            <w:szCs w:val="28"/>
          </w:rPr>
          <w:t xml:space="preserve"> eyes</w:t>
        </w:r>
        <w:r w:rsidR="00CA56B3">
          <w:rPr>
            <w:rFonts w:ascii="Cambria" w:hAnsi="Cambria"/>
            <w:color w:val="000000" w:themeColor="text1"/>
            <w:sz w:val="28"/>
            <w:szCs w:val="28"/>
          </w:rPr>
          <w:t>,</w:t>
        </w:r>
        <w:r w:rsidR="00CA56B3" w:rsidRPr="00AA408C">
          <w:rPr>
            <w:rFonts w:ascii="Cambria" w:hAnsi="Cambria"/>
            <w:color w:val="000000" w:themeColor="text1"/>
            <w:sz w:val="28"/>
            <w:szCs w:val="28"/>
          </w:rPr>
          <w:t xml:space="preserve"> clear and bright</w:t>
        </w:r>
        <w:r w:rsidR="00CA56B3">
          <w:rPr>
            <w:rFonts w:ascii="Cambria" w:hAnsi="Cambria"/>
            <w:color w:val="000000" w:themeColor="text1"/>
            <w:sz w:val="28"/>
            <w:szCs w:val="28"/>
          </w:rPr>
          <w:t>.</w:t>
        </w:r>
      </w:ins>
      <w:ins w:id="19514" w:author="Claire S" w:date="2026-07-30T11:23:00Z" w16du:dateUtc="2026-07-30T10:23:00Z">
        <w:r w:rsidR="004D0ED8">
          <w:rPr>
            <w:rFonts w:ascii="Cambria" w:hAnsi="Cambria"/>
            <w:color w:val="000000" w:themeColor="text1"/>
            <w:sz w:val="28"/>
            <w:szCs w:val="28"/>
          </w:rPr>
          <w:t xml:space="preserve"> ‘So</w:t>
        </w:r>
      </w:ins>
      <w:ins w:id="19515" w:author="Claire S" w:date="2026-07-30T11:24:00Z" w16du:dateUtc="2026-07-30T10:24:00Z">
        <w:r w:rsidR="004D0ED8">
          <w:rPr>
            <w:rFonts w:ascii="Cambria" w:hAnsi="Cambria"/>
            <w:color w:val="000000" w:themeColor="text1"/>
            <w:sz w:val="28"/>
            <w:szCs w:val="28"/>
          </w:rPr>
          <w:t>,</w:t>
        </w:r>
      </w:ins>
      <w:ins w:id="19516" w:author="Claire S" w:date="2026-07-30T11:23:00Z" w16du:dateUtc="2026-07-30T10:23:00Z">
        <w:r w:rsidR="004D0ED8">
          <w:rPr>
            <w:rFonts w:ascii="Cambria" w:hAnsi="Cambria"/>
            <w:color w:val="000000" w:themeColor="text1"/>
            <w:sz w:val="28"/>
            <w:szCs w:val="28"/>
          </w:rPr>
          <w:t xml:space="preserve"> let’s make a plan.’</w:t>
        </w:r>
      </w:ins>
    </w:p>
    <w:p w14:paraId="722ABC1D" w14:textId="62DFADA8" w:rsidR="004E57D9" w:rsidRDefault="00634BF1" w:rsidP="004E57D9">
      <w:pPr>
        <w:spacing w:line="360" w:lineRule="auto"/>
        <w:contextualSpacing/>
        <w:rPr>
          <w:moveTo w:id="19517" w:author="Claire S" w:date="2026-06-05T15:36:00Z" w16du:dateUtc="2026-06-05T14:36:00Z"/>
          <w:rFonts w:ascii="Cambria" w:hAnsi="Cambria"/>
          <w:sz w:val="28"/>
          <w:szCs w:val="28"/>
        </w:rPr>
      </w:pPr>
      <w:ins w:id="19518" w:author="Claire S" w:date="2026-06-04T18:21:00Z" w16du:dateUtc="2026-06-04T17:21:00Z">
        <w:r>
          <w:rPr>
            <w:rFonts w:ascii="Cambria" w:hAnsi="Cambria"/>
            <w:sz w:val="28"/>
            <w:szCs w:val="28"/>
          </w:rPr>
          <w:tab/>
          <w:t>‘</w:t>
        </w:r>
      </w:ins>
      <w:ins w:id="19519" w:author="Claire S" w:date="2026-07-30T11:23:00Z" w16du:dateUtc="2026-07-30T10:23:00Z">
        <w:r w:rsidR="004D0ED8">
          <w:rPr>
            <w:rFonts w:ascii="Cambria" w:hAnsi="Cambria"/>
            <w:sz w:val="28"/>
            <w:szCs w:val="28"/>
          </w:rPr>
          <w:t>Sure</w:t>
        </w:r>
      </w:ins>
      <w:ins w:id="19520" w:author="Claire S" w:date="2026-06-04T18:21:00Z" w16du:dateUtc="2026-06-04T17:21:00Z">
        <w:del w:id="19521" w:author="Daisy Watt" w:date="2026-06-23T14:32:00Z" w16du:dateUtc="2026-06-23T12:32:00Z">
          <w:r w:rsidRPr="00E80E29" w:rsidDel="002535BA">
            <w:rPr>
              <w:rFonts w:ascii="Cambria" w:hAnsi="Cambria"/>
              <w:sz w:val="28"/>
              <w:szCs w:val="28"/>
            </w:rPr>
            <w:delText>,</w:delText>
          </w:r>
        </w:del>
      </w:ins>
      <w:ins w:id="19522" w:author="Daisy Watt" w:date="2026-06-23T14:32:00Z" w16du:dateUtc="2026-06-23T12:32:00Z">
        <w:r w:rsidR="002535BA" w:rsidRPr="00E80E29">
          <w:rPr>
            <w:rFonts w:ascii="Cambria" w:hAnsi="Cambria"/>
            <w:sz w:val="28"/>
            <w:szCs w:val="28"/>
          </w:rPr>
          <w:t>.</w:t>
        </w:r>
      </w:ins>
      <w:ins w:id="19523" w:author="Claire S" w:date="2026-06-04T18:21:00Z" w16du:dateUtc="2026-06-04T17:21:00Z">
        <w:r w:rsidRPr="00E80E29">
          <w:rPr>
            <w:rFonts w:ascii="Cambria" w:hAnsi="Cambria"/>
            <w:sz w:val="28"/>
            <w:szCs w:val="28"/>
          </w:rPr>
          <w:t>’ Clara</w:t>
        </w:r>
      </w:ins>
      <w:ins w:id="19524" w:author="Claire S" w:date="2026-07-30T10:56:00Z" w16du:dateUtc="2026-07-30T09:56:00Z">
        <w:r w:rsidR="00E80E29" w:rsidRPr="00E80E29">
          <w:rPr>
            <w:rFonts w:ascii="Cambria" w:hAnsi="Cambria"/>
            <w:sz w:val="28"/>
            <w:szCs w:val="28"/>
            <w:rPrChange w:id="19525" w:author="Claire S" w:date="2026-07-30T10:56:00Z" w16du:dateUtc="2026-07-30T09:56:00Z">
              <w:rPr>
                <w:rFonts w:ascii="Cambria" w:hAnsi="Cambria"/>
                <w:sz w:val="28"/>
                <w:szCs w:val="28"/>
                <w:highlight w:val="green"/>
              </w:rPr>
            </w:rPrChange>
          </w:rPr>
          <w:t xml:space="preserve">’s </w:t>
        </w:r>
      </w:ins>
      <w:ins w:id="19526" w:author="Claire S" w:date="2026-07-30T11:23:00Z" w16du:dateUtc="2026-07-30T10:23:00Z">
        <w:r w:rsidR="004D0ED8">
          <w:rPr>
            <w:rFonts w:ascii="Cambria" w:hAnsi="Cambria"/>
            <w:sz w:val="28"/>
            <w:szCs w:val="28"/>
          </w:rPr>
          <w:t>cheeks</w:t>
        </w:r>
      </w:ins>
      <w:ins w:id="19527" w:author="Claire S" w:date="2026-07-30T10:56:00Z" w16du:dateUtc="2026-07-30T09:56:00Z">
        <w:r w:rsidR="00E80E29" w:rsidRPr="00E80E29">
          <w:rPr>
            <w:rFonts w:ascii="Cambria" w:hAnsi="Cambria"/>
            <w:sz w:val="28"/>
            <w:szCs w:val="28"/>
            <w:rPrChange w:id="19528" w:author="Claire S" w:date="2026-07-30T10:56:00Z" w16du:dateUtc="2026-07-30T09:56:00Z">
              <w:rPr>
                <w:rFonts w:ascii="Cambria" w:hAnsi="Cambria"/>
                <w:sz w:val="28"/>
                <w:szCs w:val="28"/>
                <w:highlight w:val="green"/>
              </w:rPr>
            </w:rPrChange>
          </w:rPr>
          <w:t xml:space="preserve"> still looked hot</w:t>
        </w:r>
      </w:ins>
      <w:ins w:id="19529" w:author="Claire S" w:date="2026-06-04T18:21:00Z" w16du:dateUtc="2026-06-04T17:21:00Z">
        <w:r w:rsidRPr="00E80E29">
          <w:rPr>
            <w:rFonts w:ascii="Cambria" w:hAnsi="Cambria"/>
            <w:sz w:val="28"/>
            <w:szCs w:val="28"/>
          </w:rPr>
          <w:t>. ‘</w:t>
        </w:r>
      </w:ins>
      <w:ins w:id="19530" w:author="Claire S" w:date="2026-07-30T11:24:00Z" w16du:dateUtc="2026-07-30T10:24:00Z">
        <w:r w:rsidR="004D0ED8">
          <w:rPr>
            <w:rFonts w:ascii="Cambria" w:hAnsi="Cambria"/>
            <w:sz w:val="28"/>
            <w:szCs w:val="28"/>
          </w:rPr>
          <w:t xml:space="preserve">But </w:t>
        </w:r>
      </w:ins>
      <w:ins w:id="19531" w:author="Claire S" w:date="2026-06-08T16:44:00Z" w16du:dateUtc="2026-06-08T15:44:00Z">
        <w:r w:rsidR="002115A5">
          <w:rPr>
            <w:rFonts w:ascii="Cambria" w:hAnsi="Cambria"/>
            <w:sz w:val="28"/>
            <w:szCs w:val="28"/>
          </w:rPr>
          <w:t xml:space="preserve">I let Violet down. She </w:t>
        </w:r>
      </w:ins>
      <w:ins w:id="19532" w:author="Claire S" w:date="2026-06-04T18:22:00Z" w16du:dateUtc="2026-06-04T17:22:00Z">
        <w:r>
          <w:rPr>
            <w:rFonts w:ascii="Cambria" w:hAnsi="Cambria"/>
            <w:sz w:val="28"/>
            <w:szCs w:val="28"/>
          </w:rPr>
          <w:t>wasn’t happy in the summer, an</w:t>
        </w:r>
      </w:ins>
      <w:ins w:id="19533" w:author="Claire S" w:date="2026-07-30T10:57:00Z" w16du:dateUtc="2026-07-30T09:57:00Z">
        <w:r w:rsidR="000665C5">
          <w:rPr>
            <w:rFonts w:ascii="Cambria" w:hAnsi="Cambria"/>
            <w:sz w:val="28"/>
            <w:szCs w:val="28"/>
          </w:rPr>
          <w:t>d</w:t>
        </w:r>
      </w:ins>
      <w:ins w:id="19534" w:author="Claire S" w:date="2026-06-05T15:36:00Z" w16du:dateUtc="2026-06-05T14:36:00Z">
        <w:r w:rsidR="004E57D9">
          <w:rPr>
            <w:rFonts w:ascii="Cambria" w:hAnsi="Cambria"/>
            <w:sz w:val="28"/>
            <w:szCs w:val="28"/>
          </w:rPr>
          <w:t xml:space="preserve"> </w:t>
        </w:r>
      </w:ins>
      <w:moveToRangeStart w:id="19535" w:author="Claire S" w:date="2026-06-05T15:36:00Z" w:name="move231566142"/>
      <w:moveTo w:id="19536" w:author="Claire S" w:date="2026-06-05T15:36:00Z" w16du:dateUtc="2026-06-05T14:36:00Z">
        <w:del w:id="19537" w:author="Claire S" w:date="2026-06-05T15:36:00Z" w16du:dateUtc="2026-06-05T14:36:00Z">
          <w:r w:rsidR="004E57D9" w:rsidDel="004E57D9">
            <w:rPr>
              <w:rFonts w:ascii="Cambria" w:hAnsi="Cambria"/>
              <w:sz w:val="28"/>
              <w:szCs w:val="28"/>
            </w:rPr>
            <w:tab/>
            <w:delText>‘</w:delText>
          </w:r>
        </w:del>
        <w:del w:id="19538" w:author="Claire S" w:date="2026-06-08T16:44:00Z" w16du:dateUtc="2026-06-08T15:44:00Z">
          <w:r w:rsidR="004E57D9" w:rsidDel="002115A5">
            <w:rPr>
              <w:rFonts w:ascii="Cambria" w:hAnsi="Cambria"/>
              <w:sz w:val="28"/>
              <w:szCs w:val="28"/>
            </w:rPr>
            <w:delText>I can’t help feeling I let Violet down</w:delText>
          </w:r>
        </w:del>
        <w:del w:id="19539" w:author="Claire S" w:date="2026-06-05T15:36:00Z" w16du:dateUtc="2026-06-05T14:36:00Z">
          <w:r w:rsidR="004E57D9" w:rsidDel="004E57D9">
            <w:rPr>
              <w:rFonts w:ascii="Cambria" w:hAnsi="Cambria"/>
              <w:sz w:val="28"/>
              <w:szCs w:val="28"/>
            </w:rPr>
            <w:delText>,’ Clara admitted sadly. ‘</w:delText>
          </w:r>
        </w:del>
        <w:del w:id="19540" w:author="Claire S" w:date="2026-06-08T16:44:00Z" w16du:dateUtc="2026-06-08T15:44:00Z">
          <w:r w:rsidR="004E57D9" w:rsidDel="002115A5">
            <w:rPr>
              <w:rFonts w:ascii="Cambria" w:hAnsi="Cambria"/>
              <w:sz w:val="28"/>
              <w:szCs w:val="28"/>
            </w:rPr>
            <w:delText xml:space="preserve">Looking back, </w:delText>
          </w:r>
        </w:del>
        <w:r w:rsidR="004E57D9">
          <w:rPr>
            <w:rFonts w:ascii="Cambria" w:hAnsi="Cambria"/>
            <w:sz w:val="28"/>
            <w:szCs w:val="28"/>
          </w:rPr>
          <w:t xml:space="preserve">I’m sure she tried to </w:t>
        </w:r>
        <w:del w:id="19541" w:author="Claire S" w:date="2026-06-08T16:44:00Z" w16du:dateUtc="2026-06-08T15:44:00Z">
          <w:r w:rsidR="004E57D9" w:rsidDel="008F2E41">
            <w:rPr>
              <w:rFonts w:ascii="Cambria" w:hAnsi="Cambria"/>
              <w:sz w:val="28"/>
              <w:szCs w:val="28"/>
            </w:rPr>
            <w:delText>tell m</w:delText>
          </w:r>
        </w:del>
      </w:moveTo>
      <w:ins w:id="19542" w:author="Claire S" w:date="2026-06-08T16:44:00Z" w16du:dateUtc="2026-06-08T15:44:00Z">
        <w:r w:rsidR="008F2E41">
          <w:rPr>
            <w:rFonts w:ascii="Cambria" w:hAnsi="Cambria"/>
            <w:sz w:val="28"/>
            <w:szCs w:val="28"/>
          </w:rPr>
          <w:t>say</w:t>
        </w:r>
      </w:ins>
      <w:moveTo w:id="19543" w:author="Claire S" w:date="2026-06-05T15:36:00Z" w16du:dateUtc="2026-06-05T14:36:00Z">
        <w:del w:id="19544" w:author="Claire S" w:date="2026-06-08T16:44:00Z" w16du:dateUtc="2026-06-08T15:44:00Z">
          <w:r w:rsidR="004E57D9" w:rsidDel="008F2E41">
            <w:rPr>
              <w:rFonts w:ascii="Cambria" w:hAnsi="Cambria"/>
              <w:sz w:val="28"/>
              <w:szCs w:val="28"/>
            </w:rPr>
            <w:delText>e</w:delText>
          </w:r>
        </w:del>
        <w:r w:rsidR="004E57D9">
          <w:rPr>
            <w:rFonts w:ascii="Cambria" w:hAnsi="Cambria"/>
            <w:sz w:val="28"/>
            <w:szCs w:val="28"/>
          </w:rPr>
          <w:t xml:space="preserve"> something about a guy who’d really hurt her ages ago</w:t>
        </w:r>
        <w:del w:id="19545" w:author="Claire S" w:date="2026-07-30T10:57:00Z" w16du:dateUtc="2026-07-30T09:57:00Z">
          <w:r w:rsidR="004E57D9" w:rsidDel="000665C5">
            <w:rPr>
              <w:rFonts w:ascii="Cambria" w:hAnsi="Cambria"/>
              <w:sz w:val="28"/>
              <w:szCs w:val="28"/>
            </w:rPr>
            <w:delText xml:space="preserve">, and </w:delText>
          </w:r>
        </w:del>
      </w:moveTo>
      <w:ins w:id="19546" w:author="Claire S" w:date="2026-07-30T10:57:00Z" w16du:dateUtc="2026-07-30T09:57:00Z">
        <w:r w:rsidR="000665C5">
          <w:rPr>
            <w:rFonts w:ascii="Cambria" w:hAnsi="Cambria"/>
            <w:sz w:val="28"/>
            <w:szCs w:val="28"/>
          </w:rPr>
          <w:t xml:space="preserve">. </w:t>
        </w:r>
      </w:ins>
      <w:moveTo w:id="19547" w:author="Claire S" w:date="2026-06-05T15:36:00Z" w16du:dateUtc="2026-06-05T14:36:00Z">
        <w:r w:rsidR="004E57D9">
          <w:rPr>
            <w:rFonts w:ascii="Cambria" w:hAnsi="Cambria"/>
            <w:sz w:val="28"/>
            <w:szCs w:val="28"/>
          </w:rPr>
          <w:t xml:space="preserve">I didn’t </w:t>
        </w:r>
        <w:del w:id="19548" w:author="Claire S" w:date="2026-07-30T11:07:00Z" w16du:dateUtc="2026-07-30T10:07:00Z">
          <w:r w:rsidR="004E57D9" w:rsidDel="00D5555C">
            <w:rPr>
              <w:rFonts w:ascii="Cambria" w:hAnsi="Cambria"/>
              <w:sz w:val="28"/>
              <w:szCs w:val="28"/>
            </w:rPr>
            <w:delText xml:space="preserve">really </w:delText>
          </w:r>
        </w:del>
        <w:r w:rsidR="004E57D9">
          <w:rPr>
            <w:rFonts w:ascii="Cambria" w:hAnsi="Cambria"/>
            <w:sz w:val="28"/>
            <w:szCs w:val="28"/>
          </w:rPr>
          <w:t xml:space="preserve">pay </w:t>
        </w:r>
      </w:moveTo>
      <w:ins w:id="19549" w:author="Claire S" w:date="2026-07-30T10:57:00Z" w16du:dateUtc="2026-07-30T09:57:00Z">
        <w:r w:rsidR="000665C5">
          <w:rPr>
            <w:rFonts w:ascii="Cambria" w:hAnsi="Cambria"/>
            <w:sz w:val="28"/>
            <w:szCs w:val="28"/>
          </w:rPr>
          <w:t xml:space="preserve">enough </w:t>
        </w:r>
      </w:ins>
      <w:moveTo w:id="19550" w:author="Claire S" w:date="2026-06-05T15:36:00Z" w16du:dateUtc="2026-06-05T14:36:00Z">
        <w:r w:rsidR="004E57D9">
          <w:rPr>
            <w:rFonts w:ascii="Cambria" w:hAnsi="Cambria"/>
            <w:sz w:val="28"/>
            <w:szCs w:val="28"/>
          </w:rPr>
          <w:t xml:space="preserve">attention.’ </w:t>
        </w:r>
      </w:moveTo>
    </w:p>
    <w:p w14:paraId="6C7F8F15" w14:textId="22195251" w:rsidR="004E57D9" w:rsidRDefault="004E57D9" w:rsidP="004E57D9">
      <w:pPr>
        <w:spacing w:line="360" w:lineRule="auto"/>
        <w:contextualSpacing/>
        <w:rPr>
          <w:moveTo w:id="19551" w:author="Claire S" w:date="2026-06-05T15:36:00Z" w16du:dateUtc="2026-06-05T14:36:00Z"/>
          <w:rFonts w:ascii="Cambria" w:hAnsi="Cambria"/>
          <w:sz w:val="28"/>
          <w:szCs w:val="28"/>
        </w:rPr>
      </w:pPr>
      <w:moveTo w:id="19552" w:author="Claire S" w:date="2026-06-05T15:36:00Z" w16du:dateUtc="2026-06-05T14:36:00Z">
        <w:r>
          <w:rPr>
            <w:rFonts w:ascii="Cambria" w:hAnsi="Cambria"/>
            <w:sz w:val="28"/>
            <w:szCs w:val="28"/>
          </w:rPr>
          <w:tab/>
          <w:t>‘But you don’t know who</w:t>
        </w:r>
      </w:moveTo>
      <w:ins w:id="19553" w:author="Claire S" w:date="2026-06-08T16:43:00Z" w16du:dateUtc="2026-06-08T15:43:00Z">
        <w:r w:rsidR="00AE6859">
          <w:rPr>
            <w:rFonts w:ascii="Cambria" w:hAnsi="Cambria"/>
            <w:sz w:val="28"/>
            <w:szCs w:val="28"/>
          </w:rPr>
          <w:t xml:space="preserve"> it was</w:t>
        </w:r>
      </w:ins>
      <w:moveTo w:id="19554" w:author="Claire S" w:date="2026-06-05T15:36:00Z" w16du:dateUtc="2026-06-05T14:36:00Z">
        <w:r>
          <w:rPr>
            <w:rFonts w:ascii="Cambria" w:hAnsi="Cambria"/>
            <w:sz w:val="28"/>
            <w:szCs w:val="28"/>
          </w:rPr>
          <w:t>?’</w:t>
        </w:r>
      </w:moveTo>
    </w:p>
    <w:p w14:paraId="74A0FDB4" w14:textId="60AD1658" w:rsidR="004E57D9" w:rsidRDefault="004E57D9" w:rsidP="004E57D9">
      <w:pPr>
        <w:spacing w:line="360" w:lineRule="auto"/>
        <w:contextualSpacing/>
        <w:rPr>
          <w:moveTo w:id="19555" w:author="Claire S" w:date="2026-06-05T15:36:00Z" w16du:dateUtc="2026-06-05T14:36:00Z"/>
          <w:rFonts w:ascii="Cambria" w:hAnsi="Cambria"/>
          <w:sz w:val="28"/>
          <w:szCs w:val="28"/>
        </w:rPr>
      </w:pPr>
      <w:moveTo w:id="19556" w:author="Claire S" w:date="2026-06-05T15:36:00Z" w16du:dateUtc="2026-06-05T14:36:00Z">
        <w:r>
          <w:rPr>
            <w:rFonts w:ascii="Cambria" w:hAnsi="Cambria"/>
            <w:sz w:val="28"/>
            <w:szCs w:val="28"/>
          </w:rPr>
          <w:tab/>
          <w:t>‘No</w:t>
        </w:r>
        <w:del w:id="19557" w:author="Daisy Watt" w:date="2026-06-23T14:33:00Z" w16du:dateUtc="2026-06-23T12:33:00Z">
          <w:r w:rsidDel="00732B25">
            <w:rPr>
              <w:rFonts w:ascii="Cambria" w:hAnsi="Cambria"/>
              <w:sz w:val="28"/>
              <w:szCs w:val="28"/>
            </w:rPr>
            <w:delText>,</w:delText>
          </w:r>
        </w:del>
      </w:moveTo>
      <w:ins w:id="19558" w:author="Daisy Watt" w:date="2026-06-23T14:33:00Z" w16du:dateUtc="2026-06-23T12:33:00Z">
        <w:r w:rsidR="00732B25">
          <w:rPr>
            <w:rFonts w:ascii="Cambria" w:hAnsi="Cambria"/>
            <w:sz w:val="28"/>
            <w:szCs w:val="28"/>
          </w:rPr>
          <w:t>.</w:t>
        </w:r>
      </w:ins>
      <w:moveTo w:id="19559" w:author="Claire S" w:date="2026-06-05T15:36:00Z" w16du:dateUtc="2026-06-05T14:36:00Z">
        <w:r>
          <w:rPr>
            <w:rFonts w:ascii="Cambria" w:hAnsi="Cambria"/>
            <w:sz w:val="28"/>
            <w:szCs w:val="28"/>
          </w:rPr>
          <w:t>’ Clara shook her head. ‘</w:t>
        </w:r>
      </w:moveTo>
      <w:ins w:id="19560" w:author="Claire S" w:date="2026-06-08T16:44:00Z" w16du:dateUtc="2026-06-08T15:44:00Z">
        <w:r w:rsidR="002115A5">
          <w:rPr>
            <w:rFonts w:ascii="Cambria" w:hAnsi="Cambria"/>
            <w:sz w:val="28"/>
            <w:szCs w:val="28"/>
          </w:rPr>
          <w:t xml:space="preserve">But </w:t>
        </w:r>
      </w:ins>
      <w:moveTo w:id="19561" w:author="Claire S" w:date="2026-06-05T15:36:00Z" w16du:dateUtc="2026-06-05T14:36:00Z">
        <w:r>
          <w:rPr>
            <w:rFonts w:ascii="Cambria" w:hAnsi="Cambria"/>
            <w:sz w:val="28"/>
            <w:szCs w:val="28"/>
          </w:rPr>
          <w:t>I bloody wish I did.’</w:t>
        </w:r>
      </w:moveTo>
    </w:p>
    <w:p w14:paraId="5F31E3F1" w14:textId="3FE6A241" w:rsidR="004E57D9" w:rsidDel="004E57D9" w:rsidRDefault="004E57D9" w:rsidP="004E57D9">
      <w:pPr>
        <w:spacing w:line="360" w:lineRule="auto"/>
        <w:contextualSpacing/>
        <w:rPr>
          <w:del w:id="19562" w:author="Claire S" w:date="2026-06-05T15:36:00Z" w16du:dateUtc="2026-06-05T14:36:00Z"/>
          <w:moveTo w:id="19563" w:author="Claire S" w:date="2026-06-05T15:36:00Z" w16du:dateUtc="2026-06-05T14:36:00Z"/>
          <w:rFonts w:ascii="Cambria" w:hAnsi="Cambria"/>
          <w:sz w:val="28"/>
          <w:szCs w:val="28"/>
        </w:rPr>
      </w:pPr>
      <w:ins w:id="19564" w:author="Claire S" w:date="2026-06-05T15:36:00Z" w16du:dateUtc="2026-06-05T14:36:00Z">
        <w:r>
          <w:rPr>
            <w:rFonts w:ascii="Cambria" w:hAnsi="Cambria"/>
            <w:sz w:val="28"/>
            <w:szCs w:val="28"/>
          </w:rPr>
          <w:tab/>
        </w:r>
      </w:ins>
    </w:p>
    <w:moveToRangeEnd w:id="19535"/>
    <w:p w14:paraId="193ACE7E" w14:textId="47F9AFBE" w:rsidR="00FA5CBC" w:rsidRDefault="00071CF6" w:rsidP="00034A56">
      <w:pPr>
        <w:spacing w:line="360" w:lineRule="auto"/>
        <w:contextualSpacing/>
        <w:rPr>
          <w:ins w:id="19565" w:author="Claire S" w:date="2026-06-04T18:25:00Z" w16du:dateUtc="2026-06-04T17:25:00Z"/>
          <w:rFonts w:ascii="Cambria" w:hAnsi="Cambria"/>
          <w:sz w:val="28"/>
          <w:szCs w:val="28"/>
        </w:rPr>
      </w:pPr>
      <w:ins w:id="19566" w:author="Daisy Watt" w:date="2026-06-23T14:33:00Z" w16du:dateUtc="2026-06-23T12:33:00Z">
        <w:del w:id="19567" w:author="Claire S" w:date="2026-07-30T10:57:00Z" w16du:dateUtc="2026-07-30T09:57:00Z">
          <w:r w:rsidRPr="00D00C27" w:rsidDel="00034A56">
            <w:rPr>
              <w:rFonts w:ascii="Cambria" w:hAnsi="Cambria"/>
              <w:sz w:val="28"/>
              <w:szCs w:val="28"/>
              <w:highlight w:val="green"/>
              <w:rPrChange w:id="19568" w:author="Daisy Watt" w:date="2026-06-23T14:34:00Z" w16du:dateUtc="2026-06-23T12:34:00Z">
                <w:rPr>
                  <w:rFonts w:ascii="Cambria" w:hAnsi="Cambria"/>
                  <w:sz w:val="28"/>
                  <w:szCs w:val="28"/>
                </w:rPr>
              </w:rPrChange>
            </w:rPr>
            <w:delText>a</w:delText>
          </w:r>
        </w:del>
      </w:ins>
      <w:ins w:id="19569" w:author="Claire S" w:date="2026-06-04T18:22:00Z" w16du:dateUtc="2026-06-04T17:22:00Z">
        <w:r w:rsidR="0082667E">
          <w:rPr>
            <w:rFonts w:ascii="Cambria" w:hAnsi="Cambria"/>
            <w:sz w:val="28"/>
            <w:szCs w:val="28"/>
          </w:rPr>
          <w:t>‘Hmm.</w:t>
        </w:r>
      </w:ins>
      <w:ins w:id="19570" w:author="Claire S" w:date="2026-06-04T18:23:00Z" w16du:dateUtc="2026-06-04T17:23:00Z">
        <w:r w:rsidR="008220F7">
          <w:rPr>
            <w:rFonts w:ascii="Cambria" w:hAnsi="Cambria"/>
            <w:sz w:val="28"/>
            <w:szCs w:val="28"/>
          </w:rPr>
          <w:t xml:space="preserve"> Well, no use crying over spil</w:t>
        </w:r>
      </w:ins>
      <w:ins w:id="19571" w:author="Daisy Watt" w:date="2026-06-16T17:37:00Z" w16du:dateUtc="2026-06-16T16:37:00Z">
        <w:r w:rsidR="00B50750">
          <w:rPr>
            <w:rFonts w:ascii="Cambria" w:hAnsi="Cambria"/>
            <w:sz w:val="28"/>
            <w:szCs w:val="28"/>
          </w:rPr>
          <w:t>led</w:t>
        </w:r>
      </w:ins>
      <w:ins w:id="19572" w:author="Claire S" w:date="2026-06-04T18:23:00Z" w16du:dateUtc="2026-06-04T17:23:00Z">
        <w:del w:id="19573" w:author="Daisy Watt" w:date="2026-06-16T17:37:00Z" w16du:dateUtc="2026-06-16T16:37:00Z">
          <w:r w:rsidR="008220F7" w:rsidDel="00B50750">
            <w:rPr>
              <w:rFonts w:ascii="Cambria" w:hAnsi="Cambria"/>
              <w:sz w:val="28"/>
              <w:szCs w:val="28"/>
            </w:rPr>
            <w:delText>t</w:delText>
          </w:r>
        </w:del>
        <w:r w:rsidR="008220F7">
          <w:rPr>
            <w:rFonts w:ascii="Cambria" w:hAnsi="Cambria"/>
            <w:sz w:val="28"/>
            <w:szCs w:val="28"/>
          </w:rPr>
          <w:t xml:space="preserve"> milk</w:t>
        </w:r>
      </w:ins>
      <w:ins w:id="19574" w:author="Daisy Watt" w:date="2026-06-16T17:37:00Z" w16du:dateUtc="2026-06-16T16:37:00Z">
        <w:del w:id="19575" w:author="Claire S" w:date="2026-07-30T13:09:00Z" w16du:dateUtc="2026-07-30T12:09:00Z">
          <w:r w:rsidR="00B50750" w:rsidDel="00FE780A">
            <w:rPr>
              <w:rFonts w:ascii="Cambria" w:hAnsi="Cambria"/>
              <w:sz w:val="28"/>
              <w:szCs w:val="28"/>
            </w:rPr>
            <w:delText>,</w:delText>
          </w:r>
        </w:del>
      </w:ins>
      <w:ins w:id="19576" w:author="Claire S" w:date="2026-06-04T18:23:00Z" w16du:dateUtc="2026-06-04T17:23:00Z">
        <w:r w:rsidR="008220F7">
          <w:rPr>
            <w:rFonts w:ascii="Cambria" w:hAnsi="Cambria"/>
            <w:sz w:val="28"/>
            <w:szCs w:val="28"/>
          </w:rPr>
          <w:t xml:space="preserve">.  </w:t>
        </w:r>
      </w:ins>
      <w:ins w:id="19577" w:author="Claire S" w:date="2026-07-30T11:24:00Z" w16du:dateUtc="2026-07-30T10:24:00Z">
        <w:r w:rsidR="00B95DF0">
          <w:rPr>
            <w:rFonts w:ascii="Cambria" w:hAnsi="Cambria"/>
            <w:sz w:val="28"/>
            <w:szCs w:val="28"/>
          </w:rPr>
          <w:t>We need to work out who</w:t>
        </w:r>
      </w:ins>
      <w:ins w:id="19578" w:author="Claire S" w:date="2026-07-30T13:09:00Z" w16du:dateUtc="2026-07-30T12:09:00Z">
        <w:r w:rsidR="00FE780A">
          <w:rPr>
            <w:rFonts w:ascii="Cambria" w:hAnsi="Cambria"/>
            <w:sz w:val="28"/>
            <w:szCs w:val="28"/>
          </w:rPr>
          <w:t>’</w:t>
        </w:r>
      </w:ins>
      <w:ins w:id="19579" w:author="Claire S" w:date="2026-07-30T11:24:00Z" w16du:dateUtc="2026-07-30T10:24:00Z">
        <w:r w:rsidR="00B95DF0">
          <w:rPr>
            <w:rFonts w:ascii="Cambria" w:hAnsi="Cambria"/>
            <w:sz w:val="28"/>
            <w:szCs w:val="28"/>
          </w:rPr>
          <w:t>s behind all this</w:t>
        </w:r>
      </w:ins>
      <w:ins w:id="19580" w:author="Claire S" w:date="2026-06-04T18:23:00Z" w16du:dateUtc="2026-06-04T17:23:00Z">
        <w:r w:rsidR="008220F7">
          <w:rPr>
            <w:rFonts w:ascii="Cambria" w:hAnsi="Cambria"/>
            <w:sz w:val="28"/>
            <w:szCs w:val="28"/>
          </w:rPr>
          <w:t>.’  S</w:t>
        </w:r>
      </w:ins>
      <w:ins w:id="19581" w:author="Claire S" w:date="2026-07-30T11:24:00Z" w16du:dateUtc="2026-07-30T10:24:00Z">
        <w:r w:rsidR="00B95DF0">
          <w:rPr>
            <w:rFonts w:ascii="Cambria" w:hAnsi="Cambria"/>
            <w:sz w:val="28"/>
            <w:szCs w:val="28"/>
          </w:rPr>
          <w:t xml:space="preserve">avannah </w:t>
        </w:r>
      </w:ins>
      <w:ins w:id="19582" w:author="Claire S" w:date="2026-06-04T18:23:00Z" w16du:dateUtc="2026-06-04T17:23:00Z">
        <w:r w:rsidR="008220F7">
          <w:rPr>
            <w:rFonts w:ascii="Cambria" w:hAnsi="Cambria"/>
            <w:sz w:val="28"/>
            <w:szCs w:val="28"/>
          </w:rPr>
          <w:t>waved the waiter</w:t>
        </w:r>
      </w:ins>
      <w:ins w:id="19583" w:author="Claire S" w:date="2026-06-05T09:17:00Z" w16du:dateUtc="2026-06-05T08:17:00Z">
        <w:r w:rsidR="007910EF">
          <w:rPr>
            <w:rFonts w:ascii="Cambria" w:hAnsi="Cambria"/>
            <w:sz w:val="28"/>
            <w:szCs w:val="28"/>
          </w:rPr>
          <w:t xml:space="preserve"> over</w:t>
        </w:r>
      </w:ins>
      <w:ins w:id="19584" w:author="Claire S" w:date="2026-07-30T11:25:00Z" w16du:dateUtc="2026-07-30T10:25:00Z">
        <w:r w:rsidR="00B95DF0">
          <w:rPr>
            <w:rFonts w:ascii="Cambria" w:hAnsi="Cambria"/>
            <w:sz w:val="28"/>
            <w:szCs w:val="28"/>
          </w:rPr>
          <w:t xml:space="preserve"> and handed him her glass</w:t>
        </w:r>
      </w:ins>
      <w:ins w:id="19585" w:author="Claire S" w:date="2026-06-04T20:33:00Z" w16du:dateUtc="2026-06-04T19:33:00Z">
        <w:r w:rsidR="00F50AE6">
          <w:rPr>
            <w:rFonts w:ascii="Cambria" w:hAnsi="Cambria"/>
            <w:sz w:val="28"/>
            <w:szCs w:val="28"/>
          </w:rPr>
          <w:t>.</w:t>
        </w:r>
      </w:ins>
      <w:ins w:id="19586" w:author="Claire S" w:date="2026-06-04T18:23:00Z" w16du:dateUtc="2026-06-04T17:23:00Z">
        <w:r w:rsidR="008220F7">
          <w:rPr>
            <w:rFonts w:ascii="Cambria" w:hAnsi="Cambria"/>
            <w:sz w:val="28"/>
            <w:szCs w:val="28"/>
          </w:rPr>
          <w:t xml:space="preserve"> ‘</w:t>
        </w:r>
      </w:ins>
      <w:ins w:id="19587" w:author="Claire S" w:date="2026-07-30T13:10:00Z" w16du:dateUtc="2026-07-30T12:10:00Z">
        <w:r w:rsidR="004735C3">
          <w:rPr>
            <w:rFonts w:ascii="Cambria" w:hAnsi="Cambria"/>
            <w:sz w:val="28"/>
            <w:szCs w:val="28"/>
          </w:rPr>
          <w:t>B</w:t>
        </w:r>
      </w:ins>
      <w:ins w:id="19588" w:author="Claire S" w:date="2026-07-30T11:24:00Z" w16du:dateUtc="2026-07-30T10:24:00Z">
        <w:r w:rsidR="00B95DF0">
          <w:rPr>
            <w:rFonts w:ascii="Cambria" w:hAnsi="Cambria"/>
            <w:sz w:val="28"/>
            <w:szCs w:val="28"/>
          </w:rPr>
          <w:t>e a</w:t>
        </w:r>
      </w:ins>
      <w:ins w:id="19589" w:author="Claire S" w:date="2026-07-30T13:10:00Z" w16du:dateUtc="2026-07-30T12:10:00Z">
        <w:r w:rsidR="004735C3">
          <w:rPr>
            <w:rFonts w:ascii="Cambria" w:hAnsi="Cambria"/>
            <w:sz w:val="28"/>
            <w:szCs w:val="28"/>
          </w:rPr>
          <w:t>n angel</w:t>
        </w:r>
      </w:ins>
      <w:ins w:id="19590" w:author="Claire S" w:date="2026-07-30T11:24:00Z" w16du:dateUtc="2026-07-30T10:24:00Z">
        <w:r w:rsidR="00B95DF0">
          <w:rPr>
            <w:rFonts w:ascii="Cambria" w:hAnsi="Cambria"/>
            <w:sz w:val="28"/>
            <w:szCs w:val="28"/>
          </w:rPr>
          <w:t xml:space="preserve"> and</w:t>
        </w:r>
      </w:ins>
      <w:ins w:id="19591" w:author="Claire S" w:date="2026-06-04T18:23:00Z" w16du:dateUtc="2026-06-04T17:23:00Z">
        <w:r w:rsidR="008220F7">
          <w:rPr>
            <w:rFonts w:ascii="Cambria" w:hAnsi="Cambria"/>
            <w:sz w:val="28"/>
            <w:szCs w:val="28"/>
          </w:rPr>
          <w:t xml:space="preserve"> </w:t>
        </w:r>
      </w:ins>
      <w:ins w:id="19592" w:author="Claire S" w:date="2026-06-04T18:24:00Z" w16du:dateUtc="2026-06-04T17:24:00Z">
        <w:r w:rsidR="008220F7">
          <w:rPr>
            <w:rFonts w:ascii="Cambria" w:hAnsi="Cambria"/>
            <w:sz w:val="28"/>
            <w:szCs w:val="28"/>
          </w:rPr>
          <w:t xml:space="preserve">pop a </w:t>
        </w:r>
      </w:ins>
      <w:ins w:id="19593" w:author="Claire S" w:date="2026-06-08T16:45:00Z" w16du:dateUtc="2026-06-08T15:45:00Z">
        <w:r w:rsidR="004879C7">
          <w:rPr>
            <w:rFonts w:ascii="Cambria" w:hAnsi="Cambria"/>
            <w:sz w:val="28"/>
            <w:szCs w:val="28"/>
          </w:rPr>
          <w:t xml:space="preserve">tiny </w:t>
        </w:r>
      </w:ins>
      <w:ins w:id="19594" w:author="Claire S" w:date="2026-06-04T18:24:00Z" w16du:dateUtc="2026-06-04T17:24:00Z">
        <w:r w:rsidR="008220F7">
          <w:rPr>
            <w:rFonts w:ascii="Cambria" w:hAnsi="Cambria"/>
            <w:sz w:val="28"/>
            <w:szCs w:val="28"/>
          </w:rPr>
          <w:t>shot of tequila in this</w:t>
        </w:r>
      </w:ins>
      <w:ins w:id="19595" w:author="Claire S" w:date="2026-07-30T11:24:00Z" w16du:dateUtc="2026-07-30T10:24:00Z">
        <w:r w:rsidR="00B95DF0">
          <w:rPr>
            <w:rFonts w:ascii="Cambria" w:hAnsi="Cambria"/>
            <w:sz w:val="28"/>
            <w:szCs w:val="28"/>
          </w:rPr>
          <w:t>.</w:t>
        </w:r>
      </w:ins>
      <w:ins w:id="19596" w:author="Claire S" w:date="2026-07-30T13:10:00Z" w16du:dateUtc="2026-07-30T12:10:00Z">
        <w:r w:rsidR="004735C3">
          <w:rPr>
            <w:rFonts w:ascii="Cambria" w:hAnsi="Cambria"/>
            <w:sz w:val="28"/>
            <w:szCs w:val="28"/>
          </w:rPr>
          <w:t>’ She grinned at Clara. ‘</w:t>
        </w:r>
      </w:ins>
      <w:ins w:id="19597" w:author="Claire S" w:date="2026-06-04T18:24:00Z" w16du:dateUtc="2026-06-04T17:24:00Z">
        <w:r w:rsidR="008220F7">
          <w:rPr>
            <w:rFonts w:ascii="Cambria" w:hAnsi="Cambria"/>
            <w:sz w:val="28"/>
            <w:szCs w:val="28"/>
          </w:rPr>
          <w:t>Tequila’s not real booze, you know</w:t>
        </w:r>
      </w:ins>
      <w:ins w:id="19598" w:author="Claire S" w:date="2026-06-08T16:45:00Z" w16du:dateUtc="2026-06-08T15:45:00Z">
        <w:r w:rsidR="006F0240">
          <w:rPr>
            <w:rFonts w:ascii="Cambria" w:hAnsi="Cambria"/>
            <w:sz w:val="28"/>
            <w:szCs w:val="28"/>
          </w:rPr>
          <w:t>, Clara.</w:t>
        </w:r>
      </w:ins>
      <w:ins w:id="19599" w:author="Claire S" w:date="2026-06-04T18:24:00Z" w16du:dateUtc="2026-06-04T17:24:00Z">
        <w:r w:rsidR="008220F7">
          <w:rPr>
            <w:rFonts w:ascii="Cambria" w:hAnsi="Cambria"/>
            <w:sz w:val="28"/>
            <w:szCs w:val="28"/>
          </w:rPr>
          <w:t xml:space="preserve"> It bypasses your liver.’</w:t>
        </w:r>
      </w:ins>
    </w:p>
    <w:p w14:paraId="63186D38" w14:textId="3F5B165F" w:rsidR="00E95BB9" w:rsidRDefault="00BC4D2B">
      <w:pPr>
        <w:spacing w:line="360" w:lineRule="auto"/>
        <w:ind w:firstLine="720"/>
        <w:contextualSpacing/>
        <w:rPr>
          <w:ins w:id="19600" w:author="Claire S" w:date="2026-06-05T15:11:00Z" w16du:dateUtc="2026-06-05T14:11:00Z"/>
          <w:rFonts w:ascii="Cambria" w:hAnsi="Cambria"/>
          <w:sz w:val="28"/>
          <w:szCs w:val="28"/>
        </w:rPr>
        <w:pPrChange w:id="19601" w:author="Claire S" w:date="2026-07-30T11:25:00Z" w16du:dateUtc="2026-07-30T10:25:00Z">
          <w:pPr>
            <w:spacing w:line="360" w:lineRule="auto"/>
            <w:contextualSpacing/>
          </w:pPr>
        </w:pPrChange>
      </w:pPr>
      <w:ins w:id="19602" w:author="Claire S" w:date="2026-06-04T18:25:00Z" w16du:dateUtc="2026-06-04T17:25:00Z">
        <w:r>
          <w:rPr>
            <w:rFonts w:ascii="Cambria" w:hAnsi="Cambria"/>
            <w:sz w:val="28"/>
            <w:szCs w:val="28"/>
          </w:rPr>
          <w:t>‘</w:t>
        </w:r>
      </w:ins>
      <w:ins w:id="19603" w:author="Claire S" w:date="2026-07-30T11:08:00Z" w16du:dateUtc="2026-07-30T10:08:00Z">
        <w:r w:rsidR="00D5555C">
          <w:rPr>
            <w:rFonts w:ascii="Cambria" w:hAnsi="Cambria"/>
            <w:sz w:val="28"/>
            <w:szCs w:val="28"/>
          </w:rPr>
          <w:t>That’s good, then</w:t>
        </w:r>
      </w:ins>
      <w:ins w:id="19604" w:author="Claire S" w:date="2026-06-04T18:25:00Z" w16du:dateUtc="2026-06-04T17:25:00Z">
        <w:del w:id="19605" w:author="Daisy Watt" w:date="2026-06-23T14:36:00Z" w16du:dateUtc="2026-06-23T12:36:00Z">
          <w:r w:rsidDel="00FC6D6E">
            <w:rPr>
              <w:rFonts w:ascii="Cambria" w:hAnsi="Cambria"/>
              <w:sz w:val="28"/>
              <w:szCs w:val="28"/>
            </w:rPr>
            <w:delText>,</w:delText>
          </w:r>
        </w:del>
      </w:ins>
      <w:ins w:id="19606" w:author="Daisy Watt" w:date="2026-06-23T14:36:00Z" w16du:dateUtc="2026-06-23T12:36:00Z">
        <w:r w:rsidR="00FC6D6E">
          <w:rPr>
            <w:rFonts w:ascii="Cambria" w:hAnsi="Cambria"/>
            <w:sz w:val="28"/>
            <w:szCs w:val="28"/>
          </w:rPr>
          <w:t>.</w:t>
        </w:r>
      </w:ins>
      <w:ins w:id="19607" w:author="Claire S" w:date="2026-06-04T18:25:00Z" w16du:dateUtc="2026-06-04T17:25:00Z">
        <w:r>
          <w:rPr>
            <w:rFonts w:ascii="Cambria" w:hAnsi="Cambria"/>
            <w:sz w:val="28"/>
            <w:szCs w:val="28"/>
          </w:rPr>
          <w:t>’ Clara smiled shyly</w:t>
        </w:r>
      </w:ins>
      <w:ins w:id="19608" w:author="Claire S" w:date="2026-07-30T11:08:00Z" w16du:dateUtc="2026-07-30T10:08:00Z">
        <w:r w:rsidR="00D5555C">
          <w:rPr>
            <w:rFonts w:ascii="Cambria" w:hAnsi="Cambria"/>
            <w:sz w:val="28"/>
            <w:szCs w:val="28"/>
          </w:rPr>
          <w:t xml:space="preserve"> and fished out a notebook</w:t>
        </w:r>
      </w:ins>
      <w:ins w:id="19609" w:author="Claire S" w:date="2026-06-04T18:25:00Z" w16du:dateUtc="2026-06-04T17:25:00Z">
        <w:r>
          <w:rPr>
            <w:rFonts w:ascii="Cambria" w:hAnsi="Cambria"/>
            <w:sz w:val="28"/>
            <w:szCs w:val="28"/>
          </w:rPr>
          <w:t>. ‘</w:t>
        </w:r>
      </w:ins>
      <w:ins w:id="19610" w:author="Daisy Watt" w:date="2026-06-23T04:10:00Z" w16du:dateUtc="2026-06-23T02:10:00Z">
        <w:del w:id="19611" w:author="Claire S" w:date="2026-07-30T11:08:00Z" w16du:dateUtc="2026-07-30T10:08:00Z">
          <w:r w:rsidR="00A651E3" w:rsidDel="00D5555C">
            <w:rPr>
              <w:rFonts w:ascii="Cambria" w:hAnsi="Cambria"/>
              <w:sz w:val="28"/>
              <w:szCs w:val="28"/>
            </w:rPr>
            <w:delText>,</w:delText>
          </w:r>
        </w:del>
      </w:ins>
      <w:ins w:id="19612" w:author="Claire S" w:date="2026-06-05T15:11:00Z" w16du:dateUtc="2026-06-05T14:11:00Z">
        <w:r w:rsidR="00E95BB9">
          <w:rPr>
            <w:rFonts w:ascii="Cambria" w:hAnsi="Cambria"/>
            <w:sz w:val="28"/>
            <w:szCs w:val="28"/>
          </w:rPr>
          <w:t>Shall we go through what we know</w:t>
        </w:r>
      </w:ins>
      <w:ins w:id="19613" w:author="Claire S" w:date="2026-07-30T11:08:00Z" w16du:dateUtc="2026-07-30T10:08:00Z">
        <w:r w:rsidR="00D5555C">
          <w:rPr>
            <w:rFonts w:ascii="Cambria" w:hAnsi="Cambria"/>
            <w:sz w:val="28"/>
            <w:szCs w:val="28"/>
          </w:rPr>
          <w:t xml:space="preserve">, and </w:t>
        </w:r>
      </w:ins>
      <w:ins w:id="19614" w:author="Daisy Watt" w:date="2026-06-23T14:36:00Z" w16du:dateUtc="2026-06-23T12:36:00Z">
        <w:del w:id="19615" w:author="Claire S" w:date="2026-07-30T11:08:00Z" w16du:dateUtc="2026-07-30T10:08:00Z">
          <w:r w:rsidR="00B9538A" w:rsidDel="00D5555C">
            <w:rPr>
              <w:rFonts w:ascii="Cambria" w:hAnsi="Cambria"/>
              <w:sz w:val="28"/>
              <w:szCs w:val="28"/>
            </w:rPr>
            <w:delText>S</w:delText>
          </w:r>
        </w:del>
      </w:ins>
      <w:ins w:id="19616" w:author="Claire S" w:date="2026-07-30T11:07:00Z" w16du:dateUtc="2026-07-30T10:07:00Z">
        <w:r w:rsidR="00D5555C">
          <w:rPr>
            <w:rFonts w:ascii="Cambria" w:hAnsi="Cambria"/>
            <w:sz w:val="28"/>
            <w:szCs w:val="28"/>
          </w:rPr>
          <w:t xml:space="preserve"> make our own list of suspects?’</w:t>
        </w:r>
      </w:ins>
    </w:p>
    <w:p w14:paraId="313AD69B" w14:textId="2A40A5DE" w:rsidR="00E95BB9" w:rsidRDefault="00E95BB9" w:rsidP="00E95BB9">
      <w:pPr>
        <w:spacing w:line="360" w:lineRule="auto"/>
        <w:contextualSpacing/>
        <w:rPr>
          <w:ins w:id="19617" w:author="Claire S" w:date="2026-06-05T15:10:00Z" w16du:dateUtc="2026-06-05T14:10:00Z"/>
          <w:rFonts w:ascii="Cambria" w:hAnsi="Cambria"/>
          <w:sz w:val="28"/>
          <w:szCs w:val="28"/>
        </w:rPr>
      </w:pPr>
      <w:ins w:id="19618" w:author="Claire S" w:date="2026-06-05T15:11:00Z" w16du:dateUtc="2026-06-05T14:11:00Z">
        <w:r>
          <w:rPr>
            <w:rFonts w:ascii="Cambria" w:hAnsi="Cambria"/>
            <w:sz w:val="28"/>
            <w:szCs w:val="28"/>
          </w:rPr>
          <w:tab/>
          <w:t>‘</w:t>
        </w:r>
      </w:ins>
      <w:ins w:id="19619" w:author="Claire S" w:date="2026-07-30T11:25:00Z" w16du:dateUtc="2026-07-30T10:25:00Z">
        <w:r w:rsidR="00B95DF0">
          <w:rPr>
            <w:rFonts w:ascii="Cambria" w:hAnsi="Cambria"/>
            <w:sz w:val="28"/>
            <w:szCs w:val="28"/>
          </w:rPr>
          <w:t>You take notes</w:t>
        </w:r>
      </w:ins>
      <w:ins w:id="19620" w:author="Claire S" w:date="2026-06-05T15:11:00Z" w16du:dateUtc="2026-06-05T14:11:00Z">
        <w:del w:id="19621" w:author="Daisy Watt" w:date="2026-06-23T04:11:00Z" w16du:dateUtc="2026-06-23T02:11:00Z">
          <w:r>
            <w:rPr>
              <w:rFonts w:ascii="Cambria" w:hAnsi="Cambria"/>
              <w:sz w:val="28"/>
              <w:szCs w:val="28"/>
            </w:rPr>
            <w:delText>,</w:delText>
          </w:r>
        </w:del>
      </w:ins>
      <w:ins w:id="19622" w:author="Daisy Watt" w:date="2026-06-23T04:11:00Z" w16du:dateUtc="2026-06-23T02:11:00Z">
        <w:r w:rsidR="00953947">
          <w:rPr>
            <w:rFonts w:ascii="Cambria" w:hAnsi="Cambria"/>
            <w:sz w:val="28"/>
            <w:szCs w:val="28"/>
          </w:rPr>
          <w:t>.</w:t>
        </w:r>
      </w:ins>
      <w:ins w:id="19623" w:author="Claire S" w:date="2026-06-05T15:11:00Z" w16du:dateUtc="2026-06-05T14:11:00Z">
        <w:r>
          <w:rPr>
            <w:rFonts w:ascii="Cambria" w:hAnsi="Cambria"/>
            <w:sz w:val="28"/>
            <w:szCs w:val="28"/>
          </w:rPr>
          <w:t xml:space="preserve">’ Savannah nodded approvingly. </w:t>
        </w:r>
      </w:ins>
      <w:ins w:id="19624" w:author="Claire S" w:date="2026-06-05T15:10:00Z" w16du:dateUtc="2026-06-05T14:10:00Z">
        <w:r>
          <w:rPr>
            <w:rFonts w:ascii="Cambria" w:hAnsi="Cambria"/>
            <w:sz w:val="28"/>
            <w:szCs w:val="28"/>
          </w:rPr>
          <w:t>‘</w:t>
        </w:r>
      </w:ins>
      <w:ins w:id="19625" w:author="Claire S" w:date="2026-06-05T15:11:00Z" w16du:dateUtc="2026-06-05T14:11:00Z">
        <w:r>
          <w:rPr>
            <w:rFonts w:ascii="Cambria" w:hAnsi="Cambria"/>
            <w:sz w:val="28"/>
            <w:szCs w:val="28"/>
          </w:rPr>
          <w:t>So</w:t>
        </w:r>
      </w:ins>
      <w:ins w:id="19626" w:author="Daisy Watt" w:date="2026-06-23T14:36:00Z" w16du:dateUtc="2026-06-23T12:36:00Z">
        <w:r w:rsidR="00C744D4">
          <w:rPr>
            <w:rFonts w:ascii="Cambria" w:hAnsi="Cambria"/>
            <w:sz w:val="28"/>
            <w:szCs w:val="28"/>
          </w:rPr>
          <w:t>,</w:t>
        </w:r>
      </w:ins>
      <w:ins w:id="19627" w:author="Claire S" w:date="2026-06-05T15:11:00Z" w16du:dateUtc="2026-06-05T14:11:00Z">
        <w:r>
          <w:rPr>
            <w:rFonts w:ascii="Cambria" w:hAnsi="Cambria"/>
            <w:sz w:val="28"/>
            <w:szCs w:val="28"/>
          </w:rPr>
          <w:t xml:space="preserve"> d</w:t>
        </w:r>
      </w:ins>
      <w:ins w:id="19628" w:author="Claire S" w:date="2026-06-05T15:10:00Z" w16du:dateUtc="2026-06-05T14:10:00Z">
        <w:r>
          <w:rPr>
            <w:rFonts w:ascii="Cambria" w:hAnsi="Cambria"/>
            <w:sz w:val="28"/>
            <w:szCs w:val="28"/>
          </w:rPr>
          <w:t xml:space="preserve">arling Dexy was </w:t>
        </w:r>
      </w:ins>
      <w:ins w:id="19629" w:author="Claire S" w:date="2026-07-30T11:25:00Z" w16du:dateUtc="2026-07-30T10:25:00Z">
        <w:r w:rsidR="00B95DF0">
          <w:rPr>
            <w:rFonts w:ascii="Cambria" w:hAnsi="Cambria"/>
            <w:sz w:val="28"/>
            <w:szCs w:val="28"/>
          </w:rPr>
          <w:t xml:space="preserve">the </w:t>
        </w:r>
      </w:ins>
      <w:ins w:id="19630" w:author="Claire S" w:date="2026-06-05T15:10:00Z" w16du:dateUtc="2026-06-05T14:10:00Z">
        <w:r>
          <w:rPr>
            <w:rFonts w:ascii="Cambria" w:hAnsi="Cambria"/>
            <w:sz w:val="28"/>
            <w:szCs w:val="28"/>
          </w:rPr>
          <w:t>firs</w:t>
        </w:r>
      </w:ins>
      <w:ins w:id="19631" w:author="Daisy Watt" w:date="2026-06-23T14:37:00Z" w16du:dateUtc="2026-06-23T12:37:00Z">
        <w:r w:rsidR="004C30EB">
          <w:rPr>
            <w:rFonts w:ascii="Cambria" w:hAnsi="Cambria"/>
            <w:sz w:val="28"/>
            <w:szCs w:val="28"/>
          </w:rPr>
          <w:t>t</w:t>
        </w:r>
      </w:ins>
      <w:ins w:id="19632" w:author="Claire S" w:date="2026-07-30T11:25:00Z" w16du:dateUtc="2026-07-30T10:25:00Z">
        <w:r w:rsidR="00B95DF0">
          <w:rPr>
            <w:rFonts w:ascii="Cambria" w:hAnsi="Cambria"/>
            <w:sz w:val="28"/>
            <w:szCs w:val="28"/>
          </w:rPr>
          <w:t xml:space="preserve"> victim</w:t>
        </w:r>
      </w:ins>
      <w:ins w:id="19633" w:author="Daisy Watt" w:date="2026-06-23T14:37:00Z" w16du:dateUtc="2026-06-23T12:37:00Z">
        <w:r w:rsidR="004C30EB">
          <w:rPr>
            <w:rFonts w:ascii="Cambria" w:hAnsi="Cambria"/>
            <w:sz w:val="28"/>
            <w:szCs w:val="28"/>
          </w:rPr>
          <w:t>…</w:t>
        </w:r>
      </w:ins>
      <w:ins w:id="19634" w:author="Claire S" w:date="2026-06-05T15:10:00Z" w16du:dateUtc="2026-06-05T14:10:00Z">
        <w:del w:id="19635" w:author="Daisy Watt" w:date="2026-06-23T14:37:00Z" w16du:dateUtc="2026-06-23T12:37:00Z">
          <w:r w:rsidDel="004C30EB">
            <w:rPr>
              <w:rFonts w:ascii="Cambria" w:hAnsi="Cambria"/>
              <w:sz w:val="28"/>
              <w:szCs w:val="28"/>
            </w:rPr>
            <w:delText>t</w:delText>
          </w:r>
          <w:r w:rsidDel="00C744D4">
            <w:rPr>
              <w:rFonts w:ascii="Cambria" w:hAnsi="Cambria"/>
              <w:sz w:val="28"/>
              <w:szCs w:val="28"/>
            </w:rPr>
            <w:delText xml:space="preserve"> </w:delText>
          </w:r>
        </w:del>
        <w:del w:id="19636" w:author="Daisy Watt" w:date="2026-06-23T14:36:00Z" w16du:dateUtc="2026-06-23T12:36:00Z">
          <w:r w:rsidDel="00C744D4">
            <w:rPr>
              <w:rFonts w:ascii="Cambria" w:hAnsi="Cambria"/>
              <w:sz w:val="28"/>
              <w:szCs w:val="28"/>
            </w:rPr>
            <w:delText>-</w:delText>
          </w:r>
        </w:del>
        <w:r>
          <w:rPr>
            <w:rFonts w:ascii="Cambria" w:hAnsi="Cambria"/>
            <w:sz w:val="28"/>
            <w:szCs w:val="28"/>
          </w:rPr>
          <w:t>’</w:t>
        </w:r>
      </w:ins>
      <w:ins w:id="19637" w:author="Claire S" w:date="2026-06-05T15:11:00Z" w16du:dateUtc="2026-06-05T14:11:00Z">
        <w:r>
          <w:rPr>
            <w:rFonts w:ascii="Cambria" w:hAnsi="Cambria"/>
            <w:sz w:val="28"/>
            <w:szCs w:val="28"/>
          </w:rPr>
          <w:t xml:space="preserve"> </w:t>
        </w:r>
        <w:del w:id="19638" w:author="Daisy Watt" w:date="2026-06-23T14:37:00Z" w16du:dateUtc="2026-06-23T12:37:00Z">
          <w:r w:rsidDel="004C30EB">
            <w:rPr>
              <w:rFonts w:ascii="Cambria" w:hAnsi="Cambria"/>
              <w:sz w:val="28"/>
              <w:szCs w:val="28"/>
            </w:rPr>
            <w:delText>s</w:delText>
          </w:r>
        </w:del>
      </w:ins>
      <w:ins w:id="19639" w:author="Daisy Watt" w:date="2026-06-23T14:37:00Z" w16du:dateUtc="2026-06-23T12:37:00Z">
        <w:r w:rsidR="004C30EB">
          <w:rPr>
            <w:rFonts w:ascii="Cambria" w:hAnsi="Cambria"/>
            <w:sz w:val="28"/>
            <w:szCs w:val="28"/>
          </w:rPr>
          <w:t>S</w:t>
        </w:r>
      </w:ins>
      <w:ins w:id="19640" w:author="Claire S" w:date="2026-06-05T15:11:00Z" w16du:dateUtc="2026-06-05T14:11:00Z">
        <w:r>
          <w:rPr>
            <w:rFonts w:ascii="Cambria" w:hAnsi="Cambria"/>
            <w:sz w:val="28"/>
            <w:szCs w:val="28"/>
          </w:rPr>
          <w:t>he found herself unable to speak for a minute.</w:t>
        </w:r>
      </w:ins>
    </w:p>
    <w:p w14:paraId="3947B30E" w14:textId="03B2E5BF" w:rsidR="00E95BB9" w:rsidRDefault="00E95BB9" w:rsidP="00E95BB9">
      <w:pPr>
        <w:spacing w:line="360" w:lineRule="auto"/>
        <w:contextualSpacing/>
        <w:rPr>
          <w:ins w:id="19641" w:author="Claire S" w:date="2026-06-05T15:10:00Z" w16du:dateUtc="2026-06-05T14:10:00Z"/>
          <w:rFonts w:ascii="Cambria" w:hAnsi="Cambria"/>
          <w:sz w:val="28"/>
          <w:szCs w:val="28"/>
        </w:rPr>
      </w:pPr>
      <w:ins w:id="19642" w:author="Claire S" w:date="2026-06-05T15:10:00Z" w16du:dateUtc="2026-06-05T14:10:00Z">
        <w:r>
          <w:rPr>
            <w:rFonts w:ascii="Cambria" w:hAnsi="Cambria"/>
            <w:sz w:val="28"/>
            <w:szCs w:val="28"/>
          </w:rPr>
          <w:tab/>
          <w:t>‘</w:t>
        </w:r>
      </w:ins>
      <w:ins w:id="19643" w:author="Claire S" w:date="2026-07-30T11:26:00Z" w16du:dateUtc="2026-07-30T10:26:00Z">
        <w:r w:rsidR="00B95DF0">
          <w:rPr>
            <w:rFonts w:ascii="Cambria" w:hAnsi="Cambria"/>
            <w:sz w:val="28"/>
            <w:szCs w:val="28"/>
          </w:rPr>
          <w:t xml:space="preserve">But </w:t>
        </w:r>
      </w:ins>
      <w:ins w:id="19644" w:author="Claire S" w:date="2026-08-03T12:03:00Z" w16du:dateUtc="2026-08-03T11:03:00Z">
        <w:r w:rsidR="00A62427">
          <w:rPr>
            <w:rFonts w:ascii="Cambria" w:hAnsi="Cambria"/>
            <w:sz w:val="28"/>
            <w:szCs w:val="28"/>
          </w:rPr>
          <w:t>who</w:t>
        </w:r>
      </w:ins>
      <w:ins w:id="19645" w:author="Claire S" w:date="2026-07-30T11:26:00Z" w16du:dateUtc="2026-07-30T10:26:00Z">
        <w:r w:rsidR="00B95DF0">
          <w:rPr>
            <w:rFonts w:ascii="Cambria" w:hAnsi="Cambria"/>
            <w:sz w:val="28"/>
            <w:szCs w:val="28"/>
          </w:rPr>
          <w:t xml:space="preserve"> was behind</w:t>
        </w:r>
      </w:ins>
      <w:ins w:id="19646" w:author="Claire S" w:date="2026-06-05T15:10:00Z" w16du:dateUtc="2026-06-05T14:10:00Z">
        <w:r>
          <w:rPr>
            <w:rFonts w:ascii="Cambria" w:hAnsi="Cambria"/>
            <w:sz w:val="28"/>
            <w:szCs w:val="28"/>
          </w:rPr>
          <w:t xml:space="preserve"> the weird hanging body at the</w:t>
        </w:r>
      </w:ins>
      <w:ins w:id="19647" w:author="Daisy Watt" w:date="2026-06-23T04:11:00Z" w16du:dateUtc="2026-06-23T02:11:00Z">
        <w:r>
          <w:rPr>
            <w:rFonts w:ascii="Cambria" w:hAnsi="Cambria"/>
            <w:sz w:val="28"/>
            <w:szCs w:val="28"/>
          </w:rPr>
          <w:t xml:space="preserve"> </w:t>
        </w:r>
        <w:r w:rsidR="00071732">
          <w:rPr>
            <w:rFonts w:ascii="Cambria" w:hAnsi="Cambria"/>
            <w:sz w:val="28"/>
            <w:szCs w:val="28"/>
          </w:rPr>
          <w:t>National</w:t>
        </w:r>
      </w:ins>
      <w:ins w:id="19648" w:author="Claire S" w:date="2026-06-05T15:10:00Z" w16du:dateUtc="2026-06-05T14:10:00Z">
        <w:r>
          <w:rPr>
            <w:rFonts w:ascii="Cambria" w:hAnsi="Cambria"/>
            <w:sz w:val="28"/>
            <w:szCs w:val="28"/>
          </w:rPr>
          <w:t xml:space="preserve"> Book Awards?’ Clara pointed out. ‘I was watching at home on telly, and it was like, properly dark.’</w:t>
        </w:r>
      </w:ins>
    </w:p>
    <w:p w14:paraId="0EACE326" w14:textId="62296338" w:rsidR="00E95BB9" w:rsidDel="00511675" w:rsidRDefault="00E95BB9" w:rsidP="00E95BB9">
      <w:pPr>
        <w:spacing w:line="360" w:lineRule="auto"/>
        <w:contextualSpacing/>
        <w:rPr>
          <w:ins w:id="19649" w:author="Claire S" w:date="2026-06-05T15:10:00Z" w16du:dateUtc="2026-06-05T14:10:00Z"/>
          <w:del w:id="19650" w:author="Daisy Watt" w:date="2026-06-23T14:38:00Z" w16du:dateUtc="2026-06-23T12:38:00Z"/>
          <w:rFonts w:ascii="Cambria" w:hAnsi="Cambria"/>
          <w:sz w:val="28"/>
          <w:szCs w:val="28"/>
        </w:rPr>
      </w:pPr>
      <w:ins w:id="19651" w:author="Claire S" w:date="2026-06-05T15:10:00Z" w16du:dateUtc="2026-06-05T14:10:00Z">
        <w:del w:id="19652" w:author="Daisy Watt" w:date="2026-06-23T14:38:00Z" w16du:dateUtc="2026-06-23T12:38:00Z">
          <w:r w:rsidDel="00511675">
            <w:rPr>
              <w:rFonts w:ascii="Cambria" w:hAnsi="Cambria"/>
              <w:sz w:val="28"/>
              <w:szCs w:val="28"/>
            </w:rPr>
            <w:tab/>
            <w:delText>‘Dark?’</w:delText>
          </w:r>
        </w:del>
      </w:ins>
    </w:p>
    <w:p w14:paraId="1992F216" w14:textId="1B12EA05" w:rsidR="00E95BB9" w:rsidDel="00511675" w:rsidRDefault="00E95BB9" w:rsidP="00E95BB9">
      <w:pPr>
        <w:spacing w:line="360" w:lineRule="auto"/>
        <w:contextualSpacing/>
        <w:rPr>
          <w:ins w:id="19653" w:author="Claire S" w:date="2026-06-05T15:10:00Z" w16du:dateUtc="2026-06-05T14:10:00Z"/>
          <w:del w:id="19654" w:author="Daisy Watt" w:date="2026-06-23T14:38:00Z" w16du:dateUtc="2026-06-23T12:38:00Z"/>
          <w:rFonts w:ascii="Cambria" w:hAnsi="Cambria"/>
          <w:sz w:val="28"/>
          <w:szCs w:val="28"/>
        </w:rPr>
      </w:pPr>
      <w:ins w:id="19655" w:author="Claire S" w:date="2026-06-05T15:10:00Z" w16du:dateUtc="2026-06-05T14:10:00Z">
        <w:del w:id="19656" w:author="Daisy Watt" w:date="2026-06-23T14:38:00Z" w16du:dateUtc="2026-06-23T12:38:00Z">
          <w:r w:rsidDel="00511675">
            <w:rPr>
              <w:rFonts w:ascii="Cambria" w:hAnsi="Cambria"/>
              <w:sz w:val="28"/>
              <w:szCs w:val="28"/>
            </w:rPr>
            <w:tab/>
            <w:delText>‘Dark - as in scary.’</w:delText>
          </w:r>
        </w:del>
      </w:ins>
    </w:p>
    <w:p w14:paraId="355E0232" w14:textId="433A63DA" w:rsidR="00E95BB9" w:rsidRDefault="00E95BB9" w:rsidP="00E95BB9">
      <w:pPr>
        <w:spacing w:line="360" w:lineRule="auto"/>
        <w:ind w:firstLine="720"/>
        <w:contextualSpacing/>
        <w:rPr>
          <w:ins w:id="19657" w:author="Claire S" w:date="2026-07-30T10:58:00Z" w16du:dateUtc="2026-07-30T09:58:00Z"/>
          <w:rFonts w:ascii="Cambria" w:hAnsi="Cambria"/>
          <w:sz w:val="28"/>
          <w:szCs w:val="28"/>
        </w:rPr>
      </w:pPr>
      <w:ins w:id="19658" w:author="Claire S" w:date="2026-06-05T15:10:00Z" w16du:dateUtc="2026-06-05T14:10:00Z">
        <w:r>
          <w:rPr>
            <w:rFonts w:ascii="Cambria" w:hAnsi="Cambria"/>
            <w:sz w:val="28"/>
            <w:szCs w:val="28"/>
          </w:rPr>
          <w:t>‘Yes, you’re right</w:t>
        </w:r>
      </w:ins>
      <w:ins w:id="19659" w:author="Claire S" w:date="2026-07-30T11:01:00Z" w16du:dateUtc="2026-07-30T10:01:00Z">
        <w:r w:rsidR="00FF0608">
          <w:rPr>
            <w:rFonts w:ascii="Cambria" w:hAnsi="Cambria"/>
            <w:sz w:val="28"/>
            <w:szCs w:val="28"/>
          </w:rPr>
          <w:t>, make that</w:t>
        </w:r>
      </w:ins>
      <w:ins w:id="19660" w:author="Claire S" w:date="2026-07-30T11:09:00Z" w16du:dateUtc="2026-07-30T10:09:00Z">
        <w:r w:rsidR="00335F87">
          <w:rPr>
            <w:rFonts w:ascii="Cambria" w:hAnsi="Cambria"/>
            <w:sz w:val="28"/>
            <w:szCs w:val="28"/>
          </w:rPr>
          <w:t xml:space="preserve"> event</w:t>
        </w:r>
      </w:ins>
      <w:ins w:id="19661" w:author="Claire S" w:date="2026-07-30T11:01:00Z" w16du:dateUtc="2026-07-30T10:01:00Z">
        <w:r w:rsidR="00FF0608">
          <w:rPr>
            <w:rFonts w:ascii="Cambria" w:hAnsi="Cambria"/>
            <w:sz w:val="28"/>
            <w:szCs w:val="28"/>
          </w:rPr>
          <w:t xml:space="preserve"> number one</w:t>
        </w:r>
      </w:ins>
      <w:ins w:id="19662" w:author="Claire S" w:date="2026-06-05T15:10:00Z" w16du:dateUtc="2026-06-05T14:10:00Z">
        <w:del w:id="19663" w:author="Daisy Watt" w:date="2026-06-23T14:38:00Z" w16du:dateUtc="2026-06-23T12:38:00Z">
          <w:r w:rsidDel="00511675">
            <w:rPr>
              <w:rFonts w:ascii="Cambria" w:hAnsi="Cambria"/>
              <w:sz w:val="28"/>
              <w:szCs w:val="28"/>
            </w:rPr>
            <w:delText xml:space="preserve">, it was very odd, though I didn’t realise it then,’ Savannah </w:delText>
          </w:r>
        </w:del>
      </w:ins>
      <w:ins w:id="19664" w:author="Claire S" w:date="2026-06-05T15:11:00Z" w16du:dateUtc="2026-06-05T14:11:00Z">
        <w:del w:id="19665" w:author="Daisy Watt" w:date="2026-06-23T14:38:00Z" w16du:dateUtc="2026-06-23T12:38:00Z">
          <w:r w:rsidDel="00511675">
            <w:rPr>
              <w:rFonts w:ascii="Cambria" w:hAnsi="Cambria"/>
              <w:sz w:val="28"/>
              <w:szCs w:val="28"/>
            </w:rPr>
            <w:delText>recovered herself</w:delText>
          </w:r>
        </w:del>
      </w:ins>
      <w:ins w:id="19666" w:author="Claire S" w:date="2026-06-05T15:10:00Z" w16du:dateUtc="2026-06-05T14:10:00Z">
        <w:del w:id="19667" w:author="Daisy Watt" w:date="2026-06-23T14:38:00Z" w16du:dateUtc="2026-06-23T12:38:00Z">
          <w:r w:rsidDel="00511675">
            <w:rPr>
              <w:rFonts w:ascii="Cambria" w:hAnsi="Cambria"/>
              <w:sz w:val="28"/>
              <w:szCs w:val="28"/>
            </w:rPr>
            <w:delText>.</w:delText>
          </w:r>
        </w:del>
      </w:ins>
      <w:ins w:id="19668" w:author="Daisy Watt" w:date="2026-06-23T14:38:00Z" w16du:dateUtc="2026-06-23T12:38:00Z">
        <w:r w:rsidR="00511675">
          <w:rPr>
            <w:rFonts w:ascii="Cambria" w:hAnsi="Cambria"/>
            <w:sz w:val="28"/>
            <w:szCs w:val="28"/>
          </w:rPr>
          <w:t xml:space="preserve">. </w:t>
        </w:r>
      </w:ins>
      <w:commentRangeStart w:id="19669"/>
      <w:ins w:id="19670" w:author="Claire S" w:date="2026-06-05T15:10:00Z" w16du:dateUtc="2026-06-05T14:10:00Z">
        <w:del w:id="19671" w:author="Daisy Watt" w:date="2026-06-23T14:38:00Z" w16du:dateUtc="2026-06-23T12:38:00Z">
          <w:r w:rsidDel="00511675">
            <w:rPr>
              <w:rFonts w:ascii="Cambria" w:hAnsi="Cambria"/>
              <w:sz w:val="28"/>
              <w:szCs w:val="28"/>
            </w:rPr>
            <w:delText xml:space="preserve"> ‘</w:delText>
          </w:r>
        </w:del>
      </w:ins>
      <w:ins w:id="19672" w:author="Daisy Watt" w:date="2026-06-23T14:38:00Z" w16du:dateUtc="2026-06-23T12:38:00Z">
        <w:del w:id="19673" w:author="Claire S" w:date="2026-07-30T11:09:00Z" w16du:dateUtc="2026-07-30T10:09:00Z">
          <w:r w:rsidR="006437B1" w:rsidDel="00335F87">
            <w:rPr>
              <w:rFonts w:ascii="Cambria" w:hAnsi="Cambria"/>
              <w:sz w:val="28"/>
              <w:szCs w:val="28"/>
            </w:rPr>
            <w:delText xml:space="preserve">, </w:delText>
          </w:r>
        </w:del>
      </w:ins>
      <w:commentRangeEnd w:id="19669"/>
      <w:del w:id="19674" w:author="Claire S" w:date="2026-07-30T11:09:00Z" w16du:dateUtc="2026-07-30T10:09:00Z">
        <w:r w:rsidR="002D0C67" w:rsidDel="00335F87">
          <w:rPr>
            <w:rStyle w:val="CommentReference"/>
            <w:rFonts w:ascii="Cambria" w:hAnsi="Cambria"/>
            <w:sz w:val="28"/>
            <w:szCs w:val="28"/>
          </w:rPr>
          <w:commentReference w:id="19669"/>
        </w:r>
      </w:del>
      <w:ins w:id="19675" w:author="Claire S" w:date="2026-08-03T12:03:00Z" w16du:dateUtc="2026-08-03T11:03:00Z">
        <w:r w:rsidR="004337A5">
          <w:rPr>
            <w:rFonts w:ascii="Cambria" w:hAnsi="Cambria"/>
            <w:sz w:val="28"/>
            <w:szCs w:val="28"/>
          </w:rPr>
          <w:t>Yo</w:t>
        </w:r>
      </w:ins>
      <w:ins w:id="19676" w:author="Claire S" w:date="2026-07-30T10:58:00Z" w16du:dateUtc="2026-07-30T09:58:00Z">
        <w:r w:rsidR="00034A56">
          <w:rPr>
            <w:rFonts w:ascii="Cambria" w:hAnsi="Cambria"/>
            <w:sz w:val="28"/>
            <w:szCs w:val="28"/>
          </w:rPr>
          <w:t>u know – I had a horrible feeling at the time that the body looked like Dex.’</w:t>
        </w:r>
      </w:ins>
    </w:p>
    <w:p w14:paraId="64CED03A" w14:textId="46E4219A" w:rsidR="00034A56" w:rsidRDefault="00034A56" w:rsidP="00FF0608">
      <w:pPr>
        <w:spacing w:line="360" w:lineRule="auto"/>
        <w:ind w:firstLine="720"/>
        <w:contextualSpacing/>
        <w:rPr>
          <w:ins w:id="19677" w:author="Claire S" w:date="2026-07-30T10:58:00Z" w16du:dateUtc="2026-07-30T09:58:00Z"/>
          <w:rFonts w:ascii="Cambria" w:hAnsi="Cambria"/>
          <w:sz w:val="28"/>
          <w:szCs w:val="28"/>
        </w:rPr>
      </w:pPr>
      <w:ins w:id="19678" w:author="Claire S" w:date="2026-07-30T10:58:00Z" w16du:dateUtc="2026-07-30T09:58:00Z">
        <w:r>
          <w:rPr>
            <w:rFonts w:ascii="Cambria" w:hAnsi="Cambria"/>
            <w:sz w:val="28"/>
            <w:szCs w:val="28"/>
          </w:rPr>
          <w:t>‘What happened to it?’</w:t>
        </w:r>
      </w:ins>
      <w:ins w:id="19679" w:author="Claire S" w:date="2026-07-30T11:02:00Z" w16du:dateUtc="2026-07-30T10:02:00Z">
        <w:r w:rsidR="00FF0608">
          <w:rPr>
            <w:rFonts w:ascii="Cambria" w:hAnsi="Cambria"/>
            <w:sz w:val="28"/>
            <w:szCs w:val="28"/>
          </w:rPr>
          <w:t xml:space="preserve"> Clara looked up from writing. </w:t>
        </w:r>
      </w:ins>
      <w:ins w:id="19680" w:author="Claire S" w:date="2026-07-30T11:26:00Z" w16du:dateUtc="2026-07-30T10:26:00Z">
        <w:r w:rsidR="001977D1">
          <w:rPr>
            <w:rFonts w:ascii="Cambria" w:hAnsi="Cambria"/>
            <w:sz w:val="28"/>
            <w:szCs w:val="28"/>
          </w:rPr>
          <w:t>‘The dummy?’</w:t>
        </w:r>
      </w:ins>
    </w:p>
    <w:p w14:paraId="02AF4ED2" w14:textId="26C0CACD" w:rsidR="00D25874" w:rsidRDefault="00034A56" w:rsidP="00FF0608">
      <w:pPr>
        <w:spacing w:line="360" w:lineRule="auto"/>
        <w:ind w:firstLine="720"/>
        <w:contextualSpacing/>
        <w:rPr>
          <w:ins w:id="19681" w:author="Claire S" w:date="2026-06-05T15:10:00Z" w16du:dateUtc="2026-06-05T14:10:00Z"/>
          <w:rFonts w:ascii="Cambria" w:hAnsi="Cambria"/>
          <w:sz w:val="28"/>
          <w:szCs w:val="28"/>
        </w:rPr>
      </w:pPr>
      <w:ins w:id="19682" w:author="Claire S" w:date="2026-07-30T10:58:00Z" w16du:dateUtc="2026-07-30T09:58:00Z">
        <w:r>
          <w:rPr>
            <w:rFonts w:ascii="Cambria" w:hAnsi="Cambria"/>
            <w:sz w:val="28"/>
            <w:szCs w:val="28"/>
          </w:rPr>
          <w:t>‘I don’t know</w:t>
        </w:r>
      </w:ins>
      <w:ins w:id="19683" w:author="Claire S" w:date="2026-07-30T11:09:00Z" w16du:dateUtc="2026-07-30T10:09:00Z">
        <w:r w:rsidR="00335F87">
          <w:rPr>
            <w:rFonts w:ascii="Cambria" w:hAnsi="Cambria"/>
            <w:sz w:val="28"/>
            <w:szCs w:val="28"/>
          </w:rPr>
          <w:t>,</w:t>
        </w:r>
      </w:ins>
      <w:ins w:id="19684" w:author="Claire S" w:date="2026-07-30T10:58:00Z" w16du:dateUtc="2026-07-30T09:58:00Z">
        <w:r>
          <w:rPr>
            <w:rFonts w:ascii="Cambria" w:hAnsi="Cambria"/>
            <w:sz w:val="28"/>
            <w:szCs w:val="28"/>
          </w:rPr>
          <w:t xml:space="preserve"> it was all so chaotic, after th</w:t>
        </w:r>
      </w:ins>
      <w:ins w:id="19685" w:author="Claire S" w:date="2026-07-30T11:09:00Z" w16du:dateUtc="2026-07-30T10:09:00Z">
        <w:r w:rsidR="00335F87">
          <w:rPr>
            <w:rFonts w:ascii="Cambria" w:hAnsi="Cambria"/>
            <w:sz w:val="28"/>
            <w:szCs w:val="28"/>
          </w:rPr>
          <w:t>at</w:t>
        </w:r>
      </w:ins>
      <w:ins w:id="19686" w:author="Claire S" w:date="2026-07-30T10:58:00Z" w16du:dateUtc="2026-07-30T09:58:00Z">
        <w:r>
          <w:rPr>
            <w:rFonts w:ascii="Cambria" w:hAnsi="Cambria"/>
            <w:sz w:val="28"/>
            <w:szCs w:val="28"/>
          </w:rPr>
          <w:t xml:space="preserve"> dreadful thing about the ‘most useless person in publishing.’</w:t>
        </w:r>
      </w:ins>
      <w:ins w:id="19687" w:author="Claire S" w:date="2026-07-30T11:09:00Z" w16du:dateUtc="2026-07-30T10:09:00Z">
        <w:r w:rsidR="00335F87">
          <w:rPr>
            <w:rFonts w:ascii="Cambria" w:hAnsi="Cambria"/>
            <w:sz w:val="28"/>
            <w:szCs w:val="28"/>
          </w:rPr>
          <w:t xml:space="preserve"> Poor Dex.</w:t>
        </w:r>
      </w:ins>
      <w:ins w:id="19688" w:author="Claire S" w:date="2026-07-30T11:02:00Z" w16du:dateUtc="2026-07-30T10:02:00Z">
        <w:r w:rsidR="00FF0608">
          <w:rPr>
            <w:rFonts w:ascii="Cambria" w:hAnsi="Cambria"/>
            <w:sz w:val="28"/>
            <w:szCs w:val="28"/>
          </w:rPr>
          <w:t xml:space="preserve"> So I guess number </w:t>
        </w:r>
        <w:commentRangeStart w:id="19689"/>
        <w:r w:rsidR="00FF0608">
          <w:rPr>
            <w:rFonts w:ascii="Cambria" w:hAnsi="Cambria"/>
            <w:sz w:val="28"/>
            <w:szCs w:val="28"/>
          </w:rPr>
          <w:t xml:space="preserve">two is </w:t>
        </w:r>
      </w:ins>
      <w:ins w:id="19690" w:author="Claire S" w:date="2026-07-30T11:09:00Z" w16du:dateUtc="2026-07-30T10:09:00Z">
        <w:r w:rsidR="00335F87">
          <w:rPr>
            <w:rFonts w:ascii="Cambria" w:hAnsi="Cambria"/>
            <w:sz w:val="28"/>
            <w:szCs w:val="28"/>
          </w:rPr>
          <w:t>him</w:t>
        </w:r>
      </w:ins>
      <w:ins w:id="19691" w:author="Claire S" w:date="2026-07-30T11:02:00Z" w16du:dateUtc="2026-07-30T10:02:00Z">
        <w:r w:rsidR="00FF0608">
          <w:rPr>
            <w:rFonts w:ascii="Cambria" w:hAnsi="Cambria"/>
            <w:sz w:val="28"/>
            <w:szCs w:val="28"/>
          </w:rPr>
          <w:t xml:space="preserve">. </w:t>
        </w:r>
        <w:commentRangeEnd w:id="19689"/>
        <w:r w:rsidR="00FF0608">
          <w:rPr>
            <w:rStyle w:val="CommentReference"/>
            <w:rFonts w:ascii="Cambria" w:hAnsi="Cambria"/>
            <w:sz w:val="28"/>
            <w:szCs w:val="28"/>
          </w:rPr>
          <w:commentReference w:id="19689"/>
        </w:r>
        <w:r w:rsidR="00FF0608">
          <w:rPr>
            <w:rFonts w:ascii="Cambria" w:hAnsi="Cambria"/>
            <w:sz w:val="28"/>
            <w:szCs w:val="28"/>
          </w:rPr>
          <w:t>Then the List was published online</w:t>
        </w:r>
      </w:ins>
      <w:ins w:id="19692" w:author="Claire S" w:date="2026-07-30T11:09:00Z" w16du:dateUtc="2026-07-30T10:09:00Z">
        <w:r w:rsidR="00335F87">
          <w:rPr>
            <w:rFonts w:ascii="Cambria" w:hAnsi="Cambria"/>
            <w:sz w:val="28"/>
            <w:szCs w:val="28"/>
          </w:rPr>
          <w:t>,</w:t>
        </w:r>
      </w:ins>
      <w:ins w:id="19693" w:author="Claire S" w:date="2026-07-30T11:03:00Z" w16du:dateUtc="2026-07-30T10:03:00Z">
        <w:r w:rsidR="00FF0608">
          <w:rPr>
            <w:rFonts w:ascii="Cambria" w:hAnsi="Cambria"/>
            <w:sz w:val="28"/>
            <w:szCs w:val="28"/>
          </w:rPr>
          <w:t xml:space="preserve"> so that’s three</w:t>
        </w:r>
      </w:ins>
      <w:ins w:id="19694" w:author="Claire S" w:date="2026-07-30T11:02:00Z" w16du:dateUtc="2026-07-30T10:02:00Z">
        <w:r w:rsidR="00FF0608">
          <w:rPr>
            <w:rFonts w:ascii="Cambria" w:hAnsi="Cambria"/>
            <w:sz w:val="28"/>
            <w:szCs w:val="28"/>
          </w:rPr>
          <w:t xml:space="preserve">, then </w:t>
        </w:r>
      </w:ins>
      <w:ins w:id="19695" w:author="Claire S" w:date="2026-07-30T11:03:00Z" w16du:dateUtc="2026-07-30T10:03:00Z">
        <w:r w:rsidR="00FF0608">
          <w:rPr>
            <w:rFonts w:ascii="Cambria" w:hAnsi="Cambria"/>
            <w:sz w:val="28"/>
            <w:szCs w:val="28"/>
          </w:rPr>
          <w:t>four</w:t>
        </w:r>
      </w:ins>
      <w:ins w:id="19696" w:author="Claire S" w:date="2026-07-30T11:02:00Z" w16du:dateUtc="2026-07-30T10:02:00Z">
        <w:r w:rsidR="00FF0608">
          <w:rPr>
            <w:rFonts w:ascii="Cambria" w:hAnsi="Cambria"/>
            <w:sz w:val="28"/>
            <w:szCs w:val="28"/>
          </w:rPr>
          <w:t xml:space="preserve"> is sort of Violet, isn’t it?</w:t>
        </w:r>
      </w:ins>
      <w:ins w:id="19697" w:author="Claire S" w:date="2026-07-30T11:27:00Z" w16du:dateUtc="2026-07-30T10:27:00Z">
        <w:r w:rsidR="00937515">
          <w:rPr>
            <w:rFonts w:ascii="Cambria" w:hAnsi="Cambria"/>
            <w:sz w:val="28"/>
            <w:szCs w:val="28"/>
          </w:rPr>
          <w:t xml:space="preserve"> Even if it was suicide, it was caused by grief.’</w:t>
        </w:r>
      </w:ins>
      <w:ins w:id="19698" w:author="Claire S" w:date="2026-07-30T11:03:00Z" w16du:dateUtc="2026-07-30T10:03:00Z">
        <w:r w:rsidR="00FF0608">
          <w:rPr>
            <w:rFonts w:ascii="Cambria" w:hAnsi="Cambria"/>
            <w:sz w:val="28"/>
            <w:szCs w:val="28"/>
          </w:rPr>
          <w:t xml:space="preserve"> Savannah twiddled her glass stem. ‘</w:t>
        </w:r>
      </w:ins>
      <w:ins w:id="19699" w:author="Claire S" w:date="2026-07-30T11:26:00Z" w16du:dateUtc="2026-07-30T10:26:00Z">
        <w:r w:rsidR="001977D1">
          <w:rPr>
            <w:rFonts w:ascii="Cambria" w:hAnsi="Cambria"/>
            <w:sz w:val="28"/>
            <w:szCs w:val="28"/>
          </w:rPr>
          <w:t xml:space="preserve">So our prime suspect has to </w:t>
        </w:r>
      </w:ins>
      <w:ins w:id="19700" w:author="Claire S" w:date="2026-07-30T11:03:00Z" w16du:dateUtc="2026-07-30T10:03:00Z">
        <w:r w:rsidR="00FF0608">
          <w:rPr>
            <w:rFonts w:ascii="Cambria" w:hAnsi="Cambria"/>
            <w:sz w:val="28"/>
            <w:szCs w:val="28"/>
          </w:rPr>
          <w:t>be someone with an axe to grind against Langley</w:t>
        </w:r>
      </w:ins>
      <w:ins w:id="19701" w:author="Claire S" w:date="2026-07-30T11:09:00Z" w16du:dateUtc="2026-07-30T10:09:00Z">
        <w:r w:rsidR="00335F87">
          <w:rPr>
            <w:rFonts w:ascii="Cambria" w:hAnsi="Cambria"/>
            <w:sz w:val="28"/>
            <w:szCs w:val="28"/>
          </w:rPr>
          <w:t>, don’t you think?</w:t>
        </w:r>
      </w:ins>
      <w:ins w:id="19702" w:author="Claire S" w:date="2026-07-30T11:03:00Z" w16du:dateUtc="2026-07-30T10:03:00Z">
        <w:r w:rsidR="00FF0608">
          <w:rPr>
            <w:rFonts w:ascii="Cambria" w:hAnsi="Cambria"/>
            <w:sz w:val="28"/>
            <w:szCs w:val="28"/>
          </w:rPr>
          <w:t>’</w:t>
        </w:r>
      </w:ins>
    </w:p>
    <w:p w14:paraId="58FC05D3" w14:textId="7A638B70" w:rsidR="00E95BB9" w:rsidRDefault="00E95BB9" w:rsidP="00E95BB9">
      <w:pPr>
        <w:spacing w:line="360" w:lineRule="auto"/>
        <w:contextualSpacing/>
        <w:rPr>
          <w:ins w:id="19703" w:author="Claire S" w:date="2026-06-05T15:12:00Z" w16du:dateUtc="2026-06-05T14:12:00Z"/>
          <w:rFonts w:ascii="Cambria" w:hAnsi="Cambria"/>
          <w:sz w:val="28"/>
          <w:szCs w:val="28"/>
        </w:rPr>
      </w:pPr>
      <w:ins w:id="19704" w:author="Claire S" w:date="2026-06-05T15:10:00Z" w16du:dateUtc="2026-06-05T14:10:00Z">
        <w:r>
          <w:rPr>
            <w:rFonts w:ascii="Cambria" w:hAnsi="Cambria"/>
            <w:sz w:val="28"/>
            <w:szCs w:val="28"/>
          </w:rPr>
          <w:tab/>
          <w:t>‘</w:t>
        </w:r>
      </w:ins>
      <w:ins w:id="19705" w:author="Claire S" w:date="2026-07-30T11:00:00Z" w16du:dateUtc="2026-07-30T10:00:00Z">
        <w:r w:rsidR="00572C5E">
          <w:rPr>
            <w:rFonts w:ascii="Cambria" w:hAnsi="Cambria"/>
            <w:sz w:val="28"/>
            <w:szCs w:val="28"/>
          </w:rPr>
          <w:t>Maybe</w:t>
        </w:r>
      </w:ins>
      <w:ins w:id="19706" w:author="Claire S" w:date="2026-07-30T13:11:00Z" w16du:dateUtc="2026-07-30T12:11:00Z">
        <w:r w:rsidR="008351AE">
          <w:rPr>
            <w:rFonts w:ascii="Cambria" w:hAnsi="Cambria"/>
            <w:sz w:val="28"/>
            <w:szCs w:val="28"/>
          </w:rPr>
          <w:t>.</w:t>
        </w:r>
      </w:ins>
      <w:ins w:id="19707" w:author="Claire S" w:date="2026-07-30T11:00:00Z" w16du:dateUtc="2026-07-30T10:00:00Z">
        <w:r w:rsidR="00572C5E">
          <w:rPr>
            <w:rFonts w:ascii="Cambria" w:hAnsi="Cambria"/>
            <w:sz w:val="28"/>
            <w:szCs w:val="28"/>
          </w:rPr>
          <w:t xml:space="preserve"> </w:t>
        </w:r>
      </w:ins>
      <w:ins w:id="19708" w:author="Claire S" w:date="2026-07-30T13:11:00Z" w16du:dateUtc="2026-07-30T12:11:00Z">
        <w:r w:rsidR="008351AE">
          <w:rPr>
            <w:rFonts w:ascii="Cambria" w:hAnsi="Cambria"/>
            <w:sz w:val="28"/>
            <w:szCs w:val="28"/>
          </w:rPr>
          <w:t xml:space="preserve">And </w:t>
        </w:r>
      </w:ins>
      <w:ins w:id="19709" w:author="Claire S" w:date="2026-07-30T11:00:00Z" w16du:dateUtc="2026-07-30T10:00:00Z">
        <w:r w:rsidR="00572C5E">
          <w:rPr>
            <w:rFonts w:ascii="Cambria" w:hAnsi="Cambria"/>
            <w:sz w:val="28"/>
            <w:szCs w:val="28"/>
          </w:rPr>
          <w:t>I</w:t>
        </w:r>
      </w:ins>
      <w:ins w:id="19710" w:author="Claire S" w:date="2026-07-30T10:59:00Z" w16du:dateUtc="2026-07-30T09:59:00Z">
        <w:r w:rsidR="00D25874">
          <w:rPr>
            <w:rFonts w:ascii="Cambria" w:hAnsi="Cambria"/>
            <w:sz w:val="28"/>
            <w:szCs w:val="28"/>
          </w:rPr>
          <w:t xml:space="preserve"> </w:t>
        </w:r>
      </w:ins>
      <w:ins w:id="19711" w:author="Claire S" w:date="2026-07-30T11:03:00Z" w16du:dateUtc="2026-07-30T10:03:00Z">
        <w:r w:rsidR="00FF0608">
          <w:rPr>
            <w:rFonts w:ascii="Cambria" w:hAnsi="Cambria"/>
            <w:sz w:val="28"/>
            <w:szCs w:val="28"/>
          </w:rPr>
          <w:t>guess whoever it is</w:t>
        </w:r>
      </w:ins>
      <w:ins w:id="19712" w:author="Claire S" w:date="2026-07-30T10:59:00Z" w16du:dateUtc="2026-07-30T09:59:00Z">
        <w:r w:rsidR="00D25874">
          <w:rPr>
            <w:rFonts w:ascii="Cambria" w:hAnsi="Cambria"/>
            <w:sz w:val="28"/>
            <w:szCs w:val="28"/>
          </w:rPr>
          <w:t xml:space="preserve"> was </w:t>
        </w:r>
      </w:ins>
      <w:ins w:id="19713" w:author="Claire S" w:date="2026-07-30T11:10:00Z" w16du:dateUtc="2026-07-30T10:10:00Z">
        <w:r w:rsidR="00335F87">
          <w:rPr>
            <w:rFonts w:ascii="Cambria" w:hAnsi="Cambria"/>
            <w:sz w:val="28"/>
            <w:szCs w:val="28"/>
          </w:rPr>
          <w:t xml:space="preserve">also </w:t>
        </w:r>
      </w:ins>
      <w:ins w:id="19714" w:author="Claire S" w:date="2026-07-30T10:59:00Z" w16du:dateUtc="2026-07-30T09:59:00Z">
        <w:r w:rsidR="00D25874">
          <w:rPr>
            <w:rFonts w:ascii="Cambria" w:hAnsi="Cambria"/>
            <w:sz w:val="28"/>
            <w:szCs w:val="28"/>
          </w:rPr>
          <w:t>behind</w:t>
        </w:r>
      </w:ins>
      <w:ins w:id="19715" w:author="Daisy Watt" w:date="2026-06-23T04:12:00Z" w16du:dateUtc="2026-06-23T02:12:00Z">
        <w:del w:id="19716" w:author="Claire S" w:date="2026-07-30T10:59:00Z" w16du:dateUtc="2026-07-30T09:59:00Z">
          <w:r w:rsidR="00256BD3" w:rsidDel="00D25874">
            <w:rPr>
              <w:rFonts w:ascii="Cambria" w:hAnsi="Cambria"/>
              <w:sz w:val="28"/>
              <w:szCs w:val="28"/>
            </w:rPr>
            <w:delText>,</w:delText>
          </w:r>
        </w:del>
      </w:ins>
      <w:ins w:id="19717" w:author="Claire S" w:date="2026-07-30T10:59:00Z" w16du:dateUtc="2026-07-30T09:59:00Z">
        <w:r w:rsidR="00D25874">
          <w:rPr>
            <w:rFonts w:ascii="Cambria" w:hAnsi="Cambria"/>
            <w:sz w:val="28"/>
            <w:szCs w:val="28"/>
          </w:rPr>
          <w:t xml:space="preserve"> my</w:t>
        </w:r>
      </w:ins>
      <w:ins w:id="19718" w:author="Claire S" w:date="2026-06-05T15:10:00Z" w16du:dateUtc="2026-06-05T14:10:00Z">
        <w:r>
          <w:rPr>
            <w:rFonts w:ascii="Cambria" w:hAnsi="Cambria"/>
            <w:sz w:val="28"/>
            <w:szCs w:val="28"/>
          </w:rPr>
          <w:t xml:space="preserve"> phone cal</w:t>
        </w:r>
      </w:ins>
      <w:ins w:id="19719" w:author="Daisy Watt" w:date="2026-06-23T14:41:00Z" w16du:dateUtc="2026-06-23T12:41:00Z">
        <w:r w:rsidR="00377151">
          <w:rPr>
            <w:rFonts w:ascii="Cambria" w:hAnsi="Cambria"/>
            <w:sz w:val="28"/>
            <w:szCs w:val="28"/>
          </w:rPr>
          <w:t>l…</w:t>
        </w:r>
      </w:ins>
      <w:ins w:id="19720" w:author="Claire S" w:date="2026-06-05T15:10:00Z" w16du:dateUtc="2026-06-05T14:10:00Z">
        <w:del w:id="19721" w:author="Daisy Watt" w:date="2026-06-23T14:41:00Z" w16du:dateUtc="2026-06-23T12:41:00Z">
          <w:r w:rsidDel="00377151">
            <w:rPr>
              <w:rFonts w:ascii="Cambria" w:hAnsi="Cambria"/>
              <w:sz w:val="28"/>
              <w:szCs w:val="28"/>
            </w:rPr>
            <w:delText>l -</w:delText>
          </w:r>
        </w:del>
        <w:r>
          <w:rPr>
            <w:rFonts w:ascii="Cambria" w:hAnsi="Cambria"/>
            <w:sz w:val="28"/>
            <w:szCs w:val="28"/>
          </w:rPr>
          <w:t>’ Clara remembered the strange robotic voice. ‘Someone</w:t>
        </w:r>
      </w:ins>
      <w:ins w:id="19722" w:author="Claire S" w:date="2026-07-30T11:10:00Z" w16du:dateUtc="2026-07-30T10:10:00Z">
        <w:r w:rsidR="00335F87">
          <w:rPr>
            <w:rFonts w:ascii="Cambria" w:hAnsi="Cambria"/>
            <w:sz w:val="28"/>
            <w:szCs w:val="28"/>
          </w:rPr>
          <w:t xml:space="preserve"> rang me that night </w:t>
        </w:r>
        <w:r w:rsidR="00C31959">
          <w:rPr>
            <w:rFonts w:ascii="Cambria" w:hAnsi="Cambria"/>
            <w:sz w:val="28"/>
            <w:szCs w:val="28"/>
          </w:rPr>
          <w:t>to give</w:t>
        </w:r>
      </w:ins>
      <w:ins w:id="19723" w:author="Claire S" w:date="2026-06-05T15:10:00Z" w16du:dateUtc="2026-06-05T14:10:00Z">
        <w:r>
          <w:rPr>
            <w:rFonts w:ascii="Cambria" w:hAnsi="Cambria"/>
            <w:sz w:val="28"/>
            <w:szCs w:val="28"/>
          </w:rPr>
          <w:t xml:space="preserve"> me a wa</w:t>
        </w:r>
      </w:ins>
      <w:ins w:id="19724" w:author="Claire S" w:date="2026-06-05T15:12:00Z" w16du:dateUtc="2026-06-05T14:12:00Z">
        <w:r>
          <w:rPr>
            <w:rFonts w:ascii="Cambria" w:hAnsi="Cambria"/>
            <w:sz w:val="28"/>
            <w:szCs w:val="28"/>
          </w:rPr>
          <w:t>rning.’</w:t>
        </w:r>
      </w:ins>
    </w:p>
    <w:p w14:paraId="31ABF826" w14:textId="70B56347" w:rsidR="00E95BB9" w:rsidRDefault="00E95BB9" w:rsidP="00E95BB9">
      <w:pPr>
        <w:spacing w:line="360" w:lineRule="auto"/>
        <w:contextualSpacing/>
        <w:rPr>
          <w:ins w:id="19725" w:author="Claire S" w:date="2026-06-05T15:10:00Z" w16du:dateUtc="2026-06-05T14:10:00Z"/>
          <w:rFonts w:ascii="Cambria" w:hAnsi="Cambria"/>
          <w:sz w:val="28"/>
          <w:szCs w:val="28"/>
        </w:rPr>
      </w:pPr>
      <w:ins w:id="19726" w:author="Claire S" w:date="2026-06-05T15:12:00Z" w16du:dateUtc="2026-06-05T14:12:00Z">
        <w:r>
          <w:rPr>
            <w:rFonts w:ascii="Cambria" w:hAnsi="Cambria"/>
            <w:sz w:val="28"/>
            <w:szCs w:val="28"/>
          </w:rPr>
          <w:tab/>
          <w:t>‘Any idea who?’</w:t>
        </w:r>
      </w:ins>
    </w:p>
    <w:p w14:paraId="41BD43D9" w14:textId="428BED1A" w:rsidR="00BC4D2B" w:rsidRDefault="00E95BB9">
      <w:pPr>
        <w:spacing w:line="360" w:lineRule="auto"/>
        <w:ind w:firstLine="720"/>
        <w:contextualSpacing/>
        <w:rPr>
          <w:ins w:id="19727" w:author="Claire S" w:date="2026-06-04T18:25:00Z" w16du:dateUtc="2026-06-04T17:25:00Z"/>
          <w:rFonts w:ascii="Cambria" w:hAnsi="Cambria"/>
          <w:sz w:val="28"/>
          <w:szCs w:val="28"/>
        </w:rPr>
        <w:pPrChange w:id="19728" w:author="Claire S" w:date="2026-06-05T15:12:00Z" w16du:dateUtc="2026-06-05T14:12:00Z">
          <w:pPr>
            <w:spacing w:line="360" w:lineRule="auto"/>
            <w:contextualSpacing/>
          </w:pPr>
        </w:pPrChange>
      </w:pPr>
      <w:ins w:id="19729" w:author="Claire S" w:date="2026-06-05T15:12:00Z" w16du:dateUtc="2026-06-05T14:12:00Z">
        <w:r>
          <w:rPr>
            <w:rFonts w:ascii="Cambria" w:hAnsi="Cambria"/>
            <w:sz w:val="28"/>
            <w:szCs w:val="28"/>
          </w:rPr>
          <w:t>‘No, no idea.  But I did</w:t>
        </w:r>
      </w:ins>
      <w:ins w:id="19730" w:author="Claire S" w:date="2026-06-04T18:25:00Z" w16du:dateUtc="2026-06-04T17:25:00Z">
        <w:r w:rsidR="00BC4D2B">
          <w:rPr>
            <w:rFonts w:ascii="Cambria" w:hAnsi="Cambria"/>
            <w:sz w:val="28"/>
            <w:szCs w:val="28"/>
          </w:rPr>
          <w:t xml:space="preserve"> wonder, Ms Langley</w:t>
        </w:r>
      </w:ins>
      <w:ins w:id="19731" w:author="Claire S" w:date="2026-06-04T18:58:00Z" w16du:dateUtc="2026-06-04T17:58:00Z">
        <w:del w:id="19732" w:author="Daisy Watt" w:date="2026-06-23T14:41:00Z" w16du:dateUtc="2026-06-23T12:41:00Z">
          <w:r w:rsidR="00680FA0" w:rsidDel="008278D2">
            <w:rPr>
              <w:rFonts w:ascii="Cambria" w:hAnsi="Cambria"/>
              <w:sz w:val="28"/>
              <w:szCs w:val="28"/>
            </w:rPr>
            <w:delText>-</w:delText>
          </w:r>
        </w:del>
      </w:ins>
      <w:ins w:id="19733" w:author="Daisy Watt" w:date="2026-06-23T14:41:00Z" w16du:dateUtc="2026-06-23T12:41:00Z">
        <w:r w:rsidR="008278D2">
          <w:rPr>
            <w:rFonts w:ascii="Cambria" w:hAnsi="Cambria"/>
            <w:sz w:val="28"/>
            <w:szCs w:val="28"/>
          </w:rPr>
          <w:t>—</w:t>
        </w:r>
      </w:ins>
      <w:ins w:id="19734" w:author="Claire S" w:date="2026-06-04T18:25:00Z" w16du:dateUtc="2026-06-04T17:25:00Z">
        <w:r w:rsidR="00BC4D2B">
          <w:rPr>
            <w:rFonts w:ascii="Cambria" w:hAnsi="Cambria"/>
            <w:sz w:val="28"/>
            <w:szCs w:val="28"/>
          </w:rPr>
          <w:t>’</w:t>
        </w:r>
      </w:ins>
    </w:p>
    <w:p w14:paraId="1A15A21B" w14:textId="09A167EF" w:rsidR="00BC4D2B" w:rsidRDefault="00BC4D2B" w:rsidP="00CD09E9">
      <w:pPr>
        <w:spacing w:line="360" w:lineRule="auto"/>
        <w:contextualSpacing/>
        <w:rPr>
          <w:ins w:id="19735" w:author="Claire S" w:date="2026-06-04T18:25:00Z" w16du:dateUtc="2026-06-04T17:25:00Z"/>
          <w:rFonts w:ascii="Cambria" w:hAnsi="Cambria"/>
          <w:sz w:val="28"/>
          <w:szCs w:val="28"/>
        </w:rPr>
      </w:pPr>
      <w:ins w:id="19736" w:author="Claire S" w:date="2026-06-04T18:25:00Z" w16du:dateUtc="2026-06-04T17:25:00Z">
        <w:r>
          <w:rPr>
            <w:rFonts w:ascii="Cambria" w:hAnsi="Cambria"/>
            <w:sz w:val="28"/>
            <w:szCs w:val="28"/>
          </w:rPr>
          <w:tab/>
          <w:t>‘Savannah, please.’</w:t>
        </w:r>
      </w:ins>
    </w:p>
    <w:p w14:paraId="6551FB10" w14:textId="6AFB7138" w:rsidR="00BC4D2B" w:rsidRDefault="00BC4D2B" w:rsidP="00CD09E9">
      <w:pPr>
        <w:spacing w:line="360" w:lineRule="auto"/>
        <w:contextualSpacing/>
        <w:rPr>
          <w:ins w:id="19737" w:author="Claire S" w:date="2026-06-04T18:26:00Z" w16du:dateUtc="2026-06-04T17:26:00Z"/>
          <w:rFonts w:ascii="Cambria" w:hAnsi="Cambria"/>
          <w:sz w:val="28"/>
          <w:szCs w:val="28"/>
        </w:rPr>
      </w:pPr>
      <w:ins w:id="19738" w:author="Claire S" w:date="2026-06-04T18:25:00Z" w16du:dateUtc="2026-06-04T17:25:00Z">
        <w:r>
          <w:rPr>
            <w:rFonts w:ascii="Cambria" w:hAnsi="Cambria"/>
            <w:sz w:val="28"/>
            <w:szCs w:val="28"/>
          </w:rPr>
          <w:tab/>
          <w:t>‘Savannah</w:t>
        </w:r>
        <w:del w:id="19739" w:author="Daisy Watt" w:date="2026-06-23T14:41:00Z" w16du:dateUtc="2026-06-23T12:41:00Z">
          <w:r w:rsidDel="008278D2">
            <w:rPr>
              <w:rFonts w:ascii="Cambria" w:hAnsi="Cambria"/>
              <w:sz w:val="28"/>
              <w:szCs w:val="28"/>
            </w:rPr>
            <w:delText>,</w:delText>
          </w:r>
        </w:del>
      </w:ins>
      <w:ins w:id="19740" w:author="Daisy Watt" w:date="2026-06-23T14:41:00Z" w16du:dateUtc="2026-06-23T12:41:00Z">
        <w:r w:rsidR="008278D2">
          <w:rPr>
            <w:rFonts w:ascii="Cambria" w:hAnsi="Cambria"/>
            <w:sz w:val="28"/>
            <w:szCs w:val="28"/>
          </w:rPr>
          <w:t>.</w:t>
        </w:r>
      </w:ins>
      <w:ins w:id="19741" w:author="Claire S" w:date="2026-06-04T18:25:00Z" w16du:dateUtc="2026-06-04T17:25:00Z">
        <w:r>
          <w:rPr>
            <w:rFonts w:ascii="Cambria" w:hAnsi="Cambria"/>
            <w:sz w:val="28"/>
            <w:szCs w:val="28"/>
          </w:rPr>
          <w:t xml:space="preserve">’ Clara blushed yet again. ‘What do you </w:t>
        </w:r>
      </w:ins>
      <w:ins w:id="19742" w:author="Claire S" w:date="2026-07-30T13:11:00Z" w16du:dateUtc="2026-07-30T12:11:00Z">
        <w:r w:rsidR="006836AA">
          <w:rPr>
            <w:rFonts w:ascii="Cambria" w:hAnsi="Cambria"/>
            <w:sz w:val="28"/>
            <w:szCs w:val="28"/>
          </w:rPr>
          <w:t>make</w:t>
        </w:r>
      </w:ins>
      <w:ins w:id="19743" w:author="Claire S" w:date="2026-06-04T18:25:00Z" w16du:dateUtc="2026-06-04T17:25:00Z">
        <w:r>
          <w:rPr>
            <w:rFonts w:ascii="Cambria" w:hAnsi="Cambria"/>
            <w:sz w:val="28"/>
            <w:szCs w:val="28"/>
          </w:rPr>
          <w:t xml:space="preserve"> of Jackson Rayne?’</w:t>
        </w:r>
      </w:ins>
    </w:p>
    <w:p w14:paraId="6A31E928" w14:textId="18C594B7" w:rsidR="00BA4281" w:rsidRDefault="00BA4281" w:rsidP="00CD09E9">
      <w:pPr>
        <w:spacing w:line="360" w:lineRule="auto"/>
        <w:contextualSpacing/>
        <w:rPr>
          <w:ins w:id="19744" w:author="Claire S" w:date="2026-06-04T18:24:00Z" w16du:dateUtc="2026-06-04T17:24:00Z"/>
          <w:rFonts w:ascii="Cambria" w:hAnsi="Cambria"/>
          <w:sz w:val="28"/>
          <w:szCs w:val="28"/>
        </w:rPr>
      </w:pPr>
      <w:ins w:id="19745" w:author="Claire S" w:date="2026-06-04T18:26:00Z" w16du:dateUtc="2026-06-04T17:26:00Z">
        <w:r>
          <w:rPr>
            <w:rFonts w:ascii="Cambria" w:hAnsi="Cambria"/>
            <w:sz w:val="28"/>
            <w:szCs w:val="28"/>
          </w:rPr>
          <w:tab/>
          <w:t xml:space="preserve">‘In what sense?’ </w:t>
        </w:r>
      </w:ins>
      <w:ins w:id="19746" w:author="Claire S" w:date="2026-06-08T16:46:00Z" w16du:dateUtc="2026-06-08T15:46:00Z">
        <w:r w:rsidR="006928E3">
          <w:rPr>
            <w:rFonts w:ascii="Cambria" w:hAnsi="Cambria"/>
            <w:sz w:val="28"/>
            <w:szCs w:val="28"/>
          </w:rPr>
          <w:t>Tw</w:t>
        </w:r>
      </w:ins>
      <w:ins w:id="19747" w:author="Claire S" w:date="2026-06-04T18:27:00Z" w16du:dateUtc="2026-06-04T17:27:00Z">
        <w:r>
          <w:rPr>
            <w:rFonts w:ascii="Cambria" w:hAnsi="Cambria"/>
            <w:sz w:val="28"/>
            <w:szCs w:val="28"/>
          </w:rPr>
          <w:t>iddl</w:t>
        </w:r>
      </w:ins>
      <w:ins w:id="19748" w:author="Claire S" w:date="2026-06-08T16:46:00Z" w16du:dateUtc="2026-06-08T15:46:00Z">
        <w:r w:rsidR="006928E3">
          <w:rPr>
            <w:rFonts w:ascii="Cambria" w:hAnsi="Cambria"/>
            <w:sz w:val="28"/>
            <w:szCs w:val="28"/>
          </w:rPr>
          <w:t>ing</w:t>
        </w:r>
      </w:ins>
      <w:ins w:id="19749" w:author="Claire S" w:date="2026-06-04T18:27:00Z" w16du:dateUtc="2026-06-04T17:27:00Z">
        <w:r>
          <w:rPr>
            <w:rFonts w:ascii="Cambria" w:hAnsi="Cambria"/>
            <w:sz w:val="28"/>
            <w:szCs w:val="28"/>
          </w:rPr>
          <w:t xml:space="preserve"> her </w:t>
        </w:r>
      </w:ins>
      <w:ins w:id="19750" w:author="Claire S" w:date="2026-07-30T11:10:00Z" w16du:dateUtc="2026-07-30T10:10:00Z">
        <w:r w:rsidR="00C31959">
          <w:rPr>
            <w:rFonts w:ascii="Cambria" w:hAnsi="Cambria"/>
            <w:sz w:val="28"/>
            <w:szCs w:val="28"/>
          </w:rPr>
          <w:t>drink’s l</w:t>
        </w:r>
      </w:ins>
      <w:ins w:id="19751" w:author="Claire S" w:date="2026-06-04T18:27:00Z" w16du:dateUtc="2026-06-04T17:27:00Z">
        <w:r>
          <w:rPr>
            <w:rFonts w:ascii="Cambria" w:hAnsi="Cambria"/>
            <w:sz w:val="28"/>
            <w:szCs w:val="28"/>
          </w:rPr>
          <w:t>ittle paper umbrella</w:t>
        </w:r>
        <w:r w:rsidR="00B20AAE">
          <w:rPr>
            <w:rFonts w:ascii="Cambria" w:hAnsi="Cambria"/>
            <w:sz w:val="28"/>
            <w:szCs w:val="28"/>
          </w:rPr>
          <w:t xml:space="preserve">, </w:t>
        </w:r>
      </w:ins>
      <w:ins w:id="19752" w:author="Claire S" w:date="2026-06-08T16:46:00Z" w16du:dateUtc="2026-06-08T15:46:00Z">
        <w:r w:rsidR="006928E3">
          <w:rPr>
            <w:rFonts w:ascii="Cambria" w:hAnsi="Cambria"/>
            <w:sz w:val="28"/>
            <w:szCs w:val="28"/>
          </w:rPr>
          <w:t>Savannah</w:t>
        </w:r>
      </w:ins>
      <w:ins w:id="19753" w:author="Claire S" w:date="2026-06-04T18:27:00Z" w16du:dateUtc="2026-06-04T17:27:00Z">
        <w:r w:rsidR="00B20AAE">
          <w:rPr>
            <w:rFonts w:ascii="Cambria" w:hAnsi="Cambria"/>
            <w:sz w:val="28"/>
            <w:szCs w:val="28"/>
          </w:rPr>
          <w:t xml:space="preserve"> hoped Clara </w:t>
        </w:r>
      </w:ins>
      <w:ins w:id="19754" w:author="Claire S" w:date="2026-06-08T16:46:00Z" w16du:dateUtc="2026-06-08T15:46:00Z">
        <w:r w:rsidR="006928E3">
          <w:rPr>
            <w:rFonts w:ascii="Cambria" w:hAnsi="Cambria"/>
            <w:sz w:val="28"/>
            <w:szCs w:val="28"/>
          </w:rPr>
          <w:t>didn’t</w:t>
        </w:r>
      </w:ins>
      <w:ins w:id="19755" w:author="Claire S" w:date="2026-06-04T18:27:00Z" w16du:dateUtc="2026-06-04T17:27:00Z">
        <w:r w:rsidR="00B20AAE">
          <w:rPr>
            <w:rFonts w:ascii="Cambria" w:hAnsi="Cambria"/>
            <w:sz w:val="28"/>
            <w:szCs w:val="28"/>
          </w:rPr>
          <w:t xml:space="preserve"> ask</w:t>
        </w:r>
        <w:r>
          <w:rPr>
            <w:rFonts w:ascii="Cambria" w:hAnsi="Cambria"/>
            <w:sz w:val="28"/>
            <w:szCs w:val="28"/>
          </w:rPr>
          <w:t xml:space="preserve"> </w:t>
        </w:r>
        <w:r w:rsidR="00B20AAE">
          <w:rPr>
            <w:rFonts w:ascii="Cambria" w:hAnsi="Cambria"/>
            <w:sz w:val="28"/>
            <w:szCs w:val="28"/>
          </w:rPr>
          <w:t>about their hook</w:t>
        </w:r>
        <w:del w:id="19756" w:author="Daisy Watt" w:date="2026-06-23T14:41:00Z" w16du:dateUtc="2026-06-23T12:41:00Z">
          <w:r w:rsidR="00B20AAE" w:rsidDel="00986883">
            <w:rPr>
              <w:rFonts w:ascii="Cambria" w:hAnsi="Cambria"/>
              <w:sz w:val="28"/>
              <w:szCs w:val="28"/>
            </w:rPr>
            <w:delText>-</w:delText>
          </w:r>
        </w:del>
        <w:r w:rsidR="00B20AAE">
          <w:rPr>
            <w:rFonts w:ascii="Cambria" w:hAnsi="Cambria"/>
            <w:sz w:val="28"/>
            <w:szCs w:val="28"/>
          </w:rPr>
          <w:t>up.</w:t>
        </w:r>
      </w:ins>
    </w:p>
    <w:p w14:paraId="1F8CC606" w14:textId="7D4146A3" w:rsidR="00B20AAE" w:rsidRDefault="00B20AAE" w:rsidP="00CD09E9">
      <w:pPr>
        <w:spacing w:line="360" w:lineRule="auto"/>
        <w:contextualSpacing/>
        <w:rPr>
          <w:ins w:id="19757" w:author="Claire S" w:date="2026-06-04T18:58:00Z" w16du:dateUtc="2026-06-04T17:58:00Z"/>
          <w:rFonts w:ascii="Cambria" w:hAnsi="Cambria"/>
          <w:sz w:val="28"/>
          <w:szCs w:val="28"/>
        </w:rPr>
      </w:pPr>
      <w:ins w:id="19758" w:author="Claire S" w:date="2026-06-04T18:27:00Z" w16du:dateUtc="2026-06-04T17:27:00Z">
        <w:r>
          <w:rPr>
            <w:rFonts w:ascii="Cambria" w:hAnsi="Cambria"/>
            <w:sz w:val="28"/>
            <w:szCs w:val="28"/>
          </w:rPr>
          <w:tab/>
          <w:t>‘</w:t>
        </w:r>
      </w:ins>
      <w:ins w:id="19759" w:author="Claire S" w:date="2026-07-30T11:12:00Z" w16du:dateUtc="2026-07-30T10:12:00Z">
        <w:r w:rsidR="00771470">
          <w:rPr>
            <w:rFonts w:ascii="Cambria" w:hAnsi="Cambria"/>
            <w:sz w:val="28"/>
            <w:szCs w:val="28"/>
          </w:rPr>
          <w:t>I get the feeling</w:t>
        </w:r>
      </w:ins>
      <w:ins w:id="19760" w:author="Claire S" w:date="2026-06-04T18:27:00Z" w16du:dateUtc="2026-06-04T17:27:00Z">
        <w:r>
          <w:rPr>
            <w:rFonts w:ascii="Cambria" w:hAnsi="Cambria"/>
            <w:sz w:val="28"/>
            <w:szCs w:val="28"/>
          </w:rPr>
          <w:t xml:space="preserve">,’ Clara </w:t>
        </w:r>
      </w:ins>
      <w:ins w:id="19761" w:author="Claire S" w:date="2026-06-04T18:28:00Z" w16du:dateUtc="2026-06-04T17:28:00Z">
        <w:r>
          <w:rPr>
            <w:rFonts w:ascii="Cambria" w:hAnsi="Cambria"/>
            <w:sz w:val="28"/>
            <w:szCs w:val="28"/>
          </w:rPr>
          <w:t>said slowly</w:t>
        </w:r>
      </w:ins>
      <w:ins w:id="19762" w:author="Claire S" w:date="2026-07-30T11:12:00Z" w16du:dateUtc="2026-07-30T10:12:00Z">
        <w:r w:rsidR="00771470">
          <w:rPr>
            <w:rFonts w:ascii="Cambria" w:hAnsi="Cambria"/>
            <w:sz w:val="28"/>
            <w:szCs w:val="28"/>
          </w:rPr>
          <w:t>,</w:t>
        </w:r>
      </w:ins>
      <w:ins w:id="19763" w:author="Claire S" w:date="2026-06-04T18:28:00Z" w16du:dateUtc="2026-06-04T17:28:00Z">
        <w:r>
          <w:rPr>
            <w:rFonts w:ascii="Cambria" w:hAnsi="Cambria"/>
            <w:sz w:val="28"/>
            <w:szCs w:val="28"/>
          </w:rPr>
          <w:t xml:space="preserve"> ‘</w:t>
        </w:r>
      </w:ins>
      <w:ins w:id="19764" w:author="Claire S" w:date="2026-07-30T11:12:00Z" w16du:dateUtc="2026-07-30T10:12:00Z">
        <w:r w:rsidR="00771470">
          <w:rPr>
            <w:rFonts w:ascii="Cambria" w:hAnsi="Cambria"/>
            <w:sz w:val="28"/>
            <w:szCs w:val="28"/>
          </w:rPr>
          <w:t xml:space="preserve">that </w:t>
        </w:r>
      </w:ins>
      <w:ins w:id="19765" w:author="Claire S" w:date="2026-06-04T18:28:00Z" w16du:dateUtc="2026-06-04T17:28:00Z">
        <w:r>
          <w:rPr>
            <w:rFonts w:ascii="Cambria" w:hAnsi="Cambria"/>
            <w:sz w:val="28"/>
            <w:szCs w:val="28"/>
          </w:rPr>
          <w:t>– he’s not quite what he says he is</w:t>
        </w:r>
      </w:ins>
      <w:ins w:id="19766" w:author="Claire S" w:date="2026-06-04T20:33:00Z" w16du:dateUtc="2026-06-04T19:33:00Z">
        <w:r w:rsidR="00F50AE6">
          <w:rPr>
            <w:rFonts w:ascii="Cambria" w:hAnsi="Cambria"/>
            <w:sz w:val="28"/>
            <w:szCs w:val="28"/>
          </w:rPr>
          <w:t>.</w:t>
        </w:r>
      </w:ins>
      <w:ins w:id="19767" w:author="Claire S" w:date="2026-06-04T18:28:00Z" w16du:dateUtc="2026-06-04T17:28:00Z">
        <w:r>
          <w:rPr>
            <w:rFonts w:ascii="Cambria" w:hAnsi="Cambria"/>
            <w:sz w:val="28"/>
            <w:szCs w:val="28"/>
          </w:rPr>
          <w:t>’</w:t>
        </w:r>
      </w:ins>
    </w:p>
    <w:p w14:paraId="1897CB00" w14:textId="5485D8AC" w:rsidR="00680FA0" w:rsidRDefault="00680FA0" w:rsidP="00CD09E9">
      <w:pPr>
        <w:spacing w:line="360" w:lineRule="auto"/>
        <w:contextualSpacing/>
        <w:rPr>
          <w:ins w:id="19768" w:author="Claire S" w:date="2026-06-04T18:59:00Z" w16du:dateUtc="2026-06-04T17:59:00Z"/>
          <w:rFonts w:ascii="Cambria" w:hAnsi="Cambria"/>
          <w:sz w:val="28"/>
          <w:szCs w:val="28"/>
        </w:rPr>
      </w:pPr>
      <w:ins w:id="19769" w:author="Claire S" w:date="2026-06-04T18:58:00Z" w16du:dateUtc="2026-06-04T17:58:00Z">
        <w:r>
          <w:rPr>
            <w:rFonts w:ascii="Cambria" w:hAnsi="Cambria"/>
            <w:sz w:val="28"/>
            <w:szCs w:val="28"/>
          </w:rPr>
          <w:tab/>
          <w:t>‘Why?’ Savannah could literally feel her eye</w:t>
        </w:r>
      </w:ins>
      <w:ins w:id="19770" w:author="Claire S" w:date="2026-06-04T18:59:00Z" w16du:dateUtc="2026-06-04T17:59:00Z">
        <w:r>
          <w:rPr>
            <w:rFonts w:ascii="Cambria" w:hAnsi="Cambria"/>
            <w:sz w:val="28"/>
            <w:szCs w:val="28"/>
          </w:rPr>
          <w:t xml:space="preserve">s narrow. </w:t>
        </w:r>
      </w:ins>
      <w:ins w:id="19771" w:author="Claire S" w:date="2026-06-04T20:33:00Z" w16du:dateUtc="2026-06-04T19:33:00Z">
        <w:r w:rsidR="00F50AE6">
          <w:rPr>
            <w:rFonts w:ascii="Cambria" w:hAnsi="Cambria"/>
            <w:sz w:val="28"/>
            <w:szCs w:val="28"/>
          </w:rPr>
          <w:t>‘</w:t>
        </w:r>
      </w:ins>
      <w:ins w:id="19772" w:author="Claire S" w:date="2026-07-30T13:12:00Z" w16du:dateUtc="2026-07-30T12:12:00Z">
        <w:r w:rsidR="00EF0994">
          <w:rPr>
            <w:rFonts w:ascii="Cambria" w:hAnsi="Cambria"/>
            <w:sz w:val="28"/>
            <w:szCs w:val="28"/>
          </w:rPr>
          <w:t>How</w:t>
        </w:r>
      </w:ins>
      <w:ins w:id="19773" w:author="Claire S" w:date="2026-06-04T20:33:00Z" w16du:dateUtc="2026-06-04T19:33:00Z">
        <w:r w:rsidR="00F50AE6">
          <w:rPr>
            <w:rFonts w:ascii="Cambria" w:hAnsi="Cambria"/>
            <w:sz w:val="28"/>
            <w:szCs w:val="28"/>
          </w:rPr>
          <w:t>?’</w:t>
        </w:r>
      </w:ins>
    </w:p>
    <w:p w14:paraId="1B0969EA" w14:textId="19073F4A" w:rsidR="00680FA0" w:rsidRDefault="00680FA0" w:rsidP="00CD09E9">
      <w:pPr>
        <w:spacing w:line="360" w:lineRule="auto"/>
        <w:contextualSpacing/>
        <w:rPr>
          <w:ins w:id="19774" w:author="Claire S" w:date="2026-06-04T18:59:00Z" w16du:dateUtc="2026-06-04T17:59:00Z"/>
          <w:rFonts w:ascii="Cambria" w:hAnsi="Cambria"/>
          <w:sz w:val="28"/>
          <w:szCs w:val="28"/>
        </w:rPr>
      </w:pPr>
      <w:ins w:id="19775" w:author="Claire S" w:date="2026-06-04T18:59:00Z" w16du:dateUtc="2026-06-04T17:59:00Z">
        <w:r>
          <w:rPr>
            <w:rFonts w:ascii="Cambria" w:hAnsi="Cambria"/>
            <w:sz w:val="28"/>
            <w:szCs w:val="28"/>
          </w:rPr>
          <w:tab/>
          <w:t>‘</w:t>
        </w:r>
      </w:ins>
      <w:ins w:id="19776" w:author="Claire S" w:date="2026-06-04T20:29:00Z" w16du:dateUtc="2026-06-04T19:29:00Z">
        <w:r w:rsidR="008C0F5E">
          <w:rPr>
            <w:rFonts w:ascii="Cambria" w:hAnsi="Cambria"/>
            <w:sz w:val="28"/>
            <w:szCs w:val="28"/>
          </w:rPr>
          <w:t>Becaus</w:t>
        </w:r>
      </w:ins>
      <w:ins w:id="19777" w:author="Daisy Watt" w:date="2026-06-23T14:41:00Z" w16du:dateUtc="2026-06-23T12:41:00Z">
        <w:r w:rsidR="002B4737">
          <w:rPr>
            <w:rFonts w:ascii="Cambria" w:hAnsi="Cambria"/>
            <w:sz w:val="28"/>
            <w:szCs w:val="28"/>
          </w:rPr>
          <w:t>e…</w:t>
        </w:r>
      </w:ins>
      <w:ins w:id="19778" w:author="Claire S" w:date="2026-06-04T20:29:00Z" w16du:dateUtc="2026-06-04T19:29:00Z">
        <w:del w:id="19779" w:author="Daisy Watt" w:date="2026-06-23T14:41:00Z" w16du:dateUtc="2026-06-23T12:41:00Z">
          <w:r w:rsidR="008C0F5E" w:rsidDel="002B4737">
            <w:rPr>
              <w:rFonts w:ascii="Cambria" w:hAnsi="Cambria"/>
              <w:sz w:val="28"/>
              <w:szCs w:val="28"/>
            </w:rPr>
            <w:delText>e</w:delText>
          </w:r>
        </w:del>
      </w:ins>
      <w:ins w:id="19780" w:author="Claire S" w:date="2026-06-04T18:59:00Z" w16du:dateUtc="2026-06-04T17:59:00Z">
        <w:del w:id="19781" w:author="Daisy Watt" w:date="2026-06-23T14:41:00Z" w16du:dateUtc="2026-06-23T12:41:00Z">
          <w:r w:rsidDel="002B4737">
            <w:rPr>
              <w:rFonts w:ascii="Cambria" w:hAnsi="Cambria"/>
              <w:sz w:val="28"/>
              <w:szCs w:val="28"/>
            </w:rPr>
            <w:delText xml:space="preserve"> –</w:delText>
          </w:r>
        </w:del>
        <w:r>
          <w:rPr>
            <w:rFonts w:ascii="Cambria" w:hAnsi="Cambria"/>
            <w:sz w:val="28"/>
            <w:szCs w:val="28"/>
          </w:rPr>
          <w:t xml:space="preserve"> he thought Royal Marines have red berets, but they’re green. </w:t>
        </w:r>
      </w:ins>
      <w:ins w:id="19782" w:author="Claire S" w:date="2026-06-04T20:29:00Z" w16du:dateUtc="2026-06-04T19:29:00Z">
        <w:r w:rsidR="008C0F5E">
          <w:rPr>
            <w:rFonts w:ascii="Cambria" w:hAnsi="Cambria"/>
            <w:sz w:val="28"/>
            <w:szCs w:val="28"/>
          </w:rPr>
          <w:t>And</w:t>
        </w:r>
      </w:ins>
      <w:ins w:id="19783" w:author="Claire S" w:date="2026-06-04T18:59:00Z" w16du:dateUtc="2026-06-04T17:59:00Z">
        <w:r>
          <w:rPr>
            <w:rFonts w:ascii="Cambria" w:hAnsi="Cambria"/>
            <w:sz w:val="28"/>
            <w:szCs w:val="28"/>
          </w:rPr>
          <w:t xml:space="preserve"> he didn’t know his motto. I looked</w:t>
        </w:r>
      </w:ins>
      <w:ins w:id="19784" w:author="Claire S" w:date="2026-06-04T20:29:00Z" w16du:dateUtc="2026-06-04T19:29:00Z">
        <w:r w:rsidR="008C0F5E">
          <w:rPr>
            <w:rFonts w:ascii="Cambria" w:hAnsi="Cambria"/>
            <w:sz w:val="28"/>
            <w:szCs w:val="28"/>
          </w:rPr>
          <w:t xml:space="preserve"> </w:t>
        </w:r>
      </w:ins>
      <w:ins w:id="19785" w:author="Claire S" w:date="2026-06-04T18:59:00Z" w16du:dateUtc="2026-06-04T17:59:00Z">
        <w:r>
          <w:rPr>
            <w:rFonts w:ascii="Cambria" w:hAnsi="Cambria"/>
            <w:sz w:val="28"/>
            <w:szCs w:val="28"/>
          </w:rPr>
          <w:t>it</w:t>
        </w:r>
      </w:ins>
      <w:ins w:id="19786" w:author="Claire S" w:date="2026-06-04T20:29:00Z" w16du:dateUtc="2026-06-04T19:29:00Z">
        <w:r w:rsidR="008C0F5E">
          <w:rPr>
            <w:rFonts w:ascii="Cambria" w:hAnsi="Cambria"/>
            <w:sz w:val="28"/>
            <w:szCs w:val="28"/>
          </w:rPr>
          <w:t xml:space="preserve"> </w:t>
        </w:r>
      </w:ins>
      <w:ins w:id="19787" w:author="Claire S" w:date="2026-06-04T18:59:00Z" w16du:dateUtc="2026-06-04T17:59:00Z">
        <w:r>
          <w:rPr>
            <w:rFonts w:ascii="Cambria" w:hAnsi="Cambria"/>
            <w:sz w:val="28"/>
            <w:szCs w:val="28"/>
          </w:rPr>
          <w:t xml:space="preserve">up.  It’s </w:t>
        </w:r>
      </w:ins>
      <w:ins w:id="19788" w:author="Claire S" w:date="2026-06-05T09:18:00Z" w16du:dateUtc="2026-06-05T08:18:00Z">
        <w:r w:rsidR="00EE56BC" w:rsidRPr="00EE56BC">
          <w:rPr>
            <w:rFonts w:ascii="Cambria" w:hAnsi="Cambria"/>
            <w:i/>
            <w:iCs/>
            <w:sz w:val="28"/>
            <w:szCs w:val="28"/>
            <w:rPrChange w:id="19789" w:author="Claire S" w:date="2026-06-05T09:19:00Z" w16du:dateUtc="2026-06-05T08:19:00Z">
              <w:rPr>
                <w:rFonts w:ascii="Cambria" w:hAnsi="Cambria"/>
                <w:sz w:val="28"/>
                <w:szCs w:val="28"/>
              </w:rPr>
            </w:rPrChange>
          </w:rPr>
          <w:t xml:space="preserve">Per </w:t>
        </w:r>
      </w:ins>
      <w:ins w:id="19790" w:author="Claire S" w:date="2026-06-05T09:19:00Z" w16du:dateUtc="2026-06-05T08:19:00Z">
        <w:r w:rsidR="00EE56BC" w:rsidRPr="00EE56BC">
          <w:rPr>
            <w:rFonts w:ascii="Cambria" w:hAnsi="Cambria"/>
            <w:i/>
            <w:iCs/>
            <w:sz w:val="28"/>
            <w:szCs w:val="28"/>
            <w:rPrChange w:id="19791" w:author="Claire S" w:date="2026-06-05T09:19:00Z" w16du:dateUtc="2026-06-05T08:19:00Z">
              <w:rPr>
                <w:rFonts w:ascii="Cambria" w:hAnsi="Cambria"/>
                <w:sz w:val="28"/>
                <w:szCs w:val="28"/>
              </w:rPr>
            </w:rPrChange>
          </w:rPr>
          <w:t>Mare, Per Terram</w:t>
        </w:r>
        <w:r w:rsidR="00EE56BC">
          <w:rPr>
            <w:rFonts w:ascii="Cambria" w:hAnsi="Cambria"/>
            <w:sz w:val="28"/>
            <w:szCs w:val="28"/>
          </w:rPr>
          <w:t>. By land, by sea.’</w:t>
        </w:r>
      </w:ins>
    </w:p>
    <w:p w14:paraId="7A423055" w14:textId="7D9B8147" w:rsidR="00680FA0" w:rsidRDefault="00680FA0" w:rsidP="00CD09E9">
      <w:pPr>
        <w:spacing w:line="360" w:lineRule="auto"/>
        <w:contextualSpacing/>
        <w:rPr>
          <w:ins w:id="19792" w:author="Claire S" w:date="2026-06-04T18:59:00Z" w16du:dateUtc="2026-06-04T17:59:00Z"/>
          <w:rFonts w:ascii="Cambria" w:hAnsi="Cambria"/>
          <w:sz w:val="28"/>
          <w:szCs w:val="28"/>
        </w:rPr>
      </w:pPr>
      <w:ins w:id="19793" w:author="Claire S" w:date="2026-06-04T18:59:00Z" w16du:dateUtc="2026-06-04T17:59:00Z">
        <w:r>
          <w:rPr>
            <w:rFonts w:ascii="Cambria" w:hAnsi="Cambria"/>
            <w:sz w:val="28"/>
            <w:szCs w:val="28"/>
          </w:rPr>
          <w:tab/>
          <w:t>‘So?’</w:t>
        </w:r>
      </w:ins>
    </w:p>
    <w:p w14:paraId="32C4790E" w14:textId="16BDE7D9" w:rsidR="00680FA0" w:rsidRDefault="00680FA0" w:rsidP="00CD09E9">
      <w:pPr>
        <w:spacing w:line="360" w:lineRule="auto"/>
        <w:contextualSpacing/>
        <w:rPr>
          <w:ins w:id="19794" w:author="Claire S" w:date="2026-06-04T19:00:00Z" w16du:dateUtc="2026-06-04T18:00:00Z"/>
          <w:rFonts w:ascii="Cambria" w:hAnsi="Cambria"/>
          <w:sz w:val="28"/>
          <w:szCs w:val="28"/>
        </w:rPr>
      </w:pPr>
      <w:ins w:id="19795" w:author="Claire S" w:date="2026-06-04T18:59:00Z" w16du:dateUtc="2026-06-04T17:59:00Z">
        <w:r>
          <w:rPr>
            <w:rFonts w:ascii="Cambria" w:hAnsi="Cambria"/>
            <w:sz w:val="28"/>
            <w:szCs w:val="28"/>
          </w:rPr>
          <w:tab/>
          <w:t>‘I just think, elite soldiers</w:t>
        </w:r>
      </w:ins>
      <w:ins w:id="19796" w:author="Claire S" w:date="2026-06-04T20:29:00Z" w16du:dateUtc="2026-06-04T19:29:00Z">
        <w:r w:rsidR="008C0F5E">
          <w:rPr>
            <w:rFonts w:ascii="Cambria" w:hAnsi="Cambria"/>
            <w:sz w:val="28"/>
            <w:szCs w:val="28"/>
          </w:rPr>
          <w:t xml:space="preserve">, you </w:t>
        </w:r>
      </w:ins>
      <w:ins w:id="19797" w:author="Claire S" w:date="2026-06-04T20:30:00Z" w16du:dateUtc="2026-06-04T19:30:00Z">
        <w:r w:rsidR="008C0F5E">
          <w:rPr>
            <w:rFonts w:ascii="Cambria" w:hAnsi="Cambria"/>
            <w:sz w:val="28"/>
            <w:szCs w:val="28"/>
          </w:rPr>
          <w:t>know, t</w:t>
        </w:r>
      </w:ins>
      <w:ins w:id="19798" w:author="Claire S" w:date="2026-06-04T18:59:00Z" w16du:dateUtc="2026-06-04T17:59:00Z">
        <w:r>
          <w:rPr>
            <w:rFonts w:ascii="Cambria" w:hAnsi="Cambria"/>
            <w:sz w:val="28"/>
            <w:szCs w:val="28"/>
          </w:rPr>
          <w:t>hey have their mottos pretty much writt</w:t>
        </w:r>
      </w:ins>
      <w:ins w:id="19799" w:author="Claire S" w:date="2026-06-04T19:00:00Z" w16du:dateUtc="2026-06-04T18:00:00Z">
        <w:r>
          <w:rPr>
            <w:rFonts w:ascii="Cambria" w:hAnsi="Cambria"/>
            <w:sz w:val="28"/>
            <w:szCs w:val="28"/>
          </w:rPr>
          <w:t>e</w:t>
        </w:r>
      </w:ins>
      <w:ins w:id="19800" w:author="Claire S" w:date="2026-06-04T18:59:00Z" w16du:dateUtc="2026-06-04T17:59:00Z">
        <w:r>
          <w:rPr>
            <w:rFonts w:ascii="Cambria" w:hAnsi="Cambria"/>
            <w:sz w:val="28"/>
            <w:szCs w:val="28"/>
          </w:rPr>
          <w:t>n in blood on their hearts.</w:t>
        </w:r>
      </w:ins>
      <w:ins w:id="19801" w:author="Claire S" w:date="2026-06-04T20:30:00Z" w16du:dateUtc="2026-06-04T19:30:00Z">
        <w:r w:rsidR="008C0F5E">
          <w:rPr>
            <w:rFonts w:ascii="Cambria" w:hAnsi="Cambria"/>
            <w:sz w:val="28"/>
            <w:szCs w:val="28"/>
          </w:rPr>
          <w:t xml:space="preserve"> My grandad’s was tattooed on his </w:t>
        </w:r>
      </w:ins>
      <w:ins w:id="19802" w:author="Claire S" w:date="2026-06-05T10:26:00Z" w16du:dateUtc="2026-06-05T09:26:00Z">
        <w:r w:rsidR="00C10C19">
          <w:rPr>
            <w:rFonts w:ascii="Cambria" w:hAnsi="Cambria"/>
            <w:sz w:val="28"/>
            <w:szCs w:val="28"/>
          </w:rPr>
          <w:t>chest</w:t>
        </w:r>
      </w:ins>
      <w:ins w:id="19803" w:author="Claire S" w:date="2026-06-04T20:30:00Z" w16du:dateUtc="2026-06-04T19:30:00Z">
        <w:r w:rsidR="008C0F5E">
          <w:rPr>
            <w:rFonts w:ascii="Cambria" w:hAnsi="Cambria"/>
            <w:sz w:val="28"/>
            <w:szCs w:val="28"/>
          </w:rPr>
          <w:t>.</w:t>
        </w:r>
      </w:ins>
      <w:ins w:id="19804" w:author="Claire S" w:date="2026-06-04T18:59:00Z" w16du:dateUtc="2026-06-04T17:59:00Z">
        <w:r>
          <w:rPr>
            <w:rFonts w:ascii="Cambria" w:hAnsi="Cambria"/>
            <w:sz w:val="28"/>
            <w:szCs w:val="28"/>
          </w:rPr>
          <w:t xml:space="preserve"> But </w:t>
        </w:r>
      </w:ins>
      <w:ins w:id="19805" w:author="Claire S" w:date="2026-06-04T20:30:00Z" w16du:dateUtc="2026-06-04T19:30:00Z">
        <w:r w:rsidR="008C0F5E">
          <w:rPr>
            <w:rFonts w:ascii="Cambria" w:hAnsi="Cambria"/>
            <w:sz w:val="28"/>
            <w:szCs w:val="28"/>
          </w:rPr>
          <w:t>Jackson</w:t>
        </w:r>
      </w:ins>
      <w:ins w:id="19806" w:author="Claire S" w:date="2026-06-04T19:00:00Z" w16du:dateUtc="2026-06-04T18:00:00Z">
        <w:r>
          <w:rPr>
            <w:rFonts w:ascii="Cambria" w:hAnsi="Cambria"/>
            <w:sz w:val="28"/>
            <w:szCs w:val="28"/>
          </w:rPr>
          <w:t xml:space="preserve"> said he couldn’t </w:t>
        </w:r>
      </w:ins>
      <w:ins w:id="19807" w:author="Claire S" w:date="2026-06-05T09:19:00Z" w16du:dateUtc="2026-06-05T08:19:00Z">
        <w:r w:rsidR="00EE56BC">
          <w:rPr>
            <w:rFonts w:ascii="Cambria" w:hAnsi="Cambria"/>
            <w:sz w:val="28"/>
            <w:szCs w:val="28"/>
          </w:rPr>
          <w:t xml:space="preserve">even </w:t>
        </w:r>
      </w:ins>
      <w:ins w:id="19808" w:author="Claire S" w:date="2026-06-04T19:00:00Z" w16du:dateUtc="2026-06-04T18:00:00Z">
        <w:r>
          <w:rPr>
            <w:rFonts w:ascii="Cambria" w:hAnsi="Cambria"/>
            <w:sz w:val="28"/>
            <w:szCs w:val="28"/>
          </w:rPr>
          <w:t>remember his. It’s just weird.’</w:t>
        </w:r>
      </w:ins>
    </w:p>
    <w:p w14:paraId="479BC29D" w14:textId="71DBFDD3" w:rsidR="002D69CC" w:rsidDel="00FF0608" w:rsidRDefault="00680FA0" w:rsidP="00FF0608">
      <w:pPr>
        <w:spacing w:line="360" w:lineRule="auto"/>
        <w:ind w:firstLine="720"/>
        <w:contextualSpacing/>
        <w:rPr>
          <w:del w:id="19809" w:author="Claire S" w:date="2026-07-30T11:02:00Z" w16du:dateUtc="2026-07-30T10:02:00Z"/>
          <w:moveTo w:id="19810" w:author="Claire S" w:date="2026-06-05T15:22:00Z" w16du:dateUtc="2026-06-05T14:22:00Z"/>
          <w:rFonts w:ascii="Cambria" w:hAnsi="Cambria"/>
          <w:sz w:val="28"/>
          <w:szCs w:val="28"/>
        </w:rPr>
      </w:pPr>
      <w:ins w:id="19811" w:author="Claire S" w:date="2026-06-04T19:00:00Z" w16du:dateUtc="2026-06-04T18:00:00Z">
        <w:r>
          <w:rPr>
            <w:rFonts w:ascii="Cambria" w:hAnsi="Cambria"/>
            <w:sz w:val="28"/>
            <w:szCs w:val="28"/>
          </w:rPr>
          <w:tab/>
          <w:t xml:space="preserve">‘Oh.’ Savannah gazed at the girl. </w:t>
        </w:r>
      </w:ins>
      <w:ins w:id="19812" w:author="Claire S" w:date="2026-06-05T09:19:00Z" w16du:dateUtc="2026-06-05T08:19:00Z">
        <w:r w:rsidR="00896C64">
          <w:rPr>
            <w:rFonts w:ascii="Cambria" w:hAnsi="Cambria"/>
            <w:sz w:val="28"/>
            <w:szCs w:val="28"/>
          </w:rPr>
          <w:t>‘I</w:t>
        </w:r>
        <w:commentRangeStart w:id="19813"/>
        <w:r w:rsidR="00896C64">
          <w:rPr>
            <w:rFonts w:ascii="Cambria" w:hAnsi="Cambria"/>
            <w:sz w:val="28"/>
            <w:szCs w:val="28"/>
          </w:rPr>
          <w:t xml:space="preserve"> mean, it’s not</w:t>
        </w:r>
      </w:ins>
      <w:ins w:id="19814" w:author="Claire S" w:date="2026-06-04T19:00:00Z" w16du:dateUtc="2026-06-04T18:00:00Z">
        <w:r>
          <w:rPr>
            <w:rFonts w:ascii="Cambria" w:hAnsi="Cambria"/>
            <w:sz w:val="28"/>
            <w:szCs w:val="28"/>
          </w:rPr>
          <w:t xml:space="preserve"> exactly evidence</w:t>
        </w:r>
      </w:ins>
      <w:ins w:id="19815" w:author="Claire S" w:date="2026-06-05T09:19:00Z" w16du:dateUtc="2026-06-05T08:19:00Z">
        <w:r w:rsidR="00896C64">
          <w:rPr>
            <w:rFonts w:ascii="Cambria" w:hAnsi="Cambria"/>
            <w:sz w:val="28"/>
            <w:szCs w:val="28"/>
          </w:rPr>
          <w:t>, is it?</w:t>
        </w:r>
      </w:ins>
      <w:commentRangeEnd w:id="19813"/>
      <w:r w:rsidR="0078517D">
        <w:rPr>
          <w:rStyle w:val="CommentReference"/>
          <w:rFonts w:ascii="Cambria" w:hAnsi="Cambria"/>
          <w:sz w:val="28"/>
          <w:szCs w:val="28"/>
        </w:rPr>
        <w:commentReference w:id="19813"/>
      </w:r>
      <w:ins w:id="19816" w:author="Claire S" w:date="2026-06-05T09:19:00Z" w16du:dateUtc="2026-06-05T08:19:00Z">
        <w:r w:rsidR="00896C64">
          <w:rPr>
            <w:rFonts w:ascii="Cambria" w:hAnsi="Cambria"/>
            <w:sz w:val="28"/>
            <w:szCs w:val="28"/>
          </w:rPr>
          <w:t xml:space="preserve"> </w:t>
        </w:r>
      </w:ins>
      <w:ins w:id="19817" w:author="Claire S" w:date="2026-07-30T11:04:00Z" w16du:dateUtc="2026-07-30T10:04:00Z">
        <w:r w:rsidR="002771BD">
          <w:rPr>
            <w:rFonts w:ascii="Cambria" w:hAnsi="Cambria"/>
            <w:sz w:val="28"/>
            <w:szCs w:val="28"/>
          </w:rPr>
          <w:t xml:space="preserve">Though I suppose </w:t>
        </w:r>
      </w:ins>
      <w:ins w:id="19818" w:author="Claire S" w:date="2026-07-30T11:11:00Z" w16du:dateUtc="2026-07-30T10:11:00Z">
        <w:r w:rsidR="00244427">
          <w:rPr>
            <w:rFonts w:ascii="Cambria" w:hAnsi="Cambria"/>
            <w:sz w:val="28"/>
            <w:szCs w:val="28"/>
          </w:rPr>
          <w:t>it’s very much part of his brand, so if he’s lied about it, that’s not good</w:t>
        </w:r>
      </w:ins>
      <w:ins w:id="19819" w:author="Claire S" w:date="2026-07-30T11:01:00Z" w16du:dateUtc="2026-07-30T10:01:00Z">
        <w:r w:rsidR="00572C5E">
          <w:rPr>
            <w:rFonts w:ascii="Cambria" w:hAnsi="Cambria"/>
            <w:sz w:val="28"/>
            <w:szCs w:val="28"/>
          </w:rPr>
          <w:t>.</w:t>
        </w:r>
      </w:ins>
      <w:commentRangeStart w:id="19820"/>
      <w:ins w:id="19821" w:author="Daisy Watt" w:date="2026-06-24T11:51:00Z" w16du:dateUtc="2026-06-24T09:51:00Z">
        <w:del w:id="19822" w:author="Claire S" w:date="2026-07-30T11:00:00Z" w16du:dateUtc="2026-07-30T10:00:00Z">
          <w:r w:rsidR="00051379" w:rsidDel="00572C5E">
            <w:rPr>
              <w:rFonts w:ascii="Cambria" w:hAnsi="Cambria"/>
              <w:sz w:val="28"/>
              <w:szCs w:val="28"/>
            </w:rPr>
            <w:delText>m</w:delText>
          </w:r>
        </w:del>
      </w:ins>
      <w:commentRangeEnd w:id="19820"/>
      <w:del w:id="19823" w:author="Claire S" w:date="2026-07-30T11:00:00Z" w16du:dateUtc="2026-07-30T10:00:00Z">
        <w:r w:rsidR="0099316F" w:rsidDel="00572C5E">
          <w:rPr>
            <w:rStyle w:val="CommentReference"/>
            <w:rFonts w:ascii="Cambria" w:hAnsi="Cambria"/>
            <w:sz w:val="28"/>
            <w:szCs w:val="28"/>
          </w:rPr>
          <w:commentReference w:id="19820"/>
        </w:r>
      </w:del>
      <w:ins w:id="19824" w:author="Claire S" w:date="2026-06-05T09:19:00Z" w16du:dateUtc="2026-06-05T08:19:00Z">
        <w:r w:rsidR="00896C64">
          <w:rPr>
            <w:rFonts w:ascii="Cambria" w:hAnsi="Cambria"/>
            <w:sz w:val="28"/>
            <w:szCs w:val="28"/>
          </w:rPr>
          <w:t>’</w:t>
        </w:r>
      </w:ins>
      <w:ins w:id="19825" w:author="Claire S" w:date="2026-07-30T11:04:00Z" w16du:dateUtc="2026-07-30T10:04:00Z">
        <w:r w:rsidR="002771BD">
          <w:rPr>
            <w:rFonts w:ascii="Cambria" w:hAnsi="Cambria"/>
            <w:sz w:val="28"/>
            <w:szCs w:val="28"/>
          </w:rPr>
          <w:t xml:space="preserve"> </w:t>
        </w:r>
      </w:ins>
      <w:ins w:id="19826" w:author="Daisy Watt" w:date="2026-06-23T14:54:00Z" w16du:dateUtc="2026-06-23T12:54:00Z">
        <w:del w:id="19827" w:author="Claire S" w:date="2026-07-30T11:01:00Z" w16du:dateUtc="2026-07-30T10:01:00Z">
          <w:r w:rsidR="00221519" w:rsidDel="00FF0608">
            <w:rPr>
              <w:rFonts w:ascii="Cambria" w:hAnsi="Cambria"/>
              <w:sz w:val="28"/>
              <w:szCs w:val="28"/>
            </w:rPr>
            <w:delText>.</w:delText>
          </w:r>
        </w:del>
      </w:ins>
      <w:moveToRangeStart w:id="19828" w:author="Claire S" w:date="2026-06-05T15:22:00Z" w:name="move231565315"/>
      <w:moveTo w:id="19829" w:author="Claire S" w:date="2026-06-05T15:22:00Z" w16du:dateUtc="2026-06-05T14:22:00Z">
        <w:del w:id="19830" w:author="Claire S" w:date="2026-06-05T15:22:00Z" w16du:dateUtc="2026-06-05T14:22:00Z">
          <w:r w:rsidR="002D69CC" w:rsidDel="002D69CC">
            <w:rPr>
              <w:rFonts w:ascii="Cambria" w:hAnsi="Cambria"/>
              <w:sz w:val="28"/>
              <w:szCs w:val="28"/>
            </w:rPr>
            <w:delText>‘</w:delText>
          </w:r>
          <w:commentRangeStart w:id="19831"/>
          <w:r w:rsidR="002D69CC" w:rsidDel="002D69CC">
            <w:rPr>
              <w:rFonts w:ascii="Cambria" w:hAnsi="Cambria"/>
              <w:sz w:val="28"/>
              <w:szCs w:val="28"/>
            </w:rPr>
            <w:delText>Anyway, l</w:delText>
          </w:r>
        </w:del>
        <w:del w:id="19832" w:author="Claire S" w:date="2026-06-08T16:47:00Z" w16du:dateUtc="2026-06-08T15:47:00Z">
          <w:r w:rsidR="002D69CC" w:rsidDel="00306CCF">
            <w:rPr>
              <w:rFonts w:ascii="Cambria" w:hAnsi="Cambria"/>
              <w:sz w:val="28"/>
              <w:szCs w:val="28"/>
            </w:rPr>
            <w:delText xml:space="preserve">ook, </w:delText>
          </w:r>
        </w:del>
        <w:del w:id="19833" w:author="Claire S" w:date="2026-07-30T11:01:00Z" w16du:dateUtc="2026-07-30T10:01:00Z">
          <w:r w:rsidR="002D69CC" w:rsidDel="00FF0608">
            <w:rPr>
              <w:rFonts w:ascii="Cambria" w:hAnsi="Cambria"/>
              <w:sz w:val="28"/>
              <w:szCs w:val="28"/>
            </w:rPr>
            <w:delText>shall we write one, the weird dummy?</w:delText>
          </w:r>
        </w:del>
        <w:del w:id="19834" w:author="Claire S" w:date="2026-07-30T11:02:00Z" w16du:dateUtc="2026-07-30T10:02:00Z">
          <w:r w:rsidR="002D69CC" w:rsidDel="00FF0608">
            <w:rPr>
              <w:rFonts w:ascii="Cambria" w:hAnsi="Cambria"/>
              <w:sz w:val="28"/>
              <w:szCs w:val="28"/>
            </w:rPr>
            <w:delText xml:space="preserve"> Then two, poor Dex. </w:delText>
          </w:r>
        </w:del>
      </w:moveTo>
      <w:commentRangeEnd w:id="19831"/>
      <w:del w:id="19835" w:author="Claire S" w:date="2026-07-30T11:02:00Z" w16du:dateUtc="2026-07-30T10:02:00Z">
        <w:r w:rsidR="0086061D" w:rsidDel="00FF0608">
          <w:rPr>
            <w:rStyle w:val="CommentReference"/>
            <w:rFonts w:ascii="Cambria" w:hAnsi="Cambria"/>
            <w:sz w:val="28"/>
            <w:szCs w:val="28"/>
          </w:rPr>
          <w:commentReference w:id="19831"/>
        </w:r>
      </w:del>
      <w:moveTo w:id="19836" w:author="Claire S" w:date="2026-06-05T15:22:00Z" w16du:dateUtc="2026-06-05T14:22:00Z">
        <w:del w:id="19837" w:author="Claire S" w:date="2026-07-30T11:02:00Z" w16du:dateUtc="2026-07-30T10:02:00Z">
          <w:r w:rsidR="002D69CC" w:rsidDel="00FF0608">
            <w:rPr>
              <w:rFonts w:ascii="Cambria" w:hAnsi="Cambria"/>
              <w:sz w:val="28"/>
              <w:szCs w:val="28"/>
            </w:rPr>
            <w:delText>Then the List was published online, then three is sort of Violet, isn’t it?’</w:delText>
          </w:r>
        </w:del>
      </w:moveTo>
    </w:p>
    <w:moveToRangeEnd w:id="19828"/>
    <w:p w14:paraId="12620DD2" w14:textId="22B80618" w:rsidR="004A27E0" w:rsidRDefault="00655704" w:rsidP="001340B8">
      <w:pPr>
        <w:spacing w:line="360" w:lineRule="auto"/>
        <w:contextualSpacing/>
        <w:rPr>
          <w:ins w:id="19838" w:author="Claire S" w:date="2026-06-05T10:19:00Z" w16du:dateUtc="2026-06-05T09:19:00Z"/>
          <w:rFonts w:ascii="Cambria" w:hAnsi="Cambria"/>
          <w:sz w:val="28"/>
          <w:szCs w:val="28"/>
        </w:rPr>
      </w:pPr>
      <w:ins w:id="19839" w:author="Daisy Watt" w:date="2026-06-23T14:56:00Z" w16du:dateUtc="2026-06-23T12:56:00Z">
        <w:del w:id="19840" w:author="Claire S" w:date="2026-07-30T11:04:00Z" w16du:dateUtc="2026-07-30T10:04:00Z">
          <w:r w:rsidDel="002771BD">
            <w:rPr>
              <w:rFonts w:ascii="Cambria" w:hAnsi="Cambria"/>
              <w:sz w:val="28"/>
              <w:szCs w:val="28"/>
            </w:rPr>
            <w:delText>.</w:delText>
          </w:r>
        </w:del>
      </w:ins>
      <w:ins w:id="19841" w:author="Claire S" w:date="2026-07-30T12:50:00Z" w16du:dateUtc="2026-07-30T11:50:00Z">
        <w:r w:rsidR="001340B8">
          <w:rPr>
            <w:rFonts w:ascii="Cambria" w:hAnsi="Cambria"/>
            <w:sz w:val="28"/>
            <w:szCs w:val="28"/>
          </w:rPr>
          <w:t>S</w:t>
        </w:r>
      </w:ins>
      <w:ins w:id="19842" w:author="Claire S" w:date="2026-06-05T10:26:00Z" w16du:dateUtc="2026-06-05T09:26:00Z">
        <w:r w:rsidR="00C87720">
          <w:rPr>
            <w:rFonts w:ascii="Cambria" w:hAnsi="Cambria"/>
            <w:sz w:val="28"/>
            <w:szCs w:val="28"/>
          </w:rPr>
          <w:t>h</w:t>
        </w:r>
      </w:ins>
      <w:ins w:id="19843" w:author="Claire S" w:date="2026-07-30T12:50:00Z" w16du:dateUtc="2026-07-30T11:50:00Z">
        <w:r w:rsidR="001340B8">
          <w:rPr>
            <w:rFonts w:ascii="Cambria" w:hAnsi="Cambria"/>
            <w:sz w:val="28"/>
            <w:szCs w:val="28"/>
          </w:rPr>
          <w:t>e</w:t>
        </w:r>
      </w:ins>
      <w:ins w:id="19844" w:author="Claire S" w:date="2026-06-05T09:35:00Z" w16du:dateUtc="2026-06-05T08:35:00Z">
        <w:r w:rsidR="00F56145">
          <w:rPr>
            <w:rFonts w:ascii="Cambria" w:hAnsi="Cambria"/>
            <w:sz w:val="28"/>
            <w:szCs w:val="28"/>
          </w:rPr>
          <w:t xml:space="preserve"> took a big slurp of her</w:t>
        </w:r>
        <w:del w:id="19845" w:author="Daisy Watt" w:date="2026-06-23T04:13:00Z" w16du:dateUtc="2026-06-23T02:13:00Z">
          <w:r w:rsidR="00F56145" w:rsidDel="0009782D">
            <w:rPr>
              <w:rFonts w:ascii="Cambria" w:hAnsi="Cambria"/>
              <w:sz w:val="28"/>
              <w:szCs w:val="28"/>
            </w:rPr>
            <w:delText>T</w:delText>
          </w:r>
        </w:del>
      </w:ins>
      <w:ins w:id="19846" w:author="Daisy Watt" w:date="2026-06-23T04:13:00Z" w16du:dateUtc="2026-06-23T02:13:00Z">
        <w:del w:id="19847" w:author="Claire S" w:date="2026-07-30T13:12:00Z" w16du:dateUtc="2026-07-30T12:12:00Z">
          <w:r w:rsidR="0009782D" w:rsidDel="00EF0994">
            <w:rPr>
              <w:rFonts w:ascii="Cambria" w:hAnsi="Cambria"/>
              <w:sz w:val="28"/>
              <w:szCs w:val="28"/>
            </w:rPr>
            <w:delText>t</w:delText>
          </w:r>
        </w:del>
      </w:ins>
      <w:ins w:id="19848" w:author="Claire S" w:date="2026-06-05T09:35:00Z" w16du:dateUtc="2026-06-05T08:35:00Z">
        <w:r w:rsidR="00F56145">
          <w:rPr>
            <w:rFonts w:ascii="Cambria" w:hAnsi="Cambria"/>
            <w:sz w:val="28"/>
            <w:szCs w:val="28"/>
          </w:rPr>
          <w:t xml:space="preserve"> mocktail</w:t>
        </w:r>
      </w:ins>
      <w:ins w:id="19849" w:author="Claire S" w:date="2026-07-30T13:12:00Z" w16du:dateUtc="2026-07-30T12:12:00Z">
        <w:r w:rsidR="00EF0994">
          <w:rPr>
            <w:rFonts w:ascii="Cambria" w:hAnsi="Cambria"/>
            <w:sz w:val="28"/>
            <w:szCs w:val="28"/>
          </w:rPr>
          <w:t>, glad of the tequila</w:t>
        </w:r>
      </w:ins>
      <w:ins w:id="19850" w:author="Claire S" w:date="2026-06-05T09:35:00Z" w16du:dateUtc="2026-06-05T08:35:00Z">
        <w:r w:rsidR="00F56145">
          <w:rPr>
            <w:rFonts w:ascii="Cambria" w:hAnsi="Cambria"/>
            <w:sz w:val="28"/>
            <w:szCs w:val="28"/>
          </w:rPr>
          <w:t xml:space="preserve">. </w:t>
        </w:r>
      </w:ins>
      <w:ins w:id="19851" w:author="Claire S" w:date="2026-06-05T10:19:00Z" w16du:dateUtc="2026-06-05T09:19:00Z">
        <w:r w:rsidR="004A27E0">
          <w:rPr>
            <w:rFonts w:ascii="Cambria" w:hAnsi="Cambria"/>
            <w:sz w:val="28"/>
            <w:szCs w:val="28"/>
          </w:rPr>
          <w:t>‘</w:t>
        </w:r>
      </w:ins>
      <w:ins w:id="19852" w:author="Claire S" w:date="2026-07-30T11:11:00Z" w16du:dateUtc="2026-07-30T10:11:00Z">
        <w:r w:rsidR="00244427">
          <w:rPr>
            <w:rFonts w:ascii="Cambria" w:hAnsi="Cambria"/>
            <w:sz w:val="28"/>
            <w:szCs w:val="28"/>
          </w:rPr>
          <w:t>Dex must have looked in</w:t>
        </w:r>
      </w:ins>
      <w:ins w:id="19853" w:author="Claire S" w:date="2026-07-30T11:14:00Z" w16du:dateUtc="2026-07-30T10:14:00Z">
        <w:r w:rsidR="00203C5E">
          <w:rPr>
            <w:rFonts w:ascii="Cambria" w:hAnsi="Cambria"/>
            <w:sz w:val="28"/>
            <w:szCs w:val="28"/>
          </w:rPr>
          <w:t>to his history</w:t>
        </w:r>
      </w:ins>
      <w:ins w:id="19854" w:author="Claire S" w:date="2026-07-30T11:11:00Z" w16du:dateUtc="2026-07-30T10:11:00Z">
        <w:r w:rsidR="00244427">
          <w:rPr>
            <w:rFonts w:ascii="Cambria" w:hAnsi="Cambria"/>
            <w:sz w:val="28"/>
            <w:szCs w:val="28"/>
          </w:rPr>
          <w:t xml:space="preserve"> though.  And at the moment, </w:t>
        </w:r>
      </w:ins>
      <w:commentRangeStart w:id="19855"/>
      <w:ins w:id="19856" w:author="Daisy Watt" w:date="2026-06-23T14:59:00Z" w16du:dateUtc="2026-06-23T12:59:00Z">
        <w:del w:id="19857" w:author="Claire S" w:date="2026-07-30T11:05:00Z" w16du:dateUtc="2026-07-30T10:05:00Z">
          <w:r w:rsidR="00637EC6" w:rsidDel="002771BD">
            <w:rPr>
              <w:rFonts w:ascii="Cambria" w:hAnsi="Cambria"/>
              <w:sz w:val="28"/>
              <w:szCs w:val="28"/>
            </w:rPr>
            <w:delText xml:space="preserve">for </w:delText>
          </w:r>
        </w:del>
      </w:ins>
      <w:commentRangeEnd w:id="19855"/>
      <w:del w:id="19858" w:author="Claire S" w:date="2026-07-30T11:05:00Z" w16du:dateUtc="2026-07-30T10:05:00Z">
        <w:r w:rsidR="00F80AEA" w:rsidDel="002771BD">
          <w:rPr>
            <w:rStyle w:val="CommentReference"/>
            <w:rFonts w:ascii="Cambria" w:hAnsi="Cambria"/>
            <w:sz w:val="28"/>
            <w:szCs w:val="28"/>
          </w:rPr>
          <w:commentReference w:id="19855"/>
        </w:r>
      </w:del>
      <w:ins w:id="19859" w:author="Claire S" w:date="2026-06-05T15:23:00Z" w16du:dateUtc="2026-06-05T14:23:00Z">
        <w:r w:rsidR="008403BD">
          <w:rPr>
            <w:rFonts w:ascii="Cambria" w:hAnsi="Cambria"/>
            <w:sz w:val="28"/>
            <w:szCs w:val="28"/>
          </w:rPr>
          <w:t xml:space="preserve">the police </w:t>
        </w:r>
      </w:ins>
      <w:ins w:id="19860" w:author="Claire S" w:date="2026-07-30T11:11:00Z" w16du:dateUtc="2026-07-30T10:11:00Z">
        <w:r w:rsidR="00244427">
          <w:rPr>
            <w:rFonts w:ascii="Cambria" w:hAnsi="Cambria"/>
            <w:sz w:val="28"/>
            <w:szCs w:val="28"/>
          </w:rPr>
          <w:t>seem fixated on me</w:t>
        </w:r>
      </w:ins>
      <w:ins w:id="19861" w:author="Claire S" w:date="2026-06-05T10:19:00Z" w16du:dateUtc="2026-06-05T09:19:00Z">
        <w:r w:rsidR="004A27E0">
          <w:rPr>
            <w:rFonts w:ascii="Cambria" w:hAnsi="Cambria"/>
            <w:sz w:val="28"/>
            <w:szCs w:val="28"/>
          </w:rPr>
          <w:t>.</w:t>
        </w:r>
      </w:ins>
      <w:ins w:id="19862" w:author="Claire S" w:date="2026-06-05T15:24:00Z" w16du:dateUtc="2026-06-05T14:24:00Z">
        <w:r w:rsidR="008403BD">
          <w:rPr>
            <w:rFonts w:ascii="Cambria" w:hAnsi="Cambria"/>
            <w:sz w:val="28"/>
            <w:szCs w:val="28"/>
          </w:rPr>
          <w:t xml:space="preserve"> </w:t>
        </w:r>
      </w:ins>
      <w:ins w:id="19863" w:author="Claire S" w:date="2026-07-30T11:11:00Z" w16du:dateUtc="2026-07-30T10:11:00Z">
        <w:r w:rsidR="00244427">
          <w:rPr>
            <w:rFonts w:ascii="Cambria" w:hAnsi="Cambria"/>
            <w:sz w:val="28"/>
            <w:szCs w:val="28"/>
          </w:rPr>
          <w:t>I’m not guilty</w:t>
        </w:r>
      </w:ins>
      <w:ins w:id="19864" w:author="Claire S" w:date="2026-07-30T11:12:00Z" w16du:dateUtc="2026-07-30T10:12:00Z">
        <w:r w:rsidR="00244427">
          <w:rPr>
            <w:rFonts w:ascii="Cambria" w:hAnsi="Cambria"/>
            <w:sz w:val="28"/>
            <w:szCs w:val="28"/>
          </w:rPr>
          <w:t>,</w:t>
        </w:r>
      </w:ins>
      <w:ins w:id="19865" w:author="Claire S" w:date="2026-06-05T15:24:00Z" w16du:dateUtc="2026-06-05T14:24:00Z">
        <w:r w:rsidR="008403BD">
          <w:rPr>
            <w:rFonts w:ascii="Cambria" w:hAnsi="Cambria"/>
            <w:sz w:val="28"/>
            <w:szCs w:val="28"/>
          </w:rPr>
          <w:t xml:space="preserve"> you know</w:t>
        </w:r>
        <w:del w:id="19866" w:author="Daisy Watt" w:date="2026-06-23T14:58:00Z" w16du:dateUtc="2026-06-23T12:58:00Z">
          <w:r w:rsidR="008403BD" w:rsidDel="00F30C14">
            <w:rPr>
              <w:rFonts w:ascii="Cambria" w:hAnsi="Cambria"/>
              <w:sz w:val="28"/>
              <w:szCs w:val="28"/>
            </w:rPr>
            <w:delText>-</w:delText>
          </w:r>
        </w:del>
      </w:ins>
      <w:ins w:id="19867" w:author="Daisy Watt" w:date="2026-06-23T14:58:00Z" w16du:dateUtc="2026-06-23T12:58:00Z">
        <w:r w:rsidR="00F30C14">
          <w:rPr>
            <w:rFonts w:ascii="Cambria" w:hAnsi="Cambria"/>
            <w:sz w:val="28"/>
            <w:szCs w:val="28"/>
          </w:rPr>
          <w:t>.</w:t>
        </w:r>
      </w:ins>
      <w:ins w:id="19868" w:author="Claire S" w:date="2026-06-05T10:19:00Z" w16du:dateUtc="2026-06-05T09:19:00Z">
        <w:r w:rsidR="004A27E0">
          <w:rPr>
            <w:rFonts w:ascii="Cambria" w:hAnsi="Cambria"/>
            <w:sz w:val="28"/>
            <w:szCs w:val="28"/>
          </w:rPr>
          <w:t>’</w:t>
        </w:r>
      </w:ins>
    </w:p>
    <w:p w14:paraId="1BA64001" w14:textId="1C4474A8" w:rsidR="00771470" w:rsidRPr="00203C5E" w:rsidRDefault="00F56145" w:rsidP="002771BD">
      <w:pPr>
        <w:spacing w:line="360" w:lineRule="auto"/>
        <w:ind w:firstLine="720"/>
        <w:contextualSpacing/>
        <w:rPr>
          <w:ins w:id="19869" w:author="Claire S" w:date="2026-07-30T11:13:00Z" w16du:dateUtc="2026-07-30T10:13:00Z"/>
          <w:rFonts w:ascii="Cambria" w:hAnsi="Cambria"/>
          <w:color w:val="000000" w:themeColor="text1"/>
          <w:sz w:val="28"/>
          <w:szCs w:val="28"/>
          <w:rPrChange w:id="19870" w:author="Claire S" w:date="2026-07-30T11:13:00Z" w16du:dateUtc="2026-07-30T10:13:00Z">
            <w:rPr>
              <w:ins w:id="19871" w:author="Claire S" w:date="2026-07-30T11:13:00Z" w16du:dateUtc="2026-07-30T10:13:00Z"/>
              <w:rFonts w:ascii="Cambria" w:hAnsi="Cambria"/>
              <w:color w:val="EE0000"/>
              <w:sz w:val="28"/>
              <w:szCs w:val="28"/>
            </w:rPr>
          </w:rPrChange>
        </w:rPr>
      </w:pPr>
      <w:ins w:id="19872" w:author="Claire S" w:date="2026-06-05T09:35:00Z" w16du:dateUtc="2026-06-05T08:35:00Z">
        <w:r>
          <w:rPr>
            <w:rFonts w:ascii="Cambria" w:hAnsi="Cambria"/>
            <w:sz w:val="28"/>
            <w:szCs w:val="28"/>
          </w:rPr>
          <w:t>‘</w:t>
        </w:r>
      </w:ins>
      <w:ins w:id="19873" w:author="Claire S" w:date="2026-07-30T12:50:00Z" w16du:dateUtc="2026-07-30T11:50:00Z">
        <w:r w:rsidR="005729B5" w:rsidRPr="00C84BC4">
          <w:rPr>
            <w:rFonts w:ascii="Cambria" w:hAnsi="Cambria"/>
            <w:color w:val="000000" w:themeColor="text1"/>
            <w:sz w:val="28"/>
            <w:szCs w:val="28"/>
          </w:rPr>
          <w:t>I have to be honest</w:t>
        </w:r>
      </w:ins>
      <w:ins w:id="19874" w:author="Claire S" w:date="2026-06-05T10:19:00Z" w16du:dateUtc="2026-06-05T09:19:00Z">
        <w:r w:rsidR="004A27E0">
          <w:rPr>
            <w:rFonts w:ascii="Cambria" w:hAnsi="Cambria"/>
            <w:sz w:val="28"/>
            <w:szCs w:val="28"/>
          </w:rPr>
          <w:t xml:space="preserve">,’ Clara said </w:t>
        </w:r>
        <w:r w:rsidR="004A27E0" w:rsidRPr="00203C5E">
          <w:rPr>
            <w:rFonts w:ascii="Cambria" w:hAnsi="Cambria"/>
            <w:color w:val="000000" w:themeColor="text1"/>
            <w:sz w:val="28"/>
            <w:szCs w:val="28"/>
            <w:rPrChange w:id="19875" w:author="Claire S" w:date="2026-07-30T11:13:00Z" w16du:dateUtc="2026-07-30T10:13:00Z">
              <w:rPr>
                <w:rFonts w:ascii="Cambria" w:hAnsi="Cambria"/>
                <w:sz w:val="28"/>
                <w:szCs w:val="28"/>
              </w:rPr>
            </w:rPrChange>
          </w:rPr>
          <w:t>slowly</w:t>
        </w:r>
      </w:ins>
      <w:ins w:id="19876" w:author="Claire S" w:date="2026-07-30T12:50:00Z" w16du:dateUtc="2026-07-30T11:50:00Z">
        <w:r w:rsidR="001340B8">
          <w:rPr>
            <w:rFonts w:ascii="Cambria" w:hAnsi="Cambria"/>
            <w:color w:val="000000" w:themeColor="text1"/>
            <w:sz w:val="28"/>
            <w:szCs w:val="28"/>
          </w:rPr>
          <w:t>,</w:t>
        </w:r>
      </w:ins>
      <w:ins w:id="19877" w:author="Claire S" w:date="2026-06-05T10:19:00Z" w16du:dateUtc="2026-06-05T09:19:00Z">
        <w:r w:rsidR="004A27E0" w:rsidRPr="00203C5E">
          <w:rPr>
            <w:rFonts w:ascii="Cambria" w:hAnsi="Cambria"/>
            <w:color w:val="000000" w:themeColor="text1"/>
            <w:sz w:val="28"/>
            <w:szCs w:val="28"/>
            <w:rPrChange w:id="19878" w:author="Claire S" w:date="2026-07-30T11:13:00Z" w16du:dateUtc="2026-07-30T10:13:00Z">
              <w:rPr>
                <w:rFonts w:ascii="Cambria" w:hAnsi="Cambria"/>
                <w:sz w:val="28"/>
                <w:szCs w:val="28"/>
              </w:rPr>
            </w:rPrChange>
          </w:rPr>
          <w:t xml:space="preserve"> </w:t>
        </w:r>
      </w:ins>
      <w:ins w:id="19879" w:author="Claire S" w:date="2026-07-30T12:50:00Z" w16du:dateUtc="2026-07-30T11:50:00Z">
        <w:r w:rsidR="005729B5">
          <w:rPr>
            <w:rFonts w:ascii="Cambria" w:hAnsi="Cambria"/>
            <w:color w:val="000000" w:themeColor="text1"/>
            <w:sz w:val="28"/>
            <w:szCs w:val="28"/>
          </w:rPr>
          <w:t>‘</w:t>
        </w:r>
      </w:ins>
      <w:ins w:id="19880" w:author="Claire S" w:date="2026-07-30T11:13:00Z" w16du:dateUtc="2026-07-30T10:13:00Z">
        <w:r w:rsidR="00203C5E" w:rsidRPr="00203C5E">
          <w:rPr>
            <w:rFonts w:ascii="Cambria" w:hAnsi="Cambria"/>
            <w:color w:val="000000" w:themeColor="text1"/>
            <w:sz w:val="28"/>
            <w:szCs w:val="28"/>
            <w:rPrChange w:id="19881" w:author="Claire S" w:date="2026-07-30T11:13:00Z" w16du:dateUtc="2026-07-30T10:13:00Z">
              <w:rPr>
                <w:rFonts w:ascii="Cambria" w:hAnsi="Cambria"/>
                <w:color w:val="EE0000"/>
                <w:sz w:val="28"/>
                <w:szCs w:val="28"/>
              </w:rPr>
            </w:rPrChange>
          </w:rPr>
          <w:t>I did wonder at first.’</w:t>
        </w:r>
      </w:ins>
      <w:commentRangeStart w:id="19882"/>
      <w:ins w:id="19883" w:author="Daisy Watt" w:date="2026-06-23T15:02:00Z" w16du:dateUtc="2026-06-23T13:02:00Z">
        <w:del w:id="19884" w:author="Claire S" w:date="2026-07-30T11:05:00Z" w16du:dateUtc="2026-07-30T10:05:00Z">
          <w:r w:rsidR="002E5664" w:rsidRPr="00203C5E" w:rsidDel="002771BD">
            <w:rPr>
              <w:rFonts w:ascii="Cambria" w:hAnsi="Cambria"/>
              <w:bCs/>
              <w:color w:val="000000" w:themeColor="text1"/>
              <w:sz w:val="28"/>
              <w:szCs w:val="28"/>
            </w:rPr>
            <w:delText xml:space="preserve">person behind </w:delText>
          </w:r>
          <w:r w:rsidR="005C5027" w:rsidRPr="00203C5E" w:rsidDel="002771BD">
            <w:rPr>
              <w:rFonts w:ascii="Cambria" w:hAnsi="Cambria"/>
              <w:bCs/>
              <w:color w:val="000000" w:themeColor="text1"/>
              <w:sz w:val="28"/>
              <w:szCs w:val="28"/>
            </w:rPr>
            <w:delText xml:space="preserve">@TheRealDexHarris was the </w:delText>
          </w:r>
        </w:del>
      </w:ins>
      <w:ins w:id="19885" w:author="Daisy Watt" w:date="2026-06-23T15:00:00Z" w16du:dateUtc="2026-06-23T13:00:00Z">
        <w:del w:id="19886" w:author="Claire S" w:date="2026-07-30T11:05:00Z" w16du:dateUtc="2026-07-30T10:05:00Z">
          <w:r w:rsidR="009036B5" w:rsidRPr="00203C5E" w:rsidDel="002771BD">
            <w:rPr>
              <w:rFonts w:ascii="Cambria" w:hAnsi="Cambria"/>
              <w:bCs/>
              <w:color w:val="000000" w:themeColor="text1"/>
              <w:sz w:val="28"/>
              <w:szCs w:val="28"/>
            </w:rPr>
            <w:delText>–</w:delText>
          </w:r>
        </w:del>
      </w:ins>
      <w:ins w:id="19887" w:author="Daisy Watt" w:date="2026-06-23T04:14:00Z" w16du:dateUtc="2026-06-23T02:14:00Z">
        <w:del w:id="19888" w:author="Claire S" w:date="2026-07-30T11:05:00Z" w16du:dateUtc="2026-07-30T10:05:00Z">
          <w:r w:rsidR="00FD53F6" w:rsidRPr="00203C5E" w:rsidDel="002771BD">
            <w:rPr>
              <w:rFonts w:ascii="Cambria" w:hAnsi="Cambria"/>
              <w:bCs/>
              <w:color w:val="000000" w:themeColor="text1"/>
              <w:sz w:val="28"/>
              <w:szCs w:val="28"/>
            </w:rPr>
            <w:delText>,</w:delText>
          </w:r>
        </w:del>
      </w:ins>
      <w:commentRangeEnd w:id="19882"/>
      <w:del w:id="19889" w:author="Claire S" w:date="2026-07-30T11:05:00Z" w16du:dateUtc="2026-07-30T10:05:00Z">
        <w:r w:rsidR="00DC2DC0" w:rsidRPr="00203C5E" w:rsidDel="002771BD">
          <w:rPr>
            <w:rStyle w:val="CommentReference"/>
            <w:rFonts w:ascii="Cambria" w:hAnsi="Cambria"/>
            <w:color w:val="000000" w:themeColor="text1"/>
            <w:sz w:val="28"/>
            <w:szCs w:val="28"/>
            <w:rPrChange w:id="19890" w:author="Claire S" w:date="2026-07-30T11:13:00Z" w16du:dateUtc="2026-07-30T10:13:00Z">
              <w:rPr>
                <w:rStyle w:val="CommentReference"/>
                <w:rFonts w:ascii="Cambria" w:hAnsi="Cambria"/>
                <w:color w:val="EE0000"/>
                <w:sz w:val="28"/>
                <w:szCs w:val="28"/>
              </w:rPr>
            </w:rPrChange>
          </w:rPr>
          <w:commentReference w:id="19882"/>
        </w:r>
      </w:del>
    </w:p>
    <w:p w14:paraId="4343B0D2" w14:textId="356C871B" w:rsidR="00EF0994" w:rsidRPr="00203C5E" w:rsidRDefault="00203C5E" w:rsidP="00EF0994">
      <w:pPr>
        <w:spacing w:line="360" w:lineRule="auto"/>
        <w:ind w:firstLine="720"/>
        <w:contextualSpacing/>
        <w:rPr>
          <w:ins w:id="19891" w:author="Claire S" w:date="2026-07-30T11:12:00Z" w16du:dateUtc="2026-07-30T10:12:00Z"/>
          <w:rFonts w:ascii="Cambria" w:hAnsi="Cambria"/>
          <w:color w:val="000000" w:themeColor="text1"/>
          <w:sz w:val="28"/>
          <w:szCs w:val="28"/>
          <w:rPrChange w:id="19892" w:author="Claire S" w:date="2026-07-30T11:13:00Z" w16du:dateUtc="2026-07-30T10:13:00Z">
            <w:rPr>
              <w:ins w:id="19893" w:author="Claire S" w:date="2026-07-30T11:12:00Z" w16du:dateUtc="2026-07-30T10:12:00Z"/>
              <w:rFonts w:ascii="Cambria" w:hAnsi="Cambria"/>
              <w:color w:val="EE0000"/>
              <w:sz w:val="28"/>
              <w:szCs w:val="28"/>
            </w:rPr>
          </w:rPrChange>
        </w:rPr>
      </w:pPr>
      <w:ins w:id="19894" w:author="Claire S" w:date="2026-07-30T11:13:00Z" w16du:dateUtc="2026-07-30T10:13:00Z">
        <w:r w:rsidRPr="00203C5E">
          <w:rPr>
            <w:rFonts w:ascii="Cambria" w:hAnsi="Cambria"/>
            <w:color w:val="000000" w:themeColor="text1"/>
            <w:sz w:val="28"/>
            <w:szCs w:val="28"/>
            <w:rPrChange w:id="19895" w:author="Claire S" w:date="2026-07-30T11:13:00Z" w16du:dateUtc="2026-07-30T10:13:00Z">
              <w:rPr>
                <w:rFonts w:ascii="Cambria" w:hAnsi="Cambria"/>
                <w:color w:val="EE0000"/>
                <w:sz w:val="28"/>
                <w:szCs w:val="28"/>
              </w:rPr>
            </w:rPrChange>
          </w:rPr>
          <w:t xml:space="preserve">‘I appreciate your honesty,’ Savannah clinked </w:t>
        </w:r>
      </w:ins>
      <w:ins w:id="19896" w:author="Claire S" w:date="2026-08-03T12:04:00Z" w16du:dateUtc="2026-08-03T11:04:00Z">
        <w:r w:rsidR="004337A5">
          <w:rPr>
            <w:rFonts w:ascii="Cambria" w:hAnsi="Cambria"/>
            <w:color w:val="000000" w:themeColor="text1"/>
            <w:sz w:val="28"/>
            <w:szCs w:val="28"/>
          </w:rPr>
          <w:t>Clara’s</w:t>
        </w:r>
      </w:ins>
      <w:ins w:id="19897" w:author="Claire S" w:date="2026-07-30T11:13:00Z" w16du:dateUtc="2026-07-30T10:13:00Z">
        <w:r w:rsidRPr="00203C5E">
          <w:rPr>
            <w:rFonts w:ascii="Cambria" w:hAnsi="Cambria"/>
            <w:color w:val="000000" w:themeColor="text1"/>
            <w:sz w:val="28"/>
            <w:szCs w:val="28"/>
            <w:rPrChange w:id="19898" w:author="Claire S" w:date="2026-07-30T11:13:00Z" w16du:dateUtc="2026-07-30T10:13:00Z">
              <w:rPr>
                <w:rFonts w:ascii="Cambria" w:hAnsi="Cambria"/>
                <w:color w:val="EE0000"/>
                <w:sz w:val="28"/>
                <w:szCs w:val="28"/>
              </w:rPr>
            </w:rPrChange>
          </w:rPr>
          <w:t xml:space="preserve"> glass with her own.</w:t>
        </w:r>
      </w:ins>
      <w:ins w:id="19899" w:author="Claire S" w:date="2026-07-30T13:12:00Z" w16du:dateUtc="2026-07-30T12:12:00Z">
        <w:r w:rsidR="00EF0994">
          <w:rPr>
            <w:rFonts w:ascii="Cambria" w:hAnsi="Cambria"/>
            <w:color w:val="000000" w:themeColor="text1"/>
            <w:sz w:val="28"/>
            <w:szCs w:val="28"/>
          </w:rPr>
          <w:t xml:space="preserve"> ‘So who else have we got? </w:t>
        </w:r>
      </w:ins>
      <w:ins w:id="19900" w:author="Claire S" w:date="2026-07-30T13:13:00Z" w16du:dateUtc="2026-07-30T12:13:00Z">
        <w:r w:rsidR="00EF0994">
          <w:rPr>
            <w:rFonts w:ascii="Cambria" w:hAnsi="Cambria"/>
            <w:color w:val="000000" w:themeColor="text1"/>
            <w:sz w:val="28"/>
            <w:szCs w:val="28"/>
          </w:rPr>
          <w:t>My brother Miles? He’s a tosser.’</w:t>
        </w:r>
      </w:ins>
    </w:p>
    <w:p w14:paraId="59B43557" w14:textId="189537F5" w:rsidR="002F554A" w:rsidRDefault="002F554A" w:rsidP="00244427">
      <w:pPr>
        <w:spacing w:line="360" w:lineRule="auto"/>
        <w:ind w:firstLine="720"/>
        <w:contextualSpacing/>
        <w:rPr>
          <w:ins w:id="19901" w:author="Claire S" w:date="2026-07-30T11:15:00Z" w16du:dateUtc="2026-07-30T10:15:00Z"/>
          <w:rFonts w:ascii="Cambria" w:hAnsi="Cambria"/>
          <w:bCs/>
          <w:color w:val="000000" w:themeColor="text1"/>
          <w:sz w:val="28"/>
          <w:szCs w:val="28"/>
        </w:rPr>
      </w:pPr>
      <w:ins w:id="19902" w:author="Claire S" w:date="2026-07-30T11:14:00Z" w16du:dateUtc="2026-07-30T10:14:00Z">
        <w:r>
          <w:rPr>
            <w:rFonts w:ascii="Cambria" w:hAnsi="Cambria"/>
            <w:bCs/>
            <w:color w:val="000000" w:themeColor="text1"/>
            <w:sz w:val="28"/>
            <w:szCs w:val="28"/>
          </w:rPr>
          <w:t xml:space="preserve">And sitting there, </w:t>
        </w:r>
      </w:ins>
      <w:ins w:id="19903" w:author="Claire S" w:date="2026-07-30T11:15:00Z" w16du:dateUtc="2026-07-30T10:15:00Z">
        <w:r>
          <w:rPr>
            <w:rFonts w:ascii="Cambria" w:hAnsi="Cambria"/>
            <w:bCs/>
            <w:color w:val="000000" w:themeColor="text1"/>
            <w:sz w:val="28"/>
            <w:szCs w:val="28"/>
          </w:rPr>
          <w:t xml:space="preserve">watching the girl </w:t>
        </w:r>
      </w:ins>
      <w:ins w:id="19904" w:author="Claire S" w:date="2026-07-30T12:51:00Z" w16du:dateUtc="2026-07-30T11:51:00Z">
        <w:r w:rsidR="001340B8">
          <w:rPr>
            <w:rFonts w:ascii="Cambria" w:hAnsi="Cambria"/>
            <w:bCs/>
            <w:color w:val="000000" w:themeColor="text1"/>
            <w:sz w:val="28"/>
            <w:szCs w:val="28"/>
          </w:rPr>
          <w:t>scribbling in her</w:t>
        </w:r>
      </w:ins>
      <w:ins w:id="19905" w:author="Claire S" w:date="2026-07-30T11:15:00Z" w16du:dateUtc="2026-07-30T10:15:00Z">
        <w:r>
          <w:rPr>
            <w:rFonts w:ascii="Cambria" w:hAnsi="Cambria"/>
            <w:bCs/>
            <w:color w:val="000000" w:themeColor="text1"/>
            <w:sz w:val="28"/>
            <w:szCs w:val="28"/>
          </w:rPr>
          <w:t xml:space="preserve"> note</w:t>
        </w:r>
      </w:ins>
      <w:ins w:id="19906" w:author="Claire S" w:date="2026-07-30T12:51:00Z" w16du:dateUtc="2026-07-30T11:51:00Z">
        <w:r w:rsidR="001340B8">
          <w:rPr>
            <w:rFonts w:ascii="Cambria" w:hAnsi="Cambria"/>
            <w:bCs/>
            <w:color w:val="000000" w:themeColor="text1"/>
            <w:sz w:val="28"/>
            <w:szCs w:val="28"/>
          </w:rPr>
          <w:t>book</w:t>
        </w:r>
      </w:ins>
      <w:ins w:id="19907" w:author="Claire S" w:date="2026-07-30T11:15:00Z" w16du:dateUtc="2026-07-30T10:15:00Z">
        <w:r>
          <w:rPr>
            <w:rFonts w:ascii="Cambria" w:hAnsi="Cambria"/>
            <w:bCs/>
            <w:color w:val="000000" w:themeColor="text1"/>
            <w:sz w:val="28"/>
            <w:szCs w:val="28"/>
          </w:rPr>
          <w:t xml:space="preserve">, </w:t>
        </w:r>
      </w:ins>
      <w:ins w:id="19908" w:author="Claire S" w:date="2026-07-30T11:12:00Z" w16du:dateUtc="2026-07-30T10:12:00Z">
        <w:r w:rsidR="00244427">
          <w:rPr>
            <w:rFonts w:ascii="Cambria" w:hAnsi="Cambria"/>
            <w:bCs/>
            <w:color w:val="000000" w:themeColor="text1"/>
            <w:sz w:val="28"/>
            <w:szCs w:val="28"/>
          </w:rPr>
          <w:t xml:space="preserve">Savannah thought </w:t>
        </w:r>
        <w:r w:rsidR="00244427" w:rsidRPr="00B16D73">
          <w:rPr>
            <w:rFonts w:ascii="Cambria" w:hAnsi="Cambria"/>
            <w:bCs/>
            <w:i/>
            <w:iCs/>
            <w:color w:val="000000" w:themeColor="text1"/>
            <w:sz w:val="28"/>
            <w:szCs w:val="28"/>
          </w:rPr>
          <w:t>yes, of course</w:t>
        </w:r>
        <w:r w:rsidR="00244427">
          <w:rPr>
            <w:rFonts w:ascii="Cambria" w:hAnsi="Cambria"/>
            <w:bCs/>
            <w:color w:val="000000" w:themeColor="text1"/>
            <w:sz w:val="28"/>
            <w:szCs w:val="28"/>
          </w:rPr>
          <w:t xml:space="preserve">; the person behind </w:t>
        </w:r>
        <w:r w:rsidR="00244427" w:rsidRPr="00C51022">
          <w:rPr>
            <w:rFonts w:ascii="Cambria" w:hAnsi="Cambria"/>
            <w:bCs/>
            <w:i/>
            <w:iCs/>
            <w:color w:val="000000" w:themeColor="text1"/>
            <w:sz w:val="28"/>
            <w:szCs w:val="28"/>
            <w:rPrChange w:id="19909" w:author="Claire S" w:date="2026-07-30T12:51:00Z" w16du:dateUtc="2026-07-30T11:51:00Z">
              <w:rPr>
                <w:rFonts w:ascii="Cambria" w:hAnsi="Cambria"/>
                <w:bCs/>
                <w:color w:val="000000" w:themeColor="text1"/>
                <w:sz w:val="28"/>
                <w:szCs w:val="28"/>
              </w:rPr>
            </w:rPrChange>
          </w:rPr>
          <w:t>@TheRealDexHarris</w:t>
        </w:r>
        <w:r w:rsidR="00244427">
          <w:rPr>
            <w:rFonts w:ascii="Cambria" w:hAnsi="Cambria"/>
            <w:bCs/>
            <w:color w:val="000000" w:themeColor="text1"/>
            <w:sz w:val="28"/>
            <w:szCs w:val="28"/>
          </w:rPr>
          <w:t xml:space="preserve"> </w:t>
        </w:r>
      </w:ins>
      <w:ins w:id="19910" w:author="Claire S" w:date="2026-07-30T12:51:00Z" w16du:dateUtc="2026-07-30T11:51:00Z">
        <w:r w:rsidR="00C51022">
          <w:rPr>
            <w:rFonts w:ascii="Cambria" w:hAnsi="Cambria"/>
            <w:bCs/>
            <w:color w:val="000000" w:themeColor="text1"/>
            <w:sz w:val="28"/>
            <w:szCs w:val="28"/>
          </w:rPr>
          <w:t>could well</w:t>
        </w:r>
      </w:ins>
      <w:ins w:id="19911" w:author="Claire S" w:date="2026-07-30T11:15:00Z" w16du:dateUtc="2026-07-30T10:15:00Z">
        <w:r>
          <w:rPr>
            <w:rFonts w:ascii="Cambria" w:hAnsi="Cambria"/>
            <w:bCs/>
            <w:color w:val="000000" w:themeColor="text1"/>
            <w:sz w:val="28"/>
            <w:szCs w:val="28"/>
          </w:rPr>
          <w:t xml:space="preserve"> be</w:t>
        </w:r>
      </w:ins>
      <w:ins w:id="19912" w:author="Claire S" w:date="2026-07-30T11:12:00Z" w16du:dateUtc="2026-07-30T10:12:00Z">
        <w:r w:rsidR="00244427">
          <w:rPr>
            <w:rFonts w:ascii="Cambria" w:hAnsi="Cambria"/>
            <w:bCs/>
            <w:color w:val="000000" w:themeColor="text1"/>
            <w:sz w:val="28"/>
            <w:szCs w:val="28"/>
          </w:rPr>
          <w:t xml:space="preserve"> the same person trying to shame her</w:t>
        </w:r>
      </w:ins>
      <w:ins w:id="19913" w:author="Claire S" w:date="2026-07-30T12:51:00Z" w16du:dateUtc="2026-07-30T11:51:00Z">
        <w:r w:rsidR="00C51022">
          <w:rPr>
            <w:rFonts w:ascii="Cambria" w:hAnsi="Cambria"/>
            <w:bCs/>
            <w:color w:val="000000" w:themeColor="text1"/>
            <w:sz w:val="28"/>
            <w:szCs w:val="28"/>
          </w:rPr>
          <w:t xml:space="preserve"> by sharing the sex-tape </w:t>
        </w:r>
      </w:ins>
      <w:ins w:id="19914" w:author="Claire S" w:date="2026-07-30T11:12:00Z" w16du:dateUtc="2026-07-30T10:12:00Z">
        <w:r w:rsidR="00244427">
          <w:rPr>
            <w:rFonts w:ascii="Cambria" w:hAnsi="Cambria"/>
            <w:bCs/>
            <w:color w:val="000000" w:themeColor="text1"/>
            <w:sz w:val="28"/>
            <w:szCs w:val="28"/>
          </w:rPr>
          <w:t xml:space="preserve"> – if not kill her. </w:t>
        </w:r>
      </w:ins>
    </w:p>
    <w:p w14:paraId="5BD99C67" w14:textId="0837A4A6" w:rsidR="00244427" w:rsidRDefault="00244427" w:rsidP="00244427">
      <w:pPr>
        <w:spacing w:line="360" w:lineRule="auto"/>
        <w:ind w:firstLine="720"/>
        <w:contextualSpacing/>
        <w:rPr>
          <w:ins w:id="19915" w:author="Claire S" w:date="2026-08-03T12:04:00Z" w16du:dateUtc="2026-08-03T11:04:00Z"/>
          <w:rFonts w:ascii="Cambria" w:hAnsi="Cambria"/>
          <w:bCs/>
          <w:color w:val="000000" w:themeColor="text1"/>
          <w:sz w:val="28"/>
          <w:szCs w:val="28"/>
        </w:rPr>
      </w:pPr>
      <w:ins w:id="19916" w:author="Claire S" w:date="2026-07-30T11:12:00Z" w16du:dateUtc="2026-07-30T10:12:00Z">
        <w:r>
          <w:rPr>
            <w:rFonts w:ascii="Cambria" w:hAnsi="Cambria"/>
            <w:bCs/>
            <w:color w:val="000000" w:themeColor="text1"/>
            <w:sz w:val="28"/>
            <w:szCs w:val="28"/>
          </w:rPr>
          <w:t xml:space="preserve">Though it could be said she was doing a pretty good job of shaming herself. </w:t>
        </w:r>
      </w:ins>
    </w:p>
    <w:p w14:paraId="7A1826B5" w14:textId="2217D87A" w:rsidR="00951F48" w:rsidRDefault="00951F48" w:rsidP="00244427">
      <w:pPr>
        <w:spacing w:line="360" w:lineRule="auto"/>
        <w:ind w:firstLine="720"/>
        <w:contextualSpacing/>
        <w:rPr>
          <w:ins w:id="19917" w:author="Claire S" w:date="2026-08-03T12:04:00Z" w16du:dateUtc="2026-08-03T11:04:00Z"/>
          <w:rFonts w:ascii="Cambria" w:hAnsi="Cambria"/>
          <w:bCs/>
          <w:color w:val="000000" w:themeColor="text1"/>
          <w:sz w:val="28"/>
          <w:szCs w:val="28"/>
        </w:rPr>
      </w:pPr>
      <w:ins w:id="19918" w:author="Claire S" w:date="2026-08-03T12:04:00Z" w16du:dateUtc="2026-08-03T11:04:00Z">
        <w:r>
          <w:rPr>
            <w:rFonts w:ascii="Cambria" w:hAnsi="Cambria"/>
            <w:bCs/>
            <w:color w:val="000000" w:themeColor="text1"/>
            <w:sz w:val="28"/>
            <w:szCs w:val="28"/>
          </w:rPr>
          <w:t xml:space="preserve">As if to confirm this, her phone lit up with a message: from Ruth. </w:t>
        </w:r>
      </w:ins>
    </w:p>
    <w:p w14:paraId="757A58BF" w14:textId="008E5179" w:rsidR="00951F48" w:rsidRDefault="00951F48" w:rsidP="00244427">
      <w:pPr>
        <w:spacing w:line="360" w:lineRule="auto"/>
        <w:ind w:firstLine="720"/>
        <w:contextualSpacing/>
        <w:rPr>
          <w:ins w:id="19919" w:author="Claire S" w:date="2026-08-03T12:05:00Z" w16du:dateUtc="2026-08-03T11:05:00Z"/>
          <w:rFonts w:ascii="Cambria" w:hAnsi="Cambria"/>
          <w:b/>
          <w:i/>
          <w:iCs/>
          <w:color w:val="000000" w:themeColor="text1"/>
          <w:sz w:val="28"/>
          <w:szCs w:val="28"/>
        </w:rPr>
      </w:pPr>
      <w:ins w:id="19920" w:author="Claire S" w:date="2026-08-03T12:04:00Z" w16du:dateUtc="2026-08-03T11:04:00Z">
        <w:r w:rsidRPr="00951F48">
          <w:rPr>
            <w:rFonts w:ascii="Cambria" w:hAnsi="Cambria"/>
            <w:b/>
            <w:i/>
            <w:iCs/>
            <w:color w:val="000000" w:themeColor="text1"/>
            <w:sz w:val="28"/>
            <w:szCs w:val="28"/>
            <w:rPrChange w:id="19921" w:author="Claire S" w:date="2026-08-03T12:05:00Z" w16du:dateUtc="2026-08-03T11:05:00Z">
              <w:rPr>
                <w:rFonts w:ascii="Cambria" w:hAnsi="Cambria"/>
                <w:bCs/>
                <w:color w:val="000000" w:themeColor="text1"/>
                <w:sz w:val="28"/>
                <w:szCs w:val="28"/>
              </w:rPr>
            </w:rPrChange>
          </w:rPr>
          <w:t>I think it’s best you stay away from the office right now.</w:t>
        </w:r>
      </w:ins>
      <w:ins w:id="19922" w:author="Claire S" w:date="2026-08-03T12:05:00Z" w16du:dateUtc="2026-08-03T11:05:00Z">
        <w:r w:rsidRPr="00951F48">
          <w:rPr>
            <w:rFonts w:ascii="Cambria" w:hAnsi="Cambria"/>
            <w:b/>
            <w:i/>
            <w:iCs/>
            <w:color w:val="000000" w:themeColor="text1"/>
            <w:sz w:val="28"/>
            <w:szCs w:val="28"/>
            <w:rPrChange w:id="19923" w:author="Claire S" w:date="2026-08-03T12:05:00Z" w16du:dateUtc="2026-08-03T11:05:00Z">
              <w:rPr>
                <w:rFonts w:ascii="Cambria" w:hAnsi="Cambria"/>
                <w:bCs/>
                <w:color w:val="000000" w:themeColor="text1"/>
                <w:sz w:val="28"/>
                <w:szCs w:val="28"/>
              </w:rPr>
            </w:rPrChange>
          </w:rPr>
          <w:t xml:space="preserve"> WFH, ok?</w:t>
        </w:r>
      </w:ins>
    </w:p>
    <w:p w14:paraId="0D84DF30" w14:textId="24F5A06B" w:rsidR="00951F48" w:rsidRPr="00951F48" w:rsidRDefault="00951F48" w:rsidP="00244427">
      <w:pPr>
        <w:spacing w:line="360" w:lineRule="auto"/>
        <w:ind w:firstLine="720"/>
        <w:contextualSpacing/>
        <w:rPr>
          <w:ins w:id="19924" w:author="Claire S" w:date="2026-07-30T11:12:00Z" w16du:dateUtc="2026-07-30T10:12:00Z"/>
          <w:rFonts w:ascii="Cambria" w:hAnsi="Cambria"/>
          <w:bCs/>
          <w:color w:val="000000" w:themeColor="text1"/>
          <w:sz w:val="28"/>
          <w:szCs w:val="28"/>
        </w:rPr>
      </w:pPr>
      <w:ins w:id="19925" w:author="Claire S" w:date="2026-08-03T12:05:00Z" w16du:dateUtc="2026-08-03T11:05:00Z">
        <w:r w:rsidRPr="00951F48">
          <w:rPr>
            <w:rFonts w:ascii="Cambria" w:hAnsi="Cambria"/>
            <w:bCs/>
            <w:color w:val="000000" w:themeColor="text1"/>
            <w:sz w:val="28"/>
            <w:szCs w:val="28"/>
            <w:rPrChange w:id="19926" w:author="Claire S" w:date="2026-08-03T12:05:00Z" w16du:dateUtc="2026-08-03T11:05:00Z">
              <w:rPr>
                <w:rFonts w:ascii="Cambria" w:hAnsi="Cambria"/>
                <w:b/>
                <w:i/>
                <w:iCs/>
                <w:color w:val="000000" w:themeColor="text1"/>
                <w:sz w:val="28"/>
                <w:szCs w:val="28"/>
              </w:rPr>
            </w:rPrChange>
          </w:rPr>
          <w:t xml:space="preserve">Savannah doubted she had any say in the matter. </w:t>
        </w:r>
      </w:ins>
    </w:p>
    <w:p w14:paraId="76EC88F0" w14:textId="77777777" w:rsidR="00244427" w:rsidRPr="00244427" w:rsidRDefault="00244427">
      <w:pPr>
        <w:spacing w:line="360" w:lineRule="auto"/>
        <w:ind w:firstLine="720"/>
        <w:contextualSpacing/>
        <w:rPr>
          <w:ins w:id="19927" w:author="Claire S" w:date="2026-06-04T18:25:00Z" w16du:dateUtc="2026-06-04T17:25:00Z"/>
          <w:rFonts w:ascii="Cambria" w:hAnsi="Cambria"/>
          <w:bCs/>
          <w:color w:val="EE0000"/>
          <w:sz w:val="28"/>
          <w:szCs w:val="28"/>
          <w:rPrChange w:id="19928" w:author="Claire S" w:date="2026-07-30T11:12:00Z" w16du:dateUtc="2026-07-30T10:12:00Z">
            <w:rPr>
              <w:ins w:id="19929" w:author="Claire S" w:date="2026-06-04T18:25:00Z" w16du:dateUtc="2026-06-04T17:25:00Z"/>
              <w:rFonts w:ascii="Cambria" w:hAnsi="Cambria"/>
              <w:sz w:val="28"/>
              <w:szCs w:val="28"/>
            </w:rPr>
          </w:rPrChange>
        </w:rPr>
        <w:pPrChange w:id="19930" w:author="Claire S" w:date="2026-07-30T11:05:00Z" w16du:dateUtc="2026-07-30T10:05:00Z">
          <w:pPr>
            <w:spacing w:line="360" w:lineRule="auto"/>
            <w:contextualSpacing/>
          </w:pPr>
        </w:pPrChange>
      </w:pPr>
    </w:p>
    <w:p w14:paraId="6FCE943E" w14:textId="6EBEABB8" w:rsidR="008220F7" w:rsidRPr="007C090D" w:rsidRDefault="008220F7" w:rsidP="00CD09E9">
      <w:pPr>
        <w:spacing w:line="360" w:lineRule="auto"/>
        <w:contextualSpacing/>
        <w:rPr>
          <w:ins w:id="19931" w:author="Claire S" w:date="2026-05-25T14:55:00Z" w16du:dateUtc="2026-05-25T13:55:00Z"/>
          <w:rFonts w:ascii="Cambria" w:hAnsi="Cambria"/>
          <w:sz w:val="28"/>
          <w:szCs w:val="28"/>
          <w:rPrChange w:id="19932" w:author="Claire S" w:date="2026-06-04T18:23:00Z" w16du:dateUtc="2026-06-04T17:23:00Z">
            <w:rPr>
              <w:ins w:id="19933" w:author="Claire S" w:date="2026-05-25T14:55:00Z" w16du:dateUtc="2026-05-25T13:55:00Z"/>
              <w:rFonts w:ascii="Cambria" w:hAnsi="Cambria"/>
              <w:b/>
              <w:bCs/>
              <w:sz w:val="28"/>
              <w:szCs w:val="28"/>
            </w:rPr>
          </w:rPrChange>
        </w:rPr>
      </w:pPr>
      <w:ins w:id="19934" w:author="Claire S" w:date="2026-06-04T18:24:00Z" w16du:dateUtc="2026-06-04T17:24:00Z">
        <w:r>
          <w:rPr>
            <w:rFonts w:ascii="Cambria" w:hAnsi="Cambria"/>
            <w:sz w:val="28"/>
            <w:szCs w:val="28"/>
          </w:rPr>
          <w:t>*</w:t>
        </w:r>
      </w:ins>
    </w:p>
    <w:p w14:paraId="0A0D4C47" w14:textId="6F184052" w:rsidR="00FA5CBC" w:rsidRPr="00BC4D2B" w:rsidDel="008220F7" w:rsidRDefault="00C87720" w:rsidP="00CD09E9">
      <w:pPr>
        <w:spacing w:line="360" w:lineRule="auto"/>
        <w:contextualSpacing/>
        <w:rPr>
          <w:del w:id="19935" w:author="Claire S" w:date="2026-06-04T18:24:00Z" w16du:dateUtc="2026-06-04T17:24:00Z"/>
          <w:rFonts w:ascii="Cambria" w:hAnsi="Cambria"/>
          <w:sz w:val="28"/>
          <w:szCs w:val="28"/>
          <w:rPrChange w:id="19936" w:author="Claire S" w:date="2026-06-04T18:26:00Z" w16du:dateUtc="2026-06-04T17:26:00Z">
            <w:rPr>
              <w:del w:id="19937" w:author="Claire S" w:date="2026-06-04T18:24:00Z" w16du:dateUtc="2026-06-04T17:24:00Z"/>
              <w:rFonts w:ascii="Cambria" w:hAnsi="Cambria"/>
              <w:b/>
              <w:bCs/>
              <w:sz w:val="28"/>
              <w:szCs w:val="28"/>
            </w:rPr>
          </w:rPrChange>
        </w:rPr>
      </w:pPr>
      <w:ins w:id="19938" w:author="Claire S" w:date="2026-06-05T10:27:00Z" w16du:dateUtc="2026-06-05T09:27:00Z">
        <w:r>
          <w:rPr>
            <w:rFonts w:ascii="Cambria" w:hAnsi="Cambria"/>
            <w:sz w:val="28"/>
            <w:szCs w:val="28"/>
          </w:rPr>
          <w:t>An hour later, w</w:t>
        </w:r>
      </w:ins>
      <w:ins w:id="19939" w:author="Claire S" w:date="2026-06-05T09:21:00Z" w16du:dateUtc="2026-06-05T08:21:00Z">
        <w:r w:rsidR="00C74676">
          <w:rPr>
            <w:rFonts w:ascii="Cambria" w:hAnsi="Cambria"/>
            <w:sz w:val="28"/>
            <w:szCs w:val="28"/>
          </w:rPr>
          <w:t>atching Clara trudge t</w:t>
        </w:r>
      </w:ins>
      <w:ins w:id="19940" w:author="Daisy Watt" w:date="2026-06-23T04:14:00Z" w16du:dateUtc="2026-06-23T02:14:00Z">
        <w:r w:rsidR="00BA3761">
          <w:rPr>
            <w:rFonts w:ascii="Cambria" w:hAnsi="Cambria"/>
            <w:sz w:val="28"/>
            <w:szCs w:val="28"/>
          </w:rPr>
          <w:t>o</w:t>
        </w:r>
        <w:r w:rsidR="00E32918">
          <w:rPr>
            <w:rFonts w:ascii="Cambria" w:hAnsi="Cambria"/>
            <w:sz w:val="28"/>
            <w:szCs w:val="28"/>
          </w:rPr>
          <w:t>wards</w:t>
        </w:r>
      </w:ins>
      <w:ins w:id="19941" w:author="Claire S" w:date="2026-06-05T09:21:00Z" w16du:dateUtc="2026-06-05T08:21:00Z">
        <w:del w:id="19942" w:author="Daisy Watt" w:date="2026-06-23T04:14:00Z" w16du:dateUtc="2026-06-23T02:14:00Z">
          <w:r w:rsidR="00C74676" w:rsidDel="00BA3761">
            <w:rPr>
              <w:rFonts w:ascii="Cambria" w:hAnsi="Cambria"/>
              <w:sz w:val="28"/>
              <w:szCs w:val="28"/>
            </w:rPr>
            <w:delText>o</w:delText>
          </w:r>
        </w:del>
        <w:r w:rsidR="00C74676">
          <w:rPr>
            <w:rFonts w:ascii="Cambria" w:hAnsi="Cambria"/>
            <w:sz w:val="28"/>
            <w:szCs w:val="28"/>
          </w:rPr>
          <w:t xml:space="preserve"> Green Park tube</w:t>
        </w:r>
      </w:ins>
      <w:ins w:id="19943" w:author="Daisy Watt" w:date="2026-06-23T04:14:00Z" w16du:dateUtc="2026-06-23T02:14:00Z">
        <w:r w:rsidR="00E32918">
          <w:rPr>
            <w:rFonts w:ascii="Cambria" w:hAnsi="Cambria"/>
            <w:sz w:val="28"/>
            <w:szCs w:val="28"/>
          </w:rPr>
          <w:t xml:space="preserve"> station</w:t>
        </w:r>
      </w:ins>
      <w:ins w:id="19944" w:author="Claire S" w:date="2026-06-05T09:21:00Z" w16du:dateUtc="2026-06-05T08:21:00Z">
        <w:r w:rsidR="00C74676">
          <w:rPr>
            <w:rFonts w:ascii="Cambria" w:hAnsi="Cambria"/>
            <w:sz w:val="28"/>
            <w:szCs w:val="28"/>
          </w:rPr>
          <w:t xml:space="preserve">, Savannah </w:t>
        </w:r>
      </w:ins>
      <w:ins w:id="19945" w:author="Claire S" w:date="2026-06-05T09:25:00Z" w16du:dateUtc="2026-06-05T08:25:00Z">
        <w:r w:rsidR="006D506D">
          <w:rPr>
            <w:rFonts w:ascii="Cambria" w:hAnsi="Cambria"/>
            <w:sz w:val="28"/>
            <w:szCs w:val="28"/>
          </w:rPr>
          <w:t>hailed</w:t>
        </w:r>
      </w:ins>
      <w:ins w:id="19946" w:author="Claire S" w:date="2026-06-05T09:21:00Z" w16du:dateUtc="2026-06-05T08:21:00Z">
        <w:r w:rsidR="00C74676">
          <w:rPr>
            <w:rFonts w:ascii="Cambria" w:hAnsi="Cambria"/>
            <w:sz w:val="28"/>
            <w:szCs w:val="28"/>
          </w:rPr>
          <w:t xml:space="preserve"> </w:t>
        </w:r>
      </w:ins>
    </w:p>
    <w:p w14:paraId="6F62D72A" w14:textId="3CAAB877" w:rsidR="009131E1" w:rsidRPr="00BC4D2B" w:rsidDel="008220F7" w:rsidRDefault="009131E1" w:rsidP="00CD09E9">
      <w:pPr>
        <w:spacing w:line="360" w:lineRule="auto"/>
        <w:contextualSpacing/>
        <w:rPr>
          <w:del w:id="19947" w:author="Claire S" w:date="2026-06-04T18:24:00Z" w16du:dateUtc="2026-06-04T17:24:00Z"/>
          <w:rFonts w:ascii="Cambria" w:hAnsi="Cambria"/>
          <w:sz w:val="28"/>
          <w:szCs w:val="28"/>
        </w:rPr>
      </w:pPr>
    </w:p>
    <w:p w14:paraId="7EFEDFA6" w14:textId="1108D489" w:rsidR="004A27E0" w:rsidRDefault="00F20128" w:rsidP="004C0A5B">
      <w:pPr>
        <w:spacing w:line="360" w:lineRule="auto"/>
        <w:contextualSpacing/>
        <w:rPr>
          <w:ins w:id="19948" w:author="Claire S" w:date="2026-06-05T10:20:00Z" w16du:dateUtc="2026-06-05T09:20:00Z"/>
          <w:rFonts w:ascii="Cambria" w:hAnsi="Cambria"/>
          <w:sz w:val="28"/>
          <w:szCs w:val="28"/>
        </w:rPr>
      </w:pPr>
      <w:del w:id="19949" w:author="Claire S" w:date="2026-06-04T18:24:00Z" w16du:dateUtc="2026-06-04T17:24:00Z">
        <w:r w:rsidRPr="00BC4D2B" w:rsidDel="008220F7">
          <w:rPr>
            <w:rFonts w:ascii="Cambria" w:hAnsi="Cambria"/>
            <w:sz w:val="28"/>
            <w:szCs w:val="28"/>
          </w:rPr>
          <w:delText>Last night when</w:delText>
        </w:r>
      </w:del>
      <w:ins w:id="19950" w:author="Claire S" w:date="2026-06-05T09:21:00Z" w16du:dateUtc="2026-06-05T08:21:00Z">
        <w:r w:rsidR="008526D8">
          <w:rPr>
            <w:rFonts w:ascii="Cambria" w:hAnsi="Cambria"/>
            <w:sz w:val="28"/>
            <w:szCs w:val="28"/>
          </w:rPr>
          <w:t>a black cab</w:t>
        </w:r>
      </w:ins>
      <w:ins w:id="19951" w:author="Claire S" w:date="2026-06-05T10:20:00Z" w16du:dateUtc="2026-06-05T09:20:00Z">
        <w:r w:rsidR="004A27E0">
          <w:rPr>
            <w:rFonts w:ascii="Cambria" w:hAnsi="Cambria"/>
            <w:sz w:val="28"/>
            <w:szCs w:val="28"/>
          </w:rPr>
          <w:t xml:space="preserve">. </w:t>
        </w:r>
      </w:ins>
      <w:ins w:id="19952" w:author="Claire S" w:date="2026-07-30T12:52:00Z" w16du:dateUtc="2026-07-30T11:52:00Z">
        <w:r w:rsidR="00BB582E">
          <w:rPr>
            <w:rFonts w:ascii="Cambria" w:hAnsi="Cambria"/>
            <w:sz w:val="28"/>
            <w:szCs w:val="28"/>
          </w:rPr>
          <w:t>On the back seat</w:t>
        </w:r>
      </w:ins>
      <w:ins w:id="19953" w:author="Claire S" w:date="2026-06-05T10:20:00Z" w16du:dateUtc="2026-06-05T09:20:00Z">
        <w:r w:rsidR="004A27E0">
          <w:rPr>
            <w:rFonts w:ascii="Cambria" w:hAnsi="Cambria"/>
            <w:sz w:val="28"/>
            <w:szCs w:val="28"/>
          </w:rPr>
          <w:t>, she</w:t>
        </w:r>
      </w:ins>
      <w:ins w:id="19954" w:author="Claire S" w:date="2026-06-05T09:21:00Z" w16du:dateUtc="2026-06-05T08:21:00Z">
        <w:r w:rsidR="008526D8">
          <w:rPr>
            <w:rFonts w:ascii="Cambria" w:hAnsi="Cambria"/>
            <w:sz w:val="28"/>
            <w:szCs w:val="28"/>
          </w:rPr>
          <w:t xml:space="preserve"> felt gutted </w:t>
        </w:r>
      </w:ins>
      <w:ins w:id="19955" w:author="Claire S" w:date="2026-07-30T12:52:00Z" w16du:dateUtc="2026-07-30T11:52:00Z">
        <w:r w:rsidR="00BB582E">
          <w:rPr>
            <w:rFonts w:ascii="Cambria" w:hAnsi="Cambria"/>
            <w:sz w:val="28"/>
            <w:szCs w:val="28"/>
          </w:rPr>
          <w:t>as</w:t>
        </w:r>
      </w:ins>
      <w:ins w:id="19956" w:author="Claire S" w:date="2026-06-05T09:21:00Z" w16du:dateUtc="2026-06-05T08:21:00Z">
        <w:r w:rsidR="008526D8">
          <w:rPr>
            <w:rFonts w:ascii="Cambria" w:hAnsi="Cambria"/>
            <w:sz w:val="28"/>
            <w:szCs w:val="28"/>
          </w:rPr>
          <w:t xml:space="preserve"> she remembered her last journey in on</w:t>
        </w:r>
      </w:ins>
      <w:ins w:id="19957" w:author="Claire S" w:date="2026-06-08T16:48:00Z" w16du:dateUtc="2026-06-08T15:48:00Z">
        <w:r w:rsidR="0054591E">
          <w:rPr>
            <w:rFonts w:ascii="Cambria" w:hAnsi="Cambria"/>
            <w:sz w:val="28"/>
            <w:szCs w:val="28"/>
          </w:rPr>
          <w:t xml:space="preserve">e – </w:t>
        </w:r>
      </w:ins>
      <w:ins w:id="19958" w:author="Claire S" w:date="2026-07-30T12:52:00Z" w16du:dateUtc="2026-07-30T11:52:00Z">
        <w:r w:rsidR="00BB582E">
          <w:rPr>
            <w:rFonts w:ascii="Cambria" w:hAnsi="Cambria"/>
            <w:sz w:val="28"/>
            <w:szCs w:val="28"/>
          </w:rPr>
          <w:t xml:space="preserve">with Dex, </w:t>
        </w:r>
      </w:ins>
      <w:ins w:id="19959" w:author="Claire S" w:date="2026-06-08T16:48:00Z" w16du:dateUtc="2026-06-08T15:48:00Z">
        <w:r w:rsidR="0054591E">
          <w:rPr>
            <w:rFonts w:ascii="Cambria" w:hAnsi="Cambria"/>
            <w:sz w:val="28"/>
            <w:szCs w:val="28"/>
          </w:rPr>
          <w:t xml:space="preserve">when </w:t>
        </w:r>
      </w:ins>
      <w:ins w:id="19960" w:author="Claire S" w:date="2026-07-30T12:52:00Z" w16du:dateUtc="2026-07-30T11:52:00Z">
        <w:r w:rsidR="00BB582E">
          <w:rPr>
            <w:rFonts w:ascii="Cambria" w:hAnsi="Cambria"/>
            <w:sz w:val="28"/>
            <w:szCs w:val="28"/>
          </w:rPr>
          <w:t>he</w:t>
        </w:r>
      </w:ins>
      <w:ins w:id="19961" w:author="Claire S" w:date="2026-06-08T16:48:00Z" w16du:dateUtc="2026-06-08T15:48:00Z">
        <w:r w:rsidR="0054591E">
          <w:rPr>
            <w:rFonts w:ascii="Cambria" w:hAnsi="Cambria"/>
            <w:sz w:val="28"/>
            <w:szCs w:val="28"/>
          </w:rPr>
          <w:t xml:space="preserve"> was still alive</w:t>
        </w:r>
      </w:ins>
      <w:ins w:id="19962" w:author="Claire S" w:date="2026-07-30T12:52:00Z" w16du:dateUtc="2026-07-30T11:52:00Z">
        <w:r w:rsidR="00BB582E">
          <w:rPr>
            <w:rFonts w:ascii="Cambria" w:hAnsi="Cambria"/>
            <w:sz w:val="28"/>
            <w:szCs w:val="28"/>
          </w:rPr>
          <w:t>; the last time she’d ever seen him</w:t>
        </w:r>
      </w:ins>
      <w:ins w:id="19963" w:author="Claire S" w:date="2026-06-08T16:48:00Z" w16du:dateUtc="2026-06-08T15:48:00Z">
        <w:r w:rsidR="0054591E">
          <w:rPr>
            <w:rFonts w:ascii="Cambria" w:hAnsi="Cambria"/>
            <w:sz w:val="28"/>
            <w:szCs w:val="28"/>
          </w:rPr>
          <w:t>.</w:t>
        </w:r>
      </w:ins>
    </w:p>
    <w:p w14:paraId="2DA42B34" w14:textId="23EAE962" w:rsidR="00EB48C3" w:rsidRDefault="00CD506D">
      <w:pPr>
        <w:spacing w:line="360" w:lineRule="auto"/>
        <w:ind w:firstLine="720"/>
        <w:contextualSpacing/>
        <w:rPr>
          <w:del w:id="19964" w:author="Claire S" w:date="2026-06-04T19:00:00Z" w16du:dateUtc="2026-06-04T18:00:00Z"/>
          <w:rFonts w:ascii="Cambria" w:hAnsi="Cambria"/>
          <w:sz w:val="28"/>
          <w:szCs w:val="28"/>
        </w:rPr>
        <w:pPrChange w:id="19965" w:author="Claire S" w:date="2026-06-05T10:20:00Z" w16du:dateUtc="2026-06-05T09:20:00Z">
          <w:pPr>
            <w:spacing w:line="360" w:lineRule="auto"/>
            <w:contextualSpacing/>
          </w:pPr>
        </w:pPrChange>
      </w:pPr>
      <w:ins w:id="19966" w:author="Claire S" w:date="2026-06-08T16:55:00Z" w16du:dateUtc="2026-06-08T15:55:00Z">
        <w:del w:id="19967" w:author="Daisy Watt" w:date="2026-06-23T15:03:00Z" w16du:dateUtc="2026-06-23T13:03:00Z">
          <w:r w:rsidDel="00182C91">
            <w:rPr>
              <w:rFonts w:ascii="Cambria" w:hAnsi="Cambria"/>
              <w:sz w:val="28"/>
              <w:szCs w:val="28"/>
            </w:rPr>
            <w:delText>Through blurry eyes,</w:delText>
          </w:r>
        </w:del>
      </w:ins>
      <w:ins w:id="19968" w:author="Claire S" w:date="2026-06-08T16:48:00Z" w16du:dateUtc="2026-06-08T15:48:00Z">
        <w:del w:id="19969" w:author="Daisy Watt" w:date="2026-06-23T15:03:00Z" w16du:dateUtc="2026-06-23T13:03:00Z">
          <w:r w:rsidR="0054591E" w:rsidDel="00182C91">
            <w:rPr>
              <w:rFonts w:ascii="Cambria" w:hAnsi="Cambria"/>
              <w:sz w:val="28"/>
              <w:szCs w:val="28"/>
            </w:rPr>
            <w:delText xml:space="preserve"> </w:delText>
          </w:r>
        </w:del>
      </w:ins>
      <w:ins w:id="19970" w:author="Claire S" w:date="2026-06-05T09:21:00Z" w16du:dateUtc="2026-06-05T08:21:00Z">
        <w:r w:rsidR="008526D8">
          <w:rPr>
            <w:rFonts w:ascii="Cambria" w:hAnsi="Cambria"/>
            <w:sz w:val="28"/>
            <w:szCs w:val="28"/>
          </w:rPr>
          <w:t>Pic</w:t>
        </w:r>
      </w:ins>
      <w:ins w:id="19971" w:author="Daisy Watt" w:date="2026-06-23T15:03:00Z" w16du:dateUtc="2026-06-23T13:03:00Z">
        <w:r w:rsidR="00A84F6D">
          <w:rPr>
            <w:rFonts w:ascii="Cambria" w:hAnsi="Cambria"/>
            <w:sz w:val="28"/>
            <w:szCs w:val="28"/>
          </w:rPr>
          <w:t>c</w:t>
        </w:r>
      </w:ins>
      <w:ins w:id="19972" w:author="Claire S" w:date="2026-06-05T09:21:00Z" w16du:dateUtc="2026-06-05T08:21:00Z">
        <w:r w:rsidR="008526D8">
          <w:rPr>
            <w:rFonts w:ascii="Cambria" w:hAnsi="Cambria"/>
            <w:sz w:val="28"/>
            <w:szCs w:val="28"/>
          </w:rPr>
          <w:t>adilly</w:t>
        </w:r>
      </w:ins>
      <w:ins w:id="19973" w:author="Claire S" w:date="2026-06-05T10:20:00Z" w16du:dateUtc="2026-06-05T09:20:00Z">
        <w:r w:rsidR="004A27E0">
          <w:rPr>
            <w:rFonts w:ascii="Cambria" w:hAnsi="Cambria"/>
            <w:sz w:val="28"/>
            <w:szCs w:val="28"/>
          </w:rPr>
          <w:t xml:space="preserve"> and Marble Arch</w:t>
        </w:r>
      </w:ins>
      <w:ins w:id="19974" w:author="Claire S" w:date="2026-06-05T09:21:00Z" w16du:dateUtc="2026-06-05T08:21:00Z">
        <w:r w:rsidR="008526D8">
          <w:rPr>
            <w:rFonts w:ascii="Cambria" w:hAnsi="Cambria"/>
            <w:sz w:val="28"/>
            <w:szCs w:val="28"/>
          </w:rPr>
          <w:t xml:space="preserve"> flashed </w:t>
        </w:r>
      </w:ins>
      <w:ins w:id="19975" w:author="Claire S" w:date="2026-06-05T09:22:00Z" w16du:dateUtc="2026-06-05T08:22:00Z">
        <w:r w:rsidR="008526D8">
          <w:rPr>
            <w:rFonts w:ascii="Cambria" w:hAnsi="Cambria"/>
            <w:sz w:val="28"/>
            <w:szCs w:val="28"/>
          </w:rPr>
          <w:t>by as she</w:t>
        </w:r>
      </w:ins>
      <w:ins w:id="19976" w:author="Daisy Watt" w:date="2026-06-23T15:03:00Z" w16du:dateUtc="2026-06-23T13:03:00Z">
        <w:r w:rsidR="00182C91">
          <w:rPr>
            <w:rFonts w:ascii="Cambria" w:hAnsi="Cambria"/>
            <w:sz w:val="28"/>
            <w:szCs w:val="28"/>
          </w:rPr>
          <w:t xml:space="preserve"> blearily</w:t>
        </w:r>
      </w:ins>
      <w:del w:id="19977" w:author="Claire S" w:date="2026-06-04T18:24:00Z" w16du:dateUtc="2026-06-04T17:24:00Z">
        <w:r w:rsidR="00F20128" w:rsidRPr="00BC4D2B" w:rsidDel="008220F7">
          <w:rPr>
            <w:rFonts w:ascii="Cambria" w:hAnsi="Cambria"/>
            <w:sz w:val="28"/>
            <w:szCs w:val="28"/>
          </w:rPr>
          <w:delText xml:space="preserve"> she</w:delText>
        </w:r>
        <w:r w:rsidR="00C47CFC" w:rsidRPr="00BC4D2B" w:rsidDel="008220F7">
          <w:rPr>
            <w:rFonts w:ascii="Cambria" w:hAnsi="Cambria"/>
            <w:sz w:val="28"/>
            <w:szCs w:val="28"/>
          </w:rPr>
          <w:delText>’d arrived</w:delText>
        </w:r>
      </w:del>
      <w:del w:id="19978" w:author="Claire S" w:date="2026-06-05T09:21:00Z" w16du:dateUtc="2026-06-05T08:21:00Z">
        <w:r w:rsidR="00F20128" w:rsidRPr="00BC4D2B" w:rsidDel="008526D8">
          <w:rPr>
            <w:rFonts w:ascii="Cambria" w:hAnsi="Cambria"/>
            <w:sz w:val="28"/>
            <w:szCs w:val="28"/>
          </w:rPr>
          <w:delText xml:space="preserve"> h</w:delText>
        </w:r>
        <w:r w:rsidR="00F20128" w:rsidDel="008526D8">
          <w:rPr>
            <w:rFonts w:ascii="Cambria" w:hAnsi="Cambria"/>
            <w:sz w:val="28"/>
            <w:szCs w:val="28"/>
          </w:rPr>
          <w:delText xml:space="preserve">ome, </w:delText>
        </w:r>
      </w:del>
      <w:del w:id="19979" w:author="Claire S" w:date="2026-06-05T09:22:00Z" w16du:dateUtc="2026-06-05T08:22:00Z">
        <w:r w:rsidR="00F20128" w:rsidDel="008526D8">
          <w:rPr>
            <w:rFonts w:ascii="Cambria" w:hAnsi="Cambria"/>
            <w:sz w:val="28"/>
            <w:szCs w:val="28"/>
          </w:rPr>
          <w:delText>Savannah</w:delText>
        </w:r>
      </w:del>
      <w:r w:rsidR="00F20128">
        <w:rPr>
          <w:rFonts w:ascii="Cambria" w:hAnsi="Cambria"/>
          <w:sz w:val="28"/>
          <w:szCs w:val="28"/>
        </w:rPr>
        <w:t xml:space="preserve"> </w:t>
      </w:r>
      <w:ins w:id="19980" w:author="Claire S" w:date="2026-06-08T16:56:00Z" w16du:dateUtc="2026-06-08T15:56:00Z">
        <w:r>
          <w:rPr>
            <w:rFonts w:ascii="Cambria" w:hAnsi="Cambria"/>
            <w:sz w:val="28"/>
            <w:szCs w:val="28"/>
          </w:rPr>
          <w:t>searched for a hanky</w:t>
        </w:r>
      </w:ins>
      <w:ins w:id="19981" w:author="Claire S" w:date="2026-07-30T13:13:00Z" w16du:dateUtc="2026-07-30T12:13:00Z">
        <w:r w:rsidR="00EF0994">
          <w:rPr>
            <w:rFonts w:ascii="Cambria" w:hAnsi="Cambria"/>
            <w:sz w:val="28"/>
            <w:szCs w:val="28"/>
          </w:rPr>
          <w:t xml:space="preserve"> in her bag,</w:t>
        </w:r>
      </w:ins>
      <w:ins w:id="19982" w:author="Claire S" w:date="2026-06-08T16:56:00Z" w16du:dateUtc="2026-06-08T15:56:00Z">
        <w:r>
          <w:rPr>
            <w:rFonts w:ascii="Cambria" w:hAnsi="Cambria"/>
            <w:sz w:val="28"/>
            <w:szCs w:val="28"/>
          </w:rPr>
          <w:t xml:space="preserve"> and </w:t>
        </w:r>
      </w:ins>
      <w:ins w:id="19983" w:author="Claire S" w:date="2026-06-05T09:21:00Z" w16du:dateUtc="2026-06-05T08:21:00Z">
        <w:r w:rsidR="00C74676">
          <w:rPr>
            <w:rFonts w:ascii="Cambria" w:hAnsi="Cambria"/>
            <w:sz w:val="28"/>
            <w:szCs w:val="28"/>
          </w:rPr>
          <w:t>considered</w:t>
        </w:r>
      </w:ins>
      <w:ins w:id="19984" w:author="Claire S" w:date="2026-06-04T20:26:00Z" w16du:dateUtc="2026-06-04T19:26:00Z">
        <w:r w:rsidR="004C0A5B">
          <w:rPr>
            <w:rFonts w:ascii="Cambria" w:hAnsi="Cambria"/>
            <w:sz w:val="28"/>
            <w:szCs w:val="28"/>
          </w:rPr>
          <w:t xml:space="preserve"> Clara’s</w:t>
        </w:r>
      </w:ins>
      <w:ins w:id="19985" w:author="Claire S" w:date="2026-06-04T20:27:00Z" w16du:dateUtc="2026-06-04T19:27:00Z">
        <w:r w:rsidR="004C0A5B">
          <w:rPr>
            <w:rFonts w:ascii="Cambria" w:hAnsi="Cambria"/>
            <w:sz w:val="28"/>
            <w:szCs w:val="28"/>
          </w:rPr>
          <w:t xml:space="preserve"> suspicions about Jackson</w:t>
        </w:r>
      </w:ins>
      <w:ins w:id="19986" w:author="Claire S" w:date="2026-06-05T10:27:00Z" w16du:dateUtc="2026-06-05T09:27:00Z">
        <w:r w:rsidR="00C87720">
          <w:rPr>
            <w:rFonts w:ascii="Cambria" w:hAnsi="Cambria"/>
            <w:sz w:val="28"/>
            <w:szCs w:val="28"/>
          </w:rPr>
          <w:t>’s identity</w:t>
        </w:r>
      </w:ins>
      <w:ins w:id="19987" w:author="Claire S" w:date="2026-06-04T20:27:00Z" w16du:dateUtc="2026-06-04T19:27:00Z">
        <w:r w:rsidR="004C0A5B">
          <w:rPr>
            <w:rFonts w:ascii="Cambria" w:hAnsi="Cambria"/>
            <w:sz w:val="28"/>
            <w:szCs w:val="28"/>
          </w:rPr>
          <w:t xml:space="preserve">. </w:t>
        </w:r>
      </w:ins>
      <w:ins w:id="19988" w:author="Claire S" w:date="2026-06-04T20:34:00Z" w16du:dateUtc="2026-06-04T19:34:00Z">
        <w:r w:rsidR="00F50AE6">
          <w:rPr>
            <w:rFonts w:ascii="Cambria" w:hAnsi="Cambria"/>
            <w:sz w:val="28"/>
            <w:szCs w:val="28"/>
          </w:rPr>
          <w:t>Personally, s</w:t>
        </w:r>
      </w:ins>
      <w:ins w:id="19989" w:author="Claire S" w:date="2026-06-04T20:27:00Z" w16du:dateUtc="2026-06-04T19:27:00Z">
        <w:r w:rsidR="004C0A5B">
          <w:rPr>
            <w:rFonts w:ascii="Cambria" w:hAnsi="Cambria"/>
            <w:sz w:val="28"/>
            <w:szCs w:val="28"/>
          </w:rPr>
          <w:t xml:space="preserve">he </w:t>
        </w:r>
      </w:ins>
      <w:ins w:id="19990" w:author="Claire S" w:date="2026-06-05T10:20:00Z" w16du:dateUtc="2026-06-05T09:20:00Z">
        <w:r w:rsidR="004A27E0">
          <w:rPr>
            <w:rFonts w:ascii="Cambria" w:hAnsi="Cambria"/>
            <w:sz w:val="28"/>
            <w:szCs w:val="28"/>
          </w:rPr>
          <w:t>ha</w:t>
        </w:r>
      </w:ins>
      <w:ins w:id="19991" w:author="Claire S" w:date="2026-06-04T20:27:00Z" w16du:dateUtc="2026-06-04T19:27:00Z">
        <w:r w:rsidR="004C0A5B">
          <w:rPr>
            <w:rFonts w:ascii="Cambria" w:hAnsi="Cambria"/>
            <w:sz w:val="28"/>
            <w:szCs w:val="28"/>
          </w:rPr>
          <w:t xml:space="preserve">dn’t </w:t>
        </w:r>
      </w:ins>
      <w:ins w:id="19992" w:author="Claire S" w:date="2026-07-30T12:52:00Z" w16du:dateUtc="2026-07-30T11:52:00Z">
        <w:r w:rsidR="007F4B6C">
          <w:rPr>
            <w:rFonts w:ascii="Cambria" w:hAnsi="Cambria"/>
            <w:sz w:val="28"/>
            <w:szCs w:val="28"/>
          </w:rPr>
          <w:t>viewed</w:t>
        </w:r>
      </w:ins>
      <w:ins w:id="19993" w:author="Claire S" w:date="2026-06-04T20:27:00Z" w16du:dateUtc="2026-06-04T19:27:00Z">
        <w:r w:rsidR="004C0A5B">
          <w:rPr>
            <w:rFonts w:ascii="Cambria" w:hAnsi="Cambria"/>
            <w:sz w:val="28"/>
            <w:szCs w:val="28"/>
          </w:rPr>
          <w:t xml:space="preserve"> him as a liar</w:t>
        </w:r>
      </w:ins>
      <w:ins w:id="19994" w:author="Claire S" w:date="2026-06-08T16:48:00Z" w16du:dateUtc="2026-06-08T15:48:00Z">
        <w:r w:rsidR="00BD1CD2">
          <w:rPr>
            <w:rFonts w:ascii="Cambria" w:hAnsi="Cambria"/>
            <w:sz w:val="28"/>
            <w:szCs w:val="28"/>
          </w:rPr>
          <w:t xml:space="preserve">; </w:t>
        </w:r>
      </w:ins>
      <w:ins w:id="19995" w:author="Claire S" w:date="2026-06-05T10:20:00Z" w16du:dateUtc="2026-06-05T09:20:00Z">
        <w:r w:rsidR="004A27E0">
          <w:rPr>
            <w:rFonts w:ascii="Cambria" w:hAnsi="Cambria"/>
            <w:sz w:val="28"/>
            <w:szCs w:val="28"/>
          </w:rPr>
          <w:t xml:space="preserve">his cool </w:t>
        </w:r>
        <w:r w:rsidR="00782CF6">
          <w:rPr>
            <w:rFonts w:ascii="Cambria" w:hAnsi="Cambria"/>
            <w:sz w:val="28"/>
            <w:szCs w:val="28"/>
          </w:rPr>
          <w:t>demeanour</w:t>
        </w:r>
      </w:ins>
      <w:ins w:id="19996" w:author="Claire S" w:date="2026-06-08T16:48:00Z" w16du:dateUtc="2026-06-08T15:48:00Z">
        <w:r w:rsidR="00BD1CD2">
          <w:rPr>
            <w:rFonts w:ascii="Cambria" w:hAnsi="Cambria"/>
            <w:sz w:val="28"/>
            <w:szCs w:val="28"/>
          </w:rPr>
          <w:t xml:space="preserve"> had impressed</w:t>
        </w:r>
      </w:ins>
      <w:ins w:id="19997" w:author="Claire S" w:date="2026-06-08T16:49:00Z" w16du:dateUtc="2026-06-08T15:49:00Z">
        <w:r w:rsidR="00BD1CD2">
          <w:rPr>
            <w:rFonts w:ascii="Cambria" w:hAnsi="Cambria"/>
            <w:sz w:val="28"/>
            <w:szCs w:val="28"/>
          </w:rPr>
          <w:t xml:space="preserve"> her</w:t>
        </w:r>
      </w:ins>
      <w:ins w:id="19998" w:author="Claire S" w:date="2026-06-04T20:27:00Z" w16du:dateUtc="2026-06-04T19:27:00Z">
        <w:r w:rsidR="004C0A5B">
          <w:rPr>
            <w:rFonts w:ascii="Cambria" w:hAnsi="Cambria"/>
            <w:sz w:val="28"/>
            <w:szCs w:val="28"/>
          </w:rPr>
          <w:t xml:space="preserve"> – but then, her radar wasn’t working well</w:t>
        </w:r>
      </w:ins>
      <w:ins w:id="19999" w:author="Claire S" w:date="2026-06-04T20:34:00Z" w16du:dateUtc="2026-06-04T19:34:00Z">
        <w:del w:id="20000" w:author="Daisy Watt" w:date="2026-06-23T15:04:00Z" w16du:dateUtc="2026-06-23T13:04:00Z">
          <w:r w:rsidR="00F50AE6" w:rsidDel="00BA3D5D">
            <w:rPr>
              <w:rFonts w:ascii="Cambria" w:hAnsi="Cambria"/>
              <w:sz w:val="28"/>
              <w:szCs w:val="28"/>
            </w:rPr>
            <w:delText>;</w:delText>
          </w:r>
        </w:del>
      </w:ins>
      <w:ins w:id="20001" w:author="Daisy Watt" w:date="2026-06-23T15:04:00Z" w16du:dateUtc="2026-06-23T13:04:00Z">
        <w:r w:rsidR="00BA3D5D">
          <w:rPr>
            <w:rFonts w:ascii="Cambria" w:hAnsi="Cambria"/>
            <w:sz w:val="28"/>
            <w:szCs w:val="28"/>
          </w:rPr>
          <w:t>,</w:t>
        </w:r>
      </w:ins>
      <w:ins w:id="20002" w:author="Claire S" w:date="2026-06-04T20:34:00Z" w16du:dateUtc="2026-06-04T19:34:00Z">
        <w:r w:rsidR="00F50AE6">
          <w:rPr>
            <w:rFonts w:ascii="Cambria" w:hAnsi="Cambria"/>
            <w:sz w:val="28"/>
            <w:szCs w:val="28"/>
          </w:rPr>
          <w:t xml:space="preserve"> if at all. </w:t>
        </w:r>
      </w:ins>
      <w:ins w:id="20003" w:author="Claire S" w:date="2026-06-08T16:49:00Z" w16du:dateUtc="2026-06-08T15:49:00Z">
        <w:r w:rsidR="00BD1CD2">
          <w:rPr>
            <w:rFonts w:ascii="Cambria" w:hAnsi="Cambria"/>
            <w:sz w:val="28"/>
            <w:szCs w:val="28"/>
          </w:rPr>
          <w:t xml:space="preserve"> </w:t>
        </w:r>
      </w:ins>
      <w:ins w:id="20004" w:author="Claire S" w:date="2026-06-04T20:34:00Z" w16du:dateUtc="2026-06-04T19:34:00Z">
        <w:r w:rsidR="00F50AE6">
          <w:rPr>
            <w:rFonts w:ascii="Cambria" w:hAnsi="Cambria"/>
            <w:sz w:val="28"/>
            <w:szCs w:val="28"/>
          </w:rPr>
          <w:t>If</w:t>
        </w:r>
      </w:ins>
      <w:ins w:id="20005" w:author="Daisy Watt" w:date="2026-06-23T15:04:00Z" w16du:dateUtc="2026-06-23T13:04:00Z">
        <w:r w:rsidR="00BA3D5D">
          <w:rPr>
            <w:rFonts w:ascii="Cambria" w:hAnsi="Cambria"/>
            <w:sz w:val="28"/>
            <w:szCs w:val="28"/>
          </w:rPr>
          <w:t>,</w:t>
        </w:r>
      </w:ins>
      <w:ins w:id="20006" w:author="Claire S" w:date="2026-06-04T20:34:00Z" w16du:dateUtc="2026-06-04T19:34:00Z">
        <w:r w:rsidR="00F50AE6">
          <w:rPr>
            <w:rFonts w:ascii="Cambria" w:hAnsi="Cambria"/>
            <w:sz w:val="28"/>
            <w:szCs w:val="28"/>
          </w:rPr>
          <w:t xml:space="preserve"> indeed</w:t>
        </w:r>
      </w:ins>
      <w:ins w:id="20007" w:author="Daisy Watt" w:date="2026-06-23T15:04:00Z" w16du:dateUtc="2026-06-23T13:04:00Z">
        <w:r w:rsidR="00BA3D5D">
          <w:rPr>
            <w:rFonts w:ascii="Cambria" w:hAnsi="Cambria"/>
            <w:sz w:val="28"/>
            <w:szCs w:val="28"/>
          </w:rPr>
          <w:t>,</w:t>
        </w:r>
      </w:ins>
      <w:ins w:id="20008" w:author="Claire S" w:date="2026-06-04T20:34:00Z" w16du:dateUtc="2026-06-04T19:34:00Z">
        <w:r w:rsidR="00F50AE6">
          <w:rPr>
            <w:rFonts w:ascii="Cambria" w:hAnsi="Cambria"/>
            <w:sz w:val="28"/>
            <w:szCs w:val="28"/>
          </w:rPr>
          <w:t xml:space="preserve"> it ever had.</w:t>
        </w:r>
      </w:ins>
      <w:ins w:id="20009" w:author="Claire S" w:date="2026-06-05T09:25:00Z" w16du:dateUtc="2026-06-05T08:25:00Z">
        <w:r w:rsidR="006D506D">
          <w:rPr>
            <w:rFonts w:ascii="Cambria" w:hAnsi="Cambria"/>
            <w:sz w:val="28"/>
            <w:szCs w:val="28"/>
          </w:rPr>
          <w:t xml:space="preserve"> </w:t>
        </w:r>
      </w:ins>
      <w:ins w:id="20010" w:author="Claire S" w:date="2026-06-04T20:34:00Z" w16du:dateUtc="2026-06-04T19:34:00Z">
        <w:r w:rsidR="00F50AE6">
          <w:rPr>
            <w:rFonts w:ascii="Cambria" w:hAnsi="Cambria"/>
            <w:sz w:val="28"/>
            <w:szCs w:val="28"/>
          </w:rPr>
          <w:t xml:space="preserve">She sighed. </w:t>
        </w:r>
      </w:ins>
      <w:ins w:id="20011" w:author="Claire S" w:date="2026-06-05T10:20:00Z" w16du:dateUtc="2026-06-05T09:20:00Z">
        <w:r w:rsidR="00782CF6" w:rsidRPr="00CC76CD">
          <w:rPr>
            <w:rFonts w:ascii="Cambria" w:hAnsi="Cambria"/>
            <w:i/>
            <w:iCs/>
            <w:sz w:val="28"/>
            <w:szCs w:val="28"/>
            <w:rPrChange w:id="20012" w:author="Daisy Watt" w:date="2026-06-23T15:04:00Z" w16du:dateUtc="2026-06-23T13:04:00Z">
              <w:rPr>
                <w:rFonts w:ascii="Cambria" w:hAnsi="Cambria"/>
                <w:sz w:val="28"/>
                <w:szCs w:val="28"/>
              </w:rPr>
            </w:rPrChange>
          </w:rPr>
          <w:t>Okay</w:t>
        </w:r>
      </w:ins>
      <w:ins w:id="20013" w:author="Claire S" w:date="2026-06-08T16:49:00Z" w16du:dateUtc="2026-06-08T15:49:00Z">
        <w:r w:rsidR="00BD1CD2">
          <w:rPr>
            <w:rFonts w:ascii="Cambria" w:hAnsi="Cambria"/>
            <w:sz w:val="28"/>
            <w:szCs w:val="28"/>
          </w:rPr>
          <w:t>,</w:t>
        </w:r>
      </w:ins>
      <w:ins w:id="20014" w:author="Claire S" w:date="2026-06-05T10:20:00Z" w16du:dateUtc="2026-06-05T09:20:00Z">
        <w:r w:rsidR="00782CF6">
          <w:rPr>
            <w:rFonts w:ascii="Cambria" w:hAnsi="Cambria"/>
            <w:sz w:val="28"/>
            <w:szCs w:val="28"/>
          </w:rPr>
          <w:t xml:space="preserve"> so i</w:t>
        </w:r>
      </w:ins>
      <w:ins w:id="20015" w:author="Claire S" w:date="2026-06-04T20:34:00Z" w16du:dateUtc="2026-06-04T19:34:00Z">
        <w:r w:rsidR="00F50AE6">
          <w:rPr>
            <w:rFonts w:ascii="Cambria" w:hAnsi="Cambria"/>
            <w:sz w:val="28"/>
            <w:szCs w:val="28"/>
          </w:rPr>
          <w:t>t had</w:t>
        </w:r>
      </w:ins>
      <w:ins w:id="20016" w:author="Claire S" w:date="2026-06-08T16:49:00Z" w16du:dateUtc="2026-06-08T15:49:00Z">
        <w:r w:rsidR="00BD1CD2">
          <w:rPr>
            <w:rFonts w:ascii="Cambria" w:hAnsi="Cambria"/>
            <w:sz w:val="28"/>
            <w:szCs w:val="28"/>
          </w:rPr>
          <w:t xml:space="preserve"> ne</w:t>
        </w:r>
      </w:ins>
      <w:ins w:id="20017" w:author="Claire S" w:date="2026-06-04T20:34:00Z" w16du:dateUtc="2026-06-04T19:34:00Z">
        <w:r w:rsidR="00F50AE6">
          <w:rPr>
            <w:rFonts w:ascii="Cambria" w:hAnsi="Cambria"/>
            <w:sz w:val="28"/>
            <w:szCs w:val="28"/>
          </w:rPr>
          <w:t>ver worked</w:t>
        </w:r>
      </w:ins>
      <w:ins w:id="20018" w:author="Claire S" w:date="2026-06-04T20:35:00Z" w16du:dateUtc="2026-06-04T19:35:00Z">
        <w:del w:id="20019" w:author="Daisy Watt" w:date="2026-06-23T15:04:00Z" w16du:dateUtc="2026-06-23T13:04:00Z">
          <w:r w:rsidR="00F50AE6" w:rsidDel="0072032B">
            <w:rPr>
              <w:rFonts w:ascii="Cambria" w:hAnsi="Cambria"/>
              <w:sz w:val="28"/>
              <w:szCs w:val="28"/>
            </w:rPr>
            <w:delText>,</w:delText>
          </w:r>
        </w:del>
      </w:ins>
      <w:ins w:id="20020" w:author="Daisy Watt" w:date="2026-06-23T15:04:00Z" w16du:dateUtc="2026-06-23T13:04:00Z">
        <w:r w:rsidR="0072032B">
          <w:rPr>
            <w:rFonts w:ascii="Cambria" w:hAnsi="Cambria"/>
            <w:sz w:val="28"/>
            <w:szCs w:val="28"/>
          </w:rPr>
          <w:t xml:space="preserve"> –</w:t>
        </w:r>
      </w:ins>
      <w:ins w:id="20021" w:author="Claire S" w:date="2026-06-04T20:35:00Z" w16du:dateUtc="2026-06-04T19:35:00Z">
        <w:r w:rsidR="00F50AE6">
          <w:rPr>
            <w:rFonts w:ascii="Cambria" w:hAnsi="Cambria"/>
            <w:sz w:val="28"/>
            <w:szCs w:val="28"/>
          </w:rPr>
          <w:t xml:space="preserve"> that was the truth.</w:t>
        </w:r>
      </w:ins>
      <w:ins w:id="20022" w:author="Claire S" w:date="2026-06-04T20:38:00Z" w16du:dateUtc="2026-06-04T19:38:00Z">
        <w:r w:rsidR="00012937">
          <w:rPr>
            <w:rFonts w:ascii="Cambria" w:hAnsi="Cambria"/>
            <w:sz w:val="28"/>
            <w:szCs w:val="28"/>
          </w:rPr>
          <w:t xml:space="preserve"> Not when it came to men.</w:t>
        </w:r>
      </w:ins>
      <w:del w:id="20023" w:author="Claire S" w:date="2026-06-04T18:24:00Z" w16du:dateUtc="2026-06-04T17:24:00Z">
        <w:r w:rsidR="00F20128" w:rsidDel="008220F7">
          <w:rPr>
            <w:rFonts w:ascii="Cambria" w:hAnsi="Cambria"/>
            <w:sz w:val="28"/>
            <w:szCs w:val="28"/>
          </w:rPr>
          <w:delText xml:space="preserve">had </w:delText>
        </w:r>
      </w:del>
      <w:del w:id="20024" w:author="Claire S" w:date="2026-06-04T20:26:00Z" w16du:dateUtc="2026-06-04T19:26:00Z">
        <w:r w:rsidR="00F20128">
          <w:rPr>
            <w:rFonts w:ascii="Cambria" w:hAnsi="Cambria"/>
            <w:sz w:val="28"/>
            <w:szCs w:val="28"/>
          </w:rPr>
          <w:delText>toy</w:delText>
        </w:r>
      </w:del>
      <w:del w:id="20025" w:author="Claire S" w:date="2026-06-04T19:00:00Z" w16du:dateUtc="2026-06-04T18:00:00Z">
        <w:r w:rsidR="00F20128">
          <w:rPr>
            <w:rFonts w:ascii="Cambria" w:hAnsi="Cambria"/>
            <w:sz w:val="28"/>
            <w:szCs w:val="28"/>
          </w:rPr>
          <w:delText xml:space="preserve">ed very </w:delText>
        </w:r>
      </w:del>
      <w:del w:id="20026" w:author="Claire S" w:date="2026-06-04T20:26:00Z" w16du:dateUtc="2026-06-04T19:26:00Z">
        <w:r w:rsidR="00F20128">
          <w:rPr>
            <w:rFonts w:ascii="Cambria" w:hAnsi="Cambria"/>
            <w:sz w:val="28"/>
            <w:szCs w:val="28"/>
          </w:rPr>
          <w:delText xml:space="preserve">briefly with the idea of inviting Jackson </w:delText>
        </w:r>
        <w:r w:rsidR="00A13A2A">
          <w:rPr>
            <w:rFonts w:ascii="Cambria" w:hAnsi="Cambria"/>
            <w:sz w:val="28"/>
            <w:szCs w:val="28"/>
          </w:rPr>
          <w:delText>over</w:delText>
        </w:r>
        <w:r w:rsidR="00F20128">
          <w:rPr>
            <w:rFonts w:ascii="Cambria" w:hAnsi="Cambria"/>
            <w:sz w:val="28"/>
            <w:szCs w:val="28"/>
          </w:rPr>
          <w:delText xml:space="preserve"> </w:delText>
        </w:r>
        <w:r w:rsidR="00DD5439">
          <w:rPr>
            <w:rFonts w:ascii="Cambria" w:hAnsi="Cambria"/>
            <w:sz w:val="28"/>
            <w:szCs w:val="28"/>
          </w:rPr>
          <w:delText>–</w:delText>
        </w:r>
        <w:r w:rsidR="00F20128">
          <w:rPr>
            <w:rFonts w:ascii="Cambria" w:hAnsi="Cambria"/>
            <w:sz w:val="28"/>
            <w:szCs w:val="28"/>
          </w:rPr>
          <w:delText xml:space="preserve"> but</w:delText>
        </w:r>
      </w:del>
      <w:del w:id="20027" w:author="Claire S" w:date="2026-06-04T19:00:00Z" w16du:dateUtc="2026-06-04T18:00:00Z">
        <w:r w:rsidR="00DD5439">
          <w:rPr>
            <w:rFonts w:ascii="Cambria" w:hAnsi="Cambria"/>
            <w:sz w:val="28"/>
            <w:szCs w:val="28"/>
          </w:rPr>
          <w:delText>,</w:delText>
        </w:r>
      </w:del>
      <w:del w:id="20028" w:author="Claire S" w:date="2026-06-04T20:26:00Z" w16du:dateUtc="2026-06-04T19:26:00Z">
        <w:r w:rsidR="00F20128">
          <w:rPr>
            <w:rFonts w:ascii="Cambria" w:hAnsi="Cambria"/>
            <w:sz w:val="28"/>
            <w:szCs w:val="28"/>
          </w:rPr>
          <w:delText xml:space="preserve"> </w:delText>
        </w:r>
      </w:del>
      <w:del w:id="20029" w:author="Claire S" w:date="2026-06-04T19:00:00Z" w16du:dateUtc="2026-06-04T18:00:00Z">
        <w:r w:rsidR="00F20128">
          <w:rPr>
            <w:rFonts w:ascii="Cambria" w:hAnsi="Cambria"/>
            <w:sz w:val="28"/>
            <w:szCs w:val="28"/>
          </w:rPr>
          <w:delText>really</w:delText>
        </w:r>
        <w:r w:rsidR="00DD5439">
          <w:rPr>
            <w:rFonts w:ascii="Cambria" w:hAnsi="Cambria"/>
            <w:sz w:val="28"/>
            <w:szCs w:val="28"/>
          </w:rPr>
          <w:delText>,</w:delText>
        </w:r>
        <w:r w:rsidR="00F20128">
          <w:rPr>
            <w:rFonts w:ascii="Cambria" w:hAnsi="Cambria"/>
            <w:sz w:val="28"/>
            <w:szCs w:val="28"/>
          </w:rPr>
          <w:delText xml:space="preserve"> </w:delText>
        </w:r>
        <w:r w:rsidR="00060124">
          <w:rPr>
            <w:rFonts w:ascii="Cambria" w:hAnsi="Cambria"/>
            <w:sz w:val="28"/>
            <w:szCs w:val="28"/>
          </w:rPr>
          <w:delText xml:space="preserve">she knew </w:delText>
        </w:r>
        <w:r w:rsidR="00F20128">
          <w:rPr>
            <w:rFonts w:ascii="Cambria" w:hAnsi="Cambria"/>
            <w:sz w:val="28"/>
            <w:szCs w:val="28"/>
          </w:rPr>
          <w:delText>she couldn’t</w:delText>
        </w:r>
        <w:r w:rsidR="00630A39">
          <w:rPr>
            <w:rFonts w:ascii="Cambria" w:hAnsi="Cambria"/>
            <w:sz w:val="28"/>
            <w:szCs w:val="28"/>
          </w:rPr>
          <w:delText>.  T</w:delText>
        </w:r>
        <w:r w:rsidR="00F20128">
          <w:rPr>
            <w:rFonts w:ascii="Cambria" w:hAnsi="Cambria"/>
            <w:sz w:val="28"/>
            <w:szCs w:val="28"/>
          </w:rPr>
          <w:delText xml:space="preserve">he </w:delText>
        </w:r>
        <w:r w:rsidR="00630A39">
          <w:rPr>
            <w:rFonts w:ascii="Cambria" w:hAnsi="Cambria"/>
            <w:sz w:val="28"/>
            <w:szCs w:val="28"/>
          </w:rPr>
          <w:delText>CCTV f</w:delText>
        </w:r>
        <w:r w:rsidR="00F20128">
          <w:rPr>
            <w:rFonts w:ascii="Cambria" w:hAnsi="Cambria"/>
            <w:sz w:val="28"/>
            <w:szCs w:val="28"/>
          </w:rPr>
          <w:delText xml:space="preserve">ootage </w:delText>
        </w:r>
        <w:r w:rsidR="00060124">
          <w:rPr>
            <w:rFonts w:ascii="Cambria" w:hAnsi="Cambria"/>
            <w:sz w:val="28"/>
            <w:szCs w:val="28"/>
          </w:rPr>
          <w:delText xml:space="preserve">of the pair of them </w:delText>
        </w:r>
        <w:r w:rsidR="00F20128">
          <w:rPr>
            <w:rFonts w:ascii="Cambria" w:hAnsi="Cambria"/>
            <w:sz w:val="28"/>
            <w:szCs w:val="28"/>
          </w:rPr>
          <w:delText>had only just been leaked</w:delText>
        </w:r>
        <w:r w:rsidR="00DD5439">
          <w:rPr>
            <w:rFonts w:ascii="Cambria" w:hAnsi="Cambria"/>
            <w:sz w:val="28"/>
            <w:szCs w:val="28"/>
          </w:rPr>
          <w:delText>; footage</w:delText>
        </w:r>
        <w:r w:rsidR="00630A39">
          <w:rPr>
            <w:rFonts w:ascii="Cambria" w:hAnsi="Cambria"/>
            <w:sz w:val="28"/>
            <w:szCs w:val="28"/>
          </w:rPr>
          <w:delText xml:space="preserve"> Savannah couldn’t bear to </w:delText>
        </w:r>
        <w:r w:rsidR="000565C4">
          <w:rPr>
            <w:rFonts w:ascii="Cambria" w:hAnsi="Cambria"/>
            <w:sz w:val="28"/>
            <w:szCs w:val="28"/>
          </w:rPr>
          <w:delText>view</w:delText>
        </w:r>
        <w:r w:rsidR="00630A39">
          <w:rPr>
            <w:rFonts w:ascii="Cambria" w:hAnsi="Cambria"/>
            <w:sz w:val="28"/>
            <w:szCs w:val="28"/>
          </w:rPr>
          <w:delText xml:space="preserve"> again</w:delText>
        </w:r>
        <w:r w:rsidR="00060124">
          <w:rPr>
            <w:rFonts w:ascii="Cambria" w:hAnsi="Cambria"/>
            <w:sz w:val="28"/>
            <w:szCs w:val="28"/>
          </w:rPr>
          <w:delText>,</w:delText>
        </w:r>
        <w:r w:rsidR="001F47EE">
          <w:rPr>
            <w:rFonts w:ascii="Cambria" w:hAnsi="Cambria"/>
            <w:sz w:val="28"/>
            <w:szCs w:val="28"/>
          </w:rPr>
          <w:delText xml:space="preserve"> even if she did look quite hot in it,</w:delText>
        </w:r>
        <w:r w:rsidR="00060124">
          <w:rPr>
            <w:rFonts w:ascii="Cambria" w:hAnsi="Cambria"/>
            <w:sz w:val="28"/>
            <w:szCs w:val="28"/>
          </w:rPr>
          <w:delText xml:space="preserve"> but media speculation was obviously </w:delText>
        </w:r>
        <w:r w:rsidR="00DD5439">
          <w:rPr>
            <w:rFonts w:ascii="Cambria" w:hAnsi="Cambria"/>
            <w:sz w:val="28"/>
            <w:szCs w:val="28"/>
          </w:rPr>
          <w:delText>intense right now.  T</w:delText>
        </w:r>
        <w:r w:rsidR="00060124">
          <w:rPr>
            <w:rFonts w:ascii="Cambria" w:hAnsi="Cambria"/>
            <w:sz w:val="28"/>
            <w:szCs w:val="28"/>
          </w:rPr>
          <w:delText>hank God t</w:delText>
        </w:r>
        <w:r w:rsidR="00630A39">
          <w:rPr>
            <w:rFonts w:ascii="Cambria" w:hAnsi="Cambria"/>
            <w:sz w:val="28"/>
            <w:szCs w:val="28"/>
          </w:rPr>
          <w:delText xml:space="preserve">he Langley </w:delText>
        </w:r>
        <w:r w:rsidR="00F20128">
          <w:rPr>
            <w:rFonts w:ascii="Cambria" w:hAnsi="Cambria"/>
            <w:sz w:val="28"/>
            <w:szCs w:val="28"/>
          </w:rPr>
          <w:delText xml:space="preserve">damage limitation </w:delText>
        </w:r>
        <w:r w:rsidR="00630A39">
          <w:rPr>
            <w:rFonts w:ascii="Cambria" w:hAnsi="Cambria"/>
            <w:sz w:val="28"/>
            <w:szCs w:val="28"/>
          </w:rPr>
          <w:delText xml:space="preserve">process </w:delText>
        </w:r>
        <w:r w:rsidR="00060124">
          <w:rPr>
            <w:rFonts w:ascii="Cambria" w:hAnsi="Cambria"/>
            <w:sz w:val="28"/>
            <w:szCs w:val="28"/>
          </w:rPr>
          <w:delText>had</w:delText>
        </w:r>
        <w:r w:rsidR="00DD5439">
          <w:rPr>
            <w:rFonts w:ascii="Cambria" w:hAnsi="Cambria"/>
            <w:sz w:val="28"/>
            <w:szCs w:val="28"/>
          </w:rPr>
          <w:delText xml:space="preserve"> already </w:delText>
        </w:r>
        <w:r w:rsidR="00630A39">
          <w:rPr>
            <w:rFonts w:ascii="Cambria" w:hAnsi="Cambria"/>
            <w:sz w:val="28"/>
            <w:szCs w:val="28"/>
          </w:rPr>
          <w:delText>kick</w:delText>
        </w:r>
        <w:r w:rsidR="00060124">
          <w:rPr>
            <w:rFonts w:ascii="Cambria" w:hAnsi="Cambria"/>
            <w:sz w:val="28"/>
            <w:szCs w:val="28"/>
          </w:rPr>
          <w:delText>ed</w:delText>
        </w:r>
        <w:r w:rsidR="00630A39">
          <w:rPr>
            <w:rFonts w:ascii="Cambria" w:hAnsi="Cambria"/>
            <w:sz w:val="28"/>
            <w:szCs w:val="28"/>
          </w:rPr>
          <w:delText xml:space="preserve"> in.</w:delText>
        </w:r>
        <w:r w:rsidR="00060124" w:rsidRPr="00060124">
          <w:rPr>
            <w:rFonts w:ascii="Cambria" w:hAnsi="Cambria"/>
            <w:sz w:val="28"/>
            <w:szCs w:val="28"/>
          </w:rPr>
          <w:delText xml:space="preserve"> </w:delText>
        </w:r>
      </w:del>
    </w:p>
    <w:p w14:paraId="4592BD88" w14:textId="54F2BB3A" w:rsidR="00680FA0" w:rsidRDefault="00EE20AC">
      <w:pPr>
        <w:spacing w:line="360" w:lineRule="auto"/>
        <w:ind w:firstLine="720"/>
        <w:contextualSpacing/>
        <w:rPr>
          <w:ins w:id="20030" w:author="Claire S" w:date="2026-06-04T19:01:00Z" w16du:dateUtc="2026-06-04T18:01:00Z"/>
          <w:rFonts w:ascii="Cambria" w:hAnsi="Cambria"/>
          <w:sz w:val="28"/>
          <w:szCs w:val="28"/>
        </w:rPr>
        <w:pPrChange w:id="20031" w:author="Claire S" w:date="2026-06-05T10:20:00Z" w16du:dateUtc="2026-06-05T09:20:00Z">
          <w:pPr>
            <w:spacing w:line="360" w:lineRule="auto"/>
            <w:contextualSpacing/>
          </w:pPr>
        </w:pPrChange>
      </w:pPr>
      <w:del w:id="20032" w:author="Claire S" w:date="2026-06-04T19:00:00Z" w16du:dateUtc="2026-06-04T18:00:00Z">
        <w:r>
          <w:rPr>
            <w:rFonts w:ascii="Cambria" w:hAnsi="Cambria"/>
            <w:sz w:val="28"/>
            <w:szCs w:val="28"/>
          </w:rPr>
          <w:delText xml:space="preserve">And </w:delText>
        </w:r>
        <w:r w:rsidR="00060124">
          <w:rPr>
            <w:rFonts w:ascii="Cambria" w:hAnsi="Cambria"/>
            <w:sz w:val="28"/>
            <w:szCs w:val="28"/>
          </w:rPr>
          <w:delText xml:space="preserve">Savannah’s </w:delText>
        </w:r>
      </w:del>
      <w:del w:id="20033" w:author="Claire S" w:date="2026-06-04T20:26:00Z" w16du:dateUtc="2026-06-04T19:26:00Z">
        <w:r w:rsidR="00060124">
          <w:rPr>
            <w:rFonts w:ascii="Cambria" w:hAnsi="Cambria"/>
            <w:sz w:val="28"/>
            <w:szCs w:val="28"/>
          </w:rPr>
          <w:delText>heart wasn’t in hooking up</w:delText>
        </w:r>
        <w:r w:rsidR="00DD5439">
          <w:rPr>
            <w:rFonts w:ascii="Cambria" w:hAnsi="Cambria"/>
            <w:sz w:val="28"/>
            <w:szCs w:val="28"/>
          </w:rPr>
          <w:delText xml:space="preserve"> with Rayne</w:delText>
        </w:r>
        <w:r w:rsidR="005A1731">
          <w:rPr>
            <w:rFonts w:ascii="Cambria" w:hAnsi="Cambria"/>
            <w:sz w:val="28"/>
            <w:szCs w:val="28"/>
          </w:rPr>
          <w:delText>. H</w:delText>
        </w:r>
        <w:r w:rsidR="00DD5439">
          <w:rPr>
            <w:rFonts w:ascii="Cambria" w:hAnsi="Cambria"/>
            <w:sz w:val="28"/>
            <w:szCs w:val="28"/>
          </w:rPr>
          <w:delText xml:space="preserve">owever </w:delText>
        </w:r>
        <w:r w:rsidR="00C20DB0">
          <w:rPr>
            <w:rFonts w:ascii="Cambria" w:hAnsi="Cambria"/>
            <w:sz w:val="28"/>
            <w:szCs w:val="28"/>
          </w:rPr>
          <w:delText>fit</w:delText>
        </w:r>
        <w:r w:rsidR="00DD5439">
          <w:rPr>
            <w:rFonts w:ascii="Cambria" w:hAnsi="Cambria"/>
            <w:sz w:val="28"/>
            <w:szCs w:val="28"/>
          </w:rPr>
          <w:delText xml:space="preserve"> he might be</w:delText>
        </w:r>
        <w:r w:rsidR="005A1731">
          <w:rPr>
            <w:rFonts w:ascii="Cambria" w:hAnsi="Cambria"/>
            <w:sz w:val="28"/>
            <w:szCs w:val="28"/>
          </w:rPr>
          <w:delText>,</w:delText>
        </w:r>
        <w:r w:rsidR="00DD5439">
          <w:rPr>
            <w:rFonts w:ascii="Cambria" w:hAnsi="Cambria"/>
            <w:sz w:val="28"/>
            <w:szCs w:val="28"/>
          </w:rPr>
          <w:delText xml:space="preserve"> she</w:delText>
        </w:r>
        <w:r w:rsidR="00060124">
          <w:rPr>
            <w:rFonts w:ascii="Cambria" w:hAnsi="Cambria"/>
            <w:sz w:val="28"/>
            <w:szCs w:val="28"/>
          </w:rPr>
          <w:delText xml:space="preserve"> was </w:delText>
        </w:r>
        <w:r w:rsidR="00DD5439">
          <w:rPr>
            <w:rFonts w:ascii="Cambria" w:hAnsi="Cambria"/>
            <w:sz w:val="28"/>
            <w:szCs w:val="28"/>
          </w:rPr>
          <w:delText xml:space="preserve">far </w:delText>
        </w:r>
        <w:r w:rsidR="00060124">
          <w:rPr>
            <w:rFonts w:ascii="Cambria" w:hAnsi="Cambria"/>
            <w:sz w:val="28"/>
            <w:szCs w:val="28"/>
          </w:rPr>
          <w:delText>too sad about Dex</w:delText>
        </w:r>
        <w:r w:rsidR="00DD5439">
          <w:rPr>
            <w:rFonts w:ascii="Cambria" w:hAnsi="Cambria"/>
            <w:sz w:val="28"/>
            <w:szCs w:val="28"/>
          </w:rPr>
          <w:delText xml:space="preserve">. </w:delText>
        </w:r>
        <w:r w:rsidR="00253365">
          <w:rPr>
            <w:rFonts w:ascii="Cambria" w:hAnsi="Cambria"/>
            <w:sz w:val="28"/>
            <w:szCs w:val="28"/>
          </w:rPr>
          <w:delText xml:space="preserve"> </w:delText>
        </w:r>
      </w:del>
    </w:p>
    <w:p w14:paraId="245EB732" w14:textId="652344E7" w:rsidR="00253365" w:rsidRDefault="00C67297" w:rsidP="00253365">
      <w:pPr>
        <w:spacing w:line="360" w:lineRule="auto"/>
        <w:ind w:firstLine="720"/>
        <w:contextualSpacing/>
        <w:rPr>
          <w:ins w:id="20034" w:author="Claire S" w:date="2026-06-04T19:01:00Z" w16du:dateUtc="2026-06-04T18:01:00Z"/>
          <w:rFonts w:ascii="Cambria" w:hAnsi="Cambria"/>
          <w:bCs/>
          <w:sz w:val="28"/>
          <w:szCs w:val="28"/>
        </w:rPr>
      </w:pPr>
      <w:ins w:id="20035" w:author="Claire S" w:date="2026-06-08T16:50:00Z" w16du:dateUtc="2026-06-08T15:50:00Z">
        <w:r>
          <w:rPr>
            <w:rFonts w:ascii="Cambria" w:hAnsi="Cambria"/>
            <w:sz w:val="28"/>
            <w:szCs w:val="28"/>
          </w:rPr>
          <w:t xml:space="preserve">Nor had </w:t>
        </w:r>
      </w:ins>
      <w:ins w:id="20036" w:author="Claire S" w:date="2026-06-05T10:27:00Z" w16du:dateUtc="2026-06-05T09:27:00Z">
        <w:r w:rsidR="00C87720">
          <w:rPr>
            <w:rFonts w:ascii="Cambria" w:hAnsi="Cambria"/>
            <w:sz w:val="28"/>
            <w:szCs w:val="28"/>
          </w:rPr>
          <w:t>Dex</w:t>
        </w:r>
      </w:ins>
      <w:ins w:id="20037" w:author="Claire S" w:date="2026-06-08T16:51:00Z" w16du:dateUtc="2026-06-08T15:51:00Z">
        <w:r w:rsidR="0054586F">
          <w:rPr>
            <w:rFonts w:ascii="Cambria" w:hAnsi="Cambria"/>
            <w:sz w:val="28"/>
            <w:szCs w:val="28"/>
          </w:rPr>
          <w:t xml:space="preserve"> </w:t>
        </w:r>
      </w:ins>
      <w:ins w:id="20038" w:author="Claire S" w:date="2026-06-05T10:27:00Z" w16du:dateUtc="2026-06-05T09:27:00Z">
        <w:r w:rsidR="00C87720">
          <w:rPr>
            <w:rFonts w:ascii="Cambria" w:hAnsi="Cambria"/>
            <w:sz w:val="28"/>
            <w:szCs w:val="28"/>
          </w:rPr>
          <w:t>ever suggested Jackson wasn’t wh</w:t>
        </w:r>
      </w:ins>
      <w:ins w:id="20039" w:author="Claire S" w:date="2026-06-08T16:56:00Z" w16du:dateUtc="2026-06-08T15:56:00Z">
        <w:r w:rsidR="00CD506D">
          <w:rPr>
            <w:rFonts w:ascii="Cambria" w:hAnsi="Cambria"/>
            <w:sz w:val="28"/>
            <w:szCs w:val="28"/>
          </w:rPr>
          <w:t>o</w:t>
        </w:r>
      </w:ins>
      <w:ins w:id="20040" w:author="Claire S" w:date="2026-06-05T10:27:00Z" w16du:dateUtc="2026-06-05T09:27:00Z">
        <w:r w:rsidR="00C87720">
          <w:rPr>
            <w:rFonts w:ascii="Cambria" w:hAnsi="Cambria"/>
            <w:sz w:val="28"/>
            <w:szCs w:val="28"/>
          </w:rPr>
          <w:t xml:space="preserve"> he said he was.  </w:t>
        </w:r>
      </w:ins>
      <w:ins w:id="20041" w:author="Claire S" w:date="2026-06-08T16:56:00Z" w16du:dateUtc="2026-06-08T15:56:00Z">
        <w:r w:rsidR="00CD506D">
          <w:rPr>
            <w:rFonts w:ascii="Cambria" w:hAnsi="Cambria"/>
            <w:sz w:val="28"/>
            <w:szCs w:val="28"/>
          </w:rPr>
          <w:t>Now she</w:t>
        </w:r>
      </w:ins>
      <w:ins w:id="20042" w:author="Claire S" w:date="2026-06-05T10:27:00Z" w16du:dateUtc="2026-06-05T09:27:00Z">
        <w:r w:rsidR="00C87720">
          <w:rPr>
            <w:rFonts w:ascii="Cambria" w:hAnsi="Cambria"/>
            <w:sz w:val="28"/>
            <w:szCs w:val="28"/>
          </w:rPr>
          <w:t xml:space="preserve"> looked him up online</w:t>
        </w:r>
      </w:ins>
      <w:ins w:id="20043" w:author="Claire S" w:date="2026-06-08T16:56:00Z" w16du:dateUtc="2026-06-08T15:56:00Z">
        <w:r w:rsidR="00CD506D">
          <w:rPr>
            <w:rFonts w:ascii="Cambria" w:hAnsi="Cambria"/>
            <w:sz w:val="28"/>
            <w:szCs w:val="28"/>
          </w:rPr>
          <w:t>,</w:t>
        </w:r>
      </w:ins>
      <w:ins w:id="20044" w:author="Claire S" w:date="2026-06-05T10:27:00Z" w16du:dateUtc="2026-06-05T09:27:00Z">
        <w:r w:rsidR="00C87720">
          <w:rPr>
            <w:rFonts w:ascii="Cambria" w:hAnsi="Cambria"/>
            <w:sz w:val="28"/>
            <w:szCs w:val="28"/>
          </w:rPr>
          <w:t xml:space="preserve"> </w:t>
        </w:r>
      </w:ins>
      <w:del w:id="20045" w:author="Claire S" w:date="2026-06-04T20:27:00Z" w16du:dateUtc="2026-06-04T19:27:00Z">
        <w:r w:rsidR="00253365">
          <w:rPr>
            <w:rFonts w:ascii="Cambria" w:hAnsi="Cambria"/>
            <w:sz w:val="28"/>
            <w:szCs w:val="28"/>
          </w:rPr>
          <w:delText>Plus</w:delText>
        </w:r>
        <w:r w:rsidR="00207FD0">
          <w:rPr>
            <w:rFonts w:ascii="Cambria" w:hAnsi="Cambria"/>
            <w:sz w:val="28"/>
            <w:szCs w:val="28"/>
          </w:rPr>
          <w:delText>,</w:delText>
        </w:r>
      </w:del>
      <w:del w:id="20046" w:author="Claire S" w:date="2026-06-04T20:35:00Z" w16du:dateUtc="2026-06-04T19:35:00Z">
        <w:r w:rsidR="00253365">
          <w:rPr>
            <w:rFonts w:ascii="Cambria" w:hAnsi="Cambria"/>
            <w:sz w:val="28"/>
            <w:szCs w:val="28"/>
          </w:rPr>
          <w:delText xml:space="preserve"> </w:delText>
        </w:r>
      </w:del>
      <w:del w:id="20047" w:author="Claire S" w:date="2026-06-04T20:27:00Z" w16du:dateUtc="2026-06-04T19:27:00Z">
        <w:r w:rsidR="00DB4EFC">
          <w:rPr>
            <w:rFonts w:ascii="Cambria" w:hAnsi="Cambria"/>
            <w:sz w:val="28"/>
            <w:szCs w:val="28"/>
          </w:rPr>
          <w:delText>he’</w:delText>
        </w:r>
      </w:del>
      <w:del w:id="20048" w:author="Claire S" w:date="2026-06-04T20:35:00Z" w16du:dateUtc="2026-06-04T19:35:00Z">
        <w:r w:rsidR="00DB4EFC">
          <w:rPr>
            <w:rFonts w:ascii="Cambria" w:hAnsi="Cambria"/>
            <w:sz w:val="28"/>
            <w:szCs w:val="28"/>
          </w:rPr>
          <w:delText xml:space="preserve">d </w:delText>
        </w:r>
      </w:del>
      <w:del w:id="20049" w:author="Claire S" w:date="2026-06-04T20:27:00Z" w16du:dateUtc="2026-06-04T19:27:00Z">
        <w:r w:rsidR="00DB4EFC">
          <w:rPr>
            <w:rFonts w:ascii="Cambria" w:hAnsi="Cambria"/>
            <w:sz w:val="28"/>
            <w:szCs w:val="28"/>
          </w:rPr>
          <w:delText xml:space="preserve">actually </w:delText>
        </w:r>
      </w:del>
      <w:del w:id="20050" w:author="Claire S" w:date="2026-06-04T20:35:00Z" w16du:dateUtc="2026-06-04T19:35:00Z">
        <w:r w:rsidR="00DB4EFC">
          <w:rPr>
            <w:rFonts w:ascii="Cambria" w:hAnsi="Cambria"/>
            <w:sz w:val="28"/>
            <w:szCs w:val="28"/>
          </w:rPr>
          <w:delText>been a bit rough</w:delText>
        </w:r>
      </w:del>
      <w:del w:id="20051" w:author="Claire S" w:date="2026-06-04T20:27:00Z" w16du:dateUtc="2026-06-04T19:27:00Z">
        <w:r w:rsidR="00DB4EFC">
          <w:rPr>
            <w:rFonts w:ascii="Cambria" w:hAnsi="Cambria"/>
            <w:sz w:val="28"/>
            <w:szCs w:val="28"/>
          </w:rPr>
          <w:delText xml:space="preserve"> for her</w:delText>
        </w:r>
      </w:del>
      <w:del w:id="20052" w:author="Claire S" w:date="2026-06-04T20:35:00Z" w16du:dateUtc="2026-06-04T19:35:00Z">
        <w:r w:rsidR="00DB4EFC">
          <w:rPr>
            <w:rFonts w:ascii="Cambria" w:hAnsi="Cambria"/>
            <w:sz w:val="28"/>
            <w:szCs w:val="28"/>
          </w:rPr>
          <w:delText>, and</w:delText>
        </w:r>
        <w:r w:rsidR="00253365">
          <w:rPr>
            <w:rFonts w:ascii="Cambria" w:hAnsi="Cambria"/>
            <w:sz w:val="28"/>
            <w:szCs w:val="28"/>
          </w:rPr>
          <w:delText xml:space="preserve"> s</w:delText>
        </w:r>
      </w:del>
      <w:del w:id="20053" w:author="Claire S" w:date="2026-06-05T10:27:00Z" w16du:dateUtc="2026-06-05T09:27:00Z">
        <w:r w:rsidR="00253365" w:rsidDel="00C87720">
          <w:rPr>
            <w:rFonts w:ascii="Cambria" w:hAnsi="Cambria"/>
            <w:sz w:val="28"/>
            <w:szCs w:val="28"/>
          </w:rPr>
          <w:delText>he’d</w:delText>
        </w:r>
      </w:del>
      <w:ins w:id="20054" w:author="Claire S" w:date="2026-06-05T10:27:00Z" w16du:dateUtc="2026-06-05T09:27:00Z">
        <w:r w:rsidR="00C87720">
          <w:rPr>
            <w:rFonts w:ascii="Cambria" w:hAnsi="Cambria"/>
            <w:sz w:val="28"/>
            <w:szCs w:val="28"/>
          </w:rPr>
          <w:t>and</w:t>
        </w:r>
      </w:ins>
      <w:r w:rsidR="00253365">
        <w:rPr>
          <w:rFonts w:ascii="Cambria" w:hAnsi="Cambria"/>
          <w:sz w:val="28"/>
          <w:szCs w:val="28"/>
        </w:rPr>
        <w:t xml:space="preserve"> </w:t>
      </w:r>
      <w:del w:id="20055" w:author="Claire S" w:date="2026-06-08T16:56:00Z" w16du:dateUtc="2026-06-08T15:56:00Z">
        <w:r w:rsidR="00253365" w:rsidDel="00CD506D">
          <w:rPr>
            <w:rFonts w:ascii="Cambria" w:hAnsi="Cambria"/>
            <w:sz w:val="28"/>
            <w:szCs w:val="28"/>
          </w:rPr>
          <w:delText xml:space="preserve">seen </w:delText>
        </w:r>
      </w:del>
      <w:ins w:id="20056" w:author="Claire S" w:date="2026-06-08T16:56:00Z" w16du:dateUtc="2026-06-08T15:56:00Z">
        <w:r w:rsidR="00CD506D">
          <w:rPr>
            <w:rFonts w:ascii="Cambria" w:hAnsi="Cambria"/>
            <w:sz w:val="28"/>
            <w:szCs w:val="28"/>
          </w:rPr>
          <w:t xml:space="preserve">saw </w:t>
        </w:r>
      </w:ins>
      <w:del w:id="20057" w:author="Claire S" w:date="2026-06-05T10:27:00Z" w16du:dateUtc="2026-06-05T09:27:00Z">
        <w:r w:rsidR="00253365" w:rsidDel="00C87720">
          <w:rPr>
            <w:rFonts w:ascii="Cambria" w:hAnsi="Cambria"/>
            <w:bCs/>
            <w:sz w:val="28"/>
            <w:szCs w:val="28"/>
          </w:rPr>
          <w:delText xml:space="preserve">online </w:delText>
        </w:r>
        <w:r w:rsidR="005A1731" w:rsidDel="00C87720">
          <w:rPr>
            <w:rFonts w:ascii="Cambria" w:hAnsi="Cambria"/>
            <w:bCs/>
            <w:sz w:val="28"/>
            <w:szCs w:val="28"/>
          </w:rPr>
          <w:delText xml:space="preserve">that </w:delText>
        </w:r>
      </w:del>
      <w:del w:id="20058" w:author="Claire S" w:date="2026-06-04T18:25:00Z" w16du:dateUtc="2026-06-04T17:25:00Z">
        <w:r w:rsidR="005A1731" w:rsidDel="00BC4D2B">
          <w:rPr>
            <w:rFonts w:ascii="Cambria" w:hAnsi="Cambria"/>
            <w:bCs/>
            <w:sz w:val="28"/>
            <w:szCs w:val="28"/>
          </w:rPr>
          <w:delText xml:space="preserve">Jackson </w:delText>
        </w:r>
      </w:del>
      <w:ins w:id="20059" w:author="Claire S" w:date="2026-06-04T20:44:00Z" w16du:dateUtc="2026-06-04T19:44:00Z">
        <w:r w:rsidR="00E51142">
          <w:rPr>
            <w:rFonts w:ascii="Cambria" w:hAnsi="Cambria"/>
            <w:bCs/>
            <w:sz w:val="28"/>
            <w:szCs w:val="28"/>
          </w:rPr>
          <w:t>Jackson</w:t>
        </w:r>
      </w:ins>
      <w:ins w:id="20060" w:author="Claire S" w:date="2026-06-04T18:25:00Z" w16du:dateUtc="2026-06-04T17:25:00Z">
        <w:r w:rsidR="00BC4D2B">
          <w:rPr>
            <w:rFonts w:ascii="Cambria" w:hAnsi="Cambria"/>
            <w:bCs/>
            <w:sz w:val="28"/>
            <w:szCs w:val="28"/>
          </w:rPr>
          <w:t xml:space="preserve"> </w:t>
        </w:r>
      </w:ins>
      <w:del w:id="20061" w:author="Claire S" w:date="2026-06-05T10:27:00Z" w16du:dateUtc="2026-06-05T09:27:00Z">
        <w:r w:rsidR="00253365" w:rsidDel="00C87720">
          <w:rPr>
            <w:rFonts w:ascii="Cambria" w:hAnsi="Cambria"/>
            <w:bCs/>
            <w:sz w:val="28"/>
            <w:szCs w:val="28"/>
          </w:rPr>
          <w:delText>was</w:delText>
        </w:r>
        <w:r w:rsidR="005A1731" w:rsidRPr="005A1731" w:rsidDel="00C87720">
          <w:rPr>
            <w:rFonts w:ascii="Cambria" w:hAnsi="Cambria"/>
            <w:bCs/>
            <w:sz w:val="28"/>
            <w:szCs w:val="28"/>
          </w:rPr>
          <w:delText xml:space="preserve"> </w:delText>
        </w:r>
      </w:del>
      <w:r w:rsidR="005A1731">
        <w:rPr>
          <w:rFonts w:ascii="Cambria" w:hAnsi="Cambria"/>
          <w:bCs/>
          <w:sz w:val="28"/>
          <w:szCs w:val="28"/>
        </w:rPr>
        <w:t>hanging out</w:t>
      </w:r>
      <w:r w:rsidR="00253365">
        <w:rPr>
          <w:rFonts w:ascii="Cambria" w:hAnsi="Cambria"/>
          <w:bCs/>
          <w:sz w:val="28"/>
          <w:szCs w:val="28"/>
        </w:rPr>
        <w:t xml:space="preserve"> with that </w:t>
      </w:r>
      <w:r w:rsidR="00642387">
        <w:rPr>
          <w:rFonts w:ascii="Cambria" w:hAnsi="Cambria"/>
          <w:bCs/>
          <w:sz w:val="28"/>
          <w:szCs w:val="28"/>
        </w:rPr>
        <w:t>gorgeous Victoria Secret</w:t>
      </w:r>
      <w:r w:rsidR="00253365">
        <w:rPr>
          <w:rFonts w:ascii="Cambria" w:hAnsi="Cambria"/>
          <w:bCs/>
          <w:sz w:val="28"/>
          <w:szCs w:val="28"/>
        </w:rPr>
        <w:t xml:space="preserve"> model again, in some </w:t>
      </w:r>
      <w:del w:id="20062" w:author="Claire S" w:date="2026-07-30T12:52:00Z" w16du:dateUtc="2026-07-30T11:52:00Z">
        <w:r w:rsidR="00253365" w:rsidRPr="000337E9" w:rsidDel="007F4B6C">
          <w:rPr>
            <w:rFonts w:ascii="Cambria" w:hAnsi="Cambria"/>
            <w:bCs/>
            <w:sz w:val="28"/>
            <w:szCs w:val="28"/>
            <w:highlight w:val="green"/>
            <w:rPrChange w:id="20063" w:author="Daisy Watt" w:date="2026-06-23T15:04:00Z" w16du:dateUtc="2026-06-23T13:04:00Z">
              <w:rPr>
                <w:rFonts w:ascii="Cambria" w:hAnsi="Cambria"/>
                <w:bCs/>
                <w:sz w:val="28"/>
                <w:szCs w:val="28"/>
              </w:rPr>
            </w:rPrChange>
          </w:rPr>
          <w:delText>swanky</w:delText>
        </w:r>
        <w:r w:rsidR="00253365" w:rsidDel="007F4B6C">
          <w:rPr>
            <w:rFonts w:ascii="Cambria" w:hAnsi="Cambria"/>
            <w:bCs/>
            <w:sz w:val="28"/>
            <w:szCs w:val="28"/>
          </w:rPr>
          <w:delText xml:space="preserve"> </w:delText>
        </w:r>
      </w:del>
      <w:ins w:id="20064" w:author="Claire S" w:date="2026-07-30T12:53:00Z" w16du:dateUtc="2026-07-30T11:53:00Z">
        <w:r w:rsidR="007F4B6C">
          <w:rPr>
            <w:rFonts w:ascii="Cambria" w:hAnsi="Cambria"/>
            <w:bCs/>
            <w:sz w:val="28"/>
            <w:szCs w:val="28"/>
          </w:rPr>
          <w:t>ritzy</w:t>
        </w:r>
      </w:ins>
      <w:ins w:id="20065" w:author="Claire S" w:date="2026-07-30T12:52:00Z" w16du:dateUtc="2026-07-30T11:52:00Z">
        <w:r w:rsidR="007F4B6C">
          <w:rPr>
            <w:rFonts w:ascii="Cambria" w:hAnsi="Cambria"/>
            <w:bCs/>
            <w:sz w:val="28"/>
            <w:szCs w:val="28"/>
          </w:rPr>
          <w:t xml:space="preserve"> </w:t>
        </w:r>
      </w:ins>
      <w:r w:rsidR="00253365">
        <w:rPr>
          <w:rFonts w:ascii="Cambria" w:hAnsi="Cambria"/>
          <w:bCs/>
          <w:sz w:val="28"/>
          <w:szCs w:val="28"/>
        </w:rPr>
        <w:t xml:space="preserve">new bar on the South Coast. </w:t>
      </w:r>
      <w:r w:rsidR="008E3ADF">
        <w:rPr>
          <w:rFonts w:ascii="Cambria" w:hAnsi="Cambria"/>
          <w:bCs/>
          <w:sz w:val="28"/>
          <w:szCs w:val="28"/>
        </w:rPr>
        <w:t>Except</w:t>
      </w:r>
      <w:ins w:id="20066" w:author="Daisy Watt" w:date="2026-06-23T15:05:00Z" w16du:dateUtc="2026-06-23T13:05:00Z">
        <w:r w:rsidR="00282482">
          <w:rPr>
            <w:rFonts w:ascii="Cambria" w:hAnsi="Cambria"/>
            <w:bCs/>
            <w:sz w:val="28"/>
            <w:szCs w:val="28"/>
          </w:rPr>
          <w:t>,</w:t>
        </w:r>
      </w:ins>
      <w:del w:id="20067" w:author="Daisy Watt" w:date="2026-06-23T15:05:00Z" w16du:dateUtc="2026-06-23T13:05:00Z">
        <w:r w:rsidR="008E3ADF" w:rsidDel="00282482">
          <w:rPr>
            <w:rFonts w:ascii="Cambria" w:hAnsi="Cambria"/>
            <w:bCs/>
            <w:sz w:val="28"/>
            <w:szCs w:val="28"/>
          </w:rPr>
          <w:delText xml:space="preserve"> -</w:delText>
        </w:r>
      </w:del>
      <w:r w:rsidR="008E3ADF">
        <w:rPr>
          <w:rFonts w:ascii="Cambria" w:hAnsi="Cambria"/>
          <w:bCs/>
          <w:sz w:val="28"/>
          <w:szCs w:val="28"/>
        </w:rPr>
        <w:t xml:space="preserve"> w</w:t>
      </w:r>
      <w:r w:rsidR="00253365">
        <w:rPr>
          <w:rFonts w:ascii="Cambria" w:hAnsi="Cambria"/>
          <w:bCs/>
          <w:sz w:val="28"/>
          <w:szCs w:val="28"/>
        </w:rPr>
        <w:t xml:space="preserve">ere there really </w:t>
      </w:r>
      <w:del w:id="20068" w:author="Claire S" w:date="2026-07-30T12:53:00Z" w16du:dateUtc="2026-07-30T11:53:00Z">
        <w:r w:rsidR="00253365" w:rsidDel="007F4B6C">
          <w:rPr>
            <w:rFonts w:ascii="Cambria" w:hAnsi="Cambria"/>
            <w:bCs/>
            <w:sz w:val="28"/>
            <w:szCs w:val="28"/>
          </w:rPr>
          <w:delText xml:space="preserve">swanky </w:delText>
        </w:r>
      </w:del>
      <w:ins w:id="20069" w:author="Claire S" w:date="2026-07-30T12:53:00Z" w16du:dateUtc="2026-07-30T11:53:00Z">
        <w:r w:rsidR="007F4B6C">
          <w:rPr>
            <w:rFonts w:ascii="Cambria" w:hAnsi="Cambria"/>
            <w:bCs/>
            <w:sz w:val="28"/>
            <w:szCs w:val="28"/>
          </w:rPr>
          <w:t xml:space="preserve">ritzy </w:t>
        </w:r>
      </w:ins>
      <w:r w:rsidR="00253365">
        <w:rPr>
          <w:rFonts w:ascii="Cambria" w:hAnsi="Cambria"/>
          <w:bCs/>
          <w:sz w:val="28"/>
          <w:szCs w:val="28"/>
        </w:rPr>
        <w:t xml:space="preserve">bars on Britain’s </w:t>
      </w:r>
      <w:r w:rsidR="00642387">
        <w:rPr>
          <w:rFonts w:ascii="Cambria" w:hAnsi="Cambria"/>
          <w:bCs/>
          <w:sz w:val="28"/>
          <w:szCs w:val="28"/>
        </w:rPr>
        <w:t>S</w:t>
      </w:r>
      <w:r w:rsidR="00253365">
        <w:rPr>
          <w:rFonts w:ascii="Cambria" w:hAnsi="Cambria"/>
          <w:bCs/>
          <w:sz w:val="28"/>
          <w:szCs w:val="28"/>
        </w:rPr>
        <w:t xml:space="preserve">outh </w:t>
      </w:r>
      <w:r w:rsidR="00642387">
        <w:rPr>
          <w:rFonts w:ascii="Cambria" w:hAnsi="Cambria"/>
          <w:bCs/>
          <w:sz w:val="28"/>
          <w:szCs w:val="28"/>
        </w:rPr>
        <w:t>C</w:t>
      </w:r>
      <w:r w:rsidR="00253365">
        <w:rPr>
          <w:rFonts w:ascii="Cambria" w:hAnsi="Cambria"/>
          <w:bCs/>
          <w:sz w:val="28"/>
          <w:szCs w:val="28"/>
        </w:rPr>
        <w:t>oast? S</w:t>
      </w:r>
      <w:r w:rsidR="00D1676E">
        <w:rPr>
          <w:rFonts w:ascii="Cambria" w:hAnsi="Cambria"/>
          <w:bCs/>
          <w:sz w:val="28"/>
          <w:szCs w:val="28"/>
        </w:rPr>
        <w:t>avannah</w:t>
      </w:r>
      <w:r w:rsidR="00253365">
        <w:rPr>
          <w:rFonts w:ascii="Cambria" w:hAnsi="Cambria"/>
          <w:bCs/>
          <w:sz w:val="28"/>
          <w:szCs w:val="28"/>
        </w:rPr>
        <w:t xml:space="preserve"> </w:t>
      </w:r>
      <w:r w:rsidR="008E3ADF">
        <w:rPr>
          <w:rFonts w:ascii="Cambria" w:hAnsi="Cambria"/>
          <w:bCs/>
          <w:sz w:val="28"/>
          <w:szCs w:val="28"/>
        </w:rPr>
        <w:t xml:space="preserve">sincerely </w:t>
      </w:r>
      <w:r w:rsidR="00253365">
        <w:rPr>
          <w:rFonts w:ascii="Cambria" w:hAnsi="Cambria"/>
          <w:bCs/>
          <w:sz w:val="28"/>
          <w:szCs w:val="28"/>
        </w:rPr>
        <w:t xml:space="preserve">doubted it. </w:t>
      </w:r>
      <w:r w:rsidR="009D7823">
        <w:rPr>
          <w:rFonts w:ascii="Cambria" w:hAnsi="Cambria"/>
          <w:bCs/>
          <w:sz w:val="28"/>
          <w:szCs w:val="28"/>
        </w:rPr>
        <w:t xml:space="preserve">The </w:t>
      </w:r>
      <w:r w:rsidR="008E3ADF">
        <w:rPr>
          <w:rFonts w:ascii="Cambria" w:hAnsi="Cambria"/>
          <w:bCs/>
          <w:sz w:val="28"/>
          <w:szCs w:val="28"/>
        </w:rPr>
        <w:t>South of France</w:t>
      </w:r>
      <w:ins w:id="20070" w:author="Daisy Watt" w:date="2026-06-23T04:16:00Z" w16du:dateUtc="2026-06-23T02:16:00Z">
        <w:r w:rsidR="00A97C61">
          <w:rPr>
            <w:rFonts w:ascii="Cambria" w:hAnsi="Cambria"/>
            <w:bCs/>
            <w:sz w:val="28"/>
            <w:szCs w:val="28"/>
          </w:rPr>
          <w:t>,</w:t>
        </w:r>
      </w:ins>
      <w:r w:rsidR="008E3ADF">
        <w:rPr>
          <w:rFonts w:ascii="Cambria" w:hAnsi="Cambria"/>
          <w:bCs/>
          <w:sz w:val="28"/>
          <w:szCs w:val="28"/>
        </w:rPr>
        <w:t xml:space="preserve"> maybe…</w:t>
      </w:r>
    </w:p>
    <w:p w14:paraId="6A30F6D1" w14:textId="244E41FD" w:rsidR="00CD506D" w:rsidRDefault="00E51142" w:rsidP="00830B0E">
      <w:pPr>
        <w:spacing w:line="360" w:lineRule="auto"/>
        <w:ind w:firstLine="720"/>
        <w:contextualSpacing/>
        <w:rPr>
          <w:ins w:id="20071" w:author="Claire S" w:date="2026-06-08T16:56:00Z" w16du:dateUtc="2026-06-08T15:56:00Z"/>
          <w:rFonts w:ascii="Cambria" w:hAnsi="Cambria"/>
          <w:bCs/>
          <w:sz w:val="28"/>
          <w:szCs w:val="28"/>
        </w:rPr>
      </w:pPr>
      <w:ins w:id="20072" w:author="Claire S" w:date="2026-06-04T20:45:00Z" w16du:dateUtc="2026-06-04T19:45:00Z">
        <w:r>
          <w:rPr>
            <w:rFonts w:ascii="Cambria" w:hAnsi="Cambria"/>
            <w:bCs/>
            <w:sz w:val="28"/>
            <w:szCs w:val="28"/>
          </w:rPr>
          <w:t xml:space="preserve">She felt </w:t>
        </w:r>
      </w:ins>
      <w:ins w:id="20073" w:author="Claire S" w:date="2026-07-30T12:53:00Z" w16du:dateUtc="2026-07-30T11:53:00Z">
        <w:r w:rsidR="00272D3C">
          <w:rPr>
            <w:rFonts w:ascii="Cambria" w:hAnsi="Cambria"/>
            <w:bCs/>
            <w:sz w:val="28"/>
            <w:szCs w:val="28"/>
          </w:rPr>
          <w:t>a flash of</w:t>
        </w:r>
      </w:ins>
      <w:ins w:id="20074" w:author="Claire S" w:date="2026-06-04T20:45:00Z" w16du:dateUtc="2026-06-04T19:45:00Z">
        <w:r>
          <w:rPr>
            <w:rFonts w:ascii="Cambria" w:hAnsi="Cambria"/>
            <w:bCs/>
            <w:sz w:val="28"/>
            <w:szCs w:val="28"/>
          </w:rPr>
          <w:t xml:space="preserve"> jealou</w:t>
        </w:r>
      </w:ins>
      <w:ins w:id="20075" w:author="Claire S" w:date="2026-06-05T09:22:00Z" w16du:dateUtc="2026-06-05T08:22:00Z">
        <w:r w:rsidR="008526D8">
          <w:rPr>
            <w:rFonts w:ascii="Cambria" w:hAnsi="Cambria"/>
            <w:bCs/>
            <w:sz w:val="28"/>
            <w:szCs w:val="28"/>
          </w:rPr>
          <w:t>s</w:t>
        </w:r>
      </w:ins>
      <w:ins w:id="20076" w:author="Claire S" w:date="2026-07-30T12:54:00Z" w16du:dateUtc="2026-07-30T11:54:00Z">
        <w:r w:rsidR="00272D3C">
          <w:rPr>
            <w:rFonts w:ascii="Cambria" w:hAnsi="Cambria"/>
            <w:bCs/>
            <w:sz w:val="28"/>
            <w:szCs w:val="28"/>
          </w:rPr>
          <w:t>y</w:t>
        </w:r>
      </w:ins>
      <w:ins w:id="20077" w:author="Claire S" w:date="2026-06-04T20:45:00Z" w16du:dateUtc="2026-06-04T19:45:00Z">
        <w:r>
          <w:rPr>
            <w:rFonts w:ascii="Cambria" w:hAnsi="Cambria"/>
            <w:bCs/>
            <w:sz w:val="28"/>
            <w:szCs w:val="28"/>
          </w:rPr>
          <w:t xml:space="preserve"> but</w:t>
        </w:r>
      </w:ins>
      <w:ins w:id="20078" w:author="Claire S" w:date="2026-06-05T10:21:00Z" w16du:dateUtc="2026-06-05T09:21:00Z">
        <w:r w:rsidR="00782CF6">
          <w:rPr>
            <w:rFonts w:ascii="Cambria" w:hAnsi="Cambria"/>
            <w:bCs/>
            <w:sz w:val="28"/>
            <w:szCs w:val="28"/>
          </w:rPr>
          <w:t>,</w:t>
        </w:r>
      </w:ins>
      <w:ins w:id="20079" w:author="Claire S" w:date="2026-06-04T20:45:00Z" w16du:dateUtc="2026-06-04T19:45:00Z">
        <w:r>
          <w:rPr>
            <w:rFonts w:ascii="Cambria" w:hAnsi="Cambria"/>
            <w:bCs/>
            <w:sz w:val="28"/>
            <w:szCs w:val="28"/>
          </w:rPr>
          <w:t xml:space="preserve"> </w:t>
        </w:r>
      </w:ins>
      <w:ins w:id="20080" w:author="Claire S" w:date="2026-06-05T09:22:00Z" w16du:dateUtc="2026-06-05T08:22:00Z">
        <w:r w:rsidR="008526D8">
          <w:rPr>
            <w:rFonts w:ascii="Cambria" w:hAnsi="Cambria"/>
            <w:bCs/>
            <w:sz w:val="28"/>
            <w:szCs w:val="28"/>
          </w:rPr>
          <w:t xml:space="preserve">on top of </w:t>
        </w:r>
      </w:ins>
      <w:ins w:id="20081" w:author="Claire S" w:date="2026-06-04T19:01:00Z" w16du:dateUtc="2026-06-04T18:01:00Z">
        <w:r w:rsidR="00680FA0">
          <w:rPr>
            <w:rFonts w:ascii="Cambria" w:hAnsi="Cambria"/>
            <w:bCs/>
            <w:sz w:val="28"/>
            <w:szCs w:val="28"/>
          </w:rPr>
          <w:t>Clara’s suspicions</w:t>
        </w:r>
      </w:ins>
      <w:ins w:id="20082" w:author="Claire S" w:date="2026-06-05T09:22:00Z" w16du:dateUtc="2026-06-05T08:22:00Z">
        <w:r w:rsidR="008526D8">
          <w:rPr>
            <w:rFonts w:ascii="Cambria" w:hAnsi="Cambria"/>
            <w:bCs/>
            <w:sz w:val="28"/>
            <w:szCs w:val="28"/>
          </w:rPr>
          <w:t>, the sex on Saturday night had been a bi</w:t>
        </w:r>
      </w:ins>
      <w:ins w:id="20083" w:author="Daisy Watt" w:date="2026-06-23T04:16:00Z" w16du:dateUtc="2026-06-23T02:16:00Z">
        <w:r w:rsidR="008526D8">
          <w:rPr>
            <w:rFonts w:ascii="Cambria" w:hAnsi="Cambria"/>
            <w:bCs/>
            <w:sz w:val="28"/>
            <w:szCs w:val="28"/>
          </w:rPr>
          <w:t>t</w:t>
        </w:r>
        <w:r w:rsidR="008F1BFB">
          <w:rPr>
            <w:rFonts w:ascii="Cambria" w:hAnsi="Cambria"/>
            <w:bCs/>
            <w:sz w:val="28"/>
            <w:szCs w:val="28"/>
          </w:rPr>
          <w:t>…</w:t>
        </w:r>
      </w:ins>
      <w:ins w:id="20084" w:author="Claire S" w:date="2026-06-05T09:22:00Z" w16du:dateUtc="2026-06-05T08:22:00Z">
        <w:del w:id="20085" w:author="Daisy Watt" w:date="2026-06-23T04:16:00Z" w16du:dateUtc="2026-06-23T02:16:00Z">
          <w:r w:rsidR="008526D8" w:rsidDel="008F1BFB">
            <w:rPr>
              <w:rFonts w:ascii="Cambria" w:hAnsi="Cambria"/>
              <w:bCs/>
              <w:sz w:val="28"/>
              <w:szCs w:val="28"/>
            </w:rPr>
            <w:delText>t</w:delText>
          </w:r>
          <w:r w:rsidR="008526D8">
            <w:rPr>
              <w:rFonts w:ascii="Cambria" w:hAnsi="Cambria"/>
              <w:bCs/>
              <w:sz w:val="28"/>
              <w:szCs w:val="28"/>
            </w:rPr>
            <w:delText xml:space="preserve"> </w:delText>
          </w:r>
        </w:del>
      </w:ins>
      <w:ins w:id="20086" w:author="Claire S" w:date="2026-06-05T09:23:00Z" w16du:dateUtc="2026-06-05T08:23:00Z">
        <w:del w:id="20087" w:author="Daisy Watt" w:date="2026-06-23T04:16:00Z" w16du:dateUtc="2026-06-23T02:16:00Z">
          <w:r w:rsidR="008526D8">
            <w:rPr>
              <w:rFonts w:ascii="Cambria" w:hAnsi="Cambria"/>
              <w:bCs/>
              <w:sz w:val="28"/>
              <w:szCs w:val="28"/>
            </w:rPr>
            <w:delText>–</w:delText>
          </w:r>
        </w:del>
      </w:ins>
      <w:ins w:id="20088" w:author="Claire S" w:date="2026-06-04T20:35:00Z" w16du:dateUtc="2026-06-04T19:35:00Z">
        <w:r w:rsidR="00296E39">
          <w:rPr>
            <w:rFonts w:ascii="Cambria" w:hAnsi="Cambria"/>
            <w:sz w:val="28"/>
            <w:szCs w:val="28"/>
          </w:rPr>
          <w:t xml:space="preserve"> rough</w:t>
        </w:r>
      </w:ins>
      <w:ins w:id="20089" w:author="Claire S" w:date="2026-06-05T09:23:00Z" w16du:dateUtc="2026-06-05T08:23:00Z">
        <w:r w:rsidR="008526D8">
          <w:rPr>
            <w:rFonts w:ascii="Cambria" w:hAnsi="Cambria"/>
            <w:sz w:val="28"/>
            <w:szCs w:val="28"/>
          </w:rPr>
          <w:t xml:space="preserve">.  She </w:t>
        </w:r>
        <w:del w:id="20090" w:author="Daisy Watt" w:date="2026-06-23T15:05:00Z" w16du:dateUtc="2026-06-23T13:05:00Z">
          <w:r w:rsidR="008526D8" w:rsidDel="00826EC7">
            <w:rPr>
              <w:rFonts w:ascii="Cambria" w:hAnsi="Cambria"/>
              <w:sz w:val="28"/>
              <w:szCs w:val="28"/>
            </w:rPr>
            <w:delText>wasn’t</w:delText>
          </w:r>
        </w:del>
      </w:ins>
      <w:ins w:id="20091" w:author="Daisy Watt" w:date="2026-06-23T15:05:00Z" w16du:dateUtc="2026-06-23T13:05:00Z">
        <w:r w:rsidR="00826EC7">
          <w:rPr>
            <w:rFonts w:ascii="Cambria" w:hAnsi="Cambria"/>
            <w:sz w:val="28"/>
            <w:szCs w:val="28"/>
          </w:rPr>
          <w:t>wouldn’t</w:t>
        </w:r>
        <w:r w:rsidR="009F3E65">
          <w:rPr>
            <w:rFonts w:ascii="Cambria" w:hAnsi="Cambria"/>
            <w:sz w:val="28"/>
            <w:szCs w:val="28"/>
          </w:rPr>
          <w:t xml:space="preserve"> </w:t>
        </w:r>
      </w:ins>
      <w:ins w:id="20092" w:author="Daisy Watt" w:date="2026-06-23T15:06:00Z" w16du:dateUtc="2026-06-23T13:06:00Z">
        <w:r w:rsidR="00426179">
          <w:rPr>
            <w:rFonts w:ascii="Cambria" w:hAnsi="Cambria"/>
            <w:sz w:val="28"/>
            <w:szCs w:val="28"/>
          </w:rPr>
          <w:t>be</w:t>
        </w:r>
      </w:ins>
      <w:ins w:id="20093" w:author="Claire S" w:date="2026-06-05T09:23:00Z" w16du:dateUtc="2026-06-05T08:23:00Z">
        <w:r w:rsidR="008526D8">
          <w:rPr>
            <w:rFonts w:ascii="Cambria" w:hAnsi="Cambria"/>
            <w:sz w:val="28"/>
            <w:szCs w:val="28"/>
          </w:rPr>
          <w:t xml:space="preserve"> sorry if they didn’t do it again</w:t>
        </w:r>
        <w:del w:id="20094" w:author="Daisy Watt" w:date="2026-06-23T15:05:00Z" w16du:dateUtc="2026-06-23T13:05:00Z">
          <w:r w:rsidR="00830B0E" w:rsidDel="00826EC7">
            <w:rPr>
              <w:rFonts w:ascii="Cambria" w:hAnsi="Cambria"/>
              <w:sz w:val="28"/>
              <w:szCs w:val="28"/>
            </w:rPr>
            <w:delText>,</w:delText>
          </w:r>
        </w:del>
      </w:ins>
      <w:ins w:id="20095" w:author="Daisy Watt" w:date="2026-06-23T15:05:00Z" w16du:dateUtc="2026-06-23T13:05:00Z">
        <w:r w:rsidR="00826EC7">
          <w:rPr>
            <w:rFonts w:ascii="Cambria" w:hAnsi="Cambria"/>
            <w:sz w:val="28"/>
            <w:szCs w:val="28"/>
          </w:rPr>
          <w:t xml:space="preserve"> –</w:t>
        </w:r>
      </w:ins>
      <w:ins w:id="20096" w:author="Claire S" w:date="2026-06-05T09:23:00Z" w16du:dateUtc="2026-06-05T08:23:00Z">
        <w:r w:rsidR="00830B0E">
          <w:rPr>
            <w:rFonts w:ascii="Cambria" w:hAnsi="Cambria"/>
            <w:sz w:val="28"/>
            <w:szCs w:val="28"/>
          </w:rPr>
          <w:t xml:space="preserve"> it was just company she craved</w:t>
        </w:r>
      </w:ins>
      <w:ins w:id="20097" w:author="Daisy Watt" w:date="2026-06-23T15:06:00Z" w16du:dateUtc="2026-06-23T13:06:00Z">
        <w:r w:rsidR="00426179">
          <w:rPr>
            <w:rFonts w:ascii="Cambria" w:hAnsi="Cambria"/>
            <w:sz w:val="28"/>
            <w:szCs w:val="28"/>
          </w:rPr>
          <w:t xml:space="preserve"> tonight</w:t>
        </w:r>
      </w:ins>
      <w:ins w:id="20098" w:author="Claire S" w:date="2026-06-05T09:23:00Z" w16du:dateUtc="2026-06-05T08:23:00Z">
        <w:r w:rsidR="00830B0E">
          <w:rPr>
            <w:rFonts w:ascii="Cambria" w:hAnsi="Cambria"/>
            <w:sz w:val="28"/>
            <w:szCs w:val="28"/>
          </w:rPr>
          <w:t>.</w:t>
        </w:r>
        <w:r w:rsidR="00830B0E">
          <w:rPr>
            <w:rFonts w:ascii="Cambria" w:hAnsi="Cambria"/>
            <w:bCs/>
            <w:sz w:val="28"/>
            <w:szCs w:val="28"/>
          </w:rPr>
          <w:t xml:space="preserve">  </w:t>
        </w:r>
      </w:ins>
    </w:p>
    <w:p w14:paraId="70614DC1" w14:textId="6BB7435A" w:rsidR="00680FA0" w:rsidRPr="00F22A4A" w:rsidDel="00830B0E" w:rsidRDefault="00C87720">
      <w:pPr>
        <w:spacing w:line="360" w:lineRule="auto"/>
        <w:ind w:firstLine="720"/>
        <w:contextualSpacing/>
        <w:rPr>
          <w:del w:id="20099" w:author="Claire S" w:date="2026-06-05T09:23:00Z" w16du:dateUtc="2026-06-05T08:23:00Z"/>
          <w:rFonts w:ascii="Cambria" w:hAnsi="Cambria"/>
          <w:bCs/>
          <w:sz w:val="28"/>
          <w:szCs w:val="28"/>
        </w:rPr>
      </w:pPr>
      <w:ins w:id="20100" w:author="Claire S" w:date="2026-06-05T10:28:00Z" w16du:dateUtc="2026-06-05T09:28:00Z">
        <w:r w:rsidRPr="00F22A4A">
          <w:rPr>
            <w:rFonts w:ascii="Cambria" w:hAnsi="Cambria"/>
            <w:bCs/>
            <w:sz w:val="28"/>
            <w:szCs w:val="28"/>
          </w:rPr>
          <w:t>Still, a</w:t>
        </w:r>
      </w:ins>
      <w:ins w:id="20101" w:author="Claire S" w:date="2026-06-05T09:23:00Z" w16du:dateUtc="2026-06-05T08:23:00Z">
        <w:r w:rsidR="00830B0E" w:rsidRPr="00F22A4A">
          <w:rPr>
            <w:rFonts w:ascii="Cambria" w:hAnsi="Cambria"/>
            <w:bCs/>
            <w:sz w:val="28"/>
            <w:szCs w:val="28"/>
          </w:rPr>
          <w:t xml:space="preserve">t least </w:t>
        </w:r>
      </w:ins>
      <w:ins w:id="20102" w:author="Claire S" w:date="2026-06-05T10:21:00Z" w16du:dateUtc="2026-06-05T09:21:00Z">
        <w:r w:rsidR="00582EC9" w:rsidRPr="00F22A4A">
          <w:rPr>
            <w:rFonts w:ascii="Cambria" w:hAnsi="Cambria"/>
            <w:bCs/>
            <w:sz w:val="28"/>
            <w:szCs w:val="28"/>
          </w:rPr>
          <w:t>the house wouldn’t be empty when she got there</w:t>
        </w:r>
        <w:del w:id="20103" w:author="Daisy Watt" w:date="2026-06-23T04:16:00Z" w16du:dateUtc="2026-06-23T02:16:00Z">
          <w:r w:rsidR="00582EC9" w:rsidRPr="00F22A4A">
            <w:rPr>
              <w:rFonts w:ascii="Cambria" w:hAnsi="Cambria"/>
              <w:bCs/>
              <w:sz w:val="28"/>
              <w:szCs w:val="28"/>
            </w:rPr>
            <w:delText xml:space="preserve"> though</w:delText>
          </w:r>
        </w:del>
        <w:r w:rsidR="00582EC9" w:rsidRPr="00F22A4A">
          <w:rPr>
            <w:rFonts w:ascii="Cambria" w:hAnsi="Cambria"/>
            <w:bCs/>
            <w:sz w:val="28"/>
            <w:szCs w:val="28"/>
          </w:rPr>
          <w:t xml:space="preserve">: </w:t>
        </w:r>
      </w:ins>
      <w:ins w:id="20104" w:author="Claire S" w:date="2026-06-05T09:23:00Z" w16du:dateUtc="2026-06-05T08:23:00Z">
        <w:r w:rsidR="00830B0E" w:rsidRPr="00F22A4A">
          <w:rPr>
            <w:rFonts w:ascii="Cambria" w:hAnsi="Cambria"/>
            <w:bCs/>
            <w:sz w:val="28"/>
            <w:szCs w:val="28"/>
          </w:rPr>
          <w:t xml:space="preserve">she’d </w:t>
        </w:r>
      </w:ins>
    </w:p>
    <w:p w14:paraId="7376DB25" w14:textId="13DCA2B9" w:rsidR="003D3B09" w:rsidRPr="00F22A4A" w:rsidRDefault="00C20285">
      <w:pPr>
        <w:spacing w:line="360" w:lineRule="auto"/>
        <w:ind w:firstLine="720"/>
        <w:contextualSpacing/>
        <w:rPr>
          <w:del w:id="20105" w:author="Claire S" w:date="2026-06-04T20:28:00Z" w16du:dateUtc="2026-06-04T19:28:00Z"/>
          <w:rFonts w:ascii="Cambria" w:hAnsi="Cambria"/>
          <w:bCs/>
          <w:sz w:val="28"/>
          <w:szCs w:val="28"/>
        </w:rPr>
      </w:pPr>
      <w:del w:id="20106" w:author="Claire S" w:date="2026-06-04T19:01:00Z" w16du:dateUtc="2026-06-04T18:01:00Z">
        <w:r w:rsidRPr="00F22A4A">
          <w:rPr>
            <w:rFonts w:ascii="Cambria" w:hAnsi="Cambria"/>
            <w:bCs/>
            <w:sz w:val="28"/>
            <w:szCs w:val="28"/>
          </w:rPr>
          <w:delText xml:space="preserve">But </w:delText>
        </w:r>
      </w:del>
      <w:del w:id="20107" w:author="Claire S" w:date="2026-06-04T18:26:00Z" w16du:dateUtc="2026-06-04T17:26:00Z">
        <w:r w:rsidR="0006645A" w:rsidRPr="00F22A4A" w:rsidDel="00BC4D2B">
          <w:rPr>
            <w:rFonts w:ascii="Cambria" w:hAnsi="Cambria"/>
            <w:sz w:val="28"/>
            <w:szCs w:val="28"/>
          </w:rPr>
          <w:delText xml:space="preserve">for once, </w:delText>
        </w:r>
      </w:del>
      <w:del w:id="20108" w:author="Claire S" w:date="2026-06-04T20:28:00Z" w16du:dateUtc="2026-06-04T19:28:00Z">
        <w:r w:rsidR="00060124" w:rsidRPr="00F22A4A">
          <w:rPr>
            <w:rFonts w:ascii="Cambria" w:hAnsi="Cambria"/>
            <w:sz w:val="28"/>
            <w:szCs w:val="28"/>
          </w:rPr>
          <w:delText xml:space="preserve">the dressing-down from </w:delText>
        </w:r>
      </w:del>
      <w:del w:id="20109" w:author="Claire S" w:date="2026-06-04T18:26:00Z" w16du:dateUtc="2026-06-04T17:26:00Z">
        <w:r w:rsidR="00060124" w:rsidRPr="00F22A4A" w:rsidDel="00BC4D2B">
          <w:rPr>
            <w:rFonts w:ascii="Cambria" w:hAnsi="Cambria"/>
            <w:sz w:val="28"/>
            <w:szCs w:val="28"/>
          </w:rPr>
          <w:delText xml:space="preserve">her </w:delText>
        </w:r>
        <w:r w:rsidRPr="00F22A4A" w:rsidDel="00BC4D2B">
          <w:rPr>
            <w:rFonts w:ascii="Cambria" w:hAnsi="Cambria"/>
            <w:sz w:val="28"/>
            <w:szCs w:val="28"/>
          </w:rPr>
          <w:delText>foul</w:delText>
        </w:r>
        <w:r w:rsidR="00060124" w:rsidRPr="00F22A4A" w:rsidDel="00BC4D2B">
          <w:rPr>
            <w:rFonts w:ascii="Cambria" w:hAnsi="Cambria"/>
            <w:sz w:val="28"/>
            <w:szCs w:val="28"/>
          </w:rPr>
          <w:delText xml:space="preserve"> brother </w:delText>
        </w:r>
      </w:del>
      <w:del w:id="20110" w:author="Claire S" w:date="2026-06-04T20:28:00Z" w16du:dateUtc="2026-06-04T19:28:00Z">
        <w:r w:rsidR="00060124" w:rsidRPr="00F22A4A">
          <w:rPr>
            <w:rFonts w:ascii="Cambria" w:hAnsi="Cambria"/>
            <w:sz w:val="28"/>
            <w:szCs w:val="28"/>
          </w:rPr>
          <w:delText>Miles</w:delText>
        </w:r>
        <w:r w:rsidR="0006645A" w:rsidRPr="00F22A4A">
          <w:rPr>
            <w:rFonts w:ascii="Cambria" w:hAnsi="Cambria"/>
            <w:sz w:val="28"/>
            <w:szCs w:val="28"/>
          </w:rPr>
          <w:delText xml:space="preserve"> had stayed with her</w:delText>
        </w:r>
        <w:r w:rsidR="005A1731" w:rsidRPr="00F22A4A">
          <w:rPr>
            <w:rFonts w:ascii="Cambria" w:hAnsi="Cambria"/>
            <w:sz w:val="28"/>
            <w:szCs w:val="28"/>
          </w:rPr>
          <w:delText xml:space="preserve"> </w:delText>
        </w:r>
        <w:r w:rsidR="0047777C" w:rsidRPr="00F22A4A">
          <w:rPr>
            <w:rFonts w:ascii="Cambria" w:hAnsi="Cambria"/>
            <w:sz w:val="28"/>
            <w:szCs w:val="28"/>
          </w:rPr>
          <w:delText>and</w:delText>
        </w:r>
        <w:r w:rsidR="005A1731" w:rsidRPr="00F22A4A">
          <w:rPr>
            <w:rFonts w:ascii="Cambria" w:hAnsi="Cambria"/>
            <w:sz w:val="28"/>
            <w:szCs w:val="28"/>
          </w:rPr>
          <w:delText>,</w:delText>
        </w:r>
        <w:r w:rsidR="0047777C" w:rsidRPr="00F22A4A">
          <w:rPr>
            <w:rFonts w:ascii="Cambria" w:hAnsi="Cambria"/>
            <w:sz w:val="28"/>
            <w:szCs w:val="28"/>
          </w:rPr>
          <w:delText xml:space="preserve"> given everything that was going on,</w:delText>
        </w:r>
        <w:r w:rsidRPr="00F22A4A">
          <w:rPr>
            <w:rFonts w:ascii="Cambria" w:hAnsi="Cambria"/>
            <w:sz w:val="28"/>
            <w:szCs w:val="28"/>
          </w:rPr>
          <w:delText xml:space="preserve"> s</w:delText>
        </w:r>
        <w:r w:rsidR="00EB48C3" w:rsidRPr="00F22A4A">
          <w:rPr>
            <w:rFonts w:ascii="Cambria" w:hAnsi="Cambria"/>
            <w:sz w:val="28"/>
            <w:szCs w:val="28"/>
          </w:rPr>
          <w:delText>he didn’t want to annoy more of her family than she had to.</w:delText>
        </w:r>
        <w:r w:rsidRPr="00F22A4A">
          <w:rPr>
            <w:rFonts w:ascii="Cambria" w:hAnsi="Cambria"/>
            <w:bCs/>
            <w:sz w:val="28"/>
            <w:szCs w:val="28"/>
          </w:rPr>
          <w:delText xml:space="preserve"> </w:delText>
        </w:r>
      </w:del>
    </w:p>
    <w:p w14:paraId="18116A31" w14:textId="71B60988" w:rsidR="004E4F7C" w:rsidRPr="00F22A4A" w:rsidRDefault="00634748" w:rsidP="00F22A4A">
      <w:pPr>
        <w:spacing w:line="360" w:lineRule="auto"/>
        <w:ind w:firstLine="720"/>
        <w:contextualSpacing/>
        <w:rPr>
          <w:rFonts w:ascii="Cambria" w:hAnsi="Cambria"/>
          <w:sz w:val="28"/>
          <w:szCs w:val="28"/>
        </w:rPr>
      </w:pPr>
      <w:del w:id="20111" w:author="Claire S" w:date="2026-06-04T20:35:00Z" w16du:dateUtc="2026-06-04T19:35:00Z">
        <w:r w:rsidRPr="00F22A4A">
          <w:rPr>
            <w:rFonts w:ascii="Cambria" w:hAnsi="Cambria"/>
            <w:sz w:val="28"/>
            <w:szCs w:val="28"/>
          </w:rPr>
          <w:delText xml:space="preserve">Instead, </w:delText>
        </w:r>
      </w:del>
      <w:del w:id="20112" w:author="Claire S" w:date="2026-06-05T09:23:00Z" w16du:dateUtc="2026-06-05T08:23:00Z">
        <w:r w:rsidR="00DD5439" w:rsidRPr="00F22A4A" w:rsidDel="00830B0E">
          <w:rPr>
            <w:rFonts w:ascii="Cambria" w:hAnsi="Cambria"/>
            <w:sz w:val="28"/>
            <w:szCs w:val="28"/>
          </w:rPr>
          <w:delText xml:space="preserve">Savannah had </w:delText>
        </w:r>
      </w:del>
      <w:del w:id="20113" w:author="Claire S" w:date="2026-06-04T20:28:00Z" w16du:dateUtc="2026-06-04T19:28:00Z">
        <w:r w:rsidR="00DD5439" w:rsidRPr="00F22A4A">
          <w:rPr>
            <w:rFonts w:ascii="Cambria" w:hAnsi="Cambria"/>
            <w:sz w:val="28"/>
            <w:szCs w:val="28"/>
          </w:rPr>
          <w:delText>put her phone away and</w:delText>
        </w:r>
      </w:del>
      <w:ins w:id="20114" w:author="Claire S" w:date="2026-06-05T09:23:00Z" w16du:dateUtc="2026-06-05T08:23:00Z">
        <w:r w:rsidR="00830B0E" w:rsidRPr="00F22A4A">
          <w:rPr>
            <w:rFonts w:ascii="Cambria" w:hAnsi="Cambria"/>
            <w:sz w:val="28"/>
            <w:szCs w:val="28"/>
          </w:rPr>
          <w:t xml:space="preserve">asked </w:t>
        </w:r>
      </w:ins>
      <w:ins w:id="20115" w:author="Claire S" w:date="2026-06-04T20:28:00Z" w16du:dateUtc="2026-06-04T19:28:00Z">
        <w:r w:rsidR="008C0F5E" w:rsidRPr="00F22A4A">
          <w:rPr>
            <w:rFonts w:ascii="Cambria" w:hAnsi="Cambria"/>
            <w:sz w:val="28"/>
            <w:szCs w:val="28"/>
          </w:rPr>
          <w:t xml:space="preserve">Maria </w:t>
        </w:r>
      </w:ins>
      <w:del w:id="20116" w:author="Claire S" w:date="2026-06-04T20:28:00Z" w16du:dateUtc="2026-06-04T19:28:00Z">
        <w:r w:rsidR="00C20285" w:rsidRPr="00F22A4A" w:rsidDel="008C0F5E">
          <w:rPr>
            <w:rFonts w:ascii="Cambria" w:hAnsi="Cambria"/>
            <w:sz w:val="28"/>
            <w:szCs w:val="28"/>
          </w:rPr>
          <w:delText xml:space="preserve"> </w:delText>
        </w:r>
      </w:del>
      <w:del w:id="20117" w:author="Claire S" w:date="2026-06-05T09:23:00Z" w16du:dateUtc="2026-06-05T08:23:00Z">
        <w:r w:rsidR="00F20128" w:rsidRPr="00F22A4A" w:rsidDel="00830B0E">
          <w:rPr>
            <w:rFonts w:ascii="Cambria" w:hAnsi="Cambria"/>
            <w:sz w:val="28"/>
            <w:szCs w:val="28"/>
          </w:rPr>
          <w:delText>ask</w:delText>
        </w:r>
      </w:del>
      <w:del w:id="20118" w:author="Claire S" w:date="2026-06-04T20:28:00Z" w16du:dateUtc="2026-06-04T19:28:00Z">
        <w:r w:rsidR="004F4B4A" w:rsidRPr="00F22A4A" w:rsidDel="008C0F5E">
          <w:rPr>
            <w:rFonts w:ascii="Cambria" w:hAnsi="Cambria"/>
            <w:sz w:val="28"/>
            <w:szCs w:val="28"/>
          </w:rPr>
          <w:delText>ed</w:delText>
        </w:r>
        <w:r w:rsidR="004F4B4A" w:rsidRPr="00F22A4A">
          <w:rPr>
            <w:rFonts w:ascii="Cambria" w:hAnsi="Cambria"/>
            <w:sz w:val="28"/>
            <w:szCs w:val="28"/>
          </w:rPr>
          <w:delText xml:space="preserve"> </w:delText>
        </w:r>
      </w:del>
      <w:del w:id="20119" w:author="Claire S" w:date="2026-06-05T09:23:00Z" w16du:dateUtc="2026-06-05T08:23:00Z">
        <w:r w:rsidR="004F4B4A" w:rsidRPr="00F22A4A" w:rsidDel="00830B0E">
          <w:rPr>
            <w:rFonts w:ascii="Cambria" w:hAnsi="Cambria"/>
            <w:sz w:val="28"/>
            <w:szCs w:val="28"/>
          </w:rPr>
          <w:delText xml:space="preserve">her </w:delText>
        </w:r>
      </w:del>
      <w:del w:id="20120" w:author="Claire S" w:date="2026-06-04T20:28:00Z" w16du:dateUtc="2026-06-04T19:28:00Z">
        <w:r w:rsidR="004F4B4A" w:rsidRPr="00F22A4A">
          <w:rPr>
            <w:rFonts w:ascii="Cambria" w:hAnsi="Cambria"/>
            <w:sz w:val="28"/>
            <w:szCs w:val="28"/>
          </w:rPr>
          <w:delText>housekeeper</w:delText>
        </w:r>
        <w:r w:rsidR="009131E1" w:rsidRPr="00F22A4A">
          <w:rPr>
            <w:rFonts w:ascii="Cambria" w:hAnsi="Cambria"/>
            <w:sz w:val="28"/>
            <w:szCs w:val="28"/>
          </w:rPr>
          <w:delText xml:space="preserve"> Maria </w:delText>
        </w:r>
      </w:del>
      <w:r w:rsidR="009131E1" w:rsidRPr="00F22A4A">
        <w:rPr>
          <w:rFonts w:ascii="Cambria" w:hAnsi="Cambria"/>
          <w:sz w:val="28"/>
          <w:szCs w:val="28"/>
        </w:rPr>
        <w:t>to stay over,</w:t>
      </w:r>
      <w:r w:rsidR="00E647A3" w:rsidRPr="00F22A4A">
        <w:rPr>
          <w:rFonts w:ascii="Cambria" w:hAnsi="Cambria"/>
          <w:sz w:val="28"/>
          <w:szCs w:val="28"/>
        </w:rPr>
        <w:t xml:space="preserve"> sweeten</w:t>
      </w:r>
      <w:r w:rsidR="004F4B4A" w:rsidRPr="00F22A4A">
        <w:rPr>
          <w:rFonts w:ascii="Cambria" w:hAnsi="Cambria"/>
          <w:sz w:val="28"/>
          <w:szCs w:val="28"/>
        </w:rPr>
        <w:t>ing</w:t>
      </w:r>
      <w:r w:rsidR="00E647A3" w:rsidRPr="00F22A4A">
        <w:rPr>
          <w:rFonts w:ascii="Cambria" w:hAnsi="Cambria"/>
          <w:sz w:val="28"/>
          <w:szCs w:val="28"/>
        </w:rPr>
        <w:t xml:space="preserve"> the offer with </w:t>
      </w:r>
      <w:r w:rsidR="006C208E" w:rsidRPr="00F22A4A">
        <w:rPr>
          <w:rFonts w:ascii="Cambria" w:hAnsi="Cambria"/>
          <w:sz w:val="28"/>
          <w:szCs w:val="28"/>
        </w:rPr>
        <w:t>a</w:t>
      </w:r>
      <w:r w:rsidR="00EB48C3" w:rsidRPr="00F22A4A">
        <w:rPr>
          <w:rFonts w:ascii="Cambria" w:hAnsi="Cambria"/>
          <w:sz w:val="28"/>
          <w:szCs w:val="28"/>
        </w:rPr>
        <w:t xml:space="preserve"> little</w:t>
      </w:r>
      <w:r w:rsidR="006C208E" w:rsidRPr="00F22A4A">
        <w:rPr>
          <w:rFonts w:ascii="Cambria" w:hAnsi="Cambria"/>
          <w:sz w:val="28"/>
          <w:szCs w:val="28"/>
        </w:rPr>
        <w:t xml:space="preserve"> spa weekend</w:t>
      </w:r>
      <w:r w:rsidR="00EF425A" w:rsidRPr="00F22A4A">
        <w:rPr>
          <w:rFonts w:ascii="Cambria" w:hAnsi="Cambria"/>
          <w:sz w:val="28"/>
          <w:szCs w:val="28"/>
        </w:rPr>
        <w:t xml:space="preserve"> incentive</w:t>
      </w:r>
      <w:r w:rsidR="00F20128" w:rsidRPr="00F22A4A">
        <w:rPr>
          <w:rFonts w:ascii="Cambria" w:hAnsi="Cambria"/>
          <w:sz w:val="28"/>
          <w:szCs w:val="28"/>
        </w:rPr>
        <w:t>.</w:t>
      </w:r>
      <w:r w:rsidR="00B30D90" w:rsidRPr="00F22A4A">
        <w:rPr>
          <w:rFonts w:ascii="Cambria" w:hAnsi="Cambria"/>
          <w:sz w:val="28"/>
          <w:szCs w:val="28"/>
        </w:rPr>
        <w:t xml:space="preserve"> </w:t>
      </w:r>
      <w:r w:rsidR="004E4F7C" w:rsidRPr="00F22A4A">
        <w:rPr>
          <w:rFonts w:ascii="Cambria" w:hAnsi="Cambria"/>
          <w:sz w:val="28"/>
          <w:szCs w:val="28"/>
        </w:rPr>
        <w:t xml:space="preserve">She really must get </w:t>
      </w:r>
      <w:ins w:id="20121" w:author="Daisy Watt" w:date="2026-06-23T04:16:00Z" w16du:dateUtc="2026-06-23T02:16:00Z">
        <w:r w:rsidR="006226DC" w:rsidRPr="00F22A4A">
          <w:rPr>
            <w:rFonts w:ascii="Cambria" w:hAnsi="Cambria"/>
            <w:sz w:val="28"/>
            <w:szCs w:val="28"/>
          </w:rPr>
          <w:t>a</w:t>
        </w:r>
      </w:ins>
      <w:r w:rsidR="004E4F7C" w:rsidRPr="00F22A4A">
        <w:rPr>
          <w:rFonts w:ascii="Cambria" w:hAnsi="Cambria"/>
          <w:sz w:val="28"/>
          <w:szCs w:val="28"/>
        </w:rPr>
        <w:t xml:space="preserve">round to giving </w:t>
      </w:r>
      <w:ins w:id="20122" w:author="Claire S" w:date="2026-06-05T09:23:00Z" w16du:dateUtc="2026-06-05T08:23:00Z">
        <w:r w:rsidR="00830B0E" w:rsidRPr="00F22A4A">
          <w:rPr>
            <w:rFonts w:ascii="Cambria" w:hAnsi="Cambria"/>
            <w:sz w:val="28"/>
            <w:szCs w:val="28"/>
          </w:rPr>
          <w:t>the housekeeper</w:t>
        </w:r>
      </w:ins>
      <w:del w:id="20123" w:author="Claire S" w:date="2026-06-05T09:23:00Z" w16du:dateUtc="2026-06-05T08:23:00Z">
        <w:r w:rsidR="004E4F7C" w:rsidRPr="00F22A4A" w:rsidDel="00830B0E">
          <w:rPr>
            <w:rFonts w:ascii="Cambria" w:hAnsi="Cambria"/>
            <w:sz w:val="28"/>
            <w:szCs w:val="28"/>
          </w:rPr>
          <w:delText>her</w:delText>
        </w:r>
      </w:del>
      <w:r w:rsidR="004E4F7C" w:rsidRPr="00F22A4A">
        <w:rPr>
          <w:rFonts w:ascii="Cambria" w:hAnsi="Cambria"/>
          <w:sz w:val="28"/>
          <w:szCs w:val="28"/>
        </w:rPr>
        <w:t xml:space="preserve"> a raise.  </w:t>
      </w:r>
    </w:p>
    <w:p w14:paraId="555BBD99" w14:textId="32C2AA06" w:rsidR="00830B0E" w:rsidRPr="00F22A4A" w:rsidDel="003133AB" w:rsidRDefault="004E4F7C">
      <w:pPr>
        <w:spacing w:after="0" w:line="360" w:lineRule="auto"/>
        <w:ind w:firstLine="720"/>
        <w:contextualSpacing/>
        <w:rPr>
          <w:del w:id="20124" w:author="Daisy Watt" w:date="2026-06-23T15:10:00Z" w16du:dateUtc="2026-06-23T13:10:00Z"/>
          <w:rFonts w:ascii="Cambria" w:hAnsi="Cambria"/>
          <w:sz w:val="28"/>
          <w:szCs w:val="28"/>
          <w:rPrChange w:id="20125" w:author="Claire S" w:date="2026-07-30T11:15:00Z" w16du:dateUtc="2026-07-30T10:15:00Z">
            <w:rPr>
              <w:del w:id="20126" w:author="Daisy Watt" w:date="2026-06-23T15:10:00Z" w16du:dateUtc="2026-06-23T13:10:00Z"/>
            </w:rPr>
          </w:rPrChange>
        </w:rPr>
        <w:pPrChange w:id="20127" w:author="Claire S" w:date="2026-07-30T12:54:00Z" w16du:dateUtc="2026-07-30T11:54:00Z">
          <w:pPr>
            <w:spacing w:line="360" w:lineRule="auto"/>
            <w:ind w:firstLine="720"/>
            <w:contextualSpacing/>
          </w:pPr>
        </w:pPrChange>
      </w:pPr>
      <w:r w:rsidRPr="00F22A4A">
        <w:rPr>
          <w:rFonts w:ascii="Cambria" w:hAnsi="Cambria"/>
          <w:sz w:val="28"/>
          <w:szCs w:val="28"/>
          <w:rPrChange w:id="20128" w:author="Claire S" w:date="2026-07-30T11:15:00Z" w16du:dateUtc="2026-07-30T10:15:00Z">
            <w:rPr/>
          </w:rPrChange>
        </w:rPr>
        <w:t>And</w:t>
      </w:r>
      <w:ins w:id="20129" w:author="Claire S" w:date="2026-06-05T09:25:00Z" w16du:dateUtc="2026-06-05T08:25:00Z">
        <w:r w:rsidR="006D506D" w:rsidRPr="00F22A4A">
          <w:rPr>
            <w:rFonts w:ascii="Cambria" w:hAnsi="Cambria"/>
            <w:sz w:val="28"/>
            <w:szCs w:val="28"/>
            <w:rPrChange w:id="20130" w:author="Claire S" w:date="2026-07-30T11:15:00Z" w16du:dateUtc="2026-07-30T10:15:00Z">
              <w:rPr/>
            </w:rPrChange>
          </w:rPr>
          <w:t>,</w:t>
        </w:r>
      </w:ins>
      <w:r w:rsidRPr="00F22A4A">
        <w:rPr>
          <w:rFonts w:ascii="Cambria" w:hAnsi="Cambria"/>
          <w:sz w:val="28"/>
          <w:szCs w:val="28"/>
          <w:rPrChange w:id="20131" w:author="Claire S" w:date="2026-07-30T11:15:00Z" w16du:dateUtc="2026-07-30T10:15:00Z">
            <w:rPr/>
          </w:rPrChange>
        </w:rPr>
        <w:t xml:space="preserve"> </w:t>
      </w:r>
      <w:ins w:id="20132" w:author="Claire S" w:date="2026-06-04T20:35:00Z" w16du:dateUtc="2026-06-04T19:35:00Z">
        <w:r w:rsidR="00296E39" w:rsidRPr="00F22A4A">
          <w:rPr>
            <w:rFonts w:ascii="Cambria" w:hAnsi="Cambria"/>
            <w:sz w:val="28"/>
            <w:szCs w:val="28"/>
            <w:rPrChange w:id="20133" w:author="Claire S" w:date="2026-07-30T11:15:00Z" w16du:dateUtc="2026-07-30T10:15:00Z">
              <w:rPr/>
            </w:rPrChange>
          </w:rPr>
          <w:t xml:space="preserve">as </w:t>
        </w:r>
      </w:ins>
      <w:ins w:id="20134" w:author="Claire S" w:date="2026-06-05T10:28:00Z" w16du:dateUtc="2026-06-05T09:28:00Z">
        <w:r w:rsidR="00C87720" w:rsidRPr="00F22A4A">
          <w:rPr>
            <w:rFonts w:ascii="Cambria" w:hAnsi="Cambria"/>
            <w:sz w:val="28"/>
            <w:szCs w:val="28"/>
            <w:rPrChange w:id="20135" w:author="Claire S" w:date="2026-07-30T11:15:00Z" w16du:dateUtc="2026-07-30T10:15:00Z">
              <w:rPr/>
            </w:rPrChange>
          </w:rPr>
          <w:t>Savannah</w:t>
        </w:r>
      </w:ins>
      <w:ins w:id="20136" w:author="Claire S" w:date="2026-06-04T20:35:00Z" w16du:dateUtc="2026-06-04T19:35:00Z">
        <w:r w:rsidR="00296E39" w:rsidRPr="00F22A4A">
          <w:rPr>
            <w:rFonts w:ascii="Cambria" w:hAnsi="Cambria"/>
            <w:sz w:val="28"/>
            <w:szCs w:val="28"/>
            <w:rPrChange w:id="20137" w:author="Claire S" w:date="2026-07-30T11:15:00Z" w16du:dateUtc="2026-07-30T10:15:00Z">
              <w:rPr/>
            </w:rPrChange>
          </w:rPr>
          <w:t xml:space="preserve"> arrived home,</w:t>
        </w:r>
        <w:r w:rsidRPr="00F22A4A">
          <w:rPr>
            <w:rFonts w:ascii="Cambria" w:hAnsi="Cambria"/>
            <w:sz w:val="28"/>
            <w:szCs w:val="28"/>
            <w:rPrChange w:id="20138" w:author="Claire S" w:date="2026-07-30T11:15:00Z" w16du:dateUtc="2026-07-30T10:15:00Z">
              <w:rPr/>
            </w:rPrChange>
          </w:rPr>
          <w:t xml:space="preserve"> </w:t>
        </w:r>
      </w:ins>
      <w:r w:rsidRPr="00F22A4A">
        <w:rPr>
          <w:rFonts w:ascii="Cambria" w:hAnsi="Cambria"/>
          <w:sz w:val="28"/>
          <w:szCs w:val="28"/>
          <w:rPrChange w:id="20139" w:author="Claire S" w:date="2026-07-30T11:15:00Z" w16du:dateUtc="2026-07-30T10:15:00Z">
            <w:rPr/>
          </w:rPrChange>
        </w:rPr>
        <w:t>t</w:t>
      </w:r>
      <w:r w:rsidR="000F5B21" w:rsidRPr="00F22A4A">
        <w:rPr>
          <w:rFonts w:ascii="Cambria" w:hAnsi="Cambria"/>
          <w:sz w:val="28"/>
          <w:szCs w:val="28"/>
          <w:rPrChange w:id="20140" w:author="Claire S" w:date="2026-07-30T11:15:00Z" w16du:dateUtc="2026-07-30T10:15:00Z">
            <w:rPr/>
          </w:rPrChange>
        </w:rPr>
        <w:t xml:space="preserve">he security patrol </w:t>
      </w:r>
      <w:del w:id="20141" w:author="Daisy Watt" w:date="2026-06-23T04:16:00Z" w16du:dateUtc="2026-06-23T02:16:00Z">
        <w:r w:rsidR="000F5B21" w:rsidRPr="00F22A4A">
          <w:rPr>
            <w:rFonts w:ascii="Cambria" w:hAnsi="Cambria"/>
            <w:sz w:val="28"/>
            <w:szCs w:val="28"/>
            <w:rPrChange w:id="20142" w:author="Claire S" w:date="2026-07-30T11:15:00Z" w16du:dateUtc="2026-07-30T10:15:00Z">
              <w:rPr/>
            </w:rPrChange>
          </w:rPr>
          <w:delText>were</w:delText>
        </w:r>
      </w:del>
      <w:ins w:id="20143" w:author="Daisy Watt" w:date="2026-06-23T04:16:00Z" w16du:dateUtc="2026-06-23T02:16:00Z">
        <w:r w:rsidR="00F7554F" w:rsidRPr="00F22A4A">
          <w:rPr>
            <w:rFonts w:ascii="Cambria" w:hAnsi="Cambria"/>
            <w:sz w:val="28"/>
            <w:szCs w:val="28"/>
            <w:rPrChange w:id="20144" w:author="Claire S" w:date="2026-07-30T11:15:00Z" w16du:dateUtc="2026-07-30T10:15:00Z">
              <w:rPr/>
            </w:rPrChange>
          </w:rPr>
          <w:t>was</w:t>
        </w:r>
      </w:ins>
      <w:r w:rsidR="000F5B21" w:rsidRPr="00F22A4A">
        <w:rPr>
          <w:rFonts w:ascii="Cambria" w:hAnsi="Cambria"/>
          <w:sz w:val="28"/>
          <w:szCs w:val="28"/>
          <w:rPrChange w:id="20145" w:author="Claire S" w:date="2026-07-30T11:15:00Z" w16du:dateUtc="2026-07-30T10:15:00Z">
            <w:rPr/>
          </w:rPrChange>
        </w:rPr>
        <w:t xml:space="preserve"> still </w:t>
      </w:r>
      <w:r w:rsidR="00090D2A" w:rsidRPr="00F22A4A">
        <w:rPr>
          <w:rFonts w:ascii="Cambria" w:hAnsi="Cambria"/>
          <w:sz w:val="28"/>
          <w:szCs w:val="28"/>
          <w:rPrChange w:id="20146" w:author="Claire S" w:date="2026-07-30T11:15:00Z" w16du:dateUtc="2026-07-30T10:15:00Z">
            <w:rPr/>
          </w:rPrChange>
        </w:rPr>
        <w:t>on hand</w:t>
      </w:r>
      <w:ins w:id="20147" w:author="Daisy Watt" w:date="2026-06-23T04:16:00Z" w16du:dateUtc="2026-06-23T02:16:00Z">
        <w:r w:rsidR="00F7554F" w:rsidRPr="00F22A4A">
          <w:rPr>
            <w:rFonts w:ascii="Cambria" w:hAnsi="Cambria"/>
            <w:sz w:val="28"/>
            <w:szCs w:val="28"/>
            <w:rPrChange w:id="20148" w:author="Claire S" w:date="2026-07-30T11:15:00Z" w16du:dateUtc="2026-07-30T10:15:00Z">
              <w:rPr/>
            </w:rPrChange>
          </w:rPr>
          <w:t>,</w:t>
        </w:r>
      </w:ins>
      <w:r w:rsidR="00B4424D" w:rsidRPr="00F22A4A">
        <w:rPr>
          <w:rFonts w:ascii="Cambria" w:hAnsi="Cambria"/>
          <w:sz w:val="28"/>
          <w:szCs w:val="28"/>
          <w:rPrChange w:id="20149" w:author="Claire S" w:date="2026-07-30T11:15:00Z" w16du:dateUtc="2026-07-30T10:15:00Z">
            <w:rPr/>
          </w:rPrChange>
        </w:rPr>
        <w:t xml:space="preserve"> too</w:t>
      </w:r>
      <w:ins w:id="20150" w:author="Claire S" w:date="2026-06-05T10:21:00Z" w16du:dateUtc="2026-06-05T09:21:00Z">
        <w:r w:rsidR="00582EC9" w:rsidRPr="00F22A4A">
          <w:rPr>
            <w:rFonts w:ascii="Cambria" w:hAnsi="Cambria"/>
            <w:sz w:val="28"/>
            <w:szCs w:val="28"/>
            <w:rPrChange w:id="20151" w:author="Claire S" w:date="2026-07-30T11:15:00Z" w16du:dateUtc="2026-07-30T10:15:00Z">
              <w:rPr/>
            </w:rPrChange>
          </w:rPr>
          <w:t xml:space="preserve">. </w:t>
        </w:r>
      </w:ins>
      <w:del w:id="20152" w:author="Claire S" w:date="2026-06-05T10:21:00Z" w16du:dateUtc="2026-06-05T09:21:00Z">
        <w:r w:rsidR="00090D2A" w:rsidRPr="00F22A4A" w:rsidDel="00582EC9">
          <w:rPr>
            <w:rFonts w:ascii="Cambria" w:hAnsi="Cambria"/>
            <w:sz w:val="28"/>
            <w:szCs w:val="28"/>
            <w:rPrChange w:id="20153" w:author="Claire S" w:date="2026-07-30T11:15:00Z" w16du:dateUtc="2026-07-30T10:15:00Z">
              <w:rPr/>
            </w:rPrChange>
          </w:rPr>
          <w:delText xml:space="preserve">, </w:delText>
        </w:r>
      </w:del>
      <w:ins w:id="20154" w:author="Claire S" w:date="2026-06-05T09:23:00Z" w16du:dateUtc="2026-06-05T08:23:00Z">
        <w:r w:rsidR="00830B0E" w:rsidRPr="00F22A4A">
          <w:rPr>
            <w:rFonts w:ascii="Cambria" w:hAnsi="Cambria"/>
            <w:sz w:val="28"/>
            <w:szCs w:val="28"/>
            <w:rPrChange w:id="20155" w:author="Claire S" w:date="2026-07-30T11:15:00Z" w16du:dateUtc="2026-07-30T10:15:00Z">
              <w:rPr/>
            </w:rPrChange>
          </w:rPr>
          <w:t>T</w:t>
        </w:r>
      </w:ins>
      <w:ins w:id="20156" w:author="Claire S" w:date="2026-06-05T09:25:00Z" w16du:dateUtc="2026-06-05T08:25:00Z">
        <w:r w:rsidR="006D506D" w:rsidRPr="00F22A4A">
          <w:rPr>
            <w:rFonts w:ascii="Cambria" w:hAnsi="Cambria"/>
            <w:sz w:val="28"/>
            <w:szCs w:val="28"/>
            <w:rPrChange w:id="20157" w:author="Claire S" w:date="2026-07-30T11:15:00Z" w16du:dateUtc="2026-07-30T10:15:00Z">
              <w:rPr/>
            </w:rPrChange>
          </w:rPr>
          <w:t>h</w:t>
        </w:r>
      </w:ins>
      <w:del w:id="20158" w:author="Claire S" w:date="2026-06-05T09:23:00Z" w16du:dateUtc="2026-06-05T08:23:00Z">
        <w:r w:rsidR="00090D2A" w:rsidRPr="00F22A4A" w:rsidDel="00830B0E">
          <w:rPr>
            <w:rFonts w:ascii="Cambria" w:hAnsi="Cambria"/>
            <w:sz w:val="28"/>
            <w:szCs w:val="28"/>
            <w:rPrChange w:id="20159" w:author="Claire S" w:date="2026-07-30T11:15:00Z" w16du:dateUtc="2026-07-30T10:15:00Z">
              <w:rPr/>
            </w:rPrChange>
          </w:rPr>
          <w:delText>th</w:delText>
        </w:r>
      </w:del>
      <w:r w:rsidR="00090D2A" w:rsidRPr="00F22A4A">
        <w:rPr>
          <w:rFonts w:ascii="Cambria" w:hAnsi="Cambria"/>
          <w:sz w:val="28"/>
          <w:szCs w:val="28"/>
          <w:rPrChange w:id="20160" w:author="Claire S" w:date="2026-07-30T11:15:00Z" w16du:dateUtc="2026-07-30T10:15:00Z">
            <w:rPr/>
          </w:rPrChange>
        </w:rPr>
        <w:t xml:space="preserve">eir van </w:t>
      </w:r>
      <w:ins w:id="20161" w:author="Daisy Watt" w:date="2026-06-23T15:06:00Z" w16du:dateUtc="2026-06-23T13:06:00Z">
        <w:r w:rsidR="00977E3D" w:rsidRPr="00F22A4A">
          <w:rPr>
            <w:rFonts w:ascii="Cambria" w:hAnsi="Cambria"/>
            <w:sz w:val="28"/>
            <w:szCs w:val="28"/>
            <w:rPrChange w:id="20162" w:author="Claire S" w:date="2026-07-30T11:15:00Z" w16du:dateUtc="2026-07-30T10:15:00Z">
              <w:rPr/>
            </w:rPrChange>
          </w:rPr>
          <w:t xml:space="preserve">was </w:t>
        </w:r>
      </w:ins>
      <w:r w:rsidR="00127DB7" w:rsidRPr="00F22A4A">
        <w:rPr>
          <w:rFonts w:ascii="Cambria" w:hAnsi="Cambria"/>
          <w:sz w:val="28"/>
          <w:szCs w:val="28"/>
          <w:rPrChange w:id="20163" w:author="Claire S" w:date="2026-07-30T11:15:00Z" w16du:dateUtc="2026-07-30T10:15:00Z">
            <w:rPr/>
          </w:rPrChange>
        </w:rPr>
        <w:t>parked in her drive</w:t>
      </w:r>
      <w:del w:id="20164" w:author="Daisy Watt" w:date="2026-06-23T15:06:00Z" w16du:dateUtc="2026-06-23T13:06:00Z">
        <w:r w:rsidR="005958B9" w:rsidRPr="00F22A4A" w:rsidDel="00CA295C">
          <w:rPr>
            <w:rFonts w:ascii="Cambria" w:hAnsi="Cambria"/>
            <w:sz w:val="28"/>
            <w:szCs w:val="28"/>
            <w:rPrChange w:id="20165" w:author="Claire S" w:date="2026-07-30T11:15:00Z" w16du:dateUtc="2026-07-30T10:15:00Z">
              <w:rPr/>
            </w:rPrChange>
          </w:rPr>
          <w:delText>,</w:delText>
        </w:r>
      </w:del>
      <w:ins w:id="20166" w:author="Daisy Watt" w:date="2026-06-23T15:06:00Z" w16du:dateUtc="2026-06-23T13:06:00Z">
        <w:r w:rsidR="00CA295C" w:rsidRPr="00F22A4A">
          <w:rPr>
            <w:rFonts w:ascii="Cambria" w:hAnsi="Cambria"/>
            <w:sz w:val="28"/>
            <w:szCs w:val="28"/>
            <w:rPrChange w:id="20167" w:author="Claire S" w:date="2026-07-30T11:15:00Z" w16du:dateUtc="2026-07-30T10:15:00Z">
              <w:rPr/>
            </w:rPrChange>
          </w:rPr>
          <w:t>;</w:t>
        </w:r>
      </w:ins>
      <w:r w:rsidR="005958B9" w:rsidRPr="00F22A4A">
        <w:rPr>
          <w:rFonts w:ascii="Cambria" w:hAnsi="Cambria"/>
          <w:sz w:val="28"/>
          <w:szCs w:val="28"/>
          <w:rPrChange w:id="20168" w:author="Claire S" w:date="2026-07-30T11:15:00Z" w16du:dateUtc="2026-07-30T10:15:00Z">
            <w:rPr/>
          </w:rPrChange>
        </w:rPr>
        <w:t xml:space="preserve"> </w:t>
      </w:r>
      <w:r w:rsidR="00EF425A" w:rsidRPr="00F22A4A">
        <w:rPr>
          <w:rFonts w:ascii="Cambria" w:hAnsi="Cambria"/>
          <w:sz w:val="28"/>
          <w:szCs w:val="28"/>
          <w:rPrChange w:id="20169" w:author="Claire S" w:date="2026-07-30T11:15:00Z" w16du:dateUtc="2026-07-30T10:15:00Z">
            <w:rPr/>
          </w:rPrChange>
        </w:rPr>
        <w:t xml:space="preserve">a guard and the </w:t>
      </w:r>
      <w:r w:rsidR="005958B9" w:rsidRPr="00F22A4A">
        <w:rPr>
          <w:rFonts w:ascii="Cambria" w:hAnsi="Cambria"/>
          <w:sz w:val="28"/>
          <w:szCs w:val="28"/>
          <w:rPrChange w:id="20170" w:author="Claire S" w:date="2026-07-30T11:15:00Z" w16du:dateUtc="2026-07-30T10:15:00Z">
            <w:rPr/>
          </w:rPrChange>
        </w:rPr>
        <w:t xml:space="preserve">dog </w:t>
      </w:r>
      <w:del w:id="20171" w:author="Claire S" w:date="2026-06-05T09:26:00Z" w16du:dateUtc="2026-06-05T08:26:00Z">
        <w:r w:rsidR="005958B9" w:rsidRPr="00F22A4A" w:rsidDel="00BF64FF">
          <w:rPr>
            <w:rFonts w:ascii="Cambria" w:hAnsi="Cambria"/>
            <w:sz w:val="28"/>
            <w:szCs w:val="28"/>
            <w:rPrChange w:id="20172" w:author="Claire S" w:date="2026-07-30T11:15:00Z" w16du:dateUtc="2026-07-30T10:15:00Z">
              <w:rPr/>
            </w:rPrChange>
          </w:rPr>
          <w:delText xml:space="preserve">patrolling </w:delText>
        </w:r>
      </w:del>
      <w:ins w:id="20173" w:author="Claire S" w:date="2026-06-05T09:26:00Z" w16du:dateUtc="2026-06-05T08:26:00Z">
        <w:r w:rsidR="00BF64FF" w:rsidRPr="00F22A4A">
          <w:rPr>
            <w:rFonts w:ascii="Cambria" w:hAnsi="Cambria"/>
            <w:sz w:val="28"/>
            <w:szCs w:val="28"/>
            <w:rPrChange w:id="20174" w:author="Claire S" w:date="2026-07-30T11:15:00Z" w16du:dateUtc="2026-07-30T10:15:00Z">
              <w:rPr/>
            </w:rPrChange>
          </w:rPr>
          <w:t xml:space="preserve">patrolled </w:t>
        </w:r>
      </w:ins>
      <w:r w:rsidR="005958B9" w:rsidRPr="00F22A4A">
        <w:rPr>
          <w:rFonts w:ascii="Cambria" w:hAnsi="Cambria"/>
          <w:sz w:val="28"/>
          <w:szCs w:val="28"/>
          <w:rPrChange w:id="20175" w:author="Claire S" w:date="2026-07-30T11:15:00Z" w16du:dateUtc="2026-07-30T10:15:00Z">
            <w:rPr/>
          </w:rPrChange>
        </w:rPr>
        <w:t>the grounds every hour</w:t>
      </w:r>
      <w:del w:id="20176" w:author="Claire S" w:date="2026-06-04T20:29:00Z" w16du:dateUtc="2026-06-04T19:29:00Z">
        <w:r w:rsidR="001F47EE" w:rsidRPr="00F22A4A">
          <w:rPr>
            <w:rFonts w:ascii="Cambria" w:hAnsi="Cambria"/>
            <w:sz w:val="28"/>
            <w:szCs w:val="28"/>
            <w:rPrChange w:id="20177" w:author="Claire S" w:date="2026-07-30T11:15:00Z" w16du:dateUtc="2026-07-30T10:15:00Z">
              <w:rPr/>
            </w:rPrChange>
          </w:rPr>
          <w:delText>, though</w:delText>
        </w:r>
      </w:del>
      <w:ins w:id="20178" w:author="Claire S" w:date="2026-06-04T20:29:00Z" w16du:dateUtc="2026-06-04T19:29:00Z">
        <w:r w:rsidR="008C0F5E" w:rsidRPr="00F22A4A">
          <w:rPr>
            <w:rFonts w:ascii="Cambria" w:hAnsi="Cambria"/>
            <w:sz w:val="28"/>
            <w:szCs w:val="28"/>
            <w:rPrChange w:id="20179" w:author="Claire S" w:date="2026-07-30T11:15:00Z" w16du:dateUtc="2026-07-30T10:15:00Z">
              <w:rPr/>
            </w:rPrChange>
          </w:rPr>
          <w:t xml:space="preserve">. </w:t>
        </w:r>
      </w:ins>
      <w:r w:rsidR="001F47EE" w:rsidRPr="00F22A4A">
        <w:rPr>
          <w:rFonts w:ascii="Cambria" w:hAnsi="Cambria"/>
          <w:sz w:val="28"/>
          <w:szCs w:val="28"/>
          <w:rPrChange w:id="20180" w:author="Claire S" w:date="2026-07-30T11:15:00Z" w16du:dateUtc="2026-07-30T10:15:00Z">
            <w:rPr/>
          </w:rPrChange>
        </w:rPr>
        <w:t xml:space="preserve"> </w:t>
      </w:r>
      <w:commentRangeStart w:id="20181"/>
      <w:del w:id="20182" w:author="Claire S" w:date="2026-06-08T16:57:00Z" w16du:dateUtc="2026-06-08T15:57:00Z">
        <w:r w:rsidR="001F47EE" w:rsidRPr="00F22A4A" w:rsidDel="00ED0DA5">
          <w:rPr>
            <w:rFonts w:ascii="Cambria" w:hAnsi="Cambria"/>
            <w:sz w:val="28"/>
            <w:szCs w:val="28"/>
            <w:rPrChange w:id="20183" w:author="Claire S" w:date="2026-07-30T11:15:00Z" w16du:dateUtc="2026-07-30T10:15:00Z">
              <w:rPr/>
            </w:rPrChange>
          </w:rPr>
          <w:delText xml:space="preserve">Savannah </w:delText>
        </w:r>
        <w:r w:rsidR="005F0E25" w:rsidRPr="00F22A4A" w:rsidDel="00ED0DA5">
          <w:rPr>
            <w:rFonts w:ascii="Cambria" w:hAnsi="Cambria"/>
            <w:sz w:val="28"/>
            <w:szCs w:val="28"/>
            <w:rPrChange w:id="20184" w:author="Claire S" w:date="2026-07-30T11:15:00Z" w16du:dateUtc="2026-07-30T10:15:00Z">
              <w:rPr/>
            </w:rPrChange>
          </w:rPr>
          <w:delText>had</w:delText>
        </w:r>
      </w:del>
      <w:ins w:id="20185" w:author="Claire S" w:date="2026-06-04T20:29:00Z" w16du:dateUtc="2026-06-04T19:29:00Z">
        <w:r w:rsidR="008C0F5E" w:rsidRPr="00F22A4A">
          <w:rPr>
            <w:rFonts w:ascii="Cambria" w:hAnsi="Cambria"/>
            <w:sz w:val="28"/>
            <w:szCs w:val="28"/>
            <w:rPrChange w:id="20186" w:author="Claire S" w:date="2026-07-30T11:15:00Z" w16du:dateUtc="2026-07-30T10:15:00Z">
              <w:rPr/>
            </w:rPrChange>
          </w:rPr>
          <w:t xml:space="preserve">Ishan </w:t>
        </w:r>
      </w:ins>
      <w:ins w:id="20187" w:author="Claire S" w:date="2026-06-08T16:57:00Z" w16du:dateUtc="2026-06-08T15:57:00Z">
        <w:r w:rsidR="00ED0DA5" w:rsidRPr="00F22A4A">
          <w:rPr>
            <w:rFonts w:ascii="Cambria" w:hAnsi="Cambria"/>
            <w:sz w:val="28"/>
            <w:szCs w:val="28"/>
            <w:rPrChange w:id="20188" w:author="Claire S" w:date="2026-07-30T11:15:00Z" w16du:dateUtc="2026-07-30T10:15:00Z">
              <w:rPr/>
            </w:rPrChange>
          </w:rPr>
          <w:t xml:space="preserve">had been instructed </w:t>
        </w:r>
      </w:ins>
      <w:ins w:id="20189" w:author="Claire S" w:date="2026-06-04T20:29:00Z" w16du:dateUtc="2026-06-04T19:29:00Z">
        <w:r w:rsidR="008C0F5E" w:rsidRPr="00F22A4A">
          <w:rPr>
            <w:rFonts w:ascii="Cambria" w:hAnsi="Cambria"/>
            <w:sz w:val="28"/>
            <w:szCs w:val="28"/>
            <w:rPrChange w:id="20190" w:author="Claire S" w:date="2026-07-30T11:15:00Z" w16du:dateUtc="2026-07-30T10:15:00Z">
              <w:rPr/>
            </w:rPrChange>
          </w:rPr>
          <w:t xml:space="preserve">to </w:t>
        </w:r>
      </w:ins>
      <w:del w:id="20191" w:author="Claire S" w:date="2026-06-04T20:29:00Z" w16du:dateUtc="2026-06-04T19:29:00Z">
        <w:r w:rsidR="005F0E25" w:rsidRPr="00F22A4A" w:rsidDel="008C0F5E">
          <w:rPr>
            <w:rFonts w:ascii="Cambria" w:hAnsi="Cambria"/>
            <w:sz w:val="28"/>
            <w:szCs w:val="28"/>
            <w:rPrChange w:id="20192" w:author="Claire S" w:date="2026-07-30T11:15:00Z" w16du:dateUtc="2026-07-30T10:15:00Z">
              <w:rPr/>
            </w:rPrChange>
          </w:rPr>
          <w:delText xml:space="preserve"> </w:delText>
        </w:r>
        <w:r w:rsidR="005F0E25" w:rsidRPr="00F22A4A">
          <w:rPr>
            <w:rFonts w:ascii="Cambria" w:hAnsi="Cambria"/>
            <w:sz w:val="28"/>
            <w:szCs w:val="28"/>
            <w:rPrChange w:id="20193" w:author="Claire S" w:date="2026-07-30T11:15:00Z" w16du:dateUtc="2026-07-30T10:15:00Z">
              <w:rPr/>
            </w:rPrChange>
          </w:rPr>
          <w:delText xml:space="preserve">forgotten all about </w:delText>
        </w:r>
        <w:r w:rsidR="001F47EE" w:rsidRPr="00F22A4A">
          <w:rPr>
            <w:rFonts w:ascii="Cambria" w:hAnsi="Cambria"/>
            <w:sz w:val="28"/>
            <w:szCs w:val="28"/>
            <w:rPrChange w:id="20194" w:author="Claire S" w:date="2026-07-30T11:15:00Z" w16du:dateUtc="2026-07-30T10:15:00Z">
              <w:rPr/>
            </w:rPrChange>
          </w:rPr>
          <w:delText>asking</w:delText>
        </w:r>
      </w:del>
      <w:ins w:id="20195" w:author="Claire S" w:date="2026-06-04T20:29:00Z" w16du:dateUtc="2026-06-04T19:29:00Z">
        <w:r w:rsidR="008C0F5E" w:rsidRPr="00F22A4A">
          <w:rPr>
            <w:rFonts w:ascii="Cambria" w:hAnsi="Cambria"/>
            <w:sz w:val="28"/>
            <w:szCs w:val="28"/>
            <w:rPrChange w:id="20196" w:author="Claire S" w:date="2026-07-30T11:15:00Z" w16du:dateUtc="2026-07-30T10:15:00Z">
              <w:rPr/>
            </w:rPrChange>
          </w:rPr>
          <w:t>get</w:t>
        </w:r>
      </w:ins>
      <w:r w:rsidR="001F47EE" w:rsidRPr="00F22A4A">
        <w:rPr>
          <w:rFonts w:ascii="Cambria" w:hAnsi="Cambria"/>
          <w:sz w:val="28"/>
          <w:szCs w:val="28"/>
          <w:rPrChange w:id="20197" w:author="Claire S" w:date="2026-07-30T11:15:00Z" w16du:dateUtc="2026-07-30T10:15:00Z">
            <w:rPr/>
          </w:rPrChange>
        </w:rPr>
        <w:t xml:space="preserve"> them to replace the smirking guard</w:t>
      </w:r>
      <w:commentRangeEnd w:id="20181"/>
      <w:r w:rsidR="00277288" w:rsidRPr="00F22A4A">
        <w:rPr>
          <w:rStyle w:val="CommentReference"/>
          <w:rFonts w:ascii="Cambria" w:hAnsi="Cambria"/>
          <w:sz w:val="28"/>
          <w:szCs w:val="28"/>
          <w:rPrChange w:id="20198" w:author="Claire S" w:date="2026-07-30T11:15:00Z" w16du:dateUtc="2026-07-30T10:15:00Z">
            <w:rPr>
              <w:rStyle w:val="CommentReference"/>
              <w:sz w:val="24"/>
              <w:szCs w:val="24"/>
            </w:rPr>
          </w:rPrChange>
        </w:rPr>
        <w:commentReference w:id="20181"/>
      </w:r>
      <w:del w:id="20199" w:author="Claire S" w:date="2026-06-04T20:29:00Z" w16du:dateUtc="2026-06-04T19:29:00Z">
        <w:r w:rsidR="00F71E0E" w:rsidRPr="00F22A4A">
          <w:rPr>
            <w:rFonts w:ascii="Cambria" w:hAnsi="Cambria"/>
            <w:sz w:val="28"/>
            <w:szCs w:val="28"/>
            <w:rPrChange w:id="20200" w:author="Claire S" w:date="2026-07-30T11:15:00Z" w16du:dateUtc="2026-07-30T10:15:00Z">
              <w:rPr/>
            </w:rPrChange>
          </w:rPr>
          <w:delText xml:space="preserve">.  </w:delText>
        </w:r>
      </w:del>
      <w:ins w:id="20201" w:author="Claire S" w:date="2026-06-05T09:24:00Z" w16du:dateUtc="2026-06-05T08:24:00Z">
        <w:r w:rsidR="00830B0E" w:rsidRPr="00F22A4A">
          <w:rPr>
            <w:rFonts w:ascii="Cambria" w:hAnsi="Cambria"/>
            <w:sz w:val="28"/>
            <w:szCs w:val="28"/>
            <w:rPrChange w:id="20202" w:author="Claire S" w:date="2026-07-30T11:15:00Z" w16du:dateUtc="2026-07-30T10:15:00Z">
              <w:rPr/>
            </w:rPrChange>
          </w:rPr>
          <w:t>;</w:t>
        </w:r>
      </w:ins>
      <w:ins w:id="20203" w:author="Claire S" w:date="2026-06-04T20:29:00Z" w16du:dateUtc="2026-06-04T19:29:00Z">
        <w:r w:rsidR="008C0F5E" w:rsidRPr="00F22A4A">
          <w:rPr>
            <w:rFonts w:ascii="Cambria" w:hAnsi="Cambria"/>
            <w:sz w:val="28"/>
            <w:szCs w:val="28"/>
            <w:rPrChange w:id="20204" w:author="Claire S" w:date="2026-07-30T11:15:00Z" w16du:dateUtc="2026-07-30T10:15:00Z">
              <w:rPr/>
            </w:rPrChange>
          </w:rPr>
          <w:t xml:space="preserve"> fo</w:t>
        </w:r>
      </w:ins>
      <w:del w:id="20205" w:author="Claire S" w:date="2026-06-04T20:29:00Z" w16du:dateUtc="2026-06-04T19:29:00Z">
        <w:r w:rsidR="00F71E0E" w:rsidRPr="00F22A4A" w:rsidDel="008C0F5E">
          <w:rPr>
            <w:rFonts w:ascii="Cambria" w:hAnsi="Cambria"/>
            <w:sz w:val="28"/>
            <w:szCs w:val="28"/>
            <w:rPrChange w:id="20206" w:author="Claire S" w:date="2026-07-30T11:15:00Z" w16du:dateUtc="2026-07-30T10:15:00Z">
              <w:rPr/>
            </w:rPrChange>
          </w:rPr>
          <w:delText>Fo</w:delText>
        </w:r>
      </w:del>
      <w:r w:rsidR="00F71E0E" w:rsidRPr="00F22A4A">
        <w:rPr>
          <w:rFonts w:ascii="Cambria" w:hAnsi="Cambria"/>
          <w:sz w:val="28"/>
          <w:szCs w:val="28"/>
          <w:rPrChange w:id="20207" w:author="Claire S" w:date="2026-07-30T11:15:00Z" w16du:dateUtc="2026-07-30T10:15:00Z">
            <w:rPr/>
          </w:rPrChange>
        </w:rPr>
        <w:t>rtunately,</w:t>
      </w:r>
      <w:ins w:id="20208" w:author="Claire S" w:date="2026-06-05T09:24:00Z" w16du:dateUtc="2026-06-05T08:24:00Z">
        <w:r w:rsidR="00830B0E" w:rsidRPr="00F22A4A">
          <w:rPr>
            <w:rFonts w:ascii="Cambria" w:hAnsi="Cambria"/>
            <w:sz w:val="28"/>
            <w:szCs w:val="28"/>
            <w:rPrChange w:id="20209" w:author="Claire S" w:date="2026-07-30T11:15:00Z" w16du:dateUtc="2026-07-30T10:15:00Z">
              <w:rPr/>
            </w:rPrChange>
          </w:rPr>
          <w:t xml:space="preserve"> </w:t>
        </w:r>
      </w:ins>
      <w:ins w:id="20210" w:author="Claire S" w:date="2026-06-08T16:57:00Z" w16du:dateUtc="2026-06-08T15:57:00Z">
        <w:r w:rsidR="00ED0DA5" w:rsidRPr="00F22A4A">
          <w:rPr>
            <w:rFonts w:ascii="Cambria" w:hAnsi="Cambria"/>
            <w:sz w:val="28"/>
            <w:szCs w:val="28"/>
            <w:rPrChange w:id="20211" w:author="Claire S" w:date="2026-07-30T11:15:00Z" w16du:dateUtc="2026-07-30T10:15:00Z">
              <w:rPr/>
            </w:rPrChange>
          </w:rPr>
          <w:t xml:space="preserve">he wasn’t </w:t>
        </w:r>
      </w:ins>
      <w:ins w:id="20212" w:author="Daisy Watt" w:date="2026-06-23T15:08:00Z" w16du:dateUtc="2026-06-23T13:08:00Z">
        <w:r w:rsidR="00336B8A" w:rsidRPr="00F22A4A">
          <w:rPr>
            <w:rFonts w:ascii="Cambria" w:hAnsi="Cambria"/>
            <w:sz w:val="28"/>
            <w:szCs w:val="28"/>
            <w:rPrChange w:id="20213" w:author="Claire S" w:date="2026-07-30T11:15:00Z" w16du:dateUtc="2026-07-30T10:15:00Z">
              <w:rPr/>
            </w:rPrChange>
          </w:rPr>
          <w:t>t</w:t>
        </w:r>
      </w:ins>
      <w:ins w:id="20214" w:author="Claire S" w:date="2026-06-08T16:57:00Z" w16du:dateUtc="2026-06-08T15:57:00Z">
        <w:r w:rsidR="00ED0DA5" w:rsidRPr="00F22A4A">
          <w:rPr>
            <w:rFonts w:ascii="Cambria" w:hAnsi="Cambria"/>
            <w:sz w:val="28"/>
            <w:szCs w:val="28"/>
            <w:rPrChange w:id="20215" w:author="Claire S" w:date="2026-07-30T11:15:00Z" w16du:dateUtc="2026-07-30T10:15:00Z">
              <w:rPr/>
            </w:rPrChange>
          </w:rPr>
          <w:t>here</w:t>
        </w:r>
      </w:ins>
      <w:ins w:id="20216" w:author="Daisy Watt" w:date="2026-06-23T15:08:00Z" w16du:dateUtc="2026-06-23T13:08:00Z">
        <w:r w:rsidR="00336B8A" w:rsidRPr="00F22A4A">
          <w:rPr>
            <w:rFonts w:ascii="Cambria" w:hAnsi="Cambria"/>
            <w:sz w:val="28"/>
            <w:szCs w:val="28"/>
            <w:rPrChange w:id="20217" w:author="Claire S" w:date="2026-07-30T11:15:00Z" w16du:dateUtc="2026-07-30T10:15:00Z">
              <w:rPr/>
            </w:rPrChange>
          </w:rPr>
          <w:t>,</w:t>
        </w:r>
      </w:ins>
      <w:del w:id="20218" w:author="Claire S" w:date="2026-06-08T16:57:00Z" w16du:dateUtc="2026-06-08T15:57:00Z">
        <w:r w:rsidR="001F47EE" w:rsidRPr="00F22A4A" w:rsidDel="00ED0DA5">
          <w:rPr>
            <w:rFonts w:ascii="Cambria" w:hAnsi="Cambria"/>
            <w:sz w:val="28"/>
            <w:szCs w:val="28"/>
            <w:rPrChange w:id="20219" w:author="Claire S" w:date="2026-07-30T11:15:00Z" w16du:dateUtc="2026-07-30T10:15:00Z">
              <w:rPr/>
            </w:rPrChange>
          </w:rPr>
          <w:delText xml:space="preserve"> </w:delText>
        </w:r>
      </w:del>
      <w:ins w:id="20220" w:author="Claire S" w:date="2026-06-04T20:35:00Z" w16du:dateUtc="2026-06-04T19:35:00Z">
        <w:r w:rsidR="00296E39" w:rsidRPr="00F22A4A">
          <w:rPr>
            <w:rFonts w:ascii="Cambria" w:hAnsi="Cambria"/>
            <w:sz w:val="28"/>
            <w:szCs w:val="28"/>
            <w:rPrChange w:id="20221" w:author="Claire S" w:date="2026-07-30T11:15:00Z" w16du:dateUtc="2026-07-30T10:15:00Z">
              <w:rPr/>
            </w:rPrChange>
          </w:rPr>
          <w:t xml:space="preserve"> </w:t>
        </w:r>
      </w:ins>
      <w:ins w:id="20222" w:author="Claire S" w:date="2026-06-05T09:24:00Z" w16du:dateUtc="2026-06-05T08:24:00Z">
        <w:r w:rsidR="00830B0E" w:rsidRPr="00F22A4A">
          <w:rPr>
            <w:rFonts w:ascii="Cambria" w:hAnsi="Cambria"/>
            <w:sz w:val="28"/>
            <w:szCs w:val="28"/>
            <w:rPrChange w:id="20223" w:author="Claire S" w:date="2026-07-30T11:15:00Z" w16du:dateUtc="2026-07-30T10:15:00Z">
              <w:rPr/>
            </w:rPrChange>
          </w:rPr>
          <w:t>now</w:t>
        </w:r>
      </w:ins>
      <w:ins w:id="20224" w:author="Claire S" w:date="2026-06-04T20:36:00Z" w16du:dateUtc="2026-06-04T19:36:00Z">
        <w:r w:rsidR="00296E39" w:rsidRPr="00F22A4A">
          <w:rPr>
            <w:rFonts w:ascii="Cambria" w:hAnsi="Cambria"/>
            <w:sz w:val="28"/>
            <w:szCs w:val="28"/>
            <w:rPrChange w:id="20225" w:author="Claire S" w:date="2026-07-30T11:15:00Z" w16du:dateUtc="2026-07-30T10:15:00Z">
              <w:rPr/>
            </w:rPrChange>
          </w:rPr>
          <w:t>.</w:t>
        </w:r>
      </w:ins>
      <w:del w:id="20226" w:author="Claire S" w:date="2026-06-04T20:36:00Z" w16du:dateUtc="2026-06-04T19:36:00Z">
        <w:r w:rsidR="00F71E0E" w:rsidRPr="00F22A4A">
          <w:rPr>
            <w:rFonts w:ascii="Cambria" w:hAnsi="Cambria"/>
            <w:sz w:val="28"/>
            <w:szCs w:val="28"/>
            <w:rPrChange w:id="20227" w:author="Claire S" w:date="2026-07-30T11:15:00Z" w16du:dateUtc="2026-07-30T10:15:00Z">
              <w:rPr/>
            </w:rPrChange>
          </w:rPr>
          <w:delText>he’d left</w:delText>
        </w:r>
        <w:r w:rsidR="001F47EE" w:rsidRPr="00F22A4A">
          <w:rPr>
            <w:rFonts w:ascii="Cambria" w:hAnsi="Cambria"/>
            <w:sz w:val="28"/>
            <w:szCs w:val="28"/>
            <w:rPrChange w:id="20228" w:author="Claire S" w:date="2026-07-30T11:15:00Z" w16du:dateUtc="2026-07-30T10:15:00Z">
              <w:rPr/>
            </w:rPrChange>
          </w:rPr>
          <w:delText xml:space="preserve"> </w:delText>
        </w:r>
      </w:del>
      <w:del w:id="20229" w:author="Claire S" w:date="2026-06-04T19:01:00Z" w16du:dateUtc="2026-06-04T18:01:00Z">
        <w:r w:rsidR="001F47EE" w:rsidRPr="00F22A4A">
          <w:rPr>
            <w:rFonts w:ascii="Cambria" w:hAnsi="Cambria"/>
            <w:sz w:val="28"/>
            <w:szCs w:val="28"/>
            <w:rPrChange w:id="20230" w:author="Claire S" w:date="2026-07-30T11:15:00Z" w16du:dateUtc="2026-07-30T10:15:00Z">
              <w:rPr/>
            </w:rPrChange>
          </w:rPr>
          <w:delText>by the time she’d got home</w:delText>
        </w:r>
      </w:del>
      <w:del w:id="20231" w:author="Claire S" w:date="2026-06-04T20:36:00Z" w16du:dateUtc="2026-06-04T19:36:00Z">
        <w:r w:rsidR="001F47EE" w:rsidRPr="00F22A4A">
          <w:rPr>
            <w:rFonts w:ascii="Cambria" w:hAnsi="Cambria"/>
            <w:sz w:val="28"/>
            <w:szCs w:val="28"/>
            <w:rPrChange w:id="20232" w:author="Claire S" w:date="2026-07-30T11:15:00Z" w16du:dateUtc="2026-07-30T10:15:00Z">
              <w:rPr/>
            </w:rPrChange>
          </w:rPr>
          <w:delText>.</w:delText>
        </w:r>
      </w:del>
      <w:ins w:id="20233" w:author="Claire S" w:date="2026-06-05T09:35:00Z" w16du:dateUtc="2026-06-05T08:35:00Z">
        <w:r w:rsidR="00F56145" w:rsidRPr="00F22A4A">
          <w:rPr>
            <w:rFonts w:ascii="Cambria" w:hAnsi="Cambria"/>
            <w:sz w:val="28"/>
            <w:szCs w:val="28"/>
            <w:rPrChange w:id="20234" w:author="Claire S" w:date="2026-07-30T11:15:00Z" w16du:dateUtc="2026-07-30T10:15:00Z">
              <w:rPr/>
            </w:rPrChange>
          </w:rPr>
          <w:t xml:space="preserve"> </w:t>
        </w:r>
      </w:ins>
      <w:ins w:id="20235" w:author="Claire S" w:date="2026-06-05T09:24:00Z" w16du:dateUtc="2026-06-05T08:24:00Z">
        <w:r w:rsidR="00830B0E" w:rsidRPr="00F22A4A">
          <w:rPr>
            <w:rFonts w:ascii="Cambria" w:hAnsi="Cambria"/>
            <w:sz w:val="28"/>
            <w:szCs w:val="28"/>
            <w:rPrChange w:id="20236" w:author="Claire S" w:date="2026-07-30T11:15:00Z" w16du:dateUtc="2026-07-30T10:15:00Z">
              <w:rPr/>
            </w:rPrChange>
          </w:rPr>
          <w:t>Exhausted and a little unsteady on her feet, she went straight upstairs</w:t>
        </w:r>
        <w:del w:id="20237" w:author="Daisy Watt" w:date="2026-06-23T15:09:00Z" w16du:dateUtc="2026-06-23T13:09:00Z">
          <w:r w:rsidR="00830B0E" w:rsidRPr="00F22A4A" w:rsidDel="004C0F99">
            <w:rPr>
              <w:rFonts w:ascii="Cambria" w:hAnsi="Cambria"/>
              <w:sz w:val="28"/>
              <w:szCs w:val="28"/>
              <w:rPrChange w:id="20238" w:author="Claire S" w:date="2026-07-30T11:15:00Z" w16du:dateUtc="2026-07-30T10:15:00Z">
                <w:rPr/>
              </w:rPrChange>
            </w:rPr>
            <w:delText xml:space="preserve">.  </w:delText>
          </w:r>
        </w:del>
      </w:ins>
    </w:p>
    <w:p w14:paraId="6908500A" w14:textId="54A63A0C" w:rsidR="00745E5D" w:rsidRPr="00F22A4A" w:rsidDel="003133AB" w:rsidRDefault="00745E5D">
      <w:pPr>
        <w:spacing w:after="0" w:line="360" w:lineRule="auto"/>
        <w:rPr>
          <w:del w:id="20239" w:author="Daisy Watt" w:date="2026-06-23T15:10:00Z" w16du:dateUtc="2026-06-23T13:10:00Z"/>
          <w:rFonts w:ascii="Cambria" w:hAnsi="Cambria"/>
          <w:bCs/>
          <w:sz w:val="28"/>
          <w:szCs w:val="28"/>
          <w:rPrChange w:id="20240" w:author="Claire S" w:date="2026-07-30T11:15:00Z" w16du:dateUtc="2026-07-30T10:15:00Z">
            <w:rPr>
              <w:del w:id="20241" w:author="Daisy Watt" w:date="2026-06-23T15:10:00Z" w16du:dateUtc="2026-06-23T13:10:00Z"/>
              <w:bCs/>
            </w:rPr>
          </w:rPrChange>
        </w:rPr>
        <w:pPrChange w:id="20242" w:author="Claire S" w:date="2026-07-30T12:54:00Z" w16du:dateUtc="2026-07-30T11:54:00Z">
          <w:pPr>
            <w:spacing w:line="360" w:lineRule="auto"/>
            <w:ind w:firstLine="720"/>
            <w:contextualSpacing/>
          </w:pPr>
        </w:pPrChange>
      </w:pPr>
      <w:del w:id="20243" w:author="Daisy Watt" w:date="2026-06-23T15:10:00Z" w16du:dateUtc="2026-06-23T13:10:00Z">
        <w:r w:rsidRPr="00F22A4A" w:rsidDel="003133AB">
          <w:rPr>
            <w:rFonts w:ascii="Cambria" w:hAnsi="Cambria"/>
            <w:sz w:val="28"/>
            <w:szCs w:val="28"/>
            <w:rPrChange w:id="20244" w:author="Claire S" w:date="2026-07-30T11:15:00Z" w16du:dateUtc="2026-07-30T10:15:00Z">
              <w:rPr/>
            </w:rPrChange>
          </w:rPr>
          <w:delText>She was pretty sure the police were outside too, parked up on the road.  Well, she didn’t mind, if it stopped her being murdered herself.</w:delText>
        </w:r>
      </w:del>
    </w:p>
    <w:p w14:paraId="5C14153D" w14:textId="77777777" w:rsidR="00F56145" w:rsidRPr="00F22A4A" w:rsidDel="00A9666D" w:rsidRDefault="00F56145">
      <w:pPr>
        <w:spacing w:after="0" w:line="360" w:lineRule="auto"/>
        <w:rPr>
          <w:ins w:id="20245" w:author="Claire S" w:date="2026-06-05T09:36:00Z" w16du:dateUtc="2026-06-05T08:36:00Z"/>
          <w:del w:id="20246" w:author="Daisy Watt" w:date="2026-06-23T15:08:00Z" w16du:dateUtc="2026-06-23T13:08:00Z"/>
          <w:rFonts w:ascii="Cambria" w:hAnsi="Cambria"/>
          <w:sz w:val="28"/>
          <w:szCs w:val="28"/>
          <w:rPrChange w:id="20247" w:author="Claire S" w:date="2026-07-30T11:15:00Z" w16du:dateUtc="2026-07-30T10:15:00Z">
            <w:rPr>
              <w:ins w:id="20248" w:author="Claire S" w:date="2026-06-05T09:36:00Z" w16du:dateUtc="2026-06-05T08:36:00Z"/>
              <w:del w:id="20249" w:author="Daisy Watt" w:date="2026-06-23T15:08:00Z" w16du:dateUtc="2026-06-23T13:08:00Z"/>
            </w:rPr>
          </w:rPrChange>
        </w:rPr>
        <w:pPrChange w:id="20250" w:author="Claire S" w:date="2026-07-30T12:54:00Z" w16du:dateUtc="2026-07-30T11:54:00Z">
          <w:pPr>
            <w:spacing w:line="360" w:lineRule="auto"/>
            <w:ind w:firstLine="720"/>
            <w:contextualSpacing/>
          </w:pPr>
        </w:pPrChange>
      </w:pPr>
    </w:p>
    <w:p w14:paraId="6214DE68" w14:textId="2293C00B" w:rsidR="009131E1" w:rsidRPr="00F22A4A" w:rsidDel="003133AB" w:rsidRDefault="00EF425A">
      <w:pPr>
        <w:spacing w:after="0" w:line="360" w:lineRule="auto"/>
        <w:rPr>
          <w:del w:id="20251" w:author="Daisy Watt" w:date="2026-06-23T15:10:00Z" w16du:dateUtc="2026-06-23T13:10:00Z"/>
          <w:rFonts w:ascii="Cambria" w:hAnsi="Cambria"/>
          <w:sz w:val="28"/>
          <w:szCs w:val="28"/>
          <w:rPrChange w:id="20252" w:author="Claire S" w:date="2026-07-30T11:15:00Z" w16du:dateUtc="2026-07-30T10:15:00Z">
            <w:rPr>
              <w:del w:id="20253" w:author="Daisy Watt" w:date="2026-06-23T15:10:00Z" w16du:dateUtc="2026-06-23T13:10:00Z"/>
            </w:rPr>
          </w:rPrChange>
        </w:rPr>
        <w:pPrChange w:id="20254" w:author="Claire S" w:date="2026-07-30T12:54:00Z" w16du:dateUtc="2026-07-30T11:54:00Z">
          <w:pPr/>
        </w:pPrChange>
      </w:pPr>
      <w:del w:id="20255" w:author="Daisy Watt" w:date="2026-06-23T15:08:00Z" w16du:dateUtc="2026-06-23T13:08:00Z">
        <w:r w:rsidRPr="00F22A4A" w:rsidDel="00A9666D">
          <w:rPr>
            <w:rFonts w:ascii="Cambria" w:hAnsi="Cambria"/>
            <w:sz w:val="28"/>
            <w:szCs w:val="28"/>
            <w:rPrChange w:id="20256" w:author="Claire S" w:date="2026-07-30T11:15:00Z" w16du:dateUtc="2026-07-30T10:15:00Z">
              <w:rPr/>
            </w:rPrChange>
          </w:rPr>
          <w:delText>W</w:delText>
        </w:r>
        <w:r w:rsidR="00B4424D" w:rsidRPr="00F22A4A" w:rsidDel="00A9666D">
          <w:rPr>
            <w:rFonts w:ascii="Cambria" w:hAnsi="Cambria"/>
            <w:sz w:val="28"/>
            <w:szCs w:val="28"/>
            <w:rPrChange w:id="20257" w:author="Claire S" w:date="2026-07-30T11:15:00Z" w16du:dateUtc="2026-07-30T10:15:00Z">
              <w:rPr/>
            </w:rPrChange>
          </w:rPr>
          <w:delText>hat with the</w:delText>
        </w:r>
        <w:r w:rsidR="00F71E0E" w:rsidRPr="00F22A4A" w:rsidDel="00A9666D">
          <w:rPr>
            <w:rFonts w:ascii="Cambria" w:hAnsi="Cambria"/>
            <w:sz w:val="28"/>
            <w:szCs w:val="28"/>
            <w:rPrChange w:id="20258" w:author="Claire S" w:date="2026-07-30T11:15:00Z" w16du:dateUtc="2026-07-30T10:15:00Z">
              <w:rPr/>
            </w:rPrChange>
          </w:rPr>
          <w:delText xml:space="preserve"> patrol</w:delText>
        </w:r>
        <w:r w:rsidR="00B30D90" w:rsidRPr="00F22A4A" w:rsidDel="00A9666D">
          <w:rPr>
            <w:rFonts w:ascii="Cambria" w:hAnsi="Cambria"/>
            <w:sz w:val="28"/>
            <w:szCs w:val="28"/>
            <w:rPrChange w:id="20259" w:author="Claire S" w:date="2026-07-30T11:15:00Z" w16du:dateUtc="2026-07-30T10:15:00Z">
              <w:rPr/>
            </w:rPrChange>
          </w:rPr>
          <w:delText>,</w:delText>
        </w:r>
        <w:r w:rsidR="00B4424D" w:rsidRPr="00F22A4A" w:rsidDel="00A9666D">
          <w:rPr>
            <w:rFonts w:ascii="Cambria" w:hAnsi="Cambria"/>
            <w:sz w:val="28"/>
            <w:szCs w:val="28"/>
            <w:rPrChange w:id="20260" w:author="Claire S" w:date="2026-07-30T11:15:00Z" w16du:dateUtc="2026-07-30T10:15:00Z">
              <w:rPr/>
            </w:rPrChange>
          </w:rPr>
          <w:delText xml:space="preserve"> Maria</w:delText>
        </w:r>
        <w:r w:rsidRPr="00F22A4A" w:rsidDel="00A9666D">
          <w:rPr>
            <w:rFonts w:ascii="Cambria" w:hAnsi="Cambria"/>
            <w:sz w:val="28"/>
            <w:szCs w:val="28"/>
            <w:rPrChange w:id="20261" w:author="Claire S" w:date="2026-07-30T11:15:00Z" w16du:dateUtc="2026-07-30T10:15:00Z">
              <w:rPr/>
            </w:rPrChange>
          </w:rPr>
          <w:delText xml:space="preserve"> snoring</w:delText>
        </w:r>
        <w:r w:rsidR="00B30D90" w:rsidRPr="00F22A4A" w:rsidDel="00A9666D">
          <w:rPr>
            <w:rFonts w:ascii="Cambria" w:hAnsi="Cambria"/>
            <w:sz w:val="28"/>
            <w:szCs w:val="28"/>
            <w:rPrChange w:id="20262" w:author="Claire S" w:date="2026-07-30T11:15:00Z" w16du:dateUtc="2026-07-30T10:15:00Z">
              <w:rPr/>
            </w:rPrChange>
          </w:rPr>
          <w:delText xml:space="preserve"> in the </w:delText>
        </w:r>
      </w:del>
      <w:del w:id="20263" w:author="Daisy Watt" w:date="2026-06-23T04:17:00Z" w16du:dateUtc="2026-06-23T02:17:00Z">
        <w:r w:rsidR="006C208E" w:rsidRPr="00F22A4A">
          <w:rPr>
            <w:rFonts w:ascii="Cambria" w:hAnsi="Cambria"/>
            <w:sz w:val="28"/>
            <w:szCs w:val="28"/>
            <w:rPrChange w:id="20264" w:author="Claire S" w:date="2026-07-30T11:15:00Z" w16du:dateUtc="2026-07-30T10:15:00Z">
              <w:rPr/>
            </w:rPrChange>
          </w:rPr>
          <w:delText>guestroom</w:delText>
        </w:r>
      </w:del>
      <w:del w:id="20265" w:author="Daisy Watt" w:date="2026-06-23T15:08:00Z" w16du:dateUtc="2026-06-23T13:08:00Z">
        <w:r w:rsidR="00B30D90" w:rsidRPr="00F22A4A" w:rsidDel="00A9666D">
          <w:rPr>
            <w:rFonts w:ascii="Cambria" w:hAnsi="Cambria"/>
            <w:sz w:val="28"/>
            <w:szCs w:val="28"/>
            <w:rPrChange w:id="20266" w:author="Claire S" w:date="2026-07-30T11:15:00Z" w16du:dateUtc="2026-07-30T10:15:00Z">
              <w:rPr/>
            </w:rPrChange>
          </w:rPr>
          <w:delText>,</w:delText>
        </w:r>
        <w:r w:rsidR="00B4424D" w:rsidRPr="00F22A4A" w:rsidDel="00A9666D">
          <w:rPr>
            <w:rFonts w:ascii="Cambria" w:hAnsi="Cambria"/>
            <w:sz w:val="28"/>
            <w:szCs w:val="28"/>
            <w:rPrChange w:id="20267" w:author="Claire S" w:date="2026-07-30T11:15:00Z" w16du:dateUtc="2026-07-30T10:15:00Z">
              <w:rPr/>
            </w:rPrChange>
          </w:rPr>
          <w:delText xml:space="preserve"> and Kylie </w:delText>
        </w:r>
        <w:r w:rsidR="005958B9" w:rsidRPr="00F22A4A" w:rsidDel="00A9666D">
          <w:rPr>
            <w:rFonts w:ascii="Cambria" w:hAnsi="Cambria"/>
            <w:sz w:val="28"/>
            <w:szCs w:val="28"/>
            <w:rPrChange w:id="20268" w:author="Claire S" w:date="2026-07-30T11:15:00Z" w16du:dateUtc="2026-07-30T10:15:00Z">
              <w:rPr/>
            </w:rPrChange>
          </w:rPr>
          <w:delText xml:space="preserve">the Chihuahua </w:delText>
        </w:r>
        <w:r w:rsidR="00B4424D" w:rsidRPr="00F22A4A" w:rsidDel="00A9666D">
          <w:rPr>
            <w:rFonts w:ascii="Cambria" w:hAnsi="Cambria"/>
            <w:sz w:val="28"/>
            <w:szCs w:val="28"/>
            <w:rPrChange w:id="20269" w:author="Claire S" w:date="2026-07-30T11:15:00Z" w16du:dateUtc="2026-07-30T10:15:00Z">
              <w:rPr/>
            </w:rPrChange>
          </w:rPr>
          <w:delText xml:space="preserve">curled on her feet, </w:delText>
        </w:r>
        <w:r w:rsidR="00B30D90" w:rsidRPr="00F22A4A" w:rsidDel="00A9666D">
          <w:rPr>
            <w:rFonts w:ascii="Cambria" w:hAnsi="Cambria"/>
            <w:sz w:val="28"/>
            <w:szCs w:val="28"/>
            <w:rPrChange w:id="20270" w:author="Claire S" w:date="2026-07-30T11:15:00Z" w16du:dateUtc="2026-07-30T10:15:00Z">
              <w:rPr/>
            </w:rPrChange>
          </w:rPr>
          <w:delText>Savannah ha</w:delText>
        </w:r>
        <w:r w:rsidR="00127DB7" w:rsidRPr="00F22A4A" w:rsidDel="00A9666D">
          <w:rPr>
            <w:rFonts w:ascii="Cambria" w:hAnsi="Cambria"/>
            <w:sz w:val="28"/>
            <w:szCs w:val="28"/>
            <w:rPrChange w:id="20271" w:author="Claire S" w:date="2026-07-30T11:15:00Z" w16du:dateUtc="2026-07-30T10:15:00Z">
              <w:rPr/>
            </w:rPrChange>
          </w:rPr>
          <w:delText>d</w:delText>
        </w:r>
        <w:r w:rsidR="00B51E12" w:rsidRPr="00F22A4A" w:rsidDel="00A9666D">
          <w:rPr>
            <w:rFonts w:ascii="Cambria" w:hAnsi="Cambria"/>
            <w:sz w:val="28"/>
            <w:szCs w:val="28"/>
            <w:rPrChange w:id="20272" w:author="Claire S" w:date="2026-07-30T11:15:00Z" w16du:dateUtc="2026-07-30T10:15:00Z">
              <w:rPr/>
            </w:rPrChange>
          </w:rPr>
          <w:delText xml:space="preserve"> eventually</w:delText>
        </w:r>
        <w:r w:rsidR="00B4424D" w:rsidRPr="00F22A4A" w:rsidDel="00A9666D">
          <w:rPr>
            <w:rFonts w:ascii="Cambria" w:hAnsi="Cambria"/>
            <w:sz w:val="28"/>
            <w:szCs w:val="28"/>
            <w:rPrChange w:id="20273" w:author="Claire S" w:date="2026-07-30T11:15:00Z" w16du:dateUtc="2026-07-30T10:15:00Z">
              <w:rPr/>
            </w:rPrChange>
          </w:rPr>
          <w:delText xml:space="preserve"> </w:delText>
        </w:r>
        <w:r w:rsidRPr="00F22A4A" w:rsidDel="00A9666D">
          <w:rPr>
            <w:rFonts w:ascii="Cambria" w:hAnsi="Cambria"/>
            <w:sz w:val="28"/>
            <w:szCs w:val="28"/>
            <w:rPrChange w:id="20274" w:author="Claire S" w:date="2026-07-30T11:15:00Z" w16du:dateUtc="2026-07-30T10:15:00Z">
              <w:rPr/>
            </w:rPrChange>
          </w:rPr>
          <w:delText>descende</w:delText>
        </w:r>
        <w:r w:rsidR="00F534C0" w:rsidRPr="00F22A4A" w:rsidDel="00A9666D">
          <w:rPr>
            <w:rFonts w:ascii="Cambria" w:hAnsi="Cambria"/>
            <w:sz w:val="28"/>
            <w:szCs w:val="28"/>
            <w:rPrChange w:id="20275" w:author="Claire S" w:date="2026-07-30T11:15:00Z" w16du:dateUtc="2026-07-30T10:15:00Z">
              <w:rPr/>
            </w:rPrChange>
          </w:rPr>
          <w:delText>d</w:delText>
        </w:r>
      </w:del>
      <w:ins w:id="20276" w:author="Claire S" w:date="2026-06-05T14:35:00Z" w16du:dateUtc="2026-06-05T13:35:00Z">
        <w:del w:id="20277" w:author="Daisy Watt" w:date="2026-06-23T15:08:00Z" w16du:dateUtc="2026-06-23T13:08:00Z">
          <w:r w:rsidR="0061010D" w:rsidRPr="00F22A4A" w:rsidDel="00A9666D">
            <w:rPr>
              <w:rFonts w:ascii="Cambria" w:hAnsi="Cambria"/>
              <w:sz w:val="28"/>
              <w:szCs w:val="28"/>
              <w:rPrChange w:id="20278" w:author="Claire S" w:date="2026-07-30T11:15:00Z" w16du:dateUtc="2026-07-30T10:15:00Z">
                <w:rPr/>
              </w:rPrChange>
            </w:rPr>
            <w:delText>fell</w:delText>
          </w:r>
        </w:del>
      </w:ins>
      <w:del w:id="20279" w:author="Daisy Watt" w:date="2026-06-23T15:08:00Z" w16du:dateUtc="2026-06-23T13:08:00Z">
        <w:r w:rsidR="00F534C0" w:rsidRPr="00F22A4A" w:rsidDel="00A9666D">
          <w:rPr>
            <w:rFonts w:ascii="Cambria" w:hAnsi="Cambria"/>
            <w:sz w:val="28"/>
            <w:szCs w:val="28"/>
            <w:rPrChange w:id="20280" w:author="Claire S" w:date="2026-07-30T11:15:00Z" w16du:dateUtc="2026-07-30T10:15:00Z">
              <w:rPr/>
            </w:rPrChange>
          </w:rPr>
          <w:delText xml:space="preserve"> into a deep</w:delText>
        </w:r>
      </w:del>
      <w:ins w:id="20281" w:author="Claire S" w:date="2026-06-05T14:36:00Z" w16du:dateUtc="2026-06-05T13:36:00Z">
        <w:del w:id="20282" w:author="Daisy Watt" w:date="2026-06-23T15:08:00Z" w16du:dateUtc="2026-06-23T13:08:00Z">
          <w:r w:rsidR="00975529" w:rsidRPr="00F22A4A" w:rsidDel="00A9666D">
            <w:rPr>
              <w:rFonts w:ascii="Cambria" w:hAnsi="Cambria"/>
              <w:sz w:val="28"/>
              <w:szCs w:val="28"/>
              <w:rPrChange w:id="20283" w:author="Claire S" w:date="2026-07-30T11:15:00Z" w16du:dateUtc="2026-07-30T10:15:00Z">
                <w:rPr/>
              </w:rPrChange>
            </w:rPr>
            <w:delText>a</w:delText>
          </w:r>
        </w:del>
      </w:ins>
      <w:del w:id="20284" w:author="Daisy Watt" w:date="2026-06-23T15:08:00Z" w16du:dateUtc="2026-06-23T13:08:00Z">
        <w:r w:rsidR="00127DB7" w:rsidRPr="00F22A4A" w:rsidDel="00A9666D">
          <w:rPr>
            <w:rFonts w:ascii="Cambria" w:hAnsi="Cambria"/>
            <w:sz w:val="28"/>
            <w:szCs w:val="28"/>
            <w:rPrChange w:id="20285" w:author="Claire S" w:date="2026-07-30T11:15:00Z" w16du:dateUtc="2026-07-30T10:15:00Z">
              <w:rPr/>
            </w:rPrChange>
          </w:rPr>
          <w:delText xml:space="preserve"> sl</w:delText>
        </w:r>
        <w:r w:rsidR="00B4424D" w:rsidRPr="00F22A4A" w:rsidDel="00A9666D">
          <w:rPr>
            <w:rFonts w:ascii="Cambria" w:hAnsi="Cambria"/>
            <w:sz w:val="28"/>
            <w:szCs w:val="28"/>
            <w:rPrChange w:id="20286" w:author="Claire S" w:date="2026-07-30T11:15:00Z" w16du:dateUtc="2026-07-30T10:15:00Z">
              <w:rPr/>
            </w:rPrChange>
          </w:rPr>
          <w:delText>e</w:delText>
        </w:r>
        <w:r w:rsidR="00127DB7" w:rsidRPr="00F22A4A" w:rsidDel="00A9666D">
          <w:rPr>
            <w:rFonts w:ascii="Cambria" w:hAnsi="Cambria"/>
            <w:sz w:val="28"/>
            <w:szCs w:val="28"/>
            <w:rPrChange w:id="20287" w:author="Claire S" w:date="2026-07-30T11:15:00Z" w16du:dateUtc="2026-07-30T10:15:00Z">
              <w:rPr/>
            </w:rPrChange>
          </w:rPr>
          <w:delText>ep</w:delText>
        </w:r>
      </w:del>
      <w:ins w:id="20288" w:author="Claire S" w:date="2026-06-08T16:57:00Z" w16du:dateUtc="2026-06-08T15:57:00Z">
        <w:del w:id="20289" w:author="Daisy Watt" w:date="2026-06-23T15:08:00Z" w16du:dateUtc="2026-06-23T13:08:00Z">
          <w:r w:rsidR="00ED0DA5" w:rsidRPr="00F22A4A" w:rsidDel="00A9666D">
            <w:rPr>
              <w:rFonts w:ascii="Cambria" w:hAnsi="Cambria"/>
              <w:sz w:val="28"/>
              <w:szCs w:val="28"/>
              <w:rPrChange w:id="20290" w:author="Claire S" w:date="2026-07-30T11:15:00Z" w16du:dateUtc="2026-07-30T10:15:00Z">
                <w:rPr/>
              </w:rPrChange>
            </w:rPr>
            <w:delText xml:space="preserve"> quickly and</w:delText>
          </w:r>
        </w:del>
      </w:ins>
      <w:del w:id="20291" w:author="Daisy Watt" w:date="2026-06-23T15:08:00Z" w16du:dateUtc="2026-06-23T13:08:00Z">
        <w:r w:rsidR="00127DB7" w:rsidRPr="00F22A4A" w:rsidDel="00A9666D">
          <w:rPr>
            <w:rFonts w:ascii="Cambria" w:hAnsi="Cambria"/>
            <w:sz w:val="28"/>
            <w:szCs w:val="28"/>
            <w:rPrChange w:id="20292" w:author="Claire S" w:date="2026-07-30T11:15:00Z" w16du:dateUtc="2026-07-30T10:15:00Z">
              <w:rPr/>
            </w:rPrChange>
          </w:rPr>
          <w:delText xml:space="preserve"> </w:delText>
        </w:r>
      </w:del>
      <w:del w:id="20293" w:author="Daisy Watt" w:date="2026-06-23T15:10:00Z" w16du:dateUtc="2026-06-23T13:10:00Z">
        <w:r w:rsidR="00090D2A" w:rsidRPr="00F22A4A" w:rsidDel="003133AB">
          <w:rPr>
            <w:rFonts w:ascii="Cambria" w:hAnsi="Cambria"/>
            <w:sz w:val="28"/>
            <w:szCs w:val="28"/>
            <w:rPrChange w:id="20294" w:author="Claire S" w:date="2026-07-30T11:15:00Z" w16du:dateUtc="2026-07-30T10:15:00Z">
              <w:rPr/>
            </w:rPrChange>
          </w:rPr>
          <w:delText>-</w:delText>
        </w:r>
      </w:del>
      <w:del w:id="20295" w:author="Daisy Watt" w:date="2026-06-23T15:09:00Z" w16du:dateUtc="2026-06-23T13:09:00Z">
        <w:r w:rsidR="00127DB7" w:rsidRPr="00F22A4A" w:rsidDel="004C0F99">
          <w:rPr>
            <w:rFonts w:ascii="Cambria" w:hAnsi="Cambria"/>
            <w:sz w:val="28"/>
            <w:szCs w:val="28"/>
            <w:rPrChange w:id="20296" w:author="Claire S" w:date="2026-07-30T11:15:00Z" w16du:dateUtc="2026-07-30T10:15:00Z">
              <w:rPr/>
            </w:rPrChange>
          </w:rPr>
          <w:delText xml:space="preserve"> </w:delText>
        </w:r>
      </w:del>
      <w:del w:id="20297" w:author="Daisy Watt" w:date="2026-06-23T15:10:00Z" w16du:dateUtc="2026-06-23T13:10:00Z">
        <w:r w:rsidR="00127DB7" w:rsidRPr="00F22A4A" w:rsidDel="003133AB">
          <w:rPr>
            <w:rFonts w:ascii="Cambria" w:hAnsi="Cambria"/>
            <w:sz w:val="28"/>
            <w:szCs w:val="28"/>
            <w:rPrChange w:id="20298" w:author="Claire S" w:date="2026-07-30T11:15:00Z" w16du:dateUtc="2026-07-30T10:15:00Z">
              <w:rPr/>
            </w:rPrChange>
          </w:rPr>
          <w:delText>with</w:delText>
        </w:r>
      </w:del>
      <w:ins w:id="20299" w:author="Claire S" w:date="2026-06-05T10:34:00Z" w16du:dateUtc="2026-06-05T09:34:00Z">
        <w:del w:id="20300" w:author="Daisy Watt" w:date="2026-06-23T15:10:00Z" w16du:dateUtc="2026-06-23T13:10:00Z">
          <w:r w:rsidR="00BA2DF4" w:rsidRPr="00F22A4A" w:rsidDel="003133AB">
            <w:rPr>
              <w:rFonts w:ascii="Cambria" w:hAnsi="Cambria"/>
              <w:sz w:val="28"/>
              <w:szCs w:val="28"/>
              <w:rPrChange w:id="20301" w:author="Claire S" w:date="2026-07-30T11:15:00Z" w16du:dateUtc="2026-07-30T10:15:00Z">
                <w:rPr/>
              </w:rPrChange>
            </w:rPr>
            <w:delText>out</w:delText>
          </w:r>
        </w:del>
      </w:ins>
      <w:ins w:id="20302" w:author="Daisy Watt" w:date="2026-06-23T15:10:00Z" w16du:dateUtc="2026-06-23T13:10:00Z">
        <w:r w:rsidR="003133AB" w:rsidRPr="00F22A4A">
          <w:rPr>
            <w:rFonts w:ascii="Cambria" w:hAnsi="Cambria"/>
            <w:sz w:val="28"/>
            <w:szCs w:val="28"/>
            <w:rPrChange w:id="20303" w:author="Claire S" w:date="2026-07-30T11:15:00Z" w16du:dateUtc="2026-07-30T10:15:00Z">
              <w:rPr/>
            </w:rPrChange>
          </w:rPr>
          <w:t xml:space="preserve"> </w:t>
        </w:r>
      </w:ins>
      <w:ins w:id="20304" w:author="Claire S" w:date="2026-06-05T10:34:00Z" w16du:dateUtc="2026-06-05T09:34:00Z">
        <w:del w:id="20305" w:author="Daisy Watt" w:date="2026-06-23T15:10:00Z" w16du:dateUtc="2026-06-23T13:10:00Z">
          <w:r w:rsidR="00BA2DF4" w:rsidRPr="00F22A4A" w:rsidDel="003133AB">
            <w:rPr>
              <w:rFonts w:ascii="Cambria" w:hAnsi="Cambria"/>
              <w:sz w:val="28"/>
              <w:szCs w:val="28"/>
              <w:rPrChange w:id="20306" w:author="Claire S" w:date="2026-07-30T11:15:00Z" w16du:dateUtc="2026-07-30T10:15:00Z">
                <w:rPr/>
              </w:rPrChange>
            </w:rPr>
            <w:delText xml:space="preserve"> </w:delText>
          </w:r>
        </w:del>
        <w:del w:id="20307" w:author="Daisy Watt" w:date="2026-06-23T15:09:00Z" w16du:dateUtc="2026-06-23T13:09:00Z">
          <w:r w:rsidR="00BA2DF4" w:rsidRPr="00F22A4A" w:rsidDel="0056156E">
            <w:rPr>
              <w:rFonts w:ascii="Cambria" w:hAnsi="Cambria"/>
              <w:sz w:val="28"/>
              <w:szCs w:val="28"/>
              <w:rPrChange w:id="20308" w:author="Claire S" w:date="2026-07-30T11:15:00Z" w16du:dateUtc="2026-07-30T10:15:00Z">
                <w:rPr/>
              </w:rPrChange>
            </w:rPr>
            <w:delText>any help</w:delText>
          </w:r>
        </w:del>
      </w:ins>
      <w:del w:id="20309" w:author="Daisy Watt" w:date="2026-06-23T15:09:00Z" w16du:dateUtc="2026-06-23T13:09:00Z">
        <w:r w:rsidR="00127DB7" w:rsidRPr="00F22A4A" w:rsidDel="0056156E">
          <w:rPr>
            <w:rFonts w:ascii="Cambria" w:hAnsi="Cambria"/>
            <w:sz w:val="28"/>
            <w:szCs w:val="28"/>
            <w:rPrChange w:id="20310" w:author="Claire S" w:date="2026-07-30T11:15:00Z" w16du:dateUtc="2026-07-30T10:15:00Z">
              <w:rPr/>
            </w:rPrChange>
          </w:rPr>
          <w:delText xml:space="preserve"> a little help from</w:delText>
        </w:r>
      </w:del>
      <w:del w:id="20311" w:author="Daisy Watt" w:date="2026-06-23T15:10:00Z" w16du:dateUtc="2026-06-23T13:10:00Z">
        <w:r w:rsidR="00127DB7" w:rsidRPr="00F22A4A" w:rsidDel="003133AB">
          <w:rPr>
            <w:rFonts w:ascii="Cambria" w:hAnsi="Cambria"/>
            <w:sz w:val="28"/>
            <w:szCs w:val="28"/>
            <w:rPrChange w:id="20312" w:author="Claire S" w:date="2026-07-30T11:15:00Z" w16du:dateUtc="2026-07-30T10:15:00Z">
              <w:rPr/>
            </w:rPrChange>
          </w:rPr>
          <w:delText xml:space="preserve"> her friend Dr </w:delText>
        </w:r>
        <w:commentRangeStart w:id="20313"/>
        <w:r w:rsidR="00127DB7" w:rsidRPr="00F22A4A" w:rsidDel="003133AB">
          <w:rPr>
            <w:rFonts w:ascii="Cambria" w:hAnsi="Cambria"/>
            <w:sz w:val="28"/>
            <w:szCs w:val="28"/>
            <w:rPrChange w:id="20314" w:author="Claire S" w:date="2026-07-30T11:15:00Z" w16du:dateUtc="2026-07-30T10:15:00Z">
              <w:rPr/>
            </w:rPrChange>
          </w:rPr>
          <w:delText>Xanax</w:delText>
        </w:r>
        <w:commentRangeEnd w:id="20313"/>
        <w:r w:rsidR="00277288" w:rsidRPr="00F22A4A" w:rsidDel="003133AB">
          <w:rPr>
            <w:rStyle w:val="CommentReference"/>
            <w:rFonts w:ascii="Cambria" w:hAnsi="Cambria"/>
            <w:sz w:val="28"/>
            <w:szCs w:val="28"/>
            <w:rPrChange w:id="20315" w:author="Claire S" w:date="2026-07-30T11:15:00Z" w16du:dateUtc="2026-07-30T10:15:00Z">
              <w:rPr>
                <w:rStyle w:val="CommentReference"/>
                <w:sz w:val="24"/>
                <w:szCs w:val="24"/>
              </w:rPr>
            </w:rPrChange>
          </w:rPr>
          <w:commentReference w:id="20313"/>
        </w:r>
        <w:r w:rsidRPr="00F22A4A" w:rsidDel="003133AB">
          <w:rPr>
            <w:rFonts w:ascii="Cambria" w:hAnsi="Cambria"/>
            <w:sz w:val="28"/>
            <w:szCs w:val="28"/>
            <w:rPrChange w:id="20316" w:author="Claire S" w:date="2026-07-30T11:15:00Z" w16du:dateUtc="2026-07-30T10:15:00Z">
              <w:rPr/>
            </w:rPrChange>
          </w:rPr>
          <w:delText xml:space="preserve">, </w:delText>
        </w:r>
        <w:r w:rsidR="006C208E" w:rsidRPr="00F22A4A" w:rsidDel="003133AB">
          <w:rPr>
            <w:rFonts w:ascii="Cambria" w:hAnsi="Cambria"/>
            <w:sz w:val="28"/>
            <w:szCs w:val="28"/>
            <w:rPrChange w:id="20317" w:author="Claire S" w:date="2026-07-30T11:15:00Z" w16du:dateUtc="2026-07-30T10:15:00Z">
              <w:rPr/>
            </w:rPrChange>
          </w:rPr>
          <w:delText>naturally</w:delText>
        </w:r>
        <w:r w:rsidRPr="00F22A4A" w:rsidDel="003133AB">
          <w:rPr>
            <w:rFonts w:ascii="Cambria" w:hAnsi="Cambria"/>
            <w:sz w:val="28"/>
            <w:szCs w:val="28"/>
            <w:rPrChange w:id="20318" w:author="Claire S" w:date="2026-07-30T11:15:00Z" w16du:dateUtc="2026-07-30T10:15:00Z">
              <w:rPr/>
            </w:rPrChange>
          </w:rPr>
          <w:delText>.</w:delText>
        </w:r>
      </w:del>
    </w:p>
    <w:p w14:paraId="5FA98523" w14:textId="71019462" w:rsidR="003133AB" w:rsidDel="00B01C99" w:rsidRDefault="0063470C">
      <w:pPr>
        <w:spacing w:after="0" w:line="360" w:lineRule="auto"/>
        <w:rPr>
          <w:del w:id="20319" w:author="Claire S" w:date="2026-07-30T12:54:00Z" w16du:dateUtc="2026-07-30T11:54:00Z"/>
          <w:rFonts w:ascii="Cambria" w:hAnsi="Cambria"/>
          <w:sz w:val="28"/>
          <w:szCs w:val="28"/>
        </w:rPr>
        <w:pPrChange w:id="20320" w:author="Claire S" w:date="2026-07-30T12:54:00Z" w16du:dateUtc="2026-07-30T11:54:00Z">
          <w:pPr>
            <w:spacing w:line="360" w:lineRule="auto"/>
          </w:pPr>
        </w:pPrChange>
      </w:pPr>
      <w:ins w:id="20321" w:author="Daisy Watt" w:date="2026-06-23T15:11:00Z" w16du:dateUtc="2026-06-23T13:11:00Z">
        <w:r w:rsidRPr="00F22A4A">
          <w:rPr>
            <w:rFonts w:ascii="Cambria" w:hAnsi="Cambria"/>
            <w:sz w:val="28"/>
            <w:szCs w:val="28"/>
            <w:rPrChange w:id="20322" w:author="Claire S" w:date="2026-07-30T11:15:00Z" w16du:dateUtc="2026-07-30T10:15:00Z">
              <w:rPr/>
            </w:rPrChange>
          </w:rPr>
          <w:t xml:space="preserve">to bed, without even </w:t>
        </w:r>
      </w:ins>
      <w:ins w:id="20323" w:author="Daisy Watt" w:date="2026-06-23T15:12:00Z" w16du:dateUtc="2026-06-23T13:12:00Z">
        <w:r w:rsidR="00DC1981" w:rsidRPr="00F22A4A">
          <w:rPr>
            <w:rFonts w:ascii="Cambria" w:hAnsi="Cambria"/>
            <w:sz w:val="28"/>
            <w:szCs w:val="28"/>
            <w:rPrChange w:id="20324" w:author="Claire S" w:date="2026-07-30T11:15:00Z" w16du:dateUtc="2026-07-30T10:15:00Z">
              <w:rPr/>
            </w:rPrChange>
          </w:rPr>
          <w:t>dipping into the medicine cabinet.</w:t>
        </w:r>
      </w:ins>
    </w:p>
    <w:p w14:paraId="77EB3C74" w14:textId="76AE8B84" w:rsidR="00B01C99" w:rsidRPr="00F22A4A" w:rsidRDefault="00B01C99">
      <w:pPr>
        <w:spacing w:after="0" w:line="360" w:lineRule="auto"/>
        <w:rPr>
          <w:ins w:id="20325" w:author="Claire S" w:date="2026-07-30T12:54:00Z" w16du:dateUtc="2026-07-30T11:54:00Z"/>
          <w:rFonts w:ascii="Cambria" w:hAnsi="Cambria"/>
          <w:sz w:val="28"/>
          <w:szCs w:val="28"/>
          <w:rPrChange w:id="20326" w:author="Claire S" w:date="2026-07-30T11:15:00Z" w16du:dateUtc="2026-07-30T10:15:00Z">
            <w:rPr>
              <w:ins w:id="20327" w:author="Claire S" w:date="2026-07-30T12:54:00Z" w16du:dateUtc="2026-07-30T11:54:00Z"/>
            </w:rPr>
          </w:rPrChange>
        </w:rPr>
        <w:pPrChange w:id="20328" w:author="Claire S" w:date="2026-07-30T12:54:00Z" w16du:dateUtc="2026-07-30T11:54:00Z">
          <w:pPr>
            <w:pStyle w:val="ListParagraph"/>
            <w:numPr>
              <w:numId w:val="7"/>
            </w:numPr>
            <w:ind w:hanging="360"/>
          </w:pPr>
        </w:pPrChange>
      </w:pPr>
      <w:ins w:id="20329" w:author="Claire S" w:date="2026-07-30T12:54:00Z" w16du:dateUtc="2026-07-30T11:54:00Z">
        <w:r>
          <w:rPr>
            <w:rFonts w:ascii="Cambria" w:hAnsi="Cambria"/>
            <w:sz w:val="28"/>
            <w:szCs w:val="28"/>
          </w:rPr>
          <w:tab/>
        </w:r>
      </w:ins>
    </w:p>
    <w:p w14:paraId="318B693E" w14:textId="61E39201" w:rsidR="00BF64FF" w:rsidRPr="00F22A4A" w:rsidDel="003133AB" w:rsidRDefault="00B01C99">
      <w:pPr>
        <w:spacing w:after="0" w:line="360" w:lineRule="auto"/>
        <w:rPr>
          <w:ins w:id="20330" w:author="Claire S" w:date="2026-06-05T09:26:00Z" w16du:dateUtc="2026-06-05T08:26:00Z"/>
          <w:del w:id="20331" w:author="Daisy Watt" w:date="2026-06-23T15:10:00Z" w16du:dateUtc="2026-06-23T13:10:00Z"/>
          <w:rFonts w:ascii="Cambria" w:hAnsi="Cambria"/>
          <w:sz w:val="28"/>
          <w:szCs w:val="28"/>
          <w:rPrChange w:id="20332" w:author="Claire S" w:date="2026-07-30T11:15:00Z" w16du:dateUtc="2026-07-30T10:15:00Z">
            <w:rPr>
              <w:ins w:id="20333" w:author="Claire S" w:date="2026-06-05T09:26:00Z" w16du:dateUtc="2026-06-05T08:26:00Z"/>
              <w:del w:id="20334" w:author="Daisy Watt" w:date="2026-06-23T15:10:00Z" w16du:dateUtc="2026-06-23T13:10:00Z"/>
            </w:rPr>
          </w:rPrChange>
        </w:rPr>
        <w:pPrChange w:id="20335" w:author="Claire S" w:date="2026-07-30T12:54:00Z" w16du:dateUtc="2026-07-30T11:54:00Z">
          <w:pPr>
            <w:spacing w:line="360" w:lineRule="auto"/>
            <w:ind w:firstLine="720"/>
            <w:contextualSpacing/>
          </w:pPr>
        </w:pPrChange>
      </w:pPr>
      <w:ins w:id="20336" w:author="Claire S" w:date="2026-07-30T12:54:00Z" w16du:dateUtc="2026-07-30T11:54:00Z">
        <w:r>
          <w:rPr>
            <w:rFonts w:ascii="Cambria" w:hAnsi="Cambria"/>
            <w:sz w:val="28"/>
            <w:szCs w:val="28"/>
          </w:rPr>
          <w:tab/>
        </w:r>
      </w:ins>
      <w:ins w:id="20337" w:author="Claire S" w:date="2026-06-05T10:34:00Z" w16du:dateUtc="2026-06-05T09:34:00Z">
        <w:del w:id="20338" w:author="Daisy Watt" w:date="2026-06-23T15:10:00Z" w16du:dateUtc="2026-06-23T13:10:00Z">
          <w:r w:rsidR="00BA2DF4" w:rsidRPr="00F22A4A" w:rsidDel="003133AB">
            <w:rPr>
              <w:rFonts w:ascii="Cambria" w:hAnsi="Cambria"/>
              <w:sz w:val="28"/>
              <w:szCs w:val="28"/>
              <w:rPrChange w:id="20339" w:author="Claire S" w:date="2026-07-30T11:15:00Z" w16du:dateUtc="2026-07-30T10:15:00Z">
                <w:rPr/>
              </w:rPrChange>
            </w:rPr>
            <w:delText>medi</w:delText>
          </w:r>
        </w:del>
        <w:del w:id="20340" w:author="Daisy Watt" w:date="2026-06-23T15:09:00Z" w16du:dateUtc="2026-06-23T13:09:00Z">
          <w:r w:rsidR="00BA2DF4" w:rsidRPr="00F22A4A" w:rsidDel="003F2CCC">
            <w:rPr>
              <w:rFonts w:ascii="Cambria" w:hAnsi="Cambria"/>
              <w:sz w:val="28"/>
              <w:szCs w:val="28"/>
              <w:rPrChange w:id="20341" w:author="Claire S" w:date="2026-07-30T11:15:00Z" w16du:dateUtc="2026-07-30T10:15:00Z">
                <w:rPr/>
              </w:rPrChange>
            </w:rPr>
            <w:delText>cation</w:delText>
          </w:r>
        </w:del>
        <w:del w:id="20342" w:author="Daisy Watt" w:date="2026-06-23T15:10:00Z" w16du:dateUtc="2026-06-23T13:10:00Z">
          <w:r w:rsidR="00BA2DF4" w:rsidRPr="00F22A4A" w:rsidDel="003133AB">
            <w:rPr>
              <w:rFonts w:ascii="Cambria" w:hAnsi="Cambria"/>
              <w:sz w:val="28"/>
              <w:szCs w:val="28"/>
              <w:rPrChange w:id="20343" w:author="Claire S" w:date="2026-07-30T11:15:00Z" w16du:dateUtc="2026-07-30T10:15:00Z">
                <w:rPr/>
              </w:rPrChange>
            </w:rPr>
            <w:delText>.</w:delText>
          </w:r>
        </w:del>
      </w:ins>
    </w:p>
    <w:p w14:paraId="29971A8C" w14:textId="143FD848" w:rsidR="00BF64FF" w:rsidRDefault="004D708F">
      <w:pPr>
        <w:spacing w:after="0" w:line="360" w:lineRule="auto"/>
        <w:rPr>
          <w:ins w:id="20344" w:author="Claire S" w:date="2026-07-30T13:17:00Z" w16du:dateUtc="2026-07-30T12:17:00Z"/>
          <w:rFonts w:ascii="Cambria" w:hAnsi="Cambria"/>
          <w:sz w:val="28"/>
          <w:szCs w:val="28"/>
        </w:rPr>
      </w:pPr>
      <w:ins w:id="20345" w:author="Daisy Watt" w:date="2026-06-23T15:13:00Z" w16du:dateUtc="2026-06-23T13:13:00Z">
        <w:r w:rsidRPr="00F22A4A">
          <w:rPr>
            <w:rFonts w:ascii="Cambria" w:hAnsi="Cambria"/>
            <w:sz w:val="28"/>
            <w:szCs w:val="28"/>
            <w:rPrChange w:id="20346" w:author="Claire S" w:date="2026-07-30T11:15:00Z" w16du:dateUtc="2026-07-30T10:15:00Z">
              <w:rPr/>
            </w:rPrChange>
          </w:rPr>
          <w:t>Hours later, a</w:t>
        </w:r>
      </w:ins>
      <w:ins w:id="20347" w:author="Claire S" w:date="2026-06-05T14:35:00Z" w16du:dateUtc="2026-06-05T13:35:00Z">
        <w:del w:id="20348" w:author="Daisy Watt" w:date="2026-06-23T15:12:00Z" w16du:dateUtc="2026-06-23T13:12:00Z">
          <w:r w:rsidR="00975529" w:rsidRPr="00F22A4A" w:rsidDel="00DC1981">
            <w:rPr>
              <w:rFonts w:ascii="Cambria" w:hAnsi="Cambria"/>
              <w:sz w:val="28"/>
              <w:szCs w:val="28"/>
              <w:rPrChange w:id="20349" w:author="Claire S" w:date="2026-07-30T11:15:00Z" w16du:dateUtc="2026-07-30T10:15:00Z">
                <w:rPr/>
              </w:rPrChange>
            </w:rPr>
            <w:delText>A</w:delText>
          </w:r>
        </w:del>
      </w:ins>
      <w:ins w:id="20350" w:author="Claire S" w:date="2026-06-05T09:26:00Z" w16du:dateUtc="2026-06-05T08:26:00Z">
        <w:r w:rsidR="00BF64FF" w:rsidRPr="00F22A4A">
          <w:rPr>
            <w:rFonts w:ascii="Cambria" w:hAnsi="Cambria"/>
            <w:sz w:val="28"/>
            <w:szCs w:val="28"/>
            <w:rPrChange w:id="20351" w:author="Claire S" w:date="2026-07-30T11:15:00Z" w16du:dateUtc="2026-07-30T10:15:00Z">
              <w:rPr/>
            </w:rPrChange>
          </w:rPr>
          <w:t xml:space="preserve"> </w:t>
        </w:r>
      </w:ins>
      <w:ins w:id="20352" w:author="Claire S" w:date="2026-06-05T09:36:00Z" w16du:dateUtc="2026-06-05T08:36:00Z">
        <w:r w:rsidR="00F56145" w:rsidRPr="00F22A4A">
          <w:rPr>
            <w:rFonts w:ascii="Cambria" w:hAnsi="Cambria"/>
            <w:sz w:val="28"/>
            <w:szCs w:val="28"/>
            <w:rPrChange w:id="20353" w:author="Claire S" w:date="2026-07-30T11:15:00Z" w16du:dateUtc="2026-07-30T10:15:00Z">
              <w:rPr/>
            </w:rPrChange>
          </w:rPr>
          <w:t xml:space="preserve">loud knocking </w:t>
        </w:r>
      </w:ins>
      <w:ins w:id="20354" w:author="Claire S" w:date="2026-06-05T14:36:00Z" w16du:dateUtc="2026-06-05T13:36:00Z">
        <w:r w:rsidR="00975529" w:rsidRPr="00F22A4A">
          <w:rPr>
            <w:rFonts w:ascii="Cambria" w:hAnsi="Cambria"/>
            <w:sz w:val="28"/>
            <w:szCs w:val="28"/>
            <w:rPrChange w:id="20355" w:author="Claire S" w:date="2026-07-30T11:15:00Z" w16du:dateUtc="2026-07-30T10:15:00Z">
              <w:rPr/>
            </w:rPrChange>
          </w:rPr>
          <w:t xml:space="preserve">stirred </w:t>
        </w:r>
      </w:ins>
      <w:ins w:id="20356" w:author="Claire S" w:date="2026-06-05T09:26:00Z" w16du:dateUtc="2026-06-05T08:26:00Z">
        <w:r w:rsidR="00BF64FF" w:rsidRPr="00F22A4A">
          <w:rPr>
            <w:rFonts w:ascii="Cambria" w:hAnsi="Cambria"/>
            <w:sz w:val="28"/>
            <w:szCs w:val="28"/>
            <w:rPrChange w:id="20357" w:author="Claire S" w:date="2026-07-30T11:15:00Z" w16du:dateUtc="2026-07-30T10:15:00Z">
              <w:rPr/>
            </w:rPrChange>
          </w:rPr>
          <w:t xml:space="preserve">her </w:t>
        </w:r>
      </w:ins>
      <w:ins w:id="20358" w:author="Claire S" w:date="2026-06-05T14:36:00Z" w16du:dateUtc="2026-06-05T13:36:00Z">
        <w:r w:rsidR="00975529" w:rsidRPr="00F22A4A">
          <w:rPr>
            <w:rFonts w:ascii="Cambria" w:hAnsi="Cambria"/>
            <w:sz w:val="28"/>
            <w:szCs w:val="28"/>
            <w:rPrChange w:id="20359" w:author="Claire S" w:date="2026-07-30T11:15:00Z" w16du:dateUtc="2026-07-30T10:15:00Z">
              <w:rPr/>
            </w:rPrChange>
          </w:rPr>
          <w:t>out of her</w:t>
        </w:r>
      </w:ins>
      <w:ins w:id="20360" w:author="Claire S" w:date="2026-07-31T12:28:00Z" w16du:dateUtc="2026-07-31T11:28:00Z">
        <w:r w:rsidR="007C3F78">
          <w:rPr>
            <w:rFonts w:ascii="Cambria" w:hAnsi="Cambria"/>
            <w:sz w:val="28"/>
            <w:szCs w:val="28"/>
          </w:rPr>
          <w:t xml:space="preserve"> amazing</w:t>
        </w:r>
      </w:ins>
      <w:ins w:id="20361" w:author="Claire S" w:date="2026-06-05T14:36:00Z" w16du:dateUtc="2026-06-05T13:36:00Z">
        <w:r w:rsidR="00975529" w:rsidRPr="00F22A4A">
          <w:rPr>
            <w:rFonts w:ascii="Cambria" w:hAnsi="Cambria"/>
            <w:sz w:val="28"/>
            <w:szCs w:val="28"/>
            <w:rPrChange w:id="20362" w:author="Claire S" w:date="2026-07-30T11:15:00Z" w16du:dateUtc="2026-07-30T10:15:00Z">
              <w:rPr/>
            </w:rPrChange>
          </w:rPr>
          <w:t xml:space="preserve"> dreams of Dex</w:t>
        </w:r>
        <w:del w:id="20363" w:author="Daisy Watt" w:date="2026-06-23T15:12:00Z" w16du:dateUtc="2026-06-23T13:12:00Z">
          <w:r w:rsidR="00975529" w:rsidRPr="00F22A4A" w:rsidDel="00DC1981">
            <w:rPr>
              <w:rFonts w:ascii="Cambria" w:hAnsi="Cambria"/>
              <w:sz w:val="28"/>
              <w:szCs w:val="28"/>
              <w:rPrChange w:id="20364" w:author="Claire S" w:date="2026-07-30T11:15:00Z" w16du:dateUtc="2026-07-30T10:15:00Z">
                <w:rPr/>
              </w:rPrChange>
            </w:rPr>
            <w:delText>;</w:delText>
          </w:r>
        </w:del>
      </w:ins>
      <w:ins w:id="20365" w:author="Daisy Watt" w:date="2026-06-23T15:12:00Z" w16du:dateUtc="2026-06-23T13:12:00Z">
        <w:r w:rsidR="00DC1981" w:rsidRPr="00F22A4A">
          <w:rPr>
            <w:rFonts w:ascii="Cambria" w:hAnsi="Cambria"/>
            <w:sz w:val="28"/>
            <w:szCs w:val="28"/>
            <w:rPrChange w:id="20366" w:author="Claire S" w:date="2026-07-30T11:15:00Z" w16du:dateUtc="2026-07-30T10:15:00Z">
              <w:rPr/>
            </w:rPrChange>
          </w:rPr>
          <w:t xml:space="preserve">. </w:t>
        </w:r>
      </w:ins>
      <w:ins w:id="20367" w:author="Claire S" w:date="2026-07-31T12:28:00Z" w16du:dateUtc="2026-07-31T11:28:00Z">
        <w:r w:rsidR="007C3F78">
          <w:rPr>
            <w:rFonts w:ascii="Cambria" w:hAnsi="Cambria"/>
            <w:sz w:val="28"/>
            <w:szCs w:val="28"/>
          </w:rPr>
          <w:t>Feeling dreadful at being woken this way</w:t>
        </w:r>
        <w:r w:rsidR="007C3F78" w:rsidRPr="007C3F78">
          <w:rPr>
            <w:rFonts w:ascii="Cambria" w:hAnsi="Cambria"/>
            <w:sz w:val="28"/>
            <w:szCs w:val="28"/>
          </w:rPr>
          <w:t xml:space="preserve"> </w:t>
        </w:r>
        <w:r w:rsidR="007C3F78">
          <w:rPr>
            <w:rFonts w:ascii="Cambria" w:hAnsi="Cambria"/>
            <w:sz w:val="28"/>
            <w:szCs w:val="28"/>
          </w:rPr>
          <w:t>Savannah realised i</w:t>
        </w:r>
      </w:ins>
      <w:ins w:id="20368" w:author="Daisy Watt" w:date="2026-06-23T15:13:00Z" w16du:dateUtc="2026-06-23T13:13:00Z">
        <w:del w:id="20369" w:author="Claire S" w:date="2026-07-31T12:28:00Z" w16du:dateUtc="2026-07-31T11:28:00Z">
          <w:r w:rsidR="000B2495" w:rsidRPr="00F22A4A" w:rsidDel="007C3F78">
            <w:rPr>
              <w:rFonts w:ascii="Cambria" w:hAnsi="Cambria"/>
              <w:sz w:val="28"/>
              <w:szCs w:val="28"/>
              <w:rPrChange w:id="20370" w:author="Claire S" w:date="2026-07-30T11:15:00Z" w16du:dateUtc="2026-07-30T10:15:00Z">
                <w:rPr/>
              </w:rPrChange>
            </w:rPr>
            <w:delText>I</w:delText>
          </w:r>
        </w:del>
        <w:r w:rsidR="000B2495" w:rsidRPr="00F22A4A">
          <w:rPr>
            <w:rFonts w:ascii="Cambria" w:hAnsi="Cambria"/>
            <w:sz w:val="28"/>
            <w:szCs w:val="28"/>
            <w:rPrChange w:id="20371" w:author="Claire S" w:date="2026-07-30T11:15:00Z" w16du:dateUtc="2026-07-30T10:15:00Z">
              <w:rPr/>
            </w:rPrChange>
          </w:rPr>
          <w:t>t was the early hours of Wednesday</w:t>
        </w:r>
      </w:ins>
      <w:ins w:id="20372" w:author="Daisy Watt" w:date="2026-06-23T15:14:00Z" w16du:dateUtc="2026-06-23T13:14:00Z">
        <w:r w:rsidR="000B2495" w:rsidRPr="00F22A4A">
          <w:rPr>
            <w:rFonts w:ascii="Cambria" w:hAnsi="Cambria"/>
            <w:sz w:val="28"/>
            <w:szCs w:val="28"/>
            <w:rPrChange w:id="20373" w:author="Claire S" w:date="2026-07-30T11:15:00Z" w16du:dateUtc="2026-07-30T10:15:00Z">
              <w:rPr/>
            </w:rPrChange>
          </w:rPr>
          <w:t xml:space="preserve">, and </w:t>
        </w:r>
      </w:ins>
      <w:ins w:id="20374" w:author="Claire S" w:date="2026-06-05T14:36:00Z" w16du:dateUtc="2026-06-05T13:36:00Z">
        <w:del w:id="20375" w:author="Daisy Watt" w:date="2026-06-23T15:13:00Z" w16du:dateUtc="2026-06-23T13:13:00Z">
          <w:r w:rsidR="00975529" w:rsidRPr="00F22A4A" w:rsidDel="004D708F">
            <w:rPr>
              <w:rFonts w:ascii="Cambria" w:hAnsi="Cambria"/>
              <w:sz w:val="28"/>
              <w:szCs w:val="28"/>
              <w:rPrChange w:id="20376" w:author="Claire S" w:date="2026-07-30T11:15:00Z" w16du:dateUtc="2026-07-30T10:15:00Z">
                <w:rPr/>
              </w:rPrChange>
            </w:rPr>
            <w:delText xml:space="preserve"> </w:delText>
          </w:r>
        </w:del>
        <w:r w:rsidR="00975529" w:rsidRPr="00F22A4A">
          <w:rPr>
            <w:rFonts w:ascii="Cambria" w:hAnsi="Cambria"/>
            <w:sz w:val="28"/>
            <w:szCs w:val="28"/>
            <w:rPrChange w:id="20377" w:author="Claire S" w:date="2026-07-30T11:15:00Z" w16du:dateUtc="2026-07-30T10:15:00Z">
              <w:rPr/>
            </w:rPrChange>
          </w:rPr>
          <w:t xml:space="preserve">someone </w:t>
        </w:r>
      </w:ins>
      <w:commentRangeStart w:id="20378"/>
      <w:ins w:id="20379" w:author="Claire S" w:date="2026-06-08T16:57:00Z" w16du:dateUtc="2026-06-08T15:57:00Z">
        <w:r w:rsidR="00ED0DA5" w:rsidRPr="00F22A4A">
          <w:rPr>
            <w:rFonts w:ascii="Cambria" w:hAnsi="Cambria"/>
            <w:sz w:val="28"/>
            <w:szCs w:val="28"/>
            <w:rPrChange w:id="20380" w:author="Claire S" w:date="2026-07-30T11:15:00Z" w16du:dateUtc="2026-07-30T10:15:00Z">
              <w:rPr/>
            </w:rPrChange>
          </w:rPr>
          <w:t>insistent</w:t>
        </w:r>
      </w:ins>
      <w:ins w:id="20381" w:author="Claire S" w:date="2026-06-08T16:58:00Z" w16du:dateUtc="2026-06-08T15:58:00Z">
        <w:r w:rsidR="00ED0DA5" w:rsidRPr="00F22A4A">
          <w:rPr>
            <w:rFonts w:ascii="Cambria" w:hAnsi="Cambria"/>
            <w:sz w:val="28"/>
            <w:szCs w:val="28"/>
            <w:rPrChange w:id="20382" w:author="Claire S" w:date="2026-07-30T11:15:00Z" w16du:dateUtc="2026-07-30T10:15:00Z">
              <w:rPr/>
            </w:rPrChange>
          </w:rPr>
          <w:t xml:space="preserve"> </w:t>
        </w:r>
      </w:ins>
      <w:ins w:id="20383" w:author="Claire S" w:date="2026-06-05T14:36:00Z" w16du:dateUtc="2026-06-05T13:36:00Z">
        <w:r w:rsidR="00975529" w:rsidRPr="00F22A4A">
          <w:rPr>
            <w:rFonts w:ascii="Cambria" w:hAnsi="Cambria"/>
            <w:sz w:val="28"/>
            <w:szCs w:val="28"/>
            <w:rPrChange w:id="20384" w:author="Claire S" w:date="2026-07-30T11:15:00Z" w16du:dateUtc="2026-07-30T10:15:00Z">
              <w:rPr/>
            </w:rPrChange>
          </w:rPr>
          <w:t>was at the door</w:t>
        </w:r>
        <w:del w:id="20385" w:author="Daisy Watt" w:date="2026-06-23T15:14:00Z" w16du:dateUtc="2026-06-23T13:14:00Z">
          <w:r w:rsidR="00975529" w:rsidRPr="00F22A4A" w:rsidDel="001D4C7B">
            <w:rPr>
              <w:rFonts w:ascii="Cambria" w:hAnsi="Cambria"/>
              <w:sz w:val="28"/>
              <w:szCs w:val="28"/>
              <w:rPrChange w:id="20386" w:author="Claire S" w:date="2026-07-30T11:15:00Z" w16du:dateUtc="2026-07-30T10:15:00Z">
                <w:rPr/>
              </w:rPrChange>
            </w:rPr>
            <w:delText xml:space="preserve">, despite it </w:delText>
          </w:r>
        </w:del>
      </w:ins>
      <w:commentRangeEnd w:id="20378"/>
      <w:r w:rsidR="005506E0" w:rsidRPr="00F22A4A">
        <w:rPr>
          <w:rStyle w:val="CommentReference"/>
          <w:rFonts w:ascii="Cambria" w:hAnsi="Cambria"/>
          <w:sz w:val="28"/>
          <w:szCs w:val="28"/>
          <w:rPrChange w:id="20387" w:author="Claire S" w:date="2026-07-30T11:15:00Z" w16du:dateUtc="2026-07-30T10:15:00Z">
            <w:rPr>
              <w:rStyle w:val="CommentReference"/>
              <w:sz w:val="24"/>
              <w:szCs w:val="24"/>
            </w:rPr>
          </w:rPrChange>
        </w:rPr>
        <w:commentReference w:id="20378"/>
      </w:r>
      <w:ins w:id="20388" w:author="Claire S" w:date="2026-06-08T16:58:00Z" w16du:dateUtc="2026-06-08T15:58:00Z">
        <w:del w:id="20389" w:author="Daisy Watt" w:date="2026-06-23T15:14:00Z" w16du:dateUtc="2026-06-23T13:14:00Z">
          <w:r w:rsidR="00ED0DA5" w:rsidRPr="00F22A4A" w:rsidDel="001D4C7B">
            <w:rPr>
              <w:rFonts w:ascii="Cambria" w:hAnsi="Cambria"/>
              <w:sz w:val="28"/>
              <w:szCs w:val="28"/>
              <w:rPrChange w:id="20390" w:author="Claire S" w:date="2026-07-30T11:15:00Z" w16du:dateUtc="2026-07-30T10:15:00Z">
                <w:rPr/>
              </w:rPrChange>
            </w:rPr>
            <w:delText xml:space="preserve">now </w:delText>
          </w:r>
        </w:del>
      </w:ins>
      <w:ins w:id="20391" w:author="Claire S" w:date="2026-06-05T14:36:00Z" w16du:dateUtc="2026-06-05T13:36:00Z">
        <w:del w:id="20392" w:author="Daisy Watt" w:date="2026-06-23T15:14:00Z" w16du:dateUtc="2026-06-23T13:14:00Z">
          <w:r w:rsidR="00975529" w:rsidRPr="00F22A4A" w:rsidDel="001D4C7B">
            <w:rPr>
              <w:rFonts w:ascii="Cambria" w:hAnsi="Cambria"/>
              <w:sz w:val="28"/>
              <w:szCs w:val="28"/>
              <w:rPrChange w:id="20393" w:author="Claire S" w:date="2026-07-30T11:15:00Z" w16du:dateUtc="2026-07-30T10:15:00Z">
                <w:rPr/>
              </w:rPrChange>
            </w:rPr>
            <w:delText>being the early hours of Wednesday</w:delText>
          </w:r>
        </w:del>
      </w:ins>
      <w:ins w:id="20394" w:author="Claire S" w:date="2026-07-31T12:28:00Z" w16du:dateUtc="2026-07-31T11:28:00Z">
        <w:r w:rsidR="007C3F78">
          <w:rPr>
            <w:rFonts w:ascii="Cambria" w:hAnsi="Cambria"/>
            <w:sz w:val="28"/>
            <w:szCs w:val="28"/>
          </w:rPr>
          <w:t xml:space="preserve">. </w:t>
        </w:r>
      </w:ins>
    </w:p>
    <w:p w14:paraId="26311CDA" w14:textId="6C242277" w:rsidR="00DF7111" w:rsidRPr="00F22A4A" w:rsidRDefault="00DF7111">
      <w:pPr>
        <w:spacing w:after="0" w:line="360" w:lineRule="auto"/>
        <w:rPr>
          <w:ins w:id="20395" w:author="Claire S" w:date="2026-06-05T09:27:00Z" w16du:dateUtc="2026-06-05T08:27:00Z"/>
          <w:rFonts w:ascii="Cambria" w:hAnsi="Cambria"/>
          <w:sz w:val="28"/>
          <w:szCs w:val="28"/>
          <w:rPrChange w:id="20396" w:author="Claire S" w:date="2026-07-30T11:15:00Z" w16du:dateUtc="2026-07-30T10:15:00Z">
            <w:rPr>
              <w:ins w:id="20397" w:author="Claire S" w:date="2026-06-05T09:27:00Z" w16du:dateUtc="2026-06-05T08:27:00Z"/>
            </w:rPr>
          </w:rPrChange>
        </w:rPr>
        <w:pPrChange w:id="20398" w:author="Claire S" w:date="2026-07-30T12:54:00Z" w16du:dateUtc="2026-07-30T11:54:00Z">
          <w:pPr>
            <w:spacing w:line="360" w:lineRule="auto"/>
            <w:contextualSpacing/>
          </w:pPr>
        </w:pPrChange>
      </w:pPr>
      <w:ins w:id="20399" w:author="Claire S" w:date="2026-07-30T13:17:00Z" w16du:dateUtc="2026-07-30T12:17:00Z">
        <w:r>
          <w:rPr>
            <w:rFonts w:ascii="Cambria" w:hAnsi="Cambria"/>
            <w:sz w:val="28"/>
            <w:szCs w:val="28"/>
          </w:rPr>
          <w:tab/>
          <w:t xml:space="preserve">Someone who Savannah </w:t>
        </w:r>
      </w:ins>
      <w:ins w:id="20400" w:author="Claire S" w:date="2026-07-30T13:21:00Z" w16du:dateUtc="2026-07-30T12:21:00Z">
        <w:r w:rsidR="003C42B0">
          <w:rPr>
            <w:rFonts w:ascii="Cambria" w:hAnsi="Cambria"/>
            <w:sz w:val="28"/>
            <w:szCs w:val="28"/>
          </w:rPr>
          <w:t>had no desire to see ever again</w:t>
        </w:r>
      </w:ins>
      <w:ins w:id="20401" w:author="Claire S" w:date="2026-07-30T13:17:00Z" w16du:dateUtc="2026-07-30T12:17:00Z">
        <w:r>
          <w:rPr>
            <w:rFonts w:ascii="Cambria" w:hAnsi="Cambria"/>
            <w:sz w:val="28"/>
            <w:szCs w:val="28"/>
          </w:rPr>
          <w:t xml:space="preserve">. </w:t>
        </w:r>
      </w:ins>
    </w:p>
    <w:p w14:paraId="576CBE7D" w14:textId="77777777" w:rsidR="00582EC9" w:rsidRPr="00F22A4A" w:rsidRDefault="00582EC9" w:rsidP="00F22A4A">
      <w:pPr>
        <w:spacing w:line="360" w:lineRule="auto"/>
        <w:contextualSpacing/>
        <w:rPr>
          <w:ins w:id="20402" w:author="Claire S" w:date="2026-06-05T10:22:00Z" w16du:dateUtc="2026-06-05T09:22:00Z"/>
          <w:rFonts w:ascii="Cambria" w:hAnsi="Cambria"/>
          <w:b/>
          <w:bCs/>
          <w:sz w:val="28"/>
          <w:szCs w:val="28"/>
        </w:rPr>
      </w:pPr>
    </w:p>
    <w:p w14:paraId="7858E33D" w14:textId="107C5489" w:rsidR="005F4419" w:rsidDel="007E269C" w:rsidRDefault="00BF64FF" w:rsidP="001F47EE">
      <w:pPr>
        <w:spacing w:line="360" w:lineRule="auto"/>
        <w:contextualSpacing/>
        <w:rPr>
          <w:del w:id="20403" w:author="Claire S" w:date="2026-06-08T17:02:00Z" w16du:dateUtc="2026-06-08T16:02:00Z"/>
          <w:rFonts w:ascii="Cambria" w:hAnsi="Cambria"/>
          <w:b/>
          <w:bCs/>
          <w:sz w:val="28"/>
          <w:szCs w:val="28"/>
        </w:rPr>
      </w:pPr>
      <w:commentRangeStart w:id="20404"/>
      <w:ins w:id="20405" w:author="Claire S" w:date="2026-06-05T09:26:00Z" w16du:dateUtc="2026-06-05T08:26:00Z">
        <w:r w:rsidRPr="00F56145">
          <w:rPr>
            <w:rFonts w:ascii="Cambria" w:hAnsi="Cambria"/>
            <w:b/>
            <w:bCs/>
            <w:sz w:val="28"/>
            <w:szCs w:val="28"/>
            <w:rPrChange w:id="20406" w:author="Claire S" w:date="2026-06-05T09:36:00Z" w16du:dateUtc="2026-06-05T08:36:00Z">
              <w:rPr>
                <w:rFonts w:ascii="Cambria" w:hAnsi="Cambria"/>
                <w:sz w:val="28"/>
                <w:szCs w:val="28"/>
              </w:rPr>
            </w:rPrChange>
          </w:rPr>
          <w:t>CHAPTER</w:t>
        </w:r>
      </w:ins>
      <w:commentRangeEnd w:id="20404"/>
      <w:r w:rsidR="00F53F3C" w:rsidRPr="00F56145">
        <w:rPr>
          <w:rStyle w:val="CommentReference"/>
          <w:rFonts w:ascii="Cambria" w:hAnsi="Cambria"/>
          <w:b/>
          <w:bCs/>
          <w:sz w:val="28"/>
          <w:szCs w:val="28"/>
          <w:rPrChange w:id="20407" w:author="Claire S" w:date="2026-06-05T09:36:00Z" w16du:dateUtc="2026-06-05T08:36:00Z">
            <w:rPr>
              <w:rStyle w:val="CommentReference"/>
              <w:rFonts w:ascii="Cambria" w:hAnsi="Cambria"/>
              <w:sz w:val="28"/>
              <w:szCs w:val="28"/>
            </w:rPr>
          </w:rPrChange>
        </w:rPr>
        <w:commentReference w:id="20404"/>
      </w:r>
      <w:ins w:id="20408" w:author="Claire S" w:date="2026-06-05T09:26:00Z" w16du:dateUtc="2026-06-05T08:26:00Z">
        <w:r w:rsidRPr="00F56145">
          <w:rPr>
            <w:rFonts w:ascii="Cambria" w:hAnsi="Cambria"/>
            <w:b/>
            <w:bCs/>
            <w:sz w:val="28"/>
            <w:szCs w:val="28"/>
            <w:rPrChange w:id="20409" w:author="Claire S" w:date="2026-06-05T09:36:00Z" w16du:dateUtc="2026-06-05T08:36:00Z">
              <w:rPr>
                <w:rFonts w:ascii="Cambria" w:hAnsi="Cambria"/>
                <w:sz w:val="28"/>
                <w:szCs w:val="28"/>
              </w:rPr>
            </w:rPrChange>
          </w:rPr>
          <w:t xml:space="preserve"> </w:t>
        </w:r>
        <w:del w:id="20410" w:author="Daisy Watt" w:date="2026-06-23T04:20:00Z" w16du:dateUtc="2026-06-23T02:20:00Z">
          <w:r w:rsidRPr="00F56145">
            <w:rPr>
              <w:rFonts w:ascii="Cambria" w:hAnsi="Cambria"/>
              <w:b/>
              <w:bCs/>
              <w:sz w:val="28"/>
              <w:szCs w:val="28"/>
              <w:rPrChange w:id="20411" w:author="Claire S" w:date="2026-06-05T09:36:00Z" w16du:dateUtc="2026-06-05T08:36:00Z">
                <w:rPr>
                  <w:rFonts w:ascii="Cambria" w:hAnsi="Cambria"/>
                  <w:sz w:val="28"/>
                  <w:szCs w:val="28"/>
                </w:rPr>
              </w:rPrChange>
            </w:rPr>
            <w:delText>4</w:delText>
          </w:r>
        </w:del>
      </w:ins>
      <w:ins w:id="20412" w:author="Claire S" w:date="2026-06-08T17:02:00Z" w16du:dateUtc="2026-06-08T16:02:00Z">
        <w:del w:id="20413" w:author="Daisy Watt" w:date="2026-06-23T04:20:00Z" w16du:dateUtc="2026-06-23T02:20:00Z">
          <w:r w:rsidR="005D4630">
            <w:rPr>
              <w:rFonts w:ascii="Cambria" w:hAnsi="Cambria"/>
              <w:b/>
              <w:bCs/>
              <w:sz w:val="28"/>
              <w:szCs w:val="28"/>
            </w:rPr>
            <w:delText>8</w:delText>
          </w:r>
        </w:del>
      </w:ins>
      <w:ins w:id="20414" w:author="Daisy Watt" w:date="2026-06-23T04:20:00Z" w16du:dateUtc="2026-06-23T02:20:00Z">
        <w:r w:rsidR="00BD4D09">
          <w:rPr>
            <w:rFonts w:ascii="Cambria" w:hAnsi="Cambria"/>
            <w:b/>
            <w:bCs/>
            <w:sz w:val="28"/>
            <w:szCs w:val="28"/>
          </w:rPr>
          <w:t>4</w:t>
        </w:r>
        <w:del w:id="20415" w:author="Claire S" w:date="2026-07-30T11:16:00Z" w16du:dateUtc="2026-07-30T10:16:00Z">
          <w:r w:rsidR="00BD4D09" w:rsidDel="00B22225">
            <w:rPr>
              <w:rFonts w:ascii="Cambria" w:hAnsi="Cambria"/>
              <w:b/>
              <w:bCs/>
              <w:sz w:val="28"/>
              <w:szCs w:val="28"/>
            </w:rPr>
            <w:delText>7</w:delText>
          </w:r>
        </w:del>
      </w:ins>
      <w:ins w:id="20416" w:author="Claire S" w:date="2026-07-30T11:16:00Z" w16du:dateUtc="2026-07-30T10:16:00Z">
        <w:r w:rsidR="00B22225">
          <w:rPr>
            <w:rFonts w:ascii="Cambria" w:hAnsi="Cambria"/>
            <w:b/>
            <w:bCs/>
            <w:sz w:val="28"/>
            <w:szCs w:val="28"/>
          </w:rPr>
          <w:t>5</w:t>
        </w:r>
      </w:ins>
    </w:p>
    <w:p w14:paraId="5B4E5666" w14:textId="5143D225" w:rsidR="007E269C" w:rsidRDefault="007E269C" w:rsidP="00A07401">
      <w:pPr>
        <w:spacing w:line="360" w:lineRule="auto"/>
        <w:contextualSpacing/>
        <w:rPr>
          <w:ins w:id="20417" w:author="Claire S" w:date="2026-07-30T12:55:00Z" w16du:dateUtc="2026-07-30T11:55:00Z"/>
          <w:rFonts w:ascii="Cambria" w:hAnsi="Cambria"/>
          <w:b/>
          <w:bCs/>
          <w:sz w:val="28"/>
          <w:szCs w:val="28"/>
        </w:rPr>
      </w:pPr>
    </w:p>
    <w:p w14:paraId="23EBE5D1" w14:textId="31383F53" w:rsidR="007E269C" w:rsidRDefault="007E269C" w:rsidP="00A07401">
      <w:pPr>
        <w:spacing w:line="360" w:lineRule="auto"/>
        <w:contextualSpacing/>
        <w:rPr>
          <w:ins w:id="20418" w:author="Claire S" w:date="2026-07-30T12:55:00Z" w16du:dateUtc="2026-07-30T11:55:00Z"/>
          <w:rFonts w:ascii="Cambria" w:hAnsi="Cambria"/>
          <w:b/>
          <w:bCs/>
          <w:sz w:val="28"/>
          <w:szCs w:val="28"/>
        </w:rPr>
      </w:pPr>
      <w:ins w:id="20419" w:author="Claire S" w:date="2026-07-30T12:55:00Z" w16du:dateUtc="2026-07-30T11:55:00Z">
        <w:r>
          <w:rPr>
            <w:rFonts w:ascii="Cambria" w:hAnsi="Cambria"/>
            <w:b/>
            <w:bCs/>
            <w:sz w:val="28"/>
            <w:szCs w:val="28"/>
          </w:rPr>
          <w:t>TUESDAY NIGHT</w:t>
        </w:r>
      </w:ins>
    </w:p>
    <w:p w14:paraId="182974F2" w14:textId="43667D61" w:rsidR="00D24C0D" w:rsidRPr="00D24C0D" w:rsidRDefault="00D24C0D" w:rsidP="001F47EE">
      <w:pPr>
        <w:spacing w:line="360" w:lineRule="auto"/>
        <w:contextualSpacing/>
        <w:rPr>
          <w:ins w:id="20420" w:author="Claire S" w:date="2026-07-30T12:57:00Z" w16du:dateUtc="2026-07-30T11:57:00Z"/>
          <w:rFonts w:ascii="Cambria" w:hAnsi="Cambria"/>
          <w:sz w:val="28"/>
          <w:szCs w:val="28"/>
          <w:rPrChange w:id="20421" w:author="Claire S" w:date="2026-07-30T12:57:00Z" w16du:dateUtc="2026-07-30T11:57:00Z">
            <w:rPr>
              <w:ins w:id="20422" w:author="Claire S" w:date="2026-07-30T12:57:00Z" w16du:dateUtc="2026-07-30T11:57:00Z"/>
              <w:rFonts w:ascii="Cambria" w:hAnsi="Cambria"/>
              <w:b/>
              <w:bCs/>
              <w:sz w:val="28"/>
              <w:szCs w:val="28"/>
            </w:rPr>
          </w:rPrChange>
        </w:rPr>
      </w:pPr>
      <w:ins w:id="20423" w:author="Claire S" w:date="2026-07-30T12:56:00Z" w16du:dateUtc="2026-07-30T11:56:00Z">
        <w:r>
          <w:rPr>
            <w:rFonts w:ascii="Cambria" w:hAnsi="Cambria"/>
            <w:b/>
            <w:bCs/>
            <w:sz w:val="28"/>
            <w:szCs w:val="28"/>
          </w:rPr>
          <w:tab/>
        </w:r>
        <w:r w:rsidRPr="00D24C0D">
          <w:rPr>
            <w:rFonts w:ascii="Cambria" w:hAnsi="Cambria"/>
            <w:sz w:val="28"/>
            <w:szCs w:val="28"/>
            <w:rPrChange w:id="20424" w:author="Claire S" w:date="2026-07-30T12:57:00Z" w16du:dateUtc="2026-07-30T11:57:00Z">
              <w:rPr>
                <w:rFonts w:ascii="Cambria" w:hAnsi="Cambria"/>
                <w:b/>
                <w:bCs/>
                <w:sz w:val="28"/>
                <w:szCs w:val="28"/>
              </w:rPr>
            </w:rPrChange>
          </w:rPr>
          <w:t>At Green Park tube, Clara had</w:t>
        </w:r>
      </w:ins>
      <w:ins w:id="20425" w:author="Claire S" w:date="2026-07-30T13:03:00Z" w16du:dateUtc="2026-07-30T12:03:00Z">
        <w:r w:rsidR="00763A96">
          <w:rPr>
            <w:rFonts w:ascii="Cambria" w:hAnsi="Cambria"/>
            <w:sz w:val="28"/>
            <w:szCs w:val="28"/>
          </w:rPr>
          <w:t xml:space="preserve"> stood on the </w:t>
        </w:r>
      </w:ins>
      <w:ins w:id="20426" w:author="Claire S" w:date="2026-07-30T15:43:00Z" w16du:dateUtc="2026-07-30T14:43:00Z">
        <w:r w:rsidR="00D21B29">
          <w:rPr>
            <w:rFonts w:ascii="Cambria" w:hAnsi="Cambria"/>
            <w:sz w:val="28"/>
            <w:szCs w:val="28"/>
          </w:rPr>
          <w:t>escalator,</w:t>
        </w:r>
      </w:ins>
      <w:ins w:id="20427" w:author="Claire S" w:date="2026-07-30T15:42:00Z" w16du:dateUtc="2026-07-30T14:42:00Z">
        <w:r w:rsidR="00DB5260">
          <w:rPr>
            <w:rFonts w:ascii="Cambria" w:hAnsi="Cambria"/>
            <w:sz w:val="28"/>
            <w:szCs w:val="28"/>
          </w:rPr>
          <w:t xml:space="preserve"> swaying very</w:t>
        </w:r>
      </w:ins>
      <w:ins w:id="20428" w:author="Claire S" w:date="2026-07-30T13:21:00Z" w16du:dateUtc="2026-07-30T12:21:00Z">
        <w:r w:rsidR="00CA1A32">
          <w:rPr>
            <w:rFonts w:ascii="Cambria" w:hAnsi="Cambria"/>
            <w:sz w:val="28"/>
            <w:szCs w:val="28"/>
          </w:rPr>
          <w:t xml:space="preserve"> slightly,</w:t>
        </w:r>
      </w:ins>
      <w:ins w:id="20429" w:author="Claire S" w:date="2026-07-30T13:03:00Z" w16du:dateUtc="2026-07-30T12:03:00Z">
        <w:r w:rsidR="005C40CD">
          <w:rPr>
            <w:rFonts w:ascii="Cambria" w:hAnsi="Cambria"/>
            <w:sz w:val="28"/>
            <w:szCs w:val="28"/>
          </w:rPr>
          <w:t xml:space="preserve"> and</w:t>
        </w:r>
      </w:ins>
      <w:ins w:id="20430" w:author="Claire S" w:date="2026-07-30T12:56:00Z" w16du:dateUtc="2026-07-30T11:56:00Z">
        <w:r w:rsidRPr="00D24C0D">
          <w:rPr>
            <w:rFonts w:ascii="Cambria" w:hAnsi="Cambria"/>
            <w:sz w:val="28"/>
            <w:szCs w:val="28"/>
            <w:rPrChange w:id="20431" w:author="Claire S" w:date="2026-07-30T12:57:00Z" w16du:dateUtc="2026-07-30T11:57:00Z">
              <w:rPr>
                <w:rFonts w:ascii="Cambria" w:hAnsi="Cambria"/>
                <w:b/>
                <w:bCs/>
                <w:sz w:val="28"/>
                <w:szCs w:val="28"/>
              </w:rPr>
            </w:rPrChange>
          </w:rPr>
          <w:t xml:space="preserve"> realised how</w:t>
        </w:r>
      </w:ins>
      <w:ins w:id="20432" w:author="Claire S" w:date="2026-07-30T12:58:00Z" w16du:dateUtc="2026-07-30T11:58:00Z">
        <w:r>
          <w:rPr>
            <w:rFonts w:ascii="Cambria" w:hAnsi="Cambria"/>
            <w:sz w:val="28"/>
            <w:szCs w:val="28"/>
          </w:rPr>
          <w:t xml:space="preserve"> very</w:t>
        </w:r>
      </w:ins>
      <w:ins w:id="20433" w:author="Claire S" w:date="2026-07-30T12:56:00Z" w16du:dateUtc="2026-07-30T11:56:00Z">
        <w:r w:rsidRPr="00D24C0D">
          <w:rPr>
            <w:rFonts w:ascii="Cambria" w:hAnsi="Cambria"/>
            <w:sz w:val="28"/>
            <w:szCs w:val="28"/>
            <w:rPrChange w:id="20434" w:author="Claire S" w:date="2026-07-30T12:57:00Z" w16du:dateUtc="2026-07-30T11:57:00Z">
              <w:rPr>
                <w:rFonts w:ascii="Cambria" w:hAnsi="Cambria"/>
                <w:b/>
                <w:bCs/>
                <w:sz w:val="28"/>
                <w:szCs w:val="28"/>
              </w:rPr>
            </w:rPrChange>
          </w:rPr>
          <w:t xml:space="preserve"> near Victoria Station she was. </w:t>
        </w:r>
      </w:ins>
    </w:p>
    <w:p w14:paraId="56D14340" w14:textId="4E481A38" w:rsidR="00CA1A32" w:rsidRDefault="00D21B29" w:rsidP="00D24C0D">
      <w:pPr>
        <w:spacing w:line="360" w:lineRule="auto"/>
        <w:ind w:firstLine="720"/>
        <w:contextualSpacing/>
        <w:rPr>
          <w:ins w:id="20435" w:author="Claire S" w:date="2026-07-30T13:22:00Z" w16du:dateUtc="2026-07-30T12:22:00Z"/>
          <w:rFonts w:ascii="Cambria" w:hAnsi="Cambria"/>
          <w:sz w:val="28"/>
          <w:szCs w:val="28"/>
        </w:rPr>
      </w:pPr>
      <w:ins w:id="20436" w:author="Claire S" w:date="2026-07-30T15:43:00Z" w16du:dateUtc="2026-07-30T14:43:00Z">
        <w:r>
          <w:rPr>
            <w:rFonts w:ascii="Cambria" w:hAnsi="Cambria"/>
            <w:sz w:val="28"/>
            <w:szCs w:val="28"/>
          </w:rPr>
          <w:t>Maybe the huge glass of Chardonnay</w:t>
        </w:r>
      </w:ins>
      <w:ins w:id="20437" w:author="Claire S" w:date="2026-07-30T15:44:00Z" w16du:dateUtc="2026-07-30T14:44:00Z">
        <w:r w:rsidR="002F2EC0">
          <w:rPr>
            <w:rFonts w:ascii="Cambria" w:hAnsi="Cambria"/>
            <w:sz w:val="28"/>
            <w:szCs w:val="28"/>
          </w:rPr>
          <w:t xml:space="preserve"> helped</w:t>
        </w:r>
      </w:ins>
      <w:ins w:id="20438" w:author="Claire S" w:date="2026-07-30T15:43:00Z" w16du:dateUtc="2026-07-30T14:43:00Z">
        <w:r>
          <w:rPr>
            <w:rFonts w:ascii="Cambria" w:hAnsi="Cambria"/>
            <w:sz w:val="28"/>
            <w:szCs w:val="28"/>
          </w:rPr>
          <w:t>, but she had a brainwave: i</w:t>
        </w:r>
      </w:ins>
      <w:ins w:id="20439" w:author="Claire S" w:date="2026-07-30T12:56:00Z" w16du:dateUtc="2026-07-30T11:56:00Z">
        <w:r w:rsidR="00D24C0D" w:rsidRPr="00D24C0D">
          <w:rPr>
            <w:rFonts w:ascii="Cambria" w:hAnsi="Cambria"/>
            <w:sz w:val="28"/>
            <w:szCs w:val="28"/>
            <w:rPrChange w:id="20440" w:author="Claire S" w:date="2026-07-30T12:57:00Z" w16du:dateUtc="2026-07-30T11:57:00Z">
              <w:rPr>
                <w:rFonts w:ascii="Cambria" w:hAnsi="Cambria"/>
                <w:b/>
                <w:bCs/>
                <w:sz w:val="28"/>
                <w:szCs w:val="28"/>
              </w:rPr>
            </w:rPrChange>
          </w:rPr>
          <w:t>nstead of</w:t>
        </w:r>
      </w:ins>
      <w:ins w:id="20441" w:author="Claire S" w:date="2026-07-30T12:58:00Z" w16du:dateUtc="2026-07-30T11:58:00Z">
        <w:r w:rsidR="00D24C0D">
          <w:rPr>
            <w:rFonts w:ascii="Cambria" w:hAnsi="Cambria"/>
            <w:sz w:val="28"/>
            <w:szCs w:val="28"/>
          </w:rPr>
          <w:t xml:space="preserve"> catching the underground home,</w:t>
        </w:r>
      </w:ins>
      <w:ins w:id="20442" w:author="Claire S" w:date="2026-07-30T12:56:00Z" w16du:dateUtc="2026-07-30T11:56:00Z">
        <w:r w:rsidR="00D24C0D" w:rsidRPr="00D24C0D">
          <w:rPr>
            <w:rFonts w:ascii="Cambria" w:hAnsi="Cambria"/>
            <w:sz w:val="28"/>
            <w:szCs w:val="28"/>
            <w:rPrChange w:id="20443" w:author="Claire S" w:date="2026-07-30T12:57:00Z" w16du:dateUtc="2026-07-30T11:57:00Z">
              <w:rPr>
                <w:rFonts w:ascii="Cambria" w:hAnsi="Cambria"/>
                <w:b/>
                <w:bCs/>
                <w:sz w:val="28"/>
                <w:szCs w:val="28"/>
              </w:rPr>
            </w:rPrChange>
          </w:rPr>
          <w:t xml:space="preserve"> </w:t>
        </w:r>
      </w:ins>
      <w:ins w:id="20444" w:author="Claire S" w:date="2026-07-30T15:43:00Z" w16du:dateUtc="2026-07-30T14:43:00Z">
        <w:r w:rsidR="002F2EC0">
          <w:rPr>
            <w:rFonts w:ascii="Cambria" w:hAnsi="Cambria"/>
            <w:sz w:val="28"/>
            <w:szCs w:val="28"/>
          </w:rPr>
          <w:t xml:space="preserve">heading </w:t>
        </w:r>
      </w:ins>
      <w:ins w:id="20445" w:author="Claire S" w:date="2026-07-30T12:56:00Z" w16du:dateUtc="2026-07-30T11:56:00Z">
        <w:r w:rsidR="00D24C0D" w:rsidRPr="00D24C0D">
          <w:rPr>
            <w:rFonts w:ascii="Cambria" w:hAnsi="Cambria"/>
            <w:sz w:val="28"/>
            <w:szCs w:val="28"/>
            <w:rPrChange w:id="20446" w:author="Claire S" w:date="2026-07-30T12:57:00Z" w16du:dateUtc="2026-07-30T11:57:00Z">
              <w:rPr>
                <w:rFonts w:ascii="Cambria" w:hAnsi="Cambria"/>
                <w:b/>
                <w:bCs/>
                <w:sz w:val="28"/>
                <w:szCs w:val="28"/>
              </w:rPr>
            </w:rPrChange>
          </w:rPr>
          <w:t>east across Lo</w:t>
        </w:r>
      </w:ins>
      <w:ins w:id="20447" w:author="Claire S" w:date="2026-07-30T12:57:00Z" w16du:dateUtc="2026-07-30T11:57:00Z">
        <w:r w:rsidR="00D24C0D" w:rsidRPr="00D24C0D">
          <w:rPr>
            <w:rFonts w:ascii="Cambria" w:hAnsi="Cambria"/>
            <w:sz w:val="28"/>
            <w:szCs w:val="28"/>
            <w:rPrChange w:id="20448" w:author="Claire S" w:date="2026-07-30T12:57:00Z" w16du:dateUtc="2026-07-30T11:57:00Z">
              <w:rPr>
                <w:rFonts w:ascii="Cambria" w:hAnsi="Cambria"/>
                <w:b/>
                <w:bCs/>
                <w:sz w:val="28"/>
                <w:szCs w:val="28"/>
              </w:rPr>
            </w:rPrChange>
          </w:rPr>
          <w:t>ndon,</w:t>
        </w:r>
      </w:ins>
      <w:ins w:id="20449" w:author="Claire S" w:date="2026-07-30T13:13:00Z" w16du:dateUtc="2026-07-30T12:13:00Z">
        <w:r w:rsidR="00EF0994">
          <w:rPr>
            <w:rFonts w:ascii="Cambria" w:hAnsi="Cambria"/>
            <w:sz w:val="28"/>
            <w:szCs w:val="28"/>
          </w:rPr>
          <w:t xml:space="preserve"> </w:t>
        </w:r>
      </w:ins>
      <w:ins w:id="20450" w:author="Claire S" w:date="2026-07-30T12:57:00Z" w16du:dateUtc="2026-07-30T11:57:00Z">
        <w:r w:rsidR="00D24C0D" w:rsidRPr="00D24C0D">
          <w:rPr>
            <w:rFonts w:ascii="Cambria" w:hAnsi="Cambria"/>
            <w:sz w:val="28"/>
            <w:szCs w:val="28"/>
            <w:rPrChange w:id="20451" w:author="Claire S" w:date="2026-07-30T12:57:00Z" w16du:dateUtc="2026-07-30T11:57:00Z">
              <w:rPr>
                <w:rFonts w:ascii="Cambria" w:hAnsi="Cambria"/>
                <w:b/>
                <w:bCs/>
                <w:sz w:val="28"/>
                <w:szCs w:val="28"/>
              </w:rPr>
            </w:rPrChange>
          </w:rPr>
          <w:t xml:space="preserve">she’d </w:t>
        </w:r>
      </w:ins>
      <w:ins w:id="20452" w:author="Claire S" w:date="2026-07-30T15:43:00Z" w16du:dateUtc="2026-07-30T14:43:00Z">
        <w:r w:rsidR="002F2EC0">
          <w:rPr>
            <w:rFonts w:ascii="Cambria" w:hAnsi="Cambria"/>
            <w:sz w:val="28"/>
            <w:szCs w:val="28"/>
          </w:rPr>
          <w:t>take</w:t>
        </w:r>
      </w:ins>
      <w:ins w:id="20453" w:author="Claire S" w:date="2026-07-30T13:03:00Z" w16du:dateUtc="2026-07-30T12:03:00Z">
        <w:r w:rsidR="005C40CD">
          <w:rPr>
            <w:rFonts w:ascii="Cambria" w:hAnsi="Cambria"/>
            <w:sz w:val="28"/>
            <w:szCs w:val="28"/>
          </w:rPr>
          <w:t xml:space="preserve"> the Picadilly Line to</w:t>
        </w:r>
      </w:ins>
      <w:ins w:id="20454" w:author="Claire S" w:date="2026-07-30T12:57:00Z" w16du:dateUtc="2026-07-30T11:57:00Z">
        <w:r w:rsidR="00D24C0D" w:rsidRPr="00D24C0D">
          <w:rPr>
            <w:rFonts w:ascii="Cambria" w:hAnsi="Cambria"/>
            <w:sz w:val="28"/>
            <w:szCs w:val="28"/>
            <w:rPrChange w:id="20455" w:author="Claire S" w:date="2026-07-30T12:57:00Z" w16du:dateUtc="2026-07-30T11:57:00Z">
              <w:rPr>
                <w:rFonts w:ascii="Cambria" w:hAnsi="Cambria"/>
                <w:b/>
                <w:bCs/>
                <w:sz w:val="28"/>
                <w:szCs w:val="28"/>
              </w:rPr>
            </w:rPrChange>
          </w:rPr>
          <w:t xml:space="preserve"> </w:t>
        </w:r>
      </w:ins>
      <w:ins w:id="20456" w:author="Claire S" w:date="2026-07-30T12:58:00Z" w16du:dateUtc="2026-07-30T11:58:00Z">
        <w:r w:rsidR="00D24C0D">
          <w:rPr>
            <w:rFonts w:ascii="Cambria" w:hAnsi="Cambria"/>
            <w:sz w:val="28"/>
            <w:szCs w:val="28"/>
          </w:rPr>
          <w:t>Victoria</w:t>
        </w:r>
      </w:ins>
      <w:ins w:id="20457" w:author="Claire S" w:date="2026-07-30T15:44:00Z" w16du:dateUtc="2026-07-30T14:44:00Z">
        <w:r w:rsidR="002F2EC0">
          <w:rPr>
            <w:rFonts w:ascii="Cambria" w:hAnsi="Cambria"/>
            <w:sz w:val="28"/>
            <w:szCs w:val="28"/>
          </w:rPr>
          <w:t xml:space="preserve"> -</w:t>
        </w:r>
      </w:ins>
      <w:ins w:id="20458" w:author="Claire S" w:date="2026-07-30T13:03:00Z" w16du:dateUtc="2026-07-30T12:03:00Z">
        <w:r w:rsidR="005C40CD">
          <w:rPr>
            <w:rFonts w:ascii="Cambria" w:hAnsi="Cambria"/>
            <w:sz w:val="28"/>
            <w:szCs w:val="28"/>
          </w:rPr>
          <w:t xml:space="preserve"> where </w:t>
        </w:r>
      </w:ins>
      <w:ins w:id="20459" w:author="Claire S" w:date="2026-07-30T13:21:00Z" w16du:dateUtc="2026-07-30T12:21:00Z">
        <w:r w:rsidR="00CA1A32">
          <w:rPr>
            <w:rFonts w:ascii="Cambria" w:hAnsi="Cambria"/>
            <w:sz w:val="28"/>
            <w:szCs w:val="28"/>
          </w:rPr>
          <w:t xml:space="preserve">the fact </w:t>
        </w:r>
      </w:ins>
      <w:ins w:id="20460" w:author="Claire S" w:date="2026-07-30T13:03:00Z" w16du:dateUtc="2026-07-30T12:03:00Z">
        <w:r w:rsidR="005C40CD">
          <w:rPr>
            <w:rFonts w:ascii="Cambria" w:hAnsi="Cambria"/>
            <w:sz w:val="28"/>
            <w:szCs w:val="28"/>
          </w:rPr>
          <w:t xml:space="preserve">she </w:t>
        </w:r>
      </w:ins>
      <w:ins w:id="20461" w:author="Claire S" w:date="2026-07-30T15:44:00Z" w16du:dateUtc="2026-07-30T14:44:00Z">
        <w:r w:rsidR="002F2EC0">
          <w:rPr>
            <w:rFonts w:ascii="Cambria" w:hAnsi="Cambria"/>
            <w:sz w:val="28"/>
            <w:szCs w:val="28"/>
          </w:rPr>
          <w:t>arrived</w:t>
        </w:r>
      </w:ins>
      <w:ins w:id="20462" w:author="Claire S" w:date="2026-07-30T13:03:00Z" w16du:dateUtc="2026-07-30T12:03:00Z">
        <w:r w:rsidR="005C40CD">
          <w:rPr>
            <w:rFonts w:ascii="Cambria" w:hAnsi="Cambria"/>
            <w:sz w:val="28"/>
            <w:szCs w:val="28"/>
          </w:rPr>
          <w:t xml:space="preserve"> just in time for the next </w:t>
        </w:r>
      </w:ins>
      <w:ins w:id="20463" w:author="Claire S" w:date="2026-07-30T12:57:00Z" w16du:dateUtc="2026-07-30T11:57:00Z">
        <w:r w:rsidR="00D24C0D" w:rsidRPr="00D24C0D">
          <w:rPr>
            <w:rFonts w:ascii="Cambria" w:hAnsi="Cambria"/>
            <w:sz w:val="28"/>
            <w:szCs w:val="28"/>
            <w:rPrChange w:id="20464" w:author="Claire S" w:date="2026-07-30T12:57:00Z" w16du:dateUtc="2026-07-30T11:57:00Z">
              <w:rPr>
                <w:rFonts w:ascii="Cambria" w:hAnsi="Cambria"/>
                <w:b/>
                <w:bCs/>
                <w:sz w:val="28"/>
                <w:szCs w:val="28"/>
              </w:rPr>
            </w:rPrChange>
          </w:rPr>
          <w:t xml:space="preserve">train to </w:t>
        </w:r>
        <w:r w:rsidR="00D24C0D">
          <w:rPr>
            <w:rFonts w:ascii="Cambria" w:hAnsi="Cambria"/>
            <w:sz w:val="28"/>
            <w:szCs w:val="28"/>
          </w:rPr>
          <w:t>the South Coast</w:t>
        </w:r>
      </w:ins>
      <w:ins w:id="20465" w:author="Claire S" w:date="2026-07-30T13:21:00Z" w16du:dateUtc="2026-07-30T12:21:00Z">
        <w:r w:rsidR="00CA1A32">
          <w:rPr>
            <w:rFonts w:ascii="Cambria" w:hAnsi="Cambria"/>
            <w:sz w:val="28"/>
            <w:szCs w:val="28"/>
          </w:rPr>
          <w:t xml:space="preserve"> seemed like </w:t>
        </w:r>
      </w:ins>
      <w:ins w:id="20466" w:author="Claire S" w:date="2026-07-30T13:22:00Z" w16du:dateUtc="2026-07-30T12:22:00Z">
        <w:r w:rsidR="00CA1A32">
          <w:rPr>
            <w:rFonts w:ascii="Cambria" w:hAnsi="Cambria"/>
            <w:sz w:val="28"/>
            <w:szCs w:val="28"/>
          </w:rPr>
          <w:t>a sign</w:t>
        </w:r>
      </w:ins>
      <w:ins w:id="20467" w:author="Claire S" w:date="2026-07-30T12:57:00Z" w16du:dateUtc="2026-07-30T11:57:00Z">
        <w:r w:rsidR="00D24C0D" w:rsidRPr="00D24C0D">
          <w:rPr>
            <w:rFonts w:ascii="Cambria" w:hAnsi="Cambria"/>
            <w:sz w:val="28"/>
            <w:szCs w:val="28"/>
            <w:rPrChange w:id="20468" w:author="Claire S" w:date="2026-07-30T12:57:00Z" w16du:dateUtc="2026-07-30T11:57:00Z">
              <w:rPr>
                <w:rFonts w:ascii="Cambria" w:hAnsi="Cambria"/>
                <w:b/>
                <w:bCs/>
                <w:sz w:val="28"/>
                <w:szCs w:val="28"/>
              </w:rPr>
            </w:rPrChange>
          </w:rPr>
          <w:t>.</w:t>
        </w:r>
        <w:r w:rsidR="00D24C0D">
          <w:rPr>
            <w:rFonts w:ascii="Cambria" w:hAnsi="Cambria"/>
            <w:sz w:val="28"/>
            <w:szCs w:val="28"/>
          </w:rPr>
          <w:t xml:space="preserve">  </w:t>
        </w:r>
      </w:ins>
    </w:p>
    <w:p w14:paraId="65D139A7" w14:textId="7B858EB1" w:rsidR="005D4630" w:rsidRDefault="00D24C0D" w:rsidP="00D24C0D">
      <w:pPr>
        <w:spacing w:line="360" w:lineRule="auto"/>
        <w:ind w:firstLine="720"/>
        <w:contextualSpacing/>
        <w:rPr>
          <w:ins w:id="20469" w:author="Claire S" w:date="2026-07-30T13:04:00Z" w16du:dateUtc="2026-07-30T12:04:00Z"/>
          <w:rFonts w:ascii="Cambria" w:hAnsi="Cambria"/>
          <w:sz w:val="28"/>
          <w:szCs w:val="28"/>
        </w:rPr>
      </w:pPr>
      <w:ins w:id="20470" w:author="Claire S" w:date="2026-07-30T12:59:00Z" w16du:dateUtc="2026-07-30T11:59:00Z">
        <w:r>
          <w:rPr>
            <w:rFonts w:ascii="Cambria" w:hAnsi="Cambria"/>
            <w:sz w:val="28"/>
            <w:szCs w:val="28"/>
          </w:rPr>
          <w:t xml:space="preserve">Not stopping to interrogate whether it was guilt </w:t>
        </w:r>
      </w:ins>
      <w:ins w:id="20471" w:author="Claire S" w:date="2026-07-30T13:04:00Z" w16du:dateUtc="2026-07-30T12:04:00Z">
        <w:r w:rsidR="005C40CD">
          <w:rPr>
            <w:rFonts w:ascii="Cambria" w:hAnsi="Cambria"/>
            <w:sz w:val="28"/>
            <w:szCs w:val="28"/>
          </w:rPr>
          <w:t>sending her dashing across the country</w:t>
        </w:r>
      </w:ins>
      <w:ins w:id="20472" w:author="Claire S" w:date="2026-07-30T12:59:00Z" w16du:dateUtc="2026-07-30T11:59:00Z">
        <w:r>
          <w:rPr>
            <w:rFonts w:ascii="Cambria" w:hAnsi="Cambria"/>
            <w:sz w:val="28"/>
            <w:szCs w:val="28"/>
          </w:rPr>
          <w:t xml:space="preserve">, </w:t>
        </w:r>
      </w:ins>
      <w:ins w:id="20473" w:author="Claire S" w:date="2026-07-30T13:04:00Z" w16du:dateUtc="2026-07-30T12:04:00Z">
        <w:r w:rsidR="005C40CD">
          <w:rPr>
            <w:rFonts w:ascii="Cambria" w:hAnsi="Cambria"/>
            <w:sz w:val="28"/>
            <w:szCs w:val="28"/>
          </w:rPr>
          <w:t>Clara</w:t>
        </w:r>
      </w:ins>
      <w:ins w:id="20474" w:author="Claire S" w:date="2026-07-30T12:59:00Z" w16du:dateUtc="2026-07-30T11:59:00Z">
        <w:r>
          <w:rPr>
            <w:rFonts w:ascii="Cambria" w:hAnsi="Cambria"/>
            <w:sz w:val="28"/>
            <w:szCs w:val="28"/>
          </w:rPr>
          <w:t xml:space="preserve"> </w:t>
        </w:r>
      </w:ins>
      <w:ins w:id="20475" w:author="Claire S" w:date="2026-07-30T12:57:00Z" w16du:dateUtc="2026-07-30T11:57:00Z">
        <w:r>
          <w:rPr>
            <w:rFonts w:ascii="Cambria" w:hAnsi="Cambria"/>
            <w:sz w:val="28"/>
            <w:szCs w:val="28"/>
          </w:rPr>
          <w:t>felt like</w:t>
        </w:r>
      </w:ins>
      <w:ins w:id="20476" w:author="Claire S" w:date="2026-07-30T12:58:00Z" w16du:dateUtc="2026-07-30T11:58:00Z">
        <w:r>
          <w:rPr>
            <w:rFonts w:ascii="Cambria" w:hAnsi="Cambria"/>
            <w:sz w:val="28"/>
            <w:szCs w:val="28"/>
          </w:rPr>
          <w:t xml:space="preserve"> </w:t>
        </w:r>
      </w:ins>
      <w:ins w:id="20477" w:author="Claire S" w:date="2026-07-30T15:44:00Z" w16du:dateUtc="2026-07-30T14:44:00Z">
        <w:r w:rsidR="00CE4289">
          <w:rPr>
            <w:rFonts w:ascii="Cambria" w:hAnsi="Cambria"/>
            <w:sz w:val="28"/>
            <w:szCs w:val="28"/>
          </w:rPr>
          <w:t xml:space="preserve">it was </w:t>
        </w:r>
      </w:ins>
      <w:ins w:id="20478" w:author="Claire S" w:date="2026-07-30T12:58:00Z" w16du:dateUtc="2026-07-30T11:58:00Z">
        <w:r>
          <w:rPr>
            <w:rFonts w:ascii="Cambria" w:hAnsi="Cambria"/>
            <w:sz w:val="28"/>
            <w:szCs w:val="28"/>
          </w:rPr>
          <w:t>the very least Violet</w:t>
        </w:r>
      </w:ins>
      <w:ins w:id="20479" w:author="Claire S" w:date="2026-07-30T15:45:00Z" w16du:dateUtc="2026-07-30T14:45:00Z">
        <w:r w:rsidR="00CE4289">
          <w:rPr>
            <w:rFonts w:ascii="Cambria" w:hAnsi="Cambria"/>
            <w:sz w:val="28"/>
            <w:szCs w:val="28"/>
          </w:rPr>
          <w:t xml:space="preserve"> deserved</w:t>
        </w:r>
      </w:ins>
      <w:ins w:id="20480" w:author="Claire S" w:date="2026-07-30T12:59:00Z" w16du:dateUtc="2026-07-30T11:59:00Z">
        <w:r>
          <w:rPr>
            <w:rFonts w:ascii="Cambria" w:hAnsi="Cambria"/>
            <w:sz w:val="28"/>
            <w:szCs w:val="28"/>
          </w:rPr>
          <w:t>.</w:t>
        </w:r>
      </w:ins>
    </w:p>
    <w:p w14:paraId="2BAE3AC5" w14:textId="610AB73E" w:rsidR="005C40CD" w:rsidRPr="00D24C0D" w:rsidRDefault="005C40CD">
      <w:pPr>
        <w:spacing w:line="360" w:lineRule="auto"/>
        <w:ind w:firstLine="720"/>
        <w:contextualSpacing/>
        <w:rPr>
          <w:ins w:id="20481" w:author="Claire S" w:date="2026-06-08T17:02:00Z" w16du:dateUtc="2026-06-08T16:02:00Z"/>
          <w:rFonts w:ascii="Cambria" w:hAnsi="Cambria"/>
          <w:sz w:val="28"/>
          <w:szCs w:val="28"/>
        </w:rPr>
        <w:pPrChange w:id="20482" w:author="Claire S" w:date="2026-07-30T12:57:00Z" w16du:dateUtc="2026-07-30T11:57:00Z">
          <w:pPr>
            <w:spacing w:line="360" w:lineRule="auto"/>
            <w:contextualSpacing/>
          </w:pPr>
        </w:pPrChange>
      </w:pPr>
      <w:ins w:id="20483" w:author="Claire S" w:date="2026-07-30T13:04:00Z" w16du:dateUtc="2026-07-30T12:04:00Z">
        <w:r>
          <w:rPr>
            <w:rFonts w:ascii="Cambria" w:hAnsi="Cambria"/>
            <w:sz w:val="28"/>
            <w:szCs w:val="28"/>
          </w:rPr>
          <w:t xml:space="preserve">But the officer at Eastbourne Police Station didn’t </w:t>
        </w:r>
      </w:ins>
      <w:ins w:id="20484" w:author="Claire S" w:date="2026-07-30T13:22:00Z" w16du:dateUtc="2026-07-30T12:22:00Z">
        <w:r w:rsidR="00CA1A32">
          <w:rPr>
            <w:rFonts w:ascii="Cambria" w:hAnsi="Cambria"/>
            <w:sz w:val="28"/>
            <w:szCs w:val="28"/>
          </w:rPr>
          <w:t>share her view</w:t>
        </w:r>
      </w:ins>
      <w:ins w:id="20485" w:author="Claire S" w:date="2026-07-30T13:04:00Z" w16du:dateUtc="2026-07-30T12:04:00Z">
        <w:r>
          <w:rPr>
            <w:rFonts w:ascii="Cambria" w:hAnsi="Cambria"/>
            <w:sz w:val="28"/>
            <w:szCs w:val="28"/>
          </w:rPr>
          <w:t>.</w:t>
        </w:r>
      </w:ins>
    </w:p>
    <w:p w14:paraId="4EABD077" w14:textId="35DA938B" w:rsidR="001F47EE" w:rsidRDefault="001F47EE" w:rsidP="001F47EE">
      <w:pPr>
        <w:spacing w:line="360" w:lineRule="auto"/>
        <w:contextualSpacing/>
        <w:rPr>
          <w:moveFrom w:id="20486" w:author="Claire S" w:date="2026-06-04T18:29:00Z" w16du:dateUtc="2026-06-04T17:29:00Z"/>
          <w:rFonts w:ascii="Cambria" w:hAnsi="Cambria"/>
          <w:sz w:val="28"/>
          <w:szCs w:val="28"/>
        </w:rPr>
      </w:pPr>
      <w:moveFromRangeStart w:id="20487" w:author="Claire S" w:date="2026-06-04T18:29:00Z" w:name="move231490176"/>
      <w:moveFrom w:id="20488" w:author="Claire S" w:date="2026-06-04T18:29:00Z" w16du:dateUtc="2026-06-04T17:29:00Z">
        <w:r>
          <w:rPr>
            <w:rFonts w:ascii="Cambria" w:hAnsi="Cambria"/>
            <w:sz w:val="28"/>
            <w:szCs w:val="28"/>
          </w:rPr>
          <w:t>*</w:t>
        </w:r>
      </w:moveFrom>
    </w:p>
    <w:p w14:paraId="55945E3E" w14:textId="214C1F43" w:rsidR="00E7639F" w:rsidRDefault="00434804" w:rsidP="001F47EE">
      <w:pPr>
        <w:spacing w:line="360" w:lineRule="auto"/>
        <w:contextualSpacing/>
        <w:rPr>
          <w:moveFrom w:id="20489" w:author="Claire S" w:date="2026-06-04T18:29:00Z" w16du:dateUtc="2026-06-04T17:29:00Z"/>
          <w:rFonts w:ascii="Cambria" w:hAnsi="Cambria"/>
          <w:sz w:val="28"/>
          <w:szCs w:val="28"/>
        </w:rPr>
      </w:pPr>
      <w:moveFrom w:id="20490" w:author="Claire S" w:date="2026-06-04T18:29:00Z" w16du:dateUtc="2026-06-04T17:29:00Z">
        <w:r>
          <w:rPr>
            <w:rFonts w:ascii="Cambria" w:hAnsi="Cambria"/>
            <w:sz w:val="28"/>
            <w:szCs w:val="28"/>
          </w:rPr>
          <w:t>But t</w:t>
        </w:r>
        <w:r w:rsidR="001F47EE">
          <w:rPr>
            <w:rFonts w:ascii="Cambria" w:hAnsi="Cambria"/>
            <w:sz w:val="28"/>
            <w:szCs w:val="28"/>
          </w:rPr>
          <w:t>his</w:t>
        </w:r>
        <w:r w:rsidR="001B1681">
          <w:rPr>
            <w:rFonts w:ascii="Cambria" w:hAnsi="Cambria"/>
            <w:sz w:val="28"/>
            <w:szCs w:val="28"/>
          </w:rPr>
          <w:t xml:space="preserve"> morning</w:t>
        </w:r>
        <w:r>
          <w:rPr>
            <w:rFonts w:ascii="Cambria" w:hAnsi="Cambria"/>
            <w:sz w:val="28"/>
            <w:szCs w:val="28"/>
          </w:rPr>
          <w:t xml:space="preserve"> </w:t>
        </w:r>
        <w:r w:rsidR="001F47EE">
          <w:rPr>
            <w:rFonts w:ascii="Cambria" w:hAnsi="Cambria"/>
            <w:sz w:val="28"/>
            <w:szCs w:val="28"/>
          </w:rPr>
          <w:t>s</w:t>
        </w:r>
        <w:r w:rsidR="00B30D90">
          <w:rPr>
            <w:rFonts w:ascii="Cambria" w:hAnsi="Cambria"/>
            <w:sz w:val="28"/>
            <w:szCs w:val="28"/>
          </w:rPr>
          <w:t xml:space="preserve">he woke </w:t>
        </w:r>
        <w:r w:rsidR="005958B9">
          <w:rPr>
            <w:rFonts w:ascii="Cambria" w:hAnsi="Cambria"/>
            <w:sz w:val="28"/>
            <w:szCs w:val="28"/>
          </w:rPr>
          <w:t xml:space="preserve">feeling </w:t>
        </w:r>
        <w:r w:rsidR="00E7639F">
          <w:rPr>
            <w:rFonts w:ascii="Cambria" w:hAnsi="Cambria"/>
            <w:sz w:val="28"/>
            <w:szCs w:val="28"/>
          </w:rPr>
          <w:t xml:space="preserve">totally </w:t>
        </w:r>
        <w:r w:rsidR="005958B9">
          <w:rPr>
            <w:rFonts w:ascii="Cambria" w:hAnsi="Cambria"/>
            <w:sz w:val="28"/>
            <w:szCs w:val="28"/>
          </w:rPr>
          <w:t>rubbish</w:t>
        </w:r>
        <w:r w:rsidR="002075CC">
          <w:rPr>
            <w:rFonts w:ascii="Cambria" w:hAnsi="Cambria"/>
            <w:sz w:val="28"/>
            <w:szCs w:val="28"/>
          </w:rPr>
          <w:t xml:space="preserve"> again</w:t>
        </w:r>
        <w:r w:rsidR="005958B9">
          <w:rPr>
            <w:rFonts w:ascii="Cambria" w:hAnsi="Cambria"/>
            <w:sz w:val="28"/>
            <w:szCs w:val="28"/>
          </w:rPr>
          <w:t>.  Dex was still dead</w:t>
        </w:r>
        <w:r w:rsidR="00D436BF">
          <w:rPr>
            <w:rFonts w:ascii="Cambria" w:hAnsi="Cambria"/>
            <w:sz w:val="28"/>
            <w:szCs w:val="28"/>
          </w:rPr>
          <w:t xml:space="preserve"> and</w:t>
        </w:r>
        <w:r w:rsidR="005958B9">
          <w:rPr>
            <w:rFonts w:ascii="Cambria" w:hAnsi="Cambria"/>
            <w:sz w:val="28"/>
            <w:szCs w:val="28"/>
          </w:rPr>
          <w:t xml:space="preserve"> </w:t>
        </w:r>
        <w:r w:rsidR="00EF425A">
          <w:rPr>
            <w:rFonts w:ascii="Cambria" w:hAnsi="Cambria"/>
            <w:sz w:val="28"/>
            <w:szCs w:val="28"/>
          </w:rPr>
          <w:t xml:space="preserve">she was still </w:t>
        </w:r>
        <w:r w:rsidR="00EA0BBD">
          <w:rPr>
            <w:rFonts w:ascii="Cambria" w:hAnsi="Cambria"/>
            <w:sz w:val="28"/>
            <w:szCs w:val="28"/>
          </w:rPr>
          <w:t>(</w:t>
        </w:r>
        <w:r w:rsidR="00EF425A">
          <w:rPr>
            <w:rFonts w:ascii="Cambria" w:hAnsi="Cambria"/>
            <w:sz w:val="28"/>
            <w:szCs w:val="28"/>
          </w:rPr>
          <w:t>practically</w:t>
        </w:r>
        <w:r w:rsidR="00EA0BBD">
          <w:rPr>
            <w:rFonts w:ascii="Cambria" w:hAnsi="Cambria"/>
            <w:sz w:val="28"/>
            <w:szCs w:val="28"/>
          </w:rPr>
          <w:t xml:space="preserve">) </w:t>
        </w:r>
        <w:r w:rsidR="00EF425A">
          <w:rPr>
            <w:rFonts w:ascii="Cambria" w:hAnsi="Cambria"/>
            <w:sz w:val="28"/>
            <w:szCs w:val="28"/>
          </w:rPr>
          <w:t>widowed</w:t>
        </w:r>
        <w:r w:rsidR="009A2601">
          <w:rPr>
            <w:rFonts w:ascii="Cambria" w:hAnsi="Cambria"/>
            <w:sz w:val="28"/>
            <w:szCs w:val="28"/>
          </w:rPr>
          <w:t>.  A</w:t>
        </w:r>
        <w:r w:rsidR="005958B9">
          <w:rPr>
            <w:rFonts w:ascii="Cambria" w:hAnsi="Cambria"/>
            <w:sz w:val="28"/>
            <w:szCs w:val="28"/>
          </w:rPr>
          <w:t>nd</w:t>
        </w:r>
        <w:r w:rsidR="009A2601">
          <w:rPr>
            <w:rFonts w:ascii="Cambria" w:hAnsi="Cambria"/>
            <w:sz w:val="28"/>
            <w:szCs w:val="28"/>
          </w:rPr>
          <w:t xml:space="preserve">, </w:t>
        </w:r>
        <w:r w:rsidR="00E7639F">
          <w:rPr>
            <w:rFonts w:ascii="Cambria" w:hAnsi="Cambria"/>
            <w:sz w:val="28"/>
            <w:szCs w:val="28"/>
          </w:rPr>
          <w:t xml:space="preserve">alongside her sadness, </w:t>
        </w:r>
        <w:r w:rsidR="00B30D90">
          <w:rPr>
            <w:rFonts w:ascii="Cambria" w:hAnsi="Cambria"/>
            <w:sz w:val="28"/>
            <w:szCs w:val="28"/>
          </w:rPr>
          <w:t xml:space="preserve">the day </w:t>
        </w:r>
        <w:r w:rsidR="00802C12">
          <w:rPr>
            <w:rFonts w:ascii="Cambria" w:hAnsi="Cambria"/>
            <w:sz w:val="28"/>
            <w:szCs w:val="28"/>
          </w:rPr>
          <w:t>only held</w:t>
        </w:r>
        <w:r w:rsidR="00B30D90">
          <w:rPr>
            <w:rFonts w:ascii="Cambria" w:hAnsi="Cambria"/>
            <w:sz w:val="28"/>
            <w:szCs w:val="28"/>
          </w:rPr>
          <w:t xml:space="preserve"> yet more stress</w:t>
        </w:r>
        <w:r w:rsidR="009A2601">
          <w:rPr>
            <w:rFonts w:ascii="Cambria" w:hAnsi="Cambria"/>
            <w:sz w:val="28"/>
            <w:szCs w:val="28"/>
          </w:rPr>
          <w:t xml:space="preserve"> and misery</w:t>
        </w:r>
        <w:r w:rsidR="00EF425A">
          <w:rPr>
            <w:rFonts w:ascii="Cambria" w:hAnsi="Cambria"/>
            <w:sz w:val="28"/>
            <w:szCs w:val="28"/>
          </w:rPr>
          <w:t xml:space="preserve">. </w:t>
        </w:r>
      </w:moveFrom>
    </w:p>
    <w:p w14:paraId="4652230E" w14:textId="3109E6F9" w:rsidR="007256C7" w:rsidRDefault="00EF425A" w:rsidP="00E7639F">
      <w:pPr>
        <w:spacing w:line="360" w:lineRule="auto"/>
        <w:ind w:firstLine="720"/>
        <w:contextualSpacing/>
        <w:rPr>
          <w:moveFrom w:id="20491" w:author="Claire S" w:date="2026-06-04T18:29:00Z" w16du:dateUtc="2026-06-04T17:29:00Z"/>
          <w:rFonts w:ascii="Cambria" w:hAnsi="Cambria"/>
          <w:sz w:val="28"/>
          <w:szCs w:val="28"/>
        </w:rPr>
      </w:pPr>
      <w:moveFrom w:id="20492" w:author="Claire S" w:date="2026-06-04T18:29:00Z" w16du:dateUtc="2026-06-04T17:29:00Z">
        <w:r>
          <w:rPr>
            <w:rFonts w:ascii="Cambria" w:hAnsi="Cambria"/>
            <w:sz w:val="28"/>
            <w:szCs w:val="28"/>
          </w:rPr>
          <w:t>F</w:t>
        </w:r>
        <w:r w:rsidR="00B30D90">
          <w:rPr>
            <w:rFonts w:ascii="Cambria" w:hAnsi="Cambria"/>
            <w:sz w:val="28"/>
            <w:szCs w:val="28"/>
          </w:rPr>
          <w:t>irst</w:t>
        </w:r>
        <w:r w:rsidR="00D436BF">
          <w:rPr>
            <w:rFonts w:ascii="Cambria" w:hAnsi="Cambria"/>
            <w:sz w:val="28"/>
            <w:szCs w:val="28"/>
          </w:rPr>
          <w:t xml:space="preserve"> up, </w:t>
        </w:r>
        <w:r w:rsidR="00B30D90">
          <w:rPr>
            <w:rFonts w:ascii="Cambria" w:hAnsi="Cambria"/>
            <w:sz w:val="28"/>
            <w:szCs w:val="28"/>
          </w:rPr>
          <w:t>a</w:t>
        </w:r>
        <w:r w:rsidR="00E7639F">
          <w:rPr>
            <w:rFonts w:ascii="Cambria" w:hAnsi="Cambria"/>
            <w:sz w:val="28"/>
            <w:szCs w:val="28"/>
          </w:rPr>
          <w:t xml:space="preserve"> hideous </w:t>
        </w:r>
        <w:r w:rsidR="00B30D90">
          <w:rPr>
            <w:rFonts w:ascii="Cambria" w:hAnsi="Cambria"/>
            <w:sz w:val="28"/>
            <w:szCs w:val="28"/>
          </w:rPr>
          <w:t>meeting with the PR firm Freuds</w:t>
        </w:r>
        <w:r w:rsidR="002075CC">
          <w:rPr>
            <w:rFonts w:ascii="Cambria" w:hAnsi="Cambria"/>
            <w:sz w:val="28"/>
            <w:szCs w:val="28"/>
          </w:rPr>
          <w:t>,</w:t>
        </w:r>
        <w:r w:rsidR="00B30D90">
          <w:rPr>
            <w:rFonts w:ascii="Cambria" w:hAnsi="Cambria"/>
            <w:sz w:val="28"/>
            <w:szCs w:val="28"/>
          </w:rPr>
          <w:t xml:space="preserve"> which Ruth and Miles had made </w:t>
        </w:r>
        <w:r w:rsidR="00802C12">
          <w:rPr>
            <w:rFonts w:ascii="Cambria" w:hAnsi="Cambria"/>
            <w:sz w:val="28"/>
            <w:szCs w:val="28"/>
          </w:rPr>
          <w:t>abundantly</w:t>
        </w:r>
        <w:r w:rsidR="00B30D90">
          <w:rPr>
            <w:rFonts w:ascii="Cambria" w:hAnsi="Cambria"/>
            <w:sz w:val="28"/>
            <w:szCs w:val="28"/>
          </w:rPr>
          <w:t xml:space="preserve"> clear she </w:t>
        </w:r>
        <w:r w:rsidR="00EB7157" w:rsidRPr="00634748">
          <w:rPr>
            <w:rFonts w:ascii="Cambria" w:hAnsi="Cambria"/>
            <w:i/>
            <w:iCs/>
            <w:sz w:val="28"/>
            <w:szCs w:val="28"/>
          </w:rPr>
          <w:t>had</w:t>
        </w:r>
        <w:r w:rsidR="00EB7157">
          <w:rPr>
            <w:rFonts w:ascii="Cambria" w:hAnsi="Cambria"/>
            <w:sz w:val="28"/>
            <w:szCs w:val="28"/>
          </w:rPr>
          <w:t xml:space="preserve"> to</w:t>
        </w:r>
        <w:r w:rsidR="00B30D90">
          <w:rPr>
            <w:rFonts w:ascii="Cambria" w:hAnsi="Cambria"/>
            <w:sz w:val="28"/>
            <w:szCs w:val="28"/>
          </w:rPr>
          <w:t xml:space="preserve"> attend</w:t>
        </w:r>
        <w:r w:rsidR="002075CC">
          <w:rPr>
            <w:rFonts w:ascii="Cambria" w:hAnsi="Cambria"/>
            <w:sz w:val="28"/>
            <w:szCs w:val="28"/>
          </w:rPr>
          <w:t>.  S</w:t>
        </w:r>
        <w:r w:rsidR="0080039F">
          <w:rPr>
            <w:rFonts w:ascii="Cambria" w:hAnsi="Cambria"/>
            <w:sz w:val="28"/>
            <w:szCs w:val="28"/>
          </w:rPr>
          <w:t>econdly, a check</w:t>
        </w:r>
        <w:r w:rsidR="00C236AB">
          <w:rPr>
            <w:rFonts w:ascii="Cambria" w:hAnsi="Cambria"/>
            <w:sz w:val="28"/>
            <w:szCs w:val="28"/>
          </w:rPr>
          <w:t>-</w:t>
        </w:r>
        <w:r w:rsidR="0080039F">
          <w:rPr>
            <w:rFonts w:ascii="Cambria" w:hAnsi="Cambria"/>
            <w:sz w:val="28"/>
            <w:szCs w:val="28"/>
          </w:rPr>
          <w:t xml:space="preserve">in with </w:t>
        </w:r>
        <w:r w:rsidR="00802C12">
          <w:rPr>
            <w:rFonts w:ascii="Cambria" w:hAnsi="Cambria"/>
            <w:sz w:val="28"/>
            <w:szCs w:val="28"/>
          </w:rPr>
          <w:t>Carl which</w:t>
        </w:r>
        <w:r w:rsidR="00C236AB">
          <w:rPr>
            <w:rFonts w:ascii="Cambria" w:hAnsi="Cambria"/>
            <w:sz w:val="28"/>
            <w:szCs w:val="28"/>
          </w:rPr>
          <w:t>,</w:t>
        </w:r>
        <w:r w:rsidR="00802C12">
          <w:rPr>
            <w:rFonts w:ascii="Cambria" w:hAnsi="Cambria"/>
            <w:sz w:val="28"/>
            <w:szCs w:val="28"/>
          </w:rPr>
          <w:t xml:space="preserve"> while quite e</w:t>
        </w:r>
        <w:r w:rsidR="00C236AB">
          <w:rPr>
            <w:rFonts w:ascii="Cambria" w:hAnsi="Cambria"/>
            <w:sz w:val="28"/>
            <w:szCs w:val="28"/>
          </w:rPr>
          <w:t>x</w:t>
        </w:r>
        <w:r w:rsidR="00802C12">
          <w:rPr>
            <w:rFonts w:ascii="Cambria" w:hAnsi="Cambria"/>
            <w:sz w:val="28"/>
            <w:szCs w:val="28"/>
          </w:rPr>
          <w:t xml:space="preserve">citing in </w:t>
        </w:r>
        <w:r w:rsidR="00C236AB">
          <w:rPr>
            <w:rFonts w:ascii="Cambria" w:hAnsi="Cambria"/>
            <w:sz w:val="28"/>
            <w:szCs w:val="28"/>
          </w:rPr>
          <w:t>one</w:t>
        </w:r>
        <w:r w:rsidR="00802C12">
          <w:rPr>
            <w:rFonts w:ascii="Cambria" w:hAnsi="Cambria"/>
            <w:sz w:val="28"/>
            <w:szCs w:val="28"/>
          </w:rPr>
          <w:t xml:space="preserve"> way, </w:t>
        </w:r>
        <w:r w:rsidR="00EB7157">
          <w:rPr>
            <w:rFonts w:ascii="Cambria" w:hAnsi="Cambria"/>
            <w:sz w:val="28"/>
            <w:szCs w:val="28"/>
          </w:rPr>
          <w:t xml:space="preserve">was </w:t>
        </w:r>
        <w:r w:rsidR="00802C12">
          <w:rPr>
            <w:rFonts w:ascii="Cambria" w:hAnsi="Cambria"/>
            <w:sz w:val="28"/>
            <w:szCs w:val="28"/>
          </w:rPr>
          <w:t xml:space="preserve">awful in </w:t>
        </w:r>
        <w:r w:rsidR="00C236AB">
          <w:rPr>
            <w:rFonts w:ascii="Cambria" w:hAnsi="Cambria"/>
            <w:sz w:val="28"/>
            <w:szCs w:val="28"/>
          </w:rPr>
          <w:t>an</w:t>
        </w:r>
        <w:r w:rsidR="00802C12">
          <w:rPr>
            <w:rFonts w:ascii="Cambria" w:hAnsi="Cambria"/>
            <w:sz w:val="28"/>
            <w:szCs w:val="28"/>
          </w:rPr>
          <w:t xml:space="preserve">other, because </w:t>
        </w:r>
        <w:r w:rsidR="00EB7157">
          <w:rPr>
            <w:rFonts w:ascii="Cambria" w:hAnsi="Cambria"/>
            <w:sz w:val="28"/>
            <w:szCs w:val="28"/>
          </w:rPr>
          <w:t>everything</w:t>
        </w:r>
        <w:r w:rsidR="00802C12">
          <w:rPr>
            <w:rFonts w:ascii="Cambria" w:hAnsi="Cambria"/>
            <w:sz w:val="28"/>
            <w:szCs w:val="28"/>
          </w:rPr>
          <w:t xml:space="preserve"> depended </w:t>
        </w:r>
        <w:r w:rsidR="00EB7157">
          <w:rPr>
            <w:rFonts w:ascii="Cambria" w:hAnsi="Cambria"/>
            <w:sz w:val="28"/>
            <w:szCs w:val="28"/>
          </w:rPr>
          <w:t xml:space="preserve">on </w:t>
        </w:r>
        <w:r w:rsidR="00802C12">
          <w:rPr>
            <w:rFonts w:ascii="Cambria" w:hAnsi="Cambria"/>
            <w:sz w:val="28"/>
            <w:szCs w:val="28"/>
          </w:rPr>
          <w:t>what</w:t>
        </w:r>
        <w:r w:rsidR="0080039F">
          <w:rPr>
            <w:rFonts w:ascii="Cambria" w:hAnsi="Cambria"/>
            <w:sz w:val="28"/>
            <w:szCs w:val="28"/>
          </w:rPr>
          <w:t xml:space="preserve"> the police</w:t>
        </w:r>
        <w:r w:rsidR="00802C12">
          <w:rPr>
            <w:rFonts w:ascii="Cambria" w:hAnsi="Cambria"/>
            <w:sz w:val="28"/>
            <w:szCs w:val="28"/>
          </w:rPr>
          <w:t xml:space="preserve"> were saying </w:t>
        </w:r>
        <w:r w:rsidR="00EB7157">
          <w:rPr>
            <w:rFonts w:ascii="Cambria" w:hAnsi="Cambria"/>
            <w:sz w:val="28"/>
            <w:szCs w:val="28"/>
          </w:rPr>
          <w:t xml:space="preserve">about her </w:t>
        </w:r>
        <w:r w:rsidR="00802C12">
          <w:rPr>
            <w:rFonts w:ascii="Cambria" w:hAnsi="Cambria"/>
            <w:sz w:val="28"/>
            <w:szCs w:val="28"/>
          </w:rPr>
          <w:t>now</w:t>
        </w:r>
        <w:r w:rsidR="00B30D90">
          <w:rPr>
            <w:rFonts w:ascii="Cambria" w:hAnsi="Cambria"/>
            <w:sz w:val="28"/>
            <w:szCs w:val="28"/>
          </w:rPr>
          <w:t xml:space="preserve">.  </w:t>
        </w:r>
      </w:moveFrom>
    </w:p>
    <w:p w14:paraId="269DF277" w14:textId="3F36B560" w:rsidR="00B30D90" w:rsidRDefault="00EF425A" w:rsidP="00E7639F">
      <w:pPr>
        <w:spacing w:line="360" w:lineRule="auto"/>
        <w:ind w:firstLine="720"/>
        <w:contextualSpacing/>
        <w:rPr>
          <w:moveFrom w:id="20493" w:author="Claire S" w:date="2026-06-04T18:29:00Z" w16du:dateUtc="2026-06-04T17:29:00Z"/>
          <w:rFonts w:ascii="Cambria" w:hAnsi="Cambria"/>
          <w:sz w:val="28"/>
          <w:szCs w:val="28"/>
        </w:rPr>
      </w:pPr>
      <w:moveFrom w:id="20494" w:author="Claire S" w:date="2026-06-04T18:29:00Z" w16du:dateUtc="2026-06-04T17:29:00Z">
        <w:r>
          <w:rPr>
            <w:rFonts w:ascii="Cambria" w:hAnsi="Cambria"/>
            <w:sz w:val="28"/>
            <w:szCs w:val="28"/>
          </w:rPr>
          <w:t>And</w:t>
        </w:r>
        <w:r w:rsidR="00EB7157">
          <w:rPr>
            <w:rFonts w:ascii="Cambria" w:hAnsi="Cambria"/>
            <w:sz w:val="28"/>
            <w:szCs w:val="28"/>
          </w:rPr>
          <w:t xml:space="preserve"> all the time,</w:t>
        </w:r>
        <w:r>
          <w:rPr>
            <w:rFonts w:ascii="Cambria" w:hAnsi="Cambria"/>
            <w:sz w:val="28"/>
            <w:szCs w:val="28"/>
          </w:rPr>
          <w:t xml:space="preserve"> </w:t>
        </w:r>
        <w:r w:rsidR="00D436BF">
          <w:rPr>
            <w:rFonts w:ascii="Cambria" w:hAnsi="Cambria"/>
            <w:sz w:val="28"/>
            <w:szCs w:val="28"/>
          </w:rPr>
          <w:t xml:space="preserve">in the back of her mind, </w:t>
        </w:r>
        <w:r w:rsidR="00756FEE">
          <w:rPr>
            <w:rFonts w:ascii="Cambria" w:hAnsi="Cambria"/>
            <w:sz w:val="28"/>
            <w:szCs w:val="28"/>
          </w:rPr>
          <w:t>a niggle that s</w:t>
        </w:r>
        <w:r>
          <w:rPr>
            <w:rFonts w:ascii="Cambria" w:hAnsi="Cambria"/>
            <w:sz w:val="28"/>
            <w:szCs w:val="28"/>
          </w:rPr>
          <w:t xml:space="preserve">he </w:t>
        </w:r>
        <w:r w:rsidR="00EB7157">
          <w:rPr>
            <w:rFonts w:ascii="Cambria" w:hAnsi="Cambria"/>
            <w:sz w:val="28"/>
            <w:szCs w:val="28"/>
          </w:rPr>
          <w:t xml:space="preserve">must </w:t>
        </w:r>
        <w:r w:rsidR="00756FEE">
          <w:rPr>
            <w:rFonts w:ascii="Cambria" w:hAnsi="Cambria"/>
            <w:sz w:val="28"/>
            <w:szCs w:val="28"/>
          </w:rPr>
          <w:t>go and</w:t>
        </w:r>
        <w:r>
          <w:rPr>
            <w:rFonts w:ascii="Cambria" w:hAnsi="Cambria"/>
            <w:sz w:val="28"/>
            <w:szCs w:val="28"/>
          </w:rPr>
          <w:t xml:space="preserve"> visit </w:t>
        </w:r>
        <w:commentRangeStart w:id="20495"/>
        <w:r>
          <w:rPr>
            <w:rFonts w:ascii="Cambria" w:hAnsi="Cambria"/>
            <w:sz w:val="28"/>
            <w:szCs w:val="28"/>
          </w:rPr>
          <w:t xml:space="preserve">Dex’s elderly mum </w:t>
        </w:r>
      </w:moveFrom>
      <w:commentRangeEnd w:id="20495"/>
      <w:r w:rsidR="00277288">
        <w:rPr>
          <w:rStyle w:val="CommentReference"/>
          <w:rFonts w:ascii="Cambria" w:hAnsi="Cambria"/>
          <w:sz w:val="28"/>
          <w:szCs w:val="28"/>
        </w:rPr>
        <w:commentReference w:id="20495"/>
      </w:r>
      <w:moveFrom w:id="20496" w:author="Claire S" w:date="2026-06-04T18:29:00Z" w16du:dateUtc="2026-06-04T17:29:00Z">
        <w:r w:rsidR="00D436BF">
          <w:rPr>
            <w:rFonts w:ascii="Cambria" w:hAnsi="Cambria"/>
            <w:sz w:val="28"/>
            <w:szCs w:val="28"/>
          </w:rPr>
          <w:t>soon</w:t>
        </w:r>
        <w:r w:rsidR="00756FEE">
          <w:rPr>
            <w:rFonts w:ascii="Cambria" w:hAnsi="Cambria"/>
            <w:sz w:val="28"/>
            <w:szCs w:val="28"/>
          </w:rPr>
          <w:t xml:space="preserve">; </w:t>
        </w:r>
        <w:r w:rsidR="00EB7157">
          <w:rPr>
            <w:rFonts w:ascii="Cambria" w:hAnsi="Cambria"/>
            <w:sz w:val="28"/>
            <w:szCs w:val="28"/>
          </w:rPr>
          <w:t xml:space="preserve">the old lady </w:t>
        </w:r>
        <w:r w:rsidR="00756FEE">
          <w:rPr>
            <w:rFonts w:ascii="Cambria" w:hAnsi="Cambria"/>
            <w:sz w:val="28"/>
            <w:szCs w:val="28"/>
          </w:rPr>
          <w:t>who’d</w:t>
        </w:r>
        <w:r w:rsidR="00D436BF">
          <w:rPr>
            <w:rFonts w:ascii="Cambria" w:hAnsi="Cambria"/>
            <w:sz w:val="28"/>
            <w:szCs w:val="28"/>
          </w:rPr>
          <w:t xml:space="preserve"> be devastated</w:t>
        </w:r>
        <w:r w:rsidR="00EB7157">
          <w:rPr>
            <w:rFonts w:ascii="Cambria" w:hAnsi="Cambria"/>
            <w:sz w:val="28"/>
            <w:szCs w:val="28"/>
          </w:rPr>
          <w:t xml:space="preserve"> -</w:t>
        </w:r>
        <w:r w:rsidR="00D436BF">
          <w:rPr>
            <w:rFonts w:ascii="Cambria" w:hAnsi="Cambria"/>
            <w:sz w:val="28"/>
            <w:szCs w:val="28"/>
          </w:rPr>
          <w:t xml:space="preserve"> </w:t>
        </w:r>
        <w:r w:rsidR="00D436BF" w:rsidRPr="00EB7157">
          <w:rPr>
            <w:rFonts w:ascii="Cambria" w:hAnsi="Cambria"/>
            <w:i/>
            <w:iCs/>
            <w:sz w:val="28"/>
            <w:szCs w:val="28"/>
          </w:rPr>
          <w:t>if</w:t>
        </w:r>
        <w:r w:rsidR="00D436BF">
          <w:rPr>
            <w:rFonts w:ascii="Cambria" w:hAnsi="Cambria"/>
            <w:sz w:val="28"/>
            <w:szCs w:val="28"/>
          </w:rPr>
          <w:t xml:space="preserve"> she could remember who Dex was</w:t>
        </w:r>
        <w:r w:rsidR="00756FEE">
          <w:rPr>
            <w:rFonts w:ascii="Cambria" w:hAnsi="Cambria"/>
            <w:sz w:val="28"/>
            <w:szCs w:val="28"/>
          </w:rPr>
          <w:t xml:space="preserve">.  </w:t>
        </w:r>
        <w:r w:rsidR="00EB7157">
          <w:rPr>
            <w:rFonts w:ascii="Cambria" w:hAnsi="Cambria"/>
            <w:sz w:val="28"/>
            <w:szCs w:val="28"/>
          </w:rPr>
          <w:t>T</w:t>
        </w:r>
        <w:r w:rsidR="00756FEE">
          <w:rPr>
            <w:rFonts w:ascii="Cambria" w:hAnsi="Cambria"/>
            <w:sz w:val="28"/>
            <w:szCs w:val="28"/>
          </w:rPr>
          <w:t xml:space="preserve">he </w:t>
        </w:r>
        <w:r w:rsidR="00CC0726">
          <w:rPr>
            <w:rFonts w:ascii="Cambria" w:hAnsi="Cambria"/>
            <w:sz w:val="28"/>
            <w:szCs w:val="28"/>
          </w:rPr>
          <w:t xml:space="preserve">idea of the </w:t>
        </w:r>
        <w:r w:rsidR="00D436BF">
          <w:rPr>
            <w:rFonts w:ascii="Cambria" w:hAnsi="Cambria"/>
            <w:sz w:val="28"/>
            <w:szCs w:val="28"/>
          </w:rPr>
          <w:t xml:space="preserve">visit only </w:t>
        </w:r>
        <w:r>
          <w:rPr>
            <w:rFonts w:ascii="Cambria" w:hAnsi="Cambria"/>
            <w:sz w:val="28"/>
            <w:szCs w:val="28"/>
          </w:rPr>
          <w:t xml:space="preserve">filled </w:t>
        </w:r>
        <w:r w:rsidR="00EB7157">
          <w:rPr>
            <w:rFonts w:ascii="Cambria" w:hAnsi="Cambria"/>
            <w:sz w:val="28"/>
            <w:szCs w:val="28"/>
          </w:rPr>
          <w:t>Savannah</w:t>
        </w:r>
        <w:r>
          <w:rPr>
            <w:rFonts w:ascii="Cambria" w:hAnsi="Cambria"/>
            <w:sz w:val="28"/>
            <w:szCs w:val="28"/>
          </w:rPr>
          <w:t xml:space="preserve"> full of more dread</w:t>
        </w:r>
        <w:r w:rsidR="00EB7157">
          <w:rPr>
            <w:rFonts w:ascii="Cambria" w:hAnsi="Cambria"/>
            <w:sz w:val="28"/>
            <w:szCs w:val="28"/>
          </w:rPr>
          <w:t>, and never had she wanted to see Dex more in her life than now.</w:t>
        </w:r>
      </w:moveFrom>
    </w:p>
    <w:p w14:paraId="16D55B63" w14:textId="156AC544" w:rsidR="000B6664" w:rsidRDefault="00226C86" w:rsidP="00EB7157">
      <w:pPr>
        <w:spacing w:line="360" w:lineRule="auto"/>
        <w:ind w:firstLine="720"/>
        <w:contextualSpacing/>
        <w:rPr>
          <w:moveFrom w:id="20497" w:author="Claire S" w:date="2026-06-04T18:29:00Z" w16du:dateUtc="2026-06-04T17:29:00Z"/>
          <w:rFonts w:ascii="Cambria" w:hAnsi="Cambria"/>
          <w:sz w:val="28"/>
          <w:szCs w:val="28"/>
        </w:rPr>
      </w:pPr>
      <w:moveFrom w:id="20498" w:author="Claire S" w:date="2026-06-04T18:29:00Z" w16du:dateUtc="2026-06-04T17:29:00Z">
        <w:r>
          <w:rPr>
            <w:rFonts w:ascii="Cambria" w:hAnsi="Cambria"/>
            <w:sz w:val="28"/>
            <w:szCs w:val="28"/>
          </w:rPr>
          <w:t>Sitting</w:t>
        </w:r>
        <w:r w:rsidR="008A7147">
          <w:rPr>
            <w:rFonts w:ascii="Cambria" w:hAnsi="Cambria"/>
            <w:sz w:val="28"/>
            <w:szCs w:val="28"/>
          </w:rPr>
          <w:t xml:space="preserve"> up in bed</w:t>
        </w:r>
        <w:r>
          <w:rPr>
            <w:rFonts w:ascii="Cambria" w:hAnsi="Cambria"/>
            <w:sz w:val="28"/>
            <w:szCs w:val="28"/>
          </w:rPr>
          <w:t>, she</w:t>
        </w:r>
        <w:r w:rsidR="008A7147">
          <w:rPr>
            <w:rFonts w:ascii="Cambria" w:hAnsi="Cambria"/>
            <w:sz w:val="28"/>
            <w:szCs w:val="28"/>
          </w:rPr>
          <w:t xml:space="preserve"> </w:t>
        </w:r>
        <w:r w:rsidR="00EB7157">
          <w:rPr>
            <w:rFonts w:ascii="Cambria" w:hAnsi="Cambria"/>
            <w:sz w:val="28"/>
            <w:szCs w:val="28"/>
          </w:rPr>
          <w:t xml:space="preserve">watched a reel on her phone of them </w:t>
        </w:r>
        <w:r>
          <w:rPr>
            <w:rFonts w:ascii="Cambria" w:hAnsi="Cambria"/>
            <w:sz w:val="28"/>
            <w:szCs w:val="28"/>
          </w:rPr>
          <w:t xml:space="preserve">looking horribly happy </w:t>
        </w:r>
        <w:r w:rsidR="00EB7157">
          <w:rPr>
            <w:rFonts w:ascii="Cambria" w:hAnsi="Cambria"/>
            <w:sz w:val="28"/>
            <w:szCs w:val="28"/>
          </w:rPr>
          <w:t>at Goodwood Rac</w:t>
        </w:r>
        <w:r w:rsidR="004A0836">
          <w:rPr>
            <w:rFonts w:ascii="Cambria" w:hAnsi="Cambria"/>
            <w:sz w:val="28"/>
            <w:szCs w:val="28"/>
          </w:rPr>
          <w:t>ecourse</w:t>
        </w:r>
        <w:r w:rsidR="008A7147">
          <w:rPr>
            <w:rFonts w:ascii="Cambria" w:hAnsi="Cambria"/>
            <w:sz w:val="28"/>
            <w:szCs w:val="28"/>
          </w:rPr>
          <w:t xml:space="preserve">.  </w:t>
        </w:r>
        <w:r w:rsidR="005F0E25">
          <w:rPr>
            <w:rFonts w:ascii="Cambria" w:hAnsi="Cambria"/>
            <w:sz w:val="28"/>
            <w:szCs w:val="28"/>
          </w:rPr>
          <w:t xml:space="preserve">She really did look good in her </w:t>
        </w:r>
        <w:r w:rsidR="000B6664">
          <w:rPr>
            <w:rFonts w:ascii="Cambria" w:hAnsi="Cambria"/>
            <w:sz w:val="28"/>
            <w:szCs w:val="28"/>
          </w:rPr>
          <w:t>sassy little</w:t>
        </w:r>
        <w:r w:rsidR="005F0E25">
          <w:rPr>
            <w:rFonts w:ascii="Cambria" w:hAnsi="Cambria"/>
            <w:sz w:val="28"/>
            <w:szCs w:val="28"/>
          </w:rPr>
          <w:t xml:space="preserve"> fascinator</w:t>
        </w:r>
        <w:r w:rsidR="000B6664">
          <w:rPr>
            <w:rFonts w:ascii="Cambria" w:hAnsi="Cambria"/>
            <w:sz w:val="28"/>
            <w:szCs w:val="28"/>
          </w:rPr>
          <w:t xml:space="preserve">, </w:t>
        </w:r>
        <w:r w:rsidR="005F0E25">
          <w:rPr>
            <w:rFonts w:ascii="Cambria" w:hAnsi="Cambria"/>
            <w:sz w:val="28"/>
            <w:szCs w:val="28"/>
          </w:rPr>
          <w:t xml:space="preserve">she thought, but even that didn’t cheer her up. </w:t>
        </w:r>
        <w:r w:rsidR="009D5C6A">
          <w:rPr>
            <w:rFonts w:ascii="Cambria" w:hAnsi="Cambria"/>
            <w:sz w:val="28"/>
            <w:szCs w:val="28"/>
          </w:rPr>
          <w:t xml:space="preserve">Refusing to </w:t>
        </w:r>
        <w:r w:rsidR="00367A50">
          <w:rPr>
            <w:rFonts w:ascii="Cambria" w:hAnsi="Cambria"/>
            <w:sz w:val="28"/>
            <w:szCs w:val="28"/>
          </w:rPr>
          <w:t>cry</w:t>
        </w:r>
        <w:r w:rsidR="009D5C6A">
          <w:rPr>
            <w:rFonts w:ascii="Cambria" w:hAnsi="Cambria"/>
            <w:sz w:val="28"/>
            <w:szCs w:val="28"/>
          </w:rPr>
          <w:t xml:space="preserve"> again, </w:t>
        </w:r>
        <w:r w:rsidR="000B6664">
          <w:rPr>
            <w:rFonts w:ascii="Cambria" w:hAnsi="Cambria"/>
            <w:sz w:val="28"/>
            <w:szCs w:val="28"/>
          </w:rPr>
          <w:t>Savannah</w:t>
        </w:r>
        <w:r w:rsidR="009D5C6A">
          <w:rPr>
            <w:rFonts w:ascii="Cambria" w:hAnsi="Cambria"/>
            <w:sz w:val="28"/>
            <w:szCs w:val="28"/>
          </w:rPr>
          <w:t xml:space="preserve"> fumbled in her bedside drawer for</w:t>
        </w:r>
        <w:r w:rsidR="00367A50">
          <w:rPr>
            <w:rFonts w:ascii="Cambria" w:hAnsi="Cambria"/>
            <w:sz w:val="28"/>
            <w:szCs w:val="28"/>
          </w:rPr>
          <w:t xml:space="preserve"> another </w:t>
        </w:r>
        <w:commentRangeStart w:id="20499"/>
        <w:r w:rsidR="00367A50">
          <w:rPr>
            <w:rFonts w:ascii="Cambria" w:hAnsi="Cambria"/>
            <w:sz w:val="28"/>
            <w:szCs w:val="28"/>
          </w:rPr>
          <w:t xml:space="preserve">happy pill </w:t>
        </w:r>
      </w:moveFrom>
      <w:commentRangeEnd w:id="20499"/>
      <w:r w:rsidR="00277288">
        <w:rPr>
          <w:rStyle w:val="CommentReference"/>
          <w:rFonts w:ascii="Cambria" w:hAnsi="Cambria"/>
          <w:sz w:val="28"/>
          <w:szCs w:val="28"/>
        </w:rPr>
        <w:commentReference w:id="20499"/>
      </w:r>
      <w:moveFrom w:id="20500" w:author="Claire S" w:date="2026-06-04T18:29:00Z" w16du:dateUtc="2026-06-04T17:29:00Z">
        <w:r w:rsidR="009D5C6A">
          <w:rPr>
            <w:rFonts w:ascii="Cambria" w:hAnsi="Cambria"/>
            <w:sz w:val="28"/>
            <w:szCs w:val="28"/>
          </w:rPr>
          <w:t>from</w:t>
        </w:r>
        <w:r w:rsidR="000B6664">
          <w:rPr>
            <w:rFonts w:ascii="Cambria" w:hAnsi="Cambria"/>
            <w:sz w:val="28"/>
            <w:szCs w:val="28"/>
          </w:rPr>
          <w:t xml:space="preserve"> (one of)</w:t>
        </w:r>
        <w:r w:rsidR="009D5C6A">
          <w:rPr>
            <w:rFonts w:ascii="Cambria" w:hAnsi="Cambria"/>
            <w:sz w:val="28"/>
            <w:szCs w:val="28"/>
          </w:rPr>
          <w:t xml:space="preserve"> her dear doctor</w:t>
        </w:r>
        <w:r w:rsidR="000B6664">
          <w:rPr>
            <w:rFonts w:ascii="Cambria" w:hAnsi="Cambria"/>
            <w:sz w:val="28"/>
            <w:szCs w:val="28"/>
          </w:rPr>
          <w:t>(s)</w:t>
        </w:r>
        <w:r w:rsidR="009D5C6A">
          <w:rPr>
            <w:rFonts w:ascii="Cambria" w:hAnsi="Cambria"/>
            <w:sz w:val="28"/>
            <w:szCs w:val="28"/>
          </w:rPr>
          <w:t xml:space="preserve">, </w:t>
        </w:r>
        <w:r w:rsidR="00367A50">
          <w:rPr>
            <w:rFonts w:ascii="Cambria" w:hAnsi="Cambria"/>
            <w:sz w:val="28"/>
            <w:szCs w:val="28"/>
          </w:rPr>
          <w:t xml:space="preserve">and </w:t>
        </w:r>
        <w:r w:rsidR="000F361D">
          <w:rPr>
            <w:rFonts w:ascii="Cambria" w:hAnsi="Cambria"/>
            <w:sz w:val="28"/>
            <w:szCs w:val="28"/>
          </w:rPr>
          <w:t>drank the coffee Maria</w:t>
        </w:r>
        <w:r w:rsidR="00D436BF">
          <w:rPr>
            <w:rFonts w:ascii="Cambria" w:hAnsi="Cambria"/>
            <w:sz w:val="28"/>
            <w:szCs w:val="28"/>
          </w:rPr>
          <w:t xml:space="preserve"> had</w:t>
        </w:r>
        <w:r w:rsidR="000F361D">
          <w:rPr>
            <w:rFonts w:ascii="Cambria" w:hAnsi="Cambria"/>
            <w:sz w:val="28"/>
            <w:szCs w:val="28"/>
          </w:rPr>
          <w:t xml:space="preserve"> bought her</w:t>
        </w:r>
        <w:r w:rsidR="000B6664">
          <w:rPr>
            <w:rFonts w:ascii="Cambria" w:hAnsi="Cambria"/>
            <w:sz w:val="28"/>
            <w:szCs w:val="28"/>
          </w:rPr>
          <w:t>,</w:t>
        </w:r>
        <w:r w:rsidR="00367A50">
          <w:rPr>
            <w:rFonts w:ascii="Cambria" w:hAnsi="Cambria"/>
            <w:sz w:val="28"/>
            <w:szCs w:val="28"/>
          </w:rPr>
          <w:t xml:space="preserve"> along with </w:t>
        </w:r>
        <w:r w:rsidR="000B6664">
          <w:rPr>
            <w:rFonts w:ascii="Cambria" w:hAnsi="Cambria"/>
            <w:sz w:val="28"/>
            <w:szCs w:val="28"/>
          </w:rPr>
          <w:t>all today’s news</w:t>
        </w:r>
        <w:r w:rsidR="00367A50">
          <w:rPr>
            <w:rFonts w:ascii="Cambria" w:hAnsi="Cambria"/>
            <w:sz w:val="28"/>
            <w:szCs w:val="28"/>
          </w:rPr>
          <w:t>papers</w:t>
        </w:r>
        <w:r w:rsidR="000F361D">
          <w:rPr>
            <w:rFonts w:ascii="Cambria" w:hAnsi="Cambria"/>
            <w:sz w:val="28"/>
            <w:szCs w:val="28"/>
          </w:rPr>
          <w:t xml:space="preserve">.  </w:t>
        </w:r>
      </w:moveFrom>
    </w:p>
    <w:p w14:paraId="3E4C6006" w14:textId="3FE89B11" w:rsidR="00532436" w:rsidRDefault="00EF425A" w:rsidP="00EB7157">
      <w:pPr>
        <w:spacing w:line="360" w:lineRule="auto"/>
        <w:ind w:firstLine="720"/>
        <w:contextualSpacing/>
        <w:rPr>
          <w:moveFrom w:id="20501" w:author="Claire S" w:date="2026-06-04T18:29:00Z" w16du:dateUtc="2026-06-04T17:29:00Z"/>
          <w:rFonts w:ascii="Cambria" w:hAnsi="Cambria"/>
          <w:sz w:val="28"/>
          <w:szCs w:val="28"/>
        </w:rPr>
      </w:pPr>
      <w:moveFrom w:id="20502" w:author="Claire S" w:date="2026-06-04T18:29:00Z" w16du:dateUtc="2026-06-04T17:29:00Z">
        <w:r w:rsidRPr="00D436BF">
          <w:rPr>
            <w:rFonts w:ascii="Cambria" w:hAnsi="Cambria"/>
            <w:i/>
            <w:iCs/>
            <w:sz w:val="28"/>
            <w:szCs w:val="28"/>
          </w:rPr>
          <w:t xml:space="preserve">The </w:t>
        </w:r>
        <w:r w:rsidR="00B96690">
          <w:rPr>
            <w:rFonts w:ascii="Cambria" w:hAnsi="Cambria"/>
            <w:i/>
            <w:iCs/>
            <w:sz w:val="28"/>
            <w:szCs w:val="28"/>
          </w:rPr>
          <w:t xml:space="preserve">Telegraph </w:t>
        </w:r>
        <w:r>
          <w:rPr>
            <w:rFonts w:ascii="Cambria" w:hAnsi="Cambria"/>
            <w:sz w:val="28"/>
            <w:szCs w:val="28"/>
          </w:rPr>
          <w:t>had a</w:t>
        </w:r>
        <w:r w:rsidR="002075CC">
          <w:rPr>
            <w:rFonts w:ascii="Cambria" w:hAnsi="Cambria"/>
            <w:sz w:val="28"/>
            <w:szCs w:val="28"/>
          </w:rPr>
          <w:t>nother</w:t>
        </w:r>
        <w:r w:rsidR="00C236AB">
          <w:rPr>
            <w:rFonts w:ascii="Cambria" w:hAnsi="Cambria"/>
            <w:sz w:val="28"/>
            <w:szCs w:val="28"/>
          </w:rPr>
          <w:t xml:space="preserve"> piece about publishing </w:t>
        </w:r>
        <w:r>
          <w:rPr>
            <w:rFonts w:ascii="Cambria" w:hAnsi="Cambria"/>
            <w:sz w:val="28"/>
            <w:szCs w:val="28"/>
          </w:rPr>
          <w:t xml:space="preserve">scandal </w:t>
        </w:r>
        <w:r w:rsidR="002075CC">
          <w:rPr>
            <w:rFonts w:ascii="Cambria" w:hAnsi="Cambria"/>
            <w:sz w:val="28"/>
            <w:szCs w:val="28"/>
          </w:rPr>
          <w:t xml:space="preserve">- </w:t>
        </w:r>
        <w:r>
          <w:rPr>
            <w:rFonts w:ascii="Cambria" w:hAnsi="Cambria"/>
            <w:sz w:val="28"/>
            <w:szCs w:val="28"/>
          </w:rPr>
          <w:t xml:space="preserve">with </w:t>
        </w:r>
        <w:r w:rsidR="002075CC">
          <w:rPr>
            <w:rFonts w:ascii="Cambria" w:hAnsi="Cambria"/>
            <w:sz w:val="28"/>
            <w:szCs w:val="28"/>
          </w:rPr>
          <w:t xml:space="preserve">only </w:t>
        </w:r>
        <w:r>
          <w:rPr>
            <w:rFonts w:ascii="Cambria" w:hAnsi="Cambria"/>
            <w:sz w:val="28"/>
            <w:szCs w:val="28"/>
          </w:rPr>
          <w:t>an oblique mention of her and J</w:t>
        </w:r>
        <w:r w:rsidR="002075CC">
          <w:rPr>
            <w:rFonts w:ascii="Cambria" w:hAnsi="Cambria"/>
            <w:sz w:val="28"/>
            <w:szCs w:val="28"/>
          </w:rPr>
          <w:t>ackson Rayne</w:t>
        </w:r>
        <w:r w:rsidR="00756FEE">
          <w:rPr>
            <w:rFonts w:ascii="Cambria" w:hAnsi="Cambria"/>
            <w:sz w:val="28"/>
            <w:szCs w:val="28"/>
          </w:rPr>
          <w:t>,</w:t>
        </w:r>
        <w:r>
          <w:rPr>
            <w:rFonts w:ascii="Cambria" w:hAnsi="Cambria"/>
            <w:sz w:val="28"/>
            <w:szCs w:val="28"/>
          </w:rPr>
          <w:t xml:space="preserve"> thank Christ</w:t>
        </w:r>
        <w:r w:rsidR="00532436">
          <w:rPr>
            <w:rFonts w:ascii="Cambria" w:hAnsi="Cambria"/>
            <w:sz w:val="28"/>
            <w:szCs w:val="28"/>
          </w:rPr>
          <w:t>;</w:t>
        </w:r>
        <w:r>
          <w:rPr>
            <w:rFonts w:ascii="Cambria" w:hAnsi="Cambria"/>
            <w:sz w:val="28"/>
            <w:szCs w:val="28"/>
          </w:rPr>
          <w:t xml:space="preserve"> the editor </w:t>
        </w:r>
        <w:r w:rsidR="007065C3">
          <w:rPr>
            <w:rFonts w:ascii="Cambria" w:hAnsi="Cambria"/>
            <w:sz w:val="28"/>
            <w:szCs w:val="28"/>
          </w:rPr>
          <w:t>was</w:t>
        </w:r>
        <w:r>
          <w:rPr>
            <w:rFonts w:ascii="Cambria" w:hAnsi="Cambria"/>
            <w:sz w:val="28"/>
            <w:szCs w:val="28"/>
          </w:rPr>
          <w:t xml:space="preserve"> of Miles’s old school</w:t>
        </w:r>
        <w:r w:rsidR="00D436BF">
          <w:rPr>
            <w:rFonts w:ascii="Cambria" w:hAnsi="Cambria"/>
            <w:sz w:val="28"/>
            <w:szCs w:val="28"/>
          </w:rPr>
          <w:t>-</w:t>
        </w:r>
        <w:r>
          <w:rPr>
            <w:rFonts w:ascii="Cambria" w:hAnsi="Cambria"/>
            <w:sz w:val="28"/>
            <w:szCs w:val="28"/>
          </w:rPr>
          <w:t xml:space="preserve">tie </w:t>
        </w:r>
        <w:r w:rsidR="007065C3">
          <w:rPr>
            <w:rFonts w:ascii="Cambria" w:hAnsi="Cambria"/>
            <w:sz w:val="28"/>
            <w:szCs w:val="28"/>
          </w:rPr>
          <w:t>chum</w:t>
        </w:r>
        <w:r>
          <w:rPr>
            <w:rFonts w:ascii="Cambria" w:hAnsi="Cambria"/>
            <w:sz w:val="28"/>
            <w:szCs w:val="28"/>
          </w:rPr>
          <w:t xml:space="preserve">s.  </w:t>
        </w:r>
        <w:r w:rsidR="00B96690" w:rsidRPr="00B96690">
          <w:rPr>
            <w:rFonts w:ascii="Cambria" w:hAnsi="Cambria"/>
            <w:i/>
            <w:iCs/>
            <w:sz w:val="28"/>
            <w:szCs w:val="28"/>
          </w:rPr>
          <w:t>The Times</w:t>
        </w:r>
        <w:r w:rsidR="00B96690">
          <w:rPr>
            <w:rFonts w:ascii="Cambria" w:hAnsi="Cambria"/>
            <w:sz w:val="28"/>
            <w:szCs w:val="28"/>
          </w:rPr>
          <w:t xml:space="preserve"> barely mentioned it,</w:t>
        </w:r>
        <w:r w:rsidR="00E9695B">
          <w:rPr>
            <w:rFonts w:ascii="Cambria" w:hAnsi="Cambria"/>
            <w:sz w:val="28"/>
            <w:szCs w:val="28"/>
          </w:rPr>
          <w:t xml:space="preserve"> probably </w:t>
        </w:r>
        <w:r w:rsidR="007065C3">
          <w:rPr>
            <w:rFonts w:ascii="Cambria" w:hAnsi="Cambria"/>
            <w:sz w:val="28"/>
            <w:szCs w:val="28"/>
          </w:rPr>
          <w:t xml:space="preserve">because </w:t>
        </w:r>
        <w:r w:rsidR="00E9695B">
          <w:rPr>
            <w:rFonts w:ascii="Cambria" w:hAnsi="Cambria"/>
            <w:sz w:val="28"/>
            <w:szCs w:val="28"/>
          </w:rPr>
          <w:t>the Murdoch empire didn’t want to give Langley</w:t>
        </w:r>
        <w:r w:rsidR="007065C3">
          <w:rPr>
            <w:rFonts w:ascii="Cambria" w:hAnsi="Cambria"/>
            <w:sz w:val="28"/>
            <w:szCs w:val="28"/>
          </w:rPr>
          <w:t xml:space="preserve"> and Co any free publicity, good or bad</w:t>
        </w:r>
        <w:r w:rsidR="00E9695B">
          <w:rPr>
            <w:rFonts w:ascii="Cambria" w:hAnsi="Cambria"/>
            <w:sz w:val="28"/>
            <w:szCs w:val="28"/>
          </w:rPr>
          <w:t xml:space="preserve">. </w:t>
        </w:r>
      </w:moveFrom>
    </w:p>
    <w:p w14:paraId="01775EFD" w14:textId="626300FB" w:rsidR="00C236AB" w:rsidRDefault="00532436" w:rsidP="00B30D90">
      <w:pPr>
        <w:spacing w:line="360" w:lineRule="auto"/>
        <w:ind w:firstLine="720"/>
        <w:contextualSpacing/>
        <w:rPr>
          <w:moveFrom w:id="20503" w:author="Claire S" w:date="2026-06-04T18:29:00Z" w16du:dateUtc="2026-06-04T17:29:00Z"/>
          <w:rFonts w:ascii="Cambria" w:hAnsi="Cambria"/>
          <w:sz w:val="28"/>
          <w:szCs w:val="28"/>
        </w:rPr>
      </w:pPr>
      <w:moveFrom w:id="20504" w:author="Claire S" w:date="2026-06-04T18:29:00Z" w16du:dateUtc="2026-06-04T17:29:00Z">
        <w:r>
          <w:rPr>
            <w:rFonts w:ascii="Cambria" w:hAnsi="Cambria"/>
            <w:sz w:val="28"/>
            <w:szCs w:val="28"/>
          </w:rPr>
          <w:t xml:space="preserve">But </w:t>
        </w:r>
        <w:r w:rsidR="00EF425A" w:rsidRPr="00B96690">
          <w:rPr>
            <w:rFonts w:ascii="Cambria" w:hAnsi="Cambria"/>
            <w:i/>
            <w:iCs/>
            <w:sz w:val="28"/>
            <w:szCs w:val="28"/>
          </w:rPr>
          <w:t>The Mail</w:t>
        </w:r>
        <w:r w:rsidR="00EF425A">
          <w:rPr>
            <w:rFonts w:ascii="Cambria" w:hAnsi="Cambria"/>
            <w:sz w:val="28"/>
            <w:szCs w:val="28"/>
          </w:rPr>
          <w:t xml:space="preserve"> had </w:t>
        </w:r>
        <w:r w:rsidR="00C236AB">
          <w:rPr>
            <w:rFonts w:ascii="Cambria" w:hAnsi="Cambria"/>
            <w:sz w:val="28"/>
            <w:szCs w:val="28"/>
          </w:rPr>
          <w:t xml:space="preserve">a tribute to Dex by an awful romcom writer </w:t>
        </w:r>
        <w:r w:rsidR="00AF0B01">
          <w:rPr>
            <w:rFonts w:ascii="Cambria" w:hAnsi="Cambria"/>
            <w:sz w:val="28"/>
            <w:szCs w:val="28"/>
          </w:rPr>
          <w:t xml:space="preserve">whose values </w:t>
        </w:r>
        <w:r w:rsidR="00C236AB">
          <w:rPr>
            <w:rFonts w:ascii="Cambria" w:hAnsi="Cambria"/>
            <w:sz w:val="28"/>
            <w:szCs w:val="28"/>
          </w:rPr>
          <w:t xml:space="preserve">he’d secretly despised; the </w:t>
        </w:r>
        <w:r w:rsidR="00006BA0">
          <w:rPr>
            <w:rFonts w:ascii="Cambria" w:hAnsi="Cambria"/>
            <w:sz w:val="28"/>
            <w:szCs w:val="28"/>
          </w:rPr>
          <w:t>silly cow</w:t>
        </w:r>
        <w:r w:rsidR="00C236AB">
          <w:rPr>
            <w:rFonts w:ascii="Cambria" w:hAnsi="Cambria"/>
            <w:sz w:val="28"/>
            <w:szCs w:val="28"/>
          </w:rPr>
          <w:t xml:space="preserve"> insinuating they’d had to fight</w:t>
        </w:r>
        <w:r w:rsidR="00E9695B">
          <w:rPr>
            <w:rFonts w:ascii="Cambria" w:hAnsi="Cambria"/>
            <w:sz w:val="28"/>
            <w:szCs w:val="28"/>
          </w:rPr>
          <w:t xml:space="preserve"> to contain</w:t>
        </w:r>
        <w:r w:rsidR="00C236AB">
          <w:rPr>
            <w:rFonts w:ascii="Cambria" w:hAnsi="Cambria"/>
            <w:sz w:val="28"/>
            <w:szCs w:val="28"/>
          </w:rPr>
          <w:t xml:space="preserve"> their attraction to each other. Ha!</w:t>
        </w:r>
        <w:r w:rsidR="00EF425A">
          <w:rPr>
            <w:rFonts w:ascii="Cambria" w:hAnsi="Cambria"/>
            <w:sz w:val="28"/>
            <w:szCs w:val="28"/>
          </w:rPr>
          <w:t xml:space="preserve"> If only the old bat knew the truth.</w:t>
        </w:r>
        <w:r w:rsidR="004A3824">
          <w:rPr>
            <w:rFonts w:ascii="Cambria" w:hAnsi="Cambria"/>
            <w:sz w:val="28"/>
            <w:szCs w:val="28"/>
          </w:rPr>
          <w:t xml:space="preserve">  And yet</w:t>
        </w:r>
        <w:r w:rsidR="00E9695B">
          <w:rPr>
            <w:rFonts w:ascii="Cambria" w:hAnsi="Cambria"/>
            <w:sz w:val="28"/>
            <w:szCs w:val="28"/>
          </w:rPr>
          <w:t>,</w:t>
        </w:r>
        <w:r w:rsidR="004A3824">
          <w:rPr>
            <w:rFonts w:ascii="Cambria" w:hAnsi="Cambria"/>
            <w:sz w:val="28"/>
            <w:szCs w:val="28"/>
          </w:rPr>
          <w:t xml:space="preserve"> </w:t>
        </w:r>
        <w:r>
          <w:rPr>
            <w:rFonts w:ascii="Cambria" w:hAnsi="Cambria"/>
            <w:sz w:val="28"/>
            <w:szCs w:val="28"/>
          </w:rPr>
          <w:t>i</w:t>
        </w:r>
        <w:r w:rsidR="004A3824">
          <w:rPr>
            <w:rFonts w:ascii="Cambria" w:hAnsi="Cambria"/>
            <w:sz w:val="28"/>
            <w:szCs w:val="28"/>
          </w:rPr>
          <w:t xml:space="preserve">t was one of the many things </w:t>
        </w:r>
        <w:r w:rsidR="00E9695B">
          <w:rPr>
            <w:rFonts w:ascii="Cambria" w:hAnsi="Cambria"/>
            <w:sz w:val="28"/>
            <w:szCs w:val="28"/>
          </w:rPr>
          <w:t xml:space="preserve">Savannah had </w:t>
        </w:r>
        <w:r w:rsidR="004A3824">
          <w:rPr>
            <w:rFonts w:ascii="Cambria" w:hAnsi="Cambria"/>
            <w:sz w:val="28"/>
            <w:szCs w:val="28"/>
          </w:rPr>
          <w:t xml:space="preserve">loved about Dex, the way he was so </w:t>
        </w:r>
        <w:r w:rsidR="00AF0B01">
          <w:rPr>
            <w:rFonts w:ascii="Cambria" w:hAnsi="Cambria"/>
            <w:sz w:val="28"/>
            <w:szCs w:val="28"/>
          </w:rPr>
          <w:t>kind and welcoming to nearly all</w:t>
        </w:r>
        <w:r w:rsidR="00006BA0">
          <w:rPr>
            <w:rFonts w:ascii="Cambria" w:hAnsi="Cambria"/>
            <w:sz w:val="28"/>
            <w:szCs w:val="28"/>
          </w:rPr>
          <w:t xml:space="preserve">; he’d </w:t>
        </w:r>
        <w:r w:rsidR="00E9695B">
          <w:rPr>
            <w:rFonts w:ascii="Cambria" w:hAnsi="Cambria"/>
            <w:sz w:val="28"/>
            <w:szCs w:val="28"/>
          </w:rPr>
          <w:t>never sneer at</w:t>
        </w:r>
        <w:r w:rsidR="00006BA0">
          <w:rPr>
            <w:rFonts w:ascii="Cambria" w:hAnsi="Cambria"/>
            <w:sz w:val="28"/>
            <w:szCs w:val="28"/>
          </w:rPr>
          <w:t xml:space="preserve"> any of</w:t>
        </w:r>
        <w:r w:rsidR="00E9695B">
          <w:rPr>
            <w:rFonts w:ascii="Cambria" w:hAnsi="Cambria"/>
            <w:sz w:val="28"/>
            <w:szCs w:val="28"/>
          </w:rPr>
          <w:t xml:space="preserve"> his authors behind their backs</w:t>
        </w:r>
        <w:r w:rsidR="00AF0B01">
          <w:rPr>
            <w:rFonts w:ascii="Cambria" w:hAnsi="Cambria"/>
            <w:sz w:val="28"/>
            <w:szCs w:val="28"/>
          </w:rPr>
          <w:t>.</w:t>
        </w:r>
      </w:moveFrom>
    </w:p>
    <w:p w14:paraId="3417C5A6" w14:textId="483087F4" w:rsidR="00C05943" w:rsidRDefault="009D5C6A" w:rsidP="00EF425A">
      <w:pPr>
        <w:spacing w:line="360" w:lineRule="auto"/>
        <w:ind w:firstLine="720"/>
        <w:contextualSpacing/>
        <w:rPr>
          <w:moveFrom w:id="20505" w:author="Claire S" w:date="2026-06-04T18:29:00Z" w16du:dateUtc="2026-06-04T17:29:00Z"/>
          <w:rFonts w:ascii="Cambria" w:hAnsi="Cambria"/>
          <w:sz w:val="28"/>
          <w:szCs w:val="28"/>
        </w:rPr>
      </w:pPr>
      <w:moveFrom w:id="20506" w:author="Claire S" w:date="2026-06-04T18:29:00Z" w16du:dateUtc="2026-06-04T17:29:00Z">
        <w:r>
          <w:rPr>
            <w:rFonts w:ascii="Cambria" w:hAnsi="Cambria"/>
            <w:sz w:val="28"/>
            <w:szCs w:val="28"/>
          </w:rPr>
          <w:t>T</w:t>
        </w:r>
        <w:r w:rsidR="00520ADD">
          <w:rPr>
            <w:rFonts w:ascii="Cambria" w:hAnsi="Cambria"/>
            <w:sz w:val="28"/>
            <w:szCs w:val="28"/>
          </w:rPr>
          <w:t>rawl</w:t>
        </w:r>
        <w:r>
          <w:rPr>
            <w:rFonts w:ascii="Cambria" w:hAnsi="Cambria"/>
            <w:sz w:val="28"/>
            <w:szCs w:val="28"/>
          </w:rPr>
          <w:t>ing</w:t>
        </w:r>
        <w:r w:rsidR="000406BE">
          <w:rPr>
            <w:rFonts w:ascii="Cambria" w:hAnsi="Cambria"/>
            <w:sz w:val="28"/>
            <w:szCs w:val="28"/>
          </w:rPr>
          <w:t xml:space="preserve"> all the papers</w:t>
        </w:r>
        <w:r w:rsidR="000D2605">
          <w:rPr>
            <w:rFonts w:ascii="Cambria" w:hAnsi="Cambria"/>
            <w:sz w:val="28"/>
            <w:szCs w:val="28"/>
          </w:rPr>
          <w:t xml:space="preserve"> again</w:t>
        </w:r>
        <w:r w:rsidR="000406BE">
          <w:rPr>
            <w:rFonts w:ascii="Cambria" w:hAnsi="Cambria"/>
            <w:sz w:val="28"/>
            <w:szCs w:val="28"/>
          </w:rPr>
          <w:t xml:space="preserve">, </w:t>
        </w:r>
        <w:r w:rsidR="00006BA0">
          <w:rPr>
            <w:rFonts w:ascii="Cambria" w:hAnsi="Cambria"/>
            <w:sz w:val="28"/>
            <w:szCs w:val="28"/>
          </w:rPr>
          <w:t>she couldn’t find anyt</w:t>
        </w:r>
        <w:r w:rsidR="00E9695B">
          <w:rPr>
            <w:rFonts w:ascii="Cambria" w:hAnsi="Cambria"/>
            <w:sz w:val="28"/>
            <w:szCs w:val="28"/>
          </w:rPr>
          <w:t>hing</w:t>
        </w:r>
        <w:r w:rsidR="00EF425A">
          <w:rPr>
            <w:rFonts w:ascii="Cambria" w:hAnsi="Cambria"/>
            <w:sz w:val="28"/>
            <w:szCs w:val="28"/>
          </w:rPr>
          <w:t xml:space="preserve"> </w:t>
        </w:r>
        <w:r w:rsidR="0023204A">
          <w:rPr>
            <w:rFonts w:ascii="Cambria" w:hAnsi="Cambria"/>
            <w:sz w:val="28"/>
            <w:szCs w:val="28"/>
          </w:rPr>
          <w:t xml:space="preserve">about </w:t>
        </w:r>
        <w:r w:rsidR="00EF425A">
          <w:rPr>
            <w:rFonts w:ascii="Cambria" w:hAnsi="Cambria"/>
            <w:sz w:val="28"/>
            <w:szCs w:val="28"/>
          </w:rPr>
          <w:t xml:space="preserve">Dex’s </w:t>
        </w:r>
        <w:r w:rsidR="00006BA0">
          <w:rPr>
            <w:rFonts w:ascii="Cambria" w:hAnsi="Cambria"/>
            <w:sz w:val="28"/>
            <w:szCs w:val="28"/>
          </w:rPr>
          <w:t xml:space="preserve">poor </w:t>
        </w:r>
        <w:r w:rsidR="00EF425A">
          <w:rPr>
            <w:rFonts w:ascii="Cambria" w:hAnsi="Cambria"/>
            <w:sz w:val="28"/>
            <w:szCs w:val="28"/>
          </w:rPr>
          <w:t>little</w:t>
        </w:r>
        <w:r w:rsidR="0023204A">
          <w:rPr>
            <w:rFonts w:ascii="Cambria" w:hAnsi="Cambria"/>
            <w:sz w:val="28"/>
            <w:szCs w:val="28"/>
          </w:rPr>
          <w:t xml:space="preserve"> assistant Violet</w:t>
        </w:r>
        <w:r w:rsidR="008B6672">
          <w:rPr>
            <w:rFonts w:ascii="Cambria" w:hAnsi="Cambria"/>
            <w:sz w:val="28"/>
            <w:szCs w:val="28"/>
          </w:rPr>
          <w:t xml:space="preserve"> -</w:t>
        </w:r>
        <w:r w:rsidR="00EF425A">
          <w:rPr>
            <w:rFonts w:ascii="Cambria" w:hAnsi="Cambria"/>
            <w:sz w:val="28"/>
            <w:szCs w:val="28"/>
          </w:rPr>
          <w:t xml:space="preserve"> yet </w:t>
        </w:r>
        <w:r w:rsidR="001B1681">
          <w:rPr>
            <w:rFonts w:ascii="Cambria" w:hAnsi="Cambria"/>
            <w:sz w:val="28"/>
            <w:szCs w:val="28"/>
          </w:rPr>
          <w:t>Ruth had messaged</w:t>
        </w:r>
        <w:r w:rsidR="0023204A">
          <w:rPr>
            <w:rFonts w:ascii="Cambria" w:hAnsi="Cambria"/>
            <w:sz w:val="28"/>
            <w:szCs w:val="28"/>
          </w:rPr>
          <w:t xml:space="preserve"> last night </w:t>
        </w:r>
        <w:r w:rsidR="001B1681">
          <w:rPr>
            <w:rFonts w:ascii="Cambria" w:hAnsi="Cambria"/>
            <w:sz w:val="28"/>
            <w:szCs w:val="28"/>
          </w:rPr>
          <w:t xml:space="preserve">to </w:t>
        </w:r>
        <w:r w:rsidR="0023204A">
          <w:rPr>
            <w:rFonts w:ascii="Cambria" w:hAnsi="Cambria"/>
            <w:sz w:val="28"/>
            <w:szCs w:val="28"/>
          </w:rPr>
          <w:t>confirm</w:t>
        </w:r>
        <w:r w:rsidR="001B1681">
          <w:rPr>
            <w:rFonts w:ascii="Cambria" w:hAnsi="Cambria"/>
            <w:sz w:val="28"/>
            <w:szCs w:val="28"/>
          </w:rPr>
          <w:t xml:space="preserve"> </w:t>
        </w:r>
        <w:r w:rsidR="00EA7BB2">
          <w:rPr>
            <w:rFonts w:ascii="Cambria" w:hAnsi="Cambria"/>
            <w:sz w:val="28"/>
            <w:szCs w:val="28"/>
          </w:rPr>
          <w:t>the girl had jumped off Beachy Head</w:t>
        </w:r>
        <w:r>
          <w:rPr>
            <w:rFonts w:ascii="Cambria" w:hAnsi="Cambria"/>
            <w:sz w:val="28"/>
            <w:szCs w:val="28"/>
          </w:rPr>
          <w:t>.  S</w:t>
        </w:r>
        <w:r w:rsidR="00C05943">
          <w:rPr>
            <w:rFonts w:ascii="Cambria" w:hAnsi="Cambria"/>
            <w:sz w:val="28"/>
            <w:szCs w:val="28"/>
          </w:rPr>
          <w:t>o she couldn’t have been trapped in the cellar or passageway at all</w:t>
        </w:r>
        <w:r>
          <w:rPr>
            <w:rFonts w:ascii="Cambria" w:hAnsi="Cambria"/>
            <w:sz w:val="28"/>
            <w:szCs w:val="28"/>
          </w:rPr>
          <w:t>, which made Savannah doubt her own sanity a little.</w:t>
        </w:r>
      </w:moveFrom>
    </w:p>
    <w:p w14:paraId="034A4971" w14:textId="1AA84AEF" w:rsidR="000D7BEA" w:rsidRDefault="00C05943" w:rsidP="000D7BEA">
      <w:pPr>
        <w:spacing w:line="360" w:lineRule="auto"/>
        <w:ind w:firstLine="720"/>
        <w:contextualSpacing/>
        <w:rPr>
          <w:moveFrom w:id="20507" w:author="Claire S" w:date="2026-06-04T18:29:00Z" w16du:dateUtc="2026-06-04T17:29:00Z"/>
          <w:rFonts w:ascii="Cambria" w:hAnsi="Cambria"/>
          <w:sz w:val="28"/>
          <w:szCs w:val="28"/>
        </w:rPr>
      </w:pPr>
      <w:moveFrom w:id="20508" w:author="Claire S" w:date="2026-06-04T18:29:00Z" w16du:dateUtc="2026-06-04T17:29:00Z">
        <w:r>
          <w:rPr>
            <w:rFonts w:ascii="Cambria" w:hAnsi="Cambria"/>
            <w:sz w:val="28"/>
            <w:szCs w:val="28"/>
          </w:rPr>
          <w:t xml:space="preserve">Today, </w:t>
        </w:r>
        <w:r w:rsidR="00006BA0">
          <w:rPr>
            <w:rFonts w:ascii="Cambria" w:hAnsi="Cambria"/>
            <w:sz w:val="28"/>
            <w:szCs w:val="28"/>
          </w:rPr>
          <w:t>Langley &amp; Co would</w:t>
        </w:r>
        <w:r w:rsidR="00520ADD">
          <w:rPr>
            <w:rFonts w:ascii="Cambria" w:hAnsi="Cambria"/>
            <w:sz w:val="28"/>
            <w:szCs w:val="28"/>
          </w:rPr>
          <w:t xml:space="preserve"> put out a statement</w:t>
        </w:r>
        <w:r w:rsidR="009D5C6A">
          <w:rPr>
            <w:rFonts w:ascii="Cambria" w:hAnsi="Cambria"/>
            <w:sz w:val="28"/>
            <w:szCs w:val="28"/>
          </w:rPr>
          <w:t xml:space="preserve"> about Violet</w:t>
        </w:r>
        <w:r w:rsidR="000D2605">
          <w:rPr>
            <w:rFonts w:ascii="Cambria" w:hAnsi="Cambria"/>
            <w:sz w:val="28"/>
            <w:szCs w:val="28"/>
          </w:rPr>
          <w:t xml:space="preserve">, and </w:t>
        </w:r>
        <w:r w:rsidR="000D7BEA">
          <w:rPr>
            <w:rFonts w:ascii="Cambria" w:hAnsi="Cambria"/>
            <w:sz w:val="28"/>
            <w:szCs w:val="28"/>
          </w:rPr>
          <w:t xml:space="preserve">of course </w:t>
        </w:r>
        <w:r w:rsidR="000D2605">
          <w:rPr>
            <w:rFonts w:ascii="Cambria" w:hAnsi="Cambria"/>
            <w:sz w:val="28"/>
            <w:szCs w:val="28"/>
          </w:rPr>
          <w:t>i</w:t>
        </w:r>
        <w:r w:rsidR="002822A1">
          <w:rPr>
            <w:rFonts w:ascii="Cambria" w:hAnsi="Cambria"/>
            <w:sz w:val="28"/>
            <w:szCs w:val="28"/>
          </w:rPr>
          <w:t xml:space="preserve">t was </w:t>
        </w:r>
        <w:r w:rsidR="00006BA0">
          <w:rPr>
            <w:rFonts w:ascii="Cambria" w:hAnsi="Cambria"/>
            <w:sz w:val="28"/>
            <w:szCs w:val="28"/>
          </w:rPr>
          <w:t>terrib</w:t>
        </w:r>
        <w:r w:rsidR="002822A1">
          <w:rPr>
            <w:rFonts w:ascii="Cambria" w:hAnsi="Cambria"/>
            <w:sz w:val="28"/>
            <w:szCs w:val="28"/>
          </w:rPr>
          <w:t>ly</w:t>
        </w:r>
        <w:r w:rsidR="00EA7BB2">
          <w:rPr>
            <w:rFonts w:ascii="Cambria" w:hAnsi="Cambria"/>
            <w:sz w:val="28"/>
            <w:szCs w:val="28"/>
          </w:rPr>
          <w:t xml:space="preserve"> tragic</w:t>
        </w:r>
        <w:r w:rsidR="00A7197E">
          <w:rPr>
            <w:rFonts w:ascii="Cambria" w:hAnsi="Cambria"/>
            <w:sz w:val="28"/>
            <w:szCs w:val="28"/>
          </w:rPr>
          <w:t xml:space="preserve"> -</w:t>
        </w:r>
        <w:r w:rsidR="00EA7BB2">
          <w:rPr>
            <w:rFonts w:ascii="Cambria" w:hAnsi="Cambria"/>
            <w:sz w:val="28"/>
            <w:szCs w:val="28"/>
          </w:rPr>
          <w:t xml:space="preserve"> </w:t>
        </w:r>
        <w:r w:rsidR="00ED147B">
          <w:rPr>
            <w:rFonts w:ascii="Cambria" w:hAnsi="Cambria"/>
            <w:sz w:val="28"/>
            <w:szCs w:val="28"/>
          </w:rPr>
          <w:t>but</w:t>
        </w:r>
        <w:r w:rsidR="00EA7BB2">
          <w:rPr>
            <w:rFonts w:ascii="Cambria" w:hAnsi="Cambria"/>
            <w:sz w:val="28"/>
            <w:szCs w:val="28"/>
          </w:rPr>
          <w:t xml:space="preserve"> </w:t>
        </w:r>
        <w:r w:rsidR="008B6672">
          <w:rPr>
            <w:rFonts w:ascii="Cambria" w:hAnsi="Cambria"/>
            <w:sz w:val="28"/>
            <w:szCs w:val="28"/>
          </w:rPr>
          <w:t xml:space="preserve">Savannah couldn’t help </w:t>
        </w:r>
        <w:r w:rsidR="00695C2D">
          <w:rPr>
            <w:rFonts w:ascii="Cambria" w:hAnsi="Cambria"/>
            <w:sz w:val="28"/>
            <w:szCs w:val="28"/>
          </w:rPr>
          <w:t>think</w:t>
        </w:r>
        <w:r w:rsidR="008B6672">
          <w:rPr>
            <w:rFonts w:ascii="Cambria" w:hAnsi="Cambria"/>
            <w:sz w:val="28"/>
            <w:szCs w:val="28"/>
          </w:rPr>
          <w:t xml:space="preserve">ing it was </w:t>
        </w:r>
        <w:r w:rsidR="00EA7BB2">
          <w:rPr>
            <w:rFonts w:ascii="Cambria" w:hAnsi="Cambria"/>
            <w:sz w:val="28"/>
            <w:szCs w:val="28"/>
          </w:rPr>
          <w:t>also</w:t>
        </w:r>
        <w:r w:rsidR="00EF425A">
          <w:rPr>
            <w:rFonts w:ascii="Cambria" w:hAnsi="Cambria"/>
            <w:sz w:val="28"/>
            <w:szCs w:val="28"/>
          </w:rPr>
          <w:t xml:space="preserve"> </w:t>
        </w:r>
        <w:r w:rsidR="00A7197E">
          <w:rPr>
            <w:rFonts w:ascii="Cambria" w:hAnsi="Cambria"/>
            <w:sz w:val="28"/>
            <w:szCs w:val="28"/>
          </w:rPr>
          <w:t>kind of</w:t>
        </w:r>
        <w:r w:rsidR="004F4B4A">
          <w:rPr>
            <w:rFonts w:ascii="Cambria" w:hAnsi="Cambria"/>
            <w:sz w:val="28"/>
            <w:szCs w:val="28"/>
          </w:rPr>
          <w:t xml:space="preserve"> </w:t>
        </w:r>
        <w:r w:rsidR="00EA7BB2">
          <w:rPr>
            <w:rFonts w:ascii="Cambria" w:hAnsi="Cambria"/>
            <w:sz w:val="28"/>
            <w:szCs w:val="28"/>
          </w:rPr>
          <w:t xml:space="preserve">pathetic. </w:t>
        </w:r>
        <w:r w:rsidR="000D2605">
          <w:rPr>
            <w:rFonts w:ascii="Cambria" w:hAnsi="Cambria"/>
            <w:sz w:val="28"/>
            <w:szCs w:val="28"/>
          </w:rPr>
          <w:t>The poor little thing had</w:t>
        </w:r>
        <w:r w:rsidR="00520ADD">
          <w:rPr>
            <w:rFonts w:ascii="Cambria" w:hAnsi="Cambria"/>
            <w:sz w:val="28"/>
            <w:szCs w:val="28"/>
          </w:rPr>
          <w:t xml:space="preserve"> obviously had it bad for Dex, </w:t>
        </w:r>
        <w:r w:rsidR="000D2605">
          <w:rPr>
            <w:rFonts w:ascii="Cambria" w:hAnsi="Cambria"/>
            <w:sz w:val="28"/>
            <w:szCs w:val="28"/>
          </w:rPr>
          <w:t>just like Savannah had seen on Saturday</w:t>
        </w:r>
        <w:r w:rsidR="00520ADD">
          <w:rPr>
            <w:rFonts w:ascii="Cambria" w:hAnsi="Cambria"/>
            <w:sz w:val="28"/>
            <w:szCs w:val="28"/>
          </w:rPr>
          <w:t>.</w:t>
        </w:r>
        <w:r w:rsidR="000D7BEA">
          <w:rPr>
            <w:rFonts w:ascii="Cambria" w:hAnsi="Cambria"/>
            <w:sz w:val="28"/>
            <w:szCs w:val="28"/>
          </w:rPr>
          <w:t xml:space="preserve"> </w:t>
        </w:r>
        <w:r w:rsidR="000D2605">
          <w:rPr>
            <w:rFonts w:ascii="Cambria" w:hAnsi="Cambria"/>
            <w:sz w:val="28"/>
            <w:szCs w:val="28"/>
          </w:rPr>
          <w:t>But honestly,</w:t>
        </w:r>
        <w:r w:rsidR="0091374F">
          <w:rPr>
            <w:rFonts w:ascii="Cambria" w:hAnsi="Cambria"/>
            <w:sz w:val="28"/>
            <w:szCs w:val="28"/>
          </w:rPr>
          <w:t xml:space="preserve"> </w:t>
        </w:r>
        <w:r w:rsidR="00520ADD">
          <w:rPr>
            <w:rFonts w:ascii="Cambria" w:hAnsi="Cambria"/>
            <w:sz w:val="28"/>
            <w:szCs w:val="28"/>
          </w:rPr>
          <w:t>w</w:t>
        </w:r>
        <w:r w:rsidR="008E0C60">
          <w:rPr>
            <w:rFonts w:ascii="Cambria" w:hAnsi="Cambria"/>
            <w:sz w:val="28"/>
            <w:szCs w:val="28"/>
          </w:rPr>
          <w:t xml:space="preserve">hy take </w:t>
        </w:r>
        <w:r w:rsidR="0091374F">
          <w:rPr>
            <w:rFonts w:ascii="Cambria" w:hAnsi="Cambria"/>
            <w:sz w:val="28"/>
            <w:szCs w:val="28"/>
          </w:rPr>
          <w:t>your</w:t>
        </w:r>
        <w:r w:rsidR="00A7197E">
          <w:rPr>
            <w:rFonts w:ascii="Cambria" w:hAnsi="Cambria"/>
            <w:sz w:val="28"/>
            <w:szCs w:val="28"/>
          </w:rPr>
          <w:t xml:space="preserve"> </w:t>
        </w:r>
        <w:r w:rsidR="008E0C60">
          <w:rPr>
            <w:rFonts w:ascii="Cambria" w:hAnsi="Cambria"/>
            <w:sz w:val="28"/>
            <w:szCs w:val="28"/>
          </w:rPr>
          <w:t xml:space="preserve">own life when </w:t>
        </w:r>
        <w:r w:rsidR="0091374F">
          <w:rPr>
            <w:rFonts w:ascii="Cambria" w:hAnsi="Cambria"/>
            <w:sz w:val="28"/>
            <w:szCs w:val="28"/>
          </w:rPr>
          <w:t>you were</w:t>
        </w:r>
        <w:r w:rsidR="008E0C60">
          <w:rPr>
            <w:rFonts w:ascii="Cambria" w:hAnsi="Cambria"/>
            <w:sz w:val="28"/>
            <w:szCs w:val="28"/>
          </w:rPr>
          <w:t xml:space="preserve"> so young? </w:t>
        </w:r>
        <w:r w:rsidR="0023204A">
          <w:rPr>
            <w:rFonts w:ascii="Cambria" w:hAnsi="Cambria"/>
            <w:sz w:val="28"/>
            <w:szCs w:val="28"/>
          </w:rPr>
          <w:t xml:space="preserve"> </w:t>
        </w:r>
      </w:moveFrom>
    </w:p>
    <w:p w14:paraId="7FB3D27A" w14:textId="48E6EFDD" w:rsidR="00581AC1" w:rsidRDefault="00EA7BB2" w:rsidP="000D7BEA">
      <w:pPr>
        <w:spacing w:line="360" w:lineRule="auto"/>
        <w:ind w:firstLine="720"/>
        <w:contextualSpacing/>
        <w:rPr>
          <w:moveFrom w:id="20509" w:author="Claire S" w:date="2026-06-04T18:29:00Z" w16du:dateUtc="2026-06-04T17:29:00Z"/>
          <w:rFonts w:ascii="Cambria" w:hAnsi="Cambria"/>
          <w:sz w:val="28"/>
          <w:szCs w:val="28"/>
        </w:rPr>
      </w:pPr>
      <w:moveFrom w:id="20510" w:author="Claire S" w:date="2026-06-04T18:29:00Z" w16du:dateUtc="2026-06-04T17:29:00Z">
        <w:r>
          <w:rPr>
            <w:rFonts w:ascii="Cambria" w:hAnsi="Cambria"/>
            <w:sz w:val="28"/>
            <w:szCs w:val="28"/>
          </w:rPr>
          <w:t>Savannah</w:t>
        </w:r>
        <w:r w:rsidR="002C6EBB">
          <w:rPr>
            <w:rFonts w:ascii="Cambria" w:hAnsi="Cambria"/>
            <w:sz w:val="28"/>
            <w:szCs w:val="28"/>
          </w:rPr>
          <w:t xml:space="preserve"> didn’t get it: </w:t>
        </w:r>
        <w:r w:rsidR="000D2605">
          <w:rPr>
            <w:rFonts w:ascii="Cambria" w:hAnsi="Cambria"/>
            <w:sz w:val="28"/>
            <w:szCs w:val="28"/>
          </w:rPr>
          <w:t>suicide was</w:t>
        </w:r>
        <w:r w:rsidR="00A7197E">
          <w:rPr>
            <w:rFonts w:ascii="Cambria" w:hAnsi="Cambria"/>
            <w:sz w:val="28"/>
            <w:szCs w:val="28"/>
          </w:rPr>
          <w:t xml:space="preserve"> </w:t>
        </w:r>
        <w:r>
          <w:rPr>
            <w:rFonts w:ascii="Cambria" w:hAnsi="Cambria"/>
            <w:sz w:val="28"/>
            <w:szCs w:val="28"/>
          </w:rPr>
          <w:t xml:space="preserve">far too much </w:t>
        </w:r>
        <w:r w:rsidR="00A7197E">
          <w:rPr>
            <w:rFonts w:ascii="Cambria" w:hAnsi="Cambria"/>
            <w:sz w:val="28"/>
            <w:szCs w:val="28"/>
          </w:rPr>
          <w:t>effort</w:t>
        </w:r>
        <w:r>
          <w:rPr>
            <w:rFonts w:ascii="Cambria" w:hAnsi="Cambria"/>
            <w:sz w:val="28"/>
            <w:szCs w:val="28"/>
          </w:rPr>
          <w:t xml:space="preserve"> </w:t>
        </w:r>
        <w:r w:rsidR="000D2605">
          <w:rPr>
            <w:rFonts w:ascii="Cambria" w:hAnsi="Cambria"/>
            <w:sz w:val="28"/>
            <w:szCs w:val="28"/>
          </w:rPr>
          <w:t>along with</w:t>
        </w:r>
        <w:r>
          <w:rPr>
            <w:rFonts w:ascii="Cambria" w:hAnsi="Cambria"/>
            <w:sz w:val="28"/>
            <w:szCs w:val="28"/>
          </w:rPr>
          <w:t xml:space="preserve"> possible pain - and frankly, she liked life too much.</w:t>
        </w:r>
        <w:r w:rsidR="00EE7C0E">
          <w:rPr>
            <w:rFonts w:ascii="Cambria" w:hAnsi="Cambria"/>
            <w:sz w:val="28"/>
            <w:szCs w:val="28"/>
          </w:rPr>
          <w:t xml:space="preserve"> </w:t>
        </w:r>
        <w:r w:rsidR="00A7197E">
          <w:rPr>
            <w:rFonts w:ascii="Cambria" w:hAnsi="Cambria"/>
            <w:sz w:val="28"/>
            <w:szCs w:val="28"/>
          </w:rPr>
          <w:t>Sure, s</w:t>
        </w:r>
        <w:r w:rsidR="00EE7C0E">
          <w:rPr>
            <w:rFonts w:ascii="Cambria" w:hAnsi="Cambria"/>
            <w:sz w:val="28"/>
            <w:szCs w:val="28"/>
          </w:rPr>
          <w:t xml:space="preserve">he’d had a little dabble </w:t>
        </w:r>
        <w:r w:rsidR="00C87A81">
          <w:rPr>
            <w:rFonts w:ascii="Cambria" w:hAnsi="Cambria"/>
            <w:sz w:val="28"/>
            <w:szCs w:val="28"/>
          </w:rPr>
          <w:t xml:space="preserve">at boarding-school </w:t>
        </w:r>
        <w:r w:rsidR="00EE7C0E">
          <w:rPr>
            <w:rFonts w:ascii="Cambria" w:hAnsi="Cambria"/>
            <w:sz w:val="28"/>
            <w:szCs w:val="28"/>
          </w:rPr>
          <w:t xml:space="preserve">with an </w:t>
        </w:r>
        <w:r w:rsidR="00C87A81">
          <w:rPr>
            <w:rFonts w:ascii="Cambria" w:hAnsi="Cambria"/>
            <w:sz w:val="28"/>
            <w:szCs w:val="28"/>
          </w:rPr>
          <w:t xml:space="preserve">aspirin </w:t>
        </w:r>
        <w:r w:rsidR="00EE7C0E">
          <w:rPr>
            <w:rFonts w:ascii="Cambria" w:hAnsi="Cambria"/>
            <w:sz w:val="28"/>
            <w:szCs w:val="28"/>
          </w:rPr>
          <w:t>overdose</w:t>
        </w:r>
        <w:r w:rsidR="00837BB5">
          <w:rPr>
            <w:rFonts w:ascii="Cambria" w:hAnsi="Cambria"/>
            <w:sz w:val="28"/>
            <w:szCs w:val="28"/>
          </w:rPr>
          <w:t>, after</w:t>
        </w:r>
        <w:r w:rsidR="00EE7C0E">
          <w:rPr>
            <w:rFonts w:ascii="Cambria" w:hAnsi="Cambria"/>
            <w:sz w:val="28"/>
            <w:szCs w:val="28"/>
          </w:rPr>
          <w:t xml:space="preserve"> her boyfriend shagged her best friend</w:t>
        </w:r>
        <w:r w:rsidR="00C87A81">
          <w:rPr>
            <w:rFonts w:ascii="Cambria" w:hAnsi="Cambria"/>
            <w:sz w:val="28"/>
            <w:szCs w:val="28"/>
          </w:rPr>
          <w:t xml:space="preserve"> in the gym block</w:t>
        </w:r>
        <w:r w:rsidR="00EE7C0E">
          <w:rPr>
            <w:rFonts w:ascii="Cambria" w:hAnsi="Cambria"/>
            <w:sz w:val="28"/>
            <w:szCs w:val="28"/>
          </w:rPr>
          <w:t xml:space="preserve">, but it really hadn’t been worth the puke-inducing </w:t>
        </w:r>
        <w:r w:rsidR="00A7197E">
          <w:rPr>
            <w:rFonts w:ascii="Cambria" w:hAnsi="Cambria"/>
            <w:sz w:val="28"/>
            <w:szCs w:val="28"/>
          </w:rPr>
          <w:t xml:space="preserve">stomach pumping </w:t>
        </w:r>
        <w:r w:rsidR="00837BB5">
          <w:rPr>
            <w:rFonts w:ascii="Cambria" w:hAnsi="Cambria"/>
            <w:sz w:val="28"/>
            <w:szCs w:val="28"/>
          </w:rPr>
          <w:t xml:space="preserve">that </w:t>
        </w:r>
        <w:r w:rsidR="00C87A81">
          <w:rPr>
            <w:rFonts w:ascii="Cambria" w:hAnsi="Cambria"/>
            <w:sz w:val="28"/>
            <w:szCs w:val="28"/>
          </w:rPr>
          <w:t>ensue</w:t>
        </w:r>
        <w:r w:rsidR="00837BB5">
          <w:rPr>
            <w:rFonts w:ascii="Cambria" w:hAnsi="Cambria"/>
            <w:sz w:val="28"/>
            <w:szCs w:val="28"/>
          </w:rPr>
          <w:t>d</w:t>
        </w:r>
        <w:r w:rsidR="00520ADD">
          <w:rPr>
            <w:rFonts w:ascii="Cambria" w:hAnsi="Cambria"/>
            <w:sz w:val="28"/>
            <w:szCs w:val="28"/>
          </w:rPr>
          <w:t xml:space="preserve"> (despite giving</w:t>
        </w:r>
        <w:r w:rsidR="00EE7C0E">
          <w:rPr>
            <w:rFonts w:ascii="Cambria" w:hAnsi="Cambria"/>
            <w:sz w:val="28"/>
            <w:szCs w:val="28"/>
          </w:rPr>
          <w:t xml:space="preserve"> her a </w:t>
        </w:r>
        <w:r w:rsidR="00A91308">
          <w:rPr>
            <w:rFonts w:ascii="Cambria" w:hAnsi="Cambria"/>
            <w:sz w:val="28"/>
            <w:szCs w:val="28"/>
          </w:rPr>
          <w:t>bit</w:t>
        </w:r>
        <w:r w:rsidR="00EE7C0E">
          <w:rPr>
            <w:rFonts w:ascii="Cambria" w:hAnsi="Cambria"/>
            <w:sz w:val="28"/>
            <w:szCs w:val="28"/>
          </w:rPr>
          <w:t xml:space="preserve"> of kudos </w:t>
        </w:r>
        <w:r w:rsidR="00520ADD">
          <w:rPr>
            <w:rFonts w:ascii="Cambria" w:hAnsi="Cambria"/>
            <w:sz w:val="28"/>
            <w:szCs w:val="28"/>
          </w:rPr>
          <w:t>at school</w:t>
        </w:r>
        <w:r w:rsidR="00837BB5">
          <w:rPr>
            <w:rFonts w:ascii="Cambria" w:hAnsi="Cambria"/>
            <w:sz w:val="28"/>
            <w:szCs w:val="28"/>
          </w:rPr>
          <w:t xml:space="preserve"> for a while.</w:t>
        </w:r>
        <w:r w:rsidR="00520ADD">
          <w:rPr>
            <w:rFonts w:ascii="Cambria" w:hAnsi="Cambria"/>
            <w:sz w:val="28"/>
            <w:szCs w:val="28"/>
          </w:rPr>
          <w:t>)</w:t>
        </w:r>
      </w:moveFrom>
    </w:p>
    <w:p w14:paraId="66E0EC0F" w14:textId="169ECD2D" w:rsidR="008B6672" w:rsidRDefault="003E0362" w:rsidP="00581AC1">
      <w:pPr>
        <w:spacing w:line="360" w:lineRule="auto"/>
        <w:ind w:firstLine="720"/>
        <w:contextualSpacing/>
        <w:rPr>
          <w:moveFrom w:id="20511" w:author="Claire S" w:date="2026-06-04T18:29:00Z" w16du:dateUtc="2026-06-04T17:29:00Z"/>
          <w:rFonts w:ascii="Cambria" w:hAnsi="Cambria"/>
          <w:sz w:val="28"/>
          <w:szCs w:val="28"/>
        </w:rPr>
      </w:pPr>
      <w:moveFrom w:id="20512" w:author="Claire S" w:date="2026-06-04T18:29:00Z" w16du:dateUtc="2026-06-04T17:29:00Z">
        <w:r>
          <w:rPr>
            <w:rFonts w:ascii="Cambria" w:hAnsi="Cambria"/>
            <w:sz w:val="28"/>
            <w:szCs w:val="28"/>
          </w:rPr>
          <w:t>Anyway, poor Violet w</w:t>
        </w:r>
        <w:r w:rsidR="008E0C60">
          <w:rPr>
            <w:rFonts w:ascii="Cambria" w:hAnsi="Cambria"/>
            <w:sz w:val="28"/>
            <w:szCs w:val="28"/>
          </w:rPr>
          <w:t>a</w:t>
        </w:r>
        <w:r>
          <w:rPr>
            <w:rFonts w:ascii="Cambria" w:hAnsi="Cambria"/>
            <w:sz w:val="28"/>
            <w:szCs w:val="28"/>
          </w:rPr>
          <w:t>s gone</w:t>
        </w:r>
        <w:r w:rsidR="00CD06CA">
          <w:rPr>
            <w:rFonts w:ascii="Cambria" w:hAnsi="Cambria"/>
            <w:sz w:val="28"/>
            <w:szCs w:val="28"/>
          </w:rPr>
          <w:t>,</w:t>
        </w:r>
        <w:r w:rsidR="00581AC1">
          <w:rPr>
            <w:rFonts w:ascii="Cambria" w:hAnsi="Cambria"/>
            <w:sz w:val="28"/>
            <w:szCs w:val="28"/>
          </w:rPr>
          <w:t xml:space="preserve"> which was obviously </w:t>
        </w:r>
        <w:r w:rsidR="000D2605">
          <w:rPr>
            <w:rFonts w:ascii="Cambria" w:hAnsi="Cambria"/>
            <w:sz w:val="28"/>
            <w:szCs w:val="28"/>
          </w:rPr>
          <w:t>sad</w:t>
        </w:r>
        <w:r w:rsidR="00CD06CA">
          <w:rPr>
            <w:rFonts w:ascii="Cambria" w:hAnsi="Cambria"/>
            <w:sz w:val="28"/>
            <w:szCs w:val="28"/>
          </w:rPr>
          <w:t>, specially</w:t>
        </w:r>
        <w:r w:rsidR="00E372A3">
          <w:rPr>
            <w:rFonts w:ascii="Cambria" w:hAnsi="Cambria"/>
            <w:sz w:val="28"/>
            <w:szCs w:val="28"/>
          </w:rPr>
          <w:t xml:space="preserve"> -</w:t>
        </w:r>
        <w:r w:rsidR="00A91308">
          <w:rPr>
            <w:rFonts w:ascii="Cambria" w:hAnsi="Cambria"/>
            <w:sz w:val="28"/>
            <w:szCs w:val="28"/>
          </w:rPr>
          <w:t xml:space="preserve"> or maybe mainly</w:t>
        </w:r>
        <w:r w:rsidR="00E372A3">
          <w:rPr>
            <w:rFonts w:ascii="Cambria" w:hAnsi="Cambria"/>
            <w:sz w:val="28"/>
            <w:szCs w:val="28"/>
          </w:rPr>
          <w:t xml:space="preserve"> -</w:t>
        </w:r>
        <w:r w:rsidR="00CD06CA">
          <w:rPr>
            <w:rFonts w:ascii="Cambria" w:hAnsi="Cambria"/>
            <w:sz w:val="28"/>
            <w:szCs w:val="28"/>
          </w:rPr>
          <w:t xml:space="preserve"> as</w:t>
        </w:r>
        <w:r w:rsidR="00581AC1">
          <w:rPr>
            <w:rFonts w:ascii="Cambria" w:hAnsi="Cambria"/>
            <w:sz w:val="28"/>
            <w:szCs w:val="28"/>
          </w:rPr>
          <w:t xml:space="preserve"> she was also Savannah’s peer on the </w:t>
        </w:r>
        <w:r w:rsidR="00A91308">
          <w:rPr>
            <w:rFonts w:ascii="Cambria" w:hAnsi="Cambria"/>
            <w:sz w:val="28"/>
            <w:szCs w:val="28"/>
          </w:rPr>
          <w:t xml:space="preserve">stupid </w:t>
        </w:r>
        <w:r w:rsidR="00581AC1">
          <w:rPr>
            <w:rFonts w:ascii="Cambria" w:hAnsi="Cambria"/>
            <w:sz w:val="28"/>
            <w:szCs w:val="28"/>
          </w:rPr>
          <w:t xml:space="preserve">List. </w:t>
        </w:r>
        <w:r w:rsidR="00CD06CA">
          <w:rPr>
            <w:rFonts w:ascii="Cambria" w:hAnsi="Cambria"/>
            <w:sz w:val="28"/>
            <w:szCs w:val="28"/>
          </w:rPr>
          <w:t>Nor had S</w:t>
        </w:r>
        <w:r w:rsidR="008E0C60">
          <w:rPr>
            <w:rFonts w:ascii="Cambria" w:hAnsi="Cambria"/>
            <w:sz w:val="28"/>
            <w:szCs w:val="28"/>
          </w:rPr>
          <w:t>avannah managed to</w:t>
        </w:r>
        <w:r>
          <w:rPr>
            <w:rFonts w:ascii="Cambria" w:hAnsi="Cambria"/>
            <w:sz w:val="28"/>
            <w:szCs w:val="28"/>
          </w:rPr>
          <w:t xml:space="preserve"> </w:t>
        </w:r>
        <w:r w:rsidR="00E372A3">
          <w:rPr>
            <w:rFonts w:ascii="Cambria" w:hAnsi="Cambria"/>
            <w:sz w:val="28"/>
            <w:szCs w:val="28"/>
          </w:rPr>
          <w:t>locate</w:t>
        </w:r>
        <w:r>
          <w:rPr>
            <w:rFonts w:ascii="Cambria" w:hAnsi="Cambria"/>
            <w:sz w:val="28"/>
            <w:szCs w:val="28"/>
          </w:rPr>
          <w:t xml:space="preserve"> th</w:t>
        </w:r>
        <w:r w:rsidR="00A91308">
          <w:rPr>
            <w:rFonts w:ascii="Cambria" w:hAnsi="Cambria"/>
            <w:sz w:val="28"/>
            <w:szCs w:val="28"/>
          </w:rPr>
          <w:t>is</w:t>
        </w:r>
        <w:r>
          <w:rPr>
            <w:rFonts w:ascii="Cambria" w:hAnsi="Cambria"/>
            <w:sz w:val="28"/>
            <w:szCs w:val="28"/>
          </w:rPr>
          <w:t xml:space="preserve"> Clara girl yet, but </w:t>
        </w:r>
        <w:r w:rsidR="00520ADD">
          <w:rPr>
            <w:rFonts w:ascii="Cambria" w:hAnsi="Cambria"/>
            <w:sz w:val="28"/>
            <w:szCs w:val="28"/>
          </w:rPr>
          <w:t>she</w:t>
        </w:r>
        <w:r>
          <w:rPr>
            <w:rFonts w:ascii="Cambria" w:hAnsi="Cambria"/>
            <w:sz w:val="28"/>
            <w:szCs w:val="28"/>
          </w:rPr>
          <w:t xml:space="preserve"> was </w:t>
        </w:r>
        <w:r w:rsidR="00520ADD">
          <w:rPr>
            <w:rFonts w:ascii="Cambria" w:hAnsi="Cambria"/>
            <w:sz w:val="28"/>
            <w:szCs w:val="28"/>
          </w:rPr>
          <w:t>starting to</w:t>
        </w:r>
        <w:r w:rsidR="00F76294">
          <w:rPr>
            <w:rFonts w:ascii="Cambria" w:hAnsi="Cambria"/>
            <w:sz w:val="28"/>
            <w:szCs w:val="28"/>
          </w:rPr>
          <w:t xml:space="preserve"> </w:t>
        </w:r>
        <w:r w:rsidR="00F11C9A">
          <w:rPr>
            <w:rFonts w:ascii="Cambria" w:hAnsi="Cambria"/>
            <w:sz w:val="28"/>
            <w:szCs w:val="28"/>
          </w:rPr>
          <w:t xml:space="preserve">seriously </w:t>
        </w:r>
        <w:r w:rsidR="00F76294">
          <w:rPr>
            <w:rFonts w:ascii="Cambria" w:hAnsi="Cambria"/>
            <w:sz w:val="28"/>
            <w:szCs w:val="28"/>
          </w:rPr>
          <w:t>wonder who</w:t>
        </w:r>
        <w:r w:rsidR="00E33196">
          <w:rPr>
            <w:rFonts w:ascii="Cambria" w:hAnsi="Cambria"/>
            <w:sz w:val="28"/>
            <w:szCs w:val="28"/>
          </w:rPr>
          <w:t xml:space="preserve"> the hell would be</w:t>
        </w:r>
        <w:r w:rsidR="00F76294">
          <w:rPr>
            <w:rFonts w:ascii="Cambria" w:hAnsi="Cambria"/>
            <w:sz w:val="28"/>
            <w:szCs w:val="28"/>
          </w:rPr>
          <w:t xml:space="preserve"> next.</w:t>
        </w:r>
        <w:r>
          <w:rPr>
            <w:rFonts w:ascii="Cambria" w:hAnsi="Cambria"/>
            <w:sz w:val="28"/>
            <w:szCs w:val="28"/>
          </w:rPr>
          <w:t xml:space="preserve">  </w:t>
        </w:r>
      </w:moveFrom>
    </w:p>
    <w:p w14:paraId="5D30D2B0" w14:textId="3CBD12BD" w:rsidR="000F5B21" w:rsidRDefault="003E0362" w:rsidP="00581AC1">
      <w:pPr>
        <w:spacing w:line="360" w:lineRule="auto"/>
        <w:ind w:firstLine="720"/>
        <w:contextualSpacing/>
        <w:rPr>
          <w:moveFrom w:id="20513" w:author="Claire S" w:date="2026-06-04T18:29:00Z" w16du:dateUtc="2026-06-04T17:29:00Z"/>
          <w:rFonts w:ascii="Cambria" w:hAnsi="Cambria"/>
          <w:sz w:val="28"/>
          <w:szCs w:val="28"/>
        </w:rPr>
      </w:pPr>
      <w:moveFrom w:id="20514" w:author="Claire S" w:date="2026-06-04T18:29:00Z" w16du:dateUtc="2026-06-04T17:29:00Z">
        <w:r w:rsidRPr="00520ADD">
          <w:rPr>
            <w:rFonts w:ascii="Cambria" w:hAnsi="Cambria"/>
            <w:i/>
            <w:sz w:val="28"/>
            <w:szCs w:val="28"/>
          </w:rPr>
          <w:t xml:space="preserve">Not </w:t>
        </w:r>
        <w:r w:rsidR="00E372A3" w:rsidRPr="00520ADD">
          <w:rPr>
            <w:rFonts w:ascii="Cambria" w:hAnsi="Cambria"/>
            <w:i/>
            <w:sz w:val="28"/>
            <w:szCs w:val="28"/>
          </w:rPr>
          <w:t>me please</w:t>
        </w:r>
        <w:r>
          <w:rPr>
            <w:rFonts w:ascii="Cambria" w:hAnsi="Cambria"/>
            <w:sz w:val="28"/>
            <w:szCs w:val="28"/>
          </w:rPr>
          <w:t xml:space="preserve">, she </w:t>
        </w:r>
        <w:r w:rsidR="00CD06CA">
          <w:rPr>
            <w:rFonts w:ascii="Cambria" w:hAnsi="Cambria"/>
            <w:sz w:val="28"/>
            <w:szCs w:val="28"/>
          </w:rPr>
          <w:t>pray</w:t>
        </w:r>
        <w:r>
          <w:rPr>
            <w:rFonts w:ascii="Cambria" w:hAnsi="Cambria"/>
            <w:sz w:val="28"/>
            <w:szCs w:val="28"/>
          </w:rPr>
          <w:t>ed</w:t>
        </w:r>
        <w:r w:rsidR="00520ADD">
          <w:rPr>
            <w:rFonts w:ascii="Cambria" w:hAnsi="Cambria"/>
            <w:sz w:val="28"/>
            <w:szCs w:val="28"/>
          </w:rPr>
          <w:t>, though</w:t>
        </w:r>
        <w:r w:rsidR="00E372A3">
          <w:rPr>
            <w:rFonts w:ascii="Cambria" w:hAnsi="Cambria"/>
            <w:sz w:val="28"/>
            <w:szCs w:val="28"/>
          </w:rPr>
          <w:t xml:space="preserve"> God probably didn’t have time for her</w:t>
        </w:r>
        <w:r w:rsidR="00520ADD">
          <w:rPr>
            <w:rFonts w:ascii="Cambria" w:hAnsi="Cambria"/>
            <w:sz w:val="28"/>
            <w:szCs w:val="28"/>
          </w:rPr>
          <w:t>;</w:t>
        </w:r>
        <w:r w:rsidR="00E372A3">
          <w:rPr>
            <w:rFonts w:ascii="Cambria" w:hAnsi="Cambria"/>
            <w:sz w:val="28"/>
            <w:szCs w:val="28"/>
          </w:rPr>
          <w:t xml:space="preserve"> she </w:t>
        </w:r>
        <w:r w:rsidR="00520ADD">
          <w:rPr>
            <w:rFonts w:ascii="Cambria" w:hAnsi="Cambria"/>
            <w:sz w:val="28"/>
            <w:szCs w:val="28"/>
          </w:rPr>
          <w:t xml:space="preserve">was too badly </w:t>
        </w:r>
        <w:r w:rsidR="00E372A3">
          <w:rPr>
            <w:rFonts w:ascii="Cambria" w:hAnsi="Cambria"/>
            <w:sz w:val="28"/>
            <w:szCs w:val="28"/>
          </w:rPr>
          <w:t xml:space="preserve">behaved. </w:t>
        </w:r>
      </w:moveFrom>
    </w:p>
    <w:p w14:paraId="24B03666" w14:textId="7213FF99" w:rsidR="00E372A3" w:rsidRDefault="00E372A3" w:rsidP="00E71728">
      <w:pPr>
        <w:spacing w:line="360" w:lineRule="auto"/>
        <w:ind w:firstLine="720"/>
        <w:contextualSpacing/>
        <w:rPr>
          <w:moveFrom w:id="20515" w:author="Claire S" w:date="2026-06-04T18:29:00Z" w16du:dateUtc="2026-06-04T17:29:00Z"/>
          <w:rFonts w:ascii="Cambria" w:hAnsi="Cambria"/>
          <w:sz w:val="28"/>
          <w:szCs w:val="28"/>
        </w:rPr>
      </w:pPr>
      <w:moveFrom w:id="20516" w:author="Claire S" w:date="2026-06-04T18:29:00Z" w16du:dateUtc="2026-06-04T17:29:00Z">
        <w:r>
          <w:rPr>
            <w:rFonts w:ascii="Cambria" w:hAnsi="Cambria"/>
            <w:sz w:val="28"/>
            <w:szCs w:val="28"/>
          </w:rPr>
          <w:t>With a sigh, Savannah</w:t>
        </w:r>
        <w:r w:rsidR="0023204A">
          <w:rPr>
            <w:rFonts w:ascii="Cambria" w:hAnsi="Cambria"/>
            <w:sz w:val="28"/>
            <w:szCs w:val="28"/>
          </w:rPr>
          <w:t xml:space="preserve"> </w:t>
        </w:r>
        <w:r w:rsidR="00CD06CA">
          <w:rPr>
            <w:rFonts w:ascii="Cambria" w:hAnsi="Cambria"/>
            <w:sz w:val="28"/>
            <w:szCs w:val="28"/>
          </w:rPr>
          <w:t>forced herself out of bed and into her ensuite</w:t>
        </w:r>
        <w:r>
          <w:rPr>
            <w:rFonts w:ascii="Cambria" w:hAnsi="Cambria"/>
            <w:sz w:val="28"/>
            <w:szCs w:val="28"/>
          </w:rPr>
          <w:t xml:space="preserve"> bathroom</w:t>
        </w:r>
        <w:r w:rsidR="00E71728">
          <w:rPr>
            <w:rFonts w:ascii="Cambria" w:hAnsi="Cambria"/>
            <w:sz w:val="28"/>
            <w:szCs w:val="28"/>
          </w:rPr>
          <w:t>.  Rubbing cream</w:t>
        </w:r>
        <w:r>
          <w:rPr>
            <w:rFonts w:ascii="Cambria" w:hAnsi="Cambria"/>
            <w:sz w:val="28"/>
            <w:szCs w:val="28"/>
          </w:rPr>
          <w:t>y cleanser into her face</w:t>
        </w:r>
        <w:r w:rsidR="00E71728">
          <w:rPr>
            <w:rFonts w:ascii="Cambria" w:hAnsi="Cambria"/>
            <w:sz w:val="28"/>
            <w:szCs w:val="28"/>
          </w:rPr>
          <w:t>, she gazed at her reflection and then</w:t>
        </w:r>
        <w:r w:rsidR="00520ADD">
          <w:rPr>
            <w:rFonts w:ascii="Cambria" w:hAnsi="Cambria"/>
            <w:sz w:val="28"/>
            <w:szCs w:val="28"/>
          </w:rPr>
          <w:t>,</w:t>
        </w:r>
        <w:r w:rsidR="00E71728">
          <w:rPr>
            <w:rFonts w:ascii="Cambria" w:hAnsi="Cambria"/>
            <w:sz w:val="28"/>
            <w:szCs w:val="28"/>
          </w:rPr>
          <w:t xml:space="preserve"> in horror, </w:t>
        </w:r>
        <w:r w:rsidR="0023204A">
          <w:rPr>
            <w:rFonts w:ascii="Cambria" w:hAnsi="Cambria"/>
            <w:sz w:val="28"/>
            <w:szCs w:val="28"/>
          </w:rPr>
          <w:t>she turned</w:t>
        </w:r>
        <w:r w:rsidR="00E71728">
          <w:rPr>
            <w:rFonts w:ascii="Cambria" w:hAnsi="Cambria"/>
            <w:sz w:val="28"/>
            <w:szCs w:val="28"/>
          </w:rPr>
          <w:t xml:space="preserve"> very slowly</w:t>
        </w:r>
        <w:r w:rsidR="0023204A">
          <w:rPr>
            <w:rFonts w:ascii="Cambria" w:hAnsi="Cambria"/>
            <w:sz w:val="28"/>
            <w:szCs w:val="28"/>
          </w:rPr>
          <w:t xml:space="preserve">, heart in her mouth. </w:t>
        </w:r>
      </w:moveFrom>
    </w:p>
    <w:p w14:paraId="6C225594" w14:textId="4FB623DD" w:rsidR="00E71728" w:rsidRDefault="0023204A" w:rsidP="00E71728">
      <w:pPr>
        <w:spacing w:line="360" w:lineRule="auto"/>
        <w:ind w:firstLine="720"/>
        <w:contextualSpacing/>
        <w:rPr>
          <w:moveFrom w:id="20517" w:author="Claire S" w:date="2026-06-04T18:29:00Z" w16du:dateUtc="2026-06-04T17:29:00Z"/>
          <w:rFonts w:ascii="Cambria" w:hAnsi="Cambria"/>
          <w:sz w:val="28"/>
          <w:szCs w:val="28"/>
        </w:rPr>
      </w:pPr>
      <w:moveFrom w:id="20518" w:author="Claire S" w:date="2026-06-04T18:29:00Z" w16du:dateUtc="2026-06-04T17:29:00Z">
        <w:r>
          <w:rPr>
            <w:rFonts w:ascii="Cambria" w:hAnsi="Cambria"/>
            <w:sz w:val="28"/>
            <w:szCs w:val="28"/>
          </w:rPr>
          <w:t>On the huge mirror behind her, words were written</w:t>
        </w:r>
        <w:r w:rsidR="00820FB6">
          <w:rPr>
            <w:rFonts w:ascii="Cambria" w:hAnsi="Cambria"/>
            <w:sz w:val="28"/>
            <w:szCs w:val="28"/>
          </w:rPr>
          <w:t xml:space="preserve"> in some kind of green pen</w:t>
        </w:r>
        <w:r>
          <w:rPr>
            <w:rFonts w:ascii="Cambria" w:hAnsi="Cambria"/>
            <w:sz w:val="28"/>
            <w:szCs w:val="28"/>
          </w:rPr>
          <w:t>; words she hadn’t seen last night.</w:t>
        </w:r>
        <w:r w:rsidR="00E71728">
          <w:rPr>
            <w:rFonts w:ascii="Cambria" w:hAnsi="Cambria"/>
            <w:sz w:val="28"/>
            <w:szCs w:val="28"/>
          </w:rPr>
          <w:t xml:space="preserve"> Words</w:t>
        </w:r>
        <w:r w:rsidR="007D6125">
          <w:rPr>
            <w:rFonts w:ascii="Cambria" w:hAnsi="Cambria"/>
            <w:sz w:val="28"/>
            <w:szCs w:val="28"/>
          </w:rPr>
          <w:t>, in fact,</w:t>
        </w:r>
        <w:r w:rsidR="00E71728">
          <w:rPr>
            <w:rFonts w:ascii="Cambria" w:hAnsi="Cambria"/>
            <w:sz w:val="28"/>
            <w:szCs w:val="28"/>
          </w:rPr>
          <w:t xml:space="preserve"> she was pretty sure hadn’t been there last night. </w:t>
        </w:r>
      </w:moveFrom>
    </w:p>
    <w:p w14:paraId="75F3C6FB" w14:textId="198AAB15" w:rsidR="00CF54C7" w:rsidRDefault="00CF54C7" w:rsidP="003E0362">
      <w:pPr>
        <w:spacing w:line="360" w:lineRule="auto"/>
        <w:ind w:firstLine="720"/>
        <w:contextualSpacing/>
        <w:rPr>
          <w:moveFrom w:id="20519" w:author="Claire S" w:date="2026-06-04T18:29:00Z" w16du:dateUtc="2026-06-04T17:29:00Z"/>
          <w:rFonts w:ascii="Cambria" w:hAnsi="Cambria"/>
          <w:b/>
          <w:bCs/>
          <w:i/>
          <w:iCs/>
          <w:sz w:val="28"/>
          <w:szCs w:val="28"/>
        </w:rPr>
      </w:pPr>
    </w:p>
    <w:p w14:paraId="489A3D68" w14:textId="67E875C8" w:rsidR="0023204A" w:rsidRDefault="0023204A" w:rsidP="003E0362">
      <w:pPr>
        <w:spacing w:line="360" w:lineRule="auto"/>
        <w:ind w:firstLine="720"/>
        <w:contextualSpacing/>
        <w:rPr>
          <w:moveFrom w:id="20520" w:author="Claire S" w:date="2026-06-04T18:29:00Z" w16du:dateUtc="2026-06-04T17:29:00Z"/>
          <w:rFonts w:ascii="Cambria" w:hAnsi="Cambria"/>
          <w:sz w:val="28"/>
          <w:szCs w:val="28"/>
        </w:rPr>
      </w:pPr>
      <w:moveFrom w:id="20521" w:author="Claire S" w:date="2026-06-04T18:29:00Z" w16du:dateUtc="2026-06-04T17:29:00Z">
        <w:r w:rsidRPr="00A92A1C">
          <w:rPr>
            <w:rFonts w:ascii="Cambria" w:hAnsi="Cambria"/>
            <w:b/>
            <w:bCs/>
            <w:i/>
            <w:iCs/>
            <w:sz w:val="28"/>
            <w:szCs w:val="28"/>
          </w:rPr>
          <w:t>SOMEONE IS WATCHING YOU</w:t>
        </w:r>
        <w:r>
          <w:rPr>
            <w:rFonts w:ascii="Cambria" w:hAnsi="Cambria"/>
            <w:sz w:val="28"/>
            <w:szCs w:val="28"/>
          </w:rPr>
          <w:t xml:space="preserve"> </w:t>
        </w:r>
        <w:r>
          <w:rPr>
            <mc:AlternateContent>
              <mc:Choice Requires="w16se">
                <w:rFonts w:ascii="Cambria" w:hAnsi="Cambria"/>
              </mc:Choice>
              <mc:Fallback>
                <w:rFonts w:ascii="Apple Color Emoji" w:eastAsia="Apple Color Emoji" w:hAnsi="Apple Color Emoji" w:cs="Apple Color Emoji"/>
              </mc:Fallback>
            </mc:AlternateContent>
            <w:sz w:val="28"/>
            <w:szCs w:val="28"/>
          </w:rPr>
          <mc:AlternateContent>
            <mc:Choice Requires="w16se">
              <w16se:symEx w16se:font="Apple Color Emoji" w16se:char="2620"/>
            </mc:Choice>
            <mc:Fallback>
              <w:t>☠</w:t>
            </mc:Fallback>
          </mc:AlternateContent>
        </w:r>
        <w:r>
          <w:rPr>
            <w:rFonts w:ascii="Cambria" w:hAnsi="Cambria"/>
            <w:sz w:val="28"/>
            <w:szCs w:val="28"/>
          </w:rPr>
          <w:t>️</w:t>
        </w:r>
        <w:r w:rsidR="005659E4">
          <w:rPr>
            <w:rFonts w:ascii="Cambria" w:hAnsi="Cambria"/>
            <w:sz w:val="28"/>
            <w:szCs w:val="28"/>
          </w:rPr>
          <w:t xml:space="preserve"> </w:t>
        </w:r>
        <w:r w:rsidR="005659E4">
          <w:rPr>
            <mc:AlternateContent>
              <mc:Choice Requires="w16se">
                <w:rFonts w:ascii="Cambria" w:hAnsi="Cambria"/>
              </mc:Choice>
              <mc:Fallback>
                <w:rFonts w:ascii="Apple Color Emoji" w:eastAsia="Apple Color Emoji" w:hAnsi="Apple Color Emoji" w:cs="Apple Color Emoji"/>
              </mc:Fallback>
            </mc:AlternateContent>
            <w:sz w:val="28"/>
            <w:szCs w:val="28"/>
          </w:rPr>
          <mc:AlternateContent>
            <mc:Choice Requires="w16se">
              <w16se:symEx w16se:font="Apple Color Emoji" w16se:char="1F49C"/>
            </mc:Choice>
            <mc:Fallback>
              <w:t>💜</w:t>
            </mc:Fallback>
          </mc:AlternateContent>
        </w:r>
        <w:r w:rsidR="005659E4">
          <w:rPr>
            <w:rFonts w:ascii="Cambria" w:hAnsi="Cambria"/>
            <w:sz w:val="28"/>
            <w:szCs w:val="28"/>
          </w:rPr>
          <w:t xml:space="preserve"> </w:t>
        </w:r>
      </w:moveFrom>
    </w:p>
    <w:p w14:paraId="70458C34" w14:textId="5BFB658D" w:rsidR="00820FB6" w:rsidRDefault="00820FB6" w:rsidP="00820FB6">
      <w:pPr>
        <w:spacing w:line="360" w:lineRule="auto"/>
        <w:contextualSpacing/>
        <w:rPr>
          <w:moveFrom w:id="20522" w:author="Claire S" w:date="2026-06-04T18:29:00Z" w16du:dateUtc="2026-06-04T17:29:00Z"/>
          <w:rFonts w:ascii="Cambria" w:hAnsi="Cambria"/>
          <w:sz w:val="28"/>
          <w:szCs w:val="28"/>
        </w:rPr>
      </w:pPr>
    </w:p>
    <w:p w14:paraId="3646EC0A" w14:textId="4B3F258C" w:rsidR="008B5E1A" w:rsidRDefault="00820FB6" w:rsidP="00E71728">
      <w:pPr>
        <w:spacing w:line="360" w:lineRule="auto"/>
        <w:ind w:firstLine="720"/>
        <w:contextualSpacing/>
        <w:rPr>
          <w:moveFrom w:id="20523" w:author="Claire S" w:date="2026-06-04T18:29:00Z" w16du:dateUtc="2026-06-04T17:29:00Z"/>
          <w:rFonts w:ascii="Cambria" w:hAnsi="Cambria"/>
          <w:sz w:val="28"/>
          <w:szCs w:val="28"/>
        </w:rPr>
      </w:pPr>
      <w:moveFrom w:id="20524" w:author="Claire S" w:date="2026-06-04T18:29:00Z" w16du:dateUtc="2026-06-04T17:29:00Z">
        <w:r>
          <w:rPr>
            <w:rFonts w:ascii="Cambria" w:hAnsi="Cambria"/>
            <w:sz w:val="28"/>
            <w:szCs w:val="28"/>
          </w:rPr>
          <w:t xml:space="preserve">As </w:t>
        </w:r>
        <w:r w:rsidR="00E71728">
          <w:rPr>
            <w:rFonts w:ascii="Cambria" w:hAnsi="Cambria"/>
            <w:sz w:val="28"/>
            <w:szCs w:val="28"/>
          </w:rPr>
          <w:t>Savannah</w:t>
        </w:r>
        <w:r>
          <w:rPr>
            <w:rFonts w:ascii="Cambria" w:hAnsi="Cambria"/>
            <w:sz w:val="28"/>
            <w:szCs w:val="28"/>
          </w:rPr>
          <w:t xml:space="preserve"> </w:t>
        </w:r>
        <w:r w:rsidR="007D6125">
          <w:rPr>
            <w:rFonts w:ascii="Cambria" w:hAnsi="Cambria"/>
            <w:sz w:val="28"/>
            <w:szCs w:val="28"/>
          </w:rPr>
          <w:t>gap</w:t>
        </w:r>
        <w:r w:rsidR="00313207">
          <w:rPr>
            <w:rFonts w:ascii="Cambria" w:hAnsi="Cambria"/>
            <w:sz w:val="28"/>
            <w:szCs w:val="28"/>
          </w:rPr>
          <w:t>ed</w:t>
        </w:r>
        <w:r w:rsidR="00CF54C7">
          <w:rPr>
            <w:rFonts w:ascii="Cambria" w:hAnsi="Cambria"/>
            <w:sz w:val="28"/>
            <w:szCs w:val="28"/>
          </w:rPr>
          <w:t xml:space="preserve"> in shock, </w:t>
        </w:r>
        <w:r w:rsidR="00887463">
          <w:rPr>
            <w:rFonts w:ascii="Cambria" w:hAnsi="Cambria"/>
            <w:sz w:val="28"/>
            <w:szCs w:val="28"/>
          </w:rPr>
          <w:t xml:space="preserve">her </w:t>
        </w:r>
        <w:r w:rsidR="00E71728">
          <w:rPr>
            <w:rFonts w:ascii="Cambria" w:hAnsi="Cambria"/>
            <w:sz w:val="28"/>
            <w:szCs w:val="28"/>
          </w:rPr>
          <w:t xml:space="preserve">pot of </w:t>
        </w:r>
        <w:r w:rsidR="007D6125">
          <w:rPr>
            <w:rFonts w:ascii="Cambria" w:hAnsi="Cambria"/>
            <w:sz w:val="28"/>
            <w:szCs w:val="28"/>
          </w:rPr>
          <w:t>exorbitant</w:t>
        </w:r>
        <w:r w:rsidR="00933C8F">
          <w:rPr>
            <w:rFonts w:ascii="Cambria" w:hAnsi="Cambria"/>
            <w:sz w:val="28"/>
            <w:szCs w:val="28"/>
          </w:rPr>
          <w:t xml:space="preserve"> La Mer</w:t>
        </w:r>
        <w:r w:rsidR="007D6125">
          <w:rPr>
            <w:rFonts w:ascii="Cambria" w:hAnsi="Cambria"/>
            <w:sz w:val="28"/>
            <w:szCs w:val="28"/>
          </w:rPr>
          <w:t xml:space="preserve"> </w:t>
        </w:r>
        <w:r w:rsidR="00887463">
          <w:rPr>
            <w:rFonts w:ascii="Cambria" w:hAnsi="Cambria"/>
            <w:sz w:val="28"/>
            <w:szCs w:val="28"/>
          </w:rPr>
          <w:t xml:space="preserve">cleanser </w:t>
        </w:r>
        <w:r>
          <w:rPr>
            <w:rFonts w:ascii="Cambria" w:hAnsi="Cambria"/>
            <w:sz w:val="28"/>
            <w:szCs w:val="28"/>
          </w:rPr>
          <w:t xml:space="preserve">slipped through her fingers and hit </w:t>
        </w:r>
        <w:r w:rsidR="00887463">
          <w:rPr>
            <w:rFonts w:ascii="Cambria" w:hAnsi="Cambria"/>
            <w:sz w:val="28"/>
            <w:szCs w:val="28"/>
          </w:rPr>
          <w:t xml:space="preserve">the </w:t>
        </w:r>
        <w:r>
          <w:rPr>
            <w:rFonts w:ascii="Cambria" w:hAnsi="Cambria"/>
            <w:sz w:val="28"/>
            <w:szCs w:val="28"/>
          </w:rPr>
          <w:t>tiles,</w:t>
        </w:r>
        <w:r w:rsidR="00887463">
          <w:rPr>
            <w:rFonts w:ascii="Cambria" w:hAnsi="Cambria"/>
            <w:sz w:val="28"/>
            <w:szCs w:val="28"/>
          </w:rPr>
          <w:t xml:space="preserve"> smash</w:t>
        </w:r>
        <w:r w:rsidR="001F27B2">
          <w:rPr>
            <w:rFonts w:ascii="Cambria" w:hAnsi="Cambria"/>
            <w:sz w:val="28"/>
            <w:szCs w:val="28"/>
          </w:rPr>
          <w:t>ing</w:t>
        </w:r>
        <w:r w:rsidR="00CF54C7">
          <w:rPr>
            <w:rFonts w:ascii="Cambria" w:hAnsi="Cambria"/>
            <w:sz w:val="28"/>
            <w:szCs w:val="28"/>
          </w:rPr>
          <w:t xml:space="preserve"> into smithereens</w:t>
        </w:r>
        <w:r w:rsidR="00887463">
          <w:rPr>
            <w:rFonts w:ascii="Cambria" w:hAnsi="Cambria"/>
            <w:sz w:val="28"/>
            <w:szCs w:val="28"/>
          </w:rPr>
          <w:t>.</w:t>
        </w:r>
        <w:r w:rsidR="00C374FB">
          <w:rPr>
            <w:rFonts w:ascii="Cambria" w:hAnsi="Cambria"/>
            <w:sz w:val="28"/>
            <w:szCs w:val="28"/>
          </w:rPr>
          <w:t xml:space="preserve"> </w:t>
        </w:r>
        <w:r w:rsidR="00CF54C7">
          <w:rPr>
            <w:rFonts w:ascii="Cambria" w:hAnsi="Cambria"/>
            <w:sz w:val="28"/>
            <w:szCs w:val="28"/>
          </w:rPr>
          <w:t>Who the hell had got into the house</w:t>
        </w:r>
        <w:r w:rsidR="00E203CA">
          <w:rPr>
            <w:rFonts w:ascii="Cambria" w:hAnsi="Cambria"/>
            <w:sz w:val="28"/>
            <w:szCs w:val="28"/>
          </w:rPr>
          <w:t xml:space="preserve"> to do this</w:t>
        </w:r>
        <w:r w:rsidR="00CF54C7">
          <w:rPr>
            <w:rFonts w:ascii="Cambria" w:hAnsi="Cambria"/>
            <w:sz w:val="28"/>
            <w:szCs w:val="28"/>
          </w:rPr>
          <w:t>?</w:t>
        </w:r>
        <w:r w:rsidR="00E203CA">
          <w:rPr>
            <w:rFonts w:ascii="Cambria" w:hAnsi="Cambria"/>
            <w:sz w:val="28"/>
            <w:szCs w:val="28"/>
          </w:rPr>
          <w:t xml:space="preserve"> And even more terrifying, </w:t>
        </w:r>
        <w:r w:rsidR="00CF54C7">
          <w:rPr>
            <w:rFonts w:ascii="Cambria" w:hAnsi="Cambria"/>
            <w:sz w:val="28"/>
            <w:szCs w:val="28"/>
          </w:rPr>
          <w:t xml:space="preserve">had they </w:t>
        </w:r>
        <w:r w:rsidR="00E203CA">
          <w:rPr>
            <w:rFonts w:ascii="Cambria" w:hAnsi="Cambria"/>
            <w:sz w:val="28"/>
            <w:szCs w:val="28"/>
          </w:rPr>
          <w:t>done it</w:t>
        </w:r>
        <w:r w:rsidR="00CF54C7">
          <w:rPr>
            <w:rFonts w:ascii="Cambria" w:hAnsi="Cambria"/>
            <w:sz w:val="28"/>
            <w:szCs w:val="28"/>
          </w:rPr>
          <w:t xml:space="preserve"> while she slept</w:t>
        </w:r>
        <w:r w:rsidR="00E203CA">
          <w:rPr>
            <w:rFonts w:ascii="Cambria" w:hAnsi="Cambria"/>
            <w:sz w:val="28"/>
            <w:szCs w:val="28"/>
          </w:rPr>
          <w:t xml:space="preserve"> next door</w:t>
        </w:r>
        <w:r w:rsidR="00CF54C7">
          <w:rPr>
            <w:rFonts w:ascii="Cambria" w:hAnsi="Cambria"/>
            <w:sz w:val="28"/>
            <w:szCs w:val="28"/>
          </w:rPr>
          <w:t>?</w:t>
        </w:r>
        <w:r w:rsidR="00E71728">
          <w:rPr>
            <w:rFonts w:ascii="Cambria" w:hAnsi="Cambria"/>
            <w:sz w:val="28"/>
            <w:szCs w:val="28"/>
          </w:rPr>
          <w:t xml:space="preserve"> </w:t>
        </w:r>
        <w:r w:rsidR="001F27B2">
          <w:rPr>
            <w:rFonts w:ascii="Cambria" w:hAnsi="Cambria"/>
            <w:sz w:val="28"/>
            <w:szCs w:val="28"/>
          </w:rPr>
          <w:t xml:space="preserve">Oh my God! </w:t>
        </w:r>
      </w:moveFrom>
    </w:p>
    <w:p w14:paraId="0668A3F9" w14:textId="1449A41F" w:rsidR="007D6125" w:rsidRDefault="001F27B2" w:rsidP="00C374FB">
      <w:pPr>
        <w:spacing w:line="360" w:lineRule="auto"/>
        <w:ind w:firstLine="720"/>
        <w:contextualSpacing/>
        <w:rPr>
          <w:moveFrom w:id="20525" w:author="Claire S" w:date="2026-06-04T18:29:00Z" w16du:dateUtc="2026-06-04T17:29:00Z"/>
          <w:rFonts w:ascii="Cambria" w:hAnsi="Cambria"/>
          <w:sz w:val="28"/>
          <w:szCs w:val="28"/>
        </w:rPr>
      </w:pPr>
      <w:moveFrom w:id="20526" w:author="Claire S" w:date="2026-06-04T18:29:00Z" w16du:dateUtc="2026-06-04T17:29:00Z">
        <w:r>
          <w:rPr>
            <w:rFonts w:ascii="Cambria" w:hAnsi="Cambria"/>
            <w:sz w:val="28"/>
            <w:szCs w:val="28"/>
          </w:rPr>
          <w:t>Savannah</w:t>
        </w:r>
        <w:r w:rsidR="008C56DF">
          <w:rPr>
            <w:rFonts w:ascii="Cambria" w:hAnsi="Cambria"/>
            <w:sz w:val="28"/>
            <w:szCs w:val="28"/>
          </w:rPr>
          <w:t xml:space="preserve"> opened her mouth again to call Maria, but no sound came out.</w:t>
        </w:r>
      </w:moveFrom>
    </w:p>
    <w:p w14:paraId="03E48D10" w14:textId="6829F760" w:rsidR="002C6EBB" w:rsidRDefault="002C6EBB" w:rsidP="009131E1">
      <w:pPr>
        <w:spacing w:line="360" w:lineRule="auto"/>
        <w:contextualSpacing/>
        <w:rPr>
          <w:moveFrom w:id="20527" w:author="Claire S" w:date="2026-06-04T18:29:00Z" w16du:dateUtc="2026-06-04T17:29:00Z"/>
          <w:rFonts w:ascii="Cambria" w:hAnsi="Cambria"/>
          <w:b/>
          <w:bCs/>
          <w:sz w:val="28"/>
          <w:szCs w:val="28"/>
        </w:rPr>
      </w:pPr>
    </w:p>
    <w:p w14:paraId="295A43A1" w14:textId="663E12E7" w:rsidR="002C6EBB" w:rsidDel="00236ECA" w:rsidRDefault="002C6EBB" w:rsidP="009131E1">
      <w:pPr>
        <w:spacing w:line="360" w:lineRule="auto"/>
        <w:contextualSpacing/>
        <w:rPr>
          <w:moveFrom w:id="20528" w:author="Claire S" w:date="2026-06-04T18:29:00Z" w16du:dateUtc="2026-06-04T17:29:00Z"/>
          <w:rFonts w:ascii="Cambria" w:hAnsi="Cambria"/>
          <w:b/>
          <w:bCs/>
          <w:sz w:val="28"/>
          <w:szCs w:val="28"/>
        </w:rPr>
      </w:pPr>
    </w:p>
    <w:p w14:paraId="08314C49" w14:textId="766813A9" w:rsidR="002C6EBB" w:rsidDel="00236ECA" w:rsidRDefault="002C6EBB" w:rsidP="009131E1">
      <w:pPr>
        <w:spacing w:line="360" w:lineRule="auto"/>
        <w:contextualSpacing/>
        <w:rPr>
          <w:moveFrom w:id="20529" w:author="Claire S" w:date="2026-06-04T18:29:00Z" w16du:dateUtc="2026-06-04T17:29:00Z"/>
          <w:rFonts w:ascii="Cambria" w:hAnsi="Cambria"/>
          <w:b/>
          <w:bCs/>
          <w:sz w:val="28"/>
          <w:szCs w:val="28"/>
        </w:rPr>
      </w:pPr>
    </w:p>
    <w:p w14:paraId="7B5BFBDC" w14:textId="11C7423E" w:rsidR="002C6EBB" w:rsidDel="00236ECA" w:rsidRDefault="002C6EBB" w:rsidP="009131E1">
      <w:pPr>
        <w:spacing w:line="360" w:lineRule="auto"/>
        <w:contextualSpacing/>
        <w:rPr>
          <w:moveFrom w:id="20530" w:author="Claire S" w:date="2026-06-04T18:29:00Z" w16du:dateUtc="2026-06-04T17:29:00Z"/>
          <w:rFonts w:ascii="Cambria" w:hAnsi="Cambria"/>
          <w:b/>
          <w:bCs/>
          <w:sz w:val="28"/>
          <w:szCs w:val="28"/>
        </w:rPr>
      </w:pPr>
    </w:p>
    <w:p w14:paraId="549A99B3" w14:textId="24450424" w:rsidR="002C6EBB" w:rsidDel="00236ECA" w:rsidRDefault="002C6EBB" w:rsidP="009131E1">
      <w:pPr>
        <w:spacing w:line="360" w:lineRule="auto"/>
        <w:contextualSpacing/>
        <w:rPr>
          <w:moveFrom w:id="20531" w:author="Claire S" w:date="2026-06-04T18:29:00Z" w16du:dateUtc="2026-06-04T17:29:00Z"/>
          <w:rFonts w:ascii="Cambria" w:hAnsi="Cambria"/>
          <w:b/>
          <w:bCs/>
          <w:sz w:val="28"/>
          <w:szCs w:val="28"/>
        </w:rPr>
      </w:pPr>
    </w:p>
    <w:p w14:paraId="16B56DF3" w14:textId="06BC94BA" w:rsidR="002C6EBB" w:rsidDel="00236ECA" w:rsidRDefault="002C6EBB" w:rsidP="009131E1">
      <w:pPr>
        <w:spacing w:line="360" w:lineRule="auto"/>
        <w:contextualSpacing/>
        <w:rPr>
          <w:moveFrom w:id="20532" w:author="Claire S" w:date="2026-06-04T18:29:00Z" w16du:dateUtc="2026-06-04T17:29:00Z"/>
          <w:rFonts w:ascii="Cambria" w:hAnsi="Cambria"/>
          <w:b/>
          <w:bCs/>
          <w:sz w:val="28"/>
          <w:szCs w:val="28"/>
        </w:rPr>
      </w:pPr>
    </w:p>
    <w:p w14:paraId="5EE77F89" w14:textId="0BA2472A" w:rsidR="002C6EBB" w:rsidDel="00236ECA" w:rsidRDefault="002C6EBB" w:rsidP="009131E1">
      <w:pPr>
        <w:spacing w:line="360" w:lineRule="auto"/>
        <w:contextualSpacing/>
        <w:rPr>
          <w:moveFrom w:id="20533" w:author="Claire S" w:date="2026-06-04T18:29:00Z" w16du:dateUtc="2026-06-04T17:29:00Z"/>
          <w:rFonts w:ascii="Cambria" w:hAnsi="Cambria"/>
          <w:b/>
          <w:bCs/>
          <w:sz w:val="28"/>
          <w:szCs w:val="28"/>
        </w:rPr>
      </w:pPr>
    </w:p>
    <w:p w14:paraId="18C87F7E" w14:textId="6B90D472" w:rsidR="002C6EBB" w:rsidDel="00236ECA" w:rsidRDefault="002C6EBB" w:rsidP="009131E1">
      <w:pPr>
        <w:spacing w:line="360" w:lineRule="auto"/>
        <w:contextualSpacing/>
        <w:rPr>
          <w:moveFrom w:id="20534" w:author="Claire S" w:date="2026-06-04T18:29:00Z" w16du:dateUtc="2026-06-04T17:29:00Z"/>
          <w:rFonts w:ascii="Cambria" w:hAnsi="Cambria"/>
          <w:b/>
          <w:bCs/>
          <w:sz w:val="28"/>
          <w:szCs w:val="28"/>
        </w:rPr>
      </w:pPr>
    </w:p>
    <w:p w14:paraId="63912D43" w14:textId="2E33107A" w:rsidR="002C6EBB" w:rsidDel="00236ECA" w:rsidRDefault="002C6EBB" w:rsidP="009131E1">
      <w:pPr>
        <w:spacing w:line="360" w:lineRule="auto"/>
        <w:contextualSpacing/>
        <w:rPr>
          <w:moveFrom w:id="20535" w:author="Claire S" w:date="2026-06-04T18:29:00Z" w16du:dateUtc="2026-06-04T17:29:00Z"/>
          <w:rFonts w:ascii="Cambria" w:hAnsi="Cambria"/>
          <w:b/>
          <w:bCs/>
          <w:sz w:val="28"/>
          <w:szCs w:val="28"/>
        </w:rPr>
      </w:pPr>
    </w:p>
    <w:p w14:paraId="4A3D73AC" w14:textId="780BE3EB" w:rsidR="002C6EBB" w:rsidDel="00236ECA" w:rsidRDefault="002C6EBB" w:rsidP="009131E1">
      <w:pPr>
        <w:spacing w:line="360" w:lineRule="auto"/>
        <w:contextualSpacing/>
        <w:rPr>
          <w:moveFrom w:id="20536" w:author="Claire S" w:date="2026-06-04T18:29:00Z" w16du:dateUtc="2026-06-04T17:29:00Z"/>
          <w:rFonts w:ascii="Cambria" w:hAnsi="Cambria"/>
          <w:b/>
          <w:bCs/>
          <w:sz w:val="28"/>
          <w:szCs w:val="28"/>
        </w:rPr>
      </w:pPr>
    </w:p>
    <w:p w14:paraId="27304209" w14:textId="7B33B923" w:rsidR="002C6EBB" w:rsidDel="00236ECA" w:rsidRDefault="002C6EBB" w:rsidP="009131E1">
      <w:pPr>
        <w:spacing w:line="360" w:lineRule="auto"/>
        <w:contextualSpacing/>
        <w:rPr>
          <w:moveFrom w:id="20537" w:author="Claire S" w:date="2026-06-04T18:29:00Z" w16du:dateUtc="2026-06-04T17:29:00Z"/>
          <w:rFonts w:ascii="Cambria" w:hAnsi="Cambria"/>
          <w:b/>
          <w:bCs/>
          <w:sz w:val="28"/>
          <w:szCs w:val="28"/>
        </w:rPr>
      </w:pPr>
    </w:p>
    <w:p w14:paraId="5B0206C2" w14:textId="64261665" w:rsidR="00A07401" w:rsidRDefault="00A07401" w:rsidP="00A07401">
      <w:pPr>
        <w:spacing w:line="360" w:lineRule="auto"/>
        <w:contextualSpacing/>
        <w:rPr>
          <w:moveFrom w:id="20538" w:author="Claire S" w:date="2026-06-04T18:29:00Z" w16du:dateUtc="2026-06-04T17:29:00Z"/>
          <w:rFonts w:ascii="Cambria" w:hAnsi="Cambria"/>
          <w:b/>
          <w:bCs/>
          <w:sz w:val="28"/>
          <w:szCs w:val="28"/>
        </w:rPr>
      </w:pPr>
      <w:moveFrom w:id="20539" w:author="Claire S" w:date="2026-06-04T18:29:00Z" w16du:dateUtc="2026-06-04T17:29:00Z">
        <w:r w:rsidRPr="00632ACD">
          <w:rPr>
            <w:rFonts w:ascii="Cambria" w:hAnsi="Cambria"/>
            <w:b/>
            <w:bCs/>
            <w:sz w:val="28"/>
            <w:szCs w:val="28"/>
          </w:rPr>
          <w:t xml:space="preserve">CHAPTER </w:t>
        </w:r>
        <w:r>
          <w:rPr>
            <w:rFonts w:ascii="Cambria" w:hAnsi="Cambria"/>
            <w:b/>
            <w:bCs/>
            <w:sz w:val="28"/>
            <w:szCs w:val="28"/>
          </w:rPr>
          <w:t>4</w:t>
        </w:r>
        <w:r w:rsidR="00830E9D">
          <w:rPr>
            <w:rFonts w:ascii="Cambria" w:hAnsi="Cambria"/>
            <w:b/>
            <w:bCs/>
            <w:sz w:val="28"/>
            <w:szCs w:val="28"/>
          </w:rPr>
          <w:t>8</w:t>
        </w:r>
      </w:moveFrom>
    </w:p>
    <w:moveFromRangeEnd w:id="20487"/>
    <w:p w14:paraId="5FE233B3" w14:textId="12609566" w:rsidR="00331804" w:rsidRDefault="00331804" w:rsidP="00A07401">
      <w:pPr>
        <w:spacing w:line="360" w:lineRule="auto"/>
        <w:contextualSpacing/>
        <w:rPr>
          <w:del w:id="20540" w:author="Daisy Watt" w:date="2026-06-23T04:17:00Z" w16du:dateUtc="2026-06-23T02:17:00Z"/>
          <w:rFonts w:ascii="Cambria" w:hAnsi="Cambria"/>
          <w:b/>
          <w:bCs/>
          <w:sz w:val="28"/>
          <w:szCs w:val="28"/>
        </w:rPr>
      </w:pPr>
      <w:del w:id="20541" w:author="Daisy Watt" w:date="2026-06-23T04:17:00Z" w16du:dateUtc="2026-06-23T02:17:00Z">
        <w:r>
          <w:rPr>
            <w:rFonts w:ascii="Cambria" w:hAnsi="Cambria"/>
            <w:b/>
            <w:bCs/>
            <w:sz w:val="28"/>
            <w:szCs w:val="28"/>
          </w:rPr>
          <w:delText xml:space="preserve">TUES </w:delText>
        </w:r>
        <w:r w:rsidR="00D04373">
          <w:rPr>
            <w:rFonts w:ascii="Cambria" w:hAnsi="Cambria"/>
            <w:b/>
            <w:bCs/>
            <w:sz w:val="28"/>
            <w:szCs w:val="28"/>
          </w:rPr>
          <w:delText>NIGHT</w:delText>
        </w:r>
      </w:del>
    </w:p>
    <w:p w14:paraId="3DD36592" w14:textId="4AB84905" w:rsidR="00215FE7" w:rsidRPr="00215FE7" w:rsidRDefault="00215FE7" w:rsidP="00A07401">
      <w:pPr>
        <w:spacing w:line="360" w:lineRule="auto"/>
        <w:contextualSpacing/>
        <w:rPr>
          <w:rFonts w:ascii="Cambria" w:hAnsi="Cambria"/>
          <w:sz w:val="28"/>
          <w:szCs w:val="28"/>
        </w:rPr>
      </w:pPr>
      <w:r>
        <w:rPr>
          <w:rFonts w:ascii="Cambria" w:hAnsi="Cambria"/>
          <w:b/>
          <w:bCs/>
          <w:sz w:val="28"/>
          <w:szCs w:val="28"/>
        </w:rPr>
        <w:tab/>
      </w:r>
      <w:r w:rsidRPr="00215FE7">
        <w:rPr>
          <w:rFonts w:ascii="Cambria" w:hAnsi="Cambria"/>
          <w:sz w:val="28"/>
          <w:szCs w:val="28"/>
        </w:rPr>
        <w:t>‘Please,’ Clara begged,</w:t>
      </w:r>
      <w:r w:rsidR="00CE71D4">
        <w:rPr>
          <w:rFonts w:ascii="Cambria" w:hAnsi="Cambria"/>
          <w:sz w:val="28"/>
          <w:szCs w:val="28"/>
        </w:rPr>
        <w:t xml:space="preserve"> tearfully.</w:t>
      </w:r>
      <w:r w:rsidRPr="00215FE7">
        <w:rPr>
          <w:rFonts w:ascii="Cambria" w:hAnsi="Cambria"/>
          <w:sz w:val="28"/>
          <w:szCs w:val="28"/>
        </w:rPr>
        <w:t xml:space="preserve"> ‘I’ve come all this way.’</w:t>
      </w:r>
    </w:p>
    <w:p w14:paraId="772075CB" w14:textId="5B3B8D5E" w:rsidR="00215FE7" w:rsidRDefault="00215FE7" w:rsidP="00A07401">
      <w:pPr>
        <w:spacing w:line="360" w:lineRule="auto"/>
        <w:contextualSpacing/>
        <w:rPr>
          <w:rFonts w:ascii="Cambria" w:hAnsi="Cambria"/>
          <w:sz w:val="28"/>
          <w:szCs w:val="28"/>
        </w:rPr>
      </w:pPr>
      <w:r w:rsidRPr="00215FE7">
        <w:rPr>
          <w:rFonts w:ascii="Cambria" w:hAnsi="Cambria"/>
          <w:sz w:val="28"/>
          <w:szCs w:val="28"/>
        </w:rPr>
        <w:tab/>
        <w:t>‘We can’t, miss</w:t>
      </w:r>
      <w:ins w:id="20542" w:author="Daisy Watt" w:date="2026-06-23T15:57:00Z" w16du:dateUtc="2026-06-23T13:57:00Z">
        <w:r w:rsidR="00FC4B83">
          <w:rPr>
            <w:rFonts w:ascii="Cambria" w:hAnsi="Cambria"/>
            <w:sz w:val="28"/>
            <w:szCs w:val="28"/>
          </w:rPr>
          <w:t>.</w:t>
        </w:r>
      </w:ins>
      <w:del w:id="20543" w:author="Daisy Watt" w:date="2026-06-23T15:57:00Z" w16du:dateUtc="2026-06-23T13:57:00Z">
        <w:r w:rsidRPr="00215FE7" w:rsidDel="00FC4B83">
          <w:rPr>
            <w:rFonts w:ascii="Cambria" w:hAnsi="Cambria"/>
            <w:sz w:val="28"/>
            <w:szCs w:val="28"/>
          </w:rPr>
          <w:delText>,’ t</w:delText>
        </w:r>
      </w:del>
      <w:ins w:id="20544" w:author="Daisy Watt" w:date="2026-06-23T15:57:00Z" w16du:dateUtc="2026-06-23T13:57:00Z">
        <w:r w:rsidR="00FC4B83">
          <w:rPr>
            <w:rFonts w:ascii="Cambria" w:hAnsi="Cambria"/>
            <w:sz w:val="28"/>
            <w:szCs w:val="28"/>
          </w:rPr>
          <w:t>’ T</w:t>
        </w:r>
      </w:ins>
      <w:r w:rsidRPr="00215FE7">
        <w:rPr>
          <w:rFonts w:ascii="Cambria" w:hAnsi="Cambria"/>
          <w:sz w:val="28"/>
          <w:szCs w:val="28"/>
        </w:rPr>
        <w:t xml:space="preserve">he desk sergeant </w:t>
      </w:r>
      <w:del w:id="20545" w:author="Claire S" w:date="2026-07-30T12:59:00Z" w16du:dateUtc="2026-07-30T11:59:00Z">
        <w:r w:rsidR="0099375F" w:rsidDel="00F312E5">
          <w:rPr>
            <w:rFonts w:ascii="Cambria" w:hAnsi="Cambria"/>
            <w:sz w:val="28"/>
            <w:szCs w:val="28"/>
          </w:rPr>
          <w:delText>at East</w:delText>
        </w:r>
        <w:r w:rsidR="005B11E8" w:rsidDel="00F312E5">
          <w:rPr>
            <w:rFonts w:ascii="Cambria" w:hAnsi="Cambria"/>
            <w:sz w:val="28"/>
            <w:szCs w:val="28"/>
          </w:rPr>
          <w:delText>bourne</w:delText>
        </w:r>
        <w:r w:rsidR="0099375F" w:rsidDel="00F312E5">
          <w:rPr>
            <w:rFonts w:ascii="Cambria" w:hAnsi="Cambria"/>
            <w:sz w:val="28"/>
            <w:szCs w:val="28"/>
          </w:rPr>
          <w:delText xml:space="preserve"> Police Station </w:delText>
        </w:r>
      </w:del>
      <w:r w:rsidRPr="00215FE7">
        <w:rPr>
          <w:rFonts w:ascii="Cambria" w:hAnsi="Cambria"/>
          <w:sz w:val="28"/>
          <w:szCs w:val="28"/>
        </w:rPr>
        <w:t>s</w:t>
      </w:r>
      <w:r w:rsidR="00C63FA5">
        <w:rPr>
          <w:rFonts w:ascii="Cambria" w:hAnsi="Cambria"/>
          <w:sz w:val="28"/>
          <w:szCs w:val="28"/>
        </w:rPr>
        <w:t>hook his head sadly</w:t>
      </w:r>
      <w:r w:rsidRPr="00215FE7">
        <w:rPr>
          <w:rFonts w:ascii="Cambria" w:hAnsi="Cambria"/>
          <w:sz w:val="28"/>
          <w:szCs w:val="28"/>
        </w:rPr>
        <w:t xml:space="preserve">. </w:t>
      </w:r>
      <w:r>
        <w:rPr>
          <w:rFonts w:ascii="Cambria" w:hAnsi="Cambria"/>
          <w:sz w:val="28"/>
          <w:szCs w:val="28"/>
        </w:rPr>
        <w:t>‘</w:t>
      </w:r>
      <w:r w:rsidR="00C63FA5">
        <w:rPr>
          <w:rFonts w:ascii="Cambria" w:hAnsi="Cambria"/>
          <w:sz w:val="28"/>
          <w:szCs w:val="28"/>
        </w:rPr>
        <w:t>H</w:t>
      </w:r>
      <w:r>
        <w:rPr>
          <w:rFonts w:ascii="Cambria" w:hAnsi="Cambria"/>
          <w:sz w:val="28"/>
          <w:szCs w:val="28"/>
        </w:rPr>
        <w:t>er body’s already gone to the hospital mortuary</w:t>
      </w:r>
      <w:r w:rsidR="00C63FA5">
        <w:rPr>
          <w:rFonts w:ascii="Cambria" w:hAnsi="Cambria"/>
          <w:sz w:val="28"/>
          <w:szCs w:val="28"/>
        </w:rPr>
        <w:t>.  T</w:t>
      </w:r>
      <w:r w:rsidR="00EE1D96">
        <w:rPr>
          <w:rFonts w:ascii="Cambria" w:hAnsi="Cambria"/>
          <w:sz w:val="28"/>
          <w:szCs w:val="28"/>
        </w:rPr>
        <w:t>here</w:t>
      </w:r>
      <w:r w:rsidR="00C63FA5">
        <w:rPr>
          <w:rFonts w:ascii="Cambria" w:hAnsi="Cambria"/>
          <w:sz w:val="28"/>
          <w:szCs w:val="28"/>
        </w:rPr>
        <w:t>’s always</w:t>
      </w:r>
      <w:r w:rsidR="00EE1D96">
        <w:rPr>
          <w:rFonts w:ascii="Cambria" w:hAnsi="Cambria"/>
          <w:sz w:val="28"/>
          <w:szCs w:val="28"/>
        </w:rPr>
        <w:t xml:space="preserve"> an autopsy for suicides.</w:t>
      </w:r>
      <w:r>
        <w:rPr>
          <w:rFonts w:ascii="Cambria" w:hAnsi="Cambria"/>
          <w:sz w:val="28"/>
          <w:szCs w:val="28"/>
        </w:rPr>
        <w:t>’</w:t>
      </w:r>
    </w:p>
    <w:p w14:paraId="4099336C" w14:textId="45B961CD" w:rsidR="00215FE7" w:rsidRDefault="00215FE7" w:rsidP="00215FE7">
      <w:pPr>
        <w:spacing w:line="360" w:lineRule="auto"/>
        <w:contextualSpacing/>
        <w:rPr>
          <w:rFonts w:ascii="Cambria" w:hAnsi="Cambria"/>
          <w:sz w:val="28"/>
          <w:szCs w:val="28"/>
        </w:rPr>
      </w:pPr>
      <w:r>
        <w:rPr>
          <w:rFonts w:ascii="Cambria" w:hAnsi="Cambria"/>
          <w:sz w:val="28"/>
          <w:szCs w:val="28"/>
        </w:rPr>
        <w:tab/>
      </w:r>
      <w:r w:rsidR="00EE1D96">
        <w:rPr>
          <w:rFonts w:ascii="Cambria" w:hAnsi="Cambria"/>
          <w:sz w:val="28"/>
          <w:szCs w:val="28"/>
        </w:rPr>
        <w:t>‘Can I go there</w:t>
      </w:r>
      <w:ins w:id="20546" w:author="Daisy Watt" w:date="2026-06-23T04:18:00Z" w16du:dateUtc="2026-06-23T02:18:00Z">
        <w:r w:rsidR="00F61388">
          <w:rPr>
            <w:rFonts w:ascii="Cambria" w:hAnsi="Cambria"/>
            <w:sz w:val="28"/>
            <w:szCs w:val="28"/>
          </w:rPr>
          <w:t>,</w:t>
        </w:r>
      </w:ins>
      <w:r w:rsidR="00EE1D96">
        <w:rPr>
          <w:rFonts w:ascii="Cambria" w:hAnsi="Cambria"/>
          <w:sz w:val="28"/>
          <w:szCs w:val="28"/>
        </w:rPr>
        <w:t xml:space="preserve"> then?’ Clara was starting to feel a little crazed</w:t>
      </w:r>
      <w:ins w:id="20547" w:author="Daisy Watt" w:date="2026-06-23T04:18:00Z" w16du:dateUtc="2026-06-23T02:18:00Z">
        <w:r w:rsidR="00EF771B">
          <w:rPr>
            <w:rFonts w:ascii="Cambria" w:hAnsi="Cambria"/>
            <w:sz w:val="28"/>
            <w:szCs w:val="28"/>
          </w:rPr>
          <w:t>,</w:t>
        </w:r>
      </w:ins>
      <w:r w:rsidR="00EE1D96">
        <w:rPr>
          <w:rFonts w:ascii="Cambria" w:hAnsi="Cambria"/>
          <w:sz w:val="28"/>
          <w:szCs w:val="28"/>
        </w:rPr>
        <w:t xml:space="preserve"> herself.</w:t>
      </w:r>
      <w:r w:rsidR="00C63FA5">
        <w:rPr>
          <w:rFonts w:ascii="Cambria" w:hAnsi="Cambria"/>
          <w:sz w:val="28"/>
          <w:szCs w:val="28"/>
        </w:rPr>
        <w:t xml:space="preserve"> </w:t>
      </w:r>
      <w:ins w:id="20548" w:author="Claire S" w:date="2026-06-04T20:25:00Z" w16du:dateUtc="2026-06-04T19:25:00Z">
        <w:r w:rsidR="000F4681">
          <w:rPr>
            <w:rFonts w:ascii="Cambria" w:hAnsi="Cambria"/>
            <w:sz w:val="28"/>
            <w:szCs w:val="28"/>
          </w:rPr>
          <w:t>The alcohol had totally worn off</w:t>
        </w:r>
      </w:ins>
      <w:ins w:id="20549" w:author="Claire S" w:date="2026-07-30T13:00:00Z" w16du:dateUtc="2026-07-30T12:00:00Z">
        <w:r w:rsidR="00F312E5">
          <w:rPr>
            <w:rFonts w:ascii="Cambria" w:hAnsi="Cambria"/>
            <w:sz w:val="28"/>
            <w:szCs w:val="28"/>
          </w:rPr>
          <w:t>,</w:t>
        </w:r>
      </w:ins>
      <w:ins w:id="20550" w:author="Claire S" w:date="2026-06-04T20:25:00Z" w16du:dateUtc="2026-06-04T19:25:00Z">
        <w:r w:rsidR="000F4681">
          <w:rPr>
            <w:rFonts w:ascii="Cambria" w:hAnsi="Cambria"/>
            <w:sz w:val="28"/>
            <w:szCs w:val="28"/>
          </w:rPr>
          <w:t xml:space="preserve"> and she </w:t>
        </w:r>
        <w:r w:rsidR="000F4681" w:rsidRPr="00D24C0D">
          <w:rPr>
            <w:rFonts w:ascii="Cambria" w:hAnsi="Cambria"/>
            <w:sz w:val="28"/>
            <w:szCs w:val="28"/>
          </w:rPr>
          <w:t>was exhausted.</w:t>
        </w:r>
        <w:r w:rsidR="000F4681">
          <w:rPr>
            <w:rFonts w:ascii="Cambria" w:hAnsi="Cambria"/>
            <w:sz w:val="28"/>
            <w:szCs w:val="28"/>
          </w:rPr>
          <w:t xml:space="preserve">  </w:t>
        </w:r>
      </w:ins>
      <w:r w:rsidR="00C63FA5">
        <w:rPr>
          <w:rFonts w:ascii="Cambria" w:hAnsi="Cambria"/>
          <w:sz w:val="28"/>
          <w:szCs w:val="28"/>
        </w:rPr>
        <w:t>‘I just – I want to see her.</w:t>
      </w:r>
      <w:r w:rsidR="0099375F">
        <w:rPr>
          <w:rFonts w:ascii="Cambria" w:hAnsi="Cambria"/>
          <w:sz w:val="28"/>
          <w:szCs w:val="28"/>
        </w:rPr>
        <w:t xml:space="preserve">  Say goodbye properly.</w:t>
      </w:r>
      <w:r w:rsidR="00C63FA5">
        <w:rPr>
          <w:rFonts w:ascii="Cambria" w:hAnsi="Cambria"/>
          <w:sz w:val="28"/>
          <w:szCs w:val="28"/>
        </w:rPr>
        <w:t>’</w:t>
      </w:r>
      <w:r w:rsidR="0099375F">
        <w:rPr>
          <w:rFonts w:ascii="Cambria" w:hAnsi="Cambria"/>
          <w:sz w:val="28"/>
          <w:szCs w:val="28"/>
        </w:rPr>
        <w:t xml:space="preserve"> She clutched her bag like her life depended on it.</w:t>
      </w:r>
      <w:ins w:id="20551" w:author="Claire S" w:date="2026-06-05T09:37:00Z" w16du:dateUtc="2026-06-05T08:37:00Z">
        <w:r w:rsidR="00F56145">
          <w:rPr>
            <w:rFonts w:ascii="Cambria" w:hAnsi="Cambria"/>
            <w:sz w:val="28"/>
            <w:szCs w:val="28"/>
          </w:rPr>
          <w:t xml:space="preserve"> Maybe it did.  Danger lurked round every corner</w:t>
        </w:r>
      </w:ins>
      <w:ins w:id="20552" w:author="Daisy Watt" w:date="2026-06-23T04:18:00Z" w16du:dateUtc="2026-06-23T02:18:00Z">
        <w:r w:rsidR="00AB3D6A">
          <w:rPr>
            <w:rFonts w:ascii="Cambria" w:hAnsi="Cambria"/>
            <w:sz w:val="28"/>
            <w:szCs w:val="28"/>
          </w:rPr>
          <w:t>,</w:t>
        </w:r>
      </w:ins>
      <w:ins w:id="20553" w:author="Claire S" w:date="2026-06-05T09:37:00Z" w16du:dateUtc="2026-06-05T08:37:00Z">
        <w:r w:rsidR="00F56145">
          <w:rPr>
            <w:rFonts w:ascii="Cambria" w:hAnsi="Cambria"/>
            <w:sz w:val="28"/>
            <w:szCs w:val="28"/>
          </w:rPr>
          <w:t xml:space="preserve"> now.</w:t>
        </w:r>
      </w:ins>
    </w:p>
    <w:p w14:paraId="4F8A4EB0" w14:textId="77777777" w:rsidR="00763A96" w:rsidRDefault="00215FE7" w:rsidP="00215FE7">
      <w:pPr>
        <w:spacing w:line="360" w:lineRule="auto"/>
        <w:contextualSpacing/>
        <w:rPr>
          <w:ins w:id="20554" w:author="Claire S" w:date="2026-07-30T13:00:00Z" w16du:dateUtc="2026-07-30T12:00:00Z"/>
          <w:rFonts w:ascii="Cambria" w:hAnsi="Cambria"/>
          <w:sz w:val="28"/>
          <w:szCs w:val="28"/>
        </w:rPr>
      </w:pPr>
      <w:r>
        <w:rPr>
          <w:rFonts w:ascii="Cambria" w:hAnsi="Cambria"/>
          <w:sz w:val="28"/>
          <w:szCs w:val="28"/>
        </w:rPr>
        <w:tab/>
        <w:t>‘</w:t>
      </w:r>
      <w:r w:rsidR="00EE1D96">
        <w:rPr>
          <w:rFonts w:ascii="Cambria" w:hAnsi="Cambria"/>
          <w:sz w:val="28"/>
          <w:szCs w:val="28"/>
        </w:rPr>
        <w:t>I wouldn’t bother, love.</w:t>
      </w:r>
      <w:r w:rsidR="00C63FA5">
        <w:rPr>
          <w:rFonts w:ascii="Cambria" w:hAnsi="Cambria"/>
          <w:sz w:val="28"/>
          <w:szCs w:val="28"/>
        </w:rPr>
        <w:t xml:space="preserve"> Only next of kin. Anyway,’ the man lowered his voice, ‘from what I hear, her face was shredded by the rocks. </w:t>
      </w:r>
      <w:r w:rsidR="0044236F">
        <w:rPr>
          <w:rFonts w:ascii="Cambria" w:hAnsi="Cambria"/>
          <w:sz w:val="28"/>
          <w:szCs w:val="28"/>
        </w:rPr>
        <w:t>I hate to say it, but s</w:t>
      </w:r>
      <w:r w:rsidR="00C63FA5">
        <w:rPr>
          <w:rFonts w:ascii="Cambria" w:hAnsi="Cambria"/>
          <w:sz w:val="28"/>
          <w:szCs w:val="28"/>
        </w:rPr>
        <w:t>he won’t be a pretty sight.’</w:t>
      </w:r>
      <w:r w:rsidR="0044236F">
        <w:rPr>
          <w:rFonts w:ascii="Cambria" w:hAnsi="Cambria"/>
          <w:sz w:val="28"/>
          <w:szCs w:val="28"/>
        </w:rPr>
        <w:t xml:space="preserve"> </w:t>
      </w:r>
    </w:p>
    <w:p w14:paraId="0C2F63F1" w14:textId="5515C633" w:rsidR="00763A96" w:rsidRDefault="00763A96" w:rsidP="00215FE7">
      <w:pPr>
        <w:spacing w:line="360" w:lineRule="auto"/>
        <w:contextualSpacing/>
        <w:rPr>
          <w:ins w:id="20555" w:author="Claire S" w:date="2026-07-30T13:01:00Z" w16du:dateUtc="2026-07-30T12:01:00Z"/>
          <w:rFonts w:ascii="Cambria" w:hAnsi="Cambria"/>
          <w:sz w:val="28"/>
          <w:szCs w:val="28"/>
        </w:rPr>
      </w:pPr>
      <w:ins w:id="20556" w:author="Claire S" w:date="2026-07-30T13:00:00Z" w16du:dateUtc="2026-07-30T12:00:00Z">
        <w:r>
          <w:rPr>
            <w:rFonts w:ascii="Cambria" w:hAnsi="Cambria"/>
            <w:sz w:val="28"/>
            <w:szCs w:val="28"/>
          </w:rPr>
          <w:tab/>
          <w:t xml:space="preserve">‘Oh God.’ Clara felt a </w:t>
        </w:r>
      </w:ins>
      <w:ins w:id="20557" w:author="Claire S" w:date="2026-07-30T13:14:00Z" w16du:dateUtc="2026-07-30T12:14:00Z">
        <w:r w:rsidR="007C47B2">
          <w:rPr>
            <w:rFonts w:ascii="Cambria" w:hAnsi="Cambria"/>
            <w:sz w:val="28"/>
            <w:szCs w:val="28"/>
          </w:rPr>
          <w:t>huge</w:t>
        </w:r>
      </w:ins>
      <w:ins w:id="20558" w:author="Claire S" w:date="2026-07-30T13:00:00Z" w16du:dateUtc="2026-07-30T12:00:00Z">
        <w:r>
          <w:rPr>
            <w:rFonts w:ascii="Cambria" w:hAnsi="Cambria"/>
            <w:sz w:val="28"/>
            <w:szCs w:val="28"/>
          </w:rPr>
          <w:t xml:space="preserve"> wave of nausea at the thought. </w:t>
        </w:r>
      </w:ins>
      <w:ins w:id="20559" w:author="Claire S" w:date="2026-07-30T13:01:00Z" w16du:dateUtc="2026-07-30T12:01:00Z">
        <w:r>
          <w:rPr>
            <w:rFonts w:ascii="Cambria" w:hAnsi="Cambria"/>
            <w:sz w:val="28"/>
            <w:szCs w:val="28"/>
          </w:rPr>
          <w:t xml:space="preserve">Poor Violet. </w:t>
        </w:r>
      </w:ins>
      <w:ins w:id="20560" w:author="Claire S" w:date="2026-07-30T13:00:00Z" w16du:dateUtc="2026-07-30T12:00:00Z">
        <w:r>
          <w:rPr>
            <w:rFonts w:ascii="Cambria" w:hAnsi="Cambria"/>
            <w:sz w:val="28"/>
            <w:szCs w:val="28"/>
          </w:rPr>
          <w:t>‘That’s so awful.’</w:t>
        </w:r>
      </w:ins>
    </w:p>
    <w:p w14:paraId="505680CA" w14:textId="4F3337D0" w:rsidR="00215FE7" w:rsidRDefault="0044236F">
      <w:pPr>
        <w:spacing w:line="360" w:lineRule="auto"/>
        <w:ind w:firstLine="720"/>
        <w:contextualSpacing/>
        <w:rPr>
          <w:rFonts w:ascii="Cambria" w:hAnsi="Cambria"/>
          <w:sz w:val="28"/>
          <w:szCs w:val="28"/>
        </w:rPr>
        <w:pPrChange w:id="20561" w:author="Claire S" w:date="2026-07-30T13:01:00Z" w16du:dateUtc="2026-07-30T12:01:00Z">
          <w:pPr>
            <w:spacing w:line="360" w:lineRule="auto"/>
            <w:contextualSpacing/>
          </w:pPr>
        </w:pPrChange>
      </w:pPr>
      <w:moveFromRangeStart w:id="20562" w:author="Claire S" w:date="2026-07-30T13:01:00Z" w:name="move236308890"/>
      <w:moveFrom w:id="20563" w:author="Claire S" w:date="2026-07-30T13:01:00Z" w16du:dateUtc="2026-07-30T12:01:00Z">
        <w:r w:rsidDel="00763A96">
          <w:rPr>
            <w:rFonts w:ascii="Cambria" w:hAnsi="Cambria"/>
            <w:sz w:val="28"/>
            <w:szCs w:val="28"/>
          </w:rPr>
          <w:t>He patted Clara’s hand.</w:t>
        </w:r>
      </w:moveFrom>
      <w:moveFromRangeEnd w:id="20562"/>
      <w:del w:id="20564" w:author="Claire S" w:date="2026-07-30T13:01:00Z" w16du:dateUtc="2026-07-30T12:01:00Z">
        <w:r w:rsidDel="00763A96">
          <w:rPr>
            <w:rFonts w:ascii="Cambria" w:hAnsi="Cambria"/>
            <w:sz w:val="28"/>
            <w:szCs w:val="28"/>
          </w:rPr>
          <w:delText xml:space="preserve"> </w:delText>
        </w:r>
      </w:del>
      <w:r>
        <w:rPr>
          <w:rFonts w:ascii="Cambria" w:hAnsi="Cambria"/>
          <w:sz w:val="28"/>
          <w:szCs w:val="28"/>
        </w:rPr>
        <w:t>‘Best you get off home</w:t>
      </w:r>
      <w:ins w:id="20565" w:author="Claire S" w:date="2026-07-30T13:01:00Z" w16du:dateUtc="2026-07-30T12:01:00Z">
        <w:r w:rsidR="00763A96">
          <w:rPr>
            <w:rFonts w:ascii="Cambria" w:hAnsi="Cambria"/>
            <w:sz w:val="28"/>
            <w:szCs w:val="28"/>
          </w:rPr>
          <w:t xml:space="preserve">, eh?’ </w:t>
        </w:r>
      </w:ins>
      <w:moveToRangeStart w:id="20566" w:author="Claire S" w:date="2026-07-30T13:01:00Z" w:name="move236308890"/>
      <w:moveTo w:id="20567" w:author="Claire S" w:date="2026-07-30T13:01:00Z" w16du:dateUtc="2026-07-30T12:01:00Z">
        <w:r w:rsidR="00763A96">
          <w:rPr>
            <w:rFonts w:ascii="Cambria" w:hAnsi="Cambria"/>
            <w:sz w:val="28"/>
            <w:szCs w:val="28"/>
          </w:rPr>
          <w:t>He patted Clara’s hand.</w:t>
        </w:r>
      </w:moveTo>
      <w:moveToRangeEnd w:id="20566"/>
      <w:ins w:id="20568" w:author="Claire S" w:date="2026-07-30T13:01:00Z" w16du:dateUtc="2026-07-30T12:01:00Z">
        <w:r w:rsidR="00763A96">
          <w:rPr>
            <w:rFonts w:ascii="Cambria" w:hAnsi="Cambria"/>
            <w:sz w:val="28"/>
            <w:szCs w:val="28"/>
          </w:rPr>
          <w:t xml:space="preserve"> ‘</w:t>
        </w:r>
      </w:ins>
      <w:del w:id="20569" w:author="Claire S" w:date="2026-07-30T13:01:00Z" w16du:dateUtc="2026-07-30T12:01:00Z">
        <w:r w:rsidR="00FD21D3" w:rsidDel="00763A96">
          <w:rPr>
            <w:rFonts w:ascii="Cambria" w:hAnsi="Cambria"/>
            <w:sz w:val="28"/>
            <w:szCs w:val="28"/>
          </w:rPr>
          <w:delText xml:space="preserve">.  </w:delText>
        </w:r>
      </w:del>
      <w:r w:rsidR="00FD21D3">
        <w:rPr>
          <w:rFonts w:ascii="Cambria" w:hAnsi="Cambria"/>
          <w:sz w:val="28"/>
          <w:szCs w:val="28"/>
        </w:rPr>
        <w:t>R</w:t>
      </w:r>
      <w:r>
        <w:rPr>
          <w:rFonts w:ascii="Cambria" w:hAnsi="Cambria"/>
          <w:sz w:val="28"/>
          <w:szCs w:val="28"/>
        </w:rPr>
        <w:t xml:space="preserve">emember </w:t>
      </w:r>
      <w:r w:rsidR="00FD21D3">
        <w:rPr>
          <w:rFonts w:ascii="Cambria" w:hAnsi="Cambria"/>
          <w:sz w:val="28"/>
          <w:szCs w:val="28"/>
        </w:rPr>
        <w:t>your pal the way</w:t>
      </w:r>
      <w:r>
        <w:rPr>
          <w:rFonts w:ascii="Cambria" w:hAnsi="Cambria"/>
          <w:sz w:val="28"/>
          <w:szCs w:val="28"/>
        </w:rPr>
        <w:t xml:space="preserve"> you knew her when she was happy.’</w:t>
      </w:r>
    </w:p>
    <w:p w14:paraId="5039CF12" w14:textId="77777777" w:rsidR="00F00A2A" w:rsidRDefault="00FD21D3" w:rsidP="00531415">
      <w:pPr>
        <w:spacing w:line="360" w:lineRule="auto"/>
        <w:contextualSpacing/>
        <w:rPr>
          <w:ins w:id="20570" w:author="Claire S" w:date="2026-07-30T13:05:00Z" w16du:dateUtc="2026-07-30T12:05:00Z"/>
          <w:rFonts w:ascii="Cambria" w:hAnsi="Cambria"/>
          <w:sz w:val="28"/>
          <w:szCs w:val="28"/>
        </w:rPr>
      </w:pPr>
      <w:r>
        <w:rPr>
          <w:rFonts w:ascii="Cambria" w:hAnsi="Cambria"/>
          <w:sz w:val="28"/>
          <w:szCs w:val="28"/>
        </w:rPr>
        <w:tab/>
      </w:r>
      <w:commentRangeStart w:id="20571"/>
      <w:r w:rsidR="00CE6F92">
        <w:rPr>
          <w:rFonts w:ascii="Cambria" w:hAnsi="Cambria"/>
          <w:sz w:val="28"/>
          <w:szCs w:val="28"/>
        </w:rPr>
        <w:t>When</w:t>
      </w:r>
      <w:commentRangeEnd w:id="20571"/>
      <w:r w:rsidR="005B555F">
        <w:rPr>
          <w:rStyle w:val="CommentReference"/>
          <w:rFonts w:ascii="Cambria" w:hAnsi="Cambria"/>
          <w:sz w:val="28"/>
          <w:szCs w:val="28"/>
        </w:rPr>
        <w:commentReference w:id="20571"/>
      </w:r>
      <w:r w:rsidR="00CE6F92">
        <w:rPr>
          <w:rFonts w:ascii="Cambria" w:hAnsi="Cambria"/>
          <w:sz w:val="28"/>
          <w:szCs w:val="28"/>
        </w:rPr>
        <w:t xml:space="preserve"> was that</w:t>
      </w:r>
      <w:ins w:id="20572" w:author="Daisy Watt" w:date="2026-06-23T04:18:00Z" w16du:dateUtc="2026-06-23T02:18:00Z">
        <w:r w:rsidR="00DA60A6">
          <w:rPr>
            <w:rFonts w:ascii="Cambria" w:hAnsi="Cambria"/>
            <w:sz w:val="28"/>
            <w:szCs w:val="28"/>
          </w:rPr>
          <w:t>,</w:t>
        </w:r>
      </w:ins>
      <w:r w:rsidR="00CE6F92">
        <w:rPr>
          <w:rFonts w:ascii="Cambria" w:hAnsi="Cambria"/>
          <w:sz w:val="28"/>
          <w:szCs w:val="28"/>
        </w:rPr>
        <w:t xml:space="preserve"> though? </w:t>
      </w:r>
      <w:ins w:id="20573" w:author="Claire S" w:date="2026-07-30T13:01:00Z" w16du:dateUtc="2026-07-30T12:01:00Z">
        <w:r w:rsidR="00763A96">
          <w:rPr>
            <w:rFonts w:ascii="Cambria" w:hAnsi="Cambria"/>
            <w:sz w:val="28"/>
            <w:szCs w:val="28"/>
          </w:rPr>
          <w:t xml:space="preserve">Her head </w:t>
        </w:r>
      </w:ins>
      <w:ins w:id="20574" w:author="Claire S" w:date="2026-07-30T13:05:00Z" w16du:dateUtc="2026-07-30T12:05:00Z">
        <w:r w:rsidR="00F00A2A">
          <w:rPr>
            <w:rFonts w:ascii="Cambria" w:hAnsi="Cambria"/>
            <w:sz w:val="28"/>
            <w:szCs w:val="28"/>
          </w:rPr>
          <w:t>filled</w:t>
        </w:r>
      </w:ins>
      <w:ins w:id="20575" w:author="Claire S" w:date="2026-07-30T13:01:00Z" w16du:dateUtc="2026-07-30T12:01:00Z">
        <w:r w:rsidR="00763A96">
          <w:rPr>
            <w:rFonts w:ascii="Cambria" w:hAnsi="Cambria"/>
            <w:sz w:val="28"/>
            <w:szCs w:val="28"/>
          </w:rPr>
          <w:t xml:space="preserve"> with images of a ruined Vi</w:t>
        </w:r>
      </w:ins>
      <w:ins w:id="20576" w:author="Claire S" w:date="2026-07-30T13:02:00Z" w16du:dateUtc="2026-07-30T12:02:00Z">
        <w:r w:rsidR="00763A96">
          <w:rPr>
            <w:rFonts w:ascii="Cambria" w:hAnsi="Cambria"/>
            <w:sz w:val="28"/>
            <w:szCs w:val="28"/>
          </w:rPr>
          <w:t xml:space="preserve">olet, </w:t>
        </w:r>
      </w:ins>
      <w:r>
        <w:rPr>
          <w:rFonts w:ascii="Cambria" w:hAnsi="Cambria"/>
          <w:sz w:val="28"/>
          <w:szCs w:val="28"/>
        </w:rPr>
        <w:t xml:space="preserve">Clara trailed back to the station, where she just managed to </w:t>
      </w:r>
      <w:r w:rsidR="00CE6F92">
        <w:rPr>
          <w:rFonts w:ascii="Cambria" w:hAnsi="Cambria"/>
          <w:sz w:val="28"/>
          <w:szCs w:val="28"/>
        </w:rPr>
        <w:t>catch</w:t>
      </w:r>
      <w:r>
        <w:rPr>
          <w:rFonts w:ascii="Cambria" w:hAnsi="Cambria"/>
          <w:sz w:val="28"/>
          <w:szCs w:val="28"/>
        </w:rPr>
        <w:t xml:space="preserve"> the last train</w:t>
      </w:r>
      <w:r w:rsidR="00CE6F92">
        <w:rPr>
          <w:rFonts w:ascii="Cambria" w:hAnsi="Cambria"/>
          <w:sz w:val="28"/>
          <w:szCs w:val="28"/>
        </w:rPr>
        <w:t xml:space="preserve"> back</w:t>
      </w:r>
      <w:r>
        <w:rPr>
          <w:rFonts w:ascii="Cambria" w:hAnsi="Cambria"/>
          <w:sz w:val="28"/>
          <w:szCs w:val="28"/>
        </w:rPr>
        <w:t xml:space="preserve"> to London</w:t>
      </w:r>
      <w:del w:id="20577" w:author="Daisy Watt" w:date="2026-06-23T16:07:00Z" w16du:dateUtc="2026-06-23T14:07:00Z">
        <w:r w:rsidDel="00B75328">
          <w:rPr>
            <w:rFonts w:ascii="Cambria" w:hAnsi="Cambria"/>
            <w:sz w:val="28"/>
            <w:szCs w:val="28"/>
          </w:rPr>
          <w:delText>.</w:delText>
        </w:r>
      </w:del>
      <w:ins w:id="20578" w:author="Claire S" w:date="2026-06-05T10:11:00Z" w16du:dateUtc="2026-06-05T09:11:00Z">
        <w:del w:id="20579" w:author="Daisy Watt" w:date="2026-06-23T16:07:00Z" w16du:dateUtc="2026-06-23T14:07:00Z">
          <w:r w:rsidR="00310294" w:rsidDel="00B75328">
            <w:rPr>
              <w:rFonts w:ascii="Cambria" w:hAnsi="Cambria"/>
              <w:sz w:val="28"/>
              <w:szCs w:val="28"/>
            </w:rPr>
            <w:delText xml:space="preserve">  </w:delText>
          </w:r>
          <w:r w:rsidR="00310294" w:rsidRPr="00537A4A" w:rsidDel="00537A4A">
            <w:rPr>
              <w:rFonts w:ascii="Cambria" w:hAnsi="Cambria"/>
              <w:sz w:val="28"/>
              <w:szCs w:val="28"/>
              <w:highlight w:val="yellow"/>
              <w:rPrChange w:id="20580" w:author="Daisy Watt" w:date="2026-06-23T16:06:00Z" w16du:dateUtc="2026-06-23T14:06:00Z">
                <w:rPr>
                  <w:rFonts w:ascii="Cambria" w:hAnsi="Cambria"/>
                  <w:sz w:val="28"/>
                  <w:szCs w:val="28"/>
                </w:rPr>
              </w:rPrChange>
            </w:rPr>
            <w:delText>Tired and hu</w:delText>
          </w:r>
        </w:del>
      </w:ins>
      <w:ins w:id="20581" w:author="Claire S" w:date="2026-06-05T10:12:00Z" w16du:dateUtc="2026-06-05T09:12:00Z">
        <w:del w:id="20582" w:author="Daisy Watt" w:date="2026-06-23T16:07:00Z" w16du:dateUtc="2026-06-23T14:07:00Z">
          <w:r w:rsidR="00310294" w:rsidRPr="00537A4A" w:rsidDel="00537A4A">
            <w:rPr>
              <w:rFonts w:ascii="Cambria" w:hAnsi="Cambria"/>
              <w:sz w:val="28"/>
              <w:szCs w:val="28"/>
              <w:highlight w:val="yellow"/>
              <w:rPrChange w:id="20583" w:author="Daisy Watt" w:date="2026-06-23T16:06:00Z" w16du:dateUtc="2026-06-23T14:06:00Z">
                <w:rPr>
                  <w:rFonts w:ascii="Cambria" w:hAnsi="Cambria"/>
                  <w:sz w:val="28"/>
                  <w:szCs w:val="28"/>
                </w:rPr>
              </w:rPrChange>
            </w:rPr>
            <w:delText>ngry, though not as hungry as</w:delText>
          </w:r>
        </w:del>
      </w:ins>
      <w:ins w:id="20584" w:author="Claire S" w:date="2026-06-08T16:58:00Z" w16du:dateUtc="2026-06-08T15:58:00Z">
        <w:del w:id="20585" w:author="Daisy Watt" w:date="2026-06-23T16:07:00Z" w16du:dateUtc="2026-06-23T14:07:00Z">
          <w:r w:rsidR="00ED0DA5" w:rsidRPr="00537A4A" w:rsidDel="00537A4A">
            <w:rPr>
              <w:rFonts w:ascii="Cambria" w:hAnsi="Cambria"/>
              <w:sz w:val="28"/>
              <w:szCs w:val="28"/>
              <w:highlight w:val="yellow"/>
              <w:rPrChange w:id="20586" w:author="Daisy Watt" w:date="2026-06-23T16:06:00Z" w16du:dateUtc="2026-06-23T14:06:00Z">
                <w:rPr>
                  <w:rFonts w:ascii="Cambria" w:hAnsi="Cambria"/>
                  <w:sz w:val="28"/>
                  <w:szCs w:val="28"/>
                </w:rPr>
              </w:rPrChange>
            </w:rPr>
            <w:delText xml:space="preserve"> she’d normally</w:delText>
          </w:r>
        </w:del>
      </w:ins>
      <w:ins w:id="20587" w:author="Claire S" w:date="2026-06-05T10:12:00Z" w16du:dateUtc="2026-06-05T09:12:00Z">
        <w:del w:id="20588" w:author="Daisy Watt" w:date="2026-06-23T16:07:00Z" w16du:dateUtc="2026-06-23T14:07:00Z">
          <w:r w:rsidR="00310294" w:rsidRPr="00537A4A" w:rsidDel="00537A4A">
            <w:rPr>
              <w:rFonts w:ascii="Cambria" w:hAnsi="Cambria"/>
              <w:sz w:val="28"/>
              <w:szCs w:val="28"/>
              <w:highlight w:val="yellow"/>
              <w:rPrChange w:id="20589" w:author="Daisy Watt" w:date="2026-06-23T16:06:00Z" w16du:dateUtc="2026-06-23T14:06:00Z">
                <w:rPr>
                  <w:rFonts w:ascii="Cambria" w:hAnsi="Cambria"/>
                  <w:sz w:val="28"/>
                  <w:szCs w:val="28"/>
                </w:rPr>
              </w:rPrChange>
            </w:rPr>
            <w:delText xml:space="preserve"> be,</w:delText>
          </w:r>
          <w:r w:rsidR="00310294" w:rsidDel="00537A4A">
            <w:rPr>
              <w:rFonts w:ascii="Cambria" w:hAnsi="Cambria"/>
              <w:sz w:val="28"/>
              <w:szCs w:val="28"/>
            </w:rPr>
            <w:delText xml:space="preserve"> s</w:delText>
          </w:r>
          <w:r w:rsidR="00310294" w:rsidDel="00B75328">
            <w:rPr>
              <w:rFonts w:ascii="Cambria" w:hAnsi="Cambria"/>
              <w:sz w:val="28"/>
              <w:szCs w:val="28"/>
            </w:rPr>
            <w:delText xml:space="preserve">he </w:delText>
          </w:r>
        </w:del>
      </w:ins>
      <w:ins w:id="20590" w:author="Daisy Watt" w:date="2026-06-23T16:07:00Z" w16du:dateUtc="2026-06-23T14:07:00Z">
        <w:del w:id="20591" w:author="Claire S" w:date="2026-07-30T13:05:00Z" w16du:dateUtc="2026-07-30T12:05:00Z">
          <w:r w:rsidR="00B75328" w:rsidDel="00F00A2A">
            <w:rPr>
              <w:rFonts w:ascii="Cambria" w:hAnsi="Cambria"/>
              <w:sz w:val="28"/>
              <w:szCs w:val="28"/>
            </w:rPr>
            <w:delText>,</w:delText>
          </w:r>
        </w:del>
      </w:ins>
      <w:ins w:id="20592" w:author="Claire S" w:date="2026-07-30T13:05:00Z" w16du:dateUtc="2026-07-30T12:05:00Z">
        <w:r w:rsidR="00F00A2A">
          <w:rPr>
            <w:rFonts w:ascii="Cambria" w:hAnsi="Cambria"/>
            <w:sz w:val="28"/>
            <w:szCs w:val="28"/>
          </w:rPr>
          <w:t>.</w:t>
        </w:r>
      </w:ins>
    </w:p>
    <w:p w14:paraId="309E39E1" w14:textId="221737B0" w:rsidR="00FD21D3" w:rsidDel="00310294" w:rsidRDefault="00F00A2A">
      <w:pPr>
        <w:spacing w:line="360" w:lineRule="auto"/>
        <w:ind w:firstLine="720"/>
        <w:contextualSpacing/>
        <w:rPr>
          <w:del w:id="20593" w:author="Claire S" w:date="2026-06-05T10:12:00Z" w16du:dateUtc="2026-06-05T09:12:00Z"/>
          <w:rFonts w:ascii="Cambria" w:hAnsi="Cambria"/>
          <w:sz w:val="28"/>
          <w:szCs w:val="28"/>
        </w:rPr>
        <w:pPrChange w:id="20594" w:author="Claire S" w:date="2026-07-30T13:05:00Z" w16du:dateUtc="2026-07-30T12:05:00Z">
          <w:pPr>
            <w:spacing w:line="360" w:lineRule="auto"/>
            <w:contextualSpacing/>
          </w:pPr>
        </w:pPrChange>
      </w:pPr>
      <w:ins w:id="20595" w:author="Claire S" w:date="2026-07-30T13:05:00Z" w16du:dateUtc="2026-07-30T12:05:00Z">
        <w:r>
          <w:rPr>
            <w:rFonts w:ascii="Cambria" w:hAnsi="Cambria"/>
            <w:sz w:val="28"/>
            <w:szCs w:val="28"/>
          </w:rPr>
          <w:t>She</w:t>
        </w:r>
      </w:ins>
      <w:ins w:id="20596" w:author="Daisy Watt" w:date="2026-06-23T16:07:00Z" w16du:dateUtc="2026-06-23T14:07:00Z">
        <w:r w:rsidR="00B75328">
          <w:rPr>
            <w:rFonts w:ascii="Cambria" w:hAnsi="Cambria"/>
            <w:sz w:val="28"/>
            <w:szCs w:val="28"/>
          </w:rPr>
          <w:t xml:space="preserve"> </w:t>
        </w:r>
        <w:del w:id="20597" w:author="Claire S" w:date="2026-07-30T13:05:00Z" w16du:dateUtc="2026-07-30T12:05:00Z">
          <w:r w:rsidR="00B75328" w:rsidDel="00F00A2A">
            <w:rPr>
              <w:rFonts w:ascii="Cambria" w:hAnsi="Cambria"/>
              <w:sz w:val="28"/>
              <w:szCs w:val="28"/>
            </w:rPr>
            <w:delText xml:space="preserve">and </w:delText>
          </w:r>
        </w:del>
      </w:ins>
      <w:ins w:id="20598" w:author="Claire S" w:date="2026-06-05T10:12:00Z" w16du:dateUtc="2026-06-05T09:12:00Z">
        <w:r w:rsidR="00310294">
          <w:rPr>
            <w:rFonts w:ascii="Cambria" w:hAnsi="Cambria"/>
            <w:sz w:val="28"/>
            <w:szCs w:val="28"/>
          </w:rPr>
          <w:t xml:space="preserve">walked </w:t>
        </w:r>
        <w:del w:id="20599" w:author="Daisy Watt" w:date="2026-06-23T16:07:00Z" w16du:dateUtc="2026-06-23T14:07:00Z">
          <w:r w:rsidR="00310294" w:rsidDel="002E015B">
            <w:rPr>
              <w:rFonts w:ascii="Cambria" w:hAnsi="Cambria"/>
              <w:sz w:val="28"/>
              <w:szCs w:val="28"/>
            </w:rPr>
            <w:delText>throug</w:delText>
          </w:r>
        </w:del>
      </w:ins>
      <w:ins w:id="20600" w:author="Daisy Watt" w:date="2026-06-23T16:07:00Z" w16du:dateUtc="2026-06-23T14:07:00Z">
        <w:r w:rsidR="002E015B">
          <w:rPr>
            <w:rFonts w:ascii="Cambria" w:hAnsi="Cambria"/>
            <w:sz w:val="28"/>
            <w:szCs w:val="28"/>
          </w:rPr>
          <w:t>down</w:t>
        </w:r>
      </w:ins>
      <w:ins w:id="20601" w:author="Claire S" w:date="2026-06-05T10:12:00Z" w16du:dateUtc="2026-06-05T09:12:00Z">
        <w:del w:id="20602" w:author="Daisy Watt" w:date="2026-06-23T16:07:00Z" w16du:dateUtc="2026-06-23T14:07:00Z">
          <w:r w:rsidR="00310294" w:rsidDel="002E015B">
            <w:rPr>
              <w:rFonts w:ascii="Cambria" w:hAnsi="Cambria"/>
              <w:sz w:val="28"/>
              <w:szCs w:val="28"/>
            </w:rPr>
            <w:delText>h</w:delText>
          </w:r>
        </w:del>
        <w:r w:rsidR="00310294">
          <w:rPr>
            <w:rFonts w:ascii="Cambria" w:hAnsi="Cambria"/>
            <w:sz w:val="28"/>
            <w:szCs w:val="28"/>
          </w:rPr>
          <w:t xml:space="preserve"> </w:t>
        </w:r>
        <w:del w:id="20603" w:author="Daisy Watt" w:date="2026-06-23T16:07:00Z" w16du:dateUtc="2026-06-23T14:07:00Z">
          <w:r w:rsidR="00310294" w:rsidDel="00B75328">
            <w:rPr>
              <w:rFonts w:ascii="Cambria" w:hAnsi="Cambria"/>
              <w:sz w:val="28"/>
              <w:szCs w:val="28"/>
            </w:rPr>
            <w:delText>the train</w:delText>
          </w:r>
        </w:del>
      </w:ins>
      <w:ins w:id="20604" w:author="Daisy Watt" w:date="2026-06-23T16:07:00Z" w16du:dateUtc="2026-06-23T14:07:00Z">
        <w:del w:id="20605" w:author="Claire S" w:date="2026-07-30T13:05:00Z" w16du:dateUtc="2026-07-30T12:05:00Z">
          <w:r w:rsidR="00B75328" w:rsidDel="00F00A2A">
            <w:rPr>
              <w:rFonts w:ascii="Cambria" w:hAnsi="Cambria"/>
              <w:sz w:val="28"/>
              <w:szCs w:val="28"/>
            </w:rPr>
            <w:delText>i</w:delText>
          </w:r>
        </w:del>
      </w:ins>
      <w:ins w:id="20606" w:author="Claire S" w:date="2026-07-30T13:05:00Z" w16du:dateUtc="2026-07-30T12:05:00Z">
        <w:r>
          <w:rPr>
            <w:rFonts w:ascii="Cambria" w:hAnsi="Cambria"/>
            <w:sz w:val="28"/>
            <w:szCs w:val="28"/>
          </w:rPr>
          <w:t>the carriages</w:t>
        </w:r>
      </w:ins>
      <w:ins w:id="20607" w:author="Daisy Watt" w:date="2026-06-23T16:07:00Z" w16du:dateUtc="2026-06-23T14:07:00Z">
        <w:del w:id="20608" w:author="Claire S" w:date="2026-07-30T13:05:00Z" w16du:dateUtc="2026-07-30T12:05:00Z">
          <w:r w:rsidR="00B75328" w:rsidDel="00F00A2A">
            <w:rPr>
              <w:rFonts w:ascii="Cambria" w:hAnsi="Cambria"/>
              <w:sz w:val="28"/>
              <w:szCs w:val="28"/>
            </w:rPr>
            <w:delText>t</w:delText>
          </w:r>
        </w:del>
      </w:ins>
      <w:ins w:id="20609" w:author="Claire S" w:date="2026-06-05T10:12:00Z" w16du:dateUtc="2026-06-05T09:12:00Z">
        <w:r w:rsidR="00310294">
          <w:rPr>
            <w:rFonts w:ascii="Cambria" w:hAnsi="Cambria"/>
            <w:sz w:val="28"/>
            <w:szCs w:val="28"/>
          </w:rPr>
          <w:t xml:space="preserve"> </w:t>
        </w:r>
      </w:ins>
      <w:ins w:id="20610" w:author="Daisy Watt" w:date="2026-06-23T16:03:00Z" w16du:dateUtc="2026-06-23T14:03:00Z">
        <w:r w:rsidR="00123375">
          <w:rPr>
            <w:rFonts w:ascii="Cambria" w:hAnsi="Cambria"/>
            <w:sz w:val="28"/>
            <w:szCs w:val="28"/>
          </w:rPr>
          <w:t>’</w:t>
        </w:r>
      </w:ins>
      <w:ins w:id="20611" w:author="Claire S" w:date="2026-06-05T10:12:00Z" w16du:dateUtc="2026-06-05T09:12:00Z">
        <w:r w:rsidR="00310294">
          <w:rPr>
            <w:rFonts w:ascii="Cambria" w:hAnsi="Cambria"/>
            <w:sz w:val="28"/>
            <w:szCs w:val="28"/>
          </w:rPr>
          <w:t>til</w:t>
        </w:r>
        <w:del w:id="20612" w:author="Daisy Watt" w:date="2026-06-23T16:03:00Z" w16du:dateUtc="2026-06-23T14:03:00Z">
          <w:r w:rsidR="00310294" w:rsidDel="00123375">
            <w:rPr>
              <w:rFonts w:ascii="Cambria" w:hAnsi="Cambria"/>
              <w:sz w:val="28"/>
              <w:szCs w:val="28"/>
            </w:rPr>
            <w:delText>l</w:delText>
          </w:r>
        </w:del>
        <w:r w:rsidR="00310294">
          <w:rPr>
            <w:rFonts w:ascii="Cambria" w:hAnsi="Cambria"/>
            <w:sz w:val="28"/>
            <w:szCs w:val="28"/>
          </w:rPr>
          <w:t xml:space="preserve"> she found </w:t>
        </w:r>
      </w:ins>
    </w:p>
    <w:p w14:paraId="0D3BC840" w14:textId="77777777" w:rsidR="00F00A2A" w:rsidRDefault="00FD21D3" w:rsidP="00F00A2A">
      <w:pPr>
        <w:spacing w:line="360" w:lineRule="auto"/>
        <w:ind w:firstLine="720"/>
        <w:contextualSpacing/>
        <w:rPr>
          <w:ins w:id="20613" w:author="Claire S" w:date="2026-07-30T13:05:00Z" w16du:dateUtc="2026-07-30T12:05:00Z"/>
          <w:rFonts w:ascii="Cambria" w:hAnsi="Cambria"/>
          <w:sz w:val="28"/>
          <w:szCs w:val="28"/>
        </w:rPr>
      </w:pPr>
      <w:del w:id="20614" w:author="Claire S" w:date="2026-06-05T10:12:00Z" w16du:dateUtc="2026-06-05T09:12:00Z">
        <w:r w:rsidDel="00310294">
          <w:rPr>
            <w:rFonts w:ascii="Cambria" w:hAnsi="Cambria"/>
            <w:sz w:val="28"/>
            <w:szCs w:val="28"/>
          </w:rPr>
          <w:tab/>
        </w:r>
      </w:del>
      <w:ins w:id="20615" w:author="Claire S" w:date="2026-06-05T09:39:00Z" w16du:dateUtc="2026-06-05T08:39:00Z">
        <w:r w:rsidR="00531415">
          <w:rPr>
            <w:rFonts w:ascii="Cambria" w:hAnsi="Cambria"/>
            <w:sz w:val="28"/>
            <w:szCs w:val="28"/>
          </w:rPr>
          <w:t xml:space="preserve">the busiest </w:t>
        </w:r>
      </w:ins>
      <w:ins w:id="20616" w:author="Claire S" w:date="2026-07-30T13:05:00Z" w16du:dateUtc="2026-07-30T12:05:00Z">
        <w:r w:rsidR="00F00A2A">
          <w:rPr>
            <w:rFonts w:ascii="Cambria" w:hAnsi="Cambria"/>
            <w:sz w:val="28"/>
            <w:szCs w:val="28"/>
          </w:rPr>
          <w:t>on</w:t>
        </w:r>
      </w:ins>
      <w:ins w:id="20617" w:author="Claire S" w:date="2026-06-05T09:39:00Z" w16du:dateUtc="2026-06-05T08:39:00Z">
        <w:r w:rsidR="00531415">
          <w:rPr>
            <w:rFonts w:ascii="Cambria" w:hAnsi="Cambria"/>
            <w:sz w:val="28"/>
            <w:szCs w:val="28"/>
          </w:rPr>
          <w:t>e</w:t>
        </w:r>
      </w:ins>
      <w:ins w:id="20618" w:author="Claire S" w:date="2026-06-05T10:12:00Z" w16du:dateUtc="2026-06-05T09:12:00Z">
        <w:r w:rsidR="00310294">
          <w:rPr>
            <w:rFonts w:ascii="Cambria" w:hAnsi="Cambria"/>
            <w:sz w:val="28"/>
            <w:szCs w:val="28"/>
          </w:rPr>
          <w:t>.  She didn’t want to be a sitting duck</w:t>
        </w:r>
      </w:ins>
      <w:ins w:id="20619" w:author="Claire S" w:date="2026-06-05T10:29:00Z" w16du:dateUtc="2026-06-05T09:29:00Z">
        <w:r w:rsidR="00D64621">
          <w:rPr>
            <w:rFonts w:ascii="Cambria" w:hAnsi="Cambria"/>
            <w:sz w:val="28"/>
            <w:szCs w:val="28"/>
          </w:rPr>
          <w:t xml:space="preserve"> for the mad person </w:t>
        </w:r>
      </w:ins>
      <w:ins w:id="20620" w:author="Daisy Watt" w:date="2026-06-23T16:04:00Z" w16du:dateUtc="2026-06-23T14:04:00Z">
        <w:r w:rsidR="00B06AAE">
          <w:rPr>
            <w:rFonts w:ascii="Cambria" w:hAnsi="Cambria"/>
            <w:sz w:val="28"/>
            <w:szCs w:val="28"/>
          </w:rPr>
          <w:t xml:space="preserve">who was </w:t>
        </w:r>
      </w:ins>
      <w:ins w:id="20621" w:author="Claire S" w:date="2026-06-05T10:29:00Z" w16du:dateUtc="2026-06-05T09:29:00Z">
        <w:del w:id="20622" w:author="Daisy Watt" w:date="2026-06-23T16:04:00Z" w16du:dateUtc="2026-06-23T14:04:00Z">
          <w:r w:rsidR="00D64621" w:rsidDel="00B06AAE">
            <w:rPr>
              <w:rFonts w:ascii="Cambria" w:hAnsi="Cambria"/>
              <w:sz w:val="28"/>
              <w:szCs w:val="28"/>
            </w:rPr>
            <w:delText>after</w:delText>
          </w:r>
        </w:del>
      </w:ins>
      <w:ins w:id="20623" w:author="Daisy Watt" w:date="2026-06-23T16:04:00Z" w16du:dateUtc="2026-06-23T14:04:00Z">
        <w:r w:rsidR="00B06AAE">
          <w:rPr>
            <w:rFonts w:ascii="Cambria" w:hAnsi="Cambria"/>
            <w:sz w:val="28"/>
            <w:szCs w:val="28"/>
          </w:rPr>
          <w:t>hunting</w:t>
        </w:r>
      </w:ins>
      <w:ins w:id="20624" w:author="Claire S" w:date="2026-06-05T10:29:00Z" w16du:dateUtc="2026-06-05T09:29:00Z">
        <w:r w:rsidR="00D64621">
          <w:rPr>
            <w:rFonts w:ascii="Cambria" w:hAnsi="Cambria"/>
            <w:sz w:val="28"/>
            <w:szCs w:val="28"/>
          </w:rPr>
          <w:t xml:space="preserve"> </w:t>
        </w:r>
      </w:ins>
      <w:ins w:id="20625" w:author="Claire S" w:date="2026-07-30T13:05:00Z" w16du:dateUtc="2026-07-30T12:05:00Z">
        <w:r w:rsidR="00F00A2A">
          <w:rPr>
            <w:rFonts w:ascii="Cambria" w:hAnsi="Cambria"/>
            <w:sz w:val="28"/>
            <w:szCs w:val="28"/>
          </w:rPr>
          <w:t>her</w:t>
        </w:r>
      </w:ins>
      <w:ins w:id="20626" w:author="Claire S" w:date="2026-06-05T10:29:00Z" w16du:dateUtc="2026-06-05T09:29:00Z">
        <w:del w:id="20627" w:author="Daisy Watt" w:date="2026-06-23T16:04:00Z" w16du:dateUtc="2026-06-23T14:04:00Z">
          <w:r w:rsidR="00D64621" w:rsidDel="00265706">
            <w:rPr>
              <w:rFonts w:ascii="Cambria" w:hAnsi="Cambria"/>
              <w:sz w:val="28"/>
              <w:szCs w:val="28"/>
            </w:rPr>
            <w:delText xml:space="preserve">. </w:delText>
          </w:r>
          <w:r w:rsidR="00D64621" w:rsidDel="00B06AAE">
            <w:rPr>
              <w:rFonts w:ascii="Cambria" w:hAnsi="Cambria"/>
              <w:sz w:val="28"/>
              <w:szCs w:val="28"/>
            </w:rPr>
            <w:delText xml:space="preserve"> </w:delText>
          </w:r>
          <w:r w:rsidR="00D64621" w:rsidDel="00265706">
            <w:rPr>
              <w:rFonts w:ascii="Cambria" w:hAnsi="Cambria"/>
              <w:sz w:val="28"/>
              <w:szCs w:val="28"/>
            </w:rPr>
            <w:delText>I</w:delText>
          </w:r>
        </w:del>
      </w:ins>
      <w:ins w:id="20628" w:author="Daisy Watt" w:date="2026-06-23T16:04:00Z" w16du:dateUtc="2026-06-23T14:04:00Z">
        <w:r w:rsidR="00265706">
          <w:rPr>
            <w:rFonts w:ascii="Cambria" w:hAnsi="Cambria"/>
            <w:sz w:val="28"/>
            <w:szCs w:val="28"/>
          </w:rPr>
          <w:t>, i</w:t>
        </w:r>
      </w:ins>
      <w:ins w:id="20629" w:author="Claire S" w:date="2026-06-05T10:29:00Z" w16du:dateUtc="2026-06-05T09:29:00Z">
        <w:r w:rsidR="00D64621">
          <w:rPr>
            <w:rFonts w:ascii="Cambria" w:hAnsi="Cambria"/>
            <w:sz w:val="28"/>
            <w:szCs w:val="28"/>
          </w:rPr>
          <w:t xml:space="preserve">f indeed there was </w:t>
        </w:r>
        <w:del w:id="20630" w:author="Daisy Watt" w:date="2026-06-23T16:04:00Z" w16du:dateUtc="2026-06-23T14:04:00Z">
          <w:r w:rsidR="00D64621" w:rsidDel="00320563">
            <w:rPr>
              <w:rFonts w:ascii="Cambria" w:hAnsi="Cambria"/>
              <w:sz w:val="28"/>
              <w:szCs w:val="28"/>
            </w:rPr>
            <w:delText>a mad person</w:delText>
          </w:r>
        </w:del>
      </w:ins>
      <w:ins w:id="20631" w:author="Daisy Watt" w:date="2026-06-23T16:04:00Z" w16du:dateUtc="2026-06-23T14:04:00Z">
        <w:r w:rsidR="00320563">
          <w:rPr>
            <w:rFonts w:ascii="Cambria" w:hAnsi="Cambria"/>
            <w:sz w:val="28"/>
            <w:szCs w:val="28"/>
          </w:rPr>
          <w:t>one</w:t>
        </w:r>
      </w:ins>
      <w:ins w:id="20632" w:author="Daisy Watt" w:date="2026-06-23T16:03:00Z" w16du:dateUtc="2026-06-23T14:03:00Z">
        <w:r w:rsidR="00D845FD">
          <w:rPr>
            <w:rFonts w:ascii="Cambria" w:hAnsi="Cambria"/>
            <w:sz w:val="28"/>
            <w:szCs w:val="28"/>
          </w:rPr>
          <w:t>.</w:t>
        </w:r>
      </w:ins>
      <w:ins w:id="20633" w:author="Claire S" w:date="2026-06-05T10:29:00Z" w16du:dateUtc="2026-06-05T09:29:00Z">
        <w:del w:id="20634" w:author="Daisy Watt" w:date="2026-06-23T16:03:00Z" w16du:dateUtc="2026-06-23T14:03:00Z">
          <w:r w:rsidR="00D64621" w:rsidDel="00D845FD">
            <w:rPr>
              <w:rFonts w:ascii="Cambria" w:hAnsi="Cambria"/>
              <w:sz w:val="28"/>
              <w:szCs w:val="28"/>
            </w:rPr>
            <w:delText xml:space="preserve"> -</w:delText>
          </w:r>
        </w:del>
      </w:ins>
    </w:p>
    <w:p w14:paraId="2D737ECD" w14:textId="574C103F" w:rsidR="00531415" w:rsidRDefault="00F00A2A" w:rsidP="00F00A2A">
      <w:pPr>
        <w:spacing w:line="360" w:lineRule="auto"/>
        <w:ind w:firstLine="720"/>
        <w:contextualSpacing/>
        <w:rPr>
          <w:ins w:id="20635" w:author="Claire S" w:date="2026-06-05T12:11:00Z" w16du:dateUtc="2026-06-05T11:11:00Z"/>
          <w:rFonts w:ascii="Cambria" w:hAnsi="Cambria"/>
          <w:sz w:val="28"/>
          <w:szCs w:val="28"/>
        </w:rPr>
      </w:pPr>
      <w:ins w:id="20636" w:author="Claire S" w:date="2026-07-30T13:05:00Z" w16du:dateUtc="2026-07-30T12:05:00Z">
        <w:r>
          <w:rPr>
            <w:rFonts w:ascii="Cambria" w:hAnsi="Cambria"/>
            <w:sz w:val="28"/>
            <w:szCs w:val="28"/>
          </w:rPr>
          <w:t>Leaning back in h</w:t>
        </w:r>
      </w:ins>
      <w:ins w:id="20637" w:author="Claire S" w:date="2026-07-30T13:06:00Z" w16du:dateUtc="2026-07-30T12:06:00Z">
        <w:r>
          <w:rPr>
            <w:rFonts w:ascii="Cambria" w:hAnsi="Cambria"/>
            <w:sz w:val="28"/>
            <w:szCs w:val="28"/>
          </w:rPr>
          <w:t>er seat, the train rattling through the dark countryside, C</w:t>
        </w:r>
      </w:ins>
      <w:ins w:id="20638" w:author="Claire S" w:date="2026-06-05T09:39:00Z" w16du:dateUtc="2026-06-05T08:39:00Z">
        <w:r w:rsidR="00531415">
          <w:rPr>
            <w:rFonts w:ascii="Cambria" w:hAnsi="Cambria"/>
            <w:sz w:val="28"/>
            <w:szCs w:val="28"/>
          </w:rPr>
          <w:t>lara</w:t>
        </w:r>
      </w:ins>
      <w:ins w:id="20639" w:author="Claire S" w:date="2026-07-30T13:02:00Z" w16du:dateUtc="2026-07-30T12:02:00Z">
        <w:r w:rsidR="00763A96">
          <w:rPr>
            <w:rFonts w:ascii="Cambria" w:hAnsi="Cambria"/>
            <w:sz w:val="28"/>
            <w:szCs w:val="28"/>
          </w:rPr>
          <w:t xml:space="preserve"> </w:t>
        </w:r>
      </w:ins>
      <w:ins w:id="20640" w:author="Claire S" w:date="2026-07-30T13:06:00Z" w16du:dateUtc="2026-07-30T12:06:00Z">
        <w:r>
          <w:rPr>
            <w:rFonts w:ascii="Cambria" w:hAnsi="Cambria"/>
            <w:sz w:val="28"/>
            <w:szCs w:val="28"/>
          </w:rPr>
          <w:t>cracked the</w:t>
        </w:r>
      </w:ins>
      <w:ins w:id="20641" w:author="Claire S" w:date="2026-07-30T13:02:00Z" w16du:dateUtc="2026-07-30T12:02:00Z">
        <w:r w:rsidR="00763A96">
          <w:rPr>
            <w:rFonts w:ascii="Cambria" w:hAnsi="Cambria"/>
            <w:sz w:val="28"/>
            <w:szCs w:val="28"/>
          </w:rPr>
          <w:t xml:space="preserve"> small can of lager</w:t>
        </w:r>
      </w:ins>
      <w:ins w:id="20642" w:author="Claire S" w:date="2026-07-30T13:06:00Z" w16du:dateUtc="2026-07-30T12:06:00Z">
        <w:r>
          <w:rPr>
            <w:rFonts w:ascii="Cambria" w:hAnsi="Cambria"/>
            <w:sz w:val="28"/>
            <w:szCs w:val="28"/>
          </w:rPr>
          <w:t xml:space="preserve"> she’d bought at the concourse shop, </w:t>
        </w:r>
      </w:ins>
      <w:ins w:id="20643" w:author="Claire S" w:date="2026-07-30T13:02:00Z" w16du:dateUtc="2026-07-30T12:02:00Z">
        <w:r w:rsidR="00763A96">
          <w:rPr>
            <w:rFonts w:ascii="Cambria" w:hAnsi="Cambria"/>
            <w:sz w:val="28"/>
            <w:szCs w:val="28"/>
          </w:rPr>
          <w:t>and</w:t>
        </w:r>
      </w:ins>
      <w:ins w:id="20644" w:author="Claire S" w:date="2026-06-05T09:39:00Z" w16du:dateUtc="2026-06-05T08:39:00Z">
        <w:del w:id="20645" w:author="Daisy Watt" w:date="2026-06-23T16:09:00Z" w16du:dateUtc="2026-06-23T14:09:00Z">
          <w:r w:rsidR="00531415" w:rsidDel="00540DF5">
            <w:rPr>
              <w:rFonts w:ascii="Cambria" w:hAnsi="Cambria"/>
              <w:sz w:val="28"/>
              <w:szCs w:val="28"/>
            </w:rPr>
            <w:delText xml:space="preserve"> </w:delText>
          </w:r>
        </w:del>
      </w:ins>
      <w:ins w:id="20646" w:author="Claire S" w:date="2026-06-05T09:38:00Z" w16du:dateUtc="2026-06-05T08:38:00Z">
        <w:del w:id="20647" w:author="Daisy Watt" w:date="2026-06-23T16:09:00Z" w16du:dateUtc="2026-06-23T14:09:00Z">
          <w:r w:rsidR="00531415" w:rsidDel="00540DF5">
            <w:rPr>
              <w:rFonts w:ascii="Cambria" w:hAnsi="Cambria"/>
              <w:sz w:val="28"/>
              <w:szCs w:val="28"/>
            </w:rPr>
            <w:delText xml:space="preserve">stared at the list in her notebook that </w:delText>
          </w:r>
        </w:del>
        <w:del w:id="20648" w:author="Daisy Watt" w:date="2026-06-23T16:04:00Z" w16du:dateUtc="2026-06-23T14:04:00Z">
          <w:r w:rsidR="00531415" w:rsidDel="00553062">
            <w:rPr>
              <w:rFonts w:ascii="Cambria" w:hAnsi="Cambria"/>
              <w:sz w:val="28"/>
              <w:szCs w:val="28"/>
            </w:rPr>
            <w:delText>her</w:delText>
          </w:r>
        </w:del>
        <w:del w:id="20649" w:author="Daisy Watt" w:date="2026-06-23T16:09:00Z" w16du:dateUtc="2026-06-23T14:09:00Z">
          <w:r w:rsidR="00531415" w:rsidDel="00540DF5">
            <w:rPr>
              <w:rFonts w:ascii="Cambria" w:hAnsi="Cambria"/>
              <w:sz w:val="28"/>
              <w:szCs w:val="28"/>
            </w:rPr>
            <w:delText xml:space="preserve"> and Savannah had started in the bar</w:delText>
          </w:r>
        </w:del>
        <w:del w:id="20650" w:author="Daisy Watt" w:date="2026-06-23T16:05:00Z" w16du:dateUtc="2026-06-23T14:05:00Z">
          <w:r w:rsidR="00531415" w:rsidDel="006B00D1">
            <w:rPr>
              <w:rFonts w:ascii="Cambria" w:hAnsi="Cambria"/>
              <w:sz w:val="28"/>
              <w:szCs w:val="28"/>
            </w:rPr>
            <w:delText>;</w:delText>
          </w:r>
        </w:del>
      </w:ins>
      <w:ins w:id="20651" w:author="Daisy Watt" w:date="2026-06-23T16:09:00Z" w16du:dateUtc="2026-06-23T14:09:00Z">
        <w:r w:rsidR="0053432B">
          <w:rPr>
            <w:rFonts w:ascii="Cambria" w:hAnsi="Cambria"/>
            <w:sz w:val="28"/>
            <w:szCs w:val="28"/>
          </w:rPr>
          <w:t xml:space="preserve"> </w:t>
        </w:r>
      </w:ins>
      <w:ins w:id="20652" w:author="Claire S" w:date="2026-07-30T13:06:00Z" w16du:dateUtc="2026-07-30T12:06:00Z">
        <w:r>
          <w:rPr>
            <w:rFonts w:ascii="Cambria" w:hAnsi="Cambria"/>
            <w:sz w:val="28"/>
            <w:szCs w:val="28"/>
          </w:rPr>
          <w:t>considered</w:t>
        </w:r>
      </w:ins>
      <w:ins w:id="20653" w:author="Daisy Watt" w:date="2026-06-23T16:09:00Z" w16du:dateUtc="2026-06-23T14:09:00Z">
        <w:del w:id="20654" w:author="Claire S" w:date="2026-07-30T13:06:00Z" w16du:dateUtc="2026-07-30T12:06:00Z">
          <w:r w:rsidR="0053432B" w:rsidDel="00F00A2A">
            <w:rPr>
              <w:rFonts w:ascii="Cambria" w:hAnsi="Cambria"/>
              <w:sz w:val="28"/>
              <w:szCs w:val="28"/>
            </w:rPr>
            <w:delText xml:space="preserve">thought </w:delText>
          </w:r>
        </w:del>
        <w:del w:id="20655" w:author="Claire S" w:date="2026-07-30T13:02:00Z" w16du:dateUtc="2026-07-30T12:02:00Z">
          <w:r w:rsidR="0053432B" w:rsidDel="00763A96">
            <w:rPr>
              <w:rFonts w:ascii="Cambria" w:hAnsi="Cambria"/>
              <w:sz w:val="28"/>
              <w:szCs w:val="28"/>
            </w:rPr>
            <w:delText xml:space="preserve">over </w:delText>
          </w:r>
        </w:del>
      </w:ins>
      <w:ins w:id="20656" w:author="Claire S" w:date="2026-07-30T13:06:00Z" w16du:dateUtc="2026-07-30T12:06:00Z">
        <w:r>
          <w:rPr>
            <w:rFonts w:ascii="Cambria" w:hAnsi="Cambria"/>
            <w:sz w:val="28"/>
            <w:szCs w:val="28"/>
          </w:rPr>
          <w:t xml:space="preserve"> </w:t>
        </w:r>
      </w:ins>
      <w:ins w:id="20657" w:author="Daisy Watt" w:date="2026-06-23T16:09:00Z" w16du:dateUtc="2026-06-23T14:09:00Z">
        <w:r w:rsidR="0053432B">
          <w:rPr>
            <w:rFonts w:ascii="Cambria" w:hAnsi="Cambria"/>
            <w:sz w:val="28"/>
            <w:szCs w:val="28"/>
          </w:rPr>
          <w:t>her drink with Savannah Langley</w:t>
        </w:r>
        <w:del w:id="20658" w:author="Claire S" w:date="2026-07-30T13:02:00Z" w16du:dateUtc="2026-07-30T12:02:00Z">
          <w:r w:rsidR="0053432B" w:rsidDel="00763A96">
            <w:rPr>
              <w:rFonts w:ascii="Cambria" w:hAnsi="Cambria"/>
              <w:sz w:val="28"/>
              <w:szCs w:val="28"/>
            </w:rPr>
            <w:delText xml:space="preserve"> </w:delText>
          </w:r>
        </w:del>
      </w:ins>
      <w:ins w:id="20659" w:author="Claire S" w:date="2026-07-30T13:02:00Z" w16du:dateUtc="2026-07-30T12:02:00Z">
        <w:r w:rsidR="00763A96">
          <w:rPr>
            <w:rFonts w:ascii="Cambria" w:hAnsi="Cambria"/>
            <w:sz w:val="28"/>
            <w:szCs w:val="28"/>
          </w:rPr>
          <w:t xml:space="preserve"> </w:t>
        </w:r>
      </w:ins>
      <w:ins w:id="20660" w:author="Daisy Watt" w:date="2026-06-23T16:09:00Z" w16du:dateUtc="2026-06-23T14:09:00Z">
        <w:del w:id="20661" w:author="Claire S" w:date="2026-07-30T13:02:00Z" w16du:dateUtc="2026-07-30T12:02:00Z">
          <w:r w:rsidR="0053432B" w:rsidDel="00763A96">
            <w:rPr>
              <w:rFonts w:ascii="Cambria" w:hAnsi="Cambria"/>
              <w:sz w:val="28"/>
              <w:szCs w:val="28"/>
            </w:rPr>
            <w:delText xml:space="preserve">last night </w:delText>
          </w:r>
        </w:del>
      </w:ins>
      <w:ins w:id="20662" w:author="Daisy Watt" w:date="2026-06-23T16:05:00Z" w16du:dateUtc="2026-06-23T14:05:00Z">
        <w:r w:rsidR="006B00D1">
          <w:rPr>
            <w:rFonts w:ascii="Cambria" w:hAnsi="Cambria"/>
            <w:sz w:val="28"/>
            <w:szCs w:val="28"/>
          </w:rPr>
          <w:t>–</w:t>
        </w:r>
      </w:ins>
      <w:ins w:id="20663" w:author="Claire S" w:date="2026-06-05T09:38:00Z" w16du:dateUtc="2026-06-05T08:38:00Z">
        <w:r w:rsidR="00531415">
          <w:rPr>
            <w:rFonts w:ascii="Cambria" w:hAnsi="Cambria"/>
            <w:sz w:val="28"/>
            <w:szCs w:val="28"/>
          </w:rPr>
          <w:t xml:space="preserve"> a </w:t>
        </w:r>
        <w:del w:id="20664" w:author="Daisy Watt" w:date="2026-06-23T16:09:00Z" w16du:dateUtc="2026-06-23T14:09:00Z">
          <w:r w:rsidR="00531415" w:rsidDel="008C36BF">
            <w:rPr>
              <w:rFonts w:ascii="Cambria" w:hAnsi="Cambria"/>
              <w:sz w:val="28"/>
              <w:szCs w:val="28"/>
            </w:rPr>
            <w:delText xml:space="preserve">bar where one </w:delText>
          </w:r>
        </w:del>
        <w:r w:rsidR="00531415">
          <w:rPr>
            <w:rFonts w:ascii="Cambria" w:hAnsi="Cambria"/>
            <w:sz w:val="28"/>
            <w:szCs w:val="28"/>
          </w:rPr>
          <w:t xml:space="preserve">drink </w:t>
        </w:r>
      </w:ins>
      <w:ins w:id="20665" w:author="Daisy Watt" w:date="2026-06-23T16:09:00Z" w16du:dateUtc="2026-06-23T14:09:00Z">
        <w:r w:rsidR="008C36BF">
          <w:rPr>
            <w:rFonts w:ascii="Cambria" w:hAnsi="Cambria"/>
            <w:sz w:val="28"/>
            <w:szCs w:val="28"/>
          </w:rPr>
          <w:t xml:space="preserve">that </w:t>
        </w:r>
      </w:ins>
      <w:ins w:id="20666" w:author="Claire S" w:date="2026-06-05T09:38:00Z" w16du:dateUtc="2026-06-05T08:38:00Z">
        <w:r w:rsidR="00531415">
          <w:rPr>
            <w:rFonts w:ascii="Cambria" w:hAnsi="Cambria"/>
            <w:sz w:val="28"/>
            <w:szCs w:val="28"/>
          </w:rPr>
          <w:t>cost the same as Clara’s weekly lunch budget.</w:t>
        </w:r>
      </w:ins>
    </w:p>
    <w:p w14:paraId="34BB2E48" w14:textId="192C7170" w:rsidR="005E7A3F" w:rsidRDefault="008D6CF2" w:rsidP="005E7A3F">
      <w:pPr>
        <w:spacing w:line="360" w:lineRule="auto"/>
        <w:ind w:firstLine="720"/>
        <w:contextualSpacing/>
        <w:rPr>
          <w:ins w:id="20667" w:author="Claire S" w:date="2026-07-30T13:07:00Z" w16du:dateUtc="2026-07-30T12:07:00Z"/>
          <w:rFonts w:ascii="Cambria" w:hAnsi="Cambria"/>
          <w:sz w:val="28"/>
          <w:szCs w:val="28"/>
        </w:rPr>
      </w:pPr>
      <w:ins w:id="20668" w:author="Claire S" w:date="2026-06-05T12:11:00Z" w16du:dateUtc="2026-06-05T11:11:00Z">
        <w:r>
          <w:rPr>
            <w:rFonts w:ascii="Cambria" w:hAnsi="Cambria"/>
            <w:sz w:val="28"/>
            <w:szCs w:val="28"/>
          </w:rPr>
          <w:t>She’d been surprised by Savannah</w:t>
        </w:r>
      </w:ins>
      <w:ins w:id="20669" w:author="Claire S" w:date="2026-06-08T16:58:00Z" w16du:dateUtc="2026-06-08T15:58:00Z">
        <w:del w:id="20670" w:author="Daisy Watt" w:date="2026-06-23T16:10:00Z" w16du:dateUtc="2026-06-23T14:10:00Z">
          <w:r w:rsidR="00A259CC" w:rsidDel="0092558B">
            <w:rPr>
              <w:rFonts w:ascii="Cambria" w:hAnsi="Cambria"/>
              <w:sz w:val="28"/>
              <w:szCs w:val="28"/>
            </w:rPr>
            <w:delText xml:space="preserve"> though</w:delText>
          </w:r>
        </w:del>
      </w:ins>
      <w:ins w:id="20671" w:author="Claire S" w:date="2026-06-05T12:11:00Z" w16du:dateUtc="2026-06-05T11:11:00Z">
        <w:del w:id="20672" w:author="Daisy Watt" w:date="2026-06-23T16:05:00Z" w16du:dateUtc="2026-06-23T14:05:00Z">
          <w:r w:rsidDel="004606D9">
            <w:rPr>
              <w:rFonts w:ascii="Cambria" w:hAnsi="Cambria"/>
              <w:sz w:val="28"/>
              <w:szCs w:val="28"/>
            </w:rPr>
            <w:delText>;</w:delText>
          </w:r>
        </w:del>
      </w:ins>
      <w:ins w:id="20673" w:author="Daisy Watt" w:date="2026-06-23T16:05:00Z" w16du:dateUtc="2026-06-23T14:05:00Z">
        <w:r w:rsidR="004606D9">
          <w:rPr>
            <w:rFonts w:ascii="Cambria" w:hAnsi="Cambria"/>
            <w:sz w:val="28"/>
            <w:szCs w:val="28"/>
          </w:rPr>
          <w:t xml:space="preserve"> –</w:t>
        </w:r>
      </w:ins>
      <w:ins w:id="20674" w:author="Claire S" w:date="2026-06-05T12:11:00Z" w16du:dateUtc="2026-06-05T11:11:00Z">
        <w:r>
          <w:rPr>
            <w:rFonts w:ascii="Cambria" w:hAnsi="Cambria"/>
            <w:sz w:val="28"/>
            <w:szCs w:val="28"/>
          </w:rPr>
          <w:t xml:space="preserve"> </w:t>
        </w:r>
      </w:ins>
      <w:ins w:id="20675" w:author="Claire S" w:date="2026-06-08T16:59:00Z" w16du:dateUtc="2026-06-08T15:59:00Z">
        <w:r w:rsidR="00A259CC">
          <w:rPr>
            <w:rFonts w:ascii="Cambria" w:hAnsi="Cambria"/>
            <w:sz w:val="28"/>
            <w:szCs w:val="28"/>
          </w:rPr>
          <w:t>amaz</w:t>
        </w:r>
      </w:ins>
      <w:ins w:id="20676" w:author="Claire S" w:date="2026-06-05T12:11:00Z" w16du:dateUtc="2026-06-05T11:11:00Z">
        <w:r>
          <w:rPr>
            <w:rFonts w:ascii="Cambria" w:hAnsi="Cambria"/>
            <w:sz w:val="28"/>
            <w:szCs w:val="28"/>
          </w:rPr>
          <w:t>ed at how calm she</w:t>
        </w:r>
      </w:ins>
      <w:ins w:id="20677" w:author="Claire S" w:date="2026-06-08T16:59:00Z" w16du:dateUtc="2026-06-08T15:59:00Z">
        <w:r w:rsidR="00A259CC">
          <w:rPr>
            <w:rFonts w:ascii="Cambria" w:hAnsi="Cambria"/>
            <w:sz w:val="28"/>
            <w:szCs w:val="28"/>
          </w:rPr>
          <w:t>’d</w:t>
        </w:r>
      </w:ins>
      <w:ins w:id="20678" w:author="Claire S" w:date="2026-06-05T12:11:00Z" w16du:dateUtc="2026-06-05T11:11:00Z">
        <w:r>
          <w:rPr>
            <w:rFonts w:ascii="Cambria" w:hAnsi="Cambria"/>
            <w:sz w:val="28"/>
            <w:szCs w:val="28"/>
          </w:rPr>
          <w:t xml:space="preserve"> felt in her presence.  Up close, this Langley had seemed a very different kettle of fish </w:t>
        </w:r>
        <w:del w:id="20679" w:author="Daisy Watt" w:date="2026-06-23T16:05:00Z" w16du:dateUtc="2026-06-23T14:05:00Z">
          <w:r w:rsidDel="00477D53">
            <w:rPr>
              <w:rFonts w:ascii="Cambria" w:hAnsi="Cambria"/>
              <w:sz w:val="28"/>
              <w:szCs w:val="28"/>
            </w:rPr>
            <w:delText>to</w:delText>
          </w:r>
        </w:del>
      </w:ins>
      <w:ins w:id="20680" w:author="Daisy Watt" w:date="2026-06-23T16:05:00Z" w16du:dateUtc="2026-06-23T14:05:00Z">
        <w:r w:rsidR="00477D53">
          <w:rPr>
            <w:rFonts w:ascii="Cambria" w:hAnsi="Cambria"/>
            <w:sz w:val="28"/>
            <w:szCs w:val="28"/>
          </w:rPr>
          <w:t>from</w:t>
        </w:r>
      </w:ins>
      <w:ins w:id="20681" w:author="Claire S" w:date="2026-06-05T12:11:00Z" w16du:dateUtc="2026-06-05T11:11:00Z">
        <w:r>
          <w:rPr>
            <w:rFonts w:ascii="Cambria" w:hAnsi="Cambria"/>
            <w:sz w:val="28"/>
            <w:szCs w:val="28"/>
          </w:rPr>
          <w:t xml:space="preserve"> her big sister</w:t>
        </w:r>
      </w:ins>
      <w:ins w:id="20682" w:author="Daisy Watt" w:date="2026-06-23T16:05:00Z" w16du:dateUtc="2026-06-23T14:05:00Z">
        <w:r w:rsidR="00477D53">
          <w:rPr>
            <w:rFonts w:ascii="Cambria" w:hAnsi="Cambria"/>
            <w:sz w:val="28"/>
            <w:szCs w:val="28"/>
          </w:rPr>
          <w:t>,</w:t>
        </w:r>
      </w:ins>
      <w:ins w:id="20683" w:author="Claire S" w:date="2026-06-05T12:11:00Z" w16du:dateUtc="2026-06-05T11:11:00Z">
        <w:r>
          <w:rPr>
            <w:rFonts w:ascii="Cambria" w:hAnsi="Cambria"/>
            <w:sz w:val="28"/>
            <w:szCs w:val="28"/>
          </w:rPr>
          <w:t xml:space="preserve"> Ruth</w:t>
        </w:r>
      </w:ins>
      <w:ins w:id="20684" w:author="Claire S" w:date="2026-06-08T16:59:00Z" w16du:dateUtc="2026-06-08T15:59:00Z">
        <w:r w:rsidR="00FA720E">
          <w:rPr>
            <w:rFonts w:ascii="Cambria" w:hAnsi="Cambria"/>
            <w:sz w:val="28"/>
            <w:szCs w:val="28"/>
          </w:rPr>
          <w:t xml:space="preserve"> </w:t>
        </w:r>
        <w:del w:id="20685" w:author="Daisy Watt" w:date="2026-06-23T16:05:00Z" w16du:dateUtc="2026-06-23T14:05:00Z">
          <w:r w:rsidR="00FA720E" w:rsidDel="00477D53">
            <w:rPr>
              <w:rFonts w:ascii="Cambria" w:hAnsi="Cambria"/>
              <w:sz w:val="28"/>
              <w:szCs w:val="28"/>
            </w:rPr>
            <w:delText>-</w:delText>
          </w:r>
        </w:del>
      </w:ins>
      <w:ins w:id="20686" w:author="Daisy Watt" w:date="2026-06-23T16:05:00Z" w16du:dateUtc="2026-06-23T14:05:00Z">
        <w:r w:rsidR="00477D53">
          <w:rPr>
            <w:rFonts w:ascii="Cambria" w:hAnsi="Cambria"/>
            <w:sz w:val="28"/>
            <w:szCs w:val="28"/>
          </w:rPr>
          <w:t>–</w:t>
        </w:r>
      </w:ins>
      <w:ins w:id="20687" w:author="Claire S" w:date="2026-06-08T16:59:00Z" w16du:dateUtc="2026-06-08T15:59:00Z">
        <w:r w:rsidR="00FA720E">
          <w:rPr>
            <w:rFonts w:ascii="Cambria" w:hAnsi="Cambria"/>
            <w:sz w:val="28"/>
            <w:szCs w:val="28"/>
          </w:rPr>
          <w:t xml:space="preserve"> and</w:t>
        </w:r>
      </w:ins>
      <w:ins w:id="20688" w:author="Claire S" w:date="2026-06-05T12:11:00Z" w16du:dateUtc="2026-06-05T11:11:00Z">
        <w:r>
          <w:rPr>
            <w:rFonts w:ascii="Cambria" w:hAnsi="Cambria"/>
            <w:sz w:val="28"/>
            <w:szCs w:val="28"/>
          </w:rPr>
          <w:t xml:space="preserve"> far more gorgeous</w:t>
        </w:r>
      </w:ins>
      <w:ins w:id="20689" w:author="Claire S" w:date="2026-06-08T16:59:00Z" w16du:dateUtc="2026-06-08T15:59:00Z">
        <w:r w:rsidR="00FA720E">
          <w:rPr>
            <w:rFonts w:ascii="Cambria" w:hAnsi="Cambria"/>
            <w:sz w:val="28"/>
            <w:szCs w:val="28"/>
          </w:rPr>
          <w:t>,</w:t>
        </w:r>
      </w:ins>
      <w:ins w:id="20690" w:author="Claire S" w:date="2026-06-05T12:11:00Z" w16du:dateUtc="2026-06-05T11:11:00Z">
        <w:r>
          <w:rPr>
            <w:rFonts w:ascii="Cambria" w:hAnsi="Cambria"/>
            <w:sz w:val="28"/>
            <w:szCs w:val="28"/>
          </w:rPr>
          <w:t xml:space="preserve"> with her sleepy green eyes, </w:t>
        </w:r>
      </w:ins>
      <w:ins w:id="20691" w:author="Claire S" w:date="2026-06-08T16:59:00Z" w16du:dateUtc="2026-06-08T15:59:00Z">
        <w:r w:rsidR="00B41D71">
          <w:rPr>
            <w:rFonts w:ascii="Cambria" w:hAnsi="Cambria"/>
            <w:sz w:val="28"/>
            <w:szCs w:val="28"/>
          </w:rPr>
          <w:t>delicate</w:t>
        </w:r>
      </w:ins>
      <w:ins w:id="20692" w:author="Claire S" w:date="2026-06-05T12:11:00Z" w16du:dateUtc="2026-06-05T11:11:00Z">
        <w:r>
          <w:rPr>
            <w:rFonts w:ascii="Cambria" w:hAnsi="Cambria"/>
            <w:sz w:val="28"/>
            <w:szCs w:val="28"/>
          </w:rPr>
          <w:t xml:space="preserve"> bone structure, and elegant neck, a bit like a swan</w:t>
        </w:r>
      </w:ins>
      <w:ins w:id="20693" w:author="Daisy Watt" w:date="2026-06-23T16:05:00Z" w16du:dateUtc="2026-06-23T14:05:00Z">
        <w:r w:rsidR="00EA49EA">
          <w:rPr>
            <w:rFonts w:ascii="Cambria" w:hAnsi="Cambria"/>
            <w:sz w:val="28"/>
            <w:szCs w:val="28"/>
          </w:rPr>
          <w:t>’s</w:t>
        </w:r>
      </w:ins>
      <w:ins w:id="20694" w:author="Claire S" w:date="2026-06-05T14:37:00Z" w16du:dateUtc="2026-06-05T13:37:00Z">
        <w:r w:rsidR="000F445A">
          <w:rPr>
            <w:rFonts w:ascii="Cambria" w:hAnsi="Cambria"/>
            <w:sz w:val="28"/>
            <w:szCs w:val="28"/>
          </w:rPr>
          <w:t xml:space="preserve">. </w:t>
        </w:r>
      </w:ins>
      <w:ins w:id="20695" w:author="Claire S" w:date="2026-07-30T13:07:00Z" w16du:dateUtc="2026-07-30T12:07:00Z">
        <w:r w:rsidR="005E7A3F">
          <w:rPr>
            <w:rFonts w:ascii="Cambria" w:hAnsi="Cambria"/>
            <w:sz w:val="28"/>
            <w:szCs w:val="28"/>
          </w:rPr>
          <w:t>The only way Clara ever felt like a swan was when her legs frantically paddl</w:t>
        </w:r>
      </w:ins>
      <w:ins w:id="20696" w:author="Claire S" w:date="2026-07-30T13:14:00Z" w16du:dateUtc="2026-07-30T12:14:00Z">
        <w:r w:rsidR="00CF51D5">
          <w:rPr>
            <w:rFonts w:ascii="Cambria" w:hAnsi="Cambria"/>
            <w:sz w:val="28"/>
            <w:szCs w:val="28"/>
          </w:rPr>
          <w:t>ed</w:t>
        </w:r>
      </w:ins>
      <w:ins w:id="20697" w:author="Claire S" w:date="2026-07-30T13:07:00Z" w16du:dateUtc="2026-07-30T12:07:00Z">
        <w:r w:rsidR="005E7A3F">
          <w:rPr>
            <w:rFonts w:ascii="Cambria" w:hAnsi="Cambria"/>
            <w:sz w:val="28"/>
            <w:szCs w:val="28"/>
          </w:rPr>
          <w:t xml:space="preserve"> beneath the surface, trying to keep afloat. </w:t>
        </w:r>
        <w:r w:rsidR="005E7A3F">
          <w:rPr>
            <w:rFonts w:ascii="Cambria" w:hAnsi="Cambria"/>
            <w:sz w:val="28"/>
            <w:szCs w:val="28"/>
          </w:rPr>
          <w:tab/>
        </w:r>
      </w:ins>
    </w:p>
    <w:p w14:paraId="2DCFEB6B" w14:textId="14930D2F" w:rsidR="008D6CF2" w:rsidRDefault="005E7A3F">
      <w:pPr>
        <w:spacing w:line="360" w:lineRule="auto"/>
        <w:ind w:firstLine="720"/>
        <w:contextualSpacing/>
        <w:rPr>
          <w:ins w:id="20698" w:author="Claire S" w:date="2026-06-05T12:11:00Z" w16du:dateUtc="2026-06-05T11:11:00Z"/>
          <w:rFonts w:ascii="Cambria" w:hAnsi="Cambria"/>
          <w:sz w:val="28"/>
          <w:szCs w:val="28"/>
        </w:rPr>
        <w:pPrChange w:id="20699" w:author="Claire S" w:date="2026-07-30T13:07:00Z" w16du:dateUtc="2026-07-30T12:07:00Z">
          <w:pPr>
            <w:spacing w:line="360" w:lineRule="auto"/>
            <w:contextualSpacing/>
          </w:pPr>
        </w:pPrChange>
      </w:pPr>
      <w:ins w:id="20700" w:author="Claire S" w:date="2026-07-30T13:07:00Z" w16du:dateUtc="2026-07-30T12:07:00Z">
        <w:r>
          <w:rPr>
            <w:rFonts w:ascii="Cambria" w:hAnsi="Cambria"/>
            <w:sz w:val="28"/>
            <w:szCs w:val="28"/>
          </w:rPr>
          <w:t xml:space="preserve">And nor could </w:t>
        </w:r>
      </w:ins>
      <w:ins w:id="20701" w:author="Claire S" w:date="2026-06-05T14:37:00Z" w16du:dateUtc="2026-06-05T13:37:00Z">
        <w:r w:rsidR="000F445A">
          <w:rPr>
            <w:rFonts w:ascii="Cambria" w:hAnsi="Cambria"/>
            <w:sz w:val="28"/>
            <w:szCs w:val="28"/>
          </w:rPr>
          <w:t>Clara</w:t>
        </w:r>
      </w:ins>
      <w:ins w:id="20702" w:author="Claire S" w:date="2026-06-05T12:11:00Z" w16du:dateUtc="2026-06-05T11:11:00Z">
        <w:r w:rsidR="008D6CF2">
          <w:rPr>
            <w:rFonts w:ascii="Cambria" w:hAnsi="Cambria"/>
            <w:sz w:val="28"/>
            <w:szCs w:val="28"/>
          </w:rPr>
          <w:t xml:space="preserve"> imagine </w:t>
        </w:r>
      </w:ins>
      <w:ins w:id="20703" w:author="Claire S" w:date="2026-07-30T13:07:00Z" w16du:dateUtc="2026-07-30T12:07:00Z">
        <w:r>
          <w:rPr>
            <w:rFonts w:ascii="Cambria" w:hAnsi="Cambria"/>
            <w:sz w:val="28"/>
            <w:szCs w:val="28"/>
          </w:rPr>
          <w:t>ever</w:t>
        </w:r>
      </w:ins>
      <w:ins w:id="20704" w:author="Claire S" w:date="2026-06-05T12:11:00Z" w16du:dateUtc="2026-06-05T11:11:00Z">
        <w:r w:rsidR="008D6CF2">
          <w:rPr>
            <w:rFonts w:ascii="Cambria" w:hAnsi="Cambria"/>
            <w:sz w:val="28"/>
            <w:szCs w:val="28"/>
          </w:rPr>
          <w:t xml:space="preserve"> be</w:t>
        </w:r>
      </w:ins>
      <w:ins w:id="20705" w:author="Claire S" w:date="2026-06-05T12:12:00Z" w16du:dateUtc="2026-06-05T11:12:00Z">
        <w:r w:rsidR="008D6CF2">
          <w:rPr>
            <w:rFonts w:ascii="Cambria" w:hAnsi="Cambria"/>
            <w:sz w:val="28"/>
            <w:szCs w:val="28"/>
          </w:rPr>
          <w:t>ing friends</w:t>
        </w:r>
      </w:ins>
      <w:ins w:id="20706" w:author="Daisy Watt" w:date="2026-06-23T04:20:00Z" w16du:dateUtc="2026-06-23T02:20:00Z">
        <w:del w:id="20707" w:author="Claire S" w:date="2026-07-30T13:07:00Z" w16du:dateUtc="2026-07-30T12:07:00Z">
          <w:r w:rsidR="008F2B85" w:rsidDel="005E7A3F">
            <w:rPr>
              <w:rFonts w:ascii="Cambria" w:hAnsi="Cambria"/>
              <w:sz w:val="28"/>
              <w:szCs w:val="28"/>
            </w:rPr>
            <w:delText>,</w:delText>
          </w:r>
        </w:del>
      </w:ins>
      <w:ins w:id="20708" w:author="Claire S" w:date="2026-07-30T13:07:00Z" w16du:dateUtc="2026-07-30T12:07:00Z">
        <w:r>
          <w:rPr>
            <w:rFonts w:ascii="Cambria" w:hAnsi="Cambria"/>
            <w:sz w:val="28"/>
            <w:szCs w:val="28"/>
          </w:rPr>
          <w:t xml:space="preserve"> with</w:t>
        </w:r>
      </w:ins>
      <w:ins w:id="20709" w:author="Daisy Watt" w:date="2026-06-23T16:05:00Z" w16du:dateUtc="2026-06-23T14:05:00Z">
        <w:del w:id="20710" w:author="Claire S" w:date="2026-07-30T13:07:00Z" w16du:dateUtc="2026-07-30T12:07:00Z">
          <w:r w:rsidR="00E9271D" w:rsidDel="005E7A3F">
            <w:rPr>
              <w:rFonts w:ascii="Cambria" w:hAnsi="Cambria"/>
              <w:sz w:val="28"/>
              <w:szCs w:val="28"/>
            </w:rPr>
            <w:delText xml:space="preserve"> –</w:delText>
          </w:r>
        </w:del>
      </w:ins>
      <w:ins w:id="20711" w:author="Claire S" w:date="2026-06-05T12:12:00Z" w16du:dateUtc="2026-06-05T11:12:00Z">
        <w:r w:rsidR="008D6CF2">
          <w:rPr>
            <w:rFonts w:ascii="Cambria" w:hAnsi="Cambria"/>
            <w:sz w:val="28"/>
            <w:szCs w:val="28"/>
          </w:rPr>
          <w:t xml:space="preserve"> Savannah</w:t>
        </w:r>
      </w:ins>
      <w:ins w:id="20712" w:author="Claire S" w:date="2026-07-30T13:07:00Z" w16du:dateUtc="2026-07-30T12:07:00Z">
        <w:r>
          <w:rPr>
            <w:rFonts w:ascii="Cambria" w:hAnsi="Cambria"/>
            <w:sz w:val="28"/>
            <w:szCs w:val="28"/>
          </w:rPr>
          <w:t>, whose</w:t>
        </w:r>
      </w:ins>
      <w:ins w:id="20713" w:author="Claire S" w:date="2026-06-05T12:12:00Z" w16du:dateUtc="2026-06-05T11:12:00Z">
        <w:r w:rsidR="008D6CF2">
          <w:rPr>
            <w:rFonts w:ascii="Cambria" w:hAnsi="Cambria"/>
            <w:sz w:val="28"/>
            <w:szCs w:val="28"/>
          </w:rPr>
          <w:t xml:space="preserve"> life was a million miles from hers</w:t>
        </w:r>
      </w:ins>
      <w:ins w:id="20714" w:author="Claire S" w:date="2026-06-08T16:59:00Z" w16du:dateUtc="2026-06-08T15:59:00Z">
        <w:r w:rsidR="00B41D71">
          <w:rPr>
            <w:rFonts w:ascii="Cambria" w:hAnsi="Cambria"/>
            <w:sz w:val="28"/>
            <w:szCs w:val="28"/>
          </w:rPr>
          <w:t xml:space="preserve">.  The only </w:t>
        </w:r>
      </w:ins>
      <w:ins w:id="20715" w:author="Claire S" w:date="2026-06-05T12:12:00Z" w16du:dateUtc="2026-06-05T11:12:00Z">
        <w:r w:rsidR="008D6CF2">
          <w:rPr>
            <w:rFonts w:ascii="Cambria" w:hAnsi="Cambria"/>
            <w:sz w:val="28"/>
            <w:szCs w:val="28"/>
          </w:rPr>
          <w:t>thing</w:t>
        </w:r>
      </w:ins>
      <w:ins w:id="20716" w:author="Claire S" w:date="2026-07-30T13:15:00Z" w16du:dateUtc="2026-07-30T12:15:00Z">
        <w:r w:rsidR="00CF51D5">
          <w:rPr>
            <w:rFonts w:ascii="Cambria" w:hAnsi="Cambria"/>
            <w:sz w:val="28"/>
            <w:szCs w:val="28"/>
          </w:rPr>
          <w:t xml:space="preserve"> they had in common was</w:t>
        </w:r>
      </w:ins>
      <w:ins w:id="20717" w:author="Claire S" w:date="2026-06-05T12:12:00Z" w16du:dateUtc="2026-06-05T11:12:00Z">
        <w:r w:rsidR="008D6CF2">
          <w:rPr>
            <w:rFonts w:ascii="Cambria" w:hAnsi="Cambria"/>
            <w:sz w:val="28"/>
            <w:szCs w:val="28"/>
          </w:rPr>
          <w:t xml:space="preserve"> the awful List.</w:t>
        </w:r>
      </w:ins>
    </w:p>
    <w:p w14:paraId="6A71F662" w14:textId="6FADDDB1" w:rsidR="008D6CF2" w:rsidDel="008275AE" w:rsidRDefault="005E7A3F" w:rsidP="005D4630">
      <w:pPr>
        <w:spacing w:line="360" w:lineRule="auto"/>
        <w:contextualSpacing/>
        <w:rPr>
          <w:ins w:id="20718" w:author="Claire S" w:date="2026-06-05T09:38:00Z" w16du:dateUtc="2026-06-05T08:38:00Z"/>
          <w:del w:id="20719" w:author="Daisy Watt" w:date="2026-06-23T16:11:00Z" w16du:dateUtc="2026-06-23T14:11:00Z"/>
          <w:rFonts w:ascii="Cambria" w:hAnsi="Cambria"/>
          <w:sz w:val="28"/>
          <w:szCs w:val="28"/>
        </w:rPr>
      </w:pPr>
      <w:ins w:id="20720" w:author="Claire S" w:date="2026-07-30T13:08:00Z" w16du:dateUtc="2026-07-30T12:08:00Z">
        <w:r>
          <w:rPr>
            <w:rFonts w:ascii="Cambria" w:hAnsi="Cambria"/>
            <w:sz w:val="28"/>
            <w:szCs w:val="28"/>
          </w:rPr>
          <w:tab/>
        </w:r>
      </w:ins>
      <w:ins w:id="20721" w:author="Claire S" w:date="2026-06-08T16:59:00Z" w16du:dateUtc="2026-06-08T15:59:00Z">
        <w:del w:id="20722" w:author="Daisy Watt" w:date="2026-06-23T16:11:00Z" w16du:dateUtc="2026-06-23T14:11:00Z">
          <w:r w:rsidR="00B41D71" w:rsidDel="008275AE">
            <w:rPr>
              <w:rFonts w:ascii="Cambria" w:hAnsi="Cambria"/>
              <w:sz w:val="28"/>
              <w:szCs w:val="28"/>
            </w:rPr>
            <w:delText>*</w:delText>
          </w:r>
        </w:del>
      </w:ins>
    </w:p>
    <w:p w14:paraId="5D3BB5F9" w14:textId="4275F1B7" w:rsidR="0000372A" w:rsidRDefault="00FD21D3">
      <w:pPr>
        <w:spacing w:line="360" w:lineRule="auto"/>
        <w:contextualSpacing/>
        <w:rPr>
          <w:ins w:id="20723" w:author="Claire S" w:date="2026-06-05T09:40:00Z" w16du:dateUtc="2026-06-05T08:40:00Z"/>
          <w:rFonts w:ascii="Cambria" w:hAnsi="Cambria"/>
          <w:sz w:val="28"/>
          <w:szCs w:val="28"/>
        </w:rPr>
        <w:pPrChange w:id="20724" w:author="Claire S" w:date="2026-06-08T17:00:00Z" w16du:dateUtc="2026-06-08T16:00:00Z">
          <w:pPr>
            <w:spacing w:line="360" w:lineRule="auto"/>
            <w:ind w:firstLine="720"/>
            <w:contextualSpacing/>
          </w:pPr>
        </w:pPrChange>
      </w:pPr>
      <w:del w:id="20725" w:author="Claire S" w:date="2026-06-05T09:38:00Z" w16du:dateUtc="2026-06-05T08:38:00Z">
        <w:r w:rsidDel="00531415">
          <w:rPr>
            <w:rFonts w:ascii="Cambria" w:hAnsi="Cambria"/>
            <w:sz w:val="28"/>
            <w:szCs w:val="28"/>
          </w:rPr>
          <w:delText xml:space="preserve">Good thing too, she thought, as </w:delText>
        </w:r>
        <w:r w:rsidR="00576C56" w:rsidDel="00531415">
          <w:rPr>
            <w:rFonts w:ascii="Cambria" w:hAnsi="Cambria"/>
            <w:sz w:val="28"/>
            <w:szCs w:val="28"/>
          </w:rPr>
          <w:delText xml:space="preserve">the train </w:delText>
        </w:r>
        <w:r w:rsidR="00CE6F92" w:rsidDel="00531415">
          <w:rPr>
            <w:rFonts w:ascii="Cambria" w:hAnsi="Cambria"/>
            <w:sz w:val="28"/>
            <w:szCs w:val="28"/>
          </w:rPr>
          <w:delText>ratt</w:delText>
        </w:r>
        <w:r w:rsidR="00576C56" w:rsidDel="00531415">
          <w:rPr>
            <w:rFonts w:ascii="Cambria" w:hAnsi="Cambria"/>
            <w:sz w:val="28"/>
            <w:szCs w:val="28"/>
          </w:rPr>
          <w:delText>led through the dark countryside</w:delText>
        </w:r>
      </w:del>
      <w:ins w:id="20726" w:author="Claire S" w:date="2026-06-05T09:39:00Z" w16du:dateUtc="2026-06-05T08:39:00Z">
        <w:r w:rsidR="00531415">
          <w:rPr>
            <w:rFonts w:ascii="Cambria" w:hAnsi="Cambria"/>
            <w:sz w:val="28"/>
            <w:szCs w:val="28"/>
          </w:rPr>
          <w:t>As more</w:t>
        </w:r>
      </w:ins>
      <w:ins w:id="20727" w:author="Claire S" w:date="2026-06-05T09:29:00Z" w16du:dateUtc="2026-06-05T08:29:00Z">
        <w:r w:rsidR="00575799">
          <w:rPr>
            <w:rFonts w:ascii="Cambria" w:hAnsi="Cambria"/>
            <w:sz w:val="28"/>
            <w:szCs w:val="28"/>
          </w:rPr>
          <w:t xml:space="preserve"> p</w:t>
        </w:r>
      </w:ins>
      <w:ins w:id="20728" w:author="Claire S" w:date="2026-07-30T13:15:00Z" w16du:dateUtc="2026-07-30T12:15:00Z">
        <w:r w:rsidR="00CF51D5">
          <w:rPr>
            <w:rFonts w:ascii="Cambria" w:hAnsi="Cambria"/>
            <w:sz w:val="28"/>
            <w:szCs w:val="28"/>
          </w:rPr>
          <w:t>assengers</w:t>
        </w:r>
      </w:ins>
      <w:ins w:id="20729" w:author="Claire S" w:date="2026-06-05T09:29:00Z" w16du:dateUtc="2026-06-05T08:29:00Z">
        <w:r w:rsidR="00575799">
          <w:rPr>
            <w:rFonts w:ascii="Cambria" w:hAnsi="Cambria"/>
            <w:sz w:val="28"/>
            <w:szCs w:val="28"/>
          </w:rPr>
          <w:t xml:space="preserve"> </w:t>
        </w:r>
      </w:ins>
      <w:ins w:id="20730" w:author="Claire S" w:date="2026-07-30T13:08:00Z" w16du:dateUtc="2026-07-30T12:08:00Z">
        <w:r w:rsidR="005E7A3F">
          <w:rPr>
            <w:rFonts w:ascii="Cambria" w:hAnsi="Cambria"/>
            <w:sz w:val="28"/>
            <w:szCs w:val="28"/>
          </w:rPr>
          <w:t>boarded</w:t>
        </w:r>
      </w:ins>
      <w:ins w:id="20731" w:author="Claire S" w:date="2026-06-05T09:29:00Z" w16du:dateUtc="2026-06-05T08:29:00Z">
        <w:r w:rsidR="00575799">
          <w:rPr>
            <w:rFonts w:ascii="Cambria" w:hAnsi="Cambria"/>
            <w:sz w:val="28"/>
            <w:szCs w:val="28"/>
          </w:rPr>
          <w:t xml:space="preserve"> at each station</w:t>
        </w:r>
      </w:ins>
      <w:ins w:id="20732" w:author="Claire S" w:date="2026-06-05T14:37:00Z" w16du:dateUtc="2026-06-05T13:37:00Z">
        <w:r w:rsidR="000F445A">
          <w:rPr>
            <w:rFonts w:ascii="Cambria" w:hAnsi="Cambria"/>
            <w:sz w:val="28"/>
            <w:szCs w:val="28"/>
          </w:rPr>
          <w:t xml:space="preserve"> nearing London</w:t>
        </w:r>
      </w:ins>
      <w:ins w:id="20733" w:author="Claire S" w:date="2026-06-05T09:39:00Z" w16du:dateUtc="2026-06-05T08:39:00Z">
        <w:r w:rsidR="00531415">
          <w:rPr>
            <w:rFonts w:ascii="Cambria" w:hAnsi="Cambria"/>
            <w:sz w:val="28"/>
            <w:szCs w:val="28"/>
          </w:rPr>
          <w:t>,</w:t>
        </w:r>
      </w:ins>
      <w:ins w:id="20734" w:author="Claire S" w:date="2026-06-05T09:29:00Z" w16du:dateUtc="2026-06-05T08:29:00Z">
        <w:r w:rsidR="00575799">
          <w:rPr>
            <w:rFonts w:ascii="Cambria" w:hAnsi="Cambria"/>
            <w:sz w:val="28"/>
            <w:szCs w:val="28"/>
          </w:rPr>
          <w:t xml:space="preserve"> </w:t>
        </w:r>
      </w:ins>
      <w:ins w:id="20735" w:author="Claire S" w:date="2026-06-05T12:12:00Z" w16du:dateUtc="2026-06-05T11:12:00Z">
        <w:r w:rsidR="008D6CF2">
          <w:rPr>
            <w:rFonts w:ascii="Cambria" w:hAnsi="Cambria"/>
            <w:sz w:val="28"/>
            <w:szCs w:val="28"/>
          </w:rPr>
          <w:t xml:space="preserve">Clara didn’t </w:t>
        </w:r>
      </w:ins>
      <w:ins w:id="20736" w:author="Claire S" w:date="2026-06-05T14:37:00Z" w16du:dateUtc="2026-06-05T13:37:00Z">
        <w:r w:rsidR="000F445A">
          <w:rPr>
            <w:rFonts w:ascii="Cambria" w:hAnsi="Cambria"/>
            <w:sz w:val="28"/>
            <w:szCs w:val="28"/>
          </w:rPr>
          <w:t>suppose</w:t>
        </w:r>
      </w:ins>
      <w:ins w:id="20737" w:author="Claire S" w:date="2026-06-05T09:34:00Z" w16du:dateUtc="2026-06-05T08:34:00Z">
        <w:r w:rsidR="00F02124">
          <w:rPr>
            <w:rFonts w:ascii="Cambria" w:hAnsi="Cambria"/>
            <w:sz w:val="28"/>
            <w:szCs w:val="28"/>
          </w:rPr>
          <w:t xml:space="preserve"> </w:t>
        </w:r>
        <w:r w:rsidR="00F56145">
          <w:rPr>
            <w:rFonts w:ascii="Cambria" w:hAnsi="Cambria"/>
            <w:sz w:val="28"/>
            <w:szCs w:val="28"/>
          </w:rPr>
          <w:t>she was in immediate danger</w:t>
        </w:r>
      </w:ins>
      <w:ins w:id="20738" w:author="Claire S" w:date="2026-06-05T09:39:00Z" w16du:dateUtc="2026-06-05T08:39:00Z">
        <w:r w:rsidR="00531415">
          <w:rPr>
            <w:rFonts w:ascii="Cambria" w:hAnsi="Cambria"/>
            <w:sz w:val="28"/>
            <w:szCs w:val="28"/>
          </w:rPr>
          <w:t xml:space="preserve">, but </w:t>
        </w:r>
      </w:ins>
      <w:ins w:id="20739" w:author="Claire S" w:date="2026-06-08T17:00:00Z" w16du:dateUtc="2026-06-08T16:00:00Z">
        <w:r w:rsidR="00B41D71">
          <w:rPr>
            <w:rFonts w:ascii="Cambria" w:hAnsi="Cambria"/>
            <w:sz w:val="28"/>
            <w:szCs w:val="28"/>
          </w:rPr>
          <w:t xml:space="preserve">during the past few days, she’d </w:t>
        </w:r>
      </w:ins>
      <w:ins w:id="20740" w:author="Claire S" w:date="2026-06-05T09:39:00Z" w16du:dateUtc="2026-06-05T08:39:00Z">
        <w:r w:rsidR="00531415">
          <w:rPr>
            <w:rFonts w:ascii="Cambria" w:hAnsi="Cambria"/>
            <w:sz w:val="28"/>
            <w:szCs w:val="28"/>
          </w:rPr>
          <w:t>start</w:t>
        </w:r>
      </w:ins>
      <w:ins w:id="20741" w:author="Claire S" w:date="2026-06-08T17:00:00Z" w16du:dateUtc="2026-06-08T16:00:00Z">
        <w:r w:rsidR="00B41D71">
          <w:rPr>
            <w:rFonts w:ascii="Cambria" w:hAnsi="Cambria"/>
            <w:sz w:val="28"/>
            <w:szCs w:val="28"/>
          </w:rPr>
          <w:t>ed</w:t>
        </w:r>
      </w:ins>
      <w:ins w:id="20742" w:author="Claire S" w:date="2026-06-05T09:39:00Z" w16du:dateUtc="2026-06-05T08:39:00Z">
        <w:r w:rsidR="00531415">
          <w:rPr>
            <w:rFonts w:ascii="Cambria" w:hAnsi="Cambria"/>
            <w:sz w:val="28"/>
            <w:szCs w:val="28"/>
          </w:rPr>
          <w:t xml:space="preserve"> to feel</w:t>
        </w:r>
      </w:ins>
      <w:ins w:id="20743" w:author="Claire S" w:date="2026-06-05T09:40:00Z" w16du:dateUtc="2026-06-05T08:40:00Z">
        <w:r w:rsidR="0000372A">
          <w:rPr>
            <w:rFonts w:ascii="Cambria" w:hAnsi="Cambria"/>
            <w:sz w:val="28"/>
            <w:szCs w:val="28"/>
          </w:rPr>
          <w:t xml:space="preserve"> </w:t>
        </w:r>
      </w:ins>
      <w:ins w:id="20744" w:author="Claire S" w:date="2026-06-05T09:39:00Z" w16du:dateUtc="2026-06-05T08:39:00Z">
        <w:r w:rsidR="00531415">
          <w:rPr>
            <w:rFonts w:ascii="Cambria" w:hAnsi="Cambria"/>
            <w:sz w:val="28"/>
            <w:szCs w:val="28"/>
          </w:rPr>
          <w:t xml:space="preserve">so on edge, her </w:t>
        </w:r>
      </w:ins>
      <w:ins w:id="20745" w:author="Claire S" w:date="2026-06-05T09:40:00Z" w16du:dateUtc="2026-06-05T08:40:00Z">
        <w:r w:rsidR="0000372A">
          <w:rPr>
            <w:rFonts w:ascii="Cambria" w:hAnsi="Cambria"/>
            <w:sz w:val="28"/>
            <w:szCs w:val="28"/>
          </w:rPr>
          <w:t xml:space="preserve">right </w:t>
        </w:r>
      </w:ins>
      <w:ins w:id="20746" w:author="Claire S" w:date="2026-06-05T09:39:00Z" w16du:dateUtc="2026-06-05T08:39:00Z">
        <w:r w:rsidR="00531415">
          <w:rPr>
            <w:rFonts w:ascii="Cambria" w:hAnsi="Cambria"/>
            <w:sz w:val="28"/>
            <w:szCs w:val="28"/>
          </w:rPr>
          <w:t>eye</w:t>
        </w:r>
      </w:ins>
      <w:ins w:id="20747" w:author="Claire S" w:date="2026-06-05T09:40:00Z" w16du:dateUtc="2026-06-05T08:40:00Z">
        <w:r w:rsidR="0000372A">
          <w:rPr>
            <w:rFonts w:ascii="Cambria" w:hAnsi="Cambria"/>
            <w:sz w:val="28"/>
            <w:szCs w:val="28"/>
          </w:rPr>
          <w:t xml:space="preserve"> kept</w:t>
        </w:r>
      </w:ins>
      <w:ins w:id="20748" w:author="Claire S" w:date="2026-06-05T09:39:00Z" w16du:dateUtc="2026-06-05T08:39:00Z">
        <w:r w:rsidR="00531415">
          <w:rPr>
            <w:rFonts w:ascii="Cambria" w:hAnsi="Cambria"/>
            <w:sz w:val="28"/>
            <w:szCs w:val="28"/>
          </w:rPr>
          <w:t xml:space="preserve"> twitching</w:t>
        </w:r>
      </w:ins>
      <w:ins w:id="20749" w:author="Claire S" w:date="2026-06-05T14:37:00Z" w16du:dateUtc="2026-06-05T13:37:00Z">
        <w:r w:rsidR="000F445A">
          <w:rPr>
            <w:rFonts w:ascii="Cambria" w:hAnsi="Cambria"/>
            <w:sz w:val="28"/>
            <w:szCs w:val="28"/>
          </w:rPr>
          <w:t>.</w:t>
        </w:r>
      </w:ins>
      <w:ins w:id="20750" w:author="Claire S" w:date="2026-06-05T14:38:00Z" w16du:dateUtc="2026-06-05T13:38:00Z">
        <w:r w:rsidR="000F445A">
          <w:rPr>
            <w:rFonts w:ascii="Cambria" w:hAnsi="Cambria"/>
            <w:sz w:val="28"/>
            <w:szCs w:val="28"/>
          </w:rPr>
          <w:t xml:space="preserve"> Not only that, </w:t>
        </w:r>
      </w:ins>
      <w:ins w:id="20751" w:author="Claire S" w:date="2026-06-05T09:39:00Z" w16du:dateUtc="2026-06-05T08:39:00Z">
        <w:r w:rsidR="00531415" w:rsidRPr="005E7A3F">
          <w:rPr>
            <w:rFonts w:ascii="Cambria" w:hAnsi="Cambria"/>
            <w:sz w:val="28"/>
            <w:szCs w:val="28"/>
          </w:rPr>
          <w:t xml:space="preserve">her appetite was diminishing.  </w:t>
        </w:r>
        <w:r w:rsidR="00531415" w:rsidRPr="005E7A3F">
          <w:rPr>
            <w:rFonts w:ascii="Cambria" w:hAnsi="Cambria"/>
            <w:i/>
            <w:iCs/>
            <w:sz w:val="28"/>
            <w:szCs w:val="28"/>
            <w:rPrChange w:id="20752" w:author="Claire S" w:date="2026-07-30T13:08:00Z" w16du:dateUtc="2026-07-30T12:08:00Z">
              <w:rPr>
                <w:rFonts w:ascii="Cambria" w:hAnsi="Cambria"/>
                <w:sz w:val="28"/>
                <w:szCs w:val="28"/>
              </w:rPr>
            </w:rPrChange>
          </w:rPr>
          <w:t>Some small mercies, then</w:t>
        </w:r>
        <w:r w:rsidR="00531415" w:rsidRPr="005E7A3F">
          <w:rPr>
            <w:rFonts w:ascii="Cambria" w:hAnsi="Cambria"/>
            <w:sz w:val="28"/>
            <w:szCs w:val="28"/>
          </w:rPr>
          <w:t xml:space="preserve">, she </w:t>
        </w:r>
        <w:del w:id="20753" w:author="Daisy Watt" w:date="2026-06-23T16:08:00Z" w16du:dateUtc="2026-06-23T14:08:00Z">
          <w:r w:rsidR="00531415" w:rsidRPr="005E7A3F" w:rsidDel="00077083">
            <w:rPr>
              <w:rFonts w:ascii="Cambria" w:hAnsi="Cambria"/>
              <w:sz w:val="28"/>
              <w:szCs w:val="28"/>
            </w:rPr>
            <w:delText>grinned</w:delText>
          </w:r>
        </w:del>
      </w:ins>
      <w:ins w:id="20754" w:author="Daisy Watt" w:date="2026-06-23T16:08:00Z" w16du:dateUtc="2026-06-23T14:08:00Z">
        <w:r w:rsidR="00077083" w:rsidRPr="005E7A3F">
          <w:rPr>
            <w:rFonts w:ascii="Cambria" w:hAnsi="Cambria"/>
            <w:sz w:val="28"/>
            <w:szCs w:val="28"/>
          </w:rPr>
          <w:t>thought</w:t>
        </w:r>
      </w:ins>
      <w:ins w:id="20755" w:author="Claire S" w:date="2026-06-05T09:39:00Z" w16du:dateUtc="2026-06-05T08:39:00Z">
        <w:r w:rsidR="00531415" w:rsidRPr="005E7A3F">
          <w:rPr>
            <w:rFonts w:ascii="Cambria" w:hAnsi="Cambria"/>
            <w:sz w:val="28"/>
            <w:szCs w:val="28"/>
          </w:rPr>
          <w:t xml:space="preserve"> </w:t>
        </w:r>
      </w:ins>
      <w:ins w:id="20756" w:author="Claire S" w:date="2026-06-05T09:40:00Z" w16du:dateUtc="2026-06-05T08:40:00Z">
        <w:r w:rsidR="00531415" w:rsidRPr="005E7A3F">
          <w:rPr>
            <w:rFonts w:ascii="Cambria" w:hAnsi="Cambria"/>
            <w:sz w:val="28"/>
            <w:szCs w:val="28"/>
          </w:rPr>
          <w:t>ruefu</w:t>
        </w:r>
        <w:r w:rsidR="00531415">
          <w:rPr>
            <w:rFonts w:ascii="Cambria" w:hAnsi="Cambria"/>
            <w:sz w:val="28"/>
            <w:szCs w:val="28"/>
          </w:rPr>
          <w:t>lly</w:t>
        </w:r>
      </w:ins>
      <w:ins w:id="20757" w:author="Claire S" w:date="2026-06-08T17:00:00Z" w16du:dateUtc="2026-06-08T16:00:00Z">
        <w:r w:rsidR="00B41D71">
          <w:rPr>
            <w:rFonts w:ascii="Cambria" w:hAnsi="Cambria"/>
            <w:sz w:val="28"/>
            <w:szCs w:val="28"/>
          </w:rPr>
          <w:t xml:space="preserve">, </w:t>
        </w:r>
      </w:ins>
      <w:ins w:id="20758" w:author="Daisy Watt" w:date="2026-06-23T16:10:00Z" w16du:dateUtc="2026-06-23T14:10:00Z">
        <w:r w:rsidR="0092558B">
          <w:rPr>
            <w:rFonts w:ascii="Cambria" w:hAnsi="Cambria"/>
            <w:sz w:val="28"/>
            <w:szCs w:val="28"/>
          </w:rPr>
          <w:t>as she stared at the list in her notebook that she and Savannah had started in the bar</w:t>
        </w:r>
        <w:r w:rsidR="00AC273D">
          <w:rPr>
            <w:rFonts w:ascii="Cambria" w:hAnsi="Cambria"/>
            <w:sz w:val="28"/>
            <w:szCs w:val="28"/>
          </w:rPr>
          <w:t>:</w:t>
        </w:r>
      </w:ins>
      <w:ins w:id="20759" w:author="Claire S" w:date="2026-06-08T17:00:00Z" w16du:dateUtc="2026-06-08T16:00:00Z">
        <w:del w:id="20760" w:author="Daisy Watt" w:date="2026-06-23T16:10:00Z" w16du:dateUtc="2026-06-23T14:10:00Z">
          <w:r w:rsidR="00B41D71" w:rsidDel="0092558B">
            <w:rPr>
              <w:rFonts w:ascii="Cambria" w:hAnsi="Cambria"/>
              <w:sz w:val="28"/>
              <w:szCs w:val="28"/>
            </w:rPr>
            <w:delText xml:space="preserve">and re-read </w:delText>
          </w:r>
        </w:del>
      </w:ins>
      <w:del w:id="20761" w:author="Daisy Watt" w:date="2026-06-23T16:10:00Z" w16du:dateUtc="2026-06-23T14:10:00Z">
        <w:r w:rsidR="00576C56" w:rsidDel="0092558B">
          <w:rPr>
            <w:rFonts w:ascii="Cambria" w:hAnsi="Cambria"/>
            <w:sz w:val="28"/>
            <w:szCs w:val="28"/>
          </w:rPr>
          <w:delText xml:space="preserve"> </w:delText>
        </w:r>
      </w:del>
      <w:ins w:id="20762" w:author="Claire S" w:date="2026-06-05T09:40:00Z" w16du:dateUtc="2026-06-05T08:40:00Z">
        <w:del w:id="20763" w:author="Daisy Watt" w:date="2026-06-23T16:10:00Z" w16du:dateUtc="2026-06-23T14:10:00Z">
          <w:r w:rsidR="0000372A" w:rsidDel="0092558B">
            <w:rPr>
              <w:rFonts w:ascii="Cambria" w:hAnsi="Cambria"/>
              <w:sz w:val="28"/>
              <w:szCs w:val="28"/>
            </w:rPr>
            <w:delText>her own list:</w:delText>
          </w:r>
        </w:del>
      </w:ins>
    </w:p>
    <w:p w14:paraId="18E3854D" w14:textId="780BA002" w:rsidR="006A143E" w:rsidRDefault="006A143E">
      <w:pPr>
        <w:spacing w:line="360" w:lineRule="auto"/>
        <w:ind w:firstLine="720"/>
        <w:contextualSpacing/>
        <w:rPr>
          <w:ins w:id="20764" w:author="Claire S" w:date="2026-06-05T10:09:00Z" w16du:dateUtc="2026-06-05T09:09:00Z"/>
          <w:rFonts w:ascii="Cambria" w:hAnsi="Cambria"/>
          <w:sz w:val="28"/>
          <w:szCs w:val="28"/>
        </w:rPr>
      </w:pPr>
      <w:ins w:id="20765" w:author="Claire S" w:date="2026-06-05T09:41:00Z" w16du:dateUtc="2026-06-05T08:41:00Z">
        <w:r w:rsidRPr="00615012">
          <w:rPr>
            <w:rFonts w:ascii="Cambria" w:hAnsi="Cambria"/>
            <w:i/>
            <w:iCs/>
            <w:sz w:val="28"/>
            <w:szCs w:val="28"/>
            <w:rPrChange w:id="20766" w:author="Claire S" w:date="2026-06-05T10:09:00Z" w16du:dateUtc="2026-06-05T09:09:00Z">
              <w:rPr>
                <w:rFonts w:ascii="Cambria" w:hAnsi="Cambria"/>
                <w:sz w:val="28"/>
                <w:szCs w:val="28"/>
              </w:rPr>
            </w:rPrChange>
          </w:rPr>
          <w:t>Miles Langley</w:t>
        </w:r>
      </w:ins>
      <w:ins w:id="20767" w:author="Claire S" w:date="2026-06-05T10:09:00Z" w16du:dateUtc="2026-06-05T09:09:00Z">
        <w:r w:rsidR="00615012">
          <w:rPr>
            <w:rFonts w:ascii="Cambria" w:hAnsi="Cambria"/>
            <w:sz w:val="28"/>
            <w:szCs w:val="28"/>
          </w:rPr>
          <w:t xml:space="preserve"> – suggested by Savannah</w:t>
        </w:r>
      </w:ins>
      <w:ins w:id="20768" w:author="Claire S" w:date="2026-06-05T10:10:00Z" w16du:dateUtc="2026-06-05T09:10:00Z">
        <w:r w:rsidR="00310294">
          <w:rPr>
            <w:rFonts w:ascii="Cambria" w:hAnsi="Cambria"/>
            <w:sz w:val="28"/>
            <w:szCs w:val="28"/>
          </w:rPr>
          <w:t xml:space="preserve">, who had some </w:t>
        </w:r>
      </w:ins>
      <w:ins w:id="20769" w:author="Claire S" w:date="2026-06-05T10:29:00Z" w16du:dateUtc="2026-06-05T09:29:00Z">
        <w:r w:rsidR="007D5A3E">
          <w:rPr>
            <w:rFonts w:ascii="Cambria" w:hAnsi="Cambria"/>
            <w:sz w:val="28"/>
            <w:szCs w:val="28"/>
          </w:rPr>
          <w:t xml:space="preserve">family </w:t>
        </w:r>
      </w:ins>
      <w:ins w:id="20770" w:author="Claire S" w:date="2026-06-05T10:10:00Z" w16du:dateUtc="2026-06-05T09:10:00Z">
        <w:r w:rsidR="00310294">
          <w:rPr>
            <w:rFonts w:ascii="Cambria" w:hAnsi="Cambria"/>
            <w:sz w:val="28"/>
            <w:szCs w:val="28"/>
          </w:rPr>
          <w:t>axe to grind</w:t>
        </w:r>
      </w:ins>
      <w:ins w:id="20771" w:author="Claire S" w:date="2026-06-05T10:09:00Z" w16du:dateUtc="2026-06-05T09:09:00Z">
        <w:r w:rsidR="00615012">
          <w:rPr>
            <w:rFonts w:ascii="Cambria" w:hAnsi="Cambria"/>
            <w:sz w:val="28"/>
            <w:szCs w:val="28"/>
          </w:rPr>
          <w:t>.</w:t>
        </w:r>
      </w:ins>
      <w:ins w:id="20772" w:author="Claire S" w:date="2026-06-08T17:00:00Z" w16du:dateUtc="2026-06-08T16:00:00Z">
        <w:r w:rsidR="005D4630">
          <w:rPr>
            <w:rFonts w:ascii="Cambria" w:hAnsi="Cambria"/>
            <w:sz w:val="28"/>
            <w:szCs w:val="28"/>
          </w:rPr>
          <w:t xml:space="preserve"> No evidence</w:t>
        </w:r>
      </w:ins>
      <w:ins w:id="20773" w:author="Claire S" w:date="2026-06-08T17:02:00Z" w16du:dateUtc="2026-06-08T16:02:00Z">
        <w:r w:rsidR="005D4630">
          <w:rPr>
            <w:rFonts w:ascii="Cambria" w:hAnsi="Cambria"/>
            <w:sz w:val="28"/>
            <w:szCs w:val="28"/>
          </w:rPr>
          <w:t>, other than she said he was a horrid man.</w:t>
        </w:r>
      </w:ins>
      <w:ins w:id="20774" w:author="Claire S" w:date="2026-06-08T17:00:00Z" w16du:dateUtc="2026-06-08T16:00:00Z">
        <w:r w:rsidR="005D4630">
          <w:rPr>
            <w:rFonts w:ascii="Cambria" w:hAnsi="Cambria"/>
            <w:sz w:val="28"/>
            <w:szCs w:val="28"/>
          </w:rPr>
          <w:t xml:space="preserve"> </w:t>
        </w:r>
      </w:ins>
    </w:p>
    <w:p w14:paraId="2B241C99" w14:textId="1FDE5958" w:rsidR="00615012" w:rsidRDefault="00615012">
      <w:pPr>
        <w:spacing w:line="360" w:lineRule="auto"/>
        <w:ind w:firstLine="720"/>
        <w:contextualSpacing/>
        <w:rPr>
          <w:ins w:id="20775" w:author="Claire S" w:date="2026-07-30T13:16:00Z" w16du:dateUtc="2026-07-30T12:16:00Z"/>
          <w:rFonts w:ascii="Cambria" w:hAnsi="Cambria"/>
          <w:sz w:val="28"/>
          <w:szCs w:val="28"/>
        </w:rPr>
      </w:pPr>
      <w:ins w:id="20776" w:author="Claire S" w:date="2026-06-05T10:09:00Z" w16du:dateUtc="2026-06-05T09:09:00Z">
        <w:r w:rsidRPr="00615012">
          <w:rPr>
            <w:rFonts w:ascii="Cambria" w:hAnsi="Cambria"/>
            <w:i/>
            <w:iCs/>
            <w:sz w:val="28"/>
            <w:szCs w:val="28"/>
            <w:rPrChange w:id="20777" w:author="Claire S" w:date="2026-06-05T10:09:00Z" w16du:dateUtc="2026-06-05T09:09:00Z">
              <w:rPr>
                <w:rFonts w:ascii="Cambria" w:hAnsi="Cambria"/>
                <w:sz w:val="28"/>
                <w:szCs w:val="28"/>
              </w:rPr>
            </w:rPrChange>
          </w:rPr>
          <w:t>Maude?</w:t>
        </w:r>
        <w:r>
          <w:rPr>
            <w:rFonts w:ascii="Cambria" w:hAnsi="Cambria"/>
            <w:sz w:val="28"/>
            <w:szCs w:val="28"/>
          </w:rPr>
          <w:t xml:space="preserve"> No evidence. Just </w:t>
        </w:r>
      </w:ins>
      <w:ins w:id="20778" w:author="Daisy Watt" w:date="2026-06-23T16:11:00Z" w16du:dateUtc="2026-06-23T14:11:00Z">
        <w:r w:rsidR="003105F2">
          <w:rPr>
            <w:rFonts w:ascii="Cambria" w:hAnsi="Cambria"/>
            <w:sz w:val="28"/>
            <w:szCs w:val="28"/>
          </w:rPr>
          <w:t xml:space="preserve">a </w:t>
        </w:r>
      </w:ins>
      <w:ins w:id="20779" w:author="Claire S" w:date="2026-06-05T10:09:00Z" w16du:dateUtc="2026-06-05T09:09:00Z">
        <w:r>
          <w:rPr>
            <w:rFonts w:ascii="Cambria" w:hAnsi="Cambria"/>
            <w:sz w:val="28"/>
            <w:szCs w:val="28"/>
          </w:rPr>
          <w:t>gut feeling.</w:t>
        </w:r>
      </w:ins>
      <w:ins w:id="20780" w:author="Claire S" w:date="2026-07-30T13:16:00Z" w16du:dateUtc="2026-07-30T12:16:00Z">
        <w:r w:rsidR="00CF51D5">
          <w:rPr>
            <w:rFonts w:ascii="Cambria" w:hAnsi="Cambria"/>
            <w:sz w:val="28"/>
            <w:szCs w:val="28"/>
          </w:rPr>
          <w:t xml:space="preserve">  </w:t>
        </w:r>
      </w:ins>
    </w:p>
    <w:p w14:paraId="392625E2" w14:textId="34BB61AA" w:rsidR="00CF51D5" w:rsidRDefault="00CF51D5">
      <w:pPr>
        <w:spacing w:line="360" w:lineRule="auto"/>
        <w:ind w:firstLine="720"/>
        <w:contextualSpacing/>
        <w:rPr>
          <w:ins w:id="20781" w:author="Claire S" w:date="2026-06-05T10:09:00Z" w16du:dateUtc="2026-06-05T09:09:00Z"/>
          <w:rFonts w:ascii="Cambria" w:hAnsi="Cambria"/>
          <w:sz w:val="28"/>
          <w:szCs w:val="28"/>
        </w:rPr>
      </w:pPr>
      <w:ins w:id="20782" w:author="Claire S" w:date="2026-07-30T13:16:00Z" w16du:dateUtc="2026-07-30T12:16:00Z">
        <w:r>
          <w:rPr>
            <w:rFonts w:ascii="Cambria" w:hAnsi="Cambria"/>
            <w:sz w:val="28"/>
            <w:szCs w:val="28"/>
          </w:rPr>
          <w:t xml:space="preserve">And whilst at one point Clara might have thought Savannah Langley herself was guilty, given the fact she was shagging Jackson when Dex died, having met her properly now, Clara’s instinct was that Savannah was as innocent </w:t>
        </w:r>
      </w:ins>
      <w:ins w:id="20783" w:author="Claire S" w:date="2026-07-30T13:17:00Z" w16du:dateUtc="2026-07-30T12:17:00Z">
        <w:r>
          <w:rPr>
            <w:rFonts w:ascii="Cambria" w:hAnsi="Cambria"/>
            <w:sz w:val="28"/>
            <w:szCs w:val="28"/>
          </w:rPr>
          <w:t>as she was.</w:t>
        </w:r>
      </w:ins>
    </w:p>
    <w:p w14:paraId="56D32F35" w14:textId="511BE972" w:rsidR="00615012" w:rsidRDefault="005D4630">
      <w:pPr>
        <w:spacing w:line="360" w:lineRule="auto"/>
        <w:ind w:firstLine="720"/>
        <w:contextualSpacing/>
        <w:rPr>
          <w:ins w:id="20784" w:author="Claire S" w:date="2026-06-05T09:28:00Z" w16du:dateUtc="2026-06-05T08:28:00Z"/>
          <w:rFonts w:ascii="Cambria" w:hAnsi="Cambria"/>
          <w:sz w:val="28"/>
          <w:szCs w:val="28"/>
        </w:rPr>
        <w:pPrChange w:id="20785" w:author="Claire S" w:date="2026-06-05T10:10:00Z" w16du:dateUtc="2026-06-05T09:10:00Z">
          <w:pPr>
            <w:spacing w:line="360" w:lineRule="auto"/>
            <w:contextualSpacing/>
          </w:pPr>
        </w:pPrChange>
      </w:pPr>
      <w:ins w:id="20786" w:author="Claire S" w:date="2026-06-08T17:00:00Z" w16du:dateUtc="2026-06-08T16:00:00Z">
        <w:r>
          <w:rPr>
            <w:rFonts w:ascii="Cambria" w:hAnsi="Cambria"/>
            <w:sz w:val="28"/>
            <w:szCs w:val="28"/>
          </w:rPr>
          <w:t>Clara</w:t>
        </w:r>
      </w:ins>
      <w:ins w:id="20787" w:author="Claire S" w:date="2026-06-05T10:09:00Z" w16du:dateUtc="2026-06-05T09:09:00Z">
        <w:r w:rsidR="00615012">
          <w:rPr>
            <w:rFonts w:ascii="Cambria" w:hAnsi="Cambria"/>
            <w:sz w:val="28"/>
            <w:szCs w:val="28"/>
          </w:rPr>
          <w:t xml:space="preserve"> added </w:t>
        </w:r>
        <w:r w:rsidR="00615012" w:rsidRPr="00615012">
          <w:rPr>
            <w:rFonts w:ascii="Cambria" w:hAnsi="Cambria"/>
            <w:i/>
            <w:iCs/>
            <w:sz w:val="28"/>
            <w:szCs w:val="28"/>
            <w:rPrChange w:id="20788" w:author="Claire S" w:date="2026-06-05T10:09:00Z" w16du:dateUtc="2026-06-05T09:09:00Z">
              <w:rPr>
                <w:rFonts w:ascii="Cambria" w:hAnsi="Cambria"/>
                <w:sz w:val="28"/>
                <w:szCs w:val="28"/>
              </w:rPr>
            </w:rPrChange>
          </w:rPr>
          <w:t>Jackson Rayn</w:t>
        </w:r>
      </w:ins>
      <w:ins w:id="20789" w:author="Claire S" w:date="2026-07-30T13:08:00Z" w16du:dateUtc="2026-07-30T12:08:00Z">
        <w:r w:rsidR="00DE2D71">
          <w:rPr>
            <w:rFonts w:ascii="Cambria" w:hAnsi="Cambria"/>
            <w:i/>
            <w:iCs/>
            <w:sz w:val="28"/>
            <w:szCs w:val="28"/>
          </w:rPr>
          <w:t>e</w:t>
        </w:r>
      </w:ins>
      <w:ins w:id="20790" w:author="Daisy Watt" w:date="2026-06-23T16:12:00Z" w16du:dateUtc="2026-06-23T14:12:00Z">
        <w:r w:rsidR="00540BA3">
          <w:rPr>
            <w:rFonts w:ascii="Cambria" w:hAnsi="Cambria"/>
            <w:sz w:val="28"/>
            <w:szCs w:val="28"/>
          </w:rPr>
          <w:t xml:space="preserve"> – though </w:t>
        </w:r>
      </w:ins>
      <w:ins w:id="20791" w:author="Claire S" w:date="2026-06-05T10:09:00Z" w16du:dateUtc="2026-06-05T09:09:00Z">
        <w:del w:id="20792" w:author="Daisy Watt" w:date="2026-06-23T16:12:00Z" w16du:dateUtc="2026-06-23T14:12:00Z">
          <w:r w:rsidR="00615012" w:rsidRPr="00615012" w:rsidDel="00540BA3">
            <w:rPr>
              <w:rFonts w:ascii="Cambria" w:hAnsi="Cambria"/>
              <w:i/>
              <w:iCs/>
              <w:sz w:val="28"/>
              <w:szCs w:val="28"/>
              <w:rPrChange w:id="20793" w:author="Claire S" w:date="2026-06-05T10:09:00Z" w16du:dateUtc="2026-06-05T09:09:00Z">
                <w:rPr>
                  <w:rFonts w:ascii="Cambria" w:hAnsi="Cambria"/>
                  <w:sz w:val="28"/>
                  <w:szCs w:val="28"/>
                </w:rPr>
              </w:rPrChange>
            </w:rPr>
            <w:delText>e</w:delText>
          </w:r>
          <w:r w:rsidR="00615012" w:rsidDel="00540BA3">
            <w:rPr>
              <w:rFonts w:ascii="Cambria" w:hAnsi="Cambria"/>
              <w:sz w:val="28"/>
              <w:szCs w:val="28"/>
            </w:rPr>
            <w:delText xml:space="preserve">.  </w:delText>
          </w:r>
        </w:del>
      </w:ins>
      <w:ins w:id="20794" w:author="Claire S" w:date="2026-06-08T17:01:00Z" w16du:dateUtc="2026-06-08T16:01:00Z">
        <w:del w:id="20795" w:author="Daisy Watt" w:date="2026-06-23T16:12:00Z" w16du:dateUtc="2026-06-23T14:12:00Z">
          <w:r w:rsidDel="00540BA3">
            <w:rPr>
              <w:rFonts w:ascii="Cambria" w:hAnsi="Cambria"/>
              <w:sz w:val="28"/>
              <w:szCs w:val="28"/>
            </w:rPr>
            <w:delText xml:space="preserve">Though </w:delText>
          </w:r>
        </w:del>
        <w:r>
          <w:rPr>
            <w:rFonts w:ascii="Cambria" w:hAnsi="Cambria"/>
            <w:sz w:val="28"/>
            <w:szCs w:val="28"/>
          </w:rPr>
          <w:t>h</w:t>
        </w:r>
      </w:ins>
      <w:ins w:id="20796" w:author="Claire S" w:date="2026-06-05T10:35:00Z" w16du:dateUtc="2026-06-05T09:35:00Z">
        <w:r w:rsidR="00C069E6">
          <w:rPr>
            <w:rFonts w:ascii="Cambria" w:hAnsi="Cambria"/>
            <w:sz w:val="28"/>
            <w:szCs w:val="28"/>
          </w:rPr>
          <w:t xml:space="preserve">e was on the </w:t>
        </w:r>
      </w:ins>
      <w:ins w:id="20797" w:author="Claire S" w:date="2026-06-08T17:01:00Z" w16du:dateUtc="2026-06-08T16:01:00Z">
        <w:r>
          <w:rPr>
            <w:rFonts w:ascii="Cambria" w:hAnsi="Cambria"/>
            <w:sz w:val="28"/>
            <w:szCs w:val="28"/>
          </w:rPr>
          <w:t>L</w:t>
        </w:r>
      </w:ins>
      <w:ins w:id="20798" w:author="Claire S" w:date="2026-06-05T10:35:00Z" w16du:dateUtc="2026-06-05T09:35:00Z">
        <w:r w:rsidR="00C069E6">
          <w:rPr>
            <w:rFonts w:ascii="Cambria" w:hAnsi="Cambria"/>
            <w:sz w:val="28"/>
            <w:szCs w:val="28"/>
          </w:rPr>
          <w:t>ist himself, obviously</w:t>
        </w:r>
      </w:ins>
      <w:ins w:id="20799" w:author="Daisy Watt" w:date="2026-06-23T16:11:00Z" w16du:dateUtc="2026-06-23T14:11:00Z">
        <w:r w:rsidR="005B2517">
          <w:rPr>
            <w:rFonts w:ascii="Cambria" w:hAnsi="Cambria"/>
            <w:sz w:val="28"/>
            <w:szCs w:val="28"/>
          </w:rPr>
          <w:t>,</w:t>
        </w:r>
      </w:ins>
      <w:ins w:id="20800" w:author="Claire S" w:date="2026-06-05T10:35:00Z" w16du:dateUtc="2026-06-05T09:35:00Z">
        <w:r w:rsidR="00C069E6">
          <w:rPr>
            <w:rFonts w:ascii="Cambria" w:hAnsi="Cambria"/>
            <w:sz w:val="28"/>
            <w:szCs w:val="28"/>
          </w:rPr>
          <w:t xml:space="preserve"> and a</w:t>
        </w:r>
      </w:ins>
      <w:ins w:id="20801" w:author="Claire S" w:date="2026-06-05T10:09:00Z" w16du:dateUtc="2026-06-05T09:09:00Z">
        <w:r w:rsidR="00615012">
          <w:rPr>
            <w:rFonts w:ascii="Cambria" w:hAnsi="Cambria"/>
            <w:sz w:val="28"/>
            <w:szCs w:val="28"/>
          </w:rPr>
          <w:t>gain</w:t>
        </w:r>
      </w:ins>
      <w:ins w:id="20802" w:author="Daisy Watt" w:date="2026-06-23T16:12:00Z" w16du:dateUtc="2026-06-23T14:12:00Z">
        <w:r w:rsidR="00540BA3">
          <w:rPr>
            <w:rFonts w:ascii="Cambria" w:hAnsi="Cambria"/>
            <w:sz w:val="28"/>
            <w:szCs w:val="28"/>
          </w:rPr>
          <w:t>, she had</w:t>
        </w:r>
      </w:ins>
      <w:ins w:id="20803" w:author="Claire S" w:date="2026-06-05T10:09:00Z" w16du:dateUtc="2026-06-05T09:09:00Z">
        <w:del w:id="20804" w:author="Daisy Watt" w:date="2026-06-23T16:12:00Z" w16du:dateUtc="2026-06-23T14:12:00Z">
          <w:r w:rsidR="00615012" w:rsidDel="00540BA3">
            <w:rPr>
              <w:rFonts w:ascii="Cambria" w:hAnsi="Cambria"/>
              <w:sz w:val="28"/>
              <w:szCs w:val="28"/>
            </w:rPr>
            <w:delText xml:space="preserve"> –</w:delText>
          </w:r>
        </w:del>
        <w:r w:rsidR="00615012">
          <w:rPr>
            <w:rFonts w:ascii="Cambria" w:hAnsi="Cambria"/>
            <w:sz w:val="28"/>
            <w:szCs w:val="28"/>
          </w:rPr>
          <w:t xml:space="preserve"> no </w:t>
        </w:r>
        <w:del w:id="20805" w:author="Daisy Watt" w:date="2026-06-23T16:13:00Z" w16du:dateUtc="2026-06-23T14:13:00Z">
          <w:r w:rsidR="00615012" w:rsidDel="00540BA3">
            <w:rPr>
              <w:rFonts w:ascii="Cambria" w:hAnsi="Cambria"/>
              <w:sz w:val="28"/>
              <w:szCs w:val="28"/>
            </w:rPr>
            <w:delText>evidence</w:delText>
          </w:r>
        </w:del>
      </w:ins>
      <w:ins w:id="20806" w:author="Daisy Watt" w:date="2026-06-23T16:13:00Z" w16du:dateUtc="2026-06-23T14:13:00Z">
        <w:r w:rsidR="00540BA3">
          <w:rPr>
            <w:rFonts w:ascii="Cambria" w:hAnsi="Cambria"/>
            <w:sz w:val="28"/>
            <w:szCs w:val="28"/>
          </w:rPr>
          <w:t>evidence against him.</w:t>
        </w:r>
      </w:ins>
      <w:ins w:id="20807" w:author="Claire S" w:date="2026-06-08T17:01:00Z" w16du:dateUtc="2026-06-08T16:01:00Z">
        <w:del w:id="20808" w:author="Daisy Watt" w:date="2026-06-23T16:12:00Z" w16du:dateUtc="2026-06-23T14:12:00Z">
          <w:r w:rsidDel="00540BA3">
            <w:rPr>
              <w:rFonts w:ascii="Cambria" w:hAnsi="Cambria"/>
              <w:sz w:val="28"/>
              <w:szCs w:val="28"/>
            </w:rPr>
            <w:delText>;</w:delText>
          </w:r>
        </w:del>
        <w:r>
          <w:rPr>
            <w:rFonts w:ascii="Cambria" w:hAnsi="Cambria"/>
            <w:sz w:val="28"/>
            <w:szCs w:val="28"/>
          </w:rPr>
          <w:t xml:space="preserve"> </w:t>
        </w:r>
        <w:del w:id="20809" w:author="Daisy Watt" w:date="2026-06-23T16:13:00Z" w16du:dateUtc="2026-06-23T14:13:00Z">
          <w:r w:rsidDel="00540BA3">
            <w:rPr>
              <w:rFonts w:ascii="Cambria" w:hAnsi="Cambria"/>
              <w:sz w:val="28"/>
              <w:szCs w:val="28"/>
            </w:rPr>
            <w:delText>plus</w:delText>
          </w:r>
        </w:del>
      </w:ins>
      <w:ins w:id="20810" w:author="Daisy Watt" w:date="2026-06-23T16:13:00Z" w16du:dateUtc="2026-06-23T14:13:00Z">
        <w:r w:rsidR="00540BA3">
          <w:rPr>
            <w:rFonts w:ascii="Cambria" w:hAnsi="Cambria"/>
            <w:sz w:val="28"/>
            <w:szCs w:val="28"/>
          </w:rPr>
          <w:t>Plus</w:t>
        </w:r>
      </w:ins>
      <w:ins w:id="20811" w:author="Claire S" w:date="2026-06-08T17:01:00Z" w16du:dateUtc="2026-06-08T16:01:00Z">
        <w:r>
          <w:rPr>
            <w:rFonts w:ascii="Cambria" w:hAnsi="Cambria"/>
            <w:sz w:val="28"/>
            <w:szCs w:val="28"/>
          </w:rPr>
          <w:t xml:space="preserve"> </w:t>
        </w:r>
      </w:ins>
      <w:ins w:id="20812" w:author="Claire S" w:date="2026-06-05T10:09:00Z" w16du:dateUtc="2026-06-05T09:09:00Z">
        <w:r w:rsidR="00615012">
          <w:rPr>
            <w:rFonts w:ascii="Cambria" w:hAnsi="Cambria"/>
            <w:sz w:val="28"/>
            <w:szCs w:val="28"/>
          </w:rPr>
          <w:t xml:space="preserve">Savannah </w:t>
        </w:r>
        <w:del w:id="20813" w:author="Daisy Watt" w:date="2026-06-23T16:13:00Z" w16du:dateUtc="2026-06-23T14:13:00Z">
          <w:r w:rsidR="00615012" w:rsidDel="00540BA3">
            <w:rPr>
              <w:rFonts w:ascii="Cambria" w:hAnsi="Cambria"/>
              <w:sz w:val="28"/>
              <w:szCs w:val="28"/>
            </w:rPr>
            <w:delText>was</w:delText>
          </w:r>
        </w:del>
      </w:ins>
      <w:ins w:id="20814" w:author="Daisy Watt" w:date="2026-06-23T16:13:00Z" w16du:dateUtc="2026-06-23T14:13:00Z">
        <w:r w:rsidR="00540BA3">
          <w:rPr>
            <w:rFonts w:ascii="Cambria" w:hAnsi="Cambria"/>
            <w:sz w:val="28"/>
            <w:szCs w:val="28"/>
          </w:rPr>
          <w:t>had shagged him</w:t>
        </w:r>
      </w:ins>
      <w:ins w:id="20815" w:author="Claire S" w:date="2026-06-05T10:10:00Z" w16du:dateUtc="2026-06-05T09:10:00Z">
        <w:r w:rsidR="00615012">
          <w:rPr>
            <w:rFonts w:ascii="Cambria" w:hAnsi="Cambria"/>
            <w:sz w:val="28"/>
            <w:szCs w:val="28"/>
          </w:rPr>
          <w:t xml:space="preserve"> – or </w:t>
        </w:r>
        <w:del w:id="20816" w:author="Daisy Watt" w:date="2026-06-23T16:13:00Z" w16du:dateUtc="2026-06-23T14:13:00Z">
          <w:r w:rsidR="00615012" w:rsidDel="00540BA3">
            <w:rPr>
              <w:rFonts w:ascii="Cambria" w:hAnsi="Cambria"/>
              <w:sz w:val="28"/>
              <w:szCs w:val="28"/>
            </w:rPr>
            <w:delText>had</w:delText>
          </w:r>
        </w:del>
      </w:ins>
      <w:ins w:id="20817" w:author="Daisy Watt" w:date="2026-06-23T16:13:00Z" w16du:dateUtc="2026-06-23T14:13:00Z">
        <w:r w:rsidR="00540BA3">
          <w:rPr>
            <w:rFonts w:ascii="Cambria" w:hAnsi="Cambria"/>
            <w:sz w:val="28"/>
            <w:szCs w:val="28"/>
          </w:rPr>
          <w:t>was shagging him</w:t>
        </w:r>
      </w:ins>
      <w:ins w:id="20818" w:author="Claire S" w:date="2026-06-05T10:10:00Z" w16du:dateUtc="2026-06-05T09:10:00Z">
        <w:r w:rsidR="00615012">
          <w:rPr>
            <w:rFonts w:ascii="Cambria" w:hAnsi="Cambria"/>
            <w:sz w:val="28"/>
            <w:szCs w:val="28"/>
          </w:rPr>
          <w:t xml:space="preserve">, </w:t>
        </w:r>
      </w:ins>
      <w:ins w:id="20819" w:author="Claire S" w:date="2026-06-05T10:11:00Z" w16du:dateUtc="2026-06-05T09:11:00Z">
        <w:r w:rsidR="00310294">
          <w:rPr>
            <w:rFonts w:ascii="Cambria" w:hAnsi="Cambria"/>
            <w:sz w:val="28"/>
            <w:szCs w:val="28"/>
          </w:rPr>
          <w:t xml:space="preserve">Clara </w:t>
        </w:r>
      </w:ins>
      <w:ins w:id="20820" w:author="Claire S" w:date="2026-06-05T10:10:00Z" w16du:dateUtc="2026-06-05T09:10:00Z">
        <w:del w:id="20821" w:author="Daisy Watt" w:date="2026-06-23T16:14:00Z" w16du:dateUtc="2026-06-23T14:14:00Z">
          <w:r w:rsidR="00615012" w:rsidDel="000C33B0">
            <w:rPr>
              <w:rFonts w:ascii="Cambria" w:hAnsi="Cambria"/>
              <w:sz w:val="28"/>
              <w:szCs w:val="28"/>
            </w:rPr>
            <w:delText>didn’t know what the current state of play was</w:delText>
          </w:r>
        </w:del>
      </w:ins>
      <w:ins w:id="20822" w:author="Claire S" w:date="2026-06-08T17:01:00Z" w16du:dateUtc="2026-06-08T16:01:00Z">
        <w:del w:id="20823" w:author="Daisy Watt" w:date="2026-06-23T16:14:00Z" w16du:dateUtc="2026-06-23T14:14:00Z">
          <w:r w:rsidDel="000C33B0">
            <w:rPr>
              <w:rFonts w:ascii="Cambria" w:hAnsi="Cambria"/>
              <w:sz w:val="28"/>
              <w:szCs w:val="28"/>
            </w:rPr>
            <w:delText xml:space="preserve"> -</w:delText>
          </w:r>
        </w:del>
      </w:ins>
      <w:ins w:id="20824" w:author="Claire S" w:date="2026-06-05T10:10:00Z" w16du:dateUtc="2026-06-05T09:10:00Z">
        <w:del w:id="20825" w:author="Daisy Watt" w:date="2026-06-23T16:14:00Z" w16du:dateUtc="2026-06-23T14:14:00Z">
          <w:r w:rsidR="00615012" w:rsidDel="000C33B0">
            <w:rPr>
              <w:rFonts w:ascii="Cambria" w:hAnsi="Cambria"/>
              <w:sz w:val="28"/>
              <w:szCs w:val="28"/>
            </w:rPr>
            <w:delText xml:space="preserve"> shagged him</w:delText>
          </w:r>
        </w:del>
      </w:ins>
      <w:ins w:id="20826" w:author="Daisy Watt" w:date="2026-06-23T16:14:00Z" w16du:dateUtc="2026-06-23T14:14:00Z">
        <w:r w:rsidR="000C33B0">
          <w:rPr>
            <w:rFonts w:ascii="Cambria" w:hAnsi="Cambria"/>
            <w:sz w:val="28"/>
            <w:szCs w:val="28"/>
          </w:rPr>
          <w:t>wasn’t sure which</w:t>
        </w:r>
      </w:ins>
      <w:ins w:id="20827" w:author="Claire S" w:date="2026-07-30T16:02:00Z" w16du:dateUtc="2026-07-30T15:02:00Z">
        <w:r w:rsidR="005E4B75">
          <w:rPr>
            <w:rFonts w:ascii="Cambria" w:hAnsi="Cambria"/>
            <w:sz w:val="28"/>
            <w:szCs w:val="28"/>
          </w:rPr>
          <w:t>, even though they hadn’t discussed it</w:t>
        </w:r>
      </w:ins>
      <w:ins w:id="20828" w:author="Claire S" w:date="2026-06-05T10:09:00Z" w16du:dateUtc="2026-06-05T09:09:00Z">
        <w:r w:rsidR="00615012">
          <w:rPr>
            <w:rFonts w:ascii="Cambria" w:hAnsi="Cambria"/>
            <w:sz w:val="28"/>
            <w:szCs w:val="28"/>
          </w:rPr>
          <w:t>.</w:t>
        </w:r>
      </w:ins>
    </w:p>
    <w:p w14:paraId="48751FBC" w14:textId="43F15814" w:rsidR="00615012" w:rsidRDefault="00310294" w:rsidP="00615012">
      <w:pPr>
        <w:spacing w:line="360" w:lineRule="auto"/>
        <w:ind w:firstLine="720"/>
        <w:contextualSpacing/>
        <w:rPr>
          <w:ins w:id="20829" w:author="Claire S" w:date="2026-06-05T10:10:00Z" w16du:dateUtc="2026-06-05T09:10:00Z"/>
          <w:rFonts w:ascii="Cambria" w:hAnsi="Cambria"/>
          <w:sz w:val="28"/>
          <w:szCs w:val="28"/>
        </w:rPr>
      </w:pPr>
      <w:ins w:id="20830" w:author="Claire S" w:date="2026-06-05T10:11:00Z" w16du:dateUtc="2026-06-05T09:11:00Z">
        <w:r>
          <w:rPr>
            <w:rFonts w:ascii="Cambria" w:hAnsi="Cambria"/>
            <w:sz w:val="28"/>
            <w:szCs w:val="28"/>
          </w:rPr>
          <w:t>Honestly</w:t>
        </w:r>
      </w:ins>
      <w:ins w:id="20831" w:author="Claire S" w:date="2026-06-08T17:01:00Z" w16du:dateUtc="2026-06-08T16:01:00Z">
        <w:r w:rsidR="005D4630">
          <w:rPr>
            <w:rFonts w:ascii="Cambria" w:hAnsi="Cambria"/>
            <w:sz w:val="28"/>
            <w:szCs w:val="28"/>
          </w:rPr>
          <w:t>,</w:t>
        </w:r>
      </w:ins>
      <w:ins w:id="20832" w:author="Claire S" w:date="2026-06-05T10:11:00Z" w16du:dateUtc="2026-06-05T09:11:00Z">
        <w:r>
          <w:rPr>
            <w:rFonts w:ascii="Cambria" w:hAnsi="Cambria"/>
            <w:sz w:val="28"/>
            <w:szCs w:val="28"/>
          </w:rPr>
          <w:t xml:space="preserve"> this lis</w:t>
        </w:r>
      </w:ins>
      <w:ins w:id="20833" w:author="Claire S" w:date="2026-06-05T09:41:00Z" w16du:dateUtc="2026-06-05T08:41:00Z">
        <w:r w:rsidR="006A143E">
          <w:rPr>
            <w:rFonts w:ascii="Cambria" w:hAnsi="Cambria"/>
            <w:sz w:val="28"/>
            <w:szCs w:val="28"/>
          </w:rPr>
          <w:t xml:space="preserve">t was kind of pathetic.  </w:t>
        </w:r>
      </w:ins>
    </w:p>
    <w:p w14:paraId="72C725CB" w14:textId="6306F340" w:rsidR="00FD21D3" w:rsidRDefault="005D4630">
      <w:pPr>
        <w:spacing w:line="360" w:lineRule="auto"/>
        <w:ind w:firstLine="720"/>
        <w:contextualSpacing/>
        <w:rPr>
          <w:rFonts w:ascii="Cambria" w:hAnsi="Cambria"/>
          <w:sz w:val="28"/>
          <w:szCs w:val="28"/>
        </w:rPr>
        <w:pPrChange w:id="20834" w:author="Claire S" w:date="2026-06-05T10:08:00Z" w16du:dateUtc="2026-06-05T09:08:00Z">
          <w:pPr>
            <w:spacing w:line="360" w:lineRule="auto"/>
            <w:contextualSpacing/>
          </w:pPr>
        </w:pPrChange>
      </w:pPr>
      <w:ins w:id="20835" w:author="Claire S" w:date="2026-06-08T17:01:00Z" w16du:dateUtc="2026-06-08T16:01:00Z">
        <w:r>
          <w:rPr>
            <w:rFonts w:ascii="Cambria" w:hAnsi="Cambria"/>
            <w:sz w:val="28"/>
            <w:szCs w:val="28"/>
          </w:rPr>
          <w:t>Clara opened her laptop and</w:t>
        </w:r>
      </w:ins>
      <w:ins w:id="20836" w:author="Claire S" w:date="2026-06-05T10:11:00Z" w16du:dateUtc="2026-06-05T09:11:00Z">
        <w:r w:rsidR="00310294">
          <w:rPr>
            <w:rFonts w:ascii="Cambria" w:hAnsi="Cambria"/>
            <w:sz w:val="28"/>
            <w:szCs w:val="28"/>
          </w:rPr>
          <w:t xml:space="preserve"> tapped on </w:t>
        </w:r>
      </w:ins>
      <w:ins w:id="20837" w:author="Claire S" w:date="2026-06-08T17:01:00Z" w16du:dateUtc="2026-06-08T16:01:00Z">
        <w:r>
          <w:rPr>
            <w:rFonts w:ascii="Cambria" w:hAnsi="Cambria"/>
            <w:sz w:val="28"/>
            <w:szCs w:val="28"/>
          </w:rPr>
          <w:t>the</w:t>
        </w:r>
      </w:ins>
      <w:ins w:id="20838" w:author="Claire S" w:date="2026-06-05T10:11:00Z" w16du:dateUtc="2026-06-05T09:11:00Z">
        <w:r w:rsidR="00310294">
          <w:rPr>
            <w:rFonts w:ascii="Cambria" w:hAnsi="Cambria"/>
            <w:sz w:val="28"/>
            <w:szCs w:val="28"/>
          </w:rPr>
          <w:t xml:space="preserve"> </w:t>
        </w:r>
      </w:ins>
      <w:ins w:id="20839" w:author="Claire S" w:date="2026-06-05T10:30:00Z" w16du:dateUtc="2026-06-05T09:30:00Z">
        <w:r w:rsidR="007D5A3E">
          <w:rPr>
            <w:rFonts w:ascii="Cambria" w:hAnsi="Cambria"/>
            <w:sz w:val="28"/>
            <w:szCs w:val="28"/>
          </w:rPr>
          <w:t>keyboard</w:t>
        </w:r>
      </w:ins>
      <w:ins w:id="20840" w:author="Claire S" w:date="2026-06-05T10:11:00Z" w16du:dateUtc="2026-06-05T09:11:00Z">
        <w:r w:rsidR="00310294">
          <w:rPr>
            <w:rFonts w:ascii="Cambria" w:hAnsi="Cambria"/>
            <w:sz w:val="28"/>
            <w:szCs w:val="28"/>
          </w:rPr>
          <w:t>, thinking she’d google Jackson</w:t>
        </w:r>
      </w:ins>
      <w:ins w:id="20841" w:author="Claire S" w:date="2026-06-08T17:01:00Z" w16du:dateUtc="2026-06-08T16:01:00Z">
        <w:r>
          <w:rPr>
            <w:rFonts w:ascii="Cambria" w:hAnsi="Cambria"/>
            <w:sz w:val="28"/>
            <w:szCs w:val="28"/>
          </w:rPr>
          <w:t>,</w:t>
        </w:r>
      </w:ins>
      <w:ins w:id="20842" w:author="Claire S" w:date="2026-06-05T10:11:00Z" w16du:dateUtc="2026-06-05T09:11:00Z">
        <w:r w:rsidR="00310294">
          <w:rPr>
            <w:rFonts w:ascii="Cambria" w:hAnsi="Cambria"/>
            <w:sz w:val="28"/>
            <w:szCs w:val="28"/>
          </w:rPr>
          <w:t xml:space="preserve"> when </w:t>
        </w:r>
      </w:ins>
      <w:del w:id="20843" w:author="Claire S" w:date="2026-06-05T09:41:00Z" w16du:dateUtc="2026-06-05T08:41:00Z">
        <w:r w:rsidR="00576C56" w:rsidDel="006A143E">
          <w:rPr>
            <w:rFonts w:ascii="Cambria" w:hAnsi="Cambria"/>
            <w:sz w:val="28"/>
            <w:szCs w:val="28"/>
          </w:rPr>
          <w:delText xml:space="preserve">and </w:delText>
        </w:r>
      </w:del>
      <w:r w:rsidR="00FD21D3">
        <w:rPr>
          <w:rFonts w:ascii="Cambria" w:hAnsi="Cambria"/>
          <w:sz w:val="28"/>
          <w:szCs w:val="28"/>
        </w:rPr>
        <w:t xml:space="preserve">her work email pinged: </w:t>
      </w:r>
    </w:p>
    <w:p w14:paraId="35A74DD6" w14:textId="77777777" w:rsidR="007D5A3E" w:rsidRDefault="00FD21D3" w:rsidP="00215FE7">
      <w:pPr>
        <w:spacing w:line="360" w:lineRule="auto"/>
        <w:contextualSpacing/>
        <w:rPr>
          <w:ins w:id="20844" w:author="Claire S" w:date="2026-06-05T10:30:00Z" w16du:dateUtc="2026-06-05T09:30:00Z"/>
          <w:rFonts w:ascii="Cambria" w:hAnsi="Cambria"/>
          <w:sz w:val="28"/>
          <w:szCs w:val="28"/>
        </w:rPr>
      </w:pPr>
      <w:r>
        <w:rPr>
          <w:rFonts w:ascii="Cambria" w:hAnsi="Cambria"/>
          <w:sz w:val="28"/>
          <w:szCs w:val="28"/>
        </w:rPr>
        <w:tab/>
      </w:r>
    </w:p>
    <w:p w14:paraId="4865F3C7" w14:textId="4EC9FACC" w:rsidR="00FD21D3" w:rsidRDefault="00FD21D3">
      <w:pPr>
        <w:spacing w:line="360" w:lineRule="auto"/>
        <w:ind w:firstLine="720"/>
        <w:contextualSpacing/>
        <w:rPr>
          <w:ins w:id="20845" w:author="Claire S" w:date="2026-06-05T10:10:00Z" w16du:dateUtc="2026-06-05T09:10:00Z"/>
          <w:rFonts w:ascii="Cambria" w:hAnsi="Cambria"/>
          <w:sz w:val="28"/>
          <w:szCs w:val="28"/>
        </w:rPr>
        <w:pPrChange w:id="20846" w:author="Claire S" w:date="2026-06-05T10:30:00Z" w16du:dateUtc="2026-06-05T09:30:00Z">
          <w:pPr>
            <w:spacing w:line="360" w:lineRule="auto"/>
            <w:contextualSpacing/>
          </w:pPr>
        </w:pPrChange>
      </w:pPr>
      <w:r>
        <w:rPr>
          <w:rFonts w:ascii="Cambria" w:hAnsi="Cambria"/>
          <w:sz w:val="28"/>
          <w:szCs w:val="28"/>
        </w:rPr>
        <w:t>‘</w:t>
      </w:r>
      <w:r w:rsidRPr="00FD21D3">
        <w:rPr>
          <w:rFonts w:ascii="Cambria" w:hAnsi="Cambria"/>
          <w:i/>
          <w:iCs/>
          <w:sz w:val="28"/>
          <w:szCs w:val="28"/>
        </w:rPr>
        <w:t>Jackson’ll see you at 11am sharp, Soho Vibes Hotel, Dean Street</w:t>
      </w:r>
      <w:r>
        <w:rPr>
          <w:rFonts w:ascii="Cambria" w:hAnsi="Cambria"/>
          <w:sz w:val="28"/>
          <w:szCs w:val="28"/>
        </w:rPr>
        <w:t>.’</w:t>
      </w:r>
    </w:p>
    <w:p w14:paraId="2346DA0C" w14:textId="77777777" w:rsidR="00615012" w:rsidRDefault="00615012" w:rsidP="00615012">
      <w:pPr>
        <w:spacing w:line="360" w:lineRule="auto"/>
        <w:ind w:firstLine="720"/>
        <w:contextualSpacing/>
        <w:rPr>
          <w:ins w:id="20847" w:author="Claire S" w:date="2026-06-05T10:10:00Z" w16du:dateUtc="2026-06-05T09:10:00Z"/>
          <w:rFonts w:ascii="Cambria" w:hAnsi="Cambria"/>
          <w:sz w:val="28"/>
          <w:szCs w:val="28"/>
        </w:rPr>
      </w:pPr>
    </w:p>
    <w:p w14:paraId="50C5FBB9" w14:textId="022A13D1" w:rsidR="00615012" w:rsidRDefault="00615012">
      <w:pPr>
        <w:spacing w:line="360" w:lineRule="auto"/>
        <w:ind w:firstLine="720"/>
        <w:contextualSpacing/>
        <w:rPr>
          <w:rFonts w:ascii="Cambria" w:hAnsi="Cambria"/>
          <w:sz w:val="28"/>
          <w:szCs w:val="28"/>
        </w:rPr>
        <w:pPrChange w:id="20848" w:author="Claire S" w:date="2026-06-05T10:10:00Z" w16du:dateUtc="2026-06-05T09:10:00Z">
          <w:pPr>
            <w:spacing w:line="360" w:lineRule="auto"/>
            <w:contextualSpacing/>
          </w:pPr>
        </w:pPrChange>
      </w:pPr>
      <w:ins w:id="20849" w:author="Claire S" w:date="2026-06-05T10:10:00Z" w16du:dateUtc="2026-06-05T09:10:00Z">
        <w:r>
          <w:rPr>
            <w:rFonts w:ascii="Cambria" w:hAnsi="Cambria"/>
            <w:sz w:val="28"/>
            <w:szCs w:val="28"/>
          </w:rPr>
          <w:t>She looked back at the list, and the name she’d just written down.</w:t>
        </w:r>
      </w:ins>
    </w:p>
    <w:p w14:paraId="00036365" w14:textId="222D185D" w:rsidR="00FD21D3" w:rsidRPr="000C33B0" w:rsidRDefault="00FD21D3" w:rsidP="00215FE7">
      <w:pPr>
        <w:spacing w:line="360" w:lineRule="auto"/>
        <w:contextualSpacing/>
        <w:rPr>
          <w:rFonts w:ascii="Cambria" w:hAnsi="Cambria"/>
          <w:i/>
          <w:iCs/>
          <w:sz w:val="28"/>
          <w:szCs w:val="28"/>
          <w:rPrChange w:id="20850" w:author="Daisy Watt" w:date="2026-06-23T16:14:00Z" w16du:dateUtc="2026-06-23T14:14:00Z">
            <w:rPr>
              <w:rFonts w:ascii="Cambria" w:hAnsi="Cambria"/>
              <w:sz w:val="28"/>
              <w:szCs w:val="28"/>
            </w:rPr>
          </w:rPrChange>
        </w:rPr>
      </w:pPr>
      <w:r>
        <w:rPr>
          <w:rFonts w:ascii="Cambria" w:hAnsi="Cambria"/>
          <w:sz w:val="28"/>
          <w:szCs w:val="28"/>
        </w:rPr>
        <w:tab/>
      </w:r>
      <w:r w:rsidRPr="000C33B0">
        <w:rPr>
          <w:rFonts w:ascii="Cambria" w:hAnsi="Cambria"/>
          <w:i/>
          <w:iCs/>
          <w:sz w:val="28"/>
          <w:szCs w:val="28"/>
          <w:rPrChange w:id="20851" w:author="Daisy Watt" w:date="2026-06-23T16:14:00Z" w16du:dateUtc="2026-06-23T14:14:00Z">
            <w:rPr>
              <w:rFonts w:ascii="Cambria" w:hAnsi="Cambria"/>
              <w:sz w:val="28"/>
              <w:szCs w:val="28"/>
            </w:rPr>
          </w:rPrChange>
        </w:rPr>
        <w:t>Fantastic.  Not.</w:t>
      </w:r>
    </w:p>
    <w:p w14:paraId="5A2BD601" w14:textId="3FB1A785" w:rsidR="00215FE7" w:rsidRPr="00215FE7" w:rsidRDefault="00EE1D96" w:rsidP="00A07401">
      <w:pPr>
        <w:spacing w:line="360" w:lineRule="auto"/>
        <w:contextualSpacing/>
        <w:rPr>
          <w:del w:id="20852" w:author="Claire S" w:date="2026-06-04T18:29:00Z" w16du:dateUtc="2026-06-04T17:29:00Z"/>
          <w:rFonts w:ascii="Cambria" w:hAnsi="Cambria"/>
          <w:sz w:val="28"/>
          <w:szCs w:val="28"/>
        </w:rPr>
      </w:pPr>
      <w:del w:id="20853" w:author="Claire S" w:date="2026-06-04T18:29:00Z" w16du:dateUtc="2026-06-04T17:29:00Z">
        <w:r>
          <w:rPr>
            <w:rFonts w:ascii="Cambria" w:hAnsi="Cambria"/>
            <w:sz w:val="28"/>
            <w:szCs w:val="28"/>
          </w:rPr>
          <w:delText>*</w:delText>
        </w:r>
      </w:del>
    </w:p>
    <w:p w14:paraId="16E2DDAC" w14:textId="77777777" w:rsidR="005F4419" w:rsidRDefault="005F4419" w:rsidP="00A07401">
      <w:pPr>
        <w:spacing w:line="360" w:lineRule="auto"/>
        <w:contextualSpacing/>
        <w:rPr>
          <w:ins w:id="20854" w:author="Claire S" w:date="2026-06-04T18:29:00Z" w16du:dateUtc="2026-06-04T17:29:00Z"/>
          <w:rFonts w:ascii="Cambria" w:hAnsi="Cambria"/>
          <w:sz w:val="28"/>
          <w:szCs w:val="28"/>
        </w:rPr>
      </w:pPr>
    </w:p>
    <w:p w14:paraId="7C645DED" w14:textId="77777777" w:rsidR="005F4419" w:rsidRDefault="005F4419" w:rsidP="00A07401">
      <w:pPr>
        <w:spacing w:line="360" w:lineRule="auto"/>
        <w:contextualSpacing/>
        <w:rPr>
          <w:ins w:id="20855" w:author="Claire S" w:date="2026-06-04T18:29:00Z" w16du:dateUtc="2026-06-04T17:29:00Z"/>
          <w:rFonts w:ascii="Cambria" w:hAnsi="Cambria"/>
          <w:sz w:val="28"/>
          <w:szCs w:val="28"/>
        </w:rPr>
      </w:pPr>
    </w:p>
    <w:p w14:paraId="54F47E16" w14:textId="77777777" w:rsidR="005F4419" w:rsidRDefault="005F4419" w:rsidP="00A07401">
      <w:pPr>
        <w:spacing w:line="360" w:lineRule="auto"/>
        <w:contextualSpacing/>
        <w:rPr>
          <w:ins w:id="20856" w:author="Claire S" w:date="2026-06-04T18:29:00Z" w16du:dateUtc="2026-06-04T17:29:00Z"/>
          <w:rFonts w:ascii="Cambria" w:hAnsi="Cambria"/>
          <w:sz w:val="28"/>
          <w:szCs w:val="28"/>
        </w:rPr>
      </w:pPr>
    </w:p>
    <w:p w14:paraId="024AF20D" w14:textId="77777777" w:rsidR="005F4419" w:rsidRDefault="005F4419" w:rsidP="00A07401">
      <w:pPr>
        <w:spacing w:line="360" w:lineRule="auto"/>
        <w:contextualSpacing/>
        <w:rPr>
          <w:ins w:id="20857" w:author="Claire S" w:date="2026-06-04T18:29:00Z" w16du:dateUtc="2026-06-04T17:29:00Z"/>
          <w:rFonts w:ascii="Cambria" w:hAnsi="Cambria"/>
          <w:sz w:val="28"/>
          <w:szCs w:val="28"/>
        </w:rPr>
      </w:pPr>
    </w:p>
    <w:p w14:paraId="4DE2AB4D" w14:textId="77777777" w:rsidR="005F4419" w:rsidRDefault="005F4419" w:rsidP="00A07401">
      <w:pPr>
        <w:spacing w:line="360" w:lineRule="auto"/>
        <w:contextualSpacing/>
        <w:rPr>
          <w:ins w:id="20858" w:author="Claire S" w:date="2026-06-04T18:29:00Z" w16du:dateUtc="2026-06-04T17:29:00Z"/>
          <w:rFonts w:ascii="Cambria" w:hAnsi="Cambria"/>
          <w:sz w:val="28"/>
          <w:szCs w:val="28"/>
        </w:rPr>
      </w:pPr>
    </w:p>
    <w:p w14:paraId="595291F7" w14:textId="77777777" w:rsidR="005F4419" w:rsidRDefault="005F4419" w:rsidP="00A07401">
      <w:pPr>
        <w:spacing w:line="360" w:lineRule="auto"/>
        <w:contextualSpacing/>
        <w:rPr>
          <w:ins w:id="20859" w:author="Claire S" w:date="2026-06-04T18:29:00Z" w16du:dateUtc="2026-06-04T17:29:00Z"/>
          <w:rFonts w:ascii="Cambria" w:hAnsi="Cambria"/>
          <w:sz w:val="28"/>
          <w:szCs w:val="28"/>
        </w:rPr>
      </w:pPr>
    </w:p>
    <w:p w14:paraId="6248FEEA" w14:textId="615AD270" w:rsidR="005F4419" w:rsidDel="00680FA0" w:rsidRDefault="005F4419" w:rsidP="005F4419">
      <w:pPr>
        <w:spacing w:line="360" w:lineRule="auto"/>
        <w:contextualSpacing/>
        <w:rPr>
          <w:del w:id="20860" w:author="Claire S" w:date="2026-06-04T19:02:00Z" w16du:dateUtc="2026-06-04T18:02:00Z"/>
          <w:rFonts w:ascii="Cambria" w:hAnsi="Cambria"/>
          <w:sz w:val="28"/>
          <w:szCs w:val="28"/>
        </w:rPr>
      </w:pPr>
      <w:moveToRangeStart w:id="20861" w:author="Claire S" w:date="2026-06-04T18:29:00Z" w:name="move231490176"/>
      <w:moveTo w:id="20862" w:author="Claire S" w:date="2026-06-04T18:29:00Z" w16du:dateUtc="2026-06-04T17:29:00Z">
        <w:del w:id="20863" w:author="Claire S" w:date="2026-06-04T19:02:00Z" w16du:dateUtc="2026-06-04T18:02:00Z">
          <w:r w:rsidDel="00680FA0">
            <w:rPr>
              <w:rFonts w:ascii="Cambria" w:hAnsi="Cambria"/>
              <w:sz w:val="28"/>
              <w:szCs w:val="28"/>
            </w:rPr>
            <w:delText>*</w:delText>
          </w:r>
        </w:del>
      </w:moveTo>
    </w:p>
    <w:p w14:paraId="6E4029E5" w14:textId="77777777" w:rsidR="00680FA0" w:rsidRDefault="00680FA0" w:rsidP="005F4419">
      <w:pPr>
        <w:spacing w:line="360" w:lineRule="auto"/>
        <w:contextualSpacing/>
        <w:rPr>
          <w:ins w:id="20864" w:author="Claire S" w:date="2026-06-04T19:02:00Z" w16du:dateUtc="2026-06-04T18:02:00Z"/>
          <w:moveTo w:id="20865" w:author="Claire S" w:date="2026-06-04T18:29:00Z" w16du:dateUtc="2026-06-04T17:29:00Z"/>
          <w:rFonts w:ascii="Cambria" w:hAnsi="Cambria"/>
          <w:sz w:val="28"/>
          <w:szCs w:val="28"/>
        </w:rPr>
      </w:pPr>
    </w:p>
    <w:p w14:paraId="0CB55450" w14:textId="77777777" w:rsidR="005D4630" w:rsidRDefault="005D4630" w:rsidP="005F4419">
      <w:pPr>
        <w:spacing w:line="360" w:lineRule="auto"/>
        <w:contextualSpacing/>
        <w:rPr>
          <w:ins w:id="20866" w:author="Claire S" w:date="2026-06-08T17:01:00Z" w16du:dateUtc="2026-06-08T16:01:00Z"/>
          <w:rFonts w:ascii="Cambria" w:hAnsi="Cambria"/>
          <w:b/>
          <w:bCs/>
          <w:sz w:val="28"/>
          <w:szCs w:val="28"/>
        </w:rPr>
      </w:pPr>
    </w:p>
    <w:p w14:paraId="16359054" w14:textId="77777777" w:rsidR="00DE2D71" w:rsidRDefault="00DE2D71" w:rsidP="005F4419">
      <w:pPr>
        <w:spacing w:line="360" w:lineRule="auto"/>
        <w:contextualSpacing/>
        <w:rPr>
          <w:ins w:id="20867" w:author="Claire S" w:date="2026-07-30T13:08:00Z" w16du:dateUtc="2026-07-30T12:08:00Z"/>
          <w:rFonts w:ascii="Cambria" w:hAnsi="Cambria"/>
          <w:b/>
          <w:bCs/>
          <w:sz w:val="28"/>
          <w:szCs w:val="28"/>
        </w:rPr>
      </w:pPr>
    </w:p>
    <w:p w14:paraId="21C9DD99" w14:textId="77777777" w:rsidR="00DE2D71" w:rsidRDefault="00DE2D71" w:rsidP="005F4419">
      <w:pPr>
        <w:spacing w:line="360" w:lineRule="auto"/>
        <w:contextualSpacing/>
        <w:rPr>
          <w:ins w:id="20868" w:author="Claire S" w:date="2026-07-30T13:08:00Z" w16du:dateUtc="2026-07-30T12:08:00Z"/>
          <w:rFonts w:ascii="Cambria" w:hAnsi="Cambria"/>
          <w:b/>
          <w:bCs/>
          <w:sz w:val="28"/>
          <w:szCs w:val="28"/>
        </w:rPr>
      </w:pPr>
    </w:p>
    <w:p w14:paraId="51AAAD74" w14:textId="77777777" w:rsidR="00DE2D71" w:rsidRDefault="00DE2D71" w:rsidP="005F4419">
      <w:pPr>
        <w:spacing w:line="360" w:lineRule="auto"/>
        <w:contextualSpacing/>
        <w:rPr>
          <w:ins w:id="20869" w:author="Claire S" w:date="2026-07-30T13:08:00Z" w16du:dateUtc="2026-07-30T12:08:00Z"/>
          <w:rFonts w:ascii="Cambria" w:hAnsi="Cambria"/>
          <w:b/>
          <w:bCs/>
          <w:sz w:val="28"/>
          <w:szCs w:val="28"/>
        </w:rPr>
      </w:pPr>
    </w:p>
    <w:p w14:paraId="2C1CF331" w14:textId="77777777" w:rsidR="00DE2D71" w:rsidRDefault="00DE2D71" w:rsidP="005F4419">
      <w:pPr>
        <w:spacing w:line="360" w:lineRule="auto"/>
        <w:contextualSpacing/>
        <w:rPr>
          <w:ins w:id="20870" w:author="Claire S" w:date="2026-07-30T13:08:00Z" w16du:dateUtc="2026-07-30T12:08:00Z"/>
          <w:rFonts w:ascii="Cambria" w:hAnsi="Cambria"/>
          <w:b/>
          <w:bCs/>
          <w:sz w:val="28"/>
          <w:szCs w:val="28"/>
        </w:rPr>
      </w:pPr>
    </w:p>
    <w:p w14:paraId="31687E80" w14:textId="60C7A109" w:rsidR="00680FA0" w:rsidRPr="001613FD" w:rsidRDefault="00F24CEE" w:rsidP="005F4419">
      <w:pPr>
        <w:spacing w:line="360" w:lineRule="auto"/>
        <w:contextualSpacing/>
        <w:rPr>
          <w:ins w:id="20871" w:author="Claire S" w:date="2026-06-04T19:02:00Z" w16du:dateUtc="2026-06-04T18:02:00Z"/>
          <w:rFonts w:ascii="Cambria" w:hAnsi="Cambria"/>
          <w:b/>
          <w:bCs/>
          <w:sz w:val="28"/>
          <w:szCs w:val="28"/>
          <w:rPrChange w:id="20872" w:author="Claire S" w:date="2026-06-05T09:43:00Z" w16du:dateUtc="2026-06-05T08:43:00Z">
            <w:rPr>
              <w:ins w:id="20873" w:author="Claire S" w:date="2026-06-04T19:02:00Z" w16du:dateUtc="2026-06-04T18:02:00Z"/>
              <w:rFonts w:ascii="Cambria" w:hAnsi="Cambria"/>
              <w:sz w:val="28"/>
              <w:szCs w:val="28"/>
            </w:rPr>
          </w:rPrChange>
        </w:rPr>
      </w:pPr>
      <w:ins w:id="20874" w:author="Claire S" w:date="2026-06-05T09:27:00Z" w16du:dateUtc="2026-06-05T08:27:00Z">
        <w:r w:rsidRPr="001613FD">
          <w:rPr>
            <w:rFonts w:ascii="Cambria" w:hAnsi="Cambria"/>
            <w:b/>
            <w:bCs/>
            <w:sz w:val="28"/>
            <w:szCs w:val="28"/>
            <w:rPrChange w:id="20875" w:author="Claire S" w:date="2026-06-05T09:43:00Z" w16du:dateUtc="2026-06-05T08:43:00Z">
              <w:rPr>
                <w:rFonts w:ascii="Cambria" w:hAnsi="Cambria"/>
                <w:sz w:val="28"/>
                <w:szCs w:val="28"/>
              </w:rPr>
            </w:rPrChange>
          </w:rPr>
          <w:t xml:space="preserve">CHAPTER </w:t>
        </w:r>
      </w:ins>
      <w:ins w:id="20876" w:author="Claire S" w:date="2026-06-05T10:35:00Z" w16du:dateUtc="2026-06-05T09:35:00Z">
        <w:del w:id="20877" w:author="Daisy Watt" w:date="2026-06-23T04:21:00Z" w16du:dateUtc="2026-06-23T02:21:00Z">
          <w:r w:rsidR="00C069E6">
            <w:rPr>
              <w:rFonts w:ascii="Cambria" w:hAnsi="Cambria"/>
              <w:b/>
              <w:bCs/>
              <w:sz w:val="28"/>
              <w:szCs w:val="28"/>
            </w:rPr>
            <w:delText>4</w:delText>
          </w:r>
        </w:del>
      </w:ins>
      <w:ins w:id="20878" w:author="Claire S" w:date="2026-06-08T17:02:00Z" w16du:dateUtc="2026-06-08T16:02:00Z">
        <w:del w:id="20879" w:author="Daisy Watt" w:date="2026-06-23T04:21:00Z" w16du:dateUtc="2026-06-23T02:21:00Z">
          <w:r w:rsidR="005D4630">
            <w:rPr>
              <w:rFonts w:ascii="Cambria" w:hAnsi="Cambria"/>
              <w:b/>
              <w:bCs/>
              <w:sz w:val="28"/>
              <w:szCs w:val="28"/>
            </w:rPr>
            <w:delText>9</w:delText>
          </w:r>
        </w:del>
      </w:ins>
      <w:ins w:id="20880" w:author="Daisy Watt" w:date="2026-06-23T04:21:00Z" w16du:dateUtc="2026-06-23T02:21:00Z">
        <w:r w:rsidR="00935B20">
          <w:rPr>
            <w:rFonts w:ascii="Cambria" w:hAnsi="Cambria"/>
            <w:b/>
            <w:bCs/>
            <w:sz w:val="28"/>
            <w:szCs w:val="28"/>
          </w:rPr>
          <w:t>4</w:t>
        </w:r>
      </w:ins>
      <w:ins w:id="20881" w:author="Claire S" w:date="2026-07-30T13:15:00Z" w16du:dateUtc="2026-07-30T12:15:00Z">
        <w:r w:rsidR="00CF51D5">
          <w:rPr>
            <w:rFonts w:ascii="Cambria" w:hAnsi="Cambria"/>
            <w:b/>
            <w:bCs/>
            <w:sz w:val="28"/>
            <w:szCs w:val="28"/>
          </w:rPr>
          <w:t>6</w:t>
        </w:r>
      </w:ins>
      <w:ins w:id="20882" w:author="Daisy Watt" w:date="2026-06-23T04:21:00Z" w16du:dateUtc="2026-06-23T02:21:00Z">
        <w:del w:id="20883" w:author="Claire S" w:date="2026-07-30T13:15:00Z" w16du:dateUtc="2026-07-30T12:15:00Z">
          <w:r w:rsidR="00935B20" w:rsidDel="00CF51D5">
            <w:rPr>
              <w:rFonts w:ascii="Cambria" w:hAnsi="Cambria"/>
              <w:b/>
              <w:bCs/>
              <w:sz w:val="28"/>
              <w:szCs w:val="28"/>
            </w:rPr>
            <w:delText>8</w:delText>
          </w:r>
        </w:del>
      </w:ins>
    </w:p>
    <w:p w14:paraId="2757244A" w14:textId="61715F69" w:rsidR="00680FA0" w:rsidRPr="001613FD" w:rsidRDefault="00680FA0" w:rsidP="005F4419">
      <w:pPr>
        <w:spacing w:line="360" w:lineRule="auto"/>
        <w:contextualSpacing/>
        <w:rPr>
          <w:ins w:id="20884" w:author="Claire S" w:date="2026-06-05T09:42:00Z" w16du:dateUtc="2026-06-05T08:42:00Z"/>
          <w:rFonts w:ascii="Cambria" w:hAnsi="Cambria"/>
          <w:b/>
          <w:bCs/>
          <w:sz w:val="28"/>
          <w:szCs w:val="28"/>
          <w:rPrChange w:id="20885" w:author="Claire S" w:date="2026-06-05T09:43:00Z" w16du:dateUtc="2026-06-05T08:43:00Z">
            <w:rPr>
              <w:ins w:id="20886" w:author="Claire S" w:date="2026-06-05T09:42:00Z" w16du:dateUtc="2026-06-05T08:42:00Z"/>
              <w:rFonts w:ascii="Cambria" w:hAnsi="Cambria"/>
              <w:sz w:val="28"/>
              <w:szCs w:val="28"/>
            </w:rPr>
          </w:rPrChange>
        </w:rPr>
      </w:pPr>
      <w:ins w:id="20887" w:author="Claire S" w:date="2026-06-04T19:02:00Z" w16du:dateUtc="2026-06-04T18:02:00Z">
        <w:r w:rsidRPr="001613FD">
          <w:rPr>
            <w:rFonts w:ascii="Cambria" w:hAnsi="Cambria"/>
            <w:b/>
            <w:bCs/>
            <w:sz w:val="28"/>
            <w:szCs w:val="28"/>
            <w:rPrChange w:id="20888" w:author="Claire S" w:date="2026-06-05T09:43:00Z" w16du:dateUtc="2026-06-05T08:43:00Z">
              <w:rPr>
                <w:rFonts w:ascii="Cambria" w:hAnsi="Cambria"/>
                <w:sz w:val="28"/>
                <w:szCs w:val="28"/>
              </w:rPr>
            </w:rPrChange>
          </w:rPr>
          <w:t>WE</w:t>
        </w:r>
      </w:ins>
      <w:ins w:id="20889" w:author="Daisy Watt" w:date="2026-06-23T04:22:00Z" w16du:dateUtc="2026-06-23T02:22:00Z">
        <w:r w:rsidR="00935B20">
          <w:rPr>
            <w:rFonts w:ascii="Cambria" w:hAnsi="Cambria"/>
            <w:b/>
            <w:bCs/>
            <w:sz w:val="28"/>
            <w:szCs w:val="28"/>
          </w:rPr>
          <w:t>DNESDAY MORNING</w:t>
        </w:r>
      </w:ins>
      <w:ins w:id="20890" w:author="Claire S" w:date="2026-06-04T19:02:00Z" w16du:dateUtc="2026-06-04T18:02:00Z">
        <w:del w:id="20891" w:author="Daisy Watt" w:date="2026-06-23T04:21:00Z" w16du:dateUtc="2026-06-23T02:21:00Z">
          <w:r w:rsidRPr="001613FD" w:rsidDel="00935B20">
            <w:rPr>
              <w:rFonts w:ascii="Cambria" w:hAnsi="Cambria"/>
              <w:b/>
              <w:bCs/>
              <w:sz w:val="28"/>
              <w:szCs w:val="28"/>
              <w:rPrChange w:id="20892" w:author="Claire S" w:date="2026-06-05T09:43:00Z" w16du:dateUtc="2026-06-05T08:43:00Z">
                <w:rPr>
                  <w:rFonts w:ascii="Cambria" w:hAnsi="Cambria"/>
                  <w:sz w:val="28"/>
                  <w:szCs w:val="28"/>
                </w:rPr>
              </w:rPrChange>
            </w:rPr>
            <w:delText>DS AM</w:delText>
          </w:r>
        </w:del>
      </w:ins>
    </w:p>
    <w:p w14:paraId="3FBF4319" w14:textId="79CC1EDE" w:rsidR="00421D8B" w:rsidRDefault="001613FD" w:rsidP="005F4419">
      <w:pPr>
        <w:spacing w:line="360" w:lineRule="auto"/>
        <w:contextualSpacing/>
        <w:rPr>
          <w:ins w:id="20893" w:author="Claire S" w:date="2026-06-05T09:43:00Z" w16du:dateUtc="2026-06-05T08:43:00Z"/>
          <w:rFonts w:ascii="Cambria" w:hAnsi="Cambria"/>
          <w:sz w:val="28"/>
          <w:szCs w:val="28"/>
        </w:rPr>
      </w:pPr>
      <w:ins w:id="20894" w:author="Claire S" w:date="2026-06-05T09:43:00Z" w16du:dateUtc="2026-06-05T08:43:00Z">
        <w:r>
          <w:rPr>
            <w:rFonts w:ascii="Cambria" w:hAnsi="Cambria"/>
            <w:sz w:val="28"/>
            <w:szCs w:val="28"/>
          </w:rPr>
          <w:t xml:space="preserve">By the time </w:t>
        </w:r>
      </w:ins>
      <w:ins w:id="20895" w:author="Claire S" w:date="2026-06-05T10:30:00Z" w16du:dateUtc="2026-06-05T09:30:00Z">
        <w:r w:rsidR="00A9777E">
          <w:rPr>
            <w:rFonts w:ascii="Cambria" w:hAnsi="Cambria"/>
            <w:sz w:val="28"/>
            <w:szCs w:val="28"/>
          </w:rPr>
          <w:t xml:space="preserve">a groggy </w:t>
        </w:r>
      </w:ins>
      <w:ins w:id="20896" w:author="Claire S" w:date="2026-06-05T09:43:00Z" w16du:dateUtc="2026-06-05T08:43:00Z">
        <w:r>
          <w:rPr>
            <w:rFonts w:ascii="Cambria" w:hAnsi="Cambria"/>
            <w:sz w:val="28"/>
            <w:szCs w:val="28"/>
          </w:rPr>
          <w:t>Savannah made it down to her hallway, Maria had let the</w:t>
        </w:r>
      </w:ins>
      <w:ins w:id="20897" w:author="Claire S" w:date="2026-06-05T14:35:00Z" w16du:dateUtc="2026-06-05T13:35:00Z">
        <w:r w:rsidR="00964EE9">
          <w:rPr>
            <w:rFonts w:ascii="Cambria" w:hAnsi="Cambria"/>
            <w:sz w:val="28"/>
            <w:szCs w:val="28"/>
          </w:rPr>
          <w:t xml:space="preserve"> visitors</w:t>
        </w:r>
      </w:ins>
      <w:ins w:id="20898" w:author="Claire S" w:date="2026-06-05T09:43:00Z" w16du:dateUtc="2026-06-05T08:43:00Z">
        <w:r>
          <w:rPr>
            <w:rFonts w:ascii="Cambria" w:hAnsi="Cambria"/>
            <w:sz w:val="28"/>
            <w:szCs w:val="28"/>
          </w:rPr>
          <w:t xml:space="preserve"> in: a</w:t>
        </w:r>
      </w:ins>
      <w:ins w:id="20899" w:author="Claire S" w:date="2026-06-05T09:42:00Z" w16du:dateUtc="2026-06-05T08:42:00Z">
        <w:r w:rsidR="00421D8B">
          <w:rPr>
            <w:rFonts w:ascii="Cambria" w:hAnsi="Cambria"/>
            <w:sz w:val="28"/>
            <w:szCs w:val="28"/>
          </w:rPr>
          <w:t xml:space="preserve"> </w:t>
        </w:r>
      </w:ins>
      <w:ins w:id="20900" w:author="Claire S" w:date="2026-06-05T14:35:00Z" w16du:dateUtc="2026-06-05T13:35:00Z">
        <w:r w:rsidR="00964EE9">
          <w:rPr>
            <w:rFonts w:ascii="Cambria" w:hAnsi="Cambria"/>
            <w:sz w:val="28"/>
            <w:szCs w:val="28"/>
          </w:rPr>
          <w:t xml:space="preserve">small </w:t>
        </w:r>
      </w:ins>
      <w:ins w:id="20901" w:author="Claire S" w:date="2026-06-05T09:42:00Z" w16du:dateUtc="2026-06-05T08:42:00Z">
        <w:r w:rsidR="00421D8B">
          <w:rPr>
            <w:rFonts w:ascii="Cambria" w:hAnsi="Cambria"/>
            <w:sz w:val="28"/>
            <w:szCs w:val="28"/>
          </w:rPr>
          <w:t>group of uniformed police officers, DS Addo at the front</w:t>
        </w:r>
      </w:ins>
      <w:ins w:id="20902" w:author="Claire S" w:date="2026-06-05T09:51:00Z" w16du:dateUtc="2026-06-05T08:51:00Z">
        <w:r w:rsidR="00E55DFC">
          <w:rPr>
            <w:rFonts w:ascii="Cambria" w:hAnsi="Cambria"/>
            <w:sz w:val="28"/>
            <w:szCs w:val="28"/>
          </w:rPr>
          <w:t>.</w:t>
        </w:r>
      </w:ins>
    </w:p>
    <w:p w14:paraId="64CFEC4B" w14:textId="2F5D7A88" w:rsidR="001613FD" w:rsidRDefault="001613FD" w:rsidP="005F4419">
      <w:pPr>
        <w:spacing w:line="360" w:lineRule="auto"/>
        <w:contextualSpacing/>
        <w:rPr>
          <w:ins w:id="20903" w:author="Claire S" w:date="2026-06-05T09:42:00Z" w16du:dateUtc="2026-06-05T08:42:00Z"/>
          <w:rFonts w:ascii="Cambria" w:hAnsi="Cambria"/>
          <w:sz w:val="28"/>
          <w:szCs w:val="28"/>
        </w:rPr>
      </w:pPr>
      <w:ins w:id="20904" w:author="Claire S" w:date="2026-06-05T09:43:00Z" w16du:dateUtc="2026-06-05T08:43:00Z">
        <w:r>
          <w:rPr>
            <w:rFonts w:ascii="Cambria" w:hAnsi="Cambria"/>
            <w:sz w:val="28"/>
            <w:szCs w:val="28"/>
          </w:rPr>
          <w:tab/>
          <w:t xml:space="preserve">‘Couldn’t it </w:t>
        </w:r>
        <w:del w:id="20905" w:author="Daisy Watt" w:date="2026-06-23T16:14:00Z" w16du:dateUtc="2026-06-23T14:14:00Z">
          <w:r w:rsidDel="000C33B0">
            <w:rPr>
              <w:rFonts w:ascii="Cambria" w:hAnsi="Cambria"/>
              <w:sz w:val="28"/>
              <w:szCs w:val="28"/>
            </w:rPr>
            <w:delText>wait</w:delText>
          </w:r>
        </w:del>
      </w:ins>
      <w:ins w:id="20906" w:author="Daisy Watt" w:date="2026-06-23T16:14:00Z" w16du:dateUtc="2026-06-23T14:14:00Z">
        <w:r w:rsidR="000C33B0">
          <w:rPr>
            <w:rFonts w:ascii="Cambria" w:hAnsi="Cambria"/>
            <w:sz w:val="28"/>
            <w:szCs w:val="28"/>
          </w:rPr>
          <w:t>have waited</w:t>
        </w:r>
      </w:ins>
      <w:ins w:id="20907" w:author="Claire S" w:date="2026-06-05T09:43:00Z" w16du:dateUtc="2026-06-05T08:43:00Z">
        <w:r>
          <w:rPr>
            <w:rFonts w:ascii="Cambria" w:hAnsi="Cambria"/>
            <w:sz w:val="28"/>
            <w:szCs w:val="28"/>
          </w:rPr>
          <w:t xml:space="preserve"> </w:t>
        </w:r>
      </w:ins>
      <w:ins w:id="20908" w:author="Daisy Watt" w:date="2026-06-23T16:15:00Z" w16du:dateUtc="2026-06-23T14:15:00Z">
        <w:r w:rsidR="000C33B0">
          <w:rPr>
            <w:rFonts w:ascii="Cambria" w:hAnsi="Cambria"/>
            <w:sz w:val="28"/>
            <w:szCs w:val="28"/>
          </w:rPr>
          <w:t>’</w:t>
        </w:r>
      </w:ins>
      <w:ins w:id="20909" w:author="Claire S" w:date="2026-06-05T09:43:00Z" w16du:dateUtc="2026-06-05T08:43:00Z">
        <w:r>
          <w:rPr>
            <w:rFonts w:ascii="Cambria" w:hAnsi="Cambria"/>
            <w:sz w:val="28"/>
            <w:szCs w:val="28"/>
          </w:rPr>
          <w:t>ti</w:t>
        </w:r>
      </w:ins>
      <w:ins w:id="20910" w:author="Claire S" w:date="2026-06-05T10:30:00Z" w16du:dateUtc="2026-06-05T09:30:00Z">
        <w:r w:rsidR="00A9777E">
          <w:rPr>
            <w:rFonts w:ascii="Cambria" w:hAnsi="Cambria"/>
            <w:sz w:val="28"/>
            <w:szCs w:val="28"/>
          </w:rPr>
          <w:t>l</w:t>
        </w:r>
      </w:ins>
      <w:ins w:id="20911" w:author="Claire S" w:date="2026-06-05T09:43:00Z" w16du:dateUtc="2026-06-05T08:43:00Z">
        <w:del w:id="20912" w:author="Daisy Watt" w:date="2026-06-23T16:15:00Z" w16du:dateUtc="2026-06-23T14:15:00Z">
          <w:r w:rsidDel="000C33B0">
            <w:rPr>
              <w:rFonts w:ascii="Cambria" w:hAnsi="Cambria"/>
              <w:sz w:val="28"/>
              <w:szCs w:val="28"/>
            </w:rPr>
            <w:delText>l</w:delText>
          </w:r>
        </w:del>
        <w:r>
          <w:rPr>
            <w:rFonts w:ascii="Cambria" w:hAnsi="Cambria"/>
            <w:sz w:val="28"/>
            <w:szCs w:val="28"/>
          </w:rPr>
          <w:t xml:space="preserve"> the morning?’</w:t>
        </w:r>
      </w:ins>
    </w:p>
    <w:p w14:paraId="030FEE3F" w14:textId="130517D5" w:rsidR="00421D8B" w:rsidRDefault="00421D8B" w:rsidP="005F4419">
      <w:pPr>
        <w:spacing w:line="360" w:lineRule="auto"/>
        <w:contextualSpacing/>
        <w:rPr>
          <w:ins w:id="20913" w:author="Claire S" w:date="2026-06-05T09:42:00Z" w16du:dateUtc="2026-06-05T08:42:00Z"/>
          <w:rFonts w:ascii="Cambria" w:hAnsi="Cambria"/>
          <w:sz w:val="28"/>
          <w:szCs w:val="28"/>
        </w:rPr>
      </w:pPr>
      <w:ins w:id="20914" w:author="Claire S" w:date="2026-06-05T09:42:00Z" w16du:dateUtc="2026-06-05T08:42:00Z">
        <w:r>
          <w:rPr>
            <w:rFonts w:ascii="Cambria" w:hAnsi="Cambria"/>
            <w:sz w:val="28"/>
            <w:szCs w:val="28"/>
          </w:rPr>
          <w:tab/>
          <w:t>‘</w:t>
        </w:r>
      </w:ins>
      <w:ins w:id="20915" w:author="Claire S" w:date="2026-06-08T17:02:00Z" w16du:dateUtc="2026-06-08T16:02:00Z">
        <w:r w:rsidR="005D4630">
          <w:rPr>
            <w:rFonts w:ascii="Cambria" w:hAnsi="Cambria"/>
            <w:sz w:val="28"/>
            <w:szCs w:val="28"/>
          </w:rPr>
          <w:t>It is morning</w:t>
        </w:r>
      </w:ins>
      <w:ins w:id="20916" w:author="Claire S" w:date="2026-06-08T17:03:00Z" w16du:dateUtc="2026-06-08T16:03:00Z">
        <w:r w:rsidR="005D4630">
          <w:rPr>
            <w:rFonts w:ascii="Cambria" w:hAnsi="Cambria"/>
            <w:sz w:val="28"/>
            <w:szCs w:val="28"/>
          </w:rPr>
          <w:t xml:space="preserve">.  </w:t>
        </w:r>
      </w:ins>
      <w:ins w:id="20917" w:author="Claire S" w:date="2026-06-05T09:42:00Z" w16du:dateUtc="2026-06-05T08:42:00Z">
        <w:r>
          <w:rPr>
            <w:rFonts w:ascii="Cambria" w:hAnsi="Cambria"/>
            <w:sz w:val="28"/>
            <w:szCs w:val="28"/>
          </w:rPr>
          <w:t>Search warrant</w:t>
        </w:r>
        <w:del w:id="20918" w:author="Daisy Watt" w:date="2026-06-23T16:15:00Z" w16du:dateUtc="2026-06-23T14:15:00Z">
          <w:r w:rsidDel="00143B97">
            <w:rPr>
              <w:rFonts w:ascii="Cambria" w:hAnsi="Cambria"/>
              <w:sz w:val="28"/>
              <w:szCs w:val="28"/>
            </w:rPr>
            <w:delText>,</w:delText>
          </w:r>
        </w:del>
      </w:ins>
      <w:ins w:id="20919" w:author="Daisy Watt" w:date="2026-06-23T16:15:00Z" w16du:dateUtc="2026-06-23T14:15:00Z">
        <w:r w:rsidR="00143B97">
          <w:rPr>
            <w:rFonts w:ascii="Cambria" w:hAnsi="Cambria"/>
            <w:sz w:val="28"/>
            <w:szCs w:val="28"/>
          </w:rPr>
          <w:t>.</w:t>
        </w:r>
      </w:ins>
      <w:ins w:id="20920" w:author="Claire S" w:date="2026-06-05T09:42:00Z" w16du:dateUtc="2026-06-05T08:42:00Z">
        <w:r>
          <w:rPr>
            <w:rFonts w:ascii="Cambria" w:hAnsi="Cambria"/>
            <w:sz w:val="28"/>
            <w:szCs w:val="28"/>
          </w:rPr>
          <w:t xml:space="preserve">’ </w:t>
        </w:r>
      </w:ins>
      <w:ins w:id="20921" w:author="Claire S" w:date="2026-06-08T17:03:00Z" w16du:dateUtc="2026-06-08T16:03:00Z">
        <w:r w:rsidR="005D4630">
          <w:rPr>
            <w:rFonts w:ascii="Cambria" w:hAnsi="Cambria"/>
            <w:sz w:val="28"/>
            <w:szCs w:val="28"/>
          </w:rPr>
          <w:t>Addo</w:t>
        </w:r>
      </w:ins>
      <w:ins w:id="20922" w:author="Claire S" w:date="2026-06-05T09:42:00Z" w16du:dateUtc="2026-06-05T08:42:00Z">
        <w:r>
          <w:rPr>
            <w:rFonts w:ascii="Cambria" w:hAnsi="Cambria"/>
            <w:sz w:val="28"/>
            <w:szCs w:val="28"/>
          </w:rPr>
          <w:t xml:space="preserve"> </w:t>
        </w:r>
      </w:ins>
      <w:ins w:id="20923" w:author="Claire S" w:date="2026-06-05T09:44:00Z" w16du:dateUtc="2026-06-05T08:44:00Z">
        <w:r w:rsidR="001613FD">
          <w:rPr>
            <w:rFonts w:ascii="Cambria" w:hAnsi="Cambria"/>
            <w:sz w:val="28"/>
            <w:szCs w:val="28"/>
          </w:rPr>
          <w:t>brandished</w:t>
        </w:r>
      </w:ins>
      <w:ins w:id="20924" w:author="Claire S" w:date="2026-06-08T17:03:00Z" w16du:dateUtc="2026-06-08T16:03:00Z">
        <w:r w:rsidR="005D4630">
          <w:rPr>
            <w:rFonts w:ascii="Cambria" w:hAnsi="Cambria"/>
            <w:sz w:val="28"/>
            <w:szCs w:val="28"/>
          </w:rPr>
          <w:t xml:space="preserve"> a bit of</w:t>
        </w:r>
      </w:ins>
      <w:ins w:id="20925" w:author="Claire S" w:date="2026-06-05T09:44:00Z" w16du:dateUtc="2026-06-05T08:44:00Z">
        <w:r w:rsidR="001613FD">
          <w:rPr>
            <w:rFonts w:ascii="Cambria" w:hAnsi="Cambria"/>
            <w:sz w:val="28"/>
            <w:szCs w:val="28"/>
          </w:rPr>
          <w:t xml:space="preserve"> paper. </w:t>
        </w:r>
      </w:ins>
      <w:ins w:id="20926" w:author="Claire S" w:date="2026-06-05T09:51:00Z" w16du:dateUtc="2026-06-05T08:51:00Z">
        <w:r w:rsidR="00E55DFC">
          <w:rPr>
            <w:rFonts w:ascii="Cambria" w:hAnsi="Cambria"/>
            <w:sz w:val="28"/>
            <w:szCs w:val="28"/>
          </w:rPr>
          <w:t>‘No time like the present.’</w:t>
        </w:r>
      </w:ins>
    </w:p>
    <w:p w14:paraId="1AB593F5" w14:textId="32B582E3" w:rsidR="00421D8B" w:rsidRDefault="00421D8B" w:rsidP="005F4419">
      <w:pPr>
        <w:spacing w:line="360" w:lineRule="auto"/>
        <w:contextualSpacing/>
        <w:rPr>
          <w:ins w:id="20927" w:author="Claire S" w:date="2026-06-05T09:45:00Z" w16du:dateUtc="2026-06-05T08:45:00Z"/>
          <w:rFonts w:ascii="Cambria" w:hAnsi="Cambria"/>
          <w:sz w:val="28"/>
          <w:szCs w:val="28"/>
        </w:rPr>
      </w:pPr>
      <w:ins w:id="20928" w:author="Claire S" w:date="2026-06-05T09:43:00Z" w16du:dateUtc="2026-06-05T08:43:00Z">
        <w:r>
          <w:rPr>
            <w:rFonts w:ascii="Cambria" w:hAnsi="Cambria"/>
            <w:sz w:val="28"/>
            <w:szCs w:val="28"/>
          </w:rPr>
          <w:tab/>
          <w:t xml:space="preserve">‘Be my guest,’ Savannah purred.  She was damned if she’d let him see her </w:t>
        </w:r>
        <w:r w:rsidR="00126819">
          <w:rPr>
            <w:rFonts w:ascii="Cambria" w:hAnsi="Cambria"/>
            <w:sz w:val="28"/>
            <w:szCs w:val="28"/>
          </w:rPr>
          <w:t>discomfort.</w:t>
        </w:r>
      </w:ins>
      <w:ins w:id="20929" w:author="Claire S" w:date="2026-06-05T09:44:00Z" w16du:dateUtc="2026-06-05T08:44:00Z">
        <w:r w:rsidR="001613FD">
          <w:rPr>
            <w:rFonts w:ascii="Cambria" w:hAnsi="Cambria"/>
            <w:sz w:val="28"/>
            <w:szCs w:val="28"/>
          </w:rPr>
          <w:t xml:space="preserve"> ‘I’m going back to bed.</w:t>
        </w:r>
      </w:ins>
      <w:ins w:id="20930" w:author="Claire S" w:date="2026-06-05T14:42:00Z" w16du:dateUtc="2026-06-05T13:42:00Z">
        <w:r w:rsidR="007E1D59">
          <w:rPr>
            <w:rFonts w:ascii="Cambria" w:hAnsi="Cambria"/>
            <w:sz w:val="28"/>
            <w:szCs w:val="28"/>
          </w:rPr>
          <w:t xml:space="preserve"> Maria’ll look a</w:t>
        </w:r>
      </w:ins>
      <w:ins w:id="20931" w:author="Claire S" w:date="2026-06-05T14:43:00Z" w16du:dateUtc="2026-06-05T13:43:00Z">
        <w:r w:rsidR="007E1D59">
          <w:rPr>
            <w:rFonts w:ascii="Cambria" w:hAnsi="Cambria"/>
            <w:sz w:val="28"/>
            <w:szCs w:val="28"/>
          </w:rPr>
          <w:t>fter you.’</w:t>
        </w:r>
      </w:ins>
    </w:p>
    <w:p w14:paraId="3B29EB67" w14:textId="45701175" w:rsidR="00133708" w:rsidRDefault="00133708" w:rsidP="005F4419">
      <w:pPr>
        <w:spacing w:line="360" w:lineRule="auto"/>
        <w:contextualSpacing/>
        <w:rPr>
          <w:ins w:id="20932" w:author="Claire S" w:date="2026-06-05T09:46:00Z" w16du:dateUtc="2026-06-05T08:46:00Z"/>
          <w:rFonts w:ascii="Cambria" w:hAnsi="Cambria"/>
          <w:sz w:val="28"/>
          <w:szCs w:val="28"/>
        </w:rPr>
      </w:pPr>
      <w:ins w:id="20933" w:author="Claire S" w:date="2026-06-05T09:45:00Z" w16du:dateUtc="2026-06-05T08:45:00Z">
        <w:r>
          <w:rPr>
            <w:rFonts w:ascii="Cambria" w:hAnsi="Cambria"/>
            <w:sz w:val="28"/>
            <w:szCs w:val="28"/>
          </w:rPr>
          <w:tab/>
          <w:t xml:space="preserve">‘We’ll search </w:t>
        </w:r>
      </w:ins>
      <w:ins w:id="20934" w:author="Daisy Watt" w:date="2026-06-23T04:25:00Z" w16du:dateUtc="2026-06-23T02:25:00Z">
        <w:r w:rsidR="0086422A">
          <w:rPr>
            <w:rFonts w:ascii="Cambria" w:hAnsi="Cambria"/>
            <w:sz w:val="28"/>
            <w:szCs w:val="28"/>
          </w:rPr>
          <w:t>a</w:t>
        </w:r>
      </w:ins>
      <w:ins w:id="20935" w:author="Claire S" w:date="2026-06-05T09:45:00Z" w16du:dateUtc="2026-06-05T08:45:00Z">
        <w:r>
          <w:rPr>
            <w:rFonts w:ascii="Cambria" w:hAnsi="Cambria"/>
            <w:sz w:val="28"/>
            <w:szCs w:val="28"/>
          </w:rPr>
          <w:t>round you</w:t>
        </w:r>
      </w:ins>
      <w:ins w:id="20936" w:author="Daisy Watt" w:date="2026-06-23T16:15:00Z" w16du:dateUtc="2026-06-23T14:15:00Z">
        <w:r w:rsidR="00143B97">
          <w:rPr>
            <w:rFonts w:ascii="Cambria" w:hAnsi="Cambria"/>
            <w:sz w:val="28"/>
            <w:szCs w:val="28"/>
          </w:rPr>
          <w:t>,</w:t>
        </w:r>
      </w:ins>
      <w:ins w:id="20937" w:author="Claire S" w:date="2026-06-05T09:45:00Z" w16du:dateUtc="2026-06-05T08:45:00Z">
        <w:r>
          <w:rPr>
            <w:rFonts w:ascii="Cambria" w:hAnsi="Cambria"/>
            <w:sz w:val="28"/>
            <w:szCs w:val="28"/>
          </w:rPr>
          <w:t xml:space="preserve"> then.’</w:t>
        </w:r>
        <w:r w:rsidR="00C82744">
          <w:rPr>
            <w:rFonts w:ascii="Cambria" w:hAnsi="Cambria"/>
            <w:sz w:val="28"/>
            <w:szCs w:val="28"/>
          </w:rPr>
          <w:t xml:space="preserve"> He gave her a ghastly smile. ‘You need to be where we can see you.’</w:t>
        </w:r>
      </w:ins>
    </w:p>
    <w:p w14:paraId="25683917" w14:textId="056CE036" w:rsidR="005F4419" w:rsidDel="00E55DFC" w:rsidRDefault="00C82744">
      <w:pPr>
        <w:spacing w:line="360" w:lineRule="auto"/>
        <w:contextualSpacing/>
        <w:rPr>
          <w:del w:id="20938" w:author="Claire S" w:date="2026-06-05T09:52:00Z" w16du:dateUtc="2026-06-05T08:52:00Z"/>
          <w:moveTo w:id="20939" w:author="Claire S" w:date="2026-06-04T18:29:00Z" w16du:dateUtc="2026-06-04T17:29:00Z"/>
          <w:rFonts w:ascii="Cambria" w:hAnsi="Cambria"/>
          <w:sz w:val="28"/>
          <w:szCs w:val="28"/>
        </w:rPr>
      </w:pPr>
      <w:ins w:id="20940" w:author="Claire S" w:date="2026-06-05T09:46:00Z" w16du:dateUtc="2026-06-05T08:46:00Z">
        <w:r>
          <w:rPr>
            <w:rFonts w:ascii="Cambria" w:hAnsi="Cambria"/>
            <w:sz w:val="28"/>
            <w:szCs w:val="28"/>
          </w:rPr>
          <w:tab/>
          <w:t>An hour later, they’d found nothing</w:t>
        </w:r>
      </w:ins>
      <w:ins w:id="20941" w:author="Claire S" w:date="2026-06-05T09:52:00Z" w16du:dateUtc="2026-06-05T08:52:00Z">
        <w:r w:rsidR="00E55DFC">
          <w:rPr>
            <w:rFonts w:ascii="Cambria" w:hAnsi="Cambria"/>
            <w:sz w:val="28"/>
            <w:szCs w:val="28"/>
          </w:rPr>
          <w:t>,</w:t>
        </w:r>
      </w:ins>
      <w:ins w:id="20942" w:author="Claire S" w:date="2026-06-05T09:46:00Z" w16du:dateUtc="2026-06-05T08:46:00Z">
        <w:r>
          <w:rPr>
            <w:rFonts w:ascii="Cambria" w:hAnsi="Cambria"/>
            <w:sz w:val="28"/>
            <w:szCs w:val="28"/>
          </w:rPr>
          <w:t xml:space="preserve"> </w:t>
        </w:r>
      </w:ins>
      <w:ins w:id="20943" w:author="Claire S" w:date="2026-06-05T10:30:00Z" w16du:dateUtc="2026-06-05T09:30:00Z">
        <w:r w:rsidR="002D47C2">
          <w:rPr>
            <w:rFonts w:ascii="Cambria" w:hAnsi="Cambria"/>
            <w:sz w:val="28"/>
            <w:szCs w:val="28"/>
          </w:rPr>
          <w:t>apart from Dex’s laptop</w:t>
        </w:r>
      </w:ins>
      <w:ins w:id="20944" w:author="Claire S" w:date="2026-06-05T14:38:00Z" w16du:dateUtc="2026-06-05T13:38:00Z">
        <w:r w:rsidR="00DA0DAB">
          <w:rPr>
            <w:rFonts w:ascii="Cambria" w:hAnsi="Cambria"/>
            <w:sz w:val="28"/>
            <w:szCs w:val="28"/>
          </w:rPr>
          <w:t xml:space="preserve"> that Savannah had already trawled – to no avail.  </w:t>
        </w:r>
        <w:del w:id="20945" w:author="Daisy Watt" w:date="2026-06-23T16:17:00Z" w16du:dateUtc="2026-06-23T14:17:00Z">
          <w:r w:rsidR="00DA0DAB" w:rsidDel="00ED6383">
            <w:rPr>
              <w:rFonts w:ascii="Cambria" w:hAnsi="Cambria"/>
              <w:sz w:val="28"/>
              <w:szCs w:val="28"/>
            </w:rPr>
            <w:delText>A</w:delText>
          </w:r>
        </w:del>
      </w:ins>
      <w:ins w:id="20946" w:author="Claire S" w:date="2026-06-05T12:38:00Z" w16du:dateUtc="2026-06-05T11:38:00Z">
        <w:del w:id="20947" w:author="Daisy Watt" w:date="2026-06-23T16:17:00Z" w16du:dateUtc="2026-06-23T14:17:00Z">
          <w:r w:rsidR="00C10617" w:rsidDel="00ED6383">
            <w:rPr>
              <w:rFonts w:ascii="Cambria" w:hAnsi="Cambria"/>
              <w:sz w:val="28"/>
              <w:szCs w:val="28"/>
            </w:rPr>
            <w:delText>nd the</w:delText>
          </w:r>
        </w:del>
      </w:ins>
      <w:ins w:id="20948" w:author="Claire S" w:date="2026-06-05T14:38:00Z" w16du:dateUtc="2026-06-05T13:38:00Z">
        <w:del w:id="20949" w:author="Daisy Watt" w:date="2026-06-23T16:17:00Z" w16du:dateUtc="2026-06-23T14:17:00Z">
          <w:r w:rsidR="00DA0DAB" w:rsidDel="00ED6383">
            <w:rPr>
              <w:rFonts w:ascii="Cambria" w:hAnsi="Cambria"/>
              <w:sz w:val="28"/>
              <w:szCs w:val="28"/>
            </w:rPr>
            <w:delText xml:space="preserve">y </w:delText>
          </w:r>
        </w:del>
      </w:ins>
      <w:ins w:id="20950" w:author="Claire S" w:date="2026-06-08T17:03:00Z" w16du:dateUtc="2026-06-08T16:03:00Z">
        <w:del w:id="20951" w:author="Daisy Watt" w:date="2026-06-23T16:15:00Z" w16du:dateUtc="2026-06-23T14:15:00Z">
          <w:r w:rsidR="00A938FA" w:rsidDel="00732573">
            <w:rPr>
              <w:rFonts w:ascii="Cambria" w:hAnsi="Cambria"/>
              <w:sz w:val="28"/>
              <w:szCs w:val="28"/>
            </w:rPr>
            <w:delText xml:space="preserve">disconnected and </w:delText>
          </w:r>
        </w:del>
      </w:ins>
      <w:ins w:id="20952" w:author="Claire S" w:date="2026-06-05T14:38:00Z" w16du:dateUtc="2026-06-05T13:38:00Z">
        <w:del w:id="20953" w:author="Daisy Watt" w:date="2026-06-23T16:17:00Z" w16du:dateUtc="2026-06-23T14:17:00Z">
          <w:r w:rsidR="00DA0DAB" w:rsidDel="00ED6383">
            <w:rPr>
              <w:rFonts w:ascii="Cambria" w:hAnsi="Cambria"/>
              <w:sz w:val="28"/>
              <w:szCs w:val="28"/>
            </w:rPr>
            <w:delText>took</w:delText>
          </w:r>
        </w:del>
      </w:ins>
      <w:ins w:id="20954" w:author="Daisy Watt" w:date="2026-06-23T16:17:00Z" w16du:dateUtc="2026-06-23T14:17:00Z">
        <w:r w:rsidR="00ED6383">
          <w:rPr>
            <w:rFonts w:ascii="Cambria" w:hAnsi="Cambria"/>
            <w:sz w:val="28"/>
            <w:szCs w:val="28"/>
          </w:rPr>
          <w:t xml:space="preserve">They left, </w:t>
        </w:r>
      </w:ins>
      <w:ins w:id="20955" w:author="Daisy Watt" w:date="2026-06-23T16:18:00Z" w16du:dateUtc="2026-06-23T14:18:00Z">
        <w:r w:rsidR="00ED6383">
          <w:rPr>
            <w:rFonts w:ascii="Cambria" w:hAnsi="Cambria"/>
            <w:sz w:val="28"/>
            <w:szCs w:val="28"/>
          </w:rPr>
          <w:t>taking</w:t>
        </w:r>
      </w:ins>
      <w:ins w:id="20956" w:author="Claire S" w:date="2026-06-05T14:38:00Z" w16du:dateUtc="2026-06-05T13:38:00Z">
        <w:r w:rsidR="00DA0DAB">
          <w:rPr>
            <w:rFonts w:ascii="Cambria" w:hAnsi="Cambria"/>
            <w:sz w:val="28"/>
            <w:szCs w:val="28"/>
          </w:rPr>
          <w:t xml:space="preserve"> the</w:t>
        </w:r>
      </w:ins>
      <w:ins w:id="20957" w:author="Daisy Watt" w:date="2026-06-23T16:18:00Z" w16du:dateUtc="2026-06-23T14:18:00Z">
        <w:r w:rsidR="00ED6383">
          <w:rPr>
            <w:rFonts w:ascii="Cambria" w:hAnsi="Cambria"/>
            <w:sz w:val="28"/>
            <w:szCs w:val="28"/>
          </w:rPr>
          <w:t xml:space="preserve"> disconnected</w:t>
        </w:r>
      </w:ins>
      <w:ins w:id="20958" w:author="Claire S" w:date="2026-06-05T12:38:00Z" w16du:dateUtc="2026-06-05T11:38:00Z">
        <w:r w:rsidR="00C10617">
          <w:rPr>
            <w:rFonts w:ascii="Cambria" w:hAnsi="Cambria"/>
            <w:sz w:val="28"/>
            <w:szCs w:val="28"/>
          </w:rPr>
          <w:t xml:space="preserve"> Ring doorbell</w:t>
        </w:r>
      </w:ins>
      <w:ins w:id="20959" w:author="Daisy Watt" w:date="2026-06-23T16:18:00Z" w16du:dateUtc="2026-06-23T14:18:00Z">
        <w:r w:rsidR="00ED6383">
          <w:rPr>
            <w:rFonts w:ascii="Cambria" w:hAnsi="Cambria"/>
            <w:sz w:val="28"/>
            <w:szCs w:val="28"/>
          </w:rPr>
          <w:t xml:space="preserve"> with them</w:t>
        </w:r>
      </w:ins>
      <w:ins w:id="20960" w:author="Claire S" w:date="2026-07-30T15:45:00Z" w16du:dateUtc="2026-07-30T14:45:00Z">
        <w:r w:rsidR="00700507">
          <w:rPr>
            <w:rFonts w:ascii="Cambria" w:hAnsi="Cambria"/>
            <w:sz w:val="28"/>
            <w:szCs w:val="28"/>
          </w:rPr>
          <w:t xml:space="preserve"> that she hadn’t thought to look at</w:t>
        </w:r>
      </w:ins>
      <w:ins w:id="20961" w:author="Claire S" w:date="2026-06-05T12:38:00Z" w16du:dateUtc="2026-06-05T11:38:00Z">
        <w:del w:id="20962" w:author="Daisy Watt" w:date="2026-06-23T16:16:00Z" w16du:dateUtc="2026-06-23T14:16:00Z">
          <w:r w:rsidR="00C10617" w:rsidDel="00DE6CA8">
            <w:rPr>
              <w:rFonts w:ascii="Cambria" w:hAnsi="Cambria"/>
              <w:sz w:val="28"/>
              <w:szCs w:val="28"/>
            </w:rPr>
            <w:delText xml:space="preserve">, </w:delText>
          </w:r>
        </w:del>
      </w:ins>
      <w:ins w:id="20963" w:author="Claire S" w:date="2026-06-05T09:46:00Z" w16du:dateUtc="2026-06-05T08:46:00Z">
        <w:del w:id="20964" w:author="Daisy Watt" w:date="2026-06-23T16:16:00Z" w16du:dateUtc="2026-06-23T14:16:00Z">
          <w:r w:rsidDel="00DE6CA8">
            <w:rPr>
              <w:rFonts w:ascii="Cambria" w:hAnsi="Cambria"/>
              <w:sz w:val="28"/>
              <w:szCs w:val="28"/>
            </w:rPr>
            <w:delText>a</w:delText>
          </w:r>
        </w:del>
      </w:ins>
      <w:ins w:id="20965" w:author="Daisy Watt" w:date="2026-06-23T16:16:00Z" w16du:dateUtc="2026-06-23T14:16:00Z">
        <w:r w:rsidR="00DE6CA8">
          <w:rPr>
            <w:rFonts w:ascii="Cambria" w:hAnsi="Cambria"/>
            <w:sz w:val="28"/>
            <w:szCs w:val="28"/>
          </w:rPr>
          <w:t>. A</w:t>
        </w:r>
      </w:ins>
      <w:ins w:id="20966" w:author="Claire S" w:date="2026-06-05T09:46:00Z" w16du:dateUtc="2026-06-05T08:46:00Z">
        <w:r>
          <w:rPr>
            <w:rFonts w:ascii="Cambria" w:hAnsi="Cambria"/>
            <w:sz w:val="28"/>
            <w:szCs w:val="28"/>
          </w:rPr>
          <w:t xml:space="preserve">nd </w:t>
        </w:r>
      </w:ins>
      <w:moveTo w:id="20967" w:author="Claire S" w:date="2026-06-04T18:29:00Z" w16du:dateUtc="2026-06-04T17:29:00Z">
        <w:del w:id="20968" w:author="Claire S" w:date="2026-06-04T19:02:00Z" w16du:dateUtc="2026-06-04T18:02:00Z">
          <w:r w:rsidR="005F4419" w:rsidDel="00680FA0">
            <w:rPr>
              <w:rFonts w:ascii="Cambria" w:hAnsi="Cambria"/>
              <w:sz w:val="28"/>
              <w:szCs w:val="28"/>
            </w:rPr>
            <w:delText>But this morning she</w:delText>
          </w:r>
        </w:del>
        <w:del w:id="20969" w:author="Claire S" w:date="2026-06-05T09:46:00Z" w16du:dateUtc="2026-06-05T08:46:00Z">
          <w:r w:rsidR="005F4419" w:rsidDel="00C82744">
            <w:rPr>
              <w:rFonts w:ascii="Cambria" w:hAnsi="Cambria"/>
              <w:sz w:val="28"/>
              <w:szCs w:val="28"/>
            </w:rPr>
            <w:delText xml:space="preserve"> woke feeling totally rubbish again.  </w:delText>
          </w:r>
        </w:del>
        <w:r w:rsidR="005F4419">
          <w:rPr>
            <w:rFonts w:ascii="Cambria" w:hAnsi="Cambria"/>
            <w:sz w:val="28"/>
            <w:szCs w:val="28"/>
          </w:rPr>
          <w:t>Dex was still dead</w:t>
        </w:r>
      </w:moveTo>
      <w:ins w:id="20970" w:author="Daisy Watt" w:date="2026-06-23T16:16:00Z" w16du:dateUtc="2026-06-23T14:16:00Z">
        <w:r w:rsidR="00DE6CA8">
          <w:rPr>
            <w:rFonts w:ascii="Cambria" w:hAnsi="Cambria"/>
            <w:sz w:val="28"/>
            <w:szCs w:val="28"/>
          </w:rPr>
          <w:t>,</w:t>
        </w:r>
      </w:ins>
      <w:moveTo w:id="20971" w:author="Claire S" w:date="2026-06-04T18:29:00Z" w16du:dateUtc="2026-06-04T17:29:00Z">
        <w:r w:rsidR="005F4419">
          <w:rPr>
            <w:rFonts w:ascii="Cambria" w:hAnsi="Cambria"/>
            <w:sz w:val="28"/>
            <w:szCs w:val="28"/>
          </w:rPr>
          <w:t xml:space="preserve"> and she was still (practically) widowed.  A</w:t>
        </w:r>
        <w:del w:id="20972" w:author="Claire S" w:date="2026-06-05T14:39:00Z" w16du:dateUtc="2026-06-05T13:39:00Z">
          <w:r w:rsidR="005F4419" w:rsidDel="00DA0DAB">
            <w:rPr>
              <w:rFonts w:ascii="Cambria" w:hAnsi="Cambria"/>
              <w:sz w:val="28"/>
              <w:szCs w:val="28"/>
            </w:rPr>
            <w:delText>nd, a</w:delText>
          </w:r>
        </w:del>
        <w:r w:rsidR="005F4419">
          <w:rPr>
            <w:rFonts w:ascii="Cambria" w:hAnsi="Cambria"/>
            <w:sz w:val="28"/>
            <w:szCs w:val="28"/>
          </w:rPr>
          <w:t xml:space="preserve">longside her sadness, </w:t>
        </w:r>
        <w:del w:id="20973" w:author="Daisy Watt" w:date="2026-06-23T16:18:00Z" w16du:dateUtc="2026-06-23T14:18:00Z">
          <w:r w:rsidR="005F4419" w:rsidDel="00ED6383">
            <w:rPr>
              <w:rFonts w:ascii="Cambria" w:hAnsi="Cambria"/>
              <w:sz w:val="28"/>
              <w:szCs w:val="28"/>
            </w:rPr>
            <w:delText>the day</w:delText>
          </w:r>
        </w:del>
      </w:moveTo>
      <w:ins w:id="20974" w:author="Claire S" w:date="2026-06-05T09:46:00Z" w16du:dateUtc="2026-06-05T08:46:00Z">
        <w:del w:id="20975" w:author="Daisy Watt" w:date="2026-06-23T16:18:00Z" w16du:dateUtc="2026-06-23T14:18:00Z">
          <w:r w:rsidDel="00ED6383">
            <w:rPr>
              <w:rFonts w:ascii="Cambria" w:hAnsi="Cambria"/>
              <w:sz w:val="28"/>
              <w:szCs w:val="28"/>
            </w:rPr>
            <w:delText>tomorrow</w:delText>
          </w:r>
        </w:del>
      </w:ins>
      <w:ins w:id="20976" w:author="Daisy Watt" w:date="2026-06-23T16:18:00Z" w16du:dateUtc="2026-06-23T14:18:00Z">
        <w:r w:rsidR="00ED6383">
          <w:rPr>
            <w:rFonts w:ascii="Cambria" w:hAnsi="Cambria"/>
            <w:sz w:val="28"/>
            <w:szCs w:val="28"/>
          </w:rPr>
          <w:t>the next day held</w:t>
        </w:r>
      </w:ins>
      <w:moveTo w:id="20977" w:author="Claire S" w:date="2026-06-04T18:29:00Z" w16du:dateUtc="2026-06-04T17:29:00Z">
        <w:r w:rsidR="005F4419">
          <w:rPr>
            <w:rFonts w:ascii="Cambria" w:hAnsi="Cambria"/>
            <w:sz w:val="28"/>
            <w:szCs w:val="28"/>
          </w:rPr>
          <w:t xml:space="preserve"> only </w:t>
        </w:r>
        <w:del w:id="20978" w:author="Daisy Watt" w:date="2026-06-23T16:18:00Z" w16du:dateUtc="2026-06-23T14:18:00Z">
          <w:r w:rsidR="005F4419" w:rsidDel="00ED6383">
            <w:rPr>
              <w:rFonts w:ascii="Cambria" w:hAnsi="Cambria"/>
              <w:sz w:val="28"/>
              <w:szCs w:val="28"/>
            </w:rPr>
            <w:delText xml:space="preserve">held </w:delText>
          </w:r>
        </w:del>
        <w:r w:rsidR="005F4419">
          <w:rPr>
            <w:rFonts w:ascii="Cambria" w:hAnsi="Cambria"/>
            <w:sz w:val="28"/>
            <w:szCs w:val="28"/>
          </w:rPr>
          <w:t>yet more stress and misery</w:t>
        </w:r>
      </w:moveTo>
      <w:ins w:id="20979" w:author="Claire S" w:date="2026-06-05T09:52:00Z" w16du:dateUtc="2026-06-05T08:52:00Z">
        <w:r w:rsidR="00E55DFC">
          <w:rPr>
            <w:rFonts w:ascii="Cambria" w:hAnsi="Cambria"/>
            <w:sz w:val="28"/>
            <w:szCs w:val="28"/>
          </w:rPr>
          <w:t xml:space="preserve"> – </w:t>
        </w:r>
        <w:del w:id="20980" w:author="Daisy Watt" w:date="2026-06-23T16:19:00Z" w16du:dateUtc="2026-06-23T14:19:00Z">
          <w:r w:rsidR="00E55DFC" w:rsidDel="00ED6383">
            <w:rPr>
              <w:rFonts w:ascii="Cambria" w:hAnsi="Cambria"/>
              <w:sz w:val="28"/>
              <w:szCs w:val="28"/>
            </w:rPr>
            <w:delText>a</w:delText>
          </w:r>
        </w:del>
      </w:ins>
      <w:ins w:id="20981" w:author="Claire S" w:date="2026-06-05T10:30:00Z" w16du:dateUtc="2026-06-05T09:30:00Z">
        <w:del w:id="20982" w:author="Daisy Watt" w:date="2026-06-23T16:19:00Z" w16du:dateUtc="2026-06-23T14:19:00Z">
          <w:r w:rsidR="002D47C2" w:rsidDel="00ED6383">
            <w:rPr>
              <w:rFonts w:ascii="Cambria" w:hAnsi="Cambria"/>
              <w:sz w:val="28"/>
              <w:szCs w:val="28"/>
            </w:rPr>
            <w:delText>s well as</w:delText>
          </w:r>
        </w:del>
      </w:ins>
      <w:ins w:id="20983" w:author="Claire S" w:date="2026-06-05T09:52:00Z" w16du:dateUtc="2026-06-05T08:52:00Z">
        <w:del w:id="20984" w:author="Daisy Watt" w:date="2026-06-23T16:19:00Z" w16du:dateUtc="2026-06-23T14:19:00Z">
          <w:r w:rsidR="00E55DFC" w:rsidDel="00ED6383">
            <w:rPr>
              <w:rFonts w:ascii="Cambria" w:hAnsi="Cambria"/>
              <w:sz w:val="28"/>
              <w:szCs w:val="28"/>
            </w:rPr>
            <w:delText xml:space="preserve"> tidying </w:delText>
          </w:r>
        </w:del>
      </w:ins>
      <w:ins w:id="20985" w:author="Daisy Watt" w:date="2026-06-23T16:19:00Z" w16du:dateUtc="2026-06-23T14:19:00Z">
        <w:r w:rsidR="00ED6383">
          <w:rPr>
            <w:rFonts w:ascii="Cambria" w:hAnsi="Cambria"/>
            <w:sz w:val="28"/>
            <w:szCs w:val="28"/>
          </w:rPr>
          <w:t xml:space="preserve">and </w:t>
        </w:r>
        <w:r w:rsidR="00E4705D">
          <w:rPr>
            <w:rFonts w:ascii="Cambria" w:hAnsi="Cambria"/>
            <w:sz w:val="28"/>
            <w:szCs w:val="28"/>
          </w:rPr>
          <w:t xml:space="preserve">she’d need to tidy </w:t>
        </w:r>
      </w:ins>
      <w:ins w:id="20986" w:author="Claire S" w:date="2026-06-05T09:52:00Z" w16du:dateUtc="2026-06-05T08:52:00Z">
        <w:r w:rsidR="00E55DFC">
          <w:rPr>
            <w:rFonts w:ascii="Cambria" w:hAnsi="Cambria"/>
            <w:sz w:val="28"/>
            <w:szCs w:val="28"/>
          </w:rPr>
          <w:t xml:space="preserve">up after </w:t>
        </w:r>
        <w:del w:id="20987" w:author="Daisy Watt" w:date="2026-06-23T16:19:00Z" w16du:dateUtc="2026-06-23T14:19:00Z">
          <w:r w:rsidR="00E55DFC" w:rsidDel="00E4705D">
            <w:rPr>
              <w:rFonts w:ascii="Cambria" w:hAnsi="Cambria"/>
              <w:sz w:val="28"/>
              <w:szCs w:val="28"/>
            </w:rPr>
            <w:delText>them</w:delText>
          </w:r>
        </w:del>
      </w:ins>
      <w:ins w:id="20988" w:author="Daisy Watt" w:date="2026-06-23T16:19:00Z" w16du:dateUtc="2026-06-23T14:19:00Z">
        <w:r w:rsidR="00E4705D">
          <w:rPr>
            <w:rFonts w:ascii="Cambria" w:hAnsi="Cambria"/>
            <w:sz w:val="28"/>
            <w:szCs w:val="28"/>
          </w:rPr>
          <w:t>the police</w:t>
        </w:r>
      </w:ins>
      <w:ins w:id="20989" w:author="Claire S" w:date="2026-06-05T10:30:00Z" w16du:dateUtc="2026-06-05T09:30:00Z">
        <w:r w:rsidR="002D47C2">
          <w:rPr>
            <w:rFonts w:ascii="Cambria" w:hAnsi="Cambria"/>
            <w:sz w:val="28"/>
            <w:szCs w:val="28"/>
          </w:rPr>
          <w:t>, or tel</w:t>
        </w:r>
      </w:ins>
      <w:ins w:id="20990" w:author="Daisy Watt" w:date="2026-06-23T16:19:00Z" w16du:dateUtc="2026-06-23T14:19:00Z">
        <w:r w:rsidR="00E4705D">
          <w:rPr>
            <w:rFonts w:ascii="Cambria" w:hAnsi="Cambria"/>
            <w:sz w:val="28"/>
            <w:szCs w:val="28"/>
          </w:rPr>
          <w:t>l</w:t>
        </w:r>
      </w:ins>
      <w:ins w:id="20991" w:author="Claire S" w:date="2026-06-05T10:30:00Z" w16du:dateUtc="2026-06-05T09:30:00Z">
        <w:del w:id="20992" w:author="Daisy Watt" w:date="2026-06-23T16:19:00Z" w16du:dateUtc="2026-06-23T14:19:00Z">
          <w:r w:rsidR="002D47C2" w:rsidDel="00E4705D">
            <w:rPr>
              <w:rFonts w:ascii="Cambria" w:hAnsi="Cambria"/>
              <w:sz w:val="28"/>
              <w:szCs w:val="28"/>
            </w:rPr>
            <w:delText>ling</w:delText>
          </w:r>
        </w:del>
        <w:r w:rsidR="002D47C2">
          <w:rPr>
            <w:rFonts w:ascii="Cambria" w:hAnsi="Cambria"/>
            <w:sz w:val="28"/>
            <w:szCs w:val="28"/>
          </w:rPr>
          <w:t xml:space="preserve"> Maria to</w:t>
        </w:r>
      </w:ins>
      <w:moveTo w:id="20993" w:author="Claire S" w:date="2026-06-04T18:29:00Z" w16du:dateUtc="2026-06-04T17:29:00Z">
        <w:r w:rsidR="005F4419">
          <w:rPr>
            <w:rFonts w:ascii="Cambria" w:hAnsi="Cambria"/>
            <w:sz w:val="28"/>
            <w:szCs w:val="28"/>
          </w:rPr>
          <w:t xml:space="preserve">. </w:t>
        </w:r>
      </w:moveTo>
    </w:p>
    <w:p w14:paraId="2A62F848" w14:textId="71CC4976" w:rsidR="005F4419" w:rsidRDefault="005F4419">
      <w:pPr>
        <w:spacing w:line="360" w:lineRule="auto"/>
        <w:contextualSpacing/>
        <w:rPr>
          <w:moveTo w:id="20994" w:author="Claire S" w:date="2026-06-04T18:29:00Z" w16du:dateUtc="2026-06-04T17:29:00Z"/>
          <w:rFonts w:ascii="Cambria" w:hAnsi="Cambria"/>
          <w:sz w:val="28"/>
          <w:szCs w:val="28"/>
        </w:rPr>
        <w:pPrChange w:id="20995" w:author="Claire S" w:date="2026-06-05T09:52:00Z" w16du:dateUtc="2026-06-05T08:52:00Z">
          <w:pPr>
            <w:spacing w:line="360" w:lineRule="auto"/>
            <w:ind w:firstLine="720"/>
            <w:contextualSpacing/>
          </w:pPr>
        </w:pPrChange>
      </w:pPr>
      <w:moveTo w:id="20996" w:author="Claire S" w:date="2026-06-04T18:29:00Z" w16du:dateUtc="2026-06-04T17:29:00Z">
        <w:del w:id="20997" w:author="Claire S" w:date="2026-06-05T09:52:00Z" w16du:dateUtc="2026-06-05T08:52:00Z">
          <w:r w:rsidDel="00E55DFC">
            <w:rPr>
              <w:rFonts w:ascii="Cambria" w:hAnsi="Cambria"/>
              <w:sz w:val="28"/>
              <w:szCs w:val="28"/>
            </w:rPr>
            <w:delText>First up,</w:delText>
          </w:r>
        </w:del>
      </w:moveTo>
      <w:ins w:id="20998" w:author="Claire S" w:date="2026-06-05T09:52:00Z" w16du:dateUtc="2026-06-05T08:52:00Z">
        <w:r w:rsidR="00E55DFC">
          <w:rPr>
            <w:rFonts w:ascii="Cambria" w:hAnsi="Cambria"/>
            <w:sz w:val="28"/>
            <w:szCs w:val="28"/>
          </w:rPr>
          <w:t>Then</w:t>
        </w:r>
      </w:ins>
      <w:moveTo w:id="20999" w:author="Claire S" w:date="2026-06-04T18:29:00Z" w16du:dateUtc="2026-06-04T17:29:00Z">
        <w:r>
          <w:rPr>
            <w:rFonts w:ascii="Cambria" w:hAnsi="Cambria"/>
            <w:sz w:val="28"/>
            <w:szCs w:val="28"/>
          </w:rPr>
          <w:t xml:space="preserve"> a hideous meeting with the PR firm Freuds, which Ruth and Miles had made abundantly clear she </w:t>
        </w:r>
        <w:r w:rsidRPr="00634748">
          <w:rPr>
            <w:rFonts w:ascii="Cambria" w:hAnsi="Cambria"/>
            <w:i/>
            <w:iCs/>
            <w:sz w:val="28"/>
            <w:szCs w:val="28"/>
          </w:rPr>
          <w:t>had</w:t>
        </w:r>
        <w:r>
          <w:rPr>
            <w:rFonts w:ascii="Cambria" w:hAnsi="Cambria"/>
            <w:sz w:val="28"/>
            <w:szCs w:val="28"/>
          </w:rPr>
          <w:t xml:space="preserve"> to attend</w:t>
        </w:r>
      </w:moveTo>
      <w:ins w:id="21000" w:author="Claire S" w:date="2026-06-05T10:33:00Z" w16du:dateUtc="2026-06-05T09:33:00Z">
        <w:r w:rsidR="00250BA4">
          <w:rPr>
            <w:rFonts w:ascii="Cambria" w:hAnsi="Cambria"/>
            <w:sz w:val="28"/>
            <w:szCs w:val="28"/>
          </w:rPr>
          <w:t>, to manage her ‘optics’</w:t>
        </w:r>
      </w:ins>
      <w:ins w:id="21001" w:author="Claire S" w:date="2026-07-30T15:45:00Z" w16du:dateUtc="2026-07-30T14:45:00Z">
        <w:r w:rsidR="00700507">
          <w:rPr>
            <w:rFonts w:ascii="Cambria" w:hAnsi="Cambria"/>
            <w:sz w:val="28"/>
            <w:szCs w:val="28"/>
          </w:rPr>
          <w:t>,</w:t>
        </w:r>
      </w:ins>
      <w:ins w:id="21002" w:author="Claire S" w:date="2026-06-05T10:33:00Z" w16du:dateUtc="2026-06-05T09:33:00Z">
        <w:r w:rsidR="00250BA4">
          <w:rPr>
            <w:rFonts w:ascii="Cambria" w:hAnsi="Cambria"/>
            <w:sz w:val="28"/>
            <w:szCs w:val="28"/>
          </w:rPr>
          <w:t xml:space="preserve"> or some crap.</w:t>
        </w:r>
      </w:ins>
      <w:moveTo w:id="21003" w:author="Claire S" w:date="2026-06-04T18:29:00Z" w16du:dateUtc="2026-06-04T17:29:00Z">
        <w:del w:id="21004" w:author="Claire S" w:date="2026-06-05T10:33:00Z" w16du:dateUtc="2026-06-05T09:33:00Z">
          <w:r w:rsidDel="00250BA4">
            <w:rPr>
              <w:rFonts w:ascii="Cambria" w:hAnsi="Cambria"/>
              <w:sz w:val="28"/>
              <w:szCs w:val="28"/>
            </w:rPr>
            <w:delText xml:space="preserve">.  </w:delText>
          </w:r>
          <w:r w:rsidDel="00B516FF">
            <w:rPr>
              <w:rFonts w:ascii="Cambria" w:hAnsi="Cambria"/>
              <w:sz w:val="28"/>
              <w:szCs w:val="28"/>
            </w:rPr>
            <w:delText xml:space="preserve">Secondly, a check-in with Carl which, while quite exciting in one way, was awful in another, because everything depended on what the police were saying about her now.  </w:delText>
          </w:r>
        </w:del>
      </w:moveTo>
    </w:p>
    <w:p w14:paraId="31DB9C3A" w14:textId="0F0E2067" w:rsidR="005F4419" w:rsidDel="00B24DA1" w:rsidRDefault="005F4419" w:rsidP="005F4419">
      <w:pPr>
        <w:spacing w:line="360" w:lineRule="auto"/>
        <w:ind w:firstLine="720"/>
        <w:contextualSpacing/>
        <w:rPr>
          <w:del w:id="21005" w:author="Claire S" w:date="2026-06-05T09:41:00Z" w16du:dateUtc="2026-06-05T08:41:00Z"/>
          <w:moveTo w:id="21006" w:author="Claire S" w:date="2026-06-04T18:29:00Z" w16du:dateUtc="2026-06-04T17:29:00Z"/>
          <w:rFonts w:ascii="Cambria" w:hAnsi="Cambria"/>
          <w:sz w:val="28"/>
          <w:szCs w:val="28"/>
        </w:rPr>
      </w:pPr>
      <w:moveTo w:id="21007" w:author="Claire S" w:date="2026-06-04T18:29:00Z" w16du:dateUtc="2026-06-04T17:29:00Z">
        <w:del w:id="21008" w:author="Claire S" w:date="2026-06-05T09:41:00Z" w16du:dateUtc="2026-06-05T08:41:00Z">
          <w:r w:rsidDel="00B24DA1">
            <w:rPr>
              <w:rFonts w:ascii="Cambria" w:hAnsi="Cambria"/>
              <w:sz w:val="28"/>
              <w:szCs w:val="28"/>
            </w:rPr>
            <w:delText xml:space="preserve">And all the time, in the back of her mind, a niggle that she must go and visit </w:delText>
          </w:r>
          <w:commentRangeStart w:id="21009"/>
          <w:r w:rsidDel="00B24DA1">
            <w:rPr>
              <w:rFonts w:ascii="Cambria" w:hAnsi="Cambria"/>
              <w:sz w:val="28"/>
              <w:szCs w:val="28"/>
            </w:rPr>
            <w:delText xml:space="preserve">Dex’s elderly mum </w:delText>
          </w:r>
          <w:commentRangeEnd w:id="21009"/>
          <w:r w:rsidDel="00B24DA1">
            <w:rPr>
              <w:rStyle w:val="CommentReference"/>
              <w:rFonts w:ascii="Cambria" w:hAnsi="Cambria"/>
              <w:sz w:val="28"/>
              <w:szCs w:val="28"/>
            </w:rPr>
            <w:commentReference w:id="21009"/>
          </w:r>
          <w:r w:rsidDel="00B24DA1">
            <w:rPr>
              <w:rFonts w:ascii="Cambria" w:hAnsi="Cambria"/>
              <w:sz w:val="28"/>
              <w:szCs w:val="28"/>
            </w:rPr>
            <w:delText xml:space="preserve">soon; the old lady who’d be devastated - </w:delText>
          </w:r>
          <w:r w:rsidRPr="00EB7157" w:rsidDel="00B24DA1">
            <w:rPr>
              <w:rFonts w:ascii="Cambria" w:hAnsi="Cambria"/>
              <w:i/>
              <w:iCs/>
              <w:sz w:val="28"/>
              <w:szCs w:val="28"/>
            </w:rPr>
            <w:delText>if</w:delText>
          </w:r>
          <w:r w:rsidDel="00B24DA1">
            <w:rPr>
              <w:rFonts w:ascii="Cambria" w:hAnsi="Cambria"/>
              <w:sz w:val="28"/>
              <w:szCs w:val="28"/>
            </w:rPr>
            <w:delText xml:space="preserve"> she could remember who Dex was.  The idea of the visit only filled Savannah full of more dread, and never had she wanted to see Dex more in her life than now.</w:delText>
          </w:r>
        </w:del>
      </w:moveTo>
    </w:p>
    <w:p w14:paraId="51052E24" w14:textId="006B5A10" w:rsidR="005F4419" w:rsidRDefault="005F4419" w:rsidP="005F4419">
      <w:pPr>
        <w:spacing w:line="360" w:lineRule="auto"/>
        <w:ind w:firstLine="720"/>
        <w:contextualSpacing/>
        <w:rPr>
          <w:moveTo w:id="21010" w:author="Claire S" w:date="2026-06-04T18:29:00Z" w16du:dateUtc="2026-06-04T17:29:00Z"/>
          <w:rFonts w:ascii="Cambria" w:hAnsi="Cambria"/>
          <w:sz w:val="28"/>
          <w:szCs w:val="28"/>
        </w:rPr>
      </w:pPr>
      <w:moveTo w:id="21011" w:author="Claire S" w:date="2026-06-04T18:29:00Z" w16du:dateUtc="2026-06-04T17:29:00Z">
        <w:del w:id="21012" w:author="Claire S" w:date="2026-06-05T09:46:00Z" w16du:dateUtc="2026-06-05T08:46:00Z">
          <w:r w:rsidDel="00574034">
            <w:rPr>
              <w:rFonts w:ascii="Cambria" w:hAnsi="Cambria"/>
              <w:sz w:val="28"/>
              <w:szCs w:val="28"/>
            </w:rPr>
            <w:delText>Sitting up in bed,</w:delText>
          </w:r>
        </w:del>
      </w:moveTo>
      <w:ins w:id="21013" w:author="Claire S" w:date="2026-06-05T09:46:00Z" w16du:dateUtc="2026-06-05T08:46:00Z">
        <w:r w:rsidR="00574034">
          <w:rPr>
            <w:rFonts w:ascii="Cambria" w:hAnsi="Cambria"/>
            <w:sz w:val="28"/>
            <w:szCs w:val="28"/>
          </w:rPr>
          <w:t xml:space="preserve">Unable to </w:t>
        </w:r>
      </w:ins>
      <w:ins w:id="21014" w:author="Claire S" w:date="2026-06-05T09:52:00Z" w16du:dateUtc="2026-06-05T08:52:00Z">
        <w:r w:rsidR="00E55DFC">
          <w:rPr>
            <w:rFonts w:ascii="Cambria" w:hAnsi="Cambria"/>
            <w:sz w:val="28"/>
            <w:szCs w:val="28"/>
          </w:rPr>
          <w:t xml:space="preserve">get back to </w:t>
        </w:r>
      </w:ins>
      <w:ins w:id="21015" w:author="Claire S" w:date="2026-06-05T09:46:00Z" w16du:dateUtc="2026-06-05T08:46:00Z">
        <w:r w:rsidR="00574034">
          <w:rPr>
            <w:rFonts w:ascii="Cambria" w:hAnsi="Cambria"/>
            <w:sz w:val="28"/>
            <w:szCs w:val="28"/>
          </w:rPr>
          <w:t>sleep,</w:t>
        </w:r>
      </w:ins>
      <w:moveTo w:id="21016" w:author="Claire S" w:date="2026-06-04T18:29:00Z" w16du:dateUtc="2026-06-04T17:29:00Z">
        <w:r>
          <w:rPr>
            <w:rFonts w:ascii="Cambria" w:hAnsi="Cambria"/>
            <w:sz w:val="28"/>
            <w:szCs w:val="28"/>
          </w:rPr>
          <w:t xml:space="preserve"> </w:t>
        </w:r>
        <w:del w:id="21017" w:author="Claire S" w:date="2026-06-05T10:33:00Z" w16du:dateUtc="2026-06-05T09:33:00Z">
          <w:r w:rsidDel="00250BA4">
            <w:rPr>
              <w:rFonts w:ascii="Cambria" w:hAnsi="Cambria"/>
              <w:sz w:val="28"/>
              <w:szCs w:val="28"/>
            </w:rPr>
            <w:delText>she</w:delText>
          </w:r>
        </w:del>
      </w:moveTo>
      <w:ins w:id="21018" w:author="Claire S" w:date="2026-06-05T10:33:00Z" w16du:dateUtc="2026-06-05T09:33:00Z">
        <w:r w:rsidR="00250BA4">
          <w:rPr>
            <w:rFonts w:ascii="Cambria" w:hAnsi="Cambria"/>
            <w:sz w:val="28"/>
            <w:szCs w:val="28"/>
          </w:rPr>
          <w:t>Savannah</w:t>
        </w:r>
      </w:ins>
      <w:moveTo w:id="21019" w:author="Claire S" w:date="2026-06-04T18:29:00Z" w16du:dateUtc="2026-06-04T17:29:00Z">
        <w:r>
          <w:rPr>
            <w:rFonts w:ascii="Cambria" w:hAnsi="Cambria"/>
            <w:sz w:val="28"/>
            <w:szCs w:val="28"/>
          </w:rPr>
          <w:t xml:space="preserve"> watched a reel on her phone of </w:t>
        </w:r>
        <w:del w:id="21020" w:author="Claire S" w:date="2026-06-05T09:46:00Z" w16du:dateUtc="2026-06-05T08:46:00Z">
          <w:r w:rsidDel="00574034">
            <w:rPr>
              <w:rFonts w:ascii="Cambria" w:hAnsi="Cambria"/>
              <w:sz w:val="28"/>
              <w:szCs w:val="28"/>
            </w:rPr>
            <w:delText>them</w:delText>
          </w:r>
        </w:del>
      </w:moveTo>
      <w:ins w:id="21021" w:author="Claire S" w:date="2026-06-05T09:46:00Z" w16du:dateUtc="2026-06-05T08:46:00Z">
        <w:r w:rsidR="00574034">
          <w:rPr>
            <w:rFonts w:ascii="Cambria" w:hAnsi="Cambria"/>
            <w:sz w:val="28"/>
            <w:szCs w:val="28"/>
          </w:rPr>
          <w:t>her and Dex</w:t>
        </w:r>
      </w:ins>
      <w:moveTo w:id="21022" w:author="Claire S" w:date="2026-06-04T18:29:00Z" w16du:dateUtc="2026-06-04T17:29:00Z">
        <w:r>
          <w:rPr>
            <w:rFonts w:ascii="Cambria" w:hAnsi="Cambria"/>
            <w:sz w:val="28"/>
            <w:szCs w:val="28"/>
          </w:rPr>
          <w:t xml:space="preserve"> looking horribly happy at Goodwood Racecourse.  </w:t>
        </w:r>
        <w:del w:id="21023" w:author="Claire S" w:date="2026-06-05T09:47:00Z" w16du:dateUtc="2026-06-05T08:47:00Z">
          <w:r w:rsidDel="00574034">
            <w:rPr>
              <w:rFonts w:ascii="Cambria" w:hAnsi="Cambria"/>
              <w:sz w:val="28"/>
              <w:szCs w:val="28"/>
            </w:rPr>
            <w:delText>She really did look good</w:delText>
          </w:r>
        </w:del>
      </w:moveTo>
      <w:ins w:id="21024" w:author="Claire S" w:date="2026-06-05T09:47:00Z" w16du:dateUtc="2026-06-05T08:47:00Z">
        <w:r w:rsidR="00574034">
          <w:rPr>
            <w:rFonts w:ascii="Cambria" w:hAnsi="Cambria"/>
            <w:sz w:val="28"/>
            <w:szCs w:val="28"/>
          </w:rPr>
          <w:t>Her</w:t>
        </w:r>
      </w:ins>
      <w:moveTo w:id="21025" w:author="Claire S" w:date="2026-06-04T18:29:00Z" w16du:dateUtc="2026-06-04T17:29:00Z">
        <w:del w:id="21026" w:author="Claire S" w:date="2026-06-05T09:47:00Z" w16du:dateUtc="2026-06-05T08:47:00Z">
          <w:r w:rsidDel="00574034">
            <w:rPr>
              <w:rFonts w:ascii="Cambria" w:hAnsi="Cambria"/>
              <w:sz w:val="28"/>
              <w:szCs w:val="28"/>
            </w:rPr>
            <w:delText xml:space="preserve"> in her</w:delText>
          </w:r>
        </w:del>
        <w:r>
          <w:rPr>
            <w:rFonts w:ascii="Cambria" w:hAnsi="Cambria"/>
            <w:sz w:val="28"/>
            <w:szCs w:val="28"/>
          </w:rPr>
          <w:t xml:space="preserve"> sassy little fascinator</w:t>
        </w:r>
      </w:moveTo>
      <w:ins w:id="21027" w:author="Claire S" w:date="2026-06-05T09:47:00Z" w16du:dateUtc="2026-06-05T08:47:00Z">
        <w:r w:rsidR="00574034">
          <w:rPr>
            <w:rFonts w:ascii="Cambria" w:hAnsi="Cambria"/>
            <w:sz w:val="28"/>
            <w:szCs w:val="28"/>
          </w:rPr>
          <w:t xml:space="preserve"> had really suited her</w:t>
        </w:r>
      </w:ins>
      <w:ins w:id="21028" w:author="Claire S" w:date="2026-06-05T10:34:00Z" w16du:dateUtc="2026-06-05T09:34:00Z">
        <w:r w:rsidR="00250BA4">
          <w:rPr>
            <w:rFonts w:ascii="Cambria" w:hAnsi="Cambria"/>
            <w:sz w:val="28"/>
            <w:szCs w:val="28"/>
          </w:rPr>
          <w:t xml:space="preserve"> </w:t>
        </w:r>
      </w:ins>
      <w:ins w:id="21029" w:author="Claire S" w:date="2026-06-05T10:33:00Z" w16du:dateUtc="2026-06-05T09:33:00Z">
        <w:del w:id="21030" w:author="Daisy Watt" w:date="2026-06-23T16:20:00Z" w16du:dateUtc="2026-06-23T14:20:00Z">
          <w:r w:rsidR="00250BA4" w:rsidDel="00E4705D">
            <w:rPr>
              <w:rFonts w:ascii="Cambria" w:hAnsi="Cambria"/>
              <w:sz w:val="28"/>
              <w:szCs w:val="28"/>
            </w:rPr>
            <w:delText>-</w:delText>
          </w:r>
        </w:del>
      </w:ins>
      <w:ins w:id="21031" w:author="Daisy Watt" w:date="2026-06-23T16:20:00Z" w16du:dateUtc="2026-06-23T14:20:00Z">
        <w:r w:rsidR="00E4705D">
          <w:rPr>
            <w:rFonts w:ascii="Cambria" w:hAnsi="Cambria"/>
            <w:sz w:val="28"/>
            <w:szCs w:val="28"/>
          </w:rPr>
          <w:t>–</w:t>
        </w:r>
      </w:ins>
      <w:moveTo w:id="21032" w:author="Claire S" w:date="2026-06-04T18:29:00Z" w16du:dateUtc="2026-06-04T17:29:00Z">
        <w:del w:id="21033" w:author="Claire S" w:date="2026-06-05T09:47:00Z" w16du:dateUtc="2026-06-05T08:47:00Z">
          <w:r w:rsidDel="00574034">
            <w:rPr>
              <w:rFonts w:ascii="Cambria" w:hAnsi="Cambria"/>
              <w:sz w:val="28"/>
              <w:szCs w:val="28"/>
            </w:rPr>
            <w:delText>,</w:delText>
          </w:r>
        </w:del>
        <w:del w:id="21034" w:author="Claire S" w:date="2026-06-05T10:33:00Z" w16du:dateUtc="2026-06-05T09:33:00Z">
          <w:r w:rsidDel="00250BA4">
            <w:rPr>
              <w:rFonts w:ascii="Cambria" w:hAnsi="Cambria"/>
              <w:sz w:val="28"/>
              <w:szCs w:val="28"/>
            </w:rPr>
            <w:delText xml:space="preserve"> she thought,</w:delText>
          </w:r>
        </w:del>
        <w:r>
          <w:rPr>
            <w:rFonts w:ascii="Cambria" w:hAnsi="Cambria"/>
            <w:sz w:val="28"/>
            <w:szCs w:val="28"/>
          </w:rPr>
          <w:t xml:space="preserve"> but even that didn’t cheer her up. Refusing to cry again, Savannah fumbled in her bedside drawer for </w:t>
        </w:r>
        <w:del w:id="21035" w:author="Claire S" w:date="2026-06-05T09:47:00Z" w16du:dateUtc="2026-06-05T08:47:00Z">
          <w:r w:rsidDel="00320591">
            <w:rPr>
              <w:rFonts w:ascii="Cambria" w:hAnsi="Cambria"/>
              <w:sz w:val="28"/>
              <w:szCs w:val="28"/>
            </w:rPr>
            <w:delText xml:space="preserve">another </w:delText>
          </w:r>
          <w:commentRangeStart w:id="21036"/>
          <w:r w:rsidDel="00320591">
            <w:rPr>
              <w:rFonts w:ascii="Cambria" w:hAnsi="Cambria"/>
              <w:sz w:val="28"/>
              <w:szCs w:val="28"/>
            </w:rPr>
            <w:delText xml:space="preserve">happy pill </w:delText>
          </w:r>
          <w:commentRangeEnd w:id="21036"/>
          <w:r w:rsidDel="00320591">
            <w:rPr>
              <w:rStyle w:val="CommentReference"/>
              <w:rFonts w:ascii="Cambria" w:hAnsi="Cambria"/>
              <w:sz w:val="28"/>
              <w:szCs w:val="28"/>
            </w:rPr>
            <w:commentReference w:id="21036"/>
          </w:r>
          <w:r w:rsidDel="00320591">
            <w:rPr>
              <w:rFonts w:ascii="Cambria" w:hAnsi="Cambria"/>
              <w:sz w:val="28"/>
              <w:szCs w:val="28"/>
            </w:rPr>
            <w:delText xml:space="preserve">from (one of) her dear doctor(s), and drank the coffee Maria had bought her, along with all today’s newspapers.  </w:delText>
          </w:r>
        </w:del>
      </w:moveTo>
      <w:ins w:id="21037" w:author="Claire S" w:date="2026-06-05T09:47:00Z" w16du:dateUtc="2026-06-05T08:47:00Z">
        <w:r w:rsidR="00320591">
          <w:rPr>
            <w:rFonts w:ascii="Cambria" w:hAnsi="Cambria"/>
            <w:sz w:val="28"/>
            <w:szCs w:val="28"/>
          </w:rPr>
          <w:t xml:space="preserve">something to take the edge off, and </w:t>
        </w:r>
      </w:ins>
      <w:ins w:id="21038" w:author="Claire S" w:date="2026-06-05T09:52:00Z" w16du:dateUtc="2026-06-05T08:52:00Z">
        <w:r w:rsidR="00E55DFC">
          <w:rPr>
            <w:rFonts w:ascii="Cambria" w:hAnsi="Cambria"/>
            <w:sz w:val="28"/>
            <w:szCs w:val="28"/>
          </w:rPr>
          <w:t xml:space="preserve">searched up </w:t>
        </w:r>
      </w:ins>
      <w:ins w:id="21039" w:author="Claire S" w:date="2026-06-05T09:47:00Z" w16du:dateUtc="2026-06-05T08:47:00Z">
        <w:r w:rsidR="00320591">
          <w:rPr>
            <w:rFonts w:ascii="Cambria" w:hAnsi="Cambria"/>
            <w:sz w:val="28"/>
            <w:szCs w:val="28"/>
          </w:rPr>
          <w:t>Dex</w:t>
        </w:r>
      </w:ins>
      <w:ins w:id="21040" w:author="Claire S" w:date="2026-06-05T09:52:00Z" w16du:dateUtc="2026-06-05T08:52:00Z">
        <w:r w:rsidR="00E55DFC">
          <w:rPr>
            <w:rFonts w:ascii="Cambria" w:hAnsi="Cambria"/>
            <w:sz w:val="28"/>
            <w:szCs w:val="28"/>
          </w:rPr>
          <w:t xml:space="preserve"> online</w:t>
        </w:r>
      </w:ins>
      <w:ins w:id="21041" w:author="Claire S" w:date="2026-06-05T09:47:00Z" w16du:dateUtc="2026-06-05T08:47:00Z">
        <w:r w:rsidR="00320591">
          <w:rPr>
            <w:rFonts w:ascii="Cambria" w:hAnsi="Cambria"/>
            <w:sz w:val="28"/>
            <w:szCs w:val="28"/>
          </w:rPr>
          <w:t>.</w:t>
        </w:r>
      </w:ins>
    </w:p>
    <w:p w14:paraId="4EC80972" w14:textId="76459853" w:rsidR="005F4419" w:rsidRPr="00381540" w:rsidDel="00320591" w:rsidRDefault="005F4419" w:rsidP="005F4419">
      <w:pPr>
        <w:spacing w:line="360" w:lineRule="auto"/>
        <w:ind w:firstLine="720"/>
        <w:contextualSpacing/>
        <w:rPr>
          <w:del w:id="21042" w:author="Claire S" w:date="2026-06-05T09:47:00Z" w16du:dateUtc="2026-06-05T08:47:00Z"/>
          <w:moveTo w:id="21043" w:author="Claire S" w:date="2026-06-04T18:29:00Z" w16du:dateUtc="2026-06-04T17:29:00Z"/>
          <w:rFonts w:ascii="Cambria" w:hAnsi="Cambria"/>
          <w:sz w:val="28"/>
          <w:szCs w:val="28"/>
        </w:rPr>
      </w:pPr>
      <w:moveTo w:id="21044" w:author="Claire S" w:date="2026-06-04T18:29:00Z" w16du:dateUtc="2026-06-04T17:29:00Z">
        <w:del w:id="21045" w:author="Claire S" w:date="2026-06-05T09:47:00Z" w16du:dateUtc="2026-06-05T08:47:00Z">
          <w:r w:rsidRPr="00381540" w:rsidDel="00320591">
            <w:rPr>
              <w:rFonts w:ascii="Cambria" w:hAnsi="Cambria"/>
              <w:sz w:val="28"/>
              <w:szCs w:val="28"/>
              <w:rPrChange w:id="21046" w:author="Daisy Watt" w:date="2026-06-23T16:20:00Z" w16du:dateUtc="2026-06-23T14:20:00Z">
                <w:rPr>
                  <w:rFonts w:ascii="Cambria" w:hAnsi="Cambria"/>
                  <w:i/>
                  <w:iCs/>
                  <w:sz w:val="28"/>
                  <w:szCs w:val="28"/>
                </w:rPr>
              </w:rPrChange>
            </w:rPr>
            <w:delText xml:space="preserve">The Telegraph </w:delText>
          </w:r>
          <w:r w:rsidRPr="00381540" w:rsidDel="00320591">
            <w:rPr>
              <w:rFonts w:ascii="Cambria" w:hAnsi="Cambria"/>
              <w:sz w:val="28"/>
              <w:szCs w:val="28"/>
            </w:rPr>
            <w:delText xml:space="preserve">had another piece about publishing scandal - with only an oblique mention of her and Jackson Rayne, thank Christ; the editor was of Miles’s old school-tie chums.  </w:delText>
          </w:r>
          <w:r w:rsidRPr="00381540" w:rsidDel="00320591">
            <w:rPr>
              <w:rFonts w:ascii="Cambria" w:hAnsi="Cambria"/>
              <w:sz w:val="28"/>
              <w:szCs w:val="28"/>
              <w:rPrChange w:id="21047" w:author="Daisy Watt" w:date="2026-06-23T16:20:00Z" w16du:dateUtc="2026-06-23T14:20:00Z">
                <w:rPr>
                  <w:rFonts w:ascii="Cambria" w:hAnsi="Cambria"/>
                  <w:i/>
                  <w:iCs/>
                  <w:sz w:val="28"/>
                  <w:szCs w:val="28"/>
                </w:rPr>
              </w:rPrChange>
            </w:rPr>
            <w:delText>The Times</w:delText>
          </w:r>
          <w:r w:rsidRPr="00381540" w:rsidDel="00320591">
            <w:rPr>
              <w:rFonts w:ascii="Cambria" w:hAnsi="Cambria"/>
              <w:sz w:val="28"/>
              <w:szCs w:val="28"/>
            </w:rPr>
            <w:delText xml:space="preserve"> barely mentioned it, probably because the Murdoch empire didn’t want to give Langley and Co any free publicity, good or bad. </w:delText>
          </w:r>
        </w:del>
      </w:moveTo>
    </w:p>
    <w:p w14:paraId="6B1F499B" w14:textId="65165C67" w:rsidR="005F4419" w:rsidRDefault="005F4419" w:rsidP="005F4419">
      <w:pPr>
        <w:spacing w:line="360" w:lineRule="auto"/>
        <w:ind w:firstLine="720"/>
        <w:contextualSpacing/>
        <w:rPr>
          <w:moveTo w:id="21048" w:author="Claire S" w:date="2026-06-04T18:29:00Z" w16du:dateUtc="2026-06-04T17:29:00Z"/>
          <w:rFonts w:ascii="Cambria" w:hAnsi="Cambria"/>
          <w:sz w:val="28"/>
          <w:szCs w:val="28"/>
        </w:rPr>
      </w:pPr>
      <w:moveTo w:id="21049" w:author="Claire S" w:date="2026-06-04T18:29:00Z" w16du:dateUtc="2026-06-04T17:29:00Z">
        <w:del w:id="21050" w:author="Claire S" w:date="2026-06-05T09:47:00Z" w16du:dateUtc="2026-06-05T08:47:00Z">
          <w:r w:rsidRPr="00381540" w:rsidDel="00320591">
            <w:rPr>
              <w:rFonts w:ascii="Cambria" w:hAnsi="Cambria"/>
              <w:sz w:val="28"/>
              <w:szCs w:val="28"/>
            </w:rPr>
            <w:delText xml:space="preserve">But </w:delText>
          </w:r>
        </w:del>
        <w:r w:rsidRPr="00381540">
          <w:rPr>
            <w:rFonts w:ascii="Cambria" w:hAnsi="Cambria"/>
            <w:sz w:val="28"/>
            <w:szCs w:val="28"/>
            <w:rPrChange w:id="21051" w:author="Daisy Watt" w:date="2026-06-23T16:20:00Z" w16du:dateUtc="2026-06-23T14:20:00Z">
              <w:rPr>
                <w:rFonts w:ascii="Cambria" w:hAnsi="Cambria"/>
                <w:i/>
                <w:iCs/>
                <w:sz w:val="28"/>
                <w:szCs w:val="28"/>
              </w:rPr>
            </w:rPrChange>
          </w:rPr>
          <w:t>The</w:t>
        </w:r>
        <w:r w:rsidRPr="00B96690">
          <w:rPr>
            <w:rFonts w:ascii="Cambria" w:hAnsi="Cambria"/>
            <w:i/>
            <w:iCs/>
            <w:sz w:val="28"/>
            <w:szCs w:val="28"/>
          </w:rPr>
          <w:t xml:space="preserve"> Mail</w:t>
        </w:r>
        <w:r>
          <w:rPr>
            <w:rFonts w:ascii="Cambria" w:hAnsi="Cambria"/>
            <w:sz w:val="28"/>
            <w:szCs w:val="28"/>
          </w:rPr>
          <w:t xml:space="preserve"> had a tribute </w:t>
        </w:r>
        <w:del w:id="21052" w:author="Claire S" w:date="2026-06-05T09:52:00Z" w16du:dateUtc="2026-06-05T08:52:00Z">
          <w:r w:rsidDel="00E55DFC">
            <w:rPr>
              <w:rFonts w:ascii="Cambria" w:hAnsi="Cambria"/>
              <w:sz w:val="28"/>
              <w:szCs w:val="28"/>
            </w:rPr>
            <w:delText xml:space="preserve">to Dex </w:delText>
          </w:r>
        </w:del>
        <w:r>
          <w:rPr>
            <w:rFonts w:ascii="Cambria" w:hAnsi="Cambria"/>
            <w:sz w:val="28"/>
            <w:szCs w:val="28"/>
          </w:rPr>
          <w:t xml:space="preserve">by an awful romcom writer whose </w:t>
        </w:r>
        <w:del w:id="21053" w:author="Claire S" w:date="2026-07-31T11:57:00Z" w16du:dateUtc="2026-07-31T10:57:00Z">
          <w:r w:rsidDel="00A4347D">
            <w:rPr>
              <w:rFonts w:ascii="Cambria" w:hAnsi="Cambria"/>
              <w:sz w:val="28"/>
              <w:szCs w:val="28"/>
            </w:rPr>
            <w:delText>value</w:delText>
          </w:r>
        </w:del>
      </w:moveTo>
      <w:ins w:id="21054" w:author="Claire S" w:date="2026-07-31T11:57:00Z" w16du:dateUtc="2026-07-31T10:57:00Z">
        <w:r w:rsidR="00A4347D">
          <w:rPr>
            <w:rFonts w:ascii="Cambria" w:hAnsi="Cambria"/>
            <w:sz w:val="28"/>
            <w:szCs w:val="28"/>
          </w:rPr>
          <w:t>politic</w:t>
        </w:r>
      </w:ins>
      <w:moveTo w:id="21055" w:author="Claire S" w:date="2026-06-04T18:29:00Z" w16du:dateUtc="2026-06-04T17:29:00Z">
        <w:r>
          <w:rPr>
            <w:rFonts w:ascii="Cambria" w:hAnsi="Cambria"/>
            <w:sz w:val="28"/>
            <w:szCs w:val="28"/>
          </w:rPr>
          <w:t>s</w:t>
        </w:r>
      </w:moveTo>
      <w:ins w:id="21056" w:author="Claire S" w:date="2026-07-31T11:57:00Z" w16du:dateUtc="2026-07-31T10:57:00Z">
        <w:r w:rsidR="00A4347D">
          <w:rPr>
            <w:rFonts w:ascii="Cambria" w:hAnsi="Cambria"/>
            <w:sz w:val="28"/>
            <w:szCs w:val="28"/>
          </w:rPr>
          <w:t xml:space="preserve"> and values</w:t>
        </w:r>
      </w:ins>
      <w:moveTo w:id="21057" w:author="Claire S" w:date="2026-06-04T18:29:00Z" w16du:dateUtc="2026-06-04T17:29:00Z">
        <w:r>
          <w:rPr>
            <w:rFonts w:ascii="Cambria" w:hAnsi="Cambria"/>
            <w:sz w:val="28"/>
            <w:szCs w:val="28"/>
          </w:rPr>
          <w:t xml:space="preserve"> he’d secretly despised</w:t>
        </w:r>
        <w:del w:id="21058" w:author="Daisy Watt" w:date="2026-06-23T16:20:00Z" w16du:dateUtc="2026-06-23T14:20:00Z">
          <w:r w:rsidDel="000A32EE">
            <w:rPr>
              <w:rFonts w:ascii="Cambria" w:hAnsi="Cambria"/>
              <w:sz w:val="28"/>
              <w:szCs w:val="28"/>
            </w:rPr>
            <w:delText>;</w:delText>
          </w:r>
        </w:del>
      </w:moveTo>
      <w:ins w:id="21059" w:author="Daisy Watt" w:date="2026-06-23T16:20:00Z" w16du:dateUtc="2026-06-23T14:20:00Z">
        <w:r w:rsidR="000A32EE">
          <w:rPr>
            <w:rFonts w:ascii="Cambria" w:hAnsi="Cambria"/>
            <w:sz w:val="28"/>
            <w:szCs w:val="28"/>
          </w:rPr>
          <w:t xml:space="preserve"> –</w:t>
        </w:r>
      </w:ins>
      <w:moveTo w:id="21060" w:author="Claire S" w:date="2026-06-04T18:29:00Z" w16du:dateUtc="2026-06-04T17:29:00Z">
        <w:r>
          <w:rPr>
            <w:rFonts w:ascii="Cambria" w:hAnsi="Cambria"/>
            <w:sz w:val="28"/>
            <w:szCs w:val="28"/>
          </w:rPr>
          <w:t xml:space="preserve"> the silly cow insinuating they’d had to fight to contain their attraction to each other. </w:t>
        </w:r>
        <w:r w:rsidRPr="00302451">
          <w:rPr>
            <w:rFonts w:ascii="Cambria" w:hAnsi="Cambria"/>
            <w:i/>
            <w:iCs/>
            <w:sz w:val="28"/>
            <w:szCs w:val="28"/>
            <w:rPrChange w:id="21061" w:author="Daisy Watt" w:date="2026-06-23T16:20:00Z" w16du:dateUtc="2026-06-23T14:20:00Z">
              <w:rPr>
                <w:rFonts w:ascii="Cambria" w:hAnsi="Cambria"/>
                <w:sz w:val="28"/>
                <w:szCs w:val="28"/>
              </w:rPr>
            </w:rPrChange>
          </w:rPr>
          <w:t xml:space="preserve">Ha! </w:t>
        </w:r>
        <w:r>
          <w:rPr>
            <w:rFonts w:ascii="Cambria" w:hAnsi="Cambria"/>
            <w:sz w:val="28"/>
            <w:szCs w:val="28"/>
          </w:rPr>
          <w:t>If only the old bat knew the truth.  And yet, it was one of the many things Savannah had loved about Dex, the way he was so kind and welcoming to nearly all; he’d never sneer at any of his authors behind their backs.</w:t>
        </w:r>
      </w:moveTo>
    </w:p>
    <w:p w14:paraId="2A57AE6E" w14:textId="540BDF70" w:rsidR="005F4419" w:rsidDel="00320591" w:rsidRDefault="005F4419" w:rsidP="005F4419">
      <w:pPr>
        <w:spacing w:line="360" w:lineRule="auto"/>
        <w:ind w:firstLine="720"/>
        <w:contextualSpacing/>
        <w:rPr>
          <w:del w:id="21062" w:author="Claire S" w:date="2026-06-05T09:48:00Z" w16du:dateUtc="2026-06-05T08:48:00Z"/>
          <w:moveTo w:id="21063" w:author="Claire S" w:date="2026-06-04T18:29:00Z" w16du:dateUtc="2026-06-04T17:29:00Z"/>
          <w:rFonts w:ascii="Cambria" w:hAnsi="Cambria"/>
          <w:sz w:val="28"/>
          <w:szCs w:val="28"/>
        </w:rPr>
      </w:pPr>
      <w:moveTo w:id="21064" w:author="Claire S" w:date="2026-06-04T18:29:00Z" w16du:dateUtc="2026-06-04T17:29:00Z">
        <w:del w:id="21065" w:author="Claire S" w:date="2026-06-05T09:48:00Z" w16du:dateUtc="2026-06-05T08:48:00Z">
          <w:r w:rsidDel="00320591">
            <w:rPr>
              <w:rFonts w:ascii="Cambria" w:hAnsi="Cambria"/>
              <w:sz w:val="28"/>
              <w:szCs w:val="28"/>
            </w:rPr>
            <w:delText>Trawling all the papers again, she couldn’t find anything about Dex’s poor little assistant Violet - yet Ruth had messaged last night to confirm the girl had jumped off Beachy Head.  So she couldn’t have been trapped in the cellar or passageway at all, which made Savannah doubt her own sanity a little.</w:delText>
          </w:r>
        </w:del>
      </w:moveTo>
    </w:p>
    <w:p w14:paraId="00CB73D4" w14:textId="536EE32E" w:rsidR="005F4419" w:rsidRDefault="005F4419" w:rsidP="005F4419">
      <w:pPr>
        <w:spacing w:line="360" w:lineRule="auto"/>
        <w:ind w:firstLine="720"/>
        <w:contextualSpacing/>
        <w:rPr>
          <w:moveTo w:id="21066" w:author="Claire S" w:date="2026-06-04T18:29:00Z" w16du:dateUtc="2026-06-04T17:29:00Z"/>
          <w:rFonts w:ascii="Cambria" w:hAnsi="Cambria"/>
          <w:sz w:val="28"/>
          <w:szCs w:val="28"/>
        </w:rPr>
      </w:pPr>
      <w:moveTo w:id="21067" w:author="Claire S" w:date="2026-06-04T18:29:00Z" w16du:dateUtc="2026-06-04T17:29:00Z">
        <w:r>
          <w:rPr>
            <w:rFonts w:ascii="Cambria" w:hAnsi="Cambria"/>
            <w:sz w:val="28"/>
            <w:szCs w:val="28"/>
          </w:rPr>
          <w:t>To</w:t>
        </w:r>
        <w:del w:id="21068" w:author="Claire S" w:date="2026-06-05T09:48:00Z" w16du:dateUtc="2026-06-05T08:48:00Z">
          <w:r w:rsidDel="00320591">
            <w:rPr>
              <w:rFonts w:ascii="Cambria" w:hAnsi="Cambria"/>
              <w:sz w:val="28"/>
              <w:szCs w:val="28"/>
            </w:rPr>
            <w:delText>day</w:delText>
          </w:r>
        </w:del>
      </w:moveTo>
      <w:ins w:id="21069" w:author="Claire S" w:date="2026-06-05T09:48:00Z" w16du:dateUtc="2026-06-05T08:48:00Z">
        <w:r w:rsidR="00320591">
          <w:rPr>
            <w:rFonts w:ascii="Cambria" w:hAnsi="Cambria"/>
            <w:sz w:val="28"/>
            <w:szCs w:val="28"/>
          </w:rPr>
          <w:t>morrow</w:t>
        </w:r>
      </w:ins>
      <w:ins w:id="21070" w:author="Claire S" w:date="2026-06-05T09:52:00Z" w16du:dateUtc="2026-06-05T08:52:00Z">
        <w:r w:rsidR="00E55DFC">
          <w:rPr>
            <w:rFonts w:ascii="Cambria" w:hAnsi="Cambria"/>
            <w:sz w:val="28"/>
            <w:szCs w:val="28"/>
          </w:rPr>
          <w:t xml:space="preserve"> – or t</w:t>
        </w:r>
      </w:ins>
      <w:ins w:id="21071" w:author="Claire S" w:date="2026-06-05T09:53:00Z" w16du:dateUtc="2026-06-05T08:53:00Z">
        <w:r w:rsidR="00E55DFC">
          <w:rPr>
            <w:rFonts w:ascii="Cambria" w:hAnsi="Cambria"/>
            <w:sz w:val="28"/>
            <w:szCs w:val="28"/>
          </w:rPr>
          <w:t>oday</w:t>
        </w:r>
      </w:ins>
      <w:ins w:id="21072" w:author="Daisy Watt" w:date="2026-06-23T16:21:00Z" w16du:dateUtc="2026-06-23T14:21:00Z">
        <w:r w:rsidR="00023AC3">
          <w:rPr>
            <w:rFonts w:ascii="Cambria" w:hAnsi="Cambria"/>
            <w:sz w:val="28"/>
            <w:szCs w:val="28"/>
          </w:rPr>
          <w:t>,</w:t>
        </w:r>
      </w:ins>
      <w:ins w:id="21073" w:author="Claire S" w:date="2026-06-05T09:53:00Z" w16du:dateUtc="2026-06-05T08:53:00Z">
        <w:r w:rsidR="00E55DFC">
          <w:rPr>
            <w:rFonts w:ascii="Cambria" w:hAnsi="Cambria"/>
            <w:sz w:val="28"/>
            <w:szCs w:val="28"/>
          </w:rPr>
          <w:t xml:space="preserve"> even </w:t>
        </w:r>
        <w:del w:id="21074" w:author="Daisy Watt" w:date="2026-06-23T16:21:00Z" w16du:dateUtc="2026-06-23T14:21:00Z">
          <w:r w:rsidR="00E55DFC" w:rsidDel="00023AC3">
            <w:rPr>
              <w:rFonts w:ascii="Cambria" w:hAnsi="Cambria"/>
              <w:sz w:val="28"/>
              <w:szCs w:val="28"/>
            </w:rPr>
            <w:delText>-</w:delText>
          </w:r>
        </w:del>
      </w:ins>
      <w:ins w:id="21075" w:author="Daisy Watt" w:date="2026-06-23T16:21:00Z" w16du:dateUtc="2026-06-23T14:21:00Z">
        <w:r w:rsidR="00023AC3">
          <w:rPr>
            <w:rFonts w:ascii="Cambria" w:hAnsi="Cambria"/>
            <w:sz w:val="28"/>
            <w:szCs w:val="28"/>
          </w:rPr>
          <w:t>–</w:t>
        </w:r>
      </w:ins>
      <w:moveTo w:id="21076" w:author="Claire S" w:date="2026-06-04T18:29:00Z" w16du:dateUtc="2026-06-04T17:29:00Z">
        <w:del w:id="21077" w:author="Claire S" w:date="2026-06-05T09:52:00Z" w16du:dateUtc="2026-06-05T08:52:00Z">
          <w:r w:rsidDel="00E55DFC">
            <w:rPr>
              <w:rFonts w:ascii="Cambria" w:hAnsi="Cambria"/>
              <w:sz w:val="28"/>
              <w:szCs w:val="28"/>
            </w:rPr>
            <w:delText>,</w:delText>
          </w:r>
        </w:del>
        <w:r>
          <w:rPr>
            <w:rFonts w:ascii="Cambria" w:hAnsi="Cambria"/>
            <w:sz w:val="28"/>
            <w:szCs w:val="28"/>
          </w:rPr>
          <w:t xml:space="preserve"> Langley &amp; Co</w:t>
        </w:r>
      </w:moveTo>
      <w:ins w:id="21078" w:author="Daisy Watt" w:date="2026-06-23T16:21:00Z" w16du:dateUtc="2026-06-23T14:21:00Z">
        <w:r w:rsidR="00023AC3">
          <w:rPr>
            <w:rFonts w:ascii="Cambria" w:hAnsi="Cambria"/>
            <w:sz w:val="28"/>
            <w:szCs w:val="28"/>
          </w:rPr>
          <w:t>.</w:t>
        </w:r>
      </w:ins>
      <w:moveTo w:id="21079" w:author="Claire S" w:date="2026-06-04T18:29:00Z" w16du:dateUtc="2026-06-04T17:29:00Z">
        <w:r>
          <w:rPr>
            <w:rFonts w:ascii="Cambria" w:hAnsi="Cambria"/>
            <w:sz w:val="28"/>
            <w:szCs w:val="28"/>
          </w:rPr>
          <w:t xml:space="preserve"> would put out a statement about Violet</w:t>
        </w:r>
        <w:del w:id="21080" w:author="Claire S" w:date="2026-06-05T09:53:00Z" w16du:dateUtc="2026-06-05T08:53:00Z">
          <w:r w:rsidDel="00E55DFC">
            <w:rPr>
              <w:rFonts w:ascii="Cambria" w:hAnsi="Cambria"/>
              <w:sz w:val="28"/>
              <w:szCs w:val="28"/>
            </w:rPr>
            <w:delText xml:space="preserve">, </w:delText>
          </w:r>
        </w:del>
      </w:moveTo>
      <w:ins w:id="21081" w:author="Claire S" w:date="2026-06-05T10:34:00Z" w16du:dateUtc="2026-06-05T09:34:00Z">
        <w:r w:rsidR="00642866">
          <w:rPr>
            <w:rFonts w:ascii="Cambria" w:hAnsi="Cambria"/>
            <w:sz w:val="28"/>
            <w:szCs w:val="28"/>
          </w:rPr>
          <w:t>. O</w:t>
        </w:r>
      </w:ins>
      <w:moveTo w:id="21082" w:author="Claire S" w:date="2026-06-04T18:29:00Z" w16du:dateUtc="2026-06-04T17:29:00Z">
        <w:del w:id="21083" w:author="Claire S" w:date="2026-06-05T09:53:00Z" w16du:dateUtc="2026-06-05T08:53:00Z">
          <w:r w:rsidDel="00E55DFC">
            <w:rPr>
              <w:rFonts w:ascii="Cambria" w:hAnsi="Cambria"/>
              <w:sz w:val="28"/>
              <w:szCs w:val="28"/>
            </w:rPr>
            <w:delText>and</w:delText>
          </w:r>
        </w:del>
        <w:del w:id="21084" w:author="Claire S" w:date="2026-06-05T10:34:00Z" w16du:dateUtc="2026-06-05T09:34:00Z">
          <w:r w:rsidDel="00642866">
            <w:rPr>
              <w:rFonts w:ascii="Cambria" w:hAnsi="Cambria"/>
              <w:sz w:val="28"/>
              <w:szCs w:val="28"/>
            </w:rPr>
            <w:delText xml:space="preserve"> o</w:delText>
          </w:r>
        </w:del>
        <w:r>
          <w:rPr>
            <w:rFonts w:ascii="Cambria" w:hAnsi="Cambria"/>
            <w:sz w:val="28"/>
            <w:szCs w:val="28"/>
          </w:rPr>
          <w:t>f course</w:t>
        </w:r>
      </w:moveTo>
      <w:ins w:id="21085" w:author="Claire S" w:date="2026-06-05T10:34:00Z" w16du:dateUtc="2026-06-05T09:34:00Z">
        <w:r w:rsidR="00642866">
          <w:rPr>
            <w:rFonts w:ascii="Cambria" w:hAnsi="Cambria"/>
            <w:sz w:val="28"/>
            <w:szCs w:val="28"/>
          </w:rPr>
          <w:t>,</w:t>
        </w:r>
      </w:ins>
      <w:moveTo w:id="21086" w:author="Claire S" w:date="2026-06-04T18:29:00Z" w16du:dateUtc="2026-06-04T17:29:00Z">
        <w:r>
          <w:rPr>
            <w:rFonts w:ascii="Cambria" w:hAnsi="Cambria"/>
            <w:sz w:val="28"/>
            <w:szCs w:val="28"/>
          </w:rPr>
          <w:t xml:space="preserve"> it was terribly tragic </w:t>
        </w:r>
        <w:del w:id="21087" w:author="Daisy Watt" w:date="2026-06-23T16:21:00Z" w16du:dateUtc="2026-06-23T14:21:00Z">
          <w:r w:rsidDel="00C07334">
            <w:rPr>
              <w:rFonts w:ascii="Cambria" w:hAnsi="Cambria"/>
              <w:sz w:val="28"/>
              <w:szCs w:val="28"/>
            </w:rPr>
            <w:delText>-</w:delText>
          </w:r>
        </w:del>
      </w:moveTo>
      <w:ins w:id="21088" w:author="Daisy Watt" w:date="2026-06-23T16:21:00Z" w16du:dateUtc="2026-06-23T14:21:00Z">
        <w:r w:rsidR="00C07334">
          <w:rPr>
            <w:rFonts w:ascii="Cambria" w:hAnsi="Cambria"/>
            <w:sz w:val="28"/>
            <w:szCs w:val="28"/>
          </w:rPr>
          <w:t>–</w:t>
        </w:r>
      </w:ins>
      <w:moveTo w:id="21089" w:author="Claire S" w:date="2026-06-04T18:29:00Z" w16du:dateUtc="2026-06-04T17:29:00Z">
        <w:r>
          <w:rPr>
            <w:rFonts w:ascii="Cambria" w:hAnsi="Cambria"/>
            <w:sz w:val="28"/>
            <w:szCs w:val="28"/>
          </w:rPr>
          <w:t xml:space="preserve"> but Savannah couldn’t help thinking it was also kind of pathetic. The poor little thing had obviously had it bad for Dex, just like Savannah had seen on Saturday. But honestly, why take your own life when you were so young?  </w:t>
        </w:r>
      </w:moveTo>
    </w:p>
    <w:p w14:paraId="18273288" w14:textId="3E9A8966" w:rsidR="005F4419" w:rsidRDefault="005F4419" w:rsidP="005F4419">
      <w:pPr>
        <w:spacing w:line="360" w:lineRule="auto"/>
        <w:ind w:firstLine="720"/>
        <w:contextualSpacing/>
        <w:rPr>
          <w:moveTo w:id="21090" w:author="Claire S" w:date="2026-06-04T18:29:00Z" w16du:dateUtc="2026-06-04T17:29:00Z"/>
          <w:rFonts w:ascii="Cambria" w:hAnsi="Cambria"/>
          <w:sz w:val="28"/>
          <w:szCs w:val="28"/>
        </w:rPr>
      </w:pPr>
      <w:moveTo w:id="21091" w:author="Claire S" w:date="2026-06-04T18:29:00Z" w16du:dateUtc="2026-06-04T17:29:00Z">
        <w:del w:id="21092" w:author="Claire S" w:date="2026-06-05T09:53:00Z" w16du:dateUtc="2026-06-05T08:53:00Z">
          <w:r w:rsidDel="00E55DFC">
            <w:rPr>
              <w:rFonts w:ascii="Cambria" w:hAnsi="Cambria"/>
              <w:sz w:val="28"/>
              <w:szCs w:val="28"/>
            </w:rPr>
            <w:delText>Savannah didn’t get it:</w:delText>
          </w:r>
        </w:del>
      </w:moveTo>
      <w:ins w:id="21093" w:author="Claire S" w:date="2026-06-05T14:39:00Z" w16du:dateUtc="2026-06-05T13:39:00Z">
        <w:r w:rsidR="00905B0F">
          <w:rPr>
            <w:rFonts w:ascii="Cambria" w:hAnsi="Cambria"/>
            <w:sz w:val="28"/>
            <w:szCs w:val="28"/>
          </w:rPr>
          <w:t>F</w:t>
        </w:r>
      </w:ins>
      <w:moveTo w:id="21094" w:author="Claire S" w:date="2026-06-04T18:29:00Z" w16du:dateUtc="2026-06-04T17:29:00Z">
        <w:del w:id="21095" w:author="Claire S" w:date="2026-06-05T09:53:00Z" w16du:dateUtc="2026-06-05T08:53:00Z">
          <w:r w:rsidDel="00E55DFC">
            <w:rPr>
              <w:rFonts w:ascii="Cambria" w:hAnsi="Cambria"/>
              <w:sz w:val="28"/>
              <w:szCs w:val="28"/>
            </w:rPr>
            <w:delText xml:space="preserve"> s</w:delText>
          </w:r>
        </w:del>
        <w:del w:id="21096" w:author="Claire S" w:date="2026-06-05T14:39:00Z" w16du:dateUtc="2026-06-05T13:39:00Z">
          <w:r w:rsidDel="00905B0F">
            <w:rPr>
              <w:rFonts w:ascii="Cambria" w:hAnsi="Cambria"/>
              <w:sz w:val="28"/>
              <w:szCs w:val="28"/>
            </w:rPr>
            <w:delText>uicide was far too much effort along with possible pain - and f</w:delText>
          </w:r>
        </w:del>
        <w:r>
          <w:rPr>
            <w:rFonts w:ascii="Cambria" w:hAnsi="Cambria"/>
            <w:sz w:val="28"/>
            <w:szCs w:val="28"/>
          </w:rPr>
          <w:t xml:space="preserve">rankly, </w:t>
        </w:r>
        <w:del w:id="21097" w:author="Claire S" w:date="2026-06-05T09:53:00Z" w16du:dateUtc="2026-06-05T08:53:00Z">
          <w:r w:rsidDel="00E55DFC">
            <w:rPr>
              <w:rFonts w:ascii="Cambria" w:hAnsi="Cambria"/>
              <w:sz w:val="28"/>
              <w:szCs w:val="28"/>
            </w:rPr>
            <w:delText>she</w:delText>
          </w:r>
        </w:del>
      </w:moveTo>
      <w:ins w:id="21098" w:author="Claire S" w:date="2026-06-05T09:53:00Z" w16du:dateUtc="2026-06-05T08:53:00Z">
        <w:r w:rsidR="00E55DFC">
          <w:rPr>
            <w:rFonts w:ascii="Cambria" w:hAnsi="Cambria"/>
            <w:sz w:val="28"/>
            <w:szCs w:val="28"/>
          </w:rPr>
          <w:t>Savannah</w:t>
        </w:r>
      </w:ins>
      <w:moveTo w:id="21099" w:author="Claire S" w:date="2026-06-04T18:29:00Z" w16du:dateUtc="2026-06-04T17:29:00Z">
        <w:r>
          <w:rPr>
            <w:rFonts w:ascii="Cambria" w:hAnsi="Cambria"/>
            <w:sz w:val="28"/>
            <w:szCs w:val="28"/>
          </w:rPr>
          <w:t xml:space="preserve"> liked life too much. Sure, she’d</w:t>
        </w:r>
      </w:moveTo>
      <w:ins w:id="21100" w:author="Claire S" w:date="2026-06-05T09:53:00Z" w16du:dateUtc="2026-06-05T08:53:00Z">
        <w:r w:rsidR="00E55DFC">
          <w:rPr>
            <w:rFonts w:ascii="Cambria" w:hAnsi="Cambria"/>
            <w:sz w:val="28"/>
            <w:szCs w:val="28"/>
          </w:rPr>
          <w:t xml:space="preserve"> </w:t>
        </w:r>
      </w:ins>
      <w:moveTo w:id="21101" w:author="Claire S" w:date="2026-06-04T18:29:00Z" w16du:dateUtc="2026-06-04T17:29:00Z">
        <w:del w:id="21102" w:author="Claire S" w:date="2026-06-05T09:53:00Z" w16du:dateUtc="2026-06-05T08:53:00Z">
          <w:r w:rsidDel="00E55DFC">
            <w:rPr>
              <w:rFonts w:ascii="Cambria" w:hAnsi="Cambria"/>
              <w:sz w:val="28"/>
              <w:szCs w:val="28"/>
            </w:rPr>
            <w:delText xml:space="preserve"> had a little </w:delText>
          </w:r>
        </w:del>
        <w:r>
          <w:rPr>
            <w:rFonts w:ascii="Cambria" w:hAnsi="Cambria"/>
            <w:sz w:val="28"/>
            <w:szCs w:val="28"/>
          </w:rPr>
          <w:t>dabble</w:t>
        </w:r>
      </w:moveTo>
      <w:ins w:id="21103" w:author="Claire S" w:date="2026-06-05T09:53:00Z" w16du:dateUtc="2026-06-05T08:53:00Z">
        <w:r w:rsidR="00E55DFC">
          <w:rPr>
            <w:rFonts w:ascii="Cambria" w:hAnsi="Cambria"/>
            <w:sz w:val="28"/>
            <w:szCs w:val="28"/>
          </w:rPr>
          <w:t>d</w:t>
        </w:r>
      </w:ins>
      <w:ins w:id="21104" w:author="Claire S" w:date="2026-06-05T14:39:00Z" w16du:dateUtc="2026-06-05T13:39:00Z">
        <w:r w:rsidR="00905B0F">
          <w:rPr>
            <w:rFonts w:ascii="Cambria" w:hAnsi="Cambria"/>
            <w:sz w:val="28"/>
            <w:szCs w:val="28"/>
          </w:rPr>
          <w:t xml:space="preserve"> with </w:t>
        </w:r>
        <w:del w:id="21105" w:author="Daisy Watt" w:date="2026-06-23T16:21:00Z" w16du:dateUtc="2026-06-23T14:21:00Z">
          <w:r w:rsidR="00905B0F" w:rsidDel="00BF42D3">
            <w:rPr>
              <w:rFonts w:ascii="Cambria" w:hAnsi="Cambria"/>
              <w:sz w:val="28"/>
              <w:szCs w:val="28"/>
            </w:rPr>
            <w:delText>an</w:delText>
          </w:r>
        </w:del>
      </w:ins>
      <w:ins w:id="21106" w:author="Daisy Watt" w:date="2026-06-23T16:21:00Z" w16du:dateUtc="2026-06-23T14:21:00Z">
        <w:r w:rsidR="00BF42D3">
          <w:rPr>
            <w:rFonts w:ascii="Cambria" w:hAnsi="Cambria"/>
            <w:sz w:val="28"/>
            <w:szCs w:val="28"/>
          </w:rPr>
          <w:t>one</w:t>
        </w:r>
      </w:ins>
      <w:ins w:id="21107" w:author="Claire S" w:date="2026-06-05T14:39:00Z" w16du:dateUtc="2026-06-05T13:39:00Z">
        <w:r w:rsidR="00905B0F">
          <w:rPr>
            <w:rFonts w:ascii="Cambria" w:hAnsi="Cambria"/>
            <w:sz w:val="28"/>
            <w:szCs w:val="28"/>
          </w:rPr>
          <w:t xml:space="preserve"> aspirin overdose</w:t>
        </w:r>
      </w:ins>
      <w:moveTo w:id="21108" w:author="Claire S" w:date="2026-06-04T18:29:00Z" w16du:dateUtc="2026-06-04T17:29:00Z">
        <w:r>
          <w:rPr>
            <w:rFonts w:ascii="Cambria" w:hAnsi="Cambria"/>
            <w:sz w:val="28"/>
            <w:szCs w:val="28"/>
          </w:rPr>
          <w:t xml:space="preserve"> at boarding</w:t>
        </w:r>
        <w:del w:id="21109" w:author="Daisy Watt" w:date="2026-06-23T16:21:00Z" w16du:dateUtc="2026-06-23T14:21:00Z">
          <w:r w:rsidDel="00BF42D3">
            <w:rPr>
              <w:rFonts w:ascii="Cambria" w:hAnsi="Cambria"/>
              <w:sz w:val="28"/>
              <w:szCs w:val="28"/>
            </w:rPr>
            <w:delText>-</w:delText>
          </w:r>
        </w:del>
      </w:moveTo>
      <w:ins w:id="21110" w:author="Daisy Watt" w:date="2026-06-23T16:21:00Z" w16du:dateUtc="2026-06-23T14:21:00Z">
        <w:r w:rsidR="00BF42D3">
          <w:rPr>
            <w:rFonts w:ascii="Cambria" w:hAnsi="Cambria"/>
            <w:sz w:val="28"/>
            <w:szCs w:val="28"/>
          </w:rPr>
          <w:t xml:space="preserve"> </w:t>
        </w:r>
      </w:ins>
      <w:moveTo w:id="21111" w:author="Claire S" w:date="2026-06-04T18:29:00Z" w16du:dateUtc="2026-06-04T17:29:00Z">
        <w:r>
          <w:rPr>
            <w:rFonts w:ascii="Cambria" w:hAnsi="Cambria"/>
            <w:sz w:val="28"/>
            <w:szCs w:val="28"/>
          </w:rPr>
          <w:t>school</w:t>
        </w:r>
      </w:moveTo>
      <w:ins w:id="21112" w:author="Claire S" w:date="2026-06-05T14:39:00Z" w16du:dateUtc="2026-06-05T13:39:00Z">
        <w:del w:id="21113" w:author="Daisy Watt" w:date="2026-06-23T16:21:00Z" w16du:dateUtc="2026-06-23T14:21:00Z">
          <w:r w:rsidR="00905B0F" w:rsidDel="00BF42D3">
            <w:rPr>
              <w:rFonts w:ascii="Cambria" w:hAnsi="Cambria"/>
              <w:sz w:val="28"/>
              <w:szCs w:val="28"/>
            </w:rPr>
            <w:delText xml:space="preserve"> once</w:delText>
          </w:r>
        </w:del>
      </w:ins>
      <w:moveTo w:id="21114" w:author="Claire S" w:date="2026-06-04T18:29:00Z" w16du:dateUtc="2026-06-04T17:29:00Z">
        <w:del w:id="21115" w:author="Daisy Watt" w:date="2026-06-23T16:21:00Z" w16du:dateUtc="2026-06-23T14:21:00Z">
          <w:r w:rsidDel="00BF42D3">
            <w:rPr>
              <w:rFonts w:ascii="Cambria" w:hAnsi="Cambria"/>
              <w:sz w:val="28"/>
              <w:szCs w:val="28"/>
            </w:rPr>
            <w:delText xml:space="preserve"> </w:delText>
          </w:r>
        </w:del>
        <w:del w:id="21116" w:author="Claire S" w:date="2026-06-05T14:39:00Z" w16du:dateUtc="2026-06-05T13:39:00Z">
          <w:r w:rsidDel="00905B0F">
            <w:rPr>
              <w:rFonts w:ascii="Cambria" w:hAnsi="Cambria"/>
              <w:sz w:val="28"/>
              <w:szCs w:val="28"/>
            </w:rPr>
            <w:delText>with an aspirin overdose</w:delText>
          </w:r>
        </w:del>
        <w:r>
          <w:rPr>
            <w:rFonts w:ascii="Cambria" w:hAnsi="Cambria"/>
            <w:sz w:val="28"/>
            <w:szCs w:val="28"/>
          </w:rPr>
          <w:t xml:space="preserve">, after her </w:t>
        </w:r>
      </w:moveTo>
      <w:ins w:id="21117" w:author="Claire S" w:date="2026-06-05T14:39:00Z" w16du:dateUtc="2026-06-05T13:39:00Z">
        <w:r w:rsidR="00905B0F">
          <w:rPr>
            <w:rFonts w:ascii="Cambria" w:hAnsi="Cambria"/>
            <w:sz w:val="28"/>
            <w:szCs w:val="28"/>
          </w:rPr>
          <w:t xml:space="preserve">first serious </w:t>
        </w:r>
      </w:ins>
      <w:moveTo w:id="21118" w:author="Claire S" w:date="2026-06-04T18:29:00Z" w16du:dateUtc="2026-06-04T17:29:00Z">
        <w:r>
          <w:rPr>
            <w:rFonts w:ascii="Cambria" w:hAnsi="Cambria"/>
            <w:sz w:val="28"/>
            <w:szCs w:val="28"/>
          </w:rPr>
          <w:t xml:space="preserve">boyfriend shagged her </w:t>
        </w:r>
        <w:del w:id="21119" w:author="Claire S" w:date="2026-06-05T14:39:00Z" w16du:dateUtc="2026-06-05T13:39:00Z">
          <w:r w:rsidDel="00905B0F">
            <w:rPr>
              <w:rFonts w:ascii="Cambria" w:hAnsi="Cambria"/>
              <w:sz w:val="28"/>
              <w:szCs w:val="28"/>
            </w:rPr>
            <w:delText>best friend</w:delText>
          </w:r>
        </w:del>
      </w:moveTo>
      <w:ins w:id="21120" w:author="Claire S" w:date="2026-06-05T14:39:00Z" w16du:dateUtc="2026-06-05T13:39:00Z">
        <w:del w:id="21121" w:author="Daisy Watt" w:date="2026-06-23T16:22:00Z" w16du:dateUtc="2026-06-23T14:22:00Z">
          <w:r w:rsidR="00905B0F" w:rsidDel="00BF42D3">
            <w:rPr>
              <w:rFonts w:ascii="Cambria" w:hAnsi="Cambria"/>
              <w:sz w:val="28"/>
              <w:szCs w:val="28"/>
            </w:rPr>
            <w:delText>arch-enemy</w:delText>
          </w:r>
        </w:del>
      </w:ins>
      <w:ins w:id="21122" w:author="Daisy Watt" w:date="2026-06-23T16:22:00Z" w16du:dateUtc="2026-06-23T14:22:00Z">
        <w:r w:rsidR="00BF42D3">
          <w:rPr>
            <w:rFonts w:ascii="Cambria" w:hAnsi="Cambria"/>
            <w:sz w:val="28"/>
            <w:szCs w:val="28"/>
          </w:rPr>
          <w:t>archenemy</w:t>
        </w:r>
      </w:ins>
      <w:moveTo w:id="21123" w:author="Claire S" w:date="2026-06-04T18:29:00Z" w16du:dateUtc="2026-06-04T17:29:00Z">
        <w:r>
          <w:rPr>
            <w:rFonts w:ascii="Cambria" w:hAnsi="Cambria"/>
            <w:sz w:val="28"/>
            <w:szCs w:val="28"/>
          </w:rPr>
          <w:t xml:space="preserve"> in the gym block, but it really hadn’t been worth the puke-inducing stomach pumping that ensued</w:t>
        </w:r>
      </w:moveTo>
      <w:ins w:id="21124" w:author="Claire S" w:date="2026-06-05T09:53:00Z" w16du:dateUtc="2026-06-05T08:53:00Z">
        <w:del w:id="21125" w:author="Daisy Watt" w:date="2026-06-23T16:22:00Z" w16du:dateUtc="2026-06-23T14:22:00Z">
          <w:r w:rsidR="00E55DFC" w:rsidDel="008B221F">
            <w:rPr>
              <w:rFonts w:ascii="Cambria" w:hAnsi="Cambria"/>
              <w:sz w:val="28"/>
              <w:szCs w:val="28"/>
            </w:rPr>
            <w:delText xml:space="preserve">, </w:delText>
          </w:r>
        </w:del>
      </w:ins>
      <w:moveTo w:id="21126" w:author="Claire S" w:date="2026-06-04T18:29:00Z" w16du:dateUtc="2026-06-04T17:29:00Z">
        <w:del w:id="21127" w:author="Claire S" w:date="2026-06-05T09:53:00Z" w16du:dateUtc="2026-06-05T08:53:00Z">
          <w:r w:rsidDel="00E55DFC">
            <w:rPr>
              <w:rFonts w:ascii="Cambria" w:hAnsi="Cambria"/>
              <w:sz w:val="28"/>
              <w:szCs w:val="28"/>
            </w:rPr>
            <w:delText xml:space="preserve"> (</w:delText>
          </w:r>
        </w:del>
        <w:del w:id="21128" w:author="Daisy Watt" w:date="2026-06-23T16:22:00Z" w16du:dateUtc="2026-06-23T14:22:00Z">
          <w:r w:rsidDel="008B221F">
            <w:rPr>
              <w:rFonts w:ascii="Cambria" w:hAnsi="Cambria"/>
              <w:sz w:val="28"/>
              <w:szCs w:val="28"/>
            </w:rPr>
            <w:delText>despite giving her a bit of kudos at school for a while</w:delText>
          </w:r>
        </w:del>
        <w:r>
          <w:rPr>
            <w:rFonts w:ascii="Cambria" w:hAnsi="Cambria"/>
            <w:sz w:val="28"/>
            <w:szCs w:val="28"/>
          </w:rPr>
          <w:t>.</w:t>
        </w:r>
        <w:del w:id="21129" w:author="Claire S" w:date="2026-06-05T09:53:00Z" w16du:dateUtc="2026-06-05T08:53:00Z">
          <w:r w:rsidDel="00E55DFC">
            <w:rPr>
              <w:rFonts w:ascii="Cambria" w:hAnsi="Cambria"/>
              <w:sz w:val="28"/>
              <w:szCs w:val="28"/>
            </w:rPr>
            <w:delText>)</w:delText>
          </w:r>
        </w:del>
      </w:moveTo>
    </w:p>
    <w:p w14:paraId="32CA4CD2" w14:textId="2CB52C77" w:rsidR="005F4419" w:rsidRDefault="005F4419" w:rsidP="005F4419">
      <w:pPr>
        <w:spacing w:line="360" w:lineRule="auto"/>
        <w:ind w:firstLine="720"/>
        <w:contextualSpacing/>
        <w:rPr>
          <w:moveTo w:id="21130" w:author="Claire S" w:date="2026-06-04T18:29:00Z" w16du:dateUtc="2026-06-04T17:29:00Z"/>
          <w:rFonts w:ascii="Cambria" w:hAnsi="Cambria"/>
          <w:sz w:val="28"/>
          <w:szCs w:val="28"/>
        </w:rPr>
      </w:pPr>
      <w:moveTo w:id="21131" w:author="Claire S" w:date="2026-06-04T18:29:00Z" w16du:dateUtc="2026-06-04T17:29:00Z">
        <w:r>
          <w:rPr>
            <w:rFonts w:ascii="Cambria" w:hAnsi="Cambria"/>
            <w:sz w:val="28"/>
            <w:szCs w:val="28"/>
          </w:rPr>
          <w:t>Anyway, poor Violet was gone, which was obviously sad</w:t>
        </w:r>
      </w:moveTo>
      <w:ins w:id="21132" w:author="Claire S" w:date="2026-06-05T09:50:00Z" w16du:dateUtc="2026-06-05T08:50:00Z">
        <w:r w:rsidR="003B4410">
          <w:rPr>
            <w:rFonts w:ascii="Cambria" w:hAnsi="Cambria"/>
            <w:sz w:val="28"/>
            <w:szCs w:val="28"/>
          </w:rPr>
          <w:t xml:space="preserve">, as was the fact </w:t>
        </w:r>
      </w:ins>
      <w:moveTo w:id="21133" w:author="Claire S" w:date="2026-06-04T18:29:00Z" w16du:dateUtc="2026-06-04T17:29:00Z">
        <w:del w:id="21134" w:author="Daisy Watt" w:date="2026-06-23T16:22:00Z" w16du:dateUtc="2026-06-23T14:22:00Z">
          <w:r w:rsidDel="00795FCD">
            <w:rPr>
              <w:rFonts w:ascii="Cambria" w:hAnsi="Cambria"/>
              <w:sz w:val="28"/>
              <w:szCs w:val="28"/>
            </w:rPr>
            <w:delText xml:space="preserve">, specially - or maybe mainly - as she was also Savannah’s peer on the stupid List. Nor had Savannah managed to locate this Clara girl yet, but she was starting to seriously wonder who the hell would be next.  </w:delText>
          </w:r>
        </w:del>
      </w:moveTo>
      <w:ins w:id="21135" w:author="Claire S" w:date="2026-06-05T09:48:00Z" w16du:dateUtc="2026-06-05T08:48:00Z">
        <w:del w:id="21136" w:author="Daisy Watt" w:date="2026-06-23T16:22:00Z" w16du:dateUtc="2026-06-23T14:22:00Z">
          <w:r w:rsidR="00320591" w:rsidDel="00795FCD">
            <w:rPr>
              <w:rFonts w:ascii="Cambria" w:hAnsi="Cambria"/>
              <w:sz w:val="28"/>
              <w:szCs w:val="28"/>
            </w:rPr>
            <w:delText>her</w:delText>
          </w:r>
        </w:del>
      </w:ins>
      <w:ins w:id="21137" w:author="Daisy Watt" w:date="2026-06-23T16:22:00Z" w16du:dateUtc="2026-06-23T14:22:00Z">
        <w:r w:rsidR="00795FCD">
          <w:rPr>
            <w:rFonts w:ascii="Cambria" w:hAnsi="Cambria"/>
            <w:sz w:val="28"/>
            <w:szCs w:val="28"/>
          </w:rPr>
          <w:t>she</w:t>
        </w:r>
      </w:ins>
      <w:ins w:id="21138" w:author="Claire S" w:date="2026-06-05T09:48:00Z" w16du:dateUtc="2026-06-05T08:48:00Z">
        <w:r w:rsidR="00320591">
          <w:rPr>
            <w:rFonts w:ascii="Cambria" w:hAnsi="Cambria"/>
            <w:sz w:val="28"/>
            <w:szCs w:val="28"/>
          </w:rPr>
          <w:t xml:space="preserve"> and Clara hadn’t got far with their own list.</w:t>
        </w:r>
      </w:ins>
      <w:ins w:id="21139" w:author="Claire S" w:date="2026-06-05T09:50:00Z" w16du:dateUtc="2026-06-05T08:50:00Z">
        <w:r w:rsidR="003B4410">
          <w:rPr>
            <w:rFonts w:ascii="Cambria" w:hAnsi="Cambria"/>
            <w:sz w:val="28"/>
            <w:szCs w:val="28"/>
          </w:rPr>
          <w:t xml:space="preserve"> She was nice, </w:t>
        </w:r>
      </w:ins>
      <w:ins w:id="21140" w:author="Claire S" w:date="2026-06-05T09:51:00Z" w16du:dateUtc="2026-06-05T08:51:00Z">
        <w:r w:rsidR="003B4410">
          <w:rPr>
            <w:rFonts w:ascii="Cambria" w:hAnsi="Cambria"/>
            <w:sz w:val="28"/>
            <w:szCs w:val="28"/>
          </w:rPr>
          <w:t>Clara, though.</w:t>
        </w:r>
      </w:ins>
      <w:ins w:id="21141" w:author="Claire S" w:date="2026-06-05T09:53:00Z" w16du:dateUtc="2026-06-05T08:53:00Z">
        <w:r w:rsidR="00E55DFC">
          <w:rPr>
            <w:rFonts w:ascii="Cambria" w:hAnsi="Cambria"/>
            <w:sz w:val="28"/>
            <w:szCs w:val="28"/>
          </w:rPr>
          <w:t xml:space="preserve">  An ally, Savannah hoped, even if </w:t>
        </w:r>
      </w:ins>
      <w:ins w:id="21142" w:author="Claire S" w:date="2026-06-05T09:54:00Z" w16du:dateUtc="2026-06-05T08:54:00Z">
        <w:r w:rsidR="00E55DFC">
          <w:rPr>
            <w:rFonts w:ascii="Cambria" w:hAnsi="Cambria"/>
            <w:sz w:val="28"/>
            <w:szCs w:val="28"/>
          </w:rPr>
          <w:t>by far her inferior.</w:t>
        </w:r>
      </w:ins>
    </w:p>
    <w:p w14:paraId="15F1E939" w14:textId="25BF56C1" w:rsidR="005F4419" w:rsidRDefault="00E55DFC" w:rsidP="005F4419">
      <w:pPr>
        <w:spacing w:line="360" w:lineRule="auto"/>
        <w:ind w:firstLine="720"/>
        <w:contextualSpacing/>
        <w:rPr>
          <w:moveTo w:id="21143" w:author="Claire S" w:date="2026-06-04T18:29:00Z" w16du:dateUtc="2026-06-04T17:29:00Z"/>
          <w:rFonts w:ascii="Cambria" w:hAnsi="Cambria"/>
          <w:sz w:val="28"/>
          <w:szCs w:val="28"/>
        </w:rPr>
      </w:pPr>
      <w:ins w:id="21144" w:author="Claire S" w:date="2026-06-05T09:54:00Z" w16du:dateUtc="2026-06-05T08:54:00Z">
        <w:r>
          <w:rPr>
            <w:rFonts w:ascii="Cambria" w:hAnsi="Cambria"/>
            <w:i/>
            <w:sz w:val="28"/>
            <w:szCs w:val="28"/>
          </w:rPr>
          <w:t>Just d</w:t>
        </w:r>
      </w:ins>
      <w:ins w:id="21145" w:author="Claire S" w:date="2026-06-05T09:48:00Z" w16du:dateUtc="2026-06-05T08:48:00Z">
        <w:r w:rsidR="00320591">
          <w:rPr>
            <w:rFonts w:ascii="Cambria" w:hAnsi="Cambria"/>
            <w:i/>
            <w:sz w:val="28"/>
            <w:szCs w:val="28"/>
          </w:rPr>
          <w:t>on’t let me be next</w:t>
        </w:r>
      </w:ins>
      <w:moveTo w:id="21146" w:author="Claire S" w:date="2026-06-04T18:29:00Z" w16du:dateUtc="2026-06-04T17:29:00Z">
        <w:del w:id="21147" w:author="Claire S" w:date="2026-06-05T09:48:00Z" w16du:dateUtc="2026-06-05T08:48:00Z">
          <w:r w:rsidR="005F4419" w:rsidRPr="00520ADD" w:rsidDel="00320591">
            <w:rPr>
              <w:rFonts w:ascii="Cambria" w:hAnsi="Cambria"/>
              <w:i/>
              <w:sz w:val="28"/>
              <w:szCs w:val="28"/>
            </w:rPr>
            <w:delText>Not me please</w:delText>
          </w:r>
        </w:del>
        <w:r w:rsidR="005F4419">
          <w:rPr>
            <w:rFonts w:ascii="Cambria" w:hAnsi="Cambria"/>
            <w:sz w:val="28"/>
            <w:szCs w:val="28"/>
          </w:rPr>
          <w:t xml:space="preserve">, she prayed, though God probably didn’t have </w:t>
        </w:r>
      </w:moveTo>
      <w:ins w:id="21148" w:author="Claire S" w:date="2026-06-05T14:40:00Z" w16du:dateUtc="2026-06-05T13:40:00Z">
        <w:r w:rsidR="00864CC2">
          <w:rPr>
            <w:rFonts w:ascii="Cambria" w:hAnsi="Cambria"/>
            <w:sz w:val="28"/>
            <w:szCs w:val="28"/>
          </w:rPr>
          <w:t xml:space="preserve">much </w:t>
        </w:r>
      </w:ins>
      <w:moveTo w:id="21149" w:author="Claire S" w:date="2026-06-04T18:29:00Z" w16du:dateUtc="2026-06-04T17:29:00Z">
        <w:r w:rsidR="005F4419">
          <w:rPr>
            <w:rFonts w:ascii="Cambria" w:hAnsi="Cambria"/>
            <w:sz w:val="28"/>
            <w:szCs w:val="28"/>
          </w:rPr>
          <w:t>time for her</w:t>
        </w:r>
        <w:del w:id="21150" w:author="Daisy Watt" w:date="2026-06-23T16:23:00Z" w16du:dateUtc="2026-06-23T14:23:00Z">
          <w:r w:rsidR="005F4419" w:rsidDel="00CB4FD4">
            <w:rPr>
              <w:rFonts w:ascii="Cambria" w:hAnsi="Cambria"/>
              <w:sz w:val="28"/>
              <w:szCs w:val="28"/>
            </w:rPr>
            <w:delText>;</w:delText>
          </w:r>
        </w:del>
      </w:moveTo>
      <w:ins w:id="21151" w:author="Daisy Watt" w:date="2026-06-23T16:23:00Z" w16du:dateUtc="2026-06-23T14:23:00Z">
        <w:r w:rsidR="00CB4FD4">
          <w:rPr>
            <w:rFonts w:ascii="Cambria" w:hAnsi="Cambria"/>
            <w:sz w:val="28"/>
            <w:szCs w:val="28"/>
          </w:rPr>
          <w:t xml:space="preserve"> –</w:t>
        </w:r>
      </w:ins>
      <w:moveTo w:id="21152" w:author="Claire S" w:date="2026-06-04T18:29:00Z" w16du:dateUtc="2026-06-04T17:29:00Z">
        <w:r w:rsidR="005F4419">
          <w:rPr>
            <w:rFonts w:ascii="Cambria" w:hAnsi="Cambria"/>
            <w:sz w:val="28"/>
            <w:szCs w:val="28"/>
          </w:rPr>
          <w:t xml:space="preserve"> she was too badly behaved. </w:t>
        </w:r>
      </w:moveTo>
      <w:ins w:id="21153" w:author="Claire S" w:date="2026-06-05T09:48:00Z" w16du:dateUtc="2026-06-05T08:48:00Z">
        <w:r w:rsidR="00320591">
          <w:rPr>
            <w:rFonts w:ascii="Cambria" w:hAnsi="Cambria"/>
            <w:sz w:val="28"/>
            <w:szCs w:val="28"/>
          </w:rPr>
          <w:t xml:space="preserve"> And there was a part of Savannah tha</w:t>
        </w:r>
      </w:ins>
      <w:ins w:id="21154" w:author="Claire S" w:date="2026-06-05T09:49:00Z" w16du:dateUtc="2026-06-05T08:49:00Z">
        <w:r w:rsidR="00320591">
          <w:rPr>
            <w:rFonts w:ascii="Cambria" w:hAnsi="Cambria"/>
            <w:sz w:val="28"/>
            <w:szCs w:val="28"/>
          </w:rPr>
          <w:t>t agreed with Miles</w:t>
        </w:r>
        <w:del w:id="21155" w:author="Daisy Watt" w:date="2026-06-23T16:23:00Z" w16du:dateUtc="2026-06-23T14:23:00Z">
          <w:r w:rsidR="00320591" w:rsidDel="00CB4FD4">
            <w:rPr>
              <w:rFonts w:ascii="Cambria" w:hAnsi="Cambria"/>
              <w:sz w:val="28"/>
              <w:szCs w:val="28"/>
            </w:rPr>
            <w:delText>;</w:delText>
          </w:r>
        </w:del>
        <w:r w:rsidR="00320591">
          <w:rPr>
            <w:rFonts w:ascii="Cambria" w:hAnsi="Cambria"/>
            <w:sz w:val="28"/>
            <w:szCs w:val="28"/>
          </w:rPr>
          <w:t xml:space="preserve"> that the list was a gimmick</w:t>
        </w:r>
        <w:del w:id="21156" w:author="Daisy Watt" w:date="2026-06-23T16:23:00Z" w16du:dateUtc="2026-06-23T14:23:00Z">
          <w:r w:rsidR="00320591" w:rsidDel="00CB4FD4">
            <w:rPr>
              <w:rFonts w:ascii="Cambria" w:hAnsi="Cambria"/>
              <w:sz w:val="28"/>
              <w:szCs w:val="28"/>
            </w:rPr>
            <w:delText>;</w:delText>
          </w:r>
        </w:del>
      </w:ins>
      <w:ins w:id="21157" w:author="Daisy Watt" w:date="2026-06-23T16:24:00Z" w16du:dateUtc="2026-06-23T14:24:00Z">
        <w:r w:rsidR="00BF6820">
          <w:rPr>
            <w:rFonts w:ascii="Cambria" w:hAnsi="Cambria"/>
            <w:sz w:val="28"/>
            <w:szCs w:val="28"/>
          </w:rPr>
          <w:t>. It was</w:t>
        </w:r>
      </w:ins>
      <w:ins w:id="21158" w:author="Claire S" w:date="2026-06-05T09:49:00Z" w16du:dateUtc="2026-06-05T08:49:00Z">
        <w:r w:rsidR="00320591">
          <w:rPr>
            <w:rFonts w:ascii="Cambria" w:hAnsi="Cambria"/>
            <w:sz w:val="28"/>
            <w:szCs w:val="28"/>
          </w:rPr>
          <w:t xml:space="preserve"> the kind of thing her own Comms department might have put out </w:t>
        </w:r>
      </w:ins>
      <w:ins w:id="21159" w:author="Claire S" w:date="2026-06-05T14:41:00Z" w16du:dateUtc="2026-06-05T13:41:00Z">
        <w:r w:rsidR="0073710D">
          <w:rPr>
            <w:rFonts w:ascii="Cambria" w:hAnsi="Cambria"/>
            <w:sz w:val="28"/>
            <w:szCs w:val="28"/>
          </w:rPr>
          <w:t>–</w:t>
        </w:r>
      </w:ins>
      <w:ins w:id="21160" w:author="Claire S" w:date="2026-06-05T14:40:00Z" w16du:dateUtc="2026-06-05T13:40:00Z">
        <w:r w:rsidR="004325CC">
          <w:rPr>
            <w:rFonts w:ascii="Cambria" w:hAnsi="Cambria"/>
            <w:sz w:val="28"/>
            <w:szCs w:val="28"/>
          </w:rPr>
          <w:t xml:space="preserve"> </w:t>
        </w:r>
      </w:ins>
      <w:ins w:id="21161" w:author="Claire S" w:date="2026-06-05T14:41:00Z" w16du:dateUtc="2026-06-05T13:41:00Z">
        <w:r w:rsidR="0073710D">
          <w:rPr>
            <w:rFonts w:ascii="Cambria" w:hAnsi="Cambria"/>
            <w:sz w:val="28"/>
            <w:szCs w:val="28"/>
          </w:rPr>
          <w:t xml:space="preserve">far more </w:t>
        </w:r>
      </w:ins>
      <w:ins w:id="21162" w:author="Claire S" w:date="2026-06-05T09:49:00Z" w16du:dateUtc="2026-06-05T08:49:00Z">
        <w:r w:rsidR="00320591">
          <w:rPr>
            <w:rFonts w:ascii="Cambria" w:hAnsi="Cambria"/>
            <w:sz w:val="28"/>
            <w:szCs w:val="28"/>
          </w:rPr>
          <w:t>taste</w:t>
        </w:r>
      </w:ins>
      <w:ins w:id="21163" w:author="Claire S" w:date="2026-06-05T14:42:00Z" w16du:dateUtc="2026-06-05T13:42:00Z">
        <w:r w:rsidR="0073710D">
          <w:rPr>
            <w:rFonts w:ascii="Cambria" w:hAnsi="Cambria"/>
            <w:sz w:val="28"/>
            <w:szCs w:val="28"/>
          </w:rPr>
          <w:t>fully</w:t>
        </w:r>
      </w:ins>
      <w:ins w:id="21164" w:author="Claire S" w:date="2026-06-05T14:40:00Z" w16du:dateUtc="2026-06-05T13:40:00Z">
        <w:r w:rsidR="004325CC">
          <w:rPr>
            <w:rFonts w:ascii="Cambria" w:hAnsi="Cambria"/>
            <w:sz w:val="28"/>
            <w:szCs w:val="28"/>
          </w:rPr>
          <w:t>, obviously</w:t>
        </w:r>
      </w:ins>
      <w:ins w:id="21165" w:author="Claire S" w:date="2026-06-05T14:41:00Z" w16du:dateUtc="2026-06-05T13:41:00Z">
        <w:r w:rsidR="0073710D">
          <w:rPr>
            <w:rFonts w:ascii="Cambria" w:hAnsi="Cambria"/>
            <w:sz w:val="28"/>
            <w:szCs w:val="28"/>
          </w:rPr>
          <w:t xml:space="preserve"> </w:t>
        </w:r>
      </w:ins>
      <w:ins w:id="21166" w:author="Claire S" w:date="2026-06-05T14:40:00Z" w16du:dateUtc="2026-06-05T13:40:00Z">
        <w:del w:id="21167" w:author="Daisy Watt" w:date="2026-06-23T16:24:00Z" w16du:dateUtc="2026-06-23T14:24:00Z">
          <w:r w:rsidR="004325CC" w:rsidDel="00BF6820">
            <w:rPr>
              <w:rFonts w:ascii="Cambria" w:hAnsi="Cambria"/>
              <w:sz w:val="28"/>
              <w:szCs w:val="28"/>
            </w:rPr>
            <w:delText>-</w:delText>
          </w:r>
        </w:del>
      </w:ins>
      <w:ins w:id="21168" w:author="Daisy Watt" w:date="2026-06-23T16:24:00Z" w16du:dateUtc="2026-06-23T14:24:00Z">
        <w:r w:rsidR="00BF6820">
          <w:rPr>
            <w:rFonts w:ascii="Cambria" w:hAnsi="Cambria"/>
            <w:sz w:val="28"/>
            <w:szCs w:val="28"/>
          </w:rPr>
          <w:t>–</w:t>
        </w:r>
      </w:ins>
      <w:ins w:id="21169" w:author="Claire S" w:date="2026-06-05T14:40:00Z" w16du:dateUtc="2026-06-05T13:40:00Z">
        <w:r w:rsidR="004325CC">
          <w:rPr>
            <w:rFonts w:ascii="Cambria" w:hAnsi="Cambria"/>
            <w:sz w:val="28"/>
            <w:szCs w:val="28"/>
          </w:rPr>
          <w:t xml:space="preserve"> </w:t>
        </w:r>
      </w:ins>
      <w:ins w:id="21170" w:author="Claire S" w:date="2026-06-05T09:49:00Z" w16du:dateUtc="2026-06-05T08:49:00Z">
        <w:r w:rsidR="00320591">
          <w:rPr>
            <w:rFonts w:ascii="Cambria" w:hAnsi="Cambria"/>
            <w:sz w:val="28"/>
            <w:szCs w:val="28"/>
          </w:rPr>
          <w:t>to promote an author.</w:t>
        </w:r>
      </w:ins>
    </w:p>
    <w:p w14:paraId="7C8CF221" w14:textId="47309E4F" w:rsidR="005F4419" w:rsidRDefault="005F4419" w:rsidP="005F4419">
      <w:pPr>
        <w:spacing w:line="360" w:lineRule="auto"/>
        <w:ind w:firstLine="720"/>
        <w:contextualSpacing/>
        <w:rPr>
          <w:moveTo w:id="21171" w:author="Claire S" w:date="2026-06-04T18:29:00Z" w16du:dateUtc="2026-06-04T17:29:00Z"/>
          <w:rFonts w:ascii="Cambria" w:hAnsi="Cambria"/>
          <w:sz w:val="28"/>
          <w:szCs w:val="28"/>
        </w:rPr>
      </w:pPr>
      <w:moveTo w:id="21172" w:author="Claire S" w:date="2026-06-04T18:29:00Z" w16du:dateUtc="2026-06-04T17:29:00Z">
        <w:r>
          <w:rPr>
            <w:rFonts w:ascii="Cambria" w:hAnsi="Cambria"/>
            <w:sz w:val="28"/>
            <w:szCs w:val="28"/>
          </w:rPr>
          <w:t xml:space="preserve">With a sigh, Savannah </w:t>
        </w:r>
        <w:del w:id="21173" w:author="Claire S" w:date="2026-06-05T09:49:00Z" w16du:dateUtc="2026-06-05T08:49:00Z">
          <w:r w:rsidDel="00320591">
            <w:rPr>
              <w:rFonts w:ascii="Cambria" w:hAnsi="Cambria"/>
              <w:sz w:val="28"/>
              <w:szCs w:val="28"/>
            </w:rPr>
            <w:delText xml:space="preserve">forced </w:delText>
          </w:r>
        </w:del>
      </w:moveTo>
      <w:ins w:id="21174" w:author="Claire S" w:date="2026-06-05T09:49:00Z" w16du:dateUtc="2026-06-05T08:49:00Z">
        <w:r w:rsidR="00320591">
          <w:rPr>
            <w:rFonts w:ascii="Cambria" w:hAnsi="Cambria"/>
            <w:sz w:val="28"/>
            <w:szCs w:val="28"/>
          </w:rPr>
          <w:t>got out o</w:t>
        </w:r>
      </w:ins>
      <w:moveTo w:id="21175" w:author="Claire S" w:date="2026-06-04T18:29:00Z" w16du:dateUtc="2026-06-04T17:29:00Z">
        <w:del w:id="21176" w:author="Claire S" w:date="2026-06-05T09:49:00Z" w16du:dateUtc="2026-06-05T08:49:00Z">
          <w:r w:rsidDel="00320591">
            <w:rPr>
              <w:rFonts w:ascii="Cambria" w:hAnsi="Cambria"/>
              <w:sz w:val="28"/>
              <w:szCs w:val="28"/>
            </w:rPr>
            <w:delText>herself out o</w:delText>
          </w:r>
        </w:del>
        <w:r>
          <w:rPr>
            <w:rFonts w:ascii="Cambria" w:hAnsi="Cambria"/>
            <w:sz w:val="28"/>
            <w:szCs w:val="28"/>
          </w:rPr>
          <w:t xml:space="preserve">f bed and </w:t>
        </w:r>
      </w:moveTo>
      <w:ins w:id="21177" w:author="Claire S" w:date="2026-06-05T09:54:00Z" w16du:dateUtc="2026-06-05T08:54:00Z">
        <w:r w:rsidR="00E55DFC">
          <w:rPr>
            <w:rFonts w:ascii="Cambria" w:hAnsi="Cambria"/>
            <w:sz w:val="28"/>
            <w:szCs w:val="28"/>
          </w:rPr>
          <w:t xml:space="preserve">traipsed </w:t>
        </w:r>
      </w:ins>
      <w:moveTo w:id="21178" w:author="Claire S" w:date="2026-06-04T18:29:00Z" w16du:dateUtc="2026-06-04T17:29:00Z">
        <w:r>
          <w:rPr>
            <w:rFonts w:ascii="Cambria" w:hAnsi="Cambria"/>
            <w:sz w:val="28"/>
            <w:szCs w:val="28"/>
          </w:rPr>
          <w:t xml:space="preserve">into her ensuite bathroom.  </w:t>
        </w:r>
      </w:moveTo>
      <w:ins w:id="21179" w:author="Claire S" w:date="2026-06-05T09:49:00Z" w16du:dateUtc="2026-06-05T08:49:00Z">
        <w:r w:rsidR="00320591">
          <w:rPr>
            <w:rFonts w:ascii="Cambria" w:hAnsi="Cambria"/>
            <w:sz w:val="28"/>
            <w:szCs w:val="28"/>
          </w:rPr>
          <w:t>Exhausted</w:t>
        </w:r>
      </w:ins>
      <w:moveTo w:id="21180" w:author="Claire S" w:date="2026-06-04T18:29:00Z" w16du:dateUtc="2026-06-04T17:29:00Z">
        <w:del w:id="21181" w:author="Claire S" w:date="2026-06-05T09:49:00Z" w16du:dateUtc="2026-06-05T08:49:00Z">
          <w:r w:rsidDel="00320591">
            <w:rPr>
              <w:rFonts w:ascii="Cambria" w:hAnsi="Cambria"/>
              <w:sz w:val="28"/>
              <w:szCs w:val="28"/>
            </w:rPr>
            <w:delText>Rubbing creamy cleanser into her face</w:delText>
          </w:r>
        </w:del>
        <w:r>
          <w:rPr>
            <w:rFonts w:ascii="Cambria" w:hAnsi="Cambria"/>
            <w:sz w:val="28"/>
            <w:szCs w:val="28"/>
          </w:rPr>
          <w:t xml:space="preserve">, she gazed at her reflection and then, in horror, she turned very slowly, heart in her mouth. </w:t>
        </w:r>
      </w:moveTo>
    </w:p>
    <w:p w14:paraId="4631C9F2" w14:textId="36E817C7" w:rsidR="005F4419" w:rsidDel="00E55DFC" w:rsidRDefault="005F4419" w:rsidP="005F4419">
      <w:pPr>
        <w:spacing w:line="360" w:lineRule="auto"/>
        <w:ind w:firstLine="720"/>
        <w:contextualSpacing/>
        <w:rPr>
          <w:del w:id="21182" w:author="Claire S" w:date="2026-06-05T09:54:00Z" w16du:dateUtc="2026-06-05T08:54:00Z"/>
          <w:moveTo w:id="21183" w:author="Claire S" w:date="2026-06-04T18:29:00Z" w16du:dateUtc="2026-06-04T17:29:00Z"/>
          <w:rFonts w:ascii="Cambria" w:hAnsi="Cambria"/>
          <w:sz w:val="28"/>
          <w:szCs w:val="28"/>
        </w:rPr>
      </w:pPr>
      <w:moveTo w:id="21184" w:author="Claire S" w:date="2026-06-04T18:29:00Z" w16du:dateUtc="2026-06-04T17:29:00Z">
        <w:r>
          <w:rPr>
            <w:rFonts w:ascii="Cambria" w:hAnsi="Cambria"/>
            <w:sz w:val="28"/>
            <w:szCs w:val="28"/>
          </w:rPr>
          <w:t xml:space="preserve">On the </w:t>
        </w:r>
        <w:del w:id="21185" w:author="Claire S" w:date="2026-06-05T11:30:00Z" w16du:dateUtc="2026-06-05T10:30:00Z">
          <w:r w:rsidDel="00E71A61">
            <w:rPr>
              <w:rFonts w:ascii="Cambria" w:hAnsi="Cambria"/>
              <w:sz w:val="28"/>
              <w:szCs w:val="28"/>
            </w:rPr>
            <w:delText>huge mirror</w:delText>
          </w:r>
        </w:del>
      </w:moveTo>
      <w:ins w:id="21186" w:author="Claire S" w:date="2026-06-05T11:30:00Z" w16du:dateUtc="2026-06-05T10:30:00Z">
        <w:r w:rsidR="00E71A61">
          <w:rPr>
            <w:rFonts w:ascii="Cambria" w:hAnsi="Cambria"/>
            <w:sz w:val="28"/>
            <w:szCs w:val="28"/>
          </w:rPr>
          <w:t>wall</w:t>
        </w:r>
      </w:ins>
      <w:moveTo w:id="21187" w:author="Claire S" w:date="2026-06-04T18:29:00Z" w16du:dateUtc="2026-06-04T17:29:00Z">
        <w:r>
          <w:rPr>
            <w:rFonts w:ascii="Cambria" w:hAnsi="Cambria"/>
            <w:sz w:val="28"/>
            <w:szCs w:val="28"/>
          </w:rPr>
          <w:t xml:space="preserve"> behind her, words were written in some kind of green pen</w:t>
        </w:r>
        <w:del w:id="21188" w:author="Daisy Watt" w:date="2026-06-23T16:24:00Z" w16du:dateUtc="2026-06-23T14:24:00Z">
          <w:r w:rsidDel="00BF6820">
            <w:rPr>
              <w:rFonts w:ascii="Cambria" w:hAnsi="Cambria"/>
              <w:sz w:val="28"/>
              <w:szCs w:val="28"/>
            </w:rPr>
            <w:delText>;</w:delText>
          </w:r>
        </w:del>
      </w:moveTo>
      <w:ins w:id="21189" w:author="Daisy Watt" w:date="2026-06-23T16:24:00Z" w16du:dateUtc="2026-06-23T14:24:00Z">
        <w:r w:rsidR="00BF6820">
          <w:rPr>
            <w:rFonts w:ascii="Cambria" w:hAnsi="Cambria"/>
            <w:sz w:val="28"/>
            <w:szCs w:val="28"/>
          </w:rPr>
          <w:t>:</w:t>
        </w:r>
      </w:ins>
      <w:moveTo w:id="21190" w:author="Claire S" w:date="2026-06-04T18:29:00Z" w16du:dateUtc="2026-06-04T17:29:00Z">
        <w:r>
          <w:rPr>
            <w:rFonts w:ascii="Cambria" w:hAnsi="Cambria"/>
            <w:sz w:val="28"/>
            <w:szCs w:val="28"/>
          </w:rPr>
          <w:t xml:space="preserve"> words she hadn’t </w:t>
        </w:r>
        <w:del w:id="21191" w:author="Claire S" w:date="2026-06-05T14:33:00Z" w16du:dateUtc="2026-06-05T13:33:00Z">
          <w:r w:rsidDel="005E67AA">
            <w:rPr>
              <w:rFonts w:ascii="Cambria" w:hAnsi="Cambria"/>
              <w:sz w:val="28"/>
              <w:szCs w:val="28"/>
            </w:rPr>
            <w:delText>seen</w:delText>
          </w:r>
        </w:del>
      </w:moveTo>
      <w:ins w:id="21192" w:author="Claire S" w:date="2026-06-05T14:33:00Z" w16du:dateUtc="2026-06-05T13:33:00Z">
        <w:r w:rsidR="005E67AA">
          <w:rPr>
            <w:rFonts w:ascii="Cambria" w:hAnsi="Cambria"/>
            <w:sz w:val="28"/>
            <w:szCs w:val="28"/>
          </w:rPr>
          <w:t>noticed before</w:t>
        </w:r>
      </w:ins>
      <w:moveTo w:id="21193" w:author="Claire S" w:date="2026-06-04T18:29:00Z" w16du:dateUtc="2026-06-04T17:29:00Z">
        <w:del w:id="21194" w:author="Claire S" w:date="2026-06-05T14:33:00Z" w16du:dateUtc="2026-06-05T13:33:00Z">
          <w:r w:rsidDel="005E67AA">
            <w:rPr>
              <w:rFonts w:ascii="Cambria" w:hAnsi="Cambria"/>
              <w:sz w:val="28"/>
              <w:szCs w:val="28"/>
            </w:rPr>
            <w:delText xml:space="preserve"> last night</w:delText>
          </w:r>
        </w:del>
        <w:r>
          <w:rPr>
            <w:rFonts w:ascii="Cambria" w:hAnsi="Cambria"/>
            <w:sz w:val="28"/>
            <w:szCs w:val="28"/>
          </w:rPr>
          <w:t xml:space="preserve">. Words, in fact, she was pretty sure hadn’t been there </w:t>
        </w:r>
        <w:del w:id="21195" w:author="Claire S" w:date="2026-06-05T09:49:00Z" w16du:dateUtc="2026-06-05T08:49:00Z">
          <w:r w:rsidDel="00320591">
            <w:rPr>
              <w:rFonts w:ascii="Cambria" w:hAnsi="Cambria"/>
              <w:sz w:val="28"/>
              <w:szCs w:val="28"/>
            </w:rPr>
            <w:delText>last night</w:delText>
          </w:r>
        </w:del>
      </w:moveTo>
      <w:ins w:id="21196" w:author="Claire S" w:date="2026-06-05T09:49:00Z" w16du:dateUtc="2026-06-05T08:49:00Z">
        <w:r w:rsidR="00320591">
          <w:rPr>
            <w:rFonts w:ascii="Cambria" w:hAnsi="Cambria"/>
            <w:sz w:val="28"/>
            <w:szCs w:val="28"/>
          </w:rPr>
          <w:t>yesterd</w:t>
        </w:r>
      </w:ins>
      <w:ins w:id="21197" w:author="Claire S" w:date="2026-06-05T09:50:00Z" w16du:dateUtc="2026-06-05T08:50:00Z">
        <w:r w:rsidR="00320591">
          <w:rPr>
            <w:rFonts w:ascii="Cambria" w:hAnsi="Cambria"/>
            <w:sz w:val="28"/>
            <w:szCs w:val="28"/>
          </w:rPr>
          <w:t>ay</w:t>
        </w:r>
      </w:ins>
      <w:moveTo w:id="21198" w:author="Claire S" w:date="2026-06-04T18:29:00Z" w16du:dateUtc="2026-06-04T17:29:00Z">
        <w:r>
          <w:rPr>
            <w:rFonts w:ascii="Cambria" w:hAnsi="Cambria"/>
            <w:sz w:val="28"/>
            <w:szCs w:val="28"/>
          </w:rPr>
          <w:t xml:space="preserve">. </w:t>
        </w:r>
      </w:moveTo>
    </w:p>
    <w:p w14:paraId="7F1D24FF" w14:textId="77777777" w:rsidR="005F4419" w:rsidRDefault="005F4419" w:rsidP="00E55DFC">
      <w:pPr>
        <w:spacing w:line="360" w:lineRule="auto"/>
        <w:ind w:firstLine="720"/>
        <w:contextualSpacing/>
        <w:rPr>
          <w:moveTo w:id="21199" w:author="Claire S" w:date="2026-06-04T18:29:00Z" w16du:dateUtc="2026-06-04T17:29:00Z"/>
          <w:rFonts w:ascii="Cambria" w:hAnsi="Cambria"/>
          <w:b/>
          <w:bCs/>
          <w:i/>
          <w:iCs/>
          <w:sz w:val="28"/>
          <w:szCs w:val="28"/>
        </w:rPr>
      </w:pPr>
    </w:p>
    <w:p w14:paraId="19287784" w14:textId="77777777" w:rsidR="004D59FB" w:rsidRDefault="004D59FB">
      <w:pPr>
        <w:spacing w:line="360" w:lineRule="auto"/>
        <w:ind w:firstLine="720"/>
        <w:contextualSpacing/>
        <w:rPr>
          <w:ins w:id="21200" w:author="Claire S" w:date="2026-06-08T17:03:00Z" w16du:dateUtc="2026-06-08T16:03:00Z"/>
          <w:rFonts w:ascii="Cambria" w:hAnsi="Cambria"/>
          <w:b/>
          <w:bCs/>
          <w:i/>
          <w:iCs/>
          <w:sz w:val="28"/>
          <w:szCs w:val="28"/>
        </w:rPr>
      </w:pPr>
    </w:p>
    <w:p w14:paraId="1C2153E8" w14:textId="77777777" w:rsidR="005F4419" w:rsidDel="00E55DFC" w:rsidRDefault="005F4419" w:rsidP="005F4419">
      <w:pPr>
        <w:spacing w:line="360" w:lineRule="auto"/>
        <w:ind w:firstLine="720"/>
        <w:contextualSpacing/>
        <w:rPr>
          <w:del w:id="21201" w:author="Claire S" w:date="2026-06-05T09:54:00Z" w16du:dateUtc="2026-06-05T08:54:00Z"/>
          <w:moveTo w:id="21202" w:author="Claire S" w:date="2026-06-04T18:29:00Z" w16du:dateUtc="2026-06-04T17:29:00Z"/>
          <w:rFonts w:ascii="Cambria" w:hAnsi="Cambria"/>
          <w:sz w:val="28"/>
          <w:szCs w:val="28"/>
        </w:rPr>
      </w:pPr>
      <w:moveTo w:id="21203" w:author="Claire S" w:date="2026-06-04T18:29:00Z" w16du:dateUtc="2026-06-04T17:29:00Z">
        <w:r w:rsidRPr="00A92A1C">
          <w:rPr>
            <w:rFonts w:ascii="Cambria" w:hAnsi="Cambria"/>
            <w:b/>
            <w:bCs/>
            <w:i/>
            <w:iCs/>
            <w:sz w:val="28"/>
            <w:szCs w:val="28"/>
          </w:rPr>
          <w:t>SOMEONE IS WATCHING YOU</w:t>
        </w:r>
        <w:r>
          <w:rPr>
            <w:rFonts w:ascii="Cambria" w:hAnsi="Cambria"/>
            <w:sz w:val="28"/>
            <w:szCs w:val="28"/>
          </w:rPr>
          <w:t xml:space="preserve"> </w:t>
        </w:r>
        <w:r>
          <w:rPr>
            <mc:AlternateContent>
              <mc:Choice Requires="w16se">
                <w:rFonts w:ascii="Cambria" w:hAnsi="Cambria"/>
              </mc:Choice>
              <mc:Fallback>
                <w:rFonts w:ascii="Apple Color Emoji" w:eastAsia="Apple Color Emoji" w:hAnsi="Apple Color Emoji" w:cs="Apple Color Emoji"/>
              </mc:Fallback>
            </mc:AlternateContent>
            <w:sz w:val="28"/>
            <w:szCs w:val="28"/>
          </w:rPr>
          <mc:AlternateContent>
            <mc:Choice Requires="w16se">
              <w16se:symEx w16se:font="Apple Color Emoji" w16se:char="2620"/>
            </mc:Choice>
            <mc:Fallback>
              <w:t>☠</w:t>
            </mc:Fallback>
          </mc:AlternateContent>
        </w:r>
        <w:r>
          <w:rPr>
            <w:rFonts w:ascii="Cambria" w:hAnsi="Cambria"/>
            <w:sz w:val="28"/>
            <w:szCs w:val="28"/>
          </w:rPr>
          <w:t xml:space="preserve">️ </w:t>
        </w:r>
        <w:r>
          <w:rPr>
            <mc:AlternateContent>
              <mc:Choice Requires="w16se">
                <w:rFonts w:ascii="Cambria" w:hAnsi="Cambria"/>
              </mc:Choice>
              <mc:Fallback>
                <w:rFonts w:ascii="Apple Color Emoji" w:eastAsia="Apple Color Emoji" w:hAnsi="Apple Color Emoji" w:cs="Apple Color Emoji"/>
              </mc:Fallback>
            </mc:AlternateContent>
            <w:sz w:val="28"/>
            <w:szCs w:val="28"/>
          </w:rPr>
          <mc:AlternateContent>
            <mc:Choice Requires="w16se">
              <w16se:symEx w16se:font="Apple Color Emoji" w16se:char="1F49C"/>
            </mc:Choice>
            <mc:Fallback>
              <w:t>💜</w:t>
            </mc:Fallback>
          </mc:AlternateContent>
        </w:r>
        <w:del w:id="21204" w:author="Claire S" w:date="2026-06-05T09:54:00Z" w16du:dateUtc="2026-06-05T08:54:00Z">
          <w:r w:rsidDel="00E55DFC">
            <w:rPr>
              <w:rFonts w:ascii="Cambria" w:hAnsi="Cambria"/>
              <w:sz w:val="28"/>
              <w:szCs w:val="28"/>
            </w:rPr>
            <w:delText xml:space="preserve"> </w:delText>
          </w:r>
        </w:del>
      </w:moveTo>
    </w:p>
    <w:p w14:paraId="459CBC21" w14:textId="7E97BAE1" w:rsidR="005F4419" w:rsidDel="00320591" w:rsidRDefault="005F4419" w:rsidP="005F4419">
      <w:pPr>
        <w:spacing w:line="360" w:lineRule="auto"/>
        <w:contextualSpacing/>
        <w:rPr>
          <w:del w:id="21205" w:author="Claire S" w:date="2026-06-05T09:50:00Z" w16du:dateUtc="2026-06-05T08:50:00Z"/>
          <w:moveTo w:id="21206" w:author="Claire S" w:date="2026-06-04T18:29:00Z" w16du:dateUtc="2026-06-04T17:29:00Z"/>
          <w:rFonts w:ascii="Cambria" w:hAnsi="Cambria"/>
          <w:sz w:val="28"/>
          <w:szCs w:val="28"/>
        </w:rPr>
      </w:pPr>
    </w:p>
    <w:p w14:paraId="28EA1774" w14:textId="3F39ABDC" w:rsidR="005F4419" w:rsidDel="00320591" w:rsidRDefault="005F4419" w:rsidP="005F4419">
      <w:pPr>
        <w:spacing w:line="360" w:lineRule="auto"/>
        <w:ind w:firstLine="720"/>
        <w:contextualSpacing/>
        <w:rPr>
          <w:del w:id="21207" w:author="Claire S" w:date="2026-06-05T09:50:00Z" w16du:dateUtc="2026-06-05T08:50:00Z"/>
          <w:moveTo w:id="21208" w:author="Claire S" w:date="2026-06-04T18:29:00Z" w16du:dateUtc="2026-06-04T17:29:00Z"/>
          <w:rFonts w:ascii="Cambria" w:hAnsi="Cambria"/>
          <w:sz w:val="28"/>
          <w:szCs w:val="28"/>
        </w:rPr>
      </w:pPr>
      <w:moveTo w:id="21209" w:author="Claire S" w:date="2026-06-04T18:29:00Z" w16du:dateUtc="2026-06-04T17:29:00Z">
        <w:del w:id="21210" w:author="Claire S" w:date="2026-06-05T09:50:00Z" w16du:dateUtc="2026-06-05T08:50:00Z">
          <w:r w:rsidDel="00320591">
            <w:rPr>
              <w:rFonts w:ascii="Cambria" w:hAnsi="Cambria"/>
              <w:sz w:val="28"/>
              <w:szCs w:val="28"/>
            </w:rPr>
            <w:delText xml:space="preserve">As Savannah gaped in shock, her pot of exorbitant La Mer cleanser slipped through her fingers and hit the tiles, smashing into smithereens. Who the hell had got into the house to do this? And even more terrifying, had they done it while she slept next door? Oh my God! </w:delText>
          </w:r>
        </w:del>
      </w:moveTo>
    </w:p>
    <w:p w14:paraId="37929256" w14:textId="13EDFF6E" w:rsidR="005F4419" w:rsidDel="00320591" w:rsidRDefault="005F4419" w:rsidP="005F4419">
      <w:pPr>
        <w:spacing w:line="360" w:lineRule="auto"/>
        <w:ind w:firstLine="720"/>
        <w:contextualSpacing/>
        <w:rPr>
          <w:del w:id="21211" w:author="Claire S" w:date="2026-06-05T09:50:00Z" w16du:dateUtc="2026-06-05T08:50:00Z"/>
          <w:moveTo w:id="21212" w:author="Claire S" w:date="2026-06-04T18:29:00Z" w16du:dateUtc="2026-06-04T17:29:00Z"/>
          <w:rFonts w:ascii="Cambria" w:hAnsi="Cambria"/>
          <w:sz w:val="28"/>
          <w:szCs w:val="28"/>
        </w:rPr>
      </w:pPr>
      <w:moveTo w:id="21213" w:author="Claire S" w:date="2026-06-04T18:29:00Z" w16du:dateUtc="2026-06-04T17:29:00Z">
        <w:del w:id="21214" w:author="Claire S" w:date="2026-06-05T09:50:00Z" w16du:dateUtc="2026-06-05T08:50:00Z">
          <w:r w:rsidDel="00320591">
            <w:rPr>
              <w:rFonts w:ascii="Cambria" w:hAnsi="Cambria"/>
              <w:sz w:val="28"/>
              <w:szCs w:val="28"/>
            </w:rPr>
            <w:delText>Savannah opened her mouth again to call Maria, but no sound came out.</w:delText>
          </w:r>
        </w:del>
      </w:moveTo>
    </w:p>
    <w:p w14:paraId="0D04B4E1" w14:textId="1DE95748" w:rsidR="005F4419" w:rsidDel="00320591" w:rsidRDefault="005F4419" w:rsidP="005F4419">
      <w:pPr>
        <w:spacing w:line="360" w:lineRule="auto"/>
        <w:contextualSpacing/>
        <w:rPr>
          <w:del w:id="21215" w:author="Claire S" w:date="2026-06-05T09:50:00Z" w16du:dateUtc="2026-06-05T08:50:00Z"/>
          <w:moveTo w:id="21216" w:author="Claire S" w:date="2026-06-04T18:29:00Z" w16du:dateUtc="2026-06-04T17:29:00Z"/>
          <w:rFonts w:ascii="Cambria" w:hAnsi="Cambria"/>
          <w:b/>
          <w:bCs/>
          <w:sz w:val="28"/>
          <w:szCs w:val="28"/>
        </w:rPr>
      </w:pPr>
    </w:p>
    <w:p w14:paraId="24E9D6E8" w14:textId="77777777" w:rsidR="00CD07E3" w:rsidRDefault="00CD07E3" w:rsidP="005F4419">
      <w:pPr>
        <w:spacing w:line="360" w:lineRule="auto"/>
        <w:contextualSpacing/>
        <w:rPr>
          <w:ins w:id="21217" w:author="Daisy Watt" w:date="2026-06-23T04:29:00Z" w16du:dateUtc="2026-06-23T02:29:00Z"/>
          <w:rFonts w:ascii="Cambria" w:hAnsi="Cambria"/>
          <w:b/>
          <w:bCs/>
          <w:sz w:val="28"/>
          <w:szCs w:val="28"/>
        </w:rPr>
      </w:pPr>
    </w:p>
    <w:p w14:paraId="089BC1BB" w14:textId="4715611F" w:rsidR="005F4419" w:rsidRDefault="005F4419" w:rsidP="005F4419">
      <w:pPr>
        <w:spacing w:line="360" w:lineRule="auto"/>
        <w:contextualSpacing/>
        <w:rPr>
          <w:ins w:id="21218" w:author="Claire S" w:date="2026-07-30T13:26:00Z" w16du:dateUtc="2026-07-30T12:26:00Z"/>
          <w:rFonts w:ascii="Cambria" w:hAnsi="Cambria"/>
          <w:b/>
          <w:bCs/>
          <w:sz w:val="28"/>
          <w:szCs w:val="28"/>
        </w:rPr>
      </w:pPr>
      <w:moveTo w:id="21219" w:author="Claire S" w:date="2026-06-04T18:29:00Z" w16du:dateUtc="2026-06-04T17:29:00Z">
        <w:r w:rsidRPr="00632ACD">
          <w:rPr>
            <w:rFonts w:ascii="Cambria" w:hAnsi="Cambria"/>
            <w:b/>
            <w:bCs/>
            <w:sz w:val="28"/>
            <w:szCs w:val="28"/>
          </w:rPr>
          <w:t xml:space="preserve">CHAPTER </w:t>
        </w:r>
        <w:del w:id="21220" w:author="Daisy Watt" w:date="2026-06-23T04:29:00Z" w16du:dateUtc="2026-06-23T02:29:00Z">
          <w:r w:rsidDel="004D59FB">
            <w:rPr>
              <w:rFonts w:ascii="Cambria" w:hAnsi="Cambria"/>
              <w:b/>
              <w:bCs/>
              <w:sz w:val="28"/>
              <w:szCs w:val="28"/>
            </w:rPr>
            <w:delText>48</w:delText>
          </w:r>
        </w:del>
      </w:moveTo>
      <w:ins w:id="21221" w:author="Claire S" w:date="2026-06-08T17:04:00Z" w16du:dateUtc="2026-06-08T16:04:00Z">
        <w:del w:id="21222" w:author="Daisy Watt" w:date="2026-06-23T04:29:00Z" w16du:dateUtc="2026-06-23T02:29:00Z">
          <w:r w:rsidR="004D59FB">
            <w:rPr>
              <w:rFonts w:ascii="Cambria" w:hAnsi="Cambria"/>
              <w:b/>
              <w:bCs/>
              <w:sz w:val="28"/>
              <w:szCs w:val="28"/>
            </w:rPr>
            <w:delText>50</w:delText>
          </w:r>
        </w:del>
      </w:ins>
      <w:ins w:id="21223" w:author="Daisy Watt" w:date="2026-06-23T04:29:00Z" w16du:dateUtc="2026-06-23T02:29:00Z">
        <w:r w:rsidR="00CD07E3">
          <w:rPr>
            <w:rFonts w:ascii="Cambria" w:hAnsi="Cambria"/>
            <w:b/>
            <w:bCs/>
            <w:sz w:val="28"/>
            <w:szCs w:val="28"/>
          </w:rPr>
          <w:t>4</w:t>
        </w:r>
        <w:del w:id="21224" w:author="Claire S" w:date="2026-07-30T13:26:00Z" w16du:dateUtc="2026-07-30T12:26:00Z">
          <w:r w:rsidR="00CD07E3" w:rsidDel="00164EDD">
            <w:rPr>
              <w:rFonts w:ascii="Cambria" w:hAnsi="Cambria"/>
              <w:b/>
              <w:bCs/>
              <w:sz w:val="28"/>
              <w:szCs w:val="28"/>
            </w:rPr>
            <w:delText>9</w:delText>
          </w:r>
        </w:del>
      </w:ins>
      <w:ins w:id="21225" w:author="Claire S" w:date="2026-07-30T13:26:00Z" w16du:dateUtc="2026-07-30T12:26:00Z">
        <w:r w:rsidR="00164EDD">
          <w:rPr>
            <w:rFonts w:ascii="Cambria" w:hAnsi="Cambria"/>
            <w:b/>
            <w:bCs/>
            <w:sz w:val="28"/>
            <w:szCs w:val="28"/>
          </w:rPr>
          <w:t>7</w:t>
        </w:r>
      </w:ins>
    </w:p>
    <w:p w14:paraId="1DF30A4B" w14:textId="36214B68" w:rsidR="00164EDD" w:rsidRDefault="007C4DA4" w:rsidP="005F4419">
      <w:pPr>
        <w:spacing w:line="360" w:lineRule="auto"/>
        <w:contextualSpacing/>
        <w:rPr>
          <w:ins w:id="21226" w:author="Claire S" w:date="2026-06-04T18:29:00Z" w16du:dateUtc="2026-06-04T17:29:00Z"/>
          <w:rFonts w:ascii="Cambria" w:hAnsi="Cambria"/>
          <w:b/>
          <w:bCs/>
          <w:sz w:val="28"/>
          <w:szCs w:val="28"/>
        </w:rPr>
      </w:pPr>
      <w:ins w:id="21227" w:author="Claire S" w:date="2026-07-30T13:26:00Z" w16du:dateUtc="2026-07-30T12:26:00Z">
        <w:r>
          <w:rPr>
            <w:rFonts w:ascii="Cambria" w:hAnsi="Cambria"/>
            <w:b/>
            <w:bCs/>
            <w:sz w:val="28"/>
            <w:szCs w:val="28"/>
          </w:rPr>
          <w:t>WEDNESDAY MORNING</w:t>
        </w:r>
      </w:ins>
    </w:p>
    <w:moveToRangeEnd w:id="20861"/>
    <w:p w14:paraId="77CA23E7" w14:textId="3766B64B" w:rsidR="00A07401" w:rsidRPr="00377187" w:rsidRDefault="00A07401" w:rsidP="00A07401">
      <w:pPr>
        <w:spacing w:line="360" w:lineRule="auto"/>
        <w:contextualSpacing/>
        <w:rPr>
          <w:del w:id="21228" w:author="Daisy Watt" w:date="2026-06-23T04:29:00Z" w16du:dateUtc="2026-06-23T02:29:00Z"/>
          <w:rFonts w:ascii="Cambria" w:hAnsi="Cambria"/>
          <w:sz w:val="28"/>
          <w:szCs w:val="28"/>
          <w:rPrChange w:id="21229" w:author="Claire S" w:date="2026-07-30T22:34:00Z" w16du:dateUtc="2026-07-30T21:34:00Z">
            <w:rPr>
              <w:del w:id="21230" w:author="Daisy Watt" w:date="2026-06-23T04:29:00Z" w16du:dateUtc="2026-06-23T02:29:00Z"/>
              <w:rFonts w:ascii="Cambria" w:hAnsi="Cambria"/>
              <w:b/>
              <w:bCs/>
              <w:sz w:val="28"/>
              <w:szCs w:val="28"/>
            </w:rPr>
          </w:rPrChange>
        </w:rPr>
      </w:pPr>
      <w:commentRangeStart w:id="21231"/>
      <w:del w:id="21232" w:author="Daisy Watt" w:date="2026-06-23T04:29:00Z" w16du:dateUtc="2026-06-23T02:29:00Z">
        <w:r w:rsidRPr="00377187">
          <w:rPr>
            <w:rFonts w:ascii="Cambria" w:hAnsi="Cambria"/>
            <w:sz w:val="28"/>
            <w:szCs w:val="28"/>
            <w:rPrChange w:id="21233" w:author="Claire S" w:date="2026-07-30T22:34:00Z" w16du:dateUtc="2026-07-30T21:34:00Z">
              <w:rPr>
                <w:rFonts w:ascii="Cambria" w:hAnsi="Cambria"/>
                <w:b/>
                <w:bCs/>
                <w:sz w:val="28"/>
                <w:szCs w:val="28"/>
              </w:rPr>
            </w:rPrChange>
          </w:rPr>
          <w:delText>WEDS 7.30 AM</w:delText>
        </w:r>
      </w:del>
    </w:p>
    <w:p w14:paraId="20D0568C" w14:textId="0EEFAA4C" w:rsidR="00A07401" w:rsidDel="00F24CEE" w:rsidRDefault="00A4347D">
      <w:pPr>
        <w:spacing w:line="360" w:lineRule="auto"/>
        <w:contextualSpacing/>
        <w:rPr>
          <w:del w:id="21234" w:author="Claire S" w:date="2026-06-05T09:27:00Z" w16du:dateUtc="2026-06-05T08:27:00Z"/>
          <w:rFonts w:ascii="Cambria" w:hAnsi="Cambria"/>
          <w:sz w:val="28"/>
          <w:szCs w:val="28"/>
        </w:rPr>
      </w:pPr>
      <w:ins w:id="21235" w:author="Claire S" w:date="2026-07-31T11:57:00Z" w16du:dateUtc="2026-07-31T10:57:00Z">
        <w:r>
          <w:rPr>
            <w:rFonts w:ascii="Cambria" w:hAnsi="Cambria"/>
            <w:sz w:val="28"/>
            <w:szCs w:val="28"/>
          </w:rPr>
          <w:t>A</w:t>
        </w:r>
      </w:ins>
      <w:ins w:id="21236" w:author="Claire S" w:date="2026-07-30T15:46:00Z" w16du:dateUtc="2026-07-30T14:46:00Z">
        <w:r w:rsidR="007E53A0" w:rsidRPr="00377187">
          <w:rPr>
            <w:rFonts w:ascii="Cambria" w:hAnsi="Cambria"/>
            <w:sz w:val="28"/>
            <w:szCs w:val="28"/>
          </w:rPr>
          <w:t xml:space="preserve">t </w:t>
        </w:r>
      </w:ins>
      <w:ins w:id="21237" w:author="Claire S" w:date="2026-06-05T14:43:00Z" w16du:dateUtc="2026-06-05T13:43:00Z">
        <w:r w:rsidR="009F3AAA">
          <w:rPr>
            <w:rFonts w:ascii="Cambria" w:hAnsi="Cambria"/>
            <w:sz w:val="28"/>
            <w:szCs w:val="28"/>
          </w:rPr>
          <w:t>the crack of dawn</w:t>
        </w:r>
      </w:ins>
      <w:ins w:id="21238" w:author="Claire S" w:date="2026-07-31T11:58:00Z" w16du:dateUtc="2026-07-31T10:58:00Z">
        <w:r>
          <w:rPr>
            <w:rFonts w:ascii="Cambria" w:hAnsi="Cambria"/>
            <w:sz w:val="28"/>
            <w:szCs w:val="28"/>
          </w:rPr>
          <w:t xml:space="preserve"> i</w:t>
        </w:r>
        <w:r w:rsidRPr="00C84BC4">
          <w:rPr>
            <w:rFonts w:ascii="Cambria" w:hAnsi="Cambria"/>
            <w:sz w:val="28"/>
            <w:szCs w:val="28"/>
          </w:rPr>
          <w:t>n her kitchen</w:t>
        </w:r>
      </w:ins>
      <w:ins w:id="21239" w:author="Claire S" w:date="2026-06-05T09:50:00Z" w16du:dateUtc="2026-06-05T08:50:00Z">
        <w:r w:rsidR="003B4410">
          <w:rPr>
            <w:rFonts w:ascii="Cambria" w:hAnsi="Cambria"/>
            <w:sz w:val="28"/>
            <w:szCs w:val="28"/>
          </w:rPr>
          <w:t xml:space="preserve">, </w:t>
        </w:r>
      </w:ins>
      <w:ins w:id="21240" w:author="Claire S" w:date="2026-07-30T15:46:00Z" w16du:dateUtc="2026-07-30T14:46:00Z">
        <w:r w:rsidR="007E53A0">
          <w:rPr>
            <w:rFonts w:ascii="Cambria" w:hAnsi="Cambria"/>
            <w:sz w:val="28"/>
            <w:szCs w:val="28"/>
          </w:rPr>
          <w:t>a yawning</w:t>
        </w:r>
      </w:ins>
      <w:ins w:id="21241" w:author="Claire S" w:date="2026-06-05T09:50:00Z" w16du:dateUtc="2026-06-05T08:50:00Z">
        <w:r w:rsidR="003B4410">
          <w:rPr>
            <w:rFonts w:ascii="Cambria" w:hAnsi="Cambria"/>
            <w:sz w:val="28"/>
            <w:szCs w:val="28"/>
          </w:rPr>
          <w:t xml:space="preserve"> </w:t>
        </w:r>
      </w:ins>
      <w:del w:id="21242" w:author="Claire S" w:date="2026-06-05T09:28:00Z" w16du:dateUtc="2026-06-05T08:28:00Z">
        <w:r w:rsidR="00A07401" w:rsidDel="00F24CEE">
          <w:rPr>
            <w:rFonts w:ascii="Cambria" w:hAnsi="Cambria"/>
            <w:sz w:val="28"/>
            <w:szCs w:val="28"/>
          </w:rPr>
          <w:delText xml:space="preserve">After a horrible night of anxiety dreams in which she was being chased and </w:delText>
        </w:r>
      </w:del>
      <w:del w:id="21243" w:author="Claire S" w:date="2026-06-05T09:27:00Z" w16du:dateUtc="2026-06-05T08:27:00Z">
        <w:r w:rsidR="00576C56" w:rsidDel="00F24CEE">
          <w:rPr>
            <w:rFonts w:ascii="Cambria" w:hAnsi="Cambria"/>
            <w:sz w:val="28"/>
            <w:szCs w:val="28"/>
          </w:rPr>
          <w:delText>couldn’t</w:delText>
        </w:r>
        <w:r w:rsidR="00A07401" w:rsidDel="00F24CEE">
          <w:rPr>
            <w:rFonts w:ascii="Cambria" w:hAnsi="Cambria"/>
            <w:sz w:val="28"/>
            <w:szCs w:val="28"/>
          </w:rPr>
          <w:delText xml:space="preserve"> move, her legs rooted to the spot, Clara was woken early by a crash in the kitchen.</w:delText>
        </w:r>
      </w:del>
    </w:p>
    <w:p w14:paraId="7394F579" w14:textId="25189B80" w:rsidR="00A07401" w:rsidDel="00F24CEE" w:rsidRDefault="00A07401">
      <w:pPr>
        <w:spacing w:line="360" w:lineRule="auto"/>
        <w:contextualSpacing/>
        <w:rPr>
          <w:del w:id="21244" w:author="Claire S" w:date="2026-06-05T09:27:00Z" w16du:dateUtc="2026-06-05T08:27:00Z"/>
          <w:rFonts w:ascii="Cambria" w:hAnsi="Cambria"/>
          <w:sz w:val="28"/>
          <w:szCs w:val="28"/>
        </w:rPr>
        <w:pPrChange w:id="21245" w:author="Claire S" w:date="2026-06-05T09:27:00Z" w16du:dateUtc="2026-06-05T08:27:00Z">
          <w:pPr>
            <w:spacing w:line="360" w:lineRule="auto"/>
            <w:ind w:firstLine="720"/>
            <w:contextualSpacing/>
          </w:pPr>
        </w:pPrChange>
      </w:pPr>
      <w:del w:id="21246" w:author="Claire S" w:date="2026-06-05T09:27:00Z" w16du:dateUtc="2026-06-05T08:27:00Z">
        <w:r w:rsidDel="00F24CEE">
          <w:rPr>
            <w:rFonts w:ascii="Cambria" w:hAnsi="Cambria"/>
            <w:sz w:val="28"/>
            <w:szCs w:val="28"/>
          </w:rPr>
          <w:delText>She shot out of bed, heart racing. ‘Adam?’ she shouted. ‘That you?’</w:delText>
        </w:r>
      </w:del>
    </w:p>
    <w:p w14:paraId="349A2123" w14:textId="21BCAF2F" w:rsidR="00A07401" w:rsidDel="00F24CEE" w:rsidRDefault="00A07401">
      <w:pPr>
        <w:spacing w:line="360" w:lineRule="auto"/>
        <w:contextualSpacing/>
        <w:rPr>
          <w:del w:id="21247" w:author="Claire S" w:date="2026-06-05T09:27:00Z" w16du:dateUtc="2026-06-05T08:27:00Z"/>
          <w:rFonts w:ascii="Cambria" w:hAnsi="Cambria"/>
          <w:sz w:val="28"/>
          <w:szCs w:val="28"/>
        </w:rPr>
      </w:pPr>
      <w:del w:id="21248" w:author="Claire S" w:date="2026-06-05T09:27:00Z" w16du:dateUtc="2026-06-05T08:27:00Z">
        <w:r w:rsidDel="00F24CEE">
          <w:rPr>
            <w:rFonts w:ascii="Cambria" w:hAnsi="Cambria"/>
            <w:sz w:val="28"/>
            <w:szCs w:val="28"/>
          </w:rPr>
          <w:tab/>
          <w:delText>‘Sorry,’ he called back. ‘Dropped a bowl.’</w:delText>
        </w:r>
      </w:del>
    </w:p>
    <w:p w14:paraId="17F61110" w14:textId="16325C2E" w:rsidR="00A07401" w:rsidDel="00F24CEE" w:rsidRDefault="00A07401">
      <w:pPr>
        <w:spacing w:line="360" w:lineRule="auto"/>
        <w:contextualSpacing/>
        <w:rPr>
          <w:del w:id="21249" w:author="Claire S" w:date="2026-06-05T09:28:00Z" w16du:dateUtc="2026-06-05T08:28:00Z"/>
          <w:rFonts w:ascii="Cambria" w:hAnsi="Cambria"/>
          <w:sz w:val="28"/>
          <w:szCs w:val="28"/>
        </w:rPr>
        <w:pPrChange w:id="21250" w:author="Claire S" w:date="2026-06-05T09:27:00Z" w16du:dateUtc="2026-06-05T08:27:00Z">
          <w:pPr>
            <w:spacing w:line="360" w:lineRule="auto"/>
            <w:ind w:firstLine="720"/>
            <w:contextualSpacing/>
          </w:pPr>
        </w:pPrChange>
      </w:pPr>
      <w:del w:id="21251" w:author="Claire S" w:date="2026-06-05T09:27:00Z" w16du:dateUtc="2026-06-05T08:27:00Z">
        <w:r w:rsidDel="00F24CEE">
          <w:rPr>
            <w:rFonts w:ascii="Cambria" w:hAnsi="Cambria"/>
            <w:sz w:val="28"/>
            <w:szCs w:val="28"/>
          </w:rPr>
          <w:delText xml:space="preserve">Clara sat on her bed, unable to think why she felt so bad for a second, but when she remembered, she felt worse.  What a truly horrendous week this was turning out to be; </w:delText>
        </w:r>
        <w:r w:rsidR="00CF5951" w:rsidDel="00F24CEE">
          <w:rPr>
            <w:rFonts w:ascii="Cambria" w:hAnsi="Cambria"/>
            <w:sz w:val="28"/>
            <w:szCs w:val="28"/>
          </w:rPr>
          <w:delText>she’d</w:delText>
        </w:r>
        <w:r w:rsidDel="00F24CEE">
          <w:rPr>
            <w:rFonts w:ascii="Cambria" w:hAnsi="Cambria"/>
            <w:sz w:val="28"/>
            <w:szCs w:val="28"/>
          </w:rPr>
          <w:delText xml:space="preserve"> lost </w:delText>
        </w:r>
        <w:r w:rsidR="00CF5951" w:rsidDel="00F24CEE">
          <w:rPr>
            <w:rFonts w:ascii="Cambria" w:hAnsi="Cambria"/>
            <w:sz w:val="28"/>
            <w:szCs w:val="28"/>
          </w:rPr>
          <w:delText>both</w:delText>
        </w:r>
        <w:r w:rsidDel="00F24CEE">
          <w:rPr>
            <w:rFonts w:ascii="Cambria" w:hAnsi="Cambria"/>
            <w:sz w:val="28"/>
            <w:szCs w:val="28"/>
          </w:rPr>
          <w:delText xml:space="preserve"> her mentor Dex</w:delText>
        </w:r>
        <w:r w:rsidR="00CF5951" w:rsidDel="00F24CEE">
          <w:rPr>
            <w:rFonts w:ascii="Cambria" w:hAnsi="Cambria"/>
            <w:sz w:val="28"/>
            <w:szCs w:val="28"/>
          </w:rPr>
          <w:delText xml:space="preserve"> and</w:delText>
        </w:r>
        <w:r w:rsidDel="00F24CEE">
          <w:rPr>
            <w:rFonts w:ascii="Cambria" w:hAnsi="Cambria"/>
            <w:sz w:val="28"/>
            <w:szCs w:val="28"/>
          </w:rPr>
          <w:delText xml:space="preserve"> also her best work friend in one fell swoop. </w:delText>
        </w:r>
        <w:commentRangeEnd w:id="21231"/>
        <w:r w:rsidR="0023532F" w:rsidDel="00F24CEE">
          <w:rPr>
            <w:rStyle w:val="CommentReference"/>
            <w:rFonts w:ascii="Cambria" w:hAnsi="Cambria"/>
            <w:sz w:val="28"/>
            <w:szCs w:val="28"/>
          </w:rPr>
          <w:commentReference w:id="21231"/>
        </w:r>
      </w:del>
    </w:p>
    <w:p w14:paraId="6DF58F7C" w14:textId="32941063" w:rsidR="00A07401" w:rsidDel="00F24CEE" w:rsidRDefault="00A07401" w:rsidP="00A07401">
      <w:pPr>
        <w:spacing w:line="360" w:lineRule="auto"/>
        <w:contextualSpacing/>
        <w:rPr>
          <w:del w:id="21252" w:author="Claire S" w:date="2026-06-05T09:28:00Z" w16du:dateUtc="2026-06-05T08:28:00Z"/>
          <w:rFonts w:ascii="Cambria" w:hAnsi="Cambria"/>
          <w:sz w:val="28"/>
          <w:szCs w:val="28"/>
        </w:rPr>
      </w:pPr>
      <w:del w:id="21253" w:author="Claire S" w:date="2026-06-05T09:28:00Z" w16du:dateUtc="2026-06-05T08:28:00Z">
        <w:r w:rsidDel="00F24CEE">
          <w:rPr>
            <w:rFonts w:ascii="Cambria" w:hAnsi="Cambria"/>
            <w:sz w:val="28"/>
            <w:szCs w:val="28"/>
          </w:rPr>
          <w:delText>*</w:delText>
        </w:r>
      </w:del>
    </w:p>
    <w:p w14:paraId="1384A4CF" w14:textId="0D45D9AE" w:rsidR="00784642" w:rsidRDefault="007213DE" w:rsidP="00A07401">
      <w:pPr>
        <w:spacing w:line="360" w:lineRule="auto"/>
        <w:contextualSpacing/>
        <w:rPr>
          <w:ins w:id="21254" w:author="Claire S" w:date="2026-07-30T16:03:00Z" w16du:dateUtc="2026-07-30T15:03:00Z"/>
          <w:rFonts w:ascii="Cambria" w:hAnsi="Cambria"/>
          <w:bCs/>
          <w:sz w:val="28"/>
          <w:szCs w:val="28"/>
        </w:rPr>
      </w:pPr>
      <w:r>
        <w:rPr>
          <w:rFonts w:ascii="Cambria" w:hAnsi="Cambria"/>
          <w:sz w:val="28"/>
          <w:szCs w:val="28"/>
        </w:rPr>
        <w:t xml:space="preserve">Clara </w:t>
      </w:r>
      <w:del w:id="21255" w:author="Claire S" w:date="2026-06-05T14:43:00Z" w16du:dateUtc="2026-06-05T13:43:00Z">
        <w:r w:rsidR="002C1DEF" w:rsidDel="009F3AAA">
          <w:rPr>
            <w:rFonts w:ascii="Cambria" w:hAnsi="Cambria"/>
            <w:sz w:val="28"/>
            <w:szCs w:val="28"/>
          </w:rPr>
          <w:delText xml:space="preserve">spent </w:delText>
        </w:r>
      </w:del>
      <w:del w:id="21256" w:author="Claire S" w:date="2026-06-05T09:28:00Z" w16du:dateUtc="2026-06-05T08:28:00Z">
        <w:r w:rsidR="00784642" w:rsidDel="00F24CEE">
          <w:rPr>
            <w:rFonts w:ascii="Cambria" w:hAnsi="Cambria"/>
            <w:sz w:val="28"/>
            <w:szCs w:val="28"/>
          </w:rPr>
          <w:delText>the</w:delText>
        </w:r>
      </w:del>
      <w:del w:id="21257" w:author="Claire S" w:date="2026-06-05T14:43:00Z" w16du:dateUtc="2026-06-05T13:43:00Z">
        <w:r w:rsidR="00784642" w:rsidDel="009F3AAA">
          <w:rPr>
            <w:rFonts w:ascii="Cambria" w:hAnsi="Cambria"/>
            <w:sz w:val="28"/>
            <w:szCs w:val="28"/>
          </w:rPr>
          <w:delText xml:space="preserve"> </w:delText>
        </w:r>
      </w:del>
      <w:del w:id="21258" w:author="Claire S" w:date="2026-06-05T09:28:00Z" w16du:dateUtc="2026-06-05T08:28:00Z">
        <w:r w:rsidR="00784642" w:rsidDel="00F24CEE">
          <w:rPr>
            <w:rFonts w:ascii="Cambria" w:hAnsi="Cambria"/>
            <w:sz w:val="28"/>
            <w:szCs w:val="28"/>
          </w:rPr>
          <w:delText xml:space="preserve">next </w:delText>
        </w:r>
      </w:del>
      <w:del w:id="21259" w:author="Claire S" w:date="2026-06-05T14:43:00Z" w16du:dateUtc="2026-06-05T13:43:00Z">
        <w:r w:rsidR="00784642" w:rsidDel="009F3AAA">
          <w:rPr>
            <w:rFonts w:ascii="Cambria" w:hAnsi="Cambria"/>
            <w:sz w:val="28"/>
            <w:szCs w:val="28"/>
          </w:rPr>
          <w:delText>few</w:delText>
        </w:r>
        <w:r w:rsidR="002C1DEF" w:rsidDel="009F3AAA">
          <w:rPr>
            <w:rFonts w:ascii="Cambria" w:hAnsi="Cambria"/>
            <w:sz w:val="28"/>
            <w:szCs w:val="28"/>
          </w:rPr>
          <w:delText xml:space="preserve"> hour</w:delText>
        </w:r>
        <w:r w:rsidR="00784642" w:rsidDel="009F3AAA">
          <w:rPr>
            <w:rFonts w:ascii="Cambria" w:hAnsi="Cambria"/>
            <w:sz w:val="28"/>
            <w:szCs w:val="28"/>
          </w:rPr>
          <w:delText>s</w:delText>
        </w:r>
      </w:del>
      <w:ins w:id="21260" w:author="Claire S" w:date="2026-06-05T14:43:00Z" w16du:dateUtc="2026-06-05T13:43:00Z">
        <w:r w:rsidR="009F3AAA">
          <w:rPr>
            <w:rFonts w:ascii="Cambria" w:hAnsi="Cambria"/>
            <w:sz w:val="28"/>
            <w:szCs w:val="28"/>
          </w:rPr>
          <w:t>went</w:t>
        </w:r>
      </w:ins>
      <w:del w:id="21261" w:author="Claire S" w:date="2026-06-05T14:43:00Z" w16du:dateUtc="2026-06-05T13:43:00Z">
        <w:r w:rsidR="00784642" w:rsidDel="009F3AAA">
          <w:rPr>
            <w:rFonts w:ascii="Cambria" w:hAnsi="Cambria"/>
            <w:sz w:val="28"/>
            <w:szCs w:val="28"/>
          </w:rPr>
          <w:delText xml:space="preserve"> </w:delText>
        </w:r>
        <w:r w:rsidDel="009F3AAA">
          <w:rPr>
            <w:rFonts w:ascii="Cambria" w:hAnsi="Cambria"/>
            <w:sz w:val="28"/>
            <w:szCs w:val="28"/>
          </w:rPr>
          <w:delText>going</w:delText>
        </w:r>
      </w:del>
      <w:r>
        <w:rPr>
          <w:rFonts w:ascii="Cambria" w:hAnsi="Cambria"/>
          <w:sz w:val="28"/>
          <w:szCs w:val="28"/>
        </w:rPr>
        <w:t xml:space="preserve"> through Dex’s</w:t>
      </w:r>
      <w:r w:rsidR="002C1DEF">
        <w:rPr>
          <w:rFonts w:ascii="Cambria" w:hAnsi="Cambria"/>
          <w:sz w:val="28"/>
          <w:szCs w:val="28"/>
        </w:rPr>
        <w:t xml:space="preserve"> edits</w:t>
      </w:r>
      <w:r>
        <w:rPr>
          <w:rFonts w:ascii="Cambria" w:hAnsi="Cambria"/>
          <w:sz w:val="28"/>
          <w:szCs w:val="28"/>
        </w:rPr>
        <w:t xml:space="preserve"> for Rayne</w:t>
      </w:r>
      <w:ins w:id="21262" w:author="Claire S" w:date="2026-07-30T13:26:00Z" w16du:dateUtc="2026-07-30T12:26:00Z">
        <w:r w:rsidR="007C4DA4">
          <w:rPr>
            <w:rFonts w:ascii="Cambria" w:hAnsi="Cambria"/>
            <w:sz w:val="28"/>
            <w:szCs w:val="28"/>
          </w:rPr>
          <w:t xml:space="preserve"> properly</w:t>
        </w:r>
      </w:ins>
      <w:del w:id="21263" w:author="Claire S" w:date="2026-06-05T14:43:00Z" w16du:dateUtc="2026-06-05T13:43:00Z">
        <w:r w:rsidR="00CF5951" w:rsidDel="009676A7">
          <w:rPr>
            <w:rFonts w:ascii="Cambria" w:hAnsi="Cambria"/>
            <w:sz w:val="28"/>
            <w:szCs w:val="28"/>
          </w:rPr>
          <w:delText>,</w:delText>
        </w:r>
        <w:r w:rsidR="00086D10" w:rsidDel="009676A7">
          <w:rPr>
            <w:rFonts w:ascii="Cambria" w:hAnsi="Cambria"/>
            <w:sz w:val="28"/>
            <w:szCs w:val="28"/>
          </w:rPr>
          <w:delText xml:space="preserve"> and the notes</w:delText>
        </w:r>
        <w:r w:rsidDel="009676A7">
          <w:rPr>
            <w:rFonts w:ascii="Cambria" w:hAnsi="Cambria"/>
            <w:sz w:val="28"/>
            <w:szCs w:val="28"/>
          </w:rPr>
          <w:delText xml:space="preserve"> </w:delText>
        </w:r>
        <w:r w:rsidR="00086D10" w:rsidDel="009676A7">
          <w:rPr>
            <w:rFonts w:ascii="Cambria" w:hAnsi="Cambria"/>
            <w:bCs/>
            <w:sz w:val="28"/>
            <w:szCs w:val="28"/>
          </w:rPr>
          <w:delText>Ruth’s assistant Maude had sent through last night</w:delText>
        </w:r>
      </w:del>
      <w:r w:rsidR="00086D10">
        <w:rPr>
          <w:rFonts w:ascii="Cambria" w:hAnsi="Cambria"/>
          <w:bCs/>
          <w:sz w:val="28"/>
          <w:szCs w:val="28"/>
        </w:rPr>
        <w:t>.</w:t>
      </w:r>
      <w:r w:rsidR="00784642">
        <w:rPr>
          <w:rFonts w:ascii="Cambria" w:hAnsi="Cambria"/>
          <w:bCs/>
          <w:sz w:val="28"/>
          <w:szCs w:val="28"/>
        </w:rPr>
        <w:t xml:space="preserve"> There seemed to be an awful lot of rewriting required</w:t>
      </w:r>
      <w:del w:id="21264" w:author="Claire S" w:date="2026-06-05T14:44:00Z" w16du:dateUtc="2026-06-05T13:44:00Z">
        <w:r w:rsidR="00784642" w:rsidDel="00237150">
          <w:rPr>
            <w:rFonts w:ascii="Cambria" w:hAnsi="Cambria"/>
            <w:bCs/>
            <w:sz w:val="28"/>
            <w:szCs w:val="28"/>
          </w:rPr>
          <w:delText xml:space="preserve">; </w:delText>
        </w:r>
      </w:del>
      <w:ins w:id="21265" w:author="Claire S" w:date="2026-06-05T14:44:00Z" w16du:dateUtc="2026-06-05T13:44:00Z">
        <w:r w:rsidR="00237150">
          <w:rPr>
            <w:rFonts w:ascii="Cambria" w:hAnsi="Cambria"/>
            <w:bCs/>
            <w:sz w:val="28"/>
            <w:szCs w:val="28"/>
          </w:rPr>
          <w:t>, and she was starti</w:t>
        </w:r>
      </w:ins>
      <w:ins w:id="21266" w:author="Claire S" w:date="2026-06-05T14:45:00Z" w16du:dateUtc="2026-06-05T13:45:00Z">
        <w:r w:rsidR="00237150">
          <w:rPr>
            <w:rFonts w:ascii="Cambria" w:hAnsi="Cambria"/>
            <w:bCs/>
            <w:sz w:val="28"/>
            <w:szCs w:val="28"/>
          </w:rPr>
          <w:t xml:space="preserve">ng to </w:t>
        </w:r>
      </w:ins>
      <w:ins w:id="21267" w:author="Claire S" w:date="2026-07-30T13:26:00Z" w16du:dateUtc="2026-07-30T12:26:00Z">
        <w:r w:rsidR="007C4DA4">
          <w:rPr>
            <w:rFonts w:ascii="Cambria" w:hAnsi="Cambria"/>
            <w:bCs/>
            <w:sz w:val="28"/>
            <w:szCs w:val="28"/>
          </w:rPr>
          <w:t>suspect</w:t>
        </w:r>
      </w:ins>
      <w:ins w:id="21268" w:author="Claire S" w:date="2026-06-05T14:45:00Z" w16du:dateUtc="2026-06-05T13:45:00Z">
        <w:r w:rsidR="00237150">
          <w:rPr>
            <w:rFonts w:ascii="Cambria" w:hAnsi="Cambria"/>
            <w:bCs/>
            <w:sz w:val="28"/>
            <w:szCs w:val="28"/>
          </w:rPr>
          <w:t xml:space="preserve"> that </w:t>
        </w:r>
      </w:ins>
      <w:del w:id="21269" w:author="Claire S" w:date="2026-06-05T14:45:00Z" w16du:dateUtc="2026-06-05T13:45:00Z">
        <w:r w:rsidR="00784642" w:rsidDel="00237150">
          <w:rPr>
            <w:rFonts w:ascii="Cambria" w:hAnsi="Cambria"/>
            <w:bCs/>
            <w:sz w:val="28"/>
            <w:szCs w:val="28"/>
          </w:rPr>
          <w:delText xml:space="preserve">she was </w:delText>
        </w:r>
        <w:r w:rsidR="00576C56" w:rsidDel="00237150">
          <w:rPr>
            <w:rFonts w:ascii="Cambria" w:hAnsi="Cambria"/>
            <w:bCs/>
            <w:sz w:val="28"/>
            <w:szCs w:val="28"/>
          </w:rPr>
          <w:delText>sensing</w:delText>
        </w:r>
        <w:r w:rsidR="00784642" w:rsidDel="00237150">
          <w:rPr>
            <w:rFonts w:ascii="Cambria" w:hAnsi="Cambria"/>
            <w:bCs/>
            <w:sz w:val="28"/>
            <w:szCs w:val="28"/>
          </w:rPr>
          <w:delText xml:space="preserve"> that </w:delText>
        </w:r>
      </w:del>
      <w:r w:rsidR="00784642">
        <w:rPr>
          <w:rFonts w:ascii="Cambria" w:hAnsi="Cambria"/>
          <w:bCs/>
          <w:sz w:val="28"/>
          <w:szCs w:val="28"/>
        </w:rPr>
        <w:t xml:space="preserve">Rayne </w:t>
      </w:r>
      <w:ins w:id="21270" w:author="Claire S" w:date="2026-07-30T15:46:00Z" w16du:dateUtc="2026-07-30T14:46:00Z">
        <w:r w:rsidR="007E53A0">
          <w:rPr>
            <w:rFonts w:ascii="Cambria" w:hAnsi="Cambria"/>
            <w:bCs/>
            <w:sz w:val="28"/>
            <w:szCs w:val="28"/>
          </w:rPr>
          <w:t>had</w:t>
        </w:r>
      </w:ins>
      <w:ins w:id="21271" w:author="Claire S" w:date="2026-06-05T14:45:00Z" w16du:dateUtc="2026-06-05T13:45:00Z">
        <w:r w:rsidR="00237150">
          <w:rPr>
            <w:rFonts w:ascii="Cambria" w:hAnsi="Cambria"/>
            <w:bCs/>
            <w:sz w:val="28"/>
            <w:szCs w:val="28"/>
          </w:rPr>
          <w:t xml:space="preserve"> </w:t>
        </w:r>
      </w:ins>
      <w:del w:id="21272" w:author="Claire S" w:date="2026-06-05T14:45:00Z" w16du:dateUtc="2026-06-05T13:45:00Z">
        <w:r w:rsidR="00784642" w:rsidDel="00237150">
          <w:rPr>
            <w:rFonts w:ascii="Cambria" w:hAnsi="Cambria"/>
            <w:bCs/>
            <w:sz w:val="28"/>
            <w:szCs w:val="28"/>
          </w:rPr>
          <w:delText>had r</w:delText>
        </w:r>
      </w:del>
      <w:ins w:id="21273" w:author="Claire S" w:date="2026-06-05T14:45:00Z" w16du:dateUtc="2026-06-05T13:45:00Z">
        <w:r w:rsidR="00237150">
          <w:rPr>
            <w:rFonts w:ascii="Cambria" w:hAnsi="Cambria"/>
            <w:bCs/>
            <w:sz w:val="28"/>
            <w:szCs w:val="28"/>
          </w:rPr>
          <w:t>r</w:t>
        </w:r>
      </w:ins>
      <w:r w:rsidR="00784642">
        <w:rPr>
          <w:rFonts w:ascii="Cambria" w:hAnsi="Cambria"/>
          <w:bCs/>
          <w:sz w:val="28"/>
          <w:szCs w:val="28"/>
        </w:rPr>
        <w:t>elied heavily on Dex to produce anything actually saleable.</w:t>
      </w:r>
    </w:p>
    <w:p w14:paraId="7CED313A" w14:textId="30D9312B" w:rsidR="00676867" w:rsidRPr="00676867" w:rsidRDefault="00676867" w:rsidP="00A07401">
      <w:pPr>
        <w:spacing w:line="360" w:lineRule="auto"/>
        <w:contextualSpacing/>
        <w:rPr>
          <w:rFonts w:ascii="Cambria" w:hAnsi="Cambria"/>
          <w:bCs/>
          <w:i/>
          <w:iCs/>
          <w:sz w:val="28"/>
          <w:szCs w:val="28"/>
          <w:rPrChange w:id="21274" w:author="Claire S" w:date="2026-07-30T16:03:00Z" w16du:dateUtc="2026-07-30T15:03:00Z">
            <w:rPr>
              <w:rFonts w:ascii="Cambria" w:hAnsi="Cambria"/>
              <w:bCs/>
              <w:sz w:val="28"/>
              <w:szCs w:val="28"/>
            </w:rPr>
          </w:rPrChange>
        </w:rPr>
      </w:pPr>
      <w:ins w:id="21275" w:author="Claire S" w:date="2026-07-30T16:03:00Z" w16du:dateUtc="2026-07-30T15:03:00Z">
        <w:r>
          <w:rPr>
            <w:rFonts w:ascii="Cambria" w:hAnsi="Cambria"/>
            <w:bCs/>
            <w:sz w:val="28"/>
            <w:szCs w:val="28"/>
          </w:rPr>
          <w:tab/>
          <w:t xml:space="preserve">Sample sentence: </w:t>
        </w:r>
        <w:r w:rsidRPr="00676867">
          <w:rPr>
            <w:rFonts w:ascii="Cambria" w:hAnsi="Cambria"/>
            <w:bCs/>
            <w:i/>
            <w:iCs/>
            <w:sz w:val="28"/>
            <w:szCs w:val="28"/>
            <w:rPrChange w:id="21276" w:author="Claire S" w:date="2026-07-30T16:03:00Z" w16du:dateUtc="2026-07-30T15:03:00Z">
              <w:rPr>
                <w:rFonts w:ascii="Cambria" w:hAnsi="Cambria"/>
                <w:bCs/>
                <w:sz w:val="28"/>
                <w:szCs w:val="28"/>
              </w:rPr>
            </w:rPrChange>
          </w:rPr>
          <w:t xml:space="preserve">Smoke Silva was big </w:t>
        </w:r>
      </w:ins>
      <w:ins w:id="21277" w:author="Claire S" w:date="2026-07-31T16:00:00Z" w16du:dateUtc="2026-07-31T15:00:00Z">
        <w:r w:rsidR="000D518F">
          <w:rPr>
            <w:rFonts w:ascii="Cambria" w:hAnsi="Cambria"/>
            <w:bCs/>
            <w:i/>
            <w:iCs/>
            <w:sz w:val="28"/>
            <w:szCs w:val="28"/>
          </w:rPr>
          <w:t>-</w:t>
        </w:r>
      </w:ins>
      <w:ins w:id="21278" w:author="Claire S" w:date="2026-07-30T16:03:00Z" w16du:dateUtc="2026-07-30T15:03:00Z">
        <w:r w:rsidRPr="00676867">
          <w:rPr>
            <w:rFonts w:ascii="Cambria" w:hAnsi="Cambria"/>
            <w:bCs/>
            <w:i/>
            <w:iCs/>
            <w:sz w:val="28"/>
            <w:szCs w:val="28"/>
            <w:rPrChange w:id="21279" w:author="Claire S" w:date="2026-07-30T16:03:00Z" w16du:dateUtc="2026-07-30T15:03:00Z">
              <w:rPr>
                <w:rFonts w:ascii="Cambria" w:hAnsi="Cambria"/>
                <w:bCs/>
                <w:sz w:val="28"/>
                <w:szCs w:val="28"/>
              </w:rPr>
            </w:rPrChange>
          </w:rPr>
          <w:t xml:space="preserve"> but big thighs and big shoulders did not make him a complete tank</w:t>
        </w:r>
        <w:r w:rsidR="00B7090A">
          <w:rPr>
            <w:rFonts w:ascii="Cambria" w:hAnsi="Cambria"/>
            <w:bCs/>
            <w:i/>
            <w:iCs/>
            <w:sz w:val="28"/>
            <w:szCs w:val="28"/>
          </w:rPr>
          <w:t xml:space="preserve"> except he thought he was</w:t>
        </w:r>
      </w:ins>
      <w:ins w:id="21280" w:author="Claire S" w:date="2026-07-31T11:58:00Z" w16du:dateUtc="2026-07-31T10:58:00Z">
        <w:r w:rsidR="00A4347D">
          <w:rPr>
            <w:rFonts w:ascii="Cambria" w:hAnsi="Cambria"/>
            <w:bCs/>
            <w:i/>
            <w:iCs/>
            <w:sz w:val="28"/>
            <w:szCs w:val="28"/>
          </w:rPr>
          <w:t xml:space="preserve"> and so </w:t>
        </w:r>
      </w:ins>
      <w:ins w:id="21281" w:author="Claire S" w:date="2026-07-31T16:00:00Z" w16du:dateUtc="2026-07-31T15:00:00Z">
        <w:r w:rsidR="000D518F">
          <w:rPr>
            <w:rFonts w:ascii="Cambria" w:hAnsi="Cambria"/>
            <w:bCs/>
            <w:i/>
            <w:iCs/>
            <w:sz w:val="28"/>
            <w:szCs w:val="28"/>
          </w:rPr>
          <w:t xml:space="preserve">luckily </w:t>
        </w:r>
      </w:ins>
      <w:ins w:id="21282" w:author="Claire S" w:date="2026-07-31T11:58:00Z" w16du:dateUtc="2026-07-31T10:58:00Z">
        <w:r w:rsidR="00A4347D">
          <w:rPr>
            <w:rFonts w:ascii="Cambria" w:hAnsi="Cambria"/>
            <w:bCs/>
            <w:i/>
            <w:iCs/>
            <w:sz w:val="28"/>
            <w:szCs w:val="28"/>
          </w:rPr>
          <w:t>did the ladies</w:t>
        </w:r>
      </w:ins>
      <w:ins w:id="21283" w:author="Claire S" w:date="2026-07-30T16:03:00Z" w16du:dateUtc="2026-07-30T15:03:00Z">
        <w:r w:rsidR="00B7090A">
          <w:rPr>
            <w:rFonts w:ascii="Cambria" w:hAnsi="Cambria"/>
            <w:bCs/>
            <w:i/>
            <w:iCs/>
            <w:sz w:val="28"/>
            <w:szCs w:val="28"/>
          </w:rPr>
          <w:t>.</w:t>
        </w:r>
      </w:ins>
    </w:p>
    <w:p w14:paraId="0154A254" w14:textId="01E8B477" w:rsidR="00A51100" w:rsidRPr="00C1455C" w:rsidRDefault="00086D10" w:rsidP="00C1455C">
      <w:pPr>
        <w:spacing w:line="360" w:lineRule="auto"/>
        <w:ind w:firstLine="720"/>
        <w:contextualSpacing/>
        <w:rPr>
          <w:ins w:id="21284" w:author="Claire S" w:date="2026-07-30T15:49:00Z" w16du:dateUtc="2026-07-30T14:49:00Z"/>
          <w:rFonts w:ascii="Cambria" w:hAnsi="Cambria"/>
          <w:color w:val="000000" w:themeColor="text1"/>
          <w:sz w:val="28"/>
          <w:szCs w:val="28"/>
          <w:rPrChange w:id="21285" w:author="Claire S" w:date="2026-07-30T15:51:00Z" w16du:dateUtc="2026-07-30T14:51:00Z">
            <w:rPr>
              <w:ins w:id="21286" w:author="Claire S" w:date="2026-07-30T15:49:00Z" w16du:dateUtc="2026-07-30T14:49:00Z"/>
              <w:rFonts w:ascii="Cambria" w:hAnsi="Cambria"/>
              <w:sz w:val="28"/>
              <w:szCs w:val="28"/>
            </w:rPr>
          </w:rPrChange>
        </w:rPr>
      </w:pPr>
      <w:r>
        <w:rPr>
          <w:rFonts w:ascii="Cambria" w:hAnsi="Cambria"/>
          <w:bCs/>
          <w:sz w:val="28"/>
          <w:szCs w:val="28"/>
        </w:rPr>
        <w:t>B</w:t>
      </w:r>
      <w:r w:rsidR="007213DE">
        <w:rPr>
          <w:rFonts w:ascii="Cambria" w:hAnsi="Cambria"/>
          <w:sz w:val="28"/>
          <w:szCs w:val="28"/>
        </w:rPr>
        <w:t xml:space="preserve">y the time </w:t>
      </w:r>
      <w:ins w:id="21287" w:author="Claire S" w:date="2026-07-31T12:20:00Z" w16du:dateUtc="2026-07-31T11:20:00Z">
        <w:r w:rsidR="001350B7">
          <w:rPr>
            <w:rFonts w:ascii="Cambria" w:hAnsi="Cambria"/>
            <w:sz w:val="28"/>
            <w:szCs w:val="28"/>
          </w:rPr>
          <w:t xml:space="preserve">the </w:t>
        </w:r>
      </w:ins>
      <w:ins w:id="21288" w:author="Claire S" w:date="2026-07-31T16:00:00Z" w16du:dateUtc="2026-07-31T15:00:00Z">
        <w:r w:rsidR="000D518F">
          <w:rPr>
            <w:rFonts w:ascii="Cambria" w:hAnsi="Cambria"/>
            <w:sz w:val="28"/>
            <w:szCs w:val="28"/>
          </w:rPr>
          <w:t xml:space="preserve">early morning </w:t>
        </w:r>
      </w:ins>
      <w:ins w:id="21289" w:author="Claire S" w:date="2026-07-31T12:20:00Z" w16du:dateUtc="2026-07-31T11:20:00Z">
        <w:r w:rsidR="001350B7">
          <w:rPr>
            <w:rFonts w:ascii="Cambria" w:hAnsi="Cambria"/>
            <w:sz w:val="28"/>
            <w:szCs w:val="28"/>
          </w:rPr>
          <w:t xml:space="preserve">sun </w:t>
        </w:r>
      </w:ins>
      <w:ins w:id="21290" w:author="Claire S" w:date="2026-07-31T16:00:00Z" w16du:dateUtc="2026-07-31T15:00:00Z">
        <w:r w:rsidR="000D518F">
          <w:rPr>
            <w:rFonts w:ascii="Cambria" w:hAnsi="Cambria"/>
            <w:sz w:val="28"/>
            <w:szCs w:val="28"/>
          </w:rPr>
          <w:t>flickered through the clouds</w:t>
        </w:r>
      </w:ins>
      <w:ins w:id="21291" w:author="Claire S" w:date="2026-07-31T12:20:00Z" w16du:dateUtc="2026-07-31T11:20:00Z">
        <w:r w:rsidR="001350B7">
          <w:rPr>
            <w:rFonts w:ascii="Cambria" w:hAnsi="Cambria"/>
            <w:sz w:val="28"/>
            <w:szCs w:val="28"/>
          </w:rPr>
          <w:t xml:space="preserve">, </w:t>
        </w:r>
      </w:ins>
      <w:del w:id="21292" w:author="Claire S" w:date="2026-07-31T12:20:00Z" w16du:dateUtc="2026-07-31T11:20:00Z">
        <w:r w:rsidR="007213DE" w:rsidDel="001350B7">
          <w:rPr>
            <w:rFonts w:ascii="Cambria" w:hAnsi="Cambria"/>
            <w:sz w:val="28"/>
            <w:szCs w:val="28"/>
          </w:rPr>
          <w:delText>she was ready for her meeting with the writer</w:delText>
        </w:r>
        <w:r w:rsidR="002C1DEF" w:rsidDel="001350B7">
          <w:rPr>
            <w:rFonts w:ascii="Cambria" w:hAnsi="Cambria"/>
            <w:sz w:val="28"/>
            <w:szCs w:val="28"/>
          </w:rPr>
          <w:delText xml:space="preserve">, </w:delText>
        </w:r>
      </w:del>
      <w:r>
        <w:rPr>
          <w:rFonts w:ascii="Cambria" w:hAnsi="Cambria"/>
          <w:sz w:val="28"/>
          <w:szCs w:val="28"/>
        </w:rPr>
        <w:t>Clara</w:t>
      </w:r>
      <w:r w:rsidR="00784642">
        <w:rPr>
          <w:rFonts w:ascii="Cambria" w:hAnsi="Cambria"/>
          <w:sz w:val="28"/>
          <w:szCs w:val="28"/>
        </w:rPr>
        <w:t xml:space="preserve"> </w:t>
      </w:r>
      <w:r w:rsidR="00A07401">
        <w:rPr>
          <w:rFonts w:ascii="Cambria" w:hAnsi="Cambria"/>
          <w:sz w:val="28"/>
          <w:szCs w:val="28"/>
        </w:rPr>
        <w:t xml:space="preserve">felt </w:t>
      </w:r>
      <w:del w:id="21293" w:author="Claire S" w:date="2026-07-31T11:58:00Z" w16du:dateUtc="2026-07-31T10:58:00Z">
        <w:r w:rsidR="00A07401" w:rsidDel="00271EA9">
          <w:rPr>
            <w:rFonts w:ascii="Cambria" w:hAnsi="Cambria"/>
            <w:sz w:val="28"/>
            <w:szCs w:val="28"/>
          </w:rPr>
          <w:delText xml:space="preserve">completely </w:delText>
        </w:r>
      </w:del>
      <w:r w:rsidR="00A07401">
        <w:rPr>
          <w:rFonts w:ascii="Cambria" w:hAnsi="Cambria"/>
          <w:sz w:val="28"/>
          <w:szCs w:val="28"/>
        </w:rPr>
        <w:t>washed</w:t>
      </w:r>
      <w:ins w:id="21294" w:author="Daisy Watt" w:date="2026-06-23T04:46:00Z" w16du:dateUtc="2026-06-23T02:46:00Z">
        <w:r w:rsidR="00D171DD">
          <w:rPr>
            <w:rFonts w:ascii="Cambria" w:hAnsi="Cambria"/>
            <w:sz w:val="28"/>
            <w:szCs w:val="28"/>
          </w:rPr>
          <w:t xml:space="preserve"> </w:t>
        </w:r>
      </w:ins>
      <w:del w:id="21295" w:author="Daisy Watt" w:date="2026-06-23T04:46:00Z" w16du:dateUtc="2026-06-23T02:46:00Z">
        <w:r w:rsidR="00A07401">
          <w:rPr>
            <w:rFonts w:ascii="Cambria" w:hAnsi="Cambria"/>
            <w:sz w:val="28"/>
            <w:szCs w:val="28"/>
          </w:rPr>
          <w:delText>-</w:delText>
        </w:r>
      </w:del>
      <w:r w:rsidR="00A07401">
        <w:rPr>
          <w:rFonts w:ascii="Cambria" w:hAnsi="Cambria"/>
          <w:sz w:val="28"/>
          <w:szCs w:val="28"/>
        </w:rPr>
        <w:t>out.  She’d barely slept for days</w:t>
      </w:r>
      <w:ins w:id="21296" w:author="Daisy Watt" w:date="2026-06-23T16:25:00Z" w16du:dateUtc="2026-06-23T14:25:00Z">
        <w:del w:id="21297" w:author="Claire S" w:date="2026-07-30T15:47:00Z" w16du:dateUtc="2026-07-30T14:47:00Z">
          <w:r w:rsidR="002D4CDF">
            <w:rPr>
              <w:rFonts w:ascii="Cambria" w:hAnsi="Cambria"/>
              <w:sz w:val="28"/>
              <w:szCs w:val="28"/>
            </w:rPr>
            <w:delText>,</w:delText>
          </w:r>
        </w:del>
      </w:ins>
      <w:del w:id="21298" w:author="Claire S" w:date="2026-07-30T15:47:00Z" w16du:dateUtc="2026-07-30T14:47:00Z">
        <w:r w:rsidR="00A07401">
          <w:rPr>
            <w:rFonts w:ascii="Cambria" w:hAnsi="Cambria"/>
            <w:sz w:val="28"/>
            <w:szCs w:val="28"/>
          </w:rPr>
          <w:delText xml:space="preserve"> now</w:delText>
        </w:r>
      </w:del>
      <w:del w:id="21299" w:author="Claire S" w:date="2026-07-30T15:49:00Z" w16du:dateUtc="2026-07-30T14:49:00Z">
        <w:r w:rsidR="00A07401">
          <w:rPr>
            <w:rFonts w:ascii="Cambria" w:hAnsi="Cambria"/>
            <w:sz w:val="28"/>
            <w:szCs w:val="28"/>
          </w:rPr>
          <w:delText xml:space="preserve">, </w:delText>
        </w:r>
      </w:del>
      <w:ins w:id="21300" w:author="Claire S" w:date="2026-07-30T15:50:00Z" w16du:dateUtc="2026-07-30T14:50:00Z">
        <w:r w:rsidR="002E3234">
          <w:rPr>
            <w:rFonts w:ascii="Cambria" w:hAnsi="Cambria"/>
            <w:sz w:val="28"/>
            <w:szCs w:val="28"/>
          </w:rPr>
          <w:t xml:space="preserve"> </w:t>
        </w:r>
      </w:ins>
      <w:ins w:id="21301" w:author="Claire S" w:date="2026-07-30T15:49:00Z" w16du:dateUtc="2026-07-30T14:49:00Z">
        <w:r w:rsidR="002E3234">
          <w:rPr>
            <w:rFonts w:ascii="Cambria" w:hAnsi="Cambria"/>
            <w:sz w:val="28"/>
            <w:szCs w:val="28"/>
          </w:rPr>
          <w:t>a</w:t>
        </w:r>
        <w:r w:rsidR="002E3234">
          <w:rPr>
            <w:rFonts w:ascii="Cambria" w:hAnsi="Cambria"/>
            <w:color w:val="000000" w:themeColor="text1"/>
            <w:sz w:val="28"/>
            <w:szCs w:val="28"/>
          </w:rPr>
          <w:t xml:space="preserve">nd </w:t>
        </w:r>
      </w:ins>
      <w:ins w:id="21302" w:author="Claire S" w:date="2026-07-31T11:58:00Z" w16du:dateUtc="2026-07-31T10:58:00Z">
        <w:r w:rsidR="00271EA9">
          <w:rPr>
            <w:rFonts w:ascii="Cambria" w:hAnsi="Cambria"/>
            <w:color w:val="000000" w:themeColor="text1"/>
            <w:sz w:val="28"/>
            <w:szCs w:val="28"/>
          </w:rPr>
          <w:t xml:space="preserve">contacting </w:t>
        </w:r>
      </w:ins>
      <w:ins w:id="21303" w:author="Claire S" w:date="2026-07-30T15:49:00Z" w16du:dateUtc="2026-07-30T14:49:00Z">
        <w:r w:rsidR="002E3234" w:rsidRPr="00A56227">
          <w:rPr>
            <w:rFonts w:ascii="Cambria" w:hAnsi="Cambria"/>
            <w:color w:val="000000" w:themeColor="text1"/>
            <w:sz w:val="28"/>
            <w:szCs w:val="28"/>
          </w:rPr>
          <w:t>Violet’s bereaved sister</w:t>
        </w:r>
        <w:r w:rsidR="002E3234">
          <w:rPr>
            <w:rFonts w:ascii="Cambria" w:hAnsi="Cambria"/>
            <w:color w:val="000000" w:themeColor="text1"/>
            <w:sz w:val="28"/>
            <w:szCs w:val="28"/>
          </w:rPr>
          <w:t xml:space="preserve"> was on her mind</w:t>
        </w:r>
      </w:ins>
      <w:ins w:id="21304" w:author="Claire S" w:date="2026-07-30T15:50:00Z" w16du:dateUtc="2026-07-30T14:50:00Z">
        <w:r w:rsidR="002E3234">
          <w:rPr>
            <w:rFonts w:ascii="Cambria" w:hAnsi="Cambria"/>
            <w:color w:val="000000" w:themeColor="text1"/>
            <w:sz w:val="28"/>
            <w:szCs w:val="28"/>
          </w:rPr>
          <w:t xml:space="preserve"> </w:t>
        </w:r>
      </w:ins>
      <w:ins w:id="21305" w:author="Claire S" w:date="2026-07-30T15:49:00Z" w16du:dateUtc="2026-07-30T14:49:00Z">
        <w:r w:rsidR="002E3234">
          <w:rPr>
            <w:rFonts w:ascii="Cambria" w:hAnsi="Cambria"/>
            <w:color w:val="000000" w:themeColor="text1"/>
            <w:sz w:val="28"/>
            <w:szCs w:val="28"/>
          </w:rPr>
          <w:t>–</w:t>
        </w:r>
        <w:r w:rsidR="002E3234" w:rsidRPr="00A56227">
          <w:rPr>
            <w:rFonts w:ascii="Cambria" w:hAnsi="Cambria"/>
            <w:color w:val="000000" w:themeColor="text1"/>
            <w:sz w:val="28"/>
            <w:szCs w:val="28"/>
          </w:rPr>
          <w:t xml:space="preserve"> </w:t>
        </w:r>
        <w:r w:rsidR="002E3234">
          <w:rPr>
            <w:rFonts w:ascii="Cambria" w:hAnsi="Cambria"/>
            <w:color w:val="000000" w:themeColor="text1"/>
            <w:sz w:val="28"/>
            <w:szCs w:val="28"/>
          </w:rPr>
          <w:t xml:space="preserve">Stacey, </w:t>
        </w:r>
      </w:ins>
      <w:ins w:id="21306" w:author="Claire S" w:date="2026-07-30T16:04:00Z" w16du:dateUtc="2026-07-30T15:04:00Z">
        <w:r w:rsidR="00B7090A">
          <w:rPr>
            <w:rFonts w:ascii="Cambria" w:hAnsi="Cambria"/>
            <w:color w:val="000000" w:themeColor="text1"/>
            <w:sz w:val="28"/>
            <w:szCs w:val="28"/>
          </w:rPr>
          <w:t>Clara</w:t>
        </w:r>
      </w:ins>
      <w:ins w:id="21307" w:author="Claire S" w:date="2026-07-30T15:49:00Z" w16du:dateUtc="2026-07-30T14:49:00Z">
        <w:r w:rsidR="002E3234">
          <w:rPr>
            <w:rFonts w:ascii="Cambria" w:hAnsi="Cambria"/>
            <w:color w:val="000000" w:themeColor="text1"/>
            <w:sz w:val="28"/>
            <w:szCs w:val="28"/>
          </w:rPr>
          <w:t xml:space="preserve"> thought her name might be</w:t>
        </w:r>
      </w:ins>
      <w:ins w:id="21308" w:author="Claire S" w:date="2026-07-30T16:04:00Z" w16du:dateUtc="2026-07-30T15:04:00Z">
        <w:r w:rsidR="00B7090A">
          <w:rPr>
            <w:rFonts w:ascii="Cambria" w:hAnsi="Cambria"/>
            <w:color w:val="000000" w:themeColor="text1"/>
            <w:sz w:val="28"/>
            <w:szCs w:val="28"/>
          </w:rPr>
          <w:t>; a</w:t>
        </w:r>
      </w:ins>
      <w:ins w:id="21309" w:author="Claire S" w:date="2026-07-30T15:49:00Z" w16du:dateUtc="2026-07-30T14:49:00Z">
        <w:r w:rsidR="002E3234">
          <w:rPr>
            <w:rFonts w:ascii="Cambria" w:hAnsi="Cambria"/>
            <w:color w:val="000000" w:themeColor="text1"/>
            <w:sz w:val="28"/>
            <w:szCs w:val="28"/>
          </w:rPr>
          <w:t xml:space="preserve"> bereaved young woman </w:t>
        </w:r>
      </w:ins>
      <w:ins w:id="21310" w:author="Claire S" w:date="2026-07-30T16:04:00Z" w16du:dateUtc="2026-07-30T15:04:00Z">
        <w:r w:rsidR="00B7090A">
          <w:rPr>
            <w:rFonts w:ascii="Cambria" w:hAnsi="Cambria"/>
            <w:color w:val="000000" w:themeColor="text1"/>
            <w:sz w:val="28"/>
            <w:szCs w:val="28"/>
          </w:rPr>
          <w:t>with</w:t>
        </w:r>
      </w:ins>
      <w:ins w:id="21311" w:author="Claire S" w:date="2026-07-30T15:49:00Z" w16du:dateUtc="2026-07-30T14:49:00Z">
        <w:r w:rsidR="002E3234" w:rsidRPr="00A56227">
          <w:rPr>
            <w:rFonts w:ascii="Cambria" w:hAnsi="Cambria"/>
            <w:color w:val="000000" w:themeColor="text1"/>
            <w:sz w:val="28"/>
            <w:szCs w:val="28"/>
          </w:rPr>
          <w:t xml:space="preserve"> no </w:t>
        </w:r>
        <w:r w:rsidR="002E3234">
          <w:rPr>
            <w:rFonts w:ascii="Cambria" w:hAnsi="Cambria"/>
            <w:color w:val="000000" w:themeColor="text1"/>
            <w:sz w:val="28"/>
            <w:szCs w:val="28"/>
          </w:rPr>
          <w:t xml:space="preserve">close </w:t>
        </w:r>
        <w:r w:rsidR="002E3234" w:rsidRPr="00A56227">
          <w:rPr>
            <w:rFonts w:ascii="Cambria" w:hAnsi="Cambria"/>
            <w:color w:val="000000" w:themeColor="text1"/>
            <w:sz w:val="28"/>
            <w:szCs w:val="28"/>
          </w:rPr>
          <w:t>family</w:t>
        </w:r>
        <w:r w:rsidR="002E3234">
          <w:rPr>
            <w:rFonts w:ascii="Cambria" w:hAnsi="Cambria"/>
            <w:color w:val="000000" w:themeColor="text1"/>
            <w:sz w:val="28"/>
            <w:szCs w:val="28"/>
          </w:rPr>
          <w:t xml:space="preserve"> left at all.</w:t>
        </w:r>
        <w:r w:rsidR="002E3234" w:rsidRPr="00A56227">
          <w:rPr>
            <w:rFonts w:ascii="Cambria" w:hAnsi="Cambria"/>
            <w:color w:val="000000" w:themeColor="text1"/>
            <w:sz w:val="28"/>
            <w:szCs w:val="28"/>
          </w:rPr>
          <w:t xml:space="preserve">  </w:t>
        </w:r>
      </w:ins>
      <w:ins w:id="21312" w:author="Claire S" w:date="2026-07-30T15:50:00Z" w16du:dateUtc="2026-07-30T14:50:00Z">
        <w:r w:rsidR="002E3234">
          <w:rPr>
            <w:rFonts w:ascii="Cambria" w:hAnsi="Cambria"/>
            <w:color w:val="000000" w:themeColor="text1"/>
            <w:sz w:val="28"/>
            <w:szCs w:val="28"/>
          </w:rPr>
          <w:t xml:space="preserve">Did </w:t>
        </w:r>
        <w:r w:rsidR="00A07401">
          <w:rPr>
            <w:rFonts w:ascii="Cambria" w:hAnsi="Cambria"/>
            <w:color w:val="000000" w:themeColor="text1"/>
            <w:sz w:val="28"/>
            <w:szCs w:val="28"/>
          </w:rPr>
          <w:t xml:space="preserve">she </w:t>
        </w:r>
        <w:r w:rsidR="002E3234">
          <w:rPr>
            <w:rFonts w:ascii="Cambria" w:hAnsi="Cambria"/>
            <w:color w:val="000000" w:themeColor="text1"/>
            <w:sz w:val="28"/>
            <w:szCs w:val="28"/>
          </w:rPr>
          <w:t xml:space="preserve">also </w:t>
        </w:r>
      </w:ins>
      <w:del w:id="21313" w:author="Claire S" w:date="2026-07-30T15:50:00Z" w16du:dateUtc="2026-07-30T14:50:00Z">
        <w:r w:rsidR="00A07401" w:rsidDel="002E3234">
          <w:rPr>
            <w:rFonts w:ascii="Cambria" w:hAnsi="Cambria"/>
            <w:sz w:val="28"/>
            <w:szCs w:val="28"/>
          </w:rPr>
          <w:delText xml:space="preserve">and she </w:delText>
        </w:r>
      </w:del>
      <w:r w:rsidR="00A07401">
        <w:rPr>
          <w:rFonts w:ascii="Cambria" w:hAnsi="Cambria"/>
          <w:sz w:val="28"/>
          <w:szCs w:val="28"/>
        </w:rPr>
        <w:t>k</w:t>
      </w:r>
      <w:del w:id="21314" w:author="Claire S" w:date="2026-07-30T15:50:00Z" w16du:dateUtc="2026-07-30T14:50:00Z">
        <w:r w:rsidR="00A07401" w:rsidDel="002E3234">
          <w:rPr>
            <w:rFonts w:ascii="Cambria" w:hAnsi="Cambria"/>
            <w:sz w:val="28"/>
            <w:szCs w:val="28"/>
          </w:rPr>
          <w:delText>ep</w:delText>
        </w:r>
      </w:del>
      <w:ins w:id="21315" w:author="Claire S" w:date="2026-07-30T15:50:00Z" w16du:dateUtc="2026-07-30T14:50:00Z">
        <w:r w:rsidR="002E3234">
          <w:rPr>
            <w:rFonts w:ascii="Cambria" w:hAnsi="Cambria"/>
            <w:sz w:val="28"/>
            <w:szCs w:val="28"/>
          </w:rPr>
          <w:t>eep</w:t>
        </w:r>
      </w:ins>
      <w:del w:id="21316" w:author="Claire S" w:date="2026-07-30T15:50:00Z" w16du:dateUtc="2026-07-30T14:50:00Z">
        <w:r w:rsidR="00A07401" w:rsidDel="002E3234">
          <w:rPr>
            <w:rFonts w:ascii="Cambria" w:hAnsi="Cambria"/>
            <w:sz w:val="28"/>
            <w:szCs w:val="28"/>
          </w:rPr>
          <w:delText>t</w:delText>
        </w:r>
      </w:del>
      <w:r w:rsidR="00A07401">
        <w:rPr>
          <w:rFonts w:ascii="Cambria" w:hAnsi="Cambria"/>
          <w:sz w:val="28"/>
          <w:szCs w:val="28"/>
        </w:rPr>
        <w:t xml:space="preserve"> imagining</w:t>
      </w:r>
      <w:del w:id="21317" w:author="Claire S" w:date="2026-07-30T15:50:00Z" w16du:dateUtc="2026-07-30T14:50:00Z">
        <w:r w:rsidR="00A07401">
          <w:rPr>
            <w:rFonts w:ascii="Cambria" w:hAnsi="Cambria"/>
            <w:sz w:val="28"/>
            <w:szCs w:val="28"/>
          </w:rPr>
          <w:delText xml:space="preserve"> </w:delText>
        </w:r>
      </w:del>
      <w:ins w:id="21318" w:author="Claire S" w:date="2026-07-30T15:50:00Z" w16du:dateUtc="2026-07-30T14:50:00Z">
        <w:r w:rsidR="002E3234">
          <w:rPr>
            <w:rFonts w:ascii="Cambria" w:hAnsi="Cambria"/>
            <w:sz w:val="28"/>
            <w:szCs w:val="28"/>
          </w:rPr>
          <w:t xml:space="preserve"> </w:t>
        </w:r>
      </w:ins>
      <w:del w:id="21319" w:author="Claire S" w:date="2026-07-30T15:50:00Z" w16du:dateUtc="2026-07-30T14:50:00Z">
        <w:r w:rsidR="00A07401">
          <w:rPr>
            <w:rFonts w:ascii="Cambria" w:hAnsi="Cambria"/>
            <w:sz w:val="28"/>
            <w:szCs w:val="28"/>
          </w:rPr>
          <w:delText xml:space="preserve">her </w:delText>
        </w:r>
      </w:del>
      <w:del w:id="21320" w:author="Claire S" w:date="2026-07-30T16:04:00Z" w16du:dateUtc="2026-07-30T15:04:00Z">
        <w:r w:rsidR="00A07401">
          <w:rPr>
            <w:rFonts w:ascii="Cambria" w:hAnsi="Cambria"/>
            <w:sz w:val="28"/>
            <w:szCs w:val="28"/>
          </w:rPr>
          <w:delText xml:space="preserve">poor </w:delText>
        </w:r>
      </w:del>
      <w:del w:id="21321" w:author="Claire S" w:date="2026-07-30T15:50:00Z" w16du:dateUtc="2026-07-30T14:50:00Z">
        <w:r w:rsidR="00A07401">
          <w:rPr>
            <w:rFonts w:ascii="Cambria" w:hAnsi="Cambria"/>
            <w:sz w:val="28"/>
            <w:szCs w:val="28"/>
          </w:rPr>
          <w:delText>friend</w:delText>
        </w:r>
      </w:del>
      <w:del w:id="21322" w:author="Claire S" w:date="2026-07-30T16:04:00Z" w16du:dateUtc="2026-07-30T15:04:00Z">
        <w:r w:rsidR="00A07401">
          <w:rPr>
            <w:rFonts w:ascii="Cambria" w:hAnsi="Cambria"/>
            <w:sz w:val="28"/>
            <w:szCs w:val="28"/>
          </w:rPr>
          <w:delText>’s</w:delText>
        </w:r>
      </w:del>
      <w:ins w:id="21323" w:author="Claire S" w:date="2026-07-30T16:04:00Z" w16du:dateUtc="2026-07-30T15:04:00Z">
        <w:r w:rsidR="00B7090A">
          <w:rPr>
            <w:rFonts w:ascii="Cambria" w:hAnsi="Cambria"/>
            <w:sz w:val="28"/>
            <w:szCs w:val="28"/>
          </w:rPr>
          <w:t>her sister’s</w:t>
        </w:r>
      </w:ins>
      <w:r w:rsidR="00A07401">
        <w:rPr>
          <w:rFonts w:ascii="Cambria" w:hAnsi="Cambria"/>
          <w:sz w:val="28"/>
          <w:szCs w:val="28"/>
        </w:rPr>
        <w:t xml:space="preserve"> horrific death</w:t>
      </w:r>
      <w:ins w:id="21324" w:author="Claire S" w:date="2026-07-30T16:04:00Z" w16du:dateUtc="2026-07-30T15:04:00Z">
        <w:r w:rsidR="00B7090A">
          <w:rPr>
            <w:rFonts w:ascii="Cambria" w:hAnsi="Cambria"/>
            <w:sz w:val="28"/>
            <w:szCs w:val="28"/>
          </w:rPr>
          <w:t xml:space="preserve">? </w:t>
        </w:r>
      </w:ins>
      <w:ins w:id="21325" w:author="Claire S" w:date="2026-07-31T12:21:00Z" w16du:dateUtc="2026-07-31T11:21:00Z">
        <w:r w:rsidR="00660C40">
          <w:rPr>
            <w:rFonts w:ascii="Cambria" w:hAnsi="Cambria"/>
            <w:sz w:val="28"/>
            <w:szCs w:val="28"/>
          </w:rPr>
          <w:t xml:space="preserve">For Clara, </w:t>
        </w:r>
      </w:ins>
      <w:ins w:id="21326" w:author="Claire S" w:date="2026-07-31T11:59:00Z" w16du:dateUtc="2026-07-31T10:59:00Z">
        <w:r w:rsidR="00271EA9">
          <w:rPr>
            <w:rFonts w:ascii="Cambria" w:hAnsi="Cambria"/>
            <w:sz w:val="28"/>
            <w:szCs w:val="28"/>
          </w:rPr>
          <w:t>th</w:t>
        </w:r>
      </w:ins>
      <w:ins w:id="21327" w:author="Claire S" w:date="2026-07-31T12:00:00Z" w16du:dateUtc="2026-07-31T11:00:00Z">
        <w:r w:rsidR="0003327E">
          <w:rPr>
            <w:rFonts w:ascii="Cambria" w:hAnsi="Cambria"/>
            <w:sz w:val="28"/>
            <w:szCs w:val="28"/>
          </w:rPr>
          <w:t>at</w:t>
        </w:r>
      </w:ins>
      <w:ins w:id="21328" w:author="Claire S" w:date="2026-07-31T11:59:00Z" w16du:dateUtc="2026-07-31T10:59:00Z">
        <w:r w:rsidR="00271EA9">
          <w:rPr>
            <w:rFonts w:ascii="Cambria" w:hAnsi="Cambria"/>
            <w:sz w:val="28"/>
            <w:szCs w:val="28"/>
          </w:rPr>
          <w:t xml:space="preserve"> awful image</w:t>
        </w:r>
      </w:ins>
      <w:ins w:id="21329" w:author="Claire S" w:date="2026-07-30T15:50:00Z" w16du:dateUtc="2026-07-30T14:50:00Z">
        <w:r w:rsidR="002E3234">
          <w:rPr>
            <w:rFonts w:ascii="Cambria" w:hAnsi="Cambria"/>
            <w:sz w:val="28"/>
            <w:szCs w:val="28"/>
          </w:rPr>
          <w:t xml:space="preserve"> was </w:t>
        </w:r>
      </w:ins>
      <w:ins w:id="21330" w:author="Claire S" w:date="2026-07-30T15:47:00Z" w16du:dateUtc="2026-07-30T14:47:00Z">
        <w:r w:rsidR="005948B1">
          <w:rPr>
            <w:rFonts w:ascii="Cambria" w:hAnsi="Cambria"/>
            <w:sz w:val="28"/>
            <w:szCs w:val="28"/>
          </w:rPr>
          <w:t xml:space="preserve">now peppered with </w:t>
        </w:r>
      </w:ins>
      <w:ins w:id="21331" w:author="Claire S" w:date="2026-06-05T09:54:00Z" w16du:dateUtc="2026-06-05T08:54:00Z">
        <w:r w:rsidR="00D068F1">
          <w:rPr>
            <w:rFonts w:ascii="Cambria" w:hAnsi="Cambria"/>
            <w:sz w:val="28"/>
            <w:szCs w:val="28"/>
          </w:rPr>
          <w:t xml:space="preserve">the </w:t>
        </w:r>
      </w:ins>
      <w:ins w:id="21332" w:author="Claire S" w:date="2026-07-31T11:59:00Z" w16du:dateUtc="2026-07-31T10:59:00Z">
        <w:r w:rsidR="00271EA9">
          <w:rPr>
            <w:rFonts w:ascii="Cambria" w:hAnsi="Cambria"/>
            <w:sz w:val="28"/>
            <w:szCs w:val="28"/>
          </w:rPr>
          <w:t>officer</w:t>
        </w:r>
      </w:ins>
      <w:ins w:id="21333" w:author="Claire S" w:date="2026-07-30T15:47:00Z" w16du:dateUtc="2026-07-30T14:47:00Z">
        <w:r w:rsidR="005948B1">
          <w:rPr>
            <w:rFonts w:ascii="Cambria" w:hAnsi="Cambria"/>
            <w:sz w:val="28"/>
            <w:szCs w:val="28"/>
          </w:rPr>
          <w:t xml:space="preserve">’s </w:t>
        </w:r>
      </w:ins>
      <w:ins w:id="21334" w:author="Claire S" w:date="2026-06-05T09:54:00Z" w16du:dateUtc="2026-06-05T08:54:00Z">
        <w:r w:rsidR="00D068F1">
          <w:rPr>
            <w:rFonts w:ascii="Cambria" w:hAnsi="Cambria"/>
            <w:sz w:val="28"/>
            <w:szCs w:val="28"/>
          </w:rPr>
          <w:t xml:space="preserve">words </w:t>
        </w:r>
      </w:ins>
      <w:ins w:id="21335" w:author="Claire S" w:date="2026-07-30T13:27:00Z" w16du:dateUtc="2026-07-30T12:27:00Z">
        <w:r w:rsidR="00465D24">
          <w:rPr>
            <w:rFonts w:ascii="Cambria" w:hAnsi="Cambria"/>
            <w:sz w:val="28"/>
            <w:szCs w:val="28"/>
          </w:rPr>
          <w:t>about Violet’s</w:t>
        </w:r>
      </w:ins>
      <w:ins w:id="21336" w:author="Claire S" w:date="2026-07-31T11:59:00Z" w16du:dateUtc="2026-07-31T10:59:00Z">
        <w:r w:rsidR="00271EA9">
          <w:rPr>
            <w:rFonts w:ascii="Cambria" w:hAnsi="Cambria"/>
            <w:sz w:val="28"/>
            <w:szCs w:val="28"/>
          </w:rPr>
          <w:t xml:space="preserve"> damaged</w:t>
        </w:r>
      </w:ins>
      <w:ins w:id="21337" w:author="Claire S" w:date="2026-07-30T13:27:00Z" w16du:dateUtc="2026-07-30T12:27:00Z">
        <w:r w:rsidR="00465D24">
          <w:rPr>
            <w:rFonts w:ascii="Cambria" w:hAnsi="Cambria"/>
            <w:sz w:val="28"/>
            <w:szCs w:val="28"/>
          </w:rPr>
          <w:t xml:space="preserve"> face</w:t>
        </w:r>
      </w:ins>
      <w:r w:rsidR="00A07401">
        <w:rPr>
          <w:rFonts w:ascii="Cambria" w:hAnsi="Cambria"/>
          <w:sz w:val="28"/>
          <w:szCs w:val="28"/>
        </w:rPr>
        <w:t xml:space="preserve">.  </w:t>
      </w:r>
    </w:p>
    <w:p w14:paraId="008E8315" w14:textId="1C8AAF87" w:rsidR="00A07401" w:rsidRPr="00784642" w:rsidRDefault="00271EA9" w:rsidP="00784642">
      <w:pPr>
        <w:spacing w:line="360" w:lineRule="auto"/>
        <w:ind w:firstLine="720"/>
        <w:contextualSpacing/>
        <w:rPr>
          <w:del w:id="21338" w:author="Claire S" w:date="2026-07-30T16:04:00Z" w16du:dateUtc="2026-07-30T15:04:00Z"/>
          <w:rFonts w:ascii="Cambria" w:hAnsi="Cambria"/>
          <w:bCs/>
          <w:sz w:val="28"/>
          <w:szCs w:val="28"/>
        </w:rPr>
      </w:pPr>
      <w:ins w:id="21339" w:author="Claire S" w:date="2026-07-31T11:59:00Z" w16du:dateUtc="2026-07-31T10:59:00Z">
        <w:r>
          <w:rPr>
            <w:rFonts w:ascii="Cambria" w:hAnsi="Cambria"/>
            <w:sz w:val="28"/>
            <w:szCs w:val="28"/>
          </w:rPr>
          <w:t>But it was</w:t>
        </w:r>
      </w:ins>
      <w:ins w:id="21340" w:author="Claire S" w:date="2026-07-30T13:27:00Z" w16du:dateUtc="2026-07-30T12:27:00Z">
        <w:r w:rsidR="00465D24">
          <w:rPr>
            <w:rFonts w:ascii="Cambria" w:hAnsi="Cambria"/>
            <w:sz w:val="28"/>
            <w:szCs w:val="28"/>
          </w:rPr>
          <w:t xml:space="preserve"> </w:t>
        </w:r>
      </w:ins>
      <w:ins w:id="21341" w:author="Daisy Watt" w:date="2026-06-23T16:26:00Z" w16du:dateUtc="2026-06-23T14:26:00Z">
        <w:del w:id="21342" w:author="Claire S" w:date="2026-07-30T13:27:00Z" w16du:dateUtc="2026-07-30T12:27:00Z">
          <w:r w:rsidR="00247F8B" w:rsidDel="00465D24">
            <w:rPr>
              <w:rFonts w:ascii="Cambria" w:hAnsi="Cambria"/>
              <w:sz w:val="28"/>
              <w:szCs w:val="28"/>
            </w:rPr>
            <w:delText xml:space="preserve">She was haunted by </w:delText>
          </w:r>
        </w:del>
      </w:ins>
      <w:del w:id="21343" w:author="Claire S" w:date="2026-06-05T10:35:00Z" w16du:dateUtc="2026-06-05T09:35:00Z">
        <w:r w:rsidR="00A07401" w:rsidDel="004B7987">
          <w:rPr>
            <w:rFonts w:ascii="Cambria" w:hAnsi="Cambria"/>
            <w:sz w:val="28"/>
            <w:szCs w:val="28"/>
          </w:rPr>
          <w:delText xml:space="preserve">And </w:delText>
        </w:r>
      </w:del>
      <w:r w:rsidR="00A07401">
        <w:rPr>
          <w:rFonts w:ascii="Cambria" w:hAnsi="Cambria"/>
          <w:sz w:val="28"/>
          <w:szCs w:val="28"/>
        </w:rPr>
        <w:t xml:space="preserve">Violet’s terrified expression </w:t>
      </w:r>
      <w:del w:id="21344" w:author="Daisy Watt" w:date="2026-06-23T16:26:00Z" w16du:dateUtc="2026-06-23T14:26:00Z">
        <w:r w:rsidR="00A07401" w:rsidDel="00247F8B">
          <w:rPr>
            <w:rFonts w:ascii="Cambria" w:hAnsi="Cambria"/>
            <w:sz w:val="28"/>
            <w:szCs w:val="28"/>
          </w:rPr>
          <w:delText xml:space="preserve">haunted her </w:delText>
        </w:r>
      </w:del>
      <w:r w:rsidR="00A07401">
        <w:rPr>
          <w:rFonts w:ascii="Cambria" w:hAnsi="Cambria"/>
          <w:sz w:val="28"/>
          <w:szCs w:val="28"/>
        </w:rPr>
        <w:t>in that awful video</w:t>
      </w:r>
      <w:ins w:id="21345" w:author="Claire S" w:date="2026-07-30T13:27:00Z" w16du:dateUtc="2026-07-30T12:27:00Z">
        <w:r w:rsidR="00465D24">
          <w:rPr>
            <w:rFonts w:ascii="Cambria" w:hAnsi="Cambria"/>
            <w:sz w:val="28"/>
            <w:szCs w:val="28"/>
          </w:rPr>
          <w:t xml:space="preserve"> </w:t>
        </w:r>
      </w:ins>
      <w:ins w:id="21346" w:author="Claire S" w:date="2026-07-31T11:59:00Z" w16du:dateUtc="2026-07-31T10:59:00Z">
        <w:r>
          <w:rPr>
            <w:rFonts w:ascii="Cambria" w:hAnsi="Cambria"/>
            <w:sz w:val="28"/>
            <w:szCs w:val="28"/>
          </w:rPr>
          <w:t>tha</w:t>
        </w:r>
      </w:ins>
      <w:ins w:id="21347" w:author="Claire S" w:date="2026-07-31T12:00:00Z" w16du:dateUtc="2026-07-31T11:00:00Z">
        <w:r>
          <w:rPr>
            <w:rFonts w:ascii="Cambria" w:hAnsi="Cambria"/>
            <w:sz w:val="28"/>
            <w:szCs w:val="28"/>
          </w:rPr>
          <w:t>t really</w:t>
        </w:r>
      </w:ins>
      <w:ins w:id="21348" w:author="Claire S" w:date="2026-07-30T15:51:00Z" w16du:dateUtc="2026-07-30T14:51:00Z">
        <w:r w:rsidR="00C1455C">
          <w:rPr>
            <w:rFonts w:ascii="Cambria" w:hAnsi="Cambria"/>
            <w:sz w:val="28"/>
            <w:szCs w:val="28"/>
          </w:rPr>
          <w:t xml:space="preserve"> </w:t>
        </w:r>
      </w:ins>
      <w:ins w:id="21349" w:author="Claire S" w:date="2026-07-30T13:27:00Z" w16du:dateUtc="2026-07-30T12:27:00Z">
        <w:r w:rsidR="00465D24">
          <w:rPr>
            <w:rFonts w:ascii="Cambria" w:hAnsi="Cambria"/>
            <w:sz w:val="28"/>
            <w:szCs w:val="28"/>
          </w:rPr>
          <w:t>haunt</w:t>
        </w:r>
      </w:ins>
      <w:ins w:id="21350" w:author="Claire S" w:date="2026-07-31T12:00:00Z" w16du:dateUtc="2026-07-31T11:00:00Z">
        <w:r>
          <w:rPr>
            <w:rFonts w:ascii="Cambria" w:hAnsi="Cambria"/>
            <w:sz w:val="28"/>
            <w:szCs w:val="28"/>
          </w:rPr>
          <w:t>ed</w:t>
        </w:r>
      </w:ins>
      <w:ins w:id="21351" w:author="Claire S" w:date="2026-07-30T16:04:00Z" w16du:dateUtc="2026-07-30T15:04:00Z">
        <w:r w:rsidR="00B7090A">
          <w:rPr>
            <w:rFonts w:ascii="Cambria" w:hAnsi="Cambria"/>
            <w:sz w:val="28"/>
            <w:szCs w:val="28"/>
          </w:rPr>
          <w:t xml:space="preserve"> Clara</w:t>
        </w:r>
      </w:ins>
      <w:del w:id="21352" w:author="Claire S" w:date="2026-07-30T15:51:00Z" w16du:dateUtc="2026-07-30T14:51:00Z">
        <w:r w:rsidR="00A07401" w:rsidDel="00C1455C">
          <w:rPr>
            <w:rFonts w:ascii="Cambria" w:hAnsi="Cambria"/>
            <w:sz w:val="28"/>
            <w:szCs w:val="28"/>
          </w:rPr>
          <w:delText xml:space="preserve"> </w:delText>
        </w:r>
      </w:del>
      <w:ins w:id="21353" w:author="Claire S" w:date="2026-07-30T13:27:00Z" w16du:dateUtc="2026-07-30T12:27:00Z">
        <w:r w:rsidR="00465D24">
          <w:rPr>
            <w:rFonts w:ascii="Cambria" w:hAnsi="Cambria"/>
            <w:sz w:val="28"/>
            <w:szCs w:val="28"/>
          </w:rPr>
          <w:t xml:space="preserve"> </w:t>
        </w:r>
      </w:ins>
      <w:del w:id="21354" w:author="Daisy Watt" w:date="2026-06-23T04:46:00Z" w16du:dateUtc="2026-06-23T02:46:00Z">
        <w:r w:rsidR="00A07401">
          <w:rPr>
            <w:rFonts w:ascii="Cambria" w:hAnsi="Cambria"/>
            <w:sz w:val="28"/>
            <w:szCs w:val="28"/>
          </w:rPr>
          <w:delText>-</w:delText>
        </w:r>
      </w:del>
      <w:ins w:id="21355" w:author="Daisy Watt" w:date="2026-06-23T04:46:00Z" w16du:dateUtc="2026-06-23T02:46:00Z">
        <w:r w:rsidR="003C6CF2">
          <w:rPr>
            <w:rFonts w:ascii="Cambria" w:hAnsi="Cambria"/>
            <w:sz w:val="28"/>
            <w:szCs w:val="28"/>
          </w:rPr>
          <w:t>–</w:t>
        </w:r>
      </w:ins>
      <w:r w:rsidR="00A07401">
        <w:rPr>
          <w:rFonts w:ascii="Cambria" w:hAnsi="Cambria"/>
          <w:sz w:val="28"/>
          <w:szCs w:val="28"/>
        </w:rPr>
        <w:t xml:space="preserve"> the video that had vanished into thin air.  She hoped Phil might </w:t>
      </w:r>
      <w:r w:rsidR="003A16CB">
        <w:rPr>
          <w:rFonts w:ascii="Cambria" w:hAnsi="Cambria"/>
          <w:sz w:val="28"/>
          <w:szCs w:val="28"/>
        </w:rPr>
        <w:t>be</w:t>
      </w:r>
      <w:r w:rsidR="00A07401">
        <w:rPr>
          <w:rFonts w:ascii="Cambria" w:hAnsi="Cambria"/>
          <w:sz w:val="28"/>
          <w:szCs w:val="28"/>
        </w:rPr>
        <w:t xml:space="preserve"> able to help</w:t>
      </w:r>
      <w:r w:rsidR="009B2493">
        <w:rPr>
          <w:rFonts w:ascii="Cambria" w:hAnsi="Cambria"/>
          <w:sz w:val="28"/>
          <w:szCs w:val="28"/>
        </w:rPr>
        <w:t xml:space="preserve"> today</w:t>
      </w:r>
      <w:del w:id="21356" w:author="Claire S" w:date="2026-07-30T15:48:00Z" w16du:dateUtc="2026-07-30T14:48:00Z">
        <w:r w:rsidR="00A07401">
          <w:rPr>
            <w:rFonts w:ascii="Cambria" w:hAnsi="Cambria"/>
            <w:sz w:val="28"/>
            <w:szCs w:val="28"/>
          </w:rPr>
          <w:delText>, because</w:delText>
        </w:r>
      </w:del>
      <w:ins w:id="21357" w:author="Claire S" w:date="2026-07-30T15:48:00Z" w16du:dateUtc="2026-07-30T14:48:00Z">
        <w:r w:rsidR="00A51100">
          <w:rPr>
            <w:rFonts w:ascii="Cambria" w:hAnsi="Cambria"/>
            <w:sz w:val="28"/>
            <w:szCs w:val="28"/>
          </w:rPr>
          <w:t>;</w:t>
        </w:r>
      </w:ins>
      <w:r w:rsidR="00A07401">
        <w:rPr>
          <w:rFonts w:ascii="Cambria" w:hAnsi="Cambria"/>
          <w:sz w:val="28"/>
          <w:szCs w:val="28"/>
        </w:rPr>
        <w:t xml:space="preserve"> it felt vital to </w:t>
      </w:r>
      <w:del w:id="21358" w:author="Claire S" w:date="2026-07-30T16:05:00Z" w16du:dateUtc="2026-07-30T15:05:00Z">
        <w:r w:rsidR="00A07401">
          <w:rPr>
            <w:rFonts w:ascii="Cambria" w:hAnsi="Cambria"/>
            <w:sz w:val="28"/>
            <w:szCs w:val="28"/>
          </w:rPr>
          <w:delText>prove it was real</w:delText>
        </w:r>
      </w:del>
      <w:ins w:id="21359" w:author="Daisy Watt" w:date="2026-06-23T16:27:00Z" w16du:dateUtc="2026-06-23T14:27:00Z">
        <w:del w:id="21360" w:author="Claire S" w:date="2026-07-30T16:05:00Z" w16du:dateUtc="2026-07-30T15:05:00Z">
          <w:r w:rsidR="00927EC4">
            <w:rPr>
              <w:rFonts w:ascii="Cambria" w:hAnsi="Cambria"/>
              <w:sz w:val="28"/>
              <w:szCs w:val="28"/>
            </w:rPr>
            <w:delText>.</w:delText>
          </w:r>
        </w:del>
      </w:ins>
      <w:ins w:id="21361" w:author="Claire S" w:date="2026-07-30T16:05:00Z" w16du:dateUtc="2026-07-30T15:05:00Z">
        <w:r w:rsidR="00B7090A">
          <w:rPr>
            <w:rFonts w:ascii="Cambria" w:hAnsi="Cambria"/>
            <w:sz w:val="28"/>
            <w:szCs w:val="28"/>
          </w:rPr>
          <w:t xml:space="preserve">see it again and, </w:t>
        </w:r>
      </w:ins>
      <w:del w:id="21362" w:author="Daisy Watt" w:date="2026-06-23T16:27:00Z" w16du:dateUtc="2026-06-23T14:27:00Z">
        <w:r w:rsidR="00A07401" w:rsidDel="00927EC4">
          <w:rPr>
            <w:rFonts w:ascii="Cambria" w:hAnsi="Cambria"/>
            <w:sz w:val="28"/>
            <w:szCs w:val="28"/>
          </w:rPr>
          <w:delText xml:space="preserve"> - </w:delText>
        </w:r>
      </w:del>
    </w:p>
    <w:p w14:paraId="764779D8" w14:textId="47205C0F" w:rsidR="00A07401" w:rsidRDefault="00A07401">
      <w:pPr>
        <w:spacing w:line="360" w:lineRule="auto"/>
        <w:contextualSpacing/>
        <w:rPr>
          <w:del w:id="21363" w:author="Claire S" w:date="2026-07-30T15:49:00Z" w16du:dateUtc="2026-07-30T14:49:00Z"/>
          <w:rFonts w:ascii="Cambria" w:hAnsi="Cambria"/>
          <w:color w:val="000000" w:themeColor="text1"/>
          <w:sz w:val="28"/>
          <w:szCs w:val="28"/>
        </w:rPr>
        <w:pPrChange w:id="21364" w:author="Claire S" w:date="2026-07-30T22:34:00Z" w16du:dateUtc="2026-07-30T21:34:00Z">
          <w:pPr>
            <w:spacing w:line="360" w:lineRule="auto"/>
            <w:ind w:firstLine="720"/>
            <w:contextualSpacing/>
          </w:pPr>
        </w:pPrChange>
      </w:pPr>
      <w:del w:id="21365" w:author="Claire S" w:date="2026-07-30T15:49:00Z" w16du:dateUtc="2026-07-30T14:49:00Z">
        <w:r>
          <w:rPr>
            <w:rFonts w:ascii="Cambria" w:hAnsi="Cambria"/>
            <w:sz w:val="28"/>
            <w:szCs w:val="28"/>
          </w:rPr>
          <w:delText xml:space="preserve">Except it didn’t matter anymore, did it? Violet was gone, and Clara had failed: she hadn’t managed to save her.  </w:delText>
        </w:r>
        <w:r>
          <w:rPr>
            <w:rFonts w:ascii="Cambria" w:hAnsi="Cambria"/>
            <w:color w:val="000000" w:themeColor="text1"/>
            <w:sz w:val="28"/>
            <w:szCs w:val="28"/>
          </w:rPr>
          <w:delText>And</w:delText>
        </w:r>
        <w:r w:rsidRPr="00A56227" w:rsidDel="004B7D9D">
          <w:rPr>
            <w:rFonts w:ascii="Cambria" w:hAnsi="Cambria"/>
            <w:color w:val="000000" w:themeColor="text1"/>
            <w:sz w:val="28"/>
            <w:szCs w:val="28"/>
          </w:rPr>
          <w:delText xml:space="preserve"> </w:delText>
        </w:r>
        <w:r w:rsidDel="004B7D9D">
          <w:rPr>
            <w:rFonts w:ascii="Cambria" w:hAnsi="Cambria"/>
            <w:color w:val="000000" w:themeColor="text1"/>
            <w:sz w:val="28"/>
            <w:szCs w:val="28"/>
          </w:rPr>
          <w:delText>now</w:delText>
        </w:r>
      </w:del>
      <w:ins w:id="21366" w:author="Daisy Watt" w:date="2026-06-23T16:29:00Z" w16du:dateUtc="2026-06-23T14:29:00Z">
        <w:del w:id="21367" w:author="Claire S" w:date="2026-07-30T15:49:00Z" w16du:dateUtc="2026-07-30T14:49:00Z">
          <w:r w:rsidR="004B7D9D">
            <w:rPr>
              <w:rFonts w:ascii="Cambria" w:hAnsi="Cambria"/>
              <w:color w:val="000000" w:themeColor="text1"/>
              <w:sz w:val="28"/>
              <w:szCs w:val="28"/>
            </w:rPr>
            <w:delText xml:space="preserve"> </w:delText>
          </w:r>
        </w:del>
      </w:ins>
      <w:del w:id="21368" w:author="Claire S" w:date="2026-07-30T15:49:00Z" w16du:dateUtc="2026-07-30T14:49:00Z">
        <w:r w:rsidDel="004B7D9D">
          <w:rPr>
            <w:rFonts w:ascii="Cambria" w:hAnsi="Cambria"/>
            <w:color w:val="000000" w:themeColor="text1"/>
            <w:sz w:val="28"/>
            <w:szCs w:val="28"/>
          </w:rPr>
          <w:delText xml:space="preserve"> </w:delText>
        </w:r>
        <w:r w:rsidRPr="00A56227">
          <w:rPr>
            <w:rFonts w:ascii="Cambria" w:hAnsi="Cambria"/>
            <w:color w:val="000000" w:themeColor="text1"/>
            <w:sz w:val="28"/>
            <w:szCs w:val="28"/>
          </w:rPr>
          <w:delText>Violet’s poor bereaved sister</w:delText>
        </w:r>
        <w:r>
          <w:rPr>
            <w:rFonts w:ascii="Cambria" w:hAnsi="Cambria"/>
            <w:color w:val="000000" w:themeColor="text1"/>
            <w:sz w:val="28"/>
            <w:szCs w:val="28"/>
          </w:rPr>
          <w:delText xml:space="preserve"> was on her mind,</w:delText>
        </w:r>
      </w:del>
      <w:ins w:id="21369" w:author="Daisy Watt" w:date="2026-06-23T16:29:00Z" w16du:dateUtc="2026-06-23T14:29:00Z">
        <w:del w:id="21370" w:author="Claire S" w:date="2026-07-30T15:49:00Z" w16du:dateUtc="2026-07-30T14:49:00Z">
          <w:r w:rsidR="004B7D9D">
            <w:rPr>
              <w:rFonts w:ascii="Cambria" w:hAnsi="Cambria"/>
              <w:color w:val="000000" w:themeColor="text1"/>
              <w:sz w:val="28"/>
              <w:szCs w:val="28"/>
            </w:rPr>
            <w:delText xml:space="preserve"> too</w:delText>
          </w:r>
        </w:del>
        <w:del w:id="21371" w:author="Claire S" w:date="2026-07-30T15:48:00Z" w16du:dateUtc="2026-07-30T14:48:00Z">
          <w:r w:rsidR="004B7D9D">
            <w:rPr>
              <w:rFonts w:ascii="Cambria" w:hAnsi="Cambria"/>
              <w:color w:val="000000" w:themeColor="text1"/>
              <w:sz w:val="28"/>
              <w:szCs w:val="28"/>
            </w:rPr>
            <w:delText>.</w:delText>
          </w:r>
        </w:del>
      </w:ins>
      <w:del w:id="21372" w:author="Claire S" w:date="2026-07-30T15:48:00Z" w16du:dateUtc="2026-07-30T14:48:00Z">
        <w:r>
          <w:rPr>
            <w:rFonts w:ascii="Cambria" w:hAnsi="Cambria"/>
            <w:color w:val="000000" w:themeColor="text1"/>
            <w:sz w:val="28"/>
            <w:szCs w:val="28"/>
          </w:rPr>
          <w:delText xml:space="preserve"> </w:delText>
        </w:r>
        <w:r w:rsidDel="004B7D9D">
          <w:rPr>
            <w:rFonts w:ascii="Cambria" w:hAnsi="Cambria"/>
            <w:color w:val="000000" w:themeColor="text1"/>
            <w:sz w:val="28"/>
            <w:szCs w:val="28"/>
          </w:rPr>
          <w:delText>a</w:delText>
        </w:r>
      </w:del>
      <w:ins w:id="21373" w:author="Daisy Watt" w:date="2026-06-23T16:29:00Z" w16du:dateUtc="2026-06-23T14:29:00Z">
        <w:del w:id="21374" w:author="Claire S" w:date="2026-07-30T15:48:00Z" w16du:dateUtc="2026-07-30T14:48:00Z">
          <w:r w:rsidR="004B7D9D">
            <w:rPr>
              <w:rFonts w:ascii="Cambria" w:hAnsi="Cambria"/>
              <w:color w:val="000000" w:themeColor="text1"/>
              <w:sz w:val="28"/>
              <w:szCs w:val="28"/>
            </w:rPr>
            <w:delText>A</w:delText>
          </w:r>
        </w:del>
      </w:ins>
      <w:del w:id="21375" w:author="Claire S" w:date="2026-07-30T15:48:00Z" w16du:dateUtc="2026-07-30T14:48:00Z">
        <w:r>
          <w:rPr>
            <w:rFonts w:ascii="Cambria" w:hAnsi="Cambria"/>
            <w:color w:val="000000" w:themeColor="text1"/>
            <w:sz w:val="28"/>
            <w:szCs w:val="28"/>
          </w:rPr>
          <w:delText xml:space="preserve"> woman</w:delText>
        </w:r>
      </w:del>
      <w:del w:id="21376" w:author="Claire S" w:date="2026-07-30T15:49:00Z" w16du:dateUtc="2026-07-30T14:49:00Z">
        <w:r>
          <w:rPr>
            <w:rFonts w:ascii="Cambria" w:hAnsi="Cambria"/>
            <w:color w:val="000000" w:themeColor="text1"/>
            <w:sz w:val="28"/>
            <w:szCs w:val="28"/>
          </w:rPr>
          <w:delText xml:space="preserve"> </w:delText>
        </w:r>
        <w:r w:rsidRPr="00A56227">
          <w:rPr>
            <w:rFonts w:ascii="Cambria" w:hAnsi="Cambria"/>
            <w:color w:val="000000" w:themeColor="text1"/>
            <w:sz w:val="28"/>
            <w:szCs w:val="28"/>
          </w:rPr>
          <w:delText>she knew next to nothing about</w:delText>
        </w:r>
        <w:r>
          <w:rPr>
            <w:rFonts w:ascii="Cambria" w:hAnsi="Cambria"/>
            <w:color w:val="000000" w:themeColor="text1"/>
            <w:sz w:val="28"/>
            <w:szCs w:val="28"/>
          </w:rPr>
          <w:delText xml:space="preserve"> </w:delText>
        </w:r>
        <w:r w:rsidDel="00921445">
          <w:rPr>
            <w:rFonts w:ascii="Cambria" w:hAnsi="Cambria"/>
            <w:color w:val="000000" w:themeColor="text1"/>
            <w:sz w:val="28"/>
            <w:szCs w:val="28"/>
          </w:rPr>
          <w:delText>-</w:delText>
        </w:r>
      </w:del>
      <w:ins w:id="21377" w:author="Daisy Watt" w:date="2026-06-23T16:28:00Z" w16du:dateUtc="2026-06-23T14:28:00Z">
        <w:del w:id="21378" w:author="Claire S" w:date="2026-07-30T15:49:00Z" w16du:dateUtc="2026-07-30T14:49:00Z">
          <w:r w:rsidR="00921445">
            <w:rPr>
              <w:rFonts w:ascii="Cambria" w:hAnsi="Cambria"/>
              <w:color w:val="000000" w:themeColor="text1"/>
              <w:sz w:val="28"/>
              <w:szCs w:val="28"/>
            </w:rPr>
            <w:delText>–</w:delText>
          </w:r>
        </w:del>
      </w:ins>
      <w:del w:id="21379" w:author="Claire S" w:date="2026-07-30T15:49:00Z" w16du:dateUtc="2026-07-30T14:49:00Z">
        <w:r w:rsidRPr="00A56227">
          <w:rPr>
            <w:rFonts w:ascii="Cambria" w:hAnsi="Cambria"/>
            <w:color w:val="000000" w:themeColor="text1"/>
            <w:sz w:val="28"/>
            <w:szCs w:val="28"/>
          </w:rPr>
          <w:delText xml:space="preserve"> </w:delText>
        </w:r>
        <w:r>
          <w:rPr>
            <w:rFonts w:ascii="Cambria" w:hAnsi="Cambria"/>
            <w:color w:val="000000" w:themeColor="text1"/>
            <w:sz w:val="28"/>
            <w:szCs w:val="28"/>
          </w:rPr>
          <w:delText>Stacey, she thought her name might be</w:delText>
        </w:r>
        <w:r w:rsidDel="00921445">
          <w:rPr>
            <w:rFonts w:ascii="Cambria" w:hAnsi="Cambria"/>
            <w:color w:val="000000" w:themeColor="text1"/>
            <w:sz w:val="28"/>
            <w:szCs w:val="28"/>
          </w:rPr>
          <w:delText>,</w:delText>
        </w:r>
      </w:del>
      <w:ins w:id="21380" w:author="Daisy Watt" w:date="2026-06-23T16:28:00Z" w16du:dateUtc="2026-06-23T14:28:00Z">
        <w:del w:id="21381" w:author="Claire S" w:date="2026-07-30T15:48:00Z" w16du:dateUtc="2026-07-30T14:48:00Z">
          <w:r w:rsidR="00921445">
            <w:rPr>
              <w:rFonts w:ascii="Cambria" w:hAnsi="Cambria"/>
              <w:color w:val="000000" w:themeColor="text1"/>
              <w:sz w:val="28"/>
              <w:szCs w:val="28"/>
            </w:rPr>
            <w:delText xml:space="preserve"> –</w:delText>
          </w:r>
        </w:del>
      </w:ins>
      <w:del w:id="21382" w:author="Claire S" w:date="2026-07-30T15:48:00Z" w16du:dateUtc="2026-07-30T14:48:00Z">
        <w:r>
          <w:rPr>
            <w:rFonts w:ascii="Cambria" w:hAnsi="Cambria"/>
            <w:color w:val="000000" w:themeColor="text1"/>
            <w:sz w:val="28"/>
            <w:szCs w:val="28"/>
          </w:rPr>
          <w:delText xml:space="preserve"> </w:delText>
        </w:r>
      </w:del>
      <w:del w:id="21383" w:author="Claire S" w:date="2026-07-30T15:49:00Z" w16du:dateUtc="2026-07-30T14:49:00Z">
        <w:r w:rsidDel="004B7D9D">
          <w:rPr>
            <w:rFonts w:ascii="Cambria" w:hAnsi="Cambria"/>
            <w:color w:val="000000" w:themeColor="text1"/>
            <w:sz w:val="28"/>
            <w:szCs w:val="28"/>
          </w:rPr>
          <w:delText>and</w:delText>
        </w:r>
        <w:r w:rsidRPr="00A56227" w:rsidDel="004B7D9D">
          <w:rPr>
            <w:rFonts w:ascii="Cambria" w:hAnsi="Cambria"/>
            <w:color w:val="000000" w:themeColor="text1"/>
            <w:sz w:val="28"/>
            <w:szCs w:val="28"/>
          </w:rPr>
          <w:delText xml:space="preserve"> how </w:delText>
        </w:r>
        <w:r w:rsidDel="004B7D9D">
          <w:rPr>
            <w:rFonts w:ascii="Cambria" w:hAnsi="Cambria"/>
            <w:color w:val="000000" w:themeColor="text1"/>
            <w:sz w:val="28"/>
            <w:szCs w:val="28"/>
          </w:rPr>
          <w:delText>this sister</w:delText>
        </w:r>
        <w:r w:rsidRPr="00A56227" w:rsidDel="004B7D9D">
          <w:rPr>
            <w:rFonts w:ascii="Cambria" w:hAnsi="Cambria"/>
            <w:color w:val="000000" w:themeColor="text1"/>
            <w:sz w:val="28"/>
            <w:szCs w:val="28"/>
          </w:rPr>
          <w:delText xml:space="preserve"> </w:delText>
        </w:r>
      </w:del>
      <w:ins w:id="21384" w:author="Daisy Watt" w:date="2026-06-23T16:28:00Z" w16du:dateUtc="2026-06-23T14:28:00Z">
        <w:del w:id="21385" w:author="Claire S" w:date="2026-07-30T15:49:00Z" w16du:dateUtc="2026-07-30T14:49:00Z">
          <w:r w:rsidR="004B7D9D">
            <w:rPr>
              <w:rFonts w:ascii="Cambria" w:hAnsi="Cambria"/>
              <w:color w:val="000000" w:themeColor="text1"/>
              <w:sz w:val="28"/>
              <w:szCs w:val="28"/>
            </w:rPr>
            <w:delText xml:space="preserve">who </w:delText>
          </w:r>
        </w:del>
      </w:ins>
      <w:del w:id="21386" w:author="Claire S" w:date="2026-07-30T15:49:00Z" w16du:dateUtc="2026-07-30T14:49:00Z">
        <w:r w:rsidRPr="00A56227">
          <w:rPr>
            <w:rFonts w:ascii="Cambria" w:hAnsi="Cambria"/>
            <w:color w:val="000000" w:themeColor="text1"/>
            <w:sz w:val="28"/>
            <w:szCs w:val="28"/>
          </w:rPr>
          <w:delText xml:space="preserve">now had no </w:delText>
        </w:r>
        <w:r>
          <w:rPr>
            <w:rFonts w:ascii="Cambria" w:hAnsi="Cambria"/>
            <w:color w:val="000000" w:themeColor="text1"/>
            <w:sz w:val="28"/>
            <w:szCs w:val="28"/>
          </w:rPr>
          <w:delText xml:space="preserve">close </w:delText>
        </w:r>
        <w:r w:rsidRPr="00A56227">
          <w:rPr>
            <w:rFonts w:ascii="Cambria" w:hAnsi="Cambria"/>
            <w:color w:val="000000" w:themeColor="text1"/>
            <w:sz w:val="28"/>
            <w:szCs w:val="28"/>
          </w:rPr>
          <w:delText>family</w:delText>
        </w:r>
        <w:r>
          <w:rPr>
            <w:rFonts w:ascii="Cambria" w:hAnsi="Cambria"/>
            <w:color w:val="000000" w:themeColor="text1"/>
            <w:sz w:val="28"/>
            <w:szCs w:val="28"/>
          </w:rPr>
          <w:delText xml:space="preserve"> left at all.</w:delText>
        </w:r>
        <w:r w:rsidRPr="00A56227">
          <w:rPr>
            <w:rFonts w:ascii="Cambria" w:hAnsi="Cambria"/>
            <w:color w:val="000000" w:themeColor="text1"/>
            <w:sz w:val="28"/>
            <w:szCs w:val="28"/>
          </w:rPr>
          <w:delText xml:space="preserve">  </w:delText>
        </w:r>
      </w:del>
    </w:p>
    <w:p w14:paraId="596BEFCE" w14:textId="23CE405D" w:rsidR="00377187" w:rsidRDefault="000D7AE2" w:rsidP="00B7090A">
      <w:pPr>
        <w:spacing w:line="360" w:lineRule="auto"/>
        <w:ind w:firstLine="720"/>
        <w:contextualSpacing/>
        <w:rPr>
          <w:ins w:id="21387" w:author="Claire S" w:date="2026-07-30T15:56:00Z" w16du:dateUtc="2026-07-30T14:56:00Z"/>
          <w:rFonts w:ascii="Cambria" w:hAnsi="Cambria"/>
          <w:color w:val="000000" w:themeColor="text1"/>
          <w:sz w:val="28"/>
          <w:szCs w:val="28"/>
        </w:rPr>
      </w:pPr>
      <w:del w:id="21388" w:author="Claire S" w:date="2026-07-30T15:51:00Z" w16du:dateUtc="2026-07-30T14:51:00Z">
        <w:r>
          <w:rPr>
            <w:rFonts w:ascii="Cambria" w:hAnsi="Cambria"/>
            <w:color w:val="000000" w:themeColor="text1"/>
            <w:sz w:val="28"/>
            <w:szCs w:val="28"/>
          </w:rPr>
          <w:delText>But also</w:delText>
        </w:r>
      </w:del>
      <w:ins w:id="21389" w:author="Daisy Watt" w:date="2026-06-23T16:30:00Z" w16du:dateUtc="2026-06-23T14:30:00Z">
        <w:del w:id="21390" w:author="Claire S" w:date="2026-07-30T15:51:00Z" w16du:dateUtc="2026-07-30T14:51:00Z">
          <w:r w:rsidR="00C34B70">
            <w:rPr>
              <w:rFonts w:ascii="Cambria" w:hAnsi="Cambria"/>
              <w:color w:val="000000" w:themeColor="text1"/>
              <w:sz w:val="28"/>
              <w:szCs w:val="28"/>
            </w:rPr>
            <w:delText>,</w:delText>
          </w:r>
        </w:del>
      </w:ins>
      <w:del w:id="21391" w:author="Claire S" w:date="2026-07-30T15:51:00Z" w16du:dateUtc="2026-07-30T14:51:00Z">
        <w:r w:rsidR="003A16CB" w:rsidDel="00C34B70">
          <w:rPr>
            <w:rFonts w:ascii="Cambria" w:hAnsi="Cambria"/>
            <w:color w:val="000000" w:themeColor="text1"/>
            <w:sz w:val="28"/>
            <w:szCs w:val="28"/>
          </w:rPr>
          <w:delText xml:space="preserve"> -</w:delText>
        </w:r>
      </w:del>
      <w:ins w:id="21392" w:author="Claire S" w:date="2026-07-30T16:05:00Z" w16du:dateUtc="2026-07-30T15:05:00Z">
        <w:r w:rsidR="00B7090A">
          <w:rPr>
            <w:rFonts w:ascii="Cambria" w:hAnsi="Cambria"/>
            <w:sz w:val="28"/>
            <w:szCs w:val="28"/>
          </w:rPr>
          <w:t>m</w:t>
        </w:r>
      </w:ins>
      <w:ins w:id="21393" w:author="Claire S" w:date="2026-07-30T15:51:00Z" w16du:dateUtc="2026-07-30T14:51:00Z">
        <w:r w:rsidR="00C1455C">
          <w:rPr>
            <w:rFonts w:ascii="Cambria" w:hAnsi="Cambria"/>
            <w:sz w:val="28"/>
            <w:szCs w:val="28"/>
          </w:rPr>
          <w:t>aybe</w:t>
        </w:r>
      </w:ins>
      <w:ins w:id="21394" w:author="Claire S" w:date="2026-07-30T16:05:00Z" w16du:dateUtc="2026-07-30T15:05:00Z">
        <w:r w:rsidR="00B7090A">
          <w:rPr>
            <w:rFonts w:ascii="Cambria" w:hAnsi="Cambria"/>
            <w:sz w:val="28"/>
            <w:szCs w:val="28"/>
          </w:rPr>
          <w:t>,</w:t>
        </w:r>
      </w:ins>
      <w:r>
        <w:rPr>
          <w:rFonts w:ascii="Cambria" w:hAnsi="Cambria"/>
          <w:color w:val="000000" w:themeColor="text1"/>
          <w:sz w:val="28"/>
          <w:szCs w:val="28"/>
        </w:rPr>
        <w:t xml:space="preserve"> there might be a clue </w:t>
      </w:r>
      <w:del w:id="21395" w:author="Claire S" w:date="2026-07-30T16:05:00Z" w16du:dateUtc="2026-07-30T15:05:00Z">
        <w:r>
          <w:rPr>
            <w:rFonts w:ascii="Cambria" w:hAnsi="Cambria"/>
            <w:color w:val="000000" w:themeColor="text1"/>
            <w:sz w:val="28"/>
            <w:szCs w:val="28"/>
          </w:rPr>
          <w:delText>in the video</w:delText>
        </w:r>
      </w:del>
      <w:ins w:id="21396" w:author="Claire S" w:date="2026-07-30T16:05:00Z" w16du:dateUtc="2026-07-30T15:05:00Z">
        <w:r w:rsidR="00B7090A">
          <w:rPr>
            <w:rFonts w:ascii="Cambria" w:hAnsi="Cambria"/>
            <w:color w:val="000000" w:themeColor="text1"/>
            <w:sz w:val="28"/>
            <w:szCs w:val="28"/>
          </w:rPr>
          <w:t>there -</w:t>
        </w:r>
      </w:ins>
      <w:del w:id="21397" w:author="Claire S" w:date="2026-07-30T16:05:00Z" w16du:dateUtc="2026-07-30T15:05:00Z">
        <w:r w:rsidR="00090B6A">
          <w:rPr>
            <w:rFonts w:ascii="Cambria" w:hAnsi="Cambria"/>
            <w:color w:val="000000" w:themeColor="text1"/>
            <w:sz w:val="28"/>
            <w:szCs w:val="28"/>
          </w:rPr>
          <w:delText>,</w:delText>
        </w:r>
      </w:del>
      <w:r>
        <w:rPr>
          <w:rFonts w:ascii="Cambria" w:hAnsi="Cambria"/>
          <w:color w:val="000000" w:themeColor="text1"/>
          <w:sz w:val="28"/>
          <w:szCs w:val="28"/>
        </w:rPr>
        <w:t xml:space="preserve"> if she could just locate it.</w:t>
      </w:r>
    </w:p>
    <w:p w14:paraId="16319044" w14:textId="77777777" w:rsidR="00B7090A" w:rsidRDefault="00377187" w:rsidP="00377187">
      <w:pPr>
        <w:spacing w:line="360" w:lineRule="auto"/>
        <w:ind w:firstLine="720"/>
        <w:contextualSpacing/>
        <w:rPr>
          <w:ins w:id="21398" w:author="Claire S" w:date="2026-07-30T16:05:00Z" w16du:dateUtc="2026-07-30T15:05:00Z"/>
          <w:rFonts w:ascii="Cambria" w:hAnsi="Cambria"/>
          <w:sz w:val="28"/>
          <w:szCs w:val="28"/>
        </w:rPr>
      </w:pPr>
      <w:commentRangeStart w:id="21399"/>
      <w:ins w:id="21400" w:author="Claire S" w:date="2026-07-30T15:56:00Z" w16du:dateUtc="2026-07-30T14:56:00Z">
        <w:r>
          <w:rPr>
            <w:rFonts w:ascii="Cambria" w:hAnsi="Cambria"/>
            <w:sz w:val="28"/>
            <w:szCs w:val="28"/>
          </w:rPr>
          <w:t>She sent Phil a quick voice note</w:t>
        </w:r>
      </w:ins>
      <w:ins w:id="21401" w:author="Claire S" w:date="2026-07-30T16:05:00Z" w16du:dateUtc="2026-07-30T15:05:00Z">
        <w:r w:rsidR="00B7090A">
          <w:rPr>
            <w:rFonts w:ascii="Cambria" w:hAnsi="Cambria"/>
            <w:sz w:val="28"/>
            <w:szCs w:val="28"/>
          </w:rPr>
          <w:t>:</w:t>
        </w:r>
      </w:ins>
    </w:p>
    <w:p w14:paraId="2F1A3CAC" w14:textId="33B8C4B0" w:rsidR="00A07401" w:rsidRPr="00B7090A" w:rsidRDefault="00377187" w:rsidP="00784642">
      <w:pPr>
        <w:spacing w:line="360" w:lineRule="auto"/>
        <w:ind w:firstLine="720"/>
        <w:contextualSpacing/>
        <w:rPr>
          <w:ins w:id="21402" w:author="Claire S" w:date="2026-07-30T13:28:00Z" w16du:dateUtc="2026-07-30T12:28:00Z"/>
          <w:rFonts w:ascii="Cambria" w:hAnsi="Cambria"/>
          <w:b/>
          <w:sz w:val="28"/>
          <w:szCs w:val="28"/>
          <w:rPrChange w:id="21403" w:author="Claire S" w:date="2026-07-30T22:34:00Z" w16du:dateUtc="2026-07-30T21:34:00Z">
            <w:rPr>
              <w:ins w:id="21404" w:author="Claire S" w:date="2026-07-30T13:28:00Z" w16du:dateUtc="2026-07-30T12:28:00Z"/>
              <w:rFonts w:ascii="Cambria" w:hAnsi="Cambria"/>
              <w:color w:val="000000" w:themeColor="text1"/>
              <w:sz w:val="28"/>
              <w:szCs w:val="28"/>
            </w:rPr>
          </w:rPrChange>
        </w:rPr>
      </w:pPr>
      <w:ins w:id="21405" w:author="Claire S" w:date="2026-07-30T15:56:00Z" w16du:dateUtc="2026-07-30T14:56:00Z">
        <w:r w:rsidRPr="00B7090A">
          <w:rPr>
            <w:rFonts w:ascii="Cambria" w:hAnsi="Cambria"/>
            <w:b/>
            <w:bCs/>
            <w:i/>
            <w:iCs/>
            <w:sz w:val="28"/>
            <w:szCs w:val="28"/>
            <w:rPrChange w:id="21406" w:author="Claire S" w:date="2026-07-30T16:05:00Z" w16du:dateUtc="2026-07-30T15:05:00Z">
              <w:rPr>
                <w:rFonts w:ascii="Cambria" w:hAnsi="Cambria"/>
                <w:i/>
                <w:iCs/>
                <w:sz w:val="28"/>
                <w:szCs w:val="28"/>
              </w:rPr>
            </w:rPrChange>
          </w:rPr>
          <w:t>Could you help me when I get into the office later, please? Remember what I asked you? It would be so helpful.</w:t>
        </w:r>
        <w:commentRangeEnd w:id="21399"/>
        <w:r w:rsidRPr="00B7090A">
          <w:rPr>
            <w:rStyle w:val="CommentReference"/>
            <w:rFonts w:ascii="Cambria" w:hAnsi="Cambria"/>
            <w:b/>
            <w:color w:val="000000" w:themeColor="text1"/>
            <w:sz w:val="28"/>
            <w:szCs w:val="28"/>
            <w:rPrChange w:id="21407" w:author="Claire S" w:date="2026-07-30T22:34:00Z" w16du:dateUtc="2026-07-30T21:34:00Z">
              <w:rPr>
                <w:rStyle w:val="CommentReference"/>
                <w:rFonts w:ascii="Cambria" w:hAnsi="Cambria"/>
                <w:color w:val="000000" w:themeColor="text1"/>
                <w:sz w:val="28"/>
                <w:szCs w:val="28"/>
              </w:rPr>
            </w:rPrChange>
          </w:rPr>
          <w:commentReference w:id="21399"/>
        </w:r>
      </w:ins>
      <w:r w:rsidR="00784642" w:rsidRPr="00B7090A">
        <w:rPr>
          <w:rFonts w:ascii="Cambria" w:hAnsi="Cambria"/>
          <w:b/>
          <w:color w:val="000000" w:themeColor="text1"/>
          <w:sz w:val="28"/>
          <w:szCs w:val="28"/>
          <w:rPrChange w:id="21408" w:author="Claire S" w:date="2026-07-30T22:34:00Z" w16du:dateUtc="2026-07-30T21:34:00Z">
            <w:rPr>
              <w:rFonts w:ascii="Cambria" w:hAnsi="Cambria"/>
              <w:color w:val="000000" w:themeColor="text1"/>
              <w:sz w:val="28"/>
              <w:szCs w:val="28"/>
            </w:rPr>
          </w:rPrChange>
        </w:rPr>
        <w:t xml:space="preserve"> </w:t>
      </w:r>
      <w:del w:id="21409" w:author="Claire S" w:date="2026-07-30T13:28:00Z" w16du:dateUtc="2026-07-30T12:28:00Z">
        <w:r w:rsidR="00784642" w:rsidRPr="00B7090A" w:rsidDel="003D15F4">
          <w:rPr>
            <w:rFonts w:ascii="Cambria" w:hAnsi="Cambria"/>
            <w:b/>
            <w:color w:val="000000" w:themeColor="text1"/>
            <w:sz w:val="28"/>
            <w:szCs w:val="28"/>
            <w:rPrChange w:id="21410" w:author="Claire S" w:date="2026-07-30T22:34:00Z" w16du:dateUtc="2026-07-30T21:34:00Z">
              <w:rPr>
                <w:rFonts w:ascii="Cambria" w:hAnsi="Cambria"/>
                <w:color w:val="000000" w:themeColor="text1"/>
                <w:sz w:val="28"/>
                <w:szCs w:val="28"/>
              </w:rPr>
            </w:rPrChange>
          </w:rPr>
          <w:delText>What had pushed Violet to her death? Why was she so desperate? And t</w:delText>
        </w:r>
        <w:r w:rsidR="00A07401" w:rsidRPr="00B7090A" w:rsidDel="003D15F4">
          <w:rPr>
            <w:rFonts w:ascii="Cambria" w:hAnsi="Cambria"/>
            <w:b/>
            <w:sz w:val="28"/>
            <w:szCs w:val="28"/>
            <w:rPrChange w:id="21411" w:author="Claire S" w:date="2026-07-30T22:34:00Z" w16du:dateUtc="2026-07-30T21:34:00Z">
              <w:rPr>
                <w:rFonts w:ascii="Cambria" w:hAnsi="Cambria"/>
                <w:sz w:val="28"/>
                <w:szCs w:val="28"/>
              </w:rPr>
            </w:rPrChange>
          </w:rPr>
          <w:delText xml:space="preserve">he most pressing question </w:delText>
        </w:r>
        <w:r w:rsidR="00784642" w:rsidRPr="00B7090A" w:rsidDel="003D15F4">
          <w:rPr>
            <w:rFonts w:ascii="Cambria" w:hAnsi="Cambria"/>
            <w:b/>
            <w:sz w:val="28"/>
            <w:szCs w:val="28"/>
            <w:rPrChange w:id="21412" w:author="Claire S" w:date="2026-07-30T22:34:00Z" w16du:dateUtc="2026-07-30T21:34:00Z">
              <w:rPr>
                <w:rFonts w:ascii="Cambria" w:hAnsi="Cambria"/>
                <w:sz w:val="28"/>
                <w:szCs w:val="28"/>
              </w:rPr>
            </w:rPrChange>
          </w:rPr>
          <w:delText>might</w:delText>
        </w:r>
        <w:r w:rsidR="00A07401" w:rsidRPr="00B7090A" w:rsidDel="003D15F4">
          <w:rPr>
            <w:rFonts w:ascii="Cambria" w:hAnsi="Cambria"/>
            <w:b/>
            <w:sz w:val="28"/>
            <w:szCs w:val="28"/>
            <w:rPrChange w:id="21413" w:author="Claire S" w:date="2026-07-30T22:34:00Z" w16du:dateUtc="2026-07-30T21:34:00Z">
              <w:rPr>
                <w:rFonts w:ascii="Cambria" w:hAnsi="Cambria"/>
                <w:sz w:val="28"/>
                <w:szCs w:val="28"/>
              </w:rPr>
            </w:rPrChange>
          </w:rPr>
          <w:delText xml:space="preserve"> be, </w:delText>
        </w:r>
        <w:commentRangeStart w:id="21414"/>
        <w:r w:rsidR="00A07401" w:rsidRPr="00B7090A" w:rsidDel="003D15F4">
          <w:rPr>
            <w:rFonts w:ascii="Cambria" w:hAnsi="Cambria"/>
            <w:b/>
            <w:sz w:val="28"/>
            <w:szCs w:val="28"/>
            <w:rPrChange w:id="21415" w:author="Claire S" w:date="2026-07-30T22:34:00Z" w16du:dateUtc="2026-07-30T21:34:00Z">
              <w:rPr>
                <w:rFonts w:ascii="Cambria" w:hAnsi="Cambria"/>
                <w:sz w:val="28"/>
                <w:szCs w:val="28"/>
              </w:rPr>
            </w:rPrChange>
          </w:rPr>
          <w:delText xml:space="preserve">if Violet’s death was to do with the stupid List, </w:delText>
        </w:r>
      </w:del>
      <w:del w:id="21416" w:author="Claire S" w:date="2026-06-05T10:36:00Z" w16du:dateUtc="2026-06-05T09:36:00Z">
        <w:r w:rsidR="00A07401" w:rsidRPr="00B7090A" w:rsidDel="0005461B">
          <w:rPr>
            <w:rFonts w:ascii="Cambria" w:hAnsi="Cambria"/>
            <w:b/>
            <w:sz w:val="28"/>
            <w:szCs w:val="28"/>
            <w:rPrChange w:id="21417" w:author="Claire S" w:date="2026-07-30T22:34:00Z" w16du:dateUtc="2026-07-30T21:34:00Z">
              <w:rPr>
                <w:rFonts w:ascii="Cambria" w:hAnsi="Cambria"/>
                <w:sz w:val="28"/>
                <w:szCs w:val="28"/>
              </w:rPr>
            </w:rPrChange>
          </w:rPr>
          <w:delText xml:space="preserve">who was next? Could it be Jackson Rayne? Or was it Clara herself? And </w:delText>
        </w:r>
      </w:del>
      <w:del w:id="21418" w:author="Claire S" w:date="2026-07-30T13:28:00Z" w16du:dateUtc="2026-07-30T12:28:00Z">
        <w:r w:rsidR="006B58CC" w:rsidRPr="00B7090A" w:rsidDel="003D15F4">
          <w:rPr>
            <w:rFonts w:ascii="Cambria" w:hAnsi="Cambria"/>
            <w:b/>
            <w:sz w:val="28"/>
            <w:szCs w:val="28"/>
            <w:rPrChange w:id="21419" w:author="Claire S" w:date="2026-07-30T22:34:00Z" w16du:dateUtc="2026-07-30T21:34:00Z">
              <w:rPr>
                <w:rFonts w:ascii="Cambria" w:hAnsi="Cambria"/>
                <w:sz w:val="28"/>
                <w:szCs w:val="28"/>
              </w:rPr>
            </w:rPrChange>
          </w:rPr>
          <w:delText>w</w:delText>
        </w:r>
        <w:r w:rsidR="00A07401" w:rsidRPr="00B7090A" w:rsidDel="003D15F4">
          <w:rPr>
            <w:rFonts w:ascii="Cambria" w:hAnsi="Cambria"/>
            <w:b/>
            <w:sz w:val="28"/>
            <w:szCs w:val="28"/>
            <w:rPrChange w:id="21420" w:author="Claire S" w:date="2026-07-30T22:34:00Z" w16du:dateUtc="2026-07-30T21:34:00Z">
              <w:rPr>
                <w:rFonts w:ascii="Cambria" w:hAnsi="Cambria"/>
                <w:sz w:val="28"/>
                <w:szCs w:val="28"/>
              </w:rPr>
            </w:rPrChange>
          </w:rPr>
          <w:delText>hat was the link?</w:delText>
        </w:r>
        <w:commentRangeEnd w:id="21414"/>
        <w:r w:rsidR="00013C15" w:rsidRPr="00B7090A" w:rsidDel="003D15F4">
          <w:rPr>
            <w:rStyle w:val="CommentReference"/>
            <w:rFonts w:ascii="Cambria" w:hAnsi="Cambria"/>
            <w:b/>
            <w:sz w:val="28"/>
            <w:szCs w:val="28"/>
            <w:rPrChange w:id="21421" w:author="Claire S" w:date="2026-07-30T22:34:00Z" w16du:dateUtc="2026-07-30T21:34:00Z">
              <w:rPr>
                <w:rStyle w:val="CommentReference"/>
                <w:rFonts w:ascii="Cambria" w:hAnsi="Cambria"/>
                <w:color w:val="000000" w:themeColor="text1"/>
                <w:sz w:val="28"/>
                <w:szCs w:val="28"/>
              </w:rPr>
            </w:rPrChange>
          </w:rPr>
          <w:commentReference w:id="21414"/>
        </w:r>
      </w:del>
    </w:p>
    <w:p w14:paraId="7C177961" w14:textId="7EE1B3C6" w:rsidR="003D15F4" w:rsidRPr="00C1455C" w:rsidRDefault="00C1455C" w:rsidP="00784642">
      <w:pPr>
        <w:spacing w:line="360" w:lineRule="auto"/>
        <w:ind w:firstLine="720"/>
        <w:contextualSpacing/>
        <w:rPr>
          <w:rFonts w:ascii="Cambria" w:hAnsi="Cambria"/>
          <w:sz w:val="28"/>
          <w:szCs w:val="28"/>
          <w:rPrChange w:id="21422" w:author="Claire S" w:date="2026-07-30T22:34:00Z" w16du:dateUtc="2026-07-30T21:34:00Z">
            <w:rPr>
              <w:rFonts w:ascii="Cambria" w:hAnsi="Cambria"/>
              <w:color w:val="000000" w:themeColor="text1"/>
              <w:sz w:val="28"/>
              <w:szCs w:val="28"/>
            </w:rPr>
          </w:rPrChange>
        </w:rPr>
      </w:pPr>
      <w:ins w:id="21423" w:author="Claire S" w:date="2026-07-30T15:51:00Z" w16du:dateUtc="2026-07-30T14:51:00Z">
        <w:r>
          <w:rPr>
            <w:rFonts w:ascii="Cambria" w:hAnsi="Cambria"/>
            <w:sz w:val="28"/>
            <w:szCs w:val="28"/>
          </w:rPr>
          <w:t xml:space="preserve">Except </w:t>
        </w:r>
      </w:ins>
      <w:ins w:id="21424" w:author="Claire S" w:date="2026-07-30T16:05:00Z" w16du:dateUtc="2026-07-30T15:05:00Z">
        <w:r w:rsidR="00DF4133">
          <w:rPr>
            <w:rFonts w:ascii="Cambria" w:hAnsi="Cambria"/>
            <w:sz w:val="28"/>
            <w:szCs w:val="28"/>
          </w:rPr>
          <w:t>– did it even</w:t>
        </w:r>
      </w:ins>
      <w:ins w:id="21425" w:author="Claire S" w:date="2026-07-30T15:51:00Z" w16du:dateUtc="2026-07-30T14:51:00Z">
        <w:r>
          <w:rPr>
            <w:rFonts w:ascii="Cambria" w:hAnsi="Cambria"/>
            <w:sz w:val="28"/>
            <w:szCs w:val="28"/>
          </w:rPr>
          <w:t xml:space="preserve"> matter anymore? Violet was gone, and Clara had failed to save her.  </w:t>
        </w:r>
      </w:ins>
      <w:ins w:id="21426" w:author="Claire S" w:date="2026-07-30T16:10:00Z" w16du:dateUtc="2026-07-30T15:10:00Z">
        <w:r w:rsidR="00537E8C">
          <w:rPr>
            <w:rFonts w:ascii="Cambria" w:hAnsi="Cambria"/>
            <w:sz w:val="28"/>
            <w:szCs w:val="28"/>
          </w:rPr>
          <w:t xml:space="preserve">But as </w:t>
        </w:r>
      </w:ins>
      <w:ins w:id="21427" w:author="Claire S" w:date="2026-07-30T16:11:00Z" w16du:dateUtc="2026-07-30T15:11:00Z">
        <w:r w:rsidR="00537E8C">
          <w:rPr>
            <w:rFonts w:ascii="Cambria" w:hAnsi="Cambria"/>
            <w:sz w:val="28"/>
            <w:szCs w:val="28"/>
          </w:rPr>
          <w:t>s</w:t>
        </w:r>
      </w:ins>
      <w:ins w:id="21428" w:author="Claire S" w:date="2026-07-30T16:10:00Z" w16du:dateUtc="2026-07-30T15:10:00Z">
        <w:r w:rsidR="006757CC">
          <w:rPr>
            <w:rFonts w:ascii="Cambria" w:hAnsi="Cambria"/>
            <w:sz w:val="28"/>
            <w:szCs w:val="28"/>
          </w:rPr>
          <w:t>he chose</w:t>
        </w:r>
      </w:ins>
      <w:ins w:id="21429" w:author="Claire S" w:date="2026-07-30T16:06:00Z" w16du:dateUtc="2026-07-30T15:06:00Z">
        <w:r w:rsidR="00B00626">
          <w:rPr>
            <w:rFonts w:ascii="Cambria" w:hAnsi="Cambria"/>
            <w:sz w:val="28"/>
            <w:szCs w:val="28"/>
          </w:rPr>
          <w:t xml:space="preserve"> </w:t>
        </w:r>
      </w:ins>
      <w:ins w:id="21430" w:author="Claire S" w:date="2026-07-30T16:07:00Z" w16du:dateUtc="2026-07-30T15:07:00Z">
        <w:r w:rsidR="00B00626">
          <w:rPr>
            <w:rFonts w:ascii="Cambria" w:hAnsi="Cambria"/>
            <w:sz w:val="28"/>
            <w:szCs w:val="28"/>
          </w:rPr>
          <w:t>her most</w:t>
        </w:r>
      </w:ins>
      <w:ins w:id="21431" w:author="Claire S" w:date="2026-07-30T16:06:00Z" w16du:dateUtc="2026-07-30T15:06:00Z">
        <w:r w:rsidR="00B00626">
          <w:rPr>
            <w:rFonts w:ascii="Cambria" w:hAnsi="Cambria"/>
            <w:sz w:val="28"/>
            <w:szCs w:val="28"/>
          </w:rPr>
          <w:t xml:space="preserve"> dowdy dress and w</w:t>
        </w:r>
        <w:r w:rsidR="00DF4133">
          <w:rPr>
            <w:rFonts w:ascii="Cambria" w:hAnsi="Cambria"/>
            <w:sz w:val="28"/>
            <w:szCs w:val="28"/>
          </w:rPr>
          <w:t>earily brushed her hair</w:t>
        </w:r>
      </w:ins>
      <w:ins w:id="21432" w:author="Claire S" w:date="2026-07-30T16:07:00Z" w16du:dateUtc="2026-07-30T15:07:00Z">
        <w:r w:rsidR="00B00626">
          <w:rPr>
            <w:rFonts w:ascii="Cambria" w:hAnsi="Cambria"/>
            <w:sz w:val="28"/>
            <w:szCs w:val="28"/>
          </w:rPr>
          <w:t>, tying</w:t>
        </w:r>
      </w:ins>
      <w:ins w:id="21433" w:author="Claire S" w:date="2026-07-30T16:06:00Z" w16du:dateUtc="2026-07-30T15:06:00Z">
        <w:r w:rsidR="00DF4133">
          <w:rPr>
            <w:rFonts w:ascii="Cambria" w:hAnsi="Cambria"/>
            <w:sz w:val="28"/>
            <w:szCs w:val="28"/>
          </w:rPr>
          <w:t xml:space="preserve"> it back</w:t>
        </w:r>
      </w:ins>
      <w:ins w:id="21434" w:author="Claire S" w:date="2026-07-30T16:11:00Z" w16du:dateUtc="2026-07-30T15:11:00Z">
        <w:r w:rsidR="00537E8C">
          <w:rPr>
            <w:rFonts w:ascii="Cambria" w:hAnsi="Cambria"/>
            <w:sz w:val="28"/>
            <w:szCs w:val="28"/>
          </w:rPr>
          <w:t>, instinct told her this wasn’t done</w:t>
        </w:r>
      </w:ins>
      <w:ins w:id="21435" w:author="Claire S" w:date="2026-07-30T15:51:00Z" w16du:dateUtc="2026-07-30T14:51:00Z">
        <w:r>
          <w:rPr>
            <w:rFonts w:ascii="Cambria" w:hAnsi="Cambria"/>
            <w:sz w:val="28"/>
            <w:szCs w:val="28"/>
          </w:rPr>
          <w:t xml:space="preserve">. </w:t>
        </w:r>
      </w:ins>
      <w:ins w:id="21436" w:author="Claire S" w:date="2026-07-30T13:28:00Z" w16du:dateUtc="2026-07-30T12:28:00Z">
        <w:r w:rsidR="003D15F4">
          <w:rPr>
            <w:rFonts w:ascii="Cambria" w:hAnsi="Cambria"/>
            <w:color w:val="000000" w:themeColor="text1"/>
            <w:sz w:val="28"/>
            <w:szCs w:val="28"/>
          </w:rPr>
          <w:t xml:space="preserve">If the </w:t>
        </w:r>
      </w:ins>
      <w:ins w:id="21437" w:author="Claire S" w:date="2026-07-30T15:51:00Z" w16du:dateUtc="2026-07-30T14:51:00Z">
        <w:r>
          <w:rPr>
            <w:rFonts w:ascii="Cambria" w:hAnsi="Cambria"/>
            <w:color w:val="000000" w:themeColor="text1"/>
            <w:sz w:val="28"/>
            <w:szCs w:val="28"/>
          </w:rPr>
          <w:t>author</w:t>
        </w:r>
      </w:ins>
      <w:ins w:id="21438" w:author="Claire S" w:date="2026-07-30T13:29:00Z" w16du:dateUtc="2026-07-30T12:29:00Z">
        <w:r w:rsidR="003D15F4">
          <w:rPr>
            <w:rFonts w:ascii="Cambria" w:hAnsi="Cambria"/>
            <w:color w:val="000000" w:themeColor="text1"/>
            <w:sz w:val="28"/>
            <w:szCs w:val="28"/>
          </w:rPr>
          <w:t xml:space="preserve"> of the </w:t>
        </w:r>
      </w:ins>
      <w:ins w:id="21439" w:author="Claire S" w:date="2026-07-30T15:51:00Z" w16du:dateUtc="2026-07-30T14:51:00Z">
        <w:r>
          <w:rPr>
            <w:rFonts w:ascii="Cambria" w:hAnsi="Cambria"/>
            <w:color w:val="000000" w:themeColor="text1"/>
            <w:sz w:val="28"/>
            <w:szCs w:val="28"/>
          </w:rPr>
          <w:t xml:space="preserve">List </w:t>
        </w:r>
      </w:ins>
      <w:ins w:id="21440" w:author="Claire S" w:date="2026-07-30T13:29:00Z" w16du:dateUtc="2026-07-30T12:29:00Z">
        <w:r w:rsidR="003D15F4">
          <w:rPr>
            <w:rFonts w:ascii="Cambria" w:hAnsi="Cambria"/>
            <w:color w:val="000000" w:themeColor="text1"/>
            <w:sz w:val="28"/>
            <w:szCs w:val="28"/>
          </w:rPr>
          <w:t xml:space="preserve">was </w:t>
        </w:r>
      </w:ins>
      <w:ins w:id="21441" w:author="Claire S" w:date="2026-07-30T16:11:00Z" w16du:dateUtc="2026-07-30T15:11:00Z">
        <w:r w:rsidR="00537E8C">
          <w:rPr>
            <w:rFonts w:ascii="Cambria" w:hAnsi="Cambria"/>
            <w:color w:val="000000" w:themeColor="text1"/>
            <w:sz w:val="28"/>
            <w:szCs w:val="28"/>
          </w:rPr>
          <w:t xml:space="preserve">sticking to </w:t>
        </w:r>
      </w:ins>
      <w:ins w:id="21442" w:author="Claire S" w:date="2026-07-30T15:52:00Z" w16du:dateUtc="2026-07-30T14:52:00Z">
        <w:r>
          <w:rPr>
            <w:rFonts w:ascii="Cambria" w:hAnsi="Cambria"/>
            <w:color w:val="000000" w:themeColor="text1"/>
            <w:sz w:val="28"/>
            <w:szCs w:val="28"/>
          </w:rPr>
          <w:t xml:space="preserve">their own </w:t>
        </w:r>
      </w:ins>
      <w:ins w:id="21443" w:author="Claire S" w:date="2026-07-30T13:29:00Z" w16du:dateUtc="2026-07-30T12:29:00Z">
        <w:r w:rsidR="003D15F4">
          <w:rPr>
            <w:rFonts w:ascii="Cambria" w:hAnsi="Cambria"/>
            <w:color w:val="000000" w:themeColor="text1"/>
            <w:sz w:val="28"/>
            <w:szCs w:val="28"/>
          </w:rPr>
          <w:t>order</w:t>
        </w:r>
      </w:ins>
      <w:ins w:id="21444" w:author="Claire S" w:date="2026-07-30T15:52:00Z" w16du:dateUtc="2026-07-30T14:52:00Z">
        <w:r>
          <w:rPr>
            <w:rFonts w:ascii="Cambria" w:hAnsi="Cambria"/>
            <w:color w:val="000000" w:themeColor="text1"/>
            <w:sz w:val="28"/>
            <w:szCs w:val="28"/>
          </w:rPr>
          <w:t xml:space="preserve">, it </w:t>
        </w:r>
      </w:ins>
      <w:ins w:id="21445" w:author="Claire S" w:date="2026-07-30T16:11:00Z" w16du:dateUtc="2026-07-30T15:11:00Z">
        <w:r w:rsidR="00537E8C">
          <w:rPr>
            <w:rFonts w:ascii="Cambria" w:hAnsi="Cambria"/>
            <w:color w:val="000000" w:themeColor="text1"/>
            <w:sz w:val="28"/>
            <w:szCs w:val="28"/>
          </w:rPr>
          <w:t xml:space="preserve">would </w:t>
        </w:r>
      </w:ins>
      <w:ins w:id="21446" w:author="Claire S" w:date="2026-07-30T15:52:00Z" w16du:dateUtc="2026-07-30T14:52:00Z">
        <w:r>
          <w:rPr>
            <w:rFonts w:ascii="Cambria" w:hAnsi="Cambria"/>
            <w:color w:val="000000" w:themeColor="text1"/>
            <w:sz w:val="28"/>
            <w:szCs w:val="28"/>
          </w:rPr>
          <w:t>mean</w:t>
        </w:r>
      </w:ins>
      <w:ins w:id="21447" w:author="Claire S" w:date="2026-07-30T13:29:00Z" w16du:dateUtc="2026-07-30T12:29:00Z">
        <w:r w:rsidR="003D15F4">
          <w:rPr>
            <w:rFonts w:ascii="Cambria" w:hAnsi="Cambria"/>
            <w:color w:val="000000" w:themeColor="text1"/>
            <w:sz w:val="28"/>
            <w:szCs w:val="28"/>
          </w:rPr>
          <w:t xml:space="preserve"> Jackson Rayne was next – and </w:t>
        </w:r>
      </w:ins>
      <w:ins w:id="21448" w:author="Claire S" w:date="2026-07-30T15:52:00Z" w16du:dateUtc="2026-07-30T14:52:00Z">
        <w:r>
          <w:rPr>
            <w:rFonts w:ascii="Cambria" w:hAnsi="Cambria"/>
            <w:color w:val="000000" w:themeColor="text1"/>
            <w:sz w:val="28"/>
            <w:szCs w:val="28"/>
          </w:rPr>
          <w:t>Clara</w:t>
        </w:r>
      </w:ins>
      <w:ins w:id="21449" w:author="Claire S" w:date="2026-07-30T13:29:00Z" w16du:dateUtc="2026-07-30T12:29:00Z">
        <w:r w:rsidR="003D15F4">
          <w:rPr>
            <w:rFonts w:ascii="Cambria" w:hAnsi="Cambria"/>
            <w:color w:val="000000" w:themeColor="text1"/>
            <w:sz w:val="28"/>
            <w:szCs w:val="28"/>
          </w:rPr>
          <w:t xml:space="preserve"> was headed to him now</w:t>
        </w:r>
      </w:ins>
      <w:ins w:id="21450" w:author="Claire S" w:date="2026-07-30T15:52:00Z" w16du:dateUtc="2026-07-30T14:52:00Z">
        <w:r>
          <w:rPr>
            <w:rFonts w:ascii="Cambria" w:hAnsi="Cambria"/>
            <w:color w:val="000000" w:themeColor="text1"/>
            <w:sz w:val="28"/>
            <w:szCs w:val="28"/>
          </w:rPr>
          <w:t>…</w:t>
        </w:r>
      </w:ins>
    </w:p>
    <w:p w14:paraId="4596D023" w14:textId="3D2BEB6F" w:rsidR="00C44FCD" w:rsidRDefault="00A07401" w:rsidP="00C44FCD">
      <w:pPr>
        <w:spacing w:line="360" w:lineRule="auto"/>
        <w:ind w:firstLine="720"/>
        <w:contextualSpacing/>
        <w:rPr>
          <w:ins w:id="21451" w:author="Claire S" w:date="2026-07-30T15:53:00Z" w16du:dateUtc="2026-07-30T14:53:00Z"/>
          <w:rFonts w:ascii="Cambria" w:hAnsi="Cambria"/>
          <w:color w:val="000000" w:themeColor="text1"/>
          <w:sz w:val="28"/>
          <w:szCs w:val="28"/>
        </w:rPr>
      </w:pPr>
      <w:r>
        <w:rPr>
          <w:rFonts w:ascii="Cambria" w:hAnsi="Cambria"/>
          <w:color w:val="000000" w:themeColor="text1"/>
          <w:sz w:val="28"/>
          <w:szCs w:val="28"/>
        </w:rPr>
        <w:t xml:space="preserve">Anxiety building </w:t>
      </w:r>
      <w:r w:rsidR="006B58CC">
        <w:rPr>
          <w:rFonts w:ascii="Cambria" w:hAnsi="Cambria"/>
          <w:color w:val="000000" w:themeColor="text1"/>
          <w:sz w:val="28"/>
          <w:szCs w:val="28"/>
        </w:rPr>
        <w:t>once more</w:t>
      </w:r>
      <w:r>
        <w:rPr>
          <w:rFonts w:ascii="Cambria" w:hAnsi="Cambria"/>
          <w:color w:val="000000" w:themeColor="text1"/>
          <w:sz w:val="28"/>
          <w:szCs w:val="28"/>
        </w:rPr>
        <w:t xml:space="preserve">, </w:t>
      </w:r>
      <w:del w:id="21452" w:author="Claire S" w:date="2026-07-30T15:52:00Z" w16du:dateUtc="2026-07-30T14:52:00Z">
        <w:r>
          <w:rPr>
            <w:rFonts w:ascii="Cambria" w:hAnsi="Cambria"/>
            <w:color w:val="000000" w:themeColor="text1"/>
            <w:sz w:val="28"/>
            <w:szCs w:val="28"/>
          </w:rPr>
          <w:delText xml:space="preserve">Clara </w:delText>
        </w:r>
        <w:r>
          <w:rPr>
            <w:rFonts w:ascii="Cambria" w:hAnsi="Cambria"/>
            <w:sz w:val="28"/>
            <w:szCs w:val="28"/>
          </w:rPr>
          <w:delText>checked</w:delText>
        </w:r>
      </w:del>
      <w:ins w:id="21453" w:author="Claire S" w:date="2026-07-30T15:52:00Z" w16du:dateUtc="2026-07-30T14:52:00Z">
        <w:r w:rsidR="00C1455C">
          <w:rPr>
            <w:rFonts w:ascii="Cambria" w:hAnsi="Cambria"/>
            <w:color w:val="000000" w:themeColor="text1"/>
            <w:sz w:val="28"/>
            <w:szCs w:val="28"/>
          </w:rPr>
          <w:t>she sorted</w:t>
        </w:r>
      </w:ins>
      <w:r>
        <w:rPr>
          <w:rFonts w:ascii="Cambria" w:hAnsi="Cambria"/>
          <w:sz w:val="28"/>
          <w:szCs w:val="28"/>
        </w:rPr>
        <w:t xml:space="preserve"> her </w:t>
      </w:r>
      <w:del w:id="21454" w:author="Claire S" w:date="2026-07-30T16:11:00Z" w16du:dateUtc="2026-07-30T15:11:00Z">
        <w:r>
          <w:rPr>
            <w:rFonts w:ascii="Cambria" w:hAnsi="Cambria"/>
            <w:sz w:val="28"/>
            <w:szCs w:val="28"/>
          </w:rPr>
          <w:delText>bag</w:delText>
        </w:r>
      </w:del>
      <w:ins w:id="21455" w:author="Claire S" w:date="2026-07-30T16:11:00Z" w16du:dateUtc="2026-07-30T15:11:00Z">
        <w:r w:rsidR="00537E8C">
          <w:rPr>
            <w:rFonts w:ascii="Cambria" w:hAnsi="Cambria"/>
            <w:sz w:val="28"/>
            <w:szCs w:val="28"/>
          </w:rPr>
          <w:t>stuff</w:t>
        </w:r>
      </w:ins>
      <w:r>
        <w:rPr>
          <w:rFonts w:ascii="Cambria" w:hAnsi="Cambria"/>
          <w:sz w:val="28"/>
          <w:szCs w:val="28"/>
        </w:rPr>
        <w:t xml:space="preserve">: </w:t>
      </w:r>
      <w:ins w:id="21456" w:author="Daisy Watt" w:date="2026-06-23T16:32:00Z" w16du:dateUtc="2026-06-23T14:32:00Z">
        <w:del w:id="21457" w:author="Claire S" w:date="2026-07-30T15:52:00Z" w16du:dateUtc="2026-07-30T14:52:00Z">
          <w:r w:rsidR="00013C15">
            <w:rPr>
              <w:rFonts w:ascii="Cambria" w:hAnsi="Cambria"/>
              <w:sz w:val="28"/>
              <w:szCs w:val="28"/>
            </w:rPr>
            <w:delText xml:space="preserve">she needed </w:delText>
          </w:r>
        </w:del>
      </w:ins>
      <w:del w:id="21458" w:author="Claire S" w:date="2026-07-30T15:52:00Z" w16du:dateUtc="2026-07-30T14:52:00Z">
        <w:r>
          <w:rPr>
            <w:rFonts w:ascii="Cambria" w:hAnsi="Cambria"/>
            <w:sz w:val="28"/>
            <w:szCs w:val="28"/>
          </w:rPr>
          <w:delText xml:space="preserve">her </w:delText>
        </w:r>
      </w:del>
      <w:r>
        <w:rPr>
          <w:rFonts w:ascii="Cambria" w:hAnsi="Cambria"/>
          <w:sz w:val="28"/>
          <w:szCs w:val="28"/>
        </w:rPr>
        <w:t xml:space="preserve">notebook and phone, her new work laptop, and </w:t>
      </w:r>
      <w:del w:id="21459" w:author="Daisy Watt" w:date="2026-06-23T16:32:00Z" w16du:dateUtc="2026-06-23T14:32:00Z">
        <w:r w:rsidDel="00013C15">
          <w:rPr>
            <w:rFonts w:ascii="Cambria" w:hAnsi="Cambria"/>
            <w:sz w:val="28"/>
            <w:szCs w:val="28"/>
          </w:rPr>
          <w:delText xml:space="preserve">that she had </w:delText>
        </w:r>
      </w:del>
      <w:r>
        <w:rPr>
          <w:rFonts w:ascii="Cambria" w:hAnsi="Cambria"/>
          <w:sz w:val="28"/>
          <w:szCs w:val="28"/>
        </w:rPr>
        <w:t xml:space="preserve">at least two pens. </w:t>
      </w:r>
      <w:ins w:id="21460" w:author="Daisy Watt" w:date="2026-06-23T16:33:00Z" w16du:dateUtc="2026-06-23T14:33:00Z">
        <w:r w:rsidR="00ED15A8">
          <w:rPr>
            <w:rFonts w:ascii="Cambria" w:hAnsi="Cambria"/>
            <w:sz w:val="28"/>
            <w:szCs w:val="28"/>
          </w:rPr>
          <w:t xml:space="preserve">Check, check, check. </w:t>
        </w:r>
      </w:ins>
      <w:r>
        <w:rPr>
          <w:rFonts w:ascii="Cambria" w:hAnsi="Cambria"/>
          <w:sz w:val="28"/>
          <w:szCs w:val="28"/>
        </w:rPr>
        <w:t>Quickly</w:t>
      </w:r>
      <w:ins w:id="21461" w:author="Daisy Watt" w:date="2026-06-23T16:33:00Z" w16du:dateUtc="2026-06-23T14:33:00Z">
        <w:r w:rsidR="00ED15A8">
          <w:rPr>
            <w:rFonts w:ascii="Cambria" w:hAnsi="Cambria"/>
            <w:sz w:val="28"/>
            <w:szCs w:val="28"/>
          </w:rPr>
          <w:t>,</w:t>
        </w:r>
      </w:ins>
      <w:r>
        <w:rPr>
          <w:rFonts w:ascii="Cambria" w:hAnsi="Cambria"/>
          <w:sz w:val="28"/>
          <w:szCs w:val="28"/>
        </w:rPr>
        <w:t xml:space="preserve"> </w:t>
      </w:r>
      <w:del w:id="21462" w:author="Claire S" w:date="2026-07-30T15:52:00Z" w16du:dateUtc="2026-07-30T14:52:00Z">
        <w:r>
          <w:rPr>
            <w:rFonts w:ascii="Cambria" w:hAnsi="Cambria"/>
            <w:sz w:val="28"/>
            <w:szCs w:val="28"/>
          </w:rPr>
          <w:delText xml:space="preserve">she </w:delText>
        </w:r>
      </w:del>
      <w:ins w:id="21463" w:author="Claire S" w:date="2026-07-30T15:52:00Z" w16du:dateUtc="2026-07-30T14:52:00Z">
        <w:r w:rsidR="00C1455C">
          <w:rPr>
            <w:rFonts w:ascii="Cambria" w:hAnsi="Cambria"/>
            <w:sz w:val="28"/>
            <w:szCs w:val="28"/>
          </w:rPr>
          <w:t xml:space="preserve">Clara </w:t>
        </w:r>
      </w:ins>
      <w:r>
        <w:rPr>
          <w:rFonts w:ascii="Cambria" w:hAnsi="Cambria"/>
          <w:color w:val="000000" w:themeColor="text1"/>
          <w:sz w:val="28"/>
          <w:szCs w:val="28"/>
        </w:rPr>
        <w:t>brushed</w:t>
      </w:r>
      <w:r w:rsidRPr="00B1034A">
        <w:rPr>
          <w:rFonts w:ascii="Cambria" w:hAnsi="Cambria"/>
          <w:color w:val="000000" w:themeColor="text1"/>
          <w:sz w:val="28"/>
          <w:szCs w:val="28"/>
        </w:rPr>
        <w:t xml:space="preserve"> her </w:t>
      </w:r>
      <w:r>
        <w:rPr>
          <w:rFonts w:ascii="Cambria" w:hAnsi="Cambria"/>
          <w:color w:val="000000" w:themeColor="text1"/>
          <w:sz w:val="28"/>
          <w:szCs w:val="28"/>
        </w:rPr>
        <w:t>best coat down</w:t>
      </w:r>
      <w:del w:id="21464" w:author="Daisy Watt" w:date="2026-06-23T16:33:00Z" w16du:dateUtc="2026-06-23T14:33:00Z">
        <w:r w:rsidDel="001E5F8B">
          <w:rPr>
            <w:rFonts w:ascii="Cambria" w:hAnsi="Cambria"/>
            <w:color w:val="000000" w:themeColor="text1"/>
            <w:sz w:val="28"/>
            <w:szCs w:val="28"/>
          </w:rPr>
          <w:delText>,</w:delText>
        </w:r>
      </w:del>
      <w:ins w:id="21465" w:author="Daisy Watt" w:date="2026-06-23T16:33:00Z" w16du:dateUtc="2026-06-23T14:33:00Z">
        <w:r w:rsidR="001E5F8B">
          <w:rPr>
            <w:rFonts w:ascii="Cambria" w:hAnsi="Cambria"/>
            <w:color w:val="000000" w:themeColor="text1"/>
            <w:sz w:val="28"/>
            <w:szCs w:val="28"/>
          </w:rPr>
          <w:t xml:space="preserve"> –</w:t>
        </w:r>
      </w:ins>
      <w:ins w:id="21466" w:author="Claire S" w:date="2026-07-30T15:53:00Z" w16du:dateUtc="2026-07-30T14:53:00Z">
        <w:r w:rsidR="001E5F8B">
          <w:rPr>
            <w:rFonts w:ascii="Cambria" w:hAnsi="Cambria"/>
            <w:color w:val="000000" w:themeColor="text1"/>
            <w:sz w:val="28"/>
            <w:szCs w:val="28"/>
          </w:rPr>
          <w:t xml:space="preserve"> </w:t>
        </w:r>
      </w:ins>
      <w:ins w:id="21467" w:author="Daisy Watt" w:date="2026-06-23T16:33:00Z" w16du:dateUtc="2026-06-23T14:33:00Z">
        <w:del w:id="21468" w:author="Claire S" w:date="2026-07-30T15:52:00Z" w16du:dateUtc="2026-07-30T14:52:00Z">
          <w:r w:rsidR="001E5F8B" w:rsidDel="0062134A">
            <w:rPr>
              <w:rFonts w:ascii="Cambria" w:hAnsi="Cambria"/>
              <w:color w:val="000000" w:themeColor="text1"/>
              <w:sz w:val="28"/>
              <w:szCs w:val="28"/>
            </w:rPr>
            <w:delText xml:space="preserve"> </w:delText>
          </w:r>
          <w:r w:rsidR="001E5F8B">
            <w:rPr>
              <w:rFonts w:ascii="Cambria" w:hAnsi="Cambria"/>
              <w:color w:val="000000" w:themeColor="text1"/>
              <w:sz w:val="28"/>
              <w:szCs w:val="28"/>
            </w:rPr>
            <w:delText>it</w:delText>
          </w:r>
        </w:del>
      </w:ins>
      <w:ins w:id="21469" w:author="Daisy Watt" w:date="2026-06-23T16:34:00Z" w16du:dateUtc="2026-06-23T14:34:00Z">
        <w:del w:id="21470" w:author="Claire S" w:date="2026-07-30T15:52:00Z" w16du:dateUtc="2026-07-30T14:52:00Z">
          <w:r w:rsidR="001E5F8B">
            <w:rPr>
              <w:rFonts w:ascii="Cambria" w:hAnsi="Cambria"/>
              <w:color w:val="000000" w:themeColor="text1"/>
              <w:sz w:val="28"/>
              <w:szCs w:val="28"/>
            </w:rPr>
            <w:delText xml:space="preserve"> was</w:delText>
          </w:r>
        </w:del>
      </w:ins>
      <w:del w:id="21471" w:author="Claire S" w:date="2026-07-30T15:52:00Z" w16du:dateUtc="2026-07-30T14:52:00Z">
        <w:r>
          <w:rPr>
            <w:rFonts w:ascii="Cambria" w:hAnsi="Cambria"/>
            <w:color w:val="000000" w:themeColor="text1"/>
            <w:sz w:val="28"/>
            <w:szCs w:val="28"/>
          </w:rPr>
          <w:delText xml:space="preserve"> </w:delText>
        </w:r>
      </w:del>
      <w:r>
        <w:rPr>
          <w:rFonts w:ascii="Cambria" w:hAnsi="Cambria"/>
          <w:color w:val="000000" w:themeColor="text1"/>
          <w:sz w:val="28"/>
          <w:szCs w:val="28"/>
        </w:rPr>
        <w:t xml:space="preserve">already two seasons old and </w:t>
      </w:r>
      <w:del w:id="21472" w:author="Claire S" w:date="2026-07-30T15:53:00Z" w16du:dateUtc="2026-07-30T14:53:00Z">
        <w:r>
          <w:rPr>
            <w:rFonts w:ascii="Cambria" w:hAnsi="Cambria"/>
            <w:color w:val="000000" w:themeColor="text1"/>
            <w:sz w:val="28"/>
            <w:szCs w:val="28"/>
          </w:rPr>
          <w:delText xml:space="preserve">looking </w:delText>
        </w:r>
      </w:del>
      <w:r>
        <w:rPr>
          <w:rFonts w:ascii="Cambria" w:hAnsi="Cambria"/>
          <w:color w:val="000000" w:themeColor="text1"/>
          <w:sz w:val="28"/>
          <w:szCs w:val="28"/>
        </w:rPr>
        <w:t xml:space="preserve">a bit shabby, but it would have to do. </w:t>
      </w:r>
    </w:p>
    <w:p w14:paraId="1C965267" w14:textId="4AC78E7F" w:rsidR="00A07401" w:rsidRDefault="00C44FCD" w:rsidP="00A07401">
      <w:pPr>
        <w:spacing w:line="360" w:lineRule="auto"/>
        <w:ind w:firstLine="720"/>
        <w:contextualSpacing/>
        <w:rPr>
          <w:del w:id="21473" w:author="Claire S" w:date="2026-07-30T15:53:00Z" w16du:dateUtc="2026-07-30T14:53:00Z"/>
          <w:rFonts w:ascii="Cambria" w:hAnsi="Cambria"/>
          <w:color w:val="000000" w:themeColor="text1"/>
          <w:sz w:val="28"/>
          <w:szCs w:val="28"/>
        </w:rPr>
      </w:pPr>
      <w:ins w:id="21474" w:author="Claire S" w:date="2026-07-30T15:53:00Z" w16du:dateUtc="2026-07-30T14:53:00Z">
        <w:r>
          <w:rPr>
            <w:rFonts w:ascii="Cambria" w:hAnsi="Cambria"/>
            <w:color w:val="000000" w:themeColor="text1"/>
            <w:sz w:val="28"/>
            <w:szCs w:val="28"/>
          </w:rPr>
          <w:t xml:space="preserve">The nine </w:t>
        </w:r>
      </w:ins>
      <w:ins w:id="21475" w:author="Claire S" w:date="2026-07-31T12:00:00Z" w16du:dateUtc="2026-07-31T11:00:00Z">
        <w:r w:rsidR="0003327E">
          <w:rPr>
            <w:rFonts w:ascii="Cambria" w:hAnsi="Cambria"/>
            <w:color w:val="000000" w:themeColor="text1"/>
            <w:sz w:val="28"/>
            <w:szCs w:val="28"/>
          </w:rPr>
          <w:t>a.m.</w:t>
        </w:r>
      </w:ins>
      <w:ins w:id="21476" w:author="Claire S" w:date="2026-07-30T15:53:00Z" w16du:dateUtc="2026-07-30T14:53:00Z">
        <w:r>
          <w:rPr>
            <w:rFonts w:ascii="Cambria" w:hAnsi="Cambria"/>
            <w:color w:val="000000" w:themeColor="text1"/>
            <w:sz w:val="28"/>
            <w:szCs w:val="28"/>
          </w:rPr>
          <w:t xml:space="preserve"> news came on the radio – </w:t>
        </w:r>
      </w:ins>
      <w:ins w:id="21477" w:author="Claire S" w:date="2026-07-31T12:21:00Z" w16du:dateUtc="2026-07-31T11:21:00Z">
        <w:r w:rsidR="00660C40">
          <w:rPr>
            <w:rFonts w:ascii="Cambria" w:hAnsi="Cambria"/>
            <w:color w:val="000000" w:themeColor="text1"/>
            <w:sz w:val="28"/>
            <w:szCs w:val="28"/>
          </w:rPr>
          <w:t xml:space="preserve">no mention of Langley &amp; Co. today thank God – but </w:t>
        </w:r>
      </w:ins>
    </w:p>
    <w:p w14:paraId="4DE3EA92" w14:textId="6625F99D" w:rsidR="00A07401" w:rsidRDefault="00A07401" w:rsidP="00A07401">
      <w:pPr>
        <w:spacing w:line="360" w:lineRule="auto"/>
        <w:ind w:firstLine="720"/>
        <w:contextualSpacing/>
        <w:rPr>
          <w:rFonts w:ascii="Cambria" w:hAnsi="Cambria"/>
          <w:color w:val="000000" w:themeColor="text1"/>
          <w:sz w:val="28"/>
          <w:szCs w:val="28"/>
        </w:rPr>
      </w:pPr>
      <w:del w:id="21478" w:author="Claire S" w:date="2026-07-30T15:53:00Z" w16du:dateUtc="2026-07-30T14:53:00Z">
        <w:r>
          <w:rPr>
            <w:rFonts w:ascii="Cambria" w:hAnsi="Cambria"/>
            <w:color w:val="000000" w:themeColor="text1"/>
            <w:sz w:val="28"/>
            <w:szCs w:val="28"/>
          </w:rPr>
          <w:delText>Seeing the time</w:delText>
        </w:r>
      </w:del>
      <w:ins w:id="21479" w:author="Claire S" w:date="2026-07-30T15:53:00Z" w16du:dateUtc="2026-07-30T14:53:00Z">
        <w:r w:rsidR="0062134A">
          <w:rPr>
            <w:rFonts w:ascii="Cambria" w:hAnsi="Cambria"/>
            <w:color w:val="000000" w:themeColor="text1"/>
            <w:sz w:val="28"/>
            <w:szCs w:val="28"/>
          </w:rPr>
          <w:t xml:space="preserve">Clara </w:t>
        </w:r>
      </w:ins>
      <w:del w:id="21480" w:author="Claire S" w:date="2026-07-30T15:53:00Z" w16du:dateUtc="2026-07-30T14:53:00Z">
        <w:r>
          <w:rPr>
            <w:rFonts w:ascii="Cambria" w:hAnsi="Cambria"/>
            <w:color w:val="000000" w:themeColor="text1"/>
            <w:sz w:val="28"/>
            <w:szCs w:val="28"/>
          </w:rPr>
          <w:delText xml:space="preserve">, she </w:delText>
        </w:r>
      </w:del>
      <w:r>
        <w:rPr>
          <w:rFonts w:ascii="Cambria" w:hAnsi="Cambria"/>
          <w:color w:val="000000" w:themeColor="text1"/>
          <w:sz w:val="28"/>
          <w:szCs w:val="28"/>
        </w:rPr>
        <w:t xml:space="preserve">realised she was about to run late for the most prestigious writer she’d </w:t>
      </w:r>
      <w:del w:id="21481" w:author="Claire S" w:date="2026-07-31T12:13:00Z" w16du:dateUtc="2026-07-31T11:13:00Z">
        <w:r w:rsidDel="009E297A">
          <w:rPr>
            <w:rFonts w:ascii="Cambria" w:hAnsi="Cambria"/>
            <w:color w:val="000000" w:themeColor="text1"/>
            <w:sz w:val="28"/>
            <w:szCs w:val="28"/>
          </w:rPr>
          <w:delText>worked with so far in her</w:delText>
        </w:r>
      </w:del>
      <w:ins w:id="21482" w:author="Claire S" w:date="2026-07-31T12:13:00Z" w16du:dateUtc="2026-07-31T11:13:00Z">
        <w:r w:rsidR="009E297A">
          <w:rPr>
            <w:rFonts w:ascii="Cambria" w:hAnsi="Cambria"/>
            <w:color w:val="000000" w:themeColor="text1"/>
            <w:sz w:val="28"/>
            <w:szCs w:val="28"/>
          </w:rPr>
          <w:t>worked with in her short</w:t>
        </w:r>
      </w:ins>
      <w:r>
        <w:rPr>
          <w:rFonts w:ascii="Cambria" w:hAnsi="Cambria"/>
          <w:color w:val="000000" w:themeColor="text1"/>
          <w:sz w:val="28"/>
          <w:szCs w:val="28"/>
        </w:rPr>
        <w:t xml:space="preserve"> career. </w:t>
      </w:r>
    </w:p>
    <w:p w14:paraId="3BAAC2DF" w14:textId="561265DF" w:rsidR="00A07401" w:rsidRDefault="00A07401" w:rsidP="00A07401">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 xml:space="preserve">‘Bollocks!’ </w:t>
      </w:r>
      <w:del w:id="21483" w:author="Claire S" w:date="2026-07-31T12:01:00Z" w16du:dateUtc="2026-07-31T11:01:00Z">
        <w:r w:rsidDel="00D05EFC">
          <w:rPr>
            <w:rFonts w:ascii="Cambria" w:hAnsi="Cambria"/>
            <w:color w:val="000000" w:themeColor="text1"/>
            <w:sz w:val="28"/>
            <w:szCs w:val="28"/>
          </w:rPr>
          <w:delText xml:space="preserve">Looking </w:delText>
        </w:r>
      </w:del>
      <w:ins w:id="21484" w:author="Claire S" w:date="2026-07-31T12:01:00Z" w16du:dateUtc="2026-07-31T11:01:00Z">
        <w:r w:rsidR="00D05EFC">
          <w:rPr>
            <w:rFonts w:ascii="Cambria" w:hAnsi="Cambria"/>
            <w:color w:val="000000" w:themeColor="text1"/>
            <w:sz w:val="28"/>
            <w:szCs w:val="28"/>
          </w:rPr>
          <w:t xml:space="preserve">Hunting </w:t>
        </w:r>
      </w:ins>
      <w:r>
        <w:rPr>
          <w:rFonts w:ascii="Cambria" w:hAnsi="Cambria"/>
          <w:color w:val="000000" w:themeColor="text1"/>
          <w:sz w:val="28"/>
          <w:szCs w:val="28"/>
        </w:rPr>
        <w:t>for her boots in the hall closet, Clara tripped over Adam</w:t>
      </w:r>
      <w:ins w:id="21485" w:author="Claire S" w:date="2026-07-31T12:01:00Z" w16du:dateUtc="2026-07-31T11:01:00Z">
        <w:r w:rsidR="00D05EFC">
          <w:rPr>
            <w:rFonts w:ascii="Cambria" w:hAnsi="Cambria"/>
            <w:color w:val="000000" w:themeColor="text1"/>
            <w:sz w:val="28"/>
            <w:szCs w:val="28"/>
          </w:rPr>
          <w:t>’s</w:t>
        </w:r>
      </w:ins>
      <w:del w:id="21486" w:author="Claire S" w:date="2026-07-30T22:34:00Z" w16du:dateUtc="2026-07-30T21:34:00Z">
        <w:r w:rsidDel="001A3A70">
          <w:rPr>
            <w:rFonts w:ascii="Cambria" w:hAnsi="Cambria"/>
            <w:color w:val="000000" w:themeColor="text1"/>
            <w:sz w:val="28"/>
            <w:szCs w:val="28"/>
          </w:rPr>
          <w:delText>’s</w:delText>
        </w:r>
      </w:del>
      <w:r>
        <w:rPr>
          <w:rFonts w:ascii="Cambria" w:hAnsi="Cambria"/>
          <w:color w:val="000000" w:themeColor="text1"/>
          <w:sz w:val="28"/>
          <w:szCs w:val="28"/>
        </w:rPr>
        <w:t xml:space="preserve"> gym bag, knocking some</w:t>
      </w:r>
      <w:ins w:id="21487" w:author="Claire S" w:date="2026-06-05T10:38:00Z" w16du:dateUtc="2026-06-05T09:38:00Z">
        <w:r w:rsidR="00840A29">
          <w:rPr>
            <w:rFonts w:ascii="Cambria" w:hAnsi="Cambria"/>
            <w:color w:val="000000" w:themeColor="text1"/>
            <w:sz w:val="28"/>
            <w:szCs w:val="28"/>
          </w:rPr>
          <w:t>thing</w:t>
        </w:r>
      </w:ins>
      <w:del w:id="21488" w:author="Claire S" w:date="2026-06-05T10:38:00Z" w16du:dateUtc="2026-06-05T09:38:00Z">
        <w:r w:rsidDel="00840A29">
          <w:rPr>
            <w:rFonts w:ascii="Cambria" w:hAnsi="Cambria"/>
            <w:color w:val="000000" w:themeColor="text1"/>
            <w:sz w:val="28"/>
            <w:szCs w:val="28"/>
          </w:rPr>
          <w:delText xml:space="preserve"> papers</w:delText>
        </w:r>
      </w:del>
      <w:r>
        <w:rPr>
          <w:rFonts w:ascii="Cambria" w:hAnsi="Cambria"/>
          <w:color w:val="000000" w:themeColor="text1"/>
          <w:sz w:val="28"/>
          <w:szCs w:val="28"/>
        </w:rPr>
        <w:t xml:space="preserve"> out of the side pocket. </w:t>
      </w:r>
    </w:p>
    <w:p w14:paraId="2102CB11" w14:textId="1B369D7F" w:rsidR="00A07401" w:rsidRDefault="00A07401" w:rsidP="00A07401">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 xml:space="preserve">‘Leave </w:t>
      </w:r>
      <w:ins w:id="21489" w:author="Claire S" w:date="2026-07-31T12:02:00Z" w16du:dateUtc="2026-07-31T11:02:00Z">
        <w:r w:rsidR="00D05EFC">
          <w:rPr>
            <w:rFonts w:ascii="Cambria" w:hAnsi="Cambria"/>
            <w:color w:val="000000" w:themeColor="text1"/>
            <w:sz w:val="28"/>
            <w:szCs w:val="28"/>
          </w:rPr>
          <w:t>it</w:t>
        </w:r>
      </w:ins>
      <w:del w:id="21490" w:author="Claire S" w:date="2026-07-31T12:01:00Z" w16du:dateUtc="2026-07-31T11:01:00Z">
        <w:r w:rsidDel="00D05EFC">
          <w:rPr>
            <w:rFonts w:ascii="Cambria" w:hAnsi="Cambria"/>
            <w:color w:val="000000" w:themeColor="text1"/>
            <w:sz w:val="28"/>
            <w:szCs w:val="28"/>
          </w:rPr>
          <w:delText>that</w:delText>
        </w:r>
      </w:del>
      <w:ins w:id="21491" w:author="Daisy Watt" w:date="2026-06-23T16:34:00Z" w16du:dateUtc="2026-06-23T14:34:00Z">
        <w:del w:id="21492" w:author="Claire S" w:date="2026-07-31T12:01:00Z" w16du:dateUtc="2026-07-31T11:01:00Z">
          <w:r w:rsidR="00285BF0" w:rsidDel="00D05EFC">
            <w:rPr>
              <w:rFonts w:ascii="Cambria" w:hAnsi="Cambria"/>
              <w:color w:val="000000" w:themeColor="text1"/>
              <w:sz w:val="28"/>
              <w:szCs w:val="28"/>
            </w:rPr>
            <w:delText>,</w:delText>
          </w:r>
        </w:del>
      </w:ins>
      <w:del w:id="21493" w:author="Claire S" w:date="2026-07-31T12:01:00Z" w16du:dateUtc="2026-07-31T11:01:00Z">
        <w:r w:rsidDel="00D05EFC">
          <w:rPr>
            <w:rFonts w:ascii="Cambria" w:hAnsi="Cambria"/>
            <w:color w:val="000000" w:themeColor="text1"/>
            <w:sz w:val="28"/>
            <w:szCs w:val="28"/>
          </w:rPr>
          <w:delText xml:space="preserve"> if you’re rushing,</w:delText>
        </w:r>
      </w:del>
      <w:del w:id="21494" w:author="Daisy Watt" w:date="2026-06-23T16:34:00Z" w16du:dateUtc="2026-06-23T14:34:00Z">
        <w:r w:rsidDel="00285BF0">
          <w:rPr>
            <w:rFonts w:ascii="Cambria" w:hAnsi="Cambria"/>
            <w:color w:val="000000" w:themeColor="text1"/>
            <w:sz w:val="28"/>
            <w:szCs w:val="28"/>
          </w:rPr>
          <w:delText xml:space="preserve">’ </w:delText>
        </w:r>
      </w:del>
      <w:ins w:id="21495" w:author="Daisy Watt" w:date="2026-06-23T16:34:00Z" w16du:dateUtc="2026-06-23T14:34:00Z">
        <w:r w:rsidR="00285BF0">
          <w:rPr>
            <w:rFonts w:ascii="Cambria" w:hAnsi="Cambria"/>
            <w:color w:val="000000" w:themeColor="text1"/>
            <w:sz w:val="28"/>
            <w:szCs w:val="28"/>
          </w:rPr>
          <w:t>.’ H</w:t>
        </w:r>
      </w:ins>
      <w:del w:id="21496" w:author="Daisy Watt" w:date="2026-06-23T16:34:00Z" w16du:dateUtc="2026-06-23T14:34:00Z">
        <w:r w:rsidDel="00285BF0">
          <w:rPr>
            <w:rFonts w:ascii="Cambria" w:hAnsi="Cambria"/>
            <w:color w:val="000000" w:themeColor="text1"/>
            <w:sz w:val="28"/>
            <w:szCs w:val="28"/>
          </w:rPr>
          <w:delText>h</w:delText>
        </w:r>
      </w:del>
      <w:r>
        <w:rPr>
          <w:rFonts w:ascii="Cambria" w:hAnsi="Cambria"/>
          <w:color w:val="000000" w:themeColor="text1"/>
          <w:sz w:val="28"/>
          <w:szCs w:val="28"/>
        </w:rPr>
        <w:t>er brother stood in the kitchen doorway, unpeeled banana in hand. ‘I’ll pick it up.’</w:t>
      </w:r>
    </w:p>
    <w:p w14:paraId="03350DCB" w14:textId="33B6AF2E" w:rsidR="00A07401" w:rsidRPr="00B432D7" w:rsidRDefault="00A07401" w:rsidP="00A07401">
      <w:pPr>
        <w:spacing w:line="360" w:lineRule="auto"/>
        <w:ind w:firstLine="720"/>
        <w:contextualSpacing/>
        <w:rPr>
          <w:rFonts w:ascii="Cambria" w:hAnsi="Cambria"/>
          <w:color w:val="000000" w:themeColor="text1"/>
          <w:sz w:val="28"/>
          <w:szCs w:val="28"/>
        </w:rPr>
      </w:pPr>
      <w:r>
        <w:rPr>
          <w:rFonts w:ascii="Cambria" w:hAnsi="Cambria"/>
          <w:color w:val="000000" w:themeColor="text1"/>
          <w:sz w:val="28"/>
          <w:szCs w:val="28"/>
        </w:rPr>
        <w:t>‘It’s fine</w:t>
      </w:r>
      <w:ins w:id="21497" w:author="Daisy Watt" w:date="2026-06-23T16:34:00Z" w16du:dateUtc="2026-06-23T14:34:00Z">
        <w:r w:rsidR="00285BF0">
          <w:rPr>
            <w:rFonts w:ascii="Cambria" w:hAnsi="Cambria"/>
            <w:color w:val="000000" w:themeColor="text1"/>
            <w:sz w:val="28"/>
            <w:szCs w:val="28"/>
          </w:rPr>
          <w:t>.</w:t>
        </w:r>
      </w:ins>
      <w:del w:id="21498" w:author="Daisy Watt" w:date="2026-06-23T16:34:00Z" w16du:dateUtc="2026-06-23T14:34:00Z">
        <w:r w:rsidDel="00285BF0">
          <w:rPr>
            <w:rFonts w:ascii="Cambria" w:hAnsi="Cambria"/>
            <w:color w:val="000000" w:themeColor="text1"/>
            <w:sz w:val="28"/>
            <w:szCs w:val="28"/>
          </w:rPr>
          <w:delText xml:space="preserve"> -</w:delText>
        </w:r>
      </w:del>
      <w:r>
        <w:rPr>
          <w:rFonts w:ascii="Cambria" w:hAnsi="Cambria"/>
          <w:color w:val="000000" w:themeColor="text1"/>
          <w:sz w:val="28"/>
          <w:szCs w:val="28"/>
        </w:rPr>
        <w:t xml:space="preserve">’ </w:t>
      </w:r>
      <w:del w:id="21499" w:author="Claire S" w:date="2026-07-31T12:03:00Z" w16du:dateUtc="2026-07-31T11:03:00Z">
        <w:r w:rsidDel="00940A78">
          <w:rPr>
            <w:rFonts w:ascii="Cambria" w:hAnsi="Cambria"/>
            <w:color w:val="000000" w:themeColor="text1"/>
            <w:sz w:val="28"/>
            <w:szCs w:val="28"/>
          </w:rPr>
          <w:delText xml:space="preserve">Bending to tie her laces, </w:delText>
        </w:r>
      </w:del>
      <w:ins w:id="21500" w:author="Claire S" w:date="2026-07-31T12:03:00Z" w16du:dateUtc="2026-07-31T11:03:00Z">
        <w:r w:rsidR="00940A78">
          <w:rPr>
            <w:rFonts w:ascii="Cambria" w:hAnsi="Cambria"/>
            <w:color w:val="000000" w:themeColor="text1"/>
            <w:sz w:val="28"/>
            <w:szCs w:val="28"/>
          </w:rPr>
          <w:t>S</w:t>
        </w:r>
      </w:ins>
      <w:del w:id="21501" w:author="Claire S" w:date="2026-07-31T12:03:00Z" w16du:dateUtc="2026-07-31T11:03:00Z">
        <w:r w:rsidDel="00940A78">
          <w:rPr>
            <w:rFonts w:ascii="Cambria" w:hAnsi="Cambria"/>
            <w:color w:val="000000" w:themeColor="text1"/>
            <w:sz w:val="28"/>
            <w:szCs w:val="28"/>
          </w:rPr>
          <w:delText>s</w:delText>
        </w:r>
      </w:del>
      <w:r>
        <w:rPr>
          <w:rFonts w:ascii="Cambria" w:hAnsi="Cambria"/>
          <w:color w:val="000000" w:themeColor="text1"/>
          <w:sz w:val="28"/>
          <w:szCs w:val="28"/>
        </w:rPr>
        <w:t xml:space="preserve">he </w:t>
      </w:r>
      <w:del w:id="21502" w:author="Claire S" w:date="2026-06-05T10:38:00Z" w16du:dateUtc="2026-06-05T09:38:00Z">
        <w:r w:rsidDel="00840A29">
          <w:rPr>
            <w:rFonts w:ascii="Cambria" w:hAnsi="Cambria"/>
            <w:color w:val="000000" w:themeColor="text1"/>
            <w:sz w:val="28"/>
            <w:szCs w:val="28"/>
          </w:rPr>
          <w:delText>gathered the papers</w:delText>
        </w:r>
      </w:del>
      <w:ins w:id="21503" w:author="Claire S" w:date="2026-06-05T10:38:00Z" w16du:dateUtc="2026-06-05T09:38:00Z">
        <w:r w:rsidR="00840A29">
          <w:rPr>
            <w:rFonts w:ascii="Cambria" w:hAnsi="Cambria"/>
            <w:color w:val="000000" w:themeColor="text1"/>
            <w:sz w:val="28"/>
            <w:szCs w:val="28"/>
          </w:rPr>
          <w:t>grabbed the book</w:t>
        </w:r>
      </w:ins>
      <w:r>
        <w:rPr>
          <w:rFonts w:ascii="Cambria" w:hAnsi="Cambria"/>
          <w:color w:val="000000" w:themeColor="text1"/>
          <w:sz w:val="28"/>
          <w:szCs w:val="28"/>
        </w:rPr>
        <w:t>.</w:t>
      </w:r>
      <w:ins w:id="21504" w:author="Claire S" w:date="2026-06-05T10:38:00Z" w16du:dateUtc="2026-06-05T09:38:00Z">
        <w:r w:rsidR="00840A29">
          <w:rPr>
            <w:rFonts w:ascii="Cambria" w:hAnsi="Cambria"/>
            <w:color w:val="000000" w:themeColor="text1"/>
            <w:sz w:val="28"/>
            <w:szCs w:val="28"/>
          </w:rPr>
          <w:t xml:space="preserve"> </w:t>
        </w:r>
      </w:ins>
      <w:ins w:id="21505" w:author="Claire S" w:date="2026-07-30T15:54:00Z" w16du:dateUtc="2026-07-30T14:54:00Z">
        <w:r w:rsidR="00B432D7">
          <w:rPr>
            <w:rFonts w:ascii="Cambria" w:hAnsi="Cambria"/>
            <w:color w:val="000000" w:themeColor="text1"/>
            <w:sz w:val="28"/>
            <w:szCs w:val="28"/>
          </w:rPr>
          <w:t xml:space="preserve">‘Are you off somewhere, today?’ </w:t>
        </w:r>
      </w:ins>
      <w:ins w:id="21506" w:author="Claire S" w:date="2026-07-31T12:03:00Z" w16du:dateUtc="2026-07-31T11:03:00Z">
        <w:r w:rsidR="00940A78">
          <w:rPr>
            <w:rFonts w:ascii="Cambria" w:hAnsi="Cambria"/>
            <w:color w:val="000000" w:themeColor="text1"/>
            <w:sz w:val="28"/>
            <w:szCs w:val="28"/>
          </w:rPr>
          <w:t xml:space="preserve">Clara </w:t>
        </w:r>
      </w:ins>
      <w:ins w:id="21507" w:author="Claire S" w:date="2026-07-30T15:54:00Z" w16du:dateUtc="2026-07-30T14:54:00Z">
        <w:r w:rsidR="00B432D7">
          <w:rPr>
            <w:rFonts w:ascii="Cambria" w:hAnsi="Cambria"/>
            <w:color w:val="000000" w:themeColor="text1"/>
            <w:sz w:val="28"/>
            <w:szCs w:val="28"/>
          </w:rPr>
          <w:t xml:space="preserve">glanced down at the copy of </w:t>
        </w:r>
      </w:ins>
      <w:ins w:id="21508" w:author="Claire S" w:date="2026-06-05T10:38:00Z" w16du:dateUtc="2026-06-05T09:38:00Z">
        <w:r w:rsidR="00840A29" w:rsidRPr="00840A29">
          <w:rPr>
            <w:rFonts w:ascii="Cambria" w:hAnsi="Cambria"/>
            <w:i/>
            <w:iCs/>
            <w:color w:val="000000" w:themeColor="text1"/>
            <w:sz w:val="28"/>
            <w:szCs w:val="28"/>
            <w:rPrChange w:id="21509" w:author="Claire S" w:date="2026-06-05T10:38:00Z" w16du:dateUtc="2026-06-05T09:38:00Z">
              <w:rPr>
                <w:rFonts w:ascii="Cambria" w:hAnsi="Cambria"/>
                <w:color w:val="000000" w:themeColor="text1"/>
                <w:sz w:val="28"/>
                <w:szCs w:val="28"/>
              </w:rPr>
            </w:rPrChange>
          </w:rPr>
          <w:t>Smokin’ Gun</w:t>
        </w:r>
        <w:r w:rsidR="00840A29">
          <w:rPr>
            <w:rFonts w:ascii="Cambria" w:hAnsi="Cambria"/>
            <w:color w:val="000000" w:themeColor="text1"/>
            <w:sz w:val="28"/>
            <w:szCs w:val="28"/>
          </w:rPr>
          <w:t xml:space="preserve"> </w:t>
        </w:r>
      </w:ins>
      <w:ins w:id="21510" w:author="Claire S" w:date="2026-07-30T15:54:00Z" w16du:dateUtc="2026-07-30T14:54:00Z">
        <w:r w:rsidR="00B432D7">
          <w:rPr>
            <w:rFonts w:ascii="Cambria" w:hAnsi="Cambria"/>
            <w:color w:val="000000" w:themeColor="text1"/>
            <w:sz w:val="28"/>
            <w:szCs w:val="28"/>
          </w:rPr>
          <w:t xml:space="preserve">in her hand – the first thriller </w:t>
        </w:r>
      </w:ins>
      <w:ins w:id="21511" w:author="Claire S" w:date="2026-06-05T10:38:00Z" w16du:dateUtc="2026-06-05T09:38:00Z">
        <w:r w:rsidR="00840A29">
          <w:rPr>
            <w:rFonts w:ascii="Cambria" w:hAnsi="Cambria"/>
            <w:color w:val="000000" w:themeColor="text1"/>
            <w:sz w:val="28"/>
            <w:szCs w:val="28"/>
          </w:rPr>
          <w:t>by Jackson Rayne.</w:t>
        </w:r>
      </w:ins>
      <w:r>
        <w:rPr>
          <w:rFonts w:ascii="Cambria" w:hAnsi="Cambria"/>
          <w:color w:val="000000" w:themeColor="text1"/>
          <w:sz w:val="28"/>
          <w:szCs w:val="28"/>
        </w:rPr>
        <w:t xml:space="preserve"> </w:t>
      </w:r>
      <w:ins w:id="21512" w:author="Claire S" w:date="2026-07-30T15:55:00Z" w16du:dateUtc="2026-07-30T14:55:00Z">
        <w:r w:rsidR="00B432D7">
          <w:rPr>
            <w:rFonts w:ascii="Cambria" w:hAnsi="Cambria"/>
            <w:color w:val="000000" w:themeColor="text1"/>
            <w:sz w:val="28"/>
            <w:szCs w:val="28"/>
          </w:rPr>
          <w:t>I</w:t>
        </w:r>
      </w:ins>
      <w:ins w:id="21513" w:author="Claire S" w:date="2026-06-08T17:04:00Z" w16du:dateUtc="2026-06-08T16:04:00Z">
        <w:r w:rsidR="00133D78">
          <w:rPr>
            <w:rFonts w:ascii="Cambria" w:hAnsi="Cambria"/>
            <w:color w:val="000000" w:themeColor="text1"/>
            <w:sz w:val="28"/>
            <w:szCs w:val="28"/>
          </w:rPr>
          <w:t>nside</w:t>
        </w:r>
      </w:ins>
      <w:ins w:id="21514" w:author="Claire S" w:date="2026-07-30T15:55:00Z" w16du:dateUtc="2026-07-30T14:55:00Z">
        <w:r w:rsidR="00B432D7">
          <w:rPr>
            <w:rFonts w:ascii="Cambria" w:hAnsi="Cambria"/>
            <w:color w:val="000000" w:themeColor="text1"/>
            <w:sz w:val="28"/>
            <w:szCs w:val="28"/>
          </w:rPr>
          <w:t>,</w:t>
        </w:r>
      </w:ins>
      <w:ins w:id="21515" w:author="Claire S" w:date="2026-06-08T17:04:00Z" w16du:dateUtc="2026-06-08T16:04:00Z">
        <w:r w:rsidR="00133D78">
          <w:rPr>
            <w:rFonts w:ascii="Cambria" w:hAnsi="Cambria"/>
            <w:color w:val="000000" w:themeColor="text1"/>
            <w:sz w:val="28"/>
            <w:szCs w:val="28"/>
          </w:rPr>
          <w:t xml:space="preserve"> </w:t>
        </w:r>
      </w:ins>
      <w:ins w:id="21516" w:author="Claire S" w:date="2026-07-31T12:03:00Z" w16du:dateUtc="2026-07-31T11:03:00Z">
        <w:r w:rsidR="00940A78">
          <w:rPr>
            <w:rFonts w:ascii="Cambria" w:hAnsi="Cambria"/>
            <w:color w:val="000000" w:themeColor="text1"/>
            <w:sz w:val="28"/>
            <w:szCs w:val="28"/>
          </w:rPr>
          <w:t xml:space="preserve">she could see </w:t>
        </w:r>
      </w:ins>
      <w:ins w:id="21517" w:author="Claire S" w:date="2026-06-08T17:04:00Z" w16du:dateUtc="2026-06-08T16:04:00Z">
        <w:r w:rsidR="00133D78">
          <w:rPr>
            <w:rFonts w:ascii="Cambria" w:hAnsi="Cambria"/>
            <w:color w:val="000000" w:themeColor="text1"/>
            <w:sz w:val="28"/>
            <w:szCs w:val="28"/>
          </w:rPr>
          <w:t xml:space="preserve">a signature – </w:t>
        </w:r>
        <w:r w:rsidR="00133D78" w:rsidRPr="004B53B9">
          <w:rPr>
            <w:rFonts w:ascii="Cambria" w:hAnsi="Cambria"/>
            <w:i/>
            <w:iCs/>
            <w:color w:val="000000" w:themeColor="text1"/>
            <w:sz w:val="28"/>
            <w:szCs w:val="28"/>
            <w:rPrChange w:id="21518" w:author="Claire S" w:date="2026-06-08T17:04:00Z" w16du:dateUtc="2026-06-08T16:04:00Z">
              <w:rPr>
                <w:rFonts w:ascii="Cambria" w:hAnsi="Cambria"/>
                <w:color w:val="000000" w:themeColor="text1"/>
                <w:sz w:val="28"/>
                <w:szCs w:val="28"/>
              </w:rPr>
            </w:rPrChange>
          </w:rPr>
          <w:t>To Adamski</w:t>
        </w:r>
        <w:r w:rsidR="004B53B9" w:rsidRPr="004B53B9">
          <w:rPr>
            <w:rFonts w:ascii="Cambria" w:hAnsi="Cambria"/>
            <w:i/>
            <w:iCs/>
            <w:color w:val="000000" w:themeColor="text1"/>
            <w:sz w:val="28"/>
            <w:szCs w:val="28"/>
            <w:rPrChange w:id="21519" w:author="Claire S" w:date="2026-06-08T17:04:00Z" w16du:dateUtc="2026-06-08T16:04:00Z">
              <w:rPr>
                <w:rFonts w:ascii="Cambria" w:hAnsi="Cambria"/>
                <w:color w:val="000000" w:themeColor="text1"/>
                <w:sz w:val="28"/>
                <w:szCs w:val="28"/>
              </w:rPr>
            </w:rPrChange>
          </w:rPr>
          <w:t>.</w:t>
        </w:r>
        <w:r w:rsidR="004B53B9">
          <w:rPr>
            <w:rFonts w:ascii="Cambria" w:hAnsi="Cambria"/>
            <w:i/>
            <w:iCs/>
            <w:color w:val="000000" w:themeColor="text1"/>
            <w:sz w:val="28"/>
            <w:szCs w:val="28"/>
          </w:rPr>
          <w:t xml:space="preserve"> Keep smilin’</w:t>
        </w:r>
      </w:ins>
      <w:ins w:id="21520" w:author="Daisy Watt" w:date="2026-06-23T16:34:00Z" w16du:dateUtc="2026-06-23T14:34:00Z">
        <w:r w:rsidR="00285BF0">
          <w:rPr>
            <w:rFonts w:ascii="Cambria" w:hAnsi="Cambria"/>
            <w:i/>
            <w:iCs/>
            <w:color w:val="000000" w:themeColor="text1"/>
            <w:sz w:val="28"/>
            <w:szCs w:val="28"/>
          </w:rPr>
          <w:t>.</w:t>
        </w:r>
      </w:ins>
      <w:ins w:id="21521" w:author="Microsoft Word" w:date="2026-07-30T22:34:00Z" w16du:dateUtc="2026-07-30T21:34:00Z">
        <w:r w:rsidR="006B65EC">
          <w:rPr>
            <w:rFonts w:ascii="Cambria" w:hAnsi="Cambria"/>
            <w:i/>
            <w:iCs/>
            <w:color w:val="000000" w:themeColor="text1"/>
            <w:sz w:val="28"/>
            <w:szCs w:val="28"/>
          </w:rPr>
          <w:t xml:space="preserve"> </w:t>
        </w:r>
        <w:r w:rsidR="006B65EC" w:rsidRPr="0063165A">
          <w:rPr>
            <w:rFonts w:ascii="Cambria" w:hAnsi="Cambria"/>
            <w:color w:val="000000" w:themeColor="text1"/>
            <w:sz w:val="28"/>
            <w:szCs w:val="28"/>
            <w:rPrChange w:id="21522" w:author="Claire S" w:date="2026-07-30T22:33:00Z" w16du:dateUtc="2026-07-30T21:33:00Z">
              <w:rPr>
                <w:rFonts w:ascii="Cambria" w:hAnsi="Cambria"/>
                <w:i/>
                <w:iCs/>
                <w:color w:val="000000" w:themeColor="text1"/>
                <w:sz w:val="28"/>
                <w:szCs w:val="28"/>
              </w:rPr>
            </w:rPrChange>
          </w:rPr>
          <w:t>‘</w:t>
        </w:r>
      </w:ins>
      <w:ins w:id="21523" w:author="Claire S" w:date="2026-07-31T12:03:00Z" w16du:dateUtc="2026-07-31T11:03:00Z">
        <w:r w:rsidR="00940A78">
          <w:rPr>
            <w:rFonts w:ascii="Cambria" w:hAnsi="Cambria"/>
            <w:color w:val="000000" w:themeColor="text1"/>
            <w:sz w:val="28"/>
            <w:szCs w:val="28"/>
          </w:rPr>
          <w:t xml:space="preserve">Er </w:t>
        </w:r>
      </w:ins>
      <w:ins w:id="21524" w:author="Claire S" w:date="2026-07-31T12:04:00Z" w16du:dateUtc="2026-07-31T11:04:00Z">
        <w:r w:rsidR="00940A78">
          <w:rPr>
            <w:rFonts w:ascii="Cambria" w:hAnsi="Cambria"/>
            <w:color w:val="000000" w:themeColor="text1"/>
            <w:sz w:val="28"/>
            <w:szCs w:val="28"/>
          </w:rPr>
          <w:t>–</w:t>
        </w:r>
      </w:ins>
      <w:ins w:id="21525" w:author="Claire S" w:date="2026-07-31T12:03:00Z" w16du:dateUtc="2026-07-31T11:03:00Z">
        <w:r w:rsidR="00940A78">
          <w:rPr>
            <w:rFonts w:ascii="Cambria" w:hAnsi="Cambria"/>
            <w:color w:val="000000" w:themeColor="text1"/>
            <w:sz w:val="28"/>
            <w:szCs w:val="28"/>
          </w:rPr>
          <w:t xml:space="preserve"> </w:t>
        </w:r>
      </w:ins>
      <w:ins w:id="21526" w:author="Microsoft Word" w:date="2026-07-30T22:34:00Z" w16du:dateUtc="2026-07-30T21:34:00Z">
        <w:r w:rsidR="006B65EC" w:rsidRPr="0063165A">
          <w:rPr>
            <w:rFonts w:ascii="Cambria" w:hAnsi="Cambria"/>
            <w:color w:val="000000" w:themeColor="text1"/>
            <w:sz w:val="28"/>
            <w:szCs w:val="28"/>
            <w:rPrChange w:id="21527" w:author="Claire S" w:date="2026-07-30T22:33:00Z" w16du:dateUtc="2026-07-30T21:33:00Z">
              <w:rPr>
                <w:rFonts w:ascii="Cambria" w:hAnsi="Cambria"/>
                <w:i/>
                <w:iCs/>
                <w:color w:val="000000" w:themeColor="text1"/>
                <w:sz w:val="28"/>
                <w:szCs w:val="28"/>
              </w:rPr>
            </w:rPrChange>
          </w:rPr>
          <w:t>Adam</w:t>
        </w:r>
      </w:ins>
      <w:ins w:id="21528" w:author="Claire S" w:date="2026-07-31T12:04:00Z" w16du:dateUtc="2026-07-31T11:04:00Z">
        <w:r w:rsidR="00940A78">
          <w:rPr>
            <w:rFonts w:ascii="Cambria" w:hAnsi="Cambria"/>
            <w:color w:val="000000" w:themeColor="text1"/>
            <w:sz w:val="28"/>
            <w:szCs w:val="28"/>
          </w:rPr>
          <w:t>, I thought you said -</w:t>
        </w:r>
      </w:ins>
      <w:ins w:id="21529" w:author="Microsoft Word" w:date="2026-07-30T22:34:00Z" w16du:dateUtc="2026-07-30T21:34:00Z">
        <w:del w:id="21530" w:author="Claire S" w:date="2026-07-31T12:04:00Z" w16du:dateUtc="2026-07-31T11:04:00Z">
          <w:r w:rsidR="006B65EC" w:rsidRPr="0063165A" w:rsidDel="00940A78">
            <w:rPr>
              <w:rFonts w:ascii="Cambria" w:hAnsi="Cambria"/>
              <w:color w:val="000000" w:themeColor="text1"/>
              <w:sz w:val="28"/>
              <w:szCs w:val="28"/>
              <w:rPrChange w:id="21531" w:author="Claire S" w:date="2026-07-30T22:33:00Z" w16du:dateUtc="2026-07-30T21:33:00Z">
                <w:rPr>
                  <w:rFonts w:ascii="Cambria" w:hAnsi="Cambria"/>
                  <w:i/>
                  <w:iCs/>
                  <w:color w:val="000000" w:themeColor="text1"/>
                  <w:sz w:val="28"/>
                  <w:szCs w:val="28"/>
                </w:rPr>
              </w:rPrChange>
            </w:rPr>
            <w:delText>?</w:delText>
          </w:r>
        </w:del>
        <w:r w:rsidR="006B65EC" w:rsidRPr="0063165A">
          <w:rPr>
            <w:rFonts w:ascii="Cambria" w:hAnsi="Cambria"/>
            <w:color w:val="000000" w:themeColor="text1"/>
            <w:sz w:val="28"/>
            <w:szCs w:val="28"/>
            <w:rPrChange w:id="21532" w:author="Claire S" w:date="2026-07-30T22:33:00Z" w16du:dateUtc="2026-07-30T21:33:00Z">
              <w:rPr>
                <w:rFonts w:ascii="Cambria" w:hAnsi="Cambria"/>
                <w:i/>
                <w:iCs/>
                <w:color w:val="000000" w:themeColor="text1"/>
                <w:sz w:val="28"/>
                <w:szCs w:val="28"/>
              </w:rPr>
            </w:rPrChange>
          </w:rPr>
          <w:t>’</w:t>
        </w:r>
      </w:ins>
    </w:p>
    <w:p w14:paraId="4767F01E" w14:textId="09853BDC" w:rsidR="00940A78" w:rsidRDefault="00A07401" w:rsidP="00940A78">
      <w:pPr>
        <w:spacing w:line="360" w:lineRule="auto"/>
        <w:ind w:firstLine="720"/>
        <w:contextualSpacing/>
        <w:rPr>
          <w:ins w:id="21533" w:author="Claire S" w:date="2026-07-31T12:04:00Z" w16du:dateUtc="2026-07-31T11:04:00Z"/>
          <w:rFonts w:ascii="Cambria" w:hAnsi="Cambria"/>
          <w:color w:val="000000" w:themeColor="text1"/>
          <w:sz w:val="28"/>
          <w:szCs w:val="28"/>
        </w:rPr>
      </w:pPr>
      <w:r>
        <w:rPr>
          <w:rFonts w:ascii="Cambria" w:hAnsi="Cambria"/>
          <w:color w:val="000000" w:themeColor="text1"/>
          <w:sz w:val="28"/>
          <w:szCs w:val="28"/>
        </w:rPr>
        <w:t xml:space="preserve">‘I said </w:t>
      </w:r>
      <w:r w:rsidRPr="004262EC">
        <w:rPr>
          <w:rFonts w:ascii="Cambria" w:hAnsi="Cambria"/>
          <w:i/>
          <w:iCs/>
          <w:color w:val="000000" w:themeColor="text1"/>
          <w:sz w:val="28"/>
          <w:szCs w:val="28"/>
        </w:rPr>
        <w:t>leave it</w:t>
      </w:r>
      <w:r>
        <w:rPr>
          <w:rFonts w:ascii="Cambria" w:hAnsi="Cambria"/>
          <w:color w:val="000000" w:themeColor="text1"/>
          <w:sz w:val="28"/>
          <w:szCs w:val="28"/>
        </w:rPr>
        <w:t xml:space="preserve">.’ </w:t>
      </w:r>
      <w:ins w:id="21534" w:author="Claire S" w:date="2026-07-31T12:13:00Z" w16du:dateUtc="2026-07-31T11:13:00Z">
        <w:r w:rsidR="007B5316">
          <w:rPr>
            <w:rFonts w:ascii="Cambria" w:hAnsi="Cambria"/>
            <w:color w:val="000000" w:themeColor="text1"/>
            <w:sz w:val="28"/>
            <w:szCs w:val="28"/>
          </w:rPr>
          <w:t>S</w:t>
        </w:r>
      </w:ins>
      <w:ins w:id="21535" w:author="Claire S" w:date="2026-07-31T12:04:00Z" w16du:dateUtc="2026-07-31T11:04:00Z">
        <w:r w:rsidR="00940A78">
          <w:rPr>
            <w:rFonts w:ascii="Cambria" w:hAnsi="Cambria"/>
            <w:color w:val="000000" w:themeColor="text1"/>
            <w:sz w:val="28"/>
            <w:szCs w:val="28"/>
          </w:rPr>
          <w:t>natch</w:t>
        </w:r>
      </w:ins>
      <w:ins w:id="21536" w:author="Claire S" w:date="2026-07-31T12:13:00Z" w16du:dateUtc="2026-07-31T11:13:00Z">
        <w:r w:rsidR="007B5316">
          <w:rPr>
            <w:rFonts w:ascii="Cambria" w:hAnsi="Cambria"/>
            <w:color w:val="000000" w:themeColor="text1"/>
            <w:sz w:val="28"/>
            <w:szCs w:val="28"/>
          </w:rPr>
          <w:t xml:space="preserve">ing </w:t>
        </w:r>
      </w:ins>
      <w:ins w:id="21537" w:author="Claire S" w:date="2026-07-31T12:04:00Z" w16du:dateUtc="2026-07-31T11:04:00Z">
        <w:r w:rsidR="00940A78">
          <w:rPr>
            <w:rFonts w:ascii="Cambria" w:hAnsi="Cambria"/>
            <w:color w:val="000000" w:themeColor="text1"/>
            <w:sz w:val="28"/>
            <w:szCs w:val="28"/>
          </w:rPr>
          <w:t>it from her</w:t>
        </w:r>
      </w:ins>
      <w:ins w:id="21538" w:author="Claire S" w:date="2026-07-31T12:13:00Z" w16du:dateUtc="2026-07-31T11:13:00Z">
        <w:r w:rsidR="007B5316">
          <w:rPr>
            <w:rFonts w:ascii="Cambria" w:hAnsi="Cambria"/>
            <w:color w:val="000000" w:themeColor="text1"/>
            <w:sz w:val="28"/>
            <w:szCs w:val="28"/>
          </w:rPr>
          <w:t>, he</w:t>
        </w:r>
      </w:ins>
      <w:ins w:id="21539" w:author="Claire S" w:date="2026-07-31T12:04:00Z" w16du:dateUtc="2026-07-31T11:04:00Z">
        <w:r w:rsidR="00940A78">
          <w:rPr>
            <w:rFonts w:ascii="Cambria" w:hAnsi="Cambria"/>
            <w:color w:val="000000" w:themeColor="text1"/>
            <w:sz w:val="28"/>
            <w:szCs w:val="28"/>
          </w:rPr>
          <w:t xml:space="preserve"> disappeared into the kitchen, slamming the door</w:t>
        </w:r>
        <w:commentRangeStart w:id="21540"/>
        <w:r w:rsidR="00940A78">
          <w:rPr>
            <w:rFonts w:ascii="Cambria" w:hAnsi="Cambria"/>
            <w:color w:val="000000" w:themeColor="text1"/>
            <w:sz w:val="28"/>
            <w:szCs w:val="28"/>
          </w:rPr>
          <w:t>.</w:t>
        </w:r>
        <w:commentRangeEnd w:id="21540"/>
        <w:r w:rsidR="00940A78">
          <w:rPr>
            <w:rStyle w:val="CommentReference"/>
            <w:rFonts w:ascii="Cambria" w:hAnsi="Cambria"/>
            <w:color w:val="000000" w:themeColor="text1"/>
            <w:sz w:val="28"/>
            <w:szCs w:val="28"/>
          </w:rPr>
          <w:commentReference w:id="21540"/>
        </w:r>
      </w:ins>
    </w:p>
    <w:p w14:paraId="255EC438" w14:textId="309D6AA7" w:rsidR="00A07401" w:rsidDel="00940A78" w:rsidRDefault="00A07401" w:rsidP="00A07401">
      <w:pPr>
        <w:spacing w:line="360" w:lineRule="auto"/>
        <w:ind w:firstLine="720"/>
        <w:contextualSpacing/>
        <w:rPr>
          <w:del w:id="21541" w:author="Claire S" w:date="2026-07-31T12:05:00Z" w16du:dateUtc="2026-07-31T11:05:00Z"/>
          <w:rFonts w:ascii="Cambria" w:hAnsi="Cambria"/>
          <w:color w:val="000000" w:themeColor="text1"/>
          <w:sz w:val="28"/>
          <w:szCs w:val="28"/>
        </w:rPr>
      </w:pPr>
    </w:p>
    <w:p w14:paraId="3F9A56E9" w14:textId="241247BE" w:rsidR="00A07401" w:rsidDel="009E389E" w:rsidRDefault="00A07401" w:rsidP="009E389E">
      <w:pPr>
        <w:spacing w:line="360" w:lineRule="auto"/>
        <w:ind w:firstLine="720"/>
        <w:contextualSpacing/>
        <w:rPr>
          <w:del w:id="21542" w:author="Claire S" w:date="2026-07-31T12:05:00Z" w16du:dateUtc="2026-07-31T11:05:00Z"/>
          <w:rFonts w:ascii="Cambria" w:hAnsi="Cambria"/>
          <w:color w:val="000000" w:themeColor="text1"/>
          <w:sz w:val="28"/>
          <w:szCs w:val="28"/>
        </w:rPr>
      </w:pPr>
      <w:r>
        <w:rPr>
          <w:rFonts w:ascii="Cambria" w:hAnsi="Cambria"/>
          <w:color w:val="000000" w:themeColor="text1"/>
          <w:sz w:val="28"/>
          <w:szCs w:val="28"/>
        </w:rPr>
        <w:t>‘</w:t>
      </w:r>
      <w:ins w:id="21543" w:author="Claire S" w:date="2026-07-31T12:14:00Z" w16du:dateUtc="2026-07-31T11:14:00Z">
        <w:r w:rsidR="007B5316">
          <w:rPr>
            <w:rFonts w:ascii="Cambria" w:hAnsi="Cambria"/>
            <w:color w:val="000000" w:themeColor="text1"/>
            <w:sz w:val="28"/>
            <w:szCs w:val="28"/>
          </w:rPr>
          <w:t>K</w:t>
        </w:r>
      </w:ins>
      <w:del w:id="21544" w:author="Claire S" w:date="2026-07-31T12:14:00Z" w16du:dateUtc="2026-07-31T11:14:00Z">
        <w:r w:rsidDel="007B5316">
          <w:rPr>
            <w:rFonts w:ascii="Cambria" w:hAnsi="Cambria"/>
            <w:color w:val="000000" w:themeColor="text1"/>
            <w:sz w:val="28"/>
            <w:szCs w:val="28"/>
          </w:rPr>
          <w:delText>Alright, mate,’ s</w:delText>
        </w:r>
      </w:del>
      <w:ins w:id="21545" w:author="Daisy Watt" w:date="2026-06-23T16:35:00Z" w16du:dateUtc="2026-06-23T14:35:00Z">
        <w:del w:id="21546" w:author="Claire S" w:date="2026-07-31T12:06:00Z" w16du:dateUtc="2026-07-31T11:06:00Z">
          <w:r w:rsidR="00285BF0" w:rsidDel="009E389E">
            <w:rPr>
              <w:rFonts w:ascii="Cambria" w:hAnsi="Cambria"/>
              <w:color w:val="000000" w:themeColor="text1"/>
              <w:sz w:val="28"/>
              <w:szCs w:val="28"/>
            </w:rPr>
            <w:delText>.</w:delText>
          </w:r>
        </w:del>
        <w:del w:id="21547" w:author="Claire S" w:date="2026-07-31T12:05:00Z" w16du:dateUtc="2026-07-31T11:05:00Z">
          <w:r w:rsidR="00285BF0" w:rsidDel="00940A78">
            <w:rPr>
              <w:rFonts w:ascii="Cambria" w:hAnsi="Cambria"/>
              <w:color w:val="000000" w:themeColor="text1"/>
              <w:sz w:val="28"/>
              <w:szCs w:val="28"/>
            </w:rPr>
            <w:delText xml:space="preserve">’ </w:delText>
          </w:r>
        </w:del>
        <w:del w:id="21548" w:author="Claire S" w:date="2026-07-31T12:04:00Z" w16du:dateUtc="2026-07-31T11:04:00Z">
          <w:r w:rsidR="00285BF0" w:rsidDel="00940A78">
            <w:rPr>
              <w:rFonts w:ascii="Cambria" w:hAnsi="Cambria"/>
              <w:color w:val="000000" w:themeColor="text1"/>
              <w:sz w:val="28"/>
              <w:szCs w:val="28"/>
            </w:rPr>
            <w:delText>S</w:delText>
          </w:r>
        </w:del>
      </w:ins>
      <w:del w:id="21549" w:author="Claire S" w:date="2026-07-31T12:04:00Z" w16du:dateUtc="2026-07-31T11:04:00Z">
        <w:r w:rsidDel="00940A78">
          <w:rPr>
            <w:rFonts w:ascii="Cambria" w:hAnsi="Cambria"/>
            <w:color w:val="000000" w:themeColor="text1"/>
            <w:sz w:val="28"/>
            <w:szCs w:val="28"/>
          </w:rPr>
          <w:delText>he dropped it</w:delText>
        </w:r>
      </w:del>
      <w:del w:id="21550" w:author="Claire S" w:date="2026-07-31T12:05:00Z" w16du:dateUtc="2026-07-31T11:05:00Z">
        <w:r w:rsidDel="00940A78">
          <w:rPr>
            <w:rFonts w:ascii="Cambria" w:hAnsi="Cambria"/>
            <w:color w:val="000000" w:themeColor="text1"/>
            <w:sz w:val="28"/>
            <w:szCs w:val="28"/>
          </w:rPr>
          <w:delText>;</w:delText>
        </w:r>
      </w:del>
      <w:ins w:id="21551" w:author="Daisy Watt" w:date="2026-06-23T16:35:00Z" w16du:dateUtc="2026-06-23T14:35:00Z">
        <w:del w:id="21552" w:author="Claire S" w:date="2026-07-31T12:04:00Z" w16du:dateUtc="2026-07-31T11:04:00Z">
          <w:r w:rsidR="00285BF0" w:rsidDel="00940A78">
            <w:rPr>
              <w:rFonts w:ascii="Cambria" w:hAnsi="Cambria"/>
              <w:color w:val="000000" w:themeColor="text1"/>
              <w:sz w:val="28"/>
              <w:szCs w:val="28"/>
            </w:rPr>
            <w:delText>,</w:delText>
          </w:r>
        </w:del>
      </w:ins>
      <w:del w:id="21553" w:author="Claire S" w:date="2026-07-31T12:05:00Z" w16du:dateUtc="2026-07-31T11:05:00Z">
        <w:r w:rsidDel="00940A78">
          <w:rPr>
            <w:rFonts w:ascii="Cambria" w:hAnsi="Cambria"/>
            <w:color w:val="000000" w:themeColor="text1"/>
            <w:sz w:val="28"/>
            <w:szCs w:val="28"/>
          </w:rPr>
          <w:delText xml:space="preserve"> </w:delText>
        </w:r>
      </w:del>
      <w:del w:id="21554" w:author="Claire S" w:date="2026-06-08T17:05:00Z" w16du:dateUtc="2026-06-08T16:05:00Z">
        <w:r w:rsidDel="004B53B9">
          <w:rPr>
            <w:rFonts w:ascii="Cambria" w:hAnsi="Cambria"/>
            <w:color w:val="000000" w:themeColor="text1"/>
            <w:sz w:val="28"/>
            <w:szCs w:val="28"/>
          </w:rPr>
          <w:delText xml:space="preserve">surprised </w:delText>
        </w:r>
      </w:del>
      <w:del w:id="21555" w:author="Claire S" w:date="2026-07-31T12:05:00Z" w16du:dateUtc="2026-07-31T11:05:00Z">
        <w:r w:rsidDel="00940A78">
          <w:rPr>
            <w:rFonts w:ascii="Cambria" w:hAnsi="Cambria"/>
            <w:color w:val="000000" w:themeColor="text1"/>
            <w:sz w:val="28"/>
            <w:szCs w:val="28"/>
          </w:rPr>
          <w:delText>at his tone.</w:delText>
        </w:r>
        <w:r w:rsidDel="00940A78">
          <w:rPr>
            <w:rFonts w:ascii="Cambria" w:hAnsi="Cambria"/>
            <w:sz w:val="28"/>
            <w:szCs w:val="28"/>
          </w:rPr>
          <w:delText xml:space="preserve"> </w:delText>
        </w:r>
        <w:r w:rsidDel="00940A78">
          <w:rPr>
            <w:rFonts w:ascii="Cambria" w:hAnsi="Cambria"/>
            <w:color w:val="000000" w:themeColor="text1"/>
            <w:sz w:val="28"/>
            <w:szCs w:val="28"/>
          </w:rPr>
          <w:delText>‘</w:delText>
        </w:r>
      </w:del>
      <w:del w:id="21556" w:author="Claire S" w:date="2026-07-31T12:06:00Z" w16du:dateUtc="2026-07-31T11:06:00Z">
        <w:r w:rsidDel="009E389E">
          <w:rPr>
            <w:rFonts w:ascii="Cambria" w:hAnsi="Cambria"/>
            <w:color w:val="000000" w:themeColor="text1"/>
            <w:sz w:val="28"/>
            <w:szCs w:val="28"/>
          </w:rPr>
          <w:delText>K</w:delText>
        </w:r>
      </w:del>
      <w:r>
        <w:rPr>
          <w:rFonts w:ascii="Cambria" w:hAnsi="Cambria"/>
          <w:color w:val="000000" w:themeColor="text1"/>
          <w:sz w:val="28"/>
          <w:szCs w:val="28"/>
        </w:rPr>
        <w:t>eep your hair on</w:t>
      </w:r>
      <w:ins w:id="21557" w:author="Claire S" w:date="2026-07-31T12:14:00Z" w16du:dateUtc="2026-07-31T11:14:00Z">
        <w:r w:rsidR="007B5316">
          <w:rPr>
            <w:rFonts w:ascii="Cambria" w:hAnsi="Cambria"/>
            <w:color w:val="000000" w:themeColor="text1"/>
            <w:sz w:val="28"/>
            <w:szCs w:val="28"/>
          </w:rPr>
          <w:t>!</w:t>
        </w:r>
      </w:ins>
      <w:del w:id="21558" w:author="Claire S" w:date="2026-07-31T12:14:00Z" w16du:dateUtc="2026-07-31T11:14:00Z">
        <w:r w:rsidDel="007B5316">
          <w:rPr>
            <w:rFonts w:ascii="Cambria" w:hAnsi="Cambria"/>
            <w:color w:val="000000" w:themeColor="text1"/>
            <w:sz w:val="28"/>
            <w:szCs w:val="28"/>
          </w:rPr>
          <w:delText>.</w:delText>
        </w:r>
      </w:del>
      <w:r>
        <w:rPr>
          <w:rFonts w:ascii="Cambria" w:hAnsi="Cambria"/>
          <w:color w:val="000000" w:themeColor="text1"/>
          <w:sz w:val="28"/>
          <w:szCs w:val="28"/>
        </w:rPr>
        <w:t>’</w:t>
      </w:r>
      <w:ins w:id="21559" w:author="Claire S" w:date="2026-07-31T12:14:00Z" w16du:dateUtc="2026-07-31T11:14:00Z">
        <w:r w:rsidR="007B5316">
          <w:rPr>
            <w:rFonts w:ascii="Cambria" w:hAnsi="Cambria"/>
            <w:color w:val="000000" w:themeColor="text1"/>
            <w:sz w:val="28"/>
            <w:szCs w:val="28"/>
          </w:rPr>
          <w:t xml:space="preserve"> </w:t>
        </w:r>
      </w:ins>
      <w:ins w:id="21560" w:author="Claire S" w:date="2026-07-31T12:16:00Z" w16du:dateUtc="2026-07-31T11:16:00Z">
        <w:r w:rsidR="00BA5AA8">
          <w:rPr>
            <w:rFonts w:ascii="Cambria" w:hAnsi="Cambria"/>
            <w:color w:val="000000" w:themeColor="text1"/>
            <w:sz w:val="28"/>
            <w:szCs w:val="28"/>
          </w:rPr>
          <w:t>Bemused</w:t>
        </w:r>
      </w:ins>
      <w:ins w:id="21561" w:author="Claire S" w:date="2026-07-31T12:14:00Z" w16du:dateUtc="2026-07-31T11:14:00Z">
        <w:r w:rsidR="000113DD">
          <w:rPr>
            <w:rFonts w:ascii="Cambria" w:hAnsi="Cambria"/>
            <w:color w:val="000000" w:themeColor="text1"/>
            <w:sz w:val="28"/>
            <w:szCs w:val="28"/>
          </w:rPr>
          <w:t>,</w:t>
        </w:r>
      </w:ins>
      <w:ins w:id="21562" w:author="Claire S" w:date="2026-07-31T12:05:00Z" w16du:dateUtc="2026-07-31T11:05:00Z">
        <w:r w:rsidR="00940A78">
          <w:rPr>
            <w:rFonts w:ascii="Cambria" w:hAnsi="Cambria"/>
            <w:color w:val="000000" w:themeColor="text1"/>
            <w:sz w:val="28"/>
            <w:szCs w:val="28"/>
          </w:rPr>
          <w:t xml:space="preserve"> </w:t>
        </w:r>
      </w:ins>
      <w:ins w:id="21563" w:author="Claire S" w:date="2026-07-31T12:06:00Z" w16du:dateUtc="2026-07-31T11:06:00Z">
        <w:r w:rsidR="009E389E">
          <w:rPr>
            <w:rFonts w:ascii="Cambria" w:hAnsi="Cambria"/>
            <w:color w:val="000000" w:themeColor="text1"/>
            <w:sz w:val="28"/>
            <w:szCs w:val="28"/>
          </w:rPr>
          <w:t xml:space="preserve">Clara </w:t>
        </w:r>
      </w:ins>
      <w:ins w:id="21564" w:author="Claire S" w:date="2026-07-31T12:05:00Z" w16du:dateUtc="2026-07-31T11:05:00Z">
        <w:r w:rsidR="009E389E">
          <w:rPr>
            <w:rFonts w:ascii="Cambria" w:hAnsi="Cambria"/>
            <w:color w:val="000000" w:themeColor="text1"/>
            <w:sz w:val="28"/>
            <w:szCs w:val="28"/>
          </w:rPr>
          <w:t>hesitated</w:t>
        </w:r>
      </w:ins>
      <w:ins w:id="21565" w:author="Claire S" w:date="2026-07-31T12:06:00Z" w16du:dateUtc="2026-07-31T11:06:00Z">
        <w:r w:rsidR="009E389E">
          <w:rPr>
            <w:rFonts w:ascii="Cambria" w:hAnsi="Cambria"/>
            <w:color w:val="000000" w:themeColor="text1"/>
            <w:sz w:val="28"/>
            <w:szCs w:val="28"/>
          </w:rPr>
          <w:t xml:space="preserve"> in the hallway,</w:t>
        </w:r>
      </w:ins>
      <w:ins w:id="21566" w:author="Claire S" w:date="2026-07-31T12:05:00Z" w16du:dateUtc="2026-07-31T11:05:00Z">
        <w:r w:rsidR="009E389E">
          <w:rPr>
            <w:rFonts w:ascii="Cambria" w:hAnsi="Cambria"/>
            <w:color w:val="000000" w:themeColor="text1"/>
            <w:sz w:val="28"/>
            <w:szCs w:val="28"/>
          </w:rPr>
          <w:t xml:space="preserve"> but she was already cutting it fine. ‘</w:t>
        </w:r>
      </w:ins>
      <w:ins w:id="21567" w:author="Claire S" w:date="2026-07-31T12:06:00Z" w16du:dateUtc="2026-07-31T11:06:00Z">
        <w:r w:rsidR="009E389E">
          <w:rPr>
            <w:rFonts w:ascii="Cambria" w:hAnsi="Cambria"/>
            <w:color w:val="000000" w:themeColor="text1"/>
            <w:sz w:val="28"/>
            <w:szCs w:val="28"/>
          </w:rPr>
          <w:t>But hey</w:t>
        </w:r>
      </w:ins>
      <w:ins w:id="21568" w:author="Claire S" w:date="2026-07-31T12:16:00Z" w16du:dateUtc="2026-07-31T11:16:00Z">
        <w:r w:rsidR="00ED33FA">
          <w:rPr>
            <w:rFonts w:ascii="Cambria" w:hAnsi="Cambria"/>
            <w:color w:val="000000" w:themeColor="text1"/>
            <w:sz w:val="28"/>
            <w:szCs w:val="28"/>
          </w:rPr>
          <w:t>,</w:t>
        </w:r>
      </w:ins>
      <w:ins w:id="21569" w:author="Claire S" w:date="2026-07-31T12:06:00Z" w16du:dateUtc="2026-07-31T11:06:00Z">
        <w:r w:rsidR="009E389E">
          <w:rPr>
            <w:rFonts w:ascii="Cambria" w:hAnsi="Cambria"/>
            <w:color w:val="000000" w:themeColor="text1"/>
            <w:sz w:val="28"/>
            <w:szCs w:val="28"/>
          </w:rPr>
          <w:t xml:space="preserve"> </w:t>
        </w:r>
      </w:ins>
      <w:ins w:id="21570" w:author="Claire S" w:date="2026-07-31T12:16:00Z" w16du:dateUtc="2026-07-31T11:16:00Z">
        <w:r w:rsidR="00ED33FA">
          <w:rPr>
            <w:rFonts w:ascii="Cambria" w:hAnsi="Cambria"/>
            <w:color w:val="000000" w:themeColor="text1"/>
            <w:sz w:val="28"/>
            <w:szCs w:val="28"/>
          </w:rPr>
          <w:t>didn’t you say</w:t>
        </w:r>
      </w:ins>
      <w:ins w:id="21571" w:author="Claire S" w:date="2026-07-31T12:05:00Z" w16du:dateUtc="2026-07-31T11:05:00Z">
        <w:r w:rsidR="009E389E">
          <w:rPr>
            <w:rFonts w:ascii="Cambria" w:hAnsi="Cambria"/>
            <w:color w:val="000000" w:themeColor="text1"/>
            <w:sz w:val="28"/>
            <w:szCs w:val="28"/>
          </w:rPr>
          <w:t xml:space="preserve"> </w:t>
        </w:r>
      </w:ins>
      <w:ins w:id="21572" w:author="Claire S" w:date="2026-07-31T12:16:00Z" w16du:dateUtc="2026-07-31T11:16:00Z">
        <w:r w:rsidR="00ED33FA">
          <w:rPr>
            <w:rFonts w:ascii="Cambria" w:hAnsi="Cambria"/>
            <w:color w:val="000000" w:themeColor="text1"/>
            <w:sz w:val="28"/>
            <w:szCs w:val="28"/>
          </w:rPr>
          <w:t>you don’t like books</w:t>
        </w:r>
      </w:ins>
      <w:ins w:id="21573" w:author="Claire S" w:date="2026-07-31T12:05:00Z" w16du:dateUtc="2026-07-31T11:05:00Z">
        <w:r w:rsidR="009E389E">
          <w:rPr>
            <w:rFonts w:ascii="Cambria" w:hAnsi="Cambria"/>
            <w:color w:val="000000" w:themeColor="text1"/>
            <w:sz w:val="28"/>
            <w:szCs w:val="28"/>
          </w:rPr>
          <w:t xml:space="preserve">?’ </w:t>
        </w:r>
      </w:ins>
    </w:p>
    <w:p w14:paraId="3F98D4B1" w14:textId="4502512D" w:rsidR="009E389E" w:rsidRDefault="009E389E" w:rsidP="00A07401">
      <w:pPr>
        <w:spacing w:line="360" w:lineRule="auto"/>
        <w:ind w:firstLine="720"/>
        <w:contextualSpacing/>
        <w:rPr>
          <w:ins w:id="21574" w:author="Claire S" w:date="2026-07-31T12:06:00Z" w16du:dateUtc="2026-07-31T11:06:00Z"/>
          <w:rFonts w:ascii="Cambria" w:hAnsi="Cambria"/>
          <w:color w:val="000000" w:themeColor="text1"/>
          <w:sz w:val="28"/>
          <w:szCs w:val="28"/>
        </w:rPr>
      </w:pPr>
    </w:p>
    <w:p w14:paraId="1F050CD3" w14:textId="63263E89" w:rsidR="00A07401" w:rsidDel="00940A78" w:rsidRDefault="009E389E">
      <w:pPr>
        <w:spacing w:line="360" w:lineRule="auto"/>
        <w:contextualSpacing/>
        <w:rPr>
          <w:del w:id="21575" w:author="Claire S" w:date="2026-07-31T12:04:00Z" w16du:dateUtc="2026-07-31T11:04:00Z"/>
          <w:rFonts w:ascii="Cambria" w:hAnsi="Cambria"/>
          <w:color w:val="000000" w:themeColor="text1"/>
          <w:sz w:val="28"/>
          <w:szCs w:val="28"/>
        </w:rPr>
        <w:pPrChange w:id="21576" w:author="Claire S" w:date="2026-07-31T12:05:00Z" w16du:dateUtc="2026-07-31T11:05:00Z">
          <w:pPr>
            <w:spacing w:line="360" w:lineRule="auto"/>
            <w:ind w:firstLine="720"/>
            <w:contextualSpacing/>
          </w:pPr>
        </w:pPrChange>
      </w:pPr>
      <w:ins w:id="21577" w:author="Claire S" w:date="2026-07-31T12:06:00Z" w16du:dateUtc="2026-07-31T11:06:00Z">
        <w:r>
          <w:rPr>
            <w:rFonts w:ascii="Cambria" w:hAnsi="Cambria"/>
            <w:color w:val="000000" w:themeColor="text1"/>
            <w:sz w:val="28"/>
            <w:szCs w:val="28"/>
          </w:rPr>
          <w:t>No response, just the slam of a</w:t>
        </w:r>
      </w:ins>
      <w:del w:id="21578" w:author="Claire S" w:date="2026-07-31T12:04:00Z" w16du:dateUtc="2026-07-31T11:04:00Z">
        <w:r w:rsidR="00A07401" w:rsidDel="00940A78">
          <w:rPr>
            <w:rFonts w:ascii="Cambria" w:hAnsi="Cambria"/>
            <w:color w:val="000000" w:themeColor="text1"/>
            <w:sz w:val="28"/>
            <w:szCs w:val="28"/>
          </w:rPr>
          <w:delText xml:space="preserve">‘S’fine.’ </w:delText>
        </w:r>
      </w:del>
      <w:del w:id="21579" w:author="Claire S" w:date="2026-07-30T16:12:00Z" w16du:dateUtc="2026-07-30T15:12:00Z">
        <w:r w:rsidR="00A07401">
          <w:rPr>
            <w:rFonts w:ascii="Cambria" w:hAnsi="Cambria"/>
            <w:color w:val="000000" w:themeColor="text1"/>
            <w:sz w:val="28"/>
            <w:szCs w:val="28"/>
          </w:rPr>
          <w:delText xml:space="preserve">Adam </w:delText>
        </w:r>
        <w:r w:rsidR="00A07401" w:rsidDel="00335E8F">
          <w:rPr>
            <w:rFonts w:ascii="Cambria" w:hAnsi="Cambria"/>
            <w:color w:val="000000" w:themeColor="text1"/>
            <w:sz w:val="28"/>
            <w:szCs w:val="28"/>
          </w:rPr>
          <w:delText>g</w:delText>
        </w:r>
      </w:del>
      <w:del w:id="21580" w:author="Claire S" w:date="2026-07-30T22:35:00Z" w16du:dateUtc="2026-07-30T21:35:00Z">
        <w:r w:rsidR="00A07401" w:rsidDel="001A3A70">
          <w:rPr>
            <w:rFonts w:ascii="Cambria" w:hAnsi="Cambria"/>
            <w:color w:val="000000" w:themeColor="text1"/>
            <w:sz w:val="28"/>
            <w:szCs w:val="28"/>
          </w:rPr>
          <w:delText>rabb</w:delText>
        </w:r>
      </w:del>
      <w:del w:id="21581" w:author="Claire S" w:date="2026-07-30T16:12:00Z" w16du:dateUtc="2026-07-30T15:12:00Z">
        <w:r w:rsidR="00A07401" w:rsidDel="00335E8F">
          <w:rPr>
            <w:rFonts w:ascii="Cambria" w:hAnsi="Cambria"/>
            <w:color w:val="000000" w:themeColor="text1"/>
            <w:sz w:val="28"/>
            <w:szCs w:val="28"/>
          </w:rPr>
          <w:delText>ed</w:delText>
        </w:r>
      </w:del>
      <w:del w:id="21582" w:author="Claire S" w:date="2026-07-30T22:33:00Z" w16du:dateUtc="2026-07-30T21:33:00Z">
        <w:r w:rsidR="00A07401" w:rsidDel="0063165A">
          <w:rPr>
            <w:rFonts w:ascii="Cambria" w:hAnsi="Cambria"/>
            <w:color w:val="000000" w:themeColor="text1"/>
            <w:sz w:val="28"/>
            <w:szCs w:val="28"/>
          </w:rPr>
          <w:delText xml:space="preserve"> </w:delText>
        </w:r>
      </w:del>
      <w:ins w:id="21583" w:author="Microsoft Word" w:date="2026-07-30T22:34:00Z" w16du:dateUtc="2026-07-30T21:34:00Z">
        <w:del w:id="21584" w:author="Claire S" w:date="2026-07-30T22:35:00Z" w16du:dateUtc="2026-07-30T21:35:00Z">
          <w:r w:rsidR="0063165A" w:rsidDel="001A3A70">
            <w:rPr>
              <w:rFonts w:ascii="Cambria" w:hAnsi="Cambria"/>
              <w:color w:val="000000" w:themeColor="text1"/>
              <w:sz w:val="28"/>
              <w:szCs w:val="28"/>
            </w:rPr>
            <w:delText>s</w:delText>
          </w:r>
        </w:del>
        <w:del w:id="21585" w:author="Claire S" w:date="2026-07-31T12:04:00Z" w16du:dateUtc="2026-07-31T11:04:00Z">
          <w:r w:rsidR="0063165A" w:rsidDel="00940A78">
            <w:rPr>
              <w:rFonts w:ascii="Cambria" w:hAnsi="Cambria"/>
              <w:color w:val="000000" w:themeColor="text1"/>
              <w:sz w:val="28"/>
              <w:szCs w:val="28"/>
            </w:rPr>
            <w:delText>natch</w:delText>
          </w:r>
        </w:del>
        <w:del w:id="21586" w:author="Claire S" w:date="2026-07-30T22:35:00Z" w16du:dateUtc="2026-07-30T21:35:00Z">
          <w:r w:rsidR="00A07401" w:rsidDel="001A3A70">
            <w:rPr>
              <w:rFonts w:ascii="Cambria" w:hAnsi="Cambria"/>
              <w:color w:val="000000" w:themeColor="text1"/>
              <w:sz w:val="28"/>
              <w:szCs w:val="28"/>
            </w:rPr>
            <w:delText xml:space="preserve">ed </w:delText>
          </w:r>
        </w:del>
        <w:del w:id="21587" w:author="Claire S" w:date="2026-07-31T12:04:00Z" w16du:dateUtc="2026-07-31T11:04:00Z">
          <w:r w:rsidR="0063165A" w:rsidDel="00940A78">
            <w:rPr>
              <w:rFonts w:ascii="Cambria" w:hAnsi="Cambria"/>
              <w:color w:val="000000" w:themeColor="text1"/>
              <w:sz w:val="28"/>
              <w:szCs w:val="28"/>
            </w:rPr>
            <w:delText>both his</w:delText>
          </w:r>
        </w:del>
      </w:ins>
      <w:del w:id="21588" w:author="Claire S" w:date="2026-07-31T12:04:00Z" w16du:dateUtc="2026-07-31T11:04:00Z">
        <w:r w:rsidR="00A07401" w:rsidDel="00940A78">
          <w:rPr>
            <w:rFonts w:ascii="Cambria" w:hAnsi="Cambria"/>
            <w:color w:val="000000" w:themeColor="text1"/>
            <w:sz w:val="28"/>
            <w:szCs w:val="28"/>
          </w:rPr>
          <w:delText xml:space="preserve">the bag and the </w:delText>
        </w:r>
      </w:del>
      <w:del w:id="21589" w:author="Claire S" w:date="2026-06-05T10:38:00Z" w16du:dateUtc="2026-06-05T09:38:00Z">
        <w:r w:rsidR="00A07401" w:rsidDel="00840A29">
          <w:rPr>
            <w:rFonts w:ascii="Cambria" w:hAnsi="Cambria"/>
            <w:color w:val="000000" w:themeColor="text1"/>
            <w:sz w:val="28"/>
            <w:szCs w:val="28"/>
          </w:rPr>
          <w:delText>bits of paper</w:delText>
        </w:r>
      </w:del>
      <w:del w:id="21590" w:author="Claire S" w:date="2026-07-31T12:04:00Z" w16du:dateUtc="2026-07-31T11:04:00Z">
        <w:r w:rsidR="00A07401" w:rsidDel="00940A78">
          <w:rPr>
            <w:rFonts w:ascii="Cambria" w:hAnsi="Cambria"/>
            <w:color w:val="000000" w:themeColor="text1"/>
            <w:sz w:val="28"/>
            <w:szCs w:val="28"/>
          </w:rPr>
          <w:delText xml:space="preserve">, </w:delText>
        </w:r>
      </w:del>
      <w:del w:id="21591" w:author="Claire S" w:date="2026-07-30T16:12:00Z" w16du:dateUtc="2026-07-30T15:12:00Z">
        <w:r w:rsidR="00A07401">
          <w:rPr>
            <w:rFonts w:ascii="Cambria" w:hAnsi="Cambria"/>
            <w:color w:val="000000" w:themeColor="text1"/>
            <w:sz w:val="28"/>
            <w:szCs w:val="28"/>
          </w:rPr>
          <w:delText xml:space="preserve">and </w:delText>
        </w:r>
      </w:del>
      <w:del w:id="21592" w:author="Claire S" w:date="2026-07-31T12:04:00Z" w16du:dateUtc="2026-07-31T11:04:00Z">
        <w:r w:rsidR="00A07401" w:rsidDel="00940A78">
          <w:rPr>
            <w:rFonts w:ascii="Cambria" w:hAnsi="Cambria"/>
            <w:color w:val="000000" w:themeColor="text1"/>
            <w:sz w:val="28"/>
            <w:szCs w:val="28"/>
          </w:rPr>
          <w:delText>disappeared back into the kitchen</w:delText>
        </w:r>
      </w:del>
      <w:ins w:id="21593" w:author="Microsoft Word" w:date="2026-07-30T22:34:00Z" w16du:dateUtc="2026-07-30T21:34:00Z">
        <w:del w:id="21594" w:author="Claire S" w:date="2026-07-31T12:04:00Z" w16du:dateUtc="2026-07-31T11:04:00Z">
          <w:r w:rsidR="0063165A" w:rsidDel="00940A78">
            <w:rPr>
              <w:rFonts w:ascii="Cambria" w:hAnsi="Cambria"/>
              <w:color w:val="000000" w:themeColor="text1"/>
              <w:sz w:val="28"/>
              <w:szCs w:val="28"/>
            </w:rPr>
            <w:delText>, slamming the door</w:delText>
          </w:r>
          <w:r w:rsidR="00A07401" w:rsidDel="00940A78">
            <w:rPr>
              <w:rFonts w:ascii="Cambria" w:hAnsi="Cambria"/>
              <w:color w:val="000000" w:themeColor="text1"/>
              <w:sz w:val="28"/>
              <w:szCs w:val="28"/>
            </w:rPr>
            <w:delText xml:space="preserve">, </w:delText>
          </w:r>
        </w:del>
      </w:ins>
      <w:del w:id="21595" w:author="Claire S" w:date="2026-06-05T10:37:00Z" w16du:dateUtc="2026-06-05T09:37:00Z">
        <w:r w:rsidR="00A07401" w:rsidDel="003E4EBB">
          <w:rPr>
            <w:rFonts w:ascii="Cambria" w:hAnsi="Cambria"/>
            <w:color w:val="000000" w:themeColor="text1"/>
            <w:sz w:val="28"/>
            <w:szCs w:val="28"/>
          </w:rPr>
          <w:delText xml:space="preserve">but not before Clara had clocked </w:delText>
        </w:r>
        <w:commentRangeStart w:id="21596"/>
        <w:r w:rsidR="00A07401" w:rsidDel="003E4EBB">
          <w:rPr>
            <w:rFonts w:ascii="Cambria" w:hAnsi="Cambria"/>
            <w:color w:val="000000" w:themeColor="text1"/>
            <w:sz w:val="28"/>
            <w:szCs w:val="28"/>
          </w:rPr>
          <w:delText>a map of Brighton and a train ticket</w:delText>
        </w:r>
      </w:del>
      <w:del w:id="21597" w:author="Claire S" w:date="2026-07-31T12:04:00Z" w16du:dateUtc="2026-07-31T11:04:00Z">
        <w:r w:rsidR="00A07401" w:rsidDel="00940A78">
          <w:rPr>
            <w:rFonts w:ascii="Cambria" w:hAnsi="Cambria"/>
            <w:color w:val="000000" w:themeColor="text1"/>
            <w:sz w:val="28"/>
            <w:szCs w:val="28"/>
          </w:rPr>
          <w:delText>.</w:delText>
        </w:r>
        <w:commentRangeEnd w:id="21596"/>
        <w:r w:rsidR="0023532F" w:rsidDel="00940A78">
          <w:rPr>
            <w:rStyle w:val="CommentReference"/>
            <w:rFonts w:ascii="Cambria" w:hAnsi="Cambria"/>
            <w:color w:val="000000" w:themeColor="text1"/>
            <w:sz w:val="28"/>
            <w:szCs w:val="28"/>
          </w:rPr>
          <w:commentReference w:id="21596"/>
        </w:r>
      </w:del>
    </w:p>
    <w:p w14:paraId="642202D5" w14:textId="7DEC51AB" w:rsidR="00C923D5" w:rsidRDefault="00A07401" w:rsidP="009E389E">
      <w:pPr>
        <w:spacing w:line="360" w:lineRule="auto"/>
        <w:ind w:firstLine="720"/>
        <w:contextualSpacing/>
        <w:rPr>
          <w:rFonts w:ascii="Cambria" w:hAnsi="Cambria"/>
          <w:color w:val="000000" w:themeColor="text1"/>
          <w:sz w:val="28"/>
          <w:szCs w:val="28"/>
        </w:rPr>
      </w:pPr>
      <w:del w:id="21598" w:author="Claire S" w:date="2026-07-30T15:54:00Z" w16du:dateUtc="2026-07-30T14:54:00Z">
        <w:r w:rsidDel="00B432D7">
          <w:rPr>
            <w:rFonts w:ascii="Cambria" w:hAnsi="Cambria"/>
            <w:color w:val="000000" w:themeColor="text1"/>
            <w:sz w:val="28"/>
            <w:szCs w:val="28"/>
          </w:rPr>
          <w:delText>‘Are you off somewhere</w:delText>
        </w:r>
      </w:del>
      <w:ins w:id="21599" w:author="Daisy Watt" w:date="2026-06-23T16:35:00Z" w16du:dateUtc="2026-06-23T14:35:00Z">
        <w:del w:id="21600" w:author="Claire S" w:date="2026-07-30T15:54:00Z" w16du:dateUtc="2026-07-30T14:54:00Z">
          <w:r w:rsidR="00285BF0" w:rsidDel="00B432D7">
            <w:rPr>
              <w:rFonts w:ascii="Cambria" w:hAnsi="Cambria"/>
              <w:color w:val="000000" w:themeColor="text1"/>
              <w:sz w:val="28"/>
              <w:szCs w:val="28"/>
            </w:rPr>
            <w:delText>,</w:delText>
          </w:r>
        </w:del>
      </w:ins>
      <w:del w:id="21601" w:author="Claire S" w:date="2026-07-30T15:54:00Z" w16du:dateUtc="2026-07-30T14:54:00Z">
        <w:r w:rsidDel="00B432D7">
          <w:rPr>
            <w:rFonts w:ascii="Cambria" w:hAnsi="Cambria"/>
            <w:color w:val="000000" w:themeColor="text1"/>
            <w:sz w:val="28"/>
            <w:szCs w:val="28"/>
          </w:rPr>
          <w:delText xml:space="preserve"> today?’ </w:delText>
        </w:r>
      </w:del>
      <w:del w:id="21602" w:author="Claire S" w:date="2026-07-31T12:05:00Z" w16du:dateUtc="2026-07-31T11:05:00Z">
        <w:r w:rsidDel="009E389E">
          <w:rPr>
            <w:rFonts w:ascii="Cambria" w:hAnsi="Cambria"/>
            <w:color w:val="000000" w:themeColor="text1"/>
            <w:sz w:val="28"/>
            <w:szCs w:val="28"/>
          </w:rPr>
          <w:delText>she</w:delText>
        </w:r>
      </w:del>
      <w:del w:id="21603" w:author="Claire S" w:date="2026-07-30T16:14:00Z" w16du:dateUtc="2026-07-30T15:14:00Z">
        <w:r w:rsidDel="001622C3">
          <w:rPr>
            <w:rFonts w:ascii="Cambria" w:hAnsi="Cambria"/>
            <w:color w:val="000000" w:themeColor="text1"/>
            <w:sz w:val="28"/>
            <w:szCs w:val="28"/>
          </w:rPr>
          <w:delText xml:space="preserve"> called</w:delText>
        </w:r>
      </w:del>
      <w:del w:id="21604" w:author="Claire S" w:date="2026-07-30T16:13:00Z" w16du:dateUtc="2026-07-30T15:13:00Z">
        <w:r w:rsidDel="00335E8F">
          <w:rPr>
            <w:rFonts w:ascii="Cambria" w:hAnsi="Cambria"/>
            <w:color w:val="000000" w:themeColor="text1"/>
            <w:sz w:val="28"/>
            <w:szCs w:val="28"/>
          </w:rPr>
          <w:delText xml:space="preserve"> as she</w:delText>
        </w:r>
      </w:del>
      <w:del w:id="21605" w:author="Claire S" w:date="2026-07-30T16:14:00Z" w16du:dateUtc="2026-07-30T15:14:00Z">
        <w:r w:rsidDel="001622C3">
          <w:rPr>
            <w:rFonts w:ascii="Cambria" w:hAnsi="Cambria"/>
            <w:color w:val="000000" w:themeColor="text1"/>
            <w:sz w:val="28"/>
            <w:szCs w:val="28"/>
          </w:rPr>
          <w:delText xml:space="preserve"> </w:delText>
        </w:r>
      </w:del>
      <w:del w:id="21606" w:author="Claire S" w:date="2026-07-30T16:13:00Z" w16du:dateUtc="2026-07-30T15:13:00Z">
        <w:r w:rsidDel="00335E8F">
          <w:rPr>
            <w:rFonts w:ascii="Cambria" w:hAnsi="Cambria"/>
            <w:color w:val="000000" w:themeColor="text1"/>
            <w:sz w:val="28"/>
            <w:szCs w:val="28"/>
          </w:rPr>
          <w:delText xml:space="preserve">rushed </w:delText>
        </w:r>
      </w:del>
      <w:del w:id="21607" w:author="Claire S" w:date="2026-07-31T12:05:00Z" w16du:dateUtc="2026-07-31T11:05:00Z">
        <w:r w:rsidDel="009E389E">
          <w:rPr>
            <w:rFonts w:ascii="Cambria" w:hAnsi="Cambria"/>
            <w:color w:val="000000" w:themeColor="text1"/>
            <w:sz w:val="28"/>
            <w:szCs w:val="28"/>
          </w:rPr>
          <w:delText xml:space="preserve">to the front door, but </w:delText>
        </w:r>
      </w:del>
      <w:del w:id="21608" w:author="Claire S" w:date="2026-07-30T16:15:00Z" w16du:dateUtc="2026-07-30T15:15:00Z">
        <w:r w:rsidDel="00A50407">
          <w:rPr>
            <w:rFonts w:ascii="Cambria" w:hAnsi="Cambria"/>
            <w:color w:val="000000" w:themeColor="text1"/>
            <w:sz w:val="28"/>
            <w:szCs w:val="28"/>
          </w:rPr>
          <w:delText>he ju</w:delText>
        </w:r>
      </w:del>
      <w:ins w:id="21609" w:author="Claire S" w:date="2026-07-30T16:15:00Z" w16du:dateUtc="2026-07-30T15:15:00Z">
        <w:r w:rsidR="00A50407">
          <w:rPr>
            <w:rFonts w:ascii="Cambria" w:hAnsi="Cambria"/>
            <w:color w:val="000000" w:themeColor="text1"/>
            <w:sz w:val="28"/>
            <w:szCs w:val="28"/>
          </w:rPr>
          <w:t xml:space="preserve"> </w:t>
        </w:r>
      </w:ins>
      <w:ins w:id="21610" w:author="Claire S" w:date="2026-07-31T12:05:00Z" w16du:dateUtc="2026-07-31T11:05:00Z">
        <w:r w:rsidR="009E389E">
          <w:rPr>
            <w:rFonts w:ascii="Cambria" w:hAnsi="Cambria"/>
            <w:color w:val="000000" w:themeColor="text1"/>
            <w:sz w:val="28"/>
            <w:szCs w:val="28"/>
          </w:rPr>
          <w:t xml:space="preserve">kitchen </w:t>
        </w:r>
      </w:ins>
      <w:ins w:id="21611" w:author="Claire S" w:date="2026-07-30T16:15:00Z" w16du:dateUtc="2026-07-30T15:15:00Z">
        <w:r w:rsidR="00A50407">
          <w:rPr>
            <w:rFonts w:ascii="Cambria" w:hAnsi="Cambria"/>
            <w:color w:val="000000" w:themeColor="text1"/>
            <w:sz w:val="28"/>
            <w:szCs w:val="28"/>
          </w:rPr>
          <w:t>drawer</w:t>
        </w:r>
      </w:ins>
      <w:del w:id="21612" w:author="Claire S" w:date="2026-07-30T16:15:00Z" w16du:dateUtc="2026-07-30T15:15:00Z">
        <w:r w:rsidDel="00A50407">
          <w:rPr>
            <w:rFonts w:ascii="Cambria" w:hAnsi="Cambria"/>
            <w:color w:val="000000" w:themeColor="text1"/>
            <w:sz w:val="28"/>
            <w:szCs w:val="28"/>
          </w:rPr>
          <w:delText>st grunted in return</w:delText>
        </w:r>
      </w:del>
      <w:r>
        <w:rPr>
          <w:rFonts w:ascii="Cambria" w:hAnsi="Cambria"/>
          <w:color w:val="000000" w:themeColor="text1"/>
          <w:sz w:val="28"/>
          <w:szCs w:val="28"/>
        </w:rPr>
        <w:t>.</w:t>
      </w:r>
      <w:ins w:id="21613" w:author="Claire S" w:date="2026-07-30T15:55:00Z" w16du:dateUtc="2026-07-30T14:55:00Z">
        <w:r w:rsidR="00C923D5">
          <w:rPr>
            <w:rFonts w:ascii="Cambria" w:hAnsi="Cambria"/>
            <w:color w:val="000000" w:themeColor="text1"/>
            <w:sz w:val="28"/>
            <w:szCs w:val="28"/>
          </w:rPr>
          <w:t xml:space="preserve">  </w:t>
        </w:r>
      </w:ins>
    </w:p>
    <w:p w14:paraId="1FC9CEE0" w14:textId="1F8C97FA" w:rsidR="00A07401" w:rsidRDefault="00ED33FA" w:rsidP="00A07401">
      <w:pPr>
        <w:spacing w:line="360" w:lineRule="auto"/>
        <w:ind w:firstLine="720"/>
        <w:contextualSpacing/>
        <w:rPr>
          <w:ins w:id="21614" w:author="Microsoft Word" w:date="2026-07-30T22:34:00Z" w16du:dateUtc="2026-07-30T21:34:00Z"/>
          <w:rFonts w:ascii="Cambria" w:hAnsi="Cambria"/>
          <w:color w:val="000000" w:themeColor="text1"/>
          <w:sz w:val="28"/>
          <w:szCs w:val="28"/>
        </w:rPr>
      </w:pPr>
      <w:ins w:id="21615" w:author="Claire S" w:date="2026-07-31T12:16:00Z" w16du:dateUtc="2026-07-31T11:16:00Z">
        <w:r>
          <w:rPr>
            <w:rFonts w:ascii="Cambria" w:hAnsi="Cambria"/>
            <w:color w:val="000000" w:themeColor="text1"/>
            <w:sz w:val="28"/>
            <w:szCs w:val="28"/>
          </w:rPr>
          <w:t xml:space="preserve">She was torn – but </w:t>
        </w:r>
      </w:ins>
      <w:ins w:id="21616" w:author="Microsoft Word" w:date="2026-07-30T22:34:00Z" w16du:dateUtc="2026-07-30T21:34:00Z">
        <w:del w:id="21617" w:author="Claire S" w:date="2026-07-31T12:06:00Z" w16du:dateUtc="2026-07-31T11:06:00Z">
          <w:r w:rsidR="0063165A" w:rsidDel="009E389E">
            <w:rPr>
              <w:rFonts w:ascii="Cambria" w:hAnsi="Cambria"/>
              <w:color w:val="000000" w:themeColor="text1"/>
              <w:sz w:val="28"/>
              <w:szCs w:val="28"/>
            </w:rPr>
            <w:delText>Clara was torn – but</w:delText>
          </w:r>
        </w:del>
        <w:del w:id="21618" w:author="Claire S" w:date="2026-07-31T12:05:00Z" w16du:dateUtc="2026-07-31T11:05:00Z">
          <w:r w:rsidR="0063165A" w:rsidDel="009E389E">
            <w:rPr>
              <w:rFonts w:ascii="Cambria" w:hAnsi="Cambria"/>
              <w:color w:val="000000" w:themeColor="text1"/>
              <w:sz w:val="28"/>
              <w:szCs w:val="28"/>
            </w:rPr>
            <w:delText xml:space="preserve"> </w:delText>
          </w:r>
          <w:r w:rsidR="00A07401" w:rsidDel="009E389E">
            <w:rPr>
              <w:rFonts w:ascii="Cambria" w:hAnsi="Cambria"/>
              <w:color w:val="000000" w:themeColor="text1"/>
              <w:sz w:val="28"/>
              <w:szCs w:val="28"/>
            </w:rPr>
            <w:delText>‘Are you off somewhere</w:delText>
          </w:r>
          <w:r w:rsidR="00285BF0" w:rsidDel="009E389E">
            <w:rPr>
              <w:rFonts w:ascii="Cambria" w:hAnsi="Cambria"/>
              <w:color w:val="000000" w:themeColor="text1"/>
              <w:sz w:val="28"/>
              <w:szCs w:val="28"/>
            </w:rPr>
            <w:delText>,</w:delText>
          </w:r>
          <w:r w:rsidR="00A07401" w:rsidDel="009E389E">
            <w:rPr>
              <w:rFonts w:ascii="Cambria" w:hAnsi="Cambria"/>
              <w:color w:val="000000" w:themeColor="text1"/>
              <w:sz w:val="28"/>
              <w:szCs w:val="28"/>
            </w:rPr>
            <w:delText xml:space="preserve"> today</w:delText>
          </w:r>
        </w:del>
        <w:del w:id="21619" w:author="Claire S" w:date="2026-07-31T12:06:00Z" w16du:dateUtc="2026-07-31T11:06:00Z">
          <w:r w:rsidR="00A07401" w:rsidDel="009E389E">
            <w:rPr>
              <w:rFonts w:ascii="Cambria" w:hAnsi="Cambria"/>
              <w:color w:val="000000" w:themeColor="text1"/>
              <w:sz w:val="28"/>
              <w:szCs w:val="28"/>
            </w:rPr>
            <w:delText xml:space="preserve">?’ she called as she rushed to the front door, but he just grunted in </w:delText>
          </w:r>
        </w:del>
      </w:ins>
      <w:ins w:id="21620" w:author="Claire S" w:date="2026-07-31T12:16:00Z" w16du:dateUtc="2026-07-31T11:16:00Z">
        <w:r>
          <w:rPr>
            <w:rFonts w:ascii="Cambria" w:hAnsi="Cambria"/>
            <w:color w:val="000000" w:themeColor="text1"/>
            <w:sz w:val="28"/>
            <w:szCs w:val="28"/>
          </w:rPr>
          <w:t>s</w:t>
        </w:r>
      </w:ins>
      <w:ins w:id="21621" w:author="Microsoft Word" w:date="2026-07-30T22:34:00Z" w16du:dateUtc="2026-07-30T21:34:00Z">
        <w:del w:id="21622" w:author="Claire S" w:date="2026-07-31T12:06:00Z" w16du:dateUtc="2026-07-31T11:06:00Z">
          <w:r w:rsidR="00A07401" w:rsidDel="009E389E">
            <w:rPr>
              <w:rFonts w:ascii="Cambria" w:hAnsi="Cambria"/>
              <w:color w:val="000000" w:themeColor="text1"/>
              <w:sz w:val="28"/>
              <w:szCs w:val="28"/>
            </w:rPr>
            <w:delText>return.</w:delText>
          </w:r>
          <w:r w:rsidR="0063165A" w:rsidDel="009E389E">
            <w:rPr>
              <w:rFonts w:ascii="Cambria" w:hAnsi="Cambria"/>
              <w:color w:val="000000" w:themeColor="text1"/>
              <w:sz w:val="28"/>
              <w:szCs w:val="28"/>
            </w:rPr>
            <w:delText>s</w:delText>
          </w:r>
        </w:del>
        <w:r w:rsidR="0063165A">
          <w:rPr>
            <w:rFonts w:ascii="Cambria" w:hAnsi="Cambria"/>
            <w:color w:val="000000" w:themeColor="text1"/>
            <w:sz w:val="28"/>
            <w:szCs w:val="28"/>
          </w:rPr>
          <w:t>he didn’t have time to argue</w:t>
        </w:r>
      </w:ins>
      <w:ins w:id="21623" w:author="Claire S" w:date="2026-07-31T12:16:00Z" w16du:dateUtc="2026-07-31T11:16:00Z">
        <w:r>
          <w:rPr>
            <w:rFonts w:ascii="Cambria" w:hAnsi="Cambria"/>
            <w:color w:val="000000" w:themeColor="text1"/>
            <w:sz w:val="28"/>
            <w:szCs w:val="28"/>
          </w:rPr>
          <w:t xml:space="preserve"> now</w:t>
        </w:r>
      </w:ins>
      <w:ins w:id="21624" w:author="Microsoft Word" w:date="2026-07-30T22:34:00Z" w16du:dateUtc="2026-07-30T21:34:00Z">
        <w:r w:rsidR="0063165A">
          <w:rPr>
            <w:rFonts w:ascii="Cambria" w:hAnsi="Cambria"/>
            <w:color w:val="000000" w:themeColor="text1"/>
            <w:sz w:val="28"/>
            <w:szCs w:val="28"/>
          </w:rPr>
          <w:t xml:space="preserve">.  </w:t>
        </w:r>
      </w:ins>
    </w:p>
    <w:p w14:paraId="399C2A56" w14:textId="5E0F86BC" w:rsidR="00840A29" w:rsidRDefault="0063165A" w:rsidP="00A07401">
      <w:pPr>
        <w:spacing w:line="360" w:lineRule="auto"/>
        <w:contextualSpacing/>
        <w:rPr>
          <w:ins w:id="21625" w:author="Claire S" w:date="2026-06-05T10:39:00Z" w16du:dateUtc="2026-06-05T09:39:00Z"/>
          <w:rFonts w:ascii="Cambria" w:hAnsi="Cambria"/>
          <w:sz w:val="28"/>
          <w:szCs w:val="28"/>
        </w:rPr>
      </w:pPr>
      <w:ins w:id="21626" w:author="Claire S" w:date="2026-07-30T22:34:00Z" w16du:dateUtc="2026-07-30T21:34:00Z">
        <w:r>
          <w:rPr>
            <w:rFonts w:ascii="Cambria" w:hAnsi="Cambria"/>
            <w:sz w:val="28"/>
            <w:szCs w:val="28"/>
          </w:rPr>
          <w:tab/>
        </w:r>
      </w:ins>
    </w:p>
    <w:p w14:paraId="7E8E6400" w14:textId="33009D38" w:rsidR="00A07401" w:rsidRPr="004262EC" w:rsidRDefault="00A07401" w:rsidP="00A07401">
      <w:pPr>
        <w:spacing w:line="360" w:lineRule="auto"/>
        <w:contextualSpacing/>
        <w:rPr>
          <w:rFonts w:ascii="Cambria" w:hAnsi="Cambria"/>
          <w:sz w:val="28"/>
          <w:szCs w:val="28"/>
        </w:rPr>
      </w:pPr>
      <w:r>
        <w:rPr>
          <w:rFonts w:ascii="Cambria" w:hAnsi="Cambria"/>
          <w:sz w:val="28"/>
          <w:szCs w:val="28"/>
        </w:rPr>
        <w:t>*</w:t>
      </w:r>
    </w:p>
    <w:p w14:paraId="379F52DB" w14:textId="7BD83950" w:rsidR="00A07401" w:rsidRDefault="00A07401" w:rsidP="00A07401">
      <w:pPr>
        <w:spacing w:line="360" w:lineRule="auto"/>
        <w:contextualSpacing/>
        <w:rPr>
          <w:rFonts w:ascii="Cambria" w:hAnsi="Cambria"/>
          <w:sz w:val="28"/>
          <w:szCs w:val="28"/>
        </w:rPr>
      </w:pPr>
      <w:r>
        <w:rPr>
          <w:rFonts w:ascii="Cambria" w:hAnsi="Cambria"/>
          <w:sz w:val="28"/>
          <w:szCs w:val="28"/>
        </w:rPr>
        <w:t xml:space="preserve">Hurrying to the tube station, Clara </w:t>
      </w:r>
      <w:del w:id="21627" w:author="Claire S" w:date="2026-07-30T16:17:00Z" w16du:dateUtc="2026-07-30T15:17:00Z">
        <w:r>
          <w:rPr>
            <w:rFonts w:ascii="Cambria" w:hAnsi="Cambria"/>
            <w:sz w:val="28"/>
            <w:szCs w:val="28"/>
          </w:rPr>
          <w:delText>felt so tired</w:delText>
        </w:r>
      </w:del>
      <w:ins w:id="21628" w:author="Daisy Watt" w:date="2026-06-23T16:35:00Z" w16du:dateUtc="2026-06-23T14:35:00Z">
        <w:del w:id="21629" w:author="Claire S" w:date="2026-07-31T12:07:00Z" w16du:dateUtc="2026-07-31T11:07:00Z">
          <w:r w:rsidR="00D30FB2" w:rsidDel="009E389E">
            <w:rPr>
              <w:rFonts w:ascii="Cambria" w:hAnsi="Cambria"/>
              <w:sz w:val="28"/>
              <w:szCs w:val="28"/>
            </w:rPr>
            <w:delText>,</w:delText>
          </w:r>
        </w:del>
      </w:ins>
      <w:del w:id="21630" w:author="Claire S" w:date="2026-07-31T12:07:00Z" w16du:dateUtc="2026-07-31T11:07:00Z">
        <w:r w:rsidDel="009E389E">
          <w:rPr>
            <w:rFonts w:ascii="Cambria" w:hAnsi="Cambria"/>
            <w:sz w:val="28"/>
            <w:szCs w:val="28"/>
          </w:rPr>
          <w:delText xml:space="preserve"> she </w:delText>
        </w:r>
      </w:del>
      <w:r>
        <w:rPr>
          <w:rFonts w:ascii="Cambria" w:hAnsi="Cambria"/>
          <w:sz w:val="28"/>
          <w:szCs w:val="28"/>
        </w:rPr>
        <w:t>could barely think straight</w:t>
      </w:r>
      <w:del w:id="21631" w:author="Claire S" w:date="2026-07-30T15:57:00Z" w16du:dateUtc="2026-07-30T14:57:00Z">
        <w:r>
          <w:rPr>
            <w:rFonts w:ascii="Cambria" w:hAnsi="Cambria"/>
            <w:sz w:val="28"/>
            <w:szCs w:val="28"/>
          </w:rPr>
          <w:delText>; so upset</w:delText>
        </w:r>
      </w:del>
      <w:ins w:id="21632" w:author="Daisy Watt" w:date="2026-06-23T16:35:00Z" w16du:dateUtc="2026-06-23T14:35:00Z">
        <w:del w:id="21633" w:author="Claire S" w:date="2026-07-30T15:57:00Z" w16du:dateUtc="2026-07-30T14:57:00Z">
          <w:r w:rsidR="00D30FB2">
            <w:rPr>
              <w:rFonts w:ascii="Cambria" w:hAnsi="Cambria"/>
              <w:sz w:val="28"/>
              <w:szCs w:val="28"/>
            </w:rPr>
            <w:delText>,</w:delText>
          </w:r>
        </w:del>
      </w:ins>
      <w:del w:id="21634" w:author="Claire S" w:date="2026-07-30T15:57:00Z" w16du:dateUtc="2026-07-30T14:57:00Z">
        <w:r>
          <w:rPr>
            <w:rFonts w:ascii="Cambria" w:hAnsi="Cambria"/>
            <w:sz w:val="28"/>
            <w:szCs w:val="28"/>
          </w:rPr>
          <w:delText xml:space="preserve"> she didn’t know quite what to do</w:delText>
        </w:r>
      </w:del>
      <w:r>
        <w:rPr>
          <w:rFonts w:ascii="Cambria" w:hAnsi="Cambria"/>
          <w:sz w:val="28"/>
          <w:szCs w:val="28"/>
        </w:rPr>
        <w:t xml:space="preserve">. </w:t>
      </w:r>
      <w:commentRangeStart w:id="21635"/>
      <w:r>
        <w:rPr>
          <w:rFonts w:ascii="Cambria" w:hAnsi="Cambria"/>
          <w:sz w:val="28"/>
          <w:szCs w:val="28"/>
        </w:rPr>
        <w:t xml:space="preserve">She was resilient; she’d had to be since </w:t>
      </w:r>
      <w:del w:id="21636" w:author="Claire S" w:date="2026-05-22T18:07:00Z" w16du:dateUtc="2026-05-22T17:07:00Z">
        <w:r w:rsidDel="00840722">
          <w:rPr>
            <w:rFonts w:ascii="Cambria" w:hAnsi="Cambria"/>
            <w:sz w:val="28"/>
            <w:szCs w:val="28"/>
          </w:rPr>
          <w:delText>everything happened with her dad</w:delText>
        </w:r>
      </w:del>
      <w:ins w:id="21637" w:author="Claire S" w:date="2026-05-22T18:07:00Z" w16du:dateUtc="2026-05-22T17:07:00Z">
        <w:r w:rsidR="00840722">
          <w:rPr>
            <w:rFonts w:ascii="Cambria" w:hAnsi="Cambria"/>
            <w:sz w:val="28"/>
            <w:szCs w:val="28"/>
          </w:rPr>
          <w:t>her parents s</w:t>
        </w:r>
      </w:ins>
      <w:ins w:id="21638" w:author="Claire S" w:date="2026-05-22T18:08:00Z" w16du:dateUtc="2026-05-22T17:08:00Z">
        <w:r w:rsidR="00840722">
          <w:rPr>
            <w:rFonts w:ascii="Cambria" w:hAnsi="Cambria"/>
            <w:sz w:val="28"/>
            <w:szCs w:val="28"/>
          </w:rPr>
          <w:t>plit up and her mum fell apart</w:t>
        </w:r>
      </w:ins>
      <w:r>
        <w:rPr>
          <w:rFonts w:ascii="Cambria" w:hAnsi="Cambria"/>
          <w:sz w:val="28"/>
          <w:szCs w:val="28"/>
        </w:rPr>
        <w:t xml:space="preserve">. </w:t>
      </w:r>
      <w:commentRangeEnd w:id="21635"/>
      <w:r w:rsidR="0023532F">
        <w:rPr>
          <w:rStyle w:val="CommentReference"/>
          <w:rFonts w:ascii="Cambria" w:hAnsi="Cambria"/>
          <w:sz w:val="28"/>
          <w:szCs w:val="28"/>
        </w:rPr>
        <w:commentReference w:id="21635"/>
      </w:r>
      <w:r>
        <w:rPr>
          <w:rFonts w:ascii="Cambria" w:hAnsi="Cambria"/>
          <w:sz w:val="28"/>
          <w:szCs w:val="28"/>
        </w:rPr>
        <w:t>But this</w:t>
      </w:r>
      <w:ins w:id="21639" w:author="Claire S" w:date="2026-07-31T12:07:00Z" w16du:dateUtc="2026-07-31T11:07:00Z">
        <w:r w:rsidR="009E389E">
          <w:rPr>
            <w:rFonts w:ascii="Cambria" w:hAnsi="Cambria"/>
            <w:sz w:val="28"/>
            <w:szCs w:val="28"/>
          </w:rPr>
          <w:t xml:space="preserve"> confused heavy feeling</w:t>
        </w:r>
      </w:ins>
      <w:r>
        <w:rPr>
          <w:rFonts w:ascii="Cambria" w:hAnsi="Cambria"/>
          <w:sz w:val="28"/>
          <w:szCs w:val="28"/>
        </w:rPr>
        <w:t xml:space="preserve"> was more than sadness, she thought, glancing over her shoulder. </w:t>
      </w:r>
    </w:p>
    <w:p w14:paraId="4A86D5EE" w14:textId="01F05B38" w:rsidR="00090B6A" w:rsidRPr="00904600" w:rsidRDefault="00A07401" w:rsidP="00904600">
      <w:pPr>
        <w:spacing w:line="360" w:lineRule="auto"/>
        <w:ind w:firstLine="720"/>
        <w:contextualSpacing/>
        <w:rPr>
          <w:rFonts w:ascii="Cambria" w:hAnsi="Cambria"/>
          <w:sz w:val="28"/>
          <w:szCs w:val="28"/>
        </w:rPr>
      </w:pPr>
      <w:del w:id="21640" w:author="Claire S" w:date="2026-07-31T12:17:00Z" w16du:dateUtc="2026-07-31T11:17:00Z">
        <w:r w:rsidDel="00814E5C">
          <w:rPr>
            <w:rFonts w:ascii="Cambria" w:hAnsi="Cambria"/>
            <w:sz w:val="28"/>
            <w:szCs w:val="28"/>
          </w:rPr>
          <w:delText>She was scared – and</w:delText>
        </w:r>
      </w:del>
      <w:ins w:id="21641" w:author="Claire S" w:date="2026-07-31T12:17:00Z" w16du:dateUtc="2026-07-31T11:17:00Z">
        <w:r w:rsidR="00814E5C">
          <w:rPr>
            <w:rFonts w:ascii="Cambria" w:hAnsi="Cambria"/>
            <w:sz w:val="28"/>
            <w:szCs w:val="28"/>
          </w:rPr>
          <w:t>Sh</w:t>
        </w:r>
      </w:ins>
      <w:del w:id="21642" w:author="Claire S" w:date="2026-07-31T12:17:00Z" w16du:dateUtc="2026-07-31T11:17:00Z">
        <w:r w:rsidDel="00814E5C">
          <w:rPr>
            <w:rFonts w:ascii="Cambria" w:hAnsi="Cambria"/>
            <w:sz w:val="28"/>
            <w:szCs w:val="28"/>
          </w:rPr>
          <w:delText xml:space="preserve"> sh</w:delText>
        </w:r>
      </w:del>
      <w:r>
        <w:rPr>
          <w:rFonts w:ascii="Cambria" w:hAnsi="Cambria"/>
          <w:sz w:val="28"/>
          <w:szCs w:val="28"/>
        </w:rPr>
        <w:t>e felt utterly alone</w:t>
      </w:r>
      <w:del w:id="21643" w:author="Claire S" w:date="2026-07-31T12:08:00Z" w16du:dateUtc="2026-07-31T11:08:00Z">
        <w:r w:rsidDel="009E389E">
          <w:rPr>
            <w:rFonts w:ascii="Cambria" w:hAnsi="Cambria"/>
            <w:sz w:val="28"/>
            <w:szCs w:val="28"/>
          </w:rPr>
          <w:delText xml:space="preserve">.  </w:delText>
        </w:r>
      </w:del>
      <w:ins w:id="21644" w:author="Claire S" w:date="2026-07-31T12:17:00Z" w16du:dateUtc="2026-07-31T11:17:00Z">
        <w:r w:rsidR="00814E5C">
          <w:rPr>
            <w:rFonts w:ascii="Cambria" w:hAnsi="Cambria"/>
            <w:sz w:val="28"/>
            <w:szCs w:val="28"/>
          </w:rPr>
          <w:t xml:space="preserve"> and</w:t>
        </w:r>
      </w:ins>
      <w:ins w:id="21645" w:author="Claire S" w:date="2026-07-31T12:08:00Z" w16du:dateUtc="2026-07-31T11:08:00Z">
        <w:r w:rsidR="009E389E">
          <w:rPr>
            <w:rFonts w:ascii="Cambria" w:hAnsi="Cambria"/>
            <w:sz w:val="28"/>
            <w:szCs w:val="28"/>
          </w:rPr>
          <w:t xml:space="preserve"> almost blank with fear.  </w:t>
        </w:r>
      </w:ins>
      <w:commentRangeStart w:id="21646"/>
      <w:del w:id="21647" w:author="Claire S" w:date="2026-07-30T15:56:00Z" w16du:dateUtc="2026-07-30T14:56:00Z">
        <w:r w:rsidR="00090B6A">
          <w:rPr>
            <w:rFonts w:ascii="Cambria" w:hAnsi="Cambria"/>
            <w:sz w:val="28"/>
            <w:szCs w:val="28"/>
          </w:rPr>
          <w:delText xml:space="preserve">She sent Phil a </w:delText>
        </w:r>
        <w:r w:rsidR="00EC04E3">
          <w:rPr>
            <w:rFonts w:ascii="Cambria" w:hAnsi="Cambria"/>
            <w:sz w:val="28"/>
            <w:szCs w:val="28"/>
          </w:rPr>
          <w:delText xml:space="preserve">quick </w:delText>
        </w:r>
        <w:r w:rsidR="00090B6A">
          <w:rPr>
            <w:rFonts w:ascii="Cambria" w:hAnsi="Cambria"/>
            <w:sz w:val="28"/>
            <w:szCs w:val="28"/>
          </w:rPr>
          <w:delText>voice</w:delText>
        </w:r>
      </w:del>
      <w:ins w:id="21648" w:author="Daisy Watt" w:date="2026-06-23T16:39:00Z" w16du:dateUtc="2026-06-23T14:39:00Z">
        <w:del w:id="21649" w:author="Claire S" w:date="2026-07-30T15:56:00Z" w16du:dateUtc="2026-07-30T14:56:00Z">
          <w:r w:rsidR="0050623A">
            <w:rPr>
              <w:rFonts w:ascii="Cambria" w:hAnsi="Cambria"/>
              <w:sz w:val="28"/>
              <w:szCs w:val="28"/>
            </w:rPr>
            <w:delText xml:space="preserve"> </w:delText>
          </w:r>
        </w:del>
      </w:ins>
      <w:del w:id="21650" w:author="Claire S" w:date="2026-07-30T15:56:00Z" w16du:dateUtc="2026-07-30T14:56:00Z">
        <w:r w:rsidR="00EC04E3" w:rsidDel="0050623A">
          <w:rPr>
            <w:rFonts w:ascii="Cambria" w:hAnsi="Cambria"/>
            <w:sz w:val="28"/>
            <w:szCs w:val="28"/>
          </w:rPr>
          <w:delText>-</w:delText>
        </w:r>
        <w:r w:rsidR="00090B6A">
          <w:rPr>
            <w:rFonts w:ascii="Cambria" w:hAnsi="Cambria"/>
            <w:sz w:val="28"/>
            <w:szCs w:val="28"/>
          </w:rPr>
          <w:delText xml:space="preserve">note about Violet’s </w:delText>
        </w:r>
        <w:r w:rsidR="000C5CA1">
          <w:rPr>
            <w:rFonts w:ascii="Cambria" w:hAnsi="Cambria"/>
            <w:sz w:val="28"/>
            <w:szCs w:val="28"/>
          </w:rPr>
          <w:delText xml:space="preserve">video. </w:delText>
        </w:r>
        <w:r w:rsidR="00086D10">
          <w:rPr>
            <w:rFonts w:ascii="Cambria" w:hAnsi="Cambria"/>
            <w:sz w:val="28"/>
            <w:szCs w:val="28"/>
          </w:rPr>
          <w:delText>‘</w:delText>
        </w:r>
        <w:r w:rsidR="00086D10" w:rsidRPr="00086D10">
          <w:rPr>
            <w:rFonts w:ascii="Cambria" w:hAnsi="Cambria"/>
            <w:i/>
            <w:iCs/>
            <w:sz w:val="28"/>
            <w:szCs w:val="28"/>
          </w:rPr>
          <w:delText>Could you help me when I get into the office later</w:delText>
        </w:r>
      </w:del>
      <w:ins w:id="21651" w:author="Daisy Watt" w:date="2026-06-23T16:39:00Z" w16du:dateUtc="2026-06-23T14:39:00Z">
        <w:del w:id="21652" w:author="Claire S" w:date="2026-07-30T15:56:00Z" w16du:dateUtc="2026-07-30T14:56:00Z">
          <w:r w:rsidR="00FD10BC">
            <w:rPr>
              <w:rFonts w:ascii="Cambria" w:hAnsi="Cambria"/>
              <w:i/>
              <w:iCs/>
              <w:sz w:val="28"/>
              <w:szCs w:val="28"/>
            </w:rPr>
            <w:delText>,</w:delText>
          </w:r>
        </w:del>
      </w:ins>
      <w:del w:id="21653" w:author="Claire S" w:date="2026-07-30T15:56:00Z" w16du:dateUtc="2026-07-30T14:56:00Z">
        <w:r w:rsidR="00086D10" w:rsidRPr="00086D10">
          <w:rPr>
            <w:rFonts w:ascii="Cambria" w:hAnsi="Cambria"/>
            <w:i/>
            <w:iCs/>
            <w:sz w:val="28"/>
            <w:szCs w:val="28"/>
          </w:rPr>
          <w:delText xml:space="preserve"> please?</w:delText>
        </w:r>
        <w:r w:rsidR="004711A7">
          <w:rPr>
            <w:rFonts w:ascii="Cambria" w:hAnsi="Cambria"/>
            <w:i/>
            <w:iCs/>
            <w:sz w:val="28"/>
            <w:szCs w:val="28"/>
          </w:rPr>
          <w:delText xml:space="preserve"> Remember what I asked you? It would be so helpful.</w:delText>
        </w:r>
      </w:del>
      <w:commentRangeEnd w:id="21646"/>
      <w:r w:rsidR="000866AC" w:rsidRPr="00086D10">
        <w:rPr>
          <w:rStyle w:val="CommentReference"/>
          <w:rFonts w:ascii="Cambria" w:hAnsi="Cambria"/>
          <w:i/>
          <w:iCs/>
          <w:sz w:val="28"/>
          <w:szCs w:val="28"/>
        </w:rPr>
        <w:commentReference w:id="21646"/>
      </w:r>
      <w:del w:id="21654" w:author="Claire S" w:date="2026-07-30T15:56:00Z" w16du:dateUtc="2026-07-30T14:56:00Z">
        <w:r w:rsidR="00086D10" w:rsidRPr="00086D10">
          <w:rPr>
            <w:rFonts w:ascii="Cambria" w:hAnsi="Cambria"/>
            <w:i/>
            <w:iCs/>
            <w:sz w:val="28"/>
            <w:szCs w:val="28"/>
          </w:rPr>
          <w:delText>’</w:delText>
        </w:r>
      </w:del>
    </w:p>
    <w:p w14:paraId="38F37B8B" w14:textId="65627E06" w:rsidR="00A07401" w:rsidRPr="009E389E" w:rsidDel="009E389E" w:rsidRDefault="00904600">
      <w:pPr>
        <w:spacing w:line="360" w:lineRule="auto"/>
        <w:ind w:firstLine="720"/>
        <w:contextualSpacing/>
        <w:rPr>
          <w:del w:id="21655" w:author="Claire S" w:date="2026-07-30T15:57:00Z" w16du:dateUtc="2026-07-30T14:57:00Z"/>
          <w:rFonts w:ascii="Cambria" w:hAnsi="Cambria"/>
          <w:sz w:val="28"/>
          <w:szCs w:val="28"/>
          <w:rPrChange w:id="21656" w:author="Claire S" w:date="2026-07-31T12:08:00Z" w16du:dateUtc="2026-07-31T11:08:00Z">
            <w:rPr>
              <w:del w:id="21657" w:author="Claire S" w:date="2026-07-30T15:57:00Z" w16du:dateUtc="2026-07-30T14:57:00Z"/>
              <w:rFonts w:ascii="Cambria" w:hAnsi="Cambria"/>
              <w:b/>
              <w:bCs/>
              <w:sz w:val="28"/>
              <w:szCs w:val="28"/>
            </w:rPr>
          </w:rPrChange>
        </w:rPr>
      </w:pPr>
      <w:del w:id="21658" w:author="Claire S" w:date="2026-07-30T16:21:00Z" w16du:dateUtc="2026-07-30T15:21:00Z">
        <w:r>
          <w:rPr>
            <w:rFonts w:ascii="Cambria" w:hAnsi="Cambria"/>
            <w:sz w:val="28"/>
            <w:szCs w:val="28"/>
          </w:rPr>
          <w:delText>A</w:delText>
        </w:r>
        <w:r w:rsidR="00A07401">
          <w:rPr>
            <w:rFonts w:ascii="Cambria" w:hAnsi="Cambria"/>
            <w:sz w:val="28"/>
            <w:szCs w:val="28"/>
          </w:rPr>
          <w:delText xml:space="preserve">lmost </w:delText>
        </w:r>
      </w:del>
      <w:del w:id="21659" w:author="Claire S" w:date="2026-07-30T15:57:00Z" w16du:dateUtc="2026-07-30T14:57:00Z">
        <w:r w:rsidR="00A07401" w:rsidRPr="00DA2343">
          <w:rPr>
            <w:rFonts w:ascii="Cambria" w:hAnsi="Cambria"/>
            <w:sz w:val="28"/>
            <w:szCs w:val="28"/>
            <w:highlight w:val="green"/>
            <w:rPrChange w:id="21660" w:author="Daisy Watt" w:date="2026-06-23T16:42:00Z" w16du:dateUtc="2026-06-23T14:42:00Z">
              <w:rPr>
                <w:rFonts w:ascii="Cambria" w:hAnsi="Cambria"/>
                <w:sz w:val="28"/>
                <w:szCs w:val="28"/>
              </w:rPr>
            </w:rPrChange>
          </w:rPr>
          <w:delText>numb</w:delText>
        </w:r>
        <w:r w:rsidR="00A07401">
          <w:rPr>
            <w:rFonts w:ascii="Cambria" w:hAnsi="Cambria"/>
            <w:sz w:val="28"/>
            <w:szCs w:val="28"/>
          </w:rPr>
          <w:delText xml:space="preserve"> </w:delText>
        </w:r>
      </w:del>
      <w:del w:id="21661" w:author="Claire S" w:date="2026-07-30T16:21:00Z" w16du:dateUtc="2026-07-30T15:21:00Z">
        <w:r w:rsidR="00A07401">
          <w:rPr>
            <w:rFonts w:ascii="Cambria" w:hAnsi="Cambria"/>
            <w:sz w:val="28"/>
            <w:szCs w:val="28"/>
          </w:rPr>
          <w:delText xml:space="preserve">with fear, </w:delText>
        </w:r>
      </w:del>
      <w:del w:id="21662" w:author="Claire S" w:date="2026-07-31T12:07:00Z" w16du:dateUtc="2026-07-31T11:07:00Z">
        <w:r w:rsidR="004711A7" w:rsidDel="009E389E">
          <w:rPr>
            <w:rFonts w:ascii="Cambria" w:hAnsi="Cambria"/>
            <w:sz w:val="28"/>
            <w:szCs w:val="28"/>
          </w:rPr>
          <w:delText xml:space="preserve">Clara </w:delText>
        </w:r>
        <w:r w:rsidR="00A07401" w:rsidDel="009E389E">
          <w:rPr>
            <w:rFonts w:ascii="Cambria" w:hAnsi="Cambria"/>
            <w:sz w:val="28"/>
            <w:szCs w:val="28"/>
          </w:rPr>
          <w:delText xml:space="preserve">scanned the people </w:delText>
        </w:r>
      </w:del>
      <w:ins w:id="21663" w:author="Claire S" w:date="2026-07-31T12:17:00Z" w16du:dateUtc="2026-07-31T11:17:00Z">
        <w:r w:rsidR="00814E5C">
          <w:rPr>
            <w:rFonts w:ascii="Cambria" w:hAnsi="Cambria"/>
            <w:sz w:val="28"/>
            <w:szCs w:val="28"/>
          </w:rPr>
          <w:t>E</w:t>
        </w:r>
      </w:ins>
      <w:del w:id="21664" w:author="Claire S" w:date="2026-07-31T12:07:00Z" w16du:dateUtc="2026-07-31T11:07:00Z">
        <w:r w:rsidR="00A07401" w:rsidDel="009E389E">
          <w:rPr>
            <w:rFonts w:ascii="Cambria" w:hAnsi="Cambria"/>
            <w:sz w:val="28"/>
            <w:szCs w:val="28"/>
          </w:rPr>
          <w:delText>e</w:delText>
        </w:r>
      </w:del>
      <w:r w:rsidR="00A07401">
        <w:rPr>
          <w:rFonts w:ascii="Cambria" w:hAnsi="Cambria"/>
          <w:sz w:val="28"/>
          <w:szCs w:val="28"/>
        </w:rPr>
        <w:t>nter</w:t>
      </w:r>
      <w:ins w:id="21665" w:author="Claire S" w:date="2026-07-31T12:17:00Z" w16du:dateUtc="2026-07-31T11:17:00Z">
        <w:r w:rsidR="00814E5C">
          <w:rPr>
            <w:rFonts w:ascii="Cambria" w:hAnsi="Cambria"/>
            <w:sz w:val="28"/>
            <w:szCs w:val="28"/>
          </w:rPr>
          <w:t>ing</w:t>
        </w:r>
      </w:ins>
      <w:del w:id="21666" w:author="Claire S" w:date="2026-07-31T12:07:00Z" w16du:dateUtc="2026-07-31T11:07:00Z">
        <w:r w:rsidR="00A07401" w:rsidDel="009E389E">
          <w:rPr>
            <w:rFonts w:ascii="Cambria" w:hAnsi="Cambria"/>
            <w:sz w:val="28"/>
            <w:szCs w:val="28"/>
          </w:rPr>
          <w:delText>ing</w:delText>
        </w:r>
      </w:del>
      <w:r w:rsidR="00A07401">
        <w:rPr>
          <w:rFonts w:ascii="Cambria" w:hAnsi="Cambria"/>
          <w:sz w:val="28"/>
          <w:szCs w:val="28"/>
        </w:rPr>
        <w:t xml:space="preserve"> the station</w:t>
      </w:r>
      <w:ins w:id="21667" w:author="Claire S" w:date="2026-07-31T12:07:00Z" w16du:dateUtc="2026-07-31T11:07:00Z">
        <w:r w:rsidR="009E389E">
          <w:rPr>
            <w:rFonts w:ascii="Cambria" w:hAnsi="Cambria"/>
            <w:sz w:val="28"/>
            <w:szCs w:val="28"/>
          </w:rPr>
          <w:t xml:space="preserve">, Clara scanned the other commuters </w:t>
        </w:r>
      </w:ins>
      <w:del w:id="21668" w:author="Claire S" w:date="2026-07-31T12:07:00Z" w16du:dateUtc="2026-07-31T11:07:00Z">
        <w:r w:rsidR="00A07401" w:rsidDel="009E389E">
          <w:rPr>
            <w:rFonts w:ascii="Cambria" w:hAnsi="Cambria"/>
            <w:sz w:val="28"/>
            <w:szCs w:val="28"/>
          </w:rPr>
          <w:delText xml:space="preserve"> </w:delText>
        </w:r>
      </w:del>
      <w:r w:rsidR="00A07401">
        <w:rPr>
          <w:rFonts w:ascii="Cambria" w:hAnsi="Cambria"/>
          <w:sz w:val="28"/>
          <w:szCs w:val="28"/>
        </w:rPr>
        <w:t xml:space="preserve">and </w:t>
      </w:r>
      <w:del w:id="21669" w:author="Claire S" w:date="2026-07-30T16:21:00Z" w16du:dateUtc="2026-07-30T15:21:00Z">
        <w:r w:rsidR="00A07401">
          <w:rPr>
            <w:rFonts w:ascii="Cambria" w:hAnsi="Cambria"/>
            <w:sz w:val="28"/>
            <w:szCs w:val="28"/>
          </w:rPr>
          <w:delText xml:space="preserve">she </w:delText>
        </w:r>
      </w:del>
      <w:ins w:id="21670" w:author="Claire S" w:date="2026-07-30T16:21:00Z" w16du:dateUtc="2026-07-30T15:21:00Z">
        <w:r w:rsidR="006D6DD7">
          <w:rPr>
            <w:rFonts w:ascii="Cambria" w:hAnsi="Cambria"/>
            <w:sz w:val="28"/>
            <w:szCs w:val="28"/>
          </w:rPr>
          <w:t xml:space="preserve">found herself </w:t>
        </w:r>
      </w:ins>
      <w:del w:id="21671" w:author="Claire S" w:date="2026-07-30T16:21:00Z" w16du:dateUtc="2026-07-30T15:21:00Z">
        <w:r w:rsidR="00A07401" w:rsidDel="006D6DD7">
          <w:rPr>
            <w:rFonts w:ascii="Cambria" w:hAnsi="Cambria"/>
            <w:sz w:val="28"/>
            <w:szCs w:val="28"/>
          </w:rPr>
          <w:delText>wondered</w:delText>
        </w:r>
      </w:del>
      <w:ins w:id="21672" w:author="Claire S" w:date="2026-07-30T16:21:00Z" w16du:dateUtc="2026-07-30T15:21:00Z">
        <w:r w:rsidR="006D6DD7">
          <w:rPr>
            <w:rFonts w:ascii="Cambria" w:hAnsi="Cambria"/>
            <w:sz w:val="28"/>
            <w:szCs w:val="28"/>
          </w:rPr>
          <w:t>wondering</w:t>
        </w:r>
      </w:ins>
      <w:del w:id="21673" w:author="Claire S" w:date="2026-07-30T16:21:00Z" w16du:dateUtc="2026-07-30T15:21:00Z">
        <w:r w:rsidR="00A07401" w:rsidDel="006D6DD7">
          <w:rPr>
            <w:rFonts w:ascii="Cambria" w:hAnsi="Cambria"/>
            <w:sz w:val="28"/>
            <w:szCs w:val="28"/>
          </w:rPr>
          <w:delText xml:space="preserve">, </w:delText>
        </w:r>
      </w:del>
      <w:ins w:id="21674" w:author="Claire S" w:date="2026-07-30T16:21:00Z" w16du:dateUtc="2026-07-30T15:21:00Z">
        <w:r w:rsidR="006D6DD7">
          <w:rPr>
            <w:rFonts w:ascii="Cambria" w:hAnsi="Cambria"/>
            <w:sz w:val="28"/>
            <w:szCs w:val="28"/>
          </w:rPr>
          <w:t>, her</w:t>
        </w:r>
        <w:r w:rsidR="00A07401">
          <w:rPr>
            <w:rFonts w:ascii="Cambria" w:hAnsi="Cambria"/>
            <w:sz w:val="28"/>
            <w:szCs w:val="28"/>
          </w:rPr>
          <w:t xml:space="preserve"> </w:t>
        </w:r>
      </w:ins>
      <w:r w:rsidR="00A07401">
        <w:rPr>
          <w:rFonts w:ascii="Cambria" w:hAnsi="Cambria"/>
          <w:sz w:val="28"/>
          <w:szCs w:val="28"/>
        </w:rPr>
        <w:t xml:space="preserve">hands tingling, now she was off to meet Jackson at the Soho Vibes Hotel </w:t>
      </w:r>
      <w:del w:id="21675" w:author="Daisy Watt" w:date="2026-06-23T16:42:00Z" w16du:dateUtc="2026-06-23T14:42:00Z">
        <w:r w:rsidR="00A07401" w:rsidDel="005F7DC3">
          <w:rPr>
            <w:rFonts w:ascii="Cambria" w:hAnsi="Cambria"/>
            <w:sz w:val="28"/>
            <w:szCs w:val="28"/>
          </w:rPr>
          <w:delText>-</w:delText>
        </w:r>
      </w:del>
      <w:ins w:id="21676" w:author="Daisy Watt" w:date="2026-06-23T16:42:00Z" w16du:dateUtc="2026-06-23T14:42:00Z">
        <w:r w:rsidR="005F7DC3">
          <w:rPr>
            <w:rFonts w:ascii="Cambria" w:hAnsi="Cambria"/>
            <w:sz w:val="28"/>
            <w:szCs w:val="28"/>
          </w:rPr>
          <w:t>–</w:t>
        </w:r>
      </w:ins>
      <w:r w:rsidR="00A07401">
        <w:rPr>
          <w:rFonts w:ascii="Cambria" w:hAnsi="Cambria"/>
          <w:sz w:val="28"/>
          <w:szCs w:val="28"/>
        </w:rPr>
        <w:t xml:space="preserve"> what if the author of the List struck again, and got them both in on</w:t>
      </w:r>
      <w:r w:rsidR="00A07401" w:rsidRPr="009E389E">
        <w:rPr>
          <w:rFonts w:ascii="Cambria" w:hAnsi="Cambria"/>
          <w:sz w:val="28"/>
          <w:szCs w:val="28"/>
        </w:rPr>
        <w:t>e go</w:t>
      </w:r>
      <w:ins w:id="21677" w:author="Claire S" w:date="2026-07-30T15:57:00Z" w16du:dateUtc="2026-07-30T14:57:00Z">
        <w:r w:rsidR="00FA6201" w:rsidRPr="009E389E">
          <w:rPr>
            <w:rFonts w:ascii="Cambria" w:hAnsi="Cambria"/>
            <w:sz w:val="28"/>
            <w:szCs w:val="28"/>
            <w:rPrChange w:id="21678" w:author="Claire S" w:date="2026-07-31T12:08:00Z" w16du:dateUtc="2026-07-31T11:08:00Z">
              <w:rPr>
                <w:rFonts w:ascii="Cambria" w:hAnsi="Cambria"/>
                <w:b/>
                <w:bCs/>
                <w:sz w:val="28"/>
                <w:szCs w:val="28"/>
              </w:rPr>
            </w:rPrChange>
          </w:rPr>
          <w:t>?</w:t>
        </w:r>
      </w:ins>
      <w:del w:id="21679" w:author="Claire S" w:date="2026-07-30T15:57:00Z" w16du:dateUtc="2026-07-30T14:57:00Z">
        <w:r w:rsidR="00A07401" w:rsidRPr="009E389E">
          <w:rPr>
            <w:rFonts w:ascii="Cambria" w:hAnsi="Cambria"/>
            <w:sz w:val="28"/>
            <w:szCs w:val="28"/>
          </w:rPr>
          <w:delText>?</w:delText>
        </w:r>
      </w:del>
    </w:p>
    <w:p w14:paraId="2660C15A" w14:textId="1E9D1900" w:rsidR="009E389E" w:rsidRPr="009E389E" w:rsidRDefault="009E389E" w:rsidP="00A07401">
      <w:pPr>
        <w:spacing w:line="360" w:lineRule="auto"/>
        <w:ind w:firstLine="720"/>
        <w:contextualSpacing/>
        <w:rPr>
          <w:ins w:id="21680" w:author="Claire S" w:date="2026-07-31T12:08:00Z" w16du:dateUtc="2026-07-31T11:08:00Z"/>
          <w:rFonts w:ascii="Cambria" w:hAnsi="Cambria"/>
          <w:sz w:val="28"/>
          <w:szCs w:val="28"/>
          <w:rPrChange w:id="21681" w:author="Claire S" w:date="2026-07-31T12:08:00Z" w16du:dateUtc="2026-07-31T11:08:00Z">
            <w:rPr>
              <w:ins w:id="21682" w:author="Claire S" w:date="2026-07-31T12:08:00Z" w16du:dateUtc="2026-07-31T11:08:00Z"/>
              <w:rFonts w:ascii="Cambria" w:hAnsi="Cambria"/>
              <w:b/>
              <w:bCs/>
              <w:sz w:val="28"/>
              <w:szCs w:val="28"/>
            </w:rPr>
          </w:rPrChange>
        </w:rPr>
      </w:pPr>
      <w:ins w:id="21683" w:author="Claire S" w:date="2026-07-31T12:08:00Z" w16du:dateUtc="2026-07-31T11:08:00Z">
        <w:r w:rsidRPr="009E389E">
          <w:rPr>
            <w:rFonts w:ascii="Cambria" w:hAnsi="Cambria"/>
            <w:sz w:val="28"/>
            <w:szCs w:val="28"/>
            <w:rPrChange w:id="21684" w:author="Claire S" w:date="2026-07-31T12:08:00Z" w16du:dateUtc="2026-07-31T11:08:00Z">
              <w:rPr>
                <w:rFonts w:ascii="Cambria" w:hAnsi="Cambria"/>
                <w:b/>
                <w:bCs/>
                <w:sz w:val="28"/>
                <w:szCs w:val="28"/>
              </w:rPr>
            </w:rPrChange>
          </w:rPr>
          <w:tab/>
        </w:r>
      </w:ins>
    </w:p>
    <w:p w14:paraId="6C554E9D" w14:textId="10E81E11" w:rsidR="009E389E" w:rsidRPr="009E389E" w:rsidRDefault="00814E5C" w:rsidP="00A07401">
      <w:pPr>
        <w:spacing w:line="360" w:lineRule="auto"/>
        <w:ind w:firstLine="720"/>
        <w:contextualSpacing/>
        <w:rPr>
          <w:ins w:id="21685" w:author="Claire S" w:date="2026-07-31T12:08:00Z" w16du:dateUtc="2026-07-31T11:08:00Z"/>
          <w:rFonts w:ascii="Cambria" w:hAnsi="Cambria"/>
          <w:sz w:val="28"/>
          <w:szCs w:val="28"/>
        </w:rPr>
      </w:pPr>
      <w:ins w:id="21686" w:author="Claire S" w:date="2026-07-31T12:17:00Z" w16du:dateUtc="2026-07-31T11:17:00Z">
        <w:r>
          <w:rPr>
            <w:rFonts w:ascii="Cambria" w:hAnsi="Cambria"/>
            <w:sz w:val="28"/>
            <w:szCs w:val="28"/>
          </w:rPr>
          <w:t xml:space="preserve">She stepped onto the escalator. </w:t>
        </w:r>
      </w:ins>
      <w:ins w:id="21687" w:author="Claire S" w:date="2026-07-31T12:08:00Z" w16du:dateUtc="2026-07-31T11:08:00Z">
        <w:r w:rsidR="009E389E" w:rsidRPr="009E389E">
          <w:rPr>
            <w:rFonts w:ascii="Cambria" w:hAnsi="Cambria"/>
            <w:sz w:val="28"/>
            <w:szCs w:val="28"/>
            <w:rPrChange w:id="21688" w:author="Claire S" w:date="2026-07-31T12:08:00Z" w16du:dateUtc="2026-07-31T11:08:00Z">
              <w:rPr>
                <w:rFonts w:ascii="Cambria" w:hAnsi="Cambria"/>
                <w:b/>
                <w:bCs/>
                <w:sz w:val="28"/>
                <w:szCs w:val="28"/>
              </w:rPr>
            </w:rPrChange>
          </w:rPr>
          <w:t xml:space="preserve">And why </w:t>
        </w:r>
      </w:ins>
      <w:ins w:id="21689" w:author="Claire S" w:date="2026-07-31T12:17:00Z" w16du:dateUtc="2026-07-31T11:17:00Z">
        <w:r>
          <w:rPr>
            <w:rFonts w:ascii="Cambria" w:hAnsi="Cambria"/>
            <w:sz w:val="28"/>
            <w:szCs w:val="28"/>
          </w:rPr>
          <w:t>the he</w:t>
        </w:r>
      </w:ins>
      <w:ins w:id="21690" w:author="Claire S" w:date="2026-07-31T12:18:00Z" w16du:dateUtc="2026-07-31T11:18:00Z">
        <w:r>
          <w:rPr>
            <w:rFonts w:ascii="Cambria" w:hAnsi="Cambria"/>
            <w:sz w:val="28"/>
            <w:szCs w:val="28"/>
          </w:rPr>
          <w:t xml:space="preserve">ll </w:t>
        </w:r>
      </w:ins>
      <w:ins w:id="21691" w:author="Claire S" w:date="2026-07-31T12:08:00Z" w16du:dateUtc="2026-07-31T11:08:00Z">
        <w:r w:rsidR="009E389E" w:rsidRPr="009E389E">
          <w:rPr>
            <w:rFonts w:ascii="Cambria" w:hAnsi="Cambria"/>
            <w:sz w:val="28"/>
            <w:szCs w:val="28"/>
            <w:rPrChange w:id="21692" w:author="Claire S" w:date="2026-07-31T12:08:00Z" w16du:dateUtc="2026-07-31T11:08:00Z">
              <w:rPr>
                <w:rFonts w:ascii="Cambria" w:hAnsi="Cambria"/>
                <w:b/>
                <w:bCs/>
                <w:sz w:val="28"/>
                <w:szCs w:val="28"/>
              </w:rPr>
            </w:rPrChange>
          </w:rPr>
          <w:t>was her brother lying to her?</w:t>
        </w:r>
      </w:ins>
    </w:p>
    <w:p w14:paraId="6FD746DB" w14:textId="77777777" w:rsidR="00A07401" w:rsidRDefault="00A07401" w:rsidP="00A07401">
      <w:pPr>
        <w:spacing w:line="360" w:lineRule="auto"/>
        <w:contextualSpacing/>
        <w:rPr>
          <w:del w:id="21693" w:author="Claire S" w:date="2026-07-30T15:57:00Z" w16du:dateUtc="2026-07-30T14:57:00Z"/>
          <w:rFonts w:ascii="Cambria" w:hAnsi="Cambria"/>
          <w:sz w:val="28"/>
          <w:szCs w:val="28"/>
        </w:rPr>
      </w:pPr>
    </w:p>
    <w:p w14:paraId="397FC6F4" w14:textId="77777777" w:rsidR="00840A29" w:rsidRDefault="00840A29">
      <w:pPr>
        <w:spacing w:line="360" w:lineRule="auto"/>
        <w:ind w:firstLine="720"/>
        <w:contextualSpacing/>
        <w:rPr>
          <w:ins w:id="21694" w:author="Claire S" w:date="2026-06-05T10:39:00Z" w16du:dateUtc="2026-06-05T09:39:00Z"/>
          <w:rFonts w:ascii="Cambria" w:hAnsi="Cambria"/>
          <w:b/>
          <w:bCs/>
          <w:sz w:val="28"/>
          <w:szCs w:val="28"/>
        </w:rPr>
        <w:pPrChange w:id="21695" w:author="Claire S" w:date="2026-07-30T22:34:00Z" w16du:dateUtc="2026-07-30T21:34:00Z">
          <w:pPr>
            <w:spacing w:line="360" w:lineRule="auto"/>
            <w:contextualSpacing/>
          </w:pPr>
        </w:pPrChange>
      </w:pPr>
    </w:p>
    <w:p w14:paraId="0F55C68B" w14:textId="77777777" w:rsidR="006D6DD7" w:rsidRDefault="006D6DD7" w:rsidP="009131E1">
      <w:pPr>
        <w:spacing w:line="360" w:lineRule="auto"/>
        <w:contextualSpacing/>
        <w:rPr>
          <w:ins w:id="21696" w:author="Claire S" w:date="2026-07-30T16:21:00Z" w16du:dateUtc="2026-07-30T15:21:00Z"/>
          <w:rFonts w:ascii="Cambria" w:hAnsi="Cambria"/>
          <w:b/>
          <w:bCs/>
          <w:sz w:val="28"/>
          <w:szCs w:val="28"/>
        </w:rPr>
      </w:pPr>
    </w:p>
    <w:p w14:paraId="09693231" w14:textId="77777777" w:rsidR="006D6DD7" w:rsidRDefault="006D6DD7" w:rsidP="009131E1">
      <w:pPr>
        <w:spacing w:line="360" w:lineRule="auto"/>
        <w:contextualSpacing/>
        <w:rPr>
          <w:ins w:id="21697" w:author="Claire S" w:date="2026-07-30T16:21:00Z" w16du:dateUtc="2026-07-30T15:21:00Z"/>
          <w:rFonts w:ascii="Cambria" w:hAnsi="Cambria"/>
          <w:b/>
          <w:bCs/>
          <w:sz w:val="28"/>
          <w:szCs w:val="28"/>
        </w:rPr>
      </w:pPr>
    </w:p>
    <w:p w14:paraId="1A500822" w14:textId="77777777" w:rsidR="006D6DD7" w:rsidRDefault="006D6DD7" w:rsidP="009131E1">
      <w:pPr>
        <w:spacing w:line="360" w:lineRule="auto"/>
        <w:contextualSpacing/>
        <w:rPr>
          <w:ins w:id="21698" w:author="Claire S" w:date="2026-07-30T16:21:00Z" w16du:dateUtc="2026-07-30T15:21:00Z"/>
          <w:rFonts w:ascii="Cambria" w:hAnsi="Cambria"/>
          <w:b/>
          <w:bCs/>
          <w:sz w:val="28"/>
          <w:szCs w:val="28"/>
        </w:rPr>
      </w:pPr>
    </w:p>
    <w:p w14:paraId="4EAB5959" w14:textId="77777777" w:rsidR="006D6DD7" w:rsidRDefault="006D6DD7" w:rsidP="009131E1">
      <w:pPr>
        <w:spacing w:line="360" w:lineRule="auto"/>
        <w:contextualSpacing/>
        <w:rPr>
          <w:ins w:id="21699" w:author="Claire S" w:date="2026-07-30T16:21:00Z" w16du:dateUtc="2026-07-30T15:21:00Z"/>
          <w:rFonts w:ascii="Cambria" w:hAnsi="Cambria"/>
          <w:b/>
          <w:bCs/>
          <w:sz w:val="28"/>
          <w:szCs w:val="28"/>
        </w:rPr>
      </w:pPr>
    </w:p>
    <w:p w14:paraId="01D267B9" w14:textId="77777777" w:rsidR="006D6DD7" w:rsidRDefault="006D6DD7" w:rsidP="009131E1">
      <w:pPr>
        <w:spacing w:line="360" w:lineRule="auto"/>
        <w:contextualSpacing/>
        <w:rPr>
          <w:ins w:id="21700" w:author="Claire S" w:date="2026-07-30T16:21:00Z" w16du:dateUtc="2026-07-30T15:21:00Z"/>
          <w:rFonts w:ascii="Cambria" w:hAnsi="Cambria"/>
          <w:b/>
          <w:bCs/>
          <w:sz w:val="28"/>
          <w:szCs w:val="28"/>
        </w:rPr>
      </w:pPr>
    </w:p>
    <w:p w14:paraId="6F697558" w14:textId="77777777" w:rsidR="006D6DD7" w:rsidRDefault="006D6DD7" w:rsidP="009131E1">
      <w:pPr>
        <w:spacing w:line="360" w:lineRule="auto"/>
        <w:contextualSpacing/>
        <w:rPr>
          <w:ins w:id="21701" w:author="Claire S" w:date="2026-07-30T16:21:00Z" w16du:dateUtc="2026-07-30T15:21:00Z"/>
          <w:rFonts w:ascii="Cambria" w:hAnsi="Cambria"/>
          <w:b/>
          <w:bCs/>
          <w:sz w:val="28"/>
          <w:szCs w:val="28"/>
        </w:rPr>
      </w:pPr>
    </w:p>
    <w:p w14:paraId="7210AE57" w14:textId="77777777" w:rsidR="006D6DD7" w:rsidRDefault="006D6DD7" w:rsidP="009131E1">
      <w:pPr>
        <w:spacing w:line="360" w:lineRule="auto"/>
        <w:contextualSpacing/>
        <w:rPr>
          <w:ins w:id="21702" w:author="Claire S" w:date="2026-07-30T16:22:00Z" w16du:dateUtc="2026-07-30T15:22:00Z"/>
          <w:rFonts w:ascii="Cambria" w:hAnsi="Cambria"/>
          <w:b/>
          <w:bCs/>
          <w:sz w:val="28"/>
          <w:szCs w:val="28"/>
        </w:rPr>
      </w:pPr>
    </w:p>
    <w:p w14:paraId="5A4EF305" w14:textId="77777777" w:rsidR="006D6DD7" w:rsidRDefault="006D6DD7" w:rsidP="009131E1">
      <w:pPr>
        <w:spacing w:line="360" w:lineRule="auto"/>
        <w:contextualSpacing/>
        <w:rPr>
          <w:ins w:id="21703" w:author="Claire S" w:date="2026-07-30T16:22:00Z" w16du:dateUtc="2026-07-30T15:22:00Z"/>
          <w:rFonts w:ascii="Cambria" w:hAnsi="Cambria"/>
          <w:b/>
          <w:bCs/>
          <w:sz w:val="28"/>
          <w:szCs w:val="28"/>
        </w:rPr>
      </w:pPr>
    </w:p>
    <w:p w14:paraId="7504BE1C" w14:textId="77777777" w:rsidR="006D6DD7" w:rsidRDefault="006D6DD7" w:rsidP="009131E1">
      <w:pPr>
        <w:spacing w:line="360" w:lineRule="auto"/>
        <w:contextualSpacing/>
        <w:rPr>
          <w:ins w:id="21704" w:author="Claire S" w:date="2026-07-30T16:22:00Z" w16du:dateUtc="2026-07-30T15:22:00Z"/>
          <w:rFonts w:ascii="Cambria" w:hAnsi="Cambria"/>
          <w:b/>
          <w:bCs/>
          <w:sz w:val="28"/>
          <w:szCs w:val="28"/>
        </w:rPr>
      </w:pPr>
    </w:p>
    <w:p w14:paraId="71E6772E" w14:textId="77777777" w:rsidR="006D6DD7" w:rsidRDefault="006D6DD7" w:rsidP="009131E1">
      <w:pPr>
        <w:spacing w:line="360" w:lineRule="auto"/>
        <w:contextualSpacing/>
        <w:rPr>
          <w:ins w:id="21705" w:author="Claire S" w:date="2026-07-30T16:22:00Z" w16du:dateUtc="2026-07-30T15:22:00Z"/>
          <w:rFonts w:ascii="Cambria" w:hAnsi="Cambria"/>
          <w:b/>
          <w:bCs/>
          <w:sz w:val="28"/>
          <w:szCs w:val="28"/>
        </w:rPr>
      </w:pPr>
    </w:p>
    <w:p w14:paraId="4329D915" w14:textId="77777777" w:rsidR="006D6DD7" w:rsidRDefault="006D6DD7" w:rsidP="009131E1">
      <w:pPr>
        <w:spacing w:line="360" w:lineRule="auto"/>
        <w:contextualSpacing/>
        <w:rPr>
          <w:ins w:id="21706" w:author="Claire S" w:date="2026-07-30T16:22:00Z" w16du:dateUtc="2026-07-30T15:22:00Z"/>
          <w:rFonts w:ascii="Cambria" w:hAnsi="Cambria"/>
          <w:b/>
          <w:bCs/>
          <w:sz w:val="28"/>
          <w:szCs w:val="28"/>
        </w:rPr>
      </w:pPr>
    </w:p>
    <w:p w14:paraId="4C58F226" w14:textId="77777777" w:rsidR="006D6DD7" w:rsidRDefault="006D6DD7" w:rsidP="009131E1">
      <w:pPr>
        <w:spacing w:line="360" w:lineRule="auto"/>
        <w:contextualSpacing/>
        <w:rPr>
          <w:ins w:id="21707" w:author="Claire S" w:date="2026-07-30T16:22:00Z" w16du:dateUtc="2026-07-30T15:22:00Z"/>
          <w:rFonts w:ascii="Cambria" w:hAnsi="Cambria"/>
          <w:b/>
          <w:bCs/>
          <w:sz w:val="28"/>
          <w:szCs w:val="28"/>
        </w:rPr>
      </w:pPr>
    </w:p>
    <w:p w14:paraId="5A605F7E" w14:textId="77777777" w:rsidR="006D6DD7" w:rsidRDefault="006D6DD7" w:rsidP="009131E1">
      <w:pPr>
        <w:spacing w:line="360" w:lineRule="auto"/>
        <w:contextualSpacing/>
        <w:rPr>
          <w:ins w:id="21708" w:author="Claire S" w:date="2026-07-30T16:22:00Z" w16du:dateUtc="2026-07-30T15:22:00Z"/>
          <w:rFonts w:ascii="Cambria" w:hAnsi="Cambria"/>
          <w:b/>
          <w:bCs/>
          <w:sz w:val="28"/>
          <w:szCs w:val="28"/>
        </w:rPr>
      </w:pPr>
    </w:p>
    <w:p w14:paraId="2C17B238" w14:textId="77777777" w:rsidR="006D6DD7" w:rsidRDefault="006D6DD7" w:rsidP="009131E1">
      <w:pPr>
        <w:spacing w:line="360" w:lineRule="auto"/>
        <w:contextualSpacing/>
        <w:rPr>
          <w:ins w:id="21709" w:author="Claire S" w:date="2026-07-30T16:22:00Z" w16du:dateUtc="2026-07-30T15:22:00Z"/>
          <w:rFonts w:ascii="Cambria" w:hAnsi="Cambria"/>
          <w:b/>
          <w:bCs/>
          <w:sz w:val="28"/>
          <w:szCs w:val="28"/>
        </w:rPr>
      </w:pPr>
    </w:p>
    <w:p w14:paraId="0AD0AC35" w14:textId="77777777" w:rsidR="006D6DD7" w:rsidRDefault="006D6DD7" w:rsidP="009131E1">
      <w:pPr>
        <w:spacing w:line="360" w:lineRule="auto"/>
        <w:contextualSpacing/>
        <w:rPr>
          <w:ins w:id="21710" w:author="Claire S" w:date="2026-07-30T16:22:00Z" w16du:dateUtc="2026-07-30T15:22:00Z"/>
          <w:rFonts w:ascii="Cambria" w:hAnsi="Cambria"/>
          <w:b/>
          <w:bCs/>
          <w:sz w:val="28"/>
          <w:szCs w:val="28"/>
        </w:rPr>
      </w:pPr>
    </w:p>
    <w:p w14:paraId="641848FD" w14:textId="77777777" w:rsidR="006D6DD7" w:rsidRDefault="006D6DD7" w:rsidP="009131E1">
      <w:pPr>
        <w:spacing w:line="360" w:lineRule="auto"/>
        <w:contextualSpacing/>
        <w:rPr>
          <w:ins w:id="21711" w:author="Claire S" w:date="2026-07-30T16:22:00Z" w16du:dateUtc="2026-07-30T15:22:00Z"/>
          <w:rFonts w:ascii="Cambria" w:hAnsi="Cambria"/>
          <w:b/>
          <w:bCs/>
          <w:sz w:val="28"/>
          <w:szCs w:val="28"/>
        </w:rPr>
      </w:pPr>
    </w:p>
    <w:p w14:paraId="05565DF7" w14:textId="77777777" w:rsidR="006D6DD7" w:rsidRDefault="006D6DD7" w:rsidP="009131E1">
      <w:pPr>
        <w:spacing w:line="360" w:lineRule="auto"/>
        <w:contextualSpacing/>
        <w:rPr>
          <w:ins w:id="21712" w:author="Claire S" w:date="2026-07-30T16:22:00Z" w16du:dateUtc="2026-07-30T15:22:00Z"/>
          <w:rFonts w:ascii="Cambria" w:hAnsi="Cambria"/>
          <w:b/>
          <w:bCs/>
          <w:sz w:val="28"/>
          <w:szCs w:val="28"/>
        </w:rPr>
      </w:pPr>
    </w:p>
    <w:p w14:paraId="34DFF641" w14:textId="77777777" w:rsidR="006D6DD7" w:rsidRDefault="006D6DD7" w:rsidP="009131E1">
      <w:pPr>
        <w:spacing w:line="360" w:lineRule="auto"/>
        <w:contextualSpacing/>
        <w:rPr>
          <w:ins w:id="21713" w:author="Claire S" w:date="2026-07-30T16:22:00Z" w16du:dateUtc="2026-07-30T15:22:00Z"/>
          <w:rFonts w:ascii="Cambria" w:hAnsi="Cambria"/>
          <w:b/>
          <w:bCs/>
          <w:sz w:val="28"/>
          <w:szCs w:val="28"/>
        </w:rPr>
      </w:pPr>
    </w:p>
    <w:p w14:paraId="583AD59A" w14:textId="77777777" w:rsidR="006D6DD7" w:rsidRDefault="006D6DD7" w:rsidP="009131E1">
      <w:pPr>
        <w:spacing w:line="360" w:lineRule="auto"/>
        <w:contextualSpacing/>
        <w:rPr>
          <w:ins w:id="21714" w:author="Claire S" w:date="2026-07-30T16:22:00Z" w16du:dateUtc="2026-07-30T15:22:00Z"/>
          <w:rFonts w:ascii="Cambria" w:hAnsi="Cambria"/>
          <w:b/>
          <w:bCs/>
          <w:sz w:val="28"/>
          <w:szCs w:val="28"/>
        </w:rPr>
      </w:pPr>
    </w:p>
    <w:p w14:paraId="6C095000" w14:textId="77777777" w:rsidR="006D6DD7" w:rsidRDefault="006D6DD7" w:rsidP="009131E1">
      <w:pPr>
        <w:spacing w:line="360" w:lineRule="auto"/>
        <w:contextualSpacing/>
        <w:rPr>
          <w:ins w:id="21715" w:author="Claire S" w:date="2026-07-30T16:22:00Z" w16du:dateUtc="2026-07-30T15:22:00Z"/>
          <w:rFonts w:ascii="Cambria" w:hAnsi="Cambria"/>
          <w:b/>
          <w:bCs/>
          <w:sz w:val="28"/>
          <w:szCs w:val="28"/>
        </w:rPr>
      </w:pPr>
    </w:p>
    <w:p w14:paraId="7FF24AA5" w14:textId="77777777" w:rsidR="006D6DD7" w:rsidRDefault="006D6DD7" w:rsidP="009131E1">
      <w:pPr>
        <w:spacing w:line="360" w:lineRule="auto"/>
        <w:contextualSpacing/>
        <w:rPr>
          <w:ins w:id="21716" w:author="Claire S" w:date="2026-07-30T16:22:00Z" w16du:dateUtc="2026-07-30T15:22:00Z"/>
          <w:rFonts w:ascii="Cambria" w:hAnsi="Cambria"/>
          <w:b/>
          <w:bCs/>
          <w:sz w:val="28"/>
          <w:szCs w:val="28"/>
        </w:rPr>
      </w:pPr>
    </w:p>
    <w:p w14:paraId="44899E8B" w14:textId="250341DF" w:rsidR="00887463" w:rsidRPr="007D6125" w:rsidRDefault="007D6125" w:rsidP="009131E1">
      <w:pPr>
        <w:spacing w:line="360" w:lineRule="auto"/>
        <w:contextualSpacing/>
        <w:rPr>
          <w:ins w:id="21717" w:author="Claire S" w:date="2026-07-30T15:57:00Z" w16du:dateUtc="2026-07-30T14:57:00Z"/>
          <w:rFonts w:ascii="Cambria" w:hAnsi="Cambria"/>
          <w:b/>
          <w:bCs/>
          <w:sz w:val="28"/>
          <w:szCs w:val="28"/>
        </w:rPr>
      </w:pPr>
      <w:r w:rsidRPr="007D6125">
        <w:rPr>
          <w:rFonts w:ascii="Cambria" w:hAnsi="Cambria"/>
          <w:b/>
          <w:bCs/>
          <w:sz w:val="28"/>
          <w:szCs w:val="28"/>
        </w:rPr>
        <w:t xml:space="preserve">CHAPTER </w:t>
      </w:r>
      <w:del w:id="21718" w:author="Daisy Watt" w:date="2026-06-23T04:50:00Z" w16du:dateUtc="2026-06-23T02:50:00Z">
        <w:r w:rsidR="00207FD0" w:rsidDel="004B53B9">
          <w:rPr>
            <w:rFonts w:ascii="Cambria" w:hAnsi="Cambria"/>
            <w:b/>
            <w:bCs/>
            <w:sz w:val="28"/>
            <w:szCs w:val="28"/>
          </w:rPr>
          <w:delText>4</w:delText>
        </w:r>
        <w:r w:rsidR="00DF3B43" w:rsidDel="004B53B9">
          <w:rPr>
            <w:rFonts w:ascii="Cambria" w:hAnsi="Cambria"/>
            <w:b/>
            <w:bCs/>
            <w:sz w:val="28"/>
            <w:szCs w:val="28"/>
          </w:rPr>
          <w:delText>9</w:delText>
        </w:r>
      </w:del>
      <w:ins w:id="21719" w:author="Claire S" w:date="2026-06-08T17:05:00Z" w16du:dateUtc="2026-06-08T16:05:00Z">
        <w:del w:id="21720" w:author="Daisy Watt" w:date="2026-06-23T04:50:00Z" w16du:dateUtc="2026-06-23T02:50:00Z">
          <w:r w:rsidR="004B53B9">
            <w:rPr>
              <w:rFonts w:ascii="Cambria" w:hAnsi="Cambria"/>
              <w:b/>
              <w:bCs/>
              <w:sz w:val="28"/>
              <w:szCs w:val="28"/>
            </w:rPr>
            <w:delText>51</w:delText>
          </w:r>
        </w:del>
      </w:ins>
      <w:ins w:id="21721" w:author="Daisy Watt" w:date="2026-06-23T04:50:00Z" w16du:dateUtc="2026-06-23T02:50:00Z">
        <w:del w:id="21722" w:author="Claire S" w:date="2026-07-30T15:58:00Z" w16du:dateUtc="2026-07-30T14:58:00Z">
          <w:r w:rsidR="005D212E">
            <w:rPr>
              <w:rFonts w:ascii="Cambria" w:hAnsi="Cambria"/>
              <w:b/>
              <w:bCs/>
              <w:sz w:val="28"/>
              <w:szCs w:val="28"/>
            </w:rPr>
            <w:delText>5</w:delText>
          </w:r>
        </w:del>
        <w:del w:id="21723" w:author="Claire S" w:date="2026-07-30T15:57:00Z" w16du:dateUtc="2026-07-30T14:57:00Z">
          <w:r w:rsidR="005D212E">
            <w:rPr>
              <w:rFonts w:ascii="Cambria" w:hAnsi="Cambria"/>
              <w:b/>
              <w:bCs/>
              <w:sz w:val="28"/>
              <w:szCs w:val="28"/>
            </w:rPr>
            <w:delText>0</w:delText>
          </w:r>
        </w:del>
      </w:ins>
      <w:ins w:id="21724" w:author="Claire S" w:date="2026-07-30T15:58:00Z" w16du:dateUtc="2026-07-30T14:58:00Z">
        <w:r w:rsidR="007709F1">
          <w:rPr>
            <w:rFonts w:ascii="Cambria" w:hAnsi="Cambria"/>
            <w:b/>
            <w:bCs/>
            <w:sz w:val="28"/>
            <w:szCs w:val="28"/>
          </w:rPr>
          <w:t>48</w:t>
        </w:r>
      </w:ins>
    </w:p>
    <w:p w14:paraId="2C0D9134" w14:textId="58962C0E" w:rsidR="00FA6201" w:rsidRPr="007D6125" w:rsidRDefault="00FA6201" w:rsidP="009131E1">
      <w:pPr>
        <w:spacing w:line="360" w:lineRule="auto"/>
        <w:contextualSpacing/>
        <w:rPr>
          <w:rFonts w:ascii="Cambria" w:hAnsi="Cambria"/>
          <w:b/>
          <w:bCs/>
          <w:sz w:val="28"/>
          <w:szCs w:val="28"/>
        </w:rPr>
      </w:pPr>
      <w:ins w:id="21725" w:author="Claire S" w:date="2026-07-30T15:57:00Z" w16du:dateUtc="2026-07-30T14:57:00Z">
        <w:r>
          <w:rPr>
            <w:rFonts w:ascii="Cambria" w:hAnsi="Cambria"/>
            <w:b/>
            <w:bCs/>
            <w:sz w:val="28"/>
            <w:szCs w:val="28"/>
          </w:rPr>
          <w:t>WEDNESDAY MORNING</w:t>
        </w:r>
      </w:ins>
    </w:p>
    <w:p w14:paraId="0CCDD80E" w14:textId="71CDCDC9" w:rsidR="007D6125" w:rsidRPr="007D6125" w:rsidRDefault="008B45DF" w:rsidP="009131E1">
      <w:pPr>
        <w:spacing w:line="360" w:lineRule="auto"/>
        <w:contextualSpacing/>
        <w:rPr>
          <w:del w:id="21726" w:author="Daisy Watt" w:date="2026-06-23T04:50:00Z" w16du:dateUtc="2026-06-23T02:50:00Z"/>
          <w:rFonts w:ascii="Cambria" w:hAnsi="Cambria"/>
          <w:b/>
          <w:bCs/>
          <w:sz w:val="28"/>
          <w:szCs w:val="28"/>
        </w:rPr>
      </w:pPr>
      <w:del w:id="21727" w:author="Daisy Watt" w:date="2026-06-23T04:50:00Z" w16du:dateUtc="2026-06-23T02:50:00Z">
        <w:r>
          <w:rPr>
            <w:rFonts w:ascii="Cambria" w:hAnsi="Cambria"/>
            <w:b/>
            <w:bCs/>
            <w:sz w:val="28"/>
            <w:szCs w:val="28"/>
          </w:rPr>
          <w:delText>WEDS AM</w:delText>
        </w:r>
      </w:del>
    </w:p>
    <w:p w14:paraId="3FB04174" w14:textId="5653617E" w:rsidR="008C56DF" w:rsidDel="00BD44DA" w:rsidRDefault="00E203CA" w:rsidP="009131E1">
      <w:pPr>
        <w:spacing w:line="360" w:lineRule="auto"/>
        <w:contextualSpacing/>
        <w:rPr>
          <w:del w:id="21728" w:author="Claire S" w:date="2026-06-05T10:41:00Z" w16du:dateUtc="2026-06-05T09:41:00Z"/>
          <w:rFonts w:ascii="Cambria" w:hAnsi="Cambria"/>
          <w:sz w:val="28"/>
          <w:szCs w:val="28"/>
        </w:rPr>
      </w:pPr>
      <w:del w:id="21729" w:author="Claire S" w:date="2026-06-05T10:39:00Z" w16du:dateUtc="2026-06-05T09:39:00Z">
        <w:r w:rsidDel="00916135">
          <w:rPr>
            <w:rFonts w:ascii="Cambria" w:hAnsi="Cambria"/>
            <w:sz w:val="28"/>
            <w:szCs w:val="28"/>
          </w:rPr>
          <w:delText>W</w:delText>
        </w:r>
        <w:r w:rsidR="00E33196" w:rsidDel="00916135">
          <w:rPr>
            <w:rFonts w:ascii="Cambria" w:hAnsi="Cambria"/>
            <w:sz w:val="28"/>
            <w:szCs w:val="28"/>
          </w:rPr>
          <w:delText>hen the</w:delText>
        </w:r>
        <w:r w:rsidR="003E0362" w:rsidDel="00916135">
          <w:rPr>
            <w:rFonts w:ascii="Cambria" w:hAnsi="Cambria"/>
            <w:sz w:val="28"/>
            <w:szCs w:val="28"/>
          </w:rPr>
          <w:delText xml:space="preserve"> </w:delText>
        </w:r>
        <w:r w:rsidR="001F27B2" w:rsidDel="00916135">
          <w:rPr>
            <w:rFonts w:ascii="Cambria" w:hAnsi="Cambria"/>
            <w:sz w:val="28"/>
            <w:szCs w:val="28"/>
          </w:rPr>
          <w:delText>front gate</w:delText>
        </w:r>
        <w:r w:rsidR="00E33196" w:rsidDel="00916135">
          <w:rPr>
            <w:rFonts w:ascii="Cambria" w:hAnsi="Cambria"/>
            <w:sz w:val="28"/>
            <w:szCs w:val="28"/>
          </w:rPr>
          <w:delText xml:space="preserve"> buzz</w:delText>
        </w:r>
        <w:r w:rsidR="003E0362" w:rsidDel="00916135">
          <w:rPr>
            <w:rFonts w:ascii="Cambria" w:hAnsi="Cambria"/>
            <w:sz w:val="28"/>
            <w:szCs w:val="28"/>
          </w:rPr>
          <w:delText xml:space="preserve">ed </w:delText>
        </w:r>
        <w:r w:rsidDel="00027489">
          <w:rPr>
            <w:rFonts w:ascii="Cambria" w:hAnsi="Cambria"/>
            <w:sz w:val="28"/>
            <w:szCs w:val="28"/>
          </w:rPr>
          <w:delText>a minute</w:delText>
        </w:r>
        <w:r w:rsidR="003C1F30" w:rsidDel="00916135">
          <w:rPr>
            <w:rFonts w:ascii="Cambria" w:hAnsi="Cambria"/>
            <w:sz w:val="28"/>
            <w:szCs w:val="28"/>
          </w:rPr>
          <w:delText xml:space="preserve"> </w:delText>
        </w:r>
        <w:r w:rsidR="000C5CA1" w:rsidDel="00916135">
          <w:rPr>
            <w:rFonts w:ascii="Cambria" w:hAnsi="Cambria"/>
            <w:sz w:val="28"/>
            <w:szCs w:val="28"/>
          </w:rPr>
          <w:delText xml:space="preserve">after she </w:delText>
        </w:r>
      </w:del>
      <w:del w:id="21730" w:author="Claire S" w:date="2026-06-05T10:41:00Z" w16du:dateUtc="2026-06-05T09:41:00Z">
        <w:r w:rsidR="000C5CA1" w:rsidDel="00BD44DA">
          <w:rPr>
            <w:rFonts w:ascii="Cambria" w:hAnsi="Cambria"/>
            <w:sz w:val="28"/>
            <w:szCs w:val="28"/>
          </w:rPr>
          <w:delText xml:space="preserve">read the </w:delText>
        </w:r>
        <w:r w:rsidR="00DF3B43" w:rsidDel="00BD44DA">
          <w:rPr>
            <w:rFonts w:ascii="Cambria" w:hAnsi="Cambria"/>
            <w:sz w:val="28"/>
            <w:szCs w:val="28"/>
          </w:rPr>
          <w:delText xml:space="preserve">sinister </w:delText>
        </w:r>
        <w:r w:rsidR="000C5CA1" w:rsidDel="00BD44DA">
          <w:rPr>
            <w:rFonts w:ascii="Cambria" w:hAnsi="Cambria"/>
            <w:sz w:val="28"/>
            <w:szCs w:val="28"/>
          </w:rPr>
          <w:delText xml:space="preserve">message on her wall, </w:delText>
        </w:r>
        <w:r w:rsidR="00941315" w:rsidDel="00BD44DA">
          <w:rPr>
            <w:rFonts w:ascii="Cambria" w:hAnsi="Cambria"/>
            <w:sz w:val="28"/>
            <w:szCs w:val="28"/>
          </w:rPr>
          <w:delText>Savannah felt a flood of</w:delText>
        </w:r>
        <w:r w:rsidR="00B02C96" w:rsidDel="00BD44DA">
          <w:rPr>
            <w:rFonts w:ascii="Cambria" w:hAnsi="Cambria"/>
            <w:sz w:val="28"/>
            <w:szCs w:val="28"/>
          </w:rPr>
          <w:delText xml:space="preserve"> terr</w:delText>
        </w:r>
        <w:r w:rsidR="00941315" w:rsidDel="00BD44DA">
          <w:rPr>
            <w:rFonts w:ascii="Cambria" w:hAnsi="Cambria"/>
            <w:sz w:val="28"/>
            <w:szCs w:val="28"/>
          </w:rPr>
          <w:delText xml:space="preserve">or </w:delText>
        </w:r>
        <w:r w:rsidDel="00BD44DA">
          <w:rPr>
            <w:rFonts w:ascii="Cambria" w:hAnsi="Cambria"/>
            <w:sz w:val="28"/>
            <w:szCs w:val="28"/>
          </w:rPr>
          <w:delText>that almost knocked her off her feet</w:delText>
        </w:r>
        <w:r w:rsidR="000C5CA1" w:rsidDel="00BD44DA">
          <w:rPr>
            <w:rFonts w:ascii="Cambria" w:hAnsi="Cambria"/>
            <w:sz w:val="28"/>
            <w:szCs w:val="28"/>
          </w:rPr>
          <w:delText>.</w:delText>
        </w:r>
        <w:r w:rsidR="007E6946" w:rsidDel="00BD44DA">
          <w:rPr>
            <w:rFonts w:ascii="Cambria" w:hAnsi="Cambria"/>
            <w:sz w:val="28"/>
            <w:szCs w:val="28"/>
          </w:rPr>
          <w:delText xml:space="preserve"> </w:delText>
        </w:r>
        <w:r w:rsidR="000C5CA1" w:rsidDel="00BD44DA">
          <w:rPr>
            <w:rFonts w:ascii="Cambria" w:hAnsi="Cambria"/>
            <w:sz w:val="28"/>
            <w:szCs w:val="28"/>
          </w:rPr>
          <w:delText>S</w:delText>
        </w:r>
        <w:r w:rsidR="008C56DF" w:rsidDel="00BD44DA">
          <w:rPr>
            <w:rFonts w:ascii="Cambria" w:hAnsi="Cambria"/>
            <w:sz w:val="28"/>
            <w:szCs w:val="28"/>
          </w:rPr>
          <w:delText xml:space="preserve">he grabbed onto the </w:delText>
        </w:r>
        <w:r w:rsidR="004E500C" w:rsidDel="00BD44DA">
          <w:rPr>
            <w:rFonts w:ascii="Cambria" w:hAnsi="Cambria"/>
            <w:sz w:val="28"/>
            <w:szCs w:val="28"/>
          </w:rPr>
          <w:delText>‘Hers’</w:delText>
        </w:r>
        <w:r w:rsidR="008C56DF" w:rsidDel="00BD44DA">
          <w:rPr>
            <w:rFonts w:ascii="Cambria" w:hAnsi="Cambria"/>
            <w:sz w:val="28"/>
            <w:szCs w:val="28"/>
          </w:rPr>
          <w:delText xml:space="preserve"> basin of the </w:delText>
        </w:r>
        <w:r w:rsidR="004E500C" w:rsidDel="00BD44DA">
          <w:rPr>
            <w:rFonts w:ascii="Cambria" w:hAnsi="Cambria"/>
            <w:sz w:val="28"/>
            <w:szCs w:val="28"/>
          </w:rPr>
          <w:delText>‘H</w:delText>
        </w:r>
        <w:r w:rsidR="008C56DF" w:rsidDel="00BD44DA">
          <w:rPr>
            <w:rFonts w:ascii="Cambria" w:hAnsi="Cambria"/>
            <w:sz w:val="28"/>
            <w:szCs w:val="28"/>
          </w:rPr>
          <w:delText xml:space="preserve">is and </w:delText>
        </w:r>
        <w:r w:rsidR="004E500C" w:rsidDel="00BD44DA">
          <w:rPr>
            <w:rFonts w:ascii="Cambria" w:hAnsi="Cambria"/>
            <w:sz w:val="28"/>
            <w:szCs w:val="28"/>
          </w:rPr>
          <w:delText>H</w:delText>
        </w:r>
        <w:r w:rsidR="008C56DF" w:rsidDel="00BD44DA">
          <w:rPr>
            <w:rFonts w:ascii="Cambria" w:hAnsi="Cambria"/>
            <w:sz w:val="28"/>
            <w:szCs w:val="28"/>
          </w:rPr>
          <w:delText>ers</w:delText>
        </w:r>
        <w:r w:rsidR="004E500C" w:rsidDel="00BD44DA">
          <w:rPr>
            <w:rFonts w:ascii="Cambria" w:hAnsi="Cambria"/>
            <w:sz w:val="28"/>
            <w:szCs w:val="28"/>
          </w:rPr>
          <w:delText>’</w:delText>
        </w:r>
        <w:r w:rsidR="008B5E1A" w:rsidDel="00BD44DA">
          <w:rPr>
            <w:rFonts w:ascii="Cambria" w:hAnsi="Cambria"/>
            <w:sz w:val="28"/>
            <w:szCs w:val="28"/>
          </w:rPr>
          <w:delText>,</w:delText>
        </w:r>
        <w:r w:rsidR="008C56DF" w:rsidDel="00BD44DA">
          <w:rPr>
            <w:rFonts w:ascii="Cambria" w:hAnsi="Cambria"/>
            <w:sz w:val="28"/>
            <w:szCs w:val="28"/>
          </w:rPr>
          <w:delText xml:space="preserve"> </w:delText>
        </w:r>
        <w:r w:rsidR="00C374FB" w:rsidDel="00BD44DA">
          <w:rPr>
            <w:rFonts w:ascii="Cambria" w:hAnsi="Cambria"/>
            <w:sz w:val="28"/>
            <w:szCs w:val="28"/>
          </w:rPr>
          <w:delText>heart hammering.</w:delText>
        </w:r>
      </w:del>
    </w:p>
    <w:p w14:paraId="62FEE466" w14:textId="77BD4DAB" w:rsidR="00313207" w:rsidDel="00BD44DA" w:rsidRDefault="00E96B50" w:rsidP="009131E1">
      <w:pPr>
        <w:spacing w:line="360" w:lineRule="auto"/>
        <w:contextualSpacing/>
        <w:rPr>
          <w:del w:id="21731" w:author="Claire S" w:date="2026-06-05T10:41:00Z" w16du:dateUtc="2026-06-05T09:41:00Z"/>
          <w:rFonts w:ascii="Cambria" w:hAnsi="Cambria"/>
          <w:sz w:val="28"/>
          <w:szCs w:val="28"/>
        </w:rPr>
      </w:pPr>
      <w:del w:id="21732" w:author="Claire S" w:date="2026-06-05T10:41:00Z" w16du:dateUtc="2026-06-05T09:41:00Z">
        <w:r w:rsidDel="00BD44DA">
          <w:rPr>
            <w:rFonts w:ascii="Cambria" w:hAnsi="Cambria"/>
            <w:sz w:val="28"/>
            <w:szCs w:val="28"/>
          </w:rPr>
          <w:tab/>
        </w:r>
        <w:r w:rsidR="008C56DF" w:rsidDel="00BD44DA">
          <w:rPr>
            <w:rFonts w:ascii="Cambria" w:hAnsi="Cambria"/>
            <w:i/>
            <w:iCs/>
            <w:sz w:val="28"/>
            <w:szCs w:val="28"/>
          </w:rPr>
          <w:delText xml:space="preserve">Darling girl, </w:delText>
        </w:r>
        <w:r w:rsidR="004E500C" w:rsidDel="00BD44DA">
          <w:rPr>
            <w:rFonts w:ascii="Cambria" w:hAnsi="Cambria"/>
            <w:i/>
            <w:iCs/>
            <w:sz w:val="28"/>
            <w:szCs w:val="28"/>
          </w:rPr>
          <w:delText xml:space="preserve">it’s okay, </w:delText>
        </w:r>
        <w:r w:rsidR="000E4D07" w:rsidDel="00BD44DA">
          <w:rPr>
            <w:rFonts w:ascii="Cambria" w:hAnsi="Cambria"/>
            <w:i/>
            <w:iCs/>
            <w:sz w:val="28"/>
            <w:szCs w:val="28"/>
          </w:rPr>
          <w:delText>just</w:delText>
        </w:r>
        <w:r w:rsidR="004E500C" w:rsidDel="00BD44DA">
          <w:rPr>
            <w:rFonts w:ascii="Cambria" w:hAnsi="Cambria"/>
            <w:i/>
            <w:iCs/>
            <w:sz w:val="28"/>
            <w:szCs w:val="28"/>
          </w:rPr>
          <w:delText xml:space="preserve"> </w:delText>
        </w:r>
        <w:r w:rsidR="008C56DF" w:rsidDel="00BD44DA">
          <w:rPr>
            <w:rFonts w:ascii="Cambria" w:hAnsi="Cambria"/>
            <w:i/>
            <w:iCs/>
            <w:sz w:val="28"/>
            <w:szCs w:val="28"/>
          </w:rPr>
          <w:delText>be smart</w:delText>
        </w:r>
        <w:r w:rsidR="00E203CA" w:rsidDel="00BD44DA">
          <w:rPr>
            <w:rFonts w:ascii="Cambria" w:hAnsi="Cambria"/>
            <w:sz w:val="28"/>
            <w:szCs w:val="28"/>
          </w:rPr>
          <w:delText xml:space="preserve">, she heard </w:delText>
        </w:r>
        <w:r w:rsidR="008C56DF" w:rsidDel="00BD44DA">
          <w:rPr>
            <w:rFonts w:ascii="Cambria" w:hAnsi="Cambria"/>
            <w:sz w:val="28"/>
            <w:szCs w:val="28"/>
          </w:rPr>
          <w:delText>Dex’s voice so clearly, she almost looked round</w:delText>
        </w:r>
        <w:r w:rsidR="00E203CA" w:rsidDel="00BD44DA">
          <w:rPr>
            <w:rFonts w:ascii="Cambria" w:hAnsi="Cambria"/>
            <w:sz w:val="28"/>
            <w:szCs w:val="28"/>
          </w:rPr>
          <w:delText xml:space="preserve">. </w:delText>
        </w:r>
        <w:r w:rsidR="002C6EBB" w:rsidRPr="002C6EBB" w:rsidDel="00BD44DA">
          <w:rPr>
            <w:rFonts w:ascii="Cambria" w:hAnsi="Cambria"/>
            <w:i/>
            <w:iCs/>
            <w:sz w:val="28"/>
            <w:szCs w:val="28"/>
          </w:rPr>
          <w:delText>You’re not in danger</w:delText>
        </w:r>
        <w:r w:rsidR="00695C2D" w:rsidDel="00BD44DA">
          <w:rPr>
            <w:rFonts w:ascii="Cambria" w:hAnsi="Cambria"/>
            <w:i/>
            <w:iCs/>
            <w:sz w:val="28"/>
            <w:szCs w:val="28"/>
          </w:rPr>
          <w:delText xml:space="preserve"> right</w:delText>
        </w:r>
        <w:r w:rsidR="005659E4" w:rsidDel="00BD44DA">
          <w:rPr>
            <w:rFonts w:ascii="Cambria" w:hAnsi="Cambria"/>
            <w:i/>
            <w:iCs/>
            <w:sz w:val="28"/>
            <w:szCs w:val="28"/>
          </w:rPr>
          <w:delText xml:space="preserve"> this second</w:delText>
        </w:r>
        <w:r w:rsidR="002C6EBB" w:rsidDel="00BD44DA">
          <w:rPr>
            <w:rFonts w:ascii="Cambria" w:hAnsi="Cambria"/>
            <w:sz w:val="28"/>
            <w:szCs w:val="28"/>
          </w:rPr>
          <w:delText>.</w:delText>
        </w:r>
      </w:del>
    </w:p>
    <w:p w14:paraId="7DF8E9C3" w14:textId="3F2A0BBB" w:rsidR="00E96B50" w:rsidDel="00BD44DA" w:rsidRDefault="00313207" w:rsidP="00313207">
      <w:pPr>
        <w:spacing w:line="360" w:lineRule="auto"/>
        <w:ind w:firstLine="720"/>
        <w:contextualSpacing/>
        <w:rPr>
          <w:del w:id="21733" w:author="Claire S" w:date="2026-06-05T10:41:00Z" w16du:dateUtc="2026-06-05T09:41:00Z"/>
          <w:rFonts w:ascii="Cambria" w:hAnsi="Cambria"/>
          <w:sz w:val="28"/>
          <w:szCs w:val="28"/>
        </w:rPr>
      </w:pPr>
      <w:del w:id="21734" w:author="Claire S" w:date="2026-06-05T10:41:00Z" w16du:dateUtc="2026-06-05T09:41:00Z">
        <w:r w:rsidDel="00BD44DA">
          <w:rPr>
            <w:rFonts w:ascii="Cambria" w:hAnsi="Cambria"/>
            <w:sz w:val="28"/>
            <w:szCs w:val="28"/>
          </w:rPr>
          <w:delText>The gate buzzed again</w:delText>
        </w:r>
        <w:r w:rsidR="00C374FB" w:rsidDel="00BD44DA">
          <w:rPr>
            <w:rFonts w:ascii="Cambria" w:hAnsi="Cambria"/>
            <w:sz w:val="28"/>
            <w:szCs w:val="28"/>
          </w:rPr>
          <w:delText>,</w:delText>
        </w:r>
        <w:r w:rsidDel="00BD44DA">
          <w:rPr>
            <w:rFonts w:ascii="Cambria" w:hAnsi="Cambria"/>
            <w:sz w:val="28"/>
            <w:szCs w:val="28"/>
          </w:rPr>
          <w:delText xml:space="preserve"> and </w:delText>
        </w:r>
        <w:r w:rsidR="003D1F15" w:rsidDel="00BD44DA">
          <w:rPr>
            <w:rFonts w:ascii="Cambria" w:hAnsi="Cambria"/>
            <w:sz w:val="28"/>
            <w:szCs w:val="28"/>
          </w:rPr>
          <w:delText>Savannah</w:delText>
        </w:r>
        <w:r w:rsidDel="00BD44DA">
          <w:rPr>
            <w:rFonts w:ascii="Cambria" w:hAnsi="Cambria"/>
            <w:sz w:val="28"/>
            <w:szCs w:val="28"/>
          </w:rPr>
          <w:delText xml:space="preserve"> reminded herself th</w:delText>
        </w:r>
        <w:r w:rsidR="00A870FB" w:rsidDel="00BD44DA">
          <w:rPr>
            <w:rFonts w:ascii="Cambria" w:hAnsi="Cambria"/>
            <w:sz w:val="28"/>
            <w:szCs w:val="28"/>
          </w:rPr>
          <w:delText>at whoever it was they were</w:delText>
        </w:r>
        <w:r w:rsidDel="00BD44DA">
          <w:rPr>
            <w:rFonts w:ascii="Cambria" w:hAnsi="Cambria"/>
            <w:sz w:val="28"/>
            <w:szCs w:val="28"/>
          </w:rPr>
          <w:delText xml:space="preserve"> on the </w:delText>
        </w:r>
        <w:r w:rsidR="00A870FB" w:rsidDel="00BD44DA">
          <w:rPr>
            <w:rFonts w:ascii="Cambria" w:hAnsi="Cambria"/>
            <w:sz w:val="28"/>
            <w:szCs w:val="28"/>
          </w:rPr>
          <w:delText>fa</w:delText>
        </w:r>
        <w:r w:rsidDel="00BD44DA">
          <w:rPr>
            <w:rFonts w:ascii="Cambria" w:hAnsi="Cambria"/>
            <w:sz w:val="28"/>
            <w:szCs w:val="28"/>
          </w:rPr>
          <w:delText>r side</w:delText>
        </w:r>
        <w:r w:rsidR="00A870FB" w:rsidDel="00BD44DA">
          <w:rPr>
            <w:rFonts w:ascii="Cambria" w:hAnsi="Cambria"/>
            <w:sz w:val="28"/>
            <w:szCs w:val="28"/>
          </w:rPr>
          <w:delText xml:space="preserve"> of the gate; they</w:delText>
        </w:r>
        <w:r w:rsidDel="00BD44DA">
          <w:rPr>
            <w:rFonts w:ascii="Cambria" w:hAnsi="Cambria"/>
            <w:sz w:val="28"/>
            <w:szCs w:val="28"/>
          </w:rPr>
          <w:delText xml:space="preserve"> couldn’t get i</w:delText>
        </w:r>
        <w:r w:rsidR="00A870FB" w:rsidDel="00BD44DA">
          <w:rPr>
            <w:rFonts w:ascii="Cambria" w:hAnsi="Cambria"/>
            <w:sz w:val="28"/>
            <w:szCs w:val="28"/>
          </w:rPr>
          <w:delText>n</w:delText>
        </w:r>
        <w:r w:rsidR="007E6946" w:rsidDel="00BD44DA">
          <w:rPr>
            <w:rFonts w:ascii="Cambria" w:hAnsi="Cambria"/>
            <w:sz w:val="28"/>
            <w:szCs w:val="28"/>
          </w:rPr>
          <w:delText>,</w:delText>
        </w:r>
        <w:r w:rsidDel="00BD44DA">
          <w:rPr>
            <w:rFonts w:ascii="Cambria" w:hAnsi="Cambria"/>
            <w:sz w:val="28"/>
            <w:szCs w:val="28"/>
          </w:rPr>
          <w:delText xml:space="preserve"> except</w:delText>
        </w:r>
        <w:r w:rsidR="007E6946" w:rsidDel="00BD44DA">
          <w:rPr>
            <w:rFonts w:ascii="Cambria" w:hAnsi="Cambria"/>
            <w:sz w:val="28"/>
            <w:szCs w:val="28"/>
          </w:rPr>
          <w:delText xml:space="preserve"> -</w:delText>
        </w:r>
        <w:r w:rsidDel="00BD44DA">
          <w:rPr>
            <w:rFonts w:ascii="Cambria" w:hAnsi="Cambria"/>
            <w:sz w:val="28"/>
            <w:szCs w:val="28"/>
          </w:rPr>
          <w:delText xml:space="preserve"> look at this mirror</w:delText>
        </w:r>
        <w:r w:rsidR="00C374FB" w:rsidDel="00BD44DA">
          <w:rPr>
            <w:rFonts w:ascii="Cambria" w:hAnsi="Cambria"/>
            <w:sz w:val="28"/>
            <w:szCs w:val="28"/>
          </w:rPr>
          <w:delText>!</w:delText>
        </w:r>
        <w:r w:rsidDel="00BD44DA">
          <w:rPr>
            <w:rFonts w:ascii="Cambria" w:hAnsi="Cambria"/>
            <w:sz w:val="28"/>
            <w:szCs w:val="28"/>
          </w:rPr>
          <w:delText xml:space="preserve">  </w:delText>
        </w:r>
        <w:r w:rsidR="00C374FB" w:rsidDel="00BD44DA">
          <w:rPr>
            <w:rFonts w:ascii="Cambria" w:hAnsi="Cambria"/>
            <w:sz w:val="28"/>
            <w:szCs w:val="28"/>
          </w:rPr>
          <w:delText>Plus</w:delText>
        </w:r>
        <w:r w:rsidR="008B5E1A" w:rsidDel="00BD44DA">
          <w:rPr>
            <w:rFonts w:ascii="Cambria" w:hAnsi="Cambria"/>
            <w:sz w:val="28"/>
            <w:szCs w:val="28"/>
          </w:rPr>
          <w:delText xml:space="preserve"> t</w:delText>
        </w:r>
        <w:r w:rsidR="00E96B50" w:rsidDel="00BD44DA">
          <w:rPr>
            <w:rFonts w:ascii="Cambria" w:hAnsi="Cambria"/>
            <w:sz w:val="28"/>
            <w:szCs w:val="28"/>
          </w:rPr>
          <w:delText>he last time she’d avoided someone</w:delText>
        </w:r>
        <w:r w:rsidR="008B5E1A" w:rsidDel="00BD44DA">
          <w:rPr>
            <w:rFonts w:ascii="Cambria" w:hAnsi="Cambria"/>
            <w:sz w:val="28"/>
            <w:szCs w:val="28"/>
          </w:rPr>
          <w:delText xml:space="preserve"> at the front door,</w:delText>
        </w:r>
        <w:r w:rsidR="00E96B50" w:rsidDel="00BD44DA">
          <w:rPr>
            <w:rFonts w:ascii="Cambria" w:hAnsi="Cambria"/>
            <w:sz w:val="28"/>
            <w:szCs w:val="28"/>
          </w:rPr>
          <w:delText xml:space="preserve"> it </w:delText>
        </w:r>
        <w:r w:rsidR="00E203CA" w:rsidDel="00BD44DA">
          <w:rPr>
            <w:rFonts w:ascii="Cambria" w:hAnsi="Cambria"/>
            <w:sz w:val="28"/>
            <w:szCs w:val="28"/>
          </w:rPr>
          <w:delText>had been</w:delText>
        </w:r>
        <w:r w:rsidR="00E96B50" w:rsidDel="00BD44DA">
          <w:rPr>
            <w:rFonts w:ascii="Cambria" w:hAnsi="Cambria"/>
            <w:sz w:val="28"/>
            <w:szCs w:val="28"/>
          </w:rPr>
          <w:delText xml:space="preserve"> that poor girl Violet</w:delText>
        </w:r>
        <w:r w:rsidR="00E203CA" w:rsidDel="00BD44DA">
          <w:rPr>
            <w:rFonts w:ascii="Cambria" w:hAnsi="Cambria"/>
            <w:sz w:val="28"/>
            <w:szCs w:val="28"/>
          </w:rPr>
          <w:delText xml:space="preserve"> – and </w:delText>
        </w:r>
        <w:r w:rsidR="007E6946" w:rsidDel="00BD44DA">
          <w:rPr>
            <w:rFonts w:ascii="Cambria" w:hAnsi="Cambria"/>
            <w:sz w:val="28"/>
            <w:szCs w:val="28"/>
          </w:rPr>
          <w:delText>now she was gone too</w:delText>
        </w:r>
        <w:r w:rsidR="00E96B50" w:rsidDel="00BD44DA">
          <w:rPr>
            <w:rFonts w:ascii="Cambria" w:hAnsi="Cambria"/>
            <w:sz w:val="28"/>
            <w:szCs w:val="28"/>
          </w:rPr>
          <w:delText xml:space="preserve">.  </w:delText>
        </w:r>
      </w:del>
    </w:p>
    <w:p w14:paraId="563A75B0" w14:textId="0AFFE0E2" w:rsidR="004E500C" w:rsidRDefault="00E203CA" w:rsidP="009131E1">
      <w:pPr>
        <w:spacing w:line="360" w:lineRule="auto"/>
        <w:contextualSpacing/>
        <w:rPr>
          <w:rFonts w:ascii="Cambria" w:hAnsi="Cambria"/>
          <w:sz w:val="28"/>
          <w:szCs w:val="28"/>
        </w:rPr>
      </w:pPr>
      <w:del w:id="21735" w:author="Claire S" w:date="2026-06-05T10:41:00Z" w16du:dateUtc="2026-06-05T09:41:00Z">
        <w:r w:rsidDel="00BD44DA">
          <w:rPr>
            <w:rFonts w:ascii="Cambria" w:hAnsi="Cambria"/>
            <w:sz w:val="28"/>
            <w:szCs w:val="28"/>
          </w:rPr>
          <w:tab/>
        </w:r>
      </w:del>
      <w:del w:id="21736" w:author="Claire S" w:date="2026-06-05T10:40:00Z" w16du:dateUtc="2026-06-05T09:40:00Z">
        <w:r w:rsidR="008C56DF" w:rsidDel="00916135">
          <w:rPr>
            <w:rFonts w:ascii="Cambria" w:hAnsi="Cambria"/>
            <w:sz w:val="28"/>
            <w:szCs w:val="28"/>
          </w:rPr>
          <w:delText xml:space="preserve">Tiptoeing over the glass shards of the cleansing pot, </w:delText>
        </w:r>
        <w:r w:rsidR="00F37A4B" w:rsidDel="00916135">
          <w:rPr>
            <w:rFonts w:ascii="Cambria" w:hAnsi="Cambria"/>
            <w:sz w:val="28"/>
            <w:szCs w:val="28"/>
          </w:rPr>
          <w:delText>Savannah</w:delText>
        </w:r>
        <w:r w:rsidR="008C56DF" w:rsidDel="00916135">
          <w:rPr>
            <w:rFonts w:ascii="Cambria" w:hAnsi="Cambria"/>
            <w:sz w:val="28"/>
            <w:szCs w:val="28"/>
          </w:rPr>
          <w:delText xml:space="preserve"> pulled </w:delText>
        </w:r>
      </w:del>
      <w:ins w:id="21737" w:author="Claire S" w:date="2026-06-05T10:40:00Z" w16du:dateUtc="2026-06-05T09:40:00Z">
        <w:r w:rsidR="00916135">
          <w:rPr>
            <w:rFonts w:ascii="Cambria" w:hAnsi="Cambria"/>
            <w:sz w:val="28"/>
            <w:szCs w:val="28"/>
          </w:rPr>
          <w:t xml:space="preserve">Pulling </w:t>
        </w:r>
      </w:ins>
      <w:r>
        <w:rPr>
          <w:rFonts w:ascii="Cambria" w:hAnsi="Cambria"/>
          <w:sz w:val="28"/>
          <w:szCs w:val="28"/>
        </w:rPr>
        <w:t xml:space="preserve">a cashmere </w:t>
      </w:r>
      <w:del w:id="21738" w:author="Claire S" w:date="2026-07-30T16:22:00Z" w16du:dateUtc="2026-07-30T15:22:00Z">
        <w:r w:rsidR="00F37A4B">
          <w:rPr>
            <w:rFonts w:ascii="Cambria" w:hAnsi="Cambria"/>
            <w:sz w:val="28"/>
            <w:szCs w:val="28"/>
          </w:rPr>
          <w:delText xml:space="preserve">wrap </w:delText>
        </w:r>
        <w:r>
          <w:rPr>
            <w:rFonts w:ascii="Cambria" w:hAnsi="Cambria"/>
            <w:sz w:val="28"/>
            <w:szCs w:val="28"/>
          </w:rPr>
          <w:delText>over</w:delText>
        </w:r>
      </w:del>
      <w:ins w:id="21739" w:author="Claire S" w:date="2026-07-31T12:08:00Z" w16du:dateUtc="2026-07-31T11:08:00Z">
        <w:r w:rsidR="009E389E">
          <w:rPr>
            <w:rFonts w:ascii="Cambria" w:hAnsi="Cambria"/>
            <w:sz w:val="28"/>
            <w:szCs w:val="28"/>
          </w:rPr>
          <w:t>throw</w:t>
        </w:r>
      </w:ins>
      <w:ins w:id="21740" w:author="Claire S" w:date="2026-07-30T16:22:00Z" w16du:dateUtc="2026-07-30T15:22:00Z">
        <w:r w:rsidR="006D6DD7">
          <w:rPr>
            <w:rFonts w:ascii="Cambria" w:hAnsi="Cambria"/>
            <w:sz w:val="28"/>
            <w:szCs w:val="28"/>
          </w:rPr>
          <w:t xml:space="preserve"> round</w:t>
        </w:r>
      </w:ins>
      <w:r>
        <w:rPr>
          <w:rFonts w:ascii="Cambria" w:hAnsi="Cambria"/>
          <w:sz w:val="28"/>
          <w:szCs w:val="28"/>
        </w:rPr>
        <w:t xml:space="preserve"> her </w:t>
      </w:r>
      <w:r w:rsidR="00F37A4B">
        <w:rPr>
          <w:rFonts w:ascii="Cambria" w:hAnsi="Cambria"/>
          <w:sz w:val="28"/>
          <w:szCs w:val="28"/>
        </w:rPr>
        <w:t>shoulders</w:t>
      </w:r>
      <w:ins w:id="21741" w:author="Claire S" w:date="2026-06-05T10:40:00Z" w16du:dateUtc="2026-06-05T09:40:00Z">
        <w:r w:rsidR="00916135">
          <w:rPr>
            <w:rFonts w:ascii="Cambria" w:hAnsi="Cambria"/>
            <w:sz w:val="28"/>
            <w:szCs w:val="28"/>
          </w:rPr>
          <w:t>, Savannah</w:t>
        </w:r>
      </w:ins>
      <w:del w:id="21742" w:author="Claire S" w:date="2026-06-05T10:40:00Z" w16du:dateUtc="2026-06-05T09:40:00Z">
        <w:r w:rsidR="008C56DF" w:rsidDel="00916135">
          <w:rPr>
            <w:rFonts w:ascii="Cambria" w:hAnsi="Cambria"/>
            <w:sz w:val="28"/>
            <w:szCs w:val="28"/>
          </w:rPr>
          <w:delText xml:space="preserve"> and</w:delText>
        </w:r>
      </w:del>
      <w:r>
        <w:rPr>
          <w:rFonts w:ascii="Cambria" w:hAnsi="Cambria"/>
          <w:sz w:val="28"/>
          <w:szCs w:val="28"/>
        </w:rPr>
        <w:t xml:space="preserve"> ran </w:t>
      </w:r>
      <w:del w:id="21743" w:author="Claire S" w:date="2026-06-05T15:24:00Z" w16du:dateUtc="2026-06-05T14:24:00Z">
        <w:r>
          <w:rPr>
            <w:rFonts w:ascii="Cambria" w:hAnsi="Cambria"/>
            <w:sz w:val="28"/>
            <w:szCs w:val="28"/>
          </w:rPr>
          <w:delText>downstairs</w:delText>
        </w:r>
      </w:del>
      <w:ins w:id="21744" w:author="Claire S" w:date="2026-06-05T15:24:00Z" w16du:dateUtc="2026-06-05T14:24:00Z">
        <w:r w:rsidR="008403BD">
          <w:rPr>
            <w:rFonts w:ascii="Cambria" w:hAnsi="Cambria"/>
            <w:sz w:val="28"/>
            <w:szCs w:val="28"/>
          </w:rPr>
          <w:t>out of her room</w:t>
        </w:r>
      </w:ins>
      <w:r w:rsidR="008F08F8">
        <w:rPr>
          <w:rFonts w:ascii="Cambria" w:hAnsi="Cambria"/>
          <w:sz w:val="28"/>
          <w:szCs w:val="28"/>
        </w:rPr>
        <w:t xml:space="preserve">, screeching for </w:t>
      </w:r>
      <w:r w:rsidR="004E500C">
        <w:rPr>
          <w:rFonts w:ascii="Cambria" w:hAnsi="Cambria"/>
          <w:sz w:val="28"/>
          <w:szCs w:val="28"/>
        </w:rPr>
        <w:t>Maria</w:t>
      </w:r>
      <w:r w:rsidR="008F08F8">
        <w:rPr>
          <w:rFonts w:ascii="Cambria" w:hAnsi="Cambria"/>
          <w:sz w:val="28"/>
          <w:szCs w:val="28"/>
        </w:rPr>
        <w:t>.</w:t>
      </w:r>
      <w:r w:rsidR="004E500C">
        <w:rPr>
          <w:rFonts w:ascii="Cambria" w:hAnsi="Cambria"/>
          <w:sz w:val="28"/>
          <w:szCs w:val="28"/>
        </w:rPr>
        <w:t xml:space="preserve"> ‘</w:t>
      </w:r>
      <w:r w:rsidR="008F08F8">
        <w:rPr>
          <w:rFonts w:ascii="Cambria" w:hAnsi="Cambria"/>
          <w:sz w:val="28"/>
          <w:szCs w:val="28"/>
        </w:rPr>
        <w:t>W</w:t>
      </w:r>
      <w:r w:rsidR="004E500C">
        <w:rPr>
          <w:rFonts w:ascii="Cambria" w:hAnsi="Cambria"/>
          <w:sz w:val="28"/>
          <w:szCs w:val="28"/>
        </w:rPr>
        <w:t>here are you</w:t>
      </w:r>
      <w:r w:rsidR="008F08F8">
        <w:rPr>
          <w:rFonts w:ascii="Cambria" w:hAnsi="Cambria"/>
          <w:sz w:val="28"/>
          <w:szCs w:val="28"/>
        </w:rPr>
        <w:t>?’</w:t>
      </w:r>
    </w:p>
    <w:p w14:paraId="3F23022C" w14:textId="54BE5DC3" w:rsidR="00E203CA" w:rsidRDefault="004E500C" w:rsidP="004E500C">
      <w:pPr>
        <w:spacing w:line="360" w:lineRule="auto"/>
        <w:ind w:firstLine="720"/>
        <w:contextualSpacing/>
        <w:rPr>
          <w:rFonts w:ascii="Cambria" w:hAnsi="Cambria"/>
          <w:sz w:val="28"/>
          <w:szCs w:val="28"/>
        </w:rPr>
      </w:pPr>
      <w:r>
        <w:rPr>
          <w:rFonts w:ascii="Cambria" w:hAnsi="Cambria"/>
          <w:sz w:val="28"/>
          <w:szCs w:val="28"/>
        </w:rPr>
        <w:t>‘Mrs Savannah?’</w:t>
      </w:r>
      <w:r w:rsidR="00E203CA">
        <w:rPr>
          <w:rFonts w:ascii="Cambria" w:hAnsi="Cambria"/>
          <w:sz w:val="28"/>
          <w:szCs w:val="28"/>
        </w:rPr>
        <w:t xml:space="preserve"> Maria</w:t>
      </w:r>
      <w:ins w:id="21745" w:author="Claire S" w:date="2026-06-05T14:45:00Z" w16du:dateUtc="2026-06-05T13:45:00Z">
        <w:r w:rsidR="00316651">
          <w:rPr>
            <w:rFonts w:ascii="Cambria" w:hAnsi="Cambria"/>
            <w:sz w:val="28"/>
            <w:szCs w:val="28"/>
          </w:rPr>
          <w:t>, in curlers,</w:t>
        </w:r>
      </w:ins>
      <w:r w:rsidR="00E203CA">
        <w:rPr>
          <w:rFonts w:ascii="Cambria" w:hAnsi="Cambria"/>
          <w:sz w:val="28"/>
          <w:szCs w:val="28"/>
        </w:rPr>
        <w:t xml:space="preserve"> </w:t>
      </w:r>
      <w:r>
        <w:rPr>
          <w:rFonts w:ascii="Cambria" w:hAnsi="Cambria"/>
          <w:sz w:val="28"/>
          <w:szCs w:val="28"/>
        </w:rPr>
        <w:t>emerge</w:t>
      </w:r>
      <w:r w:rsidR="00E203CA">
        <w:rPr>
          <w:rFonts w:ascii="Cambria" w:hAnsi="Cambria"/>
          <w:sz w:val="28"/>
          <w:szCs w:val="28"/>
        </w:rPr>
        <w:t>d</w:t>
      </w:r>
      <w:r w:rsidR="00BE1C52">
        <w:rPr>
          <w:rFonts w:ascii="Cambria" w:hAnsi="Cambria"/>
          <w:sz w:val="28"/>
          <w:szCs w:val="28"/>
        </w:rPr>
        <w:t xml:space="preserve"> </w:t>
      </w:r>
      <w:r w:rsidR="00853504">
        <w:rPr>
          <w:rFonts w:ascii="Cambria" w:hAnsi="Cambria"/>
          <w:sz w:val="28"/>
          <w:szCs w:val="28"/>
        </w:rPr>
        <w:t xml:space="preserve">blinking </w:t>
      </w:r>
      <w:r w:rsidR="00BE1C52">
        <w:rPr>
          <w:rFonts w:ascii="Cambria" w:hAnsi="Cambria"/>
          <w:sz w:val="28"/>
          <w:szCs w:val="28"/>
        </w:rPr>
        <w:t>in the door</w:t>
      </w:r>
      <w:r w:rsidR="00853504">
        <w:rPr>
          <w:rFonts w:ascii="Cambria" w:hAnsi="Cambria"/>
          <w:sz w:val="28"/>
          <w:szCs w:val="28"/>
        </w:rPr>
        <w:t>way</w:t>
      </w:r>
      <w:r>
        <w:rPr>
          <w:rFonts w:ascii="Cambria" w:hAnsi="Cambria"/>
          <w:sz w:val="28"/>
          <w:szCs w:val="28"/>
        </w:rPr>
        <w:t xml:space="preserve"> </w:t>
      </w:r>
      <w:ins w:id="21746" w:author="Claire S" w:date="2026-06-05T11:29:00Z" w16du:dateUtc="2026-06-05T10:29:00Z">
        <w:r w:rsidR="006B294A">
          <w:rPr>
            <w:rFonts w:ascii="Cambria" w:hAnsi="Cambria"/>
            <w:sz w:val="28"/>
            <w:szCs w:val="28"/>
          </w:rPr>
          <w:t xml:space="preserve">of her room </w:t>
        </w:r>
      </w:ins>
      <w:r>
        <w:rPr>
          <w:rFonts w:ascii="Cambria" w:hAnsi="Cambria"/>
          <w:sz w:val="28"/>
          <w:szCs w:val="28"/>
        </w:rPr>
        <w:t xml:space="preserve">in her pink </w:t>
      </w:r>
      <w:del w:id="21747" w:author="Claire S" w:date="2026-06-05T11:29:00Z" w16du:dateUtc="2026-06-05T10:29:00Z">
        <w:r w:rsidDel="006B294A">
          <w:rPr>
            <w:rFonts w:ascii="Cambria" w:hAnsi="Cambria"/>
            <w:sz w:val="28"/>
            <w:szCs w:val="28"/>
          </w:rPr>
          <w:delText>slippers</w:delText>
        </w:r>
      </w:del>
      <w:ins w:id="21748" w:author="Claire S" w:date="2026-06-05T11:29:00Z" w16du:dateUtc="2026-06-05T10:29:00Z">
        <w:r w:rsidR="006B294A">
          <w:rPr>
            <w:rFonts w:ascii="Cambria" w:hAnsi="Cambria"/>
            <w:sz w:val="28"/>
            <w:szCs w:val="28"/>
          </w:rPr>
          <w:t>nightie</w:t>
        </w:r>
      </w:ins>
      <w:del w:id="21749" w:author="Claire S" w:date="2026-06-05T11:29:00Z" w16du:dateUtc="2026-06-05T10:29:00Z">
        <w:r w:rsidR="00BE1C52" w:rsidDel="006B294A">
          <w:rPr>
            <w:rFonts w:ascii="Cambria" w:hAnsi="Cambria"/>
            <w:sz w:val="28"/>
            <w:szCs w:val="28"/>
          </w:rPr>
          <w:delText xml:space="preserve">, ubiquitous </w:delText>
        </w:r>
        <w:r w:rsidR="00853504" w:rsidDel="006B294A">
          <w:rPr>
            <w:rFonts w:ascii="Cambria" w:hAnsi="Cambria"/>
            <w:sz w:val="28"/>
            <w:szCs w:val="28"/>
          </w:rPr>
          <w:delText>kitchen</w:delText>
        </w:r>
        <w:r w:rsidR="00BE1C52" w:rsidDel="006B294A">
          <w:rPr>
            <w:rFonts w:ascii="Cambria" w:hAnsi="Cambria"/>
            <w:sz w:val="28"/>
            <w:szCs w:val="28"/>
          </w:rPr>
          <w:delText>-towel in hand</w:delText>
        </w:r>
        <w:r w:rsidR="00853504" w:rsidDel="006B294A">
          <w:rPr>
            <w:rFonts w:ascii="Cambria" w:hAnsi="Cambria"/>
            <w:sz w:val="28"/>
            <w:szCs w:val="28"/>
          </w:rPr>
          <w:delText>; evidently,</w:delText>
        </w:r>
        <w:r w:rsidR="00BE1C52" w:rsidDel="006B294A">
          <w:rPr>
            <w:rFonts w:ascii="Cambria" w:hAnsi="Cambria"/>
            <w:sz w:val="28"/>
            <w:szCs w:val="28"/>
          </w:rPr>
          <w:delText xml:space="preserve"> </w:delText>
        </w:r>
        <w:r w:rsidR="007A5937" w:rsidDel="006B294A">
          <w:rPr>
            <w:rFonts w:ascii="Cambria" w:hAnsi="Cambria"/>
            <w:sz w:val="28"/>
            <w:szCs w:val="28"/>
          </w:rPr>
          <w:delText>the dog</w:delText>
        </w:r>
        <w:r w:rsidR="00BE1C52" w:rsidDel="006B294A">
          <w:rPr>
            <w:rFonts w:ascii="Cambria" w:hAnsi="Cambria"/>
            <w:sz w:val="28"/>
            <w:szCs w:val="28"/>
          </w:rPr>
          <w:delText xml:space="preserve"> had been doing her worst</w:delText>
        </w:r>
        <w:r w:rsidR="00E924D7" w:rsidDel="006B294A">
          <w:rPr>
            <w:rFonts w:ascii="Cambria" w:hAnsi="Cambria"/>
            <w:sz w:val="28"/>
            <w:szCs w:val="28"/>
          </w:rPr>
          <w:delText xml:space="preserve"> yet again</w:delText>
        </w:r>
      </w:del>
      <w:del w:id="21750" w:author="Claire S" w:date="2026-06-05T14:42:00Z" w16du:dateUtc="2026-06-05T13:42:00Z">
        <w:r w:rsidR="00E924D7" w:rsidDel="00B57D5B">
          <w:rPr>
            <w:rFonts w:ascii="Cambria" w:hAnsi="Cambria"/>
            <w:sz w:val="28"/>
            <w:szCs w:val="28"/>
          </w:rPr>
          <w:delText>.</w:delText>
        </w:r>
      </w:del>
      <w:ins w:id="21751" w:author="Claire S" w:date="2026-06-05T14:42:00Z" w16du:dateUtc="2026-06-05T13:42:00Z">
        <w:r w:rsidR="00B57D5B">
          <w:rPr>
            <w:rFonts w:ascii="Cambria" w:hAnsi="Cambria"/>
            <w:sz w:val="28"/>
            <w:szCs w:val="28"/>
          </w:rPr>
          <w:t>, awoken for the second time in a few hours.</w:t>
        </w:r>
      </w:ins>
      <w:ins w:id="21752" w:author="Claire S" w:date="2026-07-31T12:09:00Z" w16du:dateUtc="2026-07-31T11:09:00Z">
        <w:r w:rsidR="009027AC">
          <w:rPr>
            <w:rFonts w:ascii="Cambria" w:hAnsi="Cambria"/>
            <w:sz w:val="28"/>
            <w:szCs w:val="28"/>
          </w:rPr>
          <w:t xml:space="preserve"> Savannah had completely forgotten she’d given </w:t>
        </w:r>
      </w:ins>
      <w:ins w:id="21753" w:author="Claire S" w:date="2026-07-31T12:18:00Z" w16du:dateUtc="2026-07-31T11:18:00Z">
        <w:r w:rsidR="00814E5C">
          <w:rPr>
            <w:rFonts w:ascii="Cambria" w:hAnsi="Cambria"/>
            <w:sz w:val="28"/>
            <w:szCs w:val="28"/>
          </w:rPr>
          <w:t>Maria</w:t>
        </w:r>
      </w:ins>
      <w:ins w:id="21754" w:author="Claire S" w:date="2026-07-31T12:09:00Z" w16du:dateUtc="2026-07-31T11:09:00Z">
        <w:r w:rsidR="009027AC">
          <w:rPr>
            <w:rFonts w:ascii="Cambria" w:hAnsi="Cambria"/>
            <w:sz w:val="28"/>
            <w:szCs w:val="28"/>
          </w:rPr>
          <w:t xml:space="preserve"> the morning off.</w:t>
        </w:r>
      </w:ins>
    </w:p>
    <w:p w14:paraId="1E065714" w14:textId="6A73F54C" w:rsidR="004E500C" w:rsidRDefault="004E500C" w:rsidP="004E500C">
      <w:pPr>
        <w:spacing w:line="360" w:lineRule="auto"/>
        <w:ind w:firstLine="720"/>
        <w:contextualSpacing/>
        <w:rPr>
          <w:rFonts w:ascii="Cambria" w:hAnsi="Cambria"/>
          <w:sz w:val="28"/>
          <w:szCs w:val="28"/>
        </w:rPr>
      </w:pPr>
      <w:r>
        <w:rPr>
          <w:rFonts w:ascii="Cambria" w:hAnsi="Cambria"/>
          <w:sz w:val="28"/>
          <w:szCs w:val="28"/>
        </w:rPr>
        <w:t xml:space="preserve">‘Who’s been in the house since </w:t>
      </w:r>
      <w:del w:id="21755" w:author="Claire S" w:date="2026-06-05T11:29:00Z" w16du:dateUtc="2026-06-05T10:29:00Z">
        <w:r w:rsidDel="006B294A">
          <w:rPr>
            <w:rFonts w:ascii="Cambria" w:hAnsi="Cambria"/>
            <w:sz w:val="28"/>
            <w:szCs w:val="28"/>
          </w:rPr>
          <w:delText>last night</w:delText>
        </w:r>
      </w:del>
      <w:ins w:id="21756" w:author="Claire S" w:date="2026-06-05T11:29:00Z" w16du:dateUtc="2026-06-05T10:29:00Z">
        <w:r w:rsidR="006B294A">
          <w:rPr>
            <w:rFonts w:ascii="Cambria" w:hAnsi="Cambria"/>
            <w:sz w:val="28"/>
            <w:szCs w:val="28"/>
          </w:rPr>
          <w:t>yesterday</w:t>
        </w:r>
      </w:ins>
      <w:r>
        <w:rPr>
          <w:rFonts w:ascii="Cambria" w:hAnsi="Cambria"/>
          <w:sz w:val="28"/>
          <w:szCs w:val="28"/>
        </w:rPr>
        <w:t>?’</w:t>
      </w:r>
      <w:r w:rsidR="00E924D7">
        <w:rPr>
          <w:rFonts w:ascii="Cambria" w:hAnsi="Cambria"/>
          <w:sz w:val="28"/>
          <w:szCs w:val="28"/>
        </w:rPr>
        <w:t xml:space="preserve"> Savannah danced from foot to foot in agitation. ‘Who did you let in?’</w:t>
      </w:r>
    </w:p>
    <w:p w14:paraId="3935CD07" w14:textId="03D43637" w:rsidR="00BE1C52" w:rsidRDefault="00BE1C52" w:rsidP="009131E1">
      <w:pPr>
        <w:spacing w:line="360" w:lineRule="auto"/>
        <w:contextualSpacing/>
        <w:rPr>
          <w:rFonts w:ascii="Cambria" w:hAnsi="Cambria"/>
          <w:sz w:val="28"/>
          <w:szCs w:val="28"/>
        </w:rPr>
      </w:pPr>
      <w:r>
        <w:rPr>
          <w:rFonts w:ascii="Cambria" w:hAnsi="Cambria"/>
          <w:sz w:val="28"/>
          <w:szCs w:val="28"/>
        </w:rPr>
        <w:tab/>
        <w:t>‘</w:t>
      </w:r>
      <w:r w:rsidR="004E500C">
        <w:rPr>
          <w:rFonts w:ascii="Cambria" w:hAnsi="Cambria"/>
          <w:sz w:val="28"/>
          <w:szCs w:val="28"/>
        </w:rPr>
        <w:t>No one</w:t>
      </w:r>
      <w:del w:id="21757" w:author="Daisy Watt" w:date="2026-06-23T16:43:00Z" w16du:dateUtc="2026-06-23T14:43:00Z">
        <w:r w:rsidR="004E500C" w:rsidDel="00D807BC">
          <w:rPr>
            <w:rFonts w:ascii="Cambria" w:hAnsi="Cambria"/>
            <w:sz w:val="28"/>
            <w:szCs w:val="28"/>
          </w:rPr>
          <w:delText>,</w:delText>
        </w:r>
      </w:del>
      <w:ins w:id="21758" w:author="Daisy Watt" w:date="2026-06-23T16:43:00Z" w16du:dateUtc="2026-06-23T14:43:00Z">
        <w:r w:rsidR="00D807BC">
          <w:rPr>
            <w:rFonts w:ascii="Cambria" w:hAnsi="Cambria"/>
            <w:sz w:val="28"/>
            <w:szCs w:val="28"/>
          </w:rPr>
          <w:t xml:space="preserve"> –</w:t>
        </w:r>
      </w:ins>
      <w:r w:rsidR="004E500C">
        <w:rPr>
          <w:rFonts w:ascii="Cambria" w:hAnsi="Cambria"/>
          <w:sz w:val="28"/>
          <w:szCs w:val="28"/>
        </w:rPr>
        <w:t xml:space="preserve"> just you and me</w:t>
      </w:r>
      <w:ins w:id="21759" w:author="Claire S" w:date="2026-06-05T11:29:00Z" w16du:dateUtc="2026-06-05T10:29:00Z">
        <w:r w:rsidR="006B294A">
          <w:rPr>
            <w:rFonts w:ascii="Cambria" w:hAnsi="Cambria"/>
            <w:sz w:val="28"/>
            <w:szCs w:val="28"/>
          </w:rPr>
          <w:t xml:space="preserve">, </w:t>
        </w:r>
      </w:ins>
      <w:del w:id="21760" w:author="Claire S" w:date="2026-06-05T11:29:00Z" w16du:dateUtc="2026-06-05T10:29:00Z">
        <w:r w:rsidR="004E500C" w:rsidDel="006B294A">
          <w:rPr>
            <w:rFonts w:ascii="Cambria" w:hAnsi="Cambria"/>
            <w:sz w:val="28"/>
            <w:szCs w:val="28"/>
          </w:rPr>
          <w:delText>.’ The door buzzed again. ‘</w:delText>
        </w:r>
        <w:r w:rsidDel="006B294A">
          <w:rPr>
            <w:rFonts w:ascii="Cambria" w:hAnsi="Cambria"/>
            <w:sz w:val="28"/>
            <w:szCs w:val="28"/>
          </w:rPr>
          <w:delText xml:space="preserve">You want me to get </w:delText>
        </w:r>
        <w:r w:rsidR="004E500C" w:rsidDel="006B294A">
          <w:rPr>
            <w:rFonts w:ascii="Cambria" w:hAnsi="Cambria"/>
            <w:sz w:val="28"/>
            <w:szCs w:val="28"/>
          </w:rPr>
          <w:delText>it,</w:delText>
        </w:r>
        <w:r w:rsidDel="006B294A">
          <w:rPr>
            <w:rFonts w:ascii="Cambria" w:hAnsi="Cambria"/>
            <w:sz w:val="28"/>
            <w:szCs w:val="28"/>
          </w:rPr>
          <w:delText xml:space="preserve"> </w:delText>
        </w:r>
      </w:del>
      <w:r>
        <w:rPr>
          <w:rFonts w:ascii="Cambria" w:hAnsi="Cambria"/>
          <w:sz w:val="28"/>
          <w:szCs w:val="28"/>
        </w:rPr>
        <w:t>Mrs Savannah</w:t>
      </w:r>
      <w:del w:id="21761" w:author="Claire S" w:date="2026-06-05T11:29:00Z" w16du:dateUtc="2026-06-05T10:29:00Z">
        <w:r w:rsidDel="006B294A">
          <w:rPr>
            <w:rFonts w:ascii="Cambria" w:hAnsi="Cambria"/>
            <w:sz w:val="28"/>
            <w:szCs w:val="28"/>
          </w:rPr>
          <w:delText>?</w:delText>
        </w:r>
      </w:del>
      <w:ins w:id="21762" w:author="Claire S" w:date="2026-06-05T11:29:00Z" w16du:dateUtc="2026-06-05T10:29:00Z">
        <w:r w:rsidR="006B294A">
          <w:rPr>
            <w:rFonts w:ascii="Cambria" w:hAnsi="Cambria"/>
            <w:sz w:val="28"/>
            <w:szCs w:val="28"/>
          </w:rPr>
          <w:t>.</w:t>
        </w:r>
      </w:ins>
      <w:r>
        <w:rPr>
          <w:rFonts w:ascii="Cambria" w:hAnsi="Cambria"/>
          <w:sz w:val="28"/>
          <w:szCs w:val="28"/>
        </w:rPr>
        <w:t>’</w:t>
      </w:r>
    </w:p>
    <w:p w14:paraId="604EF3E1" w14:textId="15013A97" w:rsidR="00F50577" w:rsidRDefault="00F50577" w:rsidP="00BE1C52">
      <w:pPr>
        <w:spacing w:line="360" w:lineRule="auto"/>
        <w:ind w:firstLine="720"/>
        <w:contextualSpacing/>
        <w:rPr>
          <w:rFonts w:ascii="Cambria" w:hAnsi="Cambria"/>
          <w:sz w:val="28"/>
          <w:szCs w:val="28"/>
        </w:rPr>
      </w:pPr>
      <w:r>
        <w:rPr>
          <w:rFonts w:ascii="Cambria" w:hAnsi="Cambria"/>
          <w:sz w:val="28"/>
          <w:szCs w:val="28"/>
        </w:rPr>
        <w:t>‘Someone’s been here</w:t>
      </w:r>
      <w:r w:rsidR="008B5E1A">
        <w:rPr>
          <w:rFonts w:ascii="Cambria" w:hAnsi="Cambria"/>
          <w:sz w:val="28"/>
          <w:szCs w:val="28"/>
        </w:rPr>
        <w:t>, Maria</w:t>
      </w:r>
      <w:del w:id="21763" w:author="Daisy Watt" w:date="2026-06-23T16:43:00Z" w16du:dateUtc="2026-06-23T14:43:00Z">
        <w:r w:rsidR="008B5E1A" w:rsidDel="00CC12AF">
          <w:rPr>
            <w:rFonts w:ascii="Cambria" w:hAnsi="Cambria"/>
            <w:sz w:val="28"/>
            <w:szCs w:val="28"/>
          </w:rPr>
          <w:delText>,</w:delText>
        </w:r>
      </w:del>
      <w:ins w:id="21764" w:author="Daisy Watt" w:date="2026-06-23T16:43:00Z" w16du:dateUtc="2026-06-23T14:43:00Z">
        <w:r w:rsidR="00CC12AF">
          <w:rPr>
            <w:rFonts w:ascii="Cambria" w:hAnsi="Cambria"/>
            <w:sz w:val="28"/>
            <w:szCs w:val="28"/>
          </w:rPr>
          <w:t>.</w:t>
        </w:r>
      </w:ins>
      <w:r>
        <w:rPr>
          <w:rFonts w:ascii="Cambria" w:hAnsi="Cambria"/>
          <w:sz w:val="28"/>
          <w:szCs w:val="28"/>
        </w:rPr>
        <w:t>’</w:t>
      </w:r>
      <w:r w:rsidR="008B5E1A">
        <w:rPr>
          <w:rFonts w:ascii="Cambria" w:hAnsi="Cambria"/>
          <w:sz w:val="28"/>
          <w:szCs w:val="28"/>
        </w:rPr>
        <w:t xml:space="preserve"> Savannah stared at her housekeeper. ‘Tell me the truth</w:t>
      </w:r>
      <w:r w:rsidR="00E924D7">
        <w:rPr>
          <w:rFonts w:ascii="Cambria" w:hAnsi="Cambria"/>
          <w:sz w:val="28"/>
          <w:szCs w:val="28"/>
        </w:rPr>
        <w:t>!</w:t>
      </w:r>
      <w:r w:rsidR="008B5E1A">
        <w:rPr>
          <w:rFonts w:ascii="Cambria" w:hAnsi="Cambria"/>
          <w:sz w:val="28"/>
          <w:szCs w:val="28"/>
        </w:rPr>
        <w:t>’</w:t>
      </w:r>
      <w:r>
        <w:rPr>
          <w:rFonts w:ascii="Cambria" w:hAnsi="Cambria"/>
          <w:sz w:val="28"/>
          <w:szCs w:val="28"/>
        </w:rPr>
        <w:t xml:space="preserve"> </w:t>
      </w:r>
    </w:p>
    <w:p w14:paraId="1D4D0585" w14:textId="2171DF87" w:rsidR="00F50577" w:rsidRDefault="00F50577" w:rsidP="00BE1C52">
      <w:pPr>
        <w:spacing w:line="360" w:lineRule="auto"/>
        <w:ind w:firstLine="720"/>
        <w:contextualSpacing/>
        <w:rPr>
          <w:rFonts w:ascii="Cambria" w:hAnsi="Cambria"/>
          <w:sz w:val="28"/>
          <w:szCs w:val="28"/>
        </w:rPr>
      </w:pPr>
      <w:r>
        <w:rPr>
          <w:rFonts w:ascii="Cambria" w:hAnsi="Cambria"/>
          <w:sz w:val="28"/>
          <w:szCs w:val="28"/>
        </w:rPr>
        <w:t>‘Only us, I swear.’</w:t>
      </w:r>
      <w:r w:rsidR="008B5E1A">
        <w:rPr>
          <w:rFonts w:ascii="Cambria" w:hAnsi="Cambria"/>
          <w:sz w:val="28"/>
          <w:szCs w:val="28"/>
        </w:rPr>
        <w:t xml:space="preserve"> The woman looked </w:t>
      </w:r>
      <w:del w:id="21765" w:author="Daisy Watt" w:date="2026-06-23T16:44:00Z" w16du:dateUtc="2026-06-23T14:44:00Z">
        <w:r w:rsidR="00E924D7" w:rsidDel="00B30F62">
          <w:rPr>
            <w:rFonts w:ascii="Cambria" w:hAnsi="Cambria"/>
            <w:sz w:val="28"/>
            <w:szCs w:val="28"/>
          </w:rPr>
          <w:delText xml:space="preserve">a mixture of </w:delText>
        </w:r>
      </w:del>
      <w:ins w:id="21766" w:author="Daisy Watt" w:date="2026-06-23T16:44:00Z" w16du:dateUtc="2026-06-23T14:44:00Z">
        <w:r w:rsidR="00B30F62">
          <w:rPr>
            <w:rFonts w:ascii="Cambria" w:hAnsi="Cambria"/>
            <w:sz w:val="28"/>
            <w:szCs w:val="28"/>
          </w:rPr>
          <w:t xml:space="preserve">at once </w:t>
        </w:r>
      </w:ins>
      <w:r w:rsidR="008B5E1A">
        <w:rPr>
          <w:rFonts w:ascii="Cambria" w:hAnsi="Cambria"/>
          <w:sz w:val="28"/>
          <w:szCs w:val="28"/>
        </w:rPr>
        <w:t>put</w:t>
      </w:r>
      <w:ins w:id="21767" w:author="Daisy Watt" w:date="2026-06-23T16:44:00Z" w16du:dateUtc="2026-06-23T14:44:00Z">
        <w:r w:rsidR="00400D04">
          <w:rPr>
            <w:rFonts w:ascii="Cambria" w:hAnsi="Cambria"/>
            <w:sz w:val="28"/>
            <w:szCs w:val="28"/>
          </w:rPr>
          <w:t xml:space="preserve"> </w:t>
        </w:r>
      </w:ins>
      <w:del w:id="21768" w:author="Daisy Watt" w:date="2026-06-23T16:44:00Z" w16du:dateUtc="2026-06-23T14:44:00Z">
        <w:r w:rsidR="00A82A82" w:rsidDel="00400D04">
          <w:rPr>
            <w:rFonts w:ascii="Cambria" w:hAnsi="Cambria"/>
            <w:sz w:val="28"/>
            <w:szCs w:val="28"/>
          </w:rPr>
          <w:delText>-</w:delText>
        </w:r>
      </w:del>
      <w:r w:rsidR="008B5E1A">
        <w:rPr>
          <w:rFonts w:ascii="Cambria" w:hAnsi="Cambria"/>
          <w:sz w:val="28"/>
          <w:szCs w:val="28"/>
        </w:rPr>
        <w:t>out</w:t>
      </w:r>
      <w:ins w:id="21769" w:author="Claire S" w:date="2026-06-05T11:29:00Z" w16du:dateUtc="2026-06-05T10:29:00Z">
        <w:r w:rsidR="006B294A">
          <w:rPr>
            <w:rFonts w:ascii="Cambria" w:hAnsi="Cambria"/>
            <w:sz w:val="28"/>
            <w:szCs w:val="28"/>
          </w:rPr>
          <w:t xml:space="preserve">, </w:t>
        </w:r>
      </w:ins>
      <w:ins w:id="21770" w:author="Claire S" w:date="2026-06-05T14:45:00Z" w16du:dateUtc="2026-06-05T13:45:00Z">
        <w:r w:rsidR="00316651">
          <w:rPr>
            <w:rFonts w:ascii="Cambria" w:hAnsi="Cambria"/>
            <w:sz w:val="28"/>
            <w:szCs w:val="28"/>
          </w:rPr>
          <w:t>weary</w:t>
        </w:r>
      </w:ins>
      <w:r w:rsidR="00E924D7">
        <w:rPr>
          <w:rFonts w:ascii="Cambria" w:hAnsi="Cambria"/>
          <w:sz w:val="28"/>
          <w:szCs w:val="28"/>
        </w:rPr>
        <w:t xml:space="preserve"> and</w:t>
      </w:r>
      <w:r w:rsidR="008B5E1A">
        <w:rPr>
          <w:rFonts w:ascii="Cambria" w:hAnsi="Cambria"/>
          <w:sz w:val="28"/>
          <w:szCs w:val="28"/>
        </w:rPr>
        <w:t xml:space="preserve"> perturbed</w:t>
      </w:r>
      <w:r w:rsidR="00E924D7">
        <w:rPr>
          <w:rFonts w:ascii="Cambria" w:hAnsi="Cambria"/>
          <w:sz w:val="28"/>
          <w:szCs w:val="28"/>
        </w:rPr>
        <w:t>. ‘You know I never lie to you.’</w:t>
      </w:r>
    </w:p>
    <w:p w14:paraId="7AB3B563" w14:textId="668E827D" w:rsidR="00D81E4F" w:rsidRDefault="00D81E4F" w:rsidP="00BE1C52">
      <w:pPr>
        <w:spacing w:line="360" w:lineRule="auto"/>
        <w:ind w:firstLine="720"/>
        <w:contextualSpacing/>
        <w:rPr>
          <w:ins w:id="21771" w:author="Claire S" w:date="2026-06-05T10:41:00Z" w16du:dateUtc="2026-06-05T09:41:00Z"/>
          <w:rFonts w:ascii="Cambria" w:hAnsi="Cambria"/>
          <w:sz w:val="28"/>
          <w:szCs w:val="28"/>
        </w:rPr>
      </w:pPr>
      <w:r>
        <w:rPr>
          <w:rFonts w:ascii="Cambria" w:hAnsi="Cambria"/>
          <w:sz w:val="28"/>
          <w:szCs w:val="28"/>
        </w:rPr>
        <w:t xml:space="preserve">Which Savannah imagined was </w:t>
      </w:r>
      <w:ins w:id="21772" w:author="Claire S" w:date="2026-06-05T14:45:00Z" w16du:dateUtc="2026-06-05T13:45:00Z">
        <w:r w:rsidR="00316651">
          <w:rPr>
            <w:rFonts w:ascii="Cambria" w:hAnsi="Cambria"/>
            <w:sz w:val="28"/>
            <w:szCs w:val="28"/>
          </w:rPr>
          <w:t xml:space="preserve">probably </w:t>
        </w:r>
      </w:ins>
      <w:r>
        <w:rPr>
          <w:rFonts w:ascii="Cambria" w:hAnsi="Cambria"/>
          <w:sz w:val="28"/>
          <w:szCs w:val="28"/>
        </w:rPr>
        <w:t>true – except she felt she didn’t know anything</w:t>
      </w:r>
      <w:ins w:id="21773" w:author="Daisy Watt" w:date="2026-06-23T04:50:00Z" w16du:dateUtc="2026-06-23T02:50:00Z">
        <w:r w:rsidR="00A55EED">
          <w:rPr>
            <w:rFonts w:ascii="Cambria" w:hAnsi="Cambria"/>
            <w:sz w:val="28"/>
            <w:szCs w:val="28"/>
          </w:rPr>
          <w:t>,</w:t>
        </w:r>
      </w:ins>
      <w:r>
        <w:rPr>
          <w:rFonts w:ascii="Cambria" w:hAnsi="Cambria"/>
          <w:sz w:val="28"/>
          <w:szCs w:val="28"/>
        </w:rPr>
        <w:t xml:space="preserve"> anymore.</w:t>
      </w:r>
    </w:p>
    <w:p w14:paraId="2A5D560A" w14:textId="77777777" w:rsidR="006B294A" w:rsidRDefault="006B294A" w:rsidP="006B294A">
      <w:pPr>
        <w:spacing w:line="360" w:lineRule="auto"/>
        <w:contextualSpacing/>
        <w:rPr>
          <w:ins w:id="21774" w:author="Claire S" w:date="2026-06-05T11:30:00Z" w16du:dateUtc="2026-06-05T10:30:00Z"/>
          <w:rFonts w:ascii="Cambria" w:hAnsi="Cambria"/>
          <w:sz w:val="28"/>
          <w:szCs w:val="28"/>
        </w:rPr>
      </w:pPr>
    </w:p>
    <w:p w14:paraId="374F0945" w14:textId="4A0B30D6" w:rsidR="00BD44DA" w:rsidRDefault="00BD44DA">
      <w:pPr>
        <w:spacing w:line="360" w:lineRule="auto"/>
        <w:contextualSpacing/>
        <w:rPr>
          <w:ins w:id="21775" w:author="Claire S" w:date="2026-06-05T10:41:00Z" w16du:dateUtc="2026-06-05T09:41:00Z"/>
          <w:rFonts w:ascii="Cambria" w:hAnsi="Cambria"/>
          <w:sz w:val="28"/>
          <w:szCs w:val="28"/>
        </w:rPr>
        <w:pPrChange w:id="21776" w:author="Claire S" w:date="2026-06-05T11:30:00Z" w16du:dateUtc="2026-06-05T10:30:00Z">
          <w:pPr>
            <w:spacing w:line="360" w:lineRule="auto"/>
            <w:ind w:firstLine="720"/>
            <w:contextualSpacing/>
          </w:pPr>
        </w:pPrChange>
      </w:pPr>
      <w:ins w:id="21777" w:author="Claire S" w:date="2026-06-05T10:41:00Z" w16du:dateUtc="2026-06-05T09:41:00Z">
        <w:r>
          <w:rPr>
            <w:rFonts w:ascii="Cambria" w:hAnsi="Cambria"/>
            <w:sz w:val="28"/>
            <w:szCs w:val="28"/>
          </w:rPr>
          <w:t>*</w:t>
        </w:r>
      </w:ins>
    </w:p>
    <w:p w14:paraId="2EB427DD" w14:textId="0FF4C457" w:rsidR="00BD44DA" w:rsidRDefault="00BD44DA" w:rsidP="00BD44DA">
      <w:pPr>
        <w:spacing w:line="360" w:lineRule="auto"/>
        <w:contextualSpacing/>
        <w:rPr>
          <w:ins w:id="21778" w:author="Claire S" w:date="2026-06-05T10:41:00Z" w16du:dateUtc="2026-06-05T09:41:00Z"/>
          <w:rFonts w:ascii="Cambria" w:hAnsi="Cambria"/>
          <w:sz w:val="28"/>
          <w:szCs w:val="28"/>
        </w:rPr>
      </w:pPr>
      <w:ins w:id="21779" w:author="Claire S" w:date="2026-06-05T10:41:00Z" w16du:dateUtc="2026-06-05T09:41:00Z">
        <w:r>
          <w:rPr>
            <w:rFonts w:ascii="Cambria" w:hAnsi="Cambria"/>
            <w:sz w:val="28"/>
            <w:szCs w:val="28"/>
          </w:rPr>
          <w:t>A few hours later, cleaning her teeth in the guest bathroom to avoid the writin</w:t>
        </w:r>
      </w:ins>
      <w:ins w:id="21780" w:author="Claire S" w:date="2026-06-05T10:42:00Z" w16du:dateUtc="2026-06-05T09:42:00Z">
        <w:r>
          <w:rPr>
            <w:rFonts w:ascii="Cambria" w:hAnsi="Cambria"/>
            <w:sz w:val="28"/>
            <w:szCs w:val="28"/>
          </w:rPr>
          <w:t>g on her wall</w:t>
        </w:r>
      </w:ins>
      <w:ins w:id="21781" w:author="Claire S" w:date="2026-06-05T10:41:00Z" w16du:dateUtc="2026-06-05T09:41:00Z">
        <w:r>
          <w:rPr>
            <w:rFonts w:ascii="Cambria" w:hAnsi="Cambria"/>
            <w:sz w:val="28"/>
            <w:szCs w:val="28"/>
          </w:rPr>
          <w:t xml:space="preserve">, the front gate buzzed and Savannah felt </w:t>
        </w:r>
      </w:ins>
      <w:ins w:id="21782" w:author="Claire S" w:date="2026-06-05T10:42:00Z" w16du:dateUtc="2026-06-05T09:42:00Z">
        <w:r w:rsidR="00B97C17">
          <w:rPr>
            <w:rFonts w:ascii="Cambria" w:hAnsi="Cambria"/>
            <w:sz w:val="28"/>
            <w:szCs w:val="28"/>
          </w:rPr>
          <w:t xml:space="preserve">such </w:t>
        </w:r>
      </w:ins>
      <w:ins w:id="21783" w:author="Claire S" w:date="2026-06-05T10:41:00Z" w16du:dateUtc="2026-06-05T09:41:00Z">
        <w:r>
          <w:rPr>
            <w:rFonts w:ascii="Cambria" w:hAnsi="Cambria"/>
            <w:sz w:val="28"/>
            <w:szCs w:val="28"/>
          </w:rPr>
          <w:t>a flood of terror</w:t>
        </w:r>
      </w:ins>
      <w:ins w:id="21784" w:author="Daisy Watt" w:date="2026-06-23T16:44:00Z" w16du:dateUtc="2026-06-23T14:44:00Z">
        <w:r w:rsidR="00FB64BE">
          <w:rPr>
            <w:rFonts w:ascii="Cambria" w:hAnsi="Cambria"/>
            <w:sz w:val="28"/>
            <w:szCs w:val="28"/>
          </w:rPr>
          <w:t>,</w:t>
        </w:r>
      </w:ins>
      <w:ins w:id="21785" w:author="Claire S" w:date="2026-06-05T10:41:00Z" w16du:dateUtc="2026-06-05T09:41:00Z">
        <w:r>
          <w:rPr>
            <w:rFonts w:ascii="Cambria" w:hAnsi="Cambria"/>
            <w:sz w:val="28"/>
            <w:szCs w:val="28"/>
          </w:rPr>
          <w:t xml:space="preserve"> </w:t>
        </w:r>
      </w:ins>
      <w:ins w:id="21786" w:author="Claire S" w:date="2026-06-05T10:42:00Z" w16du:dateUtc="2026-06-05T09:42:00Z">
        <w:r w:rsidR="00B97C17">
          <w:rPr>
            <w:rFonts w:ascii="Cambria" w:hAnsi="Cambria"/>
            <w:sz w:val="28"/>
            <w:szCs w:val="28"/>
          </w:rPr>
          <w:t>i</w:t>
        </w:r>
      </w:ins>
      <w:ins w:id="21787" w:author="Claire S" w:date="2026-06-05T10:41:00Z" w16du:dateUtc="2026-06-05T09:41:00Z">
        <w:r>
          <w:rPr>
            <w:rFonts w:ascii="Cambria" w:hAnsi="Cambria"/>
            <w:sz w:val="28"/>
            <w:szCs w:val="28"/>
          </w:rPr>
          <w:t xml:space="preserve">t almost knocked her off her feet. She grabbed onto the </w:t>
        </w:r>
        <w:del w:id="21788" w:author="Daisy Watt" w:date="2026-06-23T16:44:00Z" w16du:dateUtc="2026-06-23T14:44:00Z">
          <w:r w:rsidDel="006806B1">
            <w:rPr>
              <w:rFonts w:ascii="Cambria" w:hAnsi="Cambria"/>
              <w:sz w:val="28"/>
              <w:szCs w:val="28"/>
            </w:rPr>
            <w:delText xml:space="preserve">‘Hers’ </w:delText>
          </w:r>
        </w:del>
        <w:r>
          <w:rPr>
            <w:rFonts w:ascii="Cambria" w:hAnsi="Cambria"/>
            <w:sz w:val="28"/>
            <w:szCs w:val="28"/>
          </w:rPr>
          <w:t>basin</w:t>
        </w:r>
        <w:del w:id="21789" w:author="Daisy Watt" w:date="2026-06-23T16:44:00Z" w16du:dateUtc="2026-06-23T14:44:00Z">
          <w:r w:rsidDel="006806B1">
            <w:rPr>
              <w:rFonts w:ascii="Cambria" w:hAnsi="Cambria"/>
              <w:sz w:val="28"/>
              <w:szCs w:val="28"/>
            </w:rPr>
            <w:delText xml:space="preserve"> of the ‘His and Hers’</w:delText>
          </w:r>
        </w:del>
        <w:r>
          <w:rPr>
            <w:rFonts w:ascii="Cambria" w:hAnsi="Cambria"/>
            <w:sz w:val="28"/>
            <w:szCs w:val="28"/>
          </w:rPr>
          <w:t>, heart hammering.</w:t>
        </w:r>
      </w:ins>
    </w:p>
    <w:p w14:paraId="506A279F" w14:textId="5FDF996E" w:rsidR="00BD44DA" w:rsidRDefault="00BD44DA" w:rsidP="00BD44DA">
      <w:pPr>
        <w:spacing w:line="360" w:lineRule="auto"/>
        <w:contextualSpacing/>
        <w:rPr>
          <w:ins w:id="21790" w:author="Claire S" w:date="2026-06-05T10:41:00Z" w16du:dateUtc="2026-06-05T09:41:00Z"/>
          <w:rFonts w:ascii="Cambria" w:hAnsi="Cambria"/>
          <w:sz w:val="28"/>
          <w:szCs w:val="28"/>
        </w:rPr>
      </w:pPr>
      <w:ins w:id="21791" w:author="Claire S" w:date="2026-06-05T10:41:00Z" w16du:dateUtc="2026-06-05T09:41:00Z">
        <w:r>
          <w:rPr>
            <w:rFonts w:ascii="Cambria" w:hAnsi="Cambria"/>
            <w:sz w:val="28"/>
            <w:szCs w:val="28"/>
          </w:rPr>
          <w:tab/>
        </w:r>
        <w:r>
          <w:rPr>
            <w:rFonts w:ascii="Cambria" w:hAnsi="Cambria"/>
            <w:i/>
            <w:iCs/>
            <w:sz w:val="28"/>
            <w:szCs w:val="28"/>
          </w:rPr>
          <w:t>Darling girl, it’s okay, just be smart</w:t>
        </w:r>
        <w:del w:id="21792" w:author="Daisy Watt" w:date="2026-06-23T16:45:00Z" w16du:dateUtc="2026-06-23T14:45:00Z">
          <w:r w:rsidDel="00A57B64">
            <w:rPr>
              <w:rFonts w:ascii="Cambria" w:hAnsi="Cambria"/>
              <w:sz w:val="28"/>
              <w:szCs w:val="28"/>
            </w:rPr>
            <w:delText>, s</w:delText>
          </w:r>
        </w:del>
      </w:ins>
      <w:ins w:id="21793" w:author="Daisy Watt" w:date="2026-06-23T16:45:00Z" w16du:dateUtc="2026-06-23T14:45:00Z">
        <w:r w:rsidR="00A57B64">
          <w:rPr>
            <w:rFonts w:ascii="Cambria" w:hAnsi="Cambria"/>
            <w:sz w:val="28"/>
            <w:szCs w:val="28"/>
          </w:rPr>
          <w:t>. S</w:t>
        </w:r>
      </w:ins>
      <w:ins w:id="21794" w:author="Claire S" w:date="2026-06-05T10:41:00Z" w16du:dateUtc="2026-06-05T09:41:00Z">
        <w:r>
          <w:rPr>
            <w:rFonts w:ascii="Cambria" w:hAnsi="Cambria"/>
            <w:sz w:val="28"/>
            <w:szCs w:val="28"/>
          </w:rPr>
          <w:t xml:space="preserve">he heard Dex’s voice so clearly, she almost looked round. </w:t>
        </w:r>
        <w:r w:rsidRPr="002C6EBB">
          <w:rPr>
            <w:rFonts w:ascii="Cambria" w:hAnsi="Cambria"/>
            <w:i/>
            <w:iCs/>
            <w:sz w:val="28"/>
            <w:szCs w:val="28"/>
          </w:rPr>
          <w:t>You’re not in danger</w:t>
        </w:r>
      </w:ins>
      <w:ins w:id="21795" w:author="Daisy Watt" w:date="2026-06-23T04:51:00Z" w16du:dateUtc="2026-06-23T02:51:00Z">
        <w:r w:rsidR="009A3A1C">
          <w:rPr>
            <w:rFonts w:ascii="Cambria" w:hAnsi="Cambria"/>
            <w:i/>
            <w:iCs/>
            <w:sz w:val="28"/>
            <w:szCs w:val="28"/>
          </w:rPr>
          <w:t>,</w:t>
        </w:r>
      </w:ins>
      <w:ins w:id="21796" w:author="Claire S" w:date="2026-06-05T10:41:00Z" w16du:dateUtc="2026-06-05T09:41:00Z">
        <w:r>
          <w:rPr>
            <w:rFonts w:ascii="Cambria" w:hAnsi="Cambria"/>
            <w:i/>
            <w:iCs/>
            <w:sz w:val="28"/>
            <w:szCs w:val="28"/>
          </w:rPr>
          <w:t xml:space="preserve"> right this second</w:t>
        </w:r>
        <w:r>
          <w:rPr>
            <w:rFonts w:ascii="Cambria" w:hAnsi="Cambria"/>
            <w:sz w:val="28"/>
            <w:szCs w:val="28"/>
          </w:rPr>
          <w:t>.</w:t>
        </w:r>
      </w:ins>
    </w:p>
    <w:p w14:paraId="5EF94EEC" w14:textId="7E4C935E" w:rsidR="00BD44DA" w:rsidRDefault="00BD44DA" w:rsidP="00B97C17">
      <w:pPr>
        <w:spacing w:line="360" w:lineRule="auto"/>
        <w:ind w:firstLine="720"/>
        <w:contextualSpacing/>
        <w:rPr>
          <w:rFonts w:ascii="Cambria" w:hAnsi="Cambria"/>
          <w:sz w:val="28"/>
          <w:szCs w:val="28"/>
        </w:rPr>
      </w:pPr>
      <w:ins w:id="21797" w:author="Claire S" w:date="2026-06-05T10:41:00Z" w16du:dateUtc="2026-06-05T09:41:00Z">
        <w:r>
          <w:rPr>
            <w:rFonts w:ascii="Cambria" w:hAnsi="Cambria"/>
            <w:sz w:val="28"/>
            <w:szCs w:val="28"/>
          </w:rPr>
          <w:t>The gate buzzed again, and Savannah reminded herself that whoever it was</w:t>
        </w:r>
      </w:ins>
      <w:ins w:id="21798" w:author="Daisy Watt" w:date="2026-06-23T16:45:00Z" w16du:dateUtc="2026-06-23T14:45:00Z">
        <w:r w:rsidR="0094583A">
          <w:rPr>
            <w:rFonts w:ascii="Cambria" w:hAnsi="Cambria"/>
            <w:sz w:val="28"/>
            <w:szCs w:val="28"/>
          </w:rPr>
          <w:t>,</w:t>
        </w:r>
      </w:ins>
      <w:ins w:id="21799" w:author="Claire S" w:date="2026-06-05T10:41:00Z" w16du:dateUtc="2026-06-05T09:41:00Z">
        <w:r>
          <w:rPr>
            <w:rFonts w:ascii="Cambria" w:hAnsi="Cambria"/>
            <w:sz w:val="28"/>
            <w:szCs w:val="28"/>
          </w:rPr>
          <w:t xml:space="preserve"> they were on the far side of the gate; they couldn’t get in</w:t>
        </w:r>
        <w:del w:id="21800" w:author="Daisy Watt" w:date="2026-06-23T16:45:00Z" w16du:dateUtc="2026-06-23T14:45:00Z">
          <w:r w:rsidDel="000B06AA">
            <w:rPr>
              <w:rFonts w:ascii="Cambria" w:hAnsi="Cambria"/>
              <w:sz w:val="28"/>
              <w:szCs w:val="28"/>
            </w:rPr>
            <w:delText xml:space="preserve">, except </w:delText>
          </w:r>
        </w:del>
        <w:del w:id="21801" w:author="Daisy Watt" w:date="2026-06-23T04:51:00Z" w16du:dateUtc="2026-06-23T02:51:00Z">
          <w:r>
            <w:rPr>
              <w:rFonts w:ascii="Cambria" w:hAnsi="Cambria"/>
              <w:sz w:val="28"/>
              <w:szCs w:val="28"/>
            </w:rPr>
            <w:delText>-</w:delText>
          </w:r>
        </w:del>
        <w:del w:id="21802" w:author="Daisy Watt" w:date="2026-06-23T16:45:00Z" w16du:dateUtc="2026-06-23T14:45:00Z">
          <w:r w:rsidDel="000B06AA">
            <w:rPr>
              <w:rFonts w:ascii="Cambria" w:hAnsi="Cambria"/>
              <w:sz w:val="28"/>
              <w:szCs w:val="28"/>
            </w:rPr>
            <w:delText xml:space="preserve"> look at this mirror!</w:delText>
          </w:r>
        </w:del>
      </w:ins>
      <w:ins w:id="21803" w:author="Daisy Watt" w:date="2026-06-23T16:45:00Z" w16du:dateUtc="2026-06-23T14:45:00Z">
        <w:r w:rsidR="000B06AA">
          <w:rPr>
            <w:rFonts w:ascii="Cambria" w:hAnsi="Cambria"/>
            <w:sz w:val="28"/>
            <w:szCs w:val="28"/>
          </w:rPr>
          <w:t>.</w:t>
        </w:r>
      </w:ins>
      <w:ins w:id="21804" w:author="Claire S" w:date="2026-06-05T10:41:00Z" w16du:dateUtc="2026-06-05T09:41:00Z">
        <w:r>
          <w:rPr>
            <w:rFonts w:ascii="Cambria" w:hAnsi="Cambria"/>
            <w:sz w:val="28"/>
            <w:szCs w:val="28"/>
          </w:rPr>
          <w:t xml:space="preserve">  Plus</w:t>
        </w:r>
      </w:ins>
      <w:ins w:id="21805" w:author="Daisy Watt" w:date="2026-06-23T16:45:00Z" w16du:dateUtc="2026-06-23T14:45:00Z">
        <w:r w:rsidR="000B06AA">
          <w:rPr>
            <w:rFonts w:ascii="Cambria" w:hAnsi="Cambria"/>
            <w:sz w:val="28"/>
            <w:szCs w:val="28"/>
          </w:rPr>
          <w:t>,</w:t>
        </w:r>
      </w:ins>
      <w:ins w:id="21806" w:author="Claire S" w:date="2026-06-05T10:41:00Z" w16du:dateUtc="2026-06-05T09:41:00Z">
        <w:r>
          <w:rPr>
            <w:rFonts w:ascii="Cambria" w:hAnsi="Cambria"/>
            <w:sz w:val="28"/>
            <w:szCs w:val="28"/>
          </w:rPr>
          <w:t xml:space="preserve"> the last time she’d avoided someone at the front door, it had been that poor girl Violet – and now she was gone</w:t>
        </w:r>
      </w:ins>
      <w:ins w:id="21807" w:author="Daisy Watt" w:date="2026-06-23T04:51:00Z" w16du:dateUtc="2026-06-23T02:51:00Z">
        <w:r w:rsidR="00AB5123">
          <w:rPr>
            <w:rFonts w:ascii="Cambria" w:hAnsi="Cambria"/>
            <w:sz w:val="28"/>
            <w:szCs w:val="28"/>
          </w:rPr>
          <w:t>,</w:t>
        </w:r>
      </w:ins>
      <w:ins w:id="21808" w:author="Claire S" w:date="2026-06-05T10:41:00Z" w16du:dateUtc="2026-06-05T09:41:00Z">
        <w:r>
          <w:rPr>
            <w:rFonts w:ascii="Cambria" w:hAnsi="Cambria"/>
            <w:sz w:val="28"/>
            <w:szCs w:val="28"/>
          </w:rPr>
          <w:t xml:space="preserve"> too.  </w:t>
        </w:r>
      </w:ins>
    </w:p>
    <w:p w14:paraId="7E277FA9" w14:textId="02532503" w:rsidR="00E96B50" w:rsidRDefault="00E924D7" w:rsidP="00E924D7">
      <w:pPr>
        <w:spacing w:line="360" w:lineRule="auto"/>
        <w:ind w:firstLine="720"/>
        <w:contextualSpacing/>
        <w:rPr>
          <w:rFonts w:ascii="Cambria" w:hAnsi="Cambria"/>
          <w:sz w:val="28"/>
          <w:szCs w:val="28"/>
        </w:rPr>
      </w:pPr>
      <w:r>
        <w:rPr>
          <w:rFonts w:ascii="Cambria" w:hAnsi="Cambria"/>
          <w:sz w:val="28"/>
          <w:szCs w:val="28"/>
        </w:rPr>
        <w:t xml:space="preserve">The door buzzed for a third time. </w:t>
      </w:r>
      <w:r w:rsidR="00BE1C52">
        <w:rPr>
          <w:rFonts w:ascii="Cambria" w:hAnsi="Cambria"/>
          <w:sz w:val="28"/>
          <w:szCs w:val="28"/>
        </w:rPr>
        <w:t xml:space="preserve">Savannah </w:t>
      </w:r>
      <w:del w:id="21809" w:author="Claire S" w:date="2026-06-05T10:42:00Z" w16du:dateUtc="2026-06-05T09:42:00Z">
        <w:r w:rsidR="00BE1C52" w:rsidDel="00B97C17">
          <w:rPr>
            <w:rFonts w:ascii="Cambria" w:hAnsi="Cambria"/>
            <w:sz w:val="28"/>
            <w:szCs w:val="28"/>
          </w:rPr>
          <w:delText xml:space="preserve">ignored her </w:delText>
        </w:r>
        <w:r w:rsidDel="00B97C17">
          <w:rPr>
            <w:rFonts w:ascii="Cambria" w:hAnsi="Cambria"/>
            <w:sz w:val="28"/>
            <w:szCs w:val="28"/>
          </w:rPr>
          <w:delText xml:space="preserve">housekeeper’s </w:delText>
        </w:r>
        <w:r w:rsidR="0023371B" w:rsidDel="00B97C17">
          <w:rPr>
            <w:rFonts w:ascii="Cambria" w:hAnsi="Cambria"/>
            <w:sz w:val="28"/>
            <w:szCs w:val="28"/>
          </w:rPr>
          <w:delText xml:space="preserve">offer </w:delText>
        </w:r>
        <w:r w:rsidR="00BE1C52" w:rsidDel="00B97C17">
          <w:rPr>
            <w:rFonts w:ascii="Cambria" w:hAnsi="Cambria"/>
            <w:sz w:val="28"/>
            <w:szCs w:val="28"/>
          </w:rPr>
          <w:delText xml:space="preserve">and </w:delText>
        </w:r>
      </w:del>
      <w:r w:rsidR="00BE1C52">
        <w:rPr>
          <w:rFonts w:ascii="Cambria" w:hAnsi="Cambria"/>
          <w:sz w:val="28"/>
          <w:szCs w:val="28"/>
        </w:rPr>
        <w:t>picked up the</w:t>
      </w:r>
      <w:ins w:id="21810" w:author="Claire S" w:date="2026-06-05T10:42:00Z" w16du:dateUtc="2026-06-05T09:42:00Z">
        <w:r w:rsidR="00B97C17">
          <w:rPr>
            <w:rFonts w:ascii="Cambria" w:hAnsi="Cambria"/>
            <w:sz w:val="28"/>
            <w:szCs w:val="28"/>
          </w:rPr>
          <w:t xml:space="preserve"> upstairs</w:t>
        </w:r>
      </w:ins>
      <w:r w:rsidR="00BE1C52">
        <w:rPr>
          <w:rFonts w:ascii="Cambria" w:hAnsi="Cambria"/>
          <w:sz w:val="28"/>
          <w:szCs w:val="28"/>
        </w:rPr>
        <w:t xml:space="preserve"> </w:t>
      </w:r>
      <w:r w:rsidR="004E500C">
        <w:rPr>
          <w:rFonts w:ascii="Cambria" w:hAnsi="Cambria"/>
          <w:sz w:val="28"/>
          <w:szCs w:val="28"/>
        </w:rPr>
        <w:t xml:space="preserve">intercom </w:t>
      </w:r>
      <w:r w:rsidR="00BE1C52">
        <w:rPr>
          <w:rFonts w:ascii="Cambria" w:hAnsi="Cambria"/>
          <w:sz w:val="28"/>
          <w:szCs w:val="28"/>
        </w:rPr>
        <w:t>phone</w:t>
      </w:r>
      <w:r w:rsidR="00C374FB">
        <w:rPr>
          <w:rFonts w:ascii="Cambria" w:hAnsi="Cambria"/>
          <w:sz w:val="28"/>
          <w:szCs w:val="28"/>
        </w:rPr>
        <w:t>.</w:t>
      </w:r>
      <w:r w:rsidR="00BE1C52">
        <w:rPr>
          <w:rFonts w:ascii="Cambria" w:hAnsi="Cambria"/>
          <w:sz w:val="28"/>
          <w:szCs w:val="28"/>
        </w:rPr>
        <w:t xml:space="preserve"> </w:t>
      </w:r>
      <w:r w:rsidR="00E96B50">
        <w:rPr>
          <w:rFonts w:ascii="Cambria" w:hAnsi="Cambria"/>
          <w:sz w:val="28"/>
          <w:szCs w:val="28"/>
        </w:rPr>
        <w:t>‘Yes?’</w:t>
      </w:r>
      <w:r w:rsidR="00BE1C52">
        <w:rPr>
          <w:rFonts w:ascii="Cambria" w:hAnsi="Cambria"/>
          <w:sz w:val="28"/>
          <w:szCs w:val="28"/>
        </w:rPr>
        <w:t xml:space="preserve"> </w:t>
      </w:r>
    </w:p>
    <w:p w14:paraId="2CF0FADA" w14:textId="12B8D1D8" w:rsidR="00B02C96" w:rsidRDefault="00B02C96" w:rsidP="009131E1">
      <w:pPr>
        <w:spacing w:line="360" w:lineRule="auto"/>
        <w:contextualSpacing/>
        <w:rPr>
          <w:rFonts w:ascii="Cambria" w:hAnsi="Cambria"/>
          <w:sz w:val="28"/>
          <w:szCs w:val="28"/>
        </w:rPr>
      </w:pPr>
      <w:r>
        <w:rPr>
          <w:rFonts w:ascii="Cambria" w:hAnsi="Cambria"/>
          <w:sz w:val="28"/>
          <w:szCs w:val="28"/>
        </w:rPr>
        <w:tab/>
      </w:r>
      <w:r w:rsidR="00E00FB6">
        <w:rPr>
          <w:rFonts w:ascii="Cambria" w:hAnsi="Cambria"/>
          <w:sz w:val="28"/>
          <w:szCs w:val="28"/>
        </w:rPr>
        <w:t>‘</w:t>
      </w:r>
      <w:r w:rsidR="00E96B50">
        <w:rPr>
          <w:rFonts w:ascii="Cambria" w:hAnsi="Cambria"/>
          <w:sz w:val="28"/>
          <w:szCs w:val="28"/>
        </w:rPr>
        <w:t>Mrs Langley</w:t>
      </w:r>
      <w:r w:rsidR="0034480E">
        <w:rPr>
          <w:rFonts w:ascii="Cambria" w:hAnsi="Cambria"/>
          <w:sz w:val="28"/>
          <w:szCs w:val="28"/>
        </w:rPr>
        <w:t xml:space="preserve">, hi! </w:t>
      </w:r>
      <w:r w:rsidR="00E96B50">
        <w:rPr>
          <w:rFonts w:ascii="Cambria" w:hAnsi="Cambria"/>
          <w:sz w:val="28"/>
          <w:szCs w:val="28"/>
        </w:rPr>
        <w:t xml:space="preserve"> </w:t>
      </w:r>
      <w:r w:rsidR="00BE1C52">
        <w:rPr>
          <w:rFonts w:ascii="Cambria" w:hAnsi="Cambria"/>
          <w:sz w:val="28"/>
          <w:szCs w:val="28"/>
        </w:rPr>
        <w:t>You don’t</w:t>
      </w:r>
      <w:r w:rsidR="0034480E">
        <w:rPr>
          <w:rFonts w:ascii="Cambria" w:hAnsi="Cambria"/>
          <w:sz w:val="28"/>
          <w:szCs w:val="28"/>
        </w:rPr>
        <w:t xml:space="preserve"> know</w:t>
      </w:r>
      <w:r w:rsidR="00BE1C52">
        <w:rPr>
          <w:rFonts w:ascii="Cambria" w:hAnsi="Cambria"/>
          <w:sz w:val="28"/>
          <w:szCs w:val="28"/>
        </w:rPr>
        <w:t xml:space="preserve"> me</w:t>
      </w:r>
      <w:del w:id="21811" w:author="Daisy Watt" w:date="2026-06-23T16:45:00Z" w16du:dateUtc="2026-06-23T14:45:00Z">
        <w:r w:rsidR="00BE1C52" w:rsidDel="0004179E">
          <w:rPr>
            <w:rFonts w:ascii="Cambria" w:hAnsi="Cambria"/>
            <w:sz w:val="28"/>
            <w:szCs w:val="28"/>
          </w:rPr>
          <w:delText>,</w:delText>
        </w:r>
      </w:del>
      <w:ins w:id="21812" w:author="Daisy Watt" w:date="2026-06-23T16:45:00Z" w16du:dateUtc="2026-06-23T14:45:00Z">
        <w:r w:rsidR="0004179E">
          <w:rPr>
            <w:rFonts w:ascii="Cambria" w:hAnsi="Cambria"/>
            <w:sz w:val="28"/>
            <w:szCs w:val="28"/>
          </w:rPr>
          <w:t xml:space="preserve"> –</w:t>
        </w:r>
      </w:ins>
      <w:r w:rsidR="00BE1C52">
        <w:rPr>
          <w:rFonts w:ascii="Cambria" w:hAnsi="Cambria"/>
          <w:sz w:val="28"/>
          <w:szCs w:val="28"/>
        </w:rPr>
        <w:t xml:space="preserve"> my name’</w:t>
      </w:r>
      <w:r w:rsidR="00E96B50">
        <w:rPr>
          <w:rFonts w:ascii="Cambria" w:hAnsi="Cambria"/>
          <w:sz w:val="28"/>
          <w:szCs w:val="28"/>
        </w:rPr>
        <w:t>s Fleur</w:t>
      </w:r>
      <w:del w:id="21813" w:author="Daisy Watt" w:date="2026-06-23T16:45:00Z" w16du:dateUtc="2026-06-23T14:45:00Z">
        <w:r w:rsidR="00E96B50" w:rsidDel="005E2EA4">
          <w:rPr>
            <w:rFonts w:ascii="Cambria" w:hAnsi="Cambria"/>
            <w:sz w:val="28"/>
            <w:szCs w:val="28"/>
          </w:rPr>
          <w:delText>-</w:delText>
        </w:r>
      </w:del>
      <w:ins w:id="21814" w:author="Daisy Watt" w:date="2026-06-23T16:45:00Z" w16du:dateUtc="2026-06-23T14:45:00Z">
        <w:r w:rsidR="005E2EA4">
          <w:rPr>
            <w:rFonts w:ascii="Cambria" w:hAnsi="Cambria"/>
            <w:sz w:val="28"/>
            <w:szCs w:val="28"/>
          </w:rPr>
          <w:t>,</w:t>
        </w:r>
      </w:ins>
      <w:r w:rsidR="00E00FB6">
        <w:rPr>
          <w:rFonts w:ascii="Cambria" w:hAnsi="Cambria"/>
          <w:sz w:val="28"/>
          <w:szCs w:val="28"/>
        </w:rPr>
        <w:t>’</w:t>
      </w:r>
      <w:r w:rsidR="00E96B50">
        <w:rPr>
          <w:rFonts w:ascii="Cambria" w:hAnsi="Cambria"/>
          <w:sz w:val="28"/>
          <w:szCs w:val="28"/>
        </w:rPr>
        <w:t xml:space="preserve"> </w:t>
      </w:r>
      <w:ins w:id="21815" w:author="Daisy Watt" w:date="2026-06-23T16:46:00Z" w16du:dateUtc="2026-06-23T14:46:00Z">
        <w:r w:rsidR="005E2EA4">
          <w:rPr>
            <w:rFonts w:ascii="Cambria" w:hAnsi="Cambria"/>
            <w:sz w:val="28"/>
            <w:szCs w:val="28"/>
          </w:rPr>
          <w:t xml:space="preserve">said </w:t>
        </w:r>
      </w:ins>
      <w:r w:rsidR="00E96B50">
        <w:rPr>
          <w:rFonts w:ascii="Cambria" w:hAnsi="Cambria"/>
          <w:sz w:val="28"/>
          <w:szCs w:val="28"/>
        </w:rPr>
        <w:t>a breathless young female voice. ‘</w:t>
      </w:r>
      <w:r w:rsidR="0034480E">
        <w:rPr>
          <w:rFonts w:ascii="Cambria" w:hAnsi="Cambria"/>
          <w:sz w:val="28"/>
          <w:szCs w:val="28"/>
        </w:rPr>
        <w:t xml:space="preserve">I’m from the </w:t>
      </w:r>
      <w:r w:rsidR="0034480E" w:rsidRPr="000E4D07">
        <w:rPr>
          <w:rFonts w:ascii="Cambria" w:hAnsi="Cambria"/>
          <w:i/>
          <w:iCs/>
          <w:sz w:val="28"/>
          <w:szCs w:val="28"/>
        </w:rPr>
        <w:t>Armchair Detectives</w:t>
      </w:r>
      <w:r w:rsidR="0034480E">
        <w:rPr>
          <w:rFonts w:ascii="Cambria" w:hAnsi="Cambria"/>
          <w:sz w:val="28"/>
          <w:szCs w:val="28"/>
        </w:rPr>
        <w:t xml:space="preserve"> </w:t>
      </w:r>
      <w:r w:rsidR="000E4D07">
        <w:rPr>
          <w:rFonts w:ascii="Cambria" w:hAnsi="Cambria"/>
          <w:sz w:val="28"/>
          <w:szCs w:val="28"/>
        </w:rPr>
        <w:t>YouTube channel</w:t>
      </w:r>
      <w:r w:rsidR="0034480E">
        <w:rPr>
          <w:rFonts w:ascii="Cambria" w:hAnsi="Cambria"/>
          <w:sz w:val="28"/>
          <w:szCs w:val="28"/>
        </w:rPr>
        <w:t xml:space="preserve">, and </w:t>
      </w:r>
      <w:r w:rsidR="00E96B50">
        <w:rPr>
          <w:rFonts w:ascii="Cambria" w:hAnsi="Cambria"/>
          <w:sz w:val="28"/>
          <w:szCs w:val="28"/>
        </w:rPr>
        <w:t>I’d love to talk to you about the List.’</w:t>
      </w:r>
    </w:p>
    <w:p w14:paraId="2DF8B400" w14:textId="17D44522" w:rsidR="00E96B50" w:rsidRDefault="00E96B50" w:rsidP="009131E1">
      <w:pPr>
        <w:spacing w:line="360" w:lineRule="auto"/>
        <w:contextualSpacing/>
        <w:rPr>
          <w:rFonts w:ascii="Cambria" w:hAnsi="Cambria"/>
          <w:sz w:val="28"/>
          <w:szCs w:val="28"/>
        </w:rPr>
      </w:pPr>
      <w:r>
        <w:rPr>
          <w:rFonts w:ascii="Cambria" w:hAnsi="Cambria"/>
          <w:sz w:val="28"/>
          <w:szCs w:val="28"/>
        </w:rPr>
        <w:tab/>
        <w:t>‘</w:t>
      </w:r>
      <w:r w:rsidR="00BE1C52">
        <w:rPr>
          <w:rFonts w:ascii="Cambria" w:hAnsi="Cambria"/>
          <w:sz w:val="28"/>
          <w:szCs w:val="28"/>
        </w:rPr>
        <w:t>Armchair</w:t>
      </w:r>
      <w:r w:rsidR="00BE1C52" w:rsidRPr="00BE1C52">
        <w:rPr>
          <w:rFonts w:ascii="Cambria" w:hAnsi="Cambria"/>
          <w:sz w:val="28"/>
          <w:szCs w:val="28"/>
        </w:rPr>
        <w:t xml:space="preserve"> </w:t>
      </w:r>
      <w:r w:rsidR="00BE1C52" w:rsidRPr="0023371B">
        <w:rPr>
          <w:rFonts w:ascii="Cambria" w:hAnsi="Cambria"/>
          <w:i/>
          <w:iCs/>
          <w:sz w:val="28"/>
          <w:szCs w:val="28"/>
        </w:rPr>
        <w:t>who</w:t>
      </w:r>
      <w:r>
        <w:rPr>
          <w:rFonts w:ascii="Cambria" w:hAnsi="Cambria"/>
          <w:sz w:val="28"/>
          <w:szCs w:val="28"/>
        </w:rPr>
        <w:t>?’</w:t>
      </w:r>
      <w:r w:rsidR="00BE1C52">
        <w:rPr>
          <w:rFonts w:ascii="Cambria" w:hAnsi="Cambria"/>
          <w:sz w:val="28"/>
          <w:szCs w:val="28"/>
        </w:rPr>
        <w:t xml:space="preserve"> Savannah felt lightheaded</w:t>
      </w:r>
      <w:r w:rsidR="007D2691">
        <w:rPr>
          <w:rFonts w:ascii="Cambria" w:hAnsi="Cambria"/>
          <w:sz w:val="28"/>
          <w:szCs w:val="28"/>
        </w:rPr>
        <w:t xml:space="preserve"> from stress</w:t>
      </w:r>
      <w:r w:rsidR="00803094">
        <w:rPr>
          <w:rFonts w:ascii="Cambria" w:hAnsi="Cambria"/>
          <w:sz w:val="28"/>
          <w:szCs w:val="28"/>
        </w:rPr>
        <w:t xml:space="preserve"> and fear</w:t>
      </w:r>
      <w:r w:rsidR="00BE1C52">
        <w:rPr>
          <w:rFonts w:ascii="Cambria" w:hAnsi="Cambria"/>
          <w:sz w:val="28"/>
          <w:szCs w:val="28"/>
        </w:rPr>
        <w:t xml:space="preserve">. ‘And </w:t>
      </w:r>
      <w:r w:rsidR="0034480E">
        <w:rPr>
          <w:rFonts w:ascii="Cambria" w:hAnsi="Cambria"/>
          <w:sz w:val="28"/>
          <w:szCs w:val="28"/>
        </w:rPr>
        <w:t xml:space="preserve">how the hell </w:t>
      </w:r>
      <w:r w:rsidR="00BE1C52">
        <w:rPr>
          <w:rFonts w:ascii="Cambria" w:hAnsi="Cambria"/>
          <w:sz w:val="28"/>
          <w:szCs w:val="28"/>
        </w:rPr>
        <w:t>do you know about the bloody List?’</w:t>
      </w:r>
    </w:p>
    <w:p w14:paraId="49D12344" w14:textId="72412FD3" w:rsidR="00BE1C52" w:rsidRDefault="0034480E" w:rsidP="009131E1">
      <w:pPr>
        <w:spacing w:line="360" w:lineRule="auto"/>
        <w:contextualSpacing/>
        <w:rPr>
          <w:rFonts w:ascii="Cambria" w:hAnsi="Cambria"/>
          <w:sz w:val="28"/>
          <w:szCs w:val="28"/>
        </w:rPr>
      </w:pPr>
      <w:r>
        <w:rPr>
          <w:rFonts w:ascii="Cambria" w:hAnsi="Cambria"/>
          <w:sz w:val="28"/>
          <w:szCs w:val="28"/>
        </w:rPr>
        <w:tab/>
        <w:t xml:space="preserve">‘Everyone knows about the List, </w:t>
      </w:r>
      <w:commentRangeStart w:id="21816"/>
      <w:r>
        <w:rPr>
          <w:rFonts w:ascii="Cambria" w:hAnsi="Cambria"/>
          <w:sz w:val="28"/>
          <w:szCs w:val="28"/>
        </w:rPr>
        <w:t>Mrs</w:t>
      </w:r>
      <w:commentRangeEnd w:id="21816"/>
      <w:r w:rsidR="00612DEB">
        <w:rPr>
          <w:rStyle w:val="CommentReference"/>
          <w:rFonts w:ascii="Cambria" w:hAnsi="Cambria"/>
          <w:sz w:val="28"/>
          <w:szCs w:val="28"/>
        </w:rPr>
        <w:commentReference w:id="21816"/>
      </w:r>
      <w:r>
        <w:rPr>
          <w:rFonts w:ascii="Cambria" w:hAnsi="Cambria"/>
          <w:sz w:val="28"/>
          <w:szCs w:val="28"/>
        </w:rPr>
        <w:t xml:space="preserve"> Langley,’ </w:t>
      </w:r>
      <w:r w:rsidR="00BE1C52">
        <w:rPr>
          <w:rFonts w:ascii="Cambria" w:hAnsi="Cambria"/>
          <w:sz w:val="28"/>
          <w:szCs w:val="28"/>
        </w:rPr>
        <w:t xml:space="preserve">Fleur’s </w:t>
      </w:r>
      <w:r w:rsidR="00745A9C">
        <w:rPr>
          <w:rFonts w:ascii="Cambria" w:hAnsi="Cambria"/>
          <w:sz w:val="28"/>
          <w:szCs w:val="28"/>
        </w:rPr>
        <w:t>fresh</w:t>
      </w:r>
      <w:r w:rsidR="00853504">
        <w:rPr>
          <w:rFonts w:ascii="Cambria" w:hAnsi="Cambria"/>
          <w:sz w:val="28"/>
          <w:szCs w:val="28"/>
        </w:rPr>
        <w:t xml:space="preserve"> young face beamed up at the camera. ‘</w:t>
      </w:r>
      <w:r>
        <w:rPr>
          <w:rFonts w:ascii="Cambria" w:hAnsi="Cambria"/>
          <w:sz w:val="28"/>
          <w:szCs w:val="28"/>
        </w:rPr>
        <w:t xml:space="preserve">It’s all over the </w:t>
      </w:r>
      <w:del w:id="21817" w:author="Daisy Watt" w:date="2026-06-23T16:47:00Z" w16du:dateUtc="2026-06-23T14:47:00Z">
        <w:r w:rsidR="00745A9C" w:rsidDel="00612DEB">
          <w:rPr>
            <w:rFonts w:ascii="Cambria" w:hAnsi="Cambria"/>
            <w:sz w:val="28"/>
            <w:szCs w:val="28"/>
          </w:rPr>
          <w:delText>web</w:delText>
        </w:r>
      </w:del>
      <w:ins w:id="21818" w:author="Daisy Watt" w:date="2026-06-23T16:47:00Z" w16du:dateUtc="2026-06-23T14:47:00Z">
        <w:r w:rsidR="00612DEB">
          <w:rPr>
            <w:rFonts w:ascii="Cambria" w:hAnsi="Cambria"/>
            <w:sz w:val="28"/>
            <w:szCs w:val="28"/>
          </w:rPr>
          <w:t>internet</w:t>
        </w:r>
      </w:ins>
      <w:r>
        <w:rPr>
          <w:rFonts w:ascii="Cambria" w:hAnsi="Cambria"/>
          <w:sz w:val="28"/>
          <w:szCs w:val="28"/>
        </w:rPr>
        <w:t xml:space="preserve">. </w:t>
      </w:r>
      <w:r w:rsidR="00745A9C">
        <w:rPr>
          <w:rFonts w:ascii="Cambria" w:hAnsi="Cambria"/>
          <w:sz w:val="28"/>
          <w:szCs w:val="28"/>
        </w:rPr>
        <w:t>i</w:t>
      </w:r>
      <w:r w:rsidR="00853504">
        <w:rPr>
          <w:rFonts w:ascii="Cambria" w:hAnsi="Cambria"/>
          <w:sz w:val="28"/>
          <w:szCs w:val="28"/>
        </w:rPr>
        <w:t>f you let me in, I can share</w:t>
      </w:r>
      <w:r>
        <w:rPr>
          <w:rFonts w:ascii="Cambria" w:hAnsi="Cambria"/>
          <w:sz w:val="28"/>
          <w:szCs w:val="28"/>
        </w:rPr>
        <w:t xml:space="preserve"> what I’ve learn</w:t>
      </w:r>
      <w:ins w:id="21819" w:author="Daisy Watt" w:date="2026-06-16T17:30:00Z" w16du:dateUtc="2026-06-16T16:30:00Z">
        <w:r w:rsidR="00051F4B">
          <w:rPr>
            <w:rFonts w:ascii="Cambria" w:hAnsi="Cambria"/>
            <w:sz w:val="28"/>
            <w:szCs w:val="28"/>
          </w:rPr>
          <w:t>ed</w:t>
        </w:r>
      </w:ins>
      <w:del w:id="21820" w:author="Daisy Watt" w:date="2026-06-16T17:30:00Z" w16du:dateUtc="2026-06-16T16:30:00Z">
        <w:r w:rsidDel="00051F4B">
          <w:rPr>
            <w:rFonts w:ascii="Cambria" w:hAnsi="Cambria"/>
            <w:sz w:val="28"/>
            <w:szCs w:val="28"/>
          </w:rPr>
          <w:delText>t</w:delText>
        </w:r>
      </w:del>
      <w:r>
        <w:rPr>
          <w:rFonts w:ascii="Cambria" w:hAnsi="Cambria"/>
          <w:sz w:val="28"/>
          <w:szCs w:val="28"/>
        </w:rPr>
        <w:t xml:space="preserve"> so far</w:t>
      </w:r>
      <w:r w:rsidR="00853504">
        <w:rPr>
          <w:rFonts w:ascii="Cambria" w:hAnsi="Cambria"/>
          <w:sz w:val="28"/>
          <w:szCs w:val="28"/>
        </w:rPr>
        <w:t>.’</w:t>
      </w:r>
    </w:p>
    <w:p w14:paraId="7F0AB60B" w14:textId="132E82F1" w:rsidR="0034480E" w:rsidRDefault="0034480E" w:rsidP="00543314">
      <w:pPr>
        <w:spacing w:line="360" w:lineRule="auto"/>
        <w:contextualSpacing/>
        <w:rPr>
          <w:rFonts w:ascii="Cambria" w:hAnsi="Cambria"/>
          <w:sz w:val="28"/>
          <w:szCs w:val="28"/>
        </w:rPr>
      </w:pPr>
      <w:r>
        <w:rPr>
          <w:rFonts w:ascii="Cambria" w:hAnsi="Cambria"/>
          <w:sz w:val="28"/>
          <w:szCs w:val="28"/>
        </w:rPr>
        <w:tab/>
      </w:r>
      <w:r w:rsidR="00745A9C">
        <w:rPr>
          <w:rFonts w:ascii="Cambria" w:hAnsi="Cambria"/>
          <w:sz w:val="28"/>
          <w:szCs w:val="28"/>
        </w:rPr>
        <w:t xml:space="preserve">‘Hmmm.’ </w:t>
      </w:r>
      <w:del w:id="21821" w:author="Daisy Watt" w:date="2026-06-23T16:48:00Z" w16du:dateUtc="2026-06-23T14:48:00Z">
        <w:r w:rsidR="0023371B" w:rsidDel="0069395A">
          <w:rPr>
            <w:rFonts w:ascii="Cambria" w:hAnsi="Cambria"/>
            <w:sz w:val="28"/>
            <w:szCs w:val="28"/>
          </w:rPr>
          <w:delText>Savannah’s</w:delText>
        </w:r>
        <w:r w:rsidDel="0069395A">
          <w:rPr>
            <w:rFonts w:ascii="Cambria" w:hAnsi="Cambria"/>
            <w:sz w:val="28"/>
            <w:szCs w:val="28"/>
          </w:rPr>
          <w:delText xml:space="preserve"> little dog </w:delText>
        </w:r>
      </w:del>
      <w:ins w:id="21822" w:author="Daisy Watt" w:date="2026-06-23T16:48:00Z" w16du:dateUtc="2026-06-23T14:48:00Z">
        <w:r w:rsidR="0069395A">
          <w:rPr>
            <w:rFonts w:ascii="Cambria" w:hAnsi="Cambria"/>
            <w:sz w:val="28"/>
            <w:szCs w:val="28"/>
          </w:rPr>
          <w:t xml:space="preserve">Kylie </w:t>
        </w:r>
      </w:ins>
      <w:r>
        <w:rPr>
          <w:rFonts w:ascii="Cambria" w:hAnsi="Cambria"/>
          <w:sz w:val="28"/>
          <w:szCs w:val="28"/>
        </w:rPr>
        <w:t>skittered across the hallway</w:t>
      </w:r>
      <w:r w:rsidR="00F50577">
        <w:rPr>
          <w:rFonts w:ascii="Cambria" w:hAnsi="Cambria"/>
          <w:sz w:val="28"/>
          <w:szCs w:val="28"/>
        </w:rPr>
        <w:t xml:space="preserve"> towards </w:t>
      </w:r>
      <w:del w:id="21823" w:author="Daisy Watt" w:date="2026-06-23T16:48:00Z" w16du:dateUtc="2026-06-23T14:48:00Z">
        <w:r w:rsidR="00F50577" w:rsidDel="00FA71F1">
          <w:rPr>
            <w:rFonts w:ascii="Cambria" w:hAnsi="Cambria"/>
            <w:sz w:val="28"/>
            <w:szCs w:val="28"/>
          </w:rPr>
          <w:delText>her</w:delText>
        </w:r>
        <w:r w:rsidR="00543314" w:rsidDel="00FA71F1">
          <w:rPr>
            <w:rFonts w:ascii="Cambria" w:hAnsi="Cambria"/>
            <w:sz w:val="28"/>
            <w:szCs w:val="28"/>
          </w:rPr>
          <w:delText xml:space="preserve"> as </w:delText>
        </w:r>
      </w:del>
      <w:r w:rsidR="00543314">
        <w:rPr>
          <w:rFonts w:ascii="Cambria" w:hAnsi="Cambria"/>
          <w:sz w:val="28"/>
          <w:szCs w:val="28"/>
        </w:rPr>
        <w:t>Savannah</w:t>
      </w:r>
      <w:ins w:id="21824" w:author="Daisy Watt" w:date="2026-06-23T16:48:00Z" w16du:dateUtc="2026-06-23T14:48:00Z">
        <w:r w:rsidR="00FA71F1">
          <w:rPr>
            <w:rFonts w:ascii="Cambria" w:hAnsi="Cambria"/>
            <w:sz w:val="28"/>
            <w:szCs w:val="28"/>
          </w:rPr>
          <w:t xml:space="preserve"> as she</w:t>
        </w:r>
      </w:ins>
      <w:r w:rsidR="00543314">
        <w:rPr>
          <w:rFonts w:ascii="Cambria" w:hAnsi="Cambria"/>
          <w:sz w:val="28"/>
          <w:szCs w:val="28"/>
        </w:rPr>
        <w:t xml:space="preserve"> considered her options.</w:t>
      </w:r>
      <w:r>
        <w:rPr>
          <w:rFonts w:ascii="Cambria" w:hAnsi="Cambria"/>
          <w:sz w:val="28"/>
          <w:szCs w:val="28"/>
        </w:rPr>
        <w:t xml:space="preserve"> </w:t>
      </w:r>
      <w:del w:id="21825" w:author="Claire S" w:date="2026-07-31T12:10:00Z" w16du:dateUtc="2026-07-31T11:10:00Z">
        <w:r w:rsidDel="009027AC">
          <w:rPr>
            <w:rFonts w:ascii="Cambria" w:hAnsi="Cambria"/>
            <w:sz w:val="28"/>
            <w:szCs w:val="28"/>
          </w:rPr>
          <w:delText xml:space="preserve"> </w:delText>
        </w:r>
        <w:r w:rsidR="00745A9C" w:rsidDel="009027AC">
          <w:rPr>
            <w:rFonts w:ascii="Cambria" w:hAnsi="Cambria"/>
            <w:sz w:val="28"/>
            <w:szCs w:val="28"/>
          </w:rPr>
          <w:delText>Did she have a</w:delText>
        </w:r>
        <w:r w:rsidDel="009027AC">
          <w:rPr>
            <w:rFonts w:ascii="Cambria" w:hAnsi="Cambria"/>
            <w:sz w:val="28"/>
            <w:szCs w:val="28"/>
          </w:rPr>
          <w:delText xml:space="preserve"> choice</w:delText>
        </w:r>
        <w:r w:rsidR="00745A9C" w:rsidDel="009027AC">
          <w:rPr>
            <w:rFonts w:ascii="Cambria" w:hAnsi="Cambria"/>
            <w:sz w:val="28"/>
            <w:szCs w:val="28"/>
          </w:rPr>
          <w:delText>?</w:delText>
        </w:r>
        <w:r w:rsidR="00453B8C" w:rsidDel="009027AC">
          <w:rPr>
            <w:rFonts w:ascii="Cambria" w:hAnsi="Cambria"/>
            <w:sz w:val="28"/>
            <w:szCs w:val="28"/>
          </w:rPr>
          <w:delText xml:space="preserve">  </w:delText>
        </w:r>
      </w:del>
      <w:r w:rsidR="00453B8C">
        <w:rPr>
          <w:rFonts w:ascii="Cambria" w:hAnsi="Cambria"/>
          <w:sz w:val="28"/>
          <w:szCs w:val="28"/>
        </w:rPr>
        <w:t xml:space="preserve">Would </w:t>
      </w:r>
      <w:del w:id="21826" w:author="Claire S" w:date="2026-07-31T12:10:00Z" w16du:dateUtc="2026-07-31T11:10:00Z">
        <w:r w:rsidR="00453B8C" w:rsidDel="009027AC">
          <w:rPr>
            <w:rFonts w:ascii="Cambria" w:hAnsi="Cambria"/>
            <w:sz w:val="28"/>
            <w:szCs w:val="28"/>
          </w:rPr>
          <w:delText>it help</w:delText>
        </w:r>
        <w:r w:rsidR="00543314" w:rsidDel="009027AC">
          <w:rPr>
            <w:rFonts w:ascii="Cambria" w:hAnsi="Cambria"/>
            <w:sz w:val="28"/>
            <w:szCs w:val="28"/>
          </w:rPr>
          <w:delText xml:space="preserve"> to </w:delText>
        </w:r>
      </w:del>
      <w:r w:rsidR="00543314">
        <w:rPr>
          <w:rFonts w:ascii="Cambria" w:hAnsi="Cambria"/>
          <w:sz w:val="28"/>
          <w:szCs w:val="28"/>
        </w:rPr>
        <w:t>talk</w:t>
      </w:r>
      <w:ins w:id="21827" w:author="Claire S" w:date="2026-07-31T12:10:00Z" w16du:dateUtc="2026-07-31T11:10:00Z">
        <w:r w:rsidR="009027AC">
          <w:rPr>
            <w:rFonts w:ascii="Cambria" w:hAnsi="Cambria"/>
            <w:sz w:val="28"/>
            <w:szCs w:val="28"/>
          </w:rPr>
          <w:t>ing</w:t>
        </w:r>
      </w:ins>
      <w:r w:rsidR="00543314">
        <w:rPr>
          <w:rFonts w:ascii="Cambria" w:hAnsi="Cambria"/>
          <w:sz w:val="28"/>
          <w:szCs w:val="28"/>
        </w:rPr>
        <w:t xml:space="preserve"> to this girl</w:t>
      </w:r>
      <w:ins w:id="21828" w:author="Claire S" w:date="2026-07-31T12:10:00Z" w16du:dateUtc="2026-07-31T11:10:00Z">
        <w:r w:rsidR="009027AC">
          <w:rPr>
            <w:rFonts w:ascii="Cambria" w:hAnsi="Cambria"/>
            <w:sz w:val="28"/>
            <w:szCs w:val="28"/>
          </w:rPr>
          <w:t xml:space="preserve"> help</w:t>
        </w:r>
      </w:ins>
      <w:r w:rsidR="00453B8C">
        <w:rPr>
          <w:rFonts w:ascii="Cambria" w:hAnsi="Cambria"/>
          <w:sz w:val="28"/>
          <w:szCs w:val="28"/>
        </w:rPr>
        <w:t xml:space="preserve">? </w:t>
      </w:r>
      <w:r w:rsidR="00340281">
        <w:rPr>
          <w:rFonts w:ascii="Cambria" w:hAnsi="Cambria"/>
          <w:sz w:val="28"/>
          <w:szCs w:val="28"/>
        </w:rPr>
        <w:t>Perhaps they had information she needed to have</w:t>
      </w:r>
      <w:ins w:id="21829" w:author="Daisy Watt" w:date="2026-06-23T16:48:00Z" w16du:dateUtc="2026-06-23T14:48:00Z">
        <w:r w:rsidR="00FA71F1">
          <w:rPr>
            <w:rFonts w:ascii="Cambria" w:hAnsi="Cambria"/>
            <w:sz w:val="28"/>
            <w:szCs w:val="28"/>
          </w:rPr>
          <w:t>,</w:t>
        </w:r>
      </w:ins>
      <w:r w:rsidR="00340281">
        <w:rPr>
          <w:rFonts w:ascii="Cambria" w:hAnsi="Cambria"/>
          <w:sz w:val="28"/>
          <w:szCs w:val="28"/>
        </w:rPr>
        <w:t xml:space="preserve"> too…</w:t>
      </w:r>
    </w:p>
    <w:p w14:paraId="3AE141BD" w14:textId="758AB593" w:rsidR="0034480E" w:rsidRDefault="0034480E" w:rsidP="009131E1">
      <w:pPr>
        <w:spacing w:line="360" w:lineRule="auto"/>
        <w:contextualSpacing/>
        <w:rPr>
          <w:rFonts w:ascii="Cambria" w:hAnsi="Cambria"/>
          <w:sz w:val="28"/>
          <w:szCs w:val="28"/>
        </w:rPr>
      </w:pPr>
      <w:r>
        <w:rPr>
          <w:rFonts w:ascii="Cambria" w:hAnsi="Cambria"/>
          <w:sz w:val="28"/>
          <w:szCs w:val="28"/>
        </w:rPr>
        <w:tab/>
        <w:t xml:space="preserve">‘I’ll give you ten minutes, then I’ve got to </w:t>
      </w:r>
      <w:del w:id="21830" w:author="Claire S" w:date="2026-07-31T12:10:00Z" w16du:dateUtc="2026-07-31T11:10:00Z">
        <w:r w:rsidR="00187CB0" w:rsidDel="009027AC">
          <w:rPr>
            <w:rFonts w:ascii="Cambria" w:hAnsi="Cambria"/>
            <w:sz w:val="28"/>
            <w:szCs w:val="28"/>
          </w:rPr>
          <w:delText>get ready</w:delText>
        </w:r>
        <w:r w:rsidR="00745A9C" w:rsidDel="009027AC">
          <w:rPr>
            <w:rFonts w:ascii="Cambria" w:hAnsi="Cambria"/>
            <w:sz w:val="28"/>
            <w:szCs w:val="28"/>
          </w:rPr>
          <w:delText xml:space="preserve"> for a meeting</w:delText>
        </w:r>
      </w:del>
      <w:ins w:id="21831" w:author="Claire S" w:date="2026-07-31T12:10:00Z" w16du:dateUtc="2026-07-31T11:10:00Z">
        <w:r w:rsidR="009027AC">
          <w:rPr>
            <w:rFonts w:ascii="Cambria" w:hAnsi="Cambria"/>
            <w:sz w:val="28"/>
            <w:szCs w:val="28"/>
          </w:rPr>
          <w:t>go out</w:t>
        </w:r>
      </w:ins>
      <w:del w:id="21832" w:author="Daisy Watt" w:date="2026-06-23T16:48:00Z" w16du:dateUtc="2026-06-23T14:48:00Z">
        <w:r w:rsidDel="00D05FF9">
          <w:rPr>
            <w:rFonts w:ascii="Cambria" w:hAnsi="Cambria"/>
            <w:sz w:val="28"/>
            <w:szCs w:val="28"/>
          </w:rPr>
          <w:delText>,’ s</w:delText>
        </w:r>
      </w:del>
      <w:ins w:id="21833" w:author="Daisy Watt" w:date="2026-06-23T16:48:00Z" w16du:dateUtc="2026-06-23T14:48:00Z">
        <w:r w:rsidR="00D05FF9">
          <w:rPr>
            <w:rFonts w:ascii="Cambria" w:hAnsi="Cambria"/>
            <w:sz w:val="28"/>
            <w:szCs w:val="28"/>
          </w:rPr>
          <w:t>.’ S</w:t>
        </w:r>
      </w:ins>
      <w:r>
        <w:rPr>
          <w:rFonts w:ascii="Cambria" w:hAnsi="Cambria"/>
          <w:sz w:val="28"/>
          <w:szCs w:val="28"/>
        </w:rPr>
        <w:t xml:space="preserve">he buzzed the </w:t>
      </w:r>
      <w:r w:rsidR="00BC25B7">
        <w:rPr>
          <w:rFonts w:ascii="Cambria" w:hAnsi="Cambria"/>
          <w:sz w:val="28"/>
          <w:szCs w:val="28"/>
        </w:rPr>
        <w:t>gate open.</w:t>
      </w:r>
      <w:r>
        <w:rPr>
          <w:rFonts w:ascii="Cambria" w:hAnsi="Cambria"/>
          <w:sz w:val="28"/>
          <w:szCs w:val="28"/>
        </w:rPr>
        <w:t xml:space="preserve"> </w:t>
      </w:r>
      <w:r w:rsidR="00745A9C">
        <w:rPr>
          <w:rFonts w:ascii="Cambria" w:hAnsi="Cambria"/>
          <w:sz w:val="28"/>
          <w:szCs w:val="28"/>
        </w:rPr>
        <w:t>‘</w:t>
      </w:r>
      <w:ins w:id="21834" w:author="Claire S" w:date="2026-07-31T12:11:00Z" w16du:dateUtc="2026-07-31T11:11:00Z">
        <w:r w:rsidR="009027AC">
          <w:rPr>
            <w:rFonts w:ascii="Cambria" w:hAnsi="Cambria"/>
            <w:sz w:val="28"/>
            <w:szCs w:val="28"/>
          </w:rPr>
          <w:t>And it’s Ms Langley.  M</w:t>
        </w:r>
      </w:ins>
      <w:del w:id="21835" w:author="Claire S" w:date="2026-07-31T12:11:00Z" w16du:dateUtc="2026-07-31T11:11:00Z">
        <w:r w:rsidDel="009027AC">
          <w:rPr>
            <w:rFonts w:ascii="Cambria" w:hAnsi="Cambria"/>
            <w:sz w:val="28"/>
            <w:szCs w:val="28"/>
          </w:rPr>
          <w:delText>And m</w:delText>
        </w:r>
      </w:del>
      <w:r>
        <w:rPr>
          <w:rFonts w:ascii="Cambria" w:hAnsi="Cambria"/>
          <w:sz w:val="28"/>
          <w:szCs w:val="28"/>
        </w:rPr>
        <w:t xml:space="preserve">ake sure you walk up to the house with the </w:t>
      </w:r>
      <w:r w:rsidR="00745A9C">
        <w:rPr>
          <w:rFonts w:ascii="Cambria" w:hAnsi="Cambria"/>
          <w:sz w:val="28"/>
          <w:szCs w:val="28"/>
        </w:rPr>
        <w:t xml:space="preserve">security </w:t>
      </w:r>
      <w:r>
        <w:rPr>
          <w:rFonts w:ascii="Cambria" w:hAnsi="Cambria"/>
          <w:sz w:val="28"/>
          <w:szCs w:val="28"/>
        </w:rPr>
        <w:t>guard, right?’</w:t>
      </w:r>
    </w:p>
    <w:p w14:paraId="4DB81C88" w14:textId="146FA590" w:rsidR="00745A9C" w:rsidRDefault="00745A9C" w:rsidP="009131E1">
      <w:pPr>
        <w:spacing w:line="360" w:lineRule="auto"/>
        <w:contextualSpacing/>
        <w:rPr>
          <w:rFonts w:ascii="Cambria" w:hAnsi="Cambria"/>
          <w:sz w:val="28"/>
          <w:szCs w:val="28"/>
        </w:rPr>
      </w:pPr>
      <w:r>
        <w:rPr>
          <w:rFonts w:ascii="Cambria" w:hAnsi="Cambria"/>
          <w:sz w:val="28"/>
          <w:szCs w:val="28"/>
        </w:rPr>
        <w:tab/>
        <w:t xml:space="preserve">But even as she said it, Savannah </w:t>
      </w:r>
      <w:r w:rsidR="00BD4D82">
        <w:rPr>
          <w:rFonts w:ascii="Cambria" w:hAnsi="Cambria"/>
          <w:sz w:val="28"/>
          <w:szCs w:val="28"/>
        </w:rPr>
        <w:t>acknowledged</w:t>
      </w:r>
      <w:r w:rsidR="00590848">
        <w:rPr>
          <w:rFonts w:ascii="Cambria" w:hAnsi="Cambria"/>
          <w:sz w:val="28"/>
          <w:szCs w:val="28"/>
        </w:rPr>
        <w:t xml:space="preserve"> with gut-wrenching sickness</w:t>
      </w:r>
      <w:r>
        <w:rPr>
          <w:rFonts w:ascii="Cambria" w:hAnsi="Cambria"/>
          <w:sz w:val="28"/>
          <w:szCs w:val="28"/>
        </w:rPr>
        <w:t xml:space="preserve"> that whoever had scrawled on her mirror last night had got</w:t>
      </w:r>
      <w:del w:id="21836" w:author="Daisy Watt" w:date="2026-06-23T16:48:00Z" w16du:dateUtc="2026-06-23T14:48:00Z">
        <w:r w:rsidDel="001B2B81">
          <w:rPr>
            <w:rFonts w:ascii="Cambria" w:hAnsi="Cambria"/>
            <w:sz w:val="28"/>
            <w:szCs w:val="28"/>
          </w:rPr>
          <w:delText>ten</w:delText>
        </w:r>
      </w:del>
      <w:r>
        <w:rPr>
          <w:rFonts w:ascii="Cambria" w:hAnsi="Cambria"/>
          <w:sz w:val="28"/>
          <w:szCs w:val="28"/>
        </w:rPr>
        <w:t xml:space="preserve"> into the house</w:t>
      </w:r>
      <w:r w:rsidR="000A2C14">
        <w:rPr>
          <w:rFonts w:ascii="Cambria" w:hAnsi="Cambria"/>
          <w:sz w:val="28"/>
          <w:szCs w:val="28"/>
        </w:rPr>
        <w:t xml:space="preserve"> somehow</w:t>
      </w:r>
      <w:r>
        <w:rPr>
          <w:rFonts w:ascii="Cambria" w:hAnsi="Cambria"/>
          <w:sz w:val="28"/>
          <w:szCs w:val="28"/>
        </w:rPr>
        <w:t xml:space="preserve">, guard or no guard. </w:t>
      </w:r>
    </w:p>
    <w:p w14:paraId="502DEADB" w14:textId="653E59EB" w:rsidR="007C53EE" w:rsidRDefault="007C53EE" w:rsidP="009131E1">
      <w:pPr>
        <w:spacing w:line="360" w:lineRule="auto"/>
        <w:contextualSpacing/>
        <w:rPr>
          <w:rFonts w:ascii="Cambria" w:hAnsi="Cambria"/>
          <w:sz w:val="28"/>
          <w:szCs w:val="28"/>
        </w:rPr>
      </w:pPr>
      <w:r>
        <w:rPr>
          <w:rFonts w:ascii="Cambria" w:hAnsi="Cambria"/>
          <w:sz w:val="28"/>
          <w:szCs w:val="28"/>
        </w:rPr>
        <w:tab/>
      </w:r>
      <w:del w:id="21837" w:author="Claire S" w:date="2026-06-05T10:41:00Z" w16du:dateUtc="2026-06-05T09:41:00Z">
        <w:r w:rsidDel="007E51FA">
          <w:rPr>
            <w:rFonts w:ascii="Cambria" w:hAnsi="Cambria"/>
            <w:sz w:val="28"/>
            <w:szCs w:val="28"/>
          </w:rPr>
          <w:delText>And she remembered that Jackson had got into her garden the other day without being buzzed in first</w:delText>
        </w:r>
        <w:r w:rsidR="00EF3F53" w:rsidDel="007E51FA">
          <w:rPr>
            <w:rFonts w:ascii="Cambria" w:hAnsi="Cambria"/>
            <w:sz w:val="28"/>
            <w:szCs w:val="28"/>
          </w:rPr>
          <w:delText xml:space="preserve">, and </w:delText>
        </w:r>
        <w:commentRangeStart w:id="21838"/>
        <w:r w:rsidR="00EF3F53" w:rsidDel="007E51FA">
          <w:rPr>
            <w:rFonts w:ascii="Cambria" w:hAnsi="Cambria"/>
            <w:sz w:val="28"/>
            <w:szCs w:val="28"/>
          </w:rPr>
          <w:delText>she’d forgotten to ask him how</w:delText>
        </w:r>
        <w:commentRangeEnd w:id="21838"/>
        <w:r w:rsidR="0023532F" w:rsidDel="007E51FA">
          <w:rPr>
            <w:rStyle w:val="CommentReference"/>
            <w:rFonts w:ascii="Cambria" w:hAnsi="Cambria"/>
            <w:sz w:val="28"/>
            <w:szCs w:val="28"/>
          </w:rPr>
          <w:commentReference w:id="21838"/>
        </w:r>
        <w:r w:rsidDel="007E51FA">
          <w:rPr>
            <w:rFonts w:ascii="Cambria" w:hAnsi="Cambria"/>
            <w:sz w:val="28"/>
            <w:szCs w:val="28"/>
          </w:rPr>
          <w:delText>.</w:delText>
        </w:r>
      </w:del>
      <w:r>
        <w:rPr>
          <w:rFonts w:ascii="Cambria" w:hAnsi="Cambria"/>
          <w:sz w:val="28"/>
          <w:szCs w:val="28"/>
        </w:rPr>
        <w:t xml:space="preserve"> </w:t>
      </w:r>
    </w:p>
    <w:p w14:paraId="3EDE34FC" w14:textId="77777777" w:rsidR="00340281" w:rsidRDefault="00340281" w:rsidP="00266E8A">
      <w:pPr>
        <w:spacing w:line="360" w:lineRule="auto"/>
        <w:contextualSpacing/>
        <w:rPr>
          <w:rFonts w:ascii="Cambria" w:hAnsi="Cambria"/>
          <w:b/>
          <w:sz w:val="28"/>
          <w:szCs w:val="28"/>
        </w:rPr>
      </w:pPr>
    </w:p>
    <w:p w14:paraId="335453E6" w14:textId="77777777" w:rsidR="00340281" w:rsidRDefault="00340281" w:rsidP="00266E8A">
      <w:pPr>
        <w:spacing w:line="360" w:lineRule="auto"/>
        <w:contextualSpacing/>
        <w:rPr>
          <w:rFonts w:ascii="Cambria" w:hAnsi="Cambria"/>
          <w:b/>
          <w:sz w:val="28"/>
          <w:szCs w:val="28"/>
        </w:rPr>
      </w:pPr>
    </w:p>
    <w:p w14:paraId="31E26775" w14:textId="77777777" w:rsidR="00F11C9A" w:rsidRDefault="00F11C9A" w:rsidP="00266E8A">
      <w:pPr>
        <w:spacing w:line="360" w:lineRule="auto"/>
        <w:contextualSpacing/>
        <w:rPr>
          <w:rFonts w:ascii="Cambria" w:hAnsi="Cambria"/>
          <w:b/>
          <w:sz w:val="28"/>
          <w:szCs w:val="28"/>
        </w:rPr>
      </w:pPr>
    </w:p>
    <w:p w14:paraId="1D6A0997" w14:textId="77777777" w:rsidR="00F11C9A" w:rsidRDefault="00F11C9A" w:rsidP="00266E8A">
      <w:pPr>
        <w:spacing w:line="360" w:lineRule="auto"/>
        <w:contextualSpacing/>
        <w:rPr>
          <w:rFonts w:ascii="Cambria" w:hAnsi="Cambria"/>
          <w:b/>
          <w:sz w:val="28"/>
          <w:szCs w:val="28"/>
        </w:rPr>
      </w:pPr>
    </w:p>
    <w:p w14:paraId="4D3344B7" w14:textId="77777777" w:rsidR="00F11C9A" w:rsidRDefault="00F11C9A" w:rsidP="00266E8A">
      <w:pPr>
        <w:spacing w:line="360" w:lineRule="auto"/>
        <w:contextualSpacing/>
        <w:rPr>
          <w:rFonts w:ascii="Cambria" w:hAnsi="Cambria"/>
          <w:b/>
          <w:sz w:val="28"/>
          <w:szCs w:val="28"/>
        </w:rPr>
      </w:pPr>
    </w:p>
    <w:p w14:paraId="2550D070" w14:textId="77777777" w:rsidR="00F11C9A" w:rsidRDefault="00F11C9A" w:rsidP="00266E8A">
      <w:pPr>
        <w:spacing w:line="360" w:lineRule="auto"/>
        <w:contextualSpacing/>
        <w:rPr>
          <w:ins w:id="21839" w:author="Claire S" w:date="2026-06-05T10:41:00Z" w16du:dateUtc="2026-06-05T09:41:00Z"/>
          <w:rFonts w:ascii="Cambria" w:hAnsi="Cambria"/>
          <w:b/>
          <w:sz w:val="28"/>
          <w:szCs w:val="28"/>
        </w:rPr>
      </w:pPr>
    </w:p>
    <w:p w14:paraId="60C6E2D1" w14:textId="77777777" w:rsidR="00BD44DA" w:rsidRDefault="00BD44DA" w:rsidP="00266E8A">
      <w:pPr>
        <w:spacing w:line="360" w:lineRule="auto"/>
        <w:contextualSpacing/>
        <w:rPr>
          <w:ins w:id="21840" w:author="Claire S" w:date="2026-07-30T15:58:00Z" w16du:dateUtc="2026-07-30T14:58:00Z"/>
          <w:rFonts w:ascii="Cambria" w:hAnsi="Cambria"/>
          <w:b/>
          <w:sz w:val="28"/>
          <w:szCs w:val="28"/>
        </w:rPr>
      </w:pPr>
    </w:p>
    <w:p w14:paraId="5A707B62" w14:textId="77777777" w:rsidR="007709F1" w:rsidRDefault="007709F1" w:rsidP="00266E8A">
      <w:pPr>
        <w:spacing w:line="360" w:lineRule="auto"/>
        <w:contextualSpacing/>
        <w:rPr>
          <w:rFonts w:ascii="Cambria" w:hAnsi="Cambria"/>
          <w:b/>
          <w:sz w:val="28"/>
          <w:szCs w:val="28"/>
        </w:rPr>
      </w:pPr>
    </w:p>
    <w:p w14:paraId="03C2BA06" w14:textId="763ECB09" w:rsidR="00F76294" w:rsidRDefault="00F76294" w:rsidP="00266E8A">
      <w:pPr>
        <w:spacing w:line="360" w:lineRule="auto"/>
        <w:contextualSpacing/>
        <w:rPr>
          <w:ins w:id="21841" w:author="Claire S" w:date="2026-07-31T12:11:00Z" w16du:dateUtc="2026-07-31T11:11:00Z"/>
          <w:rFonts w:ascii="Cambria" w:hAnsi="Cambria"/>
          <w:b/>
          <w:sz w:val="28"/>
          <w:szCs w:val="28"/>
        </w:rPr>
      </w:pPr>
      <w:r>
        <w:rPr>
          <w:rFonts w:ascii="Cambria" w:hAnsi="Cambria"/>
          <w:b/>
          <w:sz w:val="28"/>
          <w:szCs w:val="28"/>
        </w:rPr>
        <w:t xml:space="preserve">CHAPTER </w:t>
      </w:r>
      <w:del w:id="21842" w:author="Daisy Watt" w:date="2026-06-23T04:52:00Z" w16du:dateUtc="2026-06-23T02:52:00Z">
        <w:r w:rsidR="00DF3B43" w:rsidDel="005E1B34">
          <w:rPr>
            <w:rFonts w:ascii="Cambria" w:hAnsi="Cambria"/>
            <w:b/>
            <w:sz w:val="28"/>
            <w:szCs w:val="28"/>
          </w:rPr>
          <w:delText>50</w:delText>
        </w:r>
      </w:del>
      <w:ins w:id="21843" w:author="Claire S" w:date="2026-06-08T17:05:00Z" w16du:dateUtc="2026-06-08T16:05:00Z">
        <w:del w:id="21844" w:author="Daisy Watt" w:date="2026-06-23T04:52:00Z" w16du:dateUtc="2026-06-23T02:52:00Z">
          <w:r w:rsidR="005E1B34">
            <w:rPr>
              <w:rFonts w:ascii="Cambria" w:hAnsi="Cambria"/>
              <w:b/>
              <w:sz w:val="28"/>
              <w:szCs w:val="28"/>
            </w:rPr>
            <w:delText>52</w:delText>
          </w:r>
        </w:del>
      </w:ins>
      <w:ins w:id="21845" w:author="Daisy Watt" w:date="2026-06-23T04:52:00Z" w16du:dateUtc="2026-06-23T02:52:00Z">
        <w:del w:id="21846" w:author="Claire S" w:date="2026-07-30T15:58:00Z" w16du:dateUtc="2026-07-30T14:58:00Z">
          <w:r w:rsidR="003510D0">
            <w:rPr>
              <w:rFonts w:ascii="Cambria" w:hAnsi="Cambria"/>
              <w:b/>
              <w:sz w:val="28"/>
              <w:szCs w:val="28"/>
            </w:rPr>
            <w:delText>51</w:delText>
          </w:r>
        </w:del>
      </w:ins>
      <w:ins w:id="21847" w:author="Claire S" w:date="2026-07-30T15:58:00Z" w16du:dateUtc="2026-07-30T14:58:00Z">
        <w:r w:rsidR="007709F1">
          <w:rPr>
            <w:rFonts w:ascii="Cambria" w:hAnsi="Cambria"/>
            <w:b/>
            <w:sz w:val="28"/>
            <w:szCs w:val="28"/>
          </w:rPr>
          <w:t>4</w:t>
        </w:r>
      </w:ins>
      <w:ins w:id="21848" w:author="Claire S" w:date="2026-07-31T12:29:00Z" w16du:dateUtc="2026-07-31T11:29:00Z">
        <w:r w:rsidR="007C3F78">
          <w:rPr>
            <w:rFonts w:ascii="Cambria" w:hAnsi="Cambria"/>
            <w:b/>
            <w:sz w:val="28"/>
            <w:szCs w:val="28"/>
          </w:rPr>
          <w:t>8</w:t>
        </w:r>
      </w:ins>
    </w:p>
    <w:p w14:paraId="4477E90D" w14:textId="3426F42E" w:rsidR="00BE3357" w:rsidRDefault="00BE3357" w:rsidP="00266E8A">
      <w:pPr>
        <w:spacing w:line="360" w:lineRule="auto"/>
        <w:contextualSpacing/>
        <w:rPr>
          <w:rFonts w:ascii="Cambria" w:hAnsi="Cambria"/>
          <w:b/>
          <w:sz w:val="28"/>
          <w:szCs w:val="28"/>
        </w:rPr>
      </w:pPr>
      <w:ins w:id="21849" w:author="Claire S" w:date="2026-07-31T12:11:00Z" w16du:dateUtc="2026-07-31T11:11:00Z">
        <w:r>
          <w:rPr>
            <w:rFonts w:ascii="Cambria" w:hAnsi="Cambria"/>
            <w:b/>
            <w:sz w:val="28"/>
            <w:szCs w:val="28"/>
          </w:rPr>
          <w:t>WEDNESDAY MORNING</w:t>
        </w:r>
      </w:ins>
    </w:p>
    <w:p w14:paraId="60F6EA0A" w14:textId="540503ED" w:rsidR="00F76294" w:rsidRDefault="00F76294" w:rsidP="00266E8A">
      <w:pPr>
        <w:spacing w:line="360" w:lineRule="auto"/>
        <w:contextualSpacing/>
        <w:rPr>
          <w:del w:id="21850" w:author="Daisy Watt" w:date="2026-06-23T04:52:00Z" w16du:dateUtc="2026-06-23T02:52:00Z"/>
          <w:rFonts w:ascii="Cambria" w:hAnsi="Cambria"/>
          <w:b/>
          <w:sz w:val="28"/>
          <w:szCs w:val="28"/>
        </w:rPr>
      </w:pPr>
      <w:del w:id="21851" w:author="Daisy Watt" w:date="2026-06-23T04:52:00Z" w16du:dateUtc="2026-06-23T02:52:00Z">
        <w:r>
          <w:rPr>
            <w:rFonts w:ascii="Cambria" w:hAnsi="Cambria"/>
            <w:b/>
            <w:sz w:val="28"/>
            <w:szCs w:val="28"/>
          </w:rPr>
          <w:delText xml:space="preserve">WEDS </w:delText>
        </w:r>
        <w:r w:rsidR="003D1F15" w:rsidDel="005E1B34">
          <w:rPr>
            <w:rFonts w:ascii="Cambria" w:hAnsi="Cambria"/>
            <w:b/>
            <w:sz w:val="28"/>
            <w:szCs w:val="28"/>
          </w:rPr>
          <w:delText>1</w:delText>
        </w:r>
        <w:r w:rsidR="00E722CB" w:rsidDel="005E1B34">
          <w:rPr>
            <w:rFonts w:ascii="Cambria" w:hAnsi="Cambria"/>
            <w:b/>
            <w:sz w:val="28"/>
            <w:szCs w:val="28"/>
          </w:rPr>
          <w:delText>1</w:delText>
        </w:r>
        <w:r w:rsidR="003D1F15">
          <w:rPr>
            <w:rFonts w:ascii="Cambria" w:hAnsi="Cambria"/>
            <w:b/>
            <w:sz w:val="28"/>
            <w:szCs w:val="28"/>
          </w:rPr>
          <w:delText>AM</w:delText>
        </w:r>
      </w:del>
    </w:p>
    <w:p w14:paraId="4C86A8AC" w14:textId="41ADCC04" w:rsidR="00F76294" w:rsidRDefault="000F361D" w:rsidP="005E77D1">
      <w:pPr>
        <w:spacing w:line="360" w:lineRule="auto"/>
        <w:contextualSpacing/>
        <w:rPr>
          <w:rFonts w:ascii="Cambria" w:hAnsi="Cambria"/>
          <w:bCs/>
          <w:sz w:val="28"/>
          <w:szCs w:val="28"/>
        </w:rPr>
      </w:pPr>
      <w:r>
        <w:rPr>
          <w:rFonts w:ascii="Cambria" w:hAnsi="Cambria"/>
          <w:bCs/>
          <w:sz w:val="28"/>
          <w:szCs w:val="28"/>
        </w:rPr>
        <w:t>T</w:t>
      </w:r>
      <w:r w:rsidR="00F76294" w:rsidRPr="00F76294">
        <w:rPr>
          <w:rFonts w:ascii="Cambria" w:hAnsi="Cambria"/>
          <w:bCs/>
          <w:sz w:val="28"/>
          <w:szCs w:val="28"/>
        </w:rPr>
        <w:t xml:space="preserve">he </w:t>
      </w:r>
      <w:r w:rsidR="000E2FFD">
        <w:rPr>
          <w:rFonts w:ascii="Cambria" w:hAnsi="Cambria"/>
          <w:bCs/>
          <w:sz w:val="28"/>
          <w:szCs w:val="28"/>
        </w:rPr>
        <w:t>moment</w:t>
      </w:r>
      <w:r w:rsidR="00F76294" w:rsidRPr="00F76294">
        <w:rPr>
          <w:rFonts w:ascii="Cambria" w:hAnsi="Cambria"/>
          <w:bCs/>
          <w:sz w:val="28"/>
          <w:szCs w:val="28"/>
        </w:rPr>
        <w:t xml:space="preserve"> she walked through the doors of the Soho </w:t>
      </w:r>
      <w:r w:rsidR="00BD4D82">
        <w:rPr>
          <w:rFonts w:ascii="Cambria" w:hAnsi="Cambria"/>
          <w:bCs/>
          <w:sz w:val="28"/>
          <w:szCs w:val="28"/>
        </w:rPr>
        <w:t xml:space="preserve">Vibes </w:t>
      </w:r>
      <w:r w:rsidR="00F76294" w:rsidRPr="00F76294">
        <w:rPr>
          <w:rFonts w:ascii="Cambria" w:hAnsi="Cambria"/>
          <w:bCs/>
          <w:sz w:val="28"/>
          <w:szCs w:val="28"/>
        </w:rPr>
        <w:t>Hotel</w:t>
      </w:r>
      <w:r w:rsidR="000E2FFD">
        <w:rPr>
          <w:rFonts w:ascii="Cambria" w:hAnsi="Cambria"/>
          <w:bCs/>
          <w:sz w:val="28"/>
          <w:szCs w:val="28"/>
        </w:rPr>
        <w:t>,</w:t>
      </w:r>
      <w:r>
        <w:rPr>
          <w:rFonts w:ascii="Cambria" w:hAnsi="Cambria"/>
          <w:bCs/>
          <w:sz w:val="28"/>
          <w:szCs w:val="28"/>
        </w:rPr>
        <w:t xml:space="preserve"> Clara knew</w:t>
      </w:r>
      <w:r w:rsidR="008D4D16">
        <w:rPr>
          <w:rFonts w:ascii="Cambria" w:hAnsi="Cambria"/>
          <w:bCs/>
          <w:sz w:val="28"/>
          <w:szCs w:val="28"/>
        </w:rPr>
        <w:t xml:space="preserve"> </w:t>
      </w:r>
      <w:r w:rsidR="00F76294" w:rsidRPr="00F76294">
        <w:rPr>
          <w:rFonts w:ascii="Cambria" w:hAnsi="Cambria"/>
          <w:bCs/>
          <w:sz w:val="28"/>
          <w:szCs w:val="28"/>
        </w:rPr>
        <w:t>it was the kind of place</w:t>
      </w:r>
      <w:r w:rsidR="005B1DAF">
        <w:rPr>
          <w:rFonts w:ascii="Cambria" w:hAnsi="Cambria"/>
          <w:bCs/>
          <w:sz w:val="28"/>
          <w:szCs w:val="28"/>
        </w:rPr>
        <w:t xml:space="preserve"> </w:t>
      </w:r>
      <w:r w:rsidR="00F76294" w:rsidRPr="00F76294">
        <w:rPr>
          <w:rFonts w:ascii="Cambria" w:hAnsi="Cambria"/>
          <w:bCs/>
          <w:sz w:val="28"/>
          <w:szCs w:val="28"/>
        </w:rPr>
        <w:t>that made her instantl</w:t>
      </w:r>
      <w:r w:rsidR="00F76294">
        <w:rPr>
          <w:rFonts w:ascii="Cambria" w:hAnsi="Cambria"/>
          <w:bCs/>
          <w:sz w:val="28"/>
          <w:szCs w:val="28"/>
        </w:rPr>
        <w:t>y</w:t>
      </w:r>
      <w:r w:rsidR="00F76294" w:rsidRPr="00F76294">
        <w:rPr>
          <w:rFonts w:ascii="Cambria" w:hAnsi="Cambria"/>
          <w:bCs/>
          <w:sz w:val="28"/>
          <w:szCs w:val="28"/>
        </w:rPr>
        <w:t xml:space="preserve"> nervous</w:t>
      </w:r>
      <w:r w:rsidR="00662357">
        <w:rPr>
          <w:rFonts w:ascii="Cambria" w:hAnsi="Cambria"/>
          <w:bCs/>
          <w:sz w:val="28"/>
          <w:szCs w:val="28"/>
        </w:rPr>
        <w:t xml:space="preserve">. </w:t>
      </w:r>
      <w:r w:rsidR="000A2C14">
        <w:rPr>
          <w:rFonts w:ascii="Cambria" w:hAnsi="Cambria"/>
          <w:bCs/>
          <w:sz w:val="28"/>
          <w:szCs w:val="28"/>
        </w:rPr>
        <w:t xml:space="preserve">The clientele was mainly </w:t>
      </w:r>
      <w:r w:rsidR="002A0414">
        <w:rPr>
          <w:rFonts w:ascii="Cambria" w:hAnsi="Cambria"/>
          <w:bCs/>
          <w:sz w:val="28"/>
          <w:szCs w:val="28"/>
        </w:rPr>
        <w:t>young</w:t>
      </w:r>
      <w:del w:id="21852" w:author="Daisy Watt" w:date="2026-06-23T16:49:00Z" w16du:dateUtc="2026-06-23T14:49:00Z">
        <w:r w:rsidR="005B1DAF" w:rsidDel="008B4972">
          <w:rPr>
            <w:rFonts w:ascii="Cambria" w:hAnsi="Cambria"/>
            <w:bCs/>
            <w:sz w:val="28"/>
            <w:szCs w:val="28"/>
          </w:rPr>
          <w:delText>;</w:delText>
        </w:r>
      </w:del>
      <w:ins w:id="21853" w:author="Daisy Watt" w:date="2026-06-23T16:49:00Z" w16du:dateUtc="2026-06-23T14:49:00Z">
        <w:r w:rsidR="008B4972">
          <w:rPr>
            <w:rFonts w:ascii="Cambria" w:hAnsi="Cambria"/>
            <w:bCs/>
            <w:sz w:val="28"/>
            <w:szCs w:val="28"/>
          </w:rPr>
          <w:t>:</w:t>
        </w:r>
      </w:ins>
      <w:r w:rsidR="002A0414">
        <w:rPr>
          <w:rFonts w:ascii="Cambria" w:hAnsi="Cambria"/>
          <w:bCs/>
          <w:sz w:val="28"/>
          <w:szCs w:val="28"/>
        </w:rPr>
        <w:t xml:space="preserve"> </w:t>
      </w:r>
      <w:r w:rsidR="00ED5521">
        <w:rPr>
          <w:rFonts w:ascii="Cambria" w:hAnsi="Cambria"/>
          <w:bCs/>
          <w:sz w:val="28"/>
          <w:szCs w:val="28"/>
        </w:rPr>
        <w:t>‘</w:t>
      </w:r>
      <w:del w:id="21854" w:author="Daisy Watt" w:date="2026-06-23T16:49:00Z" w16du:dateUtc="2026-06-23T14:49:00Z">
        <w:r w:rsidR="005B1DAF" w:rsidRPr="004E5381" w:rsidDel="004E5381">
          <w:rPr>
            <w:rFonts w:ascii="Cambria" w:hAnsi="Cambria"/>
            <w:bCs/>
            <w:sz w:val="28"/>
            <w:szCs w:val="28"/>
            <w:rPrChange w:id="21855" w:author="Daisy Watt" w:date="2026-06-23T16:49:00Z" w16du:dateUtc="2026-06-23T14:49:00Z">
              <w:rPr>
                <w:rFonts w:ascii="Cambria" w:hAnsi="Cambria"/>
                <w:bCs/>
                <w:i/>
                <w:iCs/>
                <w:sz w:val="28"/>
                <w:szCs w:val="28"/>
              </w:rPr>
            </w:rPrChange>
          </w:rPr>
          <w:delText>T</w:delText>
        </w:r>
      </w:del>
      <w:ins w:id="21856" w:author="Daisy Watt" w:date="2026-06-23T16:49:00Z" w16du:dateUtc="2026-06-23T14:49:00Z">
        <w:r w:rsidR="004E5381">
          <w:rPr>
            <w:rFonts w:ascii="Cambria" w:hAnsi="Cambria"/>
            <w:bCs/>
            <w:sz w:val="28"/>
            <w:szCs w:val="28"/>
          </w:rPr>
          <w:t>t</w:t>
        </w:r>
      </w:ins>
      <w:r w:rsidR="00ED5521" w:rsidRPr="004E5381">
        <w:rPr>
          <w:rFonts w:ascii="Cambria" w:hAnsi="Cambria"/>
          <w:bCs/>
          <w:sz w:val="28"/>
          <w:szCs w:val="28"/>
          <w:rPrChange w:id="21857" w:author="Daisy Watt" w:date="2026-06-23T16:49:00Z" w16du:dateUtc="2026-06-23T14:49:00Z">
            <w:rPr>
              <w:rFonts w:ascii="Cambria" w:hAnsi="Cambria"/>
              <w:bCs/>
              <w:i/>
              <w:iCs/>
              <w:sz w:val="28"/>
              <w:szCs w:val="28"/>
            </w:rPr>
          </w:rPrChange>
        </w:rPr>
        <w:t>oo cool for school’</w:t>
      </w:r>
      <w:r w:rsidR="00ED5521" w:rsidRPr="004E5381">
        <w:rPr>
          <w:rFonts w:ascii="Cambria" w:hAnsi="Cambria"/>
          <w:bCs/>
          <w:sz w:val="28"/>
          <w:szCs w:val="28"/>
        </w:rPr>
        <w:t xml:space="preserve"> </w:t>
      </w:r>
      <w:r w:rsidR="00ED5521">
        <w:rPr>
          <w:rFonts w:ascii="Cambria" w:hAnsi="Cambria"/>
          <w:bCs/>
          <w:sz w:val="28"/>
          <w:szCs w:val="28"/>
        </w:rPr>
        <w:t>types</w:t>
      </w:r>
      <w:r w:rsidR="005B1DAF">
        <w:rPr>
          <w:rFonts w:ascii="Cambria" w:hAnsi="Cambria"/>
          <w:bCs/>
          <w:sz w:val="28"/>
          <w:szCs w:val="28"/>
        </w:rPr>
        <w:t xml:space="preserve"> with </w:t>
      </w:r>
      <w:r w:rsidR="005D339F">
        <w:rPr>
          <w:rFonts w:ascii="Cambria" w:hAnsi="Cambria"/>
          <w:bCs/>
          <w:sz w:val="28"/>
          <w:szCs w:val="28"/>
        </w:rPr>
        <w:t xml:space="preserve">stupid </w:t>
      </w:r>
      <w:r w:rsidR="005B1DAF">
        <w:rPr>
          <w:rFonts w:ascii="Cambria" w:hAnsi="Cambria"/>
          <w:bCs/>
          <w:sz w:val="28"/>
          <w:szCs w:val="28"/>
        </w:rPr>
        <w:t>job</w:t>
      </w:r>
      <w:r w:rsidR="005E77D1">
        <w:rPr>
          <w:rFonts w:ascii="Cambria" w:hAnsi="Cambria"/>
          <w:bCs/>
          <w:sz w:val="28"/>
          <w:szCs w:val="28"/>
        </w:rPr>
        <w:t xml:space="preserve"> title</w:t>
      </w:r>
      <w:r w:rsidR="005B1DAF">
        <w:rPr>
          <w:rFonts w:ascii="Cambria" w:hAnsi="Cambria"/>
          <w:bCs/>
          <w:sz w:val="28"/>
          <w:szCs w:val="28"/>
        </w:rPr>
        <w:t xml:space="preserve">s like </w:t>
      </w:r>
      <w:r w:rsidR="00375A55">
        <w:rPr>
          <w:rFonts w:ascii="Cambria" w:hAnsi="Cambria"/>
          <w:bCs/>
          <w:sz w:val="28"/>
          <w:szCs w:val="28"/>
        </w:rPr>
        <w:t>‘</w:t>
      </w:r>
      <w:r w:rsidR="007C53EE">
        <w:rPr>
          <w:rFonts w:ascii="Cambria" w:hAnsi="Cambria"/>
          <w:bCs/>
          <w:sz w:val="28"/>
          <w:szCs w:val="28"/>
        </w:rPr>
        <w:t>M</w:t>
      </w:r>
      <w:r w:rsidR="00ED5521">
        <w:rPr>
          <w:rFonts w:ascii="Cambria" w:hAnsi="Cambria"/>
          <w:bCs/>
          <w:sz w:val="28"/>
          <w:szCs w:val="28"/>
        </w:rPr>
        <w:t xml:space="preserve">edia </w:t>
      </w:r>
      <w:del w:id="21858" w:author="Daisy Watt" w:date="2026-06-23T16:49:00Z" w16du:dateUtc="2026-06-23T14:49:00Z">
        <w:r w:rsidR="00ED5521" w:rsidDel="004E5381">
          <w:rPr>
            <w:rFonts w:ascii="Cambria" w:hAnsi="Cambria"/>
            <w:bCs/>
            <w:sz w:val="28"/>
            <w:szCs w:val="28"/>
          </w:rPr>
          <w:delText>c</w:delText>
        </w:r>
      </w:del>
      <w:ins w:id="21859" w:author="Daisy Watt" w:date="2026-06-23T16:49:00Z" w16du:dateUtc="2026-06-23T14:49:00Z">
        <w:r w:rsidR="004E5381">
          <w:rPr>
            <w:rFonts w:ascii="Cambria" w:hAnsi="Cambria"/>
            <w:bCs/>
            <w:sz w:val="28"/>
            <w:szCs w:val="28"/>
          </w:rPr>
          <w:t>C</w:t>
        </w:r>
      </w:ins>
      <w:r w:rsidR="00ED5521">
        <w:rPr>
          <w:rFonts w:ascii="Cambria" w:hAnsi="Cambria"/>
          <w:bCs/>
          <w:sz w:val="28"/>
          <w:szCs w:val="28"/>
        </w:rPr>
        <w:t>reative</w:t>
      </w:r>
      <w:r w:rsidR="00375A55">
        <w:rPr>
          <w:rFonts w:ascii="Cambria" w:hAnsi="Cambria"/>
          <w:bCs/>
          <w:sz w:val="28"/>
          <w:szCs w:val="28"/>
        </w:rPr>
        <w:t>’</w:t>
      </w:r>
      <w:r w:rsidR="005D339F">
        <w:rPr>
          <w:rFonts w:ascii="Cambria" w:hAnsi="Cambria"/>
          <w:bCs/>
          <w:sz w:val="28"/>
          <w:szCs w:val="28"/>
        </w:rPr>
        <w:t xml:space="preserve"> or ‘</w:t>
      </w:r>
      <w:r w:rsidR="007C53EE">
        <w:rPr>
          <w:rFonts w:ascii="Cambria" w:hAnsi="Cambria"/>
          <w:bCs/>
          <w:sz w:val="28"/>
          <w:szCs w:val="28"/>
        </w:rPr>
        <w:t>D</w:t>
      </w:r>
      <w:r w:rsidR="005D339F">
        <w:rPr>
          <w:rFonts w:ascii="Cambria" w:hAnsi="Cambria"/>
          <w:bCs/>
          <w:sz w:val="28"/>
          <w:szCs w:val="28"/>
        </w:rPr>
        <w:t xml:space="preserve">esign </w:t>
      </w:r>
      <w:del w:id="21860" w:author="Daisy Watt" w:date="2026-06-23T16:49:00Z" w16du:dateUtc="2026-06-23T14:49:00Z">
        <w:r w:rsidR="005D339F" w:rsidDel="004E5381">
          <w:rPr>
            <w:rFonts w:ascii="Cambria" w:hAnsi="Cambria"/>
            <w:bCs/>
            <w:sz w:val="28"/>
            <w:szCs w:val="28"/>
          </w:rPr>
          <w:delText>j</w:delText>
        </w:r>
      </w:del>
      <w:ins w:id="21861" w:author="Daisy Watt" w:date="2026-06-23T16:49:00Z" w16du:dateUtc="2026-06-23T14:49:00Z">
        <w:r w:rsidR="004E5381">
          <w:rPr>
            <w:rFonts w:ascii="Cambria" w:hAnsi="Cambria"/>
            <w:bCs/>
            <w:sz w:val="28"/>
            <w:szCs w:val="28"/>
          </w:rPr>
          <w:t>J</w:t>
        </w:r>
      </w:ins>
      <w:r w:rsidR="005D339F">
        <w:rPr>
          <w:rFonts w:ascii="Cambria" w:hAnsi="Cambria"/>
          <w:bCs/>
          <w:sz w:val="28"/>
          <w:szCs w:val="28"/>
        </w:rPr>
        <w:t>edi</w:t>
      </w:r>
      <w:ins w:id="21862" w:author="Daisy Watt" w:date="2026-06-23T16:49:00Z" w16du:dateUtc="2026-06-23T14:49:00Z">
        <w:r w:rsidR="004E5381">
          <w:rPr>
            <w:rFonts w:ascii="Cambria" w:hAnsi="Cambria"/>
            <w:bCs/>
            <w:sz w:val="28"/>
            <w:szCs w:val="28"/>
          </w:rPr>
          <w:t>’.</w:t>
        </w:r>
      </w:ins>
      <w:del w:id="21863" w:author="Daisy Watt" w:date="2026-06-23T16:49:00Z" w16du:dateUtc="2026-06-23T14:49:00Z">
        <w:r w:rsidR="005D339F" w:rsidDel="004E5381">
          <w:rPr>
            <w:rFonts w:ascii="Cambria" w:hAnsi="Cambria"/>
            <w:bCs/>
            <w:sz w:val="28"/>
            <w:szCs w:val="28"/>
          </w:rPr>
          <w:delText>.’</w:delText>
        </w:r>
      </w:del>
      <w:r w:rsidR="005E77D1">
        <w:rPr>
          <w:rFonts w:ascii="Cambria" w:hAnsi="Cambria"/>
          <w:bCs/>
          <w:sz w:val="28"/>
          <w:szCs w:val="28"/>
        </w:rPr>
        <w:t xml:space="preserve">  Here</w:t>
      </w:r>
      <w:ins w:id="21864" w:author="Daisy Watt" w:date="2026-06-23T16:49:00Z" w16du:dateUtc="2026-06-23T14:49:00Z">
        <w:r w:rsidR="004E5381">
          <w:rPr>
            <w:rFonts w:ascii="Cambria" w:hAnsi="Cambria"/>
            <w:bCs/>
            <w:sz w:val="28"/>
            <w:szCs w:val="28"/>
          </w:rPr>
          <w:t>,</w:t>
        </w:r>
      </w:ins>
      <w:r w:rsidR="005E77D1">
        <w:rPr>
          <w:rFonts w:ascii="Cambria" w:hAnsi="Cambria"/>
          <w:bCs/>
          <w:sz w:val="28"/>
          <w:szCs w:val="28"/>
        </w:rPr>
        <w:t xml:space="preserve"> they </w:t>
      </w:r>
      <w:r w:rsidR="005B1DAF">
        <w:rPr>
          <w:rFonts w:ascii="Cambria" w:hAnsi="Cambria"/>
          <w:bCs/>
          <w:sz w:val="28"/>
          <w:szCs w:val="28"/>
        </w:rPr>
        <w:t>rubb</w:t>
      </w:r>
      <w:r w:rsidR="005E77D1">
        <w:rPr>
          <w:rFonts w:ascii="Cambria" w:hAnsi="Cambria"/>
          <w:bCs/>
          <w:sz w:val="28"/>
          <w:szCs w:val="28"/>
        </w:rPr>
        <w:t>ed</w:t>
      </w:r>
      <w:r w:rsidR="005B1DAF">
        <w:rPr>
          <w:rFonts w:ascii="Cambria" w:hAnsi="Cambria"/>
          <w:bCs/>
          <w:sz w:val="28"/>
          <w:szCs w:val="28"/>
        </w:rPr>
        <w:t xml:space="preserve"> up against </w:t>
      </w:r>
      <w:r w:rsidR="005E77D1">
        <w:rPr>
          <w:rFonts w:ascii="Cambria" w:hAnsi="Cambria"/>
          <w:bCs/>
          <w:sz w:val="28"/>
          <w:szCs w:val="28"/>
        </w:rPr>
        <w:t xml:space="preserve">the </w:t>
      </w:r>
      <w:r w:rsidR="00FC2EF1">
        <w:rPr>
          <w:rFonts w:ascii="Cambria" w:hAnsi="Cambria"/>
          <w:bCs/>
          <w:sz w:val="28"/>
          <w:szCs w:val="28"/>
        </w:rPr>
        <w:t xml:space="preserve">usual </w:t>
      </w:r>
      <w:r w:rsidR="00ED5521">
        <w:rPr>
          <w:rFonts w:ascii="Cambria" w:hAnsi="Cambria"/>
          <w:bCs/>
          <w:sz w:val="28"/>
          <w:szCs w:val="28"/>
        </w:rPr>
        <w:t>trust</w:t>
      </w:r>
      <w:r w:rsidR="000E2FFD">
        <w:rPr>
          <w:rFonts w:ascii="Cambria" w:hAnsi="Cambria"/>
          <w:bCs/>
          <w:sz w:val="28"/>
          <w:szCs w:val="28"/>
        </w:rPr>
        <w:t>-</w:t>
      </w:r>
      <w:r w:rsidR="00ED5521">
        <w:rPr>
          <w:rFonts w:ascii="Cambria" w:hAnsi="Cambria"/>
          <w:bCs/>
          <w:sz w:val="28"/>
          <w:szCs w:val="28"/>
        </w:rPr>
        <w:t>fund babies</w:t>
      </w:r>
      <w:r w:rsidR="00FC2EF1">
        <w:rPr>
          <w:rFonts w:ascii="Cambria" w:hAnsi="Cambria"/>
          <w:bCs/>
          <w:sz w:val="28"/>
          <w:szCs w:val="28"/>
        </w:rPr>
        <w:t xml:space="preserve"> who peopled </w:t>
      </w:r>
      <w:r w:rsidR="005E77D1">
        <w:rPr>
          <w:rFonts w:ascii="Cambria" w:hAnsi="Cambria"/>
          <w:bCs/>
          <w:sz w:val="28"/>
          <w:szCs w:val="28"/>
        </w:rPr>
        <w:t xml:space="preserve">London’s </w:t>
      </w:r>
      <w:r w:rsidR="00375A55">
        <w:rPr>
          <w:rFonts w:ascii="Cambria" w:hAnsi="Cambria"/>
          <w:bCs/>
          <w:sz w:val="28"/>
          <w:szCs w:val="28"/>
        </w:rPr>
        <w:t>private clubs and bars, alongside</w:t>
      </w:r>
      <w:r w:rsidR="007F2A53">
        <w:rPr>
          <w:rFonts w:ascii="Cambria" w:hAnsi="Cambria"/>
          <w:bCs/>
          <w:sz w:val="28"/>
          <w:szCs w:val="28"/>
        </w:rPr>
        <w:t xml:space="preserve"> Euro</w:t>
      </w:r>
      <w:r w:rsidR="00FC2EF1">
        <w:rPr>
          <w:rFonts w:ascii="Cambria" w:hAnsi="Cambria"/>
          <w:bCs/>
          <w:sz w:val="28"/>
          <w:szCs w:val="28"/>
        </w:rPr>
        <w:t>-trash</w:t>
      </w:r>
      <w:ins w:id="21865" w:author="Claire S" w:date="2026-07-31T12:18:00Z" w16du:dateUtc="2026-07-31T11:18:00Z">
        <w:r w:rsidR="00B447C5">
          <w:rPr>
            <w:rFonts w:ascii="Cambria" w:hAnsi="Cambria"/>
            <w:bCs/>
            <w:sz w:val="28"/>
            <w:szCs w:val="28"/>
          </w:rPr>
          <w:t xml:space="preserve"> and American</w:t>
        </w:r>
      </w:ins>
      <w:r w:rsidR="000A2C14">
        <w:rPr>
          <w:rFonts w:ascii="Cambria" w:hAnsi="Cambria"/>
          <w:bCs/>
          <w:sz w:val="28"/>
          <w:szCs w:val="28"/>
        </w:rPr>
        <w:t xml:space="preserve"> tourists</w:t>
      </w:r>
      <w:ins w:id="21866" w:author="Daisy Watt" w:date="2026-06-23T16:50:00Z" w16du:dateUtc="2026-06-23T14:50:00Z">
        <w:r w:rsidR="00FF2F1B">
          <w:rPr>
            <w:rFonts w:ascii="Cambria" w:hAnsi="Cambria"/>
            <w:bCs/>
            <w:sz w:val="28"/>
            <w:szCs w:val="28"/>
          </w:rPr>
          <w:t>,</w:t>
        </w:r>
      </w:ins>
      <w:r w:rsidR="000A2C14">
        <w:rPr>
          <w:rFonts w:ascii="Cambria" w:hAnsi="Cambria"/>
          <w:bCs/>
          <w:sz w:val="28"/>
          <w:szCs w:val="28"/>
        </w:rPr>
        <w:t xml:space="preserve"> in town for a</w:t>
      </w:r>
      <w:r w:rsidR="007C53EE">
        <w:rPr>
          <w:rFonts w:ascii="Cambria" w:hAnsi="Cambria"/>
          <w:bCs/>
          <w:sz w:val="28"/>
          <w:szCs w:val="28"/>
        </w:rPr>
        <w:t xml:space="preserve"> club or a</w:t>
      </w:r>
      <w:r w:rsidR="000A2C14">
        <w:rPr>
          <w:rFonts w:ascii="Cambria" w:hAnsi="Cambria"/>
          <w:bCs/>
          <w:sz w:val="28"/>
          <w:szCs w:val="28"/>
        </w:rPr>
        <w:t xml:space="preserve"> show</w:t>
      </w:r>
      <w:r w:rsidR="00DE0D3A">
        <w:rPr>
          <w:rFonts w:ascii="Cambria" w:hAnsi="Cambria"/>
          <w:bCs/>
          <w:sz w:val="28"/>
          <w:szCs w:val="28"/>
        </w:rPr>
        <w:t xml:space="preserve">.  </w:t>
      </w:r>
      <w:del w:id="21867" w:author="Claire S" w:date="2026-07-31T12:19:00Z" w16du:dateUtc="2026-07-31T11:19:00Z">
        <w:r w:rsidR="00DE0D3A" w:rsidDel="00B447C5">
          <w:rPr>
            <w:rFonts w:ascii="Cambria" w:hAnsi="Cambria"/>
            <w:bCs/>
            <w:sz w:val="28"/>
            <w:szCs w:val="28"/>
          </w:rPr>
          <w:delText>There was</w:delText>
        </w:r>
      </w:del>
      <w:ins w:id="21868" w:author="Claire S" w:date="2026-07-31T12:19:00Z" w16du:dateUtc="2026-07-31T11:19:00Z">
        <w:r w:rsidR="00B447C5">
          <w:rPr>
            <w:rFonts w:ascii="Cambria" w:hAnsi="Cambria"/>
            <w:bCs/>
            <w:sz w:val="28"/>
            <w:szCs w:val="28"/>
          </w:rPr>
          <w:t>T</w:t>
        </w:r>
      </w:ins>
      <w:del w:id="21869" w:author="Claire S" w:date="2026-07-31T12:19:00Z" w16du:dateUtc="2026-07-31T11:19:00Z">
        <w:r w:rsidR="000A2C14" w:rsidDel="00B447C5">
          <w:rPr>
            <w:rFonts w:ascii="Cambria" w:hAnsi="Cambria"/>
            <w:bCs/>
            <w:sz w:val="28"/>
            <w:szCs w:val="28"/>
          </w:rPr>
          <w:delText xml:space="preserve"> </w:delText>
        </w:r>
        <w:r w:rsidR="00F42181" w:rsidDel="00B447C5">
          <w:rPr>
            <w:rFonts w:ascii="Cambria" w:hAnsi="Cambria"/>
            <w:bCs/>
            <w:sz w:val="28"/>
            <w:szCs w:val="28"/>
          </w:rPr>
          <w:delText>t</w:delText>
        </w:r>
      </w:del>
      <w:r w:rsidR="00F42181">
        <w:rPr>
          <w:rFonts w:ascii="Cambria" w:hAnsi="Cambria"/>
          <w:bCs/>
          <w:sz w:val="28"/>
          <w:szCs w:val="28"/>
        </w:rPr>
        <w:t>he odd</w:t>
      </w:r>
      <w:r w:rsidR="000A2C14">
        <w:rPr>
          <w:rFonts w:ascii="Cambria" w:hAnsi="Cambria"/>
          <w:bCs/>
          <w:sz w:val="28"/>
          <w:szCs w:val="28"/>
        </w:rPr>
        <w:t xml:space="preserve"> older finance </w:t>
      </w:r>
      <w:r w:rsidR="007C53EE">
        <w:rPr>
          <w:rFonts w:ascii="Cambria" w:hAnsi="Cambria"/>
          <w:bCs/>
          <w:sz w:val="28"/>
          <w:szCs w:val="28"/>
        </w:rPr>
        <w:t>or</w:t>
      </w:r>
      <w:r w:rsidR="000A2C14">
        <w:rPr>
          <w:rFonts w:ascii="Cambria" w:hAnsi="Cambria"/>
          <w:bCs/>
          <w:sz w:val="28"/>
          <w:szCs w:val="28"/>
        </w:rPr>
        <w:t xml:space="preserve"> tech bro</w:t>
      </w:r>
      <w:r w:rsidR="00DE0D3A">
        <w:rPr>
          <w:rFonts w:ascii="Cambria" w:hAnsi="Cambria"/>
          <w:bCs/>
          <w:sz w:val="28"/>
          <w:szCs w:val="28"/>
        </w:rPr>
        <w:t xml:space="preserve"> </w:t>
      </w:r>
      <w:ins w:id="21870" w:author="Claire S" w:date="2026-07-31T12:19:00Z" w16du:dateUtc="2026-07-31T11:19:00Z">
        <w:r w:rsidR="00B447C5">
          <w:rPr>
            <w:rFonts w:ascii="Cambria" w:hAnsi="Cambria"/>
            <w:bCs/>
            <w:sz w:val="28"/>
            <w:szCs w:val="28"/>
          </w:rPr>
          <w:t xml:space="preserve">was here </w:t>
        </w:r>
      </w:ins>
      <w:r w:rsidR="00DE0D3A">
        <w:rPr>
          <w:rFonts w:ascii="Cambria" w:hAnsi="Cambria"/>
          <w:bCs/>
          <w:sz w:val="28"/>
          <w:szCs w:val="28"/>
        </w:rPr>
        <w:t>too</w:t>
      </w:r>
      <w:r w:rsidR="00F42181">
        <w:rPr>
          <w:rFonts w:ascii="Cambria" w:hAnsi="Cambria"/>
          <w:bCs/>
          <w:sz w:val="28"/>
          <w:szCs w:val="28"/>
        </w:rPr>
        <w:t>,</w:t>
      </w:r>
      <w:r w:rsidR="005E77D1">
        <w:rPr>
          <w:rFonts w:ascii="Cambria" w:hAnsi="Cambria"/>
          <w:bCs/>
          <w:sz w:val="28"/>
          <w:szCs w:val="28"/>
        </w:rPr>
        <w:t xml:space="preserve"> </w:t>
      </w:r>
      <w:r w:rsidR="00DE0D3A">
        <w:rPr>
          <w:rFonts w:ascii="Cambria" w:hAnsi="Cambria"/>
          <w:bCs/>
          <w:sz w:val="28"/>
          <w:szCs w:val="28"/>
        </w:rPr>
        <w:t xml:space="preserve">usually bald, </w:t>
      </w:r>
      <w:ins w:id="21871" w:author="Claire S" w:date="2026-07-31T12:19:00Z" w16du:dateUtc="2026-07-31T11:19:00Z">
        <w:r w:rsidR="00B447C5">
          <w:rPr>
            <w:rFonts w:ascii="Cambria" w:hAnsi="Cambria"/>
            <w:bCs/>
            <w:sz w:val="28"/>
            <w:szCs w:val="28"/>
          </w:rPr>
          <w:t>too often</w:t>
        </w:r>
      </w:ins>
      <w:del w:id="21872" w:author="Claire S" w:date="2026-07-31T12:19:00Z" w16du:dateUtc="2026-07-31T11:19:00Z">
        <w:r w:rsidR="00DE0D3A" w:rsidDel="00B447C5">
          <w:rPr>
            <w:rFonts w:ascii="Cambria" w:hAnsi="Cambria"/>
            <w:bCs/>
            <w:sz w:val="28"/>
            <w:szCs w:val="28"/>
          </w:rPr>
          <w:delText xml:space="preserve">and </w:delText>
        </w:r>
        <w:r w:rsidR="007C53EE" w:rsidDel="00B447C5">
          <w:rPr>
            <w:rFonts w:ascii="Cambria" w:hAnsi="Cambria"/>
            <w:bCs/>
            <w:sz w:val="28"/>
            <w:szCs w:val="28"/>
          </w:rPr>
          <w:delText>always</w:delText>
        </w:r>
        <w:r w:rsidR="005E77D1" w:rsidDel="00B447C5">
          <w:rPr>
            <w:rFonts w:ascii="Cambria" w:hAnsi="Cambria"/>
            <w:bCs/>
            <w:sz w:val="28"/>
            <w:szCs w:val="28"/>
          </w:rPr>
          <w:delText xml:space="preserve"> </w:delText>
        </w:r>
      </w:del>
      <w:ins w:id="21873" w:author="Claire S" w:date="2026-07-31T12:19:00Z" w16du:dateUtc="2026-07-31T11:19:00Z">
        <w:r w:rsidR="00B447C5">
          <w:rPr>
            <w:rFonts w:ascii="Cambria" w:hAnsi="Cambria"/>
            <w:bCs/>
            <w:sz w:val="28"/>
            <w:szCs w:val="28"/>
          </w:rPr>
          <w:t xml:space="preserve"> </w:t>
        </w:r>
      </w:ins>
      <w:r w:rsidR="005E77D1">
        <w:rPr>
          <w:rFonts w:ascii="Cambria" w:hAnsi="Cambria"/>
          <w:bCs/>
          <w:sz w:val="28"/>
          <w:szCs w:val="28"/>
        </w:rPr>
        <w:t>on the look</w:t>
      </w:r>
      <w:ins w:id="21874" w:author="Claire S" w:date="2026-07-31T12:19:00Z" w16du:dateUtc="2026-07-31T11:19:00Z">
        <w:r w:rsidR="00B447C5">
          <w:rPr>
            <w:rFonts w:ascii="Cambria" w:hAnsi="Cambria"/>
            <w:bCs/>
            <w:sz w:val="28"/>
            <w:szCs w:val="28"/>
          </w:rPr>
          <w:t>-</w:t>
        </w:r>
      </w:ins>
      <w:r w:rsidR="005E77D1">
        <w:rPr>
          <w:rFonts w:ascii="Cambria" w:hAnsi="Cambria"/>
          <w:bCs/>
          <w:sz w:val="28"/>
          <w:szCs w:val="28"/>
        </w:rPr>
        <w:t>out for young totty</w:t>
      </w:r>
      <w:r w:rsidR="000A2C14">
        <w:rPr>
          <w:rFonts w:ascii="Cambria" w:hAnsi="Cambria"/>
          <w:bCs/>
          <w:sz w:val="28"/>
          <w:szCs w:val="28"/>
        </w:rPr>
        <w:t xml:space="preserve">. </w:t>
      </w:r>
      <w:r w:rsidR="00B67CA5">
        <w:rPr>
          <w:rFonts w:ascii="Cambria" w:hAnsi="Cambria"/>
          <w:bCs/>
          <w:sz w:val="28"/>
          <w:szCs w:val="28"/>
        </w:rPr>
        <w:t>Nothing</w:t>
      </w:r>
      <w:r w:rsidR="00086D10">
        <w:rPr>
          <w:rFonts w:ascii="Cambria" w:hAnsi="Cambria"/>
          <w:bCs/>
          <w:sz w:val="28"/>
          <w:szCs w:val="28"/>
        </w:rPr>
        <w:t xml:space="preserve"> </w:t>
      </w:r>
      <w:r w:rsidR="00B67CA5">
        <w:rPr>
          <w:rFonts w:ascii="Cambria" w:hAnsi="Cambria"/>
          <w:bCs/>
          <w:sz w:val="28"/>
          <w:szCs w:val="28"/>
        </w:rPr>
        <w:t>made</w:t>
      </w:r>
      <w:r w:rsidR="00086D10">
        <w:rPr>
          <w:rFonts w:ascii="Cambria" w:hAnsi="Cambria"/>
          <w:bCs/>
          <w:sz w:val="28"/>
          <w:szCs w:val="28"/>
        </w:rPr>
        <w:t xml:space="preserve"> it </w:t>
      </w:r>
      <w:r w:rsidR="00B67CA5">
        <w:rPr>
          <w:rFonts w:ascii="Cambria" w:hAnsi="Cambria"/>
          <w:bCs/>
          <w:sz w:val="28"/>
          <w:szCs w:val="28"/>
        </w:rPr>
        <w:t>a</w:t>
      </w:r>
      <w:r w:rsidR="00662357">
        <w:rPr>
          <w:rFonts w:ascii="Cambria" w:hAnsi="Cambria"/>
          <w:bCs/>
          <w:sz w:val="28"/>
          <w:szCs w:val="28"/>
        </w:rPr>
        <w:t xml:space="preserve"> natural stomping</w:t>
      </w:r>
      <w:ins w:id="21875" w:author="Daisy Watt" w:date="2026-06-23T16:50:00Z" w16du:dateUtc="2026-06-23T14:50:00Z">
        <w:r w:rsidR="00864C36">
          <w:rPr>
            <w:rFonts w:ascii="Cambria" w:hAnsi="Cambria"/>
            <w:bCs/>
            <w:sz w:val="28"/>
            <w:szCs w:val="28"/>
          </w:rPr>
          <w:t xml:space="preserve"> </w:t>
        </w:r>
      </w:ins>
      <w:del w:id="21876" w:author="Daisy Watt" w:date="2026-06-23T16:50:00Z" w16du:dateUtc="2026-06-23T14:50:00Z">
        <w:r w:rsidR="007C53EE" w:rsidDel="00864C36">
          <w:rPr>
            <w:rFonts w:ascii="Cambria" w:hAnsi="Cambria"/>
            <w:bCs/>
            <w:sz w:val="28"/>
            <w:szCs w:val="28"/>
          </w:rPr>
          <w:delText>-</w:delText>
        </w:r>
      </w:del>
      <w:r w:rsidR="00662357">
        <w:rPr>
          <w:rFonts w:ascii="Cambria" w:hAnsi="Cambria"/>
          <w:bCs/>
          <w:sz w:val="28"/>
          <w:szCs w:val="28"/>
        </w:rPr>
        <w:t>ground</w:t>
      </w:r>
      <w:r w:rsidR="00B67CA5">
        <w:rPr>
          <w:rFonts w:ascii="Cambria" w:hAnsi="Cambria"/>
          <w:bCs/>
          <w:sz w:val="28"/>
          <w:szCs w:val="28"/>
        </w:rPr>
        <w:t xml:space="preserve"> for Clara</w:t>
      </w:r>
      <w:r w:rsidR="00662357">
        <w:rPr>
          <w:rFonts w:ascii="Cambria" w:hAnsi="Cambria"/>
          <w:bCs/>
          <w:sz w:val="28"/>
          <w:szCs w:val="28"/>
        </w:rPr>
        <w:t>.</w:t>
      </w:r>
    </w:p>
    <w:p w14:paraId="7CDD3C31" w14:textId="7686FFCB" w:rsidR="00666F4C" w:rsidRDefault="00ED5521" w:rsidP="00266E8A">
      <w:pPr>
        <w:spacing w:line="360" w:lineRule="auto"/>
        <w:contextualSpacing/>
        <w:rPr>
          <w:rFonts w:ascii="Cambria" w:hAnsi="Cambria"/>
          <w:bCs/>
          <w:sz w:val="28"/>
          <w:szCs w:val="28"/>
        </w:rPr>
      </w:pPr>
      <w:r>
        <w:rPr>
          <w:rFonts w:ascii="Cambria" w:hAnsi="Cambria"/>
          <w:bCs/>
          <w:sz w:val="28"/>
          <w:szCs w:val="28"/>
        </w:rPr>
        <w:tab/>
      </w:r>
      <w:r w:rsidR="00205326">
        <w:rPr>
          <w:rFonts w:ascii="Cambria" w:hAnsi="Cambria"/>
          <w:bCs/>
          <w:sz w:val="28"/>
          <w:szCs w:val="28"/>
        </w:rPr>
        <w:t>‘</w:t>
      </w:r>
      <w:r w:rsidR="00666F4C">
        <w:rPr>
          <w:rFonts w:ascii="Cambria" w:hAnsi="Cambria"/>
          <w:bCs/>
          <w:sz w:val="28"/>
          <w:szCs w:val="28"/>
        </w:rPr>
        <w:t>I’m here to meet Jackson Rayne</w:t>
      </w:r>
      <w:r w:rsidR="00205326">
        <w:rPr>
          <w:rFonts w:ascii="Cambria" w:hAnsi="Cambria"/>
          <w:bCs/>
          <w:sz w:val="28"/>
          <w:szCs w:val="28"/>
        </w:rPr>
        <w:t xml:space="preserve">,’ </w:t>
      </w:r>
      <w:r w:rsidR="00666F4C">
        <w:rPr>
          <w:rFonts w:ascii="Cambria" w:hAnsi="Cambria"/>
          <w:bCs/>
          <w:sz w:val="28"/>
          <w:szCs w:val="28"/>
        </w:rPr>
        <w:t xml:space="preserve">she told the </w:t>
      </w:r>
      <w:r w:rsidR="00086D10">
        <w:rPr>
          <w:rFonts w:ascii="Cambria" w:hAnsi="Cambria"/>
          <w:bCs/>
          <w:sz w:val="28"/>
          <w:szCs w:val="28"/>
        </w:rPr>
        <w:t xml:space="preserve">intimidating </w:t>
      </w:r>
      <w:r w:rsidR="003477B9">
        <w:rPr>
          <w:rFonts w:ascii="Cambria" w:hAnsi="Cambria"/>
          <w:bCs/>
          <w:sz w:val="28"/>
          <w:szCs w:val="28"/>
        </w:rPr>
        <w:t xml:space="preserve">receptionist, who </w:t>
      </w:r>
      <w:r w:rsidR="00FF32EE">
        <w:rPr>
          <w:rFonts w:ascii="Cambria" w:hAnsi="Cambria"/>
          <w:bCs/>
          <w:sz w:val="28"/>
          <w:szCs w:val="28"/>
        </w:rPr>
        <w:t>had slicked</w:t>
      </w:r>
      <w:r w:rsidR="00B67CA5">
        <w:rPr>
          <w:rFonts w:ascii="Cambria" w:hAnsi="Cambria"/>
          <w:bCs/>
          <w:sz w:val="28"/>
          <w:szCs w:val="28"/>
        </w:rPr>
        <w:t>-</w:t>
      </w:r>
      <w:r w:rsidR="00FF32EE">
        <w:rPr>
          <w:rFonts w:ascii="Cambria" w:hAnsi="Cambria"/>
          <w:bCs/>
          <w:sz w:val="28"/>
          <w:szCs w:val="28"/>
        </w:rPr>
        <w:t xml:space="preserve">back </w:t>
      </w:r>
      <w:r w:rsidR="00356A3B">
        <w:rPr>
          <w:rFonts w:ascii="Cambria" w:hAnsi="Cambria"/>
          <w:bCs/>
          <w:sz w:val="28"/>
          <w:szCs w:val="28"/>
        </w:rPr>
        <w:t>purple</w:t>
      </w:r>
      <w:r w:rsidR="00FF32EE">
        <w:rPr>
          <w:rFonts w:ascii="Cambria" w:hAnsi="Cambria"/>
          <w:bCs/>
          <w:sz w:val="28"/>
          <w:szCs w:val="28"/>
        </w:rPr>
        <w:t xml:space="preserve"> hair</w:t>
      </w:r>
      <w:r w:rsidR="00356A3B">
        <w:rPr>
          <w:rFonts w:ascii="Cambria" w:hAnsi="Cambria"/>
          <w:bCs/>
          <w:sz w:val="28"/>
          <w:szCs w:val="28"/>
        </w:rPr>
        <w:t xml:space="preserve"> and </w:t>
      </w:r>
      <w:r w:rsidR="00086D10">
        <w:rPr>
          <w:rFonts w:ascii="Cambria" w:hAnsi="Cambria"/>
          <w:bCs/>
          <w:sz w:val="28"/>
          <w:szCs w:val="28"/>
        </w:rPr>
        <w:t>a</w:t>
      </w:r>
      <w:r w:rsidR="001459B9">
        <w:rPr>
          <w:rFonts w:ascii="Cambria" w:hAnsi="Cambria"/>
          <w:bCs/>
          <w:sz w:val="28"/>
          <w:szCs w:val="28"/>
        </w:rPr>
        <w:t xml:space="preserve"> bad</w:t>
      </w:r>
      <w:r w:rsidR="00086D10">
        <w:rPr>
          <w:rFonts w:ascii="Cambria" w:hAnsi="Cambria"/>
          <w:bCs/>
          <w:sz w:val="28"/>
          <w:szCs w:val="28"/>
        </w:rPr>
        <w:t xml:space="preserve"> attitude</w:t>
      </w:r>
      <w:r w:rsidR="00FF32EE">
        <w:rPr>
          <w:rFonts w:ascii="Cambria" w:hAnsi="Cambria"/>
          <w:bCs/>
          <w:sz w:val="28"/>
          <w:szCs w:val="28"/>
        </w:rPr>
        <w:t xml:space="preserve">.  </w:t>
      </w:r>
      <w:r w:rsidR="00356A3B">
        <w:rPr>
          <w:rFonts w:ascii="Cambria" w:hAnsi="Cambria"/>
          <w:bCs/>
          <w:sz w:val="28"/>
          <w:szCs w:val="28"/>
        </w:rPr>
        <w:t>Clara</w:t>
      </w:r>
      <w:r w:rsidR="00FF32EE">
        <w:rPr>
          <w:rFonts w:ascii="Cambria" w:hAnsi="Cambria"/>
          <w:bCs/>
          <w:sz w:val="28"/>
          <w:szCs w:val="28"/>
        </w:rPr>
        <w:t xml:space="preserve"> wished she’d got round to</w:t>
      </w:r>
      <w:ins w:id="21877" w:author="Claire S" w:date="2026-07-31T12:19:00Z" w16du:dateUtc="2026-07-31T11:19:00Z">
        <w:r w:rsidR="00F04C8F">
          <w:rPr>
            <w:rFonts w:ascii="Cambria" w:hAnsi="Cambria"/>
            <w:bCs/>
            <w:sz w:val="28"/>
            <w:szCs w:val="28"/>
          </w:rPr>
          <w:t xml:space="preserve"> re-dying</w:t>
        </w:r>
      </w:ins>
      <w:del w:id="21878" w:author="Claire S" w:date="2026-07-31T12:19:00Z" w16du:dateUtc="2026-07-31T11:19:00Z">
        <w:r w:rsidR="00FF32EE" w:rsidDel="00F04C8F">
          <w:rPr>
            <w:rFonts w:ascii="Cambria" w:hAnsi="Cambria"/>
            <w:bCs/>
            <w:sz w:val="28"/>
            <w:szCs w:val="28"/>
          </w:rPr>
          <w:delText xml:space="preserve"> doing</w:delText>
        </w:r>
      </w:del>
      <w:r w:rsidR="00FF32EE">
        <w:rPr>
          <w:rFonts w:ascii="Cambria" w:hAnsi="Cambria"/>
          <w:bCs/>
          <w:sz w:val="28"/>
          <w:szCs w:val="28"/>
        </w:rPr>
        <w:t xml:space="preserve"> her own hair</w:t>
      </w:r>
      <w:del w:id="21879" w:author="Daisy Watt" w:date="2026-06-23T16:50:00Z" w16du:dateUtc="2026-06-23T14:50:00Z">
        <w:r w:rsidR="00E63A3E" w:rsidDel="00B43A4E">
          <w:rPr>
            <w:rFonts w:ascii="Cambria" w:hAnsi="Cambria"/>
            <w:bCs/>
            <w:sz w:val="28"/>
            <w:szCs w:val="28"/>
          </w:rPr>
          <w:delText>;</w:delText>
        </w:r>
      </w:del>
      <w:ins w:id="21880" w:author="Daisy Watt" w:date="2026-06-23T16:50:00Z" w16du:dateUtc="2026-06-23T14:50:00Z">
        <w:r w:rsidR="00B43A4E">
          <w:rPr>
            <w:rFonts w:ascii="Cambria" w:hAnsi="Cambria"/>
            <w:bCs/>
            <w:sz w:val="28"/>
            <w:szCs w:val="28"/>
          </w:rPr>
          <w:t xml:space="preserve"> –</w:t>
        </w:r>
      </w:ins>
      <w:r w:rsidR="00FF32EE">
        <w:rPr>
          <w:rFonts w:ascii="Cambria" w:hAnsi="Cambria"/>
          <w:bCs/>
          <w:sz w:val="28"/>
          <w:szCs w:val="28"/>
        </w:rPr>
        <w:t xml:space="preserve"> the pink </w:t>
      </w:r>
      <w:del w:id="21881" w:author="Claire S" w:date="2026-07-31T12:19:00Z" w16du:dateUtc="2026-07-31T11:19:00Z">
        <w:r w:rsidR="00E722CB" w:rsidDel="00F04C8F">
          <w:rPr>
            <w:rFonts w:ascii="Cambria" w:hAnsi="Cambria"/>
            <w:bCs/>
            <w:sz w:val="28"/>
            <w:szCs w:val="28"/>
          </w:rPr>
          <w:delText>had</w:delText>
        </w:r>
        <w:r w:rsidR="00FF32EE" w:rsidDel="00F04C8F">
          <w:rPr>
            <w:rFonts w:ascii="Cambria" w:hAnsi="Cambria"/>
            <w:bCs/>
            <w:sz w:val="28"/>
            <w:szCs w:val="28"/>
          </w:rPr>
          <w:delText xml:space="preserve"> </w:delText>
        </w:r>
      </w:del>
      <w:ins w:id="21882" w:author="Claire S" w:date="2026-07-31T12:19:00Z" w16du:dateUtc="2026-07-31T11:19:00Z">
        <w:r w:rsidR="00F04C8F">
          <w:rPr>
            <w:rFonts w:ascii="Cambria" w:hAnsi="Cambria"/>
            <w:bCs/>
            <w:sz w:val="28"/>
            <w:szCs w:val="28"/>
          </w:rPr>
          <w:t xml:space="preserve">was </w:t>
        </w:r>
      </w:ins>
      <w:r w:rsidR="00FF32EE">
        <w:rPr>
          <w:rFonts w:ascii="Cambria" w:hAnsi="Cambria"/>
          <w:bCs/>
          <w:sz w:val="28"/>
          <w:szCs w:val="28"/>
        </w:rPr>
        <w:t xml:space="preserve">really </w:t>
      </w:r>
      <w:r w:rsidR="00E722CB">
        <w:rPr>
          <w:rFonts w:ascii="Cambria" w:hAnsi="Cambria"/>
          <w:bCs/>
          <w:sz w:val="28"/>
          <w:szCs w:val="28"/>
        </w:rPr>
        <w:t>faded</w:t>
      </w:r>
      <w:r w:rsidR="00FF32EE">
        <w:rPr>
          <w:rFonts w:ascii="Cambria" w:hAnsi="Cambria"/>
          <w:bCs/>
          <w:sz w:val="28"/>
          <w:szCs w:val="28"/>
        </w:rPr>
        <w:t xml:space="preserve"> now, but she’d either been too busy or too sad</w:t>
      </w:r>
      <w:r w:rsidR="00E63A3E">
        <w:rPr>
          <w:rFonts w:ascii="Cambria" w:hAnsi="Cambria"/>
          <w:bCs/>
          <w:sz w:val="28"/>
          <w:szCs w:val="28"/>
        </w:rPr>
        <w:t xml:space="preserve"> to bother</w:t>
      </w:r>
      <w:ins w:id="21883" w:author="Daisy Watt" w:date="2026-06-23T16:50:00Z" w16du:dateUtc="2026-06-23T14:50:00Z">
        <w:r w:rsidR="00B43A4E">
          <w:rPr>
            <w:rFonts w:ascii="Cambria" w:hAnsi="Cambria"/>
            <w:bCs/>
            <w:sz w:val="28"/>
            <w:szCs w:val="28"/>
          </w:rPr>
          <w:t>,</w:t>
        </w:r>
      </w:ins>
      <w:r w:rsidR="004E3012">
        <w:rPr>
          <w:rFonts w:ascii="Cambria" w:hAnsi="Cambria"/>
          <w:bCs/>
          <w:sz w:val="28"/>
          <w:szCs w:val="28"/>
        </w:rPr>
        <w:t xml:space="preserve"> this past week</w:t>
      </w:r>
      <w:r w:rsidR="00FF32EE">
        <w:rPr>
          <w:rFonts w:ascii="Cambria" w:hAnsi="Cambria"/>
          <w:bCs/>
          <w:sz w:val="28"/>
          <w:szCs w:val="28"/>
        </w:rPr>
        <w:t>.</w:t>
      </w:r>
    </w:p>
    <w:p w14:paraId="4A63FB7B" w14:textId="3B0D8B72" w:rsidR="004468B2" w:rsidRDefault="004468B2" w:rsidP="00266E8A">
      <w:pPr>
        <w:spacing w:line="360" w:lineRule="auto"/>
        <w:contextualSpacing/>
        <w:rPr>
          <w:rFonts w:ascii="Cambria" w:hAnsi="Cambria"/>
          <w:bCs/>
          <w:sz w:val="28"/>
          <w:szCs w:val="28"/>
        </w:rPr>
      </w:pPr>
      <w:r>
        <w:rPr>
          <w:rFonts w:ascii="Cambria" w:hAnsi="Cambria"/>
          <w:bCs/>
          <w:sz w:val="28"/>
          <w:szCs w:val="28"/>
        </w:rPr>
        <w:tab/>
        <w:t xml:space="preserve">‘Who shall I say?’ </w:t>
      </w:r>
      <w:r w:rsidR="00E722CB">
        <w:rPr>
          <w:rFonts w:ascii="Cambria" w:hAnsi="Cambria"/>
          <w:bCs/>
          <w:sz w:val="28"/>
          <w:szCs w:val="28"/>
        </w:rPr>
        <w:t>The receptionist picked up the desk phone.</w:t>
      </w:r>
    </w:p>
    <w:p w14:paraId="44D626A7" w14:textId="14AD2553" w:rsidR="004468B2" w:rsidRDefault="004468B2" w:rsidP="00266E8A">
      <w:pPr>
        <w:spacing w:line="360" w:lineRule="auto"/>
        <w:contextualSpacing/>
        <w:rPr>
          <w:rFonts w:ascii="Cambria" w:hAnsi="Cambria"/>
          <w:bCs/>
          <w:sz w:val="28"/>
          <w:szCs w:val="28"/>
        </w:rPr>
      </w:pPr>
      <w:r>
        <w:rPr>
          <w:rFonts w:ascii="Cambria" w:hAnsi="Cambria"/>
          <w:bCs/>
          <w:sz w:val="28"/>
          <w:szCs w:val="28"/>
        </w:rPr>
        <w:tab/>
        <w:t>‘Clara Voss</w:t>
      </w:r>
      <w:r w:rsidR="00E63A3E">
        <w:rPr>
          <w:rFonts w:ascii="Cambria" w:hAnsi="Cambria"/>
          <w:bCs/>
          <w:sz w:val="28"/>
          <w:szCs w:val="28"/>
        </w:rPr>
        <w:t>, from Langley &amp; Co.’</w:t>
      </w:r>
    </w:p>
    <w:p w14:paraId="4C665786" w14:textId="78527C73" w:rsidR="00ED7BDA" w:rsidRDefault="004468B2" w:rsidP="004468B2">
      <w:pPr>
        <w:spacing w:line="360" w:lineRule="auto"/>
        <w:ind w:firstLine="720"/>
        <w:contextualSpacing/>
        <w:rPr>
          <w:rFonts w:ascii="Cambria" w:hAnsi="Cambria"/>
          <w:bCs/>
          <w:sz w:val="28"/>
          <w:szCs w:val="28"/>
        </w:rPr>
      </w:pPr>
      <w:r>
        <w:rPr>
          <w:rFonts w:ascii="Cambria" w:hAnsi="Cambria"/>
          <w:bCs/>
          <w:sz w:val="28"/>
          <w:szCs w:val="28"/>
        </w:rPr>
        <w:t xml:space="preserve">Waiting, she </w:t>
      </w:r>
      <w:del w:id="21884" w:author="Claire S" w:date="2026-07-31T12:20:00Z" w16du:dateUtc="2026-07-31T11:20:00Z">
        <w:r w:rsidDel="00F04C8F">
          <w:rPr>
            <w:rFonts w:ascii="Cambria" w:hAnsi="Cambria"/>
            <w:bCs/>
            <w:sz w:val="28"/>
            <w:szCs w:val="28"/>
          </w:rPr>
          <w:delText>looked around</w:delText>
        </w:r>
      </w:del>
      <w:ins w:id="21885" w:author="Claire S" w:date="2026-07-31T12:20:00Z" w16du:dateUtc="2026-07-31T11:20:00Z">
        <w:r w:rsidR="00F04C8F">
          <w:rPr>
            <w:rFonts w:ascii="Cambria" w:hAnsi="Cambria"/>
            <w:bCs/>
            <w:sz w:val="28"/>
            <w:szCs w:val="28"/>
          </w:rPr>
          <w:t>studied</w:t>
        </w:r>
      </w:ins>
      <w:del w:id="21886" w:author="Claire S" w:date="2026-07-31T12:20:00Z" w16du:dateUtc="2026-07-31T11:20:00Z">
        <w:r w:rsidDel="00F04C8F">
          <w:rPr>
            <w:rFonts w:ascii="Cambria" w:hAnsi="Cambria"/>
            <w:bCs/>
            <w:sz w:val="28"/>
            <w:szCs w:val="28"/>
          </w:rPr>
          <w:delText xml:space="preserve"> at</w:delText>
        </w:r>
      </w:del>
      <w:r>
        <w:rPr>
          <w:rFonts w:ascii="Cambria" w:hAnsi="Cambria"/>
          <w:bCs/>
          <w:sz w:val="28"/>
          <w:szCs w:val="28"/>
        </w:rPr>
        <w:t xml:space="preserve"> the </w:t>
      </w:r>
      <w:del w:id="21887" w:author="Claire S" w:date="2026-06-05T11:02:00Z" w16du:dateUtc="2026-06-05T10:02:00Z">
        <w:r w:rsidR="00DC1555" w:rsidDel="00577F59">
          <w:rPr>
            <w:rFonts w:ascii="Cambria" w:hAnsi="Cambria"/>
            <w:bCs/>
            <w:sz w:val="28"/>
            <w:szCs w:val="28"/>
          </w:rPr>
          <w:delText>subtly</w:delText>
        </w:r>
      </w:del>
      <w:ins w:id="21888" w:author="Claire S" w:date="2026-06-05T11:02:00Z" w16du:dateUtc="2026-06-05T10:02:00Z">
        <w:del w:id="21889" w:author="Daisy Watt" w:date="2026-06-23T16:51:00Z" w16du:dateUtc="2026-06-23T14:51:00Z">
          <w:r w:rsidR="00577F59" w:rsidDel="00B43A4E">
            <w:rPr>
              <w:rFonts w:ascii="Cambria" w:hAnsi="Cambria"/>
              <w:bCs/>
              <w:sz w:val="28"/>
              <w:szCs w:val="28"/>
            </w:rPr>
            <w:delText>brightly</w:delText>
          </w:r>
        </w:del>
      </w:ins>
      <w:del w:id="21890" w:author="Daisy Watt" w:date="2026-06-23T16:51:00Z" w16du:dateUtc="2026-06-23T14:51:00Z">
        <w:r w:rsidR="004E3012" w:rsidDel="00B43A4E">
          <w:rPr>
            <w:rFonts w:ascii="Cambria" w:hAnsi="Cambria"/>
            <w:bCs/>
            <w:sz w:val="28"/>
            <w:szCs w:val="28"/>
          </w:rPr>
          <w:delText>-</w:delText>
        </w:r>
        <w:r w:rsidR="00693016" w:rsidDel="00B43A4E">
          <w:rPr>
            <w:rFonts w:ascii="Cambria" w:hAnsi="Cambria"/>
            <w:bCs/>
            <w:sz w:val="28"/>
            <w:szCs w:val="28"/>
          </w:rPr>
          <w:delText>lit</w:delText>
        </w:r>
      </w:del>
      <w:ins w:id="21891" w:author="Daisy Watt" w:date="2026-06-23T16:51:00Z" w16du:dateUtc="2026-06-23T14:51:00Z">
        <w:r w:rsidR="00B43A4E">
          <w:rPr>
            <w:rFonts w:ascii="Cambria" w:hAnsi="Cambria"/>
            <w:bCs/>
            <w:sz w:val="28"/>
            <w:szCs w:val="28"/>
          </w:rPr>
          <w:t>brightly</w:t>
        </w:r>
      </w:ins>
      <w:ins w:id="21892" w:author="Claire S" w:date="2026-07-31T12:20:00Z" w16du:dateUtc="2026-07-31T11:20:00Z">
        <w:r w:rsidR="00F04C8F">
          <w:rPr>
            <w:rFonts w:ascii="Cambria" w:hAnsi="Cambria"/>
            <w:bCs/>
            <w:sz w:val="28"/>
            <w:szCs w:val="28"/>
          </w:rPr>
          <w:t>-</w:t>
        </w:r>
      </w:ins>
      <w:ins w:id="21893" w:author="Daisy Watt" w:date="2026-06-23T16:51:00Z" w16du:dateUtc="2026-06-23T14:51:00Z">
        <w:del w:id="21894" w:author="Claire S" w:date="2026-07-31T12:20:00Z" w16du:dateUtc="2026-07-31T11:20:00Z">
          <w:r w:rsidR="00B43A4E" w:rsidDel="00F04C8F">
            <w:rPr>
              <w:rFonts w:ascii="Cambria" w:hAnsi="Cambria"/>
              <w:bCs/>
              <w:sz w:val="28"/>
              <w:szCs w:val="28"/>
            </w:rPr>
            <w:delText xml:space="preserve"> </w:delText>
          </w:r>
        </w:del>
        <w:r w:rsidR="00B43A4E">
          <w:rPr>
            <w:rFonts w:ascii="Cambria" w:hAnsi="Cambria"/>
            <w:bCs/>
            <w:sz w:val="28"/>
            <w:szCs w:val="28"/>
          </w:rPr>
          <w:t>lit</w:t>
        </w:r>
      </w:ins>
      <w:r>
        <w:rPr>
          <w:rFonts w:ascii="Cambria" w:hAnsi="Cambria"/>
          <w:bCs/>
          <w:sz w:val="28"/>
          <w:szCs w:val="28"/>
        </w:rPr>
        <w:t xml:space="preserve"> lobby,</w:t>
      </w:r>
      <w:r w:rsidR="00693016">
        <w:rPr>
          <w:rFonts w:ascii="Cambria" w:hAnsi="Cambria"/>
          <w:bCs/>
          <w:sz w:val="28"/>
          <w:szCs w:val="28"/>
        </w:rPr>
        <w:t xml:space="preserve"> full of weird modern art</w:t>
      </w:r>
      <w:r w:rsidR="007F2A53">
        <w:rPr>
          <w:rFonts w:ascii="Cambria" w:hAnsi="Cambria"/>
          <w:bCs/>
          <w:sz w:val="28"/>
          <w:szCs w:val="28"/>
        </w:rPr>
        <w:t xml:space="preserve">. </w:t>
      </w:r>
      <w:r w:rsidR="00E63A3E">
        <w:rPr>
          <w:rFonts w:ascii="Cambria" w:hAnsi="Cambria"/>
          <w:bCs/>
          <w:sz w:val="28"/>
          <w:szCs w:val="28"/>
        </w:rPr>
        <w:t xml:space="preserve">A </w:t>
      </w:r>
      <w:r w:rsidR="004E3012">
        <w:rPr>
          <w:rFonts w:ascii="Cambria" w:hAnsi="Cambria"/>
          <w:bCs/>
          <w:sz w:val="28"/>
          <w:szCs w:val="28"/>
        </w:rPr>
        <w:t xml:space="preserve">young </w:t>
      </w:r>
      <w:r w:rsidR="00E63A3E">
        <w:rPr>
          <w:rFonts w:ascii="Cambria" w:hAnsi="Cambria"/>
          <w:bCs/>
          <w:sz w:val="28"/>
          <w:szCs w:val="28"/>
        </w:rPr>
        <w:t>couple</w:t>
      </w:r>
      <w:ins w:id="21895" w:author="Daisy Watt" w:date="2026-06-23T16:51:00Z" w16du:dateUtc="2026-06-23T14:51:00Z">
        <w:r w:rsidR="00B43A4E">
          <w:rPr>
            <w:rFonts w:ascii="Cambria" w:hAnsi="Cambria"/>
            <w:bCs/>
            <w:sz w:val="28"/>
            <w:szCs w:val="28"/>
          </w:rPr>
          <w:t>,</w:t>
        </w:r>
      </w:ins>
      <w:r w:rsidR="009949AE">
        <w:rPr>
          <w:rFonts w:ascii="Cambria" w:hAnsi="Cambria"/>
          <w:bCs/>
          <w:sz w:val="28"/>
          <w:szCs w:val="28"/>
        </w:rPr>
        <w:t xml:space="preserve"> both wearing </w:t>
      </w:r>
      <w:ins w:id="21896" w:author="Claire S" w:date="2026-07-31T12:20:00Z" w16du:dateUtc="2026-07-31T11:20:00Z">
        <w:r w:rsidR="001350B7">
          <w:rPr>
            <w:rFonts w:ascii="Cambria" w:hAnsi="Cambria"/>
            <w:bCs/>
            <w:sz w:val="28"/>
            <w:szCs w:val="28"/>
          </w:rPr>
          <w:t xml:space="preserve">lurid </w:t>
        </w:r>
      </w:ins>
      <w:r w:rsidR="009949AE">
        <w:rPr>
          <w:rFonts w:ascii="Cambria" w:hAnsi="Cambria"/>
          <w:bCs/>
          <w:sz w:val="28"/>
          <w:szCs w:val="28"/>
        </w:rPr>
        <w:t>fake fur</w:t>
      </w:r>
      <w:ins w:id="21897" w:author="Daisy Watt" w:date="2026-06-23T16:51:00Z" w16du:dateUtc="2026-06-23T14:51:00Z">
        <w:r w:rsidR="00B43A4E">
          <w:rPr>
            <w:rFonts w:ascii="Cambria" w:hAnsi="Cambria"/>
            <w:bCs/>
            <w:sz w:val="28"/>
            <w:szCs w:val="28"/>
          </w:rPr>
          <w:t>,</w:t>
        </w:r>
      </w:ins>
      <w:r w:rsidR="00E63A3E">
        <w:rPr>
          <w:rFonts w:ascii="Cambria" w:hAnsi="Cambria"/>
          <w:bCs/>
          <w:sz w:val="28"/>
          <w:szCs w:val="28"/>
        </w:rPr>
        <w:t xml:space="preserve"> sat </w:t>
      </w:r>
      <w:del w:id="21898" w:author="Claire S" w:date="2026-06-05T11:02:00Z" w16du:dateUtc="2026-06-05T10:02:00Z">
        <w:r w:rsidR="00E63A3E" w:rsidDel="00964227">
          <w:rPr>
            <w:rFonts w:ascii="Cambria" w:hAnsi="Cambria"/>
            <w:bCs/>
            <w:sz w:val="28"/>
            <w:szCs w:val="28"/>
          </w:rPr>
          <w:delText xml:space="preserve">on the </w:delText>
        </w:r>
        <w:r w:rsidR="00A23463" w:rsidDel="00964227">
          <w:rPr>
            <w:rFonts w:ascii="Cambria" w:hAnsi="Cambria"/>
            <w:bCs/>
            <w:sz w:val="28"/>
            <w:szCs w:val="28"/>
          </w:rPr>
          <w:delText>fa</w:delText>
        </w:r>
        <w:r w:rsidR="00E63A3E" w:rsidDel="00964227">
          <w:rPr>
            <w:rFonts w:ascii="Cambria" w:hAnsi="Cambria"/>
            <w:bCs/>
            <w:sz w:val="28"/>
            <w:szCs w:val="28"/>
          </w:rPr>
          <w:delText xml:space="preserve">r side of the </w:delText>
        </w:r>
      </w:del>
      <w:ins w:id="21899" w:author="Claire S" w:date="2026-06-05T11:02:00Z" w16du:dateUtc="2026-06-05T10:02:00Z">
        <w:r w:rsidR="00964227">
          <w:rPr>
            <w:rFonts w:ascii="Cambria" w:hAnsi="Cambria"/>
            <w:bCs/>
            <w:sz w:val="28"/>
            <w:szCs w:val="28"/>
          </w:rPr>
          <w:t>in one corner</w:t>
        </w:r>
      </w:ins>
      <w:del w:id="21900" w:author="Claire S" w:date="2026-06-05T11:02:00Z" w16du:dateUtc="2026-06-05T10:02:00Z">
        <w:r w:rsidR="00E63A3E" w:rsidDel="00964227">
          <w:rPr>
            <w:rFonts w:ascii="Cambria" w:hAnsi="Cambria"/>
            <w:bCs/>
            <w:sz w:val="28"/>
            <w:szCs w:val="28"/>
          </w:rPr>
          <w:delText>glass wall</w:delText>
        </w:r>
      </w:del>
      <w:r w:rsidR="00E63A3E">
        <w:rPr>
          <w:rFonts w:ascii="Cambria" w:hAnsi="Cambria"/>
          <w:bCs/>
          <w:sz w:val="28"/>
          <w:szCs w:val="28"/>
        </w:rPr>
        <w:t>, kissing passionately over a pot of steaming tea</w:t>
      </w:r>
      <w:r w:rsidR="00F307CE">
        <w:rPr>
          <w:rFonts w:ascii="Cambria" w:hAnsi="Cambria"/>
          <w:bCs/>
          <w:sz w:val="28"/>
          <w:szCs w:val="28"/>
        </w:rPr>
        <w:t>;</w:t>
      </w:r>
      <w:r w:rsidR="00E63A3E">
        <w:rPr>
          <w:rFonts w:ascii="Cambria" w:hAnsi="Cambria"/>
          <w:bCs/>
          <w:sz w:val="28"/>
          <w:szCs w:val="28"/>
        </w:rPr>
        <w:t xml:space="preserve"> the bar behind them</w:t>
      </w:r>
      <w:ins w:id="21901" w:author="Daisy Watt" w:date="2026-06-23T16:51:00Z" w16du:dateUtc="2026-06-23T14:51:00Z">
        <w:r w:rsidR="002A350F">
          <w:rPr>
            <w:rFonts w:ascii="Cambria" w:hAnsi="Cambria"/>
            <w:bCs/>
            <w:sz w:val="28"/>
            <w:szCs w:val="28"/>
          </w:rPr>
          <w:t xml:space="preserve"> was</w:t>
        </w:r>
      </w:ins>
      <w:r w:rsidR="00E63A3E">
        <w:rPr>
          <w:rFonts w:ascii="Cambria" w:hAnsi="Cambria"/>
          <w:bCs/>
          <w:sz w:val="28"/>
          <w:szCs w:val="28"/>
        </w:rPr>
        <w:t xml:space="preserve"> busy, despite the </w:t>
      </w:r>
      <w:r w:rsidR="00BF285A">
        <w:rPr>
          <w:rFonts w:ascii="Cambria" w:hAnsi="Cambria"/>
          <w:bCs/>
          <w:sz w:val="28"/>
          <w:szCs w:val="28"/>
        </w:rPr>
        <w:t xml:space="preserve">relatively </w:t>
      </w:r>
      <w:r w:rsidR="00E63A3E">
        <w:rPr>
          <w:rFonts w:ascii="Cambria" w:hAnsi="Cambria"/>
          <w:bCs/>
          <w:sz w:val="28"/>
          <w:szCs w:val="28"/>
        </w:rPr>
        <w:t>early hour.</w:t>
      </w:r>
    </w:p>
    <w:p w14:paraId="059E03A8" w14:textId="297C54B8" w:rsidR="00F83FC2" w:rsidRDefault="00F83FC2" w:rsidP="00266E8A">
      <w:pPr>
        <w:spacing w:line="360" w:lineRule="auto"/>
        <w:contextualSpacing/>
        <w:rPr>
          <w:rFonts w:ascii="Cambria" w:hAnsi="Cambria"/>
          <w:bCs/>
          <w:sz w:val="28"/>
          <w:szCs w:val="28"/>
        </w:rPr>
      </w:pPr>
      <w:r>
        <w:rPr>
          <w:rFonts w:ascii="Cambria" w:hAnsi="Cambria"/>
          <w:bCs/>
          <w:sz w:val="28"/>
          <w:szCs w:val="28"/>
        </w:rPr>
        <w:tab/>
        <w:t>‘He</w:t>
      </w:r>
      <w:r w:rsidR="00160812">
        <w:rPr>
          <w:rFonts w:ascii="Cambria" w:hAnsi="Cambria"/>
          <w:bCs/>
          <w:sz w:val="28"/>
          <w:szCs w:val="28"/>
        </w:rPr>
        <w:t>’s just finishing his current meeting, but he</w:t>
      </w:r>
      <w:r>
        <w:rPr>
          <w:rFonts w:ascii="Cambria" w:hAnsi="Cambria"/>
          <w:bCs/>
          <w:sz w:val="28"/>
          <w:szCs w:val="28"/>
        </w:rPr>
        <w:t xml:space="preserve"> says please go up.’ The receptionist came round the desk and led </w:t>
      </w:r>
      <w:r w:rsidR="005B3EB8">
        <w:rPr>
          <w:rFonts w:ascii="Cambria" w:hAnsi="Cambria"/>
          <w:bCs/>
          <w:sz w:val="28"/>
          <w:szCs w:val="28"/>
        </w:rPr>
        <w:t>Cla</w:t>
      </w:r>
      <w:r>
        <w:rPr>
          <w:rFonts w:ascii="Cambria" w:hAnsi="Cambria"/>
          <w:bCs/>
          <w:sz w:val="28"/>
          <w:szCs w:val="28"/>
        </w:rPr>
        <w:t>r</w:t>
      </w:r>
      <w:r w:rsidR="005B3EB8">
        <w:rPr>
          <w:rFonts w:ascii="Cambria" w:hAnsi="Cambria"/>
          <w:bCs/>
          <w:sz w:val="28"/>
          <w:szCs w:val="28"/>
        </w:rPr>
        <w:t>a</w:t>
      </w:r>
      <w:r>
        <w:rPr>
          <w:rFonts w:ascii="Cambria" w:hAnsi="Cambria"/>
          <w:bCs/>
          <w:sz w:val="28"/>
          <w:szCs w:val="28"/>
        </w:rPr>
        <w:t xml:space="preserve"> to the lifts. ‘</w:t>
      </w:r>
      <w:r w:rsidR="00817D2E">
        <w:rPr>
          <w:rFonts w:ascii="Cambria" w:hAnsi="Cambria"/>
          <w:bCs/>
          <w:sz w:val="28"/>
          <w:szCs w:val="28"/>
        </w:rPr>
        <w:t>Mr Rayne has th</w:t>
      </w:r>
      <w:r>
        <w:rPr>
          <w:rFonts w:ascii="Cambria" w:hAnsi="Cambria"/>
          <w:bCs/>
          <w:sz w:val="28"/>
          <w:szCs w:val="28"/>
        </w:rPr>
        <w:t>e Greenhouse Suite</w:t>
      </w:r>
      <w:r w:rsidR="00BF285A">
        <w:rPr>
          <w:rFonts w:ascii="Cambria" w:hAnsi="Cambria"/>
          <w:bCs/>
          <w:sz w:val="28"/>
          <w:szCs w:val="28"/>
        </w:rPr>
        <w:t xml:space="preserve"> on the to</w:t>
      </w:r>
      <w:r w:rsidR="008A2033">
        <w:rPr>
          <w:rFonts w:ascii="Cambria" w:hAnsi="Cambria"/>
          <w:bCs/>
          <w:sz w:val="28"/>
          <w:szCs w:val="28"/>
        </w:rPr>
        <w:t>p floor.</w:t>
      </w:r>
      <w:r w:rsidR="00356A3B">
        <w:rPr>
          <w:rFonts w:ascii="Cambria" w:hAnsi="Cambria"/>
          <w:bCs/>
          <w:sz w:val="28"/>
          <w:szCs w:val="28"/>
        </w:rPr>
        <w:t xml:space="preserve"> </w:t>
      </w:r>
      <w:r w:rsidR="00817D2E">
        <w:rPr>
          <w:rFonts w:ascii="Cambria" w:hAnsi="Cambria"/>
          <w:bCs/>
          <w:sz w:val="28"/>
          <w:szCs w:val="28"/>
        </w:rPr>
        <w:t>He asks you to wait in</w:t>
      </w:r>
      <w:r w:rsidR="00356A3B">
        <w:rPr>
          <w:rFonts w:ascii="Cambria" w:hAnsi="Cambria"/>
          <w:bCs/>
          <w:sz w:val="28"/>
          <w:szCs w:val="28"/>
        </w:rPr>
        <w:t xml:space="preserve"> the living</w:t>
      </w:r>
      <w:ins w:id="21902" w:author="Daisy Watt" w:date="2026-06-23T16:51:00Z" w16du:dateUtc="2026-06-23T14:51:00Z">
        <w:r w:rsidR="00883FD7">
          <w:rPr>
            <w:rFonts w:ascii="Cambria" w:hAnsi="Cambria"/>
            <w:bCs/>
            <w:sz w:val="28"/>
            <w:szCs w:val="28"/>
          </w:rPr>
          <w:t xml:space="preserve"> </w:t>
        </w:r>
      </w:ins>
      <w:del w:id="21903" w:author="Daisy Watt" w:date="2026-06-23T16:51:00Z" w16du:dateUtc="2026-06-23T14:51:00Z">
        <w:r w:rsidR="00817D2E" w:rsidDel="00883FD7">
          <w:rPr>
            <w:rFonts w:ascii="Cambria" w:hAnsi="Cambria"/>
            <w:bCs/>
            <w:sz w:val="28"/>
            <w:szCs w:val="28"/>
          </w:rPr>
          <w:delText>-</w:delText>
        </w:r>
      </w:del>
      <w:r w:rsidR="00356A3B">
        <w:rPr>
          <w:rFonts w:ascii="Cambria" w:hAnsi="Cambria"/>
          <w:bCs/>
          <w:sz w:val="28"/>
          <w:szCs w:val="28"/>
        </w:rPr>
        <w:t>room</w:t>
      </w:r>
      <w:del w:id="21904" w:author="Daisy Watt" w:date="2026-06-23T16:52:00Z" w16du:dateUtc="2026-06-23T14:52:00Z">
        <w:r w:rsidR="00356A3B" w:rsidDel="00221C8B">
          <w:rPr>
            <w:rFonts w:ascii="Cambria" w:hAnsi="Cambria"/>
            <w:bCs/>
            <w:sz w:val="28"/>
            <w:szCs w:val="28"/>
          </w:rPr>
          <w:delText xml:space="preserve"> of the suite</w:delText>
        </w:r>
      </w:del>
      <w:r w:rsidR="005B3EB8">
        <w:rPr>
          <w:rFonts w:ascii="Cambria" w:hAnsi="Cambria"/>
          <w:bCs/>
          <w:sz w:val="28"/>
          <w:szCs w:val="28"/>
        </w:rPr>
        <w:t>.</w:t>
      </w:r>
      <w:r w:rsidR="002448E0">
        <w:rPr>
          <w:rFonts w:ascii="Cambria" w:hAnsi="Cambria"/>
          <w:bCs/>
          <w:sz w:val="28"/>
          <w:szCs w:val="28"/>
        </w:rPr>
        <w:t>’ He flashed her a fake smile. ‘</w:t>
      </w:r>
      <w:r w:rsidR="00A0121B">
        <w:rPr>
          <w:rFonts w:ascii="Cambria" w:hAnsi="Cambria"/>
          <w:bCs/>
          <w:sz w:val="28"/>
          <w:szCs w:val="28"/>
        </w:rPr>
        <w:t>I’ll send coffee up.</w:t>
      </w:r>
      <w:r w:rsidR="00356A3B">
        <w:rPr>
          <w:rFonts w:ascii="Cambria" w:hAnsi="Cambria"/>
          <w:bCs/>
          <w:sz w:val="28"/>
          <w:szCs w:val="28"/>
        </w:rPr>
        <w:t>’</w:t>
      </w:r>
    </w:p>
    <w:p w14:paraId="3878C3D3" w14:textId="22434DCA" w:rsidR="00C547F9" w:rsidDel="00A60164" w:rsidRDefault="00C547F9" w:rsidP="003F5FED">
      <w:pPr>
        <w:spacing w:line="360" w:lineRule="auto"/>
        <w:contextualSpacing/>
        <w:rPr>
          <w:del w:id="21905" w:author="Claire S" w:date="2026-06-05T11:19:00Z" w16du:dateUtc="2026-06-05T10:19:00Z"/>
          <w:rFonts w:ascii="Cambria" w:hAnsi="Cambria"/>
          <w:bCs/>
          <w:sz w:val="28"/>
          <w:szCs w:val="28"/>
        </w:rPr>
      </w:pPr>
    </w:p>
    <w:p w14:paraId="65A90B82" w14:textId="13FBA86B" w:rsidR="00F307CE" w:rsidRDefault="00F307CE" w:rsidP="003F5FED">
      <w:pPr>
        <w:spacing w:line="360" w:lineRule="auto"/>
        <w:contextualSpacing/>
        <w:rPr>
          <w:rFonts w:ascii="Cambria" w:hAnsi="Cambria"/>
          <w:bCs/>
          <w:sz w:val="28"/>
          <w:szCs w:val="28"/>
        </w:rPr>
      </w:pPr>
      <w:r>
        <w:rPr>
          <w:rFonts w:ascii="Cambria" w:hAnsi="Cambria"/>
          <w:bCs/>
          <w:sz w:val="28"/>
          <w:szCs w:val="28"/>
        </w:rPr>
        <w:t>*</w:t>
      </w:r>
    </w:p>
    <w:p w14:paraId="6D422876" w14:textId="013A5671" w:rsidR="005B3EB8" w:rsidRDefault="005B3EB8" w:rsidP="003F5FED">
      <w:pPr>
        <w:spacing w:line="360" w:lineRule="auto"/>
        <w:contextualSpacing/>
        <w:rPr>
          <w:rFonts w:ascii="Cambria" w:hAnsi="Cambria"/>
          <w:bCs/>
          <w:sz w:val="28"/>
          <w:szCs w:val="28"/>
        </w:rPr>
      </w:pPr>
      <w:r>
        <w:rPr>
          <w:rFonts w:ascii="Cambria" w:hAnsi="Cambria"/>
          <w:bCs/>
          <w:sz w:val="28"/>
          <w:szCs w:val="28"/>
        </w:rPr>
        <w:t>On</w:t>
      </w:r>
      <w:r w:rsidR="008E5EEF">
        <w:rPr>
          <w:rFonts w:ascii="Cambria" w:hAnsi="Cambria"/>
          <w:bCs/>
          <w:sz w:val="28"/>
          <w:szCs w:val="28"/>
        </w:rPr>
        <w:t xml:space="preserve"> the </w:t>
      </w:r>
      <w:r w:rsidR="00A0121B">
        <w:rPr>
          <w:rFonts w:ascii="Cambria" w:hAnsi="Cambria"/>
          <w:bCs/>
          <w:sz w:val="28"/>
          <w:szCs w:val="28"/>
        </w:rPr>
        <w:t>top</w:t>
      </w:r>
      <w:r>
        <w:rPr>
          <w:rFonts w:ascii="Cambria" w:hAnsi="Cambria"/>
          <w:bCs/>
          <w:sz w:val="28"/>
          <w:szCs w:val="28"/>
        </w:rPr>
        <w:t xml:space="preserve"> </w:t>
      </w:r>
      <w:r w:rsidR="008E5EEF">
        <w:rPr>
          <w:rFonts w:ascii="Cambria" w:hAnsi="Cambria"/>
          <w:bCs/>
          <w:sz w:val="28"/>
          <w:szCs w:val="28"/>
        </w:rPr>
        <w:t xml:space="preserve">floor, </w:t>
      </w:r>
      <w:r w:rsidR="00C547F9">
        <w:rPr>
          <w:rFonts w:ascii="Cambria" w:hAnsi="Cambria"/>
          <w:bCs/>
          <w:sz w:val="28"/>
          <w:szCs w:val="28"/>
        </w:rPr>
        <w:t xml:space="preserve">Clara got out of the lift, </w:t>
      </w:r>
      <w:ins w:id="21906" w:author="Claire S" w:date="2026-06-05T11:02:00Z" w16du:dateUtc="2026-06-05T10:02:00Z">
        <w:r w:rsidR="00964227">
          <w:rPr>
            <w:rFonts w:ascii="Cambria" w:hAnsi="Cambria"/>
            <w:bCs/>
            <w:sz w:val="28"/>
            <w:szCs w:val="28"/>
          </w:rPr>
          <w:t xml:space="preserve">ever more </w:t>
        </w:r>
      </w:ins>
      <w:del w:id="21907" w:author="Claire S" w:date="2026-06-05T11:02:00Z" w16du:dateUtc="2026-06-05T10:02:00Z">
        <w:r w:rsidR="00274B7A" w:rsidDel="00964227">
          <w:rPr>
            <w:rFonts w:ascii="Cambria" w:hAnsi="Cambria"/>
            <w:bCs/>
            <w:sz w:val="28"/>
            <w:szCs w:val="28"/>
          </w:rPr>
          <w:delText>completely</w:delText>
        </w:r>
        <w:r w:rsidR="008E5EEF" w:rsidDel="00964227">
          <w:rPr>
            <w:rFonts w:ascii="Cambria" w:hAnsi="Cambria"/>
            <w:bCs/>
            <w:sz w:val="28"/>
            <w:szCs w:val="28"/>
          </w:rPr>
          <w:delText xml:space="preserve"> </w:delText>
        </w:r>
      </w:del>
      <w:r w:rsidR="008E5EEF">
        <w:rPr>
          <w:rFonts w:ascii="Cambria" w:hAnsi="Cambria"/>
          <w:bCs/>
          <w:sz w:val="28"/>
          <w:szCs w:val="28"/>
        </w:rPr>
        <w:t xml:space="preserve">out of her comfort zone.   </w:t>
      </w:r>
    </w:p>
    <w:p w14:paraId="19186488" w14:textId="18959D5F" w:rsidR="00086D10" w:rsidRPr="00086D10" w:rsidRDefault="00086D10" w:rsidP="003F5FED">
      <w:pPr>
        <w:spacing w:line="360" w:lineRule="auto"/>
        <w:contextualSpacing/>
        <w:rPr>
          <w:rFonts w:ascii="Cambria" w:hAnsi="Cambria"/>
          <w:bCs/>
          <w:i/>
          <w:iCs/>
          <w:sz w:val="28"/>
          <w:szCs w:val="28"/>
        </w:rPr>
      </w:pPr>
      <w:r>
        <w:rPr>
          <w:rFonts w:ascii="Cambria" w:hAnsi="Cambria"/>
          <w:bCs/>
          <w:sz w:val="28"/>
          <w:szCs w:val="28"/>
        </w:rPr>
        <w:tab/>
      </w:r>
      <w:r w:rsidRPr="00086D10">
        <w:rPr>
          <w:rFonts w:ascii="Cambria" w:hAnsi="Cambria"/>
          <w:bCs/>
          <w:i/>
          <w:iCs/>
          <w:sz w:val="28"/>
          <w:szCs w:val="28"/>
        </w:rPr>
        <w:t>Have a word with yourself</w:t>
      </w:r>
      <w:ins w:id="21908" w:author="Daisy Watt" w:date="2026-06-23T16:52:00Z" w16du:dateUtc="2026-06-23T14:52:00Z">
        <w:r w:rsidR="00B56A2E">
          <w:rPr>
            <w:rFonts w:ascii="Cambria" w:hAnsi="Cambria"/>
            <w:bCs/>
            <w:i/>
            <w:iCs/>
            <w:sz w:val="28"/>
            <w:szCs w:val="28"/>
          </w:rPr>
          <w:t>,</w:t>
        </w:r>
      </w:ins>
      <w:r w:rsidRPr="00086D10">
        <w:rPr>
          <w:rFonts w:ascii="Cambria" w:hAnsi="Cambria"/>
          <w:bCs/>
          <w:i/>
          <w:iCs/>
          <w:sz w:val="28"/>
          <w:szCs w:val="28"/>
        </w:rPr>
        <w:t xml:space="preserve"> Voss</w:t>
      </w:r>
      <w:r>
        <w:rPr>
          <w:rFonts w:ascii="Cambria" w:hAnsi="Cambria"/>
          <w:bCs/>
          <w:sz w:val="28"/>
          <w:szCs w:val="28"/>
        </w:rPr>
        <w:t xml:space="preserve">, she </w:t>
      </w:r>
      <w:del w:id="21909" w:author="Daisy Watt" w:date="2026-06-23T16:52:00Z" w16du:dateUtc="2026-06-23T14:52:00Z">
        <w:r w:rsidDel="00B56A2E">
          <w:rPr>
            <w:rFonts w:ascii="Cambria" w:hAnsi="Cambria"/>
            <w:bCs/>
            <w:sz w:val="28"/>
            <w:szCs w:val="28"/>
          </w:rPr>
          <w:delText xml:space="preserve">told herself </w:delText>
        </w:r>
      </w:del>
      <w:ins w:id="21910" w:author="Daisy Watt" w:date="2026-06-23T16:52:00Z" w16du:dateUtc="2026-06-23T14:52:00Z">
        <w:r w:rsidR="00B56A2E">
          <w:rPr>
            <w:rFonts w:ascii="Cambria" w:hAnsi="Cambria"/>
            <w:bCs/>
            <w:sz w:val="28"/>
            <w:szCs w:val="28"/>
          </w:rPr>
          <w:t xml:space="preserve">thought </w:t>
        </w:r>
      </w:ins>
      <w:r>
        <w:rPr>
          <w:rFonts w:ascii="Cambria" w:hAnsi="Cambria"/>
          <w:bCs/>
          <w:sz w:val="28"/>
          <w:szCs w:val="28"/>
        </w:rPr>
        <w:t xml:space="preserve">sternly. </w:t>
      </w:r>
      <w:r w:rsidRPr="00086D10">
        <w:rPr>
          <w:rFonts w:ascii="Cambria" w:hAnsi="Cambria"/>
          <w:bCs/>
          <w:i/>
          <w:iCs/>
          <w:sz w:val="28"/>
          <w:szCs w:val="28"/>
        </w:rPr>
        <w:t>He’s only a man.</w:t>
      </w:r>
    </w:p>
    <w:p w14:paraId="6DB9A6D4" w14:textId="03A62559" w:rsidR="00BF46B4" w:rsidRDefault="005B3EB8" w:rsidP="00B57B96">
      <w:pPr>
        <w:spacing w:line="360" w:lineRule="auto"/>
        <w:ind w:firstLine="720"/>
        <w:contextualSpacing/>
        <w:rPr>
          <w:rFonts w:ascii="Cambria" w:hAnsi="Cambria"/>
          <w:bCs/>
          <w:sz w:val="28"/>
          <w:szCs w:val="28"/>
        </w:rPr>
      </w:pPr>
      <w:r>
        <w:rPr>
          <w:rFonts w:ascii="Cambria" w:hAnsi="Cambria"/>
          <w:bCs/>
          <w:sz w:val="28"/>
          <w:szCs w:val="28"/>
        </w:rPr>
        <w:t>The Greenhouse Suite seemed to be the only room</w:t>
      </w:r>
      <w:ins w:id="21911" w:author="Daisy Watt" w:date="2026-06-23T16:53:00Z" w16du:dateUtc="2026-06-23T14:53:00Z">
        <w:r w:rsidR="008C0BD5">
          <w:rPr>
            <w:rFonts w:ascii="Cambria" w:hAnsi="Cambria"/>
            <w:bCs/>
            <w:sz w:val="28"/>
            <w:szCs w:val="28"/>
          </w:rPr>
          <w:t>s</w:t>
        </w:r>
      </w:ins>
      <w:r>
        <w:rPr>
          <w:rFonts w:ascii="Cambria" w:hAnsi="Cambria"/>
          <w:bCs/>
          <w:sz w:val="28"/>
          <w:szCs w:val="28"/>
        </w:rPr>
        <w:t xml:space="preserve"> up here</w:t>
      </w:r>
      <w:del w:id="21912" w:author="Daisy Watt" w:date="2026-06-23T16:52:00Z" w16du:dateUtc="2026-06-23T14:52:00Z">
        <w:r w:rsidR="00A0121B" w:rsidDel="00F54B43">
          <w:rPr>
            <w:rFonts w:ascii="Cambria" w:hAnsi="Cambria"/>
            <w:bCs/>
            <w:sz w:val="28"/>
            <w:szCs w:val="28"/>
          </w:rPr>
          <w:delText>,</w:delText>
        </w:r>
      </w:del>
      <w:ins w:id="21913" w:author="Daisy Watt" w:date="2026-06-23T16:52:00Z" w16du:dateUtc="2026-06-23T14:52:00Z">
        <w:r w:rsidR="00F54B43">
          <w:rPr>
            <w:rFonts w:ascii="Cambria" w:hAnsi="Cambria"/>
            <w:bCs/>
            <w:sz w:val="28"/>
            <w:szCs w:val="28"/>
          </w:rPr>
          <w:t xml:space="preserve"> </w:t>
        </w:r>
      </w:ins>
      <w:ins w:id="21914" w:author="Daisy Watt" w:date="2026-06-23T16:53:00Z" w16du:dateUtc="2026-06-23T14:53:00Z">
        <w:r w:rsidR="00F54B43">
          <w:rPr>
            <w:rFonts w:ascii="Cambria" w:hAnsi="Cambria"/>
            <w:bCs/>
            <w:sz w:val="28"/>
            <w:szCs w:val="28"/>
          </w:rPr>
          <w:t>–</w:t>
        </w:r>
      </w:ins>
      <w:r w:rsidR="00A0121B">
        <w:rPr>
          <w:rFonts w:ascii="Cambria" w:hAnsi="Cambria"/>
          <w:bCs/>
          <w:sz w:val="28"/>
          <w:szCs w:val="28"/>
        </w:rPr>
        <w:t xml:space="preserve"> big double doors at the end of the lushly decorated corridor</w:t>
      </w:r>
      <w:r>
        <w:rPr>
          <w:rFonts w:ascii="Cambria" w:hAnsi="Cambria"/>
          <w:bCs/>
          <w:sz w:val="28"/>
          <w:szCs w:val="28"/>
        </w:rPr>
        <w:t xml:space="preserve">.  </w:t>
      </w:r>
      <w:del w:id="21915" w:author="Claire S" w:date="2026-07-31T12:23:00Z" w16du:dateUtc="2026-07-31T11:23:00Z">
        <w:r w:rsidR="00A0121B" w:rsidRPr="005379EF" w:rsidDel="00502B46">
          <w:rPr>
            <w:rFonts w:ascii="Cambria" w:hAnsi="Cambria"/>
            <w:bCs/>
            <w:sz w:val="28"/>
            <w:szCs w:val="28"/>
            <w:highlight w:val="green"/>
            <w:rPrChange w:id="21916" w:author="Daisy Watt" w:date="2026-06-23T16:57:00Z" w16du:dateUtc="2026-06-23T14:57:00Z">
              <w:rPr>
                <w:rFonts w:ascii="Cambria" w:hAnsi="Cambria"/>
                <w:bCs/>
                <w:sz w:val="28"/>
                <w:szCs w:val="28"/>
              </w:rPr>
            </w:rPrChange>
          </w:rPr>
          <w:delText>Taking a deep breath,</w:delText>
        </w:r>
      </w:del>
      <w:ins w:id="21917" w:author="Claire S" w:date="2026-07-31T12:23:00Z" w16du:dateUtc="2026-07-31T11:23:00Z">
        <w:r w:rsidR="00502B46">
          <w:rPr>
            <w:rFonts w:ascii="Cambria" w:hAnsi="Cambria"/>
            <w:bCs/>
            <w:sz w:val="28"/>
            <w:szCs w:val="28"/>
          </w:rPr>
          <w:t>Unclenching her hands,</w:t>
        </w:r>
      </w:ins>
      <w:r w:rsidR="00A0121B">
        <w:rPr>
          <w:rFonts w:ascii="Cambria" w:hAnsi="Cambria"/>
          <w:bCs/>
          <w:sz w:val="28"/>
          <w:szCs w:val="28"/>
        </w:rPr>
        <w:t xml:space="preserve"> Clara</w:t>
      </w:r>
      <w:r>
        <w:rPr>
          <w:rFonts w:ascii="Cambria" w:hAnsi="Cambria"/>
          <w:bCs/>
          <w:sz w:val="28"/>
          <w:szCs w:val="28"/>
        </w:rPr>
        <w:t xml:space="preserve"> knocked and</w:t>
      </w:r>
      <w:r w:rsidR="008E5EEF">
        <w:rPr>
          <w:rFonts w:ascii="Cambria" w:hAnsi="Cambria"/>
          <w:bCs/>
          <w:sz w:val="28"/>
          <w:szCs w:val="28"/>
        </w:rPr>
        <w:t xml:space="preserve"> waited</w:t>
      </w:r>
      <w:r w:rsidR="00A0121B">
        <w:rPr>
          <w:rFonts w:ascii="Cambria" w:hAnsi="Cambria"/>
          <w:bCs/>
          <w:sz w:val="28"/>
          <w:szCs w:val="28"/>
        </w:rPr>
        <w:t xml:space="preserve">.  </w:t>
      </w:r>
      <w:r w:rsidR="00B57B96">
        <w:rPr>
          <w:rFonts w:ascii="Cambria" w:hAnsi="Cambria"/>
          <w:bCs/>
          <w:sz w:val="28"/>
          <w:szCs w:val="28"/>
        </w:rPr>
        <w:t>When she got n</w:t>
      </w:r>
      <w:r w:rsidR="00A0121B">
        <w:rPr>
          <w:rFonts w:ascii="Cambria" w:hAnsi="Cambria"/>
          <w:bCs/>
          <w:sz w:val="28"/>
          <w:szCs w:val="28"/>
        </w:rPr>
        <w:t>o response</w:t>
      </w:r>
      <w:r w:rsidR="00B57B96">
        <w:rPr>
          <w:rFonts w:ascii="Cambria" w:hAnsi="Cambria"/>
          <w:bCs/>
          <w:sz w:val="28"/>
          <w:szCs w:val="28"/>
        </w:rPr>
        <w:t>, p</w:t>
      </w:r>
      <w:r w:rsidR="00A0121B">
        <w:rPr>
          <w:rFonts w:ascii="Cambria" w:hAnsi="Cambria"/>
          <w:bCs/>
          <w:sz w:val="28"/>
          <w:szCs w:val="28"/>
        </w:rPr>
        <w:t>ushing the doors took her into</w:t>
      </w:r>
      <w:ins w:id="21918" w:author="Claire S" w:date="2026-07-31T12:23:00Z" w16du:dateUtc="2026-07-31T11:23:00Z">
        <w:r w:rsidR="00A539F1">
          <w:rPr>
            <w:rFonts w:ascii="Cambria" w:hAnsi="Cambria"/>
            <w:bCs/>
            <w:sz w:val="28"/>
            <w:szCs w:val="28"/>
          </w:rPr>
          <w:t xml:space="preserve"> what was</w:t>
        </w:r>
      </w:ins>
      <w:r w:rsidR="00A0121B">
        <w:rPr>
          <w:rFonts w:ascii="Cambria" w:hAnsi="Cambria"/>
          <w:bCs/>
          <w:sz w:val="28"/>
          <w:szCs w:val="28"/>
        </w:rPr>
        <w:t xml:space="preserve"> </w:t>
      </w:r>
      <w:r w:rsidR="002B1228">
        <w:rPr>
          <w:rFonts w:ascii="Cambria" w:hAnsi="Cambria"/>
          <w:bCs/>
          <w:sz w:val="28"/>
          <w:szCs w:val="28"/>
        </w:rPr>
        <w:t xml:space="preserve">a small lounge, by the looks of it, with a </w:t>
      </w:r>
      <w:r w:rsidR="00190BFF">
        <w:rPr>
          <w:rFonts w:ascii="Cambria" w:hAnsi="Cambria"/>
          <w:bCs/>
          <w:sz w:val="28"/>
          <w:szCs w:val="28"/>
        </w:rPr>
        <w:t>retro s</w:t>
      </w:r>
      <w:r w:rsidR="00B57B96">
        <w:rPr>
          <w:rFonts w:ascii="Cambria" w:hAnsi="Cambria"/>
          <w:bCs/>
          <w:sz w:val="28"/>
          <w:szCs w:val="28"/>
        </w:rPr>
        <w:t>ofa</w:t>
      </w:r>
      <w:r w:rsidR="002B1228">
        <w:rPr>
          <w:rFonts w:ascii="Cambria" w:hAnsi="Cambria"/>
          <w:bCs/>
          <w:sz w:val="28"/>
          <w:szCs w:val="28"/>
        </w:rPr>
        <w:t xml:space="preserve"> and </w:t>
      </w:r>
      <w:r w:rsidR="00B57B96">
        <w:rPr>
          <w:rFonts w:ascii="Cambria" w:hAnsi="Cambria"/>
          <w:bCs/>
          <w:sz w:val="28"/>
          <w:szCs w:val="28"/>
        </w:rPr>
        <w:t>small</w:t>
      </w:r>
      <w:r w:rsidR="002B1228">
        <w:rPr>
          <w:rFonts w:ascii="Cambria" w:hAnsi="Cambria"/>
          <w:bCs/>
          <w:sz w:val="28"/>
          <w:szCs w:val="28"/>
        </w:rPr>
        <w:t xml:space="preserve"> armchair; a </w:t>
      </w:r>
      <w:r w:rsidR="00660B6F">
        <w:rPr>
          <w:rFonts w:ascii="Cambria" w:hAnsi="Cambria"/>
          <w:bCs/>
          <w:sz w:val="28"/>
          <w:szCs w:val="28"/>
        </w:rPr>
        <w:t xml:space="preserve">big </w:t>
      </w:r>
      <w:r w:rsidR="002B1228">
        <w:rPr>
          <w:rFonts w:ascii="Cambria" w:hAnsi="Cambria"/>
          <w:bCs/>
          <w:sz w:val="28"/>
          <w:szCs w:val="28"/>
        </w:rPr>
        <w:t xml:space="preserve">vase of roses </w:t>
      </w:r>
      <w:r w:rsidR="008E5EEF">
        <w:rPr>
          <w:rFonts w:ascii="Cambria" w:hAnsi="Cambria"/>
          <w:bCs/>
          <w:sz w:val="28"/>
          <w:szCs w:val="28"/>
        </w:rPr>
        <w:t xml:space="preserve">on </w:t>
      </w:r>
      <w:r w:rsidR="00B57B96">
        <w:rPr>
          <w:rFonts w:ascii="Cambria" w:hAnsi="Cambria"/>
          <w:bCs/>
          <w:sz w:val="28"/>
          <w:szCs w:val="28"/>
        </w:rPr>
        <w:t>a</w:t>
      </w:r>
      <w:r w:rsidR="008E5EEF">
        <w:rPr>
          <w:rFonts w:ascii="Cambria" w:hAnsi="Cambria"/>
          <w:bCs/>
          <w:sz w:val="28"/>
          <w:szCs w:val="28"/>
        </w:rPr>
        <w:t xml:space="preserve"> </w:t>
      </w:r>
      <w:del w:id="21919" w:author="Claire S" w:date="2026-07-31T12:23:00Z" w16du:dateUtc="2026-07-31T11:23:00Z">
        <w:r w:rsidR="008E5EEF" w:rsidDel="00A539F1">
          <w:rPr>
            <w:rFonts w:ascii="Cambria" w:hAnsi="Cambria"/>
            <w:bCs/>
            <w:sz w:val="28"/>
            <w:szCs w:val="28"/>
          </w:rPr>
          <w:delText xml:space="preserve">shiny </w:delText>
        </w:r>
      </w:del>
      <w:r w:rsidR="008E5EEF">
        <w:rPr>
          <w:rFonts w:ascii="Cambria" w:hAnsi="Cambria"/>
          <w:bCs/>
          <w:sz w:val="28"/>
          <w:szCs w:val="28"/>
        </w:rPr>
        <w:t xml:space="preserve">table beside </w:t>
      </w:r>
      <w:r w:rsidR="002B1228">
        <w:rPr>
          <w:rFonts w:ascii="Cambria" w:hAnsi="Cambria"/>
          <w:bCs/>
          <w:sz w:val="28"/>
          <w:szCs w:val="28"/>
        </w:rPr>
        <w:t xml:space="preserve">a bowl </w:t>
      </w:r>
      <w:r w:rsidR="00660B6F">
        <w:rPr>
          <w:rFonts w:ascii="Cambria" w:hAnsi="Cambria"/>
          <w:bCs/>
          <w:sz w:val="28"/>
          <w:szCs w:val="28"/>
        </w:rPr>
        <w:t>of</w:t>
      </w:r>
      <w:r w:rsidR="002B1228">
        <w:rPr>
          <w:rFonts w:ascii="Cambria" w:hAnsi="Cambria"/>
          <w:bCs/>
          <w:sz w:val="28"/>
          <w:szCs w:val="28"/>
        </w:rPr>
        <w:t xml:space="preserve"> unseasonal peaches</w:t>
      </w:r>
      <w:r w:rsidR="00C04DA6">
        <w:rPr>
          <w:rFonts w:ascii="Cambria" w:hAnsi="Cambria"/>
          <w:bCs/>
          <w:sz w:val="28"/>
          <w:szCs w:val="28"/>
        </w:rPr>
        <w:t>; an ice</w:t>
      </w:r>
      <w:del w:id="21920" w:author="Daisy Watt" w:date="2026-06-23T16:53:00Z" w16du:dateUtc="2026-06-23T14:53:00Z">
        <w:r w:rsidR="00C04DA6" w:rsidDel="00604DA6">
          <w:rPr>
            <w:rFonts w:ascii="Cambria" w:hAnsi="Cambria"/>
            <w:bCs/>
            <w:sz w:val="28"/>
            <w:szCs w:val="28"/>
          </w:rPr>
          <w:delText>-</w:delText>
        </w:r>
      </w:del>
      <w:ins w:id="21921" w:author="Daisy Watt" w:date="2026-06-23T16:53:00Z" w16du:dateUtc="2026-06-23T14:53:00Z">
        <w:r w:rsidR="00604DA6">
          <w:rPr>
            <w:rFonts w:ascii="Cambria" w:hAnsi="Cambria"/>
            <w:bCs/>
            <w:sz w:val="28"/>
            <w:szCs w:val="28"/>
          </w:rPr>
          <w:t xml:space="preserve"> </w:t>
        </w:r>
      </w:ins>
      <w:r w:rsidR="00C04DA6">
        <w:rPr>
          <w:rFonts w:ascii="Cambria" w:hAnsi="Cambria"/>
          <w:bCs/>
          <w:sz w:val="28"/>
          <w:szCs w:val="28"/>
        </w:rPr>
        <w:t xml:space="preserve">bucket, </w:t>
      </w:r>
      <w:ins w:id="21922" w:author="Daisy Watt" w:date="2026-06-23T16:53:00Z" w16du:dateUtc="2026-06-23T14:53:00Z">
        <w:r w:rsidR="00F248BB">
          <w:rPr>
            <w:rFonts w:ascii="Cambria" w:hAnsi="Cambria"/>
            <w:bCs/>
            <w:sz w:val="28"/>
            <w:szCs w:val="28"/>
          </w:rPr>
          <w:t xml:space="preserve">full of </w:t>
        </w:r>
      </w:ins>
      <w:r w:rsidR="00C04DA6">
        <w:rPr>
          <w:rFonts w:ascii="Cambria" w:hAnsi="Cambria"/>
          <w:bCs/>
          <w:sz w:val="28"/>
          <w:szCs w:val="28"/>
        </w:rPr>
        <w:t>Evian bottles</w:t>
      </w:r>
      <w:r w:rsidR="002B1228">
        <w:rPr>
          <w:rFonts w:ascii="Cambria" w:hAnsi="Cambria"/>
          <w:bCs/>
          <w:sz w:val="28"/>
          <w:szCs w:val="28"/>
        </w:rPr>
        <w:t>.</w:t>
      </w:r>
      <w:r>
        <w:rPr>
          <w:rFonts w:ascii="Cambria" w:hAnsi="Cambria"/>
          <w:bCs/>
          <w:sz w:val="28"/>
          <w:szCs w:val="28"/>
        </w:rPr>
        <w:t xml:space="preserve"> </w:t>
      </w:r>
      <w:r w:rsidR="00660B6F">
        <w:rPr>
          <w:rFonts w:ascii="Cambria" w:hAnsi="Cambria"/>
          <w:bCs/>
          <w:sz w:val="28"/>
          <w:szCs w:val="28"/>
        </w:rPr>
        <w:t>Beside them, a</w:t>
      </w:r>
      <w:r>
        <w:rPr>
          <w:rFonts w:ascii="Cambria" w:hAnsi="Cambria"/>
          <w:bCs/>
          <w:sz w:val="28"/>
          <w:szCs w:val="28"/>
        </w:rPr>
        <w:t>n open</w:t>
      </w:r>
      <w:r w:rsidR="002B1228">
        <w:rPr>
          <w:rFonts w:ascii="Cambria" w:hAnsi="Cambria"/>
          <w:bCs/>
          <w:sz w:val="28"/>
          <w:szCs w:val="28"/>
        </w:rPr>
        <w:t xml:space="preserve"> laptop and </w:t>
      </w:r>
      <w:r>
        <w:rPr>
          <w:rFonts w:ascii="Cambria" w:hAnsi="Cambria"/>
          <w:bCs/>
          <w:sz w:val="28"/>
          <w:szCs w:val="28"/>
        </w:rPr>
        <w:t>a</w:t>
      </w:r>
      <w:r w:rsidR="00660B6F">
        <w:rPr>
          <w:rFonts w:ascii="Cambria" w:hAnsi="Cambria"/>
          <w:bCs/>
          <w:sz w:val="28"/>
          <w:szCs w:val="28"/>
        </w:rPr>
        <w:t xml:space="preserve"> messy-looking </w:t>
      </w:r>
      <w:r w:rsidR="002B1228">
        <w:rPr>
          <w:rFonts w:ascii="Cambria" w:hAnsi="Cambria"/>
          <w:bCs/>
          <w:sz w:val="28"/>
          <w:szCs w:val="28"/>
        </w:rPr>
        <w:t>notepad</w:t>
      </w:r>
      <w:r w:rsidR="00660B6F">
        <w:rPr>
          <w:rFonts w:ascii="Cambria" w:hAnsi="Cambria"/>
          <w:bCs/>
          <w:sz w:val="28"/>
          <w:szCs w:val="28"/>
        </w:rPr>
        <w:t>, covered in scrawls</w:t>
      </w:r>
      <w:r w:rsidR="002B1228">
        <w:rPr>
          <w:rFonts w:ascii="Cambria" w:hAnsi="Cambria"/>
          <w:bCs/>
          <w:sz w:val="28"/>
          <w:szCs w:val="28"/>
        </w:rPr>
        <w:t xml:space="preserve">.  </w:t>
      </w:r>
      <w:r w:rsidR="00660B6F">
        <w:rPr>
          <w:rFonts w:ascii="Cambria" w:hAnsi="Cambria"/>
          <w:bCs/>
          <w:sz w:val="28"/>
          <w:szCs w:val="28"/>
        </w:rPr>
        <w:t xml:space="preserve">The room was stuffy and warm, </w:t>
      </w:r>
      <w:r w:rsidR="007E2C05">
        <w:rPr>
          <w:rFonts w:ascii="Cambria" w:hAnsi="Cambria"/>
          <w:bCs/>
          <w:sz w:val="28"/>
          <w:szCs w:val="28"/>
        </w:rPr>
        <w:t>and full of exotic scents.</w:t>
      </w:r>
    </w:p>
    <w:p w14:paraId="7A81E4AB" w14:textId="278ECDB4" w:rsidR="004F765B" w:rsidRDefault="00564A38" w:rsidP="00564A38">
      <w:pPr>
        <w:spacing w:line="360" w:lineRule="auto"/>
        <w:contextualSpacing/>
        <w:rPr>
          <w:rFonts w:ascii="Cambria" w:hAnsi="Cambria"/>
          <w:bCs/>
          <w:sz w:val="28"/>
          <w:szCs w:val="28"/>
        </w:rPr>
      </w:pPr>
      <w:r>
        <w:rPr>
          <w:rFonts w:ascii="Cambria" w:hAnsi="Cambria"/>
          <w:bCs/>
          <w:sz w:val="28"/>
          <w:szCs w:val="28"/>
        </w:rPr>
        <w:tab/>
      </w:r>
      <w:r w:rsidR="007E2C05">
        <w:rPr>
          <w:rFonts w:ascii="Cambria" w:hAnsi="Cambria"/>
          <w:bCs/>
          <w:sz w:val="28"/>
          <w:szCs w:val="28"/>
        </w:rPr>
        <w:t>Taking</w:t>
      </w:r>
      <w:r w:rsidR="00EC3E26">
        <w:rPr>
          <w:rFonts w:ascii="Cambria" w:hAnsi="Cambria"/>
          <w:bCs/>
          <w:sz w:val="28"/>
          <w:szCs w:val="28"/>
        </w:rPr>
        <w:t xml:space="preserve"> her coat off</w:t>
      </w:r>
      <w:r w:rsidR="007E2C05">
        <w:rPr>
          <w:rFonts w:ascii="Cambria" w:hAnsi="Cambria"/>
          <w:bCs/>
          <w:sz w:val="28"/>
          <w:szCs w:val="28"/>
        </w:rPr>
        <w:t xml:space="preserve">, </w:t>
      </w:r>
      <w:r w:rsidR="00384636">
        <w:rPr>
          <w:rFonts w:ascii="Cambria" w:hAnsi="Cambria"/>
          <w:bCs/>
          <w:sz w:val="28"/>
          <w:szCs w:val="28"/>
        </w:rPr>
        <w:t xml:space="preserve">Clara sat </w:t>
      </w:r>
      <w:r w:rsidR="00EC04E3">
        <w:rPr>
          <w:rFonts w:ascii="Cambria" w:hAnsi="Cambria"/>
          <w:bCs/>
          <w:sz w:val="28"/>
          <w:szCs w:val="28"/>
        </w:rPr>
        <w:t xml:space="preserve">cautiously </w:t>
      </w:r>
      <w:r w:rsidR="00384636">
        <w:rPr>
          <w:rFonts w:ascii="Cambria" w:hAnsi="Cambria"/>
          <w:bCs/>
          <w:sz w:val="28"/>
          <w:szCs w:val="28"/>
        </w:rPr>
        <w:t xml:space="preserve">at the table.  </w:t>
      </w:r>
      <w:r w:rsidR="00274B7A">
        <w:rPr>
          <w:rFonts w:ascii="Cambria" w:hAnsi="Cambria"/>
          <w:bCs/>
          <w:sz w:val="28"/>
          <w:szCs w:val="28"/>
        </w:rPr>
        <w:t>Somewhere nearby</w:t>
      </w:r>
      <w:r w:rsidR="00384636">
        <w:rPr>
          <w:rFonts w:ascii="Cambria" w:hAnsi="Cambria"/>
          <w:bCs/>
          <w:sz w:val="28"/>
          <w:szCs w:val="28"/>
        </w:rPr>
        <w:t xml:space="preserve">, </w:t>
      </w:r>
      <w:r w:rsidR="007E2C05">
        <w:rPr>
          <w:rFonts w:ascii="Cambria" w:hAnsi="Cambria"/>
          <w:bCs/>
          <w:sz w:val="28"/>
          <w:szCs w:val="28"/>
        </w:rPr>
        <w:t xml:space="preserve">she </w:t>
      </w:r>
      <w:r w:rsidR="00384636">
        <w:rPr>
          <w:rFonts w:ascii="Cambria" w:hAnsi="Cambria"/>
          <w:bCs/>
          <w:sz w:val="28"/>
          <w:szCs w:val="28"/>
        </w:rPr>
        <w:t>thought</w:t>
      </w:r>
      <w:r w:rsidR="00DC5827">
        <w:rPr>
          <w:rFonts w:ascii="Cambria" w:hAnsi="Cambria"/>
          <w:bCs/>
          <w:sz w:val="28"/>
          <w:szCs w:val="28"/>
        </w:rPr>
        <w:t xml:space="preserve"> she could hear Jackson</w:t>
      </w:r>
      <w:r w:rsidR="00274B7A">
        <w:rPr>
          <w:rFonts w:ascii="Cambria" w:hAnsi="Cambria"/>
          <w:bCs/>
          <w:sz w:val="28"/>
          <w:szCs w:val="28"/>
        </w:rPr>
        <w:t>,</w:t>
      </w:r>
      <w:r w:rsidR="00DC5827">
        <w:rPr>
          <w:rFonts w:ascii="Cambria" w:hAnsi="Cambria"/>
          <w:bCs/>
          <w:sz w:val="28"/>
          <w:szCs w:val="28"/>
        </w:rPr>
        <w:t xml:space="preserve"> </w:t>
      </w:r>
      <w:r w:rsidR="00384636">
        <w:rPr>
          <w:rFonts w:ascii="Cambria" w:hAnsi="Cambria"/>
          <w:bCs/>
          <w:sz w:val="28"/>
          <w:szCs w:val="28"/>
        </w:rPr>
        <w:t>presumably</w:t>
      </w:r>
      <w:r w:rsidR="00EC04E3">
        <w:rPr>
          <w:rFonts w:ascii="Cambria" w:hAnsi="Cambria"/>
          <w:bCs/>
          <w:sz w:val="28"/>
          <w:szCs w:val="28"/>
        </w:rPr>
        <w:t xml:space="preserve"> on a call</w:t>
      </w:r>
      <w:del w:id="21923" w:author="Daisy Watt" w:date="2026-06-23T16:53:00Z" w16du:dateUtc="2026-06-23T14:53:00Z">
        <w:r w:rsidR="00274B7A" w:rsidDel="00A20E4B">
          <w:rPr>
            <w:rFonts w:ascii="Cambria" w:hAnsi="Cambria"/>
            <w:bCs/>
            <w:sz w:val="28"/>
            <w:szCs w:val="28"/>
          </w:rPr>
          <w:delText>;</w:delText>
        </w:r>
      </w:del>
      <w:r w:rsidR="00274B7A">
        <w:rPr>
          <w:rFonts w:ascii="Cambria" w:hAnsi="Cambria"/>
          <w:bCs/>
          <w:sz w:val="28"/>
          <w:szCs w:val="28"/>
        </w:rPr>
        <w:t xml:space="preserve"> behind the </w:t>
      </w:r>
      <w:ins w:id="21924" w:author="Daisy Watt" w:date="2026-06-23T16:54:00Z" w16du:dateUtc="2026-06-23T14:54:00Z">
        <w:r w:rsidR="00A060B0">
          <w:rPr>
            <w:rFonts w:ascii="Cambria" w:hAnsi="Cambria"/>
            <w:bCs/>
            <w:sz w:val="28"/>
            <w:szCs w:val="28"/>
          </w:rPr>
          <w:t xml:space="preserve">lounge’s </w:t>
        </w:r>
      </w:ins>
      <w:r w:rsidR="00EC04E3">
        <w:rPr>
          <w:rFonts w:ascii="Cambria" w:hAnsi="Cambria"/>
          <w:bCs/>
          <w:sz w:val="28"/>
          <w:szCs w:val="28"/>
        </w:rPr>
        <w:t>far</w:t>
      </w:r>
      <w:r w:rsidR="00274B7A">
        <w:rPr>
          <w:rFonts w:ascii="Cambria" w:hAnsi="Cambria"/>
          <w:bCs/>
          <w:sz w:val="28"/>
          <w:szCs w:val="28"/>
        </w:rPr>
        <w:t xml:space="preserve"> door</w:t>
      </w:r>
      <w:del w:id="21925" w:author="Daisy Watt" w:date="2026-06-23T16:54:00Z" w16du:dateUtc="2026-06-23T14:54:00Z">
        <w:r w:rsidR="00EC04E3" w:rsidDel="00A060B0">
          <w:rPr>
            <w:rFonts w:ascii="Cambria" w:hAnsi="Cambria"/>
            <w:bCs/>
            <w:sz w:val="28"/>
            <w:szCs w:val="28"/>
          </w:rPr>
          <w:delText xml:space="preserve"> in the lounge</w:delText>
        </w:r>
      </w:del>
      <w:r w:rsidR="00DC5827">
        <w:rPr>
          <w:rFonts w:ascii="Cambria" w:hAnsi="Cambria"/>
          <w:bCs/>
          <w:sz w:val="28"/>
          <w:szCs w:val="28"/>
        </w:rPr>
        <w:t>.</w:t>
      </w:r>
      <w:r w:rsidR="007E2C05">
        <w:rPr>
          <w:rFonts w:ascii="Cambria" w:hAnsi="Cambria"/>
          <w:bCs/>
          <w:sz w:val="28"/>
          <w:szCs w:val="28"/>
        </w:rPr>
        <w:t xml:space="preserve">  </w:t>
      </w:r>
      <w:r w:rsidR="00384636">
        <w:rPr>
          <w:rFonts w:ascii="Cambria" w:hAnsi="Cambria"/>
          <w:bCs/>
          <w:sz w:val="28"/>
          <w:szCs w:val="28"/>
        </w:rPr>
        <w:t>Pulling</w:t>
      </w:r>
      <w:r>
        <w:rPr>
          <w:rFonts w:ascii="Cambria" w:hAnsi="Cambria"/>
          <w:bCs/>
          <w:sz w:val="28"/>
          <w:szCs w:val="28"/>
        </w:rPr>
        <w:t xml:space="preserve"> her </w:t>
      </w:r>
      <w:r w:rsidR="00384636">
        <w:rPr>
          <w:rFonts w:ascii="Cambria" w:hAnsi="Cambria"/>
          <w:bCs/>
          <w:sz w:val="28"/>
          <w:szCs w:val="28"/>
        </w:rPr>
        <w:t>Langley</w:t>
      </w:r>
      <w:r w:rsidR="00A014AA">
        <w:rPr>
          <w:rFonts w:ascii="Cambria" w:hAnsi="Cambria"/>
          <w:bCs/>
          <w:sz w:val="28"/>
          <w:szCs w:val="28"/>
        </w:rPr>
        <w:t xml:space="preserve"> laptop</w:t>
      </w:r>
      <w:r w:rsidR="00384636">
        <w:rPr>
          <w:rFonts w:ascii="Cambria" w:hAnsi="Cambria"/>
          <w:bCs/>
          <w:sz w:val="28"/>
          <w:szCs w:val="28"/>
        </w:rPr>
        <w:t xml:space="preserve"> out of her bag</w:t>
      </w:r>
      <w:r w:rsidR="00DC5827">
        <w:rPr>
          <w:rFonts w:ascii="Cambria" w:hAnsi="Cambria"/>
          <w:bCs/>
          <w:sz w:val="28"/>
          <w:szCs w:val="28"/>
        </w:rPr>
        <w:t>,</w:t>
      </w:r>
      <w:r w:rsidR="00E96791">
        <w:rPr>
          <w:rFonts w:ascii="Cambria" w:hAnsi="Cambria"/>
          <w:bCs/>
          <w:sz w:val="28"/>
          <w:szCs w:val="28"/>
        </w:rPr>
        <w:t xml:space="preserve"> Clara</w:t>
      </w:r>
      <w:r w:rsidR="005B7085">
        <w:rPr>
          <w:rFonts w:ascii="Cambria" w:hAnsi="Cambria"/>
          <w:bCs/>
          <w:sz w:val="28"/>
          <w:szCs w:val="28"/>
        </w:rPr>
        <w:t xml:space="preserve"> </w:t>
      </w:r>
      <w:r w:rsidR="00634CAF">
        <w:rPr>
          <w:rFonts w:ascii="Cambria" w:hAnsi="Cambria"/>
          <w:bCs/>
          <w:sz w:val="28"/>
          <w:szCs w:val="28"/>
        </w:rPr>
        <w:t>check</w:t>
      </w:r>
      <w:r w:rsidR="00274B7A">
        <w:rPr>
          <w:rFonts w:ascii="Cambria" w:hAnsi="Cambria"/>
          <w:bCs/>
          <w:sz w:val="28"/>
          <w:szCs w:val="28"/>
        </w:rPr>
        <w:t>ed</w:t>
      </w:r>
      <w:r w:rsidR="00634CAF">
        <w:rPr>
          <w:rFonts w:ascii="Cambria" w:hAnsi="Cambria"/>
          <w:bCs/>
          <w:sz w:val="28"/>
          <w:szCs w:val="28"/>
        </w:rPr>
        <w:t xml:space="preserve"> </w:t>
      </w:r>
      <w:r w:rsidR="00190B5E">
        <w:rPr>
          <w:rFonts w:ascii="Cambria" w:hAnsi="Cambria"/>
          <w:bCs/>
          <w:sz w:val="28"/>
          <w:szCs w:val="28"/>
        </w:rPr>
        <w:t xml:space="preserve">her </w:t>
      </w:r>
      <w:r w:rsidR="00634CAF">
        <w:rPr>
          <w:rFonts w:ascii="Cambria" w:hAnsi="Cambria"/>
          <w:bCs/>
          <w:sz w:val="28"/>
          <w:szCs w:val="28"/>
        </w:rPr>
        <w:t>note</w:t>
      </w:r>
      <w:r w:rsidR="004F765B">
        <w:rPr>
          <w:rFonts w:ascii="Cambria" w:hAnsi="Cambria"/>
          <w:bCs/>
          <w:sz w:val="28"/>
          <w:szCs w:val="28"/>
        </w:rPr>
        <w:t>s</w:t>
      </w:r>
      <w:r w:rsidR="0069206B">
        <w:rPr>
          <w:rFonts w:ascii="Cambria" w:hAnsi="Cambria"/>
          <w:bCs/>
          <w:sz w:val="28"/>
          <w:szCs w:val="28"/>
        </w:rPr>
        <w:t xml:space="preserve">. </w:t>
      </w:r>
    </w:p>
    <w:p w14:paraId="14F8023B" w14:textId="591CDD02" w:rsidR="003232AA" w:rsidRPr="002C7A6A" w:rsidRDefault="002C7A6A" w:rsidP="002C7A6A">
      <w:pPr>
        <w:spacing w:line="360" w:lineRule="auto"/>
        <w:contextualSpacing/>
        <w:rPr>
          <w:rFonts w:ascii="Cambria" w:hAnsi="Cambria"/>
          <w:bCs/>
          <w:sz w:val="28"/>
          <w:szCs w:val="28"/>
        </w:rPr>
      </w:pPr>
      <w:r>
        <w:rPr>
          <w:rFonts w:ascii="Cambria" w:hAnsi="Cambria"/>
          <w:bCs/>
          <w:sz w:val="28"/>
          <w:szCs w:val="28"/>
        </w:rPr>
        <w:tab/>
        <w:t xml:space="preserve">By the time she’d </w:t>
      </w:r>
      <w:r w:rsidR="007E2C05">
        <w:rPr>
          <w:rFonts w:ascii="Cambria" w:hAnsi="Cambria"/>
          <w:bCs/>
          <w:sz w:val="28"/>
          <w:szCs w:val="28"/>
        </w:rPr>
        <w:t xml:space="preserve">gone through </w:t>
      </w:r>
      <w:r>
        <w:rPr>
          <w:rFonts w:ascii="Cambria" w:hAnsi="Cambria"/>
          <w:bCs/>
          <w:sz w:val="28"/>
          <w:szCs w:val="28"/>
        </w:rPr>
        <w:t>them</w:t>
      </w:r>
      <w:r w:rsidR="00384636">
        <w:rPr>
          <w:rFonts w:ascii="Cambria" w:hAnsi="Cambria"/>
          <w:bCs/>
          <w:sz w:val="28"/>
          <w:szCs w:val="28"/>
        </w:rPr>
        <w:t xml:space="preserve"> again</w:t>
      </w:r>
      <w:r>
        <w:rPr>
          <w:rFonts w:ascii="Cambria" w:hAnsi="Cambria"/>
          <w:bCs/>
          <w:sz w:val="28"/>
          <w:szCs w:val="28"/>
        </w:rPr>
        <w:t xml:space="preserve">, </w:t>
      </w:r>
      <w:r w:rsidR="0064509C">
        <w:rPr>
          <w:rFonts w:ascii="Cambria" w:hAnsi="Cambria"/>
          <w:bCs/>
          <w:color w:val="000000" w:themeColor="text1"/>
          <w:sz w:val="28"/>
          <w:szCs w:val="28"/>
        </w:rPr>
        <w:t>Jackson</w:t>
      </w:r>
      <w:r w:rsidR="007E2C05">
        <w:rPr>
          <w:rFonts w:ascii="Cambria" w:hAnsi="Cambria"/>
          <w:bCs/>
          <w:color w:val="000000" w:themeColor="text1"/>
          <w:sz w:val="28"/>
          <w:szCs w:val="28"/>
        </w:rPr>
        <w:t xml:space="preserve"> still hadn’t appeared. </w:t>
      </w:r>
      <w:r w:rsidR="0064509C">
        <w:rPr>
          <w:rFonts w:ascii="Cambria" w:hAnsi="Cambria"/>
          <w:bCs/>
          <w:color w:val="000000" w:themeColor="text1"/>
          <w:sz w:val="28"/>
          <w:szCs w:val="28"/>
        </w:rPr>
        <w:t>Bored, Clara peered</w:t>
      </w:r>
      <w:r w:rsidR="008403DA">
        <w:rPr>
          <w:rFonts w:ascii="Cambria" w:hAnsi="Cambria"/>
          <w:bCs/>
          <w:color w:val="000000" w:themeColor="text1"/>
          <w:sz w:val="28"/>
          <w:szCs w:val="28"/>
        </w:rPr>
        <w:t xml:space="preserve"> at his notebook</w:t>
      </w:r>
      <w:r w:rsidR="00190BFF">
        <w:rPr>
          <w:rFonts w:ascii="Cambria" w:hAnsi="Cambria"/>
          <w:bCs/>
          <w:color w:val="000000" w:themeColor="text1"/>
          <w:sz w:val="28"/>
          <w:szCs w:val="28"/>
        </w:rPr>
        <w:t>. H</w:t>
      </w:r>
      <w:r w:rsidR="008403DA">
        <w:rPr>
          <w:rFonts w:ascii="Cambria" w:hAnsi="Cambria"/>
          <w:bCs/>
          <w:color w:val="000000" w:themeColor="text1"/>
          <w:sz w:val="28"/>
          <w:szCs w:val="28"/>
        </w:rPr>
        <w:t>is writing was illegible</w:t>
      </w:r>
      <w:del w:id="21926" w:author="Daisy Watt" w:date="2026-06-23T16:54:00Z" w16du:dateUtc="2026-06-23T14:54:00Z">
        <w:r w:rsidR="008403DA" w:rsidDel="0095198E">
          <w:rPr>
            <w:rFonts w:ascii="Cambria" w:hAnsi="Cambria"/>
            <w:bCs/>
            <w:color w:val="000000" w:themeColor="text1"/>
            <w:sz w:val="28"/>
            <w:szCs w:val="28"/>
          </w:rPr>
          <w:delText>;</w:delText>
        </w:r>
      </w:del>
      <w:ins w:id="21927" w:author="Daisy Watt" w:date="2026-06-23T16:54:00Z" w16du:dateUtc="2026-06-23T14:54:00Z">
        <w:r w:rsidR="0095198E">
          <w:rPr>
            <w:rFonts w:ascii="Cambria" w:hAnsi="Cambria"/>
            <w:bCs/>
            <w:color w:val="000000" w:themeColor="text1"/>
            <w:sz w:val="28"/>
            <w:szCs w:val="28"/>
          </w:rPr>
          <w:t>,</w:t>
        </w:r>
      </w:ins>
      <w:r w:rsidR="008403DA">
        <w:rPr>
          <w:rFonts w:ascii="Cambria" w:hAnsi="Cambria"/>
          <w:bCs/>
          <w:color w:val="000000" w:themeColor="text1"/>
          <w:sz w:val="28"/>
          <w:szCs w:val="28"/>
        </w:rPr>
        <w:t xml:space="preserve"> a bit like a child’s. Then she looked</w:t>
      </w:r>
      <w:r w:rsidR="0064509C">
        <w:rPr>
          <w:rFonts w:ascii="Cambria" w:hAnsi="Cambria"/>
          <w:bCs/>
          <w:color w:val="000000" w:themeColor="text1"/>
          <w:sz w:val="28"/>
          <w:szCs w:val="28"/>
        </w:rPr>
        <w:t xml:space="preserve"> </w:t>
      </w:r>
      <w:r w:rsidR="00F42181" w:rsidRPr="00F42181">
        <w:rPr>
          <w:rFonts w:ascii="Cambria" w:hAnsi="Cambria"/>
          <w:bCs/>
          <w:color w:val="000000" w:themeColor="text1"/>
          <w:sz w:val="28"/>
          <w:szCs w:val="28"/>
        </w:rPr>
        <w:t xml:space="preserve">at </w:t>
      </w:r>
      <w:r w:rsidR="006D0367">
        <w:rPr>
          <w:rFonts w:ascii="Cambria" w:hAnsi="Cambria"/>
          <w:bCs/>
          <w:color w:val="000000" w:themeColor="text1"/>
          <w:sz w:val="28"/>
          <w:szCs w:val="28"/>
        </w:rPr>
        <w:t>his</w:t>
      </w:r>
      <w:r w:rsidR="00F42181" w:rsidRPr="00F42181">
        <w:rPr>
          <w:rFonts w:ascii="Cambria" w:hAnsi="Cambria"/>
          <w:bCs/>
          <w:color w:val="000000" w:themeColor="text1"/>
          <w:sz w:val="28"/>
          <w:szCs w:val="28"/>
        </w:rPr>
        <w:t xml:space="preserve"> </w:t>
      </w:r>
      <w:r w:rsidR="0064509C">
        <w:rPr>
          <w:rFonts w:ascii="Cambria" w:hAnsi="Cambria"/>
          <w:bCs/>
          <w:color w:val="000000" w:themeColor="text1"/>
          <w:sz w:val="28"/>
          <w:szCs w:val="28"/>
        </w:rPr>
        <w:t xml:space="preserve">open </w:t>
      </w:r>
      <w:r w:rsidR="00F42181" w:rsidRPr="00F42181">
        <w:rPr>
          <w:rFonts w:ascii="Cambria" w:hAnsi="Cambria"/>
          <w:bCs/>
          <w:color w:val="000000" w:themeColor="text1"/>
          <w:sz w:val="28"/>
          <w:szCs w:val="28"/>
        </w:rPr>
        <w:t>laptop.</w:t>
      </w:r>
      <w:r w:rsidR="0064509C">
        <w:rPr>
          <w:rFonts w:ascii="Cambria" w:hAnsi="Cambria"/>
          <w:bCs/>
          <w:color w:val="000000" w:themeColor="text1"/>
          <w:sz w:val="28"/>
          <w:szCs w:val="28"/>
        </w:rPr>
        <w:t xml:space="preserve"> </w:t>
      </w:r>
      <w:r w:rsidR="00F42181" w:rsidRPr="00F42181">
        <w:rPr>
          <w:rFonts w:ascii="Cambria" w:hAnsi="Cambria"/>
          <w:bCs/>
          <w:color w:val="000000" w:themeColor="text1"/>
          <w:sz w:val="28"/>
          <w:szCs w:val="28"/>
        </w:rPr>
        <w:t>His email</w:t>
      </w:r>
      <w:r w:rsidR="008E2F89">
        <w:rPr>
          <w:rFonts w:ascii="Cambria" w:hAnsi="Cambria"/>
          <w:bCs/>
          <w:color w:val="000000" w:themeColor="text1"/>
          <w:sz w:val="28"/>
          <w:szCs w:val="28"/>
        </w:rPr>
        <w:t xml:space="preserve"> inbox was</w:t>
      </w:r>
      <w:r w:rsidR="00F42181" w:rsidRPr="00F42181">
        <w:rPr>
          <w:rFonts w:ascii="Cambria" w:hAnsi="Cambria"/>
          <w:bCs/>
          <w:color w:val="000000" w:themeColor="text1"/>
          <w:sz w:val="28"/>
          <w:szCs w:val="28"/>
        </w:rPr>
        <w:t xml:space="preserve"> </w:t>
      </w:r>
      <w:r w:rsidR="008E2F89">
        <w:rPr>
          <w:rFonts w:ascii="Cambria" w:hAnsi="Cambria"/>
          <w:bCs/>
          <w:color w:val="000000" w:themeColor="text1"/>
          <w:sz w:val="28"/>
          <w:szCs w:val="28"/>
        </w:rPr>
        <w:t xml:space="preserve">on the screen, </w:t>
      </w:r>
      <w:r w:rsidR="00633F6E">
        <w:rPr>
          <w:rFonts w:ascii="Cambria" w:hAnsi="Cambria"/>
          <w:bCs/>
          <w:color w:val="000000" w:themeColor="text1"/>
          <w:sz w:val="28"/>
          <w:szCs w:val="28"/>
        </w:rPr>
        <w:t>but</w:t>
      </w:r>
      <w:r w:rsidR="008E2F89">
        <w:rPr>
          <w:rFonts w:ascii="Cambria" w:hAnsi="Cambria"/>
          <w:bCs/>
          <w:color w:val="000000" w:themeColor="text1"/>
          <w:sz w:val="28"/>
          <w:szCs w:val="28"/>
        </w:rPr>
        <w:t xml:space="preserve"> </w:t>
      </w:r>
      <w:r w:rsidR="003232AA">
        <w:rPr>
          <w:rFonts w:ascii="Cambria" w:hAnsi="Cambria"/>
          <w:bCs/>
          <w:color w:val="000000" w:themeColor="text1"/>
          <w:sz w:val="28"/>
          <w:szCs w:val="28"/>
        </w:rPr>
        <w:t xml:space="preserve">a </w:t>
      </w:r>
      <w:r w:rsidR="00633F6E">
        <w:rPr>
          <w:rFonts w:ascii="Cambria" w:hAnsi="Cambria"/>
          <w:bCs/>
          <w:color w:val="000000" w:themeColor="text1"/>
          <w:sz w:val="28"/>
          <w:szCs w:val="28"/>
        </w:rPr>
        <w:t xml:space="preserve">text </w:t>
      </w:r>
      <w:r w:rsidR="003232AA">
        <w:rPr>
          <w:rFonts w:ascii="Cambria" w:hAnsi="Cambria"/>
          <w:bCs/>
          <w:color w:val="000000" w:themeColor="text1"/>
          <w:sz w:val="28"/>
          <w:szCs w:val="28"/>
        </w:rPr>
        <w:t xml:space="preserve">message pinged up from Savannah </w:t>
      </w:r>
      <w:del w:id="21928" w:author="Claire S" w:date="2026-06-05T11:03:00Z" w16du:dateUtc="2026-06-05T10:03:00Z">
        <w:r w:rsidR="003232AA" w:rsidDel="000F5D06">
          <w:rPr>
            <w:rFonts w:ascii="Cambria" w:hAnsi="Cambria"/>
            <w:bCs/>
            <w:color w:val="000000" w:themeColor="text1"/>
            <w:sz w:val="28"/>
            <w:szCs w:val="28"/>
          </w:rPr>
          <w:delText>Wexford-</w:delText>
        </w:r>
      </w:del>
      <w:r w:rsidR="003232AA">
        <w:rPr>
          <w:rFonts w:ascii="Cambria" w:hAnsi="Cambria"/>
          <w:bCs/>
          <w:color w:val="000000" w:themeColor="text1"/>
          <w:sz w:val="28"/>
          <w:szCs w:val="28"/>
        </w:rPr>
        <w:t>Langley</w:t>
      </w:r>
      <w:r w:rsidR="00633F6E">
        <w:rPr>
          <w:rFonts w:ascii="Cambria" w:hAnsi="Cambria"/>
          <w:bCs/>
          <w:color w:val="000000" w:themeColor="text1"/>
          <w:sz w:val="28"/>
          <w:szCs w:val="28"/>
        </w:rPr>
        <w:t>:</w:t>
      </w:r>
    </w:p>
    <w:p w14:paraId="2FA09850" w14:textId="4D4919CF" w:rsidR="003232AA" w:rsidRPr="003232AA" w:rsidRDefault="003232AA" w:rsidP="00676AEE">
      <w:pPr>
        <w:spacing w:line="360" w:lineRule="auto"/>
        <w:ind w:firstLine="720"/>
        <w:contextualSpacing/>
        <w:rPr>
          <w:rFonts w:ascii="Cambria" w:hAnsi="Cambria"/>
          <w:b/>
          <w:i/>
          <w:iCs/>
          <w:color w:val="000000" w:themeColor="text1"/>
          <w:sz w:val="28"/>
          <w:szCs w:val="28"/>
        </w:rPr>
      </w:pPr>
      <w:del w:id="21929" w:author="Claire S" w:date="2026-07-31T12:24:00Z" w16du:dateUtc="2026-07-31T11:24:00Z">
        <w:r w:rsidRPr="003232AA" w:rsidDel="00216CE9">
          <w:rPr>
            <w:rFonts w:ascii="Cambria" w:hAnsi="Cambria"/>
            <w:b/>
            <w:i/>
            <w:iCs/>
            <w:color w:val="000000" w:themeColor="text1"/>
            <w:sz w:val="28"/>
            <w:szCs w:val="28"/>
          </w:rPr>
          <w:delText>‘</w:delText>
        </w:r>
      </w:del>
      <w:r w:rsidR="00633F6E">
        <w:rPr>
          <w:rFonts w:ascii="Cambria" w:hAnsi="Cambria"/>
          <w:b/>
          <w:i/>
          <w:iCs/>
          <w:color w:val="000000" w:themeColor="text1"/>
          <w:sz w:val="28"/>
          <w:szCs w:val="28"/>
        </w:rPr>
        <w:t xml:space="preserve">Hey soldier! </w:t>
      </w:r>
      <w:ins w:id="21930" w:author="Claire S" w:date="2026-06-05T11:03:00Z" w16du:dateUtc="2026-06-05T10:03:00Z">
        <w:r w:rsidR="000F5D06">
          <w:rPr>
            <w:rFonts w:ascii="Cambria" w:hAnsi="Cambria"/>
            <w:b/>
            <w:i/>
            <w:iCs/>
            <w:color w:val="000000" w:themeColor="text1"/>
            <w:sz w:val="28"/>
            <w:szCs w:val="28"/>
          </w:rPr>
          <w:t xml:space="preserve">You didn’t answer my question: </w:t>
        </w:r>
      </w:ins>
      <w:r w:rsidRPr="003232AA">
        <w:rPr>
          <w:rFonts w:ascii="Cambria" w:hAnsi="Cambria"/>
          <w:b/>
          <w:i/>
          <w:iCs/>
          <w:color w:val="000000" w:themeColor="text1"/>
          <w:sz w:val="28"/>
          <w:szCs w:val="28"/>
        </w:rPr>
        <w:t>How</w:t>
      </w:r>
      <w:r w:rsidR="00B3377C">
        <w:rPr>
          <w:rFonts w:ascii="Cambria" w:hAnsi="Cambria"/>
          <w:b/>
          <w:i/>
          <w:iCs/>
          <w:color w:val="000000" w:themeColor="text1"/>
          <w:sz w:val="28"/>
          <w:szCs w:val="28"/>
        </w:rPr>
        <w:t xml:space="preserve"> the hell</w:t>
      </w:r>
      <w:r w:rsidRPr="003232AA">
        <w:rPr>
          <w:rFonts w:ascii="Cambria" w:hAnsi="Cambria"/>
          <w:b/>
          <w:i/>
          <w:iCs/>
          <w:color w:val="000000" w:themeColor="text1"/>
          <w:sz w:val="28"/>
          <w:szCs w:val="28"/>
        </w:rPr>
        <w:t xml:space="preserve"> did you get past my gate</w:t>
      </w:r>
      <w:r w:rsidR="00ED39C9">
        <w:rPr>
          <w:rFonts w:ascii="Cambria" w:hAnsi="Cambria"/>
          <w:b/>
          <w:i/>
          <w:iCs/>
          <w:color w:val="000000" w:themeColor="text1"/>
          <w:sz w:val="28"/>
          <w:szCs w:val="28"/>
        </w:rPr>
        <w:t xml:space="preserve"> on Monday night</w:t>
      </w:r>
      <w:r w:rsidRPr="003232AA">
        <w:rPr>
          <w:rFonts w:ascii="Cambria" w:hAnsi="Cambria"/>
          <w:b/>
          <w:i/>
          <w:iCs/>
          <w:color w:val="000000" w:themeColor="text1"/>
          <w:sz w:val="28"/>
          <w:szCs w:val="28"/>
        </w:rPr>
        <w:t>?</w:t>
      </w:r>
      <w:del w:id="21931" w:author="Claire S" w:date="2026-07-31T12:24:00Z" w16du:dateUtc="2026-07-31T11:24:00Z">
        <w:r w:rsidRPr="003232AA" w:rsidDel="00216CE9">
          <w:rPr>
            <w:rFonts w:ascii="Cambria" w:hAnsi="Cambria"/>
            <w:b/>
            <w:i/>
            <w:iCs/>
            <w:color w:val="000000" w:themeColor="text1"/>
            <w:sz w:val="28"/>
            <w:szCs w:val="28"/>
          </w:rPr>
          <w:delText>’</w:delText>
        </w:r>
      </w:del>
    </w:p>
    <w:p w14:paraId="41D8D239" w14:textId="6A0E6C69" w:rsidR="006D0367" w:rsidRDefault="003232AA" w:rsidP="00676AEE">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 xml:space="preserve">Clara </w:t>
      </w:r>
      <w:r w:rsidR="00633F6E">
        <w:rPr>
          <w:rFonts w:ascii="Cambria" w:hAnsi="Cambria"/>
          <w:bCs/>
          <w:color w:val="000000" w:themeColor="text1"/>
          <w:sz w:val="28"/>
          <w:szCs w:val="28"/>
        </w:rPr>
        <w:t>flushed guiltily</w:t>
      </w:r>
      <w:del w:id="21932" w:author="Daisy Watt" w:date="2026-06-23T16:54:00Z" w16du:dateUtc="2026-06-23T14:54:00Z">
        <w:r w:rsidR="00192439" w:rsidDel="00FF0671">
          <w:rPr>
            <w:rFonts w:ascii="Cambria" w:hAnsi="Cambria"/>
            <w:bCs/>
            <w:color w:val="000000" w:themeColor="text1"/>
            <w:sz w:val="28"/>
            <w:szCs w:val="28"/>
          </w:rPr>
          <w:delText>;</w:delText>
        </w:r>
      </w:del>
      <w:ins w:id="21933" w:author="Daisy Watt" w:date="2026-06-23T16:54:00Z" w16du:dateUtc="2026-06-23T14:54:00Z">
        <w:r w:rsidR="00FF0671">
          <w:rPr>
            <w:rFonts w:ascii="Cambria" w:hAnsi="Cambria"/>
            <w:bCs/>
            <w:color w:val="000000" w:themeColor="text1"/>
            <w:sz w:val="28"/>
            <w:szCs w:val="28"/>
          </w:rPr>
          <w:t xml:space="preserve"> –</w:t>
        </w:r>
      </w:ins>
      <w:r w:rsidR="00B3377C">
        <w:rPr>
          <w:rFonts w:ascii="Cambria" w:hAnsi="Cambria"/>
          <w:bCs/>
          <w:color w:val="000000" w:themeColor="text1"/>
          <w:sz w:val="28"/>
          <w:szCs w:val="28"/>
        </w:rPr>
        <w:t xml:space="preserve"> </w:t>
      </w:r>
      <w:del w:id="21934" w:author="Claire S" w:date="2026-07-31T12:24:00Z" w16du:dateUtc="2026-07-31T11:24:00Z">
        <w:r w:rsidR="00B3377C" w:rsidDel="00216CE9">
          <w:rPr>
            <w:rFonts w:ascii="Cambria" w:hAnsi="Cambria"/>
            <w:bCs/>
            <w:color w:val="000000" w:themeColor="text1"/>
            <w:sz w:val="28"/>
            <w:szCs w:val="28"/>
          </w:rPr>
          <w:delText xml:space="preserve">it was </w:delText>
        </w:r>
        <w:r w:rsidR="00192439" w:rsidDel="00216CE9">
          <w:rPr>
            <w:rFonts w:ascii="Cambria" w:hAnsi="Cambria"/>
            <w:bCs/>
            <w:color w:val="000000" w:themeColor="text1"/>
            <w:sz w:val="28"/>
            <w:szCs w:val="28"/>
          </w:rPr>
          <w:delText>obviously</w:delText>
        </w:r>
      </w:del>
      <w:ins w:id="21935" w:author="Claire S" w:date="2026-07-31T12:24:00Z" w16du:dateUtc="2026-07-31T11:24:00Z">
        <w:r w:rsidR="00216CE9">
          <w:rPr>
            <w:rFonts w:ascii="Cambria" w:hAnsi="Cambria"/>
            <w:bCs/>
            <w:color w:val="000000" w:themeColor="text1"/>
            <w:sz w:val="28"/>
            <w:szCs w:val="28"/>
          </w:rPr>
          <w:t>presumably</w:t>
        </w:r>
      </w:ins>
      <w:r w:rsidR="00192439">
        <w:rPr>
          <w:rFonts w:ascii="Cambria" w:hAnsi="Cambria"/>
          <w:bCs/>
          <w:color w:val="000000" w:themeColor="text1"/>
          <w:sz w:val="28"/>
          <w:szCs w:val="28"/>
        </w:rPr>
        <w:t xml:space="preserve"> </w:t>
      </w:r>
      <w:r w:rsidR="00B3377C">
        <w:rPr>
          <w:rFonts w:ascii="Cambria" w:hAnsi="Cambria"/>
          <w:bCs/>
          <w:color w:val="000000" w:themeColor="text1"/>
          <w:sz w:val="28"/>
          <w:szCs w:val="28"/>
        </w:rPr>
        <w:t xml:space="preserve">some kind of </w:t>
      </w:r>
      <w:del w:id="21936" w:author="Claire S" w:date="2026-07-31T12:24:00Z" w16du:dateUtc="2026-07-31T11:24:00Z">
        <w:r w:rsidR="00B3377C" w:rsidDel="00216CE9">
          <w:rPr>
            <w:rFonts w:ascii="Cambria" w:hAnsi="Cambria"/>
            <w:bCs/>
            <w:color w:val="000000" w:themeColor="text1"/>
            <w:sz w:val="28"/>
            <w:szCs w:val="28"/>
          </w:rPr>
          <w:delText xml:space="preserve">weird </w:delText>
        </w:r>
      </w:del>
      <w:r w:rsidR="00B3377C">
        <w:rPr>
          <w:rFonts w:ascii="Cambria" w:hAnsi="Cambria"/>
          <w:bCs/>
          <w:color w:val="000000" w:themeColor="text1"/>
          <w:sz w:val="28"/>
          <w:szCs w:val="28"/>
        </w:rPr>
        <w:t>sex</w:t>
      </w:r>
      <w:ins w:id="21937" w:author="Claire S" w:date="2026-07-31T12:24:00Z" w16du:dateUtc="2026-07-31T11:24:00Z">
        <w:r w:rsidR="00216CE9">
          <w:rPr>
            <w:rFonts w:ascii="Cambria" w:hAnsi="Cambria"/>
            <w:bCs/>
            <w:color w:val="000000" w:themeColor="text1"/>
            <w:sz w:val="28"/>
            <w:szCs w:val="28"/>
          </w:rPr>
          <w:t>-</w:t>
        </w:r>
      </w:ins>
      <w:del w:id="21938" w:author="Claire S" w:date="2026-07-31T12:24:00Z" w16du:dateUtc="2026-07-31T11:24:00Z">
        <w:r w:rsidR="00B3377C" w:rsidDel="00216CE9">
          <w:rPr>
            <w:rFonts w:ascii="Cambria" w:hAnsi="Cambria"/>
            <w:bCs/>
            <w:color w:val="000000" w:themeColor="text1"/>
            <w:sz w:val="28"/>
            <w:szCs w:val="28"/>
          </w:rPr>
          <w:delText xml:space="preserve"> </w:delText>
        </w:r>
      </w:del>
      <w:r w:rsidR="00B3377C">
        <w:rPr>
          <w:rFonts w:ascii="Cambria" w:hAnsi="Cambria"/>
          <w:bCs/>
          <w:color w:val="000000" w:themeColor="text1"/>
          <w:sz w:val="28"/>
          <w:szCs w:val="28"/>
        </w:rPr>
        <w:t>talk</w:t>
      </w:r>
      <w:ins w:id="21939" w:author="Claire S" w:date="2026-06-05T11:03:00Z" w16du:dateUtc="2026-06-05T10:03:00Z">
        <w:del w:id="21940" w:author="Daisy Watt" w:date="2026-06-23T16:54:00Z" w16du:dateUtc="2026-06-23T14:54:00Z">
          <w:r w:rsidR="000F5D06" w:rsidDel="00905307">
            <w:rPr>
              <w:rFonts w:ascii="Cambria" w:hAnsi="Cambria"/>
              <w:bCs/>
              <w:color w:val="000000" w:themeColor="text1"/>
              <w:sz w:val="28"/>
              <w:szCs w:val="28"/>
            </w:rPr>
            <w:delText xml:space="preserve"> and Savannah hadn’t shared that they were still hooking up</w:delText>
          </w:r>
        </w:del>
      </w:ins>
      <w:r w:rsidR="00B3377C">
        <w:rPr>
          <w:rFonts w:ascii="Cambria" w:hAnsi="Cambria"/>
          <w:bCs/>
          <w:color w:val="000000" w:themeColor="text1"/>
          <w:sz w:val="28"/>
          <w:szCs w:val="28"/>
        </w:rPr>
        <w:t xml:space="preserve">.  She was </w:t>
      </w:r>
      <w:r>
        <w:rPr>
          <w:rFonts w:ascii="Cambria" w:hAnsi="Cambria"/>
          <w:bCs/>
          <w:color w:val="000000" w:themeColor="text1"/>
          <w:sz w:val="28"/>
          <w:szCs w:val="28"/>
        </w:rPr>
        <w:t xml:space="preserve">about to turn away when </w:t>
      </w:r>
      <w:ins w:id="21941" w:author="Claire S" w:date="2026-06-05T11:03:00Z" w16du:dateUtc="2026-06-05T10:03:00Z">
        <w:r w:rsidR="000F5D06">
          <w:rPr>
            <w:rFonts w:ascii="Cambria" w:hAnsi="Cambria"/>
            <w:bCs/>
            <w:color w:val="000000" w:themeColor="text1"/>
            <w:sz w:val="28"/>
            <w:szCs w:val="28"/>
          </w:rPr>
          <w:t xml:space="preserve">another name </w:t>
        </w:r>
      </w:ins>
      <w:del w:id="21942" w:author="Claire S" w:date="2026-06-05T11:03:00Z" w16du:dateUtc="2026-06-05T10:03:00Z">
        <w:r w:rsidR="0064509C" w:rsidDel="000F5D06">
          <w:rPr>
            <w:rFonts w:ascii="Cambria" w:hAnsi="Cambria"/>
            <w:bCs/>
            <w:color w:val="000000" w:themeColor="text1"/>
            <w:sz w:val="28"/>
            <w:szCs w:val="28"/>
          </w:rPr>
          <w:delText xml:space="preserve">something </w:delText>
        </w:r>
        <w:r w:rsidR="00633F6E" w:rsidDel="000F5D06">
          <w:rPr>
            <w:rFonts w:ascii="Cambria" w:hAnsi="Cambria"/>
            <w:bCs/>
            <w:color w:val="000000" w:themeColor="text1"/>
            <w:sz w:val="28"/>
            <w:szCs w:val="28"/>
          </w:rPr>
          <w:delText xml:space="preserve">else </w:delText>
        </w:r>
      </w:del>
      <w:del w:id="21943" w:author="Claire S" w:date="2026-07-31T12:24:00Z" w16du:dateUtc="2026-07-31T11:24:00Z">
        <w:r w:rsidR="0064509C" w:rsidDel="00216CE9">
          <w:rPr>
            <w:rFonts w:ascii="Cambria" w:hAnsi="Cambria"/>
            <w:bCs/>
            <w:color w:val="000000" w:themeColor="text1"/>
            <w:sz w:val="28"/>
            <w:szCs w:val="28"/>
          </w:rPr>
          <w:delText>caught her eye</w:delText>
        </w:r>
        <w:r w:rsidR="00633F6E" w:rsidDel="00216CE9">
          <w:rPr>
            <w:rFonts w:ascii="Cambria" w:hAnsi="Cambria"/>
            <w:bCs/>
            <w:color w:val="000000" w:themeColor="text1"/>
            <w:sz w:val="28"/>
            <w:szCs w:val="28"/>
          </w:rPr>
          <w:delText xml:space="preserve"> </w:delText>
        </w:r>
      </w:del>
      <w:r w:rsidR="00633F6E">
        <w:rPr>
          <w:rFonts w:ascii="Cambria" w:hAnsi="Cambria"/>
          <w:bCs/>
          <w:color w:val="000000" w:themeColor="text1"/>
          <w:sz w:val="28"/>
          <w:szCs w:val="28"/>
        </w:rPr>
        <w:t>on the screen</w:t>
      </w:r>
      <w:ins w:id="21944" w:author="Claire S" w:date="2026-07-31T12:24:00Z" w16du:dateUtc="2026-07-31T11:24:00Z">
        <w:r w:rsidR="00216CE9">
          <w:rPr>
            <w:rFonts w:ascii="Cambria" w:hAnsi="Cambria"/>
            <w:bCs/>
            <w:color w:val="000000" w:themeColor="text1"/>
            <w:sz w:val="28"/>
            <w:szCs w:val="28"/>
          </w:rPr>
          <w:t xml:space="preserve"> caught her eye</w:t>
        </w:r>
      </w:ins>
      <w:r w:rsidR="00B3377C">
        <w:rPr>
          <w:rFonts w:ascii="Cambria" w:hAnsi="Cambria"/>
          <w:bCs/>
          <w:color w:val="000000" w:themeColor="text1"/>
          <w:sz w:val="28"/>
          <w:szCs w:val="28"/>
        </w:rPr>
        <w:t xml:space="preserve"> – Violet</w:t>
      </w:r>
      <w:del w:id="21945" w:author="Daisy Watt" w:date="2026-06-23T16:55:00Z" w16du:dateUtc="2026-06-23T14:55:00Z">
        <w:r w:rsidR="00B3377C" w:rsidDel="00905307">
          <w:rPr>
            <w:rFonts w:ascii="Cambria" w:hAnsi="Cambria"/>
            <w:bCs/>
            <w:color w:val="000000" w:themeColor="text1"/>
            <w:sz w:val="28"/>
            <w:szCs w:val="28"/>
          </w:rPr>
          <w:delText>’s</w:delText>
        </w:r>
      </w:del>
      <w:del w:id="21946" w:author="Daisy Watt" w:date="2026-06-23T16:54:00Z" w16du:dateUtc="2026-06-23T14:54:00Z">
        <w:r w:rsidR="00B3377C" w:rsidDel="00905307">
          <w:rPr>
            <w:rFonts w:ascii="Cambria" w:hAnsi="Cambria"/>
            <w:bCs/>
            <w:color w:val="000000" w:themeColor="text1"/>
            <w:sz w:val="28"/>
            <w:szCs w:val="28"/>
          </w:rPr>
          <w:delText xml:space="preserve"> name</w:delText>
        </w:r>
      </w:del>
      <w:r w:rsidR="0064509C">
        <w:rPr>
          <w:rFonts w:ascii="Cambria" w:hAnsi="Cambria"/>
          <w:bCs/>
          <w:color w:val="000000" w:themeColor="text1"/>
          <w:sz w:val="28"/>
          <w:szCs w:val="28"/>
        </w:rPr>
        <w:t>.</w:t>
      </w:r>
      <w:r w:rsidR="00676AEE">
        <w:rPr>
          <w:rFonts w:ascii="Cambria" w:hAnsi="Cambria"/>
          <w:bCs/>
          <w:color w:val="000000" w:themeColor="text1"/>
          <w:sz w:val="28"/>
          <w:szCs w:val="28"/>
        </w:rPr>
        <w:t xml:space="preserve"> </w:t>
      </w:r>
      <w:r w:rsidR="0064509C">
        <w:rPr>
          <w:rFonts w:ascii="Cambria" w:hAnsi="Cambria"/>
          <w:bCs/>
          <w:color w:val="000000" w:themeColor="text1"/>
          <w:sz w:val="28"/>
          <w:szCs w:val="28"/>
        </w:rPr>
        <w:t>Surreptitiously</w:t>
      </w:r>
      <w:r w:rsidR="00676AEE">
        <w:rPr>
          <w:rFonts w:ascii="Cambria" w:hAnsi="Cambria"/>
          <w:bCs/>
          <w:color w:val="000000" w:themeColor="text1"/>
          <w:sz w:val="28"/>
          <w:szCs w:val="28"/>
        </w:rPr>
        <w:t>,</w:t>
      </w:r>
      <w:r w:rsidR="0064509C">
        <w:rPr>
          <w:rFonts w:ascii="Cambria" w:hAnsi="Cambria"/>
          <w:bCs/>
          <w:color w:val="000000" w:themeColor="text1"/>
          <w:sz w:val="28"/>
          <w:szCs w:val="28"/>
        </w:rPr>
        <w:t xml:space="preserve"> </w:t>
      </w:r>
      <w:ins w:id="21947" w:author="Claire S" w:date="2026-06-05T11:03:00Z" w16du:dateUtc="2026-06-05T10:03:00Z">
        <w:r w:rsidR="000F5D06">
          <w:rPr>
            <w:rFonts w:ascii="Cambria" w:hAnsi="Cambria"/>
            <w:bCs/>
            <w:color w:val="000000" w:themeColor="text1"/>
            <w:sz w:val="28"/>
            <w:szCs w:val="28"/>
          </w:rPr>
          <w:t>Clara</w:t>
        </w:r>
      </w:ins>
      <w:del w:id="21948" w:author="Claire S" w:date="2026-06-05T11:03:00Z" w16du:dateUtc="2026-06-05T10:03:00Z">
        <w:r w:rsidR="008E2F89" w:rsidDel="000F5D06">
          <w:rPr>
            <w:rFonts w:ascii="Cambria" w:hAnsi="Cambria"/>
            <w:bCs/>
            <w:color w:val="000000" w:themeColor="text1"/>
            <w:sz w:val="28"/>
            <w:szCs w:val="28"/>
          </w:rPr>
          <w:delText>she</w:delText>
        </w:r>
      </w:del>
      <w:r w:rsidR="008E2F89">
        <w:rPr>
          <w:rFonts w:ascii="Cambria" w:hAnsi="Cambria"/>
          <w:bCs/>
          <w:color w:val="000000" w:themeColor="text1"/>
          <w:sz w:val="28"/>
          <w:szCs w:val="28"/>
        </w:rPr>
        <w:t xml:space="preserve"> pulled </w:t>
      </w:r>
      <w:r w:rsidR="00676AEE">
        <w:rPr>
          <w:rFonts w:ascii="Cambria" w:hAnsi="Cambria"/>
          <w:bCs/>
          <w:color w:val="000000" w:themeColor="text1"/>
          <w:sz w:val="28"/>
          <w:szCs w:val="28"/>
        </w:rPr>
        <w:t>the laptop</w:t>
      </w:r>
      <w:del w:id="21949" w:author="Claire S" w:date="2026-06-05T11:03:00Z" w16du:dateUtc="2026-06-05T10:03:00Z">
        <w:r w:rsidR="008E2F89" w:rsidDel="000F5D06">
          <w:rPr>
            <w:rFonts w:ascii="Cambria" w:hAnsi="Cambria"/>
            <w:bCs/>
            <w:color w:val="000000" w:themeColor="text1"/>
            <w:sz w:val="28"/>
            <w:szCs w:val="28"/>
          </w:rPr>
          <w:delText xml:space="preserve"> </w:delText>
        </w:r>
        <w:r w:rsidR="0064509C" w:rsidDel="000F5D06">
          <w:rPr>
            <w:rFonts w:ascii="Cambria" w:hAnsi="Cambria"/>
            <w:bCs/>
            <w:color w:val="000000" w:themeColor="text1"/>
            <w:sz w:val="28"/>
            <w:szCs w:val="28"/>
          </w:rPr>
          <w:delText>a tiny bit</w:delText>
        </w:r>
      </w:del>
      <w:r w:rsidR="0064509C">
        <w:rPr>
          <w:rFonts w:ascii="Cambria" w:hAnsi="Cambria"/>
          <w:bCs/>
          <w:color w:val="000000" w:themeColor="text1"/>
          <w:sz w:val="28"/>
          <w:szCs w:val="28"/>
        </w:rPr>
        <w:t xml:space="preserve"> </w:t>
      </w:r>
      <w:r w:rsidR="008E2F89">
        <w:rPr>
          <w:rFonts w:ascii="Cambria" w:hAnsi="Cambria"/>
          <w:bCs/>
          <w:color w:val="000000" w:themeColor="text1"/>
          <w:sz w:val="28"/>
          <w:szCs w:val="28"/>
        </w:rPr>
        <w:t xml:space="preserve">closer and started to read down the </w:t>
      </w:r>
      <w:r w:rsidR="0064509C">
        <w:rPr>
          <w:rFonts w:ascii="Cambria" w:hAnsi="Cambria"/>
          <w:bCs/>
          <w:color w:val="000000" w:themeColor="text1"/>
          <w:sz w:val="28"/>
          <w:szCs w:val="28"/>
        </w:rPr>
        <w:t xml:space="preserve">inbox </w:t>
      </w:r>
      <w:r w:rsidR="008E2F89">
        <w:rPr>
          <w:rFonts w:ascii="Cambria" w:hAnsi="Cambria"/>
          <w:bCs/>
          <w:color w:val="000000" w:themeColor="text1"/>
          <w:sz w:val="28"/>
          <w:szCs w:val="28"/>
        </w:rPr>
        <w:t xml:space="preserve">list. </w:t>
      </w:r>
      <w:r w:rsidR="0064509C">
        <w:rPr>
          <w:rFonts w:ascii="Cambria" w:hAnsi="Cambria"/>
          <w:bCs/>
          <w:color w:val="000000" w:themeColor="text1"/>
          <w:sz w:val="28"/>
          <w:szCs w:val="28"/>
        </w:rPr>
        <w:t xml:space="preserve">Messages </w:t>
      </w:r>
      <w:r w:rsidR="008E2F89">
        <w:rPr>
          <w:rFonts w:ascii="Cambria" w:hAnsi="Cambria"/>
          <w:bCs/>
          <w:color w:val="000000" w:themeColor="text1"/>
          <w:sz w:val="28"/>
          <w:szCs w:val="28"/>
        </w:rPr>
        <w:t>from Dex</w:t>
      </w:r>
      <w:r w:rsidR="00676AEE">
        <w:rPr>
          <w:rFonts w:ascii="Cambria" w:hAnsi="Cambria"/>
          <w:bCs/>
          <w:color w:val="000000" w:themeColor="text1"/>
          <w:sz w:val="28"/>
          <w:szCs w:val="28"/>
        </w:rPr>
        <w:t xml:space="preserve"> and others at Langley</w:t>
      </w:r>
      <w:r w:rsidR="00B96070">
        <w:rPr>
          <w:rFonts w:ascii="Cambria" w:hAnsi="Cambria"/>
          <w:bCs/>
          <w:color w:val="000000" w:themeColor="text1"/>
          <w:sz w:val="28"/>
          <w:szCs w:val="28"/>
        </w:rPr>
        <w:t xml:space="preserve"> &amp; Co</w:t>
      </w:r>
      <w:ins w:id="21950" w:author="Daisy Watt" w:date="2026-06-23T16:55:00Z" w16du:dateUtc="2026-06-23T14:55:00Z">
        <w:r w:rsidR="002D4F24">
          <w:rPr>
            <w:rFonts w:ascii="Cambria" w:hAnsi="Cambria"/>
            <w:bCs/>
            <w:color w:val="000000" w:themeColor="text1"/>
            <w:sz w:val="28"/>
            <w:szCs w:val="28"/>
          </w:rPr>
          <w:t>.</w:t>
        </w:r>
      </w:ins>
      <w:r w:rsidR="008E2F89">
        <w:rPr>
          <w:rFonts w:ascii="Cambria" w:hAnsi="Cambria"/>
          <w:bCs/>
          <w:color w:val="000000" w:themeColor="text1"/>
          <w:sz w:val="28"/>
          <w:szCs w:val="28"/>
        </w:rPr>
        <w:t xml:space="preserve">, </w:t>
      </w:r>
      <w:r w:rsidR="0064509C">
        <w:rPr>
          <w:rFonts w:ascii="Cambria" w:hAnsi="Cambria"/>
          <w:bCs/>
          <w:color w:val="000000" w:themeColor="text1"/>
          <w:sz w:val="28"/>
          <w:szCs w:val="28"/>
        </w:rPr>
        <w:t>from l</w:t>
      </w:r>
      <w:r w:rsidR="008E2F89">
        <w:rPr>
          <w:rFonts w:ascii="Cambria" w:hAnsi="Cambria"/>
          <w:bCs/>
          <w:color w:val="000000" w:themeColor="text1"/>
          <w:sz w:val="28"/>
          <w:szCs w:val="28"/>
        </w:rPr>
        <w:t xml:space="preserve">ast week.  </w:t>
      </w:r>
    </w:p>
    <w:p w14:paraId="72EEC0FE" w14:textId="1CC001B9" w:rsidR="00F42181" w:rsidRPr="00F42181" w:rsidRDefault="00676AEE" w:rsidP="00676AEE">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Sliding</w:t>
      </w:r>
      <w:r w:rsidR="0064509C">
        <w:rPr>
          <w:rFonts w:ascii="Cambria" w:hAnsi="Cambria"/>
          <w:bCs/>
          <w:color w:val="000000" w:themeColor="text1"/>
          <w:sz w:val="28"/>
          <w:szCs w:val="28"/>
        </w:rPr>
        <w:t xml:space="preserve"> her hand onto the mousepad</w:t>
      </w:r>
      <w:r w:rsidR="006D0367">
        <w:rPr>
          <w:rFonts w:ascii="Cambria" w:hAnsi="Cambria"/>
          <w:bCs/>
          <w:color w:val="000000" w:themeColor="text1"/>
          <w:sz w:val="28"/>
          <w:szCs w:val="28"/>
        </w:rPr>
        <w:t xml:space="preserve">, Clara </w:t>
      </w:r>
      <w:r w:rsidR="008E2F89">
        <w:rPr>
          <w:rFonts w:ascii="Cambria" w:hAnsi="Cambria"/>
          <w:bCs/>
          <w:color w:val="000000" w:themeColor="text1"/>
          <w:sz w:val="28"/>
          <w:szCs w:val="28"/>
        </w:rPr>
        <w:t xml:space="preserve">scrolled </w:t>
      </w:r>
      <w:r w:rsidR="0064509C">
        <w:rPr>
          <w:rFonts w:ascii="Cambria" w:hAnsi="Cambria"/>
          <w:bCs/>
          <w:color w:val="000000" w:themeColor="text1"/>
          <w:sz w:val="28"/>
          <w:szCs w:val="28"/>
        </w:rPr>
        <w:t xml:space="preserve">a bit </w:t>
      </w:r>
      <w:r w:rsidR="008E2F89">
        <w:rPr>
          <w:rFonts w:ascii="Cambria" w:hAnsi="Cambria"/>
          <w:bCs/>
          <w:color w:val="000000" w:themeColor="text1"/>
          <w:sz w:val="28"/>
          <w:szCs w:val="28"/>
        </w:rPr>
        <w:t>higher</w:t>
      </w:r>
      <w:r w:rsidR="0064509C">
        <w:rPr>
          <w:rFonts w:ascii="Cambria" w:hAnsi="Cambria"/>
          <w:bCs/>
          <w:color w:val="000000" w:themeColor="text1"/>
          <w:sz w:val="28"/>
          <w:szCs w:val="28"/>
        </w:rPr>
        <w:t>; a</w:t>
      </w:r>
      <w:r w:rsidR="008E2F89">
        <w:rPr>
          <w:rFonts w:ascii="Cambria" w:hAnsi="Cambria"/>
          <w:bCs/>
          <w:color w:val="000000" w:themeColor="text1"/>
          <w:sz w:val="28"/>
          <w:szCs w:val="28"/>
        </w:rPr>
        <w:t xml:space="preserve"> few from people she obviously didn’t know; </w:t>
      </w:r>
      <w:r w:rsidR="00B86DD7">
        <w:rPr>
          <w:rFonts w:ascii="Cambria" w:hAnsi="Cambria"/>
          <w:bCs/>
          <w:color w:val="000000" w:themeColor="text1"/>
          <w:sz w:val="28"/>
          <w:szCs w:val="28"/>
        </w:rPr>
        <w:t>Barclays B</w:t>
      </w:r>
      <w:r w:rsidR="0064509C">
        <w:rPr>
          <w:rFonts w:ascii="Cambria" w:hAnsi="Cambria"/>
          <w:bCs/>
          <w:color w:val="000000" w:themeColor="text1"/>
          <w:sz w:val="28"/>
          <w:szCs w:val="28"/>
        </w:rPr>
        <w:t>ank; a</w:t>
      </w:r>
      <w:r w:rsidR="008E2F89">
        <w:rPr>
          <w:rFonts w:ascii="Cambria" w:hAnsi="Cambria"/>
          <w:bCs/>
          <w:color w:val="000000" w:themeColor="text1"/>
          <w:sz w:val="28"/>
          <w:szCs w:val="28"/>
        </w:rPr>
        <w:t xml:space="preserve"> girl called Sammi.  And then a whole cluster </w:t>
      </w:r>
      <w:r w:rsidR="00F42181" w:rsidRPr="00F42181">
        <w:rPr>
          <w:rFonts w:ascii="Cambria" w:hAnsi="Cambria"/>
          <w:bCs/>
          <w:color w:val="000000" w:themeColor="text1"/>
          <w:sz w:val="28"/>
          <w:szCs w:val="28"/>
        </w:rPr>
        <w:t>from Violet</w:t>
      </w:r>
      <w:r w:rsidR="00F42181">
        <w:rPr>
          <w:rFonts w:ascii="Cambria" w:hAnsi="Cambria"/>
          <w:bCs/>
          <w:color w:val="000000" w:themeColor="text1"/>
          <w:sz w:val="28"/>
          <w:szCs w:val="28"/>
        </w:rPr>
        <w:t>;</w:t>
      </w:r>
      <w:r w:rsidR="008E2F89">
        <w:rPr>
          <w:rFonts w:ascii="Cambria" w:hAnsi="Cambria"/>
          <w:bCs/>
          <w:color w:val="000000" w:themeColor="text1"/>
          <w:sz w:val="28"/>
          <w:szCs w:val="28"/>
        </w:rPr>
        <w:t xml:space="preserve"> though only</w:t>
      </w:r>
      <w:r w:rsidR="00F42181">
        <w:rPr>
          <w:rFonts w:ascii="Cambria" w:hAnsi="Cambria"/>
          <w:bCs/>
          <w:color w:val="000000" w:themeColor="text1"/>
          <w:sz w:val="28"/>
          <w:szCs w:val="28"/>
        </w:rPr>
        <w:t xml:space="preserve"> to be expected, given </w:t>
      </w:r>
      <w:r w:rsidR="008E2F89">
        <w:rPr>
          <w:rFonts w:ascii="Cambria" w:hAnsi="Cambria"/>
          <w:bCs/>
          <w:color w:val="000000" w:themeColor="text1"/>
          <w:sz w:val="28"/>
          <w:szCs w:val="28"/>
        </w:rPr>
        <w:t>Violet had been Rayne’s</w:t>
      </w:r>
      <w:r w:rsidR="00F42181">
        <w:rPr>
          <w:rFonts w:ascii="Cambria" w:hAnsi="Cambria"/>
          <w:bCs/>
          <w:color w:val="000000" w:themeColor="text1"/>
          <w:sz w:val="28"/>
          <w:szCs w:val="28"/>
        </w:rPr>
        <w:t xml:space="preserve"> editor’s PA.</w:t>
      </w:r>
    </w:p>
    <w:p w14:paraId="78C2EBA5" w14:textId="3CDF29D1" w:rsidR="00F42181" w:rsidRDefault="008E2F89" w:rsidP="00697BB3">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But the last one</w:t>
      </w:r>
      <w:r w:rsidR="00F42181">
        <w:rPr>
          <w:rFonts w:ascii="Cambria" w:hAnsi="Cambria"/>
          <w:bCs/>
          <w:color w:val="000000" w:themeColor="text1"/>
          <w:sz w:val="28"/>
          <w:szCs w:val="28"/>
        </w:rPr>
        <w:t xml:space="preserve"> she read </w:t>
      </w:r>
      <w:del w:id="21951" w:author="Daisy Watt" w:date="2026-06-23T16:55:00Z" w16du:dateUtc="2026-06-23T14:55:00Z">
        <w:r w:rsidR="00633F6E" w:rsidDel="000E7F87">
          <w:rPr>
            <w:rFonts w:ascii="Cambria" w:hAnsi="Cambria"/>
            <w:bCs/>
            <w:color w:val="000000" w:themeColor="text1"/>
            <w:sz w:val="28"/>
            <w:szCs w:val="28"/>
          </w:rPr>
          <w:delText xml:space="preserve">had </w:delText>
        </w:r>
      </w:del>
      <w:r w:rsidR="00F42181" w:rsidRPr="00F42181">
        <w:rPr>
          <w:rFonts w:ascii="Cambria" w:hAnsi="Cambria"/>
          <w:bCs/>
          <w:color w:val="000000" w:themeColor="text1"/>
          <w:sz w:val="28"/>
          <w:szCs w:val="28"/>
        </w:rPr>
        <w:t>leapt out</w:t>
      </w:r>
      <w:r w:rsidR="00F42181">
        <w:rPr>
          <w:rFonts w:ascii="Cambria" w:hAnsi="Cambria"/>
          <w:bCs/>
          <w:color w:val="000000" w:themeColor="text1"/>
          <w:sz w:val="28"/>
          <w:szCs w:val="28"/>
        </w:rPr>
        <w:t>:</w:t>
      </w:r>
      <w:r w:rsidR="00F42181" w:rsidRPr="00F42181">
        <w:rPr>
          <w:rFonts w:ascii="Cambria" w:hAnsi="Cambria"/>
          <w:bCs/>
          <w:color w:val="000000" w:themeColor="text1"/>
          <w:sz w:val="28"/>
          <w:szCs w:val="28"/>
        </w:rPr>
        <w:t xml:space="preserve"> ‘</w:t>
      </w:r>
      <w:r w:rsidR="00F42181" w:rsidRPr="008E2F89">
        <w:rPr>
          <w:rFonts w:ascii="Cambria" w:hAnsi="Cambria"/>
          <w:b/>
          <w:i/>
          <w:iCs/>
          <w:color w:val="000000" w:themeColor="text1"/>
          <w:sz w:val="28"/>
          <w:szCs w:val="28"/>
        </w:rPr>
        <w:t>LEAVE ME ALONE!!!!’</w:t>
      </w:r>
    </w:p>
    <w:p w14:paraId="75E9E14C" w14:textId="0D0EC843" w:rsidR="00F42181" w:rsidRPr="00F42181" w:rsidRDefault="00F42181" w:rsidP="00697BB3">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Dear God</w:t>
      </w:r>
      <w:r w:rsidR="008E2F89">
        <w:rPr>
          <w:rFonts w:ascii="Cambria" w:hAnsi="Cambria"/>
          <w:bCs/>
          <w:color w:val="000000" w:themeColor="text1"/>
          <w:sz w:val="28"/>
          <w:szCs w:val="28"/>
        </w:rPr>
        <w:t xml:space="preserve">! What the hell did that mean? </w:t>
      </w:r>
    </w:p>
    <w:p w14:paraId="645915EA" w14:textId="00DC8DA3" w:rsidR="00957198" w:rsidRDefault="004F765B" w:rsidP="00697BB3">
      <w:pPr>
        <w:spacing w:line="360" w:lineRule="auto"/>
        <w:ind w:firstLine="720"/>
        <w:contextualSpacing/>
        <w:rPr>
          <w:rFonts w:ascii="Cambria" w:hAnsi="Cambria"/>
          <w:bCs/>
          <w:sz w:val="28"/>
          <w:szCs w:val="28"/>
        </w:rPr>
      </w:pPr>
      <w:r>
        <w:rPr>
          <w:rFonts w:ascii="Cambria" w:hAnsi="Cambria"/>
          <w:bCs/>
          <w:sz w:val="28"/>
          <w:szCs w:val="28"/>
        </w:rPr>
        <w:t xml:space="preserve">‘Miss Voss?’ </w:t>
      </w:r>
      <w:r w:rsidR="00C00C69">
        <w:rPr>
          <w:rFonts w:ascii="Cambria" w:hAnsi="Cambria"/>
          <w:bCs/>
          <w:sz w:val="28"/>
          <w:szCs w:val="28"/>
        </w:rPr>
        <w:t xml:space="preserve">A </w:t>
      </w:r>
      <w:r w:rsidR="006D0367">
        <w:rPr>
          <w:rFonts w:ascii="Cambria" w:hAnsi="Cambria"/>
          <w:bCs/>
          <w:sz w:val="28"/>
          <w:szCs w:val="28"/>
        </w:rPr>
        <w:t>voice behind Clara made her</w:t>
      </w:r>
      <w:r w:rsidR="00320848">
        <w:rPr>
          <w:rFonts w:ascii="Cambria" w:hAnsi="Cambria"/>
          <w:bCs/>
          <w:sz w:val="28"/>
          <w:szCs w:val="28"/>
        </w:rPr>
        <w:t xml:space="preserve"> </w:t>
      </w:r>
      <w:del w:id="21952" w:author="Daisy Watt" w:date="2026-06-23T16:55:00Z" w16du:dateUtc="2026-06-23T14:55:00Z">
        <w:r w:rsidR="00633F6E" w:rsidDel="005D0882">
          <w:rPr>
            <w:rFonts w:ascii="Cambria" w:hAnsi="Cambria"/>
            <w:bCs/>
            <w:sz w:val="28"/>
            <w:szCs w:val="28"/>
          </w:rPr>
          <w:delText>Cla</w:delText>
        </w:r>
        <w:r w:rsidR="00320848" w:rsidDel="005D0882">
          <w:rPr>
            <w:rFonts w:ascii="Cambria" w:hAnsi="Cambria"/>
            <w:bCs/>
            <w:sz w:val="28"/>
            <w:szCs w:val="28"/>
          </w:rPr>
          <w:delText>r</w:delText>
        </w:r>
        <w:r w:rsidR="00633F6E" w:rsidDel="005D0882">
          <w:rPr>
            <w:rFonts w:ascii="Cambria" w:hAnsi="Cambria"/>
            <w:bCs/>
            <w:sz w:val="28"/>
            <w:szCs w:val="28"/>
          </w:rPr>
          <w:delText>a</w:delText>
        </w:r>
        <w:r w:rsidR="00320848" w:rsidDel="005D0882">
          <w:rPr>
            <w:rFonts w:ascii="Cambria" w:hAnsi="Cambria"/>
            <w:bCs/>
            <w:sz w:val="28"/>
            <w:szCs w:val="28"/>
          </w:rPr>
          <w:delText xml:space="preserve"> </w:delText>
        </w:r>
      </w:del>
      <w:r w:rsidR="00320848">
        <w:rPr>
          <w:rFonts w:ascii="Cambria" w:hAnsi="Cambria"/>
          <w:bCs/>
          <w:sz w:val="28"/>
          <w:szCs w:val="28"/>
        </w:rPr>
        <w:t>jump</w:t>
      </w:r>
      <w:r w:rsidR="00633F6E">
        <w:rPr>
          <w:rFonts w:ascii="Cambria" w:hAnsi="Cambria"/>
          <w:bCs/>
          <w:sz w:val="28"/>
          <w:szCs w:val="28"/>
        </w:rPr>
        <w:t>,</w:t>
      </w:r>
      <w:r w:rsidR="0064509C">
        <w:rPr>
          <w:rFonts w:ascii="Cambria" w:hAnsi="Cambria"/>
          <w:bCs/>
          <w:sz w:val="28"/>
          <w:szCs w:val="28"/>
        </w:rPr>
        <w:t xml:space="preserve"> and she shoved </w:t>
      </w:r>
      <w:r w:rsidR="00CF0B42">
        <w:rPr>
          <w:rFonts w:ascii="Cambria" w:hAnsi="Cambria"/>
          <w:bCs/>
          <w:sz w:val="28"/>
          <w:szCs w:val="28"/>
        </w:rPr>
        <w:t>Jackson’s</w:t>
      </w:r>
      <w:r w:rsidR="0064509C">
        <w:rPr>
          <w:rFonts w:ascii="Cambria" w:hAnsi="Cambria"/>
          <w:bCs/>
          <w:sz w:val="28"/>
          <w:szCs w:val="28"/>
        </w:rPr>
        <w:t xml:space="preserve"> computer away</w:t>
      </w:r>
      <w:r>
        <w:rPr>
          <w:rFonts w:ascii="Cambria" w:hAnsi="Cambria"/>
          <w:bCs/>
          <w:sz w:val="28"/>
          <w:szCs w:val="28"/>
        </w:rPr>
        <w:t xml:space="preserve">. </w:t>
      </w:r>
    </w:p>
    <w:p w14:paraId="45E56BB2" w14:textId="35CDE53E" w:rsidR="001432CE" w:rsidRDefault="00F149DB" w:rsidP="00F149DB">
      <w:pPr>
        <w:spacing w:line="360" w:lineRule="auto"/>
        <w:ind w:firstLine="720"/>
        <w:contextualSpacing/>
        <w:rPr>
          <w:rFonts w:ascii="Cambria" w:hAnsi="Cambria"/>
          <w:bCs/>
          <w:sz w:val="28"/>
          <w:szCs w:val="28"/>
        </w:rPr>
      </w:pPr>
      <w:r>
        <w:rPr>
          <w:rFonts w:ascii="Cambria" w:hAnsi="Cambria"/>
          <w:bCs/>
          <w:sz w:val="28"/>
          <w:szCs w:val="28"/>
        </w:rPr>
        <w:t xml:space="preserve">‘I brought you some coffee.’ </w:t>
      </w:r>
      <w:r w:rsidR="00957198">
        <w:rPr>
          <w:rFonts w:ascii="Cambria" w:hAnsi="Cambria"/>
          <w:bCs/>
          <w:sz w:val="28"/>
          <w:szCs w:val="28"/>
        </w:rPr>
        <w:t>A</w:t>
      </w:r>
      <w:r w:rsidR="006D0367">
        <w:rPr>
          <w:rFonts w:ascii="Cambria" w:hAnsi="Cambria"/>
          <w:bCs/>
          <w:sz w:val="28"/>
          <w:szCs w:val="28"/>
        </w:rPr>
        <w:t xml:space="preserve"> </w:t>
      </w:r>
      <w:r w:rsidR="00957198">
        <w:rPr>
          <w:rFonts w:ascii="Cambria" w:hAnsi="Cambria"/>
          <w:bCs/>
          <w:sz w:val="28"/>
          <w:szCs w:val="28"/>
        </w:rPr>
        <w:t xml:space="preserve">young </w:t>
      </w:r>
      <w:r w:rsidR="006D0367">
        <w:rPr>
          <w:rFonts w:ascii="Cambria" w:hAnsi="Cambria"/>
          <w:bCs/>
          <w:sz w:val="28"/>
          <w:szCs w:val="28"/>
        </w:rPr>
        <w:t xml:space="preserve">waiter </w:t>
      </w:r>
      <w:r w:rsidR="007256FB">
        <w:rPr>
          <w:rFonts w:ascii="Cambria" w:hAnsi="Cambria"/>
          <w:bCs/>
          <w:sz w:val="28"/>
          <w:szCs w:val="28"/>
        </w:rPr>
        <w:t>moved across the thick pile carpet to</w:t>
      </w:r>
      <w:r w:rsidR="006D0367">
        <w:rPr>
          <w:rFonts w:ascii="Cambria" w:hAnsi="Cambria"/>
          <w:bCs/>
          <w:sz w:val="28"/>
          <w:szCs w:val="28"/>
        </w:rPr>
        <w:t xml:space="preserve"> </w:t>
      </w:r>
      <w:del w:id="21953" w:author="Claire S" w:date="2026-06-05T11:04:00Z" w16du:dateUtc="2026-06-05T10:04:00Z">
        <w:r w:rsidR="006D0367" w:rsidDel="00404D02">
          <w:rPr>
            <w:rFonts w:ascii="Cambria" w:hAnsi="Cambria"/>
            <w:bCs/>
            <w:sz w:val="28"/>
            <w:szCs w:val="28"/>
          </w:rPr>
          <w:delText xml:space="preserve">put </w:delText>
        </w:r>
      </w:del>
      <w:ins w:id="21954" w:author="Claire S" w:date="2026-06-05T11:04:00Z" w16du:dateUtc="2026-06-05T10:04:00Z">
        <w:r w:rsidR="00404D02">
          <w:rPr>
            <w:rFonts w:ascii="Cambria" w:hAnsi="Cambria"/>
            <w:bCs/>
            <w:sz w:val="28"/>
            <w:szCs w:val="28"/>
          </w:rPr>
          <w:t xml:space="preserve">deliver </w:t>
        </w:r>
      </w:ins>
      <w:r w:rsidR="00957198">
        <w:rPr>
          <w:rFonts w:ascii="Cambria" w:hAnsi="Cambria"/>
          <w:bCs/>
          <w:sz w:val="28"/>
          <w:szCs w:val="28"/>
        </w:rPr>
        <w:t xml:space="preserve">a </w:t>
      </w:r>
      <w:del w:id="21955" w:author="Daisy Watt" w:date="2026-06-23T16:56:00Z" w16du:dateUtc="2026-06-23T14:56:00Z">
        <w:r w:rsidR="00957198" w:rsidDel="0041726A">
          <w:rPr>
            <w:rFonts w:ascii="Cambria" w:hAnsi="Cambria"/>
            <w:bCs/>
            <w:sz w:val="28"/>
            <w:szCs w:val="28"/>
          </w:rPr>
          <w:delText>cafetiere</w:delText>
        </w:r>
      </w:del>
      <w:ins w:id="21956" w:author="Daisy Watt" w:date="2026-06-23T16:56:00Z" w16du:dateUtc="2026-06-23T14:56:00Z">
        <w:r w:rsidR="0041726A">
          <w:rPr>
            <w:rFonts w:ascii="Cambria" w:hAnsi="Cambria"/>
            <w:bCs/>
            <w:sz w:val="28"/>
            <w:szCs w:val="28"/>
          </w:rPr>
          <w:t>cafetière</w:t>
        </w:r>
      </w:ins>
      <w:r w:rsidR="00957198">
        <w:rPr>
          <w:rFonts w:ascii="Cambria" w:hAnsi="Cambria"/>
          <w:bCs/>
          <w:sz w:val="28"/>
          <w:szCs w:val="28"/>
        </w:rPr>
        <w:t xml:space="preserve"> </w:t>
      </w:r>
      <w:del w:id="21957" w:author="Claire S" w:date="2026-06-05T11:04:00Z" w16du:dateUtc="2026-06-05T10:04:00Z">
        <w:r w:rsidR="00957198" w:rsidDel="000229BD">
          <w:rPr>
            <w:rFonts w:ascii="Cambria" w:hAnsi="Cambria"/>
            <w:bCs/>
            <w:sz w:val="28"/>
            <w:szCs w:val="28"/>
          </w:rPr>
          <w:delText>and cups</w:delText>
        </w:r>
        <w:r w:rsidR="006D0367" w:rsidDel="000229BD">
          <w:rPr>
            <w:rFonts w:ascii="Cambria" w:hAnsi="Cambria"/>
            <w:bCs/>
            <w:sz w:val="28"/>
            <w:szCs w:val="28"/>
          </w:rPr>
          <w:delText xml:space="preserve"> </w:delText>
        </w:r>
        <w:r w:rsidR="006D0367" w:rsidDel="00404D02">
          <w:rPr>
            <w:rFonts w:ascii="Cambria" w:hAnsi="Cambria"/>
            <w:bCs/>
            <w:sz w:val="28"/>
            <w:szCs w:val="28"/>
          </w:rPr>
          <w:delText>down</w:delText>
        </w:r>
        <w:r w:rsidDel="00404D02">
          <w:rPr>
            <w:rFonts w:ascii="Cambria" w:hAnsi="Cambria"/>
            <w:bCs/>
            <w:sz w:val="28"/>
            <w:szCs w:val="28"/>
          </w:rPr>
          <w:delText xml:space="preserve"> </w:delText>
        </w:r>
      </w:del>
      <w:r>
        <w:rPr>
          <w:rFonts w:ascii="Cambria" w:hAnsi="Cambria"/>
          <w:bCs/>
          <w:sz w:val="28"/>
          <w:szCs w:val="28"/>
        </w:rPr>
        <w:t>and</w:t>
      </w:r>
      <w:r w:rsidR="007976C5">
        <w:rPr>
          <w:rFonts w:ascii="Cambria" w:hAnsi="Cambria"/>
          <w:bCs/>
          <w:sz w:val="28"/>
          <w:szCs w:val="28"/>
        </w:rPr>
        <w:t>,</w:t>
      </w:r>
      <w:r>
        <w:rPr>
          <w:rFonts w:ascii="Cambria" w:hAnsi="Cambria"/>
          <w:bCs/>
          <w:sz w:val="28"/>
          <w:szCs w:val="28"/>
        </w:rPr>
        <w:t xml:space="preserve"> w</w:t>
      </w:r>
      <w:r w:rsidR="0083100A">
        <w:rPr>
          <w:rFonts w:ascii="Cambria" w:hAnsi="Cambria"/>
          <w:bCs/>
          <w:sz w:val="28"/>
          <w:szCs w:val="28"/>
        </w:rPr>
        <w:t>ith a</w:t>
      </w:r>
      <w:r w:rsidR="00AC05A7">
        <w:rPr>
          <w:rFonts w:ascii="Cambria" w:hAnsi="Cambria"/>
          <w:bCs/>
          <w:sz w:val="28"/>
          <w:szCs w:val="28"/>
        </w:rPr>
        <w:t xml:space="preserve">n </w:t>
      </w:r>
      <w:r w:rsidR="00B8560B">
        <w:rPr>
          <w:rFonts w:ascii="Cambria" w:hAnsi="Cambria"/>
          <w:bCs/>
          <w:sz w:val="28"/>
          <w:szCs w:val="28"/>
        </w:rPr>
        <w:t xml:space="preserve">amiable </w:t>
      </w:r>
      <w:r w:rsidR="00AC05A7">
        <w:rPr>
          <w:rFonts w:ascii="Cambria" w:hAnsi="Cambria"/>
          <w:bCs/>
          <w:sz w:val="28"/>
          <w:szCs w:val="28"/>
        </w:rPr>
        <w:t>bow</w:t>
      </w:r>
      <w:r w:rsidR="0083100A">
        <w:rPr>
          <w:rFonts w:ascii="Cambria" w:hAnsi="Cambria"/>
          <w:bCs/>
          <w:sz w:val="28"/>
          <w:szCs w:val="28"/>
        </w:rPr>
        <w:t>,</w:t>
      </w:r>
      <w:r w:rsidR="00AC05A7">
        <w:rPr>
          <w:rFonts w:ascii="Cambria" w:hAnsi="Cambria"/>
          <w:bCs/>
          <w:sz w:val="28"/>
          <w:szCs w:val="28"/>
        </w:rPr>
        <w:t xml:space="preserve"> </w:t>
      </w:r>
      <w:r w:rsidR="00D2252C">
        <w:rPr>
          <w:rFonts w:ascii="Cambria" w:hAnsi="Cambria"/>
          <w:bCs/>
          <w:sz w:val="28"/>
          <w:szCs w:val="28"/>
        </w:rPr>
        <w:t>dissolved back into th</w:t>
      </w:r>
      <w:r w:rsidR="003B5033">
        <w:rPr>
          <w:rFonts w:ascii="Cambria" w:hAnsi="Cambria"/>
          <w:bCs/>
          <w:sz w:val="28"/>
          <w:szCs w:val="28"/>
        </w:rPr>
        <w:t>in</w:t>
      </w:r>
      <w:r w:rsidR="00D2252C">
        <w:rPr>
          <w:rFonts w:ascii="Cambria" w:hAnsi="Cambria"/>
          <w:bCs/>
          <w:sz w:val="28"/>
          <w:szCs w:val="28"/>
        </w:rPr>
        <w:t xml:space="preserve"> ai</w:t>
      </w:r>
      <w:r w:rsidR="00E32011">
        <w:rPr>
          <w:rFonts w:ascii="Cambria" w:hAnsi="Cambria"/>
          <w:bCs/>
          <w:sz w:val="28"/>
          <w:szCs w:val="28"/>
        </w:rPr>
        <w:t>r</w:t>
      </w:r>
      <w:r w:rsidR="001432CE">
        <w:rPr>
          <w:rFonts w:ascii="Cambria" w:hAnsi="Cambria"/>
          <w:bCs/>
          <w:sz w:val="28"/>
          <w:szCs w:val="28"/>
        </w:rPr>
        <w:t>.</w:t>
      </w:r>
    </w:p>
    <w:p w14:paraId="57E68B92" w14:textId="091FF34E" w:rsidR="004E7AB5" w:rsidRDefault="00686DFB" w:rsidP="00B8560B">
      <w:pPr>
        <w:spacing w:line="360" w:lineRule="auto"/>
        <w:ind w:firstLine="720"/>
        <w:contextualSpacing/>
        <w:rPr>
          <w:rFonts w:ascii="Cambria" w:hAnsi="Cambria"/>
          <w:bCs/>
          <w:sz w:val="28"/>
          <w:szCs w:val="28"/>
        </w:rPr>
      </w:pPr>
      <w:r>
        <w:rPr>
          <w:rFonts w:ascii="Cambria" w:hAnsi="Cambria"/>
          <w:bCs/>
          <w:sz w:val="28"/>
          <w:szCs w:val="28"/>
        </w:rPr>
        <w:t>Clara</w:t>
      </w:r>
      <w:r w:rsidR="001432CE">
        <w:rPr>
          <w:rFonts w:ascii="Cambria" w:hAnsi="Cambria"/>
          <w:bCs/>
          <w:sz w:val="28"/>
          <w:szCs w:val="28"/>
        </w:rPr>
        <w:t xml:space="preserve"> </w:t>
      </w:r>
      <w:r w:rsidR="007256FB">
        <w:rPr>
          <w:rFonts w:ascii="Cambria" w:hAnsi="Cambria"/>
          <w:bCs/>
          <w:sz w:val="28"/>
          <w:szCs w:val="28"/>
        </w:rPr>
        <w:t xml:space="preserve">wasn’t sure </w:t>
      </w:r>
      <w:del w:id="21958" w:author="Claire S" w:date="2026-06-05T11:04:00Z" w16du:dateUtc="2026-06-05T10:04:00Z">
        <w:r w:rsidR="007256FB" w:rsidDel="000229BD">
          <w:rPr>
            <w:rFonts w:ascii="Cambria" w:hAnsi="Cambria"/>
            <w:bCs/>
            <w:sz w:val="28"/>
            <w:szCs w:val="28"/>
          </w:rPr>
          <w:delText xml:space="preserve">coffee </w:delText>
        </w:r>
      </w:del>
      <w:ins w:id="21959" w:author="Claire S" w:date="2026-06-05T11:04:00Z" w16du:dateUtc="2026-06-05T10:04:00Z">
        <w:r w:rsidR="000229BD">
          <w:rPr>
            <w:rFonts w:ascii="Cambria" w:hAnsi="Cambria"/>
            <w:bCs/>
            <w:sz w:val="28"/>
            <w:szCs w:val="28"/>
          </w:rPr>
          <w:t xml:space="preserve">caffeine </w:t>
        </w:r>
      </w:ins>
      <w:r w:rsidR="007256FB">
        <w:rPr>
          <w:rFonts w:ascii="Cambria" w:hAnsi="Cambria"/>
          <w:bCs/>
          <w:sz w:val="28"/>
          <w:szCs w:val="28"/>
        </w:rPr>
        <w:t xml:space="preserve">was a good idea: </w:t>
      </w:r>
      <w:del w:id="21960" w:author="Claire S" w:date="2026-07-31T12:25:00Z" w16du:dateUtc="2026-07-31T11:25:00Z">
        <w:r w:rsidR="007256FB" w:rsidDel="002B506C">
          <w:rPr>
            <w:rFonts w:ascii="Cambria" w:hAnsi="Cambria"/>
            <w:bCs/>
            <w:sz w:val="28"/>
            <w:szCs w:val="28"/>
          </w:rPr>
          <w:delText>she was</w:delText>
        </w:r>
      </w:del>
      <w:ins w:id="21961" w:author="Claire S" w:date="2026-07-31T12:25:00Z" w16du:dateUtc="2026-07-31T11:25:00Z">
        <w:r w:rsidR="002B506C">
          <w:rPr>
            <w:rFonts w:ascii="Cambria" w:hAnsi="Cambria"/>
            <w:bCs/>
            <w:sz w:val="28"/>
            <w:szCs w:val="28"/>
          </w:rPr>
          <w:t>it was</w:t>
        </w:r>
      </w:ins>
      <w:r w:rsidR="007256FB">
        <w:rPr>
          <w:rFonts w:ascii="Cambria" w:hAnsi="Cambria"/>
          <w:bCs/>
          <w:sz w:val="28"/>
          <w:szCs w:val="28"/>
        </w:rPr>
        <w:t xml:space="preserve"> already</w:t>
      </w:r>
      <w:ins w:id="21962" w:author="Claire S" w:date="2026-07-31T12:25:00Z" w16du:dateUtc="2026-07-31T11:25:00Z">
        <w:r w:rsidR="002B506C">
          <w:rPr>
            <w:rFonts w:ascii="Cambria" w:hAnsi="Cambria"/>
            <w:bCs/>
            <w:sz w:val="28"/>
            <w:szCs w:val="28"/>
          </w:rPr>
          <w:t xml:space="preserve"> </w:t>
        </w:r>
      </w:ins>
      <w:del w:id="21963" w:author="Claire S" w:date="2026-07-31T12:25:00Z" w16du:dateUtc="2026-07-31T11:25:00Z">
        <w:r w:rsidR="007256FB" w:rsidDel="002B506C">
          <w:rPr>
            <w:rFonts w:ascii="Cambria" w:hAnsi="Cambria"/>
            <w:bCs/>
            <w:sz w:val="28"/>
            <w:szCs w:val="28"/>
          </w:rPr>
          <w:delText xml:space="preserve"> finding it </w:delText>
        </w:r>
      </w:del>
      <w:r w:rsidR="004678A7">
        <w:rPr>
          <w:rFonts w:ascii="Cambria" w:hAnsi="Cambria"/>
          <w:bCs/>
          <w:sz w:val="28"/>
          <w:szCs w:val="28"/>
        </w:rPr>
        <w:t>impossible</w:t>
      </w:r>
      <w:r w:rsidR="007256FB">
        <w:rPr>
          <w:rFonts w:ascii="Cambria" w:hAnsi="Cambria"/>
          <w:bCs/>
          <w:sz w:val="28"/>
          <w:szCs w:val="28"/>
        </w:rPr>
        <w:t xml:space="preserve"> to </w:t>
      </w:r>
      <w:r w:rsidR="00037AD1">
        <w:rPr>
          <w:rFonts w:ascii="Cambria" w:hAnsi="Cambria"/>
          <w:bCs/>
          <w:sz w:val="28"/>
          <w:szCs w:val="28"/>
        </w:rPr>
        <w:t>relax</w:t>
      </w:r>
      <w:r w:rsidR="007D392F">
        <w:rPr>
          <w:rFonts w:ascii="Cambria" w:hAnsi="Cambria"/>
          <w:bCs/>
          <w:sz w:val="28"/>
          <w:szCs w:val="28"/>
        </w:rPr>
        <w:t>.</w:t>
      </w:r>
      <w:r w:rsidR="00C62022">
        <w:rPr>
          <w:rFonts w:ascii="Cambria" w:hAnsi="Cambria"/>
          <w:bCs/>
          <w:sz w:val="28"/>
          <w:szCs w:val="28"/>
        </w:rPr>
        <w:t xml:space="preserve"> </w:t>
      </w:r>
      <w:del w:id="21964" w:author="Claire S" w:date="2026-06-05T11:05:00Z" w16du:dateUtc="2026-06-05T10:05:00Z">
        <w:r w:rsidR="00037AD1" w:rsidDel="000229BD">
          <w:rPr>
            <w:rFonts w:ascii="Cambria" w:hAnsi="Cambria"/>
            <w:bCs/>
            <w:sz w:val="28"/>
            <w:szCs w:val="28"/>
          </w:rPr>
          <w:delText>First t</w:delText>
        </w:r>
        <w:r w:rsidR="001432CE" w:rsidDel="000229BD">
          <w:rPr>
            <w:rFonts w:ascii="Cambria" w:hAnsi="Cambria"/>
            <w:bCs/>
            <w:sz w:val="28"/>
            <w:szCs w:val="28"/>
          </w:rPr>
          <w:delText>h</w:delText>
        </w:r>
        <w:r w:rsidR="00037AD1" w:rsidDel="000229BD">
          <w:rPr>
            <w:rFonts w:ascii="Cambria" w:hAnsi="Cambria"/>
            <w:bCs/>
            <w:sz w:val="28"/>
            <w:szCs w:val="28"/>
          </w:rPr>
          <w:delText>at</w:delText>
        </w:r>
        <w:r w:rsidR="001432CE" w:rsidDel="000229BD">
          <w:rPr>
            <w:rFonts w:ascii="Cambria" w:hAnsi="Cambria"/>
            <w:bCs/>
            <w:sz w:val="28"/>
            <w:szCs w:val="28"/>
          </w:rPr>
          <w:delText xml:space="preserve"> weird email</w:delText>
        </w:r>
        <w:r w:rsidR="004678A7" w:rsidDel="000229BD">
          <w:rPr>
            <w:rFonts w:ascii="Cambria" w:hAnsi="Cambria"/>
            <w:bCs/>
            <w:sz w:val="28"/>
            <w:szCs w:val="28"/>
          </w:rPr>
          <w:delText xml:space="preserve"> from Violet</w:delText>
        </w:r>
        <w:r w:rsidR="001432CE" w:rsidDel="000229BD">
          <w:rPr>
            <w:rFonts w:ascii="Cambria" w:hAnsi="Cambria"/>
            <w:bCs/>
            <w:sz w:val="28"/>
            <w:szCs w:val="28"/>
          </w:rPr>
          <w:delText>, and now t</w:delText>
        </w:r>
        <w:r w:rsidR="00C62022" w:rsidDel="000229BD">
          <w:rPr>
            <w:rFonts w:ascii="Cambria" w:hAnsi="Cambria"/>
            <w:bCs/>
            <w:sz w:val="28"/>
            <w:szCs w:val="28"/>
          </w:rPr>
          <w:delText>his whole</w:delText>
        </w:r>
        <w:r w:rsidR="00D2252C" w:rsidDel="000229BD">
          <w:rPr>
            <w:rFonts w:ascii="Cambria" w:hAnsi="Cambria"/>
            <w:bCs/>
            <w:sz w:val="28"/>
            <w:szCs w:val="28"/>
          </w:rPr>
          <w:delText xml:space="preserve"> </w:delText>
        </w:r>
        <w:r w:rsidR="00F831B2" w:rsidDel="000229BD">
          <w:rPr>
            <w:rFonts w:ascii="Cambria" w:hAnsi="Cambria"/>
            <w:bCs/>
            <w:sz w:val="28"/>
            <w:szCs w:val="28"/>
          </w:rPr>
          <w:delText xml:space="preserve">odd </w:delText>
        </w:r>
        <w:r w:rsidR="004E7AB5" w:rsidDel="000229BD">
          <w:rPr>
            <w:rFonts w:ascii="Cambria" w:hAnsi="Cambria"/>
            <w:bCs/>
            <w:sz w:val="28"/>
            <w:szCs w:val="28"/>
          </w:rPr>
          <w:delText>situation</w:delText>
        </w:r>
        <w:r w:rsidR="00F831B2" w:rsidDel="000229BD">
          <w:rPr>
            <w:rFonts w:ascii="Cambria" w:hAnsi="Cambria"/>
            <w:bCs/>
            <w:sz w:val="28"/>
            <w:szCs w:val="28"/>
          </w:rPr>
          <w:delText xml:space="preserve">.  </w:delText>
        </w:r>
      </w:del>
      <w:r w:rsidR="002B2E54">
        <w:rPr>
          <w:rFonts w:ascii="Cambria" w:hAnsi="Cambria"/>
          <w:bCs/>
          <w:sz w:val="28"/>
          <w:szCs w:val="28"/>
        </w:rPr>
        <w:t>W</w:t>
      </w:r>
      <w:r w:rsidR="00F831B2">
        <w:rPr>
          <w:rFonts w:ascii="Cambria" w:hAnsi="Cambria"/>
          <w:bCs/>
          <w:sz w:val="28"/>
          <w:szCs w:val="28"/>
        </w:rPr>
        <w:t>hy</w:t>
      </w:r>
      <w:r w:rsidR="004E7AB5">
        <w:rPr>
          <w:rFonts w:ascii="Cambria" w:hAnsi="Cambria"/>
          <w:bCs/>
          <w:sz w:val="28"/>
          <w:szCs w:val="28"/>
        </w:rPr>
        <w:t xml:space="preserve"> was Rayne </w:t>
      </w:r>
      <w:r w:rsidR="00F831B2">
        <w:rPr>
          <w:rFonts w:ascii="Cambria" w:hAnsi="Cambria"/>
          <w:bCs/>
          <w:sz w:val="28"/>
          <w:szCs w:val="28"/>
        </w:rPr>
        <w:t>taking such a long time</w:t>
      </w:r>
      <w:r w:rsidR="004E7AB5">
        <w:rPr>
          <w:rFonts w:ascii="Cambria" w:hAnsi="Cambria"/>
          <w:bCs/>
          <w:sz w:val="28"/>
          <w:szCs w:val="28"/>
        </w:rPr>
        <w:t xml:space="preserve">? </w:t>
      </w:r>
      <w:r w:rsidR="00634CAF">
        <w:rPr>
          <w:rFonts w:ascii="Cambria" w:hAnsi="Cambria"/>
          <w:bCs/>
          <w:sz w:val="28"/>
          <w:szCs w:val="28"/>
        </w:rPr>
        <w:t xml:space="preserve"> </w:t>
      </w:r>
    </w:p>
    <w:p w14:paraId="549C4C33" w14:textId="2418B6CF" w:rsidR="00D83641" w:rsidRDefault="0054308D" w:rsidP="00D83641">
      <w:pPr>
        <w:spacing w:line="360" w:lineRule="auto"/>
        <w:ind w:firstLine="720"/>
        <w:contextualSpacing/>
        <w:rPr>
          <w:rFonts w:ascii="Cambria" w:hAnsi="Cambria"/>
          <w:bCs/>
          <w:sz w:val="28"/>
          <w:szCs w:val="28"/>
        </w:rPr>
      </w:pPr>
      <w:r>
        <w:rPr>
          <w:rFonts w:ascii="Cambria" w:hAnsi="Cambria"/>
          <w:bCs/>
          <w:sz w:val="28"/>
          <w:szCs w:val="28"/>
        </w:rPr>
        <w:t>‘You’re not in danger, Voss,’ she murmured</w:t>
      </w:r>
      <w:r w:rsidR="00F831B2">
        <w:rPr>
          <w:rFonts w:ascii="Cambria" w:hAnsi="Cambria"/>
          <w:bCs/>
          <w:sz w:val="28"/>
          <w:szCs w:val="28"/>
        </w:rPr>
        <w:t xml:space="preserve">, </w:t>
      </w:r>
      <w:r w:rsidR="00F831B2" w:rsidRPr="002B506C">
        <w:rPr>
          <w:rFonts w:ascii="Cambria" w:hAnsi="Cambria"/>
          <w:bCs/>
          <w:sz w:val="28"/>
          <w:szCs w:val="28"/>
        </w:rPr>
        <w:t>steadying</w:t>
      </w:r>
      <w:r w:rsidR="00523E0D" w:rsidRPr="002B506C">
        <w:rPr>
          <w:rFonts w:ascii="Cambria" w:hAnsi="Cambria"/>
          <w:bCs/>
          <w:sz w:val="28"/>
          <w:szCs w:val="28"/>
        </w:rPr>
        <w:t xml:space="preserve"> herself</w:t>
      </w:r>
      <w:r w:rsidR="00F831B2" w:rsidRPr="002B506C">
        <w:rPr>
          <w:rFonts w:ascii="Cambria" w:hAnsi="Cambria"/>
          <w:bCs/>
          <w:sz w:val="28"/>
          <w:szCs w:val="28"/>
        </w:rPr>
        <w:t xml:space="preserve"> with</w:t>
      </w:r>
      <w:r w:rsidR="00523E0D" w:rsidRPr="002B506C">
        <w:rPr>
          <w:rFonts w:ascii="Cambria" w:hAnsi="Cambria"/>
          <w:bCs/>
          <w:sz w:val="28"/>
          <w:szCs w:val="28"/>
        </w:rPr>
        <w:t xml:space="preserve"> a deep breath</w:t>
      </w:r>
      <w:del w:id="21965" w:author="Claire S" w:date="2026-06-05T11:33:00Z" w16du:dateUtc="2026-06-05T10:33:00Z">
        <w:r w:rsidR="00B00919" w:rsidRPr="002B506C" w:rsidDel="00D00DE4">
          <w:rPr>
            <w:rFonts w:ascii="Cambria" w:hAnsi="Cambria"/>
            <w:bCs/>
            <w:sz w:val="28"/>
            <w:szCs w:val="28"/>
          </w:rPr>
          <w:delText xml:space="preserve"> and pouring a coffee</w:delText>
        </w:r>
      </w:del>
      <w:r w:rsidR="00F831B2" w:rsidRPr="002B506C">
        <w:rPr>
          <w:rFonts w:ascii="Cambria" w:hAnsi="Cambria"/>
          <w:bCs/>
          <w:sz w:val="28"/>
          <w:szCs w:val="28"/>
        </w:rPr>
        <w:t xml:space="preserve">. </w:t>
      </w:r>
      <w:del w:id="21966" w:author="Claire S" w:date="2026-06-05T11:33:00Z" w16du:dateUtc="2026-06-05T10:33:00Z">
        <w:r w:rsidR="00F831B2" w:rsidRPr="002B506C" w:rsidDel="00D00DE4">
          <w:rPr>
            <w:rFonts w:ascii="Cambria" w:hAnsi="Cambria"/>
            <w:bCs/>
            <w:sz w:val="28"/>
            <w:szCs w:val="28"/>
          </w:rPr>
          <w:delText xml:space="preserve"> </w:delText>
        </w:r>
      </w:del>
      <w:r w:rsidR="00F831B2" w:rsidRPr="002B506C">
        <w:rPr>
          <w:rFonts w:ascii="Cambria" w:hAnsi="Cambria"/>
          <w:bCs/>
          <w:sz w:val="28"/>
          <w:szCs w:val="28"/>
        </w:rPr>
        <w:t>I</w:t>
      </w:r>
      <w:r w:rsidR="00523E0D" w:rsidRPr="002B506C">
        <w:rPr>
          <w:rFonts w:ascii="Cambria" w:hAnsi="Cambria"/>
          <w:bCs/>
          <w:sz w:val="28"/>
          <w:szCs w:val="28"/>
        </w:rPr>
        <w:t xml:space="preserve">t was </w:t>
      </w:r>
      <w:r w:rsidR="00444588" w:rsidRPr="002B506C">
        <w:rPr>
          <w:rFonts w:ascii="Cambria" w:hAnsi="Cambria"/>
          <w:bCs/>
          <w:sz w:val="28"/>
          <w:szCs w:val="28"/>
        </w:rPr>
        <w:t xml:space="preserve">perfectly </w:t>
      </w:r>
      <w:r w:rsidR="00523E0D" w:rsidRPr="002B506C">
        <w:rPr>
          <w:rFonts w:ascii="Cambria" w:hAnsi="Cambria"/>
          <w:bCs/>
          <w:sz w:val="28"/>
          <w:szCs w:val="28"/>
        </w:rPr>
        <w:t>safe here, surely</w:t>
      </w:r>
      <w:r w:rsidR="00444588" w:rsidRPr="002B506C">
        <w:rPr>
          <w:rFonts w:ascii="Cambria" w:hAnsi="Cambria"/>
          <w:bCs/>
          <w:sz w:val="28"/>
          <w:szCs w:val="28"/>
        </w:rPr>
        <w:t xml:space="preserve">, </w:t>
      </w:r>
      <w:r w:rsidR="00F831B2" w:rsidRPr="002B506C">
        <w:rPr>
          <w:rFonts w:ascii="Cambria" w:hAnsi="Cambria"/>
          <w:bCs/>
          <w:sz w:val="28"/>
          <w:szCs w:val="28"/>
        </w:rPr>
        <w:t>she</w:t>
      </w:r>
      <w:r w:rsidR="00444588" w:rsidRPr="002B506C">
        <w:rPr>
          <w:rFonts w:ascii="Cambria" w:hAnsi="Cambria"/>
          <w:bCs/>
          <w:sz w:val="28"/>
          <w:szCs w:val="28"/>
        </w:rPr>
        <w:t xml:space="preserve"> thought</w:t>
      </w:r>
      <w:r w:rsidR="00F831B2" w:rsidRPr="002B506C">
        <w:rPr>
          <w:rFonts w:ascii="Cambria" w:hAnsi="Cambria"/>
          <w:bCs/>
          <w:sz w:val="28"/>
          <w:szCs w:val="28"/>
        </w:rPr>
        <w:t xml:space="preserve"> as </w:t>
      </w:r>
      <w:r w:rsidR="00444588" w:rsidRPr="002B506C">
        <w:rPr>
          <w:rFonts w:ascii="Cambria" w:hAnsi="Cambria"/>
          <w:bCs/>
          <w:sz w:val="28"/>
          <w:szCs w:val="28"/>
        </w:rPr>
        <w:t xml:space="preserve">her </w:t>
      </w:r>
      <w:r w:rsidR="00D83641" w:rsidRPr="002B506C">
        <w:rPr>
          <w:rFonts w:ascii="Cambria" w:hAnsi="Cambria"/>
          <w:bCs/>
          <w:sz w:val="28"/>
          <w:szCs w:val="28"/>
        </w:rPr>
        <w:t>phone</w:t>
      </w:r>
      <w:r w:rsidR="005F5DCF" w:rsidRPr="002B506C">
        <w:rPr>
          <w:rFonts w:ascii="Cambria" w:hAnsi="Cambria"/>
          <w:bCs/>
          <w:sz w:val="28"/>
          <w:szCs w:val="28"/>
        </w:rPr>
        <w:t xml:space="preserve"> </w:t>
      </w:r>
      <w:del w:id="21967" w:author="Claire S" w:date="2026-06-05T11:33:00Z" w16du:dateUtc="2026-06-05T10:33:00Z">
        <w:r w:rsidR="005F5DCF" w:rsidRPr="002B506C" w:rsidDel="00D00DE4">
          <w:rPr>
            <w:rFonts w:ascii="Cambria" w:hAnsi="Cambria"/>
            <w:bCs/>
            <w:sz w:val="28"/>
            <w:szCs w:val="28"/>
          </w:rPr>
          <w:delText>pinged</w:delText>
        </w:r>
      </w:del>
      <w:ins w:id="21968" w:author="Claire S" w:date="2026-06-05T11:33:00Z" w16du:dateUtc="2026-06-05T10:33:00Z">
        <w:r w:rsidR="00D00DE4" w:rsidRPr="002B506C">
          <w:rPr>
            <w:rFonts w:ascii="Cambria" w:hAnsi="Cambria"/>
            <w:bCs/>
            <w:sz w:val="28"/>
            <w:szCs w:val="28"/>
          </w:rPr>
          <w:t>dinged</w:t>
        </w:r>
      </w:ins>
      <w:r w:rsidR="005F5DCF" w:rsidRPr="002B506C">
        <w:rPr>
          <w:rFonts w:ascii="Cambria" w:hAnsi="Cambria"/>
          <w:bCs/>
          <w:sz w:val="28"/>
          <w:szCs w:val="28"/>
        </w:rPr>
        <w:t>.</w:t>
      </w:r>
      <w:r w:rsidR="00F831B2">
        <w:rPr>
          <w:rFonts w:ascii="Cambria" w:hAnsi="Cambria"/>
          <w:bCs/>
          <w:sz w:val="28"/>
          <w:szCs w:val="28"/>
        </w:rPr>
        <w:t xml:space="preserve"> </w:t>
      </w:r>
      <w:r w:rsidR="00444588">
        <w:rPr>
          <w:rFonts w:ascii="Cambria" w:hAnsi="Cambria"/>
          <w:bCs/>
          <w:sz w:val="28"/>
          <w:szCs w:val="28"/>
        </w:rPr>
        <w:t xml:space="preserve"> </w:t>
      </w:r>
    </w:p>
    <w:p w14:paraId="39FE9DFB" w14:textId="791C84F1" w:rsidR="005F5DCF" w:rsidRPr="00432AD1" w:rsidRDefault="005F5DCF" w:rsidP="005F5DCF">
      <w:pPr>
        <w:spacing w:line="360" w:lineRule="auto"/>
        <w:ind w:firstLine="720"/>
        <w:contextualSpacing/>
        <w:rPr>
          <w:rFonts w:ascii="Cambria" w:hAnsi="Cambria"/>
          <w:b/>
          <w:i/>
          <w:iCs/>
          <w:sz w:val="28"/>
          <w:szCs w:val="28"/>
        </w:rPr>
      </w:pPr>
      <w:del w:id="21969" w:author="Claire S" w:date="2026-07-31T12:26:00Z" w16du:dateUtc="2026-07-31T11:26:00Z">
        <w:r w:rsidRPr="00432AD1" w:rsidDel="007C3F78">
          <w:rPr>
            <w:rFonts w:ascii="Cambria" w:hAnsi="Cambria"/>
            <w:b/>
            <w:sz w:val="28"/>
            <w:szCs w:val="28"/>
          </w:rPr>
          <w:delText>‘</w:delText>
        </w:r>
      </w:del>
      <w:r w:rsidR="00B00919" w:rsidRPr="00B00919">
        <w:rPr>
          <w:rFonts w:ascii="Cambria" w:hAnsi="Cambria"/>
          <w:b/>
          <w:i/>
          <w:iCs/>
          <w:sz w:val="28"/>
          <w:szCs w:val="28"/>
        </w:rPr>
        <w:t>Got your message</w:t>
      </w:r>
      <w:r w:rsidR="00B00919">
        <w:rPr>
          <w:rFonts w:ascii="Cambria" w:hAnsi="Cambria"/>
          <w:b/>
          <w:i/>
          <w:iCs/>
          <w:sz w:val="28"/>
          <w:szCs w:val="28"/>
        </w:rPr>
        <w:t xml:space="preserve"> – sure thing!</w:t>
      </w:r>
      <w:r w:rsidR="00B00919">
        <w:rPr>
          <w:rFonts w:ascii="Cambria" w:hAnsi="Cambria"/>
          <w:b/>
          <w:sz w:val="28"/>
          <w:szCs w:val="28"/>
        </w:rPr>
        <w:t xml:space="preserve">  </w:t>
      </w:r>
      <w:r w:rsidR="00B00919" w:rsidRPr="00B00919">
        <w:rPr>
          <w:rFonts w:ascii="Cambria" w:hAnsi="Cambria"/>
          <w:b/>
          <w:i/>
          <w:iCs/>
          <w:sz w:val="28"/>
          <w:szCs w:val="28"/>
        </w:rPr>
        <w:t>Also</w:t>
      </w:r>
      <w:ins w:id="21970" w:author="Daisy Watt" w:date="2026-06-23T16:57:00Z" w16du:dateUtc="2026-06-23T14:57:00Z">
        <w:r w:rsidR="00E9584C">
          <w:rPr>
            <w:rFonts w:ascii="Cambria" w:hAnsi="Cambria"/>
            <w:b/>
            <w:i/>
            <w:iCs/>
            <w:sz w:val="28"/>
            <w:szCs w:val="28"/>
          </w:rPr>
          <w:t>,</w:t>
        </w:r>
      </w:ins>
      <w:r w:rsidR="00B00919" w:rsidRPr="00B00919">
        <w:rPr>
          <w:rFonts w:ascii="Cambria" w:hAnsi="Cambria"/>
          <w:b/>
          <w:i/>
          <w:iCs/>
          <w:sz w:val="28"/>
          <w:szCs w:val="28"/>
        </w:rPr>
        <w:t xml:space="preserve"> want </w:t>
      </w:r>
      <w:del w:id="21971" w:author="Claire S" w:date="2026-07-31T12:26:00Z" w16du:dateUtc="2026-07-31T11:26:00Z">
        <w:r w:rsidR="00B00919" w:rsidRPr="00B00919" w:rsidDel="007C3F78">
          <w:rPr>
            <w:rFonts w:ascii="Cambria" w:hAnsi="Cambria"/>
            <w:b/>
            <w:i/>
            <w:iCs/>
            <w:sz w:val="28"/>
            <w:szCs w:val="28"/>
          </w:rPr>
          <w:delText>to</w:delText>
        </w:r>
        <w:r w:rsidR="00B00919" w:rsidDel="007C3F78">
          <w:rPr>
            <w:rFonts w:ascii="Cambria" w:hAnsi="Cambria"/>
            <w:b/>
            <w:sz w:val="28"/>
            <w:szCs w:val="28"/>
          </w:rPr>
          <w:delText xml:space="preserve"> </w:delText>
        </w:r>
      </w:del>
      <w:ins w:id="21972" w:author="Claire S" w:date="2026-07-31T12:26:00Z" w16du:dateUtc="2026-07-31T11:26:00Z">
        <w:r w:rsidR="007C3F78">
          <w:rPr>
            <w:rFonts w:ascii="Cambria" w:hAnsi="Cambria"/>
            <w:b/>
            <w:i/>
            <w:iCs/>
            <w:sz w:val="28"/>
            <w:szCs w:val="28"/>
          </w:rPr>
          <w:t>2</w:t>
        </w:r>
        <w:r w:rsidR="007C3F78">
          <w:rPr>
            <w:rFonts w:ascii="Cambria" w:hAnsi="Cambria"/>
            <w:b/>
            <w:sz w:val="28"/>
            <w:szCs w:val="28"/>
          </w:rPr>
          <w:t xml:space="preserve"> </w:t>
        </w:r>
      </w:ins>
      <w:r w:rsidRPr="00432AD1">
        <w:rPr>
          <w:rFonts w:ascii="Cambria" w:hAnsi="Cambria"/>
          <w:b/>
          <w:i/>
          <w:iCs/>
          <w:sz w:val="28"/>
          <w:szCs w:val="28"/>
        </w:rPr>
        <w:t>check the new monitor’s solved the problem</w:t>
      </w:r>
      <w:r w:rsidRPr="00432AD1">
        <w:rPr>
          <w:rFonts w:ascii="Cambria" w:hAnsi="Cambria"/>
          <w:b/>
          <w:sz w:val="28"/>
          <w:szCs w:val="28"/>
        </w:rPr>
        <w:t xml:space="preserve">? </w:t>
      </w:r>
      <w:r w:rsidRPr="00432AD1">
        <w:rPr>
          <w:rFonts w:ascii="Cambria" w:hAnsi="Cambria"/>
          <w:b/>
          <w:i/>
          <w:iCs/>
          <w:sz w:val="28"/>
          <w:szCs w:val="28"/>
        </w:rPr>
        <w:t xml:space="preserve">Lemme know if u need more help </w:t>
      </w:r>
      <w:r w:rsidRPr="00432AD1">
        <w:rPr>
          <w:rFonts w:ascii="Cambria" w:hAnsi="Cambria"/>
          <w:b/>
          <w:i/>
          <w:iCs/>
          <w:sz w:val="28"/>
          <w:szCs w:val="28"/>
        </w:rPr>
        <w:sym w:font="Wingdings" w:char="F04A"/>
      </w:r>
      <w:del w:id="21973" w:author="Claire S" w:date="2026-07-31T12:26:00Z" w16du:dateUtc="2026-07-31T11:26:00Z">
        <w:r w:rsidRPr="00432AD1" w:rsidDel="007C3F78">
          <w:rPr>
            <w:rFonts w:ascii="Cambria" w:hAnsi="Cambria"/>
            <w:b/>
            <w:i/>
            <w:iCs/>
            <w:sz w:val="28"/>
            <w:szCs w:val="28"/>
          </w:rPr>
          <w:delText>’</w:delText>
        </w:r>
      </w:del>
      <w:r w:rsidRPr="00432AD1">
        <w:rPr>
          <w:rFonts w:ascii="Cambria" w:hAnsi="Cambria"/>
          <w:b/>
          <w:i/>
          <w:iCs/>
          <w:sz w:val="28"/>
          <w:szCs w:val="28"/>
        </w:rPr>
        <w:t xml:space="preserve"> </w:t>
      </w:r>
    </w:p>
    <w:p w14:paraId="77FF8484" w14:textId="77777777" w:rsidR="005F5DCF" w:rsidRPr="00B8560B" w:rsidRDefault="005F5DCF" w:rsidP="005F5DCF">
      <w:pPr>
        <w:spacing w:line="360" w:lineRule="auto"/>
        <w:ind w:firstLine="720"/>
        <w:contextualSpacing/>
        <w:rPr>
          <w:rFonts w:ascii="Cambria" w:hAnsi="Cambria"/>
          <w:bCs/>
          <w:color w:val="EE0000"/>
          <w:sz w:val="28"/>
          <w:szCs w:val="28"/>
        </w:rPr>
      </w:pPr>
      <w:r>
        <w:rPr>
          <w:rFonts w:ascii="Cambria" w:hAnsi="Cambria"/>
          <w:bCs/>
          <w:sz w:val="28"/>
          <w:szCs w:val="28"/>
        </w:rPr>
        <w:t xml:space="preserve">From red-headed Phil in IT.  </w:t>
      </w:r>
    </w:p>
    <w:p w14:paraId="4D3D414B" w14:textId="35B28D5C" w:rsidR="00B91C82" w:rsidRDefault="005F5DCF" w:rsidP="005F5DCF">
      <w:pPr>
        <w:spacing w:line="360" w:lineRule="auto"/>
        <w:ind w:firstLine="720"/>
        <w:contextualSpacing/>
        <w:rPr>
          <w:rFonts w:ascii="Cambria" w:hAnsi="Cambria"/>
          <w:bCs/>
          <w:sz w:val="28"/>
          <w:szCs w:val="28"/>
        </w:rPr>
      </w:pPr>
      <w:r>
        <w:rPr>
          <w:rFonts w:ascii="Cambria" w:hAnsi="Cambria"/>
          <w:bCs/>
          <w:sz w:val="28"/>
          <w:szCs w:val="28"/>
        </w:rPr>
        <w:t>Ordinarily, Clara would have felt a twitch of excitement to hear from a guy she fancied</w:t>
      </w:r>
      <w:ins w:id="21974" w:author="Daisy Watt" w:date="2026-06-23T16:58:00Z" w16du:dateUtc="2026-06-23T14:58:00Z">
        <w:r w:rsidR="00CC7D77">
          <w:rPr>
            <w:rFonts w:ascii="Cambria" w:hAnsi="Cambria"/>
            <w:bCs/>
            <w:sz w:val="28"/>
            <w:szCs w:val="28"/>
          </w:rPr>
          <w:t>,</w:t>
        </w:r>
      </w:ins>
      <w:r>
        <w:rPr>
          <w:rFonts w:ascii="Cambria" w:hAnsi="Cambria"/>
          <w:bCs/>
          <w:sz w:val="28"/>
          <w:szCs w:val="28"/>
        </w:rPr>
        <w:t xml:space="preserve"> but</w:t>
      </w:r>
      <w:del w:id="21975" w:author="Daisy Watt" w:date="2026-06-23T16:58:00Z" w16du:dateUtc="2026-06-23T14:58:00Z">
        <w:r w:rsidDel="00CC7D77">
          <w:rPr>
            <w:rFonts w:ascii="Cambria" w:hAnsi="Cambria"/>
            <w:bCs/>
            <w:sz w:val="28"/>
            <w:szCs w:val="28"/>
          </w:rPr>
          <w:delText>,</w:delText>
        </w:r>
      </w:del>
      <w:r>
        <w:rPr>
          <w:rFonts w:ascii="Cambria" w:hAnsi="Cambria"/>
          <w:bCs/>
          <w:sz w:val="28"/>
          <w:szCs w:val="28"/>
        </w:rPr>
        <w:t xml:space="preserve"> right now, she was too on edge to appreciate it.  </w:t>
      </w:r>
      <w:r w:rsidR="00F831B2">
        <w:rPr>
          <w:rFonts w:ascii="Cambria" w:hAnsi="Cambria"/>
          <w:bCs/>
          <w:sz w:val="28"/>
          <w:szCs w:val="28"/>
        </w:rPr>
        <w:t>Still, s</w:t>
      </w:r>
      <w:r>
        <w:rPr>
          <w:rFonts w:ascii="Cambria" w:hAnsi="Cambria"/>
          <w:bCs/>
          <w:sz w:val="28"/>
          <w:szCs w:val="28"/>
        </w:rPr>
        <w:t xml:space="preserve">he was about to tap a message back when </w:t>
      </w:r>
      <w:commentRangeStart w:id="21976"/>
      <w:r>
        <w:rPr>
          <w:rFonts w:ascii="Cambria" w:hAnsi="Cambria"/>
          <w:bCs/>
          <w:sz w:val="28"/>
          <w:szCs w:val="28"/>
        </w:rPr>
        <w:t xml:space="preserve">a voice </w:t>
      </w:r>
      <w:del w:id="21977" w:author="Claire S" w:date="2026-06-05T11:17:00Z" w16du:dateUtc="2026-06-05T10:17:00Z">
        <w:r w:rsidDel="0001391D">
          <w:rPr>
            <w:rFonts w:ascii="Cambria" w:hAnsi="Cambria"/>
            <w:bCs/>
            <w:sz w:val="28"/>
            <w:szCs w:val="28"/>
          </w:rPr>
          <w:delText>whispered in her ear</w:delText>
        </w:r>
      </w:del>
      <w:ins w:id="21978" w:author="Claire S" w:date="2026-06-05T11:17:00Z" w16du:dateUtc="2026-06-05T10:17:00Z">
        <w:r w:rsidR="0001391D">
          <w:rPr>
            <w:rFonts w:ascii="Cambria" w:hAnsi="Cambria"/>
            <w:bCs/>
            <w:sz w:val="28"/>
            <w:szCs w:val="28"/>
          </w:rPr>
          <w:t>called</w:t>
        </w:r>
      </w:ins>
      <w:r>
        <w:rPr>
          <w:rFonts w:ascii="Cambria" w:hAnsi="Cambria"/>
          <w:bCs/>
          <w:sz w:val="28"/>
          <w:szCs w:val="28"/>
        </w:rPr>
        <w:t>, ‘</w:t>
      </w:r>
      <w:del w:id="21979" w:author="Claire S" w:date="2026-06-05T11:16:00Z" w16du:dateUtc="2026-06-05T10:16:00Z">
        <w:r w:rsidR="00F014A8" w:rsidDel="0001391D">
          <w:rPr>
            <w:rFonts w:ascii="Cambria" w:hAnsi="Cambria"/>
            <w:bCs/>
            <w:sz w:val="28"/>
            <w:szCs w:val="28"/>
          </w:rPr>
          <w:delText>Don’t look round</w:delText>
        </w:r>
        <w:r w:rsidR="002B2E54" w:rsidDel="0001391D">
          <w:rPr>
            <w:rFonts w:ascii="Cambria" w:hAnsi="Cambria"/>
            <w:bCs/>
            <w:sz w:val="28"/>
            <w:szCs w:val="28"/>
          </w:rPr>
          <w:delText xml:space="preserve"> -</w:delText>
        </w:r>
        <w:r w:rsidDel="0001391D">
          <w:rPr>
            <w:rFonts w:ascii="Cambria" w:hAnsi="Cambria"/>
            <w:bCs/>
            <w:sz w:val="28"/>
            <w:szCs w:val="28"/>
          </w:rPr>
          <w:delText xml:space="preserve"> and d</w:delText>
        </w:r>
        <w:r w:rsidR="00444588" w:rsidDel="0001391D">
          <w:rPr>
            <w:rFonts w:ascii="Cambria" w:hAnsi="Cambria"/>
            <w:bCs/>
            <w:sz w:val="28"/>
            <w:szCs w:val="28"/>
          </w:rPr>
          <w:delText>o</w:delText>
        </w:r>
        <w:r w:rsidR="00F831B2" w:rsidDel="0001391D">
          <w:rPr>
            <w:rFonts w:ascii="Cambria" w:hAnsi="Cambria"/>
            <w:bCs/>
            <w:sz w:val="28"/>
            <w:szCs w:val="28"/>
          </w:rPr>
          <w:delText xml:space="preserve"> no</w:delText>
        </w:r>
        <w:r w:rsidR="00444588" w:rsidDel="0001391D">
          <w:rPr>
            <w:rFonts w:ascii="Cambria" w:hAnsi="Cambria"/>
            <w:bCs/>
            <w:sz w:val="28"/>
            <w:szCs w:val="28"/>
          </w:rPr>
          <w:delText xml:space="preserve">t </w:delText>
        </w:r>
        <w:commentRangeStart w:id="21980"/>
        <w:commentRangeStart w:id="21981"/>
        <w:r w:rsidR="00444588" w:rsidDel="0001391D">
          <w:rPr>
            <w:rFonts w:ascii="Cambria" w:hAnsi="Cambria"/>
            <w:bCs/>
            <w:sz w:val="28"/>
            <w:szCs w:val="28"/>
          </w:rPr>
          <w:delText>move</w:delText>
        </w:r>
        <w:commentRangeEnd w:id="21980"/>
        <w:r w:rsidR="00EB59B4" w:rsidDel="0001391D">
          <w:rPr>
            <w:rStyle w:val="CommentReference"/>
            <w:rFonts w:ascii="Cambria" w:hAnsi="Cambria"/>
            <w:bCs/>
            <w:sz w:val="28"/>
            <w:szCs w:val="28"/>
          </w:rPr>
          <w:commentReference w:id="21980"/>
        </w:r>
      </w:del>
      <w:commentRangeEnd w:id="21981"/>
      <w:r w:rsidR="00EF0AA4">
        <w:rPr>
          <w:rStyle w:val="CommentReference"/>
          <w:rFonts w:ascii="Cambria" w:hAnsi="Cambria"/>
          <w:bCs/>
          <w:sz w:val="28"/>
          <w:szCs w:val="28"/>
        </w:rPr>
        <w:commentReference w:id="21981"/>
      </w:r>
      <w:ins w:id="21982" w:author="Claire S" w:date="2026-06-05T11:16:00Z" w16du:dateUtc="2026-06-05T10:16:00Z">
        <w:r w:rsidR="0001391D">
          <w:rPr>
            <w:rFonts w:ascii="Cambria" w:hAnsi="Cambria"/>
            <w:bCs/>
            <w:sz w:val="28"/>
            <w:szCs w:val="28"/>
          </w:rPr>
          <w:t>Come on in</w:t>
        </w:r>
      </w:ins>
      <w:ins w:id="21983" w:author="Claire S" w:date="2026-06-05T11:33:00Z" w16du:dateUtc="2026-06-05T10:33:00Z">
        <w:r w:rsidR="00D00DE4">
          <w:rPr>
            <w:rFonts w:ascii="Cambria" w:hAnsi="Cambria"/>
            <w:bCs/>
            <w:sz w:val="28"/>
            <w:szCs w:val="28"/>
          </w:rPr>
          <w:t>,</w:t>
        </w:r>
      </w:ins>
      <w:ins w:id="21984" w:author="Claire S" w:date="2026-06-05T11:16:00Z" w16du:dateUtc="2026-06-05T10:16:00Z">
        <w:r w:rsidR="0001391D">
          <w:rPr>
            <w:rFonts w:ascii="Cambria" w:hAnsi="Cambria"/>
            <w:bCs/>
            <w:sz w:val="28"/>
            <w:szCs w:val="28"/>
          </w:rPr>
          <w:t xml:space="preserve"> </w:t>
        </w:r>
      </w:ins>
      <w:ins w:id="21985" w:author="Claire S" w:date="2026-06-05T11:17:00Z" w16du:dateUtc="2026-06-05T10:17:00Z">
        <w:r w:rsidR="0001391D">
          <w:rPr>
            <w:rFonts w:ascii="Cambria" w:hAnsi="Cambria"/>
            <w:bCs/>
            <w:sz w:val="28"/>
            <w:szCs w:val="28"/>
          </w:rPr>
          <w:t>babe</w:t>
        </w:r>
      </w:ins>
      <w:r w:rsidR="00444588">
        <w:rPr>
          <w:rFonts w:ascii="Cambria" w:hAnsi="Cambria"/>
          <w:bCs/>
          <w:sz w:val="28"/>
          <w:szCs w:val="28"/>
        </w:rPr>
        <w:t>.’</w:t>
      </w:r>
    </w:p>
    <w:p w14:paraId="7CAFC602" w14:textId="708D89FC" w:rsidR="00F605C1" w:rsidDel="0001391D" w:rsidRDefault="004A5350" w:rsidP="009979CA">
      <w:pPr>
        <w:spacing w:line="360" w:lineRule="auto"/>
        <w:ind w:firstLine="720"/>
        <w:contextualSpacing/>
        <w:rPr>
          <w:del w:id="21986" w:author="Claire S" w:date="2026-06-05T11:16:00Z" w16du:dateUtc="2026-06-05T10:16:00Z"/>
          <w:rFonts w:ascii="Cambria" w:hAnsi="Cambria"/>
          <w:bCs/>
          <w:sz w:val="28"/>
          <w:szCs w:val="28"/>
        </w:rPr>
      </w:pPr>
      <w:del w:id="21987" w:author="Claire S" w:date="2026-06-05T11:06:00Z" w16du:dateUtc="2026-06-05T10:06:00Z">
        <w:r w:rsidDel="00EB59B4">
          <w:rPr>
            <w:rFonts w:ascii="Cambria" w:hAnsi="Cambria"/>
            <w:bCs/>
            <w:sz w:val="28"/>
            <w:szCs w:val="28"/>
          </w:rPr>
          <w:delText xml:space="preserve">To her horror, </w:delText>
        </w:r>
        <w:r w:rsidR="009979CA" w:rsidDel="00EB59B4">
          <w:rPr>
            <w:rFonts w:ascii="Cambria" w:hAnsi="Cambria"/>
            <w:bCs/>
            <w:sz w:val="28"/>
            <w:szCs w:val="28"/>
          </w:rPr>
          <w:delText xml:space="preserve">Clara felt something cold </w:delText>
        </w:r>
        <w:r w:rsidR="00586C95" w:rsidDel="00EB59B4">
          <w:rPr>
            <w:rFonts w:ascii="Cambria" w:hAnsi="Cambria"/>
            <w:bCs/>
            <w:sz w:val="28"/>
            <w:szCs w:val="28"/>
          </w:rPr>
          <w:delText xml:space="preserve">and metallic </w:delText>
        </w:r>
        <w:r w:rsidR="009979CA" w:rsidDel="00EB59B4">
          <w:rPr>
            <w:rFonts w:ascii="Cambria" w:hAnsi="Cambria"/>
            <w:bCs/>
            <w:sz w:val="28"/>
            <w:szCs w:val="28"/>
          </w:rPr>
          <w:delText xml:space="preserve">pressed into her back. </w:delText>
        </w:r>
      </w:del>
      <w:del w:id="21988" w:author="Claire S" w:date="2026-06-05T11:16:00Z" w16du:dateUtc="2026-06-05T10:16:00Z">
        <w:r w:rsidR="00643D6A" w:rsidDel="0001391D">
          <w:rPr>
            <w:rFonts w:ascii="Cambria" w:hAnsi="Cambria"/>
            <w:bCs/>
            <w:sz w:val="28"/>
            <w:szCs w:val="28"/>
          </w:rPr>
          <w:delText>Clutching the table’s edge, i</w:delText>
        </w:r>
        <w:r w:rsidR="00B91C82" w:rsidDel="0001391D">
          <w:rPr>
            <w:rFonts w:ascii="Cambria" w:hAnsi="Cambria"/>
            <w:bCs/>
            <w:sz w:val="28"/>
            <w:szCs w:val="28"/>
          </w:rPr>
          <w:delText xml:space="preserve">t took everything in </w:delText>
        </w:r>
        <w:r w:rsidR="009979CA" w:rsidDel="0001391D">
          <w:rPr>
            <w:rFonts w:ascii="Cambria" w:hAnsi="Cambria"/>
            <w:bCs/>
            <w:sz w:val="28"/>
            <w:szCs w:val="28"/>
          </w:rPr>
          <w:delText>her</w:delText>
        </w:r>
        <w:r w:rsidR="00B91C82" w:rsidDel="0001391D">
          <w:rPr>
            <w:rFonts w:ascii="Cambria" w:hAnsi="Cambria"/>
            <w:bCs/>
            <w:sz w:val="28"/>
            <w:szCs w:val="28"/>
          </w:rPr>
          <w:delText xml:space="preserve"> willpower to </w:delText>
        </w:r>
        <w:r w:rsidR="009979CA" w:rsidDel="0001391D">
          <w:rPr>
            <w:rFonts w:ascii="Cambria" w:hAnsi="Cambria"/>
            <w:bCs/>
            <w:sz w:val="28"/>
            <w:szCs w:val="28"/>
          </w:rPr>
          <w:delText>keep still and not cry out</w:delText>
        </w:r>
        <w:r w:rsidR="00B91C82" w:rsidDel="0001391D">
          <w:rPr>
            <w:rFonts w:ascii="Cambria" w:hAnsi="Cambria"/>
            <w:bCs/>
            <w:sz w:val="28"/>
            <w:szCs w:val="28"/>
          </w:rPr>
          <w:delText xml:space="preserve">. </w:delText>
        </w:r>
      </w:del>
    </w:p>
    <w:p w14:paraId="202B30D8" w14:textId="6DB278FC" w:rsidR="00B91C82" w:rsidDel="0001391D" w:rsidRDefault="003B6927" w:rsidP="009979CA">
      <w:pPr>
        <w:spacing w:line="360" w:lineRule="auto"/>
        <w:ind w:firstLine="720"/>
        <w:contextualSpacing/>
        <w:rPr>
          <w:del w:id="21989" w:author="Claire S" w:date="2026-06-05T11:17:00Z" w16du:dateUtc="2026-06-05T10:17:00Z"/>
          <w:rFonts w:ascii="Cambria" w:hAnsi="Cambria"/>
          <w:bCs/>
          <w:sz w:val="28"/>
          <w:szCs w:val="28"/>
        </w:rPr>
      </w:pPr>
      <w:del w:id="21990" w:author="Claire S" w:date="2026-06-05T11:17:00Z" w16du:dateUtc="2026-06-05T10:17:00Z">
        <w:r w:rsidDel="0001391D">
          <w:rPr>
            <w:rFonts w:ascii="Cambria" w:hAnsi="Cambria"/>
            <w:bCs/>
            <w:sz w:val="28"/>
            <w:szCs w:val="28"/>
          </w:rPr>
          <w:delText>‘What are you doing?’</w:delText>
        </w:r>
        <w:r w:rsidR="00A57BE7" w:rsidDel="0001391D">
          <w:rPr>
            <w:rFonts w:ascii="Cambria" w:hAnsi="Cambria"/>
            <w:bCs/>
            <w:sz w:val="28"/>
            <w:szCs w:val="28"/>
          </w:rPr>
          <w:delText xml:space="preserve"> </w:delText>
        </w:r>
        <w:r w:rsidR="00643D6A" w:rsidDel="0001391D">
          <w:rPr>
            <w:rFonts w:ascii="Cambria" w:hAnsi="Cambria"/>
            <w:bCs/>
            <w:sz w:val="28"/>
            <w:szCs w:val="28"/>
          </w:rPr>
          <w:delText xml:space="preserve">she </w:delText>
        </w:r>
        <w:r w:rsidR="00003639" w:rsidDel="0001391D">
          <w:rPr>
            <w:rFonts w:ascii="Cambria" w:hAnsi="Cambria"/>
            <w:bCs/>
            <w:sz w:val="28"/>
            <w:szCs w:val="28"/>
          </w:rPr>
          <w:delText>croak</w:delText>
        </w:r>
        <w:r w:rsidR="00F605C1" w:rsidDel="0001391D">
          <w:rPr>
            <w:rFonts w:ascii="Cambria" w:hAnsi="Cambria"/>
            <w:bCs/>
            <w:sz w:val="28"/>
            <w:szCs w:val="28"/>
          </w:rPr>
          <w:delText>ed</w:delText>
        </w:r>
        <w:r w:rsidR="00643D6A" w:rsidDel="0001391D">
          <w:rPr>
            <w:rFonts w:ascii="Cambria" w:hAnsi="Cambria"/>
            <w:bCs/>
            <w:sz w:val="28"/>
            <w:szCs w:val="28"/>
          </w:rPr>
          <w:delText>.</w:delText>
        </w:r>
        <w:r w:rsidDel="0001391D">
          <w:rPr>
            <w:rFonts w:ascii="Cambria" w:hAnsi="Cambria"/>
            <w:bCs/>
            <w:sz w:val="28"/>
            <w:szCs w:val="28"/>
          </w:rPr>
          <w:delText xml:space="preserve"> ‘</w:delText>
        </w:r>
        <w:r w:rsidR="00A57BE7" w:rsidDel="0001391D">
          <w:rPr>
            <w:rFonts w:ascii="Cambria" w:hAnsi="Cambria"/>
            <w:bCs/>
            <w:sz w:val="28"/>
            <w:szCs w:val="28"/>
          </w:rPr>
          <w:delText>Who are you?’</w:delText>
        </w:r>
      </w:del>
    </w:p>
    <w:p w14:paraId="7424A765" w14:textId="6CFA66BC" w:rsidR="005F5DCF" w:rsidDel="00EB59B4" w:rsidRDefault="00F605C1" w:rsidP="009979CA">
      <w:pPr>
        <w:spacing w:line="360" w:lineRule="auto"/>
        <w:ind w:firstLine="720"/>
        <w:contextualSpacing/>
        <w:rPr>
          <w:del w:id="21991" w:author="Claire S" w:date="2026-06-05T11:06:00Z" w16du:dateUtc="2026-06-05T10:06:00Z"/>
          <w:rFonts w:ascii="Cambria" w:hAnsi="Cambria"/>
          <w:bCs/>
          <w:sz w:val="28"/>
          <w:szCs w:val="28"/>
        </w:rPr>
      </w:pPr>
      <w:del w:id="21992" w:author="Claire S" w:date="2026-06-05T11:06:00Z" w16du:dateUtc="2026-06-05T10:06:00Z">
        <w:r w:rsidDel="00EB59B4">
          <w:rPr>
            <w:rFonts w:ascii="Cambria" w:hAnsi="Cambria"/>
            <w:bCs/>
            <w:sz w:val="28"/>
            <w:szCs w:val="28"/>
          </w:rPr>
          <w:delText>And h</w:delText>
        </w:r>
        <w:r w:rsidR="005F5DCF" w:rsidDel="00EB59B4">
          <w:rPr>
            <w:rFonts w:ascii="Cambria" w:hAnsi="Cambria"/>
            <w:bCs/>
            <w:sz w:val="28"/>
            <w:szCs w:val="28"/>
          </w:rPr>
          <w:delText xml:space="preserve">ow had they got in the room without her hearing? </w:delText>
        </w:r>
        <w:r w:rsidR="003B6927" w:rsidDel="00EB59B4">
          <w:rPr>
            <w:rFonts w:ascii="Cambria" w:hAnsi="Cambria"/>
            <w:bCs/>
            <w:sz w:val="28"/>
            <w:szCs w:val="28"/>
          </w:rPr>
          <w:delText>But then the waiter had too -</w:delText>
        </w:r>
      </w:del>
    </w:p>
    <w:p w14:paraId="4E9EDACE" w14:textId="624B70D2" w:rsidR="005F5DCF" w:rsidDel="0001391D" w:rsidRDefault="005F5DCF" w:rsidP="009979CA">
      <w:pPr>
        <w:spacing w:line="360" w:lineRule="auto"/>
        <w:ind w:firstLine="720"/>
        <w:contextualSpacing/>
        <w:rPr>
          <w:del w:id="21993" w:author="Claire S" w:date="2026-06-05T11:17:00Z" w16du:dateUtc="2026-06-05T10:17:00Z"/>
          <w:rFonts w:ascii="Cambria" w:hAnsi="Cambria"/>
          <w:bCs/>
          <w:sz w:val="28"/>
          <w:szCs w:val="28"/>
        </w:rPr>
      </w:pPr>
      <w:del w:id="21994" w:author="Claire S" w:date="2026-06-05T11:17:00Z" w16du:dateUtc="2026-06-05T10:17:00Z">
        <w:r w:rsidDel="0001391D">
          <w:rPr>
            <w:rFonts w:ascii="Cambria" w:hAnsi="Cambria"/>
            <w:bCs/>
            <w:sz w:val="28"/>
            <w:szCs w:val="28"/>
          </w:rPr>
          <w:delText xml:space="preserve">‘Stand up slowly and walk to the next door. Do as you’re told, there’s a good girl, and </w:delText>
        </w:r>
      </w:del>
      <w:del w:id="21995" w:author="Claire S" w:date="2026-06-05T11:07:00Z" w16du:dateUtc="2026-06-05T10:07:00Z">
        <w:r w:rsidDel="00EB59B4">
          <w:rPr>
            <w:rFonts w:ascii="Cambria" w:hAnsi="Cambria"/>
            <w:bCs/>
            <w:sz w:val="28"/>
            <w:szCs w:val="28"/>
          </w:rPr>
          <w:delText xml:space="preserve">everything will be fine. </w:delText>
        </w:r>
        <w:r w:rsidR="003B6927" w:rsidDel="00EB59B4">
          <w:rPr>
            <w:rFonts w:ascii="Cambria" w:hAnsi="Cambria"/>
            <w:bCs/>
            <w:sz w:val="28"/>
            <w:szCs w:val="28"/>
          </w:rPr>
          <w:delText>Don’t look round, don’t m</w:delText>
        </w:r>
        <w:r w:rsidDel="00EB59B4">
          <w:rPr>
            <w:rFonts w:ascii="Cambria" w:hAnsi="Cambria"/>
            <w:bCs/>
            <w:sz w:val="28"/>
            <w:szCs w:val="28"/>
          </w:rPr>
          <w:delText xml:space="preserve">ake a fuss – </w:delText>
        </w:r>
        <w:r w:rsidR="003B6927" w:rsidDel="00EB59B4">
          <w:rPr>
            <w:rFonts w:ascii="Cambria" w:hAnsi="Cambria"/>
            <w:bCs/>
            <w:sz w:val="28"/>
            <w:szCs w:val="28"/>
          </w:rPr>
          <w:delText>or it</w:delText>
        </w:r>
        <w:r w:rsidDel="00EB59B4">
          <w:rPr>
            <w:rFonts w:ascii="Cambria" w:hAnsi="Cambria"/>
            <w:bCs/>
            <w:sz w:val="28"/>
            <w:szCs w:val="28"/>
          </w:rPr>
          <w:delText xml:space="preserve"> won’t be</w:delText>
        </w:r>
      </w:del>
      <w:del w:id="21996" w:author="Claire S" w:date="2026-06-05T11:17:00Z" w16du:dateUtc="2026-06-05T10:17:00Z">
        <w:r w:rsidDel="0001391D">
          <w:rPr>
            <w:rFonts w:ascii="Cambria" w:hAnsi="Cambria"/>
            <w:bCs/>
            <w:sz w:val="28"/>
            <w:szCs w:val="28"/>
          </w:rPr>
          <w:delText>.’</w:delText>
        </w:r>
      </w:del>
    </w:p>
    <w:p w14:paraId="5CD88FD3" w14:textId="79ED3FCF" w:rsidR="00612DEF" w:rsidDel="00EB59B4" w:rsidRDefault="000B036C" w:rsidP="005F5DCF">
      <w:pPr>
        <w:spacing w:line="360" w:lineRule="auto"/>
        <w:ind w:firstLine="720"/>
        <w:contextualSpacing/>
        <w:rPr>
          <w:del w:id="21997" w:author="Claire S" w:date="2026-06-05T11:07:00Z" w16du:dateUtc="2026-06-05T10:07:00Z"/>
          <w:rFonts w:ascii="Cambria" w:hAnsi="Cambria"/>
          <w:bCs/>
          <w:sz w:val="28"/>
          <w:szCs w:val="28"/>
        </w:rPr>
      </w:pPr>
      <w:del w:id="21998" w:author="Claire S" w:date="2026-06-05T11:17:00Z" w16du:dateUtc="2026-06-05T10:17:00Z">
        <w:r w:rsidDel="0001391D">
          <w:rPr>
            <w:rFonts w:ascii="Cambria" w:hAnsi="Cambria"/>
            <w:bCs/>
            <w:sz w:val="28"/>
            <w:szCs w:val="28"/>
          </w:rPr>
          <w:delText xml:space="preserve">The </w:delText>
        </w:r>
      </w:del>
      <w:del w:id="21999" w:author="Claire S" w:date="2026-06-05T11:07:00Z" w16du:dateUtc="2026-06-05T10:07:00Z">
        <w:r w:rsidR="00AF1AD0" w:rsidDel="00EB59B4">
          <w:rPr>
            <w:rFonts w:ascii="Cambria" w:hAnsi="Cambria"/>
            <w:bCs/>
            <w:sz w:val="28"/>
            <w:szCs w:val="28"/>
          </w:rPr>
          <w:delText>hard object</w:delText>
        </w:r>
        <w:r w:rsidR="00DE557D" w:rsidDel="00EB59B4">
          <w:rPr>
            <w:rFonts w:ascii="Cambria" w:hAnsi="Cambria"/>
            <w:bCs/>
            <w:sz w:val="28"/>
            <w:szCs w:val="28"/>
          </w:rPr>
          <w:delText xml:space="preserve"> was removed from her back; the </w:delText>
        </w:r>
      </w:del>
      <w:del w:id="22000" w:author="Claire S" w:date="2026-06-05T11:17:00Z" w16du:dateUtc="2026-06-05T10:17:00Z">
        <w:r w:rsidDel="0001391D">
          <w:rPr>
            <w:rFonts w:ascii="Cambria" w:hAnsi="Cambria"/>
            <w:bCs/>
            <w:sz w:val="28"/>
            <w:szCs w:val="28"/>
          </w:rPr>
          <w:delText>voice melted away.</w:delText>
        </w:r>
      </w:del>
    </w:p>
    <w:p w14:paraId="7FB948E7" w14:textId="63036476" w:rsidR="003B6927" w:rsidDel="0001391D" w:rsidRDefault="00067CF9" w:rsidP="00EB59B4">
      <w:pPr>
        <w:spacing w:line="360" w:lineRule="auto"/>
        <w:ind w:firstLine="720"/>
        <w:contextualSpacing/>
        <w:rPr>
          <w:del w:id="22001" w:author="Claire S" w:date="2026-06-05T11:17:00Z" w16du:dateUtc="2026-06-05T10:17:00Z"/>
          <w:rFonts w:ascii="Cambria" w:hAnsi="Cambria"/>
          <w:bCs/>
          <w:sz w:val="28"/>
          <w:szCs w:val="28"/>
        </w:rPr>
      </w:pPr>
      <w:r>
        <w:rPr>
          <w:rFonts w:ascii="Cambria" w:hAnsi="Cambria"/>
          <w:bCs/>
          <w:sz w:val="28"/>
          <w:szCs w:val="28"/>
        </w:rPr>
        <w:t xml:space="preserve">Slowly, </w:t>
      </w:r>
      <w:r w:rsidR="003B6927">
        <w:rPr>
          <w:rFonts w:ascii="Cambria" w:hAnsi="Cambria"/>
          <w:bCs/>
          <w:sz w:val="28"/>
          <w:szCs w:val="28"/>
        </w:rPr>
        <w:t>Clara</w:t>
      </w:r>
      <w:r w:rsidR="001C79F1">
        <w:rPr>
          <w:rFonts w:ascii="Cambria" w:hAnsi="Cambria"/>
          <w:bCs/>
          <w:sz w:val="28"/>
          <w:szCs w:val="28"/>
        </w:rPr>
        <w:t xml:space="preserve"> stood and</w:t>
      </w:r>
      <w:r w:rsidR="00F92D50">
        <w:rPr>
          <w:rFonts w:ascii="Cambria" w:hAnsi="Cambria"/>
          <w:bCs/>
          <w:sz w:val="28"/>
          <w:szCs w:val="28"/>
        </w:rPr>
        <w:t xml:space="preserve"> walked towards the</w:t>
      </w:r>
      <w:r w:rsidR="00C33CBB">
        <w:rPr>
          <w:rFonts w:ascii="Cambria" w:hAnsi="Cambria"/>
          <w:bCs/>
          <w:sz w:val="28"/>
          <w:szCs w:val="28"/>
        </w:rPr>
        <w:t xml:space="preserve"> </w:t>
      </w:r>
      <w:r w:rsidR="005F5DCF">
        <w:rPr>
          <w:rFonts w:ascii="Cambria" w:hAnsi="Cambria"/>
          <w:bCs/>
          <w:sz w:val="28"/>
          <w:szCs w:val="28"/>
        </w:rPr>
        <w:t>next door</w:t>
      </w:r>
      <w:r w:rsidR="00F92D50">
        <w:rPr>
          <w:rFonts w:ascii="Cambria" w:hAnsi="Cambria"/>
          <w:bCs/>
          <w:sz w:val="28"/>
          <w:szCs w:val="28"/>
        </w:rPr>
        <w:t xml:space="preserve">. </w:t>
      </w:r>
      <w:ins w:id="22002" w:author="Claire S" w:date="2026-06-05T11:17:00Z" w16du:dateUtc="2026-06-05T10:17:00Z">
        <w:r w:rsidR="0001391D">
          <w:rPr>
            <w:rFonts w:ascii="Cambria" w:hAnsi="Cambria"/>
            <w:bCs/>
            <w:sz w:val="28"/>
            <w:szCs w:val="28"/>
          </w:rPr>
          <w:t xml:space="preserve">And she couldn’t help wondering, for no good reason other than being completely frazzled, </w:t>
        </w:r>
      </w:ins>
    </w:p>
    <w:p w14:paraId="7EF5A031" w14:textId="46D52B73" w:rsidR="00C33CBB" w:rsidDel="00B1703D" w:rsidRDefault="0001391D" w:rsidP="00B1703D">
      <w:pPr>
        <w:spacing w:line="360" w:lineRule="auto"/>
        <w:ind w:firstLine="720"/>
        <w:contextualSpacing/>
        <w:rPr>
          <w:del w:id="22003" w:author="Claire S" w:date="2026-06-05T11:17:00Z" w16du:dateUtc="2026-06-05T10:17:00Z"/>
          <w:rFonts w:ascii="Cambria" w:hAnsi="Cambria"/>
          <w:bCs/>
          <w:sz w:val="28"/>
          <w:szCs w:val="28"/>
        </w:rPr>
      </w:pPr>
      <w:ins w:id="22004" w:author="Claire S" w:date="2026-06-05T11:17:00Z" w16du:dateUtc="2026-06-05T10:17:00Z">
        <w:r>
          <w:rPr>
            <w:rFonts w:ascii="Cambria" w:hAnsi="Cambria"/>
            <w:bCs/>
            <w:sz w:val="28"/>
            <w:szCs w:val="28"/>
          </w:rPr>
          <w:t>w</w:t>
        </w:r>
      </w:ins>
      <w:del w:id="22005" w:author="Claire S" w:date="2026-06-05T11:17:00Z" w16du:dateUtc="2026-06-05T10:17:00Z">
        <w:r w:rsidR="00C33CBB" w:rsidDel="0001391D">
          <w:rPr>
            <w:rFonts w:ascii="Cambria" w:hAnsi="Cambria"/>
            <w:bCs/>
            <w:sz w:val="28"/>
            <w:szCs w:val="28"/>
          </w:rPr>
          <w:delText>W</w:delText>
        </w:r>
      </w:del>
      <w:r w:rsidR="00C33CBB">
        <w:rPr>
          <w:rFonts w:ascii="Cambria" w:hAnsi="Cambria"/>
          <w:bCs/>
          <w:sz w:val="28"/>
          <w:szCs w:val="28"/>
        </w:rPr>
        <w:t>as this it</w:t>
      </w:r>
      <w:ins w:id="22006" w:author="Daisy Watt" w:date="2026-06-23T16:58:00Z" w16du:dateUtc="2026-06-23T14:58:00Z">
        <w:r w:rsidR="00E747B2">
          <w:rPr>
            <w:rFonts w:ascii="Cambria" w:hAnsi="Cambria"/>
            <w:bCs/>
            <w:sz w:val="28"/>
            <w:szCs w:val="28"/>
          </w:rPr>
          <w:t>,</w:t>
        </w:r>
      </w:ins>
      <w:r w:rsidR="001C79F1">
        <w:rPr>
          <w:rFonts w:ascii="Cambria" w:hAnsi="Cambria"/>
          <w:bCs/>
          <w:sz w:val="28"/>
          <w:szCs w:val="28"/>
        </w:rPr>
        <w:t xml:space="preserve"> finally</w:t>
      </w:r>
      <w:r w:rsidR="00C33CBB">
        <w:rPr>
          <w:rFonts w:ascii="Cambria" w:hAnsi="Cambria"/>
          <w:bCs/>
          <w:sz w:val="28"/>
          <w:szCs w:val="28"/>
        </w:rPr>
        <w:t xml:space="preserve">?  </w:t>
      </w:r>
      <w:r w:rsidR="00F42181">
        <w:rPr>
          <w:rFonts w:ascii="Cambria" w:hAnsi="Cambria"/>
          <w:bCs/>
          <w:sz w:val="28"/>
          <w:szCs w:val="28"/>
        </w:rPr>
        <w:t>Would t</w:t>
      </w:r>
      <w:r w:rsidR="00C33CBB">
        <w:rPr>
          <w:rFonts w:ascii="Cambria" w:hAnsi="Cambria"/>
          <w:bCs/>
          <w:sz w:val="28"/>
          <w:szCs w:val="28"/>
        </w:rPr>
        <w:t xml:space="preserve">he reason she was on the List </w:t>
      </w:r>
      <w:r w:rsidR="001C79F1">
        <w:rPr>
          <w:rFonts w:ascii="Cambria" w:hAnsi="Cambria"/>
          <w:bCs/>
          <w:sz w:val="28"/>
          <w:szCs w:val="28"/>
        </w:rPr>
        <w:t xml:space="preserve">now </w:t>
      </w:r>
      <w:r w:rsidR="00C33CBB">
        <w:rPr>
          <w:rFonts w:ascii="Cambria" w:hAnsi="Cambria"/>
          <w:bCs/>
          <w:sz w:val="28"/>
          <w:szCs w:val="28"/>
        </w:rPr>
        <w:t>become clear</w:t>
      </w:r>
      <w:r w:rsidR="00F42181">
        <w:rPr>
          <w:rFonts w:ascii="Cambria" w:hAnsi="Cambria"/>
          <w:bCs/>
          <w:sz w:val="28"/>
          <w:szCs w:val="28"/>
        </w:rPr>
        <w:t xml:space="preserve">?  </w:t>
      </w:r>
      <w:del w:id="22007" w:author="Claire S" w:date="2026-06-05T11:17:00Z" w16du:dateUtc="2026-06-05T10:17:00Z">
        <w:r w:rsidR="00F42181" w:rsidDel="00B1703D">
          <w:rPr>
            <w:rFonts w:ascii="Cambria" w:hAnsi="Cambria"/>
            <w:bCs/>
            <w:sz w:val="28"/>
            <w:szCs w:val="28"/>
          </w:rPr>
          <w:delText xml:space="preserve">She thought of the email header from Violet she’d just read: </w:delText>
        </w:r>
        <w:r w:rsidR="00F42181" w:rsidRPr="001C79F1" w:rsidDel="00B1703D">
          <w:rPr>
            <w:rFonts w:ascii="Cambria" w:hAnsi="Cambria"/>
            <w:bCs/>
            <w:i/>
            <w:iCs/>
            <w:sz w:val="28"/>
            <w:szCs w:val="28"/>
          </w:rPr>
          <w:delText>Leave me Alone!</w:delText>
        </w:r>
      </w:del>
    </w:p>
    <w:p w14:paraId="62908521" w14:textId="77777777" w:rsidR="00B1703D" w:rsidRDefault="00B1703D" w:rsidP="00B1703D">
      <w:pPr>
        <w:spacing w:line="360" w:lineRule="auto"/>
        <w:ind w:firstLine="720"/>
        <w:contextualSpacing/>
        <w:rPr>
          <w:ins w:id="22008" w:author="Claire S" w:date="2026-06-05T11:17:00Z" w16du:dateUtc="2026-06-05T10:17:00Z"/>
          <w:rFonts w:ascii="Cambria" w:hAnsi="Cambria"/>
          <w:bCs/>
          <w:sz w:val="28"/>
          <w:szCs w:val="28"/>
        </w:rPr>
      </w:pPr>
    </w:p>
    <w:p w14:paraId="79603482" w14:textId="0F00A758" w:rsidR="00B1703D" w:rsidRDefault="00B1703D" w:rsidP="00B1703D">
      <w:pPr>
        <w:spacing w:line="360" w:lineRule="auto"/>
        <w:ind w:firstLine="720"/>
        <w:contextualSpacing/>
        <w:rPr>
          <w:ins w:id="22009" w:author="Claire S" w:date="2026-06-05T11:18:00Z" w16du:dateUtc="2026-06-05T10:18:00Z"/>
          <w:rFonts w:ascii="Cambria" w:hAnsi="Cambria"/>
          <w:bCs/>
          <w:sz w:val="28"/>
          <w:szCs w:val="28"/>
        </w:rPr>
      </w:pPr>
      <w:ins w:id="22010" w:author="Claire S" w:date="2026-06-05T11:17:00Z" w16du:dateUtc="2026-06-05T10:17:00Z">
        <w:r>
          <w:rPr>
            <w:rFonts w:ascii="Cambria" w:hAnsi="Cambria"/>
            <w:bCs/>
            <w:sz w:val="28"/>
            <w:szCs w:val="28"/>
          </w:rPr>
          <w:t>Witho</w:t>
        </w:r>
      </w:ins>
      <w:ins w:id="22011" w:author="Claire S" w:date="2026-06-05T11:18:00Z" w16du:dateUtc="2026-06-05T10:18:00Z">
        <w:r>
          <w:rPr>
            <w:rFonts w:ascii="Cambria" w:hAnsi="Cambria"/>
            <w:bCs/>
            <w:sz w:val="28"/>
            <w:szCs w:val="28"/>
          </w:rPr>
          <w:t xml:space="preserve">ut thinking too hard, she texted Phil back: </w:t>
        </w:r>
      </w:ins>
    </w:p>
    <w:p w14:paraId="207270E2" w14:textId="77777777" w:rsidR="00A60164" w:rsidRPr="00DA7683" w:rsidRDefault="00A60164" w:rsidP="00A60164">
      <w:pPr>
        <w:spacing w:line="360" w:lineRule="auto"/>
        <w:ind w:firstLine="720"/>
        <w:contextualSpacing/>
        <w:rPr>
          <w:moveTo w:id="22012" w:author="Claire S" w:date="2026-06-05T11:19:00Z" w16du:dateUtc="2026-06-05T10:19:00Z"/>
          <w:rFonts w:ascii="Cambria" w:hAnsi="Cambria"/>
          <w:b/>
          <w:i/>
          <w:iCs/>
          <w:sz w:val="28"/>
          <w:szCs w:val="28"/>
        </w:rPr>
      </w:pPr>
      <w:moveToRangeStart w:id="22013" w:author="Claire S" w:date="2026-06-05T11:19:00Z" w:name="move231550756"/>
      <w:commentRangeStart w:id="22014"/>
      <w:moveTo w:id="22015" w:author="Claire S" w:date="2026-06-05T11:19:00Z" w16du:dateUtc="2026-06-05T10:19:00Z">
        <w:r w:rsidRPr="00DA7683">
          <w:rPr>
            <w:rFonts w:ascii="Cambria" w:hAnsi="Cambria"/>
            <w:b/>
            <w:i/>
            <w:iCs/>
            <w:sz w:val="28"/>
            <w:szCs w:val="28"/>
          </w:rPr>
          <w:t xml:space="preserve"> If </w:t>
        </w:r>
        <w:r>
          <w:rPr>
            <w:rFonts w:ascii="Cambria" w:hAnsi="Cambria"/>
            <w:b/>
            <w:i/>
            <w:iCs/>
            <w:sz w:val="28"/>
            <w:szCs w:val="28"/>
          </w:rPr>
          <w:t>I vanish</w:t>
        </w:r>
        <w:r w:rsidRPr="00DA7683">
          <w:rPr>
            <w:rFonts w:ascii="Cambria" w:hAnsi="Cambria"/>
            <w:b/>
            <w:i/>
            <w:iCs/>
            <w:sz w:val="28"/>
            <w:szCs w:val="28"/>
          </w:rPr>
          <w:t xml:space="preserve"> I’m at the Soho</w:t>
        </w:r>
        <w:r>
          <w:rPr>
            <w:rFonts w:ascii="Cambria" w:hAnsi="Cambria"/>
            <w:b/>
            <w:i/>
            <w:iCs/>
            <w:sz w:val="28"/>
            <w:szCs w:val="28"/>
          </w:rPr>
          <w:t xml:space="preserve"> Vibes</w:t>
        </w:r>
        <w:r w:rsidRPr="00DA7683">
          <w:rPr>
            <w:rFonts w:ascii="Cambria" w:hAnsi="Cambria"/>
            <w:b/>
            <w:i/>
            <w:iCs/>
            <w:sz w:val="28"/>
            <w:szCs w:val="28"/>
          </w:rPr>
          <w:t xml:space="preserve"> </w:t>
        </w:r>
        <w:r>
          <w:rPr>
            <w:rFonts w:ascii="Cambria" w:hAnsi="Cambria"/>
            <w:b/>
            <w:i/>
            <w:iCs/>
            <w:sz w:val="28"/>
            <w:szCs w:val="28"/>
          </w:rPr>
          <w:t>send help!</w:t>
        </w:r>
        <w:del w:id="22016" w:author="Daisy Watt" w:date="2026-06-23T16:58:00Z" w16du:dateUtc="2026-06-23T14:58:00Z">
          <w:r w:rsidDel="00D0380D">
            <w:rPr>
              <w:rFonts w:ascii="Cambria" w:hAnsi="Cambria"/>
              <w:b/>
              <w:i/>
              <w:iCs/>
              <w:sz w:val="28"/>
              <w:szCs w:val="28"/>
            </w:rPr>
            <w:delText>!</w:delText>
          </w:r>
        </w:del>
        <w:r w:rsidRPr="00DA7683">
          <w:rPr>
            <w:rFonts w:ascii="Cambria" w:hAnsi="Cambria"/>
            <w:b/>
            <w:i/>
            <w:iCs/>
            <w:sz w:val="28"/>
            <w:szCs w:val="28"/>
          </w:rPr>
          <w:t xml:space="preserve"> </w:t>
        </w:r>
        <w:commentRangeEnd w:id="22014"/>
        <w:r w:rsidRPr="00DA7683">
          <w:rPr>
            <w:rStyle w:val="CommentReference"/>
            <w:rFonts w:ascii="Cambria" w:hAnsi="Cambria"/>
            <w:b/>
            <w:i/>
            <w:iCs/>
            <w:sz w:val="28"/>
            <w:szCs w:val="28"/>
          </w:rPr>
          <w:commentReference w:id="22014"/>
        </w:r>
      </w:moveTo>
    </w:p>
    <w:moveToRangeEnd w:id="22013"/>
    <w:p w14:paraId="56B72170" w14:textId="77777777" w:rsidR="00A60164" w:rsidRPr="001C79F1" w:rsidRDefault="00A60164" w:rsidP="00B1703D">
      <w:pPr>
        <w:spacing w:line="360" w:lineRule="auto"/>
        <w:ind w:firstLine="720"/>
        <w:contextualSpacing/>
        <w:rPr>
          <w:ins w:id="22017" w:author="Claire S" w:date="2026-06-05T11:17:00Z" w16du:dateUtc="2026-06-05T10:17:00Z"/>
          <w:rFonts w:ascii="Cambria" w:hAnsi="Cambria"/>
          <w:bCs/>
          <w:sz w:val="28"/>
          <w:szCs w:val="28"/>
        </w:rPr>
      </w:pPr>
    </w:p>
    <w:p w14:paraId="7DD3149E" w14:textId="2098E984" w:rsidR="00F42181" w:rsidDel="00463C4E" w:rsidRDefault="00F42181" w:rsidP="00B1703D">
      <w:pPr>
        <w:spacing w:line="360" w:lineRule="auto"/>
        <w:ind w:firstLine="720"/>
        <w:contextualSpacing/>
        <w:rPr>
          <w:del w:id="22018" w:author="Claire S" w:date="2026-06-05T11:19:00Z" w16du:dateUtc="2026-06-05T10:19:00Z"/>
          <w:rFonts w:ascii="Cambria" w:hAnsi="Cambria"/>
          <w:bCs/>
          <w:sz w:val="28"/>
          <w:szCs w:val="28"/>
        </w:rPr>
      </w:pPr>
      <w:del w:id="22019" w:author="Claire S" w:date="2026-06-05T11:17:00Z" w16du:dateUtc="2026-06-05T10:17:00Z">
        <w:r w:rsidDel="00B1703D">
          <w:rPr>
            <w:rFonts w:ascii="Cambria" w:hAnsi="Cambria"/>
            <w:bCs/>
            <w:sz w:val="28"/>
            <w:szCs w:val="28"/>
          </w:rPr>
          <w:delText>Was this the end</w:delText>
        </w:r>
        <w:r w:rsidR="001C79F1" w:rsidDel="00B1703D">
          <w:rPr>
            <w:rFonts w:ascii="Cambria" w:hAnsi="Cambria"/>
            <w:bCs/>
            <w:sz w:val="28"/>
            <w:szCs w:val="28"/>
          </w:rPr>
          <w:delText xml:space="preserve"> of the </w:delText>
        </w:r>
        <w:r w:rsidR="00D3458D" w:rsidDel="00B1703D">
          <w:rPr>
            <w:rFonts w:ascii="Cambria" w:hAnsi="Cambria"/>
            <w:bCs/>
            <w:sz w:val="28"/>
            <w:szCs w:val="28"/>
          </w:rPr>
          <w:delText xml:space="preserve">awful </w:delText>
        </w:r>
        <w:r w:rsidR="001C79F1" w:rsidDel="00B1703D">
          <w:rPr>
            <w:rFonts w:ascii="Cambria" w:hAnsi="Cambria"/>
            <w:bCs/>
            <w:sz w:val="28"/>
            <w:szCs w:val="28"/>
          </w:rPr>
          <w:delText>puzzle</w:delText>
        </w:r>
        <w:r w:rsidR="00D3458D" w:rsidDel="00B1703D">
          <w:rPr>
            <w:rFonts w:ascii="Cambria" w:hAnsi="Cambria"/>
            <w:bCs/>
            <w:sz w:val="28"/>
            <w:szCs w:val="28"/>
          </w:rPr>
          <w:delText xml:space="preserve"> of the last few days</w:delText>
        </w:r>
        <w:r w:rsidR="001C79F1" w:rsidDel="00B1703D">
          <w:rPr>
            <w:rFonts w:ascii="Cambria" w:hAnsi="Cambria"/>
            <w:bCs/>
            <w:sz w:val="28"/>
            <w:szCs w:val="28"/>
          </w:rPr>
          <w:delText xml:space="preserve"> – or</w:delText>
        </w:r>
        <w:r w:rsidR="00067CF9" w:rsidDel="00B1703D">
          <w:rPr>
            <w:rFonts w:ascii="Cambria" w:hAnsi="Cambria"/>
            <w:bCs/>
            <w:sz w:val="28"/>
            <w:szCs w:val="28"/>
          </w:rPr>
          <w:delText xml:space="preserve"> just</w:delText>
        </w:r>
        <w:r w:rsidR="001C79F1" w:rsidDel="00B1703D">
          <w:rPr>
            <w:rFonts w:ascii="Cambria" w:hAnsi="Cambria"/>
            <w:bCs/>
            <w:sz w:val="28"/>
            <w:szCs w:val="28"/>
          </w:rPr>
          <w:delText xml:space="preserve"> the end of her</w:delText>
        </w:r>
        <w:r w:rsidDel="00B1703D">
          <w:rPr>
            <w:rFonts w:ascii="Cambria" w:hAnsi="Cambria"/>
            <w:bCs/>
            <w:sz w:val="28"/>
            <w:szCs w:val="28"/>
          </w:rPr>
          <w:delText>?</w:delText>
        </w:r>
        <w:commentRangeEnd w:id="21976"/>
        <w:r w:rsidR="0023532F" w:rsidDel="00B1703D">
          <w:rPr>
            <w:rStyle w:val="CommentReference"/>
            <w:rFonts w:ascii="Cambria" w:hAnsi="Cambria"/>
            <w:bCs/>
            <w:sz w:val="28"/>
            <w:szCs w:val="28"/>
          </w:rPr>
          <w:commentReference w:id="21976"/>
        </w:r>
      </w:del>
    </w:p>
    <w:p w14:paraId="2EA0BD85" w14:textId="77777777" w:rsidR="007709F1" w:rsidRDefault="007709F1" w:rsidP="00C62022">
      <w:pPr>
        <w:spacing w:line="360" w:lineRule="auto"/>
        <w:contextualSpacing/>
        <w:rPr>
          <w:ins w:id="22020" w:author="Claire S" w:date="2026-07-30T15:58:00Z" w16du:dateUtc="2026-07-30T14:58:00Z"/>
          <w:rFonts w:ascii="Cambria" w:hAnsi="Cambria"/>
          <w:bCs/>
          <w:sz w:val="28"/>
          <w:szCs w:val="28"/>
        </w:rPr>
      </w:pPr>
    </w:p>
    <w:p w14:paraId="7438C6AE" w14:textId="77777777" w:rsidR="007709F1" w:rsidRDefault="007709F1" w:rsidP="00C62022">
      <w:pPr>
        <w:spacing w:line="360" w:lineRule="auto"/>
        <w:contextualSpacing/>
        <w:rPr>
          <w:ins w:id="22021" w:author="Claire S" w:date="2026-07-30T15:58:00Z" w16du:dateUtc="2026-07-30T14:58:00Z"/>
          <w:rFonts w:ascii="Cambria" w:hAnsi="Cambria"/>
          <w:bCs/>
          <w:sz w:val="28"/>
          <w:szCs w:val="28"/>
        </w:rPr>
      </w:pPr>
    </w:p>
    <w:p w14:paraId="71307DFA" w14:textId="77777777" w:rsidR="00463C4E" w:rsidRDefault="00463C4E" w:rsidP="00B1703D">
      <w:pPr>
        <w:spacing w:line="360" w:lineRule="auto"/>
        <w:ind w:firstLine="720"/>
        <w:contextualSpacing/>
        <w:rPr>
          <w:ins w:id="22022" w:author="Claire S" w:date="2026-06-05T11:20:00Z" w16du:dateUtc="2026-06-05T10:20:00Z"/>
          <w:rFonts w:ascii="Cambria" w:hAnsi="Cambria"/>
          <w:bCs/>
          <w:sz w:val="28"/>
          <w:szCs w:val="28"/>
        </w:rPr>
      </w:pPr>
    </w:p>
    <w:p w14:paraId="6D84AF92" w14:textId="25431DF5" w:rsidR="004678A7" w:rsidDel="00A60164" w:rsidRDefault="004678A7" w:rsidP="00C62022">
      <w:pPr>
        <w:spacing w:line="360" w:lineRule="auto"/>
        <w:contextualSpacing/>
        <w:rPr>
          <w:del w:id="22023" w:author="Claire S" w:date="2026-06-05T11:19:00Z" w16du:dateUtc="2026-06-05T10:19:00Z"/>
          <w:rFonts w:ascii="Cambria" w:hAnsi="Cambria"/>
          <w:b/>
          <w:sz w:val="28"/>
          <w:szCs w:val="28"/>
        </w:rPr>
      </w:pPr>
    </w:p>
    <w:p w14:paraId="240488AD" w14:textId="4177DFF3" w:rsidR="004678A7" w:rsidDel="00B1703D" w:rsidRDefault="004678A7" w:rsidP="00C62022">
      <w:pPr>
        <w:spacing w:line="360" w:lineRule="auto"/>
        <w:contextualSpacing/>
        <w:rPr>
          <w:del w:id="22024" w:author="Claire S" w:date="2026-06-05T11:18:00Z" w16du:dateUtc="2026-06-05T10:18:00Z"/>
          <w:rFonts w:ascii="Cambria" w:hAnsi="Cambria"/>
          <w:b/>
          <w:sz w:val="28"/>
          <w:szCs w:val="28"/>
        </w:rPr>
      </w:pPr>
    </w:p>
    <w:p w14:paraId="4F5BE158" w14:textId="2ED74924" w:rsidR="004678A7" w:rsidDel="00B1703D" w:rsidRDefault="004678A7" w:rsidP="00C62022">
      <w:pPr>
        <w:spacing w:line="360" w:lineRule="auto"/>
        <w:contextualSpacing/>
        <w:rPr>
          <w:del w:id="22025" w:author="Claire S" w:date="2026-06-05T11:18:00Z" w16du:dateUtc="2026-06-05T10:18:00Z"/>
          <w:rFonts w:ascii="Cambria" w:hAnsi="Cambria"/>
          <w:b/>
          <w:sz w:val="28"/>
          <w:szCs w:val="28"/>
        </w:rPr>
      </w:pPr>
    </w:p>
    <w:p w14:paraId="56514CB0" w14:textId="141DB815" w:rsidR="004678A7" w:rsidDel="00B1703D" w:rsidRDefault="004678A7" w:rsidP="00C62022">
      <w:pPr>
        <w:spacing w:line="360" w:lineRule="auto"/>
        <w:contextualSpacing/>
        <w:rPr>
          <w:del w:id="22026" w:author="Claire S" w:date="2026-06-05T11:18:00Z" w16du:dateUtc="2026-06-05T10:18:00Z"/>
          <w:rFonts w:ascii="Cambria" w:hAnsi="Cambria"/>
          <w:b/>
          <w:sz w:val="28"/>
          <w:szCs w:val="28"/>
        </w:rPr>
      </w:pPr>
    </w:p>
    <w:p w14:paraId="493E6B8F" w14:textId="532BB47A" w:rsidR="004678A7" w:rsidDel="00B1703D" w:rsidRDefault="004678A7" w:rsidP="00C62022">
      <w:pPr>
        <w:spacing w:line="360" w:lineRule="auto"/>
        <w:contextualSpacing/>
        <w:rPr>
          <w:del w:id="22027" w:author="Claire S" w:date="2026-06-05T11:18:00Z" w16du:dateUtc="2026-06-05T10:18:00Z"/>
          <w:rFonts w:ascii="Cambria" w:hAnsi="Cambria"/>
          <w:b/>
          <w:sz w:val="28"/>
          <w:szCs w:val="28"/>
        </w:rPr>
      </w:pPr>
    </w:p>
    <w:p w14:paraId="7BD8E624" w14:textId="4EB784A9" w:rsidR="004678A7" w:rsidDel="00B1703D" w:rsidRDefault="004678A7" w:rsidP="00C62022">
      <w:pPr>
        <w:spacing w:line="360" w:lineRule="auto"/>
        <w:contextualSpacing/>
        <w:rPr>
          <w:del w:id="22028" w:author="Claire S" w:date="2026-06-05T11:18:00Z" w16du:dateUtc="2026-06-05T10:18:00Z"/>
          <w:rFonts w:ascii="Cambria" w:hAnsi="Cambria"/>
          <w:b/>
          <w:sz w:val="28"/>
          <w:szCs w:val="28"/>
        </w:rPr>
      </w:pPr>
    </w:p>
    <w:p w14:paraId="26B08DF4" w14:textId="71692726" w:rsidR="004678A7" w:rsidDel="00B1703D" w:rsidRDefault="004678A7" w:rsidP="00C62022">
      <w:pPr>
        <w:spacing w:line="360" w:lineRule="auto"/>
        <w:contextualSpacing/>
        <w:rPr>
          <w:del w:id="22029" w:author="Claire S" w:date="2026-06-05T11:18:00Z" w16du:dateUtc="2026-06-05T10:18:00Z"/>
          <w:rFonts w:ascii="Cambria" w:hAnsi="Cambria"/>
          <w:b/>
          <w:sz w:val="28"/>
          <w:szCs w:val="28"/>
        </w:rPr>
      </w:pPr>
    </w:p>
    <w:p w14:paraId="3C3066BF" w14:textId="6A0FE240" w:rsidR="004678A7" w:rsidDel="00B1703D" w:rsidRDefault="004678A7" w:rsidP="00C62022">
      <w:pPr>
        <w:spacing w:line="360" w:lineRule="auto"/>
        <w:contextualSpacing/>
        <w:rPr>
          <w:del w:id="22030" w:author="Claire S" w:date="2026-06-05T11:18:00Z" w16du:dateUtc="2026-06-05T10:18:00Z"/>
          <w:rFonts w:ascii="Cambria" w:hAnsi="Cambria"/>
          <w:b/>
          <w:sz w:val="28"/>
          <w:szCs w:val="28"/>
        </w:rPr>
      </w:pPr>
    </w:p>
    <w:p w14:paraId="371A3CE0" w14:textId="7E679E6B" w:rsidR="004678A7" w:rsidDel="00B1703D" w:rsidRDefault="004678A7" w:rsidP="00C62022">
      <w:pPr>
        <w:spacing w:line="360" w:lineRule="auto"/>
        <w:contextualSpacing/>
        <w:rPr>
          <w:del w:id="22031" w:author="Claire S" w:date="2026-06-05T11:18:00Z" w16du:dateUtc="2026-06-05T10:18:00Z"/>
          <w:rFonts w:ascii="Cambria" w:hAnsi="Cambria"/>
          <w:b/>
          <w:sz w:val="28"/>
          <w:szCs w:val="28"/>
        </w:rPr>
      </w:pPr>
    </w:p>
    <w:p w14:paraId="422C8802" w14:textId="683561A9" w:rsidR="004678A7" w:rsidDel="00B1703D" w:rsidRDefault="004678A7" w:rsidP="00C62022">
      <w:pPr>
        <w:spacing w:line="360" w:lineRule="auto"/>
        <w:contextualSpacing/>
        <w:rPr>
          <w:del w:id="22032" w:author="Claire S" w:date="2026-06-05T11:18:00Z" w16du:dateUtc="2026-06-05T10:18:00Z"/>
          <w:rFonts w:ascii="Cambria" w:hAnsi="Cambria"/>
          <w:b/>
          <w:sz w:val="28"/>
          <w:szCs w:val="28"/>
        </w:rPr>
      </w:pPr>
    </w:p>
    <w:p w14:paraId="321129A6" w14:textId="62F074B9" w:rsidR="004678A7" w:rsidDel="00B1703D" w:rsidRDefault="004678A7" w:rsidP="00C62022">
      <w:pPr>
        <w:spacing w:line="360" w:lineRule="auto"/>
        <w:contextualSpacing/>
        <w:rPr>
          <w:del w:id="22033" w:author="Claire S" w:date="2026-06-05T11:18:00Z" w16du:dateUtc="2026-06-05T10:18:00Z"/>
          <w:rFonts w:ascii="Cambria" w:hAnsi="Cambria"/>
          <w:b/>
          <w:sz w:val="28"/>
          <w:szCs w:val="28"/>
        </w:rPr>
      </w:pPr>
    </w:p>
    <w:p w14:paraId="2016232A" w14:textId="6914A3A7" w:rsidR="004678A7" w:rsidDel="00B1703D" w:rsidRDefault="004678A7" w:rsidP="00C62022">
      <w:pPr>
        <w:spacing w:line="360" w:lineRule="auto"/>
        <w:contextualSpacing/>
        <w:rPr>
          <w:del w:id="22034" w:author="Claire S" w:date="2026-06-05T11:18:00Z" w16du:dateUtc="2026-06-05T10:18:00Z"/>
          <w:rFonts w:ascii="Cambria" w:hAnsi="Cambria"/>
          <w:b/>
          <w:sz w:val="28"/>
          <w:szCs w:val="28"/>
        </w:rPr>
      </w:pPr>
    </w:p>
    <w:p w14:paraId="698E585F" w14:textId="57D71BED" w:rsidR="004678A7" w:rsidDel="00B1703D" w:rsidRDefault="004678A7" w:rsidP="00C62022">
      <w:pPr>
        <w:spacing w:line="360" w:lineRule="auto"/>
        <w:contextualSpacing/>
        <w:rPr>
          <w:del w:id="22035" w:author="Claire S" w:date="2026-06-05T11:18:00Z" w16du:dateUtc="2026-06-05T10:18:00Z"/>
          <w:rFonts w:ascii="Cambria" w:hAnsi="Cambria"/>
          <w:b/>
          <w:sz w:val="28"/>
          <w:szCs w:val="28"/>
        </w:rPr>
      </w:pPr>
    </w:p>
    <w:p w14:paraId="550C40AF" w14:textId="72574044" w:rsidR="003B6927" w:rsidDel="00B1703D" w:rsidRDefault="003B6927" w:rsidP="00C62022">
      <w:pPr>
        <w:spacing w:line="360" w:lineRule="auto"/>
        <w:contextualSpacing/>
        <w:rPr>
          <w:del w:id="22036" w:author="Claire S" w:date="2026-06-05T11:18:00Z" w16du:dateUtc="2026-06-05T10:18:00Z"/>
          <w:rFonts w:ascii="Cambria" w:hAnsi="Cambria"/>
          <w:b/>
          <w:sz w:val="28"/>
          <w:szCs w:val="28"/>
        </w:rPr>
      </w:pPr>
    </w:p>
    <w:p w14:paraId="57E7C7B5" w14:textId="1849637F" w:rsidR="003B6927" w:rsidDel="00B1703D" w:rsidRDefault="003B6927" w:rsidP="00C62022">
      <w:pPr>
        <w:spacing w:line="360" w:lineRule="auto"/>
        <w:contextualSpacing/>
        <w:rPr>
          <w:del w:id="22037" w:author="Claire S" w:date="2026-06-05T11:18:00Z" w16du:dateUtc="2026-06-05T10:18:00Z"/>
          <w:rFonts w:ascii="Cambria" w:hAnsi="Cambria"/>
          <w:b/>
          <w:sz w:val="28"/>
          <w:szCs w:val="28"/>
        </w:rPr>
      </w:pPr>
    </w:p>
    <w:p w14:paraId="1CA440EB" w14:textId="527ABD1A" w:rsidR="00586C95" w:rsidDel="00B1703D" w:rsidRDefault="00586C95" w:rsidP="00C62022">
      <w:pPr>
        <w:spacing w:line="360" w:lineRule="auto"/>
        <w:contextualSpacing/>
        <w:rPr>
          <w:del w:id="22038" w:author="Claire S" w:date="2026-06-05T11:18:00Z" w16du:dateUtc="2026-06-05T10:18:00Z"/>
          <w:rFonts w:ascii="Cambria" w:hAnsi="Cambria"/>
          <w:b/>
          <w:sz w:val="28"/>
          <w:szCs w:val="28"/>
        </w:rPr>
      </w:pPr>
    </w:p>
    <w:p w14:paraId="1B1CBAC3" w14:textId="49B5709A" w:rsidR="00586C95" w:rsidDel="00B1703D" w:rsidRDefault="00586C95" w:rsidP="00C62022">
      <w:pPr>
        <w:spacing w:line="360" w:lineRule="auto"/>
        <w:contextualSpacing/>
        <w:rPr>
          <w:del w:id="22039" w:author="Claire S" w:date="2026-06-05T11:18:00Z" w16du:dateUtc="2026-06-05T10:18:00Z"/>
          <w:rFonts w:ascii="Cambria" w:hAnsi="Cambria"/>
          <w:b/>
          <w:sz w:val="28"/>
          <w:szCs w:val="28"/>
        </w:rPr>
      </w:pPr>
    </w:p>
    <w:p w14:paraId="03D00988" w14:textId="50AD9BD6" w:rsidR="003B6927" w:rsidDel="00B1703D" w:rsidRDefault="003B6927" w:rsidP="00C62022">
      <w:pPr>
        <w:spacing w:line="360" w:lineRule="auto"/>
        <w:contextualSpacing/>
        <w:rPr>
          <w:del w:id="22040" w:author="Claire S" w:date="2026-06-05T11:18:00Z" w16du:dateUtc="2026-06-05T10:18:00Z"/>
          <w:rFonts w:ascii="Cambria" w:hAnsi="Cambria"/>
          <w:b/>
          <w:sz w:val="28"/>
          <w:szCs w:val="28"/>
        </w:rPr>
      </w:pPr>
    </w:p>
    <w:p w14:paraId="1B71F585" w14:textId="0193875E" w:rsidR="00C62022" w:rsidRDefault="005C21C5" w:rsidP="00C62022">
      <w:pPr>
        <w:spacing w:line="360" w:lineRule="auto"/>
        <w:contextualSpacing/>
        <w:rPr>
          <w:ins w:id="22041" w:author="Claire S" w:date="2026-07-31T12:26:00Z" w16du:dateUtc="2026-07-31T11:26:00Z"/>
          <w:rFonts w:ascii="Cambria" w:hAnsi="Cambria"/>
          <w:b/>
          <w:sz w:val="28"/>
          <w:szCs w:val="28"/>
        </w:rPr>
      </w:pPr>
      <w:r w:rsidRPr="005C21C5">
        <w:rPr>
          <w:rFonts w:ascii="Cambria" w:hAnsi="Cambria"/>
          <w:b/>
          <w:sz w:val="28"/>
          <w:szCs w:val="28"/>
        </w:rPr>
        <w:t xml:space="preserve">CHAPTER </w:t>
      </w:r>
      <w:del w:id="22042" w:author="Daisy Watt" w:date="2026-06-23T05:22:00Z" w16du:dateUtc="2026-06-23T03:22:00Z">
        <w:r w:rsidR="00207FD0" w:rsidDel="005E1B34">
          <w:rPr>
            <w:rFonts w:ascii="Cambria" w:hAnsi="Cambria"/>
            <w:b/>
            <w:sz w:val="28"/>
            <w:szCs w:val="28"/>
          </w:rPr>
          <w:delText>5</w:delText>
        </w:r>
        <w:r w:rsidR="00C43C61" w:rsidDel="005E1B34">
          <w:rPr>
            <w:rFonts w:ascii="Cambria" w:hAnsi="Cambria"/>
            <w:b/>
            <w:sz w:val="28"/>
            <w:szCs w:val="28"/>
          </w:rPr>
          <w:delText>1</w:delText>
        </w:r>
      </w:del>
      <w:ins w:id="22043" w:author="Claire S" w:date="2026-06-08T17:06:00Z" w16du:dateUtc="2026-06-08T16:06:00Z">
        <w:del w:id="22044" w:author="Daisy Watt" w:date="2026-06-23T05:22:00Z" w16du:dateUtc="2026-06-23T03:22:00Z">
          <w:r w:rsidR="005E1B34">
            <w:rPr>
              <w:rFonts w:ascii="Cambria" w:hAnsi="Cambria"/>
              <w:b/>
              <w:sz w:val="28"/>
              <w:szCs w:val="28"/>
            </w:rPr>
            <w:delText>53</w:delText>
          </w:r>
        </w:del>
      </w:ins>
      <w:ins w:id="22045" w:author="Daisy Watt" w:date="2026-06-23T05:22:00Z" w16du:dateUtc="2026-06-23T03:22:00Z">
        <w:del w:id="22046" w:author="Claire S" w:date="2026-07-31T12:27:00Z" w16du:dateUtc="2026-07-31T11:27:00Z">
          <w:r w:rsidR="00433042" w:rsidDel="007C3F78">
            <w:rPr>
              <w:rFonts w:ascii="Cambria" w:hAnsi="Cambria"/>
              <w:b/>
              <w:sz w:val="28"/>
              <w:szCs w:val="28"/>
            </w:rPr>
            <w:delText>5</w:delText>
          </w:r>
        </w:del>
        <w:del w:id="22047" w:author="Claire S" w:date="2026-07-30T15:58:00Z" w16du:dateUtc="2026-07-30T14:58:00Z">
          <w:r w:rsidR="00433042">
            <w:rPr>
              <w:rFonts w:ascii="Cambria" w:hAnsi="Cambria"/>
              <w:b/>
              <w:sz w:val="28"/>
              <w:szCs w:val="28"/>
            </w:rPr>
            <w:delText>2</w:delText>
          </w:r>
        </w:del>
      </w:ins>
      <w:ins w:id="22048" w:author="Claire S" w:date="2026-07-31T12:27:00Z" w16du:dateUtc="2026-07-31T11:27:00Z">
        <w:r w:rsidR="007C3F78">
          <w:rPr>
            <w:rFonts w:ascii="Cambria" w:hAnsi="Cambria"/>
            <w:b/>
            <w:sz w:val="28"/>
            <w:szCs w:val="28"/>
          </w:rPr>
          <w:t>4</w:t>
        </w:r>
      </w:ins>
      <w:ins w:id="22049" w:author="Claire S" w:date="2026-07-31T16:01:00Z" w16du:dateUtc="2026-07-31T15:01:00Z">
        <w:r w:rsidR="000D518F">
          <w:rPr>
            <w:rFonts w:ascii="Cambria" w:hAnsi="Cambria"/>
            <w:b/>
            <w:sz w:val="28"/>
            <w:szCs w:val="28"/>
          </w:rPr>
          <w:t>9</w:t>
        </w:r>
      </w:ins>
    </w:p>
    <w:p w14:paraId="0673AFAE" w14:textId="356BDA3C" w:rsidR="007C3F78" w:rsidRDefault="007C3F78" w:rsidP="00C62022">
      <w:pPr>
        <w:spacing w:line="360" w:lineRule="auto"/>
        <w:contextualSpacing/>
        <w:rPr>
          <w:rFonts w:ascii="Cambria" w:hAnsi="Cambria"/>
          <w:b/>
          <w:sz w:val="28"/>
          <w:szCs w:val="28"/>
        </w:rPr>
      </w:pPr>
      <w:ins w:id="22050" w:author="Claire S" w:date="2026-07-31T12:27:00Z" w16du:dateUtc="2026-07-31T11:27:00Z">
        <w:r>
          <w:rPr>
            <w:rFonts w:ascii="Cambria" w:hAnsi="Cambria"/>
            <w:b/>
            <w:sz w:val="28"/>
            <w:szCs w:val="28"/>
          </w:rPr>
          <w:t>WEDNESDAY MORNING</w:t>
        </w:r>
      </w:ins>
    </w:p>
    <w:p w14:paraId="7076034F" w14:textId="40C95402" w:rsidR="005C21C5" w:rsidRPr="005C21C5" w:rsidRDefault="00823759" w:rsidP="00C62022">
      <w:pPr>
        <w:spacing w:line="360" w:lineRule="auto"/>
        <w:contextualSpacing/>
        <w:rPr>
          <w:del w:id="22051" w:author="Daisy Watt" w:date="2026-06-23T05:22:00Z" w16du:dateUtc="2026-06-23T03:22:00Z"/>
          <w:rFonts w:ascii="Cambria" w:hAnsi="Cambria"/>
          <w:b/>
          <w:sz w:val="28"/>
          <w:szCs w:val="28"/>
        </w:rPr>
      </w:pPr>
      <w:del w:id="22052" w:author="Daisy Watt" w:date="2026-06-23T05:22:00Z" w16du:dateUtc="2026-06-23T03:22:00Z">
        <w:r>
          <w:rPr>
            <w:rFonts w:ascii="Cambria" w:hAnsi="Cambria"/>
            <w:b/>
            <w:sz w:val="28"/>
            <w:szCs w:val="28"/>
          </w:rPr>
          <w:delText xml:space="preserve">WEDS </w:delText>
        </w:r>
      </w:del>
      <w:ins w:id="22053" w:author="Claire S" w:date="2026-06-08T17:06:00Z" w16du:dateUtc="2026-06-08T16:06:00Z">
        <w:del w:id="22054" w:author="Daisy Watt" w:date="2026-06-23T05:22:00Z" w16du:dateUtc="2026-06-23T03:22:00Z">
          <w:r w:rsidR="005E1B34">
            <w:rPr>
              <w:rFonts w:ascii="Cambria" w:hAnsi="Cambria"/>
              <w:b/>
              <w:sz w:val="28"/>
              <w:szCs w:val="28"/>
            </w:rPr>
            <w:delText>AM</w:delText>
          </w:r>
        </w:del>
      </w:ins>
      <w:del w:id="22055" w:author="Daisy Watt" w:date="2026-06-23T05:22:00Z" w16du:dateUtc="2026-06-23T03:22:00Z">
        <w:r w:rsidDel="000774BA">
          <w:rPr>
            <w:rFonts w:ascii="Cambria" w:hAnsi="Cambria"/>
            <w:b/>
            <w:sz w:val="28"/>
            <w:szCs w:val="28"/>
          </w:rPr>
          <w:delText>LUNCH</w:delText>
        </w:r>
        <w:r w:rsidR="00B030C8" w:rsidDel="000774BA">
          <w:rPr>
            <w:rFonts w:ascii="Cambria" w:hAnsi="Cambria"/>
            <w:b/>
            <w:sz w:val="28"/>
            <w:szCs w:val="28"/>
          </w:rPr>
          <w:delText>TIME</w:delText>
        </w:r>
      </w:del>
    </w:p>
    <w:p w14:paraId="0A3AE56A" w14:textId="2F834282" w:rsidR="00325215" w:rsidRPr="00325215" w:rsidRDefault="00626736" w:rsidP="00325215">
      <w:pPr>
        <w:spacing w:line="360" w:lineRule="auto"/>
        <w:contextualSpacing/>
        <w:rPr>
          <w:rFonts w:ascii="Cambria" w:hAnsi="Cambria"/>
          <w:b/>
          <w:sz w:val="28"/>
          <w:szCs w:val="28"/>
        </w:rPr>
      </w:pPr>
      <w:r>
        <w:rPr>
          <w:rFonts w:ascii="Cambria" w:hAnsi="Cambria"/>
          <w:bCs/>
          <w:sz w:val="28"/>
          <w:szCs w:val="28"/>
        </w:rPr>
        <w:t>By the time</w:t>
      </w:r>
      <w:r w:rsidR="00FC185F">
        <w:rPr>
          <w:rFonts w:ascii="Cambria" w:hAnsi="Cambria"/>
          <w:bCs/>
          <w:sz w:val="28"/>
          <w:szCs w:val="28"/>
        </w:rPr>
        <w:t xml:space="preserve"> the YouTuber called</w:t>
      </w:r>
      <w:r>
        <w:rPr>
          <w:rFonts w:ascii="Cambria" w:hAnsi="Cambria"/>
          <w:bCs/>
          <w:sz w:val="28"/>
          <w:szCs w:val="28"/>
        </w:rPr>
        <w:t xml:space="preserve"> Fleur </w:t>
      </w:r>
      <w:r w:rsidR="00B3377C">
        <w:rPr>
          <w:rFonts w:ascii="Cambria" w:hAnsi="Cambria"/>
          <w:bCs/>
          <w:sz w:val="28"/>
          <w:szCs w:val="28"/>
        </w:rPr>
        <w:t>had reached</w:t>
      </w:r>
      <w:r>
        <w:rPr>
          <w:rFonts w:ascii="Cambria" w:hAnsi="Cambria"/>
          <w:bCs/>
          <w:sz w:val="28"/>
          <w:szCs w:val="28"/>
        </w:rPr>
        <w:t xml:space="preserve"> her doorstep</w:t>
      </w:r>
      <w:r w:rsidR="00C056C7">
        <w:rPr>
          <w:rFonts w:ascii="Cambria" w:hAnsi="Cambria"/>
          <w:bCs/>
          <w:sz w:val="28"/>
          <w:szCs w:val="28"/>
        </w:rPr>
        <w:t xml:space="preserve">, </w:t>
      </w:r>
      <w:r>
        <w:rPr>
          <w:rFonts w:ascii="Cambria" w:hAnsi="Cambria"/>
          <w:bCs/>
          <w:sz w:val="28"/>
          <w:szCs w:val="28"/>
        </w:rPr>
        <w:t>Sav</w:t>
      </w:r>
      <w:r w:rsidR="00325215">
        <w:rPr>
          <w:rFonts w:ascii="Cambria" w:hAnsi="Cambria"/>
          <w:bCs/>
          <w:sz w:val="28"/>
          <w:szCs w:val="28"/>
        </w:rPr>
        <w:t>annah</w:t>
      </w:r>
      <w:r>
        <w:rPr>
          <w:rFonts w:ascii="Cambria" w:hAnsi="Cambria"/>
          <w:bCs/>
          <w:sz w:val="28"/>
          <w:szCs w:val="28"/>
        </w:rPr>
        <w:t xml:space="preserve"> had changed her mind</w:t>
      </w:r>
      <w:r w:rsidR="00037AD1">
        <w:rPr>
          <w:rFonts w:ascii="Cambria" w:hAnsi="Cambria"/>
          <w:bCs/>
          <w:sz w:val="28"/>
          <w:szCs w:val="28"/>
        </w:rPr>
        <w:t xml:space="preserve"> about </w:t>
      </w:r>
      <w:ins w:id="22056" w:author="Claire S" w:date="2026-07-31T16:02:00Z" w16du:dateUtc="2026-07-31T15:02:00Z">
        <w:r w:rsidR="008F3516">
          <w:rPr>
            <w:rFonts w:ascii="Cambria" w:hAnsi="Cambria"/>
            <w:bCs/>
            <w:sz w:val="28"/>
            <w:szCs w:val="28"/>
          </w:rPr>
          <w:t>talk</w:t>
        </w:r>
      </w:ins>
      <w:del w:id="22057" w:author="Claire S" w:date="2026-07-31T16:02:00Z" w16du:dateUtc="2026-07-31T15:02:00Z">
        <w:r w:rsidR="00037AD1" w:rsidDel="008F3516">
          <w:rPr>
            <w:rFonts w:ascii="Cambria" w:hAnsi="Cambria"/>
            <w:bCs/>
            <w:sz w:val="28"/>
            <w:szCs w:val="28"/>
          </w:rPr>
          <w:delText>chatt</w:delText>
        </w:r>
      </w:del>
      <w:r w:rsidR="00037AD1">
        <w:rPr>
          <w:rFonts w:ascii="Cambria" w:hAnsi="Cambria"/>
          <w:bCs/>
          <w:sz w:val="28"/>
          <w:szCs w:val="28"/>
        </w:rPr>
        <w:t>ing</w:t>
      </w:r>
      <w:del w:id="22058" w:author="Claire S" w:date="2026-07-31T16:02:00Z" w16du:dateUtc="2026-07-31T15:02:00Z">
        <w:r w:rsidR="00560658" w:rsidDel="008F3516">
          <w:rPr>
            <w:rFonts w:ascii="Cambria" w:hAnsi="Cambria"/>
            <w:bCs/>
            <w:sz w:val="28"/>
            <w:szCs w:val="28"/>
          </w:rPr>
          <w:delText xml:space="preserve"> with her</w:delText>
        </w:r>
      </w:del>
      <w:r w:rsidR="00325215">
        <w:rPr>
          <w:rFonts w:ascii="Cambria" w:hAnsi="Cambria"/>
          <w:bCs/>
          <w:sz w:val="28"/>
          <w:szCs w:val="28"/>
        </w:rPr>
        <w:t xml:space="preserve">, not least because </w:t>
      </w:r>
      <w:r w:rsidR="004B1111">
        <w:rPr>
          <w:rFonts w:ascii="Cambria" w:hAnsi="Cambria"/>
          <w:bCs/>
          <w:sz w:val="28"/>
          <w:szCs w:val="28"/>
        </w:rPr>
        <w:t>the youngster</w:t>
      </w:r>
      <w:r w:rsidR="00325215">
        <w:rPr>
          <w:rFonts w:ascii="Cambria" w:hAnsi="Cambria"/>
          <w:bCs/>
          <w:sz w:val="28"/>
          <w:szCs w:val="28"/>
        </w:rPr>
        <w:t xml:space="preserve"> </w:t>
      </w:r>
      <w:r w:rsidR="00560658">
        <w:rPr>
          <w:rFonts w:ascii="Cambria" w:hAnsi="Cambria"/>
          <w:bCs/>
          <w:sz w:val="28"/>
          <w:szCs w:val="28"/>
        </w:rPr>
        <w:t xml:space="preserve">had just </w:t>
      </w:r>
      <w:r w:rsidR="00325215">
        <w:rPr>
          <w:rFonts w:ascii="Cambria" w:hAnsi="Cambria"/>
          <w:bCs/>
          <w:sz w:val="28"/>
          <w:szCs w:val="28"/>
        </w:rPr>
        <w:t>walk</w:t>
      </w:r>
      <w:r w:rsidR="00560658">
        <w:rPr>
          <w:rFonts w:ascii="Cambria" w:hAnsi="Cambria"/>
          <w:bCs/>
          <w:sz w:val="28"/>
          <w:szCs w:val="28"/>
        </w:rPr>
        <w:t>ed</w:t>
      </w:r>
      <w:r w:rsidR="00325215">
        <w:rPr>
          <w:rFonts w:ascii="Cambria" w:hAnsi="Cambria"/>
          <w:bCs/>
          <w:sz w:val="28"/>
          <w:szCs w:val="28"/>
        </w:rPr>
        <w:t xml:space="preserve"> up the garden path with </w:t>
      </w:r>
      <w:r w:rsidR="00325215" w:rsidRPr="001E49DC">
        <w:rPr>
          <w:rFonts w:ascii="Cambria" w:hAnsi="Cambria"/>
          <w:bCs/>
          <w:sz w:val="28"/>
          <w:szCs w:val="28"/>
        </w:rPr>
        <w:t xml:space="preserve">the </w:t>
      </w:r>
      <w:r w:rsidR="00636F0C">
        <w:rPr>
          <w:rFonts w:ascii="Cambria" w:hAnsi="Cambria"/>
          <w:bCs/>
          <w:sz w:val="28"/>
          <w:szCs w:val="28"/>
        </w:rPr>
        <w:t xml:space="preserve">smirking </w:t>
      </w:r>
      <w:r w:rsidR="00D87EF3">
        <w:rPr>
          <w:rFonts w:ascii="Cambria" w:hAnsi="Cambria"/>
          <w:bCs/>
          <w:sz w:val="28"/>
          <w:szCs w:val="28"/>
        </w:rPr>
        <w:t xml:space="preserve">security </w:t>
      </w:r>
      <w:r w:rsidR="00636F0C">
        <w:rPr>
          <w:rFonts w:ascii="Cambria" w:hAnsi="Cambria"/>
          <w:bCs/>
          <w:sz w:val="28"/>
          <w:szCs w:val="28"/>
        </w:rPr>
        <w:t>guard.</w:t>
      </w:r>
    </w:p>
    <w:p w14:paraId="7F17616E" w14:textId="77777777" w:rsidR="008F3516" w:rsidRDefault="00325215" w:rsidP="00C50D6E">
      <w:pPr>
        <w:spacing w:line="360" w:lineRule="auto"/>
        <w:ind w:firstLine="720"/>
        <w:contextualSpacing/>
        <w:rPr>
          <w:ins w:id="22059" w:author="Claire S" w:date="2026-07-31T16:02:00Z" w16du:dateUtc="2026-07-31T15:02:00Z"/>
          <w:rFonts w:ascii="Cambria" w:hAnsi="Cambria"/>
          <w:bCs/>
          <w:sz w:val="28"/>
          <w:szCs w:val="28"/>
        </w:rPr>
      </w:pPr>
      <w:r>
        <w:rPr>
          <w:rFonts w:ascii="Cambria" w:hAnsi="Cambria"/>
          <w:bCs/>
          <w:sz w:val="28"/>
          <w:szCs w:val="28"/>
        </w:rPr>
        <w:t>‘</w:t>
      </w:r>
      <w:r w:rsidR="00A41BEF">
        <w:rPr>
          <w:rFonts w:ascii="Cambria" w:hAnsi="Cambria"/>
          <w:bCs/>
          <w:sz w:val="28"/>
          <w:szCs w:val="28"/>
        </w:rPr>
        <w:t>Damn it</w:t>
      </w:r>
      <w:r>
        <w:rPr>
          <w:rFonts w:ascii="Cambria" w:hAnsi="Cambria"/>
          <w:bCs/>
          <w:sz w:val="28"/>
          <w:szCs w:val="28"/>
        </w:rPr>
        <w:t>.’</w:t>
      </w:r>
      <w:r w:rsidR="004B1111">
        <w:rPr>
          <w:rFonts w:ascii="Cambria" w:hAnsi="Cambria"/>
          <w:bCs/>
          <w:sz w:val="28"/>
          <w:szCs w:val="28"/>
        </w:rPr>
        <w:t xml:space="preserve"> </w:t>
      </w:r>
      <w:del w:id="22060" w:author="Claire S" w:date="2026-06-05T11:07:00Z" w16du:dateUtc="2026-06-05T10:07:00Z">
        <w:r w:rsidR="004B1111" w:rsidDel="00857AA7">
          <w:rPr>
            <w:rFonts w:ascii="Cambria" w:hAnsi="Cambria"/>
            <w:bCs/>
            <w:sz w:val="28"/>
            <w:szCs w:val="28"/>
          </w:rPr>
          <w:delText>S</w:delText>
        </w:r>
        <w:r w:rsidR="00FA1D87" w:rsidDel="00857AA7">
          <w:rPr>
            <w:rFonts w:ascii="Cambria" w:hAnsi="Cambria"/>
            <w:bCs/>
            <w:sz w:val="28"/>
            <w:szCs w:val="28"/>
          </w:rPr>
          <w:delText>av</w:delText>
        </w:r>
        <w:r w:rsidR="00037AD1" w:rsidDel="00857AA7">
          <w:rPr>
            <w:rFonts w:ascii="Cambria" w:hAnsi="Cambria"/>
            <w:bCs/>
            <w:sz w:val="28"/>
            <w:szCs w:val="28"/>
          </w:rPr>
          <w:delText>annah</w:delText>
        </w:r>
        <w:r w:rsidR="004B1111" w:rsidDel="00857AA7">
          <w:rPr>
            <w:rFonts w:ascii="Cambria" w:hAnsi="Cambria"/>
            <w:bCs/>
            <w:sz w:val="28"/>
            <w:szCs w:val="28"/>
          </w:rPr>
          <w:delText xml:space="preserve"> realised s</w:delText>
        </w:r>
        <w:r w:rsidRPr="001E49DC" w:rsidDel="00857AA7">
          <w:rPr>
            <w:rFonts w:ascii="Cambria" w:hAnsi="Cambria"/>
            <w:bCs/>
            <w:sz w:val="28"/>
            <w:szCs w:val="28"/>
          </w:rPr>
          <w:delText xml:space="preserve">he’d </w:delText>
        </w:r>
        <w:r w:rsidR="004B1111" w:rsidDel="00857AA7">
          <w:rPr>
            <w:rFonts w:ascii="Cambria" w:hAnsi="Cambria"/>
            <w:bCs/>
            <w:sz w:val="28"/>
            <w:szCs w:val="28"/>
          </w:rPr>
          <w:delText xml:space="preserve">completely </w:delText>
        </w:r>
        <w:r w:rsidRPr="001E49DC" w:rsidDel="00857AA7">
          <w:rPr>
            <w:rFonts w:ascii="Cambria" w:hAnsi="Cambria"/>
            <w:bCs/>
            <w:sz w:val="28"/>
            <w:szCs w:val="28"/>
          </w:rPr>
          <w:delText xml:space="preserve">forgotten to call </w:delText>
        </w:r>
        <w:r w:rsidDel="00857AA7">
          <w:rPr>
            <w:rFonts w:ascii="Cambria" w:hAnsi="Cambria"/>
            <w:bCs/>
            <w:sz w:val="28"/>
            <w:szCs w:val="28"/>
          </w:rPr>
          <w:delText>and ask for a replacement</w:delText>
        </w:r>
        <w:r w:rsidRPr="001E49DC" w:rsidDel="00857AA7">
          <w:rPr>
            <w:rFonts w:ascii="Cambria" w:hAnsi="Cambria"/>
            <w:bCs/>
            <w:sz w:val="28"/>
            <w:szCs w:val="28"/>
          </w:rPr>
          <w:delText>.</w:delText>
        </w:r>
        <w:r w:rsidDel="00857AA7">
          <w:rPr>
            <w:rFonts w:ascii="Cambria" w:hAnsi="Cambria"/>
            <w:bCs/>
            <w:sz w:val="28"/>
            <w:szCs w:val="28"/>
          </w:rPr>
          <w:delText xml:space="preserve"> </w:delText>
        </w:r>
        <w:r w:rsidR="007C5140" w:rsidDel="00857AA7">
          <w:rPr>
            <w:rFonts w:ascii="Cambria" w:hAnsi="Cambria"/>
            <w:bCs/>
            <w:sz w:val="28"/>
            <w:szCs w:val="28"/>
          </w:rPr>
          <w:delText xml:space="preserve"> </w:delText>
        </w:r>
        <w:r w:rsidR="006E6497" w:rsidDel="00857AA7">
          <w:rPr>
            <w:rFonts w:ascii="Cambria" w:hAnsi="Cambria"/>
            <w:bCs/>
            <w:sz w:val="28"/>
            <w:szCs w:val="28"/>
          </w:rPr>
          <w:delText>Quickly s</w:delText>
        </w:r>
        <w:r w:rsidR="007C5140" w:rsidDel="00857AA7">
          <w:rPr>
            <w:rFonts w:ascii="Cambria" w:hAnsi="Cambria"/>
            <w:bCs/>
            <w:sz w:val="28"/>
            <w:szCs w:val="28"/>
          </w:rPr>
          <w:delText xml:space="preserve">he texted </w:delText>
        </w:r>
        <w:r w:rsidR="00D22B1F" w:rsidDel="00857AA7">
          <w:rPr>
            <w:rFonts w:ascii="Cambria" w:hAnsi="Cambria"/>
            <w:bCs/>
            <w:sz w:val="28"/>
            <w:szCs w:val="28"/>
          </w:rPr>
          <w:delText xml:space="preserve">her assistant </w:delText>
        </w:r>
      </w:del>
      <w:r w:rsidR="00D22B1F">
        <w:rPr>
          <w:rFonts w:ascii="Cambria" w:hAnsi="Cambria"/>
          <w:bCs/>
          <w:sz w:val="28"/>
          <w:szCs w:val="28"/>
        </w:rPr>
        <w:t>Ishan</w:t>
      </w:r>
      <w:ins w:id="22061" w:author="Claire S" w:date="2026-06-05T11:07:00Z" w16du:dateUtc="2026-06-05T10:07:00Z">
        <w:r w:rsidR="00857AA7">
          <w:rPr>
            <w:rFonts w:ascii="Cambria" w:hAnsi="Cambria"/>
            <w:bCs/>
            <w:sz w:val="28"/>
            <w:szCs w:val="28"/>
          </w:rPr>
          <w:t xml:space="preserve"> hadn’t done what sh</w:t>
        </w:r>
      </w:ins>
      <w:ins w:id="22062" w:author="Claire S" w:date="2026-06-05T11:08:00Z" w16du:dateUtc="2026-06-05T10:08:00Z">
        <w:r w:rsidR="00857AA7">
          <w:rPr>
            <w:rFonts w:ascii="Cambria" w:hAnsi="Cambria"/>
            <w:bCs/>
            <w:sz w:val="28"/>
            <w:szCs w:val="28"/>
          </w:rPr>
          <w:t xml:space="preserve">e’d asked.  </w:t>
        </w:r>
      </w:ins>
    </w:p>
    <w:p w14:paraId="4ED99FBF" w14:textId="253BFB36" w:rsidR="00C50D6E" w:rsidRPr="008F3516" w:rsidRDefault="008F3516" w:rsidP="008F3516">
      <w:pPr>
        <w:spacing w:line="360" w:lineRule="auto"/>
        <w:ind w:firstLine="720"/>
        <w:contextualSpacing/>
        <w:rPr>
          <w:rFonts w:ascii="Cambria" w:hAnsi="Cambria"/>
          <w:bCs/>
          <w:sz w:val="28"/>
          <w:szCs w:val="28"/>
        </w:rPr>
      </w:pPr>
      <w:ins w:id="22063" w:author="Claire S" w:date="2026-07-31T16:02:00Z" w16du:dateUtc="2026-07-31T15:02:00Z">
        <w:r>
          <w:rPr>
            <w:rFonts w:ascii="Cambria" w:hAnsi="Cambria"/>
            <w:bCs/>
            <w:sz w:val="28"/>
            <w:szCs w:val="28"/>
          </w:rPr>
          <w:t>Savannah</w:t>
        </w:r>
      </w:ins>
      <w:ins w:id="22064" w:author="Claire S" w:date="2026-06-05T11:08:00Z" w16du:dateUtc="2026-06-05T10:08:00Z">
        <w:r w:rsidR="00857AA7">
          <w:rPr>
            <w:rFonts w:ascii="Cambria" w:hAnsi="Cambria"/>
            <w:bCs/>
            <w:sz w:val="28"/>
            <w:szCs w:val="28"/>
          </w:rPr>
          <w:t xml:space="preserve"> voice-noted him</w:t>
        </w:r>
      </w:ins>
      <w:ins w:id="22065" w:author="Claire S" w:date="2026-06-05T11:09:00Z" w16du:dateUtc="2026-06-05T10:09:00Z">
        <w:r w:rsidR="00857AA7">
          <w:rPr>
            <w:rFonts w:ascii="Cambria" w:hAnsi="Cambria"/>
            <w:bCs/>
            <w:sz w:val="28"/>
            <w:szCs w:val="28"/>
          </w:rPr>
          <w:t>:</w:t>
        </w:r>
      </w:ins>
      <w:ins w:id="22066" w:author="Claire S" w:date="2026-07-31T16:02:00Z" w16du:dateUtc="2026-07-31T15:02:00Z">
        <w:r>
          <w:rPr>
            <w:rFonts w:ascii="Cambria" w:hAnsi="Cambria"/>
            <w:bCs/>
            <w:sz w:val="28"/>
            <w:szCs w:val="28"/>
          </w:rPr>
          <w:t xml:space="preserve"> </w:t>
        </w:r>
      </w:ins>
      <w:ins w:id="22067" w:author="Claire S" w:date="2026-06-05T11:08:00Z" w16du:dateUtc="2026-06-05T10:08:00Z">
        <w:r w:rsidR="00857AA7" w:rsidRPr="00857AA7">
          <w:rPr>
            <w:rFonts w:ascii="Cambria" w:hAnsi="Cambria"/>
            <w:bCs/>
            <w:i/>
            <w:iCs/>
            <w:sz w:val="28"/>
            <w:szCs w:val="28"/>
            <w:rPrChange w:id="22068" w:author="Claire S" w:date="2026-06-05T11:10:00Z" w16du:dateUtc="2026-06-05T10:10:00Z">
              <w:rPr>
                <w:rFonts w:ascii="Cambria" w:hAnsi="Cambria"/>
                <w:bCs/>
                <w:sz w:val="28"/>
                <w:szCs w:val="28"/>
              </w:rPr>
            </w:rPrChange>
          </w:rPr>
          <w:t xml:space="preserve">‘Ish, I asked you to get </w:t>
        </w:r>
      </w:ins>
      <w:del w:id="22069" w:author="Claire S" w:date="2026-06-05T11:08:00Z" w16du:dateUtc="2026-06-05T10:08:00Z">
        <w:r w:rsidR="006E6497" w:rsidRPr="00857AA7" w:rsidDel="00857AA7">
          <w:rPr>
            <w:rFonts w:ascii="Cambria" w:hAnsi="Cambria"/>
            <w:bCs/>
            <w:i/>
            <w:iCs/>
            <w:sz w:val="28"/>
            <w:szCs w:val="28"/>
            <w:rPrChange w:id="22070" w:author="Claire S" w:date="2026-06-05T11:10:00Z" w16du:dateUtc="2026-06-05T10:10:00Z">
              <w:rPr>
                <w:rFonts w:ascii="Cambria" w:hAnsi="Cambria"/>
                <w:bCs/>
                <w:sz w:val="28"/>
                <w:szCs w:val="28"/>
              </w:rPr>
            </w:rPrChange>
          </w:rPr>
          <w:delText>,</w:delText>
        </w:r>
        <w:r w:rsidR="007C5140" w:rsidRPr="00857AA7" w:rsidDel="00857AA7">
          <w:rPr>
            <w:rFonts w:ascii="Cambria" w:hAnsi="Cambria"/>
            <w:bCs/>
            <w:i/>
            <w:iCs/>
            <w:sz w:val="28"/>
            <w:szCs w:val="28"/>
            <w:rPrChange w:id="22071" w:author="Claire S" w:date="2026-06-05T11:10:00Z" w16du:dateUtc="2026-06-05T10:10:00Z">
              <w:rPr>
                <w:rFonts w:ascii="Cambria" w:hAnsi="Cambria"/>
                <w:bCs/>
                <w:sz w:val="28"/>
                <w:szCs w:val="28"/>
              </w:rPr>
            </w:rPrChange>
          </w:rPr>
          <w:delText xml:space="preserve"> ask</w:delText>
        </w:r>
        <w:r w:rsidR="006E6497" w:rsidRPr="00857AA7" w:rsidDel="00857AA7">
          <w:rPr>
            <w:rFonts w:ascii="Cambria" w:hAnsi="Cambria"/>
            <w:bCs/>
            <w:i/>
            <w:iCs/>
            <w:sz w:val="28"/>
            <w:szCs w:val="28"/>
            <w:rPrChange w:id="22072" w:author="Claire S" w:date="2026-06-05T11:10:00Z" w16du:dateUtc="2026-06-05T10:10:00Z">
              <w:rPr>
                <w:rFonts w:ascii="Cambria" w:hAnsi="Cambria"/>
                <w:bCs/>
                <w:sz w:val="28"/>
                <w:szCs w:val="28"/>
              </w:rPr>
            </w:rPrChange>
          </w:rPr>
          <w:delText>ing</w:delText>
        </w:r>
        <w:r w:rsidR="007C5140" w:rsidRPr="00857AA7" w:rsidDel="00857AA7">
          <w:rPr>
            <w:rFonts w:ascii="Cambria" w:hAnsi="Cambria"/>
            <w:bCs/>
            <w:i/>
            <w:iCs/>
            <w:sz w:val="28"/>
            <w:szCs w:val="28"/>
            <w:rPrChange w:id="22073" w:author="Claire S" w:date="2026-06-05T11:10:00Z" w16du:dateUtc="2026-06-05T10:10:00Z">
              <w:rPr>
                <w:rFonts w:ascii="Cambria" w:hAnsi="Cambria"/>
                <w:bCs/>
                <w:sz w:val="28"/>
                <w:szCs w:val="28"/>
              </w:rPr>
            </w:rPrChange>
          </w:rPr>
          <w:delText xml:space="preserve"> h</w:delText>
        </w:r>
        <w:r w:rsidR="00D22B1F" w:rsidRPr="00857AA7" w:rsidDel="00857AA7">
          <w:rPr>
            <w:rFonts w:ascii="Cambria" w:hAnsi="Cambria"/>
            <w:bCs/>
            <w:i/>
            <w:iCs/>
            <w:sz w:val="28"/>
            <w:szCs w:val="28"/>
            <w:rPrChange w:id="22074" w:author="Claire S" w:date="2026-06-05T11:10:00Z" w16du:dateUtc="2026-06-05T10:10:00Z">
              <w:rPr>
                <w:rFonts w:ascii="Cambria" w:hAnsi="Cambria"/>
                <w:bCs/>
                <w:sz w:val="28"/>
                <w:szCs w:val="28"/>
              </w:rPr>
            </w:rPrChange>
          </w:rPr>
          <w:delText>im</w:delText>
        </w:r>
        <w:r w:rsidR="007C5140" w:rsidRPr="00857AA7" w:rsidDel="00857AA7">
          <w:rPr>
            <w:rFonts w:ascii="Cambria" w:hAnsi="Cambria"/>
            <w:bCs/>
            <w:i/>
            <w:iCs/>
            <w:sz w:val="28"/>
            <w:szCs w:val="28"/>
            <w:rPrChange w:id="22075" w:author="Claire S" w:date="2026-06-05T11:10:00Z" w16du:dateUtc="2026-06-05T10:10:00Z">
              <w:rPr>
                <w:rFonts w:ascii="Cambria" w:hAnsi="Cambria"/>
                <w:bCs/>
                <w:sz w:val="28"/>
                <w:szCs w:val="28"/>
              </w:rPr>
            </w:rPrChange>
          </w:rPr>
          <w:delText xml:space="preserve"> to contact </w:delText>
        </w:r>
      </w:del>
      <w:r w:rsidR="00EF3971" w:rsidRPr="00857AA7">
        <w:rPr>
          <w:rFonts w:ascii="Cambria" w:hAnsi="Cambria"/>
          <w:bCs/>
          <w:i/>
          <w:iCs/>
          <w:sz w:val="28"/>
          <w:szCs w:val="28"/>
          <w:rPrChange w:id="22076" w:author="Claire S" w:date="2026-06-05T11:10:00Z" w16du:dateUtc="2026-06-05T10:10:00Z">
            <w:rPr>
              <w:rFonts w:ascii="Cambria" w:hAnsi="Cambria"/>
              <w:bCs/>
              <w:sz w:val="28"/>
              <w:szCs w:val="28"/>
            </w:rPr>
          </w:rPrChange>
        </w:rPr>
        <w:t xml:space="preserve">Parliament Security </w:t>
      </w:r>
      <w:del w:id="22077" w:author="Claire S" w:date="2026-06-05T11:08:00Z" w16du:dateUtc="2026-06-05T10:08:00Z">
        <w:r w:rsidR="007C5140" w:rsidRPr="00857AA7" w:rsidDel="00857AA7">
          <w:rPr>
            <w:rFonts w:ascii="Cambria" w:hAnsi="Cambria"/>
            <w:bCs/>
            <w:i/>
            <w:iCs/>
            <w:sz w:val="28"/>
            <w:szCs w:val="28"/>
            <w:rPrChange w:id="22078" w:author="Claire S" w:date="2026-06-05T11:10:00Z" w16du:dateUtc="2026-06-05T10:10:00Z">
              <w:rPr>
                <w:rFonts w:ascii="Cambria" w:hAnsi="Cambria"/>
                <w:bCs/>
                <w:sz w:val="28"/>
                <w:szCs w:val="28"/>
              </w:rPr>
            </w:rPrChange>
          </w:rPr>
          <w:delText>immediately</w:delText>
        </w:r>
        <w:r w:rsidR="00D22B1F" w:rsidRPr="00857AA7" w:rsidDel="00857AA7">
          <w:rPr>
            <w:rFonts w:ascii="Cambria" w:hAnsi="Cambria"/>
            <w:bCs/>
            <w:i/>
            <w:iCs/>
            <w:sz w:val="28"/>
            <w:szCs w:val="28"/>
            <w:rPrChange w:id="22079" w:author="Claire S" w:date="2026-06-05T11:10:00Z" w16du:dateUtc="2026-06-05T10:10:00Z">
              <w:rPr>
                <w:rFonts w:ascii="Cambria" w:hAnsi="Cambria"/>
                <w:bCs/>
                <w:sz w:val="28"/>
                <w:szCs w:val="28"/>
              </w:rPr>
            </w:rPrChange>
          </w:rPr>
          <w:delText>; they</w:delText>
        </w:r>
        <w:r w:rsidR="006E6497" w:rsidRPr="00857AA7" w:rsidDel="00857AA7">
          <w:rPr>
            <w:rFonts w:ascii="Cambria" w:hAnsi="Cambria"/>
            <w:bCs/>
            <w:i/>
            <w:iCs/>
            <w:sz w:val="28"/>
            <w:szCs w:val="28"/>
            <w:rPrChange w:id="22080" w:author="Claire S" w:date="2026-06-05T11:10:00Z" w16du:dateUtc="2026-06-05T10:10:00Z">
              <w:rPr>
                <w:rFonts w:ascii="Cambria" w:hAnsi="Cambria"/>
                <w:bCs/>
                <w:sz w:val="28"/>
                <w:szCs w:val="28"/>
              </w:rPr>
            </w:rPrChange>
          </w:rPr>
          <w:delText xml:space="preserve"> needed </w:delText>
        </w:r>
      </w:del>
      <w:r w:rsidR="006E6497" w:rsidRPr="00857AA7">
        <w:rPr>
          <w:rFonts w:ascii="Cambria" w:hAnsi="Cambria"/>
          <w:bCs/>
          <w:i/>
          <w:iCs/>
          <w:sz w:val="28"/>
          <w:szCs w:val="28"/>
          <w:rPrChange w:id="22081" w:author="Claire S" w:date="2026-06-05T11:10:00Z" w16du:dateUtc="2026-06-05T10:10:00Z">
            <w:rPr>
              <w:rFonts w:ascii="Cambria" w:hAnsi="Cambria"/>
              <w:bCs/>
              <w:sz w:val="28"/>
              <w:szCs w:val="28"/>
            </w:rPr>
          </w:rPrChange>
        </w:rPr>
        <w:t xml:space="preserve">to </w:t>
      </w:r>
      <w:r w:rsidR="00C50D6E" w:rsidRPr="00857AA7">
        <w:rPr>
          <w:rFonts w:ascii="Cambria" w:hAnsi="Cambria"/>
          <w:bCs/>
          <w:i/>
          <w:iCs/>
          <w:sz w:val="28"/>
          <w:szCs w:val="28"/>
          <w:rPrChange w:id="22082" w:author="Claire S" w:date="2026-06-05T11:10:00Z" w16du:dateUtc="2026-06-05T10:10:00Z">
            <w:rPr>
              <w:rFonts w:ascii="Cambria" w:hAnsi="Cambria"/>
              <w:bCs/>
              <w:sz w:val="28"/>
              <w:szCs w:val="28"/>
            </w:rPr>
          </w:rPrChange>
        </w:rPr>
        <w:t xml:space="preserve">swap out this </w:t>
      </w:r>
      <w:ins w:id="22083" w:author="Claire S" w:date="2026-06-05T14:47:00Z" w16du:dateUtc="2026-06-05T13:47:00Z">
        <w:r w:rsidR="00152E37">
          <w:rPr>
            <w:rFonts w:ascii="Cambria" w:hAnsi="Cambria"/>
            <w:bCs/>
            <w:i/>
            <w:iCs/>
            <w:sz w:val="28"/>
            <w:szCs w:val="28"/>
          </w:rPr>
          <w:t xml:space="preserve">creepy </w:t>
        </w:r>
      </w:ins>
      <w:r w:rsidR="00C50D6E" w:rsidRPr="00857AA7">
        <w:rPr>
          <w:rFonts w:ascii="Cambria" w:hAnsi="Cambria"/>
          <w:bCs/>
          <w:i/>
          <w:iCs/>
          <w:sz w:val="28"/>
          <w:szCs w:val="28"/>
          <w:rPrChange w:id="22084" w:author="Claire S" w:date="2026-06-05T11:10:00Z" w16du:dateUtc="2026-06-05T10:10:00Z">
            <w:rPr>
              <w:rFonts w:ascii="Cambria" w:hAnsi="Cambria"/>
              <w:bCs/>
              <w:sz w:val="28"/>
              <w:szCs w:val="28"/>
            </w:rPr>
          </w:rPrChange>
        </w:rPr>
        <w:t>guy</w:t>
      </w:r>
      <w:r w:rsidR="007E092D" w:rsidRPr="00857AA7">
        <w:rPr>
          <w:rFonts w:ascii="Cambria" w:hAnsi="Cambria"/>
          <w:bCs/>
          <w:i/>
          <w:iCs/>
          <w:sz w:val="28"/>
          <w:szCs w:val="28"/>
          <w:rPrChange w:id="22085" w:author="Claire S" w:date="2026-06-05T11:10:00Z" w16du:dateUtc="2026-06-05T10:10:00Z">
            <w:rPr>
              <w:rFonts w:ascii="Cambria" w:hAnsi="Cambria"/>
              <w:bCs/>
              <w:sz w:val="28"/>
              <w:szCs w:val="28"/>
            </w:rPr>
          </w:rPrChange>
        </w:rPr>
        <w:t xml:space="preserve"> </w:t>
      </w:r>
      <w:r w:rsidR="006E6497" w:rsidRPr="00857AA7">
        <w:rPr>
          <w:rFonts w:ascii="Cambria" w:hAnsi="Cambria"/>
          <w:bCs/>
          <w:i/>
          <w:iCs/>
          <w:sz w:val="28"/>
          <w:szCs w:val="28"/>
          <w:rPrChange w:id="22086" w:author="Claire S" w:date="2026-06-05T11:10:00Z" w16du:dateUtc="2026-06-05T10:10:00Z">
            <w:rPr>
              <w:rFonts w:ascii="Cambria" w:hAnsi="Cambria"/>
              <w:bCs/>
              <w:sz w:val="28"/>
              <w:szCs w:val="28"/>
            </w:rPr>
          </w:rPrChange>
        </w:rPr>
        <w:t>who’</w:t>
      </w:r>
      <w:r w:rsidR="00C50D6E" w:rsidRPr="00857AA7">
        <w:rPr>
          <w:rFonts w:ascii="Cambria" w:hAnsi="Cambria"/>
          <w:bCs/>
          <w:i/>
          <w:iCs/>
          <w:sz w:val="28"/>
          <w:szCs w:val="28"/>
          <w:rPrChange w:id="22087" w:author="Claire S" w:date="2026-06-05T11:10:00Z" w16du:dateUtc="2026-06-05T10:10:00Z">
            <w:rPr>
              <w:rFonts w:ascii="Cambria" w:hAnsi="Cambria"/>
              <w:bCs/>
              <w:sz w:val="28"/>
              <w:szCs w:val="28"/>
            </w:rPr>
          </w:rPrChange>
        </w:rPr>
        <w:t xml:space="preserve">d smirked at </w:t>
      </w:r>
      <w:del w:id="22088" w:author="Claire S" w:date="2026-06-05T11:08:00Z" w16du:dateUtc="2026-06-05T10:08:00Z">
        <w:r w:rsidR="00C50D6E" w:rsidRPr="00857AA7" w:rsidDel="00857AA7">
          <w:rPr>
            <w:rFonts w:ascii="Cambria" w:hAnsi="Cambria"/>
            <w:bCs/>
            <w:i/>
            <w:iCs/>
            <w:sz w:val="28"/>
            <w:szCs w:val="28"/>
            <w:rPrChange w:id="22089" w:author="Claire S" w:date="2026-06-05T11:10:00Z" w16du:dateUtc="2026-06-05T10:10:00Z">
              <w:rPr>
                <w:rFonts w:ascii="Cambria" w:hAnsi="Cambria"/>
                <w:bCs/>
                <w:sz w:val="28"/>
                <w:szCs w:val="28"/>
              </w:rPr>
            </w:rPrChange>
          </w:rPr>
          <w:delText xml:space="preserve">her </w:delText>
        </w:r>
      </w:del>
      <w:ins w:id="22090" w:author="Claire S" w:date="2026-06-05T11:08:00Z" w16du:dateUtc="2026-06-05T10:08:00Z">
        <w:r w:rsidR="00857AA7" w:rsidRPr="00857AA7">
          <w:rPr>
            <w:rFonts w:ascii="Cambria" w:hAnsi="Cambria"/>
            <w:bCs/>
            <w:i/>
            <w:iCs/>
            <w:sz w:val="28"/>
            <w:szCs w:val="28"/>
            <w:rPrChange w:id="22091" w:author="Claire S" w:date="2026-06-05T11:10:00Z" w16du:dateUtc="2026-06-05T10:10:00Z">
              <w:rPr>
                <w:rFonts w:ascii="Cambria" w:hAnsi="Cambria"/>
                <w:bCs/>
                <w:sz w:val="28"/>
                <w:szCs w:val="28"/>
              </w:rPr>
            </w:rPrChange>
          </w:rPr>
          <w:t xml:space="preserve">me </w:t>
        </w:r>
      </w:ins>
      <w:r w:rsidR="00C50D6E" w:rsidRPr="00857AA7">
        <w:rPr>
          <w:rFonts w:ascii="Cambria" w:hAnsi="Cambria"/>
          <w:bCs/>
          <w:i/>
          <w:iCs/>
          <w:sz w:val="28"/>
          <w:szCs w:val="28"/>
          <w:rPrChange w:id="22092" w:author="Claire S" w:date="2026-06-05T11:10:00Z" w16du:dateUtc="2026-06-05T10:10:00Z">
            <w:rPr>
              <w:rFonts w:ascii="Cambria" w:hAnsi="Cambria"/>
              <w:bCs/>
              <w:sz w:val="28"/>
              <w:szCs w:val="28"/>
            </w:rPr>
          </w:rPrChange>
        </w:rPr>
        <w:t>yesterday</w:t>
      </w:r>
      <w:del w:id="22093" w:author="Claire S" w:date="2026-06-05T11:08:00Z" w16du:dateUtc="2026-06-05T10:08:00Z">
        <w:r w:rsidR="00C50D6E" w:rsidRPr="00857AA7" w:rsidDel="00857AA7">
          <w:rPr>
            <w:rFonts w:ascii="Cambria" w:hAnsi="Cambria"/>
            <w:bCs/>
            <w:i/>
            <w:iCs/>
            <w:sz w:val="28"/>
            <w:szCs w:val="28"/>
            <w:rPrChange w:id="22094" w:author="Claire S" w:date="2026-06-05T11:10:00Z" w16du:dateUtc="2026-06-05T10:10:00Z">
              <w:rPr>
                <w:rFonts w:ascii="Cambria" w:hAnsi="Cambria"/>
                <w:bCs/>
                <w:sz w:val="28"/>
                <w:szCs w:val="28"/>
              </w:rPr>
            </w:rPrChange>
          </w:rPr>
          <w:delText>, making her so uncomfortable</w:delText>
        </w:r>
      </w:del>
      <w:ins w:id="22095" w:author="Claire S" w:date="2026-06-05T14:47:00Z" w16du:dateUtc="2026-06-05T13:47:00Z">
        <w:r w:rsidR="00152E37">
          <w:rPr>
            <w:rFonts w:ascii="Cambria" w:hAnsi="Cambria"/>
            <w:bCs/>
            <w:i/>
            <w:iCs/>
            <w:sz w:val="28"/>
            <w:szCs w:val="28"/>
          </w:rPr>
          <w:t>. C</w:t>
        </w:r>
      </w:ins>
      <w:ins w:id="22096" w:author="Claire S" w:date="2026-06-05T11:08:00Z" w16du:dateUtc="2026-06-05T10:08:00Z">
        <w:r w:rsidR="00857AA7" w:rsidRPr="00857AA7">
          <w:rPr>
            <w:rFonts w:ascii="Cambria" w:hAnsi="Cambria"/>
            <w:bCs/>
            <w:i/>
            <w:iCs/>
            <w:sz w:val="28"/>
            <w:szCs w:val="28"/>
            <w:rPrChange w:id="22097" w:author="Claire S" w:date="2026-06-05T11:10:00Z" w16du:dateUtc="2026-06-05T10:10:00Z">
              <w:rPr>
                <w:rFonts w:ascii="Cambria" w:hAnsi="Cambria"/>
                <w:bCs/>
                <w:sz w:val="28"/>
                <w:szCs w:val="28"/>
              </w:rPr>
            </w:rPrChange>
          </w:rPr>
          <w:t xml:space="preserve">an you do that </w:t>
        </w:r>
        <w:del w:id="22098" w:author="Daisy Watt" w:date="2026-06-23T16:59:00Z" w16du:dateUtc="2026-06-23T14:59:00Z">
          <w:r w:rsidR="00857AA7" w:rsidRPr="00857AA7" w:rsidDel="001C12A9">
            <w:rPr>
              <w:rFonts w:ascii="Cambria" w:hAnsi="Cambria"/>
              <w:bCs/>
              <w:i/>
              <w:iCs/>
              <w:sz w:val="28"/>
              <w:szCs w:val="28"/>
              <w:rPrChange w:id="22099" w:author="Claire S" w:date="2026-06-05T11:10:00Z" w16du:dateUtc="2026-06-05T10:10:00Z">
                <w:rPr>
                  <w:rFonts w:ascii="Cambria" w:hAnsi="Cambria"/>
                  <w:bCs/>
                  <w:sz w:val="28"/>
                  <w:szCs w:val="28"/>
                </w:rPr>
              </w:rPrChange>
            </w:rPr>
            <w:delText>asap</w:delText>
          </w:r>
        </w:del>
      </w:ins>
      <w:ins w:id="22100" w:author="Daisy Watt" w:date="2026-06-23T16:59:00Z" w16du:dateUtc="2026-06-23T14:59:00Z">
        <w:r w:rsidR="001C12A9">
          <w:rPr>
            <w:rFonts w:ascii="Cambria" w:hAnsi="Cambria"/>
            <w:bCs/>
            <w:i/>
            <w:iCs/>
            <w:sz w:val="28"/>
            <w:szCs w:val="28"/>
          </w:rPr>
          <w:t>ASAP,</w:t>
        </w:r>
      </w:ins>
      <w:ins w:id="22101" w:author="Claire S" w:date="2026-06-05T11:08:00Z" w16du:dateUtc="2026-06-05T10:08:00Z">
        <w:r w:rsidR="00857AA7" w:rsidRPr="00857AA7">
          <w:rPr>
            <w:rFonts w:ascii="Cambria" w:hAnsi="Cambria"/>
            <w:bCs/>
            <w:i/>
            <w:iCs/>
            <w:sz w:val="28"/>
            <w:szCs w:val="28"/>
            <w:rPrChange w:id="22102" w:author="Claire S" w:date="2026-06-05T11:10:00Z" w16du:dateUtc="2026-06-05T10:10:00Z">
              <w:rPr>
                <w:rFonts w:ascii="Cambria" w:hAnsi="Cambria"/>
                <w:bCs/>
                <w:sz w:val="28"/>
                <w:szCs w:val="28"/>
              </w:rPr>
            </w:rPrChange>
          </w:rPr>
          <w:t xml:space="preserve"> </w:t>
        </w:r>
      </w:ins>
      <w:ins w:id="22103" w:author="Daisy Watt" w:date="2026-06-23T16:59:00Z" w16du:dateUtc="2026-06-23T14:59:00Z">
        <w:r w:rsidR="00E7592A">
          <w:rPr>
            <w:rFonts w:ascii="Cambria" w:hAnsi="Cambria"/>
            <w:bCs/>
            <w:i/>
            <w:iCs/>
            <w:sz w:val="28"/>
            <w:szCs w:val="28"/>
          </w:rPr>
          <w:t>’</w:t>
        </w:r>
      </w:ins>
      <w:ins w:id="22104" w:author="Claire S" w:date="2026-06-05T11:08:00Z" w16du:dateUtc="2026-06-05T10:08:00Z">
        <w:r w:rsidR="00857AA7" w:rsidRPr="00857AA7">
          <w:rPr>
            <w:rFonts w:ascii="Cambria" w:hAnsi="Cambria"/>
            <w:bCs/>
            <w:i/>
            <w:iCs/>
            <w:sz w:val="28"/>
            <w:szCs w:val="28"/>
            <w:rPrChange w:id="22105" w:author="Claire S" w:date="2026-06-05T11:10:00Z" w16du:dateUtc="2026-06-05T10:10:00Z">
              <w:rPr>
                <w:rFonts w:ascii="Cambria" w:hAnsi="Cambria"/>
                <w:bCs/>
                <w:sz w:val="28"/>
                <w:szCs w:val="28"/>
              </w:rPr>
            </w:rPrChange>
          </w:rPr>
          <w:t>cos he’s still bloody here</w:t>
        </w:r>
      </w:ins>
      <w:ins w:id="22106" w:author="Claire S" w:date="2026-06-05T11:10:00Z" w16du:dateUtc="2026-06-05T10:10:00Z">
        <w:r w:rsidR="00857AA7">
          <w:rPr>
            <w:rFonts w:ascii="Cambria" w:hAnsi="Cambria"/>
            <w:bCs/>
            <w:i/>
            <w:iCs/>
            <w:sz w:val="28"/>
            <w:szCs w:val="28"/>
          </w:rPr>
          <w:t xml:space="preserve"> and I don’t want him on my property</w:t>
        </w:r>
      </w:ins>
      <w:r w:rsidR="00C50D6E" w:rsidRPr="00857AA7">
        <w:rPr>
          <w:rFonts w:ascii="Cambria" w:hAnsi="Cambria"/>
          <w:bCs/>
          <w:i/>
          <w:iCs/>
          <w:sz w:val="28"/>
          <w:szCs w:val="28"/>
          <w:rPrChange w:id="22107" w:author="Claire S" w:date="2026-06-05T11:10:00Z" w16du:dateUtc="2026-06-05T10:10:00Z">
            <w:rPr>
              <w:rFonts w:ascii="Cambria" w:hAnsi="Cambria"/>
              <w:bCs/>
              <w:sz w:val="28"/>
              <w:szCs w:val="28"/>
            </w:rPr>
          </w:rPrChange>
        </w:rPr>
        <w:t>.</w:t>
      </w:r>
      <w:ins w:id="22108" w:author="Claire S" w:date="2026-06-05T11:10:00Z" w16du:dateUtc="2026-06-05T10:10:00Z">
        <w:r w:rsidR="00857AA7">
          <w:rPr>
            <w:rFonts w:ascii="Cambria" w:hAnsi="Cambria"/>
            <w:bCs/>
            <w:i/>
            <w:iCs/>
            <w:sz w:val="28"/>
            <w:szCs w:val="28"/>
          </w:rPr>
          <w:t>’</w:t>
        </w:r>
      </w:ins>
    </w:p>
    <w:p w14:paraId="583E63DE" w14:textId="658FE5F8" w:rsidR="00D22B1F" w:rsidRPr="00857AA7" w:rsidRDefault="00857AA7" w:rsidP="00C50D6E">
      <w:pPr>
        <w:spacing w:line="360" w:lineRule="auto"/>
        <w:ind w:firstLine="720"/>
        <w:contextualSpacing/>
        <w:rPr>
          <w:rFonts w:ascii="Cambria" w:hAnsi="Cambria"/>
          <w:b/>
          <w:i/>
          <w:iCs/>
          <w:sz w:val="28"/>
          <w:szCs w:val="28"/>
        </w:rPr>
      </w:pPr>
      <w:ins w:id="22109" w:author="Claire S" w:date="2026-06-05T11:08:00Z" w16du:dateUtc="2026-06-05T10:08:00Z">
        <w:r w:rsidRPr="00857AA7">
          <w:rPr>
            <w:rFonts w:ascii="Cambria" w:hAnsi="Cambria"/>
            <w:b/>
            <w:i/>
            <w:iCs/>
            <w:sz w:val="28"/>
            <w:szCs w:val="28"/>
            <w:rPrChange w:id="22110" w:author="Claire S" w:date="2026-06-05T11:09:00Z" w16du:dateUtc="2026-06-05T10:09:00Z">
              <w:rPr>
                <w:rFonts w:ascii="Cambria" w:hAnsi="Cambria"/>
                <w:bCs/>
                <w:sz w:val="28"/>
                <w:szCs w:val="28"/>
              </w:rPr>
            </w:rPrChange>
          </w:rPr>
          <w:t>So sorry</w:t>
        </w:r>
      </w:ins>
      <w:ins w:id="22111" w:author="Claire S" w:date="2026-06-05T11:10:00Z" w16du:dateUtc="2026-06-05T10:10:00Z">
        <w:r>
          <w:rPr>
            <w:rFonts w:ascii="Cambria" w:hAnsi="Cambria"/>
            <w:bCs/>
            <w:sz w:val="28"/>
            <w:szCs w:val="28"/>
          </w:rPr>
          <w:t xml:space="preserve">, </w:t>
        </w:r>
      </w:ins>
      <w:r w:rsidR="00D22B1F">
        <w:rPr>
          <w:rFonts w:ascii="Cambria" w:hAnsi="Cambria"/>
          <w:bCs/>
          <w:sz w:val="28"/>
          <w:szCs w:val="28"/>
        </w:rPr>
        <w:t>Ishan texted back</w:t>
      </w:r>
      <w:ins w:id="22112" w:author="Claire S" w:date="2026-07-31T16:02:00Z" w16du:dateUtc="2026-07-31T15:02:00Z">
        <w:r w:rsidR="008F3516">
          <w:rPr>
            <w:rFonts w:ascii="Cambria" w:hAnsi="Cambria"/>
            <w:bCs/>
            <w:sz w:val="28"/>
            <w:szCs w:val="28"/>
          </w:rPr>
          <w:t xml:space="preserve"> immediately</w:t>
        </w:r>
      </w:ins>
      <w:del w:id="22113" w:author="Claire S" w:date="2026-06-05T11:08:00Z" w16du:dateUtc="2026-06-05T10:08:00Z">
        <w:r w:rsidR="00D22B1F" w:rsidDel="00857AA7">
          <w:rPr>
            <w:rFonts w:ascii="Cambria" w:hAnsi="Cambria"/>
            <w:bCs/>
            <w:sz w:val="28"/>
            <w:szCs w:val="28"/>
          </w:rPr>
          <w:delText xml:space="preserve">: </w:delText>
        </w:r>
      </w:del>
      <w:ins w:id="22114" w:author="Claire S" w:date="2026-06-05T11:08:00Z" w16du:dateUtc="2026-06-05T10:08:00Z">
        <w:r>
          <w:rPr>
            <w:rFonts w:ascii="Cambria" w:hAnsi="Cambria"/>
            <w:bCs/>
            <w:sz w:val="28"/>
            <w:szCs w:val="28"/>
          </w:rPr>
          <w:t xml:space="preserve">, </w:t>
        </w:r>
        <w:r w:rsidRPr="00857AA7">
          <w:rPr>
            <w:rFonts w:ascii="Cambria" w:hAnsi="Cambria"/>
            <w:b/>
            <w:i/>
            <w:iCs/>
            <w:sz w:val="28"/>
            <w:szCs w:val="28"/>
            <w:rPrChange w:id="22115" w:author="Claire S" w:date="2026-06-05T11:09:00Z" w16du:dateUtc="2026-06-05T10:09:00Z">
              <w:rPr>
                <w:rFonts w:ascii="Cambria" w:hAnsi="Cambria"/>
                <w:bCs/>
                <w:sz w:val="28"/>
                <w:szCs w:val="28"/>
              </w:rPr>
            </w:rPrChange>
          </w:rPr>
          <w:t>I did leave them a message</w:t>
        </w:r>
      </w:ins>
      <w:ins w:id="22116" w:author="Claire S" w:date="2026-06-05T11:18:00Z" w16du:dateUtc="2026-06-05T10:18:00Z">
        <w:r w:rsidR="00B1703D">
          <w:rPr>
            <w:rFonts w:ascii="Cambria" w:hAnsi="Cambria"/>
            <w:b/>
            <w:i/>
            <w:iCs/>
            <w:sz w:val="28"/>
            <w:szCs w:val="28"/>
          </w:rPr>
          <w:t>;</w:t>
        </w:r>
      </w:ins>
      <w:ins w:id="22117" w:author="Claire S" w:date="2026-06-05T11:08:00Z" w16du:dateUtc="2026-06-05T10:08:00Z">
        <w:r w:rsidRPr="00857AA7">
          <w:rPr>
            <w:rFonts w:ascii="Cambria" w:hAnsi="Cambria"/>
            <w:b/>
            <w:i/>
            <w:iCs/>
            <w:sz w:val="28"/>
            <w:szCs w:val="28"/>
            <w:rPrChange w:id="22118" w:author="Claire S" w:date="2026-06-05T11:09:00Z" w16du:dateUtc="2026-06-05T10:09:00Z">
              <w:rPr>
                <w:rFonts w:ascii="Cambria" w:hAnsi="Cambria"/>
                <w:bCs/>
                <w:sz w:val="28"/>
                <w:szCs w:val="28"/>
              </w:rPr>
            </w:rPrChange>
          </w:rPr>
          <w:t xml:space="preserve"> I</w:t>
        </w:r>
      </w:ins>
      <w:ins w:id="22119" w:author="Claire S" w:date="2026-06-05T11:09:00Z" w16du:dateUtc="2026-06-05T10:09:00Z">
        <w:r>
          <w:rPr>
            <w:rFonts w:ascii="Cambria" w:hAnsi="Cambria"/>
            <w:b/>
            <w:i/>
            <w:iCs/>
            <w:sz w:val="28"/>
            <w:szCs w:val="28"/>
          </w:rPr>
          <w:t>’</w:t>
        </w:r>
      </w:ins>
      <w:ins w:id="22120" w:author="Claire S" w:date="2026-06-05T11:08:00Z" w16du:dateUtc="2026-06-05T10:08:00Z">
        <w:r w:rsidRPr="00857AA7">
          <w:rPr>
            <w:rFonts w:ascii="Cambria" w:hAnsi="Cambria"/>
            <w:b/>
            <w:i/>
            <w:iCs/>
            <w:sz w:val="28"/>
            <w:szCs w:val="28"/>
            <w:rPrChange w:id="22121" w:author="Claire S" w:date="2026-06-05T11:09:00Z" w16du:dateUtc="2026-06-05T10:09:00Z">
              <w:rPr>
                <w:rFonts w:ascii="Cambria" w:hAnsi="Cambria"/>
                <w:bCs/>
                <w:sz w:val="28"/>
                <w:szCs w:val="28"/>
              </w:rPr>
            </w:rPrChange>
          </w:rPr>
          <w:t>ll</w:t>
        </w:r>
      </w:ins>
      <w:ins w:id="22122" w:author="Claire S" w:date="2026-06-05T11:09:00Z" w16du:dateUtc="2026-06-05T10:09:00Z">
        <w:r w:rsidRPr="00857AA7">
          <w:rPr>
            <w:rFonts w:ascii="Cambria" w:hAnsi="Cambria"/>
            <w:b/>
            <w:i/>
            <w:iCs/>
            <w:sz w:val="28"/>
            <w:szCs w:val="28"/>
            <w:rPrChange w:id="22123" w:author="Claire S" w:date="2026-06-05T11:09:00Z" w16du:dateUtc="2026-06-05T10:09:00Z">
              <w:rPr>
                <w:rFonts w:ascii="Cambria" w:hAnsi="Cambria"/>
                <w:bCs/>
                <w:sz w:val="28"/>
                <w:szCs w:val="28"/>
              </w:rPr>
            </w:rPrChange>
          </w:rPr>
          <w:t xml:space="preserve"> chase now.</w:t>
        </w:r>
      </w:ins>
      <w:del w:id="22124" w:author="Claire S" w:date="2026-06-05T11:09:00Z" w16du:dateUtc="2026-06-05T10:09:00Z">
        <w:r w:rsidR="00D22B1F" w:rsidRPr="00857AA7" w:rsidDel="00857AA7">
          <w:rPr>
            <w:rFonts w:ascii="Cambria" w:hAnsi="Cambria"/>
            <w:b/>
            <w:i/>
            <w:iCs/>
            <w:sz w:val="28"/>
            <w:szCs w:val="28"/>
          </w:rPr>
          <w:delText>No problem!</w:delText>
        </w:r>
      </w:del>
    </w:p>
    <w:p w14:paraId="6834EA8A" w14:textId="308F04BA" w:rsidR="008C061A" w:rsidRPr="008C061A" w:rsidRDefault="00857AA7" w:rsidP="00C50D6E">
      <w:pPr>
        <w:spacing w:line="360" w:lineRule="auto"/>
        <w:ind w:firstLine="720"/>
        <w:contextualSpacing/>
        <w:rPr>
          <w:rFonts w:ascii="Cambria" w:hAnsi="Cambria"/>
          <w:bCs/>
          <w:sz w:val="28"/>
          <w:szCs w:val="28"/>
        </w:rPr>
      </w:pPr>
      <w:ins w:id="22125" w:author="Claire S" w:date="2026-06-05T11:09:00Z" w16du:dateUtc="2026-06-05T10:09:00Z">
        <w:r>
          <w:rPr>
            <w:rFonts w:ascii="Cambria" w:hAnsi="Cambria"/>
            <w:bCs/>
            <w:sz w:val="28"/>
            <w:szCs w:val="28"/>
          </w:rPr>
          <w:t>Normally he was</w:t>
        </w:r>
      </w:ins>
      <w:del w:id="22126" w:author="Claire S" w:date="2026-06-05T11:09:00Z" w16du:dateUtc="2026-06-05T10:09:00Z">
        <w:r w:rsidR="0072386F" w:rsidDel="00857AA7">
          <w:rPr>
            <w:rFonts w:ascii="Cambria" w:hAnsi="Cambria"/>
            <w:bCs/>
            <w:sz w:val="28"/>
            <w:szCs w:val="28"/>
          </w:rPr>
          <w:delText xml:space="preserve">He </w:delText>
        </w:r>
        <w:r w:rsidR="008C061A" w:rsidRPr="008C061A" w:rsidDel="00857AA7">
          <w:rPr>
            <w:rFonts w:ascii="Cambria" w:hAnsi="Cambria"/>
            <w:bCs/>
            <w:sz w:val="28"/>
            <w:szCs w:val="28"/>
          </w:rPr>
          <w:delText>was s</w:delText>
        </w:r>
        <w:r w:rsidR="0072386F" w:rsidDel="00857AA7">
          <w:rPr>
            <w:rFonts w:ascii="Cambria" w:hAnsi="Cambria"/>
            <w:bCs/>
            <w:sz w:val="28"/>
            <w:szCs w:val="28"/>
          </w:rPr>
          <w:delText>uch a</w:delText>
        </w:r>
      </w:del>
      <w:ins w:id="22127" w:author="Claire S" w:date="2026-06-05T11:09:00Z" w16du:dateUtc="2026-06-05T10:09:00Z">
        <w:r>
          <w:rPr>
            <w:rFonts w:ascii="Cambria" w:hAnsi="Cambria"/>
            <w:bCs/>
            <w:sz w:val="28"/>
            <w:szCs w:val="28"/>
          </w:rPr>
          <w:t xml:space="preserve"> so</w:t>
        </w:r>
      </w:ins>
      <w:r w:rsidR="008C061A" w:rsidRPr="008C061A">
        <w:rPr>
          <w:rFonts w:ascii="Cambria" w:hAnsi="Cambria"/>
          <w:bCs/>
          <w:sz w:val="28"/>
          <w:szCs w:val="28"/>
        </w:rPr>
        <w:t xml:space="preserve"> reliable</w:t>
      </w:r>
      <w:ins w:id="22128" w:author="Claire S" w:date="2026-06-05T11:10:00Z" w16du:dateUtc="2026-06-05T10:10:00Z">
        <w:r>
          <w:rPr>
            <w:rFonts w:ascii="Cambria" w:hAnsi="Cambria"/>
            <w:bCs/>
            <w:sz w:val="28"/>
            <w:szCs w:val="28"/>
          </w:rPr>
          <w:t>, Savannah thought, chucking her phone down, but</w:t>
        </w:r>
      </w:ins>
      <w:del w:id="22129" w:author="Claire S" w:date="2026-06-05T11:10:00Z" w16du:dateUtc="2026-06-05T10:10:00Z">
        <w:r w:rsidR="0072386F" w:rsidDel="00857AA7">
          <w:rPr>
            <w:rFonts w:ascii="Cambria" w:hAnsi="Cambria"/>
            <w:bCs/>
            <w:sz w:val="28"/>
            <w:szCs w:val="28"/>
          </w:rPr>
          <w:delText xml:space="preserve"> </w:delText>
        </w:r>
      </w:del>
      <w:del w:id="22130" w:author="Claire S" w:date="2026-06-05T11:09:00Z" w16du:dateUtc="2026-06-05T10:09:00Z">
        <w:r w:rsidR="0072386F" w:rsidDel="00857AA7">
          <w:rPr>
            <w:rFonts w:ascii="Cambria" w:hAnsi="Cambria"/>
            <w:bCs/>
            <w:sz w:val="28"/>
            <w:szCs w:val="28"/>
          </w:rPr>
          <w:delText>young man</w:delText>
        </w:r>
        <w:r w:rsidR="008C061A" w:rsidRPr="008C061A" w:rsidDel="00857AA7">
          <w:rPr>
            <w:rFonts w:ascii="Cambria" w:hAnsi="Cambria"/>
            <w:bCs/>
            <w:sz w:val="28"/>
            <w:szCs w:val="28"/>
          </w:rPr>
          <w:delText xml:space="preserve">. </w:delText>
        </w:r>
        <w:r w:rsidR="008C061A" w:rsidDel="00857AA7">
          <w:rPr>
            <w:rFonts w:ascii="Cambria" w:hAnsi="Cambria"/>
            <w:bCs/>
            <w:sz w:val="28"/>
            <w:szCs w:val="28"/>
          </w:rPr>
          <w:delText>She’d have to make sure he got a good bonus at Christmas.</w:delText>
        </w:r>
      </w:del>
      <w:ins w:id="22131" w:author="Claire S" w:date="2026-06-05T11:10:00Z" w16du:dateUtc="2026-06-05T10:10:00Z">
        <w:r>
          <w:rPr>
            <w:rFonts w:ascii="Cambria" w:hAnsi="Cambria"/>
            <w:bCs/>
            <w:sz w:val="28"/>
            <w:szCs w:val="28"/>
          </w:rPr>
          <w:t xml:space="preserve"> probably</w:t>
        </w:r>
      </w:ins>
      <w:ins w:id="22132" w:author="Claire S" w:date="2026-06-05T11:09:00Z" w16du:dateUtc="2026-06-05T10:09:00Z">
        <w:r>
          <w:rPr>
            <w:rFonts w:ascii="Cambria" w:hAnsi="Cambria"/>
            <w:bCs/>
            <w:sz w:val="28"/>
            <w:szCs w:val="28"/>
          </w:rPr>
          <w:t xml:space="preserve"> the Violet thing had thrown him</w:t>
        </w:r>
      </w:ins>
      <w:ins w:id="22133" w:author="Claire S" w:date="2026-07-31T16:01:00Z" w16du:dateUtc="2026-07-31T15:01:00Z">
        <w:r w:rsidR="008F3516">
          <w:rPr>
            <w:rFonts w:ascii="Cambria" w:hAnsi="Cambria"/>
            <w:bCs/>
            <w:sz w:val="28"/>
            <w:szCs w:val="28"/>
          </w:rPr>
          <w:t xml:space="preserve"> off</w:t>
        </w:r>
      </w:ins>
      <w:ins w:id="22134" w:author="Claire S" w:date="2026-06-05T11:09:00Z" w16du:dateUtc="2026-06-05T10:09:00Z">
        <w:r>
          <w:rPr>
            <w:rFonts w:ascii="Cambria" w:hAnsi="Cambria"/>
            <w:bCs/>
            <w:sz w:val="28"/>
            <w:szCs w:val="28"/>
          </w:rPr>
          <w:t xml:space="preserve">.  They’d been close. </w:t>
        </w:r>
      </w:ins>
      <w:ins w:id="22135" w:author="Claire S" w:date="2026-07-31T16:34:00Z" w16du:dateUtc="2026-07-31T15:34:00Z">
        <w:r w:rsidR="00F25085">
          <w:rPr>
            <w:rFonts w:ascii="Cambria" w:hAnsi="Cambria"/>
            <w:bCs/>
            <w:sz w:val="28"/>
            <w:szCs w:val="28"/>
          </w:rPr>
          <w:t xml:space="preserve">And it reminded her that bloody Jackson still hadn’t responded either. Honestly, men.  All men – except </w:t>
        </w:r>
      </w:ins>
      <w:ins w:id="22136" w:author="Claire S" w:date="2026-07-31T16:35:00Z" w16du:dateUtc="2026-07-31T15:35:00Z">
        <w:r w:rsidR="00F25085">
          <w:rPr>
            <w:rFonts w:ascii="Cambria" w:hAnsi="Cambria"/>
            <w:bCs/>
            <w:sz w:val="28"/>
            <w:szCs w:val="28"/>
          </w:rPr>
          <w:t>Dex.</w:t>
        </w:r>
      </w:ins>
    </w:p>
    <w:p w14:paraId="75AAD6E5" w14:textId="5500150E" w:rsidR="006F037F" w:rsidRDefault="00CF6400" w:rsidP="006F037F">
      <w:pPr>
        <w:spacing w:line="360" w:lineRule="auto"/>
        <w:ind w:firstLine="720"/>
        <w:contextualSpacing/>
        <w:rPr>
          <w:rFonts w:ascii="Cambria" w:hAnsi="Cambria"/>
          <w:bCs/>
          <w:sz w:val="28"/>
          <w:szCs w:val="28"/>
        </w:rPr>
      </w:pPr>
      <w:r>
        <w:rPr>
          <w:rFonts w:ascii="Cambria" w:hAnsi="Cambria"/>
          <w:bCs/>
          <w:sz w:val="28"/>
          <w:szCs w:val="28"/>
        </w:rPr>
        <w:t>‘So</w:t>
      </w:r>
      <w:r w:rsidR="00981DC5">
        <w:rPr>
          <w:rFonts w:ascii="Cambria" w:hAnsi="Cambria"/>
          <w:bCs/>
          <w:sz w:val="28"/>
          <w:szCs w:val="28"/>
        </w:rPr>
        <w:t>,</w:t>
      </w:r>
      <w:r>
        <w:rPr>
          <w:rFonts w:ascii="Cambria" w:hAnsi="Cambria"/>
          <w:bCs/>
          <w:sz w:val="28"/>
          <w:szCs w:val="28"/>
        </w:rPr>
        <w:t xml:space="preserve"> Fleur</w:t>
      </w:r>
      <w:del w:id="22137" w:author="Daisy Watt" w:date="2026-06-23T17:00:00Z" w16du:dateUtc="2026-06-23T15:00:00Z">
        <w:r w:rsidDel="00793A01">
          <w:rPr>
            <w:rFonts w:ascii="Cambria" w:hAnsi="Cambria"/>
            <w:bCs/>
            <w:sz w:val="28"/>
            <w:szCs w:val="28"/>
          </w:rPr>
          <w:delText>,</w:delText>
        </w:r>
      </w:del>
      <w:ins w:id="22138" w:author="Daisy Watt" w:date="2026-06-23T17:00:00Z" w16du:dateUtc="2026-06-23T15:00:00Z">
        <w:r w:rsidR="00793A01">
          <w:rPr>
            <w:rFonts w:ascii="Cambria" w:hAnsi="Cambria"/>
            <w:bCs/>
            <w:sz w:val="28"/>
            <w:szCs w:val="28"/>
          </w:rPr>
          <w:t>.</w:t>
        </w:r>
      </w:ins>
      <w:r>
        <w:rPr>
          <w:rFonts w:ascii="Cambria" w:hAnsi="Cambria"/>
          <w:bCs/>
          <w:sz w:val="28"/>
          <w:szCs w:val="28"/>
        </w:rPr>
        <w:t xml:space="preserve">’ </w:t>
      </w:r>
      <w:r w:rsidR="00D22B1F">
        <w:rPr>
          <w:rFonts w:ascii="Cambria" w:hAnsi="Cambria"/>
          <w:bCs/>
          <w:sz w:val="28"/>
          <w:szCs w:val="28"/>
        </w:rPr>
        <w:t>Savannah</w:t>
      </w:r>
      <w:r w:rsidR="004E6052">
        <w:rPr>
          <w:rFonts w:ascii="Cambria" w:hAnsi="Cambria"/>
          <w:bCs/>
          <w:sz w:val="28"/>
          <w:szCs w:val="28"/>
        </w:rPr>
        <w:t xml:space="preserve"> sat </w:t>
      </w:r>
      <w:del w:id="22139" w:author="Claire S" w:date="2026-06-05T11:09:00Z" w16du:dateUtc="2026-06-05T10:09:00Z">
        <w:r w:rsidR="004E6052" w:rsidDel="00857AA7">
          <w:rPr>
            <w:rFonts w:ascii="Cambria" w:hAnsi="Cambria"/>
            <w:bCs/>
            <w:sz w:val="28"/>
            <w:szCs w:val="28"/>
          </w:rPr>
          <w:delText xml:space="preserve">her </w:delText>
        </w:r>
      </w:del>
      <w:ins w:id="22140" w:author="Claire S" w:date="2026-06-05T11:09:00Z" w16du:dateUtc="2026-06-05T10:09:00Z">
        <w:r w:rsidR="00857AA7">
          <w:rPr>
            <w:rFonts w:ascii="Cambria" w:hAnsi="Cambria"/>
            <w:bCs/>
            <w:sz w:val="28"/>
            <w:szCs w:val="28"/>
          </w:rPr>
          <w:t xml:space="preserve">the girl </w:t>
        </w:r>
      </w:ins>
      <w:r w:rsidR="004E6052">
        <w:rPr>
          <w:rFonts w:ascii="Cambria" w:hAnsi="Cambria"/>
          <w:bCs/>
          <w:sz w:val="28"/>
          <w:szCs w:val="28"/>
        </w:rPr>
        <w:t xml:space="preserve">down </w:t>
      </w:r>
      <w:r w:rsidR="00981DC5">
        <w:rPr>
          <w:rFonts w:ascii="Cambria" w:hAnsi="Cambria"/>
          <w:bCs/>
          <w:sz w:val="28"/>
          <w:szCs w:val="28"/>
        </w:rPr>
        <w:t>as</w:t>
      </w:r>
      <w:r w:rsidR="004E6052">
        <w:rPr>
          <w:rFonts w:ascii="Cambria" w:hAnsi="Cambria"/>
          <w:bCs/>
          <w:sz w:val="28"/>
          <w:szCs w:val="28"/>
        </w:rPr>
        <w:t xml:space="preserve"> </w:t>
      </w:r>
      <w:r w:rsidR="00D22B1F">
        <w:rPr>
          <w:rFonts w:ascii="Cambria" w:hAnsi="Cambria"/>
          <w:bCs/>
          <w:sz w:val="28"/>
          <w:szCs w:val="28"/>
        </w:rPr>
        <w:t>the housekeeper</w:t>
      </w:r>
      <w:r w:rsidR="004E6052">
        <w:rPr>
          <w:rFonts w:ascii="Cambria" w:hAnsi="Cambria"/>
          <w:bCs/>
          <w:sz w:val="28"/>
          <w:szCs w:val="28"/>
        </w:rPr>
        <w:t xml:space="preserve"> brought </w:t>
      </w:r>
      <w:del w:id="22141" w:author="Claire S" w:date="2026-07-31T16:02:00Z" w16du:dateUtc="2026-07-31T15:02:00Z">
        <w:r w:rsidR="00AE1F6C" w:rsidDel="008F3516">
          <w:rPr>
            <w:rFonts w:ascii="Cambria" w:hAnsi="Cambria"/>
            <w:bCs/>
            <w:sz w:val="28"/>
            <w:szCs w:val="28"/>
          </w:rPr>
          <w:delText xml:space="preserve">in a </w:delText>
        </w:r>
      </w:del>
      <w:r w:rsidR="00AE1F6C">
        <w:rPr>
          <w:rFonts w:ascii="Cambria" w:hAnsi="Cambria"/>
          <w:bCs/>
          <w:sz w:val="28"/>
          <w:szCs w:val="28"/>
        </w:rPr>
        <w:t>tea</w:t>
      </w:r>
      <w:del w:id="22142" w:author="Daisy Watt" w:date="2026-06-23T05:23:00Z" w16du:dateUtc="2026-06-23T03:23:00Z">
        <w:r w:rsidR="00AE1F6C">
          <w:rPr>
            <w:rFonts w:ascii="Cambria" w:hAnsi="Cambria"/>
            <w:bCs/>
            <w:sz w:val="28"/>
            <w:szCs w:val="28"/>
          </w:rPr>
          <w:delText>-</w:delText>
        </w:r>
      </w:del>
      <w:ins w:id="22143" w:author="Claire S" w:date="2026-07-31T16:03:00Z" w16du:dateUtc="2026-07-31T15:03:00Z">
        <w:r w:rsidR="008F3516">
          <w:rPr>
            <w:rFonts w:ascii="Cambria" w:hAnsi="Cambria"/>
            <w:bCs/>
            <w:sz w:val="28"/>
            <w:szCs w:val="28"/>
          </w:rPr>
          <w:t xml:space="preserve">. </w:t>
        </w:r>
      </w:ins>
      <w:ins w:id="22144" w:author="Daisy Watt" w:date="2026-06-23T05:23:00Z" w16du:dateUtc="2026-06-23T03:23:00Z">
        <w:del w:id="22145" w:author="Claire S" w:date="2026-07-31T16:03:00Z" w16du:dateUtc="2026-07-31T15:03:00Z">
          <w:r w:rsidR="000D0C70" w:rsidDel="008F3516">
            <w:rPr>
              <w:rFonts w:ascii="Cambria" w:hAnsi="Cambria"/>
              <w:bCs/>
              <w:sz w:val="28"/>
              <w:szCs w:val="28"/>
            </w:rPr>
            <w:delText xml:space="preserve"> </w:delText>
          </w:r>
        </w:del>
      </w:ins>
      <w:del w:id="22146" w:author="Claire S" w:date="2026-07-31T16:03:00Z" w16du:dateUtc="2026-07-31T15:03:00Z">
        <w:r w:rsidR="00AE1F6C" w:rsidDel="008F3516">
          <w:rPr>
            <w:rFonts w:ascii="Cambria" w:hAnsi="Cambria"/>
            <w:bCs/>
            <w:sz w:val="28"/>
            <w:szCs w:val="28"/>
          </w:rPr>
          <w:delText>tray</w:delText>
        </w:r>
        <w:r w:rsidR="004E6052" w:rsidDel="008F3516">
          <w:rPr>
            <w:rFonts w:ascii="Cambria" w:hAnsi="Cambria"/>
            <w:bCs/>
            <w:sz w:val="28"/>
            <w:szCs w:val="28"/>
          </w:rPr>
          <w:delText xml:space="preserve">. </w:delText>
        </w:r>
      </w:del>
      <w:r w:rsidR="004E6052">
        <w:rPr>
          <w:rFonts w:ascii="Cambria" w:hAnsi="Cambria"/>
          <w:bCs/>
          <w:sz w:val="28"/>
          <w:szCs w:val="28"/>
        </w:rPr>
        <w:t>‘</w:t>
      </w:r>
      <w:del w:id="22147" w:author="Claire S" w:date="2026-07-31T16:03:00Z" w16du:dateUtc="2026-07-31T15:03:00Z">
        <w:r w:rsidR="00AE1F6C" w:rsidDel="008F3516">
          <w:rPr>
            <w:rFonts w:ascii="Cambria" w:hAnsi="Cambria"/>
            <w:bCs/>
            <w:sz w:val="28"/>
            <w:szCs w:val="28"/>
          </w:rPr>
          <w:delText>I don’t have long, so</w:delText>
        </w:r>
      </w:del>
      <w:ins w:id="22148" w:author="Claire S" w:date="2026-07-31T16:03:00Z" w16du:dateUtc="2026-07-31T15:03:00Z">
        <w:r w:rsidR="008F3516">
          <w:rPr>
            <w:rFonts w:ascii="Cambria" w:hAnsi="Cambria"/>
            <w:bCs/>
            <w:sz w:val="28"/>
            <w:szCs w:val="28"/>
          </w:rPr>
          <w:t>W</w:t>
        </w:r>
      </w:ins>
      <w:del w:id="22149" w:author="Claire S" w:date="2026-07-31T16:03:00Z" w16du:dateUtc="2026-07-31T15:03:00Z">
        <w:r w:rsidR="00AE1F6C" w:rsidDel="008F3516">
          <w:rPr>
            <w:rFonts w:ascii="Cambria" w:hAnsi="Cambria"/>
            <w:bCs/>
            <w:sz w:val="28"/>
            <w:szCs w:val="28"/>
          </w:rPr>
          <w:delText xml:space="preserve"> </w:delText>
        </w:r>
        <w:r w:rsidR="00D22B1F" w:rsidDel="008F3516">
          <w:rPr>
            <w:rFonts w:ascii="Cambria" w:hAnsi="Cambria"/>
            <w:bCs/>
            <w:sz w:val="28"/>
            <w:szCs w:val="28"/>
          </w:rPr>
          <w:delText>w</w:delText>
        </w:r>
      </w:del>
      <w:r w:rsidR="004E6052">
        <w:rPr>
          <w:rFonts w:ascii="Cambria" w:hAnsi="Cambria"/>
          <w:bCs/>
          <w:sz w:val="28"/>
          <w:szCs w:val="28"/>
        </w:rPr>
        <w:t xml:space="preserve">hat </w:t>
      </w:r>
      <w:r w:rsidR="006F037F">
        <w:rPr>
          <w:rFonts w:ascii="Cambria" w:hAnsi="Cambria"/>
          <w:bCs/>
          <w:sz w:val="28"/>
          <w:szCs w:val="28"/>
        </w:rPr>
        <w:t>can you do for me?</w:t>
      </w:r>
      <w:r w:rsidR="001D1B7C">
        <w:rPr>
          <w:rFonts w:ascii="Cambria" w:hAnsi="Cambria"/>
          <w:bCs/>
          <w:sz w:val="28"/>
          <w:szCs w:val="28"/>
        </w:rPr>
        <w:t xml:space="preserve"> Or rather, what do you know that I don’t?’</w:t>
      </w:r>
    </w:p>
    <w:p w14:paraId="2FBFD870" w14:textId="393C5B4F" w:rsidR="006F037F" w:rsidRDefault="001D1B7C" w:rsidP="001D1B7C">
      <w:pPr>
        <w:spacing w:line="360" w:lineRule="auto"/>
        <w:ind w:firstLine="720"/>
        <w:contextualSpacing/>
        <w:rPr>
          <w:rFonts w:ascii="Cambria" w:hAnsi="Cambria"/>
          <w:bCs/>
          <w:sz w:val="28"/>
          <w:szCs w:val="28"/>
        </w:rPr>
      </w:pPr>
      <w:r>
        <w:rPr>
          <w:rFonts w:ascii="Cambria" w:hAnsi="Cambria"/>
          <w:bCs/>
          <w:sz w:val="28"/>
          <w:szCs w:val="28"/>
        </w:rPr>
        <w:t>‘Well</w:t>
      </w:r>
      <w:del w:id="22150" w:author="Daisy Watt" w:date="2026-06-23T17:00:00Z" w16du:dateUtc="2026-06-23T15:00:00Z">
        <w:r w:rsidDel="00B80B87">
          <w:rPr>
            <w:rFonts w:ascii="Cambria" w:hAnsi="Cambria"/>
            <w:bCs/>
            <w:sz w:val="28"/>
            <w:szCs w:val="28"/>
          </w:rPr>
          <w:delText>,</w:delText>
        </w:r>
      </w:del>
      <w:ins w:id="22151" w:author="Daisy Watt" w:date="2026-06-23T17:00:00Z" w16du:dateUtc="2026-06-23T15:00:00Z">
        <w:r w:rsidR="00B80B87">
          <w:rPr>
            <w:rFonts w:ascii="Cambria" w:hAnsi="Cambria"/>
            <w:bCs/>
            <w:sz w:val="28"/>
            <w:szCs w:val="28"/>
          </w:rPr>
          <w:t>—</w:t>
        </w:r>
      </w:ins>
      <w:r>
        <w:rPr>
          <w:rFonts w:ascii="Cambria" w:hAnsi="Cambria"/>
          <w:bCs/>
          <w:sz w:val="28"/>
          <w:szCs w:val="28"/>
        </w:rPr>
        <w:t>’ Fleur got out a</w:t>
      </w:r>
      <w:r w:rsidR="00C77D60">
        <w:rPr>
          <w:rFonts w:ascii="Cambria" w:hAnsi="Cambria"/>
          <w:bCs/>
          <w:sz w:val="28"/>
          <w:szCs w:val="28"/>
        </w:rPr>
        <w:t xml:space="preserve"> little electronic</w:t>
      </w:r>
      <w:r>
        <w:rPr>
          <w:rFonts w:ascii="Cambria" w:hAnsi="Cambria"/>
          <w:bCs/>
          <w:sz w:val="28"/>
          <w:szCs w:val="28"/>
        </w:rPr>
        <w:t xml:space="preserve"> </w:t>
      </w:r>
      <w:r w:rsidR="00C77D60">
        <w:rPr>
          <w:rFonts w:ascii="Cambria" w:hAnsi="Cambria"/>
          <w:bCs/>
          <w:sz w:val="28"/>
          <w:szCs w:val="28"/>
        </w:rPr>
        <w:t>notebook</w:t>
      </w:r>
      <w:r>
        <w:rPr>
          <w:rFonts w:ascii="Cambria" w:hAnsi="Cambria"/>
          <w:bCs/>
          <w:sz w:val="28"/>
          <w:szCs w:val="28"/>
        </w:rPr>
        <w:t>, ‘</w:t>
      </w:r>
      <w:del w:id="22152" w:author="Daisy Watt" w:date="2026-06-23T17:00:00Z" w16du:dateUtc="2026-06-23T15:00:00Z">
        <w:r w:rsidR="006F037F" w:rsidDel="00935F92">
          <w:rPr>
            <w:rFonts w:ascii="Cambria" w:hAnsi="Cambria"/>
            <w:bCs/>
            <w:sz w:val="28"/>
            <w:szCs w:val="28"/>
          </w:rPr>
          <w:delText>W</w:delText>
        </w:r>
      </w:del>
      <w:ins w:id="22153" w:author="Daisy Watt" w:date="2026-06-23T17:00:00Z" w16du:dateUtc="2026-06-23T15:00:00Z">
        <w:r w:rsidR="00935F92">
          <w:rPr>
            <w:rFonts w:ascii="Cambria" w:hAnsi="Cambria"/>
            <w:bCs/>
            <w:sz w:val="28"/>
            <w:szCs w:val="28"/>
          </w:rPr>
          <w:t>—w</w:t>
        </w:r>
      </w:ins>
      <w:r w:rsidR="006F037F">
        <w:rPr>
          <w:rFonts w:ascii="Cambria" w:hAnsi="Cambria"/>
          <w:bCs/>
          <w:sz w:val="28"/>
          <w:szCs w:val="28"/>
        </w:rPr>
        <w:t xml:space="preserve">e’re working on a </w:t>
      </w:r>
      <w:del w:id="22154" w:author="Claire S" w:date="2026-07-31T16:03:00Z" w16du:dateUtc="2026-07-31T15:03:00Z">
        <w:r w:rsidR="006F037F" w:rsidDel="008F04EF">
          <w:rPr>
            <w:rFonts w:ascii="Cambria" w:hAnsi="Cambria"/>
            <w:bCs/>
            <w:sz w:val="28"/>
            <w:szCs w:val="28"/>
          </w:rPr>
          <w:delText>theor</w:delText>
        </w:r>
      </w:del>
      <w:ins w:id="22155" w:author="Daisy Watt" w:date="2026-06-23T17:01:00Z" w16du:dateUtc="2026-06-23T15:01:00Z">
        <w:del w:id="22156" w:author="Claire S" w:date="2026-07-31T16:03:00Z" w16du:dateUtc="2026-07-31T15:03:00Z">
          <w:r w:rsidR="00262710" w:rsidDel="008F04EF">
            <w:rPr>
              <w:rFonts w:ascii="Cambria" w:hAnsi="Cambria"/>
              <w:bCs/>
              <w:sz w:val="28"/>
              <w:szCs w:val="28"/>
            </w:rPr>
            <w:delText>y</w:delText>
          </w:r>
        </w:del>
      </w:ins>
      <w:ins w:id="22157" w:author="Claire S" w:date="2026-07-31T16:03:00Z" w16du:dateUtc="2026-07-31T15:03:00Z">
        <w:r w:rsidR="008F04EF">
          <w:rPr>
            <w:rFonts w:ascii="Cambria" w:hAnsi="Cambria"/>
            <w:bCs/>
            <w:sz w:val="28"/>
            <w:szCs w:val="28"/>
          </w:rPr>
          <w:t>hypothesis</w:t>
        </w:r>
      </w:ins>
      <w:ins w:id="22158" w:author="Daisy Watt" w:date="2026-06-23T17:01:00Z" w16du:dateUtc="2026-06-23T15:01:00Z">
        <w:r w:rsidR="00262710">
          <w:rPr>
            <w:rFonts w:ascii="Cambria" w:hAnsi="Cambria"/>
            <w:bCs/>
            <w:sz w:val="28"/>
            <w:szCs w:val="28"/>
          </w:rPr>
          <w:t>…</w:t>
        </w:r>
      </w:ins>
      <w:del w:id="22159" w:author="Daisy Watt" w:date="2026-06-23T17:01:00Z" w16du:dateUtc="2026-06-23T15:01:00Z">
        <w:r w:rsidR="006F037F" w:rsidDel="00262710">
          <w:rPr>
            <w:rFonts w:ascii="Cambria" w:hAnsi="Cambria"/>
            <w:bCs/>
            <w:sz w:val="28"/>
            <w:szCs w:val="28"/>
          </w:rPr>
          <w:delText>y</w:delText>
        </w:r>
        <w:r w:rsidR="00EF3971" w:rsidDel="00262710">
          <w:rPr>
            <w:rFonts w:ascii="Cambria" w:hAnsi="Cambria"/>
            <w:bCs/>
            <w:sz w:val="28"/>
            <w:szCs w:val="28"/>
          </w:rPr>
          <w:delText xml:space="preserve"> -</w:delText>
        </w:r>
      </w:del>
      <w:r w:rsidR="006F037F">
        <w:rPr>
          <w:rFonts w:ascii="Cambria" w:hAnsi="Cambria"/>
          <w:bCs/>
          <w:sz w:val="28"/>
          <w:szCs w:val="28"/>
        </w:rPr>
        <w:t>’</w:t>
      </w:r>
    </w:p>
    <w:p w14:paraId="2FD65B1A" w14:textId="73920298" w:rsidR="00823759" w:rsidRDefault="008C061A" w:rsidP="006F037F">
      <w:pPr>
        <w:spacing w:line="360" w:lineRule="auto"/>
        <w:ind w:firstLine="720"/>
        <w:contextualSpacing/>
        <w:rPr>
          <w:rFonts w:ascii="Cambria" w:hAnsi="Cambria"/>
          <w:bCs/>
          <w:sz w:val="28"/>
          <w:szCs w:val="28"/>
        </w:rPr>
      </w:pPr>
      <w:r>
        <w:rPr>
          <w:rFonts w:ascii="Cambria" w:hAnsi="Cambria"/>
          <w:bCs/>
          <w:sz w:val="28"/>
          <w:szCs w:val="28"/>
        </w:rPr>
        <w:t>Listening</w:t>
      </w:r>
      <w:r w:rsidR="00823759">
        <w:rPr>
          <w:rFonts w:ascii="Cambria" w:hAnsi="Cambria"/>
          <w:bCs/>
          <w:sz w:val="28"/>
          <w:szCs w:val="28"/>
        </w:rPr>
        <w:t xml:space="preserve"> to the enthusiastic </w:t>
      </w:r>
      <w:r w:rsidR="00981DC5">
        <w:rPr>
          <w:rFonts w:ascii="Cambria" w:hAnsi="Cambria"/>
          <w:bCs/>
          <w:sz w:val="28"/>
          <w:szCs w:val="28"/>
        </w:rPr>
        <w:t>spiel</w:t>
      </w:r>
      <w:r w:rsidR="00823759">
        <w:rPr>
          <w:rFonts w:ascii="Cambria" w:hAnsi="Cambria"/>
          <w:bCs/>
          <w:sz w:val="28"/>
          <w:szCs w:val="28"/>
        </w:rPr>
        <w:t xml:space="preserve">, </w:t>
      </w:r>
      <w:r>
        <w:rPr>
          <w:rFonts w:ascii="Cambria" w:hAnsi="Cambria"/>
          <w:bCs/>
          <w:sz w:val="28"/>
          <w:szCs w:val="28"/>
        </w:rPr>
        <w:t>Savannah</w:t>
      </w:r>
      <w:r w:rsidR="005407A4">
        <w:rPr>
          <w:rFonts w:ascii="Cambria" w:hAnsi="Cambria"/>
          <w:bCs/>
          <w:sz w:val="28"/>
          <w:szCs w:val="28"/>
        </w:rPr>
        <w:t xml:space="preserve"> understood their</w:t>
      </w:r>
      <w:r w:rsidR="00981DC5">
        <w:rPr>
          <w:rFonts w:ascii="Cambria" w:hAnsi="Cambria"/>
          <w:bCs/>
          <w:sz w:val="28"/>
          <w:szCs w:val="28"/>
        </w:rPr>
        <w:t xml:space="preserve"> main theory </w:t>
      </w:r>
      <w:r w:rsidR="00C50D6E">
        <w:rPr>
          <w:rFonts w:ascii="Cambria" w:hAnsi="Cambria"/>
          <w:bCs/>
          <w:sz w:val="28"/>
          <w:szCs w:val="28"/>
        </w:rPr>
        <w:t>was</w:t>
      </w:r>
      <w:r w:rsidR="00C77D60">
        <w:rPr>
          <w:rFonts w:ascii="Cambria" w:hAnsi="Cambria"/>
          <w:bCs/>
          <w:sz w:val="28"/>
          <w:szCs w:val="28"/>
        </w:rPr>
        <w:t xml:space="preserve"> a half-baked idea about </w:t>
      </w:r>
      <w:r w:rsidR="00FA1D87">
        <w:rPr>
          <w:rFonts w:ascii="Cambria" w:hAnsi="Cambria"/>
          <w:bCs/>
          <w:sz w:val="28"/>
          <w:szCs w:val="28"/>
        </w:rPr>
        <w:t>jealous writers and super</w:t>
      </w:r>
      <w:del w:id="22160" w:author="Daisy Watt" w:date="2026-06-23T17:01:00Z" w16du:dateUtc="2026-06-23T15:01:00Z">
        <w:r w:rsidR="00FA1D87" w:rsidDel="00BF0FF5">
          <w:rPr>
            <w:rFonts w:ascii="Cambria" w:hAnsi="Cambria"/>
            <w:bCs/>
            <w:sz w:val="28"/>
            <w:szCs w:val="28"/>
          </w:rPr>
          <w:delText>-</w:delText>
        </w:r>
      </w:del>
      <w:r w:rsidR="00FA1D87">
        <w:rPr>
          <w:rFonts w:ascii="Cambria" w:hAnsi="Cambria"/>
          <w:bCs/>
          <w:sz w:val="28"/>
          <w:szCs w:val="28"/>
        </w:rPr>
        <w:t>fans of Jackson Rayne</w:t>
      </w:r>
      <w:r w:rsidR="000903CF">
        <w:rPr>
          <w:rFonts w:ascii="Cambria" w:hAnsi="Cambria"/>
          <w:bCs/>
          <w:sz w:val="28"/>
          <w:szCs w:val="28"/>
        </w:rPr>
        <w:t>.  A</w:t>
      </w:r>
      <w:r w:rsidR="00FA1D87">
        <w:rPr>
          <w:rFonts w:ascii="Cambria" w:hAnsi="Cambria"/>
          <w:bCs/>
          <w:sz w:val="28"/>
          <w:szCs w:val="28"/>
        </w:rPr>
        <w:t xml:space="preserve">ngry he’d not won </w:t>
      </w:r>
      <w:r w:rsidR="00A712A0">
        <w:rPr>
          <w:rFonts w:ascii="Cambria" w:hAnsi="Cambria"/>
          <w:bCs/>
          <w:sz w:val="28"/>
          <w:szCs w:val="28"/>
        </w:rPr>
        <w:t>Best Crime Writer</w:t>
      </w:r>
      <w:r w:rsidR="00FA1D87">
        <w:rPr>
          <w:rFonts w:ascii="Cambria" w:hAnsi="Cambria"/>
          <w:bCs/>
          <w:sz w:val="28"/>
          <w:szCs w:val="28"/>
        </w:rPr>
        <w:t xml:space="preserve"> Award</w:t>
      </w:r>
      <w:ins w:id="22161" w:author="Claire S" w:date="2026-07-31T16:04:00Z" w16du:dateUtc="2026-07-31T15:04:00Z">
        <w:r w:rsidR="008F04EF">
          <w:rPr>
            <w:rFonts w:ascii="Cambria" w:hAnsi="Cambria"/>
            <w:bCs/>
            <w:sz w:val="28"/>
            <w:szCs w:val="28"/>
          </w:rPr>
          <w:t xml:space="preserve"> (which had gone to Elly Griffiths)</w:t>
        </w:r>
      </w:ins>
      <w:r w:rsidR="00942A0D">
        <w:rPr>
          <w:rFonts w:ascii="Cambria" w:hAnsi="Cambria"/>
          <w:bCs/>
          <w:sz w:val="28"/>
          <w:szCs w:val="28"/>
        </w:rPr>
        <w:t>,</w:t>
      </w:r>
      <w:r w:rsidR="00C50D6E">
        <w:rPr>
          <w:rFonts w:ascii="Cambria" w:hAnsi="Cambria"/>
          <w:bCs/>
          <w:sz w:val="28"/>
          <w:szCs w:val="28"/>
        </w:rPr>
        <w:t xml:space="preserve"> </w:t>
      </w:r>
      <w:r w:rsidR="000903CF">
        <w:rPr>
          <w:rFonts w:ascii="Cambria" w:hAnsi="Cambria"/>
          <w:bCs/>
          <w:sz w:val="28"/>
          <w:szCs w:val="28"/>
        </w:rPr>
        <w:t>the</w:t>
      </w:r>
      <w:r>
        <w:rPr>
          <w:rFonts w:ascii="Cambria" w:hAnsi="Cambria"/>
          <w:bCs/>
          <w:sz w:val="28"/>
          <w:szCs w:val="28"/>
        </w:rPr>
        <w:t>se fans had apparently</w:t>
      </w:r>
      <w:r w:rsidR="000903CF">
        <w:rPr>
          <w:rFonts w:ascii="Cambria" w:hAnsi="Cambria"/>
          <w:bCs/>
          <w:sz w:val="28"/>
          <w:szCs w:val="28"/>
        </w:rPr>
        <w:t xml:space="preserve"> </w:t>
      </w:r>
      <w:r w:rsidR="00942A0D">
        <w:rPr>
          <w:rFonts w:ascii="Cambria" w:hAnsi="Cambria"/>
          <w:bCs/>
          <w:sz w:val="28"/>
          <w:szCs w:val="28"/>
        </w:rPr>
        <w:t xml:space="preserve">started the List </w:t>
      </w:r>
      <w:r w:rsidR="00C50D6E">
        <w:rPr>
          <w:rFonts w:ascii="Cambria" w:hAnsi="Cambria"/>
          <w:bCs/>
          <w:sz w:val="28"/>
          <w:szCs w:val="28"/>
        </w:rPr>
        <w:t xml:space="preserve">to punish Langley </w:t>
      </w:r>
      <w:del w:id="22162" w:author="Daisy Watt" w:date="2026-06-23T05:23:00Z" w16du:dateUtc="2026-06-23T03:23:00Z">
        <w:r w:rsidR="00C50D6E">
          <w:rPr>
            <w:rFonts w:ascii="Cambria" w:hAnsi="Cambria"/>
            <w:bCs/>
            <w:sz w:val="28"/>
            <w:szCs w:val="28"/>
          </w:rPr>
          <w:delText>and</w:delText>
        </w:r>
      </w:del>
      <w:ins w:id="22163" w:author="Daisy Watt" w:date="2026-06-23T05:23:00Z" w16du:dateUtc="2026-06-23T03:23:00Z">
        <w:r w:rsidR="00DF16AD">
          <w:rPr>
            <w:rFonts w:ascii="Cambria" w:hAnsi="Cambria"/>
            <w:bCs/>
            <w:sz w:val="28"/>
            <w:szCs w:val="28"/>
          </w:rPr>
          <w:t>&amp;</w:t>
        </w:r>
      </w:ins>
      <w:r w:rsidR="00C50D6E">
        <w:rPr>
          <w:rFonts w:ascii="Cambria" w:hAnsi="Cambria"/>
          <w:bCs/>
          <w:sz w:val="28"/>
          <w:szCs w:val="28"/>
        </w:rPr>
        <w:t xml:space="preserve"> Co</w:t>
      </w:r>
      <w:r w:rsidR="00FA1D87">
        <w:rPr>
          <w:rFonts w:ascii="Cambria" w:hAnsi="Cambria"/>
          <w:bCs/>
          <w:sz w:val="28"/>
          <w:szCs w:val="28"/>
        </w:rPr>
        <w:t>.</w:t>
      </w:r>
      <w:r w:rsidR="004C29CC">
        <w:rPr>
          <w:rFonts w:ascii="Cambria" w:hAnsi="Cambria"/>
          <w:bCs/>
          <w:sz w:val="28"/>
          <w:szCs w:val="28"/>
        </w:rPr>
        <w:t xml:space="preserve"> ‘</w:t>
      </w:r>
      <w:r w:rsidR="00F9327C">
        <w:rPr>
          <w:rFonts w:ascii="Cambria" w:hAnsi="Cambria"/>
          <w:bCs/>
          <w:sz w:val="28"/>
          <w:szCs w:val="28"/>
        </w:rPr>
        <w:t>Because</w:t>
      </w:r>
      <w:ins w:id="22164" w:author="Daisy Watt" w:date="2026-06-23T05:24:00Z" w16du:dateUtc="2026-06-23T03:24:00Z">
        <w:r w:rsidR="00997D77">
          <w:rPr>
            <w:rFonts w:ascii="Cambria" w:hAnsi="Cambria"/>
            <w:bCs/>
            <w:sz w:val="28"/>
            <w:szCs w:val="28"/>
          </w:rPr>
          <w:t>,</w:t>
        </w:r>
      </w:ins>
      <w:r w:rsidR="00F9327C">
        <w:rPr>
          <w:rFonts w:ascii="Cambria" w:hAnsi="Cambria"/>
          <w:bCs/>
          <w:sz w:val="28"/>
          <w:szCs w:val="28"/>
        </w:rPr>
        <w:t xml:space="preserve"> look </w:t>
      </w:r>
      <w:del w:id="22165" w:author="Daisy Watt" w:date="2026-06-23T05:24:00Z" w16du:dateUtc="2026-06-23T03:24:00Z">
        <w:r w:rsidR="00F9327C">
          <w:rPr>
            <w:rFonts w:ascii="Cambria" w:hAnsi="Cambria"/>
            <w:bCs/>
            <w:sz w:val="28"/>
            <w:szCs w:val="28"/>
          </w:rPr>
          <w:delText>-</w:delText>
        </w:r>
      </w:del>
      <w:ins w:id="22166" w:author="Daisy Watt" w:date="2026-06-23T05:24:00Z" w16du:dateUtc="2026-06-23T03:24:00Z">
        <w:r w:rsidR="00997D77">
          <w:rPr>
            <w:rFonts w:ascii="Cambria" w:hAnsi="Cambria"/>
            <w:bCs/>
            <w:sz w:val="28"/>
            <w:szCs w:val="28"/>
          </w:rPr>
          <w:t>–</w:t>
        </w:r>
      </w:ins>
      <w:r w:rsidR="00F9327C">
        <w:rPr>
          <w:rFonts w:ascii="Cambria" w:hAnsi="Cambria"/>
          <w:bCs/>
          <w:sz w:val="28"/>
          <w:szCs w:val="28"/>
        </w:rPr>
        <w:t xml:space="preserve"> e</w:t>
      </w:r>
      <w:r w:rsidR="004C29CC">
        <w:rPr>
          <w:rFonts w:ascii="Cambria" w:hAnsi="Cambria"/>
          <w:bCs/>
          <w:sz w:val="28"/>
          <w:szCs w:val="28"/>
        </w:rPr>
        <w:t>veryone who’s on it works there.’</w:t>
      </w:r>
    </w:p>
    <w:p w14:paraId="20434512" w14:textId="1E5F8A01" w:rsidR="00FA1D87" w:rsidRDefault="00FA1D87" w:rsidP="006F037F">
      <w:pPr>
        <w:spacing w:line="360" w:lineRule="auto"/>
        <w:ind w:firstLine="720"/>
        <w:contextualSpacing/>
        <w:rPr>
          <w:rFonts w:ascii="Cambria" w:hAnsi="Cambria"/>
          <w:bCs/>
          <w:sz w:val="28"/>
          <w:szCs w:val="28"/>
        </w:rPr>
      </w:pPr>
      <w:r>
        <w:rPr>
          <w:rFonts w:ascii="Cambria" w:hAnsi="Cambria"/>
          <w:bCs/>
          <w:sz w:val="28"/>
          <w:szCs w:val="28"/>
        </w:rPr>
        <w:t xml:space="preserve">‘But how would </w:t>
      </w:r>
      <w:r w:rsidR="00F9327C">
        <w:rPr>
          <w:rFonts w:ascii="Cambria" w:hAnsi="Cambria"/>
          <w:bCs/>
          <w:sz w:val="28"/>
          <w:szCs w:val="28"/>
        </w:rPr>
        <w:t xml:space="preserve">these fans </w:t>
      </w:r>
      <w:r>
        <w:rPr>
          <w:rFonts w:ascii="Cambria" w:hAnsi="Cambria"/>
          <w:bCs/>
          <w:sz w:val="28"/>
          <w:szCs w:val="28"/>
        </w:rPr>
        <w:t xml:space="preserve">know </w:t>
      </w:r>
      <w:r w:rsidR="00F9327C">
        <w:rPr>
          <w:rFonts w:ascii="Cambria" w:hAnsi="Cambria"/>
          <w:bCs/>
          <w:sz w:val="28"/>
          <w:szCs w:val="28"/>
        </w:rPr>
        <w:t>Jackson</w:t>
      </w:r>
      <w:r>
        <w:rPr>
          <w:rFonts w:ascii="Cambria" w:hAnsi="Cambria"/>
          <w:bCs/>
          <w:sz w:val="28"/>
          <w:szCs w:val="28"/>
        </w:rPr>
        <w:t xml:space="preserve"> wasn’t going to win? The List was pub</w:t>
      </w:r>
      <w:r w:rsidR="007C6A19">
        <w:rPr>
          <w:rFonts w:ascii="Cambria" w:hAnsi="Cambria"/>
          <w:bCs/>
          <w:sz w:val="28"/>
          <w:szCs w:val="28"/>
        </w:rPr>
        <w:t>l</w:t>
      </w:r>
      <w:r>
        <w:rPr>
          <w:rFonts w:ascii="Cambria" w:hAnsi="Cambria"/>
          <w:bCs/>
          <w:sz w:val="28"/>
          <w:szCs w:val="28"/>
        </w:rPr>
        <w:t>ished the same night</w:t>
      </w:r>
      <w:del w:id="22167" w:author="Daisy Watt" w:date="2026-06-23T17:01:00Z" w16du:dateUtc="2026-06-23T15:01:00Z">
        <w:r w:rsidDel="0003443C">
          <w:rPr>
            <w:rFonts w:ascii="Cambria" w:hAnsi="Cambria"/>
            <w:bCs/>
            <w:sz w:val="28"/>
            <w:szCs w:val="28"/>
          </w:rPr>
          <w:delText>?</w:delText>
        </w:r>
      </w:del>
      <w:ins w:id="22168" w:author="Daisy Watt" w:date="2026-06-23T17:01:00Z" w16du:dateUtc="2026-06-23T15:01:00Z">
        <w:r w:rsidR="0003443C">
          <w:rPr>
            <w:rFonts w:ascii="Cambria" w:hAnsi="Cambria"/>
            <w:bCs/>
            <w:sz w:val="28"/>
            <w:szCs w:val="28"/>
          </w:rPr>
          <w:t>.</w:t>
        </w:r>
      </w:ins>
      <w:r>
        <w:rPr>
          <w:rFonts w:ascii="Cambria" w:hAnsi="Cambria"/>
          <w:bCs/>
          <w:sz w:val="28"/>
          <w:szCs w:val="28"/>
        </w:rPr>
        <w:t>’</w:t>
      </w:r>
      <w:r w:rsidR="00C50D6E">
        <w:rPr>
          <w:rFonts w:ascii="Cambria" w:hAnsi="Cambria"/>
          <w:bCs/>
          <w:sz w:val="28"/>
          <w:szCs w:val="28"/>
        </w:rPr>
        <w:t xml:space="preserve"> Savannah narrowed her eyes at Fleur. ‘</w:t>
      </w:r>
      <w:r w:rsidR="0047037A">
        <w:rPr>
          <w:rFonts w:ascii="Cambria" w:hAnsi="Cambria"/>
          <w:bCs/>
          <w:sz w:val="28"/>
          <w:szCs w:val="28"/>
        </w:rPr>
        <w:t>And it wasn’t Langley’s fault</w:t>
      </w:r>
      <w:ins w:id="22169" w:author="Daisy Watt" w:date="2026-06-23T05:24:00Z" w16du:dateUtc="2026-06-23T03:24:00Z">
        <w:r w:rsidR="00BC3176">
          <w:rPr>
            <w:rFonts w:ascii="Cambria" w:hAnsi="Cambria"/>
            <w:bCs/>
            <w:sz w:val="28"/>
            <w:szCs w:val="28"/>
          </w:rPr>
          <w:t>,</w:t>
        </w:r>
      </w:ins>
      <w:r w:rsidR="0047037A">
        <w:rPr>
          <w:rFonts w:ascii="Cambria" w:hAnsi="Cambria"/>
          <w:bCs/>
          <w:sz w:val="28"/>
          <w:szCs w:val="28"/>
        </w:rPr>
        <w:t xml:space="preserve"> anyway.</w:t>
      </w:r>
      <w:r w:rsidR="00A069BB">
        <w:rPr>
          <w:rFonts w:ascii="Cambria" w:hAnsi="Cambria"/>
          <w:bCs/>
          <w:sz w:val="28"/>
          <w:szCs w:val="28"/>
        </w:rPr>
        <w:t xml:space="preserve"> They don’t get to choose the </w:t>
      </w:r>
      <w:del w:id="22170" w:author="Daisy Watt" w:date="2026-06-23T05:24:00Z" w16du:dateUtc="2026-06-23T03:24:00Z">
        <w:r w:rsidR="00AA084F" w:rsidDel="000902BC">
          <w:rPr>
            <w:rFonts w:ascii="Cambria" w:hAnsi="Cambria"/>
            <w:bCs/>
            <w:sz w:val="28"/>
            <w:szCs w:val="28"/>
          </w:rPr>
          <w:delText>A</w:delText>
        </w:r>
      </w:del>
      <w:ins w:id="22171" w:author="Daisy Watt" w:date="2026-06-23T05:24:00Z" w16du:dateUtc="2026-06-23T03:24:00Z">
        <w:r w:rsidR="000902BC">
          <w:rPr>
            <w:rFonts w:ascii="Cambria" w:hAnsi="Cambria"/>
            <w:bCs/>
            <w:sz w:val="28"/>
            <w:szCs w:val="28"/>
          </w:rPr>
          <w:t>a</w:t>
        </w:r>
      </w:ins>
      <w:r w:rsidR="00AA084F">
        <w:rPr>
          <w:rFonts w:ascii="Cambria" w:hAnsi="Cambria"/>
          <w:bCs/>
          <w:sz w:val="28"/>
          <w:szCs w:val="28"/>
        </w:rPr>
        <w:t>ward</w:t>
      </w:r>
      <w:ins w:id="22172" w:author="Daisy Watt" w:date="2026-06-23T05:24:00Z" w16du:dateUtc="2026-06-23T03:24:00Z">
        <w:r w:rsidR="000902BC">
          <w:rPr>
            <w:rFonts w:ascii="Cambria" w:hAnsi="Cambria"/>
            <w:bCs/>
            <w:sz w:val="28"/>
            <w:szCs w:val="28"/>
          </w:rPr>
          <w:t>-</w:t>
        </w:r>
      </w:ins>
      <w:del w:id="22173" w:author="Daisy Watt" w:date="2026-06-23T05:24:00Z" w16du:dateUtc="2026-06-23T03:24:00Z">
        <w:r w:rsidR="00AA084F">
          <w:rPr>
            <w:rFonts w:ascii="Cambria" w:hAnsi="Cambria"/>
            <w:bCs/>
            <w:sz w:val="28"/>
            <w:szCs w:val="28"/>
          </w:rPr>
          <w:delText xml:space="preserve"> </w:delText>
        </w:r>
      </w:del>
      <w:r w:rsidR="00A069BB">
        <w:rPr>
          <w:rFonts w:ascii="Cambria" w:hAnsi="Cambria"/>
          <w:bCs/>
          <w:sz w:val="28"/>
          <w:szCs w:val="28"/>
        </w:rPr>
        <w:t>winners.</w:t>
      </w:r>
      <w:r w:rsidR="0047037A">
        <w:rPr>
          <w:rFonts w:ascii="Cambria" w:hAnsi="Cambria"/>
          <w:bCs/>
          <w:sz w:val="28"/>
          <w:szCs w:val="28"/>
        </w:rPr>
        <w:t>’</w:t>
      </w:r>
    </w:p>
    <w:p w14:paraId="53FB67DD" w14:textId="5616FA21" w:rsidR="00FA1D87" w:rsidRDefault="00FA1D87" w:rsidP="00FA1D87">
      <w:pPr>
        <w:spacing w:line="360" w:lineRule="auto"/>
        <w:ind w:firstLine="720"/>
        <w:contextualSpacing/>
        <w:rPr>
          <w:rFonts w:ascii="Cambria" w:hAnsi="Cambria"/>
          <w:bCs/>
          <w:sz w:val="28"/>
          <w:szCs w:val="28"/>
        </w:rPr>
      </w:pPr>
      <w:r>
        <w:rPr>
          <w:rFonts w:ascii="Cambria" w:hAnsi="Cambria"/>
          <w:bCs/>
          <w:sz w:val="28"/>
          <w:szCs w:val="28"/>
        </w:rPr>
        <w:t>‘</w:t>
      </w:r>
      <w:r w:rsidR="0047037A">
        <w:rPr>
          <w:rFonts w:ascii="Cambria" w:hAnsi="Cambria"/>
          <w:bCs/>
          <w:sz w:val="28"/>
          <w:szCs w:val="28"/>
        </w:rPr>
        <w:t>T</w:t>
      </w:r>
      <w:r>
        <w:rPr>
          <w:rFonts w:ascii="Cambria" w:hAnsi="Cambria"/>
          <w:bCs/>
          <w:sz w:val="28"/>
          <w:szCs w:val="28"/>
        </w:rPr>
        <w:t xml:space="preserve">he whole list </w:t>
      </w:r>
      <w:r w:rsidR="0047037A">
        <w:rPr>
          <w:rFonts w:ascii="Cambria" w:hAnsi="Cambria"/>
          <w:bCs/>
          <w:sz w:val="28"/>
          <w:szCs w:val="28"/>
        </w:rPr>
        <w:t>wasn’t published</w:t>
      </w:r>
      <w:r w:rsidR="00D56DFD">
        <w:rPr>
          <w:rFonts w:ascii="Cambria" w:hAnsi="Cambria"/>
          <w:bCs/>
          <w:sz w:val="28"/>
          <w:szCs w:val="28"/>
        </w:rPr>
        <w:t xml:space="preserve"> that night</w:t>
      </w:r>
      <w:r w:rsidR="0047037A">
        <w:rPr>
          <w:rFonts w:ascii="Cambria" w:hAnsi="Cambria"/>
          <w:bCs/>
          <w:sz w:val="28"/>
          <w:szCs w:val="28"/>
        </w:rPr>
        <w:t>, from what we understand</w:t>
      </w:r>
      <w:ins w:id="22174" w:author="Daisy Watt" w:date="2026-06-23T17:02:00Z" w16du:dateUtc="2026-06-23T15:02:00Z">
        <w:r w:rsidR="007276E7">
          <w:rPr>
            <w:rFonts w:ascii="Cambria" w:hAnsi="Cambria"/>
            <w:bCs/>
            <w:sz w:val="28"/>
            <w:szCs w:val="28"/>
          </w:rPr>
          <w:t>,</w:t>
        </w:r>
      </w:ins>
      <w:r w:rsidR="0047037A">
        <w:rPr>
          <w:rFonts w:ascii="Cambria" w:hAnsi="Cambria"/>
          <w:bCs/>
          <w:sz w:val="28"/>
          <w:szCs w:val="28"/>
        </w:rPr>
        <w:t xml:space="preserve"> t</w:t>
      </w:r>
      <w:r>
        <w:rPr>
          <w:rFonts w:ascii="Cambria" w:hAnsi="Cambria"/>
          <w:bCs/>
          <w:sz w:val="28"/>
          <w:szCs w:val="28"/>
        </w:rPr>
        <w:t>hough</w:t>
      </w:r>
      <w:del w:id="22175" w:author="Daisy Watt" w:date="2026-06-23T17:02:00Z" w16du:dateUtc="2026-06-23T15:02:00Z">
        <w:r w:rsidR="000D343C" w:rsidDel="00466F52">
          <w:rPr>
            <w:rFonts w:ascii="Cambria" w:hAnsi="Cambria"/>
            <w:bCs/>
            <w:sz w:val="28"/>
            <w:szCs w:val="28"/>
          </w:rPr>
          <w:delText>,</w:delText>
        </w:r>
        <w:r w:rsidDel="00466F52">
          <w:rPr>
            <w:rFonts w:ascii="Cambria" w:hAnsi="Cambria"/>
            <w:bCs/>
            <w:sz w:val="28"/>
            <w:szCs w:val="28"/>
          </w:rPr>
          <w:delText>’ t</w:delText>
        </w:r>
      </w:del>
      <w:ins w:id="22176" w:author="Daisy Watt" w:date="2026-06-23T17:02:00Z" w16du:dateUtc="2026-06-23T15:02:00Z">
        <w:r w:rsidR="00466F52">
          <w:rPr>
            <w:rFonts w:ascii="Cambria" w:hAnsi="Cambria"/>
            <w:bCs/>
            <w:sz w:val="28"/>
            <w:szCs w:val="28"/>
          </w:rPr>
          <w:t>.’ T</w:t>
        </w:r>
      </w:ins>
      <w:r>
        <w:rPr>
          <w:rFonts w:ascii="Cambria" w:hAnsi="Cambria"/>
          <w:bCs/>
          <w:sz w:val="28"/>
          <w:szCs w:val="28"/>
        </w:rPr>
        <w:t>he girl sat back. ‘</w:t>
      </w:r>
      <w:r w:rsidR="0047037A">
        <w:rPr>
          <w:rFonts w:ascii="Cambria" w:hAnsi="Cambria"/>
          <w:bCs/>
          <w:sz w:val="28"/>
          <w:szCs w:val="28"/>
        </w:rPr>
        <w:t xml:space="preserve">Can I ask, </w:t>
      </w:r>
      <w:r w:rsidR="003A7B99">
        <w:rPr>
          <w:rFonts w:ascii="Cambria" w:hAnsi="Cambria"/>
          <w:bCs/>
          <w:sz w:val="28"/>
          <w:szCs w:val="28"/>
        </w:rPr>
        <w:t>what exactly</w:t>
      </w:r>
      <w:r>
        <w:rPr>
          <w:rFonts w:ascii="Cambria" w:hAnsi="Cambria"/>
          <w:bCs/>
          <w:sz w:val="28"/>
          <w:szCs w:val="28"/>
        </w:rPr>
        <w:t xml:space="preserve"> do you know about J</w:t>
      </w:r>
      <w:r w:rsidR="00754E61">
        <w:rPr>
          <w:rFonts w:ascii="Cambria" w:hAnsi="Cambria"/>
          <w:bCs/>
          <w:sz w:val="28"/>
          <w:szCs w:val="28"/>
        </w:rPr>
        <w:t>ackson Rayne</w:t>
      </w:r>
      <w:r w:rsidR="004C1676">
        <w:rPr>
          <w:rFonts w:ascii="Cambria" w:hAnsi="Cambria"/>
          <w:bCs/>
          <w:sz w:val="28"/>
          <w:szCs w:val="28"/>
        </w:rPr>
        <w:t>’s fanbase</w:t>
      </w:r>
      <w:r>
        <w:rPr>
          <w:rFonts w:ascii="Cambria" w:hAnsi="Cambria"/>
          <w:bCs/>
          <w:sz w:val="28"/>
          <w:szCs w:val="28"/>
        </w:rPr>
        <w:t>?’</w:t>
      </w:r>
    </w:p>
    <w:p w14:paraId="55882E29" w14:textId="5FD59641" w:rsidR="006A0A0E" w:rsidDel="00530975" w:rsidRDefault="00C74B71" w:rsidP="00512C8A">
      <w:pPr>
        <w:spacing w:line="360" w:lineRule="auto"/>
        <w:ind w:firstLine="720"/>
        <w:contextualSpacing/>
        <w:rPr>
          <w:del w:id="22177" w:author="Daisy Watt" w:date="2026-06-23T17:04:00Z" w16du:dateUtc="2026-06-23T15:04:00Z"/>
          <w:rFonts w:ascii="Cambria" w:hAnsi="Cambria"/>
          <w:bCs/>
          <w:sz w:val="28"/>
          <w:szCs w:val="28"/>
        </w:rPr>
      </w:pPr>
      <w:r>
        <w:rPr>
          <w:rFonts w:ascii="Cambria" w:hAnsi="Cambria"/>
          <w:bCs/>
          <w:sz w:val="28"/>
          <w:szCs w:val="28"/>
        </w:rPr>
        <w:t>‘</w:t>
      </w:r>
      <w:r w:rsidR="004C1676">
        <w:rPr>
          <w:rFonts w:ascii="Cambria" w:hAnsi="Cambria"/>
          <w:bCs/>
          <w:sz w:val="28"/>
          <w:szCs w:val="28"/>
        </w:rPr>
        <w:t>That they love</w:t>
      </w:r>
      <w:r>
        <w:rPr>
          <w:rFonts w:ascii="Cambria" w:hAnsi="Cambria"/>
          <w:bCs/>
          <w:sz w:val="28"/>
          <w:szCs w:val="28"/>
        </w:rPr>
        <w:t xml:space="preserve"> good writ</w:t>
      </w:r>
      <w:r w:rsidR="004C1676">
        <w:rPr>
          <w:rFonts w:ascii="Cambria" w:hAnsi="Cambria"/>
          <w:bCs/>
          <w:sz w:val="28"/>
          <w:szCs w:val="28"/>
        </w:rPr>
        <w:t>ing</w:t>
      </w:r>
      <w:r>
        <w:rPr>
          <w:rFonts w:ascii="Cambria" w:hAnsi="Cambria"/>
          <w:bCs/>
          <w:sz w:val="28"/>
          <w:szCs w:val="28"/>
        </w:rPr>
        <w:t xml:space="preserve">?’ </w:t>
      </w:r>
      <w:r w:rsidR="00FA1D87">
        <w:rPr>
          <w:rFonts w:ascii="Cambria" w:hAnsi="Cambria"/>
          <w:bCs/>
          <w:sz w:val="28"/>
          <w:szCs w:val="28"/>
        </w:rPr>
        <w:t xml:space="preserve">Savannah </w:t>
      </w:r>
      <w:r w:rsidR="00CA366C">
        <w:rPr>
          <w:rFonts w:ascii="Cambria" w:hAnsi="Cambria"/>
          <w:bCs/>
          <w:sz w:val="28"/>
          <w:szCs w:val="28"/>
        </w:rPr>
        <w:t>pinched her fingers together</w:t>
      </w:r>
      <w:r w:rsidR="0060125D">
        <w:rPr>
          <w:rFonts w:ascii="Cambria" w:hAnsi="Cambria"/>
          <w:bCs/>
          <w:sz w:val="28"/>
          <w:szCs w:val="28"/>
        </w:rPr>
        <w:t xml:space="preserve"> hard.  </w:t>
      </w:r>
      <w:del w:id="22178" w:author="Daisy Watt" w:date="2026-06-23T17:03:00Z" w16du:dateUtc="2026-06-23T15:03:00Z">
        <w:r w:rsidR="0060125D" w:rsidDel="00C10C40">
          <w:rPr>
            <w:rFonts w:ascii="Cambria" w:hAnsi="Cambria"/>
            <w:bCs/>
            <w:sz w:val="28"/>
            <w:szCs w:val="28"/>
          </w:rPr>
          <w:delText>S</w:delText>
        </w:r>
        <w:r w:rsidR="00CA366C" w:rsidDel="00C10C40">
          <w:rPr>
            <w:rFonts w:ascii="Cambria" w:hAnsi="Cambria"/>
            <w:bCs/>
            <w:sz w:val="28"/>
            <w:szCs w:val="28"/>
          </w:rPr>
          <w:delText>he’d</w:delText>
        </w:r>
        <w:r w:rsidR="00FA1D87" w:rsidDel="00C10C40">
          <w:rPr>
            <w:rFonts w:ascii="Cambria" w:hAnsi="Cambria"/>
            <w:bCs/>
            <w:sz w:val="28"/>
            <w:szCs w:val="28"/>
          </w:rPr>
          <w:delText xml:space="preserve"> learn</w:delText>
        </w:r>
      </w:del>
      <w:del w:id="22179" w:author="Daisy Watt" w:date="2026-06-16T17:30:00Z" w16du:dateUtc="2026-06-16T16:30:00Z">
        <w:r w:rsidR="00FA1D87" w:rsidDel="00051F4B">
          <w:rPr>
            <w:rFonts w:ascii="Cambria" w:hAnsi="Cambria"/>
            <w:bCs/>
            <w:sz w:val="28"/>
            <w:szCs w:val="28"/>
          </w:rPr>
          <w:delText>t</w:delText>
        </w:r>
      </w:del>
      <w:del w:id="22180" w:author="Daisy Watt" w:date="2026-06-23T17:03:00Z" w16du:dateUtc="2026-06-23T15:03:00Z">
        <w:r w:rsidR="00FA1D87" w:rsidDel="00C10C40">
          <w:rPr>
            <w:rFonts w:ascii="Cambria" w:hAnsi="Cambria"/>
            <w:bCs/>
            <w:sz w:val="28"/>
            <w:szCs w:val="28"/>
          </w:rPr>
          <w:delText xml:space="preserve"> at school to quell her own blushes</w:delText>
        </w:r>
        <w:r w:rsidR="00CA366C" w:rsidDel="00C10C40">
          <w:rPr>
            <w:rFonts w:ascii="Cambria" w:hAnsi="Cambria"/>
            <w:bCs/>
            <w:sz w:val="28"/>
            <w:szCs w:val="28"/>
          </w:rPr>
          <w:delText>;</w:delText>
        </w:r>
        <w:r w:rsidR="00FA1D87" w:rsidDel="00C10C40">
          <w:rPr>
            <w:rFonts w:ascii="Cambria" w:hAnsi="Cambria"/>
            <w:bCs/>
            <w:sz w:val="28"/>
            <w:szCs w:val="28"/>
          </w:rPr>
          <w:delText xml:space="preserve"> she’d </w:delText>
        </w:r>
        <w:commentRangeStart w:id="22181"/>
        <w:r w:rsidR="00FA1D87" w:rsidDel="00C10C40">
          <w:rPr>
            <w:rFonts w:ascii="Cambria" w:hAnsi="Cambria"/>
            <w:bCs/>
            <w:sz w:val="28"/>
            <w:szCs w:val="28"/>
          </w:rPr>
          <w:delText>had</w:delText>
        </w:r>
      </w:del>
      <w:commentRangeEnd w:id="22181"/>
      <w:r w:rsidR="00232D72">
        <w:rPr>
          <w:rStyle w:val="CommentReference"/>
          <w:rFonts w:ascii="Cambria" w:hAnsi="Cambria"/>
          <w:bCs/>
          <w:sz w:val="28"/>
          <w:szCs w:val="28"/>
        </w:rPr>
        <w:commentReference w:id="22181"/>
      </w:r>
      <w:del w:id="22182" w:author="Daisy Watt" w:date="2026-06-23T17:03:00Z" w16du:dateUtc="2026-06-23T15:03:00Z">
        <w:r w:rsidR="00FA1D87" w:rsidDel="00C10C40">
          <w:rPr>
            <w:rFonts w:ascii="Cambria" w:hAnsi="Cambria"/>
            <w:bCs/>
            <w:sz w:val="28"/>
            <w:szCs w:val="28"/>
          </w:rPr>
          <w:delText xml:space="preserve"> to</w:delText>
        </w:r>
        <w:r w:rsidR="00A712A0" w:rsidDel="00C10C40">
          <w:rPr>
            <w:rFonts w:ascii="Cambria" w:hAnsi="Cambria"/>
            <w:bCs/>
            <w:sz w:val="28"/>
            <w:szCs w:val="28"/>
          </w:rPr>
          <w:delText>,</w:delText>
        </w:r>
        <w:r w:rsidR="00FA1D87" w:rsidDel="00C10C40">
          <w:rPr>
            <w:rFonts w:ascii="Cambria" w:hAnsi="Cambria"/>
            <w:bCs/>
            <w:sz w:val="28"/>
            <w:szCs w:val="28"/>
          </w:rPr>
          <w:delText xml:space="preserve"> to stop the bullying</w:delText>
        </w:r>
        <w:r w:rsidR="0060125D" w:rsidDel="00C10C40">
          <w:rPr>
            <w:rFonts w:ascii="Cambria" w:hAnsi="Cambria"/>
            <w:bCs/>
            <w:sz w:val="28"/>
            <w:szCs w:val="28"/>
          </w:rPr>
          <w:delText>, but s</w:delText>
        </w:r>
        <w:r w:rsidR="00FA1D87" w:rsidDel="00C10C40">
          <w:rPr>
            <w:rFonts w:ascii="Cambria" w:hAnsi="Cambria"/>
            <w:bCs/>
            <w:sz w:val="28"/>
            <w:szCs w:val="28"/>
          </w:rPr>
          <w:delText xml:space="preserve">ometimes </w:delText>
        </w:r>
        <w:r w:rsidR="002A4AA1" w:rsidDel="00C10C40">
          <w:rPr>
            <w:rFonts w:ascii="Cambria" w:hAnsi="Cambria"/>
            <w:bCs/>
            <w:sz w:val="28"/>
            <w:szCs w:val="28"/>
          </w:rPr>
          <w:delText>they</w:delText>
        </w:r>
        <w:r w:rsidR="00817D59" w:rsidDel="00C10C40">
          <w:rPr>
            <w:rFonts w:ascii="Cambria" w:hAnsi="Cambria"/>
            <w:bCs/>
            <w:sz w:val="28"/>
            <w:szCs w:val="28"/>
          </w:rPr>
          <w:delText xml:space="preserve"> still</w:delText>
        </w:r>
        <w:r w:rsidR="002A4AA1" w:rsidDel="00C10C40">
          <w:rPr>
            <w:rFonts w:ascii="Cambria" w:hAnsi="Cambria"/>
            <w:bCs/>
            <w:sz w:val="28"/>
            <w:szCs w:val="28"/>
          </w:rPr>
          <w:delText xml:space="preserve"> got the better of her</w:delText>
        </w:r>
        <w:r w:rsidR="00D56DFD" w:rsidDel="00C10C40">
          <w:rPr>
            <w:rFonts w:ascii="Cambria" w:hAnsi="Cambria"/>
            <w:bCs/>
            <w:sz w:val="28"/>
            <w:szCs w:val="28"/>
          </w:rPr>
          <w:delText xml:space="preserve"> </w:delText>
        </w:r>
        <w:r w:rsidR="00FA1D87" w:rsidDel="00C10C40">
          <w:rPr>
            <w:rFonts w:ascii="Cambria" w:hAnsi="Cambria"/>
            <w:bCs/>
            <w:sz w:val="28"/>
            <w:szCs w:val="28"/>
          </w:rPr>
          <w:delText>when she was taken by surprise</w:delText>
        </w:r>
        <w:r w:rsidR="0060125D" w:rsidDel="00C10C40">
          <w:rPr>
            <w:rFonts w:ascii="Cambria" w:hAnsi="Cambria"/>
            <w:bCs/>
            <w:sz w:val="28"/>
            <w:szCs w:val="28"/>
          </w:rPr>
          <w:delText xml:space="preserve">.  </w:delText>
        </w:r>
        <w:r w:rsidR="0060125D" w:rsidDel="00A21801">
          <w:rPr>
            <w:rFonts w:ascii="Cambria" w:hAnsi="Cambria"/>
            <w:bCs/>
            <w:sz w:val="28"/>
            <w:szCs w:val="28"/>
          </w:rPr>
          <w:delText>R</w:delText>
        </w:r>
        <w:r w:rsidR="000051D5" w:rsidDel="00A21801">
          <w:rPr>
            <w:rFonts w:ascii="Cambria" w:hAnsi="Cambria"/>
            <w:bCs/>
            <w:sz w:val="28"/>
            <w:szCs w:val="28"/>
          </w:rPr>
          <w:delText>ight now</w:delText>
        </w:r>
        <w:r w:rsidR="003D37B8" w:rsidDel="00A21801">
          <w:rPr>
            <w:rFonts w:ascii="Cambria" w:hAnsi="Cambria"/>
            <w:bCs/>
            <w:sz w:val="28"/>
            <w:szCs w:val="28"/>
          </w:rPr>
          <w:delText xml:space="preserve">, </w:delText>
        </w:r>
        <w:r w:rsidR="00D56DFD" w:rsidDel="00A21801">
          <w:rPr>
            <w:rFonts w:ascii="Cambria" w:hAnsi="Cambria"/>
            <w:bCs/>
            <w:sz w:val="28"/>
            <w:szCs w:val="28"/>
          </w:rPr>
          <w:delText>s</w:delText>
        </w:r>
      </w:del>
      <w:ins w:id="22183" w:author="Daisy Watt" w:date="2026-06-23T17:03:00Z" w16du:dateUtc="2026-06-23T15:03:00Z">
        <w:r w:rsidR="00A21801">
          <w:rPr>
            <w:rFonts w:ascii="Cambria" w:hAnsi="Cambria"/>
            <w:bCs/>
            <w:sz w:val="28"/>
            <w:szCs w:val="28"/>
          </w:rPr>
          <w:t>S</w:t>
        </w:r>
      </w:ins>
      <w:r w:rsidR="00D56DFD">
        <w:rPr>
          <w:rFonts w:ascii="Cambria" w:hAnsi="Cambria"/>
          <w:bCs/>
          <w:sz w:val="28"/>
          <w:szCs w:val="28"/>
        </w:rPr>
        <w:t xml:space="preserve">he </w:t>
      </w:r>
      <w:r w:rsidR="000051D5">
        <w:rPr>
          <w:rFonts w:ascii="Cambria" w:hAnsi="Cambria"/>
          <w:bCs/>
          <w:sz w:val="28"/>
          <w:szCs w:val="28"/>
        </w:rPr>
        <w:t>felt</w:t>
      </w:r>
      <w:r w:rsidR="00817D59">
        <w:rPr>
          <w:rFonts w:ascii="Cambria" w:hAnsi="Cambria"/>
          <w:bCs/>
          <w:sz w:val="28"/>
          <w:szCs w:val="28"/>
        </w:rPr>
        <w:t xml:space="preserve"> </w:t>
      </w:r>
      <w:r w:rsidR="0060125D">
        <w:rPr>
          <w:rFonts w:ascii="Cambria" w:hAnsi="Cambria"/>
          <w:bCs/>
          <w:sz w:val="28"/>
          <w:szCs w:val="28"/>
        </w:rPr>
        <w:t xml:space="preserve">a prickle of discomfort at </w:t>
      </w:r>
      <w:r w:rsidR="00817D59">
        <w:rPr>
          <w:rFonts w:ascii="Cambria" w:hAnsi="Cambria"/>
          <w:bCs/>
          <w:sz w:val="28"/>
          <w:szCs w:val="28"/>
        </w:rPr>
        <w:t>being</w:t>
      </w:r>
      <w:r w:rsidR="002A4AA1">
        <w:rPr>
          <w:rFonts w:ascii="Cambria" w:hAnsi="Cambria"/>
          <w:bCs/>
          <w:sz w:val="28"/>
          <w:szCs w:val="28"/>
        </w:rPr>
        <w:t xml:space="preserve"> in a room with </w:t>
      </w:r>
      <w:r w:rsidR="000051D5">
        <w:rPr>
          <w:rFonts w:ascii="Cambria" w:hAnsi="Cambria"/>
          <w:bCs/>
          <w:sz w:val="28"/>
          <w:szCs w:val="28"/>
        </w:rPr>
        <w:t xml:space="preserve">a stranger who </w:t>
      </w:r>
      <w:r w:rsidR="00FA1D87">
        <w:rPr>
          <w:rFonts w:ascii="Cambria" w:hAnsi="Cambria"/>
          <w:bCs/>
          <w:sz w:val="28"/>
          <w:szCs w:val="28"/>
        </w:rPr>
        <w:t xml:space="preserve">must have seen the </w:t>
      </w:r>
      <w:r w:rsidR="00512C8A">
        <w:rPr>
          <w:rFonts w:ascii="Cambria" w:hAnsi="Cambria"/>
          <w:bCs/>
          <w:sz w:val="28"/>
          <w:szCs w:val="28"/>
        </w:rPr>
        <w:t>video of her and Rayne fucking.</w:t>
      </w:r>
      <w:r w:rsidR="00A712A0">
        <w:rPr>
          <w:rFonts w:ascii="Cambria" w:hAnsi="Cambria"/>
          <w:bCs/>
          <w:sz w:val="28"/>
          <w:szCs w:val="28"/>
        </w:rPr>
        <w:t xml:space="preserve">  </w:t>
      </w:r>
    </w:p>
    <w:p w14:paraId="5E5B0BDC" w14:textId="0DC2466C" w:rsidR="00D56DFD" w:rsidRDefault="006A0A0E" w:rsidP="00530975">
      <w:pPr>
        <w:spacing w:line="360" w:lineRule="auto"/>
        <w:ind w:firstLine="720"/>
        <w:contextualSpacing/>
        <w:rPr>
          <w:rFonts w:ascii="Cambria" w:hAnsi="Cambria"/>
          <w:bCs/>
          <w:sz w:val="28"/>
          <w:szCs w:val="28"/>
        </w:rPr>
      </w:pPr>
      <w:del w:id="22184" w:author="Daisy Watt" w:date="2026-06-23T17:04:00Z" w16du:dateUtc="2026-06-23T15:04:00Z">
        <w:r w:rsidDel="00530975">
          <w:rPr>
            <w:rFonts w:ascii="Cambria" w:hAnsi="Cambria"/>
            <w:bCs/>
            <w:sz w:val="28"/>
            <w:szCs w:val="28"/>
          </w:rPr>
          <w:delText>Even w</w:delText>
        </w:r>
        <w:r w:rsidR="00D56DFD" w:rsidDel="00530975">
          <w:rPr>
            <w:rFonts w:ascii="Cambria" w:hAnsi="Cambria"/>
            <w:bCs/>
            <w:sz w:val="28"/>
            <w:szCs w:val="28"/>
          </w:rPr>
          <w:delText>orse, t</w:delText>
        </w:r>
        <w:r w:rsidR="00A712A0" w:rsidDel="00530975">
          <w:rPr>
            <w:rFonts w:ascii="Cambria" w:hAnsi="Cambria"/>
            <w:bCs/>
            <w:sz w:val="28"/>
            <w:szCs w:val="28"/>
          </w:rPr>
          <w:delText xml:space="preserve">he whole world </w:delText>
        </w:r>
        <w:r w:rsidR="00CA366C" w:rsidDel="00530975">
          <w:rPr>
            <w:rFonts w:ascii="Cambria" w:hAnsi="Cambria"/>
            <w:bCs/>
            <w:sz w:val="28"/>
            <w:szCs w:val="28"/>
          </w:rPr>
          <w:delText>would have by now</w:delText>
        </w:r>
        <w:r w:rsidR="00A712A0" w:rsidDel="00530975">
          <w:rPr>
            <w:rFonts w:ascii="Cambria" w:hAnsi="Cambria"/>
            <w:bCs/>
            <w:sz w:val="28"/>
            <w:szCs w:val="28"/>
          </w:rPr>
          <w:delText xml:space="preserve"> – though </w:delText>
        </w:r>
        <w:commentRangeStart w:id="22185"/>
        <w:r w:rsidR="00A712A0" w:rsidDel="00530975">
          <w:rPr>
            <w:rFonts w:ascii="Cambria" w:hAnsi="Cambria"/>
            <w:bCs/>
            <w:sz w:val="28"/>
            <w:szCs w:val="28"/>
          </w:rPr>
          <w:delText xml:space="preserve">no one had identified </w:delText>
        </w:r>
        <w:r w:rsidR="00CA366C" w:rsidDel="00530975">
          <w:rPr>
            <w:rFonts w:ascii="Cambria" w:hAnsi="Cambria"/>
            <w:bCs/>
            <w:sz w:val="28"/>
            <w:szCs w:val="28"/>
          </w:rPr>
          <w:delText xml:space="preserve">the </w:delText>
        </w:r>
        <w:r w:rsidDel="00530975">
          <w:rPr>
            <w:rFonts w:ascii="Cambria" w:hAnsi="Cambria"/>
            <w:bCs/>
            <w:sz w:val="28"/>
            <w:szCs w:val="28"/>
          </w:rPr>
          <w:delText xml:space="preserve">man she was with </w:delText>
        </w:r>
        <w:r w:rsidR="00A712A0" w:rsidDel="00530975">
          <w:rPr>
            <w:rFonts w:ascii="Cambria" w:hAnsi="Cambria"/>
            <w:bCs/>
            <w:sz w:val="28"/>
            <w:szCs w:val="28"/>
          </w:rPr>
          <w:delText>for sure yet</w:delText>
        </w:r>
        <w:r w:rsidDel="00530975">
          <w:rPr>
            <w:rFonts w:ascii="Cambria" w:hAnsi="Cambria"/>
            <w:bCs/>
            <w:sz w:val="28"/>
            <w:szCs w:val="28"/>
          </w:rPr>
          <w:delText>: lucky him</w:delText>
        </w:r>
        <w:r w:rsidR="00A712A0" w:rsidDel="00530975">
          <w:rPr>
            <w:rFonts w:ascii="Cambria" w:hAnsi="Cambria"/>
            <w:bCs/>
            <w:sz w:val="28"/>
            <w:szCs w:val="28"/>
          </w:rPr>
          <w:delText>.</w:delText>
        </w:r>
        <w:r w:rsidR="007D2697" w:rsidDel="00530975">
          <w:rPr>
            <w:rFonts w:ascii="Cambria" w:hAnsi="Cambria"/>
            <w:bCs/>
            <w:sz w:val="28"/>
            <w:szCs w:val="28"/>
          </w:rPr>
          <w:delText xml:space="preserve"> </w:delText>
        </w:r>
        <w:commentRangeEnd w:id="22185"/>
        <w:r w:rsidR="0023532F" w:rsidDel="00530975">
          <w:rPr>
            <w:rStyle w:val="CommentReference"/>
            <w:rFonts w:ascii="Cambria" w:hAnsi="Cambria"/>
            <w:bCs/>
            <w:sz w:val="28"/>
            <w:szCs w:val="28"/>
          </w:rPr>
          <w:commentReference w:id="22185"/>
        </w:r>
        <w:r w:rsidR="00512C8A" w:rsidDel="00530975">
          <w:rPr>
            <w:rFonts w:ascii="Cambria" w:hAnsi="Cambria"/>
            <w:bCs/>
            <w:sz w:val="28"/>
            <w:szCs w:val="28"/>
          </w:rPr>
          <w:delText>Which reminded her</w:delText>
        </w:r>
        <w:r w:rsidDel="00530975">
          <w:rPr>
            <w:rFonts w:ascii="Cambria" w:hAnsi="Cambria"/>
            <w:bCs/>
            <w:sz w:val="28"/>
            <w:szCs w:val="28"/>
          </w:rPr>
          <w:delText>;</w:delText>
        </w:r>
        <w:r w:rsidR="002A4AA1" w:rsidDel="00530975">
          <w:rPr>
            <w:rFonts w:ascii="Cambria" w:hAnsi="Cambria"/>
            <w:bCs/>
            <w:sz w:val="28"/>
            <w:szCs w:val="28"/>
          </w:rPr>
          <w:delText xml:space="preserve"> she checked her </w:delText>
        </w:r>
        <w:r w:rsidR="000051D5" w:rsidDel="00530975">
          <w:rPr>
            <w:rFonts w:ascii="Cambria" w:hAnsi="Cambria"/>
            <w:bCs/>
            <w:sz w:val="28"/>
            <w:szCs w:val="28"/>
          </w:rPr>
          <w:delText>Gucci watch</w:delText>
        </w:r>
        <w:r w:rsidR="002A4AA1" w:rsidDel="00530975">
          <w:rPr>
            <w:rFonts w:ascii="Cambria" w:hAnsi="Cambria"/>
            <w:bCs/>
            <w:sz w:val="28"/>
            <w:szCs w:val="28"/>
          </w:rPr>
          <w:delText xml:space="preserve"> </w:delText>
        </w:r>
        <w:r w:rsidR="00512C8A" w:rsidDel="00530975">
          <w:rPr>
            <w:rFonts w:ascii="Cambria" w:hAnsi="Cambria"/>
            <w:bCs/>
            <w:sz w:val="28"/>
            <w:szCs w:val="28"/>
          </w:rPr>
          <w:delText xml:space="preserve">– </w:delText>
        </w:r>
      </w:del>
      <w:ins w:id="22186" w:author="Daisy Watt" w:date="2026-06-23T17:04:00Z" w16du:dateUtc="2026-06-23T15:04:00Z">
        <w:r w:rsidR="00530975">
          <w:rPr>
            <w:rFonts w:ascii="Cambria" w:hAnsi="Cambria"/>
            <w:bCs/>
            <w:sz w:val="28"/>
            <w:szCs w:val="28"/>
          </w:rPr>
          <w:t xml:space="preserve">Good job </w:t>
        </w:r>
      </w:ins>
      <w:r w:rsidR="00512C8A">
        <w:rPr>
          <w:rFonts w:ascii="Cambria" w:hAnsi="Cambria"/>
          <w:bCs/>
          <w:sz w:val="28"/>
          <w:szCs w:val="28"/>
        </w:rPr>
        <w:t>she was due at the PRs by 2</w:t>
      </w:r>
      <w:ins w:id="22187" w:author="Daisy Watt" w:date="2026-06-23T17:04:00Z" w16du:dateUtc="2026-06-23T15:04:00Z">
        <w:r w:rsidR="00530975">
          <w:rPr>
            <w:rFonts w:ascii="Cambria" w:hAnsi="Cambria"/>
            <w:bCs/>
            <w:sz w:val="28"/>
            <w:szCs w:val="28"/>
          </w:rPr>
          <w:t xml:space="preserve"> p.m</w:t>
        </w:r>
      </w:ins>
      <w:del w:id="22188" w:author="Daisy Watt" w:date="2026-06-23T17:04:00Z" w16du:dateUtc="2026-06-23T15:04:00Z">
        <w:r w:rsidR="00512C8A" w:rsidDel="00530975">
          <w:rPr>
            <w:rFonts w:ascii="Cambria" w:hAnsi="Cambria"/>
            <w:bCs/>
            <w:sz w:val="28"/>
            <w:szCs w:val="28"/>
          </w:rPr>
          <w:delText>pm</w:delText>
        </w:r>
      </w:del>
      <w:r w:rsidR="00512C8A">
        <w:rPr>
          <w:rFonts w:ascii="Cambria" w:hAnsi="Cambria"/>
          <w:bCs/>
          <w:sz w:val="28"/>
          <w:szCs w:val="28"/>
        </w:rPr>
        <w:t>.</w:t>
      </w:r>
      <w:r w:rsidR="002A4AA1">
        <w:rPr>
          <w:rFonts w:ascii="Cambria" w:hAnsi="Cambria"/>
          <w:bCs/>
          <w:sz w:val="28"/>
          <w:szCs w:val="28"/>
        </w:rPr>
        <w:t xml:space="preserve"> </w:t>
      </w:r>
    </w:p>
    <w:p w14:paraId="1DB6F6DB" w14:textId="317A05D7" w:rsidR="00512C8A" w:rsidRDefault="002A4AA1" w:rsidP="005E019F">
      <w:pPr>
        <w:spacing w:line="360" w:lineRule="auto"/>
        <w:ind w:firstLine="720"/>
        <w:contextualSpacing/>
        <w:rPr>
          <w:rFonts w:ascii="Cambria" w:hAnsi="Cambria"/>
          <w:bCs/>
          <w:sz w:val="28"/>
          <w:szCs w:val="28"/>
        </w:rPr>
      </w:pPr>
      <w:r>
        <w:rPr>
          <w:rFonts w:ascii="Cambria" w:hAnsi="Cambria"/>
          <w:bCs/>
          <w:sz w:val="28"/>
          <w:szCs w:val="28"/>
        </w:rPr>
        <w:t>‘</w:t>
      </w:r>
      <w:r w:rsidR="00F05B81">
        <w:rPr>
          <w:rFonts w:ascii="Cambria" w:hAnsi="Cambria"/>
          <w:bCs/>
          <w:sz w:val="28"/>
          <w:szCs w:val="28"/>
        </w:rPr>
        <w:t>Nice theory</w:t>
      </w:r>
      <w:r w:rsidR="001E457D">
        <w:rPr>
          <w:rFonts w:ascii="Cambria" w:hAnsi="Cambria"/>
          <w:bCs/>
          <w:sz w:val="28"/>
          <w:szCs w:val="28"/>
        </w:rPr>
        <w:t>,</w:t>
      </w:r>
      <w:r w:rsidR="00F05B81">
        <w:rPr>
          <w:rFonts w:ascii="Cambria" w:hAnsi="Cambria"/>
          <w:bCs/>
          <w:sz w:val="28"/>
          <w:szCs w:val="28"/>
        </w:rPr>
        <w:t xml:space="preserve"> but </w:t>
      </w:r>
      <w:r w:rsidR="001E457D">
        <w:rPr>
          <w:rFonts w:ascii="Cambria" w:hAnsi="Cambria"/>
          <w:bCs/>
          <w:sz w:val="28"/>
          <w:szCs w:val="28"/>
        </w:rPr>
        <w:t>there’s no</w:t>
      </w:r>
      <w:r w:rsidR="00F05B81">
        <w:rPr>
          <w:rFonts w:ascii="Cambria" w:hAnsi="Cambria"/>
          <w:bCs/>
          <w:sz w:val="28"/>
          <w:szCs w:val="28"/>
        </w:rPr>
        <w:t xml:space="preserve"> evidence</w:t>
      </w:r>
      <w:ins w:id="22189" w:author="Daisy Watt" w:date="2026-06-23T17:06:00Z" w16du:dateUtc="2026-06-23T15:06:00Z">
        <w:r w:rsidR="00726F3D">
          <w:rPr>
            <w:rFonts w:ascii="Cambria" w:hAnsi="Cambria"/>
            <w:bCs/>
            <w:sz w:val="28"/>
            <w:szCs w:val="28"/>
          </w:rPr>
          <w:t>,</w:t>
        </w:r>
      </w:ins>
      <w:r w:rsidR="001E457D">
        <w:rPr>
          <w:rFonts w:ascii="Cambria" w:hAnsi="Cambria"/>
          <w:bCs/>
          <w:sz w:val="28"/>
          <w:szCs w:val="28"/>
        </w:rPr>
        <w:t xml:space="preserve"> is there?</w:t>
      </w:r>
      <w:r w:rsidR="00D56DFD">
        <w:rPr>
          <w:rFonts w:ascii="Cambria" w:hAnsi="Cambria"/>
          <w:bCs/>
          <w:sz w:val="28"/>
          <w:szCs w:val="28"/>
        </w:rPr>
        <w:t>’ Savannah stood up.</w:t>
      </w:r>
      <w:r>
        <w:rPr>
          <w:rFonts w:ascii="Cambria" w:hAnsi="Cambria"/>
          <w:bCs/>
          <w:sz w:val="28"/>
          <w:szCs w:val="28"/>
        </w:rPr>
        <w:t xml:space="preserve"> </w:t>
      </w:r>
      <w:r w:rsidR="00D56DFD">
        <w:rPr>
          <w:rFonts w:ascii="Cambria" w:hAnsi="Cambria"/>
          <w:bCs/>
          <w:sz w:val="28"/>
          <w:szCs w:val="28"/>
        </w:rPr>
        <w:t>‘</w:t>
      </w:r>
      <w:del w:id="22190" w:author="Claire S" w:date="2026-07-31T16:04:00Z" w16du:dateUtc="2026-07-31T15:04:00Z">
        <w:r w:rsidR="005E019F" w:rsidDel="008F04EF">
          <w:rPr>
            <w:rFonts w:ascii="Cambria" w:hAnsi="Cambria"/>
            <w:bCs/>
            <w:sz w:val="28"/>
            <w:szCs w:val="28"/>
          </w:rPr>
          <w:delText>Now</w:delText>
        </w:r>
      </w:del>
      <w:ins w:id="22191" w:author="Daisy Watt" w:date="2026-06-23T17:07:00Z" w16du:dateUtc="2026-06-23T15:07:00Z">
        <w:del w:id="22192" w:author="Claire S" w:date="2026-07-31T16:04:00Z" w16du:dateUtc="2026-07-31T15:04:00Z">
          <w:r w:rsidR="00F57C0A" w:rsidDel="008F04EF">
            <w:rPr>
              <w:rFonts w:ascii="Cambria" w:hAnsi="Cambria"/>
              <w:bCs/>
              <w:sz w:val="28"/>
              <w:szCs w:val="28"/>
            </w:rPr>
            <w:delText>,</w:delText>
          </w:r>
        </w:del>
      </w:ins>
      <w:del w:id="22193" w:author="Claire S" w:date="2026-07-31T16:04:00Z" w16du:dateUtc="2026-07-31T15:04:00Z">
        <w:r w:rsidR="005E019F" w:rsidDel="008F04EF">
          <w:rPr>
            <w:rFonts w:ascii="Cambria" w:hAnsi="Cambria"/>
            <w:bCs/>
            <w:sz w:val="28"/>
            <w:szCs w:val="28"/>
          </w:rPr>
          <w:delText xml:space="preserve"> </w:delText>
        </w:r>
      </w:del>
      <w:r>
        <w:rPr>
          <w:rFonts w:ascii="Cambria" w:hAnsi="Cambria"/>
          <w:bCs/>
          <w:sz w:val="28"/>
          <w:szCs w:val="28"/>
        </w:rPr>
        <w:t xml:space="preserve">I </w:t>
      </w:r>
      <w:r w:rsidR="00F05B81">
        <w:rPr>
          <w:rFonts w:ascii="Cambria" w:hAnsi="Cambria"/>
          <w:bCs/>
          <w:sz w:val="28"/>
          <w:szCs w:val="28"/>
        </w:rPr>
        <w:t>need</w:t>
      </w:r>
      <w:r>
        <w:rPr>
          <w:rFonts w:ascii="Cambria" w:hAnsi="Cambria"/>
          <w:bCs/>
          <w:sz w:val="28"/>
          <w:szCs w:val="28"/>
        </w:rPr>
        <w:t xml:space="preserve"> </w:t>
      </w:r>
      <w:r w:rsidR="00D56DFD">
        <w:rPr>
          <w:rFonts w:ascii="Cambria" w:hAnsi="Cambria"/>
          <w:bCs/>
          <w:sz w:val="28"/>
          <w:szCs w:val="28"/>
        </w:rPr>
        <w:t>to get ready</w:t>
      </w:r>
      <w:r>
        <w:rPr>
          <w:rFonts w:ascii="Cambria" w:hAnsi="Cambria"/>
          <w:bCs/>
          <w:sz w:val="28"/>
          <w:szCs w:val="28"/>
        </w:rPr>
        <w:t>.’</w:t>
      </w:r>
    </w:p>
    <w:p w14:paraId="0E1A1F21" w14:textId="012F3F4C" w:rsidR="007D2697" w:rsidRDefault="007D2697" w:rsidP="00512C8A">
      <w:pPr>
        <w:spacing w:line="360" w:lineRule="auto"/>
        <w:ind w:firstLine="720"/>
        <w:contextualSpacing/>
        <w:rPr>
          <w:rFonts w:ascii="Cambria" w:hAnsi="Cambria"/>
          <w:bCs/>
          <w:sz w:val="28"/>
          <w:szCs w:val="28"/>
        </w:rPr>
      </w:pPr>
      <w:r>
        <w:rPr>
          <w:rFonts w:ascii="Cambria" w:hAnsi="Cambria"/>
          <w:bCs/>
          <w:sz w:val="28"/>
          <w:szCs w:val="28"/>
        </w:rPr>
        <w:t>‘</w:t>
      </w:r>
      <w:r w:rsidR="001E457D">
        <w:rPr>
          <w:rFonts w:ascii="Cambria" w:hAnsi="Cambria"/>
          <w:bCs/>
          <w:sz w:val="28"/>
          <w:szCs w:val="28"/>
        </w:rPr>
        <w:t>But w</w:t>
      </w:r>
      <w:r>
        <w:rPr>
          <w:rFonts w:ascii="Cambria" w:hAnsi="Cambria"/>
          <w:bCs/>
          <w:sz w:val="28"/>
          <w:szCs w:val="28"/>
        </w:rPr>
        <w:t>hat else do you know?’ the girl pressed</w:t>
      </w:r>
      <w:r w:rsidR="002A4AA1">
        <w:rPr>
          <w:rFonts w:ascii="Cambria" w:hAnsi="Cambria"/>
          <w:bCs/>
          <w:sz w:val="28"/>
          <w:szCs w:val="28"/>
        </w:rPr>
        <w:t>.</w:t>
      </w:r>
      <w:r w:rsidR="00D56DFD">
        <w:rPr>
          <w:rFonts w:ascii="Cambria" w:hAnsi="Cambria"/>
          <w:bCs/>
          <w:sz w:val="28"/>
          <w:szCs w:val="28"/>
        </w:rPr>
        <w:t xml:space="preserve"> ‘About his fans?’</w:t>
      </w:r>
    </w:p>
    <w:p w14:paraId="2556DFE5" w14:textId="2F20FE9B" w:rsidR="007C6A19" w:rsidRDefault="00823759" w:rsidP="00C62022">
      <w:pPr>
        <w:spacing w:line="360" w:lineRule="auto"/>
        <w:contextualSpacing/>
        <w:rPr>
          <w:rFonts w:ascii="Cambria" w:hAnsi="Cambria"/>
          <w:bCs/>
          <w:sz w:val="28"/>
          <w:szCs w:val="28"/>
        </w:rPr>
      </w:pPr>
      <w:r>
        <w:rPr>
          <w:rFonts w:ascii="Cambria" w:hAnsi="Cambria"/>
          <w:bCs/>
          <w:sz w:val="28"/>
          <w:szCs w:val="28"/>
        </w:rPr>
        <w:tab/>
      </w:r>
      <w:r w:rsidR="00512C8A">
        <w:rPr>
          <w:rFonts w:ascii="Cambria" w:hAnsi="Cambria"/>
          <w:bCs/>
          <w:sz w:val="28"/>
          <w:szCs w:val="28"/>
        </w:rPr>
        <w:t>‘</w:t>
      </w:r>
      <w:r w:rsidR="004C1676">
        <w:rPr>
          <w:rFonts w:ascii="Cambria" w:hAnsi="Cambria"/>
          <w:bCs/>
          <w:sz w:val="28"/>
          <w:szCs w:val="28"/>
        </w:rPr>
        <w:t>That they buy his books in droves</w:t>
      </w:r>
      <w:del w:id="22194" w:author="Claire S" w:date="2026-07-31T16:05:00Z" w16du:dateUtc="2026-07-31T15:05:00Z">
        <w:r w:rsidR="004C1676" w:rsidDel="008F04EF">
          <w:rPr>
            <w:rFonts w:ascii="Cambria" w:hAnsi="Cambria"/>
            <w:bCs/>
            <w:sz w:val="28"/>
            <w:szCs w:val="28"/>
          </w:rPr>
          <w:delText xml:space="preserve">. </w:delText>
        </w:r>
      </w:del>
      <w:ins w:id="22195" w:author="Claire S" w:date="2026-07-31T16:05:00Z" w16du:dateUtc="2026-07-31T15:05:00Z">
        <w:r w:rsidR="008F04EF">
          <w:rPr>
            <w:rFonts w:ascii="Cambria" w:hAnsi="Cambria"/>
            <w:bCs/>
            <w:sz w:val="28"/>
            <w:szCs w:val="28"/>
          </w:rPr>
          <w:t xml:space="preserve">? </w:t>
        </w:r>
      </w:ins>
      <w:r w:rsidR="004C1676">
        <w:rPr>
          <w:rFonts w:ascii="Cambria" w:hAnsi="Cambria"/>
          <w:bCs/>
          <w:sz w:val="28"/>
          <w:szCs w:val="28"/>
        </w:rPr>
        <w:t>Look, l</w:t>
      </w:r>
      <w:r w:rsidR="00512C8A">
        <w:rPr>
          <w:rFonts w:ascii="Cambria" w:hAnsi="Cambria"/>
          <w:bCs/>
          <w:sz w:val="28"/>
          <w:szCs w:val="28"/>
        </w:rPr>
        <w:t xml:space="preserve">eave </w:t>
      </w:r>
      <w:del w:id="22196" w:author="Claire S" w:date="2026-07-31T16:05:00Z" w16du:dateUtc="2026-07-31T15:05:00Z">
        <w:r w:rsidR="00512C8A" w:rsidDel="008F04EF">
          <w:rPr>
            <w:rFonts w:ascii="Cambria" w:hAnsi="Cambria"/>
            <w:bCs/>
            <w:sz w:val="28"/>
            <w:szCs w:val="28"/>
          </w:rPr>
          <w:delText xml:space="preserve">me </w:delText>
        </w:r>
      </w:del>
      <w:r w:rsidR="00512C8A">
        <w:rPr>
          <w:rFonts w:ascii="Cambria" w:hAnsi="Cambria"/>
          <w:bCs/>
          <w:sz w:val="28"/>
          <w:szCs w:val="28"/>
        </w:rPr>
        <w:t>your contact details</w:t>
      </w:r>
      <w:r w:rsidR="002A4AA1">
        <w:rPr>
          <w:rFonts w:ascii="Cambria" w:hAnsi="Cambria"/>
          <w:bCs/>
          <w:sz w:val="28"/>
          <w:szCs w:val="28"/>
        </w:rPr>
        <w:t>,</w:t>
      </w:r>
      <w:r w:rsidR="007D2697">
        <w:rPr>
          <w:rFonts w:ascii="Cambria" w:hAnsi="Cambria"/>
          <w:bCs/>
          <w:sz w:val="28"/>
          <w:szCs w:val="28"/>
        </w:rPr>
        <w:t xml:space="preserve"> and if I think of anythin</w:t>
      </w:r>
      <w:ins w:id="22197" w:author="Daisy Watt" w:date="2026-06-23T17:07:00Z" w16du:dateUtc="2026-06-23T15:07:00Z">
        <w:r w:rsidR="00E42D04">
          <w:rPr>
            <w:rFonts w:ascii="Cambria" w:hAnsi="Cambria"/>
            <w:bCs/>
            <w:sz w:val="28"/>
            <w:szCs w:val="28"/>
          </w:rPr>
          <w:t>g…</w:t>
        </w:r>
      </w:ins>
      <w:del w:id="22198" w:author="Daisy Watt" w:date="2026-06-23T17:07:00Z" w16du:dateUtc="2026-06-23T15:07:00Z">
        <w:r w:rsidR="007D2697" w:rsidDel="00E42D04">
          <w:rPr>
            <w:rFonts w:ascii="Cambria" w:hAnsi="Cambria"/>
            <w:bCs/>
            <w:sz w:val="28"/>
            <w:szCs w:val="28"/>
          </w:rPr>
          <w:delText>g -</w:delText>
        </w:r>
      </w:del>
      <w:r w:rsidR="00512C8A">
        <w:rPr>
          <w:rFonts w:ascii="Cambria" w:hAnsi="Cambria"/>
          <w:bCs/>
          <w:sz w:val="28"/>
          <w:szCs w:val="28"/>
        </w:rPr>
        <w:t xml:space="preserve">’ </w:t>
      </w:r>
      <w:r w:rsidR="00CA366C">
        <w:rPr>
          <w:rFonts w:ascii="Cambria" w:hAnsi="Cambria"/>
          <w:bCs/>
          <w:sz w:val="28"/>
          <w:szCs w:val="28"/>
        </w:rPr>
        <w:t>Savannah</w:t>
      </w:r>
      <w:r>
        <w:rPr>
          <w:rFonts w:ascii="Cambria" w:hAnsi="Cambria"/>
          <w:bCs/>
          <w:sz w:val="28"/>
          <w:szCs w:val="28"/>
        </w:rPr>
        <w:t xml:space="preserve"> had </w:t>
      </w:r>
      <w:r w:rsidR="00EC73FE">
        <w:rPr>
          <w:rFonts w:ascii="Cambria" w:hAnsi="Cambria"/>
          <w:bCs/>
          <w:sz w:val="28"/>
          <w:szCs w:val="28"/>
        </w:rPr>
        <w:t>zer</w:t>
      </w:r>
      <w:r w:rsidR="002A4AA1">
        <w:rPr>
          <w:rFonts w:ascii="Cambria" w:hAnsi="Cambria"/>
          <w:bCs/>
          <w:sz w:val="28"/>
          <w:szCs w:val="28"/>
        </w:rPr>
        <w:t xml:space="preserve">o intention of </w:t>
      </w:r>
      <w:r w:rsidR="001E457D">
        <w:rPr>
          <w:rFonts w:ascii="Cambria" w:hAnsi="Cambria"/>
          <w:bCs/>
          <w:sz w:val="28"/>
          <w:szCs w:val="28"/>
        </w:rPr>
        <w:t>thinking</w:t>
      </w:r>
      <w:r>
        <w:rPr>
          <w:rFonts w:ascii="Cambria" w:hAnsi="Cambria"/>
          <w:bCs/>
          <w:sz w:val="28"/>
          <w:szCs w:val="28"/>
        </w:rPr>
        <w:t>.</w:t>
      </w:r>
      <w:r w:rsidR="004C1676">
        <w:rPr>
          <w:rFonts w:ascii="Cambria" w:hAnsi="Cambria"/>
          <w:bCs/>
          <w:sz w:val="28"/>
          <w:szCs w:val="28"/>
        </w:rPr>
        <w:t xml:space="preserve"> She was </w:t>
      </w:r>
      <w:r w:rsidR="001E457D">
        <w:rPr>
          <w:rFonts w:ascii="Cambria" w:hAnsi="Cambria"/>
          <w:bCs/>
          <w:sz w:val="28"/>
          <w:szCs w:val="28"/>
        </w:rPr>
        <w:t>more interested in</w:t>
      </w:r>
      <w:r w:rsidR="004C1676">
        <w:rPr>
          <w:rFonts w:ascii="Cambria" w:hAnsi="Cambria"/>
          <w:bCs/>
          <w:sz w:val="28"/>
          <w:szCs w:val="28"/>
        </w:rPr>
        <w:t xml:space="preserve"> </w:t>
      </w:r>
      <w:ins w:id="22199" w:author="Claire S" w:date="2026-06-05T11:11:00Z" w16du:dateUtc="2026-06-05T10:11:00Z">
        <w:r w:rsidR="00FB6F0F">
          <w:rPr>
            <w:rFonts w:ascii="Cambria" w:hAnsi="Cambria"/>
            <w:bCs/>
            <w:sz w:val="28"/>
            <w:szCs w:val="28"/>
          </w:rPr>
          <w:t xml:space="preserve">who’d written on her </w:t>
        </w:r>
      </w:ins>
      <w:ins w:id="22200" w:author="Claire S" w:date="2026-06-05T14:48:00Z" w16du:dateUtc="2026-06-05T13:48:00Z">
        <w:r w:rsidR="00BA4405">
          <w:rPr>
            <w:rFonts w:ascii="Cambria" w:hAnsi="Cambria"/>
            <w:bCs/>
            <w:sz w:val="28"/>
            <w:szCs w:val="28"/>
          </w:rPr>
          <w:t xml:space="preserve">bathroom </w:t>
        </w:r>
      </w:ins>
      <w:ins w:id="22201" w:author="Claire S" w:date="2026-06-05T11:11:00Z" w16du:dateUtc="2026-06-05T10:11:00Z">
        <w:r w:rsidR="00FB6F0F">
          <w:rPr>
            <w:rFonts w:ascii="Cambria" w:hAnsi="Cambria"/>
            <w:bCs/>
            <w:sz w:val="28"/>
            <w:szCs w:val="28"/>
          </w:rPr>
          <w:t xml:space="preserve">wall, and </w:t>
        </w:r>
      </w:ins>
      <w:r w:rsidR="004C1676">
        <w:rPr>
          <w:rFonts w:ascii="Cambria" w:hAnsi="Cambria"/>
          <w:bCs/>
          <w:sz w:val="28"/>
          <w:szCs w:val="28"/>
        </w:rPr>
        <w:t>what she should wear to Freuds; something stark but demure</w:t>
      </w:r>
      <w:r w:rsidR="006C768B">
        <w:rPr>
          <w:rFonts w:ascii="Cambria" w:hAnsi="Cambria"/>
          <w:bCs/>
          <w:sz w:val="28"/>
          <w:szCs w:val="28"/>
        </w:rPr>
        <w:t>, sexy but sensible</w:t>
      </w:r>
      <w:r w:rsidR="004C1676">
        <w:rPr>
          <w:rFonts w:ascii="Cambria" w:hAnsi="Cambria"/>
          <w:bCs/>
          <w:sz w:val="28"/>
          <w:szCs w:val="28"/>
        </w:rPr>
        <w:t xml:space="preserve">.  </w:t>
      </w:r>
    </w:p>
    <w:p w14:paraId="543E7E9A" w14:textId="671DBE16" w:rsidR="00CC5F2C" w:rsidRDefault="007C6A19" w:rsidP="00C62022">
      <w:pPr>
        <w:spacing w:line="360" w:lineRule="auto"/>
        <w:contextualSpacing/>
        <w:rPr>
          <w:rFonts w:ascii="Cambria" w:hAnsi="Cambria"/>
          <w:bCs/>
          <w:sz w:val="28"/>
          <w:szCs w:val="28"/>
        </w:rPr>
      </w:pPr>
      <w:r>
        <w:rPr>
          <w:rFonts w:ascii="Cambria" w:hAnsi="Cambria"/>
          <w:bCs/>
          <w:sz w:val="28"/>
          <w:szCs w:val="28"/>
        </w:rPr>
        <w:tab/>
        <w:t xml:space="preserve">‘Please, Ms </w:t>
      </w:r>
      <w:del w:id="22202" w:author="Claire S" w:date="2026-06-05T11:11:00Z" w16du:dateUtc="2026-06-05T10:11:00Z">
        <w:r w:rsidDel="00FB6F0F">
          <w:rPr>
            <w:rFonts w:ascii="Cambria" w:hAnsi="Cambria"/>
            <w:bCs/>
            <w:sz w:val="28"/>
            <w:szCs w:val="28"/>
          </w:rPr>
          <w:delText>W</w:delText>
        </w:r>
        <w:r w:rsidR="00CA366C" w:rsidDel="00FB6F0F">
          <w:rPr>
            <w:rFonts w:ascii="Cambria" w:hAnsi="Cambria"/>
            <w:bCs/>
            <w:sz w:val="28"/>
            <w:szCs w:val="28"/>
          </w:rPr>
          <w:delText>exford</w:delText>
        </w:r>
        <w:r w:rsidDel="00FB6F0F">
          <w:rPr>
            <w:rFonts w:ascii="Cambria" w:hAnsi="Cambria"/>
            <w:bCs/>
            <w:sz w:val="28"/>
            <w:szCs w:val="28"/>
          </w:rPr>
          <w:delText>-</w:delText>
        </w:r>
      </w:del>
      <w:r>
        <w:rPr>
          <w:rFonts w:ascii="Cambria" w:hAnsi="Cambria"/>
          <w:bCs/>
          <w:sz w:val="28"/>
          <w:szCs w:val="28"/>
        </w:rPr>
        <w:t>L</w:t>
      </w:r>
      <w:r w:rsidR="00CA366C">
        <w:rPr>
          <w:rFonts w:ascii="Cambria" w:hAnsi="Cambria"/>
          <w:bCs/>
          <w:sz w:val="28"/>
          <w:szCs w:val="28"/>
        </w:rPr>
        <w:t>angley,</w:t>
      </w:r>
      <w:r>
        <w:rPr>
          <w:rFonts w:ascii="Cambria" w:hAnsi="Cambria"/>
          <w:bCs/>
          <w:sz w:val="28"/>
          <w:szCs w:val="28"/>
        </w:rPr>
        <w:t xml:space="preserve">’ the girl </w:t>
      </w:r>
      <w:del w:id="22203" w:author="Daisy Watt" w:date="2026-06-23T17:07:00Z" w16du:dateUtc="2026-06-23T15:07:00Z">
        <w:r w:rsidR="004E3D30" w:rsidDel="00C20D7B">
          <w:rPr>
            <w:rFonts w:ascii="Cambria" w:hAnsi="Cambria"/>
            <w:bCs/>
            <w:sz w:val="28"/>
            <w:szCs w:val="28"/>
          </w:rPr>
          <w:delText xml:space="preserve">was </w:delText>
        </w:r>
        <w:r w:rsidR="002A4AA1" w:rsidDel="00C20D7B">
          <w:rPr>
            <w:rFonts w:ascii="Cambria" w:hAnsi="Cambria"/>
            <w:bCs/>
            <w:sz w:val="28"/>
            <w:szCs w:val="28"/>
          </w:rPr>
          <w:delText>insistent</w:delText>
        </w:r>
      </w:del>
      <w:ins w:id="22204" w:author="Daisy Watt" w:date="2026-06-23T17:07:00Z" w16du:dateUtc="2026-06-23T15:07:00Z">
        <w:r w:rsidR="00C20D7B">
          <w:rPr>
            <w:rFonts w:ascii="Cambria" w:hAnsi="Cambria"/>
            <w:bCs/>
            <w:sz w:val="28"/>
            <w:szCs w:val="28"/>
          </w:rPr>
          <w:t>insisted</w:t>
        </w:r>
      </w:ins>
      <w:r w:rsidR="00CA366C">
        <w:rPr>
          <w:rFonts w:ascii="Cambria" w:hAnsi="Cambria"/>
          <w:bCs/>
          <w:sz w:val="28"/>
          <w:szCs w:val="28"/>
        </w:rPr>
        <w:t>,</w:t>
      </w:r>
      <w:r>
        <w:rPr>
          <w:rFonts w:ascii="Cambria" w:hAnsi="Cambria"/>
          <w:bCs/>
          <w:sz w:val="28"/>
          <w:szCs w:val="28"/>
        </w:rPr>
        <w:t xml:space="preserve"> ‘</w:t>
      </w:r>
      <w:r w:rsidR="00EC73FE">
        <w:rPr>
          <w:rFonts w:ascii="Cambria" w:hAnsi="Cambria"/>
          <w:bCs/>
          <w:sz w:val="28"/>
          <w:szCs w:val="28"/>
        </w:rPr>
        <w:t>I think it’s important. H</w:t>
      </w:r>
      <w:r w:rsidR="00CC5F2C">
        <w:rPr>
          <w:rFonts w:ascii="Cambria" w:hAnsi="Cambria"/>
          <w:bCs/>
          <w:sz w:val="28"/>
          <w:szCs w:val="28"/>
        </w:rPr>
        <w:t>ave you heard of The Red Pillars?</w:t>
      </w:r>
      <w:r w:rsidR="00CA366C">
        <w:rPr>
          <w:rFonts w:ascii="Cambria" w:hAnsi="Cambria"/>
          <w:bCs/>
          <w:sz w:val="28"/>
          <w:szCs w:val="28"/>
        </w:rPr>
        <w:t xml:space="preserve"> </w:t>
      </w:r>
      <w:r w:rsidR="00CC5F2C">
        <w:rPr>
          <w:rFonts w:ascii="Cambria" w:hAnsi="Cambria"/>
          <w:bCs/>
          <w:sz w:val="28"/>
          <w:szCs w:val="28"/>
        </w:rPr>
        <w:t>They’re an online group of incels.’</w:t>
      </w:r>
    </w:p>
    <w:p w14:paraId="57D99773" w14:textId="1A24C028" w:rsidR="00CC5F2C" w:rsidRDefault="00CC5F2C" w:rsidP="00C62022">
      <w:pPr>
        <w:spacing w:line="360" w:lineRule="auto"/>
        <w:contextualSpacing/>
        <w:rPr>
          <w:rFonts w:ascii="Cambria" w:hAnsi="Cambria"/>
          <w:bCs/>
          <w:sz w:val="28"/>
          <w:szCs w:val="28"/>
        </w:rPr>
      </w:pPr>
      <w:r>
        <w:rPr>
          <w:rFonts w:ascii="Cambria" w:hAnsi="Cambria"/>
          <w:bCs/>
          <w:sz w:val="28"/>
          <w:szCs w:val="28"/>
        </w:rPr>
        <w:tab/>
        <w:t>‘What</w:t>
      </w:r>
      <w:ins w:id="22205" w:author="Daisy Watt" w:date="2026-06-23T17:07:00Z" w16du:dateUtc="2026-06-23T15:07:00Z">
        <w:r w:rsidR="00F03032">
          <w:rPr>
            <w:rFonts w:ascii="Cambria" w:hAnsi="Cambria"/>
            <w:bCs/>
            <w:sz w:val="28"/>
            <w:szCs w:val="28"/>
          </w:rPr>
          <w:t xml:space="preserve"> are</w:t>
        </w:r>
      </w:ins>
      <w:del w:id="22206" w:author="Daisy Watt" w:date="2026-06-23T17:07:00Z" w16du:dateUtc="2026-06-23T15:07:00Z">
        <w:r w:rsidDel="00F03032">
          <w:rPr>
            <w:rFonts w:ascii="Cambria" w:hAnsi="Cambria"/>
            <w:bCs/>
            <w:sz w:val="28"/>
            <w:szCs w:val="28"/>
          </w:rPr>
          <w:delText>’s</w:delText>
        </w:r>
      </w:del>
      <w:r>
        <w:rPr>
          <w:rFonts w:ascii="Cambria" w:hAnsi="Cambria"/>
          <w:bCs/>
          <w:sz w:val="28"/>
          <w:szCs w:val="28"/>
        </w:rPr>
        <w:t xml:space="preserve"> </w:t>
      </w:r>
      <w:r w:rsidR="00CA366C">
        <w:rPr>
          <w:rFonts w:ascii="Cambria" w:hAnsi="Cambria"/>
          <w:bCs/>
          <w:sz w:val="28"/>
          <w:szCs w:val="28"/>
        </w:rPr>
        <w:t>incels</w:t>
      </w:r>
      <w:r>
        <w:rPr>
          <w:rFonts w:ascii="Cambria" w:hAnsi="Cambria"/>
          <w:bCs/>
          <w:sz w:val="28"/>
          <w:szCs w:val="28"/>
        </w:rPr>
        <w:t>?’</w:t>
      </w:r>
    </w:p>
    <w:p w14:paraId="4A8CB2A6" w14:textId="2CE9416E" w:rsidR="00CC5F2C" w:rsidRDefault="00CC5F2C" w:rsidP="00C62022">
      <w:pPr>
        <w:spacing w:line="360" w:lineRule="auto"/>
        <w:contextualSpacing/>
        <w:rPr>
          <w:rFonts w:ascii="Cambria" w:hAnsi="Cambria"/>
          <w:bCs/>
          <w:sz w:val="28"/>
          <w:szCs w:val="28"/>
        </w:rPr>
      </w:pPr>
      <w:r>
        <w:rPr>
          <w:rFonts w:ascii="Cambria" w:hAnsi="Cambria"/>
          <w:bCs/>
          <w:sz w:val="28"/>
          <w:szCs w:val="28"/>
        </w:rPr>
        <w:tab/>
        <w:t>‘</w:t>
      </w:r>
      <w:r w:rsidR="00797689">
        <w:rPr>
          <w:rFonts w:ascii="Cambria" w:hAnsi="Cambria"/>
          <w:bCs/>
          <w:sz w:val="28"/>
          <w:szCs w:val="28"/>
        </w:rPr>
        <w:t xml:space="preserve">Involuntary celibates.  </w:t>
      </w:r>
      <w:r>
        <w:rPr>
          <w:rFonts w:ascii="Cambria" w:hAnsi="Cambria"/>
          <w:bCs/>
          <w:sz w:val="28"/>
          <w:szCs w:val="28"/>
        </w:rPr>
        <w:t>Men who can’t get women</w:t>
      </w:r>
      <w:r w:rsidR="00AC54ED">
        <w:rPr>
          <w:rFonts w:ascii="Cambria" w:hAnsi="Cambria"/>
          <w:bCs/>
          <w:sz w:val="28"/>
          <w:szCs w:val="28"/>
        </w:rPr>
        <w:t xml:space="preserve"> to </w:t>
      </w:r>
      <w:r w:rsidR="004E3D30">
        <w:rPr>
          <w:rFonts w:ascii="Cambria" w:hAnsi="Cambria"/>
          <w:bCs/>
          <w:sz w:val="28"/>
          <w:szCs w:val="28"/>
        </w:rPr>
        <w:t>l</w:t>
      </w:r>
      <w:r w:rsidR="00AC54ED">
        <w:rPr>
          <w:rFonts w:ascii="Cambria" w:hAnsi="Cambria"/>
          <w:bCs/>
          <w:sz w:val="28"/>
          <w:szCs w:val="28"/>
        </w:rPr>
        <w:t xml:space="preserve">ike them, and </w:t>
      </w:r>
      <w:r>
        <w:rPr>
          <w:rFonts w:ascii="Cambria" w:hAnsi="Cambria"/>
          <w:bCs/>
          <w:sz w:val="28"/>
          <w:szCs w:val="28"/>
        </w:rPr>
        <w:t>think women are out to destroy them.’</w:t>
      </w:r>
    </w:p>
    <w:p w14:paraId="7AF11C72" w14:textId="5F6219D0" w:rsidR="00CC5F2C" w:rsidRDefault="00CC5F2C" w:rsidP="00C62022">
      <w:pPr>
        <w:spacing w:line="360" w:lineRule="auto"/>
        <w:contextualSpacing/>
        <w:rPr>
          <w:rFonts w:ascii="Cambria" w:hAnsi="Cambria"/>
          <w:bCs/>
          <w:sz w:val="28"/>
          <w:szCs w:val="28"/>
        </w:rPr>
      </w:pPr>
      <w:r>
        <w:rPr>
          <w:rFonts w:ascii="Cambria" w:hAnsi="Cambria"/>
          <w:bCs/>
          <w:sz w:val="28"/>
          <w:szCs w:val="28"/>
        </w:rPr>
        <w:tab/>
      </w:r>
      <w:r w:rsidR="00797689">
        <w:rPr>
          <w:rFonts w:ascii="Cambria" w:hAnsi="Cambria"/>
          <w:bCs/>
          <w:sz w:val="28"/>
          <w:szCs w:val="28"/>
        </w:rPr>
        <w:t>‘Oh</w:t>
      </w:r>
      <w:r w:rsidR="00C16859">
        <w:rPr>
          <w:rFonts w:ascii="Cambria" w:hAnsi="Cambria"/>
          <w:bCs/>
          <w:sz w:val="28"/>
          <w:szCs w:val="28"/>
        </w:rPr>
        <w:t>,</w:t>
      </w:r>
      <w:r w:rsidR="00BD3BE7">
        <w:rPr>
          <w:rFonts w:ascii="Cambria" w:hAnsi="Cambria"/>
          <w:bCs/>
          <w:sz w:val="28"/>
          <w:szCs w:val="28"/>
        </w:rPr>
        <w:t xml:space="preserve"> them</w:t>
      </w:r>
      <w:r w:rsidR="00797689">
        <w:rPr>
          <w:rFonts w:ascii="Cambria" w:hAnsi="Cambria"/>
          <w:bCs/>
          <w:sz w:val="28"/>
          <w:szCs w:val="28"/>
        </w:rPr>
        <w:t xml:space="preserve">.’ Savannah’s mind </w:t>
      </w:r>
      <w:r w:rsidR="00EC73FE">
        <w:rPr>
          <w:rFonts w:ascii="Cambria" w:hAnsi="Cambria"/>
          <w:bCs/>
          <w:sz w:val="28"/>
          <w:szCs w:val="28"/>
        </w:rPr>
        <w:t>whirr</w:t>
      </w:r>
      <w:r w:rsidR="00D56DFD">
        <w:rPr>
          <w:rFonts w:ascii="Cambria" w:hAnsi="Cambria"/>
          <w:bCs/>
          <w:sz w:val="28"/>
          <w:szCs w:val="28"/>
        </w:rPr>
        <w:t>ed</w:t>
      </w:r>
      <w:r w:rsidR="00797689">
        <w:rPr>
          <w:rFonts w:ascii="Cambria" w:hAnsi="Cambria"/>
          <w:bCs/>
          <w:sz w:val="28"/>
          <w:szCs w:val="28"/>
        </w:rPr>
        <w:t xml:space="preserve">. </w:t>
      </w:r>
      <w:r>
        <w:rPr>
          <w:rFonts w:ascii="Cambria" w:hAnsi="Cambria"/>
          <w:bCs/>
          <w:sz w:val="28"/>
          <w:szCs w:val="28"/>
        </w:rPr>
        <w:t>‘</w:t>
      </w:r>
      <w:r w:rsidR="00EC73FE">
        <w:rPr>
          <w:rFonts w:ascii="Cambria" w:hAnsi="Cambria"/>
          <w:bCs/>
          <w:sz w:val="28"/>
          <w:szCs w:val="28"/>
        </w:rPr>
        <w:t>And w</w:t>
      </w:r>
      <w:r>
        <w:rPr>
          <w:rFonts w:ascii="Cambria" w:hAnsi="Cambria"/>
          <w:bCs/>
          <w:sz w:val="28"/>
          <w:szCs w:val="28"/>
        </w:rPr>
        <w:t>hat’s th</w:t>
      </w:r>
      <w:r w:rsidR="00EC73FE">
        <w:rPr>
          <w:rFonts w:ascii="Cambria" w:hAnsi="Cambria"/>
          <w:bCs/>
          <w:sz w:val="28"/>
          <w:szCs w:val="28"/>
        </w:rPr>
        <w:t>at</w:t>
      </w:r>
      <w:r>
        <w:rPr>
          <w:rFonts w:ascii="Cambria" w:hAnsi="Cambria"/>
          <w:bCs/>
          <w:sz w:val="28"/>
          <w:szCs w:val="28"/>
        </w:rPr>
        <w:t xml:space="preserve"> got to do with the List?’</w:t>
      </w:r>
    </w:p>
    <w:p w14:paraId="0BFFA507" w14:textId="0EC6FBA0" w:rsidR="00CC5F2C" w:rsidRDefault="00CC5F2C" w:rsidP="00C62022">
      <w:pPr>
        <w:spacing w:line="360" w:lineRule="auto"/>
        <w:contextualSpacing/>
        <w:rPr>
          <w:rFonts w:ascii="Cambria" w:hAnsi="Cambria"/>
          <w:bCs/>
          <w:sz w:val="28"/>
          <w:szCs w:val="28"/>
        </w:rPr>
      </w:pPr>
      <w:r>
        <w:rPr>
          <w:rFonts w:ascii="Cambria" w:hAnsi="Cambria"/>
          <w:bCs/>
          <w:sz w:val="28"/>
          <w:szCs w:val="28"/>
        </w:rPr>
        <w:tab/>
        <w:t xml:space="preserve">‘We think </w:t>
      </w:r>
      <w:r w:rsidR="00797689">
        <w:rPr>
          <w:rFonts w:ascii="Cambria" w:hAnsi="Cambria"/>
          <w:bCs/>
          <w:sz w:val="28"/>
          <w:szCs w:val="28"/>
        </w:rPr>
        <w:t>Rayne</w:t>
      </w:r>
      <w:r w:rsidR="00EC73FE">
        <w:rPr>
          <w:rFonts w:ascii="Cambria" w:hAnsi="Cambria"/>
          <w:bCs/>
          <w:sz w:val="28"/>
          <w:szCs w:val="28"/>
        </w:rPr>
        <w:t>’s followers</w:t>
      </w:r>
      <w:r>
        <w:rPr>
          <w:rFonts w:ascii="Cambria" w:hAnsi="Cambria"/>
          <w:bCs/>
          <w:sz w:val="28"/>
          <w:szCs w:val="28"/>
        </w:rPr>
        <w:t xml:space="preserve"> </w:t>
      </w:r>
      <w:r w:rsidR="00AC54ED">
        <w:rPr>
          <w:rFonts w:ascii="Cambria" w:hAnsi="Cambria"/>
          <w:bCs/>
          <w:sz w:val="28"/>
          <w:szCs w:val="28"/>
        </w:rPr>
        <w:t>may be</w:t>
      </w:r>
      <w:r>
        <w:rPr>
          <w:rFonts w:ascii="Cambria" w:hAnsi="Cambria"/>
          <w:bCs/>
          <w:sz w:val="28"/>
          <w:szCs w:val="28"/>
        </w:rPr>
        <w:t xml:space="preserve"> behind some of </w:t>
      </w:r>
      <w:r w:rsidR="00AC54ED">
        <w:rPr>
          <w:rFonts w:ascii="Cambria" w:hAnsi="Cambria"/>
          <w:bCs/>
          <w:sz w:val="28"/>
          <w:szCs w:val="28"/>
        </w:rPr>
        <w:t>the Red Pillars stuff</w:t>
      </w:r>
      <w:r>
        <w:rPr>
          <w:rFonts w:ascii="Cambria" w:hAnsi="Cambria"/>
          <w:bCs/>
          <w:sz w:val="28"/>
          <w:szCs w:val="28"/>
        </w:rPr>
        <w:t>.</w:t>
      </w:r>
      <w:r w:rsidR="00EC73FE">
        <w:rPr>
          <w:rFonts w:ascii="Cambria" w:hAnsi="Cambria"/>
          <w:bCs/>
          <w:sz w:val="28"/>
          <w:szCs w:val="28"/>
        </w:rPr>
        <w:t xml:space="preserve">  Worse, in fact.’</w:t>
      </w:r>
    </w:p>
    <w:p w14:paraId="39297796" w14:textId="4AD0AFFC" w:rsidR="003A4DC8" w:rsidRDefault="00CC5F2C" w:rsidP="003A4DC8">
      <w:pPr>
        <w:spacing w:line="360" w:lineRule="auto"/>
        <w:contextualSpacing/>
        <w:rPr>
          <w:rFonts w:ascii="Cambria" w:hAnsi="Cambria"/>
          <w:bCs/>
          <w:sz w:val="28"/>
          <w:szCs w:val="28"/>
        </w:rPr>
      </w:pPr>
      <w:r>
        <w:rPr>
          <w:rFonts w:ascii="Cambria" w:hAnsi="Cambria"/>
          <w:bCs/>
          <w:sz w:val="28"/>
          <w:szCs w:val="28"/>
        </w:rPr>
        <w:tab/>
        <w:t>‘Jackson?</w:t>
      </w:r>
      <w:del w:id="22207" w:author="Claire S" w:date="2026-06-05T11:12:00Z" w16du:dateUtc="2026-06-05T10:12:00Z">
        <w:r w:rsidDel="00282118">
          <w:rPr>
            <w:rFonts w:ascii="Cambria" w:hAnsi="Cambria"/>
            <w:bCs/>
            <w:sz w:val="28"/>
            <w:szCs w:val="28"/>
          </w:rPr>
          <w:delText xml:space="preserve"> No way</w:delText>
        </w:r>
        <w:r w:rsidR="00AC54ED" w:rsidDel="00282118">
          <w:rPr>
            <w:rFonts w:ascii="Cambria" w:hAnsi="Cambria"/>
            <w:bCs/>
            <w:sz w:val="28"/>
            <w:szCs w:val="28"/>
          </w:rPr>
          <w:delText>,</w:delText>
        </w:r>
      </w:del>
      <w:r>
        <w:rPr>
          <w:rFonts w:ascii="Cambria" w:hAnsi="Cambria"/>
          <w:bCs/>
          <w:sz w:val="28"/>
          <w:szCs w:val="28"/>
        </w:rPr>
        <w:t>’ Savannah</w:t>
      </w:r>
      <w:ins w:id="22208" w:author="Claire S" w:date="2026-06-05T11:12:00Z" w16du:dateUtc="2026-06-05T10:12:00Z">
        <w:r w:rsidR="00282118">
          <w:rPr>
            <w:rFonts w:ascii="Cambria" w:hAnsi="Cambria"/>
            <w:bCs/>
            <w:sz w:val="28"/>
            <w:szCs w:val="28"/>
          </w:rPr>
          <w:t xml:space="preserve"> felt her heart speed up</w:t>
        </w:r>
      </w:ins>
      <w:del w:id="22209" w:author="Claire S" w:date="2026-06-05T11:12:00Z" w16du:dateUtc="2026-06-05T10:12:00Z">
        <w:r w:rsidDel="00282118">
          <w:rPr>
            <w:rFonts w:ascii="Cambria" w:hAnsi="Cambria"/>
            <w:bCs/>
            <w:sz w:val="28"/>
            <w:szCs w:val="28"/>
          </w:rPr>
          <w:delText>’s lip curled derisively. ‘He’s a good guy</w:delText>
        </w:r>
      </w:del>
      <w:r>
        <w:rPr>
          <w:rFonts w:ascii="Cambria" w:hAnsi="Cambria"/>
          <w:bCs/>
          <w:sz w:val="28"/>
          <w:szCs w:val="28"/>
        </w:rPr>
        <w:t>.</w:t>
      </w:r>
      <w:r w:rsidR="003A4DC8">
        <w:rPr>
          <w:rFonts w:ascii="Cambria" w:hAnsi="Cambria"/>
          <w:bCs/>
          <w:sz w:val="28"/>
          <w:szCs w:val="28"/>
        </w:rPr>
        <w:t xml:space="preserve"> </w:t>
      </w:r>
      <w:ins w:id="22210" w:author="Claire S" w:date="2026-06-05T11:12:00Z" w16du:dateUtc="2026-06-05T10:12:00Z">
        <w:r w:rsidR="00282118">
          <w:rPr>
            <w:rFonts w:ascii="Cambria" w:hAnsi="Cambria"/>
            <w:bCs/>
            <w:sz w:val="28"/>
            <w:szCs w:val="28"/>
          </w:rPr>
          <w:t>‘But</w:t>
        </w:r>
      </w:ins>
      <w:del w:id="22211" w:author="Claire S" w:date="2026-06-05T11:12:00Z" w16du:dateUtc="2026-06-05T10:12:00Z">
        <w:r w:rsidR="003A4DC8" w:rsidDel="00282118">
          <w:rPr>
            <w:rFonts w:ascii="Cambria" w:hAnsi="Cambria"/>
            <w:bCs/>
            <w:sz w:val="28"/>
            <w:szCs w:val="28"/>
          </w:rPr>
          <w:delText xml:space="preserve"> And</w:delText>
        </w:r>
      </w:del>
      <w:r w:rsidR="003A4DC8">
        <w:rPr>
          <w:rFonts w:ascii="Cambria" w:hAnsi="Cambria"/>
          <w:bCs/>
          <w:sz w:val="28"/>
          <w:szCs w:val="28"/>
        </w:rPr>
        <w:t xml:space="preserve"> he has zero problem getting women</w:t>
      </w:r>
      <w:del w:id="22212" w:author="Daisy Watt" w:date="2026-06-23T17:08:00Z" w16du:dateUtc="2026-06-23T15:08:00Z">
        <w:r w:rsidR="003A4DC8" w:rsidDel="009778F1">
          <w:rPr>
            <w:rFonts w:ascii="Cambria" w:hAnsi="Cambria"/>
            <w:bCs/>
            <w:sz w:val="28"/>
            <w:szCs w:val="28"/>
          </w:rPr>
          <w:delText>,’ she said - a</w:delText>
        </w:r>
      </w:del>
      <w:ins w:id="22213" w:author="Daisy Watt" w:date="2026-06-23T17:08:00Z" w16du:dateUtc="2026-06-23T15:08:00Z">
        <w:r w:rsidR="009778F1">
          <w:rPr>
            <w:rFonts w:ascii="Cambria" w:hAnsi="Cambria"/>
            <w:bCs/>
            <w:sz w:val="28"/>
            <w:szCs w:val="28"/>
          </w:rPr>
          <w:t>.’ A</w:t>
        </w:r>
      </w:ins>
      <w:r w:rsidR="003A4DC8">
        <w:rPr>
          <w:rFonts w:ascii="Cambria" w:hAnsi="Cambria"/>
          <w:bCs/>
          <w:sz w:val="28"/>
          <w:szCs w:val="28"/>
        </w:rPr>
        <w:t xml:space="preserve">nd then she did flush. God, what was happening to her?  </w:t>
      </w:r>
      <w:del w:id="22214" w:author="Claire S" w:date="2026-06-05T11:12:00Z" w16du:dateUtc="2026-06-05T10:12:00Z">
        <w:r w:rsidR="003A4DC8" w:rsidDel="00E97062">
          <w:rPr>
            <w:rFonts w:ascii="Cambria" w:hAnsi="Cambria"/>
            <w:bCs/>
            <w:sz w:val="28"/>
            <w:szCs w:val="28"/>
          </w:rPr>
          <w:delText xml:space="preserve">She was falling apart. </w:delText>
        </w:r>
      </w:del>
    </w:p>
    <w:p w14:paraId="5CADAC9A" w14:textId="6B4BCCC5" w:rsidR="00CC5F2C" w:rsidRPr="001D2C87" w:rsidRDefault="00CC5F2C" w:rsidP="00C62022">
      <w:pPr>
        <w:spacing w:line="360" w:lineRule="auto"/>
        <w:contextualSpacing/>
        <w:rPr>
          <w:rFonts w:ascii="Cambria" w:hAnsi="Cambria"/>
          <w:bCs/>
          <w:color w:val="000000" w:themeColor="text1"/>
          <w:sz w:val="28"/>
          <w:szCs w:val="28"/>
        </w:rPr>
      </w:pPr>
      <w:r>
        <w:rPr>
          <w:rFonts w:ascii="Cambria" w:hAnsi="Cambria"/>
          <w:bCs/>
          <w:sz w:val="28"/>
          <w:szCs w:val="28"/>
        </w:rPr>
        <w:tab/>
        <w:t>‘Well, sure, but</w:t>
      </w:r>
      <w:del w:id="22215" w:author="Daisy Watt" w:date="2026-06-23T17:08:00Z" w16du:dateUtc="2026-06-23T15:08:00Z">
        <w:r w:rsidR="003A4DC8" w:rsidDel="007E0429">
          <w:rPr>
            <w:rFonts w:ascii="Cambria" w:hAnsi="Cambria"/>
            <w:bCs/>
            <w:sz w:val="28"/>
            <w:szCs w:val="28"/>
          </w:rPr>
          <w:delText xml:space="preserve"> -</w:delText>
        </w:r>
      </w:del>
      <w:ins w:id="22216" w:author="Daisy Watt" w:date="2026-06-23T17:08:00Z" w16du:dateUtc="2026-06-23T15:08:00Z">
        <w:r w:rsidR="007E0429">
          <w:rPr>
            <w:rFonts w:ascii="Cambria" w:hAnsi="Cambria"/>
            <w:bCs/>
            <w:sz w:val="28"/>
            <w:szCs w:val="28"/>
          </w:rPr>
          <w:t>…</w:t>
        </w:r>
      </w:ins>
      <w:r>
        <w:rPr>
          <w:rFonts w:ascii="Cambria" w:hAnsi="Cambria"/>
          <w:bCs/>
          <w:sz w:val="28"/>
          <w:szCs w:val="28"/>
        </w:rPr>
        <w:t xml:space="preserve">’ Fleur </w:t>
      </w:r>
      <w:r w:rsidR="00206066">
        <w:rPr>
          <w:rFonts w:ascii="Cambria" w:hAnsi="Cambria"/>
          <w:bCs/>
          <w:sz w:val="28"/>
          <w:szCs w:val="28"/>
        </w:rPr>
        <w:t xml:space="preserve">didn’t seem to notice, </w:t>
      </w:r>
      <w:r w:rsidR="00AB0C36">
        <w:rPr>
          <w:rFonts w:ascii="Cambria" w:hAnsi="Cambria"/>
          <w:bCs/>
          <w:sz w:val="28"/>
          <w:szCs w:val="28"/>
        </w:rPr>
        <w:t>rummaging</w:t>
      </w:r>
      <w:r w:rsidR="00206066">
        <w:rPr>
          <w:rFonts w:ascii="Cambria" w:hAnsi="Cambria"/>
          <w:bCs/>
          <w:sz w:val="28"/>
          <w:szCs w:val="28"/>
        </w:rPr>
        <w:t xml:space="preserve"> </w:t>
      </w:r>
      <w:r>
        <w:rPr>
          <w:rFonts w:ascii="Cambria" w:hAnsi="Cambria"/>
          <w:bCs/>
          <w:sz w:val="28"/>
          <w:szCs w:val="28"/>
        </w:rPr>
        <w:t>in her bag for something</w:t>
      </w:r>
      <w:r w:rsidR="001D2C87">
        <w:rPr>
          <w:rFonts w:ascii="Cambria" w:hAnsi="Cambria"/>
          <w:bCs/>
          <w:sz w:val="28"/>
          <w:szCs w:val="28"/>
        </w:rPr>
        <w:t xml:space="preserve">. </w:t>
      </w:r>
      <w:r>
        <w:rPr>
          <w:rFonts w:ascii="Cambria" w:hAnsi="Cambria"/>
          <w:bCs/>
          <w:sz w:val="28"/>
          <w:szCs w:val="28"/>
        </w:rPr>
        <w:t>‘</w:t>
      </w:r>
      <w:r w:rsidR="001D2C87">
        <w:rPr>
          <w:rFonts w:ascii="Cambria" w:hAnsi="Cambria"/>
          <w:bCs/>
          <w:sz w:val="28"/>
          <w:szCs w:val="28"/>
        </w:rPr>
        <w:t>T</w:t>
      </w:r>
      <w:r>
        <w:rPr>
          <w:rFonts w:ascii="Cambria" w:hAnsi="Cambria"/>
          <w:bCs/>
          <w:sz w:val="28"/>
          <w:szCs w:val="28"/>
        </w:rPr>
        <w:t>here is this.’</w:t>
      </w:r>
      <w:r w:rsidR="001D2C87">
        <w:rPr>
          <w:rFonts w:ascii="Cambria" w:hAnsi="Cambria"/>
          <w:bCs/>
          <w:sz w:val="28"/>
          <w:szCs w:val="28"/>
        </w:rPr>
        <w:t xml:space="preserve"> </w:t>
      </w:r>
      <w:r w:rsidRPr="001D2C87">
        <w:rPr>
          <w:rFonts w:ascii="Cambria" w:hAnsi="Cambria"/>
          <w:bCs/>
          <w:color w:val="000000" w:themeColor="text1"/>
          <w:sz w:val="28"/>
          <w:szCs w:val="28"/>
        </w:rPr>
        <w:t xml:space="preserve">She </w:t>
      </w:r>
      <w:r w:rsidR="00AA437F" w:rsidRPr="001D2C87">
        <w:rPr>
          <w:rFonts w:ascii="Cambria" w:hAnsi="Cambria"/>
          <w:bCs/>
          <w:color w:val="000000" w:themeColor="text1"/>
          <w:sz w:val="28"/>
          <w:szCs w:val="28"/>
        </w:rPr>
        <w:t xml:space="preserve">produced a </w:t>
      </w:r>
      <w:r w:rsidR="001B580A">
        <w:rPr>
          <w:rFonts w:ascii="Cambria" w:hAnsi="Cambria"/>
          <w:bCs/>
          <w:color w:val="000000" w:themeColor="text1"/>
          <w:sz w:val="28"/>
          <w:szCs w:val="28"/>
        </w:rPr>
        <w:t xml:space="preserve">folder of internet </w:t>
      </w:r>
      <w:r w:rsidR="00337C68" w:rsidRPr="001D2C87">
        <w:rPr>
          <w:rFonts w:ascii="Cambria" w:hAnsi="Cambria"/>
          <w:bCs/>
          <w:color w:val="000000" w:themeColor="text1"/>
          <w:sz w:val="28"/>
          <w:szCs w:val="28"/>
        </w:rPr>
        <w:t>printouts</w:t>
      </w:r>
      <w:r w:rsidR="001B580A">
        <w:rPr>
          <w:rFonts w:ascii="Cambria" w:hAnsi="Cambria"/>
          <w:bCs/>
          <w:color w:val="000000" w:themeColor="text1"/>
          <w:sz w:val="28"/>
          <w:szCs w:val="28"/>
        </w:rPr>
        <w:t>:</w:t>
      </w:r>
      <w:r w:rsidR="001D2C87" w:rsidRPr="001D2C87">
        <w:rPr>
          <w:rFonts w:ascii="Cambria" w:hAnsi="Cambria"/>
          <w:color w:val="000000" w:themeColor="text1"/>
          <w:sz w:val="28"/>
          <w:szCs w:val="28"/>
        </w:rPr>
        <w:t xml:space="preserve"> message threads</w:t>
      </w:r>
      <w:r w:rsidR="00A069BB">
        <w:rPr>
          <w:rFonts w:ascii="Cambria" w:hAnsi="Cambria"/>
          <w:color w:val="000000" w:themeColor="text1"/>
          <w:sz w:val="28"/>
          <w:szCs w:val="28"/>
        </w:rPr>
        <w:t xml:space="preserve"> and</w:t>
      </w:r>
      <w:r w:rsidR="00847E48">
        <w:rPr>
          <w:rFonts w:ascii="Cambria" w:hAnsi="Cambria"/>
          <w:color w:val="000000" w:themeColor="text1"/>
          <w:sz w:val="28"/>
          <w:szCs w:val="28"/>
        </w:rPr>
        <w:t xml:space="preserve"> other</w:t>
      </w:r>
      <w:r w:rsidR="001D2C87" w:rsidRPr="001D2C87">
        <w:rPr>
          <w:rFonts w:ascii="Cambria" w:hAnsi="Cambria"/>
          <w:color w:val="000000" w:themeColor="text1"/>
          <w:sz w:val="28"/>
          <w:szCs w:val="28"/>
        </w:rPr>
        <w:t xml:space="preserve"> </w:t>
      </w:r>
      <w:r w:rsidR="00AA437F" w:rsidRPr="001D2C87">
        <w:rPr>
          <w:rFonts w:ascii="Cambria" w:hAnsi="Cambria"/>
          <w:bCs/>
          <w:color w:val="000000" w:themeColor="text1"/>
          <w:sz w:val="28"/>
          <w:szCs w:val="28"/>
        </w:rPr>
        <w:t>online content</w:t>
      </w:r>
      <w:r w:rsidR="003A4DC8" w:rsidRPr="001D2C87">
        <w:rPr>
          <w:rFonts w:ascii="Cambria" w:hAnsi="Cambria"/>
          <w:bCs/>
          <w:color w:val="000000" w:themeColor="text1"/>
          <w:sz w:val="28"/>
          <w:szCs w:val="28"/>
        </w:rPr>
        <w:t>.</w:t>
      </w:r>
      <w:r w:rsidRPr="001D2C87">
        <w:rPr>
          <w:rFonts w:ascii="Cambria" w:hAnsi="Cambria"/>
          <w:bCs/>
          <w:color w:val="000000" w:themeColor="text1"/>
          <w:sz w:val="28"/>
          <w:szCs w:val="28"/>
        </w:rPr>
        <w:t xml:space="preserve"> ‘</w:t>
      </w:r>
      <w:r w:rsidR="003A4DC8" w:rsidRPr="001D2C87">
        <w:rPr>
          <w:rFonts w:ascii="Cambria" w:hAnsi="Cambria"/>
          <w:bCs/>
          <w:color w:val="000000" w:themeColor="text1"/>
          <w:sz w:val="28"/>
          <w:szCs w:val="28"/>
        </w:rPr>
        <w:t>I</w:t>
      </w:r>
      <w:r w:rsidRPr="001D2C87">
        <w:rPr>
          <w:rFonts w:ascii="Cambria" w:hAnsi="Cambria"/>
          <w:bCs/>
          <w:color w:val="000000" w:themeColor="text1"/>
          <w:sz w:val="28"/>
          <w:szCs w:val="28"/>
        </w:rPr>
        <w:t xml:space="preserve">t’s </w:t>
      </w:r>
      <w:r w:rsidR="00CC5218">
        <w:rPr>
          <w:rFonts w:ascii="Cambria" w:hAnsi="Cambria"/>
          <w:bCs/>
          <w:color w:val="000000" w:themeColor="text1"/>
          <w:sz w:val="28"/>
          <w:szCs w:val="28"/>
        </w:rPr>
        <w:t>very</w:t>
      </w:r>
      <w:r w:rsidRPr="001D2C87">
        <w:rPr>
          <w:rFonts w:ascii="Cambria" w:hAnsi="Cambria"/>
          <w:bCs/>
          <w:color w:val="000000" w:themeColor="text1"/>
          <w:sz w:val="28"/>
          <w:szCs w:val="28"/>
        </w:rPr>
        <w:t xml:space="preserve"> </w:t>
      </w:r>
      <w:r w:rsidR="00CC5218">
        <w:rPr>
          <w:rFonts w:ascii="Cambria" w:hAnsi="Cambria"/>
          <w:bCs/>
          <w:color w:val="000000" w:themeColor="text1"/>
          <w:sz w:val="28"/>
          <w:szCs w:val="28"/>
        </w:rPr>
        <w:t xml:space="preserve">nasty.  Total </w:t>
      </w:r>
      <w:r w:rsidR="005850F2">
        <w:rPr>
          <w:rFonts w:ascii="Cambria" w:hAnsi="Cambria"/>
          <w:bCs/>
          <w:color w:val="000000" w:themeColor="text1"/>
          <w:sz w:val="28"/>
          <w:szCs w:val="28"/>
        </w:rPr>
        <w:t xml:space="preserve">sexist rubbish, the worst kind of </w:t>
      </w:r>
      <w:r w:rsidR="00CC5218">
        <w:rPr>
          <w:rFonts w:ascii="Cambria" w:hAnsi="Cambria"/>
          <w:bCs/>
          <w:color w:val="000000" w:themeColor="text1"/>
          <w:sz w:val="28"/>
          <w:szCs w:val="28"/>
        </w:rPr>
        <w:t>m</w:t>
      </w:r>
      <w:r w:rsidR="00CC5218" w:rsidRPr="001D2C87">
        <w:rPr>
          <w:rFonts w:ascii="Cambria" w:hAnsi="Cambria"/>
          <w:bCs/>
          <w:color w:val="000000" w:themeColor="text1"/>
          <w:sz w:val="28"/>
          <w:szCs w:val="28"/>
        </w:rPr>
        <w:t>isogyn</w:t>
      </w:r>
      <w:r w:rsidR="00CC5218">
        <w:rPr>
          <w:rFonts w:ascii="Cambria" w:hAnsi="Cambria"/>
          <w:bCs/>
          <w:color w:val="000000" w:themeColor="text1"/>
          <w:sz w:val="28"/>
          <w:szCs w:val="28"/>
        </w:rPr>
        <w:t>y</w:t>
      </w:r>
      <w:r w:rsidRPr="001D2C87">
        <w:rPr>
          <w:rFonts w:ascii="Cambria" w:hAnsi="Cambria"/>
          <w:bCs/>
          <w:color w:val="000000" w:themeColor="text1"/>
          <w:sz w:val="28"/>
          <w:szCs w:val="28"/>
        </w:rPr>
        <w:t>.</w:t>
      </w:r>
      <w:r w:rsidR="00AB0C36">
        <w:rPr>
          <w:rFonts w:ascii="Cambria" w:hAnsi="Cambria"/>
          <w:bCs/>
          <w:color w:val="000000" w:themeColor="text1"/>
          <w:sz w:val="28"/>
          <w:szCs w:val="28"/>
        </w:rPr>
        <w:t xml:space="preserve"> And I should give you a trigger warnin</w:t>
      </w:r>
      <w:ins w:id="22217" w:author="Daisy Watt" w:date="2026-06-23T17:08:00Z" w16du:dateUtc="2026-06-23T15:08:00Z">
        <w:r w:rsidR="001321E0">
          <w:rPr>
            <w:rFonts w:ascii="Cambria" w:hAnsi="Cambria"/>
            <w:bCs/>
            <w:color w:val="000000" w:themeColor="text1"/>
            <w:sz w:val="28"/>
            <w:szCs w:val="28"/>
          </w:rPr>
          <w:t>g…</w:t>
        </w:r>
      </w:ins>
      <w:del w:id="22218" w:author="Daisy Watt" w:date="2026-06-23T17:08:00Z" w16du:dateUtc="2026-06-23T15:08:00Z">
        <w:r w:rsidR="00AB0C36" w:rsidDel="001321E0">
          <w:rPr>
            <w:rFonts w:ascii="Cambria" w:hAnsi="Cambria"/>
            <w:bCs/>
            <w:color w:val="000000" w:themeColor="text1"/>
            <w:sz w:val="28"/>
            <w:szCs w:val="28"/>
          </w:rPr>
          <w:delText>g -</w:delText>
        </w:r>
      </w:del>
      <w:r w:rsidRPr="001D2C87">
        <w:rPr>
          <w:rFonts w:ascii="Cambria" w:hAnsi="Cambria"/>
          <w:bCs/>
          <w:color w:val="000000" w:themeColor="text1"/>
          <w:sz w:val="28"/>
          <w:szCs w:val="28"/>
        </w:rPr>
        <w:t>’</w:t>
      </w:r>
      <w:r w:rsidR="00AB0C36">
        <w:rPr>
          <w:rFonts w:ascii="Cambria" w:hAnsi="Cambria"/>
          <w:bCs/>
          <w:color w:val="000000" w:themeColor="text1"/>
          <w:sz w:val="28"/>
          <w:szCs w:val="28"/>
        </w:rPr>
        <w:t xml:space="preserve"> Fleur flushed a bit herself</w:t>
      </w:r>
      <w:ins w:id="22219" w:author="Daisy Watt" w:date="2026-06-23T17:09:00Z" w16du:dateUtc="2026-06-23T15:09:00Z">
        <w:r w:rsidR="001321E0">
          <w:rPr>
            <w:rFonts w:ascii="Cambria" w:hAnsi="Cambria"/>
            <w:bCs/>
            <w:color w:val="000000" w:themeColor="text1"/>
            <w:sz w:val="28"/>
            <w:szCs w:val="28"/>
          </w:rPr>
          <w:t>,</w:t>
        </w:r>
      </w:ins>
      <w:r w:rsidR="00AB0C36">
        <w:rPr>
          <w:rFonts w:ascii="Cambria" w:hAnsi="Cambria"/>
          <w:bCs/>
          <w:color w:val="000000" w:themeColor="text1"/>
          <w:sz w:val="28"/>
          <w:szCs w:val="28"/>
        </w:rPr>
        <w:t xml:space="preserve"> now. ‘Your name is mentioned.’</w:t>
      </w:r>
    </w:p>
    <w:p w14:paraId="72B6A040" w14:textId="14400384" w:rsidR="00982685" w:rsidRDefault="00301E66" w:rsidP="008F04EF">
      <w:pPr>
        <w:spacing w:line="360" w:lineRule="auto"/>
        <w:ind w:firstLine="720"/>
        <w:contextualSpacing/>
        <w:rPr>
          <w:ins w:id="22220" w:author="Claire S" w:date="2026-07-31T16:11:00Z" w16du:dateUtc="2026-07-31T15:11:00Z"/>
          <w:rFonts w:ascii="Cambria" w:hAnsi="Cambria"/>
          <w:bCs/>
          <w:sz w:val="28"/>
          <w:szCs w:val="28"/>
        </w:rPr>
      </w:pPr>
      <w:r>
        <w:rPr>
          <w:rFonts w:ascii="Cambria" w:hAnsi="Cambria"/>
          <w:bCs/>
          <w:sz w:val="28"/>
          <w:szCs w:val="28"/>
        </w:rPr>
        <w:t xml:space="preserve">Against her will, </w:t>
      </w:r>
      <w:r w:rsidR="00FD7A06">
        <w:rPr>
          <w:rFonts w:ascii="Cambria" w:hAnsi="Cambria"/>
          <w:bCs/>
          <w:sz w:val="28"/>
          <w:szCs w:val="28"/>
        </w:rPr>
        <w:t xml:space="preserve">Savannah </w:t>
      </w:r>
      <w:r>
        <w:rPr>
          <w:rFonts w:ascii="Cambria" w:hAnsi="Cambria"/>
          <w:bCs/>
          <w:sz w:val="28"/>
          <w:szCs w:val="28"/>
        </w:rPr>
        <w:t xml:space="preserve">glanced </w:t>
      </w:r>
      <w:r w:rsidR="00FD7A06">
        <w:rPr>
          <w:rFonts w:ascii="Cambria" w:hAnsi="Cambria"/>
          <w:bCs/>
          <w:sz w:val="28"/>
          <w:szCs w:val="28"/>
        </w:rPr>
        <w:t>at it</w:t>
      </w:r>
      <w:r>
        <w:rPr>
          <w:rFonts w:ascii="Cambria" w:hAnsi="Cambria"/>
          <w:bCs/>
          <w:sz w:val="28"/>
          <w:szCs w:val="28"/>
        </w:rPr>
        <w:t xml:space="preserve">, </w:t>
      </w:r>
      <w:r w:rsidR="00F90BF3">
        <w:rPr>
          <w:rFonts w:ascii="Cambria" w:hAnsi="Cambria"/>
          <w:bCs/>
          <w:sz w:val="28"/>
          <w:szCs w:val="28"/>
        </w:rPr>
        <w:t xml:space="preserve">skimming </w:t>
      </w:r>
      <w:r>
        <w:rPr>
          <w:rFonts w:ascii="Cambria" w:hAnsi="Cambria"/>
          <w:bCs/>
          <w:sz w:val="28"/>
          <w:szCs w:val="28"/>
        </w:rPr>
        <w:t xml:space="preserve">some of the </w:t>
      </w:r>
      <w:r w:rsidR="00F90BF3">
        <w:rPr>
          <w:rFonts w:ascii="Cambria" w:hAnsi="Cambria"/>
          <w:bCs/>
          <w:sz w:val="28"/>
          <w:szCs w:val="28"/>
        </w:rPr>
        <w:t>nastier</w:t>
      </w:r>
      <w:r>
        <w:rPr>
          <w:rFonts w:ascii="Cambria" w:hAnsi="Cambria"/>
          <w:bCs/>
          <w:sz w:val="28"/>
          <w:szCs w:val="28"/>
        </w:rPr>
        <w:t xml:space="preserve"> comments</w:t>
      </w:r>
      <w:r w:rsidR="00F90BF3">
        <w:rPr>
          <w:rFonts w:ascii="Cambria" w:hAnsi="Cambria"/>
          <w:bCs/>
          <w:sz w:val="28"/>
          <w:szCs w:val="28"/>
        </w:rPr>
        <w:t xml:space="preserve"> until she was drawn in by the vitriol</w:t>
      </w:r>
      <w:ins w:id="22221" w:author="Claire S" w:date="2026-06-05T11:12:00Z" w16du:dateUtc="2026-06-05T10:12:00Z">
        <w:r w:rsidR="00E97062">
          <w:rPr>
            <w:rFonts w:ascii="Cambria" w:hAnsi="Cambria"/>
            <w:bCs/>
            <w:sz w:val="28"/>
            <w:szCs w:val="28"/>
          </w:rPr>
          <w:t xml:space="preserve">, </w:t>
        </w:r>
      </w:ins>
      <w:del w:id="22222" w:author="Claire S" w:date="2026-06-05T11:12:00Z" w16du:dateUtc="2026-06-05T10:12:00Z">
        <w:r w:rsidR="001909AF" w:rsidDel="00E97062">
          <w:rPr>
            <w:rFonts w:ascii="Cambria" w:hAnsi="Cambria"/>
            <w:bCs/>
            <w:sz w:val="28"/>
            <w:szCs w:val="28"/>
          </w:rPr>
          <w:delText xml:space="preserve"> </w:delText>
        </w:r>
      </w:del>
      <w:r w:rsidR="001909AF">
        <w:rPr>
          <w:rFonts w:ascii="Cambria" w:hAnsi="Cambria"/>
          <w:bCs/>
          <w:sz w:val="28"/>
          <w:szCs w:val="28"/>
        </w:rPr>
        <w:t>and then by her own name</w:t>
      </w:r>
      <w:r w:rsidR="00F90BF3">
        <w:rPr>
          <w:rFonts w:ascii="Cambria" w:hAnsi="Cambria"/>
          <w:bCs/>
          <w:sz w:val="28"/>
          <w:szCs w:val="28"/>
        </w:rPr>
        <w:t>.</w:t>
      </w:r>
    </w:p>
    <w:p w14:paraId="546C4AB7" w14:textId="0A367C2A" w:rsidR="008F04EF" w:rsidRPr="008F04EF" w:rsidRDefault="008F04EF">
      <w:pPr>
        <w:pStyle w:val="font-claude-response-body"/>
        <w:ind w:firstLine="720"/>
        <w:rPr>
          <w:ins w:id="22223" w:author="Claire S" w:date="2026-07-31T16:06:00Z" w16du:dateUtc="2026-07-31T15:06:00Z"/>
          <w:rFonts w:ascii="Cambria" w:hAnsi="Cambria"/>
          <w:b/>
          <w:bCs/>
          <w:i/>
          <w:iCs/>
          <w:color w:val="000000"/>
          <w:sz w:val="28"/>
          <w:szCs w:val="28"/>
          <w:rPrChange w:id="22224" w:author="Claire S" w:date="2026-07-31T16:13:00Z" w16du:dateUtc="2026-07-31T15:13:00Z">
            <w:rPr>
              <w:ins w:id="22225" w:author="Claire S" w:date="2026-07-31T16:06:00Z" w16du:dateUtc="2026-07-31T15:06:00Z"/>
              <w:rFonts w:ascii="Cambria" w:hAnsi="Cambria"/>
              <w:bCs/>
              <w:sz w:val="28"/>
              <w:szCs w:val="28"/>
            </w:rPr>
          </w:rPrChange>
        </w:rPr>
        <w:pPrChange w:id="22226" w:author="Claire S" w:date="2026-07-31T16:12:00Z" w16du:dateUtc="2026-07-31T15:12:00Z">
          <w:pPr>
            <w:spacing w:line="360" w:lineRule="auto"/>
            <w:ind w:firstLine="720"/>
            <w:contextualSpacing/>
          </w:pPr>
        </w:pPrChange>
      </w:pPr>
      <w:ins w:id="22227" w:author="Claire S" w:date="2026-07-31T16:11:00Z" w16du:dateUtc="2026-07-31T15:11:00Z">
        <w:r w:rsidRPr="008F04EF">
          <w:rPr>
            <w:rFonts w:ascii="Cambria" w:hAnsi="Cambria"/>
            <w:b/>
            <w:bCs/>
            <w:i/>
            <w:iCs/>
            <w:color w:val="000000"/>
            <w:sz w:val="28"/>
            <w:szCs w:val="28"/>
            <w:rPrChange w:id="22228" w:author="Claire S" w:date="2026-07-31T16:13:00Z" w16du:dateUtc="2026-07-31T15:13:00Z">
              <w:rPr>
                <w:rFonts w:ascii="Cambria" w:hAnsi="Cambria"/>
                <w:b/>
                <w:bCs/>
                <w:i/>
                <w:iCs/>
                <w:color w:val="000000"/>
              </w:rPr>
            </w:rPrChange>
          </w:rPr>
          <w:t xml:space="preserve">Sexy Savanna? </w:t>
        </w:r>
      </w:ins>
      <w:ins w:id="22229" w:author="Claire S" w:date="2026-07-31T16:33:00Z" w16du:dateUtc="2026-07-31T15:33:00Z">
        <w:r w:rsidR="00F25085">
          <w:rPr>
            <w:rFonts w:ascii="Cambria" w:hAnsi="Cambria"/>
            <w:b/>
            <w:bCs/>
            <w:i/>
            <w:iCs/>
            <w:color w:val="000000"/>
            <w:sz w:val="28"/>
            <w:szCs w:val="28"/>
          </w:rPr>
          <w:t xml:space="preserve">What a </w:t>
        </w:r>
      </w:ins>
      <w:ins w:id="22230" w:author="Claire S" w:date="2026-07-31T16:34:00Z" w16du:dateUtc="2026-07-31T15:34:00Z">
        <w:r w:rsidR="00F25085">
          <w:rPr>
            <w:rFonts w:ascii="Cambria" w:hAnsi="Cambria"/>
            <w:b/>
            <w:bCs/>
            <w:i/>
            <w:iCs/>
            <w:color w:val="000000"/>
            <w:sz w:val="28"/>
            <w:szCs w:val="28"/>
          </w:rPr>
          <w:t>s</w:t>
        </w:r>
      </w:ins>
      <w:ins w:id="22231" w:author="Claire S" w:date="2026-07-31T16:33:00Z" w16du:dateUtc="2026-07-31T15:33:00Z">
        <w:r w:rsidR="00F25085">
          <w:rPr>
            <w:rFonts w:ascii="Cambria" w:hAnsi="Cambria"/>
            <w:b/>
            <w:bCs/>
            <w:i/>
            <w:iCs/>
            <w:color w:val="000000"/>
            <w:sz w:val="28"/>
            <w:szCs w:val="28"/>
          </w:rPr>
          <w:t xml:space="preserve">tacy </w:t>
        </w:r>
      </w:ins>
      <w:ins w:id="22232" w:author="Claire S" w:date="2026-07-31T16:11:00Z" w16du:dateUtc="2026-07-31T15:11:00Z">
        <w:r w:rsidRPr="008F04EF">
          <w:rPr>
            <w:rFonts w:ascii="Cambria" w:hAnsi="Cambria"/>
            <w:b/>
            <w:bCs/>
            <w:i/>
            <w:iCs/>
            <w:color w:val="000000"/>
            <w:sz w:val="28"/>
            <w:szCs w:val="28"/>
            <w:rPrChange w:id="22233" w:author="Claire S" w:date="2026-07-31T16:13:00Z" w16du:dateUtc="2026-07-31T15:13:00Z">
              <w:rPr>
                <w:rFonts w:ascii="Cambria" w:hAnsi="Cambria"/>
                <w:b/>
                <w:bCs/>
                <w:i/>
                <w:iCs/>
                <w:color w:val="000000"/>
              </w:rPr>
            </w:rPrChange>
          </w:rPr>
          <w:t>I wouldn’t would you? 0/10</w:t>
        </w:r>
      </w:ins>
    </w:p>
    <w:p w14:paraId="2C4296BB" w14:textId="5FB037E0" w:rsidR="000525C8" w:rsidRDefault="008F04EF" w:rsidP="000525C8">
      <w:pPr>
        <w:pStyle w:val="font-claude-response-body"/>
        <w:ind w:left="720"/>
        <w:rPr>
          <w:ins w:id="22234" w:author="Claire S" w:date="2026-07-31T16:13:00Z" w16du:dateUtc="2026-07-31T15:13:00Z"/>
          <w:rFonts w:ascii="Cambria" w:hAnsi="Cambria"/>
          <w:b/>
          <w:bCs/>
          <w:i/>
          <w:iCs/>
          <w:color w:val="000000"/>
          <w:sz w:val="28"/>
          <w:szCs w:val="28"/>
        </w:rPr>
      </w:pPr>
      <w:ins w:id="22235" w:author="Claire S" w:date="2026-07-31T16:09:00Z" w16du:dateUtc="2026-07-31T15:09:00Z">
        <w:r w:rsidRPr="008F04EF">
          <w:rPr>
            <w:rFonts w:ascii="Cambria" w:hAnsi="Cambria"/>
            <w:b/>
            <w:bCs/>
            <w:i/>
            <w:iCs/>
            <w:color w:val="000000"/>
            <w:sz w:val="28"/>
            <w:szCs w:val="28"/>
            <w:rPrChange w:id="22236" w:author="Claire S" w:date="2026-07-31T16:13:00Z" w16du:dateUtc="2026-07-31T15:13:00Z">
              <w:rPr>
                <w:rFonts w:ascii="Cambria" w:hAnsi="Cambria"/>
                <w:i/>
                <w:iCs/>
                <w:color w:val="000000"/>
              </w:rPr>
            </w:rPrChange>
          </w:rPr>
          <w:t>T</w:t>
        </w:r>
        <w:r w:rsidRPr="008F04EF">
          <w:rPr>
            <w:rFonts w:ascii="Cambria" w:hAnsi="Cambria"/>
            <w:b/>
            <w:bCs/>
            <w:i/>
            <w:iCs/>
            <w:color w:val="000000"/>
            <w:sz w:val="28"/>
            <w:szCs w:val="28"/>
            <w:rPrChange w:id="22237" w:author="Claire S" w:date="2026-07-31T16:13:00Z" w16du:dateUtc="2026-07-31T15:13:00Z">
              <w:rPr>
                <w:color w:val="000000"/>
              </w:rPr>
            </w:rPrChange>
          </w:rPr>
          <w:t xml:space="preserve">rust fund </w:t>
        </w:r>
      </w:ins>
      <w:ins w:id="22238" w:author="Claire S" w:date="2026-07-31T16:13:00Z" w16du:dateUtc="2026-07-31T15:13:00Z">
        <w:r w:rsidRPr="008F04EF">
          <w:rPr>
            <w:rFonts w:ascii="Cambria" w:hAnsi="Cambria"/>
            <w:b/>
            <w:bCs/>
            <w:i/>
            <w:iCs/>
            <w:color w:val="000000"/>
            <w:sz w:val="28"/>
            <w:szCs w:val="28"/>
            <w:rPrChange w:id="22239" w:author="Claire S" w:date="2026-07-31T16:13:00Z" w16du:dateUtc="2026-07-31T15:13:00Z">
              <w:rPr>
                <w:rFonts w:ascii="Cambria" w:hAnsi="Cambria"/>
                <w:b/>
                <w:bCs/>
                <w:i/>
                <w:iCs/>
                <w:color w:val="000000"/>
              </w:rPr>
            </w:rPrChange>
          </w:rPr>
          <w:t>P</w:t>
        </w:r>
      </w:ins>
      <w:ins w:id="22240" w:author="Claire S" w:date="2026-07-31T16:09:00Z" w16du:dateUtc="2026-07-31T15:09:00Z">
        <w:r w:rsidRPr="008F04EF">
          <w:rPr>
            <w:rFonts w:ascii="Cambria" w:hAnsi="Cambria"/>
            <w:b/>
            <w:bCs/>
            <w:i/>
            <w:iCs/>
            <w:color w:val="000000"/>
            <w:sz w:val="28"/>
            <w:szCs w:val="28"/>
            <w:rPrChange w:id="22241" w:author="Claire S" w:date="2026-07-31T16:13:00Z" w16du:dateUtc="2026-07-31T15:13:00Z">
              <w:rPr>
                <w:color w:val="000000"/>
              </w:rPr>
            </w:rPrChange>
          </w:rPr>
          <w:t>rincess thought she was untouchable</w:t>
        </w:r>
        <w:r w:rsidRPr="008F04EF">
          <w:rPr>
            <w:rFonts w:ascii="Cambria" w:hAnsi="Cambria"/>
            <w:b/>
            <w:bCs/>
            <w:i/>
            <w:iCs/>
            <w:color w:val="000000"/>
            <w:sz w:val="28"/>
            <w:szCs w:val="28"/>
            <w:rPrChange w:id="22242" w:author="Claire S" w:date="2026-07-31T16:13:00Z" w16du:dateUtc="2026-07-31T15:13:00Z">
              <w:rPr>
                <w:rFonts w:ascii="Cambria" w:hAnsi="Cambria"/>
                <w:i/>
                <w:iCs/>
                <w:color w:val="000000"/>
              </w:rPr>
            </w:rPrChange>
          </w:rPr>
          <w:t xml:space="preserve"> </w:t>
        </w:r>
      </w:ins>
      <w:ins w:id="22243" w:author="Claire S" w:date="2026-07-31T16:10:00Z" w16du:dateUtc="2026-07-31T15:10:00Z">
        <w:r w:rsidRPr="008F04EF">
          <w:rPr>
            <w:rFonts w:ascii="Cambria" w:hAnsi="Cambria"/>
            <w:b/>
            <w:bCs/>
            <w:i/>
            <w:iCs/>
            <w:color w:val="000000"/>
            <w:sz w:val="28"/>
            <w:szCs w:val="28"/>
            <w:rPrChange w:id="22244" w:author="Claire S" w:date="2026-07-31T16:13:00Z" w16du:dateUtc="2026-07-31T15:13:00Z">
              <w:rPr>
                <w:rFonts w:ascii="Cambria" w:hAnsi="Cambria"/>
                <w:i/>
                <w:iCs/>
                <w:color w:val="000000"/>
              </w:rPr>
            </w:rPrChange>
          </w:rPr>
          <w:t>-</w:t>
        </w:r>
      </w:ins>
      <w:ins w:id="22245" w:author="Claire S" w:date="2026-07-31T16:09:00Z" w16du:dateUtc="2026-07-31T15:09:00Z">
        <w:r w:rsidRPr="008F04EF">
          <w:rPr>
            <w:rFonts w:ascii="Cambria" w:hAnsi="Cambria"/>
            <w:b/>
            <w:bCs/>
            <w:i/>
            <w:iCs/>
            <w:color w:val="000000"/>
            <w:sz w:val="28"/>
            <w:szCs w:val="28"/>
            <w:rPrChange w:id="22246" w:author="Claire S" w:date="2026-07-31T16:13:00Z" w16du:dateUtc="2026-07-31T15:13:00Z">
              <w:rPr>
                <w:color w:val="000000"/>
              </w:rPr>
            </w:rPrChange>
          </w:rPr>
          <w:t xml:space="preserve"> </w:t>
        </w:r>
      </w:ins>
      <w:ins w:id="22247" w:author="Claire S" w:date="2026-07-31T16:11:00Z" w16du:dateUtc="2026-07-31T15:11:00Z">
        <w:r w:rsidRPr="008F04EF">
          <w:rPr>
            <w:rFonts w:ascii="Cambria" w:hAnsi="Cambria"/>
            <w:b/>
            <w:bCs/>
            <w:i/>
            <w:iCs/>
            <w:color w:val="000000"/>
            <w:sz w:val="28"/>
            <w:szCs w:val="28"/>
            <w:rPrChange w:id="22248" w:author="Claire S" w:date="2026-07-31T16:13:00Z" w16du:dateUtc="2026-07-31T15:13:00Z">
              <w:rPr>
                <w:rFonts w:ascii="Cambria" w:hAnsi="Cambria"/>
                <w:b/>
                <w:bCs/>
                <w:i/>
                <w:iCs/>
                <w:color w:val="000000"/>
              </w:rPr>
            </w:rPrChange>
          </w:rPr>
          <w:t>but</w:t>
        </w:r>
      </w:ins>
      <w:ins w:id="22249" w:author="Claire S" w:date="2026-07-31T16:09:00Z" w16du:dateUtc="2026-07-31T15:09:00Z">
        <w:r w:rsidRPr="008F04EF">
          <w:rPr>
            <w:rFonts w:ascii="Cambria" w:hAnsi="Cambria"/>
            <w:b/>
            <w:bCs/>
            <w:i/>
            <w:iCs/>
            <w:color w:val="000000"/>
            <w:sz w:val="28"/>
            <w:szCs w:val="28"/>
            <w:rPrChange w:id="22250" w:author="Claire S" w:date="2026-07-31T16:13:00Z" w16du:dateUtc="2026-07-31T15:13:00Z">
              <w:rPr>
                <w:color w:val="000000"/>
              </w:rPr>
            </w:rPrChange>
          </w:rPr>
          <w:t xml:space="preserve"> </w:t>
        </w:r>
      </w:ins>
      <w:ins w:id="22251" w:author="Claire S" w:date="2026-07-31T16:10:00Z" w16du:dateUtc="2026-07-31T15:10:00Z">
        <w:r w:rsidRPr="008F04EF">
          <w:rPr>
            <w:rFonts w:ascii="Cambria" w:hAnsi="Cambria"/>
            <w:b/>
            <w:bCs/>
            <w:i/>
            <w:iCs/>
            <w:color w:val="000000"/>
            <w:sz w:val="28"/>
            <w:szCs w:val="28"/>
            <w:rPrChange w:id="22252" w:author="Claire S" w:date="2026-07-31T16:13:00Z" w16du:dateUtc="2026-07-31T15:13:00Z">
              <w:rPr>
                <w:rFonts w:ascii="Cambria" w:hAnsi="Cambria"/>
                <w:i/>
                <w:iCs/>
                <w:color w:val="000000"/>
              </w:rPr>
            </w:rPrChange>
          </w:rPr>
          <w:t>1</w:t>
        </w:r>
      </w:ins>
      <w:ins w:id="22253" w:author="Claire S" w:date="2026-07-31T16:09:00Z" w16du:dateUtc="2026-07-31T15:09:00Z">
        <w:r w:rsidRPr="008F04EF">
          <w:rPr>
            <w:rFonts w:ascii="Cambria" w:hAnsi="Cambria"/>
            <w:b/>
            <w:bCs/>
            <w:i/>
            <w:iCs/>
            <w:color w:val="000000"/>
            <w:sz w:val="28"/>
            <w:szCs w:val="28"/>
            <w:rPrChange w:id="22254" w:author="Claire S" w:date="2026-07-31T16:13:00Z" w16du:dateUtc="2026-07-31T15:13:00Z">
              <w:rPr>
                <w:color w:val="000000"/>
              </w:rPr>
            </w:rPrChange>
          </w:rPr>
          <w:t xml:space="preserve"> thing daddy's </w:t>
        </w:r>
      </w:ins>
      <w:ins w:id="22255" w:author="Claire S" w:date="2026-07-31T16:11:00Z" w16du:dateUtc="2026-07-31T15:11:00Z">
        <w:r w:rsidRPr="008F04EF">
          <w:rPr>
            <w:rFonts w:ascii="Cambria" w:hAnsi="Cambria"/>
            <w:b/>
            <w:bCs/>
            <w:i/>
            <w:iCs/>
            <w:color w:val="000000"/>
            <w:sz w:val="28"/>
            <w:szCs w:val="28"/>
            <w:rPrChange w:id="22256" w:author="Claire S" w:date="2026-07-31T16:13:00Z" w16du:dateUtc="2026-07-31T15:13:00Z">
              <w:rPr>
                <w:rFonts w:ascii="Cambria" w:hAnsi="Cambria"/>
                <w:b/>
                <w:bCs/>
                <w:i/>
                <w:iCs/>
                <w:color w:val="000000"/>
              </w:rPr>
            </w:rPrChange>
          </w:rPr>
          <w:t xml:space="preserve">$$ </w:t>
        </w:r>
      </w:ins>
      <w:ins w:id="22257" w:author="Claire S" w:date="2026-07-31T16:09:00Z" w16du:dateUtc="2026-07-31T15:09:00Z">
        <w:r w:rsidRPr="008F04EF">
          <w:rPr>
            <w:rFonts w:ascii="Cambria" w:hAnsi="Cambria"/>
            <w:b/>
            <w:bCs/>
            <w:i/>
            <w:iCs/>
            <w:color w:val="000000"/>
            <w:sz w:val="28"/>
            <w:szCs w:val="28"/>
            <w:rPrChange w:id="22258" w:author="Claire S" w:date="2026-07-31T16:13:00Z" w16du:dateUtc="2026-07-31T15:13:00Z">
              <w:rPr>
                <w:color w:val="000000"/>
              </w:rPr>
            </w:rPrChange>
          </w:rPr>
          <w:t>can't buy back is a deleted video lol</w:t>
        </w:r>
      </w:ins>
    </w:p>
    <w:p w14:paraId="59F00B75" w14:textId="02F23935" w:rsidR="000525C8" w:rsidRPr="000525C8" w:rsidRDefault="000525C8">
      <w:pPr>
        <w:pStyle w:val="font-claude-response-body"/>
        <w:ind w:left="720"/>
        <w:rPr>
          <w:ins w:id="22259" w:author="Claire S" w:date="2026-07-31T16:09:00Z" w16du:dateUtc="2026-07-31T15:09:00Z"/>
          <w:rFonts w:ascii="Cambria" w:hAnsi="Cambria"/>
          <w:b/>
          <w:bCs/>
          <w:i/>
          <w:iCs/>
          <w:color w:val="000000"/>
          <w:sz w:val="28"/>
          <w:szCs w:val="28"/>
          <w:rPrChange w:id="22260" w:author="Claire S" w:date="2026-07-31T16:14:00Z" w16du:dateUtc="2026-07-31T15:14:00Z">
            <w:rPr>
              <w:ins w:id="22261" w:author="Claire S" w:date="2026-07-31T16:09:00Z" w16du:dateUtc="2026-07-31T15:09:00Z"/>
              <w:color w:val="000000"/>
            </w:rPr>
          </w:rPrChange>
        </w:rPr>
        <w:pPrChange w:id="22262" w:author="Claire S" w:date="2026-07-31T16:16:00Z" w16du:dateUtc="2026-07-31T15:16:00Z">
          <w:pPr>
            <w:pStyle w:val="font-claude-response-body"/>
          </w:pPr>
        </w:pPrChange>
      </w:pPr>
      <w:ins w:id="22263" w:author="Claire S" w:date="2026-07-31T16:16:00Z" w16du:dateUtc="2026-07-31T15:16:00Z">
        <w:r>
          <w:rPr>
            <w:rFonts w:ascii="-webkit-standard" w:hAnsi="-webkit-standard"/>
            <w:b/>
            <w:bCs/>
            <w:i/>
            <w:iCs/>
            <w:color w:val="000000"/>
            <w:sz w:val="27"/>
            <w:szCs w:val="27"/>
          </w:rPr>
          <w:t xml:space="preserve">LMAO </w:t>
        </w:r>
        <w:r>
          <w:rPr>
            <mc:AlternateContent>
              <mc:Choice Requires="w16se">
                <w:rFonts w:ascii="Cambria" w:hAnsi="Cambria"/>
              </mc:Choice>
              <mc:Fallback>
                <w:rFonts w:ascii="Apple Color Emoji" w:eastAsia="Apple Color Emoji" w:hAnsi="Apple Color Emoji" w:cs="Apple Color Emoji"/>
              </mc:Fallback>
            </mc:AlternateContent>
            <w:b/>
            <w:bCs/>
            <w:i/>
            <w:iCs/>
            <w:color w:val="000000"/>
            <w:sz w:val="28"/>
            <w:szCs w:val="28"/>
          </w:rPr>
          <mc:AlternateContent>
            <mc:Choice Requires="w16se">
              <w16se:symEx w16se:font="Apple Color Emoji" w16se:char="1F602"/>
            </mc:Choice>
            <mc:Fallback>
              <w:t>😂</w:t>
            </mc:Fallback>
          </mc:AlternateContent>
        </w:r>
        <w:r>
          <w:rPr>
            <w:rFonts w:ascii="Cambria" w:hAnsi="Cambria"/>
            <w:b/>
            <w:bCs/>
            <w:i/>
            <w:iCs/>
            <w:color w:val="000000"/>
            <w:sz w:val="28"/>
            <w:szCs w:val="28"/>
          </w:rPr>
          <w:t xml:space="preserve"> </w:t>
        </w:r>
        <w:r>
          <w:rPr>
            <w:rFonts w:ascii="-webkit-standard" w:hAnsi="-webkit-standard"/>
            <w:b/>
            <w:bCs/>
            <w:i/>
            <w:iCs/>
            <w:color w:val="000000"/>
            <w:sz w:val="27"/>
            <w:szCs w:val="27"/>
          </w:rPr>
          <w:t xml:space="preserve"> </w:t>
        </w:r>
      </w:ins>
      <w:ins w:id="22264" w:author="Claire S" w:date="2026-07-31T16:13:00Z" w16du:dateUtc="2026-07-31T15:13:00Z">
        <w:r w:rsidRPr="000525C8">
          <w:rPr>
            <w:rFonts w:ascii="-webkit-standard" w:hAnsi="-webkit-standard"/>
            <w:b/>
            <w:bCs/>
            <w:i/>
            <w:iCs/>
            <w:color w:val="000000"/>
            <w:sz w:val="27"/>
            <w:szCs w:val="27"/>
            <w:rPrChange w:id="22265" w:author="Claire S" w:date="2026-07-31T16:14:00Z" w16du:dateUtc="2026-07-31T15:14:00Z">
              <w:rPr>
                <w:rFonts w:ascii="-webkit-standard" w:hAnsi="-webkit-standard"/>
                <w:color w:val="000000"/>
                <w:sz w:val="27"/>
                <w:szCs w:val="27"/>
              </w:rPr>
            </w:rPrChange>
          </w:rPr>
          <w:t xml:space="preserve">the heiress sex tape. bet daddy's PR team is working overtime. some things </w:t>
        </w:r>
      </w:ins>
      <w:ins w:id="22266" w:author="Claire S" w:date="2026-07-31T16:34:00Z" w16du:dateUtc="2026-07-31T15:34:00Z">
        <w:r w:rsidR="00F25085">
          <w:rPr>
            <w:rFonts w:ascii="-webkit-standard" w:hAnsi="-webkit-standard"/>
            <w:b/>
            <w:bCs/>
            <w:i/>
            <w:iCs/>
            <w:color w:val="000000"/>
            <w:sz w:val="27"/>
            <w:szCs w:val="27"/>
          </w:rPr>
          <w:t>£</w:t>
        </w:r>
      </w:ins>
      <w:ins w:id="22267" w:author="Claire S" w:date="2026-07-31T16:13:00Z" w16du:dateUtc="2026-07-31T15:13:00Z">
        <w:r w:rsidRPr="000525C8">
          <w:rPr>
            <w:rFonts w:ascii="-webkit-standard" w:hAnsi="-webkit-standard"/>
            <w:b/>
            <w:bCs/>
            <w:i/>
            <w:iCs/>
            <w:color w:val="000000"/>
            <w:sz w:val="27"/>
            <w:szCs w:val="27"/>
            <w:rPrChange w:id="22268" w:author="Claire S" w:date="2026-07-31T16:14:00Z" w16du:dateUtc="2026-07-31T15:14:00Z">
              <w:rPr>
                <w:rFonts w:ascii="-webkit-standard" w:hAnsi="-webkit-standard"/>
                <w:color w:val="000000"/>
                <w:sz w:val="27"/>
                <w:szCs w:val="27"/>
              </w:rPr>
            </w:rPrChange>
          </w:rPr>
          <w:t xml:space="preserve"> can't scrub</w:t>
        </w:r>
      </w:ins>
      <w:ins w:id="22269" w:author="Claire S" w:date="2026-07-31T16:14:00Z" w16du:dateUtc="2026-07-31T15:14:00Z">
        <w:r>
          <w:rPr>
            <w:rFonts w:ascii="-webkit-standard" w:hAnsi="-webkit-standard"/>
            <w:b/>
            <w:bCs/>
            <w:i/>
            <w:iCs/>
            <w:color w:val="000000"/>
            <w:sz w:val="27"/>
            <w:szCs w:val="27"/>
          </w:rPr>
          <w:t xml:space="preserve"> &amp; dead simp boyfriend too </w:t>
        </w:r>
      </w:ins>
    </w:p>
    <w:p w14:paraId="7003E428" w14:textId="3E347825" w:rsidR="008F04EF" w:rsidDel="008F04EF" w:rsidRDefault="008F04EF" w:rsidP="00847E48">
      <w:pPr>
        <w:spacing w:line="360" w:lineRule="auto"/>
        <w:ind w:firstLine="720"/>
        <w:contextualSpacing/>
        <w:rPr>
          <w:del w:id="22270" w:author="Claire S" w:date="2026-07-31T16:09:00Z" w16du:dateUtc="2026-07-31T15:09:00Z"/>
          <w:rFonts w:ascii="Cambria" w:hAnsi="Cambria"/>
          <w:bCs/>
          <w:sz w:val="28"/>
          <w:szCs w:val="28"/>
        </w:rPr>
      </w:pPr>
    </w:p>
    <w:p w14:paraId="5E0FB50A" w14:textId="6F5E11F8" w:rsidR="001909AF" w:rsidDel="000525C8" w:rsidRDefault="005850F2" w:rsidP="00847E48">
      <w:pPr>
        <w:spacing w:line="360" w:lineRule="auto"/>
        <w:ind w:firstLine="720"/>
        <w:contextualSpacing/>
        <w:rPr>
          <w:del w:id="22271" w:author="Claire S" w:date="2026-07-31T16:15:00Z" w16du:dateUtc="2026-07-31T15:15:00Z"/>
          <w:rFonts w:ascii="Cambria" w:hAnsi="Cambria"/>
          <w:bCs/>
          <w:sz w:val="28"/>
          <w:szCs w:val="28"/>
        </w:rPr>
      </w:pPr>
      <w:r>
        <w:rPr>
          <w:rFonts w:ascii="Cambria" w:hAnsi="Cambria"/>
          <w:bCs/>
          <w:sz w:val="28"/>
          <w:szCs w:val="28"/>
        </w:rPr>
        <w:t>‘Wow</w:t>
      </w:r>
      <w:r w:rsidR="00847E48">
        <w:rPr>
          <w:rFonts w:ascii="Cambria" w:hAnsi="Cambria"/>
          <w:bCs/>
          <w:sz w:val="28"/>
          <w:szCs w:val="28"/>
        </w:rPr>
        <w:t>!</w:t>
      </w:r>
      <w:r>
        <w:rPr>
          <w:rFonts w:ascii="Cambria" w:hAnsi="Cambria"/>
          <w:bCs/>
          <w:sz w:val="28"/>
          <w:szCs w:val="28"/>
        </w:rPr>
        <w:t>’</w:t>
      </w:r>
      <w:r w:rsidR="00FD7A06">
        <w:rPr>
          <w:rFonts w:ascii="Cambria" w:hAnsi="Cambria"/>
          <w:bCs/>
          <w:sz w:val="28"/>
          <w:szCs w:val="28"/>
        </w:rPr>
        <w:t xml:space="preserve"> </w:t>
      </w:r>
      <w:r w:rsidR="00301E66">
        <w:rPr>
          <w:rFonts w:ascii="Cambria" w:hAnsi="Cambria"/>
          <w:bCs/>
          <w:sz w:val="28"/>
          <w:szCs w:val="28"/>
        </w:rPr>
        <w:t xml:space="preserve">The young woman </w:t>
      </w:r>
      <w:r w:rsidR="00FD7A06">
        <w:rPr>
          <w:rFonts w:ascii="Cambria" w:hAnsi="Cambria"/>
          <w:bCs/>
          <w:sz w:val="28"/>
          <w:szCs w:val="28"/>
        </w:rPr>
        <w:t>wasn’t wrong</w:t>
      </w:r>
      <w:del w:id="22272" w:author="Daisy Watt" w:date="2026-06-23T17:09:00Z" w16du:dateUtc="2026-06-23T15:09:00Z">
        <w:r w:rsidR="00301E66" w:rsidDel="00FF1069">
          <w:rPr>
            <w:rFonts w:ascii="Cambria" w:hAnsi="Cambria"/>
            <w:bCs/>
            <w:sz w:val="28"/>
            <w:szCs w:val="28"/>
          </w:rPr>
          <w:delText>;</w:delText>
        </w:r>
      </w:del>
      <w:ins w:id="22273" w:author="Daisy Watt" w:date="2026-06-23T17:09:00Z" w16du:dateUtc="2026-06-23T15:09:00Z">
        <w:r w:rsidR="00FF1069">
          <w:rPr>
            <w:rFonts w:ascii="Cambria" w:hAnsi="Cambria"/>
            <w:bCs/>
            <w:sz w:val="28"/>
            <w:szCs w:val="28"/>
          </w:rPr>
          <w:t>:</w:t>
        </w:r>
      </w:ins>
      <w:r w:rsidR="00301E66">
        <w:rPr>
          <w:rFonts w:ascii="Cambria" w:hAnsi="Cambria"/>
          <w:bCs/>
          <w:sz w:val="28"/>
          <w:szCs w:val="28"/>
        </w:rPr>
        <w:t xml:space="preserve"> it was </w:t>
      </w:r>
      <w:r w:rsidR="00F90BF3">
        <w:rPr>
          <w:rFonts w:ascii="Cambria" w:hAnsi="Cambria"/>
          <w:bCs/>
          <w:sz w:val="28"/>
          <w:szCs w:val="28"/>
        </w:rPr>
        <w:t xml:space="preserve">highly </w:t>
      </w:r>
      <w:r w:rsidR="0046203F">
        <w:rPr>
          <w:rFonts w:ascii="Cambria" w:hAnsi="Cambria"/>
          <w:bCs/>
          <w:sz w:val="28"/>
          <w:szCs w:val="28"/>
        </w:rPr>
        <w:t>poisonous</w:t>
      </w:r>
      <w:del w:id="22274" w:author="Claire S" w:date="2026-07-31T16:12:00Z" w16du:dateUtc="2026-07-31T15:12:00Z">
        <w:r w:rsidR="0046203F" w:rsidDel="008F04EF">
          <w:rPr>
            <w:rFonts w:ascii="Cambria" w:hAnsi="Cambria"/>
            <w:bCs/>
            <w:sz w:val="28"/>
            <w:szCs w:val="28"/>
          </w:rPr>
          <w:delText xml:space="preserve"> stuff</w:delText>
        </w:r>
      </w:del>
      <w:r w:rsidR="0046203F">
        <w:rPr>
          <w:rFonts w:ascii="Cambria" w:hAnsi="Cambria"/>
          <w:bCs/>
          <w:sz w:val="28"/>
          <w:szCs w:val="28"/>
        </w:rPr>
        <w:t>.</w:t>
      </w:r>
      <w:r w:rsidR="00847E48">
        <w:rPr>
          <w:rFonts w:ascii="Cambria" w:hAnsi="Cambria"/>
          <w:bCs/>
          <w:sz w:val="28"/>
          <w:szCs w:val="28"/>
        </w:rPr>
        <w:t xml:space="preserve"> </w:t>
      </w:r>
      <w:del w:id="22275" w:author="Claire S" w:date="2026-07-31T16:12:00Z" w16du:dateUtc="2026-07-31T15:12:00Z">
        <w:r w:rsidR="001909AF" w:rsidDel="008F04EF">
          <w:rPr>
            <w:rFonts w:ascii="Cambria" w:hAnsi="Cambria"/>
            <w:bCs/>
            <w:sz w:val="28"/>
            <w:szCs w:val="28"/>
          </w:rPr>
          <w:delText xml:space="preserve">She </w:delText>
        </w:r>
      </w:del>
      <w:ins w:id="22276" w:author="Claire S" w:date="2026-07-31T16:12:00Z" w16du:dateUtc="2026-07-31T15:12:00Z">
        <w:r w:rsidR="008F04EF">
          <w:rPr>
            <w:rFonts w:ascii="Cambria" w:hAnsi="Cambria"/>
            <w:bCs/>
            <w:sz w:val="28"/>
            <w:szCs w:val="28"/>
          </w:rPr>
          <w:t xml:space="preserve">Savannah </w:t>
        </w:r>
      </w:ins>
      <w:r w:rsidR="001909AF">
        <w:rPr>
          <w:rFonts w:ascii="Cambria" w:hAnsi="Cambria"/>
          <w:bCs/>
          <w:sz w:val="28"/>
          <w:szCs w:val="28"/>
        </w:rPr>
        <w:t xml:space="preserve">read on a </w:t>
      </w:r>
      <w:del w:id="22277" w:author="Claire S" w:date="2026-07-31T16:12:00Z" w16du:dateUtc="2026-07-31T15:12:00Z">
        <w:r w:rsidR="001909AF" w:rsidDel="008F04EF">
          <w:rPr>
            <w:rFonts w:ascii="Cambria" w:hAnsi="Cambria"/>
            <w:bCs/>
            <w:sz w:val="28"/>
            <w:szCs w:val="28"/>
          </w:rPr>
          <w:delText>for a moment</w:delText>
        </w:r>
      </w:del>
      <w:ins w:id="22278" w:author="Claire S" w:date="2026-07-31T16:12:00Z" w16du:dateUtc="2026-07-31T15:12:00Z">
        <w:r w:rsidR="008F04EF">
          <w:rPr>
            <w:rFonts w:ascii="Cambria" w:hAnsi="Cambria"/>
            <w:bCs/>
            <w:sz w:val="28"/>
            <w:szCs w:val="28"/>
          </w:rPr>
          <w:t>bit</w:t>
        </w:r>
      </w:ins>
      <w:r w:rsidR="001909AF">
        <w:rPr>
          <w:rFonts w:ascii="Cambria" w:hAnsi="Cambria"/>
          <w:bCs/>
          <w:sz w:val="28"/>
          <w:szCs w:val="28"/>
        </w:rPr>
        <w:t xml:space="preserve">, </w:t>
      </w:r>
      <w:r w:rsidR="00AD537F">
        <w:rPr>
          <w:rFonts w:ascii="Cambria" w:hAnsi="Cambria"/>
          <w:bCs/>
          <w:sz w:val="28"/>
          <w:szCs w:val="28"/>
        </w:rPr>
        <w:t>absorb</w:t>
      </w:r>
      <w:r w:rsidR="001909AF">
        <w:rPr>
          <w:rFonts w:ascii="Cambria" w:hAnsi="Cambria"/>
          <w:bCs/>
          <w:sz w:val="28"/>
          <w:szCs w:val="28"/>
        </w:rPr>
        <w:t>ing the way she was insulted</w:t>
      </w:r>
      <w:ins w:id="22279" w:author="Claire S" w:date="2026-07-31T16:15:00Z" w16du:dateUtc="2026-07-31T15:15:00Z">
        <w:r w:rsidR="000525C8">
          <w:rPr>
            <w:rFonts w:ascii="Cambria" w:hAnsi="Cambria"/>
            <w:bCs/>
            <w:sz w:val="28"/>
            <w:szCs w:val="28"/>
          </w:rPr>
          <w:t>;</w:t>
        </w:r>
      </w:ins>
      <w:del w:id="22280" w:author="Claire S" w:date="2026-07-31T16:15:00Z" w16du:dateUtc="2026-07-31T15:15:00Z">
        <w:r w:rsidR="001909AF" w:rsidDel="000525C8">
          <w:rPr>
            <w:rFonts w:ascii="Cambria" w:hAnsi="Cambria"/>
            <w:bCs/>
            <w:sz w:val="28"/>
            <w:szCs w:val="28"/>
          </w:rPr>
          <w:delText xml:space="preserve"> and</w:delText>
        </w:r>
      </w:del>
      <w:r w:rsidR="001909AF">
        <w:rPr>
          <w:rFonts w:ascii="Cambria" w:hAnsi="Cambria"/>
          <w:bCs/>
          <w:sz w:val="28"/>
          <w:szCs w:val="28"/>
        </w:rPr>
        <w:t xml:space="preserve"> the sexually vile language.</w:t>
      </w:r>
      <w:ins w:id="22281" w:author="Claire S" w:date="2026-07-31T16:15:00Z" w16du:dateUtc="2026-07-31T15:15:00Z">
        <w:r w:rsidR="000525C8">
          <w:rPr>
            <w:rFonts w:ascii="Cambria" w:hAnsi="Cambria"/>
            <w:bCs/>
            <w:sz w:val="28"/>
            <w:szCs w:val="28"/>
          </w:rPr>
          <w:t xml:space="preserve"> </w:t>
        </w:r>
      </w:ins>
    </w:p>
    <w:p w14:paraId="7F80428E" w14:textId="7F7C6216" w:rsidR="00B32779" w:rsidRDefault="00AA437F" w:rsidP="000525C8">
      <w:pPr>
        <w:spacing w:line="360" w:lineRule="auto"/>
        <w:ind w:firstLine="720"/>
        <w:contextualSpacing/>
        <w:rPr>
          <w:rFonts w:ascii="Cambria" w:hAnsi="Cambria"/>
          <w:bCs/>
          <w:sz w:val="28"/>
          <w:szCs w:val="28"/>
        </w:rPr>
      </w:pPr>
      <w:r>
        <w:rPr>
          <w:rFonts w:ascii="Cambria" w:hAnsi="Cambria"/>
          <w:bCs/>
          <w:sz w:val="28"/>
          <w:szCs w:val="28"/>
        </w:rPr>
        <w:t>‘</w:t>
      </w:r>
      <w:r w:rsidR="001B580A">
        <w:rPr>
          <w:rFonts w:ascii="Cambria" w:hAnsi="Cambria"/>
          <w:bCs/>
          <w:sz w:val="28"/>
          <w:szCs w:val="28"/>
        </w:rPr>
        <w:t xml:space="preserve">Well, yes, </w:t>
      </w:r>
      <w:r w:rsidR="0046203F">
        <w:rPr>
          <w:rFonts w:ascii="Cambria" w:hAnsi="Cambria"/>
          <w:bCs/>
          <w:sz w:val="28"/>
          <w:szCs w:val="28"/>
        </w:rPr>
        <w:t>I can see it’s horrible</w:t>
      </w:r>
      <w:del w:id="22282" w:author="Daisy Watt" w:date="2026-06-23T17:09:00Z" w16du:dateUtc="2026-06-23T15:09:00Z">
        <w:r w:rsidR="00F90BF3" w:rsidDel="00FF1069">
          <w:rPr>
            <w:rFonts w:ascii="Cambria" w:hAnsi="Cambria"/>
            <w:bCs/>
            <w:sz w:val="28"/>
            <w:szCs w:val="28"/>
          </w:rPr>
          <w:delText xml:space="preserve">,’ </w:delText>
        </w:r>
        <w:r w:rsidR="001909AF" w:rsidDel="00FF1069">
          <w:rPr>
            <w:rFonts w:ascii="Cambria" w:hAnsi="Cambria"/>
            <w:bCs/>
            <w:sz w:val="28"/>
            <w:szCs w:val="28"/>
          </w:rPr>
          <w:delText>f</w:delText>
        </w:r>
      </w:del>
      <w:ins w:id="22283" w:author="Daisy Watt" w:date="2026-06-23T17:09:00Z" w16du:dateUtc="2026-06-23T15:09:00Z">
        <w:r w:rsidR="00FF1069">
          <w:rPr>
            <w:rFonts w:ascii="Cambria" w:hAnsi="Cambria"/>
            <w:bCs/>
            <w:sz w:val="28"/>
            <w:szCs w:val="28"/>
          </w:rPr>
          <w:t>,’ F</w:t>
        </w:r>
      </w:ins>
      <w:r w:rsidR="001909AF">
        <w:rPr>
          <w:rFonts w:ascii="Cambria" w:hAnsi="Cambria"/>
          <w:bCs/>
          <w:sz w:val="28"/>
          <w:szCs w:val="28"/>
        </w:rPr>
        <w:t xml:space="preserve">eeling a bit sick, </w:t>
      </w:r>
      <w:r w:rsidR="00F90BF3">
        <w:rPr>
          <w:rFonts w:ascii="Cambria" w:hAnsi="Cambria"/>
          <w:bCs/>
          <w:sz w:val="28"/>
          <w:szCs w:val="28"/>
        </w:rPr>
        <w:t>Savannah looked back at Fleur. ‘B</w:t>
      </w:r>
      <w:r>
        <w:rPr>
          <w:rFonts w:ascii="Cambria" w:hAnsi="Cambria"/>
          <w:bCs/>
          <w:sz w:val="28"/>
          <w:szCs w:val="28"/>
        </w:rPr>
        <w:t>ut what’s it got to do with Jackson?’</w:t>
      </w:r>
    </w:p>
    <w:p w14:paraId="767D54A3" w14:textId="63961D00" w:rsidR="00923F21" w:rsidRDefault="00AA437F" w:rsidP="00923F21">
      <w:pPr>
        <w:spacing w:line="360" w:lineRule="auto"/>
        <w:ind w:firstLine="720"/>
        <w:contextualSpacing/>
        <w:rPr>
          <w:rFonts w:ascii="Cambria" w:hAnsi="Cambria"/>
          <w:bCs/>
          <w:sz w:val="28"/>
          <w:szCs w:val="28"/>
        </w:rPr>
      </w:pPr>
      <w:r>
        <w:rPr>
          <w:rFonts w:ascii="Cambria" w:hAnsi="Cambria"/>
          <w:bCs/>
          <w:sz w:val="28"/>
          <w:szCs w:val="28"/>
        </w:rPr>
        <w:t xml:space="preserve">‘It </w:t>
      </w:r>
      <w:r w:rsidR="0046203F">
        <w:rPr>
          <w:rFonts w:ascii="Cambria" w:hAnsi="Cambria"/>
          <w:bCs/>
          <w:sz w:val="28"/>
          <w:szCs w:val="28"/>
        </w:rPr>
        <w:t xml:space="preserve">appears to </w:t>
      </w:r>
      <w:r>
        <w:rPr>
          <w:rFonts w:ascii="Cambria" w:hAnsi="Cambria"/>
          <w:bCs/>
          <w:sz w:val="28"/>
          <w:szCs w:val="28"/>
        </w:rPr>
        <w:t>come from a proxy account</w:t>
      </w:r>
      <w:ins w:id="22284" w:author="Daisy Watt" w:date="2026-06-23T17:09:00Z" w16du:dateUtc="2026-06-23T15:09:00Z">
        <w:r w:rsidR="00FF1069">
          <w:rPr>
            <w:rFonts w:ascii="Cambria" w:hAnsi="Cambria"/>
            <w:bCs/>
            <w:sz w:val="28"/>
            <w:szCs w:val="28"/>
          </w:rPr>
          <w:t>.</w:t>
        </w:r>
      </w:ins>
      <w:del w:id="22285" w:author="Daisy Watt" w:date="2026-06-23T17:09:00Z" w16du:dateUtc="2026-06-23T15:09:00Z">
        <w:r w:rsidDel="00FF1069">
          <w:rPr>
            <w:rFonts w:ascii="Cambria" w:hAnsi="Cambria"/>
            <w:bCs/>
            <w:sz w:val="28"/>
            <w:szCs w:val="28"/>
          </w:rPr>
          <w:delText xml:space="preserve"> </w:delText>
        </w:r>
        <w:r w:rsidR="0046203F" w:rsidDel="00FF1069">
          <w:rPr>
            <w:rFonts w:ascii="Cambria" w:hAnsi="Cambria"/>
            <w:bCs/>
            <w:sz w:val="28"/>
            <w:szCs w:val="28"/>
          </w:rPr>
          <w:delText>-</w:delText>
        </w:r>
      </w:del>
      <w:r w:rsidR="00923F21">
        <w:rPr>
          <w:rFonts w:ascii="Cambria" w:hAnsi="Cambria"/>
          <w:bCs/>
          <w:sz w:val="28"/>
          <w:szCs w:val="28"/>
        </w:rPr>
        <w:t>’</w:t>
      </w:r>
    </w:p>
    <w:p w14:paraId="34BB00A3" w14:textId="533E9B97" w:rsidR="00AA437F" w:rsidRDefault="00923F21" w:rsidP="00923F21">
      <w:pPr>
        <w:spacing w:line="360" w:lineRule="auto"/>
        <w:ind w:firstLine="720"/>
        <w:contextualSpacing/>
        <w:rPr>
          <w:rFonts w:ascii="Cambria" w:hAnsi="Cambria"/>
          <w:bCs/>
          <w:sz w:val="28"/>
          <w:szCs w:val="28"/>
        </w:rPr>
      </w:pPr>
      <w:del w:id="22286" w:author="Daisy Watt" w:date="2026-06-23T17:09:00Z" w16du:dateUtc="2026-06-23T15:09:00Z">
        <w:r w:rsidDel="00FF1069">
          <w:rPr>
            <w:rFonts w:ascii="Cambria" w:hAnsi="Cambria"/>
            <w:bCs/>
            <w:sz w:val="28"/>
            <w:szCs w:val="28"/>
          </w:rPr>
          <w:delText>Savanah</w:delText>
        </w:r>
      </w:del>
      <w:ins w:id="22287" w:author="Daisy Watt" w:date="2026-06-23T17:09:00Z" w16du:dateUtc="2026-06-23T15:09:00Z">
        <w:r w:rsidR="00FF1069">
          <w:rPr>
            <w:rFonts w:ascii="Cambria" w:hAnsi="Cambria"/>
            <w:bCs/>
            <w:sz w:val="28"/>
            <w:szCs w:val="28"/>
          </w:rPr>
          <w:t>Savannah</w:t>
        </w:r>
      </w:ins>
      <w:r>
        <w:rPr>
          <w:rFonts w:ascii="Cambria" w:hAnsi="Cambria"/>
          <w:bCs/>
          <w:sz w:val="28"/>
          <w:szCs w:val="28"/>
        </w:rPr>
        <w:t xml:space="preserve"> stared at her blankly</w:t>
      </w:r>
      <w:r w:rsidR="0024564B">
        <w:rPr>
          <w:rFonts w:ascii="Cambria" w:hAnsi="Cambria"/>
          <w:bCs/>
          <w:sz w:val="28"/>
          <w:szCs w:val="28"/>
        </w:rPr>
        <w:t xml:space="preserve">. </w:t>
      </w:r>
      <w:r w:rsidR="00704D85">
        <w:rPr>
          <w:rFonts w:ascii="Cambria" w:hAnsi="Cambria"/>
          <w:bCs/>
          <w:sz w:val="28"/>
          <w:szCs w:val="28"/>
        </w:rPr>
        <w:t>‘Right</w:t>
      </w:r>
      <w:r w:rsidR="00847E48">
        <w:rPr>
          <w:rFonts w:ascii="Cambria" w:hAnsi="Cambria"/>
          <w:bCs/>
          <w:sz w:val="28"/>
          <w:szCs w:val="28"/>
        </w:rPr>
        <w:t>?</w:t>
      </w:r>
      <w:r w:rsidR="00704D85">
        <w:rPr>
          <w:rFonts w:ascii="Cambria" w:hAnsi="Cambria"/>
          <w:bCs/>
          <w:sz w:val="28"/>
          <w:szCs w:val="28"/>
        </w:rPr>
        <w:t>’</w:t>
      </w:r>
    </w:p>
    <w:p w14:paraId="46494A76" w14:textId="2306C7D5" w:rsidR="00923F21" w:rsidRDefault="00923F21" w:rsidP="00923F21">
      <w:pPr>
        <w:spacing w:line="360" w:lineRule="auto"/>
        <w:ind w:firstLine="720"/>
        <w:contextualSpacing/>
        <w:rPr>
          <w:rFonts w:ascii="Cambria" w:hAnsi="Cambria"/>
          <w:bCs/>
          <w:sz w:val="28"/>
          <w:szCs w:val="28"/>
        </w:rPr>
      </w:pPr>
      <w:r>
        <w:rPr>
          <w:rFonts w:ascii="Cambria" w:hAnsi="Cambria"/>
          <w:bCs/>
          <w:sz w:val="28"/>
          <w:szCs w:val="28"/>
        </w:rPr>
        <w:t>‘</w:t>
      </w:r>
      <w:r w:rsidR="00E21C3E">
        <w:rPr>
          <w:rFonts w:ascii="Cambria" w:hAnsi="Cambria"/>
          <w:bCs/>
          <w:sz w:val="28"/>
          <w:szCs w:val="28"/>
        </w:rPr>
        <w:t>A</w:t>
      </w:r>
      <w:r w:rsidR="0046203F">
        <w:rPr>
          <w:rFonts w:ascii="Cambria" w:hAnsi="Cambria"/>
          <w:bCs/>
          <w:sz w:val="28"/>
          <w:szCs w:val="28"/>
        </w:rPr>
        <w:t xml:space="preserve"> proxy account masks </w:t>
      </w:r>
      <w:r w:rsidR="00E21C3E">
        <w:rPr>
          <w:rFonts w:ascii="Cambria" w:hAnsi="Cambria"/>
          <w:bCs/>
          <w:sz w:val="28"/>
          <w:szCs w:val="28"/>
        </w:rPr>
        <w:t>a</w:t>
      </w:r>
      <w:r w:rsidR="00D56DFD">
        <w:rPr>
          <w:rFonts w:ascii="Cambria" w:hAnsi="Cambria"/>
          <w:bCs/>
          <w:sz w:val="28"/>
          <w:szCs w:val="28"/>
        </w:rPr>
        <w:t xml:space="preserve"> real</w:t>
      </w:r>
      <w:r w:rsidR="0046203F">
        <w:rPr>
          <w:rFonts w:ascii="Cambria" w:hAnsi="Cambria"/>
          <w:bCs/>
          <w:sz w:val="28"/>
          <w:szCs w:val="28"/>
        </w:rPr>
        <w:t xml:space="preserve"> IP address</w:t>
      </w:r>
      <w:r w:rsidR="002D2729">
        <w:rPr>
          <w:rFonts w:ascii="Cambria" w:hAnsi="Cambria"/>
          <w:bCs/>
          <w:sz w:val="28"/>
          <w:szCs w:val="28"/>
        </w:rPr>
        <w:t>,</w:t>
      </w:r>
      <w:r w:rsidR="00E21C3E">
        <w:rPr>
          <w:rFonts w:ascii="Cambria" w:hAnsi="Cambria"/>
          <w:bCs/>
          <w:sz w:val="28"/>
          <w:szCs w:val="28"/>
        </w:rPr>
        <w:t>’ Fleur explained patiently, as if to a child. ‘</w:t>
      </w:r>
      <w:r w:rsidR="00582E3E">
        <w:rPr>
          <w:rFonts w:ascii="Cambria" w:hAnsi="Cambria"/>
          <w:bCs/>
          <w:sz w:val="28"/>
          <w:szCs w:val="28"/>
        </w:rPr>
        <w:t>But there</w:t>
      </w:r>
      <w:ins w:id="22288" w:author="Daisy Watt" w:date="2026-06-23T17:09:00Z" w16du:dateUtc="2026-06-23T15:09:00Z">
        <w:r w:rsidR="00FF1069">
          <w:rPr>
            <w:rFonts w:ascii="Cambria" w:hAnsi="Cambria"/>
            <w:bCs/>
            <w:sz w:val="28"/>
            <w:szCs w:val="28"/>
          </w:rPr>
          <w:t xml:space="preserve"> are</w:t>
        </w:r>
      </w:ins>
      <w:del w:id="22289" w:author="Daisy Watt" w:date="2026-06-23T17:09:00Z" w16du:dateUtc="2026-06-23T15:09:00Z">
        <w:r w:rsidR="00582E3E" w:rsidDel="00FF1069">
          <w:rPr>
            <w:rFonts w:ascii="Cambria" w:hAnsi="Cambria"/>
            <w:bCs/>
            <w:sz w:val="28"/>
            <w:szCs w:val="28"/>
          </w:rPr>
          <w:delText>’s</w:delText>
        </w:r>
      </w:del>
      <w:r w:rsidR="00582E3E">
        <w:rPr>
          <w:rFonts w:ascii="Cambria" w:hAnsi="Cambria"/>
          <w:bCs/>
          <w:sz w:val="28"/>
          <w:szCs w:val="28"/>
        </w:rPr>
        <w:t xml:space="preserve"> ways to get through </w:t>
      </w:r>
      <w:r w:rsidR="002D2729">
        <w:rPr>
          <w:rFonts w:ascii="Cambria" w:hAnsi="Cambria"/>
          <w:bCs/>
          <w:sz w:val="28"/>
          <w:szCs w:val="28"/>
        </w:rPr>
        <w:t xml:space="preserve">the layers of </w:t>
      </w:r>
      <w:r w:rsidR="00F9251E">
        <w:rPr>
          <w:rFonts w:ascii="Cambria" w:hAnsi="Cambria"/>
          <w:bCs/>
          <w:sz w:val="28"/>
          <w:szCs w:val="28"/>
        </w:rPr>
        <w:t>supposed privacy, and o</w:t>
      </w:r>
      <w:r w:rsidR="00D56DFD">
        <w:rPr>
          <w:rFonts w:ascii="Cambria" w:hAnsi="Cambria"/>
          <w:bCs/>
          <w:sz w:val="28"/>
          <w:szCs w:val="28"/>
        </w:rPr>
        <w:t xml:space="preserve">ur top computer </w:t>
      </w:r>
      <w:r w:rsidR="00E21C3E">
        <w:rPr>
          <w:rFonts w:ascii="Cambria" w:hAnsi="Cambria"/>
          <w:bCs/>
          <w:sz w:val="28"/>
          <w:szCs w:val="28"/>
        </w:rPr>
        <w:t>dude</w:t>
      </w:r>
      <w:r w:rsidR="00D56DFD">
        <w:rPr>
          <w:rFonts w:ascii="Cambria" w:hAnsi="Cambria"/>
          <w:bCs/>
          <w:sz w:val="28"/>
          <w:szCs w:val="28"/>
        </w:rPr>
        <w:t xml:space="preserve"> </w:t>
      </w:r>
      <w:r w:rsidR="00E21C3E">
        <w:rPr>
          <w:rFonts w:ascii="Cambria" w:hAnsi="Cambria"/>
          <w:bCs/>
          <w:sz w:val="28"/>
          <w:szCs w:val="28"/>
        </w:rPr>
        <w:t>is</w:t>
      </w:r>
      <w:r w:rsidR="003164F1">
        <w:rPr>
          <w:rFonts w:ascii="Cambria" w:hAnsi="Cambria"/>
          <w:bCs/>
          <w:sz w:val="28"/>
          <w:szCs w:val="28"/>
        </w:rPr>
        <w:t xml:space="preserve"> near cracking </w:t>
      </w:r>
      <w:r w:rsidR="00F9251E">
        <w:rPr>
          <w:rFonts w:ascii="Cambria" w:hAnsi="Cambria"/>
          <w:bCs/>
          <w:sz w:val="28"/>
          <w:szCs w:val="28"/>
        </w:rPr>
        <w:t>this one. O</w:t>
      </w:r>
      <w:r w:rsidR="00E21C3E">
        <w:rPr>
          <w:rFonts w:ascii="Cambria" w:hAnsi="Cambria"/>
          <w:bCs/>
          <w:sz w:val="28"/>
          <w:szCs w:val="28"/>
        </w:rPr>
        <w:t>nce w</w:t>
      </w:r>
      <w:r w:rsidR="003164F1">
        <w:rPr>
          <w:rFonts w:ascii="Cambria" w:hAnsi="Cambria"/>
          <w:bCs/>
          <w:sz w:val="28"/>
          <w:szCs w:val="28"/>
        </w:rPr>
        <w:t>e can see</w:t>
      </w:r>
      <w:r w:rsidR="00D56DFD">
        <w:rPr>
          <w:rFonts w:ascii="Cambria" w:hAnsi="Cambria"/>
          <w:bCs/>
          <w:sz w:val="28"/>
          <w:szCs w:val="28"/>
        </w:rPr>
        <w:t xml:space="preserve"> who it </w:t>
      </w:r>
      <w:r w:rsidR="00246347">
        <w:rPr>
          <w:rFonts w:ascii="Cambria" w:hAnsi="Cambria"/>
          <w:bCs/>
          <w:sz w:val="28"/>
          <w:szCs w:val="28"/>
        </w:rPr>
        <w:t>belong</w:t>
      </w:r>
      <w:r w:rsidR="00D56DFD">
        <w:rPr>
          <w:rFonts w:ascii="Cambria" w:hAnsi="Cambria"/>
          <w:bCs/>
          <w:sz w:val="28"/>
          <w:szCs w:val="28"/>
        </w:rPr>
        <w:t>s</w:t>
      </w:r>
      <w:r w:rsidR="00246347">
        <w:rPr>
          <w:rFonts w:ascii="Cambria" w:hAnsi="Cambria"/>
          <w:bCs/>
          <w:sz w:val="28"/>
          <w:szCs w:val="28"/>
        </w:rPr>
        <w:t xml:space="preserve"> to</w:t>
      </w:r>
      <w:r w:rsidR="00D56DFD">
        <w:rPr>
          <w:rFonts w:ascii="Cambria" w:hAnsi="Cambria"/>
          <w:bCs/>
          <w:sz w:val="28"/>
          <w:szCs w:val="28"/>
        </w:rPr>
        <w:t>,</w:t>
      </w:r>
      <w:r w:rsidR="003164F1">
        <w:rPr>
          <w:rFonts w:ascii="Cambria" w:hAnsi="Cambria"/>
          <w:bCs/>
          <w:sz w:val="28"/>
          <w:szCs w:val="28"/>
        </w:rPr>
        <w:t xml:space="preserve"> we’ll know</w:t>
      </w:r>
      <w:r w:rsidR="00D56DFD">
        <w:rPr>
          <w:rFonts w:ascii="Cambria" w:hAnsi="Cambria"/>
          <w:bCs/>
          <w:sz w:val="28"/>
          <w:szCs w:val="28"/>
        </w:rPr>
        <w:t xml:space="preserve"> who </w:t>
      </w:r>
      <w:r>
        <w:rPr>
          <w:rFonts w:ascii="Cambria" w:hAnsi="Cambria"/>
          <w:bCs/>
          <w:sz w:val="28"/>
          <w:szCs w:val="28"/>
        </w:rPr>
        <w:t xml:space="preserve">originated </w:t>
      </w:r>
      <w:ins w:id="22290" w:author="Claire S" w:date="2026-07-31T16:16:00Z" w16du:dateUtc="2026-07-31T15:16:00Z">
        <w:r w:rsidR="000525C8">
          <w:rPr>
            <w:rFonts w:ascii="Cambria" w:hAnsi="Cambria"/>
            <w:bCs/>
            <w:sz w:val="28"/>
            <w:szCs w:val="28"/>
          </w:rPr>
          <w:t>most of this</w:t>
        </w:r>
      </w:ins>
      <w:del w:id="22291" w:author="Claire S" w:date="2026-07-31T16:16:00Z" w16du:dateUtc="2026-07-31T15:16:00Z">
        <w:r w:rsidDel="000525C8">
          <w:rPr>
            <w:rFonts w:ascii="Cambria" w:hAnsi="Cambria"/>
            <w:bCs/>
            <w:sz w:val="28"/>
            <w:szCs w:val="28"/>
          </w:rPr>
          <w:delText>the</w:delText>
        </w:r>
      </w:del>
      <w:r>
        <w:rPr>
          <w:rFonts w:ascii="Cambria" w:hAnsi="Cambria"/>
          <w:bCs/>
          <w:sz w:val="28"/>
          <w:szCs w:val="28"/>
        </w:rPr>
        <w:t xml:space="preserve"> </w:t>
      </w:r>
      <w:r w:rsidR="0046203F">
        <w:rPr>
          <w:rFonts w:ascii="Cambria" w:hAnsi="Cambria"/>
          <w:bCs/>
          <w:sz w:val="28"/>
          <w:szCs w:val="28"/>
        </w:rPr>
        <w:t xml:space="preserve">vile </w:t>
      </w:r>
      <w:r>
        <w:rPr>
          <w:rFonts w:ascii="Cambria" w:hAnsi="Cambria"/>
          <w:bCs/>
          <w:sz w:val="28"/>
          <w:szCs w:val="28"/>
        </w:rPr>
        <w:t>content.’</w:t>
      </w:r>
    </w:p>
    <w:p w14:paraId="3CA7991B" w14:textId="38D263E2" w:rsidR="003164F1" w:rsidRDefault="003164F1" w:rsidP="00923F21">
      <w:pPr>
        <w:spacing w:line="360" w:lineRule="auto"/>
        <w:ind w:firstLine="720"/>
        <w:contextualSpacing/>
        <w:rPr>
          <w:rFonts w:ascii="Cambria" w:hAnsi="Cambria"/>
          <w:bCs/>
          <w:sz w:val="28"/>
          <w:szCs w:val="28"/>
        </w:rPr>
      </w:pPr>
      <w:r>
        <w:rPr>
          <w:rFonts w:ascii="Cambria" w:hAnsi="Cambria"/>
          <w:bCs/>
          <w:sz w:val="28"/>
          <w:szCs w:val="28"/>
        </w:rPr>
        <w:t>‘So?’</w:t>
      </w:r>
    </w:p>
    <w:p w14:paraId="3527816B" w14:textId="32C93E8E" w:rsidR="003164F1" w:rsidRDefault="003164F1" w:rsidP="00923F21">
      <w:pPr>
        <w:spacing w:line="360" w:lineRule="auto"/>
        <w:ind w:firstLine="720"/>
        <w:contextualSpacing/>
        <w:rPr>
          <w:ins w:id="22292" w:author="Claire S" w:date="2026-06-05T11:13:00Z" w16du:dateUtc="2026-06-05T10:13:00Z"/>
          <w:rFonts w:ascii="Cambria" w:hAnsi="Cambria"/>
          <w:bCs/>
          <w:sz w:val="28"/>
          <w:szCs w:val="28"/>
        </w:rPr>
      </w:pPr>
      <w:r>
        <w:rPr>
          <w:rFonts w:ascii="Cambria" w:hAnsi="Cambria"/>
          <w:bCs/>
          <w:sz w:val="28"/>
          <w:szCs w:val="28"/>
        </w:rPr>
        <w:t>‘So</w:t>
      </w:r>
      <w:r w:rsidR="00E21C3E">
        <w:rPr>
          <w:rFonts w:ascii="Cambria" w:hAnsi="Cambria"/>
          <w:bCs/>
          <w:sz w:val="28"/>
          <w:szCs w:val="28"/>
        </w:rPr>
        <w:t>!</w:t>
      </w:r>
      <w:r w:rsidR="001005D3">
        <w:rPr>
          <w:rFonts w:ascii="Cambria" w:hAnsi="Cambria"/>
          <w:bCs/>
          <w:sz w:val="28"/>
          <w:szCs w:val="28"/>
        </w:rPr>
        <w:t xml:space="preserve">’ Fleur beamed again, as if it was all </w:t>
      </w:r>
      <w:r w:rsidR="005B21CD">
        <w:rPr>
          <w:rFonts w:ascii="Cambria" w:hAnsi="Cambria"/>
          <w:bCs/>
          <w:sz w:val="28"/>
          <w:szCs w:val="28"/>
        </w:rPr>
        <w:t>super</w:t>
      </w:r>
      <w:r w:rsidR="00047207">
        <w:rPr>
          <w:rFonts w:ascii="Cambria" w:hAnsi="Cambria"/>
          <w:bCs/>
          <w:sz w:val="28"/>
          <w:szCs w:val="28"/>
        </w:rPr>
        <w:t>-</w:t>
      </w:r>
      <w:r w:rsidR="001005D3">
        <w:rPr>
          <w:rFonts w:ascii="Cambria" w:hAnsi="Cambria"/>
          <w:bCs/>
          <w:sz w:val="28"/>
          <w:szCs w:val="28"/>
        </w:rPr>
        <w:t>exciting. ‘</w:t>
      </w:r>
      <w:commentRangeStart w:id="22293"/>
      <w:r w:rsidR="001005D3">
        <w:rPr>
          <w:rFonts w:ascii="Cambria" w:hAnsi="Cambria"/>
          <w:bCs/>
          <w:sz w:val="28"/>
          <w:szCs w:val="28"/>
        </w:rPr>
        <w:t>It</w:t>
      </w:r>
      <w:r>
        <w:rPr>
          <w:rFonts w:ascii="Cambria" w:hAnsi="Cambria"/>
          <w:bCs/>
          <w:sz w:val="28"/>
          <w:szCs w:val="28"/>
        </w:rPr>
        <w:t xml:space="preserve"> </w:t>
      </w:r>
      <w:ins w:id="22294" w:author="Claire S" w:date="2026-06-06T10:39:00Z" w16du:dateUtc="2026-06-06T09:39:00Z">
        <w:r w:rsidR="00195863">
          <w:rPr>
            <w:rFonts w:ascii="Cambria" w:hAnsi="Cambria"/>
            <w:bCs/>
            <w:sz w:val="28"/>
            <w:szCs w:val="28"/>
          </w:rPr>
          <w:t xml:space="preserve">seems it’s </w:t>
        </w:r>
      </w:ins>
      <w:del w:id="22295" w:author="Claire S" w:date="2026-06-06T10:39:00Z" w16du:dateUtc="2026-06-06T09:39:00Z">
        <w:r w:rsidDel="00195863">
          <w:rPr>
            <w:rFonts w:ascii="Cambria" w:hAnsi="Cambria"/>
            <w:bCs/>
            <w:sz w:val="28"/>
            <w:szCs w:val="28"/>
          </w:rPr>
          <w:delText xml:space="preserve">may well be </w:delText>
        </w:r>
      </w:del>
      <w:r>
        <w:rPr>
          <w:rFonts w:ascii="Cambria" w:hAnsi="Cambria"/>
          <w:bCs/>
          <w:sz w:val="28"/>
          <w:szCs w:val="28"/>
        </w:rPr>
        <w:t>the same person who wrote the List.’</w:t>
      </w:r>
      <w:commentRangeEnd w:id="22293"/>
      <w:r w:rsidR="0023532F">
        <w:rPr>
          <w:rStyle w:val="CommentReference"/>
          <w:rFonts w:ascii="Cambria" w:hAnsi="Cambria"/>
          <w:bCs/>
          <w:sz w:val="28"/>
          <w:szCs w:val="28"/>
        </w:rPr>
        <w:commentReference w:id="22293"/>
      </w:r>
    </w:p>
    <w:p w14:paraId="6D3E1F09" w14:textId="1E2F806C" w:rsidR="003279E5" w:rsidRDefault="003279E5" w:rsidP="00923F21">
      <w:pPr>
        <w:spacing w:line="360" w:lineRule="auto"/>
        <w:ind w:firstLine="720"/>
        <w:contextualSpacing/>
        <w:rPr>
          <w:ins w:id="22296" w:author="Claire S" w:date="2026-06-05T11:13:00Z" w16du:dateUtc="2026-06-05T10:13:00Z"/>
          <w:rFonts w:ascii="Cambria" w:hAnsi="Cambria"/>
          <w:bCs/>
          <w:sz w:val="28"/>
          <w:szCs w:val="28"/>
        </w:rPr>
      </w:pPr>
      <w:ins w:id="22297" w:author="Claire S" w:date="2026-06-05T11:13:00Z" w16du:dateUtc="2026-06-05T10:13:00Z">
        <w:r>
          <w:rPr>
            <w:rFonts w:ascii="Cambria" w:hAnsi="Cambria"/>
            <w:bCs/>
            <w:sz w:val="28"/>
            <w:szCs w:val="28"/>
          </w:rPr>
          <w:t>‘What makes you say that?’</w:t>
        </w:r>
      </w:ins>
    </w:p>
    <w:p w14:paraId="2053EF44" w14:textId="13187E2C" w:rsidR="00BA59D7" w:rsidRDefault="00BA59D7" w:rsidP="00923F21">
      <w:pPr>
        <w:spacing w:line="360" w:lineRule="auto"/>
        <w:ind w:firstLine="720"/>
        <w:contextualSpacing/>
        <w:rPr>
          <w:ins w:id="22298" w:author="Claire S" w:date="2026-06-05T11:14:00Z" w16du:dateUtc="2026-06-05T10:14:00Z"/>
          <w:rFonts w:ascii="Cambria" w:hAnsi="Cambria"/>
          <w:bCs/>
          <w:sz w:val="28"/>
          <w:szCs w:val="28"/>
        </w:rPr>
      </w:pPr>
      <w:ins w:id="22299" w:author="Claire S" w:date="2026-06-05T11:14:00Z" w16du:dateUtc="2026-06-05T10:14:00Z">
        <w:r>
          <w:rPr>
            <w:rFonts w:ascii="Cambria" w:hAnsi="Cambria"/>
            <w:bCs/>
            <w:sz w:val="28"/>
            <w:szCs w:val="28"/>
          </w:rPr>
          <w:t>‘Because they’re sharing an IP address</w:t>
        </w:r>
      </w:ins>
      <w:ins w:id="22300" w:author="Claire S" w:date="2026-06-05T14:48:00Z" w16du:dateUtc="2026-06-05T13:48:00Z">
        <w:del w:id="22301" w:author="Daisy Watt" w:date="2026-06-23T17:10:00Z" w16du:dateUtc="2026-06-23T15:10:00Z">
          <w:r w:rsidR="009C220B" w:rsidDel="009A6755">
            <w:rPr>
              <w:rFonts w:ascii="Cambria" w:hAnsi="Cambria"/>
              <w:bCs/>
              <w:sz w:val="28"/>
              <w:szCs w:val="28"/>
            </w:rPr>
            <w:delText>,</w:delText>
          </w:r>
        </w:del>
      </w:ins>
      <w:ins w:id="22302" w:author="Daisy Watt" w:date="2026-06-23T17:10:00Z" w16du:dateUtc="2026-06-23T15:10:00Z">
        <w:r w:rsidR="009A6755">
          <w:rPr>
            <w:rFonts w:ascii="Cambria" w:hAnsi="Cambria"/>
            <w:bCs/>
            <w:sz w:val="28"/>
            <w:szCs w:val="28"/>
          </w:rPr>
          <w:t>.</w:t>
        </w:r>
      </w:ins>
      <w:ins w:id="22303" w:author="Claire S" w:date="2026-06-05T14:48:00Z" w16du:dateUtc="2026-06-05T13:48:00Z">
        <w:r w:rsidR="009C220B">
          <w:rPr>
            <w:rFonts w:ascii="Cambria" w:hAnsi="Cambria"/>
            <w:bCs/>
            <w:sz w:val="28"/>
            <w:szCs w:val="28"/>
          </w:rPr>
          <w:t xml:space="preserve">’ Fleur was still patient. ‘And </w:t>
        </w:r>
      </w:ins>
      <w:ins w:id="22304" w:author="Claire S" w:date="2026-06-06T10:38:00Z" w16du:dateUtc="2026-06-06T09:38:00Z">
        <w:r w:rsidR="00195863">
          <w:rPr>
            <w:rFonts w:ascii="Cambria" w:hAnsi="Cambria"/>
            <w:bCs/>
            <w:sz w:val="28"/>
            <w:szCs w:val="28"/>
          </w:rPr>
          <w:t xml:space="preserve">by the way, </w:t>
        </w:r>
      </w:ins>
      <w:ins w:id="22305" w:author="Claire S" w:date="2026-06-05T14:48:00Z" w16du:dateUtc="2026-06-05T13:48:00Z">
        <w:r w:rsidR="009C220B">
          <w:rPr>
            <w:rFonts w:ascii="Cambria" w:hAnsi="Cambria"/>
            <w:bCs/>
            <w:sz w:val="28"/>
            <w:szCs w:val="28"/>
          </w:rPr>
          <w:t xml:space="preserve">IP addresses are </w:t>
        </w:r>
      </w:ins>
      <w:ins w:id="22306" w:author="Claire S" w:date="2026-06-05T11:15:00Z" w16du:dateUtc="2026-06-05T10:15:00Z">
        <w:r w:rsidR="00AC0E54">
          <w:rPr>
            <w:rFonts w:ascii="Cambria" w:hAnsi="Cambria"/>
            <w:bCs/>
            <w:sz w:val="28"/>
            <w:szCs w:val="28"/>
          </w:rPr>
          <w:t>linked to real address</w:t>
        </w:r>
      </w:ins>
      <w:ins w:id="22307" w:author="Claire S" w:date="2026-06-05T14:48:00Z" w16du:dateUtc="2026-06-05T13:48:00Z">
        <w:r w:rsidR="009C220B">
          <w:rPr>
            <w:rFonts w:ascii="Cambria" w:hAnsi="Cambria"/>
            <w:bCs/>
            <w:sz w:val="28"/>
            <w:szCs w:val="28"/>
          </w:rPr>
          <w:t>es</w:t>
        </w:r>
      </w:ins>
      <w:ins w:id="22308" w:author="Claire S" w:date="2026-06-05T11:15:00Z" w16du:dateUtc="2026-06-05T10:15:00Z">
        <w:r w:rsidR="00AC0E54">
          <w:rPr>
            <w:rFonts w:ascii="Cambria" w:hAnsi="Cambria"/>
            <w:bCs/>
            <w:sz w:val="28"/>
            <w:szCs w:val="28"/>
          </w:rPr>
          <w:t>.’</w:t>
        </w:r>
      </w:ins>
    </w:p>
    <w:p w14:paraId="07E8ED26" w14:textId="18C74401" w:rsidR="00BA59D7" w:rsidRDefault="00BA59D7" w:rsidP="00923F21">
      <w:pPr>
        <w:spacing w:line="360" w:lineRule="auto"/>
        <w:ind w:firstLine="720"/>
        <w:contextualSpacing/>
        <w:rPr>
          <w:ins w:id="22309" w:author="Claire S" w:date="2026-06-05T11:14:00Z" w16du:dateUtc="2026-06-05T10:14:00Z"/>
          <w:rFonts w:ascii="Cambria" w:hAnsi="Cambria"/>
          <w:bCs/>
          <w:sz w:val="28"/>
          <w:szCs w:val="28"/>
        </w:rPr>
      </w:pPr>
      <w:ins w:id="22310" w:author="Claire S" w:date="2026-06-05T11:14:00Z" w16du:dateUtc="2026-06-05T10:14:00Z">
        <w:r>
          <w:rPr>
            <w:rFonts w:ascii="Cambria" w:hAnsi="Cambria"/>
            <w:bCs/>
            <w:sz w:val="28"/>
            <w:szCs w:val="28"/>
          </w:rPr>
          <w:t>‘</w:t>
        </w:r>
      </w:ins>
      <w:ins w:id="22311" w:author="Claire S" w:date="2026-06-05T14:48:00Z" w16du:dateUtc="2026-06-05T13:48:00Z">
        <w:r w:rsidR="009C220B">
          <w:rPr>
            <w:rFonts w:ascii="Cambria" w:hAnsi="Cambria"/>
            <w:bCs/>
            <w:sz w:val="28"/>
            <w:szCs w:val="28"/>
          </w:rPr>
          <w:t xml:space="preserve">Okay – so where is </w:t>
        </w:r>
      </w:ins>
      <w:ins w:id="22312" w:author="Claire S" w:date="2026-06-06T10:39:00Z" w16du:dateUtc="2026-06-06T09:39:00Z">
        <w:r w:rsidR="00195863">
          <w:rPr>
            <w:rFonts w:ascii="Cambria" w:hAnsi="Cambria"/>
            <w:bCs/>
            <w:sz w:val="28"/>
            <w:szCs w:val="28"/>
          </w:rPr>
          <w:t>the list</w:t>
        </w:r>
      </w:ins>
      <w:ins w:id="22313" w:author="Claire S" w:date="2026-06-05T14:48:00Z" w16du:dateUtc="2026-06-05T13:48:00Z">
        <w:r w:rsidR="009C220B">
          <w:rPr>
            <w:rFonts w:ascii="Cambria" w:hAnsi="Cambria"/>
            <w:bCs/>
            <w:sz w:val="28"/>
            <w:szCs w:val="28"/>
          </w:rPr>
          <w:t xml:space="preserve"> coming from</w:t>
        </w:r>
      </w:ins>
      <w:ins w:id="22314" w:author="Claire S" w:date="2026-06-05T11:14:00Z" w16du:dateUtc="2026-06-05T10:14:00Z">
        <w:r>
          <w:rPr>
            <w:rFonts w:ascii="Cambria" w:hAnsi="Cambria"/>
            <w:bCs/>
            <w:sz w:val="28"/>
            <w:szCs w:val="28"/>
          </w:rPr>
          <w:t>?’</w:t>
        </w:r>
      </w:ins>
    </w:p>
    <w:p w14:paraId="59AA7568" w14:textId="142E6B26" w:rsidR="00BA59D7" w:rsidRDefault="00BA59D7" w:rsidP="00923F21">
      <w:pPr>
        <w:spacing w:line="360" w:lineRule="auto"/>
        <w:ind w:firstLine="720"/>
        <w:contextualSpacing/>
        <w:rPr>
          <w:rFonts w:ascii="Cambria" w:hAnsi="Cambria"/>
          <w:bCs/>
          <w:sz w:val="28"/>
          <w:szCs w:val="28"/>
        </w:rPr>
      </w:pPr>
      <w:ins w:id="22315" w:author="Claire S" w:date="2026-06-05T11:14:00Z" w16du:dateUtc="2026-06-05T10:14:00Z">
        <w:r>
          <w:rPr>
            <w:rFonts w:ascii="Cambria" w:hAnsi="Cambria"/>
            <w:bCs/>
            <w:sz w:val="28"/>
            <w:szCs w:val="28"/>
          </w:rPr>
          <w:t xml:space="preserve">‘Langley </w:t>
        </w:r>
        <w:del w:id="22316" w:author="Daisy Watt" w:date="2026-06-23T17:10:00Z" w16du:dateUtc="2026-06-23T15:10:00Z">
          <w:r w:rsidDel="005D5743">
            <w:rPr>
              <w:rFonts w:ascii="Cambria" w:hAnsi="Cambria"/>
              <w:bCs/>
              <w:sz w:val="28"/>
              <w:szCs w:val="28"/>
            </w:rPr>
            <w:delText>and</w:delText>
          </w:r>
        </w:del>
      </w:ins>
      <w:ins w:id="22317" w:author="Daisy Watt" w:date="2026-06-23T17:10:00Z" w16du:dateUtc="2026-06-23T15:10:00Z">
        <w:r w:rsidR="005D5743">
          <w:rPr>
            <w:rFonts w:ascii="Cambria" w:hAnsi="Cambria"/>
            <w:bCs/>
            <w:sz w:val="28"/>
            <w:szCs w:val="28"/>
          </w:rPr>
          <w:t>&amp;</w:t>
        </w:r>
      </w:ins>
      <w:ins w:id="22318" w:author="Claire S" w:date="2026-06-05T11:14:00Z" w16du:dateUtc="2026-06-05T10:14:00Z">
        <w:r>
          <w:rPr>
            <w:rFonts w:ascii="Cambria" w:hAnsi="Cambria"/>
            <w:bCs/>
            <w:sz w:val="28"/>
            <w:szCs w:val="28"/>
          </w:rPr>
          <w:t xml:space="preserve"> Co.’</w:t>
        </w:r>
      </w:ins>
    </w:p>
    <w:p w14:paraId="61D07500" w14:textId="61040EBD" w:rsidR="007C6A19" w:rsidDel="00A60164" w:rsidRDefault="007C6A19" w:rsidP="00C62022">
      <w:pPr>
        <w:spacing w:line="360" w:lineRule="auto"/>
        <w:contextualSpacing/>
        <w:rPr>
          <w:del w:id="22319" w:author="Claire S" w:date="2026-06-05T11:15:00Z" w16du:dateUtc="2026-06-05T10:15:00Z"/>
          <w:rFonts w:ascii="Cambria" w:hAnsi="Cambria"/>
          <w:bCs/>
          <w:sz w:val="28"/>
          <w:szCs w:val="28"/>
        </w:rPr>
      </w:pPr>
    </w:p>
    <w:p w14:paraId="07A75793" w14:textId="77777777" w:rsidR="007709F1" w:rsidRDefault="007709F1" w:rsidP="00C62022">
      <w:pPr>
        <w:spacing w:line="360" w:lineRule="auto"/>
        <w:contextualSpacing/>
        <w:rPr>
          <w:ins w:id="22320" w:author="Claire S" w:date="2026-07-30T15:58:00Z" w16du:dateUtc="2026-07-30T14:58:00Z"/>
          <w:rFonts w:ascii="Cambria" w:hAnsi="Cambria"/>
          <w:bCs/>
          <w:sz w:val="28"/>
          <w:szCs w:val="28"/>
        </w:rPr>
      </w:pPr>
    </w:p>
    <w:p w14:paraId="4EDF92CB" w14:textId="73B66317" w:rsidR="00823759" w:rsidDel="000D2785" w:rsidRDefault="00823759" w:rsidP="00C62022">
      <w:pPr>
        <w:spacing w:line="360" w:lineRule="auto"/>
        <w:contextualSpacing/>
        <w:rPr>
          <w:del w:id="22321" w:author="Claire S" w:date="2026-06-05T11:15:00Z" w16du:dateUtc="2026-06-05T10:15:00Z"/>
          <w:rFonts w:ascii="Cambria" w:hAnsi="Cambria"/>
          <w:bCs/>
          <w:sz w:val="28"/>
          <w:szCs w:val="28"/>
        </w:rPr>
      </w:pPr>
    </w:p>
    <w:p w14:paraId="4BBA485E" w14:textId="7509A16D" w:rsidR="004F765B" w:rsidRDefault="00C33CBB" w:rsidP="00C62022">
      <w:pPr>
        <w:spacing w:line="360" w:lineRule="auto"/>
        <w:contextualSpacing/>
        <w:rPr>
          <w:rFonts w:ascii="Cambria" w:hAnsi="Cambria"/>
          <w:b/>
          <w:sz w:val="28"/>
          <w:szCs w:val="28"/>
        </w:rPr>
      </w:pPr>
      <w:commentRangeStart w:id="22322"/>
      <w:commentRangeStart w:id="22323"/>
      <w:r w:rsidRPr="00C33CBB">
        <w:rPr>
          <w:rFonts w:ascii="Cambria" w:hAnsi="Cambria"/>
          <w:b/>
          <w:sz w:val="28"/>
          <w:szCs w:val="28"/>
        </w:rPr>
        <w:t xml:space="preserve">CHAPTER </w:t>
      </w:r>
      <w:del w:id="22324" w:author="Daisy Watt" w:date="2026-06-23T05:28:00Z" w16du:dateUtc="2026-06-23T03:28:00Z">
        <w:r w:rsidR="00207FD0" w:rsidDel="005E1B34">
          <w:rPr>
            <w:rFonts w:ascii="Cambria" w:hAnsi="Cambria"/>
            <w:b/>
            <w:sz w:val="28"/>
            <w:szCs w:val="28"/>
          </w:rPr>
          <w:delText>5</w:delText>
        </w:r>
        <w:r w:rsidR="00C43C61" w:rsidDel="005E1B34">
          <w:rPr>
            <w:rFonts w:ascii="Cambria" w:hAnsi="Cambria"/>
            <w:b/>
            <w:sz w:val="28"/>
            <w:szCs w:val="28"/>
          </w:rPr>
          <w:delText>2</w:delText>
        </w:r>
      </w:del>
      <w:ins w:id="22325" w:author="Claire S" w:date="2026-06-08T17:06:00Z" w16du:dateUtc="2026-06-08T16:06:00Z">
        <w:del w:id="22326" w:author="Daisy Watt" w:date="2026-06-23T05:28:00Z" w16du:dateUtc="2026-06-23T03:28:00Z">
          <w:r w:rsidR="005E1B34">
            <w:rPr>
              <w:rFonts w:ascii="Cambria" w:hAnsi="Cambria"/>
              <w:b/>
              <w:sz w:val="28"/>
              <w:szCs w:val="28"/>
            </w:rPr>
            <w:delText>54</w:delText>
          </w:r>
        </w:del>
      </w:ins>
      <w:ins w:id="22327" w:author="Daisy Watt" w:date="2026-06-23T05:28:00Z" w16du:dateUtc="2026-06-23T03:28:00Z">
        <w:r w:rsidR="000F59E7">
          <w:rPr>
            <w:rFonts w:ascii="Cambria" w:hAnsi="Cambria"/>
            <w:b/>
            <w:sz w:val="28"/>
            <w:szCs w:val="28"/>
          </w:rPr>
          <w:t>5</w:t>
        </w:r>
      </w:ins>
      <w:ins w:id="22328" w:author="Claire S" w:date="2026-07-31T16:16:00Z" w16du:dateUtc="2026-07-31T15:16:00Z">
        <w:r w:rsidR="000525C8">
          <w:rPr>
            <w:rFonts w:ascii="Cambria" w:hAnsi="Cambria"/>
            <w:b/>
            <w:sz w:val="28"/>
            <w:szCs w:val="28"/>
          </w:rPr>
          <w:t>0</w:t>
        </w:r>
      </w:ins>
      <w:ins w:id="22329" w:author="Daisy Watt" w:date="2026-06-23T05:28:00Z" w16du:dateUtc="2026-06-23T03:28:00Z">
        <w:del w:id="22330" w:author="Claire S" w:date="2026-07-31T16:16:00Z" w16du:dateUtc="2026-07-31T15:16:00Z">
          <w:r w:rsidR="000F59E7" w:rsidDel="000525C8">
            <w:rPr>
              <w:rFonts w:ascii="Cambria" w:hAnsi="Cambria"/>
              <w:b/>
              <w:sz w:val="28"/>
              <w:szCs w:val="28"/>
            </w:rPr>
            <w:delText>3</w:delText>
          </w:r>
        </w:del>
      </w:ins>
      <w:r>
        <w:rPr>
          <w:rFonts w:ascii="Cambria" w:hAnsi="Cambria"/>
          <w:b/>
          <w:sz w:val="28"/>
          <w:szCs w:val="28"/>
        </w:rPr>
        <w:t xml:space="preserve"> </w:t>
      </w:r>
      <w:commentRangeEnd w:id="22322"/>
      <w:r w:rsidR="0023532F">
        <w:rPr>
          <w:rStyle w:val="CommentReference"/>
          <w:rFonts w:ascii="Cambria" w:hAnsi="Cambria"/>
          <w:b/>
          <w:sz w:val="28"/>
          <w:szCs w:val="28"/>
        </w:rPr>
        <w:commentReference w:id="22322"/>
      </w:r>
      <w:commentRangeEnd w:id="22323"/>
      <w:r w:rsidR="00463C4E">
        <w:rPr>
          <w:rStyle w:val="CommentReference"/>
          <w:rFonts w:ascii="Cambria" w:hAnsi="Cambria"/>
          <w:b/>
          <w:sz w:val="28"/>
          <w:szCs w:val="28"/>
        </w:rPr>
        <w:commentReference w:id="22323"/>
      </w:r>
    </w:p>
    <w:p w14:paraId="731F4880" w14:textId="6EB63E6D" w:rsidR="00C33CBB" w:rsidRPr="00C33CBB" w:rsidRDefault="00C33CBB" w:rsidP="00C62022">
      <w:pPr>
        <w:spacing w:line="360" w:lineRule="auto"/>
        <w:contextualSpacing/>
        <w:rPr>
          <w:rFonts w:ascii="Cambria" w:hAnsi="Cambria"/>
          <w:b/>
          <w:sz w:val="28"/>
          <w:szCs w:val="28"/>
        </w:rPr>
      </w:pPr>
      <w:r>
        <w:rPr>
          <w:rFonts w:ascii="Cambria" w:hAnsi="Cambria"/>
          <w:b/>
          <w:sz w:val="28"/>
          <w:szCs w:val="28"/>
        </w:rPr>
        <w:t>WED</w:t>
      </w:r>
      <w:ins w:id="22331" w:author="Daisy Watt" w:date="2026-06-23T05:28:00Z" w16du:dateUtc="2026-06-23T03:28:00Z">
        <w:r w:rsidR="000F59E7">
          <w:rPr>
            <w:rFonts w:ascii="Cambria" w:hAnsi="Cambria"/>
            <w:b/>
            <w:sz w:val="28"/>
            <w:szCs w:val="28"/>
          </w:rPr>
          <w:t xml:space="preserve">NESDAY </w:t>
        </w:r>
        <w:del w:id="22332" w:author="Claire S" w:date="2026-07-31T16:20:00Z" w16du:dateUtc="2026-07-31T15:20:00Z">
          <w:r w:rsidR="000F59E7" w:rsidDel="000525C8">
            <w:rPr>
              <w:rFonts w:ascii="Cambria" w:hAnsi="Cambria"/>
              <w:b/>
              <w:sz w:val="28"/>
              <w:szCs w:val="28"/>
            </w:rPr>
            <w:delText>AFTERNOON</w:delText>
          </w:r>
        </w:del>
      </w:ins>
      <w:ins w:id="22333" w:author="Claire S" w:date="2026-07-31T16:20:00Z" w16du:dateUtc="2026-07-31T15:20:00Z">
        <w:r w:rsidR="000525C8">
          <w:rPr>
            <w:rFonts w:ascii="Cambria" w:hAnsi="Cambria"/>
            <w:b/>
            <w:sz w:val="28"/>
            <w:szCs w:val="28"/>
          </w:rPr>
          <w:t>MORNING</w:t>
        </w:r>
      </w:ins>
      <w:del w:id="22334" w:author="Daisy Watt" w:date="2026-06-23T05:28:00Z" w16du:dateUtc="2026-06-23T03:28:00Z">
        <w:r w:rsidDel="000F59E7">
          <w:rPr>
            <w:rFonts w:ascii="Cambria" w:hAnsi="Cambria"/>
            <w:b/>
            <w:sz w:val="28"/>
            <w:szCs w:val="28"/>
          </w:rPr>
          <w:delText>S</w:delText>
        </w:r>
        <w:r w:rsidR="008E2F89" w:rsidDel="000F59E7">
          <w:rPr>
            <w:rFonts w:ascii="Cambria" w:hAnsi="Cambria"/>
            <w:b/>
            <w:sz w:val="28"/>
            <w:szCs w:val="28"/>
          </w:rPr>
          <w:delText xml:space="preserve"> PM</w:delText>
        </w:r>
      </w:del>
    </w:p>
    <w:p w14:paraId="7D16D9FF" w14:textId="345CAA05" w:rsidR="00463C4E" w:rsidRDefault="00463C4E" w:rsidP="00463C4E">
      <w:pPr>
        <w:spacing w:line="360" w:lineRule="auto"/>
        <w:contextualSpacing/>
        <w:rPr>
          <w:moveTo w:id="22335" w:author="Claire S" w:date="2026-06-05T11:20:00Z" w16du:dateUtc="2026-06-05T10:20:00Z"/>
          <w:rFonts w:ascii="Cambria" w:hAnsi="Cambria"/>
          <w:bCs/>
          <w:sz w:val="28"/>
          <w:szCs w:val="28"/>
        </w:rPr>
      </w:pPr>
      <w:moveToRangeStart w:id="22336" w:author="Claire S" w:date="2026-06-05T11:20:00Z" w:name="move231550858"/>
      <w:moveTo w:id="22337" w:author="Claire S" w:date="2026-06-05T11:20:00Z" w16du:dateUtc="2026-06-05T10:20:00Z">
        <w:del w:id="22338" w:author="Claire S" w:date="2026-06-05T11:20:00Z" w16du:dateUtc="2026-06-05T10:20:00Z">
          <w:r w:rsidDel="00463C4E">
            <w:rPr>
              <w:rFonts w:ascii="Cambria" w:hAnsi="Cambria"/>
              <w:bCs/>
              <w:sz w:val="28"/>
              <w:szCs w:val="28"/>
            </w:rPr>
            <w:delText>Inching forwards,</w:delText>
          </w:r>
        </w:del>
      </w:moveTo>
      <w:ins w:id="22339" w:author="Claire S" w:date="2026-06-05T11:20:00Z" w16du:dateUtc="2026-06-05T10:20:00Z">
        <w:r>
          <w:rPr>
            <w:rFonts w:ascii="Cambria" w:hAnsi="Cambria"/>
            <w:bCs/>
            <w:sz w:val="28"/>
            <w:szCs w:val="28"/>
          </w:rPr>
          <w:t>Outside the door to the next room</w:t>
        </w:r>
      </w:ins>
      <w:ins w:id="22340" w:author="Daisy Watt" w:date="2026-06-23T05:28:00Z" w16du:dateUtc="2026-06-23T03:28:00Z">
        <w:r w:rsidR="000F59E7">
          <w:rPr>
            <w:rFonts w:ascii="Cambria" w:hAnsi="Cambria"/>
            <w:bCs/>
            <w:sz w:val="28"/>
            <w:szCs w:val="28"/>
          </w:rPr>
          <w:t>,</w:t>
        </w:r>
      </w:ins>
      <w:moveTo w:id="22341" w:author="Claire S" w:date="2026-06-05T11:20:00Z" w16du:dateUtc="2026-06-05T10:20:00Z">
        <w:r>
          <w:rPr>
            <w:rFonts w:ascii="Cambria" w:hAnsi="Cambria"/>
            <w:bCs/>
            <w:sz w:val="28"/>
            <w:szCs w:val="28"/>
          </w:rPr>
          <w:t xml:space="preserve"> a </w:t>
        </w:r>
        <w:r w:rsidRPr="000525C8">
          <w:rPr>
            <w:rFonts w:ascii="Cambria" w:hAnsi="Cambria"/>
            <w:bCs/>
            <w:sz w:val="28"/>
            <w:szCs w:val="28"/>
          </w:rPr>
          <w:t>thousand horror films</w:t>
        </w:r>
        <w:r>
          <w:rPr>
            <w:rFonts w:ascii="Cambria" w:hAnsi="Cambria"/>
            <w:bCs/>
            <w:sz w:val="28"/>
            <w:szCs w:val="28"/>
          </w:rPr>
          <w:t xml:space="preserve"> flashed through </w:t>
        </w:r>
        <w:del w:id="22342" w:author="Claire S" w:date="2026-06-05T11:33:00Z" w16du:dateUtc="2026-06-05T10:33:00Z">
          <w:r w:rsidDel="002A465D">
            <w:rPr>
              <w:rFonts w:ascii="Cambria" w:hAnsi="Cambria"/>
              <w:bCs/>
              <w:sz w:val="28"/>
              <w:szCs w:val="28"/>
            </w:rPr>
            <w:delText>h</w:delText>
          </w:r>
        </w:del>
      </w:moveTo>
      <w:ins w:id="22343" w:author="Claire S" w:date="2026-06-05T11:33:00Z" w16du:dateUtc="2026-06-05T10:33:00Z">
        <w:r w:rsidR="002A465D">
          <w:rPr>
            <w:rFonts w:ascii="Cambria" w:hAnsi="Cambria"/>
            <w:bCs/>
            <w:sz w:val="28"/>
            <w:szCs w:val="28"/>
          </w:rPr>
          <w:t>Clara’s</w:t>
        </w:r>
      </w:ins>
      <w:moveTo w:id="22344" w:author="Claire S" w:date="2026-06-05T11:20:00Z" w16du:dateUtc="2026-06-05T10:20:00Z">
        <w:del w:id="22345" w:author="Claire S" w:date="2026-06-05T11:33:00Z" w16du:dateUtc="2026-06-05T10:33:00Z">
          <w:r w:rsidDel="002A465D">
            <w:rPr>
              <w:rFonts w:ascii="Cambria" w:hAnsi="Cambria"/>
              <w:bCs/>
              <w:sz w:val="28"/>
              <w:szCs w:val="28"/>
            </w:rPr>
            <w:delText>er</w:delText>
          </w:r>
        </w:del>
        <w:r>
          <w:rPr>
            <w:rFonts w:ascii="Cambria" w:hAnsi="Cambria"/>
            <w:bCs/>
            <w:sz w:val="28"/>
            <w:szCs w:val="28"/>
          </w:rPr>
          <w:t xml:space="preserve"> head </w:t>
        </w:r>
        <w:del w:id="22346" w:author="Daisy Watt" w:date="2026-06-23T05:28:00Z" w16du:dateUtc="2026-06-23T03:28:00Z">
          <w:r>
            <w:rPr>
              <w:rFonts w:ascii="Cambria" w:hAnsi="Cambria"/>
              <w:bCs/>
              <w:sz w:val="28"/>
              <w:szCs w:val="28"/>
            </w:rPr>
            <w:delText>-</w:delText>
          </w:r>
        </w:del>
      </w:moveTo>
      <w:ins w:id="22347" w:author="Daisy Watt" w:date="2026-06-23T05:28:00Z" w16du:dateUtc="2026-06-23T03:28:00Z">
        <w:r w:rsidR="000F59E7">
          <w:rPr>
            <w:rFonts w:ascii="Cambria" w:hAnsi="Cambria"/>
            <w:bCs/>
            <w:sz w:val="28"/>
            <w:szCs w:val="28"/>
          </w:rPr>
          <w:t>–</w:t>
        </w:r>
      </w:ins>
      <w:moveTo w:id="22348" w:author="Claire S" w:date="2026-06-05T11:20:00Z" w16du:dateUtc="2026-06-05T10:20:00Z">
        <w:r>
          <w:rPr>
            <w:rFonts w:ascii="Cambria" w:hAnsi="Cambria"/>
            <w:bCs/>
            <w:sz w:val="28"/>
            <w:szCs w:val="28"/>
          </w:rPr>
          <w:t xml:space="preserve"> but she wasn’t going to get murdered here in broad daylight in a smart hotel, was she?</w:t>
        </w:r>
      </w:moveTo>
      <w:ins w:id="22349" w:author="Claire S" w:date="2026-07-31T16:21:00Z" w16du:dateUtc="2026-07-31T15:21:00Z">
        <w:r w:rsidR="000525C8">
          <w:rPr>
            <w:rFonts w:ascii="Cambria" w:hAnsi="Cambria"/>
            <w:bCs/>
            <w:sz w:val="28"/>
            <w:szCs w:val="28"/>
          </w:rPr>
          <w:t xml:space="preserve"> It wasn’t an actual slasher flick -</w:t>
        </w:r>
      </w:ins>
    </w:p>
    <w:p w14:paraId="70B617FA" w14:textId="77777777" w:rsidR="00463C4E" w:rsidDel="008070EC" w:rsidRDefault="00463C4E" w:rsidP="00463C4E">
      <w:pPr>
        <w:spacing w:line="360" w:lineRule="auto"/>
        <w:ind w:firstLine="720"/>
        <w:contextualSpacing/>
        <w:rPr>
          <w:del w:id="22350" w:author="Claire S" w:date="2026-06-05T14:49:00Z" w16du:dateUtc="2026-06-05T13:49:00Z"/>
          <w:moveTo w:id="22351" w:author="Claire S" w:date="2026-06-05T11:20:00Z" w16du:dateUtc="2026-06-05T10:20:00Z"/>
          <w:rFonts w:ascii="Cambria" w:hAnsi="Cambria"/>
          <w:bCs/>
          <w:sz w:val="28"/>
          <w:szCs w:val="28"/>
        </w:rPr>
      </w:pPr>
      <w:moveTo w:id="22352" w:author="Claire S" w:date="2026-06-05T11:20:00Z" w16du:dateUtc="2026-06-05T10:20:00Z">
        <w:del w:id="22353" w:author="Claire S" w:date="2026-06-05T14:49:00Z" w16du:dateUtc="2026-06-05T13:49:00Z">
          <w:r w:rsidRPr="005B642D" w:rsidDel="008070EC">
            <w:rPr>
              <w:rFonts w:ascii="Cambria" w:hAnsi="Cambria"/>
              <w:bCs/>
              <w:i/>
              <w:iCs/>
              <w:sz w:val="28"/>
              <w:szCs w:val="28"/>
            </w:rPr>
            <w:delText>No</w:delText>
          </w:r>
          <w:r w:rsidDel="008070EC">
            <w:rPr>
              <w:rFonts w:ascii="Cambria" w:hAnsi="Cambria"/>
              <w:bCs/>
              <w:sz w:val="28"/>
              <w:szCs w:val="28"/>
            </w:rPr>
            <w:delText xml:space="preserve">, Clara told herself firmly. </w:delText>
          </w:r>
          <w:r w:rsidRPr="005B642D" w:rsidDel="008070EC">
            <w:rPr>
              <w:rFonts w:ascii="Cambria" w:hAnsi="Cambria"/>
              <w:bCs/>
              <w:i/>
              <w:iCs/>
              <w:sz w:val="28"/>
              <w:szCs w:val="28"/>
            </w:rPr>
            <w:delText>I am not</w:delText>
          </w:r>
          <w:r w:rsidDel="008070EC">
            <w:rPr>
              <w:rFonts w:ascii="Cambria" w:hAnsi="Cambria"/>
              <w:bCs/>
              <w:sz w:val="28"/>
              <w:szCs w:val="28"/>
            </w:rPr>
            <w:delText>…</w:delText>
          </w:r>
        </w:del>
      </w:moveTo>
    </w:p>
    <w:moveToRangeEnd w:id="22336"/>
    <w:p w14:paraId="052C1EBA" w14:textId="7AFAA848" w:rsidR="006F037F" w:rsidRPr="009B1384" w:rsidDel="00463C4E" w:rsidRDefault="00031A65" w:rsidP="009B1384">
      <w:pPr>
        <w:spacing w:line="360" w:lineRule="auto"/>
        <w:contextualSpacing/>
        <w:rPr>
          <w:del w:id="22354" w:author="Claire S" w:date="2026-06-05T11:20:00Z" w16du:dateUtc="2026-06-05T10:20:00Z"/>
          <w:rFonts w:ascii="Cambria" w:hAnsi="Cambria"/>
          <w:b/>
          <w:sz w:val="28"/>
          <w:szCs w:val="28"/>
        </w:rPr>
      </w:pPr>
      <w:del w:id="22355" w:author="Claire S" w:date="2026-06-05T11:20:00Z" w16du:dateUtc="2026-06-05T10:20:00Z">
        <w:r w:rsidDel="00463C4E">
          <w:rPr>
            <w:rFonts w:ascii="Cambria" w:hAnsi="Cambria"/>
            <w:bCs/>
            <w:sz w:val="28"/>
            <w:szCs w:val="28"/>
          </w:rPr>
          <w:delText>H</w:delText>
        </w:r>
        <w:r w:rsidR="00645446" w:rsidDel="00463C4E">
          <w:rPr>
            <w:rFonts w:ascii="Cambria" w:hAnsi="Cambria"/>
            <w:bCs/>
            <w:sz w:val="28"/>
            <w:szCs w:val="28"/>
          </w:rPr>
          <w:delText>er h</w:delText>
        </w:r>
        <w:r w:rsidDel="00463C4E">
          <w:rPr>
            <w:rFonts w:ascii="Cambria" w:hAnsi="Cambria"/>
            <w:bCs/>
            <w:sz w:val="28"/>
            <w:szCs w:val="28"/>
          </w:rPr>
          <w:delText>ands</w:delText>
        </w:r>
        <w:r w:rsidR="00645446" w:rsidDel="00463C4E">
          <w:rPr>
            <w:rFonts w:ascii="Cambria" w:hAnsi="Cambria"/>
            <w:bCs/>
            <w:sz w:val="28"/>
            <w:szCs w:val="28"/>
          </w:rPr>
          <w:delText xml:space="preserve"> </w:delText>
        </w:r>
        <w:r w:rsidDel="00463C4E">
          <w:rPr>
            <w:rFonts w:ascii="Cambria" w:hAnsi="Cambria"/>
            <w:bCs/>
            <w:sz w:val="28"/>
            <w:szCs w:val="28"/>
          </w:rPr>
          <w:delText>clammy</w:delText>
        </w:r>
        <w:r w:rsidR="007F0E1F" w:rsidDel="00463C4E">
          <w:rPr>
            <w:rFonts w:ascii="Cambria" w:hAnsi="Cambria"/>
            <w:bCs/>
            <w:sz w:val="28"/>
            <w:szCs w:val="28"/>
          </w:rPr>
          <w:delText>,</w:delText>
        </w:r>
        <w:r w:rsidDel="00463C4E">
          <w:rPr>
            <w:rFonts w:ascii="Cambria" w:hAnsi="Cambria"/>
            <w:bCs/>
            <w:sz w:val="28"/>
            <w:szCs w:val="28"/>
          </w:rPr>
          <w:delText xml:space="preserve"> </w:delText>
        </w:r>
      </w:del>
      <w:del w:id="22356" w:author="Claire S" w:date="2026-06-05T11:15:00Z" w16du:dateUtc="2026-06-05T10:15:00Z">
        <w:r w:rsidR="00AD11DA" w:rsidDel="000D2785">
          <w:rPr>
            <w:rFonts w:ascii="Cambria" w:hAnsi="Cambria"/>
            <w:bCs/>
            <w:sz w:val="28"/>
            <w:szCs w:val="28"/>
          </w:rPr>
          <w:delText xml:space="preserve">a </w:delText>
        </w:r>
        <w:r w:rsidDel="000D2785">
          <w:rPr>
            <w:rFonts w:ascii="Cambria" w:hAnsi="Cambria"/>
            <w:bCs/>
            <w:sz w:val="28"/>
            <w:szCs w:val="28"/>
          </w:rPr>
          <w:delText>te</w:delText>
        </w:r>
        <w:r w:rsidR="002D7511" w:rsidDel="000D2785">
          <w:rPr>
            <w:rFonts w:ascii="Cambria" w:hAnsi="Cambria"/>
            <w:bCs/>
            <w:sz w:val="28"/>
            <w:szCs w:val="28"/>
          </w:rPr>
          <w:delText>rrified</w:delText>
        </w:r>
        <w:r w:rsidDel="000D2785">
          <w:rPr>
            <w:rFonts w:ascii="Cambria" w:hAnsi="Cambria"/>
            <w:bCs/>
            <w:sz w:val="28"/>
            <w:szCs w:val="28"/>
          </w:rPr>
          <w:delText xml:space="preserve"> </w:delText>
        </w:r>
      </w:del>
      <w:del w:id="22357" w:author="Claire S" w:date="2026-06-05T11:20:00Z" w16du:dateUtc="2026-06-05T10:20:00Z">
        <w:r w:rsidR="0034017B" w:rsidDel="00463C4E">
          <w:rPr>
            <w:rFonts w:ascii="Cambria" w:hAnsi="Cambria"/>
            <w:bCs/>
            <w:sz w:val="28"/>
            <w:szCs w:val="28"/>
          </w:rPr>
          <w:delText xml:space="preserve">Clara </w:delText>
        </w:r>
        <w:r w:rsidR="009B1384" w:rsidDel="00463C4E">
          <w:rPr>
            <w:rFonts w:ascii="Cambria" w:hAnsi="Cambria"/>
            <w:bCs/>
            <w:sz w:val="28"/>
            <w:szCs w:val="28"/>
          </w:rPr>
          <w:delText>walked to the next door</w:delText>
        </w:r>
        <w:r w:rsidR="00173518" w:rsidDel="00463C4E">
          <w:rPr>
            <w:rFonts w:ascii="Cambria" w:hAnsi="Cambria"/>
            <w:bCs/>
            <w:sz w:val="28"/>
            <w:szCs w:val="28"/>
          </w:rPr>
          <w:delText xml:space="preserve"> </w:delText>
        </w:r>
      </w:del>
      <w:del w:id="22358" w:author="Claire S" w:date="2026-06-05T11:15:00Z" w16du:dateUtc="2026-06-05T10:15:00Z">
        <w:r w:rsidR="00BF1643" w:rsidDel="000D2785">
          <w:rPr>
            <w:rFonts w:ascii="Cambria" w:hAnsi="Cambria"/>
            <w:bCs/>
            <w:sz w:val="28"/>
            <w:szCs w:val="28"/>
          </w:rPr>
          <w:delText xml:space="preserve">– but </w:delText>
        </w:r>
        <w:r w:rsidR="00173518" w:rsidDel="000D2785">
          <w:rPr>
            <w:rFonts w:ascii="Cambria" w:hAnsi="Cambria"/>
            <w:bCs/>
            <w:sz w:val="28"/>
            <w:szCs w:val="28"/>
          </w:rPr>
          <w:delText>i</w:delText>
        </w:r>
        <w:r w:rsidR="007F0E1F" w:rsidDel="000D2785">
          <w:rPr>
            <w:rFonts w:ascii="Cambria" w:hAnsi="Cambria"/>
            <w:bCs/>
            <w:sz w:val="28"/>
            <w:szCs w:val="28"/>
          </w:rPr>
          <w:delText xml:space="preserve">t </w:delText>
        </w:r>
        <w:r w:rsidR="00645446" w:rsidDel="000D2785">
          <w:rPr>
            <w:rFonts w:ascii="Cambria" w:hAnsi="Cambria"/>
            <w:bCs/>
            <w:sz w:val="28"/>
            <w:szCs w:val="28"/>
          </w:rPr>
          <w:delText>was</w:delText>
        </w:r>
        <w:r w:rsidR="007F0E1F" w:rsidDel="000D2785">
          <w:rPr>
            <w:rFonts w:ascii="Cambria" w:hAnsi="Cambria"/>
            <w:bCs/>
            <w:sz w:val="28"/>
            <w:szCs w:val="28"/>
          </w:rPr>
          <w:delText xml:space="preserve"> </w:delText>
        </w:r>
        <w:r w:rsidR="00173518" w:rsidDel="000D2785">
          <w:rPr>
            <w:rFonts w:ascii="Cambria" w:hAnsi="Cambria"/>
            <w:bCs/>
            <w:sz w:val="28"/>
            <w:szCs w:val="28"/>
          </w:rPr>
          <w:delText xml:space="preserve">a bit </w:delText>
        </w:r>
        <w:r w:rsidR="007F0E1F" w:rsidDel="000D2785">
          <w:rPr>
            <w:rFonts w:ascii="Cambria" w:hAnsi="Cambria"/>
            <w:bCs/>
            <w:sz w:val="28"/>
            <w:szCs w:val="28"/>
          </w:rPr>
          <w:delText xml:space="preserve">like walking to </w:delText>
        </w:r>
        <w:r w:rsidR="00173518" w:rsidDel="000D2785">
          <w:rPr>
            <w:rFonts w:ascii="Cambria" w:hAnsi="Cambria"/>
            <w:bCs/>
            <w:sz w:val="28"/>
            <w:szCs w:val="28"/>
          </w:rPr>
          <w:delText xml:space="preserve">the </w:delText>
        </w:r>
        <w:r w:rsidR="007F0E1F" w:rsidDel="000D2785">
          <w:rPr>
            <w:rFonts w:ascii="Cambria" w:hAnsi="Cambria"/>
            <w:bCs/>
            <w:sz w:val="28"/>
            <w:szCs w:val="28"/>
          </w:rPr>
          <w:delText>entrance</w:delText>
        </w:r>
        <w:r w:rsidR="00173518" w:rsidDel="000D2785">
          <w:rPr>
            <w:rFonts w:ascii="Cambria" w:hAnsi="Cambria"/>
            <w:bCs/>
            <w:sz w:val="28"/>
            <w:szCs w:val="28"/>
          </w:rPr>
          <w:delText xml:space="preserve"> of Hell</w:delText>
        </w:r>
        <w:r w:rsidR="007F0E1F" w:rsidDel="000D2785">
          <w:rPr>
            <w:rFonts w:ascii="Cambria" w:hAnsi="Cambria"/>
            <w:bCs/>
            <w:sz w:val="28"/>
            <w:szCs w:val="28"/>
          </w:rPr>
          <w:delText>.</w:delText>
        </w:r>
        <w:r w:rsidR="00173518" w:rsidDel="000D2785">
          <w:rPr>
            <w:rFonts w:ascii="Cambria" w:hAnsi="Cambria"/>
            <w:bCs/>
            <w:sz w:val="28"/>
            <w:szCs w:val="28"/>
          </w:rPr>
          <w:delText xml:space="preserve">  </w:delText>
        </w:r>
        <w:r w:rsidR="00245F09" w:rsidDel="000D2785">
          <w:rPr>
            <w:rFonts w:ascii="Cambria" w:hAnsi="Cambria"/>
            <w:bCs/>
            <w:sz w:val="28"/>
            <w:szCs w:val="28"/>
          </w:rPr>
          <w:delText xml:space="preserve">It seemed </w:delText>
        </w:r>
        <w:r w:rsidR="00EE5E5D" w:rsidDel="000D2785">
          <w:rPr>
            <w:rFonts w:ascii="Cambria" w:hAnsi="Cambria"/>
            <w:bCs/>
            <w:sz w:val="28"/>
            <w:szCs w:val="28"/>
          </w:rPr>
          <w:delText xml:space="preserve">entirely </w:delText>
        </w:r>
        <w:r w:rsidR="00245F09" w:rsidDel="000D2785">
          <w:rPr>
            <w:rFonts w:ascii="Cambria" w:hAnsi="Cambria"/>
            <w:bCs/>
            <w:sz w:val="28"/>
            <w:szCs w:val="28"/>
          </w:rPr>
          <w:delText>stupid.</w:delText>
        </w:r>
      </w:del>
    </w:p>
    <w:p w14:paraId="0296EDF4" w14:textId="634ACBCA" w:rsidR="00F92D50" w:rsidRDefault="006F037F" w:rsidP="00173518">
      <w:pPr>
        <w:spacing w:line="360" w:lineRule="auto"/>
        <w:ind w:firstLine="720"/>
        <w:contextualSpacing/>
        <w:rPr>
          <w:rFonts w:ascii="Cambria" w:hAnsi="Cambria"/>
          <w:bCs/>
          <w:sz w:val="28"/>
          <w:szCs w:val="28"/>
        </w:rPr>
      </w:pPr>
      <w:r w:rsidRPr="006F037F">
        <w:rPr>
          <w:rFonts w:ascii="Cambria" w:hAnsi="Cambria"/>
          <w:bCs/>
          <w:i/>
          <w:iCs/>
          <w:sz w:val="28"/>
          <w:szCs w:val="28"/>
        </w:rPr>
        <w:t xml:space="preserve">Clara! </w:t>
      </w:r>
      <w:r w:rsidR="00173518" w:rsidRPr="006F037F">
        <w:rPr>
          <w:rFonts w:ascii="Cambria" w:hAnsi="Cambria"/>
          <w:bCs/>
          <w:i/>
          <w:iCs/>
          <w:sz w:val="28"/>
          <w:szCs w:val="28"/>
        </w:rPr>
        <w:t>Don’t</w:t>
      </w:r>
      <w:r w:rsidR="00173518" w:rsidRPr="00173518">
        <w:rPr>
          <w:rFonts w:ascii="Cambria" w:hAnsi="Cambria"/>
          <w:bCs/>
          <w:i/>
          <w:iCs/>
          <w:sz w:val="28"/>
          <w:szCs w:val="28"/>
        </w:rPr>
        <w:t xml:space="preserve"> be so dramatic!</w:t>
      </w:r>
      <w:r w:rsidR="00173518">
        <w:rPr>
          <w:rFonts w:ascii="Cambria" w:hAnsi="Cambria"/>
          <w:bCs/>
          <w:sz w:val="28"/>
          <w:szCs w:val="28"/>
        </w:rPr>
        <w:t xml:space="preserve"> she </w:t>
      </w:r>
      <w:r>
        <w:rPr>
          <w:rFonts w:ascii="Cambria" w:hAnsi="Cambria"/>
          <w:bCs/>
          <w:sz w:val="28"/>
          <w:szCs w:val="28"/>
        </w:rPr>
        <w:t>chid</w:t>
      </w:r>
      <w:r w:rsidR="00173518">
        <w:rPr>
          <w:rFonts w:ascii="Cambria" w:hAnsi="Cambria"/>
          <w:bCs/>
          <w:sz w:val="28"/>
          <w:szCs w:val="28"/>
        </w:rPr>
        <w:t xml:space="preserve">ed herself </w:t>
      </w:r>
      <w:del w:id="22359" w:author="Daisy Watt" w:date="2026-06-23T17:11:00Z" w16du:dateUtc="2026-06-23T15:11:00Z">
        <w:r w:rsidR="00173518" w:rsidDel="00A8767B">
          <w:rPr>
            <w:rFonts w:ascii="Cambria" w:hAnsi="Cambria"/>
            <w:bCs/>
            <w:sz w:val="28"/>
            <w:szCs w:val="28"/>
          </w:rPr>
          <w:delText>-</w:delText>
        </w:r>
      </w:del>
      <w:ins w:id="22360" w:author="Daisy Watt" w:date="2026-06-23T17:11:00Z" w16du:dateUtc="2026-06-23T15:11:00Z">
        <w:r w:rsidR="00A8767B">
          <w:rPr>
            <w:rFonts w:ascii="Cambria" w:hAnsi="Cambria"/>
            <w:bCs/>
            <w:sz w:val="28"/>
            <w:szCs w:val="28"/>
          </w:rPr>
          <w:t>–</w:t>
        </w:r>
      </w:ins>
      <w:r w:rsidR="00173518">
        <w:rPr>
          <w:rFonts w:ascii="Cambria" w:hAnsi="Cambria"/>
          <w:bCs/>
          <w:sz w:val="28"/>
          <w:szCs w:val="28"/>
        </w:rPr>
        <w:t xml:space="preserve"> but it didn’t help.</w:t>
      </w:r>
    </w:p>
    <w:p w14:paraId="1B51B641" w14:textId="0619DC01" w:rsidR="00C62022" w:rsidDel="00A60164" w:rsidRDefault="007F0E1F" w:rsidP="007F0E1F">
      <w:pPr>
        <w:spacing w:line="360" w:lineRule="auto"/>
        <w:contextualSpacing/>
        <w:rPr>
          <w:del w:id="22361" w:author="Claire S" w:date="2026-06-05T11:19:00Z" w16du:dateUtc="2026-06-05T10:19:00Z"/>
          <w:rFonts w:ascii="Cambria" w:hAnsi="Cambria"/>
          <w:bCs/>
          <w:sz w:val="28"/>
          <w:szCs w:val="28"/>
        </w:rPr>
      </w:pPr>
      <w:r>
        <w:rPr>
          <w:rFonts w:ascii="Cambria" w:hAnsi="Cambria"/>
          <w:bCs/>
          <w:sz w:val="28"/>
          <w:szCs w:val="28"/>
        </w:rPr>
        <w:tab/>
      </w:r>
      <w:ins w:id="22362" w:author="Claire S" w:date="2026-06-05T11:21:00Z" w16du:dateUtc="2026-06-05T10:21:00Z">
        <w:r w:rsidR="00150D38">
          <w:rPr>
            <w:rFonts w:ascii="Cambria" w:hAnsi="Cambria"/>
            <w:bCs/>
            <w:sz w:val="28"/>
            <w:szCs w:val="28"/>
          </w:rPr>
          <w:t>S</w:t>
        </w:r>
      </w:ins>
      <w:del w:id="22363" w:author="Claire S" w:date="2026-06-05T11:21:00Z" w16du:dateUtc="2026-06-05T10:21:00Z">
        <w:r w:rsidR="0034017B" w:rsidDel="00150D38">
          <w:rPr>
            <w:rFonts w:ascii="Cambria" w:hAnsi="Cambria"/>
            <w:bCs/>
            <w:sz w:val="28"/>
            <w:szCs w:val="28"/>
          </w:rPr>
          <w:delText>Outside the double wooden doors, s</w:delText>
        </w:r>
      </w:del>
      <w:r>
        <w:rPr>
          <w:rFonts w:ascii="Cambria" w:hAnsi="Cambria"/>
          <w:bCs/>
          <w:sz w:val="28"/>
          <w:szCs w:val="28"/>
        </w:rPr>
        <w:t xml:space="preserve">he </w:t>
      </w:r>
      <w:r w:rsidR="00BF1643">
        <w:rPr>
          <w:rFonts w:ascii="Cambria" w:hAnsi="Cambria"/>
          <w:bCs/>
          <w:sz w:val="28"/>
          <w:szCs w:val="28"/>
        </w:rPr>
        <w:t>paus</w:t>
      </w:r>
      <w:r>
        <w:rPr>
          <w:rFonts w:ascii="Cambria" w:hAnsi="Cambria"/>
          <w:bCs/>
          <w:sz w:val="28"/>
          <w:szCs w:val="28"/>
        </w:rPr>
        <w:t>ed for a secon</w:t>
      </w:r>
      <w:r w:rsidR="00DA7683">
        <w:rPr>
          <w:rFonts w:ascii="Cambria" w:hAnsi="Cambria"/>
          <w:bCs/>
          <w:sz w:val="28"/>
          <w:szCs w:val="28"/>
        </w:rPr>
        <w:t>d</w:t>
      </w:r>
      <w:r>
        <w:rPr>
          <w:rFonts w:ascii="Cambria" w:hAnsi="Cambria"/>
          <w:bCs/>
          <w:sz w:val="28"/>
          <w:szCs w:val="28"/>
        </w:rPr>
        <w:t xml:space="preserve"> </w:t>
      </w:r>
      <w:r w:rsidR="00E8277A">
        <w:rPr>
          <w:rFonts w:ascii="Cambria" w:hAnsi="Cambria"/>
          <w:bCs/>
          <w:sz w:val="28"/>
          <w:szCs w:val="28"/>
        </w:rPr>
        <w:t>to</w:t>
      </w:r>
      <w:r w:rsidR="00173518">
        <w:rPr>
          <w:rFonts w:ascii="Cambria" w:hAnsi="Cambria"/>
          <w:bCs/>
          <w:sz w:val="28"/>
          <w:szCs w:val="28"/>
        </w:rPr>
        <w:t xml:space="preserve"> listen</w:t>
      </w:r>
      <w:r w:rsidR="000222B3">
        <w:rPr>
          <w:rFonts w:ascii="Cambria" w:hAnsi="Cambria"/>
          <w:bCs/>
          <w:sz w:val="28"/>
          <w:szCs w:val="28"/>
        </w:rPr>
        <w:t xml:space="preserve">, but </w:t>
      </w:r>
      <w:del w:id="22364" w:author="Claire S" w:date="2026-06-05T11:18:00Z" w16du:dateUtc="2026-06-05T10:18:00Z">
        <w:r w:rsidR="00F9042F" w:rsidDel="00A60164">
          <w:rPr>
            <w:rFonts w:ascii="Cambria" w:hAnsi="Cambria"/>
            <w:bCs/>
            <w:sz w:val="28"/>
            <w:szCs w:val="28"/>
          </w:rPr>
          <w:delText>the voice she’d heard on the other side had stopped; everything</w:delText>
        </w:r>
      </w:del>
      <w:ins w:id="22365" w:author="Claire S" w:date="2026-06-05T11:18:00Z" w16du:dateUtc="2026-06-05T10:18:00Z">
        <w:r w:rsidR="00A60164">
          <w:rPr>
            <w:rFonts w:ascii="Cambria" w:hAnsi="Cambria"/>
            <w:bCs/>
            <w:sz w:val="28"/>
            <w:szCs w:val="28"/>
          </w:rPr>
          <w:t>things were</w:t>
        </w:r>
      </w:ins>
      <w:del w:id="22366" w:author="Claire S" w:date="2026-06-05T11:18:00Z" w16du:dateUtc="2026-06-05T10:18:00Z">
        <w:r w:rsidR="00F9042F" w:rsidDel="00A60164">
          <w:rPr>
            <w:rFonts w:ascii="Cambria" w:hAnsi="Cambria"/>
            <w:bCs/>
            <w:sz w:val="28"/>
            <w:szCs w:val="28"/>
          </w:rPr>
          <w:delText xml:space="preserve"> was</w:delText>
        </w:r>
      </w:del>
      <w:r w:rsidR="008E308F">
        <w:rPr>
          <w:rFonts w:ascii="Cambria" w:hAnsi="Cambria"/>
          <w:bCs/>
          <w:sz w:val="28"/>
          <w:szCs w:val="28"/>
        </w:rPr>
        <w:t xml:space="preserve"> hushed and silent</w:t>
      </w:r>
      <w:r w:rsidR="00173518">
        <w:rPr>
          <w:rFonts w:ascii="Cambria" w:hAnsi="Cambria"/>
          <w:bCs/>
          <w:sz w:val="28"/>
          <w:szCs w:val="28"/>
        </w:rPr>
        <w:t xml:space="preserve">. </w:t>
      </w:r>
      <w:del w:id="22367" w:author="Claire S" w:date="2026-06-05T11:18:00Z" w16du:dateUtc="2026-06-05T10:18:00Z">
        <w:r w:rsidR="00F9042F" w:rsidDel="00A60164">
          <w:rPr>
            <w:rFonts w:ascii="Cambria" w:hAnsi="Cambria"/>
            <w:bCs/>
            <w:sz w:val="28"/>
            <w:szCs w:val="28"/>
          </w:rPr>
          <w:delText>S</w:delText>
        </w:r>
        <w:r w:rsidR="00173518" w:rsidDel="00A60164">
          <w:rPr>
            <w:rFonts w:ascii="Cambria" w:hAnsi="Cambria"/>
            <w:bCs/>
            <w:sz w:val="28"/>
            <w:szCs w:val="28"/>
          </w:rPr>
          <w:delText xml:space="preserve">he quickly </w:delText>
        </w:r>
        <w:r w:rsidR="00F92D50" w:rsidDel="00A60164">
          <w:rPr>
            <w:rFonts w:ascii="Cambria" w:hAnsi="Cambria"/>
            <w:bCs/>
            <w:sz w:val="28"/>
            <w:szCs w:val="28"/>
          </w:rPr>
          <w:delText xml:space="preserve">texted </w:delText>
        </w:r>
        <w:r w:rsidR="00C62022" w:rsidDel="00A60164">
          <w:rPr>
            <w:rFonts w:ascii="Cambria" w:hAnsi="Cambria"/>
            <w:bCs/>
            <w:sz w:val="28"/>
            <w:szCs w:val="28"/>
          </w:rPr>
          <w:delText>P</w:delText>
        </w:r>
        <w:r w:rsidR="00F92D50" w:rsidDel="00A60164">
          <w:rPr>
            <w:rFonts w:ascii="Cambria" w:hAnsi="Cambria"/>
            <w:bCs/>
            <w:sz w:val="28"/>
            <w:szCs w:val="28"/>
          </w:rPr>
          <w:delText>hil</w:delText>
        </w:r>
        <w:r w:rsidR="00C62022" w:rsidDel="00A60164">
          <w:rPr>
            <w:rFonts w:ascii="Cambria" w:hAnsi="Cambria"/>
            <w:bCs/>
            <w:sz w:val="28"/>
            <w:szCs w:val="28"/>
          </w:rPr>
          <w:delText xml:space="preserve"> back</w:delText>
        </w:r>
        <w:r w:rsidR="00173518" w:rsidDel="00A60164">
          <w:rPr>
            <w:rFonts w:ascii="Cambria" w:hAnsi="Cambria"/>
            <w:bCs/>
            <w:sz w:val="28"/>
            <w:szCs w:val="28"/>
          </w:rPr>
          <w:delText>:</w:delText>
        </w:r>
      </w:del>
    </w:p>
    <w:p w14:paraId="4035E3D9" w14:textId="77777777" w:rsidR="0023371B" w:rsidRDefault="0023371B">
      <w:pPr>
        <w:spacing w:line="360" w:lineRule="auto"/>
        <w:contextualSpacing/>
        <w:rPr>
          <w:rFonts w:ascii="Cambria" w:hAnsi="Cambria"/>
          <w:b/>
          <w:i/>
          <w:iCs/>
          <w:sz w:val="28"/>
          <w:szCs w:val="28"/>
        </w:rPr>
        <w:pPrChange w:id="22368" w:author="Claire S" w:date="2026-06-05T11:19:00Z" w16du:dateUtc="2026-06-05T10:19:00Z">
          <w:pPr>
            <w:spacing w:line="360" w:lineRule="auto"/>
            <w:ind w:firstLine="720"/>
            <w:contextualSpacing/>
          </w:pPr>
        </w:pPrChange>
      </w:pPr>
    </w:p>
    <w:p w14:paraId="69B026AD" w14:textId="584781F5" w:rsidR="00F92D50" w:rsidRPr="00DA7683" w:rsidDel="00150D38" w:rsidRDefault="00F92D50" w:rsidP="00F92D50">
      <w:pPr>
        <w:spacing w:line="360" w:lineRule="auto"/>
        <w:ind w:firstLine="720"/>
        <w:contextualSpacing/>
        <w:rPr>
          <w:del w:id="22369" w:author="Claire S" w:date="2026-06-05T11:21:00Z" w16du:dateUtc="2026-06-05T10:21:00Z"/>
          <w:moveFrom w:id="22370" w:author="Claire S" w:date="2026-06-05T11:19:00Z" w16du:dateUtc="2026-06-05T10:19:00Z"/>
          <w:rFonts w:ascii="Cambria" w:hAnsi="Cambria"/>
          <w:b/>
          <w:i/>
          <w:iCs/>
          <w:sz w:val="28"/>
          <w:szCs w:val="28"/>
        </w:rPr>
      </w:pPr>
      <w:moveFromRangeStart w:id="22371" w:author="Claire S" w:date="2026-06-05T11:19:00Z" w:name="move231550756"/>
      <w:commentRangeStart w:id="22372"/>
      <w:moveFrom w:id="22373" w:author="Claire S" w:date="2026-06-05T11:19:00Z" w16du:dateUtc="2026-06-05T10:19:00Z">
        <w:r w:rsidRPr="00DA7683" w:rsidDel="00A60164">
          <w:rPr>
            <w:rFonts w:ascii="Cambria" w:hAnsi="Cambria"/>
            <w:b/>
            <w:i/>
            <w:iCs/>
            <w:sz w:val="28"/>
            <w:szCs w:val="28"/>
          </w:rPr>
          <w:t xml:space="preserve"> </w:t>
        </w:r>
        <w:r w:rsidR="00C62022" w:rsidRPr="00DA7683" w:rsidDel="00A60164">
          <w:rPr>
            <w:rFonts w:ascii="Cambria" w:hAnsi="Cambria"/>
            <w:b/>
            <w:i/>
            <w:iCs/>
            <w:sz w:val="28"/>
            <w:szCs w:val="28"/>
          </w:rPr>
          <w:t>I</w:t>
        </w:r>
        <w:r w:rsidRPr="00DA7683" w:rsidDel="00A60164">
          <w:rPr>
            <w:rFonts w:ascii="Cambria" w:hAnsi="Cambria"/>
            <w:b/>
            <w:i/>
            <w:iCs/>
            <w:sz w:val="28"/>
            <w:szCs w:val="28"/>
          </w:rPr>
          <w:t xml:space="preserve">f </w:t>
        </w:r>
        <w:r w:rsidR="007D2853" w:rsidDel="00A60164">
          <w:rPr>
            <w:rFonts w:ascii="Cambria" w:hAnsi="Cambria"/>
            <w:b/>
            <w:i/>
            <w:iCs/>
            <w:sz w:val="28"/>
            <w:szCs w:val="28"/>
          </w:rPr>
          <w:t>I vanish</w:t>
        </w:r>
        <w:r w:rsidRPr="00DA7683" w:rsidDel="00A60164">
          <w:rPr>
            <w:rFonts w:ascii="Cambria" w:hAnsi="Cambria"/>
            <w:b/>
            <w:i/>
            <w:iCs/>
            <w:sz w:val="28"/>
            <w:szCs w:val="28"/>
          </w:rPr>
          <w:t xml:space="preserve"> I’m at the Soho</w:t>
        </w:r>
        <w:r w:rsidR="00C56E80" w:rsidDel="00A60164">
          <w:rPr>
            <w:rFonts w:ascii="Cambria" w:hAnsi="Cambria"/>
            <w:b/>
            <w:i/>
            <w:iCs/>
            <w:sz w:val="28"/>
            <w:szCs w:val="28"/>
          </w:rPr>
          <w:t xml:space="preserve"> Vibes</w:t>
        </w:r>
        <w:r w:rsidRPr="00DA7683" w:rsidDel="00A60164">
          <w:rPr>
            <w:rFonts w:ascii="Cambria" w:hAnsi="Cambria"/>
            <w:b/>
            <w:i/>
            <w:iCs/>
            <w:sz w:val="28"/>
            <w:szCs w:val="28"/>
          </w:rPr>
          <w:t xml:space="preserve"> </w:t>
        </w:r>
        <w:r w:rsidR="0034017B" w:rsidDel="00A60164">
          <w:rPr>
            <w:rFonts w:ascii="Cambria" w:hAnsi="Cambria"/>
            <w:b/>
            <w:i/>
            <w:iCs/>
            <w:sz w:val="28"/>
            <w:szCs w:val="28"/>
          </w:rPr>
          <w:t>send help</w:t>
        </w:r>
        <w:r w:rsidR="00173518" w:rsidDel="00A60164">
          <w:rPr>
            <w:rFonts w:ascii="Cambria" w:hAnsi="Cambria"/>
            <w:b/>
            <w:i/>
            <w:iCs/>
            <w:sz w:val="28"/>
            <w:szCs w:val="28"/>
          </w:rPr>
          <w:t>!!</w:t>
        </w:r>
        <w:r w:rsidRPr="00DA7683" w:rsidDel="00A60164">
          <w:rPr>
            <w:rFonts w:ascii="Cambria" w:hAnsi="Cambria"/>
            <w:b/>
            <w:i/>
            <w:iCs/>
            <w:sz w:val="28"/>
            <w:szCs w:val="28"/>
          </w:rPr>
          <w:t xml:space="preserve"> </w:t>
        </w:r>
        <w:commentRangeEnd w:id="22372"/>
        <w:r w:rsidR="0023532F" w:rsidRPr="00DA7683" w:rsidDel="00A60164">
          <w:rPr>
            <w:rStyle w:val="CommentReference"/>
            <w:rFonts w:ascii="Cambria" w:hAnsi="Cambria"/>
            <w:b/>
            <w:i/>
            <w:iCs/>
            <w:sz w:val="28"/>
            <w:szCs w:val="28"/>
          </w:rPr>
          <w:commentReference w:id="22372"/>
        </w:r>
      </w:moveFrom>
    </w:p>
    <w:moveFromRangeEnd w:id="22371"/>
    <w:p w14:paraId="03E1C163" w14:textId="47DFFB61" w:rsidR="00173518" w:rsidDel="00A60164" w:rsidRDefault="00173518" w:rsidP="00173518">
      <w:pPr>
        <w:spacing w:line="360" w:lineRule="auto"/>
        <w:contextualSpacing/>
        <w:rPr>
          <w:del w:id="22374" w:author="Claire S" w:date="2026-06-05T11:19:00Z" w16du:dateUtc="2026-06-05T10:19:00Z"/>
          <w:rFonts w:ascii="Cambria" w:hAnsi="Cambria"/>
          <w:bCs/>
          <w:sz w:val="28"/>
          <w:szCs w:val="28"/>
        </w:rPr>
      </w:pPr>
    </w:p>
    <w:p w14:paraId="08DF6A65" w14:textId="3A5D7A73" w:rsidR="00F92D50" w:rsidDel="00A60164" w:rsidRDefault="00173518" w:rsidP="00173518">
      <w:pPr>
        <w:spacing w:line="360" w:lineRule="auto"/>
        <w:contextualSpacing/>
        <w:rPr>
          <w:moveFrom w:id="22375" w:author="Claire S" w:date="2026-06-05T11:20:00Z" w16du:dateUtc="2026-06-05T10:20:00Z"/>
          <w:rFonts w:ascii="Cambria" w:hAnsi="Cambria"/>
          <w:bCs/>
          <w:sz w:val="28"/>
          <w:szCs w:val="28"/>
        </w:rPr>
      </w:pPr>
      <w:moveFromRangeStart w:id="22376" w:author="Claire S" w:date="2026-06-05T11:20:00Z" w:name="move231550858"/>
      <w:moveFrom w:id="22377" w:author="Claire S" w:date="2026-06-05T11:20:00Z" w16du:dateUtc="2026-06-05T10:20:00Z">
        <w:r w:rsidDel="00A60164">
          <w:rPr>
            <w:rFonts w:ascii="Cambria" w:hAnsi="Cambria"/>
            <w:bCs/>
            <w:sz w:val="28"/>
            <w:szCs w:val="28"/>
          </w:rPr>
          <w:t xml:space="preserve">Inching forwards, </w:t>
        </w:r>
        <w:r w:rsidR="00C64911" w:rsidDel="00A60164">
          <w:rPr>
            <w:rFonts w:ascii="Cambria" w:hAnsi="Cambria"/>
            <w:bCs/>
            <w:sz w:val="28"/>
            <w:szCs w:val="28"/>
          </w:rPr>
          <w:t>a</w:t>
        </w:r>
        <w:r w:rsidR="00C62022" w:rsidDel="00A60164">
          <w:rPr>
            <w:rFonts w:ascii="Cambria" w:hAnsi="Cambria"/>
            <w:bCs/>
            <w:sz w:val="28"/>
            <w:szCs w:val="28"/>
          </w:rPr>
          <w:t xml:space="preserve"> thousand horror films flashed through </w:t>
        </w:r>
        <w:r w:rsidR="00586456" w:rsidDel="00A60164">
          <w:rPr>
            <w:rFonts w:ascii="Cambria" w:hAnsi="Cambria"/>
            <w:bCs/>
            <w:sz w:val="28"/>
            <w:szCs w:val="28"/>
          </w:rPr>
          <w:t>her</w:t>
        </w:r>
        <w:r w:rsidR="00C62022" w:rsidDel="00A60164">
          <w:rPr>
            <w:rFonts w:ascii="Cambria" w:hAnsi="Cambria"/>
            <w:bCs/>
            <w:sz w:val="28"/>
            <w:szCs w:val="28"/>
          </w:rPr>
          <w:t xml:space="preserve"> head</w:t>
        </w:r>
        <w:r w:rsidR="0034017B" w:rsidDel="00A60164">
          <w:rPr>
            <w:rFonts w:ascii="Cambria" w:hAnsi="Cambria"/>
            <w:bCs/>
            <w:sz w:val="28"/>
            <w:szCs w:val="28"/>
          </w:rPr>
          <w:t xml:space="preserve"> - b</w:t>
        </w:r>
        <w:r w:rsidR="00C62022" w:rsidDel="00A60164">
          <w:rPr>
            <w:rFonts w:ascii="Cambria" w:hAnsi="Cambria"/>
            <w:bCs/>
            <w:sz w:val="28"/>
            <w:szCs w:val="28"/>
          </w:rPr>
          <w:t xml:space="preserve">ut she wasn’t going to get murdered here in broad daylight in </w:t>
        </w:r>
        <w:r w:rsidR="008B101B" w:rsidDel="00A60164">
          <w:rPr>
            <w:rFonts w:ascii="Cambria" w:hAnsi="Cambria"/>
            <w:bCs/>
            <w:sz w:val="28"/>
            <w:szCs w:val="28"/>
          </w:rPr>
          <w:t>a smart h</w:t>
        </w:r>
        <w:r w:rsidR="00C62022" w:rsidDel="00A60164">
          <w:rPr>
            <w:rFonts w:ascii="Cambria" w:hAnsi="Cambria"/>
            <w:bCs/>
            <w:sz w:val="28"/>
            <w:szCs w:val="28"/>
          </w:rPr>
          <w:t>otel, was she?</w:t>
        </w:r>
      </w:moveFrom>
    </w:p>
    <w:p w14:paraId="4863A1B0" w14:textId="7E0E7E96" w:rsidR="00C62022" w:rsidDel="00A60164" w:rsidRDefault="00C62022" w:rsidP="00697BB3">
      <w:pPr>
        <w:spacing w:line="360" w:lineRule="auto"/>
        <w:ind w:firstLine="720"/>
        <w:contextualSpacing/>
        <w:rPr>
          <w:moveFrom w:id="22378" w:author="Claire S" w:date="2026-06-05T11:20:00Z" w16du:dateUtc="2026-06-05T10:20:00Z"/>
          <w:rFonts w:ascii="Cambria" w:hAnsi="Cambria"/>
          <w:bCs/>
          <w:sz w:val="28"/>
          <w:szCs w:val="28"/>
        </w:rPr>
      </w:pPr>
      <w:moveFrom w:id="22379" w:author="Claire S" w:date="2026-06-05T11:20:00Z" w16du:dateUtc="2026-06-05T10:20:00Z">
        <w:r w:rsidRPr="005B642D" w:rsidDel="00A60164">
          <w:rPr>
            <w:rFonts w:ascii="Cambria" w:hAnsi="Cambria"/>
            <w:bCs/>
            <w:i/>
            <w:iCs/>
            <w:sz w:val="28"/>
            <w:szCs w:val="28"/>
          </w:rPr>
          <w:t>No</w:t>
        </w:r>
        <w:r w:rsidDel="00A60164">
          <w:rPr>
            <w:rFonts w:ascii="Cambria" w:hAnsi="Cambria"/>
            <w:bCs/>
            <w:sz w:val="28"/>
            <w:szCs w:val="28"/>
          </w:rPr>
          <w:t xml:space="preserve">, </w:t>
        </w:r>
        <w:r w:rsidR="008B101B" w:rsidDel="00A60164">
          <w:rPr>
            <w:rFonts w:ascii="Cambria" w:hAnsi="Cambria"/>
            <w:bCs/>
            <w:sz w:val="28"/>
            <w:szCs w:val="28"/>
          </w:rPr>
          <w:t>Clara</w:t>
        </w:r>
        <w:r w:rsidDel="00A60164">
          <w:rPr>
            <w:rFonts w:ascii="Cambria" w:hAnsi="Cambria"/>
            <w:bCs/>
            <w:sz w:val="28"/>
            <w:szCs w:val="28"/>
          </w:rPr>
          <w:t xml:space="preserve"> told herself firmly.</w:t>
        </w:r>
        <w:r w:rsidR="00CC2ED1" w:rsidDel="00A60164">
          <w:rPr>
            <w:rFonts w:ascii="Cambria" w:hAnsi="Cambria"/>
            <w:bCs/>
            <w:sz w:val="28"/>
            <w:szCs w:val="28"/>
          </w:rPr>
          <w:t xml:space="preserve"> </w:t>
        </w:r>
        <w:r w:rsidR="005B642D" w:rsidRPr="005B642D" w:rsidDel="00A60164">
          <w:rPr>
            <w:rFonts w:ascii="Cambria" w:hAnsi="Cambria"/>
            <w:bCs/>
            <w:i/>
            <w:iCs/>
            <w:sz w:val="28"/>
            <w:szCs w:val="28"/>
          </w:rPr>
          <w:t xml:space="preserve">I am </w:t>
        </w:r>
        <w:r w:rsidR="00CC2ED1" w:rsidRPr="005B642D" w:rsidDel="00A60164">
          <w:rPr>
            <w:rFonts w:ascii="Cambria" w:hAnsi="Cambria"/>
            <w:bCs/>
            <w:i/>
            <w:iCs/>
            <w:sz w:val="28"/>
            <w:szCs w:val="28"/>
          </w:rPr>
          <w:t>not</w:t>
        </w:r>
        <w:r w:rsidR="00CC2ED1" w:rsidDel="00A60164">
          <w:rPr>
            <w:rFonts w:ascii="Cambria" w:hAnsi="Cambria"/>
            <w:bCs/>
            <w:sz w:val="28"/>
            <w:szCs w:val="28"/>
          </w:rPr>
          <w:t>…</w:t>
        </w:r>
      </w:moveFrom>
    </w:p>
    <w:moveFromRangeEnd w:id="22376"/>
    <w:p w14:paraId="0D558A8D" w14:textId="0BC48ECE" w:rsidR="007D2853" w:rsidDel="00150D38" w:rsidRDefault="00F92D50">
      <w:pPr>
        <w:spacing w:line="360" w:lineRule="auto"/>
        <w:contextualSpacing/>
        <w:rPr>
          <w:del w:id="22380" w:author="Claire S" w:date="2026-06-05T11:21:00Z" w16du:dateUtc="2026-06-05T10:21:00Z"/>
          <w:rFonts w:ascii="Cambria" w:hAnsi="Cambria"/>
          <w:bCs/>
          <w:sz w:val="28"/>
          <w:szCs w:val="28"/>
        </w:rPr>
        <w:pPrChange w:id="22381" w:author="Claire S" w:date="2026-06-05T11:19:00Z" w16du:dateUtc="2026-06-05T10:19:00Z">
          <w:pPr>
            <w:spacing w:line="360" w:lineRule="auto"/>
            <w:ind w:firstLine="720"/>
            <w:contextualSpacing/>
          </w:pPr>
        </w:pPrChange>
      </w:pPr>
      <w:r>
        <w:rPr>
          <w:rFonts w:ascii="Cambria" w:hAnsi="Cambria"/>
          <w:bCs/>
          <w:sz w:val="28"/>
          <w:szCs w:val="28"/>
        </w:rPr>
        <w:t>‘H</w:t>
      </w:r>
      <w:r w:rsidR="005B642D">
        <w:rPr>
          <w:rFonts w:ascii="Cambria" w:hAnsi="Cambria"/>
          <w:bCs/>
          <w:sz w:val="28"/>
          <w:szCs w:val="28"/>
        </w:rPr>
        <w:t>i</w:t>
      </w:r>
      <w:r w:rsidR="00CC2ED1">
        <w:rPr>
          <w:rFonts w:ascii="Cambria" w:hAnsi="Cambria"/>
          <w:bCs/>
          <w:sz w:val="28"/>
          <w:szCs w:val="28"/>
        </w:rPr>
        <w:t>?</w:t>
      </w:r>
      <w:r>
        <w:rPr>
          <w:rFonts w:ascii="Cambria" w:hAnsi="Cambria"/>
          <w:bCs/>
          <w:sz w:val="28"/>
          <w:szCs w:val="28"/>
        </w:rPr>
        <w:t>’ She pushed</w:t>
      </w:r>
      <w:r w:rsidR="007D2853">
        <w:rPr>
          <w:rFonts w:ascii="Cambria" w:hAnsi="Cambria"/>
          <w:bCs/>
          <w:sz w:val="28"/>
          <w:szCs w:val="28"/>
        </w:rPr>
        <w:t xml:space="preserve"> the right</w:t>
      </w:r>
      <w:ins w:id="22382" w:author="Daisy Watt" w:date="2026-06-23T17:11:00Z" w16du:dateUtc="2026-06-23T15:11:00Z">
        <w:r w:rsidR="00A8767B">
          <w:rPr>
            <w:rFonts w:ascii="Cambria" w:hAnsi="Cambria"/>
            <w:bCs/>
            <w:sz w:val="28"/>
            <w:szCs w:val="28"/>
          </w:rPr>
          <w:t>-hand</w:t>
        </w:r>
      </w:ins>
      <w:r w:rsidR="007D2853">
        <w:rPr>
          <w:rFonts w:ascii="Cambria" w:hAnsi="Cambria"/>
          <w:bCs/>
          <w:sz w:val="28"/>
          <w:szCs w:val="28"/>
        </w:rPr>
        <w:t xml:space="preserve"> door</w:t>
      </w:r>
      <w:r>
        <w:rPr>
          <w:rFonts w:ascii="Cambria" w:hAnsi="Cambria"/>
          <w:bCs/>
          <w:sz w:val="28"/>
          <w:szCs w:val="28"/>
        </w:rPr>
        <w:t xml:space="preserve"> gently.</w:t>
      </w:r>
      <w:r w:rsidR="00355322">
        <w:rPr>
          <w:rFonts w:ascii="Cambria" w:hAnsi="Cambria"/>
          <w:bCs/>
          <w:sz w:val="28"/>
          <w:szCs w:val="28"/>
        </w:rPr>
        <w:t xml:space="preserve"> </w:t>
      </w:r>
      <w:r w:rsidR="0034017B">
        <w:rPr>
          <w:rFonts w:ascii="Cambria" w:hAnsi="Cambria"/>
          <w:bCs/>
          <w:sz w:val="28"/>
          <w:szCs w:val="28"/>
        </w:rPr>
        <w:t>‘Anyone here?’</w:t>
      </w:r>
      <w:ins w:id="22383" w:author="Claire S" w:date="2026-06-05T11:21:00Z" w16du:dateUtc="2026-06-05T10:21:00Z">
        <w:r w:rsidR="00150D38">
          <w:rPr>
            <w:rFonts w:ascii="Cambria" w:hAnsi="Cambria"/>
            <w:bCs/>
            <w:sz w:val="28"/>
            <w:szCs w:val="28"/>
          </w:rPr>
          <w:t xml:space="preserve"> S</w:t>
        </w:r>
      </w:ins>
    </w:p>
    <w:p w14:paraId="0B05972E" w14:textId="0B282B2D" w:rsidR="0034017B" w:rsidRDefault="00CF2D75">
      <w:pPr>
        <w:spacing w:line="360" w:lineRule="auto"/>
        <w:contextualSpacing/>
        <w:rPr>
          <w:rFonts w:ascii="Cambria" w:hAnsi="Cambria"/>
          <w:bCs/>
          <w:sz w:val="28"/>
          <w:szCs w:val="28"/>
        </w:rPr>
        <w:pPrChange w:id="22384" w:author="Claire S" w:date="2026-06-05T11:21:00Z" w16du:dateUtc="2026-06-05T10:21:00Z">
          <w:pPr>
            <w:spacing w:line="360" w:lineRule="auto"/>
            <w:ind w:firstLine="720"/>
            <w:contextualSpacing/>
          </w:pPr>
        </w:pPrChange>
      </w:pPr>
      <w:del w:id="22385" w:author="Claire S" w:date="2026-06-05T11:21:00Z" w16du:dateUtc="2026-06-05T10:21:00Z">
        <w:r w:rsidDel="00150D38">
          <w:rPr>
            <w:rFonts w:ascii="Cambria" w:hAnsi="Cambria"/>
            <w:bCs/>
            <w:sz w:val="28"/>
            <w:szCs w:val="28"/>
          </w:rPr>
          <w:delText>No</w:delText>
        </w:r>
        <w:r w:rsidR="0034017B" w:rsidDel="00150D38">
          <w:rPr>
            <w:rFonts w:ascii="Cambria" w:hAnsi="Cambria"/>
            <w:bCs/>
            <w:sz w:val="28"/>
            <w:szCs w:val="28"/>
          </w:rPr>
          <w:delText xml:space="preserve"> answer </w:delText>
        </w:r>
        <w:r w:rsidDel="00150D38">
          <w:rPr>
            <w:rFonts w:ascii="Cambria" w:hAnsi="Cambria"/>
            <w:bCs/>
            <w:sz w:val="28"/>
            <w:szCs w:val="28"/>
          </w:rPr>
          <w:delText xml:space="preserve">came </w:delText>
        </w:r>
        <w:r w:rsidR="0034017B" w:rsidDel="00150D38">
          <w:rPr>
            <w:rFonts w:ascii="Cambria" w:hAnsi="Cambria"/>
            <w:bCs/>
            <w:sz w:val="28"/>
            <w:szCs w:val="28"/>
          </w:rPr>
          <w:delText>as s</w:delText>
        </w:r>
      </w:del>
      <w:r w:rsidR="0034017B">
        <w:rPr>
          <w:rFonts w:ascii="Cambria" w:hAnsi="Cambria"/>
          <w:bCs/>
          <w:sz w:val="28"/>
          <w:szCs w:val="28"/>
        </w:rPr>
        <w:t>he stepped inside</w:t>
      </w:r>
      <w:r w:rsidR="00BF1475">
        <w:rPr>
          <w:rFonts w:ascii="Cambria" w:hAnsi="Cambria"/>
          <w:bCs/>
          <w:sz w:val="28"/>
          <w:szCs w:val="28"/>
        </w:rPr>
        <w:t xml:space="preserve"> cautiously, making sure she left</w:t>
      </w:r>
      <w:r w:rsidR="0034017B">
        <w:rPr>
          <w:rFonts w:ascii="Cambria" w:hAnsi="Cambria"/>
          <w:bCs/>
          <w:sz w:val="28"/>
          <w:szCs w:val="28"/>
        </w:rPr>
        <w:t xml:space="preserve"> the door</w:t>
      </w:r>
      <w:r w:rsidR="00007E2A">
        <w:rPr>
          <w:rFonts w:ascii="Cambria" w:hAnsi="Cambria"/>
          <w:bCs/>
          <w:sz w:val="28"/>
          <w:szCs w:val="28"/>
        </w:rPr>
        <w:t>s</w:t>
      </w:r>
      <w:r w:rsidR="0034017B">
        <w:rPr>
          <w:rFonts w:ascii="Cambria" w:hAnsi="Cambria"/>
          <w:bCs/>
          <w:sz w:val="28"/>
          <w:szCs w:val="28"/>
        </w:rPr>
        <w:t xml:space="preserve"> open behind her.  She wasn’t stupid</w:t>
      </w:r>
      <w:r w:rsidR="00C71573">
        <w:rPr>
          <w:rFonts w:ascii="Cambria" w:hAnsi="Cambria"/>
          <w:bCs/>
          <w:sz w:val="28"/>
          <w:szCs w:val="28"/>
        </w:rPr>
        <w:t>,</w:t>
      </w:r>
      <w:r w:rsidR="0034017B">
        <w:rPr>
          <w:rFonts w:ascii="Cambria" w:hAnsi="Cambria"/>
          <w:bCs/>
          <w:sz w:val="28"/>
          <w:szCs w:val="28"/>
        </w:rPr>
        <w:t xml:space="preserve"> after all.  </w:t>
      </w:r>
    </w:p>
    <w:p w14:paraId="3F60A625" w14:textId="2F0601D6" w:rsidR="00B41FF6" w:rsidRDefault="007D2853" w:rsidP="00697BB3">
      <w:pPr>
        <w:spacing w:line="360" w:lineRule="auto"/>
        <w:ind w:firstLine="720"/>
        <w:contextualSpacing/>
        <w:rPr>
          <w:rFonts w:ascii="Cambria" w:hAnsi="Cambria"/>
          <w:bCs/>
          <w:sz w:val="28"/>
          <w:szCs w:val="28"/>
        </w:rPr>
      </w:pPr>
      <w:r>
        <w:rPr>
          <w:rFonts w:ascii="Cambria" w:hAnsi="Cambria"/>
          <w:bCs/>
          <w:sz w:val="28"/>
          <w:szCs w:val="28"/>
        </w:rPr>
        <w:t>Inside, t</w:t>
      </w:r>
      <w:r w:rsidR="00355322">
        <w:rPr>
          <w:rFonts w:ascii="Cambria" w:hAnsi="Cambria"/>
          <w:bCs/>
          <w:sz w:val="28"/>
          <w:szCs w:val="28"/>
        </w:rPr>
        <w:t xml:space="preserve">he </w:t>
      </w:r>
      <w:r w:rsidR="0034017B">
        <w:rPr>
          <w:rFonts w:ascii="Cambria" w:hAnsi="Cambria"/>
          <w:bCs/>
          <w:sz w:val="28"/>
          <w:szCs w:val="28"/>
        </w:rPr>
        <w:t xml:space="preserve">thick </w:t>
      </w:r>
      <w:r w:rsidR="00355322">
        <w:rPr>
          <w:rFonts w:ascii="Cambria" w:hAnsi="Cambria"/>
          <w:bCs/>
          <w:sz w:val="28"/>
          <w:szCs w:val="28"/>
        </w:rPr>
        <w:t xml:space="preserve">curtains were drawn, no natural light </w:t>
      </w:r>
      <w:r w:rsidR="000222B3">
        <w:rPr>
          <w:rFonts w:ascii="Cambria" w:hAnsi="Cambria"/>
          <w:bCs/>
          <w:sz w:val="28"/>
          <w:szCs w:val="28"/>
        </w:rPr>
        <w:t xml:space="preserve">filtering through </w:t>
      </w:r>
      <w:r w:rsidR="00355322">
        <w:rPr>
          <w:rFonts w:ascii="Cambria" w:hAnsi="Cambria"/>
          <w:bCs/>
          <w:sz w:val="28"/>
          <w:szCs w:val="28"/>
        </w:rPr>
        <w:t>at al</w:t>
      </w:r>
      <w:r w:rsidR="00B41FF6">
        <w:rPr>
          <w:rFonts w:ascii="Cambria" w:hAnsi="Cambria"/>
          <w:bCs/>
          <w:sz w:val="28"/>
          <w:szCs w:val="28"/>
        </w:rPr>
        <w:t>l</w:t>
      </w:r>
      <w:r w:rsidR="00AA735D">
        <w:rPr>
          <w:rFonts w:ascii="Cambria" w:hAnsi="Cambria"/>
          <w:bCs/>
          <w:sz w:val="28"/>
          <w:szCs w:val="28"/>
        </w:rPr>
        <w:t xml:space="preserve">, just a </w:t>
      </w:r>
      <w:r w:rsidR="0089380B">
        <w:rPr>
          <w:rFonts w:ascii="Cambria" w:hAnsi="Cambria"/>
          <w:bCs/>
          <w:sz w:val="28"/>
          <w:szCs w:val="28"/>
        </w:rPr>
        <w:t xml:space="preserve">solitary </w:t>
      </w:r>
      <w:r w:rsidR="00AA735D">
        <w:rPr>
          <w:rFonts w:ascii="Cambria" w:hAnsi="Cambria"/>
          <w:bCs/>
          <w:sz w:val="28"/>
          <w:szCs w:val="28"/>
        </w:rPr>
        <w:t>candle lit on the mantlepiece</w:t>
      </w:r>
      <w:ins w:id="22386" w:author="Daisy Watt" w:date="2026-06-23T05:28:00Z" w16du:dateUtc="2026-06-23T03:28:00Z">
        <w:r w:rsidR="00751E29">
          <w:rPr>
            <w:rFonts w:ascii="Cambria" w:hAnsi="Cambria"/>
            <w:bCs/>
            <w:sz w:val="28"/>
            <w:szCs w:val="28"/>
          </w:rPr>
          <w:t>.</w:t>
        </w:r>
      </w:ins>
      <w:del w:id="22387" w:author="Daisy Watt" w:date="2026-06-23T05:28:00Z" w16du:dateUtc="2026-06-23T03:28:00Z">
        <w:r w:rsidR="00AA735D">
          <w:rPr>
            <w:rFonts w:ascii="Cambria" w:hAnsi="Cambria"/>
            <w:bCs/>
            <w:sz w:val="28"/>
            <w:szCs w:val="28"/>
          </w:rPr>
          <w:delText xml:space="preserve"> </w:delText>
        </w:r>
      </w:del>
    </w:p>
    <w:p w14:paraId="3D63E94C" w14:textId="0F16C1C7" w:rsidR="006718C4" w:rsidRDefault="00B41FF6" w:rsidP="00B52D43">
      <w:pPr>
        <w:spacing w:line="360" w:lineRule="auto"/>
        <w:ind w:firstLine="720"/>
        <w:contextualSpacing/>
        <w:rPr>
          <w:rFonts w:ascii="Cambria" w:hAnsi="Cambria"/>
          <w:bCs/>
          <w:sz w:val="28"/>
          <w:szCs w:val="28"/>
        </w:rPr>
      </w:pPr>
      <w:r>
        <w:rPr>
          <w:rFonts w:ascii="Cambria" w:hAnsi="Cambria"/>
          <w:bCs/>
          <w:sz w:val="28"/>
          <w:szCs w:val="28"/>
        </w:rPr>
        <w:t xml:space="preserve">‘Hello?’ </w:t>
      </w:r>
      <w:r w:rsidR="00BF1475">
        <w:rPr>
          <w:rFonts w:ascii="Cambria" w:hAnsi="Cambria"/>
          <w:bCs/>
          <w:sz w:val="28"/>
          <w:szCs w:val="28"/>
        </w:rPr>
        <w:t>Clara</w:t>
      </w:r>
      <w:r>
        <w:rPr>
          <w:rFonts w:ascii="Cambria" w:hAnsi="Cambria"/>
          <w:bCs/>
          <w:sz w:val="28"/>
          <w:szCs w:val="28"/>
        </w:rPr>
        <w:t xml:space="preserve"> repeated, </w:t>
      </w:r>
      <w:del w:id="22388" w:author="Claire S" w:date="2026-06-05T11:22:00Z" w16du:dateUtc="2026-06-05T10:22:00Z">
        <w:r w:rsidR="00BF1475" w:rsidDel="00150D38">
          <w:rPr>
            <w:rFonts w:ascii="Cambria" w:hAnsi="Cambria"/>
            <w:bCs/>
            <w:sz w:val="28"/>
            <w:szCs w:val="28"/>
          </w:rPr>
          <w:delText xml:space="preserve">a little </w:delText>
        </w:r>
      </w:del>
      <w:r w:rsidR="00BF1475">
        <w:rPr>
          <w:rFonts w:ascii="Cambria" w:hAnsi="Cambria"/>
          <w:bCs/>
          <w:sz w:val="28"/>
          <w:szCs w:val="28"/>
        </w:rPr>
        <w:t>louder this time</w:t>
      </w:r>
      <w:del w:id="22389" w:author="Claire S" w:date="2026-06-05T11:22:00Z" w16du:dateUtc="2026-06-05T10:22:00Z">
        <w:r w:rsidR="00007E2A" w:rsidDel="00150D38">
          <w:rPr>
            <w:rFonts w:ascii="Cambria" w:hAnsi="Cambria"/>
            <w:bCs/>
            <w:sz w:val="28"/>
            <w:szCs w:val="28"/>
          </w:rPr>
          <w:delText>. This time</w:delText>
        </w:r>
        <w:r w:rsidR="00BF1475" w:rsidDel="00150D38">
          <w:rPr>
            <w:rFonts w:ascii="Cambria" w:hAnsi="Cambria"/>
            <w:bCs/>
            <w:sz w:val="28"/>
            <w:szCs w:val="28"/>
          </w:rPr>
          <w:delText>,</w:delText>
        </w:r>
        <w:r w:rsidDel="00150D38">
          <w:rPr>
            <w:rFonts w:ascii="Cambria" w:hAnsi="Cambria"/>
            <w:bCs/>
            <w:sz w:val="28"/>
            <w:szCs w:val="28"/>
          </w:rPr>
          <w:delText xml:space="preserve"> she thought she heard a noise</w:delText>
        </w:r>
        <w:r w:rsidR="00007E2A" w:rsidDel="00150D38">
          <w:rPr>
            <w:rFonts w:ascii="Cambria" w:hAnsi="Cambria"/>
            <w:bCs/>
            <w:sz w:val="28"/>
            <w:szCs w:val="28"/>
          </w:rPr>
          <w:delText xml:space="preserve"> in response</w:delText>
        </w:r>
        <w:r w:rsidR="00C174A6" w:rsidDel="00150D38">
          <w:rPr>
            <w:rFonts w:ascii="Cambria" w:hAnsi="Cambria"/>
            <w:bCs/>
            <w:sz w:val="28"/>
            <w:szCs w:val="28"/>
          </w:rPr>
          <w:delText>.</w:delText>
        </w:r>
      </w:del>
      <w:ins w:id="22390" w:author="Claire S" w:date="2026-06-05T11:22:00Z" w16du:dateUtc="2026-06-05T10:22:00Z">
        <w:r w:rsidR="00150D38">
          <w:rPr>
            <w:rFonts w:ascii="Cambria" w:hAnsi="Cambria"/>
            <w:bCs/>
            <w:sz w:val="28"/>
            <w:szCs w:val="28"/>
          </w:rPr>
          <w:t>.</w:t>
        </w:r>
      </w:ins>
      <w:r w:rsidR="00C174A6">
        <w:rPr>
          <w:rFonts w:ascii="Cambria" w:hAnsi="Cambria"/>
          <w:bCs/>
          <w:sz w:val="28"/>
          <w:szCs w:val="28"/>
        </w:rPr>
        <w:t xml:space="preserve"> </w:t>
      </w:r>
      <w:r w:rsidR="00D67576">
        <w:rPr>
          <w:rFonts w:ascii="Cambria" w:hAnsi="Cambria"/>
          <w:bCs/>
          <w:sz w:val="28"/>
          <w:szCs w:val="28"/>
        </w:rPr>
        <w:t>Straining</w:t>
      </w:r>
      <w:r w:rsidR="00575CCF">
        <w:rPr>
          <w:rFonts w:ascii="Cambria" w:hAnsi="Cambria"/>
          <w:bCs/>
          <w:sz w:val="28"/>
          <w:szCs w:val="28"/>
        </w:rPr>
        <w:t xml:space="preserve"> to see</w:t>
      </w:r>
      <w:r w:rsidR="00C174A6">
        <w:rPr>
          <w:rFonts w:ascii="Cambria" w:hAnsi="Cambria"/>
          <w:bCs/>
          <w:sz w:val="28"/>
          <w:szCs w:val="28"/>
        </w:rPr>
        <w:t xml:space="preserve"> in the dark</w:t>
      </w:r>
      <w:r w:rsidR="00D67576">
        <w:rPr>
          <w:rFonts w:ascii="Cambria" w:hAnsi="Cambria"/>
          <w:bCs/>
          <w:sz w:val="28"/>
          <w:szCs w:val="28"/>
        </w:rPr>
        <w:t xml:space="preserve">, it took a few seconds to compute that </w:t>
      </w:r>
      <w:r>
        <w:rPr>
          <w:rFonts w:ascii="Cambria" w:hAnsi="Cambria"/>
          <w:bCs/>
          <w:sz w:val="28"/>
          <w:szCs w:val="28"/>
        </w:rPr>
        <w:t xml:space="preserve">someone </w:t>
      </w:r>
      <w:r w:rsidR="00007E2A">
        <w:rPr>
          <w:rFonts w:ascii="Cambria" w:hAnsi="Cambria"/>
          <w:bCs/>
          <w:sz w:val="28"/>
          <w:szCs w:val="28"/>
        </w:rPr>
        <w:t>was</w:t>
      </w:r>
      <w:r w:rsidR="00CC772A">
        <w:rPr>
          <w:rFonts w:ascii="Cambria" w:hAnsi="Cambria"/>
          <w:bCs/>
          <w:sz w:val="28"/>
          <w:szCs w:val="28"/>
        </w:rPr>
        <w:t xml:space="preserve"> </w:t>
      </w:r>
      <w:r w:rsidR="00CC2ED1">
        <w:rPr>
          <w:rFonts w:ascii="Cambria" w:hAnsi="Cambria"/>
          <w:bCs/>
          <w:sz w:val="28"/>
          <w:szCs w:val="28"/>
        </w:rPr>
        <w:t xml:space="preserve">on the </w:t>
      </w:r>
      <w:r>
        <w:rPr>
          <w:rFonts w:ascii="Cambria" w:hAnsi="Cambria"/>
          <w:bCs/>
          <w:sz w:val="28"/>
          <w:szCs w:val="28"/>
        </w:rPr>
        <w:t xml:space="preserve">enormous double </w:t>
      </w:r>
      <w:r w:rsidR="00CC2ED1">
        <w:rPr>
          <w:rFonts w:ascii="Cambria" w:hAnsi="Cambria"/>
          <w:bCs/>
          <w:sz w:val="28"/>
          <w:szCs w:val="28"/>
        </w:rPr>
        <w:t>bed</w:t>
      </w:r>
      <w:r>
        <w:rPr>
          <w:rFonts w:ascii="Cambria" w:hAnsi="Cambria"/>
          <w:bCs/>
          <w:sz w:val="28"/>
          <w:szCs w:val="28"/>
        </w:rPr>
        <w:t>.</w:t>
      </w:r>
      <w:r w:rsidR="00B52D43">
        <w:rPr>
          <w:rFonts w:ascii="Cambria" w:hAnsi="Cambria"/>
          <w:bCs/>
          <w:sz w:val="28"/>
          <w:szCs w:val="28"/>
        </w:rPr>
        <w:t xml:space="preserve">  </w:t>
      </w:r>
      <w:del w:id="22391" w:author="Claire S" w:date="2026-07-31T16:17:00Z" w16du:dateUtc="2026-07-31T15:17:00Z">
        <w:r w:rsidR="00D67576" w:rsidDel="000525C8">
          <w:rPr>
            <w:rFonts w:ascii="Cambria" w:hAnsi="Cambria"/>
            <w:bCs/>
            <w:sz w:val="28"/>
            <w:szCs w:val="28"/>
          </w:rPr>
          <w:delText xml:space="preserve">With </w:delText>
        </w:r>
      </w:del>
      <w:ins w:id="22392" w:author="Claire S" w:date="2026-07-31T16:17:00Z" w16du:dateUtc="2026-07-31T15:17:00Z">
        <w:r w:rsidR="000525C8">
          <w:rPr>
            <w:rFonts w:ascii="Cambria" w:hAnsi="Cambria"/>
            <w:bCs/>
            <w:sz w:val="28"/>
            <w:szCs w:val="28"/>
          </w:rPr>
          <w:t xml:space="preserve">Filled with </w:t>
        </w:r>
      </w:ins>
      <w:del w:id="22393" w:author="Claire S" w:date="2026-07-31T16:17:00Z" w16du:dateUtc="2026-07-31T15:17:00Z">
        <w:r w:rsidR="00D67576" w:rsidDel="000525C8">
          <w:rPr>
            <w:rFonts w:ascii="Cambria" w:hAnsi="Cambria"/>
            <w:bCs/>
            <w:sz w:val="28"/>
            <w:szCs w:val="28"/>
          </w:rPr>
          <w:delText xml:space="preserve">some </w:delText>
        </w:r>
        <w:r w:rsidR="00D67576" w:rsidRPr="00AB0D23" w:rsidDel="000525C8">
          <w:rPr>
            <w:rFonts w:ascii="Cambria" w:hAnsi="Cambria"/>
            <w:bCs/>
            <w:sz w:val="28"/>
            <w:szCs w:val="28"/>
            <w:highlight w:val="green"/>
            <w:rPrChange w:id="22394" w:author="Daisy Watt" w:date="2026-06-23T17:12:00Z" w16du:dateUtc="2026-06-23T15:12:00Z">
              <w:rPr>
                <w:rFonts w:ascii="Cambria" w:hAnsi="Cambria"/>
                <w:bCs/>
                <w:sz w:val="28"/>
                <w:szCs w:val="28"/>
              </w:rPr>
            </w:rPrChange>
          </w:rPr>
          <w:delText>horror</w:delText>
        </w:r>
      </w:del>
      <w:ins w:id="22395" w:author="Claire S" w:date="2026-07-31T16:17:00Z" w16du:dateUtc="2026-07-31T15:17:00Z">
        <w:r w:rsidR="000525C8">
          <w:rPr>
            <w:rFonts w:ascii="Cambria" w:hAnsi="Cambria"/>
            <w:bCs/>
            <w:sz w:val="28"/>
            <w:szCs w:val="28"/>
          </w:rPr>
          <w:t>dread</w:t>
        </w:r>
      </w:ins>
      <w:r w:rsidR="00B5525B">
        <w:rPr>
          <w:rFonts w:ascii="Cambria" w:hAnsi="Cambria"/>
          <w:bCs/>
          <w:sz w:val="28"/>
          <w:szCs w:val="28"/>
        </w:rPr>
        <w:t>, taking</w:t>
      </w:r>
      <w:r w:rsidR="00D67576">
        <w:rPr>
          <w:rFonts w:ascii="Cambria" w:hAnsi="Cambria"/>
          <w:bCs/>
          <w:sz w:val="28"/>
          <w:szCs w:val="28"/>
        </w:rPr>
        <w:t xml:space="preserve"> a</w:t>
      </w:r>
      <w:r w:rsidR="00B52D43">
        <w:rPr>
          <w:rFonts w:ascii="Cambria" w:hAnsi="Cambria"/>
          <w:bCs/>
          <w:sz w:val="28"/>
          <w:szCs w:val="28"/>
        </w:rPr>
        <w:t>nother step</w:t>
      </w:r>
      <w:r w:rsidR="00D67576">
        <w:rPr>
          <w:rFonts w:ascii="Cambria" w:hAnsi="Cambria"/>
          <w:bCs/>
          <w:sz w:val="28"/>
          <w:szCs w:val="28"/>
        </w:rPr>
        <w:t xml:space="preserve">, she saw </w:t>
      </w:r>
      <w:r w:rsidR="00B52D43">
        <w:rPr>
          <w:rFonts w:ascii="Cambria" w:hAnsi="Cambria"/>
          <w:bCs/>
          <w:sz w:val="28"/>
          <w:szCs w:val="28"/>
        </w:rPr>
        <w:t>a</w:t>
      </w:r>
      <w:r>
        <w:rPr>
          <w:rFonts w:ascii="Cambria" w:hAnsi="Cambria"/>
          <w:bCs/>
          <w:sz w:val="28"/>
          <w:szCs w:val="28"/>
        </w:rPr>
        <w:t xml:space="preserve"> young woman</w:t>
      </w:r>
      <w:r w:rsidR="00B52D43">
        <w:rPr>
          <w:rFonts w:ascii="Cambria" w:hAnsi="Cambria"/>
          <w:bCs/>
          <w:sz w:val="28"/>
          <w:szCs w:val="28"/>
        </w:rPr>
        <w:t xml:space="preserve">, </w:t>
      </w:r>
      <w:r w:rsidR="006718C4">
        <w:rPr>
          <w:rFonts w:ascii="Cambria" w:hAnsi="Cambria"/>
          <w:bCs/>
          <w:sz w:val="28"/>
          <w:szCs w:val="28"/>
        </w:rPr>
        <w:t xml:space="preserve">lying curled up </w:t>
      </w:r>
      <w:r w:rsidR="00B52D43">
        <w:rPr>
          <w:rFonts w:ascii="Cambria" w:hAnsi="Cambria"/>
          <w:bCs/>
          <w:sz w:val="28"/>
          <w:szCs w:val="28"/>
        </w:rPr>
        <w:t>on her side</w:t>
      </w:r>
      <w:r w:rsidR="00F7700F">
        <w:rPr>
          <w:rFonts w:ascii="Cambria" w:hAnsi="Cambria"/>
          <w:bCs/>
          <w:sz w:val="28"/>
          <w:szCs w:val="28"/>
        </w:rPr>
        <w:t>.</w:t>
      </w:r>
    </w:p>
    <w:p w14:paraId="3B0282E2" w14:textId="54C41A6B" w:rsidR="00D67576" w:rsidRPr="00B5525B" w:rsidRDefault="00D67576" w:rsidP="00B52D43">
      <w:pPr>
        <w:spacing w:line="360" w:lineRule="auto"/>
        <w:ind w:firstLine="720"/>
        <w:contextualSpacing/>
        <w:rPr>
          <w:rFonts w:ascii="Cambria" w:hAnsi="Cambria"/>
          <w:bCs/>
          <w:i/>
          <w:iCs/>
          <w:sz w:val="28"/>
          <w:szCs w:val="28"/>
        </w:rPr>
      </w:pPr>
      <w:r w:rsidRPr="00B5525B">
        <w:rPr>
          <w:rFonts w:ascii="Cambria" w:hAnsi="Cambria"/>
          <w:bCs/>
          <w:i/>
          <w:iCs/>
          <w:sz w:val="28"/>
          <w:szCs w:val="28"/>
        </w:rPr>
        <w:t xml:space="preserve">Violet! </w:t>
      </w:r>
    </w:p>
    <w:p w14:paraId="6AE1C76C" w14:textId="5407C6B4" w:rsidR="00F7700F" w:rsidRDefault="006718C4" w:rsidP="009E52DA">
      <w:pPr>
        <w:spacing w:line="360" w:lineRule="auto"/>
        <w:ind w:firstLine="720"/>
        <w:contextualSpacing/>
        <w:rPr>
          <w:rFonts w:ascii="Cambria" w:hAnsi="Cambria"/>
          <w:bCs/>
          <w:sz w:val="28"/>
          <w:szCs w:val="28"/>
        </w:rPr>
      </w:pPr>
      <w:r>
        <w:rPr>
          <w:rFonts w:ascii="Cambria" w:hAnsi="Cambria"/>
          <w:bCs/>
          <w:sz w:val="28"/>
          <w:szCs w:val="28"/>
        </w:rPr>
        <w:t>‘Are you okay?’</w:t>
      </w:r>
      <w:r w:rsidR="00DC4852">
        <w:rPr>
          <w:rFonts w:ascii="Cambria" w:hAnsi="Cambria"/>
          <w:bCs/>
          <w:sz w:val="28"/>
          <w:szCs w:val="28"/>
        </w:rPr>
        <w:t xml:space="preserve"> Clara </w:t>
      </w:r>
      <w:r w:rsidR="00B5525B">
        <w:rPr>
          <w:rFonts w:ascii="Cambria" w:hAnsi="Cambria"/>
          <w:bCs/>
          <w:sz w:val="28"/>
          <w:szCs w:val="28"/>
        </w:rPr>
        <w:t>rushed to the bed</w:t>
      </w:r>
      <w:r w:rsidR="00817D59">
        <w:rPr>
          <w:rFonts w:ascii="Cambria" w:hAnsi="Cambria"/>
          <w:bCs/>
          <w:sz w:val="28"/>
          <w:szCs w:val="28"/>
        </w:rPr>
        <w:t>, able to see</w:t>
      </w:r>
      <w:r w:rsidR="00562BEF">
        <w:rPr>
          <w:rFonts w:ascii="Cambria" w:hAnsi="Cambria"/>
          <w:bCs/>
          <w:sz w:val="28"/>
          <w:szCs w:val="28"/>
        </w:rPr>
        <w:t xml:space="preserve"> now</w:t>
      </w:r>
      <w:ins w:id="22396" w:author="Daisy Watt" w:date="2026-06-23T17:13:00Z" w16du:dateUtc="2026-06-23T15:13:00Z">
        <w:r w:rsidR="00AB0D23">
          <w:rPr>
            <w:rFonts w:ascii="Cambria" w:hAnsi="Cambria"/>
            <w:bCs/>
            <w:sz w:val="28"/>
            <w:szCs w:val="28"/>
          </w:rPr>
          <w:t xml:space="preserve"> that</w:t>
        </w:r>
      </w:ins>
      <w:r w:rsidR="001F16A3">
        <w:rPr>
          <w:rFonts w:ascii="Cambria" w:hAnsi="Cambria"/>
          <w:bCs/>
          <w:sz w:val="28"/>
          <w:szCs w:val="28"/>
        </w:rPr>
        <w:t xml:space="preserve"> the </w:t>
      </w:r>
      <w:r w:rsidR="00D67576">
        <w:rPr>
          <w:rFonts w:ascii="Cambria" w:hAnsi="Cambria"/>
          <w:bCs/>
          <w:sz w:val="28"/>
          <w:szCs w:val="28"/>
        </w:rPr>
        <w:t>figure</w:t>
      </w:r>
      <w:r w:rsidR="009E52DA">
        <w:rPr>
          <w:rFonts w:ascii="Cambria" w:hAnsi="Cambria"/>
          <w:bCs/>
          <w:sz w:val="28"/>
          <w:szCs w:val="28"/>
        </w:rPr>
        <w:t xml:space="preserve">’s </w:t>
      </w:r>
      <w:r w:rsidR="00562BEF">
        <w:rPr>
          <w:rFonts w:ascii="Cambria" w:hAnsi="Cambria"/>
          <w:bCs/>
          <w:sz w:val="28"/>
          <w:szCs w:val="28"/>
        </w:rPr>
        <w:t xml:space="preserve">wrists were tied. No, not even tied, but </w:t>
      </w:r>
      <w:r w:rsidR="00F7700F">
        <w:rPr>
          <w:rFonts w:ascii="Cambria" w:hAnsi="Cambria"/>
          <w:bCs/>
          <w:sz w:val="28"/>
          <w:szCs w:val="28"/>
        </w:rPr>
        <w:t>in handcuffs</w:t>
      </w:r>
      <w:del w:id="22397" w:author="Claire S" w:date="2026-07-31T16:18:00Z" w16du:dateUtc="2026-07-31T15:18:00Z">
        <w:r w:rsidR="00817D59" w:rsidDel="000525C8">
          <w:rPr>
            <w:rFonts w:ascii="Cambria" w:hAnsi="Cambria"/>
            <w:bCs/>
            <w:sz w:val="28"/>
            <w:szCs w:val="28"/>
          </w:rPr>
          <w:delText>!</w:delText>
        </w:r>
        <w:r w:rsidR="00D770D9" w:rsidDel="000525C8">
          <w:rPr>
            <w:rFonts w:ascii="Cambria" w:hAnsi="Cambria"/>
            <w:bCs/>
            <w:sz w:val="28"/>
            <w:szCs w:val="28"/>
          </w:rPr>
          <w:delText xml:space="preserve"> </w:delText>
        </w:r>
      </w:del>
      <w:ins w:id="22398" w:author="Claire S" w:date="2026-07-31T16:18:00Z" w16du:dateUtc="2026-07-31T15:18:00Z">
        <w:r w:rsidR="000525C8">
          <w:rPr>
            <w:rFonts w:ascii="Cambria" w:hAnsi="Cambria"/>
            <w:bCs/>
            <w:sz w:val="28"/>
            <w:szCs w:val="28"/>
          </w:rPr>
          <w:t xml:space="preserve">. </w:t>
        </w:r>
      </w:ins>
      <w:r w:rsidR="00D770D9">
        <w:rPr>
          <w:rFonts w:ascii="Cambria" w:hAnsi="Cambria"/>
          <w:bCs/>
          <w:sz w:val="28"/>
          <w:szCs w:val="28"/>
        </w:rPr>
        <w:t>‘</w:t>
      </w:r>
      <w:ins w:id="22399" w:author="Claire S" w:date="2026-07-31T16:17:00Z" w16du:dateUtc="2026-07-31T15:17:00Z">
        <w:r w:rsidR="000525C8" w:rsidRPr="00B16D73">
          <w:rPr>
            <w:rFonts w:ascii="Cambria" w:hAnsi="Cambria"/>
            <w:bCs/>
            <w:sz w:val="28"/>
            <w:szCs w:val="28"/>
          </w:rPr>
          <w:t>Are you alone</w:t>
        </w:r>
      </w:ins>
      <w:del w:id="22400" w:author="Claire S" w:date="2026-06-05T11:34:00Z" w16du:dateUtc="2026-06-05T10:34:00Z">
        <w:r w:rsidR="00D67576" w:rsidRPr="000525C8" w:rsidDel="002A465D">
          <w:rPr>
            <w:rFonts w:ascii="Cambria" w:hAnsi="Cambria"/>
            <w:bCs/>
            <w:sz w:val="28"/>
            <w:szCs w:val="28"/>
          </w:rPr>
          <w:delText>What’s happened</w:delText>
        </w:r>
        <w:r w:rsidR="00D770D9" w:rsidRPr="000525C8" w:rsidDel="002A465D">
          <w:rPr>
            <w:rFonts w:ascii="Cambria" w:hAnsi="Cambria"/>
            <w:bCs/>
            <w:sz w:val="28"/>
            <w:szCs w:val="28"/>
          </w:rPr>
          <w:delText>?</w:delText>
        </w:r>
        <w:r w:rsidR="00817D59" w:rsidRPr="000525C8" w:rsidDel="002A465D">
          <w:rPr>
            <w:rFonts w:ascii="Cambria" w:hAnsi="Cambria"/>
            <w:bCs/>
            <w:sz w:val="28"/>
            <w:szCs w:val="28"/>
          </w:rPr>
          <w:delText xml:space="preserve"> </w:delText>
        </w:r>
      </w:del>
      <w:del w:id="22401" w:author="Claire S" w:date="2026-07-31T16:18:00Z" w16du:dateUtc="2026-07-31T15:18:00Z">
        <w:r w:rsidR="00817D59" w:rsidRPr="000525C8" w:rsidDel="000525C8">
          <w:rPr>
            <w:rFonts w:ascii="Cambria" w:hAnsi="Cambria"/>
            <w:bCs/>
            <w:sz w:val="28"/>
            <w:szCs w:val="28"/>
          </w:rPr>
          <w:delText>Who did this</w:delText>
        </w:r>
      </w:del>
      <w:r w:rsidR="00817D59" w:rsidRPr="000525C8">
        <w:rPr>
          <w:rFonts w:ascii="Cambria" w:hAnsi="Cambria"/>
          <w:bCs/>
          <w:sz w:val="28"/>
          <w:szCs w:val="28"/>
        </w:rPr>
        <w:t>?</w:t>
      </w:r>
      <w:r w:rsidR="00D770D9" w:rsidRPr="000525C8">
        <w:rPr>
          <w:rFonts w:ascii="Cambria" w:hAnsi="Cambria"/>
          <w:bCs/>
          <w:sz w:val="28"/>
          <w:szCs w:val="28"/>
        </w:rPr>
        <w:t>’</w:t>
      </w:r>
      <w:r w:rsidR="00D770D9">
        <w:rPr>
          <w:rFonts w:ascii="Cambria" w:hAnsi="Cambria"/>
          <w:bCs/>
          <w:sz w:val="28"/>
          <w:szCs w:val="28"/>
        </w:rPr>
        <w:t xml:space="preserve"> </w:t>
      </w:r>
    </w:p>
    <w:p w14:paraId="664D9FDE" w14:textId="6ED1CA48" w:rsidR="00D67576" w:rsidRDefault="00817D59" w:rsidP="00D67576">
      <w:pPr>
        <w:spacing w:line="360" w:lineRule="auto"/>
        <w:ind w:firstLine="720"/>
        <w:contextualSpacing/>
        <w:rPr>
          <w:rFonts w:ascii="Cambria" w:hAnsi="Cambria"/>
          <w:bCs/>
          <w:sz w:val="28"/>
          <w:szCs w:val="28"/>
        </w:rPr>
      </w:pPr>
      <w:r>
        <w:rPr>
          <w:rFonts w:ascii="Cambria" w:hAnsi="Cambria"/>
          <w:bCs/>
          <w:sz w:val="28"/>
          <w:szCs w:val="28"/>
        </w:rPr>
        <w:t xml:space="preserve">But </w:t>
      </w:r>
      <w:del w:id="22402" w:author="Daisy Watt" w:date="2026-06-23T17:13:00Z" w16du:dateUtc="2026-06-23T15:13:00Z">
        <w:r w:rsidR="00562BEF" w:rsidDel="00AB0D23">
          <w:rPr>
            <w:rFonts w:ascii="Cambria" w:hAnsi="Cambria"/>
            <w:bCs/>
            <w:sz w:val="28"/>
            <w:szCs w:val="28"/>
          </w:rPr>
          <w:delText>standing</w:delText>
        </w:r>
      </w:del>
      <w:ins w:id="22403" w:author="Daisy Watt" w:date="2026-06-23T17:13:00Z" w16du:dateUtc="2026-06-23T15:13:00Z">
        <w:r w:rsidR="00AB0D23">
          <w:rPr>
            <w:rFonts w:ascii="Cambria" w:hAnsi="Cambria"/>
            <w:bCs/>
            <w:sz w:val="28"/>
            <w:szCs w:val="28"/>
          </w:rPr>
          <w:t>as she stood</w:t>
        </w:r>
      </w:ins>
      <w:r w:rsidR="00562BEF">
        <w:rPr>
          <w:rFonts w:ascii="Cambria" w:hAnsi="Cambria"/>
          <w:bCs/>
          <w:sz w:val="28"/>
          <w:szCs w:val="28"/>
        </w:rPr>
        <w:t xml:space="preserve"> over her, </w:t>
      </w:r>
      <w:r w:rsidR="00845554">
        <w:rPr>
          <w:rFonts w:ascii="Cambria" w:hAnsi="Cambria"/>
          <w:bCs/>
          <w:sz w:val="28"/>
          <w:szCs w:val="28"/>
        </w:rPr>
        <w:t xml:space="preserve">realising </w:t>
      </w:r>
      <w:r w:rsidR="00562BEF">
        <w:rPr>
          <w:rFonts w:ascii="Cambria" w:hAnsi="Cambria"/>
          <w:bCs/>
          <w:sz w:val="28"/>
          <w:szCs w:val="28"/>
        </w:rPr>
        <w:t>this girl</w:t>
      </w:r>
      <w:r w:rsidR="00D67576">
        <w:rPr>
          <w:rFonts w:ascii="Cambria" w:hAnsi="Cambria"/>
          <w:bCs/>
          <w:sz w:val="28"/>
          <w:szCs w:val="28"/>
        </w:rPr>
        <w:t xml:space="preserve"> was taller</w:t>
      </w:r>
      <w:r w:rsidR="006C575A">
        <w:rPr>
          <w:rFonts w:ascii="Cambria" w:hAnsi="Cambria"/>
          <w:bCs/>
          <w:sz w:val="28"/>
          <w:szCs w:val="28"/>
        </w:rPr>
        <w:t xml:space="preserve"> and</w:t>
      </w:r>
      <w:r w:rsidR="00D67576">
        <w:rPr>
          <w:rFonts w:ascii="Cambria" w:hAnsi="Cambria"/>
          <w:bCs/>
          <w:sz w:val="28"/>
          <w:szCs w:val="28"/>
        </w:rPr>
        <w:t xml:space="preserve"> </w:t>
      </w:r>
      <w:r w:rsidR="00562BEF">
        <w:rPr>
          <w:rFonts w:ascii="Cambria" w:hAnsi="Cambria"/>
          <w:bCs/>
          <w:sz w:val="28"/>
          <w:szCs w:val="28"/>
        </w:rPr>
        <w:t>curvier</w:t>
      </w:r>
      <w:r w:rsidR="006C575A">
        <w:rPr>
          <w:rFonts w:ascii="Cambria" w:hAnsi="Cambria"/>
          <w:bCs/>
          <w:sz w:val="28"/>
          <w:szCs w:val="28"/>
        </w:rPr>
        <w:t xml:space="preserve"> than Violet</w:t>
      </w:r>
      <w:r w:rsidR="00845554">
        <w:rPr>
          <w:rFonts w:ascii="Cambria" w:hAnsi="Cambria"/>
          <w:bCs/>
          <w:sz w:val="28"/>
          <w:szCs w:val="28"/>
        </w:rPr>
        <w:t>,</w:t>
      </w:r>
      <w:r>
        <w:rPr>
          <w:rFonts w:ascii="Cambria" w:hAnsi="Cambria"/>
          <w:bCs/>
          <w:sz w:val="28"/>
          <w:szCs w:val="28"/>
        </w:rPr>
        <w:t xml:space="preserve"> </w:t>
      </w:r>
      <w:r w:rsidR="00562BEF">
        <w:rPr>
          <w:rFonts w:ascii="Cambria" w:hAnsi="Cambria"/>
          <w:bCs/>
          <w:sz w:val="28"/>
          <w:szCs w:val="28"/>
        </w:rPr>
        <w:t>suddenly</w:t>
      </w:r>
      <w:r w:rsidR="00D67576">
        <w:rPr>
          <w:rFonts w:ascii="Cambria" w:hAnsi="Cambria"/>
          <w:bCs/>
          <w:sz w:val="28"/>
          <w:szCs w:val="28"/>
        </w:rPr>
        <w:t xml:space="preserve"> </w:t>
      </w:r>
      <w:r w:rsidR="00D3458D">
        <w:rPr>
          <w:rFonts w:ascii="Cambria" w:hAnsi="Cambria"/>
          <w:bCs/>
          <w:sz w:val="28"/>
          <w:szCs w:val="28"/>
        </w:rPr>
        <w:t>th</w:t>
      </w:r>
      <w:r w:rsidR="00CF5999">
        <w:rPr>
          <w:rFonts w:ascii="Cambria" w:hAnsi="Cambria"/>
          <w:bCs/>
          <w:sz w:val="28"/>
          <w:szCs w:val="28"/>
        </w:rPr>
        <w:t xml:space="preserve">e </w:t>
      </w:r>
      <w:r w:rsidR="00DE6F2A">
        <w:rPr>
          <w:rFonts w:ascii="Cambria" w:hAnsi="Cambria"/>
          <w:bCs/>
          <w:sz w:val="28"/>
          <w:szCs w:val="28"/>
        </w:rPr>
        <w:t xml:space="preserve">bedroom </w:t>
      </w:r>
      <w:r w:rsidR="00CF5999">
        <w:rPr>
          <w:rFonts w:ascii="Cambria" w:hAnsi="Cambria"/>
          <w:bCs/>
          <w:sz w:val="28"/>
          <w:szCs w:val="28"/>
        </w:rPr>
        <w:t xml:space="preserve">door </w:t>
      </w:r>
      <w:r w:rsidR="00D3458D">
        <w:rPr>
          <w:rFonts w:ascii="Cambria" w:hAnsi="Cambria"/>
          <w:bCs/>
          <w:sz w:val="28"/>
          <w:szCs w:val="28"/>
        </w:rPr>
        <w:t>slammed</w:t>
      </w:r>
      <w:r w:rsidR="0010560D">
        <w:rPr>
          <w:rFonts w:ascii="Cambria" w:hAnsi="Cambria"/>
          <w:bCs/>
          <w:sz w:val="28"/>
          <w:szCs w:val="28"/>
        </w:rPr>
        <w:t xml:space="preserve"> shut</w:t>
      </w:r>
      <w:r w:rsidR="00562BEF">
        <w:rPr>
          <w:rFonts w:ascii="Cambria" w:hAnsi="Cambria"/>
          <w:bCs/>
          <w:sz w:val="28"/>
          <w:szCs w:val="28"/>
        </w:rPr>
        <w:t xml:space="preserve"> behind them</w:t>
      </w:r>
      <w:r w:rsidR="00D67576">
        <w:rPr>
          <w:rFonts w:ascii="Cambria" w:hAnsi="Cambria"/>
          <w:bCs/>
          <w:sz w:val="28"/>
          <w:szCs w:val="28"/>
        </w:rPr>
        <w:t>.</w:t>
      </w:r>
    </w:p>
    <w:p w14:paraId="32405B54" w14:textId="500FCAA1" w:rsidR="00DC4852" w:rsidRDefault="00D67576" w:rsidP="0010560D">
      <w:pPr>
        <w:spacing w:line="360" w:lineRule="auto"/>
        <w:ind w:firstLine="720"/>
        <w:contextualSpacing/>
        <w:rPr>
          <w:rFonts w:ascii="Cambria" w:hAnsi="Cambria"/>
          <w:bCs/>
          <w:sz w:val="28"/>
          <w:szCs w:val="28"/>
        </w:rPr>
      </w:pPr>
      <w:r>
        <w:rPr>
          <w:rFonts w:ascii="Cambria" w:hAnsi="Cambria"/>
          <w:bCs/>
          <w:sz w:val="28"/>
          <w:szCs w:val="28"/>
        </w:rPr>
        <w:t>‘</w:t>
      </w:r>
      <w:r w:rsidR="00562BEF">
        <w:rPr>
          <w:rFonts w:ascii="Cambria" w:hAnsi="Cambria"/>
          <w:bCs/>
          <w:sz w:val="28"/>
          <w:szCs w:val="28"/>
        </w:rPr>
        <w:t>Shit</w:t>
      </w:r>
      <w:del w:id="22404" w:author="Claire S" w:date="2026-06-05T11:34:00Z" w16du:dateUtc="2026-06-05T10:34:00Z">
        <w:r w:rsidDel="002A465D">
          <w:rPr>
            <w:rFonts w:ascii="Cambria" w:hAnsi="Cambria"/>
            <w:bCs/>
            <w:sz w:val="28"/>
            <w:szCs w:val="28"/>
          </w:rPr>
          <w:delText>!’</w:delText>
        </w:r>
      </w:del>
      <w:ins w:id="22405" w:author="Claire S" w:date="2026-06-05T11:34:00Z" w16du:dateUtc="2026-06-05T10:34:00Z">
        <w:r w:rsidR="002A465D">
          <w:rPr>
            <w:rFonts w:ascii="Cambria" w:hAnsi="Cambria"/>
            <w:bCs/>
            <w:sz w:val="28"/>
            <w:szCs w:val="28"/>
          </w:rPr>
          <w:t>.’</w:t>
        </w:r>
      </w:ins>
      <w:r w:rsidR="00543901">
        <w:rPr>
          <w:rFonts w:ascii="Cambria" w:hAnsi="Cambria"/>
          <w:bCs/>
          <w:sz w:val="28"/>
          <w:szCs w:val="28"/>
        </w:rPr>
        <w:t xml:space="preserve"> </w:t>
      </w:r>
      <w:r w:rsidR="00CF5999">
        <w:rPr>
          <w:rFonts w:ascii="Cambria" w:hAnsi="Cambria"/>
          <w:bCs/>
          <w:sz w:val="28"/>
          <w:szCs w:val="28"/>
        </w:rPr>
        <w:t xml:space="preserve">Clara </w:t>
      </w:r>
      <w:r w:rsidR="00914ADD">
        <w:rPr>
          <w:rFonts w:ascii="Cambria" w:hAnsi="Cambria"/>
          <w:bCs/>
          <w:sz w:val="28"/>
          <w:szCs w:val="28"/>
        </w:rPr>
        <w:t xml:space="preserve">could see now </w:t>
      </w:r>
      <w:r w:rsidR="0010560D">
        <w:rPr>
          <w:rFonts w:ascii="Cambria" w:hAnsi="Cambria"/>
          <w:bCs/>
          <w:sz w:val="28"/>
          <w:szCs w:val="28"/>
        </w:rPr>
        <w:t>t</w:t>
      </w:r>
      <w:r w:rsidR="00E75D37">
        <w:rPr>
          <w:rFonts w:ascii="Cambria" w:hAnsi="Cambria"/>
          <w:bCs/>
          <w:sz w:val="28"/>
          <w:szCs w:val="28"/>
        </w:rPr>
        <w:t>he girl was wearing a blindfold</w:t>
      </w:r>
      <w:r w:rsidR="006C575A">
        <w:rPr>
          <w:rFonts w:ascii="Cambria" w:hAnsi="Cambria"/>
          <w:bCs/>
          <w:sz w:val="28"/>
          <w:szCs w:val="28"/>
        </w:rPr>
        <w:t>, her blouse unbuttoned</w:t>
      </w:r>
      <w:r w:rsidR="00E75D37" w:rsidRPr="000525C8">
        <w:rPr>
          <w:rFonts w:ascii="Cambria" w:hAnsi="Cambria"/>
          <w:bCs/>
          <w:sz w:val="28"/>
          <w:szCs w:val="28"/>
        </w:rPr>
        <w:t>.</w:t>
      </w:r>
      <w:r w:rsidR="00CC772A" w:rsidRPr="000525C8">
        <w:rPr>
          <w:rFonts w:ascii="Cambria" w:hAnsi="Cambria"/>
          <w:bCs/>
          <w:sz w:val="28"/>
          <w:szCs w:val="28"/>
        </w:rPr>
        <w:t xml:space="preserve"> ‘</w:t>
      </w:r>
      <w:ins w:id="22406" w:author="Claire S" w:date="2026-07-31T16:18:00Z" w16du:dateUtc="2026-07-31T15:18:00Z">
        <w:r w:rsidR="000525C8" w:rsidRPr="000525C8">
          <w:rPr>
            <w:rFonts w:ascii="Cambria" w:hAnsi="Cambria"/>
            <w:bCs/>
            <w:sz w:val="28"/>
            <w:szCs w:val="28"/>
          </w:rPr>
          <w:t>Who did this</w:t>
        </w:r>
      </w:ins>
      <w:del w:id="22407" w:author="Claire S" w:date="2026-07-31T16:17:00Z" w16du:dateUtc="2026-07-31T15:17:00Z">
        <w:r w:rsidR="00D3458D" w:rsidRPr="000525C8" w:rsidDel="000525C8">
          <w:rPr>
            <w:rFonts w:ascii="Cambria" w:hAnsi="Cambria"/>
            <w:bCs/>
            <w:sz w:val="28"/>
            <w:szCs w:val="28"/>
          </w:rPr>
          <w:delText>W</w:delText>
        </w:r>
        <w:r w:rsidR="00D770D9" w:rsidRPr="000525C8" w:rsidDel="000525C8">
          <w:rPr>
            <w:rFonts w:ascii="Cambria" w:hAnsi="Cambria"/>
            <w:bCs/>
            <w:sz w:val="28"/>
            <w:szCs w:val="28"/>
          </w:rPr>
          <w:delText>ho did this</w:delText>
        </w:r>
      </w:del>
      <w:r w:rsidR="00D770D9" w:rsidRPr="000525C8">
        <w:rPr>
          <w:rFonts w:ascii="Cambria" w:hAnsi="Cambria"/>
          <w:bCs/>
          <w:sz w:val="28"/>
          <w:szCs w:val="28"/>
        </w:rPr>
        <w:t>?</w:t>
      </w:r>
      <w:r w:rsidR="00CC772A" w:rsidRPr="000525C8">
        <w:rPr>
          <w:rFonts w:ascii="Cambria" w:hAnsi="Cambria"/>
          <w:bCs/>
          <w:sz w:val="28"/>
          <w:szCs w:val="28"/>
        </w:rPr>
        <w:t xml:space="preserve">’ </w:t>
      </w:r>
      <w:r w:rsidR="00914ADD" w:rsidRPr="000525C8">
        <w:rPr>
          <w:rFonts w:ascii="Cambria" w:hAnsi="Cambria"/>
          <w:bCs/>
          <w:sz w:val="28"/>
          <w:szCs w:val="28"/>
        </w:rPr>
        <w:t>Clara</w:t>
      </w:r>
      <w:r w:rsidR="00CC772A">
        <w:rPr>
          <w:rFonts w:ascii="Cambria" w:hAnsi="Cambria"/>
          <w:bCs/>
          <w:sz w:val="28"/>
          <w:szCs w:val="28"/>
        </w:rPr>
        <w:t xml:space="preserve"> </w:t>
      </w:r>
      <w:r w:rsidR="0010560D">
        <w:rPr>
          <w:rFonts w:ascii="Cambria" w:hAnsi="Cambria"/>
          <w:bCs/>
          <w:sz w:val="28"/>
          <w:szCs w:val="28"/>
        </w:rPr>
        <w:t>bent to help her when a voice drawled</w:t>
      </w:r>
      <w:ins w:id="22408" w:author="Daisy Watt" w:date="2026-06-23T17:13:00Z" w16du:dateUtc="2026-06-23T15:13:00Z">
        <w:r w:rsidR="00893CF1">
          <w:rPr>
            <w:rFonts w:ascii="Cambria" w:hAnsi="Cambria"/>
            <w:bCs/>
            <w:sz w:val="28"/>
            <w:szCs w:val="28"/>
          </w:rPr>
          <w:t>,</w:t>
        </w:r>
      </w:ins>
      <w:r w:rsidR="00C056C7">
        <w:rPr>
          <w:rFonts w:ascii="Cambria" w:hAnsi="Cambria"/>
          <w:bCs/>
          <w:sz w:val="28"/>
          <w:szCs w:val="28"/>
        </w:rPr>
        <w:t xml:space="preserve"> </w:t>
      </w:r>
    </w:p>
    <w:p w14:paraId="1CFA7E96" w14:textId="714AEA12" w:rsidR="0010560D" w:rsidRDefault="00D3458D" w:rsidP="00D3458D">
      <w:pPr>
        <w:spacing w:line="360" w:lineRule="auto"/>
        <w:ind w:firstLine="720"/>
        <w:contextualSpacing/>
        <w:rPr>
          <w:rFonts w:ascii="Cambria" w:hAnsi="Cambria"/>
          <w:bCs/>
          <w:sz w:val="28"/>
          <w:szCs w:val="28"/>
        </w:rPr>
      </w:pPr>
      <w:r>
        <w:rPr>
          <w:rFonts w:ascii="Cambria" w:hAnsi="Cambria"/>
          <w:bCs/>
          <w:sz w:val="28"/>
          <w:szCs w:val="28"/>
        </w:rPr>
        <w:t>‘</w:t>
      </w:r>
      <w:ins w:id="22409" w:author="Claire S" w:date="2026-06-05T14:49:00Z" w16du:dateUtc="2026-06-05T13:49:00Z">
        <w:r w:rsidR="005C3D44">
          <w:rPr>
            <w:rFonts w:ascii="Cambria" w:hAnsi="Cambria"/>
            <w:bCs/>
            <w:sz w:val="28"/>
            <w:szCs w:val="28"/>
          </w:rPr>
          <w:t>Hello, b</w:t>
        </w:r>
      </w:ins>
      <w:del w:id="22410" w:author="Claire S" w:date="2026-06-05T11:22:00Z" w16du:dateUtc="2026-06-05T10:22:00Z">
        <w:r w:rsidDel="00F247A5">
          <w:rPr>
            <w:rFonts w:ascii="Cambria" w:hAnsi="Cambria"/>
            <w:bCs/>
            <w:sz w:val="28"/>
            <w:szCs w:val="28"/>
          </w:rPr>
          <w:delText>Don’t move</w:delText>
        </w:r>
      </w:del>
      <w:ins w:id="22411" w:author="Claire S" w:date="2026-06-05T11:22:00Z" w16du:dateUtc="2026-06-05T10:22:00Z">
        <w:r w:rsidR="00F247A5">
          <w:rPr>
            <w:rFonts w:ascii="Cambria" w:hAnsi="Cambria"/>
            <w:bCs/>
            <w:sz w:val="28"/>
            <w:szCs w:val="28"/>
          </w:rPr>
          <w:t>abes</w:t>
        </w:r>
      </w:ins>
      <w:del w:id="22412" w:author="Claire S" w:date="2026-06-05T11:34:00Z" w16du:dateUtc="2026-06-05T10:34:00Z">
        <w:r w:rsidR="0010560D" w:rsidDel="002A465D">
          <w:rPr>
            <w:rFonts w:ascii="Cambria" w:hAnsi="Cambria"/>
            <w:bCs/>
            <w:sz w:val="28"/>
            <w:szCs w:val="28"/>
          </w:rPr>
          <w:delText>!</w:delText>
        </w:r>
      </w:del>
      <w:ins w:id="22413" w:author="Claire S" w:date="2026-06-05T11:34:00Z" w16du:dateUtc="2026-06-05T10:34:00Z">
        <w:r w:rsidR="002A465D">
          <w:rPr>
            <w:rFonts w:ascii="Cambria" w:hAnsi="Cambria"/>
            <w:bCs/>
            <w:sz w:val="28"/>
            <w:szCs w:val="28"/>
          </w:rPr>
          <w:t>.</w:t>
        </w:r>
      </w:ins>
      <w:r w:rsidR="0010560D">
        <w:rPr>
          <w:rFonts w:ascii="Cambria" w:hAnsi="Cambria"/>
          <w:bCs/>
          <w:sz w:val="28"/>
          <w:szCs w:val="28"/>
        </w:rPr>
        <w:t xml:space="preserve">’ </w:t>
      </w:r>
    </w:p>
    <w:p w14:paraId="2495699D" w14:textId="1B74B210" w:rsidR="00F247A5" w:rsidRDefault="0010560D" w:rsidP="004D7B29">
      <w:pPr>
        <w:spacing w:line="360" w:lineRule="auto"/>
        <w:ind w:firstLine="720"/>
        <w:contextualSpacing/>
        <w:rPr>
          <w:ins w:id="22414" w:author="Claire S" w:date="2026-06-05T11:22:00Z" w16du:dateUtc="2026-06-05T10:22:00Z"/>
          <w:rFonts w:ascii="Cambria" w:hAnsi="Cambria"/>
          <w:bCs/>
          <w:sz w:val="28"/>
          <w:szCs w:val="28"/>
        </w:rPr>
      </w:pPr>
      <w:r>
        <w:rPr>
          <w:rFonts w:ascii="Cambria" w:hAnsi="Cambria"/>
          <w:bCs/>
          <w:sz w:val="28"/>
          <w:szCs w:val="28"/>
        </w:rPr>
        <w:t xml:space="preserve">Frozen on the spot, </w:t>
      </w:r>
      <w:r w:rsidR="006C3434">
        <w:rPr>
          <w:rFonts w:ascii="Cambria" w:hAnsi="Cambria"/>
          <w:bCs/>
          <w:sz w:val="28"/>
          <w:szCs w:val="28"/>
        </w:rPr>
        <w:t xml:space="preserve">as Clara </w:t>
      </w:r>
      <w:r w:rsidR="00C056C7">
        <w:rPr>
          <w:rFonts w:ascii="Cambria" w:hAnsi="Cambria"/>
          <w:bCs/>
          <w:sz w:val="28"/>
          <w:szCs w:val="28"/>
        </w:rPr>
        <w:t>peered over her shoulder</w:t>
      </w:r>
      <w:r w:rsidR="006C3434">
        <w:rPr>
          <w:rFonts w:ascii="Cambria" w:hAnsi="Cambria"/>
          <w:bCs/>
          <w:sz w:val="28"/>
          <w:szCs w:val="28"/>
        </w:rPr>
        <w:t xml:space="preserve">, she </w:t>
      </w:r>
      <w:del w:id="22415" w:author="Claire S" w:date="2026-06-05T11:34:00Z" w16du:dateUtc="2026-06-05T10:34:00Z">
        <w:r w:rsidR="006C3434" w:rsidDel="002A465D">
          <w:rPr>
            <w:rFonts w:ascii="Cambria" w:hAnsi="Cambria"/>
            <w:bCs/>
            <w:sz w:val="28"/>
            <w:szCs w:val="28"/>
          </w:rPr>
          <w:delText xml:space="preserve">could </w:delText>
        </w:r>
        <w:r w:rsidR="0045665C" w:rsidDel="002A465D">
          <w:rPr>
            <w:rFonts w:ascii="Cambria" w:hAnsi="Cambria"/>
            <w:bCs/>
            <w:sz w:val="28"/>
            <w:szCs w:val="28"/>
          </w:rPr>
          <w:delText xml:space="preserve">just </w:delText>
        </w:r>
      </w:del>
      <w:ins w:id="22416" w:author="Claire S" w:date="2026-06-05T11:34:00Z" w16du:dateUtc="2026-06-05T10:34:00Z">
        <w:r w:rsidR="002A465D">
          <w:rPr>
            <w:rFonts w:ascii="Cambria" w:hAnsi="Cambria"/>
            <w:bCs/>
            <w:sz w:val="28"/>
            <w:szCs w:val="28"/>
          </w:rPr>
          <w:t>made out</w:t>
        </w:r>
      </w:ins>
      <w:del w:id="22417" w:author="Claire S" w:date="2026-06-05T11:34:00Z" w16du:dateUtc="2026-06-05T10:34:00Z">
        <w:r w:rsidR="0045665C" w:rsidDel="002A465D">
          <w:rPr>
            <w:rFonts w:ascii="Cambria" w:hAnsi="Cambria"/>
            <w:bCs/>
            <w:sz w:val="28"/>
            <w:szCs w:val="28"/>
          </w:rPr>
          <w:delText xml:space="preserve">about </w:delText>
        </w:r>
        <w:r w:rsidR="006C3434" w:rsidDel="002A465D">
          <w:rPr>
            <w:rFonts w:ascii="Cambria" w:hAnsi="Cambria"/>
            <w:bCs/>
            <w:sz w:val="28"/>
            <w:szCs w:val="28"/>
          </w:rPr>
          <w:delText>make out</w:delText>
        </w:r>
      </w:del>
      <w:r w:rsidR="006C3434">
        <w:rPr>
          <w:rFonts w:ascii="Cambria" w:hAnsi="Cambria"/>
          <w:bCs/>
          <w:sz w:val="28"/>
          <w:szCs w:val="28"/>
        </w:rPr>
        <w:t xml:space="preserve"> a figure s</w:t>
      </w:r>
      <w:r w:rsidR="00D3458D">
        <w:rPr>
          <w:rFonts w:ascii="Cambria" w:hAnsi="Cambria"/>
          <w:bCs/>
          <w:sz w:val="28"/>
          <w:szCs w:val="28"/>
        </w:rPr>
        <w:t>t</w:t>
      </w:r>
      <w:r w:rsidR="0045665C">
        <w:rPr>
          <w:rFonts w:ascii="Cambria" w:hAnsi="Cambria"/>
          <w:bCs/>
          <w:sz w:val="28"/>
          <w:szCs w:val="28"/>
        </w:rPr>
        <w:t>anding</w:t>
      </w:r>
      <w:r w:rsidR="00D3458D">
        <w:rPr>
          <w:rFonts w:ascii="Cambria" w:hAnsi="Cambria"/>
          <w:bCs/>
          <w:sz w:val="28"/>
          <w:szCs w:val="28"/>
        </w:rPr>
        <w:t xml:space="preserve"> in the doorway</w:t>
      </w:r>
      <w:r>
        <w:rPr>
          <w:rFonts w:ascii="Cambria" w:hAnsi="Cambria"/>
          <w:bCs/>
          <w:sz w:val="28"/>
          <w:szCs w:val="28"/>
        </w:rPr>
        <w:t>.</w:t>
      </w:r>
      <w:r w:rsidR="0045665C">
        <w:rPr>
          <w:rFonts w:ascii="Cambria" w:hAnsi="Cambria"/>
          <w:bCs/>
          <w:sz w:val="28"/>
          <w:szCs w:val="28"/>
        </w:rPr>
        <w:t xml:space="preserve">  </w:t>
      </w:r>
      <w:r>
        <w:rPr>
          <w:rFonts w:ascii="Cambria" w:hAnsi="Cambria"/>
          <w:bCs/>
          <w:sz w:val="28"/>
          <w:szCs w:val="28"/>
        </w:rPr>
        <w:t xml:space="preserve">He </w:t>
      </w:r>
      <w:r w:rsidR="0045665C">
        <w:rPr>
          <w:rFonts w:ascii="Cambria" w:hAnsi="Cambria"/>
          <w:bCs/>
          <w:sz w:val="28"/>
          <w:szCs w:val="28"/>
        </w:rPr>
        <w:t>moved into the room</w:t>
      </w:r>
      <w:r w:rsidR="0023371B">
        <w:rPr>
          <w:rFonts w:ascii="Cambria" w:hAnsi="Cambria"/>
          <w:bCs/>
          <w:sz w:val="28"/>
          <w:szCs w:val="28"/>
        </w:rPr>
        <w:t>,</w:t>
      </w:r>
      <w:r w:rsidR="0045665C">
        <w:rPr>
          <w:rFonts w:ascii="Cambria" w:hAnsi="Cambria"/>
          <w:bCs/>
          <w:sz w:val="28"/>
          <w:szCs w:val="28"/>
        </w:rPr>
        <w:t xml:space="preserve"> and she caught a whiff of aftershave </w:t>
      </w:r>
      <w:r w:rsidR="0023371B">
        <w:rPr>
          <w:rFonts w:ascii="Cambria" w:hAnsi="Cambria"/>
          <w:bCs/>
          <w:sz w:val="28"/>
          <w:szCs w:val="28"/>
        </w:rPr>
        <w:t>she recognised</w:t>
      </w:r>
      <w:del w:id="22418" w:author="Claire S" w:date="2026-06-05T11:22:00Z" w16du:dateUtc="2026-06-05T10:22:00Z">
        <w:r w:rsidR="004D7B29" w:rsidDel="00F247A5">
          <w:rPr>
            <w:rFonts w:ascii="Cambria" w:hAnsi="Cambria"/>
            <w:bCs/>
            <w:sz w:val="28"/>
            <w:szCs w:val="28"/>
          </w:rPr>
          <w:delText xml:space="preserve"> as t</w:delText>
        </w:r>
        <w:r w:rsidR="0023371B" w:rsidDel="00F247A5">
          <w:rPr>
            <w:rFonts w:ascii="Cambria" w:hAnsi="Cambria"/>
            <w:bCs/>
            <w:sz w:val="28"/>
            <w:szCs w:val="28"/>
          </w:rPr>
          <w:delText>he man</w:delText>
        </w:r>
        <w:r w:rsidR="0045665C" w:rsidDel="00F247A5">
          <w:rPr>
            <w:rFonts w:ascii="Cambria" w:hAnsi="Cambria"/>
            <w:bCs/>
            <w:sz w:val="28"/>
            <w:szCs w:val="28"/>
          </w:rPr>
          <w:delText xml:space="preserve"> put a hand on her sho</w:delText>
        </w:r>
        <w:r w:rsidR="002D3AA1" w:rsidDel="00F247A5">
          <w:rPr>
            <w:rFonts w:ascii="Cambria" w:hAnsi="Cambria"/>
            <w:bCs/>
            <w:sz w:val="28"/>
            <w:szCs w:val="28"/>
          </w:rPr>
          <w:delText>u</w:delText>
        </w:r>
        <w:r w:rsidR="0045665C" w:rsidDel="00F247A5">
          <w:rPr>
            <w:rFonts w:ascii="Cambria" w:hAnsi="Cambria"/>
            <w:bCs/>
            <w:sz w:val="28"/>
            <w:szCs w:val="28"/>
          </w:rPr>
          <w:delText>lder</w:delText>
        </w:r>
      </w:del>
      <w:r w:rsidR="0045665C">
        <w:rPr>
          <w:rFonts w:ascii="Cambria" w:hAnsi="Cambria"/>
          <w:bCs/>
          <w:sz w:val="28"/>
          <w:szCs w:val="28"/>
        </w:rPr>
        <w:t>.</w:t>
      </w:r>
      <w:r w:rsidR="002D3AA1">
        <w:rPr>
          <w:rFonts w:ascii="Cambria" w:hAnsi="Cambria"/>
          <w:bCs/>
          <w:sz w:val="28"/>
          <w:szCs w:val="28"/>
        </w:rPr>
        <w:t xml:space="preserve"> </w:t>
      </w:r>
    </w:p>
    <w:p w14:paraId="61FAAAF3" w14:textId="2E51D246" w:rsidR="0045665C" w:rsidRDefault="002D3AA1" w:rsidP="004D7B29">
      <w:pPr>
        <w:spacing w:line="360" w:lineRule="auto"/>
        <w:ind w:firstLine="720"/>
        <w:contextualSpacing/>
        <w:rPr>
          <w:rFonts w:ascii="Cambria" w:hAnsi="Cambria"/>
          <w:bCs/>
          <w:sz w:val="28"/>
          <w:szCs w:val="28"/>
        </w:rPr>
      </w:pPr>
      <w:r>
        <w:rPr>
          <w:rFonts w:ascii="Cambria" w:hAnsi="Cambria"/>
          <w:bCs/>
          <w:sz w:val="28"/>
          <w:szCs w:val="28"/>
        </w:rPr>
        <w:t>‘Hi,</w:t>
      </w:r>
      <w:r w:rsidR="00866943">
        <w:rPr>
          <w:rFonts w:ascii="Cambria" w:hAnsi="Cambria"/>
          <w:bCs/>
          <w:sz w:val="28"/>
          <w:szCs w:val="28"/>
        </w:rPr>
        <w:t xml:space="preserve"> hot stuff</w:t>
      </w:r>
      <w:del w:id="22419" w:author="Claire S" w:date="2026-06-05T11:34:00Z" w16du:dateUtc="2026-06-05T10:34:00Z">
        <w:r w:rsidR="00845554" w:rsidDel="002A465D">
          <w:rPr>
            <w:rFonts w:ascii="Cambria" w:hAnsi="Cambria"/>
            <w:bCs/>
            <w:sz w:val="28"/>
            <w:szCs w:val="28"/>
          </w:rPr>
          <w:delText>!</w:delText>
        </w:r>
      </w:del>
      <w:ins w:id="22420" w:author="Claire S" w:date="2026-06-05T11:34:00Z" w16du:dateUtc="2026-06-05T10:34:00Z">
        <w:r w:rsidR="002A465D">
          <w:rPr>
            <w:rFonts w:ascii="Cambria" w:hAnsi="Cambria"/>
            <w:bCs/>
            <w:sz w:val="28"/>
            <w:szCs w:val="28"/>
          </w:rPr>
          <w:t>,</w:t>
        </w:r>
      </w:ins>
      <w:r>
        <w:rPr>
          <w:rFonts w:ascii="Cambria" w:hAnsi="Cambria"/>
          <w:bCs/>
          <w:sz w:val="28"/>
          <w:szCs w:val="28"/>
        </w:rPr>
        <w:t xml:space="preserve">’ </w:t>
      </w:r>
      <w:del w:id="22421" w:author="Claire S" w:date="2026-06-05T11:22:00Z" w16du:dateUtc="2026-06-05T10:22:00Z">
        <w:r w:rsidDel="00F247A5">
          <w:rPr>
            <w:rFonts w:ascii="Cambria" w:hAnsi="Cambria"/>
            <w:bCs/>
            <w:sz w:val="28"/>
            <w:szCs w:val="28"/>
          </w:rPr>
          <w:delText xml:space="preserve">he </w:delText>
        </w:r>
      </w:del>
      <w:ins w:id="22422" w:author="Claire S" w:date="2026-06-05T11:22:00Z" w16du:dateUtc="2026-06-05T10:22:00Z">
        <w:r w:rsidR="00F247A5">
          <w:rPr>
            <w:rFonts w:ascii="Cambria" w:hAnsi="Cambria"/>
            <w:bCs/>
            <w:sz w:val="28"/>
            <w:szCs w:val="28"/>
          </w:rPr>
          <w:t xml:space="preserve">Jackson Rayne </w:t>
        </w:r>
      </w:ins>
      <w:r w:rsidR="00111C59">
        <w:rPr>
          <w:rFonts w:ascii="Cambria" w:hAnsi="Cambria"/>
          <w:bCs/>
          <w:sz w:val="28"/>
          <w:szCs w:val="28"/>
        </w:rPr>
        <w:t xml:space="preserve">growled </w:t>
      </w:r>
      <w:r>
        <w:rPr>
          <w:rFonts w:ascii="Cambria" w:hAnsi="Cambria"/>
          <w:bCs/>
          <w:sz w:val="28"/>
          <w:szCs w:val="28"/>
        </w:rPr>
        <w:t>in her ear.</w:t>
      </w:r>
      <w:r w:rsidR="0023371B">
        <w:rPr>
          <w:rFonts w:ascii="Cambria" w:hAnsi="Cambria"/>
          <w:bCs/>
          <w:sz w:val="28"/>
          <w:szCs w:val="28"/>
        </w:rPr>
        <w:t xml:space="preserve"> </w:t>
      </w:r>
      <w:r w:rsidR="00845554">
        <w:rPr>
          <w:rFonts w:ascii="Cambria" w:hAnsi="Cambria"/>
          <w:bCs/>
          <w:sz w:val="28"/>
          <w:szCs w:val="28"/>
        </w:rPr>
        <w:t>‘Ready to play?’</w:t>
      </w:r>
    </w:p>
    <w:p w14:paraId="5F6F8325" w14:textId="5EFCE0B2" w:rsidR="004D7B29" w:rsidDel="00F247A5" w:rsidRDefault="004D7B29" w:rsidP="004D7B29">
      <w:pPr>
        <w:spacing w:line="360" w:lineRule="auto"/>
        <w:ind w:firstLine="720"/>
        <w:contextualSpacing/>
        <w:rPr>
          <w:del w:id="22423" w:author="Claire S" w:date="2026-06-05T11:22:00Z" w16du:dateUtc="2026-06-05T10:22:00Z"/>
          <w:rFonts w:ascii="Cambria" w:hAnsi="Cambria"/>
          <w:bCs/>
          <w:sz w:val="28"/>
          <w:szCs w:val="28"/>
        </w:rPr>
      </w:pPr>
      <w:del w:id="22424" w:author="Claire S" w:date="2026-06-05T11:22:00Z" w16du:dateUtc="2026-06-05T10:22:00Z">
        <w:r w:rsidDel="00F247A5">
          <w:rPr>
            <w:rFonts w:ascii="Cambria" w:hAnsi="Cambria"/>
            <w:bCs/>
            <w:sz w:val="28"/>
            <w:szCs w:val="28"/>
          </w:rPr>
          <w:delText>It was Jackson Rayne.</w:delText>
        </w:r>
      </w:del>
    </w:p>
    <w:p w14:paraId="0F1A103B" w14:textId="3BEA8A9E" w:rsidR="00983BC4" w:rsidRDefault="00983BC4" w:rsidP="0010560D">
      <w:pPr>
        <w:spacing w:line="360" w:lineRule="auto"/>
        <w:ind w:firstLine="720"/>
        <w:contextualSpacing/>
        <w:rPr>
          <w:rFonts w:ascii="Cambria" w:hAnsi="Cambria"/>
          <w:bCs/>
          <w:sz w:val="28"/>
          <w:szCs w:val="28"/>
        </w:rPr>
      </w:pPr>
      <w:r>
        <w:rPr>
          <w:rFonts w:ascii="Cambria" w:hAnsi="Cambria"/>
          <w:bCs/>
          <w:sz w:val="28"/>
          <w:szCs w:val="28"/>
        </w:rPr>
        <w:t>‘</w:t>
      </w:r>
      <w:del w:id="22425" w:author="Claire S" w:date="2026-06-05T14:49:00Z" w16du:dateUtc="2026-06-05T13:49:00Z">
        <w:r w:rsidDel="00FF0972">
          <w:rPr>
            <w:rFonts w:ascii="Cambria" w:hAnsi="Cambria"/>
            <w:bCs/>
            <w:sz w:val="28"/>
            <w:szCs w:val="28"/>
          </w:rPr>
          <w:delText>What’s going on</w:delText>
        </w:r>
      </w:del>
      <w:ins w:id="22426" w:author="Claire S" w:date="2026-06-05T14:49:00Z" w16du:dateUtc="2026-06-05T13:49:00Z">
        <w:r w:rsidR="00FF0972">
          <w:rPr>
            <w:rFonts w:ascii="Cambria" w:hAnsi="Cambria"/>
            <w:bCs/>
            <w:sz w:val="28"/>
            <w:szCs w:val="28"/>
          </w:rPr>
          <w:t>Play what</w:t>
        </w:r>
      </w:ins>
      <w:r>
        <w:rPr>
          <w:rFonts w:ascii="Cambria" w:hAnsi="Cambria"/>
          <w:bCs/>
          <w:sz w:val="28"/>
          <w:szCs w:val="28"/>
        </w:rPr>
        <w:t>?’ Clara stuttered and she looked down again at the woman on the bed</w:t>
      </w:r>
      <w:r w:rsidR="00111C59">
        <w:rPr>
          <w:rFonts w:ascii="Cambria" w:hAnsi="Cambria"/>
          <w:bCs/>
          <w:sz w:val="28"/>
          <w:szCs w:val="28"/>
        </w:rPr>
        <w:t>, and thought</w:t>
      </w:r>
      <w:ins w:id="22427" w:author="Daisy Watt" w:date="2026-06-23T17:14:00Z" w16du:dateUtc="2026-06-23T15:14:00Z">
        <w:r w:rsidR="0001376D">
          <w:rPr>
            <w:rFonts w:ascii="Cambria" w:hAnsi="Cambria"/>
            <w:bCs/>
            <w:sz w:val="28"/>
            <w:szCs w:val="28"/>
          </w:rPr>
          <w:t>,</w:t>
        </w:r>
      </w:ins>
      <w:del w:id="22428" w:author="Daisy Watt" w:date="2026-06-23T17:14:00Z" w16du:dateUtc="2026-06-23T15:14:00Z">
        <w:r w:rsidR="00111C59" w:rsidDel="0001376D">
          <w:rPr>
            <w:rFonts w:ascii="Cambria" w:hAnsi="Cambria"/>
            <w:bCs/>
            <w:sz w:val="28"/>
            <w:szCs w:val="28"/>
          </w:rPr>
          <w:delText xml:space="preserve"> –</w:delText>
        </w:r>
      </w:del>
      <w:r w:rsidR="00111C59">
        <w:rPr>
          <w:rFonts w:ascii="Cambria" w:hAnsi="Cambria"/>
          <w:bCs/>
          <w:sz w:val="28"/>
          <w:szCs w:val="28"/>
        </w:rPr>
        <w:t xml:space="preserve"> </w:t>
      </w:r>
      <w:r w:rsidR="00111C59" w:rsidRPr="0023371B">
        <w:rPr>
          <w:rFonts w:ascii="Cambria" w:hAnsi="Cambria"/>
          <w:bCs/>
          <w:i/>
          <w:iCs/>
          <w:sz w:val="28"/>
          <w:szCs w:val="28"/>
        </w:rPr>
        <w:t>do I recognise her</w:t>
      </w:r>
      <w:r w:rsidR="00111C59">
        <w:rPr>
          <w:rFonts w:ascii="Cambria" w:hAnsi="Cambria"/>
          <w:bCs/>
          <w:sz w:val="28"/>
          <w:szCs w:val="28"/>
        </w:rPr>
        <w:t>?</w:t>
      </w:r>
      <w:r>
        <w:rPr>
          <w:rFonts w:ascii="Cambria" w:hAnsi="Cambria"/>
          <w:bCs/>
          <w:sz w:val="28"/>
          <w:szCs w:val="28"/>
        </w:rPr>
        <w:t xml:space="preserve"> ‘What have you done to her?</w:t>
      </w:r>
      <w:r w:rsidR="004D7B29">
        <w:rPr>
          <w:rFonts w:ascii="Cambria" w:hAnsi="Cambria"/>
          <w:bCs/>
          <w:sz w:val="28"/>
          <w:szCs w:val="28"/>
        </w:rPr>
        <w:t xml:space="preserve">  </w:t>
      </w:r>
      <w:r w:rsidR="0023371B">
        <w:rPr>
          <w:rFonts w:ascii="Cambria" w:hAnsi="Cambria"/>
          <w:bCs/>
          <w:sz w:val="28"/>
          <w:szCs w:val="28"/>
        </w:rPr>
        <w:t>Have you hurt her?’</w:t>
      </w:r>
    </w:p>
    <w:p w14:paraId="0E885633" w14:textId="4D7EA062" w:rsidR="002D3AA1" w:rsidRDefault="00983BC4" w:rsidP="002D3AA1">
      <w:pPr>
        <w:spacing w:line="360" w:lineRule="auto"/>
        <w:ind w:firstLine="720"/>
        <w:contextualSpacing/>
        <w:rPr>
          <w:rFonts w:ascii="Cambria" w:hAnsi="Cambria"/>
          <w:bCs/>
          <w:sz w:val="28"/>
          <w:szCs w:val="28"/>
        </w:rPr>
      </w:pPr>
      <w:r>
        <w:rPr>
          <w:rFonts w:ascii="Cambria" w:hAnsi="Cambria"/>
          <w:bCs/>
          <w:sz w:val="28"/>
          <w:szCs w:val="28"/>
        </w:rPr>
        <w:t>‘</w:t>
      </w:r>
      <w:r w:rsidR="00644EF6">
        <w:rPr>
          <w:rFonts w:ascii="Cambria" w:hAnsi="Cambria"/>
          <w:bCs/>
          <w:sz w:val="28"/>
          <w:szCs w:val="28"/>
        </w:rPr>
        <w:t>God</w:t>
      </w:r>
      <w:ins w:id="22429" w:author="Daisy Watt" w:date="2026-06-23T17:14:00Z" w16du:dateUtc="2026-06-23T15:14:00Z">
        <w:r w:rsidR="006D068D">
          <w:rPr>
            <w:rFonts w:ascii="Cambria" w:hAnsi="Cambria"/>
            <w:bCs/>
            <w:sz w:val="28"/>
            <w:szCs w:val="28"/>
          </w:rPr>
          <w:t>,</w:t>
        </w:r>
      </w:ins>
      <w:r w:rsidR="00644EF6">
        <w:rPr>
          <w:rFonts w:ascii="Cambria" w:hAnsi="Cambria"/>
          <w:bCs/>
          <w:sz w:val="28"/>
          <w:szCs w:val="28"/>
        </w:rPr>
        <w:t xml:space="preserve"> no</w:t>
      </w:r>
      <w:del w:id="22430" w:author="Claire S" w:date="2026-06-05T11:34:00Z" w16du:dateUtc="2026-06-05T10:34:00Z">
        <w:r w:rsidR="00644EF6" w:rsidDel="002A465D">
          <w:rPr>
            <w:rFonts w:ascii="Cambria" w:hAnsi="Cambria"/>
            <w:bCs/>
            <w:sz w:val="28"/>
            <w:szCs w:val="28"/>
          </w:rPr>
          <w:delText xml:space="preserve">! </w:delText>
        </w:r>
      </w:del>
      <w:ins w:id="22431" w:author="Claire S" w:date="2026-06-05T11:34:00Z" w16du:dateUtc="2026-06-05T10:34:00Z">
        <w:r w:rsidR="002A465D">
          <w:rPr>
            <w:rFonts w:ascii="Cambria" w:hAnsi="Cambria"/>
            <w:bCs/>
            <w:sz w:val="28"/>
            <w:szCs w:val="28"/>
          </w:rPr>
          <w:t xml:space="preserve">. </w:t>
        </w:r>
      </w:ins>
      <w:r w:rsidR="00C056C7">
        <w:rPr>
          <w:rFonts w:ascii="Cambria" w:hAnsi="Cambria"/>
          <w:bCs/>
          <w:sz w:val="28"/>
          <w:szCs w:val="28"/>
        </w:rPr>
        <w:t>A</w:t>
      </w:r>
      <w:r w:rsidR="00644EF6">
        <w:rPr>
          <w:rFonts w:ascii="Cambria" w:hAnsi="Cambria"/>
          <w:bCs/>
          <w:sz w:val="28"/>
          <w:szCs w:val="28"/>
        </w:rPr>
        <w:t>nd n</w:t>
      </w:r>
      <w:r>
        <w:rPr>
          <w:rFonts w:ascii="Cambria" w:hAnsi="Cambria"/>
          <w:bCs/>
          <w:sz w:val="28"/>
          <w:szCs w:val="28"/>
        </w:rPr>
        <w:t>oth</w:t>
      </w:r>
      <w:r w:rsidR="002D3AA1">
        <w:rPr>
          <w:rFonts w:ascii="Cambria" w:hAnsi="Cambria"/>
          <w:bCs/>
          <w:sz w:val="28"/>
          <w:szCs w:val="28"/>
        </w:rPr>
        <w:t>i</w:t>
      </w:r>
      <w:r>
        <w:rPr>
          <w:rFonts w:ascii="Cambria" w:hAnsi="Cambria"/>
          <w:bCs/>
          <w:sz w:val="28"/>
          <w:szCs w:val="28"/>
        </w:rPr>
        <w:t>ng she</w:t>
      </w:r>
      <w:r w:rsidR="0010560D">
        <w:rPr>
          <w:rFonts w:ascii="Cambria" w:hAnsi="Cambria"/>
          <w:bCs/>
          <w:sz w:val="28"/>
          <w:szCs w:val="28"/>
        </w:rPr>
        <w:t xml:space="preserve"> totally</w:t>
      </w:r>
      <w:r>
        <w:rPr>
          <w:rFonts w:ascii="Cambria" w:hAnsi="Cambria"/>
          <w:bCs/>
          <w:sz w:val="28"/>
          <w:szCs w:val="28"/>
        </w:rPr>
        <w:t xml:space="preserve"> </w:t>
      </w:r>
      <w:r w:rsidR="00111C59">
        <w:rPr>
          <w:rFonts w:ascii="Cambria" w:hAnsi="Cambria"/>
          <w:bCs/>
          <w:sz w:val="28"/>
          <w:szCs w:val="28"/>
        </w:rPr>
        <w:t>is</w:t>
      </w:r>
      <w:r>
        <w:rPr>
          <w:rFonts w:ascii="Cambria" w:hAnsi="Cambria"/>
          <w:bCs/>
          <w:sz w:val="28"/>
          <w:szCs w:val="28"/>
        </w:rPr>
        <w:t>n’t up for</w:t>
      </w:r>
      <w:ins w:id="22432" w:author="Daisy Watt" w:date="2026-06-23T17:14:00Z" w16du:dateUtc="2026-06-23T15:14:00Z">
        <w:r w:rsidR="006D068D">
          <w:rPr>
            <w:rFonts w:ascii="Cambria" w:hAnsi="Cambria"/>
            <w:bCs/>
            <w:sz w:val="28"/>
            <w:szCs w:val="28"/>
          </w:rPr>
          <w:t>.</w:t>
        </w:r>
      </w:ins>
      <w:del w:id="22433" w:author="Daisy Watt" w:date="2026-06-23T17:14:00Z" w16du:dateUtc="2026-06-23T15:14:00Z">
        <w:r w:rsidR="00111C59" w:rsidDel="006D068D">
          <w:rPr>
            <w:rFonts w:ascii="Cambria" w:hAnsi="Cambria"/>
            <w:bCs/>
            <w:sz w:val="28"/>
            <w:szCs w:val="28"/>
          </w:rPr>
          <w:delText xml:space="preserve"> -</w:delText>
        </w:r>
      </w:del>
      <w:r w:rsidR="002D3AA1">
        <w:rPr>
          <w:rFonts w:ascii="Cambria" w:hAnsi="Cambria"/>
          <w:bCs/>
          <w:sz w:val="28"/>
          <w:szCs w:val="28"/>
        </w:rPr>
        <w:t>’</w:t>
      </w:r>
    </w:p>
    <w:p w14:paraId="688AF6D0" w14:textId="7255EB57" w:rsidR="00866943" w:rsidRDefault="00F36BFB" w:rsidP="002D3AA1">
      <w:pPr>
        <w:spacing w:line="360" w:lineRule="auto"/>
        <w:ind w:firstLine="720"/>
        <w:contextualSpacing/>
        <w:rPr>
          <w:rFonts w:ascii="Cambria" w:hAnsi="Cambria"/>
          <w:bCs/>
          <w:sz w:val="28"/>
          <w:szCs w:val="28"/>
        </w:rPr>
      </w:pPr>
      <w:r>
        <w:rPr>
          <w:rFonts w:ascii="Cambria" w:hAnsi="Cambria"/>
          <w:bCs/>
          <w:sz w:val="28"/>
          <w:szCs w:val="28"/>
        </w:rPr>
        <w:t xml:space="preserve">The girl on the bed </w:t>
      </w:r>
      <w:r w:rsidR="00C174A6">
        <w:rPr>
          <w:rFonts w:ascii="Cambria" w:hAnsi="Cambria"/>
          <w:bCs/>
          <w:sz w:val="28"/>
          <w:szCs w:val="28"/>
        </w:rPr>
        <w:t xml:space="preserve">gave a </w:t>
      </w:r>
      <w:r w:rsidR="002D7511">
        <w:rPr>
          <w:rFonts w:ascii="Cambria" w:hAnsi="Cambria"/>
          <w:bCs/>
          <w:sz w:val="28"/>
          <w:szCs w:val="28"/>
        </w:rPr>
        <w:t xml:space="preserve">slow </w:t>
      </w:r>
      <w:r w:rsidR="00C174A6">
        <w:rPr>
          <w:rFonts w:ascii="Cambria" w:hAnsi="Cambria"/>
          <w:bCs/>
          <w:sz w:val="28"/>
          <w:szCs w:val="28"/>
        </w:rPr>
        <w:t>smile</w:t>
      </w:r>
      <w:r w:rsidR="00866943">
        <w:rPr>
          <w:rFonts w:ascii="Cambria" w:hAnsi="Cambria"/>
          <w:bCs/>
          <w:sz w:val="28"/>
          <w:szCs w:val="28"/>
        </w:rPr>
        <w:t>.</w:t>
      </w:r>
    </w:p>
    <w:p w14:paraId="5CC87759" w14:textId="127C4962" w:rsidR="00983BC4" w:rsidRDefault="00866943" w:rsidP="002D3AA1">
      <w:pPr>
        <w:spacing w:line="360" w:lineRule="auto"/>
        <w:ind w:firstLine="720"/>
        <w:contextualSpacing/>
        <w:rPr>
          <w:rFonts w:ascii="Cambria" w:hAnsi="Cambria"/>
          <w:bCs/>
          <w:sz w:val="28"/>
          <w:szCs w:val="28"/>
        </w:rPr>
      </w:pPr>
      <w:r>
        <w:rPr>
          <w:rFonts w:ascii="Cambria" w:hAnsi="Cambria"/>
          <w:bCs/>
          <w:sz w:val="28"/>
          <w:szCs w:val="28"/>
        </w:rPr>
        <w:t>‘</w:t>
      </w:r>
      <w:ins w:id="22434" w:author="Claire S" w:date="2026-06-05T11:34:00Z" w16du:dateUtc="2026-06-05T10:34:00Z">
        <w:r w:rsidR="00126B1A">
          <w:rPr>
            <w:rFonts w:ascii="Cambria" w:hAnsi="Cambria"/>
            <w:bCs/>
            <w:sz w:val="28"/>
            <w:szCs w:val="28"/>
          </w:rPr>
          <w:t>I</w:t>
        </w:r>
      </w:ins>
      <w:del w:id="22435" w:author="Claire S" w:date="2026-06-05T11:34:00Z" w16du:dateUtc="2026-06-05T10:34:00Z">
        <w:r w:rsidR="002D3AA1" w:rsidDel="00126B1A">
          <w:rPr>
            <w:rFonts w:ascii="Cambria" w:hAnsi="Cambria"/>
            <w:bCs/>
            <w:sz w:val="28"/>
            <w:szCs w:val="28"/>
          </w:rPr>
          <w:delText xml:space="preserve"> -</w:delText>
        </w:r>
        <w:r w:rsidR="00983BC4" w:rsidDel="00126B1A">
          <w:rPr>
            <w:rFonts w:ascii="Cambria" w:hAnsi="Cambria"/>
            <w:bCs/>
            <w:sz w:val="28"/>
            <w:szCs w:val="28"/>
          </w:rPr>
          <w:delText xml:space="preserve"> </w:delText>
        </w:r>
        <w:r w:rsidR="0006326C" w:rsidDel="00126B1A">
          <w:rPr>
            <w:rFonts w:ascii="Cambria" w:hAnsi="Cambria"/>
            <w:bCs/>
            <w:sz w:val="28"/>
            <w:szCs w:val="28"/>
          </w:rPr>
          <w:delText>a</w:delText>
        </w:r>
        <w:r w:rsidR="00983BC4" w:rsidDel="00126B1A">
          <w:rPr>
            <w:rFonts w:ascii="Cambria" w:hAnsi="Cambria"/>
            <w:bCs/>
            <w:sz w:val="28"/>
            <w:szCs w:val="28"/>
          </w:rPr>
          <w:delText>nd now i</w:delText>
        </w:r>
      </w:del>
      <w:r w:rsidR="00983BC4">
        <w:rPr>
          <w:rFonts w:ascii="Cambria" w:hAnsi="Cambria"/>
          <w:bCs/>
          <w:sz w:val="28"/>
          <w:szCs w:val="28"/>
        </w:rPr>
        <w:t xml:space="preserve">t’s time </w:t>
      </w:r>
      <w:r w:rsidR="00845554">
        <w:rPr>
          <w:rFonts w:ascii="Cambria" w:hAnsi="Cambria"/>
          <w:bCs/>
          <w:sz w:val="28"/>
          <w:szCs w:val="28"/>
        </w:rPr>
        <w:t>for fun</w:t>
      </w:r>
      <w:r w:rsidR="002D3AA1">
        <w:rPr>
          <w:rFonts w:ascii="Cambria" w:hAnsi="Cambria"/>
          <w:bCs/>
          <w:sz w:val="28"/>
          <w:szCs w:val="28"/>
        </w:rPr>
        <w:t>,</w:t>
      </w:r>
      <w:r w:rsidR="00983BC4">
        <w:rPr>
          <w:rFonts w:ascii="Cambria" w:hAnsi="Cambria"/>
          <w:bCs/>
          <w:sz w:val="28"/>
          <w:szCs w:val="28"/>
        </w:rPr>
        <w:t xml:space="preserve"> </w:t>
      </w:r>
      <w:r w:rsidR="00845554">
        <w:rPr>
          <w:rFonts w:ascii="Cambria" w:hAnsi="Cambria"/>
          <w:bCs/>
          <w:sz w:val="28"/>
          <w:szCs w:val="28"/>
        </w:rPr>
        <w:t>little</w:t>
      </w:r>
      <w:r w:rsidR="00983BC4">
        <w:rPr>
          <w:rFonts w:ascii="Cambria" w:hAnsi="Cambria"/>
          <w:bCs/>
          <w:sz w:val="28"/>
          <w:szCs w:val="28"/>
        </w:rPr>
        <w:t xml:space="preserve"> Clara</w:t>
      </w:r>
      <w:del w:id="22436" w:author="Daisy Watt" w:date="2026-06-23T17:15:00Z" w16du:dateUtc="2026-06-23T15:15:00Z">
        <w:r w:rsidDel="006D068D">
          <w:rPr>
            <w:rFonts w:ascii="Cambria" w:hAnsi="Cambria"/>
            <w:bCs/>
            <w:sz w:val="28"/>
            <w:szCs w:val="28"/>
          </w:rPr>
          <w:delText>,</w:delText>
        </w:r>
      </w:del>
      <w:ins w:id="22437" w:author="Daisy Watt" w:date="2026-06-23T17:15:00Z" w16du:dateUtc="2026-06-23T15:15:00Z">
        <w:r w:rsidR="006D068D">
          <w:rPr>
            <w:rFonts w:ascii="Cambria" w:hAnsi="Cambria"/>
            <w:bCs/>
            <w:sz w:val="28"/>
            <w:szCs w:val="28"/>
          </w:rPr>
          <w:t>.</w:t>
        </w:r>
      </w:ins>
      <w:r w:rsidR="00983BC4">
        <w:rPr>
          <w:rFonts w:ascii="Cambria" w:hAnsi="Cambria"/>
          <w:bCs/>
          <w:sz w:val="28"/>
          <w:szCs w:val="28"/>
        </w:rPr>
        <w:t>’</w:t>
      </w:r>
      <w:r>
        <w:rPr>
          <w:rFonts w:ascii="Cambria" w:hAnsi="Cambria"/>
          <w:bCs/>
          <w:sz w:val="28"/>
          <w:szCs w:val="28"/>
        </w:rPr>
        <w:t xml:space="preserve"> </w:t>
      </w:r>
      <w:r w:rsidR="00F36BFB">
        <w:rPr>
          <w:rFonts w:ascii="Cambria" w:hAnsi="Cambria"/>
          <w:bCs/>
          <w:sz w:val="28"/>
          <w:szCs w:val="28"/>
        </w:rPr>
        <w:t>Jackson</w:t>
      </w:r>
      <w:r>
        <w:rPr>
          <w:rFonts w:ascii="Cambria" w:hAnsi="Cambria"/>
          <w:bCs/>
          <w:sz w:val="28"/>
          <w:szCs w:val="28"/>
        </w:rPr>
        <w:t xml:space="preserve"> clasped her wrist in one strong hand</w:t>
      </w:r>
      <w:ins w:id="22438" w:author="Claire S" w:date="2026-07-31T16:18:00Z" w16du:dateUtc="2026-07-31T15:18:00Z">
        <w:r w:rsidR="000525C8">
          <w:rPr>
            <w:rFonts w:ascii="Cambria" w:hAnsi="Cambria"/>
            <w:bCs/>
            <w:sz w:val="28"/>
            <w:szCs w:val="28"/>
          </w:rPr>
          <w:t>,</w:t>
        </w:r>
      </w:ins>
      <w:del w:id="22439" w:author="Claire S" w:date="2026-07-31T16:18:00Z" w16du:dateUtc="2026-07-31T15:18:00Z">
        <w:r w:rsidR="000C6E8A" w:rsidDel="000525C8">
          <w:rPr>
            <w:rFonts w:ascii="Cambria" w:hAnsi="Cambria"/>
            <w:bCs/>
            <w:sz w:val="28"/>
            <w:szCs w:val="28"/>
          </w:rPr>
          <w:delText>,</w:delText>
        </w:r>
        <w:r w:rsidDel="000525C8">
          <w:rPr>
            <w:rFonts w:ascii="Cambria" w:hAnsi="Cambria"/>
            <w:bCs/>
            <w:sz w:val="28"/>
            <w:szCs w:val="28"/>
          </w:rPr>
          <w:delText xml:space="preserve"> and</w:delText>
        </w:r>
      </w:del>
      <w:r>
        <w:rPr>
          <w:rFonts w:ascii="Cambria" w:hAnsi="Cambria"/>
          <w:bCs/>
          <w:sz w:val="28"/>
          <w:szCs w:val="28"/>
        </w:rPr>
        <w:t xml:space="preserve"> </w:t>
      </w:r>
      <w:del w:id="22440" w:author="Claire S" w:date="2026-07-31T16:18:00Z" w16du:dateUtc="2026-07-31T15:18:00Z">
        <w:r w:rsidDel="000525C8">
          <w:rPr>
            <w:rFonts w:ascii="Cambria" w:hAnsi="Cambria"/>
            <w:bCs/>
            <w:sz w:val="28"/>
            <w:szCs w:val="28"/>
          </w:rPr>
          <w:delText xml:space="preserve">tried </w:delText>
        </w:r>
      </w:del>
      <w:ins w:id="22441" w:author="Claire S" w:date="2026-07-31T16:18:00Z" w16du:dateUtc="2026-07-31T15:18:00Z">
        <w:r w:rsidR="000525C8">
          <w:rPr>
            <w:rFonts w:ascii="Cambria" w:hAnsi="Cambria"/>
            <w:bCs/>
            <w:sz w:val="28"/>
            <w:szCs w:val="28"/>
          </w:rPr>
          <w:t xml:space="preserve">trying </w:t>
        </w:r>
      </w:ins>
      <w:r w:rsidR="00380CF0">
        <w:rPr>
          <w:rFonts w:ascii="Cambria" w:hAnsi="Cambria"/>
          <w:bCs/>
          <w:sz w:val="28"/>
          <w:szCs w:val="28"/>
        </w:rPr>
        <w:t>to force</w:t>
      </w:r>
      <w:r>
        <w:rPr>
          <w:rFonts w:ascii="Cambria" w:hAnsi="Cambria"/>
          <w:bCs/>
          <w:sz w:val="28"/>
          <w:szCs w:val="28"/>
        </w:rPr>
        <w:t xml:space="preserve"> her to sit on the bed.</w:t>
      </w:r>
      <w:r w:rsidR="000714CF">
        <w:rPr>
          <w:rFonts w:ascii="Cambria" w:hAnsi="Cambria"/>
          <w:bCs/>
          <w:sz w:val="28"/>
          <w:szCs w:val="28"/>
        </w:rPr>
        <w:t xml:space="preserve">  On the other side stood an ice</w:t>
      </w:r>
      <w:del w:id="22442" w:author="Daisy Watt" w:date="2026-06-23T17:15:00Z" w16du:dateUtc="2026-06-23T15:15:00Z">
        <w:r w:rsidR="003829DA" w:rsidDel="006D068D">
          <w:rPr>
            <w:rFonts w:ascii="Cambria" w:hAnsi="Cambria"/>
            <w:bCs/>
            <w:sz w:val="28"/>
            <w:szCs w:val="28"/>
          </w:rPr>
          <w:delText>-</w:delText>
        </w:r>
      </w:del>
      <w:ins w:id="22443" w:author="Daisy Watt" w:date="2026-06-23T17:15:00Z" w16du:dateUtc="2026-06-23T15:15:00Z">
        <w:r w:rsidR="006D068D">
          <w:rPr>
            <w:rFonts w:ascii="Cambria" w:hAnsi="Cambria"/>
            <w:bCs/>
            <w:sz w:val="28"/>
            <w:szCs w:val="28"/>
          </w:rPr>
          <w:t xml:space="preserve"> </w:t>
        </w:r>
      </w:ins>
      <w:r w:rsidR="000714CF">
        <w:rPr>
          <w:rFonts w:ascii="Cambria" w:hAnsi="Cambria"/>
          <w:bCs/>
          <w:sz w:val="28"/>
          <w:szCs w:val="28"/>
        </w:rPr>
        <w:t xml:space="preserve">bucket full of </w:t>
      </w:r>
      <w:del w:id="22444" w:author="Daisy Watt" w:date="2026-06-23T17:15:00Z" w16du:dateUtc="2026-06-23T15:15:00Z">
        <w:r w:rsidR="000714CF" w:rsidDel="006D068D">
          <w:rPr>
            <w:rFonts w:ascii="Cambria" w:hAnsi="Cambria"/>
            <w:bCs/>
            <w:sz w:val="28"/>
            <w:szCs w:val="28"/>
          </w:rPr>
          <w:delText>c</w:delText>
        </w:r>
      </w:del>
      <w:ins w:id="22445" w:author="Daisy Watt" w:date="2026-06-23T17:15:00Z" w16du:dateUtc="2026-06-23T15:15:00Z">
        <w:r w:rsidR="006D068D">
          <w:rPr>
            <w:rFonts w:ascii="Cambria" w:hAnsi="Cambria"/>
            <w:bCs/>
            <w:sz w:val="28"/>
            <w:szCs w:val="28"/>
          </w:rPr>
          <w:t>C</w:t>
        </w:r>
      </w:ins>
      <w:r w:rsidR="000714CF">
        <w:rPr>
          <w:rFonts w:ascii="Cambria" w:hAnsi="Cambria"/>
          <w:bCs/>
          <w:sz w:val="28"/>
          <w:szCs w:val="28"/>
        </w:rPr>
        <w:t>hampagne, Clara realised</w:t>
      </w:r>
      <w:r w:rsidR="003829DA">
        <w:rPr>
          <w:rFonts w:ascii="Cambria" w:hAnsi="Cambria"/>
          <w:bCs/>
          <w:sz w:val="28"/>
          <w:szCs w:val="28"/>
        </w:rPr>
        <w:t>,</w:t>
      </w:r>
      <w:r w:rsidR="000714CF">
        <w:rPr>
          <w:rFonts w:ascii="Cambria" w:hAnsi="Cambria"/>
          <w:bCs/>
          <w:sz w:val="28"/>
          <w:szCs w:val="28"/>
        </w:rPr>
        <w:t xml:space="preserve"> as she wriggled to get out of his grasp.</w:t>
      </w:r>
    </w:p>
    <w:p w14:paraId="4FF28AA2" w14:textId="241472ED" w:rsidR="003829DA" w:rsidRDefault="00866943" w:rsidP="002D3AA1">
      <w:pPr>
        <w:spacing w:line="360" w:lineRule="auto"/>
        <w:ind w:firstLine="720"/>
        <w:contextualSpacing/>
        <w:rPr>
          <w:rFonts w:ascii="Cambria" w:hAnsi="Cambria"/>
          <w:bCs/>
          <w:sz w:val="28"/>
          <w:szCs w:val="28"/>
        </w:rPr>
      </w:pPr>
      <w:r>
        <w:rPr>
          <w:rFonts w:ascii="Cambria" w:hAnsi="Cambria"/>
          <w:bCs/>
          <w:sz w:val="28"/>
          <w:szCs w:val="28"/>
        </w:rPr>
        <w:t>‘</w:t>
      </w:r>
      <w:ins w:id="22446" w:author="Claire S" w:date="2026-06-05T14:50:00Z" w16du:dateUtc="2026-06-05T13:50:00Z">
        <w:r w:rsidR="007A42AC">
          <w:rPr>
            <w:rFonts w:ascii="Cambria" w:hAnsi="Cambria"/>
            <w:bCs/>
            <w:sz w:val="28"/>
            <w:szCs w:val="28"/>
          </w:rPr>
          <w:t xml:space="preserve">Please, </w:t>
        </w:r>
      </w:ins>
      <w:del w:id="22447" w:author="Claire S" w:date="2026-06-05T11:35:00Z" w16du:dateUtc="2026-06-05T10:35:00Z">
        <w:r w:rsidDel="00126B1A">
          <w:rPr>
            <w:rFonts w:ascii="Cambria" w:hAnsi="Cambria"/>
            <w:bCs/>
            <w:sz w:val="28"/>
            <w:szCs w:val="28"/>
          </w:rPr>
          <w:delText>Get off</w:delText>
        </w:r>
      </w:del>
      <w:ins w:id="22448" w:author="Claire S" w:date="2026-06-05T14:50:00Z" w16du:dateUtc="2026-06-05T13:50:00Z">
        <w:r w:rsidR="007A42AC">
          <w:rPr>
            <w:rFonts w:ascii="Cambria" w:hAnsi="Cambria"/>
            <w:bCs/>
            <w:sz w:val="28"/>
            <w:szCs w:val="28"/>
          </w:rPr>
          <w:t>d</w:t>
        </w:r>
      </w:ins>
      <w:ins w:id="22449" w:author="Claire S" w:date="2026-06-05T11:35:00Z" w16du:dateUtc="2026-06-05T10:35:00Z">
        <w:r w:rsidR="00126B1A">
          <w:rPr>
            <w:rFonts w:ascii="Cambria" w:hAnsi="Cambria"/>
            <w:bCs/>
            <w:sz w:val="28"/>
            <w:szCs w:val="28"/>
          </w:rPr>
          <w:t>on’t</w:t>
        </w:r>
      </w:ins>
      <w:del w:id="22450" w:author="Claire S" w:date="2026-06-05T11:28:00Z" w16du:dateUtc="2026-06-05T10:28:00Z">
        <w:r w:rsidDel="0082089B">
          <w:rPr>
            <w:rFonts w:ascii="Cambria" w:hAnsi="Cambria"/>
            <w:bCs/>
            <w:sz w:val="28"/>
            <w:szCs w:val="28"/>
          </w:rPr>
          <w:delText>!</w:delText>
        </w:r>
      </w:del>
      <w:ins w:id="22451" w:author="Claire S" w:date="2026-06-05T11:28:00Z" w16du:dateUtc="2026-06-05T10:28:00Z">
        <w:r w:rsidR="0082089B">
          <w:rPr>
            <w:rFonts w:ascii="Cambria" w:hAnsi="Cambria"/>
            <w:bCs/>
            <w:sz w:val="28"/>
            <w:szCs w:val="28"/>
          </w:rPr>
          <w:t>.</w:t>
        </w:r>
      </w:ins>
      <w:r w:rsidR="00845554">
        <w:rPr>
          <w:rFonts w:ascii="Cambria" w:hAnsi="Cambria"/>
          <w:bCs/>
          <w:sz w:val="28"/>
          <w:szCs w:val="28"/>
        </w:rPr>
        <w:t xml:space="preserve">’ </w:t>
      </w:r>
      <w:r w:rsidR="00AB0C36">
        <w:rPr>
          <w:rFonts w:ascii="Cambria" w:hAnsi="Cambria"/>
          <w:bCs/>
          <w:sz w:val="28"/>
          <w:szCs w:val="28"/>
        </w:rPr>
        <w:t>But h</w:t>
      </w:r>
      <w:r w:rsidR="00845554">
        <w:rPr>
          <w:rFonts w:ascii="Cambria" w:hAnsi="Cambria"/>
          <w:bCs/>
          <w:sz w:val="28"/>
          <w:szCs w:val="28"/>
        </w:rPr>
        <w:t xml:space="preserve">is grip was </w:t>
      </w:r>
      <w:r w:rsidR="00AB0C36">
        <w:rPr>
          <w:rFonts w:ascii="Cambria" w:hAnsi="Cambria"/>
          <w:bCs/>
          <w:sz w:val="28"/>
          <w:szCs w:val="28"/>
        </w:rPr>
        <w:t>so</w:t>
      </w:r>
      <w:r w:rsidR="00845554">
        <w:rPr>
          <w:rFonts w:ascii="Cambria" w:hAnsi="Cambria"/>
          <w:bCs/>
          <w:sz w:val="28"/>
          <w:szCs w:val="28"/>
        </w:rPr>
        <w:t xml:space="preserve"> strong. ‘</w:t>
      </w:r>
      <w:del w:id="22452" w:author="Claire S" w:date="2026-06-05T14:50:00Z" w16du:dateUtc="2026-06-05T13:50:00Z">
        <w:r w:rsidR="00914ADD" w:rsidDel="007A42AC">
          <w:rPr>
            <w:rFonts w:ascii="Cambria" w:hAnsi="Cambria"/>
            <w:bCs/>
            <w:sz w:val="28"/>
            <w:szCs w:val="28"/>
          </w:rPr>
          <w:delText>Please,</w:delText>
        </w:r>
      </w:del>
      <w:ins w:id="22453" w:author="Claire S" w:date="2026-06-05T14:50:00Z" w16du:dateUtc="2026-06-05T13:50:00Z">
        <w:r w:rsidR="007A42AC">
          <w:rPr>
            <w:rFonts w:ascii="Cambria" w:hAnsi="Cambria"/>
            <w:bCs/>
            <w:sz w:val="28"/>
            <w:szCs w:val="28"/>
          </w:rPr>
          <w:t>L</w:t>
        </w:r>
      </w:ins>
      <w:del w:id="22454" w:author="Claire S" w:date="2026-06-05T14:50:00Z" w16du:dateUtc="2026-06-05T13:50:00Z">
        <w:r w:rsidR="00914ADD" w:rsidDel="007A42AC">
          <w:rPr>
            <w:rFonts w:ascii="Cambria" w:hAnsi="Cambria"/>
            <w:bCs/>
            <w:sz w:val="28"/>
            <w:szCs w:val="28"/>
          </w:rPr>
          <w:delText xml:space="preserve"> l</w:delText>
        </w:r>
      </w:del>
      <w:r w:rsidR="00914ADD">
        <w:rPr>
          <w:rFonts w:ascii="Cambria" w:hAnsi="Cambria"/>
          <w:bCs/>
          <w:sz w:val="28"/>
          <w:szCs w:val="28"/>
        </w:rPr>
        <w:t>et me go</w:t>
      </w:r>
      <w:del w:id="22455" w:author="Claire S" w:date="2026-06-05T11:28:00Z" w16du:dateUtc="2026-06-05T10:28:00Z">
        <w:r w:rsidR="00914ADD" w:rsidDel="0082089B">
          <w:rPr>
            <w:rFonts w:ascii="Cambria" w:hAnsi="Cambria"/>
            <w:bCs/>
            <w:sz w:val="28"/>
            <w:szCs w:val="28"/>
          </w:rPr>
          <w:delText>!</w:delText>
        </w:r>
      </w:del>
      <w:ins w:id="22456" w:author="Claire S" w:date="2026-06-05T11:28:00Z" w16du:dateUtc="2026-06-05T10:28:00Z">
        <w:r w:rsidR="0082089B">
          <w:rPr>
            <w:rFonts w:ascii="Cambria" w:hAnsi="Cambria"/>
            <w:bCs/>
            <w:sz w:val="28"/>
            <w:szCs w:val="28"/>
          </w:rPr>
          <w:t>.</w:t>
        </w:r>
      </w:ins>
      <w:r>
        <w:rPr>
          <w:rFonts w:ascii="Cambria" w:hAnsi="Cambria"/>
          <w:bCs/>
          <w:sz w:val="28"/>
          <w:szCs w:val="28"/>
        </w:rPr>
        <w:t xml:space="preserve">’ </w:t>
      </w:r>
    </w:p>
    <w:p w14:paraId="22A640EA" w14:textId="677DA9AF" w:rsidR="00866943" w:rsidRDefault="00866943" w:rsidP="003829DA">
      <w:pPr>
        <w:spacing w:line="360" w:lineRule="auto"/>
        <w:ind w:firstLine="720"/>
        <w:contextualSpacing/>
        <w:rPr>
          <w:rFonts w:ascii="Cambria" w:hAnsi="Cambria"/>
          <w:bCs/>
          <w:sz w:val="28"/>
          <w:szCs w:val="28"/>
        </w:rPr>
      </w:pPr>
      <w:r>
        <w:rPr>
          <w:rFonts w:ascii="Cambria" w:hAnsi="Cambria"/>
          <w:bCs/>
          <w:sz w:val="28"/>
          <w:szCs w:val="28"/>
        </w:rPr>
        <w:t>‘</w:t>
      </w:r>
      <w:r w:rsidR="000714CF">
        <w:rPr>
          <w:rFonts w:ascii="Cambria" w:hAnsi="Cambria"/>
          <w:bCs/>
          <w:sz w:val="28"/>
          <w:szCs w:val="28"/>
        </w:rPr>
        <w:t>B</w:t>
      </w:r>
      <w:r>
        <w:rPr>
          <w:rFonts w:ascii="Cambria" w:hAnsi="Cambria"/>
          <w:bCs/>
          <w:sz w:val="28"/>
          <w:szCs w:val="28"/>
        </w:rPr>
        <w:t>it of resistance</w:t>
      </w:r>
      <w:r w:rsidR="000C6E8A">
        <w:rPr>
          <w:rFonts w:ascii="Cambria" w:hAnsi="Cambria"/>
          <w:bCs/>
          <w:sz w:val="28"/>
          <w:szCs w:val="28"/>
        </w:rPr>
        <w:t>, eh?</w:t>
      </w:r>
      <w:r>
        <w:rPr>
          <w:rFonts w:ascii="Cambria" w:hAnsi="Cambria"/>
          <w:bCs/>
          <w:sz w:val="28"/>
          <w:szCs w:val="28"/>
        </w:rPr>
        <w:t xml:space="preserve"> Watch out, babes</w:t>
      </w:r>
      <w:r w:rsidR="002C307D">
        <w:rPr>
          <w:rFonts w:ascii="Cambria" w:hAnsi="Cambria"/>
          <w:bCs/>
          <w:sz w:val="28"/>
          <w:szCs w:val="28"/>
        </w:rPr>
        <w:t>,</w:t>
      </w:r>
      <w:r>
        <w:rPr>
          <w:rFonts w:ascii="Cambria" w:hAnsi="Cambria"/>
          <w:bCs/>
          <w:sz w:val="28"/>
          <w:szCs w:val="28"/>
        </w:rPr>
        <w:t xml:space="preserve"> or I’ll have to tie you up</w:t>
      </w:r>
      <w:ins w:id="22457" w:author="Daisy Watt" w:date="2026-06-23T17:15:00Z" w16du:dateUtc="2026-06-23T15:15:00Z">
        <w:r w:rsidR="006D068D">
          <w:rPr>
            <w:rFonts w:ascii="Cambria" w:hAnsi="Cambria"/>
            <w:bCs/>
            <w:sz w:val="28"/>
            <w:szCs w:val="28"/>
          </w:rPr>
          <w:t>,</w:t>
        </w:r>
      </w:ins>
      <w:r>
        <w:rPr>
          <w:rFonts w:ascii="Cambria" w:hAnsi="Cambria"/>
          <w:bCs/>
          <w:sz w:val="28"/>
          <w:szCs w:val="28"/>
        </w:rPr>
        <w:t xml:space="preserve"> too</w:t>
      </w:r>
      <w:del w:id="22458" w:author="Claire S" w:date="2026-06-05T11:28:00Z" w16du:dateUtc="2026-06-05T10:28:00Z">
        <w:r w:rsidR="00A65BB9" w:rsidDel="0082089B">
          <w:rPr>
            <w:rFonts w:ascii="Cambria" w:hAnsi="Cambria"/>
            <w:bCs/>
            <w:sz w:val="28"/>
            <w:szCs w:val="28"/>
          </w:rPr>
          <w:delText>!</w:delText>
        </w:r>
      </w:del>
      <w:ins w:id="22459" w:author="Claire S" w:date="2026-06-05T11:28:00Z" w16du:dateUtc="2026-06-05T10:28:00Z">
        <w:r w:rsidR="0082089B">
          <w:rPr>
            <w:rFonts w:ascii="Cambria" w:hAnsi="Cambria"/>
            <w:bCs/>
            <w:sz w:val="28"/>
            <w:szCs w:val="28"/>
          </w:rPr>
          <w:t>.</w:t>
        </w:r>
      </w:ins>
      <w:r>
        <w:rPr>
          <w:rFonts w:ascii="Cambria" w:hAnsi="Cambria"/>
          <w:bCs/>
          <w:sz w:val="28"/>
          <w:szCs w:val="28"/>
        </w:rPr>
        <w:t xml:space="preserve">’ </w:t>
      </w:r>
      <w:r w:rsidR="00A65BB9">
        <w:rPr>
          <w:rFonts w:ascii="Cambria" w:hAnsi="Cambria"/>
          <w:bCs/>
          <w:sz w:val="28"/>
          <w:szCs w:val="28"/>
        </w:rPr>
        <w:t>Without warning</w:t>
      </w:r>
      <w:r w:rsidR="00F36BFB">
        <w:rPr>
          <w:rFonts w:ascii="Cambria" w:hAnsi="Cambria"/>
          <w:bCs/>
          <w:sz w:val="28"/>
          <w:szCs w:val="28"/>
        </w:rPr>
        <w:t>,</w:t>
      </w:r>
      <w:r w:rsidR="004270A8">
        <w:rPr>
          <w:rFonts w:ascii="Cambria" w:hAnsi="Cambria"/>
          <w:bCs/>
          <w:sz w:val="28"/>
          <w:szCs w:val="28"/>
        </w:rPr>
        <w:t xml:space="preserve"> he</w:t>
      </w:r>
      <w:r w:rsidR="0069104B">
        <w:rPr>
          <w:rFonts w:ascii="Cambria" w:hAnsi="Cambria"/>
          <w:bCs/>
          <w:sz w:val="28"/>
          <w:szCs w:val="28"/>
        </w:rPr>
        <w:t xml:space="preserve">’d produced </w:t>
      </w:r>
      <w:r>
        <w:rPr>
          <w:rFonts w:ascii="Cambria" w:hAnsi="Cambria"/>
          <w:bCs/>
          <w:sz w:val="28"/>
          <w:szCs w:val="28"/>
        </w:rPr>
        <w:t xml:space="preserve">a reel of </w:t>
      </w:r>
      <w:r w:rsidR="002C307D">
        <w:rPr>
          <w:rFonts w:ascii="Cambria" w:hAnsi="Cambria"/>
          <w:bCs/>
          <w:sz w:val="28"/>
          <w:szCs w:val="28"/>
        </w:rPr>
        <w:t>thin</w:t>
      </w:r>
      <w:r w:rsidR="00DB4D9D">
        <w:rPr>
          <w:rFonts w:ascii="Cambria" w:hAnsi="Cambria"/>
          <w:bCs/>
          <w:sz w:val="28"/>
          <w:szCs w:val="28"/>
        </w:rPr>
        <w:t xml:space="preserve"> </w:t>
      </w:r>
      <w:r w:rsidR="002C307D">
        <w:rPr>
          <w:rFonts w:ascii="Cambria" w:hAnsi="Cambria"/>
          <w:bCs/>
          <w:sz w:val="28"/>
          <w:szCs w:val="28"/>
        </w:rPr>
        <w:t>rope</w:t>
      </w:r>
      <w:r w:rsidR="0069104B">
        <w:rPr>
          <w:rFonts w:ascii="Cambria" w:hAnsi="Cambria"/>
          <w:bCs/>
          <w:sz w:val="28"/>
          <w:szCs w:val="28"/>
        </w:rPr>
        <w:t xml:space="preserve"> from somewhere</w:t>
      </w:r>
      <w:r w:rsidR="00A65BB9">
        <w:rPr>
          <w:rFonts w:ascii="Cambria" w:hAnsi="Cambria"/>
          <w:bCs/>
          <w:sz w:val="28"/>
          <w:szCs w:val="28"/>
        </w:rPr>
        <w:t xml:space="preserve">, </w:t>
      </w:r>
      <w:r w:rsidR="00FE4991">
        <w:rPr>
          <w:rFonts w:ascii="Cambria" w:hAnsi="Cambria"/>
          <w:bCs/>
          <w:sz w:val="28"/>
          <w:szCs w:val="28"/>
        </w:rPr>
        <w:t>spinning it in the air</w:t>
      </w:r>
      <w:r>
        <w:rPr>
          <w:rFonts w:ascii="Cambria" w:hAnsi="Cambria"/>
          <w:bCs/>
          <w:sz w:val="28"/>
          <w:szCs w:val="28"/>
        </w:rPr>
        <w:t xml:space="preserve">. </w:t>
      </w:r>
      <w:r w:rsidR="002C307D">
        <w:rPr>
          <w:rFonts w:ascii="Cambria" w:hAnsi="Cambria"/>
          <w:bCs/>
          <w:sz w:val="28"/>
          <w:szCs w:val="28"/>
        </w:rPr>
        <w:t>‘I bet you like it rough, hey?’</w:t>
      </w:r>
    </w:p>
    <w:p w14:paraId="5978C33A" w14:textId="39011013" w:rsidR="002C307D" w:rsidRDefault="002C307D" w:rsidP="002D3AA1">
      <w:pPr>
        <w:spacing w:line="360" w:lineRule="auto"/>
        <w:ind w:firstLine="720"/>
        <w:contextualSpacing/>
        <w:rPr>
          <w:rFonts w:ascii="Cambria" w:hAnsi="Cambria"/>
          <w:bCs/>
          <w:sz w:val="28"/>
          <w:szCs w:val="28"/>
        </w:rPr>
      </w:pPr>
      <w:r>
        <w:rPr>
          <w:rFonts w:ascii="Cambria" w:hAnsi="Cambria"/>
          <w:bCs/>
          <w:sz w:val="28"/>
          <w:szCs w:val="28"/>
        </w:rPr>
        <w:t>‘</w:t>
      </w:r>
      <w:r w:rsidR="00FE4991">
        <w:rPr>
          <w:rFonts w:ascii="Cambria" w:hAnsi="Cambria"/>
          <w:bCs/>
          <w:sz w:val="28"/>
          <w:szCs w:val="28"/>
        </w:rPr>
        <w:t xml:space="preserve">No, I </w:t>
      </w:r>
      <w:r>
        <w:rPr>
          <w:rFonts w:ascii="Cambria" w:hAnsi="Cambria"/>
          <w:bCs/>
          <w:sz w:val="28"/>
          <w:szCs w:val="28"/>
        </w:rPr>
        <w:t>don’t</w:t>
      </w:r>
      <w:del w:id="22460" w:author="Claire S" w:date="2026-06-05T11:28:00Z" w16du:dateUtc="2026-06-05T10:28:00Z">
        <w:r w:rsidR="00FE4991" w:rsidDel="0082089B">
          <w:rPr>
            <w:rFonts w:ascii="Cambria" w:hAnsi="Cambria"/>
            <w:bCs/>
            <w:sz w:val="28"/>
            <w:szCs w:val="28"/>
          </w:rPr>
          <w:delText>!</w:delText>
        </w:r>
      </w:del>
      <w:ins w:id="22461" w:author="Claire S" w:date="2026-06-05T11:28:00Z" w16du:dateUtc="2026-06-05T10:28:00Z">
        <w:r w:rsidR="0082089B">
          <w:rPr>
            <w:rFonts w:ascii="Cambria" w:hAnsi="Cambria"/>
            <w:bCs/>
            <w:sz w:val="28"/>
            <w:szCs w:val="28"/>
          </w:rPr>
          <w:t>,</w:t>
        </w:r>
      </w:ins>
      <w:r>
        <w:rPr>
          <w:rFonts w:ascii="Cambria" w:hAnsi="Cambria"/>
          <w:bCs/>
          <w:sz w:val="28"/>
          <w:szCs w:val="28"/>
        </w:rPr>
        <w:t xml:space="preserve">’ </w:t>
      </w:r>
      <w:r w:rsidRPr="000525C8">
        <w:rPr>
          <w:rFonts w:ascii="Cambria" w:hAnsi="Cambria"/>
          <w:bCs/>
          <w:sz w:val="28"/>
          <w:szCs w:val="28"/>
        </w:rPr>
        <w:t>Clara spluttered</w:t>
      </w:r>
      <w:r w:rsidR="00DB4D9D" w:rsidRPr="000525C8">
        <w:rPr>
          <w:rFonts w:ascii="Cambria" w:hAnsi="Cambria"/>
          <w:bCs/>
          <w:sz w:val="28"/>
          <w:szCs w:val="28"/>
        </w:rPr>
        <w:t>, banging</w:t>
      </w:r>
      <w:r w:rsidR="00DB4D9D">
        <w:rPr>
          <w:rFonts w:ascii="Cambria" w:hAnsi="Cambria"/>
          <w:bCs/>
          <w:sz w:val="28"/>
          <w:szCs w:val="28"/>
        </w:rPr>
        <w:t xml:space="preserve"> her </w:t>
      </w:r>
      <w:del w:id="22462" w:author="Claire S" w:date="2026-07-31T16:24:00Z" w16du:dateUtc="2026-07-31T15:24:00Z">
        <w:r w:rsidR="00A65BB9" w:rsidDel="00F25085">
          <w:rPr>
            <w:rFonts w:ascii="Cambria" w:hAnsi="Cambria"/>
            <w:bCs/>
            <w:sz w:val="28"/>
            <w:szCs w:val="28"/>
          </w:rPr>
          <w:delText xml:space="preserve">own </w:delText>
        </w:r>
      </w:del>
      <w:r w:rsidR="00DB4D9D">
        <w:rPr>
          <w:rFonts w:ascii="Cambria" w:hAnsi="Cambria"/>
          <w:bCs/>
          <w:sz w:val="28"/>
          <w:szCs w:val="28"/>
        </w:rPr>
        <w:t>hand against him to get him to let go</w:t>
      </w:r>
      <w:r>
        <w:rPr>
          <w:rFonts w:ascii="Cambria" w:hAnsi="Cambria"/>
          <w:bCs/>
          <w:sz w:val="28"/>
          <w:szCs w:val="28"/>
        </w:rPr>
        <w:t>. ‘What the hell are you doing?’</w:t>
      </w:r>
    </w:p>
    <w:p w14:paraId="78F29A99" w14:textId="7300F777" w:rsidR="002C307D" w:rsidRDefault="002C307D" w:rsidP="002D3AA1">
      <w:pPr>
        <w:spacing w:line="360" w:lineRule="auto"/>
        <w:ind w:firstLine="720"/>
        <w:contextualSpacing/>
        <w:rPr>
          <w:rFonts w:ascii="Cambria" w:hAnsi="Cambria"/>
          <w:bCs/>
          <w:sz w:val="28"/>
          <w:szCs w:val="28"/>
        </w:rPr>
      </w:pPr>
      <w:r>
        <w:rPr>
          <w:rFonts w:ascii="Cambria" w:hAnsi="Cambria"/>
          <w:bCs/>
          <w:sz w:val="28"/>
          <w:szCs w:val="28"/>
        </w:rPr>
        <w:t>For a second</w:t>
      </w:r>
      <w:ins w:id="22463" w:author="Daisy Watt" w:date="2026-06-23T05:30:00Z" w16du:dateUtc="2026-06-23T03:30:00Z">
        <w:r w:rsidR="002266CC">
          <w:rPr>
            <w:rFonts w:ascii="Cambria" w:hAnsi="Cambria"/>
            <w:bCs/>
            <w:sz w:val="28"/>
            <w:szCs w:val="28"/>
          </w:rPr>
          <w:t>,</w:t>
        </w:r>
      </w:ins>
      <w:r>
        <w:rPr>
          <w:rFonts w:ascii="Cambria" w:hAnsi="Cambria"/>
          <w:bCs/>
          <w:sz w:val="28"/>
          <w:szCs w:val="28"/>
        </w:rPr>
        <w:t xml:space="preserve"> the look on Jackson’s face</w:t>
      </w:r>
      <w:r w:rsidR="00A65BB9">
        <w:rPr>
          <w:rFonts w:ascii="Cambria" w:hAnsi="Cambria"/>
          <w:bCs/>
          <w:sz w:val="28"/>
          <w:szCs w:val="28"/>
        </w:rPr>
        <w:t xml:space="preserve"> was unreadable</w:t>
      </w:r>
      <w:r>
        <w:rPr>
          <w:rFonts w:ascii="Cambria" w:hAnsi="Cambria"/>
          <w:bCs/>
          <w:sz w:val="28"/>
          <w:szCs w:val="28"/>
        </w:rPr>
        <w:t>; his eyes hooded in the dark room</w:t>
      </w:r>
      <w:r w:rsidR="000C6E8A">
        <w:rPr>
          <w:rFonts w:ascii="Cambria" w:hAnsi="Cambria"/>
          <w:bCs/>
          <w:sz w:val="28"/>
          <w:szCs w:val="28"/>
        </w:rPr>
        <w:t xml:space="preserve">.  What was the expression?  </w:t>
      </w:r>
    </w:p>
    <w:p w14:paraId="225450C6" w14:textId="0141A9BD" w:rsidR="002B1F57" w:rsidRDefault="002B1F57" w:rsidP="002D3AA1">
      <w:pPr>
        <w:spacing w:line="360" w:lineRule="auto"/>
        <w:ind w:firstLine="720"/>
        <w:contextualSpacing/>
        <w:rPr>
          <w:rFonts w:ascii="Cambria" w:hAnsi="Cambria"/>
          <w:bCs/>
          <w:sz w:val="28"/>
          <w:szCs w:val="28"/>
        </w:rPr>
      </w:pPr>
      <w:r>
        <w:rPr>
          <w:rFonts w:ascii="Cambria" w:hAnsi="Cambria"/>
          <w:bCs/>
          <w:sz w:val="28"/>
          <w:szCs w:val="28"/>
        </w:rPr>
        <w:t>‘</w:t>
      </w:r>
      <w:r w:rsidR="00073778">
        <w:rPr>
          <w:rFonts w:ascii="Cambria" w:hAnsi="Cambria"/>
          <w:bCs/>
          <w:sz w:val="28"/>
          <w:szCs w:val="28"/>
        </w:rPr>
        <w:t>But Clara, y</w:t>
      </w:r>
      <w:r>
        <w:rPr>
          <w:rFonts w:ascii="Cambria" w:hAnsi="Cambria"/>
          <w:bCs/>
          <w:sz w:val="28"/>
          <w:szCs w:val="28"/>
        </w:rPr>
        <w:t xml:space="preserve">ou said </w:t>
      </w:r>
      <w:r w:rsidR="005063CF">
        <w:rPr>
          <w:rFonts w:ascii="Cambria" w:hAnsi="Cambria"/>
          <w:bCs/>
          <w:sz w:val="28"/>
          <w:szCs w:val="28"/>
        </w:rPr>
        <w:t xml:space="preserve">yesterday, </w:t>
      </w:r>
      <w:r>
        <w:rPr>
          <w:rFonts w:ascii="Cambria" w:hAnsi="Cambria"/>
          <w:bCs/>
          <w:sz w:val="28"/>
          <w:szCs w:val="28"/>
        </w:rPr>
        <w:t>you liked old Silva’s antic</w:t>
      </w:r>
      <w:ins w:id="22464" w:author="Daisy Watt" w:date="2026-06-23T17:15:00Z" w16du:dateUtc="2026-06-23T15:15:00Z">
        <w:r w:rsidR="008045A3">
          <w:rPr>
            <w:rFonts w:ascii="Cambria" w:hAnsi="Cambria"/>
            <w:bCs/>
            <w:sz w:val="28"/>
            <w:szCs w:val="28"/>
          </w:rPr>
          <w:t>s…</w:t>
        </w:r>
      </w:ins>
      <w:del w:id="22465" w:author="Daisy Watt" w:date="2026-06-23T17:15:00Z" w16du:dateUtc="2026-06-23T15:15:00Z">
        <w:r w:rsidDel="008045A3">
          <w:rPr>
            <w:rFonts w:ascii="Cambria" w:hAnsi="Cambria"/>
            <w:bCs/>
            <w:sz w:val="28"/>
            <w:szCs w:val="28"/>
          </w:rPr>
          <w:delText>s</w:delText>
        </w:r>
        <w:r w:rsidR="002D7511" w:rsidDel="008045A3">
          <w:rPr>
            <w:rFonts w:ascii="Cambria" w:hAnsi="Cambria"/>
            <w:bCs/>
            <w:sz w:val="28"/>
            <w:szCs w:val="28"/>
          </w:rPr>
          <w:delText xml:space="preserve"> -</w:delText>
        </w:r>
      </w:del>
      <w:r>
        <w:rPr>
          <w:rFonts w:ascii="Cambria" w:hAnsi="Cambria"/>
          <w:bCs/>
          <w:sz w:val="28"/>
          <w:szCs w:val="28"/>
        </w:rPr>
        <w:t>’</w:t>
      </w:r>
    </w:p>
    <w:p w14:paraId="3FC2352E" w14:textId="29823088" w:rsidR="002B1F57" w:rsidRDefault="002B1F57" w:rsidP="002D3AA1">
      <w:pPr>
        <w:spacing w:line="360" w:lineRule="auto"/>
        <w:ind w:firstLine="720"/>
        <w:contextualSpacing/>
        <w:rPr>
          <w:rFonts w:ascii="Cambria" w:hAnsi="Cambria"/>
          <w:bCs/>
          <w:sz w:val="28"/>
          <w:szCs w:val="28"/>
        </w:rPr>
      </w:pPr>
      <w:r>
        <w:rPr>
          <w:rFonts w:ascii="Cambria" w:hAnsi="Cambria"/>
          <w:bCs/>
          <w:sz w:val="28"/>
          <w:szCs w:val="28"/>
        </w:rPr>
        <w:t xml:space="preserve">‘What?’ </w:t>
      </w:r>
      <w:r w:rsidRPr="000525C8">
        <w:rPr>
          <w:rFonts w:ascii="Cambria" w:hAnsi="Cambria"/>
          <w:bCs/>
          <w:sz w:val="28"/>
          <w:szCs w:val="28"/>
        </w:rPr>
        <w:t xml:space="preserve">she </w:t>
      </w:r>
      <w:del w:id="22466" w:author="Claire S" w:date="2026-07-31T16:19:00Z" w16du:dateUtc="2026-07-31T15:19:00Z">
        <w:r w:rsidRPr="000525C8" w:rsidDel="000525C8">
          <w:rPr>
            <w:rFonts w:ascii="Cambria" w:hAnsi="Cambria"/>
            <w:bCs/>
            <w:sz w:val="28"/>
            <w:szCs w:val="28"/>
          </w:rPr>
          <w:delText>spluttered</w:delText>
        </w:r>
      </w:del>
      <w:ins w:id="22467" w:author="Claire S" w:date="2026-07-31T16:19:00Z" w16du:dateUtc="2026-07-31T15:19:00Z">
        <w:r w:rsidR="000525C8" w:rsidRPr="000525C8">
          <w:rPr>
            <w:rFonts w:ascii="Cambria" w:hAnsi="Cambria"/>
            <w:bCs/>
            <w:sz w:val="28"/>
            <w:szCs w:val="28"/>
            <w:rPrChange w:id="22468" w:author="Claire S" w:date="2026-07-31T16:19:00Z" w16du:dateUtc="2026-07-31T15:19:00Z">
              <w:rPr>
                <w:rFonts w:ascii="Cambria" w:hAnsi="Cambria"/>
                <w:bCs/>
                <w:sz w:val="28"/>
                <w:szCs w:val="28"/>
                <w:highlight w:val="green"/>
              </w:rPr>
            </w:rPrChange>
          </w:rPr>
          <w:t>fum</w:t>
        </w:r>
        <w:r w:rsidR="000525C8" w:rsidRPr="000525C8">
          <w:rPr>
            <w:rFonts w:ascii="Cambria" w:hAnsi="Cambria"/>
            <w:bCs/>
            <w:sz w:val="28"/>
            <w:szCs w:val="28"/>
          </w:rPr>
          <w:t>ed</w:t>
        </w:r>
      </w:ins>
      <w:r>
        <w:rPr>
          <w:rFonts w:ascii="Cambria" w:hAnsi="Cambria"/>
          <w:bCs/>
          <w:sz w:val="28"/>
          <w:szCs w:val="28"/>
        </w:rPr>
        <w:t>.</w:t>
      </w:r>
      <w:r w:rsidR="002D7511">
        <w:rPr>
          <w:rFonts w:ascii="Cambria" w:hAnsi="Cambria"/>
          <w:bCs/>
          <w:sz w:val="28"/>
          <w:szCs w:val="28"/>
        </w:rPr>
        <w:t xml:space="preserve"> ‘</w:t>
      </w:r>
      <w:r w:rsidR="00A41A4C">
        <w:rPr>
          <w:rFonts w:ascii="Cambria" w:hAnsi="Cambria"/>
          <w:bCs/>
          <w:sz w:val="28"/>
          <w:szCs w:val="28"/>
        </w:rPr>
        <w:t>I didn’t mean</w:t>
      </w:r>
      <w:r w:rsidR="002D7511">
        <w:rPr>
          <w:rFonts w:ascii="Cambria" w:hAnsi="Cambria"/>
          <w:bCs/>
          <w:sz w:val="28"/>
          <w:szCs w:val="28"/>
        </w:rPr>
        <w:t xml:space="preserve"> this kind of antic</w:t>
      </w:r>
      <w:ins w:id="22469" w:author="Daisy Watt" w:date="2026-06-23T17:16:00Z" w16du:dateUtc="2026-06-23T15:16:00Z">
        <w:r w:rsidR="00EC3001">
          <w:rPr>
            <w:rFonts w:ascii="Cambria" w:hAnsi="Cambria"/>
            <w:bCs/>
            <w:sz w:val="28"/>
            <w:szCs w:val="28"/>
          </w:rPr>
          <w:t>s.</w:t>
        </w:r>
      </w:ins>
      <w:del w:id="22470" w:author="Daisy Watt" w:date="2026-06-23T17:16:00Z" w16du:dateUtc="2026-06-23T15:16:00Z">
        <w:r w:rsidR="00A41A4C" w:rsidDel="00EC3001">
          <w:rPr>
            <w:rFonts w:ascii="Cambria" w:hAnsi="Cambria"/>
            <w:bCs/>
            <w:sz w:val="28"/>
            <w:szCs w:val="28"/>
          </w:rPr>
          <w:delText xml:space="preserve"> -</w:delText>
        </w:r>
      </w:del>
      <w:r w:rsidR="008B1526">
        <w:rPr>
          <w:rFonts w:ascii="Cambria" w:hAnsi="Cambria"/>
          <w:bCs/>
          <w:sz w:val="28"/>
          <w:szCs w:val="28"/>
        </w:rPr>
        <w:t>’</w:t>
      </w:r>
    </w:p>
    <w:p w14:paraId="125537C6" w14:textId="13EBE594" w:rsidR="00073778" w:rsidRDefault="002B1F57" w:rsidP="002D3AA1">
      <w:pPr>
        <w:spacing w:line="360" w:lineRule="auto"/>
        <w:ind w:firstLine="720"/>
        <w:contextualSpacing/>
        <w:rPr>
          <w:rFonts w:ascii="Cambria" w:hAnsi="Cambria"/>
          <w:bCs/>
          <w:sz w:val="28"/>
          <w:szCs w:val="28"/>
        </w:rPr>
      </w:pPr>
      <w:r>
        <w:rPr>
          <w:rFonts w:ascii="Cambria" w:hAnsi="Cambria"/>
          <w:bCs/>
          <w:sz w:val="28"/>
          <w:szCs w:val="28"/>
        </w:rPr>
        <w:t>‘This is</w:t>
      </w:r>
      <w:r w:rsidR="008B1526">
        <w:rPr>
          <w:rFonts w:ascii="Cambria" w:hAnsi="Cambria"/>
          <w:bCs/>
          <w:sz w:val="28"/>
          <w:szCs w:val="28"/>
        </w:rPr>
        <w:t xml:space="preserve"> just</w:t>
      </w:r>
      <w:r>
        <w:rPr>
          <w:rFonts w:ascii="Cambria" w:hAnsi="Cambria"/>
          <w:bCs/>
          <w:sz w:val="28"/>
          <w:szCs w:val="28"/>
        </w:rPr>
        <w:t xml:space="preserve"> a recreation of the scene in </w:t>
      </w:r>
      <w:r w:rsidR="00073778" w:rsidRPr="00073778">
        <w:rPr>
          <w:rFonts w:ascii="Cambria" w:hAnsi="Cambria"/>
          <w:bCs/>
          <w:i/>
          <w:iCs/>
          <w:sz w:val="28"/>
          <w:szCs w:val="28"/>
        </w:rPr>
        <w:t>Dead Man Dead</w:t>
      </w:r>
      <w:del w:id="22471" w:author="Daisy Watt" w:date="2026-06-23T17:16:00Z" w16du:dateUtc="2026-06-23T15:16:00Z">
        <w:r w:rsidR="00073778" w:rsidDel="00BD2133">
          <w:rPr>
            <w:rFonts w:ascii="Cambria" w:hAnsi="Cambria"/>
            <w:bCs/>
            <w:sz w:val="28"/>
            <w:szCs w:val="28"/>
          </w:rPr>
          <w:delText>?</w:delText>
        </w:r>
      </w:del>
      <w:ins w:id="22472" w:author="Daisy Watt" w:date="2026-06-23T17:16:00Z" w16du:dateUtc="2026-06-23T15:16:00Z">
        <w:r w:rsidR="00BD2133">
          <w:rPr>
            <w:rFonts w:ascii="Cambria" w:hAnsi="Cambria"/>
            <w:bCs/>
            <w:sz w:val="28"/>
            <w:szCs w:val="28"/>
          </w:rPr>
          <w:t>.</w:t>
        </w:r>
      </w:ins>
      <w:r w:rsidR="00A41A4C">
        <w:rPr>
          <w:rFonts w:ascii="Cambria" w:hAnsi="Cambria"/>
          <w:bCs/>
          <w:sz w:val="28"/>
          <w:szCs w:val="28"/>
        </w:rPr>
        <w:t>’</w:t>
      </w:r>
      <w:r w:rsidR="00073778">
        <w:rPr>
          <w:rFonts w:ascii="Cambria" w:hAnsi="Cambria"/>
          <w:bCs/>
          <w:sz w:val="28"/>
          <w:szCs w:val="28"/>
        </w:rPr>
        <w:t xml:space="preserve"> </w:t>
      </w:r>
      <w:r w:rsidR="008B1526">
        <w:rPr>
          <w:rFonts w:ascii="Cambria" w:hAnsi="Cambria"/>
          <w:bCs/>
          <w:sz w:val="28"/>
          <w:szCs w:val="28"/>
        </w:rPr>
        <w:t>Jackson Rayne</w:t>
      </w:r>
      <w:r w:rsidR="00073778">
        <w:rPr>
          <w:rFonts w:ascii="Cambria" w:hAnsi="Cambria"/>
          <w:bCs/>
          <w:sz w:val="28"/>
          <w:szCs w:val="28"/>
        </w:rPr>
        <w:t xml:space="preserve"> gazed at her, his teeth luminous in the gloom. ‘Don’t you remember? The girl on the bed</w:t>
      </w:r>
      <w:r w:rsidR="008B1526">
        <w:rPr>
          <w:rFonts w:ascii="Cambria" w:hAnsi="Cambria"/>
          <w:bCs/>
          <w:sz w:val="28"/>
          <w:szCs w:val="28"/>
        </w:rPr>
        <w:t>,</w:t>
      </w:r>
      <w:r w:rsidR="00073778">
        <w:rPr>
          <w:rFonts w:ascii="Cambria" w:hAnsi="Cambria"/>
          <w:bCs/>
          <w:sz w:val="28"/>
          <w:szCs w:val="28"/>
        </w:rPr>
        <w:t xml:space="preserve"> and the threesome</w:t>
      </w:r>
      <w:r w:rsidR="008B1526">
        <w:rPr>
          <w:rFonts w:ascii="Cambria" w:hAnsi="Cambria"/>
          <w:bCs/>
          <w:sz w:val="28"/>
          <w:szCs w:val="28"/>
        </w:rPr>
        <w:t xml:space="preserve"> with the ranger</w:t>
      </w:r>
      <w:r w:rsidR="00073778">
        <w:rPr>
          <w:rFonts w:ascii="Cambria" w:hAnsi="Cambria"/>
          <w:bCs/>
          <w:sz w:val="28"/>
          <w:szCs w:val="28"/>
        </w:rPr>
        <w:t>?’</w:t>
      </w:r>
    </w:p>
    <w:p w14:paraId="2B0AB4BB" w14:textId="10F47375" w:rsidR="002B1F57" w:rsidRDefault="00073778" w:rsidP="002D3AA1">
      <w:pPr>
        <w:spacing w:line="360" w:lineRule="auto"/>
        <w:ind w:firstLine="720"/>
        <w:contextualSpacing/>
        <w:rPr>
          <w:rFonts w:ascii="Cambria" w:hAnsi="Cambria"/>
          <w:bCs/>
          <w:sz w:val="28"/>
          <w:szCs w:val="28"/>
        </w:rPr>
      </w:pPr>
      <w:r>
        <w:rPr>
          <w:rFonts w:ascii="Cambria" w:hAnsi="Cambria"/>
          <w:bCs/>
          <w:sz w:val="28"/>
          <w:szCs w:val="28"/>
        </w:rPr>
        <w:t xml:space="preserve">‘I haven’t read it,’ </w:t>
      </w:r>
      <w:r w:rsidR="006E5430">
        <w:rPr>
          <w:rFonts w:ascii="Cambria" w:hAnsi="Cambria"/>
          <w:bCs/>
          <w:sz w:val="28"/>
          <w:szCs w:val="28"/>
        </w:rPr>
        <w:t>Clara</w:t>
      </w:r>
      <w:r>
        <w:rPr>
          <w:rFonts w:ascii="Cambria" w:hAnsi="Cambria"/>
          <w:bCs/>
          <w:sz w:val="28"/>
          <w:szCs w:val="28"/>
        </w:rPr>
        <w:t xml:space="preserve"> said shakily</w:t>
      </w:r>
      <w:del w:id="22473" w:author="Daisy Watt" w:date="2026-06-23T17:17:00Z" w16du:dateUtc="2026-06-23T15:17:00Z">
        <w:r w:rsidDel="00E44C54">
          <w:rPr>
            <w:rFonts w:ascii="Cambria" w:hAnsi="Cambria"/>
            <w:bCs/>
            <w:sz w:val="28"/>
            <w:szCs w:val="28"/>
          </w:rPr>
          <w:delText>;</w:delText>
        </w:r>
      </w:del>
      <w:ins w:id="22474" w:author="Daisy Watt" w:date="2026-06-23T17:17:00Z" w16du:dateUtc="2026-06-23T15:17:00Z">
        <w:r w:rsidR="00E44C54">
          <w:rPr>
            <w:rFonts w:ascii="Cambria" w:hAnsi="Cambria"/>
            <w:bCs/>
            <w:sz w:val="28"/>
            <w:szCs w:val="28"/>
          </w:rPr>
          <w:t xml:space="preserve"> –</w:t>
        </w:r>
      </w:ins>
      <w:del w:id="22475" w:author="Daisy Watt" w:date="2026-06-23T17:17:00Z" w16du:dateUtc="2026-06-23T15:17:00Z">
        <w:r w:rsidDel="00595C8B">
          <w:rPr>
            <w:rFonts w:ascii="Cambria" w:hAnsi="Cambria"/>
            <w:bCs/>
            <w:sz w:val="28"/>
            <w:szCs w:val="28"/>
          </w:rPr>
          <w:delText xml:space="preserve"> </w:delText>
        </w:r>
      </w:del>
      <w:ins w:id="22476" w:author="Daisy Watt" w:date="2026-06-23T17:17:00Z" w16du:dateUtc="2026-06-23T15:17:00Z">
        <w:r w:rsidR="00595C8B">
          <w:rPr>
            <w:rFonts w:ascii="Cambria" w:hAnsi="Cambria"/>
            <w:bCs/>
            <w:sz w:val="28"/>
            <w:szCs w:val="28"/>
          </w:rPr>
          <w:t xml:space="preserve"> </w:t>
        </w:r>
      </w:ins>
      <w:del w:id="22477" w:author="Daisy Watt" w:date="2026-06-23T17:17:00Z" w16du:dateUtc="2026-06-23T15:17:00Z">
        <w:r w:rsidDel="00595C8B">
          <w:rPr>
            <w:rFonts w:ascii="Cambria" w:hAnsi="Cambria"/>
            <w:bCs/>
            <w:sz w:val="28"/>
            <w:szCs w:val="28"/>
          </w:rPr>
          <w:delText xml:space="preserve">though </w:delText>
        </w:r>
      </w:del>
      <w:del w:id="22478" w:author="Daisy Watt" w:date="2026-06-23T17:18:00Z" w16du:dateUtc="2026-06-23T15:18:00Z">
        <w:r w:rsidDel="00595C8B">
          <w:rPr>
            <w:rFonts w:ascii="Cambria" w:hAnsi="Cambria"/>
            <w:bCs/>
            <w:sz w:val="28"/>
            <w:szCs w:val="28"/>
          </w:rPr>
          <w:delText>it</w:delText>
        </w:r>
      </w:del>
      <w:ins w:id="22479" w:author="Daisy Watt" w:date="2026-06-23T17:18:00Z" w16du:dateUtc="2026-06-23T15:18:00Z">
        <w:r w:rsidR="00595C8B">
          <w:rPr>
            <w:rFonts w:ascii="Cambria" w:hAnsi="Cambria"/>
            <w:bCs/>
            <w:sz w:val="28"/>
            <w:szCs w:val="28"/>
          </w:rPr>
          <w:t>thinking that</w:t>
        </w:r>
      </w:ins>
      <w:r>
        <w:rPr>
          <w:rFonts w:ascii="Cambria" w:hAnsi="Cambria"/>
          <w:bCs/>
          <w:sz w:val="28"/>
          <w:szCs w:val="28"/>
        </w:rPr>
        <w:t xml:space="preserve"> was surely the most stupid title </w:t>
      </w:r>
      <w:r w:rsidR="006E5430">
        <w:rPr>
          <w:rFonts w:ascii="Cambria" w:hAnsi="Cambria"/>
          <w:bCs/>
          <w:sz w:val="28"/>
          <w:szCs w:val="28"/>
        </w:rPr>
        <w:t>she’d</w:t>
      </w:r>
      <w:r>
        <w:rPr>
          <w:rFonts w:ascii="Cambria" w:hAnsi="Cambria"/>
          <w:bCs/>
          <w:sz w:val="28"/>
          <w:szCs w:val="28"/>
        </w:rPr>
        <w:t xml:space="preserve"> ever heard</w:t>
      </w:r>
      <w:del w:id="22480" w:author="Daisy Watt" w:date="2026-06-23T17:17:00Z" w16du:dateUtc="2026-06-23T15:17:00Z">
        <w:r w:rsidDel="00F73408">
          <w:rPr>
            <w:rFonts w:ascii="Cambria" w:hAnsi="Cambria"/>
            <w:bCs/>
            <w:sz w:val="28"/>
            <w:szCs w:val="28"/>
          </w:rPr>
          <w:delText>, she thought irrationally</w:delText>
        </w:r>
      </w:del>
      <w:r>
        <w:rPr>
          <w:rFonts w:ascii="Cambria" w:hAnsi="Cambria"/>
          <w:bCs/>
          <w:sz w:val="28"/>
          <w:szCs w:val="28"/>
        </w:rPr>
        <w:t xml:space="preserve">. </w:t>
      </w:r>
      <w:del w:id="22481" w:author="Daisy Watt" w:date="2026-06-23T17:18:00Z" w16du:dateUtc="2026-06-23T15:18:00Z">
        <w:r w:rsidR="00BB7922" w:rsidRPr="00BB7922" w:rsidDel="007A4F00">
          <w:rPr>
            <w:rFonts w:ascii="Cambria" w:hAnsi="Cambria"/>
            <w:bCs/>
            <w:i/>
            <w:iCs/>
            <w:sz w:val="28"/>
            <w:szCs w:val="28"/>
          </w:rPr>
          <w:delText>Dead Man Dead</w:delText>
        </w:r>
        <w:r w:rsidR="00BB7922" w:rsidDel="007A4F00">
          <w:rPr>
            <w:rFonts w:ascii="Cambria" w:hAnsi="Cambria"/>
            <w:bCs/>
            <w:sz w:val="28"/>
            <w:szCs w:val="28"/>
          </w:rPr>
          <w:delText xml:space="preserve">.  </w:delText>
        </w:r>
        <w:r w:rsidR="006E5430" w:rsidDel="007A4F00">
          <w:rPr>
            <w:rFonts w:ascii="Cambria" w:hAnsi="Cambria"/>
            <w:bCs/>
            <w:sz w:val="28"/>
            <w:szCs w:val="28"/>
          </w:rPr>
          <w:delText xml:space="preserve">And probably a pile of stinking horse crap too. </w:delText>
        </w:r>
      </w:del>
    </w:p>
    <w:p w14:paraId="53593589" w14:textId="082CA434" w:rsidR="002C307D" w:rsidRDefault="00DB4D9D" w:rsidP="00DB4D9D">
      <w:pPr>
        <w:spacing w:line="360" w:lineRule="auto"/>
        <w:ind w:firstLine="720"/>
        <w:contextualSpacing/>
        <w:rPr>
          <w:rFonts w:ascii="Cambria" w:hAnsi="Cambria"/>
          <w:bCs/>
          <w:sz w:val="28"/>
          <w:szCs w:val="28"/>
        </w:rPr>
      </w:pPr>
      <w:r>
        <w:rPr>
          <w:rFonts w:ascii="Cambria" w:hAnsi="Cambria"/>
          <w:bCs/>
          <w:sz w:val="28"/>
          <w:szCs w:val="28"/>
        </w:rPr>
        <w:t>‘Oh</w:t>
      </w:r>
      <w:ins w:id="22482" w:author="Daisy Watt" w:date="2026-06-23T05:30:00Z" w16du:dateUtc="2026-06-23T03:30:00Z">
        <w:r w:rsidR="00F770A6">
          <w:rPr>
            <w:rFonts w:ascii="Cambria" w:hAnsi="Cambria"/>
            <w:bCs/>
            <w:sz w:val="28"/>
            <w:szCs w:val="28"/>
          </w:rPr>
          <w:t>,</w:t>
        </w:r>
      </w:ins>
      <w:r>
        <w:rPr>
          <w:rFonts w:ascii="Cambria" w:hAnsi="Cambria"/>
          <w:bCs/>
          <w:sz w:val="28"/>
          <w:szCs w:val="28"/>
        </w:rPr>
        <w:t xml:space="preserve"> dear</w:t>
      </w:r>
      <w:r w:rsidR="008A48A1">
        <w:rPr>
          <w:rFonts w:ascii="Cambria" w:hAnsi="Cambria"/>
          <w:bCs/>
          <w:sz w:val="28"/>
          <w:szCs w:val="28"/>
        </w:rPr>
        <w:t>!</w:t>
      </w:r>
      <w:r>
        <w:rPr>
          <w:rFonts w:ascii="Cambria" w:hAnsi="Cambria"/>
          <w:bCs/>
          <w:sz w:val="28"/>
          <w:szCs w:val="28"/>
        </w:rPr>
        <w:t xml:space="preserve">’ </w:t>
      </w:r>
      <w:r w:rsidR="00073778">
        <w:rPr>
          <w:rFonts w:ascii="Cambria" w:hAnsi="Cambria"/>
          <w:bCs/>
          <w:sz w:val="28"/>
          <w:szCs w:val="28"/>
        </w:rPr>
        <w:t>Rayne</w:t>
      </w:r>
      <w:r>
        <w:rPr>
          <w:rFonts w:ascii="Cambria" w:hAnsi="Cambria"/>
          <w:bCs/>
          <w:sz w:val="28"/>
          <w:szCs w:val="28"/>
        </w:rPr>
        <w:t xml:space="preserve"> dropped her wrist. ‘</w:t>
      </w:r>
      <w:r w:rsidR="002C307D">
        <w:rPr>
          <w:rFonts w:ascii="Cambria" w:hAnsi="Cambria"/>
          <w:bCs/>
          <w:sz w:val="28"/>
          <w:szCs w:val="28"/>
        </w:rPr>
        <w:t xml:space="preserve">I </w:t>
      </w:r>
      <w:r w:rsidR="00112E82">
        <w:rPr>
          <w:rFonts w:ascii="Cambria" w:hAnsi="Cambria"/>
          <w:bCs/>
          <w:sz w:val="28"/>
          <w:szCs w:val="28"/>
        </w:rPr>
        <w:t>got</w:t>
      </w:r>
      <w:r w:rsidR="002C307D">
        <w:rPr>
          <w:rFonts w:ascii="Cambria" w:hAnsi="Cambria"/>
          <w:bCs/>
          <w:sz w:val="28"/>
          <w:szCs w:val="28"/>
        </w:rPr>
        <w:t xml:space="preserve"> this one </w:t>
      </w:r>
      <w:r w:rsidR="0079267C">
        <w:rPr>
          <w:rFonts w:ascii="Cambria" w:hAnsi="Cambria"/>
          <w:bCs/>
          <w:sz w:val="28"/>
          <w:szCs w:val="28"/>
        </w:rPr>
        <w:t xml:space="preserve">all </w:t>
      </w:r>
      <w:r w:rsidR="002C307D">
        <w:rPr>
          <w:rFonts w:ascii="Cambria" w:hAnsi="Cambria"/>
          <w:bCs/>
          <w:sz w:val="28"/>
          <w:szCs w:val="28"/>
        </w:rPr>
        <w:t>wrong</w:t>
      </w:r>
      <w:r w:rsidR="00932494">
        <w:rPr>
          <w:rFonts w:ascii="Cambria" w:hAnsi="Cambria"/>
          <w:bCs/>
          <w:sz w:val="28"/>
          <w:szCs w:val="28"/>
        </w:rPr>
        <w:t>,</w:t>
      </w:r>
      <w:r w:rsidR="002C307D">
        <w:rPr>
          <w:rFonts w:ascii="Cambria" w:hAnsi="Cambria"/>
          <w:bCs/>
          <w:sz w:val="28"/>
          <w:szCs w:val="28"/>
        </w:rPr>
        <w:t xml:space="preserve"> did I?’ He started laughing. ‘You little scaredy</w:t>
      </w:r>
      <w:del w:id="22483" w:author="Daisy Watt" w:date="2026-06-23T17:18:00Z" w16du:dateUtc="2026-06-23T15:18:00Z">
        <w:r w:rsidR="005864C0" w:rsidDel="007A4F00">
          <w:rPr>
            <w:rFonts w:ascii="Cambria" w:hAnsi="Cambria"/>
            <w:bCs/>
            <w:sz w:val="28"/>
            <w:szCs w:val="28"/>
          </w:rPr>
          <w:delText>-</w:delText>
        </w:r>
      </w:del>
      <w:ins w:id="22484" w:author="Daisy Watt" w:date="2026-06-23T17:18:00Z" w16du:dateUtc="2026-06-23T15:18:00Z">
        <w:r w:rsidR="007A4F00">
          <w:rPr>
            <w:rFonts w:ascii="Cambria" w:hAnsi="Cambria"/>
            <w:bCs/>
            <w:sz w:val="28"/>
            <w:szCs w:val="28"/>
          </w:rPr>
          <w:t xml:space="preserve"> </w:t>
        </w:r>
      </w:ins>
      <w:r w:rsidR="002C307D">
        <w:rPr>
          <w:rFonts w:ascii="Cambria" w:hAnsi="Cambria"/>
          <w:bCs/>
          <w:sz w:val="28"/>
          <w:szCs w:val="28"/>
        </w:rPr>
        <w:t>cat</w:t>
      </w:r>
      <w:del w:id="22485" w:author="Claire S" w:date="2026-06-05T11:28:00Z" w16du:dateUtc="2026-06-05T10:28:00Z">
        <w:r w:rsidR="002C307D" w:rsidDel="0082089B">
          <w:rPr>
            <w:rFonts w:ascii="Cambria" w:hAnsi="Cambria"/>
            <w:bCs/>
            <w:sz w:val="28"/>
            <w:szCs w:val="28"/>
          </w:rPr>
          <w:delText xml:space="preserve">! </w:delText>
        </w:r>
      </w:del>
      <w:ins w:id="22486" w:author="Claire S" w:date="2026-06-05T11:28:00Z" w16du:dateUtc="2026-06-05T10:28:00Z">
        <w:r w:rsidR="0082089B">
          <w:rPr>
            <w:rFonts w:ascii="Cambria" w:hAnsi="Cambria"/>
            <w:bCs/>
            <w:sz w:val="28"/>
            <w:szCs w:val="28"/>
          </w:rPr>
          <w:t xml:space="preserve">. </w:t>
        </w:r>
      </w:ins>
      <w:r w:rsidR="00BB7922">
        <w:rPr>
          <w:rFonts w:ascii="Cambria" w:hAnsi="Cambria"/>
          <w:bCs/>
          <w:sz w:val="28"/>
          <w:szCs w:val="28"/>
        </w:rPr>
        <w:t>Me and Tiffany</w:t>
      </w:r>
      <w:r w:rsidR="002C307D">
        <w:rPr>
          <w:rFonts w:ascii="Cambria" w:hAnsi="Cambria"/>
          <w:bCs/>
          <w:sz w:val="28"/>
          <w:szCs w:val="28"/>
        </w:rPr>
        <w:t xml:space="preserve"> was only </w:t>
      </w:r>
      <w:r w:rsidR="005864C0">
        <w:rPr>
          <w:rFonts w:ascii="Cambria" w:hAnsi="Cambria"/>
          <w:bCs/>
          <w:sz w:val="28"/>
          <w:szCs w:val="28"/>
        </w:rPr>
        <w:t>mess</w:t>
      </w:r>
      <w:r w:rsidR="002C307D">
        <w:rPr>
          <w:rFonts w:ascii="Cambria" w:hAnsi="Cambria"/>
          <w:bCs/>
          <w:sz w:val="28"/>
          <w:szCs w:val="28"/>
        </w:rPr>
        <w:t xml:space="preserve">ing.’ He sat on the bed and </w:t>
      </w:r>
      <w:r w:rsidR="005864C0">
        <w:rPr>
          <w:rFonts w:ascii="Cambria" w:hAnsi="Cambria"/>
          <w:bCs/>
          <w:sz w:val="28"/>
          <w:szCs w:val="28"/>
        </w:rPr>
        <w:t>sl</w:t>
      </w:r>
      <w:r w:rsidR="005B3888">
        <w:rPr>
          <w:rFonts w:ascii="Cambria" w:hAnsi="Cambria"/>
          <w:bCs/>
          <w:sz w:val="28"/>
          <w:szCs w:val="28"/>
        </w:rPr>
        <w:t>ipped</w:t>
      </w:r>
      <w:r w:rsidR="002C307D">
        <w:rPr>
          <w:rFonts w:ascii="Cambria" w:hAnsi="Cambria"/>
          <w:bCs/>
          <w:sz w:val="28"/>
          <w:szCs w:val="28"/>
        </w:rPr>
        <w:t xml:space="preserve"> </w:t>
      </w:r>
      <w:r w:rsidR="00112E82">
        <w:rPr>
          <w:rFonts w:ascii="Cambria" w:hAnsi="Cambria"/>
          <w:bCs/>
          <w:sz w:val="28"/>
          <w:szCs w:val="28"/>
        </w:rPr>
        <w:t>the girl’s</w:t>
      </w:r>
      <w:r w:rsidR="002C307D">
        <w:rPr>
          <w:rFonts w:ascii="Cambria" w:hAnsi="Cambria"/>
          <w:bCs/>
          <w:sz w:val="28"/>
          <w:szCs w:val="28"/>
        </w:rPr>
        <w:t xml:space="preserve"> blindfold off. ‘We was only larking around</w:t>
      </w:r>
      <w:r w:rsidR="00C1591A">
        <w:rPr>
          <w:rFonts w:ascii="Cambria" w:hAnsi="Cambria"/>
          <w:bCs/>
          <w:sz w:val="28"/>
          <w:szCs w:val="28"/>
        </w:rPr>
        <w:t>,</w:t>
      </w:r>
      <w:r w:rsidR="002C307D">
        <w:rPr>
          <w:rFonts w:ascii="Cambria" w:hAnsi="Cambria"/>
          <w:bCs/>
          <w:sz w:val="28"/>
          <w:szCs w:val="28"/>
        </w:rPr>
        <w:t xml:space="preserve"> weren’t we</w:t>
      </w:r>
      <w:r w:rsidR="00C1591A">
        <w:rPr>
          <w:rFonts w:ascii="Cambria" w:hAnsi="Cambria"/>
          <w:bCs/>
          <w:sz w:val="28"/>
          <w:szCs w:val="28"/>
        </w:rPr>
        <w:t>,</w:t>
      </w:r>
      <w:r w:rsidR="002C307D">
        <w:rPr>
          <w:rFonts w:ascii="Cambria" w:hAnsi="Cambria"/>
          <w:bCs/>
          <w:sz w:val="28"/>
          <w:szCs w:val="28"/>
        </w:rPr>
        <w:t xml:space="preserve"> Tiff</w:t>
      </w:r>
      <w:r w:rsidR="0079267C">
        <w:rPr>
          <w:rFonts w:ascii="Cambria" w:hAnsi="Cambria"/>
          <w:bCs/>
          <w:sz w:val="28"/>
          <w:szCs w:val="28"/>
        </w:rPr>
        <w:t>?</w:t>
      </w:r>
      <w:r w:rsidR="002C307D">
        <w:rPr>
          <w:rFonts w:ascii="Cambria" w:hAnsi="Cambria"/>
          <w:bCs/>
          <w:sz w:val="28"/>
          <w:szCs w:val="28"/>
        </w:rPr>
        <w:t>’</w:t>
      </w:r>
    </w:p>
    <w:p w14:paraId="48F6066C" w14:textId="5C7F6174" w:rsidR="002C307D" w:rsidRDefault="00C1591A" w:rsidP="002C307D">
      <w:pPr>
        <w:spacing w:line="360" w:lineRule="auto"/>
        <w:ind w:firstLine="720"/>
        <w:contextualSpacing/>
        <w:rPr>
          <w:rFonts w:ascii="Cambria" w:hAnsi="Cambria"/>
          <w:bCs/>
          <w:sz w:val="28"/>
          <w:szCs w:val="28"/>
        </w:rPr>
      </w:pPr>
      <w:r>
        <w:rPr>
          <w:rFonts w:ascii="Cambria" w:hAnsi="Cambria"/>
          <w:bCs/>
          <w:sz w:val="28"/>
          <w:szCs w:val="28"/>
        </w:rPr>
        <w:t>‘Yeah</w:t>
      </w:r>
      <w:del w:id="22487" w:author="Daisy Watt" w:date="2026-06-23T17:18:00Z" w16du:dateUtc="2026-06-23T15:18:00Z">
        <w:r w:rsidDel="001B274E">
          <w:rPr>
            <w:rFonts w:ascii="Cambria" w:hAnsi="Cambria"/>
            <w:bCs/>
            <w:sz w:val="28"/>
            <w:szCs w:val="28"/>
          </w:rPr>
          <w:delText>,</w:delText>
        </w:r>
      </w:del>
      <w:ins w:id="22488" w:author="Daisy Watt" w:date="2026-06-23T17:18:00Z" w16du:dateUtc="2026-06-23T15:18:00Z">
        <w:r w:rsidR="001B274E">
          <w:rPr>
            <w:rFonts w:ascii="Cambria" w:hAnsi="Cambria"/>
            <w:bCs/>
            <w:sz w:val="28"/>
            <w:szCs w:val="28"/>
          </w:rPr>
          <w:t>.</w:t>
        </w:r>
      </w:ins>
      <w:r>
        <w:rPr>
          <w:rFonts w:ascii="Cambria" w:hAnsi="Cambria"/>
          <w:bCs/>
          <w:sz w:val="28"/>
          <w:szCs w:val="28"/>
        </w:rPr>
        <w:t xml:space="preserve">’ </w:t>
      </w:r>
      <w:r w:rsidR="002C307D">
        <w:rPr>
          <w:rFonts w:ascii="Cambria" w:hAnsi="Cambria"/>
          <w:bCs/>
          <w:sz w:val="28"/>
          <w:szCs w:val="28"/>
        </w:rPr>
        <w:t>Tiffany sat up</w:t>
      </w:r>
      <w:r w:rsidR="00932494">
        <w:rPr>
          <w:rFonts w:ascii="Cambria" w:hAnsi="Cambria"/>
          <w:bCs/>
          <w:sz w:val="28"/>
          <w:szCs w:val="28"/>
        </w:rPr>
        <w:t>. ‘</w:t>
      </w:r>
      <w:ins w:id="22489" w:author="Daisy Watt" w:date="2026-06-23T17:18:00Z" w16du:dateUtc="2026-06-23T15:18:00Z">
        <w:r w:rsidR="001B274E">
          <w:rPr>
            <w:rFonts w:ascii="Cambria" w:hAnsi="Cambria"/>
            <w:bCs/>
            <w:sz w:val="28"/>
            <w:szCs w:val="28"/>
          </w:rPr>
          <w:t>’</w:t>
        </w:r>
      </w:ins>
      <w:r w:rsidR="00932494">
        <w:rPr>
          <w:rFonts w:ascii="Cambria" w:hAnsi="Cambria"/>
          <w:bCs/>
          <w:sz w:val="28"/>
          <w:szCs w:val="28"/>
        </w:rPr>
        <w:t>Course,’ she purred, looking up at J</w:t>
      </w:r>
      <w:r w:rsidR="00E007CF">
        <w:rPr>
          <w:rFonts w:ascii="Cambria" w:hAnsi="Cambria"/>
          <w:bCs/>
          <w:sz w:val="28"/>
          <w:szCs w:val="28"/>
        </w:rPr>
        <w:t>ackson</w:t>
      </w:r>
      <w:r w:rsidR="005B3888">
        <w:rPr>
          <w:rFonts w:ascii="Cambria" w:hAnsi="Cambria"/>
          <w:bCs/>
          <w:sz w:val="28"/>
          <w:szCs w:val="28"/>
        </w:rPr>
        <w:t xml:space="preserve"> from under long lashes</w:t>
      </w:r>
      <w:r w:rsidR="00932494">
        <w:rPr>
          <w:rFonts w:ascii="Cambria" w:hAnsi="Cambria"/>
          <w:bCs/>
          <w:sz w:val="28"/>
          <w:szCs w:val="28"/>
        </w:rPr>
        <w:t xml:space="preserve"> </w:t>
      </w:r>
      <w:r w:rsidR="005B3888">
        <w:rPr>
          <w:rFonts w:ascii="Cambria" w:hAnsi="Cambria"/>
          <w:bCs/>
          <w:sz w:val="28"/>
          <w:szCs w:val="28"/>
        </w:rPr>
        <w:t>as he unlocked he</w:t>
      </w:r>
      <w:r w:rsidR="002D5FAA">
        <w:rPr>
          <w:rFonts w:ascii="Cambria" w:hAnsi="Cambria"/>
          <w:bCs/>
          <w:sz w:val="28"/>
          <w:szCs w:val="28"/>
        </w:rPr>
        <w:t>r</w:t>
      </w:r>
      <w:r w:rsidR="005B3888">
        <w:rPr>
          <w:rFonts w:ascii="Cambria" w:hAnsi="Cambria"/>
          <w:bCs/>
          <w:sz w:val="28"/>
          <w:szCs w:val="28"/>
        </w:rPr>
        <w:t xml:space="preserve"> handcuffs</w:t>
      </w:r>
      <w:r w:rsidR="00932494">
        <w:rPr>
          <w:rFonts w:ascii="Cambria" w:hAnsi="Cambria"/>
          <w:bCs/>
          <w:sz w:val="28"/>
          <w:szCs w:val="28"/>
        </w:rPr>
        <w:t>.</w:t>
      </w:r>
      <w:r w:rsidR="00E007CF">
        <w:rPr>
          <w:rFonts w:ascii="Cambria" w:hAnsi="Cambria"/>
          <w:bCs/>
          <w:sz w:val="28"/>
          <w:szCs w:val="28"/>
        </w:rPr>
        <w:t xml:space="preserve"> ‘Just a joke.’</w:t>
      </w:r>
    </w:p>
    <w:p w14:paraId="5DDE39A1" w14:textId="3BBFD31E" w:rsidR="00932494" w:rsidRDefault="00932494" w:rsidP="002C307D">
      <w:pPr>
        <w:spacing w:line="360" w:lineRule="auto"/>
        <w:ind w:firstLine="720"/>
        <w:contextualSpacing/>
        <w:rPr>
          <w:rFonts w:ascii="Cambria" w:hAnsi="Cambria"/>
          <w:bCs/>
          <w:sz w:val="28"/>
          <w:szCs w:val="28"/>
        </w:rPr>
      </w:pPr>
      <w:r>
        <w:rPr>
          <w:rFonts w:ascii="Cambria" w:hAnsi="Cambria"/>
          <w:bCs/>
          <w:sz w:val="28"/>
          <w:szCs w:val="28"/>
        </w:rPr>
        <w:t>‘</w:t>
      </w:r>
      <w:r w:rsidR="00C1591A">
        <w:rPr>
          <w:rFonts w:ascii="Cambria" w:hAnsi="Cambria"/>
          <w:bCs/>
          <w:sz w:val="28"/>
          <w:szCs w:val="28"/>
        </w:rPr>
        <w:t>Right</w:t>
      </w:r>
      <w:r w:rsidR="003B65A5">
        <w:rPr>
          <w:rFonts w:ascii="Cambria" w:hAnsi="Cambria"/>
          <w:bCs/>
          <w:sz w:val="28"/>
          <w:szCs w:val="28"/>
        </w:rPr>
        <w:t>,</w:t>
      </w:r>
      <w:r w:rsidR="00C1591A">
        <w:rPr>
          <w:rFonts w:ascii="Cambria" w:hAnsi="Cambria"/>
          <w:bCs/>
          <w:sz w:val="28"/>
          <w:szCs w:val="28"/>
        </w:rPr>
        <w:t xml:space="preserve"> well, i</w:t>
      </w:r>
      <w:r>
        <w:rPr>
          <w:rFonts w:ascii="Cambria" w:hAnsi="Cambria"/>
          <w:bCs/>
          <w:sz w:val="28"/>
          <w:szCs w:val="28"/>
        </w:rPr>
        <w:t>f you don’t min</w:t>
      </w:r>
      <w:ins w:id="22490" w:author="Daisy Watt" w:date="2026-06-23T17:19:00Z" w16du:dateUtc="2026-06-23T15:19:00Z">
        <w:r w:rsidR="00841CB0">
          <w:rPr>
            <w:rFonts w:ascii="Cambria" w:hAnsi="Cambria"/>
            <w:bCs/>
            <w:sz w:val="28"/>
            <w:szCs w:val="28"/>
          </w:rPr>
          <w:t>d…</w:t>
        </w:r>
      </w:ins>
      <w:del w:id="22491" w:author="Daisy Watt" w:date="2026-06-23T17:19:00Z" w16du:dateUtc="2026-06-23T15:19:00Z">
        <w:r w:rsidDel="00841CB0">
          <w:rPr>
            <w:rFonts w:ascii="Cambria" w:hAnsi="Cambria"/>
            <w:bCs/>
            <w:sz w:val="28"/>
            <w:szCs w:val="28"/>
          </w:rPr>
          <w:delText>d</w:delText>
        </w:r>
        <w:r w:rsidR="003B65A5" w:rsidDel="00841CB0">
          <w:rPr>
            <w:rFonts w:ascii="Cambria" w:hAnsi="Cambria"/>
            <w:bCs/>
            <w:sz w:val="28"/>
            <w:szCs w:val="28"/>
          </w:rPr>
          <w:delText xml:space="preserve"> -</w:delText>
        </w:r>
      </w:del>
      <w:r w:rsidR="003B65A5">
        <w:rPr>
          <w:rFonts w:ascii="Cambria" w:hAnsi="Cambria"/>
          <w:bCs/>
          <w:sz w:val="28"/>
          <w:szCs w:val="28"/>
        </w:rPr>
        <w:t>’</w:t>
      </w:r>
      <w:r>
        <w:rPr>
          <w:rFonts w:ascii="Cambria" w:hAnsi="Cambria"/>
          <w:bCs/>
          <w:sz w:val="28"/>
          <w:szCs w:val="28"/>
        </w:rPr>
        <w:t xml:space="preserve"> Clara </w:t>
      </w:r>
      <w:r w:rsidR="00E007CF">
        <w:rPr>
          <w:rFonts w:ascii="Cambria" w:hAnsi="Cambria"/>
          <w:bCs/>
          <w:sz w:val="28"/>
          <w:szCs w:val="28"/>
        </w:rPr>
        <w:t>could feel actual</w:t>
      </w:r>
      <w:r>
        <w:rPr>
          <w:rFonts w:ascii="Cambria" w:hAnsi="Cambria"/>
          <w:bCs/>
          <w:sz w:val="28"/>
          <w:szCs w:val="28"/>
        </w:rPr>
        <w:t xml:space="preserve"> sweat </w:t>
      </w:r>
      <w:r w:rsidR="00E007CF">
        <w:rPr>
          <w:rFonts w:ascii="Cambria" w:hAnsi="Cambria"/>
          <w:bCs/>
          <w:sz w:val="28"/>
          <w:szCs w:val="28"/>
        </w:rPr>
        <w:t>drippi</w:t>
      </w:r>
      <w:r>
        <w:rPr>
          <w:rFonts w:ascii="Cambria" w:hAnsi="Cambria"/>
          <w:bCs/>
          <w:sz w:val="28"/>
          <w:szCs w:val="28"/>
        </w:rPr>
        <w:t>ng down her back</w:t>
      </w:r>
      <w:del w:id="22492" w:author="Daisy Watt" w:date="2026-06-23T17:19:00Z" w16du:dateUtc="2026-06-23T15:19:00Z">
        <w:r w:rsidR="00C93EC9" w:rsidDel="00463E2C">
          <w:rPr>
            <w:rFonts w:ascii="Cambria" w:hAnsi="Cambria"/>
            <w:bCs/>
            <w:sz w:val="28"/>
            <w:szCs w:val="28"/>
          </w:rPr>
          <w:delText>,</w:delText>
        </w:r>
      </w:del>
      <w:ins w:id="22493" w:author="Daisy Watt" w:date="2026-06-23T17:19:00Z" w16du:dateUtc="2026-06-23T15:19:00Z">
        <w:r w:rsidR="00463E2C">
          <w:rPr>
            <w:rFonts w:ascii="Cambria" w:hAnsi="Cambria"/>
            <w:bCs/>
            <w:sz w:val="28"/>
            <w:szCs w:val="28"/>
          </w:rPr>
          <w:t>.</w:t>
        </w:r>
      </w:ins>
      <w:r>
        <w:rPr>
          <w:rFonts w:ascii="Cambria" w:hAnsi="Cambria"/>
          <w:bCs/>
          <w:sz w:val="28"/>
          <w:szCs w:val="28"/>
        </w:rPr>
        <w:t xml:space="preserve"> ‘I’d li</w:t>
      </w:r>
      <w:r w:rsidR="00E007CF">
        <w:rPr>
          <w:rFonts w:ascii="Cambria" w:hAnsi="Cambria"/>
          <w:bCs/>
          <w:sz w:val="28"/>
          <w:szCs w:val="28"/>
        </w:rPr>
        <w:t>k</w:t>
      </w:r>
      <w:r>
        <w:rPr>
          <w:rFonts w:ascii="Cambria" w:hAnsi="Cambria"/>
          <w:bCs/>
          <w:sz w:val="28"/>
          <w:szCs w:val="28"/>
        </w:rPr>
        <w:t>e to leave</w:t>
      </w:r>
      <w:ins w:id="22494" w:author="Daisy Watt" w:date="2026-06-23T17:19:00Z" w16du:dateUtc="2026-06-23T15:19:00Z">
        <w:r w:rsidR="00463E2C">
          <w:rPr>
            <w:rFonts w:ascii="Cambria" w:hAnsi="Cambria"/>
            <w:bCs/>
            <w:sz w:val="28"/>
            <w:szCs w:val="28"/>
          </w:rPr>
          <w:t>,</w:t>
        </w:r>
      </w:ins>
      <w:r>
        <w:rPr>
          <w:rFonts w:ascii="Cambria" w:hAnsi="Cambria"/>
          <w:bCs/>
          <w:sz w:val="28"/>
          <w:szCs w:val="28"/>
        </w:rPr>
        <w:t xml:space="preserve"> now.’</w:t>
      </w:r>
      <w:r w:rsidR="00E007CF">
        <w:rPr>
          <w:rFonts w:ascii="Cambria" w:hAnsi="Cambria"/>
          <w:bCs/>
          <w:sz w:val="28"/>
          <w:szCs w:val="28"/>
        </w:rPr>
        <w:t xml:space="preserve"> It was so hot in </w:t>
      </w:r>
      <w:ins w:id="22495" w:author="Daisy Watt" w:date="2026-06-23T17:19:00Z" w16du:dateUtc="2026-06-23T15:19:00Z">
        <w:r w:rsidR="00463E2C">
          <w:rPr>
            <w:rFonts w:ascii="Cambria" w:hAnsi="Cambria"/>
            <w:bCs/>
            <w:sz w:val="28"/>
            <w:szCs w:val="28"/>
          </w:rPr>
          <w:t>t</w:t>
        </w:r>
      </w:ins>
      <w:r w:rsidR="00E007CF">
        <w:rPr>
          <w:rFonts w:ascii="Cambria" w:hAnsi="Cambria"/>
          <w:bCs/>
          <w:sz w:val="28"/>
          <w:szCs w:val="28"/>
        </w:rPr>
        <w:t>here</w:t>
      </w:r>
      <w:r w:rsidR="002D5FAA">
        <w:rPr>
          <w:rFonts w:ascii="Cambria" w:hAnsi="Cambria"/>
          <w:bCs/>
          <w:sz w:val="28"/>
          <w:szCs w:val="28"/>
        </w:rPr>
        <w:t>,</w:t>
      </w:r>
      <w:r w:rsidR="00E007CF">
        <w:rPr>
          <w:rFonts w:ascii="Cambria" w:hAnsi="Cambria"/>
          <w:bCs/>
          <w:sz w:val="28"/>
          <w:szCs w:val="28"/>
        </w:rPr>
        <w:t xml:space="preserve"> and she</w:t>
      </w:r>
      <w:r w:rsidR="002D5FAA">
        <w:rPr>
          <w:rFonts w:ascii="Cambria" w:hAnsi="Cambria"/>
          <w:bCs/>
          <w:sz w:val="28"/>
          <w:szCs w:val="28"/>
        </w:rPr>
        <w:t>’d never felt</w:t>
      </w:r>
      <w:r w:rsidR="00E007CF">
        <w:rPr>
          <w:rFonts w:ascii="Cambria" w:hAnsi="Cambria"/>
          <w:bCs/>
          <w:sz w:val="28"/>
          <w:szCs w:val="28"/>
        </w:rPr>
        <w:t xml:space="preserve"> </w:t>
      </w:r>
      <w:r w:rsidR="002D5FAA">
        <w:rPr>
          <w:rFonts w:ascii="Cambria" w:hAnsi="Cambria"/>
          <w:bCs/>
          <w:sz w:val="28"/>
          <w:szCs w:val="28"/>
        </w:rPr>
        <w:t>so</w:t>
      </w:r>
      <w:r w:rsidR="00E007CF">
        <w:rPr>
          <w:rFonts w:ascii="Cambria" w:hAnsi="Cambria"/>
          <w:bCs/>
          <w:sz w:val="28"/>
          <w:szCs w:val="28"/>
        </w:rPr>
        <w:t xml:space="preserve"> uncomfortable </w:t>
      </w:r>
      <w:del w:id="22496" w:author="Daisy Watt" w:date="2026-06-23T17:19:00Z" w16du:dateUtc="2026-06-23T15:19:00Z">
        <w:r w:rsidR="0079267C" w:rsidDel="0094079D">
          <w:rPr>
            <w:rFonts w:ascii="Cambria" w:hAnsi="Cambria"/>
            <w:bCs/>
            <w:sz w:val="28"/>
            <w:szCs w:val="28"/>
          </w:rPr>
          <w:delText xml:space="preserve">ever </w:delText>
        </w:r>
      </w:del>
      <w:r w:rsidR="00E007CF">
        <w:rPr>
          <w:rFonts w:ascii="Cambria" w:hAnsi="Cambria"/>
          <w:bCs/>
          <w:sz w:val="28"/>
          <w:szCs w:val="28"/>
        </w:rPr>
        <w:t>before</w:t>
      </w:r>
      <w:r w:rsidR="002D5FAA">
        <w:rPr>
          <w:rFonts w:ascii="Cambria" w:hAnsi="Cambria"/>
          <w:bCs/>
          <w:sz w:val="28"/>
          <w:szCs w:val="28"/>
        </w:rPr>
        <w:t xml:space="preserve"> in a supposed work scenario</w:t>
      </w:r>
      <w:r w:rsidR="00E007CF">
        <w:rPr>
          <w:rFonts w:ascii="Cambria" w:hAnsi="Cambria"/>
          <w:bCs/>
          <w:sz w:val="28"/>
          <w:szCs w:val="28"/>
        </w:rPr>
        <w:t xml:space="preserve">. ‘If we’re not doing any </w:t>
      </w:r>
      <w:r w:rsidR="002D5FAA">
        <w:rPr>
          <w:rFonts w:ascii="Cambria" w:hAnsi="Cambria"/>
          <w:bCs/>
          <w:sz w:val="28"/>
          <w:szCs w:val="28"/>
        </w:rPr>
        <w:t>edits</w:t>
      </w:r>
      <w:r w:rsidR="00E007CF">
        <w:rPr>
          <w:rFonts w:ascii="Cambria" w:hAnsi="Cambria"/>
          <w:bCs/>
          <w:sz w:val="28"/>
          <w:szCs w:val="28"/>
        </w:rPr>
        <w:t xml:space="preserve"> today</w:t>
      </w:r>
      <w:r w:rsidR="003F14CF">
        <w:rPr>
          <w:rFonts w:ascii="Cambria" w:hAnsi="Cambria"/>
          <w:bCs/>
          <w:sz w:val="28"/>
          <w:szCs w:val="28"/>
        </w:rPr>
        <w:t>, I’ll go</w:t>
      </w:r>
      <w:r w:rsidR="00C1591A">
        <w:rPr>
          <w:rFonts w:ascii="Cambria" w:hAnsi="Cambria"/>
          <w:bCs/>
          <w:sz w:val="28"/>
          <w:szCs w:val="28"/>
        </w:rPr>
        <w:t>.</w:t>
      </w:r>
      <w:r w:rsidR="00E007CF">
        <w:rPr>
          <w:rFonts w:ascii="Cambria" w:hAnsi="Cambria"/>
          <w:bCs/>
          <w:sz w:val="28"/>
          <w:szCs w:val="28"/>
        </w:rPr>
        <w:t>’</w:t>
      </w:r>
      <w:r w:rsidR="00C93EC9">
        <w:rPr>
          <w:rFonts w:ascii="Cambria" w:hAnsi="Cambria"/>
          <w:bCs/>
          <w:sz w:val="28"/>
          <w:szCs w:val="28"/>
        </w:rPr>
        <w:t xml:space="preserve"> She </w:t>
      </w:r>
      <w:r w:rsidR="0019600C">
        <w:rPr>
          <w:rFonts w:ascii="Cambria" w:hAnsi="Cambria"/>
          <w:bCs/>
          <w:sz w:val="28"/>
          <w:szCs w:val="28"/>
        </w:rPr>
        <w:t>inch</w:t>
      </w:r>
      <w:r w:rsidR="00C93EC9">
        <w:rPr>
          <w:rFonts w:ascii="Cambria" w:hAnsi="Cambria"/>
          <w:bCs/>
          <w:sz w:val="28"/>
          <w:szCs w:val="28"/>
        </w:rPr>
        <w:t>ed towards the door.</w:t>
      </w:r>
      <w:r w:rsidR="002D5FAA">
        <w:rPr>
          <w:rFonts w:ascii="Cambria" w:hAnsi="Cambria"/>
          <w:bCs/>
          <w:sz w:val="28"/>
          <w:szCs w:val="28"/>
        </w:rPr>
        <w:t xml:space="preserve"> ‘If that’s ok</w:t>
      </w:r>
      <w:r w:rsidR="0019600C">
        <w:rPr>
          <w:rFonts w:ascii="Cambria" w:hAnsi="Cambria"/>
          <w:bCs/>
          <w:sz w:val="28"/>
          <w:szCs w:val="28"/>
        </w:rPr>
        <w:t>ay</w:t>
      </w:r>
      <w:r w:rsidR="002D5FAA">
        <w:rPr>
          <w:rFonts w:ascii="Cambria" w:hAnsi="Cambria"/>
          <w:bCs/>
          <w:sz w:val="28"/>
          <w:szCs w:val="28"/>
        </w:rPr>
        <w:t>.’</w:t>
      </w:r>
    </w:p>
    <w:p w14:paraId="5169CE0B" w14:textId="020FF076" w:rsidR="002D5FAA" w:rsidRDefault="002D5FAA" w:rsidP="002C307D">
      <w:pPr>
        <w:spacing w:line="360" w:lineRule="auto"/>
        <w:ind w:firstLine="720"/>
        <w:contextualSpacing/>
        <w:rPr>
          <w:rFonts w:ascii="Cambria" w:hAnsi="Cambria"/>
          <w:bCs/>
          <w:sz w:val="28"/>
          <w:szCs w:val="28"/>
        </w:rPr>
      </w:pPr>
      <w:r>
        <w:rPr>
          <w:rFonts w:ascii="Cambria" w:hAnsi="Cambria"/>
          <w:bCs/>
          <w:sz w:val="28"/>
          <w:szCs w:val="28"/>
        </w:rPr>
        <w:t>Why was she asking if it was okay</w:t>
      </w:r>
      <w:ins w:id="22497" w:author="Daisy Watt" w:date="2026-06-23T05:31:00Z" w16du:dateUtc="2026-06-23T03:31:00Z">
        <w:r w:rsidR="001C395A">
          <w:rPr>
            <w:rFonts w:ascii="Cambria" w:hAnsi="Cambria"/>
            <w:bCs/>
            <w:sz w:val="28"/>
            <w:szCs w:val="28"/>
          </w:rPr>
          <w:t>,</w:t>
        </w:r>
      </w:ins>
      <w:r>
        <w:rPr>
          <w:rFonts w:ascii="Cambria" w:hAnsi="Cambria"/>
          <w:bCs/>
          <w:sz w:val="28"/>
          <w:szCs w:val="28"/>
        </w:rPr>
        <w:t xml:space="preserve"> though? </w:t>
      </w:r>
      <w:r w:rsidR="00B07BFC">
        <w:rPr>
          <w:rFonts w:ascii="Cambria" w:hAnsi="Cambria"/>
          <w:bCs/>
          <w:sz w:val="28"/>
          <w:szCs w:val="28"/>
        </w:rPr>
        <w:t>Inside, she was raging.</w:t>
      </w:r>
      <w:r>
        <w:rPr>
          <w:rFonts w:ascii="Cambria" w:hAnsi="Cambria"/>
          <w:bCs/>
          <w:sz w:val="28"/>
          <w:szCs w:val="28"/>
        </w:rPr>
        <w:t xml:space="preserve"> </w:t>
      </w:r>
    </w:p>
    <w:p w14:paraId="207E7B5F" w14:textId="0150EDD3" w:rsidR="00932494" w:rsidDel="00F502DA" w:rsidRDefault="00932494" w:rsidP="002C307D">
      <w:pPr>
        <w:spacing w:line="360" w:lineRule="auto"/>
        <w:ind w:firstLine="720"/>
        <w:contextualSpacing/>
        <w:rPr>
          <w:del w:id="22498" w:author="Claire S" w:date="2026-06-05T11:23:00Z" w16du:dateUtc="2026-06-05T10:23:00Z"/>
          <w:rFonts w:ascii="Cambria" w:hAnsi="Cambria"/>
          <w:bCs/>
          <w:sz w:val="28"/>
          <w:szCs w:val="28"/>
        </w:rPr>
      </w:pPr>
      <w:r>
        <w:rPr>
          <w:rFonts w:ascii="Cambria" w:hAnsi="Cambria"/>
          <w:bCs/>
          <w:sz w:val="28"/>
          <w:szCs w:val="28"/>
        </w:rPr>
        <w:t>‘</w:t>
      </w:r>
      <w:r w:rsidR="003F14CF">
        <w:rPr>
          <w:rFonts w:ascii="Cambria" w:hAnsi="Cambria"/>
          <w:bCs/>
          <w:sz w:val="28"/>
          <w:szCs w:val="28"/>
        </w:rPr>
        <w:t>Be my guest</w:t>
      </w:r>
      <w:r>
        <w:rPr>
          <w:rFonts w:ascii="Cambria" w:hAnsi="Cambria"/>
          <w:bCs/>
          <w:sz w:val="28"/>
          <w:szCs w:val="28"/>
        </w:rPr>
        <w:t>, babes.’</w:t>
      </w:r>
      <w:r w:rsidR="00E007CF">
        <w:rPr>
          <w:rFonts w:ascii="Cambria" w:hAnsi="Cambria"/>
          <w:bCs/>
          <w:sz w:val="28"/>
          <w:szCs w:val="28"/>
        </w:rPr>
        <w:t xml:space="preserve"> He </w:t>
      </w:r>
      <w:ins w:id="22499" w:author="Claire S" w:date="2026-06-05T11:23:00Z" w16du:dateUtc="2026-06-05T10:23:00Z">
        <w:r w:rsidR="000003E1">
          <w:rPr>
            <w:rFonts w:ascii="Cambria" w:hAnsi="Cambria"/>
            <w:bCs/>
            <w:sz w:val="28"/>
            <w:szCs w:val="28"/>
          </w:rPr>
          <w:t>semi-</w:t>
        </w:r>
      </w:ins>
      <w:r w:rsidR="00C1591A">
        <w:rPr>
          <w:rFonts w:ascii="Cambria" w:hAnsi="Cambria"/>
          <w:bCs/>
          <w:sz w:val="28"/>
          <w:szCs w:val="28"/>
        </w:rPr>
        <w:t>smile</w:t>
      </w:r>
      <w:r w:rsidR="00E007CF">
        <w:rPr>
          <w:rFonts w:ascii="Cambria" w:hAnsi="Cambria"/>
          <w:bCs/>
          <w:sz w:val="28"/>
          <w:szCs w:val="28"/>
        </w:rPr>
        <w:t>d. ‘</w:t>
      </w:r>
      <w:r w:rsidR="003F14CF">
        <w:rPr>
          <w:rFonts w:ascii="Cambria" w:hAnsi="Cambria"/>
          <w:bCs/>
          <w:sz w:val="28"/>
          <w:szCs w:val="28"/>
        </w:rPr>
        <w:t>Tr</w:t>
      </w:r>
      <w:r w:rsidR="00E007CF">
        <w:rPr>
          <w:rFonts w:ascii="Cambria" w:hAnsi="Cambria"/>
          <w:bCs/>
          <w:sz w:val="28"/>
          <w:szCs w:val="28"/>
        </w:rPr>
        <w:t>ot off.’</w:t>
      </w:r>
      <w:ins w:id="22500" w:author="Claire S" w:date="2026-06-05T11:23:00Z" w16du:dateUtc="2026-06-05T10:23:00Z">
        <w:r w:rsidR="00F502DA">
          <w:rPr>
            <w:rFonts w:ascii="Cambria" w:hAnsi="Cambria"/>
            <w:bCs/>
            <w:sz w:val="28"/>
            <w:szCs w:val="28"/>
          </w:rPr>
          <w:t xml:space="preserve"> </w:t>
        </w:r>
      </w:ins>
    </w:p>
    <w:p w14:paraId="59DBCC8D" w14:textId="336320B3" w:rsidR="00932494" w:rsidDel="00F502DA" w:rsidRDefault="00932494" w:rsidP="002C307D">
      <w:pPr>
        <w:spacing w:line="360" w:lineRule="auto"/>
        <w:ind w:firstLine="720"/>
        <w:contextualSpacing/>
        <w:rPr>
          <w:del w:id="22501" w:author="Claire S" w:date="2026-06-05T11:23:00Z" w16du:dateUtc="2026-06-05T10:23:00Z"/>
          <w:rFonts w:ascii="Cambria" w:hAnsi="Cambria"/>
          <w:bCs/>
          <w:sz w:val="28"/>
          <w:szCs w:val="28"/>
        </w:rPr>
      </w:pPr>
      <w:del w:id="22502" w:author="Claire S" w:date="2026-06-05T11:23:00Z" w16du:dateUtc="2026-06-05T10:23:00Z">
        <w:r w:rsidDel="00F502DA">
          <w:rPr>
            <w:rFonts w:ascii="Cambria" w:hAnsi="Cambria"/>
            <w:bCs/>
            <w:sz w:val="28"/>
            <w:szCs w:val="28"/>
          </w:rPr>
          <w:delText>‘</w:delText>
        </w:r>
        <w:r w:rsidR="00D40796" w:rsidDel="00F502DA">
          <w:rPr>
            <w:rFonts w:ascii="Cambria" w:hAnsi="Cambria"/>
            <w:bCs/>
            <w:sz w:val="28"/>
            <w:szCs w:val="28"/>
          </w:rPr>
          <w:delText>Except -</w:delText>
        </w:r>
        <w:r w:rsidDel="00F502DA">
          <w:rPr>
            <w:rFonts w:ascii="Cambria" w:hAnsi="Cambria"/>
            <w:bCs/>
            <w:sz w:val="28"/>
            <w:szCs w:val="28"/>
          </w:rPr>
          <w:delText xml:space="preserve">’ </w:delText>
        </w:r>
        <w:r w:rsidR="0019600C" w:rsidDel="00F502DA">
          <w:rPr>
            <w:rFonts w:ascii="Cambria" w:hAnsi="Cambria"/>
            <w:bCs/>
            <w:sz w:val="28"/>
            <w:szCs w:val="28"/>
          </w:rPr>
          <w:delText>Clara</w:delText>
        </w:r>
        <w:r w:rsidDel="00F502DA">
          <w:rPr>
            <w:rFonts w:ascii="Cambria" w:hAnsi="Cambria"/>
            <w:bCs/>
            <w:sz w:val="28"/>
            <w:szCs w:val="28"/>
          </w:rPr>
          <w:delText xml:space="preserve"> </w:delText>
        </w:r>
        <w:r w:rsidR="00D40796" w:rsidDel="00F502DA">
          <w:rPr>
            <w:rFonts w:ascii="Cambria" w:hAnsi="Cambria"/>
            <w:bCs/>
            <w:sz w:val="28"/>
            <w:szCs w:val="28"/>
          </w:rPr>
          <w:delText>turned back to him</w:delText>
        </w:r>
        <w:r w:rsidDel="00F502DA">
          <w:rPr>
            <w:rFonts w:ascii="Cambria" w:hAnsi="Cambria"/>
            <w:bCs/>
            <w:sz w:val="28"/>
            <w:szCs w:val="28"/>
          </w:rPr>
          <w:delText>, ‘who was tha</w:delText>
        </w:r>
        <w:r w:rsidR="00E007CF" w:rsidDel="00F502DA">
          <w:rPr>
            <w:rFonts w:ascii="Cambria" w:hAnsi="Cambria"/>
            <w:bCs/>
            <w:sz w:val="28"/>
            <w:szCs w:val="28"/>
          </w:rPr>
          <w:delText xml:space="preserve">t </w:delText>
        </w:r>
        <w:r w:rsidR="000B2500" w:rsidDel="00F502DA">
          <w:rPr>
            <w:rFonts w:ascii="Cambria" w:hAnsi="Cambria"/>
            <w:bCs/>
            <w:sz w:val="28"/>
            <w:szCs w:val="28"/>
          </w:rPr>
          <w:delText>outside just now</w:delText>
        </w:r>
        <w:r w:rsidR="00C93EC9" w:rsidDel="00F502DA">
          <w:rPr>
            <w:rFonts w:ascii="Cambria" w:hAnsi="Cambria"/>
            <w:bCs/>
            <w:sz w:val="28"/>
            <w:szCs w:val="28"/>
          </w:rPr>
          <w:delText>? Being all weird, and trying to scare me?</w:delText>
        </w:r>
        <w:r w:rsidDel="00F502DA">
          <w:rPr>
            <w:rFonts w:ascii="Cambria" w:hAnsi="Cambria"/>
            <w:bCs/>
            <w:sz w:val="28"/>
            <w:szCs w:val="28"/>
          </w:rPr>
          <w:delText>’</w:delText>
        </w:r>
      </w:del>
    </w:p>
    <w:p w14:paraId="62395F61" w14:textId="0D576CDE" w:rsidR="00E007CF" w:rsidRDefault="00E007CF" w:rsidP="00F502DA">
      <w:pPr>
        <w:spacing w:line="360" w:lineRule="auto"/>
        <w:ind w:firstLine="720"/>
        <w:contextualSpacing/>
        <w:rPr>
          <w:rFonts w:ascii="Cambria" w:hAnsi="Cambria"/>
          <w:bCs/>
          <w:sz w:val="28"/>
          <w:szCs w:val="28"/>
        </w:rPr>
      </w:pPr>
      <w:del w:id="22503" w:author="Claire S" w:date="2026-06-05T11:23:00Z" w16du:dateUtc="2026-06-05T10:23:00Z">
        <w:r w:rsidDel="00F502DA">
          <w:rPr>
            <w:rFonts w:ascii="Cambria" w:hAnsi="Cambria"/>
            <w:bCs/>
            <w:sz w:val="28"/>
            <w:szCs w:val="28"/>
          </w:rPr>
          <w:delText>‘I do</w:delText>
        </w:r>
        <w:r w:rsidR="009E3D1E" w:rsidDel="00F502DA">
          <w:rPr>
            <w:rFonts w:ascii="Cambria" w:hAnsi="Cambria"/>
            <w:bCs/>
            <w:sz w:val="28"/>
            <w:szCs w:val="28"/>
          </w:rPr>
          <w:delText>n</w:delText>
        </w:r>
        <w:r w:rsidDel="00F502DA">
          <w:rPr>
            <w:rFonts w:ascii="Cambria" w:hAnsi="Cambria"/>
            <w:bCs/>
            <w:sz w:val="28"/>
            <w:szCs w:val="28"/>
          </w:rPr>
          <w:delText>’t know what you mean</w:delText>
        </w:r>
        <w:r w:rsidR="009E3D1E" w:rsidDel="00F502DA">
          <w:rPr>
            <w:rFonts w:ascii="Cambria" w:hAnsi="Cambria"/>
            <w:bCs/>
            <w:sz w:val="28"/>
            <w:szCs w:val="28"/>
          </w:rPr>
          <w:delText>, love</w:delText>
        </w:r>
        <w:r w:rsidR="00A03343" w:rsidDel="00F502DA">
          <w:rPr>
            <w:rFonts w:ascii="Cambria" w:hAnsi="Cambria"/>
            <w:bCs/>
            <w:sz w:val="28"/>
            <w:szCs w:val="28"/>
          </w:rPr>
          <w:delText>.’</w:delText>
        </w:r>
        <w:r w:rsidR="009E3D1E" w:rsidDel="00F502DA">
          <w:rPr>
            <w:rFonts w:ascii="Cambria" w:hAnsi="Cambria"/>
            <w:bCs/>
            <w:sz w:val="28"/>
            <w:szCs w:val="28"/>
          </w:rPr>
          <w:delText xml:space="preserve"> </w:delText>
        </w:r>
      </w:del>
      <w:r w:rsidR="0019600C">
        <w:rPr>
          <w:rFonts w:ascii="Cambria" w:hAnsi="Cambria"/>
          <w:bCs/>
          <w:sz w:val="28"/>
          <w:szCs w:val="28"/>
        </w:rPr>
        <w:t>Jackson</w:t>
      </w:r>
      <w:r w:rsidR="009E3D1E">
        <w:rPr>
          <w:rFonts w:ascii="Cambria" w:hAnsi="Cambria"/>
          <w:bCs/>
          <w:sz w:val="28"/>
          <w:szCs w:val="28"/>
        </w:rPr>
        <w:t xml:space="preserve"> </w:t>
      </w:r>
      <w:r w:rsidR="00A03343">
        <w:rPr>
          <w:rFonts w:ascii="Cambria" w:hAnsi="Cambria"/>
          <w:bCs/>
          <w:sz w:val="28"/>
          <w:szCs w:val="28"/>
        </w:rPr>
        <w:t>had</w:t>
      </w:r>
      <w:r w:rsidR="009E3D1E">
        <w:rPr>
          <w:rFonts w:ascii="Cambria" w:hAnsi="Cambria"/>
          <w:bCs/>
          <w:sz w:val="28"/>
          <w:szCs w:val="28"/>
        </w:rPr>
        <w:t xml:space="preserve"> tired of </w:t>
      </w:r>
      <w:r w:rsidR="0006326C">
        <w:rPr>
          <w:rFonts w:ascii="Cambria" w:hAnsi="Cambria"/>
          <w:bCs/>
          <w:sz w:val="28"/>
          <w:szCs w:val="28"/>
        </w:rPr>
        <w:t>the game</w:t>
      </w:r>
      <w:r w:rsidR="009E3D1E">
        <w:rPr>
          <w:rFonts w:ascii="Cambria" w:hAnsi="Cambria"/>
          <w:bCs/>
          <w:sz w:val="28"/>
          <w:szCs w:val="28"/>
        </w:rPr>
        <w:t xml:space="preserve">, she could tell. </w:t>
      </w:r>
      <w:r w:rsidR="0006326C">
        <w:rPr>
          <w:rFonts w:ascii="Cambria" w:hAnsi="Cambria"/>
          <w:bCs/>
          <w:sz w:val="28"/>
          <w:szCs w:val="28"/>
        </w:rPr>
        <w:t xml:space="preserve"> </w:t>
      </w:r>
      <w:r w:rsidR="00C93EC9">
        <w:rPr>
          <w:rFonts w:ascii="Cambria" w:hAnsi="Cambria"/>
          <w:bCs/>
          <w:sz w:val="28"/>
          <w:szCs w:val="28"/>
        </w:rPr>
        <w:t xml:space="preserve">As </w:t>
      </w:r>
      <w:r w:rsidR="00C1591A">
        <w:rPr>
          <w:rFonts w:ascii="Cambria" w:hAnsi="Cambria"/>
          <w:bCs/>
          <w:sz w:val="28"/>
          <w:szCs w:val="28"/>
        </w:rPr>
        <w:t>her eyes acclimatis</w:t>
      </w:r>
      <w:r w:rsidR="00C93EC9">
        <w:rPr>
          <w:rFonts w:ascii="Cambria" w:hAnsi="Cambria"/>
          <w:bCs/>
          <w:sz w:val="28"/>
          <w:szCs w:val="28"/>
        </w:rPr>
        <w:t>ed to the gloom</w:t>
      </w:r>
      <w:r w:rsidR="00C1591A">
        <w:rPr>
          <w:rFonts w:ascii="Cambria" w:hAnsi="Cambria"/>
          <w:bCs/>
          <w:sz w:val="28"/>
          <w:szCs w:val="28"/>
        </w:rPr>
        <w:t xml:space="preserve">, </w:t>
      </w:r>
      <w:r w:rsidR="00A03343">
        <w:rPr>
          <w:rFonts w:ascii="Cambria" w:hAnsi="Cambria"/>
          <w:bCs/>
          <w:sz w:val="28"/>
          <w:szCs w:val="28"/>
        </w:rPr>
        <w:t>Clara</w:t>
      </w:r>
      <w:r w:rsidR="0006326C">
        <w:rPr>
          <w:rFonts w:ascii="Cambria" w:hAnsi="Cambria"/>
          <w:bCs/>
          <w:sz w:val="28"/>
          <w:szCs w:val="28"/>
        </w:rPr>
        <w:t xml:space="preserve"> could see </w:t>
      </w:r>
      <w:r w:rsidR="009E3D1E">
        <w:rPr>
          <w:rFonts w:ascii="Cambria" w:hAnsi="Cambria"/>
          <w:bCs/>
          <w:sz w:val="28"/>
          <w:szCs w:val="28"/>
        </w:rPr>
        <w:t>Tiffany walking</w:t>
      </w:r>
      <w:r w:rsidR="000B1173">
        <w:rPr>
          <w:rFonts w:ascii="Cambria" w:hAnsi="Cambria"/>
          <w:bCs/>
          <w:sz w:val="28"/>
          <w:szCs w:val="28"/>
        </w:rPr>
        <w:t xml:space="preserve"> pointy-nailed fingers </w:t>
      </w:r>
      <w:r w:rsidR="009E3D1E">
        <w:rPr>
          <w:rFonts w:ascii="Cambria" w:hAnsi="Cambria"/>
          <w:bCs/>
          <w:sz w:val="28"/>
          <w:szCs w:val="28"/>
        </w:rPr>
        <w:t xml:space="preserve">up his </w:t>
      </w:r>
      <w:r w:rsidR="0019600C">
        <w:rPr>
          <w:rFonts w:ascii="Cambria" w:hAnsi="Cambria"/>
          <w:bCs/>
          <w:sz w:val="28"/>
          <w:szCs w:val="28"/>
        </w:rPr>
        <w:t xml:space="preserve">muscled </w:t>
      </w:r>
      <w:r w:rsidR="009E3D1E">
        <w:rPr>
          <w:rFonts w:ascii="Cambria" w:hAnsi="Cambria"/>
          <w:bCs/>
          <w:sz w:val="28"/>
          <w:szCs w:val="28"/>
        </w:rPr>
        <w:t>arm.</w:t>
      </w:r>
      <w:r w:rsidR="00C1591A">
        <w:rPr>
          <w:rFonts w:ascii="Cambria" w:hAnsi="Cambria"/>
          <w:bCs/>
          <w:sz w:val="28"/>
          <w:szCs w:val="28"/>
        </w:rPr>
        <w:t xml:space="preserve">  The</w:t>
      </w:r>
      <w:r w:rsidR="000B1173">
        <w:rPr>
          <w:rFonts w:ascii="Cambria" w:hAnsi="Cambria"/>
          <w:bCs/>
          <w:sz w:val="28"/>
          <w:szCs w:val="28"/>
        </w:rPr>
        <w:t xml:space="preserve"> pair</w:t>
      </w:r>
      <w:r w:rsidR="00C1591A">
        <w:rPr>
          <w:rFonts w:ascii="Cambria" w:hAnsi="Cambria"/>
          <w:bCs/>
          <w:sz w:val="28"/>
          <w:szCs w:val="28"/>
        </w:rPr>
        <w:t xml:space="preserve"> were obviously </w:t>
      </w:r>
      <w:r w:rsidR="000B1173">
        <w:rPr>
          <w:rFonts w:ascii="Cambria" w:hAnsi="Cambria"/>
          <w:bCs/>
          <w:sz w:val="28"/>
          <w:szCs w:val="28"/>
        </w:rPr>
        <w:t xml:space="preserve">more than </w:t>
      </w:r>
      <w:r w:rsidR="00C1591A">
        <w:rPr>
          <w:rFonts w:ascii="Cambria" w:hAnsi="Cambria"/>
          <w:bCs/>
          <w:sz w:val="28"/>
          <w:szCs w:val="28"/>
        </w:rPr>
        <w:t>ready for her to leave.</w:t>
      </w:r>
    </w:p>
    <w:p w14:paraId="62C95A30" w14:textId="67E72B43" w:rsidR="00E007CF" w:rsidDel="000003E1" w:rsidRDefault="00E007CF" w:rsidP="002C307D">
      <w:pPr>
        <w:spacing w:line="360" w:lineRule="auto"/>
        <w:ind w:firstLine="720"/>
        <w:contextualSpacing/>
        <w:rPr>
          <w:del w:id="22504" w:author="Claire S" w:date="2026-06-05T11:24:00Z" w16du:dateUtc="2026-06-05T10:24:00Z"/>
          <w:rFonts w:ascii="Cambria" w:hAnsi="Cambria"/>
          <w:bCs/>
          <w:sz w:val="28"/>
          <w:szCs w:val="28"/>
        </w:rPr>
      </w:pPr>
      <w:del w:id="22505" w:author="Claire S" w:date="2026-06-05T11:24:00Z" w16du:dateUtc="2026-06-05T10:24:00Z">
        <w:r w:rsidDel="000003E1">
          <w:rPr>
            <w:rFonts w:ascii="Cambria" w:hAnsi="Cambria"/>
            <w:bCs/>
            <w:sz w:val="28"/>
            <w:szCs w:val="28"/>
          </w:rPr>
          <w:delText>‘The voice?</w:delText>
        </w:r>
        <w:r w:rsidR="009E3D1E" w:rsidDel="000003E1">
          <w:rPr>
            <w:rFonts w:ascii="Cambria" w:hAnsi="Cambria"/>
            <w:bCs/>
            <w:sz w:val="28"/>
            <w:szCs w:val="28"/>
          </w:rPr>
          <w:delText>’</w:delText>
        </w:r>
        <w:r w:rsidR="000B1173" w:rsidDel="000003E1">
          <w:rPr>
            <w:rFonts w:ascii="Cambria" w:hAnsi="Cambria"/>
            <w:bCs/>
            <w:sz w:val="28"/>
            <w:szCs w:val="28"/>
          </w:rPr>
          <w:delText xml:space="preserve"> </w:delText>
        </w:r>
        <w:r w:rsidR="009E3D1E" w:rsidDel="000003E1">
          <w:rPr>
            <w:rFonts w:ascii="Cambria" w:hAnsi="Cambria"/>
            <w:bCs/>
            <w:sz w:val="28"/>
            <w:szCs w:val="28"/>
          </w:rPr>
          <w:delText>Clara stood her ground.</w:delText>
        </w:r>
        <w:r w:rsidDel="000003E1">
          <w:rPr>
            <w:rFonts w:ascii="Cambria" w:hAnsi="Cambria"/>
            <w:bCs/>
            <w:sz w:val="28"/>
            <w:szCs w:val="28"/>
          </w:rPr>
          <w:delText xml:space="preserve"> </w:delText>
        </w:r>
        <w:r w:rsidR="009E3D1E" w:rsidDel="000003E1">
          <w:rPr>
            <w:rFonts w:ascii="Cambria" w:hAnsi="Cambria"/>
            <w:bCs/>
            <w:sz w:val="28"/>
            <w:szCs w:val="28"/>
          </w:rPr>
          <w:delText>‘</w:delText>
        </w:r>
        <w:r w:rsidDel="000003E1">
          <w:rPr>
            <w:rFonts w:ascii="Cambria" w:hAnsi="Cambria"/>
            <w:bCs/>
            <w:sz w:val="28"/>
            <w:szCs w:val="28"/>
          </w:rPr>
          <w:delText>The – gun</w:delText>
        </w:r>
        <w:r w:rsidR="009E3D1E" w:rsidDel="000003E1">
          <w:rPr>
            <w:rFonts w:ascii="Cambria" w:hAnsi="Cambria"/>
            <w:bCs/>
            <w:sz w:val="28"/>
            <w:szCs w:val="28"/>
          </w:rPr>
          <w:delText xml:space="preserve"> in my back</w:delText>
        </w:r>
        <w:r w:rsidDel="000003E1">
          <w:rPr>
            <w:rFonts w:ascii="Cambria" w:hAnsi="Cambria"/>
            <w:bCs/>
            <w:sz w:val="28"/>
            <w:szCs w:val="28"/>
          </w:rPr>
          <w:delText>?’</w:delText>
        </w:r>
      </w:del>
    </w:p>
    <w:p w14:paraId="11B7DE12" w14:textId="44D7A49B" w:rsidR="009E3D1E" w:rsidDel="000003E1" w:rsidRDefault="00E007CF" w:rsidP="00FC5759">
      <w:pPr>
        <w:spacing w:line="360" w:lineRule="auto"/>
        <w:ind w:firstLine="720"/>
        <w:contextualSpacing/>
        <w:rPr>
          <w:del w:id="22506" w:author="Claire S" w:date="2026-06-05T11:24:00Z" w16du:dateUtc="2026-06-05T10:24:00Z"/>
          <w:rFonts w:ascii="Cambria" w:hAnsi="Cambria"/>
          <w:bCs/>
          <w:sz w:val="28"/>
          <w:szCs w:val="28"/>
        </w:rPr>
      </w:pPr>
      <w:del w:id="22507" w:author="Claire S" w:date="2026-06-05T11:24:00Z" w16du:dateUtc="2026-06-05T10:24:00Z">
        <w:r w:rsidDel="000003E1">
          <w:rPr>
            <w:rFonts w:ascii="Cambria" w:hAnsi="Cambria"/>
            <w:bCs/>
            <w:sz w:val="28"/>
            <w:szCs w:val="28"/>
          </w:rPr>
          <w:delText xml:space="preserve">‘Ha!’ </w:delText>
        </w:r>
        <w:r w:rsidR="00C93EC9" w:rsidDel="000003E1">
          <w:rPr>
            <w:rFonts w:ascii="Cambria" w:hAnsi="Cambria"/>
            <w:bCs/>
            <w:sz w:val="28"/>
            <w:szCs w:val="28"/>
          </w:rPr>
          <w:delText>B</w:delText>
        </w:r>
        <w:r w:rsidR="009D4591" w:rsidDel="000003E1">
          <w:rPr>
            <w:rFonts w:ascii="Cambria" w:hAnsi="Cambria"/>
            <w:bCs/>
            <w:sz w:val="28"/>
            <w:szCs w:val="28"/>
          </w:rPr>
          <w:delText xml:space="preserve">ut </w:delText>
        </w:r>
        <w:r w:rsidR="00C93EC9" w:rsidDel="000003E1">
          <w:rPr>
            <w:rFonts w:ascii="Cambria" w:hAnsi="Cambria"/>
            <w:bCs/>
            <w:sz w:val="28"/>
            <w:szCs w:val="28"/>
          </w:rPr>
          <w:delText>Jackson</w:delText>
        </w:r>
        <w:r w:rsidR="009D4591" w:rsidDel="000003E1">
          <w:rPr>
            <w:rFonts w:ascii="Cambria" w:hAnsi="Cambria"/>
            <w:bCs/>
            <w:sz w:val="28"/>
            <w:szCs w:val="28"/>
          </w:rPr>
          <w:delText xml:space="preserve"> </w:delText>
        </w:r>
        <w:r w:rsidR="00C1591A" w:rsidDel="000003E1">
          <w:rPr>
            <w:rFonts w:ascii="Cambria" w:hAnsi="Cambria"/>
            <w:bCs/>
            <w:sz w:val="28"/>
            <w:szCs w:val="28"/>
          </w:rPr>
          <w:delText>looked more</w:delText>
        </w:r>
        <w:r w:rsidR="009D4591" w:rsidDel="000003E1">
          <w:rPr>
            <w:rFonts w:ascii="Cambria" w:hAnsi="Cambria"/>
            <w:bCs/>
            <w:sz w:val="28"/>
            <w:szCs w:val="28"/>
          </w:rPr>
          <w:delText xml:space="preserve"> </w:delText>
        </w:r>
        <w:r w:rsidR="00193692" w:rsidDel="000003E1">
          <w:rPr>
            <w:rFonts w:ascii="Cambria" w:hAnsi="Cambria"/>
            <w:bCs/>
            <w:sz w:val="28"/>
            <w:szCs w:val="28"/>
          </w:rPr>
          <w:delText>concern</w:delText>
        </w:r>
        <w:r w:rsidR="009D4591" w:rsidDel="000003E1">
          <w:rPr>
            <w:rFonts w:ascii="Cambria" w:hAnsi="Cambria"/>
            <w:bCs/>
            <w:sz w:val="28"/>
            <w:szCs w:val="28"/>
          </w:rPr>
          <w:delText>ed</w:delText>
        </w:r>
        <w:r w:rsidR="00C1591A" w:rsidDel="000003E1">
          <w:rPr>
            <w:rFonts w:ascii="Cambria" w:hAnsi="Cambria"/>
            <w:bCs/>
            <w:sz w:val="28"/>
            <w:szCs w:val="28"/>
          </w:rPr>
          <w:delText xml:space="preserve"> now</w:delText>
        </w:r>
        <w:r w:rsidDel="000003E1">
          <w:rPr>
            <w:rFonts w:ascii="Cambria" w:hAnsi="Cambria"/>
            <w:bCs/>
            <w:sz w:val="28"/>
            <w:szCs w:val="28"/>
          </w:rPr>
          <w:delText>. ‘You’d know if it was a real gun</w:delText>
        </w:r>
        <w:r w:rsidR="009D4591" w:rsidDel="000003E1">
          <w:rPr>
            <w:rFonts w:ascii="Cambria" w:hAnsi="Cambria"/>
            <w:bCs/>
            <w:sz w:val="28"/>
            <w:szCs w:val="28"/>
          </w:rPr>
          <w:delText>.</w:delText>
        </w:r>
        <w:r w:rsidDel="000003E1">
          <w:rPr>
            <w:rFonts w:ascii="Cambria" w:hAnsi="Cambria"/>
            <w:bCs/>
            <w:sz w:val="28"/>
            <w:szCs w:val="28"/>
          </w:rPr>
          <w:delText>’</w:delText>
        </w:r>
        <w:r w:rsidR="009E3D1E" w:rsidDel="000003E1">
          <w:rPr>
            <w:rFonts w:ascii="Cambria" w:hAnsi="Cambria"/>
            <w:bCs/>
            <w:sz w:val="28"/>
            <w:szCs w:val="28"/>
          </w:rPr>
          <w:delText xml:space="preserve"> </w:delText>
        </w:r>
      </w:del>
    </w:p>
    <w:p w14:paraId="47D53C44" w14:textId="1C6D0A6B" w:rsidR="00C1591A" w:rsidRDefault="00C1591A" w:rsidP="006E5430">
      <w:pPr>
        <w:spacing w:line="360" w:lineRule="auto"/>
        <w:ind w:firstLine="720"/>
        <w:contextualSpacing/>
        <w:rPr>
          <w:rFonts w:ascii="Cambria" w:hAnsi="Cambria"/>
          <w:bCs/>
          <w:sz w:val="28"/>
          <w:szCs w:val="28"/>
        </w:rPr>
      </w:pPr>
      <w:r>
        <w:rPr>
          <w:rFonts w:ascii="Cambria" w:hAnsi="Cambria"/>
          <w:bCs/>
          <w:sz w:val="28"/>
          <w:szCs w:val="28"/>
        </w:rPr>
        <w:t>‘</w:t>
      </w:r>
      <w:del w:id="22508" w:author="Claire S" w:date="2026-06-05T11:24:00Z" w16du:dateUtc="2026-06-05T10:24:00Z">
        <w:r w:rsidDel="000003E1">
          <w:rPr>
            <w:rFonts w:ascii="Cambria" w:hAnsi="Cambria"/>
            <w:bCs/>
            <w:sz w:val="28"/>
            <w:szCs w:val="28"/>
          </w:rPr>
          <w:delText>But it scare</w:delText>
        </w:r>
        <w:r w:rsidR="000B2500" w:rsidDel="000003E1">
          <w:rPr>
            <w:rFonts w:ascii="Cambria" w:hAnsi="Cambria"/>
            <w:bCs/>
            <w:sz w:val="28"/>
            <w:szCs w:val="28"/>
          </w:rPr>
          <w:delText>d</w:delText>
        </w:r>
        <w:r w:rsidDel="000003E1">
          <w:rPr>
            <w:rFonts w:ascii="Cambria" w:hAnsi="Cambria"/>
            <w:bCs/>
            <w:sz w:val="28"/>
            <w:szCs w:val="28"/>
          </w:rPr>
          <w:delText xml:space="preserve"> me</w:delText>
        </w:r>
      </w:del>
      <w:ins w:id="22509" w:author="Claire S" w:date="2026-06-05T11:24:00Z" w16du:dateUtc="2026-06-05T10:24:00Z">
        <w:r w:rsidR="000003E1">
          <w:rPr>
            <w:rFonts w:ascii="Cambria" w:hAnsi="Cambria"/>
            <w:bCs/>
            <w:sz w:val="28"/>
            <w:szCs w:val="28"/>
          </w:rPr>
          <w:t xml:space="preserve">This isn’t </w:t>
        </w:r>
      </w:ins>
      <w:ins w:id="22510" w:author="Claire S" w:date="2026-06-05T14:50:00Z" w16du:dateUtc="2026-06-05T13:50:00Z">
        <w:r w:rsidR="000F41FD">
          <w:rPr>
            <w:rFonts w:ascii="Cambria" w:hAnsi="Cambria"/>
            <w:bCs/>
            <w:sz w:val="28"/>
            <w:szCs w:val="28"/>
          </w:rPr>
          <w:t>alright,</w:t>
        </w:r>
      </w:ins>
      <w:del w:id="22511" w:author="Claire S" w:date="2026-06-05T14:50:00Z" w16du:dateUtc="2026-06-05T13:50:00Z">
        <w:r w:rsidDel="000F41FD">
          <w:rPr>
            <w:rFonts w:ascii="Cambria" w:hAnsi="Cambria"/>
            <w:bCs/>
            <w:sz w:val="28"/>
            <w:szCs w:val="28"/>
          </w:rPr>
          <w:delText>,</w:delText>
        </w:r>
      </w:del>
      <w:r>
        <w:rPr>
          <w:rFonts w:ascii="Cambria" w:hAnsi="Cambria"/>
          <w:bCs/>
          <w:sz w:val="28"/>
          <w:szCs w:val="28"/>
        </w:rPr>
        <w:t xml:space="preserve">’ </w:t>
      </w:r>
      <w:r w:rsidR="009E3D1E">
        <w:rPr>
          <w:rFonts w:ascii="Cambria" w:hAnsi="Cambria"/>
          <w:bCs/>
          <w:sz w:val="28"/>
          <w:szCs w:val="28"/>
        </w:rPr>
        <w:t xml:space="preserve">Clara </w:t>
      </w:r>
      <w:del w:id="22512" w:author="Claire S" w:date="2026-07-31T16:25:00Z" w16du:dateUtc="2026-07-31T15:25:00Z">
        <w:r w:rsidDel="00F25085">
          <w:rPr>
            <w:rFonts w:ascii="Cambria" w:hAnsi="Cambria"/>
            <w:bCs/>
            <w:sz w:val="28"/>
            <w:szCs w:val="28"/>
          </w:rPr>
          <w:delText>stammered</w:delText>
        </w:r>
      </w:del>
      <w:ins w:id="22513" w:author="Claire S" w:date="2026-07-31T16:25:00Z" w16du:dateUtc="2026-07-31T15:25:00Z">
        <w:r w:rsidR="00F25085">
          <w:rPr>
            <w:rFonts w:ascii="Cambria" w:hAnsi="Cambria"/>
            <w:bCs/>
            <w:sz w:val="28"/>
            <w:szCs w:val="28"/>
          </w:rPr>
          <w:t>sputtered</w:t>
        </w:r>
      </w:ins>
      <w:r w:rsidR="00B60BE0">
        <w:rPr>
          <w:rFonts w:ascii="Cambria" w:hAnsi="Cambria"/>
          <w:bCs/>
          <w:sz w:val="28"/>
          <w:szCs w:val="28"/>
        </w:rPr>
        <w:t>, in outraged upset</w:t>
      </w:r>
      <w:r w:rsidR="00112E82">
        <w:rPr>
          <w:rFonts w:ascii="Cambria" w:hAnsi="Cambria"/>
          <w:bCs/>
          <w:sz w:val="28"/>
          <w:szCs w:val="28"/>
        </w:rPr>
        <w:t>.</w:t>
      </w:r>
      <w:r w:rsidR="00A03343">
        <w:rPr>
          <w:rFonts w:ascii="Cambria" w:hAnsi="Cambria"/>
          <w:bCs/>
          <w:sz w:val="28"/>
          <w:szCs w:val="28"/>
        </w:rPr>
        <w:t xml:space="preserve"> </w:t>
      </w:r>
      <w:ins w:id="22514" w:author="Claire S" w:date="2026-06-05T11:24:00Z" w16du:dateUtc="2026-06-05T10:24:00Z">
        <w:r w:rsidR="000003E1">
          <w:rPr>
            <w:rFonts w:ascii="Cambria" w:hAnsi="Cambria"/>
            <w:bCs/>
            <w:sz w:val="28"/>
            <w:szCs w:val="28"/>
          </w:rPr>
          <w:t>‘It really isn’t.’</w:t>
        </w:r>
      </w:ins>
      <w:del w:id="22515" w:author="Claire S" w:date="2026-06-05T11:24:00Z" w16du:dateUtc="2026-06-05T10:24:00Z">
        <w:r w:rsidR="00A03343" w:rsidDel="000003E1">
          <w:rPr>
            <w:rFonts w:ascii="Cambria" w:hAnsi="Cambria"/>
            <w:bCs/>
            <w:sz w:val="28"/>
            <w:szCs w:val="28"/>
          </w:rPr>
          <w:delText>‘It was meant to wasn’t it?’</w:delText>
        </w:r>
      </w:del>
    </w:p>
    <w:p w14:paraId="2E76EE6E" w14:textId="2714F848" w:rsidR="009E3D1E" w:rsidRDefault="00C1591A" w:rsidP="00C1591A">
      <w:pPr>
        <w:spacing w:line="360" w:lineRule="auto"/>
        <w:ind w:firstLine="720"/>
        <w:contextualSpacing/>
        <w:rPr>
          <w:rFonts w:ascii="Cambria" w:hAnsi="Cambria"/>
          <w:bCs/>
          <w:sz w:val="28"/>
          <w:szCs w:val="28"/>
        </w:rPr>
      </w:pPr>
      <w:r>
        <w:rPr>
          <w:rFonts w:ascii="Cambria" w:hAnsi="Cambria"/>
          <w:bCs/>
          <w:sz w:val="28"/>
          <w:szCs w:val="28"/>
        </w:rPr>
        <w:t>‘</w:t>
      </w:r>
      <w:r w:rsidR="006E5430">
        <w:rPr>
          <w:rFonts w:ascii="Cambria" w:hAnsi="Cambria"/>
          <w:bCs/>
          <w:sz w:val="28"/>
          <w:szCs w:val="28"/>
        </w:rPr>
        <w:t>Clara, love</w:t>
      </w:r>
      <w:del w:id="22516" w:author="Daisy Watt" w:date="2026-06-23T17:20:00Z" w16du:dateUtc="2026-06-23T15:20:00Z">
        <w:r w:rsidR="006E5430" w:rsidDel="00944AC7">
          <w:rPr>
            <w:rFonts w:ascii="Cambria" w:hAnsi="Cambria"/>
            <w:bCs/>
            <w:sz w:val="28"/>
            <w:szCs w:val="28"/>
          </w:rPr>
          <w:delText>,</w:delText>
        </w:r>
      </w:del>
      <w:ins w:id="22517" w:author="Daisy Watt" w:date="2026-06-23T17:20:00Z" w16du:dateUtc="2026-06-23T15:20:00Z">
        <w:r w:rsidR="00944AC7">
          <w:rPr>
            <w:rFonts w:ascii="Cambria" w:hAnsi="Cambria"/>
            <w:bCs/>
            <w:sz w:val="28"/>
            <w:szCs w:val="28"/>
          </w:rPr>
          <w:t>.</w:t>
        </w:r>
      </w:ins>
      <w:r w:rsidR="009E3D1E">
        <w:rPr>
          <w:rFonts w:ascii="Cambria" w:hAnsi="Cambria"/>
          <w:bCs/>
          <w:sz w:val="28"/>
          <w:szCs w:val="28"/>
        </w:rPr>
        <w:t>’</w:t>
      </w:r>
      <w:r>
        <w:rPr>
          <w:rFonts w:ascii="Cambria" w:hAnsi="Cambria"/>
          <w:bCs/>
          <w:sz w:val="28"/>
          <w:szCs w:val="28"/>
        </w:rPr>
        <w:t xml:space="preserve"> </w:t>
      </w:r>
      <w:r w:rsidR="00A03343">
        <w:rPr>
          <w:rFonts w:ascii="Cambria" w:hAnsi="Cambria"/>
          <w:bCs/>
          <w:sz w:val="28"/>
          <w:szCs w:val="28"/>
        </w:rPr>
        <w:t xml:space="preserve">Jackson </w:t>
      </w:r>
      <w:del w:id="22518" w:author="Claire S" w:date="2026-06-05T11:27:00Z" w16du:dateUtc="2026-06-05T10:27:00Z">
        <w:r w:rsidDel="0082089B">
          <w:rPr>
            <w:rFonts w:ascii="Cambria" w:hAnsi="Cambria"/>
            <w:bCs/>
            <w:sz w:val="28"/>
            <w:szCs w:val="28"/>
          </w:rPr>
          <w:delText xml:space="preserve">was </w:delText>
        </w:r>
        <w:r w:rsidR="00193692" w:rsidDel="0082089B">
          <w:rPr>
            <w:rFonts w:ascii="Cambria" w:hAnsi="Cambria"/>
            <w:bCs/>
            <w:sz w:val="28"/>
            <w:szCs w:val="28"/>
          </w:rPr>
          <w:delText>obviously</w:delText>
        </w:r>
      </w:del>
      <w:ins w:id="22519" w:author="Claire S" w:date="2026-06-05T11:27:00Z" w16du:dateUtc="2026-06-05T10:27:00Z">
        <w:r w:rsidR="0082089B">
          <w:rPr>
            <w:rFonts w:ascii="Cambria" w:hAnsi="Cambria"/>
            <w:bCs/>
            <w:sz w:val="28"/>
            <w:szCs w:val="28"/>
          </w:rPr>
          <w:t>looked</w:t>
        </w:r>
      </w:ins>
      <w:r>
        <w:rPr>
          <w:rFonts w:ascii="Cambria" w:hAnsi="Cambria"/>
          <w:bCs/>
          <w:sz w:val="28"/>
          <w:szCs w:val="28"/>
        </w:rPr>
        <w:t xml:space="preserve"> worried now. ‘I’m </w:t>
      </w:r>
      <w:r w:rsidR="00125086">
        <w:rPr>
          <w:rFonts w:ascii="Cambria" w:hAnsi="Cambria"/>
          <w:bCs/>
          <w:sz w:val="28"/>
          <w:szCs w:val="28"/>
        </w:rPr>
        <w:t>so</w:t>
      </w:r>
      <w:r w:rsidR="00193692">
        <w:rPr>
          <w:rFonts w:ascii="Cambria" w:hAnsi="Cambria"/>
          <w:bCs/>
          <w:sz w:val="28"/>
          <w:szCs w:val="28"/>
        </w:rPr>
        <w:t xml:space="preserve"> </w:t>
      </w:r>
      <w:r>
        <w:rPr>
          <w:rFonts w:ascii="Cambria" w:hAnsi="Cambria"/>
          <w:bCs/>
          <w:sz w:val="28"/>
          <w:szCs w:val="28"/>
        </w:rPr>
        <w:t>sorry</w:t>
      </w:r>
      <w:r w:rsidR="00125086">
        <w:rPr>
          <w:rFonts w:ascii="Cambria" w:hAnsi="Cambria"/>
          <w:bCs/>
          <w:sz w:val="28"/>
          <w:szCs w:val="28"/>
        </w:rPr>
        <w:t xml:space="preserve"> </w:t>
      </w:r>
      <w:del w:id="22520" w:author="Daisy Watt" w:date="2026-06-23T17:20:00Z" w16du:dateUtc="2026-06-23T15:20:00Z">
        <w:r w:rsidR="00125086" w:rsidDel="00605D41">
          <w:rPr>
            <w:rFonts w:ascii="Cambria" w:hAnsi="Cambria"/>
            <w:bCs/>
            <w:sz w:val="28"/>
            <w:szCs w:val="28"/>
          </w:rPr>
          <w:delText>-</w:delText>
        </w:r>
      </w:del>
      <w:ins w:id="22521" w:author="Daisy Watt" w:date="2026-06-23T17:20:00Z" w16du:dateUtc="2026-06-23T15:20:00Z">
        <w:r w:rsidR="00605D41">
          <w:rPr>
            <w:rFonts w:ascii="Cambria" w:hAnsi="Cambria"/>
            <w:bCs/>
            <w:sz w:val="28"/>
            <w:szCs w:val="28"/>
          </w:rPr>
          <w:t>–</w:t>
        </w:r>
      </w:ins>
      <w:r w:rsidR="00C93EC9">
        <w:rPr>
          <w:rFonts w:ascii="Cambria" w:hAnsi="Cambria"/>
          <w:bCs/>
          <w:sz w:val="28"/>
          <w:szCs w:val="28"/>
        </w:rPr>
        <w:t xml:space="preserve"> </w:t>
      </w:r>
      <w:r w:rsidR="001D60F9">
        <w:rPr>
          <w:rFonts w:ascii="Cambria" w:hAnsi="Cambria"/>
          <w:bCs/>
          <w:sz w:val="28"/>
          <w:szCs w:val="28"/>
        </w:rPr>
        <w:t>I misread the situation.’</w:t>
      </w:r>
      <w:r w:rsidR="002D24E2">
        <w:rPr>
          <w:rFonts w:ascii="Cambria" w:hAnsi="Cambria"/>
          <w:bCs/>
          <w:sz w:val="28"/>
          <w:szCs w:val="28"/>
        </w:rPr>
        <w:t xml:space="preserve"> He stood up and spread his hands</w:t>
      </w:r>
      <w:ins w:id="22522" w:author="Claire S" w:date="2026-07-31T16:25:00Z" w16du:dateUtc="2026-07-31T15:25:00Z">
        <w:r w:rsidR="00F25085">
          <w:rPr>
            <w:rFonts w:ascii="Cambria" w:hAnsi="Cambria"/>
            <w:bCs/>
            <w:sz w:val="28"/>
            <w:szCs w:val="28"/>
          </w:rPr>
          <w:t xml:space="preserve"> in a plea</w:t>
        </w:r>
      </w:ins>
      <w:r w:rsidR="002D24E2">
        <w:rPr>
          <w:rFonts w:ascii="Cambria" w:hAnsi="Cambria"/>
          <w:bCs/>
          <w:sz w:val="28"/>
          <w:szCs w:val="28"/>
        </w:rPr>
        <w:t>. ‘</w:t>
      </w:r>
      <w:r w:rsidR="00125086">
        <w:rPr>
          <w:rFonts w:ascii="Cambria" w:hAnsi="Cambria"/>
          <w:bCs/>
          <w:sz w:val="28"/>
          <w:szCs w:val="28"/>
        </w:rPr>
        <w:t xml:space="preserve">This very much isn’t my normal MO.  </w:t>
      </w:r>
      <w:r w:rsidR="002D24E2">
        <w:rPr>
          <w:rFonts w:ascii="Cambria" w:hAnsi="Cambria"/>
          <w:bCs/>
          <w:sz w:val="28"/>
          <w:szCs w:val="28"/>
        </w:rPr>
        <w:t>Let me make it up to you</w:t>
      </w:r>
      <w:del w:id="22523" w:author="Claire S" w:date="2026-06-05T11:28:00Z" w16du:dateUtc="2026-06-05T10:28:00Z">
        <w:r w:rsidR="002D24E2" w:rsidDel="0082089B">
          <w:rPr>
            <w:rFonts w:ascii="Cambria" w:hAnsi="Cambria"/>
            <w:bCs/>
            <w:sz w:val="28"/>
            <w:szCs w:val="28"/>
          </w:rPr>
          <w:delText>!</w:delText>
        </w:r>
        <w:r w:rsidR="00A03343" w:rsidDel="0082089B">
          <w:rPr>
            <w:rFonts w:ascii="Cambria" w:hAnsi="Cambria"/>
            <w:bCs/>
            <w:sz w:val="28"/>
            <w:szCs w:val="28"/>
          </w:rPr>
          <w:delText xml:space="preserve"> </w:delText>
        </w:r>
      </w:del>
      <w:ins w:id="22524" w:author="Claire S" w:date="2026-06-05T11:28:00Z" w16du:dateUtc="2026-06-05T10:28:00Z">
        <w:r w:rsidR="0082089B">
          <w:rPr>
            <w:rFonts w:ascii="Cambria" w:hAnsi="Cambria"/>
            <w:bCs/>
            <w:sz w:val="28"/>
            <w:szCs w:val="28"/>
          </w:rPr>
          <w:t xml:space="preserve">. </w:t>
        </w:r>
      </w:ins>
      <w:r w:rsidR="00A03343">
        <w:rPr>
          <w:rFonts w:ascii="Cambria" w:hAnsi="Cambria"/>
          <w:bCs/>
          <w:sz w:val="28"/>
          <w:szCs w:val="28"/>
        </w:rPr>
        <w:t>Dinner?</w:t>
      </w:r>
      <w:r w:rsidR="002D24E2">
        <w:rPr>
          <w:rFonts w:ascii="Cambria" w:hAnsi="Cambria"/>
          <w:bCs/>
          <w:sz w:val="28"/>
          <w:szCs w:val="28"/>
        </w:rPr>
        <w:t>’</w:t>
      </w:r>
    </w:p>
    <w:p w14:paraId="69C01758" w14:textId="4923E675" w:rsidR="00F41CCB" w:rsidRDefault="001D60F9" w:rsidP="002C307D">
      <w:pPr>
        <w:spacing w:line="360" w:lineRule="auto"/>
        <w:ind w:firstLine="720"/>
        <w:contextualSpacing/>
        <w:rPr>
          <w:rFonts w:ascii="Cambria" w:hAnsi="Cambria"/>
          <w:bCs/>
          <w:sz w:val="28"/>
          <w:szCs w:val="28"/>
        </w:rPr>
      </w:pPr>
      <w:r>
        <w:rPr>
          <w:rFonts w:ascii="Cambria" w:hAnsi="Cambria"/>
          <w:bCs/>
          <w:sz w:val="28"/>
          <w:szCs w:val="28"/>
        </w:rPr>
        <w:t>‘S’fine</w:t>
      </w:r>
      <w:del w:id="22525" w:author="Daisy Watt" w:date="2026-06-23T17:20:00Z" w16du:dateUtc="2026-06-23T15:20:00Z">
        <w:r w:rsidDel="005F7BB2">
          <w:rPr>
            <w:rFonts w:ascii="Cambria" w:hAnsi="Cambria"/>
            <w:bCs/>
            <w:sz w:val="28"/>
            <w:szCs w:val="28"/>
          </w:rPr>
          <w:delText>,</w:delText>
        </w:r>
      </w:del>
      <w:ins w:id="22526" w:author="Daisy Watt" w:date="2026-06-23T17:20:00Z" w16du:dateUtc="2026-06-23T15:20:00Z">
        <w:r w:rsidR="005F7BB2">
          <w:rPr>
            <w:rFonts w:ascii="Cambria" w:hAnsi="Cambria"/>
            <w:bCs/>
            <w:sz w:val="28"/>
            <w:szCs w:val="28"/>
          </w:rPr>
          <w:t>.</w:t>
        </w:r>
      </w:ins>
      <w:r>
        <w:rPr>
          <w:rFonts w:ascii="Cambria" w:hAnsi="Cambria"/>
          <w:bCs/>
          <w:sz w:val="28"/>
          <w:szCs w:val="28"/>
        </w:rPr>
        <w:t xml:space="preserve">’ </w:t>
      </w:r>
      <w:r w:rsidR="00125086">
        <w:rPr>
          <w:rFonts w:ascii="Cambria" w:hAnsi="Cambria"/>
          <w:bCs/>
          <w:sz w:val="28"/>
          <w:szCs w:val="28"/>
        </w:rPr>
        <w:t>Clara</w:t>
      </w:r>
      <w:r w:rsidR="00ED4B92">
        <w:rPr>
          <w:rFonts w:ascii="Cambria" w:hAnsi="Cambria"/>
          <w:bCs/>
          <w:sz w:val="28"/>
          <w:szCs w:val="28"/>
        </w:rPr>
        <w:t xml:space="preserve"> </w:t>
      </w:r>
      <w:r w:rsidR="00F41CCB">
        <w:rPr>
          <w:rFonts w:ascii="Cambria" w:hAnsi="Cambria"/>
          <w:bCs/>
          <w:sz w:val="28"/>
          <w:szCs w:val="28"/>
        </w:rPr>
        <w:t>backed out of the room</w:t>
      </w:r>
      <w:r w:rsidR="00125086">
        <w:rPr>
          <w:rFonts w:ascii="Cambria" w:hAnsi="Cambria"/>
          <w:bCs/>
          <w:sz w:val="28"/>
          <w:szCs w:val="28"/>
        </w:rPr>
        <w:t>, desperate to leave</w:t>
      </w:r>
      <w:r w:rsidR="00F41CCB">
        <w:rPr>
          <w:rFonts w:ascii="Cambria" w:hAnsi="Cambria"/>
          <w:bCs/>
          <w:sz w:val="28"/>
          <w:szCs w:val="28"/>
        </w:rPr>
        <w:t>.</w:t>
      </w:r>
      <w:r>
        <w:rPr>
          <w:rFonts w:ascii="Cambria" w:hAnsi="Cambria"/>
          <w:bCs/>
          <w:sz w:val="28"/>
          <w:szCs w:val="28"/>
        </w:rPr>
        <w:t xml:space="preserve"> ‘I’ll</w:t>
      </w:r>
      <w:r w:rsidR="00125086">
        <w:rPr>
          <w:rFonts w:ascii="Cambria" w:hAnsi="Cambria"/>
          <w:bCs/>
          <w:sz w:val="28"/>
          <w:szCs w:val="28"/>
        </w:rPr>
        <w:t xml:space="preserve"> </w:t>
      </w:r>
      <w:del w:id="22527" w:author="Daisy Watt" w:date="2026-06-23T17:20:00Z" w16du:dateUtc="2026-06-23T15:20:00Z">
        <w:r w:rsidDel="005F7BB2">
          <w:rPr>
            <w:rFonts w:ascii="Cambria" w:hAnsi="Cambria"/>
            <w:bCs/>
            <w:sz w:val="28"/>
            <w:szCs w:val="28"/>
          </w:rPr>
          <w:delText>-</w:delText>
        </w:r>
      </w:del>
      <w:ins w:id="22528" w:author="Daisy Watt" w:date="2026-06-23T17:20:00Z" w16du:dateUtc="2026-06-23T15:20:00Z">
        <w:r w:rsidR="005F7BB2">
          <w:rPr>
            <w:rFonts w:ascii="Cambria" w:hAnsi="Cambria"/>
            <w:bCs/>
            <w:sz w:val="28"/>
            <w:szCs w:val="28"/>
          </w:rPr>
          <w:t>–</w:t>
        </w:r>
      </w:ins>
      <w:r w:rsidR="002D24E2">
        <w:rPr>
          <w:rFonts w:ascii="Cambria" w:hAnsi="Cambria"/>
          <w:bCs/>
          <w:sz w:val="28"/>
          <w:szCs w:val="28"/>
        </w:rPr>
        <w:t xml:space="preserve"> just </w:t>
      </w:r>
      <w:r w:rsidR="00906FAE">
        <w:rPr>
          <w:rFonts w:ascii="Cambria" w:hAnsi="Cambria"/>
          <w:bCs/>
          <w:sz w:val="28"/>
          <w:szCs w:val="28"/>
        </w:rPr>
        <w:t xml:space="preserve">let me know when you want to work on the </w:t>
      </w:r>
      <w:r w:rsidR="00F01C74">
        <w:rPr>
          <w:rFonts w:ascii="Cambria" w:hAnsi="Cambria"/>
          <w:bCs/>
          <w:sz w:val="28"/>
          <w:szCs w:val="28"/>
        </w:rPr>
        <w:t>book</w:t>
      </w:r>
      <w:r w:rsidR="00C056C7">
        <w:rPr>
          <w:rFonts w:ascii="Cambria" w:hAnsi="Cambria"/>
          <w:bCs/>
          <w:sz w:val="28"/>
          <w:szCs w:val="28"/>
        </w:rPr>
        <w:t xml:space="preserve">, okay? </w:t>
      </w:r>
      <w:r w:rsidR="00E60AE0">
        <w:rPr>
          <w:rFonts w:ascii="Cambria" w:hAnsi="Cambria"/>
          <w:bCs/>
          <w:sz w:val="28"/>
          <w:szCs w:val="28"/>
        </w:rPr>
        <w:t xml:space="preserve"> </w:t>
      </w:r>
      <w:r w:rsidR="00C056C7">
        <w:rPr>
          <w:rFonts w:ascii="Cambria" w:hAnsi="Cambria"/>
          <w:bCs/>
          <w:sz w:val="28"/>
          <w:szCs w:val="28"/>
        </w:rPr>
        <w:t>Thanks</w:t>
      </w:r>
      <w:r w:rsidR="00906FAE">
        <w:rPr>
          <w:rFonts w:ascii="Cambria" w:hAnsi="Cambria"/>
          <w:bCs/>
          <w:sz w:val="28"/>
          <w:szCs w:val="28"/>
        </w:rPr>
        <w:t>.’</w:t>
      </w:r>
    </w:p>
    <w:p w14:paraId="68FDC8F5" w14:textId="038A4D48" w:rsidR="00906FAE" w:rsidRDefault="002D24E2" w:rsidP="002C307D">
      <w:pPr>
        <w:spacing w:line="360" w:lineRule="auto"/>
        <w:ind w:firstLine="720"/>
        <w:contextualSpacing/>
        <w:rPr>
          <w:rFonts w:ascii="Cambria" w:hAnsi="Cambria"/>
          <w:bCs/>
          <w:sz w:val="28"/>
          <w:szCs w:val="28"/>
        </w:rPr>
      </w:pPr>
      <w:r>
        <w:rPr>
          <w:rFonts w:ascii="Cambria" w:hAnsi="Cambria"/>
          <w:bCs/>
          <w:sz w:val="28"/>
          <w:szCs w:val="28"/>
        </w:rPr>
        <w:t>G</w:t>
      </w:r>
      <w:r w:rsidR="00ED4B92">
        <w:rPr>
          <w:rFonts w:ascii="Cambria" w:hAnsi="Cambria"/>
          <w:bCs/>
          <w:sz w:val="28"/>
          <w:szCs w:val="28"/>
        </w:rPr>
        <w:t>rabb</w:t>
      </w:r>
      <w:r>
        <w:rPr>
          <w:rFonts w:ascii="Cambria" w:hAnsi="Cambria"/>
          <w:bCs/>
          <w:sz w:val="28"/>
          <w:szCs w:val="28"/>
        </w:rPr>
        <w:t xml:space="preserve">ing </w:t>
      </w:r>
      <w:r w:rsidR="00ED4B92">
        <w:rPr>
          <w:rFonts w:ascii="Cambria" w:hAnsi="Cambria"/>
          <w:bCs/>
          <w:sz w:val="28"/>
          <w:szCs w:val="28"/>
        </w:rPr>
        <w:t>the bag she’d dropped</w:t>
      </w:r>
      <w:r>
        <w:rPr>
          <w:rFonts w:ascii="Cambria" w:hAnsi="Cambria"/>
          <w:bCs/>
          <w:sz w:val="28"/>
          <w:szCs w:val="28"/>
        </w:rPr>
        <w:t xml:space="preserve">, </w:t>
      </w:r>
      <w:r w:rsidR="00F01C74">
        <w:rPr>
          <w:rFonts w:ascii="Cambria" w:hAnsi="Cambria"/>
          <w:bCs/>
          <w:sz w:val="28"/>
          <w:szCs w:val="28"/>
        </w:rPr>
        <w:t xml:space="preserve">Clara </w:t>
      </w:r>
      <w:r w:rsidR="00ED4B92">
        <w:rPr>
          <w:rFonts w:ascii="Cambria" w:hAnsi="Cambria"/>
          <w:bCs/>
          <w:sz w:val="28"/>
          <w:szCs w:val="28"/>
        </w:rPr>
        <w:t>f</w:t>
      </w:r>
      <w:r w:rsidR="00C056C7">
        <w:rPr>
          <w:rFonts w:ascii="Cambria" w:hAnsi="Cambria"/>
          <w:bCs/>
          <w:sz w:val="28"/>
          <w:szCs w:val="28"/>
        </w:rPr>
        <w:t>led, the girl’s laughter ringing in her ears</w:t>
      </w:r>
      <w:r w:rsidR="00E60AE0">
        <w:rPr>
          <w:rFonts w:ascii="Cambria" w:hAnsi="Cambria"/>
          <w:bCs/>
          <w:sz w:val="28"/>
          <w:szCs w:val="28"/>
        </w:rPr>
        <w:t xml:space="preserve">, Jackson’s apologies falling into </w:t>
      </w:r>
      <w:r w:rsidR="00456B30">
        <w:rPr>
          <w:rFonts w:ascii="Cambria" w:hAnsi="Cambria"/>
          <w:bCs/>
          <w:sz w:val="28"/>
          <w:szCs w:val="28"/>
        </w:rPr>
        <w:t>the void</w:t>
      </w:r>
      <w:r w:rsidR="00C056C7">
        <w:rPr>
          <w:rFonts w:ascii="Cambria" w:hAnsi="Cambria"/>
          <w:bCs/>
          <w:sz w:val="28"/>
          <w:szCs w:val="28"/>
        </w:rPr>
        <w:t>.</w:t>
      </w:r>
    </w:p>
    <w:p w14:paraId="7B24C636" w14:textId="77777777" w:rsidR="00932494" w:rsidRDefault="00932494" w:rsidP="002C307D">
      <w:pPr>
        <w:spacing w:line="360" w:lineRule="auto"/>
        <w:ind w:firstLine="720"/>
        <w:contextualSpacing/>
        <w:rPr>
          <w:rFonts w:ascii="Cambria" w:hAnsi="Cambria"/>
          <w:bCs/>
          <w:sz w:val="28"/>
          <w:szCs w:val="28"/>
        </w:rPr>
      </w:pPr>
    </w:p>
    <w:p w14:paraId="4EA2DE60" w14:textId="77777777" w:rsidR="00C056C7" w:rsidDel="00500812" w:rsidRDefault="00C056C7" w:rsidP="00325215">
      <w:pPr>
        <w:spacing w:line="360" w:lineRule="auto"/>
        <w:contextualSpacing/>
        <w:rPr>
          <w:del w:id="22529" w:author="Claire S" w:date="2026-06-05T11:27:00Z" w16du:dateUtc="2026-06-05T10:27:00Z"/>
          <w:rFonts w:ascii="Cambria" w:hAnsi="Cambria"/>
          <w:bCs/>
          <w:sz w:val="28"/>
          <w:szCs w:val="28"/>
        </w:rPr>
      </w:pPr>
    </w:p>
    <w:p w14:paraId="1D39D277" w14:textId="7BF10CAB" w:rsidR="00C056C7" w:rsidDel="000003E1" w:rsidRDefault="00C056C7" w:rsidP="00325215">
      <w:pPr>
        <w:spacing w:line="360" w:lineRule="auto"/>
        <w:contextualSpacing/>
        <w:rPr>
          <w:del w:id="22530" w:author="Claire S" w:date="2026-06-05T11:24:00Z" w16du:dateUtc="2026-06-05T10:24:00Z"/>
          <w:rFonts w:ascii="Cambria" w:hAnsi="Cambria"/>
          <w:bCs/>
          <w:sz w:val="28"/>
          <w:szCs w:val="28"/>
        </w:rPr>
      </w:pPr>
    </w:p>
    <w:p w14:paraId="4F606A18" w14:textId="697FF341" w:rsidR="00C056C7" w:rsidDel="000003E1" w:rsidRDefault="00C056C7" w:rsidP="00325215">
      <w:pPr>
        <w:spacing w:line="360" w:lineRule="auto"/>
        <w:contextualSpacing/>
        <w:rPr>
          <w:del w:id="22531" w:author="Claire S" w:date="2026-06-05T11:24:00Z" w16du:dateUtc="2026-06-05T10:24:00Z"/>
          <w:rFonts w:ascii="Cambria" w:hAnsi="Cambria"/>
          <w:bCs/>
          <w:sz w:val="28"/>
          <w:szCs w:val="28"/>
        </w:rPr>
      </w:pPr>
    </w:p>
    <w:p w14:paraId="7B66BC4D" w14:textId="6CA3FD78" w:rsidR="00C056C7" w:rsidDel="000003E1" w:rsidRDefault="00C056C7" w:rsidP="00325215">
      <w:pPr>
        <w:spacing w:line="360" w:lineRule="auto"/>
        <w:contextualSpacing/>
        <w:rPr>
          <w:del w:id="22532" w:author="Claire S" w:date="2026-06-05T11:24:00Z" w16du:dateUtc="2026-06-05T10:24:00Z"/>
          <w:rFonts w:ascii="Cambria" w:hAnsi="Cambria"/>
          <w:bCs/>
          <w:sz w:val="28"/>
          <w:szCs w:val="28"/>
        </w:rPr>
      </w:pPr>
    </w:p>
    <w:p w14:paraId="37D75DD1" w14:textId="6A3FE445" w:rsidR="00BF1643" w:rsidDel="000003E1" w:rsidRDefault="00BF1643" w:rsidP="00325215">
      <w:pPr>
        <w:spacing w:line="360" w:lineRule="auto"/>
        <w:contextualSpacing/>
        <w:rPr>
          <w:del w:id="22533" w:author="Claire S" w:date="2026-06-05T11:24:00Z" w16du:dateUtc="2026-06-05T10:24:00Z"/>
          <w:rFonts w:ascii="Cambria" w:hAnsi="Cambria"/>
          <w:bCs/>
          <w:sz w:val="28"/>
          <w:szCs w:val="28"/>
        </w:rPr>
      </w:pPr>
    </w:p>
    <w:p w14:paraId="418449F5" w14:textId="302518B0" w:rsidR="00BF1643" w:rsidDel="000003E1" w:rsidRDefault="00BF1643" w:rsidP="00325215">
      <w:pPr>
        <w:spacing w:line="360" w:lineRule="auto"/>
        <w:contextualSpacing/>
        <w:rPr>
          <w:del w:id="22534" w:author="Claire S" w:date="2026-06-05T11:24:00Z" w16du:dateUtc="2026-06-05T10:24:00Z"/>
          <w:rFonts w:ascii="Cambria" w:hAnsi="Cambria"/>
          <w:bCs/>
          <w:sz w:val="28"/>
          <w:szCs w:val="28"/>
        </w:rPr>
      </w:pPr>
    </w:p>
    <w:p w14:paraId="666E1260" w14:textId="1A30E7D0" w:rsidR="00BF1643" w:rsidDel="000003E1" w:rsidRDefault="00BF1643" w:rsidP="00325215">
      <w:pPr>
        <w:spacing w:line="360" w:lineRule="auto"/>
        <w:contextualSpacing/>
        <w:rPr>
          <w:del w:id="22535" w:author="Claire S" w:date="2026-06-05T11:24:00Z" w16du:dateUtc="2026-06-05T10:24:00Z"/>
          <w:rFonts w:ascii="Cambria" w:hAnsi="Cambria"/>
          <w:bCs/>
          <w:sz w:val="28"/>
          <w:szCs w:val="28"/>
        </w:rPr>
      </w:pPr>
    </w:p>
    <w:p w14:paraId="2017E4B6" w14:textId="6139E22A" w:rsidR="00BF1643" w:rsidDel="000003E1" w:rsidRDefault="00BF1643" w:rsidP="00325215">
      <w:pPr>
        <w:spacing w:line="360" w:lineRule="auto"/>
        <w:contextualSpacing/>
        <w:rPr>
          <w:del w:id="22536" w:author="Claire S" w:date="2026-06-05T11:24:00Z" w16du:dateUtc="2026-06-05T10:24:00Z"/>
          <w:rFonts w:ascii="Cambria" w:hAnsi="Cambria"/>
          <w:bCs/>
          <w:sz w:val="28"/>
          <w:szCs w:val="28"/>
        </w:rPr>
      </w:pPr>
    </w:p>
    <w:p w14:paraId="5AFFA304" w14:textId="04A649AA" w:rsidR="00BF1643" w:rsidDel="000003E1" w:rsidRDefault="00BF1643" w:rsidP="00325215">
      <w:pPr>
        <w:spacing w:line="360" w:lineRule="auto"/>
        <w:contextualSpacing/>
        <w:rPr>
          <w:del w:id="22537" w:author="Claire S" w:date="2026-06-05T11:24:00Z" w16du:dateUtc="2026-06-05T10:24:00Z"/>
          <w:rFonts w:ascii="Cambria" w:hAnsi="Cambria"/>
          <w:bCs/>
          <w:sz w:val="28"/>
          <w:szCs w:val="28"/>
        </w:rPr>
      </w:pPr>
    </w:p>
    <w:p w14:paraId="3CC106E3" w14:textId="7A64C184" w:rsidR="00BF1643" w:rsidDel="000003E1" w:rsidRDefault="00BF1643" w:rsidP="00325215">
      <w:pPr>
        <w:spacing w:line="360" w:lineRule="auto"/>
        <w:contextualSpacing/>
        <w:rPr>
          <w:del w:id="22538" w:author="Claire S" w:date="2026-06-05T11:24:00Z" w16du:dateUtc="2026-06-05T10:24:00Z"/>
          <w:rFonts w:ascii="Cambria" w:hAnsi="Cambria"/>
          <w:bCs/>
          <w:sz w:val="28"/>
          <w:szCs w:val="28"/>
        </w:rPr>
      </w:pPr>
    </w:p>
    <w:p w14:paraId="1F7EF8F7" w14:textId="46D80AFC" w:rsidR="00BF1643" w:rsidDel="000003E1" w:rsidRDefault="00BF1643" w:rsidP="00325215">
      <w:pPr>
        <w:spacing w:line="360" w:lineRule="auto"/>
        <w:contextualSpacing/>
        <w:rPr>
          <w:del w:id="22539" w:author="Claire S" w:date="2026-06-05T11:24:00Z" w16du:dateUtc="2026-06-05T10:24:00Z"/>
          <w:rFonts w:ascii="Cambria" w:hAnsi="Cambria"/>
          <w:bCs/>
          <w:sz w:val="28"/>
          <w:szCs w:val="28"/>
        </w:rPr>
      </w:pPr>
    </w:p>
    <w:p w14:paraId="61AEA108" w14:textId="692A3904" w:rsidR="00BF1643" w:rsidDel="000003E1" w:rsidRDefault="00BF1643" w:rsidP="00325215">
      <w:pPr>
        <w:spacing w:line="360" w:lineRule="auto"/>
        <w:contextualSpacing/>
        <w:rPr>
          <w:del w:id="22540" w:author="Claire S" w:date="2026-06-05T11:24:00Z" w16du:dateUtc="2026-06-05T10:24:00Z"/>
          <w:rFonts w:ascii="Cambria" w:hAnsi="Cambria"/>
          <w:bCs/>
          <w:sz w:val="28"/>
          <w:szCs w:val="28"/>
        </w:rPr>
      </w:pPr>
    </w:p>
    <w:p w14:paraId="4352D291" w14:textId="13DA35A2" w:rsidR="00BF1643" w:rsidDel="000003E1" w:rsidRDefault="00BF1643" w:rsidP="00325215">
      <w:pPr>
        <w:spacing w:line="360" w:lineRule="auto"/>
        <w:contextualSpacing/>
        <w:rPr>
          <w:del w:id="22541" w:author="Claire S" w:date="2026-06-05T11:24:00Z" w16du:dateUtc="2026-06-05T10:24:00Z"/>
          <w:rFonts w:ascii="Cambria" w:hAnsi="Cambria"/>
          <w:bCs/>
          <w:sz w:val="28"/>
          <w:szCs w:val="28"/>
        </w:rPr>
      </w:pPr>
    </w:p>
    <w:p w14:paraId="062F424F" w14:textId="35483FE6" w:rsidR="00E722CB" w:rsidDel="000003E1" w:rsidRDefault="00E722CB" w:rsidP="00325215">
      <w:pPr>
        <w:spacing w:line="360" w:lineRule="auto"/>
        <w:contextualSpacing/>
        <w:rPr>
          <w:del w:id="22542" w:author="Claire S" w:date="2026-06-05T11:24:00Z" w16du:dateUtc="2026-06-05T10:24:00Z"/>
          <w:rFonts w:ascii="Cambria" w:hAnsi="Cambria"/>
          <w:b/>
          <w:sz w:val="28"/>
          <w:szCs w:val="28"/>
        </w:rPr>
      </w:pPr>
    </w:p>
    <w:p w14:paraId="164E2D01" w14:textId="2FC82F4D" w:rsidR="00E722CB" w:rsidDel="000003E1" w:rsidRDefault="00E722CB" w:rsidP="00325215">
      <w:pPr>
        <w:spacing w:line="360" w:lineRule="auto"/>
        <w:contextualSpacing/>
        <w:rPr>
          <w:del w:id="22543" w:author="Claire S" w:date="2026-06-05T11:24:00Z" w16du:dateUtc="2026-06-05T10:24:00Z"/>
          <w:rFonts w:ascii="Cambria" w:hAnsi="Cambria"/>
          <w:b/>
          <w:sz w:val="28"/>
          <w:szCs w:val="28"/>
        </w:rPr>
      </w:pPr>
    </w:p>
    <w:p w14:paraId="38ED0C8D" w14:textId="77777777" w:rsidR="00A60164" w:rsidRDefault="00A60164" w:rsidP="00325215">
      <w:pPr>
        <w:spacing w:line="360" w:lineRule="auto"/>
        <w:contextualSpacing/>
        <w:rPr>
          <w:ins w:id="22544" w:author="Claire S" w:date="2026-06-05T11:19:00Z" w16du:dateUtc="2026-06-05T10:19:00Z"/>
          <w:rFonts w:ascii="Cambria" w:hAnsi="Cambria"/>
          <w:b/>
          <w:sz w:val="28"/>
          <w:szCs w:val="28"/>
        </w:rPr>
      </w:pPr>
    </w:p>
    <w:p w14:paraId="26ED7DB0" w14:textId="77777777" w:rsidR="00126B1A" w:rsidRDefault="00126B1A" w:rsidP="00325215">
      <w:pPr>
        <w:spacing w:line="360" w:lineRule="auto"/>
        <w:contextualSpacing/>
        <w:rPr>
          <w:ins w:id="22545" w:author="Claire S" w:date="2026-06-05T11:35:00Z" w16du:dateUtc="2026-06-05T10:35:00Z"/>
          <w:rFonts w:ascii="Cambria" w:hAnsi="Cambria"/>
          <w:b/>
          <w:sz w:val="28"/>
          <w:szCs w:val="28"/>
        </w:rPr>
      </w:pPr>
    </w:p>
    <w:p w14:paraId="14D2FF3F" w14:textId="77777777" w:rsidR="00126B1A" w:rsidRDefault="00126B1A" w:rsidP="00325215">
      <w:pPr>
        <w:spacing w:line="360" w:lineRule="auto"/>
        <w:contextualSpacing/>
        <w:rPr>
          <w:ins w:id="22546" w:author="Claire S" w:date="2026-06-05T11:35:00Z" w16du:dateUtc="2026-06-05T10:35:00Z"/>
          <w:rFonts w:ascii="Cambria" w:hAnsi="Cambria"/>
          <w:b/>
          <w:sz w:val="28"/>
          <w:szCs w:val="28"/>
        </w:rPr>
      </w:pPr>
    </w:p>
    <w:p w14:paraId="1DEC3B21" w14:textId="77777777" w:rsidR="00126B1A" w:rsidRDefault="00126B1A" w:rsidP="00325215">
      <w:pPr>
        <w:spacing w:line="360" w:lineRule="auto"/>
        <w:contextualSpacing/>
        <w:rPr>
          <w:ins w:id="22547" w:author="Claire S" w:date="2026-06-05T11:35:00Z" w16du:dateUtc="2026-06-05T10:35:00Z"/>
          <w:rFonts w:ascii="Cambria" w:hAnsi="Cambria"/>
          <w:b/>
          <w:sz w:val="28"/>
          <w:szCs w:val="28"/>
        </w:rPr>
      </w:pPr>
    </w:p>
    <w:p w14:paraId="5E934995" w14:textId="77777777" w:rsidR="00126B1A" w:rsidRDefault="00126B1A" w:rsidP="00325215">
      <w:pPr>
        <w:spacing w:line="360" w:lineRule="auto"/>
        <w:contextualSpacing/>
        <w:rPr>
          <w:ins w:id="22548" w:author="Claire S" w:date="2026-06-05T11:35:00Z" w16du:dateUtc="2026-06-05T10:35:00Z"/>
          <w:rFonts w:ascii="Cambria" w:hAnsi="Cambria"/>
          <w:b/>
          <w:sz w:val="28"/>
          <w:szCs w:val="28"/>
        </w:rPr>
      </w:pPr>
    </w:p>
    <w:p w14:paraId="20018573" w14:textId="77777777" w:rsidR="00126B1A" w:rsidRDefault="00126B1A" w:rsidP="00325215">
      <w:pPr>
        <w:spacing w:line="360" w:lineRule="auto"/>
        <w:contextualSpacing/>
        <w:rPr>
          <w:ins w:id="22549" w:author="Claire S" w:date="2026-06-05T11:35:00Z" w16du:dateUtc="2026-06-05T10:35:00Z"/>
          <w:rFonts w:ascii="Cambria" w:hAnsi="Cambria"/>
          <w:b/>
          <w:sz w:val="28"/>
          <w:szCs w:val="28"/>
        </w:rPr>
      </w:pPr>
    </w:p>
    <w:p w14:paraId="0F8825D6" w14:textId="77777777" w:rsidR="007709F1" w:rsidRDefault="007709F1" w:rsidP="00325215">
      <w:pPr>
        <w:spacing w:line="360" w:lineRule="auto"/>
        <w:contextualSpacing/>
        <w:rPr>
          <w:ins w:id="22550" w:author="Claire S" w:date="2026-07-30T15:58:00Z" w16du:dateUtc="2026-07-30T14:58:00Z"/>
          <w:rFonts w:ascii="Cambria" w:hAnsi="Cambria"/>
          <w:b/>
          <w:sz w:val="28"/>
          <w:szCs w:val="28"/>
        </w:rPr>
      </w:pPr>
    </w:p>
    <w:p w14:paraId="22BA2113" w14:textId="77777777" w:rsidR="007709F1" w:rsidRDefault="007709F1" w:rsidP="00325215">
      <w:pPr>
        <w:spacing w:line="360" w:lineRule="auto"/>
        <w:contextualSpacing/>
        <w:rPr>
          <w:ins w:id="22551" w:author="Claire S" w:date="2026-06-05T11:35:00Z" w16du:dateUtc="2026-06-05T10:35:00Z"/>
          <w:rFonts w:ascii="Cambria" w:hAnsi="Cambria"/>
          <w:b/>
          <w:sz w:val="28"/>
          <w:szCs w:val="28"/>
        </w:rPr>
      </w:pPr>
    </w:p>
    <w:p w14:paraId="6AD1372D" w14:textId="69D016E1" w:rsidR="00C056C7" w:rsidRDefault="00C056C7" w:rsidP="00325215">
      <w:pPr>
        <w:spacing w:line="360" w:lineRule="auto"/>
        <w:contextualSpacing/>
        <w:rPr>
          <w:ins w:id="22552" w:author="Claire S" w:date="2026-07-31T16:19:00Z" w16du:dateUtc="2026-07-31T15:19:00Z"/>
          <w:rFonts w:ascii="Cambria" w:hAnsi="Cambria"/>
          <w:b/>
          <w:sz w:val="28"/>
          <w:szCs w:val="28"/>
        </w:rPr>
      </w:pPr>
      <w:r w:rsidRPr="00AA04B4">
        <w:rPr>
          <w:rFonts w:ascii="Cambria" w:hAnsi="Cambria"/>
          <w:b/>
          <w:sz w:val="28"/>
          <w:szCs w:val="28"/>
        </w:rPr>
        <w:t xml:space="preserve">CHAPTER </w:t>
      </w:r>
      <w:del w:id="22553" w:author="Daisy Watt" w:date="2026-06-23T05:32:00Z" w16du:dateUtc="2026-06-23T03:32:00Z">
        <w:r w:rsidR="00026B32" w:rsidDel="005E1B34">
          <w:rPr>
            <w:rFonts w:ascii="Cambria" w:hAnsi="Cambria"/>
            <w:b/>
            <w:sz w:val="28"/>
            <w:szCs w:val="28"/>
          </w:rPr>
          <w:delText>5</w:delText>
        </w:r>
        <w:r w:rsidR="00C43C61" w:rsidDel="005E1B34">
          <w:rPr>
            <w:rFonts w:ascii="Cambria" w:hAnsi="Cambria"/>
            <w:b/>
            <w:sz w:val="28"/>
            <w:szCs w:val="28"/>
          </w:rPr>
          <w:delText>3</w:delText>
        </w:r>
      </w:del>
      <w:ins w:id="22554" w:author="Claire S" w:date="2026-06-08T17:06:00Z" w16du:dateUtc="2026-06-08T16:06:00Z">
        <w:del w:id="22555" w:author="Daisy Watt" w:date="2026-06-23T05:32:00Z" w16du:dateUtc="2026-06-23T03:32:00Z">
          <w:r w:rsidR="005E1B34">
            <w:rPr>
              <w:rFonts w:ascii="Cambria" w:hAnsi="Cambria"/>
              <w:b/>
              <w:sz w:val="28"/>
              <w:szCs w:val="28"/>
            </w:rPr>
            <w:delText>55</w:delText>
          </w:r>
        </w:del>
      </w:ins>
      <w:ins w:id="22556" w:author="Daisy Watt" w:date="2026-06-23T05:32:00Z" w16du:dateUtc="2026-06-23T03:32:00Z">
        <w:r w:rsidR="009F66B7">
          <w:rPr>
            <w:rFonts w:ascii="Cambria" w:hAnsi="Cambria"/>
            <w:b/>
            <w:sz w:val="28"/>
            <w:szCs w:val="28"/>
          </w:rPr>
          <w:t>5</w:t>
        </w:r>
        <w:del w:id="22557" w:author="Claire S" w:date="2026-07-31T16:19:00Z" w16du:dateUtc="2026-07-31T15:19:00Z">
          <w:r w:rsidR="009F66B7" w:rsidDel="000525C8">
            <w:rPr>
              <w:rFonts w:ascii="Cambria" w:hAnsi="Cambria"/>
              <w:b/>
              <w:sz w:val="28"/>
              <w:szCs w:val="28"/>
            </w:rPr>
            <w:delText>4</w:delText>
          </w:r>
        </w:del>
      </w:ins>
      <w:ins w:id="22558" w:author="Claire S" w:date="2026-07-31T16:19:00Z" w16du:dateUtc="2026-07-31T15:19:00Z">
        <w:r w:rsidR="000525C8">
          <w:rPr>
            <w:rFonts w:ascii="Cambria" w:hAnsi="Cambria"/>
            <w:b/>
            <w:sz w:val="28"/>
            <w:szCs w:val="28"/>
          </w:rPr>
          <w:t>1</w:t>
        </w:r>
      </w:ins>
    </w:p>
    <w:p w14:paraId="023776FC" w14:textId="58F5F97D" w:rsidR="000525C8" w:rsidRDefault="000525C8" w:rsidP="00325215">
      <w:pPr>
        <w:spacing w:line="360" w:lineRule="auto"/>
        <w:contextualSpacing/>
        <w:rPr>
          <w:rFonts w:ascii="Cambria" w:hAnsi="Cambria"/>
          <w:b/>
          <w:sz w:val="28"/>
          <w:szCs w:val="28"/>
        </w:rPr>
      </w:pPr>
      <w:ins w:id="22559" w:author="Claire S" w:date="2026-07-31T16:19:00Z" w16du:dateUtc="2026-07-31T15:19:00Z">
        <w:r>
          <w:rPr>
            <w:rFonts w:ascii="Cambria" w:hAnsi="Cambria"/>
            <w:b/>
            <w:sz w:val="28"/>
            <w:szCs w:val="28"/>
          </w:rPr>
          <w:t>WEDNESD</w:t>
        </w:r>
      </w:ins>
      <w:ins w:id="22560" w:author="Claire S" w:date="2026-07-31T16:20:00Z" w16du:dateUtc="2026-07-31T15:20:00Z">
        <w:r>
          <w:rPr>
            <w:rFonts w:ascii="Cambria" w:hAnsi="Cambria"/>
            <w:b/>
            <w:sz w:val="28"/>
            <w:szCs w:val="28"/>
          </w:rPr>
          <w:t xml:space="preserve">AY </w:t>
        </w:r>
      </w:ins>
      <w:ins w:id="22561" w:author="Claire S" w:date="2026-07-31T16:25:00Z" w16du:dateUtc="2026-07-31T15:25:00Z">
        <w:r w:rsidR="00F25085">
          <w:rPr>
            <w:rFonts w:ascii="Cambria" w:hAnsi="Cambria"/>
            <w:b/>
            <w:sz w:val="28"/>
            <w:szCs w:val="28"/>
          </w:rPr>
          <w:t>LUNCHTIME</w:t>
        </w:r>
      </w:ins>
    </w:p>
    <w:p w14:paraId="0F3BBC27" w14:textId="2A4C81AF" w:rsidR="00C1309F" w:rsidRPr="00AA04B4" w:rsidRDefault="00C1309F" w:rsidP="00325215">
      <w:pPr>
        <w:spacing w:line="360" w:lineRule="auto"/>
        <w:contextualSpacing/>
        <w:rPr>
          <w:del w:id="22562" w:author="Daisy Watt" w:date="2026-06-23T05:32:00Z" w16du:dateUtc="2026-06-23T03:32:00Z"/>
          <w:rFonts w:ascii="Cambria" w:hAnsi="Cambria"/>
          <w:b/>
          <w:sz w:val="28"/>
          <w:szCs w:val="28"/>
        </w:rPr>
      </w:pPr>
      <w:del w:id="22563" w:author="Daisy Watt" w:date="2026-06-23T05:32:00Z" w16du:dateUtc="2026-06-23T03:32:00Z">
        <w:r>
          <w:rPr>
            <w:rFonts w:ascii="Cambria" w:hAnsi="Cambria"/>
            <w:b/>
            <w:sz w:val="28"/>
            <w:szCs w:val="28"/>
          </w:rPr>
          <w:delText>W</w:delText>
        </w:r>
        <w:r w:rsidR="00BF4A61">
          <w:rPr>
            <w:rFonts w:ascii="Cambria" w:hAnsi="Cambria"/>
            <w:b/>
            <w:sz w:val="28"/>
            <w:szCs w:val="28"/>
          </w:rPr>
          <w:delText>EDS</w:delText>
        </w:r>
        <w:r>
          <w:rPr>
            <w:rFonts w:ascii="Cambria" w:hAnsi="Cambria"/>
            <w:b/>
            <w:sz w:val="28"/>
            <w:szCs w:val="28"/>
          </w:rPr>
          <w:delText xml:space="preserve"> </w:delText>
        </w:r>
        <w:r w:rsidR="00BF4A61">
          <w:rPr>
            <w:rFonts w:ascii="Cambria" w:hAnsi="Cambria"/>
            <w:b/>
            <w:sz w:val="28"/>
            <w:szCs w:val="28"/>
          </w:rPr>
          <w:delText>PM</w:delText>
        </w:r>
      </w:del>
    </w:p>
    <w:p w14:paraId="7DE73C10" w14:textId="2CD8EBD6" w:rsidR="00824CC3" w:rsidRDefault="00E22694" w:rsidP="0005223A">
      <w:pPr>
        <w:spacing w:line="360" w:lineRule="auto"/>
        <w:contextualSpacing/>
        <w:rPr>
          <w:rFonts w:ascii="Cambria" w:hAnsi="Cambria"/>
          <w:bCs/>
          <w:sz w:val="28"/>
          <w:szCs w:val="28"/>
        </w:rPr>
      </w:pPr>
      <w:r>
        <w:rPr>
          <w:rFonts w:ascii="Cambria" w:hAnsi="Cambria"/>
          <w:bCs/>
          <w:sz w:val="28"/>
          <w:szCs w:val="28"/>
        </w:rPr>
        <w:t xml:space="preserve">As </w:t>
      </w:r>
      <w:r w:rsidR="00E60AE0">
        <w:rPr>
          <w:rFonts w:ascii="Cambria" w:hAnsi="Cambria"/>
          <w:bCs/>
          <w:sz w:val="28"/>
          <w:szCs w:val="28"/>
        </w:rPr>
        <w:t xml:space="preserve">Clara </w:t>
      </w:r>
      <w:r>
        <w:rPr>
          <w:rFonts w:ascii="Cambria" w:hAnsi="Cambria"/>
          <w:bCs/>
          <w:sz w:val="28"/>
          <w:szCs w:val="28"/>
        </w:rPr>
        <w:t>burst out</w:t>
      </w:r>
      <w:r w:rsidR="002C307D">
        <w:rPr>
          <w:rFonts w:ascii="Cambria" w:hAnsi="Cambria"/>
          <w:bCs/>
          <w:sz w:val="28"/>
          <w:szCs w:val="28"/>
        </w:rPr>
        <w:t xml:space="preserve"> on</w:t>
      </w:r>
      <w:r>
        <w:rPr>
          <w:rFonts w:ascii="Cambria" w:hAnsi="Cambria"/>
          <w:bCs/>
          <w:sz w:val="28"/>
          <w:szCs w:val="28"/>
        </w:rPr>
        <w:t>to</w:t>
      </w:r>
      <w:r w:rsidR="002C307D">
        <w:rPr>
          <w:rFonts w:ascii="Cambria" w:hAnsi="Cambria"/>
          <w:bCs/>
          <w:sz w:val="28"/>
          <w:szCs w:val="28"/>
        </w:rPr>
        <w:t xml:space="preserve"> the</w:t>
      </w:r>
      <w:r w:rsidR="00325215">
        <w:rPr>
          <w:rFonts w:ascii="Cambria" w:hAnsi="Cambria"/>
          <w:bCs/>
          <w:sz w:val="28"/>
          <w:szCs w:val="28"/>
        </w:rPr>
        <w:t xml:space="preserve"> </w:t>
      </w:r>
      <w:r w:rsidR="002C307D">
        <w:rPr>
          <w:rFonts w:ascii="Cambria" w:hAnsi="Cambria"/>
          <w:bCs/>
          <w:sz w:val="28"/>
          <w:szCs w:val="28"/>
        </w:rPr>
        <w:t>street</w:t>
      </w:r>
      <w:r w:rsidR="00060B57">
        <w:rPr>
          <w:rFonts w:ascii="Cambria" w:hAnsi="Cambria"/>
          <w:bCs/>
          <w:sz w:val="28"/>
          <w:szCs w:val="28"/>
        </w:rPr>
        <w:t xml:space="preserve">, </w:t>
      </w:r>
      <w:r w:rsidR="008B101B">
        <w:rPr>
          <w:rFonts w:ascii="Cambria" w:hAnsi="Cambria"/>
          <w:bCs/>
          <w:sz w:val="28"/>
          <w:szCs w:val="28"/>
        </w:rPr>
        <w:t>breathless</w:t>
      </w:r>
      <w:del w:id="22564" w:author="Claire S" w:date="2026-06-05T11:25:00Z" w16du:dateUtc="2026-06-05T10:25:00Z">
        <w:r w:rsidR="008B101B" w:rsidDel="007A1025">
          <w:rPr>
            <w:rFonts w:ascii="Cambria" w:hAnsi="Cambria"/>
            <w:bCs/>
            <w:sz w:val="28"/>
            <w:szCs w:val="28"/>
          </w:rPr>
          <w:delText xml:space="preserve"> </w:delText>
        </w:r>
      </w:del>
      <w:del w:id="22565" w:author="Claire S" w:date="2026-06-05T11:24:00Z" w16du:dateUtc="2026-06-05T10:24:00Z">
        <w:r w:rsidR="008B101B" w:rsidDel="007A1025">
          <w:rPr>
            <w:rFonts w:ascii="Cambria" w:hAnsi="Cambria"/>
            <w:bCs/>
            <w:sz w:val="28"/>
            <w:szCs w:val="28"/>
          </w:rPr>
          <w:delText>and clammy</w:delText>
        </w:r>
      </w:del>
      <w:r w:rsidR="008B101B">
        <w:rPr>
          <w:rFonts w:ascii="Cambria" w:hAnsi="Cambria"/>
          <w:bCs/>
          <w:sz w:val="28"/>
          <w:szCs w:val="28"/>
        </w:rPr>
        <w:t xml:space="preserve"> </w:t>
      </w:r>
      <w:del w:id="22566" w:author="Claire S" w:date="2026-06-05T11:24:00Z" w16du:dateUtc="2026-06-05T10:24:00Z">
        <w:r w:rsidR="008B101B" w:rsidDel="007A1025">
          <w:rPr>
            <w:rFonts w:ascii="Cambria" w:hAnsi="Cambria"/>
            <w:bCs/>
            <w:sz w:val="28"/>
            <w:szCs w:val="28"/>
          </w:rPr>
          <w:delText>with nerves</w:delText>
        </w:r>
      </w:del>
      <w:ins w:id="22567" w:author="Claire S" w:date="2026-06-05T11:24:00Z" w16du:dateUtc="2026-06-05T10:24:00Z">
        <w:r w:rsidR="007A1025">
          <w:rPr>
            <w:rFonts w:ascii="Cambria" w:hAnsi="Cambria"/>
            <w:bCs/>
            <w:sz w:val="28"/>
            <w:szCs w:val="28"/>
          </w:rPr>
          <w:t xml:space="preserve">and </w:t>
        </w:r>
      </w:ins>
      <w:ins w:id="22568" w:author="Claire S" w:date="2026-06-05T11:25:00Z" w16du:dateUtc="2026-06-05T10:25:00Z">
        <w:r w:rsidR="007A1025">
          <w:rPr>
            <w:rFonts w:ascii="Cambria" w:hAnsi="Cambria"/>
            <w:bCs/>
            <w:sz w:val="28"/>
            <w:szCs w:val="28"/>
          </w:rPr>
          <w:t>upset</w:t>
        </w:r>
      </w:ins>
      <w:r w:rsidR="008B101B">
        <w:rPr>
          <w:rFonts w:ascii="Cambria" w:hAnsi="Cambria"/>
          <w:bCs/>
          <w:sz w:val="28"/>
          <w:szCs w:val="28"/>
        </w:rPr>
        <w:t>, it seemed very odd</w:t>
      </w:r>
      <w:r w:rsidR="002C307D">
        <w:rPr>
          <w:rFonts w:ascii="Cambria" w:hAnsi="Cambria"/>
          <w:bCs/>
          <w:sz w:val="28"/>
          <w:szCs w:val="28"/>
        </w:rPr>
        <w:t xml:space="preserve"> </w:t>
      </w:r>
      <w:r w:rsidR="00060B57">
        <w:rPr>
          <w:rFonts w:ascii="Cambria" w:hAnsi="Cambria"/>
          <w:bCs/>
          <w:sz w:val="28"/>
          <w:szCs w:val="28"/>
        </w:rPr>
        <w:t xml:space="preserve">to be </w:t>
      </w:r>
      <w:r w:rsidR="00E82E65">
        <w:rPr>
          <w:rFonts w:ascii="Cambria" w:hAnsi="Cambria"/>
          <w:bCs/>
          <w:sz w:val="28"/>
          <w:szCs w:val="28"/>
        </w:rPr>
        <w:t xml:space="preserve">back </w:t>
      </w:r>
      <w:r w:rsidR="00060B57">
        <w:rPr>
          <w:rFonts w:ascii="Cambria" w:hAnsi="Cambria"/>
          <w:bCs/>
          <w:sz w:val="28"/>
          <w:szCs w:val="28"/>
        </w:rPr>
        <w:t>in normality</w:t>
      </w:r>
      <w:del w:id="22569" w:author="Claire S" w:date="2026-06-05T11:25:00Z" w16du:dateUtc="2026-06-05T10:25:00Z">
        <w:r w:rsidR="00A43D40" w:rsidDel="007A1025">
          <w:rPr>
            <w:rFonts w:ascii="Cambria" w:hAnsi="Cambria"/>
            <w:bCs/>
            <w:sz w:val="28"/>
            <w:szCs w:val="28"/>
          </w:rPr>
          <w:delText xml:space="preserve"> after such a </w:delText>
        </w:r>
        <w:r w:rsidR="00125086" w:rsidDel="007A1025">
          <w:rPr>
            <w:rFonts w:ascii="Cambria" w:hAnsi="Cambria"/>
            <w:bCs/>
            <w:sz w:val="28"/>
            <w:szCs w:val="28"/>
          </w:rPr>
          <w:delText>stressful</w:delText>
        </w:r>
        <w:r w:rsidR="00A43D40" w:rsidDel="007A1025">
          <w:rPr>
            <w:rFonts w:ascii="Cambria" w:hAnsi="Cambria"/>
            <w:bCs/>
            <w:sz w:val="28"/>
            <w:szCs w:val="28"/>
          </w:rPr>
          <w:delText xml:space="preserve"> situation</w:delText>
        </w:r>
      </w:del>
      <w:r w:rsidR="00A43D40">
        <w:rPr>
          <w:rFonts w:ascii="Cambria" w:hAnsi="Cambria"/>
          <w:bCs/>
          <w:sz w:val="28"/>
          <w:szCs w:val="28"/>
        </w:rPr>
        <w:t xml:space="preserve">.  </w:t>
      </w:r>
      <w:r w:rsidR="000A50F6">
        <w:rPr>
          <w:rFonts w:ascii="Cambria" w:hAnsi="Cambria"/>
          <w:bCs/>
          <w:sz w:val="28"/>
          <w:szCs w:val="28"/>
        </w:rPr>
        <w:t>T</w:t>
      </w:r>
      <w:r w:rsidR="005A0F2A">
        <w:rPr>
          <w:rFonts w:ascii="Cambria" w:hAnsi="Cambria"/>
          <w:bCs/>
          <w:sz w:val="28"/>
          <w:szCs w:val="28"/>
        </w:rPr>
        <w:t>rying</w:t>
      </w:r>
      <w:r w:rsidR="00CF018C">
        <w:rPr>
          <w:rFonts w:ascii="Cambria" w:hAnsi="Cambria"/>
          <w:bCs/>
          <w:sz w:val="28"/>
          <w:szCs w:val="28"/>
        </w:rPr>
        <w:t xml:space="preserve"> to </w:t>
      </w:r>
      <w:r w:rsidR="000A50F6">
        <w:rPr>
          <w:rFonts w:ascii="Cambria" w:hAnsi="Cambria"/>
          <w:bCs/>
          <w:sz w:val="28"/>
          <w:szCs w:val="28"/>
        </w:rPr>
        <w:t>contain her anger</w:t>
      </w:r>
      <w:r w:rsidR="00A43D40">
        <w:rPr>
          <w:rFonts w:ascii="Cambria" w:hAnsi="Cambria"/>
          <w:bCs/>
          <w:sz w:val="28"/>
          <w:szCs w:val="28"/>
        </w:rPr>
        <w:t>,</w:t>
      </w:r>
      <w:r w:rsidR="002C307D">
        <w:rPr>
          <w:rFonts w:ascii="Cambria" w:hAnsi="Cambria"/>
          <w:bCs/>
          <w:sz w:val="28"/>
          <w:szCs w:val="28"/>
        </w:rPr>
        <w:t xml:space="preserve"> the hubbub</w:t>
      </w:r>
      <w:r w:rsidR="00C1309F">
        <w:rPr>
          <w:rFonts w:ascii="Cambria" w:hAnsi="Cambria"/>
          <w:bCs/>
          <w:sz w:val="28"/>
          <w:szCs w:val="28"/>
        </w:rPr>
        <w:t xml:space="preserve"> of London</w:t>
      </w:r>
      <w:r w:rsidR="00125086">
        <w:rPr>
          <w:rFonts w:ascii="Cambria" w:hAnsi="Cambria"/>
          <w:bCs/>
          <w:sz w:val="28"/>
          <w:szCs w:val="28"/>
        </w:rPr>
        <w:t xml:space="preserve"> </w:t>
      </w:r>
      <w:r w:rsidR="008B101B">
        <w:rPr>
          <w:rFonts w:ascii="Cambria" w:hAnsi="Cambria"/>
          <w:bCs/>
          <w:sz w:val="28"/>
          <w:szCs w:val="28"/>
        </w:rPr>
        <w:t>continu</w:t>
      </w:r>
      <w:r w:rsidR="000A50F6">
        <w:rPr>
          <w:rFonts w:ascii="Cambria" w:hAnsi="Cambria"/>
          <w:bCs/>
          <w:sz w:val="28"/>
          <w:szCs w:val="28"/>
        </w:rPr>
        <w:t xml:space="preserve">ed </w:t>
      </w:r>
      <w:r w:rsidR="00125086">
        <w:rPr>
          <w:rFonts w:ascii="Cambria" w:hAnsi="Cambria"/>
          <w:bCs/>
          <w:sz w:val="28"/>
          <w:szCs w:val="28"/>
        </w:rPr>
        <w:t xml:space="preserve">as </w:t>
      </w:r>
      <w:r w:rsidR="00824CC3">
        <w:rPr>
          <w:rFonts w:ascii="Cambria" w:hAnsi="Cambria"/>
          <w:bCs/>
          <w:sz w:val="28"/>
          <w:szCs w:val="28"/>
        </w:rPr>
        <w:t>ever</w:t>
      </w:r>
      <w:r w:rsidR="00CF018C">
        <w:rPr>
          <w:rFonts w:ascii="Cambria" w:hAnsi="Cambria"/>
          <w:bCs/>
          <w:sz w:val="28"/>
          <w:szCs w:val="28"/>
        </w:rPr>
        <w:t xml:space="preserve"> all around her</w:t>
      </w:r>
      <w:del w:id="22570" w:author="Daisy Watt" w:date="2026-06-23T17:55:00Z" w16du:dateUtc="2026-06-23T15:55:00Z">
        <w:r w:rsidR="00C5644D" w:rsidDel="001B5262">
          <w:rPr>
            <w:rFonts w:ascii="Cambria" w:hAnsi="Cambria"/>
            <w:bCs/>
            <w:sz w:val="28"/>
            <w:szCs w:val="28"/>
          </w:rPr>
          <w:delText>;</w:delText>
        </w:r>
      </w:del>
      <w:ins w:id="22571" w:author="Daisy Watt" w:date="2026-06-23T17:55:00Z" w16du:dateUtc="2026-06-23T15:55:00Z">
        <w:r w:rsidR="001B5262">
          <w:rPr>
            <w:rFonts w:ascii="Cambria" w:hAnsi="Cambria"/>
            <w:bCs/>
            <w:sz w:val="28"/>
            <w:szCs w:val="28"/>
          </w:rPr>
          <w:t>:</w:t>
        </w:r>
      </w:ins>
      <w:r w:rsidR="00C1309F">
        <w:rPr>
          <w:rFonts w:ascii="Cambria" w:hAnsi="Cambria"/>
          <w:bCs/>
          <w:sz w:val="28"/>
          <w:szCs w:val="28"/>
        </w:rPr>
        <w:t xml:space="preserve"> the buzzing</w:t>
      </w:r>
      <w:r w:rsidR="00125086">
        <w:rPr>
          <w:rFonts w:ascii="Cambria" w:hAnsi="Cambria"/>
          <w:bCs/>
          <w:sz w:val="28"/>
          <w:szCs w:val="28"/>
        </w:rPr>
        <w:t xml:space="preserve"> cafes</w:t>
      </w:r>
      <w:r w:rsidR="00C1309F">
        <w:rPr>
          <w:rFonts w:ascii="Cambria" w:hAnsi="Cambria"/>
          <w:bCs/>
          <w:sz w:val="28"/>
          <w:szCs w:val="28"/>
        </w:rPr>
        <w:t xml:space="preserve">, the buskers </w:t>
      </w:r>
      <w:r w:rsidR="00175874">
        <w:rPr>
          <w:rFonts w:ascii="Cambria" w:hAnsi="Cambria"/>
          <w:bCs/>
          <w:sz w:val="28"/>
          <w:szCs w:val="28"/>
        </w:rPr>
        <w:t xml:space="preserve">and the tourists </w:t>
      </w:r>
      <w:r w:rsidR="00C1309F">
        <w:rPr>
          <w:rFonts w:ascii="Cambria" w:hAnsi="Cambria"/>
          <w:bCs/>
          <w:sz w:val="28"/>
          <w:szCs w:val="28"/>
        </w:rPr>
        <w:t>a</w:t>
      </w:r>
      <w:r w:rsidR="00175874">
        <w:rPr>
          <w:rFonts w:ascii="Cambria" w:hAnsi="Cambria"/>
          <w:bCs/>
          <w:sz w:val="28"/>
          <w:szCs w:val="28"/>
        </w:rPr>
        <w:t>longsi</w:t>
      </w:r>
      <w:r w:rsidR="00C1309F">
        <w:rPr>
          <w:rFonts w:ascii="Cambria" w:hAnsi="Cambria"/>
          <w:bCs/>
          <w:sz w:val="28"/>
          <w:szCs w:val="28"/>
        </w:rPr>
        <w:t>d</w:t>
      </w:r>
      <w:r w:rsidR="00175874">
        <w:rPr>
          <w:rFonts w:ascii="Cambria" w:hAnsi="Cambria"/>
          <w:bCs/>
          <w:sz w:val="28"/>
          <w:szCs w:val="28"/>
        </w:rPr>
        <w:t>e</w:t>
      </w:r>
      <w:r w:rsidR="00C1309F">
        <w:rPr>
          <w:rFonts w:ascii="Cambria" w:hAnsi="Cambria"/>
          <w:bCs/>
          <w:sz w:val="28"/>
          <w:szCs w:val="28"/>
        </w:rPr>
        <w:t xml:space="preserve"> </w:t>
      </w:r>
      <w:r w:rsidR="00824CC3">
        <w:rPr>
          <w:rFonts w:ascii="Cambria" w:hAnsi="Cambria"/>
          <w:bCs/>
          <w:sz w:val="28"/>
          <w:szCs w:val="28"/>
        </w:rPr>
        <w:t>Londoners going about their everyday business.  She dodged round a</w:t>
      </w:r>
      <w:r w:rsidR="00C5644D">
        <w:rPr>
          <w:rFonts w:ascii="Cambria" w:hAnsi="Cambria"/>
          <w:bCs/>
          <w:sz w:val="28"/>
          <w:szCs w:val="28"/>
        </w:rPr>
        <w:t xml:space="preserve"> </w:t>
      </w:r>
      <w:del w:id="22572" w:author="Daisy Watt" w:date="2026-06-23T05:32:00Z" w16du:dateUtc="2026-06-23T03:32:00Z">
        <w:r w:rsidR="00C5644D">
          <w:rPr>
            <w:rFonts w:ascii="Cambria" w:hAnsi="Cambria"/>
            <w:bCs/>
            <w:sz w:val="28"/>
            <w:szCs w:val="28"/>
          </w:rPr>
          <w:delText>streetcleaner</w:delText>
        </w:r>
      </w:del>
      <w:ins w:id="22573" w:author="Daisy Watt" w:date="2026-06-23T05:32:00Z" w16du:dateUtc="2026-06-23T03:32:00Z">
        <w:r w:rsidR="000944A4">
          <w:rPr>
            <w:rFonts w:ascii="Cambria" w:hAnsi="Cambria"/>
            <w:bCs/>
            <w:sz w:val="28"/>
            <w:szCs w:val="28"/>
          </w:rPr>
          <w:t>street cleaner</w:t>
        </w:r>
      </w:ins>
      <w:r w:rsidR="00C31B07">
        <w:rPr>
          <w:rFonts w:ascii="Cambria" w:hAnsi="Cambria"/>
          <w:bCs/>
          <w:sz w:val="28"/>
          <w:szCs w:val="28"/>
        </w:rPr>
        <w:t xml:space="preserve"> and stood to take a breath</w:t>
      </w:r>
      <w:r w:rsidR="00127B89">
        <w:rPr>
          <w:rFonts w:ascii="Cambria" w:hAnsi="Cambria"/>
          <w:bCs/>
          <w:sz w:val="28"/>
          <w:szCs w:val="28"/>
        </w:rPr>
        <w:t xml:space="preserve">. </w:t>
      </w:r>
    </w:p>
    <w:p w14:paraId="7489CF66" w14:textId="5E1295A0" w:rsidR="00193692" w:rsidRDefault="00824CC3" w:rsidP="00C31B07">
      <w:pPr>
        <w:spacing w:line="360" w:lineRule="auto"/>
        <w:ind w:firstLine="720"/>
        <w:contextualSpacing/>
        <w:rPr>
          <w:rFonts w:ascii="Cambria" w:hAnsi="Cambria"/>
          <w:bCs/>
          <w:sz w:val="28"/>
          <w:szCs w:val="28"/>
        </w:rPr>
      </w:pPr>
      <w:r>
        <w:rPr>
          <w:rFonts w:ascii="Cambria" w:hAnsi="Cambria"/>
          <w:bCs/>
          <w:sz w:val="28"/>
          <w:szCs w:val="28"/>
        </w:rPr>
        <w:t xml:space="preserve">But </w:t>
      </w:r>
      <w:r w:rsidR="00C31B07">
        <w:rPr>
          <w:rFonts w:ascii="Cambria" w:hAnsi="Cambria"/>
          <w:bCs/>
          <w:sz w:val="28"/>
          <w:szCs w:val="28"/>
        </w:rPr>
        <w:t xml:space="preserve">even </w:t>
      </w:r>
      <w:r>
        <w:rPr>
          <w:rFonts w:ascii="Cambria" w:hAnsi="Cambria"/>
          <w:bCs/>
          <w:sz w:val="28"/>
          <w:szCs w:val="28"/>
        </w:rPr>
        <w:t>a</w:t>
      </w:r>
      <w:r w:rsidR="00127B89">
        <w:rPr>
          <w:rFonts w:ascii="Cambria" w:hAnsi="Cambria"/>
          <w:bCs/>
          <w:sz w:val="28"/>
          <w:szCs w:val="28"/>
        </w:rPr>
        <w:t xml:space="preserve">s </w:t>
      </w:r>
      <w:r>
        <w:rPr>
          <w:rFonts w:ascii="Cambria" w:hAnsi="Cambria"/>
          <w:bCs/>
          <w:sz w:val="28"/>
          <w:szCs w:val="28"/>
        </w:rPr>
        <w:t>Clara</w:t>
      </w:r>
      <w:r w:rsidR="00127B89">
        <w:rPr>
          <w:rFonts w:ascii="Cambria" w:hAnsi="Cambria"/>
          <w:bCs/>
          <w:sz w:val="28"/>
          <w:szCs w:val="28"/>
        </w:rPr>
        <w:t xml:space="preserve"> </w:t>
      </w:r>
      <w:r w:rsidR="0007304B">
        <w:rPr>
          <w:rFonts w:ascii="Cambria" w:hAnsi="Cambria"/>
          <w:bCs/>
          <w:sz w:val="28"/>
          <w:szCs w:val="28"/>
        </w:rPr>
        <w:t>collect</w:t>
      </w:r>
      <w:r w:rsidR="00CF018C">
        <w:rPr>
          <w:rFonts w:ascii="Cambria" w:hAnsi="Cambria"/>
          <w:bCs/>
          <w:sz w:val="28"/>
          <w:szCs w:val="28"/>
        </w:rPr>
        <w:t>ed</w:t>
      </w:r>
      <w:r w:rsidR="00127B89">
        <w:rPr>
          <w:rFonts w:ascii="Cambria" w:hAnsi="Cambria"/>
          <w:bCs/>
          <w:sz w:val="28"/>
          <w:szCs w:val="28"/>
        </w:rPr>
        <w:t xml:space="preserve"> herself, </w:t>
      </w:r>
      <w:r w:rsidR="00101C02">
        <w:rPr>
          <w:rFonts w:ascii="Cambria" w:hAnsi="Cambria"/>
          <w:bCs/>
          <w:sz w:val="28"/>
          <w:szCs w:val="28"/>
        </w:rPr>
        <w:t xml:space="preserve">a figure </w:t>
      </w:r>
      <w:r w:rsidR="00193692">
        <w:rPr>
          <w:rFonts w:ascii="Cambria" w:hAnsi="Cambria"/>
          <w:bCs/>
          <w:sz w:val="28"/>
          <w:szCs w:val="28"/>
        </w:rPr>
        <w:t>hurrying away</w:t>
      </w:r>
      <w:r w:rsidR="00332C14">
        <w:rPr>
          <w:rFonts w:ascii="Cambria" w:hAnsi="Cambria"/>
          <w:bCs/>
          <w:sz w:val="28"/>
          <w:szCs w:val="28"/>
        </w:rPr>
        <w:t xml:space="preserve"> </w:t>
      </w:r>
      <w:r w:rsidR="00193692">
        <w:rPr>
          <w:rFonts w:ascii="Cambria" w:hAnsi="Cambria"/>
          <w:bCs/>
          <w:sz w:val="28"/>
          <w:szCs w:val="28"/>
        </w:rPr>
        <w:t>ahead of her</w:t>
      </w:r>
      <w:r w:rsidR="00127B89">
        <w:rPr>
          <w:rFonts w:ascii="Cambria" w:hAnsi="Cambria"/>
          <w:bCs/>
          <w:sz w:val="28"/>
          <w:szCs w:val="28"/>
        </w:rPr>
        <w:t xml:space="preserve"> caught her eye</w:t>
      </w:r>
      <w:del w:id="22574" w:author="Daisy Watt" w:date="2026-06-23T05:32:00Z" w16du:dateUtc="2026-06-23T03:32:00Z">
        <w:r w:rsidR="0007304B">
          <w:rPr>
            <w:rFonts w:ascii="Cambria" w:hAnsi="Cambria"/>
            <w:bCs/>
            <w:sz w:val="28"/>
            <w:szCs w:val="28"/>
          </w:rPr>
          <w:delText>,</w:delText>
        </w:r>
      </w:del>
      <w:ins w:id="22575" w:author="Daisy Watt" w:date="2026-06-23T05:32:00Z" w16du:dateUtc="2026-06-23T03:32:00Z">
        <w:r w:rsidR="00193692">
          <w:rPr>
            <w:rFonts w:ascii="Cambria" w:hAnsi="Cambria"/>
            <w:bCs/>
            <w:sz w:val="28"/>
            <w:szCs w:val="28"/>
          </w:rPr>
          <w:t xml:space="preserve"> </w:t>
        </w:r>
      </w:ins>
      <w:ins w:id="22576" w:author="Daisy Watt" w:date="2026-06-23T05:33:00Z" w16du:dateUtc="2026-06-23T03:33:00Z">
        <w:r w:rsidR="00996E68">
          <w:rPr>
            <w:rFonts w:ascii="Cambria" w:hAnsi="Cambria"/>
            <w:bCs/>
            <w:sz w:val="28"/>
            <w:szCs w:val="28"/>
          </w:rPr>
          <w:t>–</w:t>
        </w:r>
      </w:ins>
      <w:r w:rsidR="00193692">
        <w:rPr>
          <w:rFonts w:ascii="Cambria" w:hAnsi="Cambria"/>
          <w:bCs/>
          <w:sz w:val="28"/>
          <w:szCs w:val="28"/>
        </w:rPr>
        <w:t xml:space="preserve"> </w:t>
      </w:r>
      <w:r w:rsidR="00C31B07">
        <w:rPr>
          <w:rFonts w:ascii="Cambria" w:hAnsi="Cambria"/>
          <w:bCs/>
          <w:sz w:val="28"/>
          <w:szCs w:val="28"/>
        </w:rPr>
        <w:t xml:space="preserve">a </w:t>
      </w:r>
      <w:r w:rsidR="004572C1">
        <w:rPr>
          <w:rFonts w:ascii="Cambria" w:hAnsi="Cambria"/>
          <w:bCs/>
          <w:sz w:val="28"/>
          <w:szCs w:val="28"/>
        </w:rPr>
        <w:t xml:space="preserve">tall lanky </w:t>
      </w:r>
      <w:r w:rsidR="00C31B07">
        <w:rPr>
          <w:rFonts w:ascii="Cambria" w:hAnsi="Cambria"/>
          <w:bCs/>
          <w:sz w:val="28"/>
          <w:szCs w:val="28"/>
        </w:rPr>
        <w:t>f</w:t>
      </w:r>
      <w:ins w:id="22577" w:author="Claire S" w:date="2026-07-31T16:26:00Z" w16du:dateUtc="2026-07-31T15:26:00Z">
        <w:r w:rsidR="00F25085">
          <w:rPr>
            <w:rFonts w:ascii="Cambria" w:hAnsi="Cambria"/>
            <w:bCs/>
            <w:sz w:val="28"/>
            <w:szCs w:val="28"/>
          </w:rPr>
          <w:t>orm</w:t>
        </w:r>
      </w:ins>
      <w:del w:id="22578" w:author="Claire S" w:date="2026-07-31T16:26:00Z" w16du:dateUtc="2026-07-31T15:26:00Z">
        <w:r w:rsidR="00C31B07" w:rsidDel="00F25085">
          <w:rPr>
            <w:rFonts w:ascii="Cambria" w:hAnsi="Cambria"/>
            <w:bCs/>
            <w:sz w:val="28"/>
            <w:szCs w:val="28"/>
          </w:rPr>
          <w:delText>igure</w:delText>
        </w:r>
      </w:del>
      <w:r w:rsidR="00C31B07">
        <w:rPr>
          <w:rFonts w:ascii="Cambria" w:hAnsi="Cambria"/>
          <w:bCs/>
          <w:sz w:val="28"/>
          <w:szCs w:val="28"/>
        </w:rPr>
        <w:t xml:space="preserve"> </w:t>
      </w:r>
      <w:r w:rsidR="007C7756">
        <w:rPr>
          <w:rFonts w:ascii="Cambria" w:hAnsi="Cambria"/>
          <w:bCs/>
          <w:sz w:val="28"/>
          <w:szCs w:val="28"/>
        </w:rPr>
        <w:t>jogging round a</w:t>
      </w:r>
      <w:r w:rsidR="00E60AE0">
        <w:rPr>
          <w:rFonts w:ascii="Cambria" w:hAnsi="Cambria"/>
          <w:bCs/>
          <w:sz w:val="28"/>
          <w:szCs w:val="28"/>
        </w:rPr>
        <w:t>n</w:t>
      </w:r>
      <w:r w:rsidR="007C7756">
        <w:rPr>
          <w:rFonts w:ascii="Cambria" w:hAnsi="Cambria"/>
          <w:bCs/>
          <w:sz w:val="28"/>
          <w:szCs w:val="28"/>
        </w:rPr>
        <w:t xml:space="preserve"> </w:t>
      </w:r>
      <w:r w:rsidR="00332C14">
        <w:rPr>
          <w:rFonts w:ascii="Cambria" w:hAnsi="Cambria"/>
          <w:bCs/>
          <w:sz w:val="28"/>
          <w:szCs w:val="28"/>
        </w:rPr>
        <w:t>elderly</w:t>
      </w:r>
      <w:r w:rsidR="007C7756">
        <w:rPr>
          <w:rFonts w:ascii="Cambria" w:hAnsi="Cambria"/>
          <w:bCs/>
          <w:sz w:val="28"/>
          <w:szCs w:val="28"/>
        </w:rPr>
        <w:t xml:space="preserve"> Japanese couple and their </w:t>
      </w:r>
      <w:r w:rsidR="00E60AE0">
        <w:rPr>
          <w:rFonts w:ascii="Cambria" w:hAnsi="Cambria"/>
          <w:bCs/>
          <w:sz w:val="28"/>
          <w:szCs w:val="28"/>
        </w:rPr>
        <w:t xml:space="preserve">silly </w:t>
      </w:r>
      <w:r w:rsidR="007C7756">
        <w:rPr>
          <w:rFonts w:ascii="Cambria" w:hAnsi="Cambria"/>
          <w:bCs/>
          <w:sz w:val="28"/>
          <w:szCs w:val="28"/>
        </w:rPr>
        <w:t>selfie</w:t>
      </w:r>
      <w:del w:id="22579" w:author="Daisy Watt" w:date="2026-06-23T17:56:00Z" w16du:dateUtc="2026-06-23T15:56:00Z">
        <w:r w:rsidR="007C7756" w:rsidDel="00C37632">
          <w:rPr>
            <w:rFonts w:ascii="Cambria" w:hAnsi="Cambria"/>
            <w:bCs/>
            <w:sz w:val="28"/>
            <w:szCs w:val="28"/>
          </w:rPr>
          <w:delText>-</w:delText>
        </w:r>
      </w:del>
      <w:ins w:id="22580" w:author="Claire S" w:date="2026-07-31T16:26:00Z" w16du:dateUtc="2026-07-31T15:26:00Z">
        <w:r w:rsidR="00F25085">
          <w:rPr>
            <w:rFonts w:ascii="Cambria" w:hAnsi="Cambria"/>
            <w:bCs/>
            <w:sz w:val="28"/>
            <w:szCs w:val="28"/>
          </w:rPr>
          <w:t>-</w:t>
        </w:r>
      </w:ins>
      <w:ins w:id="22581" w:author="Daisy Watt" w:date="2026-06-23T17:56:00Z" w16du:dateUtc="2026-06-23T15:56:00Z">
        <w:del w:id="22582" w:author="Claire S" w:date="2026-07-31T16:26:00Z" w16du:dateUtc="2026-07-31T15:26:00Z">
          <w:r w:rsidR="00C37632" w:rsidDel="00F25085">
            <w:rPr>
              <w:rFonts w:ascii="Cambria" w:hAnsi="Cambria"/>
              <w:bCs/>
              <w:sz w:val="28"/>
              <w:szCs w:val="28"/>
            </w:rPr>
            <w:delText xml:space="preserve"> </w:delText>
          </w:r>
        </w:del>
      </w:ins>
      <w:r w:rsidR="007C7756">
        <w:rPr>
          <w:rFonts w:ascii="Cambria" w:hAnsi="Cambria"/>
          <w:bCs/>
          <w:sz w:val="28"/>
          <w:szCs w:val="28"/>
        </w:rPr>
        <w:t>stick.</w:t>
      </w:r>
      <w:r w:rsidR="00193692">
        <w:rPr>
          <w:rFonts w:ascii="Cambria" w:hAnsi="Cambria"/>
          <w:bCs/>
          <w:sz w:val="28"/>
          <w:szCs w:val="28"/>
        </w:rPr>
        <w:t xml:space="preserve">  </w:t>
      </w:r>
      <w:r w:rsidR="00C31B07">
        <w:rPr>
          <w:rFonts w:ascii="Cambria" w:hAnsi="Cambria"/>
          <w:bCs/>
          <w:sz w:val="28"/>
          <w:szCs w:val="28"/>
        </w:rPr>
        <w:t>Someone</w:t>
      </w:r>
      <w:r w:rsidR="00193692">
        <w:rPr>
          <w:rFonts w:ascii="Cambria" w:hAnsi="Cambria"/>
          <w:bCs/>
          <w:sz w:val="28"/>
          <w:szCs w:val="28"/>
        </w:rPr>
        <w:t xml:space="preserve"> she was sure she recognised</w:t>
      </w:r>
      <w:del w:id="22583" w:author="Daisy Watt" w:date="2026-06-23T17:56:00Z" w16du:dateUtc="2026-06-23T15:56:00Z">
        <w:r w:rsidR="00572C37" w:rsidDel="008B1CC9">
          <w:rPr>
            <w:rFonts w:ascii="Cambria" w:hAnsi="Cambria"/>
            <w:bCs/>
            <w:sz w:val="28"/>
            <w:szCs w:val="28"/>
          </w:rPr>
          <w:delText>;</w:delText>
        </w:r>
      </w:del>
      <w:ins w:id="22584" w:author="Daisy Watt" w:date="2026-06-23T17:56:00Z" w16du:dateUtc="2026-06-23T15:56:00Z">
        <w:r w:rsidR="008B1CC9">
          <w:rPr>
            <w:rFonts w:ascii="Cambria" w:hAnsi="Cambria"/>
            <w:bCs/>
            <w:sz w:val="28"/>
            <w:szCs w:val="28"/>
          </w:rPr>
          <w:t xml:space="preserve"> –</w:t>
        </w:r>
      </w:ins>
      <w:r w:rsidR="00572C37">
        <w:rPr>
          <w:rFonts w:ascii="Cambria" w:hAnsi="Cambria"/>
          <w:bCs/>
          <w:sz w:val="28"/>
          <w:szCs w:val="28"/>
        </w:rPr>
        <w:t xml:space="preserve"> the red jacket with a streak of </w:t>
      </w:r>
      <w:r w:rsidR="007C7756">
        <w:rPr>
          <w:rFonts w:ascii="Cambria" w:hAnsi="Cambria"/>
          <w:bCs/>
          <w:sz w:val="28"/>
          <w:szCs w:val="28"/>
        </w:rPr>
        <w:t xml:space="preserve">black </w:t>
      </w:r>
      <w:r w:rsidR="00572C37">
        <w:rPr>
          <w:rFonts w:ascii="Cambria" w:hAnsi="Cambria"/>
          <w:bCs/>
          <w:sz w:val="28"/>
          <w:szCs w:val="28"/>
        </w:rPr>
        <w:t xml:space="preserve">paint </w:t>
      </w:r>
      <w:r w:rsidR="007C7756">
        <w:rPr>
          <w:rFonts w:ascii="Cambria" w:hAnsi="Cambria"/>
          <w:bCs/>
          <w:sz w:val="28"/>
          <w:szCs w:val="28"/>
        </w:rPr>
        <w:t>down the left arm,</w:t>
      </w:r>
      <w:r w:rsidR="00572C37">
        <w:rPr>
          <w:rFonts w:ascii="Cambria" w:hAnsi="Cambria"/>
          <w:bCs/>
          <w:sz w:val="28"/>
          <w:szCs w:val="28"/>
        </w:rPr>
        <w:t xml:space="preserve"> from when </w:t>
      </w:r>
      <w:r w:rsidR="00175874">
        <w:rPr>
          <w:rFonts w:ascii="Cambria" w:hAnsi="Cambria"/>
          <w:bCs/>
          <w:sz w:val="28"/>
          <w:szCs w:val="28"/>
        </w:rPr>
        <w:t xml:space="preserve">the </w:t>
      </w:r>
      <w:r w:rsidR="00BF4A61">
        <w:rPr>
          <w:rFonts w:ascii="Cambria" w:hAnsi="Cambria"/>
          <w:bCs/>
          <w:sz w:val="28"/>
          <w:szCs w:val="28"/>
        </w:rPr>
        <w:t xml:space="preserve">main block’s </w:t>
      </w:r>
      <w:r w:rsidR="00175874">
        <w:rPr>
          <w:rFonts w:ascii="Cambria" w:hAnsi="Cambria"/>
          <w:bCs/>
          <w:sz w:val="28"/>
          <w:szCs w:val="28"/>
        </w:rPr>
        <w:t>stairwell was still wet</w:t>
      </w:r>
      <w:r w:rsidR="00572C37">
        <w:rPr>
          <w:rFonts w:ascii="Cambria" w:hAnsi="Cambria"/>
          <w:bCs/>
          <w:sz w:val="28"/>
          <w:szCs w:val="28"/>
        </w:rPr>
        <w:t>.</w:t>
      </w:r>
    </w:p>
    <w:p w14:paraId="5BD7301F" w14:textId="246AFBFB" w:rsidR="00193692" w:rsidRDefault="00193692" w:rsidP="00193692">
      <w:pPr>
        <w:spacing w:line="360" w:lineRule="auto"/>
        <w:ind w:firstLine="720"/>
        <w:contextualSpacing/>
        <w:rPr>
          <w:rFonts w:ascii="Cambria" w:hAnsi="Cambria"/>
          <w:bCs/>
          <w:sz w:val="28"/>
          <w:szCs w:val="28"/>
        </w:rPr>
      </w:pPr>
      <w:r>
        <w:rPr>
          <w:rFonts w:ascii="Cambria" w:hAnsi="Cambria"/>
          <w:bCs/>
          <w:sz w:val="28"/>
          <w:szCs w:val="28"/>
        </w:rPr>
        <w:t>‘</w:t>
      </w:r>
      <w:r w:rsidR="00175874">
        <w:rPr>
          <w:rFonts w:ascii="Cambria" w:hAnsi="Cambria"/>
          <w:bCs/>
          <w:sz w:val="28"/>
          <w:szCs w:val="28"/>
        </w:rPr>
        <w:t>Hey</w:t>
      </w:r>
      <w:r>
        <w:rPr>
          <w:rFonts w:ascii="Cambria" w:hAnsi="Cambria"/>
          <w:bCs/>
          <w:sz w:val="28"/>
          <w:szCs w:val="28"/>
        </w:rPr>
        <w:t xml:space="preserve">!’ she </w:t>
      </w:r>
      <w:r w:rsidR="00ED4B92">
        <w:rPr>
          <w:rFonts w:ascii="Cambria" w:hAnsi="Cambria"/>
          <w:bCs/>
          <w:sz w:val="28"/>
          <w:szCs w:val="28"/>
        </w:rPr>
        <w:t>call</w:t>
      </w:r>
      <w:r>
        <w:rPr>
          <w:rFonts w:ascii="Cambria" w:hAnsi="Cambria"/>
          <w:bCs/>
          <w:sz w:val="28"/>
          <w:szCs w:val="28"/>
        </w:rPr>
        <w:t xml:space="preserve">ed. </w:t>
      </w:r>
      <w:r w:rsidR="00175874">
        <w:rPr>
          <w:rFonts w:ascii="Cambria" w:hAnsi="Cambria"/>
          <w:bCs/>
          <w:sz w:val="28"/>
          <w:szCs w:val="28"/>
        </w:rPr>
        <w:t>‘Wait</w:t>
      </w:r>
      <w:ins w:id="22585" w:author="Claire S" w:date="2026-06-05T11:25:00Z" w16du:dateUtc="2026-06-05T10:25:00Z">
        <w:r w:rsidR="00B31774">
          <w:rPr>
            <w:rFonts w:ascii="Cambria" w:hAnsi="Cambria"/>
            <w:bCs/>
            <w:sz w:val="28"/>
            <w:szCs w:val="28"/>
          </w:rPr>
          <w:t>.</w:t>
        </w:r>
      </w:ins>
      <w:del w:id="22586" w:author="Claire S" w:date="2026-06-05T11:25:00Z" w16du:dateUtc="2026-06-05T10:25:00Z">
        <w:r w:rsidR="00175874" w:rsidDel="00B31774">
          <w:rPr>
            <w:rFonts w:ascii="Cambria" w:hAnsi="Cambria"/>
            <w:bCs/>
            <w:sz w:val="28"/>
            <w:szCs w:val="28"/>
          </w:rPr>
          <w:delText>!</w:delText>
        </w:r>
      </w:del>
      <w:r w:rsidR="00175874">
        <w:rPr>
          <w:rFonts w:ascii="Cambria" w:hAnsi="Cambria"/>
          <w:bCs/>
          <w:sz w:val="28"/>
          <w:szCs w:val="28"/>
        </w:rPr>
        <w:t>’</w:t>
      </w:r>
    </w:p>
    <w:p w14:paraId="3D12F760" w14:textId="67A434AF" w:rsidR="00FE7A2B" w:rsidRDefault="00193692" w:rsidP="00193692">
      <w:pPr>
        <w:spacing w:line="360" w:lineRule="auto"/>
        <w:ind w:firstLine="720"/>
        <w:contextualSpacing/>
        <w:rPr>
          <w:rFonts w:ascii="Cambria" w:hAnsi="Cambria"/>
          <w:bCs/>
          <w:sz w:val="28"/>
          <w:szCs w:val="28"/>
        </w:rPr>
      </w:pPr>
      <w:r>
        <w:rPr>
          <w:rFonts w:ascii="Cambria" w:hAnsi="Cambria"/>
          <w:bCs/>
          <w:sz w:val="28"/>
          <w:szCs w:val="28"/>
        </w:rPr>
        <w:t xml:space="preserve">But the </w:t>
      </w:r>
      <w:r w:rsidR="00E42053">
        <w:rPr>
          <w:rFonts w:ascii="Cambria" w:hAnsi="Cambria"/>
          <w:bCs/>
          <w:sz w:val="28"/>
          <w:szCs w:val="28"/>
        </w:rPr>
        <w:t>figure</w:t>
      </w:r>
      <w:r w:rsidR="00C43737">
        <w:rPr>
          <w:rFonts w:ascii="Cambria" w:hAnsi="Cambria"/>
          <w:bCs/>
          <w:sz w:val="28"/>
          <w:szCs w:val="28"/>
        </w:rPr>
        <w:t xml:space="preserve"> didn’t turn back, just kept speeding ahead</w:t>
      </w:r>
      <w:r w:rsidR="00175874">
        <w:rPr>
          <w:rFonts w:ascii="Cambria" w:hAnsi="Cambria"/>
          <w:bCs/>
          <w:sz w:val="28"/>
          <w:szCs w:val="28"/>
        </w:rPr>
        <w:t xml:space="preserve"> of her.</w:t>
      </w:r>
    </w:p>
    <w:p w14:paraId="6BC9BCB6" w14:textId="1E8661A2" w:rsidR="00ED4B92" w:rsidRDefault="00ED4B92" w:rsidP="001B06F3">
      <w:pPr>
        <w:spacing w:line="360" w:lineRule="auto"/>
        <w:ind w:firstLine="720"/>
        <w:contextualSpacing/>
        <w:rPr>
          <w:rFonts w:ascii="Cambria" w:hAnsi="Cambria"/>
          <w:bCs/>
          <w:sz w:val="28"/>
          <w:szCs w:val="28"/>
        </w:rPr>
      </w:pPr>
      <w:r>
        <w:rPr>
          <w:rFonts w:ascii="Cambria" w:hAnsi="Cambria"/>
          <w:bCs/>
          <w:sz w:val="28"/>
          <w:szCs w:val="28"/>
        </w:rPr>
        <w:t>‘Ad</w:t>
      </w:r>
      <w:r w:rsidR="00175874">
        <w:rPr>
          <w:rFonts w:ascii="Cambria" w:hAnsi="Cambria"/>
          <w:bCs/>
          <w:sz w:val="28"/>
          <w:szCs w:val="28"/>
        </w:rPr>
        <w:t>am</w:t>
      </w:r>
      <w:r>
        <w:rPr>
          <w:rFonts w:ascii="Cambria" w:hAnsi="Cambria"/>
          <w:bCs/>
          <w:sz w:val="28"/>
          <w:szCs w:val="28"/>
        </w:rPr>
        <w:t xml:space="preserve">?’ she shouted, </w:t>
      </w:r>
      <w:r w:rsidR="00382DD9">
        <w:rPr>
          <w:rFonts w:ascii="Cambria" w:hAnsi="Cambria"/>
          <w:bCs/>
          <w:sz w:val="28"/>
          <w:szCs w:val="28"/>
        </w:rPr>
        <w:t xml:space="preserve">hurrying after him.  </w:t>
      </w:r>
      <w:r>
        <w:rPr>
          <w:rFonts w:ascii="Cambria" w:hAnsi="Cambria"/>
          <w:bCs/>
          <w:sz w:val="28"/>
          <w:szCs w:val="28"/>
        </w:rPr>
        <w:t xml:space="preserve">She was sure it had been </w:t>
      </w:r>
      <w:r w:rsidR="004131A0">
        <w:rPr>
          <w:rFonts w:ascii="Cambria" w:hAnsi="Cambria"/>
          <w:bCs/>
          <w:sz w:val="28"/>
          <w:szCs w:val="28"/>
        </w:rPr>
        <w:t>her brother,</w:t>
      </w:r>
      <w:r>
        <w:rPr>
          <w:rFonts w:ascii="Cambria" w:hAnsi="Cambria"/>
          <w:bCs/>
          <w:sz w:val="28"/>
          <w:szCs w:val="28"/>
        </w:rPr>
        <w:t xml:space="preserve"> though</w:t>
      </w:r>
      <w:r w:rsidR="00572C37">
        <w:rPr>
          <w:rFonts w:ascii="Cambria" w:hAnsi="Cambria"/>
          <w:bCs/>
          <w:sz w:val="28"/>
          <w:szCs w:val="28"/>
        </w:rPr>
        <w:t xml:space="preserve">. And if it was, why </w:t>
      </w:r>
      <w:r w:rsidR="00E42053">
        <w:rPr>
          <w:rFonts w:ascii="Cambria" w:hAnsi="Cambria"/>
          <w:bCs/>
          <w:sz w:val="28"/>
          <w:szCs w:val="28"/>
        </w:rPr>
        <w:t xml:space="preserve">on earth </w:t>
      </w:r>
      <w:r w:rsidR="00572C37">
        <w:rPr>
          <w:rFonts w:ascii="Cambria" w:hAnsi="Cambria"/>
          <w:bCs/>
          <w:sz w:val="28"/>
          <w:szCs w:val="28"/>
        </w:rPr>
        <w:t>was he here?</w:t>
      </w:r>
      <w:r>
        <w:rPr>
          <w:rFonts w:ascii="Cambria" w:hAnsi="Cambria"/>
          <w:bCs/>
          <w:sz w:val="28"/>
          <w:szCs w:val="28"/>
        </w:rPr>
        <w:t xml:space="preserve"> </w:t>
      </w:r>
    </w:p>
    <w:p w14:paraId="0F2750C5" w14:textId="77777777" w:rsidR="0007304B" w:rsidRDefault="0007304B" w:rsidP="00CF72FE">
      <w:pPr>
        <w:tabs>
          <w:tab w:val="left" w:pos="6960"/>
        </w:tabs>
        <w:spacing w:line="360" w:lineRule="auto"/>
        <w:contextualSpacing/>
        <w:rPr>
          <w:rFonts w:ascii="Cambria" w:hAnsi="Cambria"/>
          <w:bCs/>
          <w:sz w:val="28"/>
          <w:szCs w:val="28"/>
        </w:rPr>
      </w:pPr>
    </w:p>
    <w:p w14:paraId="0CD7E656" w14:textId="0E23D176" w:rsidR="00C43737" w:rsidRDefault="00C43737" w:rsidP="00CF72FE">
      <w:pPr>
        <w:tabs>
          <w:tab w:val="left" w:pos="6960"/>
        </w:tabs>
        <w:spacing w:line="360" w:lineRule="auto"/>
        <w:contextualSpacing/>
        <w:rPr>
          <w:rFonts w:ascii="Cambria" w:hAnsi="Cambria"/>
          <w:bCs/>
          <w:sz w:val="28"/>
          <w:szCs w:val="28"/>
        </w:rPr>
      </w:pPr>
      <w:r>
        <w:rPr>
          <w:rFonts w:ascii="Cambria" w:hAnsi="Cambria"/>
          <w:bCs/>
          <w:sz w:val="28"/>
          <w:szCs w:val="28"/>
        </w:rPr>
        <w:t>*</w:t>
      </w:r>
      <w:r w:rsidR="00CF72FE">
        <w:rPr>
          <w:rFonts w:ascii="Cambria" w:hAnsi="Cambria"/>
          <w:bCs/>
          <w:sz w:val="28"/>
          <w:szCs w:val="28"/>
        </w:rPr>
        <w:tab/>
      </w:r>
    </w:p>
    <w:p w14:paraId="0CE35D40" w14:textId="5A0F9F92" w:rsidR="00F25085" w:rsidRDefault="00382DD9" w:rsidP="00840D67">
      <w:pPr>
        <w:spacing w:line="360" w:lineRule="auto"/>
        <w:contextualSpacing/>
        <w:rPr>
          <w:ins w:id="22587" w:author="Claire S" w:date="2026-07-31T16:27:00Z" w16du:dateUtc="2026-07-31T15:27:00Z"/>
          <w:rFonts w:ascii="Cambria" w:hAnsi="Cambria"/>
          <w:bCs/>
          <w:sz w:val="28"/>
          <w:szCs w:val="28"/>
        </w:rPr>
      </w:pPr>
      <w:r>
        <w:rPr>
          <w:rFonts w:ascii="Cambria" w:hAnsi="Cambria"/>
          <w:bCs/>
          <w:sz w:val="28"/>
          <w:szCs w:val="28"/>
        </w:rPr>
        <w:t>By the time</w:t>
      </w:r>
      <w:r w:rsidR="00840D67">
        <w:rPr>
          <w:rFonts w:ascii="Cambria" w:hAnsi="Cambria"/>
          <w:bCs/>
          <w:sz w:val="28"/>
          <w:szCs w:val="28"/>
        </w:rPr>
        <w:t xml:space="preserve"> </w:t>
      </w:r>
      <w:r w:rsidR="00175874">
        <w:rPr>
          <w:rFonts w:ascii="Cambria" w:hAnsi="Cambria"/>
          <w:bCs/>
          <w:sz w:val="28"/>
          <w:szCs w:val="28"/>
        </w:rPr>
        <w:t>Clara reached</w:t>
      </w:r>
      <w:r w:rsidR="00840D67">
        <w:rPr>
          <w:rFonts w:ascii="Cambria" w:hAnsi="Cambria"/>
          <w:bCs/>
          <w:sz w:val="28"/>
          <w:szCs w:val="28"/>
        </w:rPr>
        <w:t xml:space="preserve"> the tube</w:t>
      </w:r>
      <w:r w:rsidR="004131A0">
        <w:rPr>
          <w:rFonts w:ascii="Cambria" w:hAnsi="Cambria"/>
          <w:bCs/>
          <w:sz w:val="28"/>
          <w:szCs w:val="28"/>
        </w:rPr>
        <w:t xml:space="preserve"> station</w:t>
      </w:r>
      <w:r w:rsidR="00E22694">
        <w:rPr>
          <w:rFonts w:ascii="Cambria" w:hAnsi="Cambria"/>
          <w:bCs/>
          <w:sz w:val="28"/>
          <w:szCs w:val="28"/>
        </w:rPr>
        <w:t xml:space="preserve">, </w:t>
      </w:r>
      <w:r>
        <w:rPr>
          <w:rFonts w:ascii="Cambria" w:hAnsi="Cambria"/>
          <w:bCs/>
          <w:sz w:val="28"/>
          <w:szCs w:val="28"/>
        </w:rPr>
        <w:t xml:space="preserve">having lost the </w:t>
      </w:r>
      <w:ins w:id="22588" w:author="Claire S" w:date="2026-07-31T16:26:00Z" w16du:dateUtc="2026-07-31T15:26:00Z">
        <w:r w:rsidR="00F25085">
          <w:rPr>
            <w:rFonts w:ascii="Cambria" w:hAnsi="Cambria"/>
            <w:bCs/>
            <w:sz w:val="28"/>
            <w:szCs w:val="28"/>
          </w:rPr>
          <w:t xml:space="preserve">person </w:t>
        </w:r>
      </w:ins>
      <w:del w:id="22589" w:author="Claire S" w:date="2026-07-31T16:26:00Z" w16du:dateUtc="2026-07-31T15:26:00Z">
        <w:r w:rsidDel="00F25085">
          <w:rPr>
            <w:rFonts w:ascii="Cambria" w:hAnsi="Cambria"/>
            <w:bCs/>
            <w:sz w:val="28"/>
            <w:szCs w:val="28"/>
          </w:rPr>
          <w:delText xml:space="preserve">figure </w:delText>
        </w:r>
      </w:del>
      <w:r>
        <w:rPr>
          <w:rFonts w:ascii="Cambria" w:hAnsi="Cambria"/>
          <w:bCs/>
          <w:sz w:val="28"/>
          <w:szCs w:val="28"/>
        </w:rPr>
        <w:t xml:space="preserve">she’d been following, she was </w:t>
      </w:r>
      <w:ins w:id="22590" w:author="Claire S" w:date="2026-07-31T16:27:00Z" w16du:dateUtc="2026-07-31T15:27:00Z">
        <w:r w:rsidR="00F25085">
          <w:rPr>
            <w:rFonts w:ascii="Cambria" w:hAnsi="Cambria"/>
            <w:bCs/>
            <w:sz w:val="28"/>
            <w:szCs w:val="28"/>
          </w:rPr>
          <w:t xml:space="preserve">starting to </w:t>
        </w:r>
      </w:ins>
      <w:r w:rsidR="0007304B">
        <w:rPr>
          <w:rFonts w:ascii="Cambria" w:hAnsi="Cambria"/>
          <w:bCs/>
          <w:sz w:val="28"/>
          <w:szCs w:val="28"/>
        </w:rPr>
        <w:t>wonder</w:t>
      </w:r>
      <w:del w:id="22591" w:author="Claire S" w:date="2026-07-31T16:27:00Z" w16du:dateUtc="2026-07-31T15:27:00Z">
        <w:r w:rsidR="0007304B" w:rsidDel="00F25085">
          <w:rPr>
            <w:rFonts w:ascii="Cambria" w:hAnsi="Cambria"/>
            <w:bCs/>
            <w:sz w:val="28"/>
            <w:szCs w:val="28"/>
          </w:rPr>
          <w:delText>ing</w:delText>
        </w:r>
      </w:del>
      <w:r w:rsidR="0007304B">
        <w:rPr>
          <w:rFonts w:ascii="Cambria" w:hAnsi="Cambria"/>
          <w:bCs/>
          <w:sz w:val="28"/>
          <w:szCs w:val="28"/>
        </w:rPr>
        <w:t xml:space="preserve"> if</w:t>
      </w:r>
      <w:r w:rsidR="00F01E73">
        <w:rPr>
          <w:rFonts w:ascii="Cambria" w:hAnsi="Cambria"/>
          <w:bCs/>
          <w:sz w:val="28"/>
          <w:szCs w:val="28"/>
        </w:rPr>
        <w:t xml:space="preserve"> she might be </w:t>
      </w:r>
      <w:r w:rsidR="00E22694">
        <w:rPr>
          <w:rFonts w:ascii="Cambria" w:hAnsi="Cambria"/>
          <w:bCs/>
          <w:sz w:val="28"/>
          <w:szCs w:val="28"/>
        </w:rPr>
        <w:t>about to lose her job</w:t>
      </w:r>
      <w:ins w:id="22592" w:author="Claire S" w:date="2026-07-31T16:27:00Z" w16du:dateUtc="2026-07-31T15:27:00Z">
        <w:r w:rsidR="00F25085">
          <w:rPr>
            <w:rFonts w:ascii="Cambria" w:hAnsi="Cambria"/>
            <w:bCs/>
            <w:sz w:val="28"/>
            <w:szCs w:val="28"/>
          </w:rPr>
          <w:t>.  Rejectin</w:t>
        </w:r>
      </w:ins>
      <w:del w:id="22593" w:author="Claire S" w:date="2026-07-31T16:27:00Z" w16du:dateUtc="2026-07-31T15:27:00Z">
        <w:r w:rsidR="00E22694" w:rsidDel="00F25085">
          <w:rPr>
            <w:rFonts w:ascii="Cambria" w:hAnsi="Cambria"/>
            <w:bCs/>
            <w:sz w:val="28"/>
            <w:szCs w:val="28"/>
          </w:rPr>
          <w:delText xml:space="preserve"> after turnin</w:delText>
        </w:r>
      </w:del>
      <w:r w:rsidR="00E22694">
        <w:rPr>
          <w:rFonts w:ascii="Cambria" w:hAnsi="Cambria"/>
          <w:bCs/>
          <w:sz w:val="28"/>
          <w:szCs w:val="28"/>
        </w:rPr>
        <w:t xml:space="preserve">g Rayne </w:t>
      </w:r>
      <w:del w:id="22594" w:author="Claire S" w:date="2026-07-31T16:27:00Z" w16du:dateUtc="2026-07-31T15:27:00Z">
        <w:r w:rsidR="00E22694" w:rsidDel="00F25085">
          <w:rPr>
            <w:rFonts w:ascii="Cambria" w:hAnsi="Cambria"/>
            <w:bCs/>
            <w:sz w:val="28"/>
            <w:szCs w:val="28"/>
          </w:rPr>
          <w:delText>down</w:delText>
        </w:r>
      </w:del>
      <w:ins w:id="22595" w:author="Claire S" w:date="2026-07-31T16:27:00Z" w16du:dateUtc="2026-07-31T15:27:00Z">
        <w:r w:rsidR="00F25085">
          <w:rPr>
            <w:rFonts w:ascii="Cambria" w:hAnsi="Cambria"/>
            <w:bCs/>
            <w:sz w:val="28"/>
            <w:szCs w:val="28"/>
          </w:rPr>
          <w:t>might turn out to be a really bad move</w:t>
        </w:r>
      </w:ins>
      <w:del w:id="22596" w:author="Claire S" w:date="2026-07-31T16:27:00Z" w16du:dateUtc="2026-07-31T15:27:00Z">
        <w:r w:rsidDel="00F25085">
          <w:rPr>
            <w:rFonts w:ascii="Cambria" w:hAnsi="Cambria"/>
            <w:bCs/>
            <w:sz w:val="28"/>
            <w:szCs w:val="28"/>
          </w:rPr>
          <w:delText xml:space="preserve">.  </w:delText>
        </w:r>
      </w:del>
      <w:ins w:id="22597" w:author="Claire S" w:date="2026-07-31T16:27:00Z" w16du:dateUtc="2026-07-31T15:27:00Z">
        <w:r w:rsidR="00F25085">
          <w:rPr>
            <w:rFonts w:ascii="Cambria" w:hAnsi="Cambria"/>
            <w:bCs/>
            <w:sz w:val="28"/>
            <w:szCs w:val="28"/>
          </w:rPr>
          <w:t xml:space="preserve"> -  </w:t>
        </w:r>
      </w:ins>
    </w:p>
    <w:p w14:paraId="7F38FA58" w14:textId="4BC220B7" w:rsidR="00840D67" w:rsidRDefault="00F25085">
      <w:pPr>
        <w:spacing w:line="360" w:lineRule="auto"/>
        <w:ind w:firstLine="720"/>
        <w:contextualSpacing/>
        <w:rPr>
          <w:rFonts w:ascii="Cambria" w:hAnsi="Cambria"/>
          <w:bCs/>
          <w:sz w:val="28"/>
          <w:szCs w:val="28"/>
        </w:rPr>
        <w:pPrChange w:id="22598" w:author="Claire S" w:date="2026-07-31T16:27:00Z" w16du:dateUtc="2026-07-31T15:27:00Z">
          <w:pPr>
            <w:spacing w:line="360" w:lineRule="auto"/>
            <w:contextualSpacing/>
          </w:pPr>
        </w:pPrChange>
      </w:pPr>
      <w:ins w:id="22599" w:author="Claire S" w:date="2026-07-31T16:27:00Z" w16du:dateUtc="2026-07-31T15:27:00Z">
        <w:r>
          <w:rPr>
            <w:rFonts w:ascii="Cambria" w:hAnsi="Cambria"/>
            <w:bCs/>
            <w:sz w:val="28"/>
            <w:szCs w:val="28"/>
          </w:rPr>
          <w:t>Trying to catch her breath, h</w:t>
        </w:r>
      </w:ins>
      <w:del w:id="22600" w:author="Claire S" w:date="2026-07-31T16:27:00Z" w16du:dateUtc="2026-07-31T15:27:00Z">
        <w:r w:rsidR="00382DD9" w:rsidDel="00F25085">
          <w:rPr>
            <w:rFonts w:ascii="Cambria" w:hAnsi="Cambria"/>
            <w:bCs/>
            <w:sz w:val="28"/>
            <w:szCs w:val="28"/>
          </w:rPr>
          <w:delText>H</w:delText>
        </w:r>
      </w:del>
      <w:r w:rsidR="00840D67">
        <w:rPr>
          <w:rFonts w:ascii="Cambria" w:hAnsi="Cambria"/>
          <w:bCs/>
          <w:sz w:val="28"/>
          <w:szCs w:val="28"/>
        </w:rPr>
        <w:t>er phone rang.</w:t>
      </w:r>
    </w:p>
    <w:p w14:paraId="6D03E8C9" w14:textId="51E78599" w:rsidR="00840D67" w:rsidRDefault="00840D67" w:rsidP="00840D67">
      <w:pPr>
        <w:spacing w:line="360" w:lineRule="auto"/>
        <w:contextualSpacing/>
        <w:rPr>
          <w:rFonts w:ascii="Cambria" w:hAnsi="Cambria"/>
          <w:bCs/>
          <w:sz w:val="28"/>
          <w:szCs w:val="28"/>
        </w:rPr>
      </w:pPr>
      <w:r>
        <w:rPr>
          <w:rFonts w:ascii="Cambria" w:hAnsi="Cambria"/>
          <w:bCs/>
          <w:sz w:val="28"/>
          <w:szCs w:val="28"/>
        </w:rPr>
        <w:tab/>
        <w:t xml:space="preserve">‘Clara?’ </w:t>
      </w:r>
      <w:r w:rsidR="00175874">
        <w:rPr>
          <w:rFonts w:ascii="Cambria" w:hAnsi="Cambria"/>
          <w:bCs/>
          <w:sz w:val="28"/>
          <w:szCs w:val="28"/>
        </w:rPr>
        <w:t>A</w:t>
      </w:r>
      <w:r>
        <w:rPr>
          <w:rFonts w:ascii="Cambria" w:hAnsi="Cambria"/>
          <w:bCs/>
          <w:sz w:val="28"/>
          <w:szCs w:val="28"/>
        </w:rPr>
        <w:t xml:space="preserve"> </w:t>
      </w:r>
      <w:r w:rsidR="003437A2">
        <w:rPr>
          <w:rFonts w:ascii="Cambria" w:hAnsi="Cambria"/>
          <w:bCs/>
          <w:sz w:val="28"/>
          <w:szCs w:val="28"/>
        </w:rPr>
        <w:t>worried</w:t>
      </w:r>
      <w:r>
        <w:rPr>
          <w:rFonts w:ascii="Cambria" w:hAnsi="Cambria"/>
          <w:bCs/>
          <w:sz w:val="28"/>
          <w:szCs w:val="28"/>
        </w:rPr>
        <w:t xml:space="preserve"> male voice. ‘That you?</w:t>
      </w:r>
      <w:r w:rsidR="004131A0">
        <w:rPr>
          <w:rFonts w:ascii="Cambria" w:hAnsi="Cambria"/>
          <w:bCs/>
          <w:sz w:val="28"/>
          <w:szCs w:val="28"/>
        </w:rPr>
        <w:t xml:space="preserve"> Are you okay?</w:t>
      </w:r>
      <w:r>
        <w:rPr>
          <w:rFonts w:ascii="Cambria" w:hAnsi="Cambria"/>
          <w:bCs/>
          <w:sz w:val="28"/>
          <w:szCs w:val="28"/>
        </w:rPr>
        <w:t>’</w:t>
      </w:r>
    </w:p>
    <w:p w14:paraId="4A214170" w14:textId="3E144B2F" w:rsidR="00840D67" w:rsidRDefault="00840D67" w:rsidP="00840D67">
      <w:pPr>
        <w:spacing w:line="360" w:lineRule="auto"/>
        <w:contextualSpacing/>
        <w:rPr>
          <w:rFonts w:ascii="Cambria" w:hAnsi="Cambria"/>
          <w:bCs/>
          <w:sz w:val="28"/>
          <w:szCs w:val="28"/>
        </w:rPr>
      </w:pPr>
      <w:r>
        <w:rPr>
          <w:rFonts w:ascii="Cambria" w:hAnsi="Cambria"/>
          <w:bCs/>
          <w:sz w:val="28"/>
          <w:szCs w:val="28"/>
        </w:rPr>
        <w:tab/>
        <w:t>‘Phil</w:t>
      </w:r>
      <w:ins w:id="22601" w:author="Claire S" w:date="2026-06-05T11:25:00Z" w16du:dateUtc="2026-06-05T10:25:00Z">
        <w:r w:rsidR="00B31774">
          <w:rPr>
            <w:rFonts w:ascii="Cambria" w:hAnsi="Cambria"/>
            <w:bCs/>
            <w:sz w:val="28"/>
            <w:szCs w:val="28"/>
          </w:rPr>
          <w:t>.’</w:t>
        </w:r>
      </w:ins>
      <w:del w:id="22602" w:author="Claire S" w:date="2026-06-05T11:25:00Z" w16du:dateUtc="2026-06-05T10:25:00Z">
        <w:r w:rsidDel="00B31774">
          <w:rPr>
            <w:rFonts w:ascii="Cambria" w:hAnsi="Cambria"/>
            <w:bCs/>
            <w:sz w:val="28"/>
            <w:szCs w:val="28"/>
          </w:rPr>
          <w:delText>!’</w:delText>
        </w:r>
      </w:del>
      <w:r>
        <w:rPr>
          <w:rFonts w:ascii="Cambria" w:hAnsi="Cambria"/>
          <w:bCs/>
          <w:sz w:val="28"/>
          <w:szCs w:val="28"/>
        </w:rPr>
        <w:t xml:space="preserve"> </w:t>
      </w:r>
      <w:r w:rsidR="00ED4932">
        <w:rPr>
          <w:rFonts w:ascii="Cambria" w:hAnsi="Cambria"/>
          <w:bCs/>
          <w:sz w:val="28"/>
          <w:szCs w:val="28"/>
        </w:rPr>
        <w:t>She</w:t>
      </w:r>
      <w:r w:rsidR="00587689">
        <w:rPr>
          <w:rFonts w:ascii="Cambria" w:hAnsi="Cambria"/>
          <w:bCs/>
          <w:sz w:val="28"/>
          <w:szCs w:val="28"/>
        </w:rPr>
        <w:t xml:space="preserve"> </w:t>
      </w:r>
      <w:r>
        <w:rPr>
          <w:rFonts w:ascii="Cambria" w:hAnsi="Cambria"/>
          <w:bCs/>
          <w:sz w:val="28"/>
          <w:szCs w:val="28"/>
        </w:rPr>
        <w:t>flushed</w:t>
      </w:r>
      <w:ins w:id="22603" w:author="Claire S" w:date="2026-07-31T16:28:00Z" w16du:dateUtc="2026-07-31T15:28:00Z">
        <w:r w:rsidR="00F25085">
          <w:rPr>
            <w:rFonts w:ascii="Cambria" w:hAnsi="Cambria"/>
            <w:bCs/>
            <w:sz w:val="28"/>
            <w:szCs w:val="28"/>
          </w:rPr>
          <w:t xml:space="preserve"> pinker</w:t>
        </w:r>
      </w:ins>
      <w:r w:rsidR="00ED4932">
        <w:rPr>
          <w:rFonts w:ascii="Cambria" w:hAnsi="Cambria"/>
          <w:bCs/>
          <w:sz w:val="28"/>
          <w:szCs w:val="28"/>
        </w:rPr>
        <w:t xml:space="preserve">, already </w:t>
      </w:r>
      <w:del w:id="22604" w:author="Claire S" w:date="2026-07-31T16:28:00Z" w16du:dateUtc="2026-07-31T15:28:00Z">
        <w:r w:rsidR="00F01E73" w:rsidDel="00F25085">
          <w:rPr>
            <w:rFonts w:ascii="Cambria" w:hAnsi="Cambria"/>
            <w:bCs/>
            <w:sz w:val="28"/>
            <w:szCs w:val="28"/>
          </w:rPr>
          <w:delText>pink-faced</w:delText>
        </w:r>
      </w:del>
      <w:ins w:id="22605" w:author="Claire S" w:date="2026-07-31T16:28:00Z" w16du:dateUtc="2026-07-31T15:28:00Z">
        <w:r w:rsidR="00F25085">
          <w:rPr>
            <w:rFonts w:ascii="Cambria" w:hAnsi="Cambria"/>
            <w:bCs/>
            <w:sz w:val="28"/>
            <w:szCs w:val="28"/>
          </w:rPr>
          <w:t>hot-cheeked</w:t>
        </w:r>
      </w:ins>
      <w:r w:rsidR="00F01E73">
        <w:rPr>
          <w:rFonts w:ascii="Cambria" w:hAnsi="Cambria"/>
          <w:bCs/>
          <w:sz w:val="28"/>
          <w:szCs w:val="28"/>
        </w:rPr>
        <w:t xml:space="preserve"> from the</w:t>
      </w:r>
      <w:r>
        <w:rPr>
          <w:rFonts w:ascii="Cambria" w:hAnsi="Cambria"/>
          <w:bCs/>
          <w:sz w:val="28"/>
          <w:szCs w:val="28"/>
        </w:rPr>
        <w:t xml:space="preserve"> ebbing adrenaline.</w:t>
      </w:r>
      <w:r w:rsidR="004131A0">
        <w:rPr>
          <w:rFonts w:ascii="Cambria" w:hAnsi="Cambria"/>
          <w:bCs/>
          <w:sz w:val="28"/>
          <w:szCs w:val="28"/>
        </w:rPr>
        <w:t xml:space="preserve"> </w:t>
      </w:r>
    </w:p>
    <w:p w14:paraId="37D1B746" w14:textId="7B681DC7" w:rsidR="004131A0" w:rsidRDefault="004131A0" w:rsidP="00840D67">
      <w:pPr>
        <w:spacing w:line="360" w:lineRule="auto"/>
        <w:contextualSpacing/>
        <w:rPr>
          <w:rFonts w:ascii="Cambria" w:hAnsi="Cambria"/>
          <w:bCs/>
          <w:sz w:val="28"/>
          <w:szCs w:val="28"/>
        </w:rPr>
      </w:pPr>
      <w:r>
        <w:rPr>
          <w:rFonts w:ascii="Cambria" w:hAnsi="Cambria"/>
          <w:bCs/>
          <w:sz w:val="28"/>
          <w:szCs w:val="28"/>
        </w:rPr>
        <w:tab/>
        <w:t xml:space="preserve">‘What was that weird </w:t>
      </w:r>
      <w:r w:rsidR="00557258">
        <w:rPr>
          <w:rFonts w:ascii="Cambria" w:hAnsi="Cambria"/>
          <w:bCs/>
          <w:sz w:val="28"/>
          <w:szCs w:val="28"/>
        </w:rPr>
        <w:t xml:space="preserve">text </w:t>
      </w:r>
      <w:r>
        <w:rPr>
          <w:rFonts w:ascii="Cambria" w:hAnsi="Cambria"/>
          <w:bCs/>
          <w:sz w:val="28"/>
          <w:szCs w:val="28"/>
        </w:rPr>
        <w:t>message about?</w:t>
      </w:r>
      <w:r w:rsidR="00AF21AA">
        <w:rPr>
          <w:rFonts w:ascii="Cambria" w:hAnsi="Cambria"/>
          <w:bCs/>
          <w:sz w:val="28"/>
          <w:szCs w:val="28"/>
        </w:rPr>
        <w:t xml:space="preserve">’ he </w:t>
      </w:r>
      <w:r w:rsidR="003437A2">
        <w:rPr>
          <w:rFonts w:ascii="Cambria" w:hAnsi="Cambria"/>
          <w:bCs/>
          <w:sz w:val="28"/>
          <w:szCs w:val="28"/>
        </w:rPr>
        <w:t>demand</w:t>
      </w:r>
      <w:r w:rsidR="00AF21AA">
        <w:rPr>
          <w:rFonts w:ascii="Cambria" w:hAnsi="Cambria"/>
          <w:bCs/>
          <w:sz w:val="28"/>
          <w:szCs w:val="28"/>
        </w:rPr>
        <w:t>ed. ‘</w:t>
      </w:r>
      <w:r w:rsidR="00557258">
        <w:rPr>
          <w:rFonts w:ascii="Cambria" w:hAnsi="Cambria"/>
          <w:bCs/>
          <w:sz w:val="28"/>
          <w:szCs w:val="28"/>
        </w:rPr>
        <w:t xml:space="preserve">You had me </w:t>
      </w:r>
      <w:r w:rsidR="00AF21AA">
        <w:rPr>
          <w:rFonts w:ascii="Cambria" w:hAnsi="Cambria"/>
          <w:bCs/>
          <w:sz w:val="28"/>
          <w:szCs w:val="28"/>
        </w:rPr>
        <w:t xml:space="preserve">really </w:t>
      </w:r>
      <w:r w:rsidR="003437A2">
        <w:rPr>
          <w:rFonts w:ascii="Cambria" w:hAnsi="Cambria"/>
          <w:bCs/>
          <w:sz w:val="28"/>
          <w:szCs w:val="28"/>
        </w:rPr>
        <w:t>stresse</w:t>
      </w:r>
      <w:r w:rsidR="00557258">
        <w:rPr>
          <w:rFonts w:ascii="Cambria" w:hAnsi="Cambria"/>
          <w:bCs/>
          <w:sz w:val="28"/>
          <w:szCs w:val="28"/>
        </w:rPr>
        <w:t>d for a sec</w:t>
      </w:r>
      <w:ins w:id="22606" w:author="Claire S" w:date="2026-06-05T11:25:00Z" w16du:dateUtc="2026-06-05T10:25:00Z">
        <w:r w:rsidR="00B31774">
          <w:rPr>
            <w:rFonts w:ascii="Cambria" w:hAnsi="Cambria"/>
            <w:bCs/>
            <w:sz w:val="28"/>
            <w:szCs w:val="28"/>
          </w:rPr>
          <w:t>.</w:t>
        </w:r>
      </w:ins>
      <w:del w:id="22607" w:author="Claire S" w:date="2026-06-05T11:25:00Z" w16du:dateUtc="2026-06-05T10:25:00Z">
        <w:r w:rsidR="00557258" w:rsidDel="00B31774">
          <w:rPr>
            <w:rFonts w:ascii="Cambria" w:hAnsi="Cambria"/>
            <w:bCs/>
            <w:sz w:val="28"/>
            <w:szCs w:val="28"/>
          </w:rPr>
          <w:delText>!</w:delText>
        </w:r>
      </w:del>
      <w:r>
        <w:rPr>
          <w:rFonts w:ascii="Cambria" w:hAnsi="Cambria"/>
          <w:bCs/>
          <w:sz w:val="28"/>
          <w:szCs w:val="28"/>
        </w:rPr>
        <w:t>’</w:t>
      </w:r>
    </w:p>
    <w:p w14:paraId="098E1862" w14:textId="71A28F67" w:rsidR="00557258" w:rsidDel="00E45B2F" w:rsidRDefault="004131A0" w:rsidP="00840D67">
      <w:pPr>
        <w:spacing w:line="360" w:lineRule="auto"/>
        <w:contextualSpacing/>
        <w:rPr>
          <w:del w:id="22608" w:author="Daisy Watt" w:date="2026-06-23T18:01:00Z" w16du:dateUtc="2026-06-23T16:01:00Z"/>
          <w:rFonts w:ascii="Cambria" w:hAnsi="Cambria"/>
          <w:bCs/>
          <w:sz w:val="28"/>
          <w:szCs w:val="28"/>
        </w:rPr>
      </w:pPr>
      <w:r>
        <w:rPr>
          <w:rFonts w:ascii="Cambria" w:hAnsi="Cambria"/>
          <w:bCs/>
          <w:sz w:val="28"/>
          <w:szCs w:val="28"/>
        </w:rPr>
        <w:tab/>
        <w:t>‘</w:t>
      </w:r>
      <w:r w:rsidR="00CF72FE">
        <w:rPr>
          <w:rFonts w:ascii="Cambria" w:hAnsi="Cambria"/>
          <w:bCs/>
          <w:sz w:val="28"/>
          <w:szCs w:val="28"/>
        </w:rPr>
        <w:t>S</w:t>
      </w:r>
      <w:r w:rsidR="00557258">
        <w:rPr>
          <w:rFonts w:ascii="Cambria" w:hAnsi="Cambria"/>
          <w:bCs/>
          <w:sz w:val="28"/>
          <w:szCs w:val="28"/>
        </w:rPr>
        <w:t>orry</w:t>
      </w:r>
      <w:del w:id="22609" w:author="Daisy Watt" w:date="2026-06-23T18:01:00Z" w16du:dateUtc="2026-06-23T16:01:00Z">
        <w:r w:rsidR="00CF72FE" w:rsidDel="00F52DE3">
          <w:rPr>
            <w:rFonts w:ascii="Cambria" w:hAnsi="Cambria"/>
            <w:bCs/>
            <w:sz w:val="28"/>
            <w:szCs w:val="28"/>
          </w:rPr>
          <w:delText>,</w:delText>
        </w:r>
        <w:r w:rsidDel="00F52DE3">
          <w:rPr>
            <w:rFonts w:ascii="Cambria" w:hAnsi="Cambria"/>
            <w:bCs/>
            <w:sz w:val="28"/>
            <w:szCs w:val="28"/>
          </w:rPr>
          <w:delText xml:space="preserve">’ </w:delText>
        </w:r>
        <w:r w:rsidR="00CF72FE" w:rsidDel="00F52DE3">
          <w:rPr>
            <w:rFonts w:ascii="Cambria" w:hAnsi="Cambria"/>
            <w:bCs/>
            <w:sz w:val="28"/>
            <w:szCs w:val="28"/>
          </w:rPr>
          <w:delText>e</w:delText>
        </w:r>
      </w:del>
      <w:ins w:id="22610" w:author="Daisy Watt" w:date="2026-06-23T18:01:00Z" w16du:dateUtc="2026-06-23T16:01:00Z">
        <w:r w:rsidR="00F52DE3">
          <w:rPr>
            <w:rFonts w:ascii="Cambria" w:hAnsi="Cambria"/>
            <w:bCs/>
            <w:sz w:val="28"/>
            <w:szCs w:val="28"/>
          </w:rPr>
          <w:t>.’ E</w:t>
        </w:r>
      </w:ins>
      <w:r w:rsidR="00CF72FE">
        <w:rPr>
          <w:rFonts w:ascii="Cambria" w:hAnsi="Cambria"/>
          <w:bCs/>
          <w:sz w:val="28"/>
          <w:szCs w:val="28"/>
        </w:rPr>
        <w:t xml:space="preserve">mbarrassed, </w:t>
      </w:r>
      <w:ins w:id="22611" w:author="Claire S" w:date="2026-07-31T16:29:00Z" w16du:dateUtc="2026-07-31T15:29:00Z">
        <w:r w:rsidR="00F25085">
          <w:rPr>
            <w:rFonts w:ascii="Cambria" w:hAnsi="Cambria"/>
            <w:bCs/>
            <w:sz w:val="28"/>
            <w:szCs w:val="28"/>
          </w:rPr>
          <w:t xml:space="preserve">worried about grassing Jackson up, </w:t>
        </w:r>
      </w:ins>
      <w:r w:rsidR="00587689">
        <w:rPr>
          <w:rFonts w:ascii="Cambria" w:hAnsi="Cambria"/>
          <w:bCs/>
          <w:sz w:val="28"/>
          <w:szCs w:val="28"/>
        </w:rPr>
        <w:t>Clara</w:t>
      </w:r>
      <w:r>
        <w:rPr>
          <w:rFonts w:ascii="Cambria" w:hAnsi="Cambria"/>
          <w:bCs/>
          <w:sz w:val="28"/>
          <w:szCs w:val="28"/>
        </w:rPr>
        <w:t xml:space="preserve"> </w:t>
      </w:r>
      <w:del w:id="22612" w:author="Claire S" w:date="2026-07-31T16:29:00Z" w16du:dateUtc="2026-07-31T15:29:00Z">
        <w:r w:rsidR="00CF72FE" w:rsidDel="00F25085">
          <w:rPr>
            <w:rFonts w:ascii="Cambria" w:hAnsi="Cambria"/>
            <w:bCs/>
            <w:sz w:val="28"/>
            <w:szCs w:val="28"/>
          </w:rPr>
          <w:delText>couldn’t think what to say</w:delText>
        </w:r>
      </w:del>
      <w:ins w:id="22613" w:author="Claire S" w:date="2026-07-31T16:29:00Z" w16du:dateUtc="2026-07-31T15:29:00Z">
        <w:r w:rsidR="00F25085">
          <w:rPr>
            <w:rFonts w:ascii="Cambria" w:hAnsi="Cambria"/>
            <w:bCs/>
            <w:sz w:val="28"/>
            <w:szCs w:val="28"/>
          </w:rPr>
          <w:t>stalled</w:t>
        </w:r>
      </w:ins>
      <w:r>
        <w:rPr>
          <w:rFonts w:ascii="Cambria" w:hAnsi="Cambria"/>
          <w:bCs/>
          <w:sz w:val="28"/>
          <w:szCs w:val="28"/>
        </w:rPr>
        <w:t>. ‘</w:t>
      </w:r>
      <w:r w:rsidR="00557258">
        <w:rPr>
          <w:rFonts w:ascii="Cambria" w:hAnsi="Cambria"/>
          <w:bCs/>
          <w:sz w:val="28"/>
          <w:szCs w:val="28"/>
        </w:rPr>
        <w:t>It was</w:t>
      </w:r>
      <w:r w:rsidR="00CF72FE">
        <w:rPr>
          <w:rFonts w:ascii="Cambria" w:hAnsi="Cambria"/>
          <w:bCs/>
          <w:sz w:val="28"/>
          <w:szCs w:val="28"/>
        </w:rPr>
        <w:t xml:space="preserve"> kind of</w:t>
      </w:r>
      <w:r w:rsidR="00557258">
        <w:rPr>
          <w:rFonts w:ascii="Cambria" w:hAnsi="Cambria"/>
          <w:bCs/>
          <w:sz w:val="28"/>
          <w:szCs w:val="28"/>
        </w:rPr>
        <w:t xml:space="preserve"> s</w:t>
      </w:r>
      <w:r>
        <w:rPr>
          <w:rFonts w:ascii="Cambria" w:hAnsi="Cambria"/>
          <w:bCs/>
          <w:sz w:val="28"/>
          <w:szCs w:val="28"/>
        </w:rPr>
        <w:t>omething and nothing</w:t>
      </w:r>
      <w:ins w:id="22614" w:author="Daisy Watt" w:date="2026-06-23T18:01:00Z" w16du:dateUtc="2026-06-23T16:01:00Z">
        <w:r w:rsidR="00F52DE3">
          <w:rPr>
            <w:rFonts w:ascii="Cambria" w:hAnsi="Cambria"/>
            <w:bCs/>
            <w:sz w:val="28"/>
            <w:szCs w:val="28"/>
          </w:rPr>
          <w:t>.</w:t>
        </w:r>
      </w:ins>
      <w:del w:id="22615" w:author="Daisy Watt" w:date="2026-06-23T18:01:00Z" w16du:dateUtc="2026-06-23T16:01:00Z">
        <w:r w:rsidR="00CF72FE" w:rsidDel="00F52DE3">
          <w:rPr>
            <w:rFonts w:ascii="Cambria" w:hAnsi="Cambria"/>
            <w:bCs/>
            <w:sz w:val="28"/>
            <w:szCs w:val="28"/>
          </w:rPr>
          <w:delText xml:space="preserve"> -</w:delText>
        </w:r>
      </w:del>
      <w:r w:rsidR="00CF72FE">
        <w:rPr>
          <w:rFonts w:ascii="Cambria" w:hAnsi="Cambria"/>
          <w:bCs/>
          <w:sz w:val="28"/>
          <w:szCs w:val="28"/>
        </w:rPr>
        <w:t xml:space="preserve">’ </w:t>
      </w:r>
      <w:r w:rsidR="00557258">
        <w:rPr>
          <w:rFonts w:ascii="Cambria" w:hAnsi="Cambria"/>
          <w:bCs/>
          <w:sz w:val="28"/>
          <w:szCs w:val="28"/>
        </w:rPr>
        <w:t xml:space="preserve">A woman barged </w:t>
      </w:r>
      <w:del w:id="22616" w:author="Claire S" w:date="2026-07-31T16:28:00Z" w16du:dateUtc="2026-07-31T15:28:00Z">
        <w:r w:rsidR="00557258" w:rsidDel="00F25085">
          <w:rPr>
            <w:rFonts w:ascii="Cambria" w:hAnsi="Cambria"/>
            <w:bCs/>
            <w:sz w:val="28"/>
            <w:szCs w:val="28"/>
          </w:rPr>
          <w:delText xml:space="preserve">past </w:delText>
        </w:r>
      </w:del>
      <w:ins w:id="22617" w:author="Claire S" w:date="2026-07-31T16:28:00Z" w16du:dateUtc="2026-07-31T15:28:00Z">
        <w:r w:rsidR="00F25085">
          <w:rPr>
            <w:rFonts w:ascii="Cambria" w:hAnsi="Cambria"/>
            <w:bCs/>
            <w:sz w:val="28"/>
            <w:szCs w:val="28"/>
          </w:rPr>
          <w:t xml:space="preserve">into </w:t>
        </w:r>
      </w:ins>
      <w:r w:rsidR="00AF21AA">
        <w:rPr>
          <w:rFonts w:ascii="Cambria" w:hAnsi="Cambria"/>
          <w:bCs/>
          <w:sz w:val="28"/>
          <w:szCs w:val="28"/>
        </w:rPr>
        <w:t>Clara</w:t>
      </w:r>
      <w:r w:rsidR="00557258">
        <w:rPr>
          <w:rFonts w:ascii="Cambria" w:hAnsi="Cambria"/>
          <w:bCs/>
          <w:sz w:val="28"/>
          <w:szCs w:val="28"/>
        </w:rPr>
        <w:t xml:space="preserve"> </w:t>
      </w:r>
      <w:del w:id="22618" w:author="Claire S" w:date="2026-07-31T16:28:00Z" w16du:dateUtc="2026-07-31T15:28:00Z">
        <w:r w:rsidR="00587689" w:rsidDel="00F25085">
          <w:rPr>
            <w:rFonts w:ascii="Cambria" w:hAnsi="Cambria"/>
            <w:bCs/>
            <w:sz w:val="28"/>
            <w:szCs w:val="28"/>
          </w:rPr>
          <w:delText xml:space="preserve">into </w:delText>
        </w:r>
      </w:del>
      <w:ins w:id="22619" w:author="Claire S" w:date="2026-07-31T16:28:00Z" w16du:dateUtc="2026-07-31T15:28:00Z">
        <w:r w:rsidR="00F25085">
          <w:rPr>
            <w:rFonts w:ascii="Cambria" w:hAnsi="Cambria"/>
            <w:bCs/>
            <w:sz w:val="28"/>
            <w:szCs w:val="28"/>
          </w:rPr>
          <w:t xml:space="preserve">at </w:t>
        </w:r>
      </w:ins>
      <w:r w:rsidR="00587689">
        <w:rPr>
          <w:rFonts w:ascii="Cambria" w:hAnsi="Cambria"/>
          <w:bCs/>
          <w:sz w:val="28"/>
          <w:szCs w:val="28"/>
        </w:rPr>
        <w:t>the tube</w:t>
      </w:r>
      <w:r w:rsidR="00AF21AA">
        <w:rPr>
          <w:rFonts w:ascii="Cambria" w:hAnsi="Cambria"/>
          <w:bCs/>
          <w:sz w:val="28"/>
          <w:szCs w:val="28"/>
        </w:rPr>
        <w:t xml:space="preserve"> entrance</w:t>
      </w:r>
      <w:r w:rsidR="00587689">
        <w:rPr>
          <w:rFonts w:ascii="Cambria" w:hAnsi="Cambria"/>
          <w:bCs/>
          <w:sz w:val="28"/>
          <w:szCs w:val="28"/>
        </w:rPr>
        <w:t>,</w:t>
      </w:r>
      <w:r w:rsidR="00557258">
        <w:rPr>
          <w:rFonts w:ascii="Cambria" w:hAnsi="Cambria"/>
          <w:bCs/>
          <w:sz w:val="28"/>
          <w:szCs w:val="28"/>
        </w:rPr>
        <w:t xml:space="preserve"> </w:t>
      </w:r>
      <w:del w:id="22620" w:author="Claire S" w:date="2026-07-31T16:28:00Z" w16du:dateUtc="2026-07-31T15:28:00Z">
        <w:r w:rsidR="00557258" w:rsidDel="00F25085">
          <w:rPr>
            <w:rFonts w:ascii="Cambria" w:hAnsi="Cambria"/>
            <w:bCs/>
            <w:sz w:val="28"/>
            <w:szCs w:val="28"/>
          </w:rPr>
          <w:delText xml:space="preserve">and </w:delText>
        </w:r>
      </w:del>
      <w:ins w:id="22621" w:author="Claire S" w:date="2026-07-31T16:28:00Z" w16du:dateUtc="2026-07-31T15:28:00Z">
        <w:r w:rsidR="00F25085">
          <w:rPr>
            <w:rFonts w:ascii="Cambria" w:hAnsi="Cambria"/>
            <w:bCs/>
            <w:sz w:val="28"/>
            <w:szCs w:val="28"/>
          </w:rPr>
          <w:t>making Clara almost</w:t>
        </w:r>
      </w:ins>
      <w:del w:id="22622" w:author="Claire S" w:date="2026-07-31T16:28:00Z" w16du:dateUtc="2026-07-31T15:28:00Z">
        <w:r w:rsidR="00557258" w:rsidDel="00F25085">
          <w:rPr>
            <w:rFonts w:ascii="Cambria" w:hAnsi="Cambria"/>
            <w:bCs/>
            <w:sz w:val="28"/>
            <w:szCs w:val="28"/>
          </w:rPr>
          <w:delText>she nearly</w:delText>
        </w:r>
      </w:del>
      <w:r w:rsidR="00557258">
        <w:rPr>
          <w:rFonts w:ascii="Cambria" w:hAnsi="Cambria"/>
          <w:bCs/>
          <w:sz w:val="28"/>
          <w:szCs w:val="28"/>
        </w:rPr>
        <w:t xml:space="preserve"> drop</w:t>
      </w:r>
      <w:del w:id="22623" w:author="Claire S" w:date="2026-07-31T16:28:00Z" w16du:dateUtc="2026-07-31T15:28:00Z">
        <w:r w:rsidR="00557258" w:rsidDel="00F25085">
          <w:rPr>
            <w:rFonts w:ascii="Cambria" w:hAnsi="Cambria"/>
            <w:bCs/>
            <w:sz w:val="28"/>
            <w:szCs w:val="28"/>
          </w:rPr>
          <w:delText>ped</w:delText>
        </w:r>
      </w:del>
      <w:r w:rsidR="00557258">
        <w:rPr>
          <w:rFonts w:ascii="Cambria" w:hAnsi="Cambria"/>
          <w:bCs/>
          <w:sz w:val="28"/>
          <w:szCs w:val="28"/>
        </w:rPr>
        <w:t xml:space="preserve"> her phone.</w:t>
      </w:r>
      <w:ins w:id="22624" w:author="Daisy Watt" w:date="2026-06-23T18:01:00Z" w16du:dateUtc="2026-06-23T16:01:00Z">
        <w:r w:rsidR="00E45B2F">
          <w:rPr>
            <w:rFonts w:ascii="Cambria" w:hAnsi="Cambria"/>
            <w:bCs/>
            <w:sz w:val="28"/>
            <w:szCs w:val="28"/>
          </w:rPr>
          <w:t xml:space="preserve"> </w:t>
        </w:r>
      </w:ins>
    </w:p>
    <w:p w14:paraId="51F126B1" w14:textId="54964E52" w:rsidR="00C31B07" w:rsidRDefault="00C31B07" w:rsidP="00840D67">
      <w:pPr>
        <w:spacing w:line="360" w:lineRule="auto"/>
        <w:contextualSpacing/>
        <w:rPr>
          <w:rFonts w:ascii="Cambria" w:hAnsi="Cambria"/>
          <w:bCs/>
          <w:sz w:val="28"/>
          <w:szCs w:val="28"/>
        </w:rPr>
      </w:pPr>
      <w:del w:id="22625" w:author="Daisy Watt" w:date="2026-06-23T18:01:00Z" w16du:dateUtc="2026-06-23T16:01:00Z">
        <w:r w:rsidDel="00E45B2F">
          <w:rPr>
            <w:rFonts w:ascii="Cambria" w:hAnsi="Cambria"/>
            <w:bCs/>
            <w:sz w:val="28"/>
            <w:szCs w:val="28"/>
          </w:rPr>
          <w:tab/>
        </w:r>
      </w:del>
      <w:r>
        <w:rPr>
          <w:rFonts w:ascii="Cambria" w:hAnsi="Cambria"/>
          <w:bCs/>
          <w:sz w:val="28"/>
          <w:szCs w:val="28"/>
        </w:rPr>
        <w:t>‘Thanks</w:t>
      </w:r>
      <w:ins w:id="22626" w:author="Claire S" w:date="2026-07-31T16:28:00Z" w16du:dateUtc="2026-07-31T15:28:00Z">
        <w:r w:rsidR="00F25085">
          <w:rPr>
            <w:rFonts w:ascii="Cambria" w:hAnsi="Cambria"/>
            <w:bCs/>
            <w:sz w:val="28"/>
            <w:szCs w:val="28"/>
          </w:rPr>
          <w:t>, l</w:t>
        </w:r>
      </w:ins>
      <w:ins w:id="22627" w:author="Claire S" w:date="2026-07-31T16:29:00Z" w16du:dateUtc="2026-07-31T15:29:00Z">
        <w:r w:rsidR="00F25085">
          <w:rPr>
            <w:rFonts w:ascii="Cambria" w:hAnsi="Cambria"/>
            <w:bCs/>
            <w:sz w:val="28"/>
            <w:szCs w:val="28"/>
          </w:rPr>
          <w:t>ove</w:t>
        </w:r>
      </w:ins>
      <w:r>
        <w:rPr>
          <w:rFonts w:ascii="Cambria" w:hAnsi="Cambria"/>
          <w:bCs/>
          <w:sz w:val="28"/>
          <w:szCs w:val="28"/>
        </w:rPr>
        <w:t>,’ she muttered, hauling it back to her ear.</w:t>
      </w:r>
    </w:p>
    <w:p w14:paraId="5FC177B1" w14:textId="68E4E8DA" w:rsidR="004131A0" w:rsidRDefault="004131A0" w:rsidP="00840D67">
      <w:pPr>
        <w:spacing w:line="360" w:lineRule="auto"/>
        <w:contextualSpacing/>
        <w:rPr>
          <w:rFonts w:ascii="Cambria" w:hAnsi="Cambria"/>
          <w:bCs/>
          <w:sz w:val="28"/>
          <w:szCs w:val="28"/>
        </w:rPr>
      </w:pPr>
      <w:r>
        <w:rPr>
          <w:rFonts w:ascii="Cambria" w:hAnsi="Cambria"/>
          <w:bCs/>
          <w:sz w:val="28"/>
          <w:szCs w:val="28"/>
        </w:rPr>
        <w:tab/>
        <w:t xml:space="preserve">‘How about,’ </w:t>
      </w:r>
      <w:r w:rsidR="00557258">
        <w:rPr>
          <w:rFonts w:ascii="Cambria" w:hAnsi="Cambria"/>
          <w:bCs/>
          <w:sz w:val="28"/>
          <w:szCs w:val="28"/>
        </w:rPr>
        <w:t>Phil was saying</w:t>
      </w:r>
      <w:r>
        <w:rPr>
          <w:rFonts w:ascii="Cambria" w:hAnsi="Cambria"/>
          <w:bCs/>
          <w:sz w:val="28"/>
          <w:szCs w:val="28"/>
        </w:rPr>
        <w:t xml:space="preserve">, ‘I </w:t>
      </w:r>
      <w:r w:rsidR="00AF21AA">
        <w:rPr>
          <w:rFonts w:ascii="Cambria" w:hAnsi="Cambria"/>
          <w:bCs/>
          <w:sz w:val="28"/>
          <w:szCs w:val="28"/>
        </w:rPr>
        <w:t>buy</w:t>
      </w:r>
      <w:r>
        <w:rPr>
          <w:rFonts w:ascii="Cambria" w:hAnsi="Cambria"/>
          <w:bCs/>
          <w:sz w:val="28"/>
          <w:szCs w:val="28"/>
        </w:rPr>
        <w:t xml:space="preserve"> you a drink later</w:t>
      </w:r>
      <w:r w:rsidR="00AF21AA">
        <w:rPr>
          <w:rFonts w:ascii="Cambria" w:hAnsi="Cambria"/>
          <w:bCs/>
          <w:sz w:val="28"/>
          <w:szCs w:val="28"/>
        </w:rPr>
        <w:t>,</w:t>
      </w:r>
      <w:r>
        <w:rPr>
          <w:rFonts w:ascii="Cambria" w:hAnsi="Cambria"/>
          <w:bCs/>
          <w:sz w:val="28"/>
          <w:szCs w:val="28"/>
        </w:rPr>
        <w:t xml:space="preserve"> and </w:t>
      </w:r>
      <w:r w:rsidR="00C558B4">
        <w:rPr>
          <w:rFonts w:ascii="Cambria" w:hAnsi="Cambria"/>
          <w:bCs/>
          <w:sz w:val="28"/>
          <w:szCs w:val="28"/>
        </w:rPr>
        <w:t>cheer you up</w:t>
      </w:r>
      <w:r>
        <w:rPr>
          <w:rFonts w:ascii="Cambria" w:hAnsi="Cambria"/>
          <w:bCs/>
          <w:sz w:val="28"/>
          <w:szCs w:val="28"/>
        </w:rPr>
        <w:t>?’</w:t>
      </w:r>
    </w:p>
    <w:p w14:paraId="5BD08114" w14:textId="156ED8C9" w:rsidR="00CF72FE" w:rsidRDefault="00CF72FE" w:rsidP="00840D67">
      <w:pPr>
        <w:spacing w:line="360" w:lineRule="auto"/>
        <w:contextualSpacing/>
        <w:rPr>
          <w:rFonts w:ascii="Cambria" w:hAnsi="Cambria"/>
          <w:bCs/>
          <w:sz w:val="28"/>
          <w:szCs w:val="28"/>
        </w:rPr>
      </w:pPr>
      <w:r>
        <w:rPr>
          <w:rFonts w:ascii="Cambria" w:hAnsi="Cambria"/>
          <w:bCs/>
          <w:sz w:val="28"/>
          <w:szCs w:val="28"/>
        </w:rPr>
        <w:tab/>
        <w:t>‘Oh,’ she said stupidly. ‘Yes</w:t>
      </w:r>
      <w:r w:rsidR="00ED4932">
        <w:rPr>
          <w:rFonts w:ascii="Cambria" w:hAnsi="Cambria"/>
          <w:bCs/>
          <w:sz w:val="28"/>
          <w:szCs w:val="28"/>
        </w:rPr>
        <w:t>,</w:t>
      </w:r>
      <w:r>
        <w:rPr>
          <w:rFonts w:ascii="Cambria" w:hAnsi="Cambria"/>
          <w:bCs/>
          <w:sz w:val="28"/>
          <w:szCs w:val="28"/>
        </w:rPr>
        <w:t xml:space="preserve"> </w:t>
      </w:r>
      <w:r w:rsidR="0058535E">
        <w:rPr>
          <w:rFonts w:ascii="Cambria" w:hAnsi="Cambria"/>
          <w:bCs/>
          <w:sz w:val="28"/>
          <w:szCs w:val="28"/>
        </w:rPr>
        <w:t xml:space="preserve">thanks, </w:t>
      </w:r>
      <w:r>
        <w:rPr>
          <w:rFonts w:ascii="Cambria" w:hAnsi="Cambria"/>
          <w:bCs/>
          <w:sz w:val="28"/>
          <w:szCs w:val="28"/>
        </w:rPr>
        <w:t>that sounds great.’</w:t>
      </w:r>
    </w:p>
    <w:p w14:paraId="3A560ECD" w14:textId="53B1F619" w:rsidR="005071C1" w:rsidRDefault="005071C1" w:rsidP="00840D67">
      <w:pPr>
        <w:spacing w:line="360" w:lineRule="auto"/>
        <w:contextualSpacing/>
        <w:rPr>
          <w:rFonts w:ascii="Cambria" w:hAnsi="Cambria"/>
          <w:bCs/>
          <w:sz w:val="28"/>
          <w:szCs w:val="28"/>
        </w:rPr>
      </w:pPr>
      <w:r>
        <w:rPr>
          <w:rFonts w:ascii="Cambria" w:hAnsi="Cambria"/>
          <w:bCs/>
          <w:sz w:val="28"/>
          <w:szCs w:val="28"/>
        </w:rPr>
        <w:tab/>
        <w:t xml:space="preserve">She needed to get back to the safety of the office, and </w:t>
      </w:r>
      <w:del w:id="22628" w:author="Claire S" w:date="2026-06-05T11:25:00Z" w16du:dateUtc="2026-06-05T10:25:00Z">
        <w:r w:rsidDel="0081246B">
          <w:rPr>
            <w:rFonts w:ascii="Cambria" w:hAnsi="Cambria"/>
            <w:bCs/>
            <w:sz w:val="28"/>
            <w:szCs w:val="28"/>
          </w:rPr>
          <w:delText>start</w:delText>
        </w:r>
        <w:r w:rsidR="00382DD9" w:rsidDel="0081246B">
          <w:rPr>
            <w:rFonts w:ascii="Cambria" w:hAnsi="Cambria"/>
            <w:bCs/>
            <w:sz w:val="28"/>
            <w:szCs w:val="28"/>
          </w:rPr>
          <w:delText xml:space="preserve"> </w:delText>
        </w:r>
        <w:r w:rsidDel="0081246B">
          <w:rPr>
            <w:rFonts w:ascii="Cambria" w:hAnsi="Cambria"/>
            <w:bCs/>
            <w:sz w:val="28"/>
            <w:szCs w:val="28"/>
          </w:rPr>
          <w:delText>working out what the hell was going on.</w:delText>
        </w:r>
        <w:r w:rsidR="00382DD9" w:rsidDel="0081246B">
          <w:rPr>
            <w:rFonts w:ascii="Cambria" w:hAnsi="Cambria"/>
            <w:bCs/>
            <w:sz w:val="28"/>
            <w:szCs w:val="28"/>
          </w:rPr>
          <w:delText xml:space="preserve"> And </w:delText>
        </w:r>
      </w:del>
      <w:r w:rsidR="00382DD9">
        <w:rPr>
          <w:rFonts w:ascii="Cambria" w:hAnsi="Cambria"/>
          <w:bCs/>
          <w:sz w:val="28"/>
          <w:szCs w:val="28"/>
        </w:rPr>
        <w:t>she needed someone on side to help her</w:t>
      </w:r>
      <w:ins w:id="22629" w:author="Claire S" w:date="2026-06-05T11:26:00Z" w16du:dateUtc="2026-06-05T10:26:00Z">
        <w:r w:rsidR="0081246B">
          <w:rPr>
            <w:rFonts w:ascii="Cambria" w:hAnsi="Cambria"/>
            <w:bCs/>
            <w:sz w:val="28"/>
            <w:szCs w:val="28"/>
          </w:rPr>
          <w:t xml:space="preserve"> understand what might be going on.</w:t>
        </w:r>
      </w:ins>
      <w:del w:id="22630" w:author="Claire S" w:date="2026-06-05T11:26:00Z" w16du:dateUtc="2026-06-05T10:26:00Z">
        <w:r w:rsidR="00382DD9" w:rsidDel="0081246B">
          <w:rPr>
            <w:rFonts w:ascii="Cambria" w:hAnsi="Cambria"/>
            <w:bCs/>
            <w:sz w:val="28"/>
            <w:szCs w:val="28"/>
          </w:rPr>
          <w:delText>.</w:delText>
        </w:r>
      </w:del>
    </w:p>
    <w:p w14:paraId="33DE2B03" w14:textId="77777777" w:rsidR="00824CC3" w:rsidRDefault="00824CC3" w:rsidP="004131A0">
      <w:pPr>
        <w:spacing w:line="360" w:lineRule="auto"/>
        <w:contextualSpacing/>
        <w:rPr>
          <w:rFonts w:ascii="Cambria" w:hAnsi="Cambria"/>
          <w:b/>
          <w:color w:val="000000" w:themeColor="text1"/>
          <w:sz w:val="28"/>
          <w:szCs w:val="28"/>
        </w:rPr>
      </w:pPr>
    </w:p>
    <w:p w14:paraId="38BEA633" w14:textId="77777777" w:rsidR="00824CC3" w:rsidRDefault="00824CC3" w:rsidP="004131A0">
      <w:pPr>
        <w:spacing w:line="360" w:lineRule="auto"/>
        <w:contextualSpacing/>
        <w:rPr>
          <w:rFonts w:ascii="Cambria" w:hAnsi="Cambria"/>
          <w:b/>
          <w:color w:val="000000" w:themeColor="text1"/>
          <w:sz w:val="28"/>
          <w:szCs w:val="28"/>
        </w:rPr>
      </w:pPr>
    </w:p>
    <w:p w14:paraId="2320539A" w14:textId="77777777" w:rsidR="00824CC3" w:rsidRDefault="00824CC3" w:rsidP="004131A0">
      <w:pPr>
        <w:spacing w:line="360" w:lineRule="auto"/>
        <w:contextualSpacing/>
        <w:rPr>
          <w:rFonts w:ascii="Cambria" w:hAnsi="Cambria"/>
          <w:b/>
          <w:color w:val="000000" w:themeColor="text1"/>
          <w:sz w:val="28"/>
          <w:szCs w:val="28"/>
        </w:rPr>
      </w:pPr>
    </w:p>
    <w:p w14:paraId="323660B5" w14:textId="77777777" w:rsidR="00817D59" w:rsidRDefault="00817D59" w:rsidP="004131A0">
      <w:pPr>
        <w:spacing w:line="360" w:lineRule="auto"/>
        <w:contextualSpacing/>
        <w:rPr>
          <w:rFonts w:ascii="Cambria" w:hAnsi="Cambria"/>
          <w:b/>
          <w:color w:val="000000" w:themeColor="text1"/>
          <w:sz w:val="28"/>
          <w:szCs w:val="28"/>
        </w:rPr>
      </w:pPr>
    </w:p>
    <w:p w14:paraId="151A2878" w14:textId="77777777" w:rsidR="00817D59" w:rsidRDefault="00817D59" w:rsidP="004131A0">
      <w:pPr>
        <w:spacing w:line="360" w:lineRule="auto"/>
        <w:contextualSpacing/>
        <w:rPr>
          <w:rFonts w:ascii="Cambria" w:hAnsi="Cambria"/>
          <w:b/>
          <w:color w:val="000000" w:themeColor="text1"/>
          <w:sz w:val="28"/>
          <w:szCs w:val="28"/>
        </w:rPr>
      </w:pPr>
    </w:p>
    <w:p w14:paraId="3EF81FEA" w14:textId="77777777" w:rsidR="00817D59" w:rsidRDefault="00817D59" w:rsidP="004131A0">
      <w:pPr>
        <w:spacing w:line="360" w:lineRule="auto"/>
        <w:contextualSpacing/>
        <w:rPr>
          <w:rFonts w:ascii="Cambria" w:hAnsi="Cambria"/>
          <w:b/>
          <w:color w:val="000000" w:themeColor="text1"/>
          <w:sz w:val="28"/>
          <w:szCs w:val="28"/>
        </w:rPr>
      </w:pPr>
    </w:p>
    <w:p w14:paraId="58F93005" w14:textId="77777777" w:rsidR="00817D59" w:rsidRDefault="00817D59" w:rsidP="004131A0">
      <w:pPr>
        <w:spacing w:line="360" w:lineRule="auto"/>
        <w:contextualSpacing/>
        <w:rPr>
          <w:rFonts w:ascii="Cambria" w:hAnsi="Cambria"/>
          <w:b/>
          <w:color w:val="000000" w:themeColor="text1"/>
          <w:sz w:val="28"/>
          <w:szCs w:val="28"/>
        </w:rPr>
      </w:pPr>
    </w:p>
    <w:p w14:paraId="1A4A6808" w14:textId="77777777" w:rsidR="00817D59" w:rsidRDefault="00817D59" w:rsidP="004131A0">
      <w:pPr>
        <w:spacing w:line="360" w:lineRule="auto"/>
        <w:contextualSpacing/>
        <w:rPr>
          <w:rFonts w:ascii="Cambria" w:hAnsi="Cambria"/>
          <w:b/>
          <w:color w:val="000000" w:themeColor="text1"/>
          <w:sz w:val="28"/>
          <w:szCs w:val="28"/>
        </w:rPr>
      </w:pPr>
    </w:p>
    <w:p w14:paraId="2A7FB746" w14:textId="77777777" w:rsidR="00817D59" w:rsidRDefault="00817D59" w:rsidP="004131A0">
      <w:pPr>
        <w:spacing w:line="360" w:lineRule="auto"/>
        <w:contextualSpacing/>
        <w:rPr>
          <w:rFonts w:ascii="Cambria" w:hAnsi="Cambria"/>
          <w:b/>
          <w:color w:val="000000" w:themeColor="text1"/>
          <w:sz w:val="28"/>
          <w:szCs w:val="28"/>
        </w:rPr>
      </w:pPr>
    </w:p>
    <w:p w14:paraId="1ACC3384" w14:textId="77777777" w:rsidR="00817D59" w:rsidRDefault="00817D59" w:rsidP="004131A0">
      <w:pPr>
        <w:spacing w:line="360" w:lineRule="auto"/>
        <w:contextualSpacing/>
        <w:rPr>
          <w:rFonts w:ascii="Cambria" w:hAnsi="Cambria"/>
          <w:b/>
          <w:color w:val="000000" w:themeColor="text1"/>
          <w:sz w:val="28"/>
          <w:szCs w:val="28"/>
        </w:rPr>
      </w:pPr>
    </w:p>
    <w:p w14:paraId="24CA693C" w14:textId="77777777" w:rsidR="00817D59" w:rsidRDefault="00817D59" w:rsidP="004131A0">
      <w:pPr>
        <w:spacing w:line="360" w:lineRule="auto"/>
        <w:contextualSpacing/>
        <w:rPr>
          <w:rFonts w:ascii="Cambria" w:hAnsi="Cambria"/>
          <w:b/>
          <w:color w:val="000000" w:themeColor="text1"/>
          <w:sz w:val="28"/>
          <w:szCs w:val="28"/>
        </w:rPr>
      </w:pPr>
    </w:p>
    <w:p w14:paraId="56F037A9" w14:textId="77777777" w:rsidR="00817D59" w:rsidRDefault="00817D59" w:rsidP="004131A0">
      <w:pPr>
        <w:spacing w:line="360" w:lineRule="auto"/>
        <w:contextualSpacing/>
        <w:rPr>
          <w:rFonts w:ascii="Cambria" w:hAnsi="Cambria"/>
          <w:b/>
          <w:color w:val="000000" w:themeColor="text1"/>
          <w:sz w:val="28"/>
          <w:szCs w:val="28"/>
        </w:rPr>
      </w:pPr>
    </w:p>
    <w:p w14:paraId="4915CDB5" w14:textId="77777777" w:rsidR="00817D59" w:rsidRDefault="00817D59" w:rsidP="004131A0">
      <w:pPr>
        <w:spacing w:line="360" w:lineRule="auto"/>
        <w:contextualSpacing/>
        <w:rPr>
          <w:rFonts w:ascii="Cambria" w:hAnsi="Cambria"/>
          <w:b/>
          <w:color w:val="000000" w:themeColor="text1"/>
          <w:sz w:val="28"/>
          <w:szCs w:val="28"/>
        </w:rPr>
      </w:pPr>
    </w:p>
    <w:p w14:paraId="53109A2B" w14:textId="77777777" w:rsidR="00817D59" w:rsidRDefault="00817D59" w:rsidP="004131A0">
      <w:pPr>
        <w:spacing w:line="360" w:lineRule="auto"/>
        <w:contextualSpacing/>
        <w:rPr>
          <w:rFonts w:ascii="Cambria" w:hAnsi="Cambria"/>
          <w:b/>
          <w:color w:val="000000" w:themeColor="text1"/>
          <w:sz w:val="28"/>
          <w:szCs w:val="28"/>
        </w:rPr>
      </w:pPr>
    </w:p>
    <w:p w14:paraId="2FDAD412" w14:textId="77777777" w:rsidR="00817D59" w:rsidRDefault="00817D59" w:rsidP="004131A0">
      <w:pPr>
        <w:spacing w:line="360" w:lineRule="auto"/>
        <w:contextualSpacing/>
        <w:rPr>
          <w:rFonts w:ascii="Cambria" w:hAnsi="Cambria"/>
          <w:b/>
          <w:color w:val="000000" w:themeColor="text1"/>
          <w:sz w:val="28"/>
          <w:szCs w:val="28"/>
        </w:rPr>
      </w:pPr>
    </w:p>
    <w:p w14:paraId="0CC3A091" w14:textId="77777777" w:rsidR="00817D59" w:rsidRDefault="00817D59" w:rsidP="004131A0">
      <w:pPr>
        <w:spacing w:line="360" w:lineRule="auto"/>
        <w:contextualSpacing/>
        <w:rPr>
          <w:rFonts w:ascii="Cambria" w:hAnsi="Cambria"/>
          <w:b/>
          <w:color w:val="000000" w:themeColor="text1"/>
          <w:sz w:val="28"/>
          <w:szCs w:val="28"/>
        </w:rPr>
      </w:pPr>
    </w:p>
    <w:p w14:paraId="67E5E5B7" w14:textId="77777777" w:rsidR="00817D59" w:rsidRDefault="00817D59" w:rsidP="004131A0">
      <w:pPr>
        <w:spacing w:line="360" w:lineRule="auto"/>
        <w:contextualSpacing/>
        <w:rPr>
          <w:rFonts w:ascii="Cambria" w:hAnsi="Cambria"/>
          <w:b/>
          <w:color w:val="000000" w:themeColor="text1"/>
          <w:sz w:val="28"/>
          <w:szCs w:val="28"/>
        </w:rPr>
      </w:pPr>
    </w:p>
    <w:p w14:paraId="1D59C353" w14:textId="77777777" w:rsidR="00817D59" w:rsidRDefault="00817D59" w:rsidP="004131A0">
      <w:pPr>
        <w:spacing w:line="360" w:lineRule="auto"/>
        <w:contextualSpacing/>
        <w:rPr>
          <w:rFonts w:ascii="Cambria" w:hAnsi="Cambria"/>
          <w:b/>
          <w:color w:val="000000" w:themeColor="text1"/>
          <w:sz w:val="28"/>
          <w:szCs w:val="28"/>
        </w:rPr>
      </w:pPr>
    </w:p>
    <w:p w14:paraId="6142BC01" w14:textId="77777777" w:rsidR="0081246B" w:rsidRDefault="0081246B" w:rsidP="004131A0">
      <w:pPr>
        <w:spacing w:line="360" w:lineRule="auto"/>
        <w:contextualSpacing/>
        <w:rPr>
          <w:ins w:id="22631" w:author="Claire S" w:date="2026-06-05T11:26:00Z" w16du:dateUtc="2026-06-05T10:26:00Z"/>
          <w:rFonts w:ascii="Cambria" w:hAnsi="Cambria"/>
          <w:b/>
          <w:color w:val="000000" w:themeColor="text1"/>
          <w:sz w:val="28"/>
          <w:szCs w:val="28"/>
        </w:rPr>
      </w:pPr>
    </w:p>
    <w:p w14:paraId="749344D8" w14:textId="34CD28EC" w:rsidR="00981DC5" w:rsidRDefault="004131A0" w:rsidP="004131A0">
      <w:pPr>
        <w:spacing w:line="360" w:lineRule="auto"/>
        <w:contextualSpacing/>
        <w:rPr>
          <w:ins w:id="22632" w:author="Claire S" w:date="2026-07-31T16:29:00Z" w16du:dateUtc="2026-07-31T15:29:00Z"/>
          <w:rFonts w:ascii="Cambria" w:hAnsi="Cambria"/>
          <w:b/>
          <w:color w:val="000000" w:themeColor="text1"/>
          <w:sz w:val="28"/>
          <w:szCs w:val="28"/>
        </w:rPr>
      </w:pPr>
      <w:r w:rsidRPr="004131A0">
        <w:rPr>
          <w:rFonts w:ascii="Cambria" w:hAnsi="Cambria"/>
          <w:b/>
          <w:color w:val="000000" w:themeColor="text1"/>
          <w:sz w:val="28"/>
          <w:szCs w:val="28"/>
        </w:rPr>
        <w:t xml:space="preserve">CHAPTER </w:t>
      </w:r>
      <w:del w:id="22633" w:author="Daisy Watt" w:date="2026-06-23T05:34:00Z" w16du:dateUtc="2026-06-23T03:34:00Z">
        <w:r w:rsidR="004A1D23" w:rsidDel="005E1B34">
          <w:rPr>
            <w:rFonts w:ascii="Cambria" w:hAnsi="Cambria"/>
            <w:b/>
            <w:color w:val="000000" w:themeColor="text1"/>
            <w:sz w:val="28"/>
            <w:szCs w:val="28"/>
          </w:rPr>
          <w:delText>5</w:delText>
        </w:r>
        <w:r w:rsidR="00C43C61" w:rsidDel="005E1B34">
          <w:rPr>
            <w:rFonts w:ascii="Cambria" w:hAnsi="Cambria"/>
            <w:b/>
            <w:color w:val="000000" w:themeColor="text1"/>
            <w:sz w:val="28"/>
            <w:szCs w:val="28"/>
          </w:rPr>
          <w:delText>4</w:delText>
        </w:r>
      </w:del>
      <w:ins w:id="22634" w:author="Claire S" w:date="2026-06-08T17:07:00Z" w16du:dateUtc="2026-06-08T16:07:00Z">
        <w:del w:id="22635" w:author="Daisy Watt" w:date="2026-06-23T05:34:00Z" w16du:dateUtc="2026-06-23T03:34:00Z">
          <w:r w:rsidR="005E1B34">
            <w:rPr>
              <w:rFonts w:ascii="Cambria" w:hAnsi="Cambria"/>
              <w:b/>
              <w:color w:val="000000" w:themeColor="text1"/>
              <w:sz w:val="28"/>
              <w:szCs w:val="28"/>
            </w:rPr>
            <w:delText>56</w:delText>
          </w:r>
        </w:del>
      </w:ins>
      <w:ins w:id="22636" w:author="Daisy Watt" w:date="2026-06-23T05:34:00Z" w16du:dateUtc="2026-06-23T03:34:00Z">
        <w:r w:rsidR="00D10058">
          <w:rPr>
            <w:rFonts w:ascii="Cambria" w:hAnsi="Cambria"/>
            <w:b/>
            <w:color w:val="000000" w:themeColor="text1"/>
            <w:sz w:val="28"/>
            <w:szCs w:val="28"/>
          </w:rPr>
          <w:t>5</w:t>
        </w:r>
        <w:del w:id="22637" w:author="Claire S" w:date="2026-07-31T16:20:00Z" w16du:dateUtc="2026-07-31T15:20:00Z">
          <w:r w:rsidR="00D10058" w:rsidDel="000525C8">
            <w:rPr>
              <w:rFonts w:ascii="Cambria" w:hAnsi="Cambria"/>
              <w:b/>
              <w:color w:val="000000" w:themeColor="text1"/>
              <w:sz w:val="28"/>
              <w:szCs w:val="28"/>
            </w:rPr>
            <w:delText>5</w:delText>
          </w:r>
        </w:del>
      </w:ins>
      <w:ins w:id="22638" w:author="Claire S" w:date="2026-07-31T16:20:00Z" w16du:dateUtc="2026-07-31T15:20:00Z">
        <w:r w:rsidR="000525C8">
          <w:rPr>
            <w:rFonts w:ascii="Cambria" w:hAnsi="Cambria"/>
            <w:b/>
            <w:color w:val="000000" w:themeColor="text1"/>
            <w:sz w:val="28"/>
            <w:szCs w:val="28"/>
          </w:rPr>
          <w:t>2</w:t>
        </w:r>
      </w:ins>
    </w:p>
    <w:p w14:paraId="497DB7BA" w14:textId="2B28CBDE" w:rsidR="00F25085" w:rsidRPr="004131A0" w:rsidRDefault="00F25085" w:rsidP="004131A0">
      <w:pPr>
        <w:spacing w:line="360" w:lineRule="auto"/>
        <w:contextualSpacing/>
        <w:rPr>
          <w:rFonts w:ascii="Cambria" w:hAnsi="Cambria"/>
          <w:b/>
          <w:color w:val="000000" w:themeColor="text1"/>
          <w:sz w:val="28"/>
          <w:szCs w:val="28"/>
        </w:rPr>
      </w:pPr>
      <w:ins w:id="22639" w:author="Claire S" w:date="2026-07-31T16:29:00Z" w16du:dateUtc="2026-07-31T15:29:00Z">
        <w:r>
          <w:rPr>
            <w:rFonts w:ascii="Cambria" w:hAnsi="Cambria"/>
            <w:b/>
            <w:color w:val="000000" w:themeColor="text1"/>
            <w:sz w:val="28"/>
            <w:szCs w:val="28"/>
          </w:rPr>
          <w:t>WEDNESDAY AFTERNOON</w:t>
        </w:r>
      </w:ins>
    </w:p>
    <w:p w14:paraId="205E2855" w14:textId="3629CCC1" w:rsidR="004131A0" w:rsidRDefault="008042B9" w:rsidP="004131A0">
      <w:pPr>
        <w:spacing w:line="360" w:lineRule="auto"/>
        <w:contextualSpacing/>
        <w:rPr>
          <w:del w:id="22640" w:author="Daisy Watt" w:date="2026-06-23T05:34:00Z" w16du:dateUtc="2026-06-23T03:34:00Z"/>
          <w:rFonts w:ascii="Cambria" w:hAnsi="Cambria"/>
          <w:b/>
          <w:color w:val="000000" w:themeColor="text1"/>
          <w:sz w:val="28"/>
          <w:szCs w:val="28"/>
        </w:rPr>
      </w:pPr>
      <w:del w:id="22641" w:author="Daisy Watt" w:date="2026-06-23T05:34:00Z" w16du:dateUtc="2026-06-23T03:34:00Z">
        <w:r w:rsidRPr="00995F65">
          <w:rPr>
            <w:rFonts w:ascii="Cambria" w:hAnsi="Cambria"/>
            <w:b/>
            <w:color w:val="000000" w:themeColor="text1"/>
            <w:sz w:val="28"/>
            <w:szCs w:val="28"/>
          </w:rPr>
          <w:delText>W</w:delText>
        </w:r>
        <w:r w:rsidR="0089375B">
          <w:rPr>
            <w:rFonts w:ascii="Cambria" w:hAnsi="Cambria"/>
            <w:b/>
            <w:color w:val="000000" w:themeColor="text1"/>
            <w:sz w:val="28"/>
            <w:szCs w:val="28"/>
          </w:rPr>
          <w:delText>EDS PM</w:delText>
        </w:r>
        <w:r w:rsidRPr="00995F65">
          <w:rPr>
            <w:rFonts w:ascii="Cambria" w:hAnsi="Cambria"/>
            <w:b/>
            <w:color w:val="000000" w:themeColor="text1"/>
            <w:sz w:val="28"/>
            <w:szCs w:val="28"/>
          </w:rPr>
          <w:delText xml:space="preserve"> </w:delText>
        </w:r>
      </w:del>
    </w:p>
    <w:p w14:paraId="47A95014" w14:textId="0E112C98" w:rsidR="00091931" w:rsidRDefault="00091931" w:rsidP="00091931">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 xml:space="preserve">The first </w:t>
      </w:r>
      <w:r w:rsidR="0089375B">
        <w:rPr>
          <w:rFonts w:ascii="Cambria" w:hAnsi="Cambria"/>
          <w:bCs/>
          <w:color w:val="000000" w:themeColor="text1"/>
          <w:sz w:val="28"/>
          <w:szCs w:val="28"/>
        </w:rPr>
        <w:t xml:space="preserve">brilliant </w:t>
      </w:r>
      <w:r>
        <w:rPr>
          <w:rFonts w:ascii="Cambria" w:hAnsi="Cambria"/>
          <w:bCs/>
          <w:color w:val="000000" w:themeColor="text1"/>
          <w:sz w:val="28"/>
          <w:szCs w:val="28"/>
        </w:rPr>
        <w:t xml:space="preserve">flash </w:t>
      </w:r>
      <w:r w:rsidR="00CE52A3">
        <w:rPr>
          <w:rFonts w:ascii="Cambria" w:hAnsi="Cambria"/>
          <w:bCs/>
          <w:color w:val="000000" w:themeColor="text1"/>
          <w:sz w:val="28"/>
          <w:szCs w:val="28"/>
        </w:rPr>
        <w:t>shock</w:t>
      </w:r>
      <w:r>
        <w:rPr>
          <w:rFonts w:ascii="Cambria" w:hAnsi="Cambria"/>
          <w:bCs/>
          <w:color w:val="000000" w:themeColor="text1"/>
          <w:sz w:val="28"/>
          <w:szCs w:val="28"/>
        </w:rPr>
        <w:t xml:space="preserve">ed </w:t>
      </w:r>
      <w:r w:rsidR="00DD1479">
        <w:rPr>
          <w:rFonts w:ascii="Cambria" w:hAnsi="Cambria"/>
          <w:bCs/>
          <w:color w:val="000000" w:themeColor="text1"/>
          <w:sz w:val="28"/>
          <w:szCs w:val="28"/>
        </w:rPr>
        <w:t>Savannah</w:t>
      </w:r>
      <w:del w:id="22642" w:author="Daisy Watt" w:date="2026-06-23T18:02:00Z" w16du:dateUtc="2026-06-23T16:02:00Z">
        <w:r w:rsidDel="001737EA">
          <w:rPr>
            <w:rFonts w:ascii="Cambria" w:hAnsi="Cambria"/>
            <w:bCs/>
            <w:color w:val="000000" w:themeColor="text1"/>
            <w:sz w:val="28"/>
            <w:szCs w:val="28"/>
          </w:rPr>
          <w:delText>,</w:delText>
        </w:r>
      </w:del>
      <w:ins w:id="22643" w:author="Daisy Watt" w:date="2026-06-23T18:02:00Z" w16du:dateUtc="2026-06-23T16:02:00Z">
        <w:r w:rsidR="001737EA">
          <w:rPr>
            <w:rFonts w:ascii="Cambria" w:hAnsi="Cambria"/>
            <w:bCs/>
            <w:color w:val="000000" w:themeColor="text1"/>
            <w:sz w:val="28"/>
            <w:szCs w:val="28"/>
          </w:rPr>
          <w:t>;</w:t>
        </w:r>
      </w:ins>
      <w:r w:rsidR="00DD1479">
        <w:rPr>
          <w:rFonts w:ascii="Cambria" w:hAnsi="Cambria"/>
          <w:bCs/>
          <w:color w:val="000000" w:themeColor="text1"/>
          <w:sz w:val="28"/>
          <w:szCs w:val="28"/>
        </w:rPr>
        <w:t xml:space="preserve"> </w:t>
      </w:r>
      <w:r>
        <w:rPr>
          <w:rFonts w:ascii="Cambria" w:hAnsi="Cambria"/>
          <w:bCs/>
          <w:color w:val="000000" w:themeColor="text1"/>
          <w:sz w:val="28"/>
          <w:szCs w:val="28"/>
        </w:rPr>
        <w:t>the second</w:t>
      </w:r>
      <w:r w:rsidR="00DD1479">
        <w:rPr>
          <w:rFonts w:ascii="Cambria" w:hAnsi="Cambria"/>
          <w:bCs/>
          <w:color w:val="000000" w:themeColor="text1"/>
          <w:sz w:val="28"/>
          <w:szCs w:val="28"/>
        </w:rPr>
        <w:t xml:space="preserve"> </w:t>
      </w:r>
      <w:r w:rsidR="00CE52A3">
        <w:rPr>
          <w:rFonts w:ascii="Cambria" w:hAnsi="Cambria"/>
          <w:bCs/>
          <w:color w:val="000000" w:themeColor="text1"/>
          <w:sz w:val="28"/>
          <w:szCs w:val="28"/>
        </w:rPr>
        <w:t>blinde</w:t>
      </w:r>
      <w:r w:rsidR="00DD1479">
        <w:rPr>
          <w:rFonts w:ascii="Cambria" w:hAnsi="Cambria"/>
          <w:bCs/>
          <w:color w:val="000000" w:themeColor="text1"/>
          <w:sz w:val="28"/>
          <w:szCs w:val="28"/>
        </w:rPr>
        <w:t xml:space="preserve">d </w:t>
      </w:r>
      <w:r>
        <w:rPr>
          <w:rFonts w:ascii="Cambria" w:hAnsi="Cambria"/>
          <w:bCs/>
          <w:color w:val="000000" w:themeColor="text1"/>
          <w:sz w:val="28"/>
          <w:szCs w:val="28"/>
        </w:rPr>
        <w:t xml:space="preserve">her as she stepped out of the PR firm’s </w:t>
      </w:r>
      <w:r w:rsidR="00EB24F5">
        <w:rPr>
          <w:rFonts w:ascii="Cambria" w:hAnsi="Cambria"/>
          <w:bCs/>
          <w:color w:val="000000" w:themeColor="text1"/>
          <w:sz w:val="28"/>
          <w:szCs w:val="28"/>
        </w:rPr>
        <w:t>offices</w:t>
      </w:r>
      <w:r w:rsidR="00CF018C">
        <w:rPr>
          <w:rFonts w:ascii="Cambria" w:hAnsi="Cambria"/>
          <w:bCs/>
          <w:color w:val="000000" w:themeColor="text1"/>
          <w:sz w:val="28"/>
          <w:szCs w:val="28"/>
        </w:rPr>
        <w:t xml:space="preserve"> on High Holborn</w:t>
      </w:r>
      <w:r>
        <w:rPr>
          <w:rFonts w:ascii="Cambria" w:hAnsi="Cambria"/>
          <w:bCs/>
          <w:color w:val="000000" w:themeColor="text1"/>
          <w:sz w:val="28"/>
          <w:szCs w:val="28"/>
        </w:rPr>
        <w:t xml:space="preserve">. </w:t>
      </w:r>
    </w:p>
    <w:p w14:paraId="51A667CD" w14:textId="173CB0A7" w:rsidR="0042727B" w:rsidRDefault="0042727B" w:rsidP="00091931">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‘Hey</w:t>
      </w:r>
      <w:r w:rsidR="00456B30">
        <w:rPr>
          <w:rFonts w:ascii="Cambria" w:hAnsi="Cambria"/>
          <w:bCs/>
          <w:color w:val="000000" w:themeColor="text1"/>
          <w:sz w:val="28"/>
          <w:szCs w:val="28"/>
        </w:rPr>
        <w:t>,</w:t>
      </w:r>
      <w:r>
        <w:rPr>
          <w:rFonts w:ascii="Cambria" w:hAnsi="Cambria"/>
          <w:bCs/>
          <w:color w:val="000000" w:themeColor="text1"/>
          <w:sz w:val="28"/>
          <w:szCs w:val="28"/>
        </w:rPr>
        <w:t xml:space="preserve"> sexy Sav</w:t>
      </w:r>
      <w:del w:id="22644" w:author="Claire S" w:date="2026-06-05T11:26:00Z" w16du:dateUtc="2026-06-05T10:26:00Z">
        <w:r w:rsidDel="0081246B">
          <w:rPr>
            <w:rFonts w:ascii="Cambria" w:hAnsi="Cambria"/>
            <w:bCs/>
            <w:color w:val="000000" w:themeColor="text1"/>
            <w:sz w:val="28"/>
            <w:szCs w:val="28"/>
          </w:rPr>
          <w:delText>!</w:delText>
        </w:r>
      </w:del>
      <w:ins w:id="22645" w:author="Claire S" w:date="2026-06-05T11:26:00Z" w16du:dateUtc="2026-06-05T10:26:00Z">
        <w:r w:rsidR="0081246B">
          <w:rPr>
            <w:rFonts w:ascii="Cambria" w:hAnsi="Cambria"/>
            <w:bCs/>
            <w:color w:val="000000" w:themeColor="text1"/>
            <w:sz w:val="28"/>
            <w:szCs w:val="28"/>
          </w:rPr>
          <w:t>,</w:t>
        </w:r>
      </w:ins>
      <w:r>
        <w:rPr>
          <w:rFonts w:ascii="Cambria" w:hAnsi="Cambria"/>
          <w:bCs/>
          <w:color w:val="000000" w:themeColor="text1"/>
          <w:sz w:val="28"/>
          <w:szCs w:val="28"/>
        </w:rPr>
        <w:t xml:space="preserve">’ </w:t>
      </w:r>
      <w:r w:rsidR="00CF018C">
        <w:rPr>
          <w:rFonts w:ascii="Cambria" w:hAnsi="Cambria"/>
          <w:bCs/>
          <w:color w:val="000000" w:themeColor="text1"/>
          <w:sz w:val="28"/>
          <w:szCs w:val="28"/>
        </w:rPr>
        <w:t>a</w:t>
      </w:r>
      <w:r>
        <w:rPr>
          <w:rFonts w:ascii="Cambria" w:hAnsi="Cambria"/>
          <w:bCs/>
          <w:color w:val="000000" w:themeColor="text1"/>
          <w:sz w:val="28"/>
          <w:szCs w:val="28"/>
        </w:rPr>
        <w:t xml:space="preserve"> voice cried</w:t>
      </w:r>
      <w:r w:rsidR="00091931">
        <w:rPr>
          <w:rFonts w:ascii="Cambria" w:hAnsi="Cambria"/>
          <w:bCs/>
          <w:color w:val="000000" w:themeColor="text1"/>
          <w:sz w:val="28"/>
          <w:szCs w:val="28"/>
        </w:rPr>
        <w:t>. ‘Had any good table sex</w:t>
      </w:r>
      <w:ins w:id="22646" w:author="Daisy Watt" w:date="2026-06-23T18:02:00Z" w16du:dateUtc="2026-06-23T16:02:00Z">
        <w:r w:rsidR="006A34C1">
          <w:rPr>
            <w:rFonts w:ascii="Cambria" w:hAnsi="Cambria"/>
            <w:bCs/>
            <w:color w:val="000000" w:themeColor="text1"/>
            <w:sz w:val="28"/>
            <w:szCs w:val="28"/>
          </w:rPr>
          <w:t>,</w:t>
        </w:r>
      </w:ins>
      <w:r w:rsidR="00091931">
        <w:rPr>
          <w:rFonts w:ascii="Cambria" w:hAnsi="Cambria"/>
          <w:bCs/>
          <w:color w:val="000000" w:themeColor="text1"/>
          <w:sz w:val="28"/>
          <w:szCs w:val="28"/>
        </w:rPr>
        <w:t xml:space="preserve"> recently?’</w:t>
      </w:r>
    </w:p>
    <w:p w14:paraId="7C48C390" w14:textId="703E1745" w:rsidR="00F176E3" w:rsidRDefault="00F176E3" w:rsidP="00091931">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‘Over here,’ someone else shouted, the bulbs popping, one after the other.</w:t>
      </w:r>
      <w:r w:rsidR="00C3016C">
        <w:rPr>
          <w:rFonts w:ascii="Cambria" w:hAnsi="Cambria"/>
          <w:bCs/>
          <w:color w:val="000000" w:themeColor="text1"/>
          <w:sz w:val="28"/>
          <w:szCs w:val="28"/>
        </w:rPr>
        <w:t xml:space="preserve"> ‘Show us your tits</w:t>
      </w:r>
      <w:r w:rsidR="00CB2BF3">
        <w:rPr>
          <w:rFonts w:ascii="Cambria" w:hAnsi="Cambria"/>
          <w:bCs/>
          <w:color w:val="000000" w:themeColor="text1"/>
          <w:sz w:val="28"/>
          <w:szCs w:val="28"/>
        </w:rPr>
        <w:t>, love</w:t>
      </w:r>
      <w:del w:id="22647" w:author="Claire S" w:date="2026-06-05T11:26:00Z" w16du:dateUtc="2026-06-05T10:26:00Z">
        <w:r w:rsidR="00CB2BF3" w:rsidDel="0081246B">
          <w:rPr>
            <w:rFonts w:ascii="Cambria" w:hAnsi="Cambria"/>
            <w:bCs/>
            <w:color w:val="000000" w:themeColor="text1"/>
            <w:sz w:val="28"/>
            <w:szCs w:val="28"/>
          </w:rPr>
          <w:delText>!</w:delText>
        </w:r>
      </w:del>
      <w:ins w:id="22648" w:author="Claire S" w:date="2026-06-05T11:26:00Z" w16du:dateUtc="2026-06-05T10:26:00Z">
        <w:r w:rsidR="0081246B">
          <w:rPr>
            <w:rFonts w:ascii="Cambria" w:hAnsi="Cambria"/>
            <w:bCs/>
            <w:color w:val="000000" w:themeColor="text1"/>
            <w:sz w:val="28"/>
            <w:szCs w:val="28"/>
          </w:rPr>
          <w:t>.</w:t>
        </w:r>
      </w:ins>
      <w:r w:rsidR="00C3016C">
        <w:rPr>
          <w:rFonts w:ascii="Cambria" w:hAnsi="Cambria"/>
          <w:bCs/>
          <w:color w:val="000000" w:themeColor="text1"/>
          <w:sz w:val="28"/>
          <w:szCs w:val="28"/>
        </w:rPr>
        <w:t>’</w:t>
      </w:r>
    </w:p>
    <w:p w14:paraId="60B7CBE1" w14:textId="2F24E00C" w:rsidR="00CB7C8C" w:rsidRDefault="004A4179" w:rsidP="00F176E3">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 xml:space="preserve">‘Fuck.’ </w:t>
      </w:r>
      <w:r w:rsidRPr="004F52DD">
        <w:rPr>
          <w:rFonts w:ascii="Cambria" w:hAnsi="Cambria"/>
          <w:bCs/>
          <w:color w:val="000000" w:themeColor="text1"/>
          <w:sz w:val="28"/>
          <w:szCs w:val="28"/>
        </w:rPr>
        <w:t>Savannah</w:t>
      </w:r>
      <w:r>
        <w:rPr>
          <w:rFonts w:ascii="Cambria" w:hAnsi="Cambria"/>
          <w:bCs/>
          <w:color w:val="000000" w:themeColor="text1"/>
          <w:sz w:val="28"/>
          <w:szCs w:val="28"/>
        </w:rPr>
        <w:t xml:space="preserve"> hadn’t anticipated the paparazzi today, but here they were, out in full force. </w:t>
      </w:r>
      <w:r w:rsidR="00CB7C8C">
        <w:rPr>
          <w:rFonts w:ascii="Cambria" w:hAnsi="Cambria"/>
          <w:bCs/>
          <w:color w:val="000000" w:themeColor="text1"/>
          <w:sz w:val="28"/>
          <w:szCs w:val="28"/>
        </w:rPr>
        <w:t>It had only been a matter of time, she supposed, as she put her head down</w:t>
      </w:r>
      <w:r w:rsidR="00264669">
        <w:rPr>
          <w:rFonts w:ascii="Cambria" w:hAnsi="Cambria"/>
          <w:bCs/>
          <w:color w:val="000000" w:themeColor="text1"/>
          <w:sz w:val="28"/>
          <w:szCs w:val="28"/>
        </w:rPr>
        <w:t xml:space="preserve"> and hurried towards the </w:t>
      </w:r>
      <w:r w:rsidR="005E1633">
        <w:rPr>
          <w:rFonts w:ascii="Cambria" w:hAnsi="Cambria"/>
          <w:bCs/>
          <w:color w:val="000000" w:themeColor="text1"/>
          <w:sz w:val="28"/>
          <w:szCs w:val="28"/>
        </w:rPr>
        <w:t>Mercedes</w:t>
      </w:r>
      <w:r w:rsidR="00CB7C8C">
        <w:rPr>
          <w:rFonts w:ascii="Cambria" w:hAnsi="Cambria"/>
          <w:bCs/>
          <w:color w:val="000000" w:themeColor="text1"/>
          <w:sz w:val="28"/>
          <w:szCs w:val="28"/>
        </w:rPr>
        <w:t>.</w:t>
      </w:r>
    </w:p>
    <w:p w14:paraId="58BECC33" w14:textId="411EB42D" w:rsidR="00EB24F5" w:rsidRDefault="0042727B" w:rsidP="00227D4B">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r>
      <w:r w:rsidR="00091931">
        <w:rPr>
          <w:rFonts w:ascii="Cambria" w:hAnsi="Cambria"/>
          <w:bCs/>
          <w:color w:val="000000" w:themeColor="text1"/>
          <w:sz w:val="28"/>
          <w:szCs w:val="28"/>
        </w:rPr>
        <w:t>‘Savannah, hey, Savvi!</w:t>
      </w:r>
      <w:r w:rsidR="00456B30">
        <w:rPr>
          <w:rFonts w:ascii="Cambria" w:hAnsi="Cambria"/>
          <w:bCs/>
          <w:color w:val="000000" w:themeColor="text1"/>
          <w:sz w:val="28"/>
          <w:szCs w:val="28"/>
        </w:rPr>
        <w:t xml:space="preserve"> When’s the sex</w:t>
      </w:r>
      <w:del w:id="22649" w:author="Daisy Watt" w:date="2026-06-23T05:34:00Z" w16du:dateUtc="2026-06-23T03:34:00Z">
        <w:r w:rsidR="00456B30">
          <w:rPr>
            <w:rFonts w:ascii="Cambria" w:hAnsi="Cambria"/>
            <w:bCs/>
            <w:color w:val="000000" w:themeColor="text1"/>
            <w:sz w:val="28"/>
            <w:szCs w:val="28"/>
          </w:rPr>
          <w:delText>-</w:delText>
        </w:r>
      </w:del>
      <w:ins w:id="22650" w:author="Daisy Watt" w:date="2026-06-23T05:34:00Z" w16du:dateUtc="2026-06-23T03:34:00Z">
        <w:r w:rsidR="00921846">
          <w:rPr>
            <w:rFonts w:ascii="Cambria" w:hAnsi="Cambria"/>
            <w:bCs/>
            <w:color w:val="000000" w:themeColor="text1"/>
            <w:sz w:val="28"/>
            <w:szCs w:val="28"/>
          </w:rPr>
          <w:t xml:space="preserve"> </w:t>
        </w:r>
      </w:ins>
      <w:r w:rsidR="00456B30">
        <w:rPr>
          <w:rFonts w:ascii="Cambria" w:hAnsi="Cambria"/>
          <w:bCs/>
          <w:color w:val="000000" w:themeColor="text1"/>
          <w:sz w:val="28"/>
          <w:szCs w:val="28"/>
        </w:rPr>
        <w:t>tape released officially?</w:t>
      </w:r>
      <w:r w:rsidR="00091931">
        <w:rPr>
          <w:rFonts w:ascii="Cambria" w:hAnsi="Cambria"/>
          <w:bCs/>
          <w:color w:val="000000" w:themeColor="text1"/>
          <w:sz w:val="28"/>
          <w:szCs w:val="28"/>
        </w:rPr>
        <w:t>’</w:t>
      </w:r>
      <w:r w:rsidR="00456B30">
        <w:rPr>
          <w:rFonts w:ascii="Cambria" w:hAnsi="Cambria"/>
          <w:bCs/>
          <w:color w:val="000000" w:themeColor="text1"/>
          <w:sz w:val="28"/>
          <w:szCs w:val="28"/>
        </w:rPr>
        <w:t xml:space="preserve"> </w:t>
      </w:r>
      <w:del w:id="22651" w:author="Daisy Watt" w:date="2026-06-23T18:02:00Z" w16du:dateUtc="2026-06-23T16:02:00Z">
        <w:r w:rsidR="00456B30" w:rsidDel="00344743">
          <w:rPr>
            <w:rFonts w:ascii="Cambria" w:hAnsi="Cambria"/>
            <w:bCs/>
            <w:color w:val="000000" w:themeColor="text1"/>
            <w:sz w:val="28"/>
            <w:szCs w:val="28"/>
          </w:rPr>
          <w:delText>t</w:delText>
        </w:r>
      </w:del>
      <w:ins w:id="22652" w:author="Daisy Watt" w:date="2026-06-23T18:02:00Z" w16du:dateUtc="2026-06-23T16:02:00Z">
        <w:r w:rsidR="00344743">
          <w:rPr>
            <w:rFonts w:ascii="Cambria" w:hAnsi="Cambria"/>
            <w:bCs/>
            <w:color w:val="000000" w:themeColor="text1"/>
            <w:sz w:val="28"/>
            <w:szCs w:val="28"/>
          </w:rPr>
          <w:t>T</w:t>
        </w:r>
      </w:ins>
      <w:r w:rsidR="00456B30">
        <w:rPr>
          <w:rFonts w:ascii="Cambria" w:hAnsi="Cambria"/>
          <w:bCs/>
          <w:color w:val="000000" w:themeColor="text1"/>
          <w:sz w:val="28"/>
          <w:szCs w:val="28"/>
        </w:rPr>
        <w:t>he bulbs flashed on and on</w:t>
      </w:r>
      <w:r w:rsidR="00F176E3">
        <w:rPr>
          <w:rFonts w:ascii="Cambria" w:hAnsi="Cambria"/>
          <w:bCs/>
          <w:color w:val="000000" w:themeColor="text1"/>
          <w:sz w:val="28"/>
          <w:szCs w:val="28"/>
        </w:rPr>
        <w:t xml:space="preserve"> as Danvers leap</w:t>
      </w:r>
      <w:ins w:id="22653" w:author="Daisy Watt" w:date="2026-06-16T17:38:00Z" w16du:dateUtc="2026-06-16T16:38:00Z">
        <w:r w:rsidR="00B50750">
          <w:rPr>
            <w:rFonts w:ascii="Cambria" w:hAnsi="Cambria"/>
            <w:bCs/>
            <w:color w:val="000000" w:themeColor="text1"/>
            <w:sz w:val="28"/>
            <w:szCs w:val="28"/>
          </w:rPr>
          <w:t>ed</w:t>
        </w:r>
      </w:ins>
      <w:del w:id="22654" w:author="Daisy Watt" w:date="2026-06-16T17:38:00Z" w16du:dateUtc="2026-06-16T16:38:00Z">
        <w:r w:rsidR="00F176E3" w:rsidDel="00B50750">
          <w:rPr>
            <w:rFonts w:ascii="Cambria" w:hAnsi="Cambria"/>
            <w:bCs/>
            <w:color w:val="000000" w:themeColor="text1"/>
            <w:sz w:val="28"/>
            <w:szCs w:val="28"/>
          </w:rPr>
          <w:delText>t</w:delText>
        </w:r>
      </w:del>
      <w:r w:rsidR="00F176E3">
        <w:rPr>
          <w:rFonts w:ascii="Cambria" w:hAnsi="Cambria"/>
          <w:bCs/>
          <w:color w:val="000000" w:themeColor="text1"/>
          <w:sz w:val="28"/>
          <w:szCs w:val="28"/>
        </w:rPr>
        <w:t xml:space="preserve"> out </w:t>
      </w:r>
      <w:r w:rsidR="005E1633">
        <w:rPr>
          <w:rFonts w:ascii="Cambria" w:hAnsi="Cambria"/>
          <w:bCs/>
          <w:color w:val="000000" w:themeColor="text1"/>
          <w:sz w:val="28"/>
          <w:szCs w:val="28"/>
        </w:rPr>
        <w:t>to</w:t>
      </w:r>
      <w:r w:rsidR="00F176E3">
        <w:rPr>
          <w:rFonts w:ascii="Cambria" w:hAnsi="Cambria"/>
          <w:bCs/>
          <w:color w:val="000000" w:themeColor="text1"/>
          <w:sz w:val="28"/>
          <w:szCs w:val="28"/>
        </w:rPr>
        <w:t xml:space="preserve"> open the </w:t>
      </w:r>
      <w:r w:rsidR="00623F18">
        <w:rPr>
          <w:rFonts w:ascii="Cambria" w:hAnsi="Cambria"/>
          <w:bCs/>
          <w:color w:val="000000" w:themeColor="text1"/>
          <w:sz w:val="28"/>
          <w:szCs w:val="28"/>
        </w:rPr>
        <w:t xml:space="preserve">car </w:t>
      </w:r>
      <w:r w:rsidR="00F176E3">
        <w:rPr>
          <w:rFonts w:ascii="Cambria" w:hAnsi="Cambria"/>
          <w:bCs/>
          <w:color w:val="000000" w:themeColor="text1"/>
          <w:sz w:val="28"/>
          <w:szCs w:val="28"/>
        </w:rPr>
        <w:t>door for her</w:t>
      </w:r>
      <w:r w:rsidR="00623F18">
        <w:rPr>
          <w:rFonts w:ascii="Cambria" w:hAnsi="Cambria"/>
          <w:bCs/>
          <w:color w:val="000000" w:themeColor="text1"/>
          <w:sz w:val="28"/>
          <w:szCs w:val="28"/>
        </w:rPr>
        <w:t>.  Just in time,</w:t>
      </w:r>
      <w:r w:rsidR="005E1633">
        <w:rPr>
          <w:rFonts w:ascii="Cambria" w:hAnsi="Cambria"/>
          <w:bCs/>
          <w:color w:val="000000" w:themeColor="text1"/>
          <w:sz w:val="28"/>
          <w:szCs w:val="28"/>
        </w:rPr>
        <w:t xml:space="preserve"> </w:t>
      </w:r>
      <w:r w:rsidR="00B26B42">
        <w:rPr>
          <w:rFonts w:ascii="Cambria" w:hAnsi="Cambria"/>
          <w:bCs/>
          <w:color w:val="000000" w:themeColor="text1"/>
          <w:sz w:val="28"/>
          <w:szCs w:val="28"/>
        </w:rPr>
        <w:t xml:space="preserve">before she </w:t>
      </w:r>
      <w:r w:rsidR="005E1633">
        <w:rPr>
          <w:rFonts w:ascii="Cambria" w:hAnsi="Cambria"/>
          <w:bCs/>
          <w:color w:val="000000" w:themeColor="text1"/>
          <w:sz w:val="28"/>
          <w:szCs w:val="28"/>
        </w:rPr>
        <w:t>lost it and took</w:t>
      </w:r>
      <w:r w:rsidR="00B26B42">
        <w:rPr>
          <w:rFonts w:ascii="Cambria" w:hAnsi="Cambria"/>
          <w:bCs/>
          <w:color w:val="000000" w:themeColor="text1"/>
          <w:sz w:val="28"/>
          <w:szCs w:val="28"/>
        </w:rPr>
        <w:t xml:space="preserve"> a swing at a photographer</w:t>
      </w:r>
      <w:r w:rsidR="00456B30">
        <w:rPr>
          <w:rFonts w:ascii="Cambria" w:hAnsi="Cambria"/>
          <w:bCs/>
          <w:color w:val="000000" w:themeColor="text1"/>
          <w:sz w:val="28"/>
          <w:szCs w:val="28"/>
        </w:rPr>
        <w:t>.</w:t>
      </w:r>
      <w:r w:rsidR="00F176E3">
        <w:rPr>
          <w:rFonts w:ascii="Cambria" w:hAnsi="Cambria"/>
          <w:bCs/>
          <w:color w:val="000000" w:themeColor="text1"/>
          <w:sz w:val="28"/>
          <w:szCs w:val="28"/>
        </w:rPr>
        <w:t xml:space="preserve"> </w:t>
      </w:r>
      <w:r w:rsidR="00EC307D">
        <w:rPr>
          <w:rFonts w:ascii="Cambria" w:hAnsi="Cambria"/>
          <w:bCs/>
          <w:color w:val="000000" w:themeColor="text1"/>
          <w:sz w:val="28"/>
          <w:szCs w:val="28"/>
        </w:rPr>
        <w:t xml:space="preserve"> </w:t>
      </w:r>
    </w:p>
    <w:p w14:paraId="4173BE3A" w14:textId="57F3D63F" w:rsidR="00227D4B" w:rsidRDefault="00091931" w:rsidP="00227D4B">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r>
      <w:r w:rsidR="00A23AF3">
        <w:rPr>
          <w:rFonts w:ascii="Cambria" w:hAnsi="Cambria"/>
          <w:bCs/>
          <w:color w:val="000000" w:themeColor="text1"/>
          <w:sz w:val="28"/>
          <w:szCs w:val="28"/>
        </w:rPr>
        <w:t>‘Are you hurt</w:t>
      </w:r>
      <w:r w:rsidR="003652A2">
        <w:rPr>
          <w:rFonts w:ascii="Cambria" w:hAnsi="Cambria"/>
          <w:bCs/>
          <w:color w:val="000000" w:themeColor="text1"/>
          <w:sz w:val="28"/>
          <w:szCs w:val="28"/>
        </w:rPr>
        <w:t>, M</w:t>
      </w:r>
      <w:r w:rsidR="00D70209">
        <w:rPr>
          <w:rFonts w:ascii="Cambria" w:hAnsi="Cambria"/>
          <w:bCs/>
          <w:color w:val="000000" w:themeColor="text1"/>
          <w:sz w:val="28"/>
          <w:szCs w:val="28"/>
        </w:rPr>
        <w:t>r</w:t>
      </w:r>
      <w:r w:rsidR="003652A2">
        <w:rPr>
          <w:rFonts w:ascii="Cambria" w:hAnsi="Cambria"/>
          <w:bCs/>
          <w:color w:val="000000" w:themeColor="text1"/>
          <w:sz w:val="28"/>
          <w:szCs w:val="28"/>
        </w:rPr>
        <w:t xml:space="preserve">s </w:t>
      </w:r>
      <w:del w:id="22655" w:author="Claire S" w:date="2026-06-05T11:26:00Z" w16du:dateUtc="2026-06-05T10:26:00Z">
        <w:r w:rsidR="00D70209" w:rsidDel="00415AC1">
          <w:rPr>
            <w:rFonts w:ascii="Cambria" w:hAnsi="Cambria"/>
            <w:bCs/>
            <w:color w:val="000000" w:themeColor="text1"/>
            <w:sz w:val="28"/>
            <w:szCs w:val="28"/>
          </w:rPr>
          <w:delText>Wexford-</w:delText>
        </w:r>
      </w:del>
      <w:r w:rsidR="003652A2">
        <w:rPr>
          <w:rFonts w:ascii="Cambria" w:hAnsi="Cambria"/>
          <w:bCs/>
          <w:color w:val="000000" w:themeColor="text1"/>
          <w:sz w:val="28"/>
          <w:szCs w:val="28"/>
        </w:rPr>
        <w:t>Langley?’ Danvers asked</w:t>
      </w:r>
      <w:r w:rsidR="00227D4B">
        <w:rPr>
          <w:rFonts w:ascii="Cambria" w:hAnsi="Cambria"/>
          <w:bCs/>
          <w:color w:val="000000" w:themeColor="text1"/>
          <w:sz w:val="28"/>
          <w:szCs w:val="28"/>
        </w:rPr>
        <w:t xml:space="preserve"> as </w:t>
      </w:r>
      <w:r w:rsidR="00D710D9">
        <w:rPr>
          <w:rFonts w:ascii="Cambria" w:hAnsi="Cambria"/>
          <w:bCs/>
          <w:color w:val="000000" w:themeColor="text1"/>
          <w:sz w:val="28"/>
          <w:szCs w:val="28"/>
        </w:rPr>
        <w:t>Savannah</w:t>
      </w:r>
      <w:r w:rsidR="00227D4B">
        <w:rPr>
          <w:rFonts w:ascii="Cambria" w:hAnsi="Cambria"/>
          <w:bCs/>
          <w:color w:val="000000" w:themeColor="text1"/>
          <w:sz w:val="28"/>
          <w:szCs w:val="28"/>
        </w:rPr>
        <w:t xml:space="preserve"> tumbled inelegantly </w:t>
      </w:r>
      <w:r w:rsidR="00381131">
        <w:rPr>
          <w:rFonts w:ascii="Cambria" w:hAnsi="Cambria"/>
          <w:bCs/>
          <w:color w:val="000000" w:themeColor="text1"/>
          <w:sz w:val="28"/>
          <w:szCs w:val="28"/>
        </w:rPr>
        <w:t>o</w:t>
      </w:r>
      <w:r w:rsidR="00227D4B">
        <w:rPr>
          <w:rFonts w:ascii="Cambria" w:hAnsi="Cambria"/>
          <w:bCs/>
          <w:color w:val="000000" w:themeColor="text1"/>
          <w:sz w:val="28"/>
          <w:szCs w:val="28"/>
        </w:rPr>
        <w:t>nto the back</w:t>
      </w:r>
      <w:r w:rsidR="005E1633">
        <w:rPr>
          <w:rFonts w:ascii="Cambria" w:hAnsi="Cambria"/>
          <w:bCs/>
          <w:color w:val="000000" w:themeColor="text1"/>
          <w:sz w:val="28"/>
          <w:szCs w:val="28"/>
        </w:rPr>
        <w:t>seat</w:t>
      </w:r>
      <w:r w:rsidR="003174C3">
        <w:rPr>
          <w:rFonts w:ascii="Cambria" w:hAnsi="Cambria"/>
          <w:bCs/>
          <w:color w:val="000000" w:themeColor="text1"/>
          <w:sz w:val="28"/>
          <w:szCs w:val="28"/>
        </w:rPr>
        <w:t>.</w:t>
      </w:r>
      <w:r w:rsidR="00227D4B">
        <w:rPr>
          <w:rFonts w:ascii="Cambria" w:hAnsi="Cambria"/>
          <w:bCs/>
          <w:color w:val="000000" w:themeColor="text1"/>
          <w:sz w:val="28"/>
          <w:szCs w:val="28"/>
        </w:rPr>
        <w:t xml:space="preserve"> </w:t>
      </w:r>
    </w:p>
    <w:p w14:paraId="7A7EE96B" w14:textId="2FC8C24A" w:rsidR="00D70209" w:rsidRDefault="003652A2" w:rsidP="003652A2">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‘I’m fine</w:t>
      </w:r>
      <w:ins w:id="22656" w:author="Daisy Watt" w:date="2026-06-23T05:35:00Z" w16du:dateUtc="2026-06-23T03:35:00Z">
        <w:r w:rsidR="009959BB">
          <w:rPr>
            <w:rFonts w:ascii="Cambria" w:hAnsi="Cambria"/>
            <w:bCs/>
            <w:color w:val="000000" w:themeColor="text1"/>
            <w:sz w:val="28"/>
            <w:szCs w:val="28"/>
          </w:rPr>
          <w:t>,</w:t>
        </w:r>
      </w:ins>
      <w:r w:rsidR="003174C3">
        <w:rPr>
          <w:rFonts w:ascii="Cambria" w:hAnsi="Cambria"/>
          <w:bCs/>
          <w:color w:val="000000" w:themeColor="text1"/>
          <w:sz w:val="28"/>
          <w:szCs w:val="28"/>
        </w:rPr>
        <w:t xml:space="preserve"> thanks</w:t>
      </w:r>
      <w:r>
        <w:rPr>
          <w:rFonts w:ascii="Cambria" w:hAnsi="Cambria"/>
          <w:bCs/>
          <w:color w:val="000000" w:themeColor="text1"/>
          <w:sz w:val="28"/>
          <w:szCs w:val="28"/>
        </w:rPr>
        <w:t xml:space="preserve">.  </w:t>
      </w:r>
      <w:r w:rsidR="00D70209">
        <w:rPr>
          <w:rFonts w:ascii="Cambria" w:hAnsi="Cambria"/>
          <w:bCs/>
          <w:color w:val="000000" w:themeColor="text1"/>
          <w:sz w:val="28"/>
          <w:szCs w:val="28"/>
        </w:rPr>
        <w:t>Please</w:t>
      </w:r>
      <w:r w:rsidR="00381131">
        <w:rPr>
          <w:rFonts w:ascii="Cambria" w:hAnsi="Cambria"/>
          <w:bCs/>
          <w:color w:val="000000" w:themeColor="text1"/>
          <w:sz w:val="28"/>
          <w:szCs w:val="28"/>
        </w:rPr>
        <w:t>,</w:t>
      </w:r>
      <w:r w:rsidR="00D70209">
        <w:rPr>
          <w:rFonts w:ascii="Cambria" w:hAnsi="Cambria"/>
          <w:bCs/>
          <w:color w:val="000000" w:themeColor="text1"/>
          <w:sz w:val="28"/>
          <w:szCs w:val="28"/>
        </w:rPr>
        <w:t xml:space="preserve"> let’s just get out of here</w:t>
      </w:r>
      <w:r w:rsidR="00035C3C">
        <w:rPr>
          <w:rFonts w:ascii="Cambria" w:hAnsi="Cambria"/>
          <w:bCs/>
          <w:color w:val="000000" w:themeColor="text1"/>
          <w:sz w:val="28"/>
          <w:szCs w:val="28"/>
        </w:rPr>
        <w:t xml:space="preserve">.’ </w:t>
      </w:r>
    </w:p>
    <w:p w14:paraId="7EE704E4" w14:textId="77777777" w:rsidR="00D70209" w:rsidRDefault="00D70209" w:rsidP="00D70209">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‘Home, ma’am?’</w:t>
      </w:r>
    </w:p>
    <w:p w14:paraId="3AF14EF8" w14:textId="5208038E" w:rsidR="002562F5" w:rsidRDefault="007737C4" w:rsidP="00D70209">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 xml:space="preserve">‘Sure.’ </w:t>
      </w:r>
      <w:r w:rsidR="003174C3">
        <w:rPr>
          <w:rFonts w:ascii="Cambria" w:hAnsi="Cambria"/>
          <w:bCs/>
          <w:color w:val="000000" w:themeColor="text1"/>
          <w:sz w:val="28"/>
          <w:szCs w:val="28"/>
        </w:rPr>
        <w:t xml:space="preserve">In fact, </w:t>
      </w:r>
      <w:r w:rsidR="00EB24F5">
        <w:rPr>
          <w:rFonts w:ascii="Cambria" w:hAnsi="Cambria"/>
          <w:bCs/>
          <w:color w:val="000000" w:themeColor="text1"/>
          <w:sz w:val="28"/>
          <w:szCs w:val="28"/>
        </w:rPr>
        <w:t xml:space="preserve">the last place </w:t>
      </w:r>
      <w:r w:rsidR="00381131">
        <w:rPr>
          <w:rFonts w:ascii="Cambria" w:hAnsi="Cambria"/>
          <w:bCs/>
          <w:color w:val="000000" w:themeColor="text1"/>
          <w:sz w:val="28"/>
          <w:szCs w:val="28"/>
        </w:rPr>
        <w:t>Savannah</w:t>
      </w:r>
      <w:r w:rsidR="001B06F3">
        <w:rPr>
          <w:rFonts w:ascii="Cambria" w:hAnsi="Cambria"/>
          <w:bCs/>
          <w:color w:val="000000" w:themeColor="text1"/>
          <w:sz w:val="28"/>
          <w:szCs w:val="28"/>
        </w:rPr>
        <w:t xml:space="preserve"> want</w:t>
      </w:r>
      <w:r w:rsidR="00EB24F5">
        <w:rPr>
          <w:rFonts w:ascii="Cambria" w:hAnsi="Cambria"/>
          <w:bCs/>
          <w:color w:val="000000" w:themeColor="text1"/>
          <w:sz w:val="28"/>
          <w:szCs w:val="28"/>
        </w:rPr>
        <w:t>ed</w:t>
      </w:r>
      <w:r w:rsidR="001B06F3">
        <w:rPr>
          <w:rFonts w:ascii="Cambria" w:hAnsi="Cambria"/>
          <w:bCs/>
          <w:color w:val="000000" w:themeColor="text1"/>
          <w:sz w:val="28"/>
          <w:szCs w:val="28"/>
        </w:rPr>
        <w:t xml:space="preserve"> to </w:t>
      </w:r>
      <w:r w:rsidR="00C558B4">
        <w:rPr>
          <w:rFonts w:ascii="Cambria" w:hAnsi="Cambria"/>
          <w:bCs/>
          <w:color w:val="000000" w:themeColor="text1"/>
          <w:sz w:val="28"/>
          <w:szCs w:val="28"/>
        </w:rPr>
        <w:t>go</w:t>
      </w:r>
      <w:r w:rsidR="00EB24F5">
        <w:rPr>
          <w:rFonts w:ascii="Cambria" w:hAnsi="Cambria"/>
          <w:bCs/>
          <w:color w:val="000000" w:themeColor="text1"/>
          <w:sz w:val="28"/>
          <w:szCs w:val="28"/>
        </w:rPr>
        <w:t xml:space="preserve"> was</w:t>
      </w:r>
      <w:r w:rsidR="001B06F3">
        <w:rPr>
          <w:rFonts w:ascii="Cambria" w:hAnsi="Cambria"/>
          <w:bCs/>
          <w:color w:val="000000" w:themeColor="text1"/>
          <w:sz w:val="28"/>
          <w:szCs w:val="28"/>
        </w:rPr>
        <w:t xml:space="preserve"> home</w:t>
      </w:r>
      <w:r w:rsidR="00381131">
        <w:rPr>
          <w:rFonts w:ascii="Cambria" w:hAnsi="Cambria"/>
          <w:bCs/>
          <w:color w:val="000000" w:themeColor="text1"/>
          <w:sz w:val="28"/>
          <w:szCs w:val="28"/>
        </w:rPr>
        <w:t>,</w:t>
      </w:r>
      <w:r w:rsidR="001B06F3">
        <w:rPr>
          <w:rFonts w:ascii="Cambria" w:hAnsi="Cambria"/>
          <w:bCs/>
          <w:color w:val="000000" w:themeColor="text1"/>
          <w:sz w:val="28"/>
          <w:szCs w:val="28"/>
        </w:rPr>
        <w:t xml:space="preserve"> </w:t>
      </w:r>
      <w:r w:rsidR="00EB24F5">
        <w:rPr>
          <w:rFonts w:ascii="Cambria" w:hAnsi="Cambria"/>
          <w:bCs/>
          <w:color w:val="000000" w:themeColor="text1"/>
          <w:sz w:val="28"/>
          <w:szCs w:val="28"/>
        </w:rPr>
        <w:t>just to</w:t>
      </w:r>
      <w:r w:rsidR="00C558B4">
        <w:rPr>
          <w:rFonts w:ascii="Cambria" w:hAnsi="Cambria"/>
          <w:bCs/>
          <w:color w:val="000000" w:themeColor="text1"/>
          <w:sz w:val="28"/>
          <w:szCs w:val="28"/>
        </w:rPr>
        <w:t xml:space="preserve"> be </w:t>
      </w:r>
      <w:r w:rsidR="001B06F3">
        <w:rPr>
          <w:rFonts w:ascii="Cambria" w:hAnsi="Cambria"/>
          <w:bCs/>
          <w:color w:val="000000" w:themeColor="text1"/>
          <w:sz w:val="28"/>
          <w:szCs w:val="28"/>
        </w:rPr>
        <w:t xml:space="preserve">alone </w:t>
      </w:r>
      <w:r w:rsidR="00C24F8E">
        <w:rPr>
          <w:rFonts w:ascii="Cambria" w:hAnsi="Cambria"/>
          <w:bCs/>
          <w:color w:val="000000" w:themeColor="text1"/>
          <w:sz w:val="28"/>
          <w:szCs w:val="28"/>
        </w:rPr>
        <w:t xml:space="preserve">yet </w:t>
      </w:r>
      <w:r w:rsidR="001B06F3">
        <w:rPr>
          <w:rFonts w:ascii="Cambria" w:hAnsi="Cambria"/>
          <w:bCs/>
          <w:color w:val="000000" w:themeColor="text1"/>
          <w:sz w:val="28"/>
          <w:szCs w:val="28"/>
        </w:rPr>
        <w:t>again</w:t>
      </w:r>
      <w:r w:rsidR="00E46182">
        <w:rPr>
          <w:rFonts w:ascii="Cambria" w:hAnsi="Cambria"/>
          <w:bCs/>
          <w:color w:val="000000" w:themeColor="text1"/>
          <w:sz w:val="28"/>
          <w:szCs w:val="28"/>
        </w:rPr>
        <w:t>,</w:t>
      </w:r>
      <w:r w:rsidR="001B06F3">
        <w:rPr>
          <w:rFonts w:ascii="Cambria" w:hAnsi="Cambria"/>
          <w:bCs/>
          <w:color w:val="000000" w:themeColor="text1"/>
          <w:sz w:val="28"/>
          <w:szCs w:val="28"/>
        </w:rPr>
        <w:t xml:space="preserve"> </w:t>
      </w:r>
      <w:r w:rsidR="002562F5">
        <w:rPr>
          <w:rFonts w:ascii="Cambria" w:hAnsi="Cambria"/>
          <w:bCs/>
          <w:color w:val="000000" w:themeColor="text1"/>
          <w:sz w:val="28"/>
          <w:szCs w:val="28"/>
        </w:rPr>
        <w:t>but it looked like that</w:t>
      </w:r>
      <w:r w:rsidR="00EB24F5">
        <w:rPr>
          <w:rFonts w:ascii="Cambria" w:hAnsi="Cambria"/>
          <w:bCs/>
          <w:color w:val="000000" w:themeColor="text1"/>
          <w:sz w:val="28"/>
          <w:szCs w:val="28"/>
        </w:rPr>
        <w:t xml:space="preserve"> was the only option</w:t>
      </w:r>
      <w:ins w:id="22657" w:author="Daisy Watt" w:date="2026-06-23T05:35:00Z" w16du:dateUtc="2026-06-23T03:35:00Z">
        <w:r w:rsidR="00850A3B">
          <w:rPr>
            <w:rFonts w:ascii="Cambria" w:hAnsi="Cambria"/>
            <w:bCs/>
            <w:color w:val="000000" w:themeColor="text1"/>
            <w:sz w:val="28"/>
            <w:szCs w:val="28"/>
          </w:rPr>
          <w:t xml:space="preserve">, </w:t>
        </w:r>
      </w:ins>
      <w:del w:id="22658" w:author="Daisy Watt" w:date="2026-06-23T05:35:00Z" w16du:dateUtc="2026-06-23T03:35:00Z">
        <w:r w:rsidR="00EB24F5">
          <w:rPr>
            <w:rFonts w:ascii="Cambria" w:hAnsi="Cambria"/>
            <w:bCs/>
            <w:color w:val="000000" w:themeColor="text1"/>
            <w:sz w:val="28"/>
            <w:szCs w:val="28"/>
          </w:rPr>
          <w:delText xml:space="preserve"> </w:delText>
        </w:r>
      </w:del>
      <w:r w:rsidR="00EB24F5">
        <w:rPr>
          <w:rFonts w:ascii="Cambria" w:hAnsi="Cambria"/>
          <w:bCs/>
          <w:color w:val="000000" w:themeColor="text1"/>
          <w:sz w:val="28"/>
          <w:szCs w:val="28"/>
        </w:rPr>
        <w:t>right now.</w:t>
      </w:r>
    </w:p>
    <w:p w14:paraId="5D169E02" w14:textId="436FD1D6" w:rsidR="002562F5" w:rsidRDefault="001B06F3" w:rsidP="002562F5">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T</w:t>
      </w:r>
      <w:r w:rsidR="000364D5">
        <w:rPr>
          <w:rFonts w:ascii="Cambria" w:hAnsi="Cambria"/>
          <w:bCs/>
          <w:color w:val="000000" w:themeColor="text1"/>
          <w:sz w:val="28"/>
          <w:szCs w:val="28"/>
        </w:rPr>
        <w:t xml:space="preserve">ired </w:t>
      </w:r>
      <w:r w:rsidR="00F90BF3">
        <w:rPr>
          <w:rFonts w:ascii="Cambria" w:hAnsi="Cambria"/>
          <w:bCs/>
          <w:color w:val="000000" w:themeColor="text1"/>
          <w:sz w:val="28"/>
          <w:szCs w:val="28"/>
        </w:rPr>
        <w:t xml:space="preserve">but jittery </w:t>
      </w:r>
      <w:r w:rsidR="00D710D9">
        <w:rPr>
          <w:rFonts w:ascii="Cambria" w:hAnsi="Cambria"/>
          <w:bCs/>
          <w:color w:val="000000" w:themeColor="text1"/>
          <w:sz w:val="28"/>
          <w:szCs w:val="28"/>
        </w:rPr>
        <w:t xml:space="preserve">now </w:t>
      </w:r>
      <w:r w:rsidR="002562F5">
        <w:rPr>
          <w:rFonts w:ascii="Cambria" w:hAnsi="Cambria"/>
          <w:bCs/>
          <w:color w:val="000000" w:themeColor="text1"/>
          <w:sz w:val="28"/>
          <w:szCs w:val="28"/>
        </w:rPr>
        <w:t>the pap</w:t>
      </w:r>
      <w:r w:rsidR="00EB24F5">
        <w:rPr>
          <w:rFonts w:ascii="Cambria" w:hAnsi="Cambria"/>
          <w:bCs/>
          <w:color w:val="000000" w:themeColor="text1"/>
          <w:sz w:val="28"/>
          <w:szCs w:val="28"/>
        </w:rPr>
        <w:t xml:space="preserve">arazzi </w:t>
      </w:r>
      <w:r w:rsidR="00075B20">
        <w:rPr>
          <w:rFonts w:ascii="Cambria" w:hAnsi="Cambria"/>
          <w:bCs/>
          <w:color w:val="000000" w:themeColor="text1"/>
          <w:sz w:val="28"/>
          <w:szCs w:val="28"/>
        </w:rPr>
        <w:t xml:space="preserve">had </w:t>
      </w:r>
      <w:r w:rsidR="00D710D9">
        <w:rPr>
          <w:rFonts w:ascii="Cambria" w:hAnsi="Cambria"/>
          <w:bCs/>
          <w:color w:val="000000" w:themeColor="text1"/>
          <w:sz w:val="28"/>
          <w:szCs w:val="28"/>
        </w:rPr>
        <w:t>appeared</w:t>
      </w:r>
      <w:r w:rsidR="00EB24F5">
        <w:rPr>
          <w:rFonts w:ascii="Cambria" w:hAnsi="Cambria"/>
          <w:bCs/>
          <w:color w:val="000000" w:themeColor="text1"/>
          <w:sz w:val="28"/>
          <w:szCs w:val="28"/>
        </w:rPr>
        <w:t>,</w:t>
      </w:r>
      <w:r w:rsidR="003D46A8">
        <w:rPr>
          <w:rFonts w:ascii="Cambria" w:hAnsi="Cambria"/>
          <w:bCs/>
          <w:color w:val="000000" w:themeColor="text1"/>
          <w:sz w:val="28"/>
          <w:szCs w:val="28"/>
        </w:rPr>
        <w:t xml:space="preserve"> Savannah</w:t>
      </w:r>
      <w:r>
        <w:rPr>
          <w:rFonts w:ascii="Cambria" w:hAnsi="Cambria"/>
          <w:bCs/>
          <w:color w:val="000000" w:themeColor="text1"/>
          <w:sz w:val="28"/>
          <w:szCs w:val="28"/>
        </w:rPr>
        <w:t xml:space="preserve"> </w:t>
      </w:r>
      <w:del w:id="22659" w:author="Daisy Watt" w:date="2026-06-23T18:03:00Z" w16du:dateUtc="2026-06-23T16:03:00Z">
        <w:r w:rsidR="002562F5" w:rsidDel="004F0B46">
          <w:rPr>
            <w:rFonts w:ascii="Cambria" w:hAnsi="Cambria"/>
            <w:bCs/>
            <w:color w:val="000000" w:themeColor="text1"/>
            <w:sz w:val="28"/>
            <w:szCs w:val="28"/>
          </w:rPr>
          <w:delText>lean</w:delText>
        </w:r>
      </w:del>
      <w:ins w:id="22660" w:author="Daisy Watt" w:date="2026-06-23T18:03:00Z" w16du:dateUtc="2026-06-23T16:03:00Z">
        <w:r w:rsidR="004F0B46">
          <w:rPr>
            <w:rFonts w:ascii="Cambria" w:hAnsi="Cambria"/>
            <w:bCs/>
            <w:color w:val="000000" w:themeColor="text1"/>
            <w:sz w:val="28"/>
            <w:szCs w:val="28"/>
          </w:rPr>
          <w:t>rested</w:t>
        </w:r>
      </w:ins>
      <w:del w:id="22661" w:author="Daisy Watt" w:date="2026-06-16T17:35:00Z" w16du:dateUtc="2026-06-16T16:35:00Z">
        <w:r w:rsidR="002562F5" w:rsidDel="00B50750">
          <w:rPr>
            <w:rFonts w:ascii="Cambria" w:hAnsi="Cambria"/>
            <w:bCs/>
            <w:color w:val="000000" w:themeColor="text1"/>
            <w:sz w:val="28"/>
            <w:szCs w:val="28"/>
          </w:rPr>
          <w:delText>t</w:delText>
        </w:r>
      </w:del>
      <w:r w:rsidR="002562F5">
        <w:rPr>
          <w:rFonts w:ascii="Cambria" w:hAnsi="Cambria"/>
          <w:bCs/>
          <w:color w:val="000000" w:themeColor="text1"/>
          <w:sz w:val="28"/>
          <w:szCs w:val="28"/>
        </w:rPr>
        <w:t xml:space="preserve"> her head </w:t>
      </w:r>
      <w:del w:id="22662" w:author="Daisy Watt" w:date="2026-06-23T18:03:00Z" w16du:dateUtc="2026-06-23T16:03:00Z">
        <w:r w:rsidR="002562F5" w:rsidDel="004F0B46">
          <w:rPr>
            <w:rFonts w:ascii="Cambria" w:hAnsi="Cambria"/>
            <w:bCs/>
            <w:color w:val="000000" w:themeColor="text1"/>
            <w:sz w:val="28"/>
            <w:szCs w:val="28"/>
          </w:rPr>
          <w:delText>against the seat-</w:delText>
        </w:r>
        <w:r w:rsidR="00D710D9" w:rsidDel="001B541D">
          <w:rPr>
            <w:rFonts w:ascii="Cambria" w:hAnsi="Cambria"/>
            <w:bCs/>
            <w:color w:val="000000" w:themeColor="text1"/>
            <w:sz w:val="28"/>
            <w:szCs w:val="28"/>
          </w:rPr>
          <w:delText>back</w:delText>
        </w:r>
      </w:del>
      <w:ins w:id="22663" w:author="Daisy Watt" w:date="2026-06-23T18:03:00Z" w16du:dateUtc="2026-06-23T16:03:00Z">
        <w:r w:rsidR="001B541D">
          <w:rPr>
            <w:rFonts w:ascii="Cambria" w:hAnsi="Cambria"/>
            <w:bCs/>
            <w:color w:val="000000" w:themeColor="text1"/>
            <w:sz w:val="28"/>
            <w:szCs w:val="28"/>
          </w:rPr>
          <w:t xml:space="preserve">on </w:t>
        </w:r>
      </w:ins>
      <w:ins w:id="22664" w:author="Daisy Watt" w:date="2026-06-23T18:04:00Z" w16du:dateUtc="2026-06-23T16:04:00Z">
        <w:r w:rsidR="001B541D">
          <w:rPr>
            <w:rFonts w:ascii="Cambria" w:hAnsi="Cambria"/>
            <w:bCs/>
            <w:color w:val="000000" w:themeColor="text1"/>
            <w:sz w:val="28"/>
            <w:szCs w:val="28"/>
          </w:rPr>
          <w:t xml:space="preserve">the back of the </w:t>
        </w:r>
        <w:r w:rsidR="002B3806">
          <w:rPr>
            <w:rFonts w:ascii="Cambria" w:hAnsi="Cambria"/>
            <w:bCs/>
            <w:color w:val="000000" w:themeColor="text1"/>
            <w:sz w:val="28"/>
            <w:szCs w:val="28"/>
          </w:rPr>
          <w:t xml:space="preserve">seat </w:t>
        </w:r>
      </w:ins>
      <w:del w:id="22665" w:author="Daisy Watt" w:date="2026-06-23T18:04:00Z" w16du:dateUtc="2026-06-23T16:04:00Z">
        <w:r w:rsidR="002562F5" w:rsidDel="002B3806">
          <w:rPr>
            <w:rFonts w:ascii="Cambria" w:hAnsi="Cambria"/>
            <w:bCs/>
            <w:color w:val="000000" w:themeColor="text1"/>
            <w:sz w:val="28"/>
            <w:szCs w:val="28"/>
          </w:rPr>
          <w:delText xml:space="preserve"> </w:delText>
        </w:r>
      </w:del>
      <w:r w:rsidR="002562F5">
        <w:rPr>
          <w:rFonts w:ascii="Cambria" w:hAnsi="Cambria"/>
          <w:bCs/>
          <w:color w:val="000000" w:themeColor="text1"/>
          <w:sz w:val="28"/>
          <w:szCs w:val="28"/>
        </w:rPr>
        <w:t xml:space="preserve">and </w:t>
      </w:r>
      <w:r>
        <w:rPr>
          <w:rFonts w:ascii="Cambria" w:hAnsi="Cambria"/>
          <w:bCs/>
          <w:color w:val="000000" w:themeColor="text1"/>
          <w:sz w:val="28"/>
          <w:szCs w:val="28"/>
        </w:rPr>
        <w:t xml:space="preserve">watched </w:t>
      </w:r>
      <w:r w:rsidR="00C558B4">
        <w:rPr>
          <w:rFonts w:ascii="Cambria" w:hAnsi="Cambria"/>
          <w:bCs/>
          <w:color w:val="000000" w:themeColor="text1"/>
          <w:sz w:val="28"/>
          <w:szCs w:val="28"/>
        </w:rPr>
        <w:t>central London become greener as the</w:t>
      </w:r>
      <w:r w:rsidR="00824CC3">
        <w:rPr>
          <w:rFonts w:ascii="Cambria" w:hAnsi="Cambria"/>
          <w:bCs/>
          <w:color w:val="000000" w:themeColor="text1"/>
          <w:sz w:val="28"/>
          <w:szCs w:val="28"/>
        </w:rPr>
        <w:t xml:space="preserve"> car</w:t>
      </w:r>
      <w:r w:rsidR="00C558B4">
        <w:rPr>
          <w:rFonts w:ascii="Cambria" w:hAnsi="Cambria"/>
          <w:bCs/>
          <w:color w:val="000000" w:themeColor="text1"/>
          <w:sz w:val="28"/>
          <w:szCs w:val="28"/>
        </w:rPr>
        <w:t xml:space="preserve"> cut through Hyde Park</w:t>
      </w:r>
      <w:r w:rsidR="002562F5">
        <w:rPr>
          <w:rFonts w:ascii="Cambria" w:hAnsi="Cambria"/>
          <w:bCs/>
          <w:color w:val="000000" w:themeColor="text1"/>
          <w:sz w:val="28"/>
          <w:szCs w:val="28"/>
        </w:rPr>
        <w:t xml:space="preserve">.  </w:t>
      </w:r>
      <w:del w:id="22666" w:author="Claire S" w:date="2026-06-05T11:27:00Z" w16du:dateUtc="2026-06-05T10:27:00Z">
        <w:r w:rsidR="00D83242" w:rsidDel="00500812">
          <w:rPr>
            <w:rFonts w:ascii="Cambria" w:hAnsi="Cambria"/>
            <w:bCs/>
            <w:color w:val="000000" w:themeColor="text1"/>
            <w:sz w:val="28"/>
            <w:szCs w:val="28"/>
          </w:rPr>
          <w:delText xml:space="preserve">Things felt like they were getting out of hand. </w:delText>
        </w:r>
      </w:del>
      <w:r w:rsidR="002562F5">
        <w:rPr>
          <w:rFonts w:ascii="Cambria" w:hAnsi="Cambria"/>
          <w:bCs/>
          <w:color w:val="000000" w:themeColor="text1"/>
          <w:sz w:val="28"/>
          <w:szCs w:val="28"/>
        </w:rPr>
        <w:t>She didn’t know who’d alerted the papers to her whereabouts, but maybe it was the PRs themselves: stranger things had happened.</w:t>
      </w:r>
    </w:p>
    <w:p w14:paraId="5FDBBAA5" w14:textId="7237DC7F" w:rsidR="00F91F5D" w:rsidDel="00500812" w:rsidRDefault="00F01475" w:rsidP="002562F5">
      <w:pPr>
        <w:spacing w:line="360" w:lineRule="auto"/>
        <w:ind w:firstLine="720"/>
        <w:contextualSpacing/>
        <w:rPr>
          <w:del w:id="22667" w:author="Claire S" w:date="2026-06-05T11:27:00Z" w16du:dateUtc="2026-06-05T10:27:00Z"/>
          <w:rFonts w:ascii="Cambria" w:hAnsi="Cambria"/>
          <w:bCs/>
          <w:color w:val="000000" w:themeColor="text1"/>
          <w:sz w:val="28"/>
          <w:szCs w:val="28"/>
        </w:rPr>
      </w:pPr>
      <w:del w:id="22668" w:author="Claire S" w:date="2026-06-05T11:27:00Z" w16du:dateUtc="2026-06-05T10:27:00Z">
        <w:r w:rsidDel="00500812">
          <w:rPr>
            <w:rFonts w:ascii="Cambria" w:hAnsi="Cambria"/>
            <w:bCs/>
            <w:color w:val="000000" w:themeColor="text1"/>
            <w:sz w:val="28"/>
            <w:szCs w:val="28"/>
          </w:rPr>
          <w:delText>Nor had t</w:delText>
        </w:r>
        <w:r w:rsidR="00581EA3" w:rsidDel="00500812">
          <w:rPr>
            <w:rFonts w:ascii="Cambria" w:hAnsi="Cambria"/>
            <w:bCs/>
            <w:color w:val="000000" w:themeColor="text1"/>
            <w:sz w:val="28"/>
            <w:szCs w:val="28"/>
          </w:rPr>
          <w:delText>he police hadn’t been back in touch with either her or Ruth, as far as she knew, although she was sure that they were keeping tabs on her, an unmarked car parked out in the road nearly all the time</w:delText>
        </w:r>
        <w:r w:rsidR="00D407F5" w:rsidDel="00500812">
          <w:rPr>
            <w:rFonts w:ascii="Cambria" w:hAnsi="Cambria"/>
            <w:bCs/>
            <w:color w:val="000000" w:themeColor="text1"/>
            <w:sz w:val="28"/>
            <w:szCs w:val="28"/>
          </w:rPr>
          <w:delText>.</w:delText>
        </w:r>
      </w:del>
    </w:p>
    <w:p w14:paraId="3A0FAC53" w14:textId="2A3F1E8C" w:rsidR="00672A25" w:rsidRDefault="006D2500" w:rsidP="006D2500">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S</w:t>
      </w:r>
      <w:r w:rsidR="00F01475">
        <w:rPr>
          <w:rFonts w:ascii="Cambria" w:hAnsi="Cambria"/>
          <w:bCs/>
          <w:color w:val="000000" w:themeColor="text1"/>
          <w:sz w:val="28"/>
          <w:szCs w:val="28"/>
        </w:rPr>
        <w:t xml:space="preserve">avannah </w:t>
      </w:r>
      <w:r>
        <w:rPr>
          <w:rFonts w:ascii="Cambria" w:hAnsi="Cambria"/>
          <w:bCs/>
          <w:color w:val="000000" w:themeColor="text1"/>
          <w:sz w:val="28"/>
          <w:szCs w:val="28"/>
        </w:rPr>
        <w:t>needed all this crap to come to an end</w:t>
      </w:r>
      <w:ins w:id="22669" w:author="Claire S" w:date="2026-06-05T11:35:00Z" w16du:dateUtc="2026-06-05T10:35:00Z">
        <w:r w:rsidR="000346F1">
          <w:rPr>
            <w:rFonts w:ascii="Cambria" w:hAnsi="Cambria"/>
            <w:bCs/>
            <w:color w:val="000000" w:themeColor="text1"/>
            <w:sz w:val="28"/>
            <w:szCs w:val="28"/>
          </w:rPr>
          <w:t>,</w:t>
        </w:r>
      </w:ins>
      <w:del w:id="22670" w:author="Claire S" w:date="2026-06-05T11:27:00Z" w16du:dateUtc="2026-06-05T10:27:00Z">
        <w:r w:rsidDel="00500812">
          <w:rPr>
            <w:rFonts w:ascii="Cambria" w:hAnsi="Cambria"/>
            <w:bCs/>
            <w:color w:val="000000" w:themeColor="text1"/>
            <w:sz w:val="28"/>
            <w:szCs w:val="28"/>
          </w:rPr>
          <w:delText>;</w:delText>
        </w:r>
        <w:r w:rsidR="00AF7F7A" w:rsidDel="00500812">
          <w:rPr>
            <w:rFonts w:ascii="Cambria" w:hAnsi="Cambria"/>
            <w:bCs/>
            <w:color w:val="000000" w:themeColor="text1"/>
            <w:sz w:val="28"/>
            <w:szCs w:val="28"/>
          </w:rPr>
          <w:delText xml:space="preserve"> </w:delText>
        </w:r>
        <w:commentRangeStart w:id="22671"/>
        <w:r w:rsidR="00AF7F7A" w:rsidDel="00500812">
          <w:rPr>
            <w:rFonts w:ascii="Cambria" w:hAnsi="Cambria"/>
            <w:bCs/>
            <w:color w:val="000000" w:themeColor="text1"/>
            <w:sz w:val="28"/>
            <w:szCs w:val="28"/>
          </w:rPr>
          <w:delText>it seemed crucial to find</w:delText>
        </w:r>
        <w:r w:rsidR="005E63DD" w:rsidDel="00500812">
          <w:rPr>
            <w:rFonts w:ascii="Cambria" w:hAnsi="Cambria"/>
            <w:bCs/>
            <w:color w:val="000000" w:themeColor="text1"/>
            <w:sz w:val="28"/>
            <w:szCs w:val="28"/>
          </w:rPr>
          <w:delText xml:space="preserve"> w</w:delText>
        </w:r>
        <w:r w:rsidR="001457C9" w:rsidDel="00500812">
          <w:rPr>
            <w:rFonts w:ascii="Cambria" w:hAnsi="Cambria"/>
            <w:bCs/>
            <w:color w:val="000000" w:themeColor="text1"/>
            <w:sz w:val="28"/>
            <w:szCs w:val="28"/>
          </w:rPr>
          <w:delText>ho was behind</w:delText>
        </w:r>
        <w:r w:rsidR="005B21CD" w:rsidDel="00500812">
          <w:rPr>
            <w:rFonts w:ascii="Cambria" w:hAnsi="Cambria"/>
            <w:bCs/>
            <w:color w:val="000000" w:themeColor="text1"/>
            <w:sz w:val="28"/>
            <w:szCs w:val="28"/>
          </w:rPr>
          <w:delText xml:space="preserve"> th</w:delText>
        </w:r>
        <w:r w:rsidR="00474A8C" w:rsidDel="00500812">
          <w:rPr>
            <w:rFonts w:ascii="Cambria" w:hAnsi="Cambria"/>
            <w:bCs/>
            <w:color w:val="000000" w:themeColor="text1"/>
            <w:sz w:val="28"/>
            <w:szCs w:val="28"/>
          </w:rPr>
          <w:delText>e</w:delText>
        </w:r>
        <w:r w:rsidR="005B21CD" w:rsidDel="00500812">
          <w:rPr>
            <w:rFonts w:ascii="Cambria" w:hAnsi="Cambria"/>
            <w:bCs/>
            <w:color w:val="000000" w:themeColor="text1"/>
            <w:sz w:val="28"/>
            <w:szCs w:val="28"/>
          </w:rPr>
          <w:delText xml:space="preserve"> </w:delText>
        </w:r>
        <w:r w:rsidR="00F91F5D" w:rsidDel="00500812">
          <w:rPr>
            <w:rFonts w:ascii="Cambria" w:hAnsi="Cambria"/>
            <w:bCs/>
            <w:color w:val="000000" w:themeColor="text1"/>
            <w:sz w:val="28"/>
            <w:szCs w:val="28"/>
          </w:rPr>
          <w:delText xml:space="preserve">infernal </w:delText>
        </w:r>
        <w:r w:rsidDel="00500812">
          <w:rPr>
            <w:rFonts w:ascii="Cambria" w:hAnsi="Cambria"/>
            <w:bCs/>
            <w:color w:val="000000" w:themeColor="text1"/>
            <w:sz w:val="28"/>
            <w:szCs w:val="28"/>
          </w:rPr>
          <w:delText>List</w:delText>
        </w:r>
        <w:r w:rsidR="00EC4711" w:rsidDel="00500812">
          <w:rPr>
            <w:rFonts w:ascii="Cambria" w:hAnsi="Cambria"/>
            <w:bCs/>
            <w:color w:val="000000" w:themeColor="text1"/>
            <w:sz w:val="28"/>
            <w:szCs w:val="28"/>
          </w:rPr>
          <w:delText xml:space="preserve">; </w:delText>
        </w:r>
        <w:commentRangeEnd w:id="22671"/>
        <w:r w:rsidR="00451443" w:rsidDel="00500812">
          <w:rPr>
            <w:rStyle w:val="CommentReference"/>
            <w:rFonts w:ascii="Cambria" w:hAnsi="Cambria"/>
            <w:bCs/>
            <w:color w:val="000000" w:themeColor="text1"/>
            <w:sz w:val="28"/>
            <w:szCs w:val="28"/>
          </w:rPr>
          <w:commentReference w:id="22671"/>
        </w:r>
        <w:r w:rsidR="00EC4711" w:rsidDel="00500812">
          <w:rPr>
            <w:rFonts w:ascii="Cambria" w:hAnsi="Cambria"/>
            <w:bCs/>
            <w:color w:val="000000" w:themeColor="text1"/>
            <w:sz w:val="28"/>
            <w:szCs w:val="28"/>
          </w:rPr>
          <w:delText>presumably,</w:delText>
        </w:r>
        <w:r w:rsidR="005E63DD" w:rsidDel="00500812">
          <w:rPr>
            <w:rFonts w:ascii="Cambria" w:hAnsi="Cambria"/>
            <w:bCs/>
            <w:color w:val="000000" w:themeColor="text1"/>
            <w:sz w:val="28"/>
            <w:szCs w:val="28"/>
          </w:rPr>
          <w:delText xml:space="preserve"> the same person </w:delText>
        </w:r>
        <w:r w:rsidR="001457C9" w:rsidDel="00500812">
          <w:rPr>
            <w:rFonts w:ascii="Cambria" w:hAnsi="Cambria"/>
            <w:bCs/>
            <w:color w:val="000000" w:themeColor="text1"/>
            <w:sz w:val="28"/>
            <w:szCs w:val="28"/>
          </w:rPr>
          <w:delText>who was trying to shame her</w:delText>
        </w:r>
        <w:r w:rsidR="00EC4711" w:rsidDel="00500812">
          <w:rPr>
            <w:rFonts w:ascii="Cambria" w:hAnsi="Cambria"/>
            <w:bCs/>
            <w:color w:val="000000" w:themeColor="text1"/>
            <w:sz w:val="28"/>
            <w:szCs w:val="28"/>
          </w:rPr>
          <w:delText xml:space="preserve"> </w:delText>
        </w:r>
        <w:r w:rsidR="00EE230C" w:rsidDel="00500812">
          <w:rPr>
            <w:rFonts w:ascii="Cambria" w:hAnsi="Cambria"/>
            <w:bCs/>
            <w:color w:val="000000" w:themeColor="text1"/>
            <w:sz w:val="28"/>
            <w:szCs w:val="28"/>
          </w:rPr>
          <w:delText>-</w:delText>
        </w:r>
        <w:r w:rsidR="001457C9" w:rsidDel="00500812">
          <w:rPr>
            <w:rFonts w:ascii="Cambria" w:hAnsi="Cambria"/>
            <w:bCs/>
            <w:color w:val="000000" w:themeColor="text1"/>
            <w:sz w:val="28"/>
            <w:szCs w:val="28"/>
          </w:rPr>
          <w:delText xml:space="preserve"> if not kill her.</w:delText>
        </w:r>
        <w:r w:rsidR="005E63DD" w:rsidDel="00500812">
          <w:rPr>
            <w:rFonts w:ascii="Cambria" w:hAnsi="Cambria"/>
            <w:bCs/>
            <w:color w:val="000000" w:themeColor="text1"/>
            <w:sz w:val="28"/>
            <w:szCs w:val="28"/>
          </w:rPr>
          <w:delText xml:space="preserve"> </w:delText>
        </w:r>
        <w:r w:rsidR="001457C9" w:rsidDel="00500812">
          <w:rPr>
            <w:rFonts w:ascii="Cambria" w:hAnsi="Cambria"/>
            <w:bCs/>
            <w:color w:val="000000" w:themeColor="text1"/>
            <w:sz w:val="28"/>
            <w:szCs w:val="28"/>
          </w:rPr>
          <w:delText>Though</w:delText>
        </w:r>
        <w:r w:rsidR="005E63DD" w:rsidDel="00500812">
          <w:rPr>
            <w:rFonts w:ascii="Cambria" w:hAnsi="Cambria"/>
            <w:bCs/>
            <w:color w:val="000000" w:themeColor="text1"/>
            <w:sz w:val="28"/>
            <w:szCs w:val="28"/>
          </w:rPr>
          <w:delText xml:space="preserve"> it could be said</w:delText>
        </w:r>
        <w:r w:rsidR="001457C9" w:rsidDel="00500812">
          <w:rPr>
            <w:rFonts w:ascii="Cambria" w:hAnsi="Cambria"/>
            <w:bCs/>
            <w:color w:val="000000" w:themeColor="text1"/>
            <w:sz w:val="28"/>
            <w:szCs w:val="28"/>
          </w:rPr>
          <w:delText xml:space="preserve"> she was doing a pretty good job of shaming herself</w:delText>
        </w:r>
        <w:r w:rsidR="008D484A" w:rsidDel="00500812">
          <w:rPr>
            <w:rFonts w:ascii="Cambria" w:hAnsi="Cambria"/>
            <w:bCs/>
            <w:color w:val="000000" w:themeColor="text1"/>
            <w:sz w:val="28"/>
            <w:szCs w:val="28"/>
          </w:rPr>
          <w:delText>,</w:delText>
        </w:r>
      </w:del>
      <w:r w:rsidR="008D484A">
        <w:rPr>
          <w:rFonts w:ascii="Cambria" w:hAnsi="Cambria"/>
          <w:bCs/>
          <w:color w:val="000000" w:themeColor="text1"/>
          <w:sz w:val="28"/>
          <w:szCs w:val="28"/>
        </w:rPr>
        <w:t xml:space="preserve"> as she </w:t>
      </w:r>
      <w:r w:rsidR="006C3860">
        <w:rPr>
          <w:rFonts w:ascii="Cambria" w:hAnsi="Cambria"/>
          <w:bCs/>
          <w:color w:val="000000" w:themeColor="text1"/>
          <w:sz w:val="28"/>
          <w:szCs w:val="28"/>
        </w:rPr>
        <w:t>imagined</w:t>
      </w:r>
      <w:r w:rsidR="008D484A">
        <w:rPr>
          <w:rFonts w:ascii="Cambria" w:hAnsi="Cambria"/>
          <w:bCs/>
          <w:color w:val="000000" w:themeColor="text1"/>
          <w:sz w:val="28"/>
          <w:szCs w:val="28"/>
        </w:rPr>
        <w:t xml:space="preserve"> the PR company would agree</w:t>
      </w:r>
      <w:del w:id="22672" w:author="Daisy Watt" w:date="2026-06-23T18:04:00Z" w16du:dateUtc="2026-06-23T16:04:00Z">
        <w:r w:rsidR="00581EA3" w:rsidDel="00D650BA">
          <w:rPr>
            <w:rFonts w:ascii="Cambria" w:hAnsi="Cambria"/>
            <w:bCs/>
            <w:color w:val="000000" w:themeColor="text1"/>
            <w:sz w:val="28"/>
            <w:szCs w:val="28"/>
          </w:rPr>
          <w:delText>;</w:delText>
        </w:r>
      </w:del>
      <w:ins w:id="22673" w:author="Daisy Watt" w:date="2026-06-23T18:04:00Z" w16du:dateUtc="2026-06-23T16:04:00Z">
        <w:r w:rsidR="00D650BA">
          <w:rPr>
            <w:rFonts w:ascii="Cambria" w:hAnsi="Cambria"/>
            <w:bCs/>
            <w:color w:val="000000" w:themeColor="text1"/>
            <w:sz w:val="28"/>
            <w:szCs w:val="28"/>
          </w:rPr>
          <w:t>.</w:t>
        </w:r>
      </w:ins>
      <w:r w:rsidR="00581EA3">
        <w:rPr>
          <w:rFonts w:ascii="Cambria" w:hAnsi="Cambria"/>
          <w:bCs/>
          <w:color w:val="000000" w:themeColor="text1"/>
          <w:sz w:val="28"/>
          <w:szCs w:val="28"/>
        </w:rPr>
        <w:t xml:space="preserve"> </w:t>
      </w:r>
      <w:del w:id="22674" w:author="Daisy Watt" w:date="2026-06-23T18:04:00Z" w16du:dateUtc="2026-06-23T16:04:00Z">
        <w:r w:rsidR="00474A8C" w:rsidDel="00D650BA">
          <w:rPr>
            <w:rFonts w:ascii="Cambria" w:hAnsi="Cambria"/>
            <w:bCs/>
            <w:color w:val="000000" w:themeColor="text1"/>
            <w:sz w:val="28"/>
            <w:szCs w:val="28"/>
          </w:rPr>
          <w:delText>t</w:delText>
        </w:r>
      </w:del>
      <w:ins w:id="22675" w:author="Daisy Watt" w:date="2026-06-23T18:04:00Z" w16du:dateUtc="2026-06-23T16:04:00Z">
        <w:r w:rsidR="00D650BA">
          <w:rPr>
            <w:rFonts w:ascii="Cambria" w:hAnsi="Cambria"/>
            <w:bCs/>
            <w:color w:val="000000" w:themeColor="text1"/>
            <w:sz w:val="28"/>
            <w:szCs w:val="28"/>
          </w:rPr>
          <w:t>T</w:t>
        </w:r>
      </w:ins>
      <w:r w:rsidR="001457C9">
        <w:rPr>
          <w:rFonts w:ascii="Cambria" w:hAnsi="Cambria"/>
          <w:bCs/>
          <w:color w:val="000000" w:themeColor="text1"/>
          <w:sz w:val="28"/>
          <w:szCs w:val="28"/>
        </w:rPr>
        <w:t xml:space="preserve">he meeting </w:t>
      </w:r>
      <w:r w:rsidR="005E63DD">
        <w:rPr>
          <w:rFonts w:ascii="Cambria" w:hAnsi="Cambria"/>
          <w:bCs/>
          <w:color w:val="000000" w:themeColor="text1"/>
          <w:sz w:val="28"/>
          <w:szCs w:val="28"/>
        </w:rPr>
        <w:t xml:space="preserve">just now </w:t>
      </w:r>
      <w:r w:rsidR="000D2CD2">
        <w:rPr>
          <w:rFonts w:ascii="Cambria" w:hAnsi="Cambria"/>
          <w:bCs/>
          <w:color w:val="000000" w:themeColor="text1"/>
          <w:sz w:val="28"/>
          <w:szCs w:val="28"/>
        </w:rPr>
        <w:t>had been</w:t>
      </w:r>
      <w:r w:rsidR="001457C9">
        <w:rPr>
          <w:rFonts w:ascii="Cambria" w:hAnsi="Cambria"/>
          <w:bCs/>
          <w:color w:val="000000" w:themeColor="text1"/>
          <w:sz w:val="28"/>
          <w:szCs w:val="28"/>
        </w:rPr>
        <w:t xml:space="preserve"> deeply humiliating.</w:t>
      </w:r>
      <w:r w:rsidR="008B4121">
        <w:rPr>
          <w:rFonts w:ascii="Cambria" w:hAnsi="Cambria"/>
          <w:bCs/>
          <w:color w:val="000000" w:themeColor="text1"/>
          <w:sz w:val="28"/>
          <w:szCs w:val="28"/>
        </w:rPr>
        <w:t xml:space="preserve"> </w:t>
      </w:r>
    </w:p>
    <w:p w14:paraId="396DCE4B" w14:textId="5834B9B5" w:rsidR="001457C9" w:rsidRDefault="008B4121" w:rsidP="00474A8C">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Their advice was the usual</w:t>
      </w:r>
      <w:r w:rsidR="00805C96">
        <w:rPr>
          <w:rFonts w:ascii="Cambria" w:hAnsi="Cambria"/>
          <w:bCs/>
          <w:color w:val="000000" w:themeColor="text1"/>
          <w:sz w:val="28"/>
          <w:szCs w:val="28"/>
        </w:rPr>
        <w:t xml:space="preserve"> </w:t>
      </w:r>
      <w:r w:rsidR="00672A25">
        <w:rPr>
          <w:rFonts w:ascii="Cambria" w:hAnsi="Cambria"/>
          <w:bCs/>
          <w:color w:val="000000" w:themeColor="text1"/>
          <w:sz w:val="28"/>
          <w:szCs w:val="28"/>
        </w:rPr>
        <w:t xml:space="preserve">crisis management: </w:t>
      </w:r>
      <w:r w:rsidR="00F47E96">
        <w:rPr>
          <w:rFonts w:ascii="Cambria" w:hAnsi="Cambria"/>
          <w:bCs/>
          <w:color w:val="000000" w:themeColor="text1"/>
          <w:sz w:val="28"/>
          <w:szCs w:val="28"/>
        </w:rPr>
        <w:t xml:space="preserve">keep quiet and </w:t>
      </w:r>
      <w:r w:rsidR="000D2CD2">
        <w:rPr>
          <w:rFonts w:ascii="Cambria" w:hAnsi="Cambria"/>
          <w:bCs/>
          <w:color w:val="000000" w:themeColor="text1"/>
          <w:sz w:val="28"/>
          <w:szCs w:val="28"/>
        </w:rPr>
        <w:t>do something for charity</w:t>
      </w:r>
      <w:r w:rsidR="00474A8C">
        <w:rPr>
          <w:rFonts w:ascii="Cambria" w:hAnsi="Cambria"/>
          <w:bCs/>
          <w:color w:val="000000" w:themeColor="text1"/>
          <w:sz w:val="28"/>
          <w:szCs w:val="28"/>
        </w:rPr>
        <w:t xml:space="preserve"> as soon as possible</w:t>
      </w:r>
      <w:r w:rsidR="000D2CD2">
        <w:rPr>
          <w:rFonts w:ascii="Cambria" w:hAnsi="Cambria"/>
          <w:bCs/>
          <w:color w:val="000000" w:themeColor="text1"/>
          <w:sz w:val="28"/>
          <w:szCs w:val="28"/>
        </w:rPr>
        <w:t>. T</w:t>
      </w:r>
      <w:r>
        <w:rPr>
          <w:rFonts w:ascii="Cambria" w:hAnsi="Cambria"/>
          <w:bCs/>
          <w:color w:val="000000" w:themeColor="text1"/>
          <w:sz w:val="28"/>
          <w:szCs w:val="28"/>
        </w:rPr>
        <w:t>hey’d try to source the origin of the</w:t>
      </w:r>
      <w:r w:rsidR="00474A8C">
        <w:rPr>
          <w:rFonts w:ascii="Cambria" w:hAnsi="Cambria"/>
          <w:bCs/>
          <w:color w:val="000000" w:themeColor="text1"/>
          <w:sz w:val="28"/>
          <w:szCs w:val="28"/>
        </w:rPr>
        <w:t xml:space="preserve"> sex tape</w:t>
      </w:r>
      <w:r>
        <w:rPr>
          <w:rFonts w:ascii="Cambria" w:hAnsi="Cambria"/>
          <w:bCs/>
          <w:color w:val="000000" w:themeColor="text1"/>
          <w:sz w:val="28"/>
          <w:szCs w:val="28"/>
        </w:rPr>
        <w:t xml:space="preserve"> leak</w:t>
      </w:r>
      <w:r w:rsidR="000D2CD2">
        <w:rPr>
          <w:rFonts w:ascii="Cambria" w:hAnsi="Cambria"/>
          <w:bCs/>
          <w:color w:val="000000" w:themeColor="text1"/>
          <w:sz w:val="28"/>
          <w:szCs w:val="28"/>
        </w:rPr>
        <w:t>,</w:t>
      </w:r>
      <w:r>
        <w:rPr>
          <w:rFonts w:ascii="Cambria" w:hAnsi="Cambria"/>
          <w:bCs/>
          <w:color w:val="000000" w:themeColor="text1"/>
          <w:sz w:val="28"/>
          <w:szCs w:val="28"/>
        </w:rPr>
        <w:t xml:space="preserve"> but once footage </w:t>
      </w:r>
      <w:r w:rsidR="00F47E96">
        <w:rPr>
          <w:rFonts w:ascii="Cambria" w:hAnsi="Cambria"/>
          <w:bCs/>
          <w:color w:val="000000" w:themeColor="text1"/>
          <w:sz w:val="28"/>
          <w:szCs w:val="28"/>
        </w:rPr>
        <w:t>was on the net</w:t>
      </w:r>
      <w:r>
        <w:rPr>
          <w:rFonts w:ascii="Cambria" w:hAnsi="Cambria"/>
          <w:bCs/>
          <w:color w:val="000000" w:themeColor="text1"/>
          <w:sz w:val="28"/>
          <w:szCs w:val="28"/>
        </w:rPr>
        <w:t xml:space="preserve">, it was </w:t>
      </w:r>
      <w:r w:rsidR="00F47E96">
        <w:rPr>
          <w:rFonts w:ascii="Cambria" w:hAnsi="Cambria"/>
          <w:bCs/>
          <w:color w:val="000000" w:themeColor="text1"/>
          <w:sz w:val="28"/>
          <w:szCs w:val="28"/>
        </w:rPr>
        <w:t>almost impossible to</w:t>
      </w:r>
      <w:r>
        <w:rPr>
          <w:rFonts w:ascii="Cambria" w:hAnsi="Cambria"/>
          <w:bCs/>
          <w:color w:val="000000" w:themeColor="text1"/>
          <w:sz w:val="28"/>
          <w:szCs w:val="28"/>
        </w:rPr>
        <w:t xml:space="preserve"> retrieve</w:t>
      </w:r>
      <w:r w:rsidR="00CB2BF3">
        <w:rPr>
          <w:rFonts w:ascii="Cambria" w:hAnsi="Cambria"/>
          <w:bCs/>
          <w:color w:val="000000" w:themeColor="text1"/>
          <w:sz w:val="28"/>
          <w:szCs w:val="28"/>
        </w:rPr>
        <w:t xml:space="preserve"> it</w:t>
      </w:r>
      <w:r>
        <w:rPr>
          <w:rFonts w:ascii="Cambria" w:hAnsi="Cambria"/>
          <w:bCs/>
          <w:color w:val="000000" w:themeColor="text1"/>
          <w:sz w:val="28"/>
          <w:szCs w:val="28"/>
        </w:rPr>
        <w:t>.</w:t>
      </w:r>
    </w:p>
    <w:p w14:paraId="7E15EA2C" w14:textId="53365814" w:rsidR="00B91800" w:rsidRDefault="00B91800" w:rsidP="001457C9">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‘What we might be able to do</w:t>
      </w:r>
      <w:ins w:id="22676" w:author="Daisy Watt" w:date="2026-06-23T18:04:00Z" w16du:dateUtc="2026-06-23T16:04:00Z">
        <w:r w:rsidR="000D58C5">
          <w:rPr>
            <w:rFonts w:ascii="Cambria" w:hAnsi="Cambria"/>
            <w:bCs/>
            <w:color w:val="000000" w:themeColor="text1"/>
            <w:sz w:val="28"/>
            <w:szCs w:val="28"/>
          </w:rPr>
          <w:t>,</w:t>
        </w:r>
      </w:ins>
      <w:r>
        <w:rPr>
          <w:rFonts w:ascii="Cambria" w:hAnsi="Cambria"/>
          <w:bCs/>
          <w:color w:val="000000" w:themeColor="text1"/>
          <w:sz w:val="28"/>
          <w:szCs w:val="28"/>
        </w:rPr>
        <w:t xml:space="preserve"> though,’ the </w:t>
      </w:r>
      <w:r w:rsidR="00474A8C">
        <w:rPr>
          <w:rFonts w:ascii="Cambria" w:hAnsi="Cambria"/>
          <w:bCs/>
          <w:color w:val="000000" w:themeColor="text1"/>
          <w:sz w:val="28"/>
          <w:szCs w:val="28"/>
        </w:rPr>
        <w:t xml:space="preserve">senior </w:t>
      </w:r>
      <w:r>
        <w:rPr>
          <w:rFonts w:ascii="Cambria" w:hAnsi="Cambria"/>
          <w:bCs/>
          <w:color w:val="000000" w:themeColor="text1"/>
          <w:sz w:val="28"/>
          <w:szCs w:val="28"/>
        </w:rPr>
        <w:t>PR had suggested</w:t>
      </w:r>
      <w:r w:rsidR="002C0496">
        <w:rPr>
          <w:rFonts w:ascii="Cambria" w:hAnsi="Cambria"/>
          <w:bCs/>
          <w:color w:val="000000" w:themeColor="text1"/>
          <w:sz w:val="28"/>
          <w:szCs w:val="28"/>
        </w:rPr>
        <w:t xml:space="preserve"> with</w:t>
      </w:r>
      <w:r>
        <w:rPr>
          <w:rFonts w:ascii="Cambria" w:hAnsi="Cambria"/>
          <w:bCs/>
          <w:color w:val="000000" w:themeColor="text1"/>
          <w:sz w:val="28"/>
          <w:szCs w:val="28"/>
        </w:rPr>
        <w:t xml:space="preserve"> a glint in his eye, ‘is turn it to y</w:t>
      </w:r>
      <w:r w:rsidR="00433253">
        <w:rPr>
          <w:rFonts w:ascii="Cambria" w:hAnsi="Cambria"/>
          <w:bCs/>
          <w:color w:val="000000" w:themeColor="text1"/>
          <w:sz w:val="28"/>
          <w:szCs w:val="28"/>
        </w:rPr>
        <w:t>o</w:t>
      </w:r>
      <w:r>
        <w:rPr>
          <w:rFonts w:ascii="Cambria" w:hAnsi="Cambria"/>
          <w:bCs/>
          <w:color w:val="000000" w:themeColor="text1"/>
          <w:sz w:val="28"/>
          <w:szCs w:val="28"/>
        </w:rPr>
        <w:t>ur advantage.</w:t>
      </w:r>
      <w:r w:rsidR="00035C3C">
        <w:rPr>
          <w:rFonts w:ascii="Cambria" w:hAnsi="Cambria"/>
          <w:bCs/>
          <w:color w:val="000000" w:themeColor="text1"/>
          <w:sz w:val="28"/>
          <w:szCs w:val="28"/>
        </w:rPr>
        <w:t xml:space="preserve"> </w:t>
      </w:r>
      <w:r w:rsidR="00DE0D5D">
        <w:rPr>
          <w:rFonts w:ascii="Cambria" w:hAnsi="Cambria"/>
          <w:bCs/>
          <w:color w:val="000000" w:themeColor="text1"/>
          <w:sz w:val="28"/>
          <w:szCs w:val="28"/>
        </w:rPr>
        <w:t>You know, s</w:t>
      </w:r>
      <w:r w:rsidR="00035C3C">
        <w:rPr>
          <w:rFonts w:ascii="Cambria" w:hAnsi="Cambria"/>
          <w:bCs/>
          <w:color w:val="000000" w:themeColor="text1"/>
          <w:sz w:val="28"/>
          <w:szCs w:val="28"/>
        </w:rPr>
        <w:t>pin it.</w:t>
      </w:r>
      <w:r>
        <w:rPr>
          <w:rFonts w:ascii="Cambria" w:hAnsi="Cambria"/>
          <w:bCs/>
          <w:color w:val="000000" w:themeColor="text1"/>
          <w:sz w:val="28"/>
          <w:szCs w:val="28"/>
        </w:rPr>
        <w:t>’</w:t>
      </w:r>
    </w:p>
    <w:p w14:paraId="7EF8E518" w14:textId="04384751" w:rsidR="00B91800" w:rsidRDefault="00B91800" w:rsidP="001457C9">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 xml:space="preserve">‘How?’ Savannah </w:t>
      </w:r>
      <w:r w:rsidR="00337581">
        <w:rPr>
          <w:rFonts w:ascii="Cambria" w:hAnsi="Cambria"/>
          <w:bCs/>
          <w:color w:val="000000" w:themeColor="text1"/>
          <w:sz w:val="28"/>
          <w:szCs w:val="28"/>
        </w:rPr>
        <w:t xml:space="preserve">had </w:t>
      </w:r>
      <w:r>
        <w:rPr>
          <w:rFonts w:ascii="Cambria" w:hAnsi="Cambria"/>
          <w:bCs/>
          <w:color w:val="000000" w:themeColor="text1"/>
          <w:sz w:val="28"/>
          <w:szCs w:val="28"/>
        </w:rPr>
        <w:t>sat up straighter.</w:t>
      </w:r>
    </w:p>
    <w:p w14:paraId="530D5B3D" w14:textId="03DAD16B" w:rsidR="00035C3C" w:rsidRDefault="00035C3C" w:rsidP="001457C9">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 xml:space="preserve">‘We’ve already had a </w:t>
      </w:r>
      <w:r w:rsidR="00FD7DD5">
        <w:rPr>
          <w:rFonts w:ascii="Cambria" w:hAnsi="Cambria"/>
          <w:bCs/>
          <w:color w:val="000000" w:themeColor="text1"/>
          <w:sz w:val="28"/>
          <w:szCs w:val="28"/>
        </w:rPr>
        <w:t>proposal</w:t>
      </w:r>
      <w:r>
        <w:rPr>
          <w:rFonts w:ascii="Cambria" w:hAnsi="Cambria"/>
          <w:bCs/>
          <w:color w:val="000000" w:themeColor="text1"/>
          <w:sz w:val="28"/>
          <w:szCs w:val="28"/>
        </w:rPr>
        <w:t xml:space="preserve"> from Anne Summers</w:t>
      </w:r>
      <w:r w:rsidR="00996E52">
        <w:rPr>
          <w:rFonts w:ascii="Cambria" w:hAnsi="Cambria"/>
          <w:bCs/>
          <w:color w:val="000000" w:themeColor="text1"/>
          <w:sz w:val="28"/>
          <w:szCs w:val="28"/>
        </w:rPr>
        <w:t xml:space="preserve"> for you to model their new rang</w:t>
      </w:r>
      <w:ins w:id="22677" w:author="Daisy Watt" w:date="2026-06-23T18:05:00Z" w16du:dateUtc="2026-06-23T16:05:00Z">
        <w:r w:rsidR="004E49FA">
          <w:rPr>
            <w:rFonts w:ascii="Cambria" w:hAnsi="Cambria"/>
            <w:bCs/>
            <w:color w:val="000000" w:themeColor="text1"/>
            <w:sz w:val="28"/>
            <w:szCs w:val="28"/>
          </w:rPr>
          <w:t>e…</w:t>
        </w:r>
      </w:ins>
      <w:del w:id="22678" w:author="Daisy Watt" w:date="2026-06-23T18:05:00Z" w16du:dateUtc="2026-06-23T16:05:00Z">
        <w:r w:rsidR="00996E52" w:rsidDel="004E49FA">
          <w:rPr>
            <w:rFonts w:ascii="Cambria" w:hAnsi="Cambria"/>
            <w:bCs/>
            <w:color w:val="000000" w:themeColor="text1"/>
            <w:sz w:val="28"/>
            <w:szCs w:val="28"/>
          </w:rPr>
          <w:delText>e -</w:delText>
        </w:r>
      </w:del>
      <w:r>
        <w:rPr>
          <w:rFonts w:ascii="Cambria" w:hAnsi="Cambria"/>
          <w:bCs/>
          <w:color w:val="000000" w:themeColor="text1"/>
          <w:sz w:val="28"/>
          <w:szCs w:val="28"/>
        </w:rPr>
        <w:t>’</w:t>
      </w:r>
    </w:p>
    <w:p w14:paraId="3F16A373" w14:textId="3ECCC3C9" w:rsidR="00035C3C" w:rsidRDefault="00035C3C" w:rsidP="001457C9">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w:t>
      </w:r>
      <w:r w:rsidR="002C0496">
        <w:rPr>
          <w:rFonts w:ascii="Cambria" w:hAnsi="Cambria"/>
          <w:bCs/>
          <w:color w:val="000000" w:themeColor="text1"/>
          <w:sz w:val="28"/>
          <w:szCs w:val="28"/>
        </w:rPr>
        <w:t>Tell me you’re joking?</w:t>
      </w:r>
      <w:r>
        <w:rPr>
          <w:rFonts w:ascii="Cambria" w:hAnsi="Cambria"/>
          <w:bCs/>
          <w:color w:val="000000" w:themeColor="text1"/>
          <w:sz w:val="28"/>
          <w:szCs w:val="28"/>
        </w:rPr>
        <w:t xml:space="preserve">’ </w:t>
      </w:r>
      <w:r w:rsidR="002C0496">
        <w:rPr>
          <w:rFonts w:ascii="Cambria" w:hAnsi="Cambria"/>
          <w:bCs/>
          <w:color w:val="000000" w:themeColor="text1"/>
          <w:sz w:val="28"/>
          <w:szCs w:val="28"/>
        </w:rPr>
        <w:t>S</w:t>
      </w:r>
      <w:r>
        <w:rPr>
          <w:rFonts w:ascii="Cambria" w:hAnsi="Cambria"/>
          <w:bCs/>
          <w:color w:val="000000" w:themeColor="text1"/>
          <w:sz w:val="28"/>
          <w:szCs w:val="28"/>
        </w:rPr>
        <w:t>he wrinkled her nose. ‘</w:t>
      </w:r>
      <w:r w:rsidR="005C353D">
        <w:rPr>
          <w:rFonts w:ascii="Cambria" w:hAnsi="Cambria"/>
          <w:bCs/>
          <w:color w:val="000000" w:themeColor="text1"/>
          <w:sz w:val="28"/>
          <w:szCs w:val="28"/>
        </w:rPr>
        <w:t>R</w:t>
      </w:r>
      <w:r>
        <w:rPr>
          <w:rFonts w:ascii="Cambria" w:hAnsi="Cambria"/>
          <w:bCs/>
          <w:color w:val="000000" w:themeColor="text1"/>
          <w:sz w:val="28"/>
          <w:szCs w:val="28"/>
        </w:rPr>
        <w:t>eally</w:t>
      </w:r>
      <w:r w:rsidR="005C353D">
        <w:rPr>
          <w:rFonts w:ascii="Cambria" w:hAnsi="Cambria"/>
          <w:bCs/>
          <w:color w:val="000000" w:themeColor="text1"/>
          <w:sz w:val="28"/>
          <w:szCs w:val="28"/>
        </w:rPr>
        <w:t xml:space="preserve"> not</w:t>
      </w:r>
      <w:r>
        <w:rPr>
          <w:rFonts w:ascii="Cambria" w:hAnsi="Cambria"/>
          <w:bCs/>
          <w:color w:val="000000" w:themeColor="text1"/>
          <w:sz w:val="28"/>
          <w:szCs w:val="28"/>
        </w:rPr>
        <w:t xml:space="preserve"> my style</w:t>
      </w:r>
      <w:del w:id="22679" w:author="Daisy Watt" w:date="2026-06-23T18:05:00Z" w16du:dateUtc="2026-06-23T16:05:00Z">
        <w:r w:rsidDel="00F4391D">
          <w:rPr>
            <w:rFonts w:ascii="Cambria" w:hAnsi="Cambria"/>
            <w:bCs/>
            <w:color w:val="000000" w:themeColor="text1"/>
            <w:sz w:val="28"/>
            <w:szCs w:val="28"/>
          </w:rPr>
          <w:delText>,</w:delText>
        </w:r>
      </w:del>
      <w:ins w:id="22680" w:author="Daisy Watt" w:date="2026-06-23T18:05:00Z" w16du:dateUtc="2026-06-23T16:05:00Z">
        <w:r w:rsidR="00F4391D">
          <w:rPr>
            <w:rFonts w:ascii="Cambria" w:hAnsi="Cambria"/>
            <w:bCs/>
            <w:color w:val="000000" w:themeColor="text1"/>
            <w:sz w:val="28"/>
            <w:szCs w:val="28"/>
          </w:rPr>
          <w:t xml:space="preserve"> –</w:t>
        </w:r>
      </w:ins>
      <w:r>
        <w:rPr>
          <w:rFonts w:ascii="Cambria" w:hAnsi="Cambria"/>
          <w:bCs/>
          <w:color w:val="000000" w:themeColor="text1"/>
          <w:sz w:val="28"/>
          <w:szCs w:val="28"/>
        </w:rPr>
        <w:t xml:space="preserve"> penis pasta and </w:t>
      </w:r>
      <w:r w:rsidR="00996E52">
        <w:rPr>
          <w:rFonts w:ascii="Cambria" w:hAnsi="Cambria"/>
          <w:bCs/>
          <w:color w:val="000000" w:themeColor="text1"/>
          <w:sz w:val="28"/>
          <w:szCs w:val="28"/>
        </w:rPr>
        <w:t>sweaty</w:t>
      </w:r>
      <w:ins w:id="22681" w:author="Claire S" w:date="2026-07-31T16:30:00Z" w16du:dateUtc="2026-07-31T15:30:00Z">
        <w:r w:rsidR="00F25085">
          <w:rPr>
            <w:rFonts w:ascii="Cambria" w:hAnsi="Cambria"/>
            <w:bCs/>
            <w:color w:val="000000" w:themeColor="text1"/>
            <w:sz w:val="28"/>
            <w:szCs w:val="28"/>
          </w:rPr>
          <w:t xml:space="preserve"> pink</w:t>
        </w:r>
      </w:ins>
      <w:r w:rsidR="00996E52">
        <w:rPr>
          <w:rFonts w:ascii="Cambria" w:hAnsi="Cambria"/>
          <w:bCs/>
          <w:color w:val="000000" w:themeColor="text1"/>
          <w:sz w:val="28"/>
          <w:szCs w:val="28"/>
        </w:rPr>
        <w:t xml:space="preserve"> PVC.’</w:t>
      </w:r>
    </w:p>
    <w:p w14:paraId="1ABBD129" w14:textId="5000F781" w:rsidR="00B91800" w:rsidRDefault="00B91800" w:rsidP="001457C9">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w:t>
      </w:r>
      <w:r w:rsidR="00996E52">
        <w:rPr>
          <w:rFonts w:ascii="Cambria" w:hAnsi="Cambria"/>
          <w:bCs/>
          <w:color w:val="000000" w:themeColor="text1"/>
          <w:sz w:val="28"/>
          <w:szCs w:val="28"/>
        </w:rPr>
        <w:t>Sure</w:t>
      </w:r>
      <w:r w:rsidR="005C353D">
        <w:rPr>
          <w:rFonts w:ascii="Cambria" w:hAnsi="Cambria"/>
          <w:bCs/>
          <w:color w:val="000000" w:themeColor="text1"/>
          <w:sz w:val="28"/>
          <w:szCs w:val="28"/>
        </w:rPr>
        <w:t>, but it got us thinking.  I</w:t>
      </w:r>
      <w:r w:rsidR="00996E52">
        <w:rPr>
          <w:rFonts w:ascii="Cambria" w:hAnsi="Cambria"/>
          <w:bCs/>
          <w:color w:val="000000" w:themeColor="text1"/>
          <w:sz w:val="28"/>
          <w:szCs w:val="28"/>
        </w:rPr>
        <w:t xml:space="preserve">f we use your sexuality </w:t>
      </w:r>
      <w:r>
        <w:rPr>
          <w:rFonts w:ascii="Cambria" w:hAnsi="Cambria"/>
          <w:bCs/>
          <w:color w:val="000000" w:themeColor="text1"/>
          <w:sz w:val="28"/>
          <w:szCs w:val="28"/>
        </w:rPr>
        <w:t xml:space="preserve">as a </w:t>
      </w:r>
      <w:r w:rsidR="00FD7DD5">
        <w:rPr>
          <w:rFonts w:ascii="Cambria" w:hAnsi="Cambria"/>
          <w:bCs/>
          <w:color w:val="000000" w:themeColor="text1"/>
          <w:sz w:val="28"/>
          <w:szCs w:val="28"/>
        </w:rPr>
        <w:t>kind o</w:t>
      </w:r>
      <w:ins w:id="22682" w:author="Daisy Watt" w:date="2026-06-23T18:05:00Z" w16du:dateUtc="2026-06-23T16:05:00Z">
        <w:r w:rsidR="000C66A0">
          <w:rPr>
            <w:rFonts w:ascii="Cambria" w:hAnsi="Cambria"/>
            <w:bCs/>
            <w:color w:val="000000" w:themeColor="text1"/>
            <w:sz w:val="28"/>
            <w:szCs w:val="28"/>
          </w:rPr>
          <w:t>f…</w:t>
        </w:r>
      </w:ins>
      <w:del w:id="22683" w:author="Daisy Watt" w:date="2026-06-23T18:05:00Z" w16du:dateUtc="2026-06-23T16:05:00Z">
        <w:r w:rsidR="00FD7DD5" w:rsidDel="000C66A0">
          <w:rPr>
            <w:rFonts w:ascii="Cambria" w:hAnsi="Cambria"/>
            <w:bCs/>
            <w:color w:val="000000" w:themeColor="text1"/>
            <w:sz w:val="28"/>
            <w:szCs w:val="28"/>
          </w:rPr>
          <w:delText>f -</w:delText>
        </w:r>
      </w:del>
      <w:r>
        <w:rPr>
          <w:rFonts w:ascii="Cambria" w:hAnsi="Cambria"/>
          <w:bCs/>
          <w:color w:val="000000" w:themeColor="text1"/>
          <w:sz w:val="28"/>
          <w:szCs w:val="28"/>
        </w:rPr>
        <w:t xml:space="preserve"> </w:t>
      </w:r>
      <w:r w:rsidR="00433253" w:rsidRPr="000C66A0">
        <w:rPr>
          <w:rFonts w:ascii="Cambria" w:hAnsi="Cambria"/>
          <w:bCs/>
          <w:i/>
          <w:iCs/>
          <w:color w:val="000000" w:themeColor="text1"/>
          <w:sz w:val="28"/>
          <w:szCs w:val="28"/>
          <w:rPrChange w:id="22684" w:author="Daisy Watt" w:date="2026-06-23T18:05:00Z" w16du:dateUtc="2026-06-23T16:05:00Z">
            <w:rPr>
              <w:rFonts w:ascii="Cambria" w:hAnsi="Cambria"/>
              <w:bCs/>
              <w:color w:val="000000" w:themeColor="text1"/>
              <w:sz w:val="28"/>
              <w:szCs w:val="28"/>
            </w:rPr>
          </w:rPrChange>
        </w:rPr>
        <w:t>weapon of retaliation</w:t>
      </w:r>
      <w:r w:rsidR="00433253">
        <w:rPr>
          <w:rFonts w:ascii="Cambria" w:hAnsi="Cambria"/>
          <w:bCs/>
          <w:color w:val="000000" w:themeColor="text1"/>
          <w:sz w:val="28"/>
          <w:szCs w:val="28"/>
        </w:rPr>
        <w:t>,</w:t>
      </w:r>
      <w:r w:rsidR="00996E52">
        <w:rPr>
          <w:rFonts w:ascii="Cambria" w:hAnsi="Cambria"/>
          <w:bCs/>
          <w:color w:val="000000" w:themeColor="text1"/>
          <w:sz w:val="28"/>
          <w:szCs w:val="28"/>
        </w:rPr>
        <w:t xml:space="preserve"> </w:t>
      </w:r>
      <w:r w:rsidR="005C353D">
        <w:rPr>
          <w:rFonts w:ascii="Cambria" w:hAnsi="Cambria"/>
          <w:bCs/>
          <w:color w:val="000000" w:themeColor="text1"/>
          <w:sz w:val="28"/>
          <w:szCs w:val="28"/>
        </w:rPr>
        <w:t xml:space="preserve">like, a mark of </w:t>
      </w:r>
      <w:r w:rsidR="00050C8F">
        <w:rPr>
          <w:rFonts w:ascii="Cambria" w:hAnsi="Cambria"/>
          <w:bCs/>
          <w:color w:val="000000" w:themeColor="text1"/>
          <w:sz w:val="28"/>
          <w:szCs w:val="28"/>
        </w:rPr>
        <w:t xml:space="preserve">female </w:t>
      </w:r>
      <w:r w:rsidR="005C353D">
        <w:rPr>
          <w:rFonts w:ascii="Cambria" w:hAnsi="Cambria"/>
          <w:bCs/>
          <w:color w:val="000000" w:themeColor="text1"/>
          <w:sz w:val="28"/>
          <w:szCs w:val="28"/>
        </w:rPr>
        <w:t>pride, it might work</w:t>
      </w:r>
      <w:del w:id="22685" w:author="Daisy Watt" w:date="2026-06-23T18:05:00Z" w16du:dateUtc="2026-06-23T16:05:00Z">
        <w:r w:rsidR="00996E52" w:rsidDel="00DC5D29">
          <w:rPr>
            <w:rFonts w:ascii="Cambria" w:hAnsi="Cambria"/>
            <w:bCs/>
            <w:color w:val="000000" w:themeColor="text1"/>
            <w:sz w:val="28"/>
            <w:szCs w:val="28"/>
          </w:rPr>
          <w:delText>,</w:delText>
        </w:r>
        <w:r w:rsidR="00433253" w:rsidDel="00DC5D29">
          <w:rPr>
            <w:rFonts w:ascii="Cambria" w:hAnsi="Cambria"/>
            <w:bCs/>
            <w:color w:val="000000" w:themeColor="text1"/>
            <w:sz w:val="28"/>
            <w:szCs w:val="28"/>
          </w:rPr>
          <w:delText>’ h</w:delText>
        </w:r>
      </w:del>
      <w:ins w:id="22686" w:author="Daisy Watt" w:date="2026-06-23T18:05:00Z" w16du:dateUtc="2026-06-23T16:05:00Z">
        <w:r w:rsidR="00DC5D29">
          <w:rPr>
            <w:rFonts w:ascii="Cambria" w:hAnsi="Cambria"/>
            <w:bCs/>
            <w:color w:val="000000" w:themeColor="text1"/>
            <w:sz w:val="28"/>
            <w:szCs w:val="28"/>
          </w:rPr>
          <w:t>.’ H</w:t>
        </w:r>
      </w:ins>
      <w:r w:rsidR="00433253">
        <w:rPr>
          <w:rFonts w:ascii="Cambria" w:hAnsi="Cambria"/>
          <w:bCs/>
          <w:color w:val="000000" w:themeColor="text1"/>
          <w:sz w:val="28"/>
          <w:szCs w:val="28"/>
        </w:rPr>
        <w:t xml:space="preserve">e </w:t>
      </w:r>
      <w:r w:rsidR="00DE0D5D">
        <w:rPr>
          <w:rFonts w:ascii="Cambria" w:hAnsi="Cambria"/>
          <w:bCs/>
          <w:color w:val="000000" w:themeColor="text1"/>
          <w:sz w:val="28"/>
          <w:szCs w:val="28"/>
        </w:rPr>
        <w:t>pushed his expensive frameless glasses up his nose</w:t>
      </w:r>
      <w:r w:rsidR="00433253">
        <w:rPr>
          <w:rFonts w:ascii="Cambria" w:hAnsi="Cambria"/>
          <w:bCs/>
          <w:color w:val="000000" w:themeColor="text1"/>
          <w:sz w:val="28"/>
          <w:szCs w:val="28"/>
        </w:rPr>
        <w:t>. ‘My best people are on it</w:t>
      </w:r>
      <w:r w:rsidR="00C131B6">
        <w:rPr>
          <w:rFonts w:ascii="Cambria" w:hAnsi="Cambria"/>
          <w:bCs/>
          <w:color w:val="000000" w:themeColor="text1"/>
          <w:sz w:val="28"/>
          <w:szCs w:val="28"/>
        </w:rPr>
        <w:t>,</w:t>
      </w:r>
      <w:r w:rsidR="00433253">
        <w:rPr>
          <w:rFonts w:ascii="Cambria" w:hAnsi="Cambria"/>
          <w:bCs/>
          <w:color w:val="000000" w:themeColor="text1"/>
          <w:sz w:val="28"/>
          <w:szCs w:val="28"/>
        </w:rPr>
        <w:t xml:space="preserve"> don’t worry.</w:t>
      </w:r>
      <w:r w:rsidR="00C131B6">
        <w:rPr>
          <w:rFonts w:ascii="Cambria" w:hAnsi="Cambria"/>
          <w:bCs/>
          <w:color w:val="000000" w:themeColor="text1"/>
          <w:sz w:val="28"/>
          <w:szCs w:val="28"/>
        </w:rPr>
        <w:t xml:space="preserve"> For now, just </w:t>
      </w:r>
      <w:r w:rsidR="0090589D">
        <w:rPr>
          <w:rFonts w:ascii="Cambria" w:hAnsi="Cambria"/>
          <w:bCs/>
          <w:color w:val="000000" w:themeColor="text1"/>
          <w:sz w:val="28"/>
          <w:szCs w:val="28"/>
        </w:rPr>
        <w:t>l</w:t>
      </w:r>
      <w:r w:rsidR="00C131B6">
        <w:rPr>
          <w:rFonts w:ascii="Cambria" w:hAnsi="Cambria"/>
          <w:bCs/>
          <w:color w:val="000000" w:themeColor="text1"/>
          <w:sz w:val="28"/>
          <w:szCs w:val="28"/>
        </w:rPr>
        <w:t>ay low.</w:t>
      </w:r>
      <w:r w:rsidR="00433253">
        <w:rPr>
          <w:rFonts w:ascii="Cambria" w:hAnsi="Cambria"/>
          <w:bCs/>
          <w:color w:val="000000" w:themeColor="text1"/>
          <w:sz w:val="28"/>
          <w:szCs w:val="28"/>
        </w:rPr>
        <w:t>’</w:t>
      </w:r>
    </w:p>
    <w:p w14:paraId="7C7A06E8" w14:textId="21E77723" w:rsidR="00FD7DD5" w:rsidDel="00697210" w:rsidRDefault="00FD7DD5" w:rsidP="001457C9">
      <w:pPr>
        <w:spacing w:line="360" w:lineRule="auto"/>
        <w:contextualSpacing/>
        <w:rPr>
          <w:del w:id="22687" w:author="Daisy Watt" w:date="2026-06-23T18:06:00Z" w16du:dateUtc="2026-06-23T16:06:00Z"/>
          <w:rFonts w:ascii="Cambria" w:hAnsi="Cambria"/>
          <w:bCs/>
          <w:color w:val="000000" w:themeColor="text1"/>
          <w:sz w:val="28"/>
          <w:szCs w:val="28"/>
        </w:rPr>
      </w:pPr>
      <w:r>
        <w:rPr>
          <w:rFonts w:ascii="Cambria" w:hAnsi="Cambria"/>
          <w:bCs/>
          <w:color w:val="000000" w:themeColor="text1"/>
          <w:sz w:val="28"/>
          <w:szCs w:val="28"/>
        </w:rPr>
        <w:tab/>
        <w:t xml:space="preserve">Savannah stood and put on her </w:t>
      </w:r>
      <w:r w:rsidR="00D83242">
        <w:rPr>
          <w:rFonts w:ascii="Cambria" w:hAnsi="Cambria"/>
          <w:bCs/>
          <w:color w:val="000000" w:themeColor="text1"/>
          <w:sz w:val="28"/>
          <w:szCs w:val="28"/>
        </w:rPr>
        <w:t>floor</w:t>
      </w:r>
      <w:r w:rsidR="007737C4">
        <w:rPr>
          <w:rFonts w:ascii="Cambria" w:hAnsi="Cambria"/>
          <w:bCs/>
          <w:color w:val="000000" w:themeColor="text1"/>
          <w:sz w:val="28"/>
          <w:szCs w:val="28"/>
        </w:rPr>
        <w:t>-</w:t>
      </w:r>
      <w:r w:rsidR="00D83242">
        <w:rPr>
          <w:rFonts w:ascii="Cambria" w:hAnsi="Cambria"/>
          <w:bCs/>
          <w:color w:val="000000" w:themeColor="text1"/>
          <w:sz w:val="28"/>
          <w:szCs w:val="28"/>
        </w:rPr>
        <w:t xml:space="preserve">length </w:t>
      </w:r>
      <w:r>
        <w:rPr>
          <w:rFonts w:ascii="Cambria" w:hAnsi="Cambria"/>
          <w:bCs/>
          <w:color w:val="000000" w:themeColor="text1"/>
          <w:sz w:val="28"/>
          <w:szCs w:val="28"/>
        </w:rPr>
        <w:t>fake fur. ‘Believe me, I’m trying.’</w:t>
      </w:r>
    </w:p>
    <w:p w14:paraId="62E08F8E" w14:textId="77777777" w:rsidR="00697210" w:rsidRDefault="00697210" w:rsidP="001457C9">
      <w:pPr>
        <w:spacing w:line="360" w:lineRule="auto"/>
        <w:contextualSpacing/>
        <w:rPr>
          <w:ins w:id="22688" w:author="Daisy Watt" w:date="2026-06-23T18:07:00Z" w16du:dateUtc="2026-06-23T16:07:00Z"/>
          <w:rFonts w:ascii="Cambria" w:hAnsi="Cambria"/>
          <w:bCs/>
          <w:color w:val="000000" w:themeColor="text1"/>
          <w:sz w:val="28"/>
          <w:szCs w:val="28"/>
        </w:rPr>
      </w:pPr>
    </w:p>
    <w:p w14:paraId="789F6C12" w14:textId="1D90DC6B" w:rsidR="00337581" w:rsidDel="00697210" w:rsidRDefault="00F25085" w:rsidP="001457C9">
      <w:pPr>
        <w:spacing w:line="360" w:lineRule="auto"/>
        <w:contextualSpacing/>
        <w:rPr>
          <w:del w:id="22689" w:author="Daisy Watt" w:date="2026-06-23T18:06:00Z" w16du:dateUtc="2026-06-23T16:06:00Z"/>
          <w:rFonts w:ascii="Cambria" w:hAnsi="Cambria"/>
          <w:bCs/>
          <w:color w:val="000000" w:themeColor="text1"/>
          <w:sz w:val="28"/>
          <w:szCs w:val="28"/>
        </w:rPr>
      </w:pPr>
      <w:ins w:id="22690" w:author="Claire S" w:date="2026-07-31T16:31:00Z" w16du:dateUtc="2026-07-31T15:31:00Z">
        <w:r>
          <w:rPr>
            <w:rFonts w:ascii="Cambria" w:hAnsi="Cambria"/>
            <w:bCs/>
            <w:color w:val="000000" w:themeColor="text1"/>
            <w:sz w:val="28"/>
            <w:szCs w:val="28"/>
          </w:rPr>
          <w:tab/>
        </w:r>
      </w:ins>
    </w:p>
    <w:p w14:paraId="38A99F0E" w14:textId="11A5A002" w:rsidR="008B4121" w:rsidDel="00697210" w:rsidRDefault="00996E52" w:rsidP="001457C9">
      <w:pPr>
        <w:spacing w:line="360" w:lineRule="auto"/>
        <w:contextualSpacing/>
        <w:rPr>
          <w:del w:id="22691" w:author="Daisy Watt" w:date="2026-06-23T18:06:00Z" w16du:dateUtc="2026-06-23T16:06:00Z"/>
          <w:rFonts w:ascii="Cambria" w:hAnsi="Cambria"/>
          <w:bCs/>
          <w:color w:val="000000" w:themeColor="text1"/>
          <w:sz w:val="28"/>
          <w:szCs w:val="28"/>
        </w:rPr>
      </w:pPr>
      <w:del w:id="22692" w:author="Daisy Watt" w:date="2026-06-23T18:06:00Z" w16du:dateUtc="2026-06-23T16:06:00Z">
        <w:r w:rsidDel="00697210">
          <w:rPr>
            <w:rFonts w:ascii="Cambria" w:hAnsi="Cambria"/>
            <w:bCs/>
            <w:color w:val="000000" w:themeColor="text1"/>
            <w:sz w:val="28"/>
            <w:szCs w:val="28"/>
          </w:rPr>
          <w:delText>*</w:delText>
        </w:r>
      </w:del>
    </w:p>
    <w:p w14:paraId="1D482901" w14:textId="57BE617C" w:rsidR="00FD7DD5" w:rsidDel="00F25085" w:rsidRDefault="00FD7DD5" w:rsidP="001457C9">
      <w:pPr>
        <w:spacing w:line="360" w:lineRule="auto"/>
        <w:contextualSpacing/>
        <w:rPr>
          <w:del w:id="22693" w:author="Claire S" w:date="2026-07-31T16:31:00Z" w16du:dateUtc="2026-07-31T15:31:00Z"/>
          <w:rFonts w:ascii="Cambria" w:hAnsi="Cambria"/>
          <w:bCs/>
          <w:color w:val="000000" w:themeColor="text1"/>
          <w:sz w:val="28"/>
          <w:szCs w:val="28"/>
        </w:rPr>
      </w:pPr>
      <w:r>
        <w:rPr>
          <w:rFonts w:ascii="Cambria" w:hAnsi="Cambria"/>
          <w:bCs/>
          <w:color w:val="000000" w:themeColor="text1"/>
          <w:sz w:val="28"/>
          <w:szCs w:val="28"/>
        </w:rPr>
        <w:t>But laying low wasn’t that easy in a family like the Langleys.</w:t>
      </w:r>
      <w:r w:rsidR="00D26ECB">
        <w:rPr>
          <w:rFonts w:ascii="Cambria" w:hAnsi="Cambria"/>
          <w:bCs/>
          <w:color w:val="000000" w:themeColor="text1"/>
          <w:sz w:val="28"/>
          <w:szCs w:val="28"/>
        </w:rPr>
        <w:t xml:space="preserve">  </w:t>
      </w:r>
      <w:r w:rsidR="00BC6C22">
        <w:rPr>
          <w:rFonts w:ascii="Cambria" w:hAnsi="Cambria"/>
          <w:bCs/>
          <w:color w:val="000000" w:themeColor="text1"/>
          <w:sz w:val="28"/>
          <w:szCs w:val="28"/>
        </w:rPr>
        <w:t>T</w:t>
      </w:r>
      <w:r w:rsidR="00D26ECB">
        <w:rPr>
          <w:rFonts w:ascii="Cambria" w:hAnsi="Cambria"/>
          <w:bCs/>
          <w:color w:val="000000" w:themeColor="text1"/>
          <w:sz w:val="28"/>
          <w:szCs w:val="28"/>
        </w:rPr>
        <w:t>heir disasters and downfalls</w:t>
      </w:r>
      <w:r w:rsidR="00BC6C22">
        <w:rPr>
          <w:rFonts w:ascii="Cambria" w:hAnsi="Cambria"/>
          <w:bCs/>
          <w:color w:val="000000" w:themeColor="text1"/>
          <w:sz w:val="28"/>
          <w:szCs w:val="28"/>
        </w:rPr>
        <w:t xml:space="preserve"> were fodder for the gossip mags</w:t>
      </w:r>
      <w:r w:rsidR="00D26ECB">
        <w:rPr>
          <w:rFonts w:ascii="Cambria" w:hAnsi="Cambria"/>
          <w:bCs/>
          <w:color w:val="000000" w:themeColor="text1"/>
          <w:sz w:val="28"/>
          <w:szCs w:val="28"/>
        </w:rPr>
        <w:t>, Savannah was only too aware</w:t>
      </w:r>
      <w:r w:rsidR="00BC6C22">
        <w:rPr>
          <w:rFonts w:ascii="Cambria" w:hAnsi="Cambria"/>
          <w:bCs/>
          <w:color w:val="000000" w:themeColor="text1"/>
          <w:sz w:val="28"/>
          <w:szCs w:val="28"/>
        </w:rPr>
        <w:t xml:space="preserve">; </w:t>
      </w:r>
      <w:commentRangeStart w:id="22694"/>
      <w:del w:id="22695" w:author="Claire S" w:date="2026-06-05T14:51:00Z" w16du:dateUtc="2026-06-05T13:51:00Z">
        <w:r w:rsidR="00BC6C22" w:rsidDel="00DF556C">
          <w:rPr>
            <w:rFonts w:ascii="Cambria" w:hAnsi="Cambria"/>
            <w:bCs/>
            <w:color w:val="000000" w:themeColor="text1"/>
            <w:sz w:val="28"/>
            <w:szCs w:val="28"/>
          </w:rPr>
          <w:delText xml:space="preserve">the </w:delText>
        </w:r>
      </w:del>
      <w:ins w:id="22696" w:author="Claire S" w:date="2026-06-05T14:51:00Z" w16du:dateUtc="2026-06-05T13:51:00Z">
        <w:r w:rsidR="00DF556C">
          <w:rPr>
            <w:rFonts w:ascii="Cambria" w:hAnsi="Cambria"/>
            <w:bCs/>
            <w:color w:val="000000" w:themeColor="text1"/>
            <w:sz w:val="28"/>
            <w:szCs w:val="28"/>
          </w:rPr>
          <w:t xml:space="preserve">newspaper </w:t>
        </w:r>
      </w:ins>
      <w:r w:rsidR="00BC6C22">
        <w:rPr>
          <w:rFonts w:ascii="Cambria" w:hAnsi="Cambria"/>
          <w:bCs/>
          <w:color w:val="000000" w:themeColor="text1"/>
          <w:sz w:val="28"/>
          <w:szCs w:val="28"/>
        </w:rPr>
        <w:t>editors had the</w:t>
      </w:r>
      <w:r w:rsidR="002F3F15">
        <w:rPr>
          <w:rFonts w:ascii="Cambria" w:hAnsi="Cambria"/>
          <w:bCs/>
          <w:color w:val="000000" w:themeColor="text1"/>
          <w:sz w:val="28"/>
          <w:szCs w:val="28"/>
        </w:rPr>
        <w:t xml:space="preserve"> whole family</w:t>
      </w:r>
      <w:r w:rsidR="00BC6C22">
        <w:rPr>
          <w:rFonts w:ascii="Cambria" w:hAnsi="Cambria"/>
          <w:bCs/>
          <w:color w:val="000000" w:themeColor="text1"/>
          <w:sz w:val="28"/>
          <w:szCs w:val="28"/>
        </w:rPr>
        <w:t xml:space="preserve"> </w:t>
      </w:r>
      <w:r w:rsidR="008B73EC">
        <w:rPr>
          <w:rFonts w:ascii="Cambria" w:hAnsi="Cambria"/>
          <w:bCs/>
          <w:color w:val="000000" w:themeColor="text1"/>
          <w:sz w:val="28"/>
          <w:szCs w:val="28"/>
        </w:rPr>
        <w:t>on speed-dial</w:t>
      </w:r>
      <w:r w:rsidR="002F3F15">
        <w:rPr>
          <w:rFonts w:ascii="Cambria" w:hAnsi="Cambria"/>
          <w:bCs/>
          <w:color w:val="000000" w:themeColor="text1"/>
          <w:sz w:val="28"/>
          <w:szCs w:val="28"/>
        </w:rPr>
        <w:t>,</w:t>
      </w:r>
      <w:r w:rsidR="008B73EC">
        <w:rPr>
          <w:rFonts w:ascii="Cambria" w:hAnsi="Cambria"/>
          <w:bCs/>
          <w:color w:val="000000" w:themeColor="text1"/>
          <w:sz w:val="28"/>
          <w:szCs w:val="28"/>
        </w:rPr>
        <w:t xml:space="preserve"> </w:t>
      </w:r>
      <w:commentRangeEnd w:id="22694"/>
      <w:r w:rsidR="00451443">
        <w:rPr>
          <w:rStyle w:val="CommentReference"/>
          <w:rFonts w:ascii="Cambria" w:hAnsi="Cambria"/>
          <w:bCs/>
          <w:color w:val="000000" w:themeColor="text1"/>
          <w:sz w:val="28"/>
          <w:szCs w:val="28"/>
        </w:rPr>
        <w:commentReference w:id="22694"/>
      </w:r>
      <w:r w:rsidR="008B73EC">
        <w:rPr>
          <w:rFonts w:ascii="Cambria" w:hAnsi="Cambria"/>
          <w:bCs/>
          <w:color w:val="000000" w:themeColor="text1"/>
          <w:sz w:val="28"/>
          <w:szCs w:val="28"/>
        </w:rPr>
        <w:t>so</w:t>
      </w:r>
      <w:r w:rsidR="002F3F15">
        <w:rPr>
          <w:rFonts w:ascii="Cambria" w:hAnsi="Cambria"/>
          <w:bCs/>
          <w:color w:val="000000" w:themeColor="text1"/>
          <w:sz w:val="28"/>
          <w:szCs w:val="28"/>
        </w:rPr>
        <w:t xml:space="preserve"> at least</w:t>
      </w:r>
      <w:r w:rsidR="008B73EC">
        <w:rPr>
          <w:rFonts w:ascii="Cambria" w:hAnsi="Cambria"/>
          <w:bCs/>
          <w:color w:val="000000" w:themeColor="text1"/>
          <w:sz w:val="28"/>
          <w:szCs w:val="28"/>
        </w:rPr>
        <w:t xml:space="preserve"> Sav</w:t>
      </w:r>
      <w:r w:rsidR="002F3F15">
        <w:rPr>
          <w:rFonts w:ascii="Cambria" w:hAnsi="Cambria"/>
          <w:bCs/>
          <w:color w:val="000000" w:themeColor="text1"/>
          <w:sz w:val="28"/>
          <w:szCs w:val="28"/>
        </w:rPr>
        <w:t>annah</w:t>
      </w:r>
      <w:r w:rsidR="008B73EC">
        <w:rPr>
          <w:rFonts w:ascii="Cambria" w:hAnsi="Cambria"/>
          <w:bCs/>
          <w:color w:val="000000" w:themeColor="text1"/>
          <w:sz w:val="28"/>
          <w:szCs w:val="28"/>
        </w:rPr>
        <w:t xml:space="preserve"> could block them when she wanted to</w:t>
      </w:r>
      <w:r w:rsidR="00D26ECB">
        <w:rPr>
          <w:rFonts w:ascii="Cambria" w:hAnsi="Cambria"/>
          <w:bCs/>
          <w:color w:val="000000" w:themeColor="text1"/>
          <w:sz w:val="28"/>
          <w:szCs w:val="28"/>
        </w:rPr>
        <w:t xml:space="preserve">. </w:t>
      </w:r>
      <w:ins w:id="22697" w:author="Claire S" w:date="2026-07-31T16:31:00Z" w16du:dateUtc="2026-07-31T15:31:00Z">
        <w:r w:rsidR="00F25085">
          <w:rPr>
            <w:rFonts w:ascii="Cambria" w:hAnsi="Cambria"/>
            <w:bCs/>
            <w:color w:val="000000" w:themeColor="text1"/>
            <w:sz w:val="28"/>
            <w:szCs w:val="28"/>
          </w:rPr>
          <w:t>Except</w:t>
        </w:r>
      </w:ins>
    </w:p>
    <w:p w14:paraId="3DA71E00" w14:textId="553F0BA4" w:rsidR="00337581" w:rsidRDefault="00337581" w:rsidP="001457C9">
      <w:pPr>
        <w:spacing w:line="360" w:lineRule="auto"/>
        <w:contextualSpacing/>
        <w:rPr>
          <w:rFonts w:ascii="Cambria" w:hAnsi="Cambria"/>
          <w:bCs/>
          <w:color w:val="000000" w:themeColor="text1"/>
          <w:sz w:val="28"/>
          <w:szCs w:val="28"/>
        </w:rPr>
      </w:pPr>
      <w:del w:id="22698" w:author="Claire S" w:date="2026-07-31T16:31:00Z" w16du:dateUtc="2026-07-31T15:31:00Z">
        <w:r w:rsidDel="00F25085">
          <w:rPr>
            <w:rFonts w:ascii="Cambria" w:hAnsi="Cambria"/>
            <w:bCs/>
            <w:color w:val="000000" w:themeColor="text1"/>
            <w:sz w:val="28"/>
            <w:szCs w:val="28"/>
          </w:rPr>
          <w:tab/>
          <w:delText>But</w:delText>
        </w:r>
      </w:del>
      <w:r>
        <w:rPr>
          <w:rFonts w:ascii="Cambria" w:hAnsi="Cambria"/>
          <w:bCs/>
          <w:color w:val="000000" w:themeColor="text1"/>
          <w:sz w:val="28"/>
          <w:szCs w:val="28"/>
        </w:rPr>
        <w:t xml:space="preserve"> </w:t>
      </w:r>
      <w:del w:id="22699" w:author="Daisy Watt" w:date="2026-06-23T18:06:00Z" w16du:dateUtc="2026-06-23T16:06:00Z">
        <w:r w:rsidDel="00E76E89">
          <w:rPr>
            <w:rFonts w:ascii="Cambria" w:hAnsi="Cambria"/>
            <w:bCs/>
            <w:color w:val="000000" w:themeColor="text1"/>
            <w:sz w:val="28"/>
            <w:szCs w:val="28"/>
          </w:rPr>
          <w:delText xml:space="preserve">if </w:delText>
        </w:r>
      </w:del>
      <w:r>
        <w:rPr>
          <w:rFonts w:ascii="Cambria" w:hAnsi="Cambria"/>
          <w:bCs/>
          <w:color w:val="000000" w:themeColor="text1"/>
          <w:sz w:val="28"/>
          <w:szCs w:val="28"/>
        </w:rPr>
        <w:t>the</w:t>
      </w:r>
      <w:r w:rsidR="002F3F15">
        <w:rPr>
          <w:rFonts w:ascii="Cambria" w:hAnsi="Cambria"/>
          <w:bCs/>
          <w:color w:val="000000" w:themeColor="text1"/>
          <w:sz w:val="28"/>
          <w:szCs w:val="28"/>
        </w:rPr>
        <w:t xml:space="preserve"> paps</w:t>
      </w:r>
      <w:r>
        <w:rPr>
          <w:rFonts w:ascii="Cambria" w:hAnsi="Cambria"/>
          <w:bCs/>
          <w:color w:val="000000" w:themeColor="text1"/>
          <w:sz w:val="28"/>
          <w:szCs w:val="28"/>
        </w:rPr>
        <w:t xml:space="preserve"> </w:t>
      </w:r>
      <w:ins w:id="22700" w:author="Daisy Watt" w:date="2026-06-23T18:06:00Z" w16du:dateUtc="2026-06-23T16:06:00Z">
        <w:r w:rsidR="008E7413">
          <w:rPr>
            <w:rFonts w:ascii="Cambria" w:hAnsi="Cambria"/>
            <w:bCs/>
            <w:color w:val="000000" w:themeColor="text1"/>
            <w:sz w:val="28"/>
            <w:szCs w:val="28"/>
          </w:rPr>
          <w:t>ha</w:t>
        </w:r>
        <w:r w:rsidR="00E76E89">
          <w:rPr>
            <w:rFonts w:ascii="Cambria" w:hAnsi="Cambria"/>
            <w:bCs/>
            <w:color w:val="000000" w:themeColor="text1"/>
            <w:sz w:val="28"/>
            <w:szCs w:val="28"/>
          </w:rPr>
          <w:t xml:space="preserve">d </w:t>
        </w:r>
      </w:ins>
      <w:r>
        <w:rPr>
          <w:rFonts w:ascii="Cambria" w:hAnsi="Cambria"/>
          <w:bCs/>
          <w:color w:val="000000" w:themeColor="text1"/>
          <w:sz w:val="28"/>
          <w:szCs w:val="28"/>
        </w:rPr>
        <w:t xml:space="preserve">turned up in unison </w:t>
      </w:r>
      <w:del w:id="22701" w:author="Daisy Watt" w:date="2026-06-23T18:07:00Z" w16du:dateUtc="2026-06-23T16:07:00Z">
        <w:r w:rsidDel="002C2A6D">
          <w:rPr>
            <w:rFonts w:ascii="Cambria" w:hAnsi="Cambria"/>
            <w:bCs/>
            <w:color w:val="000000" w:themeColor="text1"/>
            <w:sz w:val="28"/>
            <w:szCs w:val="28"/>
          </w:rPr>
          <w:delText xml:space="preserve">like </w:delText>
        </w:r>
      </w:del>
      <w:r>
        <w:rPr>
          <w:rFonts w:ascii="Cambria" w:hAnsi="Cambria"/>
          <w:bCs/>
          <w:color w:val="000000" w:themeColor="text1"/>
          <w:sz w:val="28"/>
          <w:szCs w:val="28"/>
        </w:rPr>
        <w:t xml:space="preserve">today, </w:t>
      </w:r>
      <w:ins w:id="22702" w:author="Daisy Watt" w:date="2026-06-23T18:07:00Z" w16du:dateUtc="2026-06-23T16:07:00Z">
        <w:del w:id="22703" w:author="Claire S" w:date="2026-07-31T16:31:00Z" w16du:dateUtc="2026-07-31T15:31:00Z">
          <w:r w:rsidR="002C2A6D" w:rsidDel="00F25085">
            <w:rPr>
              <w:rFonts w:ascii="Cambria" w:hAnsi="Cambria"/>
              <w:bCs/>
              <w:color w:val="000000" w:themeColor="text1"/>
              <w:sz w:val="28"/>
              <w:szCs w:val="28"/>
            </w:rPr>
            <w:delText>and that</w:delText>
          </w:r>
        </w:del>
      </w:ins>
      <w:ins w:id="22704" w:author="Claire S" w:date="2026-07-31T16:31:00Z" w16du:dateUtc="2026-07-31T15:31:00Z">
        <w:r w:rsidR="00F25085">
          <w:rPr>
            <w:rFonts w:ascii="Cambria" w:hAnsi="Cambria"/>
            <w:bCs/>
            <w:color w:val="000000" w:themeColor="text1"/>
            <w:sz w:val="28"/>
            <w:szCs w:val="28"/>
          </w:rPr>
          <w:t>which</w:t>
        </w:r>
      </w:ins>
      <w:ins w:id="22705" w:author="Daisy Watt" w:date="2026-06-23T18:07:00Z" w16du:dateUtc="2026-06-23T16:07:00Z">
        <w:r w:rsidR="002C2A6D">
          <w:rPr>
            <w:rFonts w:ascii="Cambria" w:hAnsi="Cambria"/>
            <w:bCs/>
            <w:color w:val="000000" w:themeColor="text1"/>
            <w:sz w:val="28"/>
            <w:szCs w:val="28"/>
          </w:rPr>
          <w:t xml:space="preserve"> meant </w:t>
        </w:r>
      </w:ins>
      <w:r>
        <w:rPr>
          <w:rFonts w:ascii="Cambria" w:hAnsi="Cambria"/>
          <w:bCs/>
          <w:color w:val="000000" w:themeColor="text1"/>
          <w:sz w:val="28"/>
          <w:szCs w:val="28"/>
        </w:rPr>
        <w:t xml:space="preserve">she was a </w:t>
      </w:r>
      <w:del w:id="22706" w:author="Claire S" w:date="2026-06-05T11:36:00Z" w16du:dateUtc="2026-06-05T10:36:00Z">
        <w:r w:rsidDel="000E14B3">
          <w:rPr>
            <w:rFonts w:ascii="Cambria" w:hAnsi="Cambria"/>
            <w:bCs/>
            <w:color w:val="000000" w:themeColor="text1"/>
            <w:sz w:val="28"/>
            <w:szCs w:val="28"/>
          </w:rPr>
          <w:delText>sitting duck</w:delText>
        </w:r>
      </w:del>
      <w:ins w:id="22707" w:author="Claire S" w:date="2026-06-05T11:36:00Z" w16du:dateUtc="2026-06-05T10:36:00Z">
        <w:r w:rsidR="000E14B3">
          <w:rPr>
            <w:rFonts w:ascii="Cambria" w:hAnsi="Cambria"/>
            <w:bCs/>
            <w:color w:val="000000" w:themeColor="text1"/>
            <w:sz w:val="28"/>
            <w:szCs w:val="28"/>
          </w:rPr>
          <w:t>target</w:t>
        </w:r>
      </w:ins>
      <w:r>
        <w:rPr>
          <w:rFonts w:ascii="Cambria" w:hAnsi="Cambria"/>
          <w:bCs/>
          <w:color w:val="000000" w:themeColor="text1"/>
          <w:sz w:val="28"/>
          <w:szCs w:val="28"/>
        </w:rPr>
        <w:t>.</w:t>
      </w:r>
    </w:p>
    <w:p w14:paraId="05E21923" w14:textId="28AB5B60" w:rsidR="00D83242" w:rsidRDefault="00D75041" w:rsidP="00E46182">
      <w:pPr>
        <w:spacing w:line="360" w:lineRule="auto"/>
        <w:ind w:firstLine="720"/>
        <w:contextualSpacing/>
        <w:rPr>
          <w:rFonts w:ascii="Cambria" w:hAnsi="Cambria"/>
          <w:sz w:val="28"/>
          <w:szCs w:val="28"/>
        </w:rPr>
      </w:pPr>
      <w:r>
        <w:rPr>
          <w:rFonts w:ascii="Cambria" w:hAnsi="Cambria"/>
          <w:sz w:val="28"/>
          <w:szCs w:val="28"/>
        </w:rPr>
        <w:t xml:space="preserve">As the car </w:t>
      </w:r>
      <w:r w:rsidR="00996E52">
        <w:rPr>
          <w:rFonts w:ascii="Cambria" w:hAnsi="Cambria"/>
          <w:sz w:val="28"/>
          <w:szCs w:val="28"/>
        </w:rPr>
        <w:t>crawle</w:t>
      </w:r>
      <w:r>
        <w:rPr>
          <w:rFonts w:ascii="Cambria" w:hAnsi="Cambria"/>
          <w:sz w:val="28"/>
          <w:szCs w:val="28"/>
        </w:rPr>
        <w:t xml:space="preserve">d towards Notting Hill, </w:t>
      </w:r>
      <w:r w:rsidR="008B4121">
        <w:rPr>
          <w:rFonts w:ascii="Cambria" w:hAnsi="Cambria"/>
          <w:sz w:val="28"/>
          <w:szCs w:val="28"/>
        </w:rPr>
        <w:t>Savannah</w:t>
      </w:r>
      <w:r>
        <w:rPr>
          <w:rFonts w:ascii="Cambria" w:hAnsi="Cambria"/>
          <w:sz w:val="28"/>
          <w:szCs w:val="28"/>
        </w:rPr>
        <w:t xml:space="preserve"> </w:t>
      </w:r>
      <w:r w:rsidR="00C131B6">
        <w:rPr>
          <w:rFonts w:ascii="Cambria" w:hAnsi="Cambria"/>
          <w:sz w:val="28"/>
          <w:szCs w:val="28"/>
        </w:rPr>
        <w:t xml:space="preserve">called </w:t>
      </w:r>
      <w:r>
        <w:rPr>
          <w:rFonts w:ascii="Cambria" w:hAnsi="Cambria"/>
          <w:sz w:val="28"/>
          <w:szCs w:val="28"/>
        </w:rPr>
        <w:t>her twin</w:t>
      </w:r>
      <w:r w:rsidR="00AF2347">
        <w:rPr>
          <w:rFonts w:ascii="Cambria" w:hAnsi="Cambria"/>
          <w:sz w:val="28"/>
          <w:szCs w:val="28"/>
        </w:rPr>
        <w:t xml:space="preserve"> </w:t>
      </w:r>
      <w:del w:id="22708" w:author="Daisy Watt" w:date="2026-06-23T18:07:00Z" w16du:dateUtc="2026-06-23T16:07:00Z">
        <w:r w:rsidR="00AF2347" w:rsidDel="002C2A6D">
          <w:rPr>
            <w:rFonts w:ascii="Cambria" w:hAnsi="Cambria"/>
            <w:sz w:val="28"/>
            <w:szCs w:val="28"/>
          </w:rPr>
          <w:delText>-</w:delText>
        </w:r>
      </w:del>
      <w:ins w:id="22709" w:author="Daisy Watt" w:date="2026-06-23T18:07:00Z" w16du:dateUtc="2026-06-23T16:07:00Z">
        <w:r w:rsidR="002C2A6D">
          <w:rPr>
            <w:rFonts w:ascii="Cambria" w:hAnsi="Cambria"/>
            <w:sz w:val="28"/>
            <w:szCs w:val="28"/>
          </w:rPr>
          <w:t>–</w:t>
        </w:r>
      </w:ins>
      <w:r w:rsidR="006A1B8A">
        <w:rPr>
          <w:rFonts w:ascii="Cambria" w:hAnsi="Cambria"/>
          <w:sz w:val="28"/>
          <w:szCs w:val="28"/>
        </w:rPr>
        <w:t xml:space="preserve"> but</w:t>
      </w:r>
      <w:r w:rsidR="000C6D1B">
        <w:rPr>
          <w:rFonts w:ascii="Cambria" w:hAnsi="Cambria"/>
          <w:sz w:val="28"/>
          <w:szCs w:val="28"/>
        </w:rPr>
        <w:t>, as usual recently,</w:t>
      </w:r>
      <w:r w:rsidR="006A1B8A">
        <w:rPr>
          <w:rFonts w:ascii="Cambria" w:hAnsi="Cambria"/>
          <w:sz w:val="28"/>
          <w:szCs w:val="28"/>
        </w:rPr>
        <w:t xml:space="preserve"> </w:t>
      </w:r>
      <w:r w:rsidR="00CF19DD">
        <w:rPr>
          <w:rFonts w:ascii="Cambria" w:hAnsi="Cambria"/>
          <w:sz w:val="28"/>
          <w:szCs w:val="28"/>
        </w:rPr>
        <w:t xml:space="preserve">it went straight to </w:t>
      </w:r>
      <w:r w:rsidR="006A1B8A">
        <w:rPr>
          <w:rFonts w:ascii="Cambria" w:hAnsi="Cambria"/>
          <w:sz w:val="28"/>
          <w:szCs w:val="28"/>
        </w:rPr>
        <w:t>voicemail</w:t>
      </w:r>
      <w:r w:rsidR="00C131B6">
        <w:rPr>
          <w:rFonts w:ascii="Cambria" w:hAnsi="Cambria"/>
          <w:sz w:val="28"/>
          <w:szCs w:val="28"/>
        </w:rPr>
        <w:t xml:space="preserve">. </w:t>
      </w:r>
    </w:p>
    <w:p w14:paraId="21D6C4CB" w14:textId="5108949B" w:rsidR="00C131B6" w:rsidRDefault="00C131B6" w:rsidP="00E46182">
      <w:pPr>
        <w:spacing w:line="360" w:lineRule="auto"/>
        <w:ind w:firstLine="720"/>
        <w:contextualSpacing/>
        <w:rPr>
          <w:rFonts w:ascii="Cambria" w:hAnsi="Cambria"/>
          <w:sz w:val="28"/>
          <w:szCs w:val="28"/>
        </w:rPr>
      </w:pPr>
      <w:commentRangeStart w:id="22710"/>
      <w:r>
        <w:rPr>
          <w:rFonts w:ascii="Cambria" w:hAnsi="Cambria"/>
          <w:sz w:val="28"/>
          <w:szCs w:val="28"/>
        </w:rPr>
        <w:t>‘</w:t>
      </w:r>
      <w:r w:rsidR="00B638EA">
        <w:rPr>
          <w:rFonts w:ascii="Cambria" w:hAnsi="Cambria"/>
          <w:sz w:val="28"/>
          <w:szCs w:val="28"/>
        </w:rPr>
        <w:t xml:space="preserve">When are you </w:t>
      </w:r>
      <w:r>
        <w:rPr>
          <w:rFonts w:ascii="Cambria" w:hAnsi="Cambria"/>
          <w:sz w:val="28"/>
          <w:szCs w:val="28"/>
        </w:rPr>
        <w:t>back</w:t>
      </w:r>
      <w:r w:rsidR="00AF2347">
        <w:rPr>
          <w:rFonts w:ascii="Cambria" w:hAnsi="Cambria"/>
          <w:sz w:val="28"/>
          <w:szCs w:val="28"/>
        </w:rPr>
        <w:t xml:space="preserve"> in the UK</w:t>
      </w:r>
      <w:r w:rsidR="00D75041">
        <w:rPr>
          <w:rFonts w:ascii="Cambria" w:hAnsi="Cambria"/>
          <w:sz w:val="28"/>
          <w:szCs w:val="28"/>
        </w:rPr>
        <w:t>, Bella</w:t>
      </w:r>
      <w:r>
        <w:rPr>
          <w:rFonts w:ascii="Cambria" w:hAnsi="Cambria"/>
          <w:sz w:val="28"/>
          <w:szCs w:val="28"/>
        </w:rPr>
        <w:t>?</w:t>
      </w:r>
      <w:ins w:id="22711" w:author="Daisy Watt" w:date="2026-06-23T18:07:00Z" w16du:dateUtc="2026-06-23T16:07:00Z">
        <w:r w:rsidR="0013225F">
          <w:rPr>
            <w:rFonts w:ascii="Cambria" w:hAnsi="Cambria"/>
            <w:sz w:val="28"/>
            <w:szCs w:val="28"/>
          </w:rPr>
          <w:t>’ she said</w:t>
        </w:r>
      </w:ins>
      <w:ins w:id="22712" w:author="Daisy Watt" w:date="2026-06-23T18:08:00Z" w16du:dateUtc="2026-06-23T16:08:00Z">
        <w:r w:rsidR="0013225F">
          <w:rPr>
            <w:rFonts w:ascii="Cambria" w:hAnsi="Cambria"/>
            <w:sz w:val="28"/>
            <w:szCs w:val="28"/>
          </w:rPr>
          <w:t>, after the beep.</w:t>
        </w:r>
      </w:ins>
      <w:r>
        <w:rPr>
          <w:rFonts w:ascii="Cambria" w:hAnsi="Cambria"/>
          <w:sz w:val="28"/>
          <w:szCs w:val="28"/>
        </w:rPr>
        <w:t xml:space="preserve"> </w:t>
      </w:r>
      <w:r w:rsidR="00D75041">
        <w:rPr>
          <w:rFonts w:ascii="Cambria" w:hAnsi="Cambria"/>
          <w:sz w:val="28"/>
          <w:szCs w:val="28"/>
        </w:rPr>
        <w:t xml:space="preserve"> </w:t>
      </w:r>
      <w:ins w:id="22713" w:author="Daisy Watt" w:date="2026-06-23T18:08:00Z" w16du:dateUtc="2026-06-23T16:08:00Z">
        <w:r w:rsidR="00C94275">
          <w:rPr>
            <w:rFonts w:ascii="Cambria" w:hAnsi="Cambria"/>
            <w:sz w:val="28"/>
            <w:szCs w:val="28"/>
          </w:rPr>
          <w:t>‘</w:t>
        </w:r>
      </w:ins>
      <w:r w:rsidR="00D75041">
        <w:rPr>
          <w:rFonts w:ascii="Cambria" w:hAnsi="Cambria"/>
          <w:sz w:val="28"/>
          <w:szCs w:val="28"/>
        </w:rPr>
        <w:t xml:space="preserve">Come and stay with me! It’ll be </w:t>
      </w:r>
      <w:r w:rsidR="006A1B8A">
        <w:rPr>
          <w:rFonts w:ascii="Cambria" w:hAnsi="Cambria"/>
          <w:sz w:val="28"/>
          <w:szCs w:val="28"/>
        </w:rPr>
        <w:t>like old times</w:t>
      </w:r>
      <w:r>
        <w:rPr>
          <w:rFonts w:ascii="Cambria" w:hAnsi="Cambria"/>
          <w:sz w:val="28"/>
          <w:szCs w:val="28"/>
        </w:rPr>
        <w:t>.’</w:t>
      </w:r>
      <w:r w:rsidR="000C6D1B">
        <w:rPr>
          <w:rFonts w:ascii="Cambria" w:hAnsi="Cambria"/>
          <w:sz w:val="28"/>
          <w:szCs w:val="28"/>
        </w:rPr>
        <w:t xml:space="preserve"> </w:t>
      </w:r>
      <w:commentRangeEnd w:id="22710"/>
      <w:r w:rsidR="00451443">
        <w:rPr>
          <w:rStyle w:val="CommentReference"/>
          <w:rFonts w:ascii="Cambria" w:hAnsi="Cambria"/>
          <w:sz w:val="28"/>
          <w:szCs w:val="28"/>
        </w:rPr>
        <w:commentReference w:id="22710"/>
      </w:r>
    </w:p>
    <w:p w14:paraId="04D377C7" w14:textId="7E740410" w:rsidR="000C6D1B" w:rsidRDefault="000C6D1B" w:rsidP="00E46182">
      <w:pPr>
        <w:spacing w:line="360" w:lineRule="auto"/>
        <w:ind w:firstLine="720"/>
        <w:contextualSpacing/>
        <w:rPr>
          <w:rFonts w:ascii="Cambria" w:hAnsi="Cambria"/>
          <w:sz w:val="28"/>
          <w:szCs w:val="28"/>
        </w:rPr>
      </w:pPr>
      <w:r>
        <w:rPr>
          <w:rFonts w:ascii="Cambria" w:hAnsi="Cambria"/>
          <w:sz w:val="28"/>
          <w:szCs w:val="28"/>
        </w:rPr>
        <w:t xml:space="preserve">Which </w:t>
      </w:r>
      <w:r w:rsidR="00AF2347">
        <w:rPr>
          <w:rFonts w:ascii="Cambria" w:hAnsi="Cambria"/>
          <w:sz w:val="28"/>
          <w:szCs w:val="28"/>
        </w:rPr>
        <w:t>would probably</w:t>
      </w:r>
      <w:r>
        <w:rPr>
          <w:rFonts w:ascii="Cambria" w:hAnsi="Cambria"/>
          <w:sz w:val="28"/>
          <w:szCs w:val="28"/>
        </w:rPr>
        <w:t xml:space="preserve"> involve them having a huge row</w:t>
      </w:r>
      <w:r w:rsidR="008F0121">
        <w:rPr>
          <w:rFonts w:ascii="Cambria" w:hAnsi="Cambria"/>
          <w:sz w:val="28"/>
          <w:szCs w:val="28"/>
        </w:rPr>
        <w:t xml:space="preserve"> about something daft</w:t>
      </w:r>
      <w:r>
        <w:rPr>
          <w:rFonts w:ascii="Cambria" w:hAnsi="Cambria"/>
          <w:sz w:val="28"/>
          <w:szCs w:val="28"/>
        </w:rPr>
        <w:t>, of course</w:t>
      </w:r>
      <w:r w:rsidR="008B73EC">
        <w:rPr>
          <w:rFonts w:ascii="Cambria" w:hAnsi="Cambria"/>
          <w:sz w:val="28"/>
          <w:szCs w:val="28"/>
        </w:rPr>
        <w:t xml:space="preserve"> </w:t>
      </w:r>
      <w:del w:id="22714" w:author="Daisy Watt" w:date="2026-06-23T05:37:00Z" w16du:dateUtc="2026-06-23T03:37:00Z">
        <w:r w:rsidR="008B73EC">
          <w:rPr>
            <w:rFonts w:ascii="Cambria" w:hAnsi="Cambria"/>
            <w:sz w:val="28"/>
            <w:szCs w:val="28"/>
          </w:rPr>
          <w:delText>-</w:delText>
        </w:r>
      </w:del>
      <w:ins w:id="22715" w:author="Daisy Watt" w:date="2026-06-23T05:37:00Z" w16du:dateUtc="2026-06-23T03:37:00Z">
        <w:r w:rsidR="006B0601">
          <w:rPr>
            <w:rFonts w:ascii="Cambria" w:hAnsi="Cambria"/>
            <w:sz w:val="28"/>
            <w:szCs w:val="28"/>
          </w:rPr>
          <w:t>–</w:t>
        </w:r>
      </w:ins>
      <w:r>
        <w:rPr>
          <w:rFonts w:ascii="Cambria" w:hAnsi="Cambria"/>
          <w:sz w:val="28"/>
          <w:szCs w:val="28"/>
        </w:rPr>
        <w:t xml:space="preserve"> </w:t>
      </w:r>
      <w:r w:rsidR="008B73EC">
        <w:rPr>
          <w:rFonts w:ascii="Cambria" w:hAnsi="Cambria"/>
          <w:sz w:val="28"/>
          <w:szCs w:val="28"/>
        </w:rPr>
        <w:t>b</w:t>
      </w:r>
      <w:r>
        <w:rPr>
          <w:rFonts w:ascii="Cambria" w:hAnsi="Cambria"/>
          <w:sz w:val="28"/>
          <w:szCs w:val="28"/>
        </w:rPr>
        <w:t xml:space="preserve">ut if there was one person in the world Savannah </w:t>
      </w:r>
      <w:r w:rsidR="008B73EC">
        <w:rPr>
          <w:rFonts w:ascii="Cambria" w:hAnsi="Cambria"/>
          <w:sz w:val="28"/>
          <w:szCs w:val="28"/>
        </w:rPr>
        <w:t xml:space="preserve">truly </w:t>
      </w:r>
      <w:r>
        <w:rPr>
          <w:rFonts w:ascii="Cambria" w:hAnsi="Cambria"/>
          <w:sz w:val="28"/>
          <w:szCs w:val="28"/>
        </w:rPr>
        <w:t>trusted, it was her twin sister.</w:t>
      </w:r>
      <w:r w:rsidR="00EB4CDE">
        <w:rPr>
          <w:rFonts w:ascii="Cambria" w:hAnsi="Cambria"/>
          <w:sz w:val="28"/>
          <w:szCs w:val="28"/>
        </w:rPr>
        <w:t xml:space="preserve">  And she could really use the company.  </w:t>
      </w:r>
    </w:p>
    <w:p w14:paraId="16566A76" w14:textId="3E68F1A5" w:rsidR="00D26ECB" w:rsidRDefault="00D26ECB" w:rsidP="00E46182">
      <w:pPr>
        <w:spacing w:line="360" w:lineRule="auto"/>
        <w:ind w:firstLine="720"/>
        <w:contextualSpacing/>
        <w:rPr>
          <w:rFonts w:ascii="Cambria" w:hAnsi="Cambria"/>
          <w:sz w:val="28"/>
          <w:szCs w:val="28"/>
        </w:rPr>
      </w:pPr>
      <w:r>
        <w:rPr>
          <w:rFonts w:ascii="Cambria" w:hAnsi="Cambria"/>
          <w:sz w:val="28"/>
          <w:szCs w:val="28"/>
        </w:rPr>
        <w:t>In the end, full of too much nervous energy</w:t>
      </w:r>
      <w:r w:rsidR="008B73EC">
        <w:rPr>
          <w:rFonts w:ascii="Cambria" w:hAnsi="Cambria"/>
          <w:sz w:val="28"/>
          <w:szCs w:val="28"/>
        </w:rPr>
        <w:t xml:space="preserve"> to sit still</w:t>
      </w:r>
      <w:r w:rsidR="00C24A58">
        <w:rPr>
          <w:rFonts w:ascii="Cambria" w:hAnsi="Cambria"/>
          <w:sz w:val="28"/>
          <w:szCs w:val="28"/>
        </w:rPr>
        <w:t>,</w:t>
      </w:r>
      <w:r>
        <w:rPr>
          <w:rFonts w:ascii="Cambria" w:hAnsi="Cambria"/>
          <w:sz w:val="28"/>
          <w:szCs w:val="28"/>
        </w:rPr>
        <w:t xml:space="preserve"> despite her exhaustion, she </w:t>
      </w:r>
      <w:r w:rsidR="00C24A58">
        <w:rPr>
          <w:rFonts w:ascii="Cambria" w:hAnsi="Cambria"/>
          <w:sz w:val="28"/>
          <w:szCs w:val="28"/>
        </w:rPr>
        <w:t>tapped the glass</w:t>
      </w:r>
      <w:ins w:id="22716" w:author="Daisy Watt" w:date="2026-06-23T18:08:00Z" w16du:dateUtc="2026-06-23T16:08:00Z">
        <w:r w:rsidR="002F6921">
          <w:rPr>
            <w:rFonts w:ascii="Cambria" w:hAnsi="Cambria"/>
            <w:sz w:val="28"/>
            <w:szCs w:val="28"/>
          </w:rPr>
          <w:t xml:space="preserve"> </w:t>
        </w:r>
        <w:r w:rsidR="00E63266">
          <w:rPr>
            <w:rFonts w:ascii="Cambria" w:hAnsi="Cambria"/>
            <w:sz w:val="28"/>
            <w:szCs w:val="28"/>
          </w:rPr>
          <w:t xml:space="preserve">divider </w:t>
        </w:r>
      </w:ins>
      <w:ins w:id="22717" w:author="Daisy Watt" w:date="2026-06-23T18:09:00Z" w16du:dateUtc="2026-06-23T16:09:00Z">
        <w:r w:rsidR="00E63266">
          <w:rPr>
            <w:rFonts w:ascii="Cambria" w:hAnsi="Cambria"/>
            <w:sz w:val="28"/>
            <w:szCs w:val="28"/>
          </w:rPr>
          <w:t>between the front and back seats</w:t>
        </w:r>
      </w:ins>
      <w:r>
        <w:rPr>
          <w:rFonts w:ascii="Cambria" w:hAnsi="Cambria"/>
          <w:sz w:val="28"/>
          <w:szCs w:val="28"/>
        </w:rPr>
        <w:t>.</w:t>
      </w:r>
      <w:r w:rsidR="008B73EC">
        <w:rPr>
          <w:rFonts w:ascii="Cambria" w:hAnsi="Cambria"/>
          <w:sz w:val="28"/>
          <w:szCs w:val="28"/>
        </w:rPr>
        <w:t xml:space="preserve"> ‘Than</w:t>
      </w:r>
      <w:r w:rsidR="00337581">
        <w:rPr>
          <w:rFonts w:ascii="Cambria" w:hAnsi="Cambria"/>
          <w:sz w:val="28"/>
          <w:szCs w:val="28"/>
        </w:rPr>
        <w:t>k</w:t>
      </w:r>
      <w:r w:rsidR="008B73EC">
        <w:rPr>
          <w:rFonts w:ascii="Cambria" w:hAnsi="Cambria"/>
          <w:sz w:val="28"/>
          <w:szCs w:val="28"/>
        </w:rPr>
        <w:t xml:space="preserve"> you</w:t>
      </w:r>
      <w:r w:rsidR="001826FE">
        <w:rPr>
          <w:rFonts w:ascii="Cambria" w:hAnsi="Cambria"/>
          <w:sz w:val="28"/>
          <w:szCs w:val="28"/>
        </w:rPr>
        <w:t>,</w:t>
      </w:r>
      <w:r w:rsidR="008B73EC">
        <w:rPr>
          <w:rFonts w:ascii="Cambria" w:hAnsi="Cambria"/>
          <w:sz w:val="28"/>
          <w:szCs w:val="28"/>
        </w:rPr>
        <w:t xml:space="preserve"> Danvers</w:t>
      </w:r>
      <w:r w:rsidR="001826FE">
        <w:rPr>
          <w:rFonts w:ascii="Cambria" w:hAnsi="Cambria"/>
          <w:sz w:val="28"/>
          <w:szCs w:val="28"/>
        </w:rPr>
        <w:t>, I’ll walk from here.</w:t>
      </w:r>
      <w:r w:rsidR="008B73EC">
        <w:rPr>
          <w:rFonts w:ascii="Cambria" w:hAnsi="Cambria"/>
          <w:sz w:val="28"/>
          <w:szCs w:val="28"/>
        </w:rPr>
        <w:t>’</w:t>
      </w:r>
    </w:p>
    <w:p w14:paraId="7578E473" w14:textId="1C7C50D0" w:rsidR="00247BAA" w:rsidDel="00F25085" w:rsidRDefault="00821D33" w:rsidP="00247BAA">
      <w:pPr>
        <w:spacing w:line="360" w:lineRule="auto"/>
        <w:ind w:firstLine="720"/>
        <w:contextualSpacing/>
        <w:rPr>
          <w:del w:id="22718" w:author="Claire S" w:date="2026-07-31T16:32:00Z" w16du:dateUtc="2026-07-31T15:32:00Z"/>
          <w:rFonts w:ascii="Cambria" w:hAnsi="Cambria"/>
          <w:sz w:val="28"/>
          <w:szCs w:val="28"/>
        </w:rPr>
      </w:pPr>
      <w:commentRangeStart w:id="22719"/>
      <w:del w:id="22720" w:author="Claire S" w:date="2026-07-31T16:32:00Z" w16du:dateUtc="2026-07-31T15:32:00Z">
        <w:r w:rsidDel="00F25085">
          <w:rPr>
            <w:rFonts w:ascii="Cambria" w:hAnsi="Cambria"/>
            <w:bCs/>
            <w:color w:val="000000" w:themeColor="text1"/>
            <w:sz w:val="28"/>
            <w:szCs w:val="28"/>
          </w:rPr>
          <w:delText xml:space="preserve">As </w:delText>
        </w:r>
        <w:r w:rsidR="00E27F95" w:rsidDel="00F25085">
          <w:rPr>
            <w:rFonts w:ascii="Cambria" w:hAnsi="Cambria"/>
            <w:bCs/>
            <w:color w:val="000000" w:themeColor="text1"/>
            <w:sz w:val="28"/>
            <w:szCs w:val="28"/>
          </w:rPr>
          <w:delText>Savannah</w:delText>
        </w:r>
        <w:r w:rsidDel="00F25085">
          <w:rPr>
            <w:rFonts w:ascii="Cambria" w:hAnsi="Cambria"/>
            <w:bCs/>
            <w:color w:val="000000" w:themeColor="text1"/>
            <w:sz w:val="28"/>
            <w:szCs w:val="28"/>
          </w:rPr>
          <w:delText xml:space="preserve"> </w:delText>
        </w:r>
        <w:r w:rsidR="00247BAA" w:rsidDel="00F25085">
          <w:rPr>
            <w:rFonts w:ascii="Cambria" w:hAnsi="Cambria"/>
            <w:bCs/>
            <w:color w:val="000000" w:themeColor="text1"/>
            <w:sz w:val="28"/>
            <w:szCs w:val="28"/>
          </w:rPr>
          <w:delText>clambered out</w:delText>
        </w:r>
        <w:r w:rsidDel="00F25085">
          <w:rPr>
            <w:rFonts w:ascii="Cambria" w:hAnsi="Cambria"/>
            <w:bCs/>
            <w:color w:val="000000" w:themeColor="text1"/>
            <w:sz w:val="28"/>
            <w:szCs w:val="28"/>
          </w:rPr>
          <w:delText>, the young YouTuber’s theory about Jackson’s fans being behind the List circled round</w:delText>
        </w:r>
        <w:r w:rsidR="00247BAA" w:rsidDel="00F25085">
          <w:rPr>
            <w:rFonts w:ascii="Cambria" w:hAnsi="Cambria"/>
            <w:bCs/>
            <w:color w:val="000000" w:themeColor="text1"/>
            <w:sz w:val="28"/>
            <w:szCs w:val="28"/>
          </w:rPr>
          <w:delText xml:space="preserve"> her head</w:delText>
        </w:r>
        <w:r w:rsidR="00E27F95" w:rsidDel="00F25085">
          <w:rPr>
            <w:rFonts w:ascii="Cambria" w:hAnsi="Cambria"/>
            <w:bCs/>
            <w:color w:val="000000" w:themeColor="text1"/>
            <w:sz w:val="28"/>
            <w:szCs w:val="28"/>
          </w:rPr>
          <w:delText xml:space="preserve"> again</w:delText>
        </w:r>
        <w:r w:rsidR="00247BAA" w:rsidDel="00F25085">
          <w:rPr>
            <w:rFonts w:ascii="Cambria" w:hAnsi="Cambria"/>
            <w:bCs/>
            <w:color w:val="000000" w:themeColor="text1"/>
            <w:sz w:val="28"/>
            <w:szCs w:val="28"/>
          </w:rPr>
          <w:delText>.</w:delText>
        </w:r>
        <w:r w:rsidDel="00F25085">
          <w:rPr>
            <w:rFonts w:ascii="Cambria" w:hAnsi="Cambria"/>
            <w:bCs/>
            <w:color w:val="000000" w:themeColor="text1"/>
            <w:sz w:val="28"/>
            <w:szCs w:val="28"/>
          </w:rPr>
          <w:delText xml:space="preserve">  She wasn’t sure it was right, but</w:delText>
        </w:r>
        <w:r w:rsidR="00247BAA" w:rsidDel="00F25085">
          <w:rPr>
            <w:rFonts w:ascii="Cambria" w:hAnsi="Cambria"/>
            <w:bCs/>
            <w:color w:val="000000" w:themeColor="text1"/>
            <w:sz w:val="28"/>
            <w:szCs w:val="28"/>
          </w:rPr>
          <w:delText xml:space="preserve"> </w:delText>
        </w:r>
      </w:del>
      <w:commentRangeStart w:id="22721"/>
      <w:del w:id="22722" w:author="Claire S" w:date="2026-06-05T11:37:00Z" w16du:dateUtc="2026-06-05T10:37:00Z">
        <w:r w:rsidR="00247BAA" w:rsidDel="00077D87">
          <w:rPr>
            <w:rFonts w:ascii="Cambria" w:hAnsi="Cambria"/>
            <w:bCs/>
            <w:color w:val="000000" w:themeColor="text1"/>
            <w:sz w:val="28"/>
            <w:szCs w:val="28"/>
          </w:rPr>
          <w:delText>i</w:delText>
        </w:r>
        <w:r w:rsidR="00D26ECB" w:rsidDel="00077D87">
          <w:rPr>
            <w:rFonts w:ascii="Cambria" w:hAnsi="Cambria"/>
            <w:sz w:val="28"/>
            <w:szCs w:val="28"/>
          </w:rPr>
          <w:delText xml:space="preserve">t seemed to her </w:delText>
        </w:r>
        <w:r w:rsidR="00247BAA" w:rsidDel="00077D87">
          <w:rPr>
            <w:rFonts w:ascii="Cambria" w:hAnsi="Cambria"/>
            <w:sz w:val="28"/>
            <w:szCs w:val="28"/>
          </w:rPr>
          <w:delText>it was the nearest thing to finding out the truth</w:delText>
        </w:r>
        <w:commentRangeEnd w:id="22721"/>
        <w:r w:rsidR="00451443" w:rsidDel="00077D87">
          <w:rPr>
            <w:rStyle w:val="CommentReference"/>
            <w:rFonts w:ascii="Cambria" w:hAnsi="Cambria"/>
            <w:sz w:val="28"/>
            <w:szCs w:val="28"/>
          </w:rPr>
          <w:commentReference w:id="22721"/>
        </w:r>
        <w:r w:rsidR="00247BAA" w:rsidDel="00077D87">
          <w:rPr>
            <w:rFonts w:ascii="Cambria" w:hAnsi="Cambria"/>
            <w:sz w:val="28"/>
            <w:szCs w:val="28"/>
          </w:rPr>
          <w:delText xml:space="preserve">.  </w:delText>
        </w:r>
        <w:r w:rsidR="00485A29" w:rsidDel="00077D87">
          <w:rPr>
            <w:rFonts w:ascii="Cambria" w:hAnsi="Cambria"/>
            <w:sz w:val="28"/>
            <w:szCs w:val="28"/>
          </w:rPr>
          <w:delText xml:space="preserve">And </w:delText>
        </w:r>
      </w:del>
      <w:del w:id="22723" w:author="Claire S" w:date="2026-07-31T16:32:00Z" w16du:dateUtc="2026-07-31T15:32:00Z">
        <w:r w:rsidR="00485A29" w:rsidDel="00F25085">
          <w:rPr>
            <w:rFonts w:ascii="Cambria" w:hAnsi="Cambria"/>
            <w:sz w:val="28"/>
            <w:szCs w:val="28"/>
          </w:rPr>
          <w:delText>surely the police should know about this ‘proxy account’ thing?</w:delText>
        </w:r>
      </w:del>
    </w:p>
    <w:p w14:paraId="11A43058" w14:textId="3DA22091" w:rsidR="009914C8" w:rsidDel="00F25085" w:rsidRDefault="00E27F95" w:rsidP="00E27F95">
      <w:pPr>
        <w:spacing w:line="360" w:lineRule="auto"/>
        <w:ind w:firstLine="720"/>
        <w:contextualSpacing/>
        <w:rPr>
          <w:del w:id="22724" w:author="Claire S" w:date="2026-07-31T16:32:00Z" w16du:dateUtc="2026-07-31T15:32:00Z"/>
          <w:rFonts w:ascii="Cambria" w:hAnsi="Cambria"/>
          <w:sz w:val="28"/>
          <w:szCs w:val="28"/>
        </w:rPr>
      </w:pPr>
      <w:del w:id="22725" w:author="Claire S" w:date="2026-07-31T16:32:00Z" w16du:dateUtc="2026-07-31T15:32:00Z">
        <w:r w:rsidDel="00F25085">
          <w:rPr>
            <w:rFonts w:ascii="Cambria" w:hAnsi="Cambria"/>
            <w:sz w:val="28"/>
            <w:szCs w:val="28"/>
          </w:rPr>
          <w:delText xml:space="preserve">She checked her phone, but bloody Jackson hadn’t bothered replying to her text, to </w:delText>
        </w:r>
        <w:r w:rsidR="009914C8" w:rsidDel="00F25085">
          <w:rPr>
            <w:rFonts w:ascii="Cambria" w:hAnsi="Cambria"/>
            <w:sz w:val="28"/>
            <w:szCs w:val="28"/>
          </w:rPr>
          <w:delText>explain</w:delText>
        </w:r>
        <w:r w:rsidDel="00F25085">
          <w:rPr>
            <w:rFonts w:ascii="Cambria" w:hAnsi="Cambria"/>
            <w:sz w:val="28"/>
            <w:szCs w:val="28"/>
          </w:rPr>
          <w:delText xml:space="preserve"> </w:delText>
        </w:r>
        <w:r w:rsidR="009914C8" w:rsidDel="00F25085">
          <w:rPr>
            <w:rFonts w:ascii="Cambria" w:hAnsi="Cambria"/>
            <w:sz w:val="28"/>
            <w:szCs w:val="28"/>
          </w:rPr>
          <w:delText>how he’d got in.</w:delText>
        </w:r>
      </w:del>
    </w:p>
    <w:p w14:paraId="2F17C9CD" w14:textId="68E079E9" w:rsidR="008F0121" w:rsidRDefault="00247BAA" w:rsidP="00247BAA">
      <w:pPr>
        <w:spacing w:line="360" w:lineRule="auto"/>
        <w:ind w:firstLine="720"/>
        <w:contextualSpacing/>
        <w:rPr>
          <w:rFonts w:ascii="Cambria" w:hAnsi="Cambria"/>
          <w:sz w:val="28"/>
          <w:szCs w:val="28"/>
        </w:rPr>
      </w:pPr>
      <w:r>
        <w:rPr>
          <w:rFonts w:ascii="Cambria" w:hAnsi="Cambria"/>
          <w:sz w:val="28"/>
          <w:szCs w:val="28"/>
        </w:rPr>
        <w:t xml:space="preserve">As </w:t>
      </w:r>
      <w:r w:rsidR="00485A29">
        <w:rPr>
          <w:rFonts w:ascii="Cambria" w:hAnsi="Cambria"/>
          <w:sz w:val="28"/>
          <w:szCs w:val="28"/>
        </w:rPr>
        <w:t>Savannah strode towards home</w:t>
      </w:r>
      <w:r>
        <w:rPr>
          <w:rFonts w:ascii="Cambria" w:hAnsi="Cambria"/>
          <w:sz w:val="28"/>
          <w:szCs w:val="28"/>
        </w:rPr>
        <w:t xml:space="preserve">, she kept to the busiest side of the street.  </w:t>
      </w:r>
    </w:p>
    <w:p w14:paraId="1E0E9674" w14:textId="0DE541BE" w:rsidR="00247BAA" w:rsidRDefault="00247BAA" w:rsidP="00247BAA">
      <w:pPr>
        <w:spacing w:line="360" w:lineRule="auto"/>
        <w:ind w:firstLine="720"/>
        <w:contextualSpacing/>
        <w:rPr>
          <w:rFonts w:ascii="Cambria" w:hAnsi="Cambria"/>
          <w:sz w:val="28"/>
          <w:szCs w:val="28"/>
        </w:rPr>
      </w:pPr>
      <w:r>
        <w:rPr>
          <w:rFonts w:ascii="Cambria" w:hAnsi="Cambria"/>
          <w:sz w:val="28"/>
          <w:szCs w:val="28"/>
        </w:rPr>
        <w:t xml:space="preserve">God </w:t>
      </w:r>
      <w:r w:rsidR="00485A29">
        <w:rPr>
          <w:rFonts w:ascii="Cambria" w:hAnsi="Cambria"/>
          <w:sz w:val="28"/>
          <w:szCs w:val="28"/>
        </w:rPr>
        <w:t xml:space="preserve">only </w:t>
      </w:r>
      <w:r>
        <w:rPr>
          <w:rFonts w:ascii="Cambria" w:hAnsi="Cambria"/>
          <w:sz w:val="28"/>
          <w:szCs w:val="28"/>
        </w:rPr>
        <w:t>knew where the next threat was coming from.</w:t>
      </w:r>
      <w:commentRangeEnd w:id="22719"/>
      <w:r w:rsidR="005C2BD6">
        <w:rPr>
          <w:rStyle w:val="CommentReference"/>
          <w:rFonts w:ascii="Cambria" w:hAnsi="Cambria"/>
          <w:sz w:val="28"/>
          <w:szCs w:val="28"/>
        </w:rPr>
        <w:commentReference w:id="22719"/>
      </w:r>
    </w:p>
    <w:p w14:paraId="0E1FF58A" w14:textId="77777777" w:rsidR="00247BAA" w:rsidRDefault="00247BAA" w:rsidP="00247BAA">
      <w:pPr>
        <w:spacing w:line="360" w:lineRule="auto"/>
        <w:contextualSpacing/>
        <w:rPr>
          <w:rFonts w:ascii="Cambria" w:hAnsi="Cambria"/>
          <w:sz w:val="28"/>
          <w:szCs w:val="28"/>
        </w:rPr>
      </w:pPr>
    </w:p>
    <w:p w14:paraId="2F375211" w14:textId="7EFEC030" w:rsidR="00821D33" w:rsidRDefault="00821D33" w:rsidP="00247BAA">
      <w:pPr>
        <w:spacing w:line="360" w:lineRule="auto"/>
        <w:contextualSpacing/>
        <w:rPr>
          <w:rFonts w:ascii="Cambria" w:hAnsi="Cambria"/>
          <w:sz w:val="28"/>
          <w:szCs w:val="28"/>
        </w:rPr>
      </w:pPr>
      <w:commentRangeStart w:id="22726"/>
      <w:r>
        <w:rPr>
          <w:rFonts w:ascii="Cambria" w:hAnsi="Cambria"/>
          <w:sz w:val="28"/>
          <w:szCs w:val="28"/>
        </w:rPr>
        <w:t>*</w:t>
      </w:r>
      <w:commentRangeEnd w:id="22726"/>
      <w:r w:rsidR="00451443">
        <w:rPr>
          <w:rStyle w:val="CommentReference"/>
          <w:rFonts w:ascii="Cambria" w:hAnsi="Cambria"/>
          <w:sz w:val="28"/>
          <w:szCs w:val="28"/>
        </w:rPr>
        <w:commentReference w:id="22726"/>
      </w:r>
    </w:p>
    <w:p w14:paraId="058DB8DC" w14:textId="02AE9F61" w:rsidR="00C546B8" w:rsidRDefault="009914C8" w:rsidP="008B4121">
      <w:pPr>
        <w:spacing w:line="360" w:lineRule="auto"/>
        <w:contextualSpacing/>
        <w:rPr>
          <w:rFonts w:ascii="Cambria" w:hAnsi="Cambria"/>
          <w:sz w:val="28"/>
          <w:szCs w:val="28"/>
        </w:rPr>
      </w:pPr>
      <w:r>
        <w:rPr>
          <w:rFonts w:ascii="Cambria" w:hAnsi="Cambria"/>
          <w:sz w:val="28"/>
          <w:szCs w:val="28"/>
        </w:rPr>
        <w:t>At the house,</w:t>
      </w:r>
      <w:r w:rsidR="00D75041">
        <w:rPr>
          <w:rFonts w:ascii="Cambria" w:hAnsi="Cambria"/>
          <w:sz w:val="28"/>
          <w:szCs w:val="28"/>
        </w:rPr>
        <w:t xml:space="preserve"> </w:t>
      </w:r>
      <w:r w:rsidR="00D25165">
        <w:rPr>
          <w:rFonts w:ascii="Cambria" w:hAnsi="Cambria"/>
          <w:sz w:val="28"/>
          <w:szCs w:val="28"/>
        </w:rPr>
        <w:t>Savannah</w:t>
      </w:r>
      <w:r w:rsidR="00E05B45">
        <w:rPr>
          <w:rFonts w:ascii="Cambria" w:hAnsi="Cambria"/>
          <w:sz w:val="28"/>
          <w:szCs w:val="28"/>
        </w:rPr>
        <w:t xml:space="preserve"> waved at the guards</w:t>
      </w:r>
      <w:r w:rsidR="00D25165">
        <w:rPr>
          <w:rFonts w:ascii="Cambria" w:hAnsi="Cambria"/>
          <w:sz w:val="28"/>
          <w:szCs w:val="28"/>
        </w:rPr>
        <w:t>,</w:t>
      </w:r>
      <w:r w:rsidR="00E05B45">
        <w:rPr>
          <w:rFonts w:ascii="Cambria" w:hAnsi="Cambria"/>
          <w:sz w:val="28"/>
          <w:szCs w:val="28"/>
        </w:rPr>
        <w:t xml:space="preserve"> who</w:t>
      </w:r>
      <w:r>
        <w:rPr>
          <w:rFonts w:ascii="Cambria" w:hAnsi="Cambria"/>
          <w:sz w:val="28"/>
          <w:szCs w:val="28"/>
        </w:rPr>
        <w:t>m</w:t>
      </w:r>
      <w:r w:rsidR="00E05B45">
        <w:rPr>
          <w:rFonts w:ascii="Cambria" w:hAnsi="Cambria"/>
          <w:sz w:val="28"/>
          <w:szCs w:val="28"/>
        </w:rPr>
        <w:t xml:space="preserve"> she </w:t>
      </w:r>
      <w:r w:rsidR="00E27F95">
        <w:rPr>
          <w:rFonts w:ascii="Cambria" w:hAnsi="Cambria"/>
          <w:sz w:val="28"/>
          <w:szCs w:val="28"/>
        </w:rPr>
        <w:t xml:space="preserve">now </w:t>
      </w:r>
      <w:r w:rsidR="00E05B45">
        <w:rPr>
          <w:rFonts w:ascii="Cambria" w:hAnsi="Cambria"/>
          <w:sz w:val="28"/>
          <w:szCs w:val="28"/>
        </w:rPr>
        <w:t>secretly hated</w:t>
      </w:r>
      <w:r w:rsidR="00D25165">
        <w:rPr>
          <w:rFonts w:ascii="Cambria" w:hAnsi="Cambria"/>
          <w:sz w:val="28"/>
          <w:szCs w:val="28"/>
        </w:rPr>
        <w:t>,</w:t>
      </w:r>
      <w:r w:rsidR="00E27F95">
        <w:rPr>
          <w:rFonts w:ascii="Cambria" w:hAnsi="Cambria"/>
          <w:sz w:val="28"/>
          <w:szCs w:val="28"/>
        </w:rPr>
        <w:t xml:space="preserve"> and locked the </w:t>
      </w:r>
      <w:r w:rsidR="00D25165">
        <w:rPr>
          <w:rFonts w:ascii="Cambria" w:hAnsi="Cambria"/>
          <w:sz w:val="28"/>
          <w:szCs w:val="28"/>
        </w:rPr>
        <w:t xml:space="preserve">front </w:t>
      </w:r>
      <w:r w:rsidR="00E27F95">
        <w:rPr>
          <w:rFonts w:ascii="Cambria" w:hAnsi="Cambria"/>
          <w:sz w:val="28"/>
          <w:szCs w:val="28"/>
        </w:rPr>
        <w:t>door behind her.  She</w:t>
      </w:r>
      <w:r w:rsidR="00D75041">
        <w:rPr>
          <w:rFonts w:ascii="Cambria" w:hAnsi="Cambria"/>
          <w:sz w:val="28"/>
          <w:szCs w:val="28"/>
        </w:rPr>
        <w:t xml:space="preserve"> </w:t>
      </w:r>
      <w:r w:rsidR="0041009F">
        <w:rPr>
          <w:rFonts w:ascii="Cambria" w:hAnsi="Cambria"/>
          <w:sz w:val="28"/>
          <w:szCs w:val="28"/>
        </w:rPr>
        <w:t xml:space="preserve">fed </w:t>
      </w:r>
      <w:r w:rsidR="00247BAA">
        <w:rPr>
          <w:rFonts w:ascii="Cambria" w:hAnsi="Cambria"/>
          <w:sz w:val="28"/>
          <w:szCs w:val="28"/>
        </w:rPr>
        <w:t xml:space="preserve">the dog </w:t>
      </w:r>
      <w:r w:rsidR="0041009F">
        <w:rPr>
          <w:rFonts w:ascii="Cambria" w:hAnsi="Cambria"/>
          <w:sz w:val="28"/>
          <w:szCs w:val="28"/>
        </w:rPr>
        <w:t xml:space="preserve">Kylie </w:t>
      </w:r>
      <w:r w:rsidR="0068249A">
        <w:rPr>
          <w:rFonts w:ascii="Cambria" w:hAnsi="Cambria"/>
          <w:sz w:val="28"/>
          <w:szCs w:val="28"/>
        </w:rPr>
        <w:t>half a packet of</w:t>
      </w:r>
      <w:r w:rsidR="0041009F">
        <w:rPr>
          <w:rFonts w:ascii="Cambria" w:hAnsi="Cambria"/>
          <w:sz w:val="28"/>
          <w:szCs w:val="28"/>
        </w:rPr>
        <w:t xml:space="preserve"> smoked salmon</w:t>
      </w:r>
      <w:r w:rsidR="0068249A">
        <w:rPr>
          <w:rFonts w:ascii="Cambria" w:hAnsi="Cambria"/>
          <w:sz w:val="28"/>
          <w:szCs w:val="28"/>
        </w:rPr>
        <w:t>, ate the other half herself,</w:t>
      </w:r>
      <w:r w:rsidR="00215401">
        <w:rPr>
          <w:rFonts w:ascii="Cambria" w:hAnsi="Cambria"/>
          <w:sz w:val="28"/>
          <w:szCs w:val="28"/>
        </w:rPr>
        <w:t xml:space="preserve"> and ran u</w:t>
      </w:r>
      <w:r w:rsidR="00247BAA">
        <w:rPr>
          <w:rFonts w:ascii="Cambria" w:hAnsi="Cambria"/>
          <w:sz w:val="28"/>
          <w:szCs w:val="28"/>
        </w:rPr>
        <w:t>pstairs</w:t>
      </w:r>
      <w:r w:rsidR="00E05B45">
        <w:rPr>
          <w:rFonts w:ascii="Cambria" w:hAnsi="Cambria"/>
          <w:sz w:val="28"/>
          <w:szCs w:val="28"/>
        </w:rPr>
        <w:t xml:space="preserve">.  </w:t>
      </w:r>
    </w:p>
    <w:p w14:paraId="17D279FB" w14:textId="2CB790D8" w:rsidR="00C131B6" w:rsidRDefault="00E05B45" w:rsidP="00C546B8">
      <w:pPr>
        <w:spacing w:line="360" w:lineRule="auto"/>
        <w:ind w:firstLine="720"/>
        <w:contextualSpacing/>
        <w:rPr>
          <w:rFonts w:ascii="Cambria" w:hAnsi="Cambria"/>
          <w:sz w:val="28"/>
          <w:szCs w:val="28"/>
        </w:rPr>
      </w:pPr>
      <w:r>
        <w:rPr>
          <w:rFonts w:ascii="Cambria" w:hAnsi="Cambria"/>
          <w:sz w:val="28"/>
          <w:szCs w:val="28"/>
        </w:rPr>
        <w:t>S</w:t>
      </w:r>
      <w:r w:rsidR="00D75041">
        <w:rPr>
          <w:rFonts w:ascii="Cambria" w:hAnsi="Cambria"/>
          <w:sz w:val="28"/>
          <w:szCs w:val="28"/>
        </w:rPr>
        <w:t>trip</w:t>
      </w:r>
      <w:r>
        <w:rPr>
          <w:rFonts w:ascii="Cambria" w:hAnsi="Cambria"/>
          <w:sz w:val="28"/>
          <w:szCs w:val="28"/>
        </w:rPr>
        <w:t>p</w:t>
      </w:r>
      <w:r w:rsidR="00C546B8">
        <w:rPr>
          <w:rFonts w:ascii="Cambria" w:hAnsi="Cambria"/>
          <w:sz w:val="28"/>
          <w:szCs w:val="28"/>
        </w:rPr>
        <w:t>ing</w:t>
      </w:r>
      <w:r w:rsidR="00D75041">
        <w:rPr>
          <w:rFonts w:ascii="Cambria" w:hAnsi="Cambria"/>
          <w:sz w:val="28"/>
          <w:szCs w:val="28"/>
        </w:rPr>
        <w:t xml:space="preserve"> off the stupid demure dress</w:t>
      </w:r>
      <w:r>
        <w:rPr>
          <w:rFonts w:ascii="Cambria" w:hAnsi="Cambria"/>
          <w:sz w:val="28"/>
          <w:szCs w:val="28"/>
        </w:rPr>
        <w:t>,</w:t>
      </w:r>
      <w:r w:rsidR="00C546B8">
        <w:rPr>
          <w:rFonts w:ascii="Cambria" w:hAnsi="Cambria"/>
          <w:sz w:val="28"/>
          <w:szCs w:val="28"/>
        </w:rPr>
        <w:t xml:space="preserve"> she</w:t>
      </w:r>
      <w:r w:rsidR="006A1B8A">
        <w:rPr>
          <w:rFonts w:ascii="Cambria" w:hAnsi="Cambria"/>
          <w:sz w:val="28"/>
          <w:szCs w:val="28"/>
        </w:rPr>
        <w:t xml:space="preserve"> </w:t>
      </w:r>
      <w:r w:rsidR="00E46182">
        <w:rPr>
          <w:rFonts w:ascii="Cambria" w:hAnsi="Cambria"/>
          <w:sz w:val="28"/>
          <w:szCs w:val="28"/>
        </w:rPr>
        <w:t>donned</w:t>
      </w:r>
      <w:r w:rsidR="006A1B8A">
        <w:rPr>
          <w:rFonts w:ascii="Cambria" w:hAnsi="Cambria"/>
          <w:sz w:val="28"/>
          <w:szCs w:val="28"/>
        </w:rPr>
        <w:t xml:space="preserve"> shorts and a vest</w:t>
      </w:r>
      <w:ins w:id="22727" w:author="Daisy Watt" w:date="2026-06-23T18:10:00Z" w16du:dateUtc="2026-06-23T16:10:00Z">
        <w:r w:rsidR="00340782">
          <w:rPr>
            <w:rFonts w:ascii="Cambria" w:hAnsi="Cambria"/>
            <w:sz w:val="28"/>
            <w:szCs w:val="28"/>
          </w:rPr>
          <w:t xml:space="preserve"> </w:t>
        </w:r>
      </w:ins>
      <w:del w:id="22728" w:author="Daisy Watt" w:date="2026-06-23T18:10:00Z" w16du:dateUtc="2026-06-23T16:10:00Z">
        <w:r w:rsidR="0068249A" w:rsidDel="00340782">
          <w:rPr>
            <w:rFonts w:ascii="Cambria" w:hAnsi="Cambria"/>
            <w:sz w:val="28"/>
            <w:szCs w:val="28"/>
          </w:rPr>
          <w:delText>-</w:delText>
        </w:r>
      </w:del>
      <w:r w:rsidR="006A1B8A">
        <w:rPr>
          <w:rFonts w:ascii="Cambria" w:hAnsi="Cambria"/>
          <w:sz w:val="28"/>
          <w:szCs w:val="28"/>
        </w:rPr>
        <w:t>top</w:t>
      </w:r>
      <w:r w:rsidR="00D75041">
        <w:rPr>
          <w:rFonts w:ascii="Cambria" w:hAnsi="Cambria"/>
          <w:sz w:val="28"/>
          <w:szCs w:val="28"/>
        </w:rPr>
        <w:t xml:space="preserve"> and</w:t>
      </w:r>
      <w:r w:rsidR="0068249A">
        <w:rPr>
          <w:rFonts w:ascii="Cambria" w:hAnsi="Cambria"/>
          <w:sz w:val="28"/>
          <w:szCs w:val="28"/>
        </w:rPr>
        <w:t>,</w:t>
      </w:r>
      <w:r w:rsidR="00D75041">
        <w:rPr>
          <w:rFonts w:ascii="Cambria" w:hAnsi="Cambria"/>
          <w:sz w:val="28"/>
          <w:szCs w:val="28"/>
        </w:rPr>
        <w:t xml:space="preserve"> </w:t>
      </w:r>
      <w:r w:rsidR="006A1B8A">
        <w:rPr>
          <w:rFonts w:ascii="Cambria" w:hAnsi="Cambria"/>
          <w:sz w:val="28"/>
          <w:szCs w:val="28"/>
        </w:rPr>
        <w:t>mount</w:t>
      </w:r>
      <w:r w:rsidR="0068249A">
        <w:rPr>
          <w:rFonts w:ascii="Cambria" w:hAnsi="Cambria"/>
          <w:sz w:val="28"/>
          <w:szCs w:val="28"/>
        </w:rPr>
        <w:t>ing</w:t>
      </w:r>
      <w:r w:rsidR="00C131B6">
        <w:rPr>
          <w:rFonts w:ascii="Cambria" w:hAnsi="Cambria"/>
          <w:sz w:val="28"/>
          <w:szCs w:val="28"/>
        </w:rPr>
        <w:t xml:space="preserve"> her </w:t>
      </w:r>
      <w:r w:rsidR="006A1B8A">
        <w:rPr>
          <w:rFonts w:ascii="Cambria" w:hAnsi="Cambria"/>
          <w:sz w:val="28"/>
          <w:szCs w:val="28"/>
        </w:rPr>
        <w:t>Peloton bike</w:t>
      </w:r>
      <w:r w:rsidR="0068249A">
        <w:rPr>
          <w:rFonts w:ascii="Cambria" w:hAnsi="Cambria"/>
          <w:sz w:val="28"/>
          <w:szCs w:val="28"/>
        </w:rPr>
        <w:t>,</w:t>
      </w:r>
      <w:r w:rsidR="00215401">
        <w:rPr>
          <w:rFonts w:ascii="Cambria" w:hAnsi="Cambria"/>
          <w:sz w:val="28"/>
          <w:szCs w:val="28"/>
        </w:rPr>
        <w:t xml:space="preserve"> rode it for miles</w:t>
      </w:r>
      <w:r w:rsidR="0068249A">
        <w:rPr>
          <w:rFonts w:ascii="Cambria" w:hAnsi="Cambria"/>
          <w:sz w:val="28"/>
          <w:szCs w:val="28"/>
        </w:rPr>
        <w:t xml:space="preserve"> like a demon was on her tail</w:t>
      </w:r>
      <w:r w:rsidR="006A1B8A">
        <w:rPr>
          <w:rFonts w:ascii="Cambria" w:hAnsi="Cambria"/>
          <w:sz w:val="28"/>
          <w:szCs w:val="28"/>
        </w:rPr>
        <w:t>.</w:t>
      </w:r>
      <w:r w:rsidR="00D75041">
        <w:rPr>
          <w:rFonts w:ascii="Cambria" w:hAnsi="Cambria"/>
          <w:sz w:val="28"/>
          <w:szCs w:val="28"/>
        </w:rPr>
        <w:t xml:space="preserve">  </w:t>
      </w:r>
      <w:r w:rsidR="00215401">
        <w:rPr>
          <w:rFonts w:ascii="Cambria" w:hAnsi="Cambria"/>
          <w:sz w:val="28"/>
          <w:szCs w:val="28"/>
        </w:rPr>
        <w:t>Then, s</w:t>
      </w:r>
      <w:r w:rsidR="00247BAA">
        <w:rPr>
          <w:rFonts w:ascii="Cambria" w:hAnsi="Cambria"/>
          <w:sz w:val="28"/>
          <w:szCs w:val="28"/>
        </w:rPr>
        <w:t xml:space="preserve">weaty and </w:t>
      </w:r>
      <w:r w:rsidR="00215401">
        <w:rPr>
          <w:rFonts w:ascii="Cambria" w:hAnsi="Cambria"/>
          <w:sz w:val="28"/>
          <w:szCs w:val="28"/>
        </w:rPr>
        <w:t>panting,</w:t>
      </w:r>
      <w:r w:rsidR="00247BAA">
        <w:rPr>
          <w:rFonts w:ascii="Cambria" w:hAnsi="Cambria"/>
          <w:sz w:val="28"/>
          <w:szCs w:val="28"/>
        </w:rPr>
        <w:t xml:space="preserve"> s</w:t>
      </w:r>
      <w:r w:rsidR="00D75041">
        <w:rPr>
          <w:rFonts w:ascii="Cambria" w:hAnsi="Cambria"/>
          <w:sz w:val="28"/>
          <w:szCs w:val="28"/>
        </w:rPr>
        <w:t>he</w:t>
      </w:r>
      <w:r w:rsidR="00C131B6">
        <w:rPr>
          <w:rFonts w:ascii="Cambria" w:hAnsi="Cambria"/>
          <w:sz w:val="28"/>
          <w:szCs w:val="28"/>
        </w:rPr>
        <w:t xml:space="preserve"> </w:t>
      </w:r>
      <w:r w:rsidR="0068249A">
        <w:rPr>
          <w:rFonts w:ascii="Cambria" w:hAnsi="Cambria"/>
          <w:sz w:val="28"/>
          <w:szCs w:val="28"/>
        </w:rPr>
        <w:t>dismounted</w:t>
      </w:r>
      <w:ins w:id="22729" w:author="Claire S" w:date="2026-06-05T11:39:00Z" w16du:dateUtc="2026-06-05T10:39:00Z">
        <w:r w:rsidR="00077D87">
          <w:rPr>
            <w:rFonts w:ascii="Cambria" w:hAnsi="Cambria"/>
            <w:sz w:val="28"/>
            <w:szCs w:val="28"/>
          </w:rPr>
          <w:t xml:space="preserve">, </w:t>
        </w:r>
      </w:ins>
      <w:del w:id="22730" w:author="Claire S" w:date="2026-06-05T11:39:00Z" w16du:dateUtc="2026-06-05T10:39:00Z">
        <w:r w:rsidR="0068249A" w:rsidDel="00077D87">
          <w:rPr>
            <w:rFonts w:ascii="Cambria" w:hAnsi="Cambria"/>
            <w:sz w:val="28"/>
            <w:szCs w:val="28"/>
          </w:rPr>
          <w:delText xml:space="preserve"> and </w:delText>
        </w:r>
        <w:r w:rsidR="00C131B6" w:rsidDel="00077D87">
          <w:rPr>
            <w:rFonts w:ascii="Cambria" w:hAnsi="Cambria"/>
            <w:sz w:val="28"/>
            <w:szCs w:val="28"/>
          </w:rPr>
          <w:delText xml:space="preserve">did </w:delText>
        </w:r>
        <w:r w:rsidR="00247BAA" w:rsidDel="00077D87">
          <w:rPr>
            <w:rFonts w:ascii="Cambria" w:hAnsi="Cambria"/>
            <w:sz w:val="28"/>
            <w:szCs w:val="28"/>
          </w:rPr>
          <w:delText>a few y</w:delText>
        </w:r>
        <w:r w:rsidR="00C131B6" w:rsidDel="00077D87">
          <w:rPr>
            <w:rFonts w:ascii="Cambria" w:hAnsi="Cambria"/>
            <w:sz w:val="28"/>
            <w:szCs w:val="28"/>
          </w:rPr>
          <w:delText>oga</w:delText>
        </w:r>
        <w:r w:rsidR="00247BAA" w:rsidDel="00077D87">
          <w:rPr>
            <w:rFonts w:ascii="Cambria" w:hAnsi="Cambria"/>
            <w:sz w:val="28"/>
            <w:szCs w:val="28"/>
          </w:rPr>
          <w:delText xml:space="preserve"> stretches to calm her mind</w:delText>
        </w:r>
        <w:r w:rsidR="0068249A" w:rsidDel="00077D87">
          <w:rPr>
            <w:rFonts w:ascii="Cambria" w:hAnsi="Cambria"/>
            <w:sz w:val="28"/>
            <w:szCs w:val="28"/>
          </w:rPr>
          <w:delText xml:space="preserve">; </w:delText>
        </w:r>
      </w:del>
      <w:r w:rsidR="0068249A">
        <w:rPr>
          <w:rFonts w:ascii="Cambria" w:hAnsi="Cambria"/>
          <w:sz w:val="28"/>
          <w:szCs w:val="28"/>
        </w:rPr>
        <w:t>went downstairs and</w:t>
      </w:r>
      <w:r w:rsidR="00C131B6">
        <w:rPr>
          <w:rFonts w:ascii="Cambria" w:hAnsi="Cambria"/>
          <w:sz w:val="28"/>
          <w:szCs w:val="28"/>
        </w:rPr>
        <w:t xml:space="preserve"> ate a whole tub of </w:t>
      </w:r>
      <w:r w:rsidR="00B638EA">
        <w:rPr>
          <w:rFonts w:ascii="Cambria" w:hAnsi="Cambria"/>
          <w:sz w:val="28"/>
          <w:szCs w:val="28"/>
        </w:rPr>
        <w:t>Cookie Dough</w:t>
      </w:r>
      <w:r w:rsidR="009E7DD9">
        <w:rPr>
          <w:rFonts w:ascii="Cambria" w:hAnsi="Cambria"/>
          <w:sz w:val="28"/>
          <w:szCs w:val="28"/>
        </w:rPr>
        <w:t xml:space="preserve"> Dynamo</w:t>
      </w:r>
      <w:ins w:id="22731" w:author="Daisy Watt" w:date="2026-06-23T18:10:00Z" w16du:dateUtc="2026-06-23T16:10:00Z">
        <w:r w:rsidR="00B138A6">
          <w:rPr>
            <w:rFonts w:ascii="Cambria" w:hAnsi="Cambria"/>
            <w:sz w:val="28"/>
            <w:szCs w:val="28"/>
          </w:rPr>
          <w:t xml:space="preserve">, then </w:t>
        </w:r>
      </w:ins>
      <w:del w:id="22732" w:author="Daisy Watt" w:date="2026-06-23T18:10:00Z" w16du:dateUtc="2026-06-23T16:10:00Z">
        <w:r w:rsidR="0068249A" w:rsidDel="00B138A6">
          <w:rPr>
            <w:rFonts w:ascii="Cambria" w:hAnsi="Cambria"/>
            <w:sz w:val="28"/>
            <w:szCs w:val="28"/>
          </w:rPr>
          <w:delText>;</w:delText>
        </w:r>
        <w:r w:rsidR="00C131B6" w:rsidDel="00B138A6">
          <w:rPr>
            <w:rFonts w:ascii="Cambria" w:hAnsi="Cambria"/>
            <w:sz w:val="28"/>
            <w:szCs w:val="28"/>
          </w:rPr>
          <w:delText xml:space="preserve"> </w:delText>
        </w:r>
      </w:del>
      <w:r w:rsidR="00C131B6">
        <w:rPr>
          <w:rFonts w:ascii="Cambria" w:hAnsi="Cambria"/>
          <w:sz w:val="28"/>
          <w:szCs w:val="28"/>
        </w:rPr>
        <w:t xml:space="preserve">got back on the </w:t>
      </w:r>
      <w:r w:rsidR="006A1B8A">
        <w:rPr>
          <w:rFonts w:ascii="Cambria" w:hAnsi="Cambria"/>
          <w:sz w:val="28"/>
          <w:szCs w:val="28"/>
        </w:rPr>
        <w:t>bike</w:t>
      </w:r>
      <w:r w:rsidR="00C131B6">
        <w:rPr>
          <w:rFonts w:ascii="Cambria" w:hAnsi="Cambria"/>
          <w:sz w:val="28"/>
          <w:szCs w:val="28"/>
        </w:rPr>
        <w:t xml:space="preserve"> to burn it off.</w:t>
      </w:r>
    </w:p>
    <w:p w14:paraId="19E3EC87" w14:textId="32CC8309" w:rsidR="00077D87" w:rsidRDefault="00D75041" w:rsidP="008B4121">
      <w:pPr>
        <w:spacing w:line="360" w:lineRule="auto"/>
        <w:contextualSpacing/>
        <w:rPr>
          <w:ins w:id="22733" w:author="Claire S" w:date="2026-06-05T11:37:00Z" w16du:dateUtc="2026-06-05T10:37:00Z"/>
          <w:rFonts w:ascii="Cambria" w:hAnsi="Cambria"/>
          <w:sz w:val="28"/>
          <w:szCs w:val="28"/>
        </w:rPr>
      </w:pPr>
      <w:r>
        <w:rPr>
          <w:rFonts w:ascii="Cambria" w:hAnsi="Cambria"/>
          <w:sz w:val="28"/>
          <w:szCs w:val="28"/>
        </w:rPr>
        <w:tab/>
        <w:t>But none of it helped</w:t>
      </w:r>
      <w:ins w:id="22734" w:author="Daisy Watt" w:date="2026-06-23T18:10:00Z" w16du:dateUtc="2026-06-23T16:10:00Z">
        <w:r w:rsidR="00B138A6">
          <w:rPr>
            <w:rFonts w:ascii="Cambria" w:hAnsi="Cambria"/>
            <w:sz w:val="28"/>
            <w:szCs w:val="28"/>
          </w:rPr>
          <w:t>.</w:t>
        </w:r>
      </w:ins>
      <w:del w:id="22735" w:author="Daisy Watt" w:date="2026-06-23T18:10:00Z" w16du:dateUtc="2026-06-23T16:10:00Z">
        <w:r w:rsidR="0068249A" w:rsidDel="00B138A6">
          <w:rPr>
            <w:rFonts w:ascii="Cambria" w:hAnsi="Cambria"/>
            <w:sz w:val="28"/>
            <w:szCs w:val="28"/>
          </w:rPr>
          <w:delText>:</w:delText>
        </w:r>
      </w:del>
      <w:r w:rsidR="0068249A">
        <w:rPr>
          <w:rFonts w:ascii="Cambria" w:hAnsi="Cambria"/>
          <w:sz w:val="28"/>
          <w:szCs w:val="28"/>
        </w:rPr>
        <w:t xml:space="preserve"> </w:t>
      </w:r>
      <w:del w:id="22736" w:author="Daisy Watt" w:date="2026-06-23T18:11:00Z" w16du:dateUtc="2026-06-23T16:11:00Z">
        <w:r w:rsidR="0068249A" w:rsidDel="00B138A6">
          <w:rPr>
            <w:rFonts w:ascii="Cambria" w:hAnsi="Cambria"/>
            <w:sz w:val="28"/>
            <w:szCs w:val="28"/>
          </w:rPr>
          <w:delText>n</w:delText>
        </w:r>
      </w:del>
      <w:ins w:id="22737" w:author="Daisy Watt" w:date="2026-06-23T18:11:00Z" w16du:dateUtc="2026-06-23T16:11:00Z">
        <w:r w:rsidR="00B138A6">
          <w:rPr>
            <w:rFonts w:ascii="Cambria" w:hAnsi="Cambria"/>
            <w:sz w:val="28"/>
            <w:szCs w:val="28"/>
          </w:rPr>
          <w:t>N</w:t>
        </w:r>
      </w:ins>
      <w:r w:rsidR="0068249A">
        <w:rPr>
          <w:rFonts w:ascii="Cambria" w:hAnsi="Cambria"/>
          <w:sz w:val="28"/>
          <w:szCs w:val="28"/>
        </w:rPr>
        <w:t>ot one bit</w:t>
      </w:r>
      <w:r w:rsidR="00B638EA">
        <w:rPr>
          <w:rFonts w:ascii="Cambria" w:hAnsi="Cambria"/>
          <w:sz w:val="28"/>
          <w:szCs w:val="28"/>
        </w:rPr>
        <w:t xml:space="preserve">.  </w:t>
      </w:r>
    </w:p>
    <w:p w14:paraId="31162505" w14:textId="79A09875" w:rsidR="00077D87" w:rsidRDefault="00077D87" w:rsidP="008B4121">
      <w:pPr>
        <w:spacing w:line="360" w:lineRule="auto"/>
        <w:contextualSpacing/>
        <w:rPr>
          <w:ins w:id="22738" w:author="Claire S" w:date="2026-06-05T11:38:00Z" w16du:dateUtc="2026-06-05T10:38:00Z"/>
          <w:rFonts w:ascii="Cambria" w:hAnsi="Cambria"/>
          <w:sz w:val="28"/>
          <w:szCs w:val="28"/>
        </w:rPr>
      </w:pPr>
      <w:ins w:id="22739" w:author="Claire S" w:date="2026-06-05T11:37:00Z" w16du:dateUtc="2026-06-05T10:37:00Z">
        <w:r>
          <w:rPr>
            <w:rFonts w:ascii="Cambria" w:hAnsi="Cambria"/>
            <w:sz w:val="28"/>
            <w:szCs w:val="28"/>
          </w:rPr>
          <w:tab/>
          <w:t>S</w:t>
        </w:r>
      </w:ins>
      <w:ins w:id="22740" w:author="Claire S" w:date="2026-06-05T11:38:00Z" w16du:dateUtc="2026-06-05T10:38:00Z">
        <w:r>
          <w:rPr>
            <w:rFonts w:ascii="Cambria" w:hAnsi="Cambria"/>
            <w:sz w:val="28"/>
            <w:szCs w:val="28"/>
          </w:rPr>
          <w:t xml:space="preserve">he craved the </w:t>
        </w:r>
      </w:ins>
      <w:ins w:id="22741" w:author="Claire S" w:date="2026-06-05T23:38:00Z" w16du:dateUtc="2026-06-05T22:38:00Z">
        <w:r w:rsidR="005A13DA">
          <w:rPr>
            <w:rFonts w:ascii="Cambria" w:hAnsi="Cambria"/>
            <w:sz w:val="28"/>
            <w:szCs w:val="28"/>
          </w:rPr>
          <w:t>d</w:t>
        </w:r>
      </w:ins>
      <w:ins w:id="22742" w:author="Claire S" w:date="2026-06-05T23:39:00Z" w16du:dateUtc="2026-06-05T22:39:00Z">
        <w:r w:rsidR="005A13DA">
          <w:rPr>
            <w:rFonts w:ascii="Cambria" w:hAnsi="Cambria"/>
            <w:sz w:val="28"/>
            <w:szCs w:val="28"/>
          </w:rPr>
          <w:t xml:space="preserve">eadening </w:t>
        </w:r>
      </w:ins>
      <w:ins w:id="22743" w:author="Claire S" w:date="2026-06-05T11:38:00Z" w16du:dateUtc="2026-06-05T10:38:00Z">
        <w:r>
          <w:rPr>
            <w:rFonts w:ascii="Cambria" w:hAnsi="Cambria"/>
            <w:sz w:val="28"/>
            <w:szCs w:val="28"/>
          </w:rPr>
          <w:t xml:space="preserve">buzz of </w:t>
        </w:r>
      </w:ins>
      <w:ins w:id="22744" w:author="Claire S" w:date="2026-06-05T23:38:00Z" w16du:dateUtc="2026-06-05T22:38:00Z">
        <w:r w:rsidR="005A13DA">
          <w:rPr>
            <w:rFonts w:ascii="Cambria" w:hAnsi="Cambria"/>
            <w:sz w:val="28"/>
            <w:szCs w:val="28"/>
          </w:rPr>
          <w:t xml:space="preserve">downing </w:t>
        </w:r>
      </w:ins>
      <w:ins w:id="22745" w:author="Claire S" w:date="2026-06-05T11:38:00Z" w16du:dateUtc="2026-06-05T10:38:00Z">
        <w:r>
          <w:rPr>
            <w:rFonts w:ascii="Cambria" w:hAnsi="Cambria"/>
            <w:sz w:val="28"/>
            <w:szCs w:val="28"/>
          </w:rPr>
          <w:t>so much booze she couldn’t think.  She craved the strongest pills</w:t>
        </w:r>
      </w:ins>
      <w:ins w:id="22746" w:author="Claire S" w:date="2026-06-05T11:39:00Z" w16du:dateUtc="2026-06-05T10:39:00Z">
        <w:r>
          <w:rPr>
            <w:rFonts w:ascii="Cambria" w:hAnsi="Cambria"/>
            <w:sz w:val="28"/>
            <w:szCs w:val="28"/>
          </w:rPr>
          <w:t xml:space="preserve">; she craved the oblivion she’d sought when </w:t>
        </w:r>
      </w:ins>
      <w:ins w:id="22747" w:author="Claire S" w:date="2026-06-05T11:40:00Z" w16du:dateUtc="2026-06-05T10:40:00Z">
        <w:r>
          <w:rPr>
            <w:rFonts w:ascii="Cambria" w:hAnsi="Cambria"/>
            <w:sz w:val="28"/>
            <w:szCs w:val="28"/>
          </w:rPr>
          <w:t xml:space="preserve">her ex-husband </w:t>
        </w:r>
      </w:ins>
      <w:ins w:id="22748" w:author="Claire S" w:date="2026-06-05T11:39:00Z" w16du:dateUtc="2026-06-05T10:39:00Z">
        <w:r>
          <w:rPr>
            <w:rFonts w:ascii="Cambria" w:hAnsi="Cambria"/>
            <w:sz w:val="28"/>
            <w:szCs w:val="28"/>
          </w:rPr>
          <w:t xml:space="preserve">Simon had </w:t>
        </w:r>
      </w:ins>
      <w:ins w:id="22749" w:author="Claire S" w:date="2026-07-31T16:44:00Z" w16du:dateUtc="2026-07-31T15:44:00Z">
        <w:r w:rsidR="00CB7714">
          <w:rPr>
            <w:rFonts w:ascii="Cambria" w:hAnsi="Cambria"/>
            <w:sz w:val="28"/>
            <w:szCs w:val="28"/>
          </w:rPr>
          <w:t xml:space="preserve">hurt her so badly; had </w:t>
        </w:r>
      </w:ins>
      <w:ins w:id="22750" w:author="Claire S" w:date="2026-06-05T11:39:00Z" w16du:dateUtc="2026-06-05T10:39:00Z">
        <w:r>
          <w:rPr>
            <w:rFonts w:ascii="Cambria" w:hAnsi="Cambria"/>
            <w:sz w:val="28"/>
            <w:szCs w:val="28"/>
          </w:rPr>
          <w:t xml:space="preserve">turned out to be a </w:t>
        </w:r>
      </w:ins>
      <w:ins w:id="22751" w:author="Claire S" w:date="2026-07-31T16:44:00Z" w16du:dateUtc="2026-07-31T15:44:00Z">
        <w:r w:rsidR="00CB7714">
          <w:rPr>
            <w:rFonts w:ascii="Cambria" w:hAnsi="Cambria"/>
            <w:sz w:val="28"/>
            <w:szCs w:val="28"/>
          </w:rPr>
          <w:t>c</w:t>
        </w:r>
      </w:ins>
      <w:ins w:id="22752" w:author="Claire S" w:date="2026-06-05T11:39:00Z" w16du:dateUtc="2026-06-05T10:39:00Z">
        <w:r>
          <w:rPr>
            <w:rFonts w:ascii="Cambria" w:hAnsi="Cambria"/>
            <w:sz w:val="28"/>
            <w:szCs w:val="28"/>
          </w:rPr>
          <w:t>heat and a liar.</w:t>
        </w:r>
      </w:ins>
      <w:ins w:id="22753" w:author="Claire S" w:date="2026-07-31T16:44:00Z" w16du:dateUtc="2026-07-31T15:44:00Z">
        <w:r w:rsidR="00CB7714">
          <w:rPr>
            <w:rFonts w:ascii="Cambria" w:hAnsi="Cambria"/>
            <w:sz w:val="28"/>
            <w:szCs w:val="28"/>
          </w:rPr>
          <w:t xml:space="preserve"> Thank God Ruth had made her sign that pre-nup.</w:t>
        </w:r>
      </w:ins>
    </w:p>
    <w:p w14:paraId="50BA957C" w14:textId="0BA6A174" w:rsidR="00D75041" w:rsidRDefault="00B638EA">
      <w:pPr>
        <w:spacing w:line="360" w:lineRule="auto"/>
        <w:ind w:firstLine="720"/>
        <w:contextualSpacing/>
        <w:rPr>
          <w:rFonts w:ascii="Cambria" w:hAnsi="Cambria"/>
          <w:sz w:val="28"/>
          <w:szCs w:val="28"/>
        </w:rPr>
        <w:pPrChange w:id="22754" w:author="Claire S" w:date="2026-06-05T11:38:00Z" w16du:dateUtc="2026-06-05T10:38:00Z">
          <w:pPr>
            <w:spacing w:line="360" w:lineRule="auto"/>
            <w:contextualSpacing/>
          </w:pPr>
        </w:pPrChange>
      </w:pPr>
      <w:r>
        <w:rPr>
          <w:rFonts w:ascii="Cambria" w:hAnsi="Cambria"/>
          <w:sz w:val="28"/>
          <w:szCs w:val="28"/>
        </w:rPr>
        <w:t xml:space="preserve">At the front of </w:t>
      </w:r>
      <w:ins w:id="22755" w:author="Claire S" w:date="2026-06-05T11:39:00Z" w16du:dateUtc="2026-06-05T10:39:00Z">
        <w:r w:rsidR="00077D87">
          <w:rPr>
            <w:rFonts w:ascii="Cambria" w:hAnsi="Cambria"/>
            <w:sz w:val="28"/>
            <w:szCs w:val="28"/>
          </w:rPr>
          <w:t>Savannah</w:t>
        </w:r>
      </w:ins>
      <w:ins w:id="22756" w:author="Claire S" w:date="2026-06-05T11:40:00Z" w16du:dateUtc="2026-06-05T10:40:00Z">
        <w:r w:rsidR="00077D87">
          <w:rPr>
            <w:rFonts w:ascii="Cambria" w:hAnsi="Cambria"/>
            <w:sz w:val="28"/>
            <w:szCs w:val="28"/>
          </w:rPr>
          <w:t>’s</w:t>
        </w:r>
      </w:ins>
      <w:del w:id="22757" w:author="Claire S" w:date="2026-06-05T11:39:00Z" w16du:dateUtc="2026-06-05T10:39:00Z">
        <w:r w:rsidDel="00077D87">
          <w:rPr>
            <w:rFonts w:ascii="Cambria" w:hAnsi="Cambria"/>
            <w:sz w:val="28"/>
            <w:szCs w:val="28"/>
          </w:rPr>
          <w:delText>her</w:delText>
        </w:r>
      </w:del>
      <w:r>
        <w:rPr>
          <w:rFonts w:ascii="Cambria" w:hAnsi="Cambria"/>
          <w:sz w:val="28"/>
          <w:szCs w:val="28"/>
        </w:rPr>
        <w:t xml:space="preserve"> mind</w:t>
      </w:r>
      <w:r w:rsidR="002C0496">
        <w:rPr>
          <w:rFonts w:ascii="Cambria" w:hAnsi="Cambria"/>
          <w:sz w:val="28"/>
          <w:szCs w:val="28"/>
        </w:rPr>
        <w:t xml:space="preserve">, however fast she pedalled, </w:t>
      </w:r>
      <w:r>
        <w:rPr>
          <w:rFonts w:ascii="Cambria" w:hAnsi="Cambria"/>
          <w:sz w:val="28"/>
          <w:szCs w:val="28"/>
        </w:rPr>
        <w:t>was</w:t>
      </w:r>
      <w:r w:rsidR="00D75041">
        <w:rPr>
          <w:rFonts w:ascii="Cambria" w:hAnsi="Cambria"/>
          <w:sz w:val="28"/>
          <w:szCs w:val="28"/>
        </w:rPr>
        <w:t xml:space="preserve"> Dex, and </w:t>
      </w:r>
      <w:r>
        <w:rPr>
          <w:rFonts w:ascii="Cambria" w:hAnsi="Cambria"/>
          <w:sz w:val="28"/>
          <w:szCs w:val="28"/>
        </w:rPr>
        <w:t>at the back,</w:t>
      </w:r>
      <w:r w:rsidR="00D75041">
        <w:rPr>
          <w:rFonts w:ascii="Cambria" w:hAnsi="Cambria"/>
          <w:sz w:val="28"/>
          <w:szCs w:val="28"/>
        </w:rPr>
        <w:t xml:space="preserve"> </w:t>
      </w:r>
      <w:r w:rsidR="002C0496">
        <w:rPr>
          <w:rFonts w:ascii="Cambria" w:hAnsi="Cambria"/>
          <w:sz w:val="28"/>
          <w:szCs w:val="28"/>
        </w:rPr>
        <w:t xml:space="preserve">pounding after her like she was a deer in their sights, </w:t>
      </w:r>
      <w:del w:id="22758" w:author="Daisy Watt" w:date="2026-06-23T18:11:00Z" w16du:dateUtc="2026-06-23T16:11:00Z">
        <w:r w:rsidR="002C0496" w:rsidDel="00AA2393">
          <w:rPr>
            <w:rFonts w:ascii="Cambria" w:hAnsi="Cambria"/>
            <w:sz w:val="28"/>
            <w:szCs w:val="28"/>
          </w:rPr>
          <w:delText xml:space="preserve">the </w:delText>
        </w:r>
      </w:del>
      <w:r w:rsidR="002C0496">
        <w:rPr>
          <w:rFonts w:ascii="Cambria" w:hAnsi="Cambria"/>
          <w:sz w:val="28"/>
          <w:szCs w:val="28"/>
        </w:rPr>
        <w:t>thought</w:t>
      </w:r>
      <w:ins w:id="22759" w:author="Daisy Watt" w:date="2026-06-23T18:11:00Z" w16du:dateUtc="2026-06-23T16:11:00Z">
        <w:r w:rsidR="00AA2393">
          <w:rPr>
            <w:rFonts w:ascii="Cambria" w:hAnsi="Cambria"/>
            <w:sz w:val="28"/>
            <w:szCs w:val="28"/>
          </w:rPr>
          <w:t>s</w:t>
        </w:r>
      </w:ins>
      <w:r w:rsidR="002C0496">
        <w:rPr>
          <w:rFonts w:ascii="Cambria" w:hAnsi="Cambria"/>
          <w:sz w:val="28"/>
          <w:szCs w:val="28"/>
        </w:rPr>
        <w:t xml:space="preserve"> of </w:t>
      </w:r>
      <w:r w:rsidR="006A1B8A">
        <w:rPr>
          <w:rFonts w:ascii="Cambria" w:hAnsi="Cambria"/>
          <w:sz w:val="28"/>
          <w:szCs w:val="28"/>
        </w:rPr>
        <w:t xml:space="preserve">those </w:t>
      </w:r>
      <w:r w:rsidR="00D75041">
        <w:rPr>
          <w:rFonts w:ascii="Cambria" w:hAnsi="Cambria"/>
          <w:sz w:val="28"/>
          <w:szCs w:val="28"/>
        </w:rPr>
        <w:t>who wanted to hurt her.</w:t>
      </w:r>
    </w:p>
    <w:p w14:paraId="488B012F" w14:textId="7ED1FCC2" w:rsidR="002C0496" w:rsidRDefault="002C0496" w:rsidP="008B4121">
      <w:pPr>
        <w:spacing w:line="360" w:lineRule="auto"/>
        <w:contextualSpacing/>
        <w:rPr>
          <w:ins w:id="22760" w:author="Claire S" w:date="2026-06-05T11:38:00Z" w16du:dateUtc="2026-06-05T10:38:00Z"/>
          <w:rFonts w:ascii="Cambria" w:hAnsi="Cambria"/>
          <w:sz w:val="28"/>
          <w:szCs w:val="28"/>
        </w:rPr>
      </w:pPr>
      <w:r>
        <w:rPr>
          <w:rFonts w:ascii="Cambria" w:hAnsi="Cambria"/>
          <w:sz w:val="28"/>
          <w:szCs w:val="28"/>
        </w:rPr>
        <w:tab/>
      </w:r>
      <w:r w:rsidR="00151F08">
        <w:rPr>
          <w:rFonts w:ascii="Cambria" w:hAnsi="Cambria"/>
          <w:sz w:val="28"/>
          <w:szCs w:val="28"/>
        </w:rPr>
        <w:t xml:space="preserve">If only she had some idea </w:t>
      </w:r>
      <w:r>
        <w:rPr>
          <w:rFonts w:ascii="Cambria" w:hAnsi="Cambria"/>
          <w:sz w:val="28"/>
          <w:szCs w:val="28"/>
        </w:rPr>
        <w:t>who they were.</w:t>
      </w:r>
      <w:r w:rsidR="00E06E53">
        <w:rPr>
          <w:rFonts w:ascii="Cambria" w:hAnsi="Cambria"/>
          <w:sz w:val="28"/>
          <w:szCs w:val="28"/>
        </w:rPr>
        <w:t xml:space="preserve">  </w:t>
      </w:r>
      <w:r w:rsidR="003C04F4">
        <w:rPr>
          <w:rFonts w:ascii="Cambria" w:hAnsi="Cambria"/>
          <w:sz w:val="28"/>
          <w:szCs w:val="28"/>
        </w:rPr>
        <w:t>Her survival instinct was kicking in now, because she knew that if</w:t>
      </w:r>
      <w:r w:rsidR="00E06E53">
        <w:rPr>
          <w:rFonts w:ascii="Cambria" w:hAnsi="Cambria"/>
          <w:sz w:val="28"/>
          <w:szCs w:val="28"/>
        </w:rPr>
        <w:t xml:space="preserve"> she didn’t find out soon, </w:t>
      </w:r>
      <w:del w:id="22761" w:author="Claire S" w:date="2026-06-05T23:39:00Z" w16du:dateUtc="2026-06-05T22:39:00Z">
        <w:r w:rsidR="00E06E53" w:rsidDel="00E52188">
          <w:rPr>
            <w:rFonts w:ascii="Cambria" w:hAnsi="Cambria"/>
            <w:sz w:val="28"/>
            <w:szCs w:val="28"/>
          </w:rPr>
          <w:delText xml:space="preserve">she was scared </w:delText>
        </w:r>
      </w:del>
      <w:r w:rsidR="00E06E53">
        <w:rPr>
          <w:rFonts w:ascii="Cambria" w:hAnsi="Cambria"/>
          <w:sz w:val="28"/>
          <w:szCs w:val="28"/>
        </w:rPr>
        <w:t>she’d end up like Dex and Violet.</w:t>
      </w:r>
      <w:r w:rsidR="00151F08">
        <w:rPr>
          <w:rFonts w:ascii="Cambria" w:hAnsi="Cambria"/>
          <w:sz w:val="28"/>
          <w:szCs w:val="28"/>
        </w:rPr>
        <w:t xml:space="preserve">  </w:t>
      </w:r>
      <w:r w:rsidR="007737C4">
        <w:rPr>
          <w:rFonts w:ascii="Cambria" w:hAnsi="Cambria"/>
          <w:sz w:val="28"/>
          <w:szCs w:val="28"/>
        </w:rPr>
        <w:t>Stone d</w:t>
      </w:r>
      <w:r w:rsidR="00151F08">
        <w:rPr>
          <w:rFonts w:ascii="Cambria" w:hAnsi="Cambria"/>
          <w:sz w:val="28"/>
          <w:szCs w:val="28"/>
        </w:rPr>
        <w:t>ead.</w:t>
      </w:r>
      <w:ins w:id="22762" w:author="Claire S" w:date="2026-06-05T11:38:00Z" w16du:dateUtc="2026-06-05T10:38:00Z">
        <w:r w:rsidR="00077D87">
          <w:rPr>
            <w:rFonts w:ascii="Cambria" w:hAnsi="Cambria"/>
            <w:sz w:val="28"/>
            <w:szCs w:val="28"/>
          </w:rPr>
          <w:t xml:space="preserve">  Her attempt with Clara to work out who might </w:t>
        </w:r>
      </w:ins>
      <w:ins w:id="22763" w:author="Claire S" w:date="2026-06-05T11:39:00Z" w16du:dateUtc="2026-06-05T10:39:00Z">
        <w:r w:rsidR="00077D87">
          <w:rPr>
            <w:rFonts w:ascii="Cambria" w:hAnsi="Cambria"/>
            <w:sz w:val="28"/>
            <w:szCs w:val="28"/>
          </w:rPr>
          <w:t>be doing this had led to nothing.</w:t>
        </w:r>
      </w:ins>
      <w:ins w:id="22764" w:author="Claire S" w:date="2026-06-05T11:40:00Z" w16du:dateUtc="2026-06-05T10:40:00Z">
        <w:r w:rsidR="00077D87">
          <w:rPr>
            <w:rFonts w:ascii="Cambria" w:hAnsi="Cambria"/>
            <w:sz w:val="28"/>
            <w:szCs w:val="28"/>
          </w:rPr>
          <w:t xml:space="preserve"> She liked Clara, but she clearly knew no more than Savannah did – and the ticking clock was</w:t>
        </w:r>
      </w:ins>
      <w:ins w:id="22765" w:author="Claire S" w:date="2026-06-05T12:04:00Z" w16du:dateUtc="2026-06-05T11:04:00Z">
        <w:r w:rsidR="006E333C">
          <w:rPr>
            <w:rFonts w:ascii="Cambria" w:hAnsi="Cambria"/>
            <w:sz w:val="28"/>
            <w:szCs w:val="28"/>
          </w:rPr>
          <w:t xml:space="preserve"> almost</w:t>
        </w:r>
      </w:ins>
      <w:ins w:id="22766" w:author="Claire S" w:date="2026-06-05T11:40:00Z" w16du:dateUtc="2026-06-05T10:40:00Z">
        <w:r w:rsidR="00077D87">
          <w:rPr>
            <w:rFonts w:ascii="Cambria" w:hAnsi="Cambria"/>
            <w:sz w:val="28"/>
            <w:szCs w:val="28"/>
          </w:rPr>
          <w:t xml:space="preserve"> out of time on the latest versio</w:t>
        </w:r>
      </w:ins>
      <w:ins w:id="22767" w:author="Claire S" w:date="2026-06-05T12:03:00Z" w16du:dateUtc="2026-06-05T11:03:00Z">
        <w:r w:rsidR="002F0364">
          <w:rPr>
            <w:rFonts w:ascii="Cambria" w:hAnsi="Cambria"/>
            <w:sz w:val="28"/>
            <w:szCs w:val="28"/>
          </w:rPr>
          <w:t>n</w:t>
        </w:r>
      </w:ins>
      <w:ins w:id="22768" w:author="Claire S" w:date="2026-06-05T11:40:00Z" w16du:dateUtc="2026-06-05T10:40:00Z">
        <w:r w:rsidR="00077D87">
          <w:rPr>
            <w:rFonts w:ascii="Cambria" w:hAnsi="Cambria"/>
            <w:sz w:val="28"/>
            <w:szCs w:val="28"/>
          </w:rPr>
          <w:t xml:space="preserve"> of the List.</w:t>
        </w:r>
      </w:ins>
    </w:p>
    <w:p w14:paraId="3B647122" w14:textId="13FE58C2" w:rsidR="00077D87" w:rsidRDefault="00077D87">
      <w:pPr>
        <w:spacing w:line="360" w:lineRule="auto"/>
        <w:ind w:firstLine="720"/>
        <w:contextualSpacing/>
        <w:rPr>
          <w:ins w:id="22769" w:author="Claire S" w:date="2026-06-05T11:38:00Z" w16du:dateUtc="2026-06-05T10:38:00Z"/>
          <w:rFonts w:ascii="Cambria" w:hAnsi="Cambria"/>
          <w:sz w:val="28"/>
          <w:szCs w:val="28"/>
        </w:rPr>
        <w:pPrChange w:id="22770" w:author="Claire S" w:date="2026-06-05T11:38:00Z" w16du:dateUtc="2026-06-05T10:38:00Z">
          <w:pPr>
            <w:spacing w:line="360" w:lineRule="auto"/>
            <w:contextualSpacing/>
          </w:pPr>
        </w:pPrChange>
      </w:pPr>
      <w:ins w:id="22771" w:author="Claire S" w:date="2026-06-05T11:38:00Z" w16du:dateUtc="2026-06-05T10:38:00Z">
        <w:r>
          <w:rPr>
            <w:rFonts w:ascii="Cambria" w:hAnsi="Cambria"/>
            <w:sz w:val="28"/>
            <w:szCs w:val="28"/>
          </w:rPr>
          <w:t>S</w:t>
        </w:r>
      </w:ins>
      <w:ins w:id="22772" w:author="Claire S" w:date="2026-06-05T11:40:00Z" w16du:dateUtc="2026-06-05T10:40:00Z">
        <w:r>
          <w:rPr>
            <w:rFonts w:ascii="Cambria" w:hAnsi="Cambria"/>
            <w:sz w:val="28"/>
            <w:szCs w:val="28"/>
          </w:rPr>
          <w:t>avannah got off the bike</w:t>
        </w:r>
      </w:ins>
      <w:ins w:id="22773" w:author="Claire S" w:date="2026-06-05T23:39:00Z" w16du:dateUtc="2026-06-05T22:39:00Z">
        <w:r w:rsidR="00E52188">
          <w:rPr>
            <w:rFonts w:ascii="Cambria" w:hAnsi="Cambria"/>
            <w:sz w:val="28"/>
            <w:szCs w:val="28"/>
          </w:rPr>
          <w:t xml:space="preserve">, poured a </w:t>
        </w:r>
      </w:ins>
      <w:ins w:id="22774" w:author="Claire S" w:date="2026-07-31T16:45:00Z" w16du:dateUtc="2026-07-31T15:45:00Z">
        <w:r w:rsidR="00CB7714">
          <w:rPr>
            <w:rFonts w:ascii="Cambria" w:hAnsi="Cambria"/>
            <w:sz w:val="28"/>
            <w:szCs w:val="28"/>
          </w:rPr>
          <w:t xml:space="preserve">triple </w:t>
        </w:r>
      </w:ins>
      <w:ins w:id="22775" w:author="Claire S" w:date="2026-06-05T23:39:00Z" w16du:dateUtc="2026-06-05T22:39:00Z">
        <w:r w:rsidR="00E52188">
          <w:rPr>
            <w:rFonts w:ascii="Cambria" w:hAnsi="Cambria"/>
            <w:sz w:val="28"/>
            <w:szCs w:val="28"/>
          </w:rPr>
          <w:t>straight vodka</w:t>
        </w:r>
      </w:ins>
      <w:ins w:id="22776" w:author="Claire S" w:date="2026-06-05T14:52:00Z" w16du:dateUtc="2026-06-05T13:52:00Z">
        <w:r w:rsidR="003735AC">
          <w:rPr>
            <w:rFonts w:ascii="Cambria" w:hAnsi="Cambria"/>
            <w:sz w:val="28"/>
            <w:szCs w:val="28"/>
          </w:rPr>
          <w:t xml:space="preserve"> and searched for her </w:t>
        </w:r>
      </w:ins>
      <w:ins w:id="22777" w:author="Claire S" w:date="2026-06-05T11:38:00Z" w16du:dateUtc="2026-06-05T10:38:00Z">
        <w:r>
          <w:rPr>
            <w:rFonts w:ascii="Cambria" w:hAnsi="Cambria"/>
            <w:sz w:val="28"/>
            <w:szCs w:val="28"/>
          </w:rPr>
          <w:t>private doctor</w:t>
        </w:r>
      </w:ins>
      <w:ins w:id="22778" w:author="Claire S" w:date="2026-06-05T14:52:00Z" w16du:dateUtc="2026-06-05T13:52:00Z">
        <w:r w:rsidR="003735AC">
          <w:rPr>
            <w:rFonts w:ascii="Cambria" w:hAnsi="Cambria"/>
            <w:sz w:val="28"/>
            <w:szCs w:val="28"/>
          </w:rPr>
          <w:t>’s number, to ask</w:t>
        </w:r>
      </w:ins>
      <w:ins w:id="22779" w:author="Claire S" w:date="2026-06-05T11:38:00Z" w16du:dateUtc="2026-06-05T10:38:00Z">
        <w:r>
          <w:rPr>
            <w:rFonts w:ascii="Cambria" w:hAnsi="Cambria"/>
            <w:sz w:val="28"/>
            <w:szCs w:val="28"/>
          </w:rPr>
          <w:t xml:space="preserve"> for a Xanax prescription.</w:t>
        </w:r>
      </w:ins>
      <w:ins w:id="22780" w:author="Claire S" w:date="2026-06-05T11:40:00Z" w16du:dateUtc="2026-06-05T10:40:00Z">
        <w:r>
          <w:rPr>
            <w:rFonts w:ascii="Cambria" w:hAnsi="Cambria"/>
            <w:sz w:val="28"/>
            <w:szCs w:val="28"/>
          </w:rPr>
          <w:t xml:space="preserve">  </w:t>
        </w:r>
      </w:ins>
      <w:ins w:id="22781" w:author="Claire S" w:date="2026-06-05T12:04:00Z" w16du:dateUtc="2026-06-05T11:04:00Z">
        <w:r w:rsidR="006E333C">
          <w:rPr>
            <w:rFonts w:ascii="Cambria" w:hAnsi="Cambria"/>
            <w:sz w:val="28"/>
            <w:szCs w:val="28"/>
          </w:rPr>
          <w:t>B</w:t>
        </w:r>
      </w:ins>
      <w:ins w:id="22782" w:author="Claire S" w:date="2026-06-05T11:41:00Z" w16du:dateUtc="2026-06-05T10:41:00Z">
        <w:r>
          <w:rPr>
            <w:rFonts w:ascii="Cambria" w:hAnsi="Cambria"/>
            <w:sz w:val="28"/>
            <w:szCs w:val="28"/>
          </w:rPr>
          <w:t>eing sensible</w:t>
        </w:r>
      </w:ins>
      <w:ins w:id="22783" w:author="Claire S" w:date="2026-06-05T12:04:00Z" w16du:dateUtc="2026-06-05T11:04:00Z">
        <w:r w:rsidR="006E333C">
          <w:rPr>
            <w:rFonts w:ascii="Cambria" w:hAnsi="Cambria"/>
            <w:sz w:val="28"/>
            <w:szCs w:val="28"/>
          </w:rPr>
          <w:t xml:space="preserve"> be damned</w:t>
        </w:r>
      </w:ins>
      <w:ins w:id="22784" w:author="Claire S" w:date="2026-06-05T11:41:00Z" w16du:dateUtc="2026-06-05T10:41:00Z">
        <w:r>
          <w:rPr>
            <w:rFonts w:ascii="Cambria" w:hAnsi="Cambria"/>
            <w:sz w:val="28"/>
            <w:szCs w:val="28"/>
          </w:rPr>
          <w:t>.</w:t>
        </w:r>
      </w:ins>
    </w:p>
    <w:p w14:paraId="31C7A52A" w14:textId="77777777" w:rsidR="00077D87" w:rsidRDefault="00077D87" w:rsidP="008B4121">
      <w:pPr>
        <w:spacing w:line="360" w:lineRule="auto"/>
        <w:contextualSpacing/>
        <w:rPr>
          <w:rFonts w:ascii="Cambria" w:hAnsi="Cambria"/>
          <w:sz w:val="28"/>
          <w:szCs w:val="28"/>
        </w:rPr>
      </w:pPr>
    </w:p>
    <w:p w14:paraId="458F7F04" w14:textId="77777777" w:rsidR="006A1B8A" w:rsidRDefault="006A1B8A" w:rsidP="008B4121">
      <w:pPr>
        <w:spacing w:line="360" w:lineRule="auto"/>
        <w:contextualSpacing/>
        <w:rPr>
          <w:rFonts w:ascii="Cambria" w:hAnsi="Cambria"/>
          <w:sz w:val="28"/>
          <w:szCs w:val="28"/>
        </w:rPr>
      </w:pPr>
    </w:p>
    <w:p w14:paraId="4B7584EF" w14:textId="77777777" w:rsidR="00B638EA" w:rsidRDefault="00B638EA" w:rsidP="008B4121">
      <w:pPr>
        <w:spacing w:line="360" w:lineRule="auto"/>
        <w:contextualSpacing/>
        <w:rPr>
          <w:rFonts w:ascii="Cambria" w:hAnsi="Cambria"/>
          <w:sz w:val="28"/>
          <w:szCs w:val="28"/>
        </w:rPr>
      </w:pPr>
    </w:p>
    <w:p w14:paraId="316FD020" w14:textId="77777777" w:rsidR="00C546B8" w:rsidRDefault="00C546B8" w:rsidP="008B4121">
      <w:pPr>
        <w:spacing w:line="360" w:lineRule="auto"/>
        <w:contextualSpacing/>
        <w:rPr>
          <w:rFonts w:ascii="Cambria" w:hAnsi="Cambria"/>
          <w:sz w:val="28"/>
          <w:szCs w:val="28"/>
        </w:rPr>
      </w:pPr>
    </w:p>
    <w:p w14:paraId="19018EB4" w14:textId="77777777" w:rsidR="00C546B8" w:rsidRDefault="00C546B8" w:rsidP="008B4121">
      <w:pPr>
        <w:spacing w:line="360" w:lineRule="auto"/>
        <w:contextualSpacing/>
        <w:rPr>
          <w:rFonts w:ascii="Cambria" w:hAnsi="Cambria"/>
          <w:sz w:val="28"/>
          <w:szCs w:val="28"/>
        </w:rPr>
      </w:pPr>
    </w:p>
    <w:p w14:paraId="176A4219" w14:textId="77777777" w:rsidR="00C546B8" w:rsidRDefault="00C546B8" w:rsidP="008B4121">
      <w:pPr>
        <w:spacing w:line="360" w:lineRule="auto"/>
        <w:contextualSpacing/>
        <w:rPr>
          <w:rFonts w:ascii="Cambria" w:hAnsi="Cambria"/>
          <w:sz w:val="28"/>
          <w:szCs w:val="28"/>
        </w:rPr>
      </w:pPr>
    </w:p>
    <w:p w14:paraId="752C703D" w14:textId="77777777" w:rsidR="00C546B8" w:rsidRDefault="00C546B8" w:rsidP="008B4121">
      <w:pPr>
        <w:spacing w:line="360" w:lineRule="auto"/>
        <w:contextualSpacing/>
        <w:rPr>
          <w:rFonts w:ascii="Cambria" w:hAnsi="Cambria"/>
          <w:sz w:val="28"/>
          <w:szCs w:val="28"/>
        </w:rPr>
      </w:pPr>
    </w:p>
    <w:p w14:paraId="1765A450" w14:textId="77777777" w:rsidR="00C546B8" w:rsidRDefault="00C546B8" w:rsidP="008B4121">
      <w:pPr>
        <w:spacing w:line="360" w:lineRule="auto"/>
        <w:contextualSpacing/>
        <w:rPr>
          <w:rFonts w:ascii="Cambria" w:hAnsi="Cambria"/>
          <w:sz w:val="28"/>
          <w:szCs w:val="28"/>
        </w:rPr>
      </w:pPr>
    </w:p>
    <w:p w14:paraId="62FAC234" w14:textId="77777777" w:rsidR="003C04F4" w:rsidRDefault="003C04F4" w:rsidP="00B638EA">
      <w:pPr>
        <w:spacing w:line="360" w:lineRule="auto"/>
        <w:contextualSpacing/>
        <w:rPr>
          <w:rFonts w:ascii="Cambria" w:hAnsi="Cambria"/>
          <w:sz w:val="28"/>
          <w:szCs w:val="28"/>
        </w:rPr>
      </w:pPr>
    </w:p>
    <w:p w14:paraId="1D8EDEE3" w14:textId="77777777" w:rsidR="003C04F4" w:rsidRDefault="003C04F4" w:rsidP="00B638EA">
      <w:pPr>
        <w:spacing w:line="360" w:lineRule="auto"/>
        <w:contextualSpacing/>
        <w:rPr>
          <w:rFonts w:ascii="Cambria" w:hAnsi="Cambria"/>
          <w:sz w:val="28"/>
          <w:szCs w:val="28"/>
        </w:rPr>
      </w:pPr>
    </w:p>
    <w:p w14:paraId="3AC1DF98" w14:textId="77777777" w:rsidR="003C04F4" w:rsidRDefault="003C04F4" w:rsidP="00B638EA">
      <w:pPr>
        <w:spacing w:line="360" w:lineRule="auto"/>
        <w:contextualSpacing/>
        <w:rPr>
          <w:rFonts w:ascii="Cambria" w:hAnsi="Cambria"/>
          <w:sz w:val="28"/>
          <w:szCs w:val="28"/>
        </w:rPr>
      </w:pPr>
    </w:p>
    <w:p w14:paraId="66657DBF" w14:textId="77777777" w:rsidR="003C04F4" w:rsidRDefault="003C04F4" w:rsidP="00B638EA">
      <w:pPr>
        <w:spacing w:line="360" w:lineRule="auto"/>
        <w:contextualSpacing/>
        <w:rPr>
          <w:ins w:id="22785" w:author="Claire S" w:date="2026-07-31T16:35:00Z" w16du:dateUtc="2026-07-31T15:35:00Z"/>
          <w:rFonts w:ascii="Cambria" w:hAnsi="Cambria"/>
          <w:sz w:val="28"/>
          <w:szCs w:val="28"/>
        </w:rPr>
      </w:pPr>
    </w:p>
    <w:p w14:paraId="474C4978" w14:textId="77777777" w:rsidR="00F25085" w:rsidRDefault="00F25085" w:rsidP="00B638EA">
      <w:pPr>
        <w:spacing w:line="360" w:lineRule="auto"/>
        <w:contextualSpacing/>
        <w:rPr>
          <w:ins w:id="22786" w:author="Claire S" w:date="2026-07-31T16:35:00Z" w16du:dateUtc="2026-07-31T15:35:00Z"/>
          <w:rFonts w:ascii="Cambria" w:hAnsi="Cambria"/>
          <w:sz w:val="28"/>
          <w:szCs w:val="28"/>
        </w:rPr>
      </w:pPr>
    </w:p>
    <w:p w14:paraId="4F796650" w14:textId="77777777" w:rsidR="00F25085" w:rsidRDefault="00F25085" w:rsidP="00B638EA">
      <w:pPr>
        <w:spacing w:line="360" w:lineRule="auto"/>
        <w:contextualSpacing/>
        <w:rPr>
          <w:ins w:id="22787" w:author="Claire S" w:date="2026-07-31T16:35:00Z" w16du:dateUtc="2026-07-31T15:35:00Z"/>
          <w:rFonts w:ascii="Cambria" w:hAnsi="Cambria"/>
          <w:sz w:val="28"/>
          <w:szCs w:val="28"/>
        </w:rPr>
      </w:pPr>
    </w:p>
    <w:p w14:paraId="3E6E0DC1" w14:textId="77777777" w:rsidR="00F25085" w:rsidRDefault="00F25085" w:rsidP="00B638EA">
      <w:pPr>
        <w:spacing w:line="360" w:lineRule="auto"/>
        <w:contextualSpacing/>
        <w:rPr>
          <w:ins w:id="22788" w:author="Claire S" w:date="2026-07-31T16:35:00Z" w16du:dateUtc="2026-07-31T15:35:00Z"/>
          <w:rFonts w:ascii="Cambria" w:hAnsi="Cambria"/>
          <w:sz w:val="28"/>
          <w:szCs w:val="28"/>
        </w:rPr>
      </w:pPr>
    </w:p>
    <w:p w14:paraId="2380699C" w14:textId="77777777" w:rsidR="00F25085" w:rsidRDefault="00F25085" w:rsidP="00B638EA">
      <w:pPr>
        <w:spacing w:line="360" w:lineRule="auto"/>
        <w:contextualSpacing/>
        <w:rPr>
          <w:ins w:id="22789" w:author="Claire S" w:date="2026-07-31T16:35:00Z" w16du:dateUtc="2026-07-31T15:35:00Z"/>
          <w:rFonts w:ascii="Cambria" w:hAnsi="Cambria"/>
          <w:sz w:val="28"/>
          <w:szCs w:val="28"/>
        </w:rPr>
      </w:pPr>
    </w:p>
    <w:p w14:paraId="56D93456" w14:textId="77777777" w:rsidR="00F25085" w:rsidRDefault="00F25085" w:rsidP="00B638EA">
      <w:pPr>
        <w:spacing w:line="360" w:lineRule="auto"/>
        <w:contextualSpacing/>
        <w:rPr>
          <w:ins w:id="22790" w:author="Claire S" w:date="2026-07-31T16:35:00Z" w16du:dateUtc="2026-07-31T15:35:00Z"/>
          <w:rFonts w:ascii="Cambria" w:hAnsi="Cambria"/>
          <w:sz w:val="28"/>
          <w:szCs w:val="28"/>
        </w:rPr>
      </w:pPr>
    </w:p>
    <w:p w14:paraId="39CE167A" w14:textId="77777777" w:rsidR="00F25085" w:rsidRDefault="00F25085" w:rsidP="00B638EA">
      <w:pPr>
        <w:spacing w:line="360" w:lineRule="auto"/>
        <w:contextualSpacing/>
        <w:rPr>
          <w:ins w:id="22791" w:author="Claire S" w:date="2026-07-31T16:35:00Z" w16du:dateUtc="2026-07-31T15:35:00Z"/>
          <w:rFonts w:ascii="Cambria" w:hAnsi="Cambria"/>
          <w:sz w:val="28"/>
          <w:szCs w:val="28"/>
        </w:rPr>
      </w:pPr>
    </w:p>
    <w:p w14:paraId="05E928AD" w14:textId="77777777" w:rsidR="00F25085" w:rsidRDefault="00F25085" w:rsidP="00B638EA">
      <w:pPr>
        <w:spacing w:line="360" w:lineRule="auto"/>
        <w:contextualSpacing/>
        <w:rPr>
          <w:ins w:id="22792" w:author="Claire S" w:date="2026-07-31T16:35:00Z" w16du:dateUtc="2026-07-31T15:35:00Z"/>
          <w:rFonts w:ascii="Cambria" w:hAnsi="Cambria"/>
          <w:sz w:val="28"/>
          <w:szCs w:val="28"/>
        </w:rPr>
      </w:pPr>
    </w:p>
    <w:p w14:paraId="52A20803" w14:textId="77777777" w:rsidR="00F25085" w:rsidRDefault="00F25085" w:rsidP="00B638EA">
      <w:pPr>
        <w:spacing w:line="360" w:lineRule="auto"/>
        <w:contextualSpacing/>
        <w:rPr>
          <w:ins w:id="22793" w:author="Claire S" w:date="2026-07-31T16:35:00Z" w16du:dateUtc="2026-07-31T15:35:00Z"/>
          <w:rFonts w:ascii="Cambria" w:hAnsi="Cambria"/>
          <w:sz w:val="28"/>
          <w:szCs w:val="28"/>
        </w:rPr>
      </w:pPr>
    </w:p>
    <w:p w14:paraId="6436400F" w14:textId="77777777" w:rsidR="00F25085" w:rsidRDefault="00F25085" w:rsidP="00B638EA">
      <w:pPr>
        <w:spacing w:line="360" w:lineRule="auto"/>
        <w:contextualSpacing/>
        <w:rPr>
          <w:rFonts w:ascii="Cambria" w:hAnsi="Cambria"/>
          <w:sz w:val="28"/>
          <w:szCs w:val="28"/>
        </w:rPr>
      </w:pPr>
    </w:p>
    <w:p w14:paraId="3C0E0374" w14:textId="69E9DC67" w:rsidR="003C04F4" w:rsidDel="00E52188" w:rsidRDefault="003C04F4" w:rsidP="00B638EA">
      <w:pPr>
        <w:spacing w:line="360" w:lineRule="auto"/>
        <w:contextualSpacing/>
        <w:rPr>
          <w:del w:id="22794" w:author="Claire S" w:date="2026-06-05T23:39:00Z" w16du:dateUtc="2026-06-05T22:39:00Z"/>
          <w:rFonts w:ascii="Cambria" w:hAnsi="Cambria"/>
          <w:sz w:val="28"/>
          <w:szCs w:val="28"/>
        </w:rPr>
      </w:pPr>
    </w:p>
    <w:p w14:paraId="46A2CFC1" w14:textId="4BB95B9F" w:rsidR="003C04F4" w:rsidDel="00E52188" w:rsidRDefault="003C04F4" w:rsidP="00B638EA">
      <w:pPr>
        <w:spacing w:line="360" w:lineRule="auto"/>
        <w:contextualSpacing/>
        <w:rPr>
          <w:del w:id="22795" w:author="Claire S" w:date="2026-06-05T23:39:00Z" w16du:dateUtc="2026-06-05T22:39:00Z"/>
          <w:rFonts w:ascii="Cambria" w:hAnsi="Cambria"/>
          <w:sz w:val="28"/>
          <w:szCs w:val="28"/>
        </w:rPr>
      </w:pPr>
    </w:p>
    <w:p w14:paraId="3147C19E" w14:textId="691CE53A" w:rsidR="003C04F4" w:rsidDel="00077D87" w:rsidRDefault="003C04F4" w:rsidP="00B638EA">
      <w:pPr>
        <w:spacing w:line="360" w:lineRule="auto"/>
        <w:contextualSpacing/>
        <w:rPr>
          <w:del w:id="22796" w:author="Claire S" w:date="2026-06-05T11:41:00Z" w16du:dateUtc="2026-06-05T10:41:00Z"/>
          <w:rFonts w:ascii="Cambria" w:hAnsi="Cambria"/>
          <w:sz w:val="28"/>
          <w:szCs w:val="28"/>
        </w:rPr>
      </w:pPr>
    </w:p>
    <w:p w14:paraId="08E8BB7F" w14:textId="1492C9C6" w:rsidR="003C04F4" w:rsidDel="00077D87" w:rsidRDefault="003C04F4" w:rsidP="00B638EA">
      <w:pPr>
        <w:spacing w:line="360" w:lineRule="auto"/>
        <w:contextualSpacing/>
        <w:rPr>
          <w:del w:id="22797" w:author="Claire S" w:date="2026-06-05T11:41:00Z" w16du:dateUtc="2026-06-05T10:41:00Z"/>
          <w:rFonts w:ascii="Cambria" w:hAnsi="Cambria"/>
          <w:sz w:val="28"/>
          <w:szCs w:val="28"/>
        </w:rPr>
      </w:pPr>
    </w:p>
    <w:p w14:paraId="0295CAEF" w14:textId="5E537364" w:rsidR="003C04F4" w:rsidDel="00077D87" w:rsidRDefault="003C04F4" w:rsidP="00B638EA">
      <w:pPr>
        <w:spacing w:line="360" w:lineRule="auto"/>
        <w:contextualSpacing/>
        <w:rPr>
          <w:del w:id="22798" w:author="Claire S" w:date="2026-06-05T11:41:00Z" w16du:dateUtc="2026-06-05T10:41:00Z"/>
          <w:rFonts w:ascii="Cambria" w:hAnsi="Cambria"/>
          <w:sz w:val="28"/>
          <w:szCs w:val="28"/>
        </w:rPr>
      </w:pPr>
    </w:p>
    <w:p w14:paraId="02617169" w14:textId="427EA197" w:rsidR="003C04F4" w:rsidDel="00077D87" w:rsidRDefault="003C04F4" w:rsidP="00B638EA">
      <w:pPr>
        <w:spacing w:line="360" w:lineRule="auto"/>
        <w:contextualSpacing/>
        <w:rPr>
          <w:del w:id="22799" w:author="Claire S" w:date="2026-06-05T11:41:00Z" w16du:dateUtc="2026-06-05T10:41:00Z"/>
          <w:rFonts w:ascii="Cambria" w:hAnsi="Cambria"/>
          <w:sz w:val="28"/>
          <w:szCs w:val="28"/>
        </w:rPr>
      </w:pPr>
    </w:p>
    <w:p w14:paraId="4B128F3D" w14:textId="1C0EF1A8" w:rsidR="003C04F4" w:rsidDel="00077D87" w:rsidRDefault="003C04F4" w:rsidP="00B638EA">
      <w:pPr>
        <w:spacing w:line="360" w:lineRule="auto"/>
        <w:contextualSpacing/>
        <w:rPr>
          <w:del w:id="22800" w:author="Claire S" w:date="2026-06-05T11:39:00Z" w16du:dateUtc="2026-06-05T10:39:00Z"/>
          <w:rFonts w:ascii="Cambria" w:hAnsi="Cambria"/>
          <w:sz w:val="28"/>
          <w:szCs w:val="28"/>
        </w:rPr>
      </w:pPr>
    </w:p>
    <w:p w14:paraId="0A84AE74" w14:textId="0459724E" w:rsidR="003C04F4" w:rsidDel="00077D87" w:rsidRDefault="003C04F4" w:rsidP="00B638EA">
      <w:pPr>
        <w:spacing w:line="360" w:lineRule="auto"/>
        <w:contextualSpacing/>
        <w:rPr>
          <w:del w:id="22801" w:author="Claire S" w:date="2026-06-05T11:39:00Z" w16du:dateUtc="2026-06-05T10:39:00Z"/>
          <w:rFonts w:ascii="Cambria" w:hAnsi="Cambria"/>
          <w:sz w:val="28"/>
          <w:szCs w:val="28"/>
        </w:rPr>
      </w:pPr>
    </w:p>
    <w:p w14:paraId="6C17BDE1" w14:textId="6C594388" w:rsidR="00B638EA" w:rsidRDefault="00B638EA" w:rsidP="00B638EA">
      <w:pPr>
        <w:spacing w:line="360" w:lineRule="auto"/>
        <w:contextualSpacing/>
        <w:rPr>
          <w:ins w:id="22802" w:author="Claire S" w:date="2026-07-31T16:45:00Z" w16du:dateUtc="2026-07-31T15:45:00Z"/>
          <w:rFonts w:ascii="Cambria" w:hAnsi="Cambria"/>
          <w:b/>
          <w:color w:val="000000" w:themeColor="text1"/>
          <w:sz w:val="28"/>
          <w:szCs w:val="28"/>
        </w:rPr>
      </w:pPr>
      <w:r w:rsidRPr="00C2578C">
        <w:rPr>
          <w:rFonts w:ascii="Cambria" w:hAnsi="Cambria"/>
          <w:b/>
          <w:color w:val="000000" w:themeColor="text1"/>
          <w:sz w:val="28"/>
          <w:szCs w:val="28"/>
        </w:rPr>
        <w:t xml:space="preserve">CHAPTER </w:t>
      </w:r>
      <w:del w:id="22803" w:author="Daisy Watt" w:date="2026-06-23T05:39:00Z" w16du:dateUtc="2026-06-23T03:39:00Z">
        <w:r w:rsidR="00381131" w:rsidDel="005E1B34">
          <w:rPr>
            <w:rFonts w:ascii="Cambria" w:hAnsi="Cambria"/>
            <w:b/>
            <w:color w:val="000000" w:themeColor="text1"/>
            <w:sz w:val="28"/>
            <w:szCs w:val="28"/>
          </w:rPr>
          <w:delText>5</w:delText>
        </w:r>
        <w:r w:rsidR="00C43C61" w:rsidDel="005E1B34">
          <w:rPr>
            <w:rFonts w:ascii="Cambria" w:hAnsi="Cambria"/>
            <w:b/>
            <w:color w:val="000000" w:themeColor="text1"/>
            <w:sz w:val="28"/>
            <w:szCs w:val="28"/>
          </w:rPr>
          <w:delText>5</w:delText>
        </w:r>
      </w:del>
      <w:ins w:id="22804" w:author="Claire S" w:date="2026-06-08T17:07:00Z" w16du:dateUtc="2026-06-08T16:07:00Z">
        <w:del w:id="22805" w:author="Daisy Watt" w:date="2026-06-23T05:39:00Z" w16du:dateUtc="2026-06-23T03:39:00Z">
          <w:r w:rsidR="005E1B34">
            <w:rPr>
              <w:rFonts w:ascii="Cambria" w:hAnsi="Cambria"/>
              <w:b/>
              <w:color w:val="000000" w:themeColor="text1"/>
              <w:sz w:val="28"/>
              <w:szCs w:val="28"/>
            </w:rPr>
            <w:delText>57</w:delText>
          </w:r>
        </w:del>
      </w:ins>
      <w:ins w:id="22806" w:author="Daisy Watt" w:date="2026-06-23T05:39:00Z" w16du:dateUtc="2026-06-23T03:39:00Z">
        <w:r w:rsidR="00255396">
          <w:rPr>
            <w:rFonts w:ascii="Cambria" w:hAnsi="Cambria"/>
            <w:b/>
            <w:color w:val="000000" w:themeColor="text1"/>
            <w:sz w:val="28"/>
            <w:szCs w:val="28"/>
          </w:rPr>
          <w:t>5</w:t>
        </w:r>
      </w:ins>
      <w:ins w:id="22807" w:author="Claire S" w:date="2026-07-31T16:45:00Z" w16du:dateUtc="2026-07-31T15:45:00Z">
        <w:r w:rsidR="00CB7714">
          <w:rPr>
            <w:rFonts w:ascii="Cambria" w:hAnsi="Cambria"/>
            <w:b/>
            <w:color w:val="000000" w:themeColor="text1"/>
            <w:sz w:val="28"/>
            <w:szCs w:val="28"/>
          </w:rPr>
          <w:t>3</w:t>
        </w:r>
      </w:ins>
      <w:ins w:id="22808" w:author="Daisy Watt" w:date="2026-06-23T05:39:00Z" w16du:dateUtc="2026-06-23T03:39:00Z">
        <w:del w:id="22809" w:author="Claire S" w:date="2026-07-31T16:45:00Z" w16du:dateUtc="2026-07-31T15:45:00Z">
          <w:r w:rsidR="00255396" w:rsidDel="00CB7714">
            <w:rPr>
              <w:rFonts w:ascii="Cambria" w:hAnsi="Cambria"/>
              <w:b/>
              <w:color w:val="000000" w:themeColor="text1"/>
              <w:sz w:val="28"/>
              <w:szCs w:val="28"/>
            </w:rPr>
            <w:delText>6</w:delText>
          </w:r>
        </w:del>
      </w:ins>
    </w:p>
    <w:p w14:paraId="3073D8C4" w14:textId="68ECB1F3" w:rsidR="00CB7714" w:rsidRDefault="00CB7714" w:rsidP="00B638EA">
      <w:pPr>
        <w:spacing w:line="360" w:lineRule="auto"/>
        <w:contextualSpacing/>
        <w:rPr>
          <w:rFonts w:ascii="Cambria" w:hAnsi="Cambria"/>
          <w:b/>
          <w:color w:val="000000" w:themeColor="text1"/>
          <w:sz w:val="28"/>
          <w:szCs w:val="28"/>
        </w:rPr>
      </w:pPr>
      <w:ins w:id="22810" w:author="Claire S" w:date="2026-07-31T16:45:00Z" w16du:dateUtc="2026-07-31T15:45:00Z">
        <w:r>
          <w:rPr>
            <w:rFonts w:ascii="Cambria" w:hAnsi="Cambria"/>
            <w:b/>
            <w:color w:val="000000" w:themeColor="text1"/>
            <w:sz w:val="28"/>
            <w:szCs w:val="28"/>
          </w:rPr>
          <w:t>WEDNESDAY AFTERNOON</w:t>
        </w:r>
      </w:ins>
    </w:p>
    <w:p w14:paraId="65DC4178" w14:textId="34D97EBD" w:rsidR="00B638EA" w:rsidRDefault="00B638EA" w:rsidP="00B638EA">
      <w:pPr>
        <w:spacing w:line="360" w:lineRule="auto"/>
        <w:contextualSpacing/>
        <w:rPr>
          <w:del w:id="22811" w:author="Daisy Watt" w:date="2026-06-23T05:39:00Z" w16du:dateUtc="2026-06-23T03:39:00Z"/>
          <w:rFonts w:ascii="Cambria" w:hAnsi="Cambria"/>
          <w:b/>
          <w:color w:val="000000" w:themeColor="text1"/>
          <w:sz w:val="28"/>
          <w:szCs w:val="28"/>
        </w:rPr>
      </w:pPr>
      <w:del w:id="22812" w:author="Daisy Watt" w:date="2026-06-23T05:39:00Z" w16du:dateUtc="2026-06-23T03:39:00Z">
        <w:r>
          <w:rPr>
            <w:rFonts w:ascii="Cambria" w:hAnsi="Cambria"/>
            <w:b/>
            <w:color w:val="000000" w:themeColor="text1"/>
            <w:sz w:val="28"/>
            <w:szCs w:val="28"/>
          </w:rPr>
          <w:delText xml:space="preserve">WEDS </w:delText>
        </w:r>
        <w:r w:rsidR="00381131">
          <w:rPr>
            <w:rFonts w:ascii="Cambria" w:hAnsi="Cambria"/>
            <w:b/>
            <w:color w:val="000000" w:themeColor="text1"/>
            <w:sz w:val="28"/>
            <w:szCs w:val="28"/>
          </w:rPr>
          <w:delText>PM</w:delText>
        </w:r>
      </w:del>
    </w:p>
    <w:p w14:paraId="3C0ABFE5" w14:textId="332763FC" w:rsidR="00C0298F" w:rsidRDefault="00C0298F" w:rsidP="00C0298F">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w:t>
      </w:r>
      <w:r w:rsidR="00151F08">
        <w:rPr>
          <w:rFonts w:ascii="Cambria" w:hAnsi="Cambria"/>
          <w:bCs/>
          <w:color w:val="000000" w:themeColor="text1"/>
          <w:sz w:val="28"/>
          <w:szCs w:val="28"/>
        </w:rPr>
        <w:t>Adam, w</w:t>
      </w:r>
      <w:r>
        <w:rPr>
          <w:rFonts w:ascii="Cambria" w:hAnsi="Cambria"/>
          <w:bCs/>
          <w:color w:val="000000" w:themeColor="text1"/>
          <w:sz w:val="28"/>
          <w:szCs w:val="28"/>
        </w:rPr>
        <w:t xml:space="preserve">hy aren’t you answering?’ </w:t>
      </w:r>
      <w:r w:rsidR="00151F08">
        <w:rPr>
          <w:rFonts w:ascii="Cambria" w:hAnsi="Cambria"/>
          <w:bCs/>
          <w:color w:val="000000" w:themeColor="text1"/>
          <w:sz w:val="28"/>
          <w:szCs w:val="28"/>
        </w:rPr>
        <w:t xml:space="preserve">Clara </w:t>
      </w:r>
      <w:r>
        <w:rPr>
          <w:rFonts w:ascii="Cambria" w:hAnsi="Cambria"/>
          <w:bCs/>
          <w:color w:val="000000" w:themeColor="text1"/>
          <w:sz w:val="28"/>
          <w:szCs w:val="28"/>
        </w:rPr>
        <w:t>stomp</w:t>
      </w:r>
      <w:r w:rsidR="00897103">
        <w:rPr>
          <w:rFonts w:ascii="Cambria" w:hAnsi="Cambria"/>
          <w:bCs/>
          <w:color w:val="000000" w:themeColor="text1"/>
          <w:sz w:val="28"/>
          <w:szCs w:val="28"/>
        </w:rPr>
        <w:t>ed</w:t>
      </w:r>
      <w:r>
        <w:rPr>
          <w:rFonts w:ascii="Cambria" w:hAnsi="Cambria"/>
          <w:bCs/>
          <w:color w:val="000000" w:themeColor="text1"/>
          <w:sz w:val="28"/>
          <w:szCs w:val="28"/>
        </w:rPr>
        <w:t xml:space="preserve"> </w:t>
      </w:r>
      <w:r w:rsidR="00510183">
        <w:rPr>
          <w:rFonts w:ascii="Cambria" w:hAnsi="Cambria"/>
          <w:bCs/>
          <w:color w:val="000000" w:themeColor="text1"/>
          <w:sz w:val="28"/>
          <w:szCs w:val="28"/>
        </w:rPr>
        <w:t>out of</w:t>
      </w:r>
      <w:r>
        <w:rPr>
          <w:rFonts w:ascii="Cambria" w:hAnsi="Cambria"/>
          <w:bCs/>
          <w:color w:val="000000" w:themeColor="text1"/>
          <w:sz w:val="28"/>
          <w:szCs w:val="28"/>
        </w:rPr>
        <w:t xml:space="preserve"> </w:t>
      </w:r>
      <w:del w:id="22813" w:author="Claire S" w:date="2026-07-31T16:46:00Z" w16du:dateUtc="2026-07-31T15:46:00Z">
        <w:r w:rsidDel="00CB7714">
          <w:rPr>
            <w:rFonts w:ascii="Cambria" w:hAnsi="Cambria"/>
            <w:bCs/>
            <w:color w:val="000000" w:themeColor="text1"/>
            <w:sz w:val="28"/>
            <w:szCs w:val="28"/>
          </w:rPr>
          <w:delText xml:space="preserve">Tottenham </w:delText>
        </w:r>
      </w:del>
      <w:ins w:id="22814" w:author="Claire S" w:date="2026-07-31T16:46:00Z" w16du:dateUtc="2026-07-31T15:46:00Z">
        <w:r w:rsidR="005218B7">
          <w:rPr>
            <w:rFonts w:ascii="Cambria" w:hAnsi="Cambria"/>
            <w:bCs/>
            <w:color w:val="000000" w:themeColor="text1"/>
            <w:sz w:val="28"/>
            <w:szCs w:val="28"/>
          </w:rPr>
          <w:t>Bond Street</w:t>
        </w:r>
      </w:ins>
      <w:del w:id="22815" w:author="Claire S" w:date="2026-07-31T16:46:00Z" w16du:dateUtc="2026-07-31T15:46:00Z">
        <w:r w:rsidDel="00CB7714">
          <w:rPr>
            <w:rFonts w:ascii="Cambria" w:hAnsi="Cambria"/>
            <w:bCs/>
            <w:color w:val="000000" w:themeColor="text1"/>
            <w:sz w:val="28"/>
            <w:szCs w:val="28"/>
          </w:rPr>
          <w:delText>Court Road S</w:delText>
        </w:r>
      </w:del>
      <w:ins w:id="22816" w:author="Claire S" w:date="2026-07-31T16:46:00Z" w16du:dateUtc="2026-07-31T15:46:00Z">
        <w:r w:rsidR="00CB7714">
          <w:rPr>
            <w:rFonts w:ascii="Cambria" w:hAnsi="Cambria"/>
            <w:bCs/>
            <w:color w:val="000000" w:themeColor="text1"/>
            <w:sz w:val="28"/>
            <w:szCs w:val="28"/>
          </w:rPr>
          <w:t xml:space="preserve"> S</w:t>
        </w:r>
      </w:ins>
      <w:r>
        <w:rPr>
          <w:rFonts w:ascii="Cambria" w:hAnsi="Cambria"/>
          <w:bCs/>
          <w:color w:val="000000" w:themeColor="text1"/>
          <w:sz w:val="28"/>
          <w:szCs w:val="28"/>
        </w:rPr>
        <w:t>tation</w:t>
      </w:r>
      <w:r w:rsidR="00B352B9">
        <w:rPr>
          <w:rFonts w:ascii="Cambria" w:hAnsi="Cambria"/>
          <w:bCs/>
          <w:color w:val="000000" w:themeColor="text1"/>
          <w:sz w:val="28"/>
          <w:szCs w:val="28"/>
        </w:rPr>
        <w:t xml:space="preserve"> on her phone</w:t>
      </w:r>
      <w:del w:id="22817" w:author="Daisy Watt" w:date="2026-06-23T18:42:00Z" w16du:dateUtc="2026-06-23T16:42:00Z">
        <w:r w:rsidR="00B352B9" w:rsidDel="00FF5454">
          <w:rPr>
            <w:rFonts w:ascii="Cambria" w:hAnsi="Cambria"/>
            <w:bCs/>
            <w:color w:val="000000" w:themeColor="text1"/>
            <w:sz w:val="28"/>
            <w:szCs w:val="28"/>
          </w:rPr>
          <w:delText>;</w:delText>
        </w:r>
      </w:del>
      <w:ins w:id="22818" w:author="Daisy Watt" w:date="2026-06-23T18:42:00Z" w16du:dateUtc="2026-06-23T16:42:00Z">
        <w:r w:rsidR="00FF5454">
          <w:rPr>
            <w:rFonts w:ascii="Cambria" w:hAnsi="Cambria"/>
            <w:bCs/>
            <w:color w:val="000000" w:themeColor="text1"/>
            <w:sz w:val="28"/>
            <w:szCs w:val="28"/>
          </w:rPr>
          <w:t>,</w:t>
        </w:r>
      </w:ins>
      <w:r>
        <w:rPr>
          <w:rFonts w:ascii="Cambria" w:hAnsi="Cambria"/>
          <w:bCs/>
          <w:color w:val="000000" w:themeColor="text1"/>
          <w:sz w:val="28"/>
          <w:szCs w:val="28"/>
        </w:rPr>
        <w:t xml:space="preserve"> thoroughly discombobulated. ‘Was that you just now in Dean Street</w:t>
      </w:r>
      <w:ins w:id="22819" w:author="Claire S" w:date="2026-06-08T17:07:00Z" w16du:dateUtc="2026-06-08T16:07:00Z">
        <w:r w:rsidR="005E1B34">
          <w:rPr>
            <w:rFonts w:ascii="Cambria" w:hAnsi="Cambria"/>
            <w:bCs/>
            <w:color w:val="000000" w:themeColor="text1"/>
            <w:sz w:val="28"/>
            <w:szCs w:val="28"/>
          </w:rPr>
          <w:t xml:space="preserve"> in Soho</w:t>
        </w:r>
      </w:ins>
      <w:r>
        <w:rPr>
          <w:rFonts w:ascii="Cambria" w:hAnsi="Cambria"/>
          <w:bCs/>
          <w:color w:val="000000" w:themeColor="text1"/>
          <w:sz w:val="28"/>
          <w:szCs w:val="28"/>
        </w:rPr>
        <w:t>? Didn’t you hear me calling you?’</w:t>
      </w:r>
      <w:r w:rsidR="004339FF">
        <w:rPr>
          <w:rFonts w:ascii="Cambria" w:hAnsi="Cambria"/>
          <w:bCs/>
          <w:color w:val="000000" w:themeColor="text1"/>
          <w:sz w:val="28"/>
          <w:szCs w:val="28"/>
        </w:rPr>
        <w:t xml:space="preserve">  </w:t>
      </w:r>
    </w:p>
    <w:p w14:paraId="1D242E86" w14:textId="6E513CF9" w:rsidR="004339FF" w:rsidRDefault="00D97645" w:rsidP="00C0298F">
      <w:pPr>
        <w:spacing w:line="360" w:lineRule="auto"/>
        <w:ind w:firstLine="720"/>
        <w:contextualSpacing/>
        <w:rPr>
          <w:ins w:id="22820" w:author="Claire S" w:date="2026-06-05T11:41:00Z" w16du:dateUtc="2026-06-05T10:41:00Z"/>
          <w:rFonts w:ascii="Cambria" w:hAnsi="Cambria"/>
          <w:bCs/>
          <w:color w:val="000000" w:themeColor="text1"/>
          <w:sz w:val="28"/>
          <w:szCs w:val="28"/>
        </w:rPr>
      </w:pPr>
      <w:r>
        <w:rPr>
          <w:rFonts w:ascii="Cambria" w:hAnsi="Cambria"/>
          <w:bCs/>
          <w:color w:val="000000" w:themeColor="text1"/>
          <w:sz w:val="28"/>
          <w:szCs w:val="28"/>
        </w:rPr>
        <w:t>On the tube</w:t>
      </w:r>
      <w:r w:rsidR="004339FF" w:rsidRPr="007D5C9C">
        <w:rPr>
          <w:rFonts w:ascii="Cambria" w:hAnsi="Cambria"/>
          <w:bCs/>
          <w:color w:val="000000" w:themeColor="text1"/>
          <w:sz w:val="28"/>
          <w:szCs w:val="28"/>
        </w:rPr>
        <w:t>, she</w:t>
      </w:r>
      <w:r w:rsidR="00510183">
        <w:rPr>
          <w:rFonts w:ascii="Cambria" w:hAnsi="Cambria"/>
          <w:bCs/>
          <w:color w:val="000000" w:themeColor="text1"/>
          <w:sz w:val="28"/>
          <w:szCs w:val="28"/>
        </w:rPr>
        <w:t>’d</w:t>
      </w:r>
      <w:r w:rsidR="004339FF" w:rsidRPr="007D5C9C">
        <w:rPr>
          <w:rFonts w:ascii="Cambria" w:hAnsi="Cambria"/>
          <w:bCs/>
          <w:color w:val="000000" w:themeColor="text1"/>
          <w:sz w:val="28"/>
          <w:szCs w:val="28"/>
        </w:rPr>
        <w:t xml:space="preserve"> emailed </w:t>
      </w:r>
      <w:r w:rsidR="00D40A99">
        <w:rPr>
          <w:rFonts w:ascii="Cambria" w:hAnsi="Cambria"/>
          <w:bCs/>
          <w:color w:val="000000" w:themeColor="text1"/>
          <w:sz w:val="28"/>
          <w:szCs w:val="28"/>
        </w:rPr>
        <w:t xml:space="preserve">Langley’s </w:t>
      </w:r>
      <w:r w:rsidR="004339FF" w:rsidRPr="007D5C9C">
        <w:rPr>
          <w:rFonts w:ascii="Cambria" w:hAnsi="Cambria"/>
          <w:bCs/>
          <w:color w:val="000000" w:themeColor="text1"/>
          <w:sz w:val="28"/>
          <w:szCs w:val="28"/>
        </w:rPr>
        <w:t>HR</w:t>
      </w:r>
      <w:r w:rsidR="00D40A99">
        <w:rPr>
          <w:rFonts w:ascii="Cambria" w:hAnsi="Cambria"/>
          <w:bCs/>
          <w:color w:val="000000" w:themeColor="text1"/>
          <w:sz w:val="28"/>
          <w:szCs w:val="28"/>
        </w:rPr>
        <w:t xml:space="preserve"> department</w:t>
      </w:r>
      <w:ins w:id="22821" w:author="Daisy Watt" w:date="2026-06-23T18:43:00Z" w16du:dateUtc="2026-06-23T16:43:00Z">
        <w:r w:rsidR="000D0CE4">
          <w:rPr>
            <w:rFonts w:ascii="Cambria" w:hAnsi="Cambria"/>
            <w:bCs/>
            <w:color w:val="000000" w:themeColor="text1"/>
            <w:sz w:val="28"/>
            <w:szCs w:val="28"/>
          </w:rPr>
          <w:t xml:space="preserve">, </w:t>
        </w:r>
      </w:ins>
      <w:del w:id="22822" w:author="Daisy Watt" w:date="2026-06-23T18:43:00Z" w16du:dateUtc="2026-06-23T16:43:00Z">
        <w:r w:rsidR="004339FF" w:rsidRPr="007D5C9C" w:rsidDel="000D0CE4">
          <w:rPr>
            <w:rFonts w:ascii="Cambria" w:hAnsi="Cambria"/>
            <w:bCs/>
            <w:color w:val="000000" w:themeColor="text1"/>
            <w:sz w:val="28"/>
            <w:szCs w:val="28"/>
          </w:rPr>
          <w:delText xml:space="preserve"> </w:delText>
        </w:r>
      </w:del>
      <w:r w:rsidR="004339FF">
        <w:rPr>
          <w:rFonts w:ascii="Cambria" w:hAnsi="Cambria"/>
          <w:bCs/>
          <w:color w:val="000000" w:themeColor="text1"/>
          <w:sz w:val="28"/>
          <w:szCs w:val="28"/>
        </w:rPr>
        <w:t xml:space="preserve">asking </w:t>
      </w:r>
      <w:r w:rsidR="004339FF" w:rsidRPr="007D5C9C">
        <w:rPr>
          <w:rFonts w:ascii="Cambria" w:hAnsi="Cambria"/>
          <w:bCs/>
          <w:color w:val="000000" w:themeColor="text1"/>
          <w:sz w:val="28"/>
          <w:szCs w:val="28"/>
        </w:rPr>
        <w:t xml:space="preserve">for a number for </w:t>
      </w:r>
      <w:r w:rsidR="004339FF">
        <w:rPr>
          <w:rFonts w:ascii="Cambria" w:hAnsi="Cambria"/>
          <w:bCs/>
          <w:color w:val="000000" w:themeColor="text1"/>
          <w:sz w:val="28"/>
          <w:szCs w:val="28"/>
        </w:rPr>
        <w:t xml:space="preserve">either </w:t>
      </w:r>
      <w:r w:rsidR="004339FF" w:rsidRPr="007D5C9C">
        <w:rPr>
          <w:rFonts w:ascii="Cambria" w:hAnsi="Cambria"/>
          <w:bCs/>
          <w:color w:val="000000" w:themeColor="text1"/>
          <w:sz w:val="28"/>
          <w:szCs w:val="28"/>
        </w:rPr>
        <w:t xml:space="preserve">Violet’s sister </w:t>
      </w:r>
      <w:r w:rsidR="004339FF">
        <w:rPr>
          <w:rFonts w:ascii="Cambria" w:hAnsi="Cambria"/>
          <w:bCs/>
          <w:color w:val="000000" w:themeColor="text1"/>
          <w:sz w:val="28"/>
          <w:szCs w:val="28"/>
        </w:rPr>
        <w:t>or</w:t>
      </w:r>
      <w:r w:rsidR="004339FF" w:rsidRPr="007D5C9C">
        <w:rPr>
          <w:rFonts w:ascii="Cambria" w:hAnsi="Cambria"/>
          <w:bCs/>
          <w:color w:val="000000" w:themeColor="text1"/>
          <w:sz w:val="28"/>
          <w:szCs w:val="28"/>
        </w:rPr>
        <w:t xml:space="preserve"> her flatmate</w:t>
      </w:r>
      <w:r w:rsidR="004339FF">
        <w:rPr>
          <w:rFonts w:ascii="Cambria" w:hAnsi="Cambria"/>
          <w:bCs/>
          <w:color w:val="000000" w:themeColor="text1"/>
          <w:sz w:val="28"/>
          <w:szCs w:val="28"/>
        </w:rPr>
        <w:t xml:space="preserve">. </w:t>
      </w:r>
      <w:r w:rsidR="00D8532D">
        <w:rPr>
          <w:rFonts w:ascii="Cambria" w:hAnsi="Cambria"/>
          <w:bCs/>
          <w:color w:val="000000" w:themeColor="text1"/>
          <w:sz w:val="28"/>
          <w:szCs w:val="28"/>
        </w:rPr>
        <w:t>O</w:t>
      </w:r>
      <w:r w:rsidR="00661885">
        <w:rPr>
          <w:rFonts w:ascii="Cambria" w:hAnsi="Cambria"/>
          <w:bCs/>
          <w:color w:val="000000" w:themeColor="text1"/>
          <w:sz w:val="28"/>
          <w:szCs w:val="28"/>
        </w:rPr>
        <w:t>bviously</w:t>
      </w:r>
      <w:r w:rsidR="00D8532D">
        <w:rPr>
          <w:rFonts w:ascii="Cambria" w:hAnsi="Cambria"/>
          <w:bCs/>
          <w:color w:val="000000" w:themeColor="text1"/>
          <w:sz w:val="28"/>
          <w:szCs w:val="28"/>
        </w:rPr>
        <w:t>,</w:t>
      </w:r>
      <w:r w:rsidR="00661885">
        <w:rPr>
          <w:rFonts w:ascii="Cambria" w:hAnsi="Cambria"/>
          <w:bCs/>
          <w:color w:val="000000" w:themeColor="text1"/>
          <w:sz w:val="28"/>
          <w:szCs w:val="28"/>
        </w:rPr>
        <w:t xml:space="preserve"> </w:t>
      </w:r>
      <w:r w:rsidR="00D8532D">
        <w:rPr>
          <w:rFonts w:ascii="Cambria" w:hAnsi="Cambria"/>
          <w:bCs/>
          <w:color w:val="000000" w:themeColor="text1"/>
          <w:sz w:val="28"/>
          <w:szCs w:val="28"/>
        </w:rPr>
        <w:t>they’d</w:t>
      </w:r>
      <w:r w:rsidR="00661885">
        <w:rPr>
          <w:rFonts w:ascii="Cambria" w:hAnsi="Cambria"/>
          <w:bCs/>
          <w:color w:val="000000" w:themeColor="text1"/>
          <w:sz w:val="28"/>
          <w:szCs w:val="28"/>
        </w:rPr>
        <w:t xml:space="preserve"> </w:t>
      </w:r>
      <w:ins w:id="22823" w:author="Daisy Watt" w:date="2026-06-23T18:43:00Z" w16du:dateUtc="2026-06-23T16:43:00Z">
        <w:r w:rsidR="00F33B19">
          <w:rPr>
            <w:rFonts w:ascii="Cambria" w:hAnsi="Cambria"/>
            <w:bCs/>
            <w:color w:val="000000" w:themeColor="text1"/>
            <w:sz w:val="28"/>
            <w:szCs w:val="28"/>
          </w:rPr>
          <w:t xml:space="preserve">have </w:t>
        </w:r>
      </w:ins>
      <w:r w:rsidR="00661885">
        <w:rPr>
          <w:rFonts w:ascii="Cambria" w:hAnsi="Cambria"/>
          <w:bCs/>
          <w:color w:val="000000" w:themeColor="text1"/>
          <w:sz w:val="28"/>
          <w:szCs w:val="28"/>
        </w:rPr>
        <w:t>already know</w:t>
      </w:r>
      <w:ins w:id="22824" w:author="Daisy Watt" w:date="2026-06-23T18:43:00Z" w16du:dateUtc="2026-06-23T16:43:00Z">
        <w:r w:rsidR="00F33B19">
          <w:rPr>
            <w:rFonts w:ascii="Cambria" w:hAnsi="Cambria"/>
            <w:bCs/>
            <w:color w:val="000000" w:themeColor="text1"/>
            <w:sz w:val="28"/>
            <w:szCs w:val="28"/>
          </w:rPr>
          <w:t>n</w:t>
        </w:r>
      </w:ins>
      <w:r w:rsidR="00661885">
        <w:rPr>
          <w:rFonts w:ascii="Cambria" w:hAnsi="Cambria"/>
          <w:bCs/>
          <w:color w:val="000000" w:themeColor="text1"/>
          <w:sz w:val="28"/>
          <w:szCs w:val="28"/>
        </w:rPr>
        <w:t xml:space="preserve"> that </w:t>
      </w:r>
      <w:r w:rsidR="00D8532D">
        <w:rPr>
          <w:rFonts w:ascii="Cambria" w:hAnsi="Cambria"/>
          <w:bCs/>
          <w:color w:val="000000" w:themeColor="text1"/>
          <w:sz w:val="28"/>
          <w:szCs w:val="28"/>
        </w:rPr>
        <w:t xml:space="preserve">poor </w:t>
      </w:r>
      <w:r w:rsidR="00661885">
        <w:rPr>
          <w:rFonts w:ascii="Cambria" w:hAnsi="Cambria"/>
          <w:bCs/>
          <w:color w:val="000000" w:themeColor="text1"/>
          <w:sz w:val="28"/>
          <w:szCs w:val="28"/>
        </w:rPr>
        <w:t>Violet’s body had been found</w:t>
      </w:r>
      <w:r w:rsidR="00151F08">
        <w:rPr>
          <w:rFonts w:ascii="Cambria" w:hAnsi="Cambria"/>
          <w:bCs/>
          <w:color w:val="000000" w:themeColor="text1"/>
          <w:sz w:val="28"/>
          <w:szCs w:val="28"/>
        </w:rPr>
        <w:t>,</w:t>
      </w:r>
      <w:r w:rsidR="00661885">
        <w:rPr>
          <w:rFonts w:ascii="Cambria" w:hAnsi="Cambria"/>
          <w:bCs/>
          <w:color w:val="000000" w:themeColor="text1"/>
          <w:sz w:val="28"/>
          <w:szCs w:val="28"/>
        </w:rPr>
        <w:t xml:space="preserve"> but she wanted to say how sorry she was.</w:t>
      </w:r>
      <w:r w:rsidR="00ED5266">
        <w:rPr>
          <w:rFonts w:ascii="Cambria" w:hAnsi="Cambria"/>
          <w:bCs/>
          <w:color w:val="000000" w:themeColor="text1"/>
          <w:sz w:val="28"/>
          <w:szCs w:val="28"/>
        </w:rPr>
        <w:t xml:space="preserve">  And she wanted to know if they had any sort of clue whatsoever about what the hell was going on.</w:t>
      </w:r>
    </w:p>
    <w:p w14:paraId="0E11CE54" w14:textId="769F5418" w:rsidR="00077D87" w:rsidRDefault="00077D87" w:rsidP="00C0298F">
      <w:pPr>
        <w:spacing w:line="360" w:lineRule="auto"/>
        <w:ind w:firstLine="720"/>
        <w:contextualSpacing/>
        <w:rPr>
          <w:rFonts w:ascii="Cambria" w:hAnsi="Cambria"/>
          <w:bCs/>
          <w:color w:val="000000" w:themeColor="text1"/>
          <w:sz w:val="28"/>
          <w:szCs w:val="28"/>
        </w:rPr>
      </w:pPr>
      <w:ins w:id="22825" w:author="Claire S" w:date="2026-06-05T11:41:00Z" w16du:dateUtc="2026-06-05T10:41:00Z">
        <w:r>
          <w:rPr>
            <w:rFonts w:ascii="Cambria" w:hAnsi="Cambria"/>
            <w:bCs/>
            <w:color w:val="000000" w:themeColor="text1"/>
            <w:sz w:val="28"/>
            <w:szCs w:val="28"/>
          </w:rPr>
          <w:t>She checked the latest version of the List: the time clock was into minus hours.</w:t>
        </w:r>
      </w:ins>
    </w:p>
    <w:p w14:paraId="2861FB91" w14:textId="77777777" w:rsidR="00F0258A" w:rsidRDefault="00F0258A" w:rsidP="00D8532D">
      <w:pPr>
        <w:spacing w:line="360" w:lineRule="auto"/>
        <w:contextualSpacing/>
        <w:rPr>
          <w:rFonts w:ascii="Cambria" w:hAnsi="Cambria"/>
          <w:bCs/>
          <w:color w:val="000000" w:themeColor="text1"/>
          <w:sz w:val="28"/>
          <w:szCs w:val="28"/>
        </w:rPr>
      </w:pPr>
    </w:p>
    <w:p w14:paraId="0D1BE84B" w14:textId="28218116" w:rsidR="00D8532D" w:rsidRDefault="00F0258A" w:rsidP="00D8532D">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w:t>
      </w:r>
    </w:p>
    <w:p w14:paraId="5FE46AAB" w14:textId="2A922BDB" w:rsidR="0041009F" w:rsidRDefault="00D8532D" w:rsidP="00D8532D">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Back i</w:t>
      </w:r>
      <w:r w:rsidR="00D40A99">
        <w:rPr>
          <w:rFonts w:ascii="Cambria" w:hAnsi="Cambria"/>
          <w:bCs/>
          <w:color w:val="000000" w:themeColor="text1"/>
          <w:sz w:val="28"/>
          <w:szCs w:val="28"/>
        </w:rPr>
        <w:t>n the office, Clara</w:t>
      </w:r>
      <w:r w:rsidR="004339FF">
        <w:rPr>
          <w:rFonts w:ascii="Cambria" w:hAnsi="Cambria"/>
          <w:bCs/>
          <w:color w:val="000000" w:themeColor="text1"/>
          <w:sz w:val="28"/>
          <w:szCs w:val="28"/>
        </w:rPr>
        <w:t xml:space="preserve"> was terrified that </w:t>
      </w:r>
      <w:r w:rsidR="007A66A0">
        <w:rPr>
          <w:rFonts w:ascii="Cambria" w:hAnsi="Cambria"/>
          <w:bCs/>
          <w:color w:val="000000" w:themeColor="text1"/>
          <w:sz w:val="28"/>
          <w:szCs w:val="28"/>
        </w:rPr>
        <w:t>Ruth would either arrive at her desk – unlikely to be honest, given how Ruth never mixed with the hoi</w:t>
      </w:r>
      <w:del w:id="22826" w:author="Daisy Watt" w:date="2026-06-23T18:44:00Z" w16du:dateUtc="2026-06-23T16:44:00Z">
        <w:r w:rsidR="007A66A0" w:rsidDel="0092499C">
          <w:rPr>
            <w:rFonts w:ascii="Cambria" w:hAnsi="Cambria"/>
            <w:bCs/>
            <w:color w:val="000000" w:themeColor="text1"/>
            <w:sz w:val="28"/>
            <w:szCs w:val="28"/>
          </w:rPr>
          <w:delText>-</w:delText>
        </w:r>
      </w:del>
      <w:ins w:id="22827" w:author="Daisy Watt" w:date="2026-06-23T18:44:00Z" w16du:dateUtc="2026-06-23T16:44:00Z">
        <w:r w:rsidR="0092499C">
          <w:rPr>
            <w:rFonts w:ascii="Cambria" w:hAnsi="Cambria"/>
            <w:bCs/>
            <w:color w:val="000000" w:themeColor="text1"/>
            <w:sz w:val="28"/>
            <w:szCs w:val="28"/>
          </w:rPr>
          <w:t xml:space="preserve"> </w:t>
        </w:r>
      </w:ins>
      <w:r w:rsidR="007A66A0">
        <w:rPr>
          <w:rFonts w:ascii="Cambria" w:hAnsi="Cambria"/>
          <w:bCs/>
          <w:color w:val="000000" w:themeColor="text1"/>
          <w:sz w:val="28"/>
          <w:szCs w:val="28"/>
        </w:rPr>
        <w:t>polloi</w:t>
      </w:r>
      <w:r w:rsidR="005244D2">
        <w:rPr>
          <w:rFonts w:ascii="Cambria" w:hAnsi="Cambria"/>
          <w:bCs/>
          <w:color w:val="000000" w:themeColor="text1"/>
          <w:sz w:val="28"/>
          <w:szCs w:val="28"/>
        </w:rPr>
        <w:t xml:space="preserve"> </w:t>
      </w:r>
      <w:del w:id="22828" w:author="Daisy Watt" w:date="2026-06-23T18:44:00Z" w16du:dateUtc="2026-06-23T16:44:00Z">
        <w:r w:rsidR="005244D2" w:rsidDel="00E80949">
          <w:rPr>
            <w:rFonts w:ascii="Cambria" w:hAnsi="Cambria"/>
            <w:bCs/>
            <w:color w:val="000000" w:themeColor="text1"/>
            <w:sz w:val="28"/>
            <w:szCs w:val="28"/>
          </w:rPr>
          <w:delText>-</w:delText>
        </w:r>
      </w:del>
      <w:ins w:id="22829" w:author="Daisy Watt" w:date="2026-06-23T18:44:00Z" w16du:dateUtc="2026-06-23T16:44:00Z">
        <w:r w:rsidR="00E80949">
          <w:rPr>
            <w:rFonts w:ascii="Cambria" w:hAnsi="Cambria"/>
            <w:bCs/>
            <w:color w:val="000000" w:themeColor="text1"/>
            <w:sz w:val="28"/>
            <w:szCs w:val="28"/>
          </w:rPr>
          <w:t>–</w:t>
        </w:r>
      </w:ins>
      <w:r w:rsidR="005244D2">
        <w:rPr>
          <w:rFonts w:ascii="Cambria" w:hAnsi="Cambria"/>
          <w:bCs/>
          <w:color w:val="000000" w:themeColor="text1"/>
          <w:sz w:val="28"/>
          <w:szCs w:val="28"/>
        </w:rPr>
        <w:t xml:space="preserve"> </w:t>
      </w:r>
      <w:r w:rsidR="007A66A0">
        <w:rPr>
          <w:rFonts w:ascii="Cambria" w:hAnsi="Cambria"/>
          <w:bCs/>
          <w:color w:val="000000" w:themeColor="text1"/>
          <w:sz w:val="28"/>
          <w:szCs w:val="28"/>
        </w:rPr>
        <w:t xml:space="preserve">or </w:t>
      </w:r>
      <w:r w:rsidR="00151F08">
        <w:rPr>
          <w:rFonts w:ascii="Cambria" w:hAnsi="Cambria"/>
          <w:bCs/>
          <w:color w:val="000000" w:themeColor="text1"/>
          <w:sz w:val="28"/>
          <w:szCs w:val="28"/>
        </w:rPr>
        <w:t>that her desk</w:t>
      </w:r>
      <w:r w:rsidR="007A66A0">
        <w:rPr>
          <w:rFonts w:ascii="Cambria" w:hAnsi="Cambria"/>
          <w:bCs/>
          <w:color w:val="000000" w:themeColor="text1"/>
          <w:sz w:val="28"/>
          <w:szCs w:val="28"/>
        </w:rPr>
        <w:t xml:space="preserve"> </w:t>
      </w:r>
      <w:r w:rsidR="004339FF">
        <w:rPr>
          <w:rFonts w:ascii="Cambria" w:hAnsi="Cambria"/>
          <w:bCs/>
          <w:color w:val="000000" w:themeColor="text1"/>
          <w:sz w:val="28"/>
          <w:szCs w:val="28"/>
        </w:rPr>
        <w:t>phone would ring</w:t>
      </w:r>
      <w:r w:rsidR="00E8045C">
        <w:rPr>
          <w:rFonts w:ascii="Cambria" w:hAnsi="Cambria"/>
          <w:bCs/>
          <w:color w:val="000000" w:themeColor="text1"/>
          <w:sz w:val="28"/>
          <w:szCs w:val="28"/>
        </w:rPr>
        <w:t>,</w:t>
      </w:r>
      <w:r w:rsidR="004339FF">
        <w:rPr>
          <w:rFonts w:ascii="Cambria" w:hAnsi="Cambria"/>
          <w:bCs/>
          <w:color w:val="000000" w:themeColor="text1"/>
          <w:sz w:val="28"/>
          <w:szCs w:val="28"/>
        </w:rPr>
        <w:t xml:space="preserve"> and Ruth</w:t>
      </w:r>
      <w:r w:rsidR="00665ABF">
        <w:rPr>
          <w:rFonts w:ascii="Cambria" w:hAnsi="Cambria"/>
          <w:bCs/>
          <w:color w:val="000000" w:themeColor="text1"/>
          <w:sz w:val="28"/>
          <w:szCs w:val="28"/>
        </w:rPr>
        <w:t xml:space="preserve"> would</w:t>
      </w:r>
      <w:r w:rsidR="004339FF">
        <w:rPr>
          <w:rFonts w:ascii="Cambria" w:hAnsi="Cambria"/>
          <w:bCs/>
          <w:color w:val="000000" w:themeColor="text1"/>
          <w:sz w:val="28"/>
          <w:szCs w:val="28"/>
        </w:rPr>
        <w:t xml:space="preserve"> demand to know how the Jackson meeting had gone</w:t>
      </w:r>
      <w:r w:rsidR="00151F08">
        <w:rPr>
          <w:rFonts w:ascii="Cambria" w:hAnsi="Cambria"/>
          <w:bCs/>
          <w:color w:val="000000" w:themeColor="text1"/>
          <w:sz w:val="28"/>
          <w:szCs w:val="28"/>
        </w:rPr>
        <w:t>.</w:t>
      </w:r>
      <w:r w:rsidR="00F0258A">
        <w:rPr>
          <w:rFonts w:ascii="Cambria" w:hAnsi="Cambria"/>
          <w:bCs/>
          <w:color w:val="000000" w:themeColor="text1"/>
          <w:sz w:val="28"/>
          <w:szCs w:val="28"/>
        </w:rPr>
        <w:t xml:space="preserve">  Or worse, </w:t>
      </w:r>
      <w:r w:rsidR="00665ABF">
        <w:rPr>
          <w:rFonts w:ascii="Cambria" w:hAnsi="Cambria"/>
          <w:bCs/>
          <w:color w:val="000000" w:themeColor="text1"/>
          <w:sz w:val="28"/>
          <w:szCs w:val="28"/>
        </w:rPr>
        <w:t xml:space="preserve">be </w:t>
      </w:r>
      <w:r w:rsidR="00F0258A">
        <w:rPr>
          <w:rFonts w:ascii="Cambria" w:hAnsi="Cambria"/>
          <w:bCs/>
          <w:color w:val="000000" w:themeColor="text1"/>
          <w:sz w:val="28"/>
          <w:szCs w:val="28"/>
        </w:rPr>
        <w:t xml:space="preserve">calling to sack </w:t>
      </w:r>
      <w:del w:id="22830" w:author="Claire S" w:date="2026-06-08T17:08:00Z" w16du:dateUtc="2026-06-08T16:08:00Z">
        <w:r w:rsidR="00F0258A" w:rsidDel="0069525A">
          <w:rPr>
            <w:rFonts w:ascii="Cambria" w:hAnsi="Cambria"/>
            <w:bCs/>
            <w:color w:val="000000" w:themeColor="text1"/>
            <w:sz w:val="28"/>
            <w:szCs w:val="28"/>
          </w:rPr>
          <w:delText>her</w:delText>
        </w:r>
      </w:del>
      <w:ins w:id="22831" w:author="Claire S" w:date="2026-06-08T17:08:00Z" w16du:dateUtc="2026-06-08T16:08:00Z">
        <w:r w:rsidR="0069525A">
          <w:rPr>
            <w:rFonts w:ascii="Cambria" w:hAnsi="Cambria"/>
            <w:bCs/>
            <w:color w:val="000000" w:themeColor="text1"/>
            <w:sz w:val="28"/>
            <w:szCs w:val="28"/>
          </w:rPr>
          <w:t>Clara</w:t>
        </w:r>
      </w:ins>
      <w:ins w:id="22832" w:author="Claire S" w:date="2026-06-05T11:41:00Z" w16du:dateUtc="2026-06-05T10:41:00Z">
        <w:r w:rsidR="0069525A">
          <w:rPr>
            <w:rFonts w:ascii="Cambria" w:hAnsi="Cambria"/>
            <w:bCs/>
            <w:color w:val="000000" w:themeColor="text1"/>
            <w:sz w:val="28"/>
            <w:szCs w:val="28"/>
          </w:rPr>
          <w:t xml:space="preserve"> </w:t>
        </w:r>
        <w:r w:rsidR="00077D87">
          <w:rPr>
            <w:rFonts w:ascii="Cambria" w:hAnsi="Cambria"/>
            <w:bCs/>
            <w:color w:val="000000" w:themeColor="text1"/>
            <w:sz w:val="28"/>
            <w:szCs w:val="28"/>
          </w:rPr>
          <w:t xml:space="preserve">after </w:t>
        </w:r>
      </w:ins>
      <w:ins w:id="22833" w:author="Claire S" w:date="2026-06-08T17:08:00Z" w16du:dateUtc="2026-06-08T16:08:00Z">
        <w:r w:rsidR="0069525A">
          <w:rPr>
            <w:rFonts w:ascii="Cambria" w:hAnsi="Cambria"/>
            <w:bCs/>
            <w:color w:val="000000" w:themeColor="text1"/>
            <w:sz w:val="28"/>
            <w:szCs w:val="28"/>
          </w:rPr>
          <w:t>he’d probably complain</w:t>
        </w:r>
      </w:ins>
      <w:ins w:id="22834" w:author="Daisy Watt" w:date="2026-06-23T18:45:00Z" w16du:dateUtc="2026-06-23T16:45:00Z">
        <w:r w:rsidR="003B186A">
          <w:rPr>
            <w:rFonts w:ascii="Cambria" w:hAnsi="Cambria"/>
            <w:bCs/>
            <w:color w:val="000000" w:themeColor="text1"/>
            <w:sz w:val="28"/>
            <w:szCs w:val="28"/>
          </w:rPr>
          <w:t>ed</w:t>
        </w:r>
      </w:ins>
      <w:ins w:id="22835" w:author="Claire S" w:date="2026-06-08T17:08:00Z" w16du:dateUtc="2026-06-08T16:08:00Z">
        <w:r w:rsidR="0069525A">
          <w:rPr>
            <w:rFonts w:ascii="Cambria" w:hAnsi="Cambria"/>
            <w:bCs/>
            <w:color w:val="000000" w:themeColor="text1"/>
            <w:sz w:val="28"/>
            <w:szCs w:val="28"/>
          </w:rPr>
          <w:t xml:space="preserve"> about her</w:t>
        </w:r>
      </w:ins>
      <w:ins w:id="22836" w:author="Claire S" w:date="2026-06-05T11:41:00Z" w16du:dateUtc="2026-06-05T10:41:00Z">
        <w:r w:rsidR="00077D87">
          <w:rPr>
            <w:rFonts w:ascii="Cambria" w:hAnsi="Cambria"/>
            <w:bCs/>
            <w:color w:val="000000" w:themeColor="text1"/>
            <w:sz w:val="28"/>
            <w:szCs w:val="28"/>
          </w:rPr>
          <w:t>.</w:t>
        </w:r>
      </w:ins>
      <w:del w:id="22837" w:author="Claire S" w:date="2026-06-05T11:41:00Z" w16du:dateUtc="2026-06-05T10:41:00Z">
        <w:r w:rsidR="00F0258A" w:rsidDel="00077D87">
          <w:rPr>
            <w:rFonts w:ascii="Cambria" w:hAnsi="Cambria"/>
            <w:bCs/>
            <w:color w:val="000000" w:themeColor="text1"/>
            <w:sz w:val="28"/>
            <w:szCs w:val="28"/>
          </w:rPr>
          <w:delText>.</w:delText>
        </w:r>
      </w:del>
    </w:p>
    <w:p w14:paraId="7C8867BC" w14:textId="17180FE4" w:rsidR="004339FF" w:rsidRDefault="00077D87" w:rsidP="0041009F">
      <w:pPr>
        <w:spacing w:line="360" w:lineRule="auto"/>
        <w:ind w:firstLine="720"/>
        <w:contextualSpacing/>
        <w:rPr>
          <w:rFonts w:ascii="Cambria" w:hAnsi="Cambria"/>
          <w:bCs/>
          <w:color w:val="000000" w:themeColor="text1"/>
          <w:sz w:val="28"/>
          <w:szCs w:val="28"/>
        </w:rPr>
      </w:pPr>
      <w:ins w:id="22838" w:author="Claire S" w:date="2026-06-05T11:41:00Z" w16du:dateUtc="2026-06-05T10:41:00Z">
        <w:r>
          <w:rPr>
            <w:rFonts w:ascii="Cambria" w:hAnsi="Cambria"/>
            <w:bCs/>
            <w:color w:val="000000" w:themeColor="text1"/>
            <w:sz w:val="28"/>
            <w:szCs w:val="28"/>
          </w:rPr>
          <w:t>Still t</w:t>
        </w:r>
      </w:ins>
      <w:del w:id="22839" w:author="Claire S" w:date="2026-06-05T11:41:00Z" w16du:dateUtc="2026-06-05T10:41:00Z">
        <w:r w:rsidR="00223376" w:rsidDel="00077D87">
          <w:rPr>
            <w:rFonts w:ascii="Cambria" w:hAnsi="Cambria"/>
            <w:bCs/>
            <w:color w:val="000000" w:themeColor="text1"/>
            <w:sz w:val="28"/>
            <w:szCs w:val="28"/>
          </w:rPr>
          <w:delText>T</w:delText>
        </w:r>
      </w:del>
      <w:r w:rsidR="00223376">
        <w:rPr>
          <w:rFonts w:ascii="Cambria" w:hAnsi="Cambria"/>
          <w:bCs/>
          <w:color w:val="000000" w:themeColor="text1"/>
          <w:sz w:val="28"/>
          <w:szCs w:val="28"/>
        </w:rPr>
        <w:t>oo anxious to eat</w:t>
      </w:r>
      <w:ins w:id="22840" w:author="Claire S" w:date="2026-06-05T11:41:00Z" w16du:dateUtc="2026-06-05T10:41:00Z">
        <w:r>
          <w:rPr>
            <w:rFonts w:ascii="Cambria" w:hAnsi="Cambria"/>
            <w:bCs/>
            <w:color w:val="000000" w:themeColor="text1"/>
            <w:sz w:val="28"/>
            <w:szCs w:val="28"/>
          </w:rPr>
          <w:t xml:space="preserve">, </w:t>
        </w:r>
      </w:ins>
      <w:del w:id="22841" w:author="Claire S" w:date="2026-06-05T11:41:00Z" w16du:dateUtc="2026-06-05T10:41:00Z">
        <w:r w:rsidR="00223376" w:rsidDel="00077D87">
          <w:rPr>
            <w:rFonts w:ascii="Cambria" w:hAnsi="Cambria"/>
            <w:bCs/>
            <w:color w:val="000000" w:themeColor="text1"/>
            <w:sz w:val="28"/>
            <w:szCs w:val="28"/>
          </w:rPr>
          <w:delText xml:space="preserve"> </w:delText>
        </w:r>
        <w:r w:rsidR="004339FF" w:rsidDel="00077D87">
          <w:rPr>
            <w:rFonts w:ascii="Cambria" w:hAnsi="Cambria"/>
            <w:bCs/>
            <w:color w:val="000000" w:themeColor="text1"/>
            <w:sz w:val="28"/>
            <w:szCs w:val="28"/>
          </w:rPr>
          <w:delText xml:space="preserve">- </w:delText>
        </w:r>
        <w:r w:rsidR="003174C3" w:rsidDel="00077D87">
          <w:rPr>
            <w:rFonts w:ascii="Cambria" w:hAnsi="Cambria"/>
            <w:bCs/>
            <w:color w:val="000000" w:themeColor="text1"/>
            <w:sz w:val="28"/>
            <w:szCs w:val="28"/>
          </w:rPr>
          <w:delText xml:space="preserve">there were </w:delText>
        </w:r>
        <w:r w:rsidR="00223376" w:rsidDel="00077D87">
          <w:rPr>
            <w:rFonts w:ascii="Cambria" w:hAnsi="Cambria"/>
            <w:bCs/>
            <w:color w:val="000000" w:themeColor="text1"/>
            <w:sz w:val="28"/>
            <w:szCs w:val="28"/>
          </w:rPr>
          <w:delText>some small mercies</w:delText>
        </w:r>
        <w:r w:rsidR="00D40A99" w:rsidDel="00077D87">
          <w:rPr>
            <w:rFonts w:ascii="Cambria" w:hAnsi="Cambria"/>
            <w:bCs/>
            <w:color w:val="000000" w:themeColor="text1"/>
            <w:sz w:val="28"/>
            <w:szCs w:val="28"/>
          </w:rPr>
          <w:delText xml:space="preserve"> about</w:delText>
        </w:r>
        <w:r w:rsidR="004339FF" w:rsidDel="00077D87">
          <w:rPr>
            <w:rFonts w:ascii="Cambria" w:hAnsi="Cambria"/>
            <w:bCs/>
            <w:color w:val="000000" w:themeColor="text1"/>
            <w:sz w:val="28"/>
            <w:szCs w:val="28"/>
          </w:rPr>
          <w:delText xml:space="preserve"> this situation -</w:delText>
        </w:r>
        <w:r w:rsidR="00D40A99" w:rsidDel="00077D87">
          <w:rPr>
            <w:rFonts w:ascii="Cambria" w:hAnsi="Cambria"/>
            <w:bCs/>
            <w:color w:val="000000" w:themeColor="text1"/>
            <w:sz w:val="28"/>
            <w:szCs w:val="28"/>
          </w:rPr>
          <w:delText xml:space="preserve"> </w:delText>
        </w:r>
      </w:del>
      <w:r w:rsidR="00DF15EC">
        <w:rPr>
          <w:rFonts w:ascii="Cambria" w:hAnsi="Cambria"/>
          <w:bCs/>
          <w:color w:val="000000" w:themeColor="text1"/>
          <w:sz w:val="28"/>
          <w:szCs w:val="28"/>
        </w:rPr>
        <w:t xml:space="preserve">around two, </w:t>
      </w:r>
      <w:r w:rsidR="00D40A99">
        <w:rPr>
          <w:rFonts w:ascii="Cambria" w:hAnsi="Cambria"/>
          <w:bCs/>
          <w:color w:val="000000" w:themeColor="text1"/>
          <w:sz w:val="28"/>
          <w:szCs w:val="28"/>
        </w:rPr>
        <w:t>Clara</w:t>
      </w:r>
      <w:r w:rsidR="00223376">
        <w:rPr>
          <w:rFonts w:ascii="Cambria" w:hAnsi="Cambria"/>
          <w:bCs/>
          <w:color w:val="000000" w:themeColor="text1"/>
          <w:sz w:val="28"/>
          <w:szCs w:val="28"/>
        </w:rPr>
        <w:t xml:space="preserve"> gra</w:t>
      </w:r>
      <w:r w:rsidR="00231F43">
        <w:rPr>
          <w:rFonts w:ascii="Cambria" w:hAnsi="Cambria"/>
          <w:bCs/>
          <w:color w:val="000000" w:themeColor="text1"/>
          <w:sz w:val="28"/>
          <w:szCs w:val="28"/>
        </w:rPr>
        <w:t>bb</w:t>
      </w:r>
      <w:r w:rsidR="00223376">
        <w:rPr>
          <w:rFonts w:ascii="Cambria" w:hAnsi="Cambria"/>
          <w:bCs/>
          <w:color w:val="000000" w:themeColor="text1"/>
          <w:sz w:val="28"/>
          <w:szCs w:val="28"/>
        </w:rPr>
        <w:t>ed</w:t>
      </w:r>
      <w:r w:rsidR="00231F43">
        <w:rPr>
          <w:rFonts w:ascii="Cambria" w:hAnsi="Cambria"/>
          <w:bCs/>
          <w:color w:val="000000" w:themeColor="text1"/>
          <w:sz w:val="28"/>
          <w:szCs w:val="28"/>
        </w:rPr>
        <w:t xml:space="preserve"> a cup of tea</w:t>
      </w:r>
      <w:r w:rsidR="00D97645">
        <w:rPr>
          <w:rFonts w:ascii="Cambria" w:hAnsi="Cambria"/>
          <w:bCs/>
          <w:color w:val="000000" w:themeColor="text1"/>
          <w:sz w:val="28"/>
          <w:szCs w:val="28"/>
        </w:rPr>
        <w:t xml:space="preserve"> from the nearest kitchen</w:t>
      </w:r>
      <w:r w:rsidR="004339FF">
        <w:rPr>
          <w:rFonts w:ascii="Cambria" w:hAnsi="Cambria"/>
          <w:bCs/>
          <w:color w:val="000000" w:themeColor="text1"/>
          <w:sz w:val="28"/>
          <w:szCs w:val="28"/>
        </w:rPr>
        <w:t>.</w:t>
      </w:r>
    </w:p>
    <w:p w14:paraId="5AEBF2C4" w14:textId="755D95DB" w:rsidR="004339FF" w:rsidRDefault="004339FF" w:rsidP="0041009F">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 xml:space="preserve">‘Ruth’s </w:t>
      </w:r>
      <w:r w:rsidR="00151F08">
        <w:rPr>
          <w:rFonts w:ascii="Cambria" w:hAnsi="Cambria"/>
          <w:bCs/>
          <w:color w:val="000000" w:themeColor="text1"/>
          <w:sz w:val="28"/>
          <w:szCs w:val="28"/>
        </w:rPr>
        <w:t>in</w:t>
      </w:r>
      <w:r>
        <w:rPr>
          <w:rFonts w:ascii="Cambria" w:hAnsi="Cambria"/>
          <w:bCs/>
          <w:color w:val="000000" w:themeColor="text1"/>
          <w:sz w:val="28"/>
          <w:szCs w:val="28"/>
        </w:rPr>
        <w:t xml:space="preserve"> </w:t>
      </w:r>
      <w:r w:rsidR="00151F08">
        <w:rPr>
          <w:rFonts w:ascii="Cambria" w:hAnsi="Cambria"/>
          <w:bCs/>
          <w:color w:val="000000" w:themeColor="text1"/>
          <w:sz w:val="28"/>
          <w:szCs w:val="28"/>
        </w:rPr>
        <w:t>New York,</w:t>
      </w:r>
      <w:r>
        <w:rPr>
          <w:rFonts w:ascii="Cambria" w:hAnsi="Cambria"/>
          <w:bCs/>
          <w:color w:val="000000" w:themeColor="text1"/>
          <w:sz w:val="28"/>
          <w:szCs w:val="28"/>
        </w:rPr>
        <w:t xml:space="preserve"> win</w:t>
      </w:r>
      <w:r w:rsidR="005244D2">
        <w:rPr>
          <w:rFonts w:ascii="Cambria" w:hAnsi="Cambria"/>
          <w:bCs/>
          <w:color w:val="000000" w:themeColor="text1"/>
          <w:sz w:val="28"/>
          <w:szCs w:val="28"/>
        </w:rPr>
        <w:t>ing</w:t>
      </w:r>
      <w:r>
        <w:rPr>
          <w:rFonts w:ascii="Cambria" w:hAnsi="Cambria"/>
          <w:bCs/>
          <w:color w:val="000000" w:themeColor="text1"/>
          <w:sz w:val="28"/>
          <w:szCs w:val="28"/>
        </w:rPr>
        <w:t xml:space="preserve"> and din</w:t>
      </w:r>
      <w:r w:rsidR="005244D2">
        <w:rPr>
          <w:rFonts w:ascii="Cambria" w:hAnsi="Cambria"/>
          <w:bCs/>
          <w:color w:val="000000" w:themeColor="text1"/>
          <w:sz w:val="28"/>
          <w:szCs w:val="28"/>
        </w:rPr>
        <w:t>ing</w:t>
      </w:r>
      <w:r w:rsidR="00151F08">
        <w:rPr>
          <w:rFonts w:ascii="Cambria" w:hAnsi="Cambria"/>
          <w:bCs/>
          <w:color w:val="000000" w:themeColor="text1"/>
          <w:sz w:val="28"/>
          <w:szCs w:val="28"/>
        </w:rPr>
        <w:t xml:space="preserve"> </w:t>
      </w:r>
      <w:del w:id="22842" w:author="Claire S" w:date="2026-06-05T23:40:00Z" w16du:dateUtc="2026-06-05T22:40:00Z">
        <w:r w:rsidDel="00D60CB9">
          <w:rPr>
            <w:rFonts w:ascii="Cambria" w:hAnsi="Cambria"/>
            <w:bCs/>
            <w:color w:val="000000" w:themeColor="text1"/>
            <w:sz w:val="28"/>
            <w:szCs w:val="28"/>
          </w:rPr>
          <w:delText xml:space="preserve">that </w:delText>
        </w:r>
        <w:r w:rsidR="00D97645" w:rsidDel="00D60CB9">
          <w:rPr>
            <w:rFonts w:ascii="Cambria" w:hAnsi="Cambria"/>
            <w:bCs/>
            <w:color w:val="000000" w:themeColor="text1"/>
            <w:sz w:val="28"/>
            <w:szCs w:val="28"/>
          </w:rPr>
          <w:delText>Oscar winner</w:delText>
        </w:r>
      </w:del>
      <w:ins w:id="22843" w:author="Claire S" w:date="2026-06-05T23:40:00Z" w16du:dateUtc="2026-06-05T22:40:00Z">
        <w:r w:rsidR="00D60CB9">
          <w:rPr>
            <w:rFonts w:ascii="Cambria" w:hAnsi="Cambria"/>
            <w:bCs/>
            <w:color w:val="000000" w:themeColor="text1"/>
            <w:sz w:val="28"/>
            <w:szCs w:val="28"/>
          </w:rPr>
          <w:t>Tom Cruise</w:t>
        </w:r>
      </w:ins>
      <w:r w:rsidR="000167A6">
        <w:rPr>
          <w:rFonts w:ascii="Cambria" w:hAnsi="Cambria"/>
          <w:bCs/>
          <w:color w:val="000000" w:themeColor="text1"/>
          <w:sz w:val="28"/>
          <w:szCs w:val="28"/>
        </w:rPr>
        <w:t>, lucky cow. A</w:t>
      </w:r>
      <w:r w:rsidR="00665ABF">
        <w:rPr>
          <w:rFonts w:ascii="Cambria" w:hAnsi="Cambria"/>
          <w:bCs/>
          <w:color w:val="000000" w:themeColor="text1"/>
          <w:sz w:val="28"/>
          <w:szCs w:val="28"/>
        </w:rPr>
        <w:t>fter</w:t>
      </w:r>
      <w:r w:rsidR="005244D2">
        <w:rPr>
          <w:rFonts w:ascii="Cambria" w:hAnsi="Cambria"/>
          <w:bCs/>
          <w:color w:val="000000" w:themeColor="text1"/>
          <w:sz w:val="28"/>
          <w:szCs w:val="28"/>
        </w:rPr>
        <w:t xml:space="preserve"> his</w:t>
      </w:r>
      <w:r w:rsidR="00D97645">
        <w:rPr>
          <w:rFonts w:ascii="Cambria" w:hAnsi="Cambria"/>
          <w:bCs/>
          <w:color w:val="000000" w:themeColor="text1"/>
          <w:sz w:val="28"/>
          <w:szCs w:val="28"/>
        </w:rPr>
        <w:t xml:space="preserve"> memoir</w:t>
      </w:r>
      <w:r>
        <w:rPr>
          <w:rFonts w:ascii="Cambria" w:hAnsi="Cambria"/>
          <w:bCs/>
          <w:color w:val="000000" w:themeColor="text1"/>
          <w:sz w:val="28"/>
          <w:szCs w:val="28"/>
        </w:rPr>
        <w:t>,’ she</w:t>
      </w:r>
      <w:r w:rsidR="0041009F">
        <w:rPr>
          <w:rFonts w:ascii="Cambria" w:hAnsi="Cambria"/>
          <w:bCs/>
          <w:color w:val="000000" w:themeColor="text1"/>
          <w:sz w:val="28"/>
          <w:szCs w:val="28"/>
        </w:rPr>
        <w:t xml:space="preserve"> over</w:t>
      </w:r>
      <w:r w:rsidR="00D037FC">
        <w:rPr>
          <w:rFonts w:ascii="Cambria" w:hAnsi="Cambria"/>
          <w:bCs/>
          <w:color w:val="000000" w:themeColor="text1"/>
          <w:sz w:val="28"/>
          <w:szCs w:val="28"/>
        </w:rPr>
        <w:t>heard</w:t>
      </w:r>
      <w:r w:rsidR="007D5C9C">
        <w:rPr>
          <w:rFonts w:ascii="Cambria" w:hAnsi="Cambria"/>
          <w:bCs/>
          <w:color w:val="000000" w:themeColor="text1"/>
          <w:sz w:val="28"/>
          <w:szCs w:val="28"/>
        </w:rPr>
        <w:t xml:space="preserve"> someone say</w:t>
      </w:r>
      <w:r>
        <w:rPr>
          <w:rFonts w:ascii="Cambria" w:hAnsi="Cambria"/>
          <w:bCs/>
          <w:color w:val="000000" w:themeColor="text1"/>
          <w:sz w:val="28"/>
          <w:szCs w:val="28"/>
        </w:rPr>
        <w:t>. ‘</w:t>
      </w:r>
      <w:r w:rsidR="00D40A99">
        <w:rPr>
          <w:rFonts w:ascii="Cambria" w:hAnsi="Cambria"/>
          <w:bCs/>
          <w:color w:val="000000" w:themeColor="text1"/>
          <w:sz w:val="28"/>
          <w:szCs w:val="28"/>
        </w:rPr>
        <w:t>What a life he’s led</w:t>
      </w:r>
      <w:del w:id="22844" w:author="Claire S" w:date="2026-06-05T11:42:00Z" w16du:dateUtc="2026-06-05T10:42:00Z">
        <w:r w:rsidR="00D40A99" w:rsidDel="00077D87">
          <w:rPr>
            <w:rFonts w:ascii="Cambria" w:hAnsi="Cambria"/>
            <w:bCs/>
            <w:color w:val="000000" w:themeColor="text1"/>
            <w:sz w:val="28"/>
            <w:szCs w:val="28"/>
          </w:rPr>
          <w:delText>!</w:delText>
        </w:r>
      </w:del>
      <w:ins w:id="22845" w:author="Claire S" w:date="2026-06-05T11:42:00Z" w16du:dateUtc="2026-06-05T10:42:00Z">
        <w:r w:rsidR="00077D87">
          <w:rPr>
            <w:rFonts w:ascii="Cambria" w:hAnsi="Cambria"/>
            <w:bCs/>
            <w:color w:val="000000" w:themeColor="text1"/>
            <w:sz w:val="28"/>
            <w:szCs w:val="28"/>
          </w:rPr>
          <w:t>.</w:t>
        </w:r>
      </w:ins>
      <w:r>
        <w:rPr>
          <w:rFonts w:ascii="Cambria" w:hAnsi="Cambria"/>
          <w:bCs/>
          <w:color w:val="000000" w:themeColor="text1"/>
          <w:sz w:val="28"/>
          <w:szCs w:val="28"/>
        </w:rPr>
        <w:t>’</w:t>
      </w:r>
      <w:r w:rsidR="007D5C9C">
        <w:rPr>
          <w:rFonts w:ascii="Cambria" w:hAnsi="Cambria"/>
          <w:bCs/>
          <w:color w:val="000000" w:themeColor="text1"/>
          <w:sz w:val="28"/>
          <w:szCs w:val="28"/>
        </w:rPr>
        <w:t xml:space="preserve"> </w:t>
      </w:r>
    </w:p>
    <w:p w14:paraId="63FE05D1" w14:textId="1DE346F3" w:rsidR="007D5C9C" w:rsidRDefault="007D5C9C" w:rsidP="0041009F">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H</w:t>
      </w:r>
      <w:r w:rsidR="00231F43">
        <w:rPr>
          <w:rFonts w:ascii="Cambria" w:hAnsi="Cambria"/>
          <w:bCs/>
          <w:color w:val="000000" w:themeColor="text1"/>
          <w:sz w:val="28"/>
          <w:szCs w:val="28"/>
        </w:rPr>
        <w:t>onestly</w:t>
      </w:r>
      <w:r w:rsidR="00223376">
        <w:rPr>
          <w:rFonts w:ascii="Cambria" w:hAnsi="Cambria"/>
          <w:bCs/>
          <w:color w:val="000000" w:themeColor="text1"/>
          <w:sz w:val="28"/>
          <w:szCs w:val="28"/>
        </w:rPr>
        <w:t>,</w:t>
      </w:r>
      <w:r w:rsidR="00231F43">
        <w:rPr>
          <w:rFonts w:ascii="Cambria" w:hAnsi="Cambria"/>
          <w:bCs/>
          <w:color w:val="000000" w:themeColor="text1"/>
          <w:sz w:val="28"/>
          <w:szCs w:val="28"/>
        </w:rPr>
        <w:t xml:space="preserve"> </w:t>
      </w:r>
      <w:r>
        <w:rPr>
          <w:rFonts w:ascii="Cambria" w:hAnsi="Cambria"/>
          <w:bCs/>
          <w:color w:val="000000" w:themeColor="text1"/>
          <w:sz w:val="28"/>
          <w:szCs w:val="28"/>
        </w:rPr>
        <w:t>Clara</w:t>
      </w:r>
      <w:r w:rsidR="0041009F">
        <w:rPr>
          <w:rFonts w:ascii="Cambria" w:hAnsi="Cambria"/>
          <w:bCs/>
          <w:color w:val="000000" w:themeColor="text1"/>
          <w:sz w:val="28"/>
          <w:szCs w:val="28"/>
        </w:rPr>
        <w:t xml:space="preserve"> couldn’t have felt more relieved</w:t>
      </w:r>
      <w:r w:rsidR="00D40A99">
        <w:rPr>
          <w:rFonts w:ascii="Cambria" w:hAnsi="Cambria"/>
          <w:bCs/>
          <w:color w:val="000000" w:themeColor="text1"/>
          <w:sz w:val="28"/>
          <w:szCs w:val="28"/>
        </w:rPr>
        <w:t xml:space="preserve"> to know Ruth was out of the office</w:t>
      </w:r>
      <w:ins w:id="22846" w:author="Daisy Watt" w:date="2026-06-23T05:41:00Z" w16du:dateUtc="2026-06-23T03:41:00Z">
        <w:r w:rsidR="00A52E18">
          <w:rPr>
            <w:rFonts w:ascii="Cambria" w:hAnsi="Cambria"/>
            <w:bCs/>
            <w:color w:val="000000" w:themeColor="text1"/>
            <w:sz w:val="28"/>
            <w:szCs w:val="28"/>
          </w:rPr>
          <w:t>,</w:t>
        </w:r>
      </w:ins>
      <w:r w:rsidR="00D40A99">
        <w:rPr>
          <w:rFonts w:ascii="Cambria" w:hAnsi="Cambria"/>
          <w:bCs/>
          <w:color w:val="000000" w:themeColor="text1"/>
          <w:sz w:val="28"/>
          <w:szCs w:val="28"/>
        </w:rPr>
        <w:t xml:space="preserve"> today</w:t>
      </w:r>
      <w:r w:rsidR="0041009F">
        <w:rPr>
          <w:rFonts w:ascii="Cambria" w:hAnsi="Cambria"/>
          <w:bCs/>
          <w:color w:val="000000" w:themeColor="text1"/>
          <w:sz w:val="28"/>
          <w:szCs w:val="28"/>
        </w:rPr>
        <w:t xml:space="preserve">. </w:t>
      </w:r>
      <w:r w:rsidR="00231F43">
        <w:rPr>
          <w:rFonts w:ascii="Cambria" w:hAnsi="Cambria"/>
          <w:bCs/>
          <w:color w:val="000000" w:themeColor="text1"/>
          <w:sz w:val="28"/>
          <w:szCs w:val="28"/>
        </w:rPr>
        <w:t xml:space="preserve"> </w:t>
      </w:r>
    </w:p>
    <w:p w14:paraId="4185DC53" w14:textId="7B3531CD" w:rsidR="00077D87" w:rsidRDefault="005244D2" w:rsidP="00E0540D">
      <w:pPr>
        <w:spacing w:line="360" w:lineRule="auto"/>
        <w:ind w:firstLine="720"/>
        <w:contextualSpacing/>
        <w:rPr>
          <w:ins w:id="22847" w:author="Claire S" w:date="2026-06-05T11:42:00Z" w16du:dateUtc="2026-06-05T10:42:00Z"/>
          <w:rFonts w:ascii="Cambria" w:hAnsi="Cambria"/>
          <w:bCs/>
          <w:color w:val="000000" w:themeColor="text1"/>
          <w:sz w:val="28"/>
          <w:szCs w:val="28"/>
        </w:rPr>
      </w:pPr>
      <w:r>
        <w:rPr>
          <w:rFonts w:ascii="Cambria" w:hAnsi="Cambria"/>
          <w:bCs/>
          <w:color w:val="000000" w:themeColor="text1"/>
          <w:sz w:val="28"/>
          <w:szCs w:val="28"/>
        </w:rPr>
        <w:t>But a</w:t>
      </w:r>
      <w:r w:rsidR="00D40A99">
        <w:rPr>
          <w:rFonts w:ascii="Cambria" w:hAnsi="Cambria"/>
          <w:bCs/>
          <w:color w:val="000000" w:themeColor="text1"/>
          <w:sz w:val="28"/>
          <w:szCs w:val="28"/>
        </w:rPr>
        <w:t xml:space="preserve">ll afternoon, </w:t>
      </w:r>
      <w:r>
        <w:rPr>
          <w:rFonts w:ascii="Cambria" w:hAnsi="Cambria"/>
          <w:bCs/>
          <w:color w:val="000000" w:themeColor="text1"/>
          <w:sz w:val="28"/>
          <w:szCs w:val="28"/>
        </w:rPr>
        <w:t xml:space="preserve">however hard </w:t>
      </w:r>
      <w:r w:rsidR="00D40A99">
        <w:rPr>
          <w:rFonts w:ascii="Cambria" w:hAnsi="Cambria"/>
          <w:bCs/>
          <w:color w:val="000000" w:themeColor="text1"/>
          <w:sz w:val="28"/>
          <w:szCs w:val="28"/>
        </w:rPr>
        <w:t>s</w:t>
      </w:r>
      <w:r w:rsidR="007D5C9C">
        <w:rPr>
          <w:rFonts w:ascii="Cambria" w:hAnsi="Cambria"/>
          <w:bCs/>
          <w:color w:val="000000" w:themeColor="text1"/>
          <w:sz w:val="28"/>
          <w:szCs w:val="28"/>
        </w:rPr>
        <w:t xml:space="preserve">he </w:t>
      </w:r>
      <w:r w:rsidR="0068717A">
        <w:rPr>
          <w:rFonts w:ascii="Cambria" w:hAnsi="Cambria"/>
          <w:bCs/>
          <w:color w:val="000000" w:themeColor="text1"/>
          <w:sz w:val="28"/>
          <w:szCs w:val="28"/>
        </w:rPr>
        <w:t>tr</w:t>
      </w:r>
      <w:r w:rsidR="00A422A7">
        <w:rPr>
          <w:rFonts w:ascii="Cambria" w:hAnsi="Cambria"/>
          <w:bCs/>
          <w:color w:val="000000" w:themeColor="text1"/>
          <w:sz w:val="28"/>
          <w:szCs w:val="28"/>
        </w:rPr>
        <w:t>ied</w:t>
      </w:r>
      <w:r w:rsidR="0068717A">
        <w:rPr>
          <w:rFonts w:ascii="Cambria" w:hAnsi="Cambria"/>
          <w:bCs/>
          <w:color w:val="000000" w:themeColor="text1"/>
          <w:sz w:val="28"/>
          <w:szCs w:val="28"/>
        </w:rPr>
        <w:t xml:space="preserve"> to concentrate on the edits for the psych</w:t>
      </w:r>
      <w:ins w:id="22848" w:author="Daisy Watt" w:date="2026-06-23T18:47:00Z" w16du:dateUtc="2026-06-23T16:47:00Z">
        <w:r w:rsidR="00262216">
          <w:rPr>
            <w:rFonts w:ascii="Cambria" w:hAnsi="Cambria"/>
            <w:bCs/>
            <w:color w:val="000000" w:themeColor="text1"/>
            <w:sz w:val="28"/>
            <w:szCs w:val="28"/>
          </w:rPr>
          <w:t>ological</w:t>
        </w:r>
      </w:ins>
      <w:r w:rsidR="00674AF7">
        <w:rPr>
          <w:rFonts w:ascii="Cambria" w:hAnsi="Cambria"/>
          <w:bCs/>
          <w:color w:val="000000" w:themeColor="text1"/>
          <w:sz w:val="28"/>
          <w:szCs w:val="28"/>
        </w:rPr>
        <w:t xml:space="preserve"> </w:t>
      </w:r>
      <w:r w:rsidR="0068717A">
        <w:rPr>
          <w:rFonts w:ascii="Cambria" w:hAnsi="Cambria"/>
          <w:bCs/>
          <w:color w:val="000000" w:themeColor="text1"/>
          <w:sz w:val="28"/>
          <w:szCs w:val="28"/>
        </w:rPr>
        <w:t>thriller</w:t>
      </w:r>
      <w:r w:rsidR="00FA2FCA">
        <w:rPr>
          <w:rFonts w:ascii="Cambria" w:hAnsi="Cambria"/>
          <w:bCs/>
          <w:color w:val="000000" w:themeColor="text1"/>
          <w:sz w:val="28"/>
          <w:szCs w:val="28"/>
        </w:rPr>
        <w:t xml:space="preserve"> </w:t>
      </w:r>
      <w:r w:rsidR="00FA2FCA" w:rsidRPr="00F52CDA">
        <w:rPr>
          <w:rFonts w:ascii="Cambria" w:hAnsi="Cambria"/>
          <w:bCs/>
          <w:i/>
          <w:iCs/>
          <w:color w:val="000000" w:themeColor="text1"/>
          <w:sz w:val="28"/>
          <w:szCs w:val="28"/>
        </w:rPr>
        <w:t>The Stalker</w:t>
      </w:r>
      <w:r w:rsidR="00674AF7">
        <w:rPr>
          <w:rFonts w:ascii="Cambria" w:hAnsi="Cambria"/>
          <w:bCs/>
          <w:color w:val="000000" w:themeColor="text1"/>
          <w:sz w:val="28"/>
          <w:szCs w:val="28"/>
        </w:rPr>
        <w:t>,</w:t>
      </w:r>
      <w:r w:rsidR="0068717A">
        <w:rPr>
          <w:rFonts w:ascii="Cambria" w:hAnsi="Cambria"/>
          <w:bCs/>
          <w:color w:val="000000" w:themeColor="text1"/>
          <w:sz w:val="28"/>
          <w:szCs w:val="28"/>
        </w:rPr>
        <w:t xml:space="preserve"> </w:t>
      </w:r>
      <w:del w:id="22849" w:author="Claire S" w:date="2026-06-06T09:57:00Z" w16du:dateUtc="2026-06-06T08:57:00Z">
        <w:r w:rsidR="0068717A" w:rsidDel="006074E1">
          <w:rPr>
            <w:rFonts w:ascii="Cambria" w:hAnsi="Cambria"/>
            <w:bCs/>
            <w:color w:val="000000" w:themeColor="text1"/>
            <w:sz w:val="28"/>
            <w:szCs w:val="28"/>
          </w:rPr>
          <w:delText xml:space="preserve">her </w:delText>
        </w:r>
        <w:r w:rsidDel="006074E1">
          <w:rPr>
            <w:rFonts w:ascii="Cambria" w:hAnsi="Cambria"/>
            <w:bCs/>
            <w:color w:val="000000" w:themeColor="text1"/>
            <w:sz w:val="28"/>
            <w:szCs w:val="28"/>
          </w:rPr>
          <w:delText>min</w:delText>
        </w:r>
        <w:r w:rsidR="0068717A" w:rsidDel="006074E1">
          <w:rPr>
            <w:rFonts w:ascii="Cambria" w:hAnsi="Cambria"/>
            <w:bCs/>
            <w:color w:val="000000" w:themeColor="text1"/>
            <w:sz w:val="28"/>
            <w:szCs w:val="28"/>
          </w:rPr>
          <w:delText>d</w:delText>
        </w:r>
      </w:del>
      <w:ins w:id="22850" w:author="Claire S" w:date="2026-06-06T09:57:00Z" w16du:dateUtc="2026-06-06T08:57:00Z">
        <w:r w:rsidR="006074E1">
          <w:rPr>
            <w:rFonts w:ascii="Cambria" w:hAnsi="Cambria"/>
            <w:bCs/>
            <w:color w:val="000000" w:themeColor="text1"/>
            <w:sz w:val="28"/>
            <w:szCs w:val="28"/>
          </w:rPr>
          <w:t>she</w:t>
        </w:r>
      </w:ins>
      <w:r w:rsidR="0068717A">
        <w:rPr>
          <w:rFonts w:ascii="Cambria" w:hAnsi="Cambria"/>
          <w:bCs/>
          <w:color w:val="000000" w:themeColor="text1"/>
          <w:sz w:val="28"/>
          <w:szCs w:val="28"/>
        </w:rPr>
        <w:t xml:space="preserve"> kept f</w:t>
      </w:r>
      <w:ins w:id="22851" w:author="Claire S" w:date="2026-06-06T09:58:00Z" w16du:dateUtc="2026-06-06T08:58:00Z">
        <w:r w:rsidR="006074E1">
          <w:rPr>
            <w:rFonts w:ascii="Cambria" w:hAnsi="Cambria"/>
            <w:bCs/>
            <w:color w:val="000000" w:themeColor="text1"/>
            <w:sz w:val="28"/>
            <w:szCs w:val="28"/>
          </w:rPr>
          <w:t>eeli</w:t>
        </w:r>
      </w:ins>
      <w:del w:id="22852" w:author="Claire S" w:date="2026-06-06T09:58:00Z" w16du:dateUtc="2026-06-06T08:58:00Z">
        <w:r w:rsidR="0068717A" w:rsidDel="006074E1">
          <w:rPr>
            <w:rFonts w:ascii="Cambria" w:hAnsi="Cambria"/>
            <w:bCs/>
            <w:color w:val="000000" w:themeColor="text1"/>
            <w:sz w:val="28"/>
            <w:szCs w:val="28"/>
          </w:rPr>
          <w:delText>lashi</w:delText>
        </w:r>
      </w:del>
      <w:r w:rsidR="0068717A">
        <w:rPr>
          <w:rFonts w:ascii="Cambria" w:hAnsi="Cambria"/>
          <w:bCs/>
          <w:color w:val="000000" w:themeColor="text1"/>
          <w:sz w:val="28"/>
          <w:szCs w:val="28"/>
        </w:rPr>
        <w:t xml:space="preserve">ng </w:t>
      </w:r>
      <w:del w:id="22853" w:author="Claire S" w:date="2026-06-06T09:58:00Z" w16du:dateUtc="2026-06-06T08:58:00Z">
        <w:r w:rsidR="0068717A" w:rsidDel="006074E1">
          <w:rPr>
            <w:rFonts w:ascii="Cambria" w:hAnsi="Cambria"/>
            <w:bCs/>
            <w:color w:val="000000" w:themeColor="text1"/>
            <w:sz w:val="28"/>
            <w:szCs w:val="28"/>
          </w:rPr>
          <w:delText xml:space="preserve">back to </w:delText>
        </w:r>
      </w:del>
      <w:r w:rsidR="007D5C9C">
        <w:rPr>
          <w:rFonts w:ascii="Cambria" w:hAnsi="Cambria"/>
          <w:bCs/>
          <w:color w:val="000000" w:themeColor="text1"/>
          <w:sz w:val="28"/>
          <w:szCs w:val="28"/>
        </w:rPr>
        <w:t xml:space="preserve">Jackson Rayne’s </w:t>
      </w:r>
      <w:r w:rsidR="00D40A99">
        <w:rPr>
          <w:rFonts w:ascii="Cambria" w:hAnsi="Cambria"/>
          <w:bCs/>
          <w:color w:val="000000" w:themeColor="text1"/>
          <w:sz w:val="28"/>
          <w:szCs w:val="28"/>
        </w:rPr>
        <w:t xml:space="preserve">steely </w:t>
      </w:r>
      <w:r w:rsidR="00674AF7">
        <w:rPr>
          <w:rFonts w:ascii="Cambria" w:hAnsi="Cambria"/>
          <w:bCs/>
          <w:color w:val="000000" w:themeColor="text1"/>
          <w:sz w:val="28"/>
          <w:szCs w:val="28"/>
        </w:rPr>
        <w:t>grasp</w:t>
      </w:r>
      <w:r w:rsidR="007D5C9C">
        <w:rPr>
          <w:rFonts w:ascii="Cambria" w:hAnsi="Cambria"/>
          <w:bCs/>
          <w:color w:val="000000" w:themeColor="text1"/>
          <w:sz w:val="28"/>
          <w:szCs w:val="28"/>
        </w:rPr>
        <w:t xml:space="preserve"> </w:t>
      </w:r>
      <w:r w:rsidR="00420444">
        <w:rPr>
          <w:rFonts w:ascii="Cambria" w:hAnsi="Cambria"/>
          <w:bCs/>
          <w:color w:val="000000" w:themeColor="text1"/>
          <w:sz w:val="28"/>
          <w:szCs w:val="28"/>
        </w:rPr>
        <w:t>round her wrist</w:t>
      </w:r>
      <w:r w:rsidR="00EB7D2B">
        <w:rPr>
          <w:rFonts w:ascii="Cambria" w:hAnsi="Cambria"/>
          <w:bCs/>
          <w:color w:val="000000" w:themeColor="text1"/>
          <w:sz w:val="28"/>
          <w:szCs w:val="28"/>
        </w:rPr>
        <w:t>.</w:t>
      </w:r>
      <w:r w:rsidR="0068717A">
        <w:rPr>
          <w:rFonts w:ascii="Cambria" w:hAnsi="Cambria"/>
          <w:bCs/>
          <w:color w:val="000000" w:themeColor="text1"/>
          <w:sz w:val="28"/>
          <w:szCs w:val="28"/>
        </w:rPr>
        <w:t xml:space="preserve"> </w:t>
      </w:r>
    </w:p>
    <w:p w14:paraId="16A985A5" w14:textId="09AB3567" w:rsidR="00E70E8B" w:rsidRDefault="00E0540D" w:rsidP="00E0540D">
      <w:pPr>
        <w:spacing w:line="360" w:lineRule="auto"/>
        <w:ind w:firstLine="720"/>
        <w:contextualSpacing/>
        <w:rPr>
          <w:ins w:id="22854" w:author="Claire S" w:date="2026-06-05T11:44:00Z" w16du:dateUtc="2026-06-05T10:44:00Z"/>
          <w:rFonts w:ascii="Cambria" w:hAnsi="Cambria"/>
          <w:bCs/>
          <w:color w:val="000000" w:themeColor="text1"/>
          <w:sz w:val="28"/>
          <w:szCs w:val="28"/>
        </w:rPr>
      </w:pPr>
      <w:commentRangeStart w:id="22855"/>
      <w:del w:id="22856" w:author="Claire S" w:date="2026-06-05T11:42:00Z" w16du:dateUtc="2026-06-05T10:42:00Z">
        <w:r w:rsidDel="00077D87">
          <w:rPr>
            <w:rFonts w:ascii="Cambria" w:hAnsi="Cambria"/>
            <w:bCs/>
            <w:color w:val="000000" w:themeColor="text1"/>
            <w:sz w:val="28"/>
            <w:szCs w:val="28"/>
          </w:rPr>
          <w:delText xml:space="preserve">Would she </w:delText>
        </w:r>
        <w:r w:rsidR="009B727C" w:rsidDel="00077D87">
          <w:rPr>
            <w:rFonts w:ascii="Cambria" w:hAnsi="Cambria"/>
            <w:bCs/>
            <w:color w:val="000000" w:themeColor="text1"/>
            <w:sz w:val="28"/>
            <w:szCs w:val="28"/>
          </w:rPr>
          <w:delText>lose her job</w:delText>
        </w:r>
      </w:del>
      <w:ins w:id="22857" w:author="Claire S" w:date="2026-06-05T11:42:00Z" w16du:dateUtc="2026-06-05T10:42:00Z">
        <w:r w:rsidR="00077D87">
          <w:rPr>
            <w:rFonts w:ascii="Cambria" w:hAnsi="Cambria"/>
            <w:bCs/>
            <w:color w:val="000000" w:themeColor="text1"/>
            <w:sz w:val="28"/>
            <w:szCs w:val="28"/>
          </w:rPr>
          <w:t>Did Langley know that Jackson Rayne was potentially a predator</w:t>
        </w:r>
      </w:ins>
      <w:del w:id="22858" w:author="Claire S" w:date="2026-06-05T11:42:00Z" w16du:dateUtc="2026-06-05T10:42:00Z">
        <w:r w:rsidR="005244D2" w:rsidDel="00077D87">
          <w:rPr>
            <w:rFonts w:ascii="Cambria" w:hAnsi="Cambria"/>
            <w:bCs/>
            <w:color w:val="000000" w:themeColor="text1"/>
            <w:sz w:val="28"/>
            <w:szCs w:val="28"/>
          </w:rPr>
          <w:delText xml:space="preserve"> because she’d turned Langley’s biggest author down</w:delText>
        </w:r>
      </w:del>
      <w:r w:rsidR="009B727C">
        <w:rPr>
          <w:rFonts w:ascii="Cambria" w:hAnsi="Cambria"/>
          <w:bCs/>
          <w:color w:val="000000" w:themeColor="text1"/>
          <w:sz w:val="28"/>
          <w:szCs w:val="28"/>
        </w:rPr>
        <w:t xml:space="preserve">? </w:t>
      </w:r>
      <w:commentRangeStart w:id="22859"/>
      <w:ins w:id="22860" w:author="Claire S" w:date="2026-06-05T11:42:00Z" w16du:dateUtc="2026-06-05T10:42:00Z">
        <w:r w:rsidR="00077D87">
          <w:rPr>
            <w:rFonts w:ascii="Cambria" w:hAnsi="Cambria"/>
            <w:bCs/>
            <w:color w:val="000000" w:themeColor="text1"/>
            <w:sz w:val="28"/>
            <w:szCs w:val="28"/>
          </w:rPr>
          <w:t xml:space="preserve">She kept thinking about Violet’s </w:t>
        </w:r>
      </w:ins>
      <w:ins w:id="22861" w:author="Claire S" w:date="2026-07-31T16:48:00Z" w16du:dateUtc="2026-07-31T15:48:00Z">
        <w:r w:rsidR="005218B7">
          <w:rPr>
            <w:rFonts w:ascii="Cambria" w:hAnsi="Cambria"/>
            <w:bCs/>
            <w:color w:val="000000" w:themeColor="text1"/>
            <w:sz w:val="28"/>
            <w:szCs w:val="28"/>
          </w:rPr>
          <w:t xml:space="preserve">text </w:t>
        </w:r>
      </w:ins>
      <w:ins w:id="22862" w:author="Claire S" w:date="2026-06-05T11:42:00Z" w16du:dateUtc="2026-06-05T10:42:00Z">
        <w:r w:rsidR="00077D87">
          <w:rPr>
            <w:rFonts w:ascii="Cambria" w:hAnsi="Cambria"/>
            <w:bCs/>
            <w:color w:val="000000" w:themeColor="text1"/>
            <w:sz w:val="28"/>
            <w:szCs w:val="28"/>
          </w:rPr>
          <w:t>message</w:t>
        </w:r>
      </w:ins>
      <w:ins w:id="22863" w:author="Claire S" w:date="2026-07-31T16:48:00Z" w16du:dateUtc="2026-07-31T15:48:00Z">
        <w:r w:rsidR="005218B7">
          <w:rPr>
            <w:rFonts w:ascii="Cambria" w:hAnsi="Cambria"/>
            <w:bCs/>
            <w:color w:val="000000" w:themeColor="text1"/>
            <w:sz w:val="28"/>
            <w:szCs w:val="28"/>
          </w:rPr>
          <w:t xml:space="preserve"> on the night of the Book Awards – did it mean Violet had kn</w:t>
        </w:r>
      </w:ins>
      <w:ins w:id="22864" w:author="Claire S" w:date="2026-06-05T11:43:00Z" w16du:dateUtc="2026-06-05T10:43:00Z">
        <w:r w:rsidR="00077D87">
          <w:rPr>
            <w:rFonts w:ascii="Cambria" w:hAnsi="Cambria"/>
            <w:bCs/>
            <w:color w:val="000000" w:themeColor="text1"/>
            <w:sz w:val="28"/>
            <w:szCs w:val="28"/>
          </w:rPr>
          <w:t>own</w:t>
        </w:r>
      </w:ins>
      <w:commentRangeEnd w:id="22859"/>
      <w:del w:id="22865" w:author="Claire S" w:date="2026-07-31T16:48:00Z" w16du:dateUtc="2026-07-31T15:48:00Z">
        <w:r w:rsidR="002E043C" w:rsidDel="005218B7">
          <w:rPr>
            <w:rStyle w:val="CommentReference"/>
            <w:rFonts w:ascii="Cambria" w:hAnsi="Cambria"/>
            <w:bCs/>
            <w:color w:val="000000" w:themeColor="text1"/>
            <w:sz w:val="28"/>
            <w:szCs w:val="28"/>
          </w:rPr>
          <w:commentReference w:id="22859"/>
        </w:r>
      </w:del>
      <w:ins w:id="22866" w:author="Claire S" w:date="2026-07-31T16:48:00Z" w16du:dateUtc="2026-07-31T15:48:00Z">
        <w:r w:rsidR="005218B7">
          <w:rPr>
            <w:rFonts w:ascii="Cambria" w:hAnsi="Cambria"/>
            <w:bCs/>
            <w:color w:val="000000" w:themeColor="text1"/>
            <w:sz w:val="28"/>
            <w:szCs w:val="28"/>
          </w:rPr>
          <w:t>? But -</w:t>
        </w:r>
      </w:ins>
      <w:ins w:id="22867" w:author="Claire S" w:date="2026-06-05T11:43:00Z" w16du:dateUtc="2026-06-05T10:43:00Z">
        <w:r w:rsidR="00077D87">
          <w:rPr>
            <w:rFonts w:ascii="Cambria" w:hAnsi="Cambria"/>
            <w:bCs/>
            <w:color w:val="000000" w:themeColor="text1"/>
            <w:sz w:val="28"/>
            <w:szCs w:val="28"/>
          </w:rPr>
          <w:t xml:space="preserve"> </w:t>
        </w:r>
      </w:ins>
      <w:ins w:id="22868" w:author="Claire S" w:date="2026-07-31T16:48:00Z" w16du:dateUtc="2026-07-31T15:48:00Z">
        <w:r w:rsidR="005218B7">
          <w:rPr>
            <w:rFonts w:ascii="Cambria" w:hAnsi="Cambria"/>
            <w:bCs/>
            <w:color w:val="000000" w:themeColor="text1"/>
            <w:sz w:val="28"/>
            <w:szCs w:val="28"/>
          </w:rPr>
          <w:t>w</w:t>
        </w:r>
      </w:ins>
      <w:ins w:id="22869" w:author="Claire S" w:date="2026-06-05T11:43:00Z" w16du:dateUtc="2026-06-05T10:43:00Z">
        <w:r w:rsidR="00077D87">
          <w:rPr>
            <w:rFonts w:ascii="Cambria" w:hAnsi="Cambria"/>
            <w:bCs/>
            <w:color w:val="000000" w:themeColor="text1"/>
            <w:sz w:val="28"/>
            <w:szCs w:val="28"/>
          </w:rPr>
          <w:t>ho else did?</w:t>
        </w:r>
      </w:ins>
      <w:r w:rsidR="009B727C">
        <w:rPr>
          <w:rFonts w:ascii="Cambria" w:hAnsi="Cambria"/>
          <w:bCs/>
          <w:color w:val="000000" w:themeColor="text1"/>
          <w:sz w:val="28"/>
          <w:szCs w:val="28"/>
        </w:rPr>
        <w:t xml:space="preserve"> </w:t>
      </w:r>
      <w:commentRangeEnd w:id="22855"/>
      <w:r w:rsidR="00451443">
        <w:rPr>
          <w:rStyle w:val="CommentReference"/>
          <w:rFonts w:ascii="Cambria" w:hAnsi="Cambria"/>
          <w:bCs/>
          <w:color w:val="000000" w:themeColor="text1"/>
          <w:sz w:val="28"/>
          <w:szCs w:val="28"/>
        </w:rPr>
        <w:commentReference w:id="22855"/>
      </w:r>
    </w:p>
    <w:p w14:paraId="6ADC40B9" w14:textId="6C2D8A00" w:rsidR="00080810" w:rsidRDefault="005218B7" w:rsidP="005218B7">
      <w:pPr>
        <w:spacing w:line="360" w:lineRule="auto"/>
        <w:ind w:firstLine="720"/>
        <w:contextualSpacing/>
        <w:rPr>
          <w:ins w:id="22870" w:author="Claire S" w:date="2026-06-05T11:45:00Z" w16du:dateUtc="2026-06-05T10:45:00Z"/>
          <w:rFonts w:ascii="Cambria" w:hAnsi="Cambria"/>
          <w:bCs/>
          <w:color w:val="000000" w:themeColor="text1"/>
          <w:sz w:val="28"/>
          <w:szCs w:val="28"/>
        </w:rPr>
      </w:pPr>
      <w:ins w:id="22871" w:author="Claire S" w:date="2026-07-31T16:49:00Z" w16du:dateUtc="2026-07-31T15:49:00Z">
        <w:r>
          <w:rPr>
            <w:rFonts w:ascii="Cambria" w:hAnsi="Cambria"/>
            <w:bCs/>
            <w:color w:val="000000" w:themeColor="text1"/>
            <w:sz w:val="28"/>
            <w:szCs w:val="28"/>
          </w:rPr>
          <w:t>‘</w:t>
        </w:r>
      </w:ins>
      <w:ins w:id="22872" w:author="Claire S" w:date="2026-07-31T16:50:00Z" w16du:dateUtc="2026-07-31T15:50:00Z">
        <w:r>
          <w:rPr>
            <w:rFonts w:ascii="Cambria" w:hAnsi="Cambria"/>
            <w:bCs/>
            <w:color w:val="000000" w:themeColor="text1"/>
            <w:sz w:val="28"/>
            <w:szCs w:val="28"/>
          </w:rPr>
          <w:t>A delivery for you</w:t>
        </w:r>
      </w:ins>
      <w:ins w:id="22873" w:author="Claire S" w:date="2026-07-31T16:49:00Z" w16du:dateUtc="2026-07-31T15:49:00Z">
        <w:r>
          <w:rPr>
            <w:rFonts w:ascii="Cambria" w:hAnsi="Cambria"/>
            <w:bCs/>
            <w:color w:val="000000" w:themeColor="text1"/>
            <w:sz w:val="28"/>
            <w:szCs w:val="28"/>
          </w:rPr>
          <w:t xml:space="preserve">.’ </w:t>
        </w:r>
      </w:ins>
      <w:commentRangeStart w:id="22874"/>
      <w:ins w:id="22875" w:author="Claire S" w:date="2026-06-05T11:44:00Z" w16du:dateUtc="2026-06-05T10:44:00Z">
        <w:r w:rsidR="00080810">
          <w:rPr>
            <w:rFonts w:ascii="Cambria" w:hAnsi="Cambria"/>
            <w:bCs/>
            <w:color w:val="000000" w:themeColor="text1"/>
            <w:sz w:val="28"/>
            <w:szCs w:val="28"/>
          </w:rPr>
          <w:t>Maude walked up to her</w:t>
        </w:r>
      </w:ins>
      <w:ins w:id="22876" w:author="Claire S" w:date="2026-07-31T16:49:00Z" w16du:dateUtc="2026-07-31T15:49:00Z">
        <w:r>
          <w:rPr>
            <w:rFonts w:ascii="Cambria" w:hAnsi="Cambria"/>
            <w:bCs/>
            <w:color w:val="000000" w:themeColor="text1"/>
            <w:sz w:val="28"/>
            <w:szCs w:val="28"/>
          </w:rPr>
          <w:t xml:space="preserve"> desk</w:t>
        </w:r>
      </w:ins>
      <w:ins w:id="22877" w:author="Claire S" w:date="2026-06-05T14:52:00Z" w16du:dateUtc="2026-06-05T13:52:00Z">
        <w:r w:rsidR="00D27202">
          <w:rPr>
            <w:rFonts w:ascii="Cambria" w:hAnsi="Cambria"/>
            <w:bCs/>
            <w:color w:val="000000" w:themeColor="text1"/>
            <w:sz w:val="28"/>
            <w:szCs w:val="28"/>
          </w:rPr>
          <w:t xml:space="preserve">, </w:t>
        </w:r>
      </w:ins>
      <w:commentRangeEnd w:id="22874"/>
      <w:r w:rsidR="00F60C33">
        <w:rPr>
          <w:rStyle w:val="CommentReference"/>
          <w:rFonts w:ascii="Cambria" w:hAnsi="Cambria"/>
          <w:bCs/>
          <w:color w:val="000000" w:themeColor="text1"/>
          <w:sz w:val="28"/>
          <w:szCs w:val="28"/>
        </w:rPr>
        <w:commentReference w:id="22874"/>
      </w:r>
      <w:ins w:id="22878" w:author="Claire S" w:date="2026-06-05T14:52:00Z" w16du:dateUtc="2026-06-05T13:52:00Z">
        <w:r w:rsidR="00D27202">
          <w:rPr>
            <w:rFonts w:ascii="Cambria" w:hAnsi="Cambria"/>
            <w:bCs/>
            <w:color w:val="000000" w:themeColor="text1"/>
            <w:sz w:val="28"/>
            <w:szCs w:val="28"/>
          </w:rPr>
          <w:t xml:space="preserve">her </w:t>
        </w:r>
      </w:ins>
      <w:ins w:id="22879" w:author="Claire S" w:date="2026-06-05T14:53:00Z" w16du:dateUtc="2026-06-05T13:53:00Z">
        <w:r w:rsidR="00D27202">
          <w:rPr>
            <w:rFonts w:ascii="Cambria" w:hAnsi="Cambria"/>
            <w:bCs/>
            <w:color w:val="000000" w:themeColor="text1"/>
            <w:sz w:val="28"/>
            <w:szCs w:val="28"/>
          </w:rPr>
          <w:t xml:space="preserve">little </w:t>
        </w:r>
      </w:ins>
      <w:ins w:id="22880" w:author="Claire S" w:date="2026-06-05T14:52:00Z" w16du:dateUtc="2026-06-05T13:52:00Z">
        <w:r w:rsidR="00D27202">
          <w:rPr>
            <w:rFonts w:ascii="Cambria" w:hAnsi="Cambria"/>
            <w:bCs/>
            <w:color w:val="000000" w:themeColor="text1"/>
            <w:sz w:val="28"/>
            <w:szCs w:val="28"/>
          </w:rPr>
          <w:t xml:space="preserve">patent shoes shining </w:t>
        </w:r>
      </w:ins>
      <w:ins w:id="22881" w:author="Claire S" w:date="2026-06-05T14:53:00Z" w16du:dateUtc="2026-06-05T13:53:00Z">
        <w:r w:rsidR="00D27202">
          <w:rPr>
            <w:rFonts w:ascii="Cambria" w:hAnsi="Cambria"/>
            <w:bCs/>
            <w:color w:val="000000" w:themeColor="text1"/>
            <w:sz w:val="28"/>
            <w:szCs w:val="28"/>
          </w:rPr>
          <w:t>l</w:t>
        </w:r>
      </w:ins>
      <w:ins w:id="22882" w:author="Claire S" w:date="2026-06-05T14:52:00Z" w16du:dateUtc="2026-06-05T13:52:00Z">
        <w:r w:rsidR="00D27202">
          <w:rPr>
            <w:rFonts w:ascii="Cambria" w:hAnsi="Cambria"/>
            <w:bCs/>
            <w:color w:val="000000" w:themeColor="text1"/>
            <w:sz w:val="28"/>
            <w:szCs w:val="28"/>
          </w:rPr>
          <w:t>i</w:t>
        </w:r>
      </w:ins>
      <w:ins w:id="22883" w:author="Claire S" w:date="2026-06-05T14:53:00Z" w16du:dateUtc="2026-06-05T13:53:00Z">
        <w:r w:rsidR="00D27202">
          <w:rPr>
            <w:rFonts w:ascii="Cambria" w:hAnsi="Cambria"/>
            <w:bCs/>
            <w:color w:val="000000" w:themeColor="text1"/>
            <w:sz w:val="28"/>
            <w:szCs w:val="28"/>
          </w:rPr>
          <w:t>ke mirrors</w:t>
        </w:r>
      </w:ins>
      <w:ins w:id="22884" w:author="Claire S" w:date="2026-06-05T11:44:00Z" w16du:dateUtc="2026-06-05T10:44:00Z">
        <w:r w:rsidR="00080810">
          <w:rPr>
            <w:rFonts w:ascii="Cambria" w:hAnsi="Cambria"/>
            <w:bCs/>
            <w:color w:val="000000" w:themeColor="text1"/>
            <w:sz w:val="28"/>
            <w:szCs w:val="28"/>
          </w:rPr>
          <w:t>.</w:t>
        </w:r>
      </w:ins>
      <w:ins w:id="22885" w:author="Claire S" w:date="2026-07-31T16:49:00Z" w16du:dateUtc="2026-07-31T15:49:00Z">
        <w:r>
          <w:rPr>
            <w:rFonts w:ascii="Cambria" w:hAnsi="Cambria"/>
            <w:bCs/>
            <w:color w:val="000000" w:themeColor="text1"/>
            <w:sz w:val="28"/>
            <w:szCs w:val="28"/>
          </w:rPr>
          <w:t xml:space="preserve"> </w:t>
        </w:r>
      </w:ins>
      <w:ins w:id="22886" w:author="Claire S" w:date="2026-06-05T11:45:00Z" w16du:dateUtc="2026-06-05T10:45:00Z">
        <w:r w:rsidR="00080810">
          <w:rPr>
            <w:rFonts w:ascii="Cambria" w:hAnsi="Cambria"/>
            <w:bCs/>
            <w:color w:val="000000" w:themeColor="text1"/>
            <w:sz w:val="28"/>
            <w:szCs w:val="28"/>
          </w:rPr>
          <w:t xml:space="preserve">She </w:t>
        </w:r>
      </w:ins>
      <w:ins w:id="22887" w:author="Claire S" w:date="2026-06-05T14:53:00Z" w16du:dateUtc="2026-06-05T13:53:00Z">
        <w:r w:rsidR="00D27202">
          <w:rPr>
            <w:rFonts w:ascii="Cambria" w:hAnsi="Cambria"/>
            <w:bCs/>
            <w:color w:val="000000" w:themeColor="text1"/>
            <w:sz w:val="28"/>
            <w:szCs w:val="28"/>
          </w:rPr>
          <w:t>passed</w:t>
        </w:r>
      </w:ins>
      <w:ins w:id="22888" w:author="Claire S" w:date="2026-06-05T11:45:00Z" w16du:dateUtc="2026-06-05T10:45:00Z">
        <w:r w:rsidR="00080810">
          <w:rPr>
            <w:rFonts w:ascii="Cambria" w:hAnsi="Cambria"/>
            <w:bCs/>
            <w:color w:val="000000" w:themeColor="text1"/>
            <w:sz w:val="28"/>
            <w:szCs w:val="28"/>
          </w:rPr>
          <w:t xml:space="preserve"> </w:t>
        </w:r>
      </w:ins>
      <w:ins w:id="22889" w:author="Claire S" w:date="2026-07-31T16:49:00Z" w16du:dateUtc="2026-07-31T15:49:00Z">
        <w:r>
          <w:rPr>
            <w:rFonts w:ascii="Cambria" w:hAnsi="Cambria"/>
            <w:bCs/>
            <w:color w:val="000000" w:themeColor="text1"/>
            <w:sz w:val="28"/>
            <w:szCs w:val="28"/>
          </w:rPr>
          <w:t xml:space="preserve">Clara </w:t>
        </w:r>
      </w:ins>
      <w:ins w:id="22890" w:author="Claire S" w:date="2026-06-05T11:45:00Z" w16du:dateUtc="2026-06-05T10:45:00Z">
        <w:r w:rsidR="00080810">
          <w:rPr>
            <w:rFonts w:ascii="Cambria" w:hAnsi="Cambria"/>
            <w:bCs/>
            <w:color w:val="000000" w:themeColor="text1"/>
            <w:sz w:val="28"/>
            <w:szCs w:val="28"/>
          </w:rPr>
          <w:t xml:space="preserve">a bound document. ‘Jackson’s latest edits of </w:t>
        </w:r>
        <w:r w:rsidR="00080810" w:rsidRPr="00D27202">
          <w:rPr>
            <w:rFonts w:ascii="Cambria" w:hAnsi="Cambria"/>
            <w:bCs/>
            <w:i/>
            <w:iCs/>
            <w:color w:val="000000" w:themeColor="text1"/>
            <w:sz w:val="28"/>
            <w:szCs w:val="28"/>
            <w:rPrChange w:id="22891" w:author="Claire S" w:date="2026-06-05T14:53:00Z" w16du:dateUtc="2026-06-05T13:53:00Z">
              <w:rPr>
                <w:rFonts w:ascii="Cambria" w:hAnsi="Cambria"/>
                <w:bCs/>
                <w:color w:val="000000" w:themeColor="text1"/>
                <w:sz w:val="28"/>
                <w:szCs w:val="28"/>
              </w:rPr>
            </w:rPrChange>
          </w:rPr>
          <w:t>Leave Me Alone</w:t>
        </w:r>
      </w:ins>
      <w:ins w:id="22892" w:author="Daisy Watt" w:date="2026-06-23T18:51:00Z" w16du:dateUtc="2026-06-23T16:51:00Z">
        <w:r w:rsidR="007C0CAF">
          <w:rPr>
            <w:rFonts w:ascii="Cambria" w:hAnsi="Cambria"/>
            <w:bCs/>
            <w:i/>
            <w:iCs/>
            <w:color w:val="000000" w:themeColor="text1"/>
            <w:sz w:val="28"/>
            <w:szCs w:val="28"/>
          </w:rPr>
          <w:t>.’</w:t>
        </w:r>
      </w:ins>
      <w:ins w:id="22893" w:author="Claire S" w:date="2026-06-05T11:45:00Z" w16du:dateUtc="2026-06-05T10:45:00Z">
        <w:del w:id="22894" w:author="Daisy Watt" w:date="2026-06-23T18:51:00Z" w16du:dateUtc="2026-06-23T16:51:00Z">
          <w:r w:rsidR="00080810" w:rsidRPr="00D27202" w:rsidDel="007C0CAF">
            <w:rPr>
              <w:rFonts w:ascii="Cambria" w:hAnsi="Cambria"/>
              <w:bCs/>
              <w:i/>
              <w:iCs/>
              <w:color w:val="000000" w:themeColor="text1"/>
              <w:sz w:val="28"/>
              <w:szCs w:val="28"/>
              <w:rPrChange w:id="22895" w:author="Claire S" w:date="2026-06-05T14:53:00Z" w16du:dateUtc="2026-06-05T13:53:00Z">
                <w:rPr>
                  <w:rFonts w:ascii="Cambria" w:hAnsi="Cambria"/>
                  <w:bCs/>
                  <w:color w:val="000000" w:themeColor="text1"/>
                  <w:sz w:val="28"/>
                  <w:szCs w:val="28"/>
                </w:rPr>
              </w:rPrChange>
            </w:rPr>
            <w:delText>’</w:delText>
          </w:r>
        </w:del>
      </w:ins>
      <w:ins w:id="22896" w:author="Claire S" w:date="2026-06-05T14:53:00Z" w16du:dateUtc="2026-06-05T13:53:00Z">
        <w:del w:id="22897" w:author="Daisy Watt" w:date="2026-06-23T18:51:00Z" w16du:dateUtc="2026-06-23T16:51:00Z">
          <w:r w:rsidR="00D27202" w:rsidDel="007C0CAF">
            <w:rPr>
              <w:rFonts w:ascii="Cambria" w:hAnsi="Cambria"/>
              <w:bCs/>
              <w:i/>
              <w:iCs/>
              <w:color w:val="000000" w:themeColor="text1"/>
              <w:sz w:val="28"/>
              <w:szCs w:val="28"/>
            </w:rPr>
            <w:delText>.</w:delText>
          </w:r>
        </w:del>
      </w:ins>
    </w:p>
    <w:p w14:paraId="413D636E" w14:textId="27F9A200" w:rsidR="0069525A" w:rsidRDefault="00080810" w:rsidP="0069525A">
      <w:pPr>
        <w:spacing w:line="360" w:lineRule="auto"/>
        <w:ind w:firstLine="720"/>
        <w:contextualSpacing/>
        <w:rPr>
          <w:ins w:id="22898" w:author="Claire S" w:date="2026-06-08T17:08:00Z" w16du:dateUtc="2026-06-08T16:08:00Z"/>
          <w:rFonts w:ascii="Cambria" w:hAnsi="Cambria"/>
          <w:bCs/>
          <w:color w:val="000000" w:themeColor="text1"/>
          <w:sz w:val="28"/>
          <w:szCs w:val="28"/>
        </w:rPr>
      </w:pPr>
      <w:ins w:id="22899" w:author="Claire S" w:date="2026-06-05T11:45:00Z" w16du:dateUtc="2026-06-05T10:45:00Z">
        <w:r>
          <w:rPr>
            <w:rFonts w:ascii="Cambria" w:hAnsi="Cambria"/>
            <w:bCs/>
            <w:color w:val="000000" w:themeColor="text1"/>
            <w:sz w:val="28"/>
            <w:szCs w:val="28"/>
          </w:rPr>
          <w:t>‘</w:t>
        </w:r>
        <w:r w:rsidRPr="00D27202">
          <w:rPr>
            <w:rFonts w:ascii="Cambria" w:hAnsi="Cambria"/>
            <w:bCs/>
            <w:i/>
            <w:iCs/>
            <w:color w:val="000000" w:themeColor="text1"/>
            <w:sz w:val="28"/>
            <w:szCs w:val="28"/>
            <w:rPrChange w:id="22900" w:author="Claire S" w:date="2026-06-05T14:53:00Z" w16du:dateUtc="2026-06-05T13:53:00Z">
              <w:rPr>
                <w:rFonts w:ascii="Cambria" w:hAnsi="Cambria"/>
                <w:bCs/>
                <w:color w:val="000000" w:themeColor="text1"/>
                <w:sz w:val="28"/>
                <w:szCs w:val="28"/>
              </w:rPr>
            </w:rPrChange>
          </w:rPr>
          <w:t>Leave me Alone</w:t>
        </w:r>
      </w:ins>
      <w:ins w:id="22901" w:author="Claire S" w:date="2026-06-05T14:53:00Z" w16du:dateUtc="2026-06-05T13:53:00Z">
        <w:r w:rsidR="00D27202">
          <w:rPr>
            <w:rFonts w:ascii="Cambria" w:hAnsi="Cambria"/>
            <w:bCs/>
            <w:color w:val="000000" w:themeColor="text1"/>
            <w:sz w:val="28"/>
            <w:szCs w:val="28"/>
          </w:rPr>
          <w:t>?</w:t>
        </w:r>
      </w:ins>
      <w:ins w:id="22902" w:author="Claire S" w:date="2026-06-05T11:45:00Z" w16du:dateUtc="2026-06-05T10:45:00Z">
        <w:r>
          <w:rPr>
            <w:rFonts w:ascii="Cambria" w:hAnsi="Cambria"/>
            <w:bCs/>
            <w:color w:val="000000" w:themeColor="text1"/>
            <w:sz w:val="28"/>
            <w:szCs w:val="28"/>
          </w:rPr>
          <w:t>’ Clara repeated</w:t>
        </w:r>
      </w:ins>
      <w:ins w:id="22903" w:author="Claire S" w:date="2026-07-31T16:49:00Z" w16du:dateUtc="2026-07-31T15:49:00Z">
        <w:r w:rsidR="005218B7">
          <w:rPr>
            <w:rFonts w:ascii="Cambria" w:hAnsi="Cambria"/>
            <w:bCs/>
            <w:color w:val="000000" w:themeColor="text1"/>
            <w:sz w:val="28"/>
            <w:szCs w:val="28"/>
          </w:rPr>
          <w:t>, staring at the words on the cover</w:t>
        </w:r>
      </w:ins>
      <w:ins w:id="22904" w:author="Claire S" w:date="2026-06-05T11:45:00Z" w16du:dateUtc="2026-06-05T10:45:00Z">
        <w:r>
          <w:rPr>
            <w:rFonts w:ascii="Cambria" w:hAnsi="Cambria"/>
            <w:bCs/>
            <w:color w:val="000000" w:themeColor="text1"/>
            <w:sz w:val="28"/>
            <w:szCs w:val="28"/>
          </w:rPr>
          <w:t>. ‘</w:t>
        </w:r>
      </w:ins>
      <w:ins w:id="22905" w:author="Claire S" w:date="2026-06-05T12:04:00Z" w16du:dateUtc="2026-06-05T11:04:00Z">
        <w:r w:rsidR="001A3D39">
          <w:rPr>
            <w:rFonts w:ascii="Cambria" w:hAnsi="Cambria"/>
            <w:bCs/>
            <w:color w:val="000000" w:themeColor="text1"/>
            <w:sz w:val="28"/>
            <w:szCs w:val="28"/>
          </w:rPr>
          <w:t>Hang on,</w:t>
        </w:r>
      </w:ins>
      <w:ins w:id="22906" w:author="Claire S" w:date="2026-06-05T11:45:00Z" w16du:dateUtc="2026-06-05T10:45:00Z">
        <w:r>
          <w:rPr>
            <w:rFonts w:ascii="Cambria" w:hAnsi="Cambria"/>
            <w:bCs/>
            <w:color w:val="000000" w:themeColor="text1"/>
            <w:sz w:val="28"/>
            <w:szCs w:val="28"/>
          </w:rPr>
          <w:t xml:space="preserve"> is that the </w:t>
        </w:r>
      </w:ins>
      <w:ins w:id="22907" w:author="Claire S" w:date="2026-07-31T17:06:00Z" w16du:dateUtc="2026-07-31T16:06:00Z">
        <w:r w:rsidR="00A51809">
          <w:rPr>
            <w:rFonts w:ascii="Cambria" w:hAnsi="Cambria"/>
            <w:bCs/>
            <w:color w:val="000000" w:themeColor="text1"/>
            <w:sz w:val="28"/>
            <w:szCs w:val="28"/>
          </w:rPr>
          <w:t>name of the new book</w:t>
        </w:r>
      </w:ins>
      <w:ins w:id="22908" w:author="Claire S" w:date="2026-06-05T11:45:00Z" w16du:dateUtc="2026-06-05T10:45:00Z">
        <w:r>
          <w:rPr>
            <w:rFonts w:ascii="Cambria" w:hAnsi="Cambria"/>
            <w:bCs/>
            <w:color w:val="000000" w:themeColor="text1"/>
            <w:sz w:val="28"/>
            <w:szCs w:val="28"/>
          </w:rPr>
          <w:t>?</w:t>
        </w:r>
      </w:ins>
      <w:ins w:id="22909" w:author="Claire S" w:date="2026-06-08T17:08:00Z" w16du:dateUtc="2026-06-08T16:08:00Z">
        <w:r w:rsidR="0069525A">
          <w:rPr>
            <w:rFonts w:ascii="Cambria" w:hAnsi="Cambria"/>
            <w:bCs/>
            <w:color w:val="000000" w:themeColor="text1"/>
            <w:sz w:val="28"/>
            <w:szCs w:val="28"/>
          </w:rPr>
          <w:t xml:space="preserve"> </w:t>
        </w:r>
        <w:del w:id="22910" w:author="Daisy Watt" w:date="2026-06-23T18:51:00Z" w16du:dateUtc="2026-06-23T16:51:00Z">
          <w:r w:rsidR="0069525A" w:rsidDel="006658EE">
            <w:rPr>
              <w:rFonts w:ascii="Cambria" w:hAnsi="Cambria"/>
              <w:bCs/>
              <w:color w:val="000000" w:themeColor="text1"/>
              <w:sz w:val="28"/>
              <w:szCs w:val="28"/>
            </w:rPr>
            <w:delText>‘</w:delText>
          </w:r>
        </w:del>
        <w:r w:rsidR="0069525A">
          <w:rPr>
            <w:rFonts w:ascii="Cambria" w:hAnsi="Cambria"/>
            <w:bCs/>
            <w:color w:val="000000" w:themeColor="text1"/>
            <w:sz w:val="28"/>
            <w:szCs w:val="28"/>
          </w:rPr>
          <w:t>No</w:t>
        </w:r>
        <w:del w:id="22911" w:author="Daisy Watt" w:date="2026-06-23T18:51:00Z" w16du:dateUtc="2026-06-23T16:51:00Z">
          <w:r w:rsidR="0069525A" w:rsidDel="006658EE">
            <w:rPr>
              <w:rFonts w:ascii="Cambria" w:hAnsi="Cambria"/>
              <w:bCs/>
              <w:color w:val="000000" w:themeColor="text1"/>
              <w:sz w:val="28"/>
              <w:szCs w:val="28"/>
            </w:rPr>
            <w:delText>-</w:delText>
          </w:r>
        </w:del>
      </w:ins>
      <w:ins w:id="22912" w:author="Daisy Watt" w:date="2026-06-23T18:51:00Z" w16du:dateUtc="2026-06-23T16:51:00Z">
        <w:r w:rsidR="006658EE">
          <w:rPr>
            <w:rFonts w:ascii="Cambria" w:hAnsi="Cambria"/>
            <w:bCs/>
            <w:color w:val="000000" w:themeColor="text1"/>
            <w:sz w:val="28"/>
            <w:szCs w:val="28"/>
          </w:rPr>
          <w:t xml:space="preserve"> </w:t>
        </w:r>
      </w:ins>
      <w:ins w:id="22913" w:author="Claire S" w:date="2026-06-08T17:08:00Z" w16du:dateUtc="2026-06-08T16:08:00Z">
        <w:r w:rsidR="0069525A">
          <w:rPr>
            <w:rFonts w:ascii="Cambria" w:hAnsi="Cambria"/>
            <w:bCs/>
            <w:color w:val="000000" w:themeColor="text1"/>
            <w:sz w:val="28"/>
            <w:szCs w:val="28"/>
          </w:rPr>
          <w:t>one told me</w:t>
        </w:r>
      </w:ins>
      <w:ins w:id="22914" w:author="Daisy Watt" w:date="2026-06-23T18:51:00Z" w16du:dateUtc="2026-06-23T16:51:00Z">
        <w:r w:rsidR="006658EE">
          <w:rPr>
            <w:rFonts w:ascii="Cambria" w:hAnsi="Cambria"/>
            <w:bCs/>
            <w:color w:val="000000" w:themeColor="text1"/>
            <w:sz w:val="28"/>
            <w:szCs w:val="28"/>
          </w:rPr>
          <w:t>—</w:t>
        </w:r>
      </w:ins>
      <w:ins w:id="22915" w:author="Claire S" w:date="2026-06-08T17:08:00Z" w16du:dateUtc="2026-06-08T16:08:00Z">
        <w:del w:id="22916" w:author="Daisy Watt" w:date="2026-06-23T18:51:00Z" w16du:dateUtc="2026-06-23T16:51:00Z">
          <w:r w:rsidR="0069525A" w:rsidDel="006658EE">
            <w:rPr>
              <w:rFonts w:ascii="Cambria" w:hAnsi="Cambria"/>
              <w:bCs/>
              <w:color w:val="000000" w:themeColor="text1"/>
              <w:sz w:val="28"/>
              <w:szCs w:val="28"/>
            </w:rPr>
            <w:delText xml:space="preserve"> -</w:delText>
          </w:r>
        </w:del>
        <w:r w:rsidR="0069525A">
          <w:rPr>
            <w:rFonts w:ascii="Cambria" w:hAnsi="Cambria"/>
            <w:bCs/>
            <w:color w:val="000000" w:themeColor="text1"/>
            <w:sz w:val="28"/>
            <w:szCs w:val="28"/>
          </w:rPr>
          <w:t>’</w:t>
        </w:r>
      </w:ins>
    </w:p>
    <w:p w14:paraId="7B55EB4B" w14:textId="0D8B30E6" w:rsidR="001A3D39" w:rsidRDefault="001A3D39" w:rsidP="00E0540D">
      <w:pPr>
        <w:spacing w:line="360" w:lineRule="auto"/>
        <w:ind w:firstLine="720"/>
        <w:contextualSpacing/>
        <w:rPr>
          <w:rFonts w:ascii="Cambria" w:hAnsi="Cambria"/>
          <w:bCs/>
          <w:color w:val="000000" w:themeColor="text1"/>
          <w:sz w:val="28"/>
          <w:szCs w:val="28"/>
        </w:rPr>
      </w:pPr>
      <w:ins w:id="22917" w:author="Claire S" w:date="2026-06-05T12:04:00Z" w16du:dateUtc="2026-06-05T11:04:00Z">
        <w:r>
          <w:rPr>
            <w:rFonts w:ascii="Cambria" w:hAnsi="Cambria"/>
            <w:bCs/>
            <w:color w:val="000000" w:themeColor="text1"/>
            <w:sz w:val="28"/>
            <w:szCs w:val="28"/>
          </w:rPr>
          <w:t>‘</w:t>
        </w:r>
      </w:ins>
      <w:ins w:id="22918" w:author="Claire S" w:date="2026-07-31T17:06:00Z" w16du:dateUtc="2026-07-31T16:06:00Z">
        <w:r w:rsidR="00A51809">
          <w:rPr>
            <w:rFonts w:ascii="Cambria" w:hAnsi="Cambria"/>
            <w:bCs/>
            <w:color w:val="000000" w:themeColor="text1"/>
            <w:sz w:val="28"/>
            <w:szCs w:val="28"/>
          </w:rPr>
          <w:t xml:space="preserve">Yes, and the </w:t>
        </w:r>
      </w:ins>
      <w:ins w:id="22919" w:author="Claire S" w:date="2026-06-05T14:53:00Z" w16du:dateUtc="2026-06-05T13:53:00Z">
        <w:r w:rsidR="00D27202">
          <w:rPr>
            <w:rFonts w:ascii="Cambria" w:hAnsi="Cambria"/>
            <w:bCs/>
            <w:color w:val="000000" w:themeColor="text1"/>
            <w:sz w:val="28"/>
            <w:szCs w:val="28"/>
          </w:rPr>
          <w:t xml:space="preserve">title’s </w:t>
        </w:r>
      </w:ins>
      <w:ins w:id="22920" w:author="Claire S" w:date="2026-06-05T12:04:00Z" w16du:dateUtc="2026-06-05T11:04:00Z">
        <w:r>
          <w:rPr>
            <w:rFonts w:ascii="Cambria" w:hAnsi="Cambria"/>
            <w:bCs/>
            <w:color w:val="000000" w:themeColor="text1"/>
            <w:sz w:val="28"/>
            <w:szCs w:val="28"/>
          </w:rPr>
          <w:t>on Miles Lang</w:t>
        </w:r>
      </w:ins>
      <w:ins w:id="22921" w:author="Claire S" w:date="2026-06-05T12:05:00Z" w16du:dateUtc="2026-06-05T11:05:00Z">
        <w:r>
          <w:rPr>
            <w:rFonts w:ascii="Cambria" w:hAnsi="Cambria"/>
            <w:bCs/>
            <w:color w:val="000000" w:themeColor="text1"/>
            <w:sz w:val="28"/>
            <w:szCs w:val="28"/>
          </w:rPr>
          <w:t xml:space="preserve">ley’s instruction. </w:t>
        </w:r>
      </w:ins>
      <w:ins w:id="22922" w:author="Claire S" w:date="2026-06-05T14:53:00Z" w16du:dateUtc="2026-06-05T13:53:00Z">
        <w:r w:rsidR="00D27202">
          <w:rPr>
            <w:rFonts w:ascii="Cambria" w:hAnsi="Cambria"/>
            <w:bCs/>
            <w:color w:val="000000" w:themeColor="text1"/>
            <w:sz w:val="28"/>
            <w:szCs w:val="28"/>
          </w:rPr>
          <w:t>I suggest you t</w:t>
        </w:r>
      </w:ins>
      <w:ins w:id="22923" w:author="Claire S" w:date="2026-06-05T12:05:00Z" w16du:dateUtc="2026-06-05T11:05:00Z">
        <w:r>
          <w:rPr>
            <w:rFonts w:ascii="Cambria" w:hAnsi="Cambria"/>
            <w:bCs/>
            <w:color w:val="000000" w:themeColor="text1"/>
            <w:sz w:val="28"/>
            <w:szCs w:val="28"/>
          </w:rPr>
          <w:t>ake it up with him</w:t>
        </w:r>
      </w:ins>
      <w:ins w:id="22924" w:author="Daisy Watt" w:date="2026-06-23T18:51:00Z" w16du:dateUtc="2026-06-23T16:51:00Z">
        <w:r w:rsidR="006658EE">
          <w:rPr>
            <w:rFonts w:ascii="Cambria" w:hAnsi="Cambria"/>
            <w:bCs/>
            <w:color w:val="000000" w:themeColor="text1"/>
            <w:sz w:val="28"/>
            <w:szCs w:val="28"/>
          </w:rPr>
          <w:t>,</w:t>
        </w:r>
      </w:ins>
      <w:ins w:id="22925" w:author="Claire S" w:date="2026-06-05T12:05:00Z" w16du:dateUtc="2026-06-05T11:05:00Z">
        <w:r>
          <w:rPr>
            <w:rFonts w:ascii="Cambria" w:hAnsi="Cambria"/>
            <w:bCs/>
            <w:color w:val="000000" w:themeColor="text1"/>
            <w:sz w:val="28"/>
            <w:szCs w:val="28"/>
          </w:rPr>
          <w:t xml:space="preserve"> if you don’t like it.’ As demure</w:t>
        </w:r>
      </w:ins>
      <w:ins w:id="22926" w:author="Claire S" w:date="2026-06-08T17:08:00Z" w16du:dateUtc="2026-06-08T16:08:00Z">
        <w:r w:rsidR="0069525A">
          <w:rPr>
            <w:rFonts w:ascii="Cambria" w:hAnsi="Cambria"/>
            <w:bCs/>
            <w:color w:val="000000" w:themeColor="text1"/>
            <w:sz w:val="28"/>
            <w:szCs w:val="28"/>
          </w:rPr>
          <w:t xml:space="preserve"> and upright</w:t>
        </w:r>
      </w:ins>
      <w:ins w:id="22927" w:author="Claire S" w:date="2026-06-05T12:05:00Z" w16du:dateUtc="2026-06-05T11:05:00Z">
        <w:r>
          <w:rPr>
            <w:rFonts w:ascii="Cambria" w:hAnsi="Cambria"/>
            <w:bCs/>
            <w:color w:val="000000" w:themeColor="text1"/>
            <w:sz w:val="28"/>
            <w:szCs w:val="28"/>
          </w:rPr>
          <w:t xml:space="preserve"> as ever, Maude walked away</w:t>
        </w:r>
      </w:ins>
      <w:ins w:id="22928" w:author="Claire S" w:date="2026-06-05T14:54:00Z" w16du:dateUtc="2026-06-05T13:54:00Z">
        <w:r w:rsidR="00D27202">
          <w:rPr>
            <w:rFonts w:ascii="Cambria" w:hAnsi="Cambria"/>
            <w:bCs/>
            <w:color w:val="000000" w:themeColor="text1"/>
            <w:sz w:val="28"/>
            <w:szCs w:val="28"/>
          </w:rPr>
          <w:t>, leaving Clara feeling even more confused.</w:t>
        </w:r>
      </w:ins>
    </w:p>
    <w:p w14:paraId="3F0FEEF0" w14:textId="77777777" w:rsidR="00D27202" w:rsidRDefault="00D27202" w:rsidP="00B638EA">
      <w:pPr>
        <w:spacing w:line="360" w:lineRule="auto"/>
        <w:contextualSpacing/>
        <w:rPr>
          <w:ins w:id="22929" w:author="Claire S" w:date="2026-06-05T14:54:00Z" w16du:dateUtc="2026-06-05T13:54:00Z"/>
          <w:rFonts w:ascii="Cambria" w:hAnsi="Cambria"/>
          <w:bCs/>
          <w:color w:val="000000" w:themeColor="text1"/>
          <w:sz w:val="28"/>
          <w:szCs w:val="28"/>
        </w:rPr>
      </w:pPr>
    </w:p>
    <w:p w14:paraId="5A1DEEED" w14:textId="0836F2DE" w:rsidR="00E70E8B" w:rsidRDefault="00E70E8B"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w:t>
      </w:r>
    </w:p>
    <w:p w14:paraId="174652E1" w14:textId="6D00C462" w:rsidR="0041009F" w:rsidRDefault="00B638EA" w:rsidP="009B36B0">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w:t>
      </w:r>
      <w:r w:rsidR="00D037FC">
        <w:rPr>
          <w:rFonts w:ascii="Cambria" w:hAnsi="Cambria"/>
          <w:bCs/>
          <w:color w:val="000000" w:themeColor="text1"/>
          <w:sz w:val="28"/>
          <w:szCs w:val="28"/>
        </w:rPr>
        <w:t>round</w:t>
      </w:r>
      <w:r>
        <w:rPr>
          <w:rFonts w:ascii="Cambria" w:hAnsi="Cambria"/>
          <w:bCs/>
          <w:color w:val="000000" w:themeColor="text1"/>
          <w:sz w:val="28"/>
          <w:szCs w:val="28"/>
        </w:rPr>
        <w:t xml:space="preserve"> five, </w:t>
      </w:r>
      <w:r w:rsidR="005244D2">
        <w:rPr>
          <w:rFonts w:ascii="Cambria" w:hAnsi="Cambria"/>
          <w:bCs/>
          <w:color w:val="000000" w:themeColor="text1"/>
          <w:sz w:val="28"/>
          <w:szCs w:val="28"/>
        </w:rPr>
        <w:t xml:space="preserve">the computer nerd </w:t>
      </w:r>
      <w:r>
        <w:rPr>
          <w:rFonts w:ascii="Cambria" w:hAnsi="Cambria"/>
          <w:bCs/>
          <w:color w:val="000000" w:themeColor="text1"/>
          <w:sz w:val="28"/>
          <w:szCs w:val="28"/>
        </w:rPr>
        <w:t xml:space="preserve">Phil arrived at her desk. </w:t>
      </w:r>
      <w:r w:rsidR="00D34C8E">
        <w:rPr>
          <w:rFonts w:ascii="Cambria" w:hAnsi="Cambria"/>
          <w:bCs/>
          <w:color w:val="000000" w:themeColor="text1"/>
          <w:sz w:val="28"/>
          <w:szCs w:val="28"/>
        </w:rPr>
        <w:t>‘</w:t>
      </w:r>
      <w:del w:id="22930" w:author="Claire S" w:date="2026-06-05T11:43:00Z" w16du:dateUtc="2026-06-05T10:43:00Z">
        <w:r w:rsidR="00D34C8E" w:rsidDel="00077D87">
          <w:rPr>
            <w:rFonts w:ascii="Cambria" w:hAnsi="Cambria"/>
            <w:bCs/>
            <w:color w:val="000000" w:themeColor="text1"/>
            <w:sz w:val="28"/>
            <w:szCs w:val="28"/>
          </w:rPr>
          <w:delText>Hi!</w:delText>
        </w:r>
        <w:r w:rsidR="009B36B0" w:rsidDel="00077D87">
          <w:rPr>
            <w:rFonts w:ascii="Cambria" w:hAnsi="Cambria"/>
            <w:bCs/>
            <w:color w:val="000000" w:themeColor="text1"/>
            <w:sz w:val="28"/>
            <w:szCs w:val="28"/>
          </w:rPr>
          <w:delText xml:space="preserve"> </w:delText>
        </w:r>
      </w:del>
      <w:r w:rsidR="00D43071">
        <w:rPr>
          <w:rFonts w:ascii="Cambria" w:hAnsi="Cambria"/>
          <w:bCs/>
          <w:color w:val="000000" w:themeColor="text1"/>
          <w:sz w:val="28"/>
          <w:szCs w:val="28"/>
        </w:rPr>
        <w:t>Your carriage awaits</w:t>
      </w:r>
      <w:del w:id="22931" w:author="Claire S" w:date="2026-06-05T11:43:00Z" w16du:dateUtc="2026-06-05T10:43:00Z">
        <w:r w:rsidR="00D43071" w:rsidDel="00077D87">
          <w:rPr>
            <w:rFonts w:ascii="Cambria" w:hAnsi="Cambria"/>
            <w:bCs/>
            <w:color w:val="000000" w:themeColor="text1"/>
            <w:sz w:val="28"/>
            <w:szCs w:val="28"/>
          </w:rPr>
          <w:delText>!</w:delText>
        </w:r>
      </w:del>
      <w:ins w:id="22932" w:author="Claire S" w:date="2026-06-05T11:43:00Z" w16du:dateUtc="2026-06-05T10:43:00Z">
        <w:r w:rsidR="00077D87">
          <w:rPr>
            <w:rFonts w:ascii="Cambria" w:hAnsi="Cambria"/>
            <w:bCs/>
            <w:color w:val="000000" w:themeColor="text1"/>
            <w:sz w:val="28"/>
            <w:szCs w:val="28"/>
          </w:rPr>
          <w:t>,</w:t>
        </w:r>
      </w:ins>
      <w:r w:rsidR="00D43071">
        <w:rPr>
          <w:rFonts w:ascii="Cambria" w:hAnsi="Cambria"/>
          <w:bCs/>
          <w:color w:val="000000" w:themeColor="text1"/>
          <w:sz w:val="28"/>
          <w:szCs w:val="28"/>
        </w:rPr>
        <w:t xml:space="preserve">’ </w:t>
      </w:r>
      <w:r w:rsidR="0041009F">
        <w:rPr>
          <w:rFonts w:ascii="Cambria" w:hAnsi="Cambria"/>
          <w:bCs/>
          <w:color w:val="000000" w:themeColor="text1"/>
          <w:sz w:val="28"/>
          <w:szCs w:val="28"/>
        </w:rPr>
        <w:t xml:space="preserve">he </w:t>
      </w:r>
      <w:ins w:id="22933" w:author="Daisy Watt" w:date="2026-06-23T18:52:00Z" w16du:dateUtc="2026-06-23T16:52:00Z">
        <w:r w:rsidR="00A17066">
          <w:rPr>
            <w:rFonts w:ascii="Cambria" w:hAnsi="Cambria"/>
            <w:bCs/>
            <w:color w:val="000000" w:themeColor="text1"/>
            <w:sz w:val="28"/>
            <w:szCs w:val="28"/>
          </w:rPr>
          <w:t xml:space="preserve">said, </w:t>
        </w:r>
      </w:ins>
      <w:r w:rsidR="00D34C8E">
        <w:rPr>
          <w:rFonts w:ascii="Cambria" w:hAnsi="Cambria"/>
          <w:bCs/>
          <w:color w:val="000000" w:themeColor="text1"/>
          <w:sz w:val="28"/>
          <w:szCs w:val="28"/>
        </w:rPr>
        <w:t>smil</w:t>
      </w:r>
      <w:ins w:id="22934" w:author="Daisy Watt" w:date="2026-06-23T18:52:00Z" w16du:dateUtc="2026-06-23T16:52:00Z">
        <w:r w:rsidR="00A17066">
          <w:rPr>
            <w:rFonts w:ascii="Cambria" w:hAnsi="Cambria"/>
            <w:bCs/>
            <w:color w:val="000000" w:themeColor="text1"/>
            <w:sz w:val="28"/>
            <w:szCs w:val="28"/>
          </w:rPr>
          <w:t>ing</w:t>
        </w:r>
      </w:ins>
      <w:del w:id="22935" w:author="Daisy Watt" w:date="2026-06-23T18:52:00Z" w16du:dateUtc="2026-06-23T16:52:00Z">
        <w:r w:rsidR="00D34C8E" w:rsidDel="00A17066">
          <w:rPr>
            <w:rFonts w:ascii="Cambria" w:hAnsi="Cambria"/>
            <w:bCs/>
            <w:color w:val="000000" w:themeColor="text1"/>
            <w:sz w:val="28"/>
            <w:szCs w:val="28"/>
          </w:rPr>
          <w:delText>e</w:delText>
        </w:r>
        <w:r w:rsidR="0041009F" w:rsidDel="00A17066">
          <w:rPr>
            <w:rFonts w:ascii="Cambria" w:hAnsi="Cambria"/>
            <w:bCs/>
            <w:color w:val="000000" w:themeColor="text1"/>
            <w:sz w:val="28"/>
            <w:szCs w:val="28"/>
          </w:rPr>
          <w:delText>d</w:delText>
        </w:r>
      </w:del>
      <w:r w:rsidR="005244D2">
        <w:rPr>
          <w:rFonts w:ascii="Cambria" w:hAnsi="Cambria"/>
          <w:bCs/>
          <w:color w:val="000000" w:themeColor="text1"/>
          <w:sz w:val="28"/>
          <w:szCs w:val="28"/>
        </w:rPr>
        <w:t xml:space="preserve"> at her</w:t>
      </w:r>
      <w:r w:rsidR="00897103">
        <w:rPr>
          <w:rFonts w:ascii="Cambria" w:hAnsi="Cambria"/>
          <w:bCs/>
          <w:color w:val="000000" w:themeColor="text1"/>
          <w:sz w:val="28"/>
          <w:szCs w:val="28"/>
        </w:rPr>
        <w:t>.</w:t>
      </w:r>
    </w:p>
    <w:p w14:paraId="3236C9E0" w14:textId="2F72D747" w:rsidR="00D43071" w:rsidRDefault="00D43071" w:rsidP="00D43071">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‘My carriage?’</w:t>
      </w:r>
      <w:r w:rsidR="00E92C50">
        <w:rPr>
          <w:rFonts w:ascii="Cambria" w:hAnsi="Cambria"/>
          <w:bCs/>
          <w:color w:val="000000" w:themeColor="text1"/>
          <w:sz w:val="28"/>
          <w:szCs w:val="28"/>
        </w:rPr>
        <w:t xml:space="preserve"> </w:t>
      </w:r>
      <w:r w:rsidR="00022C7C">
        <w:rPr>
          <w:rFonts w:ascii="Cambria" w:hAnsi="Cambria"/>
          <w:bCs/>
          <w:color w:val="000000" w:themeColor="text1"/>
          <w:sz w:val="28"/>
          <w:szCs w:val="28"/>
        </w:rPr>
        <w:t>S</w:t>
      </w:r>
      <w:r w:rsidR="00E92C50">
        <w:rPr>
          <w:rFonts w:ascii="Cambria" w:hAnsi="Cambria"/>
          <w:bCs/>
          <w:color w:val="000000" w:themeColor="text1"/>
          <w:sz w:val="28"/>
          <w:szCs w:val="28"/>
        </w:rPr>
        <w:t xml:space="preserve">he suddenly felt like </w:t>
      </w:r>
      <w:r w:rsidR="009B36B0">
        <w:rPr>
          <w:rFonts w:ascii="Cambria" w:hAnsi="Cambria"/>
          <w:bCs/>
          <w:color w:val="000000" w:themeColor="text1"/>
          <w:sz w:val="28"/>
          <w:szCs w:val="28"/>
        </w:rPr>
        <w:t xml:space="preserve">a bashful </w:t>
      </w:r>
      <w:r w:rsidR="00E92C50">
        <w:rPr>
          <w:rFonts w:ascii="Cambria" w:hAnsi="Cambria"/>
          <w:bCs/>
          <w:color w:val="000000" w:themeColor="text1"/>
          <w:sz w:val="28"/>
          <w:szCs w:val="28"/>
        </w:rPr>
        <w:t>Cinderella.</w:t>
      </w:r>
    </w:p>
    <w:p w14:paraId="601FF258" w14:textId="4FCE1209" w:rsidR="00D43071" w:rsidRDefault="00D43071" w:rsidP="00D43071">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 xml:space="preserve">‘Yeah, </w:t>
      </w:r>
      <w:r w:rsidR="006752B0">
        <w:rPr>
          <w:rFonts w:ascii="Cambria" w:hAnsi="Cambria"/>
          <w:bCs/>
          <w:color w:val="000000" w:themeColor="text1"/>
          <w:sz w:val="28"/>
          <w:szCs w:val="28"/>
        </w:rPr>
        <w:t>S</w:t>
      </w:r>
      <w:r>
        <w:rPr>
          <w:rFonts w:ascii="Cambria" w:hAnsi="Cambria"/>
          <w:bCs/>
          <w:color w:val="000000" w:themeColor="text1"/>
          <w:sz w:val="28"/>
          <w:szCs w:val="28"/>
        </w:rPr>
        <w:t>hanks’</w:t>
      </w:r>
      <w:del w:id="22936" w:author="Daisy Watt" w:date="2026-06-23T18:52:00Z" w16du:dateUtc="2026-06-23T16:52:00Z">
        <w:r w:rsidDel="00A17066">
          <w:rPr>
            <w:rFonts w:ascii="Cambria" w:hAnsi="Cambria"/>
            <w:bCs/>
            <w:color w:val="000000" w:themeColor="text1"/>
            <w:sz w:val="28"/>
            <w:szCs w:val="28"/>
          </w:rPr>
          <w:delText>s</w:delText>
        </w:r>
      </w:del>
      <w:r>
        <w:rPr>
          <w:rFonts w:ascii="Cambria" w:hAnsi="Cambria"/>
          <w:bCs/>
          <w:color w:val="000000" w:themeColor="text1"/>
          <w:sz w:val="28"/>
          <w:szCs w:val="28"/>
        </w:rPr>
        <w:t xml:space="preserve"> pony</w:t>
      </w:r>
      <w:del w:id="22937" w:author="Daisy Watt" w:date="2026-06-23T18:52:00Z" w16du:dateUtc="2026-06-23T16:52:00Z">
        <w:r w:rsidDel="00A17066">
          <w:rPr>
            <w:rFonts w:ascii="Cambria" w:hAnsi="Cambria"/>
            <w:bCs/>
            <w:color w:val="000000" w:themeColor="text1"/>
            <w:sz w:val="28"/>
            <w:szCs w:val="28"/>
          </w:rPr>
          <w:delText>,’ h</w:delText>
        </w:r>
      </w:del>
      <w:ins w:id="22938" w:author="Daisy Watt" w:date="2026-06-23T18:52:00Z" w16du:dateUtc="2026-06-23T16:52:00Z">
        <w:r w:rsidR="00A17066">
          <w:rPr>
            <w:rFonts w:ascii="Cambria" w:hAnsi="Cambria"/>
            <w:bCs/>
            <w:color w:val="000000" w:themeColor="text1"/>
            <w:sz w:val="28"/>
            <w:szCs w:val="28"/>
          </w:rPr>
          <w:t>.’ H</w:t>
        </w:r>
      </w:ins>
      <w:r>
        <w:rPr>
          <w:rFonts w:ascii="Cambria" w:hAnsi="Cambria"/>
          <w:bCs/>
          <w:color w:val="000000" w:themeColor="text1"/>
          <w:sz w:val="28"/>
          <w:szCs w:val="28"/>
        </w:rPr>
        <w:t>e point</w:t>
      </w:r>
      <w:r w:rsidR="00D34C8E">
        <w:rPr>
          <w:rFonts w:ascii="Cambria" w:hAnsi="Cambria"/>
          <w:bCs/>
          <w:color w:val="000000" w:themeColor="text1"/>
          <w:sz w:val="28"/>
          <w:szCs w:val="28"/>
        </w:rPr>
        <w:t>ed</w:t>
      </w:r>
      <w:r>
        <w:rPr>
          <w:rFonts w:ascii="Cambria" w:hAnsi="Cambria"/>
          <w:bCs/>
          <w:color w:val="000000" w:themeColor="text1"/>
          <w:sz w:val="28"/>
          <w:szCs w:val="28"/>
        </w:rPr>
        <w:t xml:space="preserve"> at his feet. ‘C’mon</w:t>
      </w:r>
      <w:ins w:id="22939" w:author="Daisy Watt" w:date="2026-06-23T18:52:00Z" w16du:dateUtc="2026-06-23T16:52:00Z">
        <w:r w:rsidR="00A17066">
          <w:rPr>
            <w:rFonts w:ascii="Cambria" w:hAnsi="Cambria"/>
            <w:bCs/>
            <w:color w:val="000000" w:themeColor="text1"/>
            <w:sz w:val="28"/>
            <w:szCs w:val="28"/>
          </w:rPr>
          <w:t>,</w:t>
        </w:r>
      </w:ins>
      <w:r>
        <w:rPr>
          <w:rFonts w:ascii="Cambria" w:hAnsi="Cambria"/>
          <w:bCs/>
          <w:color w:val="000000" w:themeColor="text1"/>
          <w:sz w:val="28"/>
          <w:szCs w:val="28"/>
        </w:rPr>
        <w:t xml:space="preserve"> then. I’m parched.’</w:t>
      </w:r>
    </w:p>
    <w:p w14:paraId="36ED3D09" w14:textId="5681E5E4" w:rsidR="00B638EA" w:rsidRDefault="00B638EA"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r>
      <w:r w:rsidR="00D037FC">
        <w:rPr>
          <w:rFonts w:ascii="Cambria" w:hAnsi="Cambria"/>
          <w:bCs/>
          <w:color w:val="000000" w:themeColor="text1"/>
          <w:sz w:val="28"/>
          <w:szCs w:val="28"/>
        </w:rPr>
        <w:t>‘Hey</w:t>
      </w:r>
      <w:ins w:id="22940" w:author="Claire S" w:date="2026-06-05T11:43:00Z" w16du:dateUtc="2026-06-05T10:43:00Z">
        <w:r w:rsidR="00077D87">
          <w:rPr>
            <w:rFonts w:ascii="Cambria" w:hAnsi="Cambria"/>
            <w:bCs/>
            <w:color w:val="000000" w:themeColor="text1"/>
            <w:sz w:val="28"/>
            <w:szCs w:val="28"/>
          </w:rPr>
          <w:t>,</w:t>
        </w:r>
      </w:ins>
      <w:r w:rsidR="00D037FC">
        <w:rPr>
          <w:rFonts w:ascii="Cambria" w:hAnsi="Cambria"/>
          <w:bCs/>
          <w:color w:val="000000" w:themeColor="text1"/>
          <w:sz w:val="28"/>
          <w:szCs w:val="28"/>
        </w:rPr>
        <w:t xml:space="preserve"> you two.’</w:t>
      </w:r>
      <w:r>
        <w:rPr>
          <w:rFonts w:ascii="Cambria" w:hAnsi="Cambria"/>
          <w:bCs/>
          <w:color w:val="000000" w:themeColor="text1"/>
          <w:sz w:val="28"/>
          <w:szCs w:val="28"/>
        </w:rPr>
        <w:t xml:space="preserve"> Ishan </w:t>
      </w:r>
      <w:r w:rsidR="00D43071">
        <w:rPr>
          <w:rFonts w:ascii="Cambria" w:hAnsi="Cambria"/>
          <w:bCs/>
          <w:color w:val="000000" w:themeColor="text1"/>
          <w:sz w:val="28"/>
          <w:szCs w:val="28"/>
        </w:rPr>
        <w:t>was suddenly there</w:t>
      </w:r>
      <w:ins w:id="22941" w:author="Daisy Watt" w:date="2026-06-23T18:52:00Z" w16du:dateUtc="2026-06-23T16:52:00Z">
        <w:r w:rsidR="00AC0858">
          <w:rPr>
            <w:rFonts w:ascii="Cambria" w:hAnsi="Cambria"/>
            <w:bCs/>
            <w:color w:val="000000" w:themeColor="text1"/>
            <w:sz w:val="28"/>
            <w:szCs w:val="28"/>
          </w:rPr>
          <w:t>,</w:t>
        </w:r>
      </w:ins>
      <w:r w:rsidR="00D43071">
        <w:rPr>
          <w:rFonts w:ascii="Cambria" w:hAnsi="Cambria"/>
          <w:bCs/>
          <w:color w:val="000000" w:themeColor="text1"/>
          <w:sz w:val="28"/>
          <w:szCs w:val="28"/>
        </w:rPr>
        <w:t xml:space="preserve"> too</w:t>
      </w:r>
      <w:r>
        <w:rPr>
          <w:rFonts w:ascii="Cambria" w:hAnsi="Cambria"/>
          <w:bCs/>
          <w:color w:val="000000" w:themeColor="text1"/>
          <w:sz w:val="28"/>
          <w:szCs w:val="28"/>
        </w:rPr>
        <w:t>. ‘</w:t>
      </w:r>
      <w:r w:rsidR="00D43071">
        <w:rPr>
          <w:rFonts w:ascii="Cambria" w:hAnsi="Cambria"/>
          <w:bCs/>
          <w:color w:val="000000" w:themeColor="text1"/>
          <w:sz w:val="28"/>
          <w:szCs w:val="28"/>
        </w:rPr>
        <w:t xml:space="preserve">Going for </w:t>
      </w:r>
      <w:r>
        <w:rPr>
          <w:rFonts w:ascii="Cambria" w:hAnsi="Cambria"/>
          <w:bCs/>
          <w:color w:val="000000" w:themeColor="text1"/>
          <w:sz w:val="28"/>
          <w:szCs w:val="28"/>
        </w:rPr>
        <w:t>a beverage?’</w:t>
      </w:r>
    </w:p>
    <w:p w14:paraId="464B63AD" w14:textId="19B738A9" w:rsidR="00B638EA" w:rsidRDefault="00B638EA"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 xml:space="preserve">Clara looked at Phil. </w:t>
      </w:r>
      <w:r w:rsidR="00183912">
        <w:rPr>
          <w:rFonts w:ascii="Cambria" w:hAnsi="Cambria"/>
          <w:bCs/>
          <w:color w:val="000000" w:themeColor="text1"/>
          <w:sz w:val="28"/>
          <w:szCs w:val="28"/>
        </w:rPr>
        <w:t xml:space="preserve">Maybe it wasn’t </w:t>
      </w:r>
      <w:r>
        <w:rPr>
          <w:rFonts w:ascii="Cambria" w:hAnsi="Cambria"/>
          <w:bCs/>
          <w:color w:val="000000" w:themeColor="text1"/>
          <w:sz w:val="28"/>
          <w:szCs w:val="28"/>
        </w:rPr>
        <w:t xml:space="preserve">a date, </w:t>
      </w:r>
      <w:r w:rsidR="00183912">
        <w:rPr>
          <w:rFonts w:ascii="Cambria" w:hAnsi="Cambria"/>
          <w:bCs/>
          <w:color w:val="000000" w:themeColor="text1"/>
          <w:sz w:val="28"/>
          <w:szCs w:val="28"/>
        </w:rPr>
        <w:t>maybe it was</w:t>
      </w:r>
      <w:r>
        <w:rPr>
          <w:rFonts w:ascii="Cambria" w:hAnsi="Cambria"/>
          <w:bCs/>
          <w:color w:val="000000" w:themeColor="text1"/>
          <w:sz w:val="28"/>
          <w:szCs w:val="28"/>
        </w:rPr>
        <w:t xml:space="preserve"> just a sympathy drink.  Sympathy for what, though?</w:t>
      </w:r>
      <w:r w:rsidR="00421F76">
        <w:rPr>
          <w:rFonts w:ascii="Cambria" w:hAnsi="Cambria"/>
          <w:bCs/>
          <w:color w:val="000000" w:themeColor="text1"/>
          <w:sz w:val="28"/>
          <w:szCs w:val="28"/>
        </w:rPr>
        <w:t xml:space="preserve"> Being Violet’s bereaved mate?</w:t>
      </w:r>
      <w:r w:rsidR="00D34C8E">
        <w:rPr>
          <w:rFonts w:ascii="Cambria" w:hAnsi="Cambria"/>
          <w:bCs/>
          <w:color w:val="000000" w:themeColor="text1"/>
          <w:sz w:val="28"/>
          <w:szCs w:val="28"/>
        </w:rPr>
        <w:t xml:space="preserve"> Being on the bloody List?</w:t>
      </w:r>
    </w:p>
    <w:p w14:paraId="45557566" w14:textId="244AE280" w:rsidR="00421F76" w:rsidRDefault="00B638EA"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‘Let’s all go</w:t>
      </w:r>
      <w:del w:id="22942" w:author="Daisy Watt" w:date="2026-06-23T18:52:00Z" w16du:dateUtc="2026-06-23T16:52:00Z">
        <w:r w:rsidDel="00AC0858">
          <w:rPr>
            <w:rFonts w:ascii="Cambria" w:hAnsi="Cambria"/>
            <w:bCs/>
            <w:color w:val="000000" w:themeColor="text1"/>
            <w:sz w:val="28"/>
            <w:szCs w:val="28"/>
          </w:rPr>
          <w:delText>,</w:delText>
        </w:r>
      </w:del>
      <w:ins w:id="22943" w:author="Daisy Watt" w:date="2026-06-23T18:52:00Z" w16du:dateUtc="2026-06-23T16:52:00Z">
        <w:r w:rsidR="00AC0858">
          <w:rPr>
            <w:rFonts w:ascii="Cambria" w:hAnsi="Cambria"/>
            <w:bCs/>
            <w:color w:val="000000" w:themeColor="text1"/>
            <w:sz w:val="28"/>
            <w:szCs w:val="28"/>
          </w:rPr>
          <w:t>.</w:t>
        </w:r>
      </w:ins>
      <w:r>
        <w:rPr>
          <w:rFonts w:ascii="Cambria" w:hAnsi="Cambria"/>
          <w:bCs/>
          <w:color w:val="000000" w:themeColor="text1"/>
          <w:sz w:val="28"/>
          <w:szCs w:val="28"/>
        </w:rPr>
        <w:t xml:space="preserve">’ Phil </w:t>
      </w:r>
      <w:r w:rsidR="00D037FC">
        <w:rPr>
          <w:rFonts w:ascii="Cambria" w:hAnsi="Cambria"/>
          <w:bCs/>
          <w:color w:val="000000" w:themeColor="text1"/>
          <w:sz w:val="28"/>
          <w:szCs w:val="28"/>
        </w:rPr>
        <w:t>grinned at them both</w:t>
      </w:r>
      <w:r w:rsidR="00D34C8E">
        <w:rPr>
          <w:rFonts w:ascii="Cambria" w:hAnsi="Cambria"/>
          <w:bCs/>
          <w:color w:val="000000" w:themeColor="text1"/>
          <w:sz w:val="28"/>
          <w:szCs w:val="28"/>
        </w:rPr>
        <w:t>.</w:t>
      </w:r>
      <w:r w:rsidR="006357D8">
        <w:rPr>
          <w:rFonts w:ascii="Cambria" w:hAnsi="Cambria"/>
          <w:bCs/>
          <w:color w:val="000000" w:themeColor="text1"/>
          <w:sz w:val="28"/>
          <w:szCs w:val="28"/>
        </w:rPr>
        <w:t xml:space="preserve"> ‘Make a night of it.’</w:t>
      </w:r>
    </w:p>
    <w:p w14:paraId="553BC2C8" w14:textId="13FCE179" w:rsidR="00B638EA" w:rsidRDefault="00421F76" w:rsidP="00421F76">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 xml:space="preserve">Clara </w:t>
      </w:r>
      <w:r w:rsidR="006357D8">
        <w:rPr>
          <w:rFonts w:ascii="Cambria" w:hAnsi="Cambria"/>
          <w:bCs/>
          <w:color w:val="000000" w:themeColor="text1"/>
          <w:sz w:val="28"/>
          <w:szCs w:val="28"/>
        </w:rPr>
        <w:t>got</w:t>
      </w:r>
      <w:r w:rsidR="00B638EA">
        <w:rPr>
          <w:rFonts w:ascii="Cambria" w:hAnsi="Cambria"/>
          <w:bCs/>
          <w:color w:val="000000" w:themeColor="text1"/>
          <w:sz w:val="28"/>
          <w:szCs w:val="28"/>
        </w:rPr>
        <w:t xml:space="preserve"> that sinking feeling you get when you’</w:t>
      </w:r>
      <w:r w:rsidR="00D34C8E">
        <w:rPr>
          <w:rFonts w:ascii="Cambria" w:hAnsi="Cambria"/>
          <w:bCs/>
          <w:color w:val="000000" w:themeColor="text1"/>
          <w:sz w:val="28"/>
          <w:szCs w:val="28"/>
        </w:rPr>
        <w:t>v</w:t>
      </w:r>
      <w:r w:rsidR="00B638EA">
        <w:rPr>
          <w:rFonts w:ascii="Cambria" w:hAnsi="Cambria"/>
          <w:bCs/>
          <w:color w:val="000000" w:themeColor="text1"/>
          <w:sz w:val="28"/>
          <w:szCs w:val="28"/>
        </w:rPr>
        <w:t xml:space="preserve">e </w:t>
      </w:r>
      <w:r w:rsidR="00D34C8E">
        <w:rPr>
          <w:rFonts w:ascii="Cambria" w:hAnsi="Cambria"/>
          <w:bCs/>
          <w:color w:val="000000" w:themeColor="text1"/>
          <w:sz w:val="28"/>
          <w:szCs w:val="28"/>
        </w:rPr>
        <w:t xml:space="preserve">been </w:t>
      </w:r>
      <w:r w:rsidR="00B638EA">
        <w:rPr>
          <w:rFonts w:ascii="Cambria" w:hAnsi="Cambria"/>
          <w:bCs/>
          <w:color w:val="000000" w:themeColor="text1"/>
          <w:sz w:val="28"/>
          <w:szCs w:val="28"/>
        </w:rPr>
        <w:t>looking forward to something</w:t>
      </w:r>
      <w:r w:rsidR="00D34C8E">
        <w:rPr>
          <w:rFonts w:ascii="Cambria" w:hAnsi="Cambria"/>
          <w:bCs/>
          <w:color w:val="000000" w:themeColor="text1"/>
          <w:sz w:val="28"/>
          <w:szCs w:val="28"/>
        </w:rPr>
        <w:t>,</w:t>
      </w:r>
      <w:r w:rsidR="00B638EA">
        <w:rPr>
          <w:rFonts w:ascii="Cambria" w:hAnsi="Cambria"/>
          <w:bCs/>
          <w:color w:val="000000" w:themeColor="text1"/>
          <w:sz w:val="28"/>
          <w:szCs w:val="28"/>
        </w:rPr>
        <w:t xml:space="preserve"> and then it turns out very different.</w:t>
      </w:r>
    </w:p>
    <w:p w14:paraId="70AC51D0" w14:textId="1B39C106" w:rsidR="00B638EA" w:rsidRDefault="00B638EA"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w:t>
      </w:r>
      <w:r w:rsidR="00183912">
        <w:rPr>
          <w:rFonts w:ascii="Cambria" w:hAnsi="Cambria"/>
          <w:bCs/>
          <w:color w:val="000000" w:themeColor="text1"/>
          <w:sz w:val="28"/>
          <w:szCs w:val="28"/>
        </w:rPr>
        <w:t xml:space="preserve">Great. </w:t>
      </w:r>
      <w:r>
        <w:rPr>
          <w:rFonts w:ascii="Cambria" w:hAnsi="Cambria"/>
          <w:bCs/>
          <w:color w:val="000000" w:themeColor="text1"/>
          <w:sz w:val="28"/>
          <w:szCs w:val="28"/>
        </w:rPr>
        <w:t>The Three Horsemen?’ Ishan said. ‘I just need to finish up</w:t>
      </w:r>
      <w:del w:id="22944" w:author="Daisy Watt" w:date="2026-06-23T19:04:00Z" w16du:dateUtc="2026-06-23T17:04:00Z">
        <w:r w:rsidDel="007D5F7E">
          <w:rPr>
            <w:rFonts w:ascii="Cambria" w:hAnsi="Cambria"/>
            <w:bCs/>
            <w:color w:val="000000" w:themeColor="text1"/>
            <w:sz w:val="28"/>
            <w:szCs w:val="28"/>
          </w:rPr>
          <w:delText>,</w:delText>
        </w:r>
      </w:del>
      <w:ins w:id="22945" w:author="Daisy Watt" w:date="2026-06-23T19:04:00Z" w16du:dateUtc="2026-06-23T17:04:00Z">
        <w:r w:rsidR="007D5F7E">
          <w:rPr>
            <w:rFonts w:ascii="Cambria" w:hAnsi="Cambria"/>
            <w:bCs/>
            <w:color w:val="000000" w:themeColor="text1"/>
            <w:sz w:val="28"/>
            <w:szCs w:val="28"/>
          </w:rPr>
          <w:t xml:space="preserve"> –</w:t>
        </w:r>
      </w:ins>
      <w:r>
        <w:rPr>
          <w:rFonts w:ascii="Cambria" w:hAnsi="Cambria"/>
          <w:bCs/>
          <w:color w:val="000000" w:themeColor="text1"/>
          <w:sz w:val="28"/>
          <w:szCs w:val="28"/>
        </w:rPr>
        <w:t xml:space="preserve"> meet you there.’</w:t>
      </w:r>
    </w:p>
    <w:p w14:paraId="1DCB8CA1" w14:textId="77777777" w:rsidR="00B638EA" w:rsidDel="005567D7" w:rsidRDefault="00B638EA" w:rsidP="00B638EA">
      <w:pPr>
        <w:spacing w:line="360" w:lineRule="auto"/>
        <w:contextualSpacing/>
        <w:rPr>
          <w:del w:id="22946" w:author="Claire S" w:date="2026-06-05T15:09:00Z" w16du:dateUtc="2026-06-05T14:09:00Z"/>
          <w:rFonts w:ascii="Cambria" w:hAnsi="Cambria"/>
          <w:bCs/>
          <w:color w:val="000000" w:themeColor="text1"/>
          <w:sz w:val="28"/>
          <w:szCs w:val="28"/>
        </w:rPr>
      </w:pPr>
    </w:p>
    <w:p w14:paraId="24DEBDE7" w14:textId="77777777" w:rsidR="00B638EA" w:rsidRDefault="00B638EA"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w:t>
      </w:r>
    </w:p>
    <w:p w14:paraId="3F5A225E" w14:textId="4AEBB1C0" w:rsidR="00F24A4A" w:rsidRDefault="00B638EA"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 xml:space="preserve">The </w:t>
      </w:r>
      <w:r w:rsidR="00D037FC">
        <w:rPr>
          <w:rFonts w:ascii="Cambria" w:hAnsi="Cambria"/>
          <w:bCs/>
          <w:color w:val="000000" w:themeColor="text1"/>
          <w:sz w:val="28"/>
          <w:szCs w:val="28"/>
        </w:rPr>
        <w:t xml:space="preserve">olde-worlde </w:t>
      </w:r>
      <w:r>
        <w:rPr>
          <w:rFonts w:ascii="Cambria" w:hAnsi="Cambria"/>
          <w:bCs/>
          <w:color w:val="000000" w:themeColor="text1"/>
          <w:sz w:val="28"/>
          <w:szCs w:val="28"/>
        </w:rPr>
        <w:t xml:space="preserve">pub </w:t>
      </w:r>
      <w:r w:rsidR="00D037FC">
        <w:rPr>
          <w:rFonts w:ascii="Cambria" w:hAnsi="Cambria"/>
          <w:bCs/>
          <w:color w:val="000000" w:themeColor="text1"/>
          <w:sz w:val="28"/>
          <w:szCs w:val="28"/>
        </w:rPr>
        <w:t xml:space="preserve">on the </w:t>
      </w:r>
      <w:ins w:id="22947" w:author="Claire S" w:date="2026-07-31T17:19:00Z" w16du:dateUtc="2026-07-31T16:19:00Z">
        <w:r w:rsidR="00293E76">
          <w:rPr>
            <w:rFonts w:ascii="Cambria" w:hAnsi="Cambria"/>
            <w:bCs/>
            <w:color w:val="000000" w:themeColor="text1"/>
            <w:sz w:val="28"/>
            <w:szCs w:val="28"/>
          </w:rPr>
          <w:t xml:space="preserve">far </w:t>
        </w:r>
      </w:ins>
      <w:r w:rsidR="00D037FC">
        <w:rPr>
          <w:rFonts w:ascii="Cambria" w:hAnsi="Cambria"/>
          <w:bCs/>
          <w:color w:val="000000" w:themeColor="text1"/>
          <w:sz w:val="28"/>
          <w:szCs w:val="28"/>
        </w:rPr>
        <w:t xml:space="preserve">corner of Portman Square </w:t>
      </w:r>
      <w:r>
        <w:rPr>
          <w:rFonts w:ascii="Cambria" w:hAnsi="Cambria"/>
          <w:bCs/>
          <w:color w:val="000000" w:themeColor="text1"/>
          <w:sz w:val="28"/>
          <w:szCs w:val="28"/>
        </w:rPr>
        <w:t>was half</w:t>
      </w:r>
      <w:ins w:id="22948" w:author="Daisy Watt" w:date="2026-06-23T18:53:00Z" w16du:dateUtc="2026-06-23T16:53:00Z">
        <w:r w:rsidR="000769B1">
          <w:rPr>
            <w:rFonts w:ascii="Cambria" w:hAnsi="Cambria"/>
            <w:bCs/>
            <w:color w:val="000000" w:themeColor="text1"/>
            <w:sz w:val="28"/>
            <w:szCs w:val="28"/>
          </w:rPr>
          <w:t xml:space="preserve"> </w:t>
        </w:r>
      </w:ins>
      <w:del w:id="22949" w:author="Daisy Watt" w:date="2026-06-23T18:53:00Z" w16du:dateUtc="2026-06-23T16:53:00Z">
        <w:r w:rsidR="00D037FC" w:rsidDel="000769B1">
          <w:rPr>
            <w:rFonts w:ascii="Cambria" w:hAnsi="Cambria"/>
            <w:bCs/>
            <w:color w:val="000000" w:themeColor="text1"/>
            <w:sz w:val="28"/>
            <w:szCs w:val="28"/>
          </w:rPr>
          <w:delText>-</w:delText>
        </w:r>
      </w:del>
      <w:r w:rsidR="00D037FC">
        <w:rPr>
          <w:rFonts w:ascii="Cambria" w:hAnsi="Cambria"/>
          <w:bCs/>
          <w:color w:val="000000" w:themeColor="text1"/>
          <w:sz w:val="28"/>
          <w:szCs w:val="28"/>
        </w:rPr>
        <w:t>empty and</w:t>
      </w:r>
      <w:r w:rsidR="00FE2F06">
        <w:rPr>
          <w:rFonts w:ascii="Cambria" w:hAnsi="Cambria"/>
          <w:bCs/>
          <w:color w:val="000000" w:themeColor="text1"/>
          <w:sz w:val="28"/>
          <w:szCs w:val="28"/>
        </w:rPr>
        <w:t xml:space="preserve">, typically, </w:t>
      </w:r>
      <w:r w:rsidR="00D037FC">
        <w:rPr>
          <w:rFonts w:ascii="Cambria" w:hAnsi="Cambria"/>
          <w:bCs/>
          <w:color w:val="000000" w:themeColor="text1"/>
          <w:sz w:val="28"/>
          <w:szCs w:val="28"/>
        </w:rPr>
        <w:t>the other half was f</w:t>
      </w:r>
      <w:r>
        <w:rPr>
          <w:rFonts w:ascii="Cambria" w:hAnsi="Cambria"/>
          <w:bCs/>
          <w:color w:val="000000" w:themeColor="text1"/>
          <w:sz w:val="28"/>
          <w:szCs w:val="28"/>
        </w:rPr>
        <w:t xml:space="preserve">ull of Langley staff. </w:t>
      </w:r>
      <w:r w:rsidR="00D037FC">
        <w:rPr>
          <w:rFonts w:ascii="Cambria" w:hAnsi="Cambria"/>
          <w:bCs/>
          <w:color w:val="000000" w:themeColor="text1"/>
          <w:sz w:val="28"/>
          <w:szCs w:val="28"/>
        </w:rPr>
        <w:t xml:space="preserve"> </w:t>
      </w:r>
      <w:r>
        <w:rPr>
          <w:rFonts w:ascii="Cambria" w:hAnsi="Cambria"/>
          <w:bCs/>
          <w:color w:val="000000" w:themeColor="text1"/>
          <w:sz w:val="28"/>
          <w:szCs w:val="28"/>
        </w:rPr>
        <w:t xml:space="preserve">Clara waved at </w:t>
      </w:r>
      <w:del w:id="22950" w:author="Claire S" w:date="2026-07-31T17:07:00Z" w16du:dateUtc="2026-07-31T16:07:00Z">
        <w:r w:rsidR="00D037FC" w:rsidDel="00A51809">
          <w:rPr>
            <w:rFonts w:ascii="Cambria" w:hAnsi="Cambria"/>
            <w:bCs/>
            <w:color w:val="000000" w:themeColor="text1"/>
            <w:sz w:val="28"/>
            <w:szCs w:val="28"/>
          </w:rPr>
          <w:delText xml:space="preserve">two </w:delText>
        </w:r>
      </w:del>
      <w:ins w:id="22951" w:author="Claire S" w:date="2026-07-31T17:07:00Z" w16du:dateUtc="2026-07-31T16:07:00Z">
        <w:r w:rsidR="00A51809">
          <w:rPr>
            <w:rFonts w:ascii="Cambria" w:hAnsi="Cambria"/>
            <w:bCs/>
            <w:color w:val="000000" w:themeColor="text1"/>
            <w:sz w:val="28"/>
            <w:szCs w:val="28"/>
          </w:rPr>
          <w:t>a</w:t>
        </w:r>
      </w:ins>
      <w:ins w:id="22952" w:author="Claire S" w:date="2026-07-31T17:09:00Z" w16du:dateUtc="2026-07-31T16:09:00Z">
        <w:r w:rsidR="00A51809">
          <w:rPr>
            <w:rFonts w:ascii="Cambria" w:hAnsi="Cambria"/>
            <w:bCs/>
            <w:color w:val="000000" w:themeColor="text1"/>
            <w:sz w:val="28"/>
            <w:szCs w:val="28"/>
          </w:rPr>
          <w:t>nother editor she’d done her internship with</w:t>
        </w:r>
      </w:ins>
      <w:commentRangeStart w:id="22953"/>
      <w:del w:id="22954" w:author="Claire S" w:date="2026-07-31T17:09:00Z" w16du:dateUtc="2026-07-31T16:09:00Z">
        <w:r w:rsidR="00D037FC" w:rsidDel="00A51809">
          <w:rPr>
            <w:rFonts w:ascii="Cambria" w:hAnsi="Cambria"/>
            <w:bCs/>
            <w:color w:val="000000" w:themeColor="text1"/>
            <w:sz w:val="28"/>
            <w:szCs w:val="28"/>
          </w:rPr>
          <w:delText>junior</w:delText>
        </w:r>
        <w:commentRangeEnd w:id="22953"/>
        <w:r w:rsidR="00692EFF" w:rsidDel="00A51809">
          <w:rPr>
            <w:rStyle w:val="CommentReference"/>
            <w:rFonts w:ascii="Cambria" w:hAnsi="Cambria"/>
            <w:bCs/>
            <w:color w:val="000000" w:themeColor="text1"/>
            <w:sz w:val="28"/>
            <w:szCs w:val="28"/>
          </w:rPr>
          <w:commentReference w:id="22953"/>
        </w:r>
        <w:r w:rsidR="00D037FC" w:rsidDel="00A51809">
          <w:rPr>
            <w:rFonts w:ascii="Cambria" w:hAnsi="Cambria"/>
            <w:bCs/>
            <w:color w:val="000000" w:themeColor="text1"/>
            <w:sz w:val="28"/>
            <w:szCs w:val="28"/>
          </w:rPr>
          <w:delText xml:space="preserve"> </w:delText>
        </w:r>
      </w:del>
      <w:ins w:id="22955" w:author="Daisy Watt" w:date="2026-06-23T18:53:00Z" w16du:dateUtc="2026-06-23T16:53:00Z">
        <w:del w:id="22956" w:author="Claire S" w:date="2026-07-31T17:09:00Z" w16du:dateUtc="2026-07-31T16:09:00Z">
          <w:r w:rsidR="00484C12" w:rsidDel="00A51809">
            <w:rPr>
              <w:rFonts w:ascii="Cambria" w:hAnsi="Cambria"/>
              <w:bCs/>
              <w:color w:val="000000" w:themeColor="text1"/>
              <w:sz w:val="28"/>
              <w:szCs w:val="28"/>
            </w:rPr>
            <w:delText xml:space="preserve">romance </w:delText>
          </w:r>
        </w:del>
      </w:ins>
      <w:del w:id="22957" w:author="Claire S" w:date="2026-07-31T17:09:00Z" w16du:dateUtc="2026-07-31T16:09:00Z">
        <w:r w:rsidR="00D037FC" w:rsidDel="00A51809">
          <w:rPr>
            <w:rFonts w:ascii="Cambria" w:hAnsi="Cambria"/>
            <w:bCs/>
            <w:color w:val="000000" w:themeColor="text1"/>
            <w:sz w:val="28"/>
            <w:szCs w:val="28"/>
          </w:rPr>
          <w:delText>editors</w:delText>
        </w:r>
      </w:del>
      <w:del w:id="22958" w:author="Daisy Watt" w:date="2026-06-23T18:54:00Z" w16du:dateUtc="2026-06-23T16:54:00Z">
        <w:r w:rsidDel="00484C12">
          <w:rPr>
            <w:rFonts w:ascii="Cambria" w:hAnsi="Cambria"/>
            <w:bCs/>
            <w:color w:val="000000" w:themeColor="text1"/>
            <w:sz w:val="28"/>
            <w:szCs w:val="28"/>
          </w:rPr>
          <w:delText xml:space="preserve"> from Romance</w:delText>
        </w:r>
      </w:del>
      <w:r>
        <w:rPr>
          <w:rFonts w:ascii="Cambria" w:hAnsi="Cambria"/>
          <w:bCs/>
          <w:color w:val="000000" w:themeColor="text1"/>
          <w:sz w:val="28"/>
          <w:szCs w:val="28"/>
        </w:rPr>
        <w:t>, and found a cute little table</w:t>
      </w:r>
      <w:r w:rsidR="006C1F07">
        <w:rPr>
          <w:rFonts w:ascii="Cambria" w:hAnsi="Cambria"/>
          <w:bCs/>
          <w:color w:val="000000" w:themeColor="text1"/>
          <w:sz w:val="28"/>
          <w:szCs w:val="28"/>
        </w:rPr>
        <w:t xml:space="preserve"> </w:t>
      </w:r>
      <w:r w:rsidR="00F24A4A">
        <w:rPr>
          <w:rFonts w:ascii="Cambria" w:hAnsi="Cambria"/>
          <w:bCs/>
          <w:color w:val="000000" w:themeColor="text1"/>
          <w:sz w:val="28"/>
          <w:szCs w:val="28"/>
        </w:rPr>
        <w:t>away from the big TV</w:t>
      </w:r>
      <w:del w:id="22959" w:author="Claire S" w:date="2026-07-31T17:09:00Z" w16du:dateUtc="2026-07-31T16:09:00Z">
        <w:r w:rsidR="00F24A4A" w:rsidDel="00A51809">
          <w:rPr>
            <w:rFonts w:ascii="Cambria" w:hAnsi="Cambria"/>
            <w:bCs/>
            <w:color w:val="000000" w:themeColor="text1"/>
            <w:sz w:val="28"/>
            <w:szCs w:val="28"/>
          </w:rPr>
          <w:delText xml:space="preserve">; </w:delText>
        </w:r>
      </w:del>
      <w:ins w:id="22960" w:author="Claire S" w:date="2026-07-31T17:09:00Z" w16du:dateUtc="2026-07-31T16:09:00Z">
        <w:r w:rsidR="00A51809">
          <w:rPr>
            <w:rFonts w:ascii="Cambria" w:hAnsi="Cambria"/>
            <w:bCs/>
            <w:color w:val="000000" w:themeColor="text1"/>
            <w:sz w:val="28"/>
            <w:szCs w:val="28"/>
          </w:rPr>
          <w:t>.  I</w:t>
        </w:r>
      </w:ins>
      <w:del w:id="22961" w:author="Claire S" w:date="2026-07-31T17:10:00Z" w16du:dateUtc="2026-07-31T16:10:00Z">
        <w:r w:rsidR="00F24A4A" w:rsidDel="00A51809">
          <w:rPr>
            <w:rFonts w:ascii="Cambria" w:hAnsi="Cambria"/>
            <w:bCs/>
            <w:color w:val="000000" w:themeColor="text1"/>
            <w:sz w:val="28"/>
            <w:szCs w:val="28"/>
          </w:rPr>
          <w:delText>i</w:delText>
        </w:r>
      </w:del>
      <w:r w:rsidR="00F24A4A">
        <w:rPr>
          <w:rFonts w:ascii="Cambria" w:hAnsi="Cambria"/>
          <w:bCs/>
          <w:color w:val="000000" w:themeColor="text1"/>
          <w:sz w:val="28"/>
          <w:szCs w:val="28"/>
        </w:rPr>
        <w:t xml:space="preserve">t had </w:t>
      </w:r>
      <w:r w:rsidR="006C1F07">
        <w:rPr>
          <w:rFonts w:ascii="Cambria" w:hAnsi="Cambria"/>
          <w:bCs/>
          <w:color w:val="000000" w:themeColor="text1"/>
          <w:sz w:val="28"/>
          <w:szCs w:val="28"/>
        </w:rPr>
        <w:t>tw</w:t>
      </w:r>
      <w:r w:rsidR="00752749">
        <w:rPr>
          <w:rFonts w:ascii="Cambria" w:hAnsi="Cambria"/>
          <w:bCs/>
          <w:color w:val="000000" w:themeColor="text1"/>
          <w:sz w:val="28"/>
          <w:szCs w:val="28"/>
        </w:rPr>
        <w:t xml:space="preserve">o </w:t>
      </w:r>
      <w:r w:rsidR="00747530">
        <w:rPr>
          <w:rFonts w:ascii="Cambria" w:hAnsi="Cambria"/>
          <w:bCs/>
          <w:color w:val="000000" w:themeColor="text1"/>
          <w:sz w:val="28"/>
          <w:szCs w:val="28"/>
        </w:rPr>
        <w:t xml:space="preserve">little leather </w:t>
      </w:r>
      <w:r w:rsidR="00752749">
        <w:rPr>
          <w:rFonts w:ascii="Cambria" w:hAnsi="Cambria"/>
          <w:bCs/>
          <w:color w:val="000000" w:themeColor="text1"/>
          <w:sz w:val="28"/>
          <w:szCs w:val="28"/>
        </w:rPr>
        <w:t>armchairs</w:t>
      </w:r>
      <w:r w:rsidR="00F24A4A">
        <w:rPr>
          <w:rFonts w:ascii="Cambria" w:hAnsi="Cambria"/>
          <w:bCs/>
          <w:color w:val="000000" w:themeColor="text1"/>
          <w:sz w:val="28"/>
          <w:szCs w:val="28"/>
        </w:rPr>
        <w:t xml:space="preserve"> </w:t>
      </w:r>
      <w:ins w:id="22962" w:author="Claire S" w:date="2026-07-31T17:13:00Z" w16du:dateUtc="2026-07-31T16:13:00Z">
        <w:r w:rsidR="00A51809">
          <w:rPr>
            <w:rFonts w:ascii="Cambria" w:hAnsi="Cambria"/>
            <w:bCs/>
            <w:color w:val="000000" w:themeColor="text1"/>
            <w:sz w:val="28"/>
            <w:szCs w:val="28"/>
          </w:rPr>
          <w:t>in front of</w:t>
        </w:r>
      </w:ins>
      <w:del w:id="22963" w:author="Claire S" w:date="2026-07-31T17:13:00Z" w16du:dateUtc="2026-07-31T16:13:00Z">
        <w:r w:rsidDel="00A51809">
          <w:rPr>
            <w:rFonts w:ascii="Cambria" w:hAnsi="Cambria"/>
            <w:bCs/>
            <w:color w:val="000000" w:themeColor="text1"/>
            <w:sz w:val="28"/>
            <w:szCs w:val="28"/>
          </w:rPr>
          <w:delText>by</w:delText>
        </w:r>
      </w:del>
      <w:r>
        <w:rPr>
          <w:rFonts w:ascii="Cambria" w:hAnsi="Cambria"/>
          <w:bCs/>
          <w:color w:val="000000" w:themeColor="text1"/>
          <w:sz w:val="28"/>
          <w:szCs w:val="28"/>
        </w:rPr>
        <w:t xml:space="preserve"> the</w:t>
      </w:r>
      <w:r w:rsidR="00752749">
        <w:rPr>
          <w:rFonts w:ascii="Cambria" w:hAnsi="Cambria"/>
          <w:bCs/>
          <w:color w:val="000000" w:themeColor="text1"/>
          <w:sz w:val="28"/>
          <w:szCs w:val="28"/>
        </w:rPr>
        <w:t xml:space="preserve"> </w:t>
      </w:r>
      <w:del w:id="22964" w:author="Claire S" w:date="2026-07-31T17:13:00Z" w16du:dateUtc="2026-07-31T16:13:00Z">
        <w:r w:rsidR="00443822" w:rsidDel="00A51809">
          <w:rPr>
            <w:rFonts w:ascii="Cambria" w:hAnsi="Cambria"/>
            <w:bCs/>
            <w:color w:val="000000" w:themeColor="text1"/>
            <w:sz w:val="28"/>
            <w:szCs w:val="28"/>
          </w:rPr>
          <w:delText>warm</w:delText>
        </w:r>
        <w:r w:rsidDel="00A51809">
          <w:rPr>
            <w:rFonts w:ascii="Cambria" w:hAnsi="Cambria"/>
            <w:bCs/>
            <w:color w:val="000000" w:themeColor="text1"/>
            <w:sz w:val="28"/>
            <w:szCs w:val="28"/>
          </w:rPr>
          <w:delText xml:space="preserve"> </w:delText>
        </w:r>
      </w:del>
      <w:ins w:id="22965" w:author="Claire S" w:date="2026-07-31T17:13:00Z" w16du:dateUtc="2026-07-31T16:13:00Z">
        <w:r w:rsidR="00A51809">
          <w:rPr>
            <w:rFonts w:ascii="Cambria" w:hAnsi="Cambria"/>
            <w:bCs/>
            <w:color w:val="000000" w:themeColor="text1"/>
            <w:sz w:val="28"/>
            <w:szCs w:val="28"/>
          </w:rPr>
          <w:t xml:space="preserve">fake </w:t>
        </w:r>
      </w:ins>
      <w:r>
        <w:rPr>
          <w:rFonts w:ascii="Cambria" w:hAnsi="Cambria"/>
          <w:bCs/>
          <w:color w:val="000000" w:themeColor="text1"/>
          <w:sz w:val="28"/>
          <w:szCs w:val="28"/>
        </w:rPr>
        <w:t>fire</w:t>
      </w:r>
      <w:r w:rsidR="00443822">
        <w:rPr>
          <w:rFonts w:ascii="Cambria" w:hAnsi="Cambria"/>
          <w:bCs/>
          <w:color w:val="000000" w:themeColor="text1"/>
          <w:sz w:val="28"/>
          <w:szCs w:val="28"/>
        </w:rPr>
        <w:t xml:space="preserve">, </w:t>
      </w:r>
      <w:ins w:id="22966" w:author="Claire S" w:date="2026-07-31T17:13:00Z" w16du:dateUtc="2026-07-31T16:13:00Z">
        <w:r w:rsidR="00A51809">
          <w:rPr>
            <w:rFonts w:ascii="Cambria" w:hAnsi="Cambria"/>
            <w:bCs/>
            <w:color w:val="000000" w:themeColor="text1"/>
            <w:sz w:val="28"/>
            <w:szCs w:val="28"/>
          </w:rPr>
          <w:t>flickering</w:t>
        </w:r>
      </w:ins>
      <w:del w:id="22967" w:author="Claire S" w:date="2026-07-31T17:13:00Z" w16du:dateUtc="2026-07-31T16:13:00Z">
        <w:r w:rsidR="00443822" w:rsidDel="00A51809">
          <w:rPr>
            <w:rFonts w:ascii="Cambria" w:hAnsi="Cambria"/>
            <w:bCs/>
            <w:color w:val="000000" w:themeColor="text1"/>
            <w:sz w:val="28"/>
            <w:szCs w:val="28"/>
          </w:rPr>
          <w:delText>crackling</w:delText>
        </w:r>
      </w:del>
      <w:r w:rsidR="00443822">
        <w:rPr>
          <w:rFonts w:ascii="Cambria" w:hAnsi="Cambria"/>
          <w:bCs/>
          <w:color w:val="000000" w:themeColor="text1"/>
          <w:sz w:val="28"/>
          <w:szCs w:val="28"/>
        </w:rPr>
        <w:t xml:space="preserve"> in the grate</w:t>
      </w:r>
      <w:r w:rsidR="00F24A4A">
        <w:rPr>
          <w:rFonts w:ascii="Cambria" w:hAnsi="Cambria"/>
          <w:bCs/>
          <w:color w:val="000000" w:themeColor="text1"/>
          <w:sz w:val="28"/>
          <w:szCs w:val="28"/>
        </w:rPr>
        <w:t>.</w:t>
      </w:r>
    </w:p>
    <w:p w14:paraId="6C080078" w14:textId="78905F5D" w:rsidR="00B638EA" w:rsidRDefault="00B638EA" w:rsidP="00F24A4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 xml:space="preserve"> </w:t>
      </w:r>
      <w:r w:rsidR="00F24A4A">
        <w:rPr>
          <w:rFonts w:ascii="Cambria" w:hAnsi="Cambria"/>
          <w:bCs/>
          <w:color w:val="000000" w:themeColor="text1"/>
          <w:sz w:val="28"/>
          <w:szCs w:val="28"/>
        </w:rPr>
        <w:tab/>
      </w:r>
      <w:r>
        <w:rPr>
          <w:rFonts w:ascii="Cambria" w:hAnsi="Cambria"/>
          <w:bCs/>
          <w:color w:val="000000" w:themeColor="text1"/>
          <w:sz w:val="28"/>
          <w:szCs w:val="28"/>
        </w:rPr>
        <w:t xml:space="preserve">Phil </w:t>
      </w:r>
      <w:r w:rsidR="00443822">
        <w:rPr>
          <w:rFonts w:ascii="Cambria" w:hAnsi="Cambria"/>
          <w:bCs/>
          <w:color w:val="000000" w:themeColor="text1"/>
          <w:sz w:val="28"/>
          <w:szCs w:val="28"/>
        </w:rPr>
        <w:t xml:space="preserve">fetched </w:t>
      </w:r>
      <w:r>
        <w:rPr>
          <w:rFonts w:ascii="Cambria" w:hAnsi="Cambria"/>
          <w:bCs/>
          <w:color w:val="000000" w:themeColor="text1"/>
          <w:sz w:val="28"/>
          <w:szCs w:val="28"/>
        </w:rPr>
        <w:t>the drinks</w:t>
      </w:r>
      <w:r w:rsidR="00F24A4A">
        <w:rPr>
          <w:rFonts w:ascii="Cambria" w:hAnsi="Cambria"/>
          <w:bCs/>
          <w:color w:val="000000" w:themeColor="text1"/>
          <w:sz w:val="28"/>
          <w:szCs w:val="28"/>
        </w:rPr>
        <w:t xml:space="preserve"> a</w:t>
      </w:r>
      <w:r w:rsidR="00752749">
        <w:rPr>
          <w:rFonts w:ascii="Cambria" w:hAnsi="Cambria"/>
          <w:bCs/>
          <w:color w:val="000000" w:themeColor="text1"/>
          <w:sz w:val="28"/>
          <w:szCs w:val="28"/>
        </w:rPr>
        <w:t xml:space="preserve">s </w:t>
      </w:r>
      <w:r w:rsidR="00F24A4A">
        <w:rPr>
          <w:rFonts w:ascii="Cambria" w:hAnsi="Cambria"/>
          <w:bCs/>
          <w:color w:val="000000" w:themeColor="text1"/>
          <w:sz w:val="28"/>
          <w:szCs w:val="28"/>
        </w:rPr>
        <w:t>Clara</w:t>
      </w:r>
      <w:r w:rsidR="00752749">
        <w:rPr>
          <w:rFonts w:ascii="Cambria" w:hAnsi="Cambria"/>
          <w:bCs/>
          <w:color w:val="000000" w:themeColor="text1"/>
          <w:sz w:val="28"/>
          <w:szCs w:val="28"/>
        </w:rPr>
        <w:t xml:space="preserve"> sat, </w:t>
      </w:r>
      <w:r w:rsidR="00424D9C">
        <w:rPr>
          <w:rFonts w:ascii="Cambria" w:hAnsi="Cambria"/>
          <w:bCs/>
          <w:color w:val="000000" w:themeColor="text1"/>
          <w:sz w:val="28"/>
          <w:szCs w:val="28"/>
        </w:rPr>
        <w:t>sneak</w:t>
      </w:r>
      <w:r w:rsidR="00F24A4A">
        <w:rPr>
          <w:rFonts w:ascii="Cambria" w:hAnsi="Cambria"/>
          <w:bCs/>
          <w:color w:val="000000" w:themeColor="text1"/>
          <w:sz w:val="28"/>
          <w:szCs w:val="28"/>
        </w:rPr>
        <w:t>ing</w:t>
      </w:r>
      <w:r w:rsidR="00424D9C">
        <w:rPr>
          <w:rFonts w:ascii="Cambria" w:hAnsi="Cambria"/>
          <w:bCs/>
          <w:color w:val="000000" w:themeColor="text1"/>
          <w:sz w:val="28"/>
          <w:szCs w:val="28"/>
        </w:rPr>
        <w:t xml:space="preserve"> a look at herself in the mirror</w:t>
      </w:r>
      <w:r w:rsidR="00F24A4A">
        <w:rPr>
          <w:rFonts w:ascii="Cambria" w:hAnsi="Cambria"/>
          <w:bCs/>
          <w:color w:val="000000" w:themeColor="text1"/>
          <w:sz w:val="28"/>
          <w:szCs w:val="28"/>
        </w:rPr>
        <w:t xml:space="preserve">.  </w:t>
      </w:r>
      <w:r w:rsidR="009B62B9">
        <w:rPr>
          <w:rFonts w:ascii="Cambria" w:hAnsi="Cambria"/>
          <w:bCs/>
          <w:color w:val="000000" w:themeColor="text1"/>
          <w:sz w:val="28"/>
          <w:szCs w:val="28"/>
        </w:rPr>
        <w:t xml:space="preserve">She resisted </w:t>
      </w:r>
      <w:r w:rsidR="0038333A">
        <w:rPr>
          <w:rFonts w:ascii="Cambria" w:hAnsi="Cambria"/>
          <w:bCs/>
          <w:color w:val="000000" w:themeColor="text1"/>
          <w:sz w:val="28"/>
          <w:szCs w:val="28"/>
        </w:rPr>
        <w:t>get</w:t>
      </w:r>
      <w:r w:rsidR="009B62B9">
        <w:rPr>
          <w:rFonts w:ascii="Cambria" w:hAnsi="Cambria"/>
          <w:bCs/>
          <w:color w:val="000000" w:themeColor="text1"/>
          <w:sz w:val="28"/>
          <w:szCs w:val="28"/>
        </w:rPr>
        <w:t>ting</w:t>
      </w:r>
      <w:r w:rsidR="0038333A">
        <w:rPr>
          <w:rFonts w:ascii="Cambria" w:hAnsi="Cambria"/>
          <w:bCs/>
          <w:color w:val="000000" w:themeColor="text1"/>
          <w:sz w:val="28"/>
          <w:szCs w:val="28"/>
        </w:rPr>
        <w:t xml:space="preserve"> her lip</w:t>
      </w:r>
      <w:del w:id="22968" w:author="Daisy Watt" w:date="2026-06-23T18:56:00Z" w16du:dateUtc="2026-06-23T16:56:00Z">
        <w:r w:rsidR="0038333A" w:rsidDel="00A02D48">
          <w:rPr>
            <w:rFonts w:ascii="Cambria" w:hAnsi="Cambria"/>
            <w:bCs/>
            <w:color w:val="000000" w:themeColor="text1"/>
            <w:sz w:val="28"/>
            <w:szCs w:val="28"/>
          </w:rPr>
          <w:delText>-</w:delText>
        </w:r>
      </w:del>
      <w:ins w:id="22969" w:author="Daisy Watt" w:date="2026-06-23T18:56:00Z" w16du:dateUtc="2026-06-23T16:56:00Z">
        <w:r w:rsidR="00A02D48">
          <w:rPr>
            <w:rFonts w:ascii="Cambria" w:hAnsi="Cambria"/>
            <w:bCs/>
            <w:color w:val="000000" w:themeColor="text1"/>
            <w:sz w:val="28"/>
            <w:szCs w:val="28"/>
          </w:rPr>
          <w:t xml:space="preserve"> </w:t>
        </w:r>
      </w:ins>
      <w:r w:rsidR="0038333A">
        <w:rPr>
          <w:rFonts w:ascii="Cambria" w:hAnsi="Cambria"/>
          <w:bCs/>
          <w:color w:val="000000" w:themeColor="text1"/>
          <w:sz w:val="28"/>
          <w:szCs w:val="28"/>
        </w:rPr>
        <w:t xml:space="preserve">gloss out, </w:t>
      </w:r>
      <w:r w:rsidR="006A7EC3">
        <w:rPr>
          <w:rFonts w:ascii="Cambria" w:hAnsi="Cambria"/>
          <w:bCs/>
          <w:color w:val="000000" w:themeColor="text1"/>
          <w:sz w:val="28"/>
          <w:szCs w:val="28"/>
        </w:rPr>
        <w:t>but</w:t>
      </w:r>
      <w:r w:rsidR="00752749">
        <w:rPr>
          <w:rFonts w:ascii="Cambria" w:hAnsi="Cambria"/>
          <w:bCs/>
          <w:color w:val="000000" w:themeColor="text1"/>
          <w:sz w:val="28"/>
          <w:szCs w:val="28"/>
        </w:rPr>
        <w:t xml:space="preserve"> tousled her hair a bit</w:t>
      </w:r>
      <w:r w:rsidR="006A7EC3">
        <w:rPr>
          <w:rFonts w:ascii="Cambria" w:hAnsi="Cambria"/>
          <w:bCs/>
          <w:color w:val="000000" w:themeColor="text1"/>
          <w:sz w:val="28"/>
          <w:szCs w:val="28"/>
        </w:rPr>
        <w:t>, interrupted by</w:t>
      </w:r>
      <w:r w:rsidR="00135AFF">
        <w:rPr>
          <w:rFonts w:ascii="Cambria" w:hAnsi="Cambria"/>
          <w:bCs/>
          <w:color w:val="000000" w:themeColor="text1"/>
          <w:sz w:val="28"/>
          <w:szCs w:val="28"/>
        </w:rPr>
        <w:t xml:space="preserve"> several </w:t>
      </w:r>
      <w:r w:rsidR="006A7EC3">
        <w:rPr>
          <w:rFonts w:ascii="Cambria" w:hAnsi="Cambria"/>
          <w:bCs/>
          <w:color w:val="000000" w:themeColor="text1"/>
          <w:sz w:val="28"/>
          <w:szCs w:val="28"/>
        </w:rPr>
        <w:t>loud sirens wailing past outside.</w:t>
      </w:r>
    </w:p>
    <w:p w14:paraId="0A06E924" w14:textId="179247F2" w:rsidR="00B638EA" w:rsidRPr="00B26902" w:rsidRDefault="00635EA4" w:rsidP="00B26902">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r>
      <w:r w:rsidR="005A3632">
        <w:rPr>
          <w:rFonts w:ascii="Cambria" w:hAnsi="Cambria"/>
          <w:sz w:val="28"/>
          <w:szCs w:val="28"/>
        </w:rPr>
        <w:t xml:space="preserve">‘Someone’s in trouble.’ </w:t>
      </w:r>
      <w:r w:rsidR="00B26902">
        <w:rPr>
          <w:rFonts w:ascii="Cambria" w:hAnsi="Cambria"/>
          <w:bCs/>
          <w:color w:val="000000" w:themeColor="text1"/>
          <w:sz w:val="28"/>
          <w:szCs w:val="28"/>
        </w:rPr>
        <w:t xml:space="preserve">Phil popped her </w:t>
      </w:r>
      <w:r w:rsidR="00135AFF">
        <w:rPr>
          <w:rFonts w:ascii="Cambria" w:hAnsi="Cambria"/>
          <w:bCs/>
          <w:color w:val="000000" w:themeColor="text1"/>
          <w:sz w:val="28"/>
          <w:szCs w:val="28"/>
        </w:rPr>
        <w:t>drink</w:t>
      </w:r>
      <w:r w:rsidR="00B26902">
        <w:rPr>
          <w:rFonts w:ascii="Cambria" w:hAnsi="Cambria"/>
          <w:bCs/>
          <w:color w:val="000000" w:themeColor="text1"/>
          <w:sz w:val="28"/>
          <w:szCs w:val="28"/>
        </w:rPr>
        <w:t xml:space="preserve"> </w:t>
      </w:r>
      <w:r w:rsidR="00F749B8">
        <w:rPr>
          <w:rFonts w:ascii="Cambria" w:hAnsi="Cambria"/>
          <w:bCs/>
          <w:color w:val="000000" w:themeColor="text1"/>
          <w:sz w:val="28"/>
          <w:szCs w:val="28"/>
        </w:rPr>
        <w:t>down</w:t>
      </w:r>
      <w:r w:rsidR="005A3632">
        <w:rPr>
          <w:rFonts w:ascii="Cambria" w:hAnsi="Cambria"/>
          <w:bCs/>
          <w:color w:val="000000" w:themeColor="text1"/>
          <w:sz w:val="28"/>
          <w:szCs w:val="28"/>
        </w:rPr>
        <w:t>, and</w:t>
      </w:r>
      <w:r w:rsidR="006A7EC3">
        <w:rPr>
          <w:rFonts w:ascii="Cambria" w:hAnsi="Cambria"/>
          <w:sz w:val="28"/>
          <w:szCs w:val="28"/>
        </w:rPr>
        <w:t xml:space="preserve"> </w:t>
      </w:r>
      <w:r w:rsidR="00B638EA">
        <w:rPr>
          <w:rFonts w:ascii="Cambria" w:hAnsi="Cambria"/>
          <w:bCs/>
          <w:color w:val="000000" w:themeColor="text1"/>
          <w:sz w:val="28"/>
          <w:szCs w:val="28"/>
        </w:rPr>
        <w:t>sa</w:t>
      </w:r>
      <w:r w:rsidR="00B26902">
        <w:rPr>
          <w:rFonts w:ascii="Cambria" w:hAnsi="Cambria"/>
          <w:bCs/>
          <w:color w:val="000000" w:themeColor="text1"/>
          <w:sz w:val="28"/>
          <w:szCs w:val="28"/>
        </w:rPr>
        <w:t>nk into the other armchair. ‘It’s very Harry Potter in here</w:t>
      </w:r>
      <w:r w:rsidR="00D8776D">
        <w:rPr>
          <w:rFonts w:ascii="Cambria" w:hAnsi="Cambria"/>
          <w:bCs/>
          <w:color w:val="000000" w:themeColor="text1"/>
          <w:sz w:val="28"/>
          <w:szCs w:val="28"/>
        </w:rPr>
        <w:t>,</w:t>
      </w:r>
      <w:r w:rsidR="00B26902">
        <w:rPr>
          <w:rFonts w:ascii="Cambria" w:hAnsi="Cambria"/>
          <w:bCs/>
          <w:color w:val="000000" w:themeColor="text1"/>
          <w:sz w:val="28"/>
          <w:szCs w:val="28"/>
        </w:rPr>
        <w:t xml:space="preserve"> isn’t it?</w:t>
      </w:r>
      <w:r w:rsidR="00F24A4A">
        <w:rPr>
          <w:rFonts w:ascii="Cambria" w:hAnsi="Cambria"/>
          <w:bCs/>
          <w:color w:val="000000" w:themeColor="text1"/>
          <w:sz w:val="28"/>
          <w:szCs w:val="28"/>
        </w:rPr>
        <w:t xml:space="preserve"> I’ve always loved </w:t>
      </w:r>
      <w:r w:rsidR="00B26902">
        <w:rPr>
          <w:rFonts w:ascii="Cambria" w:hAnsi="Cambria"/>
          <w:bCs/>
          <w:color w:val="000000" w:themeColor="text1"/>
          <w:sz w:val="28"/>
          <w:szCs w:val="28"/>
        </w:rPr>
        <w:t xml:space="preserve">it.’ He </w:t>
      </w:r>
      <w:r w:rsidR="005A3632">
        <w:rPr>
          <w:rFonts w:ascii="Cambria" w:hAnsi="Cambria"/>
          <w:bCs/>
          <w:color w:val="000000" w:themeColor="text1"/>
          <w:sz w:val="28"/>
          <w:szCs w:val="28"/>
        </w:rPr>
        <w:t xml:space="preserve">cheersed her with </w:t>
      </w:r>
      <w:r w:rsidR="003A62D1">
        <w:rPr>
          <w:rFonts w:ascii="Cambria" w:hAnsi="Cambria"/>
          <w:bCs/>
          <w:color w:val="000000" w:themeColor="text1"/>
          <w:sz w:val="28"/>
          <w:szCs w:val="28"/>
        </w:rPr>
        <w:t>his glass</w:t>
      </w:r>
      <w:r w:rsidR="00B26902">
        <w:rPr>
          <w:rFonts w:ascii="Cambria" w:hAnsi="Cambria"/>
          <w:bCs/>
          <w:color w:val="000000" w:themeColor="text1"/>
          <w:sz w:val="28"/>
          <w:szCs w:val="28"/>
        </w:rPr>
        <w:t>. ‘</w:t>
      </w:r>
      <w:r w:rsidR="00F24A4A">
        <w:rPr>
          <w:rFonts w:ascii="Cambria" w:hAnsi="Cambria"/>
          <w:bCs/>
          <w:color w:val="000000" w:themeColor="text1"/>
          <w:sz w:val="28"/>
          <w:szCs w:val="28"/>
        </w:rPr>
        <w:t>A pint of butterbeer</w:t>
      </w:r>
      <w:del w:id="22970" w:author="Claire S" w:date="2026-06-05T11:43:00Z" w16du:dateUtc="2026-06-05T10:43:00Z">
        <w:r w:rsidR="00F24A4A" w:rsidDel="008D174C">
          <w:rPr>
            <w:rFonts w:ascii="Cambria" w:hAnsi="Cambria"/>
            <w:bCs/>
            <w:color w:val="000000" w:themeColor="text1"/>
            <w:sz w:val="28"/>
            <w:szCs w:val="28"/>
          </w:rPr>
          <w:delText xml:space="preserve">!  </w:delText>
        </w:r>
      </w:del>
      <w:ins w:id="22971" w:author="Claire S" w:date="2026-06-05T11:43:00Z" w16du:dateUtc="2026-06-05T10:43:00Z">
        <w:r w:rsidR="008D174C">
          <w:rPr>
            <w:rFonts w:ascii="Cambria" w:hAnsi="Cambria"/>
            <w:bCs/>
            <w:color w:val="000000" w:themeColor="text1"/>
            <w:sz w:val="28"/>
            <w:szCs w:val="28"/>
          </w:rPr>
          <w:t xml:space="preserve">.  </w:t>
        </w:r>
      </w:ins>
      <w:r w:rsidR="003A62D1">
        <w:rPr>
          <w:rFonts w:ascii="Cambria" w:hAnsi="Cambria"/>
          <w:bCs/>
          <w:color w:val="000000" w:themeColor="text1"/>
          <w:sz w:val="28"/>
          <w:szCs w:val="28"/>
        </w:rPr>
        <w:t>C</w:t>
      </w:r>
      <w:r w:rsidR="00B26902">
        <w:rPr>
          <w:rFonts w:ascii="Cambria" w:hAnsi="Cambria"/>
          <w:bCs/>
          <w:color w:val="000000" w:themeColor="text1"/>
          <w:sz w:val="28"/>
          <w:szCs w:val="28"/>
        </w:rPr>
        <w:t>’mon then,</w:t>
      </w:r>
      <w:r w:rsidR="00F24A4A">
        <w:rPr>
          <w:rFonts w:ascii="Cambria" w:hAnsi="Cambria"/>
          <w:bCs/>
          <w:color w:val="000000" w:themeColor="text1"/>
          <w:sz w:val="28"/>
          <w:szCs w:val="28"/>
        </w:rPr>
        <w:t xml:space="preserve"> Clara, </w:t>
      </w:r>
      <w:r w:rsidR="00B26902">
        <w:rPr>
          <w:rFonts w:ascii="Cambria" w:hAnsi="Cambria"/>
          <w:bCs/>
          <w:color w:val="000000" w:themeColor="text1"/>
          <w:sz w:val="28"/>
          <w:szCs w:val="28"/>
        </w:rPr>
        <w:t>w</w:t>
      </w:r>
      <w:r w:rsidR="00B638EA">
        <w:rPr>
          <w:rFonts w:ascii="Cambria" w:hAnsi="Cambria"/>
          <w:bCs/>
          <w:color w:val="000000" w:themeColor="text1"/>
          <w:sz w:val="28"/>
          <w:szCs w:val="28"/>
        </w:rPr>
        <w:t xml:space="preserve">hat’s this something and nothing? </w:t>
      </w:r>
      <w:r w:rsidR="00D33CC8">
        <w:rPr>
          <w:rFonts w:ascii="Cambria" w:hAnsi="Cambria"/>
          <w:bCs/>
          <w:color w:val="000000" w:themeColor="text1"/>
          <w:sz w:val="28"/>
          <w:szCs w:val="28"/>
        </w:rPr>
        <w:t>S</w:t>
      </w:r>
      <w:r w:rsidR="00B638EA">
        <w:rPr>
          <w:rFonts w:ascii="Cambria" w:hAnsi="Cambria"/>
          <w:bCs/>
          <w:color w:val="000000" w:themeColor="text1"/>
          <w:sz w:val="28"/>
          <w:szCs w:val="28"/>
        </w:rPr>
        <w:t>ound</w:t>
      </w:r>
      <w:r w:rsidR="00D33CC8">
        <w:rPr>
          <w:rFonts w:ascii="Cambria" w:hAnsi="Cambria"/>
          <w:bCs/>
          <w:color w:val="000000" w:themeColor="text1"/>
          <w:sz w:val="28"/>
          <w:szCs w:val="28"/>
        </w:rPr>
        <w:t xml:space="preserve">s </w:t>
      </w:r>
      <w:r w:rsidR="00B638EA">
        <w:rPr>
          <w:rFonts w:ascii="Cambria" w:hAnsi="Cambria"/>
          <w:bCs/>
          <w:color w:val="000000" w:themeColor="text1"/>
          <w:sz w:val="28"/>
          <w:szCs w:val="28"/>
        </w:rPr>
        <w:t>a bit scary to me</w:t>
      </w:r>
      <w:del w:id="22972" w:author="Claire S" w:date="2026-06-05T11:43:00Z" w16du:dateUtc="2026-06-05T10:43:00Z">
        <w:r w:rsidR="00B638EA" w:rsidDel="008D174C">
          <w:rPr>
            <w:rFonts w:ascii="Cambria" w:hAnsi="Cambria"/>
            <w:bCs/>
            <w:color w:val="000000" w:themeColor="text1"/>
            <w:sz w:val="28"/>
            <w:szCs w:val="28"/>
          </w:rPr>
          <w:delText>!</w:delText>
        </w:r>
      </w:del>
      <w:ins w:id="22973" w:author="Claire S" w:date="2026-06-05T11:43:00Z" w16du:dateUtc="2026-06-05T10:43:00Z">
        <w:r w:rsidR="008D174C">
          <w:rPr>
            <w:rFonts w:ascii="Cambria" w:hAnsi="Cambria"/>
            <w:bCs/>
            <w:color w:val="000000" w:themeColor="text1"/>
            <w:sz w:val="28"/>
            <w:szCs w:val="28"/>
          </w:rPr>
          <w:t>.</w:t>
        </w:r>
      </w:ins>
      <w:r w:rsidR="00B638EA">
        <w:rPr>
          <w:rFonts w:ascii="Cambria" w:hAnsi="Cambria"/>
          <w:bCs/>
          <w:color w:val="000000" w:themeColor="text1"/>
          <w:sz w:val="28"/>
          <w:szCs w:val="28"/>
        </w:rPr>
        <w:t>’</w:t>
      </w:r>
    </w:p>
    <w:p w14:paraId="462AD2FC" w14:textId="08AA5D47" w:rsidR="00B638EA" w:rsidRDefault="00B638EA"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 xml:space="preserve">‘Well.’ Clara took </w:t>
      </w:r>
      <w:r w:rsidR="00135AFF">
        <w:rPr>
          <w:rFonts w:ascii="Cambria" w:hAnsi="Cambria"/>
          <w:bCs/>
          <w:color w:val="000000" w:themeColor="text1"/>
          <w:sz w:val="28"/>
          <w:szCs w:val="28"/>
        </w:rPr>
        <w:t>a</w:t>
      </w:r>
      <w:r w:rsidR="00700A07">
        <w:rPr>
          <w:rFonts w:ascii="Cambria" w:hAnsi="Cambria"/>
          <w:bCs/>
          <w:color w:val="000000" w:themeColor="text1"/>
          <w:sz w:val="28"/>
          <w:szCs w:val="28"/>
        </w:rPr>
        <w:t xml:space="preserve"> </w:t>
      </w:r>
      <w:r>
        <w:rPr>
          <w:rFonts w:ascii="Cambria" w:hAnsi="Cambria"/>
          <w:bCs/>
          <w:color w:val="000000" w:themeColor="text1"/>
          <w:sz w:val="28"/>
          <w:szCs w:val="28"/>
        </w:rPr>
        <w:t>sip</w:t>
      </w:r>
      <w:del w:id="22974" w:author="Daisy Watt" w:date="2026-06-23T18:56:00Z" w16du:dateUtc="2026-06-23T16:56:00Z">
        <w:r w:rsidR="00157EA6" w:rsidDel="008235CE">
          <w:rPr>
            <w:rFonts w:ascii="Cambria" w:hAnsi="Cambria"/>
            <w:bCs/>
            <w:color w:val="000000" w:themeColor="text1"/>
            <w:sz w:val="28"/>
            <w:szCs w:val="28"/>
          </w:rPr>
          <w:delText>;</w:delText>
        </w:r>
      </w:del>
      <w:ins w:id="22975" w:author="Daisy Watt" w:date="2026-06-23T18:56:00Z" w16du:dateUtc="2026-06-23T16:56:00Z">
        <w:r w:rsidR="008235CE">
          <w:rPr>
            <w:rFonts w:ascii="Cambria" w:hAnsi="Cambria"/>
            <w:bCs/>
            <w:color w:val="000000" w:themeColor="text1"/>
            <w:sz w:val="28"/>
            <w:szCs w:val="28"/>
          </w:rPr>
          <w:t>,</w:t>
        </w:r>
      </w:ins>
      <w:r w:rsidR="00157EA6">
        <w:rPr>
          <w:rFonts w:ascii="Cambria" w:hAnsi="Cambria"/>
          <w:bCs/>
          <w:color w:val="000000" w:themeColor="text1"/>
          <w:sz w:val="28"/>
          <w:szCs w:val="28"/>
        </w:rPr>
        <w:t xml:space="preserve"> unsure</w:t>
      </w:r>
      <w:r w:rsidR="00700A07">
        <w:rPr>
          <w:rFonts w:ascii="Cambria" w:hAnsi="Cambria"/>
          <w:bCs/>
          <w:color w:val="000000" w:themeColor="text1"/>
          <w:sz w:val="28"/>
          <w:szCs w:val="28"/>
        </w:rPr>
        <w:t xml:space="preserve"> h</w:t>
      </w:r>
      <w:r>
        <w:rPr>
          <w:rFonts w:ascii="Cambria" w:hAnsi="Cambria"/>
          <w:bCs/>
          <w:color w:val="000000" w:themeColor="text1"/>
          <w:sz w:val="28"/>
          <w:szCs w:val="28"/>
        </w:rPr>
        <w:t>ow much detail she dare</w:t>
      </w:r>
      <w:r w:rsidR="00157EA6">
        <w:rPr>
          <w:rFonts w:ascii="Cambria" w:hAnsi="Cambria"/>
          <w:bCs/>
          <w:color w:val="000000" w:themeColor="text1"/>
          <w:sz w:val="28"/>
          <w:szCs w:val="28"/>
        </w:rPr>
        <w:t>d</w:t>
      </w:r>
      <w:r>
        <w:rPr>
          <w:rFonts w:ascii="Cambria" w:hAnsi="Cambria"/>
          <w:bCs/>
          <w:color w:val="000000" w:themeColor="text1"/>
          <w:sz w:val="28"/>
          <w:szCs w:val="28"/>
        </w:rPr>
        <w:t xml:space="preserve"> go into</w:t>
      </w:r>
      <w:r w:rsidR="00157EA6">
        <w:rPr>
          <w:rFonts w:ascii="Cambria" w:hAnsi="Cambria"/>
          <w:bCs/>
          <w:color w:val="000000" w:themeColor="text1"/>
          <w:sz w:val="28"/>
          <w:szCs w:val="28"/>
        </w:rPr>
        <w:t>.</w:t>
      </w:r>
      <w:r>
        <w:rPr>
          <w:rFonts w:ascii="Cambria" w:hAnsi="Cambria"/>
          <w:bCs/>
          <w:color w:val="000000" w:themeColor="text1"/>
          <w:sz w:val="28"/>
          <w:szCs w:val="28"/>
        </w:rPr>
        <w:t xml:space="preserve"> </w:t>
      </w:r>
      <w:r w:rsidR="004C0249">
        <w:rPr>
          <w:rFonts w:ascii="Cambria" w:hAnsi="Cambria"/>
          <w:bCs/>
          <w:color w:val="000000" w:themeColor="text1"/>
          <w:sz w:val="28"/>
          <w:szCs w:val="28"/>
        </w:rPr>
        <w:t>She barely knew Phil, but he had a nice</w:t>
      </w:r>
      <w:r w:rsidR="00B1725F">
        <w:rPr>
          <w:rFonts w:ascii="Cambria" w:hAnsi="Cambria"/>
          <w:bCs/>
          <w:color w:val="000000" w:themeColor="text1"/>
          <w:sz w:val="28"/>
          <w:szCs w:val="28"/>
        </w:rPr>
        <w:t>, open</w:t>
      </w:r>
      <w:r w:rsidR="004C0249">
        <w:rPr>
          <w:rFonts w:ascii="Cambria" w:hAnsi="Cambria"/>
          <w:bCs/>
          <w:color w:val="000000" w:themeColor="text1"/>
          <w:sz w:val="28"/>
          <w:szCs w:val="28"/>
        </w:rPr>
        <w:t xml:space="preserve"> face</w:t>
      </w:r>
      <w:r w:rsidR="00B1725F">
        <w:rPr>
          <w:rFonts w:ascii="Cambria" w:hAnsi="Cambria"/>
          <w:bCs/>
          <w:color w:val="000000" w:themeColor="text1"/>
          <w:sz w:val="28"/>
          <w:szCs w:val="28"/>
        </w:rPr>
        <w:t>,</w:t>
      </w:r>
      <w:r w:rsidR="00617682">
        <w:rPr>
          <w:rFonts w:ascii="Cambria" w:hAnsi="Cambria"/>
          <w:bCs/>
          <w:color w:val="000000" w:themeColor="text1"/>
          <w:sz w:val="28"/>
          <w:szCs w:val="28"/>
        </w:rPr>
        <w:t xml:space="preserve"> and she felt strangely comfortable with him</w:t>
      </w:r>
      <w:r w:rsidR="004C0249">
        <w:rPr>
          <w:rFonts w:ascii="Cambria" w:hAnsi="Cambria"/>
          <w:bCs/>
          <w:color w:val="000000" w:themeColor="text1"/>
          <w:sz w:val="28"/>
          <w:szCs w:val="28"/>
        </w:rPr>
        <w:t xml:space="preserve">. </w:t>
      </w:r>
      <w:r w:rsidR="00D33CC8">
        <w:rPr>
          <w:rFonts w:ascii="Cambria" w:hAnsi="Cambria"/>
          <w:bCs/>
          <w:color w:val="000000" w:themeColor="text1"/>
          <w:sz w:val="28"/>
          <w:szCs w:val="28"/>
        </w:rPr>
        <w:t>Plus</w:t>
      </w:r>
      <w:r w:rsidR="00F749B8">
        <w:rPr>
          <w:rFonts w:ascii="Cambria" w:hAnsi="Cambria"/>
          <w:bCs/>
          <w:color w:val="000000" w:themeColor="text1"/>
          <w:sz w:val="28"/>
          <w:szCs w:val="28"/>
        </w:rPr>
        <w:t>,</w:t>
      </w:r>
      <w:r w:rsidR="00D33CC8">
        <w:rPr>
          <w:rFonts w:ascii="Cambria" w:hAnsi="Cambria"/>
          <w:bCs/>
          <w:color w:val="000000" w:themeColor="text1"/>
          <w:sz w:val="28"/>
          <w:szCs w:val="28"/>
        </w:rPr>
        <w:t xml:space="preserve"> with </w:t>
      </w:r>
      <w:del w:id="22976" w:author="Daisy Watt" w:date="2026-04-24T15:50:00Z" w16du:dateUtc="2026-04-24T14:50:00Z">
        <w:r w:rsidR="00D33CC8" w:rsidDel="00451443">
          <w:rPr>
            <w:rFonts w:ascii="Cambria" w:hAnsi="Cambria"/>
            <w:bCs/>
            <w:color w:val="000000" w:themeColor="text1"/>
            <w:sz w:val="28"/>
            <w:szCs w:val="28"/>
          </w:rPr>
          <w:delText xml:space="preserve">no Tom Arden and </w:delText>
        </w:r>
      </w:del>
      <w:r w:rsidR="00D33CC8">
        <w:rPr>
          <w:rFonts w:ascii="Cambria" w:hAnsi="Cambria"/>
          <w:bCs/>
          <w:color w:val="000000" w:themeColor="text1"/>
          <w:sz w:val="28"/>
          <w:szCs w:val="28"/>
        </w:rPr>
        <w:t>no Violet</w:t>
      </w:r>
      <w:r w:rsidR="00726773">
        <w:rPr>
          <w:rFonts w:ascii="Cambria" w:hAnsi="Cambria"/>
          <w:bCs/>
          <w:color w:val="000000" w:themeColor="text1"/>
          <w:sz w:val="28"/>
          <w:szCs w:val="28"/>
        </w:rPr>
        <w:t xml:space="preserve"> at Langley anymore</w:t>
      </w:r>
      <w:r w:rsidR="00D33CC8">
        <w:rPr>
          <w:rFonts w:ascii="Cambria" w:hAnsi="Cambria"/>
          <w:bCs/>
          <w:color w:val="000000" w:themeColor="text1"/>
          <w:sz w:val="28"/>
          <w:szCs w:val="28"/>
        </w:rPr>
        <w:t>, she needed someone</w:t>
      </w:r>
      <w:r w:rsidR="00726773">
        <w:rPr>
          <w:rFonts w:ascii="Cambria" w:hAnsi="Cambria"/>
          <w:bCs/>
          <w:color w:val="000000" w:themeColor="text1"/>
          <w:sz w:val="28"/>
          <w:szCs w:val="28"/>
        </w:rPr>
        <w:t xml:space="preserve"> to talk to</w:t>
      </w:r>
      <w:r w:rsidR="00D33CC8">
        <w:rPr>
          <w:rFonts w:ascii="Cambria" w:hAnsi="Cambria"/>
          <w:bCs/>
          <w:color w:val="000000" w:themeColor="text1"/>
          <w:sz w:val="28"/>
          <w:szCs w:val="28"/>
        </w:rPr>
        <w:t>.</w:t>
      </w:r>
      <w:r w:rsidR="00D32F91">
        <w:rPr>
          <w:rFonts w:ascii="Cambria" w:hAnsi="Cambria"/>
          <w:bCs/>
          <w:color w:val="000000" w:themeColor="text1"/>
          <w:sz w:val="28"/>
          <w:szCs w:val="28"/>
        </w:rPr>
        <w:t xml:space="preserve"> </w:t>
      </w:r>
      <w:r>
        <w:rPr>
          <w:rFonts w:ascii="Cambria" w:hAnsi="Cambria"/>
          <w:bCs/>
          <w:color w:val="000000" w:themeColor="text1"/>
          <w:sz w:val="28"/>
          <w:szCs w:val="28"/>
        </w:rPr>
        <w:t>‘The thing i</w:t>
      </w:r>
      <w:ins w:id="22977" w:author="Daisy Watt" w:date="2026-06-23T18:57:00Z" w16du:dateUtc="2026-06-23T16:57:00Z">
        <w:r w:rsidR="00DF725B">
          <w:rPr>
            <w:rFonts w:ascii="Cambria" w:hAnsi="Cambria"/>
            <w:bCs/>
            <w:color w:val="000000" w:themeColor="text1"/>
            <w:sz w:val="28"/>
            <w:szCs w:val="28"/>
          </w:rPr>
          <w:t>s…</w:t>
        </w:r>
      </w:ins>
      <w:del w:id="22978" w:author="Daisy Watt" w:date="2026-06-23T18:57:00Z" w16du:dateUtc="2026-06-23T16:57:00Z">
        <w:r w:rsidDel="00DF725B">
          <w:rPr>
            <w:rFonts w:ascii="Cambria" w:hAnsi="Cambria"/>
            <w:bCs/>
            <w:color w:val="000000" w:themeColor="text1"/>
            <w:sz w:val="28"/>
            <w:szCs w:val="28"/>
          </w:rPr>
          <w:delText>s -</w:delText>
        </w:r>
      </w:del>
      <w:r>
        <w:rPr>
          <w:rFonts w:ascii="Cambria" w:hAnsi="Cambria"/>
          <w:bCs/>
          <w:color w:val="000000" w:themeColor="text1"/>
          <w:sz w:val="28"/>
          <w:szCs w:val="28"/>
        </w:rPr>
        <w:t>’</w:t>
      </w:r>
    </w:p>
    <w:p w14:paraId="6E49EFD5" w14:textId="2E791865" w:rsidR="00A22587" w:rsidRPr="00A22587" w:rsidRDefault="00B638EA" w:rsidP="00F24A4A">
      <w:pPr>
        <w:spacing w:line="360" w:lineRule="auto"/>
        <w:ind w:firstLine="720"/>
        <w:contextualSpacing/>
        <w:rPr>
          <w:rFonts w:ascii="Cambria" w:hAnsi="Cambria"/>
          <w:bCs/>
          <w:i/>
          <w:iCs/>
          <w:color w:val="000000" w:themeColor="text1"/>
          <w:sz w:val="28"/>
          <w:szCs w:val="28"/>
        </w:rPr>
      </w:pPr>
      <w:r>
        <w:rPr>
          <w:rFonts w:ascii="Cambria" w:hAnsi="Cambria"/>
          <w:bCs/>
          <w:color w:val="000000" w:themeColor="text1"/>
          <w:sz w:val="28"/>
          <w:szCs w:val="28"/>
        </w:rPr>
        <w:t>‘</w:t>
      </w:r>
      <w:r w:rsidR="004C0249">
        <w:rPr>
          <w:rFonts w:ascii="Cambria" w:hAnsi="Cambria"/>
          <w:bCs/>
          <w:color w:val="000000" w:themeColor="text1"/>
          <w:sz w:val="28"/>
          <w:szCs w:val="28"/>
        </w:rPr>
        <w:t>Hold that thought</w:t>
      </w:r>
      <w:r w:rsidR="00D037FC">
        <w:rPr>
          <w:rFonts w:ascii="Cambria" w:hAnsi="Cambria"/>
          <w:bCs/>
          <w:color w:val="000000" w:themeColor="text1"/>
          <w:sz w:val="28"/>
          <w:szCs w:val="28"/>
        </w:rPr>
        <w:t>!</w:t>
      </w:r>
      <w:r w:rsidR="00617682">
        <w:rPr>
          <w:rFonts w:ascii="Cambria" w:hAnsi="Cambria"/>
          <w:bCs/>
          <w:color w:val="000000" w:themeColor="text1"/>
          <w:sz w:val="28"/>
          <w:szCs w:val="28"/>
        </w:rPr>
        <w:t xml:space="preserve"> I’ll put some tunes on.</w:t>
      </w:r>
      <w:r>
        <w:rPr>
          <w:rFonts w:ascii="Cambria" w:hAnsi="Cambria"/>
          <w:bCs/>
          <w:color w:val="000000" w:themeColor="text1"/>
          <w:sz w:val="28"/>
          <w:szCs w:val="28"/>
        </w:rPr>
        <w:t xml:space="preserve">’ </w:t>
      </w:r>
      <w:r w:rsidR="00D037FC">
        <w:rPr>
          <w:rFonts w:ascii="Cambria" w:hAnsi="Cambria"/>
          <w:bCs/>
          <w:color w:val="000000" w:themeColor="text1"/>
          <w:sz w:val="28"/>
          <w:szCs w:val="28"/>
        </w:rPr>
        <w:t>M</w:t>
      </w:r>
      <w:r>
        <w:rPr>
          <w:rFonts w:ascii="Cambria" w:hAnsi="Cambria"/>
          <w:bCs/>
          <w:color w:val="000000" w:themeColor="text1"/>
          <w:sz w:val="28"/>
          <w:szCs w:val="28"/>
        </w:rPr>
        <w:t>aybe Phil sensed her unease</w:t>
      </w:r>
      <w:r w:rsidR="0069667E">
        <w:rPr>
          <w:rFonts w:ascii="Cambria" w:hAnsi="Cambria"/>
          <w:bCs/>
          <w:color w:val="000000" w:themeColor="text1"/>
          <w:sz w:val="28"/>
          <w:szCs w:val="28"/>
        </w:rPr>
        <w:t xml:space="preserve"> and was giving her a minute</w:t>
      </w:r>
      <w:r w:rsidR="00B55B5C">
        <w:rPr>
          <w:rFonts w:ascii="Cambria" w:hAnsi="Cambria"/>
          <w:bCs/>
          <w:color w:val="000000" w:themeColor="text1"/>
          <w:sz w:val="28"/>
          <w:szCs w:val="28"/>
        </w:rPr>
        <w:t xml:space="preserve"> as he</w:t>
      </w:r>
      <w:r>
        <w:rPr>
          <w:rFonts w:ascii="Cambria" w:hAnsi="Cambria"/>
          <w:bCs/>
          <w:color w:val="000000" w:themeColor="text1"/>
          <w:sz w:val="28"/>
          <w:szCs w:val="28"/>
        </w:rPr>
        <w:t xml:space="preserve"> </w:t>
      </w:r>
      <w:r w:rsidR="00133435">
        <w:rPr>
          <w:rFonts w:ascii="Cambria" w:hAnsi="Cambria"/>
          <w:bCs/>
          <w:color w:val="000000" w:themeColor="text1"/>
          <w:sz w:val="28"/>
          <w:szCs w:val="28"/>
        </w:rPr>
        <w:t>headed</w:t>
      </w:r>
      <w:r w:rsidR="00617682">
        <w:rPr>
          <w:rFonts w:ascii="Cambria" w:hAnsi="Cambria"/>
          <w:bCs/>
          <w:color w:val="000000" w:themeColor="text1"/>
          <w:sz w:val="28"/>
          <w:szCs w:val="28"/>
        </w:rPr>
        <w:t xml:space="preserve"> to</w:t>
      </w:r>
      <w:r>
        <w:rPr>
          <w:rFonts w:ascii="Cambria" w:hAnsi="Cambria"/>
          <w:bCs/>
          <w:color w:val="000000" w:themeColor="text1"/>
          <w:sz w:val="28"/>
          <w:szCs w:val="28"/>
        </w:rPr>
        <w:t xml:space="preserve"> the </w:t>
      </w:r>
      <w:r w:rsidR="00FE2F06">
        <w:rPr>
          <w:rFonts w:ascii="Cambria" w:hAnsi="Cambria"/>
          <w:bCs/>
          <w:color w:val="000000" w:themeColor="text1"/>
          <w:sz w:val="28"/>
          <w:szCs w:val="28"/>
        </w:rPr>
        <w:t>old jukebox</w:t>
      </w:r>
      <w:r w:rsidR="00617682">
        <w:rPr>
          <w:rFonts w:ascii="Cambria" w:hAnsi="Cambria"/>
          <w:bCs/>
          <w:color w:val="000000" w:themeColor="text1"/>
          <w:sz w:val="28"/>
          <w:szCs w:val="28"/>
        </w:rPr>
        <w:t xml:space="preserve">.  </w:t>
      </w:r>
    </w:p>
    <w:p w14:paraId="3B308742" w14:textId="065F7B3A" w:rsidR="00B55B5C" w:rsidRDefault="00B638EA"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r>
      <w:r w:rsidR="00FE2F06">
        <w:rPr>
          <w:rFonts w:ascii="Cambria" w:hAnsi="Cambria"/>
          <w:bCs/>
          <w:color w:val="000000" w:themeColor="text1"/>
          <w:sz w:val="28"/>
          <w:szCs w:val="28"/>
        </w:rPr>
        <w:t xml:space="preserve">A minute later, </w:t>
      </w:r>
      <w:r w:rsidR="00B55B5C">
        <w:rPr>
          <w:rFonts w:ascii="Cambria" w:hAnsi="Cambria"/>
          <w:bCs/>
          <w:color w:val="000000" w:themeColor="text1"/>
          <w:sz w:val="28"/>
          <w:szCs w:val="28"/>
        </w:rPr>
        <w:t>the sexy</w:t>
      </w:r>
      <w:r>
        <w:rPr>
          <w:rFonts w:ascii="Cambria" w:hAnsi="Cambria"/>
          <w:bCs/>
          <w:color w:val="000000" w:themeColor="text1"/>
          <w:sz w:val="28"/>
          <w:szCs w:val="28"/>
        </w:rPr>
        <w:t xml:space="preserve"> song from the film </w:t>
      </w:r>
      <w:r w:rsidRPr="00FE2F06">
        <w:rPr>
          <w:rFonts w:ascii="Cambria" w:hAnsi="Cambria"/>
          <w:bCs/>
          <w:i/>
          <w:iCs/>
          <w:color w:val="000000" w:themeColor="text1"/>
          <w:sz w:val="28"/>
          <w:szCs w:val="28"/>
        </w:rPr>
        <w:t>Love Actually</w:t>
      </w:r>
      <w:r>
        <w:rPr>
          <w:rFonts w:ascii="Cambria" w:hAnsi="Cambria"/>
          <w:bCs/>
          <w:color w:val="000000" w:themeColor="text1"/>
          <w:sz w:val="28"/>
          <w:szCs w:val="28"/>
        </w:rPr>
        <w:t xml:space="preserve"> came on, </w:t>
      </w:r>
      <w:ins w:id="22979" w:author="Daisy Watt" w:date="2026-06-23T18:57:00Z" w16du:dateUtc="2026-06-23T16:57:00Z">
        <w:r w:rsidR="00EC13A7">
          <w:rPr>
            <w:rFonts w:ascii="Cambria" w:hAnsi="Cambria"/>
            <w:bCs/>
            <w:color w:val="000000" w:themeColor="text1"/>
            <w:sz w:val="28"/>
            <w:szCs w:val="28"/>
          </w:rPr>
          <w:t>‘</w:t>
        </w:r>
      </w:ins>
      <w:r w:rsidRPr="00EC13A7">
        <w:rPr>
          <w:rFonts w:ascii="Cambria" w:hAnsi="Cambria"/>
          <w:bCs/>
          <w:color w:val="000000" w:themeColor="text1"/>
          <w:sz w:val="28"/>
          <w:szCs w:val="28"/>
          <w:rPrChange w:id="22980" w:author="Daisy Watt" w:date="2026-06-23T18:57:00Z" w16du:dateUtc="2026-06-23T16:57:00Z">
            <w:rPr>
              <w:rFonts w:ascii="Cambria" w:hAnsi="Cambria"/>
              <w:bCs/>
              <w:i/>
              <w:iCs/>
              <w:color w:val="000000" w:themeColor="text1"/>
              <w:sz w:val="28"/>
              <w:szCs w:val="28"/>
            </w:rPr>
          </w:rPrChange>
        </w:rPr>
        <w:t>Too Lost in You</w:t>
      </w:r>
      <w:ins w:id="22981" w:author="Daisy Watt" w:date="2026-06-23T18:57:00Z" w16du:dateUtc="2026-06-23T16:57:00Z">
        <w:r w:rsidR="00EC13A7">
          <w:rPr>
            <w:rFonts w:ascii="Cambria" w:hAnsi="Cambria"/>
            <w:bCs/>
            <w:color w:val="000000" w:themeColor="text1"/>
            <w:sz w:val="28"/>
            <w:szCs w:val="28"/>
          </w:rPr>
          <w:t>’</w:t>
        </w:r>
      </w:ins>
      <w:r w:rsidR="00700A07">
        <w:rPr>
          <w:rFonts w:ascii="Cambria" w:hAnsi="Cambria"/>
          <w:bCs/>
          <w:i/>
          <w:iCs/>
          <w:color w:val="000000" w:themeColor="text1"/>
          <w:sz w:val="28"/>
          <w:szCs w:val="28"/>
        </w:rPr>
        <w:t>,</w:t>
      </w:r>
      <w:r>
        <w:rPr>
          <w:rFonts w:ascii="Cambria" w:hAnsi="Cambria"/>
          <w:bCs/>
          <w:color w:val="000000" w:themeColor="text1"/>
          <w:sz w:val="28"/>
          <w:szCs w:val="28"/>
        </w:rPr>
        <w:t xml:space="preserve"> and Clara felt a little </w:t>
      </w:r>
      <w:r w:rsidR="00461C49">
        <w:rPr>
          <w:rFonts w:ascii="Cambria" w:hAnsi="Cambria"/>
          <w:bCs/>
          <w:color w:val="000000" w:themeColor="text1"/>
          <w:sz w:val="28"/>
          <w:szCs w:val="28"/>
        </w:rPr>
        <w:t>flar</w:t>
      </w:r>
      <w:r>
        <w:rPr>
          <w:rFonts w:ascii="Cambria" w:hAnsi="Cambria"/>
          <w:bCs/>
          <w:color w:val="000000" w:themeColor="text1"/>
          <w:sz w:val="28"/>
          <w:szCs w:val="28"/>
        </w:rPr>
        <w:t>e of hope</w:t>
      </w:r>
      <w:r w:rsidR="00FE2F06">
        <w:rPr>
          <w:rFonts w:ascii="Cambria" w:hAnsi="Cambria"/>
          <w:bCs/>
          <w:color w:val="000000" w:themeColor="text1"/>
          <w:sz w:val="28"/>
          <w:szCs w:val="28"/>
        </w:rPr>
        <w:t xml:space="preserve"> about Phil’s motives</w:t>
      </w:r>
      <w:r w:rsidR="002C1C32">
        <w:rPr>
          <w:rFonts w:ascii="Cambria" w:hAnsi="Cambria"/>
          <w:bCs/>
          <w:color w:val="000000" w:themeColor="text1"/>
          <w:sz w:val="28"/>
          <w:szCs w:val="28"/>
        </w:rPr>
        <w:t>.</w:t>
      </w:r>
    </w:p>
    <w:p w14:paraId="4A705D17" w14:textId="4FC1BDE0" w:rsidR="00133435" w:rsidRDefault="00461C49" w:rsidP="00B55B5C">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 xml:space="preserve"> </w:t>
      </w:r>
      <w:r w:rsidR="00133435">
        <w:rPr>
          <w:rFonts w:ascii="Cambria" w:hAnsi="Cambria"/>
          <w:bCs/>
          <w:color w:val="000000" w:themeColor="text1"/>
          <w:sz w:val="28"/>
          <w:szCs w:val="28"/>
        </w:rPr>
        <w:t>‘Why did you choose this tune?’ she asked shyly</w:t>
      </w:r>
      <w:r w:rsidR="00B97C10">
        <w:rPr>
          <w:rFonts w:ascii="Cambria" w:hAnsi="Cambria"/>
          <w:bCs/>
          <w:color w:val="000000" w:themeColor="text1"/>
          <w:sz w:val="28"/>
          <w:szCs w:val="28"/>
        </w:rPr>
        <w:t xml:space="preserve"> as he sat again.</w:t>
      </w:r>
    </w:p>
    <w:p w14:paraId="2C657971" w14:textId="75070FC3" w:rsidR="00B638EA" w:rsidRDefault="00B638EA" w:rsidP="00133435">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w:t>
      </w:r>
      <w:r w:rsidR="00AE7600">
        <w:rPr>
          <w:rFonts w:ascii="Cambria" w:hAnsi="Cambria"/>
          <w:bCs/>
          <w:color w:val="000000" w:themeColor="text1"/>
          <w:sz w:val="28"/>
          <w:szCs w:val="28"/>
        </w:rPr>
        <w:t>M</w:t>
      </w:r>
      <w:r>
        <w:rPr>
          <w:rFonts w:ascii="Cambria" w:hAnsi="Cambria"/>
          <w:bCs/>
          <w:color w:val="000000" w:themeColor="text1"/>
          <w:sz w:val="28"/>
          <w:szCs w:val="28"/>
        </w:rPr>
        <w:t>y finger slipped</w:t>
      </w:r>
      <w:r w:rsidR="007528AC">
        <w:rPr>
          <w:rFonts w:ascii="Cambria" w:hAnsi="Cambria"/>
          <w:bCs/>
          <w:color w:val="000000" w:themeColor="text1"/>
          <w:sz w:val="28"/>
          <w:szCs w:val="28"/>
        </w:rPr>
        <w:t xml:space="preserve"> on the button</w:t>
      </w:r>
      <w:del w:id="22982" w:author="Daisy Watt" w:date="2026-06-23T18:57:00Z" w16du:dateUtc="2026-06-23T16:57:00Z">
        <w:r w:rsidR="00133435" w:rsidDel="00EC13A7">
          <w:rPr>
            <w:rFonts w:ascii="Cambria" w:hAnsi="Cambria"/>
            <w:bCs/>
            <w:color w:val="000000" w:themeColor="text1"/>
            <w:sz w:val="28"/>
            <w:szCs w:val="28"/>
          </w:rPr>
          <w:delText>,</w:delText>
        </w:r>
        <w:r w:rsidR="00617682" w:rsidDel="00EC13A7">
          <w:rPr>
            <w:rFonts w:ascii="Cambria" w:hAnsi="Cambria"/>
            <w:bCs/>
            <w:color w:val="000000" w:themeColor="text1"/>
            <w:sz w:val="28"/>
            <w:szCs w:val="28"/>
          </w:rPr>
          <w:delText xml:space="preserve">’ </w:delText>
        </w:r>
        <w:r w:rsidR="00133435" w:rsidDel="00EC13A7">
          <w:rPr>
            <w:rFonts w:ascii="Cambria" w:hAnsi="Cambria"/>
            <w:bCs/>
            <w:color w:val="000000" w:themeColor="text1"/>
            <w:sz w:val="28"/>
            <w:szCs w:val="28"/>
          </w:rPr>
          <w:delText>h</w:delText>
        </w:r>
      </w:del>
      <w:ins w:id="22983" w:author="Daisy Watt" w:date="2026-06-23T18:57:00Z" w16du:dateUtc="2026-06-23T16:57:00Z">
        <w:r w:rsidR="00EC13A7">
          <w:rPr>
            <w:rFonts w:ascii="Cambria" w:hAnsi="Cambria"/>
            <w:bCs/>
            <w:color w:val="000000" w:themeColor="text1"/>
            <w:sz w:val="28"/>
            <w:szCs w:val="28"/>
          </w:rPr>
          <w:t>.’ H</w:t>
        </w:r>
      </w:ins>
      <w:r w:rsidR="00617682">
        <w:rPr>
          <w:rFonts w:ascii="Cambria" w:hAnsi="Cambria"/>
          <w:bCs/>
          <w:color w:val="000000" w:themeColor="text1"/>
          <w:sz w:val="28"/>
          <w:szCs w:val="28"/>
        </w:rPr>
        <w:t>e pulled a face. ‘</w:t>
      </w:r>
      <w:r>
        <w:rPr>
          <w:rFonts w:ascii="Cambria" w:hAnsi="Cambria"/>
          <w:bCs/>
          <w:color w:val="000000" w:themeColor="text1"/>
          <w:sz w:val="28"/>
          <w:szCs w:val="28"/>
        </w:rPr>
        <w:t xml:space="preserve">I was trying for </w:t>
      </w:r>
      <w:del w:id="22984" w:author="Daisy Watt" w:date="2026-06-23T18:58:00Z" w16du:dateUtc="2026-06-23T16:58:00Z">
        <w:r w:rsidDel="001C00A7">
          <w:rPr>
            <w:rFonts w:ascii="Cambria" w:hAnsi="Cambria"/>
            <w:bCs/>
            <w:color w:val="000000" w:themeColor="text1"/>
            <w:sz w:val="28"/>
            <w:szCs w:val="28"/>
          </w:rPr>
          <w:delText>T</w:delText>
        </w:r>
      </w:del>
      <w:ins w:id="22985" w:author="Daisy Watt" w:date="2026-06-23T18:58:00Z" w16du:dateUtc="2026-06-23T16:58:00Z">
        <w:r w:rsidR="001C00A7">
          <w:rPr>
            <w:rFonts w:ascii="Cambria" w:hAnsi="Cambria"/>
            <w:bCs/>
            <w:color w:val="000000" w:themeColor="text1"/>
            <w:sz w:val="28"/>
            <w:szCs w:val="28"/>
          </w:rPr>
          <w:t>t</w:t>
        </w:r>
      </w:ins>
      <w:r>
        <w:rPr>
          <w:rFonts w:ascii="Cambria" w:hAnsi="Cambria"/>
          <w:bCs/>
          <w:color w:val="000000" w:themeColor="text1"/>
          <w:sz w:val="28"/>
          <w:szCs w:val="28"/>
        </w:rPr>
        <w:t>he Sugar</w:t>
      </w:r>
      <w:ins w:id="22986" w:author="Daisy Watt" w:date="2026-06-23T18:58:00Z" w16du:dateUtc="2026-06-23T16:58:00Z">
        <w:r w:rsidR="007976CB">
          <w:rPr>
            <w:rFonts w:ascii="Cambria" w:hAnsi="Cambria"/>
            <w:bCs/>
            <w:color w:val="000000" w:themeColor="text1"/>
            <w:sz w:val="28"/>
            <w:szCs w:val="28"/>
          </w:rPr>
          <w:t>c</w:t>
        </w:r>
      </w:ins>
      <w:del w:id="22987" w:author="Daisy Watt" w:date="2026-06-23T18:58:00Z" w16du:dateUtc="2026-06-23T16:58:00Z">
        <w:r w:rsidDel="007976CB">
          <w:rPr>
            <w:rFonts w:ascii="Cambria" w:hAnsi="Cambria"/>
            <w:bCs/>
            <w:color w:val="000000" w:themeColor="text1"/>
            <w:sz w:val="28"/>
            <w:szCs w:val="28"/>
          </w:rPr>
          <w:delText xml:space="preserve"> C</w:delText>
        </w:r>
      </w:del>
      <w:r>
        <w:rPr>
          <w:rFonts w:ascii="Cambria" w:hAnsi="Cambria"/>
          <w:bCs/>
          <w:color w:val="000000" w:themeColor="text1"/>
          <w:sz w:val="28"/>
          <w:szCs w:val="28"/>
        </w:rPr>
        <w:t>ubes</w:t>
      </w:r>
      <w:r w:rsidR="00226AF1">
        <w:rPr>
          <w:rFonts w:ascii="Cambria" w:hAnsi="Cambria"/>
          <w:bCs/>
          <w:color w:val="000000" w:themeColor="text1"/>
          <w:sz w:val="28"/>
          <w:szCs w:val="28"/>
        </w:rPr>
        <w:t>, not the bloody Sugababes</w:t>
      </w:r>
      <w:r w:rsidR="00461C49">
        <w:rPr>
          <w:rFonts w:ascii="Cambria" w:hAnsi="Cambria"/>
          <w:bCs/>
          <w:color w:val="000000" w:themeColor="text1"/>
          <w:sz w:val="28"/>
          <w:szCs w:val="28"/>
        </w:rPr>
        <w:t>.</w:t>
      </w:r>
      <w:r w:rsidR="00617682">
        <w:rPr>
          <w:rFonts w:ascii="Cambria" w:hAnsi="Cambria"/>
          <w:bCs/>
          <w:color w:val="000000" w:themeColor="text1"/>
          <w:sz w:val="28"/>
          <w:szCs w:val="28"/>
        </w:rPr>
        <w:t xml:space="preserve"> </w:t>
      </w:r>
      <w:r w:rsidR="00666628">
        <w:rPr>
          <w:rFonts w:ascii="Cambria" w:hAnsi="Cambria"/>
          <w:bCs/>
          <w:color w:val="000000" w:themeColor="text1"/>
          <w:sz w:val="28"/>
          <w:szCs w:val="28"/>
        </w:rPr>
        <w:t>It’s awful, isn’t it</w:t>
      </w:r>
      <w:del w:id="22988" w:author="Claire S" w:date="2026-06-05T11:43:00Z" w16du:dateUtc="2026-06-05T10:43:00Z">
        <w:r w:rsidR="00666628" w:rsidDel="008D174C">
          <w:rPr>
            <w:rFonts w:ascii="Cambria" w:hAnsi="Cambria"/>
            <w:bCs/>
            <w:color w:val="000000" w:themeColor="text1"/>
            <w:sz w:val="28"/>
            <w:szCs w:val="28"/>
          </w:rPr>
          <w:delText>!</w:delText>
        </w:r>
      </w:del>
      <w:ins w:id="22989" w:author="Claire S" w:date="2026-07-31T17:13:00Z" w16du:dateUtc="2026-07-31T16:13:00Z">
        <w:r w:rsidR="00A51809">
          <w:rPr>
            <w:rFonts w:ascii="Cambria" w:hAnsi="Cambria"/>
            <w:bCs/>
            <w:color w:val="000000" w:themeColor="text1"/>
            <w:sz w:val="28"/>
            <w:szCs w:val="28"/>
          </w:rPr>
          <w:t>?</w:t>
        </w:r>
      </w:ins>
      <w:r>
        <w:rPr>
          <w:rFonts w:ascii="Cambria" w:hAnsi="Cambria"/>
          <w:bCs/>
          <w:color w:val="000000" w:themeColor="text1"/>
          <w:sz w:val="28"/>
          <w:szCs w:val="28"/>
        </w:rPr>
        <w:t>’</w:t>
      </w:r>
      <w:r w:rsidR="00617682">
        <w:rPr>
          <w:rFonts w:ascii="Cambria" w:hAnsi="Cambria"/>
          <w:bCs/>
          <w:color w:val="000000" w:themeColor="text1"/>
          <w:sz w:val="28"/>
          <w:szCs w:val="28"/>
        </w:rPr>
        <w:t xml:space="preserve"> </w:t>
      </w:r>
    </w:p>
    <w:p w14:paraId="4BF0AD08" w14:textId="78B22BFA" w:rsidR="00B638EA" w:rsidRDefault="00B638EA" w:rsidP="00B638EA">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r>
      <w:r w:rsidR="007528AC">
        <w:rPr>
          <w:rFonts w:ascii="Cambria" w:hAnsi="Cambria"/>
          <w:bCs/>
          <w:color w:val="000000" w:themeColor="text1"/>
          <w:sz w:val="28"/>
          <w:szCs w:val="28"/>
        </w:rPr>
        <w:t>Clara tried not to feel daft.</w:t>
      </w:r>
      <w:r w:rsidR="00617682">
        <w:rPr>
          <w:rFonts w:ascii="Cambria" w:hAnsi="Cambria"/>
          <w:bCs/>
          <w:color w:val="000000" w:themeColor="text1"/>
          <w:sz w:val="28"/>
          <w:szCs w:val="28"/>
        </w:rPr>
        <w:t xml:space="preserve"> ‘I quite </w:t>
      </w:r>
      <w:r w:rsidR="00D32F91">
        <w:rPr>
          <w:rFonts w:ascii="Cambria" w:hAnsi="Cambria"/>
          <w:bCs/>
          <w:color w:val="000000" w:themeColor="text1"/>
          <w:sz w:val="28"/>
          <w:szCs w:val="28"/>
        </w:rPr>
        <w:t>l</w:t>
      </w:r>
      <w:r w:rsidR="00617682">
        <w:rPr>
          <w:rFonts w:ascii="Cambria" w:hAnsi="Cambria"/>
          <w:bCs/>
          <w:color w:val="000000" w:themeColor="text1"/>
          <w:sz w:val="28"/>
          <w:szCs w:val="28"/>
        </w:rPr>
        <w:t>ike it</w:t>
      </w:r>
      <w:ins w:id="22990" w:author="Daisy Watt" w:date="2026-06-23T18:58:00Z" w16du:dateUtc="2026-06-23T16:58:00Z">
        <w:r w:rsidR="00550C2E">
          <w:rPr>
            <w:rFonts w:ascii="Cambria" w:hAnsi="Cambria"/>
            <w:bCs/>
            <w:color w:val="000000" w:themeColor="text1"/>
            <w:sz w:val="28"/>
            <w:szCs w:val="28"/>
          </w:rPr>
          <w:t>,</w:t>
        </w:r>
      </w:ins>
      <w:r w:rsidR="00617682">
        <w:rPr>
          <w:rFonts w:ascii="Cambria" w:hAnsi="Cambria"/>
          <w:bCs/>
          <w:color w:val="000000" w:themeColor="text1"/>
          <w:sz w:val="28"/>
          <w:szCs w:val="28"/>
        </w:rPr>
        <w:t xml:space="preserve"> actually.’</w:t>
      </w:r>
    </w:p>
    <w:p w14:paraId="5BD5F1B0" w14:textId="6819C830" w:rsidR="00325834" w:rsidRDefault="00325834" w:rsidP="00325834">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w:t>
      </w:r>
      <w:r w:rsidR="00617682" w:rsidRPr="007849B6">
        <w:rPr>
          <w:rFonts w:ascii="Cambria" w:hAnsi="Cambria"/>
          <w:bCs/>
          <w:i/>
          <w:iCs/>
          <w:color w:val="000000" w:themeColor="text1"/>
          <w:sz w:val="28"/>
          <w:szCs w:val="28"/>
        </w:rPr>
        <w:t>Love</w:t>
      </w:r>
      <w:r w:rsidR="00617682">
        <w:rPr>
          <w:rFonts w:ascii="Cambria" w:hAnsi="Cambria"/>
          <w:bCs/>
          <w:color w:val="000000" w:themeColor="text1"/>
          <w:sz w:val="28"/>
          <w:szCs w:val="28"/>
        </w:rPr>
        <w:t xml:space="preserve"> actually</w:t>
      </w:r>
      <w:r w:rsidR="00133435">
        <w:rPr>
          <w:rFonts w:ascii="Cambria" w:hAnsi="Cambria"/>
          <w:bCs/>
          <w:color w:val="000000" w:themeColor="text1"/>
          <w:sz w:val="28"/>
          <w:szCs w:val="28"/>
        </w:rPr>
        <w:t>, don’t you mean</w:t>
      </w:r>
      <w:r w:rsidR="00D32F91">
        <w:rPr>
          <w:rFonts w:ascii="Cambria" w:hAnsi="Cambria"/>
          <w:bCs/>
          <w:color w:val="000000" w:themeColor="text1"/>
          <w:sz w:val="28"/>
          <w:szCs w:val="28"/>
        </w:rPr>
        <w:t>?</w:t>
      </w:r>
      <w:r w:rsidR="00796036">
        <w:rPr>
          <w:rFonts w:ascii="Cambria" w:hAnsi="Cambria"/>
          <w:bCs/>
          <w:color w:val="000000" w:themeColor="text1"/>
          <w:sz w:val="28"/>
          <w:szCs w:val="28"/>
        </w:rPr>
        <w:t>’ He winked. ‘G</w:t>
      </w:r>
      <w:r w:rsidR="00461C49">
        <w:rPr>
          <w:rFonts w:ascii="Cambria" w:hAnsi="Cambria"/>
          <w:bCs/>
          <w:color w:val="000000" w:themeColor="text1"/>
          <w:sz w:val="28"/>
          <w:szCs w:val="28"/>
        </w:rPr>
        <w:t xml:space="preserve">o on then, </w:t>
      </w:r>
      <w:r w:rsidR="00796036">
        <w:rPr>
          <w:rFonts w:ascii="Cambria" w:hAnsi="Cambria"/>
          <w:bCs/>
          <w:color w:val="000000" w:themeColor="text1"/>
          <w:sz w:val="28"/>
          <w:szCs w:val="28"/>
        </w:rPr>
        <w:t xml:space="preserve">tell me </w:t>
      </w:r>
      <w:r>
        <w:rPr>
          <w:rFonts w:ascii="Cambria" w:hAnsi="Cambria"/>
          <w:bCs/>
          <w:color w:val="000000" w:themeColor="text1"/>
          <w:sz w:val="28"/>
          <w:szCs w:val="28"/>
        </w:rPr>
        <w:t xml:space="preserve">what happened </w:t>
      </w:r>
      <w:r w:rsidR="00461C49">
        <w:rPr>
          <w:rFonts w:ascii="Cambria" w:hAnsi="Cambria"/>
          <w:bCs/>
          <w:color w:val="000000" w:themeColor="text1"/>
          <w:sz w:val="28"/>
          <w:szCs w:val="28"/>
        </w:rPr>
        <w:t>earlier</w:t>
      </w:r>
      <w:r w:rsidR="00133435">
        <w:rPr>
          <w:rFonts w:ascii="Cambria" w:hAnsi="Cambria"/>
          <w:bCs/>
          <w:color w:val="000000" w:themeColor="text1"/>
          <w:sz w:val="28"/>
          <w:szCs w:val="28"/>
        </w:rPr>
        <w:t xml:space="preserve">. </w:t>
      </w:r>
      <w:r w:rsidR="00461C49">
        <w:rPr>
          <w:rFonts w:ascii="Cambria" w:hAnsi="Cambria"/>
          <w:bCs/>
          <w:color w:val="000000" w:themeColor="text1"/>
          <w:sz w:val="28"/>
          <w:szCs w:val="28"/>
        </w:rPr>
        <w:t>Are you okay?’</w:t>
      </w:r>
    </w:p>
    <w:p w14:paraId="02414714" w14:textId="2568A13E" w:rsidR="00796036" w:rsidRDefault="00325834" w:rsidP="00CD4021">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w:t>
      </w:r>
      <w:r w:rsidR="00CD4021">
        <w:rPr>
          <w:rFonts w:ascii="Cambria" w:hAnsi="Cambria"/>
          <w:bCs/>
          <w:color w:val="000000" w:themeColor="text1"/>
          <w:sz w:val="28"/>
          <w:szCs w:val="28"/>
        </w:rPr>
        <w:t>Yeah.  Well, no</w:t>
      </w:r>
      <w:del w:id="22991" w:author="Daisy Watt" w:date="2026-06-23T18:58:00Z" w16du:dateUtc="2026-06-23T16:58:00Z">
        <w:r w:rsidR="00CD4021" w:rsidDel="00550C2E">
          <w:rPr>
            <w:rFonts w:ascii="Cambria" w:hAnsi="Cambria"/>
            <w:bCs/>
            <w:color w:val="000000" w:themeColor="text1"/>
            <w:sz w:val="28"/>
            <w:szCs w:val="28"/>
          </w:rPr>
          <w:delText xml:space="preserve"> -</w:delText>
        </w:r>
      </w:del>
      <w:ins w:id="22992" w:author="Daisy Watt" w:date="2026-06-23T18:58:00Z" w16du:dateUtc="2026-06-23T16:58:00Z">
        <w:r w:rsidR="00550C2E">
          <w:rPr>
            <w:rFonts w:ascii="Cambria" w:hAnsi="Cambria"/>
            <w:bCs/>
            <w:color w:val="000000" w:themeColor="text1"/>
            <w:sz w:val="28"/>
            <w:szCs w:val="28"/>
          </w:rPr>
          <w:t>…</w:t>
        </w:r>
      </w:ins>
      <w:r>
        <w:rPr>
          <w:rFonts w:ascii="Cambria" w:hAnsi="Cambria"/>
          <w:bCs/>
          <w:color w:val="000000" w:themeColor="text1"/>
          <w:sz w:val="28"/>
          <w:szCs w:val="28"/>
        </w:rPr>
        <w:t xml:space="preserve">’ </w:t>
      </w:r>
    </w:p>
    <w:p w14:paraId="0AC7838D" w14:textId="116BD3B7" w:rsidR="00DB4965" w:rsidRDefault="00796036" w:rsidP="00796036">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T</w:t>
      </w:r>
      <w:r w:rsidR="00CD4021">
        <w:rPr>
          <w:rFonts w:ascii="Cambria" w:hAnsi="Cambria"/>
          <w:bCs/>
          <w:color w:val="000000" w:themeColor="text1"/>
          <w:sz w:val="28"/>
          <w:szCs w:val="28"/>
        </w:rPr>
        <w:t xml:space="preserve">he door swung open, letting </w:t>
      </w:r>
      <w:ins w:id="22993" w:author="Daisy Watt" w:date="2026-06-23T18:59:00Z" w16du:dateUtc="2026-06-23T16:59:00Z">
        <w:r w:rsidR="00550C2E">
          <w:rPr>
            <w:rFonts w:ascii="Cambria" w:hAnsi="Cambria"/>
            <w:bCs/>
            <w:color w:val="000000" w:themeColor="text1"/>
            <w:sz w:val="28"/>
            <w:szCs w:val="28"/>
          </w:rPr>
          <w:t xml:space="preserve">in </w:t>
        </w:r>
      </w:ins>
      <w:r w:rsidR="00CD4021">
        <w:rPr>
          <w:rFonts w:ascii="Cambria" w:hAnsi="Cambria"/>
          <w:bCs/>
          <w:color w:val="000000" w:themeColor="text1"/>
          <w:sz w:val="28"/>
          <w:szCs w:val="28"/>
        </w:rPr>
        <w:t>a blast of freezing air</w:t>
      </w:r>
      <w:del w:id="22994" w:author="Daisy Watt" w:date="2026-06-23T18:59:00Z" w16du:dateUtc="2026-06-23T16:59:00Z">
        <w:r w:rsidR="00CD4021" w:rsidDel="00550C2E">
          <w:rPr>
            <w:rFonts w:ascii="Cambria" w:hAnsi="Cambria"/>
            <w:bCs/>
            <w:color w:val="000000" w:themeColor="text1"/>
            <w:sz w:val="28"/>
            <w:szCs w:val="28"/>
          </w:rPr>
          <w:delText xml:space="preserve"> </w:delText>
        </w:r>
        <w:r w:rsidR="00E61A49" w:rsidDel="00550C2E">
          <w:rPr>
            <w:rFonts w:ascii="Cambria" w:hAnsi="Cambria"/>
            <w:bCs/>
            <w:color w:val="000000" w:themeColor="text1"/>
            <w:sz w:val="28"/>
            <w:szCs w:val="28"/>
          </w:rPr>
          <w:delText>in</w:delText>
        </w:r>
      </w:del>
      <w:r w:rsidR="00E61A49">
        <w:rPr>
          <w:rFonts w:ascii="Cambria" w:hAnsi="Cambria"/>
          <w:bCs/>
          <w:color w:val="000000" w:themeColor="text1"/>
          <w:sz w:val="28"/>
          <w:szCs w:val="28"/>
        </w:rPr>
        <w:t xml:space="preserve">, followed by </w:t>
      </w:r>
      <w:r w:rsidR="00325834">
        <w:rPr>
          <w:rFonts w:ascii="Cambria" w:hAnsi="Cambria"/>
          <w:bCs/>
          <w:color w:val="000000" w:themeColor="text1"/>
          <w:sz w:val="28"/>
          <w:szCs w:val="28"/>
        </w:rPr>
        <w:t xml:space="preserve">two of the </w:t>
      </w:r>
      <w:r w:rsidR="007D5DE8">
        <w:rPr>
          <w:rFonts w:ascii="Cambria" w:hAnsi="Cambria"/>
          <w:bCs/>
          <w:color w:val="000000" w:themeColor="text1"/>
          <w:sz w:val="28"/>
          <w:szCs w:val="28"/>
        </w:rPr>
        <w:t xml:space="preserve">more </w:t>
      </w:r>
      <w:r w:rsidR="00E61A49">
        <w:rPr>
          <w:rFonts w:ascii="Cambria" w:hAnsi="Cambria"/>
          <w:bCs/>
          <w:color w:val="000000" w:themeColor="text1"/>
          <w:sz w:val="28"/>
          <w:szCs w:val="28"/>
        </w:rPr>
        <w:t xml:space="preserve">poisonous </w:t>
      </w:r>
      <w:r w:rsidR="00325834">
        <w:rPr>
          <w:rFonts w:ascii="Cambria" w:hAnsi="Cambria"/>
          <w:bCs/>
          <w:color w:val="000000" w:themeColor="text1"/>
          <w:sz w:val="28"/>
          <w:szCs w:val="28"/>
        </w:rPr>
        <w:t xml:space="preserve">Henriettas. </w:t>
      </w:r>
      <w:r w:rsidR="00CD4021">
        <w:rPr>
          <w:rFonts w:ascii="Cambria" w:hAnsi="Cambria"/>
          <w:bCs/>
          <w:color w:val="000000" w:themeColor="text1"/>
          <w:sz w:val="28"/>
          <w:szCs w:val="28"/>
        </w:rPr>
        <w:t>Clara</w:t>
      </w:r>
      <w:r w:rsidR="00325834">
        <w:rPr>
          <w:rFonts w:ascii="Cambria" w:hAnsi="Cambria"/>
          <w:bCs/>
          <w:color w:val="000000" w:themeColor="text1"/>
          <w:sz w:val="28"/>
          <w:szCs w:val="28"/>
        </w:rPr>
        <w:t xml:space="preserve"> </w:t>
      </w:r>
      <w:r w:rsidR="003F5B04">
        <w:rPr>
          <w:rFonts w:ascii="Cambria" w:hAnsi="Cambria"/>
          <w:bCs/>
          <w:color w:val="000000" w:themeColor="text1"/>
          <w:sz w:val="28"/>
          <w:szCs w:val="28"/>
        </w:rPr>
        <w:t>sighed</w:t>
      </w:r>
      <w:r w:rsidR="007D5DE8">
        <w:rPr>
          <w:rFonts w:ascii="Cambria" w:hAnsi="Cambria"/>
          <w:bCs/>
          <w:color w:val="000000" w:themeColor="text1"/>
          <w:sz w:val="28"/>
          <w:szCs w:val="28"/>
        </w:rPr>
        <w:t xml:space="preserve"> and sat back, defeated</w:t>
      </w:r>
      <w:r w:rsidR="003F5B04">
        <w:rPr>
          <w:rFonts w:ascii="Cambria" w:hAnsi="Cambria"/>
          <w:bCs/>
          <w:color w:val="000000" w:themeColor="text1"/>
          <w:sz w:val="28"/>
          <w:szCs w:val="28"/>
        </w:rPr>
        <w:t xml:space="preserve">. She </w:t>
      </w:r>
      <w:r w:rsidR="00325834">
        <w:rPr>
          <w:rFonts w:ascii="Cambria" w:hAnsi="Cambria"/>
          <w:bCs/>
          <w:color w:val="000000" w:themeColor="text1"/>
          <w:sz w:val="28"/>
          <w:szCs w:val="28"/>
        </w:rPr>
        <w:t xml:space="preserve">valued her job more than the </w:t>
      </w:r>
      <w:r w:rsidR="002D60EF">
        <w:rPr>
          <w:rFonts w:ascii="Cambria" w:hAnsi="Cambria"/>
          <w:bCs/>
          <w:color w:val="000000" w:themeColor="text1"/>
          <w:sz w:val="28"/>
          <w:szCs w:val="28"/>
        </w:rPr>
        <w:t>story</w:t>
      </w:r>
      <w:r w:rsidR="00325834">
        <w:rPr>
          <w:rFonts w:ascii="Cambria" w:hAnsi="Cambria"/>
          <w:bCs/>
          <w:color w:val="000000" w:themeColor="text1"/>
          <w:sz w:val="28"/>
          <w:szCs w:val="28"/>
        </w:rPr>
        <w:t xml:space="preserve"> was worth, even though she was dying to share it with someone.</w:t>
      </w:r>
      <w:r w:rsidR="00C674D6">
        <w:rPr>
          <w:rFonts w:ascii="Cambria" w:hAnsi="Cambria"/>
          <w:bCs/>
          <w:color w:val="000000" w:themeColor="text1"/>
          <w:sz w:val="28"/>
          <w:szCs w:val="28"/>
        </w:rPr>
        <w:t xml:space="preserve"> </w:t>
      </w:r>
      <w:r w:rsidR="00CD4021">
        <w:rPr>
          <w:rFonts w:ascii="Cambria" w:hAnsi="Cambria"/>
          <w:bCs/>
          <w:color w:val="000000" w:themeColor="text1"/>
          <w:sz w:val="28"/>
          <w:szCs w:val="28"/>
        </w:rPr>
        <w:t>‘I mean, it was nothing</w:t>
      </w:r>
      <w:ins w:id="22995" w:author="Daisy Watt" w:date="2026-06-23T18:59:00Z" w16du:dateUtc="2026-06-23T16:59:00Z">
        <w:r w:rsidR="00EC57A5">
          <w:rPr>
            <w:rFonts w:ascii="Cambria" w:hAnsi="Cambria"/>
            <w:bCs/>
            <w:color w:val="000000" w:themeColor="text1"/>
            <w:sz w:val="28"/>
            <w:szCs w:val="28"/>
          </w:rPr>
          <w:t>,</w:t>
        </w:r>
      </w:ins>
      <w:r w:rsidR="00CD4021">
        <w:rPr>
          <w:rFonts w:ascii="Cambria" w:hAnsi="Cambria"/>
          <w:bCs/>
          <w:color w:val="000000" w:themeColor="text1"/>
          <w:sz w:val="28"/>
          <w:szCs w:val="28"/>
        </w:rPr>
        <w:t xml:space="preserve"> really.’</w:t>
      </w:r>
    </w:p>
    <w:p w14:paraId="796F18E8" w14:textId="415DFAA8" w:rsidR="00DB4965" w:rsidRDefault="00DB4965" w:rsidP="00325834">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 xml:space="preserve">‘Can’t have been nothing though, you sounded </w:t>
      </w:r>
      <w:r w:rsidR="002D60EF">
        <w:rPr>
          <w:rFonts w:ascii="Cambria" w:hAnsi="Cambria"/>
          <w:bCs/>
          <w:color w:val="000000" w:themeColor="text1"/>
          <w:sz w:val="28"/>
          <w:szCs w:val="28"/>
        </w:rPr>
        <w:t>so</w:t>
      </w:r>
      <w:r>
        <w:rPr>
          <w:rFonts w:ascii="Cambria" w:hAnsi="Cambria"/>
          <w:bCs/>
          <w:color w:val="000000" w:themeColor="text1"/>
          <w:sz w:val="28"/>
          <w:szCs w:val="28"/>
        </w:rPr>
        <w:t xml:space="preserve"> stressed</w:t>
      </w:r>
      <w:del w:id="22996" w:author="Daisy Watt" w:date="2026-06-23T19:00:00Z" w16du:dateUtc="2026-06-23T17:00:00Z">
        <w:r w:rsidDel="00A92BD6">
          <w:rPr>
            <w:rFonts w:ascii="Cambria" w:hAnsi="Cambria"/>
            <w:bCs/>
            <w:color w:val="000000" w:themeColor="text1"/>
            <w:sz w:val="28"/>
            <w:szCs w:val="28"/>
          </w:rPr>
          <w:delText>,’ h</w:delText>
        </w:r>
      </w:del>
      <w:ins w:id="22997" w:author="Daisy Watt" w:date="2026-06-23T19:00:00Z" w16du:dateUtc="2026-06-23T17:00:00Z">
        <w:r w:rsidR="00A92BD6">
          <w:rPr>
            <w:rFonts w:ascii="Cambria" w:hAnsi="Cambria"/>
            <w:bCs/>
            <w:color w:val="000000" w:themeColor="text1"/>
            <w:sz w:val="28"/>
            <w:szCs w:val="28"/>
          </w:rPr>
          <w:t>.’ H</w:t>
        </w:r>
      </w:ins>
      <w:r>
        <w:rPr>
          <w:rFonts w:ascii="Cambria" w:hAnsi="Cambria"/>
          <w:bCs/>
          <w:color w:val="000000" w:themeColor="text1"/>
          <w:sz w:val="28"/>
          <w:szCs w:val="28"/>
        </w:rPr>
        <w:t xml:space="preserve">is </w:t>
      </w:r>
      <w:del w:id="22998" w:author="Claire S" w:date="2026-07-31T17:14:00Z" w16du:dateUtc="2026-07-31T16:14:00Z">
        <w:r w:rsidR="00796036" w:rsidDel="00A51809">
          <w:rPr>
            <w:rFonts w:ascii="Cambria" w:hAnsi="Cambria"/>
            <w:bCs/>
            <w:color w:val="000000" w:themeColor="text1"/>
            <w:sz w:val="28"/>
            <w:szCs w:val="28"/>
          </w:rPr>
          <w:delText>brown</w:delText>
        </w:r>
        <w:r w:rsidDel="00A51809">
          <w:rPr>
            <w:rFonts w:ascii="Cambria" w:hAnsi="Cambria"/>
            <w:bCs/>
            <w:color w:val="000000" w:themeColor="text1"/>
            <w:sz w:val="28"/>
            <w:szCs w:val="28"/>
          </w:rPr>
          <w:delText xml:space="preserve"> </w:delText>
        </w:r>
      </w:del>
      <w:ins w:id="22999" w:author="Claire S" w:date="2026-07-31T17:14:00Z" w16du:dateUtc="2026-07-31T16:14:00Z">
        <w:r w:rsidR="00A51809">
          <w:rPr>
            <w:rFonts w:ascii="Cambria" w:hAnsi="Cambria"/>
            <w:bCs/>
            <w:color w:val="000000" w:themeColor="text1"/>
            <w:sz w:val="28"/>
            <w:szCs w:val="28"/>
          </w:rPr>
          <w:t xml:space="preserve">hazel </w:t>
        </w:r>
      </w:ins>
      <w:r>
        <w:rPr>
          <w:rFonts w:ascii="Cambria" w:hAnsi="Cambria"/>
          <w:bCs/>
          <w:color w:val="000000" w:themeColor="text1"/>
          <w:sz w:val="28"/>
          <w:szCs w:val="28"/>
        </w:rPr>
        <w:t xml:space="preserve">eyes </w:t>
      </w:r>
      <w:r w:rsidR="00796036">
        <w:rPr>
          <w:rFonts w:ascii="Cambria" w:hAnsi="Cambria"/>
          <w:bCs/>
          <w:color w:val="000000" w:themeColor="text1"/>
          <w:sz w:val="28"/>
          <w:szCs w:val="28"/>
        </w:rPr>
        <w:t>were encouraging</w:t>
      </w:r>
      <w:r>
        <w:rPr>
          <w:rFonts w:ascii="Cambria" w:hAnsi="Cambria"/>
          <w:bCs/>
          <w:color w:val="000000" w:themeColor="text1"/>
          <w:sz w:val="28"/>
          <w:szCs w:val="28"/>
        </w:rPr>
        <w:t>. ‘I won’t tell anyone</w:t>
      </w:r>
      <w:r w:rsidR="007D5DE8">
        <w:rPr>
          <w:rFonts w:ascii="Cambria" w:hAnsi="Cambria"/>
          <w:bCs/>
          <w:color w:val="000000" w:themeColor="text1"/>
          <w:sz w:val="28"/>
          <w:szCs w:val="28"/>
        </w:rPr>
        <w:t>, if you’re worried about that</w:t>
      </w:r>
      <w:r>
        <w:rPr>
          <w:rFonts w:ascii="Cambria" w:hAnsi="Cambria"/>
          <w:bCs/>
          <w:color w:val="000000" w:themeColor="text1"/>
          <w:sz w:val="28"/>
          <w:szCs w:val="28"/>
        </w:rPr>
        <w:t>.’</w:t>
      </w:r>
    </w:p>
    <w:p w14:paraId="3BEB8B06" w14:textId="60EE6F30" w:rsidR="00325834" w:rsidRDefault="003F5B04" w:rsidP="00DB4965">
      <w:pPr>
        <w:spacing w:line="360" w:lineRule="auto"/>
        <w:ind w:firstLine="720"/>
        <w:contextualSpacing/>
        <w:rPr>
          <w:rFonts w:ascii="Cambria" w:hAnsi="Cambria"/>
          <w:bCs/>
          <w:color w:val="000000" w:themeColor="text1"/>
          <w:sz w:val="28"/>
          <w:szCs w:val="28"/>
        </w:rPr>
      </w:pPr>
      <w:r>
        <w:rPr>
          <w:rFonts w:ascii="Cambria" w:hAnsi="Cambria"/>
          <w:bCs/>
          <w:color w:val="000000" w:themeColor="text1"/>
          <w:sz w:val="28"/>
          <w:szCs w:val="28"/>
        </w:rPr>
        <w:t>‘Well</w:t>
      </w:r>
      <w:del w:id="23000" w:author="Daisy Watt" w:date="2026-06-23T19:00:00Z" w16du:dateUtc="2026-06-23T17:00:00Z">
        <w:r w:rsidDel="006D261F">
          <w:rPr>
            <w:rFonts w:ascii="Cambria" w:hAnsi="Cambria"/>
            <w:bCs/>
            <w:color w:val="000000" w:themeColor="text1"/>
            <w:sz w:val="28"/>
            <w:szCs w:val="28"/>
          </w:rPr>
          <w:delText>,</w:delText>
        </w:r>
      </w:del>
      <w:ins w:id="23001" w:author="Daisy Watt" w:date="2026-06-23T19:00:00Z" w16du:dateUtc="2026-06-23T17:00:00Z">
        <w:r w:rsidR="006D261F">
          <w:rPr>
            <w:rFonts w:ascii="Cambria" w:hAnsi="Cambria"/>
            <w:bCs/>
            <w:color w:val="000000" w:themeColor="text1"/>
            <w:sz w:val="28"/>
            <w:szCs w:val="28"/>
          </w:rPr>
          <w:t>…</w:t>
        </w:r>
      </w:ins>
      <w:r>
        <w:rPr>
          <w:rFonts w:ascii="Cambria" w:hAnsi="Cambria"/>
          <w:bCs/>
          <w:color w:val="000000" w:themeColor="text1"/>
          <w:sz w:val="28"/>
          <w:szCs w:val="28"/>
        </w:rPr>
        <w:t xml:space="preserve">’ </w:t>
      </w:r>
      <w:r w:rsidR="00DB4965">
        <w:rPr>
          <w:rFonts w:ascii="Cambria" w:hAnsi="Cambria"/>
          <w:bCs/>
          <w:color w:val="000000" w:themeColor="text1"/>
          <w:sz w:val="28"/>
          <w:szCs w:val="28"/>
        </w:rPr>
        <w:t xml:space="preserve">Clara took a deep breath. </w:t>
      </w:r>
      <w:r w:rsidR="00C674D6">
        <w:rPr>
          <w:rFonts w:ascii="Cambria" w:hAnsi="Cambria"/>
          <w:bCs/>
          <w:color w:val="000000" w:themeColor="text1"/>
          <w:sz w:val="28"/>
          <w:szCs w:val="28"/>
        </w:rPr>
        <w:t>‘I just had a bit of a</w:t>
      </w:r>
      <w:ins w:id="23002" w:author="Daisy Watt" w:date="2026-06-23T19:00:00Z" w16du:dateUtc="2026-06-23T17:00:00Z">
        <w:r w:rsidR="006D261F">
          <w:rPr>
            <w:rFonts w:ascii="Cambria" w:hAnsi="Cambria"/>
            <w:bCs/>
            <w:color w:val="000000" w:themeColor="text1"/>
            <w:sz w:val="28"/>
            <w:szCs w:val="28"/>
          </w:rPr>
          <w:t>n…</w:t>
        </w:r>
      </w:ins>
      <w:del w:id="23003" w:author="Daisy Watt" w:date="2026-06-23T19:00:00Z" w16du:dateUtc="2026-06-23T17:00:00Z">
        <w:r w:rsidR="004254C7" w:rsidDel="006D261F">
          <w:rPr>
            <w:rFonts w:ascii="Cambria" w:hAnsi="Cambria"/>
            <w:bCs/>
            <w:color w:val="000000" w:themeColor="text1"/>
            <w:sz w:val="28"/>
            <w:szCs w:val="28"/>
          </w:rPr>
          <w:delText>n</w:delText>
        </w:r>
        <w:r w:rsidR="00C674D6" w:rsidDel="006D261F">
          <w:rPr>
            <w:rFonts w:ascii="Cambria" w:hAnsi="Cambria"/>
            <w:bCs/>
            <w:color w:val="000000" w:themeColor="text1"/>
            <w:sz w:val="28"/>
            <w:szCs w:val="28"/>
          </w:rPr>
          <w:delText xml:space="preserve"> </w:delText>
        </w:r>
        <w:r w:rsidR="00DB4965" w:rsidDel="006D261F">
          <w:rPr>
            <w:rFonts w:ascii="Cambria" w:hAnsi="Cambria"/>
            <w:bCs/>
            <w:color w:val="000000" w:themeColor="text1"/>
            <w:sz w:val="28"/>
            <w:szCs w:val="28"/>
          </w:rPr>
          <w:delText>–</w:delText>
        </w:r>
      </w:del>
      <w:r w:rsidR="00DB4965">
        <w:rPr>
          <w:rFonts w:ascii="Cambria" w:hAnsi="Cambria"/>
          <w:bCs/>
          <w:color w:val="000000" w:themeColor="text1"/>
          <w:sz w:val="28"/>
          <w:szCs w:val="28"/>
        </w:rPr>
        <w:t xml:space="preserve"> odd </w:t>
      </w:r>
      <w:r w:rsidR="00C674D6">
        <w:rPr>
          <w:rFonts w:ascii="Cambria" w:hAnsi="Cambria"/>
          <w:bCs/>
          <w:color w:val="000000" w:themeColor="text1"/>
          <w:sz w:val="28"/>
          <w:szCs w:val="28"/>
        </w:rPr>
        <w:t>meeting with Jackson Rayne</w:t>
      </w:r>
      <w:r w:rsidR="005D6B14">
        <w:rPr>
          <w:rFonts w:ascii="Cambria" w:hAnsi="Cambria"/>
          <w:bCs/>
          <w:color w:val="000000" w:themeColor="text1"/>
          <w:sz w:val="28"/>
          <w:szCs w:val="28"/>
        </w:rPr>
        <w:t xml:space="preserve">. </w:t>
      </w:r>
      <w:del w:id="23004" w:author="Claire S" w:date="2026-06-05T23:41:00Z" w16du:dateUtc="2026-06-05T22:41:00Z">
        <w:r w:rsidR="00DF07F0" w:rsidDel="00AA674F">
          <w:rPr>
            <w:rFonts w:ascii="Cambria" w:hAnsi="Cambria"/>
            <w:bCs/>
            <w:color w:val="000000" w:themeColor="text1"/>
            <w:sz w:val="28"/>
            <w:szCs w:val="28"/>
          </w:rPr>
          <w:delText>We were meant</w:delText>
        </w:r>
      </w:del>
      <w:ins w:id="23005" w:author="Claire S" w:date="2026-06-05T23:41:00Z" w16du:dateUtc="2026-06-05T22:41:00Z">
        <w:r w:rsidR="00AA674F">
          <w:rPr>
            <w:rFonts w:ascii="Cambria" w:hAnsi="Cambria"/>
            <w:bCs/>
            <w:color w:val="000000" w:themeColor="text1"/>
            <w:sz w:val="28"/>
            <w:szCs w:val="28"/>
          </w:rPr>
          <w:t>I went</w:t>
        </w:r>
      </w:ins>
      <w:r w:rsidR="00DF07F0">
        <w:rPr>
          <w:rFonts w:ascii="Cambria" w:hAnsi="Cambria"/>
          <w:bCs/>
          <w:color w:val="000000" w:themeColor="text1"/>
          <w:sz w:val="28"/>
          <w:szCs w:val="28"/>
        </w:rPr>
        <w:t xml:space="preserve"> </w:t>
      </w:r>
      <w:r w:rsidR="007D5DE8">
        <w:rPr>
          <w:rFonts w:ascii="Cambria" w:hAnsi="Cambria"/>
          <w:bCs/>
          <w:color w:val="000000" w:themeColor="text1"/>
          <w:sz w:val="28"/>
          <w:szCs w:val="28"/>
        </w:rPr>
        <w:t>to do some edits</w:t>
      </w:r>
      <w:ins w:id="23006" w:author="Claire S" w:date="2026-06-05T23:41:00Z" w16du:dateUtc="2026-06-05T22:41:00Z">
        <w:r w:rsidR="00AA674F">
          <w:rPr>
            <w:rFonts w:ascii="Cambria" w:hAnsi="Cambria"/>
            <w:bCs/>
            <w:color w:val="000000" w:themeColor="text1"/>
            <w:sz w:val="28"/>
            <w:szCs w:val="28"/>
          </w:rPr>
          <w:t xml:space="preserve"> with him</w:t>
        </w:r>
      </w:ins>
      <w:r w:rsidR="005D6B14">
        <w:rPr>
          <w:rFonts w:ascii="Cambria" w:hAnsi="Cambria"/>
          <w:bCs/>
          <w:color w:val="000000" w:themeColor="text1"/>
          <w:sz w:val="28"/>
          <w:szCs w:val="28"/>
        </w:rPr>
        <w:t xml:space="preserve"> at his flashy</w:t>
      </w:r>
      <w:r>
        <w:rPr>
          <w:rFonts w:ascii="Cambria" w:hAnsi="Cambria"/>
          <w:bCs/>
          <w:color w:val="000000" w:themeColor="text1"/>
          <w:sz w:val="28"/>
          <w:szCs w:val="28"/>
        </w:rPr>
        <w:t xml:space="preserve"> hotel in Soho</w:t>
      </w:r>
      <w:r w:rsidR="007D5DE8">
        <w:rPr>
          <w:rFonts w:ascii="Cambria" w:hAnsi="Cambria"/>
          <w:bCs/>
          <w:color w:val="000000" w:themeColor="text1"/>
          <w:sz w:val="28"/>
          <w:szCs w:val="28"/>
        </w:rPr>
        <w:t>, and I was jus</w:t>
      </w:r>
      <w:ins w:id="23007" w:author="Daisy Watt" w:date="2026-06-23T19:00:00Z" w16du:dateUtc="2026-06-23T17:00:00Z">
        <w:r w:rsidR="00561DBC">
          <w:rPr>
            <w:rFonts w:ascii="Cambria" w:hAnsi="Cambria"/>
            <w:bCs/>
            <w:color w:val="000000" w:themeColor="text1"/>
            <w:sz w:val="28"/>
            <w:szCs w:val="28"/>
          </w:rPr>
          <w:t>t…</w:t>
        </w:r>
      </w:ins>
      <w:del w:id="23008" w:author="Daisy Watt" w:date="2026-06-23T19:00:00Z" w16du:dateUtc="2026-06-23T17:00:00Z">
        <w:r w:rsidR="007D5DE8" w:rsidDel="00561DBC">
          <w:rPr>
            <w:rFonts w:ascii="Cambria" w:hAnsi="Cambria"/>
            <w:bCs/>
            <w:color w:val="000000" w:themeColor="text1"/>
            <w:sz w:val="28"/>
            <w:szCs w:val="28"/>
          </w:rPr>
          <w:delText>t -</w:delText>
        </w:r>
      </w:del>
      <w:r w:rsidR="007D5DE8">
        <w:rPr>
          <w:rFonts w:ascii="Cambria" w:hAnsi="Cambria"/>
          <w:bCs/>
          <w:color w:val="000000" w:themeColor="text1"/>
          <w:sz w:val="28"/>
          <w:szCs w:val="28"/>
        </w:rPr>
        <w:t xml:space="preserve"> a</w:t>
      </w:r>
      <w:r w:rsidR="00C674D6">
        <w:rPr>
          <w:rFonts w:ascii="Cambria" w:hAnsi="Cambria"/>
          <w:bCs/>
          <w:color w:val="000000" w:themeColor="text1"/>
          <w:sz w:val="28"/>
          <w:szCs w:val="28"/>
        </w:rPr>
        <w:t xml:space="preserve"> </w:t>
      </w:r>
      <w:r w:rsidR="007D5DE8">
        <w:rPr>
          <w:rFonts w:ascii="Cambria" w:hAnsi="Cambria"/>
          <w:bCs/>
          <w:color w:val="000000" w:themeColor="text1"/>
          <w:sz w:val="28"/>
          <w:szCs w:val="28"/>
        </w:rPr>
        <w:t>b</w:t>
      </w:r>
      <w:r w:rsidR="00C674D6">
        <w:rPr>
          <w:rFonts w:ascii="Cambria" w:hAnsi="Cambria"/>
          <w:bCs/>
          <w:color w:val="000000" w:themeColor="text1"/>
          <w:sz w:val="28"/>
          <w:szCs w:val="28"/>
        </w:rPr>
        <w:t>it out of my depth</w:t>
      </w:r>
      <w:r w:rsidR="00DF07F0">
        <w:rPr>
          <w:rFonts w:ascii="Cambria" w:hAnsi="Cambria"/>
          <w:bCs/>
          <w:color w:val="000000" w:themeColor="text1"/>
          <w:sz w:val="28"/>
          <w:szCs w:val="28"/>
        </w:rPr>
        <w:t>. He got a bi</w:t>
      </w:r>
      <w:ins w:id="23009" w:author="Daisy Watt" w:date="2026-06-23T19:00:00Z" w16du:dateUtc="2026-06-23T17:00:00Z">
        <w:r w:rsidR="00561DBC">
          <w:rPr>
            <w:rFonts w:ascii="Cambria" w:hAnsi="Cambria"/>
            <w:bCs/>
            <w:color w:val="000000" w:themeColor="text1"/>
            <w:sz w:val="28"/>
            <w:szCs w:val="28"/>
          </w:rPr>
          <w:t>t…</w:t>
        </w:r>
      </w:ins>
      <w:del w:id="23010" w:author="Daisy Watt" w:date="2026-06-23T19:00:00Z" w16du:dateUtc="2026-06-23T17:00:00Z">
        <w:r w:rsidR="00DF07F0" w:rsidDel="00561DBC">
          <w:rPr>
            <w:rFonts w:ascii="Cambria" w:hAnsi="Cambria"/>
            <w:bCs/>
            <w:color w:val="000000" w:themeColor="text1"/>
            <w:sz w:val="28"/>
            <w:szCs w:val="28"/>
          </w:rPr>
          <w:delText>t –</w:delText>
        </w:r>
      </w:del>
      <w:r w:rsidR="00DF07F0">
        <w:rPr>
          <w:rFonts w:ascii="Cambria" w:hAnsi="Cambria"/>
          <w:bCs/>
          <w:color w:val="000000" w:themeColor="text1"/>
          <w:sz w:val="28"/>
          <w:szCs w:val="28"/>
        </w:rPr>
        <w:t xml:space="preserve"> full</w:t>
      </w:r>
      <w:ins w:id="23011" w:author="Daisy Watt" w:date="2026-06-23T19:01:00Z" w16du:dateUtc="2026-06-23T17:01:00Z">
        <w:r w:rsidR="00561DBC">
          <w:rPr>
            <w:rFonts w:ascii="Cambria" w:hAnsi="Cambria"/>
            <w:bCs/>
            <w:color w:val="000000" w:themeColor="text1"/>
            <w:sz w:val="28"/>
            <w:szCs w:val="28"/>
          </w:rPr>
          <w:t xml:space="preserve"> </w:t>
        </w:r>
      </w:ins>
      <w:del w:id="23012" w:author="Daisy Watt" w:date="2026-06-23T19:01:00Z" w16du:dateUtc="2026-06-23T17:01:00Z">
        <w:r w:rsidR="00DF07F0" w:rsidDel="00561DBC">
          <w:rPr>
            <w:rFonts w:ascii="Cambria" w:hAnsi="Cambria"/>
            <w:bCs/>
            <w:color w:val="000000" w:themeColor="text1"/>
            <w:sz w:val="28"/>
            <w:szCs w:val="28"/>
          </w:rPr>
          <w:delText>-</w:delText>
        </w:r>
      </w:del>
      <w:r w:rsidR="00DF07F0">
        <w:rPr>
          <w:rFonts w:ascii="Cambria" w:hAnsi="Cambria"/>
          <w:bCs/>
          <w:color w:val="000000" w:themeColor="text1"/>
          <w:sz w:val="28"/>
          <w:szCs w:val="28"/>
        </w:rPr>
        <w:t>on</w:t>
      </w:r>
      <w:r w:rsidR="00C674D6">
        <w:rPr>
          <w:rFonts w:ascii="Cambria" w:hAnsi="Cambria"/>
          <w:bCs/>
          <w:color w:val="000000" w:themeColor="text1"/>
          <w:sz w:val="28"/>
          <w:szCs w:val="28"/>
        </w:rPr>
        <w:t>.’</w:t>
      </w:r>
    </w:p>
    <w:p w14:paraId="020C579F" w14:textId="4649047F" w:rsidR="00C674D6" w:rsidRDefault="00C674D6" w:rsidP="00325834">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w:t>
      </w:r>
      <w:r w:rsidR="004254C7">
        <w:rPr>
          <w:rFonts w:ascii="Cambria" w:hAnsi="Cambria"/>
          <w:bCs/>
          <w:color w:val="000000" w:themeColor="text1"/>
          <w:sz w:val="28"/>
          <w:szCs w:val="28"/>
        </w:rPr>
        <w:t>T</w:t>
      </w:r>
      <w:r>
        <w:rPr>
          <w:rFonts w:ascii="Cambria" w:hAnsi="Cambria"/>
          <w:bCs/>
          <w:color w:val="000000" w:themeColor="text1"/>
          <w:sz w:val="28"/>
          <w:szCs w:val="28"/>
        </w:rPr>
        <w:t>hat dude</w:t>
      </w:r>
      <w:del w:id="23013" w:author="Daisy Watt" w:date="2026-06-23T19:01:00Z" w16du:dateUtc="2026-06-23T17:01:00Z">
        <w:r w:rsidDel="00561DBC">
          <w:rPr>
            <w:rFonts w:ascii="Cambria" w:hAnsi="Cambria"/>
            <w:bCs/>
            <w:color w:val="000000" w:themeColor="text1"/>
            <w:sz w:val="28"/>
            <w:szCs w:val="28"/>
          </w:rPr>
          <w:delText>,</w:delText>
        </w:r>
      </w:del>
      <w:ins w:id="23014" w:author="Daisy Watt" w:date="2026-06-23T19:01:00Z" w16du:dateUtc="2026-06-23T17:01:00Z">
        <w:r w:rsidR="00561DBC">
          <w:rPr>
            <w:rFonts w:ascii="Cambria" w:hAnsi="Cambria"/>
            <w:bCs/>
            <w:color w:val="000000" w:themeColor="text1"/>
            <w:sz w:val="28"/>
            <w:szCs w:val="28"/>
          </w:rPr>
          <w:t>.</w:t>
        </w:r>
      </w:ins>
      <w:r>
        <w:rPr>
          <w:rFonts w:ascii="Cambria" w:hAnsi="Cambria"/>
          <w:bCs/>
          <w:color w:val="000000" w:themeColor="text1"/>
          <w:sz w:val="28"/>
          <w:szCs w:val="28"/>
        </w:rPr>
        <w:t xml:space="preserve">’ Phil </w:t>
      </w:r>
      <w:r w:rsidR="00C02827">
        <w:rPr>
          <w:rFonts w:ascii="Cambria" w:hAnsi="Cambria"/>
          <w:bCs/>
          <w:color w:val="000000" w:themeColor="text1"/>
          <w:sz w:val="28"/>
          <w:szCs w:val="28"/>
        </w:rPr>
        <w:t>shook his hea</w:t>
      </w:r>
      <w:r>
        <w:rPr>
          <w:rFonts w:ascii="Cambria" w:hAnsi="Cambria"/>
          <w:bCs/>
          <w:color w:val="000000" w:themeColor="text1"/>
          <w:sz w:val="28"/>
          <w:szCs w:val="28"/>
        </w:rPr>
        <w:t>d</w:t>
      </w:r>
      <w:ins w:id="23015" w:author="Daisy Watt" w:date="2026-06-23T19:02:00Z" w16du:dateUtc="2026-06-23T17:02:00Z">
        <w:r w:rsidR="006534F7">
          <w:rPr>
            <w:rFonts w:ascii="Cambria" w:hAnsi="Cambria"/>
            <w:bCs/>
            <w:color w:val="000000" w:themeColor="text1"/>
            <w:sz w:val="28"/>
            <w:szCs w:val="28"/>
          </w:rPr>
          <w:t xml:space="preserve">, </w:t>
        </w:r>
      </w:ins>
      <w:del w:id="23016" w:author="Daisy Watt" w:date="2026-06-23T19:02:00Z" w16du:dateUtc="2026-06-23T17:02:00Z">
        <w:r w:rsidR="00DB4965" w:rsidDel="006534F7">
          <w:rPr>
            <w:rFonts w:ascii="Cambria" w:hAnsi="Cambria"/>
            <w:bCs/>
            <w:color w:val="000000" w:themeColor="text1"/>
            <w:sz w:val="28"/>
            <w:szCs w:val="28"/>
          </w:rPr>
          <w:delText xml:space="preserve"> </w:delText>
        </w:r>
      </w:del>
      <w:r w:rsidR="00DB4965">
        <w:rPr>
          <w:rFonts w:ascii="Cambria" w:hAnsi="Cambria"/>
          <w:bCs/>
          <w:color w:val="000000" w:themeColor="text1"/>
          <w:sz w:val="28"/>
          <w:szCs w:val="28"/>
        </w:rPr>
        <w:t>s</w:t>
      </w:r>
      <w:r w:rsidR="004254C7">
        <w:rPr>
          <w:rFonts w:ascii="Cambria" w:hAnsi="Cambria"/>
          <w:bCs/>
          <w:color w:val="000000" w:themeColor="text1"/>
          <w:sz w:val="28"/>
          <w:szCs w:val="28"/>
        </w:rPr>
        <w:t>adl</w:t>
      </w:r>
      <w:r w:rsidR="00DB4965">
        <w:rPr>
          <w:rFonts w:ascii="Cambria" w:hAnsi="Cambria"/>
          <w:bCs/>
          <w:color w:val="000000" w:themeColor="text1"/>
          <w:sz w:val="28"/>
          <w:szCs w:val="28"/>
        </w:rPr>
        <w:t>y</w:t>
      </w:r>
      <w:r>
        <w:rPr>
          <w:rFonts w:ascii="Cambria" w:hAnsi="Cambria"/>
          <w:bCs/>
          <w:color w:val="000000" w:themeColor="text1"/>
          <w:sz w:val="28"/>
          <w:szCs w:val="28"/>
        </w:rPr>
        <w:t>. ‘</w:t>
      </w:r>
      <w:r w:rsidR="007269EC">
        <w:rPr>
          <w:rFonts w:ascii="Cambria" w:hAnsi="Cambria"/>
          <w:bCs/>
          <w:color w:val="000000" w:themeColor="text1"/>
          <w:sz w:val="28"/>
          <w:szCs w:val="28"/>
        </w:rPr>
        <w:t>His reputation precedes him</w:t>
      </w:r>
      <w:r>
        <w:rPr>
          <w:rFonts w:ascii="Cambria" w:hAnsi="Cambria"/>
          <w:bCs/>
          <w:color w:val="000000" w:themeColor="text1"/>
          <w:sz w:val="28"/>
          <w:szCs w:val="28"/>
        </w:rPr>
        <w:t>.’</w:t>
      </w:r>
    </w:p>
    <w:p w14:paraId="30008FCA" w14:textId="7A3E64A9" w:rsidR="00441730" w:rsidRDefault="00C674D6" w:rsidP="00441730">
      <w:pPr>
        <w:spacing w:line="360" w:lineRule="auto"/>
        <w:contextualSpacing/>
        <w:rPr>
          <w:rFonts w:ascii="Cambria" w:hAnsi="Cambria"/>
          <w:bCs/>
          <w:color w:val="000000" w:themeColor="text1"/>
          <w:sz w:val="28"/>
          <w:szCs w:val="28"/>
        </w:rPr>
      </w:pPr>
      <w:r>
        <w:rPr>
          <w:rFonts w:ascii="Cambria" w:hAnsi="Cambria"/>
          <w:bCs/>
          <w:color w:val="000000" w:themeColor="text1"/>
          <w:sz w:val="28"/>
          <w:szCs w:val="28"/>
        </w:rPr>
        <w:tab/>
        <w:t>‘Oh</w:t>
      </w:r>
      <w:ins w:id="23017" w:author="Daisy Watt" w:date="2026-06-23T19:02:00Z" w16du:dateUtc="2026-06-23T17:02:00Z">
        <w:r w:rsidR="006534F7">
          <w:rPr>
            <w:rFonts w:ascii="Cambria" w:hAnsi="Cambria"/>
            <w:bCs/>
            <w:color w:val="000000" w:themeColor="text1"/>
            <w:sz w:val="28"/>
            <w:szCs w:val="28"/>
          </w:rPr>
          <w:t>,</w:t>
        </w:r>
      </w:ins>
      <w:r>
        <w:rPr>
          <w:rFonts w:ascii="Cambria" w:hAnsi="Cambria"/>
          <w:bCs/>
          <w:color w:val="000000" w:themeColor="text1"/>
          <w:sz w:val="28"/>
          <w:szCs w:val="28"/>
        </w:rPr>
        <w:t xml:space="preserve"> really?’ Clara was </w:t>
      </w:r>
      <w:r w:rsidR="00441730">
        <w:rPr>
          <w:rFonts w:ascii="Cambria" w:hAnsi="Cambria"/>
          <w:bCs/>
          <w:color w:val="000000" w:themeColor="text1"/>
          <w:sz w:val="28"/>
          <w:szCs w:val="28"/>
        </w:rPr>
        <w:t>curious. ‘What have you heard?’</w:t>
      </w:r>
    </w:p>
    <w:p w14:paraId="24759EB3" w14:textId="44B4063C" w:rsidR="00441730" w:rsidRDefault="00441730" w:rsidP="00441730">
      <w:pPr>
        <w:spacing w:line="360" w:lineRule="auto"/>
        <w:ind w:firstLine="720"/>
        <w:contextualSpacing/>
        <w:rPr>
          <w:rFonts w:ascii="Cambria" w:hAnsi="Cambria"/>
          <w:sz w:val="28"/>
          <w:szCs w:val="28"/>
        </w:rPr>
      </w:pPr>
      <w:r>
        <w:rPr>
          <w:rFonts w:ascii="Cambria" w:hAnsi="Cambria"/>
          <w:bCs/>
          <w:color w:val="000000" w:themeColor="text1"/>
          <w:sz w:val="28"/>
          <w:szCs w:val="28"/>
        </w:rPr>
        <w:t>‘</w:t>
      </w:r>
      <w:r w:rsidR="004254C7">
        <w:rPr>
          <w:rFonts w:ascii="Cambria" w:hAnsi="Cambria"/>
          <w:bCs/>
          <w:color w:val="000000" w:themeColor="text1"/>
          <w:sz w:val="28"/>
          <w:szCs w:val="28"/>
        </w:rPr>
        <w:t xml:space="preserve">Few things, </w:t>
      </w:r>
      <w:r w:rsidR="004254C7">
        <w:rPr>
          <w:rFonts w:ascii="Cambria" w:hAnsi="Cambria"/>
          <w:sz w:val="28"/>
          <w:szCs w:val="28"/>
        </w:rPr>
        <w:t>l</w:t>
      </w:r>
      <w:r w:rsidR="00C02827">
        <w:rPr>
          <w:rFonts w:ascii="Cambria" w:hAnsi="Cambria"/>
          <w:sz w:val="28"/>
          <w:szCs w:val="28"/>
        </w:rPr>
        <w:t>ike,</w:t>
      </w:r>
      <w:r w:rsidR="00DB4965">
        <w:rPr>
          <w:rFonts w:ascii="Cambria" w:hAnsi="Cambria"/>
          <w:sz w:val="28"/>
          <w:szCs w:val="28"/>
        </w:rPr>
        <w:t xml:space="preserve"> he’s a bit of a player</w:t>
      </w:r>
      <w:r>
        <w:rPr>
          <w:rFonts w:ascii="Cambria" w:hAnsi="Cambria"/>
          <w:sz w:val="28"/>
          <w:szCs w:val="28"/>
        </w:rPr>
        <w:t>.</w:t>
      </w:r>
      <w:r w:rsidR="007D5DE8">
        <w:rPr>
          <w:rFonts w:ascii="Cambria" w:hAnsi="Cambria"/>
          <w:sz w:val="28"/>
          <w:szCs w:val="28"/>
        </w:rPr>
        <w:t xml:space="preserve"> More than a bit, in fact. Like, properly handsy</w:t>
      </w:r>
      <w:r w:rsidR="004254C7">
        <w:rPr>
          <w:rFonts w:ascii="Cambria" w:hAnsi="Cambria"/>
          <w:sz w:val="28"/>
          <w:szCs w:val="28"/>
        </w:rPr>
        <w:t>, someone told me</w:t>
      </w:r>
      <w:ins w:id="23018" w:author="Daisy Watt" w:date="2026-06-23T19:02:00Z" w16du:dateUtc="2026-06-23T17:02:00Z">
        <w:r w:rsidR="00A03D1F">
          <w:rPr>
            <w:rFonts w:ascii="Cambria" w:hAnsi="Cambria"/>
            <w:sz w:val="28"/>
            <w:szCs w:val="28"/>
          </w:rPr>
          <w:t>.</w:t>
        </w:r>
      </w:ins>
      <w:del w:id="23019" w:author="Daisy Watt" w:date="2026-06-23T19:02:00Z" w16du:dateUtc="2026-06-23T17:02:00Z">
        <w:r w:rsidR="004254C7" w:rsidDel="00A03D1F">
          <w:rPr>
            <w:rFonts w:ascii="Cambria" w:hAnsi="Cambria"/>
            <w:sz w:val="28"/>
            <w:szCs w:val="28"/>
          </w:rPr>
          <w:delText xml:space="preserve"> -</w:delText>
        </w:r>
      </w:del>
      <w:r>
        <w:rPr>
          <w:rFonts w:ascii="Cambria" w:hAnsi="Cambria"/>
          <w:sz w:val="28"/>
          <w:szCs w:val="28"/>
        </w:rPr>
        <w:t>’</w:t>
      </w:r>
    </w:p>
    <w:p w14:paraId="10B56533" w14:textId="03E62FCF" w:rsidR="00441730" w:rsidRDefault="00441730" w:rsidP="00441730">
      <w:pPr>
        <w:spacing w:line="360" w:lineRule="auto"/>
        <w:ind w:firstLine="720"/>
        <w:contextualSpacing/>
        <w:rPr>
          <w:rFonts w:ascii="Cambria" w:hAnsi="Cambria"/>
          <w:sz w:val="28"/>
          <w:szCs w:val="28"/>
        </w:rPr>
      </w:pPr>
      <w:r>
        <w:rPr>
          <w:rFonts w:ascii="Cambria" w:hAnsi="Cambria"/>
          <w:sz w:val="28"/>
          <w:szCs w:val="28"/>
        </w:rPr>
        <w:t>‘</w:t>
      </w:r>
      <w:r w:rsidR="007D5DE8">
        <w:rPr>
          <w:rFonts w:ascii="Cambria" w:hAnsi="Cambria"/>
          <w:sz w:val="28"/>
          <w:szCs w:val="28"/>
        </w:rPr>
        <w:t xml:space="preserve">Really? </w:t>
      </w:r>
      <w:r w:rsidR="00C02827">
        <w:rPr>
          <w:rFonts w:ascii="Cambria" w:hAnsi="Cambria"/>
          <w:sz w:val="28"/>
          <w:szCs w:val="28"/>
        </w:rPr>
        <w:t>Which s</w:t>
      </w:r>
      <w:r>
        <w:rPr>
          <w:rFonts w:ascii="Cambria" w:hAnsi="Cambria"/>
          <w:sz w:val="28"/>
          <w:szCs w:val="28"/>
        </w:rPr>
        <w:t>omeone?’</w:t>
      </w:r>
    </w:p>
    <w:p w14:paraId="71E1071A" w14:textId="2C02B8ED" w:rsidR="00441730" w:rsidRDefault="00C02827" w:rsidP="00441730">
      <w:pPr>
        <w:spacing w:line="360" w:lineRule="auto"/>
        <w:ind w:firstLine="720"/>
        <w:contextualSpacing/>
        <w:rPr>
          <w:rFonts w:ascii="Cambria" w:hAnsi="Cambria"/>
          <w:sz w:val="28"/>
          <w:szCs w:val="28"/>
        </w:rPr>
      </w:pPr>
      <w:r>
        <w:rPr>
          <w:rFonts w:ascii="Cambria" w:hAnsi="Cambria"/>
          <w:sz w:val="28"/>
          <w:szCs w:val="28"/>
        </w:rPr>
        <w:t>‘Hmm</w:t>
      </w:r>
      <w:del w:id="23020" w:author="Daisy Watt" w:date="2026-06-23T19:02:00Z" w16du:dateUtc="2026-06-23T17:02:00Z">
        <w:r w:rsidDel="00A03D1F">
          <w:rPr>
            <w:rFonts w:ascii="Cambria" w:hAnsi="Cambria"/>
            <w:sz w:val="28"/>
            <w:szCs w:val="28"/>
          </w:rPr>
          <w:delText>,’ h</w:delText>
        </w:r>
      </w:del>
      <w:ins w:id="23021" w:author="Daisy Watt" w:date="2026-06-23T19:02:00Z" w16du:dateUtc="2026-06-23T17:02:00Z">
        <w:r w:rsidR="00A03D1F">
          <w:rPr>
            <w:rFonts w:ascii="Cambria" w:hAnsi="Cambria"/>
            <w:sz w:val="28"/>
            <w:szCs w:val="28"/>
          </w:rPr>
          <w:t>.’ H</w:t>
        </w:r>
      </w:ins>
      <w:r w:rsidR="007269EC">
        <w:rPr>
          <w:rFonts w:ascii="Cambria" w:hAnsi="Cambria"/>
          <w:sz w:val="28"/>
          <w:szCs w:val="28"/>
        </w:rPr>
        <w:t xml:space="preserve">e looked thoughtful. </w:t>
      </w:r>
      <w:r w:rsidR="00441730">
        <w:rPr>
          <w:rFonts w:ascii="Cambria" w:hAnsi="Cambria"/>
          <w:sz w:val="28"/>
          <w:szCs w:val="28"/>
        </w:rPr>
        <w:t>‘I think it might have been Violet.’</w:t>
      </w:r>
    </w:p>
    <w:p w14:paraId="2CF98547" w14:textId="43DED6D3" w:rsidR="003D7F97" w:rsidRDefault="003D7F97" w:rsidP="00441730">
      <w:pPr>
        <w:spacing w:line="360" w:lineRule="auto"/>
        <w:ind w:firstLine="720"/>
        <w:contextualSpacing/>
        <w:rPr>
          <w:rFonts w:ascii="Cambria" w:hAnsi="Cambria"/>
          <w:sz w:val="28"/>
          <w:szCs w:val="28"/>
        </w:rPr>
      </w:pPr>
      <w:r>
        <w:rPr>
          <w:rFonts w:ascii="Cambria" w:hAnsi="Cambria"/>
          <w:sz w:val="28"/>
          <w:szCs w:val="28"/>
        </w:rPr>
        <w:t>‘That’s weird</w:t>
      </w:r>
      <w:r w:rsidR="004254C7">
        <w:rPr>
          <w:rFonts w:ascii="Cambria" w:hAnsi="Cambria"/>
          <w:sz w:val="28"/>
          <w:szCs w:val="28"/>
        </w:rPr>
        <w:t>,</w:t>
      </w:r>
      <w:r>
        <w:rPr>
          <w:rFonts w:ascii="Cambria" w:hAnsi="Cambria"/>
          <w:sz w:val="28"/>
          <w:szCs w:val="28"/>
        </w:rPr>
        <w:t xml:space="preserve"> </w:t>
      </w:r>
      <w:del w:id="23022" w:author="Daisy Watt" w:date="2026-06-23T19:02:00Z" w16du:dateUtc="2026-06-23T17:02:00Z">
        <w:r w:rsidR="004254C7" w:rsidDel="00B658E7">
          <w:rPr>
            <w:rFonts w:ascii="Cambria" w:hAnsi="Cambria"/>
            <w:sz w:val="28"/>
            <w:szCs w:val="28"/>
          </w:rPr>
          <w:delText>‘</w:delText>
        </w:r>
      </w:del>
      <w:ins w:id="23023" w:author="Daisy Watt" w:date="2026-06-23T19:02:00Z" w16du:dateUtc="2026-06-23T17:02:00Z">
        <w:r w:rsidR="00B658E7">
          <w:rPr>
            <w:rFonts w:ascii="Cambria" w:hAnsi="Cambria"/>
            <w:sz w:val="28"/>
            <w:szCs w:val="28"/>
          </w:rPr>
          <w:t>’</w:t>
        </w:r>
      </w:ins>
      <w:r>
        <w:rPr>
          <w:rFonts w:ascii="Cambria" w:hAnsi="Cambria"/>
          <w:sz w:val="28"/>
          <w:szCs w:val="28"/>
        </w:rPr>
        <w:t xml:space="preserve">cos I saw an email from Violet to him saying </w:t>
      </w:r>
      <w:del w:id="23024" w:author="Daisy Watt" w:date="2026-06-23T19:03:00Z" w16du:dateUtc="2026-06-23T17:03:00Z">
        <w:r w:rsidRPr="00B658E7" w:rsidDel="00B658E7">
          <w:rPr>
            <w:rFonts w:ascii="Cambria" w:hAnsi="Cambria"/>
            <w:i/>
            <w:iCs/>
            <w:sz w:val="28"/>
            <w:szCs w:val="28"/>
            <w:rPrChange w:id="23025" w:author="Daisy Watt" w:date="2026-06-23T19:03:00Z" w16du:dateUtc="2026-06-23T17:03:00Z">
              <w:rPr>
                <w:rFonts w:ascii="Cambria" w:hAnsi="Cambria"/>
                <w:sz w:val="28"/>
                <w:szCs w:val="28"/>
              </w:rPr>
            </w:rPrChange>
          </w:rPr>
          <w:delText>L</w:delText>
        </w:r>
      </w:del>
      <w:ins w:id="23026" w:author="Daisy Watt" w:date="2026-06-23T19:03:00Z" w16du:dateUtc="2026-06-23T17:03:00Z">
        <w:r w:rsidR="00B658E7">
          <w:rPr>
            <w:rFonts w:ascii="Cambria" w:hAnsi="Cambria"/>
            <w:i/>
            <w:iCs/>
            <w:sz w:val="28"/>
            <w:szCs w:val="28"/>
          </w:rPr>
          <w:t>l</w:t>
        </w:r>
      </w:ins>
      <w:r w:rsidRPr="00B658E7">
        <w:rPr>
          <w:rFonts w:ascii="Cambria" w:hAnsi="Cambria"/>
          <w:i/>
          <w:iCs/>
          <w:sz w:val="28"/>
          <w:szCs w:val="28"/>
          <w:rPrChange w:id="23027" w:author="Daisy Watt" w:date="2026-06-23T19:03:00Z" w16du:dateUtc="2026-06-23T17:03:00Z">
            <w:rPr>
              <w:rFonts w:ascii="Cambria" w:hAnsi="Cambria"/>
              <w:sz w:val="28"/>
              <w:szCs w:val="28"/>
            </w:rPr>
          </w:rPrChange>
        </w:rPr>
        <w:t xml:space="preserve">eave me </w:t>
      </w:r>
      <w:del w:id="23028" w:author="Daisy Watt" w:date="2026-06-23T19:03:00Z" w16du:dateUtc="2026-06-23T17:03:00Z">
        <w:r w:rsidRPr="00B658E7" w:rsidDel="00B658E7">
          <w:rPr>
            <w:rFonts w:ascii="Cambria" w:hAnsi="Cambria"/>
            <w:i/>
            <w:iCs/>
            <w:sz w:val="28"/>
            <w:szCs w:val="28"/>
            <w:rPrChange w:id="23029" w:author="Daisy Watt" w:date="2026-06-23T19:03:00Z" w16du:dateUtc="2026-06-23T17:03:00Z">
              <w:rPr>
                <w:rFonts w:ascii="Cambria" w:hAnsi="Cambria"/>
                <w:sz w:val="28"/>
                <w:szCs w:val="28"/>
              </w:rPr>
            </w:rPrChange>
          </w:rPr>
          <w:delText>A</w:delText>
        </w:r>
      </w:del>
      <w:ins w:id="23030" w:author="Daisy Watt" w:date="2026-06-23T19:03:00Z" w16du:dateUtc="2026-06-23T17:03:00Z">
        <w:r w:rsidR="00B658E7">
          <w:rPr>
            <w:rFonts w:ascii="Cambria" w:hAnsi="Cambria"/>
            <w:i/>
            <w:iCs/>
            <w:sz w:val="28"/>
            <w:szCs w:val="28"/>
          </w:rPr>
          <w:t>a</w:t>
        </w:r>
      </w:ins>
      <w:r w:rsidRPr="00B658E7">
        <w:rPr>
          <w:rFonts w:ascii="Cambria" w:hAnsi="Cambria"/>
          <w:i/>
          <w:iCs/>
          <w:sz w:val="28"/>
          <w:szCs w:val="28"/>
          <w:rPrChange w:id="23031" w:author="Daisy Watt" w:date="2026-06-23T19:03:00Z" w16du:dateUtc="2026-06-23T17:03:00Z">
            <w:rPr>
              <w:rFonts w:ascii="Cambria" w:hAnsi="Cambria"/>
              <w:sz w:val="28"/>
              <w:szCs w:val="28"/>
            </w:rPr>
          </w:rPrChange>
        </w:rPr>
        <w:t>lone</w:t>
      </w:r>
      <w:ins w:id="23032" w:author="Daisy Watt" w:date="2026-06-23T19:03:00Z" w16du:dateUtc="2026-06-23T17:03:00Z">
        <w:r w:rsidR="00B658E7">
          <w:rPr>
            <w:rFonts w:ascii="Cambria" w:hAnsi="Cambria"/>
            <w:sz w:val="28"/>
            <w:szCs w:val="28"/>
          </w:rPr>
          <w:t>,</w:t>
        </w:r>
      </w:ins>
      <w:del w:id="23033" w:author="Daisy Watt" w:date="2026-06-23T19:03:00Z" w16du:dateUtc="2026-06-23T17:03:00Z">
        <w:r w:rsidR="002F4295" w:rsidDel="00B658E7">
          <w:rPr>
            <w:rFonts w:ascii="Cambria" w:hAnsi="Cambria"/>
            <w:sz w:val="28"/>
            <w:szCs w:val="28"/>
          </w:rPr>
          <w:delText xml:space="preserve"> </w:delText>
        </w:r>
        <w:r w:rsidDel="00B658E7">
          <w:rPr>
            <w:rFonts w:ascii="Cambria" w:hAnsi="Cambria"/>
            <w:sz w:val="28"/>
            <w:szCs w:val="28"/>
          </w:rPr>
          <w:delText>-</w:delText>
        </w:r>
      </w:del>
      <w:r>
        <w:rPr>
          <w:rFonts w:ascii="Cambria" w:hAnsi="Cambria"/>
          <w:sz w:val="28"/>
          <w:szCs w:val="28"/>
        </w:rPr>
        <w:t xml:space="preserve">’ Clara </w:t>
      </w:r>
      <w:r w:rsidR="00BB260D">
        <w:rPr>
          <w:rFonts w:ascii="Cambria" w:hAnsi="Cambria"/>
          <w:sz w:val="28"/>
          <w:szCs w:val="28"/>
        </w:rPr>
        <w:t>mused.</w:t>
      </w:r>
      <w:r>
        <w:rPr>
          <w:rFonts w:ascii="Cambria" w:hAnsi="Cambria"/>
          <w:sz w:val="28"/>
          <w:szCs w:val="28"/>
        </w:rPr>
        <w:t xml:space="preserve"> ‘</w:t>
      </w:r>
      <w:r w:rsidR="00BB260D">
        <w:rPr>
          <w:rFonts w:ascii="Cambria" w:hAnsi="Cambria"/>
          <w:sz w:val="28"/>
          <w:szCs w:val="28"/>
        </w:rPr>
        <w:t>B</w:t>
      </w:r>
      <w:r>
        <w:rPr>
          <w:rFonts w:ascii="Cambria" w:hAnsi="Cambria"/>
          <w:sz w:val="28"/>
          <w:szCs w:val="28"/>
        </w:rPr>
        <w:t xml:space="preserve">ut </w:t>
      </w:r>
      <w:ins w:id="23034" w:author="Claire S" w:date="2026-06-05T11:44:00Z" w16du:dateUtc="2026-06-05T10:44:00Z">
        <w:r w:rsidR="00080810">
          <w:rPr>
            <w:rFonts w:ascii="Cambria" w:hAnsi="Cambria"/>
            <w:sz w:val="28"/>
            <w:szCs w:val="28"/>
          </w:rPr>
          <w:t xml:space="preserve">then I clocked it was the working title </w:t>
        </w:r>
      </w:ins>
      <w:del w:id="23035" w:author="Claire S" w:date="2026-06-05T11:44:00Z" w16du:dateUtc="2026-06-05T10:44:00Z">
        <w:r w:rsidDel="00080810">
          <w:rPr>
            <w:rFonts w:ascii="Cambria" w:hAnsi="Cambria"/>
            <w:sz w:val="28"/>
            <w:szCs w:val="28"/>
          </w:rPr>
          <w:delText>I</w:delText>
        </w:r>
        <w:r w:rsidR="00BB260D" w:rsidDel="00080810">
          <w:rPr>
            <w:rFonts w:ascii="Cambria" w:hAnsi="Cambria"/>
            <w:sz w:val="28"/>
            <w:szCs w:val="28"/>
          </w:rPr>
          <w:delText>’ve</w:delText>
        </w:r>
        <w:r w:rsidDel="00080810">
          <w:rPr>
            <w:rFonts w:ascii="Cambria" w:hAnsi="Cambria"/>
            <w:sz w:val="28"/>
            <w:szCs w:val="28"/>
          </w:rPr>
          <w:delText xml:space="preserve"> realised</w:delText>
        </w:r>
        <w:r w:rsidR="004254C7" w:rsidDel="00080810">
          <w:rPr>
            <w:rFonts w:ascii="Cambria" w:hAnsi="Cambria"/>
            <w:sz w:val="28"/>
            <w:szCs w:val="28"/>
          </w:rPr>
          <w:delText xml:space="preserve"> since </w:delText>
        </w:r>
        <w:r w:rsidDel="00080810">
          <w:rPr>
            <w:rFonts w:ascii="Cambria" w:hAnsi="Cambria"/>
            <w:sz w:val="28"/>
            <w:szCs w:val="28"/>
          </w:rPr>
          <w:delText xml:space="preserve">it’s the name </w:delText>
        </w:r>
      </w:del>
      <w:r>
        <w:rPr>
          <w:rFonts w:ascii="Cambria" w:hAnsi="Cambria"/>
          <w:sz w:val="28"/>
          <w:szCs w:val="28"/>
        </w:rPr>
        <w:t>of his new thriller</w:t>
      </w:r>
      <w:del w:id="23036" w:author="Claire S" w:date="2026-06-05T15:21:00Z" w16du:dateUtc="2026-06-05T14:21:00Z">
        <w:r>
          <w:rPr>
            <w:rFonts w:ascii="Cambria" w:hAnsi="Cambria"/>
            <w:sz w:val="28"/>
            <w:szCs w:val="28"/>
          </w:rPr>
          <w:delText>.</w:delText>
        </w:r>
        <w:r w:rsidR="00BB260D">
          <w:rPr>
            <w:rFonts w:ascii="Cambria" w:hAnsi="Cambria"/>
            <w:sz w:val="28"/>
            <w:szCs w:val="28"/>
          </w:rPr>
          <w:delText xml:space="preserve"> </w:delText>
        </w:r>
      </w:del>
      <w:ins w:id="23037" w:author="Claire S" w:date="2026-06-05T15:21:00Z" w16du:dateUtc="2026-06-05T14:21:00Z">
        <w:r w:rsidR="00361E6C">
          <w:rPr>
            <w:rFonts w:ascii="Cambria" w:hAnsi="Cambria"/>
            <w:sz w:val="28"/>
            <w:szCs w:val="28"/>
          </w:rPr>
          <w:t>, so</w:t>
        </w:r>
      </w:ins>
      <w:del w:id="23038" w:author="Claire S" w:date="2026-06-05T15:21:00Z" w16du:dateUtc="2026-06-05T14:21:00Z">
        <w:r w:rsidR="00BB260D">
          <w:rPr>
            <w:rFonts w:ascii="Cambria" w:hAnsi="Cambria"/>
            <w:sz w:val="28"/>
            <w:szCs w:val="28"/>
          </w:rPr>
          <w:delText>So</w:delText>
        </w:r>
      </w:del>
      <w:r w:rsidR="002F4295">
        <w:rPr>
          <w:rFonts w:ascii="Cambria" w:hAnsi="Cambria"/>
          <w:sz w:val="28"/>
          <w:szCs w:val="28"/>
        </w:rPr>
        <w:t xml:space="preserve"> I guess</w:t>
      </w:r>
      <w:r w:rsidR="00BB260D">
        <w:rPr>
          <w:rFonts w:ascii="Cambria" w:hAnsi="Cambria"/>
          <w:sz w:val="28"/>
          <w:szCs w:val="28"/>
        </w:rPr>
        <w:t xml:space="preserve"> Violet might have just </w:t>
      </w:r>
      <w:r w:rsidR="005E75D2">
        <w:rPr>
          <w:rFonts w:ascii="Cambria" w:hAnsi="Cambria"/>
          <w:sz w:val="28"/>
          <w:szCs w:val="28"/>
        </w:rPr>
        <w:t xml:space="preserve">been referring to </w:t>
      </w:r>
      <w:r w:rsidR="00BB260D">
        <w:rPr>
          <w:rFonts w:ascii="Cambria" w:hAnsi="Cambria"/>
          <w:sz w:val="28"/>
          <w:szCs w:val="28"/>
        </w:rPr>
        <w:t>that</w:t>
      </w:r>
      <w:ins w:id="23039" w:author="Daisy Watt" w:date="2026-06-23T19:03:00Z" w16du:dateUtc="2026-06-23T17:03:00Z">
        <w:r w:rsidR="00C2627C">
          <w:rPr>
            <w:rFonts w:ascii="Cambria" w:hAnsi="Cambria"/>
            <w:sz w:val="28"/>
            <w:szCs w:val="28"/>
          </w:rPr>
          <w:t>.</w:t>
        </w:r>
      </w:ins>
      <w:del w:id="23040" w:author="Daisy Watt" w:date="2026-06-23T19:03:00Z" w16du:dateUtc="2026-06-23T17:03:00Z">
        <w:r w:rsidR="00BB260D" w:rsidDel="00C2627C">
          <w:rPr>
            <w:rFonts w:ascii="Cambria" w:hAnsi="Cambria"/>
            <w:sz w:val="28"/>
            <w:szCs w:val="28"/>
          </w:rPr>
          <w:delText xml:space="preserve"> -</w:delText>
        </w:r>
      </w:del>
      <w:r>
        <w:rPr>
          <w:rFonts w:ascii="Cambria" w:hAnsi="Cambria"/>
          <w:sz w:val="28"/>
          <w:szCs w:val="28"/>
        </w:rPr>
        <w:t>’</w:t>
      </w:r>
    </w:p>
    <w:p w14:paraId="3F35AED9" w14:textId="67A11B39" w:rsidR="00441730" w:rsidRDefault="00441730" w:rsidP="00441730">
      <w:pPr>
        <w:spacing w:line="360" w:lineRule="auto"/>
        <w:ind w:firstLine="720"/>
        <w:contextualSpacing/>
        <w:rPr>
          <w:rFonts w:ascii="Cambria" w:hAnsi="Cambria"/>
          <w:sz w:val="28"/>
          <w:szCs w:val="28"/>
        </w:rPr>
      </w:pPr>
      <w:r>
        <w:rPr>
          <w:rFonts w:ascii="Cambria" w:hAnsi="Cambria"/>
          <w:sz w:val="28"/>
          <w:szCs w:val="28"/>
        </w:rPr>
        <w:t xml:space="preserve">‘What </w:t>
      </w:r>
      <w:r w:rsidR="00BB260D">
        <w:rPr>
          <w:rFonts w:ascii="Cambria" w:hAnsi="Cambria"/>
          <w:sz w:val="28"/>
          <w:szCs w:val="28"/>
        </w:rPr>
        <w:t>did</w:t>
      </w:r>
      <w:r>
        <w:rPr>
          <w:rFonts w:ascii="Cambria" w:hAnsi="Cambria"/>
          <w:sz w:val="28"/>
          <w:szCs w:val="28"/>
        </w:rPr>
        <w:t xml:space="preserve"> Violet</w:t>
      </w:r>
      <w:r w:rsidR="00BB260D">
        <w:rPr>
          <w:rFonts w:ascii="Cambria" w:hAnsi="Cambria"/>
          <w:sz w:val="28"/>
          <w:szCs w:val="28"/>
        </w:rPr>
        <w:t xml:space="preserve"> </w:t>
      </w:r>
      <w:r w:rsidR="005E75D2">
        <w:rPr>
          <w:rFonts w:ascii="Cambria" w:hAnsi="Cambria"/>
          <w:sz w:val="28"/>
          <w:szCs w:val="28"/>
        </w:rPr>
        <w:t>refer to</w:t>
      </w:r>
      <w:r>
        <w:rPr>
          <w:rFonts w:ascii="Cambria" w:hAnsi="Cambria"/>
          <w:sz w:val="28"/>
          <w:szCs w:val="28"/>
        </w:rPr>
        <w:t xml:space="preserve">?’ Ishan </w:t>
      </w:r>
      <w:r w:rsidR="007269EC">
        <w:rPr>
          <w:rFonts w:ascii="Cambria" w:hAnsi="Cambria"/>
          <w:sz w:val="28"/>
          <w:szCs w:val="28"/>
        </w:rPr>
        <w:t>appeared beside them</w:t>
      </w:r>
      <w:r w:rsidR="00AA1FFC">
        <w:rPr>
          <w:rFonts w:ascii="Cambria" w:hAnsi="Cambria"/>
          <w:sz w:val="28"/>
          <w:szCs w:val="28"/>
        </w:rPr>
        <w:t>,</w:t>
      </w:r>
      <w:r>
        <w:rPr>
          <w:rFonts w:ascii="Cambria" w:hAnsi="Cambria"/>
          <w:sz w:val="28"/>
          <w:szCs w:val="28"/>
        </w:rPr>
        <w:t xml:space="preserve"> holding a glass of what looked like water. </w:t>
      </w:r>
    </w:p>
    <w:p w14:paraId="6C586398" w14:textId="31A031FD" w:rsidR="00AA1FFC" w:rsidRDefault="00764A45" w:rsidP="00441730">
      <w:pPr>
        <w:spacing w:line="360" w:lineRule="auto"/>
        <w:ind w:firstLine="720"/>
        <w:contextualSpacing/>
        <w:rPr>
          <w:rFonts w:ascii="Cambria" w:hAnsi="Cambria"/>
          <w:sz w:val="28"/>
          <w:szCs w:val="28"/>
        </w:rPr>
      </w:pPr>
      <w:r>
        <w:rPr>
          <w:rFonts w:ascii="Cambria" w:hAnsi="Cambria"/>
          <w:sz w:val="28"/>
          <w:szCs w:val="28"/>
        </w:rPr>
        <w:t>‘Nothing</w:t>
      </w:r>
      <w:del w:id="23041" w:author="Daisy Watt" w:date="2026-06-23T19:03:00Z" w16du:dateUtc="2026-06-23T17:03:00Z">
        <w:r w:rsidDel="00C2627C">
          <w:rPr>
            <w:rFonts w:ascii="Cambria" w:hAnsi="Cambria"/>
            <w:sz w:val="28"/>
            <w:szCs w:val="28"/>
          </w:rPr>
          <w:delText>,</w:delText>
        </w:r>
      </w:del>
      <w:ins w:id="23042" w:author="Daisy Watt" w:date="2026-06-23T19:03:00Z" w16du:dateUtc="2026-06-23T17:03:00Z">
        <w:r w:rsidR="00C2627C">
          <w:rPr>
            <w:rFonts w:ascii="Cambria" w:hAnsi="Cambria"/>
            <w:sz w:val="28"/>
            <w:szCs w:val="28"/>
          </w:rPr>
          <w:t>.</w:t>
        </w:r>
      </w:ins>
      <w:r>
        <w:rPr>
          <w:rFonts w:ascii="Cambria" w:hAnsi="Cambria"/>
          <w:sz w:val="28"/>
          <w:szCs w:val="28"/>
        </w:rPr>
        <w:t xml:space="preserve">’ </w:t>
      </w:r>
      <w:r w:rsidR="00B47032">
        <w:rPr>
          <w:rFonts w:ascii="Cambria" w:hAnsi="Cambria"/>
          <w:sz w:val="28"/>
          <w:szCs w:val="28"/>
        </w:rPr>
        <w:t>Clara stared at Phil, willing him not to say anything about Jackson</w:t>
      </w:r>
      <w:r w:rsidR="007269EC">
        <w:rPr>
          <w:rFonts w:ascii="Cambria" w:hAnsi="Cambria"/>
          <w:sz w:val="28"/>
          <w:szCs w:val="28"/>
        </w:rPr>
        <w:t xml:space="preserve"> and her meeting.</w:t>
      </w:r>
      <w:r>
        <w:rPr>
          <w:rFonts w:ascii="Cambria" w:hAnsi="Cambria"/>
          <w:sz w:val="28"/>
          <w:szCs w:val="28"/>
        </w:rPr>
        <w:t xml:space="preserve"> </w:t>
      </w:r>
      <w:del w:id="23043" w:author="Daisy Watt" w:date="2026-06-23T19:05:00Z" w16du:dateUtc="2026-06-23T17:05:00Z">
        <w:r w:rsidDel="00806421">
          <w:rPr>
            <w:rFonts w:ascii="Cambria" w:hAnsi="Cambria"/>
            <w:sz w:val="28"/>
            <w:szCs w:val="28"/>
          </w:rPr>
          <w:delText>She really didn’t want it to get round the office</w:delText>
        </w:r>
        <w:r w:rsidR="001F5AA5" w:rsidDel="00806421">
          <w:rPr>
            <w:rFonts w:ascii="Cambria" w:hAnsi="Cambria"/>
            <w:sz w:val="28"/>
            <w:szCs w:val="28"/>
          </w:rPr>
          <w:delText>.</w:delText>
        </w:r>
      </w:del>
    </w:p>
    <w:p w14:paraId="2E9ECB13" w14:textId="41451263" w:rsidR="00AA1FFC" w:rsidRDefault="00AA1FFC" w:rsidP="00441730">
      <w:pPr>
        <w:spacing w:line="360" w:lineRule="auto"/>
        <w:ind w:firstLine="720"/>
        <w:contextualSpacing/>
        <w:rPr>
          <w:rFonts w:ascii="Cambria" w:hAnsi="Cambria"/>
          <w:sz w:val="28"/>
          <w:szCs w:val="28"/>
        </w:rPr>
      </w:pPr>
      <w:r>
        <w:rPr>
          <w:rFonts w:ascii="Cambria" w:hAnsi="Cambria"/>
          <w:sz w:val="28"/>
          <w:szCs w:val="28"/>
        </w:rPr>
        <w:t>‘We were just saying</w:t>
      </w:r>
      <w:ins w:id="23044" w:author="Daisy Watt" w:date="2026-06-23T19:05:00Z" w16du:dateUtc="2026-06-23T17:05:00Z">
        <w:r w:rsidR="00B47EA1">
          <w:rPr>
            <w:rFonts w:ascii="Cambria" w:hAnsi="Cambria"/>
            <w:sz w:val="28"/>
            <w:szCs w:val="28"/>
          </w:rPr>
          <w:t>,</w:t>
        </w:r>
      </w:ins>
      <w:del w:id="23045" w:author="Daisy Watt" w:date="2026-06-23T19:05:00Z" w16du:dateUtc="2026-06-23T17:05:00Z">
        <w:r w:rsidR="007269EC" w:rsidDel="00B47EA1">
          <w:rPr>
            <w:rFonts w:ascii="Cambria" w:hAnsi="Cambria"/>
            <w:sz w:val="28"/>
            <w:szCs w:val="28"/>
          </w:rPr>
          <w:delText xml:space="preserve"> -</w:delText>
        </w:r>
      </w:del>
      <w:r>
        <w:rPr>
          <w:rFonts w:ascii="Cambria" w:hAnsi="Cambria"/>
          <w:sz w:val="28"/>
          <w:szCs w:val="28"/>
        </w:rPr>
        <w:t xml:space="preserve"> poor Violet</w:t>
      </w:r>
      <w:del w:id="23046" w:author="Daisy Watt" w:date="2026-06-23T19:05:00Z" w16du:dateUtc="2026-06-23T17:05:00Z">
        <w:r w:rsidDel="00B47EA1">
          <w:rPr>
            <w:rFonts w:ascii="Cambria" w:hAnsi="Cambria"/>
            <w:sz w:val="28"/>
            <w:szCs w:val="28"/>
          </w:rPr>
          <w:delText>,</w:delText>
        </w:r>
      </w:del>
      <w:ins w:id="23047" w:author="Daisy Watt" w:date="2026-06-23T19:05:00Z" w16du:dateUtc="2026-06-23T17:05:00Z">
        <w:r w:rsidR="00B47EA1">
          <w:rPr>
            <w:rFonts w:ascii="Cambria" w:hAnsi="Cambria"/>
            <w:sz w:val="28"/>
            <w:szCs w:val="28"/>
          </w:rPr>
          <w:t>.</w:t>
        </w:r>
      </w:ins>
      <w:r>
        <w:rPr>
          <w:rFonts w:ascii="Cambria" w:hAnsi="Cambria"/>
          <w:sz w:val="28"/>
          <w:szCs w:val="28"/>
        </w:rPr>
        <w:t>’ Phil read her mind</w:t>
      </w:r>
      <w:r w:rsidR="00BE7C7E">
        <w:rPr>
          <w:rFonts w:ascii="Cambria" w:hAnsi="Cambria"/>
          <w:sz w:val="28"/>
          <w:szCs w:val="28"/>
        </w:rPr>
        <w:t>,</w:t>
      </w:r>
      <w:r w:rsidR="007269EC">
        <w:rPr>
          <w:rFonts w:ascii="Cambria" w:hAnsi="Cambria"/>
          <w:sz w:val="28"/>
          <w:szCs w:val="28"/>
        </w:rPr>
        <w:t xml:space="preserve"> and </w:t>
      </w:r>
      <w:r w:rsidR="00BE7C7E">
        <w:rPr>
          <w:rFonts w:ascii="Cambria" w:hAnsi="Cambria"/>
          <w:sz w:val="28"/>
          <w:szCs w:val="28"/>
        </w:rPr>
        <w:t>Clara</w:t>
      </w:r>
      <w:r w:rsidR="007269EC">
        <w:rPr>
          <w:rFonts w:ascii="Cambria" w:hAnsi="Cambria"/>
          <w:sz w:val="28"/>
          <w:szCs w:val="28"/>
        </w:rPr>
        <w:t xml:space="preserve"> felt a little flush of excitement again</w:t>
      </w:r>
      <w:r w:rsidR="00BE7C7E">
        <w:rPr>
          <w:rFonts w:ascii="Cambria" w:hAnsi="Cambria"/>
          <w:sz w:val="28"/>
          <w:szCs w:val="28"/>
        </w:rPr>
        <w:t xml:space="preserve"> that h</w:t>
      </w:r>
      <w:r w:rsidR="001F5AA5">
        <w:rPr>
          <w:rFonts w:ascii="Cambria" w:hAnsi="Cambria"/>
          <w:sz w:val="28"/>
          <w:szCs w:val="28"/>
        </w:rPr>
        <w:t>e</w:t>
      </w:r>
      <w:r w:rsidR="007269EC">
        <w:rPr>
          <w:rFonts w:ascii="Cambria" w:hAnsi="Cambria"/>
          <w:sz w:val="28"/>
          <w:szCs w:val="28"/>
        </w:rPr>
        <w:t xml:space="preserve"> had her back</w:t>
      </w:r>
      <w:r>
        <w:rPr>
          <w:rFonts w:ascii="Cambria" w:hAnsi="Cambria"/>
          <w:sz w:val="28"/>
          <w:szCs w:val="28"/>
        </w:rPr>
        <w:t>.</w:t>
      </w:r>
      <w:r w:rsidR="00764A45">
        <w:rPr>
          <w:rFonts w:ascii="Cambria" w:hAnsi="Cambria"/>
          <w:sz w:val="28"/>
          <w:szCs w:val="28"/>
        </w:rPr>
        <w:t xml:space="preserve"> ‘So sad.’</w:t>
      </w:r>
    </w:p>
    <w:p w14:paraId="79BA091F" w14:textId="4733C40D" w:rsidR="00B47032" w:rsidRDefault="00050FF8" w:rsidP="00441730">
      <w:pPr>
        <w:spacing w:line="360" w:lineRule="auto"/>
        <w:ind w:firstLine="720"/>
        <w:contextualSpacing/>
        <w:rPr>
          <w:rFonts w:ascii="Cambria" w:hAnsi="Cambria"/>
          <w:sz w:val="28"/>
          <w:szCs w:val="28"/>
        </w:rPr>
      </w:pPr>
      <w:r>
        <w:rPr>
          <w:rFonts w:ascii="Cambria" w:hAnsi="Cambria"/>
          <w:sz w:val="28"/>
          <w:szCs w:val="28"/>
        </w:rPr>
        <w:t>‘</w:t>
      </w:r>
      <w:r w:rsidR="007269EC">
        <w:rPr>
          <w:rFonts w:ascii="Cambria" w:hAnsi="Cambria"/>
          <w:sz w:val="28"/>
          <w:szCs w:val="28"/>
        </w:rPr>
        <w:t xml:space="preserve">Oh </w:t>
      </w:r>
      <w:r w:rsidR="00AA1FFC">
        <w:rPr>
          <w:rFonts w:ascii="Cambria" w:hAnsi="Cambria"/>
          <w:sz w:val="28"/>
          <w:szCs w:val="28"/>
        </w:rPr>
        <w:t xml:space="preserve">God, </w:t>
      </w:r>
      <w:r w:rsidR="00764A45">
        <w:rPr>
          <w:rFonts w:ascii="Cambria" w:hAnsi="Cambria"/>
          <w:sz w:val="28"/>
          <w:szCs w:val="28"/>
        </w:rPr>
        <w:t>I know</w:t>
      </w:r>
      <w:r w:rsidR="001F5AA5">
        <w:rPr>
          <w:rFonts w:ascii="Cambria" w:hAnsi="Cambria"/>
          <w:sz w:val="28"/>
          <w:szCs w:val="28"/>
        </w:rPr>
        <w:t>!</w:t>
      </w:r>
      <w:r>
        <w:rPr>
          <w:rFonts w:ascii="Cambria" w:hAnsi="Cambria"/>
          <w:sz w:val="28"/>
          <w:szCs w:val="28"/>
        </w:rPr>
        <w:t>’ Ishan pulled up a stool</w:t>
      </w:r>
      <w:r w:rsidR="00764A45">
        <w:rPr>
          <w:rFonts w:ascii="Cambria" w:hAnsi="Cambria"/>
          <w:sz w:val="28"/>
          <w:szCs w:val="28"/>
        </w:rPr>
        <w:t xml:space="preserve"> and sat</w:t>
      </w:r>
      <w:r w:rsidR="005E75D2">
        <w:rPr>
          <w:rFonts w:ascii="Cambria" w:hAnsi="Cambria"/>
          <w:sz w:val="28"/>
          <w:szCs w:val="28"/>
        </w:rPr>
        <w:t>, taking off his glasses to polish them</w:t>
      </w:r>
      <w:r>
        <w:rPr>
          <w:rFonts w:ascii="Cambria" w:hAnsi="Cambria"/>
          <w:sz w:val="28"/>
          <w:szCs w:val="28"/>
        </w:rPr>
        <w:t>. ‘I can’t believe she’s really gone.’</w:t>
      </w:r>
    </w:p>
    <w:p w14:paraId="123C68A4" w14:textId="2F898979" w:rsidR="00050FF8" w:rsidDel="005426D5" w:rsidRDefault="00050FF8" w:rsidP="00441730">
      <w:pPr>
        <w:spacing w:line="360" w:lineRule="auto"/>
        <w:ind w:firstLine="720"/>
        <w:contextualSpacing/>
        <w:rPr>
          <w:del w:id="23048" w:author="Claire S" w:date="2026-06-05T23:41:00Z" w16du:dateUtc="2026-06-05T22:41:00Z"/>
          <w:rFonts w:ascii="Cambria" w:hAnsi="Cambria"/>
          <w:sz w:val="28"/>
          <w:szCs w:val="28"/>
        </w:rPr>
      </w:pPr>
      <w:del w:id="23049" w:author="Claire S" w:date="2026-06-05T23:41:00Z" w16du:dateUtc="2026-06-05T22:41:00Z">
        <w:r w:rsidDel="005426D5">
          <w:rPr>
            <w:rFonts w:ascii="Cambria" w:hAnsi="Cambria"/>
            <w:sz w:val="28"/>
            <w:szCs w:val="28"/>
          </w:rPr>
          <w:delText>Clara felt a lurch in her belly. ‘No, nor me.’</w:delText>
        </w:r>
      </w:del>
    </w:p>
    <w:p w14:paraId="39650B2F" w14:textId="41A3DB19" w:rsidR="00A51ADE" w:rsidRDefault="00A51ADE" w:rsidP="00441730">
      <w:pPr>
        <w:spacing w:line="360" w:lineRule="auto"/>
        <w:ind w:firstLine="720"/>
        <w:contextualSpacing/>
        <w:rPr>
          <w:rFonts w:ascii="Cambria" w:hAnsi="Cambria"/>
          <w:sz w:val="28"/>
          <w:szCs w:val="28"/>
        </w:rPr>
      </w:pPr>
      <w:r>
        <w:rPr>
          <w:rFonts w:ascii="Cambria" w:hAnsi="Cambria"/>
          <w:sz w:val="28"/>
          <w:szCs w:val="28"/>
        </w:rPr>
        <w:t>‘You know, I wanted to ask you something</w:t>
      </w:r>
      <w:r w:rsidR="00FF5860">
        <w:rPr>
          <w:rFonts w:ascii="Cambria" w:hAnsi="Cambria"/>
          <w:sz w:val="28"/>
          <w:szCs w:val="28"/>
        </w:rPr>
        <w:t>, Ish</w:t>
      </w:r>
      <w:del w:id="23050" w:author="Daisy Watt" w:date="2026-06-23T19:05:00Z" w16du:dateUtc="2026-06-23T17:05:00Z">
        <w:r w:rsidDel="00C86BAC">
          <w:rPr>
            <w:rFonts w:ascii="Cambria" w:hAnsi="Cambria"/>
            <w:sz w:val="28"/>
            <w:szCs w:val="28"/>
          </w:rPr>
          <w:delText>,</w:delText>
        </w:r>
      </w:del>
      <w:ins w:id="23051" w:author="Daisy Watt" w:date="2026-06-23T19:05:00Z" w16du:dateUtc="2026-06-23T17:05:00Z">
        <w:r w:rsidR="00C86BAC">
          <w:rPr>
            <w:rFonts w:ascii="Cambria" w:hAnsi="Cambria"/>
            <w:sz w:val="28"/>
            <w:szCs w:val="28"/>
          </w:rPr>
          <w:t>.</w:t>
        </w:r>
      </w:ins>
      <w:r>
        <w:rPr>
          <w:rFonts w:ascii="Cambria" w:hAnsi="Cambria"/>
          <w:sz w:val="28"/>
          <w:szCs w:val="28"/>
        </w:rPr>
        <w:t xml:space="preserve">’ Phil’s pleasant face </w:t>
      </w:r>
      <w:r w:rsidR="00FF6FD8">
        <w:rPr>
          <w:rFonts w:ascii="Cambria" w:hAnsi="Cambria"/>
          <w:sz w:val="28"/>
          <w:szCs w:val="28"/>
        </w:rPr>
        <w:t>turned solemn</w:t>
      </w:r>
      <w:r>
        <w:rPr>
          <w:rFonts w:ascii="Cambria" w:hAnsi="Cambria"/>
          <w:sz w:val="28"/>
          <w:szCs w:val="28"/>
        </w:rPr>
        <w:t>. ‘That last night, at the Buzz</w:t>
      </w:r>
      <w:ins w:id="23052" w:author="Claire S" w:date="2026-07-31T17:14:00Z" w16du:dateUtc="2026-07-31T16:14:00Z">
        <w:r w:rsidR="00A51809">
          <w:rPr>
            <w:rFonts w:ascii="Cambria" w:hAnsi="Cambria"/>
            <w:sz w:val="28"/>
            <w:szCs w:val="28"/>
          </w:rPr>
          <w:t>y</w:t>
        </w:r>
      </w:ins>
      <w:r>
        <w:rPr>
          <w:rFonts w:ascii="Cambria" w:hAnsi="Cambria"/>
          <w:sz w:val="28"/>
          <w:szCs w:val="28"/>
        </w:rPr>
        <w:t xml:space="preserve"> Ba</w:t>
      </w:r>
      <w:ins w:id="23053" w:author="Daisy Watt" w:date="2026-06-23T19:06:00Z" w16du:dateUtc="2026-06-23T17:06:00Z">
        <w:r w:rsidR="00D23276">
          <w:rPr>
            <w:rFonts w:ascii="Cambria" w:hAnsi="Cambria"/>
            <w:sz w:val="28"/>
            <w:szCs w:val="28"/>
          </w:rPr>
          <w:t>r…</w:t>
        </w:r>
      </w:ins>
      <w:del w:id="23054" w:author="Daisy Watt" w:date="2026-06-23T19:06:00Z" w16du:dateUtc="2026-06-23T17:06:00Z">
        <w:r w:rsidDel="00D23276">
          <w:rPr>
            <w:rFonts w:ascii="Cambria" w:hAnsi="Cambria"/>
            <w:sz w:val="28"/>
            <w:szCs w:val="28"/>
          </w:rPr>
          <w:delText>r</w:delText>
        </w:r>
      </w:del>
      <w:del w:id="23055" w:author="Daisy Watt" w:date="2026-06-23T19:05:00Z" w16du:dateUtc="2026-06-23T17:05:00Z">
        <w:r w:rsidR="00AA1FFC" w:rsidDel="00D23276">
          <w:rPr>
            <w:rFonts w:ascii="Cambria" w:hAnsi="Cambria"/>
            <w:sz w:val="28"/>
            <w:szCs w:val="28"/>
          </w:rPr>
          <w:delText xml:space="preserve"> -</w:delText>
        </w:r>
      </w:del>
      <w:r>
        <w:rPr>
          <w:rFonts w:ascii="Cambria" w:hAnsi="Cambria"/>
          <w:sz w:val="28"/>
          <w:szCs w:val="28"/>
        </w:rPr>
        <w:t>’</w:t>
      </w:r>
    </w:p>
    <w:p w14:paraId="6C721146" w14:textId="477F8B26" w:rsidR="00A51ADE" w:rsidRDefault="00A51ADE" w:rsidP="00441730">
      <w:pPr>
        <w:spacing w:line="360" w:lineRule="auto"/>
        <w:ind w:firstLine="720"/>
        <w:contextualSpacing/>
        <w:rPr>
          <w:rFonts w:ascii="Cambria" w:hAnsi="Cambria"/>
          <w:sz w:val="28"/>
          <w:szCs w:val="28"/>
        </w:rPr>
      </w:pPr>
      <w:r>
        <w:rPr>
          <w:rFonts w:ascii="Cambria" w:hAnsi="Cambria"/>
          <w:sz w:val="28"/>
          <w:szCs w:val="28"/>
        </w:rPr>
        <w:t>‘</w:t>
      </w:r>
      <w:r w:rsidR="00801D5E">
        <w:rPr>
          <w:rFonts w:ascii="Cambria" w:hAnsi="Cambria"/>
          <w:sz w:val="28"/>
          <w:szCs w:val="28"/>
        </w:rPr>
        <w:t xml:space="preserve">On </w:t>
      </w:r>
      <w:r>
        <w:rPr>
          <w:rFonts w:ascii="Cambria" w:hAnsi="Cambria"/>
          <w:sz w:val="28"/>
          <w:szCs w:val="28"/>
        </w:rPr>
        <w:t>Saturday</w:t>
      </w:r>
      <w:r w:rsidR="00FF6FD8">
        <w:rPr>
          <w:rFonts w:ascii="Cambria" w:hAnsi="Cambria"/>
          <w:sz w:val="28"/>
          <w:szCs w:val="28"/>
        </w:rPr>
        <w:t>,</w:t>
      </w:r>
      <w:r>
        <w:rPr>
          <w:rFonts w:ascii="Cambria" w:hAnsi="Cambria"/>
          <w:sz w:val="28"/>
          <w:szCs w:val="28"/>
        </w:rPr>
        <w:t xml:space="preserve"> </w:t>
      </w:r>
      <w:r w:rsidR="00801D5E">
        <w:rPr>
          <w:rFonts w:ascii="Cambria" w:hAnsi="Cambria"/>
          <w:sz w:val="28"/>
          <w:szCs w:val="28"/>
        </w:rPr>
        <w:t>you mean</w:t>
      </w:r>
      <w:r>
        <w:rPr>
          <w:rFonts w:ascii="Cambria" w:hAnsi="Cambria"/>
          <w:sz w:val="28"/>
          <w:szCs w:val="28"/>
        </w:rPr>
        <w:t xml:space="preserve">?’ Ishan </w:t>
      </w:r>
      <w:r w:rsidR="00AA1FFC">
        <w:rPr>
          <w:rFonts w:ascii="Cambria" w:hAnsi="Cambria"/>
          <w:sz w:val="28"/>
          <w:szCs w:val="28"/>
        </w:rPr>
        <w:t>narrowed his eyes</w:t>
      </w:r>
      <w:ins w:id="23056" w:author="Claire S" w:date="2026-06-05T23:41:00Z" w16du:dateUtc="2026-06-05T22:41:00Z">
        <w:r w:rsidR="005426D5">
          <w:rPr>
            <w:rFonts w:ascii="Cambria" w:hAnsi="Cambria"/>
            <w:sz w:val="28"/>
            <w:szCs w:val="28"/>
          </w:rPr>
          <w:t>,</w:t>
        </w:r>
      </w:ins>
      <w:r w:rsidR="008E7D59">
        <w:rPr>
          <w:rFonts w:ascii="Cambria" w:hAnsi="Cambria"/>
          <w:sz w:val="28"/>
          <w:szCs w:val="28"/>
        </w:rPr>
        <w:t xml:space="preserve"> as if thinking</w:t>
      </w:r>
      <w:r w:rsidR="00801D5E">
        <w:rPr>
          <w:rFonts w:ascii="Cambria" w:hAnsi="Cambria"/>
          <w:sz w:val="28"/>
          <w:szCs w:val="28"/>
        </w:rPr>
        <w:t xml:space="preserve"> back</w:t>
      </w:r>
      <w:r>
        <w:rPr>
          <w:rFonts w:ascii="Cambria" w:hAnsi="Cambria"/>
          <w:sz w:val="28"/>
          <w:szCs w:val="28"/>
        </w:rPr>
        <w:t>. ‘What about it?’</w:t>
      </w:r>
    </w:p>
    <w:p w14:paraId="027C7807" w14:textId="43002E2F" w:rsidR="00A51ADE" w:rsidRDefault="00A51ADE" w:rsidP="00441730">
      <w:pPr>
        <w:spacing w:line="360" w:lineRule="auto"/>
        <w:ind w:firstLine="720"/>
        <w:contextualSpacing/>
        <w:rPr>
          <w:rFonts w:ascii="Cambria" w:hAnsi="Cambria"/>
          <w:sz w:val="28"/>
          <w:szCs w:val="28"/>
        </w:rPr>
      </w:pPr>
      <w:r>
        <w:rPr>
          <w:rFonts w:ascii="Cambria" w:hAnsi="Cambria"/>
          <w:sz w:val="28"/>
          <w:szCs w:val="28"/>
        </w:rPr>
        <w:t>‘</w:t>
      </w:r>
      <w:r w:rsidR="00FF5860">
        <w:rPr>
          <w:rFonts w:ascii="Cambria" w:hAnsi="Cambria"/>
          <w:sz w:val="28"/>
          <w:szCs w:val="28"/>
        </w:rPr>
        <w:t>Yeah, I just wondered, w</w:t>
      </w:r>
      <w:r>
        <w:rPr>
          <w:rFonts w:ascii="Cambria" w:hAnsi="Cambria"/>
          <w:sz w:val="28"/>
          <w:szCs w:val="28"/>
        </w:rPr>
        <w:t>here did you and Violet go?’</w:t>
      </w:r>
    </w:p>
    <w:p w14:paraId="27163FFF" w14:textId="78F8984A" w:rsidR="00A51ADE" w:rsidRDefault="00A51ADE" w:rsidP="00441730">
      <w:pPr>
        <w:spacing w:line="360" w:lineRule="auto"/>
        <w:ind w:firstLine="720"/>
        <w:contextualSpacing/>
        <w:rPr>
          <w:rFonts w:ascii="Cambria" w:hAnsi="Cambria"/>
          <w:sz w:val="28"/>
          <w:szCs w:val="28"/>
        </w:rPr>
      </w:pPr>
      <w:r>
        <w:rPr>
          <w:rFonts w:ascii="Cambria" w:hAnsi="Cambria"/>
          <w:sz w:val="28"/>
          <w:szCs w:val="28"/>
        </w:rPr>
        <w:t>‘What?’ Ishan shook his head, serious too now. ‘What do you mean?’</w:t>
      </w:r>
    </w:p>
    <w:p w14:paraId="42AC65B1" w14:textId="62BB49EA" w:rsidR="00A51ADE" w:rsidRDefault="00A51ADE" w:rsidP="00441730">
      <w:pPr>
        <w:spacing w:line="360" w:lineRule="auto"/>
        <w:ind w:firstLine="720"/>
        <w:contextualSpacing/>
        <w:rPr>
          <w:rFonts w:ascii="Cambria" w:hAnsi="Cambria"/>
          <w:sz w:val="28"/>
          <w:szCs w:val="28"/>
        </w:rPr>
      </w:pPr>
      <w:r>
        <w:rPr>
          <w:rFonts w:ascii="Cambria" w:hAnsi="Cambria"/>
          <w:sz w:val="28"/>
          <w:szCs w:val="28"/>
        </w:rPr>
        <w:t>‘You went outside for a while, the pair of you, and then she was gone</w:t>
      </w:r>
      <w:r w:rsidR="008E7D59">
        <w:rPr>
          <w:rFonts w:ascii="Cambria" w:hAnsi="Cambria"/>
          <w:sz w:val="28"/>
          <w:szCs w:val="28"/>
        </w:rPr>
        <w:t>.</w:t>
      </w:r>
      <w:r w:rsidR="00C914AE">
        <w:rPr>
          <w:rFonts w:ascii="Cambria" w:hAnsi="Cambria"/>
          <w:sz w:val="28"/>
          <w:szCs w:val="28"/>
        </w:rPr>
        <w:t xml:space="preserve"> I mean, she didn’t come back in.</w:t>
      </w:r>
      <w:r>
        <w:rPr>
          <w:rFonts w:ascii="Cambria" w:hAnsi="Cambria"/>
          <w:sz w:val="28"/>
          <w:szCs w:val="28"/>
        </w:rPr>
        <w:t xml:space="preserve">’ Phil took another sip of beer. ‘I just wondered </w:t>
      </w:r>
      <w:r w:rsidR="00C914AE">
        <w:rPr>
          <w:rFonts w:ascii="Cambria" w:hAnsi="Cambria"/>
          <w:sz w:val="28"/>
          <w:szCs w:val="28"/>
        </w:rPr>
        <w:t xml:space="preserve">– was she </w:t>
      </w:r>
      <w:r>
        <w:rPr>
          <w:rFonts w:ascii="Cambria" w:hAnsi="Cambria"/>
          <w:sz w:val="28"/>
          <w:szCs w:val="28"/>
        </w:rPr>
        <w:t>ok</w:t>
      </w:r>
      <w:r w:rsidR="00C914AE">
        <w:rPr>
          <w:rFonts w:ascii="Cambria" w:hAnsi="Cambria"/>
          <w:sz w:val="28"/>
          <w:szCs w:val="28"/>
        </w:rPr>
        <w:t>ay</w:t>
      </w:r>
      <w:ins w:id="23057" w:author="Daisy Watt" w:date="2026-06-23T19:06:00Z" w16du:dateUtc="2026-06-23T17:06:00Z">
        <w:r w:rsidR="002B6F16">
          <w:rPr>
            <w:rFonts w:ascii="Cambria" w:hAnsi="Cambria"/>
            <w:sz w:val="28"/>
            <w:szCs w:val="28"/>
          </w:rPr>
          <w:t>,</w:t>
        </w:r>
      </w:ins>
      <w:r w:rsidR="00C914AE">
        <w:rPr>
          <w:rFonts w:ascii="Cambria" w:hAnsi="Cambria"/>
          <w:sz w:val="28"/>
          <w:szCs w:val="28"/>
        </w:rPr>
        <w:t xml:space="preserve"> then?</w:t>
      </w:r>
      <w:r>
        <w:rPr>
          <w:rFonts w:ascii="Cambria" w:hAnsi="Cambria"/>
          <w:sz w:val="28"/>
          <w:szCs w:val="28"/>
        </w:rPr>
        <w:t>’</w:t>
      </w:r>
    </w:p>
    <w:p w14:paraId="351A25FD" w14:textId="0174D875" w:rsidR="00A51ADE" w:rsidRDefault="00A51ADE" w:rsidP="00441730">
      <w:pPr>
        <w:spacing w:line="360" w:lineRule="auto"/>
        <w:ind w:firstLine="720"/>
        <w:contextualSpacing/>
        <w:rPr>
          <w:rFonts w:ascii="Cambria" w:hAnsi="Cambria"/>
          <w:sz w:val="28"/>
          <w:szCs w:val="28"/>
        </w:rPr>
      </w:pPr>
      <w:r>
        <w:rPr>
          <w:rFonts w:ascii="Cambria" w:hAnsi="Cambria"/>
          <w:sz w:val="28"/>
          <w:szCs w:val="28"/>
        </w:rPr>
        <w:t>‘</w:t>
      </w:r>
      <w:r w:rsidR="00C914AE">
        <w:rPr>
          <w:rFonts w:ascii="Cambria" w:hAnsi="Cambria"/>
          <w:sz w:val="28"/>
          <w:szCs w:val="28"/>
        </w:rPr>
        <w:t xml:space="preserve">You’ve got that wrong, mate. </w:t>
      </w:r>
      <w:r>
        <w:rPr>
          <w:rFonts w:ascii="Cambria" w:hAnsi="Cambria"/>
          <w:sz w:val="28"/>
          <w:szCs w:val="28"/>
        </w:rPr>
        <w:t>I didn’t go outside with her</w:t>
      </w:r>
      <w:del w:id="23058" w:author="Daisy Watt" w:date="2026-06-23T19:06:00Z" w16du:dateUtc="2026-06-23T17:06:00Z">
        <w:r w:rsidDel="00B40CA2">
          <w:rPr>
            <w:rFonts w:ascii="Cambria" w:hAnsi="Cambria"/>
            <w:sz w:val="28"/>
            <w:szCs w:val="28"/>
          </w:rPr>
          <w:delText>,</w:delText>
        </w:r>
      </w:del>
      <w:ins w:id="23059" w:author="Daisy Watt" w:date="2026-06-23T19:06:00Z" w16du:dateUtc="2026-06-23T17:06:00Z">
        <w:r w:rsidR="00B40CA2">
          <w:rPr>
            <w:rFonts w:ascii="Cambria" w:hAnsi="Cambria"/>
            <w:sz w:val="28"/>
            <w:szCs w:val="28"/>
          </w:rPr>
          <w:t>.</w:t>
        </w:r>
      </w:ins>
      <w:r>
        <w:rPr>
          <w:rFonts w:ascii="Cambria" w:hAnsi="Cambria"/>
          <w:sz w:val="28"/>
          <w:szCs w:val="28"/>
        </w:rPr>
        <w:t>’ Ishan shook his head again</w:t>
      </w:r>
      <w:r w:rsidR="00FF6FD8">
        <w:rPr>
          <w:rFonts w:ascii="Cambria" w:hAnsi="Cambria"/>
          <w:sz w:val="28"/>
          <w:szCs w:val="28"/>
        </w:rPr>
        <w:t>, and pushed his glasses up his nose</w:t>
      </w:r>
      <w:r>
        <w:rPr>
          <w:rFonts w:ascii="Cambria" w:hAnsi="Cambria"/>
          <w:sz w:val="28"/>
          <w:szCs w:val="28"/>
        </w:rPr>
        <w:t>. ‘</w:t>
      </w:r>
      <w:r w:rsidR="005E1DCC">
        <w:rPr>
          <w:rFonts w:ascii="Cambria" w:hAnsi="Cambria"/>
          <w:sz w:val="28"/>
          <w:szCs w:val="28"/>
        </w:rPr>
        <w:t>I was inside all night.</w:t>
      </w:r>
      <w:r>
        <w:rPr>
          <w:rFonts w:ascii="Cambria" w:hAnsi="Cambria"/>
          <w:sz w:val="28"/>
          <w:szCs w:val="28"/>
        </w:rPr>
        <w:t>’</w:t>
      </w:r>
    </w:p>
    <w:p w14:paraId="533E91AA" w14:textId="38D5A15F" w:rsidR="00A51ADE" w:rsidRDefault="00A51ADE" w:rsidP="00441730">
      <w:pPr>
        <w:spacing w:line="360" w:lineRule="auto"/>
        <w:ind w:firstLine="720"/>
        <w:contextualSpacing/>
        <w:rPr>
          <w:rFonts w:ascii="Cambria" w:hAnsi="Cambria"/>
          <w:sz w:val="28"/>
          <w:szCs w:val="28"/>
        </w:rPr>
      </w:pPr>
      <w:r>
        <w:rPr>
          <w:rFonts w:ascii="Cambria" w:hAnsi="Cambria"/>
          <w:sz w:val="28"/>
          <w:szCs w:val="28"/>
        </w:rPr>
        <w:t>‘</w:t>
      </w:r>
      <w:r w:rsidR="005E1DCC">
        <w:rPr>
          <w:rFonts w:ascii="Cambria" w:hAnsi="Cambria"/>
          <w:sz w:val="28"/>
          <w:szCs w:val="28"/>
        </w:rPr>
        <w:t xml:space="preserve">I don’t think so.  </w:t>
      </w:r>
      <w:r>
        <w:rPr>
          <w:rFonts w:ascii="Cambria" w:hAnsi="Cambria"/>
          <w:sz w:val="28"/>
          <w:szCs w:val="28"/>
        </w:rPr>
        <w:t>I was standing with Maude’s gang at the bar, and Maude made some catty comment</w:t>
      </w:r>
      <w:r w:rsidR="005E1DCC">
        <w:rPr>
          <w:rFonts w:ascii="Cambria" w:hAnsi="Cambria"/>
          <w:sz w:val="28"/>
          <w:szCs w:val="28"/>
        </w:rPr>
        <w:t xml:space="preserve"> about you and Vi</w:t>
      </w:r>
      <w:del w:id="23060" w:author="Daisy Watt" w:date="2026-06-23T19:06:00Z" w16du:dateUtc="2026-06-23T17:06:00Z">
        <w:r w:rsidR="007741A4" w:rsidDel="002F4186">
          <w:rPr>
            <w:rFonts w:ascii="Cambria" w:hAnsi="Cambria"/>
            <w:sz w:val="28"/>
            <w:szCs w:val="28"/>
          </w:rPr>
          <w:delText>,</w:delText>
        </w:r>
      </w:del>
      <w:ins w:id="23061" w:author="Daisy Watt" w:date="2026-06-23T19:06:00Z" w16du:dateUtc="2026-06-23T17:06:00Z">
        <w:r w:rsidR="002F4186">
          <w:rPr>
            <w:rFonts w:ascii="Cambria" w:hAnsi="Cambria"/>
            <w:sz w:val="28"/>
            <w:szCs w:val="28"/>
          </w:rPr>
          <w:t>.</w:t>
        </w:r>
      </w:ins>
      <w:r>
        <w:rPr>
          <w:rFonts w:ascii="Cambria" w:hAnsi="Cambria"/>
          <w:sz w:val="28"/>
          <w:szCs w:val="28"/>
        </w:rPr>
        <w:t>’</w:t>
      </w:r>
      <w:r w:rsidR="00067D42">
        <w:rPr>
          <w:rFonts w:ascii="Cambria" w:hAnsi="Cambria"/>
          <w:sz w:val="28"/>
          <w:szCs w:val="28"/>
        </w:rPr>
        <w:t xml:space="preserve"> Phil looked at the other guy curiously. </w:t>
      </w:r>
      <w:r w:rsidR="007741A4">
        <w:rPr>
          <w:rFonts w:ascii="Cambria" w:hAnsi="Cambria"/>
          <w:sz w:val="28"/>
          <w:szCs w:val="28"/>
        </w:rPr>
        <w:t>‘That’s why I remember.’</w:t>
      </w:r>
    </w:p>
    <w:p w14:paraId="3E065312" w14:textId="6732FD88" w:rsidR="00A51ADE" w:rsidRDefault="00A51ADE" w:rsidP="00441730">
      <w:pPr>
        <w:spacing w:line="360" w:lineRule="auto"/>
        <w:ind w:firstLine="720"/>
        <w:contextualSpacing/>
        <w:rPr>
          <w:rFonts w:ascii="Cambria" w:hAnsi="Cambria"/>
          <w:sz w:val="28"/>
          <w:szCs w:val="28"/>
        </w:rPr>
      </w:pPr>
      <w:r>
        <w:rPr>
          <w:rFonts w:ascii="Cambria" w:hAnsi="Cambria"/>
          <w:sz w:val="28"/>
          <w:szCs w:val="28"/>
        </w:rPr>
        <w:t>‘</w:t>
      </w:r>
      <w:r w:rsidR="005E1DCC">
        <w:rPr>
          <w:rFonts w:ascii="Cambria" w:hAnsi="Cambria"/>
          <w:sz w:val="28"/>
          <w:szCs w:val="28"/>
        </w:rPr>
        <w:t>Well</w:t>
      </w:r>
      <w:r w:rsidR="00067D42">
        <w:rPr>
          <w:rFonts w:ascii="Cambria" w:hAnsi="Cambria"/>
          <w:sz w:val="28"/>
          <w:szCs w:val="28"/>
        </w:rPr>
        <w:t>,</w:t>
      </w:r>
      <w:r w:rsidR="005E1DCC">
        <w:rPr>
          <w:rFonts w:ascii="Cambria" w:hAnsi="Cambria"/>
          <w:sz w:val="28"/>
          <w:szCs w:val="28"/>
        </w:rPr>
        <w:t xml:space="preserve"> Maude’s full </w:t>
      </w:r>
      <w:r>
        <w:rPr>
          <w:rFonts w:ascii="Cambria" w:hAnsi="Cambria"/>
          <w:sz w:val="28"/>
          <w:szCs w:val="28"/>
        </w:rPr>
        <w:t>o</w:t>
      </w:r>
      <w:r w:rsidR="005E1DCC">
        <w:rPr>
          <w:rFonts w:ascii="Cambria" w:hAnsi="Cambria"/>
          <w:sz w:val="28"/>
          <w:szCs w:val="28"/>
        </w:rPr>
        <w:t xml:space="preserve">f </w:t>
      </w:r>
      <w:del w:id="23062" w:author="Claire S" w:date="2026-06-08T17:09:00Z" w16du:dateUtc="2026-06-08T16:09:00Z">
        <w:r w:rsidR="005E75D2" w:rsidDel="00573D0A">
          <w:rPr>
            <w:rFonts w:ascii="Cambria" w:hAnsi="Cambria"/>
            <w:sz w:val="28"/>
            <w:szCs w:val="28"/>
          </w:rPr>
          <w:delText>rubbish</w:delText>
        </w:r>
      </w:del>
      <w:ins w:id="23063" w:author="Claire S" w:date="2026-06-08T17:09:00Z" w16du:dateUtc="2026-06-08T16:09:00Z">
        <w:r w:rsidR="00573D0A">
          <w:rPr>
            <w:rFonts w:ascii="Cambria" w:hAnsi="Cambria"/>
            <w:sz w:val="28"/>
            <w:szCs w:val="28"/>
          </w:rPr>
          <w:t>bullshit</w:t>
        </w:r>
      </w:ins>
      <w:r w:rsidR="005E1DCC">
        <w:rPr>
          <w:rFonts w:ascii="Cambria" w:hAnsi="Cambria"/>
          <w:sz w:val="28"/>
          <w:szCs w:val="28"/>
        </w:rPr>
        <w:t>, we all know that.</w:t>
      </w:r>
      <w:r w:rsidR="00C51945">
        <w:rPr>
          <w:rFonts w:ascii="Cambria" w:hAnsi="Cambria"/>
          <w:sz w:val="28"/>
          <w:szCs w:val="28"/>
        </w:rPr>
        <w:t xml:space="preserve"> Wherever Violet went, I wasn’t with her</w:t>
      </w:r>
      <w:del w:id="23064" w:author="Daisy Watt" w:date="2026-06-23T19:06:00Z" w16du:dateUtc="2026-06-23T17:06:00Z">
        <w:r w:rsidR="00C51945" w:rsidDel="005E561B">
          <w:rPr>
            <w:rFonts w:ascii="Cambria" w:hAnsi="Cambria"/>
            <w:sz w:val="28"/>
            <w:szCs w:val="28"/>
          </w:rPr>
          <w:delText>,</w:delText>
        </w:r>
      </w:del>
      <w:ins w:id="23065" w:author="Daisy Watt" w:date="2026-06-23T19:06:00Z" w16du:dateUtc="2026-06-23T17:06:00Z">
        <w:r w:rsidR="005E561B">
          <w:rPr>
            <w:rFonts w:ascii="Cambria" w:hAnsi="Cambria"/>
            <w:sz w:val="28"/>
            <w:szCs w:val="28"/>
          </w:rPr>
          <w:t>.</w:t>
        </w:r>
      </w:ins>
      <w:r w:rsidR="00C51945">
        <w:rPr>
          <w:rFonts w:ascii="Cambria" w:hAnsi="Cambria"/>
          <w:sz w:val="28"/>
          <w:szCs w:val="28"/>
        </w:rPr>
        <w:t xml:space="preserve"> I was in the bar all night.</w:t>
      </w:r>
      <w:r w:rsidR="00377746">
        <w:rPr>
          <w:rFonts w:ascii="Cambria" w:hAnsi="Cambria"/>
          <w:sz w:val="28"/>
          <w:szCs w:val="28"/>
        </w:rPr>
        <w:t>’ Ishan stood up and stretched. ‘</w:t>
      </w:r>
      <w:r w:rsidR="005E1DCC">
        <w:rPr>
          <w:rFonts w:ascii="Cambria" w:hAnsi="Cambria"/>
          <w:sz w:val="28"/>
          <w:szCs w:val="28"/>
        </w:rPr>
        <w:t>Anyone for</w:t>
      </w:r>
      <w:r w:rsidR="00377746">
        <w:rPr>
          <w:rFonts w:ascii="Cambria" w:hAnsi="Cambria"/>
          <w:sz w:val="28"/>
          <w:szCs w:val="28"/>
        </w:rPr>
        <w:t xml:space="preserve"> a game of darts?’</w:t>
      </w:r>
    </w:p>
    <w:p w14:paraId="59277FA2" w14:textId="6C4560D2" w:rsidR="00587186" w:rsidRDefault="00A51ADE" w:rsidP="00587186">
      <w:pPr>
        <w:spacing w:line="360" w:lineRule="auto"/>
        <w:ind w:firstLine="720"/>
        <w:contextualSpacing/>
        <w:rPr>
          <w:rFonts w:ascii="Cambria" w:hAnsi="Cambria"/>
          <w:sz w:val="28"/>
          <w:szCs w:val="28"/>
        </w:rPr>
      </w:pPr>
      <w:r>
        <w:rPr>
          <w:rFonts w:ascii="Cambria" w:hAnsi="Cambria"/>
          <w:sz w:val="28"/>
          <w:szCs w:val="28"/>
        </w:rPr>
        <w:t>But</w:t>
      </w:r>
      <w:r w:rsidR="007C4ECC">
        <w:rPr>
          <w:rFonts w:ascii="Cambria" w:hAnsi="Cambria"/>
          <w:sz w:val="28"/>
          <w:szCs w:val="28"/>
        </w:rPr>
        <w:t xml:space="preserve"> </w:t>
      </w:r>
      <w:r w:rsidR="00C51945">
        <w:rPr>
          <w:rFonts w:ascii="Cambria" w:hAnsi="Cambria"/>
          <w:sz w:val="28"/>
          <w:szCs w:val="28"/>
        </w:rPr>
        <w:t>for all his nonchalance</w:t>
      </w:r>
      <w:r w:rsidR="007C4ECC">
        <w:rPr>
          <w:rFonts w:ascii="Cambria" w:hAnsi="Cambria"/>
          <w:sz w:val="28"/>
          <w:szCs w:val="28"/>
        </w:rPr>
        <w:t xml:space="preserve">, </w:t>
      </w:r>
      <w:r>
        <w:rPr>
          <w:rFonts w:ascii="Cambria" w:hAnsi="Cambria"/>
          <w:sz w:val="28"/>
          <w:szCs w:val="28"/>
        </w:rPr>
        <w:t>Clara could sense the tension in Ishan</w:t>
      </w:r>
      <w:r w:rsidR="00587186">
        <w:rPr>
          <w:rFonts w:ascii="Cambria" w:hAnsi="Cambria"/>
          <w:sz w:val="28"/>
          <w:szCs w:val="28"/>
        </w:rPr>
        <w:t>.</w:t>
      </w:r>
      <w:ins w:id="23066" w:author="Claire S" w:date="2026-06-05T14:55:00Z" w16du:dateUtc="2026-06-05T13:55:00Z">
        <w:r w:rsidR="00FE3135">
          <w:rPr>
            <w:rFonts w:ascii="Cambria" w:hAnsi="Cambria"/>
            <w:sz w:val="28"/>
            <w:szCs w:val="28"/>
          </w:rPr>
          <w:t xml:space="preserve">  Which one of them was telling the truth, she wondered</w:t>
        </w:r>
        <w:del w:id="23067" w:author="Daisy Watt" w:date="2026-06-23T19:07:00Z" w16du:dateUtc="2026-06-23T17:07:00Z">
          <w:r w:rsidR="00FE3135" w:rsidDel="00965290">
            <w:rPr>
              <w:rFonts w:ascii="Cambria" w:hAnsi="Cambria"/>
              <w:sz w:val="28"/>
              <w:szCs w:val="28"/>
            </w:rPr>
            <w:delText>.</w:delText>
          </w:r>
        </w:del>
      </w:ins>
      <w:ins w:id="23068" w:author="Daisy Watt" w:date="2026-06-23T19:07:00Z" w16du:dateUtc="2026-06-23T17:07:00Z">
        <w:r w:rsidR="00965290">
          <w:rPr>
            <w:rFonts w:ascii="Cambria" w:hAnsi="Cambria"/>
            <w:sz w:val="28"/>
            <w:szCs w:val="28"/>
          </w:rPr>
          <w:t>?</w:t>
        </w:r>
      </w:ins>
      <w:ins w:id="23069" w:author="Claire S" w:date="2026-06-05T14:55:00Z" w16du:dateUtc="2026-06-05T13:55:00Z">
        <w:r w:rsidR="00FE3135">
          <w:rPr>
            <w:rFonts w:ascii="Cambria" w:hAnsi="Cambria"/>
            <w:sz w:val="28"/>
            <w:szCs w:val="28"/>
          </w:rPr>
          <w:t xml:space="preserve"> </w:t>
        </w:r>
      </w:ins>
    </w:p>
    <w:p w14:paraId="4C06E4A8" w14:textId="60B5A484" w:rsidR="000933BD" w:rsidRDefault="00587186" w:rsidP="00712309">
      <w:pPr>
        <w:spacing w:line="360" w:lineRule="auto"/>
        <w:ind w:firstLine="720"/>
        <w:contextualSpacing/>
        <w:rPr>
          <w:ins w:id="23070" w:author="Claire S" w:date="2026-07-31T17:20:00Z" w16du:dateUtc="2026-07-31T16:20:00Z"/>
          <w:rFonts w:ascii="Cambria" w:hAnsi="Cambria"/>
          <w:sz w:val="28"/>
          <w:szCs w:val="28"/>
        </w:rPr>
      </w:pPr>
      <w:r>
        <w:rPr>
          <w:rFonts w:ascii="Cambria" w:hAnsi="Cambria"/>
          <w:sz w:val="28"/>
          <w:szCs w:val="28"/>
        </w:rPr>
        <w:t>‘I’m n</w:t>
      </w:r>
      <w:r w:rsidR="00C51945">
        <w:rPr>
          <w:rFonts w:ascii="Cambria" w:hAnsi="Cambria"/>
          <w:sz w:val="28"/>
          <w:szCs w:val="28"/>
        </w:rPr>
        <w:t>o</w:t>
      </w:r>
      <w:r>
        <w:rPr>
          <w:rFonts w:ascii="Cambria" w:hAnsi="Cambria"/>
          <w:sz w:val="28"/>
          <w:szCs w:val="28"/>
        </w:rPr>
        <w:t xml:space="preserve"> good at darts</w:t>
      </w:r>
      <w:del w:id="23071" w:author="Daisy Watt" w:date="2026-06-23T19:07:00Z" w16du:dateUtc="2026-06-23T17:07:00Z">
        <w:r w:rsidDel="00965290">
          <w:rPr>
            <w:rFonts w:ascii="Cambria" w:hAnsi="Cambria"/>
            <w:sz w:val="28"/>
            <w:szCs w:val="28"/>
          </w:rPr>
          <w:delText>,</w:delText>
        </w:r>
      </w:del>
      <w:ins w:id="23072" w:author="Daisy Watt" w:date="2026-06-23T19:07:00Z" w16du:dateUtc="2026-06-23T17:07:00Z">
        <w:r w:rsidR="00965290">
          <w:rPr>
            <w:rFonts w:ascii="Cambria" w:hAnsi="Cambria"/>
            <w:sz w:val="28"/>
            <w:szCs w:val="28"/>
          </w:rPr>
          <w:t>.</w:t>
        </w:r>
      </w:ins>
      <w:r>
        <w:rPr>
          <w:rFonts w:ascii="Cambria" w:hAnsi="Cambria"/>
          <w:sz w:val="28"/>
          <w:szCs w:val="28"/>
        </w:rPr>
        <w:t>’ Phil s</w:t>
      </w:r>
      <w:r w:rsidR="00067D42">
        <w:rPr>
          <w:rFonts w:ascii="Cambria" w:hAnsi="Cambria"/>
          <w:sz w:val="28"/>
          <w:szCs w:val="28"/>
        </w:rPr>
        <w:t>hrugge</w:t>
      </w:r>
      <w:r>
        <w:rPr>
          <w:rFonts w:ascii="Cambria" w:hAnsi="Cambria"/>
          <w:sz w:val="28"/>
          <w:szCs w:val="28"/>
        </w:rPr>
        <w:t>d</w:t>
      </w:r>
      <w:del w:id="23073" w:author="Daisy Watt" w:date="2026-06-23T19:07:00Z" w16du:dateUtc="2026-06-23T17:07:00Z">
        <w:r w:rsidR="00712309" w:rsidDel="00965290">
          <w:rPr>
            <w:rFonts w:ascii="Cambria" w:hAnsi="Cambria"/>
            <w:sz w:val="28"/>
            <w:szCs w:val="28"/>
          </w:rPr>
          <w:delText>, ‘b</w:delText>
        </w:r>
      </w:del>
      <w:ins w:id="23074" w:author="Daisy Watt" w:date="2026-06-23T19:07:00Z" w16du:dateUtc="2026-06-23T17:07:00Z">
        <w:r w:rsidR="00965290">
          <w:rPr>
            <w:rFonts w:ascii="Cambria" w:hAnsi="Cambria"/>
            <w:sz w:val="28"/>
            <w:szCs w:val="28"/>
          </w:rPr>
          <w:t>. ‘B</w:t>
        </w:r>
      </w:ins>
      <w:r w:rsidR="00712309">
        <w:rPr>
          <w:rFonts w:ascii="Cambria" w:hAnsi="Cambria"/>
          <w:sz w:val="28"/>
          <w:szCs w:val="28"/>
        </w:rPr>
        <w:t>ut I’ll give it a go.’</w:t>
      </w:r>
    </w:p>
    <w:p w14:paraId="483C6B58" w14:textId="4FDF45D2" w:rsidR="00AC4CDC" w:rsidRDefault="00293E76" w:rsidP="00293E76">
      <w:pPr>
        <w:spacing w:line="360" w:lineRule="auto"/>
        <w:ind w:firstLine="720"/>
        <w:contextualSpacing/>
        <w:rPr>
          <w:rFonts w:ascii="Cambria" w:hAnsi="Cambria"/>
          <w:sz w:val="28"/>
          <w:szCs w:val="28"/>
        </w:rPr>
      </w:pPr>
      <w:ins w:id="23075" w:author="Claire S" w:date="2026-07-31T17:20:00Z" w16du:dateUtc="2026-07-31T16:20:00Z">
        <w:r>
          <w:rPr>
            <w:rFonts w:ascii="Cambria" w:hAnsi="Cambria"/>
            <w:sz w:val="28"/>
            <w:szCs w:val="28"/>
          </w:rPr>
          <w:t xml:space="preserve">Halfway through the first round, </w:t>
        </w:r>
      </w:ins>
      <w:ins w:id="23076" w:author="Claire S" w:date="2026-06-05T14:56:00Z" w16du:dateUtc="2026-06-05T13:56:00Z">
        <w:r w:rsidR="00AC4CDC">
          <w:rPr>
            <w:rFonts w:ascii="Cambria" w:hAnsi="Cambria"/>
            <w:sz w:val="28"/>
            <w:szCs w:val="28"/>
          </w:rPr>
          <w:t>Ishan’s phone beeped. ‘Oh</w:t>
        </w:r>
      </w:ins>
      <w:ins w:id="23077" w:author="Daisy Watt" w:date="2026-06-23T19:07:00Z" w16du:dateUtc="2026-06-23T17:07:00Z">
        <w:r w:rsidR="00521CEF">
          <w:rPr>
            <w:rFonts w:ascii="Cambria" w:hAnsi="Cambria"/>
            <w:sz w:val="28"/>
            <w:szCs w:val="28"/>
          </w:rPr>
          <w:t>,</w:t>
        </w:r>
      </w:ins>
      <w:ins w:id="23078" w:author="Claire S" w:date="2026-06-05T14:56:00Z" w16du:dateUtc="2026-06-05T13:56:00Z">
        <w:r w:rsidR="00AC4CDC">
          <w:rPr>
            <w:rFonts w:ascii="Cambria" w:hAnsi="Cambria"/>
            <w:sz w:val="28"/>
            <w:szCs w:val="28"/>
          </w:rPr>
          <w:t xml:space="preserve"> bollocks</w:t>
        </w:r>
        <w:del w:id="23079" w:author="Daisy Watt" w:date="2026-06-23T19:07:00Z" w16du:dateUtc="2026-06-23T17:07:00Z">
          <w:r w:rsidR="00AC4CDC" w:rsidDel="00521CEF">
            <w:rPr>
              <w:rFonts w:ascii="Cambria" w:hAnsi="Cambria"/>
              <w:sz w:val="28"/>
              <w:szCs w:val="28"/>
            </w:rPr>
            <w:delText>,’ h</w:delText>
          </w:r>
        </w:del>
      </w:ins>
      <w:ins w:id="23080" w:author="Daisy Watt" w:date="2026-06-23T19:07:00Z" w16du:dateUtc="2026-06-23T17:07:00Z">
        <w:r w:rsidR="00521CEF">
          <w:rPr>
            <w:rFonts w:ascii="Cambria" w:hAnsi="Cambria"/>
            <w:sz w:val="28"/>
            <w:szCs w:val="28"/>
          </w:rPr>
          <w:t>.’ H</w:t>
        </w:r>
      </w:ins>
      <w:ins w:id="23081" w:author="Claire S" w:date="2026-06-05T14:56:00Z" w16du:dateUtc="2026-06-05T13:56:00Z">
        <w:r w:rsidR="00AC4CDC">
          <w:rPr>
            <w:rFonts w:ascii="Cambria" w:hAnsi="Cambria"/>
            <w:sz w:val="28"/>
            <w:szCs w:val="28"/>
          </w:rPr>
          <w:t>e pe</w:t>
        </w:r>
      </w:ins>
      <w:ins w:id="23082" w:author="Claire S" w:date="2026-06-05T14:57:00Z" w16du:dateUtc="2026-06-05T13:57:00Z">
        <w:r w:rsidR="00AC4CDC">
          <w:rPr>
            <w:rFonts w:ascii="Cambria" w:hAnsi="Cambria"/>
            <w:sz w:val="28"/>
            <w:szCs w:val="28"/>
          </w:rPr>
          <w:t>ered</w:t>
        </w:r>
      </w:ins>
      <w:ins w:id="23083" w:author="Claire S" w:date="2026-06-05T14:56:00Z" w16du:dateUtc="2026-06-05T13:56:00Z">
        <w:r w:rsidR="00AC4CDC">
          <w:rPr>
            <w:rFonts w:ascii="Cambria" w:hAnsi="Cambria"/>
            <w:sz w:val="28"/>
            <w:szCs w:val="28"/>
          </w:rPr>
          <w:t xml:space="preserve"> at it. ‘I</w:t>
        </w:r>
      </w:ins>
      <w:ins w:id="23084" w:author="Claire S" w:date="2026-06-05T14:57:00Z" w16du:dateUtc="2026-06-05T13:57:00Z">
        <w:r w:rsidR="00AC4CDC">
          <w:rPr>
            <w:rFonts w:ascii="Cambria" w:hAnsi="Cambria"/>
            <w:sz w:val="28"/>
            <w:szCs w:val="28"/>
          </w:rPr>
          <w:t xml:space="preserve"> forgot something at work. Be right back.’</w:t>
        </w:r>
      </w:ins>
    </w:p>
    <w:p w14:paraId="07127E85" w14:textId="2F0AC7CD" w:rsidR="00712309" w:rsidDel="00004F12" w:rsidRDefault="000933BD" w:rsidP="00712309">
      <w:pPr>
        <w:spacing w:line="360" w:lineRule="auto"/>
        <w:ind w:firstLine="720"/>
        <w:contextualSpacing/>
        <w:rPr>
          <w:del w:id="23085" w:author="Claire S" w:date="2026-06-05T11:46:00Z" w16du:dateUtc="2026-06-05T10:46:00Z"/>
          <w:rFonts w:ascii="Cambria" w:hAnsi="Cambria"/>
          <w:sz w:val="28"/>
          <w:szCs w:val="28"/>
        </w:rPr>
      </w:pPr>
      <w:del w:id="23086" w:author="Claire S" w:date="2026-06-05T11:46:00Z" w16du:dateUtc="2026-06-05T10:46:00Z">
        <w:r w:rsidDel="00004F12">
          <w:rPr>
            <w:rFonts w:ascii="Cambria" w:hAnsi="Cambria"/>
            <w:sz w:val="28"/>
            <w:szCs w:val="28"/>
          </w:rPr>
          <w:delText>‘</w:delText>
        </w:r>
        <w:r w:rsidR="00EC05FF" w:rsidDel="00004F12">
          <w:rPr>
            <w:rFonts w:ascii="Cambria" w:hAnsi="Cambria"/>
            <w:sz w:val="28"/>
            <w:szCs w:val="28"/>
          </w:rPr>
          <w:delText>Okay,</w:delText>
        </w:r>
        <w:r w:rsidDel="00004F12">
          <w:rPr>
            <w:rFonts w:ascii="Cambria" w:hAnsi="Cambria"/>
            <w:sz w:val="28"/>
            <w:szCs w:val="28"/>
          </w:rPr>
          <w:delText xml:space="preserve">’ </w:delText>
        </w:r>
        <w:commentRangeStart w:id="23087"/>
        <w:r w:rsidR="00587186" w:rsidDel="00004F12">
          <w:rPr>
            <w:rFonts w:ascii="Cambria" w:hAnsi="Cambria"/>
            <w:sz w:val="28"/>
            <w:szCs w:val="28"/>
          </w:rPr>
          <w:delText xml:space="preserve">Clara </w:delText>
        </w:r>
        <w:r w:rsidR="00EC05FF" w:rsidDel="00004F12">
          <w:rPr>
            <w:rFonts w:ascii="Cambria" w:hAnsi="Cambria"/>
            <w:sz w:val="28"/>
            <w:szCs w:val="28"/>
          </w:rPr>
          <w:delText xml:space="preserve">reached for her </w:delText>
        </w:r>
        <w:r w:rsidR="00067D42" w:rsidDel="00004F12">
          <w:rPr>
            <w:rFonts w:ascii="Cambria" w:hAnsi="Cambria"/>
            <w:sz w:val="28"/>
            <w:szCs w:val="28"/>
          </w:rPr>
          <w:delText>drink and</w:delText>
        </w:r>
        <w:r w:rsidR="00EC05FF" w:rsidDel="00004F12">
          <w:rPr>
            <w:rFonts w:ascii="Cambria" w:hAnsi="Cambria"/>
            <w:sz w:val="28"/>
            <w:szCs w:val="28"/>
          </w:rPr>
          <w:delText xml:space="preserve"> </w:delText>
        </w:r>
        <w:r w:rsidR="00587186" w:rsidDel="00004F12">
          <w:rPr>
            <w:rFonts w:ascii="Cambria" w:hAnsi="Cambria"/>
            <w:sz w:val="28"/>
            <w:szCs w:val="28"/>
          </w:rPr>
          <w:delText>knock</w:delText>
        </w:r>
        <w:r w:rsidR="002C7AF0" w:rsidDel="00004F12">
          <w:rPr>
            <w:rFonts w:ascii="Cambria" w:hAnsi="Cambria"/>
            <w:sz w:val="28"/>
            <w:szCs w:val="28"/>
          </w:rPr>
          <w:delText>ed</w:delText>
        </w:r>
        <w:r w:rsidR="00067D42" w:rsidDel="00004F12">
          <w:rPr>
            <w:rFonts w:ascii="Cambria" w:hAnsi="Cambria"/>
            <w:sz w:val="28"/>
            <w:szCs w:val="28"/>
          </w:rPr>
          <w:delText xml:space="preserve"> it</w:delText>
        </w:r>
        <w:r w:rsidR="00587186" w:rsidDel="00004F12">
          <w:rPr>
            <w:rFonts w:ascii="Cambria" w:hAnsi="Cambria"/>
            <w:sz w:val="28"/>
            <w:szCs w:val="28"/>
          </w:rPr>
          <w:delText xml:space="preserve"> down her front</w:delText>
        </w:r>
        <w:r w:rsidR="00A51ADE" w:rsidDel="00004F12">
          <w:rPr>
            <w:rFonts w:ascii="Cambria" w:hAnsi="Cambria"/>
            <w:sz w:val="28"/>
            <w:szCs w:val="28"/>
          </w:rPr>
          <w:delText>.</w:delText>
        </w:r>
        <w:r w:rsidR="00712309" w:rsidDel="00004F12">
          <w:rPr>
            <w:rFonts w:ascii="Cambria" w:hAnsi="Cambria"/>
            <w:sz w:val="28"/>
            <w:szCs w:val="28"/>
          </w:rPr>
          <w:delText xml:space="preserve"> </w:delText>
        </w:r>
        <w:r w:rsidR="00587186" w:rsidDel="00004F12">
          <w:rPr>
            <w:rFonts w:ascii="Cambria" w:hAnsi="Cambria"/>
            <w:sz w:val="28"/>
            <w:szCs w:val="28"/>
          </w:rPr>
          <w:delText>‘Oh my God</w:delText>
        </w:r>
        <w:r w:rsidR="00067D42" w:rsidDel="00004F12">
          <w:rPr>
            <w:rFonts w:ascii="Cambria" w:hAnsi="Cambria"/>
            <w:sz w:val="28"/>
            <w:szCs w:val="28"/>
          </w:rPr>
          <w:delText>, I’m such a clutz!</w:delText>
        </w:r>
        <w:r w:rsidR="00712309" w:rsidDel="00004F12">
          <w:rPr>
            <w:rFonts w:ascii="Cambria" w:hAnsi="Cambria"/>
            <w:sz w:val="28"/>
            <w:szCs w:val="28"/>
          </w:rPr>
          <w:delText>’</w:delText>
        </w:r>
      </w:del>
    </w:p>
    <w:p w14:paraId="176A1FFD" w14:textId="2B069C21" w:rsidR="002C7AF0" w:rsidRDefault="002C7AF0" w:rsidP="00712309">
      <w:pPr>
        <w:spacing w:after="0" w:line="360" w:lineRule="auto"/>
        <w:rPr>
          <w:del w:id="23088" w:author="Claire S" w:date="2026-06-05T15:25:00Z" w16du:dateUtc="2026-06-05T14:25:00Z"/>
          <w:rFonts w:ascii="Cambria" w:hAnsi="Cambria"/>
          <w:sz w:val="28"/>
          <w:szCs w:val="28"/>
        </w:rPr>
      </w:pPr>
    </w:p>
    <w:p w14:paraId="19E14B92" w14:textId="7BD0E18F" w:rsidR="00712309" w:rsidRDefault="00712309" w:rsidP="00712309">
      <w:pPr>
        <w:spacing w:after="0" w:line="360" w:lineRule="auto"/>
        <w:rPr>
          <w:rFonts w:ascii="Cambria" w:hAnsi="Cambria"/>
          <w:sz w:val="28"/>
          <w:szCs w:val="28"/>
        </w:rPr>
      </w:pPr>
      <w:r>
        <w:rPr>
          <w:rFonts w:ascii="Cambria" w:hAnsi="Cambria"/>
          <w:sz w:val="28"/>
          <w:szCs w:val="28"/>
        </w:rPr>
        <w:t>*</w:t>
      </w:r>
    </w:p>
    <w:p w14:paraId="6CFB1D84" w14:textId="4E0A099F" w:rsidR="005426D5" w:rsidRDefault="00712309" w:rsidP="00712309">
      <w:pPr>
        <w:spacing w:after="0" w:line="360" w:lineRule="auto"/>
        <w:rPr>
          <w:ins w:id="23089" w:author="Claire S" w:date="2026-06-05T23:42:00Z" w16du:dateUtc="2026-06-05T22:42:00Z"/>
          <w:rFonts w:ascii="Cambria" w:hAnsi="Cambria"/>
          <w:sz w:val="28"/>
          <w:szCs w:val="28"/>
        </w:rPr>
      </w:pPr>
      <w:del w:id="23090" w:author="Claire S" w:date="2026-06-05T11:46:00Z" w16du:dateUtc="2026-06-05T10:46:00Z">
        <w:r w:rsidDel="00004F12">
          <w:rPr>
            <w:rFonts w:ascii="Cambria" w:hAnsi="Cambria"/>
            <w:sz w:val="28"/>
            <w:szCs w:val="28"/>
          </w:rPr>
          <w:delText xml:space="preserve">When </w:delText>
        </w:r>
        <w:r w:rsidR="00EC05FF" w:rsidDel="00004F12">
          <w:rPr>
            <w:rFonts w:ascii="Cambria" w:hAnsi="Cambria"/>
            <w:sz w:val="28"/>
            <w:szCs w:val="28"/>
          </w:rPr>
          <w:delText>Clara</w:delText>
        </w:r>
        <w:r w:rsidDel="00004F12">
          <w:rPr>
            <w:rFonts w:ascii="Cambria" w:hAnsi="Cambria"/>
            <w:sz w:val="28"/>
            <w:szCs w:val="28"/>
          </w:rPr>
          <w:delText xml:space="preserve"> </w:delText>
        </w:r>
        <w:r w:rsidR="00D96960" w:rsidDel="00004F12">
          <w:rPr>
            <w:rFonts w:ascii="Cambria" w:hAnsi="Cambria"/>
            <w:sz w:val="28"/>
            <w:szCs w:val="28"/>
          </w:rPr>
          <w:delText xml:space="preserve">returned from </w:delText>
        </w:r>
        <w:r w:rsidR="00C66215" w:rsidDel="00004F12">
          <w:rPr>
            <w:rFonts w:ascii="Cambria" w:hAnsi="Cambria"/>
            <w:sz w:val="28"/>
            <w:szCs w:val="28"/>
          </w:rPr>
          <w:delText xml:space="preserve">mopping herself down </w:delText>
        </w:r>
        <w:r w:rsidR="00D96960" w:rsidDel="00004F12">
          <w:rPr>
            <w:rFonts w:ascii="Cambria" w:hAnsi="Cambria"/>
            <w:sz w:val="28"/>
            <w:szCs w:val="28"/>
          </w:rPr>
          <w:delText>in</w:delText>
        </w:r>
        <w:r w:rsidDel="00004F12">
          <w:rPr>
            <w:rFonts w:ascii="Cambria" w:hAnsi="Cambria"/>
            <w:sz w:val="28"/>
            <w:szCs w:val="28"/>
          </w:rPr>
          <w:delText xml:space="preserve"> the </w:delText>
        </w:r>
        <w:r w:rsidR="00EC05FF" w:rsidDel="00004F12">
          <w:rPr>
            <w:rFonts w:ascii="Cambria" w:hAnsi="Cambria"/>
            <w:sz w:val="28"/>
            <w:szCs w:val="28"/>
          </w:rPr>
          <w:delText>Ladies</w:delText>
        </w:r>
        <w:commentRangeEnd w:id="23087"/>
        <w:r w:rsidR="00451443" w:rsidDel="00004F12">
          <w:rPr>
            <w:rStyle w:val="CommentReference"/>
            <w:rFonts w:ascii="Cambria" w:hAnsi="Cambria"/>
            <w:sz w:val="28"/>
            <w:szCs w:val="28"/>
          </w:rPr>
          <w:commentReference w:id="23087"/>
        </w:r>
        <w:r w:rsidDel="00004F12">
          <w:rPr>
            <w:rFonts w:ascii="Cambria" w:hAnsi="Cambria"/>
            <w:sz w:val="28"/>
            <w:szCs w:val="28"/>
          </w:rPr>
          <w:delText xml:space="preserve">, </w:delText>
        </w:r>
      </w:del>
      <w:ins w:id="23091" w:author="Claire S" w:date="2026-07-31T17:21:00Z" w16du:dateUtc="2026-07-31T16:21:00Z">
        <w:r w:rsidR="00293E76">
          <w:rPr>
            <w:rFonts w:ascii="Cambria" w:hAnsi="Cambria"/>
            <w:sz w:val="28"/>
            <w:szCs w:val="28"/>
          </w:rPr>
          <w:t>It didn’t take long for</w:t>
        </w:r>
      </w:ins>
      <w:ins w:id="23092" w:author="Claire S" w:date="2026-06-05T11:50:00Z" w16du:dateUtc="2026-06-05T10:50:00Z">
        <w:r w:rsidR="007B3ED9">
          <w:rPr>
            <w:rFonts w:ascii="Cambria" w:hAnsi="Cambria"/>
            <w:sz w:val="28"/>
            <w:szCs w:val="28"/>
          </w:rPr>
          <w:t xml:space="preserve"> </w:t>
        </w:r>
      </w:ins>
      <w:ins w:id="23093" w:author="Claire S" w:date="2026-06-05T14:55:00Z" w16du:dateUtc="2026-06-05T13:55:00Z">
        <w:r w:rsidR="00FE3135">
          <w:rPr>
            <w:rFonts w:ascii="Cambria" w:hAnsi="Cambria"/>
            <w:sz w:val="28"/>
            <w:szCs w:val="28"/>
          </w:rPr>
          <w:t xml:space="preserve">Clara </w:t>
        </w:r>
      </w:ins>
      <w:ins w:id="23094" w:author="Claire S" w:date="2026-07-31T17:21:00Z" w16du:dateUtc="2026-07-31T16:21:00Z">
        <w:r w:rsidR="00293E76">
          <w:rPr>
            <w:rFonts w:ascii="Cambria" w:hAnsi="Cambria"/>
            <w:sz w:val="28"/>
            <w:szCs w:val="28"/>
          </w:rPr>
          <w:t>to</w:t>
        </w:r>
      </w:ins>
      <w:ins w:id="23095" w:author="Claire S" w:date="2026-06-08T17:09:00Z" w16du:dateUtc="2026-06-08T16:09:00Z">
        <w:r w:rsidR="003C7873">
          <w:rPr>
            <w:rFonts w:ascii="Cambria" w:hAnsi="Cambria"/>
            <w:sz w:val="28"/>
            <w:szCs w:val="28"/>
          </w:rPr>
          <w:t xml:space="preserve"> </w:t>
        </w:r>
      </w:ins>
      <w:ins w:id="23096" w:author="Claire S" w:date="2026-06-05T14:55:00Z" w16du:dateUtc="2026-06-05T13:55:00Z">
        <w:r w:rsidR="00FE3135">
          <w:rPr>
            <w:rFonts w:ascii="Cambria" w:hAnsi="Cambria"/>
            <w:sz w:val="28"/>
            <w:szCs w:val="28"/>
          </w:rPr>
          <w:t xml:space="preserve">realise how </w:t>
        </w:r>
      </w:ins>
      <w:ins w:id="23097" w:author="Claire S" w:date="2026-06-08T17:09:00Z" w16du:dateUtc="2026-06-08T16:09:00Z">
        <w:r w:rsidR="003C7873">
          <w:rPr>
            <w:rFonts w:ascii="Cambria" w:hAnsi="Cambria"/>
            <w:sz w:val="28"/>
            <w:szCs w:val="28"/>
          </w:rPr>
          <w:t>bad</w:t>
        </w:r>
      </w:ins>
      <w:ins w:id="23098" w:author="Claire S" w:date="2026-06-05T14:55:00Z" w16du:dateUtc="2026-06-05T13:55:00Z">
        <w:r w:rsidR="00FE3135">
          <w:rPr>
            <w:rFonts w:ascii="Cambria" w:hAnsi="Cambria"/>
            <w:sz w:val="28"/>
            <w:szCs w:val="28"/>
          </w:rPr>
          <w:t xml:space="preserve"> she was at th</w:t>
        </w:r>
      </w:ins>
      <w:ins w:id="23099" w:author="Claire S" w:date="2026-07-31T17:21:00Z" w16du:dateUtc="2026-07-31T16:21:00Z">
        <w:r w:rsidR="00293E76">
          <w:rPr>
            <w:rFonts w:ascii="Cambria" w:hAnsi="Cambria"/>
            <w:sz w:val="28"/>
            <w:szCs w:val="28"/>
          </w:rPr>
          <w:t>e</w:t>
        </w:r>
      </w:ins>
      <w:ins w:id="23100" w:author="Claire S" w:date="2026-06-05T14:55:00Z" w16du:dateUtc="2026-06-05T13:55:00Z">
        <w:r w:rsidR="00FE3135">
          <w:rPr>
            <w:rFonts w:ascii="Cambria" w:hAnsi="Cambria"/>
            <w:sz w:val="28"/>
            <w:szCs w:val="28"/>
          </w:rPr>
          <w:t xml:space="preserve"> game</w:t>
        </w:r>
      </w:ins>
      <w:ins w:id="23101" w:author="Claire S" w:date="2026-06-05T23:44:00Z" w16du:dateUtc="2026-06-05T22:44:00Z">
        <w:r w:rsidR="00E063D3">
          <w:rPr>
            <w:rFonts w:ascii="Cambria" w:hAnsi="Cambria"/>
            <w:sz w:val="28"/>
            <w:szCs w:val="28"/>
          </w:rPr>
          <w:t>. H</w:t>
        </w:r>
      </w:ins>
      <w:ins w:id="23102" w:author="Claire S" w:date="2026-06-05T23:42:00Z" w16du:dateUtc="2026-06-05T22:42:00Z">
        <w:r w:rsidR="005426D5">
          <w:rPr>
            <w:rFonts w:ascii="Cambria" w:hAnsi="Cambria"/>
            <w:sz w:val="28"/>
            <w:szCs w:val="28"/>
          </w:rPr>
          <w:t>er darts kept hitting the wall, and Phil was laughing when her phone rang.</w:t>
        </w:r>
      </w:ins>
    </w:p>
    <w:p w14:paraId="4A143942" w14:textId="7D7C2D72" w:rsidR="0036644F" w:rsidRDefault="005426D5" w:rsidP="00712309">
      <w:pPr>
        <w:spacing w:after="0" w:line="360" w:lineRule="auto"/>
        <w:rPr>
          <w:ins w:id="23103" w:author="Claire S" w:date="2026-06-05T23:44:00Z" w16du:dateUtc="2026-06-05T22:44:00Z"/>
          <w:rFonts w:ascii="Cambria" w:hAnsi="Cambria"/>
          <w:sz w:val="28"/>
          <w:szCs w:val="28"/>
        </w:rPr>
      </w:pPr>
      <w:ins w:id="23104" w:author="Claire S" w:date="2026-06-05T23:42:00Z" w16du:dateUtc="2026-06-05T22:42:00Z">
        <w:r>
          <w:rPr>
            <w:rFonts w:ascii="Cambria" w:hAnsi="Cambria"/>
            <w:sz w:val="28"/>
            <w:szCs w:val="28"/>
          </w:rPr>
          <w:tab/>
        </w:r>
        <w:r w:rsidR="0036644F">
          <w:rPr>
            <w:rFonts w:ascii="Cambria" w:hAnsi="Cambria"/>
            <w:sz w:val="28"/>
            <w:szCs w:val="28"/>
          </w:rPr>
          <w:t xml:space="preserve">Adam’s number flashed up. </w:t>
        </w:r>
      </w:ins>
      <w:ins w:id="23105" w:author="Claire S" w:date="2026-06-05T23:43:00Z" w16du:dateUtc="2026-06-05T22:43:00Z">
        <w:r w:rsidR="0036644F">
          <w:rPr>
            <w:rFonts w:ascii="Cambria" w:hAnsi="Cambria"/>
            <w:sz w:val="28"/>
            <w:szCs w:val="28"/>
          </w:rPr>
          <w:t>‘</w:t>
        </w:r>
        <w:r w:rsidR="00021A7D">
          <w:rPr>
            <w:rFonts w:ascii="Cambria" w:hAnsi="Cambria"/>
            <w:sz w:val="28"/>
            <w:szCs w:val="28"/>
          </w:rPr>
          <w:t>H</w:t>
        </w:r>
        <w:r w:rsidR="0036644F">
          <w:rPr>
            <w:rFonts w:ascii="Cambria" w:hAnsi="Cambria"/>
            <w:sz w:val="28"/>
            <w:szCs w:val="28"/>
          </w:rPr>
          <w:t xml:space="preserve">ello?’ </w:t>
        </w:r>
        <w:r w:rsidR="00021A7D">
          <w:rPr>
            <w:rFonts w:ascii="Cambria" w:hAnsi="Cambria"/>
            <w:sz w:val="28"/>
            <w:szCs w:val="28"/>
          </w:rPr>
          <w:t>But it</w:t>
        </w:r>
        <w:r w:rsidR="0036644F">
          <w:rPr>
            <w:rFonts w:ascii="Cambria" w:hAnsi="Cambria"/>
            <w:sz w:val="28"/>
            <w:szCs w:val="28"/>
          </w:rPr>
          <w:t xml:space="preserve"> was </w:t>
        </w:r>
        <w:r w:rsidR="00021A7D">
          <w:rPr>
            <w:rFonts w:ascii="Cambria" w:hAnsi="Cambria"/>
            <w:sz w:val="28"/>
            <w:szCs w:val="28"/>
          </w:rPr>
          <w:t>s</w:t>
        </w:r>
        <w:r w:rsidR="0036644F">
          <w:rPr>
            <w:rFonts w:ascii="Cambria" w:hAnsi="Cambria"/>
            <w:sz w:val="28"/>
            <w:szCs w:val="28"/>
          </w:rPr>
          <w:t>o loud</w:t>
        </w:r>
      </w:ins>
      <w:ins w:id="23106" w:author="Claire S" w:date="2026-06-05T23:44:00Z" w16du:dateUtc="2026-06-05T22:44:00Z">
        <w:r w:rsidR="00021A7D">
          <w:rPr>
            <w:rFonts w:ascii="Cambria" w:hAnsi="Cambria"/>
            <w:sz w:val="28"/>
            <w:szCs w:val="28"/>
          </w:rPr>
          <w:t xml:space="preserve"> in the pub</w:t>
        </w:r>
      </w:ins>
      <w:ins w:id="23107" w:author="Claire S" w:date="2026-06-05T23:43:00Z" w16du:dateUtc="2026-06-05T22:43:00Z">
        <w:r w:rsidR="0036644F">
          <w:rPr>
            <w:rFonts w:ascii="Cambria" w:hAnsi="Cambria"/>
            <w:sz w:val="28"/>
            <w:szCs w:val="28"/>
          </w:rPr>
          <w:t>, she cou</w:t>
        </w:r>
      </w:ins>
      <w:ins w:id="23108" w:author="Claire S" w:date="2026-06-05T23:44:00Z" w16du:dateUtc="2026-06-05T22:44:00Z">
        <w:r w:rsidR="00021A7D">
          <w:rPr>
            <w:rFonts w:ascii="Cambria" w:hAnsi="Cambria"/>
            <w:sz w:val="28"/>
            <w:szCs w:val="28"/>
          </w:rPr>
          <w:t>l</w:t>
        </w:r>
      </w:ins>
      <w:ins w:id="23109" w:author="Claire S" w:date="2026-06-05T23:43:00Z" w16du:dateUtc="2026-06-05T22:43:00Z">
        <w:r w:rsidR="0036644F">
          <w:rPr>
            <w:rFonts w:ascii="Cambria" w:hAnsi="Cambria"/>
            <w:sz w:val="28"/>
            <w:szCs w:val="28"/>
          </w:rPr>
          <w:t>dn't hear</w:t>
        </w:r>
      </w:ins>
      <w:ins w:id="23110" w:author="Claire S" w:date="2026-06-08T17:10:00Z" w16du:dateUtc="2026-06-08T16:10:00Z">
        <w:r w:rsidR="003C7873">
          <w:rPr>
            <w:rFonts w:ascii="Cambria" w:hAnsi="Cambria"/>
            <w:sz w:val="28"/>
            <w:szCs w:val="28"/>
          </w:rPr>
          <w:t>.  M</w:t>
        </w:r>
      </w:ins>
      <w:ins w:id="23111" w:author="Claire S" w:date="2026-06-05T23:43:00Z" w16du:dateUtc="2026-06-05T22:43:00Z">
        <w:r w:rsidR="00021A7D">
          <w:rPr>
            <w:rFonts w:ascii="Cambria" w:hAnsi="Cambria"/>
            <w:sz w:val="28"/>
            <w:szCs w:val="28"/>
          </w:rPr>
          <w:t>outhing at Phil</w:t>
        </w:r>
      </w:ins>
      <w:ins w:id="23112" w:author="Daisy Watt" w:date="2026-06-23T19:07:00Z" w16du:dateUtc="2026-06-23T17:07:00Z">
        <w:r w:rsidR="00222E2F">
          <w:rPr>
            <w:rFonts w:ascii="Cambria" w:hAnsi="Cambria"/>
            <w:sz w:val="28"/>
            <w:szCs w:val="28"/>
          </w:rPr>
          <w:t xml:space="preserve"> that</w:t>
        </w:r>
      </w:ins>
      <w:ins w:id="23113" w:author="Claire S" w:date="2026-06-05T23:43:00Z" w16du:dateUtc="2026-06-05T22:43:00Z">
        <w:r w:rsidR="00021A7D">
          <w:rPr>
            <w:rFonts w:ascii="Cambria" w:hAnsi="Cambria"/>
            <w:sz w:val="28"/>
            <w:szCs w:val="28"/>
          </w:rPr>
          <w:t xml:space="preserve"> she’d be</w:t>
        </w:r>
      </w:ins>
      <w:ins w:id="23114" w:author="Claire S" w:date="2026-06-05T23:44:00Z" w16du:dateUtc="2026-06-05T22:44:00Z">
        <w:r w:rsidR="00021A7D">
          <w:rPr>
            <w:rFonts w:ascii="Cambria" w:hAnsi="Cambria"/>
            <w:sz w:val="28"/>
            <w:szCs w:val="28"/>
          </w:rPr>
          <w:t xml:space="preserve"> a</w:t>
        </w:r>
      </w:ins>
      <w:ins w:id="23115" w:author="Claire S" w:date="2026-06-05T23:43:00Z" w16du:dateUtc="2026-06-05T22:43:00Z">
        <w:r w:rsidR="00021A7D">
          <w:rPr>
            <w:rFonts w:ascii="Cambria" w:hAnsi="Cambria"/>
            <w:sz w:val="28"/>
            <w:szCs w:val="28"/>
          </w:rPr>
          <w:t xml:space="preserve"> minute</w:t>
        </w:r>
      </w:ins>
      <w:ins w:id="23116" w:author="Claire S" w:date="2026-06-08T17:10:00Z" w16du:dateUtc="2026-06-08T16:10:00Z">
        <w:r w:rsidR="003C7873">
          <w:rPr>
            <w:rFonts w:ascii="Cambria" w:hAnsi="Cambria"/>
            <w:sz w:val="28"/>
            <w:szCs w:val="28"/>
          </w:rPr>
          <w:t>, she ran outside</w:t>
        </w:r>
      </w:ins>
      <w:ins w:id="23117" w:author="Claire S" w:date="2026-06-05T23:43:00Z" w16du:dateUtc="2026-06-05T22:43:00Z">
        <w:r w:rsidR="00021A7D">
          <w:rPr>
            <w:rFonts w:ascii="Cambria" w:hAnsi="Cambria"/>
            <w:sz w:val="28"/>
            <w:szCs w:val="28"/>
          </w:rPr>
          <w:t>.</w:t>
        </w:r>
      </w:ins>
    </w:p>
    <w:p w14:paraId="421225B7" w14:textId="1DE24079" w:rsidR="00E063D3" w:rsidRDefault="00E063D3" w:rsidP="00712309">
      <w:pPr>
        <w:spacing w:after="0" w:line="360" w:lineRule="auto"/>
        <w:rPr>
          <w:ins w:id="23118" w:author="Claire S" w:date="2026-06-05T23:45:00Z" w16du:dateUtc="2026-06-05T22:45:00Z"/>
          <w:rFonts w:ascii="Cambria" w:hAnsi="Cambria"/>
          <w:sz w:val="28"/>
          <w:szCs w:val="28"/>
        </w:rPr>
      </w:pPr>
      <w:ins w:id="23119" w:author="Claire S" w:date="2026-06-05T23:44:00Z" w16du:dateUtc="2026-06-05T22:44:00Z">
        <w:r>
          <w:rPr>
            <w:rFonts w:ascii="Cambria" w:hAnsi="Cambria"/>
            <w:sz w:val="28"/>
            <w:szCs w:val="28"/>
          </w:rPr>
          <w:tab/>
        </w:r>
      </w:ins>
      <w:ins w:id="23120" w:author="Claire S" w:date="2026-06-08T17:10:00Z" w16du:dateUtc="2026-06-08T16:10:00Z">
        <w:r w:rsidR="003C7873">
          <w:rPr>
            <w:rFonts w:ascii="Cambria" w:hAnsi="Cambria"/>
            <w:sz w:val="28"/>
            <w:szCs w:val="28"/>
          </w:rPr>
          <w:t>‘Hello?’ But s</w:t>
        </w:r>
      </w:ins>
      <w:ins w:id="23121" w:author="Claire S" w:date="2026-06-05T23:44:00Z" w16du:dateUtc="2026-06-05T22:44:00Z">
        <w:r>
          <w:rPr>
            <w:rFonts w:ascii="Cambria" w:hAnsi="Cambria"/>
            <w:sz w:val="28"/>
            <w:szCs w:val="28"/>
          </w:rPr>
          <w:t>tanding on the pavement</w:t>
        </w:r>
      </w:ins>
      <w:ins w:id="23122" w:author="Claire S" w:date="2026-06-08T17:10:00Z" w16du:dateUtc="2026-06-08T16:10:00Z">
        <w:r w:rsidR="003C7873">
          <w:rPr>
            <w:rFonts w:ascii="Cambria" w:hAnsi="Cambria"/>
            <w:sz w:val="28"/>
            <w:szCs w:val="28"/>
          </w:rPr>
          <w:t>,</w:t>
        </w:r>
      </w:ins>
      <w:ins w:id="23123" w:author="Claire S" w:date="2026-06-05T23:44:00Z" w16du:dateUtc="2026-06-05T22:44:00Z">
        <w:r>
          <w:rPr>
            <w:rFonts w:ascii="Cambria" w:hAnsi="Cambria"/>
            <w:sz w:val="28"/>
            <w:szCs w:val="28"/>
          </w:rPr>
          <w:t xml:space="preserve"> she realised her brother wasn’t on the end of the line. </w:t>
        </w:r>
      </w:ins>
      <w:ins w:id="23124" w:author="Claire S" w:date="2026-06-05T23:45:00Z" w16du:dateUtc="2026-06-05T22:45:00Z">
        <w:r w:rsidR="00276FB0">
          <w:rPr>
            <w:rFonts w:ascii="Cambria" w:hAnsi="Cambria"/>
            <w:sz w:val="28"/>
            <w:szCs w:val="28"/>
          </w:rPr>
          <w:t>In the dark, s</w:t>
        </w:r>
      </w:ins>
      <w:ins w:id="23125" w:author="Claire S" w:date="2026-06-05T23:44:00Z" w16du:dateUtc="2026-06-05T22:44:00Z">
        <w:r>
          <w:rPr>
            <w:rFonts w:ascii="Cambria" w:hAnsi="Cambria"/>
            <w:sz w:val="28"/>
            <w:szCs w:val="28"/>
          </w:rPr>
          <w:t xml:space="preserve">he </w:t>
        </w:r>
      </w:ins>
      <w:ins w:id="23126" w:author="Claire S" w:date="2026-06-08T17:10:00Z" w16du:dateUtc="2026-06-08T16:10:00Z">
        <w:r w:rsidR="003C7873">
          <w:rPr>
            <w:rFonts w:ascii="Cambria" w:hAnsi="Cambria"/>
            <w:sz w:val="28"/>
            <w:szCs w:val="28"/>
          </w:rPr>
          <w:t>was peering at the phone t</w:t>
        </w:r>
      </w:ins>
      <w:ins w:id="23127" w:author="Claire S" w:date="2026-06-05T23:44:00Z" w16du:dateUtc="2026-06-05T22:44:00Z">
        <w:r>
          <w:rPr>
            <w:rFonts w:ascii="Cambria" w:hAnsi="Cambria"/>
            <w:sz w:val="28"/>
            <w:szCs w:val="28"/>
          </w:rPr>
          <w:t xml:space="preserve">o </w:t>
        </w:r>
        <w:r w:rsidR="00276FB0">
          <w:rPr>
            <w:rFonts w:ascii="Cambria" w:hAnsi="Cambria"/>
            <w:sz w:val="28"/>
            <w:szCs w:val="28"/>
          </w:rPr>
          <w:t>ring him back</w:t>
        </w:r>
      </w:ins>
      <w:ins w:id="23128" w:author="Claire S" w:date="2026-06-08T17:10:00Z" w16du:dateUtc="2026-06-08T16:10:00Z">
        <w:r w:rsidR="003C7873">
          <w:rPr>
            <w:rFonts w:ascii="Cambria" w:hAnsi="Cambria"/>
            <w:sz w:val="28"/>
            <w:szCs w:val="28"/>
          </w:rPr>
          <w:t xml:space="preserve"> when</w:t>
        </w:r>
      </w:ins>
      <w:ins w:id="23129" w:author="Claire S" w:date="2026-06-05T23:45:00Z" w16du:dateUtc="2026-06-05T22:45:00Z">
        <w:r w:rsidR="00276FB0">
          <w:rPr>
            <w:rFonts w:ascii="Cambria" w:hAnsi="Cambria"/>
            <w:sz w:val="28"/>
            <w:szCs w:val="28"/>
          </w:rPr>
          <w:t xml:space="preserve"> wit</w:t>
        </w:r>
      </w:ins>
      <w:ins w:id="23130" w:author="Claire S" w:date="2026-06-08T17:10:00Z" w16du:dateUtc="2026-06-08T16:10:00Z">
        <w:r w:rsidR="003C7873">
          <w:rPr>
            <w:rFonts w:ascii="Cambria" w:hAnsi="Cambria"/>
            <w:sz w:val="28"/>
            <w:szCs w:val="28"/>
          </w:rPr>
          <w:t>h</w:t>
        </w:r>
      </w:ins>
      <w:ins w:id="23131" w:author="Claire S" w:date="2026-06-05T23:45:00Z" w16du:dateUtc="2026-06-05T22:45:00Z">
        <w:r w:rsidR="00276FB0">
          <w:rPr>
            <w:rFonts w:ascii="Cambria" w:hAnsi="Cambria"/>
            <w:sz w:val="28"/>
            <w:szCs w:val="28"/>
          </w:rPr>
          <w:t>out warning</w:t>
        </w:r>
      </w:ins>
      <w:ins w:id="23132" w:author="Claire S" w:date="2026-06-08T17:10:00Z" w16du:dateUtc="2026-06-08T16:10:00Z">
        <w:r w:rsidR="003C7873">
          <w:rPr>
            <w:rFonts w:ascii="Cambria" w:hAnsi="Cambria"/>
            <w:sz w:val="28"/>
            <w:szCs w:val="28"/>
          </w:rPr>
          <w:t>,</w:t>
        </w:r>
      </w:ins>
      <w:ins w:id="23133" w:author="Claire S" w:date="2026-06-05T23:45:00Z" w16du:dateUtc="2026-06-05T22:45:00Z">
        <w:r w:rsidR="00276FB0">
          <w:rPr>
            <w:rFonts w:ascii="Cambria" w:hAnsi="Cambria"/>
            <w:sz w:val="28"/>
            <w:szCs w:val="28"/>
          </w:rPr>
          <w:t xml:space="preserve"> a figure hurled itself at her.</w:t>
        </w:r>
      </w:ins>
    </w:p>
    <w:p w14:paraId="70393DBB" w14:textId="5D011E1F" w:rsidR="00276FB0" w:rsidRDefault="00276FB0" w:rsidP="00712309">
      <w:pPr>
        <w:spacing w:after="0" w:line="360" w:lineRule="auto"/>
        <w:rPr>
          <w:ins w:id="23134" w:author="Claire S" w:date="2026-06-05T23:46:00Z" w16du:dateUtc="2026-06-05T22:46:00Z"/>
          <w:rFonts w:ascii="Cambria" w:hAnsi="Cambria"/>
          <w:sz w:val="28"/>
          <w:szCs w:val="28"/>
        </w:rPr>
      </w:pPr>
      <w:ins w:id="23135" w:author="Claire S" w:date="2026-06-05T23:45:00Z" w16du:dateUtc="2026-06-05T22:45:00Z">
        <w:r>
          <w:rPr>
            <w:rFonts w:ascii="Cambria" w:hAnsi="Cambria"/>
            <w:sz w:val="28"/>
            <w:szCs w:val="28"/>
          </w:rPr>
          <w:tab/>
          <w:t>‘Oh m</w:t>
        </w:r>
      </w:ins>
      <w:ins w:id="23136" w:author="Daisy Watt" w:date="2026-06-23T19:08:00Z" w16du:dateUtc="2026-06-23T17:08:00Z">
        <w:r w:rsidR="006C7E1A">
          <w:rPr>
            <w:rFonts w:ascii="Cambria" w:hAnsi="Cambria"/>
            <w:sz w:val="28"/>
            <w:szCs w:val="28"/>
          </w:rPr>
          <w:t>y…</w:t>
        </w:r>
      </w:ins>
      <w:ins w:id="23137" w:author="Claire S" w:date="2026-06-05T23:45:00Z" w16du:dateUtc="2026-06-05T22:45:00Z">
        <w:del w:id="23138" w:author="Daisy Watt" w:date="2026-06-23T19:08:00Z" w16du:dateUtc="2026-06-23T17:08:00Z">
          <w:r w:rsidDel="006C7E1A">
            <w:rPr>
              <w:rFonts w:ascii="Cambria" w:hAnsi="Cambria"/>
              <w:sz w:val="28"/>
              <w:szCs w:val="28"/>
            </w:rPr>
            <w:delText>y</w:delText>
          </w:r>
          <w:r w:rsidDel="00951E27">
            <w:rPr>
              <w:rFonts w:ascii="Cambria" w:hAnsi="Cambria"/>
              <w:sz w:val="28"/>
              <w:szCs w:val="28"/>
            </w:rPr>
            <w:delText xml:space="preserve"> -</w:delText>
          </w:r>
        </w:del>
        <w:r>
          <w:rPr>
            <w:rFonts w:ascii="Cambria" w:hAnsi="Cambria"/>
            <w:sz w:val="28"/>
            <w:szCs w:val="28"/>
          </w:rPr>
          <w:t>’ Clara went flying forward</w:t>
        </w:r>
      </w:ins>
      <w:ins w:id="23139" w:author="Daisy Watt" w:date="2026-06-16T17:17:00Z" w16du:dateUtc="2026-06-16T16:17:00Z">
        <w:r w:rsidR="00F00933">
          <w:rPr>
            <w:rFonts w:ascii="Cambria" w:hAnsi="Cambria"/>
            <w:sz w:val="28"/>
            <w:szCs w:val="28"/>
          </w:rPr>
          <w:t>s</w:t>
        </w:r>
      </w:ins>
      <w:ins w:id="23140" w:author="Claire S" w:date="2026-06-05T23:45:00Z" w16du:dateUtc="2026-06-05T22:45:00Z">
        <w:r>
          <w:rPr>
            <w:rFonts w:ascii="Cambria" w:hAnsi="Cambria"/>
            <w:sz w:val="28"/>
            <w:szCs w:val="28"/>
          </w:rPr>
          <w:t xml:space="preserve">, grabbing onto the </w:t>
        </w:r>
        <w:del w:id="23141" w:author="Daisy Watt" w:date="2026-06-23T19:08:00Z" w16du:dateUtc="2026-06-23T17:08:00Z">
          <w:r w:rsidDel="00354947">
            <w:rPr>
              <w:rFonts w:ascii="Cambria" w:hAnsi="Cambria"/>
              <w:sz w:val="28"/>
              <w:szCs w:val="28"/>
            </w:rPr>
            <w:delText>lampost</w:delText>
          </w:r>
        </w:del>
      </w:ins>
      <w:ins w:id="23142" w:author="Daisy Watt" w:date="2026-06-23T19:08:00Z" w16du:dateUtc="2026-06-23T17:08:00Z">
        <w:r w:rsidR="00354947">
          <w:rPr>
            <w:rFonts w:ascii="Cambria" w:hAnsi="Cambria"/>
            <w:sz w:val="28"/>
            <w:szCs w:val="28"/>
          </w:rPr>
          <w:t>lamppost</w:t>
        </w:r>
      </w:ins>
      <w:ins w:id="23143" w:author="Claire S" w:date="2026-06-05T23:45:00Z" w16du:dateUtc="2026-06-05T22:45:00Z">
        <w:r>
          <w:rPr>
            <w:rFonts w:ascii="Cambria" w:hAnsi="Cambria"/>
            <w:sz w:val="28"/>
            <w:szCs w:val="28"/>
          </w:rPr>
          <w:t xml:space="preserve"> beside her</w:t>
        </w:r>
      </w:ins>
      <w:ins w:id="23144" w:author="Claire S" w:date="2026-06-05T23:50:00Z" w16du:dateUtc="2026-06-05T22:50:00Z">
        <w:r w:rsidR="00612457">
          <w:rPr>
            <w:rFonts w:ascii="Cambria" w:hAnsi="Cambria"/>
            <w:sz w:val="28"/>
            <w:szCs w:val="28"/>
          </w:rPr>
          <w:t xml:space="preserve"> before she fell flat on her face</w:t>
        </w:r>
      </w:ins>
      <w:ins w:id="23145" w:author="Claire S" w:date="2026-06-05T23:45:00Z" w16du:dateUtc="2026-06-05T22:45:00Z">
        <w:r>
          <w:rPr>
            <w:rFonts w:ascii="Cambria" w:hAnsi="Cambria"/>
            <w:sz w:val="28"/>
            <w:szCs w:val="28"/>
          </w:rPr>
          <w:t xml:space="preserve">. </w:t>
        </w:r>
        <w:r w:rsidR="008065BE">
          <w:rPr>
            <w:rFonts w:ascii="Cambria" w:hAnsi="Cambria"/>
            <w:sz w:val="28"/>
            <w:szCs w:val="28"/>
          </w:rPr>
          <w:t xml:space="preserve"> </w:t>
        </w:r>
      </w:ins>
      <w:ins w:id="23146" w:author="Claire S" w:date="2026-06-05T23:50:00Z" w16du:dateUtc="2026-06-05T22:50:00Z">
        <w:r w:rsidR="00612457">
          <w:rPr>
            <w:rFonts w:ascii="Cambria" w:hAnsi="Cambria"/>
            <w:sz w:val="28"/>
            <w:szCs w:val="28"/>
          </w:rPr>
          <w:t>From her awkward position, she could se</w:t>
        </w:r>
      </w:ins>
      <w:ins w:id="23147" w:author="Claire S" w:date="2026-06-05T23:51:00Z" w16du:dateUtc="2026-06-05T22:51:00Z">
        <w:r w:rsidR="00612457">
          <w:rPr>
            <w:rFonts w:ascii="Cambria" w:hAnsi="Cambria"/>
            <w:sz w:val="28"/>
            <w:szCs w:val="28"/>
          </w:rPr>
          <w:t>e a</w:t>
        </w:r>
      </w:ins>
      <w:ins w:id="23148" w:author="Claire S" w:date="2026-06-05T23:45:00Z" w16du:dateUtc="2026-06-05T22:45:00Z">
        <w:r w:rsidR="008065BE">
          <w:rPr>
            <w:rFonts w:ascii="Cambria" w:hAnsi="Cambria"/>
            <w:sz w:val="28"/>
            <w:szCs w:val="28"/>
          </w:rPr>
          <w:t xml:space="preserve"> moped </w:t>
        </w:r>
      </w:ins>
      <w:ins w:id="23149" w:author="Claire S" w:date="2026-06-05T23:51:00Z" w16du:dateUtc="2026-06-05T22:51:00Z">
        <w:r w:rsidR="00612457">
          <w:rPr>
            <w:rFonts w:ascii="Cambria" w:hAnsi="Cambria"/>
            <w:sz w:val="28"/>
            <w:szCs w:val="28"/>
          </w:rPr>
          <w:t xml:space="preserve">that had just mounted </w:t>
        </w:r>
      </w:ins>
      <w:ins w:id="23150" w:author="Claire S" w:date="2026-06-05T23:45:00Z" w16du:dateUtc="2026-06-05T22:45:00Z">
        <w:r w:rsidR="008065BE">
          <w:rPr>
            <w:rFonts w:ascii="Cambria" w:hAnsi="Cambria"/>
            <w:sz w:val="28"/>
            <w:szCs w:val="28"/>
          </w:rPr>
          <w:t>the pave</w:t>
        </w:r>
      </w:ins>
      <w:ins w:id="23151" w:author="Claire S" w:date="2026-06-05T23:46:00Z" w16du:dateUtc="2026-06-05T22:46:00Z">
        <w:r w:rsidR="008065BE">
          <w:rPr>
            <w:rFonts w:ascii="Cambria" w:hAnsi="Cambria"/>
            <w:sz w:val="28"/>
            <w:szCs w:val="28"/>
          </w:rPr>
          <w:t>ment, missing her by centimetres</w:t>
        </w:r>
      </w:ins>
      <w:ins w:id="23152" w:author="Claire S" w:date="2026-06-05T23:51:00Z" w16du:dateUtc="2026-06-05T22:51:00Z">
        <w:r w:rsidR="00612457">
          <w:rPr>
            <w:rFonts w:ascii="Cambria" w:hAnsi="Cambria"/>
            <w:sz w:val="28"/>
            <w:szCs w:val="28"/>
          </w:rPr>
          <w:t>, and</w:t>
        </w:r>
      </w:ins>
      <w:ins w:id="23153" w:author="Daisy Watt" w:date="2026-06-23T19:09:00Z" w16du:dateUtc="2026-06-23T17:09:00Z">
        <w:r w:rsidR="00AA64EB">
          <w:rPr>
            <w:rFonts w:ascii="Cambria" w:hAnsi="Cambria"/>
            <w:sz w:val="28"/>
            <w:szCs w:val="28"/>
          </w:rPr>
          <w:t xml:space="preserve"> was now</w:t>
        </w:r>
      </w:ins>
      <w:ins w:id="23154" w:author="Claire S" w:date="2026-06-05T23:51:00Z" w16du:dateUtc="2026-06-05T22:51:00Z">
        <w:r w:rsidR="00612457">
          <w:rPr>
            <w:rFonts w:ascii="Cambria" w:hAnsi="Cambria"/>
            <w:sz w:val="28"/>
            <w:szCs w:val="28"/>
          </w:rPr>
          <w:t xml:space="preserve"> roaring off</w:t>
        </w:r>
      </w:ins>
      <w:ins w:id="23155" w:author="Claire S" w:date="2026-06-05T23:46:00Z" w16du:dateUtc="2026-06-05T22:46:00Z">
        <w:r w:rsidR="008065BE">
          <w:rPr>
            <w:rFonts w:ascii="Cambria" w:hAnsi="Cambria"/>
            <w:sz w:val="28"/>
            <w:szCs w:val="28"/>
          </w:rPr>
          <w:t>.</w:t>
        </w:r>
      </w:ins>
    </w:p>
    <w:p w14:paraId="3D64F884" w14:textId="53616886" w:rsidR="008065BE" w:rsidRDefault="008065BE" w:rsidP="00712309">
      <w:pPr>
        <w:spacing w:after="0" w:line="360" w:lineRule="auto"/>
        <w:rPr>
          <w:ins w:id="23156" w:author="Claire S" w:date="2026-06-05T23:51:00Z" w16du:dateUtc="2026-06-05T22:51:00Z"/>
          <w:rFonts w:ascii="Cambria" w:hAnsi="Cambria"/>
          <w:sz w:val="28"/>
          <w:szCs w:val="28"/>
        </w:rPr>
      </w:pPr>
      <w:ins w:id="23157" w:author="Claire S" w:date="2026-06-05T23:46:00Z" w16du:dateUtc="2026-06-05T22:46:00Z">
        <w:r>
          <w:rPr>
            <w:rFonts w:ascii="Cambria" w:hAnsi="Cambria"/>
            <w:sz w:val="28"/>
            <w:szCs w:val="28"/>
          </w:rPr>
          <w:tab/>
          <w:t>‘</w:t>
        </w:r>
      </w:ins>
      <w:ins w:id="23158" w:author="Claire S" w:date="2026-06-05T23:51:00Z" w16du:dateUtc="2026-06-05T22:51:00Z">
        <w:r w:rsidR="00612457">
          <w:rPr>
            <w:rFonts w:ascii="Cambria" w:hAnsi="Cambria"/>
            <w:sz w:val="28"/>
            <w:szCs w:val="28"/>
          </w:rPr>
          <w:t>God, a</w:t>
        </w:r>
      </w:ins>
      <w:ins w:id="23159" w:author="Claire S" w:date="2026-06-05T23:46:00Z" w16du:dateUtc="2026-06-05T22:46:00Z">
        <w:r>
          <w:rPr>
            <w:rFonts w:ascii="Cambria" w:hAnsi="Cambria"/>
            <w:sz w:val="28"/>
            <w:szCs w:val="28"/>
          </w:rPr>
          <w:t xml:space="preserve">re you okay?’ Ishan offered her his hand. </w:t>
        </w:r>
      </w:ins>
    </w:p>
    <w:p w14:paraId="520A66B1" w14:textId="078AB689" w:rsidR="00612457" w:rsidRDefault="00612457" w:rsidP="00712309">
      <w:pPr>
        <w:spacing w:after="0" w:line="360" w:lineRule="auto"/>
        <w:rPr>
          <w:ins w:id="23160" w:author="Claire S" w:date="2026-06-05T23:47:00Z" w16du:dateUtc="2026-06-05T22:47:00Z"/>
          <w:rFonts w:ascii="Cambria" w:hAnsi="Cambria"/>
          <w:sz w:val="28"/>
          <w:szCs w:val="28"/>
        </w:rPr>
      </w:pPr>
      <w:ins w:id="23161" w:author="Claire S" w:date="2026-06-05T23:51:00Z" w16du:dateUtc="2026-06-05T22:51:00Z">
        <w:r>
          <w:rPr>
            <w:rFonts w:ascii="Cambria" w:hAnsi="Cambria"/>
            <w:sz w:val="28"/>
            <w:szCs w:val="28"/>
          </w:rPr>
          <w:tab/>
          <w:t>She was too stunned to move for a second.</w:t>
        </w:r>
      </w:ins>
    </w:p>
    <w:p w14:paraId="02381EF7" w14:textId="228DBA5E" w:rsidR="008065BE" w:rsidRDefault="008065BE" w:rsidP="00712309">
      <w:pPr>
        <w:spacing w:after="0" w:line="360" w:lineRule="auto"/>
        <w:rPr>
          <w:ins w:id="23162" w:author="Claire S" w:date="2026-06-05T23:48:00Z" w16du:dateUtc="2026-06-05T22:48:00Z"/>
          <w:rFonts w:ascii="Cambria" w:hAnsi="Cambria"/>
          <w:sz w:val="28"/>
          <w:szCs w:val="28"/>
        </w:rPr>
      </w:pPr>
      <w:ins w:id="23163" w:author="Claire S" w:date="2026-06-05T23:47:00Z" w16du:dateUtc="2026-06-05T22:47:00Z">
        <w:r>
          <w:rPr>
            <w:rFonts w:ascii="Cambria" w:hAnsi="Cambria"/>
            <w:sz w:val="28"/>
            <w:szCs w:val="28"/>
          </w:rPr>
          <w:tab/>
        </w:r>
      </w:ins>
      <w:ins w:id="23164" w:author="Claire S" w:date="2026-06-05T23:49:00Z" w16du:dateUtc="2026-06-05T22:49:00Z">
        <w:r w:rsidR="005860B4">
          <w:rPr>
            <w:rFonts w:ascii="Cambria" w:hAnsi="Cambria"/>
            <w:sz w:val="28"/>
            <w:szCs w:val="28"/>
          </w:rPr>
          <w:t>O</w:t>
        </w:r>
      </w:ins>
      <w:ins w:id="23165" w:author="Claire S" w:date="2026-06-05T23:47:00Z" w16du:dateUtc="2026-06-05T22:47:00Z">
        <w:r>
          <w:rPr>
            <w:rFonts w:ascii="Cambria" w:hAnsi="Cambria"/>
            <w:sz w:val="28"/>
            <w:szCs w:val="28"/>
          </w:rPr>
          <w:t xml:space="preserve">n the </w:t>
        </w:r>
      </w:ins>
      <w:ins w:id="23166" w:author="Claire S" w:date="2026-06-05T23:49:00Z" w16du:dateUtc="2026-06-05T22:49:00Z">
        <w:r w:rsidR="005860B4">
          <w:rPr>
            <w:rFonts w:ascii="Cambria" w:hAnsi="Cambria"/>
            <w:sz w:val="28"/>
            <w:szCs w:val="28"/>
          </w:rPr>
          <w:t xml:space="preserve">far </w:t>
        </w:r>
      </w:ins>
      <w:ins w:id="23167" w:author="Claire S" w:date="2026-06-05T23:47:00Z" w16du:dateUtc="2026-06-05T22:47:00Z">
        <w:r>
          <w:rPr>
            <w:rFonts w:ascii="Cambria" w:hAnsi="Cambria"/>
            <w:sz w:val="28"/>
            <w:szCs w:val="28"/>
          </w:rPr>
          <w:t>side of the square</w:t>
        </w:r>
      </w:ins>
      <w:ins w:id="23168" w:author="Claire S" w:date="2026-06-05T23:48:00Z" w16du:dateUtc="2026-06-05T22:48:00Z">
        <w:r w:rsidR="005860B4">
          <w:rPr>
            <w:rFonts w:ascii="Cambria" w:hAnsi="Cambria"/>
            <w:sz w:val="28"/>
            <w:szCs w:val="28"/>
          </w:rPr>
          <w:t xml:space="preserve">, </w:t>
        </w:r>
      </w:ins>
      <w:ins w:id="23169" w:author="Claire S" w:date="2026-06-05T23:49:00Z" w16du:dateUtc="2026-06-05T22:49:00Z">
        <w:r w:rsidR="005860B4">
          <w:rPr>
            <w:rFonts w:ascii="Cambria" w:hAnsi="Cambria"/>
            <w:sz w:val="28"/>
            <w:szCs w:val="28"/>
          </w:rPr>
          <w:t>people</w:t>
        </w:r>
      </w:ins>
      <w:ins w:id="23170" w:author="Claire S" w:date="2026-06-08T17:11:00Z" w16du:dateUtc="2026-06-08T16:11:00Z">
        <w:r w:rsidR="003C7873">
          <w:rPr>
            <w:rFonts w:ascii="Cambria" w:hAnsi="Cambria"/>
            <w:sz w:val="28"/>
            <w:szCs w:val="28"/>
          </w:rPr>
          <w:t xml:space="preserve"> were</w:t>
        </w:r>
      </w:ins>
      <w:ins w:id="23171" w:author="Claire S" w:date="2026-06-05T23:49:00Z" w16du:dateUtc="2026-06-05T22:49:00Z">
        <w:r w:rsidR="005860B4">
          <w:rPr>
            <w:rFonts w:ascii="Cambria" w:hAnsi="Cambria"/>
            <w:sz w:val="28"/>
            <w:szCs w:val="28"/>
          </w:rPr>
          <w:t xml:space="preserve"> </w:t>
        </w:r>
      </w:ins>
      <w:ins w:id="23172" w:author="Claire S" w:date="2026-06-05T23:48:00Z" w16du:dateUtc="2026-06-05T22:48:00Z">
        <w:r w:rsidR="005860B4">
          <w:rPr>
            <w:rFonts w:ascii="Cambria" w:hAnsi="Cambria"/>
            <w:sz w:val="28"/>
            <w:szCs w:val="28"/>
          </w:rPr>
          <w:t>shouting</w:t>
        </w:r>
      </w:ins>
      <w:ins w:id="23173" w:author="Claire S" w:date="2026-06-05T23:49:00Z" w16du:dateUtc="2026-06-05T22:49:00Z">
        <w:r w:rsidR="005860B4">
          <w:rPr>
            <w:rFonts w:ascii="Cambria" w:hAnsi="Cambria"/>
            <w:sz w:val="28"/>
            <w:szCs w:val="28"/>
          </w:rPr>
          <w:t xml:space="preserve">. </w:t>
        </w:r>
      </w:ins>
      <w:ins w:id="23174" w:author="Claire S" w:date="2026-06-08T17:11:00Z" w16du:dateUtc="2026-06-08T16:11:00Z">
        <w:r w:rsidR="003C7873">
          <w:rPr>
            <w:rFonts w:ascii="Cambria" w:hAnsi="Cambria"/>
            <w:sz w:val="28"/>
            <w:szCs w:val="28"/>
          </w:rPr>
          <w:t xml:space="preserve">‘Ow.’ </w:t>
        </w:r>
      </w:ins>
      <w:ins w:id="23175" w:author="Claire S" w:date="2026-06-05T23:49:00Z" w16du:dateUtc="2026-06-05T22:49:00Z">
        <w:r w:rsidR="005860B4">
          <w:rPr>
            <w:rFonts w:ascii="Cambria" w:hAnsi="Cambria"/>
            <w:sz w:val="28"/>
            <w:szCs w:val="28"/>
          </w:rPr>
          <w:t xml:space="preserve">Her knee </w:t>
        </w:r>
      </w:ins>
      <w:ins w:id="23176" w:author="Claire S" w:date="2026-06-08T17:11:00Z" w16du:dateUtc="2026-06-08T16:11:00Z">
        <w:r w:rsidR="003C7873">
          <w:rPr>
            <w:rFonts w:ascii="Cambria" w:hAnsi="Cambria"/>
            <w:sz w:val="28"/>
            <w:szCs w:val="28"/>
          </w:rPr>
          <w:t xml:space="preserve">was sore and </w:t>
        </w:r>
      </w:ins>
      <w:ins w:id="23177" w:author="Claire S" w:date="2026-06-05T23:49:00Z" w16du:dateUtc="2026-06-05T22:49:00Z">
        <w:r w:rsidR="005860B4">
          <w:rPr>
            <w:rFonts w:ascii="Cambria" w:hAnsi="Cambria"/>
            <w:sz w:val="28"/>
            <w:szCs w:val="28"/>
          </w:rPr>
          <w:t>grazed as</w:t>
        </w:r>
      </w:ins>
      <w:ins w:id="23178" w:author="Claire S" w:date="2026-06-05T23:48:00Z" w16du:dateUtc="2026-06-05T22:48:00Z">
        <w:r w:rsidR="005860B4">
          <w:rPr>
            <w:rFonts w:ascii="Cambria" w:hAnsi="Cambria"/>
            <w:sz w:val="28"/>
            <w:szCs w:val="28"/>
          </w:rPr>
          <w:t xml:space="preserve"> she took</w:t>
        </w:r>
      </w:ins>
      <w:ins w:id="23179" w:author="Claire S" w:date="2026-06-08T17:11:00Z" w16du:dateUtc="2026-06-08T16:11:00Z">
        <w:r w:rsidR="003C7873">
          <w:rPr>
            <w:rFonts w:ascii="Cambria" w:hAnsi="Cambria"/>
            <w:sz w:val="28"/>
            <w:szCs w:val="28"/>
          </w:rPr>
          <w:t xml:space="preserve"> Ishan’s</w:t>
        </w:r>
      </w:ins>
      <w:ins w:id="23180" w:author="Claire S" w:date="2026-06-05T23:48:00Z" w16du:dateUtc="2026-06-05T22:48:00Z">
        <w:r w:rsidR="005860B4">
          <w:rPr>
            <w:rFonts w:ascii="Cambria" w:hAnsi="Cambria"/>
            <w:sz w:val="28"/>
            <w:szCs w:val="28"/>
          </w:rPr>
          <w:t xml:space="preserve"> hand.</w:t>
        </w:r>
      </w:ins>
      <w:ins w:id="23181" w:author="Claire S" w:date="2026-07-31T17:15:00Z" w16du:dateUtc="2026-07-31T16:15:00Z">
        <w:r w:rsidR="00A51809">
          <w:rPr>
            <w:rFonts w:ascii="Cambria" w:hAnsi="Cambria"/>
            <w:sz w:val="28"/>
            <w:szCs w:val="28"/>
          </w:rPr>
          <w:t xml:space="preserve"> ‘That hurts.’</w:t>
        </w:r>
      </w:ins>
    </w:p>
    <w:p w14:paraId="57E28A29" w14:textId="45771684" w:rsidR="005860B4" w:rsidRDefault="005860B4">
      <w:pPr>
        <w:spacing w:after="0" w:line="360" w:lineRule="auto"/>
        <w:ind w:firstLine="720"/>
        <w:rPr>
          <w:ins w:id="23182" w:author="Claire S" w:date="2026-06-05T23:44:00Z" w16du:dateUtc="2026-06-05T22:44:00Z"/>
          <w:rFonts w:ascii="Cambria" w:hAnsi="Cambria"/>
          <w:sz w:val="28"/>
          <w:szCs w:val="28"/>
        </w:rPr>
        <w:pPrChange w:id="23183" w:author="Claire S" w:date="2026-06-05T23:48:00Z" w16du:dateUtc="2026-06-05T22:48:00Z">
          <w:pPr>
            <w:spacing w:after="0" w:line="360" w:lineRule="auto"/>
          </w:pPr>
        </w:pPrChange>
      </w:pPr>
      <w:ins w:id="23184" w:author="Claire S" w:date="2026-06-05T23:48:00Z" w16du:dateUtc="2026-06-05T22:48:00Z">
        <w:r>
          <w:rPr>
            <w:rFonts w:ascii="Cambria" w:hAnsi="Cambria"/>
            <w:sz w:val="28"/>
            <w:szCs w:val="28"/>
          </w:rPr>
          <w:t>‘</w:t>
        </w:r>
        <w:commentRangeStart w:id="23185"/>
        <w:r>
          <w:rPr>
            <w:rFonts w:ascii="Cambria" w:hAnsi="Cambria"/>
            <w:sz w:val="28"/>
            <w:szCs w:val="28"/>
          </w:rPr>
          <w:t>Sorry</w:t>
        </w:r>
      </w:ins>
      <w:ins w:id="23186" w:author="Claire S" w:date="2026-07-31T17:10:00Z" w16du:dateUtc="2026-07-31T16:10:00Z">
        <w:r w:rsidR="00A51809">
          <w:rPr>
            <w:rFonts w:ascii="Cambria" w:hAnsi="Cambria"/>
            <w:sz w:val="28"/>
            <w:szCs w:val="28"/>
          </w:rPr>
          <w:t xml:space="preserve"> </w:t>
        </w:r>
      </w:ins>
      <w:ins w:id="23187" w:author="Claire S" w:date="2026-07-31T17:15:00Z" w16du:dateUtc="2026-07-31T16:15:00Z">
        <w:r w:rsidR="00A51809">
          <w:rPr>
            <w:rFonts w:ascii="Cambria" w:hAnsi="Cambria"/>
            <w:sz w:val="28"/>
            <w:szCs w:val="28"/>
          </w:rPr>
          <w:t>but I had to act fast,</w:t>
        </w:r>
      </w:ins>
      <w:ins w:id="23188" w:author="Claire S" w:date="2026-06-05T23:48:00Z" w16du:dateUtc="2026-06-05T22:48:00Z">
        <w:r>
          <w:rPr>
            <w:rFonts w:ascii="Cambria" w:hAnsi="Cambria"/>
            <w:sz w:val="28"/>
            <w:szCs w:val="28"/>
          </w:rPr>
          <w:t xml:space="preserve"> </w:t>
        </w:r>
      </w:ins>
      <w:ins w:id="23189" w:author="Claire S" w:date="2026-06-05T23:49:00Z" w16du:dateUtc="2026-06-05T22:49:00Z">
        <w:r>
          <w:rPr>
            <w:rFonts w:ascii="Cambria" w:hAnsi="Cambria"/>
            <w:sz w:val="28"/>
            <w:szCs w:val="28"/>
          </w:rPr>
          <w:t xml:space="preserve">Clara, </w:t>
        </w:r>
      </w:ins>
      <w:commentRangeEnd w:id="23185"/>
      <w:del w:id="23190" w:author="Claire S" w:date="2026-07-31T17:15:00Z" w16du:dateUtc="2026-07-31T16:15:00Z">
        <w:r w:rsidR="0000456E" w:rsidDel="00A51809">
          <w:rPr>
            <w:rStyle w:val="CommentReference"/>
            <w:rFonts w:ascii="Cambria" w:hAnsi="Cambria"/>
            <w:sz w:val="28"/>
            <w:szCs w:val="28"/>
          </w:rPr>
          <w:commentReference w:id="23185"/>
        </w:r>
      </w:del>
      <w:ins w:id="23191" w:author="Claire S" w:date="2026-06-05T23:48:00Z" w16du:dateUtc="2026-06-05T22:48:00Z">
        <w:r>
          <w:rPr>
            <w:rFonts w:ascii="Cambria" w:hAnsi="Cambria"/>
            <w:sz w:val="28"/>
            <w:szCs w:val="28"/>
          </w:rPr>
          <w:t xml:space="preserve">that bike </w:t>
        </w:r>
      </w:ins>
      <w:ins w:id="23192" w:author="Claire S" w:date="2026-07-31T17:11:00Z" w16du:dateUtc="2026-07-31T16:11:00Z">
        <w:r w:rsidR="00A51809">
          <w:rPr>
            <w:rFonts w:ascii="Cambria" w:hAnsi="Cambria"/>
            <w:sz w:val="28"/>
            <w:szCs w:val="28"/>
          </w:rPr>
          <w:t>was about to</w:t>
        </w:r>
      </w:ins>
      <w:ins w:id="23193" w:author="Claire S" w:date="2026-06-05T23:48:00Z" w16du:dateUtc="2026-06-05T22:48:00Z">
        <w:r>
          <w:rPr>
            <w:rFonts w:ascii="Cambria" w:hAnsi="Cambria"/>
            <w:sz w:val="28"/>
            <w:szCs w:val="28"/>
          </w:rPr>
          <w:t xml:space="preserve"> </w:t>
        </w:r>
      </w:ins>
      <w:ins w:id="23194" w:author="Claire S" w:date="2026-06-05T23:51:00Z" w16du:dateUtc="2026-06-05T22:51:00Z">
        <w:r w:rsidR="00612457">
          <w:rPr>
            <w:rFonts w:ascii="Cambria" w:hAnsi="Cambria"/>
            <w:sz w:val="28"/>
            <w:szCs w:val="28"/>
          </w:rPr>
          <w:t>hit</w:t>
        </w:r>
      </w:ins>
      <w:ins w:id="23195" w:author="Claire S" w:date="2026-06-05T23:48:00Z" w16du:dateUtc="2026-06-05T22:48:00Z">
        <w:r>
          <w:rPr>
            <w:rFonts w:ascii="Cambria" w:hAnsi="Cambria"/>
            <w:sz w:val="28"/>
            <w:szCs w:val="28"/>
          </w:rPr>
          <w:t xml:space="preserve"> you</w:t>
        </w:r>
      </w:ins>
      <w:ins w:id="23196" w:author="Claire S" w:date="2026-06-05T23:50:00Z" w16du:dateUtc="2026-06-05T22:50:00Z">
        <w:del w:id="23197" w:author="Daisy Watt" w:date="2026-06-23T19:09:00Z" w16du:dateUtc="2026-06-23T17:09:00Z">
          <w:r w:rsidDel="009405EE">
            <w:rPr>
              <w:rFonts w:ascii="Cambria" w:hAnsi="Cambria"/>
              <w:sz w:val="28"/>
              <w:szCs w:val="28"/>
            </w:rPr>
            <w:delText>,’ h</w:delText>
          </w:r>
        </w:del>
      </w:ins>
      <w:ins w:id="23198" w:author="Daisy Watt" w:date="2026-06-23T19:09:00Z" w16du:dateUtc="2026-06-23T17:09:00Z">
        <w:r w:rsidR="009405EE">
          <w:rPr>
            <w:rFonts w:ascii="Cambria" w:hAnsi="Cambria"/>
            <w:sz w:val="28"/>
            <w:szCs w:val="28"/>
          </w:rPr>
          <w:t>.’ H</w:t>
        </w:r>
      </w:ins>
      <w:ins w:id="23199" w:author="Claire S" w:date="2026-06-05T23:50:00Z" w16du:dateUtc="2026-06-05T22:50:00Z">
        <w:r>
          <w:rPr>
            <w:rFonts w:ascii="Cambria" w:hAnsi="Cambria"/>
            <w:sz w:val="28"/>
            <w:szCs w:val="28"/>
          </w:rPr>
          <w:t xml:space="preserve">e </w:t>
        </w:r>
      </w:ins>
      <w:ins w:id="23200" w:author="Claire S" w:date="2026-06-08T17:11:00Z" w16du:dateUtc="2026-06-08T16:11:00Z">
        <w:r w:rsidR="003C7873">
          <w:rPr>
            <w:rFonts w:ascii="Cambria" w:hAnsi="Cambria"/>
            <w:sz w:val="28"/>
            <w:szCs w:val="28"/>
          </w:rPr>
          <w:t xml:space="preserve">pulled her up and </w:t>
        </w:r>
      </w:ins>
      <w:ins w:id="23201" w:author="Claire S" w:date="2026-06-05T23:50:00Z" w16du:dateUtc="2026-06-05T22:50:00Z">
        <w:r>
          <w:rPr>
            <w:rFonts w:ascii="Cambria" w:hAnsi="Cambria"/>
            <w:sz w:val="28"/>
            <w:szCs w:val="28"/>
          </w:rPr>
          <w:t xml:space="preserve">put an arm </w:t>
        </w:r>
      </w:ins>
      <w:ins w:id="23202" w:author="Daisy Watt" w:date="2026-06-23T19:12:00Z" w16du:dateUtc="2026-06-23T17:12:00Z">
        <w:r w:rsidR="00D55893">
          <w:rPr>
            <w:rFonts w:ascii="Cambria" w:hAnsi="Cambria"/>
            <w:sz w:val="28"/>
            <w:szCs w:val="28"/>
          </w:rPr>
          <w:t>a</w:t>
        </w:r>
      </w:ins>
      <w:ins w:id="23203" w:author="Claire S" w:date="2026-06-05T23:50:00Z" w16du:dateUtc="2026-06-05T22:50:00Z">
        <w:r>
          <w:rPr>
            <w:rFonts w:ascii="Cambria" w:hAnsi="Cambria"/>
            <w:sz w:val="28"/>
            <w:szCs w:val="28"/>
          </w:rPr>
          <w:t>round her shoulders. ‘</w:t>
        </w:r>
      </w:ins>
      <w:ins w:id="23204" w:author="Claire S" w:date="2026-06-05T23:49:00Z" w16du:dateUtc="2026-06-05T22:49:00Z">
        <w:r>
          <w:rPr>
            <w:rFonts w:ascii="Cambria" w:hAnsi="Cambria"/>
            <w:sz w:val="28"/>
            <w:szCs w:val="28"/>
          </w:rPr>
          <w:t xml:space="preserve">What a </w:t>
        </w:r>
      </w:ins>
      <w:ins w:id="23205" w:author="Claire S" w:date="2026-07-31T17:11:00Z" w16du:dateUtc="2026-07-31T16:11:00Z">
        <w:r w:rsidR="00A51809">
          <w:rPr>
            <w:rFonts w:ascii="Cambria" w:hAnsi="Cambria"/>
            <w:sz w:val="28"/>
            <w:szCs w:val="28"/>
          </w:rPr>
          <w:t>freak.</w:t>
        </w:r>
      </w:ins>
      <w:ins w:id="23206" w:author="Claire S" w:date="2026-07-31T17:16:00Z" w16du:dateUtc="2026-07-31T16:16:00Z">
        <w:r w:rsidR="00A51809">
          <w:rPr>
            <w:rFonts w:ascii="Cambria" w:hAnsi="Cambria"/>
            <w:sz w:val="28"/>
            <w:szCs w:val="28"/>
          </w:rPr>
          <w:t xml:space="preserve"> Bloody delivery drivers.</w:t>
        </w:r>
      </w:ins>
      <w:ins w:id="23207" w:author="Claire S" w:date="2026-06-05T23:48:00Z" w16du:dateUtc="2026-06-05T22:48:00Z">
        <w:r>
          <w:rPr>
            <w:rFonts w:ascii="Cambria" w:hAnsi="Cambria"/>
            <w:sz w:val="28"/>
            <w:szCs w:val="28"/>
          </w:rPr>
          <w:t>’</w:t>
        </w:r>
      </w:ins>
    </w:p>
    <w:p w14:paraId="21BC6486" w14:textId="7E35937D" w:rsidR="00712309" w:rsidDel="00AC4CDC" w:rsidRDefault="00021A7D" w:rsidP="00712309">
      <w:pPr>
        <w:spacing w:after="0" w:line="360" w:lineRule="auto"/>
        <w:rPr>
          <w:del w:id="23208" w:author="Claire S" w:date="2026-06-05T11:50:00Z" w16du:dateUtc="2026-06-05T10:50:00Z"/>
          <w:rFonts w:ascii="Cambria" w:hAnsi="Cambria"/>
          <w:sz w:val="28"/>
          <w:szCs w:val="28"/>
        </w:rPr>
      </w:pPr>
      <w:ins w:id="23209" w:author="Claire S" w:date="2026-06-05T23:44:00Z" w16du:dateUtc="2026-06-05T22:44:00Z">
        <w:r>
          <w:rPr>
            <w:rFonts w:ascii="Cambria" w:hAnsi="Cambria"/>
            <w:sz w:val="28"/>
            <w:szCs w:val="28"/>
          </w:rPr>
          <w:tab/>
        </w:r>
      </w:ins>
      <w:ins w:id="23210" w:author="Claire S" w:date="2026-06-05T23:46:00Z" w16du:dateUtc="2026-06-05T22:46:00Z">
        <w:r w:rsidR="008065BE">
          <w:rPr>
            <w:rFonts w:ascii="Cambria" w:hAnsi="Cambria"/>
            <w:sz w:val="28"/>
            <w:szCs w:val="28"/>
          </w:rPr>
          <w:t>‘</w:t>
        </w:r>
      </w:ins>
      <w:ins w:id="23211" w:author="Claire S" w:date="2026-06-05T23:47:00Z" w16du:dateUtc="2026-06-05T22:47:00Z">
        <w:r w:rsidR="008065BE">
          <w:rPr>
            <w:rFonts w:ascii="Cambria" w:hAnsi="Cambria"/>
            <w:sz w:val="28"/>
            <w:szCs w:val="28"/>
          </w:rPr>
          <w:t>I’m ok</w:t>
        </w:r>
      </w:ins>
      <w:ins w:id="23212" w:author="Daisy Watt" w:date="2026-06-23T19:09:00Z" w16du:dateUtc="2026-06-23T17:09:00Z">
        <w:r w:rsidR="009405EE">
          <w:rPr>
            <w:rFonts w:ascii="Cambria" w:hAnsi="Cambria"/>
            <w:sz w:val="28"/>
            <w:szCs w:val="28"/>
          </w:rPr>
          <w:t>ay</w:t>
        </w:r>
      </w:ins>
      <w:ins w:id="23213" w:author="Claire S" w:date="2026-06-05T23:47:00Z" w16du:dateUtc="2026-06-05T22:47:00Z">
        <w:r w:rsidR="008065BE">
          <w:rPr>
            <w:rFonts w:ascii="Cambria" w:hAnsi="Cambria"/>
            <w:sz w:val="28"/>
            <w:szCs w:val="28"/>
          </w:rPr>
          <w:t xml:space="preserve">.’ </w:t>
        </w:r>
      </w:ins>
      <w:ins w:id="23214" w:author="Claire S" w:date="2026-06-05T23:46:00Z" w16du:dateUtc="2026-06-05T22:46:00Z">
        <w:r w:rsidR="008065BE">
          <w:rPr>
            <w:rFonts w:ascii="Cambria" w:hAnsi="Cambria"/>
            <w:sz w:val="28"/>
            <w:szCs w:val="28"/>
          </w:rPr>
          <w:t xml:space="preserve">Shaken but not really hurt, the two of them went back inside, to find the whole </w:t>
        </w:r>
      </w:ins>
      <w:ins w:id="23215" w:author="Claire S" w:date="2026-06-05T23:47:00Z" w16du:dateUtc="2026-06-05T22:47:00Z">
        <w:r w:rsidR="008065BE">
          <w:rPr>
            <w:rFonts w:ascii="Cambria" w:hAnsi="Cambria"/>
            <w:sz w:val="28"/>
            <w:szCs w:val="28"/>
          </w:rPr>
          <w:t xml:space="preserve">pub </w:t>
        </w:r>
      </w:ins>
      <w:ins w:id="23216" w:author="Claire S" w:date="2026-07-31T17:16:00Z" w16du:dateUtc="2026-07-31T16:16:00Z">
        <w:r w:rsidR="00A51809">
          <w:rPr>
            <w:rFonts w:ascii="Cambria" w:hAnsi="Cambria"/>
            <w:sz w:val="28"/>
            <w:szCs w:val="28"/>
          </w:rPr>
          <w:t xml:space="preserve">quiet and </w:t>
        </w:r>
      </w:ins>
      <w:ins w:id="23217" w:author="Claire S" w:date="2026-06-05T23:47:00Z" w16du:dateUtc="2026-06-05T22:47:00Z">
        <w:r w:rsidR="008065BE">
          <w:rPr>
            <w:rFonts w:ascii="Cambria" w:hAnsi="Cambria"/>
            <w:sz w:val="28"/>
            <w:szCs w:val="28"/>
          </w:rPr>
          <w:t xml:space="preserve">staring at </w:t>
        </w:r>
      </w:ins>
      <w:del w:id="23218" w:author="Claire S" w:date="2026-06-05T11:50:00Z" w16du:dateUtc="2026-06-05T10:50:00Z">
        <w:r w:rsidR="00616EBE" w:rsidDel="007B3ED9">
          <w:rPr>
            <w:rFonts w:ascii="Cambria" w:hAnsi="Cambria"/>
            <w:sz w:val="28"/>
            <w:szCs w:val="28"/>
          </w:rPr>
          <w:delText xml:space="preserve">she could see </w:delText>
        </w:r>
        <w:r w:rsidR="00FB6059" w:rsidDel="007B3ED9">
          <w:rPr>
            <w:rFonts w:ascii="Cambria" w:hAnsi="Cambria"/>
            <w:sz w:val="28"/>
            <w:szCs w:val="28"/>
          </w:rPr>
          <w:delText xml:space="preserve">most of the </w:delText>
        </w:r>
      </w:del>
      <w:del w:id="23219" w:author="Claire S" w:date="2026-06-05T23:47:00Z" w16du:dateUtc="2026-06-05T22:47:00Z">
        <w:r w:rsidR="00FB6059" w:rsidDel="008065BE">
          <w:rPr>
            <w:rFonts w:ascii="Cambria" w:hAnsi="Cambria"/>
            <w:sz w:val="28"/>
            <w:szCs w:val="28"/>
          </w:rPr>
          <w:delText xml:space="preserve">pub </w:delText>
        </w:r>
      </w:del>
      <w:del w:id="23220" w:author="Claire S" w:date="2026-06-05T14:55:00Z" w16du:dateUtc="2026-06-05T13:55:00Z">
        <w:r w:rsidR="00712309" w:rsidDel="00FE3135">
          <w:rPr>
            <w:rFonts w:ascii="Cambria" w:hAnsi="Cambria"/>
            <w:sz w:val="28"/>
            <w:szCs w:val="28"/>
          </w:rPr>
          <w:delText xml:space="preserve">staring </w:delText>
        </w:r>
      </w:del>
      <w:del w:id="23221" w:author="Claire S" w:date="2026-06-05T23:47:00Z" w16du:dateUtc="2026-06-05T22:47:00Z">
        <w:r w:rsidR="00712309" w:rsidDel="008065BE">
          <w:rPr>
            <w:rFonts w:ascii="Cambria" w:hAnsi="Cambria"/>
            <w:sz w:val="28"/>
            <w:szCs w:val="28"/>
          </w:rPr>
          <w:delText xml:space="preserve">at </w:delText>
        </w:r>
      </w:del>
      <w:r w:rsidR="00712309">
        <w:rPr>
          <w:rFonts w:ascii="Cambria" w:hAnsi="Cambria"/>
          <w:sz w:val="28"/>
          <w:szCs w:val="28"/>
        </w:rPr>
        <w:t xml:space="preserve">the </w:t>
      </w:r>
      <w:r w:rsidR="008E473F">
        <w:rPr>
          <w:rFonts w:ascii="Cambria" w:hAnsi="Cambria"/>
          <w:sz w:val="28"/>
          <w:szCs w:val="28"/>
        </w:rPr>
        <w:t xml:space="preserve">big screen </w:t>
      </w:r>
      <w:r w:rsidR="00712309">
        <w:rPr>
          <w:rFonts w:ascii="Cambria" w:hAnsi="Cambria"/>
          <w:sz w:val="28"/>
          <w:szCs w:val="28"/>
        </w:rPr>
        <w:t>in the corner</w:t>
      </w:r>
      <w:del w:id="23222" w:author="Claire S" w:date="2026-06-05T14:55:00Z" w16du:dateUtc="2026-06-05T13:55:00Z">
        <w:r w:rsidR="00B45CFD" w:rsidDel="00FE3135">
          <w:rPr>
            <w:rFonts w:ascii="Cambria" w:hAnsi="Cambria"/>
            <w:sz w:val="28"/>
            <w:szCs w:val="28"/>
          </w:rPr>
          <w:delText>.  They</w:delText>
        </w:r>
        <w:r w:rsidR="008E473F" w:rsidDel="00FE3135">
          <w:rPr>
            <w:rFonts w:ascii="Cambria" w:hAnsi="Cambria"/>
            <w:sz w:val="28"/>
            <w:szCs w:val="28"/>
          </w:rPr>
          <w:delText xml:space="preserve"> all </w:delText>
        </w:r>
        <w:r w:rsidR="00D96960" w:rsidDel="00FE3135">
          <w:rPr>
            <w:rFonts w:ascii="Cambria" w:hAnsi="Cambria"/>
            <w:sz w:val="28"/>
            <w:szCs w:val="28"/>
          </w:rPr>
          <w:delText>look</w:delText>
        </w:r>
        <w:r w:rsidR="00B45CFD" w:rsidDel="00FE3135">
          <w:rPr>
            <w:rFonts w:ascii="Cambria" w:hAnsi="Cambria"/>
            <w:sz w:val="28"/>
            <w:szCs w:val="28"/>
          </w:rPr>
          <w:delText>ed</w:delText>
        </w:r>
      </w:del>
      <w:del w:id="23223" w:author="Claire S" w:date="2026-07-31T17:16:00Z" w16du:dateUtc="2026-07-31T16:16:00Z">
        <w:r w:rsidR="00B45CFD" w:rsidDel="00A51809">
          <w:rPr>
            <w:rFonts w:ascii="Cambria" w:hAnsi="Cambria"/>
            <w:sz w:val="28"/>
            <w:szCs w:val="28"/>
          </w:rPr>
          <w:delText xml:space="preserve"> </w:delText>
        </w:r>
        <w:r w:rsidR="00D96960" w:rsidDel="00A51809">
          <w:rPr>
            <w:rFonts w:ascii="Cambria" w:hAnsi="Cambria"/>
            <w:sz w:val="28"/>
            <w:szCs w:val="28"/>
          </w:rPr>
          <w:delText>horrified</w:delText>
        </w:r>
      </w:del>
      <w:r w:rsidR="00712309">
        <w:rPr>
          <w:rFonts w:ascii="Cambria" w:hAnsi="Cambria"/>
          <w:sz w:val="28"/>
          <w:szCs w:val="28"/>
        </w:rPr>
        <w:t xml:space="preserve">. </w:t>
      </w:r>
    </w:p>
    <w:p w14:paraId="09FDEE91" w14:textId="055259D7" w:rsidR="00AC4CDC" w:rsidRDefault="00AC4CDC" w:rsidP="00712309">
      <w:pPr>
        <w:spacing w:after="0" w:line="360" w:lineRule="auto"/>
        <w:rPr>
          <w:ins w:id="23224" w:author="Claire S" w:date="2026-06-05T14:57:00Z" w16du:dateUtc="2026-06-05T13:57:00Z"/>
          <w:rFonts w:ascii="Cambria" w:hAnsi="Cambria"/>
          <w:sz w:val="28"/>
          <w:szCs w:val="28"/>
        </w:rPr>
      </w:pPr>
      <w:ins w:id="23225" w:author="Claire S" w:date="2026-06-05T14:57:00Z" w16du:dateUtc="2026-06-05T13:57:00Z">
        <w:r>
          <w:rPr>
            <w:rFonts w:ascii="Cambria" w:hAnsi="Cambria"/>
            <w:sz w:val="28"/>
            <w:szCs w:val="28"/>
          </w:rPr>
          <w:tab/>
        </w:r>
      </w:ins>
    </w:p>
    <w:p w14:paraId="2EFA5FFB" w14:textId="0DAD785F" w:rsidR="00712309" w:rsidRDefault="00AC4CDC">
      <w:pPr>
        <w:spacing w:after="0" w:line="360" w:lineRule="auto"/>
        <w:ind w:firstLine="720"/>
        <w:rPr>
          <w:rFonts w:ascii="Cambria" w:hAnsi="Cambria"/>
          <w:sz w:val="28"/>
          <w:szCs w:val="28"/>
        </w:rPr>
        <w:pPrChange w:id="23226" w:author="Claire S" w:date="2026-06-05T16:45:00Z" w16du:dateUtc="2026-06-05T15:45:00Z">
          <w:pPr>
            <w:spacing w:after="0" w:line="360" w:lineRule="auto"/>
          </w:pPr>
        </w:pPrChange>
      </w:pPr>
      <w:ins w:id="23227" w:author="Claire S" w:date="2026-06-05T14:57:00Z" w16du:dateUtc="2026-06-05T13:57:00Z">
        <w:r>
          <w:rPr>
            <w:rFonts w:ascii="Cambria" w:hAnsi="Cambria"/>
            <w:sz w:val="28"/>
            <w:szCs w:val="28"/>
          </w:rPr>
          <w:t>‘What’s going on?’ she asked Phil</w:t>
        </w:r>
      </w:ins>
      <w:ins w:id="23228" w:author="Daisy Watt" w:date="2026-06-24T11:39:00Z" w16du:dateUtc="2026-06-24T09:39:00Z">
        <w:del w:id="23229" w:author="Claire S" w:date="2026-07-31T17:17:00Z" w16du:dateUtc="2026-07-31T16:17:00Z">
          <w:r w:rsidR="005B3444" w:rsidDel="00293E76">
            <w:rPr>
              <w:rFonts w:ascii="Cambria" w:hAnsi="Cambria"/>
              <w:sz w:val="28"/>
              <w:szCs w:val="28"/>
            </w:rPr>
            <w:delText>n</w:delText>
          </w:r>
        </w:del>
      </w:ins>
      <w:ins w:id="23230" w:author="Claire S" w:date="2026-06-05T14:57:00Z" w16du:dateUtc="2026-06-05T13:57:00Z">
        <w:r>
          <w:rPr>
            <w:rFonts w:ascii="Cambria" w:hAnsi="Cambria"/>
            <w:sz w:val="28"/>
            <w:szCs w:val="28"/>
          </w:rPr>
          <w:t>.</w:t>
        </w:r>
      </w:ins>
      <w:del w:id="23231" w:author="Claire S" w:date="2026-06-05T11:50:00Z" w16du:dateUtc="2026-06-05T10:50:00Z">
        <w:r w:rsidR="00712309" w:rsidDel="007B3ED9">
          <w:rPr>
            <w:rFonts w:ascii="Cambria" w:hAnsi="Cambria"/>
            <w:sz w:val="28"/>
            <w:szCs w:val="28"/>
          </w:rPr>
          <w:tab/>
          <w:delText>‘What?’</w:delText>
        </w:r>
        <w:r w:rsidR="00FB6059" w:rsidDel="007B3ED9">
          <w:rPr>
            <w:rFonts w:ascii="Cambria" w:hAnsi="Cambria"/>
            <w:sz w:val="28"/>
            <w:szCs w:val="28"/>
          </w:rPr>
          <w:delText xml:space="preserve"> Clara asked the boys.</w:delText>
        </w:r>
        <w:r w:rsidR="00616EBE" w:rsidDel="007B3ED9">
          <w:rPr>
            <w:rFonts w:ascii="Cambria" w:hAnsi="Cambria"/>
            <w:sz w:val="28"/>
            <w:szCs w:val="28"/>
          </w:rPr>
          <w:delText xml:space="preserve"> ‘What’s happened?’</w:delText>
        </w:r>
      </w:del>
    </w:p>
    <w:p w14:paraId="482AD3AF" w14:textId="107399C7" w:rsidR="0063084A" w:rsidRDefault="000933BD" w:rsidP="00712309">
      <w:pPr>
        <w:spacing w:after="0" w:line="360" w:lineRule="auto"/>
        <w:rPr>
          <w:rFonts w:ascii="Cambria" w:hAnsi="Cambria"/>
          <w:sz w:val="28"/>
          <w:szCs w:val="28"/>
        </w:rPr>
      </w:pPr>
      <w:r>
        <w:rPr>
          <w:rFonts w:ascii="Cambria" w:hAnsi="Cambria"/>
          <w:sz w:val="28"/>
          <w:szCs w:val="28"/>
        </w:rPr>
        <w:tab/>
        <w:t>‘</w:t>
      </w:r>
      <w:del w:id="23232" w:author="Claire S" w:date="2026-06-05T23:47:00Z" w16du:dateUtc="2026-06-05T22:47:00Z">
        <w:r w:rsidDel="005860B4">
          <w:rPr>
            <w:rFonts w:ascii="Cambria" w:hAnsi="Cambria"/>
            <w:sz w:val="28"/>
            <w:szCs w:val="28"/>
          </w:rPr>
          <w:delText>Look!’ Ish pointed.</w:delText>
        </w:r>
      </w:del>
      <w:ins w:id="23233" w:author="Claire S" w:date="2026-06-05T23:48:00Z" w16du:dateUtc="2026-06-05T22:48:00Z">
        <w:r w:rsidR="005860B4">
          <w:rPr>
            <w:rFonts w:ascii="Cambria" w:hAnsi="Cambria"/>
            <w:sz w:val="28"/>
            <w:szCs w:val="28"/>
          </w:rPr>
          <w:t xml:space="preserve">It’s </w:t>
        </w:r>
      </w:ins>
      <w:del w:id="23234" w:author="Claire S" w:date="2026-06-05T23:48:00Z" w16du:dateUtc="2026-06-05T22:48:00Z">
        <w:r w:rsidDel="005860B4">
          <w:rPr>
            <w:rFonts w:ascii="Cambria" w:hAnsi="Cambria"/>
            <w:sz w:val="28"/>
            <w:szCs w:val="28"/>
          </w:rPr>
          <w:delText xml:space="preserve"> </w:delText>
        </w:r>
      </w:del>
      <w:del w:id="23235" w:author="Claire S" w:date="2026-06-05T23:47:00Z" w16du:dateUtc="2026-06-05T22:47:00Z">
        <w:r w:rsidR="002C7AF0" w:rsidDel="005860B4">
          <w:rPr>
            <w:rFonts w:ascii="Cambria" w:hAnsi="Cambria"/>
            <w:sz w:val="28"/>
            <w:szCs w:val="28"/>
          </w:rPr>
          <w:delText>‘</w:delText>
        </w:r>
      </w:del>
      <w:r w:rsidR="002C7AF0">
        <w:rPr>
          <w:rFonts w:ascii="Cambria" w:hAnsi="Cambria"/>
          <w:sz w:val="28"/>
          <w:szCs w:val="28"/>
        </w:rPr>
        <w:t xml:space="preserve">Langley </w:t>
      </w:r>
      <w:del w:id="23236" w:author="Daisy Watt" w:date="2026-06-23T19:12:00Z" w16du:dateUtc="2026-06-23T17:12:00Z">
        <w:r w:rsidR="002C7AF0" w:rsidDel="007A5EEC">
          <w:rPr>
            <w:rFonts w:ascii="Cambria" w:hAnsi="Cambria"/>
            <w:sz w:val="28"/>
            <w:szCs w:val="28"/>
          </w:rPr>
          <w:delText>and</w:delText>
        </w:r>
      </w:del>
      <w:ins w:id="23237" w:author="Daisy Watt" w:date="2026-06-23T19:12:00Z" w16du:dateUtc="2026-06-23T17:12:00Z">
        <w:r w:rsidR="007A5EEC">
          <w:rPr>
            <w:rFonts w:ascii="Cambria" w:hAnsi="Cambria"/>
            <w:sz w:val="28"/>
            <w:szCs w:val="28"/>
          </w:rPr>
          <w:t>&amp;</w:t>
        </w:r>
      </w:ins>
      <w:r w:rsidR="002C7AF0">
        <w:rPr>
          <w:rFonts w:ascii="Cambria" w:hAnsi="Cambria"/>
          <w:sz w:val="28"/>
          <w:szCs w:val="28"/>
        </w:rPr>
        <w:t xml:space="preserve"> Co</w:t>
      </w:r>
      <w:ins w:id="23238" w:author="Daisy Watt" w:date="2026-06-23T19:13:00Z" w16du:dateUtc="2026-06-23T17:13:00Z">
        <w:r w:rsidR="007A5EEC">
          <w:rPr>
            <w:rFonts w:ascii="Cambria" w:hAnsi="Cambria"/>
            <w:sz w:val="28"/>
            <w:szCs w:val="28"/>
          </w:rPr>
          <w:t>.</w:t>
        </w:r>
      </w:ins>
      <w:ins w:id="23239" w:author="Claire S" w:date="2026-06-05T23:48:00Z" w16du:dateUtc="2026-06-05T22:48:00Z">
        <w:del w:id="23240" w:author="Daisy Watt" w:date="2026-06-23T19:13:00Z" w16du:dateUtc="2026-06-23T17:13:00Z">
          <w:r w:rsidR="005860B4" w:rsidDel="007A5EEC">
            <w:rPr>
              <w:rFonts w:ascii="Cambria" w:hAnsi="Cambria"/>
              <w:sz w:val="28"/>
              <w:szCs w:val="28"/>
            </w:rPr>
            <w:delText xml:space="preserve"> -</w:delText>
          </w:r>
        </w:del>
      </w:ins>
      <w:ins w:id="23241" w:author="Claire S" w:date="2026-07-31T17:17:00Z" w16du:dateUtc="2026-07-31T16:17:00Z">
        <w:r w:rsidR="00293E76">
          <w:rPr>
            <w:rFonts w:ascii="Cambria" w:hAnsi="Cambria"/>
            <w:sz w:val="28"/>
            <w:szCs w:val="28"/>
          </w:rPr>
          <w:t>,’</w:t>
        </w:r>
      </w:ins>
      <w:ins w:id="23242" w:author="Claire S" w:date="2026-07-31T17:16:00Z" w16du:dateUtc="2026-07-31T16:16:00Z">
        <w:r w:rsidR="00A51809">
          <w:rPr>
            <w:rFonts w:ascii="Cambria" w:hAnsi="Cambria"/>
            <w:sz w:val="28"/>
            <w:szCs w:val="28"/>
          </w:rPr>
          <w:t xml:space="preserve"> he pointed helplessly at the screen. ‘Can’t believe it</w:t>
        </w:r>
      </w:ins>
      <w:ins w:id="23243" w:author="Claire S" w:date="2026-07-31T17:17:00Z" w16du:dateUtc="2026-07-31T16:17:00Z">
        <w:r w:rsidR="00293E76">
          <w:rPr>
            <w:rFonts w:ascii="Cambria" w:hAnsi="Cambria"/>
            <w:sz w:val="28"/>
            <w:szCs w:val="28"/>
          </w:rPr>
          <w:t>-</w:t>
        </w:r>
      </w:ins>
      <w:ins w:id="23244" w:author="Claire S" w:date="2026-07-31T17:16:00Z" w16du:dateUtc="2026-07-31T16:16:00Z">
        <w:r w:rsidR="00A51809">
          <w:rPr>
            <w:rFonts w:ascii="Cambria" w:hAnsi="Cambria"/>
            <w:sz w:val="28"/>
            <w:szCs w:val="28"/>
          </w:rPr>
          <w:t xml:space="preserve">’ </w:t>
        </w:r>
      </w:ins>
      <w:del w:id="23245" w:author="Claire S" w:date="2026-06-05T23:48:00Z" w16du:dateUtc="2026-06-05T22:48:00Z">
        <w:r w:rsidR="002C7AF0" w:rsidDel="005860B4">
          <w:rPr>
            <w:rFonts w:ascii="Cambria" w:hAnsi="Cambria"/>
            <w:sz w:val="28"/>
            <w:szCs w:val="28"/>
          </w:rPr>
          <w:delText>!</w:delText>
        </w:r>
      </w:del>
      <w:del w:id="23246" w:author="Claire S" w:date="2026-07-31T17:16:00Z" w16du:dateUtc="2026-07-31T16:16:00Z">
        <w:r w:rsidR="002C7AF0" w:rsidDel="00A51809">
          <w:rPr>
            <w:rFonts w:ascii="Cambria" w:hAnsi="Cambria"/>
            <w:sz w:val="28"/>
            <w:szCs w:val="28"/>
          </w:rPr>
          <w:delText>’</w:delText>
        </w:r>
      </w:del>
    </w:p>
    <w:p w14:paraId="391B9C0B" w14:textId="2907AD35" w:rsidR="00DD7231" w:rsidRDefault="0063084A" w:rsidP="00052617">
      <w:pPr>
        <w:spacing w:after="0" w:line="360" w:lineRule="auto"/>
        <w:ind w:firstLine="720"/>
        <w:rPr>
          <w:rFonts w:ascii="Cambria" w:hAnsi="Cambria"/>
          <w:sz w:val="28"/>
          <w:szCs w:val="28"/>
        </w:rPr>
      </w:pPr>
      <w:r>
        <w:rPr>
          <w:rFonts w:ascii="Cambria" w:hAnsi="Cambria"/>
          <w:sz w:val="28"/>
          <w:szCs w:val="28"/>
        </w:rPr>
        <w:t>‘</w:t>
      </w:r>
      <w:r w:rsidR="008E473F" w:rsidRPr="008F7FA1">
        <w:rPr>
          <w:rFonts w:ascii="Cambria" w:hAnsi="Cambria"/>
          <w:i/>
          <w:iCs/>
          <w:sz w:val="28"/>
          <w:szCs w:val="28"/>
        </w:rPr>
        <w:t xml:space="preserve">According to </w:t>
      </w:r>
      <w:r w:rsidR="002C7AF0" w:rsidRPr="008F7FA1">
        <w:rPr>
          <w:rFonts w:ascii="Cambria" w:hAnsi="Cambria"/>
          <w:i/>
          <w:iCs/>
          <w:sz w:val="28"/>
          <w:szCs w:val="28"/>
        </w:rPr>
        <w:t>eyewitnesses</w:t>
      </w:r>
      <w:r w:rsidR="008E473F" w:rsidRPr="008F7FA1">
        <w:rPr>
          <w:rFonts w:ascii="Cambria" w:hAnsi="Cambria"/>
          <w:i/>
          <w:iCs/>
          <w:sz w:val="28"/>
          <w:szCs w:val="28"/>
        </w:rPr>
        <w:t xml:space="preserve">, </w:t>
      </w:r>
      <w:r w:rsidR="00C66215" w:rsidRPr="008F7FA1">
        <w:rPr>
          <w:rFonts w:ascii="Cambria" w:hAnsi="Cambria"/>
          <w:i/>
          <w:iCs/>
          <w:sz w:val="28"/>
          <w:szCs w:val="28"/>
        </w:rPr>
        <w:t xml:space="preserve">three </w:t>
      </w:r>
      <w:r w:rsidR="008E473F" w:rsidRPr="008F7FA1">
        <w:rPr>
          <w:rFonts w:ascii="Cambria" w:hAnsi="Cambria"/>
          <w:i/>
          <w:iCs/>
          <w:sz w:val="28"/>
          <w:szCs w:val="28"/>
        </w:rPr>
        <w:t>g</w:t>
      </w:r>
      <w:r w:rsidRPr="008F7FA1">
        <w:rPr>
          <w:rFonts w:ascii="Cambria" w:hAnsi="Cambria"/>
          <w:i/>
          <w:iCs/>
          <w:sz w:val="28"/>
          <w:szCs w:val="28"/>
        </w:rPr>
        <w:t>unshots were heard about twenty minutes ago</w:t>
      </w:r>
      <w:r>
        <w:rPr>
          <w:rFonts w:ascii="Cambria" w:hAnsi="Cambria"/>
          <w:sz w:val="28"/>
          <w:szCs w:val="28"/>
        </w:rPr>
        <w:t xml:space="preserve">,’ </w:t>
      </w:r>
      <w:r w:rsidR="002C7AF0">
        <w:rPr>
          <w:rFonts w:ascii="Cambria" w:hAnsi="Cambria"/>
          <w:sz w:val="28"/>
          <w:szCs w:val="28"/>
        </w:rPr>
        <w:t xml:space="preserve">a picture of </w:t>
      </w:r>
      <w:r w:rsidR="00594B9F">
        <w:rPr>
          <w:rFonts w:ascii="Cambria" w:hAnsi="Cambria"/>
          <w:sz w:val="28"/>
          <w:szCs w:val="28"/>
        </w:rPr>
        <w:t xml:space="preserve">the </w:t>
      </w:r>
      <w:r w:rsidR="000933BD">
        <w:rPr>
          <w:rFonts w:ascii="Cambria" w:hAnsi="Cambria"/>
          <w:sz w:val="28"/>
          <w:szCs w:val="28"/>
        </w:rPr>
        <w:t>Langley</w:t>
      </w:r>
      <w:r w:rsidR="00594B9F">
        <w:rPr>
          <w:rFonts w:ascii="Cambria" w:hAnsi="Cambria"/>
          <w:sz w:val="28"/>
          <w:szCs w:val="28"/>
        </w:rPr>
        <w:t xml:space="preserve"> HQ </w:t>
      </w:r>
      <w:r w:rsidR="000933BD">
        <w:rPr>
          <w:rFonts w:ascii="Cambria" w:hAnsi="Cambria"/>
          <w:sz w:val="28"/>
          <w:szCs w:val="28"/>
        </w:rPr>
        <w:t>fl</w:t>
      </w:r>
      <w:r w:rsidR="00CB34F3">
        <w:rPr>
          <w:rFonts w:ascii="Cambria" w:hAnsi="Cambria"/>
          <w:sz w:val="28"/>
          <w:szCs w:val="28"/>
        </w:rPr>
        <w:t>a</w:t>
      </w:r>
      <w:r w:rsidR="000933BD">
        <w:rPr>
          <w:rFonts w:ascii="Cambria" w:hAnsi="Cambria"/>
          <w:sz w:val="28"/>
          <w:szCs w:val="28"/>
        </w:rPr>
        <w:t>shed up</w:t>
      </w:r>
      <w:del w:id="23247" w:author="Claire S" w:date="2026-07-31T17:18:00Z" w16du:dateUtc="2026-07-31T16:18:00Z">
        <w:r w:rsidR="000933BD" w:rsidDel="00293E76">
          <w:rPr>
            <w:rFonts w:ascii="Cambria" w:hAnsi="Cambria"/>
            <w:sz w:val="28"/>
            <w:szCs w:val="28"/>
          </w:rPr>
          <w:delText xml:space="preserve"> on the screen</w:delText>
        </w:r>
      </w:del>
      <w:r>
        <w:rPr>
          <w:rFonts w:ascii="Cambria" w:hAnsi="Cambria"/>
          <w:sz w:val="28"/>
          <w:szCs w:val="28"/>
        </w:rPr>
        <w:t>.</w:t>
      </w:r>
      <w:r w:rsidR="008E473F">
        <w:rPr>
          <w:rFonts w:ascii="Cambria" w:hAnsi="Cambria"/>
          <w:sz w:val="28"/>
          <w:szCs w:val="28"/>
        </w:rPr>
        <w:t xml:space="preserve"> </w:t>
      </w:r>
      <w:r>
        <w:rPr>
          <w:rFonts w:ascii="Cambria" w:hAnsi="Cambria"/>
          <w:sz w:val="28"/>
          <w:szCs w:val="28"/>
        </w:rPr>
        <w:t>‘</w:t>
      </w:r>
      <w:r w:rsidRPr="008F7FA1">
        <w:rPr>
          <w:rFonts w:ascii="Cambria" w:hAnsi="Cambria"/>
          <w:i/>
          <w:iCs/>
          <w:sz w:val="28"/>
          <w:szCs w:val="28"/>
        </w:rPr>
        <w:t>T</w:t>
      </w:r>
      <w:r w:rsidR="00FB6059" w:rsidRPr="008F7FA1">
        <w:rPr>
          <w:rFonts w:ascii="Cambria" w:hAnsi="Cambria"/>
          <w:i/>
          <w:iCs/>
          <w:sz w:val="28"/>
          <w:szCs w:val="28"/>
        </w:rPr>
        <w:t xml:space="preserve">he reported target was the bestselling </w:t>
      </w:r>
      <w:r w:rsidR="00DD7231" w:rsidRPr="008F7FA1">
        <w:rPr>
          <w:rFonts w:ascii="Cambria" w:hAnsi="Cambria"/>
          <w:i/>
          <w:iCs/>
          <w:sz w:val="28"/>
          <w:szCs w:val="28"/>
        </w:rPr>
        <w:t>crime</w:t>
      </w:r>
      <w:del w:id="23248" w:author="Daisy Watt" w:date="2026-06-23T19:13:00Z" w16du:dateUtc="2026-06-23T17:13:00Z">
        <w:r w:rsidR="00DD7231" w:rsidRPr="008F7FA1" w:rsidDel="008846C6">
          <w:rPr>
            <w:rFonts w:ascii="Cambria" w:hAnsi="Cambria"/>
            <w:i/>
            <w:iCs/>
            <w:sz w:val="28"/>
            <w:szCs w:val="28"/>
          </w:rPr>
          <w:delText>-</w:delText>
        </w:r>
      </w:del>
      <w:ins w:id="23249" w:author="Daisy Watt" w:date="2026-06-23T19:13:00Z" w16du:dateUtc="2026-06-23T17:13:00Z">
        <w:r w:rsidR="008846C6">
          <w:rPr>
            <w:rFonts w:ascii="Cambria" w:hAnsi="Cambria"/>
            <w:i/>
            <w:iCs/>
            <w:sz w:val="28"/>
            <w:szCs w:val="28"/>
          </w:rPr>
          <w:t xml:space="preserve"> </w:t>
        </w:r>
      </w:ins>
      <w:r w:rsidR="00DD7231" w:rsidRPr="008F7FA1">
        <w:rPr>
          <w:rFonts w:ascii="Cambria" w:hAnsi="Cambria"/>
          <w:i/>
          <w:iCs/>
          <w:sz w:val="28"/>
          <w:szCs w:val="28"/>
        </w:rPr>
        <w:t>writer</w:t>
      </w:r>
      <w:r w:rsidR="00FB6059" w:rsidRPr="008F7FA1">
        <w:rPr>
          <w:rFonts w:ascii="Cambria" w:hAnsi="Cambria"/>
          <w:i/>
          <w:iCs/>
          <w:sz w:val="28"/>
          <w:szCs w:val="28"/>
        </w:rPr>
        <w:t xml:space="preserve"> J</w:t>
      </w:r>
      <w:r w:rsidR="00DD7231" w:rsidRPr="008F7FA1">
        <w:rPr>
          <w:rFonts w:ascii="Cambria" w:hAnsi="Cambria"/>
          <w:i/>
          <w:iCs/>
          <w:sz w:val="28"/>
          <w:szCs w:val="28"/>
        </w:rPr>
        <w:t>ackson</w:t>
      </w:r>
      <w:r w:rsidR="00FB6059" w:rsidRPr="008F7FA1">
        <w:rPr>
          <w:rFonts w:ascii="Cambria" w:hAnsi="Cambria"/>
          <w:i/>
          <w:iCs/>
          <w:sz w:val="28"/>
          <w:szCs w:val="28"/>
        </w:rPr>
        <w:t xml:space="preserve"> Rayne</w:t>
      </w:r>
      <w:r w:rsidR="00DD7231" w:rsidRPr="008F7FA1">
        <w:rPr>
          <w:rFonts w:ascii="Cambria" w:hAnsi="Cambria"/>
          <w:i/>
          <w:iCs/>
          <w:sz w:val="28"/>
          <w:szCs w:val="28"/>
        </w:rPr>
        <w:t>,</w:t>
      </w:r>
      <w:r w:rsidR="00FB6059" w:rsidRPr="008F7FA1">
        <w:rPr>
          <w:rFonts w:ascii="Cambria" w:hAnsi="Cambria"/>
          <w:i/>
          <w:iCs/>
          <w:sz w:val="28"/>
          <w:szCs w:val="28"/>
        </w:rPr>
        <w:t>’</w:t>
      </w:r>
      <w:r w:rsidR="00FB6059">
        <w:rPr>
          <w:rFonts w:ascii="Cambria" w:hAnsi="Cambria"/>
          <w:sz w:val="28"/>
          <w:szCs w:val="28"/>
        </w:rPr>
        <w:t xml:space="preserve"> </w:t>
      </w:r>
      <w:r w:rsidR="00DD7231">
        <w:rPr>
          <w:rFonts w:ascii="Cambria" w:hAnsi="Cambria"/>
          <w:sz w:val="28"/>
          <w:szCs w:val="28"/>
        </w:rPr>
        <w:t xml:space="preserve">a male </w:t>
      </w:r>
      <w:r w:rsidR="00FB6059">
        <w:rPr>
          <w:rFonts w:ascii="Cambria" w:hAnsi="Cambria"/>
          <w:sz w:val="28"/>
          <w:szCs w:val="28"/>
        </w:rPr>
        <w:t xml:space="preserve">presenter </w:t>
      </w:r>
      <w:r w:rsidR="00DD7231">
        <w:rPr>
          <w:rFonts w:ascii="Cambria" w:hAnsi="Cambria"/>
          <w:sz w:val="28"/>
          <w:szCs w:val="28"/>
        </w:rPr>
        <w:t xml:space="preserve">in a black anorak </w:t>
      </w:r>
      <w:r w:rsidR="00FB6059">
        <w:rPr>
          <w:rFonts w:ascii="Cambria" w:hAnsi="Cambria"/>
          <w:sz w:val="28"/>
          <w:szCs w:val="28"/>
        </w:rPr>
        <w:t>was saying</w:t>
      </w:r>
      <w:r w:rsidR="004C663A">
        <w:rPr>
          <w:rFonts w:ascii="Cambria" w:hAnsi="Cambria"/>
          <w:sz w:val="28"/>
          <w:szCs w:val="28"/>
        </w:rPr>
        <w:t xml:space="preserve">, </w:t>
      </w:r>
      <w:del w:id="23250" w:author="Claire S" w:date="2026-07-31T17:23:00Z" w16du:dateUtc="2026-07-31T16:23:00Z">
        <w:r w:rsidR="004C663A" w:rsidDel="00293E76">
          <w:rPr>
            <w:rFonts w:ascii="Cambria" w:hAnsi="Cambria"/>
            <w:sz w:val="28"/>
            <w:szCs w:val="28"/>
          </w:rPr>
          <w:delText xml:space="preserve">a white police tent and </w:delText>
        </w:r>
      </w:del>
      <w:r w:rsidR="00052617">
        <w:rPr>
          <w:rFonts w:ascii="Cambria" w:hAnsi="Cambria"/>
          <w:sz w:val="28"/>
          <w:szCs w:val="28"/>
        </w:rPr>
        <w:t xml:space="preserve">police cars </w:t>
      </w:r>
      <w:r w:rsidR="002C7AF0">
        <w:rPr>
          <w:rFonts w:ascii="Cambria" w:hAnsi="Cambria"/>
          <w:sz w:val="28"/>
          <w:szCs w:val="28"/>
        </w:rPr>
        <w:t xml:space="preserve">parked </w:t>
      </w:r>
      <w:r w:rsidR="00052617">
        <w:rPr>
          <w:rFonts w:ascii="Cambria" w:hAnsi="Cambria"/>
          <w:sz w:val="28"/>
          <w:szCs w:val="28"/>
        </w:rPr>
        <w:t>behind him</w:t>
      </w:r>
      <w:r w:rsidR="002C7AF0">
        <w:rPr>
          <w:rFonts w:ascii="Cambria" w:hAnsi="Cambria"/>
          <w:sz w:val="28"/>
          <w:szCs w:val="28"/>
        </w:rPr>
        <w:t xml:space="preserve"> on the square</w:t>
      </w:r>
      <w:r w:rsidR="00DD7231">
        <w:rPr>
          <w:rFonts w:ascii="Cambria" w:hAnsi="Cambria"/>
          <w:sz w:val="28"/>
          <w:szCs w:val="28"/>
        </w:rPr>
        <w:t>.</w:t>
      </w:r>
      <w:r w:rsidR="00FB6059">
        <w:rPr>
          <w:rFonts w:ascii="Cambria" w:hAnsi="Cambria"/>
          <w:sz w:val="28"/>
          <w:szCs w:val="28"/>
        </w:rPr>
        <w:t xml:space="preserve"> ‘</w:t>
      </w:r>
      <w:r w:rsidR="00DD7231" w:rsidRPr="008F7FA1">
        <w:rPr>
          <w:rFonts w:ascii="Cambria" w:hAnsi="Cambria"/>
          <w:i/>
          <w:iCs/>
          <w:sz w:val="28"/>
          <w:szCs w:val="28"/>
        </w:rPr>
        <w:t>Just here behind me, he was coming</w:t>
      </w:r>
      <w:r w:rsidR="00DD7231">
        <w:rPr>
          <w:rFonts w:ascii="Cambria" w:hAnsi="Cambria"/>
          <w:sz w:val="28"/>
          <w:szCs w:val="28"/>
        </w:rPr>
        <w:t xml:space="preserve"> </w:t>
      </w:r>
      <w:r w:rsidR="00DD7231" w:rsidRPr="008F7FA1">
        <w:rPr>
          <w:rFonts w:ascii="Cambria" w:hAnsi="Cambria"/>
          <w:i/>
          <w:iCs/>
          <w:sz w:val="28"/>
          <w:szCs w:val="28"/>
        </w:rPr>
        <w:t>in for</w:t>
      </w:r>
      <w:r w:rsidR="00DD7231">
        <w:rPr>
          <w:rFonts w:ascii="Cambria" w:hAnsi="Cambria"/>
          <w:sz w:val="28"/>
          <w:szCs w:val="28"/>
        </w:rPr>
        <w:t xml:space="preserve"> </w:t>
      </w:r>
      <w:r w:rsidR="00DD7231" w:rsidRPr="003C6D0A">
        <w:rPr>
          <w:rFonts w:ascii="Cambria" w:hAnsi="Cambria"/>
          <w:i/>
          <w:iCs/>
          <w:sz w:val="28"/>
          <w:szCs w:val="28"/>
        </w:rPr>
        <w:t>a meeting</w:t>
      </w:r>
      <w:ins w:id="23251" w:author="Daisy Watt" w:date="2026-06-23T19:13:00Z" w16du:dateUtc="2026-06-23T17:13:00Z">
        <w:r w:rsidR="00EC343D">
          <w:rPr>
            <w:rFonts w:ascii="Cambria" w:hAnsi="Cambria"/>
            <w:i/>
            <w:iCs/>
            <w:sz w:val="28"/>
            <w:szCs w:val="28"/>
          </w:rPr>
          <w:t>,</w:t>
        </w:r>
      </w:ins>
      <w:r w:rsidR="00DD7231" w:rsidRPr="003C6D0A">
        <w:rPr>
          <w:rFonts w:ascii="Cambria" w:hAnsi="Cambria"/>
          <w:i/>
          <w:iCs/>
          <w:sz w:val="28"/>
          <w:szCs w:val="28"/>
        </w:rPr>
        <w:t xml:space="preserve"> apparently</w:t>
      </w:r>
      <w:ins w:id="23252" w:author="Daisy Watt" w:date="2026-06-23T19:13:00Z" w16du:dateUtc="2026-06-23T17:13:00Z">
        <w:r w:rsidR="00EC343D">
          <w:rPr>
            <w:rFonts w:ascii="Cambria" w:hAnsi="Cambria"/>
            <w:i/>
            <w:iCs/>
            <w:sz w:val="28"/>
            <w:szCs w:val="28"/>
          </w:rPr>
          <w:t>,</w:t>
        </w:r>
      </w:ins>
      <w:r w:rsidR="004C663A" w:rsidRPr="003C6D0A">
        <w:rPr>
          <w:rFonts w:ascii="Cambria" w:hAnsi="Cambria"/>
          <w:i/>
          <w:iCs/>
          <w:sz w:val="28"/>
          <w:szCs w:val="28"/>
        </w:rPr>
        <w:t xml:space="preserve"> when he was shot by a</w:t>
      </w:r>
      <w:r w:rsidR="00DD7231" w:rsidRPr="003C6D0A">
        <w:rPr>
          <w:rFonts w:ascii="Cambria" w:hAnsi="Cambria"/>
          <w:i/>
          <w:iCs/>
          <w:sz w:val="28"/>
          <w:szCs w:val="28"/>
        </w:rPr>
        <w:t xml:space="preserve"> </w:t>
      </w:r>
      <w:r w:rsidR="003C6D0A">
        <w:rPr>
          <w:rFonts w:ascii="Cambria" w:hAnsi="Cambria"/>
          <w:i/>
          <w:iCs/>
          <w:sz w:val="28"/>
          <w:szCs w:val="28"/>
        </w:rPr>
        <w:t xml:space="preserve">masked </w:t>
      </w:r>
      <w:r w:rsidR="00DD7231" w:rsidRPr="003C6D0A">
        <w:rPr>
          <w:rFonts w:ascii="Cambria" w:hAnsi="Cambria"/>
          <w:i/>
          <w:iCs/>
          <w:sz w:val="28"/>
          <w:szCs w:val="28"/>
        </w:rPr>
        <w:t>gunman</w:t>
      </w:r>
      <w:r w:rsidR="004C663A" w:rsidRPr="003C6D0A">
        <w:rPr>
          <w:rFonts w:ascii="Cambria" w:hAnsi="Cambria"/>
          <w:i/>
          <w:iCs/>
          <w:sz w:val="28"/>
          <w:szCs w:val="28"/>
        </w:rPr>
        <w:t>, who then</w:t>
      </w:r>
      <w:r w:rsidR="00DD7231" w:rsidRPr="003C6D0A">
        <w:rPr>
          <w:rFonts w:ascii="Cambria" w:hAnsi="Cambria"/>
          <w:i/>
          <w:iCs/>
          <w:sz w:val="28"/>
          <w:szCs w:val="28"/>
        </w:rPr>
        <w:t xml:space="preserve"> made off on</w:t>
      </w:r>
      <w:r w:rsidR="00DD7231">
        <w:rPr>
          <w:rFonts w:ascii="Cambria" w:hAnsi="Cambria"/>
          <w:sz w:val="28"/>
          <w:szCs w:val="28"/>
        </w:rPr>
        <w:t xml:space="preserve"> </w:t>
      </w:r>
      <w:r w:rsidR="001B65B8" w:rsidRPr="003C6D0A">
        <w:rPr>
          <w:rFonts w:ascii="Cambria" w:hAnsi="Cambria"/>
          <w:i/>
          <w:iCs/>
          <w:sz w:val="28"/>
          <w:szCs w:val="28"/>
        </w:rPr>
        <w:t>a</w:t>
      </w:r>
      <w:r w:rsidR="00DD7231" w:rsidRPr="003C6D0A">
        <w:rPr>
          <w:rFonts w:ascii="Cambria" w:hAnsi="Cambria"/>
          <w:i/>
          <w:iCs/>
          <w:sz w:val="28"/>
          <w:szCs w:val="28"/>
        </w:rPr>
        <w:t xml:space="preserve"> moped</w:t>
      </w:r>
      <w:r w:rsidR="00DD7231">
        <w:rPr>
          <w:rFonts w:ascii="Cambria" w:hAnsi="Cambria"/>
          <w:sz w:val="28"/>
          <w:szCs w:val="28"/>
        </w:rPr>
        <w:t>.</w:t>
      </w:r>
      <w:r w:rsidR="002C7AF0">
        <w:rPr>
          <w:rFonts w:ascii="Cambria" w:hAnsi="Cambria"/>
          <w:sz w:val="28"/>
          <w:szCs w:val="28"/>
        </w:rPr>
        <w:t>’ Now</w:t>
      </w:r>
      <w:ins w:id="23253" w:author="Daisy Watt" w:date="2026-06-23T19:13:00Z" w16du:dateUtc="2026-06-23T17:13:00Z">
        <w:r w:rsidR="008E4CA3">
          <w:rPr>
            <w:rFonts w:ascii="Cambria" w:hAnsi="Cambria"/>
            <w:sz w:val="28"/>
            <w:szCs w:val="28"/>
          </w:rPr>
          <w:t>,</w:t>
        </w:r>
      </w:ins>
      <w:r w:rsidR="002C7AF0">
        <w:rPr>
          <w:rFonts w:ascii="Cambria" w:hAnsi="Cambria"/>
          <w:sz w:val="28"/>
          <w:szCs w:val="28"/>
        </w:rPr>
        <w:t xml:space="preserve"> there was a montage of photos of Jackson Rayne.</w:t>
      </w:r>
      <w:r w:rsidR="00DD7231">
        <w:rPr>
          <w:rFonts w:ascii="Cambria" w:hAnsi="Cambria"/>
          <w:sz w:val="28"/>
          <w:szCs w:val="28"/>
        </w:rPr>
        <w:t xml:space="preserve"> </w:t>
      </w:r>
      <w:del w:id="23254" w:author="Daisy Watt" w:date="2026-06-23T19:14:00Z" w16du:dateUtc="2026-06-23T17:14:00Z">
        <w:r w:rsidR="002C7AF0" w:rsidDel="00855592">
          <w:rPr>
            <w:rFonts w:ascii="Cambria" w:hAnsi="Cambria"/>
            <w:sz w:val="28"/>
            <w:szCs w:val="28"/>
          </w:rPr>
          <w:delText xml:space="preserve"> </w:delText>
        </w:r>
      </w:del>
      <w:r w:rsidR="002C7AF0" w:rsidRPr="003C6D0A">
        <w:rPr>
          <w:rFonts w:ascii="Cambria" w:hAnsi="Cambria"/>
          <w:i/>
          <w:iCs/>
          <w:sz w:val="28"/>
          <w:szCs w:val="28"/>
        </w:rPr>
        <w:t>‘</w:t>
      </w:r>
      <w:r w:rsidR="00DD7231" w:rsidRPr="003C6D0A">
        <w:rPr>
          <w:rFonts w:ascii="Cambria" w:hAnsi="Cambria"/>
          <w:i/>
          <w:iCs/>
          <w:sz w:val="28"/>
          <w:szCs w:val="28"/>
        </w:rPr>
        <w:t>Reports say the writer was immediately</w:t>
      </w:r>
      <w:r w:rsidR="00792815" w:rsidRPr="003C6D0A">
        <w:rPr>
          <w:rFonts w:ascii="Cambria" w:hAnsi="Cambria"/>
          <w:i/>
          <w:iCs/>
          <w:sz w:val="28"/>
          <w:szCs w:val="28"/>
        </w:rPr>
        <w:t xml:space="preserve"> whisked to </w:t>
      </w:r>
      <w:r w:rsidR="00DD7231" w:rsidRPr="003C6D0A">
        <w:rPr>
          <w:rFonts w:ascii="Cambria" w:hAnsi="Cambria"/>
          <w:i/>
          <w:iCs/>
          <w:sz w:val="28"/>
          <w:szCs w:val="28"/>
        </w:rPr>
        <w:t>nearby</w:t>
      </w:r>
      <w:r w:rsidR="00792815" w:rsidRPr="003C6D0A">
        <w:rPr>
          <w:rFonts w:ascii="Cambria" w:hAnsi="Cambria"/>
          <w:i/>
          <w:iCs/>
          <w:sz w:val="28"/>
          <w:szCs w:val="28"/>
        </w:rPr>
        <w:t xml:space="preserve"> Chelsea &amp;</w:t>
      </w:r>
      <w:r w:rsidR="00792815">
        <w:rPr>
          <w:rFonts w:ascii="Cambria" w:hAnsi="Cambria"/>
          <w:sz w:val="28"/>
          <w:szCs w:val="28"/>
        </w:rPr>
        <w:t xml:space="preserve"> </w:t>
      </w:r>
      <w:r w:rsidR="00792815" w:rsidRPr="003C6D0A">
        <w:rPr>
          <w:rFonts w:ascii="Cambria" w:hAnsi="Cambria"/>
          <w:i/>
          <w:iCs/>
          <w:sz w:val="28"/>
          <w:szCs w:val="28"/>
        </w:rPr>
        <w:t>Westminster Hospital</w:t>
      </w:r>
      <w:r w:rsidR="004C663A" w:rsidRPr="003C6D0A">
        <w:rPr>
          <w:rFonts w:ascii="Cambria" w:hAnsi="Cambria"/>
          <w:i/>
          <w:iCs/>
          <w:sz w:val="28"/>
          <w:szCs w:val="28"/>
        </w:rPr>
        <w:t xml:space="preserve">, </w:t>
      </w:r>
      <w:r w:rsidR="002C7AF0" w:rsidRPr="003C6D0A">
        <w:rPr>
          <w:rFonts w:ascii="Cambria" w:hAnsi="Cambria"/>
          <w:i/>
          <w:iCs/>
          <w:sz w:val="28"/>
          <w:szCs w:val="28"/>
        </w:rPr>
        <w:t xml:space="preserve">but </w:t>
      </w:r>
      <w:r w:rsidR="004C663A" w:rsidRPr="003C6D0A">
        <w:rPr>
          <w:rFonts w:ascii="Cambria" w:hAnsi="Cambria"/>
          <w:i/>
          <w:iCs/>
          <w:sz w:val="28"/>
          <w:szCs w:val="28"/>
        </w:rPr>
        <w:t xml:space="preserve">it’s too early for </w:t>
      </w:r>
      <w:r w:rsidR="00052617" w:rsidRPr="003C6D0A">
        <w:rPr>
          <w:rFonts w:ascii="Cambria" w:hAnsi="Cambria"/>
          <w:i/>
          <w:iCs/>
          <w:sz w:val="28"/>
          <w:szCs w:val="28"/>
        </w:rPr>
        <w:t>an update</w:t>
      </w:r>
      <w:r w:rsidR="004C663A" w:rsidRPr="003C6D0A">
        <w:rPr>
          <w:rFonts w:ascii="Cambria" w:hAnsi="Cambria"/>
          <w:i/>
          <w:iCs/>
          <w:sz w:val="28"/>
          <w:szCs w:val="28"/>
        </w:rPr>
        <w:t xml:space="preserve"> on his condition.</w:t>
      </w:r>
      <w:del w:id="23255" w:author="Daisy Watt" w:date="2026-06-23T19:19:00Z" w16du:dateUtc="2026-06-23T17:19:00Z">
        <w:r w:rsidR="00052617" w:rsidRPr="003C6D0A" w:rsidDel="00BF2486">
          <w:rPr>
            <w:rFonts w:ascii="Cambria" w:hAnsi="Cambria"/>
            <w:i/>
            <w:iCs/>
            <w:sz w:val="28"/>
            <w:szCs w:val="28"/>
          </w:rPr>
          <w:delText xml:space="preserve"> </w:delText>
        </w:r>
        <w:r w:rsidR="00537031" w:rsidRPr="003C6D0A" w:rsidDel="00BF2486">
          <w:rPr>
            <w:rFonts w:ascii="Cambria" w:hAnsi="Cambria"/>
            <w:i/>
            <w:iCs/>
            <w:sz w:val="28"/>
            <w:szCs w:val="28"/>
          </w:rPr>
          <w:delText>We</w:delText>
        </w:r>
        <w:r w:rsidR="00052617" w:rsidRPr="003C6D0A" w:rsidDel="00BF2486">
          <w:rPr>
            <w:rFonts w:ascii="Cambria" w:hAnsi="Cambria"/>
            <w:i/>
            <w:iCs/>
            <w:sz w:val="28"/>
            <w:szCs w:val="28"/>
          </w:rPr>
          <w:delText>’ll</w:delText>
        </w:r>
        <w:r w:rsidR="00052617" w:rsidDel="00BF2486">
          <w:rPr>
            <w:rFonts w:ascii="Cambria" w:hAnsi="Cambria"/>
            <w:sz w:val="28"/>
            <w:szCs w:val="28"/>
          </w:rPr>
          <w:delText xml:space="preserve"> </w:delText>
        </w:r>
        <w:r w:rsidR="00052617" w:rsidRPr="003C6D0A" w:rsidDel="00BF2486">
          <w:rPr>
            <w:rFonts w:ascii="Cambria" w:hAnsi="Cambria"/>
            <w:i/>
            <w:iCs/>
            <w:sz w:val="28"/>
            <w:szCs w:val="28"/>
          </w:rPr>
          <w:delText>obviously keep you posted</w:delText>
        </w:r>
        <w:r w:rsidR="00052617" w:rsidDel="00BF2486">
          <w:rPr>
            <w:rFonts w:ascii="Cambria" w:hAnsi="Cambria"/>
            <w:sz w:val="28"/>
            <w:szCs w:val="28"/>
          </w:rPr>
          <w:delText xml:space="preserve"> -</w:delText>
        </w:r>
      </w:del>
      <w:r w:rsidR="00DD7231">
        <w:rPr>
          <w:rFonts w:ascii="Cambria" w:hAnsi="Cambria"/>
          <w:sz w:val="28"/>
          <w:szCs w:val="28"/>
        </w:rPr>
        <w:t>’</w:t>
      </w:r>
      <w:r w:rsidR="00052617">
        <w:rPr>
          <w:rFonts w:ascii="Cambria" w:hAnsi="Cambria"/>
          <w:sz w:val="28"/>
          <w:szCs w:val="28"/>
        </w:rPr>
        <w:t xml:space="preserve"> </w:t>
      </w:r>
      <w:r w:rsidR="00DD7231">
        <w:rPr>
          <w:rFonts w:ascii="Cambria" w:hAnsi="Cambria"/>
          <w:sz w:val="28"/>
          <w:szCs w:val="28"/>
        </w:rPr>
        <w:t xml:space="preserve">The </w:t>
      </w:r>
      <w:r w:rsidR="00052617">
        <w:rPr>
          <w:rFonts w:ascii="Cambria" w:hAnsi="Cambria"/>
          <w:sz w:val="28"/>
          <w:szCs w:val="28"/>
        </w:rPr>
        <w:t>reporter</w:t>
      </w:r>
      <w:r w:rsidR="00DD7231">
        <w:rPr>
          <w:rFonts w:ascii="Cambria" w:hAnsi="Cambria"/>
          <w:sz w:val="28"/>
          <w:szCs w:val="28"/>
        </w:rPr>
        <w:t xml:space="preserve"> threw to the newsreader in the studio.</w:t>
      </w:r>
    </w:p>
    <w:p w14:paraId="3E040973" w14:textId="3149978C" w:rsidR="00FB6059" w:rsidRPr="000A1362" w:rsidRDefault="00DD7231" w:rsidP="00DD7231">
      <w:pPr>
        <w:spacing w:after="0" w:line="360" w:lineRule="auto"/>
        <w:ind w:firstLine="720"/>
        <w:rPr>
          <w:rFonts w:ascii="Cambria" w:hAnsi="Cambria"/>
          <w:i/>
          <w:iCs/>
          <w:sz w:val="28"/>
          <w:szCs w:val="28"/>
        </w:rPr>
      </w:pPr>
      <w:r>
        <w:rPr>
          <w:rFonts w:ascii="Cambria" w:hAnsi="Cambria"/>
          <w:sz w:val="28"/>
          <w:szCs w:val="28"/>
        </w:rPr>
        <w:t>‘</w:t>
      </w:r>
      <w:r w:rsidRPr="000A1362">
        <w:rPr>
          <w:rFonts w:ascii="Cambria" w:hAnsi="Cambria"/>
          <w:i/>
          <w:iCs/>
          <w:sz w:val="28"/>
          <w:szCs w:val="28"/>
        </w:rPr>
        <w:t>Thanks</w:t>
      </w:r>
      <w:r w:rsidR="00766495" w:rsidRPr="000A1362">
        <w:rPr>
          <w:rFonts w:ascii="Cambria" w:hAnsi="Cambria"/>
          <w:i/>
          <w:iCs/>
          <w:sz w:val="28"/>
          <w:szCs w:val="28"/>
        </w:rPr>
        <w:t xml:space="preserve">, </w:t>
      </w:r>
      <w:r w:rsidRPr="000A1362">
        <w:rPr>
          <w:rFonts w:ascii="Cambria" w:hAnsi="Cambria"/>
          <w:i/>
          <w:iCs/>
          <w:sz w:val="28"/>
          <w:szCs w:val="28"/>
        </w:rPr>
        <w:t xml:space="preserve">John. </w:t>
      </w:r>
      <w:r w:rsidR="00052617" w:rsidRPr="000A1362">
        <w:rPr>
          <w:rFonts w:ascii="Cambria" w:hAnsi="Cambria"/>
          <w:i/>
          <w:iCs/>
          <w:sz w:val="28"/>
          <w:szCs w:val="28"/>
        </w:rPr>
        <w:t xml:space="preserve">Shocking indeed.  </w:t>
      </w:r>
      <w:r w:rsidRPr="000A1362">
        <w:rPr>
          <w:rFonts w:ascii="Cambria" w:hAnsi="Cambria"/>
          <w:i/>
          <w:iCs/>
          <w:sz w:val="28"/>
          <w:szCs w:val="28"/>
        </w:rPr>
        <w:t>R</w:t>
      </w:r>
      <w:r w:rsidR="000A1560" w:rsidRPr="000A1362">
        <w:rPr>
          <w:rFonts w:ascii="Cambria" w:hAnsi="Cambria"/>
          <w:i/>
          <w:iCs/>
          <w:sz w:val="28"/>
          <w:szCs w:val="28"/>
        </w:rPr>
        <w:t xml:space="preserve">ecent events suggest Mr Rayne is on some kind of anonymous hit </w:t>
      </w:r>
      <w:del w:id="23256" w:author="Daisy Watt" w:date="2026-06-23T19:19:00Z" w16du:dateUtc="2026-06-23T17:19:00Z">
        <w:r w:rsidR="000A1560" w:rsidRPr="000A1362" w:rsidDel="00B00FE7">
          <w:rPr>
            <w:rFonts w:ascii="Cambria" w:hAnsi="Cambria"/>
            <w:i/>
            <w:iCs/>
            <w:sz w:val="28"/>
            <w:szCs w:val="28"/>
          </w:rPr>
          <w:delText>L</w:delText>
        </w:r>
      </w:del>
      <w:ins w:id="23257" w:author="Daisy Watt" w:date="2026-06-23T19:19:00Z" w16du:dateUtc="2026-06-23T17:19:00Z">
        <w:r w:rsidR="00B00FE7">
          <w:rPr>
            <w:rFonts w:ascii="Cambria" w:hAnsi="Cambria"/>
            <w:i/>
            <w:iCs/>
            <w:sz w:val="28"/>
            <w:szCs w:val="28"/>
          </w:rPr>
          <w:t>l</w:t>
        </w:r>
      </w:ins>
      <w:r w:rsidR="000A1560" w:rsidRPr="000A1362">
        <w:rPr>
          <w:rFonts w:ascii="Cambria" w:hAnsi="Cambria"/>
          <w:i/>
          <w:iCs/>
          <w:sz w:val="28"/>
          <w:szCs w:val="28"/>
        </w:rPr>
        <w:t>ist which</w:t>
      </w:r>
      <w:r w:rsidR="00052617" w:rsidRPr="000A1362">
        <w:rPr>
          <w:rFonts w:ascii="Cambria" w:hAnsi="Cambria"/>
          <w:i/>
          <w:iCs/>
          <w:sz w:val="28"/>
          <w:szCs w:val="28"/>
        </w:rPr>
        <w:t>,</w:t>
      </w:r>
      <w:r w:rsidR="000A1560" w:rsidRPr="000A1362">
        <w:rPr>
          <w:rFonts w:ascii="Cambria" w:hAnsi="Cambria"/>
          <w:i/>
          <w:iCs/>
          <w:sz w:val="28"/>
          <w:szCs w:val="28"/>
        </w:rPr>
        <w:t xml:space="preserve"> until yesterday</w:t>
      </w:r>
      <w:r w:rsidR="00052617" w:rsidRPr="000A1362">
        <w:rPr>
          <w:rFonts w:ascii="Cambria" w:hAnsi="Cambria"/>
          <w:i/>
          <w:iCs/>
          <w:sz w:val="28"/>
          <w:szCs w:val="28"/>
        </w:rPr>
        <w:t>,</w:t>
      </w:r>
      <w:r w:rsidR="000A1560" w:rsidRPr="000A1362">
        <w:rPr>
          <w:rFonts w:ascii="Cambria" w:hAnsi="Cambria"/>
          <w:i/>
          <w:iCs/>
          <w:sz w:val="28"/>
          <w:szCs w:val="28"/>
        </w:rPr>
        <w:t xml:space="preserve"> was believed</w:t>
      </w:r>
      <w:r w:rsidR="00052617" w:rsidRPr="000A1362">
        <w:rPr>
          <w:rFonts w:ascii="Cambria" w:hAnsi="Cambria"/>
          <w:i/>
          <w:iCs/>
          <w:sz w:val="28"/>
          <w:szCs w:val="28"/>
        </w:rPr>
        <w:t xml:space="preserve"> to be</w:t>
      </w:r>
      <w:r w:rsidR="000A1560" w:rsidRPr="000A1362">
        <w:rPr>
          <w:rFonts w:ascii="Cambria" w:hAnsi="Cambria"/>
          <w:i/>
          <w:iCs/>
          <w:sz w:val="28"/>
          <w:szCs w:val="28"/>
        </w:rPr>
        <w:t xml:space="preserve"> a hoax.  However, </w:t>
      </w:r>
      <w:r w:rsidR="00537031" w:rsidRPr="000A1362">
        <w:rPr>
          <w:rFonts w:ascii="Cambria" w:hAnsi="Cambria"/>
          <w:i/>
          <w:iCs/>
          <w:sz w:val="28"/>
          <w:szCs w:val="28"/>
        </w:rPr>
        <w:t xml:space="preserve">what </w:t>
      </w:r>
      <w:r w:rsidR="000A1560" w:rsidRPr="000A1362">
        <w:rPr>
          <w:rFonts w:ascii="Cambria" w:hAnsi="Cambria"/>
          <w:i/>
          <w:iCs/>
          <w:sz w:val="28"/>
          <w:szCs w:val="28"/>
        </w:rPr>
        <w:t xml:space="preserve">with </w:t>
      </w:r>
      <w:r w:rsidR="00537031" w:rsidRPr="000A1362">
        <w:rPr>
          <w:rFonts w:ascii="Cambria" w:hAnsi="Cambria"/>
          <w:i/>
          <w:iCs/>
          <w:sz w:val="28"/>
          <w:szCs w:val="28"/>
        </w:rPr>
        <w:t>Langley’s top</w:t>
      </w:r>
      <w:r w:rsidR="000A1560" w:rsidRPr="000A1362">
        <w:rPr>
          <w:rFonts w:ascii="Cambria" w:hAnsi="Cambria"/>
          <w:i/>
          <w:iCs/>
          <w:sz w:val="28"/>
          <w:szCs w:val="28"/>
        </w:rPr>
        <w:t xml:space="preserve"> editor Dex Harris </w:t>
      </w:r>
      <w:r w:rsidR="00537031" w:rsidRPr="000A1362">
        <w:rPr>
          <w:rFonts w:ascii="Cambria" w:hAnsi="Cambria"/>
          <w:i/>
          <w:iCs/>
          <w:sz w:val="28"/>
          <w:szCs w:val="28"/>
        </w:rPr>
        <w:t>dying on</w:t>
      </w:r>
      <w:r w:rsidR="00052617" w:rsidRPr="000A1362">
        <w:rPr>
          <w:rFonts w:ascii="Cambria" w:hAnsi="Cambria"/>
          <w:i/>
          <w:iCs/>
          <w:sz w:val="28"/>
          <w:szCs w:val="28"/>
        </w:rPr>
        <w:t xml:space="preserve"> Sunday morning</w:t>
      </w:r>
      <w:r w:rsidR="000A1560" w:rsidRPr="000A1362">
        <w:rPr>
          <w:rFonts w:ascii="Cambria" w:hAnsi="Cambria"/>
          <w:i/>
          <w:iCs/>
          <w:sz w:val="28"/>
          <w:szCs w:val="28"/>
        </w:rPr>
        <w:t xml:space="preserve">, </w:t>
      </w:r>
      <w:r w:rsidR="00537031" w:rsidRPr="000A1362">
        <w:rPr>
          <w:rFonts w:ascii="Cambria" w:hAnsi="Cambria"/>
          <w:i/>
          <w:iCs/>
          <w:sz w:val="28"/>
          <w:szCs w:val="28"/>
        </w:rPr>
        <w:t xml:space="preserve">and the </w:t>
      </w:r>
      <w:commentRangeStart w:id="23258"/>
      <w:r w:rsidR="00537031" w:rsidRPr="000A1362">
        <w:rPr>
          <w:rFonts w:ascii="Cambria" w:hAnsi="Cambria"/>
          <w:i/>
          <w:iCs/>
          <w:sz w:val="28"/>
          <w:szCs w:val="28"/>
        </w:rPr>
        <w:t>suicide</w:t>
      </w:r>
      <w:commentRangeEnd w:id="23258"/>
      <w:r w:rsidR="00454785" w:rsidRPr="000A1362">
        <w:rPr>
          <w:rStyle w:val="CommentReference"/>
          <w:rFonts w:ascii="Cambria" w:hAnsi="Cambria"/>
          <w:i/>
          <w:iCs/>
          <w:sz w:val="28"/>
          <w:szCs w:val="28"/>
        </w:rPr>
        <w:commentReference w:id="23258"/>
      </w:r>
      <w:r w:rsidR="00537031" w:rsidRPr="000A1362">
        <w:rPr>
          <w:rFonts w:ascii="Cambria" w:hAnsi="Cambria"/>
          <w:i/>
          <w:iCs/>
          <w:sz w:val="28"/>
          <w:szCs w:val="28"/>
        </w:rPr>
        <w:t xml:space="preserve"> of Dex Harris’</w:t>
      </w:r>
      <w:ins w:id="23259" w:author="Daisy Watt" w:date="2026-06-23T19:20:00Z" w16du:dateUtc="2026-06-23T17:20:00Z">
        <w:r w:rsidR="008157F1">
          <w:rPr>
            <w:rFonts w:ascii="Cambria" w:hAnsi="Cambria"/>
            <w:i/>
            <w:iCs/>
            <w:sz w:val="28"/>
            <w:szCs w:val="28"/>
          </w:rPr>
          <w:t xml:space="preserve"> </w:t>
        </w:r>
      </w:ins>
      <w:del w:id="23260" w:author="Daisy Watt" w:date="2026-06-23T19:19:00Z" w16du:dateUtc="2026-06-23T17:19:00Z">
        <w:r w:rsidR="00537031" w:rsidRPr="000A1362" w:rsidDel="008157F1">
          <w:rPr>
            <w:rFonts w:ascii="Cambria" w:hAnsi="Cambria"/>
            <w:i/>
            <w:iCs/>
            <w:sz w:val="28"/>
            <w:szCs w:val="28"/>
          </w:rPr>
          <w:delText xml:space="preserve">s </w:delText>
        </w:r>
      </w:del>
      <w:r w:rsidR="00537031" w:rsidRPr="000A1362">
        <w:rPr>
          <w:rFonts w:ascii="Cambria" w:hAnsi="Cambria"/>
          <w:i/>
          <w:iCs/>
          <w:sz w:val="28"/>
          <w:szCs w:val="28"/>
        </w:rPr>
        <w:t>assistant Violet Childs</w:t>
      </w:r>
      <w:ins w:id="23261" w:author="Claire S" w:date="2026-07-31T17:22:00Z" w16du:dateUtc="2026-07-31T16:22:00Z">
        <w:r w:rsidR="00293E76">
          <w:rPr>
            <w:rFonts w:ascii="Cambria" w:hAnsi="Cambria"/>
            <w:i/>
            <w:iCs/>
            <w:sz w:val="28"/>
            <w:szCs w:val="28"/>
          </w:rPr>
          <w:t xml:space="preserve"> who was also on the hit list</w:t>
        </w:r>
      </w:ins>
      <w:r w:rsidR="00537031" w:rsidRPr="000A1362">
        <w:rPr>
          <w:rFonts w:ascii="Cambria" w:hAnsi="Cambria"/>
          <w:i/>
          <w:iCs/>
          <w:sz w:val="28"/>
          <w:szCs w:val="28"/>
        </w:rPr>
        <w:t xml:space="preserve">, </w:t>
      </w:r>
      <w:r w:rsidR="000A1560" w:rsidRPr="000A1362">
        <w:rPr>
          <w:rFonts w:ascii="Cambria" w:hAnsi="Cambria"/>
          <w:i/>
          <w:iCs/>
          <w:sz w:val="28"/>
          <w:szCs w:val="28"/>
        </w:rPr>
        <w:t>it’s starting to loo</w:t>
      </w:r>
      <w:r w:rsidR="00537031" w:rsidRPr="000A1362">
        <w:rPr>
          <w:rFonts w:ascii="Cambria" w:hAnsi="Cambria"/>
          <w:i/>
          <w:iCs/>
          <w:sz w:val="28"/>
          <w:szCs w:val="28"/>
        </w:rPr>
        <w:t>k</w:t>
      </w:r>
      <w:r w:rsidR="000A1560" w:rsidRPr="000A1362">
        <w:rPr>
          <w:rFonts w:ascii="Cambria" w:hAnsi="Cambria"/>
          <w:i/>
          <w:iCs/>
          <w:sz w:val="28"/>
          <w:szCs w:val="28"/>
        </w:rPr>
        <w:t xml:space="preserve"> like </w:t>
      </w:r>
      <w:del w:id="23262" w:author="Claire S" w:date="2026-07-31T17:22:00Z" w16du:dateUtc="2026-07-31T16:22:00Z">
        <w:r w:rsidR="000A1560" w:rsidRPr="000A1362" w:rsidDel="00293E76">
          <w:rPr>
            <w:rFonts w:ascii="Cambria" w:hAnsi="Cambria"/>
            <w:i/>
            <w:iCs/>
            <w:sz w:val="28"/>
            <w:szCs w:val="28"/>
          </w:rPr>
          <w:delText>someone really has got it</w:delText>
        </w:r>
      </w:del>
      <w:ins w:id="23263" w:author="Claire S" w:date="2026-07-31T17:22:00Z" w16du:dateUtc="2026-07-31T16:22:00Z">
        <w:r w:rsidR="00293E76">
          <w:rPr>
            <w:rFonts w:ascii="Cambria" w:hAnsi="Cambria"/>
            <w:i/>
            <w:iCs/>
            <w:sz w:val="28"/>
            <w:szCs w:val="28"/>
          </w:rPr>
          <w:t xml:space="preserve">it’s very bad luck </w:t>
        </w:r>
      </w:ins>
      <w:del w:id="23264" w:author="Claire S" w:date="2026-07-31T17:22:00Z" w16du:dateUtc="2026-07-31T16:22:00Z">
        <w:r w:rsidR="000A1560" w:rsidRPr="000A1362" w:rsidDel="00293E76">
          <w:rPr>
            <w:rFonts w:ascii="Cambria" w:hAnsi="Cambria"/>
            <w:i/>
            <w:iCs/>
            <w:sz w:val="28"/>
            <w:szCs w:val="28"/>
          </w:rPr>
          <w:delText xml:space="preserve"> in </w:delText>
        </w:r>
      </w:del>
      <w:r w:rsidR="000A1560" w:rsidRPr="000A1362">
        <w:rPr>
          <w:rFonts w:ascii="Cambria" w:hAnsi="Cambria"/>
          <w:i/>
          <w:iCs/>
          <w:sz w:val="28"/>
          <w:szCs w:val="28"/>
        </w:rPr>
        <w:t>for the</w:t>
      </w:r>
      <w:r w:rsidR="00DC0016" w:rsidRPr="000A1362">
        <w:rPr>
          <w:rFonts w:ascii="Cambria" w:hAnsi="Cambria"/>
          <w:i/>
          <w:iCs/>
          <w:sz w:val="28"/>
          <w:szCs w:val="28"/>
        </w:rPr>
        <w:t>se Langley &amp; Co</w:t>
      </w:r>
      <w:ins w:id="23265" w:author="Daisy Watt" w:date="2026-06-23T19:20:00Z" w16du:dateUtc="2026-06-23T17:20:00Z">
        <w:r w:rsidR="001D779E">
          <w:rPr>
            <w:rFonts w:ascii="Cambria" w:hAnsi="Cambria"/>
            <w:i/>
            <w:iCs/>
            <w:sz w:val="28"/>
            <w:szCs w:val="28"/>
          </w:rPr>
          <w:t>.</w:t>
        </w:r>
      </w:ins>
      <w:r w:rsidR="00DC0016" w:rsidRPr="000A1362">
        <w:rPr>
          <w:rFonts w:ascii="Cambria" w:hAnsi="Cambria"/>
          <w:i/>
          <w:iCs/>
          <w:sz w:val="28"/>
          <w:szCs w:val="28"/>
        </w:rPr>
        <w:t xml:space="preserve"> </w:t>
      </w:r>
      <w:r w:rsidR="000A1362">
        <w:rPr>
          <w:rFonts w:ascii="Cambria" w:hAnsi="Cambria"/>
          <w:i/>
          <w:iCs/>
          <w:sz w:val="28"/>
          <w:szCs w:val="28"/>
        </w:rPr>
        <w:t>colleague</w:t>
      </w:r>
      <w:r w:rsidR="00DC0016" w:rsidRPr="000A1362">
        <w:rPr>
          <w:rFonts w:ascii="Cambria" w:hAnsi="Cambria"/>
          <w:i/>
          <w:iCs/>
          <w:sz w:val="28"/>
          <w:szCs w:val="28"/>
        </w:rPr>
        <w:t>s.’</w:t>
      </w:r>
    </w:p>
    <w:p w14:paraId="4D92E267" w14:textId="3B593553" w:rsidR="00537031" w:rsidRDefault="00537031" w:rsidP="00DD7231">
      <w:pPr>
        <w:spacing w:after="0" w:line="360" w:lineRule="auto"/>
        <w:ind w:firstLine="720"/>
        <w:rPr>
          <w:rFonts w:ascii="Cambria" w:hAnsi="Cambria"/>
          <w:sz w:val="28"/>
          <w:szCs w:val="28"/>
        </w:rPr>
      </w:pPr>
      <w:r>
        <w:rPr>
          <w:rFonts w:ascii="Cambria" w:hAnsi="Cambria"/>
          <w:sz w:val="28"/>
          <w:szCs w:val="28"/>
        </w:rPr>
        <w:t>A shiver went through the room</w:t>
      </w:r>
      <w:r w:rsidR="00E14890">
        <w:rPr>
          <w:rFonts w:ascii="Cambria" w:hAnsi="Cambria"/>
          <w:sz w:val="28"/>
          <w:szCs w:val="28"/>
        </w:rPr>
        <w:t xml:space="preserve"> and Ishan patted Clara’s arm comfortingly</w:t>
      </w:r>
      <w:r>
        <w:rPr>
          <w:rFonts w:ascii="Cambria" w:hAnsi="Cambria"/>
          <w:sz w:val="28"/>
          <w:szCs w:val="28"/>
        </w:rPr>
        <w:t>.</w:t>
      </w:r>
    </w:p>
    <w:p w14:paraId="3391EA9A" w14:textId="09A1651E" w:rsidR="004D7D36" w:rsidRDefault="00537031" w:rsidP="004D7D36">
      <w:pPr>
        <w:spacing w:after="0" w:line="360" w:lineRule="auto"/>
        <w:ind w:firstLine="720"/>
        <w:rPr>
          <w:rFonts w:ascii="Cambria" w:hAnsi="Cambria"/>
          <w:sz w:val="28"/>
          <w:szCs w:val="28"/>
        </w:rPr>
      </w:pPr>
      <w:r>
        <w:rPr>
          <w:rFonts w:ascii="Cambria" w:hAnsi="Cambria"/>
          <w:sz w:val="28"/>
          <w:szCs w:val="28"/>
        </w:rPr>
        <w:t>Now a</w:t>
      </w:r>
      <w:r w:rsidR="00DD7231">
        <w:rPr>
          <w:rFonts w:ascii="Cambria" w:hAnsi="Cambria"/>
          <w:sz w:val="28"/>
          <w:szCs w:val="28"/>
        </w:rPr>
        <w:t xml:space="preserve"> photo of Dex Harris </w:t>
      </w:r>
      <w:r w:rsidR="00E14890">
        <w:rPr>
          <w:rFonts w:ascii="Cambria" w:hAnsi="Cambria"/>
          <w:sz w:val="28"/>
          <w:szCs w:val="28"/>
        </w:rPr>
        <w:t xml:space="preserve">was </w:t>
      </w:r>
      <w:r>
        <w:rPr>
          <w:rFonts w:ascii="Cambria" w:hAnsi="Cambria"/>
          <w:sz w:val="28"/>
          <w:szCs w:val="28"/>
        </w:rPr>
        <w:t xml:space="preserve">on screen, </w:t>
      </w:r>
      <w:r w:rsidR="00DD7231">
        <w:rPr>
          <w:rFonts w:ascii="Cambria" w:hAnsi="Cambria"/>
          <w:sz w:val="28"/>
          <w:szCs w:val="28"/>
        </w:rPr>
        <w:t>looking</w:t>
      </w:r>
      <w:ins w:id="23266" w:author="Claire S" w:date="2026-06-08T17:11:00Z" w16du:dateUtc="2026-06-08T16:11:00Z">
        <w:r w:rsidR="00C05E15">
          <w:rPr>
            <w:rFonts w:ascii="Cambria" w:hAnsi="Cambria"/>
            <w:sz w:val="28"/>
            <w:szCs w:val="28"/>
          </w:rPr>
          <w:t xml:space="preserve"> very suave</w:t>
        </w:r>
      </w:ins>
      <w:del w:id="23267" w:author="Claire S" w:date="2026-06-08T17:12:00Z" w16du:dateUtc="2026-06-08T16:12:00Z">
        <w:r w:rsidR="00DD7231" w:rsidDel="00C05E15">
          <w:rPr>
            <w:rFonts w:ascii="Cambria" w:hAnsi="Cambria"/>
            <w:sz w:val="28"/>
            <w:szCs w:val="28"/>
          </w:rPr>
          <w:delText xml:space="preserve"> handsome</w:delText>
        </w:r>
      </w:del>
      <w:r w:rsidR="00DD7231">
        <w:rPr>
          <w:rFonts w:ascii="Cambria" w:hAnsi="Cambria"/>
          <w:sz w:val="28"/>
          <w:szCs w:val="28"/>
        </w:rPr>
        <w:t xml:space="preserve">, </w:t>
      </w:r>
      <w:r w:rsidR="000A1362">
        <w:rPr>
          <w:rFonts w:ascii="Cambria" w:hAnsi="Cambria"/>
          <w:sz w:val="28"/>
          <w:szCs w:val="28"/>
        </w:rPr>
        <w:t xml:space="preserve">followed by </w:t>
      </w:r>
      <w:r w:rsidR="00F73AB2">
        <w:rPr>
          <w:rFonts w:ascii="Cambria" w:hAnsi="Cambria"/>
          <w:sz w:val="28"/>
          <w:szCs w:val="28"/>
        </w:rPr>
        <w:t xml:space="preserve">more </w:t>
      </w:r>
      <w:r w:rsidR="004D7D36">
        <w:rPr>
          <w:rFonts w:ascii="Cambria" w:hAnsi="Cambria"/>
          <w:sz w:val="28"/>
          <w:szCs w:val="28"/>
        </w:rPr>
        <w:t>arial footage of the Langley &amp; Co</w:t>
      </w:r>
      <w:ins w:id="23268" w:author="Daisy Watt" w:date="2026-06-23T19:27:00Z" w16du:dateUtc="2026-06-23T17:27:00Z">
        <w:r w:rsidR="009E35F5">
          <w:rPr>
            <w:rFonts w:ascii="Cambria" w:hAnsi="Cambria"/>
            <w:sz w:val="28"/>
            <w:szCs w:val="28"/>
          </w:rPr>
          <w:t>.</w:t>
        </w:r>
      </w:ins>
      <w:r w:rsidR="004D7D36">
        <w:rPr>
          <w:rFonts w:ascii="Cambria" w:hAnsi="Cambria"/>
          <w:sz w:val="28"/>
          <w:szCs w:val="28"/>
        </w:rPr>
        <w:t xml:space="preserve"> building</w:t>
      </w:r>
      <w:r w:rsidR="00F73AB2">
        <w:rPr>
          <w:rFonts w:ascii="Cambria" w:hAnsi="Cambria"/>
          <w:sz w:val="28"/>
          <w:szCs w:val="28"/>
        </w:rPr>
        <w:t>,</w:t>
      </w:r>
      <w:r>
        <w:rPr>
          <w:rFonts w:ascii="Cambria" w:hAnsi="Cambria"/>
          <w:sz w:val="28"/>
          <w:szCs w:val="28"/>
        </w:rPr>
        <w:t xml:space="preserve"> and</w:t>
      </w:r>
      <w:r w:rsidR="00F73AB2">
        <w:rPr>
          <w:rFonts w:ascii="Cambria" w:hAnsi="Cambria"/>
          <w:sz w:val="28"/>
          <w:szCs w:val="28"/>
        </w:rPr>
        <w:t xml:space="preserve"> </w:t>
      </w:r>
      <w:r w:rsidR="00CA6ABC">
        <w:rPr>
          <w:rFonts w:ascii="Cambria" w:hAnsi="Cambria"/>
          <w:sz w:val="28"/>
          <w:szCs w:val="28"/>
        </w:rPr>
        <w:t>a montage of</w:t>
      </w:r>
      <w:r w:rsidR="00F73AB2">
        <w:rPr>
          <w:rFonts w:ascii="Cambria" w:hAnsi="Cambria"/>
          <w:sz w:val="28"/>
          <w:szCs w:val="28"/>
        </w:rPr>
        <w:t xml:space="preserve"> </w:t>
      </w:r>
      <w:r>
        <w:rPr>
          <w:rFonts w:ascii="Cambria" w:hAnsi="Cambria"/>
          <w:sz w:val="28"/>
          <w:szCs w:val="28"/>
        </w:rPr>
        <w:t>book covers</w:t>
      </w:r>
      <w:r w:rsidR="00F73AB2">
        <w:rPr>
          <w:rFonts w:ascii="Cambria" w:hAnsi="Cambria"/>
          <w:sz w:val="28"/>
          <w:szCs w:val="28"/>
        </w:rPr>
        <w:t xml:space="preserve"> by famous Langley authors.</w:t>
      </w:r>
      <w:r w:rsidR="004D7D36">
        <w:rPr>
          <w:rFonts w:ascii="Cambria" w:hAnsi="Cambria"/>
          <w:sz w:val="28"/>
          <w:szCs w:val="28"/>
        </w:rPr>
        <w:t xml:space="preserve"> ‘</w:t>
      </w:r>
      <w:r w:rsidR="004D7D36" w:rsidRPr="00B45CFD">
        <w:rPr>
          <w:rFonts w:ascii="Cambria" w:hAnsi="Cambria"/>
          <w:i/>
          <w:iCs/>
          <w:sz w:val="28"/>
          <w:szCs w:val="28"/>
        </w:rPr>
        <w:t>More news as we get it. Now</w:t>
      </w:r>
      <w:r w:rsidR="00766495" w:rsidRPr="00B45CFD">
        <w:rPr>
          <w:rFonts w:ascii="Cambria" w:hAnsi="Cambria"/>
          <w:i/>
          <w:iCs/>
          <w:sz w:val="28"/>
          <w:szCs w:val="28"/>
        </w:rPr>
        <w:t>,</w:t>
      </w:r>
      <w:r w:rsidR="004D7D36" w:rsidRPr="00B45CFD">
        <w:rPr>
          <w:rFonts w:ascii="Cambria" w:hAnsi="Cambria"/>
          <w:i/>
          <w:iCs/>
          <w:sz w:val="28"/>
          <w:szCs w:val="28"/>
        </w:rPr>
        <w:t xml:space="preserve"> the weather for </w:t>
      </w:r>
      <w:r w:rsidR="00766495" w:rsidRPr="00B45CFD">
        <w:rPr>
          <w:rFonts w:ascii="Cambria" w:hAnsi="Cambria"/>
          <w:i/>
          <w:iCs/>
          <w:sz w:val="28"/>
          <w:szCs w:val="28"/>
        </w:rPr>
        <w:t>the UK</w:t>
      </w:r>
      <w:r w:rsidR="004D7D36" w:rsidRPr="00B45CFD">
        <w:rPr>
          <w:rFonts w:ascii="Cambria" w:hAnsi="Cambria"/>
          <w:i/>
          <w:iCs/>
          <w:sz w:val="28"/>
          <w:szCs w:val="28"/>
        </w:rPr>
        <w:t xml:space="preserve"> </w:t>
      </w:r>
      <w:r w:rsidR="00F73AB2" w:rsidRPr="00B45CFD">
        <w:rPr>
          <w:rFonts w:ascii="Cambria" w:hAnsi="Cambria"/>
          <w:i/>
          <w:iCs/>
          <w:sz w:val="28"/>
          <w:szCs w:val="28"/>
        </w:rPr>
        <w:t xml:space="preserve">is </w:t>
      </w:r>
      <w:r w:rsidR="00D7185C" w:rsidRPr="00B45CFD">
        <w:rPr>
          <w:rFonts w:ascii="Cambria" w:hAnsi="Cambria"/>
          <w:i/>
          <w:iCs/>
          <w:sz w:val="28"/>
          <w:szCs w:val="28"/>
        </w:rPr>
        <w:t>set</w:t>
      </w:r>
      <w:r w:rsidR="00F73AB2" w:rsidRPr="00B45CFD">
        <w:rPr>
          <w:rFonts w:ascii="Cambria" w:hAnsi="Cambria"/>
          <w:i/>
          <w:iCs/>
          <w:sz w:val="28"/>
          <w:szCs w:val="28"/>
        </w:rPr>
        <w:t xml:space="preserve"> to get a bit </w:t>
      </w:r>
      <w:r w:rsidR="00D7185C" w:rsidRPr="00B45CFD">
        <w:rPr>
          <w:rFonts w:ascii="Cambria" w:hAnsi="Cambria"/>
          <w:i/>
          <w:iCs/>
          <w:sz w:val="28"/>
          <w:szCs w:val="28"/>
        </w:rPr>
        <w:t>stormy</w:t>
      </w:r>
      <w:ins w:id="23269" w:author="Daisy Watt" w:date="2026-06-23T19:35:00Z" w16du:dateUtc="2026-06-23T17:35:00Z">
        <w:r w:rsidR="00FE7037">
          <w:rPr>
            <w:rFonts w:ascii="Cambria" w:hAnsi="Cambria"/>
            <w:i/>
            <w:iCs/>
            <w:sz w:val="28"/>
            <w:szCs w:val="28"/>
          </w:rPr>
          <w:t>,</w:t>
        </w:r>
      </w:ins>
      <w:r w:rsidR="00563E3D">
        <w:rPr>
          <w:rFonts w:ascii="Cambria" w:hAnsi="Cambria"/>
          <w:i/>
          <w:iCs/>
          <w:sz w:val="28"/>
          <w:szCs w:val="28"/>
        </w:rPr>
        <w:t xml:space="preserve"> tonight</w:t>
      </w:r>
      <w:del w:id="23270" w:author="Daisy Watt" w:date="2026-06-23T19:35:00Z" w16du:dateUtc="2026-06-23T17:35:00Z">
        <w:r w:rsidR="00D7185C" w:rsidRPr="00B45CFD" w:rsidDel="00FE7037">
          <w:rPr>
            <w:rFonts w:ascii="Cambria" w:hAnsi="Cambria"/>
            <w:i/>
            <w:iCs/>
            <w:sz w:val="28"/>
            <w:szCs w:val="28"/>
          </w:rPr>
          <w:delText xml:space="preserve"> </w:delText>
        </w:r>
      </w:del>
      <w:ins w:id="23271" w:author="Daisy Watt" w:date="2026-06-23T19:35:00Z" w16du:dateUtc="2026-06-23T17:35:00Z">
        <w:r w:rsidR="00FE7037">
          <w:rPr>
            <w:rFonts w:ascii="Cambria" w:hAnsi="Cambria"/>
            <w:i/>
            <w:iCs/>
            <w:sz w:val="28"/>
            <w:szCs w:val="28"/>
          </w:rPr>
          <w:t>�…</w:t>
        </w:r>
      </w:ins>
      <w:del w:id="23272" w:author="Daisy Watt" w:date="2026-06-23T19:35:00Z" w16du:dateUtc="2026-06-23T17:35:00Z">
        <w:r w:rsidR="004D7D36" w:rsidRPr="00B45CFD" w:rsidDel="00FE7037">
          <w:rPr>
            <w:rFonts w:ascii="Cambria" w:hAnsi="Cambria"/>
            <w:i/>
            <w:iCs/>
            <w:sz w:val="28"/>
            <w:szCs w:val="28"/>
          </w:rPr>
          <w:delText>-</w:delText>
        </w:r>
      </w:del>
      <w:r w:rsidR="004D7D36">
        <w:rPr>
          <w:rFonts w:ascii="Cambria" w:hAnsi="Cambria"/>
          <w:sz w:val="28"/>
          <w:szCs w:val="28"/>
        </w:rPr>
        <w:t>’</w:t>
      </w:r>
    </w:p>
    <w:p w14:paraId="0CF7BE88" w14:textId="58314B73" w:rsidR="00F73AB2" w:rsidRDefault="00F73AB2" w:rsidP="004D7D36">
      <w:pPr>
        <w:spacing w:after="0" w:line="360" w:lineRule="auto"/>
        <w:ind w:firstLine="720"/>
        <w:rPr>
          <w:rFonts w:ascii="Cambria" w:hAnsi="Cambria"/>
          <w:sz w:val="28"/>
          <w:szCs w:val="28"/>
        </w:rPr>
      </w:pPr>
      <w:r>
        <w:rPr>
          <w:rFonts w:ascii="Cambria" w:hAnsi="Cambria"/>
          <w:sz w:val="28"/>
          <w:szCs w:val="28"/>
        </w:rPr>
        <w:t xml:space="preserve">They turned away from the TV in shock. </w:t>
      </w:r>
    </w:p>
    <w:p w14:paraId="58832C02" w14:textId="0DFD901F" w:rsidR="00766495" w:rsidRDefault="00766495" w:rsidP="004D7D36">
      <w:pPr>
        <w:spacing w:after="0" w:line="360" w:lineRule="auto"/>
        <w:ind w:firstLine="720"/>
        <w:rPr>
          <w:rFonts w:ascii="Cambria" w:hAnsi="Cambria"/>
          <w:sz w:val="28"/>
          <w:szCs w:val="28"/>
        </w:rPr>
      </w:pPr>
      <w:r>
        <w:rPr>
          <w:rFonts w:ascii="Cambria" w:hAnsi="Cambria"/>
          <w:sz w:val="28"/>
          <w:szCs w:val="28"/>
        </w:rPr>
        <w:t xml:space="preserve">‘Bloody hell,’ Ishan said. ‘This is all getting a bit </w:t>
      </w:r>
      <w:r w:rsidRPr="00FE7037">
        <w:rPr>
          <w:rFonts w:ascii="Cambria" w:hAnsi="Cambria"/>
          <w:i/>
          <w:iCs/>
          <w:sz w:val="28"/>
          <w:szCs w:val="28"/>
          <w:rPrChange w:id="23273" w:author="Daisy Watt" w:date="2026-06-23T19:35:00Z" w16du:dateUtc="2026-06-23T17:35:00Z">
            <w:rPr>
              <w:rFonts w:ascii="Cambria" w:hAnsi="Cambria"/>
              <w:sz w:val="28"/>
              <w:szCs w:val="28"/>
            </w:rPr>
          </w:rPrChange>
        </w:rPr>
        <w:t>Bourne Identity</w:t>
      </w:r>
      <w:r>
        <w:rPr>
          <w:rFonts w:ascii="Cambria" w:hAnsi="Cambria"/>
          <w:sz w:val="28"/>
          <w:szCs w:val="28"/>
        </w:rPr>
        <w:t>.’</w:t>
      </w:r>
    </w:p>
    <w:p w14:paraId="75B0E214" w14:textId="4C03F358" w:rsidR="005472ED" w:rsidRDefault="00F73AB2" w:rsidP="005472ED">
      <w:pPr>
        <w:spacing w:after="0" w:line="360" w:lineRule="auto"/>
        <w:ind w:firstLine="720"/>
        <w:rPr>
          <w:rFonts w:ascii="Cambria" w:hAnsi="Cambria"/>
          <w:sz w:val="28"/>
          <w:szCs w:val="28"/>
        </w:rPr>
      </w:pPr>
      <w:r>
        <w:rPr>
          <w:rFonts w:ascii="Cambria" w:hAnsi="Cambria"/>
          <w:sz w:val="28"/>
          <w:szCs w:val="28"/>
        </w:rPr>
        <w:t>‘It really is,’ Phil agreed, picking up his dart</w:t>
      </w:r>
      <w:r w:rsidR="005B5C3F">
        <w:rPr>
          <w:rFonts w:ascii="Cambria" w:hAnsi="Cambria"/>
          <w:sz w:val="28"/>
          <w:szCs w:val="28"/>
        </w:rPr>
        <w:t>s</w:t>
      </w:r>
      <w:r>
        <w:rPr>
          <w:rFonts w:ascii="Cambria" w:hAnsi="Cambria"/>
          <w:sz w:val="28"/>
          <w:szCs w:val="28"/>
        </w:rPr>
        <w:t xml:space="preserve"> again</w:t>
      </w:r>
      <w:ins w:id="23274" w:author="Daisy Watt" w:date="2026-06-23T19:36:00Z" w16du:dateUtc="2026-06-23T17:36:00Z">
        <w:r w:rsidR="00707D0A">
          <w:rPr>
            <w:rFonts w:ascii="Cambria" w:hAnsi="Cambria"/>
            <w:sz w:val="28"/>
            <w:szCs w:val="28"/>
          </w:rPr>
          <w:t>.</w:t>
        </w:r>
      </w:ins>
      <w:del w:id="23275" w:author="Claire S" w:date="2026-06-05T23:54:00Z" w16du:dateUtc="2026-06-05T22:54:00Z">
        <w:r w:rsidDel="005472ED">
          <w:rPr>
            <w:rFonts w:ascii="Cambria" w:hAnsi="Cambria"/>
            <w:sz w:val="28"/>
            <w:szCs w:val="28"/>
          </w:rPr>
          <w:delText>.</w:delText>
        </w:r>
      </w:del>
      <w:del w:id="23276" w:author="Claire S" w:date="2026-06-05T11:50:00Z" w16du:dateUtc="2026-06-05T10:50:00Z">
        <w:r w:rsidDel="007B3ED9">
          <w:rPr>
            <w:rFonts w:ascii="Cambria" w:hAnsi="Cambria"/>
            <w:sz w:val="28"/>
            <w:szCs w:val="28"/>
          </w:rPr>
          <w:delText xml:space="preserve"> </w:delText>
        </w:r>
        <w:r w:rsidR="005B5C3F" w:rsidDel="007B3ED9">
          <w:rPr>
            <w:rFonts w:ascii="Cambria" w:hAnsi="Cambria"/>
            <w:sz w:val="28"/>
            <w:szCs w:val="28"/>
          </w:rPr>
          <w:delText xml:space="preserve">‘It’s like </w:delText>
        </w:r>
        <w:r w:rsidR="00D7185C" w:rsidDel="007B3ED9">
          <w:rPr>
            <w:rFonts w:ascii="Cambria" w:hAnsi="Cambria"/>
            <w:sz w:val="28"/>
            <w:szCs w:val="28"/>
          </w:rPr>
          <w:delText>some</w:delText>
        </w:r>
        <w:r w:rsidR="005B5C3F" w:rsidDel="007B3ED9">
          <w:rPr>
            <w:rFonts w:ascii="Cambria" w:hAnsi="Cambria"/>
            <w:sz w:val="28"/>
            <w:szCs w:val="28"/>
          </w:rPr>
          <w:delText xml:space="preserve"> mad movie</w:delText>
        </w:r>
        <w:r w:rsidR="001B65B8" w:rsidDel="007B3ED9">
          <w:rPr>
            <w:rFonts w:ascii="Cambria" w:hAnsi="Cambria"/>
            <w:sz w:val="28"/>
            <w:szCs w:val="28"/>
          </w:rPr>
          <w:delText>!</w:delText>
        </w:r>
        <w:r w:rsidR="005B5C3F" w:rsidDel="007B3ED9">
          <w:rPr>
            <w:rFonts w:ascii="Cambria" w:hAnsi="Cambria"/>
            <w:sz w:val="28"/>
            <w:szCs w:val="28"/>
          </w:rPr>
          <w:delText>’</w:delText>
        </w:r>
      </w:del>
    </w:p>
    <w:p w14:paraId="07C6FA5A" w14:textId="7FBB611C" w:rsidR="005472ED" w:rsidRDefault="001B65B8" w:rsidP="000A1560">
      <w:pPr>
        <w:spacing w:after="0" w:line="360" w:lineRule="auto"/>
        <w:ind w:firstLine="720"/>
        <w:rPr>
          <w:ins w:id="23277" w:author="Claire S" w:date="2026-06-05T23:54:00Z" w16du:dateUtc="2026-06-05T22:54:00Z"/>
          <w:rFonts w:ascii="Cambria" w:hAnsi="Cambria"/>
          <w:sz w:val="28"/>
          <w:szCs w:val="28"/>
        </w:rPr>
      </w:pPr>
      <w:r>
        <w:rPr>
          <w:rFonts w:ascii="Cambria" w:hAnsi="Cambria"/>
          <w:sz w:val="28"/>
          <w:szCs w:val="28"/>
        </w:rPr>
        <w:t>‘</w:t>
      </w:r>
      <w:ins w:id="23278" w:author="Claire S" w:date="2026-06-05T14:56:00Z" w16du:dateUtc="2026-06-05T13:56:00Z">
        <w:r w:rsidR="00E174D5">
          <w:rPr>
            <w:rFonts w:ascii="Cambria" w:hAnsi="Cambria"/>
            <w:sz w:val="28"/>
            <w:szCs w:val="28"/>
          </w:rPr>
          <w:t>It’s m</w:t>
        </w:r>
      </w:ins>
      <w:del w:id="23279" w:author="Claire S" w:date="2026-06-05T14:56:00Z" w16du:dateUtc="2026-06-05T13:56:00Z">
        <w:r w:rsidR="00563E3D" w:rsidDel="00E174D5">
          <w:rPr>
            <w:rFonts w:ascii="Cambria" w:hAnsi="Cambria"/>
            <w:sz w:val="28"/>
            <w:szCs w:val="28"/>
          </w:rPr>
          <w:delText>M</w:delText>
        </w:r>
      </w:del>
      <w:r w:rsidR="00E14890">
        <w:rPr>
          <w:rFonts w:ascii="Cambria" w:hAnsi="Cambria"/>
          <w:sz w:val="28"/>
          <w:szCs w:val="28"/>
        </w:rPr>
        <w:t>ore like a horror film</w:t>
      </w:r>
      <w:ins w:id="23280" w:author="Claire S" w:date="2026-06-08T17:12:00Z" w16du:dateUtc="2026-06-08T16:12:00Z">
        <w:r w:rsidR="00C05E15">
          <w:rPr>
            <w:rFonts w:ascii="Cambria" w:hAnsi="Cambria"/>
            <w:sz w:val="28"/>
            <w:szCs w:val="28"/>
          </w:rPr>
          <w:t>,</w:t>
        </w:r>
      </w:ins>
      <w:del w:id="23281" w:author="Claire S" w:date="2026-06-08T17:12:00Z" w16du:dateUtc="2026-06-08T16:12:00Z">
        <w:r w:rsidDel="00C05E15">
          <w:rPr>
            <w:rFonts w:ascii="Cambria" w:hAnsi="Cambria"/>
            <w:sz w:val="28"/>
            <w:szCs w:val="28"/>
          </w:rPr>
          <w:delText>.</w:delText>
        </w:r>
      </w:del>
      <w:r>
        <w:rPr>
          <w:rFonts w:ascii="Cambria" w:hAnsi="Cambria"/>
          <w:sz w:val="28"/>
          <w:szCs w:val="28"/>
        </w:rPr>
        <w:t>’</w:t>
      </w:r>
      <w:ins w:id="23282" w:author="Claire S" w:date="2026-06-08T17:12:00Z" w16du:dateUtc="2026-06-08T16:12:00Z">
        <w:r w:rsidR="00C05E15">
          <w:rPr>
            <w:rFonts w:ascii="Cambria" w:hAnsi="Cambria"/>
            <w:sz w:val="28"/>
            <w:szCs w:val="28"/>
          </w:rPr>
          <w:t xml:space="preserve"> Clara muttered, her knee sore.</w:t>
        </w:r>
      </w:ins>
      <w:r>
        <w:rPr>
          <w:rFonts w:ascii="Cambria" w:hAnsi="Cambria"/>
          <w:sz w:val="28"/>
          <w:szCs w:val="28"/>
        </w:rPr>
        <w:t xml:space="preserve"> </w:t>
      </w:r>
    </w:p>
    <w:p w14:paraId="6EFE20FB" w14:textId="1CF308E6" w:rsidR="005472ED" w:rsidRDefault="005472ED" w:rsidP="005472ED">
      <w:pPr>
        <w:spacing w:after="0" w:line="360" w:lineRule="auto"/>
        <w:ind w:firstLine="720"/>
        <w:rPr>
          <w:ins w:id="23283" w:author="Claire S" w:date="2026-06-05T23:54:00Z" w16du:dateUtc="2026-06-05T22:54:00Z"/>
          <w:rFonts w:ascii="Cambria" w:hAnsi="Cambria"/>
          <w:sz w:val="28"/>
          <w:szCs w:val="28"/>
        </w:rPr>
      </w:pPr>
      <w:ins w:id="23284" w:author="Claire S" w:date="2026-06-05T23:54:00Z" w16du:dateUtc="2026-06-05T22:54:00Z">
        <w:r>
          <w:rPr>
            <w:rFonts w:ascii="Cambria" w:hAnsi="Cambria"/>
            <w:sz w:val="28"/>
            <w:szCs w:val="28"/>
          </w:rPr>
          <w:t>‘Didn’t you see something just now, Ishan?’</w:t>
        </w:r>
      </w:ins>
    </w:p>
    <w:p w14:paraId="606BCDAB" w14:textId="4CF556D9" w:rsidR="005472ED" w:rsidRDefault="005472ED" w:rsidP="00A236AB">
      <w:pPr>
        <w:spacing w:after="0" w:line="360" w:lineRule="auto"/>
        <w:ind w:firstLine="720"/>
        <w:rPr>
          <w:ins w:id="23285" w:author="Claire S" w:date="2026-06-05T23:54:00Z" w16du:dateUtc="2026-06-05T22:54:00Z"/>
          <w:rFonts w:ascii="Cambria" w:hAnsi="Cambria"/>
          <w:sz w:val="28"/>
          <w:szCs w:val="28"/>
        </w:rPr>
      </w:pPr>
      <w:ins w:id="23286" w:author="Claire S" w:date="2026-06-05T23:54:00Z" w16du:dateUtc="2026-06-05T22:54:00Z">
        <w:r>
          <w:rPr>
            <w:rFonts w:ascii="Cambria" w:hAnsi="Cambria"/>
            <w:sz w:val="28"/>
            <w:szCs w:val="28"/>
          </w:rPr>
          <w:t>‘No</w:t>
        </w:r>
        <w:del w:id="23287" w:author="Daisy Watt" w:date="2026-06-23T19:39:00Z" w16du:dateUtc="2026-06-23T17:39:00Z">
          <w:r w:rsidDel="00C64049">
            <w:rPr>
              <w:rFonts w:ascii="Cambria" w:hAnsi="Cambria"/>
              <w:sz w:val="28"/>
              <w:szCs w:val="28"/>
            </w:rPr>
            <w:delText>?</w:delText>
          </w:r>
        </w:del>
      </w:ins>
      <w:ins w:id="23288" w:author="Daisy Watt" w:date="2026-06-23T19:39:00Z" w16du:dateUtc="2026-06-23T17:39:00Z">
        <w:r w:rsidR="00C64049">
          <w:rPr>
            <w:rFonts w:ascii="Cambria" w:hAnsi="Cambria"/>
            <w:sz w:val="28"/>
            <w:szCs w:val="28"/>
          </w:rPr>
          <w:t>.</w:t>
        </w:r>
      </w:ins>
      <w:ins w:id="23289" w:author="Claire S" w:date="2026-06-05T23:54:00Z" w16du:dateUtc="2026-06-05T22:54:00Z">
        <w:r>
          <w:rPr>
            <w:rFonts w:ascii="Cambria" w:hAnsi="Cambria"/>
            <w:sz w:val="28"/>
            <w:szCs w:val="28"/>
          </w:rPr>
          <w:t xml:space="preserve"> I just went to get my </w:t>
        </w:r>
      </w:ins>
      <w:ins w:id="23290" w:author="Claire S" w:date="2026-06-08T17:12:00Z" w16du:dateUtc="2026-06-08T16:12:00Z">
        <w:r w:rsidR="009E2EC3">
          <w:rPr>
            <w:rFonts w:ascii="Cambria" w:hAnsi="Cambria"/>
            <w:sz w:val="28"/>
            <w:szCs w:val="28"/>
          </w:rPr>
          <w:t>Oyster card</w:t>
        </w:r>
      </w:ins>
      <w:ins w:id="23291" w:author="Claire S" w:date="2026-06-05T23:54:00Z" w16du:dateUtc="2026-06-05T22:54:00Z">
        <w:r>
          <w:rPr>
            <w:rFonts w:ascii="Cambria" w:hAnsi="Cambria"/>
            <w:sz w:val="28"/>
            <w:szCs w:val="28"/>
          </w:rPr>
          <w:t>.’</w:t>
        </w:r>
      </w:ins>
      <w:ins w:id="23292" w:author="Claire S" w:date="2026-07-31T17:23:00Z" w16du:dateUtc="2026-07-31T16:23:00Z">
        <w:r w:rsidR="00293E76">
          <w:rPr>
            <w:rFonts w:ascii="Cambria" w:hAnsi="Cambria"/>
            <w:sz w:val="28"/>
            <w:szCs w:val="28"/>
          </w:rPr>
          <w:t xml:space="preserve"> He flushed a bit. ‘I mean, there might have been a police car, but I was on my phone so -’</w:t>
        </w:r>
      </w:ins>
    </w:p>
    <w:p w14:paraId="44EFEB51" w14:textId="388C181A" w:rsidR="00612457" w:rsidRDefault="00417120" w:rsidP="00293E76">
      <w:pPr>
        <w:spacing w:after="0" w:line="360" w:lineRule="auto"/>
        <w:ind w:firstLine="720"/>
        <w:rPr>
          <w:rFonts w:ascii="Cambria" w:hAnsi="Cambria"/>
          <w:sz w:val="28"/>
          <w:szCs w:val="28"/>
        </w:rPr>
      </w:pPr>
      <w:r>
        <w:rPr>
          <w:rFonts w:ascii="Cambria" w:hAnsi="Cambria"/>
          <w:sz w:val="28"/>
          <w:szCs w:val="28"/>
        </w:rPr>
        <w:t>Clara</w:t>
      </w:r>
      <w:ins w:id="23293" w:author="Claire S" w:date="2026-06-05T23:54:00Z" w16du:dateUtc="2026-06-05T22:54:00Z">
        <w:r w:rsidR="005472ED">
          <w:rPr>
            <w:rFonts w:ascii="Cambria" w:hAnsi="Cambria"/>
            <w:sz w:val="28"/>
            <w:szCs w:val="28"/>
          </w:rPr>
          <w:t xml:space="preserve"> zoned out</w:t>
        </w:r>
      </w:ins>
      <w:ins w:id="23294" w:author="Claire S" w:date="2026-06-08T17:12:00Z" w16du:dateUtc="2026-06-08T16:12:00Z">
        <w:r w:rsidR="009E2EC3">
          <w:rPr>
            <w:rFonts w:ascii="Cambria" w:hAnsi="Cambria"/>
            <w:sz w:val="28"/>
            <w:szCs w:val="28"/>
          </w:rPr>
          <w:t xml:space="preserve"> of their chat</w:t>
        </w:r>
      </w:ins>
      <w:ins w:id="23295" w:author="Claire S" w:date="2026-06-05T23:54:00Z" w16du:dateUtc="2026-06-05T22:54:00Z">
        <w:r w:rsidR="005472ED">
          <w:rPr>
            <w:rFonts w:ascii="Cambria" w:hAnsi="Cambria"/>
            <w:sz w:val="28"/>
            <w:szCs w:val="28"/>
          </w:rPr>
          <w:t xml:space="preserve">, </w:t>
        </w:r>
      </w:ins>
      <w:ins w:id="23296" w:author="Claire S" w:date="2026-06-08T17:13:00Z" w16du:dateUtc="2026-06-08T16:13:00Z">
        <w:r w:rsidR="004A7116">
          <w:rPr>
            <w:rFonts w:ascii="Cambria" w:hAnsi="Cambria"/>
            <w:sz w:val="28"/>
            <w:szCs w:val="28"/>
          </w:rPr>
          <w:t>overwhelmed</w:t>
        </w:r>
      </w:ins>
      <w:ins w:id="23297" w:author="Claire S" w:date="2026-06-08T17:12:00Z" w16du:dateUtc="2026-06-08T16:12:00Z">
        <w:r w:rsidR="004A7116">
          <w:rPr>
            <w:rFonts w:ascii="Cambria" w:hAnsi="Cambria"/>
            <w:sz w:val="28"/>
            <w:szCs w:val="28"/>
          </w:rPr>
          <w:t xml:space="preserve"> by </w:t>
        </w:r>
      </w:ins>
      <w:del w:id="23298" w:author="Claire S" w:date="2026-06-05T23:54:00Z" w16du:dateUtc="2026-06-05T22:54:00Z">
        <w:r w:rsidDel="005472ED">
          <w:rPr>
            <w:rFonts w:ascii="Cambria" w:hAnsi="Cambria"/>
            <w:sz w:val="28"/>
            <w:szCs w:val="28"/>
          </w:rPr>
          <w:delText xml:space="preserve"> felt</w:delText>
        </w:r>
      </w:del>
      <w:del w:id="23299" w:author="Claire S" w:date="2026-06-08T17:12:00Z" w16du:dateUtc="2026-06-08T16:12:00Z">
        <w:r w:rsidDel="004A7116">
          <w:rPr>
            <w:rFonts w:ascii="Cambria" w:hAnsi="Cambria"/>
            <w:sz w:val="28"/>
            <w:szCs w:val="28"/>
          </w:rPr>
          <w:delText xml:space="preserve"> </w:delText>
        </w:r>
      </w:del>
      <w:r>
        <w:rPr>
          <w:rFonts w:ascii="Cambria" w:hAnsi="Cambria"/>
          <w:sz w:val="28"/>
          <w:szCs w:val="28"/>
        </w:rPr>
        <w:t>such a tumult of emotion</w:t>
      </w:r>
      <w:r w:rsidR="007015D4">
        <w:rPr>
          <w:rFonts w:ascii="Cambria" w:hAnsi="Cambria"/>
          <w:sz w:val="28"/>
          <w:szCs w:val="28"/>
        </w:rPr>
        <w:t>,</w:t>
      </w:r>
      <w:r>
        <w:rPr>
          <w:rFonts w:ascii="Cambria" w:hAnsi="Cambria"/>
          <w:sz w:val="28"/>
          <w:szCs w:val="28"/>
        </w:rPr>
        <w:t xml:space="preserve"> she wasn’t quite sure what to do. That was three of them on the List gone, or </w:t>
      </w:r>
      <w:r w:rsidR="007015D4">
        <w:rPr>
          <w:rFonts w:ascii="Cambria" w:hAnsi="Cambria"/>
          <w:sz w:val="28"/>
          <w:szCs w:val="28"/>
        </w:rPr>
        <w:t>catastrophically injured.</w:t>
      </w:r>
      <w:del w:id="23300" w:author="Claire S" w:date="2026-06-05T23:54:00Z" w16du:dateUtc="2026-06-05T22:54:00Z">
        <w:r w:rsidR="007015D4" w:rsidDel="00A236AB">
          <w:rPr>
            <w:rFonts w:ascii="Cambria" w:hAnsi="Cambria"/>
            <w:sz w:val="28"/>
            <w:szCs w:val="28"/>
          </w:rPr>
          <w:delText xml:space="preserve"> </w:delText>
        </w:r>
      </w:del>
      <w:r w:rsidR="007015D4">
        <w:rPr>
          <w:rFonts w:ascii="Cambria" w:hAnsi="Cambria"/>
          <w:sz w:val="28"/>
          <w:szCs w:val="28"/>
        </w:rPr>
        <w:t xml:space="preserve"> </w:t>
      </w:r>
      <w:del w:id="23301" w:author="Claire S" w:date="2026-06-05T11:48:00Z" w16du:dateUtc="2026-06-05T10:48:00Z">
        <w:r w:rsidR="007015D4" w:rsidDel="003A424B">
          <w:rPr>
            <w:rFonts w:ascii="Cambria" w:hAnsi="Cambria"/>
            <w:sz w:val="28"/>
            <w:szCs w:val="28"/>
          </w:rPr>
          <w:delText xml:space="preserve">And </w:delText>
        </w:r>
        <w:commentRangeStart w:id="23302"/>
        <w:r w:rsidR="007015D4" w:rsidDel="003A424B">
          <w:rPr>
            <w:rFonts w:ascii="Cambria" w:hAnsi="Cambria"/>
            <w:sz w:val="28"/>
            <w:szCs w:val="28"/>
          </w:rPr>
          <w:delText xml:space="preserve">her name was next </w:delText>
        </w:r>
      </w:del>
      <w:del w:id="23303" w:author="Claire S" w:date="2026-06-05T14:56:00Z" w16du:dateUtc="2026-06-05T13:56:00Z">
        <w:r w:rsidR="007015D4" w:rsidDel="00AC4CDC">
          <w:rPr>
            <w:rFonts w:ascii="Cambria" w:hAnsi="Cambria"/>
            <w:sz w:val="28"/>
            <w:szCs w:val="28"/>
          </w:rPr>
          <w:delText>–</w:delText>
        </w:r>
      </w:del>
      <w:del w:id="23304" w:author="Claire S" w:date="2026-07-31T17:11:00Z" w16du:dateUtc="2026-07-31T16:11:00Z">
        <w:r w:rsidR="007015D4" w:rsidDel="00A51809">
          <w:rPr>
            <w:rFonts w:ascii="Cambria" w:hAnsi="Cambria"/>
            <w:sz w:val="28"/>
            <w:szCs w:val="28"/>
          </w:rPr>
          <w:delText xml:space="preserve"> </w:delText>
        </w:r>
      </w:del>
      <w:ins w:id="23305" w:author="Claire S" w:date="2026-07-31T17:11:00Z" w16du:dateUtc="2026-07-31T16:11:00Z">
        <w:r w:rsidR="00A51809">
          <w:rPr>
            <w:rFonts w:ascii="Cambria" w:hAnsi="Cambria"/>
            <w:sz w:val="28"/>
            <w:szCs w:val="28"/>
          </w:rPr>
          <w:t>H</w:t>
        </w:r>
      </w:ins>
      <w:ins w:id="23306" w:author="Daisy Watt" w:date="2026-06-23T19:36:00Z" w16du:dateUtc="2026-06-23T17:36:00Z">
        <w:del w:id="23307" w:author="Claire S" w:date="2026-07-31T17:11:00Z" w16du:dateUtc="2026-07-31T16:11:00Z">
          <w:r w:rsidR="009F3FDA" w:rsidDel="00A51809">
            <w:rPr>
              <w:rFonts w:ascii="Cambria" w:hAnsi="Cambria"/>
              <w:sz w:val="28"/>
              <w:szCs w:val="28"/>
            </w:rPr>
            <w:delText>,</w:delText>
          </w:r>
        </w:del>
      </w:ins>
      <w:ins w:id="23308" w:author="Claire S" w:date="2026-06-05T23:52:00Z" w16du:dateUtc="2026-06-05T22:52:00Z">
        <w:del w:id="23309" w:author="Daisy Watt" w:date="2026-06-23T19:36:00Z" w16du:dateUtc="2026-06-23T17:36:00Z">
          <w:r w:rsidR="00612457" w:rsidDel="009F3FDA">
            <w:rPr>
              <w:rFonts w:ascii="Cambria" w:hAnsi="Cambria"/>
              <w:sz w:val="28"/>
              <w:szCs w:val="28"/>
            </w:rPr>
            <w:delText xml:space="preserve"> –</w:delText>
          </w:r>
        </w:del>
        <w:r w:rsidR="00612457">
          <w:rPr>
            <w:rFonts w:ascii="Cambria" w:hAnsi="Cambria"/>
            <w:sz w:val="28"/>
            <w:szCs w:val="28"/>
          </w:rPr>
          <w:t>ad that bike just nearly hit her on purpose?</w:t>
        </w:r>
      </w:ins>
    </w:p>
    <w:p w14:paraId="17164EF1" w14:textId="18F68DDC" w:rsidR="007015D4" w:rsidDel="003A424B" w:rsidRDefault="00AC4CDC" w:rsidP="000A1560">
      <w:pPr>
        <w:spacing w:after="0" w:line="360" w:lineRule="auto"/>
        <w:ind w:firstLine="720"/>
        <w:rPr>
          <w:del w:id="23310" w:author="Claire S" w:date="2026-06-05T11:48:00Z" w16du:dateUtc="2026-06-05T10:48:00Z"/>
          <w:rFonts w:ascii="Cambria" w:hAnsi="Cambria"/>
          <w:sz w:val="28"/>
          <w:szCs w:val="28"/>
        </w:rPr>
      </w:pPr>
      <w:ins w:id="23311" w:author="Claire S" w:date="2026-06-05T14:56:00Z" w16du:dateUtc="2026-06-05T13:56:00Z">
        <w:r>
          <w:rPr>
            <w:rFonts w:ascii="Cambria" w:hAnsi="Cambria"/>
            <w:sz w:val="28"/>
            <w:szCs w:val="28"/>
          </w:rPr>
          <w:t>Casting a nervous lo</w:t>
        </w:r>
      </w:ins>
      <w:ins w:id="23312" w:author="Claire S" w:date="2026-06-05T14:57:00Z" w16du:dateUtc="2026-06-05T13:57:00Z">
        <w:r>
          <w:rPr>
            <w:rFonts w:ascii="Cambria" w:hAnsi="Cambria"/>
            <w:sz w:val="28"/>
            <w:szCs w:val="28"/>
          </w:rPr>
          <w:t>o</w:t>
        </w:r>
      </w:ins>
      <w:ins w:id="23313" w:author="Claire S" w:date="2026-06-05T14:56:00Z" w16du:dateUtc="2026-06-05T13:56:00Z">
        <w:r>
          <w:rPr>
            <w:rFonts w:ascii="Cambria" w:hAnsi="Cambria"/>
            <w:sz w:val="28"/>
            <w:szCs w:val="28"/>
          </w:rPr>
          <w:t xml:space="preserve">k around, </w:t>
        </w:r>
      </w:ins>
      <w:del w:id="23314" w:author="Claire S" w:date="2026-06-05T11:48:00Z" w16du:dateUtc="2026-06-05T10:48:00Z">
        <w:r w:rsidR="007015D4" w:rsidDel="003A424B">
          <w:rPr>
            <w:rFonts w:ascii="Cambria" w:hAnsi="Cambria"/>
            <w:sz w:val="28"/>
            <w:szCs w:val="28"/>
          </w:rPr>
          <w:delText>Jesus!</w:delText>
        </w:r>
        <w:commentRangeEnd w:id="23302"/>
        <w:r w:rsidR="00451443" w:rsidDel="003A424B">
          <w:rPr>
            <w:rStyle w:val="CommentReference"/>
            <w:rFonts w:ascii="Cambria" w:hAnsi="Cambria"/>
            <w:sz w:val="28"/>
            <w:szCs w:val="28"/>
          </w:rPr>
          <w:commentReference w:id="23302"/>
        </w:r>
      </w:del>
    </w:p>
    <w:p w14:paraId="0130F337" w14:textId="648041F2" w:rsidR="00612457" w:rsidRDefault="005472ED" w:rsidP="005472ED">
      <w:pPr>
        <w:spacing w:after="0" w:line="360" w:lineRule="auto"/>
        <w:ind w:firstLine="720"/>
        <w:rPr>
          <w:ins w:id="23315" w:author="Claire S" w:date="2026-06-05T23:52:00Z" w16du:dateUtc="2026-06-05T22:52:00Z"/>
          <w:rFonts w:ascii="Cambria" w:hAnsi="Cambria"/>
          <w:sz w:val="28"/>
          <w:szCs w:val="28"/>
        </w:rPr>
      </w:pPr>
      <w:ins w:id="23316" w:author="Claire S" w:date="2026-06-05T23:53:00Z" w16du:dateUtc="2026-06-05T22:53:00Z">
        <w:r>
          <w:rPr>
            <w:rFonts w:ascii="Cambria" w:hAnsi="Cambria"/>
            <w:sz w:val="28"/>
            <w:szCs w:val="28"/>
          </w:rPr>
          <w:t>Clara</w:t>
        </w:r>
      </w:ins>
      <w:ins w:id="23317" w:author="Claire S" w:date="2026-06-05T14:56:00Z" w16du:dateUtc="2026-06-05T13:56:00Z">
        <w:r w:rsidR="00AC4CDC">
          <w:rPr>
            <w:rFonts w:ascii="Cambria" w:hAnsi="Cambria"/>
            <w:sz w:val="28"/>
            <w:szCs w:val="28"/>
          </w:rPr>
          <w:t xml:space="preserve"> thought, s</w:t>
        </w:r>
      </w:ins>
      <w:del w:id="23318" w:author="Claire S" w:date="2026-06-05T14:56:00Z" w16du:dateUtc="2026-06-05T13:56:00Z">
        <w:r w:rsidR="00F92FDB" w:rsidDel="00AC4CDC">
          <w:rPr>
            <w:rFonts w:ascii="Cambria" w:hAnsi="Cambria"/>
            <w:sz w:val="28"/>
            <w:szCs w:val="28"/>
          </w:rPr>
          <w:delText>S</w:delText>
        </w:r>
      </w:del>
      <w:r w:rsidR="00F92FDB">
        <w:rPr>
          <w:rFonts w:ascii="Cambria" w:hAnsi="Cambria"/>
          <w:sz w:val="28"/>
          <w:szCs w:val="28"/>
        </w:rPr>
        <w:t xml:space="preserve">he couldn’t just stay </w:t>
      </w:r>
      <w:ins w:id="23319" w:author="Daisy Watt" w:date="2026-06-23T19:37:00Z" w16du:dateUtc="2026-06-23T17:37:00Z">
        <w:r w:rsidR="00161C98">
          <w:rPr>
            <w:rFonts w:ascii="Cambria" w:hAnsi="Cambria"/>
            <w:sz w:val="28"/>
            <w:szCs w:val="28"/>
          </w:rPr>
          <w:t>t</w:t>
        </w:r>
      </w:ins>
      <w:r w:rsidR="00F92FDB">
        <w:rPr>
          <w:rFonts w:ascii="Cambria" w:hAnsi="Cambria"/>
          <w:sz w:val="28"/>
          <w:szCs w:val="28"/>
        </w:rPr>
        <w:t xml:space="preserve">here like </w:t>
      </w:r>
      <w:del w:id="23320" w:author="Claire S" w:date="2026-06-05T11:48:00Z" w16du:dateUtc="2026-06-05T10:48:00Z">
        <w:r w:rsidR="00F92FDB" w:rsidDel="007B3ED9">
          <w:rPr>
            <w:rFonts w:ascii="Cambria" w:hAnsi="Cambria"/>
            <w:sz w:val="28"/>
            <w:szCs w:val="28"/>
          </w:rPr>
          <w:delText>a sitting duck</w:delText>
        </w:r>
      </w:del>
      <w:ins w:id="23321" w:author="Claire S" w:date="2026-06-05T11:48:00Z" w16du:dateUtc="2026-06-05T10:48:00Z">
        <w:r w:rsidR="007B3ED9">
          <w:rPr>
            <w:rFonts w:ascii="Cambria" w:hAnsi="Cambria"/>
            <w:sz w:val="28"/>
            <w:szCs w:val="28"/>
          </w:rPr>
          <w:t>easy prey</w:t>
        </w:r>
      </w:ins>
      <w:del w:id="23322" w:author="Daisy Watt" w:date="2026-06-23T19:39:00Z" w16du:dateUtc="2026-06-23T17:39:00Z">
        <w:r w:rsidR="00F92FDB" w:rsidDel="00824534">
          <w:rPr>
            <w:rFonts w:ascii="Cambria" w:hAnsi="Cambria"/>
            <w:sz w:val="28"/>
            <w:szCs w:val="28"/>
          </w:rPr>
          <w:delText>,</w:delText>
        </w:r>
      </w:del>
      <w:ins w:id="23323" w:author="Daisy Watt" w:date="2026-06-23T19:39:00Z" w16du:dateUtc="2026-06-23T17:39:00Z">
        <w:r w:rsidR="00824534">
          <w:rPr>
            <w:rFonts w:ascii="Cambria" w:hAnsi="Cambria"/>
            <w:sz w:val="28"/>
            <w:szCs w:val="28"/>
          </w:rPr>
          <w:t xml:space="preserve"> –</w:t>
        </w:r>
      </w:ins>
      <w:r w:rsidR="00F92FDB">
        <w:rPr>
          <w:rFonts w:ascii="Cambria" w:hAnsi="Cambria"/>
          <w:sz w:val="28"/>
          <w:szCs w:val="28"/>
        </w:rPr>
        <w:t xml:space="preserve"> </w:t>
      </w:r>
      <w:ins w:id="23324" w:author="Claire S" w:date="2026-06-05T14:57:00Z" w16du:dateUtc="2026-06-05T13:57:00Z">
        <w:r w:rsidR="007C09B9">
          <w:rPr>
            <w:rFonts w:ascii="Cambria" w:hAnsi="Cambria"/>
            <w:sz w:val="28"/>
            <w:szCs w:val="28"/>
          </w:rPr>
          <w:t>she should go home to saf</w:t>
        </w:r>
      </w:ins>
      <w:ins w:id="23325" w:author="Claire S" w:date="2026-06-05T14:58:00Z" w16du:dateUtc="2026-06-05T13:58:00Z">
        <w:r w:rsidR="007C09B9">
          <w:rPr>
            <w:rFonts w:ascii="Cambria" w:hAnsi="Cambria"/>
            <w:sz w:val="28"/>
            <w:szCs w:val="28"/>
          </w:rPr>
          <w:t xml:space="preserve">ety. </w:t>
        </w:r>
      </w:ins>
      <w:ins w:id="23326" w:author="Claire S" w:date="2026-06-05T23:52:00Z" w16du:dateUtc="2026-06-05T22:52:00Z">
        <w:r w:rsidR="00612457">
          <w:rPr>
            <w:rFonts w:ascii="Cambria" w:hAnsi="Cambria"/>
            <w:sz w:val="28"/>
            <w:szCs w:val="28"/>
          </w:rPr>
          <w:t>If home was saf</w:t>
        </w:r>
      </w:ins>
      <w:ins w:id="23327" w:author="Daisy Watt" w:date="2026-06-23T19:39:00Z" w16du:dateUtc="2026-06-23T17:39:00Z">
        <w:r w:rsidR="00824534">
          <w:rPr>
            <w:rFonts w:ascii="Cambria" w:hAnsi="Cambria"/>
            <w:sz w:val="28"/>
            <w:szCs w:val="28"/>
          </w:rPr>
          <w:t>e…</w:t>
        </w:r>
      </w:ins>
      <w:ins w:id="23328" w:author="Claire S" w:date="2026-06-05T23:52:00Z" w16du:dateUtc="2026-06-05T22:52:00Z">
        <w:del w:id="23329" w:author="Daisy Watt" w:date="2026-06-23T19:39:00Z" w16du:dateUtc="2026-06-23T17:39:00Z">
          <w:r w:rsidR="00612457" w:rsidDel="00824534">
            <w:rPr>
              <w:rFonts w:ascii="Cambria" w:hAnsi="Cambria"/>
              <w:sz w:val="28"/>
              <w:szCs w:val="28"/>
            </w:rPr>
            <w:delText>e –</w:delText>
          </w:r>
        </w:del>
      </w:ins>
    </w:p>
    <w:p w14:paraId="200BA34F" w14:textId="5F221CCE" w:rsidR="006C3CE0" w:rsidRDefault="007C09B9" w:rsidP="000A1560">
      <w:pPr>
        <w:spacing w:after="0" w:line="360" w:lineRule="auto"/>
        <w:ind w:firstLine="720"/>
        <w:rPr>
          <w:rFonts w:ascii="Cambria" w:hAnsi="Cambria"/>
          <w:sz w:val="28"/>
          <w:szCs w:val="28"/>
        </w:rPr>
      </w:pPr>
      <w:ins w:id="23330" w:author="Claire S" w:date="2026-06-05T14:58:00Z" w16du:dateUtc="2026-06-05T13:58:00Z">
        <w:r>
          <w:rPr>
            <w:rFonts w:ascii="Cambria" w:hAnsi="Cambria"/>
            <w:sz w:val="28"/>
            <w:szCs w:val="28"/>
          </w:rPr>
          <w:t xml:space="preserve"> </w:t>
        </w:r>
      </w:ins>
      <w:del w:id="23331" w:author="Claire S" w:date="2026-06-05T14:58:00Z" w16du:dateUtc="2026-06-05T13:58:00Z">
        <w:r w:rsidR="00F92FDB" w:rsidDel="007C09B9">
          <w:rPr>
            <w:rFonts w:ascii="Cambria" w:hAnsi="Cambria"/>
            <w:sz w:val="28"/>
            <w:szCs w:val="28"/>
          </w:rPr>
          <w:delText>b</w:delText>
        </w:r>
      </w:del>
      <w:del w:id="23332" w:author="Claire S" w:date="2026-06-05T23:52:00Z" w16du:dateUtc="2026-06-05T22:52:00Z">
        <w:r w:rsidR="00F92FDB" w:rsidDel="00612457">
          <w:rPr>
            <w:rFonts w:ascii="Cambria" w:hAnsi="Cambria"/>
            <w:sz w:val="28"/>
            <w:szCs w:val="28"/>
          </w:rPr>
          <w:delText xml:space="preserve">ut </w:delText>
        </w:r>
      </w:del>
      <w:del w:id="23333" w:author="Claire S" w:date="2026-06-05T14:58:00Z" w16du:dateUtc="2026-06-05T13:58:00Z">
        <w:r w:rsidR="00F92FDB" w:rsidDel="007C09B9">
          <w:rPr>
            <w:rFonts w:ascii="Cambria" w:hAnsi="Cambria"/>
            <w:sz w:val="28"/>
            <w:szCs w:val="28"/>
          </w:rPr>
          <w:delText xml:space="preserve">her options seemed limited.  </w:delText>
        </w:r>
      </w:del>
      <w:del w:id="23334" w:author="Claire S" w:date="2026-06-05T11:48:00Z" w16du:dateUtc="2026-06-05T10:48:00Z">
        <w:r w:rsidR="00F2036B" w:rsidDel="007B3ED9">
          <w:rPr>
            <w:rFonts w:ascii="Cambria" w:hAnsi="Cambria"/>
            <w:sz w:val="28"/>
            <w:szCs w:val="28"/>
          </w:rPr>
          <w:delText>The only idea she had was to contact</w:delText>
        </w:r>
      </w:del>
      <w:del w:id="23335" w:author="Claire S" w:date="2026-07-31T17:24:00Z" w16du:dateUtc="2026-07-31T16:24:00Z">
        <w:r w:rsidR="00F2036B" w:rsidDel="00293E76">
          <w:rPr>
            <w:rFonts w:ascii="Cambria" w:hAnsi="Cambria"/>
            <w:sz w:val="28"/>
            <w:szCs w:val="28"/>
          </w:rPr>
          <w:delText xml:space="preserve"> </w:delText>
        </w:r>
      </w:del>
      <w:r w:rsidR="00F2036B">
        <w:rPr>
          <w:rFonts w:ascii="Cambria" w:hAnsi="Cambria"/>
          <w:sz w:val="28"/>
          <w:szCs w:val="28"/>
        </w:rPr>
        <w:t>Savannah</w:t>
      </w:r>
      <w:ins w:id="23336" w:author="Claire S" w:date="2026-07-31T17:24:00Z" w16du:dateUtc="2026-07-31T16:24:00Z">
        <w:r w:rsidR="00293E76">
          <w:rPr>
            <w:rFonts w:ascii="Cambria" w:hAnsi="Cambria"/>
            <w:sz w:val="28"/>
            <w:szCs w:val="28"/>
          </w:rPr>
          <w:t xml:space="preserve"> was</w:t>
        </w:r>
      </w:ins>
      <w:ins w:id="23337" w:author="Claire S" w:date="2026-06-05T11:49:00Z" w16du:dateUtc="2026-06-05T10:49:00Z">
        <w:r w:rsidR="007B3ED9">
          <w:rPr>
            <w:rFonts w:ascii="Cambria" w:hAnsi="Cambria"/>
            <w:sz w:val="28"/>
            <w:szCs w:val="28"/>
          </w:rPr>
          <w:t xml:space="preserve"> </w:t>
        </w:r>
      </w:ins>
      <w:del w:id="23338" w:author="Claire S" w:date="2026-06-05T11:49:00Z" w16du:dateUtc="2026-06-05T10:49:00Z">
        <w:r w:rsidR="00F2036B" w:rsidDel="007B3ED9">
          <w:rPr>
            <w:rFonts w:ascii="Cambria" w:hAnsi="Cambria"/>
            <w:sz w:val="28"/>
            <w:szCs w:val="28"/>
          </w:rPr>
          <w:delText xml:space="preserve"> </w:delText>
        </w:r>
      </w:del>
      <w:del w:id="23339" w:author="Claire S" w:date="2026-06-05T11:48:00Z" w16du:dateUtc="2026-06-05T10:48:00Z">
        <w:r w:rsidR="00F2036B" w:rsidDel="007B3ED9">
          <w:rPr>
            <w:rFonts w:ascii="Cambria" w:hAnsi="Cambria"/>
            <w:sz w:val="28"/>
            <w:szCs w:val="28"/>
          </w:rPr>
          <w:delText xml:space="preserve">Langley, </w:delText>
        </w:r>
      </w:del>
      <w:r w:rsidR="00F2036B">
        <w:rPr>
          <w:rFonts w:ascii="Cambria" w:hAnsi="Cambria"/>
          <w:sz w:val="28"/>
          <w:szCs w:val="28"/>
        </w:rPr>
        <w:t>the</w:t>
      </w:r>
      <w:ins w:id="23340" w:author="Claire S" w:date="2026-06-05T23:52:00Z" w16du:dateUtc="2026-06-05T22:52:00Z">
        <w:r w:rsidR="00612457">
          <w:rPr>
            <w:rFonts w:ascii="Cambria" w:hAnsi="Cambria"/>
            <w:sz w:val="28"/>
            <w:szCs w:val="28"/>
          </w:rPr>
          <w:t xml:space="preserve"> only</w:t>
        </w:r>
      </w:ins>
      <w:r w:rsidR="00F2036B">
        <w:rPr>
          <w:rFonts w:ascii="Cambria" w:hAnsi="Cambria"/>
          <w:sz w:val="28"/>
          <w:szCs w:val="28"/>
        </w:rPr>
        <w:t xml:space="preserve"> other person who might know what was going on</w:t>
      </w:r>
      <w:del w:id="23341" w:author="Daisy Watt" w:date="2026-06-23T19:39:00Z" w16du:dateUtc="2026-06-23T17:39:00Z">
        <w:r w:rsidR="00F2036B" w:rsidDel="00FE446F">
          <w:rPr>
            <w:rFonts w:ascii="Cambria" w:hAnsi="Cambria"/>
            <w:sz w:val="28"/>
            <w:szCs w:val="28"/>
          </w:rPr>
          <w:delText xml:space="preserve">. </w:delText>
        </w:r>
      </w:del>
      <w:ins w:id="23342" w:author="Claire S" w:date="2026-06-05T11:51:00Z" w16du:dateUtc="2026-06-05T10:51:00Z">
        <w:del w:id="23343" w:author="Daisy Watt" w:date="2026-06-23T19:39:00Z" w16du:dateUtc="2026-06-23T17:39:00Z">
          <w:r w:rsidR="007835F5" w:rsidDel="00FE446F">
            <w:rPr>
              <w:rFonts w:ascii="Cambria" w:hAnsi="Cambria"/>
              <w:sz w:val="28"/>
              <w:szCs w:val="28"/>
            </w:rPr>
            <w:delText>,</w:delText>
          </w:r>
        </w:del>
      </w:ins>
      <w:ins w:id="23344" w:author="Daisy Watt" w:date="2026-06-23T19:39:00Z" w16du:dateUtc="2026-06-23T17:39:00Z">
        <w:r w:rsidR="00FE446F">
          <w:rPr>
            <w:rFonts w:ascii="Cambria" w:hAnsi="Cambria"/>
            <w:sz w:val="28"/>
            <w:szCs w:val="28"/>
          </w:rPr>
          <w:t xml:space="preserve"> –</w:t>
        </w:r>
      </w:ins>
      <w:ins w:id="23345" w:author="Claire S" w:date="2026-06-05T11:51:00Z" w16du:dateUtc="2026-06-05T10:51:00Z">
        <w:r w:rsidR="007835F5">
          <w:rPr>
            <w:rFonts w:ascii="Cambria" w:hAnsi="Cambria"/>
            <w:sz w:val="28"/>
            <w:szCs w:val="28"/>
          </w:rPr>
          <w:t xml:space="preserve"> </w:t>
        </w:r>
      </w:ins>
      <w:ins w:id="23346" w:author="Claire S" w:date="2026-06-05T14:58:00Z" w16du:dateUtc="2026-06-05T13:58:00Z">
        <w:del w:id="23347" w:author="Daisy Watt" w:date="2026-06-23T19:39:00Z" w16du:dateUtc="2026-06-23T17:39:00Z">
          <w:r w:rsidDel="00FE446F">
            <w:rPr>
              <w:rFonts w:ascii="Cambria" w:hAnsi="Cambria"/>
              <w:sz w:val="28"/>
              <w:szCs w:val="28"/>
            </w:rPr>
            <w:delText>except</w:delText>
          </w:r>
        </w:del>
      </w:ins>
      <w:ins w:id="23348" w:author="Daisy Watt" w:date="2026-06-23T19:39:00Z" w16du:dateUtc="2026-06-23T17:39:00Z">
        <w:r w:rsidR="00FE446F">
          <w:rPr>
            <w:rFonts w:ascii="Cambria" w:hAnsi="Cambria"/>
            <w:sz w:val="28"/>
            <w:szCs w:val="28"/>
          </w:rPr>
          <w:t>but</w:t>
        </w:r>
      </w:ins>
      <w:ins w:id="23349" w:author="Claire S" w:date="2026-06-05T14:58:00Z" w16du:dateUtc="2026-06-05T13:58:00Z">
        <w:r>
          <w:rPr>
            <w:rFonts w:ascii="Cambria" w:hAnsi="Cambria"/>
            <w:sz w:val="28"/>
            <w:szCs w:val="28"/>
          </w:rPr>
          <w:t xml:space="preserve"> they hadn’t </w:t>
        </w:r>
      </w:ins>
      <w:del w:id="23350" w:author="Claire S" w:date="2026-06-05T11:51:00Z" w16du:dateUtc="2026-06-05T10:51:00Z">
        <w:r w:rsidR="00F2036B" w:rsidDel="007835F5">
          <w:rPr>
            <w:rFonts w:ascii="Cambria" w:hAnsi="Cambria"/>
            <w:sz w:val="28"/>
            <w:szCs w:val="28"/>
          </w:rPr>
          <w:delText>B</w:delText>
        </w:r>
      </w:del>
      <w:del w:id="23351" w:author="Claire S" w:date="2026-06-05T14:58:00Z" w16du:dateUtc="2026-06-05T13:58:00Z">
        <w:r w:rsidR="00F2036B" w:rsidDel="007C09B9">
          <w:rPr>
            <w:rFonts w:ascii="Cambria" w:hAnsi="Cambria"/>
            <w:sz w:val="28"/>
            <w:szCs w:val="28"/>
          </w:rPr>
          <w:delText xml:space="preserve">ut </w:delText>
        </w:r>
      </w:del>
      <w:ins w:id="23352" w:author="Claire S" w:date="2026-06-05T11:49:00Z" w16du:dateUtc="2026-06-05T10:49:00Z">
        <w:r w:rsidR="007B3ED9">
          <w:rPr>
            <w:rFonts w:ascii="Cambria" w:hAnsi="Cambria"/>
            <w:sz w:val="28"/>
            <w:szCs w:val="28"/>
          </w:rPr>
          <w:t xml:space="preserve">even </w:t>
        </w:r>
      </w:ins>
      <w:ins w:id="23353" w:author="Claire S" w:date="2026-06-05T14:58:00Z" w16du:dateUtc="2026-06-05T13:58:00Z">
        <w:r>
          <w:rPr>
            <w:rFonts w:ascii="Cambria" w:hAnsi="Cambria"/>
            <w:sz w:val="28"/>
            <w:szCs w:val="28"/>
          </w:rPr>
          <w:t>swapped</w:t>
        </w:r>
      </w:ins>
      <w:ins w:id="23354" w:author="Claire S" w:date="2026-06-05T11:49:00Z" w16du:dateUtc="2026-06-05T10:49:00Z">
        <w:r w:rsidR="007B3ED9">
          <w:rPr>
            <w:rFonts w:ascii="Cambria" w:hAnsi="Cambria"/>
            <w:sz w:val="28"/>
            <w:szCs w:val="28"/>
          </w:rPr>
          <w:t xml:space="preserve"> number</w:t>
        </w:r>
      </w:ins>
      <w:ins w:id="23355" w:author="Claire S" w:date="2026-06-05T14:58:00Z" w16du:dateUtc="2026-06-05T13:58:00Z">
        <w:r>
          <w:rPr>
            <w:rFonts w:ascii="Cambria" w:hAnsi="Cambria"/>
            <w:sz w:val="28"/>
            <w:szCs w:val="28"/>
          </w:rPr>
          <w:t>s</w:t>
        </w:r>
      </w:ins>
      <w:ins w:id="23356" w:author="Claire S" w:date="2026-06-05T11:49:00Z" w16du:dateUtc="2026-06-05T10:49:00Z">
        <w:r w:rsidR="007B3ED9">
          <w:rPr>
            <w:rFonts w:ascii="Cambria" w:hAnsi="Cambria"/>
            <w:sz w:val="28"/>
            <w:szCs w:val="28"/>
          </w:rPr>
          <w:t>.</w:t>
        </w:r>
      </w:ins>
      <w:del w:id="23357" w:author="Claire S" w:date="2026-06-05T11:49:00Z" w16du:dateUtc="2026-06-05T10:49:00Z">
        <w:r w:rsidR="00F2036B" w:rsidDel="007B3ED9">
          <w:rPr>
            <w:rFonts w:ascii="Cambria" w:hAnsi="Cambria"/>
            <w:sz w:val="28"/>
            <w:szCs w:val="28"/>
          </w:rPr>
          <w:delText>how would she</w:delText>
        </w:r>
      </w:del>
      <w:r w:rsidR="00F2036B">
        <w:rPr>
          <w:rFonts w:ascii="Cambria" w:hAnsi="Cambria"/>
          <w:sz w:val="28"/>
          <w:szCs w:val="28"/>
        </w:rPr>
        <w:t xml:space="preserve"> </w:t>
      </w:r>
      <w:del w:id="23358" w:author="Claire S" w:date="2026-06-05T11:49:00Z" w16du:dateUtc="2026-06-05T10:49:00Z">
        <w:r w:rsidR="007231F6" w:rsidDel="007B3ED9">
          <w:rPr>
            <w:rFonts w:ascii="Cambria" w:hAnsi="Cambria"/>
            <w:sz w:val="28"/>
            <w:szCs w:val="28"/>
          </w:rPr>
          <w:delText xml:space="preserve">do that tonight?  </w:delText>
        </w:r>
      </w:del>
    </w:p>
    <w:p w14:paraId="68A79270" w14:textId="63E44A00" w:rsidR="006C3CE0" w:rsidRDefault="006C3CE0" w:rsidP="000A1560">
      <w:pPr>
        <w:spacing w:after="0" w:line="360" w:lineRule="auto"/>
        <w:ind w:firstLine="720"/>
        <w:rPr>
          <w:rFonts w:ascii="Cambria" w:hAnsi="Cambria"/>
          <w:sz w:val="28"/>
          <w:szCs w:val="28"/>
        </w:rPr>
      </w:pPr>
      <w:r>
        <w:rPr>
          <w:rFonts w:ascii="Cambria" w:hAnsi="Cambria"/>
          <w:sz w:val="28"/>
          <w:szCs w:val="28"/>
        </w:rPr>
        <w:t>‘I don’t suppose you know where Savannah lives, Ish?’</w:t>
      </w:r>
    </w:p>
    <w:p w14:paraId="79E1943E" w14:textId="33B5001B" w:rsidR="006C3CE0" w:rsidRDefault="007C09B9" w:rsidP="00A14EDE">
      <w:pPr>
        <w:spacing w:after="0" w:line="360" w:lineRule="auto"/>
        <w:ind w:firstLine="720"/>
        <w:rPr>
          <w:rFonts w:ascii="Cambria" w:hAnsi="Cambria"/>
          <w:sz w:val="28"/>
          <w:szCs w:val="28"/>
        </w:rPr>
      </w:pPr>
      <w:ins w:id="23359" w:author="Claire S" w:date="2026-06-05T14:58:00Z" w16du:dateUtc="2026-06-05T13:58:00Z">
        <w:r>
          <w:rPr>
            <w:rFonts w:ascii="Cambria" w:hAnsi="Cambria"/>
            <w:sz w:val="28"/>
            <w:szCs w:val="28"/>
          </w:rPr>
          <w:t>‘</w:t>
        </w:r>
      </w:ins>
      <w:del w:id="23360" w:author="Claire S" w:date="2026-06-05T14:58:00Z" w16du:dateUtc="2026-06-05T13:58:00Z">
        <w:r w:rsidR="00A14EDE" w:rsidDel="007C09B9">
          <w:rPr>
            <w:rFonts w:ascii="Cambria" w:hAnsi="Cambria"/>
            <w:sz w:val="28"/>
            <w:szCs w:val="28"/>
          </w:rPr>
          <w:delText xml:space="preserve">Yeah, </w:delText>
        </w:r>
      </w:del>
      <w:r w:rsidR="00A14EDE">
        <w:rPr>
          <w:rFonts w:ascii="Cambria" w:hAnsi="Cambria"/>
          <w:sz w:val="28"/>
          <w:szCs w:val="28"/>
        </w:rPr>
        <w:t>I do</w:t>
      </w:r>
      <w:ins w:id="23361" w:author="Daisy Watt" w:date="2026-06-23T19:40:00Z" w16du:dateUtc="2026-06-23T17:40:00Z">
        <w:r w:rsidR="00FE446F">
          <w:rPr>
            <w:rFonts w:ascii="Cambria" w:hAnsi="Cambria"/>
            <w:sz w:val="28"/>
            <w:szCs w:val="28"/>
          </w:rPr>
          <w:t>,</w:t>
        </w:r>
      </w:ins>
      <w:r w:rsidR="00A14EDE">
        <w:rPr>
          <w:rFonts w:ascii="Cambria" w:hAnsi="Cambria"/>
          <w:sz w:val="28"/>
          <w:szCs w:val="28"/>
        </w:rPr>
        <w:t xml:space="preserve"> actually.’ </w:t>
      </w:r>
      <w:r w:rsidR="006C3CE0">
        <w:rPr>
          <w:rFonts w:ascii="Cambria" w:hAnsi="Cambria"/>
          <w:sz w:val="28"/>
          <w:szCs w:val="28"/>
        </w:rPr>
        <w:t xml:space="preserve">He looked surprised. ‘Notting Hill, off </w:t>
      </w:r>
      <w:r w:rsidR="005E75D2">
        <w:rPr>
          <w:rFonts w:ascii="Cambria" w:hAnsi="Cambria"/>
          <w:sz w:val="28"/>
          <w:szCs w:val="28"/>
        </w:rPr>
        <w:t>Holland Park R</w:t>
      </w:r>
      <w:r w:rsidR="00A14EDE">
        <w:rPr>
          <w:rFonts w:ascii="Cambria" w:hAnsi="Cambria"/>
          <w:sz w:val="28"/>
          <w:szCs w:val="28"/>
        </w:rPr>
        <w:t>oad. Amazing house. Why?’</w:t>
      </w:r>
    </w:p>
    <w:p w14:paraId="3CB24048" w14:textId="17794384" w:rsidR="00C94812" w:rsidRDefault="00A14EDE" w:rsidP="000A1560">
      <w:pPr>
        <w:spacing w:after="0" w:line="360" w:lineRule="auto"/>
        <w:ind w:firstLine="720"/>
        <w:rPr>
          <w:rFonts w:ascii="Cambria" w:hAnsi="Cambria"/>
          <w:sz w:val="28"/>
          <w:szCs w:val="28"/>
        </w:rPr>
      </w:pPr>
      <w:r>
        <w:rPr>
          <w:rFonts w:ascii="Cambria" w:hAnsi="Cambria"/>
          <w:sz w:val="28"/>
          <w:szCs w:val="28"/>
        </w:rPr>
        <w:t>‘</w:t>
      </w:r>
      <w:del w:id="23362" w:author="Claire S" w:date="2026-06-05T23:53:00Z" w16du:dateUtc="2026-06-05T22:53:00Z">
        <w:r w:rsidDel="00612457">
          <w:rPr>
            <w:rFonts w:ascii="Cambria" w:hAnsi="Cambria"/>
            <w:sz w:val="28"/>
            <w:szCs w:val="28"/>
          </w:rPr>
          <w:delText>D’you think</w:delText>
        </w:r>
      </w:del>
      <w:ins w:id="23363" w:author="Claire S" w:date="2026-06-05T23:53:00Z" w16du:dateUtc="2026-06-05T22:53:00Z">
        <w:r w:rsidR="00612457">
          <w:rPr>
            <w:rFonts w:ascii="Cambria" w:hAnsi="Cambria"/>
            <w:sz w:val="28"/>
            <w:szCs w:val="28"/>
          </w:rPr>
          <w:t>Can</w:t>
        </w:r>
      </w:ins>
      <w:r>
        <w:rPr>
          <w:rFonts w:ascii="Cambria" w:hAnsi="Cambria"/>
          <w:sz w:val="28"/>
          <w:szCs w:val="28"/>
        </w:rPr>
        <w:t xml:space="preserve"> you </w:t>
      </w:r>
      <w:del w:id="23364" w:author="Claire S" w:date="2026-06-05T23:53:00Z" w16du:dateUtc="2026-06-05T22:53:00Z">
        <w:r w:rsidDel="00612457">
          <w:rPr>
            <w:rFonts w:ascii="Cambria" w:hAnsi="Cambria"/>
            <w:sz w:val="28"/>
            <w:szCs w:val="28"/>
          </w:rPr>
          <w:delText xml:space="preserve">could </w:delText>
        </w:r>
      </w:del>
      <w:r>
        <w:rPr>
          <w:rFonts w:ascii="Cambria" w:hAnsi="Cambria"/>
          <w:sz w:val="28"/>
          <w:szCs w:val="28"/>
        </w:rPr>
        <w:t xml:space="preserve">show me?’ </w:t>
      </w:r>
    </w:p>
    <w:p w14:paraId="751E6B97" w14:textId="2C368BF1" w:rsidR="00C94812" w:rsidRDefault="00C94812" w:rsidP="000A1560">
      <w:pPr>
        <w:spacing w:after="0" w:line="360" w:lineRule="auto"/>
        <w:ind w:firstLine="720"/>
        <w:rPr>
          <w:rFonts w:ascii="Cambria" w:hAnsi="Cambria"/>
          <w:sz w:val="28"/>
          <w:szCs w:val="28"/>
        </w:rPr>
      </w:pPr>
      <w:r>
        <w:rPr>
          <w:rFonts w:ascii="Cambria" w:hAnsi="Cambria"/>
          <w:sz w:val="28"/>
          <w:szCs w:val="28"/>
        </w:rPr>
        <w:t>‘What, like, go there?’ Ish looked worried</w:t>
      </w:r>
      <w:ins w:id="23365" w:author="Daisy Watt" w:date="2026-06-23T05:47:00Z" w16du:dateUtc="2026-06-23T03:47:00Z">
        <w:r w:rsidR="008E7E86">
          <w:rPr>
            <w:rFonts w:ascii="Cambria" w:hAnsi="Cambria"/>
            <w:sz w:val="28"/>
            <w:szCs w:val="28"/>
          </w:rPr>
          <w:t>,</w:t>
        </w:r>
      </w:ins>
      <w:r>
        <w:rPr>
          <w:rFonts w:ascii="Cambria" w:hAnsi="Cambria"/>
          <w:sz w:val="28"/>
          <w:szCs w:val="28"/>
        </w:rPr>
        <w:t xml:space="preserve"> now.</w:t>
      </w:r>
      <w:r w:rsidR="008269B9">
        <w:rPr>
          <w:rFonts w:ascii="Cambria" w:hAnsi="Cambria"/>
          <w:sz w:val="28"/>
          <w:szCs w:val="28"/>
        </w:rPr>
        <w:t xml:space="preserve"> ‘I mean, I’ve only been once</w:t>
      </w:r>
      <w:ins w:id="23366" w:author="Claire S" w:date="2026-06-05T14:58:00Z" w16du:dateUtc="2026-06-05T13:58:00Z">
        <w:r w:rsidR="007C09B9">
          <w:rPr>
            <w:rFonts w:ascii="Cambria" w:hAnsi="Cambria"/>
            <w:sz w:val="28"/>
            <w:szCs w:val="28"/>
          </w:rPr>
          <w:t>, and I don’t know if we can just turn u</w:t>
        </w:r>
      </w:ins>
      <w:ins w:id="23367" w:author="Daisy Watt" w:date="2026-06-23T19:40:00Z" w16du:dateUtc="2026-06-23T17:40:00Z">
        <w:r w:rsidR="00604378">
          <w:rPr>
            <w:rFonts w:ascii="Cambria" w:hAnsi="Cambria"/>
            <w:sz w:val="28"/>
            <w:szCs w:val="28"/>
          </w:rPr>
          <w:t>p…</w:t>
        </w:r>
      </w:ins>
      <w:ins w:id="23368" w:author="Claire S" w:date="2026-06-05T14:58:00Z" w16du:dateUtc="2026-06-05T13:58:00Z">
        <w:del w:id="23369" w:author="Daisy Watt" w:date="2026-06-23T19:40:00Z" w16du:dateUtc="2026-06-23T17:40:00Z">
          <w:r w:rsidR="007C09B9" w:rsidDel="00604378">
            <w:rPr>
              <w:rFonts w:ascii="Cambria" w:hAnsi="Cambria"/>
              <w:sz w:val="28"/>
              <w:szCs w:val="28"/>
            </w:rPr>
            <w:delText>p</w:delText>
          </w:r>
        </w:del>
      </w:ins>
      <w:del w:id="23370" w:author="Daisy Watt" w:date="2026-06-23T19:40:00Z" w16du:dateUtc="2026-06-23T17:40:00Z">
        <w:r w:rsidR="008269B9" w:rsidDel="00604378">
          <w:rPr>
            <w:rFonts w:ascii="Cambria" w:hAnsi="Cambria"/>
            <w:sz w:val="28"/>
            <w:szCs w:val="28"/>
          </w:rPr>
          <w:delText xml:space="preserve"> -</w:delText>
        </w:r>
      </w:del>
      <w:r w:rsidR="008269B9">
        <w:rPr>
          <w:rFonts w:ascii="Cambria" w:hAnsi="Cambria"/>
          <w:sz w:val="28"/>
          <w:szCs w:val="28"/>
        </w:rPr>
        <w:t>’</w:t>
      </w:r>
    </w:p>
    <w:p w14:paraId="56E671C9" w14:textId="22846144" w:rsidR="000A1560" w:rsidRDefault="00C94812" w:rsidP="000A1560">
      <w:pPr>
        <w:spacing w:after="0" w:line="360" w:lineRule="auto"/>
        <w:ind w:firstLine="720"/>
        <w:rPr>
          <w:rFonts w:ascii="Cambria" w:hAnsi="Cambria"/>
          <w:sz w:val="28"/>
          <w:szCs w:val="28"/>
        </w:rPr>
      </w:pPr>
      <w:r>
        <w:rPr>
          <w:rFonts w:ascii="Cambria" w:hAnsi="Cambria"/>
          <w:sz w:val="28"/>
          <w:szCs w:val="28"/>
        </w:rPr>
        <w:t>‘</w:t>
      </w:r>
      <w:ins w:id="23371" w:author="Claire S" w:date="2026-06-05T14:58:00Z" w16du:dateUtc="2026-06-05T13:58:00Z">
        <w:r w:rsidR="007C09B9">
          <w:rPr>
            <w:rFonts w:ascii="Cambria" w:hAnsi="Cambria"/>
            <w:sz w:val="28"/>
            <w:szCs w:val="28"/>
          </w:rPr>
          <w:t>I can</w:t>
        </w:r>
      </w:ins>
      <w:del w:id="23372" w:author="Claire S" w:date="2026-06-05T14:58:00Z" w16du:dateUtc="2026-06-05T13:58:00Z">
        <w:r w:rsidDel="007C09B9">
          <w:rPr>
            <w:rFonts w:ascii="Cambria" w:hAnsi="Cambria"/>
            <w:sz w:val="28"/>
            <w:szCs w:val="28"/>
          </w:rPr>
          <w:delText>Yes</w:delText>
        </w:r>
      </w:del>
      <w:r>
        <w:rPr>
          <w:rFonts w:ascii="Cambria" w:hAnsi="Cambria"/>
          <w:sz w:val="28"/>
          <w:szCs w:val="28"/>
        </w:rPr>
        <w:t xml:space="preserve">.’ </w:t>
      </w:r>
      <w:r w:rsidR="007231F6">
        <w:rPr>
          <w:rFonts w:ascii="Cambria" w:hAnsi="Cambria"/>
          <w:sz w:val="28"/>
          <w:szCs w:val="28"/>
        </w:rPr>
        <w:t>Clara’s</w:t>
      </w:r>
      <w:r w:rsidR="00D12C1B">
        <w:rPr>
          <w:rFonts w:ascii="Cambria" w:hAnsi="Cambria"/>
          <w:sz w:val="28"/>
          <w:szCs w:val="28"/>
        </w:rPr>
        <w:t xml:space="preserve"> legs </w:t>
      </w:r>
      <w:r w:rsidR="007231F6">
        <w:rPr>
          <w:rFonts w:ascii="Cambria" w:hAnsi="Cambria"/>
          <w:sz w:val="28"/>
          <w:szCs w:val="28"/>
        </w:rPr>
        <w:t>were</w:t>
      </w:r>
      <w:r w:rsidR="005B5C3F">
        <w:rPr>
          <w:rFonts w:ascii="Cambria" w:hAnsi="Cambria"/>
          <w:sz w:val="28"/>
          <w:szCs w:val="28"/>
        </w:rPr>
        <w:t xml:space="preserve"> </w:t>
      </w:r>
      <w:r w:rsidR="00D12C1B">
        <w:rPr>
          <w:rFonts w:ascii="Cambria" w:hAnsi="Cambria"/>
          <w:sz w:val="28"/>
          <w:szCs w:val="28"/>
        </w:rPr>
        <w:t xml:space="preserve">shaky as she felt her </w:t>
      </w:r>
      <w:r w:rsidR="000A1560">
        <w:rPr>
          <w:rFonts w:ascii="Cambria" w:hAnsi="Cambria"/>
          <w:sz w:val="28"/>
          <w:szCs w:val="28"/>
        </w:rPr>
        <w:t xml:space="preserve">phone </w:t>
      </w:r>
      <w:r w:rsidR="00417120">
        <w:rPr>
          <w:rFonts w:ascii="Cambria" w:hAnsi="Cambria"/>
          <w:sz w:val="28"/>
          <w:szCs w:val="28"/>
        </w:rPr>
        <w:t>vibrat</w:t>
      </w:r>
      <w:r w:rsidR="00D12C1B">
        <w:rPr>
          <w:rFonts w:ascii="Cambria" w:hAnsi="Cambria"/>
          <w:sz w:val="28"/>
          <w:szCs w:val="28"/>
        </w:rPr>
        <w:t>ing</w:t>
      </w:r>
      <w:r w:rsidR="00766495">
        <w:rPr>
          <w:rFonts w:ascii="Cambria" w:hAnsi="Cambria"/>
          <w:sz w:val="28"/>
          <w:szCs w:val="28"/>
        </w:rPr>
        <w:t xml:space="preserve"> in her </w:t>
      </w:r>
      <w:r w:rsidR="00417120">
        <w:rPr>
          <w:rFonts w:ascii="Cambria" w:hAnsi="Cambria"/>
          <w:sz w:val="28"/>
          <w:szCs w:val="28"/>
        </w:rPr>
        <w:t xml:space="preserve">jacket </w:t>
      </w:r>
      <w:r w:rsidR="00766495">
        <w:rPr>
          <w:rFonts w:ascii="Cambria" w:hAnsi="Cambria"/>
          <w:sz w:val="28"/>
          <w:szCs w:val="28"/>
        </w:rPr>
        <w:t>pocket</w:t>
      </w:r>
      <w:r w:rsidR="00DC0016">
        <w:rPr>
          <w:rFonts w:ascii="Cambria" w:hAnsi="Cambria"/>
          <w:sz w:val="28"/>
          <w:szCs w:val="28"/>
        </w:rPr>
        <w:t>.</w:t>
      </w:r>
      <w:ins w:id="23373" w:author="Claire S" w:date="2026-06-08T17:13:00Z" w16du:dateUtc="2026-06-08T16:13:00Z">
        <w:r w:rsidR="00C62E4E">
          <w:rPr>
            <w:rFonts w:ascii="Cambria" w:hAnsi="Cambria"/>
            <w:sz w:val="28"/>
            <w:szCs w:val="28"/>
          </w:rPr>
          <w:t xml:space="preserve"> </w:t>
        </w:r>
      </w:ins>
      <w:ins w:id="23374" w:author="Daisy Watt" w:date="2026-06-23T19:40:00Z" w16du:dateUtc="2026-06-23T17:40:00Z">
        <w:r w:rsidR="00D569CE">
          <w:rPr>
            <w:rFonts w:ascii="Cambria" w:hAnsi="Cambria"/>
            <w:sz w:val="28"/>
            <w:szCs w:val="28"/>
          </w:rPr>
          <w:t xml:space="preserve">She </w:t>
        </w:r>
        <w:r w:rsidR="00595876">
          <w:rPr>
            <w:rFonts w:ascii="Cambria" w:hAnsi="Cambria"/>
            <w:sz w:val="28"/>
            <w:szCs w:val="28"/>
          </w:rPr>
          <w:t xml:space="preserve">answered </w:t>
        </w:r>
      </w:ins>
      <w:ins w:id="23375" w:author="Daisy Watt" w:date="2026-06-23T19:41:00Z" w16du:dateUtc="2026-06-23T17:41:00Z">
        <w:r w:rsidR="00595876">
          <w:rPr>
            <w:rFonts w:ascii="Cambria" w:hAnsi="Cambria"/>
            <w:sz w:val="28"/>
            <w:szCs w:val="28"/>
          </w:rPr>
          <w:t xml:space="preserve">so fast, </w:t>
        </w:r>
        <w:r w:rsidR="00476CD9">
          <w:rPr>
            <w:rFonts w:ascii="Cambria" w:hAnsi="Cambria"/>
            <w:sz w:val="28"/>
            <w:szCs w:val="28"/>
          </w:rPr>
          <w:t xml:space="preserve">she hadn’t </w:t>
        </w:r>
        <w:r w:rsidR="00FB5D55">
          <w:rPr>
            <w:rFonts w:ascii="Cambria" w:hAnsi="Cambria"/>
            <w:sz w:val="28"/>
            <w:szCs w:val="28"/>
          </w:rPr>
          <w:t>seen</w:t>
        </w:r>
      </w:ins>
      <w:ins w:id="23376" w:author="Daisy Watt" w:date="2026-06-23T19:40:00Z" w16du:dateUtc="2026-06-23T17:40:00Z">
        <w:r w:rsidR="00595876">
          <w:rPr>
            <w:rFonts w:ascii="Cambria" w:hAnsi="Cambria"/>
            <w:sz w:val="28"/>
            <w:szCs w:val="28"/>
          </w:rPr>
          <w:t xml:space="preserve"> who </w:t>
        </w:r>
      </w:ins>
      <w:ins w:id="23377" w:author="Daisy Watt" w:date="2026-06-23T19:41:00Z" w16du:dateUtc="2026-06-23T17:41:00Z">
        <w:r w:rsidR="00FB5D55">
          <w:rPr>
            <w:rFonts w:ascii="Cambria" w:hAnsi="Cambria"/>
            <w:sz w:val="28"/>
            <w:szCs w:val="28"/>
          </w:rPr>
          <w:t>was calling</w:t>
        </w:r>
      </w:ins>
      <w:ins w:id="23378" w:author="Daisy Watt" w:date="2026-06-23T19:40:00Z" w16du:dateUtc="2026-06-23T17:40:00Z">
        <w:r w:rsidR="00D569CE">
          <w:rPr>
            <w:rFonts w:ascii="Cambria" w:hAnsi="Cambria"/>
            <w:sz w:val="28"/>
            <w:szCs w:val="28"/>
          </w:rPr>
          <w:t xml:space="preserve">. </w:t>
        </w:r>
      </w:ins>
      <w:ins w:id="23379" w:author="Claire S" w:date="2026-06-08T17:13:00Z" w16du:dateUtc="2026-06-08T16:13:00Z">
        <w:r w:rsidR="00C62E4E">
          <w:rPr>
            <w:rFonts w:ascii="Cambria" w:hAnsi="Cambria"/>
            <w:sz w:val="28"/>
            <w:szCs w:val="28"/>
          </w:rPr>
          <w:t>‘Adam?’</w:t>
        </w:r>
      </w:ins>
    </w:p>
    <w:p w14:paraId="5D90F620" w14:textId="0810808B" w:rsidR="00DC0016" w:rsidDel="003A424B" w:rsidRDefault="00DC0016" w:rsidP="000A1560">
      <w:pPr>
        <w:spacing w:after="0" w:line="360" w:lineRule="auto"/>
        <w:ind w:firstLine="720"/>
        <w:rPr>
          <w:del w:id="23380" w:author="Claire S" w:date="2026-06-05T11:47:00Z" w16du:dateUtc="2026-06-05T10:47:00Z"/>
          <w:rFonts w:ascii="Cambria" w:hAnsi="Cambria"/>
          <w:sz w:val="28"/>
          <w:szCs w:val="28"/>
        </w:rPr>
      </w:pPr>
      <w:r>
        <w:rPr>
          <w:rFonts w:ascii="Cambria" w:hAnsi="Cambria"/>
          <w:sz w:val="28"/>
          <w:szCs w:val="28"/>
        </w:rPr>
        <w:t>‘</w:t>
      </w:r>
      <w:ins w:id="23381" w:author="Claire S" w:date="2026-06-08T17:13:00Z" w16du:dateUtc="2026-06-08T16:13:00Z">
        <w:r w:rsidR="00C62E4E">
          <w:rPr>
            <w:rFonts w:ascii="Cambria" w:hAnsi="Cambria"/>
            <w:sz w:val="28"/>
            <w:szCs w:val="28"/>
          </w:rPr>
          <w:t>Not last time I looked.</w:t>
        </w:r>
      </w:ins>
      <w:del w:id="23382" w:author="Claire S" w:date="2026-06-08T17:14:00Z" w16du:dateUtc="2026-06-08T16:14:00Z">
        <w:r w:rsidDel="00C62E4E">
          <w:rPr>
            <w:rFonts w:ascii="Cambria" w:hAnsi="Cambria"/>
            <w:sz w:val="28"/>
            <w:szCs w:val="28"/>
          </w:rPr>
          <w:delText>Is that Clara?</w:delText>
        </w:r>
      </w:del>
      <w:r>
        <w:rPr>
          <w:rFonts w:ascii="Cambria" w:hAnsi="Cambria"/>
          <w:sz w:val="28"/>
          <w:szCs w:val="28"/>
        </w:rPr>
        <w:t xml:space="preserve">’ </w:t>
      </w:r>
      <w:r w:rsidR="00766495">
        <w:rPr>
          <w:rFonts w:ascii="Cambria" w:hAnsi="Cambria"/>
          <w:sz w:val="28"/>
          <w:szCs w:val="28"/>
        </w:rPr>
        <w:t>A</w:t>
      </w:r>
      <w:r>
        <w:rPr>
          <w:rFonts w:ascii="Cambria" w:hAnsi="Cambria"/>
          <w:sz w:val="28"/>
          <w:szCs w:val="28"/>
        </w:rPr>
        <w:t xml:space="preserve"> female voice</w:t>
      </w:r>
      <w:del w:id="23383" w:author="Daisy Watt" w:date="2026-06-23T19:41:00Z" w16du:dateUtc="2026-06-23T17:41:00Z">
        <w:r w:rsidDel="00FB5D55">
          <w:rPr>
            <w:rFonts w:ascii="Cambria" w:hAnsi="Cambria"/>
            <w:sz w:val="28"/>
            <w:szCs w:val="28"/>
          </w:rPr>
          <w:delText xml:space="preserve"> she didn’t recognise;</w:delText>
        </w:r>
      </w:del>
      <w:ins w:id="23384" w:author="Daisy Watt" w:date="2026-06-23T19:41:00Z" w16du:dateUtc="2026-06-23T17:41:00Z">
        <w:r w:rsidR="00FB5D55">
          <w:rPr>
            <w:rFonts w:ascii="Cambria" w:hAnsi="Cambria"/>
            <w:sz w:val="28"/>
            <w:szCs w:val="28"/>
          </w:rPr>
          <w:t xml:space="preserve"> –</w:t>
        </w:r>
      </w:ins>
      <w:r>
        <w:rPr>
          <w:rFonts w:ascii="Cambria" w:hAnsi="Cambria"/>
          <w:sz w:val="28"/>
          <w:szCs w:val="28"/>
        </w:rPr>
        <w:t xml:space="preserve"> posh, </w:t>
      </w:r>
      <w:r w:rsidR="00796F78">
        <w:rPr>
          <w:rFonts w:ascii="Cambria" w:hAnsi="Cambria"/>
          <w:sz w:val="28"/>
          <w:szCs w:val="28"/>
        </w:rPr>
        <w:t>kind of smooth and creamy</w:t>
      </w:r>
      <w:r>
        <w:rPr>
          <w:rFonts w:ascii="Cambria" w:hAnsi="Cambria"/>
          <w:sz w:val="28"/>
          <w:szCs w:val="28"/>
        </w:rPr>
        <w:t>.</w:t>
      </w:r>
      <w:del w:id="23385" w:author="Claire S" w:date="2026-06-05T11:47:00Z" w16du:dateUtc="2026-06-05T10:47:00Z">
        <w:r w:rsidR="008957B5" w:rsidDel="003A424B">
          <w:rPr>
            <w:rFonts w:ascii="Cambria" w:hAnsi="Cambria"/>
            <w:sz w:val="28"/>
            <w:szCs w:val="28"/>
          </w:rPr>
          <w:delText xml:space="preserve"> ‘Clara Voss?’</w:delText>
        </w:r>
      </w:del>
      <w:ins w:id="23386" w:author="Claire S" w:date="2026-06-05T11:47:00Z" w16du:dateUtc="2026-06-05T10:47:00Z">
        <w:r w:rsidR="003A424B">
          <w:rPr>
            <w:rFonts w:ascii="Cambria" w:hAnsi="Cambria"/>
            <w:sz w:val="28"/>
            <w:szCs w:val="28"/>
          </w:rPr>
          <w:t xml:space="preserve"> </w:t>
        </w:r>
      </w:ins>
    </w:p>
    <w:p w14:paraId="55B9B84D" w14:textId="71FE4A72" w:rsidR="00DC0016" w:rsidDel="003A424B" w:rsidRDefault="00DC0016">
      <w:pPr>
        <w:spacing w:after="0" w:line="360" w:lineRule="auto"/>
        <w:rPr>
          <w:del w:id="23387" w:author="Claire S" w:date="2026-06-05T11:47:00Z" w16du:dateUtc="2026-06-05T10:47:00Z"/>
          <w:rFonts w:ascii="Cambria" w:hAnsi="Cambria"/>
          <w:sz w:val="28"/>
          <w:szCs w:val="28"/>
        </w:rPr>
        <w:pPrChange w:id="23388" w:author="Claire S" w:date="2026-06-05T11:47:00Z" w16du:dateUtc="2026-06-05T10:47:00Z">
          <w:pPr>
            <w:spacing w:after="0" w:line="360" w:lineRule="auto"/>
            <w:ind w:firstLine="720"/>
          </w:pPr>
        </w:pPrChange>
      </w:pPr>
      <w:del w:id="23389" w:author="Claire S" w:date="2026-06-05T11:47:00Z" w16du:dateUtc="2026-06-05T10:47:00Z">
        <w:r w:rsidDel="003A424B">
          <w:rPr>
            <w:rFonts w:ascii="Cambria" w:hAnsi="Cambria"/>
            <w:sz w:val="28"/>
            <w:szCs w:val="28"/>
          </w:rPr>
          <w:delText>‘Yes?’</w:delText>
        </w:r>
        <w:r w:rsidR="00D12C1B" w:rsidDel="003A424B">
          <w:rPr>
            <w:rFonts w:ascii="Cambria" w:hAnsi="Cambria"/>
            <w:sz w:val="28"/>
            <w:szCs w:val="28"/>
          </w:rPr>
          <w:delText xml:space="preserve"> </w:delText>
        </w:r>
        <w:r w:rsidR="00A14EDE" w:rsidDel="003A424B">
          <w:rPr>
            <w:rFonts w:ascii="Cambria" w:hAnsi="Cambria"/>
            <w:sz w:val="28"/>
            <w:szCs w:val="28"/>
          </w:rPr>
          <w:delText>Was it</w:delText>
        </w:r>
        <w:r w:rsidR="00D12C1B" w:rsidDel="003A424B">
          <w:rPr>
            <w:rFonts w:ascii="Cambria" w:hAnsi="Cambria"/>
            <w:sz w:val="28"/>
            <w:szCs w:val="28"/>
          </w:rPr>
          <w:delText xml:space="preserve"> someone from the police</w:delText>
        </w:r>
        <w:r w:rsidR="00A14EDE" w:rsidDel="003A424B">
          <w:rPr>
            <w:rFonts w:ascii="Cambria" w:hAnsi="Cambria"/>
            <w:sz w:val="28"/>
            <w:szCs w:val="28"/>
          </w:rPr>
          <w:delText>? ‘Who is this?’</w:delText>
        </w:r>
      </w:del>
    </w:p>
    <w:p w14:paraId="5A66A1DD" w14:textId="506F1329" w:rsidR="00D73D85" w:rsidRDefault="00DC0016" w:rsidP="003A424B">
      <w:pPr>
        <w:spacing w:after="0" w:line="360" w:lineRule="auto"/>
        <w:ind w:firstLine="720"/>
        <w:rPr>
          <w:rFonts w:ascii="Cambria" w:hAnsi="Cambria"/>
          <w:sz w:val="28"/>
          <w:szCs w:val="28"/>
        </w:rPr>
      </w:pPr>
      <w:r>
        <w:rPr>
          <w:rFonts w:ascii="Cambria" w:hAnsi="Cambria"/>
          <w:sz w:val="28"/>
          <w:szCs w:val="28"/>
        </w:rPr>
        <w:t>‘</w:t>
      </w:r>
      <w:r w:rsidR="00766495">
        <w:rPr>
          <w:rFonts w:ascii="Cambria" w:hAnsi="Cambria"/>
          <w:sz w:val="28"/>
          <w:szCs w:val="28"/>
        </w:rPr>
        <w:t xml:space="preserve">It’s </w:t>
      </w:r>
      <w:r>
        <w:rPr>
          <w:rFonts w:ascii="Cambria" w:hAnsi="Cambria"/>
          <w:sz w:val="28"/>
          <w:szCs w:val="28"/>
        </w:rPr>
        <w:t xml:space="preserve">Savannah Langley. Have you seen the </w:t>
      </w:r>
      <w:del w:id="23390" w:author="Daisy Watt" w:date="2026-06-24T11:39:00Z" w16du:dateUtc="2026-06-24T09:39:00Z">
        <w:r w:rsidDel="000714BD">
          <w:rPr>
            <w:rFonts w:ascii="Cambria" w:hAnsi="Cambria"/>
            <w:sz w:val="28"/>
            <w:szCs w:val="28"/>
          </w:rPr>
          <w:delText>N</w:delText>
        </w:r>
      </w:del>
      <w:ins w:id="23391" w:author="Daisy Watt" w:date="2026-06-24T11:39:00Z" w16du:dateUtc="2026-06-24T09:39:00Z">
        <w:r w:rsidR="000714BD">
          <w:rPr>
            <w:rFonts w:ascii="Cambria" w:hAnsi="Cambria"/>
            <w:sz w:val="28"/>
            <w:szCs w:val="28"/>
          </w:rPr>
          <w:t>n</w:t>
        </w:r>
      </w:ins>
      <w:r>
        <w:rPr>
          <w:rFonts w:ascii="Cambria" w:hAnsi="Cambria"/>
          <w:sz w:val="28"/>
          <w:szCs w:val="28"/>
        </w:rPr>
        <w:t xml:space="preserve">ews?’ </w:t>
      </w:r>
    </w:p>
    <w:p w14:paraId="1576C5CB" w14:textId="101549BE" w:rsidR="00D73D85" w:rsidRDefault="00D73D85" w:rsidP="00D73D85">
      <w:pPr>
        <w:spacing w:after="0" w:line="360" w:lineRule="auto"/>
        <w:ind w:firstLine="720"/>
        <w:rPr>
          <w:rFonts w:ascii="Cambria" w:hAnsi="Cambria"/>
          <w:sz w:val="28"/>
          <w:szCs w:val="28"/>
        </w:rPr>
      </w:pPr>
      <w:r>
        <w:rPr>
          <w:rFonts w:ascii="Cambria" w:hAnsi="Cambria"/>
          <w:sz w:val="28"/>
          <w:szCs w:val="28"/>
        </w:rPr>
        <w:t>‘</w:t>
      </w:r>
      <w:ins w:id="23392" w:author="Claire S" w:date="2026-06-08T17:14:00Z" w16du:dateUtc="2026-06-08T16:14:00Z">
        <w:r w:rsidR="00C62E4E">
          <w:rPr>
            <w:rFonts w:ascii="Cambria" w:hAnsi="Cambria"/>
            <w:sz w:val="28"/>
            <w:szCs w:val="28"/>
          </w:rPr>
          <w:t xml:space="preserve">Hi. </w:t>
        </w:r>
      </w:ins>
      <w:r>
        <w:rPr>
          <w:rFonts w:ascii="Cambria" w:hAnsi="Cambria"/>
          <w:sz w:val="28"/>
          <w:szCs w:val="28"/>
        </w:rPr>
        <w:t>I saw about Jackson</w:t>
      </w:r>
      <w:r w:rsidR="00CA6ABC">
        <w:rPr>
          <w:rFonts w:ascii="Cambria" w:hAnsi="Cambria"/>
          <w:sz w:val="28"/>
          <w:szCs w:val="28"/>
        </w:rPr>
        <w:t>,</w:t>
      </w:r>
      <w:r>
        <w:rPr>
          <w:rFonts w:ascii="Cambria" w:hAnsi="Cambria"/>
          <w:sz w:val="28"/>
          <w:szCs w:val="28"/>
        </w:rPr>
        <w:t xml:space="preserve"> if that’s what you meant? Is he okay?’</w:t>
      </w:r>
    </w:p>
    <w:p w14:paraId="54C7B498" w14:textId="0F7AFEA0" w:rsidR="003A7AB0" w:rsidRDefault="00DC0016" w:rsidP="000A1560">
      <w:pPr>
        <w:spacing w:after="0" w:line="360" w:lineRule="auto"/>
        <w:ind w:firstLine="720"/>
        <w:rPr>
          <w:rFonts w:ascii="Cambria" w:hAnsi="Cambria"/>
          <w:sz w:val="28"/>
          <w:szCs w:val="28"/>
        </w:rPr>
      </w:pPr>
      <w:r>
        <w:rPr>
          <w:rFonts w:ascii="Cambria" w:hAnsi="Cambria"/>
          <w:sz w:val="28"/>
          <w:szCs w:val="28"/>
        </w:rPr>
        <w:t>‘</w:t>
      </w:r>
      <w:r w:rsidR="00D73D85">
        <w:rPr>
          <w:rFonts w:ascii="Cambria" w:hAnsi="Cambria"/>
          <w:sz w:val="28"/>
          <w:szCs w:val="28"/>
        </w:rPr>
        <w:t xml:space="preserve">I don’t know.  </w:t>
      </w:r>
      <w:r w:rsidR="00942B6B">
        <w:rPr>
          <w:rFonts w:ascii="Cambria" w:hAnsi="Cambria"/>
          <w:sz w:val="28"/>
          <w:szCs w:val="28"/>
        </w:rPr>
        <w:t>I hope so, obviously</w:t>
      </w:r>
      <w:del w:id="23393" w:author="Claire S" w:date="2026-06-05T11:47:00Z" w16du:dateUtc="2026-06-05T10:47:00Z">
        <w:r w:rsidR="00942B6B" w:rsidDel="003A424B">
          <w:rPr>
            <w:rFonts w:ascii="Cambria" w:hAnsi="Cambria"/>
            <w:sz w:val="28"/>
            <w:szCs w:val="28"/>
          </w:rPr>
          <w:delText xml:space="preserve">. </w:delText>
        </w:r>
        <w:r w:rsidR="00D73D85" w:rsidDel="003A424B">
          <w:rPr>
            <w:rFonts w:ascii="Cambria" w:hAnsi="Cambria"/>
            <w:sz w:val="28"/>
            <w:szCs w:val="28"/>
          </w:rPr>
          <w:delText xml:space="preserve">But </w:delText>
        </w:r>
        <w:r w:rsidDel="003A424B">
          <w:rPr>
            <w:rFonts w:ascii="Cambria" w:hAnsi="Cambria"/>
            <w:sz w:val="28"/>
            <w:szCs w:val="28"/>
          </w:rPr>
          <w:delText xml:space="preserve">I’d like to meet </w:delText>
        </w:r>
        <w:r w:rsidR="00D73D85" w:rsidDel="003A424B">
          <w:rPr>
            <w:rFonts w:ascii="Cambria" w:hAnsi="Cambria"/>
            <w:sz w:val="28"/>
            <w:szCs w:val="28"/>
          </w:rPr>
          <w:delText xml:space="preserve">with you </w:delText>
        </w:r>
        <w:r w:rsidDel="003A424B">
          <w:rPr>
            <w:rFonts w:ascii="Cambria" w:hAnsi="Cambria"/>
            <w:sz w:val="28"/>
            <w:szCs w:val="28"/>
          </w:rPr>
          <w:delText>this evening, if you’re up for it</w:delText>
        </w:r>
      </w:del>
      <w:r>
        <w:rPr>
          <w:rFonts w:ascii="Cambria" w:hAnsi="Cambria"/>
          <w:sz w:val="28"/>
          <w:szCs w:val="28"/>
        </w:rPr>
        <w:t>.</w:t>
      </w:r>
      <w:r w:rsidR="00BC2A0E">
        <w:rPr>
          <w:rFonts w:ascii="Cambria" w:hAnsi="Cambria"/>
          <w:sz w:val="28"/>
          <w:szCs w:val="28"/>
        </w:rPr>
        <w:t>’ S</w:t>
      </w:r>
      <w:r w:rsidR="00567B61">
        <w:rPr>
          <w:rFonts w:ascii="Cambria" w:hAnsi="Cambria"/>
          <w:sz w:val="28"/>
          <w:szCs w:val="28"/>
        </w:rPr>
        <w:t xml:space="preserve">avannah </w:t>
      </w:r>
      <w:r w:rsidR="00BC2A0E">
        <w:rPr>
          <w:rFonts w:ascii="Cambria" w:hAnsi="Cambria"/>
          <w:sz w:val="28"/>
          <w:szCs w:val="28"/>
        </w:rPr>
        <w:t>didn’t wait for a reply. ‘</w:t>
      </w:r>
      <w:r w:rsidR="004117E6">
        <w:rPr>
          <w:rFonts w:ascii="Cambria" w:hAnsi="Cambria"/>
          <w:sz w:val="28"/>
          <w:szCs w:val="28"/>
        </w:rPr>
        <w:t>Come over to my house</w:t>
      </w:r>
      <w:r w:rsidR="00BC2A0E">
        <w:rPr>
          <w:rFonts w:ascii="Cambria" w:hAnsi="Cambria"/>
          <w:sz w:val="28"/>
          <w:szCs w:val="28"/>
        </w:rPr>
        <w:t xml:space="preserve"> in Notting Hill</w:t>
      </w:r>
      <w:r w:rsidR="004117E6">
        <w:rPr>
          <w:rFonts w:ascii="Cambria" w:hAnsi="Cambria"/>
          <w:sz w:val="28"/>
          <w:szCs w:val="28"/>
        </w:rPr>
        <w:t xml:space="preserve">? </w:t>
      </w:r>
      <w:r w:rsidR="00942B6B">
        <w:rPr>
          <w:rFonts w:ascii="Cambria" w:hAnsi="Cambria"/>
          <w:sz w:val="28"/>
          <w:szCs w:val="28"/>
        </w:rPr>
        <w:t>Jump in</w:t>
      </w:r>
      <w:r w:rsidR="00766495">
        <w:rPr>
          <w:rFonts w:ascii="Cambria" w:hAnsi="Cambria"/>
          <w:sz w:val="28"/>
          <w:szCs w:val="28"/>
        </w:rPr>
        <w:t xml:space="preserve"> a black cab, and </w:t>
      </w:r>
      <w:r w:rsidR="004117E6">
        <w:rPr>
          <w:rFonts w:ascii="Cambria" w:hAnsi="Cambria"/>
          <w:sz w:val="28"/>
          <w:szCs w:val="28"/>
        </w:rPr>
        <w:t>I’ll pay</w:t>
      </w:r>
      <w:r w:rsidR="00766495">
        <w:rPr>
          <w:rFonts w:ascii="Cambria" w:hAnsi="Cambria"/>
          <w:sz w:val="28"/>
          <w:szCs w:val="28"/>
        </w:rPr>
        <w:t>.</w:t>
      </w:r>
      <w:r w:rsidR="004117E6">
        <w:rPr>
          <w:rFonts w:ascii="Cambria" w:hAnsi="Cambria"/>
          <w:sz w:val="28"/>
          <w:szCs w:val="28"/>
        </w:rPr>
        <w:t>’</w:t>
      </w:r>
    </w:p>
    <w:p w14:paraId="324BDEEC" w14:textId="57EC567B" w:rsidR="00D73D85" w:rsidRDefault="00D73D85" w:rsidP="00D73D85">
      <w:pPr>
        <w:spacing w:after="0" w:line="360" w:lineRule="auto"/>
        <w:ind w:firstLine="720"/>
        <w:rPr>
          <w:rFonts w:ascii="Cambria" w:hAnsi="Cambria"/>
          <w:sz w:val="28"/>
          <w:szCs w:val="28"/>
        </w:rPr>
      </w:pPr>
      <w:r>
        <w:rPr>
          <w:rFonts w:ascii="Cambria" w:hAnsi="Cambria"/>
          <w:sz w:val="28"/>
          <w:szCs w:val="28"/>
        </w:rPr>
        <w:t>‘</w:t>
      </w:r>
      <w:del w:id="23394" w:author="Claire S" w:date="2026-06-05T11:47:00Z" w16du:dateUtc="2026-06-05T10:47:00Z">
        <w:r w:rsidDel="003A424B">
          <w:rPr>
            <w:rFonts w:ascii="Cambria" w:hAnsi="Cambria"/>
            <w:sz w:val="28"/>
            <w:szCs w:val="28"/>
          </w:rPr>
          <w:delText>Why</w:delText>
        </w:r>
      </w:del>
      <w:ins w:id="23395" w:author="Claire S" w:date="2026-06-08T17:14:00Z" w16du:dateUtc="2026-06-08T16:14:00Z">
        <w:r w:rsidR="007E111D">
          <w:rPr>
            <w:rFonts w:ascii="Cambria" w:hAnsi="Cambria"/>
            <w:sz w:val="28"/>
            <w:szCs w:val="28"/>
          </w:rPr>
          <w:t>B</w:t>
        </w:r>
      </w:ins>
      <w:ins w:id="23396" w:author="Claire S" w:date="2026-06-05T11:47:00Z" w16du:dateUtc="2026-06-05T10:47:00Z">
        <w:r w:rsidR="003A424B">
          <w:rPr>
            <w:rFonts w:ascii="Cambria" w:hAnsi="Cambria"/>
            <w:sz w:val="28"/>
            <w:szCs w:val="28"/>
          </w:rPr>
          <w:t>ut why</w:t>
        </w:r>
      </w:ins>
      <w:r>
        <w:rPr>
          <w:rFonts w:ascii="Cambria" w:hAnsi="Cambria"/>
          <w:sz w:val="28"/>
          <w:szCs w:val="28"/>
        </w:rPr>
        <w:t xml:space="preserve">?’ Clara asked slowly. </w:t>
      </w:r>
    </w:p>
    <w:p w14:paraId="6180570B" w14:textId="25B8152C" w:rsidR="00441730" w:rsidRDefault="003A7AB0" w:rsidP="008A3043">
      <w:pPr>
        <w:spacing w:after="0" w:line="360" w:lineRule="auto"/>
        <w:ind w:firstLine="720"/>
        <w:rPr>
          <w:rFonts w:ascii="Cambria" w:hAnsi="Cambria"/>
          <w:bCs/>
          <w:color w:val="000000" w:themeColor="text1"/>
          <w:sz w:val="28"/>
          <w:szCs w:val="28"/>
        </w:rPr>
      </w:pPr>
      <w:r>
        <w:rPr>
          <w:rFonts w:ascii="Cambria" w:hAnsi="Cambria"/>
          <w:sz w:val="28"/>
          <w:szCs w:val="28"/>
        </w:rPr>
        <w:t>‘Well</w:t>
      </w:r>
      <w:r w:rsidR="004117E6">
        <w:rPr>
          <w:rFonts w:ascii="Cambria" w:hAnsi="Cambria"/>
          <w:sz w:val="28"/>
          <w:szCs w:val="28"/>
        </w:rPr>
        <w:t>,</w:t>
      </w:r>
      <w:r>
        <w:rPr>
          <w:rFonts w:ascii="Cambria" w:hAnsi="Cambria"/>
          <w:sz w:val="28"/>
          <w:szCs w:val="28"/>
        </w:rPr>
        <w:t xml:space="preserve"> Clara</w:t>
      </w:r>
      <w:del w:id="23397" w:author="Daisy Watt" w:date="2026-06-23T19:42:00Z" w16du:dateUtc="2026-06-23T17:42:00Z">
        <w:r w:rsidDel="00DC2068">
          <w:rPr>
            <w:rFonts w:ascii="Cambria" w:hAnsi="Cambria"/>
            <w:sz w:val="28"/>
            <w:szCs w:val="28"/>
          </w:rPr>
          <w:delText>,</w:delText>
        </w:r>
      </w:del>
      <w:ins w:id="23398" w:author="Daisy Watt" w:date="2026-06-23T19:42:00Z" w16du:dateUtc="2026-06-23T17:42:00Z">
        <w:r w:rsidR="0042583F">
          <w:rPr>
            <w:rFonts w:ascii="Cambria" w:hAnsi="Cambria"/>
            <w:sz w:val="28"/>
            <w:szCs w:val="28"/>
          </w:rPr>
          <w:t>,</w:t>
        </w:r>
      </w:ins>
      <w:r>
        <w:rPr>
          <w:rFonts w:ascii="Cambria" w:hAnsi="Cambria"/>
          <w:sz w:val="28"/>
          <w:szCs w:val="28"/>
        </w:rPr>
        <w:t>’ Savannah</w:t>
      </w:r>
      <w:ins w:id="23399" w:author="Daisy Watt" w:date="2026-06-23T19:42:00Z" w16du:dateUtc="2026-06-23T17:42:00Z">
        <w:r w:rsidR="00952CA6">
          <w:rPr>
            <w:rFonts w:ascii="Cambria" w:hAnsi="Cambria"/>
            <w:sz w:val="28"/>
            <w:szCs w:val="28"/>
          </w:rPr>
          <w:t xml:space="preserve"> </w:t>
        </w:r>
      </w:ins>
      <w:del w:id="23400" w:author="Daisy Watt" w:date="2026-06-23T19:42:00Z" w16du:dateUtc="2026-06-23T17:42:00Z">
        <w:r w:rsidDel="00952CA6">
          <w:rPr>
            <w:rFonts w:ascii="Cambria" w:hAnsi="Cambria"/>
            <w:sz w:val="28"/>
            <w:szCs w:val="28"/>
          </w:rPr>
          <w:delText xml:space="preserve"> sounded like she was smoking; her </w:delText>
        </w:r>
      </w:del>
      <w:del w:id="23401" w:author="Daisy Watt" w:date="2026-06-23T19:43:00Z" w16du:dateUtc="2026-06-23T17:43:00Z">
        <w:r w:rsidDel="007214CD">
          <w:rPr>
            <w:rFonts w:ascii="Cambria" w:hAnsi="Cambria"/>
            <w:sz w:val="28"/>
            <w:szCs w:val="28"/>
          </w:rPr>
          <w:delText>voice</w:delText>
        </w:r>
      </w:del>
      <w:r>
        <w:rPr>
          <w:rFonts w:ascii="Cambria" w:hAnsi="Cambria"/>
          <w:sz w:val="28"/>
          <w:szCs w:val="28"/>
        </w:rPr>
        <w:t xml:space="preserve"> </w:t>
      </w:r>
      <w:del w:id="23402" w:author="Daisy Watt" w:date="2026-06-23T19:42:00Z" w16du:dateUtc="2026-06-23T17:42:00Z">
        <w:r w:rsidDel="005328F6">
          <w:rPr>
            <w:rFonts w:ascii="Cambria" w:hAnsi="Cambria"/>
            <w:sz w:val="28"/>
            <w:szCs w:val="28"/>
          </w:rPr>
          <w:delText>turn</w:delText>
        </w:r>
        <w:r w:rsidR="004117E6" w:rsidDel="005328F6">
          <w:rPr>
            <w:rFonts w:ascii="Cambria" w:hAnsi="Cambria"/>
            <w:sz w:val="28"/>
            <w:szCs w:val="28"/>
          </w:rPr>
          <w:delText>ing</w:delText>
        </w:r>
        <w:r w:rsidDel="005328F6">
          <w:rPr>
            <w:rFonts w:ascii="Cambria" w:hAnsi="Cambria"/>
            <w:sz w:val="28"/>
            <w:szCs w:val="28"/>
          </w:rPr>
          <w:delText xml:space="preserve"> purry</w:delText>
        </w:r>
        <w:r w:rsidR="004117E6" w:rsidDel="005328F6">
          <w:rPr>
            <w:rFonts w:ascii="Cambria" w:hAnsi="Cambria"/>
            <w:sz w:val="28"/>
            <w:szCs w:val="28"/>
          </w:rPr>
          <w:delText>, a bi</w:delText>
        </w:r>
        <w:r w:rsidR="00F20888" w:rsidDel="005328F6">
          <w:rPr>
            <w:rFonts w:ascii="Cambria" w:hAnsi="Cambria"/>
            <w:sz w:val="28"/>
            <w:szCs w:val="28"/>
          </w:rPr>
          <w:delText>t</w:delText>
        </w:r>
      </w:del>
      <w:ins w:id="23403" w:author="Daisy Watt" w:date="2026-06-23T19:42:00Z" w16du:dateUtc="2026-06-23T17:42:00Z">
        <w:r w:rsidR="005328F6">
          <w:rPr>
            <w:rFonts w:ascii="Cambria" w:hAnsi="Cambria"/>
            <w:sz w:val="28"/>
            <w:szCs w:val="28"/>
          </w:rPr>
          <w:t>purr</w:t>
        </w:r>
        <w:r w:rsidR="00952CA6">
          <w:rPr>
            <w:rFonts w:ascii="Cambria" w:hAnsi="Cambria"/>
            <w:sz w:val="28"/>
            <w:szCs w:val="28"/>
          </w:rPr>
          <w:t>ed</w:t>
        </w:r>
      </w:ins>
      <w:del w:id="23404" w:author="Daisy Watt" w:date="2026-06-23T19:42:00Z" w16du:dateUtc="2026-06-23T17:42:00Z">
        <w:r w:rsidDel="0042583F">
          <w:rPr>
            <w:rFonts w:ascii="Cambria" w:hAnsi="Cambria"/>
            <w:sz w:val="28"/>
            <w:szCs w:val="28"/>
          </w:rPr>
          <w:delText xml:space="preserve"> like a cat’s</w:delText>
        </w:r>
      </w:del>
      <w:r>
        <w:rPr>
          <w:rFonts w:ascii="Cambria" w:hAnsi="Cambria"/>
          <w:sz w:val="28"/>
          <w:szCs w:val="28"/>
        </w:rPr>
        <w:t>. ‘</w:t>
      </w:r>
      <w:del w:id="23405" w:author="Claire S" w:date="2026-06-05T11:49:00Z" w16du:dateUtc="2026-06-05T10:49:00Z">
        <w:r w:rsidDel="007B3ED9">
          <w:rPr>
            <w:rFonts w:ascii="Cambria" w:hAnsi="Cambria"/>
            <w:sz w:val="28"/>
            <w:szCs w:val="28"/>
          </w:rPr>
          <w:delText xml:space="preserve">I’m starting to </w:delText>
        </w:r>
        <w:r w:rsidR="00DC0016" w:rsidDel="007B3ED9">
          <w:rPr>
            <w:rFonts w:ascii="Cambria" w:hAnsi="Cambria"/>
            <w:sz w:val="28"/>
            <w:szCs w:val="28"/>
          </w:rPr>
          <w:delText xml:space="preserve">think </w:delText>
        </w:r>
        <w:r w:rsidDel="007B3ED9">
          <w:rPr>
            <w:rFonts w:ascii="Cambria" w:hAnsi="Cambria"/>
            <w:sz w:val="28"/>
            <w:szCs w:val="28"/>
          </w:rPr>
          <w:delText xml:space="preserve">with this attempt on Jackson’s life, </w:delText>
        </w:r>
        <w:r w:rsidR="00DC0016" w:rsidDel="007B3ED9">
          <w:rPr>
            <w:rFonts w:ascii="Cambria" w:hAnsi="Cambria"/>
            <w:sz w:val="28"/>
            <w:szCs w:val="28"/>
          </w:rPr>
          <w:delText>we might find safety in numbers.</w:delText>
        </w:r>
        <w:r w:rsidR="008A3043" w:rsidDel="007B3ED9">
          <w:rPr>
            <w:rFonts w:ascii="Cambria" w:hAnsi="Cambria"/>
            <w:sz w:val="28"/>
            <w:szCs w:val="28"/>
          </w:rPr>
          <w:delText xml:space="preserve"> </w:delText>
        </w:r>
      </w:del>
      <w:r w:rsidR="00942B6B">
        <w:rPr>
          <w:rFonts w:ascii="Cambria" w:hAnsi="Cambria"/>
          <w:sz w:val="28"/>
          <w:szCs w:val="28"/>
        </w:rPr>
        <w:t xml:space="preserve">Maths </w:t>
      </w:r>
      <w:r w:rsidR="004834F3">
        <w:rPr>
          <w:rFonts w:ascii="Cambria" w:hAnsi="Cambria"/>
          <w:sz w:val="28"/>
          <w:szCs w:val="28"/>
        </w:rPr>
        <w:t>was never</w:t>
      </w:r>
      <w:r w:rsidR="00942B6B">
        <w:rPr>
          <w:rFonts w:ascii="Cambria" w:hAnsi="Cambria"/>
          <w:sz w:val="28"/>
          <w:szCs w:val="28"/>
        </w:rPr>
        <w:t xml:space="preserve"> my strong point, but even I know</w:t>
      </w:r>
      <w:r w:rsidR="004117E6">
        <w:rPr>
          <w:rFonts w:ascii="Cambria" w:hAnsi="Cambria"/>
          <w:sz w:val="28"/>
          <w:szCs w:val="28"/>
        </w:rPr>
        <w:t>,</w:t>
      </w:r>
      <w:r w:rsidR="008A3043">
        <w:rPr>
          <w:rFonts w:ascii="Cambria" w:hAnsi="Cambria"/>
          <w:sz w:val="28"/>
          <w:szCs w:val="28"/>
        </w:rPr>
        <w:t xml:space="preserve"> there’s only two of us left</w:t>
      </w:r>
      <w:ins w:id="23406" w:author="Claire S" w:date="2026-06-05T14:59:00Z" w16du:dateUtc="2026-06-05T13:59:00Z">
        <w:r w:rsidR="007C09B9">
          <w:rPr>
            <w:rFonts w:ascii="Cambria" w:hAnsi="Cambria"/>
            <w:sz w:val="28"/>
            <w:szCs w:val="28"/>
          </w:rPr>
          <w:t xml:space="preserve"> on the List.</w:t>
        </w:r>
      </w:ins>
      <w:del w:id="23407" w:author="Claire S" w:date="2026-06-05T14:59:00Z" w16du:dateUtc="2026-06-05T13:59:00Z">
        <w:r w:rsidR="008A3043" w:rsidDel="007C09B9">
          <w:rPr>
            <w:rFonts w:ascii="Cambria" w:hAnsi="Cambria"/>
            <w:sz w:val="28"/>
            <w:szCs w:val="28"/>
          </w:rPr>
          <w:delText>.</w:delText>
        </w:r>
      </w:del>
      <w:del w:id="23408" w:author="Claire S" w:date="2026-06-05T11:49:00Z" w16du:dateUtc="2026-06-05T10:49:00Z">
        <w:r w:rsidR="008A3043" w:rsidDel="007B3ED9">
          <w:rPr>
            <w:rFonts w:ascii="Cambria" w:hAnsi="Cambria"/>
            <w:sz w:val="28"/>
            <w:szCs w:val="28"/>
          </w:rPr>
          <w:delText>’</w:delText>
        </w:r>
      </w:del>
      <w:ins w:id="23409" w:author="Claire S" w:date="2026-06-05T11:49:00Z" w16du:dateUtc="2026-06-05T10:49:00Z">
        <w:r w:rsidR="007B3ED9">
          <w:rPr>
            <w:rFonts w:ascii="Cambria" w:hAnsi="Cambria"/>
            <w:sz w:val="28"/>
            <w:szCs w:val="28"/>
          </w:rPr>
          <w:t xml:space="preserve"> So</w:t>
        </w:r>
      </w:ins>
      <w:ins w:id="23410" w:author="Daisy Watt" w:date="2026-06-23T19:43:00Z" w16du:dateUtc="2026-06-23T17:43:00Z">
        <w:r w:rsidR="00235663">
          <w:rPr>
            <w:rFonts w:ascii="Cambria" w:hAnsi="Cambria"/>
            <w:sz w:val="28"/>
            <w:szCs w:val="28"/>
          </w:rPr>
          <w:t>,</w:t>
        </w:r>
      </w:ins>
      <w:ins w:id="23411" w:author="Claire S" w:date="2026-06-05T11:49:00Z" w16du:dateUtc="2026-06-05T10:49:00Z">
        <w:r w:rsidR="007B3ED9">
          <w:rPr>
            <w:rFonts w:ascii="Cambria" w:hAnsi="Cambria"/>
            <w:sz w:val="28"/>
            <w:szCs w:val="28"/>
          </w:rPr>
          <w:t xml:space="preserve"> let’s put our heads back together</w:t>
        </w:r>
      </w:ins>
      <w:ins w:id="23412" w:author="Claire S" w:date="2026-06-05T14:59:00Z" w16du:dateUtc="2026-06-05T13:59:00Z">
        <w:r w:rsidR="007C09B9">
          <w:rPr>
            <w:rFonts w:ascii="Cambria" w:hAnsi="Cambria"/>
            <w:sz w:val="28"/>
            <w:szCs w:val="28"/>
          </w:rPr>
          <w:t>, shall we?</w:t>
        </w:r>
      </w:ins>
      <w:ins w:id="23413" w:author="Claire S" w:date="2026-07-31T17:25:00Z" w16du:dateUtc="2026-07-31T16:25:00Z">
        <w:r w:rsidR="00293E76">
          <w:rPr>
            <w:rFonts w:ascii="Cambria" w:hAnsi="Cambria"/>
            <w:sz w:val="28"/>
            <w:szCs w:val="28"/>
          </w:rPr>
          <w:t xml:space="preserve"> Before it’s too late.</w:t>
        </w:r>
      </w:ins>
      <w:ins w:id="23414" w:author="Claire S" w:date="2026-06-05T11:49:00Z" w16du:dateUtc="2026-06-05T10:49:00Z">
        <w:r w:rsidR="007B3ED9">
          <w:rPr>
            <w:rFonts w:ascii="Cambria" w:hAnsi="Cambria"/>
            <w:sz w:val="28"/>
            <w:szCs w:val="28"/>
          </w:rPr>
          <w:t>’</w:t>
        </w:r>
      </w:ins>
    </w:p>
    <w:p w14:paraId="7586CE53" w14:textId="39A5DE9B" w:rsidR="00325834" w:rsidRPr="00332C14" w:rsidRDefault="00325834" w:rsidP="00B638EA">
      <w:pPr>
        <w:spacing w:line="360" w:lineRule="auto"/>
        <w:contextualSpacing/>
        <w:rPr>
          <w:rFonts w:ascii="Cambria" w:hAnsi="Cambria"/>
          <w:bCs/>
          <w:color w:val="000000" w:themeColor="text1"/>
          <w:sz w:val="28"/>
          <w:szCs w:val="28"/>
        </w:rPr>
      </w:pPr>
    </w:p>
    <w:p w14:paraId="6B2AE299" w14:textId="79AFCA07" w:rsidR="00B638EA" w:rsidRDefault="00B638EA" w:rsidP="00B638EA">
      <w:pPr>
        <w:spacing w:line="360" w:lineRule="auto"/>
        <w:contextualSpacing/>
        <w:rPr>
          <w:rFonts w:ascii="Cambria" w:hAnsi="Cambria"/>
          <w:b/>
          <w:color w:val="000000" w:themeColor="text1"/>
          <w:sz w:val="28"/>
          <w:szCs w:val="28"/>
        </w:rPr>
      </w:pPr>
      <w:r>
        <w:rPr>
          <w:rFonts w:ascii="Cambria" w:hAnsi="Cambria"/>
          <w:b/>
          <w:color w:val="000000" w:themeColor="text1"/>
          <w:sz w:val="28"/>
          <w:szCs w:val="28"/>
        </w:rPr>
        <w:tab/>
      </w:r>
    </w:p>
    <w:p w14:paraId="6743E77D" w14:textId="77777777" w:rsidR="00B638EA" w:rsidRPr="00C2578C" w:rsidDel="007C09B9" w:rsidRDefault="00B638EA" w:rsidP="00B638EA">
      <w:pPr>
        <w:spacing w:line="360" w:lineRule="auto"/>
        <w:contextualSpacing/>
        <w:rPr>
          <w:del w:id="23415" w:author="Claire S" w:date="2026-06-05T14:59:00Z" w16du:dateUtc="2026-06-05T13:59:00Z"/>
          <w:rFonts w:ascii="Cambria" w:hAnsi="Cambria"/>
          <w:b/>
          <w:color w:val="000000" w:themeColor="text1"/>
          <w:sz w:val="28"/>
          <w:szCs w:val="28"/>
        </w:rPr>
      </w:pPr>
    </w:p>
    <w:p w14:paraId="74CD72B4" w14:textId="77777777" w:rsidR="008403BD" w:rsidRDefault="008403BD" w:rsidP="00B638EA">
      <w:pPr>
        <w:spacing w:line="360" w:lineRule="auto"/>
        <w:contextualSpacing/>
        <w:rPr>
          <w:ins w:id="23416" w:author="Claire S" w:date="2026-06-05T15:25:00Z" w16du:dateUtc="2026-06-05T14:25:00Z"/>
          <w:rFonts w:ascii="Cambria" w:hAnsi="Cambria"/>
          <w:b/>
          <w:color w:val="000000" w:themeColor="text1"/>
          <w:sz w:val="28"/>
          <w:szCs w:val="28"/>
        </w:rPr>
      </w:pPr>
    </w:p>
    <w:p w14:paraId="658DA00B" w14:textId="77777777" w:rsidR="008403BD" w:rsidRDefault="008403BD" w:rsidP="00B638EA">
      <w:pPr>
        <w:spacing w:line="360" w:lineRule="auto"/>
        <w:contextualSpacing/>
        <w:rPr>
          <w:ins w:id="23417" w:author="Claire S" w:date="2026-06-05T15:25:00Z" w16du:dateUtc="2026-06-05T14:25:00Z"/>
          <w:rFonts w:ascii="Cambria" w:hAnsi="Cambria"/>
          <w:b/>
          <w:color w:val="000000" w:themeColor="text1"/>
          <w:sz w:val="28"/>
          <w:szCs w:val="28"/>
        </w:rPr>
      </w:pPr>
    </w:p>
    <w:p w14:paraId="44EDA043" w14:textId="77777777" w:rsidR="008403BD" w:rsidRDefault="008403BD" w:rsidP="00B638EA">
      <w:pPr>
        <w:spacing w:line="360" w:lineRule="auto"/>
        <w:contextualSpacing/>
        <w:rPr>
          <w:ins w:id="23418" w:author="Claire S" w:date="2026-06-05T15:25:00Z" w16du:dateUtc="2026-06-05T14:25:00Z"/>
          <w:rFonts w:ascii="Cambria" w:hAnsi="Cambria"/>
          <w:b/>
          <w:color w:val="000000" w:themeColor="text1"/>
          <w:sz w:val="28"/>
          <w:szCs w:val="28"/>
        </w:rPr>
      </w:pPr>
    </w:p>
    <w:p w14:paraId="5ADD9E04" w14:textId="77777777" w:rsidR="008403BD" w:rsidRPr="00C2578C" w:rsidRDefault="008403BD" w:rsidP="00B638EA">
      <w:pPr>
        <w:spacing w:line="360" w:lineRule="auto"/>
        <w:contextualSpacing/>
        <w:rPr>
          <w:ins w:id="23419" w:author="Claire S" w:date="2026-06-05T15:25:00Z" w16du:dateUtc="2026-06-05T14:25:00Z"/>
          <w:rFonts w:ascii="Cambria" w:hAnsi="Cambria"/>
          <w:b/>
          <w:color w:val="000000" w:themeColor="text1"/>
          <w:sz w:val="28"/>
          <w:szCs w:val="28"/>
        </w:rPr>
      </w:pPr>
    </w:p>
    <w:p w14:paraId="3314936F" w14:textId="77777777" w:rsidR="00B638EA" w:rsidDel="00A236AB" w:rsidRDefault="00B638EA" w:rsidP="008B4121">
      <w:pPr>
        <w:spacing w:line="360" w:lineRule="auto"/>
        <w:contextualSpacing/>
        <w:rPr>
          <w:del w:id="23420" w:author="Claire S" w:date="2026-06-05T14:59:00Z" w16du:dateUtc="2026-06-05T13:59:00Z"/>
          <w:rFonts w:ascii="Cambria" w:hAnsi="Cambria"/>
          <w:bCs/>
          <w:color w:val="000000" w:themeColor="text1"/>
          <w:sz w:val="28"/>
          <w:szCs w:val="28"/>
        </w:rPr>
      </w:pPr>
    </w:p>
    <w:p w14:paraId="2829FE2E" w14:textId="77777777" w:rsidR="00A236AB" w:rsidRDefault="00A236AB" w:rsidP="00B638EA">
      <w:pPr>
        <w:spacing w:line="360" w:lineRule="auto"/>
        <w:contextualSpacing/>
        <w:rPr>
          <w:ins w:id="23421" w:author="Claire S" w:date="2026-06-05T23:55:00Z" w16du:dateUtc="2026-06-05T22:55:00Z"/>
          <w:rFonts w:ascii="Cambria" w:hAnsi="Cambria"/>
          <w:bCs/>
          <w:color w:val="000000" w:themeColor="text1"/>
          <w:sz w:val="28"/>
          <w:szCs w:val="28"/>
        </w:rPr>
      </w:pPr>
    </w:p>
    <w:p w14:paraId="69A4968A" w14:textId="77777777" w:rsidR="00A236AB" w:rsidRDefault="00A236AB" w:rsidP="00B638EA">
      <w:pPr>
        <w:spacing w:line="360" w:lineRule="auto"/>
        <w:contextualSpacing/>
        <w:rPr>
          <w:ins w:id="23422" w:author="Claire S" w:date="2026-06-05T23:55:00Z" w16du:dateUtc="2026-06-05T22:55:00Z"/>
          <w:rFonts w:ascii="Cambria" w:hAnsi="Cambria"/>
          <w:bCs/>
          <w:color w:val="000000" w:themeColor="text1"/>
          <w:sz w:val="28"/>
          <w:szCs w:val="28"/>
        </w:rPr>
      </w:pPr>
    </w:p>
    <w:p w14:paraId="1C344CED" w14:textId="77777777" w:rsidR="00A236AB" w:rsidRDefault="00A236AB" w:rsidP="00B638EA">
      <w:pPr>
        <w:spacing w:line="360" w:lineRule="auto"/>
        <w:contextualSpacing/>
        <w:rPr>
          <w:ins w:id="23423" w:author="Claire S" w:date="2026-06-05T23:55:00Z" w16du:dateUtc="2026-06-05T22:55:00Z"/>
          <w:rFonts w:ascii="Cambria" w:hAnsi="Cambria"/>
          <w:bCs/>
          <w:color w:val="000000" w:themeColor="text1"/>
          <w:sz w:val="28"/>
          <w:szCs w:val="28"/>
        </w:rPr>
      </w:pPr>
    </w:p>
    <w:p w14:paraId="19023FD1" w14:textId="77777777" w:rsidR="00A236AB" w:rsidRDefault="00A236AB" w:rsidP="00B638EA">
      <w:pPr>
        <w:spacing w:line="360" w:lineRule="auto"/>
        <w:contextualSpacing/>
        <w:rPr>
          <w:ins w:id="23424" w:author="Claire S" w:date="2026-06-05T23:55:00Z" w16du:dateUtc="2026-06-05T22:55:00Z"/>
          <w:rFonts w:ascii="Cambria" w:hAnsi="Cambria"/>
          <w:bCs/>
          <w:color w:val="000000" w:themeColor="text1"/>
          <w:sz w:val="28"/>
          <w:szCs w:val="28"/>
        </w:rPr>
      </w:pPr>
    </w:p>
    <w:p w14:paraId="2564D2C5" w14:textId="77777777" w:rsidR="00A236AB" w:rsidRDefault="00A236AB" w:rsidP="00B638EA">
      <w:pPr>
        <w:spacing w:line="360" w:lineRule="auto"/>
        <w:contextualSpacing/>
        <w:rPr>
          <w:ins w:id="23425" w:author="Claire S" w:date="2026-06-05T23:55:00Z" w16du:dateUtc="2026-06-05T22:55:00Z"/>
          <w:rFonts w:ascii="Cambria" w:hAnsi="Cambria"/>
          <w:bCs/>
          <w:color w:val="000000" w:themeColor="text1"/>
          <w:sz w:val="28"/>
          <w:szCs w:val="28"/>
        </w:rPr>
      </w:pPr>
    </w:p>
    <w:p w14:paraId="381962A4" w14:textId="77777777" w:rsidR="00A236AB" w:rsidRDefault="00A236AB" w:rsidP="00B638EA">
      <w:pPr>
        <w:spacing w:line="360" w:lineRule="auto"/>
        <w:contextualSpacing/>
        <w:rPr>
          <w:ins w:id="23426" w:author="Claire S" w:date="2026-06-05T23:55:00Z" w16du:dateUtc="2026-06-05T22:55:00Z"/>
          <w:rFonts w:ascii="Cambria" w:hAnsi="Cambria"/>
          <w:bCs/>
          <w:color w:val="000000" w:themeColor="text1"/>
          <w:sz w:val="28"/>
          <w:szCs w:val="28"/>
        </w:rPr>
      </w:pPr>
    </w:p>
    <w:p w14:paraId="72E00121" w14:textId="77777777" w:rsidR="00A236AB" w:rsidRDefault="00A236AB" w:rsidP="00B638EA">
      <w:pPr>
        <w:spacing w:line="360" w:lineRule="auto"/>
        <w:contextualSpacing/>
        <w:rPr>
          <w:ins w:id="23427" w:author="Claire S" w:date="2026-06-05T23:55:00Z" w16du:dateUtc="2026-06-05T22:55:00Z"/>
          <w:rFonts w:ascii="Cambria" w:hAnsi="Cambria"/>
          <w:bCs/>
          <w:color w:val="000000" w:themeColor="text1"/>
          <w:sz w:val="28"/>
          <w:szCs w:val="28"/>
        </w:rPr>
      </w:pPr>
    </w:p>
    <w:p w14:paraId="5AD5F0C2" w14:textId="77777777" w:rsidR="00B638EA" w:rsidDel="007C09B9" w:rsidRDefault="00B638EA" w:rsidP="00B638EA">
      <w:pPr>
        <w:spacing w:line="360" w:lineRule="auto"/>
        <w:contextualSpacing/>
        <w:rPr>
          <w:del w:id="23428" w:author="Claire S" w:date="2026-06-05T14:59:00Z" w16du:dateUtc="2026-06-05T13:59:00Z"/>
          <w:rFonts w:ascii="Cambria" w:hAnsi="Cambria"/>
          <w:b/>
          <w:sz w:val="28"/>
          <w:szCs w:val="28"/>
        </w:rPr>
      </w:pPr>
    </w:p>
    <w:p w14:paraId="79C073EA" w14:textId="77777777" w:rsidR="00B638EA" w:rsidDel="007C09B9" w:rsidRDefault="00B638EA" w:rsidP="008B4121">
      <w:pPr>
        <w:spacing w:line="360" w:lineRule="auto"/>
        <w:contextualSpacing/>
        <w:rPr>
          <w:del w:id="23429" w:author="Claire S" w:date="2026-06-05T14:59:00Z" w16du:dateUtc="2026-06-05T13:59:00Z"/>
          <w:rFonts w:ascii="Cambria" w:hAnsi="Cambria"/>
          <w:sz w:val="28"/>
          <w:szCs w:val="28"/>
        </w:rPr>
      </w:pPr>
    </w:p>
    <w:p w14:paraId="1EDD97CE" w14:textId="77777777" w:rsidR="004A4DA6" w:rsidDel="007C09B9" w:rsidRDefault="004A4DA6" w:rsidP="008B4121">
      <w:pPr>
        <w:spacing w:line="360" w:lineRule="auto"/>
        <w:contextualSpacing/>
        <w:rPr>
          <w:del w:id="23430" w:author="Claire S" w:date="2026-06-05T14:59:00Z" w16du:dateUtc="2026-06-05T13:59:00Z"/>
          <w:rFonts w:ascii="Cambria" w:hAnsi="Cambria"/>
          <w:b/>
          <w:bCs/>
          <w:sz w:val="28"/>
          <w:szCs w:val="28"/>
        </w:rPr>
      </w:pPr>
    </w:p>
    <w:p w14:paraId="718AAB27" w14:textId="77777777" w:rsidR="004A4DA6" w:rsidDel="007C09B9" w:rsidRDefault="004A4DA6" w:rsidP="008B4121">
      <w:pPr>
        <w:spacing w:line="360" w:lineRule="auto"/>
        <w:contextualSpacing/>
        <w:rPr>
          <w:del w:id="23431" w:author="Claire S" w:date="2026-06-05T14:59:00Z" w16du:dateUtc="2026-06-05T13:59:00Z"/>
          <w:rFonts w:ascii="Cambria" w:hAnsi="Cambria"/>
          <w:b/>
          <w:bCs/>
          <w:sz w:val="28"/>
          <w:szCs w:val="28"/>
        </w:rPr>
      </w:pPr>
    </w:p>
    <w:p w14:paraId="03CAC4E8" w14:textId="77777777" w:rsidR="00C94812" w:rsidDel="007C09B9" w:rsidRDefault="00C94812" w:rsidP="008B4121">
      <w:pPr>
        <w:spacing w:line="360" w:lineRule="auto"/>
        <w:contextualSpacing/>
        <w:rPr>
          <w:del w:id="23432" w:author="Claire S" w:date="2026-06-05T14:59:00Z" w16du:dateUtc="2026-06-05T13:59:00Z"/>
          <w:rFonts w:ascii="Cambria" w:hAnsi="Cambria"/>
          <w:b/>
          <w:bCs/>
          <w:sz w:val="28"/>
          <w:szCs w:val="28"/>
        </w:rPr>
      </w:pPr>
    </w:p>
    <w:p w14:paraId="6E537628" w14:textId="77777777" w:rsidR="00C94812" w:rsidDel="007C09B9" w:rsidRDefault="00C94812" w:rsidP="008B4121">
      <w:pPr>
        <w:spacing w:line="360" w:lineRule="auto"/>
        <w:contextualSpacing/>
        <w:rPr>
          <w:del w:id="23433" w:author="Claire S" w:date="2026-06-05T14:59:00Z" w16du:dateUtc="2026-06-05T13:59:00Z"/>
          <w:rFonts w:ascii="Cambria" w:hAnsi="Cambria"/>
          <w:b/>
          <w:bCs/>
          <w:sz w:val="28"/>
          <w:szCs w:val="28"/>
        </w:rPr>
      </w:pPr>
    </w:p>
    <w:p w14:paraId="09241896" w14:textId="77777777" w:rsidR="00C94812" w:rsidDel="007C09B9" w:rsidRDefault="00C94812" w:rsidP="008B4121">
      <w:pPr>
        <w:spacing w:line="360" w:lineRule="auto"/>
        <w:contextualSpacing/>
        <w:rPr>
          <w:del w:id="23434" w:author="Claire S" w:date="2026-06-05T14:59:00Z" w16du:dateUtc="2026-06-05T13:59:00Z"/>
          <w:rFonts w:ascii="Cambria" w:hAnsi="Cambria"/>
          <w:b/>
          <w:bCs/>
          <w:sz w:val="28"/>
          <w:szCs w:val="28"/>
        </w:rPr>
      </w:pPr>
    </w:p>
    <w:p w14:paraId="6B71045B" w14:textId="77777777" w:rsidR="00C94812" w:rsidDel="007C09B9" w:rsidRDefault="00C94812" w:rsidP="008B4121">
      <w:pPr>
        <w:spacing w:line="360" w:lineRule="auto"/>
        <w:contextualSpacing/>
        <w:rPr>
          <w:del w:id="23435" w:author="Claire S" w:date="2026-06-05T14:59:00Z" w16du:dateUtc="2026-06-05T13:59:00Z"/>
          <w:rFonts w:ascii="Cambria" w:hAnsi="Cambria"/>
          <w:b/>
          <w:bCs/>
          <w:sz w:val="28"/>
          <w:szCs w:val="28"/>
        </w:rPr>
      </w:pPr>
    </w:p>
    <w:p w14:paraId="2FAED6A0" w14:textId="7FB42B57" w:rsidR="00C94812" w:rsidDel="001A3D39" w:rsidRDefault="00C94812" w:rsidP="008B4121">
      <w:pPr>
        <w:spacing w:line="360" w:lineRule="auto"/>
        <w:contextualSpacing/>
        <w:rPr>
          <w:del w:id="23436" w:author="Claire S" w:date="2026-06-05T12:05:00Z" w16du:dateUtc="2026-06-05T11:05:00Z"/>
          <w:rFonts w:ascii="Cambria" w:hAnsi="Cambria"/>
          <w:b/>
          <w:bCs/>
          <w:sz w:val="28"/>
          <w:szCs w:val="28"/>
        </w:rPr>
      </w:pPr>
    </w:p>
    <w:p w14:paraId="1B3CF885" w14:textId="3DEF9B65" w:rsidR="00C94812" w:rsidDel="001A3D39" w:rsidRDefault="00C94812" w:rsidP="008B4121">
      <w:pPr>
        <w:spacing w:line="360" w:lineRule="auto"/>
        <w:contextualSpacing/>
        <w:rPr>
          <w:del w:id="23437" w:author="Claire S" w:date="2026-06-05T12:05:00Z" w16du:dateUtc="2026-06-05T11:05:00Z"/>
          <w:rFonts w:ascii="Cambria" w:hAnsi="Cambria"/>
          <w:b/>
          <w:bCs/>
          <w:sz w:val="28"/>
          <w:szCs w:val="28"/>
        </w:rPr>
      </w:pPr>
    </w:p>
    <w:p w14:paraId="3DF07AC0" w14:textId="2C295606" w:rsidR="00C94812" w:rsidDel="001A3D39" w:rsidRDefault="00C94812" w:rsidP="008B4121">
      <w:pPr>
        <w:spacing w:line="360" w:lineRule="auto"/>
        <w:contextualSpacing/>
        <w:rPr>
          <w:del w:id="23438" w:author="Claire S" w:date="2026-06-05T12:05:00Z" w16du:dateUtc="2026-06-05T11:05:00Z"/>
          <w:rFonts w:ascii="Cambria" w:hAnsi="Cambria"/>
          <w:b/>
          <w:bCs/>
          <w:sz w:val="28"/>
          <w:szCs w:val="28"/>
        </w:rPr>
      </w:pPr>
    </w:p>
    <w:p w14:paraId="6BCB210C" w14:textId="6DEB6465" w:rsidR="00381131" w:rsidRDefault="00A42B35" w:rsidP="008B4121">
      <w:pPr>
        <w:spacing w:line="360" w:lineRule="auto"/>
        <w:contextualSpacing/>
        <w:rPr>
          <w:rFonts w:ascii="Cambria" w:hAnsi="Cambria"/>
          <w:b/>
          <w:bCs/>
          <w:sz w:val="28"/>
          <w:szCs w:val="28"/>
        </w:rPr>
      </w:pPr>
      <w:r>
        <w:rPr>
          <w:rFonts w:ascii="Cambria" w:hAnsi="Cambria"/>
          <w:b/>
          <w:bCs/>
          <w:sz w:val="28"/>
          <w:szCs w:val="28"/>
        </w:rPr>
        <w:t xml:space="preserve">CHAPTER </w:t>
      </w:r>
      <w:del w:id="23439" w:author="Daisy Watt" w:date="2026-06-23T05:48:00Z" w16du:dateUtc="2026-06-23T03:48:00Z">
        <w:r w:rsidR="00381131" w:rsidDel="007E111D">
          <w:rPr>
            <w:rFonts w:ascii="Cambria" w:hAnsi="Cambria"/>
            <w:b/>
            <w:bCs/>
            <w:sz w:val="28"/>
            <w:szCs w:val="28"/>
          </w:rPr>
          <w:delText>5</w:delText>
        </w:r>
        <w:r w:rsidR="00C26BCF" w:rsidDel="007E111D">
          <w:rPr>
            <w:rFonts w:ascii="Cambria" w:hAnsi="Cambria"/>
            <w:b/>
            <w:bCs/>
            <w:sz w:val="28"/>
            <w:szCs w:val="28"/>
          </w:rPr>
          <w:delText>6</w:delText>
        </w:r>
      </w:del>
      <w:ins w:id="23440" w:author="Claire S" w:date="2026-06-08T17:14:00Z" w16du:dateUtc="2026-06-08T16:14:00Z">
        <w:del w:id="23441" w:author="Daisy Watt" w:date="2026-06-23T05:48:00Z" w16du:dateUtc="2026-06-23T03:48:00Z">
          <w:r w:rsidR="007E111D">
            <w:rPr>
              <w:rFonts w:ascii="Cambria" w:hAnsi="Cambria"/>
              <w:b/>
              <w:bCs/>
              <w:sz w:val="28"/>
              <w:szCs w:val="28"/>
            </w:rPr>
            <w:delText>58</w:delText>
          </w:r>
        </w:del>
      </w:ins>
      <w:ins w:id="23442" w:author="Daisy Watt" w:date="2026-06-23T05:48:00Z" w16du:dateUtc="2026-06-23T03:48:00Z">
        <w:r w:rsidR="007563C0">
          <w:rPr>
            <w:rFonts w:ascii="Cambria" w:hAnsi="Cambria"/>
            <w:b/>
            <w:bCs/>
            <w:sz w:val="28"/>
            <w:szCs w:val="28"/>
          </w:rPr>
          <w:t>5</w:t>
        </w:r>
        <w:del w:id="23443" w:author="Claire S" w:date="2026-07-31T17:12:00Z" w16du:dateUtc="2026-07-31T16:12:00Z">
          <w:r w:rsidR="007563C0" w:rsidDel="00A51809">
            <w:rPr>
              <w:rFonts w:ascii="Cambria" w:hAnsi="Cambria"/>
              <w:b/>
              <w:bCs/>
              <w:sz w:val="28"/>
              <w:szCs w:val="28"/>
            </w:rPr>
            <w:delText>7</w:delText>
          </w:r>
        </w:del>
      </w:ins>
      <w:ins w:id="23444" w:author="Claire S" w:date="2026-07-31T17:33:00Z" w16du:dateUtc="2026-07-31T16:33:00Z">
        <w:r w:rsidR="008260C4">
          <w:rPr>
            <w:rFonts w:ascii="Cambria" w:hAnsi="Cambria"/>
            <w:b/>
            <w:bCs/>
            <w:sz w:val="28"/>
            <w:szCs w:val="28"/>
          </w:rPr>
          <w:t>4</w:t>
        </w:r>
      </w:ins>
    </w:p>
    <w:p w14:paraId="3CD4C28E" w14:textId="0EB556AF" w:rsidR="00BC2A0E" w:rsidRPr="00B638EA" w:rsidRDefault="00BC2A0E" w:rsidP="008B4121">
      <w:pPr>
        <w:spacing w:line="360" w:lineRule="auto"/>
        <w:contextualSpacing/>
        <w:rPr>
          <w:rFonts w:ascii="Cambria" w:hAnsi="Cambria"/>
          <w:b/>
          <w:bCs/>
          <w:sz w:val="28"/>
          <w:szCs w:val="28"/>
        </w:rPr>
      </w:pPr>
      <w:del w:id="23445" w:author="Daisy Watt" w:date="2026-06-23T07:01:00Z" w16du:dateUtc="2026-06-23T05:01:00Z">
        <w:r>
          <w:rPr>
            <w:rFonts w:ascii="Cambria" w:hAnsi="Cambria"/>
            <w:b/>
            <w:bCs/>
            <w:sz w:val="28"/>
            <w:szCs w:val="28"/>
          </w:rPr>
          <w:delText>W</w:delText>
        </w:r>
        <w:r w:rsidR="00A42B35">
          <w:rPr>
            <w:rFonts w:ascii="Cambria" w:hAnsi="Cambria"/>
            <w:b/>
            <w:bCs/>
            <w:sz w:val="28"/>
            <w:szCs w:val="28"/>
          </w:rPr>
          <w:delText>EDS</w:delText>
        </w:r>
      </w:del>
      <w:ins w:id="23446" w:author="Daisy Watt" w:date="2026-06-23T07:01:00Z" w16du:dateUtc="2026-06-23T05:01:00Z">
        <w:r w:rsidR="00301963">
          <w:rPr>
            <w:rFonts w:ascii="Cambria" w:hAnsi="Cambria"/>
            <w:b/>
            <w:bCs/>
            <w:sz w:val="28"/>
            <w:szCs w:val="28"/>
          </w:rPr>
          <w:t>WEDNESDAY</w:t>
        </w:r>
      </w:ins>
      <w:r w:rsidR="00A42B35">
        <w:rPr>
          <w:rFonts w:ascii="Cambria" w:hAnsi="Cambria"/>
          <w:b/>
          <w:bCs/>
          <w:sz w:val="28"/>
          <w:szCs w:val="28"/>
        </w:rPr>
        <w:t xml:space="preserve"> </w:t>
      </w:r>
      <w:r w:rsidR="00381131">
        <w:rPr>
          <w:rFonts w:ascii="Cambria" w:hAnsi="Cambria"/>
          <w:b/>
          <w:bCs/>
          <w:sz w:val="28"/>
          <w:szCs w:val="28"/>
        </w:rPr>
        <w:t>NIGHT</w:t>
      </w:r>
    </w:p>
    <w:p w14:paraId="66FD720A" w14:textId="6FE53ED3" w:rsidR="00BF32D0" w:rsidRDefault="00771120" w:rsidP="008B4121">
      <w:pPr>
        <w:spacing w:line="360" w:lineRule="auto"/>
        <w:contextualSpacing/>
        <w:rPr>
          <w:rFonts w:ascii="Cambria" w:hAnsi="Cambria"/>
          <w:sz w:val="28"/>
          <w:szCs w:val="28"/>
        </w:rPr>
      </w:pPr>
      <w:r>
        <w:rPr>
          <w:rFonts w:ascii="Cambria" w:hAnsi="Cambria"/>
          <w:sz w:val="28"/>
          <w:szCs w:val="28"/>
        </w:rPr>
        <w:t>S</w:t>
      </w:r>
      <w:ins w:id="23447" w:author="Claire S" w:date="2026-06-05T23:55:00Z" w16du:dateUtc="2026-06-05T22:55:00Z">
        <w:r w:rsidR="00A236AB">
          <w:rPr>
            <w:rFonts w:ascii="Cambria" w:hAnsi="Cambria"/>
            <w:sz w:val="28"/>
            <w:szCs w:val="28"/>
          </w:rPr>
          <w:t>a</w:t>
        </w:r>
      </w:ins>
      <w:r>
        <w:rPr>
          <w:rFonts w:ascii="Cambria" w:hAnsi="Cambria"/>
          <w:sz w:val="28"/>
          <w:szCs w:val="28"/>
        </w:rPr>
        <w:t>vannah</w:t>
      </w:r>
      <w:r w:rsidR="00796F78">
        <w:rPr>
          <w:rFonts w:ascii="Cambria" w:hAnsi="Cambria"/>
          <w:sz w:val="28"/>
          <w:szCs w:val="28"/>
        </w:rPr>
        <w:t xml:space="preserve"> put the phone down</w:t>
      </w:r>
      <w:r w:rsidR="00BF32D0">
        <w:rPr>
          <w:rFonts w:ascii="Cambria" w:hAnsi="Cambria"/>
          <w:sz w:val="28"/>
          <w:szCs w:val="28"/>
        </w:rPr>
        <w:t xml:space="preserve"> and peered through </w:t>
      </w:r>
      <w:r w:rsidR="00942B6B">
        <w:rPr>
          <w:rFonts w:ascii="Cambria" w:hAnsi="Cambria"/>
          <w:sz w:val="28"/>
          <w:szCs w:val="28"/>
        </w:rPr>
        <w:t>her</w:t>
      </w:r>
      <w:r w:rsidR="00BF32D0">
        <w:rPr>
          <w:rFonts w:ascii="Cambria" w:hAnsi="Cambria"/>
          <w:sz w:val="28"/>
          <w:szCs w:val="28"/>
        </w:rPr>
        <w:t xml:space="preserve"> </w:t>
      </w:r>
      <w:r w:rsidR="00DF2A5A">
        <w:rPr>
          <w:rFonts w:ascii="Cambria" w:hAnsi="Cambria"/>
          <w:sz w:val="28"/>
          <w:szCs w:val="28"/>
        </w:rPr>
        <w:t>white linen</w:t>
      </w:r>
      <w:r w:rsidR="00F20888">
        <w:rPr>
          <w:rFonts w:ascii="Cambria" w:hAnsi="Cambria"/>
          <w:sz w:val="28"/>
          <w:szCs w:val="28"/>
        </w:rPr>
        <w:t xml:space="preserve"> </w:t>
      </w:r>
      <w:r w:rsidR="00BF32D0">
        <w:rPr>
          <w:rFonts w:ascii="Cambria" w:hAnsi="Cambria"/>
          <w:sz w:val="28"/>
          <w:szCs w:val="28"/>
        </w:rPr>
        <w:t>bl</w:t>
      </w:r>
      <w:r w:rsidR="00F20888">
        <w:rPr>
          <w:rFonts w:ascii="Cambria" w:hAnsi="Cambria"/>
          <w:sz w:val="28"/>
          <w:szCs w:val="28"/>
        </w:rPr>
        <w:t>i</w:t>
      </w:r>
      <w:r w:rsidR="00BF32D0">
        <w:rPr>
          <w:rFonts w:ascii="Cambria" w:hAnsi="Cambria"/>
          <w:sz w:val="28"/>
          <w:szCs w:val="28"/>
        </w:rPr>
        <w:t>nds again.</w:t>
      </w:r>
    </w:p>
    <w:p w14:paraId="5BB49324" w14:textId="0F76E3BB" w:rsidR="00B638EA" w:rsidDel="001A3D39" w:rsidRDefault="00BF32D0" w:rsidP="008B4121">
      <w:pPr>
        <w:spacing w:line="360" w:lineRule="auto"/>
        <w:contextualSpacing/>
        <w:rPr>
          <w:del w:id="23448" w:author="Claire S" w:date="2026-06-05T12:06:00Z" w16du:dateUtc="2026-06-05T11:06:00Z"/>
          <w:rFonts w:ascii="Cambria" w:hAnsi="Cambria"/>
          <w:sz w:val="28"/>
          <w:szCs w:val="28"/>
        </w:rPr>
      </w:pPr>
      <w:r>
        <w:rPr>
          <w:rFonts w:ascii="Cambria" w:hAnsi="Cambria"/>
          <w:sz w:val="28"/>
          <w:szCs w:val="28"/>
        </w:rPr>
        <w:tab/>
      </w:r>
      <w:r w:rsidR="00C45B10">
        <w:rPr>
          <w:rFonts w:ascii="Cambria" w:hAnsi="Cambria"/>
          <w:sz w:val="28"/>
          <w:szCs w:val="28"/>
        </w:rPr>
        <w:t>For once</w:t>
      </w:r>
      <w:ins w:id="23449" w:author="Daisy Watt" w:date="2026-06-23T07:01:00Z" w16du:dateUtc="2026-06-23T05:01:00Z">
        <w:r w:rsidR="00B858F9">
          <w:rPr>
            <w:rFonts w:ascii="Cambria" w:hAnsi="Cambria"/>
            <w:sz w:val="28"/>
            <w:szCs w:val="28"/>
          </w:rPr>
          <w:t>,</w:t>
        </w:r>
      </w:ins>
      <w:r w:rsidR="00771120">
        <w:rPr>
          <w:rFonts w:ascii="Cambria" w:hAnsi="Cambria"/>
          <w:sz w:val="28"/>
          <w:szCs w:val="28"/>
        </w:rPr>
        <w:t xml:space="preserve"> that bloody </w:t>
      </w:r>
      <w:r w:rsidR="00453054">
        <w:rPr>
          <w:rFonts w:ascii="Cambria" w:hAnsi="Cambria"/>
          <w:sz w:val="28"/>
          <w:szCs w:val="28"/>
        </w:rPr>
        <w:t xml:space="preserve">grey </w:t>
      </w:r>
      <w:commentRangeStart w:id="23450"/>
      <w:r w:rsidR="00276F6A">
        <w:rPr>
          <w:rFonts w:ascii="Cambria" w:hAnsi="Cambria"/>
          <w:sz w:val="28"/>
          <w:szCs w:val="28"/>
        </w:rPr>
        <w:t>Audi</w:t>
      </w:r>
      <w:commentRangeEnd w:id="23450"/>
      <w:r w:rsidR="009B05A6">
        <w:rPr>
          <w:rStyle w:val="CommentReference"/>
          <w:rFonts w:ascii="Cambria" w:hAnsi="Cambria"/>
          <w:sz w:val="28"/>
          <w:szCs w:val="28"/>
        </w:rPr>
        <w:commentReference w:id="23450"/>
      </w:r>
      <w:r w:rsidR="00771120">
        <w:rPr>
          <w:rFonts w:ascii="Cambria" w:hAnsi="Cambria"/>
          <w:sz w:val="28"/>
          <w:szCs w:val="28"/>
        </w:rPr>
        <w:t xml:space="preserve"> w</w:t>
      </w:r>
      <w:r w:rsidR="00C45B10">
        <w:rPr>
          <w:rFonts w:ascii="Cambria" w:hAnsi="Cambria"/>
          <w:sz w:val="28"/>
          <w:szCs w:val="28"/>
        </w:rPr>
        <w:t>asn’t</w:t>
      </w:r>
      <w:r w:rsidR="00453054">
        <w:rPr>
          <w:rFonts w:ascii="Cambria" w:hAnsi="Cambria"/>
          <w:sz w:val="28"/>
          <w:szCs w:val="28"/>
        </w:rPr>
        <w:t xml:space="preserve"> lurking o</w:t>
      </w:r>
      <w:r w:rsidR="00771120">
        <w:rPr>
          <w:rFonts w:ascii="Cambria" w:hAnsi="Cambria"/>
          <w:sz w:val="28"/>
          <w:szCs w:val="28"/>
        </w:rPr>
        <w:t xml:space="preserve">utside </w:t>
      </w:r>
      <w:r w:rsidR="00453054">
        <w:rPr>
          <w:rFonts w:ascii="Cambria" w:hAnsi="Cambria"/>
          <w:sz w:val="28"/>
          <w:szCs w:val="28"/>
        </w:rPr>
        <w:t xml:space="preserve">her front railings: </w:t>
      </w:r>
      <w:r w:rsidR="00A61325">
        <w:rPr>
          <w:rFonts w:ascii="Cambria" w:hAnsi="Cambria"/>
          <w:sz w:val="28"/>
          <w:szCs w:val="28"/>
        </w:rPr>
        <w:t>along with</w:t>
      </w:r>
      <w:r w:rsidR="00424D9C">
        <w:rPr>
          <w:rFonts w:ascii="Cambria" w:hAnsi="Cambria"/>
          <w:sz w:val="28"/>
          <w:szCs w:val="28"/>
        </w:rPr>
        <w:t xml:space="preserve"> the pap</w:t>
      </w:r>
      <w:r w:rsidR="00490D81">
        <w:rPr>
          <w:rFonts w:ascii="Cambria" w:hAnsi="Cambria"/>
          <w:sz w:val="28"/>
          <w:szCs w:val="28"/>
        </w:rPr>
        <w:t>arazzi</w:t>
      </w:r>
      <w:r w:rsidR="00424D9C">
        <w:rPr>
          <w:rFonts w:ascii="Cambria" w:hAnsi="Cambria"/>
          <w:sz w:val="28"/>
          <w:szCs w:val="28"/>
        </w:rPr>
        <w:t xml:space="preserve"> and the </w:t>
      </w:r>
      <w:del w:id="23451" w:author="Claire S" w:date="2026-06-05T12:05:00Z" w16du:dateUtc="2026-06-05T11:05:00Z">
        <w:r w:rsidR="00424D9C" w:rsidDel="001A3D39">
          <w:rPr>
            <w:rFonts w:ascii="Cambria" w:hAnsi="Cambria"/>
            <w:sz w:val="28"/>
            <w:szCs w:val="28"/>
          </w:rPr>
          <w:delText xml:space="preserve">annoying </w:delText>
        </w:r>
      </w:del>
      <w:r w:rsidR="00424D9C">
        <w:rPr>
          <w:rFonts w:ascii="Cambria" w:hAnsi="Cambria"/>
          <w:sz w:val="28"/>
          <w:szCs w:val="28"/>
        </w:rPr>
        <w:t>security guard</w:t>
      </w:r>
      <w:ins w:id="23452" w:author="Claire S" w:date="2026-06-05T12:05:00Z" w16du:dateUtc="2026-06-05T11:05:00Z">
        <w:r w:rsidR="001A3D39">
          <w:rPr>
            <w:rFonts w:ascii="Cambria" w:hAnsi="Cambria"/>
            <w:sz w:val="28"/>
            <w:szCs w:val="28"/>
          </w:rPr>
          <w:t xml:space="preserve">s, </w:t>
        </w:r>
      </w:ins>
      <w:del w:id="23453" w:author="Claire S" w:date="2026-06-05T12:05:00Z" w16du:dateUtc="2026-06-05T11:05:00Z">
        <w:r w:rsidR="00A61325" w:rsidDel="001A3D39">
          <w:rPr>
            <w:rFonts w:ascii="Cambria" w:hAnsi="Cambria"/>
            <w:sz w:val="28"/>
            <w:szCs w:val="28"/>
          </w:rPr>
          <w:delText xml:space="preserve"> (</w:delText>
        </w:r>
        <w:r w:rsidR="00F20888" w:rsidDel="001A3D39">
          <w:rPr>
            <w:rFonts w:ascii="Cambria" w:hAnsi="Cambria"/>
            <w:sz w:val="28"/>
            <w:szCs w:val="28"/>
          </w:rPr>
          <w:delText>who at least hadn’t turned up again</w:delText>
        </w:r>
        <w:r w:rsidR="00A61325" w:rsidDel="001A3D39">
          <w:rPr>
            <w:rFonts w:ascii="Cambria" w:hAnsi="Cambria"/>
            <w:sz w:val="28"/>
            <w:szCs w:val="28"/>
          </w:rPr>
          <w:delText xml:space="preserve"> after Ish </w:delText>
        </w:r>
        <w:r w:rsidR="004834F3" w:rsidDel="001A3D39">
          <w:rPr>
            <w:rFonts w:ascii="Cambria" w:hAnsi="Cambria"/>
            <w:sz w:val="28"/>
            <w:szCs w:val="28"/>
          </w:rPr>
          <w:delText xml:space="preserve">had contacted </w:delText>
        </w:r>
        <w:r w:rsidR="00CF032D" w:rsidDel="001A3D39">
          <w:rPr>
            <w:rFonts w:ascii="Cambria" w:hAnsi="Cambria"/>
            <w:sz w:val="28"/>
            <w:szCs w:val="28"/>
          </w:rPr>
          <w:delText>Parliament Security</w:delText>
        </w:r>
        <w:r w:rsidR="00A61325" w:rsidDel="001A3D39">
          <w:rPr>
            <w:rFonts w:ascii="Cambria" w:hAnsi="Cambria"/>
            <w:sz w:val="28"/>
            <w:szCs w:val="28"/>
          </w:rPr>
          <w:delText>)</w:delText>
        </w:r>
        <w:r w:rsidR="00424D9C" w:rsidDel="001A3D39">
          <w:rPr>
            <w:rFonts w:ascii="Cambria" w:hAnsi="Cambria"/>
            <w:sz w:val="28"/>
            <w:szCs w:val="28"/>
          </w:rPr>
          <w:delText xml:space="preserve">, </w:delText>
        </w:r>
      </w:del>
      <w:r w:rsidR="00A61325">
        <w:rPr>
          <w:rFonts w:ascii="Cambria" w:hAnsi="Cambria"/>
          <w:sz w:val="28"/>
          <w:szCs w:val="28"/>
        </w:rPr>
        <w:t xml:space="preserve">all these people being constantly ‘around’ </w:t>
      </w:r>
      <w:del w:id="23454" w:author="Daisy Watt" w:date="2026-06-23T07:01:00Z" w16du:dateUtc="2026-06-23T05:01:00Z">
        <w:r w:rsidR="00A61325" w:rsidRPr="00293E76">
          <w:rPr>
            <w:rFonts w:ascii="Cambria" w:hAnsi="Cambria"/>
            <w:sz w:val="28"/>
            <w:szCs w:val="28"/>
          </w:rPr>
          <w:delText>were</w:delText>
        </w:r>
      </w:del>
      <w:ins w:id="23455" w:author="Daisy Watt" w:date="2026-06-23T07:01:00Z" w16du:dateUtc="2026-06-23T05:01:00Z">
        <w:r w:rsidR="00B858F9" w:rsidRPr="00293E76">
          <w:rPr>
            <w:rFonts w:ascii="Cambria" w:hAnsi="Cambria"/>
            <w:sz w:val="28"/>
            <w:szCs w:val="28"/>
          </w:rPr>
          <w:t>was</w:t>
        </w:r>
      </w:ins>
      <w:r w:rsidR="00771120" w:rsidRPr="00293E76">
        <w:rPr>
          <w:rFonts w:ascii="Cambria" w:hAnsi="Cambria"/>
          <w:sz w:val="28"/>
          <w:szCs w:val="28"/>
        </w:rPr>
        <w:t xml:space="preserve"> getting on her nerves</w:t>
      </w:r>
      <w:ins w:id="23456" w:author="Claire S" w:date="2026-06-05T12:06:00Z" w16du:dateUtc="2026-06-05T11:06:00Z">
        <w:r w:rsidR="001A3D39" w:rsidRPr="00293E76">
          <w:rPr>
            <w:rFonts w:ascii="Cambria" w:hAnsi="Cambria"/>
            <w:sz w:val="28"/>
            <w:szCs w:val="28"/>
          </w:rPr>
          <w:t>.</w:t>
        </w:r>
      </w:ins>
      <w:del w:id="23457" w:author="Claire S" w:date="2026-06-05T12:06:00Z" w16du:dateUtc="2026-06-05T11:06:00Z">
        <w:r w:rsidR="00453054" w:rsidRPr="00293E76" w:rsidDel="001A3D39">
          <w:rPr>
            <w:rFonts w:ascii="Cambria" w:hAnsi="Cambria"/>
            <w:sz w:val="28"/>
            <w:szCs w:val="28"/>
          </w:rPr>
          <w:delText>.</w:delText>
        </w:r>
      </w:del>
    </w:p>
    <w:p w14:paraId="5B15279B" w14:textId="10E24845" w:rsidR="002C011D" w:rsidDel="00FD371D" w:rsidRDefault="00987C7C">
      <w:pPr>
        <w:spacing w:line="360" w:lineRule="auto"/>
        <w:contextualSpacing/>
        <w:rPr>
          <w:moveFrom w:id="23458" w:author="Claire S" w:date="2026-06-05T11:59:00Z" w16du:dateUtc="2026-06-05T10:59:00Z"/>
          <w:rFonts w:ascii="Cambria" w:hAnsi="Cambria"/>
          <w:sz w:val="28"/>
          <w:szCs w:val="28"/>
        </w:rPr>
      </w:pPr>
      <w:r>
        <w:rPr>
          <w:rFonts w:ascii="Cambria" w:hAnsi="Cambria"/>
          <w:sz w:val="28"/>
          <w:szCs w:val="28"/>
        </w:rPr>
        <w:tab/>
      </w:r>
      <w:moveFromRangeStart w:id="23459" w:author="Claire S" w:date="2026-06-05T11:59:00Z" w:name="move231553183"/>
      <w:commentRangeStart w:id="23460"/>
      <w:moveFrom w:id="23461" w:author="Claire S" w:date="2026-06-05T11:59:00Z" w16du:dateUtc="2026-06-05T10:59:00Z">
        <w:r w:rsidR="00C45B10" w:rsidDel="00FD371D">
          <w:rPr>
            <w:rFonts w:ascii="Cambria" w:hAnsi="Cambria"/>
            <w:sz w:val="28"/>
            <w:szCs w:val="28"/>
          </w:rPr>
          <w:t xml:space="preserve">And Savannah </w:t>
        </w:r>
        <w:r w:rsidDel="00FD371D">
          <w:rPr>
            <w:rFonts w:ascii="Cambria" w:hAnsi="Cambria"/>
            <w:sz w:val="28"/>
            <w:szCs w:val="28"/>
          </w:rPr>
          <w:t xml:space="preserve">was </w:t>
        </w:r>
        <w:r w:rsidR="00362018" w:rsidDel="00FD371D">
          <w:rPr>
            <w:rFonts w:ascii="Cambria" w:hAnsi="Cambria"/>
            <w:sz w:val="28"/>
            <w:szCs w:val="28"/>
          </w:rPr>
          <w:t>cross</w:t>
        </w:r>
        <w:r w:rsidDel="00FD371D">
          <w:rPr>
            <w:rFonts w:ascii="Cambria" w:hAnsi="Cambria"/>
            <w:sz w:val="28"/>
            <w:szCs w:val="28"/>
          </w:rPr>
          <w:t xml:space="preserve"> with herself for not sorting the CCTV out that Dex had paid thousands for</w:t>
        </w:r>
        <w:r w:rsidR="00281828" w:rsidDel="00FD371D">
          <w:rPr>
            <w:rFonts w:ascii="Cambria" w:hAnsi="Cambria"/>
            <w:sz w:val="28"/>
            <w:szCs w:val="28"/>
          </w:rPr>
          <w:t xml:space="preserve">. </w:t>
        </w:r>
        <w:commentRangeStart w:id="23462"/>
        <w:r w:rsidR="00281828" w:rsidDel="00FD371D">
          <w:rPr>
            <w:rFonts w:ascii="Cambria" w:hAnsi="Cambria"/>
            <w:sz w:val="28"/>
            <w:szCs w:val="28"/>
          </w:rPr>
          <w:t>I</w:t>
        </w:r>
        <w:r w:rsidR="00362018" w:rsidDel="00FD371D">
          <w:rPr>
            <w:rFonts w:ascii="Cambria" w:hAnsi="Cambria"/>
            <w:sz w:val="28"/>
            <w:szCs w:val="28"/>
          </w:rPr>
          <w:t>t</w:t>
        </w:r>
        <w:r w:rsidR="00CF032D" w:rsidDel="00FD371D">
          <w:rPr>
            <w:rFonts w:ascii="Cambria" w:hAnsi="Cambria"/>
            <w:sz w:val="28"/>
            <w:szCs w:val="28"/>
          </w:rPr>
          <w:t xml:space="preserve">’d been </w:t>
        </w:r>
        <w:r w:rsidR="00711F01" w:rsidDel="00FD371D">
          <w:rPr>
            <w:rFonts w:ascii="Cambria" w:hAnsi="Cambria"/>
            <w:sz w:val="28"/>
            <w:szCs w:val="28"/>
          </w:rPr>
          <w:t xml:space="preserve">installed about a fortnight </w:t>
        </w:r>
        <w:r w:rsidR="004912A2" w:rsidDel="00FD371D">
          <w:rPr>
            <w:rFonts w:ascii="Cambria" w:hAnsi="Cambria"/>
            <w:sz w:val="28"/>
            <w:szCs w:val="28"/>
          </w:rPr>
          <w:t>ago</w:t>
        </w:r>
        <w:r w:rsidR="00711F01" w:rsidDel="00FD371D">
          <w:rPr>
            <w:rFonts w:ascii="Cambria" w:hAnsi="Cambria"/>
            <w:sz w:val="28"/>
            <w:szCs w:val="28"/>
          </w:rPr>
          <w:t>, after her ex</w:t>
        </w:r>
        <w:r w:rsidR="00490D81" w:rsidDel="00FD371D">
          <w:rPr>
            <w:rFonts w:ascii="Cambria" w:hAnsi="Cambria"/>
            <w:sz w:val="28"/>
            <w:szCs w:val="28"/>
          </w:rPr>
          <w:t>-</w:t>
        </w:r>
        <w:r w:rsidR="006A1B8A" w:rsidDel="00FD371D">
          <w:rPr>
            <w:rFonts w:ascii="Cambria" w:hAnsi="Cambria"/>
            <w:sz w:val="28"/>
            <w:szCs w:val="28"/>
          </w:rPr>
          <w:t>Simon</w:t>
        </w:r>
        <w:r w:rsidR="00711F01" w:rsidDel="00FD371D">
          <w:rPr>
            <w:rFonts w:ascii="Cambria" w:hAnsi="Cambria"/>
            <w:sz w:val="28"/>
            <w:szCs w:val="28"/>
          </w:rPr>
          <w:t xml:space="preserve"> started sending nasty </w:t>
        </w:r>
        <w:r w:rsidR="00CF032D" w:rsidDel="00FD371D">
          <w:rPr>
            <w:rFonts w:ascii="Cambria" w:hAnsi="Cambria"/>
            <w:sz w:val="28"/>
            <w:szCs w:val="28"/>
          </w:rPr>
          <w:t>‘</w:t>
        </w:r>
        <w:r w:rsidR="00711F01" w:rsidDel="00FD371D">
          <w:rPr>
            <w:rFonts w:ascii="Cambria" w:hAnsi="Cambria"/>
            <w:sz w:val="28"/>
            <w:szCs w:val="28"/>
          </w:rPr>
          <w:t>parcels</w:t>
        </w:r>
        <w:r w:rsidR="00CF032D" w:rsidDel="00FD371D">
          <w:rPr>
            <w:rFonts w:ascii="Cambria" w:hAnsi="Cambria"/>
            <w:sz w:val="28"/>
            <w:szCs w:val="28"/>
          </w:rPr>
          <w:t>’</w:t>
        </w:r>
        <w:r w:rsidR="007E5B46" w:rsidDel="00FD371D">
          <w:rPr>
            <w:rFonts w:ascii="Cambria" w:hAnsi="Cambria"/>
            <w:sz w:val="28"/>
            <w:szCs w:val="28"/>
          </w:rPr>
          <w:t xml:space="preserve"> </w:t>
        </w:r>
        <w:commentRangeEnd w:id="23462"/>
        <w:r w:rsidR="00451443" w:rsidDel="00FD371D">
          <w:rPr>
            <w:rStyle w:val="CommentReference"/>
            <w:rFonts w:ascii="Cambria" w:hAnsi="Cambria"/>
            <w:sz w:val="28"/>
            <w:szCs w:val="28"/>
          </w:rPr>
          <w:commentReference w:id="23462"/>
        </w:r>
        <w:r w:rsidDel="00FD371D">
          <w:rPr>
            <w:rFonts w:ascii="Cambria" w:hAnsi="Cambria"/>
            <w:sz w:val="28"/>
            <w:szCs w:val="28"/>
          </w:rPr>
          <w:t xml:space="preserve">- part of the reason </w:t>
        </w:r>
        <w:r w:rsidR="008B4121" w:rsidDel="00FD371D">
          <w:rPr>
            <w:rFonts w:ascii="Cambria" w:hAnsi="Cambria"/>
            <w:sz w:val="28"/>
            <w:szCs w:val="28"/>
          </w:rPr>
          <w:t xml:space="preserve">Dex </w:t>
        </w:r>
        <w:r w:rsidDel="00FD371D">
          <w:rPr>
            <w:rFonts w:ascii="Cambria" w:hAnsi="Cambria"/>
            <w:sz w:val="28"/>
            <w:szCs w:val="28"/>
          </w:rPr>
          <w:t xml:space="preserve">had </w:t>
        </w:r>
        <w:r w:rsidR="002F57CC" w:rsidDel="00FD371D">
          <w:rPr>
            <w:rFonts w:ascii="Cambria" w:hAnsi="Cambria"/>
            <w:sz w:val="28"/>
            <w:szCs w:val="28"/>
          </w:rPr>
          <w:t>move</w:t>
        </w:r>
        <w:r w:rsidDel="00FD371D">
          <w:rPr>
            <w:rFonts w:ascii="Cambria" w:hAnsi="Cambria"/>
            <w:sz w:val="28"/>
            <w:szCs w:val="28"/>
          </w:rPr>
          <w:t>d</w:t>
        </w:r>
        <w:r w:rsidR="008B4121" w:rsidDel="00FD371D">
          <w:rPr>
            <w:rFonts w:ascii="Cambria" w:hAnsi="Cambria"/>
            <w:sz w:val="28"/>
            <w:szCs w:val="28"/>
          </w:rPr>
          <w:t xml:space="preserve"> </w:t>
        </w:r>
        <w:r w:rsidR="00CF032D" w:rsidDel="00FD371D">
          <w:rPr>
            <w:rFonts w:ascii="Cambria" w:hAnsi="Cambria"/>
            <w:sz w:val="28"/>
            <w:szCs w:val="28"/>
          </w:rPr>
          <w:t xml:space="preserve">in </w:t>
        </w:r>
        <w:r w:rsidR="002C011D" w:rsidDel="00FD371D">
          <w:rPr>
            <w:rFonts w:ascii="Cambria" w:hAnsi="Cambria"/>
            <w:sz w:val="28"/>
            <w:szCs w:val="28"/>
          </w:rPr>
          <w:t>quickly a</w:t>
        </w:r>
        <w:r w:rsidR="008B4121" w:rsidDel="00FD371D">
          <w:rPr>
            <w:rFonts w:ascii="Cambria" w:hAnsi="Cambria"/>
            <w:sz w:val="28"/>
            <w:szCs w:val="28"/>
          </w:rPr>
          <w:t xml:space="preserve"> </w:t>
        </w:r>
        <w:r w:rsidR="00CF032D" w:rsidDel="00FD371D">
          <w:rPr>
            <w:rFonts w:ascii="Cambria" w:hAnsi="Cambria"/>
            <w:sz w:val="28"/>
            <w:szCs w:val="28"/>
          </w:rPr>
          <w:t xml:space="preserve">few </w:t>
        </w:r>
        <w:r w:rsidR="008B4121" w:rsidDel="00FD371D">
          <w:rPr>
            <w:rFonts w:ascii="Cambria" w:hAnsi="Cambria"/>
            <w:sz w:val="28"/>
            <w:szCs w:val="28"/>
          </w:rPr>
          <w:t>month</w:t>
        </w:r>
        <w:r w:rsidR="00CF032D" w:rsidDel="00FD371D">
          <w:rPr>
            <w:rFonts w:ascii="Cambria" w:hAnsi="Cambria"/>
            <w:sz w:val="28"/>
            <w:szCs w:val="28"/>
          </w:rPr>
          <w:t>s</w:t>
        </w:r>
        <w:r w:rsidR="002C011D" w:rsidDel="00FD371D">
          <w:rPr>
            <w:rFonts w:ascii="Cambria" w:hAnsi="Cambria"/>
            <w:sz w:val="28"/>
            <w:szCs w:val="28"/>
          </w:rPr>
          <w:t xml:space="preserve"> ago</w:t>
        </w:r>
        <w:r w:rsidR="008B4121" w:rsidDel="00FD371D">
          <w:rPr>
            <w:rFonts w:ascii="Cambria" w:hAnsi="Cambria"/>
            <w:sz w:val="28"/>
            <w:szCs w:val="28"/>
          </w:rPr>
          <w:t xml:space="preserve">.  </w:t>
        </w:r>
      </w:moveFrom>
    </w:p>
    <w:p w14:paraId="69F3E532" w14:textId="03AD8C85" w:rsidR="008B4121" w:rsidDel="00FD371D" w:rsidRDefault="002C011D">
      <w:pPr>
        <w:spacing w:line="360" w:lineRule="auto"/>
        <w:contextualSpacing/>
        <w:rPr>
          <w:moveFrom w:id="23463" w:author="Claire S" w:date="2026-06-05T11:59:00Z" w16du:dateUtc="2026-06-05T10:59:00Z"/>
          <w:rFonts w:ascii="Cambria" w:hAnsi="Cambria"/>
          <w:sz w:val="28"/>
          <w:szCs w:val="28"/>
        </w:rPr>
        <w:pPrChange w:id="23464" w:author="Claire S" w:date="2026-06-05T11:54:00Z" w16du:dateUtc="2026-06-05T10:54:00Z">
          <w:pPr>
            <w:spacing w:line="360" w:lineRule="auto"/>
            <w:ind w:firstLine="720"/>
            <w:contextualSpacing/>
          </w:pPr>
        </w:pPrChange>
      </w:pPr>
      <w:moveFrom w:id="23465" w:author="Claire S" w:date="2026-06-05T11:59:00Z" w16du:dateUtc="2026-06-05T10:59:00Z">
        <w:r w:rsidDel="00FD371D">
          <w:rPr>
            <w:rFonts w:ascii="Cambria" w:hAnsi="Cambria"/>
            <w:sz w:val="28"/>
            <w:szCs w:val="28"/>
          </w:rPr>
          <w:t>Before she met Dex, b</w:t>
        </w:r>
        <w:r w:rsidR="008B4121" w:rsidDel="00FD371D">
          <w:rPr>
            <w:rFonts w:ascii="Cambria" w:hAnsi="Cambria"/>
            <w:sz w:val="28"/>
            <w:szCs w:val="28"/>
          </w:rPr>
          <w:t xml:space="preserve">adly </w:t>
        </w:r>
        <w:r w:rsidR="00987C7C" w:rsidDel="00FD371D">
          <w:rPr>
            <w:rFonts w:ascii="Cambria" w:hAnsi="Cambria"/>
            <w:sz w:val="28"/>
            <w:szCs w:val="28"/>
          </w:rPr>
          <w:t xml:space="preserve">burnt </w:t>
        </w:r>
        <w:r w:rsidDel="00FD371D">
          <w:rPr>
            <w:rFonts w:ascii="Cambria" w:hAnsi="Cambria"/>
            <w:sz w:val="28"/>
            <w:szCs w:val="28"/>
          </w:rPr>
          <w:t>by</w:t>
        </w:r>
        <w:r w:rsidR="008B4121" w:rsidDel="00FD371D">
          <w:rPr>
            <w:rFonts w:ascii="Cambria" w:hAnsi="Cambria"/>
            <w:sz w:val="28"/>
            <w:szCs w:val="28"/>
          </w:rPr>
          <w:t xml:space="preserve"> her </w:t>
        </w:r>
        <w:r w:rsidDel="00FD371D">
          <w:rPr>
            <w:rFonts w:ascii="Cambria" w:hAnsi="Cambria"/>
            <w:sz w:val="28"/>
            <w:szCs w:val="28"/>
          </w:rPr>
          <w:t xml:space="preserve">toxic </w:t>
        </w:r>
        <w:r w:rsidR="008B4121" w:rsidDel="00FD371D">
          <w:rPr>
            <w:rFonts w:ascii="Cambria" w:hAnsi="Cambria"/>
            <w:sz w:val="28"/>
            <w:szCs w:val="28"/>
          </w:rPr>
          <w:t xml:space="preserve">first marriage, Savannah had </w:t>
        </w:r>
        <w:r w:rsidR="002649F9" w:rsidDel="00FD371D">
          <w:rPr>
            <w:rFonts w:ascii="Cambria" w:hAnsi="Cambria"/>
            <w:sz w:val="28"/>
            <w:szCs w:val="28"/>
          </w:rPr>
          <w:t>convinced</w:t>
        </w:r>
        <w:r w:rsidR="008B4121" w:rsidDel="00FD371D">
          <w:rPr>
            <w:rFonts w:ascii="Cambria" w:hAnsi="Cambria"/>
            <w:sz w:val="28"/>
            <w:szCs w:val="28"/>
          </w:rPr>
          <w:t xml:space="preserve"> herself she wasn’t ready to settle down again</w:t>
        </w:r>
        <w:r w:rsidDel="00FD371D">
          <w:rPr>
            <w:rFonts w:ascii="Cambria" w:hAnsi="Cambria"/>
            <w:sz w:val="28"/>
            <w:szCs w:val="28"/>
          </w:rPr>
          <w:t>.</w:t>
        </w:r>
        <w:r w:rsidR="00987C7C" w:rsidDel="00FD371D">
          <w:rPr>
            <w:rFonts w:ascii="Cambria" w:hAnsi="Cambria"/>
            <w:sz w:val="28"/>
            <w:szCs w:val="28"/>
          </w:rPr>
          <w:t xml:space="preserve"> </w:t>
        </w:r>
        <w:r w:rsidR="008B4121" w:rsidDel="00FD371D">
          <w:rPr>
            <w:rFonts w:ascii="Cambria" w:hAnsi="Cambria"/>
            <w:sz w:val="28"/>
            <w:szCs w:val="28"/>
          </w:rPr>
          <w:t xml:space="preserve">Dex </w:t>
        </w:r>
        <w:r w:rsidDel="00FD371D">
          <w:rPr>
            <w:rFonts w:ascii="Cambria" w:hAnsi="Cambria"/>
            <w:sz w:val="28"/>
            <w:szCs w:val="28"/>
          </w:rPr>
          <w:t>had never</w:t>
        </w:r>
        <w:r w:rsidR="002F57CC" w:rsidDel="00FD371D">
          <w:rPr>
            <w:rFonts w:ascii="Cambria" w:hAnsi="Cambria"/>
            <w:sz w:val="28"/>
            <w:szCs w:val="28"/>
          </w:rPr>
          <w:t xml:space="preserve"> been</w:t>
        </w:r>
        <w:r w:rsidR="008B4121" w:rsidDel="00FD371D">
          <w:rPr>
            <w:rFonts w:ascii="Cambria" w:hAnsi="Cambria"/>
            <w:sz w:val="28"/>
            <w:szCs w:val="28"/>
          </w:rPr>
          <w:t xml:space="preserve"> on her radar</w:t>
        </w:r>
        <w:r w:rsidDel="00FD371D">
          <w:rPr>
            <w:rFonts w:ascii="Cambria" w:hAnsi="Cambria"/>
            <w:sz w:val="28"/>
            <w:szCs w:val="28"/>
          </w:rPr>
          <w:t>; t</w:t>
        </w:r>
        <w:r w:rsidR="008B4121" w:rsidDel="00FD371D">
          <w:rPr>
            <w:rFonts w:ascii="Cambria" w:hAnsi="Cambria"/>
            <w:sz w:val="28"/>
            <w:szCs w:val="28"/>
          </w:rPr>
          <w:t xml:space="preserve">he </w:t>
        </w:r>
        <w:r w:rsidR="002F57CC" w:rsidDel="00FD371D">
          <w:rPr>
            <w:rFonts w:ascii="Cambria" w:hAnsi="Cambria"/>
            <w:sz w:val="28"/>
            <w:szCs w:val="28"/>
          </w:rPr>
          <w:t xml:space="preserve">Langley </w:t>
        </w:r>
        <w:r w:rsidR="008B4121" w:rsidDel="00FD371D">
          <w:rPr>
            <w:rFonts w:ascii="Cambria" w:hAnsi="Cambria"/>
            <w:sz w:val="28"/>
            <w:szCs w:val="28"/>
          </w:rPr>
          <w:t>family</w:t>
        </w:r>
        <w:r w:rsidR="002F57CC" w:rsidDel="00FD371D">
          <w:rPr>
            <w:rFonts w:ascii="Cambria" w:hAnsi="Cambria"/>
            <w:sz w:val="28"/>
            <w:szCs w:val="28"/>
          </w:rPr>
          <w:t xml:space="preserve"> ethic</w:t>
        </w:r>
        <w:r w:rsidR="008B4121" w:rsidDel="00FD371D">
          <w:rPr>
            <w:rFonts w:ascii="Cambria" w:hAnsi="Cambria"/>
            <w:sz w:val="28"/>
            <w:szCs w:val="28"/>
          </w:rPr>
          <w:t xml:space="preserve"> </w:t>
        </w:r>
        <w:r w:rsidR="002F57CC" w:rsidDel="00FD371D">
          <w:rPr>
            <w:rFonts w:ascii="Cambria" w:hAnsi="Cambria"/>
            <w:sz w:val="28"/>
            <w:szCs w:val="28"/>
          </w:rPr>
          <w:t>forbade</w:t>
        </w:r>
        <w:r w:rsidR="008B4121" w:rsidDel="00FD371D">
          <w:rPr>
            <w:rFonts w:ascii="Cambria" w:hAnsi="Cambria"/>
            <w:sz w:val="28"/>
            <w:szCs w:val="28"/>
          </w:rPr>
          <w:t xml:space="preserve"> mixing business with pleasure</w:t>
        </w:r>
        <w:r w:rsidDel="00FD371D">
          <w:rPr>
            <w:rFonts w:ascii="Cambria" w:hAnsi="Cambria"/>
            <w:sz w:val="28"/>
            <w:szCs w:val="28"/>
          </w:rPr>
          <w:t>. A</w:t>
        </w:r>
        <w:r w:rsidR="008B4121" w:rsidDel="00FD371D">
          <w:rPr>
            <w:rFonts w:ascii="Cambria" w:hAnsi="Cambria"/>
            <w:sz w:val="28"/>
            <w:szCs w:val="28"/>
          </w:rPr>
          <w:t xml:space="preserve">nd Savannah was all about pleasure - but when she’d been partnered with </w:t>
        </w:r>
        <w:r w:rsidDel="00FD371D">
          <w:rPr>
            <w:rFonts w:ascii="Cambria" w:hAnsi="Cambria"/>
            <w:sz w:val="28"/>
            <w:szCs w:val="28"/>
          </w:rPr>
          <w:t>Dex</w:t>
        </w:r>
        <w:r w:rsidR="008B4121" w:rsidDel="00FD371D">
          <w:rPr>
            <w:rFonts w:ascii="Cambria" w:hAnsi="Cambria"/>
            <w:sz w:val="28"/>
            <w:szCs w:val="28"/>
          </w:rPr>
          <w:t xml:space="preserve"> at a </w:t>
        </w:r>
        <w:r w:rsidDel="00FD371D">
          <w:rPr>
            <w:rFonts w:ascii="Cambria" w:hAnsi="Cambria"/>
            <w:sz w:val="28"/>
            <w:szCs w:val="28"/>
          </w:rPr>
          <w:t xml:space="preserve">‘fun’ </w:t>
        </w:r>
        <w:r w:rsidR="008B4121" w:rsidDel="00FD371D">
          <w:rPr>
            <w:rFonts w:ascii="Cambria" w:hAnsi="Cambria"/>
            <w:sz w:val="28"/>
            <w:szCs w:val="28"/>
          </w:rPr>
          <w:t xml:space="preserve">Langley Away-Day in the Cotswolds, it had ended up </w:t>
        </w:r>
        <w:r w:rsidR="00FA1389" w:rsidDel="00FD371D">
          <w:rPr>
            <w:rFonts w:ascii="Cambria" w:hAnsi="Cambria"/>
            <w:sz w:val="28"/>
            <w:szCs w:val="28"/>
          </w:rPr>
          <w:t xml:space="preserve">very fun </w:t>
        </w:r>
        <w:r w:rsidR="008B4121" w:rsidDel="00FD371D">
          <w:rPr>
            <w:rFonts w:ascii="Cambria" w:hAnsi="Cambria"/>
            <w:sz w:val="28"/>
            <w:szCs w:val="28"/>
          </w:rPr>
          <w:t xml:space="preserve">in </w:t>
        </w:r>
        <w:r w:rsidR="0046382D" w:rsidDel="00FD371D">
          <w:rPr>
            <w:rFonts w:ascii="Cambria" w:hAnsi="Cambria"/>
            <w:sz w:val="28"/>
            <w:szCs w:val="28"/>
          </w:rPr>
          <w:t xml:space="preserve">her four-poster </w:t>
        </w:r>
        <w:r w:rsidR="008B4121" w:rsidDel="00FD371D">
          <w:rPr>
            <w:rFonts w:ascii="Cambria" w:hAnsi="Cambria"/>
            <w:sz w:val="28"/>
            <w:szCs w:val="28"/>
          </w:rPr>
          <w:t>bed</w:t>
        </w:r>
        <w:r w:rsidR="00FA1389" w:rsidDel="00FD371D">
          <w:rPr>
            <w:rFonts w:ascii="Cambria" w:hAnsi="Cambria"/>
            <w:sz w:val="28"/>
            <w:szCs w:val="28"/>
          </w:rPr>
          <w:t>,</w:t>
        </w:r>
        <w:r w:rsidR="008B4121" w:rsidDel="00FD371D">
          <w:rPr>
            <w:rFonts w:ascii="Cambria" w:hAnsi="Cambria"/>
            <w:sz w:val="28"/>
            <w:szCs w:val="28"/>
          </w:rPr>
          <w:t xml:space="preserve"> at </w:t>
        </w:r>
        <w:r w:rsidR="00FA1389" w:rsidDel="00FD371D">
          <w:rPr>
            <w:rFonts w:ascii="Cambria" w:hAnsi="Cambria"/>
            <w:sz w:val="28"/>
            <w:szCs w:val="28"/>
          </w:rPr>
          <w:t xml:space="preserve">olde-worlde </w:t>
        </w:r>
        <w:r w:rsidR="008B4121" w:rsidDel="00FD371D">
          <w:rPr>
            <w:rFonts w:ascii="Cambria" w:hAnsi="Cambria"/>
            <w:sz w:val="28"/>
            <w:szCs w:val="28"/>
          </w:rPr>
          <w:t>Lamb Inn.</w:t>
        </w:r>
      </w:moveFrom>
    </w:p>
    <w:p w14:paraId="0B02A9D9" w14:textId="272524A2" w:rsidR="002F57CC" w:rsidDel="00FD371D" w:rsidRDefault="002F57CC">
      <w:pPr>
        <w:spacing w:line="360" w:lineRule="auto"/>
        <w:contextualSpacing/>
        <w:rPr>
          <w:moveFrom w:id="23466" w:author="Claire S" w:date="2026-06-05T11:59:00Z" w16du:dateUtc="2026-06-05T10:59:00Z"/>
          <w:rFonts w:ascii="Cambria" w:hAnsi="Cambria"/>
          <w:sz w:val="28"/>
          <w:szCs w:val="28"/>
        </w:rPr>
        <w:pPrChange w:id="23467" w:author="Claire S" w:date="2026-06-05T11:54:00Z" w16du:dateUtc="2026-06-05T10:54:00Z">
          <w:pPr>
            <w:spacing w:line="360" w:lineRule="auto"/>
            <w:ind w:firstLine="720"/>
            <w:contextualSpacing/>
          </w:pPr>
        </w:pPrChange>
      </w:pPr>
      <w:moveFrom w:id="23468" w:author="Claire S" w:date="2026-06-05T11:59:00Z" w16du:dateUtc="2026-06-05T10:59:00Z">
        <w:r w:rsidDel="00FD371D">
          <w:rPr>
            <w:rFonts w:ascii="Cambria" w:hAnsi="Cambria"/>
            <w:sz w:val="28"/>
            <w:szCs w:val="28"/>
          </w:rPr>
          <w:t>And</w:t>
        </w:r>
        <w:r w:rsidR="00C45B10" w:rsidDel="00FD371D">
          <w:rPr>
            <w:rFonts w:ascii="Cambria" w:hAnsi="Cambria"/>
            <w:sz w:val="28"/>
            <w:szCs w:val="28"/>
          </w:rPr>
          <w:t>,</w:t>
        </w:r>
        <w:r w:rsidDel="00FD371D">
          <w:rPr>
            <w:rFonts w:ascii="Cambria" w:hAnsi="Cambria"/>
            <w:sz w:val="28"/>
            <w:szCs w:val="28"/>
          </w:rPr>
          <w:t xml:space="preserve"> for once</w:t>
        </w:r>
        <w:r w:rsidR="00C45B10" w:rsidDel="00FD371D">
          <w:rPr>
            <w:rFonts w:ascii="Cambria" w:hAnsi="Cambria"/>
            <w:sz w:val="28"/>
            <w:szCs w:val="28"/>
          </w:rPr>
          <w:t>,</w:t>
        </w:r>
        <w:r w:rsidDel="00FD371D">
          <w:rPr>
            <w:rFonts w:ascii="Cambria" w:hAnsi="Cambria"/>
            <w:sz w:val="28"/>
            <w:szCs w:val="28"/>
          </w:rPr>
          <w:t xml:space="preserve"> Ruth </w:t>
        </w:r>
        <w:r w:rsidR="002C011D" w:rsidDel="00FD371D">
          <w:rPr>
            <w:rFonts w:ascii="Cambria" w:hAnsi="Cambria"/>
            <w:sz w:val="28"/>
            <w:szCs w:val="28"/>
          </w:rPr>
          <w:t>hadn’t interfered when she found out. Perhaps secretly, she</w:t>
        </w:r>
        <w:r w:rsidR="00C45B10" w:rsidDel="00FD371D">
          <w:rPr>
            <w:rFonts w:ascii="Cambria" w:hAnsi="Cambria"/>
            <w:sz w:val="28"/>
            <w:szCs w:val="28"/>
          </w:rPr>
          <w:t>’d</w:t>
        </w:r>
        <w:r w:rsidR="002C011D" w:rsidDel="00FD371D">
          <w:rPr>
            <w:rFonts w:ascii="Cambria" w:hAnsi="Cambria"/>
            <w:sz w:val="28"/>
            <w:szCs w:val="28"/>
          </w:rPr>
          <w:t xml:space="preserve"> thought Dex was just what her poor flighty sister needed.</w:t>
        </w:r>
      </w:moveFrom>
    </w:p>
    <w:p w14:paraId="4CACA57A" w14:textId="6B741475" w:rsidR="008B4121" w:rsidRDefault="00FE34CA">
      <w:pPr>
        <w:spacing w:line="360" w:lineRule="auto"/>
        <w:contextualSpacing/>
        <w:rPr>
          <w:rFonts w:ascii="Cambria" w:hAnsi="Cambria"/>
          <w:sz w:val="28"/>
          <w:szCs w:val="28"/>
        </w:rPr>
        <w:pPrChange w:id="23469" w:author="Claire S" w:date="2026-06-05T11:54:00Z" w16du:dateUtc="2026-06-05T10:54:00Z">
          <w:pPr>
            <w:spacing w:line="360" w:lineRule="auto"/>
            <w:ind w:firstLine="720"/>
            <w:contextualSpacing/>
          </w:pPr>
        </w:pPrChange>
      </w:pPr>
      <w:moveFrom w:id="23470" w:author="Claire S" w:date="2026-06-05T11:59:00Z" w16du:dateUtc="2026-06-05T10:59:00Z">
        <w:r w:rsidDel="00FD371D">
          <w:rPr>
            <w:rFonts w:ascii="Cambria" w:hAnsi="Cambria"/>
            <w:sz w:val="28"/>
            <w:szCs w:val="28"/>
          </w:rPr>
          <w:t>Spending almost every weekend together, i</w:t>
        </w:r>
        <w:r w:rsidR="002C011D" w:rsidDel="00FD371D">
          <w:rPr>
            <w:rFonts w:ascii="Cambria" w:hAnsi="Cambria"/>
            <w:sz w:val="28"/>
            <w:szCs w:val="28"/>
          </w:rPr>
          <w:t xml:space="preserve">t wasn’t long before </w:t>
        </w:r>
        <w:r w:rsidR="008B4121" w:rsidDel="00FD371D">
          <w:rPr>
            <w:rFonts w:ascii="Cambria" w:hAnsi="Cambria"/>
            <w:sz w:val="28"/>
            <w:szCs w:val="28"/>
          </w:rPr>
          <w:t>Savannah beg</w:t>
        </w:r>
        <w:r w:rsidR="002C011D" w:rsidDel="00FD371D">
          <w:rPr>
            <w:rFonts w:ascii="Cambria" w:hAnsi="Cambria"/>
            <w:sz w:val="28"/>
            <w:szCs w:val="28"/>
          </w:rPr>
          <w:t>a</w:t>
        </w:r>
        <w:r w:rsidR="008B4121" w:rsidDel="00FD371D">
          <w:rPr>
            <w:rFonts w:ascii="Cambria" w:hAnsi="Cambria"/>
            <w:sz w:val="28"/>
            <w:szCs w:val="28"/>
          </w:rPr>
          <w:t xml:space="preserve">n to </w:t>
        </w:r>
        <w:r w:rsidDel="00FD371D">
          <w:rPr>
            <w:rFonts w:ascii="Cambria" w:hAnsi="Cambria"/>
            <w:sz w:val="28"/>
            <w:szCs w:val="28"/>
          </w:rPr>
          <w:t>think</w:t>
        </w:r>
        <w:r w:rsidR="008B4121" w:rsidDel="00FD371D">
          <w:rPr>
            <w:rFonts w:ascii="Cambria" w:hAnsi="Cambria"/>
            <w:sz w:val="28"/>
            <w:szCs w:val="28"/>
          </w:rPr>
          <w:t xml:space="preserve"> </w:t>
        </w:r>
        <w:r w:rsidR="00BB115E" w:rsidDel="00FD371D">
          <w:rPr>
            <w:rFonts w:ascii="Cambria" w:hAnsi="Cambria"/>
            <w:sz w:val="28"/>
            <w:szCs w:val="28"/>
          </w:rPr>
          <w:t>Dex</w:t>
        </w:r>
        <w:r w:rsidR="008B4121" w:rsidDel="00FD371D">
          <w:rPr>
            <w:rFonts w:ascii="Cambria" w:hAnsi="Cambria"/>
            <w:sz w:val="28"/>
            <w:szCs w:val="28"/>
          </w:rPr>
          <w:t xml:space="preserve"> was ‘The One’, so it came as </w:t>
        </w:r>
        <w:r w:rsidR="0046382D" w:rsidDel="00FD371D">
          <w:rPr>
            <w:rFonts w:ascii="Cambria" w:hAnsi="Cambria"/>
            <w:sz w:val="28"/>
            <w:szCs w:val="28"/>
          </w:rPr>
          <w:t xml:space="preserve">something of </w:t>
        </w:r>
        <w:r w:rsidR="008B4121" w:rsidDel="00FD371D">
          <w:rPr>
            <w:rFonts w:ascii="Cambria" w:hAnsi="Cambria"/>
            <w:sz w:val="28"/>
            <w:szCs w:val="28"/>
          </w:rPr>
          <w:t xml:space="preserve">a shock to understand Dex himself didn’t </w:t>
        </w:r>
        <w:r w:rsidDel="00FD371D">
          <w:rPr>
            <w:rFonts w:ascii="Cambria" w:hAnsi="Cambria"/>
            <w:sz w:val="28"/>
            <w:szCs w:val="28"/>
          </w:rPr>
          <w:t>believe</w:t>
        </w:r>
        <w:r w:rsidR="008B4121" w:rsidDel="00FD371D">
          <w:rPr>
            <w:rFonts w:ascii="Cambria" w:hAnsi="Cambria"/>
            <w:sz w:val="28"/>
            <w:szCs w:val="28"/>
          </w:rPr>
          <w:t xml:space="preserve"> ‘The One’ existed. He loved Savannah deeply, </w:t>
        </w:r>
        <w:r w:rsidR="00BB115E" w:rsidDel="00FD371D">
          <w:rPr>
            <w:rFonts w:ascii="Cambria" w:hAnsi="Cambria"/>
            <w:sz w:val="28"/>
            <w:szCs w:val="28"/>
          </w:rPr>
          <w:t>she knew that; he</w:t>
        </w:r>
        <w:r w:rsidR="008B4121" w:rsidDel="00FD371D">
          <w:rPr>
            <w:rFonts w:ascii="Cambria" w:hAnsi="Cambria"/>
            <w:sz w:val="28"/>
            <w:szCs w:val="28"/>
          </w:rPr>
          <w:t xml:space="preserve"> was </w:t>
        </w:r>
        <w:r w:rsidDel="00FD371D">
          <w:rPr>
            <w:rFonts w:ascii="Cambria" w:hAnsi="Cambria"/>
            <w:sz w:val="28"/>
            <w:szCs w:val="28"/>
          </w:rPr>
          <w:t xml:space="preserve">beyond kind, and very </w:t>
        </w:r>
        <w:r w:rsidR="008B4121" w:rsidDel="00FD371D">
          <w:rPr>
            <w:rFonts w:ascii="Cambria" w:hAnsi="Cambria"/>
            <w:sz w:val="28"/>
            <w:szCs w:val="28"/>
          </w:rPr>
          <w:t xml:space="preserve">tolerant of her insecurities - but </w:t>
        </w:r>
        <w:r w:rsidDel="00FD371D">
          <w:rPr>
            <w:rFonts w:ascii="Cambria" w:hAnsi="Cambria"/>
            <w:sz w:val="28"/>
            <w:szCs w:val="28"/>
          </w:rPr>
          <w:t xml:space="preserve">it turned out he was into </w:t>
        </w:r>
        <w:r w:rsidR="008B4121" w:rsidDel="00FD371D">
          <w:rPr>
            <w:rFonts w:ascii="Cambria" w:hAnsi="Cambria"/>
            <w:sz w:val="28"/>
            <w:szCs w:val="28"/>
          </w:rPr>
          <w:t>all sorts of exotic pleasures</w:t>
        </w:r>
        <w:r w:rsidDel="00FD371D">
          <w:rPr>
            <w:rFonts w:ascii="Cambria" w:hAnsi="Cambria"/>
            <w:sz w:val="28"/>
            <w:szCs w:val="28"/>
          </w:rPr>
          <w:t>, sexually</w:t>
        </w:r>
        <w:r w:rsidR="005451ED" w:rsidDel="00FD371D">
          <w:rPr>
            <w:rFonts w:ascii="Cambria" w:hAnsi="Cambria"/>
            <w:sz w:val="28"/>
            <w:szCs w:val="28"/>
          </w:rPr>
          <w:t>.  Sure,</w:t>
        </w:r>
        <w:r w:rsidR="00B81175" w:rsidDel="00FD371D">
          <w:rPr>
            <w:rFonts w:ascii="Cambria" w:hAnsi="Cambria"/>
            <w:sz w:val="28"/>
            <w:szCs w:val="28"/>
          </w:rPr>
          <w:t xml:space="preserve"> he was a one woman man up to a point</w:t>
        </w:r>
        <w:r w:rsidR="005451ED" w:rsidDel="00FD371D">
          <w:rPr>
            <w:rFonts w:ascii="Cambria" w:hAnsi="Cambria"/>
            <w:sz w:val="28"/>
            <w:szCs w:val="28"/>
          </w:rPr>
          <w:t>,</w:t>
        </w:r>
        <w:r w:rsidR="00B81175" w:rsidDel="00FD371D">
          <w:rPr>
            <w:rFonts w:ascii="Cambria" w:hAnsi="Cambria"/>
            <w:sz w:val="28"/>
            <w:szCs w:val="28"/>
          </w:rPr>
          <w:t xml:space="preserve"> </w:t>
        </w:r>
        <w:r w:rsidR="005451ED" w:rsidDel="00FD371D">
          <w:rPr>
            <w:rFonts w:ascii="Cambria" w:hAnsi="Cambria"/>
            <w:sz w:val="28"/>
            <w:szCs w:val="28"/>
          </w:rPr>
          <w:t>but</w:t>
        </w:r>
        <w:r w:rsidR="00B81175" w:rsidDel="00FD371D">
          <w:rPr>
            <w:rFonts w:ascii="Cambria" w:hAnsi="Cambria"/>
            <w:sz w:val="28"/>
            <w:szCs w:val="28"/>
          </w:rPr>
          <w:t xml:space="preserve"> up for an open relationship in others: gradually </w:t>
        </w:r>
        <w:r w:rsidR="008B4121" w:rsidDel="00FD371D">
          <w:rPr>
            <w:rFonts w:ascii="Cambria" w:hAnsi="Cambria"/>
            <w:sz w:val="28"/>
            <w:szCs w:val="28"/>
          </w:rPr>
          <w:t>introduc</w:t>
        </w:r>
        <w:r w:rsidR="005451ED" w:rsidDel="00FD371D">
          <w:rPr>
            <w:rFonts w:ascii="Cambria" w:hAnsi="Cambria"/>
            <w:sz w:val="28"/>
            <w:szCs w:val="28"/>
          </w:rPr>
          <w:t>ing</w:t>
        </w:r>
        <w:r w:rsidR="008B4121" w:rsidDel="00FD371D">
          <w:rPr>
            <w:rFonts w:ascii="Cambria" w:hAnsi="Cambria"/>
            <w:sz w:val="28"/>
            <w:szCs w:val="28"/>
          </w:rPr>
          <w:t xml:space="preserve"> her to </w:t>
        </w:r>
        <w:r w:rsidR="00B81175" w:rsidDel="00FD371D">
          <w:rPr>
            <w:rFonts w:ascii="Cambria" w:hAnsi="Cambria"/>
            <w:sz w:val="28"/>
            <w:szCs w:val="28"/>
          </w:rPr>
          <w:t>that world,</w:t>
        </w:r>
        <w:r w:rsidR="008B4121" w:rsidDel="00FD371D">
          <w:rPr>
            <w:rFonts w:ascii="Cambria" w:hAnsi="Cambria"/>
            <w:sz w:val="28"/>
            <w:szCs w:val="28"/>
          </w:rPr>
          <w:t xml:space="preserve"> until she surprised herself when she’d started to like them too…</w:t>
        </w:r>
      </w:moveFrom>
      <w:moveFromRangeEnd w:id="23459"/>
      <w:commentRangeEnd w:id="23460"/>
      <w:del w:id="23471" w:author="Claire S" w:date="2026-06-05T11:59:00Z" w16du:dateUtc="2026-06-05T10:59:00Z">
        <w:r w:rsidR="0016233F" w:rsidDel="00FD371D">
          <w:rPr>
            <w:rStyle w:val="CommentReference"/>
            <w:rFonts w:ascii="Cambria" w:hAnsi="Cambria"/>
            <w:sz w:val="28"/>
            <w:szCs w:val="28"/>
          </w:rPr>
          <w:commentReference w:id="23460"/>
        </w:r>
      </w:del>
    </w:p>
    <w:p w14:paraId="75AE0E5F" w14:textId="1631F380" w:rsidR="00B81175" w:rsidRDefault="00D72B7B" w:rsidP="008B4121">
      <w:pPr>
        <w:spacing w:line="360" w:lineRule="auto"/>
        <w:ind w:firstLine="720"/>
        <w:contextualSpacing/>
        <w:rPr>
          <w:rFonts w:ascii="Cambria" w:hAnsi="Cambria"/>
          <w:sz w:val="28"/>
          <w:szCs w:val="28"/>
        </w:rPr>
      </w:pPr>
      <w:del w:id="23472" w:author="Claire S" w:date="2026-07-31T17:27:00Z" w16du:dateUtc="2026-07-31T16:27:00Z">
        <w:r w:rsidDel="00293E76">
          <w:rPr>
            <w:rFonts w:ascii="Cambria" w:hAnsi="Cambria"/>
            <w:sz w:val="28"/>
            <w:szCs w:val="28"/>
          </w:rPr>
          <w:delText>But</w:delText>
        </w:r>
      </w:del>
      <w:ins w:id="23473" w:author="Claire S" w:date="2026-07-31T17:27:00Z" w16du:dateUtc="2026-07-31T16:27:00Z">
        <w:r w:rsidR="00293E76">
          <w:rPr>
            <w:rFonts w:ascii="Cambria" w:hAnsi="Cambria"/>
            <w:sz w:val="28"/>
            <w:szCs w:val="28"/>
          </w:rPr>
          <w:t>N</w:t>
        </w:r>
      </w:ins>
      <w:ins w:id="23474" w:author="Claire S" w:date="2026-06-05T12:06:00Z" w16du:dateUtc="2026-06-05T11:06:00Z">
        <w:r w:rsidR="001A3D39">
          <w:rPr>
            <w:rFonts w:ascii="Cambria" w:hAnsi="Cambria"/>
            <w:sz w:val="28"/>
            <w:szCs w:val="28"/>
          </w:rPr>
          <w:t>one of them were Dex</w:t>
        </w:r>
      </w:ins>
      <w:ins w:id="23475" w:author="Claire S" w:date="2026-06-05T14:59:00Z" w16du:dateUtc="2026-06-05T13:59:00Z">
        <w:r w:rsidR="007C09B9">
          <w:rPr>
            <w:rFonts w:ascii="Cambria" w:hAnsi="Cambria"/>
            <w:sz w:val="28"/>
            <w:szCs w:val="28"/>
          </w:rPr>
          <w:t>,</w:t>
        </w:r>
      </w:ins>
      <w:ins w:id="23476" w:author="Claire S" w:date="2026-06-05T12:06:00Z" w16du:dateUtc="2026-06-05T11:06:00Z">
        <w:r w:rsidR="001A3D39">
          <w:rPr>
            <w:rFonts w:ascii="Cambria" w:hAnsi="Cambria"/>
            <w:sz w:val="28"/>
            <w:szCs w:val="28"/>
          </w:rPr>
          <w:t xml:space="preserve"> and </w:t>
        </w:r>
      </w:ins>
      <w:ins w:id="23477" w:author="Claire S" w:date="2026-06-05T14:59:00Z" w16du:dateUtc="2026-06-05T13:59:00Z">
        <w:r w:rsidR="007C09B9">
          <w:rPr>
            <w:rFonts w:ascii="Cambria" w:hAnsi="Cambria"/>
            <w:sz w:val="28"/>
            <w:szCs w:val="28"/>
          </w:rPr>
          <w:t>he</w:t>
        </w:r>
      </w:ins>
      <w:ins w:id="23478" w:author="Claire S" w:date="2026-06-05T12:06:00Z" w16du:dateUtc="2026-06-05T11:06:00Z">
        <w:r w:rsidR="001A3D39">
          <w:rPr>
            <w:rFonts w:ascii="Cambria" w:hAnsi="Cambria"/>
            <w:sz w:val="28"/>
            <w:szCs w:val="28"/>
          </w:rPr>
          <w:t xml:space="preserve"> was the only person she </w:t>
        </w:r>
      </w:ins>
      <w:del w:id="23479" w:author="Claire S" w:date="2026-06-05T12:06:00Z" w16du:dateUtc="2026-06-05T11:06:00Z">
        <w:r w:rsidDel="001A3D39">
          <w:rPr>
            <w:rFonts w:ascii="Cambria" w:hAnsi="Cambria"/>
            <w:sz w:val="28"/>
            <w:szCs w:val="28"/>
          </w:rPr>
          <w:delText xml:space="preserve"> she wasn’t interested in any man (or woman) now – she just </w:delText>
        </w:r>
      </w:del>
      <w:r>
        <w:rPr>
          <w:rFonts w:ascii="Cambria" w:hAnsi="Cambria"/>
          <w:sz w:val="28"/>
          <w:szCs w:val="28"/>
        </w:rPr>
        <w:t>wanted</w:t>
      </w:r>
      <w:del w:id="23480" w:author="Claire S" w:date="2026-06-05T12:06:00Z" w16du:dateUtc="2026-06-05T11:06:00Z">
        <w:r w:rsidDel="001A3D39">
          <w:rPr>
            <w:rFonts w:ascii="Cambria" w:hAnsi="Cambria"/>
            <w:sz w:val="28"/>
            <w:szCs w:val="28"/>
          </w:rPr>
          <w:delText xml:space="preserve"> Dex back</w:delText>
        </w:r>
      </w:del>
      <w:r>
        <w:rPr>
          <w:rFonts w:ascii="Cambria" w:hAnsi="Cambria"/>
          <w:sz w:val="28"/>
          <w:szCs w:val="28"/>
        </w:rPr>
        <w:t xml:space="preserve">.  </w:t>
      </w:r>
      <w:r w:rsidR="00B81175">
        <w:rPr>
          <w:rFonts w:ascii="Cambria" w:hAnsi="Cambria"/>
          <w:sz w:val="28"/>
          <w:szCs w:val="28"/>
        </w:rPr>
        <w:t>And knowing that wasn’t going to happen – she was a realist</w:t>
      </w:r>
      <w:ins w:id="23481" w:author="Daisy Watt" w:date="2026-06-23T07:02:00Z" w16du:dateUtc="2026-06-23T05:02:00Z">
        <w:r w:rsidR="00413AC9">
          <w:rPr>
            <w:rFonts w:ascii="Cambria" w:hAnsi="Cambria"/>
            <w:sz w:val="28"/>
            <w:szCs w:val="28"/>
          </w:rPr>
          <w:t>,</w:t>
        </w:r>
      </w:ins>
      <w:r w:rsidR="00B81175">
        <w:rPr>
          <w:rFonts w:ascii="Cambria" w:hAnsi="Cambria"/>
          <w:sz w:val="28"/>
          <w:szCs w:val="28"/>
        </w:rPr>
        <w:t xml:space="preserve"> after all – the next thing on </w:t>
      </w:r>
      <w:r w:rsidR="00B45578">
        <w:rPr>
          <w:rFonts w:ascii="Cambria" w:hAnsi="Cambria"/>
          <w:sz w:val="28"/>
          <w:szCs w:val="28"/>
        </w:rPr>
        <w:t xml:space="preserve">Savannah’s </w:t>
      </w:r>
      <w:r w:rsidR="00B81175">
        <w:rPr>
          <w:rFonts w:ascii="Cambria" w:hAnsi="Cambria"/>
          <w:sz w:val="28"/>
          <w:szCs w:val="28"/>
        </w:rPr>
        <w:t xml:space="preserve">own list was the desire to </w:t>
      </w:r>
      <w:r>
        <w:rPr>
          <w:rFonts w:ascii="Cambria" w:hAnsi="Cambria"/>
          <w:sz w:val="28"/>
          <w:szCs w:val="28"/>
        </w:rPr>
        <w:t>survive</w:t>
      </w:r>
      <w:ins w:id="23482" w:author="Daisy Watt" w:date="2026-06-23T22:42:00Z" w16du:dateUtc="2026-06-23T20:42:00Z">
        <w:r w:rsidR="00B22348">
          <w:rPr>
            <w:rFonts w:ascii="Cambria" w:hAnsi="Cambria"/>
            <w:sz w:val="28"/>
            <w:szCs w:val="28"/>
          </w:rPr>
          <w:t>,</w:t>
        </w:r>
      </w:ins>
      <w:r>
        <w:rPr>
          <w:rFonts w:ascii="Cambria" w:hAnsi="Cambria"/>
          <w:sz w:val="28"/>
          <w:szCs w:val="28"/>
        </w:rPr>
        <w:t xml:space="preserve"> herself. </w:t>
      </w:r>
    </w:p>
    <w:p w14:paraId="78380750" w14:textId="4861F976" w:rsidR="00D72B7B" w:rsidRDefault="00D72B7B" w:rsidP="008B4121">
      <w:pPr>
        <w:spacing w:line="360" w:lineRule="auto"/>
        <w:ind w:firstLine="720"/>
        <w:contextualSpacing/>
        <w:rPr>
          <w:rFonts w:ascii="Cambria" w:hAnsi="Cambria"/>
          <w:sz w:val="28"/>
          <w:szCs w:val="28"/>
        </w:rPr>
      </w:pPr>
      <w:r>
        <w:rPr>
          <w:rFonts w:ascii="Cambria" w:hAnsi="Cambria"/>
          <w:sz w:val="28"/>
          <w:szCs w:val="28"/>
        </w:rPr>
        <w:t xml:space="preserve">She was just </w:t>
      </w:r>
      <w:r w:rsidR="00B81175">
        <w:rPr>
          <w:rFonts w:ascii="Cambria" w:hAnsi="Cambria"/>
          <w:sz w:val="28"/>
          <w:szCs w:val="28"/>
        </w:rPr>
        <w:t>prayi</w:t>
      </w:r>
      <w:r>
        <w:rPr>
          <w:rFonts w:ascii="Cambria" w:hAnsi="Cambria"/>
          <w:sz w:val="28"/>
          <w:szCs w:val="28"/>
        </w:rPr>
        <w:t xml:space="preserve">ng </w:t>
      </w:r>
      <w:del w:id="23483" w:author="Claire S" w:date="2026-06-05T11:54:00Z" w16du:dateUtc="2026-06-05T10:54:00Z">
        <w:r w:rsidDel="00FD371D">
          <w:rPr>
            <w:rFonts w:ascii="Cambria" w:hAnsi="Cambria"/>
            <w:sz w:val="28"/>
            <w:szCs w:val="28"/>
          </w:rPr>
          <w:delText xml:space="preserve">this </w:delText>
        </w:r>
      </w:del>
      <w:r>
        <w:rPr>
          <w:rFonts w:ascii="Cambria" w:hAnsi="Cambria"/>
          <w:sz w:val="28"/>
          <w:szCs w:val="28"/>
        </w:rPr>
        <w:t xml:space="preserve">Clara </w:t>
      </w:r>
      <w:del w:id="23484" w:author="Claire S" w:date="2026-06-05T11:54:00Z" w16du:dateUtc="2026-06-05T10:54:00Z">
        <w:r w:rsidDel="00FD371D">
          <w:rPr>
            <w:rFonts w:ascii="Cambria" w:hAnsi="Cambria"/>
            <w:sz w:val="28"/>
            <w:szCs w:val="28"/>
          </w:rPr>
          <w:delText>girl</w:delText>
        </w:r>
      </w:del>
      <w:del w:id="23485" w:author="Claire S" w:date="2026-06-05T12:06:00Z" w16du:dateUtc="2026-06-05T11:06:00Z">
        <w:r w:rsidDel="001A3D39">
          <w:rPr>
            <w:rFonts w:ascii="Cambria" w:hAnsi="Cambria"/>
            <w:sz w:val="28"/>
            <w:szCs w:val="28"/>
          </w:rPr>
          <w:delText xml:space="preserve"> </w:delText>
        </w:r>
      </w:del>
      <w:r>
        <w:rPr>
          <w:rFonts w:ascii="Cambria" w:hAnsi="Cambria"/>
          <w:sz w:val="28"/>
          <w:szCs w:val="28"/>
        </w:rPr>
        <w:t>would have some more info</w:t>
      </w:r>
      <w:r w:rsidR="00B81175">
        <w:rPr>
          <w:rFonts w:ascii="Cambria" w:hAnsi="Cambria"/>
          <w:sz w:val="28"/>
          <w:szCs w:val="28"/>
        </w:rPr>
        <w:t>rmation</w:t>
      </w:r>
      <w:r>
        <w:rPr>
          <w:rFonts w:ascii="Cambria" w:hAnsi="Cambria"/>
          <w:sz w:val="28"/>
          <w:szCs w:val="28"/>
        </w:rPr>
        <w:t xml:space="preserve"> that might help</w:t>
      </w:r>
      <w:r w:rsidR="00B81175">
        <w:rPr>
          <w:rFonts w:ascii="Cambria" w:hAnsi="Cambria"/>
          <w:sz w:val="28"/>
          <w:szCs w:val="28"/>
        </w:rPr>
        <w:t xml:space="preserve"> – before it was </w:t>
      </w:r>
      <w:del w:id="23486" w:author="Claire S" w:date="2026-07-31T17:27:00Z" w16du:dateUtc="2026-07-31T16:27:00Z">
        <w:r w:rsidR="00B81175" w:rsidDel="00293E76">
          <w:rPr>
            <w:rFonts w:ascii="Cambria" w:hAnsi="Cambria"/>
            <w:sz w:val="28"/>
            <w:szCs w:val="28"/>
          </w:rPr>
          <w:delText>too late for them</w:delText>
        </w:r>
      </w:del>
      <w:ins w:id="23487" w:author="Claire S" w:date="2026-07-31T17:27:00Z" w16du:dateUtc="2026-07-31T16:27:00Z">
        <w:r w:rsidR="00293E76">
          <w:rPr>
            <w:rFonts w:ascii="Cambria" w:hAnsi="Cambria"/>
            <w:sz w:val="28"/>
            <w:szCs w:val="28"/>
          </w:rPr>
          <w:t>curtains for them</w:t>
        </w:r>
      </w:ins>
      <w:r w:rsidR="00B81175">
        <w:rPr>
          <w:rFonts w:ascii="Cambria" w:hAnsi="Cambria"/>
          <w:sz w:val="28"/>
          <w:szCs w:val="28"/>
        </w:rPr>
        <w:t xml:space="preserve"> both.</w:t>
      </w:r>
    </w:p>
    <w:p w14:paraId="16550BE5" w14:textId="77777777" w:rsidR="008B4121" w:rsidRDefault="008B4121" w:rsidP="008B4121">
      <w:pPr>
        <w:spacing w:line="360" w:lineRule="auto"/>
        <w:contextualSpacing/>
        <w:rPr>
          <w:rFonts w:ascii="Cambria" w:hAnsi="Cambria"/>
          <w:sz w:val="28"/>
          <w:szCs w:val="28"/>
        </w:rPr>
      </w:pPr>
    </w:p>
    <w:p w14:paraId="57B60A1C" w14:textId="77777777" w:rsidR="008B4121" w:rsidRDefault="008B4121" w:rsidP="008B4121">
      <w:pPr>
        <w:spacing w:line="360" w:lineRule="auto"/>
        <w:contextualSpacing/>
        <w:rPr>
          <w:rFonts w:ascii="Cambria" w:hAnsi="Cambria"/>
          <w:sz w:val="28"/>
          <w:szCs w:val="28"/>
        </w:rPr>
      </w:pPr>
      <w:commentRangeStart w:id="23488"/>
      <w:r>
        <w:rPr>
          <w:rFonts w:ascii="Cambria" w:hAnsi="Cambria"/>
          <w:sz w:val="28"/>
          <w:szCs w:val="28"/>
        </w:rPr>
        <w:t>*</w:t>
      </w:r>
      <w:commentRangeEnd w:id="23488"/>
      <w:r w:rsidR="0016233F">
        <w:rPr>
          <w:rStyle w:val="CommentReference"/>
          <w:rFonts w:ascii="Cambria" w:hAnsi="Cambria"/>
          <w:sz w:val="28"/>
          <w:szCs w:val="28"/>
        </w:rPr>
        <w:commentReference w:id="23488"/>
      </w:r>
    </w:p>
    <w:p w14:paraId="1B3171D9" w14:textId="64466A4C" w:rsidR="0034760D" w:rsidRDefault="0034760D" w:rsidP="008B4121">
      <w:pPr>
        <w:spacing w:line="360" w:lineRule="auto"/>
        <w:contextualSpacing/>
        <w:rPr>
          <w:rFonts w:ascii="Cambria" w:hAnsi="Cambria"/>
          <w:sz w:val="28"/>
          <w:szCs w:val="28"/>
        </w:rPr>
      </w:pPr>
      <w:r>
        <w:rPr>
          <w:rFonts w:ascii="Cambria" w:hAnsi="Cambria"/>
          <w:sz w:val="28"/>
          <w:szCs w:val="28"/>
        </w:rPr>
        <w:tab/>
        <w:t xml:space="preserve">‘Can I get you a drink?’ Savannah let </w:t>
      </w:r>
      <w:r w:rsidR="00FA1389">
        <w:rPr>
          <w:rFonts w:ascii="Cambria" w:hAnsi="Cambria"/>
          <w:sz w:val="28"/>
          <w:szCs w:val="28"/>
        </w:rPr>
        <w:t xml:space="preserve">a nervous </w:t>
      </w:r>
      <w:r w:rsidR="00490D81">
        <w:rPr>
          <w:rFonts w:ascii="Cambria" w:hAnsi="Cambria"/>
          <w:sz w:val="28"/>
          <w:szCs w:val="28"/>
        </w:rPr>
        <w:t>Clara</w:t>
      </w:r>
      <w:r>
        <w:rPr>
          <w:rFonts w:ascii="Cambria" w:hAnsi="Cambria"/>
          <w:sz w:val="28"/>
          <w:szCs w:val="28"/>
        </w:rPr>
        <w:t xml:space="preserve"> in</w:t>
      </w:r>
      <w:ins w:id="23489" w:author="Daisy Watt" w:date="2026-06-23T07:02:00Z" w16du:dateUtc="2026-06-23T05:02:00Z">
        <w:r w:rsidR="00F63974">
          <w:rPr>
            <w:rFonts w:ascii="Cambria" w:hAnsi="Cambria"/>
            <w:sz w:val="28"/>
            <w:szCs w:val="28"/>
          </w:rPr>
          <w:t>,</w:t>
        </w:r>
      </w:ins>
      <w:r w:rsidR="00B81175">
        <w:rPr>
          <w:rFonts w:ascii="Cambria" w:hAnsi="Cambria"/>
          <w:sz w:val="28"/>
          <w:szCs w:val="28"/>
        </w:rPr>
        <w:t xml:space="preserve"> half an hour later</w:t>
      </w:r>
      <w:r>
        <w:rPr>
          <w:rFonts w:ascii="Cambria" w:hAnsi="Cambria"/>
          <w:sz w:val="28"/>
          <w:szCs w:val="28"/>
        </w:rPr>
        <w:t xml:space="preserve">. </w:t>
      </w:r>
    </w:p>
    <w:p w14:paraId="6DDD75CC" w14:textId="2DAFDD9E" w:rsidR="00F86AED" w:rsidRDefault="00BB115E" w:rsidP="008B4121">
      <w:pPr>
        <w:spacing w:line="360" w:lineRule="auto"/>
        <w:contextualSpacing/>
        <w:rPr>
          <w:rFonts w:ascii="Cambria" w:hAnsi="Cambria"/>
          <w:sz w:val="28"/>
          <w:szCs w:val="28"/>
        </w:rPr>
      </w:pPr>
      <w:r>
        <w:rPr>
          <w:rFonts w:ascii="Cambria" w:hAnsi="Cambria"/>
          <w:sz w:val="28"/>
          <w:szCs w:val="28"/>
        </w:rPr>
        <w:tab/>
        <w:t xml:space="preserve">‘Sure,’ Clara said as Kylie the </w:t>
      </w:r>
      <w:r w:rsidR="00D72B7B">
        <w:rPr>
          <w:rFonts w:ascii="Cambria" w:hAnsi="Cambria"/>
          <w:sz w:val="28"/>
          <w:szCs w:val="28"/>
        </w:rPr>
        <w:t>Chihuahua</w:t>
      </w:r>
      <w:r>
        <w:rPr>
          <w:rFonts w:ascii="Cambria" w:hAnsi="Cambria"/>
          <w:sz w:val="28"/>
          <w:szCs w:val="28"/>
        </w:rPr>
        <w:t xml:space="preserve"> growled at her</w:t>
      </w:r>
      <w:r w:rsidR="00B81175">
        <w:rPr>
          <w:rFonts w:ascii="Cambria" w:hAnsi="Cambria"/>
          <w:sz w:val="28"/>
          <w:szCs w:val="28"/>
        </w:rPr>
        <w:t xml:space="preserve"> from the safety of the doorway</w:t>
      </w:r>
      <w:r>
        <w:rPr>
          <w:rFonts w:ascii="Cambria" w:hAnsi="Cambria"/>
          <w:sz w:val="28"/>
          <w:szCs w:val="28"/>
        </w:rPr>
        <w:t>.</w:t>
      </w:r>
      <w:r w:rsidR="00F86AED">
        <w:rPr>
          <w:rFonts w:ascii="Cambria" w:hAnsi="Cambria"/>
          <w:sz w:val="28"/>
          <w:szCs w:val="28"/>
        </w:rPr>
        <w:t xml:space="preserve"> ‘</w:t>
      </w:r>
      <w:r w:rsidR="00B81175">
        <w:rPr>
          <w:rFonts w:ascii="Cambria" w:hAnsi="Cambria"/>
          <w:sz w:val="28"/>
          <w:szCs w:val="28"/>
        </w:rPr>
        <w:t>Maybe</w:t>
      </w:r>
      <w:r w:rsidR="00F86AED">
        <w:rPr>
          <w:rFonts w:ascii="Cambria" w:hAnsi="Cambria"/>
          <w:sz w:val="28"/>
          <w:szCs w:val="28"/>
        </w:rPr>
        <w:t xml:space="preserve"> a cup of tea</w:t>
      </w:r>
      <w:r w:rsidR="00B81175">
        <w:rPr>
          <w:rFonts w:ascii="Cambria" w:hAnsi="Cambria"/>
          <w:sz w:val="28"/>
          <w:szCs w:val="28"/>
        </w:rPr>
        <w:t>?</w:t>
      </w:r>
      <w:r w:rsidR="00F86AED">
        <w:rPr>
          <w:rFonts w:ascii="Cambria" w:hAnsi="Cambria"/>
          <w:sz w:val="28"/>
          <w:szCs w:val="28"/>
        </w:rPr>
        <w:t xml:space="preserve">’ </w:t>
      </w:r>
    </w:p>
    <w:p w14:paraId="7BD57885" w14:textId="5EF39F75" w:rsidR="00F86AED" w:rsidRDefault="00F86AED" w:rsidP="008B4121">
      <w:pPr>
        <w:spacing w:line="360" w:lineRule="auto"/>
        <w:contextualSpacing/>
        <w:rPr>
          <w:rFonts w:ascii="Cambria" w:hAnsi="Cambria"/>
          <w:sz w:val="28"/>
          <w:szCs w:val="28"/>
        </w:rPr>
      </w:pPr>
      <w:r>
        <w:rPr>
          <w:rFonts w:ascii="Cambria" w:hAnsi="Cambria"/>
          <w:sz w:val="28"/>
          <w:szCs w:val="28"/>
        </w:rPr>
        <w:tab/>
        <w:t>‘Sorry</w:t>
      </w:r>
      <w:r w:rsidR="00B45578">
        <w:rPr>
          <w:rFonts w:ascii="Cambria" w:hAnsi="Cambria"/>
          <w:sz w:val="28"/>
          <w:szCs w:val="28"/>
        </w:rPr>
        <w:t xml:space="preserve"> about her</w:t>
      </w:r>
      <w:del w:id="23490" w:author="Daisy Watt" w:date="2026-06-23T22:43:00Z" w16du:dateUtc="2026-06-23T20:43:00Z">
        <w:r w:rsidDel="00601368">
          <w:rPr>
            <w:rFonts w:ascii="Cambria" w:hAnsi="Cambria"/>
            <w:sz w:val="28"/>
            <w:szCs w:val="28"/>
          </w:rPr>
          <w:delText>,</w:delText>
        </w:r>
      </w:del>
      <w:ins w:id="23491" w:author="Daisy Watt" w:date="2026-06-23T22:43:00Z" w16du:dateUtc="2026-06-23T20:43:00Z">
        <w:r w:rsidR="00601368">
          <w:rPr>
            <w:rFonts w:ascii="Cambria" w:hAnsi="Cambria"/>
            <w:sz w:val="28"/>
            <w:szCs w:val="28"/>
          </w:rPr>
          <w:t>.</w:t>
        </w:r>
      </w:ins>
      <w:r>
        <w:rPr>
          <w:rFonts w:ascii="Cambria" w:hAnsi="Cambria"/>
          <w:sz w:val="28"/>
          <w:szCs w:val="28"/>
        </w:rPr>
        <w:t xml:space="preserve">’ Savannah led the way into the enormous kitchen, the little </w:t>
      </w:r>
      <w:r w:rsidRPr="00293E76">
        <w:rPr>
          <w:rFonts w:ascii="Cambria" w:hAnsi="Cambria"/>
          <w:sz w:val="28"/>
          <w:szCs w:val="28"/>
        </w:rPr>
        <w:t xml:space="preserve">dog </w:t>
      </w:r>
      <w:del w:id="23492" w:author="Claire S" w:date="2026-07-31T17:28:00Z" w16du:dateUtc="2026-07-31T16:28:00Z">
        <w:r w:rsidRPr="00293E76" w:rsidDel="00293E76">
          <w:rPr>
            <w:rFonts w:ascii="Cambria" w:hAnsi="Cambria"/>
            <w:sz w:val="28"/>
            <w:szCs w:val="28"/>
          </w:rPr>
          <w:delText>pattering</w:delText>
        </w:r>
        <w:r w:rsidDel="00293E76">
          <w:rPr>
            <w:rFonts w:ascii="Cambria" w:hAnsi="Cambria"/>
            <w:sz w:val="28"/>
            <w:szCs w:val="28"/>
          </w:rPr>
          <w:delText xml:space="preserve"> </w:delText>
        </w:r>
      </w:del>
      <w:ins w:id="23493" w:author="Claire S" w:date="2026-07-31T17:28:00Z" w16du:dateUtc="2026-07-31T16:28:00Z">
        <w:r w:rsidR="00293E76">
          <w:rPr>
            <w:rFonts w:ascii="Cambria" w:hAnsi="Cambria"/>
            <w:sz w:val="28"/>
            <w:szCs w:val="28"/>
          </w:rPr>
          <w:t>skitt</w:t>
        </w:r>
        <w:r w:rsidR="00293E76" w:rsidRPr="00293E76">
          <w:rPr>
            <w:rFonts w:ascii="Cambria" w:hAnsi="Cambria"/>
            <w:sz w:val="28"/>
            <w:szCs w:val="28"/>
          </w:rPr>
          <w:t>ering</w:t>
        </w:r>
        <w:r w:rsidR="00293E76">
          <w:rPr>
            <w:rFonts w:ascii="Cambria" w:hAnsi="Cambria"/>
            <w:sz w:val="28"/>
            <w:szCs w:val="28"/>
          </w:rPr>
          <w:t xml:space="preserve"> </w:t>
        </w:r>
      </w:ins>
      <w:r w:rsidR="00B45578">
        <w:rPr>
          <w:rFonts w:ascii="Cambria" w:hAnsi="Cambria"/>
          <w:sz w:val="28"/>
          <w:szCs w:val="28"/>
        </w:rPr>
        <w:t>behind</w:t>
      </w:r>
      <w:r>
        <w:rPr>
          <w:rFonts w:ascii="Cambria" w:hAnsi="Cambria"/>
          <w:sz w:val="28"/>
          <w:szCs w:val="28"/>
        </w:rPr>
        <w:t>. ‘</w:t>
      </w:r>
      <w:r w:rsidR="00B45578">
        <w:rPr>
          <w:rFonts w:ascii="Cambria" w:hAnsi="Cambria"/>
          <w:sz w:val="28"/>
          <w:szCs w:val="28"/>
        </w:rPr>
        <w:t>T</w:t>
      </w:r>
      <w:r>
        <w:rPr>
          <w:rFonts w:ascii="Cambria" w:hAnsi="Cambria"/>
          <w:sz w:val="28"/>
          <w:szCs w:val="28"/>
        </w:rPr>
        <w:t xml:space="preserve">hinks she’s a </w:t>
      </w:r>
      <w:del w:id="23494" w:author="Daisy Watt" w:date="2026-06-23T22:44:00Z" w16du:dateUtc="2026-06-23T20:44:00Z">
        <w:r w:rsidDel="00F124AF">
          <w:rPr>
            <w:rFonts w:ascii="Cambria" w:hAnsi="Cambria"/>
            <w:sz w:val="28"/>
            <w:szCs w:val="28"/>
          </w:rPr>
          <w:delText>r</w:delText>
        </w:r>
      </w:del>
      <w:ins w:id="23495" w:author="Daisy Watt" w:date="2026-06-23T22:44:00Z" w16du:dateUtc="2026-06-23T20:44:00Z">
        <w:r w:rsidR="00F124AF">
          <w:rPr>
            <w:rFonts w:ascii="Cambria" w:hAnsi="Cambria"/>
            <w:sz w:val="28"/>
            <w:szCs w:val="28"/>
          </w:rPr>
          <w:t>R</w:t>
        </w:r>
      </w:ins>
      <w:r>
        <w:rPr>
          <w:rFonts w:ascii="Cambria" w:hAnsi="Cambria"/>
          <w:sz w:val="28"/>
          <w:szCs w:val="28"/>
        </w:rPr>
        <w:t>ottweiler.’</w:t>
      </w:r>
    </w:p>
    <w:p w14:paraId="6976714A" w14:textId="36AB1587" w:rsidR="00F86AED" w:rsidRDefault="00F86AED" w:rsidP="00F86AED">
      <w:pPr>
        <w:spacing w:line="360" w:lineRule="auto"/>
        <w:ind w:firstLine="720"/>
        <w:contextualSpacing/>
        <w:rPr>
          <w:rFonts w:ascii="Cambria" w:hAnsi="Cambria"/>
          <w:sz w:val="28"/>
          <w:szCs w:val="28"/>
        </w:rPr>
      </w:pPr>
      <w:r>
        <w:rPr>
          <w:rFonts w:ascii="Cambria" w:hAnsi="Cambria"/>
          <w:sz w:val="28"/>
          <w:szCs w:val="28"/>
        </w:rPr>
        <w:t xml:space="preserve">‘Bless her!’ Clara </w:t>
      </w:r>
      <w:del w:id="23496" w:author="Claire S" w:date="2026-06-05T15:00:00Z" w16du:dateUtc="2026-06-05T14:00:00Z">
        <w:r w:rsidDel="006D7543">
          <w:rPr>
            <w:rFonts w:ascii="Cambria" w:hAnsi="Cambria"/>
            <w:sz w:val="28"/>
            <w:szCs w:val="28"/>
          </w:rPr>
          <w:delText>grinned</w:delText>
        </w:r>
      </w:del>
      <w:ins w:id="23497" w:author="Claire S" w:date="2026-06-08T17:14:00Z" w16du:dateUtc="2026-06-08T16:14:00Z">
        <w:r w:rsidR="0055286A">
          <w:rPr>
            <w:rFonts w:ascii="Cambria" w:hAnsi="Cambria"/>
            <w:sz w:val="28"/>
            <w:szCs w:val="28"/>
          </w:rPr>
          <w:t>peer</w:t>
        </w:r>
      </w:ins>
      <w:ins w:id="23498" w:author="Claire S" w:date="2026-06-05T15:00:00Z" w16du:dateUtc="2026-06-05T14:00:00Z">
        <w:r w:rsidR="006D7543">
          <w:rPr>
            <w:rFonts w:ascii="Cambria" w:hAnsi="Cambria"/>
            <w:sz w:val="28"/>
            <w:szCs w:val="28"/>
          </w:rPr>
          <w:t>ed down</w:t>
        </w:r>
      </w:ins>
      <w:r>
        <w:rPr>
          <w:rFonts w:ascii="Cambria" w:hAnsi="Cambria"/>
          <w:sz w:val="28"/>
          <w:szCs w:val="28"/>
        </w:rPr>
        <w:t>. ‘She’s not exactly scary, is she?’</w:t>
      </w:r>
    </w:p>
    <w:p w14:paraId="27AF2685" w14:textId="79CFA8C9" w:rsidR="0086790F" w:rsidRDefault="00F86AED" w:rsidP="0086790F">
      <w:pPr>
        <w:spacing w:line="360" w:lineRule="auto"/>
        <w:ind w:firstLine="720"/>
        <w:contextualSpacing/>
        <w:rPr>
          <w:rFonts w:ascii="Cambria" w:hAnsi="Cambria"/>
          <w:sz w:val="28"/>
          <w:szCs w:val="28"/>
        </w:rPr>
      </w:pPr>
      <w:r>
        <w:rPr>
          <w:rFonts w:ascii="Cambria" w:hAnsi="Cambria"/>
          <w:sz w:val="28"/>
          <w:szCs w:val="28"/>
        </w:rPr>
        <w:t xml:space="preserve">A </w:t>
      </w:r>
      <w:del w:id="23499" w:author="Daisy Watt" w:date="2026-06-23T22:45:00Z" w16du:dateUtc="2026-06-23T20:45:00Z">
        <w:r w:rsidDel="00DF3162">
          <w:rPr>
            <w:rFonts w:ascii="Cambria" w:hAnsi="Cambria"/>
            <w:sz w:val="28"/>
            <w:szCs w:val="28"/>
          </w:rPr>
          <w:delText>r</w:delText>
        </w:r>
      </w:del>
      <w:ins w:id="23500" w:author="Daisy Watt" w:date="2026-06-23T22:45:00Z" w16du:dateUtc="2026-06-23T20:45:00Z">
        <w:r w:rsidR="00DF3162">
          <w:rPr>
            <w:rFonts w:ascii="Cambria" w:hAnsi="Cambria"/>
            <w:sz w:val="28"/>
            <w:szCs w:val="28"/>
          </w:rPr>
          <w:t>R</w:t>
        </w:r>
      </w:ins>
      <w:r>
        <w:rPr>
          <w:rFonts w:ascii="Cambria" w:hAnsi="Cambria"/>
          <w:sz w:val="28"/>
          <w:szCs w:val="28"/>
        </w:rPr>
        <w:t>ottweiler wasn’t a bad idea, Savannah thought absently, putting</w:t>
      </w:r>
      <w:ins w:id="23501" w:author="Daisy Watt" w:date="2026-06-23T22:45:00Z" w16du:dateUtc="2026-06-23T20:45:00Z">
        <w:r w:rsidR="005B3916">
          <w:rPr>
            <w:rFonts w:ascii="Cambria" w:hAnsi="Cambria"/>
            <w:sz w:val="28"/>
            <w:szCs w:val="28"/>
          </w:rPr>
          <w:t xml:space="preserve"> on</w:t>
        </w:r>
      </w:ins>
      <w:r>
        <w:rPr>
          <w:rFonts w:ascii="Cambria" w:hAnsi="Cambria"/>
          <w:sz w:val="28"/>
          <w:szCs w:val="28"/>
        </w:rPr>
        <w:t xml:space="preserve"> the kettle </w:t>
      </w:r>
      <w:ins w:id="23502" w:author="Daisy Watt" w:date="2026-06-23T22:45:00Z" w16du:dateUtc="2026-06-23T20:45:00Z">
        <w:r w:rsidR="005B3916">
          <w:rPr>
            <w:rFonts w:ascii="Cambria" w:hAnsi="Cambria"/>
            <w:sz w:val="28"/>
            <w:szCs w:val="28"/>
          </w:rPr>
          <w:t>–</w:t>
        </w:r>
      </w:ins>
      <w:del w:id="23503" w:author="Daisy Watt" w:date="2026-06-23T22:45:00Z" w16du:dateUtc="2026-06-23T20:45:00Z">
        <w:r w:rsidDel="005B3916">
          <w:rPr>
            <w:rFonts w:ascii="Cambria" w:hAnsi="Cambria"/>
            <w:sz w:val="28"/>
            <w:szCs w:val="28"/>
          </w:rPr>
          <w:delText>on;</w:delText>
        </w:r>
      </w:del>
      <w:r>
        <w:rPr>
          <w:rFonts w:ascii="Cambria" w:hAnsi="Cambria"/>
          <w:sz w:val="28"/>
          <w:szCs w:val="28"/>
        </w:rPr>
        <w:t xml:space="preserve"> one of the few items in the kitchen she actually knew how to </w:t>
      </w:r>
      <w:r w:rsidR="00B45578">
        <w:rPr>
          <w:rFonts w:ascii="Cambria" w:hAnsi="Cambria"/>
          <w:sz w:val="28"/>
          <w:szCs w:val="28"/>
        </w:rPr>
        <w:t>use</w:t>
      </w:r>
      <w:r>
        <w:rPr>
          <w:rFonts w:ascii="Cambria" w:hAnsi="Cambria"/>
          <w:sz w:val="28"/>
          <w:szCs w:val="28"/>
        </w:rPr>
        <w:t xml:space="preserve">. ‘Basket, Kylie.’ </w:t>
      </w:r>
      <w:r w:rsidR="00FA1389">
        <w:rPr>
          <w:rFonts w:ascii="Cambria" w:hAnsi="Cambria"/>
          <w:sz w:val="28"/>
          <w:szCs w:val="28"/>
        </w:rPr>
        <w:t>The little dog pitter-</w:t>
      </w:r>
      <w:r w:rsidR="00FA1389" w:rsidRPr="00293E76">
        <w:rPr>
          <w:rFonts w:ascii="Cambria" w:hAnsi="Cambria"/>
          <w:sz w:val="28"/>
          <w:szCs w:val="28"/>
        </w:rPr>
        <w:t>pattered to a</w:t>
      </w:r>
      <w:r w:rsidR="00FA1389">
        <w:rPr>
          <w:rFonts w:ascii="Cambria" w:hAnsi="Cambria"/>
          <w:sz w:val="28"/>
          <w:szCs w:val="28"/>
        </w:rPr>
        <w:t xml:space="preserve"> giant fluffy basket under the </w:t>
      </w:r>
      <w:r w:rsidR="009818D9">
        <w:rPr>
          <w:rFonts w:ascii="Cambria" w:hAnsi="Cambria"/>
          <w:sz w:val="28"/>
          <w:szCs w:val="28"/>
        </w:rPr>
        <w:t>exotic</w:t>
      </w:r>
      <w:r w:rsidR="002649F9">
        <w:rPr>
          <w:rFonts w:ascii="Cambria" w:hAnsi="Cambria"/>
          <w:sz w:val="28"/>
          <w:szCs w:val="28"/>
        </w:rPr>
        <w:t xml:space="preserve"> hanging</w:t>
      </w:r>
      <w:ins w:id="23504" w:author="Claire S" w:date="2026-06-05T14:59:00Z" w16du:dateUtc="2026-06-05T13:59:00Z">
        <w:del w:id="23505" w:author="Daisy Watt" w:date="2026-06-23T22:46:00Z" w16du:dateUtc="2026-06-23T20:46:00Z">
          <w:r w:rsidR="00645337" w:rsidDel="004149CA">
            <w:rPr>
              <w:rFonts w:ascii="Cambria" w:hAnsi="Cambria"/>
              <w:sz w:val="28"/>
              <w:szCs w:val="28"/>
            </w:rPr>
            <w:delText>-</w:delText>
          </w:r>
        </w:del>
      </w:ins>
      <w:ins w:id="23506" w:author="Daisy Watt" w:date="2026-06-23T22:46:00Z" w16du:dateUtc="2026-06-23T20:46:00Z">
        <w:r w:rsidR="004149CA">
          <w:rPr>
            <w:rFonts w:ascii="Cambria" w:hAnsi="Cambria"/>
            <w:sz w:val="28"/>
            <w:szCs w:val="28"/>
          </w:rPr>
          <w:t xml:space="preserve"> </w:t>
        </w:r>
      </w:ins>
      <w:del w:id="23507" w:author="Claire S" w:date="2026-06-05T14:59:00Z" w16du:dateUtc="2026-06-05T13:59:00Z">
        <w:r w:rsidR="002649F9" w:rsidDel="00645337">
          <w:rPr>
            <w:rFonts w:ascii="Cambria" w:hAnsi="Cambria"/>
            <w:sz w:val="28"/>
            <w:szCs w:val="28"/>
          </w:rPr>
          <w:delText xml:space="preserve"> </w:delText>
        </w:r>
      </w:del>
      <w:r w:rsidR="002649F9">
        <w:rPr>
          <w:rFonts w:ascii="Cambria" w:hAnsi="Cambria"/>
          <w:sz w:val="28"/>
          <w:szCs w:val="28"/>
        </w:rPr>
        <w:t>plant</w:t>
      </w:r>
      <w:r w:rsidR="009818D9">
        <w:rPr>
          <w:rFonts w:ascii="Cambria" w:hAnsi="Cambria"/>
          <w:sz w:val="28"/>
          <w:szCs w:val="28"/>
        </w:rPr>
        <w:t>s</w:t>
      </w:r>
      <w:del w:id="23508" w:author="Daisy Watt" w:date="2026-06-23T22:46:00Z" w16du:dateUtc="2026-06-23T20:46:00Z">
        <w:r w:rsidR="009818D9" w:rsidDel="0018685A">
          <w:rPr>
            <w:rFonts w:ascii="Cambria" w:hAnsi="Cambria"/>
            <w:sz w:val="28"/>
            <w:szCs w:val="28"/>
          </w:rPr>
          <w:delText>;</w:delText>
        </w:r>
      </w:del>
      <w:ins w:id="23509" w:author="Daisy Watt" w:date="2026-06-23T22:46:00Z" w16du:dateUtc="2026-06-23T20:46:00Z">
        <w:r w:rsidR="0018685A">
          <w:rPr>
            <w:rFonts w:ascii="Cambria" w:hAnsi="Cambria"/>
            <w:sz w:val="28"/>
            <w:szCs w:val="28"/>
          </w:rPr>
          <w:t>,</w:t>
        </w:r>
      </w:ins>
      <w:r w:rsidR="009818D9">
        <w:rPr>
          <w:rFonts w:ascii="Cambria" w:hAnsi="Cambria"/>
          <w:sz w:val="28"/>
          <w:szCs w:val="28"/>
        </w:rPr>
        <w:t xml:space="preserve"> </w:t>
      </w:r>
      <w:r w:rsidR="002F6802">
        <w:rPr>
          <w:rFonts w:ascii="Cambria" w:hAnsi="Cambria"/>
          <w:sz w:val="28"/>
          <w:szCs w:val="28"/>
        </w:rPr>
        <w:t xml:space="preserve">tended </w:t>
      </w:r>
      <w:ins w:id="23510" w:author="Daisy Watt" w:date="2026-06-23T22:46:00Z" w16du:dateUtc="2026-06-23T20:46:00Z">
        <w:r w:rsidR="0018685A">
          <w:rPr>
            <w:rFonts w:ascii="Cambria" w:hAnsi="Cambria"/>
            <w:sz w:val="28"/>
            <w:szCs w:val="28"/>
          </w:rPr>
          <w:t xml:space="preserve">to </w:t>
        </w:r>
      </w:ins>
      <w:r w:rsidR="009818D9">
        <w:rPr>
          <w:rFonts w:ascii="Cambria" w:hAnsi="Cambria"/>
          <w:sz w:val="28"/>
          <w:szCs w:val="28"/>
        </w:rPr>
        <w:t xml:space="preserve">by </w:t>
      </w:r>
      <w:r w:rsidR="002649F9">
        <w:rPr>
          <w:rFonts w:ascii="Cambria" w:hAnsi="Cambria"/>
          <w:sz w:val="28"/>
          <w:szCs w:val="28"/>
        </w:rPr>
        <w:t>the gardener.</w:t>
      </w:r>
    </w:p>
    <w:p w14:paraId="2D1BB40E" w14:textId="77777777" w:rsidR="004149CA" w:rsidRDefault="0086790F" w:rsidP="0086790F">
      <w:pPr>
        <w:spacing w:line="360" w:lineRule="auto"/>
        <w:ind w:firstLine="720"/>
        <w:contextualSpacing/>
        <w:rPr>
          <w:ins w:id="23511" w:author="Daisy Watt" w:date="2026-06-23T22:46:00Z" w16du:dateUtc="2026-06-23T20:46:00Z"/>
          <w:rFonts w:ascii="Cambria" w:hAnsi="Cambria"/>
          <w:sz w:val="28"/>
          <w:szCs w:val="28"/>
        </w:rPr>
      </w:pPr>
      <w:r>
        <w:rPr>
          <w:rFonts w:ascii="Cambria" w:hAnsi="Cambria"/>
          <w:sz w:val="28"/>
          <w:szCs w:val="28"/>
        </w:rPr>
        <w:t>‘</w:t>
      </w:r>
      <w:r w:rsidR="00FA1389">
        <w:rPr>
          <w:rFonts w:ascii="Cambria" w:hAnsi="Cambria"/>
          <w:sz w:val="28"/>
          <w:szCs w:val="28"/>
        </w:rPr>
        <w:t>Please, p</w:t>
      </w:r>
      <w:r>
        <w:rPr>
          <w:rFonts w:ascii="Cambria" w:hAnsi="Cambria"/>
          <w:sz w:val="28"/>
          <w:szCs w:val="28"/>
        </w:rPr>
        <w:t xml:space="preserve">ull up a really uncomfortable stool,’ Savannah said wryly, and Clara grinned. </w:t>
      </w:r>
    </w:p>
    <w:p w14:paraId="236CA328" w14:textId="2E8B3276" w:rsidR="0086790F" w:rsidRDefault="0086790F" w:rsidP="0086790F">
      <w:pPr>
        <w:spacing w:line="360" w:lineRule="auto"/>
        <w:ind w:firstLine="720"/>
        <w:contextualSpacing/>
        <w:rPr>
          <w:rFonts w:ascii="Cambria" w:hAnsi="Cambria"/>
          <w:sz w:val="28"/>
          <w:szCs w:val="28"/>
        </w:rPr>
      </w:pPr>
      <w:r>
        <w:rPr>
          <w:rFonts w:ascii="Cambria" w:hAnsi="Cambria"/>
          <w:sz w:val="28"/>
          <w:szCs w:val="28"/>
        </w:rPr>
        <w:t>‘</w:t>
      </w:r>
      <w:r w:rsidR="002F6802">
        <w:rPr>
          <w:rFonts w:ascii="Cambria" w:hAnsi="Cambria"/>
          <w:sz w:val="28"/>
          <w:szCs w:val="28"/>
        </w:rPr>
        <w:t>T</w:t>
      </w:r>
      <w:r>
        <w:rPr>
          <w:rFonts w:ascii="Cambria" w:hAnsi="Cambria"/>
          <w:sz w:val="28"/>
          <w:szCs w:val="28"/>
        </w:rPr>
        <w:t>hanks.</w:t>
      </w:r>
      <w:r w:rsidR="002649F9">
        <w:rPr>
          <w:rFonts w:ascii="Cambria" w:hAnsi="Cambria"/>
          <w:sz w:val="28"/>
          <w:szCs w:val="28"/>
        </w:rPr>
        <w:t>’</w:t>
      </w:r>
    </w:p>
    <w:p w14:paraId="2A05BACA" w14:textId="2BA222F8" w:rsidR="00B924E3" w:rsidRDefault="00F92DE1" w:rsidP="0086790F">
      <w:pPr>
        <w:spacing w:line="360" w:lineRule="auto"/>
        <w:ind w:firstLine="720"/>
        <w:contextualSpacing/>
        <w:rPr>
          <w:rFonts w:ascii="Cambria" w:hAnsi="Cambria"/>
          <w:sz w:val="28"/>
          <w:szCs w:val="28"/>
        </w:rPr>
      </w:pPr>
      <w:r>
        <w:rPr>
          <w:rFonts w:ascii="Cambria" w:hAnsi="Cambria"/>
          <w:sz w:val="28"/>
          <w:szCs w:val="28"/>
        </w:rPr>
        <w:t>With steaming mugs of c</w:t>
      </w:r>
      <w:ins w:id="23512" w:author="Daisy Watt" w:date="2026-06-23T22:47:00Z" w16du:dateUtc="2026-06-23T20:47:00Z">
        <w:r w:rsidR="00B21C13">
          <w:rPr>
            <w:rFonts w:ascii="Cambria" w:hAnsi="Cambria"/>
            <w:sz w:val="28"/>
            <w:szCs w:val="28"/>
          </w:rPr>
          <w:t>h</w:t>
        </w:r>
      </w:ins>
      <w:r>
        <w:rPr>
          <w:rFonts w:ascii="Cambria" w:hAnsi="Cambria"/>
          <w:sz w:val="28"/>
          <w:szCs w:val="28"/>
        </w:rPr>
        <w:t>amomile tea in front of them, t</w:t>
      </w:r>
      <w:r w:rsidR="00BB115E">
        <w:rPr>
          <w:rFonts w:ascii="Cambria" w:hAnsi="Cambria"/>
          <w:sz w:val="28"/>
          <w:szCs w:val="28"/>
        </w:rPr>
        <w:t>he</w:t>
      </w:r>
      <w:r w:rsidR="000637F7">
        <w:rPr>
          <w:rFonts w:ascii="Cambria" w:hAnsi="Cambria"/>
          <w:sz w:val="28"/>
          <w:szCs w:val="28"/>
        </w:rPr>
        <w:t xml:space="preserve"> two women</w:t>
      </w:r>
      <w:r w:rsidR="00BB115E">
        <w:rPr>
          <w:rFonts w:ascii="Cambria" w:hAnsi="Cambria"/>
          <w:sz w:val="28"/>
          <w:szCs w:val="28"/>
        </w:rPr>
        <w:t xml:space="preserve"> sat</w:t>
      </w:r>
      <w:r w:rsidR="00F86AED">
        <w:rPr>
          <w:rFonts w:ascii="Cambria" w:hAnsi="Cambria"/>
          <w:sz w:val="28"/>
          <w:szCs w:val="28"/>
        </w:rPr>
        <w:t xml:space="preserve"> opposite one another among</w:t>
      </w:r>
      <w:del w:id="23513" w:author="Daisy Watt" w:date="2026-06-16T17:20:00Z" w16du:dateUtc="2026-06-16T16:20:00Z">
        <w:r w:rsidR="00F86AED" w:rsidDel="00F00933">
          <w:rPr>
            <w:rFonts w:ascii="Cambria" w:hAnsi="Cambria"/>
            <w:sz w:val="28"/>
            <w:szCs w:val="28"/>
          </w:rPr>
          <w:delText>st</w:delText>
        </w:r>
      </w:del>
      <w:r w:rsidR="00F86AED">
        <w:rPr>
          <w:rFonts w:ascii="Cambria" w:hAnsi="Cambria"/>
          <w:sz w:val="28"/>
          <w:szCs w:val="28"/>
        </w:rPr>
        <w:t xml:space="preserve"> the</w:t>
      </w:r>
      <w:r w:rsidR="000637F7">
        <w:rPr>
          <w:rFonts w:ascii="Cambria" w:hAnsi="Cambria"/>
          <w:sz w:val="28"/>
          <w:szCs w:val="28"/>
        </w:rPr>
        <w:t xml:space="preserve"> kitchen’s</w:t>
      </w:r>
      <w:r w:rsidR="00F86AED">
        <w:rPr>
          <w:rFonts w:ascii="Cambria" w:hAnsi="Cambria"/>
          <w:sz w:val="28"/>
          <w:szCs w:val="28"/>
        </w:rPr>
        <w:t xml:space="preserve"> </w:t>
      </w:r>
      <w:r w:rsidR="008B4121">
        <w:rPr>
          <w:rFonts w:ascii="Cambria" w:hAnsi="Cambria"/>
          <w:sz w:val="28"/>
          <w:szCs w:val="28"/>
        </w:rPr>
        <w:t>steel and shiny surfaces</w:t>
      </w:r>
      <w:r w:rsidR="005E1237">
        <w:rPr>
          <w:rFonts w:ascii="Cambria" w:hAnsi="Cambria"/>
          <w:sz w:val="28"/>
          <w:szCs w:val="28"/>
        </w:rPr>
        <w:t>.</w:t>
      </w:r>
    </w:p>
    <w:p w14:paraId="09DC70EE" w14:textId="2CF4B877" w:rsidR="00F86AED" w:rsidRPr="00AA408C" w:rsidRDefault="00B924E3">
      <w:pPr>
        <w:spacing w:line="360" w:lineRule="auto"/>
        <w:ind w:firstLine="720"/>
        <w:contextualSpacing/>
        <w:rPr>
          <w:rFonts w:ascii="Cambria" w:hAnsi="Cambria"/>
          <w:color w:val="000000" w:themeColor="text1"/>
          <w:sz w:val="28"/>
          <w:szCs w:val="28"/>
        </w:rPr>
        <w:pPrChange w:id="23514" w:author="Claire S" w:date="2026-07-31T17:30:00Z" w16du:dateUtc="2026-07-31T16:30:00Z">
          <w:pPr>
            <w:spacing w:line="360" w:lineRule="auto"/>
            <w:contextualSpacing/>
          </w:pPr>
        </w:pPrChange>
      </w:pPr>
      <w:del w:id="23515" w:author="Daisy Watt" w:date="2026-06-23T22:48:00Z" w16du:dateUtc="2026-06-23T20:48:00Z">
        <w:r w:rsidDel="0071534C">
          <w:rPr>
            <w:rFonts w:ascii="Cambria" w:hAnsi="Cambria"/>
            <w:sz w:val="28"/>
            <w:szCs w:val="28"/>
          </w:rPr>
          <w:delText>Looking</w:delText>
        </w:r>
        <w:r w:rsidR="001940D7" w:rsidDel="0071534C">
          <w:rPr>
            <w:rFonts w:ascii="Cambria" w:hAnsi="Cambria"/>
            <w:sz w:val="28"/>
            <w:szCs w:val="28"/>
          </w:rPr>
          <w:delText xml:space="preserve"> at the young woman opposite</w:delText>
        </w:r>
      </w:del>
      <w:ins w:id="23516" w:author="Daisy Watt" w:date="2026-06-23T22:48:00Z" w16du:dateUtc="2026-06-23T20:48:00Z">
        <w:r w:rsidR="0071534C">
          <w:rPr>
            <w:rFonts w:ascii="Cambria" w:hAnsi="Cambria"/>
            <w:sz w:val="28"/>
            <w:szCs w:val="28"/>
          </w:rPr>
          <w:t>Again</w:t>
        </w:r>
      </w:ins>
      <w:r>
        <w:rPr>
          <w:rFonts w:ascii="Cambria" w:hAnsi="Cambria"/>
          <w:sz w:val="28"/>
          <w:szCs w:val="28"/>
        </w:rPr>
        <w:t>, Savannah</w:t>
      </w:r>
      <w:r w:rsidR="001940D7">
        <w:rPr>
          <w:rFonts w:ascii="Cambria" w:hAnsi="Cambria"/>
          <w:sz w:val="28"/>
          <w:szCs w:val="28"/>
        </w:rPr>
        <w:t xml:space="preserve"> </w:t>
      </w:r>
      <w:r w:rsidR="008C0A43">
        <w:rPr>
          <w:rFonts w:ascii="Cambria" w:hAnsi="Cambria"/>
          <w:sz w:val="28"/>
          <w:szCs w:val="28"/>
        </w:rPr>
        <w:t xml:space="preserve">thought how attractive </w:t>
      </w:r>
      <w:del w:id="23517" w:author="Daisy Watt" w:date="2026-06-23T22:49:00Z" w16du:dateUtc="2026-06-23T20:49:00Z">
        <w:r w:rsidR="001940D7" w:rsidDel="0071534C">
          <w:rPr>
            <w:rFonts w:ascii="Cambria" w:hAnsi="Cambria"/>
            <w:sz w:val="28"/>
            <w:szCs w:val="28"/>
          </w:rPr>
          <w:delText>she</w:delText>
        </w:r>
      </w:del>
      <w:ins w:id="23518" w:author="Daisy Watt" w:date="2026-06-23T22:49:00Z" w16du:dateUtc="2026-06-23T20:49:00Z">
        <w:r w:rsidR="0071534C">
          <w:rPr>
            <w:rFonts w:ascii="Cambria" w:hAnsi="Cambria"/>
            <w:sz w:val="28"/>
            <w:szCs w:val="28"/>
          </w:rPr>
          <w:t>Clara</w:t>
        </w:r>
      </w:ins>
      <w:r w:rsidR="008C0A43">
        <w:rPr>
          <w:rFonts w:ascii="Cambria" w:hAnsi="Cambria"/>
          <w:sz w:val="28"/>
          <w:szCs w:val="28"/>
        </w:rPr>
        <w:t xml:space="preserve"> was</w:t>
      </w:r>
      <w:del w:id="23519" w:author="Daisy Watt" w:date="2026-06-23T22:49:00Z" w16du:dateUtc="2026-06-23T20:49:00Z">
        <w:r w:rsidR="00AA408C" w:rsidDel="0071534C">
          <w:rPr>
            <w:rFonts w:ascii="Cambria" w:hAnsi="Cambria"/>
            <w:sz w:val="28"/>
            <w:szCs w:val="28"/>
          </w:rPr>
          <w:delText>;</w:delText>
        </w:r>
      </w:del>
      <w:ins w:id="23520" w:author="Daisy Watt" w:date="2026-06-23T22:49:00Z" w16du:dateUtc="2026-06-23T20:49:00Z">
        <w:r w:rsidR="0071534C">
          <w:rPr>
            <w:rFonts w:ascii="Cambria" w:hAnsi="Cambria"/>
            <w:sz w:val="28"/>
            <w:szCs w:val="28"/>
          </w:rPr>
          <w:t xml:space="preserve"> –</w:t>
        </w:r>
      </w:ins>
      <w:r w:rsidR="008C0A43">
        <w:rPr>
          <w:rFonts w:ascii="Cambria" w:hAnsi="Cambria"/>
          <w:sz w:val="28"/>
          <w:szCs w:val="28"/>
        </w:rPr>
        <w:t xml:space="preserve"> </w:t>
      </w:r>
      <w:r w:rsidR="004912A2">
        <w:rPr>
          <w:rFonts w:ascii="Cambria" w:hAnsi="Cambria"/>
          <w:sz w:val="28"/>
          <w:szCs w:val="28"/>
        </w:rPr>
        <w:t>heal</w:t>
      </w:r>
      <w:r w:rsidR="000D4E14">
        <w:rPr>
          <w:rFonts w:ascii="Cambria" w:hAnsi="Cambria"/>
          <w:sz w:val="28"/>
          <w:szCs w:val="28"/>
        </w:rPr>
        <w:t>t</w:t>
      </w:r>
      <w:r w:rsidR="004912A2">
        <w:rPr>
          <w:rFonts w:ascii="Cambria" w:hAnsi="Cambria"/>
          <w:sz w:val="28"/>
          <w:szCs w:val="28"/>
        </w:rPr>
        <w:t>hy</w:t>
      </w:r>
      <w:r w:rsidR="00AA408C">
        <w:rPr>
          <w:rFonts w:ascii="Cambria" w:hAnsi="Cambria"/>
          <w:sz w:val="28"/>
          <w:szCs w:val="28"/>
        </w:rPr>
        <w:t xml:space="preserve"> and</w:t>
      </w:r>
      <w:ins w:id="23521" w:author="Daisy Watt" w:date="2026-06-23T22:49:00Z" w16du:dateUtc="2026-06-23T20:49:00Z">
        <w:r w:rsidR="001512C6">
          <w:rPr>
            <w:rFonts w:ascii="Cambria" w:hAnsi="Cambria"/>
            <w:sz w:val="28"/>
            <w:szCs w:val="28"/>
          </w:rPr>
          <w:t xml:space="preserve"> </w:t>
        </w:r>
      </w:ins>
      <w:del w:id="23522" w:author="Daisy Watt" w:date="2026-06-23T22:49:00Z" w16du:dateUtc="2026-06-23T20:49:00Z">
        <w:r w:rsidR="0086790F" w:rsidDel="001512C6">
          <w:rPr>
            <w:rFonts w:ascii="Cambria" w:hAnsi="Cambria"/>
            <w:sz w:val="28"/>
            <w:szCs w:val="28"/>
          </w:rPr>
          <w:delText xml:space="preserve"> </w:delText>
        </w:r>
        <w:r w:rsidR="000D4E14" w:rsidDel="001512C6">
          <w:rPr>
            <w:rFonts w:ascii="Cambria" w:hAnsi="Cambria"/>
            <w:sz w:val="28"/>
            <w:szCs w:val="28"/>
          </w:rPr>
          <w:delText xml:space="preserve">kind of </w:delText>
        </w:r>
      </w:del>
      <w:r w:rsidR="0086790F">
        <w:rPr>
          <w:rFonts w:ascii="Cambria" w:hAnsi="Cambria"/>
          <w:sz w:val="28"/>
          <w:szCs w:val="28"/>
        </w:rPr>
        <w:t>earthy</w:t>
      </w:r>
      <w:r w:rsidR="00AA408C">
        <w:rPr>
          <w:rFonts w:ascii="Cambria" w:hAnsi="Cambria"/>
          <w:color w:val="000000" w:themeColor="text1"/>
          <w:sz w:val="28"/>
          <w:szCs w:val="28"/>
        </w:rPr>
        <w:t>.</w:t>
      </w:r>
      <w:del w:id="23523" w:author="Claire S" w:date="2026-06-05T12:07:00Z" w16du:dateUtc="2026-06-05T11:07:00Z">
        <w:r w:rsidR="00AA408C" w:rsidDel="00CA56B3">
          <w:rPr>
            <w:rFonts w:ascii="Cambria" w:hAnsi="Cambria"/>
            <w:color w:val="000000" w:themeColor="text1"/>
            <w:sz w:val="28"/>
            <w:szCs w:val="28"/>
          </w:rPr>
          <w:delText xml:space="preserve"> And </w:delText>
        </w:r>
        <w:r w:rsidR="00AA408C" w:rsidRPr="00AA408C" w:rsidDel="00CA56B3">
          <w:rPr>
            <w:rFonts w:ascii="Cambria" w:hAnsi="Cambria"/>
            <w:color w:val="000000" w:themeColor="text1"/>
            <w:sz w:val="28"/>
            <w:szCs w:val="28"/>
          </w:rPr>
          <w:delText>despite her bad hair-dye job</w:delText>
        </w:r>
        <w:r w:rsidR="00AA408C" w:rsidDel="00CA56B3">
          <w:rPr>
            <w:rFonts w:ascii="Cambria" w:hAnsi="Cambria"/>
            <w:color w:val="000000" w:themeColor="text1"/>
            <w:sz w:val="28"/>
            <w:szCs w:val="28"/>
          </w:rPr>
          <w:delText>,</w:delText>
        </w:r>
        <w:r w:rsidR="000D4E14" w:rsidRPr="00AA408C" w:rsidDel="00CA56B3">
          <w:rPr>
            <w:rFonts w:ascii="Cambria" w:hAnsi="Cambria"/>
            <w:color w:val="000000" w:themeColor="text1"/>
            <w:sz w:val="28"/>
            <w:szCs w:val="28"/>
          </w:rPr>
          <w:delText xml:space="preserve"> </w:delText>
        </w:r>
        <w:r w:rsidR="00AA408C" w:rsidRPr="00AA408C" w:rsidDel="00CA56B3">
          <w:rPr>
            <w:rFonts w:ascii="Cambria" w:hAnsi="Cambria"/>
            <w:color w:val="000000" w:themeColor="text1"/>
            <w:sz w:val="28"/>
            <w:szCs w:val="28"/>
          </w:rPr>
          <w:delText>her hazel eyes clear and bright</w:delText>
        </w:r>
        <w:r w:rsidR="005E1237" w:rsidRPr="00AA408C" w:rsidDel="00CA56B3">
          <w:rPr>
            <w:rFonts w:ascii="Cambria" w:hAnsi="Cambria"/>
            <w:color w:val="000000" w:themeColor="text1"/>
            <w:sz w:val="28"/>
            <w:szCs w:val="28"/>
          </w:rPr>
          <w:delText>.</w:delText>
        </w:r>
      </w:del>
      <w:r w:rsidR="005E1237" w:rsidRPr="00AA408C">
        <w:rPr>
          <w:rFonts w:ascii="Cambria" w:hAnsi="Cambria"/>
          <w:color w:val="000000" w:themeColor="text1"/>
          <w:sz w:val="28"/>
          <w:szCs w:val="28"/>
        </w:rPr>
        <w:t xml:space="preserve">  </w:t>
      </w:r>
      <w:r w:rsidR="00AA408C" w:rsidRPr="00AA408C">
        <w:rPr>
          <w:rFonts w:ascii="Cambria" w:hAnsi="Cambria"/>
          <w:color w:val="000000" w:themeColor="text1"/>
          <w:sz w:val="28"/>
          <w:szCs w:val="28"/>
        </w:rPr>
        <w:t xml:space="preserve">In fact, </w:t>
      </w:r>
      <w:commentRangeStart w:id="23524"/>
      <w:r w:rsidR="00AA408C" w:rsidRPr="00AA408C">
        <w:rPr>
          <w:rFonts w:ascii="Cambria" w:hAnsi="Cambria"/>
          <w:color w:val="000000" w:themeColor="text1"/>
          <w:sz w:val="28"/>
          <w:szCs w:val="28"/>
        </w:rPr>
        <w:t>s</w:t>
      </w:r>
      <w:r w:rsidR="005E1237" w:rsidRPr="00AA408C">
        <w:rPr>
          <w:rFonts w:ascii="Cambria" w:hAnsi="Cambria"/>
          <w:color w:val="000000" w:themeColor="text1"/>
          <w:sz w:val="28"/>
          <w:szCs w:val="28"/>
        </w:rPr>
        <w:t xml:space="preserve">he kind of reminded Savannah of someone, </w:t>
      </w:r>
      <w:r w:rsidR="00AA408C" w:rsidRPr="00AA408C">
        <w:rPr>
          <w:rFonts w:ascii="Cambria" w:hAnsi="Cambria"/>
          <w:color w:val="000000" w:themeColor="text1"/>
          <w:sz w:val="28"/>
          <w:szCs w:val="28"/>
        </w:rPr>
        <w:t>though she couldn’t think who</w:t>
      </w:r>
      <w:ins w:id="23525" w:author="Daisy Watt" w:date="2026-06-23T07:03:00Z" w16du:dateUtc="2026-06-23T05:03:00Z">
        <w:r w:rsidR="000640B9">
          <w:rPr>
            <w:rFonts w:ascii="Cambria" w:hAnsi="Cambria"/>
            <w:color w:val="000000" w:themeColor="text1"/>
            <w:sz w:val="28"/>
            <w:szCs w:val="28"/>
          </w:rPr>
          <w:t>,</w:t>
        </w:r>
      </w:ins>
      <w:r w:rsidR="00AA408C">
        <w:rPr>
          <w:rFonts w:ascii="Cambria" w:hAnsi="Cambria"/>
          <w:color w:val="000000" w:themeColor="text1"/>
          <w:sz w:val="28"/>
          <w:szCs w:val="28"/>
        </w:rPr>
        <w:t xml:space="preserve"> right now</w:t>
      </w:r>
      <w:commentRangeEnd w:id="23524"/>
      <w:r w:rsidR="0016233F" w:rsidRPr="00AA408C">
        <w:rPr>
          <w:rStyle w:val="CommentReference"/>
          <w:rFonts w:ascii="Cambria" w:hAnsi="Cambria"/>
          <w:color w:val="000000" w:themeColor="text1"/>
          <w:sz w:val="28"/>
          <w:szCs w:val="28"/>
        </w:rPr>
        <w:commentReference w:id="23524"/>
      </w:r>
      <w:r w:rsidR="00AA408C" w:rsidRPr="00AA408C">
        <w:rPr>
          <w:rFonts w:ascii="Cambria" w:hAnsi="Cambria"/>
          <w:color w:val="000000" w:themeColor="text1"/>
          <w:sz w:val="28"/>
          <w:szCs w:val="28"/>
        </w:rPr>
        <w:t>.</w:t>
      </w:r>
      <w:r w:rsidR="0055304D" w:rsidRPr="00AA408C">
        <w:rPr>
          <w:rFonts w:ascii="Cambria" w:hAnsi="Cambria"/>
          <w:color w:val="000000" w:themeColor="text1"/>
          <w:sz w:val="28"/>
          <w:szCs w:val="28"/>
        </w:rPr>
        <w:t xml:space="preserve"> </w:t>
      </w:r>
    </w:p>
    <w:p w14:paraId="4ACCAAD9" w14:textId="425F47AD" w:rsidR="001940D7" w:rsidDel="00CA56B3" w:rsidRDefault="00F86AED">
      <w:pPr>
        <w:spacing w:line="360" w:lineRule="auto"/>
        <w:contextualSpacing/>
        <w:rPr>
          <w:moveFrom w:id="23526" w:author="Claire S" w:date="2026-06-05T12:09:00Z" w16du:dateUtc="2026-06-05T11:09:00Z"/>
          <w:rFonts w:ascii="Cambria" w:hAnsi="Cambria"/>
          <w:sz w:val="28"/>
          <w:szCs w:val="28"/>
        </w:rPr>
      </w:pPr>
      <w:r>
        <w:rPr>
          <w:rFonts w:ascii="Cambria" w:hAnsi="Cambria"/>
          <w:sz w:val="28"/>
          <w:szCs w:val="28"/>
        </w:rPr>
        <w:tab/>
      </w:r>
      <w:moveFromRangeStart w:id="23527" w:author="Claire S" w:date="2026-06-05T12:09:00Z" w:name="move231553768"/>
      <w:moveFrom w:id="23528" w:author="Claire S" w:date="2026-06-05T12:09:00Z" w16du:dateUtc="2026-06-05T11:09:00Z">
        <w:r w:rsidDel="00CA56B3">
          <w:rPr>
            <w:rFonts w:ascii="Cambria" w:hAnsi="Cambria"/>
            <w:sz w:val="28"/>
            <w:szCs w:val="28"/>
          </w:rPr>
          <w:t>‘I’m very sorry about Dex,’ Clara sai</w:t>
        </w:r>
        <w:r w:rsidR="004912A2" w:rsidDel="00CA56B3">
          <w:rPr>
            <w:rFonts w:ascii="Cambria" w:hAnsi="Cambria"/>
            <w:sz w:val="28"/>
            <w:szCs w:val="28"/>
          </w:rPr>
          <w:t>d sadly.</w:t>
        </w:r>
        <w:r w:rsidR="00773B66" w:rsidDel="00CA56B3">
          <w:rPr>
            <w:rFonts w:ascii="Cambria" w:hAnsi="Cambria"/>
            <w:sz w:val="28"/>
            <w:szCs w:val="28"/>
          </w:rPr>
          <w:t xml:space="preserve"> </w:t>
        </w:r>
        <w:r w:rsidR="00AA408C" w:rsidDel="00CA56B3">
          <w:rPr>
            <w:rFonts w:ascii="Cambria" w:hAnsi="Cambria"/>
            <w:sz w:val="28"/>
            <w:szCs w:val="28"/>
          </w:rPr>
          <w:t>‘He was a good guy.’</w:t>
        </w:r>
      </w:moveFrom>
    </w:p>
    <w:p w14:paraId="27ECCA27" w14:textId="2A96EE33" w:rsidR="00F86AED" w:rsidDel="00CA56B3" w:rsidRDefault="00773B66">
      <w:pPr>
        <w:spacing w:line="360" w:lineRule="auto"/>
        <w:contextualSpacing/>
        <w:rPr>
          <w:moveFrom w:id="23529" w:author="Claire S" w:date="2026-06-05T12:09:00Z" w16du:dateUtc="2026-06-05T11:09:00Z"/>
          <w:rFonts w:ascii="Cambria" w:hAnsi="Cambria"/>
          <w:sz w:val="28"/>
          <w:szCs w:val="28"/>
        </w:rPr>
        <w:pPrChange w:id="23530" w:author="Claire S" w:date="2026-06-05T12:08:00Z" w16du:dateUtc="2026-06-05T11:08:00Z">
          <w:pPr>
            <w:spacing w:line="360" w:lineRule="auto"/>
            <w:ind w:firstLine="720"/>
            <w:contextualSpacing/>
          </w:pPr>
        </w:pPrChange>
      </w:pPr>
      <w:moveFrom w:id="23531" w:author="Claire S" w:date="2026-06-05T12:09:00Z" w16du:dateUtc="2026-06-05T11:09:00Z">
        <w:r w:rsidDel="00CA56B3">
          <w:rPr>
            <w:rFonts w:ascii="Cambria" w:hAnsi="Cambria"/>
            <w:sz w:val="28"/>
            <w:szCs w:val="28"/>
          </w:rPr>
          <w:t>‘Thanks.’</w:t>
        </w:r>
        <w:r w:rsidR="004912A2" w:rsidDel="00CA56B3">
          <w:rPr>
            <w:rFonts w:ascii="Cambria" w:hAnsi="Cambria"/>
            <w:sz w:val="28"/>
            <w:szCs w:val="28"/>
          </w:rPr>
          <w:t xml:space="preserve"> </w:t>
        </w:r>
        <w:r w:rsidR="005E1237" w:rsidDel="00CA56B3">
          <w:rPr>
            <w:rFonts w:ascii="Cambria" w:hAnsi="Cambria"/>
            <w:sz w:val="28"/>
            <w:szCs w:val="28"/>
          </w:rPr>
          <w:t xml:space="preserve">As usual, </w:t>
        </w:r>
        <w:r w:rsidR="004912A2" w:rsidDel="00CA56B3">
          <w:rPr>
            <w:rFonts w:ascii="Cambria" w:hAnsi="Cambria"/>
            <w:sz w:val="28"/>
            <w:szCs w:val="28"/>
          </w:rPr>
          <w:t xml:space="preserve">Savannah </w:t>
        </w:r>
        <w:r w:rsidR="005E1237" w:rsidDel="00CA56B3">
          <w:rPr>
            <w:rFonts w:ascii="Cambria" w:hAnsi="Cambria"/>
            <w:sz w:val="28"/>
            <w:szCs w:val="28"/>
          </w:rPr>
          <w:t>felt</w:t>
        </w:r>
        <w:r w:rsidR="004912A2" w:rsidDel="00CA56B3">
          <w:rPr>
            <w:rFonts w:ascii="Cambria" w:hAnsi="Cambria"/>
            <w:sz w:val="28"/>
            <w:szCs w:val="28"/>
          </w:rPr>
          <w:t xml:space="preserve"> the now-to-be-expected rush of hot tears. ‘I miss him every single second.’</w:t>
        </w:r>
      </w:moveFrom>
    </w:p>
    <w:p w14:paraId="12ED1377" w14:textId="6A04107A" w:rsidR="00773B66" w:rsidDel="00CA56B3" w:rsidRDefault="00773B66">
      <w:pPr>
        <w:spacing w:line="360" w:lineRule="auto"/>
        <w:contextualSpacing/>
        <w:rPr>
          <w:moveFrom w:id="23532" w:author="Claire S" w:date="2026-06-05T12:09:00Z" w16du:dateUtc="2026-06-05T11:09:00Z"/>
          <w:rFonts w:ascii="Cambria" w:hAnsi="Cambria"/>
          <w:sz w:val="28"/>
          <w:szCs w:val="28"/>
        </w:rPr>
      </w:pPr>
      <w:moveFrom w:id="23533" w:author="Claire S" w:date="2026-06-05T12:09:00Z" w16du:dateUtc="2026-06-05T11:09:00Z">
        <w:r w:rsidDel="00CA56B3">
          <w:rPr>
            <w:rFonts w:ascii="Cambria" w:hAnsi="Cambria"/>
            <w:sz w:val="28"/>
            <w:szCs w:val="28"/>
          </w:rPr>
          <w:tab/>
          <w:t xml:space="preserve">‘He </w:t>
        </w:r>
        <w:r w:rsidR="00AA408C" w:rsidDel="00CA56B3">
          <w:rPr>
            <w:rFonts w:ascii="Cambria" w:hAnsi="Cambria"/>
            <w:sz w:val="28"/>
            <w:szCs w:val="28"/>
          </w:rPr>
          <w:t>helped me a lot at work.’</w:t>
        </w:r>
        <w:r w:rsidR="00124B87" w:rsidDel="00CA56B3">
          <w:rPr>
            <w:rFonts w:ascii="Cambria" w:hAnsi="Cambria"/>
            <w:sz w:val="28"/>
            <w:szCs w:val="28"/>
          </w:rPr>
          <w:t xml:space="preserve"> Clara could tell Savannah was emotional, but she wanted to impress on her </w:t>
        </w:r>
        <w:r w:rsidR="004A53B8" w:rsidDel="00CA56B3">
          <w:rPr>
            <w:rFonts w:ascii="Cambria" w:hAnsi="Cambria"/>
            <w:sz w:val="28"/>
            <w:szCs w:val="28"/>
          </w:rPr>
          <w:t xml:space="preserve">how much </w:t>
        </w:r>
        <w:r w:rsidR="00124B87" w:rsidDel="00CA56B3">
          <w:rPr>
            <w:rFonts w:ascii="Cambria" w:hAnsi="Cambria"/>
            <w:sz w:val="28"/>
            <w:szCs w:val="28"/>
          </w:rPr>
          <w:t xml:space="preserve">she’d liked him. </w:t>
        </w:r>
      </w:moveFrom>
    </w:p>
    <w:p w14:paraId="56786110" w14:textId="629F5CD7" w:rsidR="00773B66" w:rsidDel="00CA56B3" w:rsidRDefault="00773B66">
      <w:pPr>
        <w:spacing w:line="360" w:lineRule="auto"/>
        <w:contextualSpacing/>
        <w:rPr>
          <w:moveFrom w:id="23534" w:author="Claire S" w:date="2026-06-05T12:09:00Z" w16du:dateUtc="2026-06-05T11:09:00Z"/>
          <w:rFonts w:ascii="Cambria" w:hAnsi="Cambria"/>
          <w:sz w:val="28"/>
          <w:szCs w:val="28"/>
        </w:rPr>
      </w:pPr>
      <w:moveFrom w:id="23535" w:author="Claire S" w:date="2026-06-05T12:09:00Z" w16du:dateUtc="2026-06-05T11:09:00Z">
        <w:r w:rsidDel="00CA56B3">
          <w:rPr>
            <w:rFonts w:ascii="Cambria" w:hAnsi="Cambria"/>
            <w:sz w:val="28"/>
            <w:szCs w:val="28"/>
          </w:rPr>
          <w:tab/>
          <w:t>‘Ye</w:t>
        </w:r>
        <w:r w:rsidR="004A53B8" w:rsidDel="00CA56B3">
          <w:rPr>
            <w:rFonts w:ascii="Cambria" w:hAnsi="Cambria"/>
            <w:sz w:val="28"/>
            <w:szCs w:val="28"/>
          </w:rPr>
          <w:t>s</w:t>
        </w:r>
        <w:r w:rsidDel="00CA56B3">
          <w:rPr>
            <w:rFonts w:ascii="Cambria" w:hAnsi="Cambria"/>
            <w:sz w:val="28"/>
            <w:szCs w:val="28"/>
          </w:rPr>
          <w:t>, he was</w:t>
        </w:r>
        <w:r w:rsidR="00124B87" w:rsidDel="00CA56B3">
          <w:rPr>
            <w:rFonts w:ascii="Cambria" w:hAnsi="Cambria"/>
            <w:sz w:val="28"/>
            <w:szCs w:val="28"/>
          </w:rPr>
          <w:t xml:space="preserve"> </w:t>
        </w:r>
        <w:r w:rsidR="004A53B8" w:rsidDel="00CA56B3">
          <w:rPr>
            <w:rFonts w:ascii="Cambria" w:hAnsi="Cambria"/>
            <w:sz w:val="28"/>
            <w:szCs w:val="28"/>
          </w:rPr>
          <w:t>a</w:t>
        </w:r>
        <w:r w:rsidR="00124B87" w:rsidDel="00CA56B3">
          <w:rPr>
            <w:rFonts w:ascii="Cambria" w:hAnsi="Cambria"/>
            <w:sz w:val="28"/>
            <w:szCs w:val="28"/>
          </w:rPr>
          <w:t xml:space="preserve"> thoroughly decent chap, as my </w:t>
        </w:r>
        <w:r w:rsidR="00B86E66" w:rsidDel="00CA56B3">
          <w:rPr>
            <w:rFonts w:ascii="Cambria" w:hAnsi="Cambria"/>
            <w:sz w:val="28"/>
            <w:szCs w:val="28"/>
          </w:rPr>
          <w:t>dad</w:t>
        </w:r>
        <w:r w:rsidR="00124B87" w:rsidDel="00CA56B3">
          <w:rPr>
            <w:rFonts w:ascii="Cambria" w:hAnsi="Cambria"/>
            <w:sz w:val="28"/>
            <w:szCs w:val="28"/>
          </w:rPr>
          <w:t xml:space="preserve"> would have said</w:t>
        </w:r>
        <w:r w:rsidDel="00CA56B3">
          <w:rPr>
            <w:rFonts w:ascii="Cambria" w:hAnsi="Cambria"/>
            <w:sz w:val="28"/>
            <w:szCs w:val="28"/>
          </w:rPr>
          <w:t>.</w:t>
        </w:r>
        <w:r w:rsidR="00124B87" w:rsidDel="00CA56B3">
          <w:rPr>
            <w:rFonts w:ascii="Cambria" w:hAnsi="Cambria"/>
            <w:sz w:val="28"/>
            <w:szCs w:val="28"/>
          </w:rPr>
          <w:t>’ Savannah took a breath</w:t>
        </w:r>
        <w:r w:rsidR="004A53B8" w:rsidDel="00CA56B3">
          <w:rPr>
            <w:rFonts w:ascii="Cambria" w:hAnsi="Cambria"/>
            <w:sz w:val="28"/>
            <w:szCs w:val="28"/>
          </w:rPr>
          <w:t xml:space="preserve"> to control the shake in her voice</w:t>
        </w:r>
        <w:r w:rsidR="00124B87" w:rsidDel="00CA56B3">
          <w:rPr>
            <w:rFonts w:ascii="Cambria" w:hAnsi="Cambria"/>
            <w:sz w:val="28"/>
            <w:szCs w:val="28"/>
          </w:rPr>
          <w:t>. ‘</w:t>
        </w:r>
        <w:r w:rsidDel="00CA56B3">
          <w:rPr>
            <w:rFonts w:ascii="Cambria" w:hAnsi="Cambria"/>
            <w:sz w:val="28"/>
            <w:szCs w:val="28"/>
          </w:rPr>
          <w:t xml:space="preserve">And I believe you were friends with Violet? His </w:t>
        </w:r>
        <w:r w:rsidR="004A53B8" w:rsidDel="00CA56B3">
          <w:rPr>
            <w:rFonts w:ascii="Cambria" w:hAnsi="Cambria"/>
            <w:sz w:val="28"/>
            <w:szCs w:val="28"/>
          </w:rPr>
          <w:t xml:space="preserve">poor </w:t>
        </w:r>
        <w:r w:rsidR="00124B87" w:rsidDel="00CA56B3">
          <w:rPr>
            <w:rFonts w:ascii="Cambria" w:hAnsi="Cambria"/>
            <w:sz w:val="28"/>
            <w:szCs w:val="28"/>
          </w:rPr>
          <w:t xml:space="preserve">little </w:t>
        </w:r>
        <w:r w:rsidDel="00CA56B3">
          <w:rPr>
            <w:rFonts w:ascii="Cambria" w:hAnsi="Cambria"/>
            <w:sz w:val="28"/>
            <w:szCs w:val="28"/>
          </w:rPr>
          <w:t>assistant.’</w:t>
        </w:r>
      </w:moveFrom>
    </w:p>
    <w:p w14:paraId="6D077D24" w14:textId="1797FCED" w:rsidR="00773B66" w:rsidRDefault="00773B66" w:rsidP="00CA56B3">
      <w:pPr>
        <w:spacing w:line="360" w:lineRule="auto"/>
        <w:contextualSpacing/>
        <w:rPr>
          <w:rFonts w:ascii="Cambria" w:hAnsi="Cambria"/>
          <w:sz w:val="28"/>
          <w:szCs w:val="28"/>
        </w:rPr>
      </w:pPr>
      <w:moveFrom w:id="23536" w:author="Claire S" w:date="2026-06-05T12:09:00Z" w16du:dateUtc="2026-06-05T11:09:00Z">
        <w:r w:rsidDel="00CA56B3">
          <w:rPr>
            <w:rFonts w:ascii="Cambria" w:hAnsi="Cambria"/>
            <w:sz w:val="28"/>
            <w:szCs w:val="28"/>
          </w:rPr>
          <w:tab/>
          <w:t>‘Ye</w:t>
        </w:r>
        <w:r w:rsidR="004A53B8" w:rsidDel="00CA56B3">
          <w:rPr>
            <w:rFonts w:ascii="Cambria" w:hAnsi="Cambria"/>
            <w:sz w:val="28"/>
            <w:szCs w:val="28"/>
          </w:rPr>
          <w:t>ah, good mates</w:t>
        </w:r>
        <w:r w:rsidDel="00CA56B3">
          <w:rPr>
            <w:rFonts w:ascii="Cambria" w:hAnsi="Cambria"/>
            <w:sz w:val="28"/>
            <w:szCs w:val="28"/>
          </w:rPr>
          <w:t>,’ now it was Clara’s turn to look teary.</w:t>
        </w:r>
      </w:moveFrom>
      <w:moveFromRangeEnd w:id="23527"/>
      <w:del w:id="23537" w:author="Claire S" w:date="2026-06-05T12:08:00Z" w16du:dateUtc="2026-06-05T11:08:00Z">
        <w:r w:rsidR="00F92DE1" w:rsidDel="00CA56B3">
          <w:rPr>
            <w:rFonts w:ascii="Cambria" w:hAnsi="Cambria"/>
            <w:sz w:val="28"/>
            <w:szCs w:val="28"/>
          </w:rPr>
          <w:delText xml:space="preserve"> </w:delText>
        </w:r>
      </w:del>
      <w:r w:rsidR="00F92DE1">
        <w:rPr>
          <w:rFonts w:ascii="Cambria" w:hAnsi="Cambria"/>
          <w:sz w:val="28"/>
          <w:szCs w:val="28"/>
        </w:rPr>
        <w:t>‘It’s so weird and scary and awful</w:t>
      </w:r>
      <w:ins w:id="23538" w:author="Claire S" w:date="2026-06-05T15:00:00Z" w16du:dateUtc="2026-06-05T14:00:00Z">
        <w:del w:id="23539" w:author="Daisy Watt" w:date="2026-06-23T22:51:00Z" w16du:dateUtc="2026-06-23T20:51:00Z">
          <w:r w:rsidR="00BC4885" w:rsidDel="007615C0">
            <w:rPr>
              <w:rFonts w:ascii="Cambria" w:hAnsi="Cambria"/>
              <w:sz w:val="28"/>
              <w:szCs w:val="28"/>
            </w:rPr>
            <w:delText>,</w:delText>
          </w:r>
        </w:del>
      </w:ins>
      <w:ins w:id="23540" w:author="Daisy Watt" w:date="2026-06-23T22:51:00Z" w16du:dateUtc="2026-06-23T20:51:00Z">
        <w:r w:rsidR="007615C0">
          <w:rPr>
            <w:rFonts w:ascii="Cambria" w:hAnsi="Cambria"/>
            <w:sz w:val="28"/>
            <w:szCs w:val="28"/>
          </w:rPr>
          <w:t>.</w:t>
        </w:r>
      </w:ins>
      <w:del w:id="23541" w:author="Claire S" w:date="2026-06-05T15:00:00Z" w16du:dateUtc="2026-06-05T14:00:00Z">
        <w:r w:rsidR="00F92DE1" w:rsidDel="00BC4885">
          <w:rPr>
            <w:rFonts w:ascii="Cambria" w:hAnsi="Cambria"/>
            <w:sz w:val="28"/>
            <w:szCs w:val="28"/>
          </w:rPr>
          <w:delText>.</w:delText>
        </w:r>
      </w:del>
      <w:r w:rsidR="00F92DE1">
        <w:rPr>
          <w:rFonts w:ascii="Cambria" w:hAnsi="Cambria"/>
          <w:sz w:val="28"/>
          <w:szCs w:val="28"/>
        </w:rPr>
        <w:t>’</w:t>
      </w:r>
      <w:ins w:id="23542" w:author="Claire S" w:date="2026-06-05T12:08:00Z" w16du:dateUtc="2026-06-05T11:08:00Z">
        <w:r w:rsidR="00CA56B3">
          <w:rPr>
            <w:rFonts w:ascii="Cambria" w:hAnsi="Cambria"/>
            <w:sz w:val="28"/>
            <w:szCs w:val="28"/>
          </w:rPr>
          <w:t xml:space="preserve"> Clara looked pained.</w:t>
        </w:r>
      </w:ins>
      <w:ins w:id="23543" w:author="Claire S" w:date="2026-06-05T15:00:00Z" w16du:dateUtc="2026-06-05T14:00:00Z">
        <w:r w:rsidR="00BC4885">
          <w:rPr>
            <w:rFonts w:ascii="Cambria" w:hAnsi="Cambria"/>
            <w:sz w:val="28"/>
            <w:szCs w:val="28"/>
          </w:rPr>
          <w:t xml:space="preserve"> ‘I feel a bit like I’m going mad.’</w:t>
        </w:r>
      </w:ins>
    </w:p>
    <w:p w14:paraId="6B572DE3" w14:textId="59A552EA" w:rsidR="00773B66" w:rsidRDefault="00773B66" w:rsidP="0034760D">
      <w:pPr>
        <w:spacing w:line="360" w:lineRule="auto"/>
        <w:contextualSpacing/>
        <w:rPr>
          <w:rFonts w:ascii="Cambria" w:hAnsi="Cambria"/>
          <w:sz w:val="28"/>
          <w:szCs w:val="28"/>
        </w:rPr>
      </w:pPr>
      <w:r>
        <w:rPr>
          <w:rFonts w:ascii="Cambria" w:hAnsi="Cambria"/>
          <w:sz w:val="28"/>
          <w:szCs w:val="28"/>
        </w:rPr>
        <w:tab/>
        <w:t>‘</w:t>
      </w:r>
      <w:r w:rsidR="004A53B8">
        <w:rPr>
          <w:rFonts w:ascii="Cambria" w:hAnsi="Cambria"/>
          <w:sz w:val="28"/>
          <w:szCs w:val="28"/>
        </w:rPr>
        <w:t>Look, sod the tea.  S</w:t>
      </w:r>
      <w:r>
        <w:rPr>
          <w:rFonts w:ascii="Cambria" w:hAnsi="Cambria"/>
          <w:sz w:val="28"/>
          <w:szCs w:val="28"/>
        </w:rPr>
        <w:t xml:space="preserve">hall we have something stronger?’ Savannah pushed </w:t>
      </w:r>
      <w:del w:id="23544" w:author="Daisy Watt" w:date="2026-06-23T22:51:00Z" w16du:dateUtc="2026-06-23T20:51:00Z">
        <w:r w:rsidDel="007615C0">
          <w:rPr>
            <w:rFonts w:ascii="Cambria" w:hAnsi="Cambria"/>
            <w:sz w:val="28"/>
            <w:szCs w:val="28"/>
          </w:rPr>
          <w:delText>the</w:delText>
        </w:r>
      </w:del>
      <w:ins w:id="23545" w:author="Daisy Watt" w:date="2026-06-23T22:51:00Z" w16du:dateUtc="2026-06-23T20:51:00Z">
        <w:r w:rsidR="007615C0">
          <w:rPr>
            <w:rFonts w:ascii="Cambria" w:hAnsi="Cambria"/>
            <w:sz w:val="28"/>
            <w:szCs w:val="28"/>
          </w:rPr>
          <w:t>her</w:t>
        </w:r>
      </w:ins>
      <w:r w:rsidR="00F92DE1">
        <w:rPr>
          <w:rFonts w:ascii="Cambria" w:hAnsi="Cambria"/>
          <w:sz w:val="28"/>
          <w:szCs w:val="28"/>
        </w:rPr>
        <w:t xml:space="preserve"> </w:t>
      </w:r>
      <w:r w:rsidR="004A53B8">
        <w:rPr>
          <w:rFonts w:ascii="Cambria" w:hAnsi="Cambria"/>
          <w:sz w:val="28"/>
          <w:szCs w:val="28"/>
        </w:rPr>
        <w:t>mug</w:t>
      </w:r>
      <w:r>
        <w:rPr>
          <w:rFonts w:ascii="Cambria" w:hAnsi="Cambria"/>
          <w:sz w:val="28"/>
          <w:szCs w:val="28"/>
        </w:rPr>
        <w:t xml:space="preserve"> away. ‘</w:t>
      </w:r>
      <w:r w:rsidR="00A36950">
        <w:rPr>
          <w:rFonts w:ascii="Cambria" w:hAnsi="Cambria"/>
          <w:sz w:val="28"/>
          <w:szCs w:val="28"/>
        </w:rPr>
        <w:t xml:space="preserve">Needs must, I think. </w:t>
      </w:r>
      <w:r>
        <w:rPr>
          <w:rFonts w:ascii="Cambria" w:hAnsi="Cambria"/>
          <w:sz w:val="28"/>
          <w:szCs w:val="28"/>
        </w:rPr>
        <w:t>Vodka?</w:t>
      </w:r>
      <w:r w:rsidR="00A36950">
        <w:rPr>
          <w:rFonts w:ascii="Cambria" w:hAnsi="Cambria"/>
          <w:sz w:val="28"/>
          <w:szCs w:val="28"/>
        </w:rPr>
        <w:t xml:space="preserve"> Rum</w:t>
      </w:r>
      <w:ins w:id="23546" w:author="Daisy Watt" w:date="2026-06-23T22:51:00Z" w16du:dateUtc="2026-06-23T20:51:00Z">
        <w:r w:rsidR="0005171B">
          <w:rPr>
            <w:rFonts w:ascii="Cambria" w:hAnsi="Cambria"/>
            <w:sz w:val="28"/>
            <w:szCs w:val="28"/>
          </w:rPr>
          <w:t>? T</w:t>
        </w:r>
      </w:ins>
      <w:del w:id="23547" w:author="Daisy Watt" w:date="2026-06-23T22:51:00Z" w16du:dateUtc="2026-06-23T20:51:00Z">
        <w:r w:rsidR="00A36950" w:rsidDel="0005171B">
          <w:rPr>
            <w:rFonts w:ascii="Cambria" w:hAnsi="Cambria"/>
            <w:sz w:val="28"/>
            <w:szCs w:val="28"/>
          </w:rPr>
          <w:delText xml:space="preserve">, </w:delText>
        </w:r>
        <w:r w:rsidR="00E430C1" w:rsidDel="006863C6">
          <w:rPr>
            <w:rFonts w:ascii="Cambria" w:hAnsi="Cambria"/>
            <w:sz w:val="28"/>
            <w:szCs w:val="28"/>
          </w:rPr>
          <w:delText>T</w:delText>
        </w:r>
      </w:del>
      <w:r w:rsidR="00E430C1">
        <w:rPr>
          <w:rFonts w:ascii="Cambria" w:hAnsi="Cambria"/>
          <w:sz w:val="28"/>
          <w:szCs w:val="28"/>
        </w:rPr>
        <w:t>equi</w:t>
      </w:r>
      <w:del w:id="23548" w:author="Daisy Watt" w:date="2026-06-23T22:33:00Z" w16du:dateUtc="2026-06-23T20:33:00Z">
        <w:r w:rsidR="00E430C1" w:rsidDel="00A018C1">
          <w:rPr>
            <w:rFonts w:ascii="Cambria" w:hAnsi="Cambria"/>
            <w:sz w:val="28"/>
            <w:szCs w:val="28"/>
          </w:rPr>
          <w:delText>l</w:delText>
        </w:r>
      </w:del>
      <w:r w:rsidR="00E430C1">
        <w:rPr>
          <w:rFonts w:ascii="Cambria" w:hAnsi="Cambria"/>
          <w:sz w:val="28"/>
          <w:szCs w:val="28"/>
        </w:rPr>
        <w:t>la</w:t>
      </w:r>
      <w:r>
        <w:rPr>
          <w:rFonts w:ascii="Cambria" w:hAnsi="Cambria"/>
          <w:sz w:val="28"/>
          <w:szCs w:val="28"/>
        </w:rPr>
        <w:t xml:space="preserve">?’ </w:t>
      </w:r>
    </w:p>
    <w:p w14:paraId="007C04B6" w14:textId="37A3D73F" w:rsidR="00332CA7" w:rsidRDefault="00773B66" w:rsidP="0034760D">
      <w:pPr>
        <w:spacing w:line="360" w:lineRule="auto"/>
        <w:contextualSpacing/>
        <w:rPr>
          <w:ins w:id="23549" w:author="Claire S" w:date="2026-06-05T23:56:00Z" w16du:dateUtc="2026-06-05T22:56:00Z"/>
          <w:rFonts w:ascii="Cambria" w:hAnsi="Cambria"/>
          <w:sz w:val="28"/>
          <w:szCs w:val="28"/>
        </w:rPr>
      </w:pPr>
      <w:r>
        <w:rPr>
          <w:rFonts w:ascii="Cambria" w:hAnsi="Cambria"/>
          <w:sz w:val="28"/>
          <w:szCs w:val="28"/>
        </w:rPr>
        <w:tab/>
        <w:t xml:space="preserve">‘Vodka sounds </w:t>
      </w:r>
      <w:r w:rsidR="00B86E66">
        <w:rPr>
          <w:rFonts w:ascii="Cambria" w:hAnsi="Cambria"/>
          <w:sz w:val="28"/>
          <w:szCs w:val="28"/>
        </w:rPr>
        <w:t>good</w:t>
      </w:r>
      <w:r>
        <w:rPr>
          <w:rFonts w:ascii="Cambria" w:hAnsi="Cambria"/>
          <w:sz w:val="28"/>
          <w:szCs w:val="28"/>
        </w:rPr>
        <w:t xml:space="preserve">,’ Clara </w:t>
      </w:r>
      <w:del w:id="23550" w:author="Claire S" w:date="2026-06-05T15:13:00Z" w16du:dateUtc="2026-06-05T14:13:00Z">
        <w:r w:rsidR="004A53B8" w:rsidDel="00F45E07">
          <w:rPr>
            <w:rFonts w:ascii="Cambria" w:hAnsi="Cambria"/>
            <w:sz w:val="28"/>
            <w:szCs w:val="28"/>
          </w:rPr>
          <w:delText>nodd</w:delText>
        </w:r>
        <w:r w:rsidDel="00F45E07">
          <w:rPr>
            <w:rFonts w:ascii="Cambria" w:hAnsi="Cambria"/>
            <w:sz w:val="28"/>
            <w:szCs w:val="28"/>
          </w:rPr>
          <w:delText>ed</w:delText>
        </w:r>
      </w:del>
      <w:ins w:id="23551" w:author="Claire S" w:date="2026-06-05T15:13:00Z" w16du:dateUtc="2026-06-05T14:13:00Z">
        <w:r w:rsidR="00F45E07">
          <w:rPr>
            <w:rFonts w:ascii="Cambria" w:hAnsi="Cambria"/>
            <w:sz w:val="28"/>
            <w:szCs w:val="28"/>
          </w:rPr>
          <w:t xml:space="preserve">agreed </w:t>
        </w:r>
      </w:ins>
      <w:ins w:id="23552" w:author="Claire S" w:date="2026-06-05T15:26:00Z" w16du:dateUtc="2026-06-05T14:26:00Z">
        <w:del w:id="23553" w:author="Daisy Watt" w:date="2026-06-23T22:33:00Z" w16du:dateUtc="2026-06-23T20:33:00Z">
          <w:r w:rsidR="001E2925" w:rsidDel="00A5454D">
            <w:rPr>
              <w:rFonts w:ascii="Cambria" w:hAnsi="Cambria"/>
              <w:sz w:val="28"/>
              <w:szCs w:val="28"/>
            </w:rPr>
            <w:delText>-</w:delText>
          </w:r>
        </w:del>
      </w:ins>
      <w:ins w:id="23554" w:author="Daisy Watt" w:date="2026-06-23T22:33:00Z" w16du:dateUtc="2026-06-23T20:33:00Z">
        <w:r w:rsidR="00A5454D">
          <w:rPr>
            <w:rFonts w:ascii="Cambria" w:hAnsi="Cambria"/>
            <w:sz w:val="28"/>
            <w:szCs w:val="28"/>
          </w:rPr>
          <w:t>–</w:t>
        </w:r>
      </w:ins>
      <w:ins w:id="23555" w:author="Claire S" w:date="2026-06-05T15:13:00Z" w16du:dateUtc="2026-06-05T14:13:00Z">
        <w:r w:rsidR="00F45E07">
          <w:rPr>
            <w:rFonts w:ascii="Cambria" w:hAnsi="Cambria"/>
            <w:sz w:val="28"/>
            <w:szCs w:val="28"/>
          </w:rPr>
          <w:t xml:space="preserve"> to Savannah’s relief</w:t>
        </w:r>
      </w:ins>
      <w:del w:id="23556" w:author="Claire S" w:date="2026-06-05T12:10:00Z" w16du:dateUtc="2026-06-05T11:10:00Z">
        <w:r w:rsidR="00B86E66" w:rsidDel="008D6CF2">
          <w:rPr>
            <w:rFonts w:ascii="Cambria" w:hAnsi="Cambria"/>
            <w:sz w:val="28"/>
            <w:szCs w:val="28"/>
          </w:rPr>
          <w:delText>; surprised at how</w:delText>
        </w:r>
        <w:r w:rsidDel="008D6CF2">
          <w:rPr>
            <w:rFonts w:ascii="Cambria" w:hAnsi="Cambria"/>
            <w:sz w:val="28"/>
            <w:szCs w:val="28"/>
          </w:rPr>
          <w:delText xml:space="preserve"> calm</w:delText>
        </w:r>
        <w:r w:rsidR="00B86E66" w:rsidDel="008D6CF2">
          <w:rPr>
            <w:rFonts w:ascii="Cambria" w:hAnsi="Cambria"/>
            <w:sz w:val="28"/>
            <w:szCs w:val="28"/>
          </w:rPr>
          <w:delText xml:space="preserve"> she felt</w:delText>
        </w:r>
        <w:r w:rsidDel="008D6CF2">
          <w:rPr>
            <w:rFonts w:ascii="Cambria" w:hAnsi="Cambria"/>
            <w:sz w:val="28"/>
            <w:szCs w:val="28"/>
          </w:rPr>
          <w:delText xml:space="preserve"> in Savannah</w:delText>
        </w:r>
        <w:r w:rsidR="00EC4293" w:rsidDel="008D6CF2">
          <w:rPr>
            <w:rFonts w:ascii="Cambria" w:hAnsi="Cambria"/>
            <w:sz w:val="28"/>
            <w:szCs w:val="28"/>
          </w:rPr>
          <w:delText xml:space="preserve">’s presence.  Up close, </w:delText>
        </w:r>
        <w:r w:rsidR="001B2E9C" w:rsidDel="008D6CF2">
          <w:rPr>
            <w:rFonts w:ascii="Cambria" w:hAnsi="Cambria"/>
            <w:sz w:val="28"/>
            <w:szCs w:val="28"/>
          </w:rPr>
          <w:delText>this Langley</w:delText>
        </w:r>
        <w:r w:rsidDel="008D6CF2">
          <w:rPr>
            <w:rFonts w:ascii="Cambria" w:hAnsi="Cambria"/>
            <w:sz w:val="28"/>
            <w:szCs w:val="28"/>
          </w:rPr>
          <w:delText xml:space="preserve"> seemed a very different kettle of fish to her big sister Ruth</w:delText>
        </w:r>
        <w:r w:rsidR="00B86E66" w:rsidDel="008D6CF2">
          <w:rPr>
            <w:rFonts w:ascii="Cambria" w:hAnsi="Cambria"/>
            <w:sz w:val="28"/>
            <w:szCs w:val="28"/>
          </w:rPr>
          <w:delText xml:space="preserve">; </w:delText>
        </w:r>
        <w:r w:rsidR="00E430C1" w:rsidDel="008D6CF2">
          <w:rPr>
            <w:rFonts w:ascii="Cambria" w:hAnsi="Cambria"/>
            <w:sz w:val="28"/>
            <w:szCs w:val="28"/>
          </w:rPr>
          <w:delText xml:space="preserve">far </w:delText>
        </w:r>
        <w:r w:rsidR="00CB3E10" w:rsidDel="008D6CF2">
          <w:rPr>
            <w:rFonts w:ascii="Cambria" w:hAnsi="Cambria"/>
            <w:sz w:val="28"/>
            <w:szCs w:val="28"/>
          </w:rPr>
          <w:delText xml:space="preserve">more </w:delText>
        </w:r>
        <w:r w:rsidDel="008D6CF2">
          <w:rPr>
            <w:rFonts w:ascii="Cambria" w:hAnsi="Cambria"/>
            <w:sz w:val="28"/>
            <w:szCs w:val="28"/>
          </w:rPr>
          <w:delText>gorgeous</w:delText>
        </w:r>
        <w:r w:rsidR="00B86E66" w:rsidDel="008D6CF2">
          <w:rPr>
            <w:rFonts w:ascii="Cambria" w:hAnsi="Cambria"/>
            <w:sz w:val="28"/>
            <w:szCs w:val="28"/>
          </w:rPr>
          <w:delText xml:space="preserve"> with her</w:delText>
        </w:r>
        <w:r w:rsidDel="008D6CF2">
          <w:rPr>
            <w:rFonts w:ascii="Cambria" w:hAnsi="Cambria"/>
            <w:sz w:val="28"/>
            <w:szCs w:val="28"/>
          </w:rPr>
          <w:delText xml:space="preserve"> </w:delText>
        </w:r>
        <w:r w:rsidR="00530BED" w:rsidDel="008D6CF2">
          <w:rPr>
            <w:rFonts w:ascii="Cambria" w:hAnsi="Cambria"/>
            <w:sz w:val="28"/>
            <w:szCs w:val="28"/>
          </w:rPr>
          <w:delText xml:space="preserve">sleepy </w:delText>
        </w:r>
        <w:r w:rsidDel="008D6CF2">
          <w:rPr>
            <w:rFonts w:ascii="Cambria" w:hAnsi="Cambria"/>
            <w:sz w:val="28"/>
            <w:szCs w:val="28"/>
          </w:rPr>
          <w:delText xml:space="preserve">green eyes, </w:delText>
        </w:r>
        <w:r w:rsidR="00530BED" w:rsidDel="008D6CF2">
          <w:rPr>
            <w:rFonts w:ascii="Cambria" w:hAnsi="Cambria"/>
            <w:sz w:val="28"/>
            <w:szCs w:val="28"/>
          </w:rPr>
          <w:delText>great bone structure, a</w:delText>
        </w:r>
        <w:r w:rsidR="00B86E66" w:rsidDel="008D6CF2">
          <w:rPr>
            <w:rFonts w:ascii="Cambria" w:hAnsi="Cambria"/>
            <w:sz w:val="28"/>
            <w:szCs w:val="28"/>
          </w:rPr>
          <w:delText>nd an elegant</w:delText>
        </w:r>
        <w:r w:rsidR="00530BED" w:rsidDel="008D6CF2">
          <w:rPr>
            <w:rFonts w:ascii="Cambria" w:hAnsi="Cambria"/>
            <w:sz w:val="28"/>
            <w:szCs w:val="28"/>
          </w:rPr>
          <w:delText xml:space="preserve"> neck</w:delText>
        </w:r>
        <w:r w:rsidR="00B86E66" w:rsidDel="008D6CF2">
          <w:rPr>
            <w:rFonts w:ascii="Cambria" w:hAnsi="Cambria"/>
            <w:sz w:val="28"/>
            <w:szCs w:val="28"/>
          </w:rPr>
          <w:delText>, a bit</w:delText>
        </w:r>
        <w:r w:rsidR="00530BED" w:rsidDel="008D6CF2">
          <w:rPr>
            <w:rFonts w:ascii="Cambria" w:hAnsi="Cambria"/>
            <w:sz w:val="28"/>
            <w:szCs w:val="28"/>
          </w:rPr>
          <w:delText xml:space="preserve"> like a swan</w:delText>
        </w:r>
      </w:del>
      <w:r w:rsidR="00530BED">
        <w:rPr>
          <w:rFonts w:ascii="Cambria" w:hAnsi="Cambria"/>
          <w:sz w:val="28"/>
          <w:szCs w:val="28"/>
        </w:rPr>
        <w:t xml:space="preserve">. </w:t>
      </w:r>
      <w:r w:rsidR="002C64A8">
        <w:rPr>
          <w:rFonts w:ascii="Cambria" w:hAnsi="Cambria"/>
          <w:sz w:val="28"/>
          <w:szCs w:val="28"/>
        </w:rPr>
        <w:t>‘</w:t>
      </w:r>
      <w:ins w:id="23557" w:author="Claire S" w:date="2026-06-05T12:10:00Z" w16du:dateUtc="2026-06-05T11:10:00Z">
        <w:r w:rsidR="008D6CF2">
          <w:rPr>
            <w:rFonts w:ascii="Cambria" w:hAnsi="Cambria"/>
            <w:sz w:val="28"/>
            <w:szCs w:val="28"/>
          </w:rPr>
          <w:t>Thanks.</w:t>
        </w:r>
      </w:ins>
      <w:ins w:id="23558" w:author="Claire S" w:date="2026-06-05T23:55:00Z" w16du:dateUtc="2026-06-05T22:55:00Z">
        <w:r w:rsidR="00332CA7">
          <w:rPr>
            <w:rFonts w:ascii="Cambria" w:hAnsi="Cambria"/>
            <w:sz w:val="28"/>
            <w:szCs w:val="28"/>
          </w:rPr>
          <w:t xml:space="preserve"> I had a bit of a shock</w:t>
        </w:r>
      </w:ins>
      <w:ins w:id="23559" w:author="Daisy Watt" w:date="2026-06-23T22:33:00Z" w16du:dateUtc="2026-06-23T20:33:00Z">
        <w:r w:rsidR="00A5454D">
          <w:rPr>
            <w:rFonts w:ascii="Cambria" w:hAnsi="Cambria"/>
            <w:sz w:val="28"/>
            <w:szCs w:val="28"/>
          </w:rPr>
          <w:t>,</w:t>
        </w:r>
      </w:ins>
      <w:ins w:id="23560" w:author="Claire S" w:date="2026-06-05T23:55:00Z" w16du:dateUtc="2026-06-05T22:55:00Z">
        <w:r w:rsidR="00332CA7">
          <w:rPr>
            <w:rFonts w:ascii="Cambria" w:hAnsi="Cambria"/>
            <w:sz w:val="28"/>
            <w:szCs w:val="28"/>
          </w:rPr>
          <w:t xml:space="preserve"> just now.</w:t>
        </w:r>
      </w:ins>
      <w:ins w:id="23561" w:author="Claire S" w:date="2026-06-05T23:56:00Z" w16du:dateUtc="2026-06-05T22:56:00Z">
        <w:r w:rsidR="00332CA7">
          <w:rPr>
            <w:rFonts w:ascii="Cambria" w:hAnsi="Cambria"/>
            <w:sz w:val="28"/>
            <w:szCs w:val="28"/>
          </w:rPr>
          <w:t>’</w:t>
        </w:r>
      </w:ins>
    </w:p>
    <w:p w14:paraId="6E2A3CB4" w14:textId="4458FC57" w:rsidR="00332CA7" w:rsidRDefault="00332CA7" w:rsidP="0034760D">
      <w:pPr>
        <w:spacing w:line="360" w:lineRule="auto"/>
        <w:contextualSpacing/>
        <w:rPr>
          <w:ins w:id="23562" w:author="Claire S" w:date="2026-06-05T23:56:00Z" w16du:dateUtc="2026-06-05T22:56:00Z"/>
          <w:rFonts w:ascii="Cambria" w:hAnsi="Cambria"/>
          <w:sz w:val="28"/>
          <w:szCs w:val="28"/>
        </w:rPr>
      </w:pPr>
      <w:ins w:id="23563" w:author="Claire S" w:date="2026-06-05T23:56:00Z" w16du:dateUtc="2026-06-05T22:56:00Z">
        <w:r>
          <w:rPr>
            <w:rFonts w:ascii="Cambria" w:hAnsi="Cambria"/>
            <w:sz w:val="28"/>
            <w:szCs w:val="28"/>
          </w:rPr>
          <w:tab/>
          <w:t>‘Oh? What happened?’</w:t>
        </w:r>
      </w:ins>
    </w:p>
    <w:p w14:paraId="2A053162" w14:textId="6DE9BAD2" w:rsidR="00773B66" w:rsidRDefault="00332CA7">
      <w:pPr>
        <w:spacing w:line="360" w:lineRule="auto"/>
        <w:ind w:firstLine="720"/>
        <w:contextualSpacing/>
        <w:rPr>
          <w:rFonts w:ascii="Cambria" w:hAnsi="Cambria"/>
          <w:sz w:val="28"/>
          <w:szCs w:val="28"/>
        </w:rPr>
        <w:pPrChange w:id="23564" w:author="Claire S" w:date="2026-06-05T23:56:00Z" w16du:dateUtc="2026-06-05T22:56:00Z">
          <w:pPr>
            <w:spacing w:line="360" w:lineRule="auto"/>
            <w:contextualSpacing/>
          </w:pPr>
        </w:pPrChange>
      </w:pPr>
      <w:ins w:id="23565" w:author="Claire S" w:date="2026-06-05T23:56:00Z" w16du:dateUtc="2026-06-05T22:56:00Z">
        <w:r>
          <w:rPr>
            <w:rFonts w:ascii="Cambria" w:hAnsi="Cambria"/>
            <w:sz w:val="28"/>
            <w:szCs w:val="28"/>
          </w:rPr>
          <w:t>‘A bike nearly took me out</w:t>
        </w:r>
        <w:r w:rsidR="00E96C4C">
          <w:rPr>
            <w:rFonts w:ascii="Cambria" w:hAnsi="Cambria"/>
            <w:sz w:val="28"/>
            <w:szCs w:val="28"/>
          </w:rPr>
          <w:t>.  Accident</w:t>
        </w:r>
        <w:del w:id="23566" w:author="Daisy Watt" w:date="2026-06-23T22:52:00Z" w16du:dateUtc="2026-06-23T20:52:00Z">
          <w:r w:rsidR="00E96C4C" w:rsidDel="0005171B">
            <w:rPr>
              <w:rFonts w:ascii="Cambria" w:hAnsi="Cambria"/>
              <w:sz w:val="28"/>
              <w:szCs w:val="28"/>
            </w:rPr>
            <w:delText xml:space="preserve"> </w:delText>
          </w:r>
        </w:del>
      </w:ins>
      <w:ins w:id="23567" w:author="Daisy Watt" w:date="2026-06-23T22:52:00Z" w16du:dateUtc="2026-06-23T20:52:00Z">
        <w:r w:rsidR="0005171B">
          <w:rPr>
            <w:rFonts w:ascii="Cambria" w:hAnsi="Cambria"/>
            <w:sz w:val="28"/>
            <w:szCs w:val="28"/>
          </w:rPr>
          <w:t xml:space="preserve">, </w:t>
        </w:r>
      </w:ins>
      <w:ins w:id="23568" w:author="Claire S" w:date="2026-06-05T23:56:00Z" w16du:dateUtc="2026-06-05T22:56:00Z">
        <w:r w:rsidR="00E96C4C">
          <w:rPr>
            <w:rFonts w:ascii="Cambria" w:hAnsi="Cambria"/>
            <w:sz w:val="28"/>
            <w:szCs w:val="28"/>
          </w:rPr>
          <w:t>probably, but well, it’s all a bit tense</w:t>
        </w:r>
      </w:ins>
      <w:ins w:id="23569" w:author="Daisy Watt" w:date="2026-06-23T22:52:00Z" w16du:dateUtc="2026-06-23T20:52:00Z">
        <w:r w:rsidR="0005171B">
          <w:rPr>
            <w:rFonts w:ascii="Cambria" w:hAnsi="Cambria"/>
            <w:sz w:val="28"/>
            <w:szCs w:val="28"/>
          </w:rPr>
          <w:t>,</w:t>
        </w:r>
      </w:ins>
      <w:ins w:id="23570" w:author="Claire S" w:date="2026-06-05T23:56:00Z" w16du:dateUtc="2026-06-05T22:56:00Z">
        <w:r w:rsidR="00E96C4C">
          <w:rPr>
            <w:rFonts w:ascii="Cambria" w:hAnsi="Cambria"/>
            <w:sz w:val="28"/>
            <w:szCs w:val="28"/>
          </w:rPr>
          <w:t xml:space="preserve"> isn’t it?’ Clara’s smile was shaky. ‘What d</w:t>
        </w:r>
      </w:ins>
      <w:del w:id="23571" w:author="Claire S" w:date="2026-06-05T23:56:00Z" w16du:dateUtc="2026-06-05T22:56:00Z">
        <w:r w:rsidR="002C64A8" w:rsidDel="00E96C4C">
          <w:rPr>
            <w:rFonts w:ascii="Cambria" w:hAnsi="Cambria"/>
            <w:sz w:val="28"/>
            <w:szCs w:val="28"/>
          </w:rPr>
          <w:delText>D</w:delText>
        </w:r>
      </w:del>
      <w:r w:rsidR="002C64A8">
        <w:rPr>
          <w:rFonts w:ascii="Cambria" w:hAnsi="Cambria"/>
          <w:sz w:val="28"/>
          <w:szCs w:val="28"/>
        </w:rPr>
        <w:t xml:space="preserve">o you know </w:t>
      </w:r>
      <w:del w:id="23572" w:author="Claire S" w:date="2026-06-05T23:56:00Z" w16du:dateUtc="2026-06-05T22:56:00Z">
        <w:r w:rsidR="002C64A8" w:rsidDel="00E96C4C">
          <w:rPr>
            <w:rFonts w:ascii="Cambria" w:hAnsi="Cambria"/>
            <w:sz w:val="28"/>
            <w:szCs w:val="28"/>
          </w:rPr>
          <w:delText>any</w:delText>
        </w:r>
        <w:r w:rsidR="00B86E66" w:rsidDel="00E96C4C">
          <w:rPr>
            <w:rFonts w:ascii="Cambria" w:hAnsi="Cambria"/>
            <w:sz w:val="28"/>
            <w:szCs w:val="28"/>
          </w:rPr>
          <w:delText xml:space="preserve"> </w:delText>
        </w:r>
        <w:r w:rsidR="002C64A8" w:rsidDel="00E96C4C">
          <w:rPr>
            <w:rFonts w:ascii="Cambria" w:hAnsi="Cambria"/>
            <w:sz w:val="28"/>
            <w:szCs w:val="28"/>
          </w:rPr>
          <w:delText xml:space="preserve">more </w:delText>
        </w:r>
      </w:del>
      <w:r w:rsidR="002C64A8">
        <w:rPr>
          <w:rFonts w:ascii="Cambria" w:hAnsi="Cambria"/>
          <w:sz w:val="28"/>
          <w:szCs w:val="28"/>
        </w:rPr>
        <w:t>about Jackson?’</w:t>
      </w:r>
    </w:p>
    <w:p w14:paraId="7D9A435C" w14:textId="7B4ED213" w:rsidR="00773B66" w:rsidRDefault="00773B66" w:rsidP="0034760D">
      <w:pPr>
        <w:spacing w:line="360" w:lineRule="auto"/>
        <w:contextualSpacing/>
        <w:rPr>
          <w:rFonts w:ascii="Cambria" w:hAnsi="Cambria"/>
          <w:sz w:val="28"/>
          <w:szCs w:val="28"/>
        </w:rPr>
      </w:pPr>
      <w:r>
        <w:rPr>
          <w:rFonts w:ascii="Cambria" w:hAnsi="Cambria"/>
          <w:sz w:val="28"/>
          <w:szCs w:val="28"/>
        </w:rPr>
        <w:tab/>
      </w:r>
      <w:r w:rsidR="002C64A8">
        <w:rPr>
          <w:rFonts w:ascii="Cambria" w:hAnsi="Cambria"/>
          <w:sz w:val="28"/>
          <w:szCs w:val="28"/>
        </w:rPr>
        <w:t>‘</w:t>
      </w:r>
      <w:r w:rsidR="00EC4293">
        <w:rPr>
          <w:rFonts w:ascii="Cambria" w:hAnsi="Cambria"/>
          <w:sz w:val="28"/>
          <w:szCs w:val="28"/>
        </w:rPr>
        <w:t>He</w:t>
      </w:r>
      <w:r w:rsidR="00E430C1">
        <w:rPr>
          <w:rFonts w:ascii="Cambria" w:hAnsi="Cambria"/>
          <w:sz w:val="28"/>
          <w:szCs w:val="28"/>
        </w:rPr>
        <w:t>’s</w:t>
      </w:r>
      <w:r w:rsidR="00EC4293">
        <w:rPr>
          <w:rFonts w:ascii="Cambria" w:hAnsi="Cambria"/>
          <w:sz w:val="28"/>
          <w:szCs w:val="28"/>
        </w:rPr>
        <w:t xml:space="preserve"> survived, thank God</w:t>
      </w:r>
      <w:del w:id="23573" w:author="Daisy Watt" w:date="2026-06-23T22:52:00Z" w16du:dateUtc="2026-06-23T20:52:00Z">
        <w:r w:rsidR="00EC4293" w:rsidDel="001F195E">
          <w:rPr>
            <w:rFonts w:ascii="Cambria" w:hAnsi="Cambria"/>
            <w:sz w:val="28"/>
            <w:szCs w:val="28"/>
          </w:rPr>
          <w:delText>,</w:delText>
        </w:r>
      </w:del>
      <w:ins w:id="23574" w:author="Daisy Watt" w:date="2026-06-23T22:52:00Z" w16du:dateUtc="2026-06-23T20:52:00Z">
        <w:r w:rsidR="001F195E">
          <w:rPr>
            <w:rFonts w:ascii="Cambria" w:hAnsi="Cambria"/>
            <w:sz w:val="28"/>
            <w:szCs w:val="28"/>
          </w:rPr>
          <w:t>.</w:t>
        </w:r>
      </w:ins>
      <w:r w:rsidR="000D4196">
        <w:rPr>
          <w:rFonts w:ascii="Cambria" w:hAnsi="Cambria"/>
          <w:sz w:val="28"/>
          <w:szCs w:val="28"/>
        </w:rPr>
        <w:t xml:space="preserve">’ Savannah </w:t>
      </w:r>
      <w:r w:rsidR="00CD2864">
        <w:rPr>
          <w:rFonts w:ascii="Cambria" w:hAnsi="Cambria"/>
          <w:sz w:val="28"/>
          <w:szCs w:val="28"/>
        </w:rPr>
        <w:t xml:space="preserve">opened a </w:t>
      </w:r>
      <w:del w:id="23575" w:author="Claire S" w:date="2026-06-05T15:13:00Z" w16du:dateUtc="2026-06-05T14:13:00Z">
        <w:r w:rsidR="00CD2864" w:rsidDel="00F45E07">
          <w:rPr>
            <w:rFonts w:ascii="Cambria" w:hAnsi="Cambria"/>
            <w:sz w:val="28"/>
            <w:szCs w:val="28"/>
          </w:rPr>
          <w:delText xml:space="preserve">huge but </w:delText>
        </w:r>
      </w:del>
      <w:r w:rsidR="000D4196">
        <w:rPr>
          <w:rFonts w:ascii="Cambria" w:hAnsi="Cambria"/>
          <w:sz w:val="28"/>
          <w:szCs w:val="28"/>
        </w:rPr>
        <w:t xml:space="preserve">discreet </w:t>
      </w:r>
      <w:ins w:id="23576" w:author="Claire S" w:date="2026-06-05T15:13:00Z" w16du:dateUtc="2026-06-05T14:13:00Z">
        <w:r w:rsidR="00F45E07">
          <w:rPr>
            <w:rFonts w:ascii="Cambria" w:hAnsi="Cambria"/>
            <w:sz w:val="28"/>
            <w:szCs w:val="28"/>
          </w:rPr>
          <w:t xml:space="preserve">but enormous </w:t>
        </w:r>
      </w:ins>
      <w:r w:rsidR="000D4196">
        <w:rPr>
          <w:rFonts w:ascii="Cambria" w:hAnsi="Cambria"/>
          <w:sz w:val="28"/>
          <w:szCs w:val="28"/>
        </w:rPr>
        <w:t>wine fridge. ‘</w:t>
      </w:r>
      <w:r w:rsidR="00E430C1">
        <w:rPr>
          <w:rFonts w:ascii="Cambria" w:hAnsi="Cambria"/>
          <w:sz w:val="28"/>
          <w:szCs w:val="28"/>
        </w:rPr>
        <w:t>One</w:t>
      </w:r>
      <w:r w:rsidR="000D4196">
        <w:rPr>
          <w:rFonts w:ascii="Cambria" w:hAnsi="Cambria"/>
          <w:sz w:val="28"/>
          <w:szCs w:val="28"/>
        </w:rPr>
        <w:t xml:space="preserve"> </w:t>
      </w:r>
      <w:r w:rsidR="00EC4293">
        <w:rPr>
          <w:rFonts w:ascii="Cambria" w:hAnsi="Cambria"/>
          <w:sz w:val="28"/>
          <w:szCs w:val="28"/>
        </w:rPr>
        <w:t>bulle</w:t>
      </w:r>
      <w:r w:rsidR="000D4196">
        <w:rPr>
          <w:rFonts w:ascii="Cambria" w:hAnsi="Cambria"/>
          <w:sz w:val="28"/>
          <w:szCs w:val="28"/>
        </w:rPr>
        <w:t>t went in his upper arm, missing anything vital</w:t>
      </w:r>
      <w:r w:rsidR="002240C5">
        <w:rPr>
          <w:rFonts w:ascii="Cambria" w:hAnsi="Cambria"/>
          <w:sz w:val="28"/>
          <w:szCs w:val="28"/>
        </w:rPr>
        <w:t>.</w:t>
      </w:r>
      <w:r w:rsidR="00E430C1">
        <w:rPr>
          <w:rFonts w:ascii="Cambria" w:hAnsi="Cambria"/>
          <w:sz w:val="28"/>
          <w:szCs w:val="28"/>
        </w:rPr>
        <w:t xml:space="preserve"> </w:t>
      </w:r>
      <w:r w:rsidR="002240C5">
        <w:rPr>
          <w:rFonts w:ascii="Cambria" w:hAnsi="Cambria"/>
          <w:sz w:val="28"/>
          <w:szCs w:val="28"/>
        </w:rPr>
        <w:t>T</w:t>
      </w:r>
      <w:r w:rsidR="00E430C1">
        <w:rPr>
          <w:rFonts w:ascii="Cambria" w:hAnsi="Cambria"/>
          <w:sz w:val="28"/>
          <w:szCs w:val="28"/>
        </w:rPr>
        <w:t xml:space="preserve">hey’re removing </w:t>
      </w:r>
      <w:r w:rsidR="002240C5">
        <w:rPr>
          <w:rFonts w:ascii="Cambria" w:hAnsi="Cambria"/>
          <w:sz w:val="28"/>
          <w:szCs w:val="28"/>
        </w:rPr>
        <w:t>the bullet</w:t>
      </w:r>
      <w:r w:rsidR="00E430C1">
        <w:rPr>
          <w:rFonts w:ascii="Cambria" w:hAnsi="Cambria"/>
          <w:sz w:val="28"/>
          <w:szCs w:val="28"/>
        </w:rPr>
        <w:t xml:space="preserve"> in surgery</w:t>
      </w:r>
      <w:r w:rsidR="000D4196">
        <w:rPr>
          <w:rFonts w:ascii="Cambria" w:hAnsi="Cambria"/>
          <w:sz w:val="28"/>
          <w:szCs w:val="28"/>
        </w:rPr>
        <w:t>.’</w:t>
      </w:r>
    </w:p>
    <w:p w14:paraId="3AC7DFE1" w14:textId="04B50396" w:rsidR="00A71F69" w:rsidRDefault="000D4196" w:rsidP="00A71F69">
      <w:pPr>
        <w:spacing w:line="360" w:lineRule="auto"/>
        <w:ind w:firstLine="720"/>
        <w:contextualSpacing/>
        <w:rPr>
          <w:rFonts w:ascii="Cambria" w:hAnsi="Cambria"/>
          <w:sz w:val="28"/>
          <w:szCs w:val="28"/>
        </w:rPr>
      </w:pPr>
      <w:r>
        <w:rPr>
          <w:rFonts w:ascii="Cambria" w:hAnsi="Cambria"/>
          <w:sz w:val="28"/>
          <w:szCs w:val="28"/>
        </w:rPr>
        <w:t>‘</w:t>
      </w:r>
      <w:r w:rsidR="00A71F69">
        <w:rPr>
          <w:rFonts w:ascii="Cambria" w:hAnsi="Cambria"/>
          <w:sz w:val="28"/>
          <w:szCs w:val="28"/>
        </w:rPr>
        <w:t>Well</w:t>
      </w:r>
      <w:r w:rsidR="00E430C1">
        <w:rPr>
          <w:rFonts w:ascii="Cambria" w:hAnsi="Cambria"/>
          <w:sz w:val="28"/>
          <w:szCs w:val="28"/>
        </w:rPr>
        <w:t>,</w:t>
      </w:r>
      <w:r w:rsidR="00A71F69">
        <w:rPr>
          <w:rFonts w:ascii="Cambria" w:hAnsi="Cambria"/>
          <w:sz w:val="28"/>
          <w:szCs w:val="28"/>
        </w:rPr>
        <w:t xml:space="preserve"> that’s a relief</w:t>
      </w:r>
      <w:del w:id="23577" w:author="Claire S" w:date="2026-06-05T12:13:00Z" w16du:dateUtc="2026-06-05T11:13:00Z">
        <w:r w:rsidR="00A71F69" w:rsidDel="0086509E">
          <w:rPr>
            <w:rFonts w:ascii="Cambria" w:hAnsi="Cambria"/>
            <w:sz w:val="28"/>
            <w:szCs w:val="28"/>
          </w:rPr>
          <w:delText>.</w:delText>
        </w:r>
        <w:r w:rsidDel="0086509E">
          <w:rPr>
            <w:rFonts w:ascii="Cambria" w:hAnsi="Cambria"/>
            <w:sz w:val="28"/>
            <w:szCs w:val="28"/>
          </w:rPr>
          <w:delText>’ Clara thought about the man she’d met earlier</w:delText>
        </w:r>
        <w:r w:rsidR="00EC4293" w:rsidDel="0086509E">
          <w:rPr>
            <w:rFonts w:ascii="Cambria" w:hAnsi="Cambria"/>
            <w:sz w:val="28"/>
            <w:szCs w:val="28"/>
          </w:rPr>
          <w:delText xml:space="preserve"> at the bou</w:delText>
        </w:r>
        <w:r w:rsidR="002240C5" w:rsidDel="0086509E">
          <w:rPr>
            <w:rFonts w:ascii="Cambria" w:hAnsi="Cambria"/>
            <w:sz w:val="28"/>
            <w:szCs w:val="28"/>
          </w:rPr>
          <w:delText>g</w:delText>
        </w:r>
        <w:r w:rsidR="00EC4293" w:rsidDel="0086509E">
          <w:rPr>
            <w:rFonts w:ascii="Cambria" w:hAnsi="Cambria"/>
            <w:sz w:val="28"/>
            <w:szCs w:val="28"/>
          </w:rPr>
          <w:delText>i</w:delText>
        </w:r>
        <w:r w:rsidR="002240C5" w:rsidDel="0086509E">
          <w:rPr>
            <w:rFonts w:ascii="Cambria" w:hAnsi="Cambria"/>
            <w:sz w:val="28"/>
            <w:szCs w:val="28"/>
          </w:rPr>
          <w:delText>e</w:delText>
        </w:r>
        <w:r w:rsidR="00EC4293" w:rsidDel="0086509E">
          <w:rPr>
            <w:rFonts w:ascii="Cambria" w:hAnsi="Cambria"/>
            <w:sz w:val="28"/>
            <w:szCs w:val="28"/>
          </w:rPr>
          <w:delText xml:space="preserve"> Soho hotel, and the smooth way he’d tried to disentangle himself from the </w:delText>
        </w:r>
        <w:r w:rsidR="008D03CC" w:rsidDel="0086509E">
          <w:rPr>
            <w:rFonts w:ascii="Cambria" w:hAnsi="Cambria"/>
            <w:sz w:val="28"/>
            <w:szCs w:val="28"/>
          </w:rPr>
          <w:delText>blatant threesome attempt</w:delText>
        </w:r>
        <w:r w:rsidDel="0086509E">
          <w:rPr>
            <w:rFonts w:ascii="Cambria" w:hAnsi="Cambria"/>
            <w:sz w:val="28"/>
            <w:szCs w:val="28"/>
          </w:rPr>
          <w:delText xml:space="preserve">. </w:delText>
        </w:r>
      </w:del>
      <w:ins w:id="23578" w:author="Claire S" w:date="2026-06-05T12:13:00Z" w16du:dateUtc="2026-06-05T11:13:00Z">
        <w:r w:rsidR="0086509E">
          <w:rPr>
            <w:rFonts w:ascii="Cambria" w:hAnsi="Cambria"/>
            <w:sz w:val="28"/>
            <w:szCs w:val="28"/>
          </w:rPr>
          <w:t xml:space="preserve">. </w:t>
        </w:r>
      </w:ins>
      <w:del w:id="23579" w:author="Claire S" w:date="2026-06-05T12:13:00Z" w16du:dateUtc="2026-06-05T11:13:00Z">
        <w:r w:rsidR="00A71F69" w:rsidDel="0086509E">
          <w:rPr>
            <w:rFonts w:ascii="Cambria" w:hAnsi="Cambria"/>
            <w:sz w:val="28"/>
            <w:szCs w:val="28"/>
          </w:rPr>
          <w:delText>‘</w:delText>
        </w:r>
      </w:del>
      <w:r w:rsidR="00A71F69">
        <w:rPr>
          <w:rFonts w:ascii="Cambria" w:hAnsi="Cambria"/>
          <w:sz w:val="28"/>
          <w:szCs w:val="28"/>
        </w:rPr>
        <w:t xml:space="preserve">Still terrifying though, isn’t it?’ </w:t>
      </w:r>
      <w:del w:id="23580" w:author="Claire S" w:date="2026-06-05T12:13:00Z" w16du:dateUtc="2026-06-05T11:13:00Z">
        <w:r w:rsidR="00A71F69" w:rsidDel="0086509E">
          <w:rPr>
            <w:rFonts w:ascii="Cambria" w:hAnsi="Cambria"/>
            <w:sz w:val="28"/>
            <w:szCs w:val="28"/>
          </w:rPr>
          <w:delText>She had no idea what his relationship with Savannah was</w:delText>
        </w:r>
        <w:r w:rsidR="002240C5" w:rsidDel="0086509E">
          <w:rPr>
            <w:rFonts w:ascii="Cambria" w:hAnsi="Cambria"/>
            <w:sz w:val="28"/>
            <w:szCs w:val="28"/>
          </w:rPr>
          <w:delText>, so she wasn’t saying more</w:delText>
        </w:r>
        <w:r w:rsidR="00A71F69" w:rsidDel="0086509E">
          <w:rPr>
            <w:rFonts w:ascii="Cambria" w:hAnsi="Cambria"/>
            <w:sz w:val="28"/>
            <w:szCs w:val="28"/>
          </w:rPr>
          <w:delText>.</w:delText>
        </w:r>
        <w:r w:rsidR="00E21610" w:rsidDel="0086509E">
          <w:rPr>
            <w:rFonts w:ascii="Cambria" w:hAnsi="Cambria"/>
            <w:sz w:val="28"/>
            <w:szCs w:val="28"/>
          </w:rPr>
          <w:delText xml:space="preserve">  She remembered the message from her on Rayne’s laptop earlier; something about gates… </w:delText>
        </w:r>
      </w:del>
    </w:p>
    <w:p w14:paraId="44770795" w14:textId="0E3FB8A6" w:rsidR="00E21610" w:rsidRDefault="000D4196" w:rsidP="00A71F69">
      <w:pPr>
        <w:spacing w:line="360" w:lineRule="auto"/>
        <w:contextualSpacing/>
        <w:rPr>
          <w:rFonts w:ascii="Cambria" w:hAnsi="Cambria"/>
          <w:sz w:val="28"/>
          <w:szCs w:val="28"/>
        </w:rPr>
      </w:pPr>
      <w:r>
        <w:rPr>
          <w:rFonts w:ascii="Cambria" w:hAnsi="Cambria"/>
          <w:sz w:val="28"/>
          <w:szCs w:val="28"/>
        </w:rPr>
        <w:tab/>
        <w:t>‘</w:t>
      </w:r>
      <w:commentRangeStart w:id="23581"/>
      <w:r>
        <w:rPr>
          <w:rFonts w:ascii="Cambria" w:hAnsi="Cambria"/>
          <w:sz w:val="28"/>
          <w:szCs w:val="28"/>
        </w:rPr>
        <w:t>You’ve obviously seen the sex</w:t>
      </w:r>
      <w:del w:id="23582" w:author="Daisy Watt" w:date="2026-06-23T07:03:00Z" w16du:dateUtc="2026-06-23T05:03:00Z">
        <w:r>
          <w:rPr>
            <w:rFonts w:ascii="Cambria" w:hAnsi="Cambria"/>
            <w:sz w:val="28"/>
            <w:szCs w:val="28"/>
          </w:rPr>
          <w:delText>-</w:delText>
        </w:r>
      </w:del>
      <w:ins w:id="23583" w:author="Daisy Watt" w:date="2026-06-23T07:03:00Z" w16du:dateUtc="2026-06-23T05:03:00Z">
        <w:r w:rsidR="000301A7">
          <w:rPr>
            <w:rFonts w:ascii="Cambria" w:hAnsi="Cambria"/>
            <w:sz w:val="28"/>
            <w:szCs w:val="28"/>
          </w:rPr>
          <w:t xml:space="preserve"> </w:t>
        </w:r>
      </w:ins>
      <w:r>
        <w:rPr>
          <w:rFonts w:ascii="Cambria" w:hAnsi="Cambria"/>
          <w:sz w:val="28"/>
          <w:szCs w:val="28"/>
        </w:rPr>
        <w:t>tape</w:t>
      </w:r>
      <w:del w:id="23584" w:author="Daisy Watt" w:date="2026-06-23T22:52:00Z" w16du:dateUtc="2026-06-23T20:52:00Z">
        <w:r w:rsidDel="00BB728E">
          <w:rPr>
            <w:rFonts w:ascii="Cambria" w:hAnsi="Cambria"/>
            <w:sz w:val="28"/>
            <w:szCs w:val="28"/>
          </w:rPr>
          <w:delText>,</w:delText>
        </w:r>
      </w:del>
      <w:commentRangeEnd w:id="23581"/>
      <w:r w:rsidR="00C46A52">
        <w:rPr>
          <w:rStyle w:val="CommentReference"/>
          <w:rFonts w:ascii="Cambria" w:hAnsi="Cambria"/>
          <w:sz w:val="28"/>
          <w:szCs w:val="28"/>
        </w:rPr>
        <w:commentReference w:id="23581"/>
      </w:r>
      <w:ins w:id="23585" w:author="Daisy Watt" w:date="2026-06-23T22:52:00Z" w16du:dateUtc="2026-06-23T20:52:00Z">
        <w:r w:rsidR="00BB728E">
          <w:rPr>
            <w:rFonts w:ascii="Cambria" w:hAnsi="Cambria"/>
            <w:sz w:val="28"/>
            <w:szCs w:val="28"/>
          </w:rPr>
          <w:t>.</w:t>
        </w:r>
      </w:ins>
      <w:r>
        <w:rPr>
          <w:rFonts w:ascii="Cambria" w:hAnsi="Cambria"/>
          <w:sz w:val="28"/>
          <w:szCs w:val="28"/>
        </w:rPr>
        <w:t xml:space="preserve">’ </w:t>
      </w:r>
      <w:ins w:id="23586" w:author="Claire S" w:date="2026-07-31T17:30:00Z" w16du:dateUtc="2026-07-31T16:30:00Z">
        <w:r w:rsidR="008260C4">
          <w:rPr>
            <w:rFonts w:ascii="Cambria" w:hAnsi="Cambria"/>
            <w:sz w:val="28"/>
            <w:szCs w:val="28"/>
          </w:rPr>
          <w:t xml:space="preserve">Given </w:t>
        </w:r>
      </w:ins>
      <w:ins w:id="23587" w:author="Claire S" w:date="2026-07-31T17:31:00Z" w16du:dateUtc="2026-07-31T16:31:00Z">
        <w:r w:rsidR="008260C4">
          <w:rPr>
            <w:rFonts w:ascii="Cambria" w:hAnsi="Cambria"/>
            <w:sz w:val="28"/>
            <w:szCs w:val="28"/>
          </w:rPr>
          <w:t>recent events</w:t>
        </w:r>
      </w:ins>
      <w:ins w:id="23588" w:author="Claire S" w:date="2026-07-31T17:30:00Z" w16du:dateUtc="2026-07-31T16:30:00Z">
        <w:r w:rsidR="008260C4">
          <w:rPr>
            <w:rFonts w:ascii="Cambria" w:hAnsi="Cambria"/>
            <w:sz w:val="28"/>
            <w:szCs w:val="28"/>
          </w:rPr>
          <w:t xml:space="preserve">, </w:t>
        </w:r>
      </w:ins>
      <w:r>
        <w:rPr>
          <w:rFonts w:ascii="Cambria" w:hAnsi="Cambria"/>
          <w:sz w:val="28"/>
          <w:szCs w:val="28"/>
        </w:rPr>
        <w:t>Sav</w:t>
      </w:r>
      <w:r w:rsidR="00CD2864">
        <w:rPr>
          <w:rFonts w:ascii="Cambria" w:hAnsi="Cambria"/>
          <w:sz w:val="28"/>
          <w:szCs w:val="28"/>
        </w:rPr>
        <w:t>annah</w:t>
      </w:r>
      <w:r>
        <w:rPr>
          <w:rFonts w:ascii="Cambria" w:hAnsi="Cambria"/>
          <w:sz w:val="28"/>
          <w:szCs w:val="28"/>
        </w:rPr>
        <w:t xml:space="preserve"> </w:t>
      </w:r>
      <w:del w:id="23589" w:author="Claire S" w:date="2026-06-05T23:57:00Z" w16du:dateUtc="2026-06-05T22:57:00Z">
        <w:r w:rsidDel="00E96C4C">
          <w:rPr>
            <w:rFonts w:ascii="Cambria" w:hAnsi="Cambria"/>
            <w:sz w:val="28"/>
            <w:szCs w:val="28"/>
          </w:rPr>
          <w:delText xml:space="preserve">said </w:delText>
        </w:r>
      </w:del>
      <w:ins w:id="23590" w:author="Claire S" w:date="2026-07-31T17:30:00Z" w16du:dateUtc="2026-07-31T16:30:00Z">
        <w:r w:rsidR="008260C4">
          <w:rPr>
            <w:rFonts w:ascii="Cambria" w:hAnsi="Cambria"/>
            <w:sz w:val="28"/>
            <w:szCs w:val="28"/>
          </w:rPr>
          <w:t>decided it was time to stop be</w:t>
        </w:r>
      </w:ins>
      <w:ins w:id="23591" w:author="Claire S" w:date="2026-07-31T17:31:00Z" w16du:dateUtc="2026-07-31T16:31:00Z">
        <w:r w:rsidR="008260C4">
          <w:rPr>
            <w:rFonts w:ascii="Cambria" w:hAnsi="Cambria"/>
            <w:sz w:val="28"/>
            <w:szCs w:val="28"/>
          </w:rPr>
          <w:t xml:space="preserve">ating round the bush, which is almost what Jackson had </w:t>
        </w:r>
        <w:commentRangeStart w:id="23592"/>
        <w:r w:rsidR="008260C4">
          <w:rPr>
            <w:rFonts w:ascii="Cambria" w:hAnsi="Cambria"/>
            <w:sz w:val="28"/>
            <w:szCs w:val="28"/>
          </w:rPr>
          <w:t>done</w:t>
        </w:r>
      </w:ins>
      <w:commentRangeEnd w:id="23592"/>
      <w:r w:rsidR="008260C4">
        <w:rPr>
          <w:rStyle w:val="CommentReference"/>
          <w:rFonts w:ascii="Cambria" w:hAnsi="Cambria"/>
          <w:sz w:val="28"/>
          <w:szCs w:val="28"/>
        </w:rPr>
        <w:commentReference w:id="23592"/>
      </w:r>
      <w:ins w:id="23593" w:author="Claire S" w:date="2026-07-31T17:33:00Z" w16du:dateUtc="2026-07-31T16:33:00Z">
        <w:r w:rsidR="008260C4">
          <w:rPr>
            <w:rFonts w:ascii="Cambria" w:hAnsi="Cambria"/>
            <w:sz w:val="28"/>
            <w:szCs w:val="28"/>
          </w:rPr>
          <w:t xml:space="preserve"> that night</w:t>
        </w:r>
      </w:ins>
      <w:ins w:id="23594" w:author="Claire S" w:date="2026-07-31T17:31:00Z" w16du:dateUtc="2026-07-31T16:31:00Z">
        <w:r w:rsidR="008260C4">
          <w:rPr>
            <w:rFonts w:ascii="Cambria" w:hAnsi="Cambria"/>
            <w:sz w:val="28"/>
            <w:szCs w:val="28"/>
          </w:rPr>
          <w:t xml:space="preserve"> -</w:t>
        </w:r>
      </w:ins>
      <w:del w:id="23595" w:author="Claire S" w:date="2026-07-31T17:30:00Z" w16du:dateUtc="2026-07-31T16:30:00Z">
        <w:r w:rsidDel="008260C4">
          <w:rPr>
            <w:rFonts w:ascii="Cambria" w:hAnsi="Cambria"/>
            <w:sz w:val="28"/>
            <w:szCs w:val="28"/>
          </w:rPr>
          <w:delText>blunt</w:delText>
        </w:r>
      </w:del>
      <w:del w:id="23596" w:author="Claire S" w:date="2026-06-05T23:57:00Z" w16du:dateUtc="2026-06-05T22:57:00Z">
        <w:r w:rsidDel="00E96C4C">
          <w:rPr>
            <w:rFonts w:ascii="Cambria" w:hAnsi="Cambria"/>
            <w:sz w:val="28"/>
            <w:szCs w:val="28"/>
          </w:rPr>
          <w:delText>ly</w:delText>
        </w:r>
      </w:del>
      <w:del w:id="23597" w:author="Claire S" w:date="2026-07-31T17:30:00Z" w16du:dateUtc="2026-07-31T16:30:00Z">
        <w:r w:rsidDel="008260C4">
          <w:rPr>
            <w:rFonts w:ascii="Cambria" w:hAnsi="Cambria"/>
            <w:sz w:val="28"/>
            <w:szCs w:val="28"/>
          </w:rPr>
          <w:delText xml:space="preserve">, and Clara </w:delText>
        </w:r>
        <w:r w:rsidR="00D77AEE" w:rsidDel="008260C4">
          <w:rPr>
            <w:rFonts w:ascii="Cambria" w:hAnsi="Cambria"/>
            <w:sz w:val="28"/>
            <w:szCs w:val="28"/>
          </w:rPr>
          <w:delText>blushed</w:delText>
        </w:r>
      </w:del>
      <w:del w:id="23598" w:author="Claire S" w:date="2026-07-31T17:31:00Z" w16du:dateUtc="2026-07-31T16:31:00Z">
        <w:r w:rsidDel="008260C4">
          <w:rPr>
            <w:rFonts w:ascii="Cambria" w:hAnsi="Cambria"/>
            <w:sz w:val="28"/>
            <w:szCs w:val="28"/>
          </w:rPr>
          <w:delText>.</w:delText>
        </w:r>
      </w:del>
      <w:r>
        <w:rPr>
          <w:rFonts w:ascii="Cambria" w:hAnsi="Cambria"/>
          <w:sz w:val="28"/>
          <w:szCs w:val="28"/>
        </w:rPr>
        <w:t xml:space="preserve"> </w:t>
      </w:r>
    </w:p>
    <w:p w14:paraId="43CD4E28" w14:textId="45E940F9" w:rsidR="00CD2864" w:rsidRDefault="00F23841" w:rsidP="00E21610">
      <w:pPr>
        <w:spacing w:line="360" w:lineRule="auto"/>
        <w:ind w:firstLine="720"/>
        <w:contextualSpacing/>
        <w:rPr>
          <w:rFonts w:ascii="Cambria" w:hAnsi="Cambria"/>
          <w:sz w:val="28"/>
          <w:szCs w:val="28"/>
        </w:rPr>
      </w:pPr>
      <w:r>
        <w:rPr>
          <w:rFonts w:ascii="Cambria" w:hAnsi="Cambria"/>
          <w:sz w:val="28"/>
          <w:szCs w:val="28"/>
        </w:rPr>
        <w:t>‘</w:t>
      </w:r>
      <w:r w:rsidR="00A71F69">
        <w:rPr>
          <w:rFonts w:ascii="Cambria" w:hAnsi="Cambria"/>
          <w:sz w:val="28"/>
          <w:szCs w:val="28"/>
        </w:rPr>
        <w:t>Not reall</w:t>
      </w:r>
      <w:ins w:id="23599" w:author="Daisy Watt" w:date="2026-06-23T23:05:00Z" w16du:dateUtc="2026-06-23T21:05:00Z">
        <w:r w:rsidR="00F3462E">
          <w:rPr>
            <w:rFonts w:ascii="Cambria" w:hAnsi="Cambria"/>
            <w:sz w:val="28"/>
            <w:szCs w:val="28"/>
          </w:rPr>
          <w:t>y…’</w:t>
        </w:r>
      </w:ins>
      <w:del w:id="23600" w:author="Daisy Watt" w:date="2026-06-23T23:05:00Z" w16du:dateUtc="2026-06-23T21:05:00Z">
        <w:r w:rsidR="00A71F69" w:rsidDel="00F3462E">
          <w:rPr>
            <w:rFonts w:ascii="Cambria" w:hAnsi="Cambria"/>
            <w:sz w:val="28"/>
            <w:szCs w:val="28"/>
          </w:rPr>
          <w:delText>y</w:delText>
        </w:r>
        <w:r w:rsidDel="00F3462E">
          <w:rPr>
            <w:rFonts w:ascii="Cambria" w:hAnsi="Cambria"/>
            <w:sz w:val="28"/>
            <w:szCs w:val="28"/>
          </w:rPr>
          <w:delText xml:space="preserve"> -’</w:delText>
        </w:r>
      </w:del>
      <w:r w:rsidR="00A71F69">
        <w:rPr>
          <w:rFonts w:ascii="Cambria" w:hAnsi="Cambria"/>
          <w:sz w:val="28"/>
          <w:szCs w:val="28"/>
        </w:rPr>
        <w:t xml:space="preserve"> </w:t>
      </w:r>
      <w:ins w:id="23601" w:author="Claire S" w:date="2026-07-31T17:30:00Z" w16du:dateUtc="2026-07-31T16:30:00Z">
        <w:r w:rsidR="008260C4">
          <w:rPr>
            <w:rFonts w:ascii="Cambria" w:hAnsi="Cambria"/>
            <w:sz w:val="28"/>
            <w:szCs w:val="28"/>
          </w:rPr>
          <w:t>Clara blushed</w:t>
        </w:r>
      </w:ins>
      <w:ins w:id="23602" w:author="Claire S" w:date="2026-07-31T17:31:00Z" w16du:dateUtc="2026-07-31T16:31:00Z">
        <w:r w:rsidR="008260C4">
          <w:rPr>
            <w:rFonts w:ascii="Cambria" w:hAnsi="Cambria"/>
            <w:sz w:val="28"/>
            <w:szCs w:val="28"/>
          </w:rPr>
          <w:t>.</w:t>
        </w:r>
      </w:ins>
    </w:p>
    <w:p w14:paraId="6E813EB1" w14:textId="48AA2EAC" w:rsidR="000D4196" w:rsidRDefault="000D4196" w:rsidP="00CD2864">
      <w:pPr>
        <w:spacing w:line="360" w:lineRule="auto"/>
        <w:ind w:firstLine="720"/>
        <w:contextualSpacing/>
        <w:rPr>
          <w:rFonts w:ascii="Cambria" w:hAnsi="Cambria"/>
          <w:sz w:val="28"/>
          <w:szCs w:val="28"/>
        </w:rPr>
      </w:pPr>
      <w:r>
        <w:rPr>
          <w:rFonts w:ascii="Cambria" w:hAnsi="Cambria"/>
          <w:sz w:val="28"/>
          <w:szCs w:val="28"/>
        </w:rPr>
        <w:t>‘Don’t be embarrassed, darling. I’d have watched it if I were you.’</w:t>
      </w:r>
    </w:p>
    <w:p w14:paraId="12567807" w14:textId="127057C7" w:rsidR="000D4196" w:rsidRDefault="000D4196" w:rsidP="0034760D">
      <w:pPr>
        <w:spacing w:line="360" w:lineRule="auto"/>
        <w:contextualSpacing/>
        <w:rPr>
          <w:rFonts w:ascii="Cambria" w:hAnsi="Cambria"/>
          <w:sz w:val="28"/>
          <w:szCs w:val="28"/>
        </w:rPr>
      </w:pPr>
      <w:r>
        <w:rPr>
          <w:rFonts w:ascii="Cambria" w:hAnsi="Cambria"/>
          <w:sz w:val="28"/>
          <w:szCs w:val="28"/>
        </w:rPr>
        <w:tab/>
        <w:t xml:space="preserve">‘I </w:t>
      </w:r>
      <w:r w:rsidR="00F23841">
        <w:rPr>
          <w:rFonts w:ascii="Cambria" w:hAnsi="Cambria"/>
          <w:sz w:val="28"/>
          <w:szCs w:val="28"/>
        </w:rPr>
        <w:t>have</w:t>
      </w:r>
      <w:r>
        <w:rPr>
          <w:rFonts w:ascii="Cambria" w:hAnsi="Cambria"/>
          <w:sz w:val="28"/>
          <w:szCs w:val="28"/>
        </w:rPr>
        <w:t>n’t watch</w:t>
      </w:r>
      <w:r w:rsidR="00F23841">
        <w:rPr>
          <w:rFonts w:ascii="Cambria" w:hAnsi="Cambria"/>
          <w:sz w:val="28"/>
          <w:szCs w:val="28"/>
        </w:rPr>
        <w:t>ed</w:t>
      </w:r>
      <w:r>
        <w:rPr>
          <w:rFonts w:ascii="Cambria" w:hAnsi="Cambria"/>
          <w:sz w:val="28"/>
          <w:szCs w:val="28"/>
        </w:rPr>
        <w:t xml:space="preserve"> it,’ Clara protested. ‘I mean, </w:t>
      </w:r>
      <w:r w:rsidR="00246552">
        <w:rPr>
          <w:rFonts w:ascii="Cambria" w:hAnsi="Cambria"/>
          <w:sz w:val="28"/>
          <w:szCs w:val="28"/>
        </w:rPr>
        <w:t xml:space="preserve">I didn’t like, </w:t>
      </w:r>
      <w:r w:rsidRPr="00C233C6">
        <w:rPr>
          <w:rFonts w:ascii="Cambria" w:hAnsi="Cambria"/>
          <w:i/>
          <w:iCs/>
          <w:sz w:val="28"/>
          <w:szCs w:val="28"/>
          <w:rPrChange w:id="23603" w:author="Daisy Watt" w:date="2026-06-23T23:06:00Z" w16du:dateUtc="2026-06-23T21:06:00Z">
            <w:rPr>
              <w:rFonts w:ascii="Cambria" w:hAnsi="Cambria"/>
              <w:sz w:val="28"/>
              <w:szCs w:val="28"/>
            </w:rPr>
          </w:rPrChange>
        </w:rPr>
        <w:t>watch it</w:t>
      </w:r>
      <w:r>
        <w:rPr>
          <w:rFonts w:ascii="Cambria" w:hAnsi="Cambria"/>
          <w:sz w:val="28"/>
          <w:szCs w:val="28"/>
        </w:rPr>
        <w:t>, watch i</w:t>
      </w:r>
      <w:ins w:id="23604" w:author="Daisy Watt" w:date="2026-06-23T23:06:00Z" w16du:dateUtc="2026-06-23T21:06:00Z">
        <w:r w:rsidR="00C233C6">
          <w:rPr>
            <w:rFonts w:ascii="Cambria" w:hAnsi="Cambria"/>
            <w:sz w:val="28"/>
            <w:szCs w:val="28"/>
          </w:rPr>
          <w:t>t…’</w:t>
        </w:r>
      </w:ins>
      <w:del w:id="23605" w:author="Daisy Watt" w:date="2026-06-23T23:06:00Z" w16du:dateUtc="2026-06-23T21:06:00Z">
        <w:r w:rsidDel="00C233C6">
          <w:rPr>
            <w:rFonts w:ascii="Cambria" w:hAnsi="Cambria"/>
            <w:sz w:val="28"/>
            <w:szCs w:val="28"/>
          </w:rPr>
          <w:delText>t</w:delText>
        </w:r>
        <w:r w:rsidR="00246552" w:rsidDel="00C233C6">
          <w:rPr>
            <w:rFonts w:ascii="Cambria" w:hAnsi="Cambria"/>
            <w:sz w:val="28"/>
            <w:szCs w:val="28"/>
          </w:rPr>
          <w:delText xml:space="preserve"> -</w:delText>
        </w:r>
        <w:r w:rsidDel="00C233C6">
          <w:rPr>
            <w:rFonts w:ascii="Cambria" w:hAnsi="Cambria"/>
            <w:sz w:val="28"/>
            <w:szCs w:val="28"/>
          </w:rPr>
          <w:delText>’</w:delText>
        </w:r>
      </w:del>
    </w:p>
    <w:p w14:paraId="5E2F56F9" w14:textId="1C0C7BDD" w:rsidR="000D4196" w:rsidRDefault="000D4196" w:rsidP="0034760D">
      <w:pPr>
        <w:spacing w:line="360" w:lineRule="auto"/>
        <w:contextualSpacing/>
        <w:rPr>
          <w:rFonts w:ascii="Cambria" w:hAnsi="Cambria"/>
          <w:sz w:val="28"/>
          <w:szCs w:val="28"/>
        </w:rPr>
      </w:pPr>
      <w:r>
        <w:rPr>
          <w:rFonts w:ascii="Cambria" w:hAnsi="Cambria"/>
          <w:sz w:val="28"/>
          <w:szCs w:val="28"/>
        </w:rPr>
        <w:tab/>
        <w:t>‘Whatever</w:t>
      </w:r>
      <w:r w:rsidR="00E21610">
        <w:rPr>
          <w:rFonts w:ascii="Cambria" w:hAnsi="Cambria"/>
          <w:sz w:val="28"/>
          <w:szCs w:val="28"/>
        </w:rPr>
        <w:t>.</w:t>
      </w:r>
      <w:r>
        <w:rPr>
          <w:rFonts w:ascii="Cambria" w:hAnsi="Cambria"/>
          <w:sz w:val="28"/>
          <w:szCs w:val="28"/>
        </w:rPr>
        <w:t xml:space="preserve">’ </w:t>
      </w:r>
      <w:r w:rsidR="00E21610">
        <w:rPr>
          <w:rFonts w:ascii="Cambria" w:hAnsi="Cambria"/>
          <w:sz w:val="28"/>
          <w:szCs w:val="28"/>
        </w:rPr>
        <w:t>Fetchi</w:t>
      </w:r>
      <w:r w:rsidR="00A62395">
        <w:rPr>
          <w:rFonts w:ascii="Cambria" w:hAnsi="Cambria"/>
          <w:sz w:val="28"/>
          <w:szCs w:val="28"/>
        </w:rPr>
        <w:t>ng</w:t>
      </w:r>
      <w:r>
        <w:rPr>
          <w:rFonts w:ascii="Cambria" w:hAnsi="Cambria"/>
          <w:sz w:val="28"/>
          <w:szCs w:val="28"/>
        </w:rPr>
        <w:t xml:space="preserve"> two diamond-cut shot glasses </w:t>
      </w:r>
      <w:r w:rsidR="00E21610">
        <w:rPr>
          <w:rFonts w:ascii="Cambria" w:hAnsi="Cambria"/>
          <w:sz w:val="28"/>
          <w:szCs w:val="28"/>
        </w:rPr>
        <w:t>from</w:t>
      </w:r>
      <w:r w:rsidR="00122A19">
        <w:rPr>
          <w:rFonts w:ascii="Cambria" w:hAnsi="Cambria"/>
          <w:sz w:val="28"/>
          <w:szCs w:val="28"/>
        </w:rPr>
        <w:t xml:space="preserve"> a cupboard,</w:t>
      </w:r>
      <w:r>
        <w:rPr>
          <w:rFonts w:ascii="Cambria" w:hAnsi="Cambria"/>
          <w:sz w:val="28"/>
          <w:szCs w:val="28"/>
        </w:rPr>
        <w:t xml:space="preserve"> </w:t>
      </w:r>
      <w:r w:rsidR="00A62395">
        <w:rPr>
          <w:rFonts w:ascii="Cambria" w:hAnsi="Cambria"/>
          <w:sz w:val="28"/>
          <w:szCs w:val="28"/>
        </w:rPr>
        <w:t>Savannah</w:t>
      </w:r>
      <w:r>
        <w:rPr>
          <w:rFonts w:ascii="Cambria" w:hAnsi="Cambria"/>
          <w:sz w:val="28"/>
          <w:szCs w:val="28"/>
        </w:rPr>
        <w:t xml:space="preserve"> </w:t>
      </w:r>
      <w:r w:rsidR="008A454B">
        <w:rPr>
          <w:rFonts w:ascii="Cambria" w:hAnsi="Cambria"/>
          <w:sz w:val="28"/>
          <w:szCs w:val="28"/>
        </w:rPr>
        <w:t xml:space="preserve">broke the seal of </w:t>
      </w:r>
      <w:r>
        <w:rPr>
          <w:rFonts w:ascii="Cambria" w:hAnsi="Cambria"/>
          <w:sz w:val="28"/>
          <w:szCs w:val="28"/>
        </w:rPr>
        <w:t>the</w:t>
      </w:r>
      <w:r w:rsidR="00B0526F">
        <w:rPr>
          <w:rFonts w:ascii="Cambria" w:hAnsi="Cambria"/>
          <w:sz w:val="28"/>
          <w:szCs w:val="28"/>
        </w:rPr>
        <w:t xml:space="preserve"> Grey Goose</w:t>
      </w:r>
      <w:r>
        <w:rPr>
          <w:rFonts w:ascii="Cambria" w:hAnsi="Cambria"/>
          <w:sz w:val="28"/>
          <w:szCs w:val="28"/>
        </w:rPr>
        <w:t xml:space="preserve"> bottle. ‘I was very drunk and Dex was – let’s just say, understanding.</w:t>
      </w:r>
      <w:r w:rsidR="00B14DAC">
        <w:rPr>
          <w:rFonts w:ascii="Cambria" w:hAnsi="Cambria"/>
          <w:sz w:val="28"/>
          <w:szCs w:val="28"/>
        </w:rPr>
        <w:t xml:space="preserve"> Or at least, I thought he was.</w:t>
      </w:r>
      <w:r w:rsidR="00F23841">
        <w:rPr>
          <w:rFonts w:ascii="Cambria" w:hAnsi="Cambria"/>
          <w:sz w:val="28"/>
          <w:szCs w:val="28"/>
        </w:rPr>
        <w:t xml:space="preserve"> But I couldn’t ask him, because then he </w:t>
      </w:r>
      <w:r w:rsidR="00122A19">
        <w:rPr>
          <w:rFonts w:ascii="Cambria" w:hAnsi="Cambria"/>
          <w:sz w:val="28"/>
          <w:szCs w:val="28"/>
        </w:rPr>
        <w:t>was dead</w:t>
      </w:r>
      <w:r w:rsidR="00F23841">
        <w:rPr>
          <w:rFonts w:ascii="Cambria" w:hAnsi="Cambria"/>
          <w:sz w:val="28"/>
          <w:szCs w:val="28"/>
        </w:rPr>
        <w:t>.  And that</w:t>
      </w:r>
      <w:r w:rsidR="00FD58C7">
        <w:rPr>
          <w:rFonts w:ascii="Cambria" w:hAnsi="Cambria"/>
          <w:sz w:val="28"/>
          <w:szCs w:val="28"/>
        </w:rPr>
        <w:t>’</w:t>
      </w:r>
      <w:r w:rsidR="00F23841">
        <w:rPr>
          <w:rFonts w:ascii="Cambria" w:hAnsi="Cambria"/>
          <w:sz w:val="28"/>
          <w:szCs w:val="28"/>
        </w:rPr>
        <w:t>s the worst bit of it for me, right now.</w:t>
      </w:r>
      <w:r>
        <w:rPr>
          <w:rFonts w:ascii="Cambria" w:hAnsi="Cambria"/>
          <w:sz w:val="28"/>
          <w:szCs w:val="28"/>
        </w:rPr>
        <w:t>’</w:t>
      </w:r>
    </w:p>
    <w:p w14:paraId="06DE0C49" w14:textId="04876711" w:rsidR="000D4196" w:rsidRDefault="000D4196" w:rsidP="0034760D">
      <w:pPr>
        <w:spacing w:line="360" w:lineRule="auto"/>
        <w:contextualSpacing/>
        <w:rPr>
          <w:rFonts w:ascii="Cambria" w:hAnsi="Cambria"/>
          <w:sz w:val="28"/>
          <w:szCs w:val="28"/>
        </w:rPr>
      </w:pPr>
      <w:r>
        <w:rPr>
          <w:rFonts w:ascii="Cambria" w:hAnsi="Cambria"/>
          <w:sz w:val="28"/>
          <w:szCs w:val="28"/>
        </w:rPr>
        <w:tab/>
        <w:t>‘</w:t>
      </w:r>
      <w:del w:id="23606" w:author="Claire S" w:date="2026-06-05T15:00:00Z" w16du:dateUtc="2026-06-05T14:00:00Z">
        <w:r w:rsidDel="00CE27DF">
          <w:rPr>
            <w:rFonts w:ascii="Cambria" w:hAnsi="Cambria"/>
            <w:sz w:val="28"/>
            <w:szCs w:val="28"/>
          </w:rPr>
          <w:delText>Okay</w:delText>
        </w:r>
      </w:del>
      <w:ins w:id="23607" w:author="Claire S" w:date="2026-06-05T15:00:00Z" w16du:dateUtc="2026-06-05T14:00:00Z">
        <w:r w:rsidR="00CE27DF">
          <w:rPr>
            <w:rFonts w:ascii="Cambria" w:hAnsi="Cambria"/>
            <w:sz w:val="28"/>
            <w:szCs w:val="28"/>
          </w:rPr>
          <w:t>I see</w:t>
        </w:r>
      </w:ins>
      <w:r>
        <w:rPr>
          <w:rFonts w:ascii="Cambria" w:hAnsi="Cambria"/>
          <w:sz w:val="28"/>
          <w:szCs w:val="28"/>
        </w:rPr>
        <w:t>.’</w:t>
      </w:r>
      <w:r w:rsidR="00D01F36">
        <w:rPr>
          <w:rFonts w:ascii="Cambria" w:hAnsi="Cambria"/>
          <w:sz w:val="28"/>
          <w:szCs w:val="28"/>
        </w:rPr>
        <w:t xml:space="preserve"> </w:t>
      </w:r>
      <w:moveFromRangeStart w:id="23608" w:author="Claire S" w:date="2026-06-05T15:44:00Z" w:name="move231554089"/>
      <w:moveFrom w:id="23609" w:author="Claire S" w:date="2026-06-05T12:14:00Z" w16du:dateUtc="2026-06-05T11:14:00Z">
        <w:r w:rsidR="00D01F36" w:rsidDel="00FE2E22">
          <w:rPr>
            <w:rFonts w:ascii="Cambria" w:hAnsi="Cambria"/>
            <w:sz w:val="28"/>
            <w:szCs w:val="28"/>
          </w:rPr>
          <w:t>It was none of her business, Clara thought, what these rich folk did</w:t>
        </w:r>
        <w:r w:rsidR="00FD58C7" w:rsidDel="00FE2E22">
          <w:rPr>
            <w:rFonts w:ascii="Cambria" w:hAnsi="Cambria"/>
            <w:sz w:val="28"/>
            <w:szCs w:val="28"/>
          </w:rPr>
          <w:t>. T</w:t>
        </w:r>
        <w:r w:rsidR="00B14DAC" w:rsidDel="00FE2E22">
          <w:rPr>
            <w:rFonts w:ascii="Cambria" w:hAnsi="Cambria"/>
            <w:sz w:val="28"/>
            <w:szCs w:val="28"/>
          </w:rPr>
          <w:t xml:space="preserve">hey </w:t>
        </w:r>
        <w:r w:rsidR="005A7C71" w:rsidDel="00FE2E22">
          <w:rPr>
            <w:rFonts w:ascii="Cambria" w:hAnsi="Cambria"/>
            <w:sz w:val="28"/>
            <w:szCs w:val="28"/>
          </w:rPr>
          <w:t>operated via</w:t>
        </w:r>
        <w:r w:rsidR="00B14DAC" w:rsidDel="00FE2E22">
          <w:rPr>
            <w:rFonts w:ascii="Cambria" w:hAnsi="Cambria"/>
            <w:sz w:val="28"/>
            <w:szCs w:val="28"/>
          </w:rPr>
          <w:t xml:space="preserve"> </w:t>
        </w:r>
        <w:r w:rsidR="001502BC" w:rsidDel="00FE2E22">
          <w:rPr>
            <w:rFonts w:ascii="Cambria" w:hAnsi="Cambria"/>
            <w:sz w:val="28"/>
            <w:szCs w:val="28"/>
          </w:rPr>
          <w:t xml:space="preserve">a completely </w:t>
        </w:r>
        <w:r w:rsidR="00F23841" w:rsidDel="00FE2E22">
          <w:rPr>
            <w:rFonts w:ascii="Cambria" w:hAnsi="Cambria"/>
            <w:sz w:val="28"/>
            <w:szCs w:val="28"/>
          </w:rPr>
          <w:t>different</w:t>
        </w:r>
        <w:r w:rsidR="001502BC" w:rsidDel="00FE2E22">
          <w:rPr>
            <w:rFonts w:ascii="Cambria" w:hAnsi="Cambria"/>
            <w:sz w:val="28"/>
            <w:szCs w:val="28"/>
          </w:rPr>
          <w:t xml:space="preserve"> c</w:t>
        </w:r>
        <w:r w:rsidR="00B14DAC" w:rsidDel="00FE2E22">
          <w:rPr>
            <w:rFonts w:ascii="Cambria" w:hAnsi="Cambria"/>
            <w:sz w:val="28"/>
            <w:szCs w:val="28"/>
          </w:rPr>
          <w:t>ode of conduct</w:t>
        </w:r>
        <w:r w:rsidR="005A7C71" w:rsidDel="00FE2E22">
          <w:rPr>
            <w:rFonts w:ascii="Cambria" w:hAnsi="Cambria"/>
            <w:sz w:val="28"/>
            <w:szCs w:val="28"/>
          </w:rPr>
          <w:t xml:space="preserve"> and </w:t>
        </w:r>
        <w:r w:rsidR="00B14DAC" w:rsidDel="00FE2E22">
          <w:rPr>
            <w:rFonts w:ascii="Cambria" w:hAnsi="Cambria"/>
            <w:sz w:val="28"/>
            <w:szCs w:val="28"/>
          </w:rPr>
          <w:t>morals</w:t>
        </w:r>
        <w:r w:rsidR="001502BC" w:rsidDel="00FE2E22">
          <w:rPr>
            <w:rFonts w:ascii="Cambria" w:hAnsi="Cambria"/>
            <w:sz w:val="28"/>
            <w:szCs w:val="28"/>
          </w:rPr>
          <w:t xml:space="preserve"> to normal people, </w:t>
        </w:r>
        <w:r w:rsidR="00F23841" w:rsidDel="00FE2E22">
          <w:rPr>
            <w:rFonts w:ascii="Cambria" w:hAnsi="Cambria"/>
            <w:sz w:val="28"/>
            <w:szCs w:val="28"/>
          </w:rPr>
          <w:t xml:space="preserve">as far </w:t>
        </w:r>
        <w:r w:rsidR="005A7C71" w:rsidDel="00FE2E22">
          <w:rPr>
            <w:rFonts w:ascii="Cambria" w:hAnsi="Cambria"/>
            <w:sz w:val="28"/>
            <w:szCs w:val="28"/>
          </w:rPr>
          <w:t xml:space="preserve">as </w:t>
        </w:r>
        <w:r w:rsidR="00F23841" w:rsidDel="00FE2E22">
          <w:rPr>
            <w:rFonts w:ascii="Cambria" w:hAnsi="Cambria"/>
            <w:sz w:val="28"/>
            <w:szCs w:val="28"/>
          </w:rPr>
          <w:t>she could tell</w:t>
        </w:r>
        <w:r w:rsidR="00FD58C7" w:rsidDel="00FE2E22">
          <w:rPr>
            <w:rFonts w:ascii="Cambria" w:hAnsi="Cambria"/>
            <w:sz w:val="28"/>
            <w:szCs w:val="28"/>
          </w:rPr>
          <w:t xml:space="preserve"> - a</w:t>
        </w:r>
        <w:r w:rsidR="00F23841" w:rsidDel="00FE2E22">
          <w:rPr>
            <w:rFonts w:ascii="Cambria" w:hAnsi="Cambria"/>
            <w:sz w:val="28"/>
            <w:szCs w:val="28"/>
          </w:rPr>
          <w:t xml:space="preserve">nd </w:t>
        </w:r>
        <w:r w:rsidR="002D5206" w:rsidDel="00FE2E22">
          <w:rPr>
            <w:rFonts w:ascii="Cambria" w:hAnsi="Cambria"/>
            <w:sz w:val="28"/>
            <w:szCs w:val="28"/>
          </w:rPr>
          <w:t>usually</w:t>
        </w:r>
        <w:r w:rsidR="00F23841" w:rsidDel="00FE2E22">
          <w:rPr>
            <w:rFonts w:ascii="Cambria" w:hAnsi="Cambria"/>
            <w:sz w:val="28"/>
            <w:szCs w:val="28"/>
          </w:rPr>
          <w:t xml:space="preserve"> got away with it too.</w:t>
        </w:r>
      </w:moveFrom>
      <w:moveFromRangeEnd w:id="23608"/>
    </w:p>
    <w:p w14:paraId="0858D6D0" w14:textId="3356D9C7" w:rsidR="000D4196" w:rsidRDefault="000D4196" w:rsidP="0034760D">
      <w:pPr>
        <w:spacing w:line="360" w:lineRule="auto"/>
        <w:contextualSpacing/>
        <w:rPr>
          <w:rFonts w:ascii="Cambria" w:hAnsi="Cambria"/>
          <w:sz w:val="28"/>
          <w:szCs w:val="28"/>
        </w:rPr>
      </w:pPr>
      <w:r>
        <w:rPr>
          <w:rFonts w:ascii="Cambria" w:hAnsi="Cambria"/>
          <w:sz w:val="28"/>
          <w:szCs w:val="28"/>
        </w:rPr>
        <w:tab/>
        <w:t>‘</w:t>
      </w:r>
      <w:r w:rsidR="000F6C65">
        <w:rPr>
          <w:rFonts w:ascii="Cambria" w:hAnsi="Cambria"/>
          <w:sz w:val="28"/>
          <w:szCs w:val="28"/>
        </w:rPr>
        <w:t>But t</w:t>
      </w:r>
      <w:r>
        <w:rPr>
          <w:rFonts w:ascii="Cambria" w:hAnsi="Cambria"/>
          <w:sz w:val="28"/>
          <w:szCs w:val="28"/>
        </w:rPr>
        <w:t xml:space="preserve">his List is </w:t>
      </w:r>
      <w:r w:rsidR="00F23841" w:rsidRPr="00293E76">
        <w:rPr>
          <w:rFonts w:ascii="Cambria" w:hAnsi="Cambria"/>
          <w:sz w:val="28"/>
          <w:szCs w:val="28"/>
        </w:rPr>
        <w:t xml:space="preserve">really </w:t>
      </w:r>
      <w:del w:id="23610" w:author="Claire S" w:date="2026-07-31T17:27:00Z" w16du:dateUtc="2026-07-31T16:27:00Z">
        <w:r w:rsidRPr="00293E76" w:rsidDel="00293E76">
          <w:rPr>
            <w:rFonts w:ascii="Cambria" w:hAnsi="Cambria"/>
            <w:sz w:val="28"/>
            <w:szCs w:val="28"/>
          </w:rPr>
          <w:delText>getting on my nerves</w:delText>
        </w:r>
      </w:del>
      <w:ins w:id="23611" w:author="Claire S" w:date="2026-07-31T17:27:00Z" w16du:dateUtc="2026-07-31T16:27:00Z">
        <w:r w:rsidR="00293E76" w:rsidRPr="00293E76">
          <w:rPr>
            <w:rFonts w:ascii="Cambria" w:hAnsi="Cambria"/>
            <w:sz w:val="28"/>
            <w:szCs w:val="28"/>
            <w:rPrChange w:id="23612" w:author="Claire S" w:date="2026-07-31T17:27:00Z" w16du:dateUtc="2026-07-31T16:27:00Z">
              <w:rPr>
                <w:rFonts w:ascii="Cambria" w:hAnsi="Cambria"/>
                <w:sz w:val="28"/>
                <w:szCs w:val="28"/>
                <w:highlight w:val="green"/>
              </w:rPr>
            </w:rPrChange>
          </w:rPr>
          <w:t>riling me now</w:t>
        </w:r>
      </w:ins>
      <w:del w:id="23613" w:author="Daisy Watt" w:date="2026-06-23T23:07:00Z" w16du:dateUtc="2026-06-23T21:07:00Z">
        <w:r w:rsidRPr="00293E76" w:rsidDel="003E706B">
          <w:rPr>
            <w:rFonts w:ascii="Cambria" w:hAnsi="Cambria"/>
            <w:sz w:val="28"/>
            <w:szCs w:val="28"/>
          </w:rPr>
          <w:delText>,</w:delText>
        </w:r>
      </w:del>
      <w:ins w:id="23614" w:author="Daisy Watt" w:date="2026-06-23T23:07:00Z" w16du:dateUtc="2026-06-23T21:07:00Z">
        <w:r w:rsidR="003E706B" w:rsidRPr="00293E76">
          <w:rPr>
            <w:rFonts w:ascii="Cambria" w:hAnsi="Cambria"/>
            <w:sz w:val="28"/>
            <w:szCs w:val="28"/>
          </w:rPr>
          <w:t>.</w:t>
        </w:r>
      </w:ins>
      <w:r w:rsidRPr="00293E76">
        <w:rPr>
          <w:rFonts w:ascii="Cambria" w:hAnsi="Cambria"/>
          <w:sz w:val="28"/>
          <w:szCs w:val="28"/>
        </w:rPr>
        <w:t>’</w:t>
      </w:r>
      <w:r>
        <w:rPr>
          <w:rFonts w:ascii="Cambria" w:hAnsi="Cambria"/>
          <w:sz w:val="28"/>
          <w:szCs w:val="28"/>
        </w:rPr>
        <w:t xml:space="preserve"> Savannah poured</w:t>
      </w:r>
      <w:r w:rsidR="005A7C71">
        <w:rPr>
          <w:rFonts w:ascii="Cambria" w:hAnsi="Cambria"/>
          <w:sz w:val="28"/>
          <w:szCs w:val="28"/>
        </w:rPr>
        <w:t>,</w:t>
      </w:r>
      <w:r>
        <w:rPr>
          <w:rFonts w:ascii="Cambria" w:hAnsi="Cambria"/>
          <w:sz w:val="28"/>
          <w:szCs w:val="28"/>
        </w:rPr>
        <w:t xml:space="preserve"> drank and poured again. ‘</w:t>
      </w:r>
      <w:del w:id="23615" w:author="Claire S" w:date="2026-06-05T15:01:00Z" w16du:dateUtc="2026-06-05T14:01:00Z">
        <w:r w:rsidR="00F23841" w:rsidRPr="006C4572" w:rsidDel="00CE27DF">
          <w:rPr>
            <w:rFonts w:ascii="Cambria" w:hAnsi="Cambria"/>
            <w:i/>
            <w:iCs/>
            <w:sz w:val="28"/>
            <w:szCs w:val="28"/>
            <w:rPrChange w:id="23616" w:author="Daisy Watt" w:date="2026-06-23T23:08:00Z" w16du:dateUtc="2026-06-23T21:08:00Z">
              <w:rPr>
                <w:rFonts w:ascii="Cambria" w:hAnsi="Cambria"/>
                <w:sz w:val="28"/>
                <w:szCs w:val="28"/>
              </w:rPr>
            </w:rPrChange>
          </w:rPr>
          <w:delText>Sante</w:delText>
        </w:r>
      </w:del>
      <w:ins w:id="23617" w:author="Claire S" w:date="2026-06-05T15:01:00Z" w16du:dateUtc="2026-06-05T14:01:00Z">
        <w:r w:rsidR="00CE27DF" w:rsidRPr="006C4572">
          <w:rPr>
            <w:rFonts w:ascii="Cambria" w:hAnsi="Cambria"/>
            <w:i/>
            <w:iCs/>
            <w:sz w:val="28"/>
            <w:szCs w:val="28"/>
            <w:rPrChange w:id="23618" w:author="Daisy Watt" w:date="2026-06-23T23:08:00Z" w16du:dateUtc="2026-06-23T21:08:00Z">
              <w:rPr>
                <w:rFonts w:ascii="Cambria" w:hAnsi="Cambria"/>
                <w:sz w:val="28"/>
                <w:szCs w:val="28"/>
              </w:rPr>
            </w:rPrChange>
          </w:rPr>
          <w:t>Santé</w:t>
        </w:r>
      </w:ins>
      <w:r w:rsidR="00122A19">
        <w:rPr>
          <w:rFonts w:ascii="Cambria" w:hAnsi="Cambria"/>
          <w:sz w:val="28"/>
          <w:szCs w:val="28"/>
        </w:rPr>
        <w:t>,</w:t>
      </w:r>
      <w:r>
        <w:rPr>
          <w:rFonts w:ascii="Cambria" w:hAnsi="Cambria"/>
          <w:sz w:val="28"/>
          <w:szCs w:val="28"/>
        </w:rPr>
        <w:t>’</w:t>
      </w:r>
      <w:r w:rsidR="00B14DAC">
        <w:rPr>
          <w:rFonts w:ascii="Cambria" w:hAnsi="Cambria"/>
          <w:sz w:val="28"/>
          <w:szCs w:val="28"/>
        </w:rPr>
        <w:t xml:space="preserve"> </w:t>
      </w:r>
      <w:r w:rsidR="00122A19">
        <w:rPr>
          <w:rFonts w:ascii="Cambria" w:hAnsi="Cambria"/>
          <w:sz w:val="28"/>
          <w:szCs w:val="28"/>
        </w:rPr>
        <w:t>s</w:t>
      </w:r>
      <w:r w:rsidR="00490D81">
        <w:rPr>
          <w:rFonts w:ascii="Cambria" w:hAnsi="Cambria"/>
          <w:sz w:val="28"/>
          <w:szCs w:val="28"/>
        </w:rPr>
        <w:t>he toasted Clara.</w:t>
      </w:r>
      <w:r w:rsidR="00B14DAC">
        <w:rPr>
          <w:rFonts w:ascii="Cambria" w:hAnsi="Cambria"/>
          <w:sz w:val="28"/>
          <w:szCs w:val="28"/>
        </w:rPr>
        <w:t xml:space="preserve"> ‘Here’s to survival of the fittest.’</w:t>
      </w:r>
    </w:p>
    <w:p w14:paraId="7842A299" w14:textId="73D8A547" w:rsidR="000D4196" w:rsidRDefault="000D4196" w:rsidP="0034760D">
      <w:pPr>
        <w:spacing w:line="360" w:lineRule="auto"/>
        <w:contextualSpacing/>
        <w:rPr>
          <w:rFonts w:ascii="Cambria" w:hAnsi="Cambria"/>
          <w:sz w:val="28"/>
          <w:szCs w:val="28"/>
        </w:rPr>
      </w:pPr>
      <w:r>
        <w:rPr>
          <w:rFonts w:ascii="Cambria" w:hAnsi="Cambria"/>
          <w:sz w:val="28"/>
          <w:szCs w:val="28"/>
        </w:rPr>
        <w:tab/>
        <w:t>‘</w:t>
      </w:r>
      <w:r w:rsidR="00B14DAC">
        <w:rPr>
          <w:rFonts w:ascii="Cambria" w:hAnsi="Cambria"/>
          <w:sz w:val="28"/>
          <w:szCs w:val="28"/>
        </w:rPr>
        <w:t>Cheer</w:t>
      </w:r>
      <w:r>
        <w:rPr>
          <w:rFonts w:ascii="Cambria" w:hAnsi="Cambria"/>
          <w:sz w:val="28"/>
          <w:szCs w:val="28"/>
        </w:rPr>
        <w:t xml:space="preserve">s.’ Clara </w:t>
      </w:r>
      <w:del w:id="23619" w:author="Claire S" w:date="2026-06-05T12:13:00Z" w16du:dateUtc="2026-06-05T11:13:00Z">
        <w:r w:rsidR="002D5206" w:rsidDel="00FE2E22">
          <w:rPr>
            <w:rFonts w:ascii="Cambria" w:hAnsi="Cambria"/>
            <w:sz w:val="28"/>
            <w:szCs w:val="28"/>
          </w:rPr>
          <w:delText>tried</w:delText>
        </w:r>
        <w:r w:rsidR="00490D81" w:rsidDel="00FE2E22">
          <w:rPr>
            <w:rFonts w:ascii="Cambria" w:hAnsi="Cambria"/>
            <w:sz w:val="28"/>
            <w:szCs w:val="28"/>
          </w:rPr>
          <w:delText xml:space="preserve"> not to </w:delText>
        </w:r>
      </w:del>
      <w:r w:rsidR="00490D81">
        <w:rPr>
          <w:rFonts w:ascii="Cambria" w:hAnsi="Cambria"/>
          <w:sz w:val="28"/>
          <w:szCs w:val="28"/>
        </w:rPr>
        <w:t>cough</w:t>
      </w:r>
      <w:ins w:id="23620" w:author="Claire S" w:date="2026-06-05T12:13:00Z" w16du:dateUtc="2026-06-05T11:13:00Z">
        <w:r w:rsidR="00FE2E22">
          <w:rPr>
            <w:rFonts w:ascii="Cambria" w:hAnsi="Cambria"/>
            <w:sz w:val="28"/>
            <w:szCs w:val="28"/>
          </w:rPr>
          <w:t>ed</w:t>
        </w:r>
      </w:ins>
      <w:r w:rsidR="00B14DAC">
        <w:rPr>
          <w:rFonts w:ascii="Cambria" w:hAnsi="Cambria"/>
          <w:sz w:val="28"/>
          <w:szCs w:val="28"/>
        </w:rPr>
        <w:t xml:space="preserve"> </w:t>
      </w:r>
      <w:r w:rsidR="002D5206">
        <w:rPr>
          <w:rFonts w:ascii="Cambria" w:hAnsi="Cambria"/>
          <w:sz w:val="28"/>
          <w:szCs w:val="28"/>
        </w:rPr>
        <w:t>on</w:t>
      </w:r>
      <w:r w:rsidR="00B14DAC">
        <w:rPr>
          <w:rFonts w:ascii="Cambria" w:hAnsi="Cambria"/>
          <w:sz w:val="28"/>
          <w:szCs w:val="28"/>
        </w:rPr>
        <w:t xml:space="preserve"> the </w:t>
      </w:r>
      <w:r w:rsidR="004C5E9D">
        <w:rPr>
          <w:rFonts w:ascii="Cambria" w:hAnsi="Cambria"/>
          <w:sz w:val="28"/>
          <w:szCs w:val="28"/>
        </w:rPr>
        <w:t>fier</w:t>
      </w:r>
      <w:r w:rsidR="00B14DAC">
        <w:rPr>
          <w:rFonts w:ascii="Cambria" w:hAnsi="Cambria"/>
          <w:sz w:val="28"/>
          <w:szCs w:val="28"/>
        </w:rPr>
        <w:t xml:space="preserve">y </w:t>
      </w:r>
      <w:r w:rsidR="004C5E9D">
        <w:rPr>
          <w:rFonts w:ascii="Cambria" w:hAnsi="Cambria"/>
          <w:sz w:val="28"/>
          <w:szCs w:val="28"/>
        </w:rPr>
        <w:t>liquid</w:t>
      </w:r>
      <w:r>
        <w:rPr>
          <w:rFonts w:ascii="Cambria" w:hAnsi="Cambria"/>
          <w:sz w:val="28"/>
          <w:szCs w:val="28"/>
        </w:rPr>
        <w:t>.</w:t>
      </w:r>
      <w:r w:rsidR="00490D81">
        <w:rPr>
          <w:rFonts w:ascii="Cambria" w:hAnsi="Cambria"/>
          <w:sz w:val="28"/>
          <w:szCs w:val="28"/>
        </w:rPr>
        <w:t xml:space="preserve"> ‘</w:t>
      </w:r>
      <w:ins w:id="23621" w:author="Claire S" w:date="2026-06-05T12:13:00Z" w16du:dateUtc="2026-06-05T11:13:00Z">
        <w:r w:rsidR="00FE2E22">
          <w:rPr>
            <w:rFonts w:ascii="Cambria" w:hAnsi="Cambria"/>
            <w:sz w:val="28"/>
            <w:szCs w:val="28"/>
          </w:rPr>
          <w:t>Wow</w:t>
        </w:r>
      </w:ins>
      <w:ins w:id="23622" w:author="Daisy Watt" w:date="2026-06-23T23:08:00Z" w16du:dateUtc="2026-06-23T21:08:00Z">
        <w:r w:rsidR="006C4572">
          <w:rPr>
            <w:rFonts w:ascii="Cambria" w:hAnsi="Cambria"/>
            <w:sz w:val="28"/>
            <w:szCs w:val="28"/>
          </w:rPr>
          <w:t>,</w:t>
        </w:r>
      </w:ins>
      <w:ins w:id="23623" w:author="Claire S" w:date="2026-06-05T12:13:00Z" w16du:dateUtc="2026-06-05T11:13:00Z">
        <w:r w:rsidR="00FE2E22">
          <w:rPr>
            <w:rFonts w:ascii="Cambria" w:hAnsi="Cambria"/>
            <w:sz w:val="28"/>
            <w:szCs w:val="28"/>
          </w:rPr>
          <w:t xml:space="preserve"> that’s strong. </w:t>
        </w:r>
      </w:ins>
      <w:r w:rsidR="004C5E9D">
        <w:rPr>
          <w:rFonts w:ascii="Cambria" w:hAnsi="Cambria"/>
          <w:sz w:val="28"/>
          <w:szCs w:val="28"/>
        </w:rPr>
        <w:t xml:space="preserve">And I agree, </w:t>
      </w:r>
      <w:ins w:id="23624" w:author="Claire S" w:date="2026-06-05T12:13:00Z" w16du:dateUtc="2026-06-05T11:13:00Z">
        <w:r w:rsidR="00B058DC">
          <w:rPr>
            <w:rFonts w:ascii="Cambria" w:hAnsi="Cambria"/>
            <w:sz w:val="28"/>
            <w:szCs w:val="28"/>
          </w:rPr>
          <w:t xml:space="preserve">being the last two on </w:t>
        </w:r>
      </w:ins>
      <w:r w:rsidR="00490D81">
        <w:rPr>
          <w:rFonts w:ascii="Cambria" w:hAnsi="Cambria"/>
          <w:sz w:val="28"/>
          <w:szCs w:val="28"/>
        </w:rPr>
        <w:t>the List is pretty shit</w:t>
      </w:r>
      <w:r w:rsidR="00D72B7B">
        <w:rPr>
          <w:rFonts w:ascii="Cambria" w:hAnsi="Cambria"/>
          <w:sz w:val="28"/>
          <w:szCs w:val="28"/>
        </w:rPr>
        <w:t>.</w:t>
      </w:r>
      <w:r w:rsidR="008A454B">
        <w:rPr>
          <w:rFonts w:ascii="Cambria" w:hAnsi="Cambria"/>
          <w:sz w:val="28"/>
          <w:szCs w:val="28"/>
        </w:rPr>
        <w:t>’ She looked</w:t>
      </w:r>
      <w:del w:id="23625" w:author="Claire S" w:date="2026-06-05T15:38:00Z" w16du:dateUtc="2026-06-05T14:38:00Z">
        <w:r w:rsidR="008A454B">
          <w:rPr>
            <w:rFonts w:ascii="Cambria" w:hAnsi="Cambria"/>
            <w:sz w:val="28"/>
            <w:szCs w:val="28"/>
          </w:rPr>
          <w:delText xml:space="preserve"> up</w:delText>
        </w:r>
      </w:del>
      <w:r w:rsidR="008A454B">
        <w:rPr>
          <w:rFonts w:ascii="Cambria" w:hAnsi="Cambria"/>
          <w:sz w:val="28"/>
          <w:szCs w:val="28"/>
        </w:rPr>
        <w:t xml:space="preserve"> at Savannah nervously. ‘</w:t>
      </w:r>
      <w:ins w:id="23626" w:author="Daisy Watt" w:date="2026-06-23T23:08:00Z" w16du:dateUtc="2026-06-23T21:08:00Z">
        <w:r w:rsidR="001A52FC">
          <w:rPr>
            <w:rFonts w:ascii="Cambria" w:hAnsi="Cambria"/>
            <w:sz w:val="28"/>
            <w:szCs w:val="28"/>
          </w:rPr>
          <w:t>’</w:t>
        </w:r>
      </w:ins>
      <w:r w:rsidR="00D72B7B">
        <w:rPr>
          <w:rFonts w:ascii="Cambria" w:hAnsi="Cambria"/>
          <w:sz w:val="28"/>
          <w:szCs w:val="28"/>
        </w:rPr>
        <w:t>S</w:t>
      </w:r>
      <w:ins w:id="23627" w:author="Claire S" w:date="2026-06-05T15:26:00Z" w16du:dateUtc="2026-06-05T14:26:00Z">
        <w:r w:rsidR="008E44A1">
          <w:rPr>
            <w:rFonts w:ascii="Cambria" w:hAnsi="Cambria"/>
            <w:sz w:val="28"/>
            <w:szCs w:val="28"/>
          </w:rPr>
          <w:t>cuse</w:t>
        </w:r>
      </w:ins>
      <w:del w:id="23628" w:author="Claire S" w:date="2026-06-05T15:26:00Z" w16du:dateUtc="2026-06-05T14:26:00Z">
        <w:r w:rsidR="00D72B7B" w:rsidDel="008E44A1">
          <w:rPr>
            <w:rFonts w:ascii="Cambria" w:hAnsi="Cambria"/>
            <w:sz w:val="28"/>
            <w:szCs w:val="28"/>
          </w:rPr>
          <w:delText>orry</w:delText>
        </w:r>
        <w:r w:rsidR="00D72B7B">
          <w:rPr>
            <w:rFonts w:ascii="Cambria" w:hAnsi="Cambria"/>
            <w:sz w:val="28"/>
            <w:szCs w:val="28"/>
          </w:rPr>
          <w:delText xml:space="preserve"> about</w:delText>
        </w:r>
      </w:del>
      <w:r w:rsidR="00D72B7B">
        <w:rPr>
          <w:rFonts w:ascii="Cambria" w:hAnsi="Cambria"/>
          <w:sz w:val="28"/>
          <w:szCs w:val="28"/>
        </w:rPr>
        <w:t xml:space="preserve"> </w:t>
      </w:r>
      <w:r w:rsidR="00490D81">
        <w:rPr>
          <w:rFonts w:ascii="Cambria" w:hAnsi="Cambria"/>
          <w:sz w:val="28"/>
          <w:szCs w:val="28"/>
        </w:rPr>
        <w:t>my languag</w:t>
      </w:r>
      <w:ins w:id="23629" w:author="Claire S" w:date="2026-06-05T12:14:00Z" w16du:dateUtc="2026-06-05T11:14:00Z">
        <w:r w:rsidR="00B058DC">
          <w:rPr>
            <w:rFonts w:ascii="Cambria" w:hAnsi="Cambria"/>
            <w:sz w:val="28"/>
            <w:szCs w:val="28"/>
          </w:rPr>
          <w:t>e</w:t>
        </w:r>
      </w:ins>
      <w:ins w:id="23630" w:author="Daisy Watt" w:date="2026-06-23T23:08:00Z" w16du:dateUtc="2026-06-23T21:08:00Z">
        <w:r w:rsidR="001A52FC">
          <w:rPr>
            <w:rFonts w:ascii="Cambria" w:hAnsi="Cambria"/>
            <w:sz w:val="28"/>
            <w:szCs w:val="28"/>
          </w:rPr>
          <w:t>.</w:t>
        </w:r>
      </w:ins>
      <w:ins w:id="23631" w:author="Claire S" w:date="2026-06-05T15:01:00Z" w16du:dateUtc="2026-06-05T14:01:00Z">
        <w:del w:id="23632" w:author="Daisy Watt" w:date="2026-06-23T23:08:00Z" w16du:dateUtc="2026-06-23T21:08:00Z">
          <w:r w:rsidR="00CE27DF" w:rsidDel="001A52FC">
            <w:rPr>
              <w:rFonts w:ascii="Cambria" w:hAnsi="Cambria"/>
              <w:sz w:val="28"/>
              <w:szCs w:val="28"/>
            </w:rPr>
            <w:delText xml:space="preserve"> -</w:delText>
          </w:r>
        </w:del>
      </w:ins>
      <w:ins w:id="23633" w:author="Claire S" w:date="2026-06-05T12:14:00Z" w16du:dateUtc="2026-06-05T11:14:00Z">
        <w:r w:rsidR="00B058DC">
          <w:rPr>
            <w:rFonts w:ascii="Cambria" w:hAnsi="Cambria"/>
            <w:sz w:val="28"/>
            <w:szCs w:val="28"/>
          </w:rPr>
          <w:t>’</w:t>
        </w:r>
      </w:ins>
      <w:del w:id="23634" w:author="Claire S" w:date="2026-06-05T12:14:00Z" w16du:dateUtc="2026-06-05T11:14:00Z">
        <w:r w:rsidR="00490D81" w:rsidDel="00B058DC">
          <w:rPr>
            <w:rFonts w:ascii="Cambria" w:hAnsi="Cambria"/>
            <w:sz w:val="28"/>
            <w:szCs w:val="28"/>
          </w:rPr>
          <w:delText>e</w:delText>
        </w:r>
        <w:r w:rsidR="00EF1E16" w:rsidDel="00B058DC">
          <w:rPr>
            <w:rFonts w:ascii="Cambria" w:hAnsi="Cambria"/>
            <w:sz w:val="28"/>
            <w:szCs w:val="28"/>
          </w:rPr>
          <w:delText>, but I’ve been</w:delText>
        </w:r>
        <w:r w:rsidR="002D5206" w:rsidDel="00B058DC">
          <w:rPr>
            <w:rFonts w:ascii="Cambria" w:hAnsi="Cambria"/>
            <w:sz w:val="28"/>
            <w:szCs w:val="28"/>
          </w:rPr>
          <w:delText xml:space="preserve"> </w:delText>
        </w:r>
        <w:r w:rsidR="00EF1E16" w:rsidDel="00B058DC">
          <w:rPr>
            <w:rFonts w:ascii="Cambria" w:hAnsi="Cambria"/>
            <w:sz w:val="28"/>
            <w:szCs w:val="28"/>
          </w:rPr>
          <w:delText>quite freaked out.</w:delText>
        </w:r>
        <w:r w:rsidR="00490D81" w:rsidDel="00B058DC">
          <w:rPr>
            <w:rFonts w:ascii="Cambria" w:hAnsi="Cambria"/>
            <w:sz w:val="28"/>
            <w:szCs w:val="28"/>
          </w:rPr>
          <w:delText>’</w:delText>
        </w:r>
      </w:del>
    </w:p>
    <w:p w14:paraId="0D89F3A7" w14:textId="32B52E1F" w:rsidR="000D4196" w:rsidRDefault="000D4196" w:rsidP="0034760D">
      <w:pPr>
        <w:spacing w:line="360" w:lineRule="auto"/>
        <w:contextualSpacing/>
        <w:rPr>
          <w:ins w:id="23635" w:author="Claire S" w:date="2026-06-05T15:01:00Z" w16du:dateUtc="2026-06-05T14:01:00Z"/>
          <w:rFonts w:ascii="Cambria" w:hAnsi="Cambria"/>
          <w:sz w:val="28"/>
          <w:szCs w:val="28"/>
        </w:rPr>
      </w:pPr>
      <w:r>
        <w:rPr>
          <w:rFonts w:ascii="Cambria" w:hAnsi="Cambria"/>
          <w:sz w:val="28"/>
          <w:szCs w:val="28"/>
        </w:rPr>
        <w:tab/>
      </w:r>
      <w:r w:rsidR="00490D81">
        <w:rPr>
          <w:rFonts w:ascii="Cambria" w:hAnsi="Cambria"/>
          <w:sz w:val="28"/>
          <w:szCs w:val="28"/>
        </w:rPr>
        <w:t xml:space="preserve">‘Darling, I don’t care what </w:t>
      </w:r>
      <w:r w:rsidR="00F40CEC">
        <w:rPr>
          <w:rFonts w:ascii="Cambria" w:hAnsi="Cambria"/>
          <w:sz w:val="28"/>
          <w:szCs w:val="28"/>
        </w:rPr>
        <w:t>bloody</w:t>
      </w:r>
      <w:r w:rsidR="00490D81">
        <w:rPr>
          <w:rFonts w:ascii="Cambria" w:hAnsi="Cambria"/>
          <w:sz w:val="28"/>
          <w:szCs w:val="28"/>
        </w:rPr>
        <w:t xml:space="preserve"> </w:t>
      </w:r>
      <w:r w:rsidR="00804E38">
        <w:rPr>
          <w:rFonts w:ascii="Cambria" w:hAnsi="Cambria"/>
          <w:sz w:val="28"/>
          <w:szCs w:val="28"/>
        </w:rPr>
        <w:t xml:space="preserve">language </w:t>
      </w:r>
      <w:r w:rsidR="00490D81">
        <w:rPr>
          <w:rFonts w:ascii="Cambria" w:hAnsi="Cambria"/>
          <w:sz w:val="28"/>
          <w:szCs w:val="28"/>
        </w:rPr>
        <w:t xml:space="preserve">you </w:t>
      </w:r>
      <w:r w:rsidR="00804E38">
        <w:rPr>
          <w:rFonts w:ascii="Cambria" w:hAnsi="Cambria"/>
          <w:sz w:val="28"/>
          <w:szCs w:val="28"/>
        </w:rPr>
        <w:t>use</w:t>
      </w:r>
      <w:r w:rsidR="00490D81">
        <w:rPr>
          <w:rFonts w:ascii="Cambria" w:hAnsi="Cambria"/>
          <w:sz w:val="28"/>
          <w:szCs w:val="28"/>
        </w:rPr>
        <w:t xml:space="preserve">.’ Savannah sat down with a sigh. </w:t>
      </w:r>
      <w:r>
        <w:rPr>
          <w:rFonts w:ascii="Cambria" w:hAnsi="Cambria"/>
          <w:sz w:val="28"/>
          <w:szCs w:val="28"/>
        </w:rPr>
        <w:t>‘</w:t>
      </w:r>
      <w:del w:id="23636" w:author="Claire S" w:date="2026-06-05T12:14:00Z" w16du:dateUtc="2026-06-05T11:14:00Z">
        <w:r w:rsidR="002D5206" w:rsidDel="00B058DC">
          <w:rPr>
            <w:rFonts w:ascii="Cambria" w:hAnsi="Cambria"/>
            <w:sz w:val="28"/>
            <w:szCs w:val="28"/>
          </w:rPr>
          <w:delText xml:space="preserve">Freaked out is </w:delText>
        </w:r>
        <w:r w:rsidR="00E72980" w:rsidDel="00B058DC">
          <w:rPr>
            <w:rFonts w:ascii="Cambria" w:hAnsi="Cambria"/>
            <w:sz w:val="28"/>
            <w:szCs w:val="28"/>
          </w:rPr>
          <w:delText xml:space="preserve">about </w:delText>
        </w:r>
        <w:r w:rsidR="002D5206" w:rsidDel="00B058DC">
          <w:rPr>
            <w:rFonts w:ascii="Cambria" w:hAnsi="Cambria"/>
            <w:sz w:val="28"/>
            <w:szCs w:val="28"/>
          </w:rPr>
          <w:delText>the sum of it</w:delText>
        </w:r>
        <w:r w:rsidR="00CC18BF" w:rsidDel="00B058DC">
          <w:rPr>
            <w:rFonts w:ascii="Cambria" w:hAnsi="Cambria"/>
            <w:sz w:val="28"/>
            <w:szCs w:val="28"/>
          </w:rPr>
          <w:delText xml:space="preserve">. </w:delText>
        </w:r>
      </w:del>
      <w:r w:rsidR="00CC18BF">
        <w:rPr>
          <w:rFonts w:ascii="Cambria" w:hAnsi="Cambria"/>
          <w:sz w:val="28"/>
          <w:szCs w:val="28"/>
        </w:rPr>
        <w:t>A</w:t>
      </w:r>
      <w:r w:rsidR="00490D81">
        <w:rPr>
          <w:rFonts w:ascii="Cambria" w:hAnsi="Cambria"/>
          <w:sz w:val="28"/>
          <w:szCs w:val="28"/>
        </w:rPr>
        <w:t xml:space="preserve">ll I </w:t>
      </w:r>
      <w:r w:rsidR="00CC18BF">
        <w:rPr>
          <w:rFonts w:ascii="Cambria" w:hAnsi="Cambria"/>
          <w:sz w:val="28"/>
          <w:szCs w:val="28"/>
        </w:rPr>
        <w:t>want to do</w:t>
      </w:r>
      <w:r w:rsidR="00490D81">
        <w:rPr>
          <w:rFonts w:ascii="Cambria" w:hAnsi="Cambria"/>
          <w:sz w:val="28"/>
          <w:szCs w:val="28"/>
        </w:rPr>
        <w:t xml:space="preserve"> now is</w:t>
      </w:r>
      <w:r>
        <w:rPr>
          <w:rFonts w:ascii="Cambria" w:hAnsi="Cambria"/>
          <w:sz w:val="28"/>
          <w:szCs w:val="28"/>
        </w:rPr>
        <w:t xml:space="preserve"> </w:t>
      </w:r>
      <w:r w:rsidR="001502BC">
        <w:rPr>
          <w:rFonts w:ascii="Cambria" w:hAnsi="Cambria"/>
          <w:sz w:val="28"/>
          <w:szCs w:val="28"/>
        </w:rPr>
        <w:t xml:space="preserve">work out </w:t>
      </w:r>
      <w:r>
        <w:rPr>
          <w:rFonts w:ascii="Cambria" w:hAnsi="Cambria"/>
          <w:sz w:val="28"/>
          <w:szCs w:val="28"/>
        </w:rPr>
        <w:t>what to do</w:t>
      </w:r>
      <w:r w:rsidR="00490D81">
        <w:rPr>
          <w:rFonts w:ascii="Cambria" w:hAnsi="Cambria"/>
          <w:sz w:val="28"/>
          <w:szCs w:val="28"/>
        </w:rPr>
        <w:t>, before we both meet our ends</w:t>
      </w:r>
      <w:ins w:id="23637" w:author="Daisy Watt" w:date="2026-06-23T23:08:00Z" w16du:dateUtc="2026-06-23T21:08:00Z">
        <w:r w:rsidR="00BA0C8C">
          <w:rPr>
            <w:rFonts w:ascii="Cambria" w:hAnsi="Cambria"/>
            <w:sz w:val="28"/>
            <w:szCs w:val="28"/>
          </w:rPr>
          <w:t xml:space="preserve">, </w:t>
        </w:r>
      </w:ins>
      <w:del w:id="23638" w:author="Daisy Watt" w:date="2026-06-23T23:08:00Z" w16du:dateUtc="2026-06-23T21:08:00Z">
        <w:r w:rsidR="00490D81" w:rsidDel="00BA0C8C">
          <w:rPr>
            <w:rFonts w:ascii="Cambria" w:hAnsi="Cambria"/>
            <w:sz w:val="28"/>
            <w:szCs w:val="28"/>
          </w:rPr>
          <w:delText xml:space="preserve"> </w:delText>
        </w:r>
      </w:del>
      <w:r w:rsidR="00490D81">
        <w:rPr>
          <w:rFonts w:ascii="Cambria" w:hAnsi="Cambria"/>
          <w:sz w:val="28"/>
          <w:szCs w:val="28"/>
        </w:rPr>
        <w:t>too.</w:t>
      </w:r>
      <w:r w:rsidR="0018313C">
        <w:rPr>
          <w:rFonts w:ascii="Cambria" w:hAnsi="Cambria"/>
          <w:sz w:val="28"/>
          <w:szCs w:val="28"/>
        </w:rPr>
        <w:t xml:space="preserve"> The police are obviously next to useless</w:t>
      </w:r>
      <w:ins w:id="23639" w:author="Claire S" w:date="2026-06-05T15:27:00Z" w16du:dateUtc="2026-06-05T14:27:00Z">
        <w:r w:rsidR="008E44A1">
          <w:rPr>
            <w:rFonts w:ascii="Cambria" w:hAnsi="Cambria"/>
            <w:sz w:val="28"/>
            <w:szCs w:val="28"/>
          </w:rPr>
          <w:t>, even though they’ve searched the house and taken my Ring doorbell</w:t>
        </w:r>
      </w:ins>
      <w:r w:rsidR="0018313C">
        <w:rPr>
          <w:rFonts w:ascii="Cambria" w:hAnsi="Cambria"/>
          <w:sz w:val="28"/>
          <w:szCs w:val="28"/>
        </w:rPr>
        <w:t>.</w:t>
      </w:r>
      <w:r>
        <w:rPr>
          <w:rFonts w:ascii="Cambria" w:hAnsi="Cambria"/>
          <w:sz w:val="28"/>
          <w:szCs w:val="28"/>
        </w:rPr>
        <w:t>’</w:t>
      </w:r>
      <w:r w:rsidR="00D72B7B">
        <w:rPr>
          <w:rFonts w:ascii="Cambria" w:hAnsi="Cambria"/>
          <w:sz w:val="28"/>
          <w:szCs w:val="28"/>
        </w:rPr>
        <w:t xml:space="preserve">  She drained her shot glass. ‘</w:t>
      </w:r>
      <w:r w:rsidR="0018313C">
        <w:rPr>
          <w:rFonts w:ascii="Cambria" w:hAnsi="Cambria"/>
          <w:sz w:val="28"/>
          <w:szCs w:val="28"/>
        </w:rPr>
        <w:t>So, a</w:t>
      </w:r>
      <w:r w:rsidR="00D72B7B">
        <w:rPr>
          <w:rFonts w:ascii="Cambria" w:hAnsi="Cambria"/>
          <w:sz w:val="28"/>
          <w:szCs w:val="28"/>
        </w:rPr>
        <w:t xml:space="preserve">ny </w:t>
      </w:r>
      <w:ins w:id="23640" w:author="Claire S" w:date="2026-06-05T12:14:00Z" w16du:dateUtc="2026-06-05T11:14:00Z">
        <w:r w:rsidR="00B058DC">
          <w:rPr>
            <w:rFonts w:ascii="Cambria" w:hAnsi="Cambria"/>
            <w:sz w:val="28"/>
            <w:szCs w:val="28"/>
          </w:rPr>
          <w:t xml:space="preserve">new </w:t>
        </w:r>
      </w:ins>
      <w:r w:rsidR="00D72B7B">
        <w:rPr>
          <w:rFonts w:ascii="Cambria" w:hAnsi="Cambria"/>
          <w:sz w:val="28"/>
          <w:szCs w:val="28"/>
        </w:rPr>
        <w:t>ideas?’</w:t>
      </w:r>
      <w:ins w:id="23641" w:author="Claire S" w:date="2026-06-05T12:35:00Z" w16du:dateUtc="2026-06-05T11:35:00Z">
        <w:r w:rsidR="00E9573D">
          <w:rPr>
            <w:rFonts w:ascii="Cambria" w:hAnsi="Cambria"/>
            <w:sz w:val="28"/>
            <w:szCs w:val="28"/>
          </w:rPr>
          <w:t xml:space="preserve"> </w:t>
        </w:r>
      </w:ins>
    </w:p>
    <w:p w14:paraId="1EA02885" w14:textId="114AB7BB" w:rsidR="00080583" w:rsidRDefault="00080583" w:rsidP="0034760D">
      <w:pPr>
        <w:spacing w:line="360" w:lineRule="auto"/>
        <w:contextualSpacing/>
        <w:rPr>
          <w:ins w:id="23642" w:author="Claire S" w:date="2026-06-05T15:02:00Z" w16du:dateUtc="2026-06-05T14:02:00Z"/>
          <w:rFonts w:ascii="Cambria" w:hAnsi="Cambria"/>
          <w:sz w:val="28"/>
          <w:szCs w:val="28"/>
        </w:rPr>
      </w:pPr>
      <w:ins w:id="23643" w:author="Claire S" w:date="2026-06-05T15:01:00Z" w16du:dateUtc="2026-06-05T14:01:00Z">
        <w:r>
          <w:rPr>
            <w:rFonts w:ascii="Cambria" w:hAnsi="Cambria"/>
            <w:sz w:val="28"/>
            <w:szCs w:val="28"/>
          </w:rPr>
          <w:tab/>
          <w:t>‘Not really,’ Clara was saying when Sava</w:t>
        </w:r>
      </w:ins>
      <w:ins w:id="23644" w:author="Claire S" w:date="2026-06-05T15:02:00Z" w16du:dateUtc="2026-06-05T14:02:00Z">
        <w:r>
          <w:rPr>
            <w:rFonts w:ascii="Cambria" w:hAnsi="Cambria"/>
            <w:sz w:val="28"/>
            <w:szCs w:val="28"/>
          </w:rPr>
          <w:t xml:space="preserve">nnah’s house phone rang. The only person who ever called her </w:t>
        </w:r>
      </w:ins>
      <w:ins w:id="23645" w:author="Claire S" w:date="2026-06-05T15:38:00Z" w16du:dateUtc="2026-06-05T14:38:00Z">
        <w:r w:rsidR="008D1069">
          <w:rPr>
            <w:rFonts w:ascii="Cambria" w:hAnsi="Cambria"/>
            <w:sz w:val="28"/>
            <w:szCs w:val="28"/>
          </w:rPr>
          <w:t>on it</w:t>
        </w:r>
      </w:ins>
      <w:ins w:id="23646" w:author="Claire S" w:date="2026-06-05T15:02:00Z" w16du:dateUtc="2026-06-05T14:02:00Z">
        <w:r>
          <w:rPr>
            <w:rFonts w:ascii="Cambria" w:hAnsi="Cambria"/>
            <w:sz w:val="28"/>
            <w:szCs w:val="28"/>
          </w:rPr>
          <w:t xml:space="preserve"> was Bella.</w:t>
        </w:r>
      </w:ins>
    </w:p>
    <w:p w14:paraId="450DB619" w14:textId="5825D057" w:rsidR="00080583" w:rsidRDefault="00080583" w:rsidP="0034760D">
      <w:pPr>
        <w:spacing w:line="360" w:lineRule="auto"/>
        <w:contextualSpacing/>
        <w:rPr>
          <w:ins w:id="23647" w:author="Claire S" w:date="2026-06-05T15:02:00Z" w16du:dateUtc="2026-06-05T14:02:00Z"/>
          <w:rFonts w:ascii="Cambria" w:hAnsi="Cambria"/>
          <w:sz w:val="28"/>
          <w:szCs w:val="28"/>
        </w:rPr>
      </w:pPr>
      <w:ins w:id="23648" w:author="Claire S" w:date="2026-06-05T15:02:00Z" w16du:dateUtc="2026-06-05T14:02:00Z">
        <w:r>
          <w:rPr>
            <w:rFonts w:ascii="Cambria" w:hAnsi="Cambria"/>
            <w:sz w:val="28"/>
            <w:szCs w:val="28"/>
          </w:rPr>
          <w:tab/>
          <w:t xml:space="preserve">‘Are you okay, darl?’ Bella asked, </w:t>
        </w:r>
        <w:r w:rsidR="004A6FCA">
          <w:rPr>
            <w:rFonts w:ascii="Cambria" w:hAnsi="Cambria"/>
            <w:sz w:val="28"/>
            <w:szCs w:val="28"/>
          </w:rPr>
          <w:t>a cacophony of birds</w:t>
        </w:r>
      </w:ins>
      <w:ins w:id="23649" w:author="Claire S" w:date="2026-06-05T15:38:00Z" w16du:dateUtc="2026-06-05T14:38:00Z">
        <w:r w:rsidR="008D1069">
          <w:rPr>
            <w:rFonts w:ascii="Cambria" w:hAnsi="Cambria"/>
            <w:sz w:val="28"/>
            <w:szCs w:val="28"/>
          </w:rPr>
          <w:t>ong</w:t>
        </w:r>
      </w:ins>
      <w:ins w:id="23650" w:author="Claire S" w:date="2026-06-05T15:02:00Z" w16du:dateUtc="2026-06-05T14:02:00Z">
        <w:r w:rsidR="004A6FCA">
          <w:rPr>
            <w:rFonts w:ascii="Cambria" w:hAnsi="Cambria"/>
            <w:sz w:val="28"/>
            <w:szCs w:val="28"/>
          </w:rPr>
          <w:t xml:space="preserve"> behind her.</w:t>
        </w:r>
      </w:ins>
    </w:p>
    <w:p w14:paraId="2357DAF0" w14:textId="5C3BB9A7" w:rsidR="000B034B" w:rsidRDefault="004A6FCA" w:rsidP="0034760D">
      <w:pPr>
        <w:spacing w:line="360" w:lineRule="auto"/>
        <w:contextualSpacing/>
        <w:rPr>
          <w:ins w:id="23651" w:author="Claire S" w:date="2026-06-05T15:03:00Z" w16du:dateUtc="2026-06-05T14:03:00Z"/>
          <w:rFonts w:ascii="Cambria" w:hAnsi="Cambria"/>
          <w:sz w:val="28"/>
          <w:szCs w:val="28"/>
        </w:rPr>
      </w:pPr>
      <w:ins w:id="23652" w:author="Claire S" w:date="2026-06-05T15:02:00Z" w16du:dateUtc="2026-06-05T14:02:00Z">
        <w:r>
          <w:rPr>
            <w:rFonts w:ascii="Cambria" w:hAnsi="Cambria"/>
            <w:sz w:val="28"/>
            <w:szCs w:val="28"/>
          </w:rPr>
          <w:tab/>
          <w:t>‘</w:t>
        </w:r>
      </w:ins>
      <w:ins w:id="23653" w:author="Claire S" w:date="2026-06-05T15:14:00Z" w16du:dateUtc="2026-06-05T14:14:00Z">
        <w:r w:rsidR="00C12AC6">
          <w:rPr>
            <w:rFonts w:ascii="Cambria" w:hAnsi="Cambria"/>
            <w:sz w:val="28"/>
            <w:szCs w:val="28"/>
          </w:rPr>
          <w:t>A</w:t>
        </w:r>
      </w:ins>
      <w:ins w:id="23654" w:author="Claire S" w:date="2026-06-05T15:13:00Z" w16du:dateUtc="2026-06-05T14:13:00Z">
        <w:r w:rsidR="00C12AC6">
          <w:rPr>
            <w:rFonts w:ascii="Cambria" w:hAnsi="Cambria"/>
            <w:sz w:val="28"/>
            <w:szCs w:val="28"/>
          </w:rPr>
          <w:t>re you in an aviary?</w:t>
        </w:r>
      </w:ins>
      <w:ins w:id="23655" w:author="Claire S" w:date="2026-06-05T15:03:00Z" w16du:dateUtc="2026-06-05T14:03:00Z">
        <w:r>
          <w:rPr>
            <w:rFonts w:ascii="Cambria" w:hAnsi="Cambria"/>
            <w:sz w:val="28"/>
            <w:szCs w:val="28"/>
          </w:rPr>
          <w:t xml:space="preserve">’ Savannah </w:t>
        </w:r>
      </w:ins>
      <w:ins w:id="23656" w:author="Claire S" w:date="2026-06-05T15:27:00Z" w16du:dateUtc="2026-06-05T14:27:00Z">
        <w:r w:rsidR="0042603E">
          <w:rPr>
            <w:rFonts w:ascii="Cambria" w:hAnsi="Cambria"/>
            <w:sz w:val="28"/>
            <w:szCs w:val="28"/>
          </w:rPr>
          <w:t>star</w:t>
        </w:r>
      </w:ins>
      <w:ins w:id="23657" w:author="Claire S" w:date="2026-06-05T15:38:00Z" w16du:dateUtc="2026-06-05T14:38:00Z">
        <w:r w:rsidR="008D1069">
          <w:rPr>
            <w:rFonts w:ascii="Cambria" w:hAnsi="Cambria"/>
            <w:sz w:val="28"/>
            <w:szCs w:val="28"/>
          </w:rPr>
          <w:t>ed</w:t>
        </w:r>
      </w:ins>
      <w:ins w:id="23658" w:author="Claire S" w:date="2026-06-05T15:27:00Z" w16du:dateUtc="2026-06-05T14:27:00Z">
        <w:r w:rsidR="0042603E">
          <w:rPr>
            <w:rFonts w:ascii="Cambria" w:hAnsi="Cambria"/>
            <w:sz w:val="28"/>
            <w:szCs w:val="28"/>
          </w:rPr>
          <w:t xml:space="preserve"> out at the front garden as she listened to her twin’s voice</w:t>
        </w:r>
      </w:ins>
      <w:ins w:id="23659" w:author="Claire S" w:date="2026-06-05T15:03:00Z" w16du:dateUtc="2026-06-05T14:03:00Z">
        <w:r>
          <w:rPr>
            <w:rFonts w:ascii="Cambria" w:hAnsi="Cambria"/>
            <w:sz w:val="28"/>
            <w:szCs w:val="28"/>
          </w:rPr>
          <w:t xml:space="preserve">. </w:t>
        </w:r>
      </w:ins>
      <w:ins w:id="23660" w:author="Claire S" w:date="2026-06-05T15:14:00Z" w16du:dateUtc="2026-06-05T14:14:00Z">
        <w:r w:rsidR="00C12AC6">
          <w:rPr>
            <w:rFonts w:ascii="Cambria" w:hAnsi="Cambria"/>
            <w:sz w:val="28"/>
            <w:szCs w:val="28"/>
          </w:rPr>
          <w:t>‘And did you see about Jackson Rayne?’</w:t>
        </w:r>
      </w:ins>
    </w:p>
    <w:p w14:paraId="37D2FD54" w14:textId="10B27A6E" w:rsidR="000B034B" w:rsidRDefault="000B034B" w:rsidP="0034760D">
      <w:pPr>
        <w:spacing w:line="360" w:lineRule="auto"/>
        <w:contextualSpacing/>
        <w:rPr>
          <w:ins w:id="23661" w:author="Claire S" w:date="2026-06-05T15:03:00Z" w16du:dateUtc="2026-06-05T14:03:00Z"/>
          <w:rFonts w:ascii="Cambria" w:hAnsi="Cambria"/>
          <w:sz w:val="28"/>
          <w:szCs w:val="28"/>
        </w:rPr>
      </w:pPr>
      <w:ins w:id="23662" w:author="Claire S" w:date="2026-06-05T15:03:00Z" w16du:dateUtc="2026-06-05T14:03:00Z">
        <w:r>
          <w:rPr>
            <w:rFonts w:ascii="Cambria" w:hAnsi="Cambria"/>
            <w:sz w:val="28"/>
            <w:szCs w:val="28"/>
          </w:rPr>
          <w:tab/>
          <w:t>‘About you and him</w:t>
        </w:r>
      </w:ins>
      <w:ins w:id="23663" w:author="Claire S" w:date="2026-06-05T15:14:00Z" w16du:dateUtc="2026-06-05T14:14:00Z">
        <w:r w:rsidR="00C12AC6">
          <w:rPr>
            <w:rFonts w:ascii="Cambria" w:hAnsi="Cambria"/>
            <w:sz w:val="28"/>
            <w:szCs w:val="28"/>
          </w:rPr>
          <w:t>?</w:t>
        </w:r>
      </w:ins>
      <w:ins w:id="23664" w:author="Claire S" w:date="2026-06-05T15:03:00Z" w16du:dateUtc="2026-06-05T14:03:00Z">
        <w:r>
          <w:rPr>
            <w:rFonts w:ascii="Cambria" w:hAnsi="Cambria"/>
            <w:sz w:val="28"/>
            <w:szCs w:val="28"/>
          </w:rPr>
          <w:t>’</w:t>
        </w:r>
      </w:ins>
    </w:p>
    <w:p w14:paraId="6F46BCAD" w14:textId="7A0DB01E" w:rsidR="004A6FCA" w:rsidRDefault="000B034B">
      <w:pPr>
        <w:spacing w:line="360" w:lineRule="auto"/>
        <w:ind w:firstLine="720"/>
        <w:contextualSpacing/>
        <w:rPr>
          <w:ins w:id="23665" w:author="Claire S" w:date="2026-06-05T15:03:00Z" w16du:dateUtc="2026-06-05T14:03:00Z"/>
          <w:rFonts w:ascii="Cambria" w:hAnsi="Cambria"/>
          <w:sz w:val="28"/>
          <w:szCs w:val="28"/>
        </w:rPr>
        <w:pPrChange w:id="23666" w:author="Claire S" w:date="2026-06-05T15:03:00Z" w16du:dateUtc="2026-06-05T14:03:00Z">
          <w:pPr>
            <w:spacing w:line="360" w:lineRule="auto"/>
            <w:contextualSpacing/>
          </w:pPr>
        </w:pPrChange>
      </w:pPr>
      <w:ins w:id="23667" w:author="Claire S" w:date="2026-06-05T15:03:00Z" w16du:dateUtc="2026-06-05T14:03:00Z">
        <w:r>
          <w:rPr>
            <w:rFonts w:ascii="Cambria" w:hAnsi="Cambria"/>
            <w:sz w:val="28"/>
            <w:szCs w:val="28"/>
          </w:rPr>
          <w:t>‘No, about him just getting shot.’</w:t>
        </w:r>
      </w:ins>
    </w:p>
    <w:p w14:paraId="57BD7466" w14:textId="1C662FB6" w:rsidR="000B034B" w:rsidRDefault="000B034B" w:rsidP="0034760D">
      <w:pPr>
        <w:spacing w:line="360" w:lineRule="auto"/>
        <w:contextualSpacing/>
        <w:rPr>
          <w:ins w:id="23668" w:author="Claire S" w:date="2026-06-05T15:04:00Z" w16du:dateUtc="2026-06-05T14:04:00Z"/>
          <w:rFonts w:ascii="Cambria" w:hAnsi="Cambria"/>
          <w:sz w:val="28"/>
          <w:szCs w:val="28"/>
        </w:rPr>
      </w:pPr>
      <w:ins w:id="23669" w:author="Claire S" w:date="2026-06-05T15:03:00Z" w16du:dateUtc="2026-06-05T14:03:00Z">
        <w:r>
          <w:rPr>
            <w:rFonts w:ascii="Cambria" w:hAnsi="Cambria"/>
            <w:sz w:val="28"/>
            <w:szCs w:val="28"/>
          </w:rPr>
          <w:tab/>
          <w:t>‘Oh</w:t>
        </w:r>
      </w:ins>
      <w:ins w:id="23670" w:author="Daisy Watt" w:date="2026-06-23T23:09:00Z" w16du:dateUtc="2026-06-23T21:09:00Z">
        <w:r w:rsidR="004840C9">
          <w:rPr>
            <w:rFonts w:ascii="Cambria" w:hAnsi="Cambria"/>
            <w:sz w:val="28"/>
            <w:szCs w:val="28"/>
          </w:rPr>
          <w:t>,</w:t>
        </w:r>
      </w:ins>
      <w:ins w:id="23671" w:author="Claire S" w:date="2026-06-05T15:03:00Z" w16du:dateUtc="2026-06-05T14:03:00Z">
        <w:r>
          <w:rPr>
            <w:rFonts w:ascii="Cambria" w:hAnsi="Cambria"/>
            <w:sz w:val="28"/>
            <w:szCs w:val="28"/>
          </w:rPr>
          <w:t xml:space="preserve"> shit!’ Bella breathed. ‘</w:t>
        </w:r>
      </w:ins>
      <w:ins w:id="23672" w:author="Claire S" w:date="2026-06-05T20:39:00Z" w16du:dateUtc="2026-06-05T19:39:00Z">
        <w:r w:rsidR="00F46C21">
          <w:rPr>
            <w:rFonts w:ascii="Cambria" w:hAnsi="Cambria"/>
            <w:sz w:val="28"/>
            <w:szCs w:val="28"/>
          </w:rPr>
          <w:t>Is he dead</w:t>
        </w:r>
      </w:ins>
      <w:ins w:id="23673" w:author="Claire S" w:date="2026-07-31T17:32:00Z" w16du:dateUtc="2026-07-31T16:32:00Z">
        <w:r w:rsidR="008260C4">
          <w:rPr>
            <w:rFonts w:ascii="Cambria" w:hAnsi="Cambria"/>
            <w:sz w:val="28"/>
            <w:szCs w:val="28"/>
          </w:rPr>
          <w:t xml:space="preserve"> too</w:t>
        </w:r>
      </w:ins>
      <w:ins w:id="23674" w:author="Claire S" w:date="2026-06-05T20:39:00Z" w16du:dateUtc="2026-06-05T19:39:00Z">
        <w:r w:rsidR="00F46C21">
          <w:rPr>
            <w:rFonts w:ascii="Cambria" w:hAnsi="Cambria"/>
            <w:sz w:val="28"/>
            <w:szCs w:val="28"/>
          </w:rPr>
          <w:t>?</w:t>
        </w:r>
      </w:ins>
      <w:ins w:id="23675" w:author="Claire S" w:date="2026-06-05T15:14:00Z" w16du:dateUtc="2026-06-05T14:14:00Z">
        <w:r w:rsidR="00C12AC6">
          <w:rPr>
            <w:rFonts w:ascii="Cambria" w:hAnsi="Cambria"/>
            <w:sz w:val="28"/>
            <w:szCs w:val="28"/>
          </w:rPr>
          <w:t xml:space="preserve"> </w:t>
        </w:r>
      </w:ins>
      <w:ins w:id="23676" w:author="Claire S" w:date="2026-06-05T15:03:00Z" w16du:dateUtc="2026-06-05T14:03:00Z">
        <w:r>
          <w:rPr>
            <w:rFonts w:ascii="Cambria" w:hAnsi="Cambria"/>
            <w:sz w:val="28"/>
            <w:szCs w:val="28"/>
          </w:rPr>
          <w:t>I’m flying back tomorrow</w:t>
        </w:r>
      </w:ins>
      <w:ins w:id="23677" w:author="Claire S" w:date="2026-06-05T20:39:00Z" w16du:dateUtc="2026-06-05T19:39:00Z">
        <w:r w:rsidR="00F46C21">
          <w:rPr>
            <w:rFonts w:ascii="Cambria" w:hAnsi="Cambria"/>
            <w:sz w:val="28"/>
            <w:szCs w:val="28"/>
          </w:rPr>
          <w:t xml:space="preserve"> after we</w:t>
        </w:r>
      </w:ins>
      <w:ins w:id="23678" w:author="Claire S" w:date="2026-06-05T15:05:00Z" w16du:dateUtc="2026-06-05T14:05:00Z">
        <w:r w:rsidR="005E0A58">
          <w:rPr>
            <w:rFonts w:ascii="Cambria" w:hAnsi="Cambria"/>
            <w:sz w:val="28"/>
            <w:szCs w:val="28"/>
          </w:rPr>
          <w:t xml:space="preserve"> meet </w:t>
        </w:r>
      </w:ins>
      <w:ins w:id="23679" w:author="Claire S" w:date="2026-06-05T15:03:00Z" w16du:dateUtc="2026-06-05T14:03:00Z">
        <w:r>
          <w:rPr>
            <w:rFonts w:ascii="Cambria" w:hAnsi="Cambria"/>
            <w:sz w:val="28"/>
            <w:szCs w:val="28"/>
          </w:rPr>
          <w:t>Seb</w:t>
        </w:r>
      </w:ins>
      <w:ins w:id="23680" w:author="Claire S" w:date="2026-06-05T15:05:00Z" w16du:dateUtc="2026-06-05T14:05:00Z">
        <w:r w:rsidR="005E0A58">
          <w:rPr>
            <w:rFonts w:ascii="Cambria" w:hAnsi="Cambria"/>
            <w:sz w:val="28"/>
            <w:szCs w:val="28"/>
          </w:rPr>
          <w:t xml:space="preserve"> in Nice,</w:t>
        </w:r>
      </w:ins>
      <w:ins w:id="23681" w:author="Claire S" w:date="2026-06-05T20:39:00Z" w16du:dateUtc="2026-06-05T19:39:00Z">
        <w:r w:rsidR="00F46C21">
          <w:rPr>
            <w:rFonts w:ascii="Cambria" w:hAnsi="Cambria"/>
            <w:sz w:val="28"/>
            <w:szCs w:val="28"/>
          </w:rPr>
          <w:t xml:space="preserve"> on his way </w:t>
        </w:r>
      </w:ins>
      <w:ins w:id="23682" w:author="Claire S" w:date="2026-06-05T15:05:00Z" w16du:dateUtc="2026-06-05T14:05:00Z">
        <w:r w:rsidR="005E0A58">
          <w:rPr>
            <w:rFonts w:ascii="Cambria" w:hAnsi="Cambria"/>
            <w:sz w:val="28"/>
            <w:szCs w:val="28"/>
          </w:rPr>
          <w:t>to</w:t>
        </w:r>
      </w:ins>
      <w:ins w:id="23683" w:author="Claire S" w:date="2026-06-05T20:39:00Z" w16du:dateUtc="2026-06-05T19:39:00Z">
        <w:r w:rsidR="00F46C21">
          <w:rPr>
            <w:rFonts w:ascii="Cambria" w:hAnsi="Cambria"/>
            <w:sz w:val="28"/>
            <w:szCs w:val="28"/>
          </w:rPr>
          <w:t xml:space="preserve"> the</w:t>
        </w:r>
      </w:ins>
      <w:ins w:id="23684" w:author="Claire S" w:date="2026-06-05T15:04:00Z" w16du:dateUtc="2026-06-05T14:04:00Z">
        <w:r w:rsidR="006F7590">
          <w:rPr>
            <w:rFonts w:ascii="Cambria" w:hAnsi="Cambria"/>
            <w:sz w:val="28"/>
            <w:szCs w:val="28"/>
          </w:rPr>
          <w:t xml:space="preserve"> </w:t>
        </w:r>
        <w:r w:rsidR="005E0A58">
          <w:rPr>
            <w:rFonts w:ascii="Cambria" w:hAnsi="Cambria"/>
            <w:sz w:val="28"/>
            <w:szCs w:val="28"/>
          </w:rPr>
          <w:t>Monaco Grand Prix</w:t>
        </w:r>
        <w:r w:rsidR="006F7590">
          <w:rPr>
            <w:rFonts w:ascii="Cambria" w:hAnsi="Cambria"/>
            <w:sz w:val="28"/>
            <w:szCs w:val="28"/>
          </w:rPr>
          <w:t>.</w:t>
        </w:r>
      </w:ins>
      <w:ins w:id="23685" w:author="Claire S" w:date="2026-06-05T23:57:00Z" w16du:dateUtc="2026-06-05T22:57:00Z">
        <w:r w:rsidR="0060393E">
          <w:rPr>
            <w:rFonts w:ascii="Cambria" w:hAnsi="Cambria"/>
            <w:sz w:val="28"/>
            <w:szCs w:val="28"/>
          </w:rPr>
          <w:t xml:space="preserve"> I’ll come over then.  S</w:t>
        </w:r>
      </w:ins>
      <w:ins w:id="23686" w:author="Claire S" w:date="2026-06-05T15:04:00Z" w16du:dateUtc="2026-06-05T14:04:00Z">
        <w:r w:rsidR="006F7590">
          <w:rPr>
            <w:rFonts w:ascii="Cambria" w:hAnsi="Cambria"/>
            <w:sz w:val="28"/>
            <w:szCs w:val="28"/>
          </w:rPr>
          <w:t xml:space="preserve">orry I haven’t been back </w:t>
        </w:r>
      </w:ins>
      <w:ins w:id="23687" w:author="Claire S" w:date="2026-06-05T15:14:00Z" w16du:dateUtc="2026-06-05T14:14:00Z">
        <w:r w:rsidR="00C12AC6">
          <w:rPr>
            <w:rFonts w:ascii="Cambria" w:hAnsi="Cambria"/>
            <w:sz w:val="28"/>
            <w:szCs w:val="28"/>
          </w:rPr>
          <w:t>for you</w:t>
        </w:r>
      </w:ins>
      <w:ins w:id="23688" w:author="Claire S" w:date="2026-06-05T15:04:00Z" w16du:dateUtc="2026-06-05T14:04:00Z">
        <w:r w:rsidR="006F7590">
          <w:rPr>
            <w:rFonts w:ascii="Cambria" w:hAnsi="Cambria"/>
            <w:sz w:val="28"/>
            <w:szCs w:val="28"/>
          </w:rPr>
          <w:t xml:space="preserve"> sooner</w:t>
        </w:r>
      </w:ins>
      <w:ins w:id="23689" w:author="Claire S" w:date="2026-06-05T15:14:00Z" w16du:dateUtc="2026-06-05T14:14:00Z">
        <w:del w:id="23690" w:author="Daisy Watt" w:date="2026-06-23T23:10:00Z" w16du:dateUtc="2026-06-23T21:10:00Z">
          <w:r w:rsidR="00C12AC6" w:rsidDel="007435C3">
            <w:rPr>
              <w:rFonts w:ascii="Cambria" w:hAnsi="Cambria"/>
              <w:sz w:val="28"/>
              <w:szCs w:val="28"/>
            </w:rPr>
            <w:delText>,</w:delText>
          </w:r>
        </w:del>
      </w:ins>
      <w:ins w:id="23691" w:author="Daisy Watt" w:date="2026-06-23T23:10:00Z" w16du:dateUtc="2026-06-23T21:10:00Z">
        <w:r w:rsidR="007435C3">
          <w:rPr>
            <w:rFonts w:ascii="Cambria" w:hAnsi="Cambria"/>
            <w:sz w:val="28"/>
            <w:szCs w:val="28"/>
          </w:rPr>
          <w:t xml:space="preserve"> –</w:t>
        </w:r>
      </w:ins>
      <w:ins w:id="23692" w:author="Claire S" w:date="2026-06-05T15:14:00Z" w16du:dateUtc="2026-06-05T14:14:00Z">
        <w:r w:rsidR="00C12AC6">
          <w:rPr>
            <w:rFonts w:ascii="Cambria" w:hAnsi="Cambria"/>
            <w:sz w:val="28"/>
            <w:szCs w:val="28"/>
          </w:rPr>
          <w:t xml:space="preserve"> we had to finish out here</w:t>
        </w:r>
      </w:ins>
      <w:ins w:id="23693" w:author="Daisy Watt" w:date="2026-06-23T23:10:00Z" w16du:dateUtc="2026-06-23T21:10:00Z">
        <w:r w:rsidR="007435C3">
          <w:rPr>
            <w:rFonts w:ascii="Cambria" w:hAnsi="Cambria"/>
            <w:sz w:val="28"/>
            <w:szCs w:val="28"/>
          </w:rPr>
          <w:t xml:space="preserve">, </w:t>
        </w:r>
      </w:ins>
      <w:ins w:id="23694" w:author="Claire S" w:date="2026-06-05T15:14:00Z" w16du:dateUtc="2026-06-05T14:14:00Z">
        <w:del w:id="23695" w:author="Daisy Watt" w:date="2026-06-23T23:09:00Z" w16du:dateUtc="2026-06-23T21:09:00Z">
          <w:r w:rsidR="00C12AC6" w:rsidDel="007435C3">
            <w:rPr>
              <w:rFonts w:ascii="Cambria" w:hAnsi="Cambria"/>
              <w:sz w:val="28"/>
              <w:szCs w:val="28"/>
            </w:rPr>
            <w:delText xml:space="preserve"> </w:delText>
          </w:r>
        </w:del>
        <w:r w:rsidR="00C12AC6">
          <w:rPr>
            <w:rFonts w:ascii="Cambria" w:hAnsi="Cambria"/>
            <w:sz w:val="28"/>
            <w:szCs w:val="28"/>
          </w:rPr>
          <w:t>first.</w:t>
        </w:r>
      </w:ins>
      <w:ins w:id="23696" w:author="Claire S" w:date="2026-06-05T15:04:00Z" w16du:dateUtc="2026-06-05T14:04:00Z">
        <w:r w:rsidR="005E0A58">
          <w:rPr>
            <w:rFonts w:ascii="Cambria" w:hAnsi="Cambria"/>
            <w:sz w:val="28"/>
            <w:szCs w:val="28"/>
          </w:rPr>
          <w:t>’</w:t>
        </w:r>
      </w:ins>
    </w:p>
    <w:p w14:paraId="2B27D5CB" w14:textId="79113207" w:rsidR="005E0A58" w:rsidRDefault="005E0A58" w:rsidP="0034760D">
      <w:pPr>
        <w:spacing w:line="360" w:lineRule="auto"/>
        <w:contextualSpacing/>
        <w:rPr>
          <w:ins w:id="23697" w:author="Claire S" w:date="2026-06-05T15:08:00Z" w16du:dateUtc="2026-06-05T14:08:00Z"/>
          <w:rFonts w:ascii="Cambria" w:hAnsi="Cambria"/>
          <w:sz w:val="28"/>
          <w:szCs w:val="28"/>
        </w:rPr>
      </w:pPr>
      <w:ins w:id="23698" w:author="Claire S" w:date="2026-06-05T15:04:00Z" w16du:dateUtc="2026-06-05T14:04:00Z">
        <w:r>
          <w:rPr>
            <w:rFonts w:ascii="Cambria" w:hAnsi="Cambria"/>
            <w:sz w:val="28"/>
            <w:szCs w:val="28"/>
          </w:rPr>
          <w:tab/>
          <w:t>‘Oh</w:t>
        </w:r>
      </w:ins>
      <w:ins w:id="23699" w:author="Claire S" w:date="2026-06-05T15:07:00Z" w16du:dateUtc="2026-06-05T14:07:00Z">
        <w:r w:rsidR="005567D7">
          <w:rPr>
            <w:rFonts w:ascii="Cambria" w:hAnsi="Cambria"/>
            <w:sz w:val="28"/>
            <w:szCs w:val="28"/>
          </w:rPr>
          <w:t>,</w:t>
        </w:r>
      </w:ins>
      <w:ins w:id="23700" w:author="Claire S" w:date="2026-06-05T15:04:00Z" w16du:dateUtc="2026-06-05T14:04:00Z">
        <w:r>
          <w:rPr>
            <w:rFonts w:ascii="Cambria" w:hAnsi="Cambria"/>
            <w:sz w:val="28"/>
            <w:szCs w:val="28"/>
          </w:rPr>
          <w:t xml:space="preserve"> Dex was meant to go </w:t>
        </w:r>
      </w:ins>
      <w:ins w:id="23701" w:author="Claire S" w:date="2026-06-05T15:14:00Z" w16du:dateUtc="2026-06-05T14:14:00Z">
        <w:r w:rsidR="00C12AC6">
          <w:rPr>
            <w:rFonts w:ascii="Cambria" w:hAnsi="Cambria"/>
            <w:sz w:val="28"/>
            <w:szCs w:val="28"/>
          </w:rPr>
          <w:t>to the Grand Prix</w:t>
        </w:r>
      </w:ins>
      <w:ins w:id="23702" w:author="Claire S" w:date="2026-06-05T15:04:00Z" w16du:dateUtc="2026-06-05T14:04:00Z">
        <w:r>
          <w:rPr>
            <w:rFonts w:ascii="Cambria" w:hAnsi="Cambria"/>
            <w:sz w:val="28"/>
            <w:szCs w:val="28"/>
          </w:rPr>
          <w:t xml:space="preserve"> </w:t>
        </w:r>
      </w:ins>
      <w:ins w:id="23703" w:author="Claire S" w:date="2026-06-05T15:05:00Z" w16du:dateUtc="2026-06-05T14:05:00Z">
        <w:r>
          <w:rPr>
            <w:rFonts w:ascii="Cambria" w:hAnsi="Cambria"/>
            <w:sz w:val="28"/>
            <w:szCs w:val="28"/>
          </w:rPr>
          <w:t>with Seb. I’d totally forgotten</w:t>
        </w:r>
      </w:ins>
      <w:ins w:id="23704" w:author="Claire S" w:date="2026-06-05T15:14:00Z" w16du:dateUtc="2026-06-05T14:14:00Z">
        <w:r w:rsidR="00C12AC6">
          <w:rPr>
            <w:rFonts w:ascii="Cambria" w:hAnsi="Cambria"/>
            <w:sz w:val="28"/>
            <w:szCs w:val="28"/>
          </w:rPr>
          <w:t xml:space="preserve"> all about it</w:t>
        </w:r>
      </w:ins>
      <w:ins w:id="23705" w:author="Claire S" w:date="2026-06-05T15:07:00Z" w16du:dateUtc="2026-06-05T14:07:00Z">
        <w:del w:id="23706" w:author="Daisy Watt" w:date="2026-06-23T23:10:00Z" w16du:dateUtc="2026-06-23T21:10:00Z">
          <w:r w:rsidR="005567D7" w:rsidDel="009E4630">
            <w:rPr>
              <w:rFonts w:ascii="Cambria" w:hAnsi="Cambria"/>
              <w:sz w:val="28"/>
              <w:szCs w:val="28"/>
            </w:rPr>
            <w:delText>,</w:delText>
          </w:r>
        </w:del>
      </w:ins>
      <w:ins w:id="23707" w:author="Claire S" w:date="2026-06-05T15:05:00Z" w16du:dateUtc="2026-06-05T14:05:00Z">
        <w:del w:id="23708" w:author="Daisy Watt" w:date="2026-06-23T23:10:00Z" w16du:dateUtc="2026-06-23T21:10:00Z">
          <w:r w:rsidDel="009E4630">
            <w:rPr>
              <w:rFonts w:ascii="Cambria" w:hAnsi="Cambria"/>
              <w:sz w:val="28"/>
              <w:szCs w:val="28"/>
            </w:rPr>
            <w:delText>’</w:delText>
          </w:r>
        </w:del>
      </w:ins>
      <w:ins w:id="23709" w:author="Daisy Watt" w:date="2026-06-23T23:10:00Z" w16du:dateUtc="2026-06-23T21:10:00Z">
        <w:r w:rsidR="009E4630">
          <w:rPr>
            <w:rFonts w:ascii="Cambria" w:hAnsi="Cambria"/>
            <w:sz w:val="28"/>
            <w:szCs w:val="28"/>
          </w:rPr>
          <w:t>.’</w:t>
        </w:r>
      </w:ins>
      <w:ins w:id="23710" w:author="Claire S" w:date="2026-06-05T15:05:00Z" w16du:dateUtc="2026-06-05T14:05:00Z">
        <w:r>
          <w:rPr>
            <w:rFonts w:ascii="Cambria" w:hAnsi="Cambria"/>
            <w:sz w:val="28"/>
            <w:szCs w:val="28"/>
          </w:rPr>
          <w:t xml:space="preserve"> Savannah gazed at Dex's </w:t>
        </w:r>
      </w:ins>
      <w:ins w:id="23711" w:author="Claire S" w:date="2026-06-08T17:15:00Z" w16du:dateUtc="2026-06-08T16:15:00Z">
        <w:r w:rsidR="00DA0E42">
          <w:rPr>
            <w:rFonts w:ascii="Cambria" w:hAnsi="Cambria"/>
            <w:sz w:val="28"/>
            <w:szCs w:val="28"/>
          </w:rPr>
          <w:t xml:space="preserve">little silver </w:t>
        </w:r>
      </w:ins>
      <w:ins w:id="23712" w:author="Claire S" w:date="2026-06-08T17:16:00Z" w16du:dateUtc="2026-06-08T16:16:00Z">
        <w:r w:rsidR="00DA0E42">
          <w:rPr>
            <w:rFonts w:ascii="Cambria" w:hAnsi="Cambria"/>
            <w:sz w:val="28"/>
            <w:szCs w:val="28"/>
          </w:rPr>
          <w:t>racing</w:t>
        </w:r>
        <w:del w:id="23713" w:author="Daisy Watt" w:date="2026-06-23T23:10:00Z" w16du:dateUtc="2026-06-23T21:10:00Z">
          <w:r w:rsidR="00DA0E42" w:rsidDel="009E4630">
            <w:rPr>
              <w:rFonts w:ascii="Cambria" w:hAnsi="Cambria"/>
              <w:sz w:val="28"/>
              <w:szCs w:val="28"/>
            </w:rPr>
            <w:delText>-</w:delText>
          </w:r>
        </w:del>
      </w:ins>
      <w:ins w:id="23714" w:author="Daisy Watt" w:date="2026-06-23T23:10:00Z" w16du:dateUtc="2026-06-23T21:10:00Z">
        <w:r w:rsidR="009E4630">
          <w:rPr>
            <w:rFonts w:ascii="Cambria" w:hAnsi="Cambria"/>
            <w:sz w:val="28"/>
            <w:szCs w:val="28"/>
          </w:rPr>
          <w:t xml:space="preserve"> </w:t>
        </w:r>
      </w:ins>
      <w:ins w:id="23715" w:author="Claire S" w:date="2026-06-08T17:16:00Z" w16du:dateUtc="2026-06-08T16:16:00Z">
        <w:r w:rsidR="00DA0E42">
          <w:rPr>
            <w:rFonts w:ascii="Cambria" w:hAnsi="Cambria"/>
            <w:sz w:val="28"/>
            <w:szCs w:val="28"/>
          </w:rPr>
          <w:t>car</w:t>
        </w:r>
      </w:ins>
      <w:ins w:id="23716" w:author="Claire S" w:date="2026-06-05T15:05:00Z" w16du:dateUtc="2026-06-05T14:05:00Z">
        <w:r>
          <w:rPr>
            <w:rFonts w:ascii="Cambria" w:hAnsi="Cambria"/>
            <w:sz w:val="28"/>
            <w:szCs w:val="28"/>
          </w:rPr>
          <w:t xml:space="preserve">; the car </w:t>
        </w:r>
      </w:ins>
      <w:ins w:id="23717" w:author="Claire S" w:date="2026-06-05T12:35:00Z" w16du:dateUtc="2026-06-05T11:35:00Z">
        <w:r w:rsidR="00E9573D">
          <w:rPr>
            <w:rFonts w:ascii="Cambria" w:hAnsi="Cambria"/>
            <w:sz w:val="28"/>
            <w:szCs w:val="28"/>
          </w:rPr>
          <w:t>he</w:t>
        </w:r>
      </w:ins>
      <w:ins w:id="23718" w:author="Claire S" w:date="2026-07-31T17:32:00Z" w16du:dateUtc="2026-07-31T16:32:00Z">
        <w:r w:rsidR="008260C4">
          <w:rPr>
            <w:rFonts w:ascii="Cambria" w:hAnsi="Cambria"/>
            <w:sz w:val="28"/>
            <w:szCs w:val="28"/>
          </w:rPr>
          <w:t>’d</w:t>
        </w:r>
      </w:ins>
      <w:ins w:id="23719" w:author="Claire S" w:date="2026-06-05T12:35:00Z" w16du:dateUtc="2026-06-05T11:35:00Z">
        <w:r w:rsidR="00E9573D">
          <w:rPr>
            <w:rFonts w:ascii="Cambria" w:hAnsi="Cambria"/>
            <w:sz w:val="28"/>
            <w:szCs w:val="28"/>
          </w:rPr>
          <w:t xml:space="preserve"> loved like a baby</w:t>
        </w:r>
      </w:ins>
      <w:ins w:id="23720" w:author="Claire S" w:date="2026-06-05T15:06:00Z" w16du:dateUtc="2026-06-05T14:06:00Z">
        <w:del w:id="23721" w:author="Daisy Watt" w:date="2026-06-23T23:10:00Z" w16du:dateUtc="2026-06-23T21:10:00Z">
          <w:r w:rsidDel="000C2702">
            <w:rPr>
              <w:rFonts w:ascii="Cambria" w:hAnsi="Cambria"/>
              <w:sz w:val="28"/>
              <w:szCs w:val="28"/>
            </w:rPr>
            <w:delText>;</w:delText>
          </w:r>
        </w:del>
      </w:ins>
      <w:ins w:id="23722" w:author="Daisy Watt" w:date="2026-06-23T23:10:00Z" w16du:dateUtc="2026-06-23T21:10:00Z">
        <w:r w:rsidR="000C2702">
          <w:rPr>
            <w:rFonts w:ascii="Cambria" w:hAnsi="Cambria"/>
            <w:sz w:val="28"/>
            <w:szCs w:val="28"/>
          </w:rPr>
          <w:t>,</w:t>
        </w:r>
      </w:ins>
      <w:ins w:id="23723" w:author="Claire S" w:date="2026-06-05T15:06:00Z" w16du:dateUtc="2026-06-05T14:06:00Z">
        <w:r>
          <w:rPr>
            <w:rFonts w:ascii="Cambria" w:hAnsi="Cambria"/>
            <w:sz w:val="28"/>
            <w:szCs w:val="28"/>
          </w:rPr>
          <w:t xml:space="preserve"> that</w:t>
        </w:r>
      </w:ins>
      <w:ins w:id="23724" w:author="Claire S" w:date="2026-06-05T12:35:00Z" w16du:dateUtc="2026-06-05T11:35:00Z">
        <w:r w:rsidR="00E9573D">
          <w:rPr>
            <w:rFonts w:ascii="Cambria" w:hAnsi="Cambria"/>
            <w:sz w:val="28"/>
            <w:szCs w:val="28"/>
          </w:rPr>
          <w:t xml:space="preserve"> sometimes he’d just</w:t>
        </w:r>
      </w:ins>
      <w:ins w:id="23725" w:author="Claire S" w:date="2026-06-05T12:36:00Z" w16du:dateUtc="2026-06-05T11:36:00Z">
        <w:r w:rsidR="00E9573D">
          <w:rPr>
            <w:rFonts w:ascii="Cambria" w:hAnsi="Cambria"/>
            <w:sz w:val="28"/>
            <w:szCs w:val="28"/>
          </w:rPr>
          <w:t xml:space="preserve"> go and sit in</w:t>
        </w:r>
      </w:ins>
      <w:ins w:id="23726" w:author="Claire S" w:date="2026-06-05T15:14:00Z" w16du:dateUtc="2026-06-05T14:14:00Z">
        <w:r w:rsidR="00C12AC6">
          <w:rPr>
            <w:rFonts w:ascii="Cambria" w:hAnsi="Cambria"/>
            <w:sz w:val="28"/>
            <w:szCs w:val="28"/>
          </w:rPr>
          <w:t>,</w:t>
        </w:r>
      </w:ins>
      <w:ins w:id="23727" w:author="Claire S" w:date="2026-06-05T12:36:00Z" w16du:dateUtc="2026-06-05T11:36:00Z">
        <w:r w:rsidR="00E9573D">
          <w:rPr>
            <w:rFonts w:ascii="Cambria" w:hAnsi="Cambria"/>
            <w:sz w:val="28"/>
            <w:szCs w:val="28"/>
          </w:rPr>
          <w:t xml:space="preserve"> </w:t>
        </w:r>
      </w:ins>
      <w:ins w:id="23728" w:author="Claire S" w:date="2026-06-08T17:16:00Z" w16du:dateUtc="2026-06-08T16:16:00Z">
        <w:r w:rsidR="00DA0E42">
          <w:rPr>
            <w:rFonts w:ascii="Cambria" w:hAnsi="Cambria"/>
            <w:sz w:val="28"/>
            <w:szCs w:val="28"/>
          </w:rPr>
          <w:t>purely</w:t>
        </w:r>
      </w:ins>
      <w:ins w:id="23729" w:author="Claire S" w:date="2026-06-05T12:36:00Z" w16du:dateUtc="2026-06-05T11:36:00Z">
        <w:r w:rsidR="00E9573D">
          <w:rPr>
            <w:rFonts w:ascii="Cambria" w:hAnsi="Cambria"/>
            <w:sz w:val="28"/>
            <w:szCs w:val="28"/>
          </w:rPr>
          <w:t xml:space="preserve"> because he couldn’t</w:t>
        </w:r>
      </w:ins>
      <w:ins w:id="23730" w:author="Claire S" w:date="2026-06-05T15:07:00Z" w16du:dateUtc="2026-06-05T14:07:00Z">
        <w:r>
          <w:rPr>
            <w:rFonts w:ascii="Cambria" w:hAnsi="Cambria"/>
            <w:sz w:val="28"/>
            <w:szCs w:val="28"/>
          </w:rPr>
          <w:t xml:space="preserve"> </w:t>
        </w:r>
      </w:ins>
      <w:ins w:id="23731" w:author="Claire S" w:date="2026-06-05T12:36:00Z" w16du:dateUtc="2026-06-05T11:36:00Z">
        <w:r w:rsidR="00E9573D">
          <w:rPr>
            <w:rFonts w:ascii="Cambria" w:hAnsi="Cambria"/>
            <w:sz w:val="28"/>
            <w:szCs w:val="28"/>
          </w:rPr>
          <w:t xml:space="preserve">believe it was </w:t>
        </w:r>
      </w:ins>
      <w:ins w:id="23732" w:author="Claire S" w:date="2026-06-05T15:14:00Z" w16du:dateUtc="2026-06-05T14:14:00Z">
        <w:r w:rsidR="00C12AC6">
          <w:rPr>
            <w:rFonts w:ascii="Cambria" w:hAnsi="Cambria"/>
            <w:sz w:val="28"/>
            <w:szCs w:val="28"/>
          </w:rPr>
          <w:t xml:space="preserve">really </w:t>
        </w:r>
      </w:ins>
      <w:ins w:id="23733" w:author="Claire S" w:date="2026-06-05T12:36:00Z" w16du:dateUtc="2026-06-05T11:36:00Z">
        <w:r w:rsidR="00E9573D">
          <w:rPr>
            <w:rFonts w:ascii="Cambria" w:hAnsi="Cambria"/>
            <w:sz w:val="28"/>
            <w:szCs w:val="28"/>
          </w:rPr>
          <w:t>his</w:t>
        </w:r>
      </w:ins>
      <w:ins w:id="23734" w:author="Claire S" w:date="2026-06-05T15:07:00Z" w16du:dateUtc="2026-06-05T14:07:00Z">
        <w:r>
          <w:rPr>
            <w:rFonts w:ascii="Cambria" w:hAnsi="Cambria"/>
            <w:sz w:val="28"/>
            <w:szCs w:val="28"/>
          </w:rPr>
          <w:t>.</w:t>
        </w:r>
      </w:ins>
      <w:ins w:id="23735" w:author="Claire S" w:date="2026-06-05T12:36:00Z" w16du:dateUtc="2026-06-05T11:36:00Z">
        <w:r w:rsidR="00E9573D">
          <w:rPr>
            <w:rFonts w:ascii="Cambria" w:hAnsi="Cambria"/>
            <w:sz w:val="28"/>
            <w:szCs w:val="28"/>
          </w:rPr>
          <w:t xml:space="preserve">  </w:t>
        </w:r>
      </w:ins>
    </w:p>
    <w:p w14:paraId="3B7603EB" w14:textId="5CCBC3A7" w:rsidR="005567D7" w:rsidRDefault="005567D7">
      <w:pPr>
        <w:spacing w:line="360" w:lineRule="auto"/>
        <w:ind w:firstLine="720"/>
        <w:contextualSpacing/>
        <w:rPr>
          <w:ins w:id="23736" w:author="Claire S" w:date="2026-06-05T15:06:00Z" w16du:dateUtc="2026-06-05T14:06:00Z"/>
          <w:rFonts w:ascii="Cambria" w:hAnsi="Cambria"/>
          <w:sz w:val="28"/>
          <w:szCs w:val="28"/>
        </w:rPr>
        <w:pPrChange w:id="23737" w:author="Claire S" w:date="2026-06-05T15:08:00Z" w16du:dateUtc="2026-06-05T14:08:00Z">
          <w:pPr>
            <w:spacing w:line="360" w:lineRule="auto"/>
            <w:contextualSpacing/>
          </w:pPr>
        </w:pPrChange>
      </w:pPr>
      <w:ins w:id="23738" w:author="Claire S" w:date="2026-06-05T15:08:00Z" w16du:dateUtc="2026-06-05T14:08:00Z">
        <w:r w:rsidRPr="008260C4">
          <w:rPr>
            <w:rFonts w:ascii="Cambria" w:hAnsi="Cambria"/>
            <w:i/>
            <w:iCs/>
            <w:sz w:val="28"/>
            <w:szCs w:val="28"/>
            <w:rPrChange w:id="23739" w:author="Claire S" w:date="2026-07-31T17:32:00Z" w16du:dateUtc="2026-07-31T16:32:00Z">
              <w:rPr>
                <w:rFonts w:ascii="Cambria" w:hAnsi="Cambria"/>
                <w:sz w:val="28"/>
                <w:szCs w:val="28"/>
              </w:rPr>
            </w:rPrChange>
          </w:rPr>
          <w:t>The ca</w:t>
        </w:r>
      </w:ins>
      <w:ins w:id="23740" w:author="Daisy Watt" w:date="2026-06-23T23:10:00Z" w16du:dateUtc="2026-06-23T21:10:00Z">
        <w:r w:rsidR="000C2702" w:rsidRPr="008260C4">
          <w:rPr>
            <w:rFonts w:ascii="Cambria" w:hAnsi="Cambria"/>
            <w:i/>
            <w:iCs/>
            <w:sz w:val="28"/>
            <w:szCs w:val="28"/>
            <w:rPrChange w:id="23741" w:author="Claire S" w:date="2026-07-31T17:32:00Z" w16du:dateUtc="2026-07-31T16:32:00Z">
              <w:rPr>
                <w:rFonts w:ascii="Cambria" w:hAnsi="Cambria"/>
                <w:sz w:val="28"/>
                <w:szCs w:val="28"/>
              </w:rPr>
            </w:rPrChange>
          </w:rPr>
          <w:t>r</w:t>
        </w:r>
        <w:r w:rsidR="000C2702">
          <w:rPr>
            <w:rFonts w:ascii="Cambria" w:hAnsi="Cambria"/>
            <w:sz w:val="28"/>
            <w:szCs w:val="28"/>
          </w:rPr>
          <w:t>…</w:t>
        </w:r>
      </w:ins>
      <w:ins w:id="23742" w:author="Claire S" w:date="2026-06-05T15:08:00Z" w16du:dateUtc="2026-06-05T14:08:00Z">
        <w:del w:id="23743" w:author="Daisy Watt" w:date="2026-06-23T23:10:00Z" w16du:dateUtc="2026-06-23T21:10:00Z">
          <w:r w:rsidDel="000C2702">
            <w:rPr>
              <w:rFonts w:ascii="Cambria" w:hAnsi="Cambria"/>
              <w:sz w:val="28"/>
              <w:szCs w:val="28"/>
            </w:rPr>
            <w:delText>r -</w:delText>
          </w:r>
        </w:del>
      </w:ins>
    </w:p>
    <w:p w14:paraId="7E97125B" w14:textId="62FB3B05" w:rsidR="005E0A58" w:rsidRDefault="005E0A58" w:rsidP="0034760D">
      <w:pPr>
        <w:spacing w:line="360" w:lineRule="auto"/>
        <w:contextualSpacing/>
        <w:rPr>
          <w:ins w:id="23744" w:author="Claire S" w:date="2026-06-05T15:06:00Z" w16du:dateUtc="2026-06-05T14:06:00Z"/>
          <w:rFonts w:ascii="Cambria" w:hAnsi="Cambria"/>
          <w:sz w:val="28"/>
          <w:szCs w:val="28"/>
        </w:rPr>
      </w:pPr>
      <w:ins w:id="23745" w:author="Claire S" w:date="2026-06-05T15:06:00Z" w16du:dateUtc="2026-06-05T14:06:00Z">
        <w:r>
          <w:rPr>
            <w:rFonts w:ascii="Cambria" w:hAnsi="Cambria"/>
            <w:sz w:val="28"/>
            <w:szCs w:val="28"/>
          </w:rPr>
          <w:tab/>
          <w:t>‘Oh my God</w:t>
        </w:r>
      </w:ins>
      <w:ins w:id="23746" w:author="Daisy Watt" w:date="2026-06-23T23:10:00Z" w16du:dateUtc="2026-06-23T21:10:00Z">
        <w:r w:rsidR="000C2702">
          <w:rPr>
            <w:rFonts w:ascii="Cambria" w:hAnsi="Cambria"/>
            <w:sz w:val="28"/>
            <w:szCs w:val="28"/>
          </w:rPr>
          <w:t>,</w:t>
        </w:r>
      </w:ins>
      <w:ins w:id="23747" w:author="Claire S" w:date="2026-06-05T15:07:00Z" w16du:dateUtc="2026-06-05T14:07:00Z">
        <w:del w:id="23748" w:author="Daisy Watt" w:date="2026-06-23T23:10:00Z" w16du:dateUtc="2026-06-23T21:10:00Z">
          <w:r w:rsidR="005567D7" w:rsidDel="000C2702">
            <w:rPr>
              <w:rFonts w:ascii="Cambria" w:hAnsi="Cambria"/>
              <w:sz w:val="28"/>
              <w:szCs w:val="28"/>
            </w:rPr>
            <w:delText xml:space="preserve"> -</w:delText>
          </w:r>
        </w:del>
      </w:ins>
      <w:ins w:id="23749" w:author="Claire S" w:date="2026-06-05T15:06:00Z" w16du:dateUtc="2026-06-05T14:06:00Z">
        <w:r>
          <w:rPr>
            <w:rFonts w:ascii="Cambria" w:hAnsi="Cambria"/>
            <w:sz w:val="28"/>
            <w:szCs w:val="28"/>
          </w:rPr>
          <w:t xml:space="preserve">’ Savannah </w:t>
        </w:r>
      </w:ins>
      <w:ins w:id="23750" w:author="Claire S" w:date="2026-06-05T15:08:00Z" w16du:dateUtc="2026-06-05T14:08:00Z">
        <w:r w:rsidR="005567D7">
          <w:rPr>
            <w:rFonts w:ascii="Cambria" w:hAnsi="Cambria"/>
            <w:sz w:val="28"/>
            <w:szCs w:val="28"/>
          </w:rPr>
          <w:t>said slowly</w:t>
        </w:r>
      </w:ins>
      <w:ins w:id="23751" w:author="Claire S" w:date="2026-06-05T15:06:00Z" w16du:dateUtc="2026-06-05T14:06:00Z">
        <w:r>
          <w:rPr>
            <w:rFonts w:ascii="Cambria" w:hAnsi="Cambria"/>
            <w:sz w:val="28"/>
            <w:szCs w:val="28"/>
          </w:rPr>
          <w:t>. ‘Sorry</w:t>
        </w:r>
      </w:ins>
      <w:ins w:id="23752" w:author="Claire S" w:date="2026-06-05T15:15:00Z" w16du:dateUtc="2026-06-05T14:15:00Z">
        <w:r w:rsidR="00C12AC6">
          <w:rPr>
            <w:rFonts w:ascii="Cambria" w:hAnsi="Cambria"/>
            <w:sz w:val="28"/>
            <w:szCs w:val="28"/>
          </w:rPr>
          <w:t>,</w:t>
        </w:r>
      </w:ins>
      <w:ins w:id="23753" w:author="Claire S" w:date="2026-06-05T15:06:00Z" w16du:dateUtc="2026-06-05T14:06:00Z">
        <w:r>
          <w:rPr>
            <w:rFonts w:ascii="Cambria" w:hAnsi="Cambria"/>
            <w:sz w:val="28"/>
            <w:szCs w:val="28"/>
          </w:rPr>
          <w:t xml:space="preserve"> Bel, I need to go.  Call me as soon as you land</w:t>
        </w:r>
      </w:ins>
      <w:ins w:id="23754" w:author="Claire S" w:date="2026-06-05T15:15:00Z" w16du:dateUtc="2026-06-05T14:15:00Z">
        <w:r w:rsidR="00C12AC6">
          <w:rPr>
            <w:rFonts w:ascii="Cambria" w:hAnsi="Cambria"/>
            <w:sz w:val="28"/>
            <w:szCs w:val="28"/>
          </w:rPr>
          <w:t>, yeah?</w:t>
        </w:r>
      </w:ins>
      <w:ins w:id="23755" w:author="Claire S" w:date="2026-06-05T15:06:00Z" w16du:dateUtc="2026-06-05T14:06:00Z">
        <w:r>
          <w:rPr>
            <w:rFonts w:ascii="Cambria" w:hAnsi="Cambria"/>
            <w:sz w:val="28"/>
            <w:szCs w:val="28"/>
          </w:rPr>
          <w:t>’</w:t>
        </w:r>
      </w:ins>
      <w:ins w:id="23756" w:author="Claire S" w:date="2026-06-05T20:40:00Z" w16du:dateUtc="2026-06-05T19:40:00Z">
        <w:r w:rsidR="009E3E12">
          <w:rPr>
            <w:rFonts w:ascii="Cambria" w:hAnsi="Cambria"/>
            <w:sz w:val="28"/>
            <w:szCs w:val="28"/>
          </w:rPr>
          <w:t xml:space="preserve"> </w:t>
        </w:r>
      </w:ins>
      <w:ins w:id="23757" w:author="Claire S" w:date="2026-06-05T15:06:00Z" w16du:dateUtc="2026-06-05T14:06:00Z">
        <w:r>
          <w:rPr>
            <w:rFonts w:ascii="Cambria" w:hAnsi="Cambria"/>
            <w:sz w:val="28"/>
            <w:szCs w:val="28"/>
          </w:rPr>
          <w:t xml:space="preserve">She hung up and rushed to the door. ‘Dex’s </w:t>
        </w:r>
      </w:ins>
      <w:ins w:id="23758" w:author="Claire S" w:date="2026-06-05T19:04:00Z" w16du:dateUtc="2026-06-05T18:04:00Z">
        <w:r w:rsidR="00F4778B">
          <w:rPr>
            <w:rFonts w:ascii="Cambria" w:hAnsi="Cambria"/>
            <w:sz w:val="28"/>
            <w:szCs w:val="28"/>
          </w:rPr>
          <w:t>Aston Martin</w:t>
        </w:r>
      </w:ins>
      <w:ins w:id="23759" w:author="Claire S" w:date="2026-06-05T15:06:00Z" w16du:dateUtc="2026-06-05T14:06:00Z">
        <w:r>
          <w:rPr>
            <w:rFonts w:ascii="Cambria" w:hAnsi="Cambria"/>
            <w:sz w:val="28"/>
            <w:szCs w:val="28"/>
          </w:rPr>
          <w:t>.’</w:t>
        </w:r>
      </w:ins>
    </w:p>
    <w:p w14:paraId="5B5AF49A" w14:textId="761BB605" w:rsidR="005E0A58" w:rsidRDefault="005E0A58" w:rsidP="0034760D">
      <w:pPr>
        <w:spacing w:line="360" w:lineRule="auto"/>
        <w:contextualSpacing/>
        <w:rPr>
          <w:ins w:id="23760" w:author="Claire S" w:date="2026-06-05T15:06:00Z" w16du:dateUtc="2026-06-05T14:06:00Z"/>
          <w:rFonts w:ascii="Cambria" w:hAnsi="Cambria"/>
          <w:sz w:val="28"/>
          <w:szCs w:val="28"/>
        </w:rPr>
      </w:pPr>
      <w:ins w:id="23761" w:author="Claire S" w:date="2026-06-05T15:06:00Z" w16du:dateUtc="2026-06-05T14:06:00Z">
        <w:r>
          <w:rPr>
            <w:rFonts w:ascii="Cambria" w:hAnsi="Cambria"/>
            <w:sz w:val="28"/>
            <w:szCs w:val="28"/>
          </w:rPr>
          <w:tab/>
          <w:t>‘What?’ Clara stood</w:t>
        </w:r>
        <w:del w:id="23762" w:author="Daisy Watt" w:date="2026-06-23T23:11:00Z" w16du:dateUtc="2026-06-23T21:11:00Z">
          <w:r w:rsidDel="00AE1594">
            <w:rPr>
              <w:rFonts w:ascii="Cambria" w:hAnsi="Cambria"/>
              <w:sz w:val="28"/>
              <w:szCs w:val="28"/>
            </w:rPr>
            <w:delText>,</w:delText>
          </w:r>
        </w:del>
      </w:ins>
      <w:ins w:id="23763" w:author="Daisy Watt" w:date="2026-06-23T23:11:00Z" w16du:dateUtc="2026-06-23T21:11:00Z">
        <w:r w:rsidR="00AE1594">
          <w:rPr>
            <w:rFonts w:ascii="Cambria" w:hAnsi="Cambria"/>
            <w:sz w:val="28"/>
            <w:szCs w:val="28"/>
          </w:rPr>
          <w:t>.</w:t>
        </w:r>
      </w:ins>
      <w:ins w:id="23764" w:author="Claire S" w:date="2026-06-05T15:06:00Z" w16du:dateUtc="2026-06-05T14:06:00Z">
        <w:r>
          <w:rPr>
            <w:rFonts w:ascii="Cambria" w:hAnsi="Cambria"/>
            <w:sz w:val="28"/>
            <w:szCs w:val="28"/>
          </w:rPr>
          <w:t xml:space="preserve"> ‘</w:t>
        </w:r>
        <w:del w:id="23765" w:author="Daisy Watt" w:date="2026-06-23T23:12:00Z" w16du:dateUtc="2026-06-23T21:12:00Z">
          <w:r w:rsidDel="00BC0EB3">
            <w:rPr>
              <w:rFonts w:ascii="Cambria" w:hAnsi="Cambria"/>
              <w:sz w:val="28"/>
              <w:szCs w:val="28"/>
            </w:rPr>
            <w:delText>w</w:delText>
          </w:r>
        </w:del>
      </w:ins>
      <w:ins w:id="23766" w:author="Daisy Watt" w:date="2026-06-23T23:12:00Z" w16du:dateUtc="2026-06-23T21:12:00Z">
        <w:r w:rsidR="00BC0EB3">
          <w:rPr>
            <w:rFonts w:ascii="Cambria" w:hAnsi="Cambria"/>
            <w:sz w:val="28"/>
            <w:szCs w:val="28"/>
          </w:rPr>
          <w:t>W</w:t>
        </w:r>
      </w:ins>
      <w:ins w:id="23767" w:author="Claire S" w:date="2026-06-05T15:06:00Z" w16du:dateUtc="2026-06-05T14:06:00Z">
        <w:r>
          <w:rPr>
            <w:rFonts w:ascii="Cambria" w:hAnsi="Cambria"/>
            <w:sz w:val="28"/>
            <w:szCs w:val="28"/>
          </w:rPr>
          <w:t>hat about it?’</w:t>
        </w:r>
      </w:ins>
    </w:p>
    <w:p w14:paraId="54C1842A" w14:textId="759E5369" w:rsidR="00F4778B" w:rsidRDefault="005E0A58" w:rsidP="0034760D">
      <w:pPr>
        <w:spacing w:line="360" w:lineRule="auto"/>
        <w:contextualSpacing/>
        <w:rPr>
          <w:ins w:id="23768" w:author="Claire S" w:date="2026-06-05T19:05:00Z" w16du:dateUtc="2026-06-05T18:05:00Z"/>
          <w:rFonts w:ascii="Cambria" w:hAnsi="Cambria"/>
          <w:sz w:val="28"/>
          <w:szCs w:val="28"/>
        </w:rPr>
      </w:pPr>
      <w:ins w:id="23769" w:author="Claire S" w:date="2026-06-05T15:06:00Z" w16du:dateUtc="2026-06-05T14:06:00Z">
        <w:r>
          <w:rPr>
            <w:rFonts w:ascii="Cambria" w:hAnsi="Cambria"/>
            <w:sz w:val="28"/>
            <w:szCs w:val="28"/>
          </w:rPr>
          <w:tab/>
          <w:t>‘I</w:t>
        </w:r>
      </w:ins>
      <w:ins w:id="23770" w:author="Claire S" w:date="2026-06-05T15:07:00Z" w16du:dateUtc="2026-06-05T14:07:00Z">
        <w:r>
          <w:rPr>
            <w:rFonts w:ascii="Cambria" w:hAnsi="Cambria"/>
            <w:sz w:val="28"/>
            <w:szCs w:val="28"/>
          </w:rPr>
          <w:t xml:space="preserve">t’s where he always went when he felt bad, or worried, or had to think. </w:t>
        </w:r>
      </w:ins>
      <w:ins w:id="23771" w:author="Claire S" w:date="2026-06-05T19:04:00Z" w16du:dateUtc="2026-06-05T18:04:00Z">
        <w:r w:rsidR="00F4778B">
          <w:rPr>
            <w:rFonts w:ascii="Cambria" w:hAnsi="Cambria"/>
            <w:sz w:val="28"/>
            <w:szCs w:val="28"/>
          </w:rPr>
          <w:t>It was like his second home.</w:t>
        </w:r>
      </w:ins>
      <w:ins w:id="23772" w:author="Claire S" w:date="2026-06-05T15:07:00Z" w16du:dateUtc="2026-06-05T14:07:00Z">
        <w:r>
          <w:rPr>
            <w:rFonts w:ascii="Cambria" w:hAnsi="Cambria"/>
            <w:sz w:val="28"/>
            <w:szCs w:val="28"/>
          </w:rPr>
          <w:t xml:space="preserve"> I haven’t looked in it </w:t>
        </w:r>
      </w:ins>
      <w:ins w:id="23773" w:author="Claire S" w:date="2026-06-05T19:04:00Z" w16du:dateUtc="2026-06-05T18:04:00Z">
        <w:r w:rsidR="00F4778B">
          <w:rPr>
            <w:rFonts w:ascii="Cambria" w:hAnsi="Cambria"/>
            <w:sz w:val="28"/>
            <w:szCs w:val="28"/>
          </w:rPr>
          <w:t xml:space="preserve">since he died, </w:t>
        </w:r>
      </w:ins>
      <w:ins w:id="23774" w:author="Claire S" w:date="2026-06-05T15:07:00Z" w16du:dateUtc="2026-06-05T14:07:00Z">
        <w:r>
          <w:rPr>
            <w:rFonts w:ascii="Cambria" w:hAnsi="Cambria"/>
            <w:sz w:val="28"/>
            <w:szCs w:val="28"/>
          </w:rPr>
          <w:t>but</w:t>
        </w:r>
      </w:ins>
      <w:ins w:id="23775" w:author="Claire S" w:date="2026-06-05T15:15:00Z" w16du:dateUtc="2026-06-05T14:15:00Z">
        <w:del w:id="23776" w:author="Daisy Watt" w:date="2026-06-23T23:13:00Z" w16du:dateUtc="2026-06-23T21:13:00Z">
          <w:r w:rsidR="00C12AC6" w:rsidDel="006D36DE">
            <w:rPr>
              <w:rFonts w:ascii="Cambria" w:hAnsi="Cambria"/>
              <w:sz w:val="28"/>
              <w:szCs w:val="28"/>
            </w:rPr>
            <w:delText xml:space="preserve"> -</w:delText>
          </w:r>
        </w:del>
      </w:ins>
      <w:ins w:id="23777" w:author="Daisy Watt" w:date="2026-06-23T23:13:00Z" w16du:dateUtc="2026-06-23T21:13:00Z">
        <w:r w:rsidR="006D36DE">
          <w:rPr>
            <w:rFonts w:ascii="Cambria" w:hAnsi="Cambria"/>
            <w:sz w:val="28"/>
            <w:szCs w:val="28"/>
          </w:rPr>
          <w:t>…</w:t>
        </w:r>
      </w:ins>
      <w:ins w:id="23778" w:author="Claire S" w:date="2026-06-05T15:07:00Z" w16du:dateUtc="2026-06-05T14:07:00Z">
        <w:r>
          <w:rPr>
            <w:rFonts w:ascii="Cambria" w:hAnsi="Cambria"/>
            <w:sz w:val="28"/>
            <w:szCs w:val="28"/>
          </w:rPr>
          <w:t>’</w:t>
        </w:r>
      </w:ins>
      <w:ins w:id="23779" w:author="Claire S" w:date="2026-06-05T15:15:00Z" w16du:dateUtc="2026-06-05T14:15:00Z">
        <w:r w:rsidR="00C12AC6">
          <w:rPr>
            <w:rFonts w:ascii="Cambria" w:hAnsi="Cambria"/>
            <w:sz w:val="28"/>
            <w:szCs w:val="28"/>
          </w:rPr>
          <w:t xml:space="preserve"> </w:t>
        </w:r>
      </w:ins>
      <w:ins w:id="23780" w:author="Claire S" w:date="2026-06-05T15:07:00Z" w16du:dateUtc="2026-06-05T14:07:00Z">
        <w:r>
          <w:rPr>
            <w:rFonts w:ascii="Cambria" w:hAnsi="Cambria"/>
            <w:sz w:val="28"/>
            <w:szCs w:val="28"/>
          </w:rPr>
          <w:t>Savannah was half</w:t>
        </w:r>
      </w:ins>
      <w:ins w:id="23781" w:author="Claire S" w:date="2026-06-05T15:15:00Z" w16du:dateUtc="2026-06-05T14:15:00Z">
        <w:del w:id="23782" w:author="Daisy Watt" w:date="2026-06-23T23:13:00Z" w16du:dateUtc="2026-06-23T21:13:00Z">
          <w:r w:rsidR="00C12AC6" w:rsidDel="006D36DE">
            <w:rPr>
              <w:rFonts w:ascii="Cambria" w:hAnsi="Cambria"/>
              <w:sz w:val="28"/>
              <w:szCs w:val="28"/>
            </w:rPr>
            <w:delText>-</w:delText>
          </w:r>
        </w:del>
      </w:ins>
      <w:ins w:id="23783" w:author="Claire S" w:date="2026-06-05T15:07:00Z" w16du:dateUtc="2026-06-05T14:07:00Z">
        <w:r>
          <w:rPr>
            <w:rFonts w:ascii="Cambria" w:hAnsi="Cambria"/>
            <w:sz w:val="28"/>
            <w:szCs w:val="28"/>
          </w:rPr>
          <w:t xml:space="preserve">way down the path already, </w:t>
        </w:r>
      </w:ins>
      <w:ins w:id="23784" w:author="Claire S" w:date="2026-06-05T15:15:00Z" w16du:dateUtc="2026-06-05T14:15:00Z">
        <w:r w:rsidR="00C12AC6">
          <w:rPr>
            <w:rFonts w:ascii="Cambria" w:hAnsi="Cambria"/>
            <w:sz w:val="28"/>
            <w:szCs w:val="28"/>
          </w:rPr>
          <w:t>car</w:t>
        </w:r>
      </w:ins>
      <w:ins w:id="23785" w:author="Daisy Watt" w:date="2026-06-23T23:13:00Z" w16du:dateUtc="2026-06-23T21:13:00Z">
        <w:r w:rsidR="006D36DE">
          <w:rPr>
            <w:rFonts w:ascii="Cambria" w:hAnsi="Cambria"/>
            <w:sz w:val="28"/>
            <w:szCs w:val="28"/>
          </w:rPr>
          <w:t xml:space="preserve"> </w:t>
        </w:r>
      </w:ins>
      <w:ins w:id="23786" w:author="Claire S" w:date="2026-06-05T15:15:00Z" w16du:dateUtc="2026-06-05T14:15:00Z">
        <w:del w:id="23787" w:author="Daisy Watt" w:date="2026-06-23T23:13:00Z" w16du:dateUtc="2026-06-23T21:13:00Z">
          <w:r w:rsidR="00C12AC6" w:rsidDel="006D36DE">
            <w:rPr>
              <w:rFonts w:ascii="Cambria" w:hAnsi="Cambria"/>
              <w:sz w:val="28"/>
              <w:szCs w:val="28"/>
            </w:rPr>
            <w:delText>-</w:delText>
          </w:r>
        </w:del>
      </w:ins>
      <w:ins w:id="23788" w:author="Claire S" w:date="2026-06-05T15:07:00Z" w16du:dateUtc="2026-06-05T14:07:00Z">
        <w:r>
          <w:rPr>
            <w:rFonts w:ascii="Cambria" w:hAnsi="Cambria"/>
            <w:sz w:val="28"/>
            <w:szCs w:val="28"/>
          </w:rPr>
          <w:t>keys in hand.</w:t>
        </w:r>
      </w:ins>
      <w:ins w:id="23789" w:author="Claire S" w:date="2026-06-05T15:15:00Z" w16du:dateUtc="2026-06-05T14:15:00Z">
        <w:r w:rsidR="00C12AC6">
          <w:rPr>
            <w:rFonts w:ascii="Cambria" w:hAnsi="Cambria"/>
            <w:sz w:val="28"/>
            <w:szCs w:val="28"/>
          </w:rPr>
          <w:t xml:space="preserve">  </w:t>
        </w:r>
      </w:ins>
    </w:p>
    <w:p w14:paraId="63842CCA" w14:textId="2E29F57B" w:rsidR="0084080B" w:rsidRDefault="00C12AC6">
      <w:pPr>
        <w:spacing w:line="360" w:lineRule="auto"/>
        <w:ind w:firstLine="720"/>
        <w:contextualSpacing/>
        <w:rPr>
          <w:ins w:id="23790" w:author="Claire S" w:date="2026-06-08T17:16:00Z" w16du:dateUtc="2026-06-08T16:16:00Z"/>
          <w:rFonts w:ascii="Cambria" w:hAnsi="Cambria"/>
          <w:sz w:val="28"/>
          <w:szCs w:val="28"/>
        </w:rPr>
      </w:pPr>
      <w:ins w:id="23791" w:author="Claire S" w:date="2026-06-05T15:15:00Z" w16du:dateUtc="2026-06-05T14:15:00Z">
        <w:r>
          <w:rPr>
            <w:rFonts w:ascii="Cambria" w:hAnsi="Cambria"/>
            <w:sz w:val="28"/>
            <w:szCs w:val="28"/>
          </w:rPr>
          <w:t>She had a</w:t>
        </w:r>
      </w:ins>
      <w:ins w:id="23792" w:author="Claire S" w:date="2026-06-05T19:05:00Z" w16du:dateUtc="2026-06-05T18:05:00Z">
        <w:r w:rsidR="00F4778B">
          <w:rPr>
            <w:rFonts w:ascii="Cambria" w:hAnsi="Cambria"/>
            <w:sz w:val="28"/>
            <w:szCs w:val="28"/>
          </w:rPr>
          <w:t xml:space="preserve"> gut</w:t>
        </w:r>
      </w:ins>
      <w:ins w:id="23793" w:author="Claire S" w:date="2026-06-05T15:15:00Z" w16du:dateUtc="2026-06-05T14:15:00Z">
        <w:r>
          <w:rPr>
            <w:rFonts w:ascii="Cambria" w:hAnsi="Cambria"/>
            <w:sz w:val="28"/>
            <w:szCs w:val="28"/>
          </w:rPr>
          <w:t xml:space="preserve"> feeling she’d find something</w:t>
        </w:r>
      </w:ins>
      <w:ins w:id="23794" w:author="Daisy Watt" w:date="2026-06-23T23:13:00Z" w16du:dateUtc="2026-06-23T21:13:00Z">
        <w:r w:rsidR="00780240">
          <w:rPr>
            <w:rFonts w:ascii="Cambria" w:hAnsi="Cambria"/>
            <w:sz w:val="28"/>
            <w:szCs w:val="28"/>
          </w:rPr>
          <w:t>,</w:t>
        </w:r>
      </w:ins>
      <w:ins w:id="23795" w:author="Claire S" w:date="2026-06-05T15:15:00Z" w16du:dateUtc="2026-06-05T14:15:00Z">
        <w:r>
          <w:rPr>
            <w:rFonts w:ascii="Cambria" w:hAnsi="Cambria"/>
            <w:sz w:val="28"/>
            <w:szCs w:val="28"/>
          </w:rPr>
          <w:t xml:space="preserve"> now</w:t>
        </w:r>
        <w:del w:id="23796" w:author="Daisy Watt" w:date="2026-06-23T23:13:00Z" w16du:dateUtc="2026-06-23T21:13:00Z">
          <w:r w:rsidDel="00780240">
            <w:rPr>
              <w:rFonts w:ascii="Cambria" w:hAnsi="Cambria"/>
              <w:sz w:val="28"/>
              <w:szCs w:val="28"/>
            </w:rPr>
            <w:delText>,</w:delText>
          </w:r>
        </w:del>
      </w:ins>
      <w:ins w:id="23797" w:author="Daisy Watt" w:date="2026-06-23T23:13:00Z" w16du:dateUtc="2026-06-23T21:13:00Z">
        <w:r w:rsidR="00780240">
          <w:rPr>
            <w:rFonts w:ascii="Cambria" w:hAnsi="Cambria"/>
            <w:sz w:val="28"/>
            <w:szCs w:val="28"/>
          </w:rPr>
          <w:t xml:space="preserve"> –</w:t>
        </w:r>
      </w:ins>
      <w:ins w:id="23798" w:author="Claire S" w:date="2026-06-05T15:15:00Z" w16du:dateUtc="2026-06-05T14:15:00Z">
        <w:r>
          <w:rPr>
            <w:rFonts w:ascii="Cambria" w:hAnsi="Cambria"/>
            <w:sz w:val="28"/>
            <w:szCs w:val="28"/>
          </w:rPr>
          <w:t xml:space="preserve"> something </w:t>
        </w:r>
        <w:del w:id="23799" w:author="Daisy Watt" w:date="2026-06-23T23:13:00Z" w16du:dateUtc="2026-06-23T21:13:00Z">
          <w:r w:rsidDel="00780240">
            <w:rPr>
              <w:rFonts w:ascii="Cambria" w:hAnsi="Cambria"/>
              <w:sz w:val="28"/>
              <w:szCs w:val="28"/>
            </w:rPr>
            <w:delText xml:space="preserve">that </w:delText>
          </w:r>
        </w:del>
        <w:r>
          <w:rPr>
            <w:rFonts w:ascii="Cambria" w:hAnsi="Cambria"/>
            <w:sz w:val="28"/>
            <w:szCs w:val="28"/>
          </w:rPr>
          <w:t xml:space="preserve">the police didn’t know about. </w:t>
        </w:r>
      </w:ins>
      <w:ins w:id="23800" w:author="Claire S" w:date="2026-06-05T19:05:00Z" w16du:dateUtc="2026-06-05T18:05:00Z">
        <w:r w:rsidR="00F4778B">
          <w:rPr>
            <w:rFonts w:ascii="Cambria" w:hAnsi="Cambria"/>
            <w:sz w:val="28"/>
            <w:szCs w:val="28"/>
          </w:rPr>
          <w:t xml:space="preserve"> Some kind of answer.</w:t>
        </w:r>
      </w:ins>
      <w:ins w:id="23801" w:author="Claire S" w:date="2026-06-05T20:40:00Z" w16du:dateUtc="2026-06-05T19:40:00Z">
        <w:r w:rsidR="009E3E12">
          <w:rPr>
            <w:rFonts w:ascii="Cambria" w:hAnsi="Cambria"/>
            <w:sz w:val="28"/>
            <w:szCs w:val="28"/>
          </w:rPr>
          <w:t xml:space="preserve">  </w:t>
        </w:r>
      </w:ins>
    </w:p>
    <w:p w14:paraId="410BF7F6" w14:textId="1BAD8E27" w:rsidR="005E0A58" w:rsidRDefault="009E3E12">
      <w:pPr>
        <w:spacing w:line="360" w:lineRule="auto"/>
        <w:ind w:firstLine="720"/>
        <w:contextualSpacing/>
        <w:rPr>
          <w:ins w:id="23802" w:author="Claire S" w:date="2026-07-31T17:37:00Z" w16du:dateUtc="2026-07-31T16:37:00Z"/>
          <w:rFonts w:ascii="Cambria" w:hAnsi="Cambria"/>
          <w:sz w:val="28"/>
          <w:szCs w:val="28"/>
        </w:rPr>
      </w:pPr>
      <w:ins w:id="23803" w:author="Claire S" w:date="2026-06-05T20:40:00Z" w16du:dateUtc="2026-06-05T19:40:00Z">
        <w:r>
          <w:rPr>
            <w:rFonts w:ascii="Cambria" w:hAnsi="Cambria"/>
            <w:sz w:val="28"/>
            <w:szCs w:val="28"/>
          </w:rPr>
          <w:t xml:space="preserve">Dex wouldn’t let her down, surely </w:t>
        </w:r>
      </w:ins>
      <w:ins w:id="23804" w:author="Claire S" w:date="2026-06-08T17:16:00Z" w16du:dateUtc="2026-06-08T16:16:00Z">
        <w:r w:rsidR="0084080B">
          <w:rPr>
            <w:rFonts w:ascii="Cambria" w:hAnsi="Cambria"/>
            <w:sz w:val="28"/>
            <w:szCs w:val="28"/>
          </w:rPr>
          <w:t>–</w:t>
        </w:r>
      </w:ins>
      <w:ins w:id="23805" w:author="Claire S" w:date="2026-06-05T20:40:00Z" w16du:dateUtc="2026-06-05T19:40:00Z">
        <w:r>
          <w:rPr>
            <w:rFonts w:ascii="Cambria" w:hAnsi="Cambria"/>
            <w:sz w:val="28"/>
            <w:szCs w:val="28"/>
          </w:rPr>
          <w:t xml:space="preserve"> </w:t>
        </w:r>
      </w:ins>
      <w:ins w:id="23806" w:author="Claire S" w:date="2026-06-08T17:16:00Z" w16du:dateUtc="2026-06-08T16:16:00Z">
        <w:r w:rsidR="0084080B">
          <w:rPr>
            <w:rFonts w:ascii="Cambria" w:hAnsi="Cambria"/>
            <w:sz w:val="28"/>
            <w:szCs w:val="28"/>
          </w:rPr>
          <w:t>not this time.</w:t>
        </w:r>
      </w:ins>
    </w:p>
    <w:p w14:paraId="5A073F84" w14:textId="77777777" w:rsidR="008260C4" w:rsidRDefault="008260C4">
      <w:pPr>
        <w:spacing w:line="360" w:lineRule="auto"/>
        <w:ind w:firstLine="720"/>
        <w:contextualSpacing/>
        <w:rPr>
          <w:ins w:id="23807" w:author="Claire S" w:date="2026-07-31T17:37:00Z" w16du:dateUtc="2026-07-31T16:37:00Z"/>
          <w:rFonts w:ascii="Cambria" w:hAnsi="Cambria"/>
          <w:sz w:val="28"/>
          <w:szCs w:val="28"/>
        </w:rPr>
      </w:pPr>
    </w:p>
    <w:p w14:paraId="6D70F16C" w14:textId="6CA47148" w:rsidR="008260C4" w:rsidRDefault="008260C4">
      <w:pPr>
        <w:spacing w:line="360" w:lineRule="auto"/>
        <w:contextualSpacing/>
        <w:rPr>
          <w:ins w:id="23808" w:author="Claire S" w:date="2026-07-31T17:37:00Z" w16du:dateUtc="2026-07-31T16:37:00Z"/>
          <w:rFonts w:ascii="Cambria" w:hAnsi="Cambria"/>
          <w:sz w:val="28"/>
          <w:szCs w:val="28"/>
        </w:rPr>
        <w:pPrChange w:id="23809" w:author="Claire S" w:date="2026-07-31T17:47:00Z" w16du:dateUtc="2026-07-31T16:47:00Z">
          <w:pPr>
            <w:spacing w:line="360" w:lineRule="auto"/>
            <w:ind w:firstLine="720"/>
            <w:contextualSpacing/>
          </w:pPr>
        </w:pPrChange>
      </w:pPr>
      <w:ins w:id="23810" w:author="Claire S" w:date="2026-07-31T17:37:00Z" w16du:dateUtc="2026-07-31T16:37:00Z">
        <w:r>
          <w:rPr>
            <w:rFonts w:ascii="Cambria" w:hAnsi="Cambria"/>
            <w:sz w:val="28"/>
            <w:szCs w:val="28"/>
          </w:rPr>
          <w:t>*</w:t>
        </w:r>
      </w:ins>
    </w:p>
    <w:p w14:paraId="495CEB39" w14:textId="77777777" w:rsidR="008260C4" w:rsidRDefault="008260C4" w:rsidP="008260C4">
      <w:pPr>
        <w:spacing w:line="360" w:lineRule="auto"/>
        <w:contextualSpacing/>
        <w:rPr>
          <w:ins w:id="23811" w:author="Claire S" w:date="2026-07-31T17:37:00Z" w16du:dateUtc="2026-07-31T16:37:00Z"/>
          <w:rFonts w:ascii="Cambria" w:hAnsi="Cambria"/>
          <w:sz w:val="28"/>
          <w:szCs w:val="28"/>
        </w:rPr>
      </w:pPr>
      <w:commentRangeStart w:id="23812"/>
      <w:ins w:id="23813" w:author="Claire S" w:date="2026-07-31T17:37:00Z" w16du:dateUtc="2026-07-31T16:37:00Z">
        <w:r w:rsidRPr="00B16D73">
          <w:rPr>
            <w:rFonts w:ascii="Cambria" w:hAnsi="Cambria"/>
            <w:sz w:val="28"/>
            <w:szCs w:val="28"/>
          </w:rPr>
          <w:t>The</w:t>
        </w:r>
        <w:commentRangeEnd w:id="23812"/>
        <w:r w:rsidRPr="00B16D73">
          <w:rPr>
            <w:rStyle w:val="CommentReference"/>
            <w:rFonts w:ascii="Cambria" w:hAnsi="Cambria"/>
            <w:sz w:val="28"/>
            <w:szCs w:val="28"/>
          </w:rPr>
          <w:commentReference w:id="23812"/>
        </w:r>
        <w:r w:rsidRPr="00B16D73">
          <w:rPr>
            <w:rFonts w:ascii="Cambria" w:hAnsi="Cambria"/>
            <w:sz w:val="28"/>
            <w:szCs w:val="28"/>
          </w:rPr>
          <w:t xml:space="preserve"> car smel</w:t>
        </w:r>
        <w:r>
          <w:rPr>
            <w:rFonts w:ascii="Cambria" w:hAnsi="Cambria"/>
            <w:sz w:val="28"/>
            <w:szCs w:val="28"/>
          </w:rPr>
          <w:t>led</w:t>
        </w:r>
        <w:r w:rsidRPr="00B16D73">
          <w:rPr>
            <w:rFonts w:ascii="Cambria" w:hAnsi="Cambria"/>
            <w:sz w:val="28"/>
            <w:szCs w:val="28"/>
          </w:rPr>
          <w:t xml:space="preserve"> </w:t>
        </w:r>
        <w:r>
          <w:rPr>
            <w:rFonts w:ascii="Cambria" w:hAnsi="Cambria"/>
            <w:sz w:val="28"/>
            <w:szCs w:val="28"/>
          </w:rPr>
          <w:t xml:space="preserve">so strongly </w:t>
        </w:r>
        <w:r w:rsidRPr="00B16D73">
          <w:rPr>
            <w:rFonts w:ascii="Cambria" w:hAnsi="Cambria"/>
            <w:sz w:val="28"/>
            <w:szCs w:val="28"/>
          </w:rPr>
          <w:t>of Dex</w:t>
        </w:r>
        <w:r>
          <w:rPr>
            <w:rFonts w:ascii="Cambria" w:hAnsi="Cambria"/>
            <w:sz w:val="28"/>
            <w:szCs w:val="28"/>
          </w:rPr>
          <w:t xml:space="preserve"> –</w:t>
        </w:r>
        <w:r w:rsidRPr="00B16D73">
          <w:rPr>
            <w:rFonts w:ascii="Cambria" w:hAnsi="Cambria"/>
            <w:sz w:val="28"/>
            <w:szCs w:val="28"/>
          </w:rPr>
          <w:t xml:space="preserve"> of</w:t>
        </w:r>
        <w:r>
          <w:rPr>
            <w:rFonts w:ascii="Cambria" w:hAnsi="Cambria"/>
            <w:sz w:val="28"/>
            <w:szCs w:val="28"/>
          </w:rPr>
          <w:t xml:space="preserve"> sandalwood</w:t>
        </w:r>
        <w:r w:rsidRPr="00B16D73">
          <w:rPr>
            <w:rFonts w:ascii="Cambria" w:hAnsi="Cambria"/>
            <w:sz w:val="28"/>
            <w:szCs w:val="28"/>
          </w:rPr>
          <w:t xml:space="preserve"> aftershave and leather</w:t>
        </w:r>
        <w:r>
          <w:rPr>
            <w:rFonts w:ascii="Cambria" w:hAnsi="Cambria"/>
            <w:sz w:val="28"/>
            <w:szCs w:val="28"/>
          </w:rPr>
          <w:t xml:space="preserve"> – that </w:t>
        </w:r>
        <w:r w:rsidRPr="00B16D73">
          <w:rPr>
            <w:rFonts w:ascii="Cambria" w:hAnsi="Cambria"/>
            <w:sz w:val="28"/>
            <w:szCs w:val="28"/>
          </w:rPr>
          <w:t>Savannah</w:t>
        </w:r>
        <w:r>
          <w:rPr>
            <w:rFonts w:ascii="Cambria" w:hAnsi="Cambria"/>
            <w:sz w:val="28"/>
            <w:szCs w:val="28"/>
          </w:rPr>
          <w:t xml:space="preserve">’s memories </w:t>
        </w:r>
        <w:r w:rsidRPr="00B16D73">
          <w:rPr>
            <w:rFonts w:ascii="Cambria" w:hAnsi="Cambria"/>
            <w:sz w:val="28"/>
            <w:szCs w:val="28"/>
          </w:rPr>
          <w:t>rush</w:t>
        </w:r>
        <w:r>
          <w:rPr>
            <w:rFonts w:ascii="Cambria" w:hAnsi="Cambria"/>
            <w:sz w:val="28"/>
            <w:szCs w:val="28"/>
          </w:rPr>
          <w:t>ed</w:t>
        </w:r>
        <w:r w:rsidRPr="00B16D73">
          <w:rPr>
            <w:rFonts w:ascii="Cambria" w:hAnsi="Cambria"/>
            <w:sz w:val="28"/>
            <w:szCs w:val="28"/>
          </w:rPr>
          <w:t xml:space="preserve"> </w:t>
        </w:r>
        <w:r>
          <w:rPr>
            <w:rFonts w:ascii="Cambria" w:hAnsi="Cambria"/>
            <w:sz w:val="28"/>
            <w:szCs w:val="28"/>
          </w:rPr>
          <w:t>back</w:t>
        </w:r>
        <w:r w:rsidRPr="00B16D73">
          <w:rPr>
            <w:rFonts w:ascii="Cambria" w:hAnsi="Cambria"/>
            <w:sz w:val="28"/>
            <w:szCs w:val="28"/>
          </w:rPr>
          <w:t xml:space="preserve">, </w:t>
        </w:r>
        <w:r>
          <w:rPr>
            <w:rFonts w:ascii="Cambria" w:hAnsi="Cambria"/>
            <w:sz w:val="28"/>
            <w:szCs w:val="28"/>
          </w:rPr>
          <w:t xml:space="preserve">knocking all the air from her lungs.  </w:t>
        </w:r>
      </w:ins>
    </w:p>
    <w:p w14:paraId="0CB8B636" w14:textId="77777777" w:rsidR="008260C4" w:rsidRDefault="008260C4" w:rsidP="008260C4">
      <w:pPr>
        <w:spacing w:line="360" w:lineRule="auto"/>
        <w:ind w:firstLine="720"/>
        <w:contextualSpacing/>
        <w:rPr>
          <w:ins w:id="23814" w:author="Claire S" w:date="2026-07-31T17:37:00Z" w16du:dateUtc="2026-07-31T16:37:00Z"/>
          <w:rFonts w:ascii="Cambria" w:hAnsi="Cambria"/>
          <w:sz w:val="28"/>
          <w:szCs w:val="28"/>
        </w:rPr>
      </w:pPr>
      <w:ins w:id="23815" w:author="Claire S" w:date="2026-07-31T17:37:00Z" w16du:dateUtc="2026-07-31T16:37:00Z">
        <w:r>
          <w:rPr>
            <w:rFonts w:ascii="Cambria" w:hAnsi="Cambria"/>
            <w:sz w:val="28"/>
            <w:szCs w:val="28"/>
          </w:rPr>
          <w:t>Sitting in the driver’s seat, after a few minutes, she composed herself enough to</w:t>
        </w:r>
        <w:r w:rsidRPr="00B16D73">
          <w:rPr>
            <w:rFonts w:ascii="Cambria" w:hAnsi="Cambria"/>
            <w:sz w:val="28"/>
            <w:szCs w:val="28"/>
          </w:rPr>
          <w:t xml:space="preserve"> open the </w:t>
        </w:r>
        <w:r w:rsidRPr="00C12AC6">
          <w:rPr>
            <w:rFonts w:ascii="Cambria" w:hAnsi="Cambria"/>
            <w:sz w:val="28"/>
            <w:szCs w:val="28"/>
          </w:rPr>
          <w:t>glove</w:t>
        </w:r>
        <w:r>
          <w:rPr>
            <w:rFonts w:ascii="Cambria" w:hAnsi="Cambria"/>
            <w:sz w:val="28"/>
            <w:szCs w:val="28"/>
          </w:rPr>
          <w:t xml:space="preserve">box, though </w:t>
        </w:r>
        <w:r w:rsidRPr="008C1877">
          <w:rPr>
            <w:rFonts w:ascii="Cambria" w:hAnsi="Cambria"/>
            <w:sz w:val="28"/>
            <w:szCs w:val="28"/>
          </w:rPr>
          <w:t xml:space="preserve">her hands </w:t>
        </w:r>
        <w:r>
          <w:rPr>
            <w:rFonts w:ascii="Cambria" w:hAnsi="Cambria"/>
            <w:sz w:val="28"/>
            <w:szCs w:val="28"/>
          </w:rPr>
          <w:t xml:space="preserve">trembled on the catch.  </w:t>
        </w:r>
      </w:ins>
    </w:p>
    <w:p w14:paraId="2532FA8E" w14:textId="77777777" w:rsidR="008260C4" w:rsidRDefault="008260C4" w:rsidP="008260C4">
      <w:pPr>
        <w:spacing w:line="360" w:lineRule="auto"/>
        <w:ind w:firstLine="720"/>
        <w:contextualSpacing/>
        <w:rPr>
          <w:ins w:id="23816" w:author="Claire S" w:date="2026-07-31T17:37:00Z" w16du:dateUtc="2026-07-31T16:37:00Z"/>
          <w:rFonts w:ascii="Cambria" w:hAnsi="Cambria"/>
          <w:sz w:val="28"/>
          <w:szCs w:val="28"/>
        </w:rPr>
      </w:pPr>
      <w:ins w:id="23817" w:author="Claire S" w:date="2026-07-31T17:37:00Z" w16du:dateUtc="2026-07-31T16:37:00Z">
        <w:r>
          <w:rPr>
            <w:rFonts w:ascii="Cambria" w:hAnsi="Cambria"/>
            <w:sz w:val="28"/>
            <w:szCs w:val="28"/>
          </w:rPr>
          <w:t>Nothing, except some Liquorice Allsorts and an old French map.</w:t>
        </w:r>
      </w:ins>
    </w:p>
    <w:p w14:paraId="2FC2D142" w14:textId="77777777" w:rsidR="008260C4" w:rsidRDefault="008260C4" w:rsidP="008260C4">
      <w:pPr>
        <w:spacing w:line="360" w:lineRule="auto"/>
        <w:contextualSpacing/>
        <w:rPr>
          <w:ins w:id="23818" w:author="Claire S" w:date="2026-07-31T17:37:00Z" w16du:dateUtc="2026-07-31T16:37:00Z"/>
          <w:rFonts w:ascii="Cambria" w:hAnsi="Cambria"/>
          <w:sz w:val="28"/>
          <w:szCs w:val="28"/>
        </w:rPr>
      </w:pPr>
      <w:ins w:id="23819" w:author="Claire S" w:date="2026-07-31T17:37:00Z" w16du:dateUtc="2026-07-31T16:37:00Z">
        <w:r>
          <w:rPr>
            <w:rFonts w:ascii="Cambria" w:hAnsi="Cambria"/>
            <w:sz w:val="28"/>
            <w:szCs w:val="28"/>
          </w:rPr>
          <w:tab/>
          <w:t>She checked the driver’s door: just a pair of Ray-Bans. Then she slid a hand under the driver’s seat, and her fingers closed round a metallic object: a phone, wrapped in a piece of paper.</w:t>
        </w:r>
      </w:ins>
    </w:p>
    <w:p w14:paraId="5FE2A93E" w14:textId="77777777" w:rsidR="008260C4" w:rsidRDefault="008260C4" w:rsidP="008260C4">
      <w:pPr>
        <w:spacing w:line="360" w:lineRule="auto"/>
        <w:contextualSpacing/>
        <w:rPr>
          <w:ins w:id="23820" w:author="Claire S" w:date="2026-07-31T17:37:00Z" w16du:dateUtc="2026-07-31T16:37:00Z"/>
          <w:rFonts w:ascii="Cambria" w:hAnsi="Cambria"/>
          <w:sz w:val="28"/>
          <w:szCs w:val="28"/>
        </w:rPr>
      </w:pPr>
      <w:ins w:id="23821" w:author="Claire S" w:date="2026-07-31T17:37:00Z" w16du:dateUtc="2026-07-31T16:37:00Z">
        <w:r>
          <w:rPr>
            <w:rFonts w:ascii="Cambria" w:hAnsi="Cambria"/>
            <w:sz w:val="28"/>
            <w:szCs w:val="28"/>
          </w:rPr>
          <w:tab/>
          <w:t>Not a phone she immediately recognised, which made her heart lurch horribly.  But she knew he’d used a work phone and a personal one, so it wasn’t that odd. She tried to switch it on, but of course, it was dead.</w:t>
        </w:r>
      </w:ins>
    </w:p>
    <w:p w14:paraId="15838851" w14:textId="77777777" w:rsidR="008260C4" w:rsidRDefault="008260C4" w:rsidP="008260C4">
      <w:pPr>
        <w:spacing w:line="360" w:lineRule="auto"/>
        <w:contextualSpacing/>
        <w:rPr>
          <w:ins w:id="23822" w:author="Claire S" w:date="2026-07-31T17:37:00Z" w16du:dateUtc="2026-07-31T16:37:00Z"/>
          <w:rFonts w:ascii="Cambria" w:hAnsi="Cambria"/>
          <w:sz w:val="28"/>
          <w:szCs w:val="28"/>
        </w:rPr>
      </w:pPr>
      <w:ins w:id="23823" w:author="Claire S" w:date="2026-07-31T17:37:00Z" w16du:dateUtc="2026-07-31T16:37:00Z">
        <w:r>
          <w:rPr>
            <w:rFonts w:ascii="Cambria" w:hAnsi="Cambria"/>
            <w:sz w:val="28"/>
            <w:szCs w:val="28"/>
          </w:rPr>
          <w:tab/>
          <w:t>Savannah got out of the car and walked slowly back to the house, feeling rather vacant. The meds on top of booze mightn’t have been a great idea…</w:t>
        </w:r>
      </w:ins>
    </w:p>
    <w:p w14:paraId="72114844" w14:textId="77777777" w:rsidR="008260C4" w:rsidRDefault="008260C4" w:rsidP="008260C4">
      <w:pPr>
        <w:spacing w:line="360" w:lineRule="auto"/>
        <w:contextualSpacing/>
        <w:rPr>
          <w:ins w:id="23824" w:author="Claire S" w:date="2026-07-31T17:37:00Z" w16du:dateUtc="2026-07-31T16:37:00Z"/>
          <w:rFonts w:ascii="Cambria" w:hAnsi="Cambria"/>
          <w:sz w:val="28"/>
          <w:szCs w:val="28"/>
        </w:rPr>
      </w:pPr>
      <w:ins w:id="23825" w:author="Claire S" w:date="2026-07-31T17:37:00Z" w16du:dateUtc="2026-07-31T16:37:00Z">
        <w:r>
          <w:rPr>
            <w:rFonts w:ascii="Cambria" w:hAnsi="Cambria"/>
            <w:sz w:val="28"/>
            <w:szCs w:val="28"/>
          </w:rPr>
          <w:tab/>
          <w:t xml:space="preserve">‘Are you alright?’ Clara asked, apparently worried. </w:t>
        </w:r>
      </w:ins>
    </w:p>
    <w:p w14:paraId="6A8A2FA7" w14:textId="7ABE731C" w:rsidR="008260C4" w:rsidRDefault="008260C4" w:rsidP="008260C4">
      <w:pPr>
        <w:spacing w:line="360" w:lineRule="auto"/>
        <w:contextualSpacing/>
        <w:rPr>
          <w:ins w:id="23826" w:author="Claire S" w:date="2026-07-31T17:37:00Z" w16du:dateUtc="2026-07-31T16:37:00Z"/>
          <w:rFonts w:ascii="Cambria" w:hAnsi="Cambria"/>
          <w:sz w:val="28"/>
          <w:szCs w:val="28"/>
        </w:rPr>
      </w:pPr>
      <w:ins w:id="23827" w:author="Claire S" w:date="2026-07-31T17:37:00Z" w16du:dateUtc="2026-07-31T16:37:00Z">
        <w:r>
          <w:rPr>
            <w:rFonts w:ascii="Cambria" w:hAnsi="Cambria"/>
            <w:sz w:val="28"/>
            <w:szCs w:val="28"/>
          </w:rPr>
          <w:tab/>
          <w:t>‘Me? Oh, yeah. We need a charger.’ Savannah flung open the messiest kitchen drawer, full of random rubbish, and scrabbl</w:t>
        </w:r>
      </w:ins>
      <w:ins w:id="23828" w:author="Claire S" w:date="2026-08-03T11:06:00Z" w16du:dateUtc="2026-08-03T10:06:00Z">
        <w:r w:rsidR="00F36A4A">
          <w:rPr>
            <w:rFonts w:ascii="Cambria" w:hAnsi="Cambria"/>
            <w:sz w:val="28"/>
            <w:szCs w:val="28"/>
          </w:rPr>
          <w:t>ed</w:t>
        </w:r>
      </w:ins>
      <w:ins w:id="23829" w:author="Claire S" w:date="2026-07-31T17:37:00Z" w16du:dateUtc="2026-07-31T16:37:00Z">
        <w:r>
          <w:rPr>
            <w:rFonts w:ascii="Cambria" w:hAnsi="Cambria"/>
            <w:sz w:val="28"/>
            <w:szCs w:val="28"/>
          </w:rPr>
          <w:t xml:space="preserve"> through it. </w:t>
        </w:r>
      </w:ins>
      <w:ins w:id="23830" w:author="Claire S" w:date="2026-08-03T11:03:00Z" w16du:dateUtc="2026-08-03T10:03:00Z">
        <w:r w:rsidR="004B3777">
          <w:rPr>
            <w:rFonts w:ascii="Cambria" w:hAnsi="Cambria"/>
            <w:sz w:val="28"/>
            <w:szCs w:val="28"/>
          </w:rPr>
          <w:t>‘Here!’ T</w:t>
        </w:r>
      </w:ins>
      <w:ins w:id="23831" w:author="Claire S" w:date="2026-07-31T17:37:00Z" w16du:dateUtc="2026-07-31T16:37:00Z">
        <w:r>
          <w:rPr>
            <w:rFonts w:ascii="Cambria" w:hAnsi="Cambria"/>
            <w:sz w:val="28"/>
            <w:szCs w:val="28"/>
          </w:rPr>
          <w:t xml:space="preserve">riumphantly </w:t>
        </w:r>
      </w:ins>
      <w:ins w:id="23832" w:author="Claire S" w:date="2026-08-03T11:03:00Z" w16du:dateUtc="2026-08-03T10:03:00Z">
        <w:r w:rsidR="004B3777">
          <w:rPr>
            <w:rFonts w:ascii="Cambria" w:hAnsi="Cambria"/>
            <w:sz w:val="28"/>
            <w:szCs w:val="28"/>
          </w:rPr>
          <w:t>she plugged it in, a</w:t>
        </w:r>
      </w:ins>
      <w:ins w:id="23833" w:author="Claire S" w:date="2026-07-31T17:37:00Z" w16du:dateUtc="2026-07-31T16:37:00Z">
        <w:r>
          <w:rPr>
            <w:rFonts w:ascii="Cambria" w:hAnsi="Cambria"/>
            <w:sz w:val="28"/>
            <w:szCs w:val="28"/>
          </w:rPr>
          <w:t xml:space="preserve">nd then spread the bit of paper the phone </w:t>
        </w:r>
      </w:ins>
      <w:ins w:id="23834" w:author="Claire S" w:date="2026-08-03T11:03:00Z" w16du:dateUtc="2026-08-03T10:03:00Z">
        <w:r w:rsidR="004B3777">
          <w:rPr>
            <w:rFonts w:ascii="Cambria" w:hAnsi="Cambria"/>
            <w:sz w:val="28"/>
            <w:szCs w:val="28"/>
          </w:rPr>
          <w:t>had been</w:t>
        </w:r>
      </w:ins>
      <w:ins w:id="23835" w:author="Claire S" w:date="2026-07-31T17:37:00Z" w16du:dateUtc="2026-07-31T16:37:00Z">
        <w:r>
          <w:rPr>
            <w:rFonts w:ascii="Cambria" w:hAnsi="Cambria"/>
            <w:sz w:val="28"/>
            <w:szCs w:val="28"/>
          </w:rPr>
          <w:t xml:space="preserve"> wrapped </w:t>
        </w:r>
      </w:ins>
      <w:ins w:id="23836" w:author="Claire S" w:date="2026-07-31T17:47:00Z" w16du:dateUtc="2026-07-31T16:47:00Z">
        <w:r w:rsidR="00C96E99">
          <w:rPr>
            <w:rFonts w:ascii="Cambria" w:hAnsi="Cambria"/>
            <w:sz w:val="28"/>
            <w:szCs w:val="28"/>
          </w:rPr>
          <w:t>i</w:t>
        </w:r>
      </w:ins>
      <w:ins w:id="23837" w:author="Claire S" w:date="2026-07-31T17:37:00Z" w16du:dateUtc="2026-07-31T16:37:00Z">
        <w:r>
          <w:rPr>
            <w:rFonts w:ascii="Cambria" w:hAnsi="Cambria"/>
            <w:sz w:val="28"/>
            <w:szCs w:val="28"/>
          </w:rPr>
          <w:t>n on the counter.</w:t>
        </w:r>
      </w:ins>
    </w:p>
    <w:p w14:paraId="7A69868F" w14:textId="41B1CAF8" w:rsidR="00C96E99" w:rsidRDefault="008260C4" w:rsidP="008260C4">
      <w:pPr>
        <w:spacing w:line="360" w:lineRule="auto"/>
        <w:contextualSpacing/>
        <w:rPr>
          <w:ins w:id="23838" w:author="Claire S" w:date="2026-07-31T17:47:00Z" w16du:dateUtc="2026-07-31T16:47:00Z"/>
          <w:rFonts w:ascii="Cambria" w:hAnsi="Cambria"/>
          <w:sz w:val="28"/>
          <w:szCs w:val="28"/>
        </w:rPr>
      </w:pPr>
      <w:ins w:id="23839" w:author="Claire S" w:date="2026-07-31T17:37:00Z" w16du:dateUtc="2026-07-31T16:37:00Z">
        <w:r>
          <w:rPr>
            <w:rFonts w:ascii="Cambria" w:hAnsi="Cambria"/>
            <w:sz w:val="28"/>
            <w:szCs w:val="28"/>
          </w:rPr>
          <w:tab/>
        </w:r>
      </w:ins>
      <w:ins w:id="23840" w:author="Claire S" w:date="2026-08-03T11:07:00Z" w16du:dateUtc="2026-08-03T10:07:00Z">
        <w:r w:rsidR="002C27DF">
          <w:rPr>
            <w:rFonts w:ascii="Cambria" w:hAnsi="Cambria"/>
            <w:sz w:val="28"/>
            <w:szCs w:val="28"/>
          </w:rPr>
          <w:t>Both women</w:t>
        </w:r>
      </w:ins>
      <w:ins w:id="23841" w:author="Claire S" w:date="2026-07-31T17:37:00Z" w16du:dateUtc="2026-07-31T16:37:00Z">
        <w:r>
          <w:rPr>
            <w:rFonts w:ascii="Cambria" w:hAnsi="Cambria"/>
            <w:sz w:val="28"/>
            <w:szCs w:val="28"/>
          </w:rPr>
          <w:t xml:space="preserve"> stared at the writing.  </w:t>
        </w:r>
      </w:ins>
    </w:p>
    <w:p w14:paraId="0FD4D9FE" w14:textId="57B5F449" w:rsidR="008260C4" w:rsidRDefault="008260C4">
      <w:pPr>
        <w:spacing w:line="360" w:lineRule="auto"/>
        <w:ind w:firstLine="720"/>
        <w:contextualSpacing/>
        <w:rPr>
          <w:ins w:id="23842" w:author="Claire S" w:date="2026-07-31T17:37:00Z" w16du:dateUtc="2026-07-31T16:37:00Z"/>
          <w:rFonts w:ascii="Cambria" w:hAnsi="Cambria"/>
          <w:sz w:val="28"/>
          <w:szCs w:val="28"/>
        </w:rPr>
        <w:pPrChange w:id="23843" w:author="Claire S" w:date="2026-07-31T17:47:00Z" w16du:dateUtc="2026-07-31T16:47:00Z">
          <w:pPr>
            <w:spacing w:line="360" w:lineRule="auto"/>
            <w:contextualSpacing/>
          </w:pPr>
        </w:pPrChange>
      </w:pPr>
      <w:ins w:id="23844" w:author="Claire S" w:date="2026-07-31T17:37:00Z" w16du:dateUtc="2026-07-31T16:37:00Z">
        <w:r>
          <w:rPr>
            <w:rFonts w:ascii="Cambria" w:hAnsi="Cambria"/>
            <w:sz w:val="28"/>
            <w:szCs w:val="28"/>
          </w:rPr>
          <w:t>‘</w:t>
        </w:r>
      </w:ins>
      <w:ins w:id="23845" w:author="Claire S" w:date="2026-07-31T17:38:00Z" w16du:dateUtc="2026-07-31T16:38:00Z">
        <w:r>
          <w:rPr>
            <w:rFonts w:ascii="Cambria" w:hAnsi="Cambria"/>
            <w:sz w:val="28"/>
            <w:szCs w:val="28"/>
          </w:rPr>
          <w:t>W</w:t>
        </w:r>
      </w:ins>
      <w:ins w:id="23846" w:author="Claire S" w:date="2026-07-31T17:37:00Z" w16du:dateUtc="2026-07-31T16:37:00Z">
        <w:r>
          <w:rPr>
            <w:rFonts w:ascii="Cambria" w:hAnsi="Cambria"/>
            <w:sz w:val="28"/>
            <w:szCs w:val="28"/>
          </w:rPr>
          <w:t>h</w:t>
        </w:r>
      </w:ins>
      <w:ins w:id="23847" w:author="Claire S" w:date="2026-07-31T17:38:00Z" w16du:dateUtc="2026-07-31T16:38:00Z">
        <w:r>
          <w:rPr>
            <w:rFonts w:ascii="Cambria" w:hAnsi="Cambria"/>
            <w:sz w:val="28"/>
            <w:szCs w:val="28"/>
          </w:rPr>
          <w:t>at the hell does that mean?</w:t>
        </w:r>
      </w:ins>
      <w:ins w:id="23848" w:author="Claire S" w:date="2026-07-31T17:37:00Z" w16du:dateUtc="2026-07-31T16:37:00Z">
        <w:r>
          <w:rPr>
            <w:rFonts w:ascii="Cambria" w:hAnsi="Cambria"/>
            <w:sz w:val="28"/>
            <w:szCs w:val="28"/>
          </w:rPr>
          <w:t>’</w:t>
        </w:r>
      </w:ins>
    </w:p>
    <w:p w14:paraId="5252F754" w14:textId="5AA1BA61" w:rsidR="008260C4" w:rsidRPr="00B16D73" w:rsidRDefault="008260C4" w:rsidP="008260C4">
      <w:pPr>
        <w:spacing w:line="360" w:lineRule="auto"/>
        <w:contextualSpacing/>
        <w:rPr>
          <w:ins w:id="23849" w:author="Claire S" w:date="2026-07-31T17:37:00Z" w16du:dateUtc="2026-07-31T16:37:00Z"/>
          <w:rFonts w:ascii="Cambria" w:hAnsi="Cambria"/>
          <w:i/>
          <w:iCs/>
          <w:sz w:val="28"/>
          <w:szCs w:val="28"/>
        </w:rPr>
      </w:pPr>
      <w:ins w:id="23850" w:author="Claire S" w:date="2026-07-31T17:37:00Z" w16du:dateUtc="2026-07-31T16:37:00Z">
        <w:r>
          <w:rPr>
            <w:rFonts w:ascii="Cambria" w:hAnsi="Cambria"/>
            <w:sz w:val="28"/>
            <w:szCs w:val="28"/>
          </w:rPr>
          <w:tab/>
        </w:r>
      </w:ins>
    </w:p>
    <w:p w14:paraId="50EB2531" w14:textId="77777777" w:rsidR="008260C4" w:rsidRDefault="008260C4" w:rsidP="008260C4">
      <w:pPr>
        <w:spacing w:line="360" w:lineRule="auto"/>
        <w:contextualSpacing/>
        <w:rPr>
          <w:ins w:id="23851" w:author="Claire S" w:date="2026-06-05T15:06:00Z" w16du:dateUtc="2026-06-05T14:06:00Z"/>
          <w:rFonts w:ascii="Cambria" w:hAnsi="Cambria"/>
          <w:sz w:val="28"/>
          <w:szCs w:val="28"/>
        </w:rPr>
      </w:pPr>
    </w:p>
    <w:p w14:paraId="18A11CB2" w14:textId="77777777" w:rsidR="005E0A58" w:rsidRDefault="005E0A58" w:rsidP="0034760D">
      <w:pPr>
        <w:spacing w:line="360" w:lineRule="auto"/>
        <w:contextualSpacing/>
        <w:rPr>
          <w:ins w:id="23852" w:author="Claire S" w:date="2026-06-05T15:06:00Z" w16du:dateUtc="2026-06-05T14:06:00Z"/>
          <w:rFonts w:ascii="Cambria" w:hAnsi="Cambria"/>
          <w:sz w:val="28"/>
          <w:szCs w:val="28"/>
        </w:rPr>
      </w:pPr>
    </w:p>
    <w:p w14:paraId="14FCCBE2" w14:textId="77777777" w:rsidR="005E0A58" w:rsidRDefault="005E0A58" w:rsidP="0034760D">
      <w:pPr>
        <w:spacing w:line="360" w:lineRule="auto"/>
        <w:contextualSpacing/>
        <w:rPr>
          <w:ins w:id="23853" w:author="Claire S" w:date="2026-06-05T15:06:00Z" w16du:dateUtc="2026-06-05T14:06:00Z"/>
          <w:rFonts w:ascii="Cambria" w:hAnsi="Cambria"/>
          <w:sz w:val="28"/>
          <w:szCs w:val="28"/>
        </w:rPr>
      </w:pPr>
    </w:p>
    <w:p w14:paraId="3752CF1B" w14:textId="6ECA857F" w:rsidR="00E9573D" w:rsidRDefault="00E9573D" w:rsidP="0034760D">
      <w:pPr>
        <w:spacing w:line="360" w:lineRule="auto"/>
        <w:contextualSpacing/>
        <w:rPr>
          <w:del w:id="23854" w:author="Claire S" w:date="2026-06-05T15:39:00Z" w16du:dateUtc="2026-06-05T14:39:00Z"/>
          <w:rFonts w:ascii="Cambria" w:hAnsi="Cambria"/>
          <w:sz w:val="28"/>
          <w:szCs w:val="28"/>
        </w:rPr>
      </w:pPr>
    </w:p>
    <w:p w14:paraId="361DE451" w14:textId="77777777" w:rsidR="00F86AED" w:rsidRDefault="00F86AED" w:rsidP="0034760D">
      <w:pPr>
        <w:spacing w:line="360" w:lineRule="auto"/>
        <w:contextualSpacing/>
        <w:rPr>
          <w:rFonts w:ascii="Cambria" w:hAnsi="Cambria"/>
          <w:sz w:val="28"/>
          <w:szCs w:val="28"/>
        </w:rPr>
      </w:pPr>
    </w:p>
    <w:p w14:paraId="7D8D1E71" w14:textId="77398617" w:rsidR="004170E8" w:rsidRDefault="004170E8" w:rsidP="0034760D">
      <w:pPr>
        <w:spacing w:line="360" w:lineRule="auto"/>
        <w:contextualSpacing/>
        <w:rPr>
          <w:del w:id="23855" w:author="Claire S" w:date="2026-06-05T15:15:00Z" w16du:dateUtc="2026-06-05T14:15:00Z"/>
          <w:rFonts w:ascii="Cambria" w:hAnsi="Cambria"/>
          <w:sz w:val="28"/>
          <w:szCs w:val="28"/>
        </w:rPr>
      </w:pPr>
    </w:p>
    <w:p w14:paraId="7BD17519" w14:textId="77777777" w:rsidR="00AC3110" w:rsidRDefault="00AC3110" w:rsidP="0034760D">
      <w:pPr>
        <w:spacing w:line="360" w:lineRule="auto"/>
        <w:contextualSpacing/>
        <w:rPr>
          <w:ins w:id="23856" w:author="Claire S" w:date="2026-06-05T15:18:00Z" w16du:dateUtc="2026-06-05T14:18:00Z"/>
          <w:rFonts w:ascii="Cambria" w:hAnsi="Cambria"/>
          <w:sz w:val="28"/>
          <w:szCs w:val="28"/>
        </w:rPr>
      </w:pPr>
    </w:p>
    <w:p w14:paraId="0BD8CAFC" w14:textId="74DA1205" w:rsidR="004170E8" w:rsidRDefault="004170E8" w:rsidP="0034760D">
      <w:pPr>
        <w:spacing w:line="360" w:lineRule="auto"/>
        <w:contextualSpacing/>
        <w:rPr>
          <w:del w:id="23857" w:author="Claire S" w:date="2026-06-05T15:15:00Z" w16du:dateUtc="2026-06-05T14:15:00Z"/>
          <w:rFonts w:ascii="Cambria" w:hAnsi="Cambria"/>
          <w:sz w:val="28"/>
          <w:szCs w:val="28"/>
        </w:rPr>
      </w:pPr>
    </w:p>
    <w:p w14:paraId="0D72AB51" w14:textId="77777777" w:rsidR="00C54F0E" w:rsidRDefault="00C54F0E" w:rsidP="0034760D">
      <w:pPr>
        <w:spacing w:line="360" w:lineRule="auto"/>
        <w:contextualSpacing/>
        <w:rPr>
          <w:ins w:id="23858" w:author="Claire S" w:date="2026-06-05T15:28:00Z" w16du:dateUtc="2026-06-05T14:28:00Z"/>
          <w:rFonts w:ascii="Cambria" w:hAnsi="Cambria"/>
          <w:sz w:val="28"/>
          <w:szCs w:val="28"/>
        </w:rPr>
      </w:pPr>
    </w:p>
    <w:p w14:paraId="6FA7EBEE" w14:textId="77777777" w:rsidR="00C54F0E" w:rsidRDefault="00C54F0E" w:rsidP="0034760D">
      <w:pPr>
        <w:spacing w:line="360" w:lineRule="auto"/>
        <w:contextualSpacing/>
        <w:rPr>
          <w:ins w:id="23859" w:author="Claire S" w:date="2026-06-05T15:28:00Z" w16du:dateUtc="2026-06-05T14:28:00Z"/>
          <w:rFonts w:ascii="Cambria" w:hAnsi="Cambria"/>
          <w:sz w:val="28"/>
          <w:szCs w:val="28"/>
        </w:rPr>
      </w:pPr>
    </w:p>
    <w:p w14:paraId="17353B44" w14:textId="77777777" w:rsidR="00C54F0E" w:rsidRDefault="00C54F0E" w:rsidP="0034760D">
      <w:pPr>
        <w:spacing w:line="360" w:lineRule="auto"/>
        <w:contextualSpacing/>
        <w:rPr>
          <w:ins w:id="23860" w:author="Claire S" w:date="2026-06-05T15:28:00Z" w16du:dateUtc="2026-06-05T14:28:00Z"/>
          <w:rFonts w:ascii="Cambria" w:hAnsi="Cambria"/>
          <w:sz w:val="28"/>
          <w:szCs w:val="28"/>
        </w:rPr>
      </w:pPr>
    </w:p>
    <w:p w14:paraId="65C458C8" w14:textId="77777777" w:rsidR="00C54F0E" w:rsidRDefault="00C54F0E" w:rsidP="0034760D">
      <w:pPr>
        <w:spacing w:line="360" w:lineRule="auto"/>
        <w:contextualSpacing/>
        <w:rPr>
          <w:ins w:id="23861" w:author="Claire S" w:date="2026-06-05T15:28:00Z" w16du:dateUtc="2026-06-05T14:28:00Z"/>
          <w:rFonts w:ascii="Cambria" w:hAnsi="Cambria"/>
          <w:sz w:val="28"/>
          <w:szCs w:val="28"/>
        </w:rPr>
      </w:pPr>
    </w:p>
    <w:p w14:paraId="3DDE0551" w14:textId="77777777" w:rsidR="00C54F0E" w:rsidRDefault="00C54F0E" w:rsidP="0034760D">
      <w:pPr>
        <w:spacing w:line="360" w:lineRule="auto"/>
        <w:contextualSpacing/>
        <w:rPr>
          <w:ins w:id="23862" w:author="Claire S" w:date="2026-06-05T15:28:00Z" w16du:dateUtc="2026-06-05T14:28:00Z"/>
          <w:rFonts w:ascii="Cambria" w:hAnsi="Cambria"/>
          <w:sz w:val="28"/>
          <w:szCs w:val="28"/>
        </w:rPr>
      </w:pPr>
    </w:p>
    <w:p w14:paraId="60379E53" w14:textId="77777777" w:rsidR="00C54F0E" w:rsidRDefault="00C54F0E" w:rsidP="0034760D">
      <w:pPr>
        <w:spacing w:line="360" w:lineRule="auto"/>
        <w:contextualSpacing/>
        <w:rPr>
          <w:ins w:id="23863" w:author="Claire S" w:date="2026-06-05T15:28:00Z" w16du:dateUtc="2026-06-05T14:28:00Z"/>
          <w:rFonts w:ascii="Cambria" w:hAnsi="Cambria"/>
          <w:sz w:val="28"/>
          <w:szCs w:val="28"/>
        </w:rPr>
      </w:pPr>
    </w:p>
    <w:p w14:paraId="73FCCDA3" w14:textId="77777777" w:rsidR="00C54F0E" w:rsidRDefault="00C54F0E" w:rsidP="0034760D">
      <w:pPr>
        <w:spacing w:line="360" w:lineRule="auto"/>
        <w:contextualSpacing/>
        <w:rPr>
          <w:ins w:id="23864" w:author="Claire S" w:date="2026-06-05T15:28:00Z" w16du:dateUtc="2026-06-05T14:28:00Z"/>
          <w:rFonts w:ascii="Cambria" w:hAnsi="Cambria"/>
          <w:sz w:val="28"/>
          <w:szCs w:val="28"/>
        </w:rPr>
      </w:pPr>
    </w:p>
    <w:p w14:paraId="2CBC7400" w14:textId="77777777" w:rsidR="00C54F0E" w:rsidRDefault="00C54F0E" w:rsidP="0034760D">
      <w:pPr>
        <w:spacing w:line="360" w:lineRule="auto"/>
        <w:contextualSpacing/>
        <w:rPr>
          <w:ins w:id="23865" w:author="Claire S" w:date="2026-06-05T15:28:00Z" w16du:dateUtc="2026-06-05T14:28:00Z"/>
          <w:rFonts w:ascii="Cambria" w:hAnsi="Cambria"/>
          <w:sz w:val="28"/>
          <w:szCs w:val="28"/>
        </w:rPr>
      </w:pPr>
    </w:p>
    <w:p w14:paraId="227E2BBD" w14:textId="77777777" w:rsidR="00C54F0E" w:rsidRDefault="00C54F0E" w:rsidP="0034760D">
      <w:pPr>
        <w:spacing w:line="360" w:lineRule="auto"/>
        <w:contextualSpacing/>
        <w:rPr>
          <w:ins w:id="23866" w:author="Claire S" w:date="2026-06-05T15:28:00Z" w16du:dateUtc="2026-06-05T14:28:00Z"/>
          <w:rFonts w:ascii="Cambria" w:hAnsi="Cambria"/>
          <w:sz w:val="28"/>
          <w:szCs w:val="28"/>
        </w:rPr>
      </w:pPr>
    </w:p>
    <w:p w14:paraId="08BAC076" w14:textId="77777777" w:rsidR="00C54F0E" w:rsidRDefault="00C54F0E" w:rsidP="0034760D">
      <w:pPr>
        <w:spacing w:line="360" w:lineRule="auto"/>
        <w:contextualSpacing/>
        <w:rPr>
          <w:ins w:id="23867" w:author="Claire S" w:date="2026-06-05T15:28:00Z" w16du:dateUtc="2026-06-05T14:28:00Z"/>
          <w:rFonts w:ascii="Cambria" w:hAnsi="Cambria"/>
          <w:sz w:val="28"/>
          <w:szCs w:val="28"/>
        </w:rPr>
      </w:pPr>
    </w:p>
    <w:p w14:paraId="47F70F0C" w14:textId="77777777" w:rsidR="00C54F0E" w:rsidRDefault="00C54F0E" w:rsidP="0034760D">
      <w:pPr>
        <w:spacing w:line="360" w:lineRule="auto"/>
        <w:contextualSpacing/>
        <w:rPr>
          <w:ins w:id="23868" w:author="Claire S" w:date="2026-06-05T15:28:00Z" w16du:dateUtc="2026-06-05T14:28:00Z"/>
          <w:rFonts w:ascii="Cambria" w:hAnsi="Cambria"/>
          <w:sz w:val="28"/>
          <w:szCs w:val="28"/>
        </w:rPr>
      </w:pPr>
    </w:p>
    <w:p w14:paraId="0DC10630" w14:textId="6CF238C8" w:rsidR="004170E8" w:rsidDel="008260C4" w:rsidRDefault="004170E8" w:rsidP="0034760D">
      <w:pPr>
        <w:spacing w:line="360" w:lineRule="auto"/>
        <w:contextualSpacing/>
        <w:rPr>
          <w:del w:id="23869" w:author="Claire S" w:date="2026-06-05T15:15:00Z" w16du:dateUtc="2026-06-05T14:15:00Z"/>
          <w:rFonts w:ascii="Cambria" w:hAnsi="Cambria"/>
          <w:sz w:val="28"/>
          <w:szCs w:val="28"/>
        </w:rPr>
      </w:pPr>
    </w:p>
    <w:p w14:paraId="75ACFE87" w14:textId="77777777" w:rsidR="008260C4" w:rsidRDefault="008260C4" w:rsidP="0034760D">
      <w:pPr>
        <w:spacing w:line="360" w:lineRule="auto"/>
        <w:contextualSpacing/>
        <w:rPr>
          <w:ins w:id="23870" w:author="Claire S" w:date="2026-07-31T17:37:00Z" w16du:dateUtc="2026-07-31T16:37:00Z"/>
          <w:rFonts w:ascii="Cambria" w:hAnsi="Cambria"/>
          <w:sz w:val="28"/>
          <w:szCs w:val="28"/>
        </w:rPr>
      </w:pPr>
    </w:p>
    <w:p w14:paraId="2C7CD559" w14:textId="2379514F" w:rsidR="004170E8" w:rsidRDefault="004170E8" w:rsidP="0034760D">
      <w:pPr>
        <w:spacing w:line="360" w:lineRule="auto"/>
        <w:contextualSpacing/>
        <w:rPr>
          <w:del w:id="23871" w:author="Claire S" w:date="2026-06-05T15:15:00Z" w16du:dateUtc="2026-06-05T14:15:00Z"/>
          <w:rFonts w:ascii="Cambria" w:hAnsi="Cambria"/>
          <w:sz w:val="28"/>
          <w:szCs w:val="28"/>
        </w:rPr>
      </w:pPr>
    </w:p>
    <w:p w14:paraId="544C6C96" w14:textId="003118E6" w:rsidR="004170E8" w:rsidRDefault="004170E8" w:rsidP="0034760D">
      <w:pPr>
        <w:spacing w:line="360" w:lineRule="auto"/>
        <w:contextualSpacing/>
        <w:rPr>
          <w:del w:id="23872" w:author="Claire S" w:date="2026-06-05T15:15:00Z" w16du:dateUtc="2026-06-05T14:15:00Z"/>
          <w:rFonts w:ascii="Cambria" w:hAnsi="Cambria"/>
          <w:sz w:val="28"/>
          <w:szCs w:val="28"/>
        </w:rPr>
      </w:pPr>
    </w:p>
    <w:p w14:paraId="63E4CCE7" w14:textId="7694D0D2" w:rsidR="004170E8" w:rsidRDefault="004170E8" w:rsidP="0034760D">
      <w:pPr>
        <w:spacing w:line="360" w:lineRule="auto"/>
        <w:contextualSpacing/>
        <w:rPr>
          <w:del w:id="23873" w:author="Claire S" w:date="2026-06-05T15:15:00Z" w16du:dateUtc="2026-06-05T14:15:00Z"/>
          <w:rFonts w:ascii="Cambria" w:hAnsi="Cambria"/>
          <w:sz w:val="28"/>
          <w:szCs w:val="28"/>
        </w:rPr>
      </w:pPr>
    </w:p>
    <w:p w14:paraId="08484438" w14:textId="461BFB01" w:rsidR="00CC18BF" w:rsidRDefault="00CC18BF" w:rsidP="0034760D">
      <w:pPr>
        <w:spacing w:line="360" w:lineRule="auto"/>
        <w:contextualSpacing/>
        <w:rPr>
          <w:del w:id="23874" w:author="Claire S" w:date="2026-06-05T15:15:00Z" w16du:dateUtc="2026-06-05T14:15:00Z"/>
          <w:rFonts w:ascii="Cambria" w:hAnsi="Cambria"/>
          <w:b/>
          <w:bCs/>
          <w:sz w:val="28"/>
          <w:szCs w:val="28"/>
        </w:rPr>
      </w:pPr>
    </w:p>
    <w:p w14:paraId="42B93BAF" w14:textId="0224B38F" w:rsidR="000D4196" w:rsidRDefault="004170E8" w:rsidP="0034760D">
      <w:pPr>
        <w:spacing w:line="360" w:lineRule="auto"/>
        <w:contextualSpacing/>
        <w:rPr>
          <w:ins w:id="23875" w:author="Claire S" w:date="2026-07-31T17:33:00Z" w16du:dateUtc="2026-07-31T16:33:00Z"/>
          <w:rFonts w:ascii="Cambria" w:hAnsi="Cambria"/>
          <w:b/>
          <w:bCs/>
          <w:sz w:val="28"/>
          <w:szCs w:val="28"/>
        </w:rPr>
      </w:pPr>
      <w:r w:rsidRPr="004170E8">
        <w:rPr>
          <w:rFonts w:ascii="Cambria" w:hAnsi="Cambria"/>
          <w:b/>
          <w:bCs/>
          <w:sz w:val="28"/>
          <w:szCs w:val="28"/>
        </w:rPr>
        <w:t xml:space="preserve">CHAPTER </w:t>
      </w:r>
      <w:del w:id="23876" w:author="Daisy Watt" w:date="2026-06-23T07:04:00Z" w16du:dateUtc="2026-06-23T05:04:00Z">
        <w:r w:rsidR="002D0B6A" w:rsidDel="00CD79B4">
          <w:rPr>
            <w:rFonts w:ascii="Cambria" w:hAnsi="Cambria"/>
            <w:b/>
            <w:bCs/>
            <w:sz w:val="28"/>
            <w:szCs w:val="28"/>
          </w:rPr>
          <w:delText>5</w:delText>
        </w:r>
        <w:r w:rsidR="00C26BCF" w:rsidDel="00CD79B4">
          <w:rPr>
            <w:rFonts w:ascii="Cambria" w:hAnsi="Cambria"/>
            <w:b/>
            <w:bCs/>
            <w:sz w:val="28"/>
            <w:szCs w:val="28"/>
          </w:rPr>
          <w:delText>7</w:delText>
        </w:r>
      </w:del>
      <w:ins w:id="23877" w:author="Claire S" w:date="2026-06-08T17:16:00Z" w16du:dateUtc="2026-06-08T16:16:00Z">
        <w:del w:id="23878" w:author="Daisy Watt" w:date="2026-06-23T07:04:00Z" w16du:dateUtc="2026-06-23T05:04:00Z">
          <w:r w:rsidR="00CD79B4">
            <w:rPr>
              <w:rFonts w:ascii="Cambria" w:hAnsi="Cambria"/>
              <w:b/>
              <w:bCs/>
              <w:sz w:val="28"/>
              <w:szCs w:val="28"/>
            </w:rPr>
            <w:delText>59</w:delText>
          </w:r>
        </w:del>
      </w:ins>
      <w:ins w:id="23879" w:author="Daisy Watt" w:date="2026-06-23T07:04:00Z" w16du:dateUtc="2026-06-23T05:04:00Z">
        <w:r w:rsidR="0050364F">
          <w:rPr>
            <w:rFonts w:ascii="Cambria" w:hAnsi="Cambria"/>
            <w:b/>
            <w:bCs/>
            <w:sz w:val="28"/>
            <w:szCs w:val="28"/>
          </w:rPr>
          <w:t>5</w:t>
        </w:r>
        <w:del w:id="23880" w:author="Claire S" w:date="2026-07-31T17:33:00Z" w16du:dateUtc="2026-07-31T16:33:00Z">
          <w:r w:rsidR="0050364F" w:rsidDel="008260C4">
            <w:rPr>
              <w:rFonts w:ascii="Cambria" w:hAnsi="Cambria"/>
              <w:b/>
              <w:bCs/>
              <w:sz w:val="28"/>
              <w:szCs w:val="28"/>
            </w:rPr>
            <w:delText>8</w:delText>
          </w:r>
        </w:del>
      </w:ins>
      <w:ins w:id="23881" w:author="Claire S" w:date="2026-07-31T17:34:00Z" w16du:dateUtc="2026-07-31T16:34:00Z">
        <w:r w:rsidR="008260C4">
          <w:rPr>
            <w:rFonts w:ascii="Cambria" w:hAnsi="Cambria"/>
            <w:b/>
            <w:bCs/>
            <w:sz w:val="28"/>
            <w:szCs w:val="28"/>
          </w:rPr>
          <w:t>5</w:t>
        </w:r>
      </w:ins>
    </w:p>
    <w:p w14:paraId="4B3197D0" w14:textId="4CB3D179" w:rsidR="008260C4" w:rsidRDefault="008260C4" w:rsidP="0034760D">
      <w:pPr>
        <w:spacing w:line="360" w:lineRule="auto"/>
        <w:contextualSpacing/>
        <w:rPr>
          <w:ins w:id="23882" w:author="Claire S" w:date="2026-07-31T17:37:00Z" w16du:dateUtc="2026-07-31T16:37:00Z"/>
          <w:rFonts w:ascii="Cambria" w:hAnsi="Cambria"/>
          <w:b/>
          <w:bCs/>
          <w:sz w:val="28"/>
          <w:szCs w:val="28"/>
        </w:rPr>
      </w:pPr>
      <w:ins w:id="23883" w:author="Claire S" w:date="2026-07-31T17:33:00Z" w16du:dateUtc="2026-07-31T16:33:00Z">
        <w:r>
          <w:rPr>
            <w:rFonts w:ascii="Cambria" w:hAnsi="Cambria"/>
            <w:b/>
            <w:bCs/>
            <w:sz w:val="28"/>
            <w:szCs w:val="28"/>
          </w:rPr>
          <w:t>WEDNESDAY NIGHT</w:t>
        </w:r>
      </w:ins>
    </w:p>
    <w:p w14:paraId="32D650BD" w14:textId="77777777" w:rsidR="00B309A5" w:rsidRDefault="00B309A5" w:rsidP="0034760D">
      <w:pPr>
        <w:spacing w:line="360" w:lineRule="auto"/>
        <w:contextualSpacing/>
        <w:rPr>
          <w:ins w:id="23884" w:author="Claire S" w:date="2026-08-03T11:05:00Z" w16du:dateUtc="2026-08-03T10:05:00Z"/>
          <w:rFonts w:ascii="Cambria" w:hAnsi="Cambria"/>
          <w:b/>
          <w:bCs/>
          <w:sz w:val="28"/>
          <w:szCs w:val="28"/>
        </w:rPr>
      </w:pPr>
    </w:p>
    <w:p w14:paraId="370541FF" w14:textId="6D64CDAA" w:rsidR="00B309A5" w:rsidRDefault="00B309A5" w:rsidP="00583200">
      <w:pPr>
        <w:spacing w:line="360" w:lineRule="auto"/>
        <w:ind w:firstLine="720"/>
        <w:contextualSpacing/>
        <w:rPr>
          <w:ins w:id="23885" w:author="Claire S" w:date="2026-08-03T11:07:00Z" w16du:dateUtc="2026-08-03T10:07:00Z"/>
          <w:rFonts w:ascii="Cambria" w:hAnsi="Cambria"/>
          <w:sz w:val="28"/>
          <w:szCs w:val="28"/>
        </w:rPr>
      </w:pPr>
      <w:ins w:id="23886" w:author="Claire S" w:date="2026-08-03T11:05:00Z" w16du:dateUtc="2026-08-03T10:05:00Z">
        <w:r w:rsidRPr="00B309A5">
          <w:rPr>
            <w:rFonts w:ascii="Cambria" w:hAnsi="Cambria"/>
            <w:sz w:val="28"/>
            <w:szCs w:val="28"/>
            <w:rPrChange w:id="23887" w:author="Claire S" w:date="2026-08-03T11:05:00Z" w16du:dateUtc="2026-08-03T10:05:00Z">
              <w:rPr>
                <w:rFonts w:ascii="Cambria" w:hAnsi="Cambria"/>
                <w:b/>
                <w:bCs/>
                <w:sz w:val="28"/>
                <w:szCs w:val="28"/>
              </w:rPr>
            </w:rPrChange>
          </w:rPr>
          <w:t>‘</w:t>
        </w:r>
        <w:r w:rsidRPr="008459DB">
          <w:rPr>
            <w:rFonts w:ascii="Cambria" w:hAnsi="Cambria"/>
            <w:b/>
            <w:bCs/>
            <w:i/>
            <w:iCs/>
            <w:sz w:val="28"/>
            <w:szCs w:val="28"/>
            <w:rPrChange w:id="23888" w:author="Claire S" w:date="2026-08-03T11:13:00Z" w16du:dateUtc="2026-08-03T10:13:00Z">
              <w:rPr>
                <w:rFonts w:ascii="Cambria" w:hAnsi="Cambria"/>
                <w:b/>
                <w:bCs/>
                <w:sz w:val="28"/>
                <w:szCs w:val="28"/>
              </w:rPr>
            </w:rPrChange>
          </w:rPr>
          <w:t>Pe</w:t>
        </w:r>
      </w:ins>
      <w:ins w:id="23889" w:author="Claire S" w:date="2026-08-03T11:46:00Z" w16du:dateUtc="2026-08-03T10:46:00Z">
        <w:r w:rsidR="00583200">
          <w:rPr>
            <w:rFonts w:ascii="Cambria" w:hAnsi="Cambria"/>
            <w:b/>
            <w:bCs/>
            <w:i/>
            <w:iCs/>
            <w:sz w:val="28"/>
            <w:szCs w:val="28"/>
          </w:rPr>
          <w:t>OP</w:t>
        </w:r>
      </w:ins>
      <w:ins w:id="23890" w:author="Claire S" w:date="2026-08-03T11:05:00Z" w16du:dateUtc="2026-08-03T10:05:00Z">
        <w:r w:rsidRPr="008459DB">
          <w:rPr>
            <w:rFonts w:ascii="Cambria" w:hAnsi="Cambria"/>
            <w:b/>
            <w:bCs/>
            <w:i/>
            <w:iCs/>
            <w:sz w:val="28"/>
            <w:szCs w:val="28"/>
            <w:rPrChange w:id="23891" w:author="Claire S" w:date="2026-08-03T11:13:00Z" w16du:dateUtc="2026-08-03T10:13:00Z">
              <w:rPr>
                <w:rFonts w:ascii="Cambria" w:hAnsi="Cambria"/>
                <w:b/>
                <w:bCs/>
                <w:sz w:val="28"/>
                <w:szCs w:val="28"/>
              </w:rPr>
            </w:rPrChange>
          </w:rPr>
          <w:t xml:space="preserve">le are </w:t>
        </w:r>
      </w:ins>
      <w:ins w:id="23892" w:author="Claire S" w:date="2026-08-03T11:46:00Z" w16du:dateUtc="2026-08-03T10:46:00Z">
        <w:r w:rsidR="00583200">
          <w:rPr>
            <w:rFonts w:ascii="Cambria" w:hAnsi="Cambria"/>
            <w:b/>
            <w:bCs/>
            <w:i/>
            <w:iCs/>
            <w:sz w:val="28"/>
            <w:szCs w:val="28"/>
          </w:rPr>
          <w:t>G</w:t>
        </w:r>
      </w:ins>
      <w:ins w:id="23893" w:author="Claire S" w:date="2026-08-03T11:05:00Z" w16du:dateUtc="2026-08-03T10:05:00Z">
        <w:r w:rsidRPr="008459DB">
          <w:rPr>
            <w:rFonts w:ascii="Cambria" w:hAnsi="Cambria"/>
            <w:b/>
            <w:bCs/>
            <w:i/>
            <w:iCs/>
            <w:sz w:val="28"/>
            <w:szCs w:val="28"/>
            <w:rPrChange w:id="23894" w:author="Claire S" w:date="2026-08-03T11:13:00Z" w16du:dateUtc="2026-08-03T10:13:00Z">
              <w:rPr>
                <w:rFonts w:ascii="Cambria" w:hAnsi="Cambria"/>
                <w:b/>
                <w:bCs/>
                <w:sz w:val="28"/>
                <w:szCs w:val="28"/>
              </w:rPr>
            </w:rPrChange>
          </w:rPr>
          <w:t xml:space="preserve">oing </w:t>
        </w:r>
      </w:ins>
      <w:ins w:id="23895" w:author="Claire S" w:date="2026-08-03T11:46:00Z" w16du:dateUtc="2026-08-03T10:46:00Z">
        <w:r w:rsidR="00583200">
          <w:rPr>
            <w:rFonts w:ascii="Cambria" w:hAnsi="Cambria"/>
            <w:b/>
            <w:bCs/>
            <w:i/>
            <w:iCs/>
            <w:sz w:val="28"/>
            <w:szCs w:val="28"/>
          </w:rPr>
          <w:t>TO</w:t>
        </w:r>
      </w:ins>
      <w:ins w:id="23896" w:author="Claire S" w:date="2026-08-03T11:05:00Z" w16du:dateUtc="2026-08-03T10:05:00Z">
        <w:r w:rsidRPr="008459DB">
          <w:rPr>
            <w:rFonts w:ascii="Cambria" w:hAnsi="Cambria"/>
            <w:b/>
            <w:bCs/>
            <w:i/>
            <w:iCs/>
            <w:sz w:val="28"/>
            <w:szCs w:val="28"/>
            <w:rPrChange w:id="23897" w:author="Claire S" w:date="2026-08-03T11:13:00Z" w16du:dateUtc="2026-08-03T10:13:00Z">
              <w:rPr>
                <w:rFonts w:ascii="Cambria" w:hAnsi="Cambria"/>
                <w:b/>
                <w:bCs/>
                <w:sz w:val="28"/>
                <w:szCs w:val="28"/>
              </w:rPr>
            </w:rPrChange>
          </w:rPr>
          <w:t xml:space="preserve"> </w:t>
        </w:r>
      </w:ins>
      <w:ins w:id="23898" w:author="Claire S" w:date="2026-08-03T11:46:00Z" w16du:dateUtc="2026-08-03T10:46:00Z">
        <w:r w:rsidR="00583200">
          <w:rPr>
            <w:rFonts w:ascii="Cambria" w:hAnsi="Cambria"/>
            <w:b/>
            <w:bCs/>
            <w:i/>
            <w:iCs/>
            <w:sz w:val="28"/>
            <w:szCs w:val="28"/>
          </w:rPr>
          <w:t>S</w:t>
        </w:r>
      </w:ins>
      <w:ins w:id="23899" w:author="Claire S" w:date="2026-08-03T11:06:00Z" w16du:dateUtc="2026-08-03T10:06:00Z">
        <w:r w:rsidR="00F36A4A" w:rsidRPr="008459DB">
          <w:rPr>
            <w:rFonts w:ascii="Cambria" w:hAnsi="Cambria"/>
            <w:b/>
            <w:bCs/>
            <w:i/>
            <w:iCs/>
            <w:sz w:val="28"/>
            <w:szCs w:val="28"/>
            <w:rPrChange w:id="23900" w:author="Claire S" w:date="2026-08-03T11:13:00Z" w16du:dateUtc="2026-08-03T10:13:00Z">
              <w:rPr>
                <w:rFonts w:ascii="Cambria" w:hAnsi="Cambria"/>
                <w:i/>
                <w:iCs/>
                <w:sz w:val="28"/>
                <w:szCs w:val="28"/>
              </w:rPr>
            </w:rPrChange>
          </w:rPr>
          <w:t>uffer</w:t>
        </w:r>
      </w:ins>
      <w:ins w:id="23901" w:author="Claire S" w:date="2026-08-03T11:07:00Z" w16du:dateUtc="2026-08-03T10:07:00Z">
        <w:r w:rsidR="002C27DF" w:rsidRPr="008459DB">
          <w:rPr>
            <w:rFonts w:ascii="Cambria" w:hAnsi="Cambria"/>
            <w:b/>
            <w:bCs/>
            <w:i/>
            <w:iCs/>
            <w:sz w:val="28"/>
            <w:szCs w:val="28"/>
            <w:rPrChange w:id="23902" w:author="Claire S" w:date="2026-08-03T11:13:00Z" w16du:dateUtc="2026-08-03T10:13:00Z">
              <w:rPr>
                <w:rFonts w:ascii="Cambria" w:hAnsi="Cambria"/>
                <w:i/>
                <w:iCs/>
                <w:sz w:val="28"/>
                <w:szCs w:val="28"/>
              </w:rPr>
            </w:rPrChange>
          </w:rPr>
          <w:t xml:space="preserve"> if </w:t>
        </w:r>
      </w:ins>
      <w:ins w:id="23903" w:author="Claire S" w:date="2026-08-03T11:48:00Z" w16du:dateUtc="2026-08-03T10:48:00Z">
        <w:r w:rsidR="00583200">
          <w:rPr>
            <w:rFonts w:ascii="Cambria" w:hAnsi="Cambria"/>
            <w:b/>
            <w:bCs/>
            <w:i/>
            <w:iCs/>
            <w:sz w:val="28"/>
            <w:szCs w:val="28"/>
          </w:rPr>
          <w:t>U</w:t>
        </w:r>
      </w:ins>
      <w:ins w:id="23904" w:author="Claire S" w:date="2026-08-03T11:07:00Z" w16du:dateUtc="2026-08-03T10:07:00Z">
        <w:r w:rsidR="002C27DF" w:rsidRPr="008459DB">
          <w:rPr>
            <w:rFonts w:ascii="Cambria" w:hAnsi="Cambria"/>
            <w:b/>
            <w:bCs/>
            <w:i/>
            <w:iCs/>
            <w:sz w:val="28"/>
            <w:szCs w:val="28"/>
            <w:rPrChange w:id="23905" w:author="Claire S" w:date="2026-08-03T11:13:00Z" w16du:dateUtc="2026-08-03T10:13:00Z">
              <w:rPr>
                <w:rFonts w:ascii="Cambria" w:hAnsi="Cambria"/>
                <w:i/>
                <w:iCs/>
                <w:sz w:val="28"/>
                <w:szCs w:val="28"/>
              </w:rPr>
            </w:rPrChange>
          </w:rPr>
          <w:t xml:space="preserve"> don’t </w:t>
        </w:r>
      </w:ins>
      <w:ins w:id="23906" w:author="Claire S" w:date="2026-08-03T11:46:00Z" w16du:dateUtc="2026-08-03T10:46:00Z">
        <w:r w:rsidR="00583200">
          <w:rPr>
            <w:rFonts w:ascii="Cambria" w:hAnsi="Cambria"/>
            <w:b/>
            <w:bCs/>
            <w:i/>
            <w:iCs/>
            <w:sz w:val="28"/>
            <w:szCs w:val="28"/>
          </w:rPr>
          <w:t>ACT</w:t>
        </w:r>
      </w:ins>
      <w:ins w:id="23907" w:author="Claire S" w:date="2026-08-03T11:07:00Z" w16du:dateUtc="2026-08-03T10:07:00Z">
        <w:r w:rsidR="002C27DF">
          <w:rPr>
            <w:rFonts w:ascii="Cambria" w:hAnsi="Cambria"/>
            <w:i/>
            <w:iCs/>
            <w:sz w:val="28"/>
            <w:szCs w:val="28"/>
          </w:rPr>
          <w:t>,</w:t>
        </w:r>
      </w:ins>
      <w:ins w:id="23908" w:author="Claire S" w:date="2026-08-03T11:05:00Z" w16du:dateUtc="2026-08-03T10:05:00Z">
        <w:r w:rsidRPr="00F36A4A">
          <w:rPr>
            <w:rFonts w:ascii="Cambria" w:hAnsi="Cambria"/>
            <w:i/>
            <w:iCs/>
            <w:sz w:val="28"/>
            <w:szCs w:val="28"/>
            <w:rPrChange w:id="23909" w:author="Claire S" w:date="2026-08-03T11:06:00Z" w16du:dateUtc="2026-08-03T10:06:00Z">
              <w:rPr>
                <w:rFonts w:ascii="Cambria" w:hAnsi="Cambria"/>
                <w:b/>
                <w:bCs/>
                <w:sz w:val="28"/>
                <w:szCs w:val="28"/>
              </w:rPr>
            </w:rPrChange>
          </w:rPr>
          <w:t>’</w:t>
        </w:r>
        <w:r>
          <w:rPr>
            <w:rFonts w:ascii="Cambria" w:hAnsi="Cambria"/>
            <w:sz w:val="28"/>
            <w:szCs w:val="28"/>
          </w:rPr>
          <w:t xml:space="preserve"> </w:t>
        </w:r>
      </w:ins>
      <w:ins w:id="23910" w:author="Claire S" w:date="2026-08-03T11:06:00Z" w16du:dateUtc="2026-08-03T10:06:00Z">
        <w:r w:rsidR="00F36A4A">
          <w:rPr>
            <w:rFonts w:ascii="Cambria" w:hAnsi="Cambria"/>
            <w:sz w:val="28"/>
            <w:szCs w:val="28"/>
          </w:rPr>
          <w:t xml:space="preserve">said </w:t>
        </w:r>
      </w:ins>
      <w:ins w:id="23911" w:author="Claire S" w:date="2026-08-03T11:05:00Z" w16du:dateUtc="2026-08-03T10:05:00Z">
        <w:r>
          <w:rPr>
            <w:rFonts w:ascii="Cambria" w:hAnsi="Cambria"/>
            <w:sz w:val="28"/>
            <w:szCs w:val="28"/>
          </w:rPr>
          <w:t xml:space="preserve">the </w:t>
        </w:r>
      </w:ins>
      <w:ins w:id="23912" w:author="Claire S" w:date="2026-08-03T11:06:00Z" w16du:dateUtc="2026-08-03T10:06:00Z">
        <w:r w:rsidR="00F36A4A">
          <w:rPr>
            <w:rFonts w:ascii="Cambria" w:hAnsi="Cambria"/>
            <w:sz w:val="28"/>
            <w:szCs w:val="28"/>
          </w:rPr>
          <w:t>badly</w:t>
        </w:r>
      </w:ins>
      <w:ins w:id="23913" w:author="Claire S" w:date="2026-08-03T11:07:00Z" w16du:dateUtc="2026-08-03T10:07:00Z">
        <w:r w:rsidR="002C27DF">
          <w:rPr>
            <w:rFonts w:ascii="Cambria" w:hAnsi="Cambria"/>
            <w:sz w:val="28"/>
            <w:szCs w:val="28"/>
          </w:rPr>
          <w:t xml:space="preserve"> </w:t>
        </w:r>
      </w:ins>
      <w:ins w:id="23914" w:author="Claire S" w:date="2026-08-03T11:06:00Z" w16du:dateUtc="2026-08-03T10:06:00Z">
        <w:r w:rsidR="00F36A4A">
          <w:rPr>
            <w:rFonts w:ascii="Cambria" w:hAnsi="Cambria"/>
            <w:sz w:val="28"/>
            <w:szCs w:val="28"/>
          </w:rPr>
          <w:t xml:space="preserve">scrawled </w:t>
        </w:r>
      </w:ins>
      <w:ins w:id="23915" w:author="Claire S" w:date="2026-08-03T11:05:00Z" w16du:dateUtc="2026-08-03T10:05:00Z">
        <w:r>
          <w:rPr>
            <w:rFonts w:ascii="Cambria" w:hAnsi="Cambria"/>
            <w:sz w:val="28"/>
            <w:szCs w:val="28"/>
          </w:rPr>
          <w:t>writing.</w:t>
        </w:r>
        <w:r w:rsidR="00F36A4A">
          <w:rPr>
            <w:rFonts w:ascii="Cambria" w:hAnsi="Cambria"/>
            <w:sz w:val="28"/>
            <w:szCs w:val="28"/>
          </w:rPr>
          <w:t xml:space="preserve"> </w:t>
        </w:r>
      </w:ins>
      <w:ins w:id="23916" w:author="Claire S" w:date="2026-08-03T11:13:00Z" w16du:dateUtc="2026-08-03T10:13:00Z">
        <w:r w:rsidR="008459DB">
          <w:rPr>
            <w:rFonts w:ascii="Cambria" w:hAnsi="Cambria"/>
            <w:sz w:val="28"/>
            <w:szCs w:val="28"/>
          </w:rPr>
          <w:t>Half in c</w:t>
        </w:r>
      </w:ins>
      <w:ins w:id="23917" w:author="Claire S" w:date="2026-08-03T11:05:00Z" w16du:dateUtc="2026-08-03T10:05:00Z">
        <w:r w:rsidR="00F36A4A">
          <w:rPr>
            <w:rFonts w:ascii="Cambria" w:hAnsi="Cambria"/>
            <w:sz w:val="28"/>
            <w:szCs w:val="28"/>
          </w:rPr>
          <w:t>apitals</w:t>
        </w:r>
      </w:ins>
      <w:ins w:id="23918" w:author="Claire S" w:date="2026-08-03T11:13:00Z" w16du:dateUtc="2026-08-03T10:13:00Z">
        <w:r w:rsidR="008459DB">
          <w:rPr>
            <w:rFonts w:ascii="Cambria" w:hAnsi="Cambria"/>
            <w:sz w:val="28"/>
            <w:szCs w:val="28"/>
          </w:rPr>
          <w:t>, and</w:t>
        </w:r>
      </w:ins>
      <w:ins w:id="23919" w:author="Claire S" w:date="2026-08-03T11:05:00Z" w16du:dateUtc="2026-08-03T10:05:00Z">
        <w:r w:rsidR="00F36A4A">
          <w:rPr>
            <w:rFonts w:ascii="Cambria" w:hAnsi="Cambria"/>
            <w:sz w:val="28"/>
            <w:szCs w:val="28"/>
          </w:rPr>
          <w:t xml:space="preserve"> kind of familiar to Clara, but not familiar enough to identify</w:t>
        </w:r>
      </w:ins>
      <w:ins w:id="23920" w:author="Claire S" w:date="2026-08-03T11:48:00Z" w16du:dateUtc="2026-08-03T10:48:00Z">
        <w:r w:rsidR="00583200">
          <w:rPr>
            <w:rFonts w:ascii="Cambria" w:hAnsi="Cambria"/>
            <w:sz w:val="28"/>
            <w:szCs w:val="28"/>
          </w:rPr>
          <w:t>; scribbled on a sheet of printer paper, by the looks of it, blank on the back.</w:t>
        </w:r>
      </w:ins>
    </w:p>
    <w:p w14:paraId="5CDC14F0" w14:textId="2F3776A6" w:rsidR="008260C4" w:rsidRPr="002C27DF" w:rsidDel="002C27DF" w:rsidRDefault="002C27DF">
      <w:pPr>
        <w:spacing w:line="360" w:lineRule="auto"/>
        <w:ind w:firstLine="720"/>
        <w:contextualSpacing/>
        <w:rPr>
          <w:del w:id="23921" w:author="Claire S" w:date="2026-08-03T11:08:00Z" w16du:dateUtc="2026-08-03T10:08:00Z"/>
          <w:rFonts w:ascii="Cambria" w:hAnsi="Cambria"/>
          <w:color w:val="EE0000"/>
          <w:sz w:val="28"/>
          <w:szCs w:val="28"/>
          <w:rPrChange w:id="23922" w:author="Claire S" w:date="2026-08-03T11:08:00Z" w16du:dateUtc="2026-08-03T10:08:00Z">
            <w:rPr>
              <w:del w:id="23923" w:author="Claire S" w:date="2026-08-03T11:08:00Z" w16du:dateUtc="2026-08-03T10:08:00Z"/>
              <w:rFonts w:ascii="Cambria" w:hAnsi="Cambria"/>
              <w:b/>
              <w:bCs/>
              <w:sz w:val="28"/>
              <w:szCs w:val="28"/>
            </w:rPr>
          </w:rPrChange>
        </w:rPr>
        <w:pPrChange w:id="23924" w:author="Claire S" w:date="2026-08-03T11:08:00Z" w16du:dateUtc="2026-08-03T10:08:00Z">
          <w:pPr>
            <w:spacing w:line="360" w:lineRule="auto"/>
            <w:contextualSpacing/>
          </w:pPr>
        </w:pPrChange>
      </w:pPr>
      <w:ins w:id="23925" w:author="Claire S" w:date="2026-08-03T11:07:00Z" w16du:dateUtc="2026-08-03T10:07:00Z">
        <w:r>
          <w:rPr>
            <w:rFonts w:ascii="Cambria" w:hAnsi="Cambria"/>
            <w:sz w:val="28"/>
            <w:szCs w:val="28"/>
          </w:rPr>
          <w:t>‘</w:t>
        </w:r>
      </w:ins>
      <w:ins w:id="23926" w:author="Claire S" w:date="2026-08-03T11:47:00Z" w16du:dateUtc="2026-08-03T10:47:00Z">
        <w:r w:rsidR="00583200">
          <w:rPr>
            <w:rFonts w:ascii="Cambria" w:hAnsi="Cambria"/>
            <w:sz w:val="28"/>
            <w:szCs w:val="28"/>
          </w:rPr>
          <w:t>I think we need a</w:t>
        </w:r>
      </w:ins>
      <w:ins w:id="23927" w:author="Claire S" w:date="2026-08-03T11:08:00Z" w16du:dateUtc="2026-08-03T10:08:00Z">
        <w:r>
          <w:rPr>
            <w:rFonts w:ascii="Cambria" w:hAnsi="Cambria"/>
            <w:sz w:val="28"/>
            <w:szCs w:val="28"/>
          </w:rPr>
          <w:t>nother one</w:t>
        </w:r>
      </w:ins>
      <w:ins w:id="23928" w:author="Claire S" w:date="2026-08-03T11:47:00Z" w16du:dateUtc="2026-08-03T10:47:00Z">
        <w:r w:rsidR="00583200">
          <w:rPr>
            <w:rFonts w:ascii="Cambria" w:hAnsi="Cambria"/>
            <w:sz w:val="28"/>
            <w:szCs w:val="28"/>
          </w:rPr>
          <w:t>.</w:t>
        </w:r>
      </w:ins>
      <w:ins w:id="23929" w:author="Claire S" w:date="2026-08-03T11:08:00Z" w16du:dateUtc="2026-08-03T10:08:00Z">
        <w:r>
          <w:rPr>
            <w:rFonts w:ascii="Cambria" w:hAnsi="Cambria"/>
            <w:sz w:val="28"/>
            <w:szCs w:val="28"/>
          </w:rPr>
          <w:t>’</w:t>
        </w:r>
        <w:r>
          <w:rPr>
            <w:rFonts w:ascii="Cambria" w:hAnsi="Cambria"/>
            <w:color w:val="EE0000"/>
            <w:sz w:val="28"/>
            <w:szCs w:val="28"/>
          </w:rPr>
          <w:t xml:space="preserve"> </w:t>
        </w:r>
      </w:ins>
    </w:p>
    <w:p w14:paraId="25518FEB" w14:textId="65CB40B6" w:rsidR="004170E8" w:rsidRPr="004170E8" w:rsidRDefault="004170E8">
      <w:pPr>
        <w:spacing w:line="360" w:lineRule="auto"/>
        <w:ind w:firstLine="720"/>
        <w:contextualSpacing/>
        <w:rPr>
          <w:ins w:id="23930" w:author="Claire S" w:date="2026-06-05T15:16:00Z" w16du:dateUtc="2026-06-05T14:16:00Z"/>
          <w:del w:id="23931" w:author="Daisy Watt" w:date="2026-06-23T07:04:00Z" w16du:dateUtc="2026-06-23T05:04:00Z"/>
          <w:rFonts w:ascii="Cambria" w:hAnsi="Cambria"/>
          <w:b/>
          <w:bCs/>
          <w:sz w:val="28"/>
          <w:szCs w:val="28"/>
        </w:rPr>
        <w:pPrChange w:id="23932" w:author="Claire S" w:date="2026-08-03T11:08:00Z" w16du:dateUtc="2026-08-03T10:08:00Z">
          <w:pPr>
            <w:spacing w:line="360" w:lineRule="auto"/>
            <w:contextualSpacing/>
          </w:pPr>
        </w:pPrChange>
      </w:pPr>
      <w:del w:id="23933" w:author="Daisy Watt" w:date="2026-06-23T07:04:00Z" w16du:dateUtc="2026-06-23T05:04:00Z">
        <w:r w:rsidRPr="004170E8">
          <w:rPr>
            <w:rFonts w:ascii="Cambria" w:hAnsi="Cambria"/>
            <w:b/>
            <w:bCs/>
            <w:sz w:val="28"/>
            <w:szCs w:val="28"/>
          </w:rPr>
          <w:delText>WEDS NIGHT</w:delText>
        </w:r>
      </w:del>
    </w:p>
    <w:p w14:paraId="3B81B477" w14:textId="32ADA4E7" w:rsidR="00C12AC6" w:rsidRPr="004170E8" w:rsidDel="008260C4" w:rsidRDefault="00B50750">
      <w:pPr>
        <w:spacing w:line="360" w:lineRule="auto"/>
        <w:ind w:firstLine="720"/>
        <w:contextualSpacing/>
        <w:rPr>
          <w:del w:id="23934" w:author="Claire S" w:date="2026-07-31T17:37:00Z" w16du:dateUtc="2026-07-31T16:37:00Z"/>
          <w:rFonts w:ascii="Cambria" w:hAnsi="Cambria"/>
          <w:b/>
          <w:bCs/>
          <w:sz w:val="28"/>
          <w:szCs w:val="28"/>
        </w:rPr>
        <w:pPrChange w:id="23935" w:author="Claire S" w:date="2026-08-03T11:08:00Z" w16du:dateUtc="2026-08-03T10:08:00Z">
          <w:pPr>
            <w:spacing w:line="360" w:lineRule="auto"/>
            <w:contextualSpacing/>
          </w:pPr>
        </w:pPrChange>
      </w:pPr>
      <w:ins w:id="23936" w:author="Daisy Watt" w:date="2026-06-16T17:36:00Z" w16du:dateUtc="2026-06-16T16:36:00Z">
        <w:del w:id="23937" w:author="Claire S" w:date="2026-07-31T17:37:00Z" w16du:dateUtc="2026-07-31T16:37:00Z">
          <w:r w:rsidDel="008260C4">
            <w:rPr>
              <w:rFonts w:ascii="Cambria" w:hAnsi="Cambria"/>
              <w:sz w:val="28"/>
              <w:szCs w:val="28"/>
            </w:rPr>
            <w:delText>led</w:delText>
          </w:r>
        </w:del>
      </w:ins>
      <w:ins w:id="23938" w:author="Daisy Watt" w:date="2026-06-23T23:31:00Z" w16du:dateUtc="2026-06-23T21:31:00Z">
        <w:del w:id="23939" w:author="Claire S" w:date="2026-07-31T17:37:00Z" w16du:dateUtc="2026-07-31T16:37:00Z">
          <w:r w:rsidR="00BE56DC" w:rsidDel="008260C4">
            <w:rPr>
              <w:rFonts w:ascii="Cambria" w:hAnsi="Cambria"/>
              <w:sz w:val="28"/>
              <w:szCs w:val="28"/>
            </w:rPr>
            <w:delText xml:space="preserve"> – </w:delText>
          </w:r>
        </w:del>
      </w:ins>
      <w:ins w:id="23940" w:author="Daisy Watt" w:date="2026-06-23T23:32:00Z" w16du:dateUtc="2026-06-23T21:32:00Z">
        <w:del w:id="23941" w:author="Claire S" w:date="2026-07-31T17:37:00Z" w16du:dateUtc="2026-07-31T16:37:00Z">
          <w:r w:rsidR="00BE56DC" w:rsidDel="008260C4">
            <w:rPr>
              <w:rFonts w:ascii="Cambria" w:hAnsi="Cambria"/>
              <w:sz w:val="28"/>
              <w:szCs w:val="28"/>
            </w:rPr>
            <w:delText>–</w:delText>
          </w:r>
          <w:r w:rsidR="00897DAA" w:rsidDel="008260C4">
            <w:rPr>
              <w:rFonts w:ascii="Cambria" w:hAnsi="Cambria"/>
              <w:sz w:val="28"/>
              <w:szCs w:val="28"/>
            </w:rPr>
            <w:delText>t’s memories edbac</w:delText>
          </w:r>
        </w:del>
      </w:ins>
      <w:ins w:id="23942" w:author="Daisy Watt" w:date="2026-06-23T23:33:00Z" w16du:dateUtc="2026-06-23T21:33:00Z">
        <w:del w:id="23943" w:author="Claire S" w:date="2026-07-31T17:37:00Z" w16du:dateUtc="2026-07-31T16:37:00Z">
          <w:r w:rsidR="00897DAA" w:rsidDel="008260C4">
            <w:rPr>
              <w:rFonts w:ascii="Cambria" w:hAnsi="Cambria"/>
              <w:sz w:val="28"/>
              <w:szCs w:val="28"/>
            </w:rPr>
            <w:delText xml:space="preserve">kknocking from </w:delText>
          </w:r>
          <w:r w:rsidR="00E61B7C" w:rsidRPr="00C12AC6" w:rsidDel="008260C4">
            <w:rPr>
              <w:rFonts w:ascii="Cambria" w:hAnsi="Cambria"/>
              <w:sz w:val="28"/>
              <w:szCs w:val="28"/>
            </w:rPr>
            <w:delText>glove</w:delText>
          </w:r>
          <w:r w:rsidR="00E61B7C" w:rsidDel="008260C4">
            <w:rPr>
              <w:rFonts w:ascii="Cambria" w:hAnsi="Cambria"/>
              <w:sz w:val="28"/>
              <w:szCs w:val="28"/>
            </w:rPr>
            <w:delText>box</w:delText>
          </w:r>
          <w:r w:rsidR="008D7262" w:rsidDel="008260C4">
            <w:rPr>
              <w:rFonts w:ascii="Cambria" w:hAnsi="Cambria"/>
              <w:sz w:val="28"/>
              <w:szCs w:val="28"/>
            </w:rPr>
            <w:delText>:</w:delText>
          </w:r>
        </w:del>
      </w:ins>
      <w:ins w:id="23944" w:author="Daisy Watt" w:date="2026-06-23T23:34:00Z" w16du:dateUtc="2026-06-23T21:34:00Z">
        <w:del w:id="23945" w:author="Claire S" w:date="2026-07-31T17:37:00Z" w16du:dateUtc="2026-07-31T16:37:00Z">
          <w:r w:rsidR="00D12D9C" w:rsidDel="008260C4">
            <w:rPr>
              <w:rFonts w:ascii="Cambria" w:hAnsi="Cambria"/>
              <w:sz w:val="28"/>
              <w:szCs w:val="28"/>
            </w:rPr>
            <w:delText>-</w:delText>
          </w:r>
        </w:del>
      </w:ins>
      <w:ins w:id="23946" w:author="Daisy Watt" w:date="2026-06-23T23:35:00Z" w16du:dateUtc="2026-06-23T21:35:00Z">
        <w:del w:id="23947" w:author="Claire S" w:date="2026-07-31T17:37:00Z" w16du:dateUtc="2026-07-31T16:37:00Z">
          <w:r w:rsidR="00065967" w:rsidDel="008260C4">
            <w:rPr>
              <w:rFonts w:ascii="Cambria" w:hAnsi="Cambria"/>
              <w:sz w:val="28"/>
              <w:szCs w:val="28"/>
            </w:rPr>
            <w:delText>She triedbut ,</w:delText>
          </w:r>
          <w:r w:rsidR="00E67626" w:rsidDel="008260C4">
            <w:rPr>
              <w:rFonts w:ascii="Cambria" w:hAnsi="Cambria"/>
              <w:sz w:val="28"/>
              <w:szCs w:val="28"/>
            </w:rPr>
            <w:delText xml:space="preserve">,feeling </w:delText>
          </w:r>
        </w:del>
      </w:ins>
      <w:ins w:id="23948" w:author="Daisy Watt" w:date="2026-06-23T23:36:00Z" w16du:dateUtc="2026-06-23T21:36:00Z">
        <w:del w:id="23949" w:author="Claire S" w:date="2026-07-31T17:37:00Z" w16du:dateUtc="2026-07-31T16:37:00Z">
          <w:r w:rsidR="00831809" w:rsidDel="008260C4">
            <w:rPr>
              <w:rFonts w:ascii="Cambria" w:hAnsi="Cambria"/>
              <w:sz w:val="28"/>
              <w:szCs w:val="28"/>
            </w:rPr>
            <w:delText>apparently ,.</w:delText>
          </w:r>
        </w:del>
      </w:ins>
      <w:ins w:id="23950" w:author="Daisy Watt" w:date="2026-06-23T23:38:00Z" w16du:dateUtc="2026-06-23T21:38:00Z">
        <w:del w:id="23951" w:author="Claire S" w:date="2026-07-31T17:37:00Z" w16du:dateUtc="2026-07-31T16:37:00Z">
          <w:r w:rsidR="00CC2A5B" w:rsidDel="008260C4">
            <w:rPr>
              <w:rFonts w:ascii="Cambria" w:hAnsi="Cambria"/>
              <w:sz w:val="28"/>
              <w:szCs w:val="28"/>
            </w:rPr>
            <w:delText xml:space="preserve"> messiest</w:delText>
          </w:r>
          <w:r w:rsidR="004F0D88" w:rsidDel="008260C4">
            <w:rPr>
              <w:rFonts w:ascii="Cambria" w:hAnsi="Cambria"/>
              <w:sz w:val="28"/>
              <w:szCs w:val="28"/>
            </w:rPr>
            <w:delText>, full of random rubbish,</w:delText>
          </w:r>
        </w:del>
      </w:ins>
    </w:p>
    <w:p w14:paraId="06B6D2E4" w14:textId="3B73AF16" w:rsidR="00E927FA" w:rsidDel="005567D7" w:rsidRDefault="00E927FA">
      <w:pPr>
        <w:spacing w:line="360" w:lineRule="auto"/>
        <w:ind w:firstLine="720"/>
        <w:contextualSpacing/>
        <w:rPr>
          <w:del w:id="23952" w:author="Claire S" w:date="2026-06-05T15:08:00Z" w16du:dateUtc="2026-06-05T14:08:00Z"/>
          <w:rFonts w:ascii="Cambria" w:hAnsi="Cambria"/>
          <w:sz w:val="28"/>
          <w:szCs w:val="28"/>
        </w:rPr>
      </w:pPr>
      <w:del w:id="23953" w:author="Claire S" w:date="2026-06-05T15:08:00Z" w16du:dateUtc="2026-06-05T14:08:00Z">
        <w:r w:rsidDel="005567D7">
          <w:rPr>
            <w:rFonts w:ascii="Cambria" w:hAnsi="Cambria"/>
            <w:sz w:val="28"/>
            <w:szCs w:val="28"/>
          </w:rPr>
          <w:delText>‘</w:delText>
        </w:r>
      </w:del>
      <w:moveFromRangeStart w:id="23954" w:author="Claire S" w:date="2026-06-05T12:37:00Z" w:name="move231555455"/>
      <w:moveFrom w:id="23955" w:author="Claire S" w:date="2026-06-05T12:37:00Z" w16du:dateUtc="2026-06-05T11:37:00Z">
        <w:del w:id="23956" w:author="Claire S" w:date="2026-06-05T15:08:00Z" w16du:dateUtc="2026-06-05T14:08:00Z">
          <w:r w:rsidR="00B257A9" w:rsidDel="005567D7">
            <w:rPr>
              <w:rFonts w:ascii="Cambria" w:hAnsi="Cambria"/>
              <w:sz w:val="28"/>
              <w:szCs w:val="28"/>
            </w:rPr>
            <w:delText xml:space="preserve">If you’ve got </w:delText>
          </w:r>
          <w:r w:rsidR="009572A8" w:rsidDel="005567D7">
            <w:rPr>
              <w:rFonts w:ascii="Cambria" w:hAnsi="Cambria"/>
              <w:sz w:val="28"/>
              <w:szCs w:val="28"/>
            </w:rPr>
            <w:delText>some</w:delText>
          </w:r>
          <w:r w:rsidDel="005567D7">
            <w:rPr>
              <w:rFonts w:ascii="Cambria" w:hAnsi="Cambria"/>
              <w:sz w:val="28"/>
              <w:szCs w:val="28"/>
            </w:rPr>
            <w:delText xml:space="preserve"> paper</w:delText>
          </w:r>
          <w:r w:rsidR="00B257A9" w:rsidDel="005567D7">
            <w:rPr>
              <w:rFonts w:ascii="Cambria" w:hAnsi="Cambria"/>
              <w:sz w:val="28"/>
              <w:szCs w:val="28"/>
            </w:rPr>
            <w:delText>, w</w:delText>
          </w:r>
          <w:r w:rsidDel="005567D7">
            <w:rPr>
              <w:rFonts w:ascii="Cambria" w:hAnsi="Cambria"/>
              <w:sz w:val="28"/>
              <w:szCs w:val="28"/>
            </w:rPr>
            <w:delText>e could write down</w:delText>
          </w:r>
          <w:r w:rsidR="003728B6" w:rsidDel="005567D7">
            <w:rPr>
              <w:rFonts w:ascii="Cambria" w:hAnsi="Cambria"/>
              <w:sz w:val="28"/>
              <w:szCs w:val="28"/>
            </w:rPr>
            <w:delText xml:space="preserve"> everything</w:delText>
          </w:r>
          <w:r w:rsidDel="005567D7">
            <w:rPr>
              <w:rFonts w:ascii="Cambria" w:hAnsi="Cambria"/>
              <w:sz w:val="28"/>
              <w:szCs w:val="28"/>
            </w:rPr>
            <w:delText xml:space="preserve"> we know</w:delText>
          </w:r>
          <w:r w:rsidR="00A42B35" w:rsidDel="005567D7">
            <w:rPr>
              <w:rFonts w:ascii="Cambria" w:hAnsi="Cambria"/>
              <w:sz w:val="28"/>
              <w:szCs w:val="28"/>
            </w:rPr>
            <w:delText>,</w:delText>
          </w:r>
          <w:r w:rsidR="003728B6" w:rsidDel="005567D7">
            <w:rPr>
              <w:rFonts w:ascii="Cambria" w:hAnsi="Cambria"/>
              <w:sz w:val="28"/>
              <w:szCs w:val="28"/>
            </w:rPr>
            <w:delText xml:space="preserve"> or </w:delText>
          </w:r>
          <w:r w:rsidR="00A42B35" w:rsidDel="005567D7">
            <w:rPr>
              <w:rFonts w:ascii="Cambria" w:hAnsi="Cambria"/>
              <w:sz w:val="28"/>
              <w:szCs w:val="28"/>
            </w:rPr>
            <w:delText xml:space="preserve">even </w:delText>
          </w:r>
          <w:r w:rsidR="003728B6" w:rsidDel="005567D7">
            <w:rPr>
              <w:rFonts w:ascii="Cambria" w:hAnsi="Cambria"/>
              <w:sz w:val="28"/>
              <w:szCs w:val="28"/>
            </w:rPr>
            <w:delText>suspect</w:delText>
          </w:r>
          <w:r w:rsidDel="005567D7">
            <w:rPr>
              <w:rFonts w:ascii="Cambria" w:hAnsi="Cambria"/>
              <w:sz w:val="28"/>
              <w:szCs w:val="28"/>
            </w:rPr>
            <w:delText>,</w:delText>
          </w:r>
          <w:r w:rsidR="00B257A9" w:rsidDel="005567D7">
            <w:rPr>
              <w:rFonts w:ascii="Cambria" w:hAnsi="Cambria"/>
              <w:sz w:val="28"/>
              <w:szCs w:val="28"/>
            </w:rPr>
            <w:delText>’ Clara suggested</w:delText>
          </w:r>
          <w:r w:rsidR="003728B6" w:rsidDel="005567D7">
            <w:rPr>
              <w:rFonts w:ascii="Cambria" w:hAnsi="Cambria"/>
              <w:sz w:val="28"/>
              <w:szCs w:val="28"/>
            </w:rPr>
            <w:delText>.</w:delText>
          </w:r>
          <w:r w:rsidR="00B257A9" w:rsidDel="005567D7">
            <w:rPr>
              <w:rFonts w:ascii="Cambria" w:hAnsi="Cambria"/>
              <w:sz w:val="28"/>
              <w:szCs w:val="28"/>
            </w:rPr>
            <w:delText xml:space="preserve"> ‘</w:delText>
          </w:r>
          <w:r w:rsidR="00E60C38" w:rsidDel="005567D7">
            <w:rPr>
              <w:rFonts w:ascii="Cambria" w:hAnsi="Cambria"/>
              <w:sz w:val="28"/>
              <w:szCs w:val="28"/>
            </w:rPr>
            <w:delText xml:space="preserve">I </w:delText>
          </w:r>
          <w:r w:rsidR="004C5E9D" w:rsidDel="005567D7">
            <w:rPr>
              <w:rFonts w:ascii="Cambria" w:hAnsi="Cambria"/>
              <w:sz w:val="28"/>
              <w:szCs w:val="28"/>
            </w:rPr>
            <w:delText xml:space="preserve">kind of </w:delText>
          </w:r>
          <w:r w:rsidR="00E60C38" w:rsidDel="005567D7">
            <w:rPr>
              <w:rFonts w:ascii="Cambria" w:hAnsi="Cambria"/>
              <w:sz w:val="28"/>
              <w:szCs w:val="28"/>
            </w:rPr>
            <w:delText xml:space="preserve">need to see </w:delText>
          </w:r>
          <w:r w:rsidR="003728B6" w:rsidDel="005567D7">
            <w:rPr>
              <w:rFonts w:ascii="Cambria" w:hAnsi="Cambria"/>
              <w:sz w:val="28"/>
              <w:szCs w:val="28"/>
            </w:rPr>
            <w:delText>things laid out to work stuff ou</w:delText>
          </w:r>
          <w:r w:rsidR="00E60C38" w:rsidDel="005567D7">
            <w:rPr>
              <w:rFonts w:ascii="Cambria" w:hAnsi="Cambria"/>
              <w:sz w:val="28"/>
              <w:szCs w:val="28"/>
            </w:rPr>
            <w:delText>t</w:delText>
          </w:r>
          <w:r w:rsidDel="005567D7">
            <w:rPr>
              <w:rFonts w:ascii="Cambria" w:hAnsi="Cambria"/>
              <w:sz w:val="28"/>
              <w:szCs w:val="28"/>
            </w:rPr>
            <w:delText>.’</w:delText>
          </w:r>
        </w:del>
      </w:moveFrom>
    </w:p>
    <w:p w14:paraId="70AB5E3C" w14:textId="485B560C" w:rsidR="002C27DF" w:rsidRDefault="00AC3110" w:rsidP="002C27DF">
      <w:pPr>
        <w:spacing w:line="360" w:lineRule="auto"/>
        <w:ind w:firstLine="720"/>
        <w:contextualSpacing/>
        <w:rPr>
          <w:ins w:id="23957" w:author="Claire S" w:date="2026-08-03T11:08:00Z" w16du:dateUtc="2026-08-03T10:08:00Z"/>
          <w:rFonts w:ascii="Cambria" w:hAnsi="Cambria"/>
          <w:sz w:val="28"/>
          <w:szCs w:val="28"/>
        </w:rPr>
      </w:pPr>
      <w:commentRangeStart w:id="23958"/>
      <w:ins w:id="23959" w:author="Claire S" w:date="2026-06-05T15:19:00Z" w16du:dateUtc="2026-06-05T14:19:00Z">
        <w:r>
          <w:rPr>
            <w:rFonts w:ascii="Cambria" w:hAnsi="Cambria"/>
            <w:sz w:val="28"/>
            <w:szCs w:val="28"/>
          </w:rPr>
          <w:t>Savannah</w:t>
        </w:r>
      </w:ins>
      <w:commentRangeEnd w:id="23958"/>
      <w:r w:rsidR="00857618">
        <w:rPr>
          <w:rStyle w:val="CommentReference"/>
          <w:rFonts w:ascii="Cambria" w:hAnsi="Cambria"/>
          <w:sz w:val="28"/>
          <w:szCs w:val="28"/>
        </w:rPr>
        <w:commentReference w:id="23958"/>
      </w:r>
      <w:ins w:id="23960" w:author="Claire S" w:date="2026-06-05T15:19:00Z" w16du:dateUtc="2026-06-05T14:19:00Z">
        <w:r>
          <w:rPr>
            <w:rFonts w:ascii="Cambria" w:hAnsi="Cambria"/>
            <w:sz w:val="28"/>
            <w:szCs w:val="28"/>
          </w:rPr>
          <w:t xml:space="preserve"> </w:t>
        </w:r>
      </w:ins>
      <w:ins w:id="23961" w:author="Claire S" w:date="2026-08-03T11:08:00Z" w16du:dateUtc="2026-08-03T10:08:00Z">
        <w:r w:rsidR="002C27DF">
          <w:rPr>
            <w:rFonts w:ascii="Cambria" w:hAnsi="Cambria"/>
            <w:sz w:val="28"/>
            <w:szCs w:val="28"/>
          </w:rPr>
          <w:t xml:space="preserve">waved the bottle at Clara. </w:t>
        </w:r>
      </w:ins>
    </w:p>
    <w:p w14:paraId="187DE966" w14:textId="5FDB32F4" w:rsidR="00583200" w:rsidRDefault="002C27DF" w:rsidP="00583200">
      <w:pPr>
        <w:spacing w:line="360" w:lineRule="auto"/>
        <w:ind w:firstLine="720"/>
        <w:contextualSpacing/>
        <w:rPr>
          <w:ins w:id="23962" w:author="Claire S" w:date="2026-08-03T11:48:00Z" w16du:dateUtc="2026-08-03T10:48:00Z"/>
          <w:rFonts w:ascii="Cambria" w:hAnsi="Cambria"/>
          <w:sz w:val="28"/>
          <w:szCs w:val="28"/>
        </w:rPr>
      </w:pPr>
      <w:ins w:id="23963" w:author="Claire S" w:date="2026-08-03T11:08:00Z" w16du:dateUtc="2026-08-03T10:08:00Z">
        <w:r>
          <w:rPr>
            <w:rFonts w:ascii="Cambria" w:hAnsi="Cambria"/>
            <w:sz w:val="28"/>
            <w:szCs w:val="28"/>
          </w:rPr>
          <w:t>‘I’m good, thanks.’ Clar</w:t>
        </w:r>
      </w:ins>
      <w:ins w:id="23964" w:author="Claire S" w:date="2026-07-31T17:46:00Z" w16du:dateUtc="2026-07-31T16:46:00Z">
        <w:r w:rsidR="00C96E99">
          <w:rPr>
            <w:rFonts w:ascii="Cambria" w:hAnsi="Cambria"/>
            <w:sz w:val="28"/>
            <w:szCs w:val="28"/>
          </w:rPr>
          <w:t>a</w:t>
        </w:r>
      </w:ins>
      <w:ins w:id="23965" w:author="Claire S" w:date="2026-08-03T11:47:00Z" w16du:dateUtc="2026-08-03T10:47:00Z">
        <w:r w:rsidR="00583200">
          <w:rPr>
            <w:rFonts w:ascii="Cambria" w:hAnsi="Cambria"/>
            <w:sz w:val="28"/>
            <w:szCs w:val="28"/>
          </w:rPr>
          <w:t xml:space="preserve"> was</w:t>
        </w:r>
      </w:ins>
      <w:ins w:id="23966" w:author="Claire S" w:date="2026-07-31T17:46:00Z" w16du:dateUtc="2026-07-31T16:46:00Z">
        <w:r w:rsidR="00C96E99">
          <w:rPr>
            <w:rFonts w:ascii="Cambria" w:hAnsi="Cambria"/>
            <w:sz w:val="28"/>
            <w:szCs w:val="28"/>
          </w:rPr>
          <w:t xml:space="preserve"> </w:t>
        </w:r>
      </w:ins>
      <w:ins w:id="23967" w:author="Claire S" w:date="2026-08-03T11:10:00Z" w16du:dateUtc="2026-08-03T10:10:00Z">
        <w:r w:rsidR="00DB3056">
          <w:rPr>
            <w:rFonts w:ascii="Cambria" w:hAnsi="Cambria"/>
            <w:sz w:val="28"/>
            <w:szCs w:val="28"/>
          </w:rPr>
          <w:t>remember</w:t>
        </w:r>
      </w:ins>
      <w:ins w:id="23968" w:author="Claire S" w:date="2026-08-03T11:47:00Z" w16du:dateUtc="2026-08-03T10:47:00Z">
        <w:r w:rsidR="00583200">
          <w:rPr>
            <w:rFonts w:ascii="Cambria" w:hAnsi="Cambria"/>
            <w:sz w:val="28"/>
            <w:szCs w:val="28"/>
          </w:rPr>
          <w:t>ing</w:t>
        </w:r>
      </w:ins>
      <w:ins w:id="23969" w:author="Claire S" w:date="2026-08-03T11:10:00Z" w16du:dateUtc="2026-08-03T10:10:00Z">
        <w:r w:rsidR="00DB3056">
          <w:rPr>
            <w:rFonts w:ascii="Cambria" w:hAnsi="Cambria"/>
            <w:sz w:val="28"/>
            <w:szCs w:val="28"/>
          </w:rPr>
          <w:t xml:space="preserve"> a vague rumour of </w:t>
        </w:r>
      </w:ins>
      <w:ins w:id="23970" w:author="Claire S" w:date="2026-08-03T11:47:00Z" w16du:dateUtc="2026-08-03T10:47:00Z">
        <w:r w:rsidR="00583200">
          <w:rPr>
            <w:rFonts w:ascii="Cambria" w:hAnsi="Cambria"/>
            <w:sz w:val="28"/>
            <w:szCs w:val="28"/>
          </w:rPr>
          <w:t xml:space="preserve">Savannah being in </w:t>
        </w:r>
      </w:ins>
      <w:ins w:id="23971" w:author="Claire S" w:date="2026-08-03T11:10:00Z" w16du:dateUtc="2026-08-03T10:10:00Z">
        <w:r w:rsidR="00DB3056">
          <w:rPr>
            <w:rFonts w:ascii="Cambria" w:hAnsi="Cambria"/>
            <w:sz w:val="28"/>
            <w:szCs w:val="28"/>
          </w:rPr>
          <w:t>rehab</w:t>
        </w:r>
      </w:ins>
      <w:ins w:id="23972" w:author="Claire S" w:date="2026-08-03T11:55:00Z" w16du:dateUtc="2026-08-03T10:55:00Z">
        <w:r w:rsidR="00B41E8E">
          <w:rPr>
            <w:rFonts w:ascii="Cambria" w:hAnsi="Cambria"/>
            <w:sz w:val="28"/>
            <w:szCs w:val="28"/>
          </w:rPr>
          <w:t>,</w:t>
        </w:r>
      </w:ins>
      <w:ins w:id="23973" w:author="Claire S" w:date="2026-08-03T11:10:00Z" w16du:dateUtc="2026-08-03T10:10:00Z">
        <w:r w:rsidR="00DB3056">
          <w:rPr>
            <w:rFonts w:ascii="Cambria" w:hAnsi="Cambria"/>
            <w:sz w:val="28"/>
            <w:szCs w:val="28"/>
          </w:rPr>
          <w:t xml:space="preserve"> around the time </w:t>
        </w:r>
      </w:ins>
      <w:ins w:id="23974" w:author="Claire S" w:date="2026-08-03T11:55:00Z" w16du:dateUtc="2026-08-03T10:55:00Z">
        <w:r w:rsidR="00B41E8E">
          <w:rPr>
            <w:rFonts w:ascii="Cambria" w:hAnsi="Cambria"/>
            <w:sz w:val="28"/>
            <w:szCs w:val="28"/>
          </w:rPr>
          <w:t xml:space="preserve">Clara </w:t>
        </w:r>
      </w:ins>
      <w:ins w:id="23975" w:author="Claire S" w:date="2026-08-03T11:10:00Z" w16du:dateUtc="2026-08-03T10:10:00Z">
        <w:r w:rsidR="00DB3056">
          <w:rPr>
            <w:rFonts w:ascii="Cambria" w:hAnsi="Cambria"/>
            <w:sz w:val="28"/>
            <w:szCs w:val="28"/>
          </w:rPr>
          <w:t>started at Langley</w:t>
        </w:r>
      </w:ins>
      <w:ins w:id="23976" w:author="Claire S" w:date="2026-08-03T11:47:00Z" w16du:dateUtc="2026-08-03T10:47:00Z">
        <w:r w:rsidR="00583200">
          <w:rPr>
            <w:rFonts w:ascii="Cambria" w:hAnsi="Cambria"/>
            <w:sz w:val="28"/>
            <w:szCs w:val="28"/>
          </w:rPr>
          <w:t>.</w:t>
        </w:r>
      </w:ins>
      <w:ins w:id="23977" w:author="Claire S" w:date="2026-08-03T11:10:00Z" w16du:dateUtc="2026-08-03T10:10:00Z">
        <w:r w:rsidR="00DB3056">
          <w:rPr>
            <w:rFonts w:ascii="Cambria" w:hAnsi="Cambria"/>
            <w:sz w:val="28"/>
            <w:szCs w:val="28"/>
          </w:rPr>
          <w:t xml:space="preserve"> </w:t>
        </w:r>
      </w:ins>
      <w:ins w:id="23978" w:author="Claire S" w:date="2026-08-03T11:47:00Z" w16du:dateUtc="2026-08-03T10:47:00Z">
        <w:r w:rsidR="00583200">
          <w:rPr>
            <w:rFonts w:ascii="Cambria" w:hAnsi="Cambria"/>
            <w:sz w:val="28"/>
            <w:szCs w:val="28"/>
          </w:rPr>
          <w:t>I</w:t>
        </w:r>
      </w:ins>
      <w:ins w:id="23979" w:author="Claire S" w:date="2026-08-03T11:09:00Z" w16du:dateUtc="2026-08-03T10:09:00Z">
        <w:r>
          <w:rPr>
            <w:rFonts w:ascii="Cambria" w:hAnsi="Cambria"/>
            <w:sz w:val="28"/>
            <w:szCs w:val="28"/>
          </w:rPr>
          <w:t>t was none of her business what these rich folk did</w:t>
        </w:r>
      </w:ins>
      <w:ins w:id="23980" w:author="Claire S" w:date="2026-08-03T11:47:00Z" w16du:dateUtc="2026-08-03T10:47:00Z">
        <w:r w:rsidR="00583200">
          <w:rPr>
            <w:rFonts w:ascii="Cambria" w:hAnsi="Cambria"/>
            <w:sz w:val="28"/>
            <w:szCs w:val="28"/>
          </w:rPr>
          <w:t>, though</w:t>
        </w:r>
      </w:ins>
      <w:ins w:id="23981" w:author="Claire S" w:date="2026-08-03T11:55:00Z" w16du:dateUtc="2026-08-03T10:55:00Z">
        <w:r w:rsidR="00B41E8E">
          <w:rPr>
            <w:rFonts w:ascii="Cambria" w:hAnsi="Cambria"/>
            <w:sz w:val="28"/>
            <w:szCs w:val="28"/>
          </w:rPr>
          <w:t xml:space="preserve">. She </w:t>
        </w:r>
      </w:ins>
      <w:ins w:id="23982" w:author="Claire S" w:date="2026-08-03T11:48:00Z" w16du:dateUtc="2026-08-03T10:48:00Z">
        <w:r w:rsidR="00583200">
          <w:rPr>
            <w:rFonts w:ascii="Cambria" w:hAnsi="Cambria"/>
            <w:sz w:val="28"/>
            <w:szCs w:val="28"/>
          </w:rPr>
          <w:t>star</w:t>
        </w:r>
      </w:ins>
      <w:ins w:id="23983" w:author="Claire S" w:date="2026-08-03T11:55:00Z" w16du:dateUtc="2026-08-03T10:55:00Z">
        <w:r w:rsidR="00B41E8E">
          <w:rPr>
            <w:rFonts w:ascii="Cambria" w:hAnsi="Cambria"/>
            <w:sz w:val="28"/>
            <w:szCs w:val="28"/>
          </w:rPr>
          <w:t>ed</w:t>
        </w:r>
      </w:ins>
      <w:ins w:id="23984" w:author="Claire S" w:date="2026-08-03T11:48:00Z" w16du:dateUtc="2026-08-03T10:48:00Z">
        <w:r w:rsidR="00583200">
          <w:rPr>
            <w:rFonts w:ascii="Cambria" w:hAnsi="Cambria"/>
            <w:sz w:val="28"/>
            <w:szCs w:val="28"/>
          </w:rPr>
          <w:t xml:space="preserve"> at the note</w:t>
        </w:r>
      </w:ins>
      <w:ins w:id="23985" w:author="Claire S" w:date="2026-08-03T11:11:00Z" w16du:dateUtc="2026-08-03T10:11:00Z">
        <w:r w:rsidR="00DB3056">
          <w:rPr>
            <w:rFonts w:ascii="Cambria" w:hAnsi="Cambria"/>
            <w:sz w:val="28"/>
            <w:szCs w:val="28"/>
          </w:rPr>
          <w:t>.</w:t>
        </w:r>
      </w:ins>
      <w:ins w:id="23986" w:author="Claire S" w:date="2026-08-03T11:48:00Z" w16du:dateUtc="2026-08-03T10:48:00Z">
        <w:r w:rsidR="00042FFD">
          <w:rPr>
            <w:rFonts w:ascii="Cambria" w:hAnsi="Cambria"/>
            <w:sz w:val="28"/>
            <w:szCs w:val="28"/>
          </w:rPr>
          <w:t xml:space="preserve"> </w:t>
        </w:r>
      </w:ins>
      <w:ins w:id="23987" w:author="Claire S" w:date="2026-07-31T17:48:00Z" w16du:dateUtc="2026-07-31T16:48:00Z">
        <w:r w:rsidR="00C96E99">
          <w:rPr>
            <w:rFonts w:ascii="Cambria" w:hAnsi="Cambria"/>
            <w:sz w:val="28"/>
            <w:szCs w:val="28"/>
          </w:rPr>
          <w:t>‘</w:t>
        </w:r>
      </w:ins>
      <w:ins w:id="23988" w:author="Claire S" w:date="2026-08-03T11:08:00Z" w16du:dateUtc="2026-08-03T10:08:00Z">
        <w:r>
          <w:rPr>
            <w:rFonts w:ascii="Cambria" w:hAnsi="Cambria"/>
            <w:sz w:val="28"/>
            <w:szCs w:val="28"/>
          </w:rPr>
          <w:t>Who do you think wrote this?</w:t>
        </w:r>
      </w:ins>
      <w:ins w:id="23989" w:author="Claire S" w:date="2026-08-03T11:48:00Z" w16du:dateUtc="2026-08-03T10:48:00Z">
        <w:r w:rsidR="00042FFD">
          <w:rPr>
            <w:rFonts w:ascii="Cambria" w:hAnsi="Cambria"/>
            <w:sz w:val="28"/>
            <w:szCs w:val="28"/>
          </w:rPr>
          <w:t xml:space="preserve"> Not Dex, surely?</w:t>
        </w:r>
      </w:ins>
      <w:ins w:id="23990" w:author="Claire S" w:date="2026-07-31T17:48:00Z" w16du:dateUtc="2026-07-31T16:48:00Z">
        <w:r w:rsidR="00C96E99">
          <w:rPr>
            <w:rFonts w:ascii="Cambria" w:hAnsi="Cambria"/>
            <w:sz w:val="28"/>
            <w:szCs w:val="28"/>
          </w:rPr>
          <w:t>’</w:t>
        </w:r>
      </w:ins>
      <w:ins w:id="23991" w:author="Claire S" w:date="2026-08-03T11:14:00Z" w16du:dateUtc="2026-08-03T10:14:00Z">
        <w:r w:rsidR="008459DB">
          <w:rPr>
            <w:rFonts w:ascii="Cambria" w:hAnsi="Cambria"/>
            <w:sz w:val="28"/>
            <w:szCs w:val="28"/>
          </w:rPr>
          <w:t xml:space="preserve"> </w:t>
        </w:r>
      </w:ins>
    </w:p>
    <w:p w14:paraId="039B1F5D" w14:textId="475D1336" w:rsidR="00E927FA" w:rsidDel="005567D7" w:rsidRDefault="00E927FA">
      <w:pPr>
        <w:spacing w:line="360" w:lineRule="auto"/>
        <w:ind w:firstLine="720"/>
        <w:contextualSpacing/>
        <w:rPr>
          <w:del w:id="23992" w:author="Claire S" w:date="2026-06-05T15:08:00Z" w16du:dateUtc="2026-06-05T14:08:00Z"/>
          <w:moveFrom w:id="23993" w:author="Claire S" w:date="2026-06-05T12:37:00Z" w16du:dateUtc="2026-06-05T11:37:00Z"/>
          <w:rFonts w:ascii="Cambria" w:hAnsi="Cambria"/>
          <w:sz w:val="28"/>
          <w:szCs w:val="28"/>
        </w:rPr>
        <w:pPrChange w:id="23994" w:author="Claire S" w:date="2026-08-03T11:48:00Z" w16du:dateUtc="2026-08-03T10:48:00Z">
          <w:pPr>
            <w:spacing w:line="360" w:lineRule="auto"/>
            <w:contextualSpacing/>
          </w:pPr>
        </w:pPrChange>
      </w:pPr>
      <w:moveFrom w:id="23995" w:author="Claire S" w:date="2026-06-05T12:37:00Z" w16du:dateUtc="2026-06-05T11:37:00Z">
        <w:del w:id="23996" w:author="Claire S" w:date="2026-06-05T15:08:00Z" w16du:dateUtc="2026-06-05T14:08:00Z">
          <w:r w:rsidDel="005567D7">
            <w:rPr>
              <w:rFonts w:ascii="Cambria" w:hAnsi="Cambria"/>
              <w:sz w:val="28"/>
              <w:szCs w:val="28"/>
            </w:rPr>
            <w:tab/>
          </w:r>
          <w:r w:rsidR="003728B6" w:rsidDel="005567D7">
            <w:rPr>
              <w:rFonts w:ascii="Cambria" w:hAnsi="Cambria"/>
              <w:sz w:val="28"/>
              <w:szCs w:val="28"/>
            </w:rPr>
            <w:delText>‘</w:delText>
          </w:r>
          <w:r w:rsidR="004C5E9D" w:rsidDel="005567D7">
            <w:rPr>
              <w:rFonts w:ascii="Cambria" w:hAnsi="Cambria"/>
              <w:sz w:val="28"/>
              <w:szCs w:val="28"/>
            </w:rPr>
            <w:delText>Sure</w:delText>
          </w:r>
          <w:r w:rsidR="003728B6" w:rsidDel="005567D7">
            <w:rPr>
              <w:rFonts w:ascii="Cambria" w:hAnsi="Cambria"/>
              <w:sz w:val="28"/>
              <w:szCs w:val="28"/>
            </w:rPr>
            <w:delText xml:space="preserve">.’ </w:delText>
          </w:r>
          <w:r w:rsidDel="005567D7">
            <w:rPr>
              <w:rFonts w:ascii="Cambria" w:hAnsi="Cambria"/>
              <w:sz w:val="28"/>
              <w:szCs w:val="28"/>
            </w:rPr>
            <w:delText xml:space="preserve">Savannah </w:delText>
          </w:r>
          <w:r w:rsidR="009572A8" w:rsidDel="005567D7">
            <w:rPr>
              <w:rFonts w:ascii="Cambria" w:hAnsi="Cambria"/>
              <w:sz w:val="28"/>
              <w:szCs w:val="28"/>
            </w:rPr>
            <w:delText xml:space="preserve">went into her small study and </w:delText>
          </w:r>
          <w:r w:rsidR="008D1680" w:rsidDel="005567D7">
            <w:rPr>
              <w:rFonts w:ascii="Cambria" w:hAnsi="Cambria"/>
              <w:sz w:val="28"/>
              <w:szCs w:val="28"/>
            </w:rPr>
            <w:delText>rummaged through the interior designer’s leftovers</w:delText>
          </w:r>
          <w:r w:rsidR="009572A8" w:rsidDel="005567D7">
            <w:rPr>
              <w:rFonts w:ascii="Cambria" w:hAnsi="Cambria"/>
              <w:sz w:val="28"/>
              <w:szCs w:val="28"/>
            </w:rPr>
            <w:delText xml:space="preserve">, coming up with </w:delText>
          </w:r>
          <w:r w:rsidR="008D1680" w:rsidDel="005567D7">
            <w:rPr>
              <w:rFonts w:ascii="Cambria" w:hAnsi="Cambria"/>
              <w:sz w:val="28"/>
              <w:szCs w:val="28"/>
            </w:rPr>
            <w:delText>some old wallpaper and</w:delText>
          </w:r>
          <w:r w:rsidR="004C5E9D" w:rsidDel="005567D7">
            <w:rPr>
              <w:rFonts w:ascii="Cambria" w:hAnsi="Cambria"/>
              <w:sz w:val="28"/>
              <w:szCs w:val="28"/>
            </w:rPr>
            <w:delText xml:space="preserve"> a couple of felt-tips</w:delText>
          </w:r>
          <w:r w:rsidR="008D1680" w:rsidDel="005567D7">
            <w:rPr>
              <w:rFonts w:ascii="Cambria" w:hAnsi="Cambria"/>
              <w:sz w:val="28"/>
              <w:szCs w:val="28"/>
            </w:rPr>
            <w:delText xml:space="preserve">.  </w:delText>
          </w:r>
          <w:r w:rsidR="00C636CA" w:rsidDel="005567D7">
            <w:rPr>
              <w:rFonts w:ascii="Cambria" w:hAnsi="Cambria"/>
              <w:sz w:val="28"/>
              <w:szCs w:val="28"/>
            </w:rPr>
            <w:delText>On the kitchen countertop, s</w:delText>
          </w:r>
          <w:r w:rsidR="008D1680" w:rsidDel="005567D7">
            <w:rPr>
              <w:rFonts w:ascii="Cambria" w:hAnsi="Cambria"/>
              <w:sz w:val="28"/>
              <w:szCs w:val="28"/>
            </w:rPr>
            <w:delText>he</w:delText>
          </w:r>
          <w:r w:rsidR="004C5E9D" w:rsidDel="005567D7">
            <w:rPr>
              <w:rFonts w:ascii="Cambria" w:hAnsi="Cambria"/>
              <w:sz w:val="28"/>
              <w:szCs w:val="28"/>
            </w:rPr>
            <w:delText xml:space="preserve"> unrolled </w:delText>
          </w:r>
          <w:r w:rsidR="00C636CA" w:rsidDel="005567D7">
            <w:rPr>
              <w:rFonts w:ascii="Cambria" w:hAnsi="Cambria"/>
              <w:sz w:val="28"/>
              <w:szCs w:val="28"/>
            </w:rPr>
            <w:delText>it</w:delText>
          </w:r>
          <w:r w:rsidR="004C5E9D" w:rsidDel="005567D7">
            <w:rPr>
              <w:rFonts w:ascii="Cambria" w:hAnsi="Cambria"/>
              <w:sz w:val="28"/>
              <w:szCs w:val="28"/>
            </w:rPr>
            <w:delText>, securing it</w:delText>
          </w:r>
          <w:r w:rsidR="008D1680" w:rsidRPr="008D1680" w:rsidDel="005567D7">
            <w:rPr>
              <w:rFonts w:ascii="Cambria" w:hAnsi="Cambria"/>
              <w:sz w:val="28"/>
              <w:szCs w:val="28"/>
            </w:rPr>
            <w:delText xml:space="preserve"> </w:delText>
          </w:r>
          <w:r w:rsidR="004C5E9D" w:rsidDel="005567D7">
            <w:rPr>
              <w:rFonts w:ascii="Cambria" w:hAnsi="Cambria"/>
              <w:sz w:val="28"/>
              <w:szCs w:val="28"/>
            </w:rPr>
            <w:delText xml:space="preserve">with </w:delText>
          </w:r>
          <w:r w:rsidR="00C636CA" w:rsidDel="005567D7">
            <w:rPr>
              <w:rFonts w:ascii="Cambria" w:hAnsi="Cambria"/>
              <w:sz w:val="28"/>
              <w:szCs w:val="28"/>
            </w:rPr>
            <w:delText>her</w:delText>
          </w:r>
          <w:r w:rsidR="004C5E9D" w:rsidDel="005567D7">
            <w:rPr>
              <w:rFonts w:ascii="Cambria" w:hAnsi="Cambria"/>
              <w:sz w:val="28"/>
              <w:szCs w:val="28"/>
            </w:rPr>
            <w:delText xml:space="preserve"> salt and pepper shakers</w:delText>
          </w:r>
          <w:r w:rsidR="008D1680" w:rsidDel="005567D7">
            <w:rPr>
              <w:rFonts w:ascii="Cambria" w:hAnsi="Cambria"/>
              <w:sz w:val="28"/>
              <w:szCs w:val="28"/>
            </w:rPr>
            <w:delText>,</w:delText>
          </w:r>
          <w:r w:rsidR="004C5E9D" w:rsidDel="005567D7">
            <w:rPr>
              <w:rFonts w:ascii="Cambria" w:hAnsi="Cambria"/>
              <w:sz w:val="28"/>
              <w:szCs w:val="28"/>
            </w:rPr>
            <w:delText xml:space="preserve"> and the vodka bottle</w:delText>
          </w:r>
          <w:r w:rsidDel="005567D7">
            <w:rPr>
              <w:rFonts w:ascii="Cambria" w:hAnsi="Cambria"/>
              <w:sz w:val="28"/>
              <w:szCs w:val="28"/>
            </w:rPr>
            <w:delText>. ‘So</w:delText>
          </w:r>
          <w:r w:rsidR="004C5E9D" w:rsidDel="005567D7">
            <w:rPr>
              <w:rFonts w:ascii="Cambria" w:hAnsi="Cambria"/>
              <w:sz w:val="28"/>
              <w:szCs w:val="28"/>
            </w:rPr>
            <w:delText xml:space="preserve"> -</w:delText>
          </w:r>
          <w:r w:rsidDel="005567D7">
            <w:rPr>
              <w:rFonts w:ascii="Cambria" w:hAnsi="Cambria"/>
              <w:sz w:val="28"/>
              <w:szCs w:val="28"/>
            </w:rPr>
            <w:delText>’ Savannah clenched her hands together</w:delText>
          </w:r>
          <w:r w:rsidR="00E60C38" w:rsidDel="005567D7">
            <w:rPr>
              <w:rFonts w:ascii="Cambria" w:hAnsi="Cambria"/>
              <w:sz w:val="28"/>
              <w:szCs w:val="28"/>
            </w:rPr>
            <w:delText xml:space="preserve"> to calm herself</w:delText>
          </w:r>
          <w:r w:rsidDel="005567D7">
            <w:rPr>
              <w:rFonts w:ascii="Cambria" w:hAnsi="Cambria"/>
              <w:sz w:val="28"/>
              <w:szCs w:val="28"/>
            </w:rPr>
            <w:delText>.</w:delText>
          </w:r>
          <w:r w:rsidR="00E60C38" w:rsidDel="005567D7">
            <w:rPr>
              <w:rFonts w:ascii="Cambria" w:hAnsi="Cambria"/>
              <w:sz w:val="28"/>
              <w:szCs w:val="28"/>
            </w:rPr>
            <w:delText xml:space="preserve"> </w:delText>
          </w:r>
          <w:r w:rsidDel="005567D7">
            <w:rPr>
              <w:rFonts w:ascii="Cambria" w:hAnsi="Cambria"/>
              <w:sz w:val="28"/>
              <w:szCs w:val="28"/>
            </w:rPr>
            <w:delText xml:space="preserve"> </w:delText>
          </w:r>
          <w:r w:rsidR="00022B89" w:rsidDel="005567D7">
            <w:rPr>
              <w:rFonts w:ascii="Cambria" w:hAnsi="Cambria"/>
              <w:sz w:val="28"/>
              <w:szCs w:val="28"/>
            </w:rPr>
            <w:delText>‘Darling Dexy was first</w:delText>
          </w:r>
          <w:r w:rsidR="00F05014" w:rsidDel="005567D7">
            <w:rPr>
              <w:rFonts w:ascii="Cambria" w:hAnsi="Cambria"/>
              <w:sz w:val="28"/>
              <w:szCs w:val="28"/>
            </w:rPr>
            <w:delText xml:space="preserve"> -</w:delText>
          </w:r>
          <w:r w:rsidR="00022B89" w:rsidDel="005567D7">
            <w:rPr>
              <w:rFonts w:ascii="Cambria" w:hAnsi="Cambria"/>
              <w:sz w:val="28"/>
              <w:szCs w:val="28"/>
            </w:rPr>
            <w:delText>’</w:delText>
          </w:r>
        </w:del>
      </w:moveFrom>
    </w:p>
    <w:p w14:paraId="7D2EAB7F" w14:textId="47523A9A" w:rsidR="00E927FA" w:rsidDel="005567D7" w:rsidRDefault="00E927FA">
      <w:pPr>
        <w:spacing w:line="360" w:lineRule="auto"/>
        <w:ind w:firstLine="720"/>
        <w:contextualSpacing/>
        <w:rPr>
          <w:del w:id="23997" w:author="Claire S" w:date="2026-06-05T15:08:00Z" w16du:dateUtc="2026-06-05T14:08:00Z"/>
          <w:moveFrom w:id="23998" w:author="Claire S" w:date="2026-06-05T12:37:00Z" w16du:dateUtc="2026-06-05T11:37:00Z"/>
          <w:rFonts w:ascii="Cambria" w:hAnsi="Cambria"/>
          <w:sz w:val="28"/>
          <w:szCs w:val="28"/>
        </w:rPr>
        <w:pPrChange w:id="23999" w:author="Claire S" w:date="2026-08-03T11:48:00Z" w16du:dateUtc="2026-08-03T10:48:00Z">
          <w:pPr>
            <w:spacing w:line="360" w:lineRule="auto"/>
            <w:contextualSpacing/>
          </w:pPr>
        </w:pPrChange>
      </w:pPr>
      <w:moveFrom w:id="24000" w:author="Claire S" w:date="2026-06-05T12:37:00Z" w16du:dateUtc="2026-06-05T11:37:00Z">
        <w:del w:id="24001" w:author="Claire S" w:date="2026-06-05T15:08:00Z" w16du:dateUtc="2026-06-05T14:08:00Z">
          <w:r w:rsidDel="005567D7">
            <w:rPr>
              <w:rFonts w:ascii="Cambria" w:hAnsi="Cambria"/>
              <w:sz w:val="28"/>
              <w:szCs w:val="28"/>
            </w:rPr>
            <w:tab/>
            <w:delText>‘</w:delText>
          </w:r>
          <w:r w:rsidR="00E60C38" w:rsidDel="005567D7">
            <w:rPr>
              <w:rFonts w:ascii="Cambria" w:hAnsi="Cambria"/>
              <w:sz w:val="28"/>
              <w:szCs w:val="28"/>
            </w:rPr>
            <w:delText>W</w:delText>
          </w:r>
          <w:r w:rsidDel="005567D7">
            <w:rPr>
              <w:rFonts w:ascii="Cambria" w:hAnsi="Cambria"/>
              <w:sz w:val="28"/>
              <w:szCs w:val="28"/>
            </w:rPr>
            <w:delText xml:space="preserve">ell – wasn’t it actually the weird hanging body at the </w:delText>
          </w:r>
          <w:r w:rsidR="00C636CA" w:rsidDel="005567D7">
            <w:rPr>
              <w:rFonts w:ascii="Cambria" w:hAnsi="Cambria"/>
              <w:sz w:val="28"/>
              <w:szCs w:val="28"/>
            </w:rPr>
            <w:delText xml:space="preserve">Book </w:delText>
          </w:r>
          <w:r w:rsidDel="005567D7">
            <w:rPr>
              <w:rFonts w:ascii="Cambria" w:hAnsi="Cambria"/>
              <w:sz w:val="28"/>
              <w:szCs w:val="28"/>
            </w:rPr>
            <w:delText>Awards that came first?’</w:delText>
          </w:r>
          <w:r w:rsidR="004170E8" w:rsidDel="005567D7">
            <w:rPr>
              <w:rFonts w:ascii="Cambria" w:hAnsi="Cambria"/>
              <w:sz w:val="28"/>
              <w:szCs w:val="28"/>
            </w:rPr>
            <w:delText xml:space="preserve"> Clara pointed out. ‘I was watching at home</w:delText>
          </w:r>
          <w:r w:rsidR="00A70EA7" w:rsidDel="005567D7">
            <w:rPr>
              <w:rFonts w:ascii="Cambria" w:hAnsi="Cambria"/>
              <w:sz w:val="28"/>
              <w:szCs w:val="28"/>
            </w:rPr>
            <w:delText xml:space="preserve"> on telly</w:delText>
          </w:r>
          <w:r w:rsidR="004170E8" w:rsidDel="005567D7">
            <w:rPr>
              <w:rFonts w:ascii="Cambria" w:hAnsi="Cambria"/>
              <w:sz w:val="28"/>
              <w:szCs w:val="28"/>
            </w:rPr>
            <w:delText xml:space="preserve">, and it was like, </w:delText>
          </w:r>
          <w:r w:rsidR="00B33F08" w:rsidDel="005567D7">
            <w:rPr>
              <w:rFonts w:ascii="Cambria" w:hAnsi="Cambria"/>
              <w:sz w:val="28"/>
              <w:szCs w:val="28"/>
            </w:rPr>
            <w:delText xml:space="preserve">properly </w:delText>
          </w:r>
          <w:r w:rsidR="004170E8" w:rsidDel="005567D7">
            <w:rPr>
              <w:rFonts w:ascii="Cambria" w:hAnsi="Cambria"/>
              <w:sz w:val="28"/>
              <w:szCs w:val="28"/>
            </w:rPr>
            <w:delText>dark.’</w:delText>
          </w:r>
        </w:del>
      </w:moveFrom>
    </w:p>
    <w:p w14:paraId="510CF74F" w14:textId="48DE3BA3" w:rsidR="00A70EA7" w:rsidDel="005567D7" w:rsidRDefault="00A70EA7">
      <w:pPr>
        <w:spacing w:line="360" w:lineRule="auto"/>
        <w:ind w:firstLine="720"/>
        <w:contextualSpacing/>
        <w:rPr>
          <w:del w:id="24002" w:author="Claire S" w:date="2026-06-05T15:08:00Z" w16du:dateUtc="2026-06-05T14:08:00Z"/>
          <w:moveFrom w:id="24003" w:author="Claire S" w:date="2026-06-05T12:37:00Z" w16du:dateUtc="2026-06-05T11:37:00Z"/>
          <w:rFonts w:ascii="Cambria" w:hAnsi="Cambria"/>
          <w:sz w:val="28"/>
          <w:szCs w:val="28"/>
        </w:rPr>
        <w:pPrChange w:id="24004" w:author="Claire S" w:date="2026-08-03T11:48:00Z" w16du:dateUtc="2026-08-03T10:48:00Z">
          <w:pPr>
            <w:spacing w:line="360" w:lineRule="auto"/>
            <w:contextualSpacing/>
          </w:pPr>
        </w:pPrChange>
      </w:pPr>
      <w:moveFrom w:id="24005" w:author="Claire S" w:date="2026-06-05T12:37:00Z" w16du:dateUtc="2026-06-05T11:37:00Z">
        <w:del w:id="24006" w:author="Claire S" w:date="2026-06-05T15:08:00Z" w16du:dateUtc="2026-06-05T14:08:00Z">
          <w:r w:rsidDel="005567D7">
            <w:rPr>
              <w:rFonts w:ascii="Cambria" w:hAnsi="Cambria"/>
              <w:sz w:val="28"/>
              <w:szCs w:val="28"/>
            </w:rPr>
            <w:tab/>
            <w:delText>‘Dark?’</w:delText>
          </w:r>
        </w:del>
      </w:moveFrom>
    </w:p>
    <w:p w14:paraId="0BAA0347" w14:textId="2ECDD398" w:rsidR="00A70EA7" w:rsidDel="005567D7" w:rsidRDefault="00E927FA">
      <w:pPr>
        <w:spacing w:line="360" w:lineRule="auto"/>
        <w:ind w:firstLine="720"/>
        <w:contextualSpacing/>
        <w:rPr>
          <w:del w:id="24007" w:author="Claire S" w:date="2026-06-05T15:08:00Z" w16du:dateUtc="2026-06-05T14:08:00Z"/>
          <w:moveFrom w:id="24008" w:author="Claire S" w:date="2026-06-05T12:37:00Z" w16du:dateUtc="2026-06-05T11:37:00Z"/>
          <w:rFonts w:ascii="Cambria" w:hAnsi="Cambria"/>
          <w:sz w:val="28"/>
          <w:szCs w:val="28"/>
        </w:rPr>
        <w:pPrChange w:id="24009" w:author="Claire S" w:date="2026-08-03T11:48:00Z" w16du:dateUtc="2026-08-03T10:48:00Z">
          <w:pPr>
            <w:spacing w:line="360" w:lineRule="auto"/>
            <w:contextualSpacing/>
          </w:pPr>
        </w:pPrChange>
      </w:pPr>
      <w:moveFrom w:id="24010" w:author="Claire S" w:date="2026-06-05T12:37:00Z" w16du:dateUtc="2026-06-05T11:37:00Z">
        <w:del w:id="24011" w:author="Claire S" w:date="2026-06-05T15:08:00Z" w16du:dateUtc="2026-06-05T14:08:00Z">
          <w:r w:rsidDel="005567D7">
            <w:rPr>
              <w:rFonts w:ascii="Cambria" w:hAnsi="Cambria"/>
              <w:sz w:val="28"/>
              <w:szCs w:val="28"/>
            </w:rPr>
            <w:tab/>
            <w:delText>‘</w:delText>
          </w:r>
          <w:r w:rsidR="00B33F08" w:rsidDel="005567D7">
            <w:rPr>
              <w:rFonts w:ascii="Cambria" w:hAnsi="Cambria"/>
              <w:sz w:val="28"/>
              <w:szCs w:val="28"/>
            </w:rPr>
            <w:delText xml:space="preserve">Dark </w:delText>
          </w:r>
          <w:r w:rsidR="00A70EA7" w:rsidDel="005567D7">
            <w:rPr>
              <w:rFonts w:ascii="Cambria" w:hAnsi="Cambria"/>
              <w:sz w:val="28"/>
              <w:szCs w:val="28"/>
            </w:rPr>
            <w:delText xml:space="preserve">- </w:delText>
          </w:r>
          <w:r w:rsidR="00B33F08" w:rsidDel="005567D7">
            <w:rPr>
              <w:rFonts w:ascii="Cambria" w:hAnsi="Cambria"/>
              <w:sz w:val="28"/>
              <w:szCs w:val="28"/>
            </w:rPr>
            <w:delText>as in scary</w:delText>
          </w:r>
          <w:r w:rsidR="00A70EA7" w:rsidDel="005567D7">
            <w:rPr>
              <w:rFonts w:ascii="Cambria" w:hAnsi="Cambria"/>
              <w:sz w:val="28"/>
              <w:szCs w:val="28"/>
            </w:rPr>
            <w:delText>.’</w:delText>
          </w:r>
        </w:del>
      </w:moveFrom>
    </w:p>
    <w:p w14:paraId="3F37313A" w14:textId="34E93D2B" w:rsidR="00E927FA" w:rsidDel="005567D7" w:rsidRDefault="00A70EA7">
      <w:pPr>
        <w:spacing w:line="360" w:lineRule="auto"/>
        <w:ind w:firstLine="720"/>
        <w:contextualSpacing/>
        <w:rPr>
          <w:del w:id="24012" w:author="Claire S" w:date="2026-06-05T15:08:00Z" w16du:dateUtc="2026-06-05T14:08:00Z"/>
          <w:moveFrom w:id="24013" w:author="Claire S" w:date="2026-06-05T12:37:00Z" w16du:dateUtc="2026-06-05T11:37:00Z"/>
          <w:rFonts w:ascii="Cambria" w:hAnsi="Cambria"/>
          <w:sz w:val="28"/>
          <w:szCs w:val="28"/>
        </w:rPr>
      </w:pPr>
      <w:moveFrom w:id="24014" w:author="Claire S" w:date="2026-06-05T12:37:00Z" w16du:dateUtc="2026-06-05T11:37:00Z">
        <w:del w:id="24015" w:author="Claire S" w:date="2026-06-05T15:08:00Z" w16du:dateUtc="2026-06-05T14:08:00Z">
          <w:r w:rsidDel="005567D7">
            <w:rPr>
              <w:rFonts w:ascii="Cambria" w:hAnsi="Cambria"/>
              <w:sz w:val="28"/>
              <w:szCs w:val="28"/>
            </w:rPr>
            <w:delText>‘</w:delText>
          </w:r>
          <w:r w:rsidR="00B33F08" w:rsidDel="005567D7">
            <w:rPr>
              <w:rFonts w:ascii="Cambria" w:hAnsi="Cambria"/>
              <w:sz w:val="28"/>
              <w:szCs w:val="28"/>
            </w:rPr>
            <w:delText>Y</w:delText>
          </w:r>
          <w:r w:rsidR="00816274" w:rsidDel="005567D7">
            <w:rPr>
              <w:rFonts w:ascii="Cambria" w:hAnsi="Cambria"/>
              <w:sz w:val="28"/>
              <w:szCs w:val="28"/>
            </w:rPr>
            <w:delText>es,</w:delText>
          </w:r>
          <w:r w:rsidR="004170E8" w:rsidDel="005567D7">
            <w:rPr>
              <w:rFonts w:ascii="Cambria" w:hAnsi="Cambria"/>
              <w:sz w:val="28"/>
              <w:szCs w:val="28"/>
            </w:rPr>
            <w:delText xml:space="preserve"> you’re right</w:delText>
          </w:r>
          <w:r w:rsidR="00B33F08" w:rsidDel="005567D7">
            <w:rPr>
              <w:rFonts w:ascii="Cambria" w:hAnsi="Cambria"/>
              <w:sz w:val="28"/>
              <w:szCs w:val="28"/>
            </w:rPr>
            <w:delText>, it was very odd</w:delText>
          </w:r>
          <w:r w:rsidR="00F05014" w:rsidDel="005567D7">
            <w:rPr>
              <w:rFonts w:ascii="Cambria" w:hAnsi="Cambria"/>
              <w:sz w:val="28"/>
              <w:szCs w:val="28"/>
            </w:rPr>
            <w:delText xml:space="preserve">, </w:delText>
          </w:r>
          <w:r w:rsidR="00B33F08" w:rsidDel="005567D7">
            <w:rPr>
              <w:rFonts w:ascii="Cambria" w:hAnsi="Cambria"/>
              <w:sz w:val="28"/>
              <w:szCs w:val="28"/>
            </w:rPr>
            <w:delText>though I didn’t realise it then</w:delText>
          </w:r>
          <w:r w:rsidR="00E927FA" w:rsidDel="005567D7">
            <w:rPr>
              <w:rFonts w:ascii="Cambria" w:hAnsi="Cambria"/>
              <w:sz w:val="28"/>
              <w:szCs w:val="28"/>
            </w:rPr>
            <w:delText>,’ Sav</w:delText>
          </w:r>
          <w:r w:rsidR="004170E8" w:rsidDel="005567D7">
            <w:rPr>
              <w:rFonts w:ascii="Cambria" w:hAnsi="Cambria"/>
              <w:sz w:val="28"/>
              <w:szCs w:val="28"/>
            </w:rPr>
            <w:delText>annah</w:delText>
          </w:r>
          <w:r w:rsidR="00E927FA" w:rsidDel="005567D7">
            <w:rPr>
              <w:rFonts w:ascii="Cambria" w:hAnsi="Cambria"/>
              <w:sz w:val="28"/>
              <w:szCs w:val="28"/>
            </w:rPr>
            <w:delText xml:space="preserve"> </w:delText>
          </w:r>
          <w:r w:rsidR="00B33F08" w:rsidDel="005567D7">
            <w:rPr>
              <w:rFonts w:ascii="Cambria" w:hAnsi="Cambria"/>
              <w:sz w:val="28"/>
              <w:szCs w:val="28"/>
            </w:rPr>
            <w:delText>agre</w:delText>
          </w:r>
          <w:r w:rsidR="00E927FA" w:rsidDel="005567D7">
            <w:rPr>
              <w:rFonts w:ascii="Cambria" w:hAnsi="Cambria"/>
              <w:sz w:val="28"/>
              <w:szCs w:val="28"/>
            </w:rPr>
            <w:delText>ed</w:delText>
          </w:r>
          <w:r w:rsidR="00B33F08" w:rsidDel="005567D7">
            <w:rPr>
              <w:rFonts w:ascii="Cambria" w:hAnsi="Cambria"/>
              <w:sz w:val="28"/>
              <w:szCs w:val="28"/>
            </w:rPr>
            <w:delText xml:space="preserve"> thoughtfully</w:delText>
          </w:r>
          <w:r w:rsidR="00E927FA" w:rsidDel="005567D7">
            <w:rPr>
              <w:rFonts w:ascii="Cambria" w:hAnsi="Cambria"/>
              <w:sz w:val="28"/>
              <w:szCs w:val="28"/>
            </w:rPr>
            <w:delText xml:space="preserve">. </w:delText>
          </w:r>
          <w:commentRangeStart w:id="24016"/>
          <w:r w:rsidR="00E927FA" w:rsidDel="005567D7">
            <w:rPr>
              <w:rFonts w:ascii="Cambria" w:hAnsi="Cambria"/>
              <w:sz w:val="28"/>
              <w:szCs w:val="28"/>
            </w:rPr>
            <w:delText>‘I guess someone must have been behind that</w:delText>
          </w:r>
          <w:r w:rsidR="00B33F08" w:rsidDel="005567D7">
            <w:rPr>
              <w:rFonts w:ascii="Cambria" w:hAnsi="Cambria"/>
              <w:sz w:val="28"/>
              <w:szCs w:val="28"/>
            </w:rPr>
            <w:delText xml:space="preserve"> too</w:delText>
          </w:r>
          <w:r w:rsidR="00E927FA" w:rsidDel="005567D7">
            <w:rPr>
              <w:rFonts w:ascii="Cambria" w:hAnsi="Cambria"/>
              <w:sz w:val="28"/>
              <w:szCs w:val="28"/>
            </w:rPr>
            <w:delText>.’</w:delText>
          </w:r>
        </w:del>
      </w:moveFrom>
    </w:p>
    <w:p w14:paraId="07086EBB" w14:textId="0D88EDA9" w:rsidR="00B93B71" w:rsidDel="005567D7" w:rsidRDefault="00E927FA">
      <w:pPr>
        <w:spacing w:line="360" w:lineRule="auto"/>
        <w:ind w:firstLine="720"/>
        <w:contextualSpacing/>
        <w:rPr>
          <w:del w:id="24017" w:author="Claire S" w:date="2026-06-05T15:08:00Z" w16du:dateUtc="2026-06-05T14:08:00Z"/>
          <w:moveTo w:id="24018" w:author="Claire S" w:date="2026-06-05T12:37:00Z" w16du:dateUtc="2026-06-05T11:37:00Z"/>
          <w:rFonts w:ascii="Cambria" w:hAnsi="Cambria"/>
          <w:sz w:val="28"/>
          <w:szCs w:val="28"/>
        </w:rPr>
      </w:pPr>
      <w:moveFrom w:id="24019" w:author="Claire S" w:date="2026-06-05T12:37:00Z" w16du:dateUtc="2026-06-05T11:37:00Z">
        <w:del w:id="24020" w:author="Claire S" w:date="2026-06-05T15:08:00Z" w16du:dateUtc="2026-06-05T14:08:00Z">
          <w:r w:rsidDel="005567D7">
            <w:rPr>
              <w:rFonts w:ascii="Cambria" w:hAnsi="Cambria"/>
              <w:sz w:val="28"/>
              <w:szCs w:val="28"/>
            </w:rPr>
            <w:tab/>
            <w:delText>‘</w:delText>
          </w:r>
          <w:r w:rsidR="00022B89" w:rsidDel="005567D7">
            <w:rPr>
              <w:rFonts w:ascii="Cambria" w:hAnsi="Cambria"/>
              <w:sz w:val="28"/>
              <w:szCs w:val="28"/>
            </w:rPr>
            <w:delText>Yeah, the same someone surely</w:delText>
          </w:r>
          <w:commentRangeEnd w:id="24016"/>
          <w:r w:rsidR="002E3A62" w:rsidDel="005567D7">
            <w:rPr>
              <w:rStyle w:val="CommentReference"/>
              <w:rFonts w:ascii="Cambria" w:hAnsi="Cambria"/>
              <w:sz w:val="28"/>
              <w:szCs w:val="28"/>
            </w:rPr>
            <w:commentReference w:id="24016"/>
          </w:r>
          <w:r w:rsidR="00022B89" w:rsidDel="005567D7">
            <w:rPr>
              <w:rFonts w:ascii="Cambria" w:hAnsi="Cambria"/>
              <w:sz w:val="28"/>
              <w:szCs w:val="28"/>
            </w:rPr>
            <w:delText xml:space="preserve">?  </w:delText>
          </w:r>
          <w:r w:rsidR="00C728AC" w:rsidDel="005567D7">
            <w:rPr>
              <w:rFonts w:ascii="Cambria" w:hAnsi="Cambria"/>
              <w:sz w:val="28"/>
              <w:szCs w:val="28"/>
            </w:rPr>
            <w:delText>And then I got a phone call -’ Clara remembered the strange robotic voice. ‘Someone gave me a warning.’ But now she wondered about the warning Jackson had given her in the hotel room.  Was it part of the same ‘game?</w:delText>
          </w:r>
        </w:del>
      </w:moveFrom>
      <w:moveFromRangeEnd w:id="23954"/>
      <w:moveToRangeStart w:id="24021" w:author="Claire S" w:date="2026-06-05T12:37:00Z" w:name="move231555455"/>
      <w:moveTo w:id="24022" w:author="Claire S" w:date="2026-06-05T12:37:00Z" w16du:dateUtc="2026-06-05T11:37:00Z">
        <w:del w:id="24023" w:author="Claire S" w:date="2026-06-05T15:08:00Z" w16du:dateUtc="2026-06-05T14:08:00Z">
          <w:r w:rsidR="00B93B71" w:rsidDel="005567D7">
            <w:rPr>
              <w:rFonts w:ascii="Cambria" w:hAnsi="Cambria"/>
              <w:sz w:val="28"/>
              <w:szCs w:val="28"/>
            </w:rPr>
            <w:delText>If you’ve got some paper, we could write down everything we know, or even suspect,’ Clara suggested. ‘I kind of need to see things laid out to work stuff out.’</w:delText>
          </w:r>
        </w:del>
      </w:moveTo>
    </w:p>
    <w:p w14:paraId="698CC1FD" w14:textId="77777777" w:rsidR="00B93B71" w:rsidDel="005567D7" w:rsidRDefault="00B93B71">
      <w:pPr>
        <w:spacing w:line="360" w:lineRule="auto"/>
        <w:ind w:firstLine="720"/>
        <w:contextualSpacing/>
        <w:rPr>
          <w:del w:id="24024" w:author="Claire S" w:date="2026-06-05T15:08:00Z" w16du:dateUtc="2026-06-05T14:08:00Z"/>
          <w:moveTo w:id="24025" w:author="Claire S" w:date="2026-06-05T12:37:00Z" w16du:dateUtc="2026-06-05T11:37:00Z"/>
          <w:rFonts w:ascii="Cambria" w:hAnsi="Cambria"/>
          <w:sz w:val="28"/>
          <w:szCs w:val="28"/>
        </w:rPr>
        <w:pPrChange w:id="24026" w:author="Claire S" w:date="2026-08-03T11:48:00Z" w16du:dateUtc="2026-08-03T10:48:00Z">
          <w:pPr>
            <w:spacing w:line="360" w:lineRule="auto"/>
            <w:contextualSpacing/>
          </w:pPr>
        </w:pPrChange>
      </w:pPr>
      <w:moveTo w:id="24027" w:author="Claire S" w:date="2026-06-05T12:37:00Z" w16du:dateUtc="2026-06-05T11:37:00Z">
        <w:del w:id="24028" w:author="Claire S" w:date="2026-06-05T15:08:00Z" w16du:dateUtc="2026-06-05T14:08:00Z">
          <w:r w:rsidDel="005567D7">
            <w:rPr>
              <w:rFonts w:ascii="Cambria" w:hAnsi="Cambria"/>
              <w:sz w:val="28"/>
              <w:szCs w:val="28"/>
            </w:rPr>
            <w:tab/>
            <w:delText>‘Sure.’ Savannah went into her small study and rummaged through the interior designer’s leftovers, coming up with some old wallpaper and a couple of felt-tips.  On the kitchen countertop, she unrolled it, securing it</w:delText>
          </w:r>
          <w:r w:rsidRPr="008D1680" w:rsidDel="005567D7">
            <w:rPr>
              <w:rFonts w:ascii="Cambria" w:hAnsi="Cambria"/>
              <w:sz w:val="28"/>
              <w:szCs w:val="28"/>
            </w:rPr>
            <w:delText xml:space="preserve"> </w:delText>
          </w:r>
          <w:r w:rsidDel="005567D7">
            <w:rPr>
              <w:rFonts w:ascii="Cambria" w:hAnsi="Cambria"/>
              <w:sz w:val="28"/>
              <w:szCs w:val="28"/>
            </w:rPr>
            <w:delText>with her salt and pepper shakers, and the vodka bottle. ‘So -’ Savannah clenched her hands together to calm herself.  ‘Darling Dexy was first -’</w:delText>
          </w:r>
        </w:del>
      </w:moveTo>
    </w:p>
    <w:p w14:paraId="57FB00BE" w14:textId="77777777" w:rsidR="00B93B71" w:rsidDel="005567D7" w:rsidRDefault="00B93B71">
      <w:pPr>
        <w:spacing w:line="360" w:lineRule="auto"/>
        <w:ind w:firstLine="720"/>
        <w:contextualSpacing/>
        <w:rPr>
          <w:del w:id="24029" w:author="Claire S" w:date="2026-06-05T15:08:00Z" w16du:dateUtc="2026-06-05T14:08:00Z"/>
          <w:moveTo w:id="24030" w:author="Claire S" w:date="2026-06-05T12:37:00Z" w16du:dateUtc="2026-06-05T11:37:00Z"/>
          <w:rFonts w:ascii="Cambria" w:hAnsi="Cambria"/>
          <w:sz w:val="28"/>
          <w:szCs w:val="28"/>
        </w:rPr>
        <w:pPrChange w:id="24031" w:author="Claire S" w:date="2026-08-03T11:48:00Z" w16du:dateUtc="2026-08-03T10:48:00Z">
          <w:pPr>
            <w:spacing w:line="360" w:lineRule="auto"/>
            <w:contextualSpacing/>
          </w:pPr>
        </w:pPrChange>
      </w:pPr>
      <w:moveTo w:id="24032" w:author="Claire S" w:date="2026-06-05T12:37:00Z" w16du:dateUtc="2026-06-05T11:37:00Z">
        <w:del w:id="24033" w:author="Claire S" w:date="2026-06-05T15:08:00Z" w16du:dateUtc="2026-06-05T14:08:00Z">
          <w:r w:rsidDel="005567D7">
            <w:rPr>
              <w:rFonts w:ascii="Cambria" w:hAnsi="Cambria"/>
              <w:sz w:val="28"/>
              <w:szCs w:val="28"/>
            </w:rPr>
            <w:tab/>
            <w:delText>‘Well – wasn’t it actually the weird hanging body at the Book Awards that came first?’ Clara pointed out. ‘I was watching at home on telly, and it was like, properly dark.’</w:delText>
          </w:r>
        </w:del>
      </w:moveTo>
    </w:p>
    <w:p w14:paraId="53586033" w14:textId="77777777" w:rsidR="00B93B71" w:rsidDel="005567D7" w:rsidRDefault="00B93B71">
      <w:pPr>
        <w:spacing w:line="360" w:lineRule="auto"/>
        <w:ind w:firstLine="720"/>
        <w:contextualSpacing/>
        <w:rPr>
          <w:del w:id="24034" w:author="Claire S" w:date="2026-06-05T15:08:00Z" w16du:dateUtc="2026-06-05T14:08:00Z"/>
          <w:moveTo w:id="24035" w:author="Claire S" w:date="2026-06-05T12:37:00Z" w16du:dateUtc="2026-06-05T11:37:00Z"/>
          <w:rFonts w:ascii="Cambria" w:hAnsi="Cambria"/>
          <w:sz w:val="28"/>
          <w:szCs w:val="28"/>
        </w:rPr>
        <w:pPrChange w:id="24036" w:author="Claire S" w:date="2026-08-03T11:48:00Z" w16du:dateUtc="2026-08-03T10:48:00Z">
          <w:pPr>
            <w:spacing w:line="360" w:lineRule="auto"/>
            <w:contextualSpacing/>
          </w:pPr>
        </w:pPrChange>
      </w:pPr>
      <w:moveTo w:id="24037" w:author="Claire S" w:date="2026-06-05T12:37:00Z" w16du:dateUtc="2026-06-05T11:37:00Z">
        <w:del w:id="24038" w:author="Claire S" w:date="2026-06-05T15:08:00Z" w16du:dateUtc="2026-06-05T14:08:00Z">
          <w:r w:rsidDel="005567D7">
            <w:rPr>
              <w:rFonts w:ascii="Cambria" w:hAnsi="Cambria"/>
              <w:sz w:val="28"/>
              <w:szCs w:val="28"/>
            </w:rPr>
            <w:tab/>
            <w:delText>‘Dark?’</w:delText>
          </w:r>
        </w:del>
      </w:moveTo>
    </w:p>
    <w:p w14:paraId="006F62F1" w14:textId="77777777" w:rsidR="00B93B71" w:rsidDel="005567D7" w:rsidRDefault="00B93B71">
      <w:pPr>
        <w:spacing w:line="360" w:lineRule="auto"/>
        <w:ind w:firstLine="720"/>
        <w:contextualSpacing/>
        <w:rPr>
          <w:del w:id="24039" w:author="Claire S" w:date="2026-06-05T15:08:00Z" w16du:dateUtc="2026-06-05T14:08:00Z"/>
          <w:moveTo w:id="24040" w:author="Claire S" w:date="2026-06-05T12:37:00Z" w16du:dateUtc="2026-06-05T11:37:00Z"/>
          <w:rFonts w:ascii="Cambria" w:hAnsi="Cambria"/>
          <w:sz w:val="28"/>
          <w:szCs w:val="28"/>
        </w:rPr>
        <w:pPrChange w:id="24041" w:author="Claire S" w:date="2026-08-03T11:48:00Z" w16du:dateUtc="2026-08-03T10:48:00Z">
          <w:pPr>
            <w:spacing w:line="360" w:lineRule="auto"/>
            <w:contextualSpacing/>
          </w:pPr>
        </w:pPrChange>
      </w:pPr>
      <w:moveTo w:id="24042" w:author="Claire S" w:date="2026-06-05T12:37:00Z" w16du:dateUtc="2026-06-05T11:37:00Z">
        <w:del w:id="24043" w:author="Claire S" w:date="2026-06-05T15:08:00Z" w16du:dateUtc="2026-06-05T14:08:00Z">
          <w:r w:rsidDel="005567D7">
            <w:rPr>
              <w:rFonts w:ascii="Cambria" w:hAnsi="Cambria"/>
              <w:sz w:val="28"/>
              <w:szCs w:val="28"/>
            </w:rPr>
            <w:tab/>
            <w:delText>‘Dark - as in scary.’</w:delText>
          </w:r>
        </w:del>
      </w:moveTo>
    </w:p>
    <w:p w14:paraId="4C3365EE" w14:textId="77777777" w:rsidR="00B93B71" w:rsidDel="005567D7" w:rsidRDefault="00B93B71">
      <w:pPr>
        <w:spacing w:line="360" w:lineRule="auto"/>
        <w:ind w:firstLine="720"/>
        <w:contextualSpacing/>
        <w:rPr>
          <w:del w:id="24044" w:author="Claire S" w:date="2026-06-05T15:08:00Z" w16du:dateUtc="2026-06-05T14:08:00Z"/>
          <w:moveTo w:id="24045" w:author="Claire S" w:date="2026-06-05T12:37:00Z" w16du:dateUtc="2026-06-05T11:37:00Z"/>
          <w:rFonts w:ascii="Cambria" w:hAnsi="Cambria"/>
          <w:sz w:val="28"/>
          <w:szCs w:val="28"/>
        </w:rPr>
      </w:pPr>
      <w:moveTo w:id="24046" w:author="Claire S" w:date="2026-06-05T12:37:00Z" w16du:dateUtc="2026-06-05T11:37:00Z">
        <w:del w:id="24047" w:author="Claire S" w:date="2026-06-05T15:08:00Z" w16du:dateUtc="2026-06-05T14:08:00Z">
          <w:r w:rsidDel="005567D7">
            <w:rPr>
              <w:rFonts w:ascii="Cambria" w:hAnsi="Cambria"/>
              <w:sz w:val="28"/>
              <w:szCs w:val="28"/>
            </w:rPr>
            <w:delText xml:space="preserve">‘Yes, you’re right, it was very odd, though I didn’t realise it then,’ Savannah agreed thoughtfully. </w:delText>
          </w:r>
          <w:commentRangeStart w:id="24048"/>
          <w:r w:rsidDel="005567D7">
            <w:rPr>
              <w:rFonts w:ascii="Cambria" w:hAnsi="Cambria"/>
              <w:sz w:val="28"/>
              <w:szCs w:val="28"/>
            </w:rPr>
            <w:delText>‘I guess someone must have been behind that too.’</w:delText>
          </w:r>
        </w:del>
      </w:moveTo>
    </w:p>
    <w:p w14:paraId="6ADA4602" w14:textId="77777777" w:rsidR="00B93B71" w:rsidDel="005567D7" w:rsidRDefault="00B93B71">
      <w:pPr>
        <w:spacing w:line="360" w:lineRule="auto"/>
        <w:ind w:firstLine="720"/>
        <w:contextualSpacing/>
        <w:rPr>
          <w:del w:id="24049" w:author="Claire S" w:date="2026-06-05T15:08:00Z" w16du:dateUtc="2026-06-05T14:08:00Z"/>
          <w:moveTo w:id="24050" w:author="Claire S" w:date="2026-06-05T12:37:00Z" w16du:dateUtc="2026-06-05T11:37:00Z"/>
          <w:rFonts w:ascii="Cambria" w:hAnsi="Cambria"/>
          <w:sz w:val="28"/>
          <w:szCs w:val="28"/>
        </w:rPr>
        <w:pPrChange w:id="24051" w:author="Claire S" w:date="2026-08-03T11:48:00Z" w16du:dateUtc="2026-08-03T10:48:00Z">
          <w:pPr>
            <w:spacing w:line="360" w:lineRule="auto"/>
            <w:contextualSpacing/>
          </w:pPr>
        </w:pPrChange>
      </w:pPr>
      <w:moveTo w:id="24052" w:author="Claire S" w:date="2026-06-05T12:37:00Z" w16du:dateUtc="2026-06-05T11:37:00Z">
        <w:del w:id="24053" w:author="Claire S" w:date="2026-06-05T15:08:00Z" w16du:dateUtc="2026-06-05T14:08:00Z">
          <w:r w:rsidDel="005567D7">
            <w:rPr>
              <w:rFonts w:ascii="Cambria" w:hAnsi="Cambria"/>
              <w:sz w:val="28"/>
              <w:szCs w:val="28"/>
            </w:rPr>
            <w:tab/>
            <w:delText>‘Yeah, the same someone surely</w:delText>
          </w:r>
          <w:commentRangeEnd w:id="24048"/>
          <w:r w:rsidDel="005567D7">
            <w:rPr>
              <w:rStyle w:val="CommentReference"/>
              <w:rFonts w:ascii="Cambria" w:hAnsi="Cambria"/>
              <w:sz w:val="28"/>
              <w:szCs w:val="28"/>
            </w:rPr>
            <w:commentReference w:id="24048"/>
          </w:r>
          <w:r w:rsidDel="005567D7">
            <w:rPr>
              <w:rFonts w:ascii="Cambria" w:hAnsi="Cambria"/>
              <w:sz w:val="28"/>
              <w:szCs w:val="28"/>
            </w:rPr>
            <w:delText>?  And then I got a phone call -’ Clara remembered the strange robotic voice. ‘Someone gave me a warning.’ But now she wondered about the warning Jackson had given her in the hotel room.  Was it part of the same ‘game?</w:delText>
          </w:r>
        </w:del>
      </w:moveTo>
    </w:p>
    <w:moveToRangeEnd w:id="24021"/>
    <w:p w14:paraId="72626D79" w14:textId="3E14D281" w:rsidR="00B93B71" w:rsidDel="00583200" w:rsidRDefault="00B93B71">
      <w:pPr>
        <w:spacing w:line="360" w:lineRule="auto"/>
        <w:ind w:firstLine="720"/>
        <w:contextualSpacing/>
        <w:rPr>
          <w:del w:id="24054" w:author="Claire S" w:date="2026-08-03T11:48:00Z" w16du:dateUtc="2026-08-03T10:48:00Z"/>
          <w:rFonts w:ascii="Cambria" w:hAnsi="Cambria"/>
          <w:sz w:val="28"/>
          <w:szCs w:val="28"/>
        </w:rPr>
        <w:pPrChange w:id="24055" w:author="Claire S" w:date="2026-08-03T11:48:00Z" w16du:dateUtc="2026-08-03T10:48:00Z">
          <w:pPr>
            <w:spacing w:line="360" w:lineRule="auto"/>
            <w:contextualSpacing/>
          </w:pPr>
        </w:pPrChange>
      </w:pPr>
    </w:p>
    <w:p w14:paraId="3DCCC8BD" w14:textId="1A1C39B6" w:rsidR="00E927FA" w:rsidRDefault="00C728AC" w:rsidP="00C728AC">
      <w:pPr>
        <w:spacing w:line="360" w:lineRule="auto"/>
        <w:ind w:firstLine="720"/>
        <w:contextualSpacing/>
        <w:rPr>
          <w:moveFrom w:id="24056" w:author="Claire S" w:date="2026-06-05T15:22:00Z" w16du:dateUtc="2026-06-05T14:22:00Z"/>
          <w:rFonts w:ascii="Cambria" w:hAnsi="Cambria"/>
          <w:sz w:val="28"/>
          <w:szCs w:val="28"/>
        </w:rPr>
      </w:pPr>
      <w:moveFromRangeStart w:id="24057" w:author="Claire S" w:date="2026-06-05T15:22:00Z" w:name="move231565315"/>
      <w:moveFrom w:id="24058" w:author="Claire S" w:date="2026-06-05T15:22:00Z" w16du:dateUtc="2026-06-05T14:22:00Z">
        <w:r>
          <w:rPr>
            <w:rFonts w:ascii="Cambria" w:hAnsi="Cambria"/>
            <w:sz w:val="28"/>
            <w:szCs w:val="28"/>
          </w:rPr>
          <w:t>‘Anyway, look</w:t>
        </w:r>
        <w:r w:rsidR="00022B89">
          <w:rPr>
            <w:rFonts w:ascii="Cambria" w:hAnsi="Cambria"/>
            <w:sz w:val="28"/>
            <w:szCs w:val="28"/>
          </w:rPr>
          <w:t xml:space="preserve">, shall we write </w:t>
        </w:r>
        <w:r w:rsidR="006F69F0">
          <w:rPr>
            <w:rFonts w:ascii="Cambria" w:hAnsi="Cambria"/>
            <w:sz w:val="28"/>
            <w:szCs w:val="28"/>
          </w:rPr>
          <w:t>one</w:t>
        </w:r>
        <w:r w:rsidR="00022B89">
          <w:rPr>
            <w:rFonts w:ascii="Cambria" w:hAnsi="Cambria"/>
            <w:sz w:val="28"/>
            <w:szCs w:val="28"/>
          </w:rPr>
          <w:t>,</w:t>
        </w:r>
        <w:r w:rsidR="00E927FA">
          <w:rPr>
            <w:rFonts w:ascii="Cambria" w:hAnsi="Cambria"/>
            <w:sz w:val="28"/>
            <w:szCs w:val="28"/>
          </w:rPr>
          <w:t xml:space="preserve"> </w:t>
        </w:r>
        <w:r w:rsidR="00B33F08">
          <w:rPr>
            <w:rFonts w:ascii="Cambria" w:hAnsi="Cambria"/>
            <w:sz w:val="28"/>
            <w:szCs w:val="28"/>
          </w:rPr>
          <w:t>the weird dummy</w:t>
        </w:r>
        <w:r w:rsidR="00022B89">
          <w:rPr>
            <w:rFonts w:ascii="Cambria" w:hAnsi="Cambria"/>
            <w:sz w:val="28"/>
            <w:szCs w:val="28"/>
          </w:rPr>
          <w:t xml:space="preserve">? </w:t>
        </w:r>
        <w:r w:rsidR="00E927FA">
          <w:rPr>
            <w:rFonts w:ascii="Cambria" w:hAnsi="Cambria"/>
            <w:sz w:val="28"/>
            <w:szCs w:val="28"/>
          </w:rPr>
          <w:t>Then</w:t>
        </w:r>
        <w:r w:rsidR="00022B89">
          <w:rPr>
            <w:rFonts w:ascii="Cambria" w:hAnsi="Cambria"/>
            <w:sz w:val="28"/>
            <w:szCs w:val="28"/>
          </w:rPr>
          <w:t xml:space="preserve"> </w:t>
        </w:r>
        <w:r w:rsidR="006F69F0">
          <w:rPr>
            <w:rFonts w:ascii="Cambria" w:hAnsi="Cambria"/>
            <w:sz w:val="28"/>
            <w:szCs w:val="28"/>
          </w:rPr>
          <w:t>two</w:t>
        </w:r>
        <w:r w:rsidR="00022B89">
          <w:rPr>
            <w:rFonts w:ascii="Cambria" w:hAnsi="Cambria"/>
            <w:sz w:val="28"/>
            <w:szCs w:val="28"/>
          </w:rPr>
          <w:t>,</w:t>
        </w:r>
        <w:r w:rsidR="00E927FA">
          <w:rPr>
            <w:rFonts w:ascii="Cambria" w:hAnsi="Cambria"/>
            <w:sz w:val="28"/>
            <w:szCs w:val="28"/>
          </w:rPr>
          <w:t xml:space="preserve"> poor Dex. </w:t>
        </w:r>
        <w:r>
          <w:rPr>
            <w:rFonts w:ascii="Cambria" w:hAnsi="Cambria"/>
            <w:sz w:val="28"/>
            <w:szCs w:val="28"/>
          </w:rPr>
          <w:t>T</w:t>
        </w:r>
        <w:r w:rsidR="00E927FA">
          <w:rPr>
            <w:rFonts w:ascii="Cambria" w:hAnsi="Cambria"/>
            <w:sz w:val="28"/>
            <w:szCs w:val="28"/>
          </w:rPr>
          <w:t>hen the List was published</w:t>
        </w:r>
        <w:r w:rsidR="00B33F08">
          <w:rPr>
            <w:rFonts w:ascii="Cambria" w:hAnsi="Cambria"/>
            <w:sz w:val="28"/>
            <w:szCs w:val="28"/>
          </w:rPr>
          <w:t xml:space="preserve"> online</w:t>
        </w:r>
        <w:r w:rsidR="006F69F0">
          <w:rPr>
            <w:rFonts w:ascii="Cambria" w:hAnsi="Cambria"/>
            <w:sz w:val="28"/>
            <w:szCs w:val="28"/>
          </w:rPr>
          <w:t>, then three is sort of Violet, isn’t it</w:t>
        </w:r>
        <w:r>
          <w:rPr>
            <w:rFonts w:ascii="Cambria" w:hAnsi="Cambria"/>
            <w:sz w:val="28"/>
            <w:szCs w:val="28"/>
          </w:rPr>
          <w:t>?</w:t>
        </w:r>
        <w:r w:rsidR="00B33F08">
          <w:rPr>
            <w:rFonts w:ascii="Cambria" w:hAnsi="Cambria"/>
            <w:sz w:val="28"/>
            <w:szCs w:val="28"/>
          </w:rPr>
          <w:t>’</w:t>
        </w:r>
      </w:moveFrom>
    </w:p>
    <w:moveFromRangeEnd w:id="24057"/>
    <w:p w14:paraId="4BF6FAF8" w14:textId="63C04859" w:rsidR="00E927FA" w:rsidRDefault="00E927FA" w:rsidP="0034760D">
      <w:pPr>
        <w:spacing w:line="360" w:lineRule="auto"/>
        <w:contextualSpacing/>
        <w:rPr>
          <w:rFonts w:ascii="Cambria" w:hAnsi="Cambria"/>
          <w:sz w:val="28"/>
          <w:szCs w:val="28"/>
        </w:rPr>
      </w:pPr>
      <w:r>
        <w:rPr>
          <w:rFonts w:ascii="Cambria" w:hAnsi="Cambria"/>
          <w:sz w:val="28"/>
          <w:szCs w:val="28"/>
        </w:rPr>
        <w:tab/>
      </w:r>
      <w:ins w:id="24059" w:author="Claire S" w:date="2026-08-03T11:49:00Z" w16du:dateUtc="2026-08-03T10:49:00Z">
        <w:r w:rsidR="00042FFD">
          <w:rPr>
            <w:rFonts w:ascii="Cambria" w:hAnsi="Cambria"/>
            <w:sz w:val="28"/>
            <w:szCs w:val="28"/>
          </w:rPr>
          <w:t xml:space="preserve">‘God no.  He had lovely writing.’ </w:t>
        </w:r>
      </w:ins>
      <w:ins w:id="24060" w:author="Claire S" w:date="2026-08-03T11:15:00Z" w16du:dateUtc="2026-08-03T10:15:00Z">
        <w:r w:rsidR="008459DB">
          <w:rPr>
            <w:rFonts w:ascii="Cambria" w:hAnsi="Cambria"/>
            <w:sz w:val="28"/>
            <w:szCs w:val="28"/>
          </w:rPr>
          <w:t xml:space="preserve">Savannah topped her </w:t>
        </w:r>
      </w:ins>
      <w:ins w:id="24061" w:author="Claire S" w:date="2026-08-03T11:49:00Z" w16du:dateUtc="2026-08-03T10:49:00Z">
        <w:r w:rsidR="00042FFD">
          <w:rPr>
            <w:rFonts w:ascii="Cambria" w:hAnsi="Cambria"/>
            <w:sz w:val="28"/>
            <w:szCs w:val="28"/>
          </w:rPr>
          <w:t xml:space="preserve">own </w:t>
        </w:r>
      </w:ins>
      <w:ins w:id="24062" w:author="Claire S" w:date="2026-08-03T11:15:00Z" w16du:dateUtc="2026-08-03T10:15:00Z">
        <w:r w:rsidR="008459DB">
          <w:rPr>
            <w:rFonts w:ascii="Cambria" w:hAnsi="Cambria"/>
            <w:sz w:val="28"/>
            <w:szCs w:val="28"/>
          </w:rPr>
          <w:t xml:space="preserve">glass up. </w:t>
        </w:r>
      </w:ins>
      <w:r>
        <w:rPr>
          <w:rFonts w:ascii="Cambria" w:hAnsi="Cambria"/>
          <w:sz w:val="28"/>
          <w:szCs w:val="28"/>
        </w:rPr>
        <w:t>‘</w:t>
      </w:r>
      <w:commentRangeStart w:id="24063"/>
      <w:r>
        <w:rPr>
          <w:rFonts w:ascii="Cambria" w:hAnsi="Cambria"/>
          <w:sz w:val="28"/>
          <w:szCs w:val="28"/>
        </w:rPr>
        <w:t>Th</w:t>
      </w:r>
      <w:ins w:id="24064" w:author="Claire S" w:date="2026-08-03T11:49:00Z" w16du:dateUtc="2026-08-03T10:49:00Z">
        <w:r w:rsidR="00042FFD">
          <w:rPr>
            <w:rFonts w:ascii="Cambria" w:hAnsi="Cambria"/>
            <w:sz w:val="28"/>
            <w:szCs w:val="28"/>
          </w:rPr>
          <w:t>os</w:t>
        </w:r>
      </w:ins>
      <w:r>
        <w:rPr>
          <w:rFonts w:ascii="Cambria" w:hAnsi="Cambria"/>
          <w:sz w:val="28"/>
          <w:szCs w:val="28"/>
        </w:rPr>
        <w:t>e YouTuber</w:t>
      </w:r>
      <w:ins w:id="24065" w:author="Claire S" w:date="2026-08-03T11:11:00Z" w16du:dateUtc="2026-08-03T10:11:00Z">
        <w:r w:rsidR="005B745F">
          <w:rPr>
            <w:rFonts w:ascii="Cambria" w:hAnsi="Cambria"/>
            <w:sz w:val="28"/>
            <w:szCs w:val="28"/>
          </w:rPr>
          <w:t xml:space="preserve"> Detectives</w:t>
        </w:r>
      </w:ins>
      <w:del w:id="24066" w:author="Claire S" w:date="2026-08-03T11:11:00Z" w16du:dateUtc="2026-08-03T10:11:00Z">
        <w:r w:rsidDel="005B745F">
          <w:rPr>
            <w:rFonts w:ascii="Cambria" w:hAnsi="Cambria"/>
            <w:sz w:val="28"/>
            <w:szCs w:val="28"/>
          </w:rPr>
          <w:delText>s</w:delText>
        </w:r>
      </w:del>
      <w:r>
        <w:rPr>
          <w:rFonts w:ascii="Cambria" w:hAnsi="Cambria"/>
          <w:sz w:val="28"/>
          <w:szCs w:val="28"/>
        </w:rPr>
        <w:t xml:space="preserve"> </w:t>
      </w:r>
      <w:del w:id="24067" w:author="Claire S" w:date="2026-06-08T17:18:00Z" w16du:dateUtc="2026-06-08T16:18:00Z">
        <w:r w:rsidDel="00526D3F">
          <w:rPr>
            <w:rFonts w:ascii="Cambria" w:hAnsi="Cambria"/>
            <w:sz w:val="28"/>
            <w:szCs w:val="28"/>
          </w:rPr>
          <w:delText xml:space="preserve">say </w:delText>
        </w:r>
      </w:del>
      <w:ins w:id="24068" w:author="Claire S" w:date="2026-08-03T11:09:00Z" w16du:dateUtc="2026-08-03T10:09:00Z">
        <w:r w:rsidR="002C27DF">
          <w:rPr>
            <w:rFonts w:ascii="Cambria" w:hAnsi="Cambria"/>
            <w:sz w:val="28"/>
            <w:szCs w:val="28"/>
          </w:rPr>
          <w:t>mentioned</w:t>
        </w:r>
      </w:ins>
      <w:del w:id="24069" w:author="Claire S" w:date="2026-08-03T11:09:00Z" w16du:dateUtc="2026-08-03T10:09:00Z">
        <w:r w:rsidDel="002C27DF">
          <w:rPr>
            <w:rFonts w:ascii="Cambria" w:hAnsi="Cambria"/>
            <w:sz w:val="28"/>
            <w:szCs w:val="28"/>
          </w:rPr>
          <w:delText>they think it’s</w:delText>
        </w:r>
      </w:del>
      <w:r>
        <w:rPr>
          <w:rFonts w:ascii="Cambria" w:hAnsi="Cambria"/>
          <w:sz w:val="28"/>
          <w:szCs w:val="28"/>
        </w:rPr>
        <w:t xml:space="preserve"> J</w:t>
      </w:r>
      <w:r w:rsidR="00B33F08">
        <w:rPr>
          <w:rFonts w:ascii="Cambria" w:hAnsi="Cambria"/>
          <w:sz w:val="28"/>
          <w:szCs w:val="28"/>
        </w:rPr>
        <w:t>ackson Rayne’</w:t>
      </w:r>
      <w:r>
        <w:rPr>
          <w:rFonts w:ascii="Cambria" w:hAnsi="Cambria"/>
          <w:sz w:val="28"/>
          <w:szCs w:val="28"/>
        </w:rPr>
        <w:t>s fans</w:t>
      </w:r>
      <w:del w:id="24070" w:author="Claire S" w:date="2026-08-03T11:09:00Z" w16du:dateUtc="2026-08-03T10:09:00Z">
        <w:r w:rsidDel="002C27DF">
          <w:rPr>
            <w:rFonts w:ascii="Cambria" w:hAnsi="Cambria"/>
            <w:sz w:val="28"/>
            <w:szCs w:val="28"/>
          </w:rPr>
          <w:delText>.</w:delText>
        </w:r>
      </w:del>
      <w:ins w:id="24071" w:author="Claire S" w:date="2026-08-03T11:09:00Z" w16du:dateUtc="2026-08-03T10:09:00Z">
        <w:r w:rsidR="002C27DF">
          <w:rPr>
            <w:rFonts w:ascii="Cambria" w:hAnsi="Cambria"/>
            <w:sz w:val="28"/>
            <w:szCs w:val="28"/>
          </w:rPr>
          <w:t xml:space="preserve"> -</w:t>
        </w:r>
      </w:ins>
      <w:r>
        <w:rPr>
          <w:rFonts w:ascii="Cambria" w:hAnsi="Cambria"/>
          <w:sz w:val="28"/>
          <w:szCs w:val="28"/>
        </w:rPr>
        <w:t>’</w:t>
      </w:r>
    </w:p>
    <w:p w14:paraId="22F41055" w14:textId="71485012" w:rsidR="002C27DF" w:rsidRDefault="00E927FA" w:rsidP="00DB3056">
      <w:pPr>
        <w:spacing w:line="360" w:lineRule="auto"/>
        <w:ind w:firstLine="720"/>
        <w:contextualSpacing/>
        <w:rPr>
          <w:ins w:id="24072" w:author="Claire S" w:date="2026-08-03T11:10:00Z" w16du:dateUtc="2026-08-03T10:10:00Z"/>
          <w:rFonts w:ascii="Cambria" w:hAnsi="Cambria"/>
          <w:sz w:val="28"/>
          <w:szCs w:val="28"/>
        </w:rPr>
      </w:pPr>
      <w:del w:id="24073" w:author="Claire S" w:date="2026-07-31T17:46:00Z" w16du:dateUtc="2026-07-31T16:46:00Z">
        <w:r w:rsidDel="00C96E99">
          <w:rPr>
            <w:rFonts w:ascii="Cambria" w:hAnsi="Cambria"/>
            <w:sz w:val="28"/>
            <w:szCs w:val="28"/>
          </w:rPr>
          <w:tab/>
        </w:r>
      </w:del>
      <w:ins w:id="24074" w:author="Claire S" w:date="2026-07-31T17:39:00Z" w16du:dateUtc="2026-07-31T16:39:00Z">
        <w:r w:rsidR="008260C4">
          <w:rPr>
            <w:rFonts w:ascii="Cambria" w:hAnsi="Cambria"/>
            <w:sz w:val="28"/>
            <w:szCs w:val="28"/>
          </w:rPr>
          <w:t>‘</w:t>
        </w:r>
      </w:ins>
      <w:ins w:id="24075" w:author="Claire S" w:date="2026-08-03T11:11:00Z" w16du:dateUtc="2026-08-03T10:11:00Z">
        <w:r w:rsidR="005B745F">
          <w:rPr>
            <w:rFonts w:ascii="Cambria" w:hAnsi="Cambria"/>
            <w:sz w:val="28"/>
            <w:szCs w:val="28"/>
          </w:rPr>
          <w:t xml:space="preserve">Yes, </w:t>
        </w:r>
      </w:ins>
      <w:ins w:id="24076" w:author="Claire S" w:date="2026-07-31T17:39:00Z" w16du:dateUtc="2026-07-31T16:39:00Z">
        <w:r w:rsidR="008260C4">
          <w:rPr>
            <w:rFonts w:ascii="Cambria" w:hAnsi="Cambria"/>
            <w:sz w:val="28"/>
            <w:szCs w:val="28"/>
          </w:rPr>
          <w:t xml:space="preserve">I saw </w:t>
        </w:r>
      </w:ins>
      <w:ins w:id="24077" w:author="Claire S" w:date="2026-07-31T17:48:00Z" w16du:dateUtc="2026-07-31T16:48:00Z">
        <w:r w:rsidR="00C96E99">
          <w:rPr>
            <w:rFonts w:ascii="Cambria" w:hAnsi="Cambria"/>
            <w:sz w:val="28"/>
            <w:szCs w:val="28"/>
          </w:rPr>
          <w:t>their</w:t>
        </w:r>
      </w:ins>
      <w:ins w:id="24078" w:author="Claire S" w:date="2026-07-31T17:39:00Z" w16du:dateUtc="2026-07-31T16:39:00Z">
        <w:r w:rsidR="008260C4">
          <w:rPr>
            <w:rFonts w:ascii="Cambria" w:hAnsi="Cambria"/>
            <w:sz w:val="28"/>
            <w:szCs w:val="28"/>
          </w:rPr>
          <w:t xml:space="preserve"> report outside Violet’s fla</w:t>
        </w:r>
      </w:ins>
      <w:ins w:id="24079" w:author="Claire S" w:date="2026-07-31T17:48:00Z" w16du:dateUtc="2026-07-31T16:48:00Z">
        <w:r w:rsidR="00C96E99">
          <w:rPr>
            <w:rFonts w:ascii="Cambria" w:hAnsi="Cambria"/>
            <w:sz w:val="28"/>
            <w:szCs w:val="28"/>
          </w:rPr>
          <w:t>t</w:t>
        </w:r>
      </w:ins>
      <w:ins w:id="24080" w:author="Claire S" w:date="2026-08-03T11:49:00Z" w16du:dateUtc="2026-08-03T10:49:00Z">
        <w:r w:rsidR="00042FFD">
          <w:rPr>
            <w:rFonts w:ascii="Cambria" w:hAnsi="Cambria"/>
            <w:sz w:val="28"/>
            <w:szCs w:val="28"/>
          </w:rPr>
          <w:t xml:space="preserve"> -</w:t>
        </w:r>
      </w:ins>
      <w:ins w:id="24081" w:author="Claire S" w:date="2026-08-03T11:09:00Z" w16du:dateUtc="2026-08-03T10:09:00Z">
        <w:r w:rsidR="002C27DF">
          <w:rPr>
            <w:rFonts w:ascii="Cambria" w:hAnsi="Cambria"/>
            <w:sz w:val="28"/>
            <w:szCs w:val="28"/>
          </w:rPr>
          <w:t xml:space="preserve"> but I don’t see why </w:t>
        </w:r>
      </w:ins>
      <w:ins w:id="24082" w:author="Claire S" w:date="2026-08-03T11:53:00Z" w16du:dateUtc="2026-08-03T10:53:00Z">
        <w:r w:rsidR="007814B2">
          <w:rPr>
            <w:rFonts w:ascii="Cambria" w:hAnsi="Cambria"/>
            <w:sz w:val="28"/>
            <w:szCs w:val="28"/>
          </w:rPr>
          <w:t>Rayne fans</w:t>
        </w:r>
      </w:ins>
      <w:ins w:id="24083" w:author="Claire S" w:date="2026-08-03T11:09:00Z" w16du:dateUtc="2026-08-03T10:09:00Z">
        <w:r w:rsidR="002C27DF">
          <w:rPr>
            <w:rFonts w:ascii="Cambria" w:hAnsi="Cambria"/>
            <w:sz w:val="28"/>
            <w:szCs w:val="28"/>
          </w:rPr>
          <w:t xml:space="preserve"> would be after De</w:t>
        </w:r>
      </w:ins>
      <w:ins w:id="24084" w:author="Claire S" w:date="2026-08-03T11:10:00Z" w16du:dateUtc="2026-08-03T10:10:00Z">
        <w:r w:rsidR="002C27DF">
          <w:rPr>
            <w:rFonts w:ascii="Cambria" w:hAnsi="Cambria"/>
            <w:sz w:val="28"/>
            <w:szCs w:val="28"/>
          </w:rPr>
          <w:t>x?</w:t>
        </w:r>
      </w:ins>
      <w:del w:id="24085" w:author="Claire S" w:date="2026-07-31T17:39:00Z" w16du:dateUtc="2026-07-31T16:39:00Z">
        <w:r w:rsidDel="008260C4">
          <w:rPr>
            <w:rFonts w:ascii="Cambria" w:hAnsi="Cambria"/>
            <w:sz w:val="28"/>
            <w:szCs w:val="28"/>
          </w:rPr>
          <w:delText>‘YouTubers</w:delText>
        </w:r>
      </w:del>
      <w:del w:id="24086" w:author="Claire S" w:date="2026-07-31T17:48:00Z" w16du:dateUtc="2026-07-31T16:48:00Z">
        <w:r w:rsidDel="00C96E99">
          <w:rPr>
            <w:rFonts w:ascii="Cambria" w:hAnsi="Cambria"/>
            <w:sz w:val="28"/>
            <w:szCs w:val="28"/>
          </w:rPr>
          <w:delText>?</w:delText>
        </w:r>
      </w:del>
      <w:r>
        <w:rPr>
          <w:rFonts w:ascii="Cambria" w:hAnsi="Cambria"/>
          <w:sz w:val="28"/>
          <w:szCs w:val="28"/>
        </w:rPr>
        <w:t>’</w:t>
      </w:r>
      <w:ins w:id="24087" w:author="Claire S" w:date="2026-08-03T11:10:00Z" w16du:dateUtc="2026-08-03T10:10:00Z">
        <w:r w:rsidR="002C27DF">
          <w:rPr>
            <w:rFonts w:ascii="Cambria" w:hAnsi="Cambria"/>
            <w:sz w:val="28"/>
            <w:szCs w:val="28"/>
          </w:rPr>
          <w:t xml:space="preserve"> </w:t>
        </w:r>
      </w:ins>
    </w:p>
    <w:p w14:paraId="230B9ADE" w14:textId="73C6DAE7" w:rsidR="00E927FA" w:rsidDel="008260C4" w:rsidRDefault="0091550F">
      <w:pPr>
        <w:spacing w:line="360" w:lineRule="auto"/>
        <w:contextualSpacing/>
        <w:rPr>
          <w:del w:id="24088" w:author="Claire S" w:date="2026-07-31T17:39:00Z" w16du:dateUtc="2026-07-31T16:39:00Z"/>
          <w:rFonts w:ascii="Cambria" w:hAnsi="Cambria"/>
          <w:sz w:val="28"/>
          <w:szCs w:val="28"/>
        </w:rPr>
      </w:pPr>
      <w:del w:id="24089" w:author="Claire S" w:date="2026-08-03T11:09:00Z" w16du:dateUtc="2026-08-03T10:09:00Z">
        <w:r w:rsidDel="002C27DF">
          <w:rPr>
            <w:rFonts w:ascii="Cambria" w:hAnsi="Cambria"/>
            <w:sz w:val="28"/>
            <w:szCs w:val="28"/>
          </w:rPr>
          <w:delText xml:space="preserve"> Clara </w:delText>
        </w:r>
      </w:del>
      <w:del w:id="24090" w:author="Claire S" w:date="2026-07-31T17:39:00Z" w16du:dateUtc="2026-07-31T16:39:00Z">
        <w:r w:rsidDel="008260C4">
          <w:rPr>
            <w:rFonts w:ascii="Cambria" w:hAnsi="Cambria"/>
            <w:sz w:val="28"/>
            <w:szCs w:val="28"/>
          </w:rPr>
          <w:delText>shook her head.</w:delText>
        </w:r>
      </w:del>
    </w:p>
    <w:p w14:paraId="5877B7A3" w14:textId="5434C61C" w:rsidR="0091550F" w:rsidDel="008260C4" w:rsidRDefault="0091550F">
      <w:pPr>
        <w:spacing w:line="360" w:lineRule="auto"/>
        <w:contextualSpacing/>
        <w:rPr>
          <w:del w:id="24091" w:author="Claire S" w:date="2026-07-31T17:39:00Z" w16du:dateUtc="2026-07-31T16:39:00Z"/>
          <w:rFonts w:ascii="Cambria" w:hAnsi="Cambria"/>
          <w:sz w:val="28"/>
          <w:szCs w:val="28"/>
        </w:rPr>
      </w:pPr>
      <w:del w:id="24092" w:author="Claire S" w:date="2026-07-31T17:39:00Z" w16du:dateUtc="2026-07-31T16:39:00Z">
        <w:r w:rsidDel="008260C4">
          <w:rPr>
            <w:rFonts w:ascii="Cambria" w:hAnsi="Cambria"/>
            <w:sz w:val="28"/>
            <w:szCs w:val="28"/>
          </w:rPr>
          <w:tab/>
          <w:delText xml:space="preserve">‘Those </w:delText>
        </w:r>
        <w:r w:rsidR="00EA45EC" w:rsidRPr="00177B78" w:rsidDel="008260C4">
          <w:rPr>
            <w:rFonts w:ascii="Cambria" w:hAnsi="Cambria"/>
            <w:i/>
            <w:iCs/>
            <w:sz w:val="28"/>
            <w:szCs w:val="28"/>
            <w:rPrChange w:id="24093" w:author="Daisy Watt" w:date="2026-06-23T14:04:00Z" w16du:dateUtc="2026-06-23T12:04:00Z">
              <w:rPr>
                <w:rFonts w:ascii="Cambria" w:hAnsi="Cambria"/>
                <w:sz w:val="28"/>
                <w:szCs w:val="28"/>
              </w:rPr>
            </w:rPrChange>
          </w:rPr>
          <w:delText xml:space="preserve">Armchair </w:delText>
        </w:r>
        <w:r w:rsidRPr="00177B78" w:rsidDel="008260C4">
          <w:rPr>
            <w:rFonts w:ascii="Cambria" w:hAnsi="Cambria"/>
            <w:i/>
            <w:iCs/>
            <w:sz w:val="28"/>
            <w:szCs w:val="28"/>
            <w:rPrChange w:id="24094" w:author="Daisy Watt" w:date="2026-06-23T14:04:00Z" w16du:dateUtc="2026-06-23T12:04:00Z">
              <w:rPr>
                <w:rFonts w:ascii="Cambria" w:hAnsi="Cambria"/>
                <w:sz w:val="28"/>
                <w:szCs w:val="28"/>
              </w:rPr>
            </w:rPrChange>
          </w:rPr>
          <w:delText>Detective</w:delText>
        </w:r>
      </w:del>
      <w:ins w:id="24095" w:author="Daisy Watt" w:date="2026-06-23T14:04:00Z" w16du:dateUtc="2026-06-23T12:04:00Z">
        <w:del w:id="24096" w:author="Claire S" w:date="2026-07-31T17:39:00Z" w16du:dateUtc="2026-07-31T16:39:00Z">
          <w:r w:rsidR="00177B78" w:rsidRPr="00177B78" w:rsidDel="008260C4">
            <w:rPr>
              <w:rFonts w:ascii="Cambria" w:hAnsi="Cambria"/>
              <w:i/>
              <w:iCs/>
              <w:sz w:val="28"/>
              <w:szCs w:val="28"/>
              <w:rPrChange w:id="24097" w:author="Daisy Watt" w:date="2026-06-23T14:04:00Z" w16du:dateUtc="2026-06-23T12:04:00Z">
                <w:rPr>
                  <w:rFonts w:ascii="Cambria" w:hAnsi="Cambria"/>
                  <w:sz w:val="28"/>
                  <w:szCs w:val="28"/>
                </w:rPr>
              </w:rPrChange>
            </w:rPr>
            <w:delText>s</w:delText>
          </w:r>
        </w:del>
      </w:ins>
      <w:del w:id="24098" w:author="Claire S" w:date="2026-07-31T17:39:00Z" w16du:dateUtc="2026-07-31T16:39:00Z">
        <w:r w:rsidRPr="00177B78" w:rsidDel="008260C4">
          <w:rPr>
            <w:rFonts w:ascii="Cambria" w:hAnsi="Cambria"/>
            <w:i/>
            <w:iCs/>
            <w:sz w:val="28"/>
            <w:szCs w:val="28"/>
            <w:rPrChange w:id="24099" w:author="Daisy Watt" w:date="2026-06-23T14:04:00Z" w16du:dateUtc="2026-06-23T12:04:00Z">
              <w:rPr>
                <w:rFonts w:ascii="Cambria" w:hAnsi="Cambria"/>
                <w:sz w:val="28"/>
                <w:szCs w:val="28"/>
              </w:rPr>
            </w:rPrChange>
          </w:rPr>
          <w:delText xml:space="preserve"> </w:delText>
        </w:r>
        <w:r w:rsidDel="008260C4">
          <w:rPr>
            <w:rFonts w:ascii="Cambria" w:hAnsi="Cambria"/>
            <w:sz w:val="28"/>
            <w:szCs w:val="28"/>
          </w:rPr>
          <w:delText>guys</w:delText>
        </w:r>
        <w:r w:rsidR="00A70EA7" w:rsidDel="008260C4">
          <w:rPr>
            <w:rFonts w:ascii="Cambria" w:hAnsi="Cambria"/>
            <w:sz w:val="28"/>
            <w:szCs w:val="28"/>
          </w:rPr>
          <w:delText>.</w:delText>
        </w:r>
        <w:r w:rsidDel="008260C4">
          <w:rPr>
            <w:rFonts w:ascii="Cambria" w:hAnsi="Cambria"/>
            <w:sz w:val="28"/>
            <w:szCs w:val="28"/>
          </w:rPr>
          <w:delText xml:space="preserve"> </w:delText>
        </w:r>
        <w:r w:rsidR="00A70EA7" w:rsidDel="008260C4">
          <w:rPr>
            <w:rFonts w:ascii="Cambria" w:hAnsi="Cambria"/>
            <w:sz w:val="28"/>
            <w:szCs w:val="28"/>
          </w:rPr>
          <w:delText xml:space="preserve"> W</w:delText>
        </w:r>
        <w:r w:rsidDel="008260C4">
          <w:rPr>
            <w:rFonts w:ascii="Cambria" w:hAnsi="Cambria"/>
            <w:sz w:val="28"/>
            <w:szCs w:val="28"/>
          </w:rPr>
          <w:delText>ell, guy and girl.’</w:delText>
        </w:r>
      </w:del>
    </w:p>
    <w:p w14:paraId="57B7B562" w14:textId="2FD84F9D" w:rsidR="00B33F08" w:rsidDel="00C96E99" w:rsidRDefault="0091550F" w:rsidP="00C96E99">
      <w:pPr>
        <w:spacing w:line="360" w:lineRule="auto"/>
        <w:contextualSpacing/>
        <w:rPr>
          <w:del w:id="24100" w:author="Claire S" w:date="2026-07-31T17:46:00Z" w16du:dateUtc="2026-07-31T16:46:00Z"/>
          <w:rFonts w:ascii="Cambria" w:hAnsi="Cambria"/>
          <w:sz w:val="28"/>
          <w:szCs w:val="28"/>
        </w:rPr>
      </w:pPr>
      <w:del w:id="24101" w:author="Claire S" w:date="2026-07-31T17:39:00Z" w16du:dateUtc="2026-07-31T16:39:00Z">
        <w:r w:rsidDel="008260C4">
          <w:rPr>
            <w:rFonts w:ascii="Cambria" w:hAnsi="Cambria"/>
            <w:sz w:val="28"/>
            <w:szCs w:val="28"/>
          </w:rPr>
          <w:tab/>
          <w:delText xml:space="preserve">‘Oh yeah. </w:delText>
        </w:r>
        <w:r w:rsidR="00B33F08" w:rsidDel="008260C4">
          <w:rPr>
            <w:rFonts w:ascii="Cambria" w:hAnsi="Cambria"/>
            <w:sz w:val="28"/>
            <w:szCs w:val="28"/>
          </w:rPr>
          <w:delText>I saw them doing a report outside Violet’s flat.</w:delText>
        </w:r>
        <w:r w:rsidR="00FD2818" w:rsidDel="008260C4">
          <w:rPr>
            <w:rFonts w:ascii="Cambria" w:hAnsi="Cambria"/>
            <w:sz w:val="28"/>
            <w:szCs w:val="28"/>
          </w:rPr>
          <w:delText>’</w:delText>
        </w:r>
      </w:del>
    </w:p>
    <w:p w14:paraId="09B35D3F" w14:textId="05B32251" w:rsidR="00B33F08" w:rsidDel="008260C4" w:rsidRDefault="00A70EA7" w:rsidP="00A70EA7">
      <w:pPr>
        <w:spacing w:line="360" w:lineRule="auto"/>
        <w:ind w:firstLine="720"/>
        <w:contextualSpacing/>
        <w:rPr>
          <w:del w:id="24102" w:author="Claire S" w:date="2026-07-31T17:40:00Z" w16du:dateUtc="2026-07-31T16:40:00Z"/>
          <w:rFonts w:ascii="Cambria" w:hAnsi="Cambria"/>
          <w:sz w:val="28"/>
          <w:szCs w:val="28"/>
        </w:rPr>
      </w:pPr>
      <w:r>
        <w:rPr>
          <w:rFonts w:ascii="Cambria" w:hAnsi="Cambria"/>
          <w:sz w:val="28"/>
          <w:szCs w:val="28"/>
        </w:rPr>
        <w:t>‘</w:t>
      </w:r>
      <w:ins w:id="24103" w:author="Claire S" w:date="2026-08-03T11:55:00Z" w16du:dateUtc="2026-08-03T10:55:00Z">
        <w:r w:rsidR="00084925">
          <w:rPr>
            <w:rFonts w:ascii="Cambria" w:hAnsi="Cambria"/>
            <w:sz w:val="28"/>
            <w:szCs w:val="28"/>
          </w:rPr>
          <w:t>I</w:t>
        </w:r>
      </w:ins>
      <w:ins w:id="24104" w:author="Claire S" w:date="2026-08-03T11:53:00Z" w16du:dateUtc="2026-08-03T10:53:00Z">
        <w:r w:rsidR="007814B2">
          <w:rPr>
            <w:rFonts w:ascii="Cambria" w:hAnsi="Cambria"/>
            <w:sz w:val="28"/>
            <w:szCs w:val="28"/>
          </w:rPr>
          <w:t>t doesn’t make much sense</w:t>
        </w:r>
      </w:ins>
      <w:ins w:id="24105" w:author="Claire S" w:date="2026-08-03T11:55:00Z" w16du:dateUtc="2026-08-03T10:55:00Z">
        <w:r w:rsidR="00084925">
          <w:rPr>
            <w:rFonts w:ascii="Cambria" w:hAnsi="Cambria"/>
            <w:sz w:val="28"/>
            <w:szCs w:val="28"/>
          </w:rPr>
          <w:t xml:space="preserve">, but </w:t>
        </w:r>
      </w:ins>
      <w:ins w:id="24106" w:author="Claire S" w:date="2026-08-03T11:53:00Z" w16du:dateUtc="2026-08-03T10:53:00Z">
        <w:r w:rsidR="007814B2">
          <w:rPr>
            <w:rFonts w:ascii="Cambria" w:hAnsi="Cambria"/>
            <w:sz w:val="28"/>
            <w:szCs w:val="28"/>
          </w:rPr>
          <w:t xml:space="preserve"> </w:t>
        </w:r>
      </w:ins>
      <w:del w:id="24107" w:author="Claire S" w:date="2026-07-31T17:39:00Z" w16du:dateUtc="2026-07-31T16:39:00Z">
        <w:r w:rsidDel="008260C4">
          <w:rPr>
            <w:rFonts w:ascii="Cambria" w:hAnsi="Cambria"/>
            <w:sz w:val="28"/>
            <w:szCs w:val="28"/>
          </w:rPr>
          <w:delText xml:space="preserve">They found an </w:delText>
        </w:r>
        <w:r w:rsidR="006F69F0" w:rsidDel="008260C4">
          <w:rPr>
            <w:rFonts w:ascii="Cambria" w:hAnsi="Cambria"/>
            <w:sz w:val="28"/>
            <w:szCs w:val="28"/>
          </w:rPr>
          <w:delText xml:space="preserve">online </w:delText>
        </w:r>
        <w:r w:rsidDel="008260C4">
          <w:rPr>
            <w:rFonts w:ascii="Cambria" w:hAnsi="Cambria"/>
            <w:sz w:val="28"/>
            <w:szCs w:val="28"/>
          </w:rPr>
          <w:delText xml:space="preserve">account, </w:delText>
        </w:r>
        <w:r w:rsidR="006F69F0" w:rsidDel="008260C4">
          <w:rPr>
            <w:rFonts w:ascii="Cambria" w:hAnsi="Cambria"/>
            <w:sz w:val="28"/>
            <w:szCs w:val="28"/>
          </w:rPr>
          <w:delText>t</w:delText>
        </w:r>
      </w:del>
      <w:ins w:id="24108" w:author="Claire S" w:date="2026-08-03T11:56:00Z" w16du:dateUtc="2026-08-03T10:56:00Z">
        <w:r w:rsidR="00084925">
          <w:rPr>
            <w:rFonts w:ascii="Cambria" w:hAnsi="Cambria"/>
            <w:sz w:val="28"/>
            <w:szCs w:val="28"/>
          </w:rPr>
          <w:t>t</w:t>
        </w:r>
      </w:ins>
      <w:del w:id="24109" w:author="Claire S" w:date="2026-07-31T17:39:00Z" w16du:dateUtc="2026-07-31T16:39:00Z">
        <w:r w:rsidR="006F69F0" w:rsidDel="008260C4">
          <w:rPr>
            <w:rFonts w:ascii="Cambria" w:hAnsi="Cambria"/>
            <w:sz w:val="28"/>
            <w:szCs w:val="28"/>
          </w:rPr>
          <w:delText>he</w:delText>
        </w:r>
      </w:del>
      <w:ins w:id="24110" w:author="Claire S" w:date="2026-07-31T17:39:00Z" w16du:dateUtc="2026-07-31T16:39:00Z">
        <w:r w:rsidR="008260C4">
          <w:rPr>
            <w:rFonts w:ascii="Cambria" w:hAnsi="Cambria"/>
            <w:sz w:val="28"/>
            <w:szCs w:val="28"/>
          </w:rPr>
          <w:t>he</w:t>
        </w:r>
      </w:ins>
      <w:r w:rsidR="006F69F0">
        <w:rPr>
          <w:rFonts w:ascii="Cambria" w:hAnsi="Cambria"/>
          <w:sz w:val="28"/>
          <w:szCs w:val="28"/>
        </w:rPr>
        <w:t xml:space="preserve"> girl Fleur</w:t>
      </w:r>
      <w:r>
        <w:rPr>
          <w:rFonts w:ascii="Cambria" w:hAnsi="Cambria"/>
          <w:sz w:val="28"/>
          <w:szCs w:val="28"/>
        </w:rPr>
        <w:t xml:space="preserve"> </w:t>
      </w:r>
      <w:del w:id="24111" w:author="Claire S" w:date="2026-07-31T17:39:00Z" w16du:dateUtc="2026-07-31T16:39:00Z">
        <w:r w:rsidDel="008260C4">
          <w:rPr>
            <w:rFonts w:ascii="Cambria" w:hAnsi="Cambria"/>
            <w:sz w:val="28"/>
            <w:szCs w:val="28"/>
          </w:rPr>
          <w:delText>showed m</w:delText>
        </w:r>
      </w:del>
      <w:ins w:id="24112" w:author="Claire S" w:date="2026-08-03T11:54:00Z" w16du:dateUtc="2026-08-03T10:54:00Z">
        <w:r w:rsidR="007814B2">
          <w:rPr>
            <w:rFonts w:ascii="Cambria" w:hAnsi="Cambria"/>
            <w:sz w:val="28"/>
            <w:szCs w:val="28"/>
          </w:rPr>
          <w:t>said there’s</w:t>
        </w:r>
      </w:ins>
      <w:ins w:id="24113" w:author="Claire S" w:date="2026-07-31T17:39:00Z" w16du:dateUtc="2026-07-31T16:39:00Z">
        <w:r w:rsidR="008260C4">
          <w:rPr>
            <w:rFonts w:ascii="Cambria" w:hAnsi="Cambria"/>
            <w:sz w:val="28"/>
            <w:szCs w:val="28"/>
          </w:rPr>
          <w:t xml:space="preserve"> </w:t>
        </w:r>
      </w:ins>
      <w:del w:id="24114" w:author="Claire S" w:date="2026-07-31T17:39:00Z" w16du:dateUtc="2026-07-31T16:39:00Z">
        <w:r w:rsidDel="008260C4">
          <w:rPr>
            <w:rFonts w:ascii="Cambria" w:hAnsi="Cambria"/>
            <w:sz w:val="28"/>
            <w:szCs w:val="28"/>
          </w:rPr>
          <w:delText>e.</w:delText>
        </w:r>
        <w:r w:rsidR="000762A8" w:rsidDel="008260C4">
          <w:rPr>
            <w:rFonts w:ascii="Cambria" w:hAnsi="Cambria"/>
            <w:sz w:val="28"/>
            <w:szCs w:val="28"/>
          </w:rPr>
          <w:delText xml:space="preserve"> Like </w:delText>
        </w:r>
      </w:del>
      <w:r w:rsidR="000762A8">
        <w:rPr>
          <w:rFonts w:ascii="Cambria" w:hAnsi="Cambria"/>
          <w:sz w:val="28"/>
          <w:szCs w:val="28"/>
        </w:rPr>
        <w:t>a proxy account</w:t>
      </w:r>
      <w:r w:rsidR="00FD2818">
        <w:rPr>
          <w:rFonts w:ascii="Cambria" w:hAnsi="Cambria"/>
          <w:sz w:val="28"/>
          <w:szCs w:val="28"/>
        </w:rPr>
        <w:t>, in Jackson’s name</w:t>
      </w:r>
      <w:ins w:id="24115" w:author="Claire S" w:date="2026-08-03T11:15:00Z" w16du:dateUtc="2026-08-03T10:15:00Z">
        <w:r w:rsidR="008459DB">
          <w:rPr>
            <w:rFonts w:ascii="Cambria" w:hAnsi="Cambria"/>
            <w:sz w:val="28"/>
            <w:szCs w:val="28"/>
          </w:rPr>
          <w:t>,</w:t>
        </w:r>
      </w:ins>
      <w:ins w:id="24116" w:author="Daisy Watt" w:date="2026-06-23T23:55:00Z" w16du:dateUtc="2026-06-23T21:55:00Z">
        <w:del w:id="24117" w:author="Claire S" w:date="2026-07-31T17:40:00Z" w16du:dateUtc="2026-07-31T16:40:00Z">
          <w:r w:rsidR="00FC7434" w:rsidDel="008260C4">
            <w:rPr>
              <w:rFonts w:ascii="Cambria" w:hAnsi="Cambria"/>
              <w:sz w:val="28"/>
              <w:szCs w:val="28"/>
            </w:rPr>
            <w:delText>.</w:delText>
          </w:r>
        </w:del>
      </w:ins>
      <w:del w:id="24118" w:author="Claire S" w:date="2026-07-31T17:40:00Z" w16du:dateUtc="2026-07-31T16:40:00Z">
        <w:r w:rsidR="00FD2818" w:rsidDel="008260C4">
          <w:rPr>
            <w:rFonts w:ascii="Cambria" w:hAnsi="Cambria"/>
            <w:sz w:val="28"/>
            <w:szCs w:val="28"/>
          </w:rPr>
          <w:delText xml:space="preserve"> -</w:delText>
        </w:r>
        <w:r w:rsidR="000762A8" w:rsidDel="008260C4">
          <w:rPr>
            <w:rFonts w:ascii="Cambria" w:hAnsi="Cambria"/>
            <w:sz w:val="28"/>
            <w:szCs w:val="28"/>
          </w:rPr>
          <w:delText>’</w:delText>
        </w:r>
      </w:del>
      <w:ins w:id="24119" w:author="Claire S" w:date="2026-07-31T17:40:00Z" w16du:dateUtc="2026-07-31T16:40:00Z">
        <w:r w:rsidR="008260C4">
          <w:rPr>
            <w:rFonts w:ascii="Cambria" w:hAnsi="Cambria"/>
            <w:sz w:val="28"/>
            <w:szCs w:val="28"/>
          </w:rPr>
          <w:t xml:space="preserve"> </w:t>
        </w:r>
      </w:ins>
    </w:p>
    <w:p w14:paraId="31190CA3" w14:textId="676903D6" w:rsidR="000762A8" w:rsidDel="008260C4" w:rsidRDefault="000762A8" w:rsidP="00A70EA7">
      <w:pPr>
        <w:spacing w:line="360" w:lineRule="auto"/>
        <w:ind w:firstLine="720"/>
        <w:contextualSpacing/>
        <w:rPr>
          <w:del w:id="24120" w:author="Claire S" w:date="2026-07-31T17:39:00Z" w16du:dateUtc="2026-07-31T16:39:00Z"/>
          <w:rFonts w:ascii="Cambria" w:hAnsi="Cambria"/>
          <w:sz w:val="28"/>
          <w:szCs w:val="28"/>
        </w:rPr>
      </w:pPr>
      <w:del w:id="24121" w:author="Claire S" w:date="2026-07-31T17:39:00Z" w16du:dateUtc="2026-07-31T16:39:00Z">
        <w:r w:rsidDel="008260C4">
          <w:rPr>
            <w:rFonts w:ascii="Cambria" w:hAnsi="Cambria"/>
            <w:sz w:val="28"/>
            <w:szCs w:val="28"/>
          </w:rPr>
          <w:delText>Clara sat up</w:delText>
        </w:r>
      </w:del>
      <w:ins w:id="24122" w:author="Daisy Watt" w:date="2026-06-23T23:54:00Z" w16du:dateUtc="2026-06-23T21:54:00Z">
        <w:del w:id="24123" w:author="Claire S" w:date="2026-07-31T17:39:00Z" w16du:dateUtc="2026-07-31T16:39:00Z">
          <w:r w:rsidR="00FE00FD" w:rsidDel="008260C4">
            <w:rPr>
              <w:rFonts w:ascii="Cambria" w:hAnsi="Cambria"/>
              <w:sz w:val="28"/>
              <w:szCs w:val="28"/>
            </w:rPr>
            <w:delText>up</w:delText>
          </w:r>
        </w:del>
      </w:ins>
      <w:del w:id="24124" w:author="Claire S" w:date="2026-07-31T17:39:00Z" w16du:dateUtc="2026-07-31T16:39:00Z">
        <w:r w:rsidDel="008260C4">
          <w:rPr>
            <w:rFonts w:ascii="Cambria" w:hAnsi="Cambria"/>
            <w:sz w:val="28"/>
            <w:szCs w:val="28"/>
          </w:rPr>
          <w:delText>, intrigued. ‘Go on?’</w:delText>
        </w:r>
      </w:del>
    </w:p>
    <w:p w14:paraId="301E1C60" w14:textId="54E9FCD1" w:rsidR="000762A8" w:rsidRDefault="000762A8" w:rsidP="008260C4">
      <w:pPr>
        <w:spacing w:line="360" w:lineRule="auto"/>
        <w:ind w:firstLine="720"/>
        <w:contextualSpacing/>
        <w:rPr>
          <w:ins w:id="24125" w:author="Claire S" w:date="2026-08-03T11:16:00Z" w16du:dateUtc="2026-08-03T10:16:00Z"/>
          <w:rFonts w:ascii="Cambria" w:hAnsi="Cambria"/>
          <w:sz w:val="28"/>
          <w:szCs w:val="28"/>
        </w:rPr>
      </w:pPr>
      <w:del w:id="24126" w:author="Claire S" w:date="2026-07-31T17:39:00Z" w16du:dateUtc="2026-07-31T16:39:00Z">
        <w:r w:rsidDel="008260C4">
          <w:rPr>
            <w:rFonts w:ascii="Cambria" w:hAnsi="Cambria"/>
            <w:sz w:val="28"/>
            <w:szCs w:val="28"/>
          </w:rPr>
          <w:delText>‘</w:delText>
        </w:r>
        <w:r w:rsidR="00FD2818" w:rsidDel="008260C4">
          <w:rPr>
            <w:rFonts w:ascii="Cambria" w:hAnsi="Cambria"/>
            <w:sz w:val="28"/>
            <w:szCs w:val="28"/>
          </w:rPr>
          <w:delText xml:space="preserve">It’s </w:delText>
        </w:r>
      </w:del>
      <w:r w:rsidR="00FD2818">
        <w:rPr>
          <w:rFonts w:ascii="Cambria" w:hAnsi="Cambria"/>
          <w:sz w:val="28"/>
          <w:szCs w:val="28"/>
        </w:rPr>
        <w:t>masking whoever</w:t>
      </w:r>
      <w:ins w:id="24127" w:author="Claire S" w:date="2026-08-03T11:49:00Z" w16du:dateUtc="2026-08-03T10:49:00Z">
        <w:r w:rsidR="00BB6669">
          <w:rPr>
            <w:rFonts w:ascii="Cambria" w:hAnsi="Cambria"/>
            <w:sz w:val="28"/>
            <w:szCs w:val="28"/>
          </w:rPr>
          <w:t>’</w:t>
        </w:r>
      </w:ins>
      <w:del w:id="24128" w:author="Claire S" w:date="2026-08-03T11:49:00Z" w16du:dateUtc="2026-08-03T10:49:00Z">
        <w:r w:rsidR="00FD2818" w:rsidDel="00BB6669">
          <w:rPr>
            <w:rFonts w:ascii="Cambria" w:hAnsi="Cambria"/>
            <w:sz w:val="28"/>
            <w:szCs w:val="28"/>
          </w:rPr>
          <w:delText xml:space="preserve"> i</w:delText>
        </w:r>
      </w:del>
      <w:r w:rsidR="00FD2818">
        <w:rPr>
          <w:rFonts w:ascii="Cambria" w:hAnsi="Cambria"/>
          <w:sz w:val="28"/>
          <w:szCs w:val="28"/>
        </w:rPr>
        <w:t xml:space="preserve">s </w:t>
      </w:r>
      <w:del w:id="24129" w:author="Claire S" w:date="2026-08-03T11:49:00Z" w16du:dateUtc="2026-08-03T10:49:00Z">
        <w:r w:rsidR="00FD2818" w:rsidDel="00BB6669">
          <w:rPr>
            <w:rFonts w:ascii="Cambria" w:hAnsi="Cambria"/>
            <w:sz w:val="28"/>
            <w:szCs w:val="28"/>
          </w:rPr>
          <w:delText xml:space="preserve">really </w:delText>
        </w:r>
      </w:del>
      <w:del w:id="24130" w:author="Claire S" w:date="2026-08-03T11:15:00Z" w16du:dateUtc="2026-08-03T10:15:00Z">
        <w:r w:rsidR="00FD2818" w:rsidDel="008459DB">
          <w:rPr>
            <w:rFonts w:ascii="Cambria" w:hAnsi="Cambria"/>
            <w:sz w:val="28"/>
            <w:szCs w:val="28"/>
          </w:rPr>
          <w:delText>sending stuff</w:delText>
        </w:r>
      </w:del>
      <w:ins w:id="24131" w:author="Claire S" w:date="2026-08-03T11:15:00Z" w16du:dateUtc="2026-08-03T10:15:00Z">
        <w:r w:rsidR="008459DB">
          <w:rPr>
            <w:rFonts w:ascii="Cambria" w:hAnsi="Cambria"/>
            <w:sz w:val="28"/>
            <w:szCs w:val="28"/>
          </w:rPr>
          <w:t xml:space="preserve">behind </w:t>
        </w:r>
      </w:ins>
      <w:del w:id="24132" w:author="Claire S" w:date="2026-08-03T11:15:00Z" w16du:dateUtc="2026-08-03T10:15:00Z">
        <w:r w:rsidR="00FD2818" w:rsidDel="008459DB">
          <w:rPr>
            <w:rFonts w:ascii="Cambria" w:hAnsi="Cambria"/>
            <w:sz w:val="28"/>
            <w:szCs w:val="28"/>
          </w:rPr>
          <w:delText xml:space="preserve"> out</w:delText>
        </w:r>
      </w:del>
      <w:del w:id="24133" w:author="Claire S" w:date="2026-07-31T17:40:00Z" w16du:dateUtc="2026-07-31T16:40:00Z">
        <w:r w:rsidR="00762AC0" w:rsidDel="008260C4">
          <w:rPr>
            <w:rFonts w:ascii="Cambria" w:hAnsi="Cambria"/>
            <w:sz w:val="28"/>
            <w:szCs w:val="28"/>
          </w:rPr>
          <w:delText>, like that awful photo of me</w:delText>
        </w:r>
      </w:del>
      <w:ins w:id="24134" w:author="Claire S" w:date="2026-07-31T17:40:00Z" w16du:dateUtc="2026-07-31T16:40:00Z">
        <w:r w:rsidR="008260C4">
          <w:rPr>
            <w:rFonts w:ascii="Cambria" w:hAnsi="Cambria"/>
            <w:sz w:val="28"/>
            <w:szCs w:val="28"/>
          </w:rPr>
          <w:t>all this.</w:t>
        </w:r>
      </w:ins>
      <w:del w:id="24135" w:author="Claire S" w:date="2026-07-31T17:40:00Z" w16du:dateUtc="2026-07-31T16:40:00Z">
        <w:r w:rsidR="00FD2818" w:rsidDel="008260C4">
          <w:rPr>
            <w:rFonts w:ascii="Cambria" w:hAnsi="Cambria"/>
            <w:sz w:val="28"/>
            <w:szCs w:val="28"/>
          </w:rPr>
          <w:delText>.</w:delText>
        </w:r>
      </w:del>
      <w:r w:rsidR="00EA45EC">
        <w:rPr>
          <w:rFonts w:ascii="Cambria" w:hAnsi="Cambria"/>
          <w:sz w:val="28"/>
          <w:szCs w:val="28"/>
        </w:rPr>
        <w:t xml:space="preserve">  </w:t>
      </w:r>
      <w:del w:id="24136" w:author="Claire S" w:date="2026-06-05T15:41:00Z" w16du:dateUtc="2026-06-05T14:41:00Z">
        <w:r w:rsidR="00EA45EC">
          <w:rPr>
            <w:rFonts w:ascii="Cambria" w:hAnsi="Cambria"/>
            <w:sz w:val="28"/>
            <w:szCs w:val="28"/>
          </w:rPr>
          <w:delText xml:space="preserve">But </w:delText>
        </w:r>
        <w:r w:rsidR="00762AC0">
          <w:rPr>
            <w:rFonts w:ascii="Cambria" w:hAnsi="Cambria"/>
            <w:sz w:val="28"/>
            <w:szCs w:val="28"/>
          </w:rPr>
          <w:delText>they</w:delText>
        </w:r>
      </w:del>
      <w:ins w:id="24137" w:author="Claire S" w:date="2026-08-03T11:56:00Z" w16du:dateUtc="2026-08-03T10:56:00Z">
        <w:r w:rsidR="00084925">
          <w:rPr>
            <w:rFonts w:ascii="Cambria" w:hAnsi="Cambria"/>
            <w:sz w:val="28"/>
            <w:szCs w:val="28"/>
          </w:rPr>
          <w:t>T</w:t>
        </w:r>
      </w:ins>
      <w:del w:id="24138" w:author="Claire S" w:date="2026-07-31T17:41:00Z" w16du:dateUtc="2026-07-31T16:41:00Z">
        <w:r w:rsidR="00EA45EC" w:rsidDel="008260C4">
          <w:rPr>
            <w:rFonts w:ascii="Cambria" w:hAnsi="Cambria"/>
            <w:sz w:val="28"/>
            <w:szCs w:val="28"/>
          </w:rPr>
          <w:delText xml:space="preserve"> d</w:delText>
        </w:r>
        <w:r w:rsidR="00762AC0" w:rsidDel="008260C4">
          <w:rPr>
            <w:rFonts w:ascii="Cambria" w:hAnsi="Cambria"/>
            <w:sz w:val="28"/>
            <w:szCs w:val="28"/>
          </w:rPr>
          <w:delText>id</w:delText>
        </w:r>
        <w:r w:rsidR="00EA45EC" w:rsidDel="008260C4">
          <w:rPr>
            <w:rFonts w:ascii="Cambria" w:hAnsi="Cambria"/>
            <w:sz w:val="28"/>
            <w:szCs w:val="28"/>
          </w:rPr>
          <w:delText xml:space="preserve">n’t </w:delText>
        </w:r>
      </w:del>
      <w:del w:id="24139" w:author="Claire S" w:date="2026-07-31T17:40:00Z" w16du:dateUtc="2026-07-31T16:40:00Z">
        <w:r w:rsidR="00EA45EC" w:rsidDel="008260C4">
          <w:rPr>
            <w:rFonts w:ascii="Cambria" w:hAnsi="Cambria"/>
            <w:sz w:val="28"/>
            <w:szCs w:val="28"/>
          </w:rPr>
          <w:delText xml:space="preserve">definitely </w:delText>
        </w:r>
      </w:del>
      <w:del w:id="24140" w:author="Claire S" w:date="2026-07-31T17:41:00Z" w16du:dateUtc="2026-07-31T16:41:00Z">
        <w:r w:rsidR="00EA45EC" w:rsidDel="008260C4">
          <w:rPr>
            <w:rFonts w:ascii="Cambria" w:hAnsi="Cambria"/>
            <w:sz w:val="28"/>
            <w:szCs w:val="28"/>
          </w:rPr>
          <w:delText xml:space="preserve">know </w:delText>
        </w:r>
        <w:r w:rsidR="005D43EF" w:rsidDel="008260C4">
          <w:rPr>
            <w:rFonts w:ascii="Cambria" w:hAnsi="Cambria"/>
            <w:sz w:val="28"/>
            <w:szCs w:val="28"/>
          </w:rPr>
          <w:delText xml:space="preserve">if </w:delText>
        </w:r>
        <w:r w:rsidR="00EA45EC" w:rsidDel="008260C4">
          <w:rPr>
            <w:rFonts w:ascii="Cambria" w:hAnsi="Cambria"/>
            <w:sz w:val="28"/>
            <w:szCs w:val="28"/>
          </w:rPr>
          <w:delText xml:space="preserve">the List </w:delText>
        </w:r>
      </w:del>
      <w:del w:id="24141" w:author="Claire S" w:date="2026-07-31T17:40:00Z" w16du:dateUtc="2026-07-31T16:40:00Z">
        <w:r w:rsidR="00EA45EC" w:rsidDel="008260C4">
          <w:rPr>
            <w:rFonts w:ascii="Cambria" w:hAnsi="Cambria"/>
            <w:sz w:val="28"/>
            <w:szCs w:val="28"/>
          </w:rPr>
          <w:delText>ha</w:delText>
        </w:r>
        <w:r w:rsidR="005D43EF" w:rsidDel="008260C4">
          <w:rPr>
            <w:rFonts w:ascii="Cambria" w:hAnsi="Cambria"/>
            <w:sz w:val="28"/>
            <w:szCs w:val="28"/>
          </w:rPr>
          <w:delText>d</w:delText>
        </w:r>
        <w:r w:rsidR="00EA45EC" w:rsidDel="008260C4">
          <w:rPr>
            <w:rFonts w:ascii="Cambria" w:hAnsi="Cambria"/>
            <w:sz w:val="28"/>
            <w:szCs w:val="28"/>
          </w:rPr>
          <w:delText xml:space="preserve"> come</w:delText>
        </w:r>
      </w:del>
      <w:del w:id="24142" w:author="Claire S" w:date="2026-07-31T17:41:00Z" w16du:dateUtc="2026-07-31T16:41:00Z">
        <w:r w:rsidR="00EA45EC" w:rsidDel="008260C4">
          <w:rPr>
            <w:rFonts w:ascii="Cambria" w:hAnsi="Cambria"/>
            <w:sz w:val="28"/>
            <w:szCs w:val="28"/>
          </w:rPr>
          <w:delText xml:space="preserve"> from there</w:delText>
        </w:r>
      </w:del>
      <w:ins w:id="24143" w:author="Claire S" w:date="2026-06-05T15:41:00Z" w16du:dateUtc="2026-06-05T14:41:00Z">
        <w:r w:rsidR="007D1928">
          <w:rPr>
            <w:rFonts w:ascii="Cambria" w:hAnsi="Cambria"/>
            <w:sz w:val="28"/>
            <w:szCs w:val="28"/>
          </w:rPr>
          <w:t>he IP address is at Langley</w:t>
        </w:r>
      </w:ins>
      <w:ins w:id="24144" w:author="Claire S" w:date="2026-08-03T11:15:00Z" w16du:dateUtc="2026-08-03T10:15:00Z">
        <w:r w:rsidR="008459DB">
          <w:rPr>
            <w:rFonts w:ascii="Cambria" w:hAnsi="Cambria"/>
            <w:sz w:val="28"/>
            <w:szCs w:val="28"/>
          </w:rPr>
          <w:t>,’ Savannah’s eyes were a bit unfo</w:t>
        </w:r>
      </w:ins>
      <w:ins w:id="24145" w:author="Claire S" w:date="2026-08-03T11:16:00Z" w16du:dateUtc="2026-08-03T10:16:00Z">
        <w:r w:rsidR="008459DB">
          <w:rPr>
            <w:rFonts w:ascii="Cambria" w:hAnsi="Cambria"/>
            <w:sz w:val="28"/>
            <w:szCs w:val="28"/>
          </w:rPr>
          <w:t>cussed, Clara thought</w:t>
        </w:r>
        <w:r w:rsidR="004A3716">
          <w:rPr>
            <w:rFonts w:ascii="Cambria" w:hAnsi="Cambria"/>
            <w:sz w:val="28"/>
            <w:szCs w:val="28"/>
          </w:rPr>
          <w:t>, gazing at her</w:t>
        </w:r>
        <w:r w:rsidR="008459DB">
          <w:rPr>
            <w:rFonts w:ascii="Cambria" w:hAnsi="Cambria"/>
            <w:sz w:val="28"/>
            <w:szCs w:val="28"/>
          </w:rPr>
          <w:t>, ‘but</w:t>
        </w:r>
      </w:ins>
      <w:ins w:id="24146" w:author="Claire S" w:date="2026-06-05T15:41:00Z" w16du:dateUtc="2026-06-05T14:41:00Z">
        <w:r w:rsidR="007D1928">
          <w:rPr>
            <w:rFonts w:ascii="Cambria" w:hAnsi="Cambria"/>
            <w:sz w:val="28"/>
            <w:szCs w:val="28"/>
          </w:rPr>
          <w:t xml:space="preserve"> I still don’t really know what </w:t>
        </w:r>
      </w:ins>
      <w:ins w:id="24147" w:author="Daisy Watt" w:date="2026-06-23T23:56:00Z" w16du:dateUtc="2026-06-23T21:56:00Z">
        <w:r w:rsidR="00817A1B">
          <w:rPr>
            <w:rFonts w:ascii="Cambria" w:hAnsi="Cambria"/>
            <w:sz w:val="28"/>
            <w:szCs w:val="28"/>
          </w:rPr>
          <w:t xml:space="preserve">it </w:t>
        </w:r>
      </w:ins>
      <w:ins w:id="24148" w:author="Claire S" w:date="2026-06-05T15:41:00Z" w16du:dateUtc="2026-06-05T14:41:00Z">
        <w:r w:rsidR="007D1928">
          <w:rPr>
            <w:rFonts w:ascii="Cambria" w:hAnsi="Cambria"/>
            <w:sz w:val="28"/>
            <w:szCs w:val="28"/>
          </w:rPr>
          <w:t>means</w:t>
        </w:r>
      </w:ins>
      <w:commentRangeEnd w:id="24063"/>
      <w:r w:rsidR="00316E58">
        <w:rPr>
          <w:rStyle w:val="CommentReference"/>
          <w:rFonts w:ascii="Cambria" w:hAnsi="Cambria"/>
          <w:sz w:val="28"/>
          <w:szCs w:val="28"/>
        </w:rPr>
        <w:commentReference w:id="24063"/>
      </w:r>
      <w:r w:rsidR="00EA45EC">
        <w:rPr>
          <w:rFonts w:ascii="Cambria" w:hAnsi="Cambria"/>
          <w:sz w:val="28"/>
          <w:szCs w:val="28"/>
        </w:rPr>
        <w:t>.</w:t>
      </w:r>
      <w:r w:rsidR="00FD2818">
        <w:rPr>
          <w:rFonts w:ascii="Cambria" w:hAnsi="Cambria"/>
          <w:sz w:val="28"/>
          <w:szCs w:val="28"/>
        </w:rPr>
        <w:t>’</w:t>
      </w:r>
    </w:p>
    <w:p w14:paraId="388728C0" w14:textId="1B83D5FD" w:rsidR="004A3716" w:rsidRPr="00084925" w:rsidDel="00084925" w:rsidRDefault="004A3716">
      <w:pPr>
        <w:spacing w:line="360" w:lineRule="auto"/>
        <w:ind w:firstLine="720"/>
        <w:contextualSpacing/>
        <w:rPr>
          <w:del w:id="24149" w:author="Claire S" w:date="2026-08-03T11:56:00Z" w16du:dateUtc="2026-08-03T10:56:00Z"/>
          <w:rFonts w:ascii="Cambria" w:hAnsi="Cambria"/>
          <w:sz w:val="28"/>
          <w:szCs w:val="28"/>
        </w:rPr>
      </w:pPr>
      <w:ins w:id="24150" w:author="Claire S" w:date="2026-08-03T11:16:00Z" w16du:dateUtc="2026-08-03T10:16:00Z">
        <w:r>
          <w:rPr>
            <w:rFonts w:ascii="Cambria" w:hAnsi="Cambria"/>
            <w:sz w:val="28"/>
            <w:szCs w:val="28"/>
          </w:rPr>
          <w:t>‘</w:t>
        </w:r>
      </w:ins>
      <w:ins w:id="24151" w:author="Claire S" w:date="2026-08-03T12:06:00Z" w16du:dateUtc="2026-08-03T11:06:00Z">
        <w:r w:rsidR="00FD6FE7">
          <w:rPr>
            <w:rFonts w:ascii="Cambria" w:hAnsi="Cambria"/>
            <w:sz w:val="28"/>
            <w:szCs w:val="28"/>
          </w:rPr>
          <w:t>H</w:t>
        </w:r>
      </w:ins>
      <w:ins w:id="24152" w:author="Claire S" w:date="2026-08-03T11:16:00Z" w16du:dateUtc="2026-08-03T10:16:00Z">
        <w:r>
          <w:rPr>
            <w:rFonts w:ascii="Cambria" w:hAnsi="Cambria"/>
            <w:sz w:val="28"/>
            <w:szCs w:val="28"/>
          </w:rPr>
          <w:t>ang on,</w:t>
        </w:r>
      </w:ins>
      <w:ins w:id="24153" w:author="Claire S" w:date="2026-08-03T11:56:00Z" w16du:dateUtc="2026-08-03T10:56:00Z">
        <w:r w:rsidR="00084925">
          <w:rPr>
            <w:rFonts w:ascii="Cambria" w:hAnsi="Cambria"/>
            <w:sz w:val="28"/>
            <w:szCs w:val="28"/>
          </w:rPr>
          <w:t xml:space="preserve">’ Clara said </w:t>
        </w:r>
      </w:ins>
      <w:ins w:id="24154" w:author="Claire S" w:date="2026-08-03T12:06:00Z" w16du:dateUtc="2026-08-03T11:06:00Z">
        <w:r w:rsidR="00FD6FE7">
          <w:rPr>
            <w:rFonts w:ascii="Cambria" w:hAnsi="Cambria"/>
            <w:sz w:val="28"/>
            <w:szCs w:val="28"/>
          </w:rPr>
          <w:t>eager</w:t>
        </w:r>
      </w:ins>
      <w:ins w:id="24155" w:author="Claire S" w:date="2026-08-03T11:56:00Z" w16du:dateUtc="2026-08-03T10:56:00Z">
        <w:r w:rsidR="00084925">
          <w:rPr>
            <w:rFonts w:ascii="Cambria" w:hAnsi="Cambria"/>
            <w:sz w:val="28"/>
            <w:szCs w:val="28"/>
          </w:rPr>
          <w:t>ly, ‘</w:t>
        </w:r>
      </w:ins>
      <w:ins w:id="24156" w:author="Claire S" w:date="2026-08-03T11:16:00Z" w16du:dateUtc="2026-08-03T10:16:00Z">
        <w:r>
          <w:rPr>
            <w:rFonts w:ascii="Cambria" w:hAnsi="Cambria"/>
            <w:sz w:val="28"/>
            <w:szCs w:val="28"/>
          </w:rPr>
          <w:t xml:space="preserve">they said </w:t>
        </w:r>
      </w:ins>
      <w:ins w:id="24157" w:author="Claire S" w:date="2026-08-03T12:50:00Z" w16du:dateUtc="2026-08-03T11:50:00Z">
        <w:r w:rsidR="008B4164">
          <w:rPr>
            <w:rFonts w:ascii="Cambria" w:hAnsi="Cambria"/>
            <w:sz w:val="28"/>
            <w:szCs w:val="28"/>
          </w:rPr>
          <w:t>the account’s coming from within</w:t>
        </w:r>
      </w:ins>
      <w:ins w:id="24158" w:author="Claire S" w:date="2026-08-03T11:56:00Z" w16du:dateUtc="2026-08-03T10:56:00Z">
        <w:r w:rsidR="00084925">
          <w:rPr>
            <w:rFonts w:ascii="Cambria" w:hAnsi="Cambria"/>
            <w:sz w:val="28"/>
            <w:szCs w:val="28"/>
          </w:rPr>
          <w:t xml:space="preserve"> Langley?’</w:t>
        </w:r>
      </w:ins>
      <w:ins w:id="24159" w:author="Claire S" w:date="2026-08-03T11:16:00Z" w16du:dateUtc="2026-08-03T10:16:00Z">
        <w:r>
          <w:rPr>
            <w:rFonts w:ascii="Cambria" w:hAnsi="Cambria"/>
            <w:sz w:val="28"/>
            <w:szCs w:val="28"/>
          </w:rPr>
          <w:t xml:space="preserve"> </w:t>
        </w:r>
      </w:ins>
      <w:ins w:id="24160" w:author="Claire S" w:date="2026-08-03T12:06:00Z" w16du:dateUtc="2026-08-03T11:06:00Z">
        <w:r w:rsidR="00FD6FE7">
          <w:rPr>
            <w:rFonts w:ascii="Cambria" w:hAnsi="Cambria"/>
            <w:sz w:val="28"/>
            <w:szCs w:val="28"/>
          </w:rPr>
          <w:t>So, d</w:t>
        </w:r>
      </w:ins>
    </w:p>
    <w:p w14:paraId="2789D9E4" w14:textId="6CE967A7" w:rsidR="00EA45EC" w:rsidDel="008B4164" w:rsidRDefault="00022B89" w:rsidP="00FD6FE7">
      <w:pPr>
        <w:spacing w:line="360" w:lineRule="auto"/>
        <w:ind w:firstLine="720"/>
        <w:contextualSpacing/>
        <w:rPr>
          <w:del w:id="24161" w:author="Claire S" w:date="2026-08-03T12:50:00Z" w16du:dateUtc="2026-08-03T11:50:00Z"/>
          <w:rFonts w:ascii="Cambria" w:hAnsi="Cambria"/>
          <w:sz w:val="28"/>
          <w:szCs w:val="28"/>
        </w:rPr>
      </w:pPr>
      <w:del w:id="24162" w:author="Claire S" w:date="2026-08-03T11:56:00Z" w16du:dateUtc="2026-08-03T10:56:00Z">
        <w:r w:rsidRPr="00084925" w:rsidDel="00084925">
          <w:rPr>
            <w:rFonts w:ascii="Cambria" w:hAnsi="Cambria"/>
            <w:sz w:val="28"/>
            <w:szCs w:val="28"/>
          </w:rPr>
          <w:delText xml:space="preserve">Clara thought about what </w:delText>
        </w:r>
      </w:del>
      <w:del w:id="24163" w:author="Claire S" w:date="2026-08-03T12:06:00Z" w16du:dateUtc="2026-08-03T11:06:00Z">
        <w:r w:rsidRPr="00084925" w:rsidDel="00FD6FE7">
          <w:rPr>
            <w:rFonts w:ascii="Cambria" w:hAnsi="Cambria"/>
            <w:sz w:val="28"/>
            <w:szCs w:val="28"/>
          </w:rPr>
          <w:delText>her</w:delText>
        </w:r>
        <w:r w:rsidDel="00FD6FE7">
          <w:rPr>
            <w:rFonts w:ascii="Cambria" w:hAnsi="Cambria"/>
            <w:sz w:val="28"/>
            <w:szCs w:val="28"/>
          </w:rPr>
          <w:delText xml:space="preserve"> brother Adam </w:delText>
        </w:r>
      </w:del>
      <w:ins w:id="24164" w:author="Claire S" w:date="2026-08-03T11:56:00Z" w16du:dateUtc="2026-08-03T10:56:00Z">
        <w:r w:rsidR="00084925">
          <w:rPr>
            <w:rFonts w:ascii="Cambria" w:hAnsi="Cambria"/>
            <w:sz w:val="28"/>
            <w:szCs w:val="28"/>
          </w:rPr>
          <w:t xml:space="preserve">espite </w:t>
        </w:r>
      </w:ins>
      <w:ins w:id="24165" w:author="Claire S" w:date="2026-08-03T12:06:00Z" w16du:dateUtc="2026-08-03T11:06:00Z">
        <w:r w:rsidR="00FD6FE7">
          <w:rPr>
            <w:rFonts w:ascii="Cambria" w:hAnsi="Cambria"/>
            <w:sz w:val="28"/>
            <w:szCs w:val="28"/>
          </w:rPr>
          <w:t>her brother Adam</w:t>
        </w:r>
      </w:ins>
      <w:ins w:id="24166" w:author="Claire S" w:date="2026-08-03T11:56:00Z" w16du:dateUtc="2026-08-03T10:56:00Z">
        <w:r w:rsidR="00084925">
          <w:rPr>
            <w:rFonts w:ascii="Cambria" w:hAnsi="Cambria"/>
            <w:sz w:val="28"/>
            <w:szCs w:val="28"/>
          </w:rPr>
          <w:t xml:space="preserve"> </w:t>
        </w:r>
      </w:ins>
      <w:del w:id="24167" w:author="Claire S" w:date="2026-08-03T11:56:00Z" w16du:dateUtc="2026-08-03T10:56:00Z">
        <w:r w:rsidDel="00084925">
          <w:rPr>
            <w:rFonts w:ascii="Cambria" w:hAnsi="Cambria"/>
            <w:sz w:val="28"/>
            <w:szCs w:val="28"/>
          </w:rPr>
          <w:delText xml:space="preserve">had </w:delText>
        </w:r>
      </w:del>
      <w:r>
        <w:rPr>
          <w:rFonts w:ascii="Cambria" w:hAnsi="Cambria"/>
          <w:sz w:val="28"/>
          <w:szCs w:val="28"/>
        </w:rPr>
        <w:t>show</w:t>
      </w:r>
      <w:ins w:id="24168" w:author="Claire S" w:date="2026-08-03T11:56:00Z" w16du:dateUtc="2026-08-03T10:56:00Z">
        <w:r w:rsidR="00084925">
          <w:rPr>
            <w:rFonts w:ascii="Cambria" w:hAnsi="Cambria"/>
            <w:sz w:val="28"/>
            <w:szCs w:val="28"/>
          </w:rPr>
          <w:t>ing</w:t>
        </w:r>
      </w:ins>
      <w:del w:id="24169" w:author="Claire S" w:date="2026-08-03T11:56:00Z" w16du:dateUtc="2026-08-03T10:56:00Z">
        <w:r w:rsidDel="00084925">
          <w:rPr>
            <w:rFonts w:ascii="Cambria" w:hAnsi="Cambria"/>
            <w:sz w:val="28"/>
            <w:szCs w:val="28"/>
          </w:rPr>
          <w:delText>ed</w:delText>
        </w:r>
      </w:del>
      <w:r>
        <w:rPr>
          <w:rFonts w:ascii="Cambria" w:hAnsi="Cambria"/>
          <w:sz w:val="28"/>
          <w:szCs w:val="28"/>
        </w:rPr>
        <w:t xml:space="preserve"> her</w:t>
      </w:r>
      <w:r w:rsidR="00EA45EC">
        <w:rPr>
          <w:rFonts w:ascii="Cambria" w:hAnsi="Cambria"/>
          <w:sz w:val="28"/>
          <w:szCs w:val="28"/>
        </w:rPr>
        <w:t xml:space="preserve"> </w:t>
      </w:r>
      <w:ins w:id="24170" w:author="Claire S" w:date="2026-08-03T11:56:00Z" w16du:dateUtc="2026-08-03T10:56:00Z">
        <w:r w:rsidR="00084925">
          <w:rPr>
            <w:rFonts w:ascii="Cambria" w:hAnsi="Cambria"/>
            <w:sz w:val="28"/>
            <w:szCs w:val="28"/>
          </w:rPr>
          <w:t xml:space="preserve">that stuff </w:t>
        </w:r>
      </w:ins>
      <w:r w:rsidR="00EA45EC">
        <w:rPr>
          <w:rFonts w:ascii="Cambria" w:hAnsi="Cambria"/>
          <w:sz w:val="28"/>
          <w:szCs w:val="28"/>
        </w:rPr>
        <w:t>online the other night:</w:t>
      </w:r>
      <w:r>
        <w:rPr>
          <w:rFonts w:ascii="Cambria" w:hAnsi="Cambria"/>
          <w:sz w:val="28"/>
          <w:szCs w:val="28"/>
        </w:rPr>
        <w:t xml:space="preserve"> </w:t>
      </w:r>
      <w:del w:id="24171" w:author="Claire S" w:date="2026-08-03T11:57:00Z" w16du:dateUtc="2026-08-03T10:57:00Z">
        <w:r w:rsidDel="00084925">
          <w:rPr>
            <w:rFonts w:ascii="Cambria" w:hAnsi="Cambria"/>
            <w:sz w:val="28"/>
            <w:szCs w:val="28"/>
          </w:rPr>
          <w:delText xml:space="preserve">the </w:delText>
        </w:r>
      </w:del>
      <w:r>
        <w:rPr>
          <w:rFonts w:ascii="Cambria" w:hAnsi="Cambria"/>
          <w:sz w:val="28"/>
          <w:szCs w:val="28"/>
        </w:rPr>
        <w:t>threads Jackson had liked</w:t>
      </w:r>
      <w:del w:id="24172" w:author="Daisy Watt" w:date="2026-06-23T23:56:00Z" w16du:dateUtc="2026-06-23T21:56:00Z">
        <w:r w:rsidR="00EA45EC" w:rsidDel="00817A1B">
          <w:rPr>
            <w:rFonts w:ascii="Cambria" w:hAnsi="Cambria"/>
            <w:sz w:val="28"/>
            <w:szCs w:val="28"/>
          </w:rPr>
          <w:delText>.  She remembered</w:delText>
        </w:r>
      </w:del>
      <w:ins w:id="24173" w:author="Claire S" w:date="2026-06-05T15:19:00Z" w16du:dateUtc="2026-06-05T14:19:00Z">
        <w:del w:id="24174" w:author="Daisy Watt" w:date="2026-06-23T23:56:00Z" w16du:dateUtc="2026-06-23T21:56:00Z">
          <w:r w:rsidR="00480F7D" w:rsidDel="00817A1B">
            <w:rPr>
              <w:rFonts w:ascii="Cambria" w:hAnsi="Cambria"/>
              <w:sz w:val="28"/>
              <w:szCs w:val="28"/>
            </w:rPr>
            <w:delText>;</w:delText>
          </w:r>
        </w:del>
      </w:ins>
      <w:ins w:id="24175" w:author="Daisy Watt" w:date="2026-06-23T23:56:00Z" w16du:dateUtc="2026-06-23T21:56:00Z">
        <w:r w:rsidR="00817A1B">
          <w:rPr>
            <w:rFonts w:ascii="Cambria" w:hAnsi="Cambria"/>
            <w:sz w:val="28"/>
            <w:szCs w:val="28"/>
          </w:rPr>
          <w:t>,</w:t>
        </w:r>
      </w:ins>
      <w:r>
        <w:rPr>
          <w:rFonts w:ascii="Cambria" w:hAnsi="Cambria"/>
          <w:sz w:val="28"/>
          <w:szCs w:val="28"/>
        </w:rPr>
        <w:t xml:space="preserve"> </w:t>
      </w:r>
      <w:del w:id="24176" w:author="Claire S" w:date="2026-08-03T11:57:00Z" w16du:dateUtc="2026-08-03T10:57:00Z">
        <w:r w:rsidDel="00084925">
          <w:rPr>
            <w:rFonts w:ascii="Cambria" w:hAnsi="Cambria"/>
            <w:sz w:val="28"/>
            <w:szCs w:val="28"/>
          </w:rPr>
          <w:delText xml:space="preserve">the </w:delText>
        </w:r>
      </w:del>
      <w:r>
        <w:rPr>
          <w:rFonts w:ascii="Cambria" w:hAnsi="Cambria"/>
          <w:sz w:val="28"/>
          <w:szCs w:val="28"/>
        </w:rPr>
        <w:t>misogynist</w:t>
      </w:r>
      <w:ins w:id="24177" w:author="Daisy Watt" w:date="2026-06-23T23:56:00Z" w16du:dateUtc="2026-06-23T21:56:00Z">
        <w:r w:rsidR="00817A1B">
          <w:rPr>
            <w:rFonts w:ascii="Cambria" w:hAnsi="Cambria"/>
            <w:sz w:val="28"/>
            <w:szCs w:val="28"/>
          </w:rPr>
          <w:t>ic</w:t>
        </w:r>
      </w:ins>
      <w:r>
        <w:rPr>
          <w:rFonts w:ascii="Cambria" w:hAnsi="Cambria"/>
          <w:sz w:val="28"/>
          <w:szCs w:val="28"/>
        </w:rPr>
        <w:t xml:space="preserve"> </w:t>
      </w:r>
      <w:del w:id="24178" w:author="Claire S" w:date="2026-08-03T11:57:00Z" w16du:dateUtc="2026-08-03T10:57:00Z">
        <w:r w:rsidDel="00084925">
          <w:rPr>
            <w:rFonts w:ascii="Cambria" w:hAnsi="Cambria"/>
            <w:sz w:val="28"/>
            <w:szCs w:val="28"/>
          </w:rPr>
          <w:delText>stuff</w:delText>
        </w:r>
        <w:r w:rsidR="00157744" w:rsidDel="00084925">
          <w:rPr>
            <w:rFonts w:ascii="Cambria" w:hAnsi="Cambria"/>
            <w:sz w:val="28"/>
            <w:szCs w:val="28"/>
          </w:rPr>
          <w:delText xml:space="preserve"> </w:delText>
        </w:r>
      </w:del>
      <w:del w:id="24179" w:author="Claire S" w:date="2026-08-03T12:30:00Z" w16du:dateUtc="2026-08-03T11:30:00Z">
        <w:r w:rsidR="00157744" w:rsidDel="00767C31">
          <w:rPr>
            <w:rFonts w:ascii="Cambria" w:hAnsi="Cambria"/>
            <w:sz w:val="28"/>
            <w:szCs w:val="28"/>
          </w:rPr>
          <w:delText>–</w:delText>
        </w:r>
        <w:r w:rsidR="00EA45EC" w:rsidDel="00767C31">
          <w:rPr>
            <w:rFonts w:ascii="Cambria" w:hAnsi="Cambria"/>
            <w:sz w:val="28"/>
            <w:szCs w:val="28"/>
          </w:rPr>
          <w:delText xml:space="preserve"> </w:delText>
        </w:r>
        <w:r w:rsidR="00157744" w:rsidDel="00767C31">
          <w:rPr>
            <w:rFonts w:ascii="Cambria" w:hAnsi="Cambria"/>
            <w:sz w:val="28"/>
            <w:szCs w:val="28"/>
          </w:rPr>
          <w:delText xml:space="preserve">the </w:delText>
        </w:r>
      </w:del>
      <w:r w:rsidR="00157744">
        <w:rPr>
          <w:rFonts w:ascii="Cambria" w:hAnsi="Cambria"/>
          <w:sz w:val="28"/>
          <w:szCs w:val="28"/>
        </w:rPr>
        <w:t>Men</w:t>
      </w:r>
      <w:r w:rsidR="00284BE3">
        <w:rPr>
          <w:rFonts w:ascii="Cambria" w:hAnsi="Cambria"/>
          <w:sz w:val="28"/>
          <w:szCs w:val="28"/>
        </w:rPr>
        <w:t>’s</w:t>
      </w:r>
      <w:r w:rsidR="00157744">
        <w:rPr>
          <w:rFonts w:ascii="Cambria" w:hAnsi="Cambria"/>
          <w:sz w:val="28"/>
          <w:szCs w:val="28"/>
        </w:rPr>
        <w:t xml:space="preserve"> Rights </w:t>
      </w:r>
      <w:del w:id="24180" w:author="Claire S" w:date="2026-08-03T11:57:00Z" w16du:dateUtc="2026-08-03T10:57:00Z">
        <w:r w:rsidR="00157744" w:rsidDel="00084925">
          <w:rPr>
            <w:rFonts w:ascii="Cambria" w:hAnsi="Cambria"/>
            <w:sz w:val="28"/>
            <w:szCs w:val="28"/>
          </w:rPr>
          <w:delText>stuff</w:delText>
        </w:r>
      </w:del>
      <w:ins w:id="24181" w:author="Claire S" w:date="2026-08-03T11:57:00Z" w16du:dateUtc="2026-08-03T10:57:00Z">
        <w:r w:rsidR="00084925">
          <w:rPr>
            <w:rFonts w:ascii="Cambria" w:hAnsi="Cambria"/>
            <w:sz w:val="28"/>
            <w:szCs w:val="28"/>
          </w:rPr>
          <w:t>waffle</w:t>
        </w:r>
      </w:ins>
      <w:r w:rsidR="00157744">
        <w:rPr>
          <w:rFonts w:ascii="Cambria" w:hAnsi="Cambria"/>
          <w:sz w:val="28"/>
          <w:szCs w:val="28"/>
        </w:rPr>
        <w:t xml:space="preserve">, the </w:t>
      </w:r>
      <w:r w:rsidR="005540B9">
        <w:rPr>
          <w:rFonts w:ascii="Cambria" w:hAnsi="Cambria"/>
          <w:sz w:val="28"/>
          <w:szCs w:val="28"/>
        </w:rPr>
        <w:t xml:space="preserve">‘take women down’ </w:t>
      </w:r>
      <w:r w:rsidR="00157744">
        <w:rPr>
          <w:rFonts w:ascii="Cambria" w:hAnsi="Cambria"/>
          <w:sz w:val="28"/>
          <w:szCs w:val="28"/>
        </w:rPr>
        <w:t xml:space="preserve">videos </w:t>
      </w:r>
      <w:r>
        <w:rPr>
          <w:rFonts w:ascii="Cambria" w:hAnsi="Cambria"/>
          <w:sz w:val="28"/>
          <w:szCs w:val="28"/>
        </w:rPr>
        <w:t xml:space="preserve">that </w:t>
      </w:r>
      <w:del w:id="24182" w:author="Claire S" w:date="2026-08-03T12:50:00Z" w16du:dateUtc="2026-08-03T11:50:00Z">
        <w:r w:rsidDel="008B4164">
          <w:rPr>
            <w:rFonts w:ascii="Cambria" w:hAnsi="Cambria"/>
            <w:sz w:val="28"/>
            <w:szCs w:val="28"/>
          </w:rPr>
          <w:delText xml:space="preserve">Adam </w:delText>
        </w:r>
      </w:del>
      <w:del w:id="24183" w:author="Claire S" w:date="2026-06-05T15:19:00Z" w16du:dateUtc="2026-06-05T14:19:00Z">
        <w:r>
          <w:rPr>
            <w:rFonts w:ascii="Cambria" w:hAnsi="Cambria"/>
            <w:sz w:val="28"/>
            <w:szCs w:val="28"/>
          </w:rPr>
          <w:delText>seemed to have</w:delText>
        </w:r>
      </w:del>
      <w:ins w:id="24184" w:author="Claire S" w:date="2026-08-03T12:50:00Z" w16du:dateUtc="2026-08-03T11:50:00Z">
        <w:r w:rsidR="008B4164">
          <w:rPr>
            <w:rFonts w:ascii="Cambria" w:hAnsi="Cambria"/>
            <w:sz w:val="28"/>
            <w:szCs w:val="28"/>
          </w:rPr>
          <w:t>he’d</w:t>
        </w:r>
      </w:ins>
      <w:r>
        <w:rPr>
          <w:rFonts w:ascii="Cambria" w:hAnsi="Cambria"/>
          <w:sz w:val="28"/>
          <w:szCs w:val="28"/>
        </w:rPr>
        <w:t xml:space="preserve"> been watching</w:t>
      </w:r>
      <w:del w:id="24185" w:author="Claire S" w:date="2026-08-03T12:31:00Z" w16du:dateUtc="2026-08-03T11:31:00Z">
        <w:r w:rsidR="005540B9" w:rsidDel="002C5B5A">
          <w:rPr>
            <w:rFonts w:ascii="Cambria" w:hAnsi="Cambria"/>
            <w:sz w:val="28"/>
            <w:szCs w:val="28"/>
          </w:rPr>
          <w:delText xml:space="preserve">. </w:delText>
        </w:r>
      </w:del>
      <w:ins w:id="24186" w:author="Claire S" w:date="2026-08-03T12:50:00Z" w16du:dateUtc="2026-08-03T11:50:00Z">
        <w:r w:rsidR="008B4164">
          <w:rPr>
            <w:rFonts w:ascii="Cambria" w:hAnsi="Cambria"/>
            <w:sz w:val="28"/>
            <w:szCs w:val="28"/>
          </w:rPr>
          <w:t xml:space="preserve">, and </w:t>
        </w:r>
      </w:ins>
      <w:del w:id="24187" w:author="Claire S" w:date="2026-06-05T15:16:00Z" w16du:dateUtc="2026-06-05T14:16:00Z">
        <w:r w:rsidR="005540B9">
          <w:rPr>
            <w:rFonts w:ascii="Cambria" w:hAnsi="Cambria"/>
            <w:sz w:val="28"/>
            <w:szCs w:val="28"/>
          </w:rPr>
          <w:delText>She</w:delText>
        </w:r>
        <w:r>
          <w:rPr>
            <w:rFonts w:ascii="Cambria" w:hAnsi="Cambria"/>
            <w:sz w:val="28"/>
            <w:szCs w:val="28"/>
          </w:rPr>
          <w:delText xml:space="preserve"> still hadn’t asked him about</w:delText>
        </w:r>
        <w:r w:rsidR="005540B9">
          <w:rPr>
            <w:rFonts w:ascii="Cambria" w:hAnsi="Cambria"/>
            <w:sz w:val="28"/>
            <w:szCs w:val="28"/>
          </w:rPr>
          <w:delText xml:space="preserve"> it</w:delText>
        </w:r>
        <w:r>
          <w:rPr>
            <w:rFonts w:ascii="Cambria" w:hAnsi="Cambria"/>
            <w:sz w:val="28"/>
            <w:szCs w:val="28"/>
          </w:rPr>
          <w:delText xml:space="preserve">; it had kept slipping her mind with everything else going on.  </w:delText>
        </w:r>
      </w:del>
    </w:p>
    <w:p w14:paraId="288FC5A6" w14:textId="19152079" w:rsidR="00EA45EC" w:rsidRPr="00FD6FE7" w:rsidRDefault="00FD6FE7">
      <w:pPr>
        <w:spacing w:line="360" w:lineRule="auto"/>
        <w:contextualSpacing/>
        <w:rPr>
          <w:del w:id="24188" w:author="Claire S" w:date="2026-06-05T15:42:00Z" w16du:dateUtc="2026-06-05T14:42:00Z"/>
          <w:rFonts w:ascii="Cambria" w:hAnsi="Cambria"/>
          <w:sz w:val="28"/>
          <w:szCs w:val="28"/>
        </w:rPr>
        <w:pPrChange w:id="24189" w:author="Claire S" w:date="2026-08-03T12:50:00Z" w16du:dateUtc="2026-08-03T11:50:00Z">
          <w:pPr>
            <w:spacing w:line="360" w:lineRule="auto"/>
            <w:ind w:firstLine="720"/>
            <w:contextualSpacing/>
          </w:pPr>
        </w:pPrChange>
      </w:pPr>
      <w:ins w:id="24190" w:author="Claire S" w:date="2026-08-03T12:06:00Z" w16du:dateUtc="2026-08-03T11:06:00Z">
        <w:r>
          <w:rPr>
            <w:rFonts w:ascii="Cambria" w:hAnsi="Cambria"/>
            <w:sz w:val="28"/>
            <w:szCs w:val="28"/>
          </w:rPr>
          <w:t>Clara</w:t>
        </w:r>
      </w:ins>
      <w:ins w:id="24191" w:author="Claire S" w:date="2026-08-03T12:50:00Z" w16du:dateUtc="2026-08-03T11:50:00Z">
        <w:r w:rsidR="008B4164">
          <w:rPr>
            <w:rFonts w:ascii="Cambria" w:hAnsi="Cambria"/>
            <w:sz w:val="28"/>
            <w:szCs w:val="28"/>
          </w:rPr>
          <w:t>’s</w:t>
        </w:r>
      </w:ins>
      <w:ins w:id="24192" w:author="Claire S" w:date="2026-08-03T12:06:00Z" w16du:dateUtc="2026-08-03T11:06:00Z">
        <w:r>
          <w:rPr>
            <w:rFonts w:ascii="Cambria" w:hAnsi="Cambria"/>
            <w:sz w:val="28"/>
            <w:szCs w:val="28"/>
          </w:rPr>
          <w:t xml:space="preserve"> panic about </w:t>
        </w:r>
      </w:ins>
      <w:del w:id="24193" w:author="Claire S" w:date="2026-06-05T15:19:00Z" w16du:dateUtc="2026-06-05T14:19:00Z">
        <w:r w:rsidR="00022B89">
          <w:rPr>
            <w:rFonts w:ascii="Cambria" w:hAnsi="Cambria"/>
            <w:sz w:val="28"/>
            <w:szCs w:val="28"/>
          </w:rPr>
          <w:delText>But</w:delText>
        </w:r>
        <w:r w:rsidR="00280F1B">
          <w:rPr>
            <w:rFonts w:ascii="Cambria" w:hAnsi="Cambria"/>
            <w:sz w:val="28"/>
            <w:szCs w:val="28"/>
          </w:rPr>
          <w:delText xml:space="preserve"> could Adam himself be falling </w:delText>
        </w:r>
        <w:r w:rsidR="008E621E">
          <w:rPr>
            <w:rFonts w:ascii="Cambria" w:hAnsi="Cambria"/>
            <w:sz w:val="28"/>
            <w:szCs w:val="28"/>
          </w:rPr>
          <w:delText xml:space="preserve">properly </w:delText>
        </w:r>
        <w:r w:rsidR="00280F1B">
          <w:rPr>
            <w:rFonts w:ascii="Cambria" w:hAnsi="Cambria"/>
            <w:sz w:val="28"/>
            <w:szCs w:val="28"/>
          </w:rPr>
          <w:delText xml:space="preserve">for that claptrap? </w:delText>
        </w:r>
      </w:del>
      <w:r w:rsidR="00EA45EC">
        <w:rPr>
          <w:rFonts w:ascii="Cambria" w:hAnsi="Cambria"/>
          <w:sz w:val="28"/>
          <w:szCs w:val="28"/>
        </w:rPr>
        <w:t xml:space="preserve">Adam </w:t>
      </w:r>
      <w:ins w:id="24194" w:author="Claire S" w:date="2026-08-03T12:21:00Z" w16du:dateUtc="2026-08-03T11:21:00Z">
        <w:r w:rsidR="00967850">
          <w:rPr>
            <w:rFonts w:ascii="Cambria" w:hAnsi="Cambria"/>
            <w:sz w:val="28"/>
            <w:szCs w:val="28"/>
          </w:rPr>
          <w:t xml:space="preserve">lying about </w:t>
        </w:r>
      </w:ins>
      <w:del w:id="24195" w:author="Daisy Watt" w:date="2026-06-23T23:57:00Z" w16du:dateUtc="2026-06-23T21:57:00Z">
        <w:r w:rsidR="00EA45EC" w:rsidDel="00DD5AE3">
          <w:rPr>
            <w:rFonts w:ascii="Cambria" w:hAnsi="Cambria"/>
            <w:sz w:val="28"/>
            <w:szCs w:val="28"/>
          </w:rPr>
          <w:delText>who</w:delText>
        </w:r>
        <w:r w:rsidR="005C22D4" w:rsidDel="00DD5AE3">
          <w:rPr>
            <w:rFonts w:ascii="Cambria" w:hAnsi="Cambria"/>
            <w:sz w:val="28"/>
            <w:szCs w:val="28"/>
          </w:rPr>
          <w:delText>’d</w:delText>
        </w:r>
      </w:del>
      <w:ins w:id="24196" w:author="Daisy Watt" w:date="2026-06-23T23:57:00Z" w16du:dateUtc="2026-06-23T21:57:00Z">
        <w:del w:id="24197" w:author="Claire S" w:date="2026-08-03T12:06:00Z" w16du:dateUtc="2026-08-03T11:06:00Z">
          <w:r w:rsidR="00DD5AE3" w:rsidDel="00FD6FE7">
            <w:rPr>
              <w:rFonts w:ascii="Cambria" w:hAnsi="Cambria"/>
              <w:sz w:val="28"/>
              <w:szCs w:val="28"/>
            </w:rPr>
            <w:delText>had</w:delText>
          </w:r>
        </w:del>
      </w:ins>
      <w:del w:id="24198" w:author="Claire S" w:date="2026-08-03T12:06:00Z" w16du:dateUtc="2026-08-03T11:06:00Z">
        <w:r w:rsidR="00EA45EC" w:rsidDel="00FD6FE7">
          <w:rPr>
            <w:rFonts w:ascii="Cambria" w:hAnsi="Cambria"/>
            <w:sz w:val="28"/>
            <w:szCs w:val="28"/>
          </w:rPr>
          <w:delText xml:space="preserve"> p</w:delText>
        </w:r>
      </w:del>
      <w:del w:id="24199" w:author="Claire S" w:date="2026-08-03T12:21:00Z" w16du:dateUtc="2026-08-03T11:21:00Z">
        <w:r w:rsidR="00EA45EC" w:rsidDel="00967850">
          <w:rPr>
            <w:rFonts w:ascii="Cambria" w:hAnsi="Cambria"/>
            <w:sz w:val="28"/>
            <w:szCs w:val="28"/>
          </w:rPr>
          <w:delText>ossibly</w:delText>
        </w:r>
        <w:r w:rsidR="005C22D4" w:rsidDel="00967850">
          <w:rPr>
            <w:rFonts w:ascii="Cambria" w:hAnsi="Cambria"/>
            <w:sz w:val="28"/>
            <w:szCs w:val="28"/>
          </w:rPr>
          <w:delText xml:space="preserve"> </w:delText>
        </w:r>
      </w:del>
      <w:del w:id="24200" w:author="Claire S" w:date="2026-08-03T12:06:00Z" w16du:dateUtc="2026-08-03T11:06:00Z">
        <w:r w:rsidR="005C22D4" w:rsidDel="00FD6FE7">
          <w:rPr>
            <w:rFonts w:ascii="Cambria" w:hAnsi="Cambria"/>
            <w:sz w:val="28"/>
            <w:szCs w:val="28"/>
          </w:rPr>
          <w:delText>been</w:delText>
        </w:r>
        <w:r w:rsidR="00EA45EC" w:rsidDel="00FD6FE7">
          <w:rPr>
            <w:rFonts w:ascii="Cambria" w:hAnsi="Cambria"/>
            <w:sz w:val="28"/>
            <w:szCs w:val="28"/>
          </w:rPr>
          <w:delText xml:space="preserve"> </w:delText>
        </w:r>
      </w:del>
      <w:ins w:id="24201" w:author="Claire S" w:date="2026-08-03T12:06:00Z" w16du:dateUtc="2026-08-03T11:06:00Z">
        <w:r>
          <w:rPr>
            <w:rFonts w:ascii="Cambria" w:hAnsi="Cambria"/>
            <w:sz w:val="28"/>
            <w:szCs w:val="28"/>
          </w:rPr>
          <w:t xml:space="preserve">being </w:t>
        </w:r>
      </w:ins>
      <w:r w:rsidR="00EA45EC">
        <w:rPr>
          <w:rFonts w:ascii="Cambria" w:hAnsi="Cambria"/>
          <w:sz w:val="28"/>
          <w:szCs w:val="28"/>
        </w:rPr>
        <w:t>in Soho earlier</w:t>
      </w:r>
      <w:del w:id="24202" w:author="Claire S" w:date="2026-08-03T12:51:00Z" w16du:dateUtc="2026-08-03T11:51:00Z">
        <w:r w:rsidR="00EA45EC" w:rsidDel="008B4164">
          <w:rPr>
            <w:rFonts w:ascii="Cambria" w:hAnsi="Cambria"/>
            <w:sz w:val="28"/>
            <w:szCs w:val="28"/>
          </w:rPr>
          <w:delText xml:space="preserve"> today</w:delText>
        </w:r>
      </w:del>
      <w:ins w:id="24203" w:author="Daisy Watt" w:date="2026-06-23T23:57:00Z" w16du:dateUtc="2026-06-23T21:57:00Z">
        <w:r w:rsidR="00363AA1">
          <w:rPr>
            <w:rFonts w:ascii="Cambria" w:hAnsi="Cambria"/>
            <w:sz w:val="28"/>
            <w:szCs w:val="28"/>
          </w:rPr>
          <w:t>,</w:t>
        </w:r>
      </w:ins>
      <w:del w:id="24204" w:author="Daisy Watt" w:date="2026-06-23T23:57:00Z" w16du:dateUtc="2026-06-23T21:57:00Z">
        <w:r w:rsidR="00EA45EC" w:rsidDel="00363AA1">
          <w:rPr>
            <w:rFonts w:ascii="Cambria" w:hAnsi="Cambria"/>
            <w:sz w:val="28"/>
            <w:szCs w:val="28"/>
          </w:rPr>
          <w:delText xml:space="preserve"> –</w:delText>
        </w:r>
      </w:del>
      <w:r w:rsidR="00EA45EC">
        <w:rPr>
          <w:rFonts w:ascii="Cambria" w:hAnsi="Cambria"/>
          <w:sz w:val="28"/>
          <w:szCs w:val="28"/>
        </w:rPr>
        <w:t xml:space="preserve"> </w:t>
      </w:r>
      <w:ins w:id="24205" w:author="Claire S" w:date="2026-08-03T12:21:00Z" w16du:dateUtc="2026-08-03T11:21:00Z">
        <w:r w:rsidR="00967850">
          <w:rPr>
            <w:rFonts w:ascii="Cambria" w:hAnsi="Cambria"/>
            <w:sz w:val="28"/>
            <w:szCs w:val="28"/>
          </w:rPr>
          <w:t xml:space="preserve">along with </w:t>
        </w:r>
      </w:ins>
      <w:del w:id="24206" w:author="Claire S" w:date="2026-08-03T12:07:00Z" w16du:dateUtc="2026-08-03T11:07:00Z">
        <w:r w:rsidR="00EA45EC" w:rsidDel="00FD6FE7">
          <w:rPr>
            <w:rFonts w:ascii="Cambria" w:hAnsi="Cambria"/>
            <w:sz w:val="28"/>
            <w:szCs w:val="28"/>
          </w:rPr>
          <w:delText>and</w:delText>
        </w:r>
        <w:r w:rsidR="005C22D4" w:rsidDel="00FD6FE7">
          <w:rPr>
            <w:rFonts w:ascii="Cambria" w:hAnsi="Cambria"/>
            <w:sz w:val="28"/>
            <w:szCs w:val="28"/>
          </w:rPr>
          <w:delText xml:space="preserve"> had</w:delText>
        </w:r>
        <w:r w:rsidR="00EA45EC" w:rsidDel="00FD6FE7">
          <w:rPr>
            <w:rFonts w:ascii="Cambria" w:hAnsi="Cambria"/>
            <w:sz w:val="28"/>
            <w:szCs w:val="28"/>
          </w:rPr>
          <w:delText xml:space="preserve"> </w:delText>
        </w:r>
      </w:del>
      <w:del w:id="24207" w:author="Claire S" w:date="2026-06-05T15:17:00Z" w16du:dateUtc="2026-06-05T14:17:00Z">
        <w:r w:rsidR="00EA45EC">
          <w:rPr>
            <w:rFonts w:ascii="Cambria" w:hAnsi="Cambria"/>
            <w:sz w:val="28"/>
            <w:szCs w:val="28"/>
          </w:rPr>
          <w:delText>had a</w:delText>
        </w:r>
        <w:r w:rsidR="005C22D4">
          <w:rPr>
            <w:rFonts w:ascii="Cambria" w:hAnsi="Cambria"/>
            <w:sz w:val="28"/>
            <w:szCs w:val="28"/>
          </w:rPr>
          <w:delText xml:space="preserve"> train</w:delText>
        </w:r>
        <w:r w:rsidR="00EA45EC">
          <w:rPr>
            <w:rFonts w:ascii="Cambria" w:hAnsi="Cambria"/>
            <w:sz w:val="28"/>
            <w:szCs w:val="28"/>
          </w:rPr>
          <w:delText xml:space="preserve"> ticket to Brighton in his bag</w:delText>
        </w:r>
        <w:r w:rsidR="005C22D4">
          <w:rPr>
            <w:rFonts w:ascii="Cambria" w:hAnsi="Cambria"/>
            <w:sz w:val="28"/>
            <w:szCs w:val="28"/>
          </w:rPr>
          <w:delText xml:space="preserve"> - </w:delText>
        </w:r>
        <w:r w:rsidR="00EA45EC">
          <w:rPr>
            <w:rFonts w:ascii="Cambria" w:hAnsi="Cambria"/>
            <w:sz w:val="28"/>
            <w:szCs w:val="28"/>
          </w:rPr>
          <w:delText>Brighton where</w:delText>
        </w:r>
      </w:del>
      <w:del w:id="24208" w:author="Claire S" w:date="2026-08-03T12:07:00Z" w16du:dateUtc="2026-08-03T11:07:00Z">
        <w:r w:rsidR="00EA45EC" w:rsidDel="00FD6FE7">
          <w:rPr>
            <w:rFonts w:ascii="Cambria" w:hAnsi="Cambria"/>
            <w:sz w:val="28"/>
            <w:szCs w:val="28"/>
          </w:rPr>
          <w:delText xml:space="preserve"> </w:delText>
        </w:r>
      </w:del>
      <w:r w:rsidR="00EA45EC">
        <w:rPr>
          <w:rFonts w:ascii="Cambria" w:hAnsi="Cambria"/>
          <w:sz w:val="28"/>
          <w:szCs w:val="28"/>
        </w:rPr>
        <w:t>Jackson</w:t>
      </w:r>
      <w:ins w:id="24209" w:author="Claire S" w:date="2026-06-05T15:19:00Z" w16du:dateUtc="2026-06-05T14:19:00Z">
        <w:r w:rsidR="00480F7D">
          <w:rPr>
            <w:rFonts w:ascii="Cambria" w:hAnsi="Cambria"/>
            <w:sz w:val="28"/>
            <w:szCs w:val="28"/>
          </w:rPr>
          <w:t>’s book</w:t>
        </w:r>
      </w:ins>
      <w:ins w:id="24210" w:author="Claire S" w:date="2026-08-03T12:07:00Z" w16du:dateUtc="2026-08-03T11:07:00Z">
        <w:r>
          <w:rPr>
            <w:rFonts w:ascii="Cambria" w:hAnsi="Cambria"/>
            <w:sz w:val="28"/>
            <w:szCs w:val="28"/>
          </w:rPr>
          <w:t xml:space="preserve"> </w:t>
        </w:r>
      </w:ins>
      <w:ins w:id="24211" w:author="Claire S" w:date="2026-08-03T12:51:00Z" w16du:dateUtc="2026-08-03T11:51:00Z">
        <w:r w:rsidR="008B4164">
          <w:rPr>
            <w:rFonts w:ascii="Cambria" w:hAnsi="Cambria"/>
            <w:sz w:val="28"/>
            <w:szCs w:val="28"/>
          </w:rPr>
          <w:t>being</w:t>
        </w:r>
      </w:ins>
      <w:ins w:id="24212" w:author="Claire S" w:date="2026-08-03T12:07:00Z" w16du:dateUtc="2026-08-03T11:07:00Z">
        <w:r>
          <w:rPr>
            <w:rFonts w:ascii="Cambria" w:hAnsi="Cambria"/>
            <w:sz w:val="28"/>
            <w:szCs w:val="28"/>
          </w:rPr>
          <w:t xml:space="preserve"> </w:t>
        </w:r>
      </w:ins>
      <w:ins w:id="24213" w:author="Claire S" w:date="2026-06-05T15:19:00Z" w16du:dateUtc="2026-06-05T14:19:00Z">
        <w:r w:rsidR="00480F7D">
          <w:rPr>
            <w:rFonts w:ascii="Cambria" w:hAnsi="Cambria"/>
            <w:sz w:val="28"/>
            <w:szCs w:val="28"/>
          </w:rPr>
          <w:t xml:space="preserve">in his bag </w:t>
        </w:r>
      </w:ins>
      <w:ins w:id="24214" w:author="Claire S" w:date="2026-08-03T12:51:00Z" w16du:dateUtc="2026-08-03T11:51:00Z">
        <w:r w:rsidR="008B4164">
          <w:rPr>
            <w:rFonts w:ascii="Cambria" w:hAnsi="Cambria"/>
            <w:sz w:val="28"/>
            <w:szCs w:val="28"/>
          </w:rPr>
          <w:t xml:space="preserve">- </w:t>
        </w:r>
      </w:ins>
      <w:del w:id="24215" w:author="Claire S" w:date="2026-06-05T15:19:00Z" w16du:dateUtc="2026-06-05T14:19:00Z">
        <w:r w:rsidR="00EA45EC">
          <w:rPr>
            <w:rFonts w:ascii="Cambria" w:hAnsi="Cambria"/>
            <w:sz w:val="28"/>
            <w:szCs w:val="28"/>
          </w:rPr>
          <w:delText xml:space="preserve"> had </w:delText>
        </w:r>
        <w:r w:rsidR="005C22D4">
          <w:rPr>
            <w:rFonts w:ascii="Cambria" w:hAnsi="Cambria"/>
            <w:sz w:val="28"/>
            <w:szCs w:val="28"/>
          </w:rPr>
          <w:delText>an apartment</w:delText>
        </w:r>
        <w:r w:rsidR="00EA45EC">
          <w:rPr>
            <w:rFonts w:ascii="Cambria" w:hAnsi="Cambria"/>
            <w:sz w:val="28"/>
            <w:szCs w:val="28"/>
          </w:rPr>
          <w:delText>.</w:delText>
        </w:r>
      </w:del>
      <w:del w:id="24216" w:author="Claire S" w:date="2026-08-03T12:51:00Z" w16du:dateUtc="2026-08-03T11:51:00Z">
        <w:r w:rsidR="00280F1B" w:rsidDel="008B4164">
          <w:rPr>
            <w:rFonts w:ascii="Cambria" w:hAnsi="Cambria"/>
            <w:sz w:val="28"/>
            <w:szCs w:val="28"/>
          </w:rPr>
          <w:delText xml:space="preserve"> </w:delText>
        </w:r>
      </w:del>
      <w:del w:id="24217" w:author="Claire S" w:date="2026-06-05T15:42:00Z" w16du:dateUtc="2026-06-05T14:42:00Z">
        <w:r w:rsidR="008E621E" w:rsidDel="007D1928">
          <w:rPr>
            <w:rFonts w:ascii="Cambria" w:hAnsi="Cambria"/>
            <w:sz w:val="28"/>
            <w:szCs w:val="28"/>
          </w:rPr>
          <w:delText>God!</w:delText>
        </w:r>
      </w:del>
      <w:ins w:id="24218" w:author="Claire S" w:date="2026-06-05T15:42:00Z" w16du:dateUtc="2026-06-05T14:42:00Z">
        <w:r w:rsidR="007D1928">
          <w:rPr>
            <w:rFonts w:ascii="Cambria" w:hAnsi="Cambria"/>
            <w:sz w:val="28"/>
            <w:szCs w:val="28"/>
          </w:rPr>
          <w:t xml:space="preserve">he couldn’t be </w:t>
        </w:r>
      </w:ins>
      <w:ins w:id="24219" w:author="Claire S" w:date="2026-08-03T12:51:00Z" w16du:dateUtc="2026-08-03T11:51:00Z">
        <w:r w:rsidR="00E206D5">
          <w:rPr>
            <w:rFonts w:ascii="Cambria" w:hAnsi="Cambria"/>
            <w:sz w:val="28"/>
            <w:szCs w:val="28"/>
          </w:rPr>
          <w:t xml:space="preserve">behind </w:t>
        </w:r>
      </w:ins>
      <w:ins w:id="24220" w:author="Claire S" w:date="2026-06-05T15:42:00Z" w16du:dateUtc="2026-06-05T14:42:00Z">
        <w:r w:rsidR="007D1928">
          <w:rPr>
            <w:rFonts w:ascii="Cambria" w:hAnsi="Cambria"/>
            <w:sz w:val="28"/>
            <w:szCs w:val="28"/>
          </w:rPr>
          <w:t>anything</w:t>
        </w:r>
      </w:ins>
      <w:ins w:id="24221" w:author="Claire S" w:date="2026-06-05T20:41:00Z" w16du:dateUtc="2026-06-05T19:41:00Z">
        <w:r w:rsidR="00604D40">
          <w:rPr>
            <w:rFonts w:ascii="Cambria" w:hAnsi="Cambria"/>
            <w:sz w:val="28"/>
            <w:szCs w:val="28"/>
          </w:rPr>
          <w:t xml:space="preserve"> coming </w:t>
        </w:r>
      </w:ins>
      <w:ins w:id="24222" w:author="Claire S" w:date="2026-07-31T17:41:00Z" w16du:dateUtc="2026-07-31T16:41:00Z">
        <w:r w:rsidR="008260C4">
          <w:rPr>
            <w:rFonts w:ascii="Cambria" w:hAnsi="Cambria"/>
            <w:sz w:val="28"/>
            <w:szCs w:val="28"/>
          </w:rPr>
          <w:t>directly</w:t>
        </w:r>
      </w:ins>
      <w:ins w:id="24223" w:author="Claire S" w:date="2026-06-05T15:42:00Z" w16du:dateUtc="2026-06-05T14:42:00Z">
        <w:r w:rsidR="007D1928">
          <w:rPr>
            <w:rFonts w:ascii="Cambria" w:hAnsi="Cambria"/>
            <w:sz w:val="28"/>
            <w:szCs w:val="28"/>
          </w:rPr>
          <w:t xml:space="preserve"> from Langle</w:t>
        </w:r>
      </w:ins>
      <w:ins w:id="24224" w:author="Claire S" w:date="2026-08-03T12:51:00Z" w16du:dateUtc="2026-08-03T11:51:00Z">
        <w:r w:rsidR="00E206D5">
          <w:rPr>
            <w:rFonts w:ascii="Cambria" w:hAnsi="Cambria"/>
            <w:sz w:val="28"/>
            <w:szCs w:val="28"/>
          </w:rPr>
          <w:t>y…</w:t>
        </w:r>
      </w:ins>
      <w:ins w:id="24225" w:author="Daisy Watt" w:date="2026-06-23T23:57:00Z" w16du:dateUtc="2026-06-23T21:57:00Z">
        <w:del w:id="24226" w:author="Claire S" w:date="2026-08-03T12:06:00Z" w16du:dateUtc="2026-08-03T11:06:00Z">
          <w:r w:rsidR="00D54D8A" w:rsidRPr="00FD6FE7" w:rsidDel="00FD6FE7">
            <w:rPr>
              <w:rFonts w:ascii="Cambria" w:hAnsi="Cambria"/>
              <w:sz w:val="28"/>
              <w:szCs w:val="28"/>
            </w:rPr>
            <w:delText>.</w:delText>
          </w:r>
        </w:del>
      </w:ins>
    </w:p>
    <w:p w14:paraId="3697AF78" w14:textId="3C1FDE0D" w:rsidR="007D1928" w:rsidRPr="00FD6FE7" w:rsidRDefault="007D1928" w:rsidP="008B4164">
      <w:pPr>
        <w:spacing w:line="360" w:lineRule="auto"/>
        <w:ind w:firstLine="720"/>
        <w:contextualSpacing/>
        <w:rPr>
          <w:ins w:id="24227" w:author="Claire S" w:date="2026-06-05T15:42:00Z" w16du:dateUtc="2026-06-05T14:42:00Z"/>
          <w:rFonts w:ascii="Cambria" w:hAnsi="Cambria"/>
          <w:sz w:val="28"/>
          <w:szCs w:val="28"/>
        </w:rPr>
      </w:pPr>
    </w:p>
    <w:p w14:paraId="02BBA1A5" w14:textId="77777777" w:rsidR="00E206D5" w:rsidRDefault="00E206D5" w:rsidP="00FD6FE7">
      <w:pPr>
        <w:spacing w:line="360" w:lineRule="auto"/>
        <w:ind w:firstLine="720"/>
        <w:contextualSpacing/>
        <w:rPr>
          <w:ins w:id="24228" w:author="Claire S" w:date="2026-08-03T12:51:00Z" w16du:dateUtc="2026-08-03T11:51:00Z"/>
          <w:rFonts w:ascii="Cambria" w:hAnsi="Cambria"/>
          <w:sz w:val="28"/>
          <w:szCs w:val="28"/>
        </w:rPr>
      </w:pPr>
    </w:p>
    <w:p w14:paraId="099F1E7B" w14:textId="77777777" w:rsidR="009F6F3D" w:rsidRDefault="00E206D5" w:rsidP="009F6F3D">
      <w:pPr>
        <w:spacing w:line="360" w:lineRule="auto"/>
        <w:ind w:firstLine="720"/>
        <w:contextualSpacing/>
        <w:rPr>
          <w:ins w:id="24229" w:author="Claire S" w:date="2026-08-03T12:52:00Z" w16du:dateUtc="2026-08-03T11:52:00Z"/>
          <w:rFonts w:ascii="Cambria" w:hAnsi="Cambria"/>
          <w:sz w:val="28"/>
          <w:szCs w:val="28"/>
        </w:rPr>
      </w:pPr>
      <w:ins w:id="24230" w:author="Claire S" w:date="2026-08-03T12:52:00Z" w16du:dateUtc="2026-08-03T11:52:00Z">
        <w:r>
          <w:rPr>
            <w:rFonts w:ascii="Cambria" w:hAnsi="Cambria"/>
            <w:sz w:val="28"/>
            <w:szCs w:val="28"/>
          </w:rPr>
          <w:t>‘</w:t>
        </w:r>
        <w:r w:rsidR="009F6F3D">
          <w:rPr>
            <w:rFonts w:ascii="Cambria" w:hAnsi="Cambria"/>
            <w:sz w:val="28"/>
            <w:szCs w:val="28"/>
          </w:rPr>
          <w:t>So</w:t>
        </w:r>
        <w:r>
          <w:rPr>
            <w:rFonts w:ascii="Cambria" w:hAnsi="Cambria"/>
            <w:sz w:val="28"/>
            <w:szCs w:val="28"/>
          </w:rPr>
          <w:t xml:space="preserve"> that means it has to be one of the staff?’</w:t>
        </w:r>
        <w:r w:rsidR="009F6F3D">
          <w:rPr>
            <w:rFonts w:ascii="Cambria" w:hAnsi="Cambria"/>
            <w:sz w:val="28"/>
            <w:szCs w:val="28"/>
          </w:rPr>
          <w:t xml:space="preserve"> Savannah said, as </w:t>
        </w:r>
      </w:ins>
      <w:ins w:id="24231" w:author="Claire S" w:date="2026-06-05T19:06:00Z" w16du:dateUtc="2026-06-05T18:06:00Z">
        <w:r w:rsidR="00F4778B">
          <w:rPr>
            <w:rFonts w:ascii="Cambria" w:hAnsi="Cambria"/>
            <w:sz w:val="28"/>
            <w:szCs w:val="28"/>
          </w:rPr>
          <w:t>Dex’s</w:t>
        </w:r>
      </w:ins>
      <w:ins w:id="24232" w:author="Claire S" w:date="2026-06-06T00:00:00Z" w16du:dateUtc="2026-06-05T23:00:00Z">
        <w:r w:rsidR="00CB79F6">
          <w:rPr>
            <w:rFonts w:ascii="Cambria" w:hAnsi="Cambria"/>
            <w:sz w:val="28"/>
            <w:szCs w:val="28"/>
          </w:rPr>
          <w:t xml:space="preserve"> dead</w:t>
        </w:r>
      </w:ins>
      <w:ins w:id="24233" w:author="Claire S" w:date="2026-06-05T15:43:00Z" w16du:dateUtc="2026-06-05T14:43:00Z">
        <w:r w:rsidR="007D1928">
          <w:rPr>
            <w:rFonts w:ascii="Cambria" w:hAnsi="Cambria"/>
            <w:sz w:val="28"/>
            <w:szCs w:val="28"/>
          </w:rPr>
          <w:t xml:space="preserve"> phone </w:t>
        </w:r>
      </w:ins>
      <w:ins w:id="24234" w:author="Claire S" w:date="2026-07-31T17:49:00Z" w16du:dateUtc="2026-07-31T16:49:00Z">
        <w:r w:rsidR="00C96E99">
          <w:rPr>
            <w:rFonts w:ascii="Cambria" w:hAnsi="Cambria"/>
            <w:sz w:val="28"/>
            <w:szCs w:val="28"/>
          </w:rPr>
          <w:t>started to light up</w:t>
        </w:r>
      </w:ins>
      <w:ins w:id="24235" w:author="Claire S" w:date="2026-07-31T17:41:00Z" w16du:dateUtc="2026-07-31T16:41:00Z">
        <w:r w:rsidR="00C96E99">
          <w:rPr>
            <w:rFonts w:ascii="Cambria" w:hAnsi="Cambria"/>
            <w:sz w:val="28"/>
            <w:szCs w:val="28"/>
          </w:rPr>
          <w:t>.</w:t>
        </w:r>
      </w:ins>
      <w:ins w:id="24236" w:author="Claire S" w:date="2026-08-03T11:57:00Z" w16du:dateUtc="2026-08-03T10:57:00Z">
        <w:r w:rsidR="00CA4A0E">
          <w:rPr>
            <w:rFonts w:ascii="Cambria" w:hAnsi="Cambria"/>
            <w:sz w:val="28"/>
            <w:szCs w:val="28"/>
          </w:rPr>
          <w:t xml:space="preserve"> </w:t>
        </w:r>
      </w:ins>
    </w:p>
    <w:p w14:paraId="63599ADA" w14:textId="406BFB93" w:rsidR="007D1928" w:rsidRDefault="00CA4A0E" w:rsidP="009F6F3D">
      <w:pPr>
        <w:spacing w:line="360" w:lineRule="auto"/>
        <w:ind w:firstLine="720"/>
        <w:contextualSpacing/>
        <w:rPr>
          <w:ins w:id="24237" w:author="Claire S" w:date="2026-06-05T15:42:00Z" w16du:dateUtc="2026-06-05T14:42:00Z"/>
          <w:rFonts w:ascii="Cambria" w:hAnsi="Cambria"/>
          <w:sz w:val="28"/>
          <w:szCs w:val="28"/>
        </w:rPr>
      </w:pPr>
      <w:ins w:id="24238" w:author="Claire S" w:date="2026-08-03T11:57:00Z" w16du:dateUtc="2026-08-03T10:57:00Z">
        <w:r>
          <w:rPr>
            <w:rFonts w:ascii="Cambria" w:hAnsi="Cambria"/>
            <w:sz w:val="28"/>
            <w:szCs w:val="28"/>
          </w:rPr>
          <w:t>‘</w:t>
        </w:r>
      </w:ins>
      <w:ins w:id="24239" w:author="Claire S" w:date="2026-08-03T12:08:00Z" w16du:dateUtc="2026-08-03T11:08:00Z">
        <w:r w:rsidR="00FD6FE7">
          <w:rPr>
            <w:rFonts w:ascii="Cambria" w:hAnsi="Cambria"/>
            <w:sz w:val="28"/>
            <w:szCs w:val="28"/>
          </w:rPr>
          <w:t xml:space="preserve">Look! </w:t>
        </w:r>
      </w:ins>
      <w:ins w:id="24240" w:author="Claire S" w:date="2026-08-03T11:57:00Z" w16du:dateUtc="2026-08-03T10:57:00Z">
        <w:r>
          <w:rPr>
            <w:rFonts w:ascii="Cambria" w:hAnsi="Cambria"/>
            <w:sz w:val="28"/>
            <w:szCs w:val="28"/>
          </w:rPr>
          <w:t>Maybe some answer mig</w:t>
        </w:r>
      </w:ins>
      <w:ins w:id="24241" w:author="Claire S" w:date="2026-08-03T11:58:00Z" w16du:dateUtc="2026-08-03T10:58:00Z">
        <w:r>
          <w:rPr>
            <w:rFonts w:ascii="Cambria" w:hAnsi="Cambria"/>
            <w:sz w:val="28"/>
            <w:szCs w:val="28"/>
          </w:rPr>
          <w:t>ht be on this?’</w:t>
        </w:r>
      </w:ins>
    </w:p>
    <w:p w14:paraId="3A010C14" w14:textId="30A31725" w:rsidR="00022B89" w:rsidRDefault="008E621E" w:rsidP="00A70EA7">
      <w:pPr>
        <w:spacing w:line="360" w:lineRule="auto"/>
        <w:ind w:firstLine="720"/>
        <w:contextualSpacing/>
        <w:rPr>
          <w:del w:id="24242" w:author="Claire S" w:date="2026-06-05T15:42:00Z" w16du:dateUtc="2026-06-05T14:42:00Z"/>
          <w:rFonts w:ascii="Cambria" w:hAnsi="Cambria"/>
          <w:sz w:val="28"/>
          <w:szCs w:val="28"/>
        </w:rPr>
      </w:pPr>
      <w:del w:id="24243" w:author="Claire S" w:date="2026-06-05T15:42:00Z" w16du:dateUtc="2026-06-05T14:42:00Z">
        <w:r>
          <w:rPr>
            <w:rFonts w:ascii="Cambria" w:hAnsi="Cambria"/>
            <w:sz w:val="28"/>
            <w:szCs w:val="28"/>
          </w:rPr>
          <w:delText xml:space="preserve">But Clara </w:delText>
        </w:r>
        <w:r w:rsidR="00022B89">
          <w:rPr>
            <w:rFonts w:ascii="Cambria" w:hAnsi="Cambria"/>
            <w:sz w:val="28"/>
            <w:szCs w:val="28"/>
          </w:rPr>
          <w:delText>pushed away the nagging feeling</w:delText>
        </w:r>
        <w:r w:rsidR="005D43EF">
          <w:rPr>
            <w:rFonts w:ascii="Cambria" w:hAnsi="Cambria"/>
            <w:sz w:val="28"/>
            <w:szCs w:val="28"/>
          </w:rPr>
          <w:delText>.  She wasn’t</w:delText>
        </w:r>
        <w:r w:rsidR="00280F1B">
          <w:rPr>
            <w:rFonts w:ascii="Cambria" w:hAnsi="Cambria"/>
            <w:sz w:val="28"/>
            <w:szCs w:val="28"/>
          </w:rPr>
          <w:delText xml:space="preserve"> admit</w:delText>
        </w:r>
        <w:r w:rsidR="005D43EF">
          <w:rPr>
            <w:rFonts w:ascii="Cambria" w:hAnsi="Cambria"/>
            <w:sz w:val="28"/>
            <w:szCs w:val="28"/>
          </w:rPr>
          <w:delText>ting any</w:delText>
        </w:r>
        <w:r w:rsidR="005C22D4">
          <w:rPr>
            <w:rFonts w:ascii="Cambria" w:hAnsi="Cambria"/>
            <w:sz w:val="28"/>
            <w:szCs w:val="28"/>
          </w:rPr>
          <w:delText xml:space="preserve"> </w:delText>
        </w:r>
        <w:r w:rsidR="00DA4CCB">
          <w:rPr>
            <w:rFonts w:ascii="Cambria" w:hAnsi="Cambria"/>
            <w:sz w:val="28"/>
            <w:szCs w:val="28"/>
          </w:rPr>
          <w:delText xml:space="preserve">suspicions </w:delText>
        </w:r>
        <w:r w:rsidR="00280F1B">
          <w:rPr>
            <w:rFonts w:ascii="Cambria" w:hAnsi="Cambria"/>
            <w:sz w:val="28"/>
            <w:szCs w:val="28"/>
          </w:rPr>
          <w:delText xml:space="preserve">to Savannah </w:delText>
        </w:r>
        <w:r w:rsidR="005C22D4">
          <w:rPr>
            <w:rFonts w:ascii="Cambria" w:hAnsi="Cambria"/>
            <w:sz w:val="28"/>
            <w:szCs w:val="28"/>
          </w:rPr>
          <w:delText xml:space="preserve">until she’d </w:delText>
        </w:r>
        <w:r w:rsidR="00EA45EC">
          <w:rPr>
            <w:rFonts w:ascii="Cambria" w:hAnsi="Cambria"/>
            <w:sz w:val="28"/>
            <w:szCs w:val="28"/>
          </w:rPr>
          <w:delText>check</w:delText>
        </w:r>
        <w:r w:rsidR="005C22D4">
          <w:rPr>
            <w:rFonts w:ascii="Cambria" w:hAnsi="Cambria"/>
            <w:sz w:val="28"/>
            <w:szCs w:val="28"/>
          </w:rPr>
          <w:delText>ed</w:delText>
        </w:r>
        <w:r w:rsidR="00EA45EC">
          <w:rPr>
            <w:rFonts w:ascii="Cambria" w:hAnsi="Cambria"/>
            <w:sz w:val="28"/>
            <w:szCs w:val="28"/>
          </w:rPr>
          <w:delText xml:space="preserve"> it out with her brother first.</w:delText>
        </w:r>
      </w:del>
    </w:p>
    <w:p w14:paraId="2D6FFD86" w14:textId="412373E4" w:rsidR="00280F1B" w:rsidRDefault="00280F1B">
      <w:pPr>
        <w:spacing w:line="360" w:lineRule="auto"/>
        <w:ind w:firstLine="720"/>
        <w:contextualSpacing/>
        <w:rPr>
          <w:del w:id="24244" w:author="Claire S" w:date="2026-06-05T15:43:00Z" w16du:dateUtc="2026-06-05T14:43:00Z"/>
          <w:rFonts w:ascii="Cambria" w:hAnsi="Cambria"/>
          <w:sz w:val="28"/>
          <w:szCs w:val="28"/>
        </w:rPr>
        <w:pPrChange w:id="24245" w:author="Claire S" w:date="2026-06-05T16:45:00Z" w16du:dateUtc="2026-06-05T15:45:00Z">
          <w:pPr>
            <w:spacing w:line="360" w:lineRule="auto"/>
            <w:contextualSpacing/>
          </w:pPr>
        </w:pPrChange>
      </w:pPr>
    </w:p>
    <w:p w14:paraId="022AEE65" w14:textId="34F9793E" w:rsidR="00E927FA" w:rsidDel="00C96E99" w:rsidRDefault="00280F1B" w:rsidP="0034760D">
      <w:pPr>
        <w:spacing w:line="360" w:lineRule="auto"/>
        <w:contextualSpacing/>
        <w:rPr>
          <w:del w:id="24246" w:author="Claire S" w:date="2026-07-31T17:41:00Z" w16du:dateUtc="2026-07-31T16:41:00Z"/>
          <w:rFonts w:ascii="Cambria" w:hAnsi="Cambria"/>
          <w:sz w:val="28"/>
          <w:szCs w:val="28"/>
        </w:rPr>
      </w:pPr>
      <w:del w:id="24247" w:author="Claire S" w:date="2026-07-31T17:41:00Z" w16du:dateUtc="2026-07-31T16:41:00Z">
        <w:r w:rsidDel="00C96E99">
          <w:rPr>
            <w:rFonts w:ascii="Cambria" w:hAnsi="Cambria"/>
            <w:sz w:val="28"/>
            <w:szCs w:val="28"/>
          </w:rPr>
          <w:delText>*</w:delText>
        </w:r>
      </w:del>
    </w:p>
    <w:p w14:paraId="5825B135" w14:textId="05284F48" w:rsidR="007B4DCE" w:rsidRDefault="00280F1B" w:rsidP="0034760D">
      <w:pPr>
        <w:spacing w:line="360" w:lineRule="auto"/>
        <w:contextualSpacing/>
        <w:rPr>
          <w:del w:id="24248" w:author="Claire S" w:date="2026-06-05T15:29:00Z" w16du:dateUtc="2026-06-05T14:29:00Z"/>
          <w:rFonts w:ascii="Cambria" w:hAnsi="Cambria"/>
          <w:sz w:val="28"/>
          <w:szCs w:val="28"/>
        </w:rPr>
      </w:pPr>
      <w:del w:id="24249" w:author="Claire S" w:date="2026-06-05T15:29:00Z" w16du:dateUtc="2026-06-05T14:29:00Z">
        <w:r>
          <w:rPr>
            <w:rFonts w:ascii="Cambria" w:hAnsi="Cambria"/>
            <w:sz w:val="28"/>
            <w:szCs w:val="28"/>
          </w:rPr>
          <w:delText>T</w:delText>
        </w:r>
        <w:r w:rsidR="0091550F">
          <w:rPr>
            <w:rFonts w:ascii="Cambria" w:hAnsi="Cambria"/>
            <w:sz w:val="28"/>
            <w:szCs w:val="28"/>
          </w:rPr>
          <w:delText xml:space="preserve">he two women stopped drinking </w:delText>
        </w:r>
        <w:r w:rsidR="00DA4CCB">
          <w:rPr>
            <w:rFonts w:ascii="Cambria" w:hAnsi="Cambria"/>
            <w:sz w:val="28"/>
            <w:szCs w:val="28"/>
          </w:rPr>
          <w:delText>as they became more engrossed in</w:delText>
        </w:r>
        <w:r w:rsidR="0091550F">
          <w:rPr>
            <w:rFonts w:ascii="Cambria" w:hAnsi="Cambria"/>
            <w:sz w:val="28"/>
            <w:szCs w:val="28"/>
          </w:rPr>
          <w:delText xml:space="preserve"> their own list</w:delText>
        </w:r>
        <w:r w:rsidR="00B33F08">
          <w:rPr>
            <w:rFonts w:ascii="Cambria" w:hAnsi="Cambria"/>
            <w:sz w:val="28"/>
            <w:szCs w:val="28"/>
          </w:rPr>
          <w:delText>.</w:delText>
        </w:r>
        <w:r w:rsidR="0039202A">
          <w:rPr>
            <w:rFonts w:ascii="Cambria" w:hAnsi="Cambria"/>
            <w:sz w:val="28"/>
            <w:szCs w:val="28"/>
          </w:rPr>
          <w:delText xml:space="preserve"> </w:delText>
        </w:r>
        <w:r w:rsidR="007B4DCE">
          <w:rPr>
            <w:rFonts w:ascii="Cambria" w:hAnsi="Cambria"/>
            <w:sz w:val="28"/>
            <w:szCs w:val="28"/>
          </w:rPr>
          <w:delText>Sav</w:delText>
        </w:r>
        <w:r w:rsidR="0039202A">
          <w:rPr>
            <w:rFonts w:ascii="Cambria" w:hAnsi="Cambria"/>
            <w:sz w:val="28"/>
            <w:szCs w:val="28"/>
          </w:rPr>
          <w:delText>annah</w:delText>
        </w:r>
        <w:r w:rsidR="007B4DCE">
          <w:rPr>
            <w:rFonts w:ascii="Cambria" w:hAnsi="Cambria"/>
            <w:sz w:val="28"/>
            <w:szCs w:val="28"/>
          </w:rPr>
          <w:delText xml:space="preserve"> told C</w:delText>
        </w:r>
        <w:r w:rsidR="0039202A">
          <w:rPr>
            <w:rFonts w:ascii="Cambria" w:hAnsi="Cambria"/>
            <w:sz w:val="28"/>
            <w:szCs w:val="28"/>
          </w:rPr>
          <w:delText>lara</w:delText>
        </w:r>
        <w:r w:rsidR="007B4DCE">
          <w:rPr>
            <w:rFonts w:ascii="Cambria" w:hAnsi="Cambria"/>
            <w:sz w:val="28"/>
            <w:szCs w:val="28"/>
          </w:rPr>
          <w:delText xml:space="preserve"> about the writing in the bathroom</w:delText>
        </w:r>
        <w:r w:rsidR="00DA4CCB">
          <w:rPr>
            <w:rFonts w:ascii="Cambria" w:hAnsi="Cambria"/>
            <w:sz w:val="28"/>
            <w:szCs w:val="28"/>
          </w:rPr>
          <w:delText>,</w:delText>
        </w:r>
        <w:r w:rsidR="007B4DCE">
          <w:rPr>
            <w:rFonts w:ascii="Cambria" w:hAnsi="Cambria"/>
            <w:sz w:val="28"/>
            <w:szCs w:val="28"/>
          </w:rPr>
          <w:delText xml:space="preserve"> and </w:delText>
        </w:r>
        <w:r w:rsidR="009D210A">
          <w:rPr>
            <w:rFonts w:ascii="Cambria" w:hAnsi="Cambria"/>
            <w:sz w:val="28"/>
            <w:szCs w:val="28"/>
          </w:rPr>
          <w:delText xml:space="preserve">the fact </w:delText>
        </w:r>
        <w:r w:rsidR="007B4DCE">
          <w:rPr>
            <w:rFonts w:ascii="Cambria" w:hAnsi="Cambria"/>
            <w:sz w:val="28"/>
            <w:szCs w:val="28"/>
          </w:rPr>
          <w:delText>Violet</w:delText>
        </w:r>
        <w:r w:rsidR="009D210A">
          <w:rPr>
            <w:rFonts w:ascii="Cambria" w:hAnsi="Cambria"/>
            <w:sz w:val="28"/>
            <w:szCs w:val="28"/>
          </w:rPr>
          <w:delText xml:space="preserve"> had come round </w:delText>
        </w:r>
        <w:r>
          <w:rPr>
            <w:rFonts w:ascii="Cambria" w:hAnsi="Cambria"/>
            <w:sz w:val="28"/>
            <w:szCs w:val="28"/>
          </w:rPr>
          <w:delText>the day Dex died</w:delText>
        </w:r>
        <w:r w:rsidR="00DA4CCB">
          <w:rPr>
            <w:rFonts w:ascii="Cambria" w:hAnsi="Cambria"/>
            <w:sz w:val="28"/>
            <w:szCs w:val="28"/>
          </w:rPr>
          <w:delText xml:space="preserve"> and left a note</w:delText>
        </w:r>
        <w:r w:rsidR="007B4DCE">
          <w:rPr>
            <w:rFonts w:ascii="Cambria" w:hAnsi="Cambria"/>
            <w:sz w:val="28"/>
            <w:szCs w:val="28"/>
          </w:rPr>
          <w:delText xml:space="preserve">, </w:delText>
        </w:r>
        <w:r w:rsidR="00FD2818">
          <w:rPr>
            <w:rFonts w:ascii="Cambria" w:hAnsi="Cambria"/>
            <w:sz w:val="28"/>
            <w:szCs w:val="28"/>
          </w:rPr>
          <w:delText>at which</w:delText>
        </w:r>
        <w:r w:rsidR="007B4DCE">
          <w:rPr>
            <w:rFonts w:ascii="Cambria" w:hAnsi="Cambria"/>
            <w:sz w:val="28"/>
            <w:szCs w:val="28"/>
          </w:rPr>
          <w:delText xml:space="preserve"> Clara </w:delText>
        </w:r>
        <w:r w:rsidR="00FD2818">
          <w:rPr>
            <w:rFonts w:ascii="Cambria" w:hAnsi="Cambria"/>
            <w:sz w:val="28"/>
            <w:szCs w:val="28"/>
          </w:rPr>
          <w:delText xml:space="preserve">had to </w:delText>
        </w:r>
        <w:r w:rsidR="007B4DCE">
          <w:rPr>
            <w:rFonts w:ascii="Cambria" w:hAnsi="Cambria"/>
            <w:sz w:val="28"/>
            <w:szCs w:val="28"/>
          </w:rPr>
          <w:delText>sta</w:delText>
        </w:r>
        <w:r w:rsidR="00B33F08">
          <w:rPr>
            <w:rFonts w:ascii="Cambria" w:hAnsi="Cambria"/>
            <w:sz w:val="28"/>
            <w:szCs w:val="28"/>
          </w:rPr>
          <w:delText>u</w:delText>
        </w:r>
        <w:r w:rsidR="007B4DCE">
          <w:rPr>
            <w:rFonts w:ascii="Cambria" w:hAnsi="Cambria"/>
            <w:sz w:val="28"/>
            <w:szCs w:val="28"/>
          </w:rPr>
          <w:delText>nch her own tears.</w:delText>
        </w:r>
      </w:del>
    </w:p>
    <w:p w14:paraId="55D1160D" w14:textId="6237B7A1" w:rsidR="007B4DCE" w:rsidRDefault="007B4DCE" w:rsidP="0034760D">
      <w:pPr>
        <w:spacing w:line="360" w:lineRule="auto"/>
        <w:contextualSpacing/>
        <w:rPr>
          <w:moveFrom w:id="24250" w:author="Claire S" w:date="2026-06-05T15:36:00Z" w16du:dateUtc="2026-06-05T14:36:00Z"/>
          <w:rFonts w:ascii="Cambria" w:hAnsi="Cambria"/>
          <w:sz w:val="28"/>
          <w:szCs w:val="28"/>
        </w:rPr>
      </w:pPr>
      <w:moveFromRangeStart w:id="24251" w:author="Claire S" w:date="2026-06-05T15:36:00Z" w:name="move231566142"/>
      <w:moveFrom w:id="24252" w:author="Claire S" w:date="2026-06-05T15:36:00Z" w16du:dateUtc="2026-06-05T14:36:00Z">
        <w:r>
          <w:rPr>
            <w:rFonts w:ascii="Cambria" w:hAnsi="Cambria"/>
            <w:sz w:val="28"/>
            <w:szCs w:val="28"/>
          </w:rPr>
          <w:tab/>
          <w:t>‘I can’t help feeling I let V</w:t>
        </w:r>
        <w:r w:rsidR="00B33F08">
          <w:rPr>
            <w:rFonts w:ascii="Cambria" w:hAnsi="Cambria"/>
            <w:sz w:val="28"/>
            <w:szCs w:val="28"/>
          </w:rPr>
          <w:t>iolet</w:t>
        </w:r>
        <w:r>
          <w:rPr>
            <w:rFonts w:ascii="Cambria" w:hAnsi="Cambria"/>
            <w:sz w:val="28"/>
            <w:szCs w:val="28"/>
          </w:rPr>
          <w:t xml:space="preserve"> down</w:t>
        </w:r>
        <w:r w:rsidR="000C4ABE">
          <w:rPr>
            <w:rFonts w:ascii="Cambria" w:hAnsi="Cambria"/>
            <w:sz w:val="28"/>
            <w:szCs w:val="28"/>
          </w:rPr>
          <w:t>,</w:t>
        </w:r>
        <w:r w:rsidR="00B33F08">
          <w:rPr>
            <w:rFonts w:ascii="Cambria" w:hAnsi="Cambria"/>
            <w:sz w:val="28"/>
            <w:szCs w:val="28"/>
          </w:rPr>
          <w:t>’ Clara admitted</w:t>
        </w:r>
        <w:r w:rsidR="00FD2818">
          <w:rPr>
            <w:rFonts w:ascii="Cambria" w:hAnsi="Cambria"/>
            <w:sz w:val="28"/>
            <w:szCs w:val="28"/>
          </w:rPr>
          <w:t xml:space="preserve"> sadly</w:t>
        </w:r>
        <w:r w:rsidR="00B33F08">
          <w:rPr>
            <w:rFonts w:ascii="Cambria" w:hAnsi="Cambria"/>
            <w:sz w:val="28"/>
            <w:szCs w:val="28"/>
          </w:rPr>
          <w:t xml:space="preserve">. ‘Looking back, I’m sure </w:t>
        </w:r>
        <w:r>
          <w:rPr>
            <w:rFonts w:ascii="Cambria" w:hAnsi="Cambria"/>
            <w:sz w:val="28"/>
            <w:szCs w:val="28"/>
          </w:rPr>
          <w:t>she tried to tell me something</w:t>
        </w:r>
        <w:r w:rsidR="00CB411A">
          <w:rPr>
            <w:rFonts w:ascii="Cambria" w:hAnsi="Cambria"/>
            <w:sz w:val="28"/>
            <w:szCs w:val="28"/>
          </w:rPr>
          <w:t xml:space="preserve"> about a guy who’d really hurt her</w:t>
        </w:r>
        <w:r w:rsidR="00B64CFF">
          <w:rPr>
            <w:rFonts w:ascii="Cambria" w:hAnsi="Cambria"/>
            <w:sz w:val="28"/>
            <w:szCs w:val="28"/>
          </w:rPr>
          <w:t xml:space="preserve"> ages ago, and I didn’t really pay attention</w:t>
        </w:r>
        <w:r>
          <w:rPr>
            <w:rFonts w:ascii="Cambria" w:hAnsi="Cambria"/>
            <w:sz w:val="28"/>
            <w:szCs w:val="28"/>
          </w:rPr>
          <w:t>.’</w:t>
        </w:r>
        <w:r w:rsidR="00883EEB">
          <w:rPr>
            <w:rFonts w:ascii="Cambria" w:hAnsi="Cambria"/>
            <w:sz w:val="28"/>
            <w:szCs w:val="28"/>
          </w:rPr>
          <w:t xml:space="preserve"> </w:t>
        </w:r>
      </w:moveFrom>
    </w:p>
    <w:p w14:paraId="0EE06E03" w14:textId="40C5436D" w:rsidR="007636F1" w:rsidRDefault="007636F1" w:rsidP="0034760D">
      <w:pPr>
        <w:spacing w:line="360" w:lineRule="auto"/>
        <w:contextualSpacing/>
        <w:rPr>
          <w:moveFrom w:id="24253" w:author="Claire S" w:date="2026-06-05T15:36:00Z" w16du:dateUtc="2026-06-05T14:36:00Z"/>
          <w:rFonts w:ascii="Cambria" w:hAnsi="Cambria"/>
          <w:sz w:val="28"/>
          <w:szCs w:val="28"/>
        </w:rPr>
      </w:pPr>
      <w:moveFrom w:id="24254" w:author="Claire S" w:date="2026-06-05T15:36:00Z" w16du:dateUtc="2026-06-05T14:36:00Z">
        <w:r>
          <w:rPr>
            <w:rFonts w:ascii="Cambria" w:hAnsi="Cambria"/>
            <w:sz w:val="28"/>
            <w:szCs w:val="28"/>
          </w:rPr>
          <w:tab/>
          <w:t>‘But you don’t know who?’</w:t>
        </w:r>
      </w:moveFrom>
    </w:p>
    <w:p w14:paraId="327A1EFE" w14:textId="41DCA173" w:rsidR="007636F1" w:rsidRDefault="007636F1" w:rsidP="0034760D">
      <w:pPr>
        <w:spacing w:line="360" w:lineRule="auto"/>
        <w:contextualSpacing/>
        <w:rPr>
          <w:moveFrom w:id="24255" w:author="Claire S" w:date="2026-06-05T15:36:00Z" w16du:dateUtc="2026-06-05T14:36:00Z"/>
          <w:rFonts w:ascii="Cambria" w:hAnsi="Cambria"/>
          <w:sz w:val="28"/>
          <w:szCs w:val="28"/>
        </w:rPr>
      </w:pPr>
      <w:moveFrom w:id="24256" w:author="Claire S" w:date="2026-06-05T15:36:00Z" w16du:dateUtc="2026-06-05T14:36:00Z">
        <w:r>
          <w:rPr>
            <w:rFonts w:ascii="Cambria" w:hAnsi="Cambria"/>
            <w:sz w:val="28"/>
            <w:szCs w:val="28"/>
          </w:rPr>
          <w:tab/>
          <w:t>‘No,’ Clara shook her head. ‘I bloody wish I did.’</w:t>
        </w:r>
      </w:moveFrom>
    </w:p>
    <w:moveFromRangeEnd w:id="24251"/>
    <w:p w14:paraId="5D01308C" w14:textId="39E466AC" w:rsidR="00883EEB" w:rsidRDefault="00883EEB" w:rsidP="0034760D">
      <w:pPr>
        <w:spacing w:line="360" w:lineRule="auto"/>
        <w:contextualSpacing/>
        <w:rPr>
          <w:rFonts w:ascii="Cambria" w:hAnsi="Cambria"/>
          <w:sz w:val="28"/>
          <w:szCs w:val="28"/>
        </w:rPr>
      </w:pPr>
      <w:r>
        <w:rPr>
          <w:rFonts w:ascii="Cambria" w:hAnsi="Cambria"/>
          <w:sz w:val="28"/>
          <w:szCs w:val="28"/>
        </w:rPr>
        <w:tab/>
      </w:r>
      <w:ins w:id="24257" w:author="Claire S" w:date="2026-06-05T15:29:00Z" w16du:dateUtc="2026-06-05T14:29:00Z">
        <w:r w:rsidR="00C40227">
          <w:rPr>
            <w:rFonts w:ascii="Cambria" w:hAnsi="Cambria"/>
            <w:sz w:val="28"/>
            <w:szCs w:val="28"/>
          </w:rPr>
          <w:t>‘</w:t>
        </w:r>
      </w:ins>
      <w:ins w:id="24258" w:author="Claire S" w:date="2026-08-03T12:53:00Z" w16du:dateUtc="2026-08-03T11:53:00Z">
        <w:r w:rsidR="00C96C48">
          <w:rPr>
            <w:rFonts w:ascii="Cambria" w:hAnsi="Cambria"/>
            <w:sz w:val="28"/>
            <w:szCs w:val="28"/>
          </w:rPr>
          <w:t xml:space="preserve">The thing </w:t>
        </w:r>
      </w:ins>
      <w:commentRangeStart w:id="24259"/>
      <w:del w:id="24260" w:author="Claire S" w:date="2026-06-05T15:31:00Z" w16du:dateUtc="2026-06-05T14:31:00Z">
        <w:r w:rsidR="007636F1">
          <w:rPr>
            <w:rFonts w:ascii="Cambria" w:hAnsi="Cambria"/>
            <w:sz w:val="28"/>
            <w:szCs w:val="28"/>
          </w:rPr>
          <w:delText>The thing</w:delText>
        </w:r>
      </w:del>
      <w:commentRangeEnd w:id="24259"/>
      <w:del w:id="24261" w:author="Claire S" w:date="2026-08-03T12:53:00Z" w16du:dateUtc="2026-08-03T11:53:00Z">
        <w:r w:rsidR="00814E7C" w:rsidDel="00C96C48">
          <w:rPr>
            <w:rStyle w:val="CommentReference"/>
            <w:rFonts w:ascii="Cambria" w:hAnsi="Cambria"/>
            <w:sz w:val="28"/>
            <w:szCs w:val="28"/>
          </w:rPr>
          <w:commentReference w:id="24259"/>
        </w:r>
      </w:del>
      <w:del w:id="24262" w:author="Claire S" w:date="2026-06-05T15:31:00Z" w16du:dateUtc="2026-06-05T14:31:00Z">
        <w:r w:rsidR="007636F1" w:rsidDel="008E0C2C">
          <w:rPr>
            <w:rFonts w:ascii="Cambria" w:hAnsi="Cambria"/>
            <w:sz w:val="28"/>
            <w:szCs w:val="28"/>
          </w:rPr>
          <w:delText xml:space="preserve"> that</w:delText>
        </w:r>
      </w:del>
      <w:ins w:id="24263" w:author="Claire S" w:date="2026-06-05T15:31:00Z" w16du:dateUtc="2026-06-05T14:31:00Z">
        <w:r w:rsidR="008E0C2C">
          <w:rPr>
            <w:rFonts w:ascii="Cambria" w:hAnsi="Cambria"/>
            <w:sz w:val="28"/>
            <w:szCs w:val="28"/>
          </w:rPr>
          <w:t xml:space="preserve">I don’t </w:t>
        </w:r>
      </w:ins>
      <w:del w:id="24264" w:author="Claire S" w:date="2026-06-05T15:31:00Z" w16du:dateUtc="2026-06-05T14:31:00Z">
        <w:r w:rsidR="007636F1" w:rsidDel="008E0C2C">
          <w:rPr>
            <w:rFonts w:ascii="Cambria" w:hAnsi="Cambria"/>
            <w:sz w:val="28"/>
            <w:szCs w:val="28"/>
          </w:rPr>
          <w:delText xml:space="preserve"> </w:delText>
        </w:r>
      </w:del>
      <w:r w:rsidR="007636F1">
        <w:rPr>
          <w:rFonts w:ascii="Cambria" w:hAnsi="Cambria"/>
          <w:sz w:val="28"/>
          <w:szCs w:val="28"/>
        </w:rPr>
        <w:t>ge</w:t>
      </w:r>
      <w:ins w:id="24265" w:author="Claire S" w:date="2026-06-05T15:35:00Z" w16du:dateUtc="2026-06-05T14:35:00Z">
        <w:r w:rsidR="00CA7A85">
          <w:rPr>
            <w:rFonts w:ascii="Cambria" w:hAnsi="Cambria"/>
            <w:sz w:val="28"/>
            <w:szCs w:val="28"/>
          </w:rPr>
          <w:t>t</w:t>
        </w:r>
      </w:ins>
      <w:ins w:id="24266" w:author="Claire S" w:date="2026-06-05T15:31:00Z" w16du:dateUtc="2026-06-05T14:31:00Z">
        <w:r w:rsidR="008E0C2C">
          <w:rPr>
            <w:rFonts w:ascii="Cambria" w:hAnsi="Cambria"/>
            <w:sz w:val="28"/>
            <w:szCs w:val="28"/>
          </w:rPr>
          <w:t xml:space="preserve"> </w:t>
        </w:r>
      </w:ins>
      <w:del w:id="24267" w:author="Claire S" w:date="2026-06-05T15:31:00Z" w16du:dateUtc="2026-06-05T14:31:00Z">
        <w:r w:rsidR="007636F1" w:rsidDel="008E0C2C">
          <w:rPr>
            <w:rFonts w:ascii="Cambria" w:hAnsi="Cambria"/>
            <w:sz w:val="28"/>
            <w:szCs w:val="28"/>
          </w:rPr>
          <w:delText>ts</w:delText>
        </w:r>
        <w:r w:rsidR="007636F1">
          <w:rPr>
            <w:rFonts w:ascii="Cambria" w:hAnsi="Cambria"/>
            <w:sz w:val="28"/>
            <w:szCs w:val="28"/>
          </w:rPr>
          <w:delText xml:space="preserve"> me </w:delText>
        </w:r>
      </w:del>
      <w:r w:rsidR="007636F1">
        <w:rPr>
          <w:rFonts w:ascii="Cambria" w:hAnsi="Cambria"/>
          <w:sz w:val="28"/>
          <w:szCs w:val="28"/>
        </w:rPr>
        <w:t>is</w:t>
      </w:r>
      <w:del w:id="24268" w:author="Daisy Watt" w:date="2026-06-23T23:58:00Z" w16du:dateUtc="2026-06-23T21:58:00Z">
        <w:r w:rsidDel="00EC1FF6">
          <w:rPr>
            <w:rFonts w:ascii="Cambria" w:hAnsi="Cambria"/>
            <w:sz w:val="28"/>
            <w:szCs w:val="28"/>
          </w:rPr>
          <w:delText>,</w:delText>
        </w:r>
      </w:del>
      <w:ins w:id="24269" w:author="Daisy Watt" w:date="2026-06-23T23:58:00Z" w16du:dateUtc="2026-06-23T21:58:00Z">
        <w:r w:rsidR="00C72C95">
          <w:rPr>
            <w:rFonts w:ascii="Cambria" w:hAnsi="Cambria"/>
            <w:sz w:val="28"/>
            <w:szCs w:val="28"/>
          </w:rPr>
          <w:t>—</w:t>
        </w:r>
      </w:ins>
      <w:r w:rsidR="0013714D">
        <w:rPr>
          <w:rFonts w:ascii="Cambria" w:hAnsi="Cambria"/>
          <w:sz w:val="28"/>
          <w:szCs w:val="28"/>
        </w:rPr>
        <w:t xml:space="preserve">’ Savannah </w:t>
      </w:r>
      <w:del w:id="24270" w:author="Claire S" w:date="2026-06-05T15:29:00Z" w16du:dateUtc="2026-06-05T14:29:00Z">
        <w:r w:rsidR="0013714D">
          <w:rPr>
            <w:rFonts w:ascii="Cambria" w:hAnsi="Cambria"/>
            <w:sz w:val="28"/>
            <w:szCs w:val="28"/>
          </w:rPr>
          <w:delText>stared at what they’d written</w:delText>
        </w:r>
      </w:del>
      <w:ins w:id="24271" w:author="Claire S" w:date="2026-07-31T17:49:00Z" w16du:dateUtc="2026-07-31T16:49:00Z">
        <w:r w:rsidR="00C96E99">
          <w:rPr>
            <w:rFonts w:ascii="Cambria" w:hAnsi="Cambria"/>
            <w:sz w:val="28"/>
            <w:szCs w:val="28"/>
          </w:rPr>
          <w:t xml:space="preserve">ignored </w:t>
        </w:r>
      </w:ins>
      <w:ins w:id="24272" w:author="Claire S" w:date="2026-08-03T11:58:00Z" w16du:dateUtc="2026-08-03T10:58:00Z">
        <w:r w:rsidR="00CA4A0E">
          <w:rPr>
            <w:rFonts w:ascii="Cambria" w:hAnsi="Cambria"/>
            <w:sz w:val="28"/>
            <w:szCs w:val="28"/>
          </w:rPr>
          <w:t>her</w:t>
        </w:r>
      </w:ins>
      <w:ins w:id="24273" w:author="Daisy Watt" w:date="2026-06-23T23:58:00Z" w16du:dateUtc="2026-06-23T21:58:00Z">
        <w:del w:id="24274" w:author="Claire S" w:date="2026-07-31T17:41:00Z" w16du:dateUtc="2026-07-31T16:41:00Z">
          <w:r w:rsidR="00C72C95" w:rsidDel="00C96E99">
            <w:rPr>
              <w:rFonts w:ascii="Cambria" w:hAnsi="Cambria"/>
              <w:sz w:val="28"/>
              <w:szCs w:val="28"/>
            </w:rPr>
            <w:delText>the phone</w:delText>
          </w:r>
        </w:del>
      </w:ins>
      <w:r w:rsidR="0013714D">
        <w:rPr>
          <w:rFonts w:ascii="Cambria" w:hAnsi="Cambria"/>
          <w:sz w:val="28"/>
          <w:szCs w:val="28"/>
        </w:rPr>
        <w:t>, ‘</w:t>
      </w:r>
      <w:ins w:id="24275" w:author="Daisy Watt" w:date="2026-06-23T23:58:00Z" w16du:dateUtc="2026-06-23T21:58:00Z">
        <w:r w:rsidR="00C72C95">
          <w:rPr>
            <w:rFonts w:ascii="Cambria" w:hAnsi="Cambria"/>
            <w:sz w:val="28"/>
            <w:szCs w:val="28"/>
          </w:rPr>
          <w:t>—</w:t>
        </w:r>
      </w:ins>
      <w:del w:id="24276" w:author="Claire S" w:date="2026-06-05T15:31:00Z" w16du:dateUtc="2026-06-05T14:31:00Z">
        <w:r>
          <w:rPr>
            <w:rFonts w:ascii="Cambria" w:hAnsi="Cambria"/>
            <w:sz w:val="28"/>
            <w:szCs w:val="28"/>
          </w:rPr>
          <w:delText xml:space="preserve">I just don’t get </w:delText>
        </w:r>
      </w:del>
      <w:r>
        <w:rPr>
          <w:rFonts w:ascii="Cambria" w:hAnsi="Cambria"/>
          <w:sz w:val="28"/>
          <w:szCs w:val="28"/>
        </w:rPr>
        <w:t xml:space="preserve">why </w:t>
      </w:r>
      <w:r w:rsidR="007636F1">
        <w:rPr>
          <w:rFonts w:ascii="Cambria" w:hAnsi="Cambria"/>
          <w:sz w:val="28"/>
          <w:szCs w:val="28"/>
        </w:rPr>
        <w:t>D</w:t>
      </w:r>
      <w:r>
        <w:rPr>
          <w:rFonts w:ascii="Cambria" w:hAnsi="Cambria"/>
          <w:sz w:val="28"/>
          <w:szCs w:val="28"/>
        </w:rPr>
        <w:t>e</w:t>
      </w:r>
      <w:r w:rsidR="007636F1">
        <w:rPr>
          <w:rFonts w:ascii="Cambria" w:hAnsi="Cambria"/>
          <w:sz w:val="28"/>
          <w:szCs w:val="28"/>
        </w:rPr>
        <w:t>x</w:t>
      </w:r>
      <w:r>
        <w:rPr>
          <w:rFonts w:ascii="Cambria" w:hAnsi="Cambria"/>
          <w:sz w:val="28"/>
          <w:szCs w:val="28"/>
        </w:rPr>
        <w:t xml:space="preserve"> went back to Langley that night.</w:t>
      </w:r>
      <w:r w:rsidR="0013714D">
        <w:rPr>
          <w:rFonts w:ascii="Cambria" w:hAnsi="Cambria"/>
          <w:sz w:val="28"/>
          <w:szCs w:val="28"/>
        </w:rPr>
        <w:t xml:space="preserve"> It make</w:t>
      </w:r>
      <w:r w:rsidR="007636F1">
        <w:rPr>
          <w:rFonts w:ascii="Cambria" w:hAnsi="Cambria"/>
          <w:sz w:val="28"/>
          <w:szCs w:val="28"/>
        </w:rPr>
        <w:t>s no</w:t>
      </w:r>
      <w:r w:rsidR="0013714D">
        <w:rPr>
          <w:rFonts w:ascii="Cambria" w:hAnsi="Cambria"/>
          <w:sz w:val="28"/>
          <w:szCs w:val="28"/>
        </w:rPr>
        <w:t xml:space="preserve"> sense.</w:t>
      </w:r>
      <w:r>
        <w:rPr>
          <w:rFonts w:ascii="Cambria" w:hAnsi="Cambria"/>
          <w:sz w:val="28"/>
          <w:szCs w:val="28"/>
        </w:rPr>
        <w:t>’</w:t>
      </w:r>
    </w:p>
    <w:p w14:paraId="675158D2" w14:textId="6E89277E" w:rsidR="00883EEB" w:rsidRDefault="00883EEB" w:rsidP="0034760D">
      <w:pPr>
        <w:spacing w:line="360" w:lineRule="auto"/>
        <w:contextualSpacing/>
        <w:rPr>
          <w:rFonts w:ascii="Cambria" w:hAnsi="Cambria"/>
          <w:sz w:val="28"/>
          <w:szCs w:val="28"/>
        </w:rPr>
      </w:pPr>
      <w:r>
        <w:rPr>
          <w:rFonts w:ascii="Cambria" w:hAnsi="Cambria"/>
          <w:sz w:val="28"/>
          <w:szCs w:val="28"/>
        </w:rPr>
        <w:tab/>
        <w:t>‘</w:t>
      </w:r>
      <w:r w:rsidR="0039202A">
        <w:rPr>
          <w:rFonts w:ascii="Cambria" w:hAnsi="Cambria"/>
          <w:sz w:val="28"/>
          <w:szCs w:val="28"/>
        </w:rPr>
        <w:t>H</w:t>
      </w:r>
      <w:r>
        <w:rPr>
          <w:rFonts w:ascii="Cambria" w:hAnsi="Cambria"/>
          <w:sz w:val="28"/>
          <w:szCs w:val="28"/>
        </w:rPr>
        <w:t>ave you checked he def</w:t>
      </w:r>
      <w:r w:rsidR="0039202A">
        <w:rPr>
          <w:rFonts w:ascii="Cambria" w:hAnsi="Cambria"/>
          <w:sz w:val="28"/>
          <w:szCs w:val="28"/>
        </w:rPr>
        <w:t>initely</w:t>
      </w:r>
      <w:r>
        <w:rPr>
          <w:rFonts w:ascii="Cambria" w:hAnsi="Cambria"/>
          <w:sz w:val="28"/>
          <w:szCs w:val="28"/>
        </w:rPr>
        <w:t xml:space="preserve"> came home</w:t>
      </w:r>
      <w:ins w:id="24277" w:author="Daisy Watt" w:date="2026-06-23T23:59:00Z" w16du:dateUtc="2026-06-23T21:59:00Z">
        <w:r w:rsidR="00245F9C">
          <w:rPr>
            <w:rFonts w:ascii="Cambria" w:hAnsi="Cambria"/>
            <w:sz w:val="28"/>
            <w:szCs w:val="28"/>
          </w:rPr>
          <w:t>,</w:t>
        </w:r>
      </w:ins>
      <w:r>
        <w:rPr>
          <w:rFonts w:ascii="Cambria" w:hAnsi="Cambria"/>
          <w:sz w:val="28"/>
          <w:szCs w:val="28"/>
        </w:rPr>
        <w:t xml:space="preserve"> first?</w:t>
      </w:r>
      <w:ins w:id="24278" w:author="Claire S" w:date="2026-06-05T15:35:00Z" w16du:dateUtc="2026-06-05T14:35:00Z">
        <w:r w:rsidR="00CA7A85">
          <w:rPr>
            <w:rFonts w:ascii="Cambria" w:hAnsi="Cambria"/>
            <w:sz w:val="28"/>
            <w:szCs w:val="28"/>
          </w:rPr>
          <w:t xml:space="preserve"> After the </w:t>
        </w:r>
        <w:del w:id="24279" w:author="Daisy Watt" w:date="2026-06-23T23:59:00Z" w16du:dateUtc="2026-06-23T21:59:00Z">
          <w:r w:rsidR="00CA7A85" w:rsidDel="00245F9C">
            <w:rPr>
              <w:rFonts w:ascii="Cambria" w:hAnsi="Cambria"/>
              <w:sz w:val="28"/>
              <w:szCs w:val="28"/>
            </w:rPr>
            <w:delText>A</w:delText>
          </w:r>
        </w:del>
      </w:ins>
      <w:ins w:id="24280" w:author="Daisy Watt" w:date="2026-06-23T23:59:00Z" w16du:dateUtc="2026-06-23T21:59:00Z">
        <w:r w:rsidR="00245F9C">
          <w:rPr>
            <w:rFonts w:ascii="Cambria" w:hAnsi="Cambria"/>
            <w:sz w:val="28"/>
            <w:szCs w:val="28"/>
          </w:rPr>
          <w:t>a</w:t>
        </w:r>
      </w:ins>
      <w:ins w:id="24281" w:author="Claire S" w:date="2026-06-05T15:35:00Z" w16du:dateUtc="2026-06-05T14:35:00Z">
        <w:r w:rsidR="00CA7A85">
          <w:rPr>
            <w:rFonts w:ascii="Cambria" w:hAnsi="Cambria"/>
            <w:sz w:val="28"/>
            <w:szCs w:val="28"/>
          </w:rPr>
          <w:t>wards.</w:t>
        </w:r>
      </w:ins>
      <w:r>
        <w:rPr>
          <w:rFonts w:ascii="Cambria" w:hAnsi="Cambria"/>
          <w:sz w:val="28"/>
          <w:szCs w:val="28"/>
        </w:rPr>
        <w:t>’</w:t>
      </w:r>
    </w:p>
    <w:p w14:paraId="1BCE2B9B" w14:textId="0B8E22DC" w:rsidR="00883EEB" w:rsidRDefault="00883EEB" w:rsidP="0034760D">
      <w:pPr>
        <w:spacing w:line="360" w:lineRule="auto"/>
        <w:contextualSpacing/>
        <w:rPr>
          <w:rFonts w:ascii="Cambria" w:hAnsi="Cambria"/>
          <w:sz w:val="28"/>
          <w:szCs w:val="28"/>
        </w:rPr>
      </w:pPr>
      <w:r>
        <w:rPr>
          <w:rFonts w:ascii="Cambria" w:hAnsi="Cambria"/>
          <w:sz w:val="28"/>
          <w:szCs w:val="28"/>
        </w:rPr>
        <w:tab/>
        <w:t>‘</w:t>
      </w:r>
      <w:r w:rsidR="0009636F">
        <w:rPr>
          <w:rFonts w:ascii="Cambria" w:hAnsi="Cambria"/>
          <w:sz w:val="28"/>
          <w:szCs w:val="28"/>
        </w:rPr>
        <w:t>N</w:t>
      </w:r>
      <w:r w:rsidR="0013714D">
        <w:rPr>
          <w:rFonts w:ascii="Cambria" w:hAnsi="Cambria"/>
          <w:sz w:val="28"/>
          <w:szCs w:val="28"/>
        </w:rPr>
        <w:t>o</w:t>
      </w:r>
      <w:r w:rsidR="0009636F">
        <w:rPr>
          <w:rFonts w:ascii="Cambria" w:hAnsi="Cambria"/>
          <w:sz w:val="28"/>
          <w:szCs w:val="28"/>
        </w:rPr>
        <w:t>.</w:t>
      </w:r>
      <w:r>
        <w:rPr>
          <w:rFonts w:ascii="Cambria" w:hAnsi="Cambria"/>
          <w:sz w:val="28"/>
          <w:szCs w:val="28"/>
        </w:rPr>
        <w:t xml:space="preserve"> </w:t>
      </w:r>
      <w:r w:rsidR="00CB411A">
        <w:rPr>
          <w:rFonts w:ascii="Cambria" w:hAnsi="Cambria"/>
          <w:sz w:val="28"/>
          <w:szCs w:val="28"/>
        </w:rPr>
        <w:t xml:space="preserve">I mean, </w:t>
      </w:r>
      <w:r>
        <w:rPr>
          <w:rFonts w:ascii="Cambria" w:hAnsi="Cambria"/>
          <w:sz w:val="28"/>
          <w:szCs w:val="28"/>
        </w:rPr>
        <w:t>I’m not sure how</w:t>
      </w:r>
      <w:r w:rsidR="0039202A">
        <w:rPr>
          <w:rFonts w:ascii="Cambria" w:hAnsi="Cambria"/>
          <w:sz w:val="28"/>
          <w:szCs w:val="28"/>
        </w:rPr>
        <w:t xml:space="preserve"> I could?</w:t>
      </w:r>
      <w:r w:rsidR="004F41E8">
        <w:rPr>
          <w:rFonts w:ascii="Cambria" w:hAnsi="Cambria"/>
          <w:sz w:val="28"/>
          <w:szCs w:val="28"/>
        </w:rPr>
        <w:t xml:space="preserve">  The CCTV doesn’t work.</w:t>
      </w:r>
      <w:r>
        <w:rPr>
          <w:rFonts w:ascii="Cambria" w:hAnsi="Cambria"/>
          <w:sz w:val="28"/>
          <w:szCs w:val="28"/>
        </w:rPr>
        <w:t>’</w:t>
      </w:r>
    </w:p>
    <w:p w14:paraId="1A8062D9" w14:textId="5F71F29B" w:rsidR="00D72B7B" w:rsidRDefault="00883EEB" w:rsidP="0034760D">
      <w:pPr>
        <w:spacing w:line="360" w:lineRule="auto"/>
        <w:contextualSpacing/>
        <w:rPr>
          <w:rFonts w:ascii="Cambria" w:hAnsi="Cambria"/>
          <w:sz w:val="28"/>
          <w:szCs w:val="28"/>
        </w:rPr>
      </w:pPr>
      <w:r>
        <w:rPr>
          <w:rFonts w:ascii="Cambria" w:hAnsi="Cambria"/>
          <w:sz w:val="28"/>
          <w:szCs w:val="28"/>
        </w:rPr>
        <w:tab/>
      </w:r>
      <w:del w:id="24282" w:author="Claire S" w:date="2026-06-05T15:30:00Z" w16du:dateUtc="2026-06-05T14:30:00Z">
        <w:r w:rsidR="00D72B7B">
          <w:rPr>
            <w:rFonts w:ascii="Cambria" w:hAnsi="Cambria"/>
            <w:sz w:val="28"/>
            <w:szCs w:val="28"/>
          </w:rPr>
          <w:delText>‘Do you have</w:delText>
        </w:r>
      </w:del>
      <w:ins w:id="24283" w:author="Claire S" w:date="2026-06-05T15:30:00Z" w16du:dateUtc="2026-06-05T14:30:00Z">
        <w:r w:rsidR="00C40227">
          <w:rPr>
            <w:rFonts w:ascii="Cambria" w:hAnsi="Cambria"/>
            <w:sz w:val="28"/>
            <w:szCs w:val="28"/>
          </w:rPr>
          <w:t>‘You mentioned</w:t>
        </w:r>
      </w:ins>
      <w:r w:rsidR="00D72B7B">
        <w:rPr>
          <w:rFonts w:ascii="Cambria" w:hAnsi="Cambria"/>
          <w:sz w:val="28"/>
          <w:szCs w:val="28"/>
        </w:rPr>
        <w:t xml:space="preserve"> a </w:t>
      </w:r>
      <w:commentRangeStart w:id="24284"/>
      <w:r w:rsidR="0039202A">
        <w:rPr>
          <w:rFonts w:ascii="Cambria" w:hAnsi="Cambria"/>
          <w:sz w:val="28"/>
          <w:szCs w:val="28"/>
        </w:rPr>
        <w:t>R</w:t>
      </w:r>
      <w:r w:rsidR="00D72B7B">
        <w:rPr>
          <w:rFonts w:ascii="Cambria" w:hAnsi="Cambria"/>
          <w:sz w:val="28"/>
          <w:szCs w:val="28"/>
        </w:rPr>
        <w:t>ing doorbell</w:t>
      </w:r>
      <w:commentRangeEnd w:id="24284"/>
      <w:r w:rsidR="002E3A62">
        <w:rPr>
          <w:rStyle w:val="CommentReference"/>
          <w:rFonts w:ascii="Cambria" w:hAnsi="Cambria"/>
          <w:sz w:val="28"/>
          <w:szCs w:val="28"/>
        </w:rPr>
        <w:commentReference w:id="24284"/>
      </w:r>
      <w:r w:rsidR="00D72B7B">
        <w:rPr>
          <w:rFonts w:ascii="Cambria" w:hAnsi="Cambria"/>
          <w:sz w:val="28"/>
          <w:szCs w:val="28"/>
        </w:rPr>
        <w:t>?’</w:t>
      </w:r>
    </w:p>
    <w:p w14:paraId="467CF2D8" w14:textId="04DC6B93" w:rsidR="00C40227" w:rsidRDefault="00C40227" w:rsidP="0034760D">
      <w:pPr>
        <w:spacing w:line="360" w:lineRule="auto"/>
        <w:contextualSpacing/>
        <w:rPr>
          <w:ins w:id="24285" w:author="Claire S" w:date="2026-06-05T15:30:00Z" w16du:dateUtc="2026-06-05T14:30:00Z"/>
          <w:rFonts w:ascii="Cambria" w:hAnsi="Cambria"/>
          <w:sz w:val="28"/>
          <w:szCs w:val="28"/>
        </w:rPr>
      </w:pPr>
      <w:ins w:id="24286" w:author="Claire S" w:date="2026-06-05T15:30:00Z" w16du:dateUtc="2026-06-05T14:30:00Z">
        <w:r>
          <w:rPr>
            <w:rFonts w:ascii="Cambria" w:hAnsi="Cambria"/>
            <w:sz w:val="28"/>
            <w:szCs w:val="28"/>
          </w:rPr>
          <w:tab/>
          <w:t>‘Yeah</w:t>
        </w:r>
      </w:ins>
      <w:ins w:id="24287" w:author="Claire S" w:date="2026-06-05T15:32:00Z" w16du:dateUtc="2026-06-05T14:32:00Z">
        <w:r w:rsidR="008E0C2C">
          <w:rPr>
            <w:rFonts w:ascii="Cambria" w:hAnsi="Cambria"/>
            <w:sz w:val="28"/>
            <w:szCs w:val="28"/>
          </w:rPr>
          <w:t>, sure,</w:t>
        </w:r>
      </w:ins>
      <w:ins w:id="24288" w:author="Claire S" w:date="2026-06-05T15:30:00Z" w16du:dateUtc="2026-06-05T14:30:00Z">
        <w:r>
          <w:rPr>
            <w:rFonts w:ascii="Cambria" w:hAnsi="Cambria"/>
            <w:sz w:val="28"/>
            <w:szCs w:val="28"/>
          </w:rPr>
          <w:t xml:space="preserve"> but the police took it.’</w:t>
        </w:r>
      </w:ins>
    </w:p>
    <w:p w14:paraId="0449E5CB" w14:textId="03D90BE9" w:rsidR="00F4778B" w:rsidRDefault="00C40227" w:rsidP="0034760D">
      <w:pPr>
        <w:spacing w:line="360" w:lineRule="auto"/>
        <w:contextualSpacing/>
        <w:rPr>
          <w:ins w:id="24289" w:author="Claire S" w:date="2026-06-05T19:06:00Z" w16du:dateUtc="2026-06-05T18:06:00Z"/>
          <w:rFonts w:ascii="Cambria" w:hAnsi="Cambria"/>
          <w:sz w:val="28"/>
          <w:szCs w:val="28"/>
        </w:rPr>
      </w:pPr>
      <w:ins w:id="24290" w:author="Claire S" w:date="2026-06-05T15:30:00Z" w16du:dateUtc="2026-06-05T14:30:00Z">
        <w:r>
          <w:rPr>
            <w:rFonts w:ascii="Cambria" w:hAnsi="Cambria"/>
            <w:sz w:val="28"/>
            <w:szCs w:val="28"/>
          </w:rPr>
          <w:tab/>
        </w:r>
      </w:ins>
      <w:ins w:id="24291" w:author="Claire S" w:date="2026-06-05T15:32:00Z" w16du:dateUtc="2026-06-05T14:32:00Z">
        <w:r w:rsidR="008E0C2C">
          <w:rPr>
            <w:rFonts w:ascii="Cambria" w:hAnsi="Cambria"/>
            <w:sz w:val="28"/>
            <w:szCs w:val="28"/>
          </w:rPr>
          <w:t>‘</w:t>
        </w:r>
      </w:ins>
      <w:ins w:id="24292" w:author="Claire S" w:date="2026-06-05T15:36:00Z" w16du:dateUtc="2026-06-05T14:36:00Z">
        <w:r w:rsidR="00CA7A85">
          <w:rPr>
            <w:rFonts w:ascii="Cambria" w:hAnsi="Cambria"/>
            <w:sz w:val="28"/>
            <w:szCs w:val="28"/>
          </w:rPr>
          <w:t>Well</w:t>
        </w:r>
      </w:ins>
      <w:ins w:id="24293" w:author="Claire S" w:date="2026-06-05T19:06:00Z" w16du:dateUtc="2026-06-05T18:06:00Z">
        <w:r w:rsidR="00F4778B">
          <w:rPr>
            <w:rFonts w:ascii="Cambria" w:hAnsi="Cambria"/>
            <w:sz w:val="28"/>
            <w:szCs w:val="28"/>
          </w:rPr>
          <w:t>,</w:t>
        </w:r>
      </w:ins>
      <w:ins w:id="24294" w:author="Claire S" w:date="2026-06-05T15:36:00Z" w16du:dateUtc="2026-06-05T14:36:00Z">
        <w:r w:rsidR="00CA7A85">
          <w:rPr>
            <w:rFonts w:ascii="Cambria" w:hAnsi="Cambria"/>
            <w:sz w:val="28"/>
            <w:szCs w:val="28"/>
          </w:rPr>
          <w:t xml:space="preserve"> they must know.</w:t>
        </w:r>
      </w:ins>
      <w:ins w:id="24295" w:author="Claire S" w:date="2026-06-05T19:06:00Z" w16du:dateUtc="2026-06-05T18:06:00Z">
        <w:r w:rsidR="00F4778B">
          <w:rPr>
            <w:rFonts w:ascii="Cambria" w:hAnsi="Cambria"/>
            <w:sz w:val="28"/>
            <w:szCs w:val="28"/>
          </w:rPr>
          <w:t xml:space="preserve"> Have you asked them?’</w:t>
        </w:r>
      </w:ins>
    </w:p>
    <w:p w14:paraId="2DA3E168" w14:textId="09ACBCEB" w:rsidR="00F4778B" w:rsidRDefault="00F4778B" w:rsidP="0034760D">
      <w:pPr>
        <w:spacing w:line="360" w:lineRule="auto"/>
        <w:contextualSpacing/>
        <w:rPr>
          <w:ins w:id="24296" w:author="Claire S" w:date="2026-06-05T19:06:00Z" w16du:dateUtc="2026-06-05T18:06:00Z"/>
          <w:rFonts w:ascii="Cambria" w:hAnsi="Cambria"/>
          <w:sz w:val="28"/>
          <w:szCs w:val="28"/>
        </w:rPr>
      </w:pPr>
      <w:ins w:id="24297" w:author="Claire S" w:date="2026-06-05T19:06:00Z" w16du:dateUtc="2026-06-05T18:06:00Z">
        <w:r>
          <w:rPr>
            <w:rFonts w:ascii="Cambria" w:hAnsi="Cambria"/>
            <w:sz w:val="28"/>
            <w:szCs w:val="28"/>
          </w:rPr>
          <w:tab/>
        </w:r>
      </w:ins>
      <w:ins w:id="24298" w:author="Claire S" w:date="2026-06-05T19:07:00Z" w16du:dateUtc="2026-06-05T18:07:00Z">
        <w:r>
          <w:rPr>
            <w:rFonts w:ascii="Cambria" w:hAnsi="Cambria"/>
            <w:sz w:val="28"/>
            <w:szCs w:val="28"/>
          </w:rPr>
          <w:t>‘Definitely not. They thought I killed him.’</w:t>
        </w:r>
      </w:ins>
    </w:p>
    <w:p w14:paraId="6D54FC13" w14:textId="45566F3C" w:rsidR="00883EEB" w:rsidRDefault="00F4778B">
      <w:pPr>
        <w:spacing w:line="360" w:lineRule="auto"/>
        <w:ind w:firstLine="720"/>
        <w:contextualSpacing/>
        <w:rPr>
          <w:del w:id="24299" w:author="Claire S" w:date="2026-06-05T15:30:00Z" w16du:dateUtc="2026-06-05T14:30:00Z"/>
          <w:rFonts w:ascii="Cambria" w:hAnsi="Cambria"/>
          <w:sz w:val="28"/>
          <w:szCs w:val="28"/>
        </w:rPr>
        <w:pPrChange w:id="24300" w:author="Claire S" w:date="2026-06-05T19:06:00Z" w16du:dateUtc="2026-06-05T18:06:00Z">
          <w:pPr>
            <w:spacing w:line="360" w:lineRule="auto"/>
            <w:contextualSpacing/>
          </w:pPr>
        </w:pPrChange>
      </w:pPr>
      <w:ins w:id="24301" w:author="Claire S" w:date="2026-06-05T19:06:00Z" w16du:dateUtc="2026-06-05T18:06:00Z">
        <w:r>
          <w:rPr>
            <w:rFonts w:ascii="Cambria" w:hAnsi="Cambria"/>
            <w:sz w:val="28"/>
            <w:szCs w:val="28"/>
          </w:rPr>
          <w:t>‘</w:t>
        </w:r>
      </w:ins>
      <w:ins w:id="24302" w:author="Claire S" w:date="2026-06-05T15:36:00Z" w16du:dateUtc="2026-06-05T14:36:00Z">
        <w:r w:rsidR="00CA7A85">
          <w:rPr>
            <w:rFonts w:ascii="Cambria" w:hAnsi="Cambria"/>
            <w:sz w:val="28"/>
            <w:szCs w:val="28"/>
          </w:rPr>
          <w:t>But if you want to see</w:t>
        </w:r>
      </w:ins>
      <w:ins w:id="24303" w:author="Daisy Watt" w:date="2026-06-23T23:59:00Z" w16du:dateUtc="2026-06-23T21:59:00Z">
        <w:r w:rsidR="00DB0004">
          <w:rPr>
            <w:rFonts w:ascii="Cambria" w:hAnsi="Cambria"/>
            <w:sz w:val="28"/>
            <w:szCs w:val="28"/>
          </w:rPr>
          <w:t>,</w:t>
        </w:r>
      </w:ins>
      <w:ins w:id="24304" w:author="Claire S" w:date="2026-06-05T15:36:00Z" w16du:dateUtc="2026-06-05T14:36:00Z">
        <w:del w:id="24305" w:author="Daisy Watt" w:date="2026-06-23T23:59:00Z" w16du:dateUtc="2026-06-23T21:59:00Z">
          <w:r w:rsidR="00CA7A85" w:rsidDel="00DB0004">
            <w:rPr>
              <w:rFonts w:ascii="Cambria" w:hAnsi="Cambria"/>
              <w:sz w:val="28"/>
              <w:szCs w:val="28"/>
            </w:rPr>
            <w:delText xml:space="preserve"> -</w:delText>
          </w:r>
        </w:del>
        <w:r w:rsidR="00CA7A85">
          <w:rPr>
            <w:rFonts w:ascii="Cambria" w:hAnsi="Cambria"/>
            <w:sz w:val="28"/>
            <w:szCs w:val="28"/>
          </w:rPr>
          <w:t xml:space="preserve"> </w:t>
        </w:r>
      </w:ins>
      <w:ins w:id="24306" w:author="Claire S" w:date="2026-06-05T15:30:00Z" w16du:dateUtc="2026-06-05T14:30:00Z">
        <w:r w:rsidR="00C40227">
          <w:rPr>
            <w:rFonts w:ascii="Cambria" w:hAnsi="Cambria"/>
            <w:sz w:val="28"/>
            <w:szCs w:val="28"/>
          </w:rPr>
          <w:t xml:space="preserve">don’t you have the </w:t>
        </w:r>
      </w:ins>
      <w:ins w:id="24307" w:author="Claire S" w:date="2026-06-08T17:19:00Z" w16du:dateUtc="2026-06-08T16:19:00Z">
        <w:r w:rsidR="0087164E">
          <w:rPr>
            <w:rFonts w:ascii="Cambria" w:hAnsi="Cambria"/>
            <w:sz w:val="28"/>
            <w:szCs w:val="28"/>
          </w:rPr>
          <w:t xml:space="preserve">Ring </w:t>
        </w:r>
      </w:ins>
      <w:ins w:id="24308" w:author="Claire S" w:date="2026-06-05T15:30:00Z" w16du:dateUtc="2026-06-05T14:30:00Z">
        <w:r w:rsidR="00C40227">
          <w:rPr>
            <w:rFonts w:ascii="Cambria" w:hAnsi="Cambria"/>
            <w:sz w:val="28"/>
            <w:szCs w:val="28"/>
          </w:rPr>
          <w:t xml:space="preserve">app </w:t>
        </w:r>
      </w:ins>
      <w:del w:id="24309" w:author="Claire S" w:date="2026-06-05T15:30:00Z" w16du:dateUtc="2026-06-05T14:30:00Z">
        <w:r w:rsidR="00883EEB" w:rsidDel="00C40227">
          <w:rPr>
            <w:rFonts w:ascii="Cambria" w:hAnsi="Cambria"/>
            <w:sz w:val="28"/>
            <w:szCs w:val="28"/>
          </w:rPr>
          <w:tab/>
          <w:delText>‘A what?’</w:delText>
        </w:r>
      </w:del>
    </w:p>
    <w:p w14:paraId="143037E4" w14:textId="77777777" w:rsidR="008E0C2C" w:rsidRDefault="0039202A">
      <w:pPr>
        <w:spacing w:line="360" w:lineRule="auto"/>
        <w:ind w:firstLine="720"/>
        <w:contextualSpacing/>
        <w:rPr>
          <w:ins w:id="24310" w:author="Claire S" w:date="2026-06-05T15:32:00Z" w16du:dateUtc="2026-06-05T14:32:00Z"/>
          <w:rFonts w:ascii="Cambria" w:hAnsi="Cambria"/>
          <w:sz w:val="28"/>
          <w:szCs w:val="28"/>
        </w:rPr>
        <w:pPrChange w:id="24311" w:author="Claire S" w:date="2026-06-05T19:06:00Z" w16du:dateUtc="2026-06-05T18:06:00Z">
          <w:pPr>
            <w:spacing w:line="360" w:lineRule="auto"/>
            <w:contextualSpacing/>
          </w:pPr>
        </w:pPrChange>
      </w:pPr>
      <w:del w:id="24312" w:author="Claire S" w:date="2026-06-05T15:30:00Z" w16du:dateUtc="2026-06-05T14:30:00Z">
        <w:r>
          <w:rPr>
            <w:rFonts w:ascii="Cambria" w:hAnsi="Cambria"/>
            <w:sz w:val="28"/>
            <w:szCs w:val="28"/>
          </w:rPr>
          <w:tab/>
          <w:delText>‘Like a</w:delText>
        </w:r>
        <w:r w:rsidR="00F4702F">
          <w:rPr>
            <w:rFonts w:ascii="Cambria" w:hAnsi="Cambria"/>
            <w:sz w:val="28"/>
            <w:szCs w:val="28"/>
          </w:rPr>
          <w:delText xml:space="preserve">n app </w:delText>
        </w:r>
      </w:del>
      <w:r w:rsidR="00F4702F">
        <w:rPr>
          <w:rFonts w:ascii="Cambria" w:hAnsi="Cambria"/>
          <w:sz w:val="28"/>
          <w:szCs w:val="28"/>
        </w:rPr>
        <w:t>on your phone</w:t>
      </w:r>
      <w:del w:id="24313" w:author="Claire S" w:date="2026-06-05T15:30:00Z" w16du:dateUtc="2026-06-05T14:30:00Z">
        <w:r w:rsidR="00F4702F">
          <w:rPr>
            <w:rFonts w:ascii="Cambria" w:hAnsi="Cambria"/>
            <w:sz w:val="28"/>
            <w:szCs w:val="28"/>
          </w:rPr>
          <w:delText xml:space="preserve">; </w:delText>
        </w:r>
      </w:del>
      <w:ins w:id="24314" w:author="Claire S" w:date="2026-06-05T15:30:00Z" w16du:dateUtc="2026-06-05T14:30:00Z">
        <w:r w:rsidR="00C40227">
          <w:rPr>
            <w:rFonts w:ascii="Cambria" w:hAnsi="Cambria"/>
            <w:sz w:val="28"/>
            <w:szCs w:val="28"/>
          </w:rPr>
          <w:t>?</w:t>
        </w:r>
      </w:ins>
      <w:ins w:id="24315" w:author="Claire S" w:date="2026-06-05T15:32:00Z" w16du:dateUtc="2026-06-05T14:32:00Z">
        <w:r w:rsidR="008E0C2C">
          <w:rPr>
            <w:rFonts w:ascii="Cambria" w:hAnsi="Cambria"/>
            <w:sz w:val="28"/>
            <w:szCs w:val="28"/>
          </w:rPr>
          <w:t>’</w:t>
        </w:r>
      </w:ins>
    </w:p>
    <w:p w14:paraId="266981A4" w14:textId="28866F3D" w:rsidR="008E0C2C" w:rsidRDefault="008E0C2C" w:rsidP="0034760D">
      <w:pPr>
        <w:spacing w:line="360" w:lineRule="auto"/>
        <w:contextualSpacing/>
        <w:rPr>
          <w:ins w:id="24316" w:author="Claire S" w:date="2026-06-05T15:32:00Z" w16du:dateUtc="2026-06-05T14:32:00Z"/>
          <w:rFonts w:ascii="Cambria" w:hAnsi="Cambria"/>
          <w:sz w:val="28"/>
          <w:szCs w:val="28"/>
        </w:rPr>
      </w:pPr>
      <w:ins w:id="24317" w:author="Claire S" w:date="2026-06-05T15:32:00Z" w16du:dateUtc="2026-06-05T14:32:00Z">
        <w:r>
          <w:rPr>
            <w:rFonts w:ascii="Cambria" w:hAnsi="Cambria"/>
            <w:sz w:val="28"/>
            <w:szCs w:val="28"/>
          </w:rPr>
          <w:tab/>
          <w:t>‘</w:t>
        </w:r>
      </w:ins>
      <w:ins w:id="24318" w:author="Claire S" w:date="2026-08-03T12:53:00Z" w16du:dateUtc="2026-08-03T11:53:00Z">
        <w:r w:rsidR="00A14C4D">
          <w:rPr>
            <w:rFonts w:ascii="Cambria" w:hAnsi="Cambria"/>
            <w:sz w:val="28"/>
            <w:szCs w:val="28"/>
          </w:rPr>
          <w:t>The app? No</w:t>
        </w:r>
      </w:ins>
      <w:ins w:id="24319" w:author="Claire S" w:date="2026-06-05T15:32:00Z" w16du:dateUtc="2026-06-05T14:32:00Z">
        <w:r>
          <w:rPr>
            <w:rFonts w:ascii="Cambria" w:hAnsi="Cambria"/>
            <w:sz w:val="28"/>
            <w:szCs w:val="28"/>
          </w:rPr>
          <w:t>. What does it do?’</w:t>
        </w:r>
      </w:ins>
    </w:p>
    <w:p w14:paraId="28C4AF1F" w14:textId="688CA8FE" w:rsidR="005A79B0" w:rsidRDefault="008E0C2C">
      <w:pPr>
        <w:spacing w:line="360" w:lineRule="auto"/>
        <w:ind w:firstLine="720"/>
        <w:contextualSpacing/>
        <w:rPr>
          <w:rFonts w:ascii="Cambria" w:hAnsi="Cambria"/>
          <w:sz w:val="28"/>
          <w:szCs w:val="28"/>
        </w:rPr>
        <w:pPrChange w:id="24320" w:author="Claire S" w:date="2026-06-05T16:45:00Z" w16du:dateUtc="2026-06-05T15:45:00Z">
          <w:pPr>
            <w:spacing w:line="360" w:lineRule="auto"/>
            <w:contextualSpacing/>
          </w:pPr>
        </w:pPrChange>
      </w:pPr>
      <w:ins w:id="24321" w:author="Claire S" w:date="2026-06-05T15:32:00Z" w16du:dateUtc="2026-06-05T14:32:00Z">
        <w:r w:rsidRPr="00843601">
          <w:rPr>
            <w:rFonts w:ascii="Cambria" w:hAnsi="Cambria"/>
            <w:sz w:val="28"/>
            <w:szCs w:val="28"/>
          </w:rPr>
          <w:t>‘</w:t>
        </w:r>
      </w:ins>
      <w:ins w:id="24322" w:author="Claire S" w:date="2026-06-05T15:30:00Z" w16du:dateUtc="2026-06-05T14:30:00Z">
        <w:r w:rsidR="00C40227" w:rsidRPr="00843601">
          <w:rPr>
            <w:rFonts w:ascii="Cambria" w:hAnsi="Cambria"/>
            <w:sz w:val="28"/>
            <w:szCs w:val="28"/>
          </w:rPr>
          <w:t>It</w:t>
        </w:r>
      </w:ins>
      <w:del w:id="24323" w:author="Claire S" w:date="2026-06-05T15:30:00Z" w16du:dateUtc="2026-06-05T14:30:00Z">
        <w:r w:rsidR="00F4702F" w:rsidRPr="00843601">
          <w:rPr>
            <w:rFonts w:ascii="Cambria" w:hAnsi="Cambria"/>
            <w:sz w:val="28"/>
            <w:szCs w:val="28"/>
          </w:rPr>
          <w:delText>a</w:delText>
        </w:r>
        <w:r w:rsidR="0039202A" w:rsidRPr="00843601">
          <w:rPr>
            <w:rFonts w:ascii="Cambria" w:hAnsi="Cambria"/>
            <w:sz w:val="28"/>
            <w:szCs w:val="28"/>
          </w:rPr>
          <w:delText xml:space="preserve"> doorbell that</w:delText>
        </w:r>
      </w:del>
      <w:r w:rsidR="0039202A" w:rsidRPr="00843601">
        <w:rPr>
          <w:rFonts w:ascii="Cambria" w:hAnsi="Cambria"/>
          <w:sz w:val="28"/>
          <w:szCs w:val="28"/>
        </w:rPr>
        <w:t xml:space="preserve"> records</w:t>
      </w:r>
      <w:r w:rsidR="00CB411A" w:rsidRPr="00843601">
        <w:rPr>
          <w:rFonts w:ascii="Cambria" w:hAnsi="Cambria"/>
          <w:sz w:val="28"/>
          <w:szCs w:val="28"/>
        </w:rPr>
        <w:t xml:space="preserve"> </w:t>
      </w:r>
      <w:ins w:id="24324" w:author="Claire S" w:date="2026-06-05T15:32:00Z" w16du:dateUtc="2026-06-05T14:32:00Z">
        <w:r w:rsidRPr="00843601">
          <w:rPr>
            <w:rFonts w:ascii="Cambria" w:hAnsi="Cambria"/>
            <w:sz w:val="28"/>
            <w:szCs w:val="28"/>
          </w:rPr>
          <w:t xml:space="preserve">the footage of </w:t>
        </w:r>
      </w:ins>
      <w:r w:rsidR="00CB411A" w:rsidRPr="00843601">
        <w:rPr>
          <w:rFonts w:ascii="Cambria" w:hAnsi="Cambria"/>
          <w:sz w:val="28"/>
          <w:szCs w:val="28"/>
        </w:rPr>
        <w:t>who’s outside your door</w:t>
      </w:r>
      <w:r w:rsidR="0039202A" w:rsidRPr="00843601">
        <w:rPr>
          <w:rFonts w:ascii="Cambria" w:hAnsi="Cambria"/>
          <w:sz w:val="28"/>
          <w:szCs w:val="28"/>
        </w:rPr>
        <w:t>.</w:t>
      </w:r>
      <w:r w:rsidR="0009636F" w:rsidRPr="00843601">
        <w:rPr>
          <w:rFonts w:ascii="Cambria" w:hAnsi="Cambria"/>
          <w:sz w:val="28"/>
          <w:szCs w:val="28"/>
        </w:rPr>
        <w:t xml:space="preserve">  </w:t>
      </w:r>
      <w:r w:rsidR="00C73C15" w:rsidRPr="00843601">
        <w:rPr>
          <w:rFonts w:ascii="Cambria" w:hAnsi="Cambria"/>
          <w:sz w:val="28"/>
          <w:szCs w:val="28"/>
        </w:rPr>
        <w:t>A lot of us have</w:t>
      </w:r>
      <w:r w:rsidR="0009636F" w:rsidRPr="00843601">
        <w:rPr>
          <w:rFonts w:ascii="Cambria" w:hAnsi="Cambria"/>
          <w:sz w:val="28"/>
          <w:szCs w:val="28"/>
        </w:rPr>
        <w:t xml:space="preserve"> them on </w:t>
      </w:r>
      <w:r w:rsidR="00C73C15" w:rsidRPr="00843601">
        <w:rPr>
          <w:rFonts w:ascii="Cambria" w:hAnsi="Cambria"/>
          <w:sz w:val="28"/>
          <w:szCs w:val="28"/>
        </w:rPr>
        <w:t>my</w:t>
      </w:r>
      <w:r w:rsidR="0009636F" w:rsidRPr="00843601">
        <w:rPr>
          <w:rFonts w:ascii="Cambria" w:hAnsi="Cambria"/>
          <w:sz w:val="28"/>
          <w:szCs w:val="28"/>
        </w:rPr>
        <w:t xml:space="preserve"> estate</w:t>
      </w:r>
      <w:del w:id="24325" w:author="Daisy Watt" w:date="2026-06-24T00:00:00Z" w16du:dateUtc="2026-06-23T22:00:00Z">
        <w:r w:rsidR="0009636F" w:rsidRPr="00843601" w:rsidDel="00435C53">
          <w:rPr>
            <w:rFonts w:ascii="Cambria" w:hAnsi="Cambria"/>
            <w:sz w:val="28"/>
            <w:szCs w:val="28"/>
          </w:rPr>
          <w:delText>,</w:delText>
        </w:r>
      </w:del>
      <w:ins w:id="24326" w:author="Daisy Watt" w:date="2026-06-24T00:00:00Z" w16du:dateUtc="2026-06-23T22:00:00Z">
        <w:r w:rsidR="00435C53" w:rsidRPr="00843601">
          <w:rPr>
            <w:rFonts w:ascii="Cambria" w:hAnsi="Cambria"/>
            <w:sz w:val="28"/>
            <w:szCs w:val="28"/>
          </w:rPr>
          <w:t>.</w:t>
        </w:r>
      </w:ins>
      <w:r w:rsidR="0039202A" w:rsidRPr="00843601">
        <w:rPr>
          <w:rFonts w:ascii="Cambria" w:hAnsi="Cambria"/>
          <w:sz w:val="28"/>
          <w:szCs w:val="28"/>
        </w:rPr>
        <w:t>’</w:t>
      </w:r>
      <w:r w:rsidR="0009636F" w:rsidRPr="00843601">
        <w:rPr>
          <w:rFonts w:ascii="Cambria" w:hAnsi="Cambria"/>
          <w:sz w:val="28"/>
          <w:szCs w:val="28"/>
        </w:rPr>
        <w:t xml:space="preserve"> Clara </w:t>
      </w:r>
      <w:ins w:id="24327" w:author="Daisy Watt" w:date="2026-06-24T00:00:00Z" w16du:dateUtc="2026-06-23T22:00:00Z">
        <w:r w:rsidR="00FA01BB" w:rsidRPr="00843601">
          <w:rPr>
            <w:rFonts w:ascii="Cambria" w:hAnsi="Cambria"/>
            <w:sz w:val="28"/>
            <w:szCs w:val="28"/>
          </w:rPr>
          <w:t>fe</w:t>
        </w:r>
        <w:r w:rsidR="00FA01BB">
          <w:rPr>
            <w:rFonts w:ascii="Cambria" w:hAnsi="Cambria"/>
            <w:sz w:val="28"/>
            <w:szCs w:val="28"/>
          </w:rPr>
          <w:t xml:space="preserve">lt herself </w:t>
        </w:r>
      </w:ins>
      <w:ins w:id="24328" w:author="Claire S" w:date="2026-07-31T17:42:00Z" w16du:dateUtc="2026-07-31T16:42:00Z">
        <w:r w:rsidR="00C96E99" w:rsidRPr="00C96E99">
          <w:rPr>
            <w:rFonts w:ascii="Cambria" w:hAnsi="Cambria"/>
            <w:sz w:val="28"/>
            <w:szCs w:val="28"/>
            <w:rPrChange w:id="24329" w:author="Claire S" w:date="2026-07-31T17:42:00Z" w16du:dateUtc="2026-07-31T16:42:00Z">
              <w:rPr>
                <w:rFonts w:ascii="Cambria" w:hAnsi="Cambria"/>
                <w:sz w:val="28"/>
                <w:szCs w:val="28"/>
                <w:highlight w:val="green"/>
              </w:rPr>
            </w:rPrChange>
          </w:rPr>
          <w:t>b</w:t>
        </w:r>
      </w:ins>
      <w:del w:id="24330" w:author="Claire S" w:date="2026-07-31T17:42:00Z" w16du:dateUtc="2026-07-31T16:42:00Z">
        <w:r w:rsidR="0009636F" w:rsidRPr="00C96E99" w:rsidDel="00C96E99">
          <w:rPr>
            <w:rFonts w:ascii="Cambria" w:hAnsi="Cambria"/>
            <w:sz w:val="28"/>
            <w:szCs w:val="28"/>
          </w:rPr>
          <w:delText>f</w:delText>
        </w:r>
      </w:del>
      <w:r w:rsidR="0009636F" w:rsidRPr="00C96E99">
        <w:rPr>
          <w:rFonts w:ascii="Cambria" w:hAnsi="Cambria"/>
          <w:sz w:val="28"/>
          <w:szCs w:val="28"/>
        </w:rPr>
        <w:t>lush</w:t>
      </w:r>
      <w:del w:id="24331" w:author="Daisy Watt" w:date="2026-06-24T00:00:00Z" w16du:dateUtc="2026-06-23T22:00:00Z">
        <w:r w:rsidR="0009636F" w:rsidRPr="00C96E99" w:rsidDel="00FA01BB">
          <w:rPr>
            <w:rFonts w:ascii="Cambria" w:hAnsi="Cambria"/>
            <w:sz w:val="28"/>
            <w:szCs w:val="28"/>
          </w:rPr>
          <w:delText>ed a bit</w:delText>
        </w:r>
      </w:del>
      <w:r w:rsidR="0009636F" w:rsidRPr="00C96E99">
        <w:rPr>
          <w:rFonts w:ascii="Cambria" w:hAnsi="Cambria"/>
          <w:sz w:val="28"/>
          <w:szCs w:val="28"/>
        </w:rPr>
        <w:t>.</w:t>
      </w:r>
      <w:r w:rsidR="0009636F">
        <w:rPr>
          <w:rFonts w:ascii="Cambria" w:hAnsi="Cambria"/>
          <w:sz w:val="28"/>
          <w:szCs w:val="28"/>
        </w:rPr>
        <w:t xml:space="preserve"> </w:t>
      </w:r>
    </w:p>
    <w:p w14:paraId="5AF727AC" w14:textId="7C8E39AB" w:rsidR="005A79B0" w:rsidRDefault="005A79B0" w:rsidP="0034760D">
      <w:pPr>
        <w:spacing w:line="360" w:lineRule="auto"/>
        <w:contextualSpacing/>
        <w:rPr>
          <w:rFonts w:ascii="Cambria" w:hAnsi="Cambria"/>
          <w:sz w:val="28"/>
          <w:szCs w:val="28"/>
        </w:rPr>
      </w:pPr>
      <w:r>
        <w:rPr>
          <w:rFonts w:ascii="Cambria" w:hAnsi="Cambria"/>
          <w:sz w:val="28"/>
          <w:szCs w:val="28"/>
        </w:rPr>
        <w:tab/>
        <w:t>‘Estate?’ Savannah looked confused.</w:t>
      </w:r>
    </w:p>
    <w:p w14:paraId="67753B86" w14:textId="757B49F1" w:rsidR="0039202A" w:rsidRDefault="005A79B0" w:rsidP="0034760D">
      <w:pPr>
        <w:spacing w:line="360" w:lineRule="auto"/>
        <w:contextualSpacing/>
        <w:rPr>
          <w:rFonts w:ascii="Cambria" w:hAnsi="Cambria"/>
          <w:sz w:val="28"/>
          <w:szCs w:val="28"/>
        </w:rPr>
      </w:pPr>
      <w:r>
        <w:rPr>
          <w:rFonts w:ascii="Cambria" w:hAnsi="Cambria"/>
          <w:sz w:val="28"/>
          <w:szCs w:val="28"/>
        </w:rPr>
        <w:tab/>
        <w:t xml:space="preserve">‘Council estate,’ Clara tried to look blasé. She couldn’t be intimidated by this woman’s inherited wealth. </w:t>
      </w:r>
      <w:r w:rsidR="0009636F">
        <w:rPr>
          <w:rFonts w:ascii="Cambria" w:hAnsi="Cambria"/>
          <w:sz w:val="28"/>
          <w:szCs w:val="28"/>
        </w:rPr>
        <w:t>‘</w:t>
      </w:r>
      <w:ins w:id="24332" w:author="Daisy Watt" w:date="2026-06-24T00:03:00Z" w16du:dateUtc="2026-06-23T22:03:00Z">
        <w:r w:rsidR="008C38EC">
          <w:rPr>
            <w:rFonts w:ascii="Cambria" w:hAnsi="Cambria"/>
            <w:sz w:val="28"/>
            <w:szCs w:val="28"/>
          </w:rPr>
          <w:t>’</w:t>
        </w:r>
      </w:ins>
      <w:r w:rsidR="0009636F">
        <w:rPr>
          <w:rFonts w:ascii="Cambria" w:hAnsi="Cambria"/>
          <w:sz w:val="28"/>
          <w:szCs w:val="28"/>
        </w:rPr>
        <w:t>Cos it’</w:t>
      </w:r>
      <w:ins w:id="24333" w:author="Daisy Watt" w:date="2026-06-24T00:03:00Z" w16du:dateUtc="2026-06-23T22:03:00Z">
        <w:r w:rsidR="000B4C00">
          <w:rPr>
            <w:rFonts w:ascii="Cambria" w:hAnsi="Cambria"/>
            <w:sz w:val="28"/>
            <w:szCs w:val="28"/>
          </w:rPr>
          <w:t>s…</w:t>
        </w:r>
      </w:ins>
      <w:del w:id="24334" w:author="Daisy Watt" w:date="2026-06-24T00:03:00Z" w16du:dateUtc="2026-06-23T22:03:00Z">
        <w:r w:rsidR="0009636F" w:rsidDel="000B4C00">
          <w:rPr>
            <w:rFonts w:ascii="Cambria" w:hAnsi="Cambria"/>
            <w:sz w:val="28"/>
            <w:szCs w:val="28"/>
          </w:rPr>
          <w:delText>s –</w:delText>
        </w:r>
      </w:del>
      <w:r w:rsidR="0009636F">
        <w:rPr>
          <w:rFonts w:ascii="Cambria" w:hAnsi="Cambria"/>
          <w:sz w:val="28"/>
          <w:szCs w:val="28"/>
        </w:rPr>
        <w:t xml:space="preserve"> it can be a bit dodgy.’</w:t>
      </w:r>
    </w:p>
    <w:p w14:paraId="1DB17148" w14:textId="28022C6E" w:rsidR="0039202A" w:rsidRDefault="0039202A" w:rsidP="0034760D">
      <w:pPr>
        <w:spacing w:line="360" w:lineRule="auto"/>
        <w:contextualSpacing/>
        <w:rPr>
          <w:ins w:id="24335" w:author="Claire S" w:date="2026-06-05T15:33:00Z" w16du:dateUtc="2026-06-05T14:33:00Z"/>
          <w:rFonts w:ascii="Cambria" w:hAnsi="Cambria"/>
          <w:sz w:val="28"/>
          <w:szCs w:val="28"/>
        </w:rPr>
      </w:pPr>
      <w:r>
        <w:rPr>
          <w:rFonts w:ascii="Cambria" w:hAnsi="Cambria"/>
          <w:sz w:val="28"/>
          <w:szCs w:val="28"/>
        </w:rPr>
        <w:tab/>
        <w:t>‘</w:t>
      </w:r>
      <w:r w:rsidR="0009636F">
        <w:rPr>
          <w:rFonts w:ascii="Cambria" w:hAnsi="Cambria"/>
          <w:sz w:val="28"/>
          <w:szCs w:val="28"/>
        </w:rPr>
        <w:t>Sounds like a good idea</w:t>
      </w:r>
      <w:del w:id="24336" w:author="Claire S" w:date="2026-06-05T15:32:00Z" w16du:dateUtc="2026-06-05T14:32:00Z">
        <w:r w:rsidR="0009636F">
          <w:rPr>
            <w:rFonts w:ascii="Cambria" w:hAnsi="Cambria"/>
            <w:sz w:val="28"/>
            <w:szCs w:val="28"/>
          </w:rPr>
          <w:delText>, but no</w:delText>
        </w:r>
        <w:r w:rsidR="00CB411A">
          <w:rPr>
            <w:rFonts w:ascii="Cambria" w:hAnsi="Cambria"/>
            <w:sz w:val="28"/>
            <w:szCs w:val="28"/>
          </w:rPr>
          <w:delText xml:space="preserve"> I don’t</w:delText>
        </w:r>
        <w:r w:rsidR="00FD66CA">
          <w:rPr>
            <w:rFonts w:ascii="Cambria" w:hAnsi="Cambria"/>
            <w:sz w:val="28"/>
            <w:szCs w:val="28"/>
          </w:rPr>
          <w:delText>.</w:delText>
        </w:r>
        <w:r>
          <w:rPr>
            <w:rFonts w:ascii="Cambria" w:hAnsi="Cambria"/>
            <w:sz w:val="28"/>
            <w:szCs w:val="28"/>
          </w:rPr>
          <w:delText>’ Sav</w:delText>
        </w:r>
        <w:r w:rsidR="005E479B">
          <w:rPr>
            <w:rFonts w:ascii="Cambria" w:hAnsi="Cambria"/>
            <w:sz w:val="28"/>
            <w:szCs w:val="28"/>
          </w:rPr>
          <w:delText>annah</w:delText>
        </w:r>
        <w:r>
          <w:rPr>
            <w:rFonts w:ascii="Cambria" w:hAnsi="Cambria"/>
            <w:sz w:val="28"/>
            <w:szCs w:val="28"/>
          </w:rPr>
          <w:delText xml:space="preserve"> made a mental note to get </w:delText>
        </w:r>
        <w:r w:rsidR="00CB411A">
          <w:rPr>
            <w:rFonts w:ascii="Cambria" w:hAnsi="Cambria"/>
            <w:sz w:val="28"/>
            <w:szCs w:val="28"/>
          </w:rPr>
          <w:delText>Ish</w:delText>
        </w:r>
        <w:r w:rsidR="004F41E8">
          <w:rPr>
            <w:rFonts w:ascii="Cambria" w:hAnsi="Cambria"/>
            <w:sz w:val="28"/>
            <w:szCs w:val="28"/>
          </w:rPr>
          <w:delText>an</w:delText>
        </w:r>
        <w:r w:rsidR="00CB411A">
          <w:rPr>
            <w:rFonts w:ascii="Cambria" w:hAnsi="Cambria"/>
            <w:sz w:val="28"/>
            <w:szCs w:val="28"/>
          </w:rPr>
          <w:delText xml:space="preserve"> </w:delText>
        </w:r>
        <w:r>
          <w:rPr>
            <w:rFonts w:ascii="Cambria" w:hAnsi="Cambria"/>
            <w:sz w:val="28"/>
            <w:szCs w:val="28"/>
          </w:rPr>
          <w:delText>to sort</w:delText>
        </w:r>
        <w:r w:rsidR="005E479B">
          <w:rPr>
            <w:rFonts w:ascii="Cambria" w:hAnsi="Cambria"/>
            <w:sz w:val="28"/>
            <w:szCs w:val="28"/>
          </w:rPr>
          <w:delText xml:space="preserve"> </w:delText>
        </w:r>
        <w:r w:rsidR="004F41E8">
          <w:rPr>
            <w:rFonts w:ascii="Cambria" w:hAnsi="Cambria"/>
            <w:sz w:val="28"/>
            <w:szCs w:val="28"/>
          </w:rPr>
          <w:delText>her CCTV</w:delText>
        </w:r>
        <w:r w:rsidR="0009636F">
          <w:rPr>
            <w:rFonts w:ascii="Cambria" w:hAnsi="Cambria"/>
            <w:sz w:val="28"/>
            <w:szCs w:val="28"/>
          </w:rPr>
          <w:delText xml:space="preserve"> asap</w:delText>
        </w:r>
      </w:del>
      <w:r>
        <w:rPr>
          <w:rFonts w:ascii="Cambria" w:hAnsi="Cambria"/>
          <w:sz w:val="28"/>
          <w:szCs w:val="28"/>
        </w:rPr>
        <w:t>.</w:t>
      </w:r>
      <w:ins w:id="24337" w:author="Claire S" w:date="2026-06-05T15:33:00Z" w16du:dateUtc="2026-06-05T14:33:00Z">
        <w:r>
          <w:rPr>
            <w:rFonts w:ascii="Cambria" w:hAnsi="Cambria"/>
            <w:sz w:val="28"/>
            <w:szCs w:val="28"/>
          </w:rPr>
          <w:t xml:space="preserve"> </w:t>
        </w:r>
      </w:ins>
      <w:ins w:id="24338" w:author="Claire S" w:date="2026-06-05T19:07:00Z" w16du:dateUtc="2026-06-05T18:07:00Z">
        <w:r w:rsidR="00F4778B">
          <w:rPr>
            <w:rFonts w:ascii="Cambria" w:hAnsi="Cambria"/>
            <w:sz w:val="28"/>
            <w:szCs w:val="28"/>
          </w:rPr>
          <w:t>I’m a bit clueless</w:t>
        </w:r>
      </w:ins>
      <w:ins w:id="24339" w:author="Claire S" w:date="2026-06-08T17:19:00Z" w16du:dateUtc="2026-06-08T16:19:00Z">
        <w:r w:rsidR="0069776A">
          <w:rPr>
            <w:rFonts w:ascii="Cambria" w:hAnsi="Cambria"/>
            <w:sz w:val="28"/>
            <w:szCs w:val="28"/>
          </w:rPr>
          <w:t xml:space="preserve"> about tech stuff</w:t>
        </w:r>
      </w:ins>
      <w:ins w:id="24340" w:author="Claire S" w:date="2026-06-05T19:07:00Z" w16du:dateUtc="2026-06-05T18:07:00Z">
        <w:del w:id="24341" w:author="Daisy Watt" w:date="2026-06-24T00:03:00Z" w16du:dateUtc="2026-06-23T22:03:00Z">
          <w:r w:rsidR="00F4778B" w:rsidDel="002B15AC">
            <w:rPr>
              <w:rFonts w:ascii="Cambria" w:hAnsi="Cambria"/>
              <w:sz w:val="28"/>
              <w:szCs w:val="28"/>
            </w:rPr>
            <w:delText>,</w:delText>
          </w:r>
        </w:del>
      </w:ins>
      <w:ins w:id="24342" w:author="Daisy Watt" w:date="2026-06-24T00:03:00Z" w16du:dateUtc="2026-06-23T22:03:00Z">
        <w:r w:rsidR="002B15AC">
          <w:rPr>
            <w:rFonts w:ascii="Cambria" w:hAnsi="Cambria"/>
            <w:sz w:val="28"/>
            <w:szCs w:val="28"/>
          </w:rPr>
          <w:t xml:space="preserve"> –</w:t>
        </w:r>
      </w:ins>
      <w:ins w:id="24343" w:author="Claire S" w:date="2026-06-05T19:07:00Z" w16du:dateUtc="2026-06-05T18:07:00Z">
        <w:r w:rsidR="00F4778B">
          <w:rPr>
            <w:rFonts w:ascii="Cambria" w:hAnsi="Cambria"/>
            <w:sz w:val="28"/>
            <w:szCs w:val="28"/>
          </w:rPr>
          <w:t xml:space="preserve"> </w:t>
        </w:r>
      </w:ins>
      <w:ins w:id="24344" w:author="Claire S" w:date="2026-06-05T15:33:00Z" w16du:dateUtc="2026-06-05T14:33:00Z">
        <w:r w:rsidR="008E0C2C">
          <w:rPr>
            <w:rFonts w:ascii="Cambria" w:hAnsi="Cambria"/>
            <w:sz w:val="28"/>
            <w:szCs w:val="28"/>
          </w:rPr>
          <w:t>Dex took care of that sort of thing</w:t>
        </w:r>
      </w:ins>
      <w:ins w:id="24345" w:author="Daisy Watt" w:date="2026-06-24T00:04:00Z" w16du:dateUtc="2026-06-23T22:04:00Z">
        <w:r w:rsidR="002B15AC">
          <w:rPr>
            <w:rFonts w:ascii="Cambria" w:hAnsi="Cambria"/>
            <w:sz w:val="28"/>
            <w:szCs w:val="28"/>
          </w:rPr>
          <w:t>.</w:t>
        </w:r>
      </w:ins>
      <w:ins w:id="24346" w:author="Claire S" w:date="2026-06-05T15:44:00Z" w16du:dateUtc="2026-06-05T14:44:00Z">
        <w:del w:id="24347" w:author="Daisy Watt" w:date="2026-06-24T00:04:00Z" w16du:dateUtc="2026-06-23T22:04:00Z">
          <w:r w:rsidR="00E43E46" w:rsidDel="002B15AC">
            <w:rPr>
              <w:rFonts w:ascii="Cambria" w:hAnsi="Cambria"/>
              <w:sz w:val="28"/>
              <w:szCs w:val="28"/>
            </w:rPr>
            <w:delText xml:space="preserve"> -</w:delText>
          </w:r>
        </w:del>
      </w:ins>
      <w:ins w:id="24348" w:author="Claire S" w:date="2026-06-05T15:33:00Z" w16du:dateUtc="2026-06-05T14:33:00Z">
        <w:r w:rsidR="008E0C2C">
          <w:rPr>
            <w:rFonts w:ascii="Cambria" w:hAnsi="Cambria"/>
            <w:sz w:val="28"/>
            <w:szCs w:val="28"/>
          </w:rPr>
          <w:t>’ Savannah faltered.</w:t>
        </w:r>
      </w:ins>
      <w:del w:id="24349" w:author="Claire S" w:date="2026-06-05T15:32:00Z" w16du:dateUtc="2026-06-05T14:32:00Z">
        <w:r w:rsidDel="008E0C2C">
          <w:rPr>
            <w:rFonts w:ascii="Cambria" w:hAnsi="Cambria"/>
            <w:sz w:val="28"/>
            <w:szCs w:val="28"/>
          </w:rPr>
          <w:delText xml:space="preserve"> </w:delText>
        </w:r>
      </w:del>
    </w:p>
    <w:p w14:paraId="3EF6EEEF" w14:textId="5F170273" w:rsidR="00E43E46" w:rsidDel="003C418A" w:rsidRDefault="008E0C2C">
      <w:pPr>
        <w:spacing w:line="360" w:lineRule="auto"/>
        <w:ind w:firstLine="720"/>
        <w:contextualSpacing/>
        <w:rPr>
          <w:del w:id="24350" w:author="Claire S" w:date="2026-06-08T17:20:00Z" w16du:dateUtc="2026-06-08T16:20:00Z"/>
          <w:moveTo w:id="24351" w:author="Claire S" w:date="2026-06-05T15:44:00Z" w16du:dateUtc="2026-06-05T14:44:00Z"/>
          <w:rFonts w:ascii="Cambria" w:hAnsi="Cambria"/>
          <w:sz w:val="28"/>
          <w:szCs w:val="28"/>
        </w:rPr>
        <w:pPrChange w:id="24352" w:author="Claire S" w:date="2026-07-31T17:45:00Z" w16du:dateUtc="2026-07-31T16:45:00Z">
          <w:pPr>
            <w:spacing w:line="360" w:lineRule="auto"/>
            <w:contextualSpacing/>
          </w:pPr>
        </w:pPrChange>
      </w:pPr>
      <w:ins w:id="24353" w:author="Claire S" w:date="2026-06-05T15:33:00Z" w16du:dateUtc="2026-06-05T14:33:00Z">
        <w:r>
          <w:rPr>
            <w:rFonts w:ascii="Cambria" w:hAnsi="Cambria"/>
            <w:sz w:val="28"/>
            <w:szCs w:val="28"/>
          </w:rPr>
          <w:tab/>
          <w:t>‘</w:t>
        </w:r>
      </w:ins>
      <w:ins w:id="24354" w:author="Claire S" w:date="2026-07-31T17:45:00Z" w16du:dateUtc="2026-07-31T16:45:00Z">
        <w:r w:rsidR="00C96E99">
          <w:rPr>
            <w:rFonts w:ascii="Cambria" w:hAnsi="Cambria"/>
            <w:sz w:val="28"/>
            <w:szCs w:val="28"/>
          </w:rPr>
          <w:t>Well</w:t>
        </w:r>
      </w:ins>
      <w:ins w:id="24355" w:author="Claire S" w:date="2026-08-03T11:12:00Z" w16du:dateUtc="2026-08-03T10:12:00Z">
        <w:r w:rsidR="005C4D06">
          <w:rPr>
            <w:rFonts w:ascii="Cambria" w:hAnsi="Cambria"/>
            <w:sz w:val="28"/>
            <w:szCs w:val="28"/>
          </w:rPr>
          <w:t>,</w:t>
        </w:r>
      </w:ins>
      <w:ins w:id="24356" w:author="Claire S" w:date="2026-07-31T17:45:00Z" w16du:dateUtc="2026-07-31T16:45:00Z">
        <w:r w:rsidR="00C96E99">
          <w:rPr>
            <w:rFonts w:ascii="Cambria" w:hAnsi="Cambria"/>
            <w:sz w:val="28"/>
            <w:szCs w:val="28"/>
          </w:rPr>
          <w:t xml:space="preserve"> that’s okay</w:t>
        </w:r>
      </w:ins>
      <w:ins w:id="24357" w:author="Claire S" w:date="2026-08-03T11:58:00Z" w16du:dateUtc="2026-08-03T10:58:00Z">
        <w:r w:rsidR="00CA4A0E">
          <w:rPr>
            <w:rFonts w:ascii="Cambria" w:hAnsi="Cambria"/>
            <w:sz w:val="28"/>
            <w:szCs w:val="28"/>
          </w:rPr>
          <w:t>,</w:t>
        </w:r>
      </w:ins>
      <w:ins w:id="24358" w:author="Claire S" w:date="2026-07-31T17:45:00Z" w16du:dateUtc="2026-07-31T16:45:00Z">
        <w:r w:rsidR="00C96E99">
          <w:rPr>
            <w:rFonts w:ascii="Cambria" w:hAnsi="Cambria"/>
            <w:sz w:val="28"/>
            <w:szCs w:val="28"/>
          </w:rPr>
          <w:t xml:space="preserve"> isn’t it</w:t>
        </w:r>
      </w:ins>
      <w:ins w:id="24359" w:author="Claire S" w:date="2026-06-05T15:33:00Z" w16du:dateUtc="2026-06-05T14:33:00Z">
        <w:r>
          <w:rPr>
            <w:rFonts w:ascii="Cambria" w:hAnsi="Cambria"/>
            <w:sz w:val="28"/>
            <w:szCs w:val="28"/>
          </w:rPr>
          <w:t xml:space="preserve">?’ Clara </w:t>
        </w:r>
      </w:ins>
      <w:ins w:id="24360" w:author="Claire S" w:date="2026-08-03T12:53:00Z" w16du:dateUtc="2026-08-03T11:53:00Z">
        <w:r w:rsidR="00A14C4D">
          <w:rPr>
            <w:rFonts w:ascii="Cambria" w:hAnsi="Cambria"/>
            <w:sz w:val="28"/>
            <w:szCs w:val="28"/>
          </w:rPr>
          <w:t>sensed</w:t>
        </w:r>
      </w:ins>
      <w:ins w:id="24361" w:author="Claire S" w:date="2026-06-05T15:33:00Z" w16du:dateUtc="2026-06-05T14:33:00Z">
        <w:r>
          <w:rPr>
            <w:rFonts w:ascii="Cambria" w:hAnsi="Cambria"/>
            <w:sz w:val="28"/>
            <w:szCs w:val="28"/>
          </w:rPr>
          <w:t xml:space="preserve"> </w:t>
        </w:r>
      </w:ins>
      <w:ins w:id="24362" w:author="Claire S" w:date="2026-06-05T20:42:00Z" w16du:dateUtc="2026-06-05T19:42:00Z">
        <w:r w:rsidR="008C7757">
          <w:rPr>
            <w:rFonts w:ascii="Cambria" w:hAnsi="Cambria"/>
            <w:sz w:val="28"/>
            <w:szCs w:val="28"/>
          </w:rPr>
          <w:t>the o</w:t>
        </w:r>
      </w:ins>
      <w:ins w:id="24363" w:author="Claire S" w:date="2026-08-03T11:58:00Z" w16du:dateUtc="2026-08-03T10:58:00Z">
        <w:r w:rsidR="0078028B">
          <w:rPr>
            <w:rFonts w:ascii="Cambria" w:hAnsi="Cambria"/>
            <w:sz w:val="28"/>
            <w:szCs w:val="28"/>
          </w:rPr>
          <w:t>ld</w:t>
        </w:r>
      </w:ins>
      <w:ins w:id="24364" w:author="Claire S" w:date="2026-06-05T20:42:00Z" w16du:dateUtc="2026-06-05T19:42:00Z">
        <w:r w:rsidR="008C7757">
          <w:rPr>
            <w:rFonts w:ascii="Cambria" w:hAnsi="Cambria"/>
            <w:sz w:val="28"/>
            <w:szCs w:val="28"/>
          </w:rPr>
          <w:t>er woman</w:t>
        </w:r>
      </w:ins>
      <w:ins w:id="24365" w:author="Claire S" w:date="2026-08-03T11:58:00Z" w16du:dateUtc="2026-08-03T10:58:00Z">
        <w:r w:rsidR="00CA4A0E">
          <w:rPr>
            <w:rFonts w:ascii="Cambria" w:hAnsi="Cambria"/>
            <w:sz w:val="28"/>
            <w:szCs w:val="28"/>
          </w:rPr>
          <w:t>’s distress</w:t>
        </w:r>
      </w:ins>
      <w:ins w:id="24366" w:author="Claire S" w:date="2026-06-05T15:33:00Z" w16du:dateUtc="2026-06-05T14:33:00Z">
        <w:r>
          <w:rPr>
            <w:rFonts w:ascii="Cambria" w:hAnsi="Cambria"/>
            <w:sz w:val="28"/>
            <w:szCs w:val="28"/>
          </w:rPr>
          <w:t xml:space="preserve">, her gorgeous face </w:t>
        </w:r>
        <w:r w:rsidRPr="00C96E99">
          <w:rPr>
            <w:rFonts w:ascii="Cambria" w:hAnsi="Cambria"/>
            <w:sz w:val="28"/>
            <w:szCs w:val="28"/>
          </w:rPr>
          <w:t>flushed</w:t>
        </w:r>
        <w:r>
          <w:rPr>
            <w:rFonts w:ascii="Cambria" w:hAnsi="Cambria"/>
            <w:sz w:val="28"/>
            <w:szCs w:val="28"/>
          </w:rPr>
          <w:t xml:space="preserve"> with drink and emotion. </w:t>
        </w:r>
      </w:ins>
      <w:moveToRangeStart w:id="24367" w:author="Claire S" w:date="2026-06-05T15:44:00Z" w:name="move231554089"/>
      <w:moveTo w:id="24368" w:author="Claire S" w:date="2026-06-05T15:44:00Z" w16du:dateUtc="2026-06-05T14:44:00Z">
        <w:del w:id="24369" w:author="Claire S" w:date="2026-07-31T17:45:00Z" w16du:dateUtc="2026-07-31T16:45:00Z">
          <w:r w:rsidR="00E43E46" w:rsidDel="00C96E99">
            <w:rPr>
              <w:rFonts w:ascii="Cambria" w:hAnsi="Cambria"/>
              <w:sz w:val="28"/>
              <w:szCs w:val="28"/>
            </w:rPr>
            <w:delText xml:space="preserve">It was none of her business, </w:delText>
          </w:r>
        </w:del>
        <w:del w:id="24370" w:author="Claire S" w:date="2026-06-05T15:44:00Z" w16du:dateUtc="2026-06-05T14:44:00Z">
          <w:r w:rsidR="00E43E46" w:rsidDel="00E43E46">
            <w:rPr>
              <w:rFonts w:ascii="Cambria" w:hAnsi="Cambria"/>
              <w:sz w:val="28"/>
              <w:szCs w:val="28"/>
            </w:rPr>
            <w:delText xml:space="preserve">Clara thought, </w:delText>
          </w:r>
        </w:del>
        <w:del w:id="24371" w:author="Claire S" w:date="2026-07-31T17:45:00Z" w16du:dateUtc="2026-07-31T16:45:00Z">
          <w:r w:rsidR="00E43E46" w:rsidDel="00C96E99">
            <w:rPr>
              <w:rFonts w:ascii="Cambria" w:hAnsi="Cambria"/>
              <w:sz w:val="28"/>
              <w:szCs w:val="28"/>
            </w:rPr>
            <w:delText>what these rich folk did. They operated via a completely different code of conduct and morals to normal people, as far as she could tell -</w:delText>
          </w:r>
        </w:del>
      </w:moveTo>
      <w:ins w:id="24372" w:author="Daisy Watt" w:date="2026-06-24T00:04:00Z" w16du:dateUtc="2026-06-23T22:04:00Z">
        <w:del w:id="24373" w:author="Claire S" w:date="2026-07-31T17:45:00Z" w16du:dateUtc="2026-07-31T16:45:00Z">
          <w:r w:rsidR="002C6089" w:rsidDel="00C96E99">
            <w:rPr>
              <w:rFonts w:ascii="Cambria" w:hAnsi="Cambria"/>
              <w:sz w:val="28"/>
              <w:szCs w:val="28"/>
            </w:rPr>
            <w:delText>–</w:delText>
          </w:r>
        </w:del>
      </w:ins>
      <w:moveTo w:id="24374" w:author="Claire S" w:date="2026-06-05T15:44:00Z" w16du:dateUtc="2026-06-05T14:44:00Z">
        <w:del w:id="24375" w:author="Claire S" w:date="2026-07-31T17:45:00Z" w16du:dateUtc="2026-07-31T16:45:00Z">
          <w:r w:rsidR="00E43E46" w:rsidDel="00C96E99">
            <w:rPr>
              <w:rFonts w:ascii="Cambria" w:hAnsi="Cambria"/>
              <w:sz w:val="28"/>
              <w:szCs w:val="28"/>
            </w:rPr>
            <w:delText xml:space="preserve"> and usually got away with it</w:delText>
          </w:r>
        </w:del>
      </w:moveTo>
      <w:ins w:id="24376" w:author="Daisy Watt" w:date="2026-06-24T00:04:00Z" w16du:dateUtc="2026-06-23T22:04:00Z">
        <w:del w:id="24377" w:author="Claire S" w:date="2026-07-31T17:45:00Z" w16du:dateUtc="2026-07-31T16:45:00Z">
          <w:r w:rsidR="002C6089" w:rsidDel="00C96E99">
            <w:rPr>
              <w:rFonts w:ascii="Cambria" w:hAnsi="Cambria"/>
              <w:sz w:val="28"/>
              <w:szCs w:val="28"/>
            </w:rPr>
            <w:delText>,</w:delText>
          </w:r>
        </w:del>
      </w:ins>
      <w:moveTo w:id="24378" w:author="Claire S" w:date="2026-06-05T15:44:00Z" w16du:dateUtc="2026-06-05T14:44:00Z">
        <w:del w:id="24379" w:author="Claire S" w:date="2026-07-31T17:45:00Z" w16du:dateUtc="2026-07-31T16:45:00Z">
          <w:r w:rsidR="00E43E46" w:rsidDel="00C96E99">
            <w:rPr>
              <w:rFonts w:ascii="Cambria" w:hAnsi="Cambria"/>
              <w:sz w:val="28"/>
              <w:szCs w:val="28"/>
            </w:rPr>
            <w:delText xml:space="preserve"> too.</w:delText>
          </w:r>
        </w:del>
      </w:moveTo>
    </w:p>
    <w:moveToRangeEnd w:id="24367"/>
    <w:p w14:paraId="2FBD1F4E" w14:textId="50E6B117" w:rsidR="008E0C2C" w:rsidRDefault="008E0C2C" w:rsidP="0034760D">
      <w:pPr>
        <w:spacing w:line="360" w:lineRule="auto"/>
        <w:contextualSpacing/>
        <w:rPr>
          <w:ins w:id="24380" w:author="Claire S" w:date="2026-06-05T15:34:00Z" w16du:dateUtc="2026-06-05T14:34:00Z"/>
          <w:rFonts w:ascii="Cambria" w:hAnsi="Cambria"/>
          <w:sz w:val="28"/>
          <w:szCs w:val="28"/>
        </w:rPr>
      </w:pPr>
      <w:ins w:id="24381" w:author="Claire S" w:date="2026-06-05T15:33:00Z" w16du:dateUtc="2026-06-05T14:33:00Z">
        <w:r>
          <w:rPr>
            <w:rFonts w:ascii="Cambria" w:hAnsi="Cambria"/>
            <w:sz w:val="28"/>
            <w:szCs w:val="28"/>
          </w:rPr>
          <w:t>‘</w:t>
        </w:r>
      </w:ins>
      <w:ins w:id="24382" w:author="Claire S" w:date="2026-07-31T17:45:00Z" w16du:dateUtc="2026-07-31T16:45:00Z">
        <w:r w:rsidR="00C96E99">
          <w:rPr>
            <w:rFonts w:ascii="Cambria" w:hAnsi="Cambria"/>
            <w:sz w:val="28"/>
            <w:szCs w:val="28"/>
          </w:rPr>
          <w:t>W</w:t>
        </w:r>
      </w:ins>
      <w:ins w:id="24383" w:author="Claire S" w:date="2026-06-05T15:33:00Z" w16du:dateUtc="2026-06-05T14:33:00Z">
        <w:r>
          <w:rPr>
            <w:rFonts w:ascii="Cambria" w:hAnsi="Cambria"/>
            <w:sz w:val="28"/>
            <w:szCs w:val="28"/>
          </w:rPr>
          <w:t>hat about this phone</w:t>
        </w:r>
      </w:ins>
      <w:ins w:id="24384" w:author="Claire S" w:date="2026-06-05T15:34:00Z" w16du:dateUtc="2026-06-05T14:34:00Z">
        <w:r>
          <w:rPr>
            <w:rFonts w:ascii="Cambria" w:hAnsi="Cambria"/>
            <w:sz w:val="28"/>
            <w:szCs w:val="28"/>
          </w:rPr>
          <w:t>?</w:t>
        </w:r>
      </w:ins>
      <w:ins w:id="24385" w:author="Claire S" w:date="2026-06-05T15:33:00Z" w16du:dateUtc="2026-06-05T14:33:00Z">
        <w:r>
          <w:rPr>
            <w:rFonts w:ascii="Cambria" w:hAnsi="Cambria"/>
            <w:sz w:val="28"/>
            <w:szCs w:val="28"/>
          </w:rPr>
          <w:t>’ Clara p</w:t>
        </w:r>
      </w:ins>
      <w:ins w:id="24386" w:author="Claire S" w:date="2026-06-05T15:34:00Z" w16du:dateUtc="2026-06-05T14:34:00Z">
        <w:r>
          <w:rPr>
            <w:rFonts w:ascii="Cambria" w:hAnsi="Cambria"/>
            <w:sz w:val="28"/>
            <w:szCs w:val="28"/>
          </w:rPr>
          <w:t>ointed. ‘Maybe Dex had the app?’</w:t>
        </w:r>
      </w:ins>
    </w:p>
    <w:p w14:paraId="32CB26C0" w14:textId="734480C6" w:rsidR="008E0C2C" w:rsidRDefault="008E0C2C" w:rsidP="0034760D">
      <w:pPr>
        <w:spacing w:line="360" w:lineRule="auto"/>
        <w:contextualSpacing/>
        <w:rPr>
          <w:ins w:id="24387" w:author="Claire S" w:date="2026-06-05T15:34:00Z" w16du:dateUtc="2026-06-05T14:34:00Z"/>
          <w:rFonts w:ascii="Cambria" w:hAnsi="Cambria"/>
          <w:sz w:val="28"/>
          <w:szCs w:val="28"/>
        </w:rPr>
      </w:pPr>
      <w:ins w:id="24388" w:author="Claire S" w:date="2026-06-05T15:34:00Z" w16du:dateUtc="2026-06-05T14:34:00Z">
        <w:r>
          <w:rPr>
            <w:rFonts w:ascii="Cambria" w:hAnsi="Cambria"/>
            <w:sz w:val="28"/>
            <w:szCs w:val="28"/>
          </w:rPr>
          <w:tab/>
          <w:t>‘Maybe,’ Savannah said slowly</w:t>
        </w:r>
      </w:ins>
      <w:ins w:id="24389" w:author="Claire S" w:date="2026-07-31T17:49:00Z" w16du:dateUtc="2026-07-31T16:49:00Z">
        <w:r w:rsidR="00C96E99">
          <w:rPr>
            <w:rFonts w:ascii="Cambria" w:hAnsi="Cambria"/>
            <w:sz w:val="28"/>
            <w:szCs w:val="28"/>
          </w:rPr>
          <w:t>, pull</w:t>
        </w:r>
      </w:ins>
      <w:ins w:id="24390" w:author="Claire S" w:date="2026-08-03T11:58:00Z" w16du:dateUtc="2026-08-03T10:58:00Z">
        <w:r w:rsidR="0078028B">
          <w:rPr>
            <w:rFonts w:ascii="Cambria" w:hAnsi="Cambria"/>
            <w:sz w:val="28"/>
            <w:szCs w:val="28"/>
          </w:rPr>
          <w:t>ing</w:t>
        </w:r>
      </w:ins>
      <w:ins w:id="24391" w:author="Claire S" w:date="2026-07-31T17:49:00Z" w16du:dateUtc="2026-07-31T16:49:00Z">
        <w:r w:rsidR="00C96E99">
          <w:rPr>
            <w:rFonts w:ascii="Cambria" w:hAnsi="Cambria"/>
            <w:sz w:val="28"/>
            <w:szCs w:val="28"/>
          </w:rPr>
          <w:t xml:space="preserve"> </w:t>
        </w:r>
      </w:ins>
      <w:ins w:id="24392" w:author="Claire S" w:date="2026-08-03T12:54:00Z" w16du:dateUtc="2026-08-03T11:54:00Z">
        <w:r w:rsidR="00A14C4D">
          <w:rPr>
            <w:rFonts w:ascii="Cambria" w:hAnsi="Cambria"/>
            <w:sz w:val="28"/>
            <w:szCs w:val="28"/>
          </w:rPr>
          <w:t>it</w:t>
        </w:r>
      </w:ins>
      <w:ins w:id="24393" w:author="Claire S" w:date="2026-07-31T17:49:00Z" w16du:dateUtc="2026-07-31T16:49:00Z">
        <w:r w:rsidR="00C96E99">
          <w:rPr>
            <w:rFonts w:ascii="Cambria" w:hAnsi="Cambria"/>
            <w:sz w:val="28"/>
            <w:szCs w:val="28"/>
          </w:rPr>
          <w:t xml:space="preserve"> </w:t>
        </w:r>
      </w:ins>
      <w:ins w:id="24394" w:author="Claire S" w:date="2026-07-31T17:50:00Z" w16du:dateUtc="2026-07-31T16:50:00Z">
        <w:r w:rsidR="00C96E99">
          <w:rPr>
            <w:rFonts w:ascii="Cambria" w:hAnsi="Cambria"/>
            <w:sz w:val="28"/>
            <w:szCs w:val="28"/>
          </w:rPr>
          <w:t>towards her</w:t>
        </w:r>
      </w:ins>
      <w:ins w:id="24395" w:author="Claire S" w:date="2026-06-05T15:34:00Z" w16du:dateUtc="2026-06-05T14:34:00Z">
        <w:r>
          <w:rPr>
            <w:rFonts w:ascii="Cambria" w:hAnsi="Cambria"/>
            <w:sz w:val="28"/>
            <w:szCs w:val="28"/>
          </w:rPr>
          <w:t>. ‘</w:t>
        </w:r>
      </w:ins>
      <w:ins w:id="24396" w:author="Claire S" w:date="2026-07-31T17:50:00Z" w16du:dateUtc="2026-07-31T16:50:00Z">
        <w:r w:rsidR="00C96E99">
          <w:rPr>
            <w:rFonts w:ascii="Cambria" w:hAnsi="Cambria"/>
            <w:sz w:val="28"/>
            <w:szCs w:val="28"/>
          </w:rPr>
          <w:t>You -</w:t>
        </w:r>
      </w:ins>
      <w:ins w:id="24397" w:author="Claire S" w:date="2026-06-05T15:34:00Z" w16du:dateUtc="2026-06-05T14:34:00Z">
        <w:r>
          <w:rPr>
            <w:rFonts w:ascii="Cambria" w:hAnsi="Cambria"/>
            <w:sz w:val="28"/>
            <w:szCs w:val="28"/>
          </w:rPr>
          <w:t xml:space="preserve"> </w:t>
        </w:r>
      </w:ins>
      <w:ins w:id="24398" w:author="Claire S" w:date="2026-06-05T15:45:00Z" w16du:dateUtc="2026-06-05T14:45:00Z">
        <w:r w:rsidR="00E43E46">
          <w:rPr>
            <w:rFonts w:ascii="Cambria" w:hAnsi="Cambria"/>
            <w:sz w:val="28"/>
            <w:szCs w:val="28"/>
          </w:rPr>
          <w:t xml:space="preserve">you </w:t>
        </w:r>
      </w:ins>
      <w:ins w:id="24399" w:author="Claire S" w:date="2026-06-05T15:34:00Z" w16du:dateUtc="2026-06-05T14:34:00Z">
        <w:r>
          <w:rPr>
            <w:rFonts w:ascii="Cambria" w:hAnsi="Cambria"/>
            <w:sz w:val="28"/>
            <w:szCs w:val="28"/>
          </w:rPr>
          <w:t>have a look</w:t>
        </w:r>
      </w:ins>
      <w:ins w:id="24400" w:author="Claire S" w:date="2026-08-03T12:54:00Z" w16du:dateUtc="2026-08-03T11:54:00Z">
        <w:r w:rsidR="00A14C4D">
          <w:rPr>
            <w:rFonts w:ascii="Cambria" w:hAnsi="Cambria"/>
            <w:sz w:val="28"/>
            <w:szCs w:val="28"/>
          </w:rPr>
          <w:t>. Y</w:t>
        </w:r>
      </w:ins>
      <w:ins w:id="24401" w:author="Claire S" w:date="2026-06-08T17:20:00Z" w16du:dateUtc="2026-06-08T16:20:00Z">
        <w:r w:rsidR="003C418A">
          <w:rPr>
            <w:rFonts w:ascii="Cambria" w:hAnsi="Cambria"/>
            <w:sz w:val="28"/>
            <w:szCs w:val="28"/>
          </w:rPr>
          <w:t>ou know what you’re looking for.</w:t>
        </w:r>
      </w:ins>
      <w:ins w:id="24402" w:author="Claire S" w:date="2026-06-05T15:34:00Z" w16du:dateUtc="2026-06-05T14:34:00Z">
        <w:r>
          <w:rPr>
            <w:rFonts w:ascii="Cambria" w:hAnsi="Cambria"/>
            <w:sz w:val="28"/>
            <w:szCs w:val="28"/>
          </w:rPr>
          <w:t>’</w:t>
        </w:r>
      </w:ins>
    </w:p>
    <w:p w14:paraId="5DF9BFB3" w14:textId="5A6933A7" w:rsidR="008E0C2C" w:rsidRDefault="008E0C2C" w:rsidP="0034760D">
      <w:pPr>
        <w:spacing w:line="360" w:lineRule="auto"/>
        <w:contextualSpacing/>
        <w:rPr>
          <w:ins w:id="24403" w:author="Claire S" w:date="2026-06-05T15:45:00Z" w16du:dateUtc="2026-06-05T14:45:00Z"/>
          <w:rFonts w:ascii="Cambria" w:hAnsi="Cambria"/>
          <w:sz w:val="28"/>
          <w:szCs w:val="28"/>
        </w:rPr>
      </w:pPr>
      <w:ins w:id="24404" w:author="Claire S" w:date="2026-06-05T15:34:00Z" w16du:dateUtc="2026-06-05T14:34:00Z">
        <w:r>
          <w:rPr>
            <w:rFonts w:ascii="Cambria" w:hAnsi="Cambria"/>
            <w:sz w:val="28"/>
            <w:szCs w:val="28"/>
          </w:rPr>
          <w:tab/>
          <w:t>‘</w:t>
        </w:r>
      </w:ins>
      <w:ins w:id="24405" w:author="Claire S" w:date="2026-06-08T17:20:00Z" w16du:dateUtc="2026-06-08T16:20:00Z">
        <w:r w:rsidR="003C418A">
          <w:rPr>
            <w:rFonts w:ascii="Cambria" w:hAnsi="Cambria"/>
            <w:sz w:val="28"/>
            <w:szCs w:val="28"/>
          </w:rPr>
          <w:t xml:space="preserve">But </w:t>
        </w:r>
      </w:ins>
      <w:ins w:id="24406" w:author="Claire S" w:date="2026-06-05T15:34:00Z" w16du:dateUtc="2026-06-05T14:34:00Z">
        <w:r>
          <w:rPr>
            <w:rFonts w:ascii="Cambria" w:hAnsi="Cambria"/>
            <w:sz w:val="28"/>
            <w:szCs w:val="28"/>
          </w:rPr>
          <w:t>I don’t know the</w:t>
        </w:r>
      </w:ins>
      <w:ins w:id="24407" w:author="Claire S" w:date="2026-06-08T17:20:00Z" w16du:dateUtc="2026-06-08T16:20:00Z">
        <w:r w:rsidR="003C418A">
          <w:rPr>
            <w:rFonts w:ascii="Cambria" w:hAnsi="Cambria"/>
            <w:sz w:val="28"/>
            <w:szCs w:val="28"/>
          </w:rPr>
          <w:t xml:space="preserve"> </w:t>
        </w:r>
      </w:ins>
      <w:ins w:id="24408" w:author="Claire S" w:date="2026-06-05T15:34:00Z" w16du:dateUtc="2026-06-05T14:34:00Z">
        <w:r>
          <w:rPr>
            <w:rFonts w:ascii="Cambria" w:hAnsi="Cambria"/>
            <w:sz w:val="28"/>
            <w:szCs w:val="28"/>
          </w:rPr>
          <w:t>passcode.’</w:t>
        </w:r>
      </w:ins>
    </w:p>
    <w:p w14:paraId="207C8794" w14:textId="25F9157B" w:rsidR="00E43E46" w:rsidRDefault="00E43E46" w:rsidP="0034760D">
      <w:pPr>
        <w:spacing w:line="360" w:lineRule="auto"/>
        <w:contextualSpacing/>
        <w:rPr>
          <w:ins w:id="24409" w:author="Claire S" w:date="2026-06-05T15:35:00Z" w16du:dateUtc="2026-06-05T14:35:00Z"/>
          <w:rFonts w:ascii="Cambria" w:hAnsi="Cambria"/>
          <w:sz w:val="28"/>
          <w:szCs w:val="28"/>
        </w:rPr>
      </w:pPr>
      <w:ins w:id="24410" w:author="Claire S" w:date="2026-06-05T15:45:00Z" w16du:dateUtc="2026-06-05T14:45:00Z">
        <w:r>
          <w:rPr>
            <w:rFonts w:ascii="Cambria" w:hAnsi="Cambria"/>
            <w:sz w:val="28"/>
            <w:szCs w:val="28"/>
          </w:rPr>
          <w:tab/>
          <w:t>‘There’s a list on my computer</w:t>
        </w:r>
        <w:del w:id="24411" w:author="Daisy Watt" w:date="2026-06-24T00:10:00Z" w16du:dateUtc="2026-06-23T22:10:00Z">
          <w:r w:rsidDel="00C76BA8">
            <w:rPr>
              <w:rFonts w:ascii="Cambria" w:hAnsi="Cambria"/>
              <w:sz w:val="28"/>
              <w:szCs w:val="28"/>
            </w:rPr>
            <w:delText>,</w:delText>
          </w:r>
        </w:del>
      </w:ins>
      <w:ins w:id="24412" w:author="Daisy Watt" w:date="2026-06-24T00:10:00Z" w16du:dateUtc="2026-06-23T22:10:00Z">
        <w:r w:rsidR="00C76BA8">
          <w:rPr>
            <w:rFonts w:ascii="Cambria" w:hAnsi="Cambria"/>
            <w:sz w:val="28"/>
            <w:szCs w:val="28"/>
          </w:rPr>
          <w:t>.</w:t>
        </w:r>
      </w:ins>
      <w:ins w:id="24413" w:author="Claire S" w:date="2026-06-05T15:45:00Z" w16du:dateUtc="2026-06-05T14:45:00Z">
        <w:r>
          <w:rPr>
            <w:rFonts w:ascii="Cambria" w:hAnsi="Cambria"/>
            <w:sz w:val="28"/>
            <w:szCs w:val="28"/>
          </w:rPr>
          <w:t xml:space="preserve">’ Savannah pushed her laptop to Clara. </w:t>
        </w:r>
      </w:ins>
      <w:ins w:id="24414" w:author="Claire S" w:date="2026-06-05T20:42:00Z" w16du:dateUtc="2026-06-05T19:42:00Z">
        <w:r w:rsidR="008C7757">
          <w:rPr>
            <w:rFonts w:ascii="Cambria" w:hAnsi="Cambria"/>
            <w:sz w:val="28"/>
            <w:szCs w:val="28"/>
          </w:rPr>
          <w:t>‘Go for your life</w:t>
        </w:r>
      </w:ins>
      <w:ins w:id="24415" w:author="Claire S" w:date="2026-06-05T20:43:00Z" w16du:dateUtc="2026-06-05T19:43:00Z">
        <w:r w:rsidR="008C7757">
          <w:rPr>
            <w:rFonts w:ascii="Cambria" w:hAnsi="Cambria"/>
            <w:sz w:val="28"/>
            <w:szCs w:val="28"/>
          </w:rPr>
          <w:t xml:space="preserve">. </w:t>
        </w:r>
      </w:ins>
      <w:ins w:id="24416" w:author="Claire S" w:date="2026-06-05T15:45:00Z" w16du:dateUtc="2026-06-05T14:45:00Z">
        <w:r>
          <w:rPr>
            <w:rFonts w:ascii="Cambria" w:hAnsi="Cambria"/>
            <w:sz w:val="28"/>
            <w:szCs w:val="28"/>
          </w:rPr>
          <w:t>I’ll just be a minute.</w:t>
        </w:r>
      </w:ins>
      <w:ins w:id="24417" w:author="Claire S" w:date="2026-06-05T16:49:00Z" w16du:dateUtc="2026-06-05T15:49:00Z">
        <w:r w:rsidR="00747F4A">
          <w:rPr>
            <w:rFonts w:ascii="Cambria" w:hAnsi="Cambria"/>
            <w:sz w:val="28"/>
            <w:szCs w:val="28"/>
          </w:rPr>
          <w:t>’</w:t>
        </w:r>
      </w:ins>
    </w:p>
    <w:p w14:paraId="2D2E41B4" w14:textId="5F70C30B" w:rsidR="008E0C2C" w:rsidDel="00E43E46" w:rsidRDefault="008E0C2C" w:rsidP="0034760D">
      <w:pPr>
        <w:spacing w:line="360" w:lineRule="auto"/>
        <w:contextualSpacing/>
        <w:rPr>
          <w:del w:id="24418" w:author="Claire S" w:date="2026-06-05T15:45:00Z" w16du:dateUtc="2026-06-05T14:45:00Z"/>
          <w:rFonts w:ascii="Cambria" w:hAnsi="Cambria"/>
          <w:sz w:val="28"/>
          <w:szCs w:val="28"/>
        </w:rPr>
      </w:pPr>
    </w:p>
    <w:p w14:paraId="15CAD1FE" w14:textId="03F777E2" w:rsidR="0039202A" w:rsidRDefault="0039202A" w:rsidP="0034760D">
      <w:pPr>
        <w:spacing w:line="360" w:lineRule="auto"/>
        <w:contextualSpacing/>
        <w:rPr>
          <w:del w:id="24419" w:author="Claire S" w:date="2026-06-05T15:33:00Z" w16du:dateUtc="2026-06-05T14:33:00Z"/>
          <w:rFonts w:ascii="Cambria" w:hAnsi="Cambria"/>
          <w:sz w:val="28"/>
          <w:szCs w:val="28"/>
        </w:rPr>
      </w:pPr>
      <w:del w:id="24420" w:author="Claire S" w:date="2026-06-05T15:45:00Z" w16du:dateUtc="2026-06-05T14:45:00Z">
        <w:r>
          <w:rPr>
            <w:rFonts w:ascii="Cambria" w:hAnsi="Cambria"/>
            <w:sz w:val="28"/>
            <w:szCs w:val="28"/>
          </w:rPr>
          <w:tab/>
        </w:r>
      </w:del>
      <w:del w:id="24421" w:author="Claire S" w:date="2026-06-05T15:32:00Z" w16du:dateUtc="2026-06-05T14:32:00Z">
        <w:r>
          <w:rPr>
            <w:rFonts w:ascii="Cambria" w:hAnsi="Cambria"/>
            <w:sz w:val="28"/>
            <w:szCs w:val="28"/>
          </w:rPr>
          <w:delText xml:space="preserve">‘But you </w:delText>
        </w:r>
        <w:r w:rsidR="0009636F">
          <w:rPr>
            <w:rFonts w:ascii="Cambria" w:hAnsi="Cambria"/>
            <w:sz w:val="28"/>
            <w:szCs w:val="28"/>
          </w:rPr>
          <w:delText xml:space="preserve">do </w:delText>
        </w:r>
        <w:r>
          <w:rPr>
            <w:rFonts w:ascii="Cambria" w:hAnsi="Cambria"/>
            <w:sz w:val="28"/>
            <w:szCs w:val="28"/>
          </w:rPr>
          <w:delText>h</w:delText>
        </w:r>
        <w:r w:rsidR="000637F7">
          <w:rPr>
            <w:rFonts w:ascii="Cambria" w:hAnsi="Cambria"/>
            <w:sz w:val="28"/>
            <w:szCs w:val="28"/>
          </w:rPr>
          <w:delText>a</w:delText>
        </w:r>
        <w:r>
          <w:rPr>
            <w:rFonts w:ascii="Cambria" w:hAnsi="Cambria"/>
            <w:sz w:val="28"/>
            <w:szCs w:val="28"/>
          </w:rPr>
          <w:delText>ve a video doorbell</w:delText>
        </w:r>
        <w:r w:rsidR="00784E27">
          <w:rPr>
            <w:rFonts w:ascii="Cambria" w:hAnsi="Cambria"/>
            <w:sz w:val="28"/>
            <w:szCs w:val="28"/>
          </w:rPr>
          <w:delText xml:space="preserve"> -</w:delText>
        </w:r>
        <w:r>
          <w:rPr>
            <w:rFonts w:ascii="Cambria" w:hAnsi="Cambria"/>
            <w:sz w:val="28"/>
            <w:szCs w:val="28"/>
          </w:rPr>
          <w:delText xml:space="preserve">’ Clara pointed out into the hall at the </w:delText>
        </w:r>
        <w:r w:rsidR="000637F7">
          <w:rPr>
            <w:rFonts w:ascii="Cambria" w:hAnsi="Cambria"/>
            <w:sz w:val="28"/>
            <w:szCs w:val="28"/>
          </w:rPr>
          <w:delText>intercom</w:delText>
        </w:r>
        <w:r>
          <w:rPr>
            <w:rFonts w:ascii="Cambria" w:hAnsi="Cambria"/>
            <w:sz w:val="28"/>
            <w:szCs w:val="28"/>
          </w:rPr>
          <w:delText xml:space="preserve"> box. ‘</w:delText>
        </w:r>
        <w:r w:rsidR="000E561A">
          <w:rPr>
            <w:rFonts w:ascii="Cambria" w:hAnsi="Cambria"/>
            <w:sz w:val="28"/>
            <w:szCs w:val="28"/>
          </w:rPr>
          <w:delText>I could see the camera when I buzzed</w:delText>
        </w:r>
        <w:r w:rsidR="00C31691">
          <w:rPr>
            <w:rFonts w:ascii="Cambria" w:hAnsi="Cambria"/>
            <w:sz w:val="28"/>
            <w:szCs w:val="28"/>
          </w:rPr>
          <w:delText xml:space="preserve"> </w:delText>
        </w:r>
        <w:r w:rsidR="000A44FF">
          <w:rPr>
            <w:rFonts w:ascii="Cambria" w:hAnsi="Cambria"/>
            <w:sz w:val="28"/>
            <w:szCs w:val="28"/>
          </w:rPr>
          <w:delText xml:space="preserve">the gate </w:delText>
        </w:r>
        <w:r w:rsidR="00C31691">
          <w:rPr>
            <w:rFonts w:ascii="Cambria" w:hAnsi="Cambria"/>
            <w:sz w:val="28"/>
            <w:szCs w:val="28"/>
          </w:rPr>
          <w:delText>earlier</w:delText>
        </w:r>
        <w:r w:rsidR="000E561A">
          <w:rPr>
            <w:rFonts w:ascii="Cambria" w:hAnsi="Cambria"/>
            <w:sz w:val="28"/>
            <w:szCs w:val="28"/>
          </w:rPr>
          <w:delText xml:space="preserve">. </w:delText>
        </w:r>
        <w:r>
          <w:rPr>
            <w:rFonts w:ascii="Cambria" w:hAnsi="Cambria"/>
            <w:sz w:val="28"/>
            <w:szCs w:val="28"/>
          </w:rPr>
          <w:delText>Doesn’t that record</w:delText>
        </w:r>
        <w:r w:rsidR="0024719D">
          <w:rPr>
            <w:rFonts w:ascii="Cambria" w:hAnsi="Cambria"/>
            <w:sz w:val="28"/>
            <w:szCs w:val="28"/>
          </w:rPr>
          <w:delText xml:space="preserve"> things</w:delText>
        </w:r>
        <w:r>
          <w:rPr>
            <w:rFonts w:ascii="Cambria" w:hAnsi="Cambria"/>
            <w:sz w:val="28"/>
            <w:szCs w:val="28"/>
          </w:rPr>
          <w:delText>?’</w:delText>
        </w:r>
      </w:del>
    </w:p>
    <w:p w14:paraId="3753E11A" w14:textId="79712CB2" w:rsidR="0039202A" w:rsidRDefault="0039202A" w:rsidP="0034760D">
      <w:pPr>
        <w:spacing w:line="360" w:lineRule="auto"/>
        <w:contextualSpacing/>
        <w:rPr>
          <w:del w:id="24422" w:author="Claire S" w:date="2026-06-05T15:33:00Z" w16du:dateUtc="2026-06-05T14:33:00Z"/>
          <w:rFonts w:ascii="Cambria" w:hAnsi="Cambria"/>
          <w:sz w:val="28"/>
          <w:szCs w:val="28"/>
        </w:rPr>
      </w:pPr>
      <w:del w:id="24423" w:author="Claire S" w:date="2026-06-05T15:33:00Z" w16du:dateUtc="2026-06-05T14:33:00Z">
        <w:r>
          <w:rPr>
            <w:rFonts w:ascii="Cambria" w:hAnsi="Cambria"/>
            <w:sz w:val="28"/>
            <w:szCs w:val="28"/>
          </w:rPr>
          <w:tab/>
          <w:delText>‘Oh,’ said Sav</w:delText>
        </w:r>
        <w:r w:rsidR="00784E27">
          <w:rPr>
            <w:rFonts w:ascii="Cambria" w:hAnsi="Cambria"/>
            <w:sz w:val="28"/>
            <w:szCs w:val="28"/>
          </w:rPr>
          <w:delText>annah</w:delText>
        </w:r>
        <w:r>
          <w:rPr>
            <w:rFonts w:ascii="Cambria" w:hAnsi="Cambria"/>
            <w:sz w:val="28"/>
            <w:szCs w:val="28"/>
          </w:rPr>
          <w:delText xml:space="preserve"> stupidly. ‘</w:delText>
        </w:r>
        <w:r w:rsidR="000E561A">
          <w:rPr>
            <w:rFonts w:ascii="Cambria" w:hAnsi="Cambria"/>
            <w:sz w:val="28"/>
            <w:szCs w:val="28"/>
          </w:rPr>
          <w:delText xml:space="preserve">I </w:delText>
        </w:r>
        <w:r w:rsidR="00C31691">
          <w:rPr>
            <w:rFonts w:ascii="Cambria" w:hAnsi="Cambria"/>
            <w:sz w:val="28"/>
            <w:szCs w:val="28"/>
          </w:rPr>
          <w:delText>suppose</w:delText>
        </w:r>
        <w:r>
          <w:rPr>
            <w:rFonts w:ascii="Cambria" w:hAnsi="Cambria"/>
            <w:sz w:val="28"/>
            <w:szCs w:val="28"/>
          </w:rPr>
          <w:delText xml:space="preserve"> maybe</w:delText>
        </w:r>
        <w:r w:rsidR="00784E27">
          <w:rPr>
            <w:rFonts w:ascii="Cambria" w:hAnsi="Cambria"/>
            <w:sz w:val="28"/>
            <w:szCs w:val="28"/>
          </w:rPr>
          <w:delText xml:space="preserve"> it does</w:delText>
        </w:r>
        <w:r>
          <w:rPr>
            <w:rFonts w:ascii="Cambria" w:hAnsi="Cambria"/>
            <w:sz w:val="28"/>
            <w:szCs w:val="28"/>
          </w:rPr>
          <w:delText>.’</w:delText>
        </w:r>
      </w:del>
    </w:p>
    <w:p w14:paraId="2313B1A6" w14:textId="47BEC862" w:rsidR="0024719D" w:rsidRDefault="0024719D" w:rsidP="0034760D">
      <w:pPr>
        <w:spacing w:line="360" w:lineRule="auto"/>
        <w:contextualSpacing/>
        <w:rPr>
          <w:del w:id="24424" w:author="Claire S" w:date="2026-06-05T15:45:00Z" w16du:dateUtc="2026-06-05T14:45:00Z"/>
          <w:rFonts w:ascii="Cambria" w:hAnsi="Cambria"/>
          <w:sz w:val="28"/>
          <w:szCs w:val="28"/>
        </w:rPr>
      </w:pPr>
    </w:p>
    <w:p w14:paraId="3366750C" w14:textId="30CBAA06" w:rsidR="0024719D" w:rsidRDefault="0024719D" w:rsidP="0024719D">
      <w:pPr>
        <w:spacing w:line="360" w:lineRule="auto"/>
        <w:rPr>
          <w:rFonts w:ascii="Cambria" w:hAnsi="Cambria"/>
          <w:sz w:val="28"/>
          <w:szCs w:val="28"/>
        </w:rPr>
      </w:pPr>
      <w:r>
        <w:rPr>
          <w:rFonts w:ascii="Cambria" w:hAnsi="Cambria"/>
          <w:sz w:val="28"/>
          <w:szCs w:val="28"/>
        </w:rPr>
        <w:t>*</w:t>
      </w:r>
    </w:p>
    <w:p w14:paraId="0F4C78CD" w14:textId="79AB483A" w:rsidR="006B7CF5" w:rsidRDefault="00C31691" w:rsidP="000E561A">
      <w:pPr>
        <w:spacing w:line="360" w:lineRule="auto"/>
        <w:contextualSpacing/>
        <w:rPr>
          <w:ins w:id="24425" w:author="Claire S" w:date="2026-06-05T15:46:00Z" w16du:dateUtc="2026-06-05T14:46:00Z"/>
          <w:rFonts w:ascii="Cambria" w:hAnsi="Cambria"/>
          <w:sz w:val="28"/>
          <w:szCs w:val="28"/>
        </w:rPr>
      </w:pPr>
      <w:del w:id="24426" w:author="Claire S" w:date="2026-06-05T15:34:00Z" w16du:dateUtc="2026-06-05T14:34:00Z">
        <w:r>
          <w:rPr>
            <w:rFonts w:ascii="Cambria" w:hAnsi="Cambria"/>
            <w:sz w:val="28"/>
            <w:szCs w:val="28"/>
          </w:rPr>
          <w:delText xml:space="preserve">With Clara </w:delText>
        </w:r>
        <w:r w:rsidR="00815DBE">
          <w:rPr>
            <w:rFonts w:ascii="Cambria" w:hAnsi="Cambria"/>
            <w:sz w:val="28"/>
            <w:szCs w:val="28"/>
          </w:rPr>
          <w:delText>looking up instructions online</w:delText>
        </w:r>
        <w:r>
          <w:rPr>
            <w:rFonts w:ascii="Cambria" w:hAnsi="Cambria"/>
            <w:sz w:val="28"/>
            <w:szCs w:val="28"/>
          </w:rPr>
          <w:delText xml:space="preserve">, </w:delText>
        </w:r>
      </w:del>
      <w:del w:id="24427" w:author="Claire S" w:date="2026-06-05T15:35:00Z" w16du:dateUtc="2026-06-05T14:35:00Z">
        <w:r>
          <w:rPr>
            <w:rFonts w:ascii="Cambria" w:hAnsi="Cambria"/>
            <w:sz w:val="28"/>
            <w:szCs w:val="28"/>
          </w:rPr>
          <w:delText>t</w:delText>
        </w:r>
        <w:r w:rsidR="0024719D">
          <w:rPr>
            <w:rFonts w:ascii="Cambria" w:hAnsi="Cambria"/>
            <w:sz w:val="28"/>
            <w:szCs w:val="28"/>
          </w:rPr>
          <w:delText>he</w:delText>
        </w:r>
        <w:r w:rsidR="00815DBE">
          <w:rPr>
            <w:rFonts w:ascii="Cambria" w:hAnsi="Cambria"/>
            <w:sz w:val="28"/>
            <w:szCs w:val="28"/>
          </w:rPr>
          <w:delText xml:space="preserve"> two</w:delText>
        </w:r>
        <w:r>
          <w:rPr>
            <w:rFonts w:ascii="Cambria" w:hAnsi="Cambria"/>
            <w:sz w:val="28"/>
            <w:szCs w:val="28"/>
          </w:rPr>
          <w:delText xml:space="preserve"> were able to</w:delText>
        </w:r>
        <w:r w:rsidR="0024719D">
          <w:rPr>
            <w:rFonts w:ascii="Cambria" w:hAnsi="Cambria"/>
            <w:sz w:val="28"/>
            <w:szCs w:val="28"/>
          </w:rPr>
          <w:delText xml:space="preserve"> rew</w:delText>
        </w:r>
        <w:r>
          <w:rPr>
            <w:rFonts w:ascii="Cambria" w:hAnsi="Cambria"/>
            <w:sz w:val="28"/>
            <w:szCs w:val="28"/>
          </w:rPr>
          <w:delText>in</w:delText>
        </w:r>
        <w:r w:rsidR="0024719D">
          <w:rPr>
            <w:rFonts w:ascii="Cambria" w:hAnsi="Cambria"/>
            <w:sz w:val="28"/>
            <w:szCs w:val="28"/>
          </w:rPr>
          <w:delText>d</w:delText>
        </w:r>
      </w:del>
      <w:ins w:id="24428" w:author="Claire S" w:date="2026-06-05T15:35:00Z" w16du:dateUtc="2026-06-05T14:35:00Z">
        <w:r w:rsidR="008E0C2C">
          <w:rPr>
            <w:rFonts w:ascii="Cambria" w:hAnsi="Cambria"/>
            <w:sz w:val="28"/>
            <w:szCs w:val="28"/>
          </w:rPr>
          <w:t xml:space="preserve">Clara </w:t>
        </w:r>
      </w:ins>
      <w:ins w:id="24429" w:author="Claire S" w:date="2026-06-05T19:08:00Z" w16du:dateUtc="2026-06-05T18:08:00Z">
        <w:r w:rsidR="00F4778B">
          <w:rPr>
            <w:rFonts w:ascii="Cambria" w:hAnsi="Cambria"/>
            <w:sz w:val="28"/>
            <w:szCs w:val="28"/>
          </w:rPr>
          <w:t xml:space="preserve">opened the phone, and </w:t>
        </w:r>
      </w:ins>
      <w:ins w:id="24430" w:author="Claire S" w:date="2026-06-05T15:45:00Z" w16du:dateUtc="2026-06-05T14:45:00Z">
        <w:r w:rsidR="00E43E46">
          <w:rPr>
            <w:rFonts w:ascii="Cambria" w:hAnsi="Cambria"/>
            <w:sz w:val="28"/>
            <w:szCs w:val="28"/>
          </w:rPr>
          <w:t xml:space="preserve">located the </w:t>
        </w:r>
      </w:ins>
      <w:ins w:id="24431" w:author="Claire S" w:date="2026-06-05T16:48:00Z" w16du:dateUtc="2026-06-05T15:48:00Z">
        <w:r w:rsidR="00B835E2">
          <w:rPr>
            <w:rFonts w:ascii="Cambria" w:hAnsi="Cambria"/>
            <w:sz w:val="28"/>
            <w:szCs w:val="28"/>
          </w:rPr>
          <w:t>Ring a</w:t>
        </w:r>
      </w:ins>
      <w:ins w:id="24432" w:author="Claire S" w:date="2026-06-05T15:45:00Z" w16du:dateUtc="2026-06-05T14:45:00Z">
        <w:r w:rsidR="00E43E46">
          <w:rPr>
            <w:rFonts w:ascii="Cambria" w:hAnsi="Cambria"/>
            <w:sz w:val="28"/>
            <w:szCs w:val="28"/>
          </w:rPr>
          <w:t>pp</w:t>
        </w:r>
      </w:ins>
      <w:ins w:id="24433" w:author="Claire S" w:date="2026-06-05T19:09:00Z" w16du:dateUtc="2026-06-05T18:09:00Z">
        <w:r w:rsidR="00F4778B">
          <w:rPr>
            <w:rFonts w:ascii="Cambria" w:hAnsi="Cambria"/>
            <w:sz w:val="28"/>
            <w:szCs w:val="28"/>
          </w:rPr>
          <w:t>, rewinding</w:t>
        </w:r>
      </w:ins>
      <w:del w:id="24434" w:author="Claire S" w:date="2026-06-05T19:09:00Z" w16du:dateUtc="2026-06-05T18:09:00Z">
        <w:r w:rsidR="0024719D" w:rsidDel="00F4778B">
          <w:rPr>
            <w:rFonts w:ascii="Cambria" w:hAnsi="Cambria"/>
            <w:sz w:val="28"/>
            <w:szCs w:val="28"/>
          </w:rPr>
          <w:delText xml:space="preserve"> </w:delText>
        </w:r>
      </w:del>
      <w:ins w:id="24435" w:author="Claire S" w:date="2026-06-05T19:09:00Z" w16du:dateUtc="2026-06-05T18:09:00Z">
        <w:r w:rsidR="00F4778B">
          <w:rPr>
            <w:rFonts w:ascii="Cambria" w:hAnsi="Cambria"/>
            <w:sz w:val="28"/>
            <w:szCs w:val="28"/>
          </w:rPr>
          <w:t xml:space="preserve"> </w:t>
        </w:r>
      </w:ins>
      <w:r w:rsidR="0024719D">
        <w:rPr>
          <w:rFonts w:ascii="Cambria" w:hAnsi="Cambria"/>
          <w:sz w:val="28"/>
          <w:szCs w:val="28"/>
        </w:rPr>
        <w:t xml:space="preserve">to Saturday night – the night of Dex’s death.  </w:t>
      </w:r>
      <w:r w:rsidR="000E561A">
        <w:rPr>
          <w:rFonts w:ascii="Cambria" w:hAnsi="Cambria"/>
          <w:sz w:val="28"/>
          <w:szCs w:val="28"/>
        </w:rPr>
        <w:t>I</w:t>
      </w:r>
      <w:r w:rsidR="006B7CF5">
        <w:rPr>
          <w:rFonts w:ascii="Cambria" w:hAnsi="Cambria"/>
          <w:sz w:val="28"/>
          <w:szCs w:val="28"/>
        </w:rPr>
        <w:t xml:space="preserve">t wasn’t long before </w:t>
      </w:r>
      <w:del w:id="24436" w:author="Claire S" w:date="2026-06-05T15:46:00Z" w16du:dateUtc="2026-06-05T14:46:00Z">
        <w:r w:rsidR="006B7CF5">
          <w:rPr>
            <w:rFonts w:ascii="Cambria" w:hAnsi="Cambria"/>
            <w:sz w:val="28"/>
            <w:szCs w:val="28"/>
          </w:rPr>
          <w:delText xml:space="preserve">Savannah </w:delText>
        </w:r>
      </w:del>
      <w:ins w:id="24437" w:author="Claire S" w:date="2026-06-05T15:46:00Z" w16du:dateUtc="2026-06-05T14:46:00Z">
        <w:r w:rsidR="00E43E46">
          <w:rPr>
            <w:rFonts w:ascii="Cambria" w:hAnsi="Cambria"/>
            <w:sz w:val="28"/>
            <w:szCs w:val="28"/>
          </w:rPr>
          <w:t xml:space="preserve">she </w:t>
        </w:r>
      </w:ins>
      <w:r w:rsidR="006B7CF5">
        <w:rPr>
          <w:rFonts w:ascii="Cambria" w:hAnsi="Cambria"/>
          <w:sz w:val="28"/>
          <w:szCs w:val="28"/>
        </w:rPr>
        <w:t xml:space="preserve">found </w:t>
      </w:r>
      <w:r>
        <w:rPr>
          <w:rFonts w:ascii="Cambria" w:hAnsi="Cambria"/>
          <w:sz w:val="28"/>
          <w:szCs w:val="28"/>
        </w:rPr>
        <w:t>him</w:t>
      </w:r>
      <w:r w:rsidR="006B7CF5">
        <w:rPr>
          <w:rFonts w:ascii="Cambria" w:hAnsi="Cambria"/>
          <w:sz w:val="28"/>
          <w:szCs w:val="28"/>
        </w:rPr>
        <w:t xml:space="preserve"> arriving </w:t>
      </w:r>
      <w:del w:id="24438" w:author="Daisy Watt" w:date="2026-06-24T00:19:00Z" w16du:dateUtc="2026-06-23T22:19:00Z">
        <w:r w:rsidR="006B7CF5" w:rsidDel="00816ED7">
          <w:rPr>
            <w:rFonts w:ascii="Cambria" w:hAnsi="Cambria"/>
            <w:sz w:val="28"/>
            <w:szCs w:val="28"/>
          </w:rPr>
          <w:delText xml:space="preserve">outside </w:delText>
        </w:r>
      </w:del>
      <w:r w:rsidR="006B7CF5">
        <w:rPr>
          <w:rFonts w:ascii="Cambria" w:hAnsi="Cambria"/>
          <w:sz w:val="28"/>
          <w:szCs w:val="28"/>
        </w:rPr>
        <w:t xml:space="preserve">in the </w:t>
      </w:r>
      <w:r>
        <w:rPr>
          <w:rFonts w:ascii="Cambria" w:hAnsi="Cambria"/>
          <w:sz w:val="28"/>
          <w:szCs w:val="28"/>
        </w:rPr>
        <w:t>black cab</w:t>
      </w:r>
      <w:r w:rsidR="006B7CF5">
        <w:rPr>
          <w:rFonts w:ascii="Cambria" w:hAnsi="Cambria"/>
          <w:sz w:val="28"/>
          <w:szCs w:val="28"/>
        </w:rPr>
        <w:t xml:space="preserve">, around </w:t>
      </w:r>
      <w:r w:rsidR="00267242">
        <w:rPr>
          <w:rFonts w:ascii="Cambria" w:hAnsi="Cambria"/>
          <w:sz w:val="28"/>
          <w:szCs w:val="28"/>
        </w:rPr>
        <w:t>11.28</w:t>
      </w:r>
      <w:r w:rsidR="006B7CF5">
        <w:rPr>
          <w:rFonts w:ascii="Cambria" w:hAnsi="Cambria"/>
          <w:sz w:val="28"/>
          <w:szCs w:val="28"/>
        </w:rPr>
        <w:t xml:space="preserve"> p</w:t>
      </w:r>
      <w:ins w:id="24439" w:author="Daisy Watt" w:date="2026-06-24T00:11:00Z" w16du:dateUtc="2026-06-23T22:11:00Z">
        <w:r w:rsidR="00A05D16">
          <w:rPr>
            <w:rFonts w:ascii="Cambria" w:hAnsi="Cambria"/>
            <w:sz w:val="28"/>
            <w:szCs w:val="28"/>
          </w:rPr>
          <w:t>.</w:t>
        </w:r>
      </w:ins>
      <w:r w:rsidR="006B7CF5">
        <w:rPr>
          <w:rFonts w:ascii="Cambria" w:hAnsi="Cambria"/>
          <w:sz w:val="28"/>
          <w:szCs w:val="28"/>
        </w:rPr>
        <w:t>m</w:t>
      </w:r>
      <w:r w:rsidR="008C5EE8">
        <w:rPr>
          <w:rFonts w:ascii="Cambria" w:hAnsi="Cambria"/>
          <w:sz w:val="28"/>
          <w:szCs w:val="28"/>
        </w:rPr>
        <w:t>.</w:t>
      </w:r>
    </w:p>
    <w:p w14:paraId="4A0D2868" w14:textId="4838D753" w:rsidR="00E43E46" w:rsidRDefault="00E43E46" w:rsidP="000E561A">
      <w:pPr>
        <w:spacing w:line="360" w:lineRule="auto"/>
        <w:contextualSpacing/>
        <w:rPr>
          <w:ins w:id="24440" w:author="Claire S" w:date="2026-06-05T16:48:00Z" w16du:dateUtc="2026-06-05T15:48:00Z"/>
          <w:rFonts w:ascii="Cambria" w:hAnsi="Cambria"/>
          <w:sz w:val="28"/>
          <w:szCs w:val="28"/>
        </w:rPr>
      </w:pPr>
      <w:ins w:id="24441" w:author="Claire S" w:date="2026-06-05T15:46:00Z" w16du:dateUtc="2026-06-05T14:46:00Z">
        <w:r>
          <w:rPr>
            <w:rFonts w:ascii="Cambria" w:hAnsi="Cambria"/>
            <w:sz w:val="28"/>
            <w:szCs w:val="28"/>
          </w:rPr>
          <w:tab/>
          <w:t>‘Savannah?’ she called. ‘I found something.’</w:t>
        </w:r>
      </w:ins>
    </w:p>
    <w:p w14:paraId="4E828975" w14:textId="036814E6" w:rsidR="007C6DD3" w:rsidRDefault="007C6DD3" w:rsidP="000E561A">
      <w:pPr>
        <w:spacing w:line="360" w:lineRule="auto"/>
        <w:contextualSpacing/>
        <w:rPr>
          <w:rFonts w:ascii="Cambria" w:hAnsi="Cambria"/>
          <w:sz w:val="28"/>
          <w:szCs w:val="28"/>
        </w:rPr>
      </w:pPr>
      <w:ins w:id="24442" w:author="Claire S" w:date="2026-06-05T16:48:00Z" w16du:dateUtc="2026-06-05T15:48:00Z">
        <w:r>
          <w:rPr>
            <w:rFonts w:ascii="Cambria" w:hAnsi="Cambria"/>
            <w:sz w:val="28"/>
            <w:szCs w:val="28"/>
          </w:rPr>
          <w:tab/>
          <w:t>Savannah returned from the bathroom, and Clara couldn’t help noticing she staggered a little</w:t>
        </w:r>
        <w:r w:rsidR="00747F4A">
          <w:rPr>
            <w:rFonts w:ascii="Cambria" w:hAnsi="Cambria"/>
            <w:sz w:val="28"/>
            <w:szCs w:val="28"/>
          </w:rPr>
          <w:t xml:space="preserve"> as Clara held out the p</w:t>
        </w:r>
      </w:ins>
      <w:ins w:id="24443" w:author="Claire S" w:date="2026-06-05T16:49:00Z" w16du:dateUtc="2026-06-05T15:49:00Z">
        <w:r w:rsidR="00747F4A">
          <w:rPr>
            <w:rFonts w:ascii="Cambria" w:hAnsi="Cambria"/>
            <w:sz w:val="28"/>
            <w:szCs w:val="28"/>
          </w:rPr>
          <w:t>hone to show her.</w:t>
        </w:r>
      </w:ins>
    </w:p>
    <w:p w14:paraId="1912A2D9" w14:textId="73F1EA8D" w:rsidR="00C96E99" w:rsidRDefault="0024719D" w:rsidP="00C96E99">
      <w:pPr>
        <w:spacing w:line="360" w:lineRule="auto"/>
        <w:ind w:firstLine="720"/>
        <w:contextualSpacing/>
        <w:rPr>
          <w:ins w:id="24444" w:author="Claire S" w:date="2026-07-31T17:43:00Z" w16du:dateUtc="2026-07-31T16:43:00Z"/>
          <w:rFonts w:ascii="Cambria" w:hAnsi="Cambria"/>
          <w:sz w:val="28"/>
          <w:szCs w:val="28"/>
        </w:rPr>
      </w:pPr>
      <w:r>
        <w:rPr>
          <w:rFonts w:ascii="Cambria" w:hAnsi="Cambria"/>
          <w:sz w:val="28"/>
          <w:szCs w:val="28"/>
        </w:rPr>
        <w:t xml:space="preserve">‘Oh </w:t>
      </w:r>
      <w:r w:rsidR="000E561A">
        <w:rPr>
          <w:rFonts w:ascii="Cambria" w:hAnsi="Cambria"/>
          <w:sz w:val="28"/>
          <w:szCs w:val="28"/>
        </w:rPr>
        <w:t>my G</w:t>
      </w:r>
      <w:r>
        <w:rPr>
          <w:rFonts w:ascii="Cambria" w:hAnsi="Cambria"/>
          <w:sz w:val="28"/>
          <w:szCs w:val="28"/>
        </w:rPr>
        <w:t>od</w:t>
      </w:r>
      <w:r w:rsidR="000E561A">
        <w:rPr>
          <w:rFonts w:ascii="Cambria" w:hAnsi="Cambria"/>
          <w:sz w:val="28"/>
          <w:szCs w:val="28"/>
        </w:rPr>
        <w:t>!</w:t>
      </w:r>
      <w:r>
        <w:rPr>
          <w:rFonts w:ascii="Cambria" w:hAnsi="Cambria"/>
          <w:sz w:val="28"/>
          <w:szCs w:val="28"/>
        </w:rPr>
        <w:t>’ Sav</w:t>
      </w:r>
      <w:r w:rsidR="000E561A">
        <w:rPr>
          <w:rFonts w:ascii="Cambria" w:hAnsi="Cambria"/>
          <w:sz w:val="28"/>
          <w:szCs w:val="28"/>
        </w:rPr>
        <w:t>annah</w:t>
      </w:r>
      <w:r>
        <w:rPr>
          <w:rFonts w:ascii="Cambria" w:hAnsi="Cambria"/>
          <w:sz w:val="28"/>
          <w:szCs w:val="28"/>
        </w:rPr>
        <w:t xml:space="preserve"> gasped. ‘</w:t>
      </w:r>
      <w:r w:rsidR="00C31691">
        <w:rPr>
          <w:rFonts w:ascii="Cambria" w:hAnsi="Cambria"/>
          <w:sz w:val="28"/>
          <w:szCs w:val="28"/>
        </w:rPr>
        <w:t>There he is, the</w:t>
      </w:r>
      <w:r>
        <w:rPr>
          <w:rFonts w:ascii="Cambria" w:hAnsi="Cambria"/>
          <w:sz w:val="28"/>
          <w:szCs w:val="28"/>
        </w:rPr>
        <w:t xml:space="preserve"> darling</w:t>
      </w:r>
      <w:r w:rsidR="00B6223C">
        <w:rPr>
          <w:rFonts w:ascii="Cambria" w:hAnsi="Cambria"/>
          <w:sz w:val="28"/>
          <w:szCs w:val="28"/>
        </w:rPr>
        <w:t xml:space="preserve"> man</w:t>
      </w:r>
      <w:r w:rsidR="008C5EE8">
        <w:rPr>
          <w:rFonts w:ascii="Cambria" w:hAnsi="Cambria"/>
          <w:sz w:val="28"/>
          <w:szCs w:val="28"/>
        </w:rPr>
        <w:t>.</w:t>
      </w:r>
      <w:r>
        <w:rPr>
          <w:rFonts w:ascii="Cambria" w:hAnsi="Cambria"/>
          <w:sz w:val="28"/>
          <w:szCs w:val="28"/>
        </w:rPr>
        <w:t xml:space="preserve">’ </w:t>
      </w:r>
    </w:p>
    <w:p w14:paraId="2C58EB85" w14:textId="762F865B" w:rsidR="00C96E99" w:rsidRDefault="0024719D" w:rsidP="008C5EE8">
      <w:pPr>
        <w:spacing w:line="360" w:lineRule="auto"/>
        <w:ind w:firstLine="720"/>
        <w:contextualSpacing/>
        <w:rPr>
          <w:ins w:id="24445" w:author="Claire S" w:date="2026-07-31T17:43:00Z" w16du:dateUtc="2026-07-31T16:43:00Z"/>
          <w:rFonts w:ascii="Cambria" w:hAnsi="Cambria"/>
          <w:sz w:val="28"/>
          <w:szCs w:val="28"/>
        </w:rPr>
      </w:pPr>
      <w:commentRangeStart w:id="24446"/>
      <w:r>
        <w:rPr>
          <w:rFonts w:ascii="Cambria" w:hAnsi="Cambria"/>
          <w:sz w:val="28"/>
          <w:szCs w:val="28"/>
        </w:rPr>
        <w:t xml:space="preserve">How </w:t>
      </w:r>
      <w:del w:id="24447" w:author="Claire S" w:date="2026-07-31T17:43:00Z" w16du:dateUtc="2026-07-31T16:43:00Z">
        <w:r w:rsidRPr="00E632E5" w:rsidDel="00C96E99">
          <w:rPr>
            <w:rFonts w:ascii="Cambria" w:hAnsi="Cambria"/>
            <w:sz w:val="28"/>
            <w:szCs w:val="28"/>
            <w:highlight w:val="green"/>
            <w:rPrChange w:id="24448" w:author="Daisy Watt" w:date="2026-06-24T00:20:00Z" w16du:dateUtc="2026-06-23T22:20:00Z">
              <w:rPr>
                <w:rFonts w:ascii="Cambria" w:hAnsi="Cambria"/>
                <w:sz w:val="28"/>
                <w:szCs w:val="28"/>
              </w:rPr>
            </w:rPrChange>
          </w:rPr>
          <w:delText>painful</w:delText>
        </w:r>
        <w:r w:rsidDel="00C96E99">
          <w:rPr>
            <w:rFonts w:ascii="Cambria" w:hAnsi="Cambria"/>
            <w:sz w:val="28"/>
            <w:szCs w:val="28"/>
          </w:rPr>
          <w:delText xml:space="preserve"> </w:delText>
        </w:r>
      </w:del>
      <w:ins w:id="24449" w:author="Claire S" w:date="2026-07-31T17:43:00Z" w16du:dateUtc="2026-07-31T16:43:00Z">
        <w:r w:rsidR="00C96E99">
          <w:rPr>
            <w:rFonts w:ascii="Cambria" w:hAnsi="Cambria"/>
            <w:sz w:val="28"/>
            <w:szCs w:val="28"/>
          </w:rPr>
          <w:t xml:space="preserve">odd </w:t>
        </w:r>
      </w:ins>
      <w:del w:id="24450" w:author="Claire S" w:date="2026-07-31T17:43:00Z" w16du:dateUtc="2026-07-31T16:43:00Z">
        <w:r w:rsidDel="00C96E99">
          <w:rPr>
            <w:rFonts w:ascii="Cambria" w:hAnsi="Cambria"/>
            <w:sz w:val="28"/>
            <w:szCs w:val="28"/>
          </w:rPr>
          <w:delText xml:space="preserve">it was </w:delText>
        </w:r>
      </w:del>
      <w:r>
        <w:rPr>
          <w:rFonts w:ascii="Cambria" w:hAnsi="Cambria"/>
          <w:sz w:val="28"/>
          <w:szCs w:val="28"/>
        </w:rPr>
        <w:t xml:space="preserve">to see </w:t>
      </w:r>
      <w:r w:rsidR="00B6223C">
        <w:rPr>
          <w:rFonts w:ascii="Cambria" w:hAnsi="Cambria"/>
          <w:sz w:val="28"/>
          <w:szCs w:val="28"/>
        </w:rPr>
        <w:t>Dex</w:t>
      </w:r>
      <w:r>
        <w:rPr>
          <w:rFonts w:ascii="Cambria" w:hAnsi="Cambria"/>
          <w:sz w:val="28"/>
          <w:szCs w:val="28"/>
        </w:rPr>
        <w:t xml:space="preserve"> alive</w:t>
      </w:r>
      <w:r w:rsidR="00B6223C">
        <w:rPr>
          <w:rFonts w:ascii="Cambria" w:hAnsi="Cambria"/>
          <w:sz w:val="28"/>
          <w:szCs w:val="28"/>
        </w:rPr>
        <w:t xml:space="preserve"> and well</w:t>
      </w:r>
      <w:r w:rsidR="008C5EE8">
        <w:rPr>
          <w:rFonts w:ascii="Cambria" w:hAnsi="Cambria"/>
          <w:sz w:val="28"/>
          <w:szCs w:val="28"/>
        </w:rPr>
        <w:t>,</w:t>
      </w:r>
      <w:ins w:id="24451" w:author="Claire S" w:date="2026-07-31T17:43:00Z" w16du:dateUtc="2026-07-31T16:43:00Z">
        <w:r w:rsidR="00C96E99">
          <w:rPr>
            <w:rFonts w:ascii="Cambria" w:hAnsi="Cambria"/>
            <w:sz w:val="28"/>
            <w:szCs w:val="28"/>
          </w:rPr>
          <w:t xml:space="preserve"> Clara thought,</w:t>
        </w:r>
      </w:ins>
      <w:r w:rsidR="008C5EE8">
        <w:rPr>
          <w:rFonts w:ascii="Cambria" w:hAnsi="Cambria"/>
          <w:sz w:val="28"/>
          <w:szCs w:val="28"/>
        </w:rPr>
        <w:t xml:space="preserve"> </w:t>
      </w:r>
      <w:del w:id="24452" w:author="Claire S" w:date="2026-07-31T17:43:00Z" w16du:dateUtc="2026-07-31T16:43:00Z">
        <w:r w:rsidR="008C5EE8" w:rsidDel="00C96E99">
          <w:rPr>
            <w:rFonts w:ascii="Cambria" w:hAnsi="Cambria"/>
            <w:sz w:val="28"/>
            <w:szCs w:val="28"/>
          </w:rPr>
          <w:delText>looking</w:delText>
        </w:r>
        <w:r w:rsidDel="00C96E99">
          <w:rPr>
            <w:rFonts w:ascii="Cambria" w:hAnsi="Cambria"/>
            <w:sz w:val="28"/>
            <w:szCs w:val="28"/>
          </w:rPr>
          <w:delText xml:space="preserve"> </w:delText>
        </w:r>
      </w:del>
      <w:r>
        <w:rPr>
          <w:rFonts w:ascii="Cambria" w:hAnsi="Cambria"/>
          <w:sz w:val="28"/>
          <w:szCs w:val="28"/>
        </w:rPr>
        <w:t xml:space="preserve">so </w:t>
      </w:r>
      <w:del w:id="24453" w:author="Claire S" w:date="2026-07-31T17:43:00Z" w16du:dateUtc="2026-07-31T16:43:00Z">
        <w:r w:rsidDel="00C96E99">
          <w:rPr>
            <w:rFonts w:ascii="Cambria" w:hAnsi="Cambria"/>
            <w:sz w:val="28"/>
            <w:szCs w:val="28"/>
          </w:rPr>
          <w:delText xml:space="preserve">handsome </w:delText>
        </w:r>
      </w:del>
      <w:ins w:id="24454" w:author="Claire S" w:date="2026-07-31T17:43:00Z" w16du:dateUtc="2026-07-31T16:43:00Z">
        <w:r w:rsidR="00C96E99">
          <w:rPr>
            <w:rFonts w:ascii="Cambria" w:hAnsi="Cambria"/>
            <w:sz w:val="28"/>
            <w:szCs w:val="28"/>
          </w:rPr>
          <w:t xml:space="preserve">suave </w:t>
        </w:r>
      </w:ins>
      <w:r>
        <w:rPr>
          <w:rFonts w:ascii="Cambria" w:hAnsi="Cambria"/>
          <w:sz w:val="28"/>
          <w:szCs w:val="28"/>
        </w:rPr>
        <w:t xml:space="preserve">in his tux, </w:t>
      </w:r>
      <w:r w:rsidR="000E561A">
        <w:rPr>
          <w:rFonts w:ascii="Cambria" w:hAnsi="Cambria"/>
          <w:sz w:val="28"/>
          <w:szCs w:val="28"/>
        </w:rPr>
        <w:t xml:space="preserve">dark </w:t>
      </w:r>
      <w:r>
        <w:rPr>
          <w:rFonts w:ascii="Cambria" w:hAnsi="Cambria"/>
          <w:sz w:val="28"/>
          <w:szCs w:val="28"/>
        </w:rPr>
        <w:t>hair swept back</w:t>
      </w:r>
      <w:del w:id="24455" w:author="Claire S" w:date="2026-07-31T17:44:00Z" w16du:dateUtc="2026-07-31T16:44:00Z">
        <w:r w:rsidDel="00C96E99">
          <w:rPr>
            <w:rFonts w:ascii="Cambria" w:hAnsi="Cambria"/>
            <w:sz w:val="28"/>
            <w:szCs w:val="28"/>
          </w:rPr>
          <w:delText xml:space="preserve">, his face free of the </w:delText>
        </w:r>
        <w:r w:rsidRPr="00BF70CA" w:rsidDel="00C96E99">
          <w:rPr>
            <w:rFonts w:ascii="Cambria" w:hAnsi="Cambria"/>
            <w:sz w:val="28"/>
            <w:szCs w:val="28"/>
            <w:highlight w:val="green"/>
            <w:rPrChange w:id="24456" w:author="Daisy Watt" w:date="2026-06-24T00:20:00Z" w16du:dateUtc="2026-06-23T22:20:00Z">
              <w:rPr>
                <w:rFonts w:ascii="Cambria" w:hAnsi="Cambria"/>
                <w:sz w:val="28"/>
                <w:szCs w:val="28"/>
              </w:rPr>
            </w:rPrChange>
          </w:rPr>
          <w:delText>pain</w:delText>
        </w:r>
        <w:r w:rsidDel="00C96E99">
          <w:rPr>
            <w:rFonts w:ascii="Cambria" w:hAnsi="Cambria"/>
            <w:sz w:val="28"/>
            <w:szCs w:val="28"/>
          </w:rPr>
          <w:delText xml:space="preserve"> he’d been in in the cab</w:delText>
        </w:r>
      </w:del>
      <w:r>
        <w:rPr>
          <w:rFonts w:ascii="Cambria" w:hAnsi="Cambria"/>
          <w:sz w:val="28"/>
          <w:szCs w:val="28"/>
        </w:rPr>
        <w:t xml:space="preserve">. </w:t>
      </w:r>
      <w:ins w:id="24457" w:author="Claire S" w:date="2026-07-31T17:50:00Z" w16du:dateUtc="2026-07-31T16:50:00Z">
        <w:r w:rsidR="00C96E99">
          <w:rPr>
            <w:rFonts w:ascii="Cambria" w:hAnsi="Cambria"/>
            <w:sz w:val="28"/>
            <w:szCs w:val="28"/>
          </w:rPr>
          <w:t>It was only a few days ago —</w:t>
        </w:r>
      </w:ins>
    </w:p>
    <w:p w14:paraId="2897E53E" w14:textId="58339FBD" w:rsidR="0024719D" w:rsidRDefault="00C96E99" w:rsidP="008C5EE8">
      <w:pPr>
        <w:spacing w:line="360" w:lineRule="auto"/>
        <w:ind w:firstLine="720"/>
        <w:contextualSpacing/>
        <w:rPr>
          <w:rFonts w:ascii="Cambria" w:hAnsi="Cambria"/>
          <w:sz w:val="28"/>
          <w:szCs w:val="28"/>
        </w:rPr>
      </w:pPr>
      <w:ins w:id="24458" w:author="Claire S" w:date="2026-07-31T17:44:00Z" w16du:dateUtc="2026-07-31T16:44:00Z">
        <w:r>
          <w:rPr>
            <w:rFonts w:ascii="Cambria" w:hAnsi="Cambria"/>
            <w:sz w:val="28"/>
            <w:szCs w:val="28"/>
          </w:rPr>
          <w:t>‘</w:t>
        </w:r>
      </w:ins>
      <w:r w:rsidR="0024719D">
        <w:rPr>
          <w:rFonts w:ascii="Cambria" w:hAnsi="Cambria"/>
          <w:sz w:val="28"/>
          <w:szCs w:val="28"/>
        </w:rPr>
        <w:t xml:space="preserve">Dear God, </w:t>
      </w:r>
      <w:del w:id="24459" w:author="Claire S" w:date="2026-07-31T17:44:00Z" w16du:dateUtc="2026-07-31T16:44:00Z">
        <w:r w:rsidR="0024719D" w:rsidDel="00C96E99">
          <w:rPr>
            <w:rFonts w:ascii="Cambria" w:hAnsi="Cambria"/>
            <w:sz w:val="28"/>
            <w:szCs w:val="28"/>
          </w:rPr>
          <w:delText>she couldn’t</w:delText>
        </w:r>
      </w:del>
      <w:ins w:id="24460" w:author="Claire S" w:date="2026-07-31T17:44:00Z" w16du:dateUtc="2026-07-31T16:44:00Z">
        <w:r>
          <w:rPr>
            <w:rFonts w:ascii="Cambria" w:hAnsi="Cambria"/>
            <w:sz w:val="28"/>
            <w:szCs w:val="28"/>
          </w:rPr>
          <w:t>I can’t</w:t>
        </w:r>
      </w:ins>
      <w:r w:rsidR="0024719D">
        <w:rPr>
          <w:rFonts w:ascii="Cambria" w:hAnsi="Cambria"/>
          <w:sz w:val="28"/>
          <w:szCs w:val="28"/>
        </w:rPr>
        <w:t xml:space="preserve"> believe </w:t>
      </w:r>
      <w:del w:id="24461" w:author="Claire S" w:date="2026-07-31T17:44:00Z" w16du:dateUtc="2026-07-31T16:44:00Z">
        <w:r w:rsidR="0024719D" w:rsidDel="00C96E99">
          <w:rPr>
            <w:rFonts w:ascii="Cambria" w:hAnsi="Cambria"/>
            <w:sz w:val="28"/>
            <w:szCs w:val="28"/>
          </w:rPr>
          <w:delText xml:space="preserve">she’d </w:delText>
        </w:r>
      </w:del>
      <w:ins w:id="24462" w:author="Claire S" w:date="2026-07-31T17:44:00Z" w16du:dateUtc="2026-07-31T16:44:00Z">
        <w:r>
          <w:rPr>
            <w:rFonts w:ascii="Cambria" w:hAnsi="Cambria"/>
            <w:sz w:val="28"/>
            <w:szCs w:val="28"/>
          </w:rPr>
          <w:t>I won’t see him</w:t>
        </w:r>
      </w:ins>
      <w:del w:id="24463" w:author="Claire S" w:date="2026-07-31T17:44:00Z" w16du:dateUtc="2026-07-31T16:44:00Z">
        <w:r w:rsidR="0024719D" w:rsidDel="00C96E99">
          <w:rPr>
            <w:rFonts w:ascii="Cambria" w:hAnsi="Cambria"/>
            <w:sz w:val="28"/>
            <w:szCs w:val="28"/>
          </w:rPr>
          <w:delText>never see him</w:delText>
        </w:r>
      </w:del>
      <w:r w:rsidR="0024719D">
        <w:rPr>
          <w:rFonts w:ascii="Cambria" w:hAnsi="Cambria"/>
          <w:sz w:val="28"/>
          <w:szCs w:val="28"/>
        </w:rPr>
        <w:t xml:space="preserve"> again</w:t>
      </w:r>
      <w:r w:rsidR="0054355B">
        <w:rPr>
          <w:rFonts w:ascii="Cambria" w:hAnsi="Cambria"/>
          <w:sz w:val="28"/>
          <w:szCs w:val="28"/>
        </w:rPr>
        <w:t xml:space="preserve"> in this life</w:t>
      </w:r>
      <w:ins w:id="24464" w:author="Claire S" w:date="2026-07-31T17:44:00Z" w16du:dateUtc="2026-07-31T16:44:00Z">
        <w:r>
          <w:rPr>
            <w:rFonts w:ascii="Cambria" w:hAnsi="Cambria"/>
            <w:sz w:val="28"/>
            <w:szCs w:val="28"/>
          </w:rPr>
          <w:t>,’ Savannah choked, and Clara put a tentative hand on her arm.</w:t>
        </w:r>
      </w:ins>
      <w:del w:id="24465" w:author="Claire S" w:date="2026-07-31T17:44:00Z" w16du:dateUtc="2026-07-31T16:44:00Z">
        <w:r w:rsidR="0024719D" w:rsidDel="00C96E99">
          <w:rPr>
            <w:rFonts w:ascii="Cambria" w:hAnsi="Cambria"/>
            <w:sz w:val="28"/>
            <w:szCs w:val="28"/>
          </w:rPr>
          <w:delText>.</w:delText>
        </w:r>
      </w:del>
      <w:commentRangeEnd w:id="24446"/>
      <w:r w:rsidR="00BB3920">
        <w:rPr>
          <w:rStyle w:val="CommentReference"/>
          <w:rFonts w:ascii="Cambria" w:hAnsi="Cambria"/>
          <w:sz w:val="28"/>
          <w:szCs w:val="28"/>
        </w:rPr>
        <w:commentReference w:id="24446"/>
      </w:r>
    </w:p>
    <w:p w14:paraId="518B7093" w14:textId="13D8C6F9" w:rsidR="00C12FA1" w:rsidRDefault="001134DA" w:rsidP="001134DA">
      <w:pPr>
        <w:spacing w:line="360" w:lineRule="auto"/>
        <w:ind w:firstLine="720"/>
        <w:contextualSpacing/>
        <w:rPr>
          <w:rFonts w:ascii="Cambria" w:hAnsi="Cambria"/>
          <w:sz w:val="28"/>
          <w:szCs w:val="28"/>
        </w:rPr>
      </w:pPr>
      <w:r>
        <w:rPr>
          <w:rFonts w:ascii="Cambria" w:hAnsi="Cambria"/>
          <w:sz w:val="28"/>
          <w:szCs w:val="28"/>
        </w:rPr>
        <w:t>The</w:t>
      </w:r>
      <w:r w:rsidR="000E561A">
        <w:rPr>
          <w:rFonts w:ascii="Cambria" w:hAnsi="Cambria"/>
          <w:sz w:val="28"/>
          <w:szCs w:val="28"/>
        </w:rPr>
        <w:t xml:space="preserve"> two women</w:t>
      </w:r>
      <w:r>
        <w:rPr>
          <w:rFonts w:ascii="Cambria" w:hAnsi="Cambria"/>
          <w:sz w:val="28"/>
          <w:szCs w:val="28"/>
        </w:rPr>
        <w:t xml:space="preserve"> watched as Dex paid the taxi</w:t>
      </w:r>
      <w:ins w:id="24466" w:author="Daisy Watt" w:date="2026-06-24T00:22:00Z" w16du:dateUtc="2026-06-23T22:22:00Z">
        <w:r w:rsidR="00C0794E">
          <w:rPr>
            <w:rFonts w:ascii="Cambria" w:hAnsi="Cambria"/>
            <w:sz w:val="28"/>
            <w:szCs w:val="28"/>
          </w:rPr>
          <w:t xml:space="preserve"> driver</w:t>
        </w:r>
      </w:ins>
      <w:r>
        <w:rPr>
          <w:rFonts w:ascii="Cambria" w:hAnsi="Cambria"/>
          <w:sz w:val="28"/>
          <w:szCs w:val="28"/>
        </w:rPr>
        <w:t xml:space="preserve">, then </w:t>
      </w:r>
      <w:r w:rsidR="00C12FA1">
        <w:rPr>
          <w:rFonts w:ascii="Cambria" w:hAnsi="Cambria"/>
          <w:sz w:val="28"/>
          <w:szCs w:val="28"/>
        </w:rPr>
        <w:t>the footage jumped</w:t>
      </w:r>
      <w:del w:id="24467" w:author="Claire S" w:date="2026-07-31T17:44:00Z" w16du:dateUtc="2026-07-31T16:44:00Z">
        <w:r w:rsidR="00C12FA1" w:rsidDel="00C96E99">
          <w:rPr>
            <w:rFonts w:ascii="Cambria" w:hAnsi="Cambria"/>
            <w:sz w:val="28"/>
            <w:szCs w:val="28"/>
          </w:rPr>
          <w:delText xml:space="preserve"> </w:delText>
        </w:r>
        <w:r w:rsidR="00C12FA1" w:rsidRPr="00F00933" w:rsidDel="00C96E99">
          <w:rPr>
            <w:rFonts w:ascii="Cambria" w:hAnsi="Cambria"/>
            <w:sz w:val="28"/>
            <w:szCs w:val="28"/>
            <w:highlight w:val="green"/>
            <w:rPrChange w:id="24468" w:author="Daisy Watt" w:date="2026-06-16T17:18:00Z" w16du:dateUtc="2026-06-16T16:18:00Z">
              <w:rPr>
                <w:rFonts w:ascii="Cambria" w:hAnsi="Cambria"/>
                <w:sz w:val="28"/>
                <w:szCs w:val="28"/>
              </w:rPr>
            </w:rPrChange>
          </w:rPr>
          <w:delText>forward</w:delText>
        </w:r>
      </w:del>
      <w:ins w:id="24469" w:author="Daisy Watt" w:date="2026-06-16T17:18:00Z" w16du:dateUtc="2026-06-16T16:18:00Z">
        <w:del w:id="24470" w:author="Claire S" w:date="2026-07-31T17:44:00Z" w16du:dateUtc="2026-07-31T16:44:00Z">
          <w:r w:rsidR="00F00933" w:rsidRPr="00F00933" w:rsidDel="00C96E99">
            <w:rPr>
              <w:rFonts w:ascii="Cambria" w:hAnsi="Cambria"/>
              <w:sz w:val="28"/>
              <w:szCs w:val="28"/>
              <w:highlight w:val="green"/>
              <w:rPrChange w:id="24471" w:author="Daisy Watt" w:date="2026-06-16T17:18:00Z" w16du:dateUtc="2026-06-16T16:18:00Z">
                <w:rPr>
                  <w:rFonts w:ascii="Cambria" w:hAnsi="Cambria"/>
                  <w:sz w:val="28"/>
                  <w:szCs w:val="28"/>
                </w:rPr>
              </w:rPrChange>
            </w:rPr>
            <w:delText>s</w:delText>
          </w:r>
        </w:del>
      </w:ins>
      <w:r w:rsidR="00C12FA1">
        <w:rPr>
          <w:rFonts w:ascii="Cambria" w:hAnsi="Cambria"/>
          <w:sz w:val="28"/>
          <w:szCs w:val="28"/>
        </w:rPr>
        <w:t xml:space="preserve"> to show him coming up the front steps, key in hand</w:t>
      </w:r>
      <w:r w:rsidR="001A4833">
        <w:rPr>
          <w:rFonts w:ascii="Cambria" w:hAnsi="Cambria"/>
          <w:sz w:val="28"/>
          <w:szCs w:val="28"/>
        </w:rPr>
        <w:t>, then letting himself in</w:t>
      </w:r>
      <w:r w:rsidR="0054355B">
        <w:rPr>
          <w:rFonts w:ascii="Cambria" w:hAnsi="Cambria"/>
          <w:sz w:val="28"/>
          <w:szCs w:val="28"/>
        </w:rPr>
        <w:t>, whereupon he</w:t>
      </w:r>
      <w:r w:rsidR="001A4833">
        <w:rPr>
          <w:rFonts w:ascii="Cambria" w:hAnsi="Cambria"/>
          <w:sz w:val="28"/>
          <w:szCs w:val="28"/>
        </w:rPr>
        <w:t xml:space="preserve"> disappear</w:t>
      </w:r>
      <w:r w:rsidR="0054355B">
        <w:rPr>
          <w:rFonts w:ascii="Cambria" w:hAnsi="Cambria"/>
          <w:sz w:val="28"/>
          <w:szCs w:val="28"/>
        </w:rPr>
        <w:t>ed</w:t>
      </w:r>
      <w:r w:rsidR="001A4833">
        <w:rPr>
          <w:rFonts w:ascii="Cambria" w:hAnsi="Cambria"/>
          <w:sz w:val="28"/>
          <w:szCs w:val="28"/>
        </w:rPr>
        <w:t xml:space="preserve"> from sight</w:t>
      </w:r>
      <w:r w:rsidR="00C12FA1">
        <w:rPr>
          <w:rFonts w:ascii="Cambria" w:hAnsi="Cambria"/>
          <w:sz w:val="28"/>
          <w:szCs w:val="28"/>
        </w:rPr>
        <w:t>.</w:t>
      </w:r>
    </w:p>
    <w:p w14:paraId="0DD23F13" w14:textId="6474204A" w:rsidR="00AD7101" w:rsidDel="00B4112D" w:rsidRDefault="0024719D">
      <w:pPr>
        <w:spacing w:line="360" w:lineRule="auto"/>
        <w:ind w:firstLine="720"/>
        <w:contextualSpacing/>
        <w:rPr>
          <w:del w:id="24472" w:author="Claire S" w:date="2026-06-05T16:49:00Z" w16du:dateUtc="2026-06-05T15:49:00Z"/>
          <w:rFonts w:ascii="Cambria" w:hAnsi="Cambria"/>
          <w:sz w:val="28"/>
          <w:szCs w:val="28"/>
        </w:rPr>
      </w:pPr>
      <w:r>
        <w:rPr>
          <w:rFonts w:ascii="Cambria" w:hAnsi="Cambria"/>
          <w:sz w:val="28"/>
          <w:szCs w:val="28"/>
        </w:rPr>
        <w:t>Clara</w:t>
      </w:r>
      <w:r w:rsidR="006B7CF5">
        <w:rPr>
          <w:rFonts w:ascii="Cambria" w:hAnsi="Cambria"/>
          <w:sz w:val="28"/>
          <w:szCs w:val="28"/>
        </w:rPr>
        <w:t xml:space="preserve"> waited, feeling</w:t>
      </w:r>
      <w:r>
        <w:rPr>
          <w:rFonts w:ascii="Cambria" w:hAnsi="Cambria"/>
          <w:sz w:val="28"/>
          <w:szCs w:val="28"/>
        </w:rPr>
        <w:t xml:space="preserve"> a bit awkward to be witnessing the othe</w:t>
      </w:r>
      <w:r w:rsidR="001A4833">
        <w:rPr>
          <w:rFonts w:ascii="Cambria" w:hAnsi="Cambria"/>
          <w:sz w:val="28"/>
          <w:szCs w:val="28"/>
        </w:rPr>
        <w:t>r woman</w:t>
      </w:r>
      <w:r>
        <w:rPr>
          <w:rFonts w:ascii="Cambria" w:hAnsi="Cambria"/>
          <w:sz w:val="28"/>
          <w:szCs w:val="28"/>
        </w:rPr>
        <w:t>’s raw emotion</w:t>
      </w:r>
      <w:r w:rsidR="001A4833">
        <w:rPr>
          <w:rFonts w:ascii="Cambria" w:hAnsi="Cambria"/>
          <w:sz w:val="28"/>
          <w:szCs w:val="28"/>
        </w:rPr>
        <w:t xml:space="preserve">. </w:t>
      </w:r>
      <w:r w:rsidR="006B7CF5">
        <w:rPr>
          <w:rFonts w:ascii="Cambria" w:hAnsi="Cambria"/>
          <w:sz w:val="28"/>
          <w:szCs w:val="28"/>
        </w:rPr>
        <w:t>When she sensed S</w:t>
      </w:r>
      <w:r w:rsidR="001134DA">
        <w:rPr>
          <w:rFonts w:ascii="Cambria" w:hAnsi="Cambria"/>
          <w:sz w:val="28"/>
          <w:szCs w:val="28"/>
        </w:rPr>
        <w:t xml:space="preserve">avannah had collected herself a bit, </w:t>
      </w:r>
      <w:r w:rsidR="006B7CF5">
        <w:rPr>
          <w:rFonts w:ascii="Cambria" w:hAnsi="Cambria"/>
          <w:sz w:val="28"/>
          <w:szCs w:val="28"/>
        </w:rPr>
        <w:t xml:space="preserve">she </w:t>
      </w:r>
      <w:r w:rsidR="00B6223C">
        <w:rPr>
          <w:rFonts w:ascii="Cambria" w:hAnsi="Cambria"/>
          <w:sz w:val="28"/>
          <w:szCs w:val="28"/>
        </w:rPr>
        <w:t>asked,</w:t>
      </w:r>
      <w:r w:rsidR="001134DA">
        <w:rPr>
          <w:rFonts w:ascii="Cambria" w:hAnsi="Cambria"/>
          <w:sz w:val="28"/>
          <w:szCs w:val="28"/>
        </w:rPr>
        <w:t xml:space="preserve"> quietly</w:t>
      </w:r>
      <w:r w:rsidR="00B6223C">
        <w:rPr>
          <w:rFonts w:ascii="Cambria" w:hAnsi="Cambria"/>
          <w:sz w:val="28"/>
          <w:szCs w:val="28"/>
        </w:rPr>
        <w:t>,</w:t>
      </w:r>
      <w:r w:rsidR="001134DA">
        <w:rPr>
          <w:rFonts w:ascii="Cambria" w:hAnsi="Cambria"/>
          <w:sz w:val="28"/>
          <w:szCs w:val="28"/>
        </w:rPr>
        <w:t xml:space="preserve"> </w:t>
      </w:r>
      <w:r>
        <w:rPr>
          <w:rFonts w:ascii="Cambria" w:hAnsi="Cambria"/>
          <w:sz w:val="28"/>
          <w:szCs w:val="28"/>
        </w:rPr>
        <w:t>‘</w:t>
      </w:r>
      <w:del w:id="24473" w:author="Claire S" w:date="2026-06-05T19:09:00Z" w16du:dateUtc="2026-06-05T18:09:00Z">
        <w:r w:rsidR="001134DA" w:rsidDel="00B4112D">
          <w:rPr>
            <w:rFonts w:ascii="Cambria" w:hAnsi="Cambria"/>
            <w:sz w:val="28"/>
            <w:szCs w:val="28"/>
          </w:rPr>
          <w:delText>Could you</w:delText>
        </w:r>
      </w:del>
      <w:ins w:id="24474" w:author="Claire S" w:date="2026-06-05T19:09:00Z" w16du:dateUtc="2026-06-05T18:09:00Z">
        <w:r w:rsidR="00B4112D">
          <w:rPr>
            <w:rFonts w:ascii="Cambria" w:hAnsi="Cambria"/>
            <w:sz w:val="28"/>
            <w:szCs w:val="28"/>
          </w:rPr>
          <w:t>If I</w:t>
        </w:r>
      </w:ins>
      <w:r w:rsidR="001134DA">
        <w:rPr>
          <w:rFonts w:ascii="Cambria" w:hAnsi="Cambria"/>
          <w:sz w:val="28"/>
          <w:szCs w:val="28"/>
        </w:rPr>
        <w:t xml:space="preserve"> </w:t>
      </w:r>
      <w:r w:rsidR="001134DA" w:rsidRPr="00C96E99">
        <w:rPr>
          <w:rFonts w:ascii="Cambria" w:hAnsi="Cambria"/>
          <w:sz w:val="28"/>
          <w:szCs w:val="28"/>
        </w:rPr>
        <w:t>f</w:t>
      </w:r>
      <w:r w:rsidRPr="00C96E99">
        <w:rPr>
          <w:rFonts w:ascii="Cambria" w:hAnsi="Cambria"/>
          <w:sz w:val="28"/>
          <w:szCs w:val="28"/>
        </w:rPr>
        <w:t>ast forwa</w:t>
      </w:r>
      <w:r w:rsidR="006B7CF5" w:rsidRPr="00C96E99">
        <w:rPr>
          <w:rFonts w:ascii="Cambria" w:hAnsi="Cambria"/>
          <w:sz w:val="28"/>
          <w:szCs w:val="28"/>
        </w:rPr>
        <w:t>r</w:t>
      </w:r>
      <w:r w:rsidRPr="00C96E99">
        <w:rPr>
          <w:rFonts w:ascii="Cambria" w:hAnsi="Cambria"/>
          <w:sz w:val="28"/>
          <w:szCs w:val="28"/>
        </w:rPr>
        <w:t>d</w:t>
      </w:r>
      <w:del w:id="24475" w:author="Claire S" w:date="2026-06-05T19:09:00Z" w16du:dateUtc="2026-06-05T18:09:00Z">
        <w:r w:rsidR="006B7CF5" w:rsidRPr="00C96E99" w:rsidDel="00B4112D">
          <w:rPr>
            <w:rFonts w:ascii="Cambria" w:hAnsi="Cambria"/>
            <w:sz w:val="28"/>
            <w:szCs w:val="28"/>
          </w:rPr>
          <w:delText>?</w:delText>
        </w:r>
        <w:r w:rsidR="00F21F73" w:rsidRPr="00C96E99" w:rsidDel="00B4112D">
          <w:rPr>
            <w:rFonts w:ascii="Cambria" w:hAnsi="Cambria"/>
            <w:sz w:val="28"/>
            <w:szCs w:val="28"/>
          </w:rPr>
          <w:delText xml:space="preserve"> S</w:delText>
        </w:r>
      </w:del>
      <w:ins w:id="24476" w:author="Claire S" w:date="2026-06-05T19:09:00Z" w16du:dateUtc="2026-06-05T18:09:00Z">
        <w:r w:rsidR="00B4112D" w:rsidRPr="00C96E99">
          <w:rPr>
            <w:rFonts w:ascii="Cambria" w:hAnsi="Cambria"/>
            <w:sz w:val="28"/>
            <w:szCs w:val="28"/>
          </w:rPr>
          <w:t>,</w:t>
        </w:r>
      </w:ins>
      <w:del w:id="24477" w:author="Claire S" w:date="2026-06-05T19:09:00Z" w16du:dateUtc="2026-06-05T18:09:00Z">
        <w:r w:rsidR="00F21F73" w:rsidRPr="00C96E99" w:rsidDel="00B4112D">
          <w:rPr>
            <w:rFonts w:ascii="Cambria" w:hAnsi="Cambria"/>
            <w:sz w:val="28"/>
            <w:szCs w:val="28"/>
          </w:rPr>
          <w:delText>o</w:delText>
        </w:r>
      </w:del>
      <w:r w:rsidR="00F21F73">
        <w:rPr>
          <w:rFonts w:ascii="Cambria" w:hAnsi="Cambria"/>
          <w:sz w:val="28"/>
          <w:szCs w:val="28"/>
        </w:rPr>
        <w:t xml:space="preserve"> we can see </w:t>
      </w:r>
      <w:r w:rsidR="001A4833">
        <w:rPr>
          <w:rFonts w:ascii="Cambria" w:hAnsi="Cambria"/>
          <w:sz w:val="28"/>
          <w:szCs w:val="28"/>
        </w:rPr>
        <w:t>when he left the house again</w:t>
      </w:r>
      <w:ins w:id="24478" w:author="Daisy Watt" w:date="2026-06-24T00:22:00Z" w16du:dateUtc="2026-06-23T22:22:00Z">
        <w:r w:rsidR="00E566A8">
          <w:rPr>
            <w:rFonts w:ascii="Cambria" w:hAnsi="Cambria"/>
            <w:sz w:val="28"/>
            <w:szCs w:val="28"/>
          </w:rPr>
          <w:t>.</w:t>
        </w:r>
      </w:ins>
      <w:del w:id="24479" w:author="Daisy Watt" w:date="2026-06-24T00:22:00Z" w16du:dateUtc="2026-06-23T22:22:00Z">
        <w:r w:rsidR="002264F9" w:rsidDel="00E566A8">
          <w:rPr>
            <w:rFonts w:ascii="Cambria" w:hAnsi="Cambria"/>
            <w:sz w:val="28"/>
            <w:szCs w:val="28"/>
          </w:rPr>
          <w:delText xml:space="preserve"> -</w:delText>
        </w:r>
      </w:del>
      <w:r w:rsidR="00F21F73">
        <w:rPr>
          <w:rFonts w:ascii="Cambria" w:hAnsi="Cambria"/>
          <w:sz w:val="28"/>
          <w:szCs w:val="28"/>
        </w:rPr>
        <w:t>’</w:t>
      </w:r>
      <w:ins w:id="24480" w:author="Claire S" w:date="2026-06-05T19:09:00Z" w16du:dateUtc="2026-06-05T18:09:00Z">
        <w:r w:rsidR="00B4112D">
          <w:rPr>
            <w:rFonts w:ascii="Cambria" w:hAnsi="Cambria"/>
            <w:sz w:val="28"/>
            <w:szCs w:val="28"/>
          </w:rPr>
          <w:t xml:space="preserve"> </w:t>
        </w:r>
      </w:ins>
    </w:p>
    <w:p w14:paraId="0C0E7EE7" w14:textId="06F13092" w:rsidR="00AD7101" w:rsidRDefault="00F21F73" w:rsidP="00B4112D">
      <w:pPr>
        <w:spacing w:line="360" w:lineRule="auto"/>
        <w:ind w:firstLine="720"/>
        <w:contextualSpacing/>
        <w:rPr>
          <w:ins w:id="24481" w:author="Claire S" w:date="2026-06-05T16:50:00Z" w16du:dateUtc="2026-06-05T15:50:00Z"/>
          <w:rFonts w:ascii="Cambria" w:hAnsi="Cambria"/>
          <w:sz w:val="28"/>
          <w:szCs w:val="28"/>
        </w:rPr>
      </w:pPr>
      <w:del w:id="24482" w:author="Claire S" w:date="2026-06-05T16:49:00Z" w16du:dateUtc="2026-06-05T15:49:00Z">
        <w:r w:rsidDel="00AD7101">
          <w:rPr>
            <w:rFonts w:ascii="Cambria" w:hAnsi="Cambria"/>
            <w:sz w:val="28"/>
            <w:szCs w:val="28"/>
          </w:rPr>
          <w:delText>They</w:delText>
        </w:r>
      </w:del>
      <w:ins w:id="24483" w:author="Claire S" w:date="2026-06-05T16:49:00Z" w16du:dateUtc="2026-06-05T15:49:00Z">
        <w:r w:rsidR="00AD7101">
          <w:rPr>
            <w:rFonts w:ascii="Cambria" w:hAnsi="Cambria"/>
            <w:sz w:val="28"/>
            <w:szCs w:val="28"/>
          </w:rPr>
          <w:t>Cla</w:t>
        </w:r>
        <w:r w:rsidR="00FA19DB">
          <w:rPr>
            <w:rFonts w:ascii="Cambria" w:hAnsi="Cambria"/>
            <w:sz w:val="28"/>
            <w:szCs w:val="28"/>
          </w:rPr>
          <w:t>ra</w:t>
        </w:r>
      </w:ins>
      <w:r>
        <w:rPr>
          <w:rFonts w:ascii="Cambria" w:hAnsi="Cambria"/>
          <w:sz w:val="28"/>
          <w:szCs w:val="28"/>
        </w:rPr>
        <w:t xml:space="preserve"> </w:t>
      </w:r>
      <w:del w:id="24484" w:author="Claire S" w:date="2026-06-05T16:52:00Z" w16du:dateUtc="2026-06-05T15:52:00Z">
        <w:r w:rsidRPr="00C96E99" w:rsidDel="00137B49">
          <w:rPr>
            <w:rFonts w:ascii="Cambria" w:hAnsi="Cambria"/>
            <w:sz w:val="28"/>
            <w:szCs w:val="28"/>
          </w:rPr>
          <w:delText>fast</w:delText>
        </w:r>
      </w:del>
      <w:ins w:id="24485" w:author="Claire S" w:date="2026-06-05T16:52:00Z" w16du:dateUtc="2026-06-05T15:52:00Z">
        <w:r w:rsidR="00137B49" w:rsidRPr="00C96E99">
          <w:rPr>
            <w:rFonts w:ascii="Cambria" w:hAnsi="Cambria"/>
            <w:sz w:val="28"/>
            <w:szCs w:val="28"/>
          </w:rPr>
          <w:t xml:space="preserve">skipped </w:t>
        </w:r>
      </w:ins>
      <w:del w:id="24486" w:author="Daisy Watt" w:date="2026-06-24T00:23:00Z" w16du:dateUtc="2026-06-23T22:23:00Z">
        <w:r w:rsidRPr="00C96E99" w:rsidDel="00117525">
          <w:rPr>
            <w:rFonts w:ascii="Cambria" w:hAnsi="Cambria"/>
            <w:sz w:val="28"/>
            <w:szCs w:val="28"/>
          </w:rPr>
          <w:delText>-forward</w:delText>
        </w:r>
      </w:del>
      <w:ins w:id="24487" w:author="Daisy Watt" w:date="2026-06-24T00:23:00Z" w16du:dateUtc="2026-06-23T22:23:00Z">
        <w:r w:rsidR="00117525" w:rsidRPr="00C96E99">
          <w:rPr>
            <w:rFonts w:ascii="Cambria" w:hAnsi="Cambria"/>
            <w:sz w:val="28"/>
            <w:szCs w:val="28"/>
            <w:rPrChange w:id="24488" w:author="Claire S" w:date="2026-07-31T17:51:00Z" w16du:dateUtc="2026-07-31T16:51:00Z">
              <w:rPr>
                <w:rFonts w:ascii="Cambria" w:hAnsi="Cambria"/>
                <w:sz w:val="28"/>
                <w:szCs w:val="28"/>
                <w:highlight w:val="green"/>
              </w:rPr>
            </w:rPrChange>
          </w:rPr>
          <w:t>ahead</w:t>
        </w:r>
      </w:ins>
      <w:del w:id="24489" w:author="Daisy Watt" w:date="2026-06-24T00:22:00Z" w16du:dateUtc="2026-06-23T22:22:00Z">
        <w:r w:rsidRPr="00C96E99" w:rsidDel="00117525">
          <w:rPr>
            <w:rFonts w:ascii="Cambria" w:hAnsi="Cambria"/>
            <w:sz w:val="28"/>
            <w:szCs w:val="28"/>
          </w:rPr>
          <w:delText>e</w:delText>
        </w:r>
        <w:r w:rsidRPr="00C96E99" w:rsidDel="00E566A8">
          <w:rPr>
            <w:rFonts w:ascii="Cambria" w:hAnsi="Cambria"/>
            <w:sz w:val="28"/>
            <w:szCs w:val="28"/>
          </w:rPr>
          <w:delText>d</w:delText>
        </w:r>
      </w:del>
      <w:r w:rsidRPr="00C96E99">
        <w:rPr>
          <w:rFonts w:ascii="Cambria" w:hAnsi="Cambria"/>
          <w:sz w:val="28"/>
          <w:szCs w:val="28"/>
        </w:rPr>
        <w:t xml:space="preserve"> until</w:t>
      </w:r>
      <w:ins w:id="24490" w:author="Claire S" w:date="2026-06-05T16:49:00Z" w16du:dateUtc="2026-06-05T15:49:00Z">
        <w:r w:rsidR="00AD7101">
          <w:rPr>
            <w:rFonts w:ascii="Cambria" w:hAnsi="Cambria"/>
            <w:sz w:val="28"/>
            <w:szCs w:val="28"/>
          </w:rPr>
          <w:t xml:space="preserve"> a tall figure in a </w:t>
        </w:r>
      </w:ins>
      <w:ins w:id="24491" w:author="Claire S" w:date="2026-06-05T16:50:00Z" w16du:dateUtc="2026-06-05T15:50:00Z">
        <w:r w:rsidR="00FA19DB">
          <w:rPr>
            <w:rFonts w:ascii="Cambria" w:hAnsi="Cambria"/>
            <w:sz w:val="28"/>
            <w:szCs w:val="28"/>
          </w:rPr>
          <w:t xml:space="preserve">long </w:t>
        </w:r>
      </w:ins>
      <w:ins w:id="24492" w:author="Claire S" w:date="2026-06-05T16:49:00Z" w16du:dateUtc="2026-06-05T15:49:00Z">
        <w:r w:rsidR="00FA19DB">
          <w:rPr>
            <w:rFonts w:ascii="Cambria" w:hAnsi="Cambria"/>
            <w:sz w:val="28"/>
            <w:szCs w:val="28"/>
          </w:rPr>
          <w:t>mac stood at t</w:t>
        </w:r>
      </w:ins>
      <w:ins w:id="24493" w:author="Claire S" w:date="2026-06-05T16:50:00Z" w16du:dateUtc="2026-06-05T15:50:00Z">
        <w:r w:rsidR="00FA19DB">
          <w:rPr>
            <w:rFonts w:ascii="Cambria" w:hAnsi="Cambria"/>
            <w:sz w:val="28"/>
            <w:szCs w:val="28"/>
          </w:rPr>
          <w:t>he gate.</w:t>
        </w:r>
      </w:ins>
    </w:p>
    <w:p w14:paraId="213218BD" w14:textId="5D4FDF95" w:rsidR="00FA19DB" w:rsidRDefault="00FA19DB" w:rsidP="00F21F73">
      <w:pPr>
        <w:spacing w:line="360" w:lineRule="auto"/>
        <w:ind w:firstLine="720"/>
        <w:contextualSpacing/>
        <w:rPr>
          <w:ins w:id="24494" w:author="Claire S" w:date="2026-06-05T16:49:00Z" w16du:dateUtc="2026-06-05T15:49:00Z"/>
          <w:rFonts w:ascii="Cambria" w:hAnsi="Cambria"/>
          <w:sz w:val="28"/>
          <w:szCs w:val="28"/>
        </w:rPr>
      </w:pPr>
      <w:ins w:id="24495" w:author="Claire S" w:date="2026-06-05T16:50:00Z" w16du:dateUtc="2026-06-05T15:50:00Z">
        <w:r>
          <w:rPr>
            <w:rFonts w:ascii="Cambria" w:hAnsi="Cambria"/>
            <w:sz w:val="28"/>
            <w:szCs w:val="28"/>
          </w:rPr>
          <w:t>‘</w:t>
        </w:r>
      </w:ins>
      <w:ins w:id="24496" w:author="Claire S" w:date="2026-06-08T17:20:00Z" w16du:dateUtc="2026-06-08T16:20:00Z">
        <w:r w:rsidR="003C418A">
          <w:rPr>
            <w:rFonts w:ascii="Cambria" w:hAnsi="Cambria"/>
            <w:sz w:val="28"/>
            <w:szCs w:val="28"/>
          </w:rPr>
          <w:t>Who’s that?</w:t>
        </w:r>
      </w:ins>
      <w:ins w:id="24497" w:author="Claire S" w:date="2026-06-05T16:50:00Z" w16du:dateUtc="2026-06-05T15:50:00Z">
        <w:r>
          <w:rPr>
            <w:rFonts w:ascii="Cambria" w:hAnsi="Cambria"/>
            <w:sz w:val="28"/>
            <w:szCs w:val="28"/>
          </w:rPr>
          <w:t>’ Savannah frowned. ‘</w:t>
        </w:r>
      </w:ins>
      <w:ins w:id="24498" w:author="Claire S" w:date="2026-06-08T17:21:00Z" w16du:dateUtc="2026-06-08T16:21:00Z">
        <w:r w:rsidR="00820B48">
          <w:rPr>
            <w:rFonts w:ascii="Cambria" w:hAnsi="Cambria"/>
            <w:sz w:val="28"/>
            <w:szCs w:val="28"/>
          </w:rPr>
          <w:t xml:space="preserve">Oh, hang on – it’s Carl Carrington. </w:t>
        </w:r>
      </w:ins>
      <w:ins w:id="24499" w:author="Claire S" w:date="2026-06-05T16:50:00Z" w16du:dateUtc="2026-06-05T15:50:00Z">
        <w:r>
          <w:rPr>
            <w:rFonts w:ascii="Cambria" w:hAnsi="Cambria"/>
            <w:sz w:val="28"/>
            <w:szCs w:val="28"/>
          </w:rPr>
          <w:t xml:space="preserve">The Langley lawyer. </w:t>
        </w:r>
      </w:ins>
      <w:ins w:id="24500" w:author="Claire S" w:date="2026-06-05T16:52:00Z" w16du:dateUtc="2026-06-05T15:52:00Z">
        <w:r w:rsidR="00137B49">
          <w:rPr>
            <w:rFonts w:ascii="Cambria" w:hAnsi="Cambria"/>
            <w:sz w:val="28"/>
            <w:szCs w:val="28"/>
          </w:rPr>
          <w:t xml:space="preserve"> How</w:t>
        </w:r>
      </w:ins>
      <w:ins w:id="24501" w:author="Claire S" w:date="2026-06-05T16:50:00Z" w16du:dateUtc="2026-06-05T15:50:00Z">
        <w:r>
          <w:rPr>
            <w:rFonts w:ascii="Cambria" w:hAnsi="Cambria"/>
            <w:sz w:val="28"/>
            <w:szCs w:val="28"/>
          </w:rPr>
          <w:t xml:space="preserve"> odd.’</w:t>
        </w:r>
      </w:ins>
    </w:p>
    <w:p w14:paraId="301D93D1" w14:textId="032C383D" w:rsidR="00AD7101" w:rsidRDefault="003E56DD" w:rsidP="00F21F73">
      <w:pPr>
        <w:spacing w:line="360" w:lineRule="auto"/>
        <w:ind w:firstLine="720"/>
        <w:contextualSpacing/>
        <w:rPr>
          <w:ins w:id="24502" w:author="Claire S" w:date="2026-06-05T16:51:00Z" w16du:dateUtc="2026-06-05T15:51:00Z"/>
          <w:rFonts w:ascii="Cambria" w:hAnsi="Cambria"/>
          <w:sz w:val="28"/>
          <w:szCs w:val="28"/>
        </w:rPr>
      </w:pPr>
      <w:ins w:id="24503" w:author="Claire S" w:date="2026-06-05T16:50:00Z" w16du:dateUtc="2026-06-05T15:50:00Z">
        <w:r>
          <w:rPr>
            <w:rFonts w:ascii="Cambria" w:hAnsi="Cambria"/>
            <w:sz w:val="28"/>
            <w:szCs w:val="28"/>
          </w:rPr>
          <w:t>But Dex didn’t seem to</w:t>
        </w:r>
      </w:ins>
      <w:ins w:id="24504" w:author="Claire S" w:date="2026-06-05T16:51:00Z" w16du:dateUtc="2026-06-05T15:51:00Z">
        <w:r>
          <w:rPr>
            <w:rFonts w:ascii="Cambria" w:hAnsi="Cambria"/>
            <w:sz w:val="28"/>
            <w:szCs w:val="28"/>
          </w:rPr>
          <w:t xml:space="preserve"> </w:t>
        </w:r>
      </w:ins>
      <w:ins w:id="24505" w:author="Claire S" w:date="2026-06-05T16:50:00Z" w16du:dateUtc="2026-06-05T15:50:00Z">
        <w:r>
          <w:rPr>
            <w:rFonts w:ascii="Cambria" w:hAnsi="Cambria"/>
            <w:sz w:val="28"/>
            <w:szCs w:val="28"/>
          </w:rPr>
          <w:t xml:space="preserve">have let </w:t>
        </w:r>
      </w:ins>
      <w:ins w:id="24506" w:author="Claire S" w:date="2026-06-08T17:21:00Z" w16du:dateUtc="2026-06-08T16:21:00Z">
        <w:r w:rsidR="00277449">
          <w:rPr>
            <w:rFonts w:ascii="Cambria" w:hAnsi="Cambria"/>
            <w:sz w:val="28"/>
            <w:szCs w:val="28"/>
          </w:rPr>
          <w:t>Carl</w:t>
        </w:r>
      </w:ins>
      <w:ins w:id="24507" w:author="Claire S" w:date="2026-06-05T16:50:00Z" w16du:dateUtc="2026-06-05T15:50:00Z">
        <w:r>
          <w:rPr>
            <w:rFonts w:ascii="Cambria" w:hAnsi="Cambria"/>
            <w:sz w:val="28"/>
            <w:szCs w:val="28"/>
          </w:rPr>
          <w:t xml:space="preserve"> in</w:t>
        </w:r>
        <w:del w:id="24508" w:author="Daisy Watt" w:date="2026-06-24T00:23:00Z" w16du:dateUtc="2026-06-23T22:23:00Z">
          <w:r w:rsidDel="00BC5168">
            <w:rPr>
              <w:rFonts w:ascii="Cambria" w:hAnsi="Cambria"/>
              <w:sz w:val="28"/>
              <w:szCs w:val="28"/>
            </w:rPr>
            <w:delText>;</w:delText>
          </w:r>
        </w:del>
      </w:ins>
      <w:ins w:id="24509" w:author="Daisy Watt" w:date="2026-06-24T00:23:00Z" w16du:dateUtc="2026-06-23T22:23:00Z">
        <w:r w:rsidR="00BC5168">
          <w:rPr>
            <w:rFonts w:ascii="Cambria" w:hAnsi="Cambria"/>
            <w:sz w:val="28"/>
            <w:szCs w:val="28"/>
          </w:rPr>
          <w:t>. He</w:t>
        </w:r>
      </w:ins>
      <w:ins w:id="24510" w:author="Claire S" w:date="2026-06-05T16:50:00Z" w16du:dateUtc="2026-06-05T15:50:00Z">
        <w:r>
          <w:rPr>
            <w:rFonts w:ascii="Cambria" w:hAnsi="Cambria"/>
            <w:sz w:val="28"/>
            <w:szCs w:val="28"/>
          </w:rPr>
          <w:t xml:space="preserve"> </w:t>
        </w:r>
        <w:del w:id="24511" w:author="Daisy Watt" w:date="2026-06-24T00:24:00Z" w16du:dateUtc="2026-06-23T22:24:00Z">
          <w:r w:rsidDel="002D6FA0">
            <w:rPr>
              <w:rFonts w:ascii="Cambria" w:hAnsi="Cambria"/>
              <w:sz w:val="28"/>
              <w:szCs w:val="28"/>
            </w:rPr>
            <w:delText>possibly</w:delText>
          </w:r>
        </w:del>
      </w:ins>
      <w:ins w:id="24512" w:author="Daisy Watt" w:date="2026-06-24T00:24:00Z" w16du:dateUtc="2026-06-23T22:24:00Z">
        <w:r w:rsidR="002D6FA0">
          <w:rPr>
            <w:rFonts w:ascii="Cambria" w:hAnsi="Cambria"/>
            <w:sz w:val="28"/>
            <w:szCs w:val="28"/>
          </w:rPr>
          <w:t>might have</w:t>
        </w:r>
      </w:ins>
      <w:ins w:id="24513" w:author="Claire S" w:date="2026-06-05T16:50:00Z" w16du:dateUtc="2026-06-05T15:50:00Z">
        <w:r>
          <w:rPr>
            <w:rFonts w:ascii="Cambria" w:hAnsi="Cambria"/>
            <w:sz w:val="28"/>
            <w:szCs w:val="28"/>
          </w:rPr>
          <w:t xml:space="preserve"> </w:t>
        </w:r>
      </w:ins>
      <w:ins w:id="24514" w:author="Claire S" w:date="2026-06-08T17:21:00Z" w16du:dateUtc="2026-06-08T16:21:00Z">
        <w:r w:rsidR="00277449">
          <w:rPr>
            <w:rFonts w:ascii="Cambria" w:hAnsi="Cambria"/>
            <w:sz w:val="28"/>
            <w:szCs w:val="28"/>
          </w:rPr>
          <w:t>s</w:t>
        </w:r>
      </w:ins>
      <w:ins w:id="24515" w:author="Daisy Watt" w:date="2026-06-24T00:23:00Z" w16du:dateUtc="2026-06-23T22:23:00Z">
        <w:r w:rsidR="00BC5168">
          <w:rPr>
            <w:rFonts w:ascii="Cambria" w:hAnsi="Cambria"/>
            <w:sz w:val="28"/>
            <w:szCs w:val="28"/>
          </w:rPr>
          <w:t>poke</w:t>
        </w:r>
      </w:ins>
      <w:ins w:id="24516" w:author="Daisy Watt" w:date="2026-06-24T00:24:00Z" w16du:dateUtc="2026-06-23T22:24:00Z">
        <w:r w:rsidR="002D6FA0">
          <w:rPr>
            <w:rFonts w:ascii="Cambria" w:hAnsi="Cambria"/>
            <w:sz w:val="28"/>
            <w:szCs w:val="28"/>
          </w:rPr>
          <w:t>n</w:t>
        </w:r>
      </w:ins>
      <w:ins w:id="24517" w:author="Daisy Watt" w:date="2026-06-24T00:23:00Z" w16du:dateUtc="2026-06-23T22:23:00Z">
        <w:r w:rsidR="00BC5168">
          <w:rPr>
            <w:rFonts w:ascii="Cambria" w:hAnsi="Cambria"/>
            <w:sz w:val="28"/>
            <w:szCs w:val="28"/>
          </w:rPr>
          <w:t xml:space="preserve"> to him</w:t>
        </w:r>
      </w:ins>
      <w:ins w:id="24518" w:author="Claire S" w:date="2026-06-08T17:21:00Z" w16du:dateUtc="2026-06-08T16:21:00Z">
        <w:del w:id="24519" w:author="Daisy Watt" w:date="2026-06-24T00:23:00Z" w16du:dateUtc="2026-06-23T22:23:00Z">
          <w:r w:rsidR="00277449" w:rsidDel="00BC5168">
            <w:rPr>
              <w:rFonts w:ascii="Cambria" w:hAnsi="Cambria"/>
              <w:sz w:val="28"/>
              <w:szCs w:val="28"/>
            </w:rPr>
            <w:delText>p</w:delText>
          </w:r>
        </w:del>
      </w:ins>
      <w:ins w:id="24520" w:author="Claire S" w:date="2026-06-05T16:50:00Z" w16du:dateUtc="2026-06-05T15:50:00Z">
        <w:del w:id="24521" w:author="Daisy Watt" w:date="2026-06-24T00:23:00Z" w16du:dateUtc="2026-06-23T22:23:00Z">
          <w:r w:rsidDel="00BC5168">
            <w:rPr>
              <w:rFonts w:ascii="Cambria" w:hAnsi="Cambria"/>
              <w:sz w:val="28"/>
              <w:szCs w:val="28"/>
            </w:rPr>
            <w:delText>e</w:delText>
          </w:r>
        </w:del>
      </w:ins>
      <w:ins w:id="24522" w:author="Claire S" w:date="2026-06-08T17:21:00Z" w16du:dateUtc="2026-06-08T16:21:00Z">
        <w:del w:id="24523" w:author="Daisy Watt" w:date="2026-06-24T00:23:00Z" w16du:dateUtc="2026-06-23T22:23:00Z">
          <w:r w:rsidR="00277449" w:rsidDel="00BC5168">
            <w:rPr>
              <w:rFonts w:ascii="Cambria" w:hAnsi="Cambria"/>
              <w:sz w:val="28"/>
              <w:szCs w:val="28"/>
            </w:rPr>
            <w:delText>aking</w:delText>
          </w:r>
        </w:del>
      </w:ins>
      <w:ins w:id="24524" w:author="Claire S" w:date="2026-06-05T16:52:00Z" w16du:dateUtc="2026-06-05T15:52:00Z">
        <w:r w:rsidR="00137B49">
          <w:rPr>
            <w:rFonts w:ascii="Cambria" w:hAnsi="Cambria"/>
            <w:sz w:val="28"/>
            <w:szCs w:val="28"/>
          </w:rPr>
          <w:t xml:space="preserve"> on the intercom</w:t>
        </w:r>
      </w:ins>
      <w:ins w:id="24525" w:author="Claire S" w:date="2026-06-08T17:21:00Z" w16du:dateUtc="2026-06-08T16:21:00Z">
        <w:del w:id="24526" w:author="Daisy Watt" w:date="2026-06-24T00:24:00Z" w16du:dateUtc="2026-06-23T22:24:00Z">
          <w:r w:rsidR="00277449" w:rsidDel="002D6FA0">
            <w:rPr>
              <w:rFonts w:ascii="Cambria" w:hAnsi="Cambria"/>
              <w:sz w:val="28"/>
              <w:szCs w:val="28"/>
            </w:rPr>
            <w:delText>;</w:delText>
          </w:r>
        </w:del>
      </w:ins>
      <w:ins w:id="24527" w:author="Daisy Watt" w:date="2026-06-24T00:24:00Z" w16du:dateUtc="2026-06-23T22:24:00Z">
        <w:r w:rsidR="002D6FA0">
          <w:rPr>
            <w:rFonts w:ascii="Cambria" w:hAnsi="Cambria"/>
            <w:sz w:val="28"/>
            <w:szCs w:val="28"/>
          </w:rPr>
          <w:t xml:space="preserve"> –</w:t>
        </w:r>
      </w:ins>
      <w:ins w:id="24528" w:author="Claire S" w:date="2026-06-05T16:50:00Z" w16du:dateUtc="2026-06-05T15:50:00Z">
        <w:r>
          <w:rPr>
            <w:rFonts w:ascii="Cambria" w:hAnsi="Cambria"/>
            <w:sz w:val="28"/>
            <w:szCs w:val="28"/>
          </w:rPr>
          <w:t xml:space="preserve"> impossible to hear</w:t>
        </w:r>
      </w:ins>
      <w:ins w:id="24529" w:author="Daisy Watt" w:date="2026-06-24T00:24:00Z" w16du:dateUtc="2026-06-23T22:24:00Z">
        <w:r w:rsidR="00CE6EEB">
          <w:rPr>
            <w:rFonts w:ascii="Cambria" w:hAnsi="Cambria"/>
            <w:sz w:val="28"/>
            <w:szCs w:val="28"/>
          </w:rPr>
          <w:t>,</w:t>
        </w:r>
      </w:ins>
      <w:ins w:id="24530" w:author="Claire S" w:date="2026-06-05T16:50:00Z" w16du:dateUtc="2026-06-05T15:50:00Z">
        <w:r>
          <w:rPr>
            <w:rFonts w:ascii="Cambria" w:hAnsi="Cambria"/>
            <w:sz w:val="28"/>
            <w:szCs w:val="28"/>
          </w:rPr>
          <w:t xml:space="preserve"> </w:t>
        </w:r>
      </w:ins>
      <w:ins w:id="24531" w:author="Claire S" w:date="2026-06-08T17:21:00Z" w16du:dateUtc="2026-06-08T16:21:00Z">
        <w:r w:rsidR="00277449">
          <w:rPr>
            <w:rFonts w:ascii="Cambria" w:hAnsi="Cambria"/>
            <w:sz w:val="28"/>
            <w:szCs w:val="28"/>
          </w:rPr>
          <w:t>though,</w:t>
        </w:r>
      </w:ins>
      <w:ins w:id="24532" w:author="Claire S" w:date="2026-06-05T16:51:00Z" w16du:dateUtc="2026-06-05T15:51:00Z">
        <w:r>
          <w:rPr>
            <w:rFonts w:ascii="Cambria" w:hAnsi="Cambria"/>
            <w:sz w:val="28"/>
            <w:szCs w:val="28"/>
          </w:rPr>
          <w:t xml:space="preserve"> as </w:t>
        </w:r>
      </w:ins>
      <w:ins w:id="24533" w:author="Claire S" w:date="2026-06-05T16:52:00Z" w16du:dateUtc="2026-06-05T15:52:00Z">
        <w:r w:rsidR="00137B49">
          <w:rPr>
            <w:rFonts w:ascii="Cambria" w:hAnsi="Cambria"/>
            <w:sz w:val="28"/>
            <w:szCs w:val="28"/>
          </w:rPr>
          <w:t>a heavy downpour</w:t>
        </w:r>
      </w:ins>
      <w:ins w:id="24534" w:author="Claire S" w:date="2026-06-05T16:51:00Z" w16du:dateUtc="2026-06-05T15:51:00Z">
        <w:r>
          <w:rPr>
            <w:rFonts w:ascii="Cambria" w:hAnsi="Cambria"/>
            <w:sz w:val="28"/>
            <w:szCs w:val="28"/>
          </w:rPr>
          <w:t xml:space="preserve"> had begun. Carl posted something into the front </w:t>
        </w:r>
      </w:ins>
      <w:ins w:id="24535" w:author="Claire S" w:date="2026-06-05T19:10:00Z" w16du:dateUtc="2026-06-05T18:10:00Z">
        <w:r w:rsidR="00B4112D">
          <w:rPr>
            <w:rFonts w:ascii="Cambria" w:hAnsi="Cambria"/>
            <w:sz w:val="28"/>
            <w:szCs w:val="28"/>
          </w:rPr>
          <w:t>letter</w:t>
        </w:r>
      </w:ins>
      <w:ins w:id="24536" w:author="Claire S" w:date="2026-06-05T16:51:00Z" w16du:dateUtc="2026-06-05T15:51:00Z">
        <w:r>
          <w:rPr>
            <w:rFonts w:ascii="Cambria" w:hAnsi="Cambria"/>
            <w:sz w:val="28"/>
            <w:szCs w:val="28"/>
          </w:rPr>
          <w:t xml:space="preserve">box, and left. </w:t>
        </w:r>
      </w:ins>
    </w:p>
    <w:p w14:paraId="331C2FFF" w14:textId="290B6FDF" w:rsidR="003E56DD" w:rsidRDefault="003E56DD" w:rsidP="00F21F73">
      <w:pPr>
        <w:spacing w:line="360" w:lineRule="auto"/>
        <w:ind w:firstLine="720"/>
        <w:contextualSpacing/>
        <w:rPr>
          <w:ins w:id="24537" w:author="Claire S" w:date="2026-06-05T16:49:00Z" w16du:dateUtc="2026-06-05T15:49:00Z"/>
          <w:rFonts w:ascii="Cambria" w:hAnsi="Cambria"/>
          <w:sz w:val="28"/>
          <w:szCs w:val="28"/>
        </w:rPr>
      </w:pPr>
      <w:ins w:id="24538" w:author="Claire S" w:date="2026-06-05T16:51:00Z" w16du:dateUtc="2026-06-05T15:51:00Z">
        <w:r>
          <w:rPr>
            <w:rFonts w:ascii="Cambria" w:hAnsi="Cambria"/>
            <w:sz w:val="28"/>
            <w:szCs w:val="28"/>
          </w:rPr>
          <w:t>‘</w:t>
        </w:r>
      </w:ins>
      <w:ins w:id="24539" w:author="Claire S" w:date="2026-06-05T16:53:00Z" w16du:dateUtc="2026-06-05T15:53:00Z">
        <w:r w:rsidR="00137B49">
          <w:rPr>
            <w:rFonts w:ascii="Cambria" w:hAnsi="Cambria"/>
            <w:sz w:val="28"/>
            <w:szCs w:val="28"/>
          </w:rPr>
          <w:t>V</w:t>
        </w:r>
      </w:ins>
      <w:ins w:id="24540" w:author="Claire S" w:date="2026-06-05T16:51:00Z" w16du:dateUtc="2026-06-05T15:51:00Z">
        <w:r>
          <w:rPr>
            <w:rFonts w:ascii="Cambria" w:hAnsi="Cambria"/>
            <w:sz w:val="28"/>
            <w:szCs w:val="28"/>
          </w:rPr>
          <w:t xml:space="preserve">ery odd,’ Savannah </w:t>
        </w:r>
        <w:r w:rsidR="006638BE">
          <w:rPr>
            <w:rFonts w:ascii="Cambria" w:hAnsi="Cambria"/>
            <w:sz w:val="28"/>
            <w:szCs w:val="28"/>
          </w:rPr>
          <w:t>repeate</w:t>
        </w:r>
        <w:r>
          <w:rPr>
            <w:rFonts w:ascii="Cambria" w:hAnsi="Cambria"/>
            <w:sz w:val="28"/>
            <w:szCs w:val="28"/>
          </w:rPr>
          <w:t>d. ‘Carl never mentioned he was here.’</w:t>
        </w:r>
      </w:ins>
    </w:p>
    <w:p w14:paraId="26514A1C" w14:textId="3E656BEB" w:rsidR="00CE163D" w:rsidRDefault="00F21F73" w:rsidP="00F21F73">
      <w:pPr>
        <w:spacing w:line="360" w:lineRule="auto"/>
        <w:ind w:firstLine="720"/>
        <w:contextualSpacing/>
        <w:rPr>
          <w:rFonts w:ascii="Cambria" w:hAnsi="Cambria"/>
          <w:sz w:val="28"/>
          <w:szCs w:val="28"/>
        </w:rPr>
      </w:pPr>
      <w:r>
        <w:rPr>
          <w:rFonts w:ascii="Cambria" w:hAnsi="Cambria"/>
          <w:sz w:val="28"/>
          <w:szCs w:val="28"/>
        </w:rPr>
        <w:t xml:space="preserve"> </w:t>
      </w:r>
      <w:ins w:id="24541" w:author="Claire S" w:date="2026-06-05T16:51:00Z" w16du:dateUtc="2026-06-05T15:51:00Z">
        <w:r w:rsidR="006638BE">
          <w:rPr>
            <w:rFonts w:ascii="Cambria" w:hAnsi="Cambria"/>
            <w:sz w:val="28"/>
            <w:szCs w:val="28"/>
          </w:rPr>
          <w:t xml:space="preserve">Clara </w:t>
        </w:r>
        <w:r w:rsidR="006638BE" w:rsidRPr="00C96E99">
          <w:rPr>
            <w:rFonts w:ascii="Cambria" w:hAnsi="Cambria"/>
            <w:sz w:val="28"/>
            <w:szCs w:val="28"/>
          </w:rPr>
          <w:t>skipped forward</w:t>
        </w:r>
      </w:ins>
      <w:ins w:id="24542" w:author="Daisy Watt" w:date="2026-06-16T17:18:00Z" w16du:dateUtc="2026-06-16T16:18:00Z">
        <w:r w:rsidR="00F00933" w:rsidRPr="00C96E99">
          <w:rPr>
            <w:rFonts w:ascii="Cambria" w:hAnsi="Cambria"/>
            <w:sz w:val="28"/>
            <w:szCs w:val="28"/>
          </w:rPr>
          <w:t>s</w:t>
        </w:r>
      </w:ins>
      <w:ins w:id="24543" w:author="Claire S" w:date="2026-06-05T16:51:00Z" w16du:dateUtc="2026-06-05T15:51:00Z">
        <w:r w:rsidR="006638BE" w:rsidRPr="00C96E99">
          <w:rPr>
            <w:rFonts w:ascii="Cambria" w:hAnsi="Cambria"/>
            <w:sz w:val="28"/>
            <w:szCs w:val="28"/>
          </w:rPr>
          <w:t xml:space="preserve"> until</w:t>
        </w:r>
        <w:r w:rsidR="006638BE">
          <w:rPr>
            <w:rFonts w:ascii="Cambria" w:hAnsi="Cambria"/>
            <w:sz w:val="28"/>
            <w:szCs w:val="28"/>
          </w:rPr>
          <w:t xml:space="preserve"> </w:t>
        </w:r>
      </w:ins>
      <w:r>
        <w:rPr>
          <w:rFonts w:ascii="Cambria" w:hAnsi="Cambria"/>
          <w:sz w:val="28"/>
          <w:szCs w:val="28"/>
        </w:rPr>
        <w:t>someone else was caught on camera</w:t>
      </w:r>
      <w:del w:id="24544" w:author="Daisy Watt" w:date="2026-06-24T00:25:00Z" w16du:dateUtc="2026-06-23T22:25:00Z">
        <w:r w:rsidDel="00636923">
          <w:rPr>
            <w:rFonts w:ascii="Cambria" w:hAnsi="Cambria"/>
            <w:sz w:val="28"/>
            <w:szCs w:val="28"/>
          </w:rPr>
          <w:delText>;</w:delText>
        </w:r>
      </w:del>
      <w:ins w:id="24545" w:author="Daisy Watt" w:date="2026-06-24T00:25:00Z" w16du:dateUtc="2026-06-23T22:25:00Z">
        <w:r w:rsidR="00636923">
          <w:rPr>
            <w:rFonts w:ascii="Cambria" w:hAnsi="Cambria"/>
            <w:sz w:val="28"/>
            <w:szCs w:val="28"/>
          </w:rPr>
          <w:t xml:space="preserve"> –</w:t>
        </w:r>
      </w:ins>
      <w:r>
        <w:rPr>
          <w:rFonts w:ascii="Cambria" w:hAnsi="Cambria"/>
          <w:sz w:val="28"/>
          <w:szCs w:val="28"/>
        </w:rPr>
        <w:t xml:space="preserve"> a</w:t>
      </w:r>
      <w:r w:rsidR="0024719D">
        <w:rPr>
          <w:rFonts w:ascii="Cambria" w:hAnsi="Cambria"/>
          <w:sz w:val="28"/>
          <w:szCs w:val="28"/>
        </w:rPr>
        <w:t xml:space="preserve"> figure in black, hood up, </w:t>
      </w:r>
      <w:r w:rsidR="000A44FF">
        <w:rPr>
          <w:rFonts w:ascii="Cambria" w:hAnsi="Cambria"/>
          <w:sz w:val="28"/>
          <w:szCs w:val="28"/>
        </w:rPr>
        <w:t xml:space="preserve">dark beanie hat on and </w:t>
      </w:r>
      <w:r w:rsidR="0024719D">
        <w:rPr>
          <w:rFonts w:ascii="Cambria" w:hAnsi="Cambria"/>
          <w:sz w:val="28"/>
          <w:szCs w:val="28"/>
        </w:rPr>
        <w:t xml:space="preserve">face </w:t>
      </w:r>
      <w:r w:rsidR="000A44FF">
        <w:rPr>
          <w:rFonts w:ascii="Cambria" w:hAnsi="Cambria"/>
          <w:sz w:val="28"/>
          <w:szCs w:val="28"/>
        </w:rPr>
        <w:t xml:space="preserve">carefully </w:t>
      </w:r>
      <w:r w:rsidR="00CE163D">
        <w:rPr>
          <w:rFonts w:ascii="Cambria" w:hAnsi="Cambria"/>
          <w:sz w:val="28"/>
          <w:szCs w:val="28"/>
        </w:rPr>
        <w:t xml:space="preserve">angled away from the </w:t>
      </w:r>
      <w:r>
        <w:rPr>
          <w:rFonts w:ascii="Cambria" w:hAnsi="Cambria"/>
          <w:sz w:val="28"/>
          <w:szCs w:val="28"/>
        </w:rPr>
        <w:t>lens as they buzzed the gate</w:t>
      </w:r>
      <w:r w:rsidR="00CE163D">
        <w:rPr>
          <w:rFonts w:ascii="Cambria" w:hAnsi="Cambria"/>
          <w:sz w:val="28"/>
          <w:szCs w:val="28"/>
        </w:rPr>
        <w:t>.</w:t>
      </w:r>
    </w:p>
    <w:p w14:paraId="557E84DE" w14:textId="79DD1320" w:rsidR="00CE163D" w:rsidRDefault="00CE163D" w:rsidP="0024719D">
      <w:pPr>
        <w:spacing w:after="0" w:line="360" w:lineRule="auto"/>
        <w:rPr>
          <w:rFonts w:ascii="Cambria" w:hAnsi="Cambria"/>
          <w:sz w:val="28"/>
          <w:szCs w:val="28"/>
        </w:rPr>
      </w:pPr>
      <w:r>
        <w:rPr>
          <w:rFonts w:ascii="Cambria" w:hAnsi="Cambria"/>
          <w:sz w:val="28"/>
          <w:szCs w:val="28"/>
        </w:rPr>
        <w:tab/>
        <w:t xml:space="preserve">‘Who is that?’ </w:t>
      </w:r>
      <w:r w:rsidR="00C66215">
        <w:rPr>
          <w:rFonts w:ascii="Cambria" w:hAnsi="Cambria"/>
          <w:sz w:val="28"/>
          <w:szCs w:val="28"/>
        </w:rPr>
        <w:t>T</w:t>
      </w:r>
      <w:r w:rsidR="00C43398">
        <w:rPr>
          <w:rFonts w:ascii="Cambria" w:hAnsi="Cambria"/>
          <w:sz w:val="28"/>
          <w:szCs w:val="28"/>
        </w:rPr>
        <w:t xml:space="preserve">hey both </w:t>
      </w:r>
      <w:r w:rsidR="00C43398" w:rsidRPr="00C96E99">
        <w:rPr>
          <w:rFonts w:ascii="Cambria" w:hAnsi="Cambria"/>
          <w:sz w:val="28"/>
          <w:szCs w:val="28"/>
        </w:rPr>
        <w:t xml:space="preserve">craned </w:t>
      </w:r>
      <w:ins w:id="24546" w:author="Claire S" w:date="2026-07-31T17:51:00Z" w16du:dateUtc="2026-07-31T16:51:00Z">
        <w:r w:rsidR="00C96E99" w:rsidRPr="00C96E99">
          <w:rPr>
            <w:rFonts w:ascii="Cambria" w:hAnsi="Cambria"/>
            <w:sz w:val="28"/>
            <w:szCs w:val="28"/>
            <w:rPrChange w:id="24547" w:author="Claire S" w:date="2026-07-31T17:51:00Z" w16du:dateUtc="2026-07-31T16:51:00Z">
              <w:rPr>
                <w:rFonts w:ascii="Cambria" w:hAnsi="Cambria"/>
                <w:sz w:val="28"/>
                <w:szCs w:val="28"/>
                <w:highlight w:val="green"/>
              </w:rPr>
            </w:rPrChange>
          </w:rPr>
          <w:t>to see</w:t>
        </w:r>
      </w:ins>
      <w:del w:id="24548" w:author="Claire S" w:date="2026-07-31T17:51:00Z" w16du:dateUtc="2026-07-31T16:51:00Z">
        <w:r w:rsidR="00C43398" w:rsidRPr="00C96E99" w:rsidDel="00C96E99">
          <w:rPr>
            <w:rFonts w:ascii="Cambria" w:hAnsi="Cambria"/>
            <w:sz w:val="28"/>
            <w:szCs w:val="28"/>
          </w:rPr>
          <w:delText>forward</w:delText>
        </w:r>
      </w:del>
      <w:ins w:id="24549" w:author="Daisy Watt" w:date="2026-06-16T17:18:00Z" w16du:dateUtc="2026-06-16T16:18:00Z">
        <w:del w:id="24550" w:author="Claire S" w:date="2026-07-31T17:51:00Z" w16du:dateUtc="2026-07-31T16:51:00Z">
          <w:r w:rsidR="00F00933" w:rsidRPr="00C96E99" w:rsidDel="00C96E99">
            <w:rPr>
              <w:rFonts w:ascii="Cambria" w:hAnsi="Cambria"/>
              <w:sz w:val="28"/>
              <w:szCs w:val="28"/>
            </w:rPr>
            <w:delText>s</w:delText>
          </w:r>
        </w:del>
      </w:ins>
      <w:ins w:id="24551" w:author="Claire S" w:date="2026-07-31T17:51:00Z" w16du:dateUtc="2026-07-31T16:51:00Z">
        <w:r w:rsidR="00C96E99">
          <w:rPr>
            <w:rFonts w:ascii="Cambria" w:hAnsi="Cambria"/>
            <w:sz w:val="28"/>
            <w:szCs w:val="28"/>
          </w:rPr>
          <w:t xml:space="preserve"> until</w:t>
        </w:r>
      </w:ins>
      <w:del w:id="24552" w:author="Claire S" w:date="2026-07-31T17:51:00Z" w16du:dateUtc="2026-07-31T16:51:00Z">
        <w:r w:rsidR="006F69F0" w:rsidRPr="00C96E99" w:rsidDel="00C96E99">
          <w:rPr>
            <w:rFonts w:ascii="Cambria" w:hAnsi="Cambria"/>
            <w:sz w:val="28"/>
            <w:szCs w:val="28"/>
          </w:rPr>
          <w:delText xml:space="preserve"> but</w:delText>
        </w:r>
      </w:del>
      <w:r w:rsidR="006F69F0">
        <w:rPr>
          <w:rFonts w:ascii="Cambria" w:hAnsi="Cambria"/>
          <w:sz w:val="28"/>
          <w:szCs w:val="28"/>
        </w:rPr>
        <w:t xml:space="preserve"> Savannah sat back</w:t>
      </w:r>
      <w:del w:id="24553" w:author="Claire S" w:date="2026-07-31T17:51:00Z" w16du:dateUtc="2026-07-31T16:51:00Z">
        <w:r w:rsidR="006F69F0" w:rsidDel="00C96E99">
          <w:rPr>
            <w:rFonts w:ascii="Cambria" w:hAnsi="Cambria"/>
            <w:sz w:val="28"/>
            <w:szCs w:val="28"/>
          </w:rPr>
          <w:delText xml:space="preserve"> first</w:delText>
        </w:r>
      </w:del>
      <w:r w:rsidR="006F69F0">
        <w:rPr>
          <w:rFonts w:ascii="Cambria" w:hAnsi="Cambria"/>
          <w:sz w:val="28"/>
          <w:szCs w:val="28"/>
        </w:rPr>
        <w:t xml:space="preserve">. ‘I don’t know.’ She was </w:t>
      </w:r>
      <w:r w:rsidR="002264F9">
        <w:rPr>
          <w:rFonts w:ascii="Cambria" w:hAnsi="Cambria"/>
          <w:sz w:val="28"/>
          <w:szCs w:val="28"/>
        </w:rPr>
        <w:t xml:space="preserve">visibly </w:t>
      </w:r>
      <w:r w:rsidR="006F69F0">
        <w:rPr>
          <w:rFonts w:ascii="Cambria" w:hAnsi="Cambria"/>
          <w:sz w:val="28"/>
          <w:szCs w:val="28"/>
        </w:rPr>
        <w:t>upset.</w:t>
      </w:r>
    </w:p>
    <w:p w14:paraId="0F251C6C" w14:textId="6CC84B1A" w:rsidR="00CE163D" w:rsidRDefault="00CE163D" w:rsidP="0024719D">
      <w:pPr>
        <w:spacing w:after="0" w:line="360" w:lineRule="auto"/>
        <w:rPr>
          <w:rFonts w:ascii="Cambria" w:hAnsi="Cambria"/>
          <w:sz w:val="28"/>
          <w:szCs w:val="28"/>
        </w:rPr>
      </w:pPr>
      <w:r>
        <w:rPr>
          <w:rFonts w:ascii="Cambria" w:hAnsi="Cambria"/>
          <w:sz w:val="28"/>
          <w:szCs w:val="28"/>
        </w:rPr>
        <w:tab/>
        <w:t>‘I</w:t>
      </w:r>
      <w:r w:rsidR="00F21F73">
        <w:rPr>
          <w:rFonts w:ascii="Cambria" w:hAnsi="Cambria"/>
          <w:sz w:val="28"/>
          <w:szCs w:val="28"/>
        </w:rPr>
        <w:t>f ther</w:t>
      </w:r>
      <w:r>
        <w:rPr>
          <w:rFonts w:ascii="Cambria" w:hAnsi="Cambria"/>
          <w:sz w:val="28"/>
          <w:szCs w:val="28"/>
        </w:rPr>
        <w:t>e</w:t>
      </w:r>
      <w:r w:rsidR="00F21F73">
        <w:rPr>
          <w:rFonts w:ascii="Cambria" w:hAnsi="Cambria"/>
          <w:sz w:val="28"/>
          <w:szCs w:val="28"/>
        </w:rPr>
        <w:t xml:space="preserve">’s </w:t>
      </w:r>
      <w:r>
        <w:rPr>
          <w:rFonts w:ascii="Cambria" w:hAnsi="Cambria"/>
          <w:sz w:val="28"/>
          <w:szCs w:val="28"/>
        </w:rPr>
        <w:t>audio</w:t>
      </w:r>
      <w:r w:rsidR="00F21F73">
        <w:rPr>
          <w:rFonts w:ascii="Cambria" w:hAnsi="Cambria"/>
          <w:sz w:val="28"/>
          <w:szCs w:val="28"/>
        </w:rPr>
        <w:t>,</w:t>
      </w:r>
      <w:r>
        <w:rPr>
          <w:rFonts w:ascii="Cambria" w:hAnsi="Cambria"/>
          <w:sz w:val="28"/>
          <w:szCs w:val="28"/>
        </w:rPr>
        <w:t>’</w:t>
      </w:r>
      <w:r w:rsidR="00C66215">
        <w:rPr>
          <w:rFonts w:ascii="Cambria" w:hAnsi="Cambria"/>
          <w:sz w:val="28"/>
          <w:szCs w:val="28"/>
        </w:rPr>
        <w:t xml:space="preserve"> Clara </w:t>
      </w:r>
      <w:r w:rsidR="006D3C23">
        <w:rPr>
          <w:rFonts w:ascii="Cambria" w:hAnsi="Cambria"/>
          <w:sz w:val="28"/>
          <w:szCs w:val="28"/>
        </w:rPr>
        <w:t>fidd</w:t>
      </w:r>
      <w:r w:rsidR="00F21F73">
        <w:rPr>
          <w:rFonts w:ascii="Cambria" w:hAnsi="Cambria"/>
          <w:sz w:val="28"/>
          <w:szCs w:val="28"/>
        </w:rPr>
        <w:t>led</w:t>
      </w:r>
      <w:r w:rsidR="006D3C23">
        <w:rPr>
          <w:rFonts w:ascii="Cambria" w:hAnsi="Cambria"/>
          <w:sz w:val="28"/>
          <w:szCs w:val="28"/>
        </w:rPr>
        <w:t xml:space="preserve"> with</w:t>
      </w:r>
      <w:r w:rsidR="00C66215">
        <w:rPr>
          <w:rFonts w:ascii="Cambria" w:hAnsi="Cambria"/>
          <w:sz w:val="28"/>
          <w:szCs w:val="28"/>
        </w:rPr>
        <w:t xml:space="preserve"> the </w:t>
      </w:r>
      <w:del w:id="24554" w:author="Claire S" w:date="2026-06-05T16:48:00Z" w16du:dateUtc="2026-06-05T15:48:00Z">
        <w:r w:rsidR="00C66215" w:rsidDel="00B835E2">
          <w:rPr>
            <w:rFonts w:ascii="Cambria" w:hAnsi="Cambria"/>
            <w:sz w:val="28"/>
            <w:szCs w:val="28"/>
          </w:rPr>
          <w:delText>recorder</w:delText>
        </w:r>
      </w:del>
      <w:ins w:id="24555" w:author="Claire S" w:date="2026-06-05T16:48:00Z" w16du:dateUtc="2026-06-05T15:48:00Z">
        <w:r w:rsidR="00B835E2">
          <w:rPr>
            <w:rFonts w:ascii="Cambria" w:hAnsi="Cambria"/>
            <w:sz w:val="28"/>
            <w:szCs w:val="28"/>
          </w:rPr>
          <w:t>app</w:t>
        </w:r>
      </w:ins>
      <w:r w:rsidR="00F21F73">
        <w:rPr>
          <w:rFonts w:ascii="Cambria" w:hAnsi="Cambria"/>
          <w:sz w:val="28"/>
          <w:szCs w:val="28"/>
        </w:rPr>
        <w:t>, ‘it</w:t>
      </w:r>
      <w:r w:rsidR="00C66215">
        <w:rPr>
          <w:rFonts w:ascii="Cambria" w:hAnsi="Cambria"/>
          <w:sz w:val="28"/>
          <w:szCs w:val="28"/>
        </w:rPr>
        <w:t xml:space="preserve"> might help</w:t>
      </w:r>
      <w:r w:rsidR="00902333">
        <w:rPr>
          <w:rFonts w:ascii="Cambria" w:hAnsi="Cambria"/>
          <w:sz w:val="28"/>
          <w:szCs w:val="28"/>
        </w:rPr>
        <w:t xml:space="preserve"> us</w:t>
      </w:r>
      <w:ins w:id="24556" w:author="Daisy Watt" w:date="2026-06-24T00:26:00Z" w16du:dateUtc="2026-06-23T22:26:00Z">
        <w:r w:rsidR="00396165">
          <w:rPr>
            <w:rFonts w:ascii="Cambria" w:hAnsi="Cambria"/>
            <w:sz w:val="28"/>
            <w:szCs w:val="28"/>
          </w:rPr>
          <w:t>.</w:t>
        </w:r>
      </w:ins>
      <w:del w:id="24557" w:author="Daisy Watt" w:date="2026-06-24T00:26:00Z" w16du:dateUtc="2026-06-23T22:26:00Z">
        <w:r w:rsidR="00902333" w:rsidDel="00396165">
          <w:rPr>
            <w:rFonts w:ascii="Cambria" w:hAnsi="Cambria"/>
            <w:sz w:val="28"/>
            <w:szCs w:val="28"/>
          </w:rPr>
          <w:delText xml:space="preserve"> -</w:delText>
        </w:r>
      </w:del>
      <w:r w:rsidR="00902333">
        <w:rPr>
          <w:rFonts w:ascii="Cambria" w:hAnsi="Cambria"/>
          <w:sz w:val="28"/>
          <w:szCs w:val="28"/>
        </w:rPr>
        <w:t>’</w:t>
      </w:r>
    </w:p>
    <w:p w14:paraId="7F492B1C" w14:textId="38612686" w:rsidR="005B5ACB" w:rsidRDefault="00CE163D" w:rsidP="0024719D">
      <w:pPr>
        <w:spacing w:after="0" w:line="360" w:lineRule="auto"/>
        <w:rPr>
          <w:rFonts w:ascii="Cambria" w:hAnsi="Cambria"/>
          <w:sz w:val="28"/>
          <w:szCs w:val="28"/>
        </w:rPr>
      </w:pPr>
      <w:r>
        <w:rPr>
          <w:rFonts w:ascii="Cambria" w:hAnsi="Cambria"/>
          <w:sz w:val="28"/>
          <w:szCs w:val="28"/>
        </w:rPr>
        <w:tab/>
      </w:r>
      <w:del w:id="24558" w:author="Claire S" w:date="2026-06-05T16:53:00Z" w16du:dateUtc="2026-06-05T15:53:00Z">
        <w:r w:rsidR="00902333" w:rsidDel="00B5469D">
          <w:rPr>
            <w:rFonts w:ascii="Cambria" w:hAnsi="Cambria"/>
            <w:sz w:val="28"/>
            <w:szCs w:val="28"/>
          </w:rPr>
          <w:delText xml:space="preserve">They </w:delText>
        </w:r>
      </w:del>
      <w:ins w:id="24559" w:author="Claire S" w:date="2026-06-05T16:53:00Z" w16du:dateUtc="2026-06-05T15:53:00Z">
        <w:r w:rsidR="00B5469D">
          <w:rPr>
            <w:rFonts w:ascii="Cambria" w:hAnsi="Cambria"/>
            <w:sz w:val="28"/>
            <w:szCs w:val="28"/>
          </w:rPr>
          <w:t xml:space="preserve">She </w:t>
        </w:r>
      </w:ins>
      <w:r w:rsidR="00902333">
        <w:rPr>
          <w:rFonts w:ascii="Cambria" w:hAnsi="Cambria"/>
          <w:sz w:val="28"/>
          <w:szCs w:val="28"/>
        </w:rPr>
        <w:t xml:space="preserve">rewound </w:t>
      </w:r>
      <w:del w:id="24560" w:author="Claire S" w:date="2026-06-05T16:53:00Z" w16du:dateUtc="2026-06-05T15:53:00Z">
        <w:r w:rsidR="00902333" w:rsidDel="00B5469D">
          <w:rPr>
            <w:rFonts w:ascii="Cambria" w:hAnsi="Cambria"/>
            <w:sz w:val="28"/>
            <w:szCs w:val="28"/>
          </w:rPr>
          <w:delText>the video</w:delText>
        </w:r>
        <w:r w:rsidR="00F21F73" w:rsidDel="00B5469D">
          <w:rPr>
            <w:rFonts w:ascii="Cambria" w:hAnsi="Cambria"/>
            <w:sz w:val="28"/>
            <w:szCs w:val="28"/>
          </w:rPr>
          <w:delText xml:space="preserve"> </w:delText>
        </w:r>
      </w:del>
      <w:r w:rsidR="00F21F73">
        <w:rPr>
          <w:rFonts w:ascii="Cambria" w:hAnsi="Cambria"/>
          <w:sz w:val="28"/>
          <w:szCs w:val="28"/>
        </w:rPr>
        <w:t xml:space="preserve">to where the </w:t>
      </w:r>
      <w:r w:rsidR="005B5ACB">
        <w:rPr>
          <w:rFonts w:ascii="Cambria" w:hAnsi="Cambria"/>
          <w:sz w:val="28"/>
          <w:szCs w:val="28"/>
        </w:rPr>
        <w:t>figure entered and</w:t>
      </w:r>
      <w:r w:rsidR="00024624">
        <w:rPr>
          <w:rFonts w:ascii="Cambria" w:hAnsi="Cambria"/>
          <w:sz w:val="28"/>
          <w:szCs w:val="28"/>
        </w:rPr>
        <w:t>,</w:t>
      </w:r>
      <w:r w:rsidR="005B5ACB">
        <w:rPr>
          <w:rFonts w:ascii="Cambria" w:hAnsi="Cambria"/>
          <w:sz w:val="28"/>
          <w:szCs w:val="28"/>
        </w:rPr>
        <w:t xml:space="preserve"> lo and behold</w:t>
      </w:r>
      <w:ins w:id="24561" w:author="Daisy Watt" w:date="2026-06-24T00:26:00Z" w16du:dateUtc="2026-06-23T22:26:00Z">
        <w:r w:rsidR="00901A67">
          <w:rPr>
            <w:rFonts w:ascii="Cambria" w:hAnsi="Cambria"/>
            <w:sz w:val="28"/>
            <w:szCs w:val="28"/>
          </w:rPr>
          <w:t>,</w:t>
        </w:r>
      </w:ins>
      <w:del w:id="24562" w:author="Daisy Watt" w:date="2026-06-24T00:26:00Z" w16du:dateUtc="2026-06-23T22:26:00Z">
        <w:r w:rsidR="005B5ACB" w:rsidDel="00901A67">
          <w:rPr>
            <w:rFonts w:ascii="Cambria" w:hAnsi="Cambria"/>
            <w:sz w:val="28"/>
            <w:szCs w:val="28"/>
          </w:rPr>
          <w:delText xml:space="preserve"> </w:delText>
        </w:r>
        <w:r w:rsidR="00122B59" w:rsidDel="00901A67">
          <w:rPr>
            <w:rFonts w:ascii="Cambria" w:hAnsi="Cambria"/>
            <w:sz w:val="28"/>
            <w:szCs w:val="28"/>
          </w:rPr>
          <w:delText>–</w:delText>
        </w:r>
      </w:del>
      <w:r w:rsidR="005B5ACB">
        <w:rPr>
          <w:rFonts w:ascii="Cambria" w:hAnsi="Cambria"/>
          <w:sz w:val="28"/>
          <w:szCs w:val="28"/>
        </w:rPr>
        <w:t xml:space="preserve"> </w:t>
      </w:r>
      <w:r w:rsidR="00122B59">
        <w:rPr>
          <w:rFonts w:ascii="Cambria" w:hAnsi="Cambria"/>
          <w:sz w:val="28"/>
          <w:szCs w:val="28"/>
        </w:rPr>
        <w:t xml:space="preserve">they could make out </w:t>
      </w:r>
      <w:r w:rsidR="00902333">
        <w:rPr>
          <w:rFonts w:ascii="Cambria" w:hAnsi="Cambria"/>
          <w:sz w:val="28"/>
          <w:szCs w:val="28"/>
        </w:rPr>
        <w:t>a</w:t>
      </w:r>
      <w:r>
        <w:rPr>
          <w:rFonts w:ascii="Cambria" w:hAnsi="Cambria"/>
          <w:sz w:val="28"/>
          <w:szCs w:val="28"/>
        </w:rPr>
        <w:t xml:space="preserve"> </w:t>
      </w:r>
      <w:r w:rsidR="00902333">
        <w:rPr>
          <w:rFonts w:ascii="Cambria" w:hAnsi="Cambria"/>
          <w:sz w:val="28"/>
          <w:szCs w:val="28"/>
        </w:rPr>
        <w:t>low</w:t>
      </w:r>
      <w:r>
        <w:rPr>
          <w:rFonts w:ascii="Cambria" w:hAnsi="Cambria"/>
          <w:sz w:val="28"/>
          <w:szCs w:val="28"/>
        </w:rPr>
        <w:t xml:space="preserve"> voice, tinny</w:t>
      </w:r>
      <w:r w:rsidR="00902333">
        <w:rPr>
          <w:rFonts w:ascii="Cambria" w:hAnsi="Cambria"/>
          <w:sz w:val="28"/>
          <w:szCs w:val="28"/>
        </w:rPr>
        <w:t xml:space="preserve"> and </w:t>
      </w:r>
      <w:r>
        <w:rPr>
          <w:rFonts w:ascii="Cambria" w:hAnsi="Cambria"/>
          <w:sz w:val="28"/>
          <w:szCs w:val="28"/>
        </w:rPr>
        <w:t>echoey</w:t>
      </w:r>
      <w:r w:rsidR="00122B59">
        <w:rPr>
          <w:rFonts w:ascii="Cambria" w:hAnsi="Cambria"/>
          <w:sz w:val="28"/>
          <w:szCs w:val="28"/>
        </w:rPr>
        <w:t>. M</w:t>
      </w:r>
      <w:r w:rsidR="00902333">
        <w:rPr>
          <w:rFonts w:ascii="Cambria" w:hAnsi="Cambria"/>
          <w:sz w:val="28"/>
          <w:szCs w:val="28"/>
        </w:rPr>
        <w:t>ost likely male</w:t>
      </w:r>
      <w:r w:rsidR="005B5ACB">
        <w:rPr>
          <w:rFonts w:ascii="Cambria" w:hAnsi="Cambria"/>
          <w:sz w:val="28"/>
          <w:szCs w:val="28"/>
        </w:rPr>
        <w:t>, though not definitely</w:t>
      </w:r>
      <w:r w:rsidR="00D54452">
        <w:rPr>
          <w:rFonts w:ascii="Cambria" w:hAnsi="Cambria"/>
          <w:sz w:val="28"/>
          <w:szCs w:val="28"/>
        </w:rPr>
        <w:t xml:space="preserve">. </w:t>
      </w:r>
      <w:r w:rsidR="00AA3E19">
        <w:rPr>
          <w:rFonts w:ascii="Cambria" w:hAnsi="Cambria"/>
          <w:sz w:val="28"/>
          <w:szCs w:val="28"/>
        </w:rPr>
        <w:t>Maybe a bit like the call Clara had received, she thought, absently.</w:t>
      </w:r>
    </w:p>
    <w:p w14:paraId="6BAB9D14" w14:textId="645669E1" w:rsidR="00CE163D" w:rsidRDefault="00CE163D" w:rsidP="005B5ACB">
      <w:pPr>
        <w:spacing w:after="0" w:line="360" w:lineRule="auto"/>
        <w:ind w:firstLine="720"/>
        <w:rPr>
          <w:rFonts w:ascii="Cambria" w:hAnsi="Cambria"/>
          <w:sz w:val="28"/>
          <w:szCs w:val="28"/>
        </w:rPr>
      </w:pPr>
      <w:r>
        <w:rPr>
          <w:rFonts w:ascii="Cambria" w:hAnsi="Cambria"/>
          <w:sz w:val="28"/>
          <w:szCs w:val="28"/>
        </w:rPr>
        <w:t xml:space="preserve">‘Dex, </w:t>
      </w:r>
      <w:r w:rsidR="001A6BB7">
        <w:rPr>
          <w:rFonts w:ascii="Cambria" w:hAnsi="Cambria"/>
          <w:sz w:val="28"/>
          <w:szCs w:val="28"/>
        </w:rPr>
        <w:t xml:space="preserve">I </w:t>
      </w:r>
      <w:r w:rsidR="00C66215">
        <w:rPr>
          <w:rFonts w:ascii="Cambria" w:hAnsi="Cambria"/>
          <w:sz w:val="28"/>
          <w:szCs w:val="28"/>
        </w:rPr>
        <w:t>really</w:t>
      </w:r>
      <w:ins w:id="24563" w:author="Daisy Watt" w:date="2026-06-24T00:26:00Z" w16du:dateUtc="2026-06-23T22:26:00Z">
        <w:r w:rsidR="003832C2">
          <w:rPr>
            <w:rFonts w:ascii="Cambria" w:hAnsi="Cambria"/>
            <w:sz w:val="28"/>
            <w:szCs w:val="28"/>
          </w:rPr>
          <w:t>,</w:t>
        </w:r>
      </w:ins>
      <w:r w:rsidR="00C66215">
        <w:rPr>
          <w:rFonts w:ascii="Cambria" w:hAnsi="Cambria"/>
          <w:sz w:val="28"/>
          <w:szCs w:val="28"/>
        </w:rPr>
        <w:t xml:space="preserve"> really </w:t>
      </w:r>
      <w:r w:rsidR="001A6BB7">
        <w:rPr>
          <w:rFonts w:ascii="Cambria" w:hAnsi="Cambria"/>
          <w:sz w:val="28"/>
          <w:szCs w:val="28"/>
        </w:rPr>
        <w:t xml:space="preserve">need your help at Langley </w:t>
      </w:r>
      <w:ins w:id="24564" w:author="Daisy Watt" w:date="2026-06-24T00:26:00Z" w16du:dateUtc="2026-06-23T22:26:00Z">
        <w:r w:rsidR="003832C2">
          <w:rPr>
            <w:rFonts w:ascii="Cambria" w:hAnsi="Cambria"/>
            <w:sz w:val="28"/>
            <w:szCs w:val="28"/>
          </w:rPr>
          <w:t>’</w:t>
        </w:r>
      </w:ins>
      <w:r w:rsidR="001A6BB7">
        <w:rPr>
          <w:rFonts w:ascii="Cambria" w:hAnsi="Cambria"/>
          <w:sz w:val="28"/>
          <w:szCs w:val="28"/>
        </w:rPr>
        <w:t>co</w:t>
      </w:r>
      <w:ins w:id="24565" w:author="Daisy Watt" w:date="2026-06-24T00:27:00Z" w16du:dateUtc="2026-06-23T22:27:00Z">
        <w:r w:rsidR="0096688B">
          <w:rPr>
            <w:rFonts w:ascii="Cambria" w:hAnsi="Cambria"/>
            <w:sz w:val="28"/>
            <w:szCs w:val="28"/>
          </w:rPr>
          <w:t>s…</w:t>
        </w:r>
      </w:ins>
      <w:ins w:id="24566" w:author="Daisy Watt" w:date="2026-06-24T00:26:00Z" w16du:dateUtc="2026-06-23T22:26:00Z">
        <w:r w:rsidR="00C05337">
          <w:rPr>
            <w:rFonts w:ascii="Cambria" w:hAnsi="Cambria"/>
            <w:sz w:val="28"/>
            <w:szCs w:val="28"/>
          </w:rPr>
          <w:t xml:space="preserve">’ </w:t>
        </w:r>
      </w:ins>
      <w:del w:id="24567" w:author="Daisy Watt" w:date="2026-06-24T00:26:00Z" w16du:dateUtc="2026-06-23T22:26:00Z">
        <w:r w:rsidR="001A6BB7" w:rsidDel="009E2A46">
          <w:rPr>
            <w:rFonts w:ascii="Cambria" w:hAnsi="Cambria"/>
            <w:sz w:val="28"/>
            <w:szCs w:val="28"/>
          </w:rPr>
          <w:delText>s -</w:delText>
        </w:r>
        <w:r w:rsidR="00DB22E7" w:rsidDel="009E2A46">
          <w:rPr>
            <w:rFonts w:ascii="Cambria" w:hAnsi="Cambria"/>
            <w:sz w:val="28"/>
            <w:szCs w:val="28"/>
          </w:rPr>
          <w:delText xml:space="preserve"> ’ </w:delText>
        </w:r>
      </w:del>
      <w:r w:rsidR="00AA3E19">
        <w:rPr>
          <w:rFonts w:ascii="Cambria" w:hAnsi="Cambria"/>
          <w:sz w:val="28"/>
          <w:szCs w:val="28"/>
        </w:rPr>
        <w:t>the voice said, as b</w:t>
      </w:r>
      <w:r w:rsidR="00122B59">
        <w:rPr>
          <w:rFonts w:ascii="Cambria" w:hAnsi="Cambria"/>
          <w:sz w:val="28"/>
          <w:szCs w:val="28"/>
        </w:rPr>
        <w:t>ehind the figure</w:t>
      </w:r>
      <w:r w:rsidR="005144AB">
        <w:rPr>
          <w:rFonts w:ascii="Cambria" w:hAnsi="Cambria"/>
          <w:sz w:val="28"/>
          <w:szCs w:val="28"/>
        </w:rPr>
        <w:t xml:space="preserve">, a </w:t>
      </w:r>
      <w:r w:rsidR="00D54452">
        <w:rPr>
          <w:rFonts w:ascii="Cambria" w:hAnsi="Cambria"/>
          <w:sz w:val="28"/>
          <w:szCs w:val="28"/>
        </w:rPr>
        <w:t>Range Rove</w:t>
      </w:r>
      <w:r w:rsidR="00DB22E7">
        <w:rPr>
          <w:rFonts w:ascii="Cambria" w:hAnsi="Cambria"/>
          <w:sz w:val="28"/>
          <w:szCs w:val="28"/>
        </w:rPr>
        <w:t>r went past</w:t>
      </w:r>
      <w:ins w:id="24568" w:author="Claire S" w:date="2026-06-08T17:22:00Z" w16du:dateUtc="2026-06-08T16:22:00Z">
        <w:r w:rsidR="006B6D6A">
          <w:rPr>
            <w:rFonts w:ascii="Cambria" w:hAnsi="Cambria"/>
            <w:sz w:val="28"/>
            <w:szCs w:val="28"/>
          </w:rPr>
          <w:t>, swooshing on the wet road</w:t>
        </w:r>
      </w:ins>
      <w:r w:rsidR="00D54452">
        <w:rPr>
          <w:rFonts w:ascii="Cambria" w:hAnsi="Cambria"/>
          <w:sz w:val="28"/>
          <w:szCs w:val="28"/>
        </w:rPr>
        <w:t>,</w:t>
      </w:r>
      <w:r w:rsidR="00DB22E7">
        <w:rPr>
          <w:rFonts w:ascii="Cambria" w:hAnsi="Cambria"/>
          <w:sz w:val="28"/>
          <w:szCs w:val="28"/>
        </w:rPr>
        <w:t xml:space="preserve"> </w:t>
      </w:r>
      <w:r w:rsidR="005144AB">
        <w:rPr>
          <w:rFonts w:ascii="Cambria" w:hAnsi="Cambria"/>
          <w:sz w:val="28"/>
          <w:szCs w:val="28"/>
        </w:rPr>
        <w:t xml:space="preserve">drowning out </w:t>
      </w:r>
      <w:r w:rsidR="00902333">
        <w:rPr>
          <w:rFonts w:ascii="Cambria" w:hAnsi="Cambria"/>
          <w:sz w:val="28"/>
          <w:szCs w:val="28"/>
        </w:rPr>
        <w:t>part of the sentence</w:t>
      </w:r>
      <w:r w:rsidR="00122B59">
        <w:rPr>
          <w:rFonts w:ascii="Cambria" w:hAnsi="Cambria"/>
          <w:sz w:val="28"/>
          <w:szCs w:val="28"/>
        </w:rPr>
        <w:t>,</w:t>
      </w:r>
      <w:r w:rsidR="00DB22E7">
        <w:rPr>
          <w:rFonts w:ascii="Cambria" w:hAnsi="Cambria"/>
          <w:sz w:val="28"/>
          <w:szCs w:val="28"/>
        </w:rPr>
        <w:t xml:space="preserve"> ‘</w:t>
      </w:r>
      <w:del w:id="24569" w:author="Daisy Watt" w:date="2026-06-24T00:27:00Z" w16du:dateUtc="2026-06-23T22:27:00Z">
        <w:r w:rsidR="00122B59" w:rsidDel="0096688B">
          <w:rPr>
            <w:rFonts w:ascii="Cambria" w:hAnsi="Cambria"/>
            <w:sz w:val="28"/>
            <w:szCs w:val="28"/>
          </w:rPr>
          <w:delText>-</w:delText>
        </w:r>
      </w:del>
      <w:ins w:id="24570" w:author="Daisy Watt" w:date="2026-06-24T00:27:00Z" w16du:dateUtc="2026-06-23T22:27:00Z">
        <w:r w:rsidR="0096688B">
          <w:rPr>
            <w:rFonts w:ascii="Cambria" w:hAnsi="Cambria"/>
            <w:sz w:val="28"/>
            <w:szCs w:val="28"/>
          </w:rPr>
          <w:t>…</w:t>
        </w:r>
      </w:ins>
      <w:del w:id="24571" w:author="Daisy Watt" w:date="2026-06-24T00:27:00Z" w16du:dateUtc="2026-06-23T22:27:00Z">
        <w:r w:rsidR="00122B59" w:rsidDel="0096688B">
          <w:rPr>
            <w:rFonts w:ascii="Cambria" w:hAnsi="Cambria"/>
            <w:sz w:val="28"/>
            <w:szCs w:val="28"/>
          </w:rPr>
          <w:delText xml:space="preserve"> </w:delText>
        </w:r>
        <w:r w:rsidR="00122B59" w:rsidDel="007D780D">
          <w:rPr>
            <w:rFonts w:ascii="Cambria" w:hAnsi="Cambria"/>
            <w:sz w:val="28"/>
            <w:szCs w:val="28"/>
          </w:rPr>
          <w:delText>t</w:delText>
        </w:r>
        <w:r w:rsidR="0083598C" w:rsidDel="007D780D">
          <w:rPr>
            <w:rFonts w:ascii="Cambria" w:hAnsi="Cambria"/>
            <w:sz w:val="28"/>
            <w:szCs w:val="28"/>
          </w:rPr>
          <w:delText>hey’re</w:delText>
        </w:r>
      </w:del>
      <w:ins w:id="24572" w:author="Daisy Watt" w:date="2026-06-24T00:27:00Z" w16du:dateUtc="2026-06-23T22:27:00Z">
        <w:r w:rsidR="007D780D">
          <w:rPr>
            <w:rFonts w:ascii="Cambria" w:hAnsi="Cambria"/>
            <w:sz w:val="28"/>
            <w:szCs w:val="28"/>
          </w:rPr>
          <w:t xml:space="preserve">in </w:t>
        </w:r>
      </w:ins>
      <w:del w:id="24573" w:author="Daisy Watt" w:date="2026-06-24T00:27:00Z" w16du:dateUtc="2026-06-23T22:27:00Z">
        <w:r w:rsidR="00C66215" w:rsidDel="007D780D">
          <w:rPr>
            <w:rFonts w:ascii="Cambria" w:hAnsi="Cambria"/>
            <w:sz w:val="28"/>
            <w:szCs w:val="28"/>
          </w:rPr>
          <w:delText xml:space="preserve"> </w:delText>
        </w:r>
        <w:r w:rsidR="001A6BB7" w:rsidDel="007D780D">
          <w:rPr>
            <w:rFonts w:ascii="Cambria" w:hAnsi="Cambria"/>
            <w:sz w:val="28"/>
            <w:szCs w:val="28"/>
          </w:rPr>
          <w:delText xml:space="preserve">in </w:delText>
        </w:r>
      </w:del>
      <w:r w:rsidR="001A6BB7">
        <w:rPr>
          <w:rFonts w:ascii="Cambria" w:hAnsi="Cambria"/>
          <w:sz w:val="28"/>
          <w:szCs w:val="28"/>
        </w:rPr>
        <w:t>real trouble</w:t>
      </w:r>
      <w:r w:rsidR="00C66215">
        <w:rPr>
          <w:rFonts w:ascii="Cambria" w:hAnsi="Cambria"/>
          <w:sz w:val="28"/>
          <w:szCs w:val="28"/>
        </w:rPr>
        <w:t>!</w:t>
      </w:r>
      <w:r w:rsidR="00DB22E7">
        <w:rPr>
          <w:rFonts w:ascii="Cambria" w:hAnsi="Cambria"/>
          <w:sz w:val="28"/>
          <w:szCs w:val="28"/>
        </w:rPr>
        <w:t>’</w:t>
      </w:r>
    </w:p>
    <w:p w14:paraId="4D72E6AC" w14:textId="685CE0BC" w:rsidR="00C66215" w:rsidRDefault="00C66215" w:rsidP="0024719D">
      <w:pPr>
        <w:spacing w:after="0" w:line="360" w:lineRule="auto"/>
        <w:rPr>
          <w:rFonts w:ascii="Cambria" w:hAnsi="Cambria"/>
          <w:sz w:val="28"/>
          <w:szCs w:val="28"/>
        </w:rPr>
      </w:pPr>
      <w:r>
        <w:rPr>
          <w:rFonts w:ascii="Cambria" w:hAnsi="Cambria"/>
          <w:sz w:val="28"/>
          <w:szCs w:val="28"/>
        </w:rPr>
        <w:tab/>
        <w:t>‘Oh God</w:t>
      </w:r>
      <w:del w:id="24574" w:author="Daisy Watt" w:date="2026-06-24T00:28:00Z" w16du:dateUtc="2026-06-23T22:28:00Z">
        <w:r w:rsidDel="00593F03">
          <w:rPr>
            <w:rFonts w:ascii="Cambria" w:hAnsi="Cambria"/>
            <w:sz w:val="28"/>
            <w:szCs w:val="28"/>
          </w:rPr>
          <w:delText>,’ t</w:delText>
        </w:r>
      </w:del>
      <w:ins w:id="24575" w:author="Daisy Watt" w:date="2026-06-24T00:28:00Z" w16du:dateUtc="2026-06-23T22:28:00Z">
        <w:r w:rsidR="00593F03">
          <w:rPr>
            <w:rFonts w:ascii="Cambria" w:hAnsi="Cambria"/>
            <w:sz w:val="28"/>
            <w:szCs w:val="28"/>
          </w:rPr>
          <w:t>.’ T</w:t>
        </w:r>
      </w:ins>
      <w:r>
        <w:rPr>
          <w:rFonts w:ascii="Cambria" w:hAnsi="Cambria"/>
          <w:sz w:val="28"/>
          <w:szCs w:val="28"/>
        </w:rPr>
        <w:t xml:space="preserve">he blood drained from Savannah’s lovely face. ‘We’re </w:t>
      </w:r>
      <w:del w:id="24576" w:author="Daisy Watt" w:date="2026-06-24T00:28:00Z" w16du:dateUtc="2026-06-23T22:28:00Z">
        <w:r w:rsidDel="00BF70CE">
          <w:rPr>
            <w:rFonts w:ascii="Cambria" w:hAnsi="Cambria"/>
            <w:sz w:val="28"/>
            <w:szCs w:val="28"/>
          </w:rPr>
          <w:delText xml:space="preserve">literally </w:delText>
        </w:r>
      </w:del>
      <w:r>
        <w:rPr>
          <w:rFonts w:ascii="Cambria" w:hAnsi="Cambria"/>
          <w:sz w:val="28"/>
          <w:szCs w:val="28"/>
        </w:rPr>
        <w:t>watching Dex being lured to his death.’</w:t>
      </w:r>
    </w:p>
    <w:p w14:paraId="2CFD6C16" w14:textId="77777777" w:rsidR="001134DA" w:rsidRPr="003B3370" w:rsidRDefault="001134DA" w:rsidP="0024719D">
      <w:pPr>
        <w:spacing w:line="360" w:lineRule="auto"/>
        <w:rPr>
          <w:rFonts w:ascii="Cambria" w:hAnsi="Cambria"/>
          <w:color w:val="EE0000"/>
          <w:sz w:val="28"/>
          <w:szCs w:val="28"/>
        </w:rPr>
      </w:pPr>
    </w:p>
    <w:p w14:paraId="7F66FC28" w14:textId="6AD6213E" w:rsidR="00DB22E7" w:rsidRDefault="00DB22E7" w:rsidP="0034760D">
      <w:pPr>
        <w:spacing w:line="360" w:lineRule="auto"/>
        <w:contextualSpacing/>
        <w:rPr>
          <w:del w:id="24577" w:author="Claire S" w:date="2026-06-05T15:35:00Z" w16du:dateUtc="2026-06-05T14:35:00Z"/>
          <w:rFonts w:ascii="Cambria" w:hAnsi="Cambria"/>
          <w:sz w:val="28"/>
          <w:szCs w:val="28"/>
        </w:rPr>
      </w:pPr>
    </w:p>
    <w:p w14:paraId="1827146C" w14:textId="77777777" w:rsidR="005B5ACB" w:rsidRDefault="005B5ACB" w:rsidP="0034760D">
      <w:pPr>
        <w:spacing w:line="360" w:lineRule="auto"/>
        <w:contextualSpacing/>
        <w:rPr>
          <w:rFonts w:ascii="Cambria" w:hAnsi="Cambria"/>
          <w:sz w:val="28"/>
          <w:szCs w:val="28"/>
        </w:rPr>
      </w:pPr>
    </w:p>
    <w:p w14:paraId="7C9BEF27" w14:textId="77777777" w:rsidR="005B5ACB" w:rsidRDefault="005B5ACB" w:rsidP="0034760D">
      <w:pPr>
        <w:spacing w:line="360" w:lineRule="auto"/>
        <w:contextualSpacing/>
        <w:rPr>
          <w:rFonts w:ascii="Cambria" w:hAnsi="Cambria"/>
          <w:sz w:val="28"/>
          <w:szCs w:val="28"/>
        </w:rPr>
      </w:pPr>
    </w:p>
    <w:p w14:paraId="04FC00A5" w14:textId="03A15734" w:rsidR="005B5ACB" w:rsidRDefault="005B5ACB" w:rsidP="0034760D">
      <w:pPr>
        <w:spacing w:line="360" w:lineRule="auto"/>
        <w:contextualSpacing/>
        <w:rPr>
          <w:del w:id="24578" w:author="Claire S" w:date="2026-06-05T15:44:00Z" w16du:dateUtc="2026-06-05T14:44:00Z"/>
          <w:rFonts w:ascii="Cambria" w:hAnsi="Cambria"/>
          <w:sz w:val="28"/>
          <w:szCs w:val="28"/>
        </w:rPr>
      </w:pPr>
    </w:p>
    <w:p w14:paraId="7944301F" w14:textId="77777777" w:rsidR="005B5ACB" w:rsidRDefault="005B5ACB" w:rsidP="0034760D">
      <w:pPr>
        <w:spacing w:line="360" w:lineRule="auto"/>
        <w:contextualSpacing/>
        <w:rPr>
          <w:rFonts w:ascii="Cambria" w:hAnsi="Cambria"/>
          <w:sz w:val="28"/>
          <w:szCs w:val="28"/>
        </w:rPr>
      </w:pPr>
    </w:p>
    <w:p w14:paraId="6B6FB9E0" w14:textId="77777777" w:rsidR="005B5ACB" w:rsidRDefault="005B5ACB" w:rsidP="0034760D">
      <w:pPr>
        <w:spacing w:line="360" w:lineRule="auto"/>
        <w:contextualSpacing/>
        <w:rPr>
          <w:rFonts w:ascii="Cambria" w:hAnsi="Cambria"/>
          <w:sz w:val="28"/>
          <w:szCs w:val="28"/>
        </w:rPr>
      </w:pPr>
    </w:p>
    <w:p w14:paraId="416B12BD" w14:textId="77777777" w:rsidR="005B5ACB" w:rsidRDefault="005B5ACB" w:rsidP="0034760D">
      <w:pPr>
        <w:spacing w:line="360" w:lineRule="auto"/>
        <w:contextualSpacing/>
        <w:rPr>
          <w:rFonts w:ascii="Cambria" w:hAnsi="Cambria"/>
          <w:sz w:val="28"/>
          <w:szCs w:val="28"/>
        </w:rPr>
      </w:pPr>
    </w:p>
    <w:p w14:paraId="6F39E42D" w14:textId="6DC9BDED" w:rsidR="005B5ACB" w:rsidDel="00B5469D" w:rsidRDefault="005B5ACB" w:rsidP="0034760D">
      <w:pPr>
        <w:spacing w:line="360" w:lineRule="auto"/>
        <w:contextualSpacing/>
        <w:rPr>
          <w:del w:id="24579" w:author="Claire S" w:date="2026-06-05T15:46:00Z" w16du:dateUtc="2026-06-05T14:46:00Z"/>
          <w:rFonts w:ascii="Cambria" w:hAnsi="Cambria"/>
          <w:sz w:val="28"/>
          <w:szCs w:val="28"/>
        </w:rPr>
      </w:pPr>
    </w:p>
    <w:p w14:paraId="798B4BF3" w14:textId="77777777" w:rsidR="00B5469D" w:rsidRDefault="00B5469D" w:rsidP="0034760D">
      <w:pPr>
        <w:spacing w:line="360" w:lineRule="auto"/>
        <w:contextualSpacing/>
        <w:rPr>
          <w:ins w:id="24580" w:author="Claire S" w:date="2026-06-05T16:53:00Z" w16du:dateUtc="2026-06-05T15:53:00Z"/>
          <w:rFonts w:ascii="Cambria" w:hAnsi="Cambria"/>
          <w:sz w:val="28"/>
          <w:szCs w:val="28"/>
        </w:rPr>
      </w:pPr>
    </w:p>
    <w:p w14:paraId="4A1B041F" w14:textId="77777777" w:rsidR="00B5469D" w:rsidRDefault="00B5469D" w:rsidP="0034760D">
      <w:pPr>
        <w:spacing w:line="360" w:lineRule="auto"/>
        <w:contextualSpacing/>
        <w:rPr>
          <w:ins w:id="24581" w:author="Claire S" w:date="2026-06-05T16:53:00Z" w16du:dateUtc="2026-06-05T15:53:00Z"/>
          <w:rFonts w:ascii="Cambria" w:hAnsi="Cambria"/>
          <w:sz w:val="28"/>
          <w:szCs w:val="28"/>
        </w:rPr>
      </w:pPr>
    </w:p>
    <w:p w14:paraId="251FAD40" w14:textId="77777777" w:rsidR="00B5469D" w:rsidRDefault="00B5469D" w:rsidP="0034760D">
      <w:pPr>
        <w:spacing w:line="360" w:lineRule="auto"/>
        <w:contextualSpacing/>
        <w:rPr>
          <w:ins w:id="24582" w:author="Claire S" w:date="2026-06-05T16:53:00Z" w16du:dateUtc="2026-06-05T15:53:00Z"/>
          <w:rFonts w:ascii="Cambria" w:hAnsi="Cambria"/>
          <w:sz w:val="28"/>
          <w:szCs w:val="28"/>
        </w:rPr>
      </w:pPr>
    </w:p>
    <w:p w14:paraId="6008A362" w14:textId="77777777" w:rsidR="00B5469D" w:rsidRDefault="00B5469D" w:rsidP="0034760D">
      <w:pPr>
        <w:spacing w:line="360" w:lineRule="auto"/>
        <w:contextualSpacing/>
        <w:rPr>
          <w:ins w:id="24583" w:author="Claire S" w:date="2026-06-05T16:53:00Z" w16du:dateUtc="2026-06-05T15:53:00Z"/>
          <w:rFonts w:ascii="Cambria" w:hAnsi="Cambria"/>
          <w:sz w:val="28"/>
          <w:szCs w:val="28"/>
        </w:rPr>
      </w:pPr>
    </w:p>
    <w:p w14:paraId="70B88805" w14:textId="77777777" w:rsidR="00B5469D" w:rsidRDefault="00B5469D" w:rsidP="0034760D">
      <w:pPr>
        <w:spacing w:line="360" w:lineRule="auto"/>
        <w:contextualSpacing/>
        <w:rPr>
          <w:ins w:id="24584" w:author="Claire S" w:date="2026-06-05T16:53:00Z" w16du:dateUtc="2026-06-05T15:53:00Z"/>
          <w:rFonts w:ascii="Cambria" w:hAnsi="Cambria"/>
          <w:sz w:val="28"/>
          <w:szCs w:val="28"/>
        </w:rPr>
      </w:pPr>
    </w:p>
    <w:p w14:paraId="4FC96C33" w14:textId="77777777" w:rsidR="00B5469D" w:rsidRDefault="00B5469D" w:rsidP="0034760D">
      <w:pPr>
        <w:spacing w:line="360" w:lineRule="auto"/>
        <w:contextualSpacing/>
        <w:rPr>
          <w:ins w:id="24585" w:author="Claire S" w:date="2026-06-05T16:53:00Z" w16du:dateUtc="2026-06-05T15:53:00Z"/>
          <w:rFonts w:ascii="Cambria" w:hAnsi="Cambria"/>
          <w:sz w:val="28"/>
          <w:szCs w:val="28"/>
        </w:rPr>
      </w:pPr>
    </w:p>
    <w:p w14:paraId="6C0E03B4" w14:textId="77777777" w:rsidR="00B5469D" w:rsidRDefault="00B5469D" w:rsidP="0034760D">
      <w:pPr>
        <w:spacing w:line="360" w:lineRule="auto"/>
        <w:contextualSpacing/>
        <w:rPr>
          <w:ins w:id="24586" w:author="Claire S" w:date="2026-06-05T16:53:00Z" w16du:dateUtc="2026-06-05T15:53:00Z"/>
          <w:rFonts w:ascii="Cambria" w:hAnsi="Cambria"/>
          <w:sz w:val="28"/>
          <w:szCs w:val="28"/>
        </w:rPr>
      </w:pPr>
    </w:p>
    <w:p w14:paraId="611B0740" w14:textId="77777777" w:rsidR="00B5469D" w:rsidRDefault="00B5469D" w:rsidP="0034760D">
      <w:pPr>
        <w:spacing w:line="360" w:lineRule="auto"/>
        <w:contextualSpacing/>
        <w:rPr>
          <w:ins w:id="24587" w:author="Claire S" w:date="2026-06-05T16:53:00Z" w16du:dateUtc="2026-06-05T15:53:00Z"/>
          <w:rFonts w:ascii="Cambria" w:hAnsi="Cambria"/>
          <w:sz w:val="28"/>
          <w:szCs w:val="28"/>
        </w:rPr>
      </w:pPr>
    </w:p>
    <w:p w14:paraId="1C02D8F2" w14:textId="77777777" w:rsidR="00FD6FE7" w:rsidRDefault="00FD6FE7" w:rsidP="0034760D">
      <w:pPr>
        <w:spacing w:line="360" w:lineRule="auto"/>
        <w:contextualSpacing/>
        <w:rPr>
          <w:ins w:id="24588" w:author="Claire S" w:date="2026-08-03T12:08:00Z" w16du:dateUtc="2026-08-03T11:08:00Z"/>
          <w:rFonts w:ascii="Cambria" w:hAnsi="Cambria"/>
          <w:b/>
          <w:bCs/>
          <w:sz w:val="28"/>
          <w:szCs w:val="28"/>
        </w:rPr>
      </w:pPr>
    </w:p>
    <w:p w14:paraId="57590A52" w14:textId="77777777" w:rsidR="00FD6FE7" w:rsidRDefault="00FD6FE7" w:rsidP="0034760D">
      <w:pPr>
        <w:spacing w:line="360" w:lineRule="auto"/>
        <w:contextualSpacing/>
        <w:rPr>
          <w:ins w:id="24589" w:author="Claire S" w:date="2026-08-03T12:08:00Z" w16du:dateUtc="2026-08-03T11:08:00Z"/>
          <w:rFonts w:ascii="Cambria" w:hAnsi="Cambria"/>
          <w:b/>
          <w:bCs/>
          <w:sz w:val="28"/>
          <w:szCs w:val="28"/>
        </w:rPr>
      </w:pPr>
    </w:p>
    <w:p w14:paraId="470870A7" w14:textId="77777777" w:rsidR="00FD6FE7" w:rsidRDefault="00FD6FE7" w:rsidP="0034760D">
      <w:pPr>
        <w:spacing w:line="360" w:lineRule="auto"/>
        <w:contextualSpacing/>
        <w:rPr>
          <w:ins w:id="24590" w:author="Claire S" w:date="2026-08-03T12:08:00Z" w16du:dateUtc="2026-08-03T11:08:00Z"/>
          <w:rFonts w:ascii="Cambria" w:hAnsi="Cambria"/>
          <w:b/>
          <w:bCs/>
          <w:sz w:val="28"/>
          <w:szCs w:val="28"/>
        </w:rPr>
      </w:pPr>
    </w:p>
    <w:p w14:paraId="6589F78B" w14:textId="429E1E97" w:rsidR="00D72B7B" w:rsidRDefault="00C66215" w:rsidP="0034760D">
      <w:pPr>
        <w:spacing w:line="360" w:lineRule="auto"/>
        <w:contextualSpacing/>
        <w:rPr>
          <w:ins w:id="24591" w:author="Claire S" w:date="2026-07-31T17:46:00Z" w16du:dateUtc="2026-07-31T16:46:00Z"/>
          <w:rFonts w:ascii="Cambria" w:hAnsi="Cambria"/>
          <w:b/>
          <w:bCs/>
          <w:sz w:val="28"/>
          <w:szCs w:val="28"/>
        </w:rPr>
      </w:pPr>
      <w:r w:rsidRPr="00C66215">
        <w:rPr>
          <w:rFonts w:ascii="Cambria" w:hAnsi="Cambria"/>
          <w:b/>
          <w:bCs/>
          <w:sz w:val="28"/>
          <w:szCs w:val="28"/>
        </w:rPr>
        <w:t xml:space="preserve">CHAPTER </w:t>
      </w:r>
      <w:ins w:id="24592" w:author="Claire S" w:date="2026-06-08T17:22:00Z" w16du:dateUtc="2026-06-08T16:22:00Z">
        <w:del w:id="24593" w:author="Daisy Watt" w:date="2026-06-24T00:36:00Z" w16du:dateUtc="2026-06-23T22:36:00Z">
          <w:r w:rsidR="006B6D6A" w:rsidDel="00465CC7">
            <w:rPr>
              <w:rFonts w:ascii="Cambria" w:hAnsi="Cambria"/>
              <w:b/>
              <w:bCs/>
              <w:sz w:val="28"/>
              <w:szCs w:val="28"/>
            </w:rPr>
            <w:delText>60</w:delText>
          </w:r>
        </w:del>
      </w:ins>
      <w:ins w:id="24594" w:author="Daisy Watt" w:date="2026-06-24T00:36:00Z" w16du:dateUtc="2026-06-23T22:36:00Z">
        <w:r w:rsidR="00465CC7">
          <w:rPr>
            <w:rFonts w:ascii="Cambria" w:hAnsi="Cambria"/>
            <w:b/>
            <w:bCs/>
            <w:sz w:val="28"/>
            <w:szCs w:val="28"/>
          </w:rPr>
          <w:t>5</w:t>
        </w:r>
        <w:del w:id="24595" w:author="Claire S" w:date="2026-07-31T17:46:00Z" w16du:dateUtc="2026-07-31T16:46:00Z">
          <w:r w:rsidR="00465CC7" w:rsidDel="00C96E99">
            <w:rPr>
              <w:rFonts w:ascii="Cambria" w:hAnsi="Cambria"/>
              <w:b/>
              <w:bCs/>
              <w:sz w:val="28"/>
              <w:szCs w:val="28"/>
            </w:rPr>
            <w:delText>9</w:delText>
          </w:r>
        </w:del>
      </w:ins>
      <w:ins w:id="24596" w:author="Claire S" w:date="2026-08-03T12:00:00Z" w16du:dateUtc="2026-08-03T11:00:00Z">
        <w:r w:rsidR="001D37F8">
          <w:rPr>
            <w:rFonts w:ascii="Cambria" w:hAnsi="Cambria"/>
            <w:b/>
            <w:bCs/>
            <w:sz w:val="28"/>
            <w:szCs w:val="28"/>
          </w:rPr>
          <w:t>6</w:t>
        </w:r>
      </w:ins>
      <w:del w:id="24597" w:author="Claire S" w:date="2026-06-08T17:22:00Z" w16du:dateUtc="2026-06-08T16:22:00Z">
        <w:r w:rsidR="001217BF" w:rsidDel="006B6D6A">
          <w:rPr>
            <w:rFonts w:ascii="Cambria" w:hAnsi="Cambria"/>
            <w:b/>
            <w:bCs/>
            <w:sz w:val="28"/>
            <w:szCs w:val="28"/>
          </w:rPr>
          <w:delText>5</w:delText>
        </w:r>
        <w:r w:rsidR="009B3442" w:rsidDel="006B6D6A">
          <w:rPr>
            <w:rFonts w:ascii="Cambria" w:hAnsi="Cambria"/>
            <w:b/>
            <w:bCs/>
            <w:sz w:val="28"/>
            <w:szCs w:val="28"/>
          </w:rPr>
          <w:delText>8</w:delText>
        </w:r>
      </w:del>
    </w:p>
    <w:p w14:paraId="3CA2F34D" w14:textId="0FBCA9F5" w:rsidR="00C96E99" w:rsidRDefault="00C96E99" w:rsidP="0034760D">
      <w:pPr>
        <w:spacing w:line="360" w:lineRule="auto"/>
        <w:contextualSpacing/>
        <w:rPr>
          <w:rFonts w:ascii="Cambria" w:hAnsi="Cambria"/>
          <w:b/>
          <w:bCs/>
          <w:sz w:val="28"/>
          <w:szCs w:val="28"/>
        </w:rPr>
      </w:pPr>
      <w:ins w:id="24598" w:author="Claire S" w:date="2026-07-31T17:46:00Z" w16du:dateUtc="2026-07-31T16:46:00Z">
        <w:r>
          <w:rPr>
            <w:rFonts w:ascii="Cambria" w:hAnsi="Cambria"/>
            <w:b/>
            <w:bCs/>
            <w:sz w:val="28"/>
            <w:szCs w:val="28"/>
          </w:rPr>
          <w:t xml:space="preserve">WEDNESDAY NIGHT </w:t>
        </w:r>
      </w:ins>
    </w:p>
    <w:p w14:paraId="0CDF38EB" w14:textId="33B3799A" w:rsidR="006D3C23" w:rsidDel="000703B6" w:rsidRDefault="007D0826" w:rsidP="0034760D">
      <w:pPr>
        <w:spacing w:line="360" w:lineRule="auto"/>
        <w:contextualSpacing/>
        <w:rPr>
          <w:del w:id="24599" w:author="Daisy Watt" w:date="2026-06-24T04:37:00Z" w16du:dateUtc="2026-06-24T02:37:00Z"/>
          <w:rFonts w:ascii="Cambria" w:hAnsi="Cambria"/>
          <w:b/>
          <w:bCs/>
          <w:sz w:val="28"/>
          <w:szCs w:val="28"/>
        </w:rPr>
      </w:pPr>
      <w:del w:id="24600" w:author="Daisy Watt" w:date="2026-06-24T04:37:00Z" w16du:dateUtc="2026-06-24T02:37:00Z">
        <w:r w:rsidDel="000703B6">
          <w:rPr>
            <w:rFonts w:ascii="Cambria" w:hAnsi="Cambria"/>
            <w:b/>
            <w:bCs/>
            <w:sz w:val="28"/>
            <w:szCs w:val="28"/>
          </w:rPr>
          <w:delText>THURS 1</w:delText>
        </w:r>
      </w:del>
      <w:del w:id="24601" w:author="Daisy Watt" w:date="2026-06-24T00:28:00Z" w16du:dateUtc="2026-06-23T22:28:00Z">
        <w:r w:rsidDel="00BF70CE">
          <w:rPr>
            <w:rFonts w:ascii="Cambria" w:hAnsi="Cambria"/>
            <w:b/>
            <w:bCs/>
            <w:sz w:val="28"/>
            <w:szCs w:val="28"/>
          </w:rPr>
          <w:delText>AM</w:delText>
        </w:r>
      </w:del>
    </w:p>
    <w:p w14:paraId="402AE837" w14:textId="3571D6EE" w:rsidR="006D3C23" w:rsidRDefault="006D3C23" w:rsidP="00B96547">
      <w:pPr>
        <w:spacing w:line="360" w:lineRule="auto"/>
        <w:ind w:firstLine="720"/>
        <w:contextualSpacing/>
        <w:rPr>
          <w:rFonts w:ascii="Cambria" w:hAnsi="Cambria"/>
          <w:sz w:val="28"/>
          <w:szCs w:val="28"/>
        </w:rPr>
      </w:pPr>
      <w:r w:rsidRPr="006E62D1">
        <w:rPr>
          <w:rFonts w:ascii="Cambria" w:hAnsi="Cambria"/>
          <w:sz w:val="28"/>
          <w:szCs w:val="28"/>
        </w:rPr>
        <w:t>‘</w:t>
      </w:r>
      <w:r w:rsidR="005B5ACB">
        <w:rPr>
          <w:rFonts w:ascii="Cambria" w:hAnsi="Cambria"/>
          <w:sz w:val="28"/>
          <w:szCs w:val="28"/>
        </w:rPr>
        <w:t>W</w:t>
      </w:r>
      <w:r w:rsidRPr="006E62D1">
        <w:rPr>
          <w:rFonts w:ascii="Cambria" w:hAnsi="Cambria"/>
          <w:sz w:val="28"/>
          <w:szCs w:val="28"/>
        </w:rPr>
        <w:t>e need</w:t>
      </w:r>
      <w:r w:rsidR="005B5ACB">
        <w:rPr>
          <w:rFonts w:ascii="Cambria" w:hAnsi="Cambria"/>
          <w:sz w:val="28"/>
          <w:szCs w:val="28"/>
        </w:rPr>
        <w:t xml:space="preserve"> to </w:t>
      </w:r>
      <w:del w:id="24602" w:author="Claire S" w:date="2026-06-05T19:10:00Z" w16du:dateUtc="2026-06-05T18:10:00Z">
        <w:r w:rsidR="005B5ACB" w:rsidDel="00B4112D">
          <w:rPr>
            <w:rFonts w:ascii="Cambria" w:hAnsi="Cambria"/>
            <w:sz w:val="28"/>
            <w:szCs w:val="28"/>
          </w:rPr>
          <w:delText>show</w:delText>
        </w:r>
        <w:r w:rsidRPr="006E62D1" w:rsidDel="00B4112D">
          <w:rPr>
            <w:rFonts w:ascii="Cambria" w:hAnsi="Cambria"/>
            <w:sz w:val="28"/>
            <w:szCs w:val="28"/>
          </w:rPr>
          <w:delText xml:space="preserve"> </w:delText>
        </w:r>
      </w:del>
      <w:ins w:id="24603" w:author="Claire S" w:date="2026-06-05T19:10:00Z" w16du:dateUtc="2026-06-05T18:10:00Z">
        <w:r w:rsidR="00B4112D">
          <w:rPr>
            <w:rFonts w:ascii="Cambria" w:hAnsi="Cambria"/>
            <w:sz w:val="28"/>
            <w:szCs w:val="28"/>
          </w:rPr>
          <w:t>check</w:t>
        </w:r>
        <w:r w:rsidR="00B4112D" w:rsidRPr="006E62D1">
          <w:rPr>
            <w:rFonts w:ascii="Cambria" w:hAnsi="Cambria"/>
            <w:sz w:val="28"/>
            <w:szCs w:val="28"/>
          </w:rPr>
          <w:t xml:space="preserve"> </w:t>
        </w:r>
      </w:ins>
      <w:r w:rsidRPr="006E62D1">
        <w:rPr>
          <w:rFonts w:ascii="Cambria" w:hAnsi="Cambria"/>
          <w:sz w:val="28"/>
          <w:szCs w:val="28"/>
        </w:rPr>
        <w:t>the police</w:t>
      </w:r>
      <w:r w:rsidR="00024624">
        <w:rPr>
          <w:rFonts w:ascii="Cambria" w:hAnsi="Cambria"/>
          <w:sz w:val="28"/>
          <w:szCs w:val="28"/>
        </w:rPr>
        <w:t xml:space="preserve"> </w:t>
      </w:r>
      <w:ins w:id="24604" w:author="Claire S" w:date="2026-06-05T19:10:00Z" w16du:dateUtc="2026-06-05T18:10:00Z">
        <w:r w:rsidR="00B4112D">
          <w:rPr>
            <w:rFonts w:ascii="Cambria" w:hAnsi="Cambria"/>
            <w:sz w:val="28"/>
            <w:szCs w:val="28"/>
          </w:rPr>
          <w:t xml:space="preserve">have </w:t>
        </w:r>
      </w:ins>
      <w:r w:rsidR="00024624">
        <w:rPr>
          <w:rFonts w:ascii="Cambria" w:hAnsi="Cambria"/>
          <w:sz w:val="28"/>
          <w:szCs w:val="28"/>
        </w:rPr>
        <w:t>this footage,</w:t>
      </w:r>
      <w:r w:rsidRPr="006E62D1">
        <w:rPr>
          <w:rFonts w:ascii="Cambria" w:hAnsi="Cambria"/>
          <w:sz w:val="28"/>
          <w:szCs w:val="28"/>
        </w:rPr>
        <w:t>’</w:t>
      </w:r>
      <w:r w:rsidR="006E62D1" w:rsidRPr="006E62D1">
        <w:rPr>
          <w:rFonts w:ascii="Cambria" w:hAnsi="Cambria"/>
          <w:sz w:val="28"/>
          <w:szCs w:val="28"/>
        </w:rPr>
        <w:t xml:space="preserve"> Clara said</w:t>
      </w:r>
      <w:del w:id="24605" w:author="Daisy Watt" w:date="2026-06-24T01:17:00Z" w16du:dateUtc="2026-06-23T23:17:00Z">
        <w:r w:rsidR="001217BF" w:rsidDel="000E3A39">
          <w:rPr>
            <w:rFonts w:ascii="Cambria" w:hAnsi="Cambria"/>
            <w:sz w:val="28"/>
            <w:szCs w:val="28"/>
          </w:rPr>
          <w:delText>;</w:delText>
        </w:r>
        <w:r w:rsidR="00B96547" w:rsidDel="000E3A39">
          <w:rPr>
            <w:rFonts w:ascii="Cambria" w:hAnsi="Cambria"/>
            <w:sz w:val="28"/>
            <w:szCs w:val="28"/>
          </w:rPr>
          <w:delText xml:space="preserve"> b</w:delText>
        </w:r>
      </w:del>
      <w:ins w:id="24606" w:author="Daisy Watt" w:date="2026-06-24T01:17:00Z" w16du:dateUtc="2026-06-23T23:17:00Z">
        <w:r w:rsidR="000E3A39">
          <w:rPr>
            <w:rFonts w:ascii="Cambria" w:hAnsi="Cambria"/>
            <w:sz w:val="28"/>
            <w:szCs w:val="28"/>
          </w:rPr>
          <w:t>. B</w:t>
        </w:r>
      </w:ins>
      <w:r w:rsidR="00B96547">
        <w:rPr>
          <w:rFonts w:ascii="Cambria" w:hAnsi="Cambria"/>
          <w:sz w:val="28"/>
          <w:szCs w:val="28"/>
        </w:rPr>
        <w:t>oth</w:t>
      </w:r>
      <w:r w:rsidR="001217BF">
        <w:rPr>
          <w:rFonts w:ascii="Cambria" w:hAnsi="Cambria"/>
          <w:sz w:val="28"/>
          <w:szCs w:val="28"/>
        </w:rPr>
        <w:t xml:space="preserve"> </w:t>
      </w:r>
      <w:del w:id="24607" w:author="Daisy Watt" w:date="2026-06-24T00:37:00Z" w16du:dateUtc="2026-06-23T22:37:00Z">
        <w:r w:rsidR="001217BF" w:rsidDel="00225E94">
          <w:rPr>
            <w:rFonts w:ascii="Cambria" w:hAnsi="Cambria"/>
            <w:sz w:val="28"/>
            <w:szCs w:val="28"/>
          </w:rPr>
          <w:delText>her</w:delText>
        </w:r>
      </w:del>
      <w:ins w:id="24608" w:author="Daisy Watt" w:date="2026-06-24T00:37:00Z" w16du:dateUtc="2026-06-23T22:37:00Z">
        <w:r w:rsidR="00225E94">
          <w:rPr>
            <w:rFonts w:ascii="Cambria" w:hAnsi="Cambria"/>
            <w:sz w:val="28"/>
            <w:szCs w:val="28"/>
          </w:rPr>
          <w:t>she</w:t>
        </w:r>
      </w:ins>
      <w:r w:rsidR="001217BF">
        <w:rPr>
          <w:rFonts w:ascii="Cambria" w:hAnsi="Cambria"/>
          <w:sz w:val="28"/>
          <w:szCs w:val="28"/>
        </w:rPr>
        <w:t xml:space="preserve"> and Savannah</w:t>
      </w:r>
      <w:r w:rsidR="00FF0370">
        <w:rPr>
          <w:rFonts w:ascii="Cambria" w:hAnsi="Cambria"/>
          <w:sz w:val="28"/>
          <w:szCs w:val="28"/>
        </w:rPr>
        <w:t xml:space="preserve"> </w:t>
      </w:r>
      <w:ins w:id="24609" w:author="Daisy Watt" w:date="2026-06-24T00:37:00Z" w16du:dateUtc="2026-06-23T22:37:00Z">
        <w:r w:rsidR="00225E94">
          <w:rPr>
            <w:rFonts w:ascii="Cambria" w:hAnsi="Cambria"/>
            <w:sz w:val="28"/>
            <w:szCs w:val="28"/>
          </w:rPr>
          <w:t xml:space="preserve">were </w:t>
        </w:r>
      </w:ins>
      <w:r w:rsidR="00B96547">
        <w:rPr>
          <w:rFonts w:ascii="Cambria" w:hAnsi="Cambria"/>
          <w:sz w:val="28"/>
          <w:szCs w:val="28"/>
        </w:rPr>
        <w:t xml:space="preserve">bleary-eyed </w:t>
      </w:r>
      <w:r w:rsidR="0083598C">
        <w:rPr>
          <w:rFonts w:ascii="Cambria" w:hAnsi="Cambria"/>
          <w:sz w:val="28"/>
          <w:szCs w:val="28"/>
        </w:rPr>
        <w:t>and yawning</w:t>
      </w:r>
      <w:ins w:id="24610" w:author="Daisy Watt" w:date="2026-06-24T00:37:00Z" w16du:dateUtc="2026-06-23T22:37:00Z">
        <w:r w:rsidR="00FC169D">
          <w:rPr>
            <w:rFonts w:ascii="Cambria" w:hAnsi="Cambria"/>
            <w:sz w:val="28"/>
            <w:szCs w:val="28"/>
          </w:rPr>
          <w:t>,</w:t>
        </w:r>
      </w:ins>
      <w:r w:rsidR="0083598C">
        <w:rPr>
          <w:rFonts w:ascii="Cambria" w:hAnsi="Cambria"/>
          <w:sz w:val="28"/>
          <w:szCs w:val="28"/>
        </w:rPr>
        <w:t xml:space="preserve"> by now</w:t>
      </w:r>
      <w:r w:rsidR="00B96547">
        <w:rPr>
          <w:rFonts w:ascii="Cambria" w:hAnsi="Cambria"/>
          <w:sz w:val="28"/>
          <w:szCs w:val="28"/>
        </w:rPr>
        <w:t>.</w:t>
      </w:r>
      <w:r w:rsidR="006E62D1" w:rsidRPr="006E62D1">
        <w:rPr>
          <w:rFonts w:ascii="Cambria" w:hAnsi="Cambria"/>
          <w:sz w:val="28"/>
          <w:szCs w:val="28"/>
        </w:rPr>
        <w:t xml:space="preserve"> ‘But </w:t>
      </w:r>
      <w:r w:rsidR="00B96547">
        <w:rPr>
          <w:rFonts w:ascii="Cambria" w:hAnsi="Cambria"/>
          <w:sz w:val="28"/>
          <w:szCs w:val="28"/>
        </w:rPr>
        <w:t>I’m so tired</w:t>
      </w:r>
      <w:del w:id="24611" w:author="Daisy Watt" w:date="2026-06-24T01:18:00Z" w16du:dateUtc="2026-06-23T23:18:00Z">
        <w:r w:rsidR="00B96547" w:rsidDel="00B84FC6">
          <w:rPr>
            <w:rFonts w:ascii="Cambria" w:hAnsi="Cambria"/>
            <w:sz w:val="28"/>
            <w:szCs w:val="28"/>
          </w:rPr>
          <w:delText>,</w:delText>
        </w:r>
      </w:del>
      <w:ins w:id="24612" w:author="Daisy Watt" w:date="2026-06-24T01:18:00Z" w16du:dateUtc="2026-06-23T23:18:00Z">
        <w:r w:rsidR="00B84FC6">
          <w:rPr>
            <w:rFonts w:ascii="Cambria" w:hAnsi="Cambria"/>
            <w:sz w:val="28"/>
            <w:szCs w:val="28"/>
          </w:rPr>
          <w:t xml:space="preserve"> –</w:t>
        </w:r>
      </w:ins>
      <w:r w:rsidR="00B96547">
        <w:rPr>
          <w:rFonts w:ascii="Cambria" w:hAnsi="Cambria"/>
          <w:sz w:val="28"/>
          <w:szCs w:val="28"/>
        </w:rPr>
        <w:t xml:space="preserve"> I really do need</w:t>
      </w:r>
      <w:r w:rsidR="006E62D1" w:rsidRPr="006E62D1">
        <w:rPr>
          <w:rFonts w:ascii="Cambria" w:hAnsi="Cambria"/>
          <w:sz w:val="28"/>
          <w:szCs w:val="28"/>
        </w:rPr>
        <w:t xml:space="preserve"> </w:t>
      </w:r>
      <w:r w:rsidR="00FF0370">
        <w:rPr>
          <w:rFonts w:ascii="Cambria" w:hAnsi="Cambria"/>
          <w:sz w:val="28"/>
          <w:szCs w:val="28"/>
        </w:rPr>
        <w:t>to go home and sleep.</w:t>
      </w:r>
      <w:r w:rsidR="006E62D1" w:rsidRPr="006E62D1">
        <w:rPr>
          <w:rFonts w:ascii="Cambria" w:hAnsi="Cambria"/>
          <w:sz w:val="28"/>
          <w:szCs w:val="28"/>
        </w:rPr>
        <w:t xml:space="preserve"> I’m already struggling at work</w:t>
      </w:r>
      <w:r w:rsidR="003C1703">
        <w:rPr>
          <w:rFonts w:ascii="Cambria" w:hAnsi="Cambria"/>
          <w:sz w:val="28"/>
          <w:szCs w:val="28"/>
        </w:rPr>
        <w:t>.</w:t>
      </w:r>
      <w:r w:rsidR="006E62D1" w:rsidRPr="006E62D1">
        <w:rPr>
          <w:rFonts w:ascii="Cambria" w:hAnsi="Cambria"/>
          <w:sz w:val="28"/>
          <w:szCs w:val="28"/>
        </w:rPr>
        <w:t xml:space="preserve">’ </w:t>
      </w:r>
      <w:r w:rsidR="00B96547">
        <w:rPr>
          <w:rFonts w:ascii="Cambria" w:hAnsi="Cambria"/>
          <w:sz w:val="28"/>
          <w:szCs w:val="28"/>
        </w:rPr>
        <w:t xml:space="preserve">She clapped a hand over her mouth. </w:t>
      </w:r>
      <w:r w:rsidR="006E62D1">
        <w:rPr>
          <w:rFonts w:ascii="Cambria" w:hAnsi="Cambria"/>
          <w:sz w:val="28"/>
          <w:szCs w:val="28"/>
        </w:rPr>
        <w:t>‘I mean, not</w:t>
      </w:r>
      <w:r w:rsidR="003C1703">
        <w:rPr>
          <w:rFonts w:ascii="Cambria" w:hAnsi="Cambria"/>
          <w:sz w:val="28"/>
          <w:szCs w:val="28"/>
        </w:rPr>
        <w:t xml:space="preserve"> really,</w:t>
      </w:r>
      <w:r w:rsidR="006E62D1">
        <w:rPr>
          <w:rFonts w:ascii="Cambria" w:hAnsi="Cambria"/>
          <w:sz w:val="28"/>
          <w:szCs w:val="28"/>
        </w:rPr>
        <w:t xml:space="preserve"> I’m just</w:t>
      </w:r>
      <w:ins w:id="24613" w:author="Daisy Watt" w:date="2026-06-24T01:18:00Z" w16du:dateUtc="2026-06-23T23:18:00Z">
        <w:r w:rsidR="00B84FC6">
          <w:rPr>
            <w:rFonts w:ascii="Cambria" w:hAnsi="Cambria"/>
            <w:sz w:val="28"/>
            <w:szCs w:val="28"/>
          </w:rPr>
          <w:t>—</w:t>
        </w:r>
        <w:r w:rsidR="00607C16">
          <w:rPr>
            <w:rFonts w:ascii="Cambria" w:hAnsi="Cambria"/>
            <w:sz w:val="28"/>
            <w:szCs w:val="28"/>
          </w:rPr>
          <w:t>’</w:t>
        </w:r>
      </w:ins>
      <w:del w:id="24614" w:author="Daisy Watt" w:date="2026-06-24T01:18:00Z" w16du:dateUtc="2026-06-23T23:18:00Z">
        <w:r w:rsidR="006E62D1" w:rsidDel="00B84FC6">
          <w:rPr>
            <w:rFonts w:ascii="Cambria" w:hAnsi="Cambria"/>
            <w:sz w:val="28"/>
            <w:szCs w:val="28"/>
          </w:rPr>
          <w:delText xml:space="preserve"> –</w:delText>
        </w:r>
      </w:del>
    </w:p>
    <w:p w14:paraId="3E2B18B9" w14:textId="577BDEB4" w:rsidR="00716B32" w:rsidRDefault="006E62D1" w:rsidP="001B2265">
      <w:pPr>
        <w:spacing w:line="360" w:lineRule="auto"/>
        <w:ind w:firstLine="720"/>
        <w:contextualSpacing/>
        <w:rPr>
          <w:rFonts w:ascii="Cambria" w:hAnsi="Cambria"/>
          <w:sz w:val="28"/>
          <w:szCs w:val="28"/>
        </w:rPr>
      </w:pPr>
      <w:r>
        <w:rPr>
          <w:rFonts w:ascii="Cambria" w:hAnsi="Cambria"/>
          <w:sz w:val="28"/>
          <w:szCs w:val="28"/>
        </w:rPr>
        <w:t>‘Distracted</w:t>
      </w:r>
      <w:del w:id="24615" w:author="Daisy Watt" w:date="2026-06-24T01:18:00Z" w16du:dateUtc="2026-06-23T23:18:00Z">
        <w:r w:rsidDel="00607C16">
          <w:rPr>
            <w:rFonts w:ascii="Cambria" w:hAnsi="Cambria"/>
            <w:sz w:val="28"/>
            <w:szCs w:val="28"/>
          </w:rPr>
          <w:delText>,</w:delText>
        </w:r>
      </w:del>
      <w:ins w:id="24616" w:author="Daisy Watt" w:date="2026-06-24T01:18:00Z" w16du:dateUtc="2026-06-23T23:18:00Z">
        <w:r w:rsidR="00607C16">
          <w:rPr>
            <w:rFonts w:ascii="Cambria" w:hAnsi="Cambria"/>
            <w:sz w:val="28"/>
            <w:szCs w:val="28"/>
          </w:rPr>
          <w:t>.</w:t>
        </w:r>
      </w:ins>
      <w:r>
        <w:rPr>
          <w:rFonts w:ascii="Cambria" w:hAnsi="Cambria"/>
          <w:sz w:val="28"/>
          <w:szCs w:val="28"/>
        </w:rPr>
        <w:t xml:space="preserve">’ Savannah reached out </w:t>
      </w:r>
      <w:r w:rsidR="00D1640B">
        <w:rPr>
          <w:rFonts w:ascii="Cambria" w:hAnsi="Cambria"/>
          <w:sz w:val="28"/>
          <w:szCs w:val="28"/>
        </w:rPr>
        <w:t>to</w:t>
      </w:r>
      <w:r>
        <w:rPr>
          <w:rFonts w:ascii="Cambria" w:hAnsi="Cambria"/>
          <w:sz w:val="28"/>
          <w:szCs w:val="28"/>
        </w:rPr>
        <w:t xml:space="preserve"> pat </w:t>
      </w:r>
      <w:r w:rsidR="00B96547">
        <w:rPr>
          <w:rFonts w:ascii="Cambria" w:hAnsi="Cambria"/>
          <w:sz w:val="28"/>
          <w:szCs w:val="28"/>
        </w:rPr>
        <w:t>the same</w:t>
      </w:r>
      <w:r>
        <w:rPr>
          <w:rFonts w:ascii="Cambria" w:hAnsi="Cambria"/>
          <w:sz w:val="28"/>
          <w:szCs w:val="28"/>
        </w:rPr>
        <w:t xml:space="preserve"> hand. ‘It’s okay</w:t>
      </w:r>
      <w:r w:rsidR="003C1703">
        <w:rPr>
          <w:rFonts w:ascii="Cambria" w:hAnsi="Cambria"/>
          <w:sz w:val="28"/>
          <w:szCs w:val="28"/>
        </w:rPr>
        <w:t>,</w:t>
      </w:r>
      <w:r>
        <w:rPr>
          <w:rFonts w:ascii="Cambria" w:hAnsi="Cambria"/>
          <w:sz w:val="28"/>
          <w:szCs w:val="28"/>
        </w:rPr>
        <w:t xml:space="preserve"> I get it.</w:t>
      </w:r>
      <w:r w:rsidR="005D6312">
        <w:rPr>
          <w:rFonts w:ascii="Cambria" w:hAnsi="Cambria"/>
          <w:sz w:val="28"/>
          <w:szCs w:val="28"/>
        </w:rPr>
        <w:t xml:space="preserve"> </w:t>
      </w:r>
      <w:r w:rsidR="001B2265">
        <w:rPr>
          <w:rFonts w:ascii="Cambria" w:hAnsi="Cambria"/>
          <w:sz w:val="28"/>
          <w:szCs w:val="28"/>
        </w:rPr>
        <w:t>Whereas I’m bored senseless</w:t>
      </w:r>
      <w:r w:rsidR="007E574C">
        <w:rPr>
          <w:rFonts w:ascii="Cambria" w:hAnsi="Cambria"/>
          <w:sz w:val="28"/>
          <w:szCs w:val="28"/>
        </w:rPr>
        <w:t xml:space="preserve"> and lonely, and</w:t>
      </w:r>
      <w:r w:rsidR="001B2265">
        <w:rPr>
          <w:rFonts w:ascii="Cambria" w:hAnsi="Cambria"/>
          <w:sz w:val="28"/>
          <w:szCs w:val="28"/>
        </w:rPr>
        <w:t xml:space="preserve"> </w:t>
      </w:r>
      <w:commentRangeStart w:id="24617"/>
      <w:r w:rsidR="00C518CB">
        <w:rPr>
          <w:rFonts w:ascii="Cambria" w:hAnsi="Cambria"/>
          <w:sz w:val="28"/>
          <w:szCs w:val="28"/>
        </w:rPr>
        <w:t xml:space="preserve">Ruth’s instructed me </w:t>
      </w:r>
      <w:r w:rsidR="003C1703">
        <w:rPr>
          <w:rFonts w:ascii="Cambria" w:hAnsi="Cambria"/>
          <w:sz w:val="28"/>
          <w:szCs w:val="28"/>
        </w:rPr>
        <w:t>to stay away from work altogether</w:t>
      </w:r>
      <w:r w:rsidR="00C518CB">
        <w:rPr>
          <w:rFonts w:ascii="Cambria" w:hAnsi="Cambria"/>
          <w:sz w:val="28"/>
          <w:szCs w:val="28"/>
        </w:rPr>
        <w:t xml:space="preserve">. </w:t>
      </w:r>
      <w:commentRangeEnd w:id="24617"/>
      <w:r w:rsidR="00032899">
        <w:rPr>
          <w:rStyle w:val="CommentReference"/>
          <w:rFonts w:ascii="Cambria" w:hAnsi="Cambria"/>
          <w:sz w:val="28"/>
          <w:szCs w:val="28"/>
        </w:rPr>
        <w:commentReference w:id="24617"/>
      </w:r>
      <w:r w:rsidR="00C518CB">
        <w:rPr>
          <w:rFonts w:ascii="Cambria" w:hAnsi="Cambria"/>
          <w:sz w:val="28"/>
          <w:szCs w:val="28"/>
        </w:rPr>
        <w:t xml:space="preserve"> I’m</w:t>
      </w:r>
      <w:r w:rsidR="00F3426A">
        <w:rPr>
          <w:rFonts w:ascii="Cambria" w:hAnsi="Cambria"/>
          <w:sz w:val="28"/>
          <w:szCs w:val="28"/>
        </w:rPr>
        <w:t xml:space="preserve"> bringing </w:t>
      </w:r>
      <w:r w:rsidR="00B40EA6">
        <w:rPr>
          <w:rFonts w:ascii="Cambria" w:hAnsi="Cambria"/>
          <w:sz w:val="28"/>
          <w:szCs w:val="28"/>
        </w:rPr>
        <w:t xml:space="preserve">nothing but </w:t>
      </w:r>
      <w:r w:rsidR="00F3426A">
        <w:rPr>
          <w:rFonts w:ascii="Cambria" w:hAnsi="Cambria"/>
          <w:sz w:val="28"/>
          <w:szCs w:val="28"/>
        </w:rPr>
        <w:t>shame on the family</w:t>
      </w:r>
      <w:r w:rsidR="00B40EA6">
        <w:rPr>
          <w:rFonts w:ascii="Cambria" w:hAnsi="Cambria"/>
          <w:sz w:val="28"/>
          <w:szCs w:val="28"/>
        </w:rPr>
        <w:t>, apparently</w:t>
      </w:r>
      <w:r w:rsidR="00F3426A">
        <w:rPr>
          <w:rFonts w:ascii="Cambria" w:hAnsi="Cambria"/>
          <w:sz w:val="28"/>
          <w:szCs w:val="28"/>
        </w:rPr>
        <w:t>.’</w:t>
      </w:r>
      <w:r w:rsidR="001B2265">
        <w:rPr>
          <w:rFonts w:ascii="Cambria" w:hAnsi="Cambria"/>
          <w:sz w:val="28"/>
          <w:szCs w:val="28"/>
        </w:rPr>
        <w:t xml:space="preserve"> </w:t>
      </w:r>
      <w:r w:rsidR="00F3426A">
        <w:rPr>
          <w:rFonts w:ascii="Cambria" w:hAnsi="Cambria"/>
          <w:sz w:val="28"/>
          <w:szCs w:val="28"/>
        </w:rPr>
        <w:t xml:space="preserve">She </w:t>
      </w:r>
      <w:r w:rsidR="00C518CB">
        <w:rPr>
          <w:rFonts w:ascii="Cambria" w:hAnsi="Cambria"/>
          <w:sz w:val="28"/>
          <w:szCs w:val="28"/>
        </w:rPr>
        <w:t xml:space="preserve">gave another wide </w:t>
      </w:r>
      <w:r w:rsidR="00F3426A">
        <w:rPr>
          <w:rFonts w:ascii="Cambria" w:hAnsi="Cambria"/>
          <w:sz w:val="28"/>
          <w:szCs w:val="28"/>
        </w:rPr>
        <w:t>yaw</w:t>
      </w:r>
      <w:r w:rsidR="00C518CB">
        <w:rPr>
          <w:rFonts w:ascii="Cambria" w:hAnsi="Cambria"/>
          <w:sz w:val="28"/>
          <w:szCs w:val="28"/>
        </w:rPr>
        <w:t>n</w:t>
      </w:r>
      <w:r w:rsidR="00F3426A">
        <w:rPr>
          <w:rFonts w:ascii="Cambria" w:hAnsi="Cambria"/>
          <w:sz w:val="28"/>
          <w:szCs w:val="28"/>
        </w:rPr>
        <w:t>. ‘</w:t>
      </w:r>
      <w:r w:rsidR="00C518CB">
        <w:rPr>
          <w:rFonts w:ascii="Cambria" w:hAnsi="Cambria"/>
          <w:sz w:val="28"/>
          <w:szCs w:val="28"/>
        </w:rPr>
        <w:t xml:space="preserve">And it’s hard </w:t>
      </w:r>
      <w:r w:rsidR="007E574C">
        <w:rPr>
          <w:rFonts w:ascii="Cambria" w:hAnsi="Cambria"/>
          <w:sz w:val="28"/>
          <w:szCs w:val="28"/>
        </w:rPr>
        <w:t>to trust the police these days</w:t>
      </w:r>
      <w:r w:rsidR="00B40EA6">
        <w:rPr>
          <w:rFonts w:ascii="Cambria" w:hAnsi="Cambria"/>
          <w:sz w:val="28"/>
          <w:szCs w:val="28"/>
        </w:rPr>
        <w:t>,</w:t>
      </w:r>
      <w:r w:rsidR="007E574C">
        <w:rPr>
          <w:rFonts w:ascii="Cambria" w:hAnsi="Cambria"/>
          <w:sz w:val="28"/>
          <w:szCs w:val="28"/>
        </w:rPr>
        <w:t xml:space="preserve"> isn’t it</w:t>
      </w:r>
      <w:r w:rsidR="00C518CB">
        <w:rPr>
          <w:rFonts w:ascii="Cambria" w:hAnsi="Cambria"/>
          <w:sz w:val="28"/>
          <w:szCs w:val="28"/>
        </w:rPr>
        <w:t>?</w:t>
      </w:r>
      <w:r w:rsidR="005405E2">
        <w:rPr>
          <w:rFonts w:ascii="Cambria" w:hAnsi="Cambria"/>
          <w:sz w:val="28"/>
          <w:szCs w:val="28"/>
        </w:rPr>
        <w:t xml:space="preserve"> </w:t>
      </w:r>
      <w:r w:rsidR="00C518CB">
        <w:rPr>
          <w:rFonts w:ascii="Cambria" w:hAnsi="Cambria"/>
          <w:sz w:val="28"/>
          <w:szCs w:val="28"/>
        </w:rPr>
        <w:t xml:space="preserve">So many </w:t>
      </w:r>
      <w:r w:rsidR="005405E2">
        <w:rPr>
          <w:rFonts w:ascii="Cambria" w:hAnsi="Cambria"/>
          <w:sz w:val="28"/>
          <w:szCs w:val="28"/>
        </w:rPr>
        <w:t>scandals</w:t>
      </w:r>
      <w:r w:rsidR="00C518CB">
        <w:rPr>
          <w:rFonts w:ascii="Cambria" w:hAnsi="Cambria"/>
          <w:sz w:val="28"/>
          <w:szCs w:val="28"/>
        </w:rPr>
        <w:t xml:space="preserve"> of their own</w:t>
      </w:r>
      <w:r w:rsidR="005405E2">
        <w:rPr>
          <w:rFonts w:ascii="Cambria" w:hAnsi="Cambria"/>
          <w:sz w:val="28"/>
          <w:szCs w:val="28"/>
        </w:rPr>
        <w:t>.</w:t>
      </w:r>
      <w:del w:id="24618" w:author="Claire S" w:date="2026-08-03T12:19:00Z" w16du:dateUtc="2026-08-03T11:19:00Z">
        <w:r w:rsidR="00C518CB" w:rsidDel="003C0573">
          <w:rPr>
            <w:rFonts w:ascii="Cambria" w:hAnsi="Cambria"/>
            <w:sz w:val="28"/>
            <w:szCs w:val="28"/>
          </w:rPr>
          <w:delText xml:space="preserve"> </w:delText>
        </w:r>
        <w:r w:rsidR="00C518CB" w:rsidRPr="00C9589A" w:rsidDel="003C0573">
          <w:rPr>
            <w:rFonts w:ascii="Cambria" w:hAnsi="Cambria"/>
            <w:sz w:val="28"/>
            <w:szCs w:val="28"/>
            <w:highlight w:val="green"/>
            <w:rPrChange w:id="24619" w:author="Daisy Watt" w:date="2026-06-24T01:21:00Z" w16du:dateUtc="2026-06-23T23:21:00Z">
              <w:rPr>
                <w:rFonts w:ascii="Cambria" w:hAnsi="Cambria"/>
                <w:sz w:val="28"/>
                <w:szCs w:val="28"/>
              </w:rPr>
            </w:rPrChange>
          </w:rPr>
          <w:delText>Plus</w:delText>
        </w:r>
      </w:del>
      <w:ins w:id="24620" w:author="Daisy Watt" w:date="2026-06-24T01:20:00Z" w16du:dateUtc="2026-06-23T23:20:00Z">
        <w:del w:id="24621" w:author="Claire S" w:date="2026-08-03T12:19:00Z" w16du:dateUtc="2026-08-03T11:19:00Z">
          <w:r w:rsidR="004F47D0" w:rsidRPr="00C9589A" w:rsidDel="003C0573">
            <w:rPr>
              <w:rFonts w:ascii="Cambria" w:hAnsi="Cambria"/>
              <w:sz w:val="28"/>
              <w:szCs w:val="28"/>
              <w:highlight w:val="green"/>
              <w:rPrChange w:id="24622" w:author="Daisy Watt" w:date="2026-06-24T01:21:00Z" w16du:dateUtc="2026-06-23T23:21:00Z">
                <w:rPr>
                  <w:rFonts w:ascii="Cambria" w:hAnsi="Cambria"/>
                  <w:sz w:val="28"/>
                  <w:szCs w:val="28"/>
                </w:rPr>
              </w:rPrChange>
            </w:rPr>
            <w:delText>,</w:delText>
          </w:r>
        </w:del>
      </w:ins>
      <w:del w:id="24623" w:author="Claire S" w:date="2026-08-03T12:19:00Z" w16du:dateUtc="2026-08-03T11:19:00Z">
        <w:r w:rsidR="003C1703" w:rsidRPr="00C9589A" w:rsidDel="003C0573">
          <w:rPr>
            <w:rFonts w:ascii="Cambria" w:hAnsi="Cambria"/>
            <w:sz w:val="28"/>
            <w:szCs w:val="28"/>
            <w:highlight w:val="green"/>
            <w:rPrChange w:id="24624" w:author="Daisy Watt" w:date="2026-06-24T01:21:00Z" w16du:dateUtc="2026-06-23T23:21:00Z">
              <w:rPr>
                <w:rFonts w:ascii="Cambria" w:hAnsi="Cambria"/>
                <w:sz w:val="28"/>
                <w:szCs w:val="28"/>
              </w:rPr>
            </w:rPrChange>
          </w:rPr>
          <w:delText xml:space="preserve"> </w:delText>
        </w:r>
        <w:r w:rsidR="00C518CB" w:rsidRPr="00C9589A" w:rsidDel="003C0573">
          <w:rPr>
            <w:rFonts w:ascii="Cambria" w:hAnsi="Cambria"/>
            <w:sz w:val="28"/>
            <w:szCs w:val="28"/>
            <w:highlight w:val="green"/>
            <w:rPrChange w:id="24625" w:author="Daisy Watt" w:date="2026-06-24T01:21:00Z" w16du:dateUtc="2026-06-23T23:21:00Z">
              <w:rPr>
                <w:rFonts w:ascii="Cambria" w:hAnsi="Cambria"/>
                <w:sz w:val="28"/>
                <w:szCs w:val="28"/>
              </w:rPr>
            </w:rPrChange>
          </w:rPr>
          <w:delText xml:space="preserve">all </w:delText>
        </w:r>
        <w:r w:rsidR="003C1703" w:rsidRPr="00C9589A" w:rsidDel="003C0573">
          <w:rPr>
            <w:rFonts w:ascii="Cambria" w:hAnsi="Cambria"/>
            <w:sz w:val="28"/>
            <w:szCs w:val="28"/>
            <w:highlight w:val="green"/>
            <w:rPrChange w:id="24626" w:author="Daisy Watt" w:date="2026-06-24T01:21:00Z" w16du:dateUtc="2026-06-23T23:21:00Z">
              <w:rPr>
                <w:rFonts w:ascii="Cambria" w:hAnsi="Cambria"/>
                <w:sz w:val="28"/>
                <w:szCs w:val="28"/>
              </w:rPr>
            </w:rPrChange>
          </w:rPr>
          <w:delText>they’</w:delText>
        </w:r>
        <w:r w:rsidR="00FD02A2" w:rsidRPr="00C9589A" w:rsidDel="003C0573">
          <w:rPr>
            <w:rFonts w:ascii="Cambria" w:hAnsi="Cambria"/>
            <w:sz w:val="28"/>
            <w:szCs w:val="28"/>
            <w:highlight w:val="green"/>
            <w:rPrChange w:id="24627" w:author="Daisy Watt" w:date="2026-06-24T01:21:00Z" w16du:dateUtc="2026-06-23T23:21:00Z">
              <w:rPr>
                <w:rFonts w:ascii="Cambria" w:hAnsi="Cambria"/>
                <w:sz w:val="28"/>
                <w:szCs w:val="28"/>
              </w:rPr>
            </w:rPrChange>
          </w:rPr>
          <w:delText>v</w:delText>
        </w:r>
        <w:r w:rsidR="003C1703" w:rsidRPr="00C9589A" w:rsidDel="003C0573">
          <w:rPr>
            <w:rFonts w:ascii="Cambria" w:hAnsi="Cambria"/>
            <w:sz w:val="28"/>
            <w:szCs w:val="28"/>
            <w:highlight w:val="green"/>
            <w:rPrChange w:id="24628" w:author="Daisy Watt" w:date="2026-06-24T01:21:00Z" w16du:dateUtc="2026-06-23T23:21:00Z">
              <w:rPr>
                <w:rFonts w:ascii="Cambria" w:hAnsi="Cambria"/>
                <w:sz w:val="28"/>
                <w:szCs w:val="28"/>
              </w:rPr>
            </w:rPrChange>
          </w:rPr>
          <w:delText>e</w:delText>
        </w:r>
        <w:r w:rsidR="006D3C23" w:rsidRPr="00C9589A" w:rsidDel="003C0573">
          <w:rPr>
            <w:rFonts w:ascii="Cambria" w:hAnsi="Cambria"/>
            <w:sz w:val="28"/>
            <w:szCs w:val="28"/>
            <w:highlight w:val="green"/>
            <w:rPrChange w:id="24629" w:author="Daisy Watt" w:date="2026-06-24T01:21:00Z" w16du:dateUtc="2026-06-23T23:21:00Z">
              <w:rPr>
                <w:rFonts w:ascii="Cambria" w:hAnsi="Cambria"/>
                <w:sz w:val="28"/>
                <w:szCs w:val="28"/>
              </w:rPr>
            </w:rPrChange>
          </w:rPr>
          <w:delText xml:space="preserve"> </w:delText>
        </w:r>
        <w:r w:rsidR="00C518CB" w:rsidRPr="00C9589A" w:rsidDel="003C0573">
          <w:rPr>
            <w:rFonts w:ascii="Cambria" w:hAnsi="Cambria"/>
            <w:sz w:val="28"/>
            <w:szCs w:val="28"/>
            <w:highlight w:val="green"/>
            <w:rPrChange w:id="24630" w:author="Daisy Watt" w:date="2026-06-24T01:21:00Z" w16du:dateUtc="2026-06-23T23:21:00Z">
              <w:rPr>
                <w:rFonts w:ascii="Cambria" w:hAnsi="Cambria"/>
                <w:sz w:val="28"/>
                <w:szCs w:val="28"/>
              </w:rPr>
            </w:rPrChange>
          </w:rPr>
          <w:delText>done so far is blame</w:delText>
        </w:r>
        <w:r w:rsidR="005D6312" w:rsidRPr="00C9589A" w:rsidDel="003C0573">
          <w:rPr>
            <w:rFonts w:ascii="Cambria" w:hAnsi="Cambria"/>
            <w:sz w:val="28"/>
            <w:szCs w:val="28"/>
            <w:highlight w:val="green"/>
            <w:rPrChange w:id="24631" w:author="Daisy Watt" w:date="2026-06-24T01:21:00Z" w16du:dateUtc="2026-06-23T23:21:00Z">
              <w:rPr>
                <w:rFonts w:ascii="Cambria" w:hAnsi="Cambria"/>
                <w:sz w:val="28"/>
                <w:szCs w:val="28"/>
              </w:rPr>
            </w:rPrChange>
          </w:rPr>
          <w:delText xml:space="preserve"> me</w:delText>
        </w:r>
        <w:r w:rsidR="003C1703" w:rsidRPr="00C9589A" w:rsidDel="003C0573">
          <w:rPr>
            <w:rFonts w:ascii="Cambria" w:hAnsi="Cambria"/>
            <w:sz w:val="28"/>
            <w:szCs w:val="28"/>
            <w:highlight w:val="green"/>
            <w:rPrChange w:id="24632" w:author="Daisy Watt" w:date="2026-06-24T01:21:00Z" w16du:dateUtc="2026-06-23T23:21:00Z">
              <w:rPr>
                <w:rFonts w:ascii="Cambria" w:hAnsi="Cambria"/>
                <w:sz w:val="28"/>
                <w:szCs w:val="28"/>
              </w:rPr>
            </w:rPrChange>
          </w:rPr>
          <w:delText xml:space="preserve"> for killing Dex.</w:delText>
        </w:r>
        <w:r w:rsidR="006D3C23" w:rsidRPr="00C9589A" w:rsidDel="003C0573">
          <w:rPr>
            <w:rFonts w:ascii="Cambria" w:hAnsi="Cambria"/>
            <w:sz w:val="28"/>
            <w:szCs w:val="28"/>
            <w:highlight w:val="green"/>
            <w:rPrChange w:id="24633" w:author="Daisy Watt" w:date="2026-06-24T01:21:00Z" w16du:dateUtc="2026-06-23T23:21:00Z">
              <w:rPr>
                <w:rFonts w:ascii="Cambria" w:hAnsi="Cambria"/>
                <w:sz w:val="28"/>
                <w:szCs w:val="28"/>
              </w:rPr>
            </w:rPrChange>
          </w:rPr>
          <w:delText>’</w:delText>
        </w:r>
        <w:r w:rsidR="00716B32" w:rsidRPr="00C9589A" w:rsidDel="003C0573">
          <w:rPr>
            <w:rFonts w:ascii="Cambria" w:hAnsi="Cambria"/>
            <w:sz w:val="28"/>
            <w:szCs w:val="28"/>
            <w:highlight w:val="green"/>
            <w:rPrChange w:id="24634" w:author="Daisy Watt" w:date="2026-06-24T01:21:00Z" w16du:dateUtc="2026-06-23T23:21:00Z">
              <w:rPr>
                <w:rFonts w:ascii="Cambria" w:hAnsi="Cambria"/>
                <w:sz w:val="28"/>
                <w:szCs w:val="28"/>
              </w:rPr>
            </w:rPrChange>
          </w:rPr>
          <w:delText xml:space="preserve"> She mustn’t cry </w:delText>
        </w:r>
        <w:r w:rsidR="00716B32" w:rsidRPr="00C9589A" w:rsidDel="003C0573">
          <w:rPr>
            <w:rFonts w:ascii="Cambria" w:hAnsi="Cambria"/>
            <w:i/>
            <w:iCs/>
            <w:sz w:val="28"/>
            <w:szCs w:val="28"/>
            <w:highlight w:val="green"/>
            <w:rPrChange w:id="24635" w:author="Daisy Watt" w:date="2026-06-24T01:21:00Z" w16du:dateUtc="2026-06-23T23:21:00Z">
              <w:rPr>
                <w:rFonts w:ascii="Cambria" w:hAnsi="Cambria"/>
                <w:i/>
                <w:iCs/>
                <w:sz w:val="28"/>
                <w:szCs w:val="28"/>
              </w:rPr>
            </w:rPrChange>
          </w:rPr>
          <w:delText>again</w:delText>
        </w:r>
      </w:del>
      <w:ins w:id="24636" w:author="Claire S" w:date="2026-08-03T12:19:00Z" w16du:dateUtc="2026-08-03T11:19:00Z">
        <w:r w:rsidR="003C0573">
          <w:rPr>
            <w:rFonts w:ascii="Cambria" w:hAnsi="Cambria"/>
            <w:sz w:val="28"/>
            <w:szCs w:val="28"/>
          </w:rPr>
          <w:t>’</w:t>
        </w:r>
      </w:ins>
      <w:del w:id="24637" w:author="Claire S" w:date="2026-08-03T12:19:00Z" w16du:dateUtc="2026-08-03T11:19:00Z">
        <w:r w:rsidR="00716B32" w:rsidRPr="00C9589A" w:rsidDel="003C0573">
          <w:rPr>
            <w:rFonts w:ascii="Cambria" w:hAnsi="Cambria"/>
            <w:sz w:val="28"/>
            <w:szCs w:val="28"/>
          </w:rPr>
          <w:delText>.</w:delText>
        </w:r>
      </w:del>
      <w:r w:rsidR="00716B32">
        <w:rPr>
          <w:rFonts w:ascii="Cambria" w:hAnsi="Cambria"/>
          <w:sz w:val="28"/>
          <w:szCs w:val="28"/>
        </w:rPr>
        <w:t xml:space="preserve"> </w:t>
      </w:r>
    </w:p>
    <w:p w14:paraId="09E8BD22" w14:textId="343BFC55" w:rsidR="006D3C23" w:rsidRDefault="005D6312" w:rsidP="005D6312">
      <w:pPr>
        <w:spacing w:line="360" w:lineRule="auto"/>
        <w:ind w:firstLine="720"/>
        <w:contextualSpacing/>
        <w:rPr>
          <w:rFonts w:ascii="Cambria" w:hAnsi="Cambria"/>
          <w:sz w:val="28"/>
          <w:szCs w:val="28"/>
        </w:rPr>
      </w:pPr>
      <w:r w:rsidRPr="00DF02F9">
        <w:rPr>
          <w:rFonts w:ascii="Cambria" w:hAnsi="Cambria"/>
          <w:sz w:val="28"/>
          <w:szCs w:val="28"/>
        </w:rPr>
        <w:t>‘</w:t>
      </w:r>
      <w:r w:rsidR="006D3C23" w:rsidRPr="00DF02F9">
        <w:rPr>
          <w:rFonts w:ascii="Cambria" w:hAnsi="Cambria"/>
          <w:sz w:val="28"/>
          <w:szCs w:val="28"/>
        </w:rPr>
        <w:t>But we still need to tell them</w:t>
      </w:r>
      <w:ins w:id="24638" w:author="Daisy Watt" w:date="2026-06-24T01:22:00Z" w16du:dateUtc="2026-06-23T23:22:00Z">
        <w:r w:rsidR="00C9589A">
          <w:rPr>
            <w:rFonts w:ascii="Cambria" w:hAnsi="Cambria"/>
            <w:sz w:val="28"/>
            <w:szCs w:val="28"/>
          </w:rPr>
          <w:t>,</w:t>
        </w:r>
      </w:ins>
      <w:r w:rsidR="00716B32">
        <w:rPr>
          <w:rFonts w:ascii="Cambria" w:hAnsi="Cambria"/>
          <w:sz w:val="28"/>
          <w:szCs w:val="28"/>
        </w:rPr>
        <w:t xml:space="preserve"> surely </w:t>
      </w:r>
      <w:del w:id="24639" w:author="Daisy Watt" w:date="2026-06-24T01:22:00Z" w16du:dateUtc="2026-06-23T23:22:00Z">
        <w:r w:rsidR="00716B32" w:rsidDel="00C9589A">
          <w:rPr>
            <w:rFonts w:ascii="Cambria" w:hAnsi="Cambria"/>
            <w:sz w:val="28"/>
            <w:szCs w:val="28"/>
          </w:rPr>
          <w:delText>-</w:delText>
        </w:r>
      </w:del>
      <w:ins w:id="24640" w:author="Daisy Watt" w:date="2026-06-24T01:22:00Z" w16du:dateUtc="2026-06-23T23:22:00Z">
        <w:r w:rsidR="00C9589A">
          <w:rPr>
            <w:rFonts w:ascii="Cambria" w:hAnsi="Cambria"/>
            <w:sz w:val="28"/>
            <w:szCs w:val="28"/>
          </w:rPr>
          <w:t>–</w:t>
        </w:r>
      </w:ins>
      <w:r w:rsidR="00716B32">
        <w:rPr>
          <w:rFonts w:ascii="Cambria" w:hAnsi="Cambria"/>
          <w:sz w:val="28"/>
          <w:szCs w:val="28"/>
        </w:rPr>
        <w:t xml:space="preserve"> a</w:t>
      </w:r>
      <w:r w:rsidR="00DF02F9">
        <w:rPr>
          <w:rFonts w:ascii="Cambria" w:hAnsi="Cambria"/>
          <w:sz w:val="28"/>
          <w:szCs w:val="28"/>
        </w:rPr>
        <w:t>bout the proxy account?’</w:t>
      </w:r>
    </w:p>
    <w:p w14:paraId="537E001C" w14:textId="7D9FA5CB" w:rsidR="001355F1" w:rsidRDefault="001355F1" w:rsidP="005D6312">
      <w:pPr>
        <w:spacing w:line="360" w:lineRule="auto"/>
        <w:ind w:firstLine="720"/>
        <w:contextualSpacing/>
        <w:rPr>
          <w:rFonts w:ascii="Cambria" w:hAnsi="Cambria"/>
          <w:sz w:val="28"/>
          <w:szCs w:val="28"/>
        </w:rPr>
      </w:pPr>
      <w:r>
        <w:rPr>
          <w:rFonts w:ascii="Cambria" w:hAnsi="Cambria"/>
          <w:sz w:val="28"/>
          <w:szCs w:val="28"/>
        </w:rPr>
        <w:t>‘They must know that</w:t>
      </w:r>
      <w:ins w:id="24641" w:author="Daisy Watt" w:date="2026-06-24T01:22:00Z" w16du:dateUtc="2026-06-23T23:22:00Z">
        <w:r w:rsidR="00F457EA">
          <w:rPr>
            <w:rFonts w:ascii="Cambria" w:hAnsi="Cambria"/>
            <w:sz w:val="28"/>
            <w:szCs w:val="28"/>
          </w:rPr>
          <w:t>,</w:t>
        </w:r>
      </w:ins>
      <w:r>
        <w:rPr>
          <w:rFonts w:ascii="Cambria" w:hAnsi="Cambria"/>
          <w:sz w:val="28"/>
          <w:szCs w:val="28"/>
        </w:rPr>
        <w:t xml:space="preserve"> already</w:t>
      </w:r>
      <w:del w:id="24642" w:author="Daisy Watt" w:date="2026-06-24T01:22:00Z" w16du:dateUtc="2026-06-23T23:22:00Z">
        <w:r w:rsidDel="00F457EA">
          <w:rPr>
            <w:rFonts w:ascii="Cambria" w:hAnsi="Cambria"/>
            <w:sz w:val="28"/>
            <w:szCs w:val="28"/>
          </w:rPr>
          <w:delText>,</w:delText>
        </w:r>
      </w:del>
      <w:ins w:id="24643" w:author="Daisy Watt" w:date="2026-06-24T01:22:00Z" w16du:dateUtc="2026-06-23T23:22:00Z">
        <w:r w:rsidR="00F457EA">
          <w:rPr>
            <w:rFonts w:ascii="Cambria" w:hAnsi="Cambria"/>
            <w:sz w:val="28"/>
            <w:szCs w:val="28"/>
          </w:rPr>
          <w:t>.</w:t>
        </w:r>
      </w:ins>
      <w:r>
        <w:rPr>
          <w:rFonts w:ascii="Cambria" w:hAnsi="Cambria"/>
          <w:sz w:val="28"/>
          <w:szCs w:val="28"/>
        </w:rPr>
        <w:t>’</w:t>
      </w:r>
      <w:r w:rsidR="00B40EA6">
        <w:rPr>
          <w:rFonts w:ascii="Cambria" w:hAnsi="Cambria"/>
          <w:sz w:val="28"/>
          <w:szCs w:val="28"/>
        </w:rPr>
        <w:t xml:space="preserve"> Savannah </w:t>
      </w:r>
      <w:del w:id="24644" w:author="Claire S" w:date="2026-06-05T16:54:00Z" w16du:dateUtc="2026-06-05T15:54:00Z">
        <w:r w:rsidR="00B40EA6" w:rsidDel="00B11D85">
          <w:rPr>
            <w:rFonts w:ascii="Cambria" w:hAnsi="Cambria"/>
            <w:sz w:val="28"/>
            <w:szCs w:val="28"/>
          </w:rPr>
          <w:delText xml:space="preserve">was </w:delText>
        </w:r>
      </w:del>
      <w:ins w:id="24645" w:author="Claire S" w:date="2026-06-05T16:54:00Z" w16du:dateUtc="2026-06-05T15:54:00Z">
        <w:r w:rsidR="00B11D85">
          <w:rPr>
            <w:rFonts w:ascii="Cambria" w:hAnsi="Cambria"/>
            <w:sz w:val="28"/>
            <w:szCs w:val="28"/>
          </w:rPr>
          <w:t xml:space="preserve">sounded </w:t>
        </w:r>
      </w:ins>
      <w:r w:rsidR="00CC228D">
        <w:rPr>
          <w:rFonts w:ascii="Cambria" w:hAnsi="Cambria"/>
          <w:sz w:val="28"/>
          <w:szCs w:val="28"/>
        </w:rPr>
        <w:t>firm</w:t>
      </w:r>
      <w:r w:rsidR="00B40EA6">
        <w:rPr>
          <w:rFonts w:ascii="Cambria" w:hAnsi="Cambria"/>
          <w:sz w:val="28"/>
          <w:szCs w:val="28"/>
        </w:rPr>
        <w:t>. ‘They must have some idea of what’s going on</w:t>
      </w:r>
      <w:r w:rsidR="00126FC3">
        <w:rPr>
          <w:rFonts w:ascii="Cambria" w:hAnsi="Cambria"/>
          <w:sz w:val="28"/>
          <w:szCs w:val="28"/>
        </w:rPr>
        <w:t>,</w:t>
      </w:r>
      <w:r w:rsidR="00B40EA6">
        <w:rPr>
          <w:rFonts w:ascii="Cambria" w:hAnsi="Cambria"/>
          <w:sz w:val="28"/>
          <w:szCs w:val="28"/>
        </w:rPr>
        <w:t xml:space="preserve"> without us</w:t>
      </w:r>
      <w:r w:rsidR="00DF0100">
        <w:rPr>
          <w:rFonts w:ascii="Cambria" w:hAnsi="Cambria"/>
          <w:sz w:val="28"/>
          <w:szCs w:val="28"/>
        </w:rPr>
        <w:t xml:space="preserve"> </w:t>
      </w:r>
      <w:r w:rsidR="00126FC3">
        <w:rPr>
          <w:rFonts w:ascii="Cambria" w:hAnsi="Cambria"/>
          <w:sz w:val="28"/>
          <w:szCs w:val="28"/>
        </w:rPr>
        <w:t>spoon</w:t>
      </w:r>
      <w:r w:rsidR="00DF0100">
        <w:rPr>
          <w:rFonts w:ascii="Cambria" w:hAnsi="Cambria"/>
          <w:sz w:val="28"/>
          <w:szCs w:val="28"/>
        </w:rPr>
        <w:t>-</w:t>
      </w:r>
      <w:r w:rsidR="00B40EA6">
        <w:rPr>
          <w:rFonts w:ascii="Cambria" w:hAnsi="Cambria"/>
          <w:sz w:val="28"/>
          <w:szCs w:val="28"/>
        </w:rPr>
        <w:t>feeding them.</w:t>
      </w:r>
      <w:r>
        <w:rPr>
          <w:rFonts w:ascii="Cambria" w:hAnsi="Cambria"/>
          <w:sz w:val="28"/>
          <w:szCs w:val="28"/>
        </w:rPr>
        <w:t>’</w:t>
      </w:r>
    </w:p>
    <w:p w14:paraId="0FB71C00" w14:textId="60C2D366" w:rsidR="001355F1" w:rsidRDefault="001355F1" w:rsidP="005D6312">
      <w:pPr>
        <w:spacing w:line="360" w:lineRule="auto"/>
        <w:ind w:firstLine="720"/>
        <w:contextualSpacing/>
        <w:rPr>
          <w:rFonts w:ascii="Cambria" w:hAnsi="Cambria"/>
          <w:sz w:val="28"/>
          <w:szCs w:val="28"/>
        </w:rPr>
      </w:pPr>
      <w:r>
        <w:rPr>
          <w:rFonts w:ascii="Cambria" w:hAnsi="Cambria"/>
          <w:sz w:val="28"/>
          <w:szCs w:val="28"/>
        </w:rPr>
        <w:t xml:space="preserve">‘You’d hope so. </w:t>
      </w:r>
      <w:r w:rsidR="00B40EA6">
        <w:rPr>
          <w:rFonts w:ascii="Cambria" w:hAnsi="Cambria"/>
          <w:sz w:val="28"/>
          <w:szCs w:val="28"/>
        </w:rPr>
        <w:t>I was wondering</w:t>
      </w:r>
      <w:ins w:id="24646" w:author="Daisy Watt" w:date="2026-06-24T01:22:00Z" w16du:dateUtc="2026-06-23T23:22:00Z">
        <w:r w:rsidR="00D15326">
          <w:rPr>
            <w:rFonts w:ascii="Cambria" w:hAnsi="Cambria"/>
            <w:sz w:val="28"/>
            <w:szCs w:val="28"/>
          </w:rPr>
          <w:t>,</w:t>
        </w:r>
      </w:ins>
      <w:r w:rsidR="00B40EA6">
        <w:rPr>
          <w:rFonts w:ascii="Cambria" w:hAnsi="Cambria"/>
          <w:sz w:val="28"/>
          <w:szCs w:val="28"/>
        </w:rPr>
        <w:t xml:space="preserve"> though, </w:t>
      </w:r>
      <w:r>
        <w:rPr>
          <w:rFonts w:ascii="Cambria" w:hAnsi="Cambria"/>
          <w:sz w:val="28"/>
          <w:szCs w:val="28"/>
        </w:rPr>
        <w:t>Savannah</w:t>
      </w:r>
      <w:del w:id="24647" w:author="Daisy Watt" w:date="2026-06-24T01:22:00Z" w16du:dateUtc="2026-06-23T23:22:00Z">
        <w:r w:rsidDel="00146248">
          <w:rPr>
            <w:rFonts w:ascii="Cambria" w:hAnsi="Cambria"/>
            <w:sz w:val="28"/>
            <w:szCs w:val="28"/>
          </w:rPr>
          <w:delText>, c</w:delText>
        </w:r>
      </w:del>
      <w:ins w:id="24648" w:author="Daisy Watt" w:date="2026-06-24T01:22:00Z" w16du:dateUtc="2026-06-23T23:22:00Z">
        <w:r w:rsidR="00146248">
          <w:rPr>
            <w:rFonts w:ascii="Cambria" w:hAnsi="Cambria"/>
            <w:sz w:val="28"/>
            <w:szCs w:val="28"/>
          </w:rPr>
          <w:t>. C</w:t>
        </w:r>
      </w:ins>
      <w:r>
        <w:rPr>
          <w:rFonts w:ascii="Cambria" w:hAnsi="Cambria"/>
          <w:sz w:val="28"/>
          <w:szCs w:val="28"/>
        </w:rPr>
        <w:t>an I as</w:t>
      </w:r>
      <w:ins w:id="24649" w:author="Daisy Watt" w:date="2026-06-24T01:23:00Z" w16du:dateUtc="2026-06-23T23:23:00Z">
        <w:r w:rsidR="00F8502B">
          <w:rPr>
            <w:rFonts w:ascii="Cambria" w:hAnsi="Cambria"/>
            <w:sz w:val="28"/>
            <w:szCs w:val="28"/>
          </w:rPr>
          <w:t>k…</w:t>
        </w:r>
      </w:ins>
      <w:del w:id="24650" w:author="Daisy Watt" w:date="2026-06-24T01:23:00Z" w16du:dateUtc="2026-06-23T23:23:00Z">
        <w:r w:rsidDel="00F8502B">
          <w:rPr>
            <w:rFonts w:ascii="Cambria" w:hAnsi="Cambria"/>
            <w:sz w:val="28"/>
            <w:szCs w:val="28"/>
          </w:rPr>
          <w:delText>k</w:delText>
        </w:r>
        <w:r w:rsidR="0042311C" w:rsidDel="00F8502B">
          <w:rPr>
            <w:rFonts w:ascii="Cambria" w:hAnsi="Cambria"/>
            <w:sz w:val="28"/>
            <w:szCs w:val="28"/>
          </w:rPr>
          <w:delText xml:space="preserve"> -</w:delText>
        </w:r>
      </w:del>
      <w:r>
        <w:rPr>
          <w:rFonts w:ascii="Cambria" w:hAnsi="Cambria"/>
          <w:sz w:val="28"/>
          <w:szCs w:val="28"/>
        </w:rPr>
        <w:t xml:space="preserve">’ </w:t>
      </w:r>
      <w:commentRangeStart w:id="24651"/>
      <w:del w:id="24652" w:author="Claire S" w:date="2026-08-03T12:09:00Z" w16du:dateUtc="2026-08-03T11:09:00Z">
        <w:r w:rsidDel="00405CFF">
          <w:rPr>
            <w:rFonts w:ascii="Cambria" w:hAnsi="Cambria"/>
            <w:sz w:val="28"/>
            <w:szCs w:val="28"/>
          </w:rPr>
          <w:delText xml:space="preserve">Clara </w:delText>
        </w:r>
      </w:del>
      <w:ins w:id="24653" w:author="Claire S" w:date="2026-08-03T12:09:00Z" w16du:dateUtc="2026-08-03T11:09:00Z">
        <w:r w:rsidR="00405CFF">
          <w:rPr>
            <w:rFonts w:ascii="Cambria" w:hAnsi="Cambria"/>
            <w:sz w:val="28"/>
            <w:szCs w:val="28"/>
          </w:rPr>
          <w:t xml:space="preserve">Feeling </w:t>
        </w:r>
      </w:ins>
      <w:del w:id="24654" w:author="Claire S" w:date="2026-08-03T12:09:00Z" w16du:dateUtc="2026-08-03T11:09:00Z">
        <w:r w:rsidDel="00405CFF">
          <w:rPr>
            <w:rFonts w:ascii="Cambria" w:hAnsi="Cambria"/>
            <w:sz w:val="28"/>
            <w:szCs w:val="28"/>
          </w:rPr>
          <w:delText xml:space="preserve">felt </w:delText>
        </w:r>
      </w:del>
      <w:r>
        <w:rPr>
          <w:rFonts w:ascii="Cambria" w:hAnsi="Cambria"/>
          <w:sz w:val="28"/>
          <w:szCs w:val="28"/>
        </w:rPr>
        <w:t>awkward</w:t>
      </w:r>
      <w:ins w:id="24655" w:author="Claire S" w:date="2026-08-03T12:09:00Z" w16du:dateUtc="2026-08-03T11:09:00Z">
        <w:r w:rsidR="00F43127">
          <w:rPr>
            <w:rFonts w:ascii="Cambria" w:hAnsi="Cambria"/>
            <w:sz w:val="28"/>
            <w:szCs w:val="28"/>
          </w:rPr>
          <w:t xml:space="preserve">, </w:t>
        </w:r>
      </w:ins>
      <w:ins w:id="24656" w:author="Claire S" w:date="2026-08-03T12:10:00Z" w16du:dateUtc="2026-08-03T11:10:00Z">
        <w:r w:rsidR="00405CFF">
          <w:rPr>
            <w:rFonts w:ascii="Cambria" w:hAnsi="Cambria"/>
            <w:sz w:val="28"/>
            <w:szCs w:val="28"/>
          </w:rPr>
          <w:t>Clara</w:t>
        </w:r>
      </w:ins>
      <w:ins w:id="24657" w:author="Claire S" w:date="2026-08-03T12:09:00Z" w16du:dateUtc="2026-08-03T11:09:00Z">
        <w:r w:rsidR="00F43127">
          <w:rPr>
            <w:rFonts w:ascii="Cambria" w:hAnsi="Cambria"/>
            <w:sz w:val="28"/>
            <w:szCs w:val="28"/>
          </w:rPr>
          <w:t xml:space="preserve"> pushed on</w:t>
        </w:r>
      </w:ins>
      <w:del w:id="24658" w:author="Claire S" w:date="2026-06-05T15:47:00Z" w16du:dateUtc="2026-06-05T14:47:00Z">
        <w:r>
          <w:rPr>
            <w:rFonts w:ascii="Cambria" w:hAnsi="Cambria"/>
            <w:sz w:val="28"/>
            <w:szCs w:val="28"/>
          </w:rPr>
          <w:delText xml:space="preserve">, </w:delText>
        </w:r>
      </w:del>
      <w:ins w:id="24659" w:author="Claire S" w:date="2026-06-05T15:47:00Z" w16du:dateUtc="2026-06-05T14:47:00Z">
        <w:r w:rsidR="00B211D1">
          <w:rPr>
            <w:rFonts w:ascii="Cambria" w:hAnsi="Cambria"/>
            <w:sz w:val="28"/>
            <w:szCs w:val="28"/>
          </w:rPr>
          <w:t xml:space="preserve">. </w:t>
        </w:r>
      </w:ins>
      <w:commentRangeEnd w:id="24651"/>
      <w:r w:rsidR="00533C0A">
        <w:rPr>
          <w:rStyle w:val="CommentReference"/>
          <w:rFonts w:ascii="Cambria" w:hAnsi="Cambria"/>
          <w:sz w:val="28"/>
          <w:szCs w:val="28"/>
        </w:rPr>
        <w:commentReference w:id="24651"/>
      </w:r>
      <w:r>
        <w:rPr>
          <w:rFonts w:ascii="Cambria" w:hAnsi="Cambria"/>
          <w:sz w:val="28"/>
          <w:szCs w:val="28"/>
        </w:rPr>
        <w:t>‘</w:t>
      </w:r>
      <w:ins w:id="24660" w:author="Claire S" w:date="2026-08-03T12:09:00Z" w16du:dateUtc="2026-08-03T11:09:00Z">
        <w:r w:rsidR="00F43127">
          <w:rPr>
            <w:rFonts w:ascii="Cambria" w:hAnsi="Cambria"/>
            <w:sz w:val="28"/>
            <w:szCs w:val="28"/>
          </w:rPr>
          <w:t xml:space="preserve">About </w:t>
        </w:r>
      </w:ins>
      <w:ins w:id="24661" w:author="Claire S" w:date="2026-06-05T15:47:00Z" w16du:dateUtc="2026-06-05T14:47:00Z">
        <w:r w:rsidR="00B211D1">
          <w:rPr>
            <w:rFonts w:ascii="Cambria" w:hAnsi="Cambria"/>
            <w:sz w:val="28"/>
            <w:szCs w:val="28"/>
          </w:rPr>
          <w:t xml:space="preserve">Jackson – </w:t>
        </w:r>
      </w:ins>
      <w:ins w:id="24662" w:author="Claire S" w:date="2026-08-03T12:10:00Z" w16du:dateUtc="2026-08-03T11:10:00Z">
        <w:r w:rsidR="00405CFF">
          <w:rPr>
            <w:rFonts w:ascii="Cambria" w:hAnsi="Cambria"/>
            <w:sz w:val="28"/>
            <w:szCs w:val="28"/>
          </w:rPr>
          <w:t xml:space="preserve">you remember I mentioned his military </w:t>
        </w:r>
        <w:r w:rsidR="00A439A3">
          <w:rPr>
            <w:rFonts w:ascii="Cambria" w:hAnsi="Cambria"/>
            <w:sz w:val="28"/>
            <w:szCs w:val="28"/>
          </w:rPr>
          <w:t>career to you, d</w:t>
        </w:r>
      </w:ins>
      <w:ins w:id="24663" w:author="Claire S" w:date="2026-06-05T15:47:00Z" w16du:dateUtc="2026-06-05T14:47:00Z">
        <w:r w:rsidR="00B211D1">
          <w:rPr>
            <w:rFonts w:ascii="Cambria" w:hAnsi="Cambria"/>
            <w:sz w:val="28"/>
            <w:szCs w:val="28"/>
          </w:rPr>
          <w:t>id you find out anything else?’</w:t>
        </w:r>
      </w:ins>
      <w:del w:id="24664" w:author="Claire S" w:date="2026-06-05T15:47:00Z" w16du:dateUtc="2026-06-05T14:47:00Z">
        <w:r>
          <w:rPr>
            <w:rFonts w:ascii="Cambria" w:hAnsi="Cambria"/>
            <w:sz w:val="28"/>
            <w:szCs w:val="28"/>
          </w:rPr>
          <w:delText>I know you’re – friends, but what do you know about Jackson Rayne?’</w:delText>
        </w:r>
      </w:del>
    </w:p>
    <w:p w14:paraId="6CEE9F98" w14:textId="0D22E3EB" w:rsidR="001355F1" w:rsidRDefault="001355F1">
      <w:pPr>
        <w:spacing w:line="360" w:lineRule="auto"/>
        <w:ind w:firstLine="720"/>
        <w:contextualSpacing/>
        <w:rPr>
          <w:rFonts w:ascii="Cambria" w:hAnsi="Cambria"/>
          <w:sz w:val="28"/>
          <w:szCs w:val="28"/>
        </w:rPr>
      </w:pPr>
      <w:r>
        <w:rPr>
          <w:rFonts w:ascii="Cambria" w:hAnsi="Cambria"/>
          <w:sz w:val="28"/>
          <w:szCs w:val="28"/>
        </w:rPr>
        <w:t>‘</w:t>
      </w:r>
      <w:r w:rsidR="00024624">
        <w:rPr>
          <w:rFonts w:ascii="Cambria" w:hAnsi="Cambria"/>
          <w:sz w:val="28"/>
          <w:szCs w:val="28"/>
        </w:rPr>
        <w:t>Apart from the size of his dick</w:t>
      </w:r>
      <w:del w:id="24665" w:author="Claire S" w:date="2026-08-03T12:09:00Z" w16du:dateUtc="2026-08-03T11:09:00Z">
        <w:r w:rsidR="0037668C" w:rsidDel="00405CFF">
          <w:rPr>
            <w:rFonts w:ascii="Cambria" w:hAnsi="Cambria"/>
            <w:sz w:val="28"/>
            <w:szCs w:val="28"/>
          </w:rPr>
          <w:delText>,</w:delText>
        </w:r>
        <w:r w:rsidR="00024624" w:rsidDel="00405CFF">
          <w:rPr>
            <w:rFonts w:ascii="Cambria" w:hAnsi="Cambria"/>
            <w:sz w:val="28"/>
            <w:szCs w:val="28"/>
          </w:rPr>
          <w:delText xml:space="preserve"> you mean</w:delText>
        </w:r>
      </w:del>
      <w:r w:rsidR="00024624">
        <w:rPr>
          <w:rFonts w:ascii="Cambria" w:hAnsi="Cambria"/>
          <w:sz w:val="28"/>
          <w:szCs w:val="28"/>
        </w:rPr>
        <w:t xml:space="preserve">?’ Savannah </w:t>
      </w:r>
      <w:r w:rsidR="0037668C">
        <w:rPr>
          <w:rFonts w:ascii="Cambria" w:hAnsi="Cambria"/>
          <w:sz w:val="28"/>
          <w:szCs w:val="28"/>
        </w:rPr>
        <w:t>grimaced.</w:t>
      </w:r>
      <w:r w:rsidR="00024624">
        <w:rPr>
          <w:rFonts w:ascii="Cambria" w:hAnsi="Cambria"/>
          <w:sz w:val="28"/>
          <w:szCs w:val="28"/>
        </w:rPr>
        <w:t xml:space="preserve"> ‘</w:t>
      </w:r>
      <w:r>
        <w:rPr>
          <w:rFonts w:ascii="Cambria" w:hAnsi="Cambria"/>
          <w:sz w:val="28"/>
          <w:szCs w:val="28"/>
        </w:rPr>
        <w:t xml:space="preserve">I know my </w:t>
      </w:r>
      <w:r w:rsidR="00C146AC">
        <w:rPr>
          <w:rFonts w:ascii="Cambria" w:hAnsi="Cambria"/>
          <w:sz w:val="28"/>
          <w:szCs w:val="28"/>
        </w:rPr>
        <w:t>siblings</w:t>
      </w:r>
      <w:r>
        <w:rPr>
          <w:rFonts w:ascii="Cambria" w:hAnsi="Cambria"/>
          <w:sz w:val="28"/>
          <w:szCs w:val="28"/>
        </w:rPr>
        <w:t xml:space="preserve"> will do anything to keep him at Langley</w:t>
      </w:r>
      <w:del w:id="24666" w:author="Daisy Watt" w:date="2026-06-24T01:23:00Z" w16du:dateUtc="2026-06-23T23:23:00Z">
        <w:r w:rsidR="007E5A58" w:rsidDel="009F0C30">
          <w:rPr>
            <w:rFonts w:ascii="Cambria" w:hAnsi="Cambria"/>
            <w:sz w:val="28"/>
            <w:szCs w:val="28"/>
          </w:rPr>
          <w:delText>,</w:delText>
        </w:r>
      </w:del>
      <w:ins w:id="24667" w:author="Daisy Watt" w:date="2026-06-24T01:23:00Z" w16du:dateUtc="2026-06-23T23:23:00Z">
        <w:r w:rsidR="009F0C30">
          <w:rPr>
            <w:rFonts w:ascii="Cambria" w:hAnsi="Cambria"/>
            <w:sz w:val="28"/>
            <w:szCs w:val="28"/>
          </w:rPr>
          <w:t xml:space="preserve"> </w:t>
        </w:r>
        <w:r w:rsidR="00F140BE">
          <w:rPr>
            <w:rFonts w:ascii="Cambria" w:hAnsi="Cambria"/>
            <w:sz w:val="28"/>
            <w:szCs w:val="28"/>
          </w:rPr>
          <w:t>–</w:t>
        </w:r>
      </w:ins>
      <w:r w:rsidR="007E5A58">
        <w:rPr>
          <w:rFonts w:ascii="Cambria" w:hAnsi="Cambria"/>
          <w:sz w:val="28"/>
          <w:szCs w:val="28"/>
        </w:rPr>
        <w:t xml:space="preserve"> he’s such a </w:t>
      </w:r>
      <w:r w:rsidR="00716971">
        <w:rPr>
          <w:rFonts w:ascii="Cambria" w:hAnsi="Cambria"/>
          <w:sz w:val="28"/>
          <w:szCs w:val="28"/>
        </w:rPr>
        <w:t xml:space="preserve">big </w:t>
      </w:r>
      <w:r w:rsidR="007E5A58">
        <w:rPr>
          <w:rFonts w:ascii="Cambria" w:hAnsi="Cambria"/>
          <w:sz w:val="28"/>
          <w:szCs w:val="28"/>
        </w:rPr>
        <w:t>seller.</w:t>
      </w:r>
      <w:r>
        <w:rPr>
          <w:rFonts w:ascii="Cambria" w:hAnsi="Cambria"/>
          <w:sz w:val="28"/>
          <w:szCs w:val="28"/>
        </w:rPr>
        <w:t>’</w:t>
      </w:r>
    </w:p>
    <w:p w14:paraId="7BF92981" w14:textId="4B829538" w:rsidR="001355F1" w:rsidRDefault="001355F1" w:rsidP="005D6312">
      <w:pPr>
        <w:spacing w:line="360" w:lineRule="auto"/>
        <w:ind w:firstLine="720"/>
        <w:contextualSpacing/>
        <w:rPr>
          <w:rFonts w:ascii="Cambria" w:hAnsi="Cambria"/>
          <w:sz w:val="28"/>
          <w:szCs w:val="28"/>
        </w:rPr>
      </w:pPr>
      <w:r>
        <w:rPr>
          <w:rFonts w:ascii="Cambria" w:hAnsi="Cambria"/>
          <w:sz w:val="28"/>
          <w:szCs w:val="28"/>
        </w:rPr>
        <w:t>‘</w:t>
      </w:r>
      <w:del w:id="24668" w:author="Claire S" w:date="2026-08-03T12:10:00Z" w16du:dateUtc="2026-08-03T11:10:00Z">
        <w:r w:rsidR="007E5A58" w:rsidDel="00A439A3">
          <w:rPr>
            <w:rFonts w:ascii="Cambria" w:hAnsi="Cambria"/>
            <w:sz w:val="28"/>
            <w:szCs w:val="28"/>
          </w:rPr>
          <w:delText>But</w:delText>
        </w:r>
      </w:del>
      <w:ins w:id="24669" w:author="Daisy Watt" w:date="2026-06-24T01:23:00Z" w16du:dateUtc="2026-06-23T23:23:00Z">
        <w:del w:id="24670" w:author="Claire S" w:date="2026-08-03T12:09:00Z" w16du:dateUtc="2026-08-03T11:09:00Z">
          <w:r w:rsidR="00931657" w:rsidDel="00405CFF">
            <w:rPr>
              <w:rFonts w:ascii="Cambria" w:hAnsi="Cambria"/>
              <w:sz w:val="28"/>
              <w:szCs w:val="28"/>
            </w:rPr>
            <w:delText>,</w:delText>
          </w:r>
        </w:del>
      </w:ins>
      <w:del w:id="24671" w:author="Claire S" w:date="2026-08-03T12:09:00Z" w16du:dateUtc="2026-08-03T11:09:00Z">
        <w:r w:rsidR="007E5A58" w:rsidDel="00405CFF">
          <w:rPr>
            <w:rFonts w:ascii="Cambria" w:hAnsi="Cambria"/>
            <w:sz w:val="28"/>
            <w:szCs w:val="28"/>
          </w:rPr>
          <w:delText xml:space="preserve"> – </w:delText>
        </w:r>
        <w:r w:rsidR="0057445D" w:rsidDel="00405CFF">
          <w:rPr>
            <w:rFonts w:ascii="Cambria" w:hAnsi="Cambria"/>
            <w:sz w:val="28"/>
            <w:szCs w:val="28"/>
          </w:rPr>
          <w:delText>what</w:delText>
        </w:r>
      </w:del>
      <w:ins w:id="24672" w:author="Claire S" w:date="2026-08-03T12:10:00Z" w16du:dateUtc="2026-08-03T11:10:00Z">
        <w:r w:rsidR="00A439A3">
          <w:rPr>
            <w:rFonts w:ascii="Cambria" w:hAnsi="Cambria"/>
            <w:sz w:val="28"/>
            <w:szCs w:val="28"/>
          </w:rPr>
          <w:t>Nothing</w:t>
        </w:r>
      </w:ins>
      <w:r w:rsidR="0057445D">
        <w:rPr>
          <w:rFonts w:ascii="Cambria" w:hAnsi="Cambria"/>
          <w:sz w:val="28"/>
          <w:szCs w:val="28"/>
        </w:rPr>
        <w:t xml:space="preserve"> </w:t>
      </w:r>
      <w:r>
        <w:rPr>
          <w:rFonts w:ascii="Cambria" w:hAnsi="Cambria"/>
          <w:sz w:val="28"/>
          <w:szCs w:val="28"/>
        </w:rPr>
        <w:t>else?’</w:t>
      </w:r>
      <w:r w:rsidR="00B40EA6">
        <w:rPr>
          <w:rFonts w:ascii="Cambria" w:hAnsi="Cambria"/>
          <w:sz w:val="28"/>
          <w:szCs w:val="28"/>
        </w:rPr>
        <w:t xml:space="preserve"> </w:t>
      </w:r>
      <w:r w:rsidR="005A23DE">
        <w:rPr>
          <w:rFonts w:ascii="Cambria" w:hAnsi="Cambria"/>
          <w:sz w:val="28"/>
          <w:szCs w:val="28"/>
        </w:rPr>
        <w:t xml:space="preserve">Did </w:t>
      </w:r>
      <w:r w:rsidR="00B40EA6">
        <w:rPr>
          <w:rFonts w:ascii="Cambria" w:hAnsi="Cambria"/>
          <w:sz w:val="28"/>
          <w:szCs w:val="28"/>
        </w:rPr>
        <w:t xml:space="preserve">Clara </w:t>
      </w:r>
      <w:r w:rsidR="005A23DE">
        <w:rPr>
          <w:rFonts w:ascii="Cambria" w:hAnsi="Cambria"/>
          <w:sz w:val="28"/>
          <w:szCs w:val="28"/>
        </w:rPr>
        <w:t>dare t</w:t>
      </w:r>
      <w:r w:rsidR="00B40EA6">
        <w:rPr>
          <w:rFonts w:ascii="Cambria" w:hAnsi="Cambria"/>
          <w:sz w:val="28"/>
          <w:szCs w:val="28"/>
        </w:rPr>
        <w:t>ell Sav</w:t>
      </w:r>
      <w:r w:rsidR="00716971">
        <w:rPr>
          <w:rFonts w:ascii="Cambria" w:hAnsi="Cambria"/>
          <w:sz w:val="28"/>
          <w:szCs w:val="28"/>
        </w:rPr>
        <w:t>annah</w:t>
      </w:r>
      <w:r w:rsidR="00B40EA6">
        <w:rPr>
          <w:rFonts w:ascii="Cambria" w:hAnsi="Cambria"/>
          <w:sz w:val="28"/>
          <w:szCs w:val="28"/>
        </w:rPr>
        <w:t xml:space="preserve"> about </w:t>
      </w:r>
      <w:r w:rsidR="005A23DE">
        <w:rPr>
          <w:rFonts w:ascii="Cambria" w:hAnsi="Cambria"/>
          <w:sz w:val="28"/>
          <w:szCs w:val="28"/>
        </w:rPr>
        <w:t>the weird incident earlier</w:t>
      </w:r>
      <w:r w:rsidR="00716971">
        <w:rPr>
          <w:rFonts w:ascii="Cambria" w:hAnsi="Cambria"/>
          <w:sz w:val="28"/>
          <w:szCs w:val="28"/>
        </w:rPr>
        <w:t xml:space="preserve"> at the hotel</w:t>
      </w:r>
      <w:r w:rsidR="005A23DE">
        <w:rPr>
          <w:rFonts w:ascii="Cambria" w:hAnsi="Cambria"/>
          <w:sz w:val="28"/>
          <w:szCs w:val="28"/>
        </w:rPr>
        <w:t xml:space="preserve">? But </w:t>
      </w:r>
      <w:r w:rsidR="008F27D6">
        <w:rPr>
          <w:rFonts w:ascii="Cambria" w:hAnsi="Cambria"/>
          <w:sz w:val="28"/>
          <w:szCs w:val="28"/>
        </w:rPr>
        <w:t>then</w:t>
      </w:r>
      <w:r w:rsidR="0057445D">
        <w:rPr>
          <w:rFonts w:ascii="Cambria" w:hAnsi="Cambria"/>
          <w:sz w:val="28"/>
          <w:szCs w:val="28"/>
        </w:rPr>
        <w:t>,</w:t>
      </w:r>
      <w:r w:rsidR="008F27D6">
        <w:rPr>
          <w:rFonts w:ascii="Cambria" w:hAnsi="Cambria"/>
          <w:sz w:val="28"/>
          <w:szCs w:val="28"/>
        </w:rPr>
        <w:t xml:space="preserve"> </w:t>
      </w:r>
      <w:r w:rsidR="005A23DE">
        <w:rPr>
          <w:rFonts w:ascii="Cambria" w:hAnsi="Cambria"/>
          <w:sz w:val="28"/>
          <w:szCs w:val="28"/>
        </w:rPr>
        <w:t xml:space="preserve">maybe Savannah would </w:t>
      </w:r>
      <w:r w:rsidR="00716971">
        <w:rPr>
          <w:rFonts w:ascii="Cambria" w:hAnsi="Cambria"/>
          <w:sz w:val="28"/>
          <w:szCs w:val="28"/>
        </w:rPr>
        <w:t xml:space="preserve">think </w:t>
      </w:r>
      <w:r w:rsidR="0057445D">
        <w:rPr>
          <w:rFonts w:ascii="Cambria" w:hAnsi="Cambria"/>
          <w:sz w:val="28"/>
          <w:szCs w:val="28"/>
        </w:rPr>
        <w:t>i</w:t>
      </w:r>
      <w:r w:rsidR="00716971">
        <w:rPr>
          <w:rFonts w:ascii="Cambria" w:hAnsi="Cambria"/>
          <w:sz w:val="28"/>
          <w:szCs w:val="28"/>
        </w:rPr>
        <w:t>t was perfectly normal</w:t>
      </w:r>
      <w:r w:rsidR="005A23DE">
        <w:rPr>
          <w:rFonts w:ascii="Cambria" w:hAnsi="Cambria"/>
          <w:sz w:val="28"/>
          <w:szCs w:val="28"/>
        </w:rPr>
        <w:t xml:space="preserve">. </w:t>
      </w:r>
    </w:p>
    <w:p w14:paraId="40F9352E" w14:textId="3BBC78F3" w:rsidR="00065146" w:rsidRDefault="001355F1" w:rsidP="001355F1">
      <w:pPr>
        <w:spacing w:line="360" w:lineRule="auto"/>
        <w:ind w:firstLine="720"/>
        <w:contextualSpacing/>
        <w:rPr>
          <w:rFonts w:ascii="Cambria" w:hAnsi="Cambria"/>
          <w:sz w:val="28"/>
          <w:szCs w:val="28"/>
        </w:rPr>
      </w:pPr>
      <w:r>
        <w:rPr>
          <w:rFonts w:ascii="Cambria" w:hAnsi="Cambria"/>
          <w:sz w:val="28"/>
          <w:szCs w:val="28"/>
        </w:rPr>
        <w:t>‘</w:t>
      </w:r>
      <w:ins w:id="24673" w:author="Daisy Watt" w:date="2026-06-24T01:44:00Z" w16du:dateUtc="2026-06-23T23:44:00Z">
        <w:r w:rsidR="00B74712">
          <w:rPr>
            <w:rFonts w:ascii="Cambria" w:hAnsi="Cambria"/>
            <w:sz w:val="28"/>
            <w:szCs w:val="28"/>
          </w:rPr>
          <w:t>Well…’</w:t>
        </w:r>
      </w:ins>
      <w:del w:id="24674" w:author="Daisy Watt" w:date="2026-06-24T01:44:00Z" w16du:dateUtc="2026-06-23T23:44:00Z">
        <w:r w:rsidR="007E5A58" w:rsidDel="005F60D3">
          <w:rPr>
            <w:rFonts w:ascii="Cambria" w:hAnsi="Cambria"/>
            <w:sz w:val="28"/>
            <w:szCs w:val="28"/>
          </w:rPr>
          <w:delText>Well,’</w:delText>
        </w:r>
      </w:del>
      <w:r w:rsidR="007E5A58">
        <w:rPr>
          <w:rFonts w:ascii="Cambria" w:hAnsi="Cambria"/>
          <w:sz w:val="28"/>
          <w:szCs w:val="28"/>
        </w:rPr>
        <w:t xml:space="preserve"> Savannah paused for a second</w:t>
      </w:r>
      <w:r w:rsidR="0057445D">
        <w:rPr>
          <w:rFonts w:ascii="Cambria" w:hAnsi="Cambria"/>
          <w:sz w:val="28"/>
          <w:szCs w:val="28"/>
        </w:rPr>
        <w:t>.</w:t>
      </w:r>
      <w:r w:rsidR="007E5A58">
        <w:rPr>
          <w:rFonts w:ascii="Cambria" w:hAnsi="Cambria"/>
          <w:sz w:val="28"/>
          <w:szCs w:val="28"/>
        </w:rPr>
        <w:t xml:space="preserve"> ‘</w:t>
      </w:r>
      <w:r>
        <w:rPr>
          <w:rFonts w:ascii="Cambria" w:hAnsi="Cambria"/>
          <w:sz w:val="28"/>
          <w:szCs w:val="28"/>
        </w:rPr>
        <w:t>I know he</w:t>
      </w:r>
      <w:r w:rsidR="0057445D">
        <w:rPr>
          <w:rFonts w:ascii="Cambria" w:hAnsi="Cambria"/>
          <w:sz w:val="28"/>
          <w:szCs w:val="28"/>
        </w:rPr>
        <w:t xml:space="preserve"> was</w:t>
      </w:r>
      <w:r w:rsidR="00716971">
        <w:rPr>
          <w:rFonts w:ascii="Cambria" w:hAnsi="Cambria"/>
          <w:sz w:val="28"/>
          <w:szCs w:val="28"/>
        </w:rPr>
        <w:t xml:space="preserve"> </w:t>
      </w:r>
      <w:r>
        <w:rPr>
          <w:rFonts w:ascii="Cambria" w:hAnsi="Cambria"/>
          <w:sz w:val="28"/>
          <w:szCs w:val="28"/>
        </w:rPr>
        <w:t>a killing</w:t>
      </w:r>
      <w:r w:rsidR="0057445D">
        <w:rPr>
          <w:rFonts w:ascii="Cambria" w:hAnsi="Cambria"/>
          <w:sz w:val="28"/>
          <w:szCs w:val="28"/>
        </w:rPr>
        <w:t xml:space="preserve"> </w:t>
      </w:r>
      <w:r>
        <w:rPr>
          <w:rFonts w:ascii="Cambria" w:hAnsi="Cambria"/>
          <w:sz w:val="28"/>
          <w:szCs w:val="28"/>
        </w:rPr>
        <w:t>machine</w:t>
      </w:r>
      <w:r w:rsidR="00716971">
        <w:rPr>
          <w:rFonts w:ascii="Cambria" w:hAnsi="Cambria"/>
          <w:sz w:val="28"/>
          <w:szCs w:val="28"/>
        </w:rPr>
        <w:t xml:space="preserve"> for the British army</w:t>
      </w:r>
      <w:r>
        <w:rPr>
          <w:rFonts w:ascii="Cambria" w:hAnsi="Cambria"/>
          <w:sz w:val="28"/>
          <w:szCs w:val="28"/>
        </w:rPr>
        <w:t xml:space="preserve">, and </w:t>
      </w:r>
      <w:r w:rsidR="007D0826">
        <w:rPr>
          <w:rFonts w:ascii="Cambria" w:hAnsi="Cambria"/>
          <w:sz w:val="28"/>
          <w:szCs w:val="28"/>
        </w:rPr>
        <w:t xml:space="preserve">I know he’s </w:t>
      </w:r>
      <w:r w:rsidR="0057445D">
        <w:rPr>
          <w:rFonts w:ascii="Cambria" w:hAnsi="Cambria"/>
          <w:sz w:val="28"/>
          <w:szCs w:val="28"/>
        </w:rPr>
        <w:t>fit</w:t>
      </w:r>
      <w:r w:rsidR="007E5A58">
        <w:rPr>
          <w:rFonts w:ascii="Cambria" w:hAnsi="Cambria"/>
          <w:sz w:val="28"/>
          <w:szCs w:val="28"/>
        </w:rPr>
        <w:t xml:space="preserve"> </w:t>
      </w:r>
      <w:del w:id="24675" w:author="Daisy Watt" w:date="2026-06-24T01:44:00Z" w16du:dateUtc="2026-06-23T23:44:00Z">
        <w:r w:rsidR="007E5A58" w:rsidDel="007F16F0">
          <w:rPr>
            <w:rFonts w:ascii="Cambria" w:hAnsi="Cambria"/>
            <w:sz w:val="28"/>
            <w:szCs w:val="28"/>
          </w:rPr>
          <w:delText>-</w:delText>
        </w:r>
      </w:del>
      <w:ins w:id="24676" w:author="Daisy Watt" w:date="2026-06-24T01:44:00Z" w16du:dateUtc="2026-06-23T23:44:00Z">
        <w:r w:rsidR="007F16F0">
          <w:rPr>
            <w:rFonts w:ascii="Cambria" w:hAnsi="Cambria"/>
            <w:sz w:val="28"/>
            <w:szCs w:val="28"/>
          </w:rPr>
          <w:t>–</w:t>
        </w:r>
      </w:ins>
      <w:r w:rsidR="007E5A58">
        <w:rPr>
          <w:rFonts w:ascii="Cambria" w:hAnsi="Cambria"/>
          <w:sz w:val="28"/>
          <w:szCs w:val="28"/>
        </w:rPr>
        <w:t xml:space="preserve"> if a bit rough</w:t>
      </w:r>
      <w:del w:id="24677" w:author="Claire S" w:date="2026-06-05T16:54:00Z" w16du:dateUtc="2026-06-05T15:54:00Z">
        <w:r w:rsidR="007E5A58" w:rsidDel="0000479E">
          <w:rPr>
            <w:rFonts w:ascii="Cambria" w:hAnsi="Cambria"/>
            <w:sz w:val="28"/>
            <w:szCs w:val="28"/>
          </w:rPr>
          <w:delText xml:space="preserve"> in bed</w:delText>
        </w:r>
      </w:del>
      <w:r w:rsidR="008B6A5B">
        <w:rPr>
          <w:rFonts w:ascii="Cambria" w:hAnsi="Cambria"/>
          <w:sz w:val="28"/>
          <w:szCs w:val="28"/>
        </w:rPr>
        <w:t xml:space="preserve">, from my one </w:t>
      </w:r>
      <w:r w:rsidR="00B40EA6">
        <w:rPr>
          <w:rFonts w:ascii="Cambria" w:hAnsi="Cambria"/>
          <w:sz w:val="28"/>
          <w:szCs w:val="28"/>
        </w:rPr>
        <w:t>experience</w:t>
      </w:r>
      <w:r>
        <w:rPr>
          <w:rFonts w:ascii="Cambria" w:hAnsi="Cambria"/>
          <w:sz w:val="28"/>
          <w:szCs w:val="28"/>
        </w:rPr>
        <w:t xml:space="preserve">. </w:t>
      </w:r>
      <w:r w:rsidR="008B0CEE">
        <w:rPr>
          <w:rFonts w:ascii="Cambria" w:hAnsi="Cambria"/>
          <w:sz w:val="28"/>
          <w:szCs w:val="28"/>
        </w:rPr>
        <w:t>That’s it</w:t>
      </w:r>
      <w:ins w:id="24678" w:author="Daisy Watt" w:date="2026-06-24T01:44:00Z" w16du:dateUtc="2026-06-23T23:44:00Z">
        <w:r w:rsidR="007F16F0">
          <w:rPr>
            <w:rFonts w:ascii="Cambria" w:hAnsi="Cambria"/>
            <w:sz w:val="28"/>
            <w:szCs w:val="28"/>
          </w:rPr>
          <w:t xml:space="preserve">, </w:t>
        </w:r>
      </w:ins>
      <w:del w:id="24679" w:author="Daisy Watt" w:date="2026-06-24T01:44:00Z" w16du:dateUtc="2026-06-23T23:44:00Z">
        <w:r w:rsidR="008B0CEE" w:rsidDel="007F16F0">
          <w:rPr>
            <w:rFonts w:ascii="Cambria" w:hAnsi="Cambria"/>
            <w:sz w:val="28"/>
            <w:szCs w:val="28"/>
          </w:rPr>
          <w:delText xml:space="preserve"> </w:delText>
        </w:r>
      </w:del>
      <w:r w:rsidR="008B0CEE">
        <w:rPr>
          <w:rFonts w:ascii="Cambria" w:hAnsi="Cambria"/>
          <w:sz w:val="28"/>
          <w:szCs w:val="28"/>
        </w:rPr>
        <w:t>really</w:t>
      </w:r>
      <w:r w:rsidR="00DF02F9">
        <w:rPr>
          <w:rFonts w:ascii="Cambria" w:hAnsi="Cambria"/>
          <w:sz w:val="28"/>
          <w:szCs w:val="28"/>
        </w:rPr>
        <w:t xml:space="preserve">.’ Savannah </w:t>
      </w:r>
      <w:r w:rsidR="00FF0370">
        <w:rPr>
          <w:rFonts w:ascii="Cambria" w:hAnsi="Cambria"/>
          <w:sz w:val="28"/>
          <w:szCs w:val="28"/>
        </w:rPr>
        <w:t>r</w:t>
      </w:r>
      <w:r w:rsidR="008F27D6">
        <w:rPr>
          <w:rFonts w:ascii="Cambria" w:hAnsi="Cambria"/>
          <w:sz w:val="28"/>
          <w:szCs w:val="28"/>
        </w:rPr>
        <w:t>ubb</w:t>
      </w:r>
      <w:r w:rsidR="00FD02A2">
        <w:rPr>
          <w:rFonts w:ascii="Cambria" w:hAnsi="Cambria"/>
          <w:sz w:val="28"/>
          <w:szCs w:val="28"/>
        </w:rPr>
        <w:t>ed</w:t>
      </w:r>
      <w:r w:rsidR="00065146">
        <w:rPr>
          <w:rFonts w:ascii="Cambria" w:hAnsi="Cambria"/>
          <w:sz w:val="28"/>
          <w:szCs w:val="28"/>
        </w:rPr>
        <w:t xml:space="preserve"> her </w:t>
      </w:r>
      <w:r w:rsidR="008B0CEE">
        <w:rPr>
          <w:rFonts w:ascii="Cambria" w:hAnsi="Cambria"/>
          <w:sz w:val="28"/>
          <w:szCs w:val="28"/>
        </w:rPr>
        <w:t xml:space="preserve">stiff </w:t>
      </w:r>
      <w:r w:rsidR="00716971">
        <w:rPr>
          <w:rFonts w:ascii="Cambria" w:hAnsi="Cambria"/>
          <w:sz w:val="28"/>
          <w:szCs w:val="28"/>
        </w:rPr>
        <w:t>neck</w:t>
      </w:r>
      <w:r w:rsidR="00065146">
        <w:rPr>
          <w:rFonts w:ascii="Cambria" w:hAnsi="Cambria"/>
          <w:sz w:val="28"/>
          <w:szCs w:val="28"/>
        </w:rPr>
        <w:t>. ‘Listen, why don’t you stay here tonight</w:t>
      </w:r>
      <w:r w:rsidR="00FD02A2">
        <w:rPr>
          <w:rFonts w:ascii="Cambria" w:hAnsi="Cambria"/>
          <w:sz w:val="28"/>
          <w:szCs w:val="28"/>
        </w:rPr>
        <w:t>?</w:t>
      </w:r>
      <w:r w:rsidR="00065146">
        <w:rPr>
          <w:rFonts w:ascii="Cambria" w:hAnsi="Cambria"/>
          <w:sz w:val="28"/>
          <w:szCs w:val="28"/>
        </w:rPr>
        <w:t xml:space="preserve">  I’ve got two</w:t>
      </w:r>
      <w:r w:rsidR="00FD02A2">
        <w:rPr>
          <w:rFonts w:ascii="Cambria" w:hAnsi="Cambria"/>
          <w:sz w:val="28"/>
          <w:szCs w:val="28"/>
        </w:rPr>
        <w:t xml:space="preserve"> empty</w:t>
      </w:r>
      <w:r w:rsidR="00065146">
        <w:rPr>
          <w:rFonts w:ascii="Cambria" w:hAnsi="Cambria"/>
          <w:sz w:val="28"/>
          <w:szCs w:val="28"/>
        </w:rPr>
        <w:t xml:space="preserve"> ensuite </w:t>
      </w:r>
      <w:del w:id="24680" w:author="Daisy Watt" w:date="2026-06-24T01:44:00Z" w16du:dateUtc="2026-06-23T23:44:00Z">
        <w:r w:rsidR="00065146" w:rsidDel="00133C7C">
          <w:rPr>
            <w:rFonts w:ascii="Cambria" w:hAnsi="Cambria"/>
            <w:sz w:val="28"/>
            <w:szCs w:val="28"/>
          </w:rPr>
          <w:delText>guestrooms</w:delText>
        </w:r>
      </w:del>
      <w:ins w:id="24681" w:author="Daisy Watt" w:date="2026-06-24T01:44:00Z" w16du:dateUtc="2026-06-23T23:44:00Z">
        <w:r w:rsidR="00133C7C">
          <w:rPr>
            <w:rFonts w:ascii="Cambria" w:hAnsi="Cambria"/>
            <w:sz w:val="28"/>
            <w:szCs w:val="28"/>
          </w:rPr>
          <w:t>guest rooms</w:t>
        </w:r>
      </w:ins>
      <w:r w:rsidR="00065146">
        <w:rPr>
          <w:rFonts w:ascii="Cambria" w:hAnsi="Cambria"/>
          <w:sz w:val="28"/>
          <w:szCs w:val="28"/>
        </w:rPr>
        <w:t xml:space="preserve"> and</w:t>
      </w:r>
      <w:ins w:id="24682" w:author="Daisy Watt" w:date="2026-06-24T01:45:00Z" w16du:dateUtc="2026-06-23T23:45:00Z">
        <w:r w:rsidR="006C0106">
          <w:rPr>
            <w:rFonts w:ascii="Cambria" w:hAnsi="Cambria"/>
            <w:sz w:val="28"/>
            <w:szCs w:val="28"/>
          </w:rPr>
          <w:t>,</w:t>
        </w:r>
      </w:ins>
      <w:r w:rsidR="00065146">
        <w:rPr>
          <w:rFonts w:ascii="Cambria" w:hAnsi="Cambria"/>
          <w:sz w:val="28"/>
          <w:szCs w:val="28"/>
        </w:rPr>
        <w:t xml:space="preserve"> to be honest, since Dex’s death</w:t>
      </w:r>
      <w:del w:id="24683" w:author="Daisy Watt" w:date="2026-06-24T01:45:00Z" w16du:dateUtc="2026-06-23T23:45:00Z">
        <w:r w:rsidR="00065146" w:rsidDel="00B16B2B">
          <w:rPr>
            <w:rFonts w:ascii="Cambria" w:hAnsi="Cambria"/>
            <w:sz w:val="28"/>
            <w:szCs w:val="28"/>
          </w:rPr>
          <w:delText>,’</w:delText>
        </w:r>
      </w:del>
      <w:ins w:id="24684" w:author="Claire S" w:date="2026-06-05T16:54:00Z" w16du:dateUtc="2026-06-05T15:54:00Z">
        <w:del w:id="24685" w:author="Daisy Watt" w:date="2026-06-24T01:45:00Z" w16du:dateUtc="2026-06-23T23:45:00Z">
          <w:r w:rsidR="0000479E" w:rsidDel="00B16B2B">
            <w:rPr>
              <w:rFonts w:ascii="Cambria" w:hAnsi="Cambria"/>
              <w:sz w:val="28"/>
              <w:szCs w:val="28"/>
            </w:rPr>
            <w:delText xml:space="preserve"> </w:delText>
          </w:r>
        </w:del>
      </w:ins>
      <w:ins w:id="24686" w:author="Daisy Watt" w:date="2026-06-24T01:45:00Z" w16du:dateUtc="2026-06-23T23:45:00Z">
        <w:r w:rsidR="00B16B2B">
          <w:rPr>
            <w:rFonts w:ascii="Cambria" w:hAnsi="Cambria"/>
            <w:sz w:val="28"/>
            <w:szCs w:val="28"/>
          </w:rPr>
          <w:t>�…’ I</w:t>
        </w:r>
      </w:ins>
      <w:ins w:id="24687" w:author="Claire S" w:date="2026-06-05T16:54:00Z" w16du:dateUtc="2026-06-05T15:54:00Z">
        <w:del w:id="24688" w:author="Daisy Watt" w:date="2026-06-24T01:45:00Z" w16du:dateUtc="2026-06-23T23:45:00Z">
          <w:r w:rsidR="0000479E" w:rsidDel="00B16B2B">
            <w:rPr>
              <w:rFonts w:ascii="Cambria" w:hAnsi="Cambria"/>
              <w:sz w:val="28"/>
              <w:szCs w:val="28"/>
            </w:rPr>
            <w:delText>i</w:delText>
          </w:r>
        </w:del>
        <w:r w:rsidR="0000479E">
          <w:rPr>
            <w:rFonts w:ascii="Cambria" w:hAnsi="Cambria"/>
            <w:sz w:val="28"/>
            <w:szCs w:val="28"/>
          </w:rPr>
          <w:t>t seemed like</w:t>
        </w:r>
      </w:ins>
      <w:r w:rsidR="00065146">
        <w:rPr>
          <w:rFonts w:ascii="Cambria" w:hAnsi="Cambria"/>
          <w:sz w:val="28"/>
          <w:szCs w:val="28"/>
        </w:rPr>
        <w:t xml:space="preserve"> </w:t>
      </w:r>
      <w:r w:rsidR="00FD02A2">
        <w:rPr>
          <w:rFonts w:ascii="Cambria" w:hAnsi="Cambria"/>
          <w:sz w:val="28"/>
          <w:szCs w:val="28"/>
        </w:rPr>
        <w:t>th</w:t>
      </w:r>
      <w:r w:rsidR="00D2501C">
        <w:rPr>
          <w:rFonts w:ascii="Cambria" w:hAnsi="Cambria"/>
          <w:sz w:val="28"/>
          <w:szCs w:val="28"/>
        </w:rPr>
        <w:t>at</w:t>
      </w:r>
      <w:r w:rsidR="00FD02A2">
        <w:rPr>
          <w:rFonts w:ascii="Cambria" w:hAnsi="Cambria"/>
          <w:sz w:val="28"/>
          <w:szCs w:val="28"/>
        </w:rPr>
        <w:t xml:space="preserve"> word</w:t>
      </w:r>
      <w:r w:rsidR="00065146">
        <w:rPr>
          <w:rFonts w:ascii="Cambria" w:hAnsi="Cambria"/>
          <w:sz w:val="28"/>
          <w:szCs w:val="28"/>
        </w:rPr>
        <w:t xml:space="preserve"> still stuck in her craw</w:t>
      </w:r>
      <w:del w:id="24689" w:author="Claire S" w:date="2026-06-05T16:54:00Z" w16du:dateUtc="2026-06-05T15:54:00Z">
        <w:r w:rsidR="00065146" w:rsidDel="0000479E">
          <w:rPr>
            <w:rFonts w:ascii="Cambria" w:hAnsi="Cambria"/>
            <w:sz w:val="28"/>
            <w:szCs w:val="28"/>
          </w:rPr>
          <w:delText xml:space="preserve">, </w:delText>
        </w:r>
      </w:del>
      <w:ins w:id="24690" w:author="Claire S" w:date="2026-06-05T16:54:00Z" w16du:dateUtc="2026-06-05T15:54:00Z">
        <w:r w:rsidR="0000479E">
          <w:rPr>
            <w:rFonts w:ascii="Cambria" w:hAnsi="Cambria"/>
            <w:sz w:val="28"/>
            <w:szCs w:val="28"/>
          </w:rPr>
          <w:t xml:space="preserve">. </w:t>
        </w:r>
      </w:ins>
      <w:r w:rsidR="00065146">
        <w:rPr>
          <w:rFonts w:ascii="Cambria" w:hAnsi="Cambria"/>
          <w:sz w:val="28"/>
          <w:szCs w:val="28"/>
        </w:rPr>
        <w:t>‘</w:t>
      </w:r>
      <w:ins w:id="24691" w:author="Claire S" w:date="2026-06-05T16:54:00Z" w16du:dateUtc="2026-06-05T15:54:00Z">
        <w:r w:rsidR="0000479E">
          <w:rPr>
            <w:rFonts w:ascii="Cambria" w:hAnsi="Cambria"/>
            <w:sz w:val="28"/>
            <w:szCs w:val="28"/>
          </w:rPr>
          <w:t xml:space="preserve">Well, </w:t>
        </w:r>
      </w:ins>
      <w:r w:rsidR="00065146">
        <w:rPr>
          <w:rFonts w:ascii="Cambria" w:hAnsi="Cambria"/>
          <w:sz w:val="28"/>
          <w:szCs w:val="28"/>
        </w:rPr>
        <w:t>I’d welcome the company.’</w:t>
      </w:r>
    </w:p>
    <w:p w14:paraId="28A5836F" w14:textId="64E04729" w:rsidR="00FD02A2" w:rsidRPr="00DF02F9" w:rsidRDefault="00FD02A2" w:rsidP="00FD02A2">
      <w:pPr>
        <w:spacing w:line="360" w:lineRule="auto"/>
        <w:ind w:firstLine="720"/>
        <w:contextualSpacing/>
        <w:rPr>
          <w:rFonts w:ascii="Cambria" w:hAnsi="Cambria"/>
          <w:sz w:val="28"/>
          <w:szCs w:val="28"/>
        </w:rPr>
      </w:pPr>
      <w:r>
        <w:rPr>
          <w:rFonts w:ascii="Cambria" w:hAnsi="Cambria"/>
          <w:sz w:val="28"/>
          <w:szCs w:val="28"/>
        </w:rPr>
        <w:t>‘Thanks</w:t>
      </w:r>
      <w:r w:rsidR="00D2501C">
        <w:rPr>
          <w:rFonts w:ascii="Cambria" w:hAnsi="Cambria"/>
          <w:sz w:val="28"/>
          <w:szCs w:val="28"/>
        </w:rPr>
        <w:t>. I’ll take you up on it</w:t>
      </w:r>
      <w:ins w:id="24692" w:author="Claire S" w:date="2026-06-05T16:55:00Z" w16du:dateUtc="2026-06-05T15:55:00Z">
        <w:r w:rsidR="0000479E">
          <w:rPr>
            <w:rFonts w:ascii="Cambria" w:hAnsi="Cambria"/>
            <w:sz w:val="28"/>
            <w:szCs w:val="28"/>
          </w:rPr>
          <w:t>.</w:t>
        </w:r>
      </w:ins>
      <w:del w:id="24693" w:author="Claire S" w:date="2026-06-05T16:55:00Z" w16du:dateUtc="2026-06-05T15:55:00Z">
        <w:r w:rsidDel="0000479E">
          <w:rPr>
            <w:rFonts w:ascii="Cambria" w:hAnsi="Cambria"/>
            <w:sz w:val="28"/>
            <w:szCs w:val="28"/>
          </w:rPr>
          <w:delText>,</w:delText>
        </w:r>
      </w:del>
      <w:r>
        <w:rPr>
          <w:rFonts w:ascii="Cambria" w:hAnsi="Cambria"/>
          <w:sz w:val="28"/>
          <w:szCs w:val="28"/>
        </w:rPr>
        <w:t xml:space="preserve">’ </w:t>
      </w:r>
      <w:del w:id="24694" w:author="Claire S" w:date="2026-06-05T16:55:00Z" w16du:dateUtc="2026-06-05T15:55:00Z">
        <w:r w:rsidDel="0000479E">
          <w:rPr>
            <w:rFonts w:ascii="Cambria" w:hAnsi="Cambria"/>
            <w:sz w:val="28"/>
            <w:szCs w:val="28"/>
          </w:rPr>
          <w:delText xml:space="preserve">Clara </w:delText>
        </w:r>
        <w:r w:rsidR="00D2501C" w:rsidDel="0000479E">
          <w:rPr>
            <w:rFonts w:ascii="Cambria" w:hAnsi="Cambria"/>
            <w:sz w:val="28"/>
            <w:szCs w:val="28"/>
          </w:rPr>
          <w:delText>was</w:delText>
        </w:r>
        <w:r w:rsidDel="0000479E">
          <w:rPr>
            <w:rFonts w:ascii="Cambria" w:hAnsi="Cambria"/>
            <w:sz w:val="28"/>
            <w:szCs w:val="28"/>
          </w:rPr>
          <w:delText xml:space="preserve"> </w:delText>
        </w:r>
      </w:del>
      <w:ins w:id="24695" w:author="Claire S" w:date="2026-06-05T16:55:00Z" w16du:dateUtc="2026-06-05T15:55:00Z">
        <w:r w:rsidR="0000479E">
          <w:rPr>
            <w:rFonts w:ascii="Cambria" w:hAnsi="Cambria"/>
            <w:sz w:val="28"/>
            <w:szCs w:val="28"/>
          </w:rPr>
          <w:t>E</w:t>
        </w:r>
      </w:ins>
      <w:del w:id="24696" w:author="Claire S" w:date="2026-06-05T16:55:00Z" w16du:dateUtc="2026-06-05T15:55:00Z">
        <w:r w:rsidDel="0000479E">
          <w:rPr>
            <w:rFonts w:ascii="Cambria" w:hAnsi="Cambria"/>
            <w:sz w:val="28"/>
            <w:szCs w:val="28"/>
          </w:rPr>
          <w:delText>e</w:delText>
        </w:r>
      </w:del>
      <w:r>
        <w:rPr>
          <w:rFonts w:ascii="Cambria" w:hAnsi="Cambria"/>
          <w:sz w:val="28"/>
          <w:szCs w:val="28"/>
        </w:rPr>
        <w:t>xhausted</w:t>
      </w:r>
      <w:ins w:id="24697" w:author="Claire S" w:date="2026-06-05T16:55:00Z" w16du:dateUtc="2026-06-05T15:55:00Z">
        <w:r w:rsidR="0000479E">
          <w:rPr>
            <w:rFonts w:ascii="Cambria" w:hAnsi="Cambria"/>
            <w:sz w:val="28"/>
            <w:szCs w:val="28"/>
          </w:rPr>
          <w:t>, Clara was</w:t>
        </w:r>
      </w:ins>
      <w:r>
        <w:rPr>
          <w:rFonts w:ascii="Cambria" w:hAnsi="Cambria"/>
          <w:sz w:val="28"/>
          <w:szCs w:val="28"/>
        </w:rPr>
        <w:t xml:space="preserve"> </w:t>
      </w:r>
      <w:del w:id="24698" w:author="Claire S" w:date="2026-06-05T16:55:00Z" w16du:dateUtc="2026-06-05T15:55:00Z">
        <w:r w:rsidDel="0000479E">
          <w:rPr>
            <w:rFonts w:ascii="Cambria" w:hAnsi="Cambria"/>
            <w:sz w:val="28"/>
            <w:szCs w:val="28"/>
          </w:rPr>
          <w:delText xml:space="preserve">and more than </w:delText>
        </w:r>
      </w:del>
      <w:r>
        <w:rPr>
          <w:rFonts w:ascii="Cambria" w:hAnsi="Cambria"/>
          <w:sz w:val="28"/>
          <w:szCs w:val="28"/>
        </w:rPr>
        <w:t xml:space="preserve">happy to </w:t>
      </w:r>
      <w:r w:rsidR="00CC228D">
        <w:rPr>
          <w:rFonts w:ascii="Cambria" w:hAnsi="Cambria"/>
          <w:sz w:val="28"/>
          <w:szCs w:val="28"/>
        </w:rPr>
        <w:t>stay</w:t>
      </w:r>
      <w:r>
        <w:rPr>
          <w:rFonts w:ascii="Cambria" w:hAnsi="Cambria"/>
          <w:sz w:val="28"/>
          <w:szCs w:val="28"/>
        </w:rPr>
        <w:t xml:space="preserve"> </w:t>
      </w:r>
      <w:ins w:id="24699" w:author="Claire S" w:date="2026-08-03T12:11:00Z" w16du:dateUtc="2026-08-03T11:11:00Z">
        <w:r w:rsidR="003C343E">
          <w:rPr>
            <w:rFonts w:ascii="Cambria" w:hAnsi="Cambria"/>
            <w:sz w:val="28"/>
            <w:szCs w:val="28"/>
          </w:rPr>
          <w:t xml:space="preserve">at Savannah’s </w:t>
        </w:r>
      </w:ins>
      <w:ins w:id="24700" w:author="Daisy Watt" w:date="2026-06-24T01:46:00Z" w16du:dateUtc="2026-06-23T23:46:00Z">
        <w:del w:id="24701" w:author="Claire S" w:date="2026-08-03T12:11:00Z" w16du:dateUtc="2026-08-03T11:11:00Z">
          <w:r w:rsidR="00107A81" w:rsidDel="00A439A3">
            <w:rPr>
              <w:rFonts w:ascii="Cambria" w:hAnsi="Cambria"/>
              <w:sz w:val="28"/>
              <w:szCs w:val="28"/>
            </w:rPr>
            <w:delText>t</w:delText>
          </w:r>
        </w:del>
      </w:ins>
      <w:ins w:id="24702" w:author="Daisy Watt" w:date="2026-06-24T01:47:00Z" w16du:dateUtc="2026-06-23T23:47:00Z">
        <w:del w:id="24703" w:author="Claire S" w:date="2026-08-03T12:11:00Z" w16du:dateUtc="2026-08-03T11:11:00Z">
          <w:r w:rsidR="00FC5276" w:rsidDel="00A439A3">
            <w:rPr>
              <w:rFonts w:ascii="Cambria" w:hAnsi="Cambria"/>
              <w:sz w:val="28"/>
              <w:szCs w:val="28"/>
            </w:rPr>
            <w:delText>u</w:delText>
          </w:r>
        </w:del>
      </w:ins>
      <w:del w:id="24704" w:author="Claire S" w:date="2026-08-03T12:11:00Z" w16du:dateUtc="2026-08-03T11:11:00Z">
        <w:r w:rsidDel="003C343E">
          <w:rPr>
            <w:rFonts w:ascii="Cambria" w:hAnsi="Cambria"/>
            <w:sz w:val="28"/>
            <w:szCs w:val="28"/>
          </w:rPr>
          <w:delText>here</w:delText>
        </w:r>
      </w:del>
      <w:ins w:id="24705" w:author="Claire S" w:date="2026-08-03T12:11:00Z" w16du:dateUtc="2026-08-03T11:11:00Z">
        <w:r w:rsidR="003C343E">
          <w:rPr>
            <w:rFonts w:ascii="Cambria" w:hAnsi="Cambria"/>
            <w:sz w:val="28"/>
            <w:szCs w:val="28"/>
          </w:rPr>
          <w:t>house</w:t>
        </w:r>
      </w:ins>
      <w:ins w:id="24706" w:author="Claire S" w:date="2026-06-05T16:55:00Z" w16du:dateUtc="2026-06-05T15:55:00Z">
        <w:r w:rsidR="0000479E">
          <w:rPr>
            <w:rFonts w:ascii="Cambria" w:hAnsi="Cambria"/>
            <w:sz w:val="28"/>
            <w:szCs w:val="28"/>
          </w:rPr>
          <w:t>, what</w:t>
        </w:r>
      </w:ins>
      <w:r>
        <w:rPr>
          <w:rFonts w:ascii="Cambria" w:hAnsi="Cambria"/>
          <w:sz w:val="28"/>
          <w:szCs w:val="28"/>
        </w:rPr>
        <w:t xml:space="preserve"> with security guards outside and a comfy bed</w:t>
      </w:r>
      <w:r w:rsidR="00D2501C">
        <w:rPr>
          <w:rFonts w:ascii="Cambria" w:hAnsi="Cambria"/>
          <w:sz w:val="28"/>
          <w:szCs w:val="28"/>
        </w:rPr>
        <w:t xml:space="preserve"> inside</w:t>
      </w:r>
      <w:r w:rsidR="00716971">
        <w:rPr>
          <w:rFonts w:ascii="Cambria" w:hAnsi="Cambria"/>
          <w:sz w:val="28"/>
          <w:szCs w:val="28"/>
        </w:rPr>
        <w:t>.  For once, she wouldn’t have to</w:t>
      </w:r>
      <w:r w:rsidR="004012A3">
        <w:rPr>
          <w:rFonts w:ascii="Cambria" w:hAnsi="Cambria"/>
          <w:sz w:val="28"/>
          <w:szCs w:val="28"/>
        </w:rPr>
        <w:t xml:space="preserve"> wo</w:t>
      </w:r>
      <w:r w:rsidR="005A23DE">
        <w:rPr>
          <w:rFonts w:ascii="Cambria" w:hAnsi="Cambria"/>
          <w:sz w:val="28"/>
          <w:szCs w:val="28"/>
        </w:rPr>
        <w:t>rry</w:t>
      </w:r>
      <w:r w:rsidR="00716971">
        <w:rPr>
          <w:rFonts w:ascii="Cambria" w:hAnsi="Cambria"/>
          <w:sz w:val="28"/>
          <w:szCs w:val="28"/>
        </w:rPr>
        <w:t xml:space="preserve"> about</w:t>
      </w:r>
      <w:r w:rsidR="004012A3">
        <w:rPr>
          <w:rFonts w:ascii="Cambria" w:hAnsi="Cambria"/>
          <w:sz w:val="28"/>
          <w:szCs w:val="28"/>
        </w:rPr>
        <w:t xml:space="preserve"> who might be </w:t>
      </w:r>
      <w:r w:rsidR="005A23DE">
        <w:rPr>
          <w:rFonts w:ascii="Cambria" w:hAnsi="Cambria"/>
          <w:sz w:val="28"/>
          <w:szCs w:val="28"/>
        </w:rPr>
        <w:t>lurk</w:t>
      </w:r>
      <w:r w:rsidR="004012A3">
        <w:rPr>
          <w:rFonts w:ascii="Cambria" w:hAnsi="Cambria"/>
          <w:sz w:val="28"/>
          <w:szCs w:val="28"/>
        </w:rPr>
        <w:t>ing</w:t>
      </w:r>
      <w:r w:rsidR="00716971">
        <w:rPr>
          <w:rFonts w:ascii="Cambria" w:hAnsi="Cambria"/>
          <w:sz w:val="28"/>
          <w:szCs w:val="28"/>
        </w:rPr>
        <w:t>,</w:t>
      </w:r>
      <w:r w:rsidR="00CC228D">
        <w:rPr>
          <w:rFonts w:ascii="Cambria" w:hAnsi="Cambria"/>
          <w:sz w:val="28"/>
          <w:szCs w:val="28"/>
        </w:rPr>
        <w:t xml:space="preserve"> as she had every night since </w:t>
      </w:r>
      <w:r w:rsidR="00D2501C">
        <w:rPr>
          <w:rFonts w:ascii="Cambria" w:hAnsi="Cambria"/>
          <w:sz w:val="28"/>
          <w:szCs w:val="28"/>
        </w:rPr>
        <w:t>Dex died.</w:t>
      </w:r>
      <w:r>
        <w:rPr>
          <w:rFonts w:ascii="Cambria" w:hAnsi="Cambria"/>
          <w:sz w:val="28"/>
          <w:szCs w:val="28"/>
        </w:rPr>
        <w:t xml:space="preserve"> </w:t>
      </w:r>
    </w:p>
    <w:p w14:paraId="009EB39D" w14:textId="4BAC95D3" w:rsidR="00621CE7" w:rsidRPr="00DF02F9" w:rsidRDefault="00621CE7" w:rsidP="00FD02A2">
      <w:pPr>
        <w:spacing w:line="360" w:lineRule="auto"/>
        <w:ind w:firstLine="720"/>
        <w:contextualSpacing/>
        <w:rPr>
          <w:rFonts w:ascii="Cambria" w:hAnsi="Cambria"/>
          <w:sz w:val="28"/>
          <w:szCs w:val="28"/>
        </w:rPr>
      </w:pPr>
      <w:r>
        <w:rPr>
          <w:rFonts w:ascii="Cambria" w:hAnsi="Cambria"/>
          <w:sz w:val="28"/>
          <w:szCs w:val="28"/>
        </w:rPr>
        <w:t>She wouldn’t have to worry about the door being kicked in.</w:t>
      </w:r>
    </w:p>
    <w:p w14:paraId="244567E0" w14:textId="77777777" w:rsidR="008B6A5B" w:rsidRDefault="008B6A5B" w:rsidP="0034760D">
      <w:pPr>
        <w:spacing w:line="360" w:lineRule="auto"/>
        <w:contextualSpacing/>
        <w:rPr>
          <w:rFonts w:ascii="Cambria" w:hAnsi="Cambria"/>
          <w:b/>
          <w:bCs/>
          <w:sz w:val="28"/>
          <w:szCs w:val="28"/>
        </w:rPr>
      </w:pPr>
    </w:p>
    <w:p w14:paraId="69E20CC3" w14:textId="77777777" w:rsidR="008B6A5B" w:rsidRDefault="008B6A5B" w:rsidP="0034760D">
      <w:pPr>
        <w:spacing w:line="360" w:lineRule="auto"/>
        <w:contextualSpacing/>
        <w:rPr>
          <w:rFonts w:ascii="Cambria" w:hAnsi="Cambria"/>
          <w:b/>
          <w:bCs/>
          <w:sz w:val="28"/>
          <w:szCs w:val="28"/>
        </w:rPr>
      </w:pPr>
    </w:p>
    <w:p w14:paraId="07CA829A" w14:textId="77777777" w:rsidR="00BE1396" w:rsidRDefault="00BE1396" w:rsidP="0034760D">
      <w:pPr>
        <w:spacing w:line="360" w:lineRule="auto"/>
        <w:contextualSpacing/>
        <w:rPr>
          <w:rFonts w:ascii="Cambria" w:hAnsi="Cambria"/>
          <w:b/>
          <w:bCs/>
          <w:sz w:val="28"/>
          <w:szCs w:val="28"/>
        </w:rPr>
      </w:pPr>
    </w:p>
    <w:p w14:paraId="626177C5" w14:textId="77777777" w:rsidR="00BE1396" w:rsidRDefault="00BE1396" w:rsidP="0034760D">
      <w:pPr>
        <w:spacing w:line="360" w:lineRule="auto"/>
        <w:contextualSpacing/>
        <w:rPr>
          <w:rFonts w:ascii="Cambria" w:hAnsi="Cambria"/>
          <w:b/>
          <w:bCs/>
          <w:sz w:val="28"/>
          <w:szCs w:val="28"/>
        </w:rPr>
      </w:pPr>
    </w:p>
    <w:p w14:paraId="42B3FA28" w14:textId="77777777" w:rsidR="00BE1396" w:rsidRDefault="00BE1396" w:rsidP="0034760D">
      <w:pPr>
        <w:spacing w:line="360" w:lineRule="auto"/>
        <w:contextualSpacing/>
        <w:rPr>
          <w:rFonts w:ascii="Cambria" w:hAnsi="Cambria"/>
          <w:b/>
          <w:bCs/>
          <w:sz w:val="28"/>
          <w:szCs w:val="28"/>
        </w:rPr>
      </w:pPr>
    </w:p>
    <w:p w14:paraId="01D950B4" w14:textId="77777777" w:rsidR="00BE1396" w:rsidRDefault="00BE1396" w:rsidP="0034760D">
      <w:pPr>
        <w:spacing w:line="360" w:lineRule="auto"/>
        <w:contextualSpacing/>
        <w:rPr>
          <w:rFonts w:ascii="Cambria" w:hAnsi="Cambria"/>
          <w:b/>
          <w:bCs/>
          <w:sz w:val="28"/>
          <w:szCs w:val="28"/>
        </w:rPr>
      </w:pPr>
    </w:p>
    <w:p w14:paraId="723686A5" w14:textId="77777777" w:rsidR="00BE1396" w:rsidRDefault="00BE1396" w:rsidP="0034760D">
      <w:pPr>
        <w:spacing w:line="360" w:lineRule="auto"/>
        <w:contextualSpacing/>
        <w:rPr>
          <w:rFonts w:ascii="Cambria" w:hAnsi="Cambria"/>
          <w:b/>
          <w:bCs/>
          <w:sz w:val="28"/>
          <w:szCs w:val="28"/>
        </w:rPr>
      </w:pPr>
    </w:p>
    <w:p w14:paraId="76D2839C" w14:textId="77777777" w:rsidR="00BE1396" w:rsidRDefault="00BE1396" w:rsidP="0034760D">
      <w:pPr>
        <w:spacing w:line="360" w:lineRule="auto"/>
        <w:contextualSpacing/>
        <w:rPr>
          <w:rFonts w:ascii="Cambria" w:hAnsi="Cambria"/>
          <w:b/>
          <w:bCs/>
          <w:sz w:val="28"/>
          <w:szCs w:val="28"/>
        </w:rPr>
      </w:pPr>
    </w:p>
    <w:p w14:paraId="50630105" w14:textId="77777777" w:rsidR="00BE1396" w:rsidRDefault="00BE1396" w:rsidP="0034760D">
      <w:pPr>
        <w:spacing w:line="360" w:lineRule="auto"/>
        <w:contextualSpacing/>
        <w:rPr>
          <w:rFonts w:ascii="Cambria" w:hAnsi="Cambria"/>
          <w:b/>
          <w:bCs/>
          <w:sz w:val="28"/>
          <w:szCs w:val="28"/>
        </w:rPr>
      </w:pPr>
    </w:p>
    <w:p w14:paraId="6AE8DE4F" w14:textId="77777777" w:rsidR="00BE1396" w:rsidRDefault="00BE1396" w:rsidP="0034760D">
      <w:pPr>
        <w:spacing w:line="360" w:lineRule="auto"/>
        <w:contextualSpacing/>
        <w:rPr>
          <w:rFonts w:ascii="Cambria" w:hAnsi="Cambria"/>
          <w:b/>
          <w:bCs/>
          <w:sz w:val="28"/>
          <w:szCs w:val="28"/>
        </w:rPr>
      </w:pPr>
    </w:p>
    <w:p w14:paraId="203CF813" w14:textId="77777777" w:rsidR="00BE1396" w:rsidRDefault="00BE1396" w:rsidP="0034760D">
      <w:pPr>
        <w:spacing w:line="360" w:lineRule="auto"/>
        <w:contextualSpacing/>
        <w:rPr>
          <w:rFonts w:ascii="Cambria" w:hAnsi="Cambria"/>
          <w:b/>
          <w:bCs/>
          <w:sz w:val="28"/>
          <w:szCs w:val="28"/>
        </w:rPr>
      </w:pPr>
    </w:p>
    <w:p w14:paraId="19B0E3B8" w14:textId="77777777" w:rsidR="00BE1396" w:rsidRDefault="00BE1396" w:rsidP="0034760D">
      <w:pPr>
        <w:spacing w:line="360" w:lineRule="auto"/>
        <w:contextualSpacing/>
        <w:rPr>
          <w:rFonts w:ascii="Cambria" w:hAnsi="Cambria"/>
          <w:b/>
          <w:bCs/>
          <w:sz w:val="28"/>
          <w:szCs w:val="28"/>
        </w:rPr>
      </w:pPr>
    </w:p>
    <w:p w14:paraId="132A8961" w14:textId="77777777" w:rsidR="00BE1396" w:rsidRDefault="00BE1396" w:rsidP="0034760D">
      <w:pPr>
        <w:spacing w:line="360" w:lineRule="auto"/>
        <w:contextualSpacing/>
        <w:rPr>
          <w:rFonts w:ascii="Cambria" w:hAnsi="Cambria"/>
          <w:b/>
          <w:bCs/>
          <w:sz w:val="28"/>
          <w:szCs w:val="28"/>
        </w:rPr>
      </w:pPr>
    </w:p>
    <w:p w14:paraId="1D8D837A" w14:textId="77777777" w:rsidR="00BE1396" w:rsidRDefault="00BE1396" w:rsidP="0034760D">
      <w:pPr>
        <w:spacing w:line="360" w:lineRule="auto"/>
        <w:contextualSpacing/>
        <w:rPr>
          <w:rFonts w:ascii="Cambria" w:hAnsi="Cambria"/>
          <w:b/>
          <w:bCs/>
          <w:sz w:val="28"/>
          <w:szCs w:val="28"/>
        </w:rPr>
      </w:pPr>
    </w:p>
    <w:p w14:paraId="386FB036" w14:textId="77777777" w:rsidR="008B0CEE" w:rsidRDefault="008B0CEE" w:rsidP="0034760D">
      <w:pPr>
        <w:spacing w:line="360" w:lineRule="auto"/>
        <w:contextualSpacing/>
        <w:rPr>
          <w:rFonts w:ascii="Cambria" w:hAnsi="Cambria"/>
          <w:b/>
          <w:bCs/>
          <w:sz w:val="28"/>
          <w:szCs w:val="28"/>
        </w:rPr>
      </w:pPr>
    </w:p>
    <w:p w14:paraId="210D2398" w14:textId="77777777" w:rsidR="008B0CEE" w:rsidRDefault="008B0CEE" w:rsidP="0034760D">
      <w:pPr>
        <w:spacing w:line="360" w:lineRule="auto"/>
        <w:contextualSpacing/>
        <w:rPr>
          <w:rFonts w:ascii="Cambria" w:hAnsi="Cambria"/>
          <w:b/>
          <w:bCs/>
          <w:sz w:val="28"/>
          <w:szCs w:val="28"/>
        </w:rPr>
      </w:pPr>
    </w:p>
    <w:p w14:paraId="0008F76D" w14:textId="77777777" w:rsidR="008B0CEE" w:rsidRDefault="008B0CEE" w:rsidP="0034760D">
      <w:pPr>
        <w:spacing w:line="360" w:lineRule="auto"/>
        <w:contextualSpacing/>
        <w:rPr>
          <w:rFonts w:ascii="Cambria" w:hAnsi="Cambria"/>
          <w:b/>
          <w:bCs/>
          <w:sz w:val="28"/>
          <w:szCs w:val="28"/>
        </w:rPr>
      </w:pPr>
    </w:p>
    <w:p w14:paraId="7B64580D" w14:textId="77777777" w:rsidR="00BE1396" w:rsidRDefault="00BE1396" w:rsidP="0034760D">
      <w:pPr>
        <w:spacing w:line="360" w:lineRule="auto"/>
        <w:contextualSpacing/>
        <w:rPr>
          <w:rFonts w:ascii="Cambria" w:hAnsi="Cambria"/>
          <w:b/>
          <w:bCs/>
          <w:sz w:val="28"/>
          <w:szCs w:val="28"/>
        </w:rPr>
      </w:pPr>
    </w:p>
    <w:p w14:paraId="45F51BB9" w14:textId="77777777" w:rsidR="00BE1396" w:rsidRDefault="00BE1396" w:rsidP="0034760D">
      <w:pPr>
        <w:spacing w:line="360" w:lineRule="auto"/>
        <w:contextualSpacing/>
        <w:rPr>
          <w:rFonts w:ascii="Cambria" w:hAnsi="Cambria"/>
          <w:b/>
          <w:bCs/>
          <w:sz w:val="28"/>
          <w:szCs w:val="28"/>
        </w:rPr>
      </w:pPr>
    </w:p>
    <w:p w14:paraId="2C3ADDEA" w14:textId="77777777" w:rsidR="00484A06" w:rsidRDefault="00484A06" w:rsidP="0034760D">
      <w:pPr>
        <w:spacing w:line="360" w:lineRule="auto"/>
        <w:contextualSpacing/>
        <w:rPr>
          <w:rFonts w:ascii="Cambria" w:hAnsi="Cambria"/>
          <w:b/>
          <w:bCs/>
          <w:sz w:val="28"/>
          <w:szCs w:val="28"/>
        </w:rPr>
      </w:pPr>
    </w:p>
    <w:p w14:paraId="2B082743" w14:textId="77777777" w:rsidR="00484A06" w:rsidRDefault="00484A06" w:rsidP="0034760D">
      <w:pPr>
        <w:spacing w:line="360" w:lineRule="auto"/>
        <w:contextualSpacing/>
        <w:rPr>
          <w:ins w:id="24707" w:author="Claire S" w:date="2026-08-03T12:19:00Z" w16du:dateUtc="2026-08-03T11:19:00Z"/>
          <w:rFonts w:ascii="Cambria" w:hAnsi="Cambria"/>
          <w:b/>
          <w:bCs/>
          <w:sz w:val="28"/>
          <w:szCs w:val="28"/>
        </w:rPr>
      </w:pPr>
    </w:p>
    <w:p w14:paraId="1B5574E5" w14:textId="77777777" w:rsidR="00C97F53" w:rsidRDefault="00C97F53" w:rsidP="0034760D">
      <w:pPr>
        <w:spacing w:line="360" w:lineRule="auto"/>
        <w:contextualSpacing/>
        <w:rPr>
          <w:ins w:id="24708" w:author="Claire S" w:date="2026-08-03T12:19:00Z" w16du:dateUtc="2026-08-03T11:19:00Z"/>
          <w:rFonts w:ascii="Cambria" w:hAnsi="Cambria"/>
          <w:b/>
          <w:bCs/>
          <w:sz w:val="28"/>
          <w:szCs w:val="28"/>
        </w:rPr>
      </w:pPr>
    </w:p>
    <w:p w14:paraId="13602251" w14:textId="77777777" w:rsidR="00C97F53" w:rsidRDefault="00C97F53" w:rsidP="0034760D">
      <w:pPr>
        <w:spacing w:line="360" w:lineRule="auto"/>
        <w:contextualSpacing/>
        <w:rPr>
          <w:rFonts w:ascii="Cambria" w:hAnsi="Cambria"/>
          <w:b/>
          <w:bCs/>
          <w:sz w:val="28"/>
          <w:szCs w:val="28"/>
        </w:rPr>
      </w:pPr>
    </w:p>
    <w:p w14:paraId="16DE9786" w14:textId="06B8CF3A" w:rsidR="00FD02A2" w:rsidDel="006B6D6A" w:rsidRDefault="007D0826" w:rsidP="0034760D">
      <w:pPr>
        <w:spacing w:line="360" w:lineRule="auto"/>
        <w:contextualSpacing/>
        <w:rPr>
          <w:del w:id="24709" w:author="Claire S" w:date="2026-06-08T17:23:00Z" w16du:dateUtc="2026-06-08T16:23:00Z"/>
          <w:rFonts w:ascii="Cambria" w:hAnsi="Cambria"/>
          <w:b/>
          <w:bCs/>
          <w:sz w:val="28"/>
          <w:szCs w:val="28"/>
        </w:rPr>
      </w:pPr>
      <w:r w:rsidRPr="0042311C">
        <w:rPr>
          <w:rFonts w:ascii="Cambria" w:hAnsi="Cambria"/>
          <w:b/>
          <w:bCs/>
          <w:sz w:val="28"/>
          <w:szCs w:val="28"/>
        </w:rPr>
        <w:t xml:space="preserve">CHAPTER </w:t>
      </w:r>
      <w:ins w:id="24710" w:author="Claire S" w:date="2026-06-08T17:23:00Z" w16du:dateUtc="2026-06-08T16:23:00Z">
        <w:del w:id="24711" w:author="Daisy Watt" w:date="2026-06-24T00:37:00Z" w16du:dateUtc="2026-06-23T22:37:00Z">
          <w:r w:rsidR="006B6D6A" w:rsidDel="00FC169D">
            <w:rPr>
              <w:rFonts w:ascii="Cambria" w:hAnsi="Cambria"/>
              <w:b/>
              <w:bCs/>
              <w:sz w:val="28"/>
              <w:szCs w:val="28"/>
            </w:rPr>
            <w:delText>61</w:delText>
          </w:r>
        </w:del>
      </w:ins>
      <w:ins w:id="24712" w:author="Daisy Watt" w:date="2026-06-24T00:37:00Z" w16du:dateUtc="2026-06-23T22:37:00Z">
        <w:del w:id="24713" w:author="Claire S" w:date="2026-07-31T17:52:00Z" w16du:dateUtc="2026-07-31T16:52:00Z">
          <w:r w:rsidR="00FC169D" w:rsidDel="00C96E99">
            <w:rPr>
              <w:rFonts w:ascii="Cambria" w:hAnsi="Cambria"/>
              <w:b/>
              <w:bCs/>
              <w:sz w:val="28"/>
              <w:szCs w:val="28"/>
            </w:rPr>
            <w:delText>60</w:delText>
          </w:r>
        </w:del>
      </w:ins>
      <w:ins w:id="24714" w:author="Claire S" w:date="2026-07-31T17:52:00Z" w16du:dateUtc="2026-07-31T16:52:00Z">
        <w:r w:rsidR="00C96E99">
          <w:rPr>
            <w:rFonts w:ascii="Cambria" w:hAnsi="Cambria"/>
            <w:b/>
            <w:bCs/>
            <w:sz w:val="28"/>
            <w:szCs w:val="28"/>
          </w:rPr>
          <w:t>5</w:t>
        </w:r>
      </w:ins>
      <w:ins w:id="24715" w:author="Claire S" w:date="2026-08-03T12:11:00Z" w16du:dateUtc="2026-08-03T11:11:00Z">
        <w:r w:rsidR="003C343E">
          <w:rPr>
            <w:rFonts w:ascii="Cambria" w:hAnsi="Cambria"/>
            <w:b/>
            <w:bCs/>
            <w:sz w:val="28"/>
            <w:szCs w:val="28"/>
          </w:rPr>
          <w:t>7</w:t>
        </w:r>
      </w:ins>
      <w:del w:id="24716" w:author="Claire S" w:date="2026-06-08T17:23:00Z" w16du:dateUtc="2026-06-08T16:23:00Z">
        <w:r w:rsidR="005225CE" w:rsidDel="006B6D6A">
          <w:rPr>
            <w:rFonts w:ascii="Cambria" w:hAnsi="Cambria"/>
            <w:b/>
            <w:bCs/>
            <w:sz w:val="28"/>
            <w:szCs w:val="28"/>
          </w:rPr>
          <w:delText>5</w:delText>
        </w:r>
        <w:r w:rsidR="009B3442" w:rsidDel="006B6D6A">
          <w:rPr>
            <w:rFonts w:ascii="Cambria" w:hAnsi="Cambria"/>
            <w:b/>
            <w:bCs/>
            <w:sz w:val="28"/>
            <w:szCs w:val="28"/>
          </w:rPr>
          <w:delText>9</w:delText>
        </w:r>
      </w:del>
    </w:p>
    <w:p w14:paraId="3F6D1B23" w14:textId="77777777" w:rsidR="006B6D6A" w:rsidRDefault="006B6D6A" w:rsidP="0034760D">
      <w:pPr>
        <w:spacing w:line="360" w:lineRule="auto"/>
        <w:contextualSpacing/>
        <w:rPr>
          <w:ins w:id="24717" w:author="Daisy Watt" w:date="2026-06-24T04:32:00Z" w16du:dateUtc="2026-06-24T02:32:00Z"/>
          <w:rFonts w:ascii="Cambria" w:hAnsi="Cambria"/>
          <w:b/>
          <w:bCs/>
          <w:sz w:val="28"/>
          <w:szCs w:val="28"/>
        </w:rPr>
      </w:pPr>
    </w:p>
    <w:p w14:paraId="38F7EF50" w14:textId="1FF2F85F" w:rsidR="0086180F" w:rsidRPr="0042311C" w:rsidRDefault="0086180F" w:rsidP="0034760D">
      <w:pPr>
        <w:spacing w:line="360" w:lineRule="auto"/>
        <w:contextualSpacing/>
        <w:rPr>
          <w:ins w:id="24718" w:author="Claire S" w:date="2026-06-08T17:23:00Z" w16du:dateUtc="2026-06-08T16:23:00Z"/>
          <w:rFonts w:ascii="Cambria" w:hAnsi="Cambria"/>
          <w:b/>
          <w:bCs/>
          <w:sz w:val="28"/>
          <w:szCs w:val="28"/>
        </w:rPr>
      </w:pPr>
      <w:ins w:id="24719" w:author="Daisy Watt" w:date="2026-06-24T04:32:00Z" w16du:dateUtc="2026-06-24T02:32:00Z">
        <w:r>
          <w:rPr>
            <w:rFonts w:ascii="Cambria" w:hAnsi="Cambria"/>
            <w:b/>
            <w:bCs/>
            <w:sz w:val="28"/>
            <w:szCs w:val="28"/>
          </w:rPr>
          <w:t>THURSDAY MORNING</w:t>
        </w:r>
      </w:ins>
    </w:p>
    <w:p w14:paraId="77FB1951" w14:textId="3531578C" w:rsidR="009572A8" w:rsidRPr="0042311C" w:rsidDel="00FC169D" w:rsidRDefault="009572A8" w:rsidP="0034760D">
      <w:pPr>
        <w:spacing w:line="360" w:lineRule="auto"/>
        <w:contextualSpacing/>
        <w:rPr>
          <w:del w:id="24720" w:author="Daisy Watt" w:date="2026-06-24T00:37:00Z" w16du:dateUtc="2026-06-23T22:37:00Z"/>
          <w:rFonts w:ascii="Cambria" w:hAnsi="Cambria"/>
          <w:b/>
          <w:bCs/>
          <w:sz w:val="28"/>
          <w:szCs w:val="28"/>
        </w:rPr>
      </w:pPr>
      <w:del w:id="24721" w:author="Daisy Watt" w:date="2026-06-24T00:37:00Z" w16du:dateUtc="2026-06-23T22:37:00Z">
        <w:r w:rsidDel="00FC169D">
          <w:rPr>
            <w:rFonts w:ascii="Cambria" w:hAnsi="Cambria"/>
            <w:b/>
            <w:bCs/>
            <w:sz w:val="28"/>
            <w:szCs w:val="28"/>
          </w:rPr>
          <w:delText>THURS 6AM</w:delText>
        </w:r>
      </w:del>
    </w:p>
    <w:p w14:paraId="054D2AC5" w14:textId="5681B808" w:rsidR="007D0826" w:rsidRDefault="00BE1396" w:rsidP="007D0826">
      <w:pPr>
        <w:spacing w:line="360" w:lineRule="auto"/>
        <w:contextualSpacing/>
        <w:rPr>
          <w:rFonts w:ascii="Cambria" w:hAnsi="Cambria"/>
          <w:bCs/>
          <w:sz w:val="28"/>
          <w:szCs w:val="28"/>
        </w:rPr>
      </w:pPr>
      <w:r>
        <w:rPr>
          <w:rFonts w:ascii="Cambria" w:hAnsi="Cambria"/>
          <w:bCs/>
          <w:sz w:val="28"/>
          <w:szCs w:val="28"/>
        </w:rPr>
        <w:t>By the time</w:t>
      </w:r>
      <w:r w:rsidR="007D0826">
        <w:rPr>
          <w:rFonts w:ascii="Cambria" w:hAnsi="Cambria"/>
          <w:bCs/>
          <w:sz w:val="28"/>
          <w:szCs w:val="28"/>
        </w:rPr>
        <w:t xml:space="preserve"> Clara</w:t>
      </w:r>
      <w:ins w:id="24722" w:author="Daisy Watt" w:date="2026-06-24T03:52:00Z" w16du:dateUtc="2026-06-24T01:52:00Z">
        <w:r w:rsidR="00A82A33">
          <w:rPr>
            <w:rFonts w:ascii="Cambria" w:hAnsi="Cambria"/>
            <w:bCs/>
            <w:sz w:val="28"/>
            <w:szCs w:val="28"/>
          </w:rPr>
          <w:t xml:space="preserve"> had</w:t>
        </w:r>
      </w:ins>
      <w:r w:rsidR="007D0826">
        <w:rPr>
          <w:rFonts w:ascii="Cambria" w:hAnsi="Cambria"/>
          <w:bCs/>
          <w:sz w:val="28"/>
          <w:szCs w:val="28"/>
        </w:rPr>
        <w:t xml:space="preserve"> </w:t>
      </w:r>
      <w:r w:rsidR="008B6A5B">
        <w:rPr>
          <w:rFonts w:ascii="Cambria" w:hAnsi="Cambria"/>
          <w:bCs/>
          <w:sz w:val="28"/>
          <w:szCs w:val="28"/>
        </w:rPr>
        <w:t xml:space="preserve">flopped </w:t>
      </w:r>
      <w:r>
        <w:rPr>
          <w:rFonts w:ascii="Cambria" w:hAnsi="Cambria"/>
          <w:bCs/>
          <w:sz w:val="28"/>
          <w:szCs w:val="28"/>
        </w:rPr>
        <w:t>o</w:t>
      </w:r>
      <w:r w:rsidR="008B6A5B">
        <w:rPr>
          <w:rFonts w:ascii="Cambria" w:hAnsi="Cambria"/>
          <w:bCs/>
          <w:sz w:val="28"/>
          <w:szCs w:val="28"/>
        </w:rPr>
        <w:t>nto</w:t>
      </w:r>
      <w:r w:rsidR="007D0826">
        <w:rPr>
          <w:rFonts w:ascii="Cambria" w:hAnsi="Cambria"/>
          <w:bCs/>
          <w:sz w:val="28"/>
          <w:szCs w:val="28"/>
        </w:rPr>
        <w:t xml:space="preserve"> </w:t>
      </w:r>
      <w:r w:rsidR="005A23DE">
        <w:rPr>
          <w:rFonts w:ascii="Cambria" w:hAnsi="Cambria"/>
          <w:bCs/>
          <w:sz w:val="28"/>
          <w:szCs w:val="28"/>
        </w:rPr>
        <w:t>the all-white</w:t>
      </w:r>
      <w:r w:rsidR="0042311C">
        <w:rPr>
          <w:rFonts w:ascii="Cambria" w:hAnsi="Cambria"/>
          <w:bCs/>
          <w:sz w:val="28"/>
          <w:szCs w:val="28"/>
        </w:rPr>
        <w:t xml:space="preserve"> four-</w:t>
      </w:r>
      <w:r w:rsidR="00FF2EB2">
        <w:rPr>
          <w:rFonts w:ascii="Cambria" w:hAnsi="Cambria"/>
          <w:bCs/>
          <w:sz w:val="28"/>
          <w:szCs w:val="28"/>
        </w:rPr>
        <w:t>poster,</w:t>
      </w:r>
      <w:r w:rsidR="0042311C">
        <w:rPr>
          <w:rFonts w:ascii="Cambria" w:hAnsi="Cambria"/>
          <w:bCs/>
          <w:sz w:val="28"/>
          <w:szCs w:val="28"/>
        </w:rPr>
        <w:t xml:space="preserve"> </w:t>
      </w:r>
      <w:r>
        <w:rPr>
          <w:rFonts w:ascii="Cambria" w:hAnsi="Cambria"/>
          <w:bCs/>
          <w:sz w:val="28"/>
          <w:szCs w:val="28"/>
        </w:rPr>
        <w:t xml:space="preserve">she was </w:t>
      </w:r>
      <w:r w:rsidR="0042311C">
        <w:rPr>
          <w:rFonts w:ascii="Cambria" w:hAnsi="Cambria"/>
          <w:bCs/>
          <w:sz w:val="28"/>
          <w:szCs w:val="28"/>
        </w:rPr>
        <w:t>too tired to appreciate the luxury</w:t>
      </w:r>
      <w:r w:rsidR="004012A3">
        <w:rPr>
          <w:rFonts w:ascii="Cambria" w:hAnsi="Cambria"/>
          <w:bCs/>
          <w:sz w:val="28"/>
          <w:szCs w:val="28"/>
        </w:rPr>
        <w:t xml:space="preserve"> of </w:t>
      </w:r>
      <w:r w:rsidR="005A23DE">
        <w:rPr>
          <w:rFonts w:ascii="Cambria" w:hAnsi="Cambria"/>
          <w:bCs/>
          <w:sz w:val="28"/>
          <w:szCs w:val="28"/>
        </w:rPr>
        <w:t xml:space="preserve">Savannah’s </w:t>
      </w:r>
      <w:r w:rsidR="00830952">
        <w:rPr>
          <w:rFonts w:ascii="Cambria" w:hAnsi="Cambria"/>
          <w:bCs/>
          <w:sz w:val="28"/>
          <w:szCs w:val="28"/>
        </w:rPr>
        <w:t xml:space="preserve">opulent </w:t>
      </w:r>
      <w:r w:rsidR="005A23DE">
        <w:rPr>
          <w:rFonts w:ascii="Cambria" w:hAnsi="Cambria"/>
          <w:bCs/>
          <w:sz w:val="28"/>
          <w:szCs w:val="28"/>
        </w:rPr>
        <w:t>guest bedroom</w:t>
      </w:r>
      <w:del w:id="24723" w:author="Daisy Watt" w:date="2026-06-24T03:53:00Z" w16du:dateUtc="2026-06-24T01:53:00Z">
        <w:r w:rsidR="00F77FEB" w:rsidDel="001564E1">
          <w:rPr>
            <w:rFonts w:ascii="Cambria" w:hAnsi="Cambria"/>
            <w:bCs/>
            <w:sz w:val="28"/>
            <w:szCs w:val="28"/>
          </w:rPr>
          <w:delText>,</w:delText>
        </w:r>
      </w:del>
      <w:ins w:id="24724" w:author="Daisy Watt" w:date="2026-06-24T03:53:00Z" w16du:dateUtc="2026-06-24T01:53:00Z">
        <w:r w:rsidR="001564E1">
          <w:rPr>
            <w:rFonts w:ascii="Cambria" w:hAnsi="Cambria"/>
            <w:bCs/>
            <w:sz w:val="28"/>
            <w:szCs w:val="28"/>
          </w:rPr>
          <w:t xml:space="preserve"> –</w:t>
        </w:r>
      </w:ins>
      <w:r w:rsidR="00F77FEB">
        <w:rPr>
          <w:rFonts w:ascii="Cambria" w:hAnsi="Cambria"/>
          <w:bCs/>
          <w:sz w:val="28"/>
          <w:szCs w:val="28"/>
        </w:rPr>
        <w:t xml:space="preserve"> the thick carpet, the palm-tree wallpaper</w:t>
      </w:r>
      <w:del w:id="24725" w:author="Daisy Watt" w:date="2026-06-24T03:53:00Z" w16du:dateUtc="2026-06-24T01:53:00Z">
        <w:r w:rsidR="004012A3" w:rsidDel="001564E1">
          <w:rPr>
            <w:rFonts w:ascii="Cambria" w:hAnsi="Cambria"/>
            <w:bCs/>
            <w:sz w:val="28"/>
            <w:szCs w:val="28"/>
          </w:rPr>
          <w:delText>;</w:delText>
        </w:r>
      </w:del>
      <w:ins w:id="24726" w:author="Daisy Watt" w:date="2026-06-24T03:53:00Z" w16du:dateUtc="2026-06-24T01:53:00Z">
        <w:r w:rsidR="005C247E">
          <w:rPr>
            <w:rFonts w:ascii="Cambria" w:hAnsi="Cambria"/>
            <w:bCs/>
            <w:sz w:val="28"/>
            <w:szCs w:val="28"/>
          </w:rPr>
          <w:t>;</w:t>
        </w:r>
      </w:ins>
      <w:r w:rsidR="004012A3">
        <w:rPr>
          <w:rFonts w:ascii="Cambria" w:hAnsi="Cambria"/>
          <w:bCs/>
          <w:sz w:val="28"/>
          <w:szCs w:val="28"/>
        </w:rPr>
        <w:t xml:space="preserve"> so tired, s</w:t>
      </w:r>
      <w:r w:rsidR="00FF2EB2">
        <w:rPr>
          <w:rFonts w:ascii="Cambria" w:hAnsi="Cambria"/>
          <w:bCs/>
          <w:sz w:val="28"/>
          <w:szCs w:val="28"/>
        </w:rPr>
        <w:t>he didn’t even bother</w:t>
      </w:r>
      <w:r w:rsidR="0042311C">
        <w:rPr>
          <w:rFonts w:ascii="Cambria" w:hAnsi="Cambria"/>
          <w:bCs/>
          <w:sz w:val="28"/>
          <w:szCs w:val="28"/>
        </w:rPr>
        <w:t xml:space="preserve"> get</w:t>
      </w:r>
      <w:r w:rsidR="00FF2EB2">
        <w:rPr>
          <w:rFonts w:ascii="Cambria" w:hAnsi="Cambria"/>
          <w:bCs/>
          <w:sz w:val="28"/>
          <w:szCs w:val="28"/>
        </w:rPr>
        <w:t>ting fully</w:t>
      </w:r>
      <w:r w:rsidR="007D0826">
        <w:rPr>
          <w:rFonts w:ascii="Cambria" w:hAnsi="Cambria"/>
          <w:bCs/>
          <w:sz w:val="28"/>
          <w:szCs w:val="28"/>
        </w:rPr>
        <w:t xml:space="preserve"> undressed,</w:t>
      </w:r>
      <w:r w:rsidR="00FF2EB2">
        <w:rPr>
          <w:rFonts w:ascii="Cambria" w:hAnsi="Cambria"/>
          <w:bCs/>
          <w:sz w:val="28"/>
          <w:szCs w:val="28"/>
        </w:rPr>
        <w:t xml:space="preserve"> </w:t>
      </w:r>
      <w:r w:rsidR="0042311C">
        <w:rPr>
          <w:rFonts w:ascii="Cambria" w:hAnsi="Cambria"/>
          <w:bCs/>
          <w:sz w:val="28"/>
          <w:szCs w:val="28"/>
        </w:rPr>
        <w:t>immediately drift</w:t>
      </w:r>
      <w:r w:rsidR="004012A3">
        <w:rPr>
          <w:rFonts w:ascii="Cambria" w:hAnsi="Cambria"/>
          <w:bCs/>
          <w:sz w:val="28"/>
          <w:szCs w:val="28"/>
        </w:rPr>
        <w:t>ing</w:t>
      </w:r>
      <w:r w:rsidR="0042311C">
        <w:rPr>
          <w:rFonts w:ascii="Cambria" w:hAnsi="Cambria"/>
          <w:bCs/>
          <w:sz w:val="28"/>
          <w:szCs w:val="28"/>
        </w:rPr>
        <w:t xml:space="preserve"> </w:t>
      </w:r>
      <w:r w:rsidR="007D0826">
        <w:rPr>
          <w:rFonts w:ascii="Cambria" w:hAnsi="Cambria"/>
          <w:bCs/>
          <w:sz w:val="28"/>
          <w:szCs w:val="28"/>
        </w:rPr>
        <w:t>into a deep sleep.</w:t>
      </w:r>
    </w:p>
    <w:p w14:paraId="0FD9992E" w14:textId="2FB1B0E7" w:rsidR="009E726D" w:rsidRDefault="0042311C" w:rsidP="007D0826">
      <w:pPr>
        <w:spacing w:line="360" w:lineRule="auto"/>
        <w:ind w:firstLine="720"/>
        <w:contextualSpacing/>
        <w:rPr>
          <w:rFonts w:ascii="Cambria" w:hAnsi="Cambria"/>
          <w:bCs/>
          <w:sz w:val="28"/>
          <w:szCs w:val="28"/>
        </w:rPr>
      </w:pPr>
      <w:r>
        <w:rPr>
          <w:rFonts w:ascii="Cambria" w:hAnsi="Cambria"/>
          <w:bCs/>
          <w:sz w:val="28"/>
          <w:szCs w:val="28"/>
        </w:rPr>
        <w:t>But a</w:t>
      </w:r>
      <w:r w:rsidR="007D0826">
        <w:rPr>
          <w:rFonts w:ascii="Cambria" w:hAnsi="Cambria"/>
          <w:bCs/>
          <w:sz w:val="28"/>
          <w:szCs w:val="28"/>
        </w:rPr>
        <w:t xml:space="preserve">round </w:t>
      </w:r>
      <w:r w:rsidR="00C121B1">
        <w:rPr>
          <w:rFonts w:ascii="Cambria" w:hAnsi="Cambria"/>
          <w:bCs/>
          <w:sz w:val="28"/>
          <w:szCs w:val="28"/>
        </w:rPr>
        <w:t>6</w:t>
      </w:r>
      <w:del w:id="24727" w:author="Daisy Watt" w:date="2026-06-24T03:37:00Z" w16du:dateUtc="2026-06-24T01:37:00Z">
        <w:r w:rsidR="007D0826" w:rsidDel="00A17168">
          <w:rPr>
            <w:rFonts w:ascii="Cambria" w:hAnsi="Cambria"/>
            <w:bCs/>
            <w:sz w:val="28"/>
            <w:szCs w:val="28"/>
          </w:rPr>
          <w:delText>am</w:delText>
        </w:r>
      </w:del>
      <w:ins w:id="24728" w:author="Daisy Watt" w:date="2026-06-24T03:37:00Z" w16du:dateUtc="2026-06-24T01:37:00Z">
        <w:r w:rsidR="00A17168">
          <w:rPr>
            <w:rFonts w:ascii="Cambria" w:hAnsi="Cambria"/>
            <w:bCs/>
            <w:sz w:val="28"/>
            <w:szCs w:val="28"/>
          </w:rPr>
          <w:t xml:space="preserve"> a.m.</w:t>
        </w:r>
      </w:ins>
      <w:r>
        <w:rPr>
          <w:rFonts w:ascii="Cambria" w:hAnsi="Cambria"/>
          <w:bCs/>
          <w:sz w:val="28"/>
          <w:szCs w:val="28"/>
        </w:rPr>
        <w:t>,</w:t>
      </w:r>
      <w:r w:rsidR="007D0826">
        <w:rPr>
          <w:rFonts w:ascii="Cambria" w:hAnsi="Cambria"/>
          <w:bCs/>
          <w:sz w:val="28"/>
          <w:szCs w:val="28"/>
        </w:rPr>
        <w:t xml:space="preserve"> something woke </w:t>
      </w:r>
      <w:r w:rsidR="00830952">
        <w:rPr>
          <w:rFonts w:ascii="Cambria" w:hAnsi="Cambria"/>
          <w:bCs/>
          <w:sz w:val="28"/>
          <w:szCs w:val="28"/>
        </w:rPr>
        <w:t>Clara</w:t>
      </w:r>
      <w:r w:rsidR="007D0826">
        <w:rPr>
          <w:rFonts w:ascii="Cambria" w:hAnsi="Cambria"/>
          <w:bCs/>
          <w:sz w:val="28"/>
          <w:szCs w:val="28"/>
        </w:rPr>
        <w:t xml:space="preserve"> from a dream about </w:t>
      </w:r>
      <w:r w:rsidR="004012A3">
        <w:rPr>
          <w:rFonts w:ascii="Cambria" w:hAnsi="Cambria"/>
          <w:bCs/>
          <w:sz w:val="28"/>
          <w:szCs w:val="28"/>
        </w:rPr>
        <w:t>Violet</w:t>
      </w:r>
      <w:r w:rsidR="00FF2EB2">
        <w:rPr>
          <w:rFonts w:ascii="Cambria" w:hAnsi="Cambria"/>
          <w:bCs/>
          <w:sz w:val="28"/>
          <w:szCs w:val="28"/>
        </w:rPr>
        <w:t xml:space="preserve"> and </w:t>
      </w:r>
      <w:r w:rsidR="00830952">
        <w:rPr>
          <w:rFonts w:ascii="Cambria" w:hAnsi="Cambria"/>
          <w:bCs/>
          <w:sz w:val="28"/>
          <w:szCs w:val="28"/>
        </w:rPr>
        <w:t>a raging sea</w:t>
      </w:r>
      <w:r w:rsidR="00935B83">
        <w:rPr>
          <w:rFonts w:ascii="Cambria" w:hAnsi="Cambria"/>
          <w:bCs/>
          <w:sz w:val="28"/>
          <w:szCs w:val="28"/>
        </w:rPr>
        <w:t xml:space="preserve"> below her</w:t>
      </w:r>
      <w:r w:rsidR="00830952">
        <w:rPr>
          <w:rFonts w:ascii="Cambria" w:hAnsi="Cambria"/>
          <w:bCs/>
          <w:sz w:val="28"/>
          <w:szCs w:val="28"/>
        </w:rPr>
        <w:t>.  It was the insistent ring of</w:t>
      </w:r>
      <w:r w:rsidR="007D0826">
        <w:rPr>
          <w:rFonts w:ascii="Cambria" w:hAnsi="Cambria"/>
          <w:bCs/>
          <w:sz w:val="28"/>
          <w:szCs w:val="28"/>
        </w:rPr>
        <w:t xml:space="preserve"> her phone</w:t>
      </w:r>
      <w:r w:rsidR="009E726D">
        <w:rPr>
          <w:rFonts w:ascii="Cambria" w:hAnsi="Cambria"/>
          <w:bCs/>
          <w:sz w:val="28"/>
          <w:szCs w:val="28"/>
        </w:rPr>
        <w:t xml:space="preserve">, </w:t>
      </w:r>
      <w:r w:rsidR="00935B83">
        <w:rPr>
          <w:rFonts w:ascii="Cambria" w:hAnsi="Cambria"/>
          <w:bCs/>
          <w:sz w:val="28"/>
          <w:szCs w:val="28"/>
        </w:rPr>
        <w:t xml:space="preserve">Clara </w:t>
      </w:r>
      <w:r w:rsidR="009E726D">
        <w:rPr>
          <w:rFonts w:ascii="Cambria" w:hAnsi="Cambria"/>
          <w:bCs/>
          <w:sz w:val="28"/>
          <w:szCs w:val="28"/>
        </w:rPr>
        <w:t>realised</w:t>
      </w:r>
      <w:r w:rsidR="00935B83">
        <w:rPr>
          <w:rFonts w:ascii="Cambria" w:hAnsi="Cambria"/>
          <w:bCs/>
          <w:sz w:val="28"/>
          <w:szCs w:val="28"/>
        </w:rPr>
        <w:t xml:space="preserve"> </w:t>
      </w:r>
      <w:r w:rsidR="009E726D">
        <w:rPr>
          <w:rFonts w:ascii="Cambria" w:hAnsi="Cambria"/>
          <w:bCs/>
          <w:sz w:val="28"/>
          <w:szCs w:val="28"/>
        </w:rPr>
        <w:t xml:space="preserve">groggily, fumbling </w:t>
      </w:r>
      <w:del w:id="24729" w:author="Daisy Watt" w:date="2026-06-24T03:54:00Z" w16du:dateUtc="2026-06-24T01:54:00Z">
        <w:r w:rsidR="009E726D" w:rsidDel="00F16FF4">
          <w:rPr>
            <w:rFonts w:ascii="Cambria" w:hAnsi="Cambria"/>
            <w:bCs/>
            <w:sz w:val="28"/>
            <w:szCs w:val="28"/>
          </w:rPr>
          <w:delText xml:space="preserve">around </w:delText>
        </w:r>
      </w:del>
      <w:r w:rsidR="009E726D">
        <w:rPr>
          <w:rFonts w:ascii="Cambria" w:hAnsi="Cambria"/>
          <w:bCs/>
          <w:sz w:val="28"/>
          <w:szCs w:val="28"/>
        </w:rPr>
        <w:t xml:space="preserve">the thick-pile carpet to find </w:t>
      </w:r>
      <w:r w:rsidR="00935B83">
        <w:rPr>
          <w:rFonts w:ascii="Cambria" w:hAnsi="Cambria"/>
          <w:bCs/>
          <w:sz w:val="28"/>
          <w:szCs w:val="28"/>
        </w:rPr>
        <w:t>it</w:t>
      </w:r>
      <w:r w:rsidR="007D0826">
        <w:rPr>
          <w:rFonts w:ascii="Cambria" w:hAnsi="Cambria"/>
          <w:bCs/>
          <w:sz w:val="28"/>
          <w:szCs w:val="28"/>
        </w:rPr>
        <w:t>.</w:t>
      </w:r>
      <w:r w:rsidR="00AF3136">
        <w:rPr>
          <w:rFonts w:ascii="Cambria" w:hAnsi="Cambria"/>
          <w:bCs/>
          <w:sz w:val="28"/>
          <w:szCs w:val="28"/>
        </w:rPr>
        <w:t xml:space="preserve"> By the time she’d </w:t>
      </w:r>
      <w:r w:rsidR="009E726D">
        <w:rPr>
          <w:rFonts w:ascii="Cambria" w:hAnsi="Cambria"/>
          <w:bCs/>
          <w:sz w:val="28"/>
          <w:szCs w:val="28"/>
        </w:rPr>
        <w:t>picked up</w:t>
      </w:r>
      <w:ins w:id="24730" w:author="Daisy Watt" w:date="2026-06-24T03:37:00Z" w16du:dateUtc="2026-06-24T01:37:00Z">
        <w:r w:rsidR="0048757D">
          <w:rPr>
            <w:rFonts w:ascii="Cambria" w:hAnsi="Cambria"/>
            <w:bCs/>
            <w:sz w:val="28"/>
            <w:szCs w:val="28"/>
          </w:rPr>
          <w:t>,</w:t>
        </w:r>
      </w:ins>
      <w:r w:rsidR="009E726D">
        <w:rPr>
          <w:rFonts w:ascii="Cambria" w:hAnsi="Cambria"/>
          <w:bCs/>
          <w:sz w:val="28"/>
          <w:szCs w:val="28"/>
        </w:rPr>
        <w:t xml:space="preserve"> though</w:t>
      </w:r>
      <w:r w:rsidR="00AF3136">
        <w:rPr>
          <w:rFonts w:ascii="Cambria" w:hAnsi="Cambria"/>
          <w:bCs/>
          <w:sz w:val="28"/>
          <w:szCs w:val="28"/>
        </w:rPr>
        <w:t>, the caller had rung off.</w:t>
      </w:r>
      <w:r w:rsidR="003D5783">
        <w:rPr>
          <w:rFonts w:ascii="Cambria" w:hAnsi="Cambria"/>
          <w:bCs/>
          <w:sz w:val="28"/>
          <w:szCs w:val="28"/>
        </w:rPr>
        <w:t xml:space="preserve">  </w:t>
      </w:r>
    </w:p>
    <w:p w14:paraId="7244A759" w14:textId="77E10DC1" w:rsidR="00B0143B" w:rsidRDefault="003D5783" w:rsidP="007D0826">
      <w:pPr>
        <w:spacing w:line="360" w:lineRule="auto"/>
        <w:ind w:firstLine="720"/>
        <w:contextualSpacing/>
        <w:rPr>
          <w:rFonts w:ascii="Cambria" w:hAnsi="Cambria"/>
          <w:bCs/>
          <w:sz w:val="28"/>
          <w:szCs w:val="28"/>
        </w:rPr>
      </w:pPr>
      <w:r>
        <w:rPr>
          <w:rFonts w:ascii="Cambria" w:hAnsi="Cambria"/>
          <w:bCs/>
          <w:sz w:val="28"/>
          <w:szCs w:val="28"/>
        </w:rPr>
        <w:t>Dragging</w:t>
      </w:r>
      <w:r w:rsidR="00650E9D">
        <w:rPr>
          <w:rFonts w:ascii="Cambria" w:hAnsi="Cambria"/>
          <w:bCs/>
          <w:sz w:val="28"/>
          <w:szCs w:val="28"/>
        </w:rPr>
        <w:t xml:space="preserve"> herself off the bed, </w:t>
      </w:r>
      <w:r>
        <w:rPr>
          <w:rFonts w:ascii="Cambria" w:hAnsi="Cambria"/>
          <w:bCs/>
          <w:sz w:val="28"/>
          <w:szCs w:val="28"/>
        </w:rPr>
        <w:t>Clara</w:t>
      </w:r>
      <w:r w:rsidR="007C2229">
        <w:rPr>
          <w:rFonts w:ascii="Cambria" w:hAnsi="Cambria"/>
          <w:bCs/>
          <w:sz w:val="28"/>
          <w:szCs w:val="28"/>
        </w:rPr>
        <w:t xml:space="preserve"> listened to the message as she s</w:t>
      </w:r>
      <w:r w:rsidR="00B0143B">
        <w:rPr>
          <w:rFonts w:ascii="Cambria" w:hAnsi="Cambria"/>
          <w:bCs/>
          <w:sz w:val="28"/>
          <w:szCs w:val="28"/>
        </w:rPr>
        <w:t>plash</w:t>
      </w:r>
      <w:r w:rsidR="007C2229">
        <w:rPr>
          <w:rFonts w:ascii="Cambria" w:hAnsi="Cambria"/>
          <w:bCs/>
          <w:sz w:val="28"/>
          <w:szCs w:val="28"/>
        </w:rPr>
        <w:t xml:space="preserve">ed </w:t>
      </w:r>
      <w:r w:rsidR="00B0143B">
        <w:rPr>
          <w:rFonts w:ascii="Cambria" w:hAnsi="Cambria"/>
          <w:bCs/>
          <w:sz w:val="28"/>
          <w:szCs w:val="28"/>
        </w:rPr>
        <w:t xml:space="preserve">her face in the ensuite basin. </w:t>
      </w:r>
    </w:p>
    <w:p w14:paraId="58476016" w14:textId="4E98CF32" w:rsidR="007D0826" w:rsidRDefault="007D0826" w:rsidP="007D0826">
      <w:pPr>
        <w:spacing w:line="360" w:lineRule="auto"/>
        <w:ind w:firstLine="720"/>
        <w:contextualSpacing/>
        <w:rPr>
          <w:rFonts w:ascii="Cambria" w:hAnsi="Cambria"/>
          <w:bCs/>
          <w:sz w:val="28"/>
          <w:szCs w:val="28"/>
        </w:rPr>
      </w:pPr>
      <w:r>
        <w:rPr>
          <w:rFonts w:ascii="Cambria" w:hAnsi="Cambria"/>
          <w:bCs/>
          <w:sz w:val="28"/>
          <w:szCs w:val="28"/>
        </w:rPr>
        <w:t>‘Clara</w:t>
      </w:r>
      <w:ins w:id="24731" w:author="Claire S" w:date="2026-06-05T16:55:00Z" w16du:dateUtc="2026-06-05T15:55:00Z">
        <w:r w:rsidR="00737042">
          <w:rPr>
            <w:rFonts w:ascii="Cambria" w:hAnsi="Cambria"/>
            <w:bCs/>
            <w:sz w:val="28"/>
            <w:szCs w:val="28"/>
          </w:rPr>
          <w:t>.</w:t>
        </w:r>
      </w:ins>
      <w:del w:id="24732" w:author="Claire S" w:date="2026-06-05T16:55:00Z" w16du:dateUtc="2026-06-05T15:55:00Z">
        <w:r w:rsidDel="00737042">
          <w:rPr>
            <w:rFonts w:ascii="Cambria" w:hAnsi="Cambria"/>
            <w:bCs/>
            <w:sz w:val="28"/>
            <w:szCs w:val="28"/>
          </w:rPr>
          <w:delText>,</w:delText>
        </w:r>
      </w:del>
      <w:r>
        <w:rPr>
          <w:rFonts w:ascii="Cambria" w:hAnsi="Cambria"/>
          <w:bCs/>
          <w:sz w:val="28"/>
          <w:szCs w:val="28"/>
        </w:rPr>
        <w:t xml:space="preserve">’ </w:t>
      </w:r>
      <w:r w:rsidR="007C2229">
        <w:rPr>
          <w:rFonts w:ascii="Cambria" w:hAnsi="Cambria"/>
          <w:bCs/>
          <w:sz w:val="28"/>
          <w:szCs w:val="28"/>
        </w:rPr>
        <w:t>Her mum</w:t>
      </w:r>
      <w:del w:id="24733" w:author="Daisy Watt" w:date="2026-06-24T03:55:00Z" w16du:dateUtc="2026-06-24T01:55:00Z">
        <w:r w:rsidR="007C2229" w:rsidDel="00543B1C">
          <w:rPr>
            <w:rFonts w:ascii="Cambria" w:hAnsi="Cambria"/>
            <w:bCs/>
            <w:sz w:val="28"/>
            <w:szCs w:val="28"/>
          </w:rPr>
          <w:delText>;</w:delText>
        </w:r>
      </w:del>
      <w:ins w:id="24734" w:author="Daisy Watt" w:date="2026-06-24T03:55:00Z" w16du:dateUtc="2026-06-24T01:55:00Z">
        <w:r w:rsidR="00543B1C">
          <w:rPr>
            <w:rFonts w:ascii="Cambria" w:hAnsi="Cambria"/>
            <w:bCs/>
            <w:sz w:val="28"/>
            <w:szCs w:val="28"/>
          </w:rPr>
          <w:t>,</w:t>
        </w:r>
      </w:ins>
      <w:r>
        <w:rPr>
          <w:rFonts w:ascii="Cambria" w:hAnsi="Cambria"/>
          <w:bCs/>
          <w:sz w:val="28"/>
          <w:szCs w:val="28"/>
        </w:rPr>
        <w:t xml:space="preserve"> sound</w:t>
      </w:r>
      <w:r w:rsidR="007C2229">
        <w:rPr>
          <w:rFonts w:ascii="Cambria" w:hAnsi="Cambria"/>
          <w:bCs/>
          <w:sz w:val="28"/>
          <w:szCs w:val="28"/>
        </w:rPr>
        <w:t>ing</w:t>
      </w:r>
      <w:r w:rsidR="00FF2EB2">
        <w:rPr>
          <w:rFonts w:ascii="Cambria" w:hAnsi="Cambria"/>
          <w:bCs/>
          <w:sz w:val="28"/>
          <w:szCs w:val="28"/>
        </w:rPr>
        <w:t xml:space="preserve"> </w:t>
      </w:r>
      <w:r w:rsidR="005B6CF1">
        <w:rPr>
          <w:rFonts w:ascii="Cambria" w:hAnsi="Cambria"/>
          <w:bCs/>
          <w:sz w:val="28"/>
          <w:szCs w:val="28"/>
        </w:rPr>
        <w:t>tinny and faraway and</w:t>
      </w:r>
      <w:r w:rsidR="00FF2EB2">
        <w:rPr>
          <w:rFonts w:ascii="Cambria" w:hAnsi="Cambria"/>
          <w:bCs/>
          <w:sz w:val="28"/>
          <w:szCs w:val="28"/>
        </w:rPr>
        <w:t>,</w:t>
      </w:r>
      <w:r w:rsidR="005B6CF1">
        <w:rPr>
          <w:rFonts w:ascii="Cambria" w:hAnsi="Cambria"/>
          <w:bCs/>
          <w:sz w:val="28"/>
          <w:szCs w:val="28"/>
        </w:rPr>
        <w:t xml:space="preserve"> above all else</w:t>
      </w:r>
      <w:r w:rsidR="00FF2EB2">
        <w:rPr>
          <w:rFonts w:ascii="Cambria" w:hAnsi="Cambria"/>
          <w:bCs/>
          <w:sz w:val="28"/>
          <w:szCs w:val="28"/>
        </w:rPr>
        <w:t>,</w:t>
      </w:r>
      <w:r w:rsidR="005B6CF1">
        <w:rPr>
          <w:rFonts w:ascii="Cambria" w:hAnsi="Cambria"/>
          <w:bCs/>
          <w:sz w:val="28"/>
          <w:szCs w:val="28"/>
        </w:rPr>
        <w:t xml:space="preserve"> </w:t>
      </w:r>
      <w:r w:rsidR="00AF3136">
        <w:rPr>
          <w:rFonts w:ascii="Cambria" w:hAnsi="Cambria"/>
          <w:bCs/>
          <w:sz w:val="28"/>
          <w:szCs w:val="28"/>
        </w:rPr>
        <w:t>frightened</w:t>
      </w:r>
      <w:r>
        <w:rPr>
          <w:rFonts w:ascii="Cambria" w:hAnsi="Cambria"/>
          <w:bCs/>
          <w:sz w:val="28"/>
          <w:szCs w:val="28"/>
        </w:rPr>
        <w:t>. ‘</w:t>
      </w:r>
      <w:r w:rsidR="0042311C">
        <w:rPr>
          <w:rFonts w:ascii="Cambria" w:hAnsi="Cambria"/>
          <w:bCs/>
          <w:sz w:val="28"/>
          <w:szCs w:val="28"/>
        </w:rPr>
        <w:t>Please</w:t>
      </w:r>
      <w:r w:rsidR="005B6CF1">
        <w:rPr>
          <w:rFonts w:ascii="Cambria" w:hAnsi="Cambria"/>
          <w:bCs/>
          <w:sz w:val="28"/>
          <w:szCs w:val="28"/>
        </w:rPr>
        <w:t xml:space="preserve"> call me back.  It’s Adam</w:t>
      </w:r>
      <w:r w:rsidR="00B47242">
        <w:rPr>
          <w:rFonts w:ascii="Cambria" w:hAnsi="Cambria"/>
          <w:bCs/>
          <w:sz w:val="28"/>
          <w:szCs w:val="28"/>
        </w:rPr>
        <w:t xml:space="preserve">, he’s in </w:t>
      </w:r>
      <w:r w:rsidR="00935B83">
        <w:rPr>
          <w:rFonts w:ascii="Cambria" w:hAnsi="Cambria"/>
          <w:bCs/>
          <w:sz w:val="28"/>
          <w:szCs w:val="28"/>
        </w:rPr>
        <w:t xml:space="preserve">real </w:t>
      </w:r>
      <w:r w:rsidR="00B47242">
        <w:rPr>
          <w:rFonts w:ascii="Cambria" w:hAnsi="Cambria"/>
          <w:bCs/>
          <w:sz w:val="28"/>
          <w:szCs w:val="28"/>
        </w:rPr>
        <w:t>troubl</w:t>
      </w:r>
      <w:ins w:id="24735" w:author="Daisy Watt" w:date="2026-06-24T03:55:00Z" w16du:dateUtc="2026-06-24T01:55:00Z">
        <w:r w:rsidR="00543B1C">
          <w:rPr>
            <w:rFonts w:ascii="Cambria" w:hAnsi="Cambria"/>
            <w:bCs/>
            <w:sz w:val="28"/>
            <w:szCs w:val="28"/>
          </w:rPr>
          <w:t>e…</w:t>
        </w:r>
      </w:ins>
      <w:del w:id="24736" w:author="Daisy Watt" w:date="2026-06-24T03:55:00Z" w16du:dateUtc="2026-06-24T01:55:00Z">
        <w:r w:rsidR="00B47242" w:rsidDel="00543B1C">
          <w:rPr>
            <w:rFonts w:ascii="Cambria" w:hAnsi="Cambria"/>
            <w:bCs/>
            <w:sz w:val="28"/>
            <w:szCs w:val="28"/>
          </w:rPr>
          <w:delText>e -</w:delText>
        </w:r>
      </w:del>
      <w:r>
        <w:rPr>
          <w:rFonts w:ascii="Cambria" w:hAnsi="Cambria"/>
          <w:bCs/>
          <w:sz w:val="28"/>
          <w:szCs w:val="28"/>
        </w:rPr>
        <w:t xml:space="preserve">’ </w:t>
      </w:r>
      <w:r w:rsidR="00935B83">
        <w:rPr>
          <w:rFonts w:ascii="Cambria" w:hAnsi="Cambria"/>
          <w:bCs/>
          <w:sz w:val="28"/>
          <w:szCs w:val="28"/>
        </w:rPr>
        <w:t>T</w:t>
      </w:r>
      <w:r w:rsidR="00784AA7">
        <w:rPr>
          <w:rFonts w:ascii="Cambria" w:hAnsi="Cambria"/>
          <w:bCs/>
          <w:sz w:val="28"/>
          <w:szCs w:val="28"/>
        </w:rPr>
        <w:t xml:space="preserve">he rest of the message was indistinct – like a dalek from </w:t>
      </w:r>
      <w:r w:rsidR="00784AA7" w:rsidRPr="00716971">
        <w:rPr>
          <w:rFonts w:ascii="Cambria" w:hAnsi="Cambria"/>
          <w:bCs/>
          <w:i/>
          <w:iCs/>
          <w:sz w:val="28"/>
          <w:szCs w:val="28"/>
        </w:rPr>
        <w:t>Dr Who</w:t>
      </w:r>
      <w:r w:rsidR="00784AA7">
        <w:rPr>
          <w:rFonts w:ascii="Cambria" w:hAnsi="Cambria"/>
          <w:bCs/>
          <w:sz w:val="28"/>
          <w:szCs w:val="28"/>
        </w:rPr>
        <w:t xml:space="preserve"> talking.</w:t>
      </w:r>
    </w:p>
    <w:p w14:paraId="37EEAF8E" w14:textId="5C2DF650" w:rsidR="00F50D94" w:rsidRDefault="00DC2EF0" w:rsidP="005B6CF1">
      <w:pPr>
        <w:spacing w:line="360" w:lineRule="auto"/>
        <w:ind w:firstLine="720"/>
        <w:contextualSpacing/>
        <w:rPr>
          <w:ins w:id="24737" w:author="Claire S" w:date="2026-06-06T00:01:00Z" w16du:dateUtc="2026-06-05T23:01:00Z"/>
          <w:rFonts w:ascii="Cambria" w:hAnsi="Cambria"/>
          <w:bCs/>
          <w:sz w:val="28"/>
          <w:szCs w:val="28"/>
        </w:rPr>
      </w:pPr>
      <w:r>
        <w:rPr>
          <w:rFonts w:ascii="Cambria" w:hAnsi="Cambria"/>
          <w:bCs/>
          <w:sz w:val="28"/>
          <w:szCs w:val="28"/>
        </w:rPr>
        <w:t>‘Shit</w:t>
      </w:r>
      <w:del w:id="24738" w:author="Claire S" w:date="2026-06-05T15:47:00Z" w16du:dateUtc="2026-06-05T14:47:00Z">
        <w:r w:rsidR="00265443">
          <w:rPr>
            <w:rFonts w:ascii="Cambria" w:hAnsi="Cambria"/>
            <w:bCs/>
            <w:sz w:val="28"/>
            <w:szCs w:val="28"/>
          </w:rPr>
          <w:delText>!</w:delText>
        </w:r>
      </w:del>
      <w:ins w:id="24739" w:author="Claire S" w:date="2026-06-05T15:47:00Z" w16du:dateUtc="2026-06-05T14:47:00Z">
        <w:r w:rsidR="00023A12">
          <w:rPr>
            <w:rFonts w:ascii="Cambria" w:hAnsi="Cambria"/>
            <w:bCs/>
            <w:sz w:val="28"/>
            <w:szCs w:val="28"/>
          </w:rPr>
          <w:t>.</w:t>
        </w:r>
      </w:ins>
      <w:r>
        <w:rPr>
          <w:rFonts w:ascii="Cambria" w:hAnsi="Cambria"/>
          <w:bCs/>
          <w:sz w:val="28"/>
          <w:szCs w:val="28"/>
        </w:rPr>
        <w:t>’ Clara’s</w:t>
      </w:r>
      <w:r w:rsidR="005B6CF1">
        <w:rPr>
          <w:rFonts w:ascii="Cambria" w:hAnsi="Cambria"/>
          <w:bCs/>
          <w:sz w:val="28"/>
          <w:szCs w:val="28"/>
        </w:rPr>
        <w:t xml:space="preserve"> stomach dropped</w:t>
      </w:r>
      <w:r w:rsidR="00033E41">
        <w:rPr>
          <w:rFonts w:ascii="Cambria" w:hAnsi="Cambria"/>
          <w:bCs/>
          <w:sz w:val="28"/>
          <w:szCs w:val="28"/>
        </w:rPr>
        <w:t>.  S</w:t>
      </w:r>
      <w:r w:rsidR="00B0143B">
        <w:rPr>
          <w:rFonts w:ascii="Cambria" w:hAnsi="Cambria"/>
          <w:bCs/>
          <w:sz w:val="28"/>
          <w:szCs w:val="28"/>
        </w:rPr>
        <w:t xml:space="preserve">till </w:t>
      </w:r>
      <w:r w:rsidR="007D0826">
        <w:rPr>
          <w:rFonts w:ascii="Cambria" w:hAnsi="Cambria"/>
          <w:bCs/>
          <w:sz w:val="28"/>
          <w:szCs w:val="28"/>
        </w:rPr>
        <w:t>befuddled</w:t>
      </w:r>
      <w:r>
        <w:rPr>
          <w:rFonts w:ascii="Cambria" w:hAnsi="Cambria"/>
          <w:bCs/>
          <w:sz w:val="28"/>
          <w:szCs w:val="28"/>
        </w:rPr>
        <w:t xml:space="preserve">, </w:t>
      </w:r>
      <w:r w:rsidR="007D0826">
        <w:rPr>
          <w:rFonts w:ascii="Cambria" w:hAnsi="Cambria"/>
          <w:bCs/>
          <w:sz w:val="28"/>
          <w:szCs w:val="28"/>
        </w:rPr>
        <w:t xml:space="preserve">she tried to </w:t>
      </w:r>
      <w:r w:rsidR="002D0740">
        <w:rPr>
          <w:rFonts w:ascii="Cambria" w:hAnsi="Cambria"/>
          <w:bCs/>
          <w:sz w:val="28"/>
          <w:szCs w:val="28"/>
        </w:rPr>
        <w:t xml:space="preserve">call </w:t>
      </w:r>
      <w:r w:rsidR="00AB7DB9">
        <w:rPr>
          <w:rFonts w:ascii="Cambria" w:hAnsi="Cambria"/>
          <w:bCs/>
          <w:sz w:val="28"/>
          <w:szCs w:val="28"/>
        </w:rPr>
        <w:t>both Adam</w:t>
      </w:r>
      <w:r>
        <w:rPr>
          <w:rFonts w:ascii="Cambria" w:hAnsi="Cambria"/>
          <w:bCs/>
          <w:sz w:val="28"/>
          <w:szCs w:val="28"/>
        </w:rPr>
        <w:t xml:space="preserve"> – </w:t>
      </w:r>
      <w:r w:rsidR="00265443">
        <w:rPr>
          <w:rFonts w:ascii="Cambria" w:hAnsi="Cambria"/>
          <w:bCs/>
          <w:sz w:val="28"/>
          <w:szCs w:val="28"/>
        </w:rPr>
        <w:t xml:space="preserve">but his </w:t>
      </w:r>
      <w:r>
        <w:rPr>
          <w:rFonts w:ascii="Cambria" w:hAnsi="Cambria"/>
          <w:bCs/>
          <w:sz w:val="28"/>
          <w:szCs w:val="28"/>
        </w:rPr>
        <w:t xml:space="preserve">phone </w:t>
      </w:r>
      <w:r w:rsidR="00265443">
        <w:rPr>
          <w:rFonts w:ascii="Cambria" w:hAnsi="Cambria"/>
          <w:bCs/>
          <w:sz w:val="28"/>
          <w:szCs w:val="28"/>
        </w:rPr>
        <w:t xml:space="preserve">was </w:t>
      </w:r>
      <w:r>
        <w:rPr>
          <w:rFonts w:ascii="Cambria" w:hAnsi="Cambria"/>
          <w:bCs/>
          <w:sz w:val="28"/>
          <w:szCs w:val="28"/>
        </w:rPr>
        <w:t>off</w:t>
      </w:r>
      <w:del w:id="24740" w:author="Daisy Watt" w:date="2026-06-24T03:55:00Z" w16du:dateUtc="2026-06-24T01:55:00Z">
        <w:r w:rsidR="00265443" w:rsidDel="00203673">
          <w:rPr>
            <w:rFonts w:ascii="Cambria" w:hAnsi="Cambria"/>
            <w:bCs/>
            <w:sz w:val="28"/>
            <w:szCs w:val="28"/>
          </w:rPr>
          <w:delText>;</w:delText>
        </w:r>
      </w:del>
      <w:ins w:id="24741" w:author="Daisy Watt" w:date="2026-06-24T03:55:00Z" w16du:dateUtc="2026-06-24T01:55:00Z">
        <w:r w:rsidR="00203673">
          <w:rPr>
            <w:rFonts w:ascii="Cambria" w:hAnsi="Cambria"/>
            <w:bCs/>
            <w:sz w:val="28"/>
            <w:szCs w:val="28"/>
          </w:rPr>
          <w:t xml:space="preserve"> –</w:t>
        </w:r>
      </w:ins>
      <w:r w:rsidR="00AB7DB9">
        <w:rPr>
          <w:rFonts w:ascii="Cambria" w:hAnsi="Cambria"/>
          <w:bCs/>
          <w:sz w:val="28"/>
          <w:szCs w:val="28"/>
        </w:rPr>
        <w:t xml:space="preserve"> then </w:t>
      </w:r>
      <w:r w:rsidR="002D0740">
        <w:rPr>
          <w:rFonts w:ascii="Cambria" w:hAnsi="Cambria"/>
          <w:bCs/>
          <w:sz w:val="28"/>
          <w:szCs w:val="28"/>
        </w:rPr>
        <w:t>her mum</w:t>
      </w:r>
      <w:r w:rsidR="00935B83">
        <w:rPr>
          <w:rFonts w:ascii="Cambria" w:hAnsi="Cambria"/>
          <w:bCs/>
          <w:sz w:val="28"/>
          <w:szCs w:val="28"/>
        </w:rPr>
        <w:t>. T</w:t>
      </w:r>
      <w:r w:rsidR="002D0740">
        <w:rPr>
          <w:rFonts w:ascii="Cambria" w:hAnsi="Cambria"/>
          <w:bCs/>
          <w:sz w:val="28"/>
          <w:szCs w:val="28"/>
        </w:rPr>
        <w:t xml:space="preserve">his time </w:t>
      </w:r>
      <w:r w:rsidR="00935B83">
        <w:rPr>
          <w:rFonts w:ascii="Cambria" w:hAnsi="Cambria"/>
          <w:bCs/>
          <w:sz w:val="28"/>
          <w:szCs w:val="28"/>
        </w:rPr>
        <w:t xml:space="preserve">the line to Tenerife </w:t>
      </w:r>
      <w:r w:rsidR="002D0740">
        <w:rPr>
          <w:rFonts w:ascii="Cambria" w:hAnsi="Cambria"/>
          <w:bCs/>
          <w:sz w:val="28"/>
          <w:szCs w:val="28"/>
        </w:rPr>
        <w:t xml:space="preserve">just sounded like a </w:t>
      </w:r>
      <w:r w:rsidR="00B47242">
        <w:rPr>
          <w:rFonts w:ascii="Cambria" w:hAnsi="Cambria"/>
          <w:bCs/>
          <w:sz w:val="28"/>
          <w:szCs w:val="28"/>
        </w:rPr>
        <w:t>whirlwind</w:t>
      </w:r>
      <w:r w:rsidR="00935B83">
        <w:rPr>
          <w:rFonts w:ascii="Cambria" w:hAnsi="Cambria"/>
          <w:bCs/>
          <w:sz w:val="28"/>
          <w:szCs w:val="28"/>
        </w:rPr>
        <w:t xml:space="preserve"> howling</w:t>
      </w:r>
      <w:r w:rsidR="002D0740">
        <w:rPr>
          <w:rFonts w:ascii="Cambria" w:hAnsi="Cambria"/>
          <w:bCs/>
          <w:sz w:val="28"/>
          <w:szCs w:val="28"/>
        </w:rPr>
        <w:t>.</w:t>
      </w:r>
    </w:p>
    <w:p w14:paraId="00AE29C8" w14:textId="6234BE97" w:rsidR="008A6658" w:rsidRDefault="008A6658" w:rsidP="005B6CF1">
      <w:pPr>
        <w:spacing w:line="360" w:lineRule="auto"/>
        <w:ind w:firstLine="720"/>
        <w:contextualSpacing/>
        <w:rPr>
          <w:rFonts w:ascii="Cambria" w:hAnsi="Cambria"/>
          <w:bCs/>
          <w:sz w:val="28"/>
          <w:szCs w:val="28"/>
        </w:rPr>
      </w:pPr>
      <w:ins w:id="24742" w:author="Claire S" w:date="2026-06-06T00:01:00Z" w16du:dateUtc="2026-06-05T23:01:00Z">
        <w:r>
          <w:rPr>
            <w:rFonts w:ascii="Cambria" w:hAnsi="Cambria"/>
            <w:bCs/>
            <w:sz w:val="28"/>
            <w:szCs w:val="28"/>
          </w:rPr>
          <w:t>Why hadn’t she rung him back</w:t>
        </w:r>
      </w:ins>
      <w:ins w:id="24743" w:author="Daisy Watt" w:date="2026-06-24T03:55:00Z" w16du:dateUtc="2026-06-24T01:55:00Z">
        <w:r w:rsidR="00A73E2C">
          <w:rPr>
            <w:rFonts w:ascii="Cambria" w:hAnsi="Cambria"/>
            <w:bCs/>
            <w:sz w:val="28"/>
            <w:szCs w:val="28"/>
          </w:rPr>
          <w:t>,</w:t>
        </w:r>
      </w:ins>
      <w:ins w:id="24744" w:author="Claire S" w:date="2026-06-06T00:01:00Z" w16du:dateUtc="2026-06-05T23:01:00Z">
        <w:r>
          <w:rPr>
            <w:rFonts w:ascii="Cambria" w:hAnsi="Cambria"/>
            <w:bCs/>
            <w:sz w:val="28"/>
            <w:szCs w:val="28"/>
          </w:rPr>
          <w:t xml:space="preserve"> last night? </w:t>
        </w:r>
      </w:ins>
    </w:p>
    <w:p w14:paraId="521BBF47" w14:textId="77777777" w:rsidR="00716971" w:rsidRDefault="00716971" w:rsidP="006E1676">
      <w:pPr>
        <w:spacing w:line="360" w:lineRule="auto"/>
        <w:contextualSpacing/>
        <w:rPr>
          <w:rFonts w:ascii="Cambria" w:hAnsi="Cambria"/>
          <w:bCs/>
          <w:sz w:val="28"/>
          <w:szCs w:val="28"/>
        </w:rPr>
      </w:pPr>
    </w:p>
    <w:p w14:paraId="78DCBDC1" w14:textId="5415599D" w:rsidR="007D0826" w:rsidRDefault="00C121B1" w:rsidP="006E1676">
      <w:pPr>
        <w:spacing w:line="360" w:lineRule="auto"/>
        <w:contextualSpacing/>
        <w:rPr>
          <w:rFonts w:ascii="Cambria" w:hAnsi="Cambria"/>
          <w:bCs/>
          <w:sz w:val="28"/>
          <w:szCs w:val="28"/>
        </w:rPr>
      </w:pPr>
      <w:r>
        <w:rPr>
          <w:rFonts w:ascii="Cambria" w:hAnsi="Cambria"/>
          <w:bCs/>
          <w:sz w:val="28"/>
          <w:szCs w:val="28"/>
        </w:rPr>
        <w:t>*</w:t>
      </w:r>
    </w:p>
    <w:p w14:paraId="1770081B" w14:textId="272C74EA" w:rsidR="0052724F" w:rsidRDefault="00C121B1" w:rsidP="00C121B1">
      <w:pPr>
        <w:spacing w:line="360" w:lineRule="auto"/>
        <w:contextualSpacing/>
        <w:rPr>
          <w:ins w:id="24745" w:author="Claire S" w:date="2026-06-05T20:45:00Z" w16du:dateUtc="2026-06-05T19:45:00Z"/>
          <w:rFonts w:ascii="Cambria" w:hAnsi="Cambria"/>
          <w:bCs/>
          <w:sz w:val="28"/>
          <w:szCs w:val="28"/>
        </w:rPr>
      </w:pPr>
      <w:r>
        <w:rPr>
          <w:rFonts w:ascii="Cambria" w:hAnsi="Cambria"/>
          <w:bCs/>
          <w:sz w:val="28"/>
          <w:szCs w:val="28"/>
        </w:rPr>
        <w:tab/>
        <w:t>‘Couldn’t you sleep either?’ Savannah</w:t>
      </w:r>
      <w:r w:rsidR="00033E41">
        <w:rPr>
          <w:rFonts w:ascii="Cambria" w:hAnsi="Cambria"/>
          <w:bCs/>
          <w:sz w:val="28"/>
          <w:szCs w:val="28"/>
        </w:rPr>
        <w:t xml:space="preserve">, dressed </w:t>
      </w:r>
      <w:del w:id="24746" w:author="Daisy Watt" w:date="2026-06-24T04:12:00Z" w16du:dateUtc="2026-06-24T02:12:00Z">
        <w:r w:rsidR="00033E41" w:rsidDel="002B7B3F">
          <w:rPr>
            <w:rFonts w:ascii="Cambria" w:hAnsi="Cambria"/>
            <w:bCs/>
            <w:sz w:val="28"/>
            <w:szCs w:val="28"/>
          </w:rPr>
          <w:delText>as</w:delText>
        </w:r>
      </w:del>
      <w:ins w:id="24747" w:author="Daisy Watt" w:date="2026-06-24T04:12:00Z" w16du:dateUtc="2026-06-24T02:12:00Z">
        <w:r w:rsidR="002B7B3F">
          <w:rPr>
            <w:rFonts w:ascii="Cambria" w:hAnsi="Cambria"/>
            <w:bCs/>
            <w:sz w:val="28"/>
            <w:szCs w:val="28"/>
          </w:rPr>
          <w:t>in</w:t>
        </w:r>
      </w:ins>
      <w:r w:rsidR="00033E41">
        <w:rPr>
          <w:rFonts w:ascii="Cambria" w:hAnsi="Cambria"/>
          <w:bCs/>
          <w:sz w:val="28"/>
          <w:szCs w:val="28"/>
        </w:rPr>
        <w:t xml:space="preserve"> an expensive</w:t>
      </w:r>
      <w:r w:rsidR="00C808A6">
        <w:rPr>
          <w:rFonts w:ascii="Cambria" w:hAnsi="Cambria"/>
          <w:bCs/>
          <w:sz w:val="28"/>
          <w:szCs w:val="28"/>
        </w:rPr>
        <w:t>-</w:t>
      </w:r>
      <w:r w:rsidR="00033E41">
        <w:rPr>
          <w:rFonts w:ascii="Cambria" w:hAnsi="Cambria"/>
          <w:bCs/>
          <w:sz w:val="28"/>
          <w:szCs w:val="28"/>
        </w:rPr>
        <w:t>looking peasant</w:t>
      </w:r>
      <w:r w:rsidR="00716971">
        <w:rPr>
          <w:rFonts w:ascii="Cambria" w:hAnsi="Cambria"/>
          <w:bCs/>
          <w:sz w:val="28"/>
          <w:szCs w:val="28"/>
        </w:rPr>
        <w:t xml:space="preserve"> outfit</w:t>
      </w:r>
      <w:r w:rsidR="00033E41">
        <w:rPr>
          <w:rFonts w:ascii="Cambria" w:hAnsi="Cambria"/>
          <w:bCs/>
          <w:sz w:val="28"/>
          <w:szCs w:val="28"/>
        </w:rPr>
        <w:t>,</w:t>
      </w:r>
      <w:r>
        <w:rPr>
          <w:rFonts w:ascii="Cambria" w:hAnsi="Cambria"/>
          <w:bCs/>
          <w:sz w:val="28"/>
          <w:szCs w:val="28"/>
        </w:rPr>
        <w:t xml:space="preserve"> greeted Clara as she stumbled down the stairs</w:t>
      </w:r>
      <w:r w:rsidR="006E1676">
        <w:rPr>
          <w:rFonts w:ascii="Cambria" w:hAnsi="Cambria"/>
          <w:bCs/>
          <w:sz w:val="28"/>
          <w:szCs w:val="28"/>
        </w:rPr>
        <w:t>,</w:t>
      </w:r>
      <w:r>
        <w:rPr>
          <w:rFonts w:ascii="Cambria" w:hAnsi="Cambria"/>
          <w:bCs/>
          <w:sz w:val="28"/>
          <w:szCs w:val="28"/>
        </w:rPr>
        <w:t xml:space="preserve"> into </w:t>
      </w:r>
      <w:r w:rsidR="002D0740">
        <w:rPr>
          <w:rFonts w:ascii="Cambria" w:hAnsi="Cambria"/>
          <w:bCs/>
          <w:sz w:val="28"/>
          <w:szCs w:val="28"/>
        </w:rPr>
        <w:t>a</w:t>
      </w:r>
      <w:r>
        <w:rPr>
          <w:rFonts w:ascii="Cambria" w:hAnsi="Cambria"/>
          <w:bCs/>
          <w:sz w:val="28"/>
          <w:szCs w:val="28"/>
        </w:rPr>
        <w:t xml:space="preserve"> hallway big enough almost for her whole flat.</w:t>
      </w:r>
      <w:ins w:id="24748" w:author="Claire S" w:date="2026-06-05T20:45:00Z" w16du:dateUtc="2026-06-05T19:45:00Z">
        <w:r w:rsidR="0052724F">
          <w:rPr>
            <w:rFonts w:ascii="Cambria" w:hAnsi="Cambria"/>
            <w:bCs/>
            <w:sz w:val="28"/>
            <w:szCs w:val="28"/>
          </w:rPr>
          <w:t xml:space="preserve"> ‘I’ve been reading Dex’s phone most of the night.’</w:t>
        </w:r>
      </w:ins>
    </w:p>
    <w:p w14:paraId="04A56CA6" w14:textId="031AE1BA" w:rsidR="0052724F" w:rsidRDefault="0052724F" w:rsidP="00C121B1">
      <w:pPr>
        <w:spacing w:line="360" w:lineRule="auto"/>
        <w:contextualSpacing/>
        <w:rPr>
          <w:ins w:id="24749" w:author="Claire S" w:date="2026-06-05T20:45:00Z" w16du:dateUtc="2026-06-05T19:45:00Z"/>
          <w:rFonts w:ascii="Cambria" w:hAnsi="Cambria"/>
          <w:bCs/>
          <w:sz w:val="28"/>
          <w:szCs w:val="28"/>
        </w:rPr>
      </w:pPr>
      <w:ins w:id="24750" w:author="Claire S" w:date="2026-06-05T20:45:00Z" w16du:dateUtc="2026-06-05T19:45:00Z">
        <w:r>
          <w:rPr>
            <w:rFonts w:ascii="Cambria" w:hAnsi="Cambria"/>
            <w:bCs/>
            <w:sz w:val="28"/>
            <w:szCs w:val="28"/>
          </w:rPr>
          <w:tab/>
          <w:t>‘And?’</w:t>
        </w:r>
      </w:ins>
    </w:p>
    <w:p w14:paraId="7CC34268" w14:textId="5BFCE966" w:rsidR="00E4513F" w:rsidRDefault="0052724F" w:rsidP="00C121B1">
      <w:pPr>
        <w:spacing w:line="360" w:lineRule="auto"/>
        <w:contextualSpacing/>
        <w:rPr>
          <w:rFonts w:ascii="Cambria" w:hAnsi="Cambria"/>
          <w:bCs/>
          <w:sz w:val="28"/>
          <w:szCs w:val="28"/>
        </w:rPr>
      </w:pPr>
      <w:ins w:id="24751" w:author="Claire S" w:date="2026-06-05T20:45:00Z" w16du:dateUtc="2026-06-05T19:45:00Z">
        <w:r>
          <w:rPr>
            <w:rFonts w:ascii="Cambria" w:hAnsi="Cambria"/>
            <w:bCs/>
            <w:sz w:val="28"/>
            <w:szCs w:val="28"/>
          </w:rPr>
          <w:tab/>
        </w:r>
      </w:ins>
      <w:ins w:id="24752" w:author="Claire S" w:date="2026-06-05T20:46:00Z" w16du:dateUtc="2026-06-05T19:46:00Z">
        <w:r>
          <w:rPr>
            <w:rFonts w:ascii="Cambria" w:hAnsi="Cambria"/>
            <w:bCs/>
            <w:sz w:val="28"/>
            <w:szCs w:val="28"/>
          </w:rPr>
          <w:t>‘Oh</w:t>
        </w:r>
      </w:ins>
      <w:ins w:id="24753" w:author="Daisy Watt" w:date="2026-06-24T04:13:00Z" w16du:dateUtc="2026-06-24T02:13:00Z">
        <w:r w:rsidR="000F0C64">
          <w:rPr>
            <w:rFonts w:ascii="Cambria" w:hAnsi="Cambria"/>
            <w:bCs/>
            <w:sz w:val="28"/>
            <w:szCs w:val="28"/>
          </w:rPr>
          <w:t>,</w:t>
        </w:r>
      </w:ins>
      <w:ins w:id="24754" w:author="Claire S" w:date="2026-06-05T20:46:00Z" w16du:dateUtc="2026-06-05T19:46:00Z">
        <w:r>
          <w:rPr>
            <w:rFonts w:ascii="Cambria" w:hAnsi="Cambria"/>
            <w:bCs/>
            <w:sz w:val="28"/>
            <w:szCs w:val="28"/>
          </w:rPr>
          <w:t xml:space="preserve"> nothing much.’ </w:t>
        </w:r>
      </w:ins>
      <w:ins w:id="24755" w:author="Claire S" w:date="2026-06-05T20:45:00Z" w16du:dateUtc="2026-06-05T19:45:00Z">
        <w:r>
          <w:rPr>
            <w:rFonts w:ascii="Cambria" w:hAnsi="Cambria"/>
            <w:bCs/>
            <w:sz w:val="28"/>
            <w:szCs w:val="28"/>
          </w:rPr>
          <w:t xml:space="preserve">Savannah had a bright smile on her face, </w:t>
        </w:r>
      </w:ins>
      <w:ins w:id="24756" w:author="Claire S" w:date="2026-06-05T20:46:00Z" w16du:dateUtc="2026-06-05T19:46:00Z">
        <w:r>
          <w:rPr>
            <w:rFonts w:ascii="Cambria" w:hAnsi="Cambria"/>
            <w:bCs/>
            <w:sz w:val="28"/>
            <w:szCs w:val="28"/>
          </w:rPr>
          <w:t>but</w:t>
        </w:r>
      </w:ins>
      <w:ins w:id="24757" w:author="Claire S" w:date="2026-06-05T20:45:00Z" w16du:dateUtc="2026-06-05T19:45:00Z">
        <w:r>
          <w:rPr>
            <w:rFonts w:ascii="Cambria" w:hAnsi="Cambria"/>
            <w:bCs/>
            <w:sz w:val="28"/>
            <w:szCs w:val="28"/>
          </w:rPr>
          <w:t xml:space="preserve"> her eyes l</w:t>
        </w:r>
      </w:ins>
      <w:ins w:id="24758" w:author="Claire S" w:date="2026-06-05T20:46:00Z" w16du:dateUtc="2026-06-05T19:46:00Z">
        <w:r>
          <w:rPr>
            <w:rFonts w:ascii="Cambria" w:hAnsi="Cambria"/>
            <w:bCs/>
            <w:sz w:val="28"/>
            <w:szCs w:val="28"/>
          </w:rPr>
          <w:t>ooked like pinholes in the snow.</w:t>
        </w:r>
      </w:ins>
      <w:r w:rsidR="00C121B1">
        <w:rPr>
          <w:rFonts w:ascii="Cambria" w:hAnsi="Cambria"/>
          <w:bCs/>
          <w:sz w:val="28"/>
          <w:szCs w:val="28"/>
        </w:rPr>
        <w:t xml:space="preserve"> </w:t>
      </w:r>
      <w:r w:rsidR="00F50D94">
        <w:rPr>
          <w:rFonts w:ascii="Cambria" w:hAnsi="Cambria"/>
          <w:bCs/>
          <w:sz w:val="28"/>
          <w:szCs w:val="28"/>
        </w:rPr>
        <w:t>‘</w:t>
      </w:r>
      <w:r w:rsidR="004E0E19">
        <w:rPr>
          <w:rFonts w:ascii="Cambria" w:hAnsi="Cambria"/>
          <w:bCs/>
          <w:sz w:val="28"/>
          <w:szCs w:val="28"/>
        </w:rPr>
        <w:t>Big news</w:t>
      </w:r>
      <w:del w:id="24759" w:author="Claire S" w:date="2026-06-05T15:48:00Z" w16du:dateUtc="2026-06-05T14:48:00Z">
        <w:r w:rsidR="00033E41">
          <w:rPr>
            <w:rFonts w:ascii="Cambria" w:hAnsi="Cambria"/>
            <w:bCs/>
            <w:sz w:val="28"/>
            <w:szCs w:val="28"/>
          </w:rPr>
          <w:delText xml:space="preserve">! </w:delText>
        </w:r>
      </w:del>
      <w:ins w:id="24760" w:author="Claire S" w:date="2026-06-05T15:48:00Z" w16du:dateUtc="2026-06-05T14:48:00Z">
        <w:r w:rsidR="00023A12">
          <w:rPr>
            <w:rFonts w:ascii="Cambria" w:hAnsi="Cambria"/>
            <w:bCs/>
            <w:sz w:val="28"/>
            <w:szCs w:val="28"/>
          </w:rPr>
          <w:t xml:space="preserve"> - w</w:t>
        </w:r>
      </w:ins>
      <w:del w:id="24761" w:author="Claire S" w:date="2026-06-05T15:48:00Z" w16du:dateUtc="2026-06-05T14:48:00Z">
        <w:r w:rsidR="00033E41">
          <w:rPr>
            <w:rFonts w:ascii="Cambria" w:hAnsi="Cambria"/>
            <w:bCs/>
            <w:sz w:val="28"/>
            <w:szCs w:val="28"/>
          </w:rPr>
          <w:delText>W</w:delText>
        </w:r>
      </w:del>
      <w:r w:rsidR="00033E41">
        <w:rPr>
          <w:rFonts w:ascii="Cambria" w:hAnsi="Cambria"/>
          <w:bCs/>
          <w:sz w:val="28"/>
          <w:szCs w:val="28"/>
        </w:rPr>
        <w:t>e’re</w:t>
      </w:r>
      <w:r w:rsidR="00E4513F">
        <w:rPr>
          <w:rFonts w:ascii="Cambria" w:hAnsi="Cambria"/>
          <w:bCs/>
          <w:sz w:val="28"/>
          <w:szCs w:val="28"/>
        </w:rPr>
        <w:t xml:space="preserve"> go</w:t>
      </w:r>
      <w:r w:rsidR="00033E41">
        <w:rPr>
          <w:rFonts w:ascii="Cambria" w:hAnsi="Cambria"/>
          <w:bCs/>
          <w:sz w:val="28"/>
          <w:szCs w:val="28"/>
        </w:rPr>
        <w:t>ing to visit</w:t>
      </w:r>
      <w:r w:rsidR="00E4513F">
        <w:rPr>
          <w:rFonts w:ascii="Cambria" w:hAnsi="Cambria"/>
          <w:bCs/>
          <w:sz w:val="28"/>
          <w:szCs w:val="28"/>
        </w:rPr>
        <w:t xml:space="preserve"> Jackson</w:t>
      </w:r>
      <w:r w:rsidR="00033E41">
        <w:rPr>
          <w:rFonts w:ascii="Cambria" w:hAnsi="Cambria"/>
          <w:bCs/>
          <w:sz w:val="28"/>
          <w:szCs w:val="28"/>
        </w:rPr>
        <w:t xml:space="preserve"> in hospital</w:t>
      </w:r>
      <w:r w:rsidR="00716971">
        <w:rPr>
          <w:rFonts w:ascii="Cambria" w:hAnsi="Cambria"/>
          <w:bCs/>
          <w:sz w:val="28"/>
          <w:szCs w:val="28"/>
        </w:rPr>
        <w:t xml:space="preserve"> right now</w:t>
      </w:r>
      <w:r w:rsidR="00F2404E">
        <w:rPr>
          <w:rFonts w:ascii="Cambria" w:hAnsi="Cambria"/>
          <w:bCs/>
          <w:sz w:val="28"/>
          <w:szCs w:val="28"/>
        </w:rPr>
        <w:t xml:space="preserve">, </w:t>
      </w:r>
      <w:del w:id="24762" w:author="Claire S" w:date="2026-06-05T16:55:00Z" w16du:dateUtc="2026-06-05T15:55:00Z">
        <w:r w:rsidR="00F2404E" w:rsidDel="00737042">
          <w:rPr>
            <w:rFonts w:ascii="Cambria" w:hAnsi="Cambria"/>
            <w:bCs/>
            <w:sz w:val="28"/>
            <w:szCs w:val="28"/>
          </w:rPr>
          <w:delText>and</w:delText>
        </w:r>
        <w:r w:rsidR="00716971" w:rsidDel="00737042">
          <w:rPr>
            <w:rFonts w:ascii="Cambria" w:hAnsi="Cambria"/>
            <w:bCs/>
            <w:sz w:val="28"/>
            <w:szCs w:val="28"/>
          </w:rPr>
          <w:delText xml:space="preserve"> </w:delText>
        </w:r>
      </w:del>
      <w:ins w:id="24763" w:author="Claire S" w:date="2026-06-05T16:55:00Z" w16du:dateUtc="2026-06-05T15:55:00Z">
        <w:r w:rsidR="00737042">
          <w:rPr>
            <w:rFonts w:ascii="Cambria" w:hAnsi="Cambria"/>
            <w:bCs/>
            <w:sz w:val="28"/>
            <w:szCs w:val="28"/>
          </w:rPr>
          <w:t xml:space="preserve">so </w:t>
        </w:r>
      </w:ins>
      <w:r w:rsidR="00716971">
        <w:rPr>
          <w:rFonts w:ascii="Cambria" w:hAnsi="Cambria"/>
          <w:bCs/>
          <w:sz w:val="28"/>
          <w:szCs w:val="28"/>
        </w:rPr>
        <w:t>we can</w:t>
      </w:r>
      <w:r w:rsidR="006E1676">
        <w:rPr>
          <w:rFonts w:ascii="Cambria" w:hAnsi="Cambria"/>
          <w:bCs/>
          <w:sz w:val="28"/>
          <w:szCs w:val="28"/>
        </w:rPr>
        <w:t xml:space="preserve"> </w:t>
      </w:r>
      <w:r w:rsidR="00AB7DB9">
        <w:rPr>
          <w:rFonts w:ascii="Cambria" w:hAnsi="Cambria"/>
          <w:bCs/>
          <w:sz w:val="28"/>
          <w:szCs w:val="28"/>
        </w:rPr>
        <w:t xml:space="preserve">find out </w:t>
      </w:r>
      <w:r w:rsidR="00E4513F">
        <w:rPr>
          <w:rFonts w:ascii="Cambria" w:hAnsi="Cambria"/>
          <w:bCs/>
          <w:sz w:val="28"/>
          <w:szCs w:val="28"/>
        </w:rPr>
        <w:t xml:space="preserve">what </w:t>
      </w:r>
      <w:r w:rsidR="00F2404E">
        <w:rPr>
          <w:rFonts w:ascii="Cambria" w:hAnsi="Cambria"/>
          <w:bCs/>
          <w:sz w:val="28"/>
          <w:szCs w:val="28"/>
        </w:rPr>
        <w:t>actually</w:t>
      </w:r>
      <w:r w:rsidR="00716971">
        <w:rPr>
          <w:rFonts w:ascii="Cambria" w:hAnsi="Cambria"/>
          <w:bCs/>
          <w:sz w:val="28"/>
          <w:szCs w:val="28"/>
        </w:rPr>
        <w:t xml:space="preserve"> </w:t>
      </w:r>
      <w:r w:rsidR="00E4513F">
        <w:rPr>
          <w:rFonts w:ascii="Cambria" w:hAnsi="Cambria"/>
          <w:bCs/>
          <w:sz w:val="28"/>
          <w:szCs w:val="28"/>
        </w:rPr>
        <w:t>happened.</w:t>
      </w:r>
      <w:r w:rsidR="00DB2DED">
        <w:rPr>
          <w:rFonts w:ascii="Cambria" w:hAnsi="Cambria"/>
          <w:bCs/>
          <w:sz w:val="28"/>
          <w:szCs w:val="28"/>
        </w:rPr>
        <w:t xml:space="preserve"> I’ve got </w:t>
      </w:r>
      <w:del w:id="24764" w:author="Claire S" w:date="2026-06-05T16:56:00Z" w16du:dateUtc="2026-06-05T15:56:00Z">
        <w:r w:rsidR="00DB2DED" w:rsidDel="00737042">
          <w:rPr>
            <w:rFonts w:ascii="Cambria" w:hAnsi="Cambria"/>
            <w:bCs/>
            <w:sz w:val="28"/>
            <w:szCs w:val="28"/>
          </w:rPr>
          <w:delText xml:space="preserve">a couple of </w:delText>
        </w:r>
      </w:del>
      <w:r w:rsidR="00DB2DED">
        <w:rPr>
          <w:rFonts w:ascii="Cambria" w:hAnsi="Cambria"/>
          <w:bCs/>
          <w:sz w:val="28"/>
          <w:szCs w:val="28"/>
        </w:rPr>
        <w:t>questions for him</w:t>
      </w:r>
      <w:ins w:id="24765" w:author="Daisy Watt" w:date="2026-06-24T04:15:00Z" w16du:dateUtc="2026-06-24T02:15:00Z">
        <w:r w:rsidR="00792E92">
          <w:rPr>
            <w:rFonts w:ascii="Cambria" w:hAnsi="Cambria"/>
            <w:bCs/>
            <w:sz w:val="28"/>
            <w:szCs w:val="28"/>
          </w:rPr>
          <w:t>,</w:t>
        </w:r>
      </w:ins>
      <w:r w:rsidR="00DB2DED">
        <w:rPr>
          <w:rFonts w:ascii="Cambria" w:hAnsi="Cambria"/>
          <w:bCs/>
          <w:sz w:val="28"/>
          <w:szCs w:val="28"/>
        </w:rPr>
        <w:t xml:space="preserve"> myself.</w:t>
      </w:r>
      <w:r w:rsidR="00F50D94">
        <w:rPr>
          <w:rFonts w:ascii="Cambria" w:hAnsi="Cambria"/>
          <w:bCs/>
          <w:sz w:val="28"/>
          <w:szCs w:val="28"/>
        </w:rPr>
        <w:t xml:space="preserve">’ </w:t>
      </w:r>
    </w:p>
    <w:p w14:paraId="738DB324" w14:textId="056A1F10" w:rsidR="00E4513F" w:rsidRDefault="00E4513F" w:rsidP="00E4513F">
      <w:pPr>
        <w:spacing w:line="360" w:lineRule="auto"/>
        <w:ind w:firstLine="720"/>
        <w:contextualSpacing/>
        <w:rPr>
          <w:del w:id="24766" w:author="Claire S" w:date="2026-06-05T15:49:00Z" w16du:dateUtc="2026-06-05T14:49:00Z"/>
          <w:rFonts w:ascii="Cambria" w:hAnsi="Cambria"/>
          <w:bCs/>
          <w:sz w:val="28"/>
          <w:szCs w:val="28"/>
        </w:rPr>
      </w:pPr>
      <w:r>
        <w:rPr>
          <w:rFonts w:ascii="Cambria" w:hAnsi="Cambria"/>
          <w:bCs/>
          <w:sz w:val="28"/>
          <w:szCs w:val="28"/>
        </w:rPr>
        <w:t>‘</w:t>
      </w:r>
      <w:r w:rsidR="002D0740">
        <w:rPr>
          <w:rFonts w:ascii="Cambria" w:hAnsi="Cambria"/>
          <w:bCs/>
          <w:sz w:val="28"/>
          <w:szCs w:val="28"/>
        </w:rPr>
        <w:t>I can’t</w:t>
      </w:r>
      <w:ins w:id="24767" w:author="Claire S" w:date="2026-06-05T20:46:00Z" w16du:dateUtc="2026-06-05T19:46:00Z">
        <w:r w:rsidR="0052724F">
          <w:rPr>
            <w:rFonts w:ascii="Cambria" w:hAnsi="Cambria"/>
            <w:bCs/>
            <w:sz w:val="28"/>
            <w:szCs w:val="28"/>
          </w:rPr>
          <w:t>,</w:t>
        </w:r>
      </w:ins>
      <w:r w:rsidR="002D0740">
        <w:rPr>
          <w:rFonts w:ascii="Cambria" w:hAnsi="Cambria"/>
          <w:bCs/>
          <w:sz w:val="28"/>
          <w:szCs w:val="28"/>
        </w:rPr>
        <w:t xml:space="preserve"> </w:t>
      </w:r>
      <w:del w:id="24768" w:author="Claire S" w:date="2026-06-05T16:56:00Z" w16du:dateUtc="2026-06-05T15:56:00Z">
        <w:r w:rsidR="002D0740" w:rsidDel="00737042">
          <w:rPr>
            <w:rFonts w:ascii="Cambria" w:hAnsi="Cambria"/>
            <w:bCs/>
            <w:sz w:val="28"/>
            <w:szCs w:val="28"/>
          </w:rPr>
          <w:delText>though</w:delText>
        </w:r>
      </w:del>
      <w:ins w:id="24769" w:author="Claire S" w:date="2026-06-05T16:56:00Z" w16du:dateUtc="2026-06-05T15:56:00Z">
        <w:r w:rsidR="00737042">
          <w:rPr>
            <w:rFonts w:ascii="Cambria" w:hAnsi="Cambria"/>
            <w:bCs/>
            <w:sz w:val="28"/>
            <w:szCs w:val="28"/>
          </w:rPr>
          <w:t>sorry</w:t>
        </w:r>
      </w:ins>
      <w:del w:id="24770" w:author="Daisy Watt" w:date="2026-06-24T04:15:00Z" w16du:dateUtc="2026-06-24T02:15:00Z">
        <w:r w:rsidR="00AB7DB9" w:rsidDel="00792E92">
          <w:rPr>
            <w:rFonts w:ascii="Cambria" w:hAnsi="Cambria"/>
            <w:bCs/>
            <w:sz w:val="28"/>
            <w:szCs w:val="28"/>
          </w:rPr>
          <w:delText>,</w:delText>
        </w:r>
      </w:del>
      <w:ins w:id="24771" w:author="Daisy Watt" w:date="2026-06-24T04:15:00Z" w16du:dateUtc="2026-06-24T02:15:00Z">
        <w:r w:rsidR="00792E92">
          <w:rPr>
            <w:rFonts w:ascii="Cambria" w:hAnsi="Cambria"/>
            <w:bCs/>
            <w:sz w:val="28"/>
            <w:szCs w:val="28"/>
          </w:rPr>
          <w:t>.</w:t>
        </w:r>
      </w:ins>
      <w:r>
        <w:rPr>
          <w:rFonts w:ascii="Cambria" w:hAnsi="Cambria"/>
          <w:bCs/>
          <w:sz w:val="28"/>
          <w:szCs w:val="28"/>
        </w:rPr>
        <w:t xml:space="preserve">’ Clara </w:t>
      </w:r>
      <w:r w:rsidR="004228C1">
        <w:rPr>
          <w:rFonts w:ascii="Cambria" w:hAnsi="Cambria"/>
          <w:bCs/>
          <w:sz w:val="28"/>
          <w:szCs w:val="28"/>
        </w:rPr>
        <w:t xml:space="preserve">sat </w:t>
      </w:r>
      <w:r w:rsidR="001A2E0E">
        <w:rPr>
          <w:rFonts w:ascii="Cambria" w:hAnsi="Cambria"/>
          <w:bCs/>
          <w:sz w:val="28"/>
          <w:szCs w:val="28"/>
        </w:rPr>
        <w:t>at</w:t>
      </w:r>
      <w:r w:rsidR="004228C1">
        <w:rPr>
          <w:rFonts w:ascii="Cambria" w:hAnsi="Cambria"/>
          <w:bCs/>
          <w:sz w:val="28"/>
          <w:szCs w:val="28"/>
        </w:rPr>
        <w:t xml:space="preserve"> the bottom </w:t>
      </w:r>
      <w:r w:rsidR="001A2E0E">
        <w:rPr>
          <w:rFonts w:ascii="Cambria" w:hAnsi="Cambria"/>
          <w:bCs/>
          <w:sz w:val="28"/>
          <w:szCs w:val="28"/>
        </w:rPr>
        <w:t>of the swee</w:t>
      </w:r>
      <w:r w:rsidR="004228C1">
        <w:rPr>
          <w:rFonts w:ascii="Cambria" w:hAnsi="Cambria"/>
          <w:bCs/>
          <w:sz w:val="28"/>
          <w:szCs w:val="28"/>
        </w:rPr>
        <w:t>p</w:t>
      </w:r>
      <w:r w:rsidR="001A2E0E">
        <w:rPr>
          <w:rFonts w:ascii="Cambria" w:hAnsi="Cambria"/>
          <w:bCs/>
          <w:sz w:val="28"/>
          <w:szCs w:val="28"/>
        </w:rPr>
        <w:t>ing staircase,</w:t>
      </w:r>
      <w:r w:rsidR="004228C1">
        <w:rPr>
          <w:rFonts w:ascii="Cambria" w:hAnsi="Cambria"/>
          <w:bCs/>
          <w:sz w:val="28"/>
          <w:szCs w:val="28"/>
        </w:rPr>
        <w:t xml:space="preserve"> and </w:t>
      </w:r>
      <w:r w:rsidR="00716971">
        <w:rPr>
          <w:rFonts w:ascii="Cambria" w:hAnsi="Cambria"/>
          <w:bCs/>
          <w:sz w:val="28"/>
          <w:szCs w:val="28"/>
        </w:rPr>
        <w:t>t</w:t>
      </w:r>
      <w:r w:rsidR="004228C1">
        <w:rPr>
          <w:rFonts w:ascii="Cambria" w:hAnsi="Cambria"/>
          <w:bCs/>
          <w:sz w:val="28"/>
          <w:szCs w:val="28"/>
        </w:rPr>
        <w:t>rie</w:t>
      </w:r>
      <w:r>
        <w:rPr>
          <w:rFonts w:ascii="Cambria" w:hAnsi="Cambria"/>
          <w:bCs/>
          <w:sz w:val="28"/>
          <w:szCs w:val="28"/>
        </w:rPr>
        <w:t>d to put her boots on</w:t>
      </w:r>
      <w:r w:rsidR="005B6CF1">
        <w:rPr>
          <w:rFonts w:ascii="Cambria" w:hAnsi="Cambria"/>
          <w:bCs/>
          <w:sz w:val="28"/>
          <w:szCs w:val="28"/>
        </w:rPr>
        <w:t>,</w:t>
      </w:r>
      <w:r w:rsidR="006E1676">
        <w:rPr>
          <w:rFonts w:ascii="Cambria" w:hAnsi="Cambria"/>
          <w:bCs/>
          <w:sz w:val="28"/>
          <w:szCs w:val="28"/>
        </w:rPr>
        <w:t xml:space="preserve"> but </w:t>
      </w:r>
      <w:r w:rsidR="004228C1">
        <w:rPr>
          <w:rFonts w:ascii="Cambria" w:hAnsi="Cambria"/>
          <w:bCs/>
          <w:sz w:val="28"/>
          <w:szCs w:val="28"/>
        </w:rPr>
        <w:t>she was</w:t>
      </w:r>
      <w:r w:rsidR="006E1676">
        <w:rPr>
          <w:rFonts w:ascii="Cambria" w:hAnsi="Cambria"/>
          <w:bCs/>
          <w:sz w:val="28"/>
          <w:szCs w:val="28"/>
        </w:rPr>
        <w:t xml:space="preserve"> all thumbs.</w:t>
      </w:r>
      <w:r w:rsidR="00AB7DB9">
        <w:rPr>
          <w:rFonts w:ascii="Cambria" w:hAnsi="Cambria"/>
          <w:bCs/>
          <w:sz w:val="28"/>
          <w:szCs w:val="28"/>
        </w:rPr>
        <w:t xml:space="preserve"> </w:t>
      </w:r>
      <w:r w:rsidR="00214D5A">
        <w:rPr>
          <w:rFonts w:ascii="Cambria" w:hAnsi="Cambria"/>
          <w:bCs/>
          <w:sz w:val="28"/>
          <w:szCs w:val="28"/>
        </w:rPr>
        <w:t>‘</w:t>
      </w:r>
      <w:ins w:id="24772" w:author="Claire S" w:date="2026-06-05T15:54:00Z" w16du:dateUtc="2026-06-05T14:54:00Z">
        <w:r w:rsidR="007C3BFA">
          <w:rPr>
            <w:rFonts w:ascii="Cambria" w:hAnsi="Cambria"/>
            <w:bCs/>
            <w:sz w:val="28"/>
            <w:szCs w:val="28"/>
          </w:rPr>
          <w:t>I need t</w:t>
        </w:r>
      </w:ins>
      <w:ins w:id="24773" w:author="Claire S" w:date="2026-06-05T15:55:00Z" w16du:dateUtc="2026-06-05T14:55:00Z">
        <w:r w:rsidR="007C3BFA">
          <w:rPr>
            <w:rFonts w:ascii="Cambria" w:hAnsi="Cambria"/>
            <w:bCs/>
            <w:sz w:val="28"/>
            <w:szCs w:val="28"/>
          </w:rPr>
          <w:t>o go</w:t>
        </w:r>
        <w:del w:id="24774" w:author="Daisy Watt" w:date="2026-06-24T04:15:00Z" w16du:dateUtc="2026-06-24T02:15:00Z">
          <w:r w:rsidR="007C3BFA" w:rsidDel="00792E92">
            <w:rPr>
              <w:rFonts w:ascii="Cambria" w:hAnsi="Cambria"/>
              <w:bCs/>
              <w:sz w:val="28"/>
              <w:szCs w:val="28"/>
            </w:rPr>
            <w:delText>,</w:delText>
          </w:r>
        </w:del>
      </w:ins>
      <w:ins w:id="24775" w:author="Daisy Watt" w:date="2026-06-24T04:15:00Z" w16du:dateUtc="2026-06-24T02:15:00Z">
        <w:r w:rsidR="00792E92">
          <w:rPr>
            <w:rFonts w:ascii="Cambria" w:hAnsi="Cambria"/>
            <w:bCs/>
            <w:sz w:val="28"/>
            <w:szCs w:val="28"/>
          </w:rPr>
          <w:t xml:space="preserve"> –</w:t>
        </w:r>
      </w:ins>
      <w:ins w:id="24776" w:author="Claire S" w:date="2026-06-05T15:55:00Z" w16du:dateUtc="2026-06-05T14:55:00Z">
        <w:r w:rsidR="007C3BFA">
          <w:rPr>
            <w:rFonts w:ascii="Cambria" w:hAnsi="Cambria"/>
            <w:bCs/>
            <w:sz w:val="28"/>
            <w:szCs w:val="28"/>
          </w:rPr>
          <w:t xml:space="preserve"> </w:t>
        </w:r>
      </w:ins>
      <w:del w:id="24777" w:author="Claire S" w:date="2026-06-05T15:49:00Z" w16du:dateUtc="2026-06-05T14:49:00Z">
        <w:r w:rsidR="00214D5A">
          <w:rPr>
            <w:rFonts w:ascii="Cambria" w:hAnsi="Cambria"/>
            <w:bCs/>
            <w:sz w:val="28"/>
            <w:szCs w:val="28"/>
          </w:rPr>
          <w:delText>W</w:delText>
        </w:r>
        <w:r w:rsidR="00AB7DB9">
          <w:rPr>
            <w:rFonts w:ascii="Cambria" w:hAnsi="Cambria"/>
            <w:bCs/>
            <w:sz w:val="28"/>
            <w:szCs w:val="28"/>
          </w:rPr>
          <w:delText>hat about work?’</w:delText>
        </w:r>
      </w:del>
    </w:p>
    <w:p w14:paraId="3662BC24" w14:textId="76952D67" w:rsidR="00F50D94" w:rsidRDefault="00E4513F">
      <w:pPr>
        <w:spacing w:line="360" w:lineRule="auto"/>
        <w:contextualSpacing/>
        <w:rPr>
          <w:moveFrom w:id="24778" w:author="Claire S" w:date="2026-06-05T15:54:00Z" w16du:dateUtc="2026-06-05T14:54:00Z"/>
          <w:rFonts w:ascii="Cambria" w:hAnsi="Cambria"/>
          <w:bCs/>
          <w:sz w:val="28"/>
          <w:szCs w:val="28"/>
        </w:rPr>
        <w:pPrChange w:id="24779" w:author="Claire S" w:date="2026-06-05T16:45:00Z" w16du:dateUtc="2026-06-05T15:45:00Z">
          <w:pPr>
            <w:spacing w:line="360" w:lineRule="auto"/>
            <w:ind w:firstLine="720"/>
            <w:contextualSpacing/>
          </w:pPr>
        </w:pPrChange>
      </w:pPr>
      <w:del w:id="24780" w:author="Claire S" w:date="2026-06-05T15:49:00Z" w16du:dateUtc="2026-06-05T14:49:00Z">
        <w:r>
          <w:rPr>
            <w:rFonts w:ascii="Cambria" w:hAnsi="Cambria"/>
            <w:bCs/>
            <w:sz w:val="28"/>
            <w:szCs w:val="28"/>
          </w:rPr>
          <w:delText>‘</w:delText>
        </w:r>
      </w:del>
      <w:moveFromRangeStart w:id="24781" w:author="Claire S" w:date="2026-06-05T15:54:00Z" w:name="move231567298"/>
      <w:moveFrom w:id="24782" w:author="Claire S" w:date="2026-06-05T15:54:00Z" w16du:dateUtc="2026-06-05T14:54:00Z">
        <w:r w:rsidR="002D0740">
          <w:rPr>
            <w:rFonts w:ascii="Cambria" w:hAnsi="Cambria"/>
            <w:bCs/>
            <w:sz w:val="28"/>
            <w:szCs w:val="28"/>
          </w:rPr>
          <w:t xml:space="preserve">It’s early, and </w:t>
        </w:r>
        <w:r w:rsidR="00214D5A">
          <w:rPr>
            <w:rFonts w:ascii="Cambria" w:hAnsi="Cambria"/>
            <w:bCs/>
            <w:sz w:val="28"/>
            <w:szCs w:val="28"/>
          </w:rPr>
          <w:t>my</w:t>
        </w:r>
        <w:r w:rsidR="00AB7DB9">
          <w:rPr>
            <w:rFonts w:ascii="Cambria" w:hAnsi="Cambria"/>
            <w:bCs/>
            <w:sz w:val="28"/>
            <w:szCs w:val="28"/>
          </w:rPr>
          <w:t xml:space="preserve"> driver’s </w:t>
        </w:r>
        <w:r w:rsidR="00214D5A">
          <w:rPr>
            <w:rFonts w:ascii="Cambria" w:hAnsi="Cambria"/>
            <w:bCs/>
            <w:sz w:val="28"/>
            <w:szCs w:val="28"/>
          </w:rPr>
          <w:t xml:space="preserve">already </w:t>
        </w:r>
        <w:r w:rsidR="00AB7DB9">
          <w:rPr>
            <w:rFonts w:ascii="Cambria" w:hAnsi="Cambria"/>
            <w:bCs/>
            <w:sz w:val="28"/>
            <w:szCs w:val="28"/>
          </w:rPr>
          <w:t xml:space="preserve">outside. </w:t>
        </w:r>
        <w:r w:rsidR="002D0740">
          <w:rPr>
            <w:rFonts w:ascii="Cambria" w:hAnsi="Cambria"/>
            <w:bCs/>
            <w:sz w:val="28"/>
            <w:szCs w:val="28"/>
          </w:rPr>
          <w:t>I’ll square it with Ruth if you’re late.</w:t>
        </w:r>
        <w:r>
          <w:rPr>
            <w:rFonts w:ascii="Cambria" w:hAnsi="Cambria"/>
            <w:bCs/>
            <w:sz w:val="28"/>
            <w:szCs w:val="28"/>
          </w:rPr>
          <w:t xml:space="preserve">’ </w:t>
        </w:r>
        <w:r w:rsidR="00F50D94">
          <w:rPr>
            <w:rFonts w:ascii="Cambria" w:hAnsi="Cambria"/>
            <w:bCs/>
            <w:sz w:val="28"/>
            <w:szCs w:val="28"/>
          </w:rPr>
          <w:t>Sav</w:t>
        </w:r>
        <w:r w:rsidR="00214D5A">
          <w:rPr>
            <w:rFonts w:ascii="Cambria" w:hAnsi="Cambria"/>
            <w:bCs/>
            <w:sz w:val="28"/>
            <w:szCs w:val="28"/>
          </w:rPr>
          <w:t>annah</w:t>
        </w:r>
        <w:r w:rsidR="00F50D94">
          <w:rPr>
            <w:rFonts w:ascii="Cambria" w:hAnsi="Cambria"/>
            <w:bCs/>
            <w:sz w:val="28"/>
            <w:szCs w:val="28"/>
          </w:rPr>
          <w:t xml:space="preserve"> </w:t>
        </w:r>
        <w:r w:rsidR="00214D5A">
          <w:rPr>
            <w:rFonts w:ascii="Cambria" w:hAnsi="Cambria"/>
            <w:bCs/>
            <w:sz w:val="28"/>
            <w:szCs w:val="28"/>
          </w:rPr>
          <w:t>glanc</w:t>
        </w:r>
        <w:r w:rsidR="00F50D94">
          <w:rPr>
            <w:rFonts w:ascii="Cambria" w:hAnsi="Cambria"/>
            <w:bCs/>
            <w:sz w:val="28"/>
            <w:szCs w:val="28"/>
          </w:rPr>
          <w:t xml:space="preserve">ed </w:t>
        </w:r>
        <w:r w:rsidR="004228C1">
          <w:rPr>
            <w:rFonts w:ascii="Cambria" w:hAnsi="Cambria"/>
            <w:bCs/>
            <w:sz w:val="28"/>
            <w:szCs w:val="28"/>
          </w:rPr>
          <w:t>down</w:t>
        </w:r>
        <w:r w:rsidR="00F50D94">
          <w:rPr>
            <w:rFonts w:ascii="Cambria" w:hAnsi="Cambria"/>
            <w:bCs/>
            <w:sz w:val="28"/>
            <w:szCs w:val="28"/>
          </w:rPr>
          <w:t xml:space="preserve"> at </w:t>
        </w:r>
        <w:r w:rsidR="00AB7DB9">
          <w:rPr>
            <w:rFonts w:ascii="Cambria" w:hAnsi="Cambria"/>
            <w:bCs/>
            <w:sz w:val="28"/>
            <w:szCs w:val="28"/>
          </w:rPr>
          <w:t>Clara</w:t>
        </w:r>
        <w:r>
          <w:rPr>
            <w:rFonts w:ascii="Cambria" w:hAnsi="Cambria"/>
            <w:bCs/>
            <w:sz w:val="28"/>
            <w:szCs w:val="28"/>
          </w:rPr>
          <w:t>. ‘Y</w:t>
        </w:r>
        <w:r w:rsidR="00F50D94">
          <w:rPr>
            <w:rFonts w:ascii="Cambria" w:hAnsi="Cambria"/>
            <w:bCs/>
            <w:sz w:val="28"/>
            <w:szCs w:val="28"/>
          </w:rPr>
          <w:t>ou look like you’ve seen a ghost</w:t>
        </w:r>
        <w:r w:rsidR="00AB7DB9">
          <w:rPr>
            <w:rFonts w:ascii="Cambria" w:hAnsi="Cambria"/>
            <w:bCs/>
            <w:sz w:val="28"/>
            <w:szCs w:val="28"/>
          </w:rPr>
          <w:t>, darling</w:t>
        </w:r>
        <w:r w:rsidR="00F50D94">
          <w:rPr>
            <w:rFonts w:ascii="Cambria" w:hAnsi="Cambria"/>
            <w:bCs/>
            <w:sz w:val="28"/>
            <w:szCs w:val="28"/>
          </w:rPr>
          <w:t>. What’s wrong?’</w:t>
        </w:r>
      </w:moveFrom>
    </w:p>
    <w:p w14:paraId="5AC49618" w14:textId="14ECEAB1" w:rsidR="009B3B1E" w:rsidRDefault="00C121B1" w:rsidP="009B3B1E">
      <w:pPr>
        <w:spacing w:line="360" w:lineRule="auto"/>
        <w:ind w:firstLine="720"/>
        <w:contextualSpacing/>
        <w:rPr>
          <w:ins w:id="24783" w:author="Claire S" w:date="2026-06-05T15:50:00Z" w16du:dateUtc="2026-06-05T14:50:00Z"/>
          <w:rFonts w:ascii="Cambria" w:hAnsi="Cambria"/>
          <w:bCs/>
          <w:sz w:val="28"/>
          <w:szCs w:val="28"/>
        </w:rPr>
      </w:pPr>
      <w:moveFrom w:id="24784" w:author="Claire S" w:date="2026-06-05T15:54:00Z" w16du:dateUtc="2026-06-05T14:54:00Z">
        <w:r>
          <w:rPr>
            <w:rFonts w:ascii="Cambria" w:hAnsi="Cambria"/>
            <w:bCs/>
            <w:sz w:val="28"/>
            <w:szCs w:val="28"/>
          </w:rPr>
          <w:tab/>
        </w:r>
        <w:commentRangeStart w:id="24785"/>
        <w:r>
          <w:rPr>
            <w:rFonts w:ascii="Cambria" w:hAnsi="Cambria"/>
            <w:bCs/>
            <w:sz w:val="28"/>
            <w:szCs w:val="28"/>
          </w:rPr>
          <w:t>‘</w:t>
        </w:r>
        <w:r w:rsidR="002D0740">
          <w:rPr>
            <w:rFonts w:ascii="Cambria" w:hAnsi="Cambria"/>
            <w:bCs/>
            <w:sz w:val="28"/>
            <w:szCs w:val="28"/>
          </w:rPr>
          <w:t>I’m not sure</w:t>
        </w:r>
        <w:r w:rsidR="00E4513F">
          <w:rPr>
            <w:rFonts w:ascii="Cambria" w:hAnsi="Cambria"/>
            <w:bCs/>
            <w:sz w:val="28"/>
            <w:szCs w:val="28"/>
          </w:rPr>
          <w:t>.</w:t>
        </w:r>
        <w:r w:rsidR="00B0143B">
          <w:rPr>
            <w:rFonts w:ascii="Cambria" w:hAnsi="Cambria"/>
            <w:bCs/>
            <w:sz w:val="28"/>
            <w:szCs w:val="28"/>
          </w:rPr>
          <w:t>’</w:t>
        </w:r>
        <w:r w:rsidR="00E4513F">
          <w:rPr>
            <w:rFonts w:ascii="Cambria" w:hAnsi="Cambria"/>
            <w:bCs/>
            <w:sz w:val="28"/>
            <w:szCs w:val="28"/>
          </w:rPr>
          <w:t xml:space="preserve"> </w:t>
        </w:r>
        <w:r w:rsidR="00AB7DB9">
          <w:rPr>
            <w:rFonts w:ascii="Cambria" w:hAnsi="Cambria"/>
            <w:bCs/>
            <w:sz w:val="28"/>
            <w:szCs w:val="28"/>
          </w:rPr>
          <w:t xml:space="preserve">Clara </w:t>
        </w:r>
        <w:r w:rsidR="006E1676">
          <w:rPr>
            <w:rFonts w:ascii="Cambria" w:hAnsi="Cambria"/>
            <w:bCs/>
            <w:sz w:val="28"/>
            <w:szCs w:val="28"/>
          </w:rPr>
          <w:t>zipped one boot up</w:t>
        </w:r>
        <w:r w:rsidR="00B0143B">
          <w:rPr>
            <w:rFonts w:ascii="Cambria" w:hAnsi="Cambria"/>
            <w:bCs/>
            <w:sz w:val="28"/>
            <w:szCs w:val="28"/>
          </w:rPr>
          <w:t>.</w:t>
        </w:r>
      </w:moveFrom>
      <w:moveFromRangeEnd w:id="24781"/>
      <w:del w:id="24786" w:author="Claire S" w:date="2026-06-05T15:49:00Z" w16du:dateUtc="2026-06-05T14:49:00Z">
        <w:r w:rsidR="00B0143B">
          <w:rPr>
            <w:rFonts w:ascii="Cambria" w:hAnsi="Cambria"/>
            <w:bCs/>
            <w:sz w:val="28"/>
            <w:szCs w:val="28"/>
          </w:rPr>
          <w:delText xml:space="preserve"> </w:delText>
        </w:r>
      </w:del>
      <w:ins w:id="24787" w:author="Claire S" w:date="2026-06-05T15:55:00Z" w16du:dateUtc="2026-06-05T14:55:00Z">
        <w:r w:rsidR="007C3BFA">
          <w:rPr>
            <w:rFonts w:ascii="Cambria" w:hAnsi="Cambria"/>
            <w:bCs/>
            <w:sz w:val="28"/>
            <w:szCs w:val="28"/>
          </w:rPr>
          <w:t>m</w:t>
        </w:r>
      </w:ins>
      <w:del w:id="24788" w:author="Claire S" w:date="2026-06-05T15:49:00Z" w16du:dateUtc="2026-06-05T14:49:00Z">
        <w:r w:rsidR="00B0143B">
          <w:rPr>
            <w:rFonts w:ascii="Cambria" w:hAnsi="Cambria"/>
            <w:bCs/>
            <w:sz w:val="28"/>
            <w:szCs w:val="28"/>
          </w:rPr>
          <w:delText>‘</w:delText>
        </w:r>
      </w:del>
      <w:del w:id="24789" w:author="Claire S" w:date="2026-06-05T15:48:00Z" w16du:dateUtc="2026-06-05T14:48:00Z">
        <w:r w:rsidR="00B0143B">
          <w:rPr>
            <w:rFonts w:ascii="Cambria" w:hAnsi="Cambria"/>
            <w:bCs/>
            <w:sz w:val="28"/>
            <w:szCs w:val="28"/>
          </w:rPr>
          <w:delText>My mum</w:delText>
        </w:r>
        <w:r w:rsidR="00214D5A">
          <w:rPr>
            <w:rFonts w:ascii="Cambria" w:hAnsi="Cambria"/>
            <w:bCs/>
            <w:sz w:val="28"/>
            <w:szCs w:val="28"/>
          </w:rPr>
          <w:delText xml:space="preserve"> just</w:delText>
        </w:r>
        <w:r w:rsidR="00B0143B">
          <w:rPr>
            <w:rFonts w:ascii="Cambria" w:hAnsi="Cambria"/>
            <w:bCs/>
            <w:sz w:val="28"/>
            <w:szCs w:val="28"/>
          </w:rPr>
          <w:delText xml:space="preserve"> called from Tenerife.  Something </w:delText>
        </w:r>
        <w:r w:rsidR="00AB7DB9">
          <w:rPr>
            <w:rFonts w:ascii="Cambria" w:hAnsi="Cambria"/>
            <w:bCs/>
            <w:sz w:val="28"/>
            <w:szCs w:val="28"/>
          </w:rPr>
          <w:delText>‘</w:delText>
        </w:r>
        <w:r w:rsidR="00B0143B">
          <w:rPr>
            <w:rFonts w:ascii="Cambria" w:hAnsi="Cambria"/>
            <w:bCs/>
            <w:sz w:val="28"/>
            <w:szCs w:val="28"/>
          </w:rPr>
          <w:delText>bout m</w:delText>
        </w:r>
      </w:del>
      <w:r w:rsidR="00B0143B">
        <w:rPr>
          <w:rFonts w:ascii="Cambria" w:hAnsi="Cambria"/>
          <w:bCs/>
          <w:sz w:val="28"/>
          <w:szCs w:val="28"/>
        </w:rPr>
        <w:t>y brother</w:t>
      </w:r>
      <w:ins w:id="24790" w:author="Claire S" w:date="2026-06-05T15:48:00Z" w16du:dateUtc="2026-06-05T14:48:00Z">
        <w:r w:rsidR="00005BFD">
          <w:rPr>
            <w:rFonts w:ascii="Cambria" w:hAnsi="Cambria"/>
            <w:bCs/>
            <w:sz w:val="28"/>
            <w:szCs w:val="28"/>
          </w:rPr>
          <w:t>’s</w:t>
        </w:r>
      </w:ins>
      <w:del w:id="24791" w:author="Claire S" w:date="2026-06-05T15:48:00Z" w16du:dateUtc="2026-06-05T14:48:00Z">
        <w:r w:rsidR="00214D5A">
          <w:rPr>
            <w:rFonts w:ascii="Cambria" w:hAnsi="Cambria"/>
            <w:bCs/>
            <w:sz w:val="28"/>
            <w:szCs w:val="28"/>
          </w:rPr>
          <w:delText xml:space="preserve"> being</w:delText>
        </w:r>
      </w:del>
      <w:r w:rsidR="00214D5A">
        <w:rPr>
          <w:rFonts w:ascii="Cambria" w:hAnsi="Cambria"/>
          <w:bCs/>
          <w:sz w:val="28"/>
          <w:szCs w:val="28"/>
        </w:rPr>
        <w:t xml:space="preserve"> in trouble</w:t>
      </w:r>
      <w:del w:id="24792" w:author="Daisy Watt" w:date="2026-06-24T04:15:00Z" w16du:dateUtc="2026-06-24T02:15:00Z">
        <w:r w:rsidR="004228C1" w:rsidDel="009D676F">
          <w:rPr>
            <w:rFonts w:ascii="Cambria" w:hAnsi="Cambria"/>
            <w:bCs/>
            <w:sz w:val="28"/>
            <w:szCs w:val="28"/>
          </w:rPr>
          <w:delText>,</w:delText>
        </w:r>
      </w:del>
      <w:ins w:id="24793" w:author="Daisy Watt" w:date="2026-06-24T04:15:00Z" w16du:dateUtc="2026-06-24T02:15:00Z">
        <w:r w:rsidR="009D676F">
          <w:rPr>
            <w:rFonts w:ascii="Cambria" w:hAnsi="Cambria"/>
            <w:bCs/>
            <w:sz w:val="28"/>
            <w:szCs w:val="28"/>
          </w:rPr>
          <w:t>.</w:t>
        </w:r>
      </w:ins>
      <w:r w:rsidR="00B1306D">
        <w:rPr>
          <w:rFonts w:ascii="Cambria" w:hAnsi="Cambria"/>
          <w:bCs/>
          <w:sz w:val="28"/>
          <w:szCs w:val="28"/>
        </w:rPr>
        <w:t xml:space="preserve">’ </w:t>
      </w:r>
      <w:del w:id="24794" w:author="Daisy Watt" w:date="2026-06-24T04:16:00Z" w16du:dateUtc="2026-06-24T02:16:00Z">
        <w:r w:rsidR="00B1306D" w:rsidDel="00BC2264">
          <w:rPr>
            <w:rFonts w:ascii="Cambria" w:hAnsi="Cambria"/>
            <w:bCs/>
            <w:sz w:val="28"/>
            <w:szCs w:val="28"/>
          </w:rPr>
          <w:delText xml:space="preserve">she zipped the other boot. </w:delText>
        </w:r>
      </w:del>
      <w:del w:id="24795" w:author="Claire S" w:date="2026-06-05T15:50:00Z" w16du:dateUtc="2026-06-05T14:50:00Z">
        <w:r w:rsidR="00B1306D">
          <w:rPr>
            <w:rFonts w:ascii="Cambria" w:hAnsi="Cambria"/>
            <w:bCs/>
            <w:sz w:val="28"/>
            <w:szCs w:val="28"/>
          </w:rPr>
          <w:delText>‘</w:delText>
        </w:r>
      </w:del>
    </w:p>
    <w:p w14:paraId="7792EF9B" w14:textId="00CA56AD" w:rsidR="009B3B1E" w:rsidRDefault="009B3B1E" w:rsidP="009B3B1E">
      <w:pPr>
        <w:spacing w:line="360" w:lineRule="auto"/>
        <w:ind w:firstLine="720"/>
        <w:contextualSpacing/>
        <w:rPr>
          <w:ins w:id="24796" w:author="Claire S" w:date="2026-06-05T15:49:00Z" w16du:dateUtc="2026-06-05T14:49:00Z"/>
          <w:rFonts w:ascii="Cambria" w:hAnsi="Cambria"/>
          <w:bCs/>
          <w:sz w:val="28"/>
          <w:szCs w:val="28"/>
        </w:rPr>
      </w:pPr>
      <w:ins w:id="24797" w:author="Claire S" w:date="2026-06-05T15:50:00Z" w16du:dateUtc="2026-06-05T14:50:00Z">
        <w:r>
          <w:rPr>
            <w:rFonts w:ascii="Cambria" w:hAnsi="Cambria"/>
            <w:bCs/>
            <w:sz w:val="28"/>
            <w:szCs w:val="28"/>
          </w:rPr>
          <w:t>‘What kind of trouble?’</w:t>
        </w:r>
      </w:ins>
    </w:p>
    <w:p w14:paraId="01E715D8" w14:textId="08ADFE62" w:rsidR="00797C4E" w:rsidRDefault="009B3B1E">
      <w:pPr>
        <w:spacing w:line="360" w:lineRule="auto"/>
        <w:ind w:firstLine="720"/>
        <w:contextualSpacing/>
        <w:rPr>
          <w:ins w:id="24798" w:author="Claire S" w:date="2026-06-05T15:48:00Z" w16du:dateUtc="2026-06-05T14:48:00Z"/>
          <w:rFonts w:ascii="Cambria" w:hAnsi="Cambria"/>
          <w:bCs/>
          <w:sz w:val="28"/>
          <w:szCs w:val="28"/>
        </w:rPr>
        <w:pPrChange w:id="24799" w:author="Claire S" w:date="2026-06-05T16:45:00Z" w16du:dateUtc="2026-06-05T15:45:00Z">
          <w:pPr>
            <w:spacing w:line="360" w:lineRule="auto"/>
            <w:contextualSpacing/>
          </w:pPr>
        </w:pPrChange>
      </w:pPr>
      <w:ins w:id="24800" w:author="Claire S" w:date="2026-06-05T15:50:00Z" w16du:dateUtc="2026-06-05T14:50:00Z">
        <w:r>
          <w:rPr>
            <w:rFonts w:ascii="Cambria" w:hAnsi="Cambria"/>
            <w:bCs/>
            <w:sz w:val="28"/>
            <w:szCs w:val="28"/>
          </w:rPr>
          <w:t>‘I’m not sure</w:t>
        </w:r>
      </w:ins>
      <w:del w:id="24801" w:author="Daisy Watt" w:date="2026-06-24T04:16:00Z" w16du:dateUtc="2026-06-24T02:16:00Z">
        <w:r w:rsidR="00B1306D" w:rsidDel="00BC2264">
          <w:rPr>
            <w:rFonts w:ascii="Cambria" w:hAnsi="Cambria"/>
            <w:bCs/>
            <w:sz w:val="28"/>
            <w:szCs w:val="28"/>
          </w:rPr>
          <w:delText>Now</w:delText>
        </w:r>
        <w:r w:rsidR="004228C1" w:rsidDel="00BC2264">
          <w:rPr>
            <w:rFonts w:ascii="Cambria" w:hAnsi="Cambria"/>
            <w:bCs/>
            <w:sz w:val="28"/>
            <w:szCs w:val="28"/>
          </w:rPr>
          <w:delText xml:space="preserve"> I can’t get through to either of them,</w:delText>
        </w:r>
      </w:del>
      <w:ins w:id="24802" w:author="Daisy Watt" w:date="2026-06-24T04:16:00Z" w16du:dateUtc="2026-06-24T02:16:00Z">
        <w:r w:rsidR="00BC2264">
          <w:rPr>
            <w:rFonts w:ascii="Cambria" w:hAnsi="Cambria"/>
            <w:bCs/>
            <w:sz w:val="28"/>
            <w:szCs w:val="28"/>
          </w:rPr>
          <w:t>.</w:t>
        </w:r>
      </w:ins>
      <w:del w:id="24803" w:author="Claire S" w:date="2026-06-05T15:48:00Z" w16du:dateUtc="2026-06-05T14:48:00Z">
        <w:r w:rsidR="004228C1">
          <w:rPr>
            <w:rFonts w:ascii="Cambria" w:hAnsi="Cambria"/>
            <w:bCs/>
            <w:sz w:val="28"/>
            <w:szCs w:val="28"/>
          </w:rPr>
          <w:delText xml:space="preserve"> but </w:delText>
        </w:r>
        <w:r w:rsidR="00B1306D">
          <w:rPr>
            <w:rFonts w:ascii="Cambria" w:hAnsi="Cambria"/>
            <w:bCs/>
            <w:sz w:val="28"/>
            <w:szCs w:val="28"/>
          </w:rPr>
          <w:delText>my mum</w:delText>
        </w:r>
        <w:r w:rsidR="00AB7DB9">
          <w:rPr>
            <w:rFonts w:ascii="Cambria" w:hAnsi="Cambria"/>
            <w:bCs/>
            <w:sz w:val="28"/>
            <w:szCs w:val="28"/>
          </w:rPr>
          <w:delText xml:space="preserve"> sounded</w:delText>
        </w:r>
        <w:r w:rsidR="001A2E0E">
          <w:rPr>
            <w:rFonts w:ascii="Cambria" w:hAnsi="Cambria"/>
            <w:bCs/>
            <w:sz w:val="28"/>
            <w:szCs w:val="28"/>
          </w:rPr>
          <w:delText xml:space="preserve"> – oh,</w:delText>
        </w:r>
        <w:r w:rsidR="000147E3">
          <w:rPr>
            <w:rFonts w:ascii="Cambria" w:hAnsi="Cambria"/>
            <w:bCs/>
            <w:sz w:val="28"/>
            <w:szCs w:val="28"/>
          </w:rPr>
          <w:delText xml:space="preserve"> I don’t know,</w:delText>
        </w:r>
      </w:del>
      <w:r w:rsidR="000147E3">
        <w:rPr>
          <w:rFonts w:ascii="Cambria" w:hAnsi="Cambria"/>
          <w:bCs/>
          <w:sz w:val="28"/>
          <w:szCs w:val="28"/>
        </w:rPr>
        <w:t xml:space="preserve">’ </w:t>
      </w:r>
      <w:del w:id="24804" w:author="Claire S" w:date="2026-06-05T15:50:00Z" w16du:dateUtc="2026-06-05T14:50:00Z">
        <w:r w:rsidR="000147E3">
          <w:rPr>
            <w:rFonts w:ascii="Cambria" w:hAnsi="Cambria"/>
            <w:bCs/>
            <w:sz w:val="28"/>
            <w:szCs w:val="28"/>
          </w:rPr>
          <w:delText xml:space="preserve">she </w:delText>
        </w:r>
      </w:del>
      <w:ins w:id="24805" w:author="Claire S" w:date="2026-06-05T15:50:00Z" w16du:dateUtc="2026-06-05T14:50:00Z">
        <w:r>
          <w:rPr>
            <w:rFonts w:ascii="Cambria" w:hAnsi="Cambria"/>
            <w:bCs/>
            <w:sz w:val="28"/>
            <w:szCs w:val="28"/>
          </w:rPr>
          <w:t xml:space="preserve">Clara </w:t>
        </w:r>
      </w:ins>
      <w:r w:rsidR="000147E3">
        <w:rPr>
          <w:rFonts w:ascii="Cambria" w:hAnsi="Cambria"/>
          <w:bCs/>
          <w:sz w:val="28"/>
          <w:szCs w:val="28"/>
        </w:rPr>
        <w:t xml:space="preserve">looked up at Savannah, feeling </w:t>
      </w:r>
      <w:ins w:id="24806" w:author="Daisy Watt" w:date="2026-06-24T04:16:00Z" w16du:dateUtc="2026-06-24T02:16:00Z">
        <w:r w:rsidR="00BC2264">
          <w:rPr>
            <w:rFonts w:ascii="Cambria" w:hAnsi="Cambria"/>
            <w:bCs/>
            <w:sz w:val="28"/>
            <w:szCs w:val="28"/>
          </w:rPr>
          <w:t xml:space="preserve">suddenly </w:t>
        </w:r>
      </w:ins>
      <w:r w:rsidR="000147E3">
        <w:rPr>
          <w:rFonts w:ascii="Cambria" w:hAnsi="Cambria"/>
          <w:bCs/>
          <w:sz w:val="28"/>
          <w:szCs w:val="28"/>
        </w:rPr>
        <w:t>like a small child</w:t>
      </w:r>
      <w:del w:id="24807" w:author="Daisy Watt" w:date="2026-06-24T04:16:00Z" w16du:dateUtc="2026-06-24T02:16:00Z">
        <w:r w:rsidR="000147E3" w:rsidDel="00BC2264">
          <w:rPr>
            <w:rFonts w:ascii="Cambria" w:hAnsi="Cambria"/>
            <w:bCs/>
            <w:sz w:val="28"/>
            <w:szCs w:val="28"/>
          </w:rPr>
          <w:delText xml:space="preserve"> suddenly</w:delText>
        </w:r>
      </w:del>
      <w:r w:rsidR="000147E3">
        <w:rPr>
          <w:rFonts w:ascii="Cambria" w:hAnsi="Cambria"/>
          <w:bCs/>
          <w:sz w:val="28"/>
          <w:szCs w:val="28"/>
        </w:rPr>
        <w:t>.  ‘</w:t>
      </w:r>
      <w:ins w:id="24808" w:author="Claire S" w:date="2026-06-05T16:56:00Z" w16du:dateUtc="2026-06-05T15:56:00Z">
        <w:r w:rsidR="00737042">
          <w:rPr>
            <w:rFonts w:ascii="Cambria" w:hAnsi="Cambria"/>
            <w:bCs/>
            <w:sz w:val="28"/>
            <w:szCs w:val="28"/>
          </w:rPr>
          <w:t>But I</w:t>
        </w:r>
      </w:ins>
      <w:ins w:id="24809" w:author="Claire S" w:date="2026-06-05T15:50:00Z" w16du:dateUtc="2026-06-05T14:50:00Z">
        <w:r>
          <w:rPr>
            <w:rFonts w:ascii="Cambria" w:hAnsi="Cambria"/>
            <w:bCs/>
            <w:sz w:val="28"/>
            <w:szCs w:val="28"/>
          </w:rPr>
          <w:t xml:space="preserve"> need to find him. </w:t>
        </w:r>
      </w:ins>
      <w:del w:id="24810" w:author="Claire S" w:date="2026-06-05T15:48:00Z" w16du:dateUtc="2026-06-05T14:48:00Z">
        <w:r w:rsidR="000147E3">
          <w:rPr>
            <w:rFonts w:ascii="Cambria" w:hAnsi="Cambria"/>
            <w:bCs/>
            <w:sz w:val="28"/>
            <w:szCs w:val="28"/>
          </w:rPr>
          <w:delText>She sounded</w:delText>
        </w:r>
        <w:r w:rsidR="00AB7DB9">
          <w:rPr>
            <w:rFonts w:ascii="Cambria" w:hAnsi="Cambria"/>
            <w:bCs/>
            <w:sz w:val="28"/>
            <w:szCs w:val="28"/>
          </w:rPr>
          <w:delText xml:space="preserve"> </w:delText>
        </w:r>
        <w:r w:rsidR="00B1306D">
          <w:rPr>
            <w:rFonts w:ascii="Cambria" w:hAnsi="Cambria"/>
            <w:bCs/>
            <w:sz w:val="28"/>
            <w:szCs w:val="28"/>
          </w:rPr>
          <w:delText xml:space="preserve">really </w:delText>
        </w:r>
        <w:r w:rsidR="00AB7DB9">
          <w:rPr>
            <w:rFonts w:ascii="Cambria" w:hAnsi="Cambria"/>
            <w:bCs/>
            <w:sz w:val="28"/>
            <w:szCs w:val="28"/>
          </w:rPr>
          <w:delText>scared.’</w:delText>
        </w:r>
      </w:del>
      <w:commentRangeEnd w:id="24785"/>
      <w:r w:rsidR="002E3A62">
        <w:rPr>
          <w:rStyle w:val="CommentReference"/>
          <w:rFonts w:ascii="Cambria" w:hAnsi="Cambria"/>
          <w:bCs/>
          <w:sz w:val="28"/>
          <w:szCs w:val="28"/>
        </w:rPr>
        <w:commentReference w:id="24785"/>
      </w:r>
      <w:ins w:id="24811" w:author="Claire S" w:date="2026-06-05T15:48:00Z" w16du:dateUtc="2026-06-05T14:48:00Z">
        <w:r w:rsidR="00005BFD">
          <w:rPr>
            <w:rFonts w:ascii="Cambria" w:hAnsi="Cambria"/>
            <w:bCs/>
            <w:sz w:val="28"/>
            <w:szCs w:val="28"/>
          </w:rPr>
          <w:t>And</w:t>
        </w:r>
      </w:ins>
      <w:ins w:id="24812" w:author="Claire S" w:date="2026-06-05T15:50:00Z" w16du:dateUtc="2026-06-05T14:50:00Z">
        <w:r>
          <w:rPr>
            <w:rFonts w:ascii="Cambria" w:hAnsi="Cambria"/>
            <w:bCs/>
            <w:sz w:val="28"/>
            <w:szCs w:val="28"/>
          </w:rPr>
          <w:t xml:space="preserve"> honestly,</w:t>
        </w:r>
      </w:ins>
      <w:ins w:id="24813" w:author="Claire S" w:date="2026-06-05T15:48:00Z" w16du:dateUtc="2026-06-05T14:48:00Z">
        <w:r w:rsidR="00005BFD">
          <w:rPr>
            <w:rFonts w:ascii="Cambria" w:hAnsi="Cambria"/>
            <w:bCs/>
            <w:sz w:val="28"/>
            <w:szCs w:val="28"/>
          </w:rPr>
          <w:t xml:space="preserve"> I’m worried that he might have been under some kind of Jackson Rayne spell.’</w:t>
        </w:r>
      </w:ins>
    </w:p>
    <w:p w14:paraId="50E8F6D6" w14:textId="57D44F4F" w:rsidR="00005BFD" w:rsidRDefault="00005BFD" w:rsidP="002D0740">
      <w:pPr>
        <w:spacing w:line="360" w:lineRule="auto"/>
        <w:contextualSpacing/>
        <w:rPr>
          <w:rFonts w:ascii="Cambria" w:hAnsi="Cambria"/>
          <w:bCs/>
          <w:sz w:val="28"/>
          <w:szCs w:val="28"/>
        </w:rPr>
      </w:pPr>
      <w:ins w:id="24814" w:author="Claire S" w:date="2026-06-05T15:48:00Z" w16du:dateUtc="2026-06-05T14:48:00Z">
        <w:r>
          <w:rPr>
            <w:rFonts w:ascii="Cambria" w:hAnsi="Cambria"/>
            <w:bCs/>
            <w:sz w:val="28"/>
            <w:szCs w:val="28"/>
          </w:rPr>
          <w:tab/>
          <w:t>‘</w:t>
        </w:r>
      </w:ins>
      <w:ins w:id="24815" w:author="Claire S" w:date="2026-08-03T12:12:00Z" w16du:dateUtc="2026-08-03T11:12:00Z">
        <w:r w:rsidR="00B26496">
          <w:rPr>
            <w:rFonts w:ascii="Cambria" w:hAnsi="Cambria"/>
            <w:bCs/>
            <w:sz w:val="28"/>
            <w:szCs w:val="28"/>
          </w:rPr>
          <w:t>Oh dear</w:t>
        </w:r>
      </w:ins>
      <w:ins w:id="24816" w:author="Daisy Watt" w:date="2026-06-24T04:16:00Z" w16du:dateUtc="2026-06-24T02:16:00Z">
        <w:del w:id="24817" w:author="Claire S" w:date="2026-08-03T12:12:00Z" w16du:dateUtc="2026-08-03T11:12:00Z">
          <w:r w:rsidR="00025B52" w:rsidDel="00B26496">
            <w:rPr>
              <w:rFonts w:ascii="Cambria" w:hAnsi="Cambria"/>
              <w:bCs/>
              <w:sz w:val="28"/>
              <w:szCs w:val="28"/>
            </w:rPr>
            <w:delText>,</w:delText>
          </w:r>
        </w:del>
      </w:ins>
      <w:ins w:id="24818" w:author="Claire S" w:date="2026-06-05T15:50:00Z" w16du:dateUtc="2026-06-05T14:50:00Z">
        <w:r w:rsidR="009B3B1E">
          <w:rPr>
            <w:rFonts w:ascii="Cambria" w:hAnsi="Cambria"/>
            <w:bCs/>
            <w:sz w:val="28"/>
            <w:szCs w:val="28"/>
          </w:rPr>
          <w:t>,</w:t>
        </w:r>
      </w:ins>
      <w:ins w:id="24819" w:author="Claire S" w:date="2026-06-05T15:49:00Z" w16du:dateUtc="2026-06-05T14:49:00Z">
        <w:r>
          <w:rPr>
            <w:rFonts w:ascii="Cambria" w:hAnsi="Cambria"/>
            <w:bCs/>
            <w:sz w:val="28"/>
            <w:szCs w:val="28"/>
          </w:rPr>
          <w:t>’ Savannah said</w:t>
        </w:r>
      </w:ins>
      <w:ins w:id="24820" w:author="Claire S" w:date="2026-06-05T20:50:00Z" w16du:dateUtc="2026-06-05T19:50:00Z">
        <w:r w:rsidR="009334D8">
          <w:rPr>
            <w:rFonts w:ascii="Cambria" w:hAnsi="Cambria"/>
            <w:bCs/>
            <w:sz w:val="28"/>
            <w:szCs w:val="28"/>
          </w:rPr>
          <w:t>,</w:t>
        </w:r>
      </w:ins>
      <w:ins w:id="24821" w:author="Claire S" w:date="2026-06-05T20:47:00Z" w16du:dateUtc="2026-06-05T19:47:00Z">
        <w:r w:rsidR="00DF0633">
          <w:rPr>
            <w:rFonts w:ascii="Cambria" w:hAnsi="Cambria"/>
            <w:bCs/>
            <w:sz w:val="28"/>
            <w:szCs w:val="28"/>
          </w:rPr>
          <w:t xml:space="preserve"> </w:t>
        </w:r>
      </w:ins>
      <w:ins w:id="24822" w:author="Claire S" w:date="2026-08-03T12:12:00Z" w16du:dateUtc="2026-08-03T11:12:00Z">
        <w:r w:rsidR="00B26496">
          <w:rPr>
            <w:rFonts w:ascii="Cambria" w:hAnsi="Cambria"/>
            <w:bCs/>
            <w:sz w:val="28"/>
            <w:szCs w:val="28"/>
          </w:rPr>
          <w:t>and</w:t>
        </w:r>
      </w:ins>
      <w:ins w:id="24823" w:author="Claire S" w:date="2026-06-05T20:47:00Z" w16du:dateUtc="2026-06-05T19:47:00Z">
        <w:r w:rsidR="00DF0633">
          <w:rPr>
            <w:rFonts w:ascii="Cambria" w:hAnsi="Cambria"/>
            <w:bCs/>
            <w:sz w:val="28"/>
            <w:szCs w:val="28"/>
          </w:rPr>
          <w:t xml:space="preserve"> there was something </w:t>
        </w:r>
      </w:ins>
      <w:ins w:id="24824" w:author="Claire S" w:date="2026-06-05T20:50:00Z" w16du:dateUtc="2026-06-05T19:50:00Z">
        <w:r w:rsidR="009334D8">
          <w:rPr>
            <w:rFonts w:ascii="Cambria" w:hAnsi="Cambria"/>
            <w:bCs/>
            <w:sz w:val="28"/>
            <w:szCs w:val="28"/>
          </w:rPr>
          <w:t xml:space="preserve">forced </w:t>
        </w:r>
      </w:ins>
      <w:ins w:id="24825" w:author="Claire S" w:date="2026-06-05T20:47:00Z" w16du:dateUtc="2026-06-05T19:47:00Z">
        <w:r w:rsidR="00DF0633">
          <w:rPr>
            <w:rFonts w:ascii="Cambria" w:hAnsi="Cambria"/>
            <w:bCs/>
            <w:sz w:val="28"/>
            <w:szCs w:val="28"/>
          </w:rPr>
          <w:t>about her voice</w:t>
        </w:r>
      </w:ins>
      <w:ins w:id="24826" w:author="Claire S" w:date="2026-06-05T20:50:00Z" w16du:dateUtc="2026-06-05T19:50:00Z">
        <w:r w:rsidR="009334D8">
          <w:rPr>
            <w:rFonts w:ascii="Cambria" w:hAnsi="Cambria"/>
            <w:bCs/>
            <w:sz w:val="28"/>
            <w:szCs w:val="28"/>
          </w:rPr>
          <w:t>, like she was articulating very carefully</w:t>
        </w:r>
      </w:ins>
      <w:ins w:id="24827" w:author="Claire S" w:date="2026-06-05T15:49:00Z" w16du:dateUtc="2026-06-05T14:49:00Z">
        <w:r>
          <w:rPr>
            <w:rFonts w:ascii="Cambria" w:hAnsi="Cambria"/>
            <w:bCs/>
            <w:sz w:val="28"/>
            <w:szCs w:val="28"/>
          </w:rPr>
          <w:t>. ‘</w:t>
        </w:r>
      </w:ins>
      <w:ins w:id="24828" w:author="Claire S" w:date="2026-06-05T16:56:00Z" w16du:dateUtc="2026-06-05T15:56:00Z">
        <w:r w:rsidR="00737042">
          <w:rPr>
            <w:rFonts w:ascii="Cambria" w:hAnsi="Cambria"/>
            <w:bCs/>
            <w:sz w:val="28"/>
            <w:szCs w:val="28"/>
          </w:rPr>
          <w:t>Pop in with me to the hospital, and y</w:t>
        </w:r>
      </w:ins>
      <w:ins w:id="24829" w:author="Claire S" w:date="2026-06-05T15:49:00Z" w16du:dateUtc="2026-06-05T14:49:00Z">
        <w:r>
          <w:rPr>
            <w:rFonts w:ascii="Cambria" w:hAnsi="Cambria"/>
            <w:bCs/>
            <w:sz w:val="28"/>
            <w:szCs w:val="28"/>
          </w:rPr>
          <w:t xml:space="preserve">ou can ask </w:t>
        </w:r>
      </w:ins>
      <w:ins w:id="24830" w:author="Claire S" w:date="2026-06-05T15:55:00Z" w16du:dateUtc="2026-06-05T14:55:00Z">
        <w:r w:rsidR="007C3BFA">
          <w:rPr>
            <w:rFonts w:ascii="Cambria" w:hAnsi="Cambria"/>
            <w:bCs/>
            <w:sz w:val="28"/>
            <w:szCs w:val="28"/>
          </w:rPr>
          <w:t>Jackson</w:t>
        </w:r>
      </w:ins>
      <w:ins w:id="24831" w:author="Claire S" w:date="2026-06-05T15:49:00Z" w16du:dateUtc="2026-06-05T14:49:00Z">
        <w:r>
          <w:rPr>
            <w:rFonts w:ascii="Cambria" w:hAnsi="Cambria"/>
            <w:bCs/>
            <w:sz w:val="28"/>
            <w:szCs w:val="28"/>
          </w:rPr>
          <w:t xml:space="preserve"> yourself</w:t>
        </w:r>
      </w:ins>
      <w:ins w:id="24832" w:author="Claire S" w:date="2026-06-05T15:50:00Z" w16du:dateUtc="2026-06-05T14:50:00Z">
        <w:r w:rsidR="009B3B1E">
          <w:rPr>
            <w:rFonts w:ascii="Cambria" w:hAnsi="Cambria"/>
            <w:bCs/>
            <w:sz w:val="28"/>
            <w:szCs w:val="28"/>
          </w:rPr>
          <w:t>.</w:t>
        </w:r>
      </w:ins>
      <w:ins w:id="24833" w:author="Claire S" w:date="2026-06-05T15:49:00Z" w16du:dateUtc="2026-06-05T14:49:00Z">
        <w:r>
          <w:rPr>
            <w:rFonts w:ascii="Cambria" w:hAnsi="Cambria"/>
            <w:bCs/>
            <w:sz w:val="28"/>
            <w:szCs w:val="28"/>
          </w:rPr>
          <w:t>’</w:t>
        </w:r>
      </w:ins>
    </w:p>
    <w:p w14:paraId="120BEDE4" w14:textId="77777777" w:rsidR="00B1306D" w:rsidRDefault="00B1306D" w:rsidP="006E1676">
      <w:pPr>
        <w:spacing w:line="360" w:lineRule="auto"/>
        <w:contextualSpacing/>
        <w:rPr>
          <w:rFonts w:ascii="Cambria" w:hAnsi="Cambria"/>
          <w:bCs/>
          <w:sz w:val="28"/>
          <w:szCs w:val="28"/>
        </w:rPr>
      </w:pPr>
    </w:p>
    <w:p w14:paraId="3054E9F2" w14:textId="0EEF6BEC" w:rsidR="006E1676" w:rsidRDefault="006E1676" w:rsidP="006E1676">
      <w:pPr>
        <w:spacing w:line="360" w:lineRule="auto"/>
        <w:contextualSpacing/>
        <w:rPr>
          <w:rFonts w:ascii="Cambria" w:hAnsi="Cambria"/>
          <w:bCs/>
          <w:sz w:val="28"/>
          <w:szCs w:val="28"/>
        </w:rPr>
      </w:pPr>
      <w:r>
        <w:rPr>
          <w:rFonts w:ascii="Cambria" w:hAnsi="Cambria"/>
          <w:bCs/>
          <w:sz w:val="28"/>
          <w:szCs w:val="28"/>
        </w:rPr>
        <w:t>*</w:t>
      </w:r>
    </w:p>
    <w:p w14:paraId="681E2352" w14:textId="6A6856D4" w:rsidR="00E4513F" w:rsidRDefault="00B1306D" w:rsidP="0034760D">
      <w:pPr>
        <w:spacing w:line="360" w:lineRule="auto"/>
        <w:contextualSpacing/>
        <w:rPr>
          <w:rFonts w:ascii="Cambria" w:hAnsi="Cambria"/>
          <w:bCs/>
          <w:sz w:val="28"/>
          <w:szCs w:val="28"/>
        </w:rPr>
      </w:pPr>
      <w:r>
        <w:rPr>
          <w:rFonts w:ascii="Cambria" w:hAnsi="Cambria"/>
          <w:bCs/>
          <w:sz w:val="28"/>
          <w:szCs w:val="28"/>
        </w:rPr>
        <w:t xml:space="preserve">As </w:t>
      </w:r>
      <w:r w:rsidR="00AB7DB9">
        <w:rPr>
          <w:rFonts w:ascii="Cambria" w:hAnsi="Cambria"/>
          <w:bCs/>
          <w:sz w:val="28"/>
          <w:szCs w:val="28"/>
        </w:rPr>
        <w:t xml:space="preserve">the </w:t>
      </w:r>
      <w:r w:rsidR="00595D26">
        <w:rPr>
          <w:rFonts w:ascii="Cambria" w:hAnsi="Cambria"/>
          <w:bCs/>
          <w:sz w:val="28"/>
          <w:szCs w:val="28"/>
        </w:rPr>
        <w:t>Mercedes</w:t>
      </w:r>
      <w:r w:rsidR="0028663D">
        <w:rPr>
          <w:rFonts w:ascii="Cambria" w:hAnsi="Cambria"/>
          <w:bCs/>
          <w:sz w:val="28"/>
          <w:szCs w:val="28"/>
        </w:rPr>
        <w:t xml:space="preserve"> </w:t>
      </w:r>
      <w:r w:rsidR="002C59D2">
        <w:rPr>
          <w:rFonts w:ascii="Cambria" w:hAnsi="Cambria"/>
          <w:bCs/>
          <w:sz w:val="28"/>
          <w:szCs w:val="28"/>
        </w:rPr>
        <w:t>slipp</w:t>
      </w:r>
      <w:r w:rsidR="0028663D">
        <w:rPr>
          <w:rFonts w:ascii="Cambria" w:hAnsi="Cambria"/>
          <w:bCs/>
          <w:sz w:val="28"/>
          <w:szCs w:val="28"/>
        </w:rPr>
        <w:t>ed</w:t>
      </w:r>
      <w:r w:rsidR="002C59D2">
        <w:rPr>
          <w:rFonts w:ascii="Cambria" w:hAnsi="Cambria"/>
          <w:bCs/>
          <w:sz w:val="28"/>
          <w:szCs w:val="28"/>
        </w:rPr>
        <w:t xml:space="preserve"> through the quiet</w:t>
      </w:r>
      <w:r w:rsidR="00C808A6">
        <w:rPr>
          <w:rFonts w:ascii="Cambria" w:hAnsi="Cambria"/>
          <w:bCs/>
          <w:sz w:val="28"/>
          <w:szCs w:val="28"/>
        </w:rPr>
        <w:t>,</w:t>
      </w:r>
      <w:r w:rsidR="002C59D2">
        <w:rPr>
          <w:rFonts w:ascii="Cambria" w:hAnsi="Cambria"/>
          <w:bCs/>
          <w:sz w:val="28"/>
          <w:szCs w:val="28"/>
        </w:rPr>
        <w:t xml:space="preserve"> </w:t>
      </w:r>
      <w:r w:rsidR="00BF67E1">
        <w:rPr>
          <w:rFonts w:ascii="Cambria" w:hAnsi="Cambria"/>
          <w:bCs/>
          <w:sz w:val="28"/>
          <w:szCs w:val="28"/>
        </w:rPr>
        <w:t xml:space="preserve">early morning </w:t>
      </w:r>
      <w:r w:rsidR="002C59D2">
        <w:rPr>
          <w:rFonts w:ascii="Cambria" w:hAnsi="Cambria"/>
          <w:bCs/>
          <w:sz w:val="28"/>
          <w:szCs w:val="28"/>
        </w:rPr>
        <w:t>streets,</w:t>
      </w:r>
      <w:r w:rsidR="0028663D">
        <w:rPr>
          <w:rFonts w:ascii="Cambria" w:hAnsi="Cambria"/>
          <w:bCs/>
          <w:sz w:val="28"/>
          <w:szCs w:val="28"/>
        </w:rPr>
        <w:t xml:space="preserve"> </w:t>
      </w:r>
      <w:r w:rsidR="00AB7DB9">
        <w:rPr>
          <w:rFonts w:ascii="Cambria" w:hAnsi="Cambria"/>
          <w:bCs/>
          <w:sz w:val="28"/>
          <w:szCs w:val="28"/>
        </w:rPr>
        <w:t>Clara kept trying Adam</w:t>
      </w:r>
      <w:r w:rsidR="00DC2EF0">
        <w:rPr>
          <w:rFonts w:ascii="Cambria" w:hAnsi="Cambria"/>
          <w:bCs/>
          <w:sz w:val="28"/>
          <w:szCs w:val="28"/>
        </w:rPr>
        <w:t>’s number,</w:t>
      </w:r>
      <w:r w:rsidR="00AB7DB9">
        <w:rPr>
          <w:rFonts w:ascii="Cambria" w:hAnsi="Cambria"/>
          <w:bCs/>
          <w:sz w:val="28"/>
          <w:szCs w:val="28"/>
        </w:rPr>
        <w:t xml:space="preserve"> but it just rang out.</w:t>
      </w:r>
    </w:p>
    <w:p w14:paraId="2DBD8B98" w14:textId="0686298B" w:rsidR="00212693" w:rsidRDefault="00797C4E" w:rsidP="0034760D">
      <w:pPr>
        <w:spacing w:line="360" w:lineRule="auto"/>
        <w:contextualSpacing/>
        <w:rPr>
          <w:rFonts w:ascii="Cambria" w:hAnsi="Cambria"/>
          <w:bCs/>
          <w:sz w:val="28"/>
          <w:szCs w:val="28"/>
        </w:rPr>
      </w:pPr>
      <w:r>
        <w:rPr>
          <w:rFonts w:ascii="Cambria" w:hAnsi="Cambria"/>
          <w:bCs/>
          <w:sz w:val="28"/>
          <w:szCs w:val="28"/>
        </w:rPr>
        <w:tab/>
        <w:t>‘</w:t>
      </w:r>
      <w:r w:rsidR="004228C1">
        <w:rPr>
          <w:rFonts w:ascii="Cambria" w:hAnsi="Cambria"/>
          <w:bCs/>
          <w:sz w:val="28"/>
          <w:szCs w:val="28"/>
        </w:rPr>
        <w:t>Try not to worry</w:t>
      </w:r>
      <w:ins w:id="24834" w:author="Daisy Watt" w:date="2026-06-24T03:45:00Z" w16du:dateUtc="2026-06-24T01:45:00Z">
        <w:r w:rsidR="00B56C15">
          <w:rPr>
            <w:rFonts w:ascii="Cambria" w:hAnsi="Cambria"/>
            <w:bCs/>
            <w:sz w:val="28"/>
            <w:szCs w:val="28"/>
          </w:rPr>
          <w:t>,</w:t>
        </w:r>
      </w:ins>
      <w:r w:rsidR="004228C1">
        <w:rPr>
          <w:rFonts w:ascii="Cambria" w:hAnsi="Cambria"/>
          <w:bCs/>
          <w:sz w:val="28"/>
          <w:szCs w:val="28"/>
        </w:rPr>
        <w:t xml:space="preserve"> darling.</w:t>
      </w:r>
      <w:r w:rsidR="00BF67E1">
        <w:rPr>
          <w:rFonts w:ascii="Cambria" w:hAnsi="Cambria"/>
          <w:bCs/>
          <w:sz w:val="28"/>
          <w:szCs w:val="28"/>
        </w:rPr>
        <w:t xml:space="preserve">’ Savannah had </w:t>
      </w:r>
      <w:r w:rsidR="00E258C1">
        <w:rPr>
          <w:rFonts w:ascii="Cambria" w:hAnsi="Cambria"/>
          <w:bCs/>
          <w:sz w:val="28"/>
          <w:szCs w:val="28"/>
        </w:rPr>
        <w:t xml:space="preserve">been </w:t>
      </w:r>
      <w:r w:rsidR="00BF67E1">
        <w:rPr>
          <w:rFonts w:ascii="Cambria" w:hAnsi="Cambria"/>
          <w:bCs/>
          <w:sz w:val="28"/>
          <w:szCs w:val="28"/>
        </w:rPr>
        <w:t>carefully appl</w:t>
      </w:r>
      <w:r w:rsidR="00E258C1">
        <w:rPr>
          <w:rFonts w:ascii="Cambria" w:hAnsi="Cambria"/>
          <w:bCs/>
          <w:sz w:val="28"/>
          <w:szCs w:val="28"/>
        </w:rPr>
        <w:t>ying first</w:t>
      </w:r>
      <w:r w:rsidR="00BF67E1">
        <w:rPr>
          <w:rFonts w:ascii="Cambria" w:hAnsi="Cambria"/>
          <w:bCs/>
          <w:sz w:val="28"/>
          <w:szCs w:val="28"/>
        </w:rPr>
        <w:t xml:space="preserve"> nude lipstick and then gloss</w:t>
      </w:r>
      <w:ins w:id="24835" w:author="Claire S" w:date="2026-06-05T20:47:00Z" w16du:dateUtc="2026-06-05T19:47:00Z">
        <w:r w:rsidR="00DF0633">
          <w:rPr>
            <w:rFonts w:ascii="Cambria" w:hAnsi="Cambria"/>
            <w:bCs/>
            <w:sz w:val="28"/>
            <w:szCs w:val="28"/>
          </w:rPr>
          <w:t xml:space="preserve">, over and again. It </w:t>
        </w:r>
      </w:ins>
      <w:ins w:id="24836" w:author="Claire S" w:date="2026-08-03T12:12:00Z" w16du:dateUtc="2026-08-03T11:12:00Z">
        <w:r w:rsidR="00B26496">
          <w:rPr>
            <w:rFonts w:ascii="Cambria" w:hAnsi="Cambria"/>
            <w:bCs/>
            <w:sz w:val="28"/>
            <w:szCs w:val="28"/>
          </w:rPr>
          <w:t>was freaking Clara out,</w:t>
        </w:r>
      </w:ins>
      <w:ins w:id="24837" w:author="Claire S" w:date="2026-06-05T20:47:00Z" w16du:dateUtc="2026-06-05T19:47:00Z">
        <w:r w:rsidR="00DF0633">
          <w:rPr>
            <w:rFonts w:ascii="Cambria" w:hAnsi="Cambria"/>
            <w:bCs/>
            <w:sz w:val="28"/>
            <w:szCs w:val="28"/>
          </w:rPr>
          <w:t xml:space="preserve"> </w:t>
        </w:r>
      </w:ins>
      <w:del w:id="24838" w:author="Claire S" w:date="2026-06-05T20:47:00Z" w16du:dateUtc="2026-06-05T19:47:00Z">
        <w:r w:rsidR="00BF67E1" w:rsidDel="00DF0633">
          <w:rPr>
            <w:rFonts w:ascii="Cambria" w:hAnsi="Cambria"/>
            <w:bCs/>
            <w:sz w:val="28"/>
            <w:szCs w:val="28"/>
          </w:rPr>
          <w:delText xml:space="preserve">, </w:delText>
        </w:r>
      </w:del>
      <w:r w:rsidR="00BF67E1">
        <w:rPr>
          <w:rFonts w:ascii="Cambria" w:hAnsi="Cambria"/>
          <w:bCs/>
          <w:sz w:val="28"/>
          <w:szCs w:val="28"/>
        </w:rPr>
        <w:t xml:space="preserve">making </w:t>
      </w:r>
      <w:del w:id="24839" w:author="Claire S" w:date="2026-08-03T12:12:00Z" w16du:dateUtc="2026-08-03T11:12:00Z">
        <w:r w:rsidR="00BF67E1" w:rsidDel="00B26496">
          <w:rPr>
            <w:rFonts w:ascii="Cambria" w:hAnsi="Cambria"/>
            <w:bCs/>
            <w:sz w:val="28"/>
            <w:szCs w:val="28"/>
          </w:rPr>
          <w:delText xml:space="preserve">Clara </w:delText>
        </w:r>
      </w:del>
      <w:ins w:id="24840" w:author="Claire S" w:date="2026-08-03T12:12:00Z" w16du:dateUtc="2026-08-03T11:12:00Z">
        <w:r w:rsidR="00B26496">
          <w:rPr>
            <w:rFonts w:ascii="Cambria" w:hAnsi="Cambria"/>
            <w:bCs/>
            <w:sz w:val="28"/>
            <w:szCs w:val="28"/>
          </w:rPr>
          <w:t xml:space="preserve">her </w:t>
        </w:r>
      </w:ins>
      <w:r w:rsidR="00BF67E1">
        <w:rPr>
          <w:rFonts w:ascii="Cambria" w:hAnsi="Cambria"/>
          <w:bCs/>
          <w:sz w:val="28"/>
          <w:szCs w:val="28"/>
        </w:rPr>
        <w:t>wonder</w:t>
      </w:r>
      <w:r w:rsidR="00E258C1">
        <w:rPr>
          <w:rFonts w:ascii="Cambria" w:hAnsi="Cambria"/>
          <w:bCs/>
          <w:sz w:val="28"/>
          <w:szCs w:val="28"/>
        </w:rPr>
        <w:t xml:space="preserve"> what Savannah’s </w:t>
      </w:r>
      <w:r w:rsidR="00595D26">
        <w:rPr>
          <w:rFonts w:ascii="Cambria" w:hAnsi="Cambria"/>
          <w:bCs/>
          <w:sz w:val="28"/>
          <w:szCs w:val="28"/>
        </w:rPr>
        <w:t xml:space="preserve">true </w:t>
      </w:r>
      <w:r w:rsidR="00E258C1">
        <w:rPr>
          <w:rFonts w:ascii="Cambria" w:hAnsi="Cambria"/>
          <w:bCs/>
          <w:sz w:val="28"/>
          <w:szCs w:val="28"/>
        </w:rPr>
        <w:t xml:space="preserve">feelings were for </w:t>
      </w:r>
      <w:r w:rsidR="00BF67E1">
        <w:rPr>
          <w:rFonts w:ascii="Cambria" w:hAnsi="Cambria"/>
          <w:bCs/>
          <w:sz w:val="28"/>
          <w:szCs w:val="28"/>
        </w:rPr>
        <w:t>the writer. ‘</w:t>
      </w:r>
      <w:r>
        <w:rPr>
          <w:rFonts w:ascii="Cambria" w:hAnsi="Cambria"/>
          <w:bCs/>
          <w:sz w:val="28"/>
          <w:szCs w:val="28"/>
        </w:rPr>
        <w:t xml:space="preserve">I’ve </w:t>
      </w:r>
      <w:del w:id="24841" w:author="Claire S" w:date="2026-06-05T15:50:00Z" w16du:dateUtc="2026-06-05T14:50:00Z">
        <w:r w:rsidR="00BF67E1">
          <w:rPr>
            <w:rFonts w:ascii="Cambria" w:hAnsi="Cambria"/>
            <w:bCs/>
            <w:sz w:val="28"/>
            <w:szCs w:val="28"/>
          </w:rPr>
          <w:delText xml:space="preserve">managed to </w:delText>
        </w:r>
      </w:del>
      <w:r>
        <w:rPr>
          <w:rFonts w:ascii="Cambria" w:hAnsi="Cambria"/>
          <w:bCs/>
          <w:sz w:val="28"/>
          <w:szCs w:val="28"/>
        </w:rPr>
        <w:t>pull</w:t>
      </w:r>
      <w:ins w:id="24842" w:author="Claire S" w:date="2026-06-05T15:50:00Z" w16du:dateUtc="2026-06-05T14:50:00Z">
        <w:r w:rsidR="009B3B1E">
          <w:rPr>
            <w:rFonts w:ascii="Cambria" w:hAnsi="Cambria"/>
            <w:bCs/>
            <w:sz w:val="28"/>
            <w:szCs w:val="28"/>
          </w:rPr>
          <w:t>ed</w:t>
        </w:r>
      </w:ins>
      <w:r>
        <w:rPr>
          <w:rFonts w:ascii="Cambria" w:hAnsi="Cambria"/>
          <w:bCs/>
          <w:sz w:val="28"/>
          <w:szCs w:val="28"/>
        </w:rPr>
        <w:t xml:space="preserve"> a </w:t>
      </w:r>
      <w:r w:rsidR="00FB3A66">
        <w:rPr>
          <w:rFonts w:ascii="Cambria" w:hAnsi="Cambria"/>
          <w:bCs/>
          <w:sz w:val="28"/>
          <w:szCs w:val="28"/>
        </w:rPr>
        <w:t>little</w:t>
      </w:r>
      <w:r>
        <w:rPr>
          <w:rFonts w:ascii="Cambria" w:hAnsi="Cambria"/>
          <w:bCs/>
          <w:sz w:val="28"/>
          <w:szCs w:val="28"/>
        </w:rPr>
        <w:t xml:space="preserve"> string, so we</w:t>
      </w:r>
      <w:r w:rsidR="00FB3A66">
        <w:rPr>
          <w:rFonts w:ascii="Cambria" w:hAnsi="Cambria"/>
          <w:bCs/>
          <w:sz w:val="28"/>
          <w:szCs w:val="28"/>
        </w:rPr>
        <w:t>’ll</w:t>
      </w:r>
      <w:r>
        <w:rPr>
          <w:rFonts w:ascii="Cambria" w:hAnsi="Cambria"/>
          <w:bCs/>
          <w:sz w:val="28"/>
          <w:szCs w:val="28"/>
        </w:rPr>
        <w:t xml:space="preserve"> get to see Jackson straight away.</w:t>
      </w:r>
      <w:r w:rsidR="00BF67E1">
        <w:rPr>
          <w:rFonts w:ascii="Cambria" w:hAnsi="Cambria"/>
          <w:bCs/>
          <w:sz w:val="28"/>
          <w:szCs w:val="28"/>
        </w:rPr>
        <w:t>’</w:t>
      </w:r>
      <w:r>
        <w:rPr>
          <w:rFonts w:ascii="Cambria" w:hAnsi="Cambria"/>
          <w:bCs/>
          <w:sz w:val="28"/>
          <w:szCs w:val="28"/>
        </w:rPr>
        <w:t xml:space="preserve"> </w:t>
      </w:r>
      <w:r w:rsidR="00AA1546">
        <w:rPr>
          <w:rFonts w:ascii="Cambria" w:hAnsi="Cambria"/>
          <w:bCs/>
          <w:sz w:val="28"/>
          <w:szCs w:val="28"/>
        </w:rPr>
        <w:t xml:space="preserve"> </w:t>
      </w:r>
    </w:p>
    <w:p w14:paraId="2572FCFA" w14:textId="008DBB7C" w:rsidR="00797C4E" w:rsidRDefault="00212693" w:rsidP="00212693">
      <w:pPr>
        <w:spacing w:line="360" w:lineRule="auto"/>
        <w:ind w:firstLine="720"/>
        <w:contextualSpacing/>
        <w:rPr>
          <w:rFonts w:ascii="Cambria" w:hAnsi="Cambria"/>
          <w:bCs/>
          <w:sz w:val="28"/>
          <w:szCs w:val="28"/>
        </w:rPr>
      </w:pPr>
      <w:r>
        <w:rPr>
          <w:rFonts w:ascii="Cambria" w:hAnsi="Cambria"/>
          <w:bCs/>
          <w:sz w:val="28"/>
          <w:szCs w:val="28"/>
        </w:rPr>
        <w:t xml:space="preserve">‘Great.’ </w:t>
      </w:r>
      <w:r w:rsidR="00AA1546">
        <w:rPr>
          <w:rFonts w:ascii="Cambria" w:hAnsi="Cambria"/>
          <w:bCs/>
          <w:sz w:val="28"/>
          <w:szCs w:val="28"/>
        </w:rPr>
        <w:t>Frankly</w:t>
      </w:r>
      <w:ins w:id="24843" w:author="Daisy Watt" w:date="2026-06-24T04:18:00Z" w16du:dateUtc="2026-06-24T02:18:00Z">
        <w:r w:rsidR="00334FFD">
          <w:rPr>
            <w:rFonts w:ascii="Cambria" w:hAnsi="Cambria"/>
            <w:bCs/>
            <w:sz w:val="28"/>
            <w:szCs w:val="28"/>
          </w:rPr>
          <w:t>, though,</w:t>
        </w:r>
      </w:ins>
      <w:r w:rsidR="00AA1546">
        <w:rPr>
          <w:rFonts w:ascii="Cambria" w:hAnsi="Cambria"/>
          <w:bCs/>
          <w:sz w:val="28"/>
          <w:szCs w:val="28"/>
        </w:rPr>
        <w:t xml:space="preserve"> right now, </w:t>
      </w:r>
      <w:del w:id="24844" w:author="Daisy Watt" w:date="2026-06-24T04:18:00Z" w16du:dateUtc="2026-06-24T02:18:00Z">
        <w:r w:rsidR="002C59D2" w:rsidDel="00334FFD">
          <w:rPr>
            <w:rFonts w:ascii="Cambria" w:hAnsi="Cambria"/>
            <w:bCs/>
            <w:sz w:val="28"/>
            <w:szCs w:val="28"/>
          </w:rPr>
          <w:delText xml:space="preserve">though, </w:delText>
        </w:r>
      </w:del>
      <w:r w:rsidR="002C59D2">
        <w:rPr>
          <w:rFonts w:ascii="Cambria" w:hAnsi="Cambria"/>
          <w:bCs/>
          <w:sz w:val="28"/>
          <w:szCs w:val="28"/>
        </w:rPr>
        <w:t xml:space="preserve">Clara </w:t>
      </w:r>
      <w:r w:rsidR="00AA1546">
        <w:rPr>
          <w:rFonts w:ascii="Cambria" w:hAnsi="Cambria"/>
          <w:bCs/>
          <w:sz w:val="28"/>
          <w:szCs w:val="28"/>
        </w:rPr>
        <w:t xml:space="preserve">just wanted to know </w:t>
      </w:r>
      <w:del w:id="24845" w:author="Claire S" w:date="2026-06-05T15:50:00Z" w16du:dateUtc="2026-06-05T14:50:00Z">
        <w:r w:rsidR="00AA1546">
          <w:rPr>
            <w:rFonts w:ascii="Cambria" w:hAnsi="Cambria"/>
            <w:bCs/>
            <w:sz w:val="28"/>
            <w:szCs w:val="28"/>
          </w:rPr>
          <w:delText>what th</w:delText>
        </w:r>
      </w:del>
      <w:del w:id="24846" w:author="Claire S" w:date="2026-06-05T15:51:00Z" w16du:dateUtc="2026-06-05T14:51:00Z">
        <w:r w:rsidR="00AA1546">
          <w:rPr>
            <w:rFonts w:ascii="Cambria" w:hAnsi="Cambria"/>
            <w:bCs/>
            <w:sz w:val="28"/>
            <w:szCs w:val="28"/>
          </w:rPr>
          <w:delText xml:space="preserve">e </w:delText>
        </w:r>
      </w:del>
      <w:del w:id="24847" w:author="Claire S" w:date="2026-06-05T15:50:00Z" w16du:dateUtc="2026-06-05T14:50:00Z">
        <w:r w:rsidR="00AA1546">
          <w:rPr>
            <w:rFonts w:ascii="Cambria" w:hAnsi="Cambria"/>
            <w:bCs/>
            <w:sz w:val="28"/>
            <w:szCs w:val="28"/>
          </w:rPr>
          <w:delText>hell had happened to her brother</w:delText>
        </w:r>
        <w:r w:rsidR="000E7CA8">
          <w:rPr>
            <w:rFonts w:ascii="Cambria" w:hAnsi="Cambria"/>
            <w:bCs/>
            <w:sz w:val="28"/>
            <w:szCs w:val="28"/>
          </w:rPr>
          <w:delText>,</w:delText>
        </w:r>
        <w:r w:rsidR="002C59D2">
          <w:rPr>
            <w:rFonts w:ascii="Cambria" w:hAnsi="Cambria"/>
            <w:bCs/>
            <w:sz w:val="28"/>
            <w:szCs w:val="28"/>
          </w:rPr>
          <w:delText xml:space="preserve"> and </w:delText>
        </w:r>
      </w:del>
      <w:r w:rsidR="002C59D2">
        <w:rPr>
          <w:rFonts w:ascii="Cambria" w:hAnsi="Cambria"/>
          <w:bCs/>
          <w:sz w:val="28"/>
          <w:szCs w:val="28"/>
        </w:rPr>
        <w:t xml:space="preserve">if </w:t>
      </w:r>
      <w:del w:id="24848" w:author="Claire S" w:date="2026-06-05T15:51:00Z" w16du:dateUtc="2026-06-05T14:51:00Z">
        <w:r w:rsidR="002C59D2">
          <w:rPr>
            <w:rFonts w:ascii="Cambria" w:hAnsi="Cambria"/>
            <w:bCs/>
            <w:sz w:val="28"/>
            <w:szCs w:val="28"/>
          </w:rPr>
          <w:delText xml:space="preserve">he </w:delText>
        </w:r>
      </w:del>
      <w:ins w:id="24849" w:author="Claire S" w:date="2026-06-05T15:51:00Z" w16du:dateUtc="2026-06-05T14:51:00Z">
        <w:r w:rsidR="00BA142B">
          <w:rPr>
            <w:rFonts w:ascii="Cambria" w:hAnsi="Cambria"/>
            <w:bCs/>
            <w:sz w:val="28"/>
            <w:szCs w:val="28"/>
          </w:rPr>
          <w:t xml:space="preserve">Adam </w:t>
        </w:r>
      </w:ins>
      <w:r w:rsidR="002C59D2">
        <w:rPr>
          <w:rFonts w:ascii="Cambria" w:hAnsi="Cambria"/>
          <w:bCs/>
          <w:sz w:val="28"/>
          <w:szCs w:val="28"/>
        </w:rPr>
        <w:t>was okay</w:t>
      </w:r>
      <w:r w:rsidR="00AA1546">
        <w:rPr>
          <w:rFonts w:ascii="Cambria" w:hAnsi="Cambria"/>
          <w:bCs/>
          <w:sz w:val="28"/>
          <w:szCs w:val="28"/>
        </w:rPr>
        <w:t>.</w:t>
      </w:r>
      <w:r w:rsidR="00595D26">
        <w:rPr>
          <w:rFonts w:ascii="Cambria" w:hAnsi="Cambria"/>
          <w:bCs/>
          <w:sz w:val="28"/>
          <w:szCs w:val="28"/>
        </w:rPr>
        <w:t xml:space="preserve">  </w:t>
      </w:r>
      <w:del w:id="24850" w:author="Claire S" w:date="2026-06-05T15:51:00Z" w16du:dateUtc="2026-06-05T14:51:00Z">
        <w:r w:rsidR="00595D26">
          <w:rPr>
            <w:rFonts w:ascii="Cambria" w:hAnsi="Cambria"/>
            <w:bCs/>
            <w:sz w:val="28"/>
            <w:szCs w:val="28"/>
          </w:rPr>
          <w:delText xml:space="preserve">And </w:delText>
        </w:r>
      </w:del>
      <w:ins w:id="24851" w:author="Claire S" w:date="2026-06-05T15:51:00Z" w16du:dateUtc="2026-06-05T14:51:00Z">
        <w:r w:rsidR="00BA142B">
          <w:rPr>
            <w:rFonts w:ascii="Cambria" w:hAnsi="Cambria"/>
            <w:bCs/>
            <w:sz w:val="28"/>
            <w:szCs w:val="28"/>
          </w:rPr>
          <w:t>S</w:t>
        </w:r>
      </w:ins>
      <w:del w:id="24852" w:author="Claire S" w:date="2026-06-05T15:51:00Z" w16du:dateUtc="2026-06-05T14:51:00Z">
        <w:r w:rsidR="00595D26">
          <w:rPr>
            <w:rFonts w:ascii="Cambria" w:hAnsi="Cambria"/>
            <w:bCs/>
            <w:sz w:val="28"/>
            <w:szCs w:val="28"/>
          </w:rPr>
          <w:delText>s</w:delText>
        </w:r>
      </w:del>
      <w:r w:rsidR="00595D26">
        <w:rPr>
          <w:rFonts w:ascii="Cambria" w:hAnsi="Cambria"/>
          <w:bCs/>
          <w:sz w:val="28"/>
          <w:szCs w:val="28"/>
        </w:rPr>
        <w:t>he wasn’t</w:t>
      </w:r>
      <w:r w:rsidR="006F184D">
        <w:rPr>
          <w:rFonts w:ascii="Cambria" w:hAnsi="Cambria"/>
          <w:bCs/>
          <w:sz w:val="28"/>
          <w:szCs w:val="28"/>
        </w:rPr>
        <w:t xml:space="preserve"> at all</w:t>
      </w:r>
      <w:r w:rsidR="00595D26">
        <w:rPr>
          <w:rFonts w:ascii="Cambria" w:hAnsi="Cambria"/>
          <w:bCs/>
          <w:sz w:val="28"/>
          <w:szCs w:val="28"/>
        </w:rPr>
        <w:t xml:space="preserve"> keen on seeing Jackson, given their last meeting – but maybe there</w:t>
      </w:r>
      <w:ins w:id="24853" w:author="Claire S" w:date="2026-06-05T15:53:00Z" w16du:dateUtc="2026-06-05T14:53:00Z">
        <w:r w:rsidR="00566792">
          <w:rPr>
            <w:rFonts w:ascii="Cambria" w:hAnsi="Cambria"/>
            <w:bCs/>
            <w:sz w:val="28"/>
            <w:szCs w:val="28"/>
          </w:rPr>
          <w:t>’</w:t>
        </w:r>
      </w:ins>
      <w:del w:id="24854" w:author="Claire S" w:date="2026-06-05T15:53:00Z" w16du:dateUtc="2026-06-05T14:53:00Z">
        <w:r w:rsidR="00595D26">
          <w:rPr>
            <w:rFonts w:ascii="Cambria" w:hAnsi="Cambria"/>
            <w:bCs/>
            <w:sz w:val="28"/>
            <w:szCs w:val="28"/>
          </w:rPr>
          <w:delText xml:space="preserve"> woul</w:delText>
        </w:r>
      </w:del>
      <w:r w:rsidR="00595D26">
        <w:rPr>
          <w:rFonts w:ascii="Cambria" w:hAnsi="Cambria"/>
          <w:bCs/>
          <w:sz w:val="28"/>
          <w:szCs w:val="28"/>
        </w:rPr>
        <w:t>d be a few more answers</w:t>
      </w:r>
      <w:r w:rsidR="006F184D">
        <w:rPr>
          <w:rFonts w:ascii="Cambria" w:hAnsi="Cambria"/>
          <w:bCs/>
          <w:sz w:val="28"/>
          <w:szCs w:val="28"/>
        </w:rPr>
        <w:t>, at least</w:t>
      </w:r>
      <w:r w:rsidR="00595D26">
        <w:rPr>
          <w:rFonts w:ascii="Cambria" w:hAnsi="Cambria"/>
          <w:bCs/>
          <w:sz w:val="28"/>
          <w:szCs w:val="28"/>
        </w:rPr>
        <w:t>.</w:t>
      </w:r>
      <w:ins w:id="24855" w:author="Claire S" w:date="2026-06-06T09:59:00Z" w16du:dateUtc="2026-06-06T08:59:00Z">
        <w:r w:rsidR="00BB0384">
          <w:rPr>
            <w:rFonts w:ascii="Cambria" w:hAnsi="Cambria"/>
            <w:bCs/>
            <w:sz w:val="28"/>
            <w:szCs w:val="28"/>
          </w:rPr>
          <w:t xml:space="preserve">  And Savannah was still a Langley, and the Langleys paid Clara’s wages, so she </w:t>
        </w:r>
        <w:r w:rsidR="009D1809">
          <w:rPr>
            <w:rFonts w:ascii="Cambria" w:hAnsi="Cambria"/>
            <w:bCs/>
            <w:sz w:val="28"/>
            <w:szCs w:val="28"/>
          </w:rPr>
          <w:t xml:space="preserve">thought it wise to acquiesce. </w:t>
        </w:r>
        <w:del w:id="24856" w:author="Daisy Watt" w:date="2026-06-24T04:18:00Z" w16du:dateUtc="2026-06-24T02:18:00Z">
          <w:r w:rsidR="009D1809" w:rsidDel="000D4C1E">
            <w:rPr>
              <w:rFonts w:ascii="Cambria" w:hAnsi="Cambria"/>
              <w:bCs/>
              <w:sz w:val="28"/>
              <w:szCs w:val="28"/>
            </w:rPr>
            <w:delText xml:space="preserve">She </w:delText>
          </w:r>
        </w:del>
      </w:ins>
      <w:ins w:id="24857" w:author="Claire S" w:date="2026-06-06T10:00:00Z" w16du:dateUtc="2026-06-06T09:00:00Z">
        <w:del w:id="24858" w:author="Daisy Watt" w:date="2026-06-24T04:18:00Z" w16du:dateUtc="2026-06-24T02:18:00Z">
          <w:r w:rsidR="009D1809" w:rsidDel="000D4C1E">
            <w:rPr>
              <w:rFonts w:ascii="Cambria" w:hAnsi="Cambria"/>
              <w:bCs/>
              <w:sz w:val="28"/>
              <w:szCs w:val="28"/>
            </w:rPr>
            <w:delText>needed her job -</w:delText>
          </w:r>
        </w:del>
      </w:ins>
    </w:p>
    <w:p w14:paraId="01645E73" w14:textId="0B8A4156" w:rsidR="00AA1546" w:rsidRDefault="00AB7DB9" w:rsidP="00AA1546">
      <w:pPr>
        <w:spacing w:line="360" w:lineRule="auto"/>
        <w:contextualSpacing/>
        <w:rPr>
          <w:rFonts w:ascii="Cambria" w:hAnsi="Cambria"/>
          <w:bCs/>
          <w:sz w:val="28"/>
          <w:szCs w:val="28"/>
        </w:rPr>
      </w:pPr>
      <w:r>
        <w:rPr>
          <w:rFonts w:ascii="Cambria" w:hAnsi="Cambria"/>
          <w:bCs/>
          <w:sz w:val="28"/>
          <w:szCs w:val="28"/>
        </w:rPr>
        <w:tab/>
      </w:r>
      <w:del w:id="24859" w:author="Claire S" w:date="2026-06-05T15:51:00Z" w16du:dateUtc="2026-06-05T14:51:00Z">
        <w:r w:rsidR="00595D26">
          <w:rPr>
            <w:rFonts w:ascii="Cambria" w:hAnsi="Cambria"/>
            <w:bCs/>
            <w:sz w:val="28"/>
            <w:szCs w:val="28"/>
          </w:rPr>
          <w:delText>At reception</w:delText>
        </w:r>
      </w:del>
      <w:ins w:id="24860" w:author="Claire S" w:date="2026-06-05T15:51:00Z" w16du:dateUtc="2026-06-05T14:51:00Z">
        <w:r w:rsidR="00BA142B">
          <w:rPr>
            <w:rFonts w:ascii="Cambria" w:hAnsi="Cambria"/>
            <w:bCs/>
            <w:sz w:val="28"/>
            <w:szCs w:val="28"/>
          </w:rPr>
          <w:t>In the hospital</w:t>
        </w:r>
      </w:ins>
      <w:r w:rsidR="00595D26">
        <w:rPr>
          <w:rFonts w:ascii="Cambria" w:hAnsi="Cambria"/>
          <w:bCs/>
          <w:sz w:val="28"/>
          <w:szCs w:val="28"/>
        </w:rPr>
        <w:t>,</w:t>
      </w:r>
      <w:r w:rsidR="00214D5A">
        <w:rPr>
          <w:rFonts w:ascii="Cambria" w:hAnsi="Cambria"/>
          <w:bCs/>
          <w:sz w:val="28"/>
          <w:szCs w:val="28"/>
        </w:rPr>
        <w:t xml:space="preserve"> </w:t>
      </w:r>
      <w:r w:rsidR="002C59D2">
        <w:rPr>
          <w:rFonts w:ascii="Cambria" w:hAnsi="Cambria"/>
          <w:bCs/>
          <w:sz w:val="28"/>
          <w:szCs w:val="28"/>
        </w:rPr>
        <w:t>they</w:t>
      </w:r>
      <w:r w:rsidR="00AA1546">
        <w:rPr>
          <w:rFonts w:ascii="Cambria" w:hAnsi="Cambria"/>
          <w:bCs/>
          <w:sz w:val="28"/>
          <w:szCs w:val="28"/>
        </w:rPr>
        <w:t xml:space="preserve"> </w:t>
      </w:r>
      <w:r w:rsidR="00797C4E">
        <w:rPr>
          <w:rFonts w:ascii="Cambria" w:hAnsi="Cambria"/>
          <w:bCs/>
          <w:sz w:val="28"/>
          <w:szCs w:val="28"/>
        </w:rPr>
        <w:t>were directed to a family</w:t>
      </w:r>
      <w:del w:id="24861" w:author="Daisy Watt" w:date="2026-06-24T04:19:00Z" w16du:dateUtc="2026-06-24T02:19:00Z">
        <w:r w:rsidR="00797C4E" w:rsidDel="00271081">
          <w:rPr>
            <w:rFonts w:ascii="Cambria" w:hAnsi="Cambria"/>
            <w:bCs/>
            <w:sz w:val="28"/>
            <w:szCs w:val="28"/>
          </w:rPr>
          <w:delText xml:space="preserve"> </w:delText>
        </w:r>
      </w:del>
      <w:ins w:id="24862" w:author="Daisy Watt" w:date="2026-06-24T04:19:00Z" w16du:dateUtc="2026-06-24T02:19:00Z">
        <w:r w:rsidR="00271081">
          <w:rPr>
            <w:rFonts w:ascii="Cambria" w:hAnsi="Cambria"/>
            <w:bCs/>
            <w:sz w:val="28"/>
            <w:szCs w:val="28"/>
          </w:rPr>
          <w:t>-</w:t>
        </w:r>
      </w:ins>
      <w:r w:rsidR="00797C4E">
        <w:rPr>
          <w:rFonts w:ascii="Cambria" w:hAnsi="Cambria"/>
          <w:bCs/>
          <w:sz w:val="28"/>
          <w:szCs w:val="28"/>
        </w:rPr>
        <w:t>and</w:t>
      </w:r>
      <w:del w:id="24863" w:author="Daisy Watt" w:date="2026-06-24T04:19:00Z" w16du:dateUtc="2026-06-24T02:19:00Z">
        <w:r w:rsidR="00797C4E" w:rsidDel="00271081">
          <w:rPr>
            <w:rFonts w:ascii="Cambria" w:hAnsi="Cambria"/>
            <w:bCs/>
            <w:sz w:val="28"/>
            <w:szCs w:val="28"/>
          </w:rPr>
          <w:delText xml:space="preserve"> </w:delText>
        </w:r>
      </w:del>
      <w:ins w:id="24864" w:author="Daisy Watt" w:date="2026-06-24T04:19:00Z" w16du:dateUtc="2026-06-24T02:19:00Z">
        <w:r w:rsidR="00271081">
          <w:rPr>
            <w:rFonts w:ascii="Cambria" w:hAnsi="Cambria"/>
            <w:bCs/>
            <w:sz w:val="28"/>
            <w:szCs w:val="28"/>
          </w:rPr>
          <w:t>-</w:t>
        </w:r>
      </w:ins>
      <w:r w:rsidR="00797C4E">
        <w:rPr>
          <w:rFonts w:ascii="Cambria" w:hAnsi="Cambria"/>
          <w:bCs/>
          <w:sz w:val="28"/>
          <w:szCs w:val="28"/>
        </w:rPr>
        <w:t xml:space="preserve">friends </w:t>
      </w:r>
      <w:r>
        <w:rPr>
          <w:rFonts w:ascii="Cambria" w:hAnsi="Cambria"/>
          <w:bCs/>
          <w:sz w:val="28"/>
          <w:szCs w:val="28"/>
        </w:rPr>
        <w:t>waiting</w:t>
      </w:r>
      <w:ins w:id="24865" w:author="Daisy Watt" w:date="2026-06-24T04:18:00Z" w16du:dateUtc="2026-06-24T02:18:00Z">
        <w:r w:rsidR="00271081">
          <w:rPr>
            <w:rFonts w:ascii="Cambria" w:hAnsi="Cambria"/>
            <w:bCs/>
            <w:sz w:val="28"/>
            <w:szCs w:val="28"/>
          </w:rPr>
          <w:t xml:space="preserve"> </w:t>
        </w:r>
      </w:ins>
      <w:del w:id="24866" w:author="Daisy Watt" w:date="2026-06-24T04:18:00Z" w16du:dateUtc="2026-06-24T02:18:00Z">
        <w:r w:rsidR="00797C4E" w:rsidDel="00271081">
          <w:rPr>
            <w:rFonts w:ascii="Cambria" w:hAnsi="Cambria"/>
            <w:bCs/>
            <w:sz w:val="28"/>
            <w:szCs w:val="28"/>
          </w:rPr>
          <w:delText>-</w:delText>
        </w:r>
      </w:del>
      <w:r>
        <w:rPr>
          <w:rFonts w:ascii="Cambria" w:hAnsi="Cambria"/>
          <w:bCs/>
          <w:sz w:val="28"/>
          <w:szCs w:val="28"/>
        </w:rPr>
        <w:t>room</w:t>
      </w:r>
      <w:r w:rsidR="00797C4E">
        <w:rPr>
          <w:rFonts w:ascii="Cambria" w:hAnsi="Cambria"/>
          <w:bCs/>
          <w:sz w:val="28"/>
          <w:szCs w:val="28"/>
        </w:rPr>
        <w:t xml:space="preserve"> </w:t>
      </w:r>
      <w:r w:rsidR="006F184D">
        <w:rPr>
          <w:rFonts w:ascii="Cambria" w:hAnsi="Cambria"/>
          <w:bCs/>
          <w:sz w:val="28"/>
          <w:szCs w:val="28"/>
        </w:rPr>
        <w:t>upstairs</w:t>
      </w:r>
      <w:r w:rsidR="00212693">
        <w:rPr>
          <w:rFonts w:ascii="Cambria" w:hAnsi="Cambria"/>
          <w:bCs/>
          <w:sz w:val="28"/>
          <w:szCs w:val="28"/>
        </w:rPr>
        <w:t>, where a</w:t>
      </w:r>
      <w:r>
        <w:rPr>
          <w:rFonts w:ascii="Cambria" w:hAnsi="Cambria"/>
          <w:bCs/>
          <w:sz w:val="28"/>
          <w:szCs w:val="28"/>
        </w:rPr>
        <w:t xml:space="preserve"> </w:t>
      </w:r>
      <w:r w:rsidR="002C59D2">
        <w:rPr>
          <w:rFonts w:ascii="Cambria" w:hAnsi="Cambria"/>
          <w:bCs/>
          <w:sz w:val="28"/>
          <w:szCs w:val="28"/>
        </w:rPr>
        <w:t xml:space="preserve">sleek-looking </w:t>
      </w:r>
      <w:r w:rsidR="00AA1546">
        <w:rPr>
          <w:rFonts w:ascii="Cambria" w:hAnsi="Cambria"/>
          <w:bCs/>
          <w:sz w:val="28"/>
          <w:szCs w:val="28"/>
        </w:rPr>
        <w:t xml:space="preserve">doctor </w:t>
      </w:r>
      <w:r w:rsidR="002C59D2">
        <w:rPr>
          <w:rFonts w:ascii="Cambria" w:hAnsi="Cambria"/>
          <w:bCs/>
          <w:sz w:val="28"/>
          <w:szCs w:val="28"/>
        </w:rPr>
        <w:t>appeared</w:t>
      </w:r>
      <w:del w:id="24867" w:author="Claire S" w:date="2026-06-05T15:51:00Z" w16du:dateUtc="2026-06-05T14:51:00Z">
        <w:r w:rsidR="000B276B">
          <w:rPr>
            <w:rFonts w:ascii="Cambria" w:hAnsi="Cambria"/>
            <w:bCs/>
            <w:sz w:val="28"/>
            <w:szCs w:val="28"/>
          </w:rPr>
          <w:delText xml:space="preserve"> moments later</w:delText>
        </w:r>
      </w:del>
      <w:r w:rsidR="00212693">
        <w:rPr>
          <w:rFonts w:ascii="Cambria" w:hAnsi="Cambria"/>
          <w:bCs/>
          <w:sz w:val="28"/>
          <w:szCs w:val="28"/>
        </w:rPr>
        <w:t>.</w:t>
      </w:r>
      <w:r w:rsidR="00AA1546">
        <w:rPr>
          <w:rFonts w:ascii="Cambria" w:hAnsi="Cambria"/>
          <w:bCs/>
          <w:sz w:val="28"/>
          <w:szCs w:val="28"/>
        </w:rPr>
        <w:t xml:space="preserve"> </w:t>
      </w:r>
      <w:ins w:id="24868" w:author="Claire S" w:date="2026-06-05T15:53:00Z" w16du:dateUtc="2026-06-05T14:53:00Z">
        <w:r w:rsidR="00566792">
          <w:rPr>
            <w:rFonts w:ascii="Cambria" w:hAnsi="Cambria"/>
            <w:bCs/>
            <w:sz w:val="28"/>
            <w:szCs w:val="28"/>
          </w:rPr>
          <w:t xml:space="preserve">Hurrying out to hug him, </w:t>
        </w:r>
      </w:ins>
      <w:r>
        <w:rPr>
          <w:rFonts w:ascii="Cambria" w:hAnsi="Cambria"/>
          <w:bCs/>
          <w:sz w:val="28"/>
          <w:szCs w:val="28"/>
        </w:rPr>
        <w:t>Savannah</w:t>
      </w:r>
      <w:r w:rsidR="00AA1546">
        <w:rPr>
          <w:rFonts w:ascii="Cambria" w:hAnsi="Cambria"/>
          <w:bCs/>
          <w:sz w:val="28"/>
          <w:szCs w:val="28"/>
        </w:rPr>
        <w:t xml:space="preserve"> </w:t>
      </w:r>
      <w:del w:id="24869" w:author="Daisy Watt" w:date="2026-06-24T04:19:00Z" w16du:dateUtc="2026-06-24T02:19:00Z">
        <w:r w:rsidR="00AA1546" w:rsidDel="00126429">
          <w:rPr>
            <w:rFonts w:ascii="Cambria" w:hAnsi="Cambria"/>
            <w:bCs/>
            <w:sz w:val="28"/>
            <w:szCs w:val="28"/>
          </w:rPr>
          <w:delText>hurried</w:delText>
        </w:r>
        <w:r w:rsidR="000B276B" w:rsidDel="00126429">
          <w:rPr>
            <w:rFonts w:ascii="Cambria" w:hAnsi="Cambria"/>
            <w:bCs/>
            <w:sz w:val="28"/>
            <w:szCs w:val="28"/>
          </w:rPr>
          <w:delText xml:space="preserve"> out</w:delText>
        </w:r>
        <w:r w:rsidR="00AA1546" w:rsidDel="00126429">
          <w:rPr>
            <w:rFonts w:ascii="Cambria" w:hAnsi="Cambria"/>
            <w:bCs/>
            <w:sz w:val="28"/>
            <w:szCs w:val="28"/>
          </w:rPr>
          <w:delText xml:space="preserve"> to give him a hug,</w:delText>
        </w:r>
      </w:del>
      <w:ins w:id="24870" w:author="Claire S" w:date="2026-06-05T15:53:00Z" w16du:dateUtc="2026-06-05T14:53:00Z">
        <w:del w:id="24871" w:author="Daisy Watt" w:date="2026-06-24T04:19:00Z" w16du:dateUtc="2026-06-24T02:19:00Z">
          <w:r w:rsidR="00566792" w:rsidDel="00126429">
            <w:rPr>
              <w:rFonts w:ascii="Cambria" w:hAnsi="Cambria"/>
              <w:bCs/>
              <w:sz w:val="28"/>
              <w:szCs w:val="28"/>
            </w:rPr>
            <w:delText>and he</w:delText>
          </w:r>
        </w:del>
      </w:ins>
      <w:del w:id="24872" w:author="Daisy Watt" w:date="2026-06-24T04:19:00Z" w16du:dateUtc="2026-06-24T02:19:00Z">
        <w:r w:rsidR="00AA1546" w:rsidDel="00126429">
          <w:rPr>
            <w:rFonts w:ascii="Cambria" w:hAnsi="Cambria"/>
            <w:bCs/>
            <w:sz w:val="28"/>
            <w:szCs w:val="28"/>
          </w:rPr>
          <w:delText xml:space="preserve"> talking </w:delText>
        </w:r>
      </w:del>
      <w:ins w:id="24873" w:author="Daisy Watt" w:date="2026-06-24T04:19:00Z" w16du:dateUtc="2026-06-24T02:19:00Z">
        <w:r w:rsidR="00126429">
          <w:rPr>
            <w:rFonts w:ascii="Cambria" w:hAnsi="Cambria"/>
            <w:bCs/>
            <w:sz w:val="28"/>
            <w:szCs w:val="28"/>
          </w:rPr>
          <w:t xml:space="preserve">talked </w:t>
        </w:r>
      </w:ins>
      <w:r w:rsidR="00AA1546">
        <w:rPr>
          <w:rFonts w:ascii="Cambria" w:hAnsi="Cambria"/>
          <w:bCs/>
          <w:sz w:val="28"/>
          <w:szCs w:val="28"/>
        </w:rPr>
        <w:t>quietly</w:t>
      </w:r>
      <w:ins w:id="24874" w:author="Daisy Watt" w:date="2026-06-24T04:19:00Z" w16du:dateUtc="2026-06-24T02:19:00Z">
        <w:r w:rsidR="00126429">
          <w:rPr>
            <w:rFonts w:ascii="Cambria" w:hAnsi="Cambria"/>
            <w:bCs/>
            <w:sz w:val="28"/>
            <w:szCs w:val="28"/>
          </w:rPr>
          <w:t xml:space="preserve"> with him</w:t>
        </w:r>
      </w:ins>
      <w:r w:rsidR="00AA1546">
        <w:rPr>
          <w:rFonts w:ascii="Cambria" w:hAnsi="Cambria"/>
          <w:bCs/>
          <w:sz w:val="28"/>
          <w:szCs w:val="28"/>
        </w:rPr>
        <w:t xml:space="preserve"> </w:t>
      </w:r>
      <w:del w:id="24875" w:author="Claire S" w:date="2026-06-05T15:53:00Z" w16du:dateUtc="2026-06-05T14:53:00Z">
        <w:r w:rsidR="003F56CF">
          <w:rPr>
            <w:rFonts w:ascii="Cambria" w:hAnsi="Cambria"/>
            <w:bCs/>
            <w:sz w:val="28"/>
            <w:szCs w:val="28"/>
          </w:rPr>
          <w:delText>with him</w:delText>
        </w:r>
        <w:r w:rsidR="00212693">
          <w:rPr>
            <w:rFonts w:ascii="Cambria" w:hAnsi="Cambria"/>
            <w:bCs/>
            <w:sz w:val="28"/>
            <w:szCs w:val="28"/>
          </w:rPr>
          <w:delText xml:space="preserve"> </w:delText>
        </w:r>
      </w:del>
      <w:r w:rsidR="00212693">
        <w:rPr>
          <w:rFonts w:ascii="Cambria" w:hAnsi="Cambria"/>
          <w:bCs/>
          <w:sz w:val="28"/>
          <w:szCs w:val="28"/>
        </w:rPr>
        <w:t>at the door</w:t>
      </w:r>
      <w:r w:rsidR="003F56CF">
        <w:rPr>
          <w:rFonts w:ascii="Cambria" w:hAnsi="Cambria"/>
          <w:bCs/>
          <w:sz w:val="28"/>
          <w:szCs w:val="28"/>
        </w:rPr>
        <w:t>.</w:t>
      </w:r>
    </w:p>
    <w:p w14:paraId="0F97BBAB" w14:textId="5332391C" w:rsidR="00AA1546" w:rsidRDefault="00AA1546" w:rsidP="00AA1546">
      <w:pPr>
        <w:spacing w:line="360" w:lineRule="auto"/>
        <w:contextualSpacing/>
        <w:rPr>
          <w:rFonts w:ascii="Cambria" w:hAnsi="Cambria"/>
          <w:bCs/>
          <w:sz w:val="28"/>
          <w:szCs w:val="28"/>
        </w:rPr>
      </w:pPr>
      <w:r>
        <w:rPr>
          <w:rFonts w:ascii="Cambria" w:hAnsi="Cambria"/>
          <w:bCs/>
          <w:sz w:val="28"/>
          <w:szCs w:val="28"/>
        </w:rPr>
        <w:tab/>
        <w:t xml:space="preserve">‘Friend of yours?’ Clara raised a brow </w:t>
      </w:r>
      <w:r w:rsidR="00D2105C">
        <w:rPr>
          <w:rFonts w:ascii="Cambria" w:hAnsi="Cambria"/>
          <w:bCs/>
          <w:sz w:val="28"/>
          <w:szCs w:val="28"/>
        </w:rPr>
        <w:t>when</w:t>
      </w:r>
      <w:r>
        <w:rPr>
          <w:rFonts w:ascii="Cambria" w:hAnsi="Cambria"/>
          <w:bCs/>
          <w:sz w:val="28"/>
          <w:szCs w:val="28"/>
        </w:rPr>
        <w:t xml:space="preserve"> Savannah </w:t>
      </w:r>
      <w:r w:rsidR="00FB3A66">
        <w:rPr>
          <w:rFonts w:ascii="Cambria" w:hAnsi="Cambria"/>
          <w:bCs/>
          <w:sz w:val="28"/>
          <w:szCs w:val="28"/>
        </w:rPr>
        <w:t>returned</w:t>
      </w:r>
      <w:r>
        <w:rPr>
          <w:rFonts w:ascii="Cambria" w:hAnsi="Cambria"/>
          <w:bCs/>
          <w:sz w:val="28"/>
          <w:szCs w:val="28"/>
        </w:rPr>
        <w:t>.</w:t>
      </w:r>
    </w:p>
    <w:p w14:paraId="09F80FFB" w14:textId="5C24513F" w:rsidR="00915947" w:rsidRDefault="00AA1546" w:rsidP="0034760D">
      <w:pPr>
        <w:spacing w:line="360" w:lineRule="auto"/>
        <w:contextualSpacing/>
        <w:rPr>
          <w:rFonts w:ascii="Cambria" w:hAnsi="Cambria"/>
          <w:bCs/>
          <w:sz w:val="28"/>
          <w:szCs w:val="28"/>
        </w:rPr>
      </w:pPr>
      <w:r>
        <w:rPr>
          <w:rFonts w:ascii="Cambria" w:hAnsi="Cambria"/>
          <w:bCs/>
          <w:sz w:val="28"/>
          <w:szCs w:val="28"/>
        </w:rPr>
        <w:tab/>
        <w:t xml:space="preserve">‘Old boyfriend. </w:t>
      </w:r>
      <w:r w:rsidR="00657764">
        <w:rPr>
          <w:rFonts w:ascii="Cambria" w:hAnsi="Cambria"/>
          <w:bCs/>
          <w:sz w:val="28"/>
          <w:szCs w:val="28"/>
        </w:rPr>
        <w:t xml:space="preserve">Perfect in every way </w:t>
      </w:r>
      <w:del w:id="24876" w:author="Daisy Watt" w:date="2026-06-24T04:19:00Z" w16du:dateUtc="2026-06-24T02:19:00Z">
        <w:r w:rsidR="00657764" w:rsidDel="005C2A44">
          <w:rPr>
            <w:rFonts w:ascii="Cambria" w:hAnsi="Cambria"/>
            <w:bCs/>
            <w:sz w:val="28"/>
            <w:szCs w:val="28"/>
          </w:rPr>
          <w:delText>-</w:delText>
        </w:r>
      </w:del>
      <w:ins w:id="24877" w:author="Daisy Watt" w:date="2026-06-24T04:19:00Z" w16du:dateUtc="2026-06-24T02:19:00Z">
        <w:r w:rsidR="005C2A44">
          <w:rPr>
            <w:rFonts w:ascii="Cambria" w:hAnsi="Cambria"/>
            <w:bCs/>
            <w:sz w:val="28"/>
            <w:szCs w:val="28"/>
          </w:rPr>
          <w:t>–</w:t>
        </w:r>
      </w:ins>
      <w:r w:rsidR="00657764">
        <w:rPr>
          <w:rFonts w:ascii="Cambria" w:hAnsi="Cambria"/>
          <w:bCs/>
          <w:sz w:val="28"/>
          <w:szCs w:val="28"/>
        </w:rPr>
        <w:t xml:space="preserve"> </w:t>
      </w:r>
      <w:ins w:id="24878" w:author="Daisy Watt" w:date="2026-06-24T04:19:00Z" w16du:dateUtc="2026-06-24T02:19:00Z">
        <w:r w:rsidR="005C2A44">
          <w:rPr>
            <w:rFonts w:ascii="Cambria" w:hAnsi="Cambria"/>
            <w:bCs/>
            <w:sz w:val="28"/>
            <w:szCs w:val="28"/>
          </w:rPr>
          <w:t>’</w:t>
        </w:r>
      </w:ins>
      <w:r w:rsidR="00657764">
        <w:rPr>
          <w:rFonts w:ascii="Cambria" w:hAnsi="Cambria"/>
          <w:bCs/>
          <w:sz w:val="28"/>
          <w:szCs w:val="28"/>
        </w:rPr>
        <w:t>til</w:t>
      </w:r>
      <w:del w:id="24879" w:author="Daisy Watt" w:date="2026-06-24T04:20:00Z" w16du:dateUtc="2026-06-24T02:20:00Z">
        <w:r w:rsidR="00657764" w:rsidDel="005C2A44">
          <w:rPr>
            <w:rFonts w:ascii="Cambria" w:hAnsi="Cambria"/>
            <w:bCs/>
            <w:sz w:val="28"/>
            <w:szCs w:val="28"/>
          </w:rPr>
          <w:delText>l</w:delText>
        </w:r>
      </w:del>
      <w:r w:rsidR="00657764">
        <w:rPr>
          <w:rFonts w:ascii="Cambria" w:hAnsi="Cambria"/>
          <w:bCs/>
          <w:sz w:val="28"/>
          <w:szCs w:val="28"/>
        </w:rPr>
        <w:t xml:space="preserve"> he decided </w:t>
      </w:r>
      <w:r>
        <w:rPr>
          <w:rFonts w:ascii="Cambria" w:hAnsi="Cambria"/>
          <w:bCs/>
          <w:sz w:val="28"/>
          <w:szCs w:val="28"/>
        </w:rPr>
        <w:t xml:space="preserve">he preferred men.  He says Jackson’s </w:t>
      </w:r>
      <w:r w:rsidR="00AB7DB9">
        <w:rPr>
          <w:rFonts w:ascii="Cambria" w:hAnsi="Cambria"/>
          <w:bCs/>
          <w:sz w:val="28"/>
          <w:szCs w:val="28"/>
        </w:rPr>
        <w:t>fine</w:t>
      </w:r>
      <w:r w:rsidR="00915947">
        <w:rPr>
          <w:rFonts w:ascii="Cambria" w:hAnsi="Cambria"/>
          <w:bCs/>
          <w:sz w:val="28"/>
          <w:szCs w:val="28"/>
        </w:rPr>
        <w:t>, and awake.’</w:t>
      </w:r>
      <w:r w:rsidR="004800E3">
        <w:rPr>
          <w:rFonts w:ascii="Cambria" w:hAnsi="Cambria"/>
          <w:bCs/>
          <w:sz w:val="28"/>
          <w:szCs w:val="28"/>
        </w:rPr>
        <w:t xml:space="preserve"> Savannah</w:t>
      </w:r>
      <w:ins w:id="24880" w:author="Claire S" w:date="2026-06-05T20:47:00Z" w16du:dateUtc="2026-06-05T19:47:00Z">
        <w:r w:rsidR="009C2F65">
          <w:rPr>
            <w:rFonts w:ascii="Cambria" w:hAnsi="Cambria"/>
            <w:bCs/>
            <w:sz w:val="28"/>
            <w:szCs w:val="28"/>
          </w:rPr>
          <w:t xml:space="preserve">’s silk blouse had slipped off a shoulder, </w:t>
        </w:r>
      </w:ins>
      <w:ins w:id="24881" w:author="Claire S" w:date="2026-06-05T20:48:00Z" w16du:dateUtc="2026-06-05T19:48:00Z">
        <w:r w:rsidR="009C2F65">
          <w:rPr>
            <w:rFonts w:ascii="Cambria" w:hAnsi="Cambria"/>
            <w:bCs/>
            <w:sz w:val="28"/>
            <w:szCs w:val="28"/>
          </w:rPr>
          <w:t>revealing a bra strap</w:t>
        </w:r>
      </w:ins>
      <w:ins w:id="24882" w:author="Claire S" w:date="2026-06-05T20:49:00Z" w16du:dateUtc="2026-06-05T19:49:00Z">
        <w:r w:rsidR="009334D8">
          <w:rPr>
            <w:rFonts w:ascii="Cambria" w:hAnsi="Cambria"/>
            <w:bCs/>
            <w:sz w:val="28"/>
            <w:szCs w:val="28"/>
          </w:rPr>
          <w:t xml:space="preserve">.  </w:t>
        </w:r>
      </w:ins>
      <w:ins w:id="24883" w:author="Claire S" w:date="2026-06-06T00:02:00Z" w16du:dateUtc="2026-06-05T23:02:00Z">
        <w:del w:id="24884" w:author="Daisy Watt" w:date="2026-06-24T04:20:00Z" w16du:dateUtc="2026-06-24T02:20:00Z">
          <w:r w:rsidR="0000678B" w:rsidDel="00883659">
            <w:rPr>
              <w:rFonts w:ascii="Cambria" w:hAnsi="Cambria"/>
              <w:bCs/>
              <w:sz w:val="28"/>
              <w:szCs w:val="28"/>
            </w:rPr>
            <w:delText>Fr</w:delText>
          </w:r>
        </w:del>
      </w:ins>
      <w:ins w:id="24885" w:author="Claire S" w:date="2026-06-06T00:03:00Z" w16du:dateUtc="2026-06-05T23:03:00Z">
        <w:del w:id="24886" w:author="Daisy Watt" w:date="2026-06-24T04:20:00Z" w16du:dateUtc="2026-06-24T02:20:00Z">
          <w:r w:rsidR="0000678B" w:rsidDel="00883659">
            <w:rPr>
              <w:rFonts w:ascii="Cambria" w:hAnsi="Cambria"/>
              <w:bCs/>
              <w:sz w:val="28"/>
              <w:szCs w:val="28"/>
            </w:rPr>
            <w:delText>ankly, s</w:delText>
          </w:r>
        </w:del>
      </w:ins>
      <w:ins w:id="24887" w:author="Claire S" w:date="2026-06-05T20:49:00Z" w16du:dateUtc="2026-06-05T19:49:00Z">
        <w:del w:id="24888" w:author="Daisy Watt" w:date="2026-06-24T04:20:00Z" w16du:dateUtc="2026-06-24T02:20:00Z">
          <w:r w:rsidR="009334D8" w:rsidDel="00883659">
            <w:rPr>
              <w:rFonts w:ascii="Cambria" w:hAnsi="Cambria"/>
              <w:bCs/>
              <w:sz w:val="28"/>
              <w:szCs w:val="28"/>
            </w:rPr>
            <w:delText>he look</w:delText>
          </w:r>
        </w:del>
      </w:ins>
      <w:ins w:id="24889" w:author="Claire S" w:date="2026-06-06T10:00:00Z" w16du:dateUtc="2026-06-06T09:00:00Z">
        <w:del w:id="24890" w:author="Daisy Watt" w:date="2026-06-24T04:20:00Z" w16du:dateUtc="2026-06-24T02:20:00Z">
          <w:r w:rsidR="009D1809" w:rsidDel="00883659">
            <w:rPr>
              <w:rFonts w:ascii="Cambria" w:hAnsi="Cambria"/>
              <w:bCs/>
              <w:sz w:val="28"/>
              <w:szCs w:val="28"/>
            </w:rPr>
            <w:delText>ed</w:delText>
          </w:r>
        </w:del>
      </w:ins>
      <w:ins w:id="24891" w:author="Claire S" w:date="2026-06-05T20:49:00Z" w16du:dateUtc="2026-06-05T19:49:00Z">
        <w:del w:id="24892" w:author="Daisy Watt" w:date="2026-06-24T04:20:00Z" w16du:dateUtc="2026-06-24T02:20:00Z">
          <w:r w:rsidR="009334D8" w:rsidDel="00883659">
            <w:rPr>
              <w:rFonts w:ascii="Cambria" w:hAnsi="Cambria"/>
              <w:bCs/>
              <w:sz w:val="28"/>
              <w:szCs w:val="28"/>
            </w:rPr>
            <w:delText xml:space="preserve"> dishevelled</w:delText>
          </w:r>
        </w:del>
      </w:ins>
      <w:del w:id="24893" w:author="Daisy Watt" w:date="2026-06-24T04:20:00Z" w16du:dateUtc="2026-06-24T02:20:00Z">
        <w:r w:rsidR="004800E3" w:rsidDel="00883659">
          <w:rPr>
            <w:rFonts w:ascii="Cambria" w:hAnsi="Cambria"/>
            <w:bCs/>
            <w:sz w:val="28"/>
            <w:szCs w:val="28"/>
          </w:rPr>
          <w:delText xml:space="preserve"> straightened her </w:delText>
        </w:r>
        <w:r w:rsidR="00212693" w:rsidDel="00883659">
          <w:rPr>
            <w:rFonts w:ascii="Cambria" w:hAnsi="Cambria"/>
            <w:bCs/>
            <w:sz w:val="28"/>
            <w:szCs w:val="28"/>
          </w:rPr>
          <w:delText xml:space="preserve">silk </w:delText>
        </w:r>
        <w:r w:rsidR="00FB3A66" w:rsidDel="00883659">
          <w:rPr>
            <w:rFonts w:ascii="Cambria" w:hAnsi="Cambria"/>
            <w:bCs/>
            <w:sz w:val="28"/>
            <w:szCs w:val="28"/>
          </w:rPr>
          <w:delText>blouse</w:delText>
        </w:r>
        <w:r w:rsidR="00D2105C" w:rsidDel="00883659">
          <w:rPr>
            <w:rFonts w:ascii="Cambria" w:hAnsi="Cambria"/>
            <w:bCs/>
            <w:sz w:val="28"/>
            <w:szCs w:val="28"/>
          </w:rPr>
          <w:delText>, so ‘peasant’</w:delText>
        </w:r>
        <w:r w:rsidR="00FB3A66" w:rsidDel="00883659">
          <w:rPr>
            <w:rFonts w:ascii="Cambria" w:hAnsi="Cambria"/>
            <w:bCs/>
            <w:sz w:val="28"/>
            <w:szCs w:val="28"/>
          </w:rPr>
          <w:delText xml:space="preserve"> </w:delText>
        </w:r>
        <w:r w:rsidR="004800E3" w:rsidDel="00883659">
          <w:rPr>
            <w:rFonts w:ascii="Cambria" w:hAnsi="Cambria"/>
            <w:bCs/>
            <w:sz w:val="28"/>
            <w:szCs w:val="28"/>
          </w:rPr>
          <w:delText xml:space="preserve">that </w:delText>
        </w:r>
        <w:r w:rsidR="00D2105C" w:rsidDel="00883659">
          <w:rPr>
            <w:rFonts w:ascii="Cambria" w:hAnsi="Cambria"/>
            <w:bCs/>
            <w:sz w:val="28"/>
            <w:szCs w:val="28"/>
          </w:rPr>
          <w:delText xml:space="preserve">it </w:delText>
        </w:r>
        <w:r w:rsidR="00212693" w:rsidDel="00883659">
          <w:rPr>
            <w:rFonts w:ascii="Cambria" w:hAnsi="Cambria"/>
            <w:bCs/>
            <w:sz w:val="28"/>
            <w:szCs w:val="28"/>
          </w:rPr>
          <w:delText>must have</w:delText>
        </w:r>
        <w:r w:rsidR="004800E3" w:rsidDel="00883659">
          <w:rPr>
            <w:rFonts w:ascii="Cambria" w:hAnsi="Cambria"/>
            <w:bCs/>
            <w:sz w:val="28"/>
            <w:szCs w:val="28"/>
          </w:rPr>
          <w:delText xml:space="preserve"> cost </w:delText>
        </w:r>
        <w:r w:rsidR="00D51E50" w:rsidDel="00883659">
          <w:rPr>
            <w:rFonts w:ascii="Cambria" w:hAnsi="Cambria"/>
            <w:bCs/>
            <w:sz w:val="28"/>
            <w:szCs w:val="28"/>
          </w:rPr>
          <w:delText>at least</w:delText>
        </w:r>
        <w:r w:rsidR="004800E3" w:rsidDel="00883659">
          <w:rPr>
            <w:rFonts w:ascii="Cambria" w:hAnsi="Cambria"/>
            <w:bCs/>
            <w:sz w:val="28"/>
            <w:szCs w:val="28"/>
          </w:rPr>
          <w:delText xml:space="preserve"> a grand. </w:delText>
        </w:r>
      </w:del>
      <w:r w:rsidR="004800E3">
        <w:rPr>
          <w:rFonts w:ascii="Cambria" w:hAnsi="Cambria"/>
          <w:bCs/>
          <w:sz w:val="28"/>
          <w:szCs w:val="28"/>
        </w:rPr>
        <w:t>‘</w:t>
      </w:r>
      <w:del w:id="24894" w:author="Claire S" w:date="2026-06-05T15:51:00Z" w16du:dateUtc="2026-06-05T14:51:00Z">
        <w:r w:rsidR="004800E3">
          <w:rPr>
            <w:rFonts w:ascii="Cambria" w:hAnsi="Cambria"/>
            <w:bCs/>
            <w:sz w:val="28"/>
            <w:szCs w:val="28"/>
          </w:rPr>
          <w:delText>I’ll go in first, prep him.</w:delText>
        </w:r>
        <w:r w:rsidR="00FB3A66">
          <w:rPr>
            <w:rFonts w:ascii="Cambria" w:hAnsi="Cambria"/>
            <w:bCs/>
            <w:sz w:val="28"/>
            <w:szCs w:val="28"/>
          </w:rPr>
          <w:delText xml:space="preserve"> </w:delText>
        </w:r>
      </w:del>
      <w:r w:rsidR="003F56CF">
        <w:rPr>
          <w:rFonts w:ascii="Cambria" w:hAnsi="Cambria"/>
          <w:bCs/>
          <w:sz w:val="28"/>
          <w:szCs w:val="28"/>
        </w:rPr>
        <w:t>He</w:t>
      </w:r>
      <w:r w:rsidR="00FB3A66">
        <w:rPr>
          <w:rFonts w:ascii="Cambria" w:hAnsi="Cambria"/>
          <w:bCs/>
          <w:sz w:val="28"/>
          <w:szCs w:val="28"/>
        </w:rPr>
        <w:t>'s in a private room</w:t>
      </w:r>
      <w:ins w:id="24895" w:author="Claire S" w:date="2026-06-05T20:49:00Z" w16du:dateUtc="2026-06-05T19:49:00Z">
        <w:r w:rsidR="009334D8">
          <w:rPr>
            <w:rFonts w:ascii="Cambria" w:hAnsi="Cambria"/>
            <w:bCs/>
            <w:sz w:val="28"/>
            <w:szCs w:val="28"/>
          </w:rPr>
          <w:t>,</w:t>
        </w:r>
      </w:ins>
      <w:r w:rsidR="00FB3A66">
        <w:rPr>
          <w:rFonts w:ascii="Cambria" w:hAnsi="Cambria"/>
          <w:bCs/>
          <w:sz w:val="28"/>
          <w:szCs w:val="28"/>
        </w:rPr>
        <w:t xml:space="preserve"> </w:t>
      </w:r>
      <w:r w:rsidR="00D51E50">
        <w:rPr>
          <w:rFonts w:ascii="Cambria" w:hAnsi="Cambria"/>
          <w:bCs/>
          <w:sz w:val="28"/>
          <w:szCs w:val="28"/>
        </w:rPr>
        <w:t>this way</w:t>
      </w:r>
      <w:r w:rsidR="00FB3A66">
        <w:rPr>
          <w:rFonts w:ascii="Cambria" w:hAnsi="Cambria"/>
          <w:bCs/>
          <w:sz w:val="28"/>
          <w:szCs w:val="28"/>
        </w:rPr>
        <w:t>.</w:t>
      </w:r>
      <w:ins w:id="24896" w:author="Claire S" w:date="2026-08-03T12:13:00Z" w16du:dateUtc="2026-08-03T11:13:00Z">
        <w:r w:rsidR="00657F83">
          <w:rPr>
            <w:rFonts w:ascii="Cambria" w:hAnsi="Cambria"/>
            <w:bCs/>
            <w:sz w:val="28"/>
            <w:szCs w:val="28"/>
          </w:rPr>
          <w:t xml:space="preserve"> I’ll pop in and warm him up -</w:t>
        </w:r>
      </w:ins>
      <w:r w:rsidR="0019615C">
        <w:rPr>
          <w:rFonts w:ascii="Cambria" w:hAnsi="Cambria"/>
          <w:bCs/>
          <w:sz w:val="28"/>
          <w:szCs w:val="28"/>
        </w:rPr>
        <w:t>’</w:t>
      </w:r>
    </w:p>
    <w:p w14:paraId="1F897286" w14:textId="794E581E" w:rsidR="00212693" w:rsidRDefault="00FB3A66" w:rsidP="0034760D">
      <w:pPr>
        <w:spacing w:line="360" w:lineRule="auto"/>
        <w:contextualSpacing/>
        <w:rPr>
          <w:rFonts w:ascii="Cambria" w:hAnsi="Cambria"/>
          <w:bCs/>
          <w:sz w:val="28"/>
          <w:szCs w:val="28"/>
        </w:rPr>
      </w:pPr>
      <w:r>
        <w:rPr>
          <w:rFonts w:ascii="Cambria" w:hAnsi="Cambria"/>
          <w:bCs/>
          <w:sz w:val="28"/>
          <w:szCs w:val="28"/>
        </w:rPr>
        <w:tab/>
      </w:r>
      <w:commentRangeStart w:id="24897"/>
      <w:r>
        <w:rPr>
          <w:rFonts w:ascii="Cambria" w:hAnsi="Cambria"/>
          <w:bCs/>
          <w:sz w:val="28"/>
          <w:szCs w:val="28"/>
        </w:rPr>
        <w:t>Clara watched through the glass</w:t>
      </w:r>
      <w:commentRangeEnd w:id="24897"/>
      <w:r w:rsidR="00841ECE">
        <w:rPr>
          <w:rStyle w:val="CommentReference"/>
          <w:rFonts w:ascii="Cambria" w:hAnsi="Cambria"/>
          <w:bCs/>
          <w:sz w:val="28"/>
          <w:szCs w:val="28"/>
        </w:rPr>
        <w:commentReference w:id="24897"/>
      </w:r>
      <w:r>
        <w:rPr>
          <w:rFonts w:ascii="Cambria" w:hAnsi="Cambria"/>
          <w:bCs/>
          <w:sz w:val="28"/>
          <w:szCs w:val="28"/>
        </w:rPr>
        <w:t xml:space="preserve"> window </w:t>
      </w:r>
      <w:ins w:id="24898" w:author="Daisy Watt" w:date="2026-06-24T04:20:00Z" w16du:dateUtc="2026-06-24T02:20:00Z">
        <w:r w:rsidR="00544275">
          <w:rPr>
            <w:rFonts w:ascii="Cambria" w:hAnsi="Cambria"/>
            <w:bCs/>
            <w:sz w:val="28"/>
            <w:szCs w:val="28"/>
          </w:rPr>
          <w:t xml:space="preserve">of Jackson’s room </w:t>
        </w:r>
      </w:ins>
      <w:r>
        <w:rPr>
          <w:rFonts w:ascii="Cambria" w:hAnsi="Cambria"/>
          <w:bCs/>
          <w:sz w:val="28"/>
          <w:szCs w:val="28"/>
        </w:rPr>
        <w:t xml:space="preserve">as Savannah </w:t>
      </w:r>
      <w:del w:id="24899" w:author="Claire S" w:date="2026-06-05T15:52:00Z" w16du:dateUtc="2026-06-05T14:52:00Z">
        <w:r>
          <w:rPr>
            <w:rFonts w:ascii="Cambria" w:hAnsi="Cambria"/>
            <w:bCs/>
            <w:sz w:val="28"/>
            <w:szCs w:val="28"/>
          </w:rPr>
          <w:delText xml:space="preserve">went in and </w:delText>
        </w:r>
      </w:del>
      <w:r>
        <w:rPr>
          <w:rFonts w:ascii="Cambria" w:hAnsi="Cambria"/>
          <w:bCs/>
          <w:sz w:val="28"/>
          <w:szCs w:val="28"/>
        </w:rPr>
        <w:t>fussed over the author</w:t>
      </w:r>
      <w:del w:id="24900" w:author="Claire S" w:date="2026-06-05T15:54:00Z" w16du:dateUtc="2026-06-05T14:54:00Z">
        <w:r w:rsidR="00D51E50">
          <w:rPr>
            <w:rFonts w:ascii="Cambria" w:hAnsi="Cambria"/>
            <w:bCs/>
            <w:sz w:val="28"/>
            <w:szCs w:val="28"/>
          </w:rPr>
          <w:delText xml:space="preserve">.  </w:delText>
        </w:r>
      </w:del>
      <w:ins w:id="24901" w:author="Claire S" w:date="2026-06-05T20:49:00Z" w16du:dateUtc="2026-06-05T19:49:00Z">
        <w:r w:rsidR="009334D8">
          <w:rPr>
            <w:rFonts w:ascii="Cambria" w:hAnsi="Cambria"/>
            <w:bCs/>
            <w:sz w:val="28"/>
            <w:szCs w:val="28"/>
          </w:rPr>
          <w:t>.  He was</w:t>
        </w:r>
      </w:ins>
      <w:del w:id="24902" w:author="Claire S" w:date="2026-06-05T15:54:00Z" w16du:dateUtc="2026-06-05T14:54:00Z">
        <w:r w:rsidR="00D51E50">
          <w:rPr>
            <w:rFonts w:ascii="Cambria" w:hAnsi="Cambria"/>
            <w:bCs/>
            <w:sz w:val="28"/>
            <w:szCs w:val="28"/>
          </w:rPr>
          <w:delText>He was</w:delText>
        </w:r>
      </w:del>
      <w:r w:rsidR="00D51E50">
        <w:rPr>
          <w:rFonts w:ascii="Cambria" w:hAnsi="Cambria"/>
          <w:bCs/>
          <w:sz w:val="28"/>
          <w:szCs w:val="28"/>
        </w:rPr>
        <w:t xml:space="preserve"> </w:t>
      </w:r>
      <w:r>
        <w:rPr>
          <w:rFonts w:ascii="Cambria" w:hAnsi="Cambria"/>
          <w:bCs/>
          <w:sz w:val="28"/>
          <w:szCs w:val="28"/>
        </w:rPr>
        <w:t>sitting up in bed with a black eye,</w:t>
      </w:r>
      <w:del w:id="24903" w:author="Claire S" w:date="2026-06-05T15:54:00Z" w16du:dateUtc="2026-06-05T14:54:00Z">
        <w:r>
          <w:rPr>
            <w:rFonts w:ascii="Cambria" w:hAnsi="Cambria"/>
            <w:bCs/>
            <w:sz w:val="28"/>
            <w:szCs w:val="28"/>
          </w:rPr>
          <w:delText xml:space="preserve"> and</w:delText>
        </w:r>
      </w:del>
      <w:r>
        <w:rPr>
          <w:rFonts w:ascii="Cambria" w:hAnsi="Cambria"/>
          <w:bCs/>
          <w:sz w:val="28"/>
          <w:szCs w:val="28"/>
        </w:rPr>
        <w:t xml:space="preserve"> his left arm in a sling</w:t>
      </w:r>
      <w:del w:id="24904" w:author="Claire S" w:date="2026-06-05T15:54:00Z" w16du:dateUtc="2026-06-05T14:54:00Z">
        <w:r w:rsidR="00D51E50">
          <w:rPr>
            <w:rFonts w:ascii="Cambria" w:hAnsi="Cambria"/>
            <w:bCs/>
            <w:sz w:val="28"/>
            <w:szCs w:val="28"/>
          </w:rPr>
          <w:delText>, and</w:delText>
        </w:r>
      </w:del>
      <w:ins w:id="24905" w:author="Claire S" w:date="2026-06-05T15:54:00Z" w16du:dateUtc="2026-06-05T14:54:00Z">
        <w:r w:rsidR="009B7B7A">
          <w:rPr>
            <w:rFonts w:ascii="Cambria" w:hAnsi="Cambria"/>
            <w:bCs/>
            <w:sz w:val="28"/>
            <w:szCs w:val="28"/>
          </w:rPr>
          <w:t xml:space="preserve">.  </w:t>
        </w:r>
      </w:ins>
      <w:r w:rsidR="00D51E50">
        <w:rPr>
          <w:rFonts w:ascii="Cambria" w:hAnsi="Cambria"/>
          <w:bCs/>
          <w:sz w:val="28"/>
          <w:szCs w:val="28"/>
        </w:rPr>
        <w:t xml:space="preserve"> </w:t>
      </w:r>
      <w:del w:id="24906" w:author="Claire S" w:date="2026-06-05T15:54:00Z" w16du:dateUtc="2026-06-05T14:54:00Z">
        <w:r w:rsidR="00D51E50">
          <w:rPr>
            <w:rFonts w:ascii="Cambria" w:hAnsi="Cambria"/>
            <w:bCs/>
            <w:sz w:val="28"/>
            <w:szCs w:val="28"/>
          </w:rPr>
          <w:delText>he gave Savannah a brave smile as she kissed his cheek.</w:delText>
        </w:r>
      </w:del>
    </w:p>
    <w:p w14:paraId="08700B8C" w14:textId="745C9303" w:rsidR="00212693" w:rsidRDefault="00212693" w:rsidP="000B276B">
      <w:pPr>
        <w:spacing w:line="360" w:lineRule="auto"/>
        <w:contextualSpacing/>
        <w:rPr>
          <w:rFonts w:ascii="Cambria" w:hAnsi="Cambria"/>
          <w:bCs/>
          <w:sz w:val="28"/>
          <w:szCs w:val="28"/>
        </w:rPr>
      </w:pPr>
      <w:r>
        <w:rPr>
          <w:rFonts w:ascii="Cambria" w:hAnsi="Cambria"/>
          <w:bCs/>
          <w:sz w:val="28"/>
          <w:szCs w:val="28"/>
        </w:rPr>
        <w:tab/>
      </w:r>
      <w:r w:rsidR="00D51E50">
        <w:rPr>
          <w:rFonts w:ascii="Cambria" w:hAnsi="Cambria"/>
          <w:bCs/>
          <w:sz w:val="28"/>
          <w:szCs w:val="28"/>
        </w:rPr>
        <w:t>Suddenly</w:t>
      </w:r>
      <w:ins w:id="24907" w:author="Daisy Watt" w:date="2026-06-24T04:20:00Z" w16du:dateUtc="2026-06-24T02:20:00Z">
        <w:r w:rsidR="00632A4E">
          <w:rPr>
            <w:rFonts w:ascii="Cambria" w:hAnsi="Cambria"/>
            <w:bCs/>
            <w:sz w:val="28"/>
            <w:szCs w:val="28"/>
          </w:rPr>
          <w:t>,</w:t>
        </w:r>
      </w:ins>
      <w:r w:rsidR="00D51E50">
        <w:rPr>
          <w:rFonts w:ascii="Cambria" w:hAnsi="Cambria"/>
          <w:bCs/>
          <w:sz w:val="28"/>
          <w:szCs w:val="28"/>
        </w:rPr>
        <w:t xml:space="preserve"> </w:t>
      </w:r>
      <w:r w:rsidR="000B276B">
        <w:rPr>
          <w:rFonts w:ascii="Cambria" w:hAnsi="Cambria"/>
          <w:bCs/>
          <w:sz w:val="28"/>
          <w:szCs w:val="28"/>
        </w:rPr>
        <w:t>Clara felt strange: as if</w:t>
      </w:r>
      <w:r>
        <w:rPr>
          <w:rFonts w:ascii="Cambria" w:hAnsi="Cambria"/>
          <w:bCs/>
          <w:sz w:val="28"/>
          <w:szCs w:val="28"/>
        </w:rPr>
        <w:t xml:space="preserve"> she was being excluded from something; </w:t>
      </w:r>
      <w:r w:rsidR="000B276B">
        <w:rPr>
          <w:rFonts w:ascii="Cambria" w:hAnsi="Cambria"/>
          <w:bCs/>
          <w:sz w:val="28"/>
          <w:szCs w:val="28"/>
        </w:rPr>
        <w:t xml:space="preserve">something both Jackson and Savannah </w:t>
      </w:r>
      <w:r>
        <w:rPr>
          <w:rFonts w:ascii="Cambria" w:hAnsi="Cambria"/>
          <w:bCs/>
          <w:sz w:val="28"/>
          <w:szCs w:val="28"/>
        </w:rPr>
        <w:t xml:space="preserve">were in on. </w:t>
      </w:r>
      <w:del w:id="24908" w:author="Daisy Watt" w:date="2026-06-24T04:23:00Z" w16du:dateUtc="2026-06-24T02:23:00Z">
        <w:r w:rsidDel="00B26FF1">
          <w:rPr>
            <w:rFonts w:ascii="Cambria" w:hAnsi="Cambria"/>
            <w:bCs/>
            <w:sz w:val="28"/>
            <w:szCs w:val="28"/>
          </w:rPr>
          <w:delText>‘</w:delText>
        </w:r>
      </w:del>
      <w:r w:rsidRPr="00212693">
        <w:rPr>
          <w:rFonts w:ascii="Cambria" w:hAnsi="Cambria"/>
          <w:bCs/>
          <w:i/>
          <w:iCs/>
          <w:sz w:val="28"/>
          <w:szCs w:val="28"/>
        </w:rPr>
        <w:t>You’re</w:t>
      </w:r>
      <w:r w:rsidR="000B276B">
        <w:rPr>
          <w:rFonts w:ascii="Cambria" w:hAnsi="Cambria"/>
          <w:bCs/>
          <w:i/>
          <w:iCs/>
          <w:sz w:val="28"/>
          <w:szCs w:val="28"/>
        </w:rPr>
        <w:t xml:space="preserve"> just</w:t>
      </w:r>
      <w:r w:rsidRPr="00212693">
        <w:rPr>
          <w:rFonts w:ascii="Cambria" w:hAnsi="Cambria"/>
          <w:bCs/>
          <w:i/>
          <w:iCs/>
          <w:sz w:val="28"/>
          <w:szCs w:val="28"/>
        </w:rPr>
        <w:t xml:space="preserve"> being paranoid, Voss</w:t>
      </w:r>
      <w:ins w:id="24909" w:author="Daisy Watt" w:date="2026-06-24T04:23:00Z" w16du:dateUtc="2026-06-24T02:23:00Z">
        <w:r w:rsidR="00B26FF1">
          <w:rPr>
            <w:rFonts w:ascii="Cambria" w:hAnsi="Cambria"/>
            <w:bCs/>
            <w:i/>
            <w:iCs/>
            <w:sz w:val="28"/>
            <w:szCs w:val="28"/>
          </w:rPr>
          <w:t>,</w:t>
        </w:r>
      </w:ins>
      <w:del w:id="24910" w:author="Daisy Watt" w:date="2026-06-24T04:23:00Z" w16du:dateUtc="2026-06-24T02:23:00Z">
        <w:r w:rsidRPr="00212693" w:rsidDel="00B26FF1">
          <w:rPr>
            <w:rFonts w:ascii="Cambria" w:hAnsi="Cambria"/>
            <w:bCs/>
            <w:i/>
            <w:iCs/>
            <w:sz w:val="28"/>
            <w:szCs w:val="28"/>
          </w:rPr>
          <w:delText>’</w:delText>
        </w:r>
      </w:del>
      <w:r>
        <w:rPr>
          <w:rFonts w:ascii="Cambria" w:hAnsi="Cambria"/>
          <w:bCs/>
          <w:sz w:val="28"/>
          <w:szCs w:val="28"/>
        </w:rPr>
        <w:t xml:space="preserve"> she told herself</w:t>
      </w:r>
      <w:r w:rsidR="00D51E50">
        <w:rPr>
          <w:rFonts w:ascii="Cambria" w:hAnsi="Cambria"/>
          <w:bCs/>
          <w:sz w:val="28"/>
          <w:szCs w:val="28"/>
        </w:rPr>
        <w:t xml:space="preserve"> firmly</w:t>
      </w:r>
      <w:r>
        <w:rPr>
          <w:rFonts w:ascii="Cambria" w:hAnsi="Cambria"/>
          <w:bCs/>
          <w:sz w:val="28"/>
          <w:szCs w:val="28"/>
        </w:rPr>
        <w:t xml:space="preserve">, </w:t>
      </w:r>
      <w:commentRangeStart w:id="24911"/>
      <w:r>
        <w:rPr>
          <w:rFonts w:ascii="Cambria" w:hAnsi="Cambria"/>
          <w:bCs/>
          <w:sz w:val="28"/>
          <w:szCs w:val="28"/>
        </w:rPr>
        <w:t xml:space="preserve">but </w:t>
      </w:r>
      <w:r w:rsidR="00C34BFF">
        <w:rPr>
          <w:rFonts w:ascii="Cambria" w:hAnsi="Cambria"/>
          <w:bCs/>
          <w:sz w:val="28"/>
          <w:szCs w:val="28"/>
        </w:rPr>
        <w:t>her dad strolled into her mind</w:t>
      </w:r>
      <w:r w:rsidR="00D51E50">
        <w:rPr>
          <w:rFonts w:ascii="Cambria" w:hAnsi="Cambria"/>
          <w:bCs/>
          <w:sz w:val="28"/>
          <w:szCs w:val="28"/>
        </w:rPr>
        <w:t>:</w:t>
      </w:r>
      <w:r>
        <w:rPr>
          <w:rFonts w:ascii="Cambria" w:hAnsi="Cambria"/>
          <w:bCs/>
          <w:sz w:val="28"/>
          <w:szCs w:val="28"/>
        </w:rPr>
        <w:t xml:space="preserve"> the fact he’d always told her to </w:t>
      </w:r>
      <w:r w:rsidR="00C34BFF">
        <w:rPr>
          <w:rFonts w:ascii="Cambria" w:hAnsi="Cambria"/>
          <w:bCs/>
          <w:sz w:val="28"/>
          <w:szCs w:val="28"/>
        </w:rPr>
        <w:t>‘</w:t>
      </w:r>
      <w:r>
        <w:rPr>
          <w:rFonts w:ascii="Cambria" w:hAnsi="Cambria"/>
          <w:bCs/>
          <w:sz w:val="28"/>
          <w:szCs w:val="28"/>
        </w:rPr>
        <w:t>trust no</w:t>
      </w:r>
      <w:ins w:id="24912" w:author="Daisy Watt" w:date="2026-06-24T04:24:00Z" w16du:dateUtc="2026-06-24T02:24:00Z">
        <w:r w:rsidR="008D5D60">
          <w:rPr>
            <w:rFonts w:ascii="Cambria" w:hAnsi="Cambria"/>
            <w:bCs/>
            <w:sz w:val="28"/>
            <w:szCs w:val="28"/>
          </w:rPr>
          <w:t xml:space="preserve"> </w:t>
        </w:r>
      </w:ins>
      <w:del w:id="24913" w:author="Daisy Watt" w:date="2026-06-24T04:23:00Z" w16du:dateUtc="2026-06-24T02:23:00Z">
        <w:r w:rsidDel="00C1476B">
          <w:rPr>
            <w:rFonts w:ascii="Cambria" w:hAnsi="Cambria"/>
            <w:bCs/>
            <w:sz w:val="28"/>
            <w:szCs w:val="28"/>
          </w:rPr>
          <w:delText>-</w:delText>
        </w:r>
      </w:del>
      <w:r>
        <w:rPr>
          <w:rFonts w:ascii="Cambria" w:hAnsi="Cambria"/>
          <w:bCs/>
          <w:sz w:val="28"/>
          <w:szCs w:val="28"/>
        </w:rPr>
        <w:t xml:space="preserve">one but </w:t>
      </w:r>
      <w:r w:rsidR="00C34BFF">
        <w:rPr>
          <w:rFonts w:ascii="Cambria" w:hAnsi="Cambria"/>
          <w:bCs/>
          <w:sz w:val="28"/>
          <w:szCs w:val="28"/>
        </w:rPr>
        <w:t>you</w:t>
      </w:r>
      <w:r>
        <w:rPr>
          <w:rFonts w:ascii="Cambria" w:hAnsi="Cambria"/>
          <w:bCs/>
          <w:sz w:val="28"/>
          <w:szCs w:val="28"/>
        </w:rPr>
        <w:t>rself</w:t>
      </w:r>
      <w:r w:rsidR="00C34BFF">
        <w:rPr>
          <w:rFonts w:ascii="Cambria" w:hAnsi="Cambria"/>
          <w:bCs/>
          <w:sz w:val="28"/>
          <w:szCs w:val="28"/>
        </w:rPr>
        <w:t>, sweetheart’</w:t>
      </w:r>
      <w:r>
        <w:rPr>
          <w:rFonts w:ascii="Cambria" w:hAnsi="Cambria"/>
          <w:bCs/>
          <w:sz w:val="28"/>
          <w:szCs w:val="28"/>
        </w:rPr>
        <w:t>.</w:t>
      </w:r>
      <w:commentRangeEnd w:id="24911"/>
      <w:r w:rsidR="00987570">
        <w:rPr>
          <w:rStyle w:val="CommentReference"/>
          <w:rFonts w:ascii="Cambria" w:hAnsi="Cambria"/>
          <w:bCs/>
          <w:sz w:val="28"/>
          <w:szCs w:val="28"/>
        </w:rPr>
        <w:commentReference w:id="24911"/>
      </w:r>
    </w:p>
    <w:p w14:paraId="6A576350" w14:textId="63A4DD9A" w:rsidR="00FB3A66" w:rsidRDefault="00D51E50" w:rsidP="00212693">
      <w:pPr>
        <w:spacing w:line="360" w:lineRule="auto"/>
        <w:ind w:firstLine="720"/>
        <w:contextualSpacing/>
        <w:rPr>
          <w:rFonts w:ascii="Cambria" w:hAnsi="Cambria"/>
          <w:bCs/>
          <w:sz w:val="28"/>
          <w:szCs w:val="28"/>
        </w:rPr>
      </w:pPr>
      <w:r>
        <w:rPr>
          <w:rFonts w:ascii="Cambria" w:hAnsi="Cambria"/>
          <w:bCs/>
          <w:sz w:val="28"/>
          <w:szCs w:val="28"/>
        </w:rPr>
        <w:t xml:space="preserve">But </w:t>
      </w:r>
      <w:del w:id="24914" w:author="Claire S" w:date="2026-06-05T15:52:00Z" w16du:dateUtc="2026-06-05T14:52:00Z">
        <w:r w:rsidR="003F56CF">
          <w:rPr>
            <w:rFonts w:ascii="Cambria" w:hAnsi="Cambria"/>
            <w:bCs/>
            <w:sz w:val="28"/>
            <w:szCs w:val="28"/>
          </w:rPr>
          <w:delText>Savannah</w:delText>
        </w:r>
        <w:r w:rsidR="00212693">
          <w:rPr>
            <w:rFonts w:ascii="Cambria" w:hAnsi="Cambria"/>
            <w:bCs/>
            <w:sz w:val="28"/>
            <w:szCs w:val="28"/>
          </w:rPr>
          <w:delText xml:space="preserve"> turned and</w:delText>
        </w:r>
        <w:r>
          <w:rPr>
            <w:rFonts w:ascii="Cambria" w:hAnsi="Cambria"/>
            <w:bCs/>
            <w:sz w:val="28"/>
            <w:szCs w:val="28"/>
          </w:rPr>
          <w:delText>,</w:delText>
        </w:r>
        <w:r w:rsidR="00212693">
          <w:rPr>
            <w:rFonts w:ascii="Cambria" w:hAnsi="Cambria"/>
            <w:bCs/>
            <w:sz w:val="28"/>
            <w:szCs w:val="28"/>
          </w:rPr>
          <w:delText xml:space="preserve"> </w:delText>
        </w:r>
      </w:del>
      <w:r>
        <w:rPr>
          <w:rFonts w:ascii="Cambria" w:hAnsi="Cambria"/>
          <w:bCs/>
          <w:sz w:val="28"/>
          <w:szCs w:val="28"/>
        </w:rPr>
        <w:t xml:space="preserve">with </w:t>
      </w:r>
      <w:ins w:id="24915" w:author="Claire S" w:date="2026-06-05T20:50:00Z" w16du:dateUtc="2026-06-05T19:50:00Z">
        <w:r w:rsidR="009334D8">
          <w:rPr>
            <w:rFonts w:ascii="Cambria" w:hAnsi="Cambria"/>
            <w:bCs/>
            <w:sz w:val="28"/>
            <w:szCs w:val="28"/>
          </w:rPr>
          <w:t>that same odd</w:t>
        </w:r>
      </w:ins>
      <w:del w:id="24916" w:author="Claire S" w:date="2026-06-05T20:50:00Z" w16du:dateUtc="2026-06-05T19:50:00Z">
        <w:r w:rsidDel="009334D8">
          <w:rPr>
            <w:rFonts w:ascii="Cambria" w:hAnsi="Cambria"/>
            <w:bCs/>
            <w:sz w:val="28"/>
            <w:szCs w:val="28"/>
          </w:rPr>
          <w:delText>a</w:delText>
        </w:r>
      </w:del>
      <w:r>
        <w:rPr>
          <w:rFonts w:ascii="Cambria" w:hAnsi="Cambria"/>
          <w:bCs/>
          <w:sz w:val="28"/>
          <w:szCs w:val="28"/>
        </w:rPr>
        <w:t xml:space="preserve"> </w:t>
      </w:r>
      <w:r w:rsidR="00212693">
        <w:rPr>
          <w:rFonts w:ascii="Cambria" w:hAnsi="Cambria"/>
          <w:bCs/>
          <w:sz w:val="28"/>
          <w:szCs w:val="28"/>
        </w:rPr>
        <w:t>smile,</w:t>
      </w:r>
      <w:r w:rsidR="003F56CF">
        <w:rPr>
          <w:rFonts w:ascii="Cambria" w:hAnsi="Cambria"/>
          <w:bCs/>
          <w:sz w:val="28"/>
          <w:szCs w:val="28"/>
        </w:rPr>
        <w:t xml:space="preserve"> </w:t>
      </w:r>
      <w:ins w:id="24917" w:author="Claire S" w:date="2026-06-05T15:52:00Z" w16du:dateUtc="2026-06-05T14:52:00Z">
        <w:r w:rsidR="00C52330">
          <w:rPr>
            <w:rFonts w:ascii="Cambria" w:hAnsi="Cambria"/>
            <w:bCs/>
            <w:sz w:val="28"/>
            <w:szCs w:val="28"/>
          </w:rPr>
          <w:t xml:space="preserve">Savannah </w:t>
        </w:r>
      </w:ins>
      <w:r w:rsidR="003F56CF">
        <w:rPr>
          <w:rFonts w:ascii="Cambria" w:hAnsi="Cambria"/>
          <w:bCs/>
          <w:sz w:val="28"/>
          <w:szCs w:val="28"/>
        </w:rPr>
        <w:t>beckoned her in.</w:t>
      </w:r>
    </w:p>
    <w:p w14:paraId="1AD3AB33" w14:textId="77777777" w:rsidR="00915947" w:rsidRDefault="00915947" w:rsidP="0034760D">
      <w:pPr>
        <w:spacing w:line="360" w:lineRule="auto"/>
        <w:contextualSpacing/>
        <w:rPr>
          <w:rFonts w:ascii="Cambria" w:hAnsi="Cambria"/>
          <w:bCs/>
          <w:sz w:val="28"/>
          <w:szCs w:val="28"/>
        </w:rPr>
      </w:pPr>
    </w:p>
    <w:p w14:paraId="73B7A068" w14:textId="6691A1AD" w:rsidR="00915947" w:rsidRDefault="00915947" w:rsidP="0034760D">
      <w:pPr>
        <w:spacing w:line="360" w:lineRule="auto"/>
        <w:contextualSpacing/>
        <w:rPr>
          <w:rFonts w:ascii="Cambria" w:hAnsi="Cambria"/>
          <w:bCs/>
          <w:sz w:val="28"/>
          <w:szCs w:val="28"/>
        </w:rPr>
      </w:pPr>
      <w:r>
        <w:rPr>
          <w:rFonts w:ascii="Cambria" w:hAnsi="Cambria"/>
          <w:bCs/>
          <w:sz w:val="28"/>
          <w:szCs w:val="28"/>
        </w:rPr>
        <w:t>*</w:t>
      </w:r>
    </w:p>
    <w:p w14:paraId="71157822" w14:textId="38ED69CE" w:rsidR="0019615C" w:rsidRDefault="00B27703" w:rsidP="0034760D">
      <w:pPr>
        <w:spacing w:line="360" w:lineRule="auto"/>
        <w:contextualSpacing/>
        <w:rPr>
          <w:rFonts w:ascii="Cambria" w:hAnsi="Cambria"/>
          <w:bCs/>
          <w:sz w:val="28"/>
          <w:szCs w:val="28"/>
        </w:rPr>
      </w:pPr>
      <w:r>
        <w:rPr>
          <w:rFonts w:ascii="Cambria" w:hAnsi="Cambria"/>
          <w:bCs/>
          <w:sz w:val="28"/>
          <w:szCs w:val="28"/>
        </w:rPr>
        <w:t>T</w:t>
      </w:r>
      <w:r w:rsidR="00915947">
        <w:rPr>
          <w:rFonts w:ascii="Cambria" w:hAnsi="Cambria"/>
          <w:bCs/>
          <w:sz w:val="28"/>
          <w:szCs w:val="28"/>
        </w:rPr>
        <w:t xml:space="preserve">he </w:t>
      </w:r>
      <w:r>
        <w:rPr>
          <w:rFonts w:ascii="Cambria" w:hAnsi="Cambria"/>
          <w:bCs/>
          <w:sz w:val="28"/>
          <w:szCs w:val="28"/>
        </w:rPr>
        <w:t>second</w:t>
      </w:r>
      <w:r w:rsidR="00915947">
        <w:rPr>
          <w:rFonts w:ascii="Cambria" w:hAnsi="Cambria"/>
          <w:bCs/>
          <w:sz w:val="28"/>
          <w:szCs w:val="28"/>
        </w:rPr>
        <w:t xml:space="preserve"> Clara walked in</w:t>
      </w:r>
      <w:r w:rsidR="00BB516E">
        <w:rPr>
          <w:rFonts w:ascii="Cambria" w:hAnsi="Cambria"/>
          <w:bCs/>
          <w:sz w:val="28"/>
          <w:szCs w:val="28"/>
        </w:rPr>
        <w:t>to the small private room</w:t>
      </w:r>
      <w:r w:rsidR="00212693">
        <w:rPr>
          <w:rFonts w:ascii="Cambria" w:hAnsi="Cambria"/>
          <w:bCs/>
          <w:sz w:val="28"/>
          <w:szCs w:val="28"/>
        </w:rPr>
        <w:t>,</w:t>
      </w:r>
      <w:r w:rsidR="00A12E19">
        <w:rPr>
          <w:rFonts w:ascii="Cambria" w:hAnsi="Cambria"/>
          <w:bCs/>
          <w:sz w:val="28"/>
          <w:szCs w:val="28"/>
        </w:rPr>
        <w:t xml:space="preserve"> </w:t>
      </w:r>
      <w:del w:id="24918" w:author="Claire S" w:date="2026-06-05T16:46:00Z" w16du:dateUtc="2026-06-05T15:46:00Z">
        <w:r w:rsidR="00A12E19" w:rsidDel="003543E4">
          <w:rPr>
            <w:rFonts w:ascii="Cambria" w:hAnsi="Cambria"/>
            <w:bCs/>
            <w:sz w:val="28"/>
            <w:szCs w:val="28"/>
          </w:rPr>
          <w:delText xml:space="preserve">her </w:delText>
        </w:r>
      </w:del>
      <w:r w:rsidR="00A12E19">
        <w:rPr>
          <w:rFonts w:ascii="Cambria" w:hAnsi="Cambria"/>
          <w:bCs/>
          <w:sz w:val="28"/>
          <w:szCs w:val="28"/>
        </w:rPr>
        <w:t>stomach churning,</w:t>
      </w:r>
      <w:r w:rsidR="0019615C">
        <w:rPr>
          <w:rFonts w:ascii="Cambria" w:hAnsi="Cambria"/>
          <w:bCs/>
          <w:sz w:val="28"/>
          <w:szCs w:val="28"/>
        </w:rPr>
        <w:t xml:space="preserve"> </w:t>
      </w:r>
      <w:r w:rsidR="00DC2EF0">
        <w:rPr>
          <w:rFonts w:ascii="Cambria" w:hAnsi="Cambria"/>
          <w:bCs/>
          <w:sz w:val="28"/>
          <w:szCs w:val="28"/>
        </w:rPr>
        <w:t>Jackson’s</w:t>
      </w:r>
      <w:r w:rsidR="00770509">
        <w:rPr>
          <w:rFonts w:ascii="Cambria" w:hAnsi="Cambria"/>
          <w:bCs/>
          <w:sz w:val="28"/>
          <w:szCs w:val="28"/>
        </w:rPr>
        <w:t xml:space="preserve"> handsome</w:t>
      </w:r>
      <w:r w:rsidR="00DC2EF0">
        <w:rPr>
          <w:rFonts w:ascii="Cambria" w:hAnsi="Cambria"/>
          <w:bCs/>
          <w:sz w:val="28"/>
          <w:szCs w:val="28"/>
        </w:rPr>
        <w:t xml:space="preserve"> face darkened</w:t>
      </w:r>
      <w:r w:rsidR="0019615C">
        <w:rPr>
          <w:rFonts w:ascii="Cambria" w:hAnsi="Cambria"/>
          <w:bCs/>
          <w:sz w:val="28"/>
          <w:szCs w:val="28"/>
        </w:rPr>
        <w:t>.</w:t>
      </w:r>
      <w:r w:rsidR="00DC2EF0">
        <w:rPr>
          <w:rFonts w:ascii="Cambria" w:hAnsi="Cambria"/>
          <w:bCs/>
          <w:sz w:val="28"/>
          <w:szCs w:val="28"/>
        </w:rPr>
        <w:t xml:space="preserve"> </w:t>
      </w:r>
    </w:p>
    <w:p w14:paraId="75BCA4D4" w14:textId="634CF7D0" w:rsidR="00DC2EF0" w:rsidRDefault="0019615C" w:rsidP="0019615C">
      <w:pPr>
        <w:spacing w:line="360" w:lineRule="auto"/>
        <w:ind w:firstLine="720"/>
        <w:contextualSpacing/>
        <w:rPr>
          <w:rFonts w:ascii="Cambria" w:hAnsi="Cambria"/>
          <w:bCs/>
          <w:sz w:val="28"/>
          <w:szCs w:val="28"/>
        </w:rPr>
      </w:pPr>
      <w:r>
        <w:rPr>
          <w:rFonts w:ascii="Cambria" w:hAnsi="Cambria"/>
          <w:bCs/>
          <w:sz w:val="28"/>
          <w:szCs w:val="28"/>
        </w:rPr>
        <w:t>‘</w:t>
      </w:r>
      <w:r w:rsidR="00BB516E">
        <w:rPr>
          <w:rFonts w:ascii="Cambria" w:hAnsi="Cambria"/>
          <w:bCs/>
          <w:sz w:val="28"/>
          <w:szCs w:val="28"/>
        </w:rPr>
        <w:t>What the hell?</w:t>
      </w:r>
      <w:r w:rsidR="00B27703">
        <w:rPr>
          <w:rFonts w:ascii="Cambria" w:hAnsi="Cambria"/>
          <w:bCs/>
          <w:sz w:val="28"/>
          <w:szCs w:val="28"/>
        </w:rPr>
        <w:t xml:space="preserve">’ He </w:t>
      </w:r>
      <w:r w:rsidR="004E0E19">
        <w:rPr>
          <w:rFonts w:ascii="Cambria" w:hAnsi="Cambria"/>
          <w:bCs/>
          <w:sz w:val="28"/>
          <w:szCs w:val="28"/>
        </w:rPr>
        <w:t>glower</w:t>
      </w:r>
      <w:r w:rsidR="00B27703">
        <w:rPr>
          <w:rFonts w:ascii="Cambria" w:hAnsi="Cambria"/>
          <w:bCs/>
          <w:sz w:val="28"/>
          <w:szCs w:val="28"/>
        </w:rPr>
        <w:t>ed at Savannah.</w:t>
      </w:r>
      <w:r w:rsidR="00BB516E">
        <w:rPr>
          <w:rFonts w:ascii="Cambria" w:hAnsi="Cambria"/>
          <w:bCs/>
          <w:sz w:val="28"/>
          <w:szCs w:val="28"/>
        </w:rPr>
        <w:t xml:space="preserve"> </w:t>
      </w:r>
      <w:r w:rsidR="00B27703">
        <w:rPr>
          <w:rFonts w:ascii="Cambria" w:hAnsi="Cambria"/>
          <w:bCs/>
          <w:sz w:val="28"/>
          <w:szCs w:val="28"/>
        </w:rPr>
        <w:t>‘</w:t>
      </w:r>
      <w:r>
        <w:rPr>
          <w:rFonts w:ascii="Cambria" w:hAnsi="Cambria"/>
          <w:bCs/>
          <w:sz w:val="28"/>
          <w:szCs w:val="28"/>
        </w:rPr>
        <w:t>G</w:t>
      </w:r>
      <w:r w:rsidR="00DC2EF0">
        <w:rPr>
          <w:rFonts w:ascii="Cambria" w:hAnsi="Cambria"/>
          <w:bCs/>
          <w:sz w:val="28"/>
          <w:szCs w:val="28"/>
        </w:rPr>
        <w:t>et her out of here</w:t>
      </w:r>
      <w:ins w:id="24919" w:author="Daisy Watt" w:date="2026-06-24T03:49:00Z" w16du:dateUtc="2026-06-24T01:49:00Z">
        <w:r w:rsidR="00EC26B0">
          <w:rPr>
            <w:rFonts w:ascii="Cambria" w:hAnsi="Cambria"/>
            <w:bCs/>
            <w:sz w:val="28"/>
            <w:szCs w:val="28"/>
          </w:rPr>
          <w:t>,</w:t>
        </w:r>
      </w:ins>
      <w:r w:rsidR="00DC2EF0">
        <w:rPr>
          <w:rFonts w:ascii="Cambria" w:hAnsi="Cambria"/>
          <w:bCs/>
          <w:sz w:val="28"/>
          <w:szCs w:val="28"/>
        </w:rPr>
        <w:t xml:space="preserve"> now</w:t>
      </w:r>
      <w:r w:rsidR="00B27703">
        <w:rPr>
          <w:rFonts w:ascii="Cambria" w:hAnsi="Cambria"/>
          <w:bCs/>
          <w:sz w:val="28"/>
          <w:szCs w:val="28"/>
        </w:rPr>
        <w:t>!</w:t>
      </w:r>
      <w:r w:rsidR="00DC2EF0">
        <w:rPr>
          <w:rFonts w:ascii="Cambria" w:hAnsi="Cambria"/>
          <w:bCs/>
          <w:sz w:val="28"/>
          <w:szCs w:val="28"/>
        </w:rPr>
        <w:t>’</w:t>
      </w:r>
    </w:p>
    <w:p w14:paraId="305B8413" w14:textId="0549D1FC" w:rsidR="0019615C" w:rsidRDefault="0019615C" w:rsidP="0019615C">
      <w:pPr>
        <w:spacing w:line="360" w:lineRule="auto"/>
        <w:ind w:firstLine="720"/>
        <w:contextualSpacing/>
        <w:rPr>
          <w:rFonts w:ascii="Cambria" w:hAnsi="Cambria"/>
          <w:bCs/>
          <w:sz w:val="28"/>
          <w:szCs w:val="28"/>
        </w:rPr>
      </w:pPr>
      <w:r>
        <w:rPr>
          <w:rFonts w:ascii="Cambria" w:hAnsi="Cambria"/>
          <w:bCs/>
          <w:sz w:val="28"/>
          <w:szCs w:val="28"/>
        </w:rPr>
        <w:t>‘Darling, don’t be so rude</w:t>
      </w:r>
      <w:r w:rsidR="00D65EA4">
        <w:rPr>
          <w:rFonts w:ascii="Cambria" w:hAnsi="Cambria"/>
          <w:bCs/>
          <w:sz w:val="28"/>
          <w:szCs w:val="28"/>
        </w:rPr>
        <w:t>!</w:t>
      </w:r>
      <w:r w:rsidR="00FB3A66">
        <w:rPr>
          <w:rFonts w:ascii="Cambria" w:hAnsi="Cambria"/>
          <w:bCs/>
          <w:sz w:val="28"/>
          <w:szCs w:val="28"/>
        </w:rPr>
        <w:t xml:space="preserve">’ Savannah </w:t>
      </w:r>
      <w:r w:rsidR="003F56CF">
        <w:rPr>
          <w:rFonts w:ascii="Cambria" w:hAnsi="Cambria"/>
          <w:bCs/>
          <w:sz w:val="28"/>
          <w:szCs w:val="28"/>
        </w:rPr>
        <w:t>frowned</w:t>
      </w:r>
      <w:del w:id="24920" w:author="Claire S" w:date="2026-06-06T00:03:00Z" w16du:dateUtc="2026-06-05T23:03:00Z">
        <w:r w:rsidR="003F56CF" w:rsidDel="0000678B">
          <w:rPr>
            <w:rFonts w:ascii="Cambria" w:hAnsi="Cambria"/>
            <w:bCs/>
            <w:sz w:val="28"/>
            <w:szCs w:val="28"/>
          </w:rPr>
          <w:delText xml:space="preserve"> at him</w:delText>
        </w:r>
      </w:del>
      <w:r w:rsidR="00FB3A66">
        <w:rPr>
          <w:rFonts w:ascii="Cambria" w:hAnsi="Cambria"/>
          <w:bCs/>
          <w:sz w:val="28"/>
          <w:szCs w:val="28"/>
        </w:rPr>
        <w:t>. ‘</w:t>
      </w:r>
      <w:r w:rsidR="00AB7DB9">
        <w:rPr>
          <w:rFonts w:ascii="Cambria" w:hAnsi="Cambria"/>
          <w:bCs/>
          <w:sz w:val="28"/>
          <w:szCs w:val="28"/>
        </w:rPr>
        <w:t xml:space="preserve">Clara’s </w:t>
      </w:r>
      <w:r>
        <w:rPr>
          <w:rFonts w:ascii="Cambria" w:hAnsi="Cambria"/>
          <w:bCs/>
          <w:sz w:val="28"/>
          <w:szCs w:val="28"/>
        </w:rPr>
        <w:t>a friend of mine.</w:t>
      </w:r>
      <w:r w:rsidR="00FB3A66">
        <w:rPr>
          <w:rFonts w:ascii="Cambria" w:hAnsi="Cambria"/>
          <w:bCs/>
          <w:sz w:val="28"/>
          <w:szCs w:val="28"/>
        </w:rPr>
        <w:t xml:space="preserve">  We’ve been working to</w:t>
      </w:r>
      <w:r w:rsidR="00D65EA4">
        <w:rPr>
          <w:rFonts w:ascii="Cambria" w:hAnsi="Cambria"/>
          <w:bCs/>
          <w:sz w:val="28"/>
          <w:szCs w:val="28"/>
        </w:rPr>
        <w:t>gether</w:t>
      </w:r>
      <w:r w:rsidR="00FB3A66">
        <w:rPr>
          <w:rFonts w:ascii="Cambria" w:hAnsi="Cambria"/>
          <w:bCs/>
          <w:sz w:val="28"/>
          <w:szCs w:val="28"/>
        </w:rPr>
        <w:t xml:space="preserve"> </w:t>
      </w:r>
      <w:r w:rsidR="00A12E19">
        <w:rPr>
          <w:rFonts w:ascii="Cambria" w:hAnsi="Cambria"/>
          <w:bCs/>
          <w:sz w:val="28"/>
          <w:szCs w:val="28"/>
        </w:rPr>
        <w:t xml:space="preserve">to </w:t>
      </w:r>
      <w:r w:rsidR="00FB3A66">
        <w:rPr>
          <w:rFonts w:ascii="Cambria" w:hAnsi="Cambria"/>
          <w:bCs/>
          <w:sz w:val="28"/>
          <w:szCs w:val="28"/>
        </w:rPr>
        <w:t>understand this infernal List</w:t>
      </w:r>
      <w:del w:id="24921" w:author="Daisy Watt" w:date="2026-06-24T04:26:00Z" w16du:dateUtc="2026-06-24T02:26:00Z">
        <w:r w:rsidR="00FB3A66" w:rsidDel="00C64C1F">
          <w:rPr>
            <w:rFonts w:ascii="Cambria" w:hAnsi="Cambria"/>
            <w:bCs/>
            <w:sz w:val="28"/>
            <w:szCs w:val="28"/>
          </w:rPr>
          <w:delText xml:space="preserve"> -</w:delText>
        </w:r>
        <w:r w:rsidDel="00C64C1F">
          <w:rPr>
            <w:rFonts w:ascii="Cambria" w:hAnsi="Cambria"/>
            <w:bCs/>
            <w:sz w:val="28"/>
            <w:szCs w:val="28"/>
          </w:rPr>
          <w:delText>’</w:delText>
        </w:r>
      </w:del>
      <w:ins w:id="24922" w:author="Daisy Watt" w:date="2026-06-24T04:26:00Z" w16du:dateUtc="2026-06-24T02:26:00Z">
        <w:r w:rsidR="00C64C1F">
          <w:rPr>
            <w:rFonts w:ascii="Cambria" w:hAnsi="Cambria"/>
            <w:bCs/>
            <w:sz w:val="28"/>
            <w:szCs w:val="28"/>
          </w:rPr>
          <w:t>—</w:t>
        </w:r>
        <w:r w:rsidR="00627198">
          <w:rPr>
            <w:rFonts w:ascii="Cambria" w:hAnsi="Cambria"/>
            <w:bCs/>
            <w:sz w:val="28"/>
            <w:szCs w:val="28"/>
          </w:rPr>
          <w:t>’</w:t>
        </w:r>
      </w:ins>
    </w:p>
    <w:p w14:paraId="5106C381" w14:textId="6EF3816C" w:rsidR="0019615C" w:rsidRDefault="0019615C" w:rsidP="0019615C">
      <w:pPr>
        <w:spacing w:line="360" w:lineRule="auto"/>
        <w:ind w:firstLine="720"/>
        <w:contextualSpacing/>
        <w:rPr>
          <w:rFonts w:ascii="Cambria" w:hAnsi="Cambria"/>
          <w:bCs/>
          <w:sz w:val="28"/>
          <w:szCs w:val="28"/>
        </w:rPr>
      </w:pPr>
      <w:r>
        <w:rPr>
          <w:rFonts w:ascii="Cambria" w:hAnsi="Cambria"/>
          <w:bCs/>
          <w:sz w:val="28"/>
          <w:szCs w:val="28"/>
        </w:rPr>
        <w:t>‘</w:t>
      </w:r>
      <w:r w:rsidR="00D65EA4">
        <w:rPr>
          <w:rFonts w:ascii="Cambria" w:hAnsi="Cambria"/>
          <w:bCs/>
          <w:sz w:val="28"/>
          <w:szCs w:val="28"/>
        </w:rPr>
        <w:t>I don’t care</w:t>
      </w:r>
      <w:r w:rsidR="003F56CF">
        <w:rPr>
          <w:rFonts w:ascii="Cambria" w:hAnsi="Cambria"/>
          <w:bCs/>
          <w:sz w:val="28"/>
          <w:szCs w:val="28"/>
        </w:rPr>
        <w:t xml:space="preserve"> what you’ve been doing. </w:t>
      </w:r>
      <w:r w:rsidR="00B27703">
        <w:rPr>
          <w:rFonts w:ascii="Cambria" w:hAnsi="Cambria"/>
          <w:bCs/>
          <w:sz w:val="28"/>
          <w:szCs w:val="28"/>
        </w:rPr>
        <w:t>I let Ruth persuade me she could do my edits, but s</w:t>
      </w:r>
      <w:r>
        <w:rPr>
          <w:rFonts w:ascii="Cambria" w:hAnsi="Cambria"/>
          <w:bCs/>
          <w:sz w:val="28"/>
          <w:szCs w:val="28"/>
        </w:rPr>
        <w:t>he’s trouble</w:t>
      </w:r>
      <w:del w:id="24923" w:author="Daisy Watt" w:date="2026-06-24T04:27:00Z" w16du:dateUtc="2026-06-24T02:27:00Z">
        <w:r w:rsidR="00FB3A66" w:rsidDel="009A59E5">
          <w:rPr>
            <w:rFonts w:ascii="Cambria" w:hAnsi="Cambria"/>
            <w:bCs/>
            <w:sz w:val="28"/>
            <w:szCs w:val="28"/>
          </w:rPr>
          <w:delText>,</w:delText>
        </w:r>
      </w:del>
      <w:ins w:id="24924" w:author="Daisy Watt" w:date="2026-06-24T04:27:00Z" w16du:dateUtc="2026-06-24T02:27:00Z">
        <w:r w:rsidR="009A59E5">
          <w:rPr>
            <w:rFonts w:ascii="Cambria" w:hAnsi="Cambria"/>
            <w:bCs/>
            <w:sz w:val="28"/>
            <w:szCs w:val="28"/>
          </w:rPr>
          <w:t>.</w:t>
        </w:r>
      </w:ins>
      <w:r w:rsidR="00FB3A66">
        <w:rPr>
          <w:rFonts w:ascii="Cambria" w:hAnsi="Cambria"/>
          <w:bCs/>
          <w:sz w:val="28"/>
          <w:szCs w:val="28"/>
        </w:rPr>
        <w:t>’ Jackson scowled at Clara</w:t>
      </w:r>
      <w:r w:rsidR="003F56CF">
        <w:rPr>
          <w:rFonts w:ascii="Cambria" w:hAnsi="Cambria"/>
          <w:bCs/>
          <w:sz w:val="28"/>
          <w:szCs w:val="28"/>
        </w:rPr>
        <w:t>.</w:t>
      </w:r>
      <w:r>
        <w:rPr>
          <w:rFonts w:ascii="Cambria" w:hAnsi="Cambria"/>
          <w:bCs/>
          <w:sz w:val="28"/>
          <w:szCs w:val="28"/>
        </w:rPr>
        <w:t xml:space="preserve"> </w:t>
      </w:r>
      <w:r w:rsidR="00FB3A66">
        <w:rPr>
          <w:rFonts w:ascii="Cambria" w:hAnsi="Cambria"/>
          <w:bCs/>
          <w:sz w:val="28"/>
          <w:szCs w:val="28"/>
        </w:rPr>
        <w:t>‘</w:t>
      </w:r>
      <w:r w:rsidR="003F56CF">
        <w:rPr>
          <w:rFonts w:ascii="Cambria" w:hAnsi="Cambria"/>
          <w:bCs/>
          <w:sz w:val="28"/>
          <w:szCs w:val="28"/>
        </w:rPr>
        <w:t>A</w:t>
      </w:r>
      <w:r>
        <w:rPr>
          <w:rFonts w:ascii="Cambria" w:hAnsi="Cambria"/>
          <w:bCs/>
          <w:sz w:val="28"/>
          <w:szCs w:val="28"/>
        </w:rPr>
        <w:t>nd so’s her brother.</w:t>
      </w:r>
      <w:r w:rsidR="00FB3A66">
        <w:rPr>
          <w:rFonts w:ascii="Cambria" w:hAnsi="Cambria"/>
          <w:bCs/>
          <w:sz w:val="28"/>
          <w:szCs w:val="28"/>
        </w:rPr>
        <w:t>’</w:t>
      </w:r>
    </w:p>
    <w:p w14:paraId="0A4AEB44" w14:textId="5231A8E0" w:rsidR="00FB3A66" w:rsidRDefault="00FB3A66" w:rsidP="0019615C">
      <w:pPr>
        <w:spacing w:line="360" w:lineRule="auto"/>
        <w:ind w:firstLine="720"/>
        <w:contextualSpacing/>
        <w:rPr>
          <w:rFonts w:ascii="Cambria" w:hAnsi="Cambria"/>
          <w:bCs/>
          <w:sz w:val="28"/>
          <w:szCs w:val="28"/>
        </w:rPr>
      </w:pPr>
      <w:r>
        <w:rPr>
          <w:rFonts w:ascii="Cambria" w:hAnsi="Cambria"/>
          <w:bCs/>
          <w:sz w:val="28"/>
          <w:szCs w:val="28"/>
        </w:rPr>
        <w:t>‘My brother?’</w:t>
      </w:r>
      <w:r w:rsidR="00D65EA4">
        <w:rPr>
          <w:rFonts w:ascii="Cambria" w:hAnsi="Cambria"/>
          <w:bCs/>
          <w:sz w:val="28"/>
          <w:szCs w:val="28"/>
        </w:rPr>
        <w:t xml:space="preserve"> Clara stared at </w:t>
      </w:r>
      <w:r w:rsidR="00B27703">
        <w:rPr>
          <w:rFonts w:ascii="Cambria" w:hAnsi="Cambria"/>
          <w:bCs/>
          <w:sz w:val="28"/>
          <w:szCs w:val="28"/>
        </w:rPr>
        <w:t>him</w:t>
      </w:r>
      <w:r w:rsidR="00D65EA4">
        <w:rPr>
          <w:rFonts w:ascii="Cambria" w:hAnsi="Cambria"/>
          <w:bCs/>
          <w:sz w:val="28"/>
          <w:szCs w:val="28"/>
        </w:rPr>
        <w:t>. ‘What do you mean?’</w:t>
      </w:r>
      <w:r w:rsidR="00A12E19">
        <w:rPr>
          <w:rFonts w:ascii="Cambria" w:hAnsi="Cambria"/>
          <w:bCs/>
          <w:sz w:val="28"/>
          <w:szCs w:val="28"/>
        </w:rPr>
        <w:t xml:space="preserve"> </w:t>
      </w:r>
      <w:r w:rsidR="00A12E19" w:rsidRPr="00246ABF">
        <w:rPr>
          <w:rFonts w:ascii="Cambria" w:hAnsi="Cambria"/>
          <w:bCs/>
          <w:i/>
          <w:iCs/>
          <w:sz w:val="28"/>
          <w:szCs w:val="28"/>
          <w:rPrChange w:id="24925" w:author="Daisy Watt" w:date="2026-06-24T03:49:00Z" w16du:dateUtc="2026-06-24T01:49:00Z">
            <w:rPr>
              <w:rFonts w:ascii="Cambria" w:hAnsi="Cambria"/>
              <w:bCs/>
              <w:sz w:val="28"/>
              <w:szCs w:val="28"/>
            </w:rPr>
          </w:rPrChange>
        </w:rPr>
        <w:t>Oh</w:t>
      </w:r>
      <w:r w:rsidR="006954BC" w:rsidRPr="00246ABF">
        <w:rPr>
          <w:rFonts w:ascii="Cambria" w:hAnsi="Cambria"/>
          <w:bCs/>
          <w:i/>
          <w:iCs/>
          <w:sz w:val="28"/>
          <w:szCs w:val="28"/>
          <w:rPrChange w:id="24926" w:author="Daisy Watt" w:date="2026-06-24T03:49:00Z" w16du:dateUtc="2026-06-24T01:49:00Z">
            <w:rPr>
              <w:rFonts w:ascii="Cambria" w:hAnsi="Cambria"/>
              <w:bCs/>
              <w:sz w:val="28"/>
              <w:szCs w:val="28"/>
            </w:rPr>
          </w:rPrChange>
        </w:rPr>
        <w:t>,</w:t>
      </w:r>
      <w:r w:rsidR="00A12E19" w:rsidRPr="00246ABF">
        <w:rPr>
          <w:rFonts w:ascii="Cambria" w:hAnsi="Cambria"/>
          <w:bCs/>
          <w:i/>
          <w:iCs/>
          <w:sz w:val="28"/>
          <w:szCs w:val="28"/>
          <w:rPrChange w:id="24927" w:author="Daisy Watt" w:date="2026-06-24T03:49:00Z" w16du:dateUtc="2026-06-24T01:49:00Z">
            <w:rPr>
              <w:rFonts w:ascii="Cambria" w:hAnsi="Cambria"/>
              <w:bCs/>
              <w:sz w:val="28"/>
              <w:szCs w:val="28"/>
            </w:rPr>
          </w:rPrChange>
        </w:rPr>
        <w:t xml:space="preserve"> </w:t>
      </w:r>
      <w:del w:id="24928" w:author="Daisy Watt" w:date="2026-06-24T03:49:00Z" w16du:dateUtc="2026-06-24T01:49:00Z">
        <w:r w:rsidR="00BB516E" w:rsidRPr="00246ABF" w:rsidDel="00246ABF">
          <w:rPr>
            <w:rFonts w:ascii="Cambria" w:hAnsi="Cambria"/>
            <w:bCs/>
            <w:i/>
            <w:iCs/>
            <w:sz w:val="28"/>
            <w:szCs w:val="28"/>
            <w:rPrChange w:id="24929" w:author="Daisy Watt" w:date="2026-06-24T03:49:00Z" w16du:dateUtc="2026-06-24T01:49:00Z">
              <w:rPr>
                <w:rFonts w:ascii="Cambria" w:hAnsi="Cambria"/>
                <w:bCs/>
                <w:sz w:val="28"/>
                <w:szCs w:val="28"/>
              </w:rPr>
            </w:rPrChange>
          </w:rPr>
          <w:delText>G</w:delText>
        </w:r>
      </w:del>
      <w:ins w:id="24930" w:author="Daisy Watt" w:date="2026-06-24T03:49:00Z" w16du:dateUtc="2026-06-24T01:49:00Z">
        <w:r w:rsidR="00246ABF" w:rsidRPr="00246ABF">
          <w:rPr>
            <w:rFonts w:ascii="Cambria" w:hAnsi="Cambria"/>
            <w:bCs/>
            <w:i/>
            <w:iCs/>
            <w:sz w:val="28"/>
            <w:szCs w:val="28"/>
            <w:rPrChange w:id="24931" w:author="Daisy Watt" w:date="2026-06-24T03:49:00Z" w16du:dateUtc="2026-06-24T01:49:00Z">
              <w:rPr>
                <w:rFonts w:ascii="Cambria" w:hAnsi="Cambria"/>
                <w:bCs/>
                <w:sz w:val="28"/>
                <w:szCs w:val="28"/>
              </w:rPr>
            </w:rPrChange>
          </w:rPr>
          <w:t>g</w:t>
        </w:r>
      </w:ins>
      <w:r w:rsidR="00BB516E" w:rsidRPr="00246ABF">
        <w:rPr>
          <w:rFonts w:ascii="Cambria" w:hAnsi="Cambria"/>
          <w:bCs/>
          <w:i/>
          <w:iCs/>
          <w:sz w:val="28"/>
          <w:szCs w:val="28"/>
          <w:rPrChange w:id="24932" w:author="Daisy Watt" w:date="2026-06-24T03:49:00Z" w16du:dateUtc="2026-06-24T01:49:00Z">
            <w:rPr>
              <w:rFonts w:ascii="Cambria" w:hAnsi="Cambria"/>
              <w:bCs/>
              <w:sz w:val="28"/>
              <w:szCs w:val="28"/>
            </w:rPr>
          </w:rPrChange>
        </w:rPr>
        <w:t xml:space="preserve">ood </w:t>
      </w:r>
      <w:r w:rsidR="00A12E19" w:rsidRPr="00246ABF">
        <w:rPr>
          <w:rFonts w:ascii="Cambria" w:hAnsi="Cambria"/>
          <w:bCs/>
          <w:i/>
          <w:iCs/>
          <w:sz w:val="28"/>
          <w:szCs w:val="28"/>
          <w:rPrChange w:id="24933" w:author="Daisy Watt" w:date="2026-06-24T03:49:00Z" w16du:dateUtc="2026-06-24T01:49:00Z">
            <w:rPr>
              <w:rFonts w:ascii="Cambria" w:hAnsi="Cambria"/>
              <w:bCs/>
              <w:sz w:val="28"/>
              <w:szCs w:val="28"/>
            </w:rPr>
          </w:rPrChange>
        </w:rPr>
        <w:t>God</w:t>
      </w:r>
      <w:r w:rsidR="00BB516E">
        <w:rPr>
          <w:rFonts w:ascii="Cambria" w:hAnsi="Cambria"/>
          <w:bCs/>
          <w:sz w:val="28"/>
          <w:szCs w:val="28"/>
        </w:rPr>
        <w:t>, this was not what she’d expected</w:t>
      </w:r>
      <w:r w:rsidR="00A12E19">
        <w:rPr>
          <w:rFonts w:ascii="Cambria" w:hAnsi="Cambria"/>
          <w:bCs/>
          <w:sz w:val="28"/>
          <w:szCs w:val="28"/>
        </w:rPr>
        <w:t>.</w:t>
      </w:r>
      <w:r w:rsidR="00BB516E">
        <w:rPr>
          <w:rFonts w:ascii="Cambria" w:hAnsi="Cambria"/>
          <w:bCs/>
          <w:sz w:val="28"/>
          <w:szCs w:val="28"/>
        </w:rPr>
        <w:t xml:space="preserve"> ‘How do you know my brother?’</w:t>
      </w:r>
      <w:r w:rsidR="00B27703">
        <w:rPr>
          <w:rFonts w:ascii="Cambria" w:hAnsi="Cambria"/>
          <w:bCs/>
          <w:sz w:val="28"/>
          <w:szCs w:val="28"/>
        </w:rPr>
        <w:t xml:space="preserve"> </w:t>
      </w:r>
      <w:del w:id="24934" w:author="Claire S" w:date="2026-06-05T15:52:00Z" w16du:dateUtc="2026-06-05T14:52:00Z">
        <w:r w:rsidR="008E52FF">
          <w:rPr>
            <w:rFonts w:ascii="Cambria" w:hAnsi="Cambria"/>
            <w:bCs/>
            <w:sz w:val="28"/>
            <w:szCs w:val="28"/>
          </w:rPr>
          <w:delText>H</w:delText>
        </w:r>
        <w:r w:rsidR="00B27703">
          <w:rPr>
            <w:rFonts w:ascii="Cambria" w:hAnsi="Cambria"/>
            <w:bCs/>
            <w:sz w:val="28"/>
            <w:szCs w:val="28"/>
          </w:rPr>
          <w:delText xml:space="preserve">er suspicions </w:delText>
        </w:r>
        <w:r w:rsidR="008E52FF">
          <w:rPr>
            <w:rFonts w:ascii="Cambria" w:hAnsi="Cambria"/>
            <w:bCs/>
            <w:sz w:val="28"/>
            <w:szCs w:val="28"/>
          </w:rPr>
          <w:delText>had been</w:delText>
        </w:r>
        <w:r w:rsidR="00B27703">
          <w:rPr>
            <w:rFonts w:ascii="Cambria" w:hAnsi="Cambria"/>
            <w:bCs/>
            <w:sz w:val="28"/>
            <w:szCs w:val="28"/>
          </w:rPr>
          <w:delText xml:space="preserve"> right then -</w:delText>
        </w:r>
      </w:del>
    </w:p>
    <w:p w14:paraId="2CF1E0B4" w14:textId="5C452763" w:rsidR="00D65EA4" w:rsidRDefault="00D65EA4" w:rsidP="0019615C">
      <w:pPr>
        <w:spacing w:line="360" w:lineRule="auto"/>
        <w:ind w:firstLine="720"/>
        <w:contextualSpacing/>
        <w:rPr>
          <w:rFonts w:ascii="Cambria" w:hAnsi="Cambria"/>
          <w:bCs/>
          <w:sz w:val="28"/>
          <w:szCs w:val="28"/>
        </w:rPr>
      </w:pPr>
      <w:r>
        <w:rPr>
          <w:rFonts w:ascii="Cambria" w:hAnsi="Cambria"/>
          <w:bCs/>
          <w:sz w:val="28"/>
          <w:szCs w:val="28"/>
        </w:rPr>
        <w:t>‘Who the hell do you think did this?’ Jackson held his arm up</w:t>
      </w:r>
      <w:del w:id="24935" w:author="Daisy Watt" w:date="2026-06-24T04:27:00Z" w16du:dateUtc="2026-06-24T02:27:00Z">
        <w:r w:rsidR="008E52FF" w:rsidDel="001B4C36">
          <w:rPr>
            <w:rFonts w:ascii="Cambria" w:hAnsi="Cambria"/>
            <w:bCs/>
            <w:sz w:val="28"/>
            <w:szCs w:val="28"/>
          </w:rPr>
          <w:delText>;</w:delText>
        </w:r>
      </w:del>
      <w:ins w:id="24936" w:author="Daisy Watt" w:date="2026-06-24T04:27:00Z" w16du:dateUtc="2026-06-24T02:27:00Z">
        <w:r w:rsidR="001B4C36">
          <w:rPr>
            <w:rFonts w:ascii="Cambria" w:hAnsi="Cambria"/>
            <w:bCs/>
            <w:sz w:val="28"/>
            <w:szCs w:val="28"/>
          </w:rPr>
          <w:t>,</w:t>
        </w:r>
      </w:ins>
      <w:r>
        <w:rPr>
          <w:rFonts w:ascii="Cambria" w:hAnsi="Cambria"/>
          <w:bCs/>
          <w:sz w:val="28"/>
          <w:szCs w:val="28"/>
        </w:rPr>
        <w:t xml:space="preserve"> then groaned </w:t>
      </w:r>
      <w:r w:rsidR="00B27703">
        <w:rPr>
          <w:rFonts w:ascii="Cambria" w:hAnsi="Cambria"/>
          <w:bCs/>
          <w:sz w:val="28"/>
          <w:szCs w:val="28"/>
        </w:rPr>
        <w:t xml:space="preserve">loudly </w:t>
      </w:r>
      <w:r>
        <w:rPr>
          <w:rFonts w:ascii="Cambria" w:hAnsi="Cambria"/>
          <w:bCs/>
          <w:sz w:val="28"/>
          <w:szCs w:val="28"/>
        </w:rPr>
        <w:t xml:space="preserve">in pain. ‘Oh my God! </w:t>
      </w:r>
      <w:r w:rsidR="00CD78B5">
        <w:rPr>
          <w:rFonts w:ascii="Cambria" w:hAnsi="Cambria"/>
          <w:bCs/>
          <w:sz w:val="28"/>
          <w:szCs w:val="28"/>
        </w:rPr>
        <w:t>Jesus, i</w:t>
      </w:r>
      <w:r>
        <w:rPr>
          <w:rFonts w:ascii="Cambria" w:hAnsi="Cambria"/>
          <w:bCs/>
          <w:sz w:val="28"/>
          <w:szCs w:val="28"/>
        </w:rPr>
        <w:t>t’s agony</w:t>
      </w:r>
      <w:ins w:id="24937" w:author="Daisy Watt" w:date="2026-06-24T04:27:00Z" w16du:dateUtc="2026-06-24T02:27:00Z">
        <w:r w:rsidR="00425AE8">
          <w:rPr>
            <w:rFonts w:ascii="Cambria" w:hAnsi="Cambria"/>
            <w:bCs/>
            <w:sz w:val="28"/>
            <w:szCs w:val="28"/>
          </w:rPr>
          <w:t>.</w:t>
        </w:r>
      </w:ins>
      <w:del w:id="24938" w:author="Daisy Watt" w:date="2026-06-24T04:27:00Z" w16du:dateUtc="2026-06-24T02:27:00Z">
        <w:r w:rsidDel="00425AE8">
          <w:rPr>
            <w:rFonts w:ascii="Cambria" w:hAnsi="Cambria"/>
            <w:bCs/>
            <w:sz w:val="28"/>
            <w:szCs w:val="28"/>
          </w:rPr>
          <w:delText xml:space="preserve"> -</w:delText>
        </w:r>
      </w:del>
      <w:r>
        <w:rPr>
          <w:rFonts w:ascii="Cambria" w:hAnsi="Cambria"/>
          <w:bCs/>
          <w:sz w:val="28"/>
          <w:szCs w:val="28"/>
        </w:rPr>
        <w:t>’</w:t>
      </w:r>
    </w:p>
    <w:p w14:paraId="72F7A989" w14:textId="4E29E54C" w:rsidR="00566500" w:rsidRDefault="00CD78B5" w:rsidP="00CD78B5">
      <w:pPr>
        <w:spacing w:line="360" w:lineRule="auto"/>
        <w:ind w:firstLine="720"/>
        <w:contextualSpacing/>
        <w:rPr>
          <w:rFonts w:ascii="Cambria" w:hAnsi="Cambria"/>
          <w:bCs/>
          <w:sz w:val="28"/>
          <w:szCs w:val="28"/>
        </w:rPr>
      </w:pPr>
      <w:r w:rsidRPr="00F66315">
        <w:rPr>
          <w:rFonts w:ascii="Cambria" w:hAnsi="Cambria"/>
          <w:bCs/>
          <w:i/>
          <w:iCs/>
          <w:sz w:val="28"/>
          <w:szCs w:val="28"/>
          <w:rPrChange w:id="24939" w:author="Daisy Watt" w:date="2026-06-24T04:28:00Z" w16du:dateUtc="2026-06-24T02:28:00Z">
            <w:rPr>
              <w:rFonts w:ascii="Cambria" w:hAnsi="Cambria"/>
              <w:bCs/>
              <w:sz w:val="28"/>
              <w:szCs w:val="28"/>
            </w:rPr>
          </w:rPrChange>
        </w:rPr>
        <w:t>Not such a brave soldier now</w:t>
      </w:r>
      <w:r>
        <w:rPr>
          <w:rFonts w:ascii="Cambria" w:hAnsi="Cambria"/>
          <w:bCs/>
          <w:sz w:val="28"/>
          <w:szCs w:val="28"/>
        </w:rPr>
        <w:t xml:space="preserve">, Clara </w:t>
      </w:r>
      <w:r w:rsidR="00685EBE">
        <w:rPr>
          <w:rFonts w:ascii="Cambria" w:hAnsi="Cambria"/>
          <w:bCs/>
          <w:sz w:val="28"/>
          <w:szCs w:val="28"/>
        </w:rPr>
        <w:t>thought</w:t>
      </w:r>
      <w:r>
        <w:rPr>
          <w:rFonts w:ascii="Cambria" w:hAnsi="Cambria"/>
          <w:bCs/>
          <w:sz w:val="28"/>
          <w:szCs w:val="28"/>
        </w:rPr>
        <w:t xml:space="preserve"> </w:t>
      </w:r>
      <w:r w:rsidR="00566500">
        <w:rPr>
          <w:rFonts w:ascii="Cambria" w:hAnsi="Cambria"/>
          <w:bCs/>
          <w:sz w:val="28"/>
          <w:szCs w:val="28"/>
        </w:rPr>
        <w:t>bitterly</w:t>
      </w:r>
      <w:r w:rsidR="00685EBE">
        <w:rPr>
          <w:rFonts w:ascii="Cambria" w:hAnsi="Cambria"/>
          <w:bCs/>
          <w:sz w:val="28"/>
          <w:szCs w:val="28"/>
        </w:rPr>
        <w:t>,</w:t>
      </w:r>
      <w:r w:rsidR="00566500">
        <w:rPr>
          <w:rFonts w:ascii="Cambria" w:hAnsi="Cambria"/>
          <w:bCs/>
          <w:sz w:val="28"/>
          <w:szCs w:val="28"/>
        </w:rPr>
        <w:t xml:space="preserve"> </w:t>
      </w:r>
      <w:r>
        <w:rPr>
          <w:rFonts w:ascii="Cambria" w:hAnsi="Cambria"/>
          <w:bCs/>
          <w:sz w:val="28"/>
          <w:szCs w:val="28"/>
        </w:rPr>
        <w:t xml:space="preserve">as a </w:t>
      </w:r>
      <w:r w:rsidR="00D65EA4">
        <w:rPr>
          <w:rFonts w:ascii="Cambria" w:hAnsi="Cambria"/>
          <w:bCs/>
          <w:sz w:val="28"/>
          <w:szCs w:val="28"/>
        </w:rPr>
        <w:t>pretty nurse rush</w:t>
      </w:r>
      <w:r w:rsidR="00B27703">
        <w:rPr>
          <w:rFonts w:ascii="Cambria" w:hAnsi="Cambria"/>
          <w:bCs/>
          <w:sz w:val="28"/>
          <w:szCs w:val="28"/>
        </w:rPr>
        <w:t>ed</w:t>
      </w:r>
      <w:r w:rsidR="00D65EA4">
        <w:rPr>
          <w:rFonts w:ascii="Cambria" w:hAnsi="Cambria"/>
          <w:bCs/>
          <w:sz w:val="28"/>
          <w:szCs w:val="28"/>
        </w:rPr>
        <w:t xml:space="preserve"> in. </w:t>
      </w:r>
    </w:p>
    <w:p w14:paraId="2B190469" w14:textId="5FDE03B2" w:rsidR="00D65EA4" w:rsidRDefault="00D65EA4" w:rsidP="00CD78B5">
      <w:pPr>
        <w:spacing w:line="360" w:lineRule="auto"/>
        <w:ind w:firstLine="720"/>
        <w:contextualSpacing/>
        <w:rPr>
          <w:rFonts w:ascii="Cambria" w:hAnsi="Cambria"/>
          <w:bCs/>
          <w:sz w:val="28"/>
          <w:szCs w:val="28"/>
        </w:rPr>
      </w:pPr>
      <w:r>
        <w:rPr>
          <w:rFonts w:ascii="Cambria" w:hAnsi="Cambria"/>
          <w:bCs/>
          <w:sz w:val="28"/>
          <w:szCs w:val="28"/>
        </w:rPr>
        <w:t>‘Please</w:t>
      </w:r>
      <w:del w:id="24940" w:author="Daisy Watt" w:date="2026-06-24T04:28:00Z" w16du:dateUtc="2026-06-24T02:28:00Z">
        <w:r w:rsidDel="00EA6D00">
          <w:rPr>
            <w:rFonts w:ascii="Cambria" w:hAnsi="Cambria"/>
            <w:bCs/>
            <w:sz w:val="28"/>
            <w:szCs w:val="28"/>
          </w:rPr>
          <w:delText>,</w:delText>
        </w:r>
      </w:del>
      <w:ins w:id="24941" w:author="Daisy Watt" w:date="2026-06-24T04:28:00Z" w16du:dateUtc="2026-06-24T02:28:00Z">
        <w:r w:rsidR="00EA6D00">
          <w:rPr>
            <w:rFonts w:ascii="Cambria" w:hAnsi="Cambria"/>
            <w:bCs/>
            <w:sz w:val="28"/>
            <w:szCs w:val="28"/>
          </w:rPr>
          <w:t>.</w:t>
        </w:r>
      </w:ins>
      <w:r>
        <w:rPr>
          <w:rFonts w:ascii="Cambria" w:hAnsi="Cambria"/>
          <w:bCs/>
          <w:sz w:val="28"/>
          <w:szCs w:val="28"/>
        </w:rPr>
        <w:t xml:space="preserve">’ </w:t>
      </w:r>
      <w:r w:rsidR="00A12E19">
        <w:rPr>
          <w:rFonts w:ascii="Cambria" w:hAnsi="Cambria"/>
          <w:bCs/>
          <w:sz w:val="28"/>
          <w:szCs w:val="28"/>
        </w:rPr>
        <w:t>t</w:t>
      </w:r>
      <w:r>
        <w:rPr>
          <w:rFonts w:ascii="Cambria" w:hAnsi="Cambria"/>
          <w:bCs/>
          <w:sz w:val="28"/>
          <w:szCs w:val="28"/>
        </w:rPr>
        <w:t>he</w:t>
      </w:r>
      <w:r w:rsidR="00A12E19">
        <w:rPr>
          <w:rFonts w:ascii="Cambria" w:hAnsi="Cambria"/>
          <w:bCs/>
          <w:sz w:val="28"/>
          <w:szCs w:val="28"/>
        </w:rPr>
        <w:t xml:space="preserve"> nurse</w:t>
      </w:r>
      <w:r>
        <w:rPr>
          <w:rFonts w:ascii="Cambria" w:hAnsi="Cambria"/>
          <w:bCs/>
          <w:sz w:val="28"/>
          <w:szCs w:val="28"/>
        </w:rPr>
        <w:t xml:space="preserve"> shoo</w:t>
      </w:r>
      <w:del w:id="24942" w:author="Daisy Watt" w:date="2026-06-24T04:28:00Z" w16du:dateUtc="2026-06-24T02:28:00Z">
        <w:r w:rsidDel="00EA6D00">
          <w:rPr>
            <w:rFonts w:ascii="Cambria" w:hAnsi="Cambria"/>
            <w:bCs/>
            <w:sz w:val="28"/>
            <w:szCs w:val="28"/>
          </w:rPr>
          <w:delText>-</w:delText>
        </w:r>
      </w:del>
      <w:r>
        <w:rPr>
          <w:rFonts w:ascii="Cambria" w:hAnsi="Cambria"/>
          <w:bCs/>
          <w:sz w:val="28"/>
          <w:szCs w:val="28"/>
        </w:rPr>
        <w:t xml:space="preserve">ed the </w:t>
      </w:r>
      <w:r w:rsidR="00B27703">
        <w:rPr>
          <w:rFonts w:ascii="Cambria" w:hAnsi="Cambria"/>
          <w:bCs/>
          <w:sz w:val="28"/>
          <w:szCs w:val="28"/>
        </w:rPr>
        <w:t xml:space="preserve">two </w:t>
      </w:r>
      <w:r>
        <w:rPr>
          <w:rFonts w:ascii="Cambria" w:hAnsi="Cambria"/>
          <w:bCs/>
          <w:sz w:val="28"/>
          <w:szCs w:val="28"/>
        </w:rPr>
        <w:t xml:space="preserve">women out. ‘Mr Rayne needs calm </w:t>
      </w:r>
      <w:r w:rsidR="00B27703">
        <w:rPr>
          <w:rFonts w:ascii="Cambria" w:hAnsi="Cambria"/>
          <w:bCs/>
          <w:sz w:val="28"/>
          <w:szCs w:val="28"/>
        </w:rPr>
        <w:t>and rest</w:t>
      </w:r>
      <w:r>
        <w:rPr>
          <w:rFonts w:ascii="Cambria" w:hAnsi="Cambria"/>
          <w:bCs/>
          <w:sz w:val="28"/>
          <w:szCs w:val="28"/>
        </w:rPr>
        <w:t>.</w:t>
      </w:r>
      <w:r w:rsidR="006954BC">
        <w:rPr>
          <w:rFonts w:ascii="Cambria" w:hAnsi="Cambria"/>
          <w:bCs/>
          <w:sz w:val="28"/>
          <w:szCs w:val="28"/>
        </w:rPr>
        <w:t xml:space="preserve"> You can come back later</w:t>
      </w:r>
      <w:r w:rsidR="00B27703">
        <w:rPr>
          <w:rFonts w:ascii="Cambria" w:hAnsi="Cambria"/>
          <w:bCs/>
          <w:sz w:val="28"/>
          <w:szCs w:val="28"/>
        </w:rPr>
        <w:t>, if the doctor says so.</w:t>
      </w:r>
      <w:r>
        <w:rPr>
          <w:rFonts w:ascii="Cambria" w:hAnsi="Cambria"/>
          <w:bCs/>
          <w:sz w:val="28"/>
          <w:szCs w:val="28"/>
        </w:rPr>
        <w:t>’</w:t>
      </w:r>
    </w:p>
    <w:p w14:paraId="239B91A8" w14:textId="77777777" w:rsidR="00D65EA4" w:rsidRDefault="00D65EA4" w:rsidP="00D65EA4">
      <w:pPr>
        <w:spacing w:line="360" w:lineRule="auto"/>
        <w:contextualSpacing/>
        <w:rPr>
          <w:rFonts w:ascii="Cambria" w:hAnsi="Cambria"/>
          <w:bCs/>
          <w:sz w:val="28"/>
          <w:szCs w:val="28"/>
        </w:rPr>
      </w:pPr>
    </w:p>
    <w:p w14:paraId="3D871CE9" w14:textId="036CE2C7" w:rsidR="00D65EA4" w:rsidRDefault="00D65EA4" w:rsidP="00D65EA4">
      <w:pPr>
        <w:spacing w:line="360" w:lineRule="auto"/>
        <w:contextualSpacing/>
        <w:rPr>
          <w:rFonts w:ascii="Cambria" w:hAnsi="Cambria"/>
          <w:bCs/>
          <w:sz w:val="28"/>
          <w:szCs w:val="28"/>
        </w:rPr>
      </w:pPr>
      <w:r>
        <w:rPr>
          <w:rFonts w:ascii="Cambria" w:hAnsi="Cambria"/>
          <w:bCs/>
          <w:sz w:val="28"/>
          <w:szCs w:val="28"/>
        </w:rPr>
        <w:t>*</w:t>
      </w:r>
    </w:p>
    <w:p w14:paraId="6309A3ED" w14:textId="036097A2" w:rsidR="00373B45" w:rsidRDefault="006954BC" w:rsidP="00685EBE">
      <w:pPr>
        <w:spacing w:line="360" w:lineRule="auto"/>
        <w:contextualSpacing/>
        <w:rPr>
          <w:rFonts w:ascii="Cambria" w:hAnsi="Cambria"/>
          <w:bCs/>
          <w:sz w:val="28"/>
          <w:szCs w:val="28"/>
        </w:rPr>
      </w:pPr>
      <w:r>
        <w:rPr>
          <w:rFonts w:ascii="Cambria" w:hAnsi="Cambria"/>
          <w:bCs/>
          <w:sz w:val="28"/>
          <w:szCs w:val="28"/>
        </w:rPr>
        <w:tab/>
      </w:r>
      <w:r w:rsidR="00961782">
        <w:rPr>
          <w:rFonts w:ascii="Cambria" w:hAnsi="Cambria"/>
          <w:bCs/>
          <w:sz w:val="28"/>
          <w:szCs w:val="28"/>
        </w:rPr>
        <w:t xml:space="preserve">‘I don’t know what he’s </w:t>
      </w:r>
      <w:r w:rsidR="00685EBE">
        <w:rPr>
          <w:rFonts w:ascii="Cambria" w:hAnsi="Cambria"/>
          <w:bCs/>
          <w:sz w:val="28"/>
          <w:szCs w:val="28"/>
        </w:rPr>
        <w:t>on</w:t>
      </w:r>
      <w:r w:rsidR="00961782">
        <w:rPr>
          <w:rFonts w:ascii="Cambria" w:hAnsi="Cambria"/>
          <w:bCs/>
          <w:sz w:val="28"/>
          <w:szCs w:val="28"/>
        </w:rPr>
        <w:t xml:space="preserve"> about</w:t>
      </w:r>
      <w:del w:id="24943" w:author="Daisy Watt" w:date="2026-06-24T04:28:00Z" w16du:dateUtc="2026-06-24T02:28:00Z">
        <w:r w:rsidR="00961782" w:rsidDel="00EA6D00">
          <w:rPr>
            <w:rFonts w:ascii="Cambria" w:hAnsi="Cambria"/>
            <w:bCs/>
            <w:sz w:val="28"/>
            <w:szCs w:val="28"/>
          </w:rPr>
          <w:delText>,</w:delText>
        </w:r>
      </w:del>
      <w:ins w:id="24944" w:author="Daisy Watt" w:date="2026-06-24T04:28:00Z" w16du:dateUtc="2026-06-24T02:28:00Z">
        <w:r w:rsidR="00EA6D00">
          <w:rPr>
            <w:rFonts w:ascii="Cambria" w:hAnsi="Cambria"/>
            <w:bCs/>
            <w:sz w:val="28"/>
            <w:szCs w:val="28"/>
          </w:rPr>
          <w:t>.</w:t>
        </w:r>
      </w:ins>
      <w:r w:rsidR="00961782">
        <w:rPr>
          <w:rFonts w:ascii="Cambria" w:hAnsi="Cambria"/>
          <w:bCs/>
          <w:sz w:val="28"/>
          <w:szCs w:val="28"/>
        </w:rPr>
        <w:t>’ Clara</w:t>
      </w:r>
      <w:r w:rsidR="00020919">
        <w:rPr>
          <w:rFonts w:ascii="Cambria" w:hAnsi="Cambria"/>
          <w:bCs/>
          <w:sz w:val="28"/>
          <w:szCs w:val="28"/>
        </w:rPr>
        <w:t>’s</w:t>
      </w:r>
      <w:r w:rsidR="00961782">
        <w:rPr>
          <w:rFonts w:ascii="Cambria" w:hAnsi="Cambria"/>
          <w:bCs/>
          <w:sz w:val="28"/>
          <w:szCs w:val="28"/>
        </w:rPr>
        <w:t xml:space="preserve"> face</w:t>
      </w:r>
      <w:r w:rsidR="00020919">
        <w:rPr>
          <w:rFonts w:ascii="Cambria" w:hAnsi="Cambria"/>
          <w:bCs/>
          <w:sz w:val="28"/>
          <w:szCs w:val="28"/>
        </w:rPr>
        <w:t xml:space="preserve"> was</w:t>
      </w:r>
      <w:r w:rsidR="00961782">
        <w:rPr>
          <w:rFonts w:ascii="Cambria" w:hAnsi="Cambria"/>
          <w:bCs/>
          <w:sz w:val="28"/>
          <w:szCs w:val="28"/>
        </w:rPr>
        <w:t xml:space="preserve"> burning, as a </w:t>
      </w:r>
      <w:r w:rsidR="00566500">
        <w:rPr>
          <w:rFonts w:ascii="Cambria" w:hAnsi="Cambria"/>
          <w:bCs/>
          <w:sz w:val="28"/>
          <w:szCs w:val="28"/>
        </w:rPr>
        <w:t>shocked</w:t>
      </w:r>
      <w:r w:rsidR="00126988">
        <w:rPr>
          <w:rFonts w:ascii="Cambria" w:hAnsi="Cambria"/>
          <w:bCs/>
          <w:sz w:val="28"/>
          <w:szCs w:val="28"/>
        </w:rPr>
        <w:t>-</w:t>
      </w:r>
      <w:r w:rsidR="00566500">
        <w:rPr>
          <w:rFonts w:ascii="Cambria" w:hAnsi="Cambria"/>
          <w:bCs/>
          <w:sz w:val="28"/>
          <w:szCs w:val="28"/>
        </w:rPr>
        <w:t xml:space="preserve">looking </w:t>
      </w:r>
      <w:r w:rsidR="001A47A8">
        <w:rPr>
          <w:rFonts w:ascii="Cambria" w:hAnsi="Cambria"/>
          <w:bCs/>
          <w:sz w:val="28"/>
          <w:szCs w:val="28"/>
        </w:rPr>
        <w:t xml:space="preserve">Savannah </w:t>
      </w:r>
      <w:r w:rsidR="00961782">
        <w:rPr>
          <w:rFonts w:ascii="Cambria" w:hAnsi="Cambria"/>
          <w:bCs/>
          <w:sz w:val="28"/>
          <w:szCs w:val="28"/>
        </w:rPr>
        <w:t>stared at her</w:t>
      </w:r>
      <w:r w:rsidR="00685EBE">
        <w:rPr>
          <w:rFonts w:ascii="Cambria" w:hAnsi="Cambria"/>
          <w:bCs/>
          <w:sz w:val="28"/>
          <w:szCs w:val="28"/>
        </w:rPr>
        <w:t xml:space="preserve"> </w:t>
      </w:r>
      <w:del w:id="24945" w:author="Daisy Watt" w:date="2026-06-24T04:28:00Z" w16du:dateUtc="2026-06-24T02:28:00Z">
        <w:r w:rsidR="00685EBE" w:rsidDel="00456024">
          <w:rPr>
            <w:rFonts w:ascii="Cambria" w:hAnsi="Cambria"/>
            <w:bCs/>
            <w:sz w:val="28"/>
            <w:szCs w:val="28"/>
          </w:rPr>
          <w:delText xml:space="preserve">outside </w:delText>
        </w:r>
      </w:del>
      <w:r w:rsidR="00685EBE">
        <w:rPr>
          <w:rFonts w:ascii="Cambria" w:hAnsi="Cambria"/>
          <w:bCs/>
          <w:sz w:val="28"/>
          <w:szCs w:val="28"/>
        </w:rPr>
        <w:t>in the corridor</w:t>
      </w:r>
      <w:r w:rsidR="00020919">
        <w:rPr>
          <w:rFonts w:ascii="Cambria" w:hAnsi="Cambria"/>
          <w:bCs/>
          <w:sz w:val="28"/>
          <w:szCs w:val="28"/>
        </w:rPr>
        <w:t>.</w:t>
      </w:r>
      <w:r w:rsidR="007A511E">
        <w:rPr>
          <w:rFonts w:ascii="Cambria" w:hAnsi="Cambria"/>
          <w:bCs/>
          <w:sz w:val="28"/>
          <w:szCs w:val="28"/>
        </w:rPr>
        <w:t xml:space="preserve"> ‘Adam doesn’t own a gun</w:t>
      </w:r>
      <w:del w:id="24946" w:author="Daisy Watt" w:date="2026-06-24T04:29:00Z" w16du:dateUtc="2026-06-24T02:29:00Z">
        <w:r w:rsidR="00CD5B9E" w:rsidDel="00117EC7">
          <w:rPr>
            <w:rFonts w:ascii="Cambria" w:hAnsi="Cambria"/>
            <w:bCs/>
            <w:sz w:val="28"/>
            <w:szCs w:val="28"/>
          </w:rPr>
          <w:delText>,</w:delText>
        </w:r>
      </w:del>
      <w:ins w:id="24947" w:author="Daisy Watt" w:date="2026-06-24T04:29:00Z" w16du:dateUtc="2026-06-24T02:29:00Z">
        <w:r w:rsidR="00117EC7">
          <w:rPr>
            <w:rFonts w:ascii="Cambria" w:hAnsi="Cambria"/>
            <w:bCs/>
            <w:sz w:val="28"/>
            <w:szCs w:val="28"/>
          </w:rPr>
          <w:t>.</w:t>
        </w:r>
      </w:ins>
      <w:r w:rsidR="00CD5B9E">
        <w:rPr>
          <w:rFonts w:ascii="Cambria" w:hAnsi="Cambria"/>
          <w:bCs/>
          <w:sz w:val="28"/>
          <w:szCs w:val="28"/>
        </w:rPr>
        <w:t xml:space="preserve"> </w:t>
      </w:r>
      <w:del w:id="24948" w:author="Daisy Watt" w:date="2026-06-24T04:29:00Z" w16du:dateUtc="2026-06-24T02:29:00Z">
        <w:r w:rsidR="00CD5B9E" w:rsidDel="00117EC7">
          <w:rPr>
            <w:rFonts w:ascii="Cambria" w:hAnsi="Cambria"/>
            <w:bCs/>
            <w:sz w:val="28"/>
            <w:szCs w:val="28"/>
          </w:rPr>
          <w:delText>h</w:delText>
        </w:r>
      </w:del>
      <w:ins w:id="24949" w:author="Daisy Watt" w:date="2026-06-24T04:29:00Z" w16du:dateUtc="2026-06-24T02:29:00Z">
        <w:r w:rsidR="00117EC7">
          <w:rPr>
            <w:rFonts w:ascii="Cambria" w:hAnsi="Cambria"/>
            <w:bCs/>
            <w:sz w:val="28"/>
            <w:szCs w:val="28"/>
          </w:rPr>
          <w:t>H</w:t>
        </w:r>
      </w:ins>
      <w:r w:rsidR="00CD5B9E">
        <w:rPr>
          <w:rFonts w:ascii="Cambria" w:hAnsi="Cambria"/>
          <w:bCs/>
          <w:sz w:val="28"/>
          <w:szCs w:val="28"/>
        </w:rPr>
        <w:t>e’d never shoot someone</w:t>
      </w:r>
      <w:del w:id="24950" w:author="Daisy Watt" w:date="2026-06-24T04:29:00Z" w16du:dateUtc="2026-06-24T02:29:00Z">
        <w:r w:rsidR="007A511E" w:rsidDel="00117EC7">
          <w:rPr>
            <w:rFonts w:ascii="Cambria" w:hAnsi="Cambria"/>
            <w:bCs/>
            <w:sz w:val="28"/>
            <w:szCs w:val="28"/>
          </w:rPr>
          <w:delText xml:space="preserve"> -</w:delText>
        </w:r>
      </w:del>
      <w:ins w:id="24951" w:author="Daisy Watt" w:date="2026-06-24T04:29:00Z" w16du:dateUtc="2026-06-24T02:29:00Z">
        <w:r w:rsidR="00117EC7">
          <w:rPr>
            <w:rFonts w:ascii="Cambria" w:hAnsi="Cambria"/>
            <w:bCs/>
            <w:sz w:val="28"/>
            <w:szCs w:val="28"/>
          </w:rPr>
          <w:t>…</w:t>
        </w:r>
      </w:ins>
      <w:r w:rsidR="007A511E">
        <w:rPr>
          <w:rFonts w:ascii="Cambria" w:hAnsi="Cambria"/>
          <w:bCs/>
          <w:sz w:val="28"/>
          <w:szCs w:val="28"/>
        </w:rPr>
        <w:t>’ Her</w:t>
      </w:r>
      <w:r w:rsidR="00AB7DB9">
        <w:rPr>
          <w:rFonts w:ascii="Cambria" w:hAnsi="Cambria"/>
          <w:bCs/>
          <w:sz w:val="28"/>
          <w:szCs w:val="28"/>
        </w:rPr>
        <w:t xml:space="preserve"> phone rang again</w:t>
      </w:r>
      <w:r w:rsidR="007A511E">
        <w:rPr>
          <w:rFonts w:ascii="Cambria" w:hAnsi="Cambria"/>
          <w:bCs/>
          <w:sz w:val="28"/>
          <w:szCs w:val="28"/>
        </w:rPr>
        <w:t>, interrupting her stream of consciousness; t</w:t>
      </w:r>
      <w:r w:rsidR="00373B45">
        <w:rPr>
          <w:rFonts w:ascii="Cambria" w:hAnsi="Cambria"/>
          <w:bCs/>
          <w:sz w:val="28"/>
          <w:szCs w:val="28"/>
        </w:rPr>
        <w:t>his time</w:t>
      </w:r>
      <w:r w:rsidR="007A511E">
        <w:rPr>
          <w:rFonts w:ascii="Cambria" w:hAnsi="Cambria"/>
          <w:bCs/>
          <w:sz w:val="28"/>
          <w:szCs w:val="28"/>
        </w:rPr>
        <w:t xml:space="preserve">, </w:t>
      </w:r>
      <w:r w:rsidR="00CD5B9E">
        <w:rPr>
          <w:rFonts w:ascii="Cambria" w:hAnsi="Cambria"/>
          <w:bCs/>
          <w:sz w:val="28"/>
          <w:szCs w:val="28"/>
        </w:rPr>
        <w:t xml:space="preserve">it was </w:t>
      </w:r>
      <w:r w:rsidR="00961782">
        <w:rPr>
          <w:rFonts w:ascii="Cambria" w:hAnsi="Cambria"/>
          <w:bCs/>
          <w:sz w:val="28"/>
          <w:szCs w:val="28"/>
        </w:rPr>
        <w:t>a London number</w:t>
      </w:r>
      <w:r w:rsidR="00CD78B5">
        <w:rPr>
          <w:rFonts w:ascii="Cambria" w:hAnsi="Cambria"/>
          <w:bCs/>
          <w:sz w:val="28"/>
          <w:szCs w:val="28"/>
        </w:rPr>
        <w:t>.</w:t>
      </w:r>
      <w:r w:rsidR="00373B45">
        <w:rPr>
          <w:rFonts w:ascii="Cambria" w:hAnsi="Cambria"/>
          <w:bCs/>
          <w:sz w:val="28"/>
          <w:szCs w:val="28"/>
        </w:rPr>
        <w:t xml:space="preserve"> </w:t>
      </w:r>
      <w:r w:rsidR="007A511E">
        <w:rPr>
          <w:rFonts w:ascii="Cambria" w:hAnsi="Cambria"/>
          <w:bCs/>
          <w:sz w:val="28"/>
          <w:szCs w:val="28"/>
        </w:rPr>
        <w:t>Clara</w:t>
      </w:r>
      <w:r w:rsidR="00373B45">
        <w:rPr>
          <w:rFonts w:ascii="Cambria" w:hAnsi="Cambria"/>
          <w:bCs/>
          <w:sz w:val="28"/>
          <w:szCs w:val="28"/>
        </w:rPr>
        <w:t xml:space="preserve"> picked up, </w:t>
      </w:r>
      <w:r w:rsidR="00837E99">
        <w:rPr>
          <w:rFonts w:ascii="Cambria" w:hAnsi="Cambria"/>
          <w:bCs/>
          <w:sz w:val="28"/>
          <w:szCs w:val="28"/>
        </w:rPr>
        <w:t xml:space="preserve">if only </w:t>
      </w:r>
      <w:r w:rsidR="00373B45">
        <w:rPr>
          <w:rFonts w:ascii="Cambria" w:hAnsi="Cambria"/>
          <w:bCs/>
          <w:sz w:val="28"/>
          <w:szCs w:val="28"/>
        </w:rPr>
        <w:t xml:space="preserve">to </w:t>
      </w:r>
      <w:r w:rsidR="007A511E">
        <w:rPr>
          <w:rFonts w:ascii="Cambria" w:hAnsi="Cambria"/>
          <w:bCs/>
          <w:sz w:val="28"/>
          <w:szCs w:val="28"/>
        </w:rPr>
        <w:t>turn away from</w:t>
      </w:r>
      <w:r w:rsidR="00373B45">
        <w:rPr>
          <w:rFonts w:ascii="Cambria" w:hAnsi="Cambria"/>
          <w:bCs/>
          <w:sz w:val="28"/>
          <w:szCs w:val="28"/>
        </w:rPr>
        <w:t xml:space="preserve"> Savannah’s </w:t>
      </w:r>
      <w:r w:rsidR="00837E99">
        <w:rPr>
          <w:rFonts w:ascii="Cambria" w:hAnsi="Cambria"/>
          <w:bCs/>
          <w:sz w:val="28"/>
          <w:szCs w:val="28"/>
        </w:rPr>
        <w:t>accusing gaze.</w:t>
      </w:r>
    </w:p>
    <w:p w14:paraId="78945B9B" w14:textId="01916338" w:rsidR="0056430E" w:rsidRDefault="0056430E" w:rsidP="00CD78B5">
      <w:pPr>
        <w:spacing w:line="360" w:lineRule="auto"/>
        <w:contextualSpacing/>
        <w:rPr>
          <w:rFonts w:ascii="Cambria" w:hAnsi="Cambria"/>
          <w:bCs/>
          <w:sz w:val="28"/>
          <w:szCs w:val="28"/>
        </w:rPr>
      </w:pPr>
      <w:r>
        <w:rPr>
          <w:rFonts w:ascii="Cambria" w:hAnsi="Cambria"/>
          <w:bCs/>
          <w:sz w:val="28"/>
          <w:szCs w:val="28"/>
        </w:rPr>
        <w:tab/>
        <w:t>‘</w:t>
      </w:r>
      <w:r w:rsidR="007A511E">
        <w:rPr>
          <w:rFonts w:ascii="Cambria" w:hAnsi="Cambria"/>
          <w:bCs/>
          <w:sz w:val="28"/>
          <w:szCs w:val="28"/>
        </w:rPr>
        <w:t>Hello</w:t>
      </w:r>
      <w:r>
        <w:rPr>
          <w:rFonts w:ascii="Cambria" w:hAnsi="Cambria"/>
          <w:bCs/>
          <w:sz w:val="28"/>
          <w:szCs w:val="28"/>
        </w:rPr>
        <w:t>?’</w:t>
      </w:r>
      <w:r w:rsidR="007A511E">
        <w:rPr>
          <w:rFonts w:ascii="Cambria" w:hAnsi="Cambria"/>
          <w:bCs/>
          <w:sz w:val="28"/>
          <w:szCs w:val="28"/>
        </w:rPr>
        <w:t xml:space="preserve"> </w:t>
      </w:r>
      <w:ins w:id="24952" w:author="Daisy Watt" w:date="2026-06-24T04:29:00Z" w16du:dateUtc="2026-06-24T02:29:00Z">
        <w:r w:rsidR="009D0ABD">
          <w:rPr>
            <w:rFonts w:ascii="Cambria" w:hAnsi="Cambria"/>
            <w:bCs/>
            <w:sz w:val="28"/>
            <w:szCs w:val="28"/>
          </w:rPr>
          <w:t xml:space="preserve">a </w:t>
        </w:r>
      </w:ins>
      <w:del w:id="24953" w:author="Daisy Watt" w:date="2026-06-24T04:29:00Z" w16du:dateUtc="2026-06-24T02:29:00Z">
        <w:r w:rsidR="007A511E" w:rsidDel="009D0ABD">
          <w:rPr>
            <w:rFonts w:ascii="Cambria" w:hAnsi="Cambria"/>
            <w:bCs/>
            <w:sz w:val="28"/>
            <w:szCs w:val="28"/>
          </w:rPr>
          <w:delText xml:space="preserve">A </w:delText>
        </w:r>
      </w:del>
      <w:r w:rsidR="007A511E">
        <w:rPr>
          <w:rFonts w:ascii="Cambria" w:hAnsi="Cambria"/>
          <w:bCs/>
          <w:sz w:val="28"/>
          <w:szCs w:val="28"/>
        </w:rPr>
        <w:t>desperate voice said. ‘Clara?’</w:t>
      </w:r>
    </w:p>
    <w:p w14:paraId="4393123D" w14:textId="6CD6D42E" w:rsidR="0056430E" w:rsidRDefault="0056430E" w:rsidP="00CD78B5">
      <w:pPr>
        <w:spacing w:line="360" w:lineRule="auto"/>
        <w:contextualSpacing/>
        <w:rPr>
          <w:rFonts w:ascii="Cambria" w:hAnsi="Cambria"/>
          <w:bCs/>
          <w:sz w:val="28"/>
          <w:szCs w:val="28"/>
        </w:rPr>
      </w:pPr>
      <w:r>
        <w:rPr>
          <w:rFonts w:ascii="Cambria" w:hAnsi="Cambria"/>
          <w:bCs/>
          <w:sz w:val="28"/>
          <w:szCs w:val="28"/>
        </w:rPr>
        <w:tab/>
        <w:t xml:space="preserve">‘Adam! What have you done?’ </w:t>
      </w:r>
    </w:p>
    <w:p w14:paraId="1DBF3D8F" w14:textId="15D3CF72" w:rsidR="001A47A8" w:rsidRDefault="0056430E" w:rsidP="001A47A8">
      <w:pPr>
        <w:spacing w:line="360" w:lineRule="auto"/>
        <w:ind w:firstLine="720"/>
        <w:contextualSpacing/>
        <w:rPr>
          <w:rFonts w:ascii="Cambria" w:hAnsi="Cambria"/>
          <w:bCs/>
          <w:sz w:val="28"/>
          <w:szCs w:val="28"/>
        </w:rPr>
      </w:pPr>
      <w:r>
        <w:rPr>
          <w:rFonts w:ascii="Cambria" w:hAnsi="Cambria"/>
          <w:bCs/>
          <w:sz w:val="28"/>
          <w:szCs w:val="28"/>
        </w:rPr>
        <w:t>‘I haven’t done anything</w:t>
      </w:r>
      <w:r w:rsidR="001A47A8">
        <w:rPr>
          <w:rFonts w:ascii="Cambria" w:hAnsi="Cambria"/>
          <w:bCs/>
          <w:sz w:val="28"/>
          <w:szCs w:val="28"/>
        </w:rPr>
        <w:t xml:space="preserve">, </w:t>
      </w:r>
      <w:r>
        <w:rPr>
          <w:rFonts w:ascii="Cambria" w:hAnsi="Cambria"/>
          <w:bCs/>
          <w:sz w:val="28"/>
          <w:szCs w:val="28"/>
        </w:rPr>
        <w:t>I swear</w:t>
      </w:r>
      <w:del w:id="24954" w:author="Daisy Watt" w:date="2026-06-24T04:30:00Z" w16du:dateUtc="2026-06-24T02:30:00Z">
        <w:r w:rsidDel="009D0ABD">
          <w:rPr>
            <w:rFonts w:ascii="Cambria" w:hAnsi="Cambria"/>
            <w:bCs/>
            <w:sz w:val="28"/>
            <w:szCs w:val="28"/>
          </w:rPr>
          <w:delText>,</w:delText>
        </w:r>
      </w:del>
      <w:ins w:id="24955" w:author="Daisy Watt" w:date="2026-06-24T04:30:00Z" w16du:dateUtc="2026-06-24T02:30:00Z">
        <w:r w:rsidR="009D0ABD">
          <w:rPr>
            <w:rFonts w:ascii="Cambria" w:hAnsi="Cambria"/>
            <w:bCs/>
            <w:sz w:val="28"/>
            <w:szCs w:val="28"/>
          </w:rPr>
          <w:t>.</w:t>
        </w:r>
      </w:ins>
      <w:r>
        <w:rPr>
          <w:rFonts w:ascii="Cambria" w:hAnsi="Cambria"/>
          <w:bCs/>
          <w:sz w:val="28"/>
          <w:szCs w:val="28"/>
        </w:rPr>
        <w:t xml:space="preserve">’ he sounded </w:t>
      </w:r>
      <w:r w:rsidR="007A511E">
        <w:rPr>
          <w:rFonts w:ascii="Cambria" w:hAnsi="Cambria"/>
          <w:bCs/>
          <w:sz w:val="28"/>
          <w:szCs w:val="28"/>
        </w:rPr>
        <w:t xml:space="preserve">so </w:t>
      </w:r>
      <w:r>
        <w:rPr>
          <w:rFonts w:ascii="Cambria" w:hAnsi="Cambria"/>
          <w:bCs/>
          <w:sz w:val="28"/>
          <w:szCs w:val="28"/>
        </w:rPr>
        <w:t>young.</w:t>
      </w:r>
      <w:r w:rsidR="001A47A8">
        <w:rPr>
          <w:rFonts w:ascii="Cambria" w:hAnsi="Cambria"/>
          <w:bCs/>
          <w:sz w:val="28"/>
          <w:szCs w:val="28"/>
        </w:rPr>
        <w:t xml:space="preserve"> ‘But </w:t>
      </w:r>
      <w:r w:rsidR="00B1592B">
        <w:rPr>
          <w:rFonts w:ascii="Cambria" w:hAnsi="Cambria"/>
          <w:bCs/>
          <w:sz w:val="28"/>
          <w:szCs w:val="28"/>
        </w:rPr>
        <w:t>I’ve been</w:t>
      </w:r>
      <w:r w:rsidR="001A47A8">
        <w:rPr>
          <w:rFonts w:ascii="Cambria" w:hAnsi="Cambria"/>
          <w:bCs/>
          <w:sz w:val="28"/>
          <w:szCs w:val="28"/>
        </w:rPr>
        <w:t xml:space="preserve"> arrested, Clara</w:t>
      </w:r>
      <w:r w:rsidR="00B1592B">
        <w:rPr>
          <w:rFonts w:ascii="Cambria" w:hAnsi="Cambria"/>
          <w:bCs/>
          <w:sz w:val="28"/>
          <w:szCs w:val="28"/>
        </w:rPr>
        <w:t>, an</w:t>
      </w:r>
      <w:ins w:id="24956" w:author="Daisy Watt" w:date="2026-06-24T04:30:00Z" w16du:dateUtc="2026-06-24T02:30:00Z">
        <w:r w:rsidR="007B05FC">
          <w:rPr>
            <w:rFonts w:ascii="Cambria" w:hAnsi="Cambria"/>
            <w:bCs/>
            <w:sz w:val="28"/>
            <w:szCs w:val="28"/>
          </w:rPr>
          <w:t>d…</w:t>
        </w:r>
      </w:ins>
      <w:del w:id="24957" w:author="Daisy Watt" w:date="2026-06-24T04:30:00Z" w16du:dateUtc="2026-06-24T02:30:00Z">
        <w:r w:rsidR="00B1592B" w:rsidDel="007B05FC">
          <w:rPr>
            <w:rFonts w:ascii="Cambria" w:hAnsi="Cambria"/>
            <w:bCs/>
            <w:sz w:val="28"/>
            <w:szCs w:val="28"/>
          </w:rPr>
          <w:delText>d -</w:delText>
        </w:r>
      </w:del>
      <w:r w:rsidR="00B1592B">
        <w:rPr>
          <w:rFonts w:ascii="Cambria" w:hAnsi="Cambria"/>
          <w:bCs/>
          <w:sz w:val="28"/>
          <w:szCs w:val="28"/>
        </w:rPr>
        <w:t xml:space="preserve">’ </w:t>
      </w:r>
      <w:del w:id="24958" w:author="Daisy Watt" w:date="2026-06-24T04:30:00Z" w16du:dateUtc="2026-06-24T02:30:00Z">
        <w:r w:rsidR="00B1592B" w:rsidDel="007B05FC">
          <w:rPr>
            <w:rFonts w:ascii="Cambria" w:hAnsi="Cambria"/>
            <w:bCs/>
            <w:sz w:val="28"/>
            <w:szCs w:val="28"/>
          </w:rPr>
          <w:delText>h</w:delText>
        </w:r>
      </w:del>
      <w:ins w:id="24959" w:author="Daisy Watt" w:date="2026-06-24T04:30:00Z" w16du:dateUtc="2026-06-24T02:30:00Z">
        <w:r w:rsidR="007B05FC">
          <w:rPr>
            <w:rFonts w:ascii="Cambria" w:hAnsi="Cambria"/>
            <w:bCs/>
            <w:sz w:val="28"/>
            <w:szCs w:val="28"/>
          </w:rPr>
          <w:t>H</w:t>
        </w:r>
      </w:ins>
      <w:r w:rsidR="00B1592B">
        <w:rPr>
          <w:rFonts w:ascii="Cambria" w:hAnsi="Cambria"/>
          <w:bCs/>
          <w:sz w:val="28"/>
          <w:szCs w:val="28"/>
        </w:rPr>
        <w:t xml:space="preserve">e let out a </w:t>
      </w:r>
      <w:r w:rsidR="00837E99">
        <w:rPr>
          <w:rFonts w:ascii="Cambria" w:hAnsi="Cambria"/>
          <w:bCs/>
          <w:sz w:val="28"/>
          <w:szCs w:val="28"/>
        </w:rPr>
        <w:t xml:space="preserve">kind of </w:t>
      </w:r>
      <w:r w:rsidR="00B1592B">
        <w:rPr>
          <w:rFonts w:ascii="Cambria" w:hAnsi="Cambria"/>
          <w:bCs/>
          <w:sz w:val="28"/>
          <w:szCs w:val="28"/>
        </w:rPr>
        <w:t>sob</w:t>
      </w:r>
      <w:ins w:id="24960" w:author="Claire S" w:date="2026-06-05T16:46:00Z" w16du:dateUtc="2026-06-05T15:46:00Z">
        <w:r w:rsidR="00A26C06">
          <w:rPr>
            <w:rFonts w:ascii="Cambria" w:hAnsi="Cambria"/>
            <w:bCs/>
            <w:sz w:val="28"/>
            <w:szCs w:val="28"/>
          </w:rPr>
          <w:t>.</w:t>
        </w:r>
      </w:ins>
      <w:del w:id="24961" w:author="Claire S" w:date="2026-06-05T16:46:00Z" w16du:dateUtc="2026-06-05T15:46:00Z">
        <w:r w:rsidR="00B1592B" w:rsidDel="00A26C06">
          <w:rPr>
            <w:rFonts w:ascii="Cambria" w:hAnsi="Cambria"/>
            <w:bCs/>
            <w:sz w:val="28"/>
            <w:szCs w:val="28"/>
          </w:rPr>
          <w:delText>,</w:delText>
        </w:r>
      </w:del>
      <w:r w:rsidR="00B1592B">
        <w:rPr>
          <w:rFonts w:ascii="Cambria" w:hAnsi="Cambria"/>
          <w:bCs/>
          <w:sz w:val="28"/>
          <w:szCs w:val="28"/>
        </w:rPr>
        <w:t xml:space="preserve"> ‘</w:t>
      </w:r>
      <w:r w:rsidR="001A47A8">
        <w:rPr>
          <w:rFonts w:ascii="Cambria" w:hAnsi="Cambria"/>
          <w:bCs/>
          <w:sz w:val="28"/>
          <w:szCs w:val="28"/>
        </w:rPr>
        <w:t>I’ve been in a cell</w:t>
      </w:r>
      <w:r w:rsidR="00A12E19">
        <w:rPr>
          <w:rFonts w:ascii="Cambria" w:hAnsi="Cambria"/>
          <w:bCs/>
          <w:sz w:val="28"/>
          <w:szCs w:val="28"/>
        </w:rPr>
        <w:t xml:space="preserve"> all night</w:t>
      </w:r>
      <w:ins w:id="24962" w:author="Daisy Watt" w:date="2026-06-24T04:30:00Z" w16du:dateUtc="2026-06-24T02:30:00Z">
        <w:r w:rsidR="003C6FC8">
          <w:rPr>
            <w:rFonts w:ascii="Cambria" w:hAnsi="Cambria"/>
            <w:bCs/>
            <w:sz w:val="28"/>
            <w:szCs w:val="28"/>
          </w:rPr>
          <w:t>.</w:t>
        </w:r>
      </w:ins>
      <w:del w:id="24963" w:author="Daisy Watt" w:date="2026-06-24T04:30:00Z" w16du:dateUtc="2026-06-24T02:30:00Z">
        <w:r w:rsidR="001A47A8" w:rsidDel="003C6FC8">
          <w:rPr>
            <w:rFonts w:ascii="Cambria" w:hAnsi="Cambria"/>
            <w:bCs/>
            <w:sz w:val="28"/>
            <w:szCs w:val="28"/>
          </w:rPr>
          <w:delText xml:space="preserve"> -</w:delText>
        </w:r>
      </w:del>
      <w:r w:rsidR="001A47A8">
        <w:rPr>
          <w:rFonts w:ascii="Cambria" w:hAnsi="Cambria"/>
          <w:bCs/>
          <w:sz w:val="28"/>
          <w:szCs w:val="28"/>
        </w:rPr>
        <w:t>’</w:t>
      </w:r>
    </w:p>
    <w:p w14:paraId="71AD6AF5" w14:textId="551EC802" w:rsidR="001A47A8" w:rsidRDefault="0056430E" w:rsidP="001A47A8">
      <w:pPr>
        <w:spacing w:line="360" w:lineRule="auto"/>
        <w:ind w:firstLine="720"/>
        <w:contextualSpacing/>
        <w:rPr>
          <w:rFonts w:ascii="Cambria" w:hAnsi="Cambria"/>
          <w:bCs/>
          <w:sz w:val="28"/>
          <w:szCs w:val="28"/>
        </w:rPr>
      </w:pPr>
      <w:r>
        <w:rPr>
          <w:rFonts w:ascii="Cambria" w:hAnsi="Cambria"/>
          <w:bCs/>
          <w:sz w:val="28"/>
          <w:szCs w:val="28"/>
        </w:rPr>
        <w:t>‘</w:t>
      </w:r>
      <w:r w:rsidR="00837E99">
        <w:rPr>
          <w:rFonts w:ascii="Cambria" w:hAnsi="Cambria"/>
          <w:bCs/>
          <w:sz w:val="28"/>
          <w:szCs w:val="28"/>
        </w:rPr>
        <w:t>Oh</w:t>
      </w:r>
      <w:ins w:id="24964" w:author="Daisy Watt" w:date="2026-06-24T04:30:00Z" w16du:dateUtc="2026-06-24T02:30:00Z">
        <w:r w:rsidR="003C6FC8">
          <w:rPr>
            <w:rFonts w:ascii="Cambria" w:hAnsi="Cambria"/>
            <w:bCs/>
            <w:sz w:val="28"/>
            <w:szCs w:val="28"/>
          </w:rPr>
          <w:t>,</w:t>
        </w:r>
      </w:ins>
      <w:r w:rsidR="00837E99">
        <w:rPr>
          <w:rFonts w:ascii="Cambria" w:hAnsi="Cambria"/>
          <w:bCs/>
          <w:sz w:val="28"/>
          <w:szCs w:val="28"/>
        </w:rPr>
        <w:t xml:space="preserve"> God. </w:t>
      </w:r>
      <w:r>
        <w:rPr>
          <w:rFonts w:ascii="Cambria" w:hAnsi="Cambria"/>
          <w:bCs/>
          <w:sz w:val="28"/>
          <w:szCs w:val="28"/>
        </w:rPr>
        <w:t>Where</w:t>
      </w:r>
      <w:r w:rsidR="00BC43A2">
        <w:rPr>
          <w:rFonts w:ascii="Cambria" w:hAnsi="Cambria"/>
          <w:bCs/>
          <w:sz w:val="28"/>
          <w:szCs w:val="28"/>
        </w:rPr>
        <w:t xml:space="preserve"> are you</w:t>
      </w:r>
      <w:ins w:id="24965" w:author="Daisy Watt" w:date="2026-06-24T04:30:00Z" w16du:dateUtc="2026-06-24T02:30:00Z">
        <w:r w:rsidR="003C6FC8">
          <w:rPr>
            <w:rFonts w:ascii="Cambria" w:hAnsi="Cambria"/>
            <w:bCs/>
            <w:sz w:val="28"/>
            <w:szCs w:val="28"/>
          </w:rPr>
          <w:t>,</w:t>
        </w:r>
      </w:ins>
      <w:r w:rsidR="00BC43A2">
        <w:rPr>
          <w:rFonts w:ascii="Cambria" w:hAnsi="Cambria"/>
          <w:bCs/>
          <w:sz w:val="28"/>
          <w:szCs w:val="28"/>
        </w:rPr>
        <w:t xml:space="preserve"> now</w:t>
      </w:r>
      <w:r>
        <w:rPr>
          <w:rFonts w:ascii="Cambria" w:hAnsi="Cambria"/>
          <w:bCs/>
          <w:sz w:val="28"/>
          <w:szCs w:val="28"/>
        </w:rPr>
        <w:t>?’</w:t>
      </w:r>
      <w:r w:rsidR="001A47A8" w:rsidRPr="001A47A8">
        <w:rPr>
          <w:rFonts w:ascii="Cambria" w:hAnsi="Cambria"/>
          <w:bCs/>
          <w:sz w:val="28"/>
          <w:szCs w:val="28"/>
        </w:rPr>
        <w:t xml:space="preserve"> </w:t>
      </w:r>
    </w:p>
    <w:p w14:paraId="1352D21D" w14:textId="154FE4F0" w:rsidR="006C77A7" w:rsidRDefault="006C77A7" w:rsidP="00CD78B5">
      <w:pPr>
        <w:spacing w:line="360" w:lineRule="auto"/>
        <w:contextualSpacing/>
        <w:rPr>
          <w:rFonts w:ascii="Cambria" w:hAnsi="Cambria"/>
          <w:bCs/>
          <w:sz w:val="28"/>
          <w:szCs w:val="28"/>
        </w:rPr>
      </w:pPr>
      <w:r>
        <w:rPr>
          <w:rFonts w:ascii="Cambria" w:hAnsi="Cambria"/>
          <w:bCs/>
          <w:sz w:val="28"/>
          <w:szCs w:val="28"/>
        </w:rPr>
        <w:tab/>
        <w:t>‘</w:t>
      </w:r>
      <w:r w:rsidR="00D701AA">
        <w:rPr>
          <w:rFonts w:ascii="Cambria" w:hAnsi="Cambria"/>
          <w:bCs/>
          <w:sz w:val="28"/>
          <w:szCs w:val="28"/>
        </w:rPr>
        <w:t>At</w:t>
      </w:r>
      <w:r>
        <w:rPr>
          <w:rFonts w:ascii="Cambria" w:hAnsi="Cambria"/>
          <w:bCs/>
          <w:sz w:val="28"/>
          <w:szCs w:val="28"/>
        </w:rPr>
        <w:t xml:space="preserve"> Charing Cross </w:t>
      </w:r>
      <w:del w:id="24966" w:author="Daisy Watt" w:date="2026-06-24T04:30:00Z" w16du:dateUtc="2026-06-24T02:30:00Z">
        <w:r w:rsidR="00770509" w:rsidDel="003C6FC8">
          <w:rPr>
            <w:rFonts w:ascii="Cambria" w:hAnsi="Cambria"/>
            <w:bCs/>
            <w:sz w:val="28"/>
            <w:szCs w:val="28"/>
          </w:rPr>
          <w:delText>p</w:delText>
        </w:r>
      </w:del>
      <w:ins w:id="24967" w:author="Daisy Watt" w:date="2026-06-24T04:30:00Z" w16du:dateUtc="2026-06-24T02:30:00Z">
        <w:r w:rsidR="003C6FC8">
          <w:rPr>
            <w:rFonts w:ascii="Cambria" w:hAnsi="Cambria"/>
            <w:bCs/>
            <w:sz w:val="28"/>
            <w:szCs w:val="28"/>
          </w:rPr>
          <w:t>P</w:t>
        </w:r>
      </w:ins>
      <w:r w:rsidR="00770509">
        <w:rPr>
          <w:rFonts w:ascii="Cambria" w:hAnsi="Cambria"/>
          <w:bCs/>
          <w:sz w:val="28"/>
          <w:szCs w:val="28"/>
        </w:rPr>
        <w:t xml:space="preserve">olice </w:t>
      </w:r>
      <w:del w:id="24968" w:author="Daisy Watt" w:date="2026-06-24T04:30:00Z" w16du:dateUtc="2026-06-24T02:30:00Z">
        <w:r w:rsidR="00770509" w:rsidDel="003C6FC8">
          <w:rPr>
            <w:rFonts w:ascii="Cambria" w:hAnsi="Cambria"/>
            <w:bCs/>
            <w:sz w:val="28"/>
            <w:szCs w:val="28"/>
          </w:rPr>
          <w:delText>s</w:delText>
        </w:r>
      </w:del>
      <w:ins w:id="24969" w:author="Daisy Watt" w:date="2026-06-24T04:30:00Z" w16du:dateUtc="2026-06-24T02:30:00Z">
        <w:r w:rsidR="003C6FC8">
          <w:rPr>
            <w:rFonts w:ascii="Cambria" w:hAnsi="Cambria"/>
            <w:bCs/>
            <w:sz w:val="28"/>
            <w:szCs w:val="28"/>
          </w:rPr>
          <w:t>S</w:t>
        </w:r>
      </w:ins>
      <w:r w:rsidR="00770509">
        <w:rPr>
          <w:rFonts w:ascii="Cambria" w:hAnsi="Cambria"/>
          <w:bCs/>
          <w:sz w:val="28"/>
          <w:szCs w:val="28"/>
        </w:rPr>
        <w:t>tation.  They</w:t>
      </w:r>
      <w:r w:rsidR="00D701AA">
        <w:rPr>
          <w:rFonts w:ascii="Cambria" w:hAnsi="Cambria"/>
          <w:bCs/>
          <w:sz w:val="28"/>
          <w:szCs w:val="28"/>
        </w:rPr>
        <w:t>’re saying they think</w:t>
      </w:r>
      <w:r w:rsidR="00770509">
        <w:rPr>
          <w:rFonts w:ascii="Cambria" w:hAnsi="Cambria"/>
          <w:bCs/>
          <w:sz w:val="28"/>
          <w:szCs w:val="28"/>
        </w:rPr>
        <w:t xml:space="preserve"> I shot that writer dude, </w:t>
      </w:r>
      <w:r w:rsidR="00D701AA">
        <w:rPr>
          <w:rFonts w:ascii="Cambria" w:hAnsi="Cambria"/>
          <w:bCs/>
          <w:sz w:val="28"/>
          <w:szCs w:val="28"/>
        </w:rPr>
        <w:t xml:space="preserve">that one from your company, </w:t>
      </w:r>
      <w:r w:rsidR="00770509">
        <w:rPr>
          <w:rFonts w:ascii="Cambria" w:hAnsi="Cambria"/>
          <w:bCs/>
          <w:sz w:val="28"/>
          <w:szCs w:val="28"/>
        </w:rPr>
        <w:t>but I didn’t, I swear</w:t>
      </w:r>
      <w:r w:rsidR="001A47A8">
        <w:rPr>
          <w:rFonts w:ascii="Cambria" w:hAnsi="Cambria"/>
          <w:bCs/>
          <w:sz w:val="28"/>
          <w:szCs w:val="28"/>
        </w:rPr>
        <w:t xml:space="preserve"> down</w:t>
      </w:r>
      <w:r w:rsidR="00770509">
        <w:rPr>
          <w:rFonts w:ascii="Cambria" w:hAnsi="Cambria"/>
          <w:bCs/>
          <w:sz w:val="28"/>
          <w:szCs w:val="28"/>
        </w:rPr>
        <w:t>.</w:t>
      </w:r>
      <w:r w:rsidR="00A82DC5">
        <w:rPr>
          <w:rFonts w:ascii="Cambria" w:hAnsi="Cambria"/>
          <w:bCs/>
          <w:sz w:val="28"/>
          <w:szCs w:val="28"/>
        </w:rPr>
        <w:t xml:space="preserve">’ He sounded just like the little boy she’d picked up and carried everywhere when they were </w:t>
      </w:r>
      <w:r w:rsidR="00BC43A2">
        <w:rPr>
          <w:rFonts w:ascii="Cambria" w:hAnsi="Cambria"/>
          <w:bCs/>
          <w:sz w:val="28"/>
          <w:szCs w:val="28"/>
        </w:rPr>
        <w:t>young kids</w:t>
      </w:r>
      <w:r w:rsidR="00A82DC5">
        <w:rPr>
          <w:rFonts w:ascii="Cambria" w:hAnsi="Cambria"/>
          <w:bCs/>
          <w:sz w:val="28"/>
          <w:szCs w:val="28"/>
        </w:rPr>
        <w:t>. ‘</w:t>
      </w:r>
      <w:r w:rsidR="001A47A8">
        <w:rPr>
          <w:rFonts w:ascii="Cambria" w:hAnsi="Cambria"/>
          <w:bCs/>
          <w:sz w:val="28"/>
          <w:szCs w:val="28"/>
        </w:rPr>
        <w:t>Don’t leave me here, Clara</w:t>
      </w:r>
      <w:r w:rsidR="00250C22">
        <w:rPr>
          <w:rFonts w:ascii="Cambria" w:hAnsi="Cambria"/>
          <w:bCs/>
          <w:sz w:val="28"/>
          <w:szCs w:val="28"/>
        </w:rPr>
        <w:t xml:space="preserve">. </w:t>
      </w:r>
      <w:r w:rsidR="00DA2D4D">
        <w:rPr>
          <w:rFonts w:ascii="Cambria" w:hAnsi="Cambria"/>
          <w:bCs/>
          <w:sz w:val="28"/>
          <w:szCs w:val="28"/>
        </w:rPr>
        <w:t xml:space="preserve">They found a gun, but </w:t>
      </w:r>
      <w:r w:rsidR="001A47A8">
        <w:rPr>
          <w:rFonts w:ascii="Cambria" w:hAnsi="Cambria"/>
          <w:bCs/>
          <w:sz w:val="28"/>
          <w:szCs w:val="28"/>
        </w:rPr>
        <w:t>I don’t know</w:t>
      </w:r>
      <w:r w:rsidR="00DA2D4D">
        <w:rPr>
          <w:rFonts w:ascii="Cambria" w:hAnsi="Cambria"/>
          <w:bCs/>
          <w:sz w:val="28"/>
          <w:szCs w:val="28"/>
        </w:rPr>
        <w:t xml:space="preserve"> anything about it, or </w:t>
      </w:r>
      <w:r w:rsidR="00250C22">
        <w:rPr>
          <w:rFonts w:ascii="Cambria" w:hAnsi="Cambria"/>
          <w:bCs/>
          <w:sz w:val="28"/>
          <w:szCs w:val="28"/>
        </w:rPr>
        <w:t>what’s going on</w:t>
      </w:r>
      <w:r w:rsidR="00DA2D4D">
        <w:rPr>
          <w:rFonts w:ascii="Cambria" w:hAnsi="Cambria"/>
          <w:bCs/>
          <w:sz w:val="28"/>
          <w:szCs w:val="28"/>
        </w:rPr>
        <w:t>.</w:t>
      </w:r>
      <w:r w:rsidR="00250C22">
        <w:rPr>
          <w:rFonts w:ascii="Cambria" w:hAnsi="Cambria"/>
          <w:bCs/>
          <w:sz w:val="28"/>
          <w:szCs w:val="28"/>
        </w:rPr>
        <w:t xml:space="preserve"> I think someone’s </w:t>
      </w:r>
      <w:r w:rsidR="00487671">
        <w:rPr>
          <w:rFonts w:ascii="Cambria" w:hAnsi="Cambria"/>
          <w:bCs/>
          <w:sz w:val="28"/>
          <w:szCs w:val="28"/>
        </w:rPr>
        <w:t>set</w:t>
      </w:r>
      <w:r w:rsidR="00250C22">
        <w:rPr>
          <w:rFonts w:ascii="Cambria" w:hAnsi="Cambria"/>
          <w:bCs/>
          <w:sz w:val="28"/>
          <w:szCs w:val="28"/>
        </w:rPr>
        <w:t xml:space="preserve"> me</w:t>
      </w:r>
      <w:r w:rsidR="00487671">
        <w:rPr>
          <w:rFonts w:ascii="Cambria" w:hAnsi="Cambria"/>
          <w:bCs/>
          <w:sz w:val="28"/>
          <w:szCs w:val="28"/>
        </w:rPr>
        <w:t xml:space="preserve"> up</w:t>
      </w:r>
      <w:del w:id="24970" w:author="Daisy Watt" w:date="2026-06-24T04:31:00Z" w16du:dateUtc="2026-06-24T02:31:00Z">
        <w:r w:rsidR="00250C22" w:rsidDel="00852ED4">
          <w:rPr>
            <w:rFonts w:ascii="Cambria" w:hAnsi="Cambria"/>
            <w:bCs/>
            <w:sz w:val="28"/>
            <w:szCs w:val="28"/>
          </w:rPr>
          <w:delText xml:space="preserve"> -</w:delText>
        </w:r>
      </w:del>
      <w:ins w:id="24971" w:author="Daisy Watt" w:date="2026-06-24T04:31:00Z" w16du:dateUtc="2026-06-24T02:31:00Z">
        <w:r w:rsidR="00852ED4">
          <w:rPr>
            <w:rFonts w:ascii="Cambria" w:hAnsi="Cambria"/>
            <w:bCs/>
            <w:sz w:val="28"/>
            <w:szCs w:val="28"/>
          </w:rPr>
          <w:t>—</w:t>
        </w:r>
      </w:ins>
      <w:r w:rsidR="001A47A8">
        <w:rPr>
          <w:rFonts w:ascii="Cambria" w:hAnsi="Cambria"/>
          <w:bCs/>
          <w:sz w:val="28"/>
          <w:szCs w:val="28"/>
        </w:rPr>
        <w:t>’</w:t>
      </w:r>
    </w:p>
    <w:p w14:paraId="4751D344" w14:textId="5D341CF3" w:rsidR="00770509" w:rsidRDefault="00770509" w:rsidP="00CD78B5">
      <w:pPr>
        <w:spacing w:line="360" w:lineRule="auto"/>
        <w:contextualSpacing/>
        <w:rPr>
          <w:rFonts w:ascii="Cambria" w:hAnsi="Cambria"/>
          <w:bCs/>
          <w:sz w:val="28"/>
          <w:szCs w:val="28"/>
        </w:rPr>
      </w:pPr>
      <w:r>
        <w:rPr>
          <w:rFonts w:ascii="Cambria" w:hAnsi="Cambria"/>
          <w:bCs/>
          <w:sz w:val="28"/>
          <w:szCs w:val="28"/>
        </w:rPr>
        <w:tab/>
        <w:t>‘Hold on</w:t>
      </w:r>
      <w:r w:rsidR="001A47A8">
        <w:rPr>
          <w:rFonts w:ascii="Cambria" w:hAnsi="Cambria"/>
          <w:bCs/>
          <w:sz w:val="28"/>
          <w:szCs w:val="28"/>
        </w:rPr>
        <w:t>,</w:t>
      </w:r>
      <w:r>
        <w:rPr>
          <w:rFonts w:ascii="Cambria" w:hAnsi="Cambria"/>
          <w:bCs/>
          <w:sz w:val="28"/>
          <w:szCs w:val="28"/>
        </w:rPr>
        <w:t xml:space="preserve"> Ad</w:t>
      </w:r>
      <w:del w:id="24972" w:author="Daisy Watt" w:date="2026-06-24T04:31:00Z" w16du:dateUtc="2026-06-24T02:31:00Z">
        <w:r w:rsidDel="00C84185">
          <w:rPr>
            <w:rFonts w:ascii="Cambria" w:hAnsi="Cambria"/>
            <w:bCs/>
            <w:sz w:val="28"/>
            <w:szCs w:val="28"/>
          </w:rPr>
          <w:delText>,</w:delText>
        </w:r>
      </w:del>
      <w:ins w:id="24973" w:author="Daisy Watt" w:date="2026-06-24T04:31:00Z" w16du:dateUtc="2026-06-24T02:31:00Z">
        <w:r w:rsidR="00C84185">
          <w:rPr>
            <w:rFonts w:ascii="Cambria" w:hAnsi="Cambria"/>
            <w:bCs/>
            <w:sz w:val="28"/>
            <w:szCs w:val="28"/>
          </w:rPr>
          <w:t>.</w:t>
        </w:r>
      </w:ins>
      <w:r>
        <w:rPr>
          <w:rFonts w:ascii="Cambria" w:hAnsi="Cambria"/>
          <w:bCs/>
          <w:sz w:val="28"/>
          <w:szCs w:val="28"/>
        </w:rPr>
        <w:t>’ Clara was</w:t>
      </w:r>
      <w:r w:rsidR="00A12E19">
        <w:rPr>
          <w:rFonts w:ascii="Cambria" w:hAnsi="Cambria"/>
          <w:bCs/>
          <w:sz w:val="28"/>
          <w:szCs w:val="28"/>
        </w:rPr>
        <w:t xml:space="preserve"> already</w:t>
      </w:r>
      <w:r>
        <w:rPr>
          <w:rFonts w:ascii="Cambria" w:hAnsi="Cambria"/>
          <w:bCs/>
          <w:sz w:val="28"/>
          <w:szCs w:val="28"/>
        </w:rPr>
        <w:t xml:space="preserve"> running </w:t>
      </w:r>
      <w:r w:rsidR="00BA7703">
        <w:rPr>
          <w:rFonts w:ascii="Cambria" w:hAnsi="Cambria"/>
          <w:bCs/>
          <w:sz w:val="28"/>
          <w:szCs w:val="28"/>
        </w:rPr>
        <w:t>towards the doors</w:t>
      </w:r>
      <w:r>
        <w:rPr>
          <w:rFonts w:ascii="Cambria" w:hAnsi="Cambria"/>
          <w:bCs/>
          <w:sz w:val="28"/>
          <w:szCs w:val="28"/>
        </w:rPr>
        <w:t>. ‘</w:t>
      </w:r>
      <w:r w:rsidR="00250C22">
        <w:rPr>
          <w:rFonts w:ascii="Cambria" w:hAnsi="Cambria"/>
          <w:bCs/>
          <w:sz w:val="28"/>
          <w:szCs w:val="28"/>
        </w:rPr>
        <w:t xml:space="preserve">Keep calm, okay? </w:t>
      </w:r>
      <w:r>
        <w:rPr>
          <w:rFonts w:ascii="Cambria" w:hAnsi="Cambria"/>
          <w:bCs/>
          <w:sz w:val="28"/>
          <w:szCs w:val="28"/>
        </w:rPr>
        <w:t>I’m coming.</w:t>
      </w:r>
      <w:r w:rsidR="001A47A8">
        <w:rPr>
          <w:rFonts w:ascii="Cambria" w:hAnsi="Cambria"/>
          <w:bCs/>
          <w:sz w:val="28"/>
          <w:szCs w:val="28"/>
        </w:rPr>
        <w:t xml:space="preserve"> Just hold on.’</w:t>
      </w:r>
    </w:p>
    <w:p w14:paraId="71A34DF0" w14:textId="20F1D68B" w:rsidR="00AB7DB9" w:rsidRDefault="00AB7DB9" w:rsidP="0034760D">
      <w:pPr>
        <w:spacing w:line="360" w:lineRule="auto"/>
        <w:contextualSpacing/>
        <w:rPr>
          <w:rFonts w:ascii="Cambria" w:hAnsi="Cambria"/>
          <w:sz w:val="28"/>
          <w:szCs w:val="28"/>
        </w:rPr>
      </w:pPr>
      <w:r>
        <w:rPr>
          <w:rFonts w:ascii="Cambria" w:hAnsi="Cambria"/>
          <w:bCs/>
          <w:sz w:val="28"/>
          <w:szCs w:val="28"/>
        </w:rPr>
        <w:tab/>
      </w:r>
    </w:p>
    <w:p w14:paraId="4BBF8976" w14:textId="77777777" w:rsidR="001A47A8" w:rsidRDefault="001A47A8" w:rsidP="0034760D">
      <w:pPr>
        <w:spacing w:line="360" w:lineRule="auto"/>
        <w:contextualSpacing/>
        <w:rPr>
          <w:rFonts w:ascii="Cambria" w:hAnsi="Cambria"/>
          <w:sz w:val="28"/>
          <w:szCs w:val="28"/>
        </w:rPr>
      </w:pPr>
    </w:p>
    <w:p w14:paraId="6CC32491" w14:textId="77777777" w:rsidR="008E2D5F" w:rsidRDefault="008E2D5F" w:rsidP="0034760D">
      <w:pPr>
        <w:spacing w:line="360" w:lineRule="auto"/>
        <w:contextualSpacing/>
        <w:rPr>
          <w:rFonts w:ascii="Cambria" w:hAnsi="Cambria"/>
          <w:sz w:val="28"/>
          <w:szCs w:val="28"/>
        </w:rPr>
      </w:pPr>
    </w:p>
    <w:p w14:paraId="0DD9EB28" w14:textId="77777777" w:rsidR="00A12E19" w:rsidDel="00C96E99" w:rsidRDefault="00A12E19" w:rsidP="0034760D">
      <w:pPr>
        <w:spacing w:line="360" w:lineRule="auto"/>
        <w:contextualSpacing/>
        <w:rPr>
          <w:del w:id="24974" w:author="Claire S" w:date="2026-06-08T17:23:00Z" w16du:dateUtc="2026-06-08T16:23:00Z"/>
          <w:rFonts w:ascii="Cambria" w:hAnsi="Cambria"/>
          <w:sz w:val="28"/>
          <w:szCs w:val="28"/>
        </w:rPr>
      </w:pPr>
    </w:p>
    <w:p w14:paraId="5D8B78DD" w14:textId="77777777" w:rsidR="00C96E99" w:rsidRDefault="00C96E99" w:rsidP="0034760D">
      <w:pPr>
        <w:spacing w:line="360" w:lineRule="auto"/>
        <w:contextualSpacing/>
        <w:rPr>
          <w:ins w:id="24975" w:author="Claire S" w:date="2026-07-31T17:52:00Z" w16du:dateUtc="2026-07-31T16:52:00Z"/>
          <w:rFonts w:ascii="Cambria" w:hAnsi="Cambria"/>
          <w:sz w:val="28"/>
          <w:szCs w:val="28"/>
        </w:rPr>
      </w:pPr>
    </w:p>
    <w:p w14:paraId="6E012767" w14:textId="69261BA2" w:rsidR="007C3BFA" w:rsidDel="007C3BFA" w:rsidRDefault="007C3BFA" w:rsidP="007C3BFA">
      <w:pPr>
        <w:spacing w:line="360" w:lineRule="auto"/>
        <w:ind w:firstLine="720"/>
        <w:contextualSpacing/>
        <w:rPr>
          <w:del w:id="24976" w:author="Claire S" w:date="2026-06-05T15:54:00Z" w16du:dateUtc="2026-06-05T14:54:00Z"/>
          <w:moveTo w:id="24977" w:author="Claire S" w:date="2026-06-05T15:54:00Z" w16du:dateUtc="2026-06-05T14:54:00Z"/>
          <w:rFonts w:ascii="Cambria" w:hAnsi="Cambria"/>
          <w:bCs/>
          <w:sz w:val="28"/>
          <w:szCs w:val="28"/>
        </w:rPr>
      </w:pPr>
      <w:moveToRangeStart w:id="24978" w:author="Claire S" w:date="2026-06-05T15:54:00Z" w:name="move231567298"/>
      <w:moveTo w:id="24979" w:author="Claire S" w:date="2026-06-05T15:54:00Z" w16du:dateUtc="2026-06-05T14:54:00Z">
        <w:del w:id="24980" w:author="Claire S" w:date="2026-06-05T15:54:00Z" w16du:dateUtc="2026-06-05T14:54:00Z">
          <w:r w:rsidDel="007C3BFA">
            <w:rPr>
              <w:rFonts w:ascii="Cambria" w:hAnsi="Cambria"/>
              <w:bCs/>
              <w:sz w:val="28"/>
              <w:szCs w:val="28"/>
            </w:rPr>
            <w:delText>It’s early, and my driver’s already outside. I’ll square it with Ruth if you’re late.’ Savannah glanced down at Clara. ‘You look like you’ve seen a ghost, darling. What’s wrong?’</w:delText>
          </w:r>
        </w:del>
      </w:moveTo>
    </w:p>
    <w:p w14:paraId="14D4A776" w14:textId="774DB2C9" w:rsidR="00CD5B9E" w:rsidRDefault="007C3BFA" w:rsidP="0034760D">
      <w:pPr>
        <w:spacing w:line="360" w:lineRule="auto"/>
        <w:contextualSpacing/>
        <w:rPr>
          <w:del w:id="24981" w:author="Claire S" w:date="2026-06-05T15:54:00Z" w16du:dateUtc="2026-06-05T14:54:00Z"/>
          <w:rFonts w:ascii="Cambria" w:hAnsi="Cambria"/>
          <w:b/>
          <w:bCs/>
          <w:sz w:val="28"/>
          <w:szCs w:val="28"/>
        </w:rPr>
      </w:pPr>
      <w:moveTo w:id="24982" w:author="Claire S" w:date="2026-06-05T15:54:00Z" w16du:dateUtc="2026-06-05T14:54:00Z">
        <w:del w:id="24983" w:author="Claire S" w:date="2026-06-05T15:54:00Z" w16du:dateUtc="2026-06-05T14:54:00Z">
          <w:r w:rsidDel="007C3BFA">
            <w:rPr>
              <w:rFonts w:ascii="Cambria" w:hAnsi="Cambria"/>
              <w:bCs/>
              <w:sz w:val="28"/>
              <w:szCs w:val="28"/>
            </w:rPr>
            <w:tab/>
            <w:delText>‘I’m not sure.’ Clara zipped one boot up.</w:delText>
          </w:r>
        </w:del>
      </w:moveTo>
      <w:moveToRangeEnd w:id="24978"/>
    </w:p>
    <w:p w14:paraId="53B00D6F" w14:textId="4233F913" w:rsidR="00F86AED" w:rsidRDefault="001A47A8" w:rsidP="0034760D">
      <w:pPr>
        <w:spacing w:line="360" w:lineRule="auto"/>
        <w:contextualSpacing/>
        <w:rPr>
          <w:rFonts w:ascii="Cambria" w:hAnsi="Cambria"/>
          <w:b/>
          <w:bCs/>
          <w:sz w:val="28"/>
          <w:szCs w:val="28"/>
        </w:rPr>
      </w:pPr>
      <w:r w:rsidRPr="001A47A8">
        <w:rPr>
          <w:rFonts w:ascii="Cambria" w:hAnsi="Cambria"/>
          <w:b/>
          <w:bCs/>
          <w:sz w:val="28"/>
          <w:szCs w:val="28"/>
        </w:rPr>
        <w:t xml:space="preserve">CHAPTER </w:t>
      </w:r>
      <w:del w:id="24984" w:author="Daisy Watt" w:date="2026-06-24T03:51:00Z" w16du:dateUtc="2026-06-24T01:51:00Z">
        <w:r w:rsidR="009B3442" w:rsidDel="00A14FDB">
          <w:rPr>
            <w:rFonts w:ascii="Cambria" w:hAnsi="Cambria"/>
            <w:b/>
            <w:bCs/>
            <w:sz w:val="28"/>
            <w:szCs w:val="28"/>
          </w:rPr>
          <w:delText>60</w:delText>
        </w:r>
      </w:del>
      <w:ins w:id="24985" w:author="Claire S" w:date="2026-06-08T17:23:00Z" w16du:dateUtc="2026-06-08T16:23:00Z">
        <w:del w:id="24986" w:author="Daisy Watt" w:date="2026-06-24T03:51:00Z" w16du:dateUtc="2026-06-24T01:51:00Z">
          <w:r w:rsidR="006B6D6A" w:rsidDel="00A14FDB">
            <w:rPr>
              <w:rFonts w:ascii="Cambria" w:hAnsi="Cambria"/>
              <w:b/>
              <w:bCs/>
              <w:sz w:val="28"/>
              <w:szCs w:val="28"/>
            </w:rPr>
            <w:delText>62</w:delText>
          </w:r>
        </w:del>
      </w:ins>
      <w:ins w:id="24987" w:author="Daisy Watt" w:date="2026-06-24T03:51:00Z" w16du:dateUtc="2026-06-24T01:51:00Z">
        <w:del w:id="24988" w:author="Claire S" w:date="2026-07-31T17:52:00Z" w16du:dateUtc="2026-07-31T16:52:00Z">
          <w:r w:rsidR="00A14FDB" w:rsidDel="00C96E99">
            <w:rPr>
              <w:rFonts w:ascii="Cambria" w:hAnsi="Cambria"/>
              <w:b/>
              <w:bCs/>
              <w:sz w:val="28"/>
              <w:szCs w:val="28"/>
            </w:rPr>
            <w:delText>61</w:delText>
          </w:r>
        </w:del>
      </w:ins>
      <w:ins w:id="24989" w:author="Claire S" w:date="2026-07-31T17:52:00Z" w16du:dateUtc="2026-07-31T16:52:00Z">
        <w:r w:rsidR="00C96E99">
          <w:rPr>
            <w:rFonts w:ascii="Cambria" w:hAnsi="Cambria"/>
            <w:b/>
            <w:bCs/>
            <w:sz w:val="28"/>
            <w:szCs w:val="28"/>
          </w:rPr>
          <w:t>5</w:t>
        </w:r>
      </w:ins>
      <w:ins w:id="24990" w:author="Claire S" w:date="2026-08-03T12:14:00Z" w16du:dateUtc="2026-08-03T11:14:00Z">
        <w:r w:rsidR="005674F7">
          <w:rPr>
            <w:rFonts w:ascii="Cambria" w:hAnsi="Cambria"/>
            <w:b/>
            <w:bCs/>
            <w:sz w:val="28"/>
            <w:szCs w:val="28"/>
          </w:rPr>
          <w:t>8</w:t>
        </w:r>
      </w:ins>
    </w:p>
    <w:p w14:paraId="26E4BC1F" w14:textId="5E757DE8" w:rsidR="00297FC3" w:rsidDel="005674F7" w:rsidRDefault="00297FC3" w:rsidP="0034760D">
      <w:pPr>
        <w:spacing w:line="360" w:lineRule="auto"/>
        <w:contextualSpacing/>
        <w:rPr>
          <w:del w:id="24991" w:author="Daisy Watt" w:date="2026-06-24T04:31:00Z" w16du:dateUtc="2026-06-24T02:31:00Z"/>
          <w:rFonts w:ascii="Cambria" w:hAnsi="Cambria"/>
          <w:b/>
          <w:bCs/>
          <w:sz w:val="28"/>
          <w:szCs w:val="28"/>
        </w:rPr>
      </w:pPr>
      <w:del w:id="24992" w:author="Daisy Watt" w:date="2026-06-24T04:31:00Z" w16du:dateUtc="2026-06-24T02:31:00Z">
        <w:r w:rsidDel="0086180F">
          <w:rPr>
            <w:rFonts w:ascii="Cambria" w:hAnsi="Cambria"/>
            <w:b/>
            <w:bCs/>
            <w:sz w:val="28"/>
            <w:szCs w:val="28"/>
          </w:rPr>
          <w:delText>THURS 7.30 AM</w:delText>
        </w:r>
      </w:del>
    </w:p>
    <w:p w14:paraId="644919FF" w14:textId="6DAD1204" w:rsidR="005674F7" w:rsidRDefault="005674F7" w:rsidP="0034760D">
      <w:pPr>
        <w:spacing w:line="360" w:lineRule="auto"/>
        <w:contextualSpacing/>
        <w:rPr>
          <w:ins w:id="24993" w:author="Claire S" w:date="2026-08-03T12:14:00Z" w16du:dateUtc="2026-08-03T11:14:00Z"/>
          <w:rFonts w:ascii="Cambria" w:hAnsi="Cambria"/>
          <w:b/>
          <w:bCs/>
          <w:sz w:val="28"/>
          <w:szCs w:val="28"/>
        </w:rPr>
      </w:pPr>
      <w:ins w:id="24994" w:author="Claire S" w:date="2026-08-03T12:14:00Z" w16du:dateUtc="2026-08-03T11:14:00Z">
        <w:r>
          <w:rPr>
            <w:rFonts w:ascii="Cambria" w:hAnsi="Cambria"/>
            <w:b/>
            <w:bCs/>
            <w:sz w:val="28"/>
            <w:szCs w:val="28"/>
          </w:rPr>
          <w:t>THURSDAY MORNING</w:t>
        </w:r>
      </w:ins>
    </w:p>
    <w:p w14:paraId="7690E00A" w14:textId="51EA10A0" w:rsidR="00D74BA8" w:rsidRDefault="00250C22" w:rsidP="0034760D">
      <w:pPr>
        <w:spacing w:line="360" w:lineRule="auto"/>
        <w:contextualSpacing/>
        <w:rPr>
          <w:ins w:id="24995" w:author="Claire S" w:date="2026-06-05T20:52:00Z" w16du:dateUtc="2026-06-05T19:52:00Z"/>
          <w:rFonts w:ascii="Cambria" w:hAnsi="Cambria"/>
          <w:sz w:val="28"/>
          <w:szCs w:val="28"/>
        </w:rPr>
      </w:pPr>
      <w:del w:id="24996" w:author="Claire S" w:date="2026-06-05T15:55:00Z" w16du:dateUtc="2026-06-05T14:55:00Z">
        <w:r>
          <w:rPr>
            <w:rFonts w:ascii="Cambria" w:hAnsi="Cambria"/>
            <w:sz w:val="28"/>
            <w:szCs w:val="28"/>
          </w:rPr>
          <w:delText>F</w:delText>
        </w:r>
        <w:r w:rsidR="00D74BA8" w:rsidRPr="00D74BA8">
          <w:rPr>
            <w:rFonts w:ascii="Cambria" w:hAnsi="Cambria"/>
            <w:sz w:val="28"/>
            <w:szCs w:val="28"/>
          </w:rPr>
          <w:delText>or all her faults</w:delText>
        </w:r>
        <w:r>
          <w:rPr>
            <w:rFonts w:ascii="Cambria" w:hAnsi="Cambria"/>
            <w:sz w:val="28"/>
            <w:szCs w:val="28"/>
          </w:rPr>
          <w:delText xml:space="preserve">, </w:delText>
        </w:r>
      </w:del>
      <w:r w:rsidRPr="00D74BA8">
        <w:rPr>
          <w:rFonts w:ascii="Cambria" w:hAnsi="Cambria"/>
          <w:sz w:val="28"/>
          <w:szCs w:val="28"/>
        </w:rPr>
        <w:t>Savannah</w:t>
      </w:r>
      <w:r w:rsidR="00D74BA8" w:rsidRPr="00D74BA8">
        <w:rPr>
          <w:rFonts w:ascii="Cambria" w:hAnsi="Cambria"/>
          <w:sz w:val="28"/>
          <w:szCs w:val="28"/>
        </w:rPr>
        <w:t xml:space="preserve"> </w:t>
      </w:r>
      <w:del w:id="24997" w:author="Claire S" w:date="2026-06-05T15:55:00Z" w16du:dateUtc="2026-06-05T14:55:00Z">
        <w:r w:rsidR="00D74BA8" w:rsidRPr="00D74BA8">
          <w:rPr>
            <w:rFonts w:ascii="Cambria" w:hAnsi="Cambria"/>
            <w:sz w:val="28"/>
            <w:szCs w:val="28"/>
          </w:rPr>
          <w:delText>wasn’t a bad person</w:delText>
        </w:r>
        <w:r w:rsidR="00487671">
          <w:rPr>
            <w:rFonts w:ascii="Cambria" w:hAnsi="Cambria"/>
            <w:sz w:val="28"/>
            <w:szCs w:val="28"/>
          </w:rPr>
          <w:delText>,</w:delText>
        </w:r>
        <w:r w:rsidR="00D74BA8" w:rsidRPr="00D74BA8">
          <w:rPr>
            <w:rFonts w:ascii="Cambria" w:hAnsi="Cambria"/>
            <w:sz w:val="28"/>
            <w:szCs w:val="28"/>
          </w:rPr>
          <w:delText xml:space="preserve"> and she </w:delText>
        </w:r>
      </w:del>
      <w:r w:rsidR="00D74BA8" w:rsidRPr="00D74BA8">
        <w:rPr>
          <w:rFonts w:ascii="Cambria" w:hAnsi="Cambria"/>
          <w:sz w:val="28"/>
          <w:szCs w:val="28"/>
        </w:rPr>
        <w:t xml:space="preserve">insisted on </w:t>
      </w:r>
      <w:r w:rsidR="004E3DFB">
        <w:rPr>
          <w:rFonts w:ascii="Cambria" w:hAnsi="Cambria"/>
          <w:sz w:val="28"/>
          <w:szCs w:val="28"/>
        </w:rPr>
        <w:t>dri</w:t>
      </w:r>
      <w:r w:rsidR="00D74BA8" w:rsidRPr="00D74BA8">
        <w:rPr>
          <w:rFonts w:ascii="Cambria" w:hAnsi="Cambria"/>
          <w:sz w:val="28"/>
          <w:szCs w:val="28"/>
        </w:rPr>
        <w:t xml:space="preserve">ving Clara to Charing Cross </w:t>
      </w:r>
      <w:del w:id="24998" w:author="Daisy Watt" w:date="2026-06-24T04:43:00Z" w16du:dateUtc="2026-06-24T02:43:00Z">
        <w:r w:rsidR="00D74BA8" w:rsidRPr="00D74BA8" w:rsidDel="00EE1CC4">
          <w:rPr>
            <w:rFonts w:ascii="Cambria" w:hAnsi="Cambria"/>
            <w:sz w:val="28"/>
            <w:szCs w:val="28"/>
          </w:rPr>
          <w:delText>p</w:delText>
        </w:r>
      </w:del>
      <w:ins w:id="24999" w:author="Daisy Watt" w:date="2026-06-24T04:43:00Z" w16du:dateUtc="2026-06-24T02:43:00Z">
        <w:r w:rsidR="00EE1CC4">
          <w:rPr>
            <w:rFonts w:ascii="Cambria" w:hAnsi="Cambria"/>
            <w:sz w:val="28"/>
            <w:szCs w:val="28"/>
          </w:rPr>
          <w:t>P</w:t>
        </w:r>
      </w:ins>
      <w:r w:rsidR="00D74BA8" w:rsidRPr="00D74BA8">
        <w:rPr>
          <w:rFonts w:ascii="Cambria" w:hAnsi="Cambria"/>
          <w:sz w:val="28"/>
          <w:szCs w:val="28"/>
        </w:rPr>
        <w:t xml:space="preserve">olice </w:t>
      </w:r>
      <w:del w:id="25000" w:author="Daisy Watt" w:date="2026-06-24T04:43:00Z" w16du:dateUtc="2026-06-24T02:43:00Z">
        <w:r w:rsidR="00D74BA8" w:rsidRPr="00D74BA8" w:rsidDel="00EE1CC4">
          <w:rPr>
            <w:rFonts w:ascii="Cambria" w:hAnsi="Cambria"/>
            <w:sz w:val="28"/>
            <w:szCs w:val="28"/>
          </w:rPr>
          <w:delText>s</w:delText>
        </w:r>
      </w:del>
      <w:ins w:id="25001" w:author="Daisy Watt" w:date="2026-06-24T04:43:00Z" w16du:dateUtc="2026-06-24T02:43:00Z">
        <w:r w:rsidR="00EE1CC4">
          <w:rPr>
            <w:rFonts w:ascii="Cambria" w:hAnsi="Cambria"/>
            <w:sz w:val="28"/>
            <w:szCs w:val="28"/>
          </w:rPr>
          <w:t>S</w:t>
        </w:r>
      </w:ins>
      <w:r w:rsidR="00D74BA8" w:rsidRPr="00D74BA8">
        <w:rPr>
          <w:rFonts w:ascii="Cambria" w:hAnsi="Cambria"/>
          <w:sz w:val="28"/>
          <w:szCs w:val="28"/>
        </w:rPr>
        <w:t>tation.</w:t>
      </w:r>
      <w:r>
        <w:rPr>
          <w:rFonts w:ascii="Cambria" w:hAnsi="Cambria"/>
          <w:sz w:val="28"/>
          <w:szCs w:val="28"/>
        </w:rPr>
        <w:t xml:space="preserve"> Or rather, Danvers drove</w:t>
      </w:r>
      <w:r w:rsidR="001B2A37">
        <w:rPr>
          <w:rFonts w:ascii="Cambria" w:hAnsi="Cambria"/>
          <w:sz w:val="28"/>
          <w:szCs w:val="28"/>
        </w:rPr>
        <w:t xml:space="preserve"> them there, while Savannah tried to work out what the hell was going on.</w:t>
      </w:r>
      <w:ins w:id="25002" w:author="Claire S" w:date="2026-06-05T20:52:00Z" w16du:dateUtc="2026-06-05T19:52:00Z">
        <w:r w:rsidR="00BC296B">
          <w:rPr>
            <w:rFonts w:ascii="Cambria" w:hAnsi="Cambria"/>
            <w:sz w:val="28"/>
            <w:szCs w:val="28"/>
          </w:rPr>
          <w:t xml:space="preserve">  She was not feeling good at all, despite her act; she’d spent an hour </w:t>
        </w:r>
      </w:ins>
      <w:ins w:id="25003" w:author="Claire S" w:date="2026-06-06T00:03:00Z" w16du:dateUtc="2026-06-05T23:03:00Z">
        <w:r w:rsidR="00B17E91">
          <w:rPr>
            <w:rFonts w:ascii="Cambria" w:hAnsi="Cambria"/>
            <w:sz w:val="28"/>
            <w:szCs w:val="28"/>
          </w:rPr>
          <w:t xml:space="preserve">at dawn </w:t>
        </w:r>
      </w:ins>
      <w:ins w:id="25004" w:author="Claire S" w:date="2026-06-05T20:52:00Z" w16du:dateUtc="2026-06-05T19:52:00Z">
        <w:r w:rsidR="00BC296B">
          <w:rPr>
            <w:rFonts w:ascii="Cambria" w:hAnsi="Cambria"/>
            <w:sz w:val="28"/>
            <w:szCs w:val="28"/>
          </w:rPr>
          <w:t>going through weird messages on the phone between Violet and Dex.  Messages that said things like ‘</w:t>
        </w:r>
        <w:commentRangeStart w:id="25005"/>
        <w:r w:rsidR="00BC296B" w:rsidRPr="00B17E91">
          <w:rPr>
            <w:rFonts w:ascii="Cambria" w:hAnsi="Cambria"/>
            <w:i/>
            <w:iCs/>
            <w:sz w:val="28"/>
            <w:szCs w:val="28"/>
            <w:rPrChange w:id="25006" w:author="Claire S" w:date="2026-06-06T00:04:00Z" w16du:dateUtc="2026-06-05T23:04:00Z">
              <w:rPr>
                <w:rFonts w:ascii="Cambria" w:hAnsi="Cambria"/>
                <w:sz w:val="28"/>
                <w:szCs w:val="28"/>
              </w:rPr>
            </w:rPrChange>
          </w:rPr>
          <w:t>We</w:t>
        </w:r>
      </w:ins>
      <w:commentRangeEnd w:id="25005"/>
      <w:r w:rsidR="00291D8B" w:rsidRPr="00B17E91">
        <w:rPr>
          <w:rStyle w:val="CommentReference"/>
          <w:rFonts w:ascii="Cambria" w:hAnsi="Cambria"/>
          <w:i/>
          <w:iCs/>
          <w:sz w:val="28"/>
          <w:szCs w:val="28"/>
          <w:rPrChange w:id="25007" w:author="Claire S" w:date="2026-06-06T00:04:00Z" w16du:dateUtc="2026-06-05T23:04:00Z">
            <w:rPr>
              <w:rStyle w:val="CommentReference"/>
              <w:rFonts w:ascii="Cambria" w:hAnsi="Cambria"/>
              <w:sz w:val="28"/>
              <w:szCs w:val="28"/>
            </w:rPr>
          </w:rPrChange>
        </w:rPr>
        <w:commentReference w:id="25005"/>
      </w:r>
      <w:ins w:id="25008" w:author="Claire S" w:date="2026-06-05T20:52:00Z" w16du:dateUtc="2026-06-05T19:52:00Z">
        <w:r w:rsidR="00BC296B" w:rsidRPr="00B17E91">
          <w:rPr>
            <w:rFonts w:ascii="Cambria" w:hAnsi="Cambria"/>
            <w:i/>
            <w:iCs/>
            <w:sz w:val="28"/>
            <w:szCs w:val="28"/>
            <w:rPrChange w:id="25009" w:author="Claire S" w:date="2026-06-06T00:04:00Z" w16du:dateUtc="2026-06-05T23:04:00Z">
              <w:rPr>
                <w:rFonts w:ascii="Cambria" w:hAnsi="Cambria"/>
                <w:sz w:val="28"/>
                <w:szCs w:val="28"/>
              </w:rPr>
            </w:rPrChange>
          </w:rPr>
          <w:t xml:space="preserve"> need to tell her’</w:t>
        </w:r>
        <w:r w:rsidR="00BC296B">
          <w:rPr>
            <w:rFonts w:ascii="Cambria" w:hAnsi="Cambria"/>
            <w:sz w:val="28"/>
            <w:szCs w:val="28"/>
          </w:rPr>
          <w:t>, and ‘</w:t>
        </w:r>
        <w:r w:rsidR="00BC296B" w:rsidRPr="00B17E91">
          <w:rPr>
            <w:rFonts w:ascii="Cambria" w:hAnsi="Cambria"/>
            <w:i/>
            <w:iCs/>
            <w:sz w:val="28"/>
            <w:szCs w:val="28"/>
            <w:rPrChange w:id="25010" w:author="Claire S" w:date="2026-06-06T00:04:00Z" w16du:dateUtc="2026-06-05T23:04:00Z">
              <w:rPr>
                <w:rFonts w:ascii="Cambria" w:hAnsi="Cambria"/>
                <w:sz w:val="28"/>
                <w:szCs w:val="28"/>
              </w:rPr>
            </w:rPrChange>
          </w:rPr>
          <w:t>I can’t do this alone</w:t>
        </w:r>
      </w:ins>
      <w:ins w:id="25011" w:author="Claire S" w:date="2026-06-06T00:04:00Z" w16du:dateUtc="2026-06-05T23:04:00Z">
        <w:r w:rsidR="00B17E91">
          <w:rPr>
            <w:rFonts w:ascii="Cambria" w:hAnsi="Cambria"/>
            <w:i/>
            <w:iCs/>
            <w:sz w:val="28"/>
            <w:szCs w:val="28"/>
          </w:rPr>
          <w:t xml:space="preserve">,’ </w:t>
        </w:r>
        <w:r w:rsidR="00B17E91" w:rsidRPr="00B17E91">
          <w:rPr>
            <w:rFonts w:ascii="Cambria" w:hAnsi="Cambria"/>
            <w:sz w:val="28"/>
            <w:szCs w:val="28"/>
            <w:rPrChange w:id="25012" w:author="Claire S" w:date="2026-06-06T00:04:00Z" w16du:dateUtc="2026-06-05T23:04:00Z">
              <w:rPr>
                <w:rFonts w:ascii="Cambria" w:hAnsi="Cambria"/>
                <w:i/>
                <w:iCs/>
                <w:sz w:val="28"/>
                <w:szCs w:val="28"/>
              </w:rPr>
            </w:rPrChange>
          </w:rPr>
          <w:t>and</w:t>
        </w:r>
        <w:r w:rsidR="00B17E91">
          <w:rPr>
            <w:rFonts w:ascii="Cambria" w:hAnsi="Cambria"/>
            <w:i/>
            <w:iCs/>
            <w:sz w:val="28"/>
            <w:szCs w:val="28"/>
          </w:rPr>
          <w:t xml:space="preserve"> ‘I didn’t mean you to get hurt.’</w:t>
        </w:r>
      </w:ins>
    </w:p>
    <w:p w14:paraId="2962AB38" w14:textId="4F8D60CC" w:rsidR="00BC296B" w:rsidRDefault="00BC296B" w:rsidP="0034760D">
      <w:pPr>
        <w:spacing w:line="360" w:lineRule="auto"/>
        <w:contextualSpacing/>
        <w:rPr>
          <w:rFonts w:ascii="Cambria" w:hAnsi="Cambria"/>
          <w:sz w:val="28"/>
          <w:szCs w:val="28"/>
        </w:rPr>
      </w:pPr>
      <w:ins w:id="25013" w:author="Claire S" w:date="2026-06-05T20:52:00Z" w16du:dateUtc="2026-06-05T19:52:00Z">
        <w:r>
          <w:rPr>
            <w:rFonts w:ascii="Cambria" w:hAnsi="Cambria"/>
            <w:sz w:val="28"/>
            <w:szCs w:val="28"/>
          </w:rPr>
          <w:tab/>
        </w:r>
      </w:ins>
      <w:ins w:id="25014" w:author="Claire S" w:date="2026-06-05T20:53:00Z" w16du:dateUtc="2026-06-05T19:53:00Z">
        <w:r>
          <w:rPr>
            <w:rFonts w:ascii="Cambria" w:hAnsi="Cambria"/>
            <w:sz w:val="28"/>
            <w:szCs w:val="28"/>
          </w:rPr>
          <w:t xml:space="preserve">Her heart </w:t>
        </w:r>
      </w:ins>
      <w:ins w:id="25015" w:author="Claire S" w:date="2026-06-06T00:04:00Z" w16du:dateUtc="2026-06-05T23:04:00Z">
        <w:r w:rsidR="00B17E91">
          <w:rPr>
            <w:rFonts w:ascii="Cambria" w:hAnsi="Cambria"/>
            <w:sz w:val="28"/>
            <w:szCs w:val="28"/>
          </w:rPr>
          <w:t>felt like it was actually</w:t>
        </w:r>
      </w:ins>
      <w:ins w:id="25016" w:author="Claire S" w:date="2026-06-05T20:53:00Z" w16du:dateUtc="2026-06-05T19:53:00Z">
        <w:r>
          <w:rPr>
            <w:rFonts w:ascii="Cambria" w:hAnsi="Cambria"/>
            <w:sz w:val="28"/>
            <w:szCs w:val="28"/>
          </w:rPr>
          <w:t xml:space="preserve"> breaking, and she’d slipped </w:t>
        </w:r>
      </w:ins>
      <w:ins w:id="25017" w:author="Claire S" w:date="2026-06-06T00:04:00Z" w16du:dateUtc="2026-06-05T23:04:00Z">
        <w:r w:rsidR="00B17E91">
          <w:rPr>
            <w:rFonts w:ascii="Cambria" w:hAnsi="Cambria"/>
            <w:sz w:val="28"/>
            <w:szCs w:val="28"/>
          </w:rPr>
          <w:t>her first</w:t>
        </w:r>
      </w:ins>
      <w:ins w:id="25018" w:author="Claire S" w:date="2026-06-05T20:53:00Z" w16du:dateUtc="2026-06-05T19:53:00Z">
        <w:r>
          <w:rPr>
            <w:rFonts w:ascii="Cambria" w:hAnsi="Cambria"/>
            <w:sz w:val="28"/>
            <w:szCs w:val="28"/>
          </w:rPr>
          <w:t xml:space="preserve"> Xanax </w:t>
        </w:r>
        <w:r w:rsidR="00B42EA8">
          <w:rPr>
            <w:rFonts w:ascii="Cambria" w:hAnsi="Cambria"/>
            <w:sz w:val="28"/>
            <w:szCs w:val="28"/>
          </w:rPr>
          <w:t>down with her coffee</w:t>
        </w:r>
      </w:ins>
      <w:ins w:id="25019" w:author="Claire S" w:date="2026-06-06T00:04:00Z" w16du:dateUtc="2026-06-05T23:04:00Z">
        <w:r w:rsidR="00B17E91">
          <w:rPr>
            <w:rFonts w:ascii="Cambria" w:hAnsi="Cambria"/>
            <w:sz w:val="28"/>
            <w:szCs w:val="28"/>
          </w:rPr>
          <w:t xml:space="preserve"> before she got </w:t>
        </w:r>
      </w:ins>
      <w:ins w:id="25020" w:author="Claire S" w:date="2026-06-05T20:53:00Z" w16du:dateUtc="2026-06-05T19:53:00Z">
        <w:r w:rsidR="00B42EA8">
          <w:rPr>
            <w:rFonts w:ascii="Cambria" w:hAnsi="Cambria"/>
            <w:sz w:val="28"/>
            <w:szCs w:val="28"/>
          </w:rPr>
          <w:t>dressed.</w:t>
        </w:r>
      </w:ins>
    </w:p>
    <w:p w14:paraId="03A0BD09" w14:textId="1063DEF9" w:rsidR="00655D07" w:rsidRPr="00655D07" w:rsidRDefault="001B2A37" w:rsidP="001B2A37">
      <w:pPr>
        <w:spacing w:line="360" w:lineRule="auto"/>
        <w:contextualSpacing/>
        <w:rPr>
          <w:rFonts w:ascii="Cambria" w:hAnsi="Cambria"/>
          <w:sz w:val="28"/>
          <w:szCs w:val="28"/>
        </w:rPr>
      </w:pPr>
      <w:r>
        <w:rPr>
          <w:rFonts w:ascii="Cambria" w:hAnsi="Cambria"/>
          <w:sz w:val="28"/>
          <w:szCs w:val="28"/>
        </w:rPr>
        <w:tab/>
      </w:r>
      <w:ins w:id="25021" w:author="Claire S" w:date="2026-06-05T20:52:00Z" w16du:dateUtc="2026-06-05T19:52:00Z">
        <w:r w:rsidR="00BC296B">
          <w:rPr>
            <w:rFonts w:ascii="Cambria" w:hAnsi="Cambria"/>
            <w:sz w:val="28"/>
            <w:szCs w:val="28"/>
          </w:rPr>
          <w:t>On top of that, now s</w:t>
        </w:r>
      </w:ins>
      <w:del w:id="25022" w:author="Claire S" w:date="2026-06-05T20:52:00Z" w16du:dateUtc="2026-06-05T19:52:00Z">
        <w:r w:rsidDel="00BC296B">
          <w:rPr>
            <w:rFonts w:ascii="Cambria" w:hAnsi="Cambria"/>
            <w:sz w:val="28"/>
            <w:szCs w:val="28"/>
          </w:rPr>
          <w:delText>S</w:delText>
        </w:r>
      </w:del>
      <w:r>
        <w:rPr>
          <w:rFonts w:ascii="Cambria" w:hAnsi="Cambria"/>
          <w:sz w:val="28"/>
          <w:szCs w:val="28"/>
        </w:rPr>
        <w:t>he could see that Clara was really struggling</w:t>
      </w:r>
      <w:del w:id="25023" w:author="Daisy Watt" w:date="2026-06-24T04:45:00Z" w16du:dateUtc="2026-06-24T02:45:00Z">
        <w:r w:rsidR="00CB7175" w:rsidDel="00A33E53">
          <w:rPr>
            <w:rFonts w:ascii="Cambria" w:hAnsi="Cambria"/>
            <w:sz w:val="28"/>
            <w:szCs w:val="28"/>
          </w:rPr>
          <w:delText>;</w:delText>
        </w:r>
      </w:del>
      <w:ins w:id="25024" w:author="Daisy Watt" w:date="2026-06-24T04:45:00Z" w16du:dateUtc="2026-06-24T02:45:00Z">
        <w:r w:rsidR="00A33E53">
          <w:rPr>
            <w:rFonts w:ascii="Cambria" w:hAnsi="Cambria"/>
            <w:sz w:val="28"/>
            <w:szCs w:val="28"/>
          </w:rPr>
          <w:t xml:space="preserve"> –</w:t>
        </w:r>
      </w:ins>
      <w:r>
        <w:rPr>
          <w:rFonts w:ascii="Cambria" w:hAnsi="Cambria"/>
          <w:sz w:val="28"/>
          <w:szCs w:val="28"/>
        </w:rPr>
        <w:t xml:space="preserve"> the young woman </w:t>
      </w:r>
      <w:r w:rsidR="00CB7175">
        <w:rPr>
          <w:rFonts w:ascii="Cambria" w:hAnsi="Cambria"/>
          <w:sz w:val="28"/>
          <w:szCs w:val="28"/>
        </w:rPr>
        <w:t>trying and failing</w:t>
      </w:r>
      <w:r w:rsidR="00A82DC5">
        <w:rPr>
          <w:rFonts w:ascii="Cambria" w:hAnsi="Cambria"/>
          <w:sz w:val="28"/>
          <w:szCs w:val="28"/>
        </w:rPr>
        <w:t xml:space="preserve"> to stop herself </w:t>
      </w:r>
      <w:r w:rsidR="00655D07" w:rsidRPr="00655D07">
        <w:rPr>
          <w:rFonts w:ascii="Cambria" w:hAnsi="Cambria"/>
          <w:sz w:val="28"/>
          <w:szCs w:val="28"/>
        </w:rPr>
        <w:t>burst</w:t>
      </w:r>
      <w:r w:rsidR="00A82DC5">
        <w:rPr>
          <w:rFonts w:ascii="Cambria" w:hAnsi="Cambria"/>
          <w:sz w:val="28"/>
          <w:szCs w:val="28"/>
        </w:rPr>
        <w:t>ing</w:t>
      </w:r>
      <w:r w:rsidR="00655D07" w:rsidRPr="00655D07">
        <w:rPr>
          <w:rFonts w:ascii="Cambria" w:hAnsi="Cambria"/>
          <w:sz w:val="28"/>
          <w:szCs w:val="28"/>
        </w:rPr>
        <w:t xml:space="preserve"> into </w:t>
      </w:r>
      <w:r w:rsidR="00A82DC5">
        <w:rPr>
          <w:rFonts w:ascii="Cambria" w:hAnsi="Cambria"/>
          <w:sz w:val="28"/>
          <w:szCs w:val="28"/>
        </w:rPr>
        <w:t xml:space="preserve">frightened, angry </w:t>
      </w:r>
      <w:r w:rsidR="00655D07" w:rsidRPr="00655D07">
        <w:rPr>
          <w:rFonts w:ascii="Cambria" w:hAnsi="Cambria"/>
          <w:sz w:val="28"/>
          <w:szCs w:val="28"/>
        </w:rPr>
        <w:t>tears</w:t>
      </w:r>
      <w:r w:rsidR="00CB7175">
        <w:rPr>
          <w:rFonts w:ascii="Cambria" w:hAnsi="Cambria"/>
          <w:sz w:val="28"/>
          <w:szCs w:val="28"/>
        </w:rPr>
        <w:t>.  The tears just m</w:t>
      </w:r>
      <w:r>
        <w:rPr>
          <w:rFonts w:ascii="Cambria" w:hAnsi="Cambria"/>
          <w:sz w:val="28"/>
          <w:szCs w:val="28"/>
        </w:rPr>
        <w:t>ade</w:t>
      </w:r>
      <w:r w:rsidR="00655D07" w:rsidRPr="00655D07">
        <w:rPr>
          <w:rFonts w:ascii="Cambria" w:hAnsi="Cambria"/>
          <w:sz w:val="28"/>
          <w:szCs w:val="28"/>
        </w:rPr>
        <w:t xml:space="preserve"> Savannah</w:t>
      </w:r>
      <w:r>
        <w:rPr>
          <w:rFonts w:ascii="Cambria" w:hAnsi="Cambria"/>
          <w:sz w:val="28"/>
          <w:szCs w:val="28"/>
        </w:rPr>
        <w:t xml:space="preserve"> feel awkward</w:t>
      </w:r>
      <w:r w:rsidR="00CB7175">
        <w:rPr>
          <w:rFonts w:ascii="Cambria" w:hAnsi="Cambria"/>
          <w:sz w:val="28"/>
          <w:szCs w:val="28"/>
        </w:rPr>
        <w:t>,</w:t>
      </w:r>
      <w:r>
        <w:rPr>
          <w:rFonts w:ascii="Cambria" w:hAnsi="Cambria"/>
          <w:sz w:val="28"/>
          <w:szCs w:val="28"/>
        </w:rPr>
        <w:t xml:space="preserve"> and unsure how to react</w:t>
      </w:r>
      <w:r w:rsidR="00CB7175">
        <w:rPr>
          <w:rFonts w:ascii="Cambria" w:hAnsi="Cambria"/>
          <w:sz w:val="28"/>
          <w:szCs w:val="28"/>
        </w:rPr>
        <w:t>: none of</w:t>
      </w:r>
      <w:r w:rsidR="00655D07" w:rsidRPr="00655D07">
        <w:rPr>
          <w:rFonts w:ascii="Cambria" w:hAnsi="Cambria"/>
          <w:sz w:val="28"/>
          <w:szCs w:val="28"/>
        </w:rPr>
        <w:t xml:space="preserve"> </w:t>
      </w:r>
      <w:r w:rsidR="00CB7175">
        <w:rPr>
          <w:rFonts w:ascii="Cambria" w:hAnsi="Cambria"/>
          <w:sz w:val="28"/>
          <w:szCs w:val="28"/>
        </w:rPr>
        <w:t>t</w:t>
      </w:r>
      <w:r w:rsidR="003F2A37">
        <w:rPr>
          <w:rFonts w:ascii="Cambria" w:hAnsi="Cambria"/>
          <w:sz w:val="28"/>
          <w:szCs w:val="28"/>
        </w:rPr>
        <w:t xml:space="preserve">he Langleys </w:t>
      </w:r>
      <w:del w:id="25025" w:author="Claire S" w:date="2026-08-03T12:15:00Z" w16du:dateUtc="2026-08-03T11:15:00Z">
        <w:r w:rsidR="003F2A37" w:rsidDel="00813C13">
          <w:rPr>
            <w:rFonts w:ascii="Cambria" w:hAnsi="Cambria"/>
            <w:sz w:val="28"/>
            <w:szCs w:val="28"/>
          </w:rPr>
          <w:delText xml:space="preserve">were </w:delText>
        </w:r>
      </w:del>
      <w:ins w:id="25026" w:author="Claire S" w:date="2026-08-03T12:15:00Z" w16du:dateUtc="2026-08-03T11:15:00Z">
        <w:r w:rsidR="00813C13">
          <w:rPr>
            <w:rFonts w:ascii="Cambria" w:hAnsi="Cambria"/>
            <w:sz w:val="28"/>
            <w:szCs w:val="28"/>
          </w:rPr>
          <w:t xml:space="preserve">being </w:t>
        </w:r>
      </w:ins>
      <w:r w:rsidR="003F2A37">
        <w:rPr>
          <w:rFonts w:ascii="Cambria" w:hAnsi="Cambria"/>
          <w:sz w:val="28"/>
          <w:szCs w:val="28"/>
        </w:rPr>
        <w:t xml:space="preserve">believers in </w:t>
      </w:r>
      <w:r w:rsidR="00CB7175">
        <w:rPr>
          <w:rFonts w:ascii="Cambria" w:hAnsi="Cambria"/>
          <w:sz w:val="28"/>
          <w:szCs w:val="28"/>
        </w:rPr>
        <w:t xml:space="preserve">big </w:t>
      </w:r>
      <w:r w:rsidR="00270359">
        <w:rPr>
          <w:rFonts w:ascii="Cambria" w:hAnsi="Cambria"/>
          <w:sz w:val="28"/>
          <w:szCs w:val="28"/>
        </w:rPr>
        <w:t>displays of</w:t>
      </w:r>
      <w:r w:rsidR="003F2A37">
        <w:rPr>
          <w:rFonts w:ascii="Cambria" w:hAnsi="Cambria"/>
          <w:sz w:val="28"/>
          <w:szCs w:val="28"/>
        </w:rPr>
        <w:t xml:space="preserve"> emotion.</w:t>
      </w:r>
    </w:p>
    <w:p w14:paraId="0ECBBAEA" w14:textId="11BB3831" w:rsidR="00655D07" w:rsidRPr="00655D07" w:rsidRDefault="00655D07" w:rsidP="0034760D">
      <w:pPr>
        <w:spacing w:line="360" w:lineRule="auto"/>
        <w:contextualSpacing/>
        <w:rPr>
          <w:rFonts w:ascii="Cambria" w:hAnsi="Cambria"/>
          <w:sz w:val="28"/>
          <w:szCs w:val="28"/>
        </w:rPr>
      </w:pPr>
      <w:r w:rsidRPr="00655D07">
        <w:rPr>
          <w:rFonts w:ascii="Cambria" w:hAnsi="Cambria"/>
          <w:sz w:val="28"/>
          <w:szCs w:val="28"/>
        </w:rPr>
        <w:tab/>
        <w:t>‘Come on, darling,’ she patted</w:t>
      </w:r>
      <w:r w:rsidR="001B2A37">
        <w:rPr>
          <w:rFonts w:ascii="Cambria" w:hAnsi="Cambria"/>
          <w:sz w:val="28"/>
          <w:szCs w:val="28"/>
        </w:rPr>
        <w:t xml:space="preserve"> Clara’s</w:t>
      </w:r>
      <w:r w:rsidRPr="00655D07">
        <w:rPr>
          <w:rFonts w:ascii="Cambria" w:hAnsi="Cambria"/>
          <w:sz w:val="28"/>
          <w:szCs w:val="28"/>
        </w:rPr>
        <w:t xml:space="preserve"> knee, ‘be brave.’</w:t>
      </w:r>
    </w:p>
    <w:p w14:paraId="3159B443" w14:textId="4E5172DD" w:rsidR="00A12E19" w:rsidRDefault="00655D07" w:rsidP="0034760D">
      <w:pPr>
        <w:spacing w:line="360" w:lineRule="auto"/>
        <w:contextualSpacing/>
        <w:rPr>
          <w:rFonts w:ascii="Cambria" w:hAnsi="Cambria"/>
          <w:sz w:val="28"/>
          <w:szCs w:val="28"/>
        </w:rPr>
      </w:pPr>
      <w:r w:rsidRPr="00655D07">
        <w:rPr>
          <w:rFonts w:ascii="Cambria" w:hAnsi="Cambria"/>
          <w:sz w:val="28"/>
          <w:szCs w:val="28"/>
        </w:rPr>
        <w:tab/>
        <w:t xml:space="preserve">But </w:t>
      </w:r>
      <w:r w:rsidR="00CB73C1">
        <w:rPr>
          <w:rFonts w:ascii="Cambria" w:hAnsi="Cambria"/>
          <w:sz w:val="28"/>
          <w:szCs w:val="28"/>
        </w:rPr>
        <w:t>the th</w:t>
      </w:r>
      <w:r w:rsidR="0041305B">
        <w:rPr>
          <w:rFonts w:ascii="Cambria" w:hAnsi="Cambria"/>
          <w:sz w:val="28"/>
          <w:szCs w:val="28"/>
        </w:rPr>
        <w:t>ought</w:t>
      </w:r>
      <w:r w:rsidR="00CB73C1">
        <w:rPr>
          <w:rFonts w:ascii="Cambria" w:hAnsi="Cambria"/>
          <w:sz w:val="28"/>
          <w:szCs w:val="28"/>
        </w:rPr>
        <w:t xml:space="preserve"> that </w:t>
      </w:r>
      <w:r w:rsidR="0041305B">
        <w:rPr>
          <w:rFonts w:ascii="Cambria" w:hAnsi="Cambria"/>
          <w:sz w:val="28"/>
          <w:szCs w:val="28"/>
        </w:rPr>
        <w:t>pulsed through</w:t>
      </w:r>
      <w:r w:rsidR="00CB73C1">
        <w:rPr>
          <w:rFonts w:ascii="Cambria" w:hAnsi="Cambria"/>
          <w:sz w:val="28"/>
          <w:szCs w:val="28"/>
        </w:rPr>
        <w:t xml:space="preserve"> </w:t>
      </w:r>
      <w:r w:rsidR="00A12E19">
        <w:rPr>
          <w:rFonts w:ascii="Cambria" w:hAnsi="Cambria"/>
          <w:sz w:val="28"/>
          <w:szCs w:val="28"/>
        </w:rPr>
        <w:t>Savannah’s</w:t>
      </w:r>
      <w:r w:rsidR="00CB73C1">
        <w:rPr>
          <w:rFonts w:ascii="Cambria" w:hAnsi="Cambria"/>
          <w:sz w:val="28"/>
          <w:szCs w:val="28"/>
        </w:rPr>
        <w:t xml:space="preserve"> </w:t>
      </w:r>
      <w:ins w:id="25027" w:author="Claire S" w:date="2026-06-06T00:05:00Z" w16du:dateUtc="2026-06-05T23:05:00Z">
        <w:r w:rsidR="002924C0">
          <w:rPr>
            <w:rFonts w:ascii="Cambria" w:hAnsi="Cambria"/>
            <w:sz w:val="28"/>
            <w:szCs w:val="28"/>
          </w:rPr>
          <w:t>foggy</w:t>
        </w:r>
      </w:ins>
      <w:ins w:id="25028" w:author="Claire S" w:date="2026-06-05T20:53:00Z" w16du:dateUtc="2026-06-05T19:53:00Z">
        <w:r w:rsidR="00B42EA8">
          <w:rPr>
            <w:rFonts w:ascii="Cambria" w:hAnsi="Cambria"/>
            <w:sz w:val="28"/>
            <w:szCs w:val="28"/>
          </w:rPr>
          <w:t xml:space="preserve"> </w:t>
        </w:r>
      </w:ins>
      <w:r w:rsidR="00CB73C1">
        <w:rPr>
          <w:rFonts w:ascii="Cambria" w:hAnsi="Cambria"/>
          <w:sz w:val="28"/>
          <w:szCs w:val="28"/>
        </w:rPr>
        <w:t xml:space="preserve">head </w:t>
      </w:r>
      <w:r w:rsidR="003F2A37">
        <w:rPr>
          <w:rFonts w:ascii="Cambria" w:hAnsi="Cambria"/>
          <w:sz w:val="28"/>
          <w:szCs w:val="28"/>
        </w:rPr>
        <w:t xml:space="preserve">as the car </w:t>
      </w:r>
      <w:r w:rsidR="00CB7175">
        <w:rPr>
          <w:rFonts w:ascii="Cambria" w:hAnsi="Cambria"/>
          <w:sz w:val="28"/>
          <w:szCs w:val="28"/>
        </w:rPr>
        <w:t>drove</w:t>
      </w:r>
      <w:r w:rsidR="003F2A37">
        <w:rPr>
          <w:rFonts w:ascii="Cambria" w:hAnsi="Cambria"/>
          <w:sz w:val="28"/>
          <w:szCs w:val="28"/>
        </w:rPr>
        <w:t xml:space="preserve"> </w:t>
      </w:r>
      <w:del w:id="25029" w:author="Claire S" w:date="2026-06-05T20:54:00Z" w16du:dateUtc="2026-06-05T19:54:00Z">
        <w:r w:rsidR="00CB7175" w:rsidDel="00B42EA8">
          <w:rPr>
            <w:rFonts w:ascii="Cambria" w:hAnsi="Cambria"/>
            <w:sz w:val="28"/>
            <w:szCs w:val="28"/>
          </w:rPr>
          <w:delText xml:space="preserve">towards </w:delText>
        </w:r>
      </w:del>
      <w:ins w:id="25030" w:author="Claire S" w:date="2026-06-05T20:54:00Z" w16du:dateUtc="2026-06-05T19:54:00Z">
        <w:r w:rsidR="00B42EA8">
          <w:rPr>
            <w:rFonts w:ascii="Cambria" w:hAnsi="Cambria"/>
            <w:sz w:val="28"/>
            <w:szCs w:val="28"/>
          </w:rPr>
          <w:t xml:space="preserve">to </w:t>
        </w:r>
      </w:ins>
      <w:r w:rsidR="00CB7175">
        <w:rPr>
          <w:rFonts w:ascii="Cambria" w:hAnsi="Cambria"/>
          <w:sz w:val="28"/>
          <w:szCs w:val="28"/>
        </w:rPr>
        <w:t>the police</w:t>
      </w:r>
      <w:del w:id="25031" w:author="Daisy Watt" w:date="2026-06-24T04:46:00Z" w16du:dateUtc="2026-06-24T02:46:00Z">
        <w:r w:rsidR="00CB7175" w:rsidDel="00FF0EA0">
          <w:rPr>
            <w:rFonts w:ascii="Cambria" w:hAnsi="Cambria"/>
            <w:sz w:val="28"/>
            <w:szCs w:val="28"/>
          </w:rPr>
          <w:delText>-</w:delText>
        </w:r>
      </w:del>
      <w:ins w:id="25032" w:author="Daisy Watt" w:date="2026-06-24T04:46:00Z" w16du:dateUtc="2026-06-24T02:46:00Z">
        <w:r w:rsidR="00FF0EA0">
          <w:rPr>
            <w:rFonts w:ascii="Cambria" w:hAnsi="Cambria"/>
            <w:sz w:val="28"/>
            <w:szCs w:val="28"/>
          </w:rPr>
          <w:t xml:space="preserve"> </w:t>
        </w:r>
      </w:ins>
      <w:r w:rsidR="00CB7175">
        <w:rPr>
          <w:rFonts w:ascii="Cambria" w:hAnsi="Cambria"/>
          <w:sz w:val="28"/>
          <w:szCs w:val="28"/>
        </w:rPr>
        <w:t xml:space="preserve">station </w:t>
      </w:r>
      <w:r w:rsidR="00CB73C1">
        <w:rPr>
          <w:rFonts w:ascii="Cambria" w:hAnsi="Cambria"/>
          <w:sz w:val="28"/>
          <w:szCs w:val="28"/>
        </w:rPr>
        <w:t>was</w:t>
      </w:r>
      <w:ins w:id="25033" w:author="Daisy Watt" w:date="2026-06-24T04:46:00Z" w16du:dateUtc="2026-06-24T02:46:00Z">
        <w:r w:rsidR="0040330A">
          <w:rPr>
            <w:rFonts w:ascii="Cambria" w:hAnsi="Cambria"/>
            <w:sz w:val="28"/>
            <w:szCs w:val="28"/>
          </w:rPr>
          <w:t>:</w:t>
        </w:r>
      </w:ins>
      <w:del w:id="25034" w:author="Daisy Watt" w:date="2026-06-24T04:46:00Z" w16du:dateUtc="2026-06-24T02:46:00Z">
        <w:r w:rsidR="00CB73C1" w:rsidDel="0040330A">
          <w:rPr>
            <w:rFonts w:ascii="Cambria" w:hAnsi="Cambria"/>
            <w:sz w:val="28"/>
            <w:szCs w:val="28"/>
          </w:rPr>
          <w:delText xml:space="preserve"> -</w:delText>
        </w:r>
      </w:del>
      <w:r w:rsidR="00CB73C1">
        <w:rPr>
          <w:rFonts w:ascii="Cambria" w:hAnsi="Cambria"/>
          <w:sz w:val="28"/>
          <w:szCs w:val="28"/>
        </w:rPr>
        <w:t xml:space="preserve"> </w:t>
      </w:r>
      <w:r w:rsidRPr="00655D07">
        <w:rPr>
          <w:rFonts w:ascii="Cambria" w:hAnsi="Cambria"/>
          <w:sz w:val="28"/>
          <w:szCs w:val="28"/>
        </w:rPr>
        <w:t>what if this girl’s brother had killed Dex</w:t>
      </w:r>
      <w:ins w:id="25035" w:author="Daisy Watt" w:date="2026-06-24T04:46:00Z" w16du:dateUtc="2026-06-24T02:46:00Z">
        <w:r w:rsidR="0040330A">
          <w:rPr>
            <w:rFonts w:ascii="Cambria" w:hAnsi="Cambria"/>
            <w:sz w:val="28"/>
            <w:szCs w:val="28"/>
          </w:rPr>
          <w:t xml:space="preserve">, </w:t>
        </w:r>
      </w:ins>
      <w:del w:id="25036" w:author="Daisy Watt" w:date="2026-06-24T04:46:00Z" w16du:dateUtc="2026-06-24T02:46:00Z">
        <w:r w:rsidRPr="00655D07" w:rsidDel="0040330A">
          <w:rPr>
            <w:rFonts w:ascii="Cambria" w:hAnsi="Cambria"/>
            <w:sz w:val="28"/>
            <w:szCs w:val="28"/>
          </w:rPr>
          <w:delText xml:space="preserve"> </w:delText>
        </w:r>
      </w:del>
      <w:r w:rsidRPr="00655D07">
        <w:rPr>
          <w:rFonts w:ascii="Cambria" w:hAnsi="Cambria"/>
          <w:sz w:val="28"/>
          <w:szCs w:val="28"/>
        </w:rPr>
        <w:t xml:space="preserve">too? It had been a young man </w:t>
      </w:r>
      <w:r w:rsidR="00A12E19">
        <w:rPr>
          <w:rFonts w:ascii="Cambria" w:hAnsi="Cambria"/>
          <w:sz w:val="28"/>
          <w:szCs w:val="28"/>
        </w:rPr>
        <w:t xml:space="preserve">they’d seen </w:t>
      </w:r>
      <w:r w:rsidRPr="00655D07">
        <w:rPr>
          <w:rFonts w:ascii="Cambria" w:hAnsi="Cambria"/>
          <w:sz w:val="28"/>
          <w:szCs w:val="28"/>
        </w:rPr>
        <w:t xml:space="preserve">on the </w:t>
      </w:r>
      <w:r>
        <w:rPr>
          <w:rFonts w:ascii="Cambria" w:hAnsi="Cambria"/>
          <w:sz w:val="28"/>
          <w:szCs w:val="28"/>
        </w:rPr>
        <w:t xml:space="preserve">video </w:t>
      </w:r>
      <w:r w:rsidR="004D3380">
        <w:rPr>
          <w:rFonts w:ascii="Cambria" w:hAnsi="Cambria"/>
          <w:sz w:val="28"/>
          <w:szCs w:val="28"/>
        </w:rPr>
        <w:t xml:space="preserve">doorbell when they’d </w:t>
      </w:r>
      <w:r w:rsidR="00BC129F">
        <w:rPr>
          <w:rFonts w:ascii="Cambria" w:hAnsi="Cambria"/>
          <w:sz w:val="28"/>
          <w:szCs w:val="28"/>
        </w:rPr>
        <w:t xml:space="preserve">watched it </w:t>
      </w:r>
      <w:r>
        <w:rPr>
          <w:rFonts w:ascii="Cambria" w:hAnsi="Cambria"/>
          <w:sz w:val="28"/>
          <w:szCs w:val="28"/>
        </w:rPr>
        <w:t>l</w:t>
      </w:r>
      <w:r w:rsidR="004D3380">
        <w:rPr>
          <w:rFonts w:ascii="Cambria" w:hAnsi="Cambria"/>
          <w:sz w:val="28"/>
          <w:szCs w:val="28"/>
        </w:rPr>
        <w:t>ast night</w:t>
      </w:r>
      <w:r w:rsidR="00CB73C1">
        <w:rPr>
          <w:rFonts w:ascii="Cambria" w:hAnsi="Cambria"/>
          <w:sz w:val="28"/>
          <w:szCs w:val="28"/>
        </w:rPr>
        <w:t xml:space="preserve">.  </w:t>
      </w:r>
      <w:ins w:id="25037" w:author="Claire S" w:date="2026-06-05T16:57:00Z" w16du:dateUtc="2026-06-05T15:57:00Z">
        <w:r w:rsidR="00737042">
          <w:rPr>
            <w:rFonts w:ascii="Cambria" w:hAnsi="Cambria"/>
            <w:sz w:val="28"/>
            <w:szCs w:val="28"/>
          </w:rPr>
          <w:t>Along with Carl Carrington, whom she intended to call as soon as she’d dropped Clara off.  What the hell had he been delivering to Dex?</w:t>
        </w:r>
      </w:ins>
    </w:p>
    <w:p w14:paraId="176C128D" w14:textId="1875FB5E" w:rsidR="00A96879" w:rsidRDefault="00A96879" w:rsidP="0034760D">
      <w:pPr>
        <w:spacing w:line="360" w:lineRule="auto"/>
        <w:contextualSpacing/>
        <w:rPr>
          <w:rFonts w:ascii="Cambria" w:hAnsi="Cambria"/>
          <w:sz w:val="28"/>
          <w:szCs w:val="28"/>
        </w:rPr>
      </w:pPr>
      <w:r>
        <w:rPr>
          <w:rFonts w:ascii="Cambria" w:hAnsi="Cambria"/>
          <w:sz w:val="28"/>
          <w:szCs w:val="28"/>
        </w:rPr>
        <w:tab/>
      </w:r>
      <w:ins w:id="25038" w:author="Claire S" w:date="2026-06-05T15:56:00Z" w16du:dateUtc="2026-06-05T14:56:00Z">
        <w:r w:rsidR="00420BE6">
          <w:rPr>
            <w:rFonts w:ascii="Cambria" w:hAnsi="Cambria"/>
            <w:sz w:val="28"/>
            <w:szCs w:val="28"/>
          </w:rPr>
          <w:t>In the hospital before he</w:t>
        </w:r>
      </w:ins>
      <w:ins w:id="25039" w:author="Claire S" w:date="2026-06-05T16:57:00Z" w16du:dateUtc="2026-06-05T15:57:00Z">
        <w:r w:rsidR="00737042">
          <w:rPr>
            <w:rFonts w:ascii="Cambria" w:hAnsi="Cambria"/>
            <w:sz w:val="28"/>
            <w:szCs w:val="28"/>
          </w:rPr>
          <w:t>’d spotted</w:t>
        </w:r>
      </w:ins>
      <w:ins w:id="25040" w:author="Claire S" w:date="2026-06-05T15:56:00Z" w16du:dateUtc="2026-06-05T14:56:00Z">
        <w:r w:rsidR="00420BE6">
          <w:rPr>
            <w:rFonts w:ascii="Cambria" w:hAnsi="Cambria"/>
            <w:sz w:val="28"/>
            <w:szCs w:val="28"/>
          </w:rPr>
          <w:t xml:space="preserve"> Clara, Savannah had</w:t>
        </w:r>
      </w:ins>
      <w:del w:id="25041" w:author="Claire S" w:date="2026-06-05T15:56:00Z" w16du:dateUtc="2026-06-05T14:56:00Z">
        <w:r w:rsidDel="00420BE6">
          <w:rPr>
            <w:rFonts w:ascii="Cambria" w:hAnsi="Cambria"/>
            <w:sz w:val="28"/>
            <w:szCs w:val="28"/>
          </w:rPr>
          <w:delText xml:space="preserve">She’d </w:delText>
        </w:r>
      </w:del>
      <w:ins w:id="25042" w:author="Claire S" w:date="2026-06-05T15:56:00Z" w16du:dateUtc="2026-06-05T14:56:00Z">
        <w:r>
          <w:rPr>
            <w:rFonts w:ascii="Cambria" w:hAnsi="Cambria"/>
            <w:sz w:val="28"/>
            <w:szCs w:val="28"/>
          </w:rPr>
          <w:t xml:space="preserve"> </w:t>
        </w:r>
      </w:ins>
      <w:r>
        <w:rPr>
          <w:rFonts w:ascii="Cambria" w:hAnsi="Cambria"/>
          <w:sz w:val="28"/>
          <w:szCs w:val="28"/>
        </w:rPr>
        <w:t>finally got an answer from Jackson about how he got through the security gate: ‘</w:t>
      </w:r>
      <w:del w:id="25043" w:author="Daisy Watt" w:date="2026-06-24T08:56:00Z" w16du:dateUtc="2026-06-24T06:56:00Z">
        <w:r w:rsidDel="004610A3">
          <w:rPr>
            <w:rFonts w:ascii="Cambria" w:hAnsi="Cambria"/>
            <w:sz w:val="28"/>
            <w:szCs w:val="28"/>
          </w:rPr>
          <w:delText>I just guessed Dex’s password</w:delText>
        </w:r>
      </w:del>
      <w:ins w:id="25044" w:author="Daisy Watt" w:date="2026-06-24T08:56:00Z" w16du:dateUtc="2026-06-24T06:56:00Z">
        <w:r w:rsidR="004610A3">
          <w:rPr>
            <w:rFonts w:ascii="Cambria" w:hAnsi="Cambria"/>
            <w:sz w:val="28"/>
            <w:szCs w:val="28"/>
          </w:rPr>
          <w:t>De</w:t>
        </w:r>
      </w:ins>
      <w:ins w:id="25045" w:author="Daisy Watt" w:date="2026-06-24T08:57:00Z" w16du:dateUtc="2026-06-24T06:57:00Z">
        <w:r w:rsidR="00E67A75">
          <w:rPr>
            <w:rFonts w:ascii="Cambria" w:hAnsi="Cambria"/>
            <w:sz w:val="28"/>
            <w:szCs w:val="28"/>
          </w:rPr>
          <w:t>x</w:t>
        </w:r>
      </w:ins>
      <w:ins w:id="25046" w:author="Daisy Watt" w:date="2026-06-24T08:56:00Z" w16du:dateUtc="2026-06-24T06:56:00Z">
        <w:r w:rsidR="004610A3">
          <w:rPr>
            <w:rFonts w:ascii="Cambria" w:hAnsi="Cambria"/>
            <w:sz w:val="28"/>
            <w:szCs w:val="28"/>
          </w:rPr>
          <w:t xml:space="preserve"> gave me the code, a while back</w:t>
        </w:r>
      </w:ins>
      <w:r>
        <w:rPr>
          <w:rFonts w:ascii="Cambria" w:hAnsi="Cambria"/>
          <w:sz w:val="28"/>
          <w:szCs w:val="28"/>
        </w:rPr>
        <w:t>,’ he said. ‘It’s your birthday, isn’t it?’</w:t>
      </w:r>
    </w:p>
    <w:p w14:paraId="527721AC" w14:textId="248C6D41" w:rsidR="00655D07" w:rsidDel="0042117B" w:rsidRDefault="00DD4A30" w:rsidP="00A12E19">
      <w:pPr>
        <w:spacing w:line="360" w:lineRule="auto"/>
        <w:ind w:firstLine="720"/>
        <w:contextualSpacing/>
        <w:rPr>
          <w:del w:id="25047" w:author="Claire S" w:date="2026-08-03T12:16:00Z" w16du:dateUtc="2026-08-03T11:16:00Z"/>
          <w:rFonts w:ascii="Cambria" w:hAnsi="Cambria"/>
          <w:sz w:val="28"/>
          <w:szCs w:val="28"/>
        </w:rPr>
      </w:pPr>
      <w:del w:id="25048" w:author="Claire S" w:date="2026-08-03T12:16:00Z" w16du:dateUtc="2026-08-03T11:16:00Z">
        <w:r w:rsidDel="0042117B">
          <w:rPr>
            <w:rFonts w:ascii="Cambria" w:hAnsi="Cambria"/>
            <w:sz w:val="28"/>
            <w:szCs w:val="28"/>
          </w:rPr>
          <w:delText xml:space="preserve">And </w:delText>
        </w:r>
        <w:r w:rsidR="00A12E19" w:rsidDel="0042117B">
          <w:rPr>
            <w:rFonts w:ascii="Cambria" w:hAnsi="Cambria"/>
            <w:sz w:val="28"/>
            <w:szCs w:val="28"/>
          </w:rPr>
          <w:delText xml:space="preserve">even though </w:delText>
        </w:r>
        <w:r w:rsidR="003F2A37" w:rsidDel="0042117B">
          <w:rPr>
            <w:rFonts w:ascii="Cambria" w:hAnsi="Cambria"/>
            <w:sz w:val="28"/>
            <w:szCs w:val="28"/>
          </w:rPr>
          <w:delText>Savannah</w:delText>
        </w:r>
        <w:r w:rsidR="00A12E19" w:rsidDel="0042117B">
          <w:rPr>
            <w:rFonts w:ascii="Cambria" w:hAnsi="Cambria"/>
            <w:sz w:val="28"/>
            <w:szCs w:val="28"/>
          </w:rPr>
          <w:delText xml:space="preserve"> </w:delText>
        </w:r>
        <w:r w:rsidR="004D3380" w:rsidDel="0042117B">
          <w:rPr>
            <w:rFonts w:ascii="Cambria" w:hAnsi="Cambria"/>
            <w:sz w:val="28"/>
            <w:szCs w:val="28"/>
          </w:rPr>
          <w:delText>had warmed to</w:delText>
        </w:r>
        <w:r w:rsidR="00A12E19" w:rsidDel="0042117B">
          <w:rPr>
            <w:rFonts w:ascii="Cambria" w:hAnsi="Cambria"/>
            <w:sz w:val="28"/>
            <w:szCs w:val="28"/>
          </w:rPr>
          <w:delText xml:space="preserve"> Clara</w:delText>
        </w:r>
        <w:r w:rsidR="0041305B" w:rsidDel="0042117B">
          <w:rPr>
            <w:rFonts w:ascii="Cambria" w:hAnsi="Cambria"/>
            <w:sz w:val="28"/>
            <w:szCs w:val="28"/>
          </w:rPr>
          <w:delText>,</w:delText>
        </w:r>
        <w:r w:rsidR="00A12E19" w:rsidDel="0042117B">
          <w:rPr>
            <w:rFonts w:ascii="Cambria" w:hAnsi="Cambria"/>
            <w:sz w:val="28"/>
            <w:szCs w:val="28"/>
          </w:rPr>
          <w:delText xml:space="preserve"> </w:delText>
        </w:r>
        <w:r w:rsidDel="0042117B">
          <w:rPr>
            <w:rFonts w:ascii="Cambria" w:hAnsi="Cambria"/>
            <w:sz w:val="28"/>
            <w:szCs w:val="28"/>
          </w:rPr>
          <w:delText xml:space="preserve">it would be </w:delText>
        </w:r>
        <w:r w:rsidR="0041305B" w:rsidDel="0042117B">
          <w:rPr>
            <w:rFonts w:ascii="Cambria" w:hAnsi="Cambria"/>
            <w:sz w:val="28"/>
            <w:szCs w:val="28"/>
          </w:rPr>
          <w:delText xml:space="preserve">such a very </w:delText>
        </w:r>
        <w:r w:rsidDel="0042117B">
          <w:rPr>
            <w:rFonts w:ascii="Cambria" w:hAnsi="Cambria"/>
            <w:sz w:val="28"/>
            <w:szCs w:val="28"/>
          </w:rPr>
          <w:delText xml:space="preserve">good </w:delText>
        </w:r>
        <w:r w:rsidR="0041305B" w:rsidDel="0042117B">
          <w:rPr>
            <w:rFonts w:ascii="Cambria" w:hAnsi="Cambria"/>
            <w:sz w:val="28"/>
            <w:szCs w:val="28"/>
          </w:rPr>
          <w:delText xml:space="preserve">thing </w:delText>
        </w:r>
        <w:r w:rsidDel="0042117B">
          <w:rPr>
            <w:rFonts w:ascii="Cambria" w:hAnsi="Cambria"/>
            <w:sz w:val="28"/>
            <w:szCs w:val="28"/>
          </w:rPr>
          <w:delText xml:space="preserve">if </w:delText>
        </w:r>
        <w:r w:rsidR="0041305B" w:rsidDel="0042117B">
          <w:rPr>
            <w:rFonts w:ascii="Cambria" w:hAnsi="Cambria"/>
            <w:sz w:val="28"/>
            <w:szCs w:val="28"/>
          </w:rPr>
          <w:delText>this ridiculous List</w:delText>
        </w:r>
        <w:r w:rsidDel="0042117B">
          <w:rPr>
            <w:rFonts w:ascii="Cambria" w:hAnsi="Cambria"/>
            <w:sz w:val="28"/>
            <w:szCs w:val="28"/>
          </w:rPr>
          <w:delText xml:space="preserve"> was all wrapped up</w:delText>
        </w:r>
      </w:del>
      <w:ins w:id="25049" w:author="Daisy Watt" w:date="2026-06-24T07:04:00Z" w16du:dateUtc="2026-06-24T05:04:00Z">
        <w:del w:id="25050" w:author="Claire S" w:date="2026-08-03T12:16:00Z" w16du:dateUtc="2026-08-03T11:16:00Z">
          <w:r w:rsidR="008039C7" w:rsidDel="0042117B">
            <w:rPr>
              <w:rFonts w:ascii="Cambria" w:hAnsi="Cambria"/>
              <w:sz w:val="28"/>
              <w:szCs w:val="28"/>
            </w:rPr>
            <w:delText>,</w:delText>
          </w:r>
        </w:del>
      </w:ins>
      <w:del w:id="25051" w:author="Claire S" w:date="2026-08-03T12:16:00Z" w16du:dateUtc="2026-08-03T11:16:00Z">
        <w:r w:rsidDel="0042117B">
          <w:rPr>
            <w:rFonts w:ascii="Cambria" w:hAnsi="Cambria"/>
            <w:sz w:val="28"/>
            <w:szCs w:val="28"/>
          </w:rPr>
          <w:delText xml:space="preserve"> now</w:delText>
        </w:r>
        <w:r w:rsidR="003F2A37" w:rsidDel="0042117B">
          <w:rPr>
            <w:rFonts w:ascii="Cambria" w:hAnsi="Cambria"/>
            <w:sz w:val="28"/>
            <w:szCs w:val="28"/>
          </w:rPr>
          <w:delText>.  It would mean</w:delText>
        </w:r>
        <w:r w:rsidR="0041305B" w:rsidDel="0042117B">
          <w:rPr>
            <w:rFonts w:ascii="Cambria" w:hAnsi="Cambria"/>
            <w:sz w:val="28"/>
            <w:szCs w:val="28"/>
          </w:rPr>
          <w:delText xml:space="preserve"> she could sleep again</w:delText>
        </w:r>
        <w:r w:rsidR="003F2A37" w:rsidDel="0042117B">
          <w:rPr>
            <w:rFonts w:ascii="Cambria" w:hAnsi="Cambria"/>
            <w:sz w:val="28"/>
            <w:szCs w:val="28"/>
          </w:rPr>
          <w:delText xml:space="preserve"> properly</w:delText>
        </w:r>
        <w:r w:rsidR="00BC129F" w:rsidDel="0042117B">
          <w:rPr>
            <w:rFonts w:ascii="Cambria" w:hAnsi="Cambria"/>
            <w:sz w:val="28"/>
            <w:szCs w:val="28"/>
          </w:rPr>
          <w:delText xml:space="preserve">, and </w:delText>
        </w:r>
        <w:r w:rsidR="0041305B" w:rsidDel="0042117B">
          <w:rPr>
            <w:rFonts w:ascii="Cambria" w:hAnsi="Cambria"/>
            <w:sz w:val="28"/>
            <w:szCs w:val="28"/>
          </w:rPr>
          <w:delText>get on with life</w:delText>
        </w:r>
        <w:r w:rsidR="0019542B" w:rsidDel="0042117B">
          <w:rPr>
            <w:rFonts w:ascii="Cambria" w:hAnsi="Cambria"/>
            <w:sz w:val="28"/>
            <w:szCs w:val="28"/>
          </w:rPr>
          <w:delText>. Crucially, she could</w:delText>
        </w:r>
        <w:r w:rsidR="00873FBF" w:rsidDel="0042117B">
          <w:rPr>
            <w:rFonts w:ascii="Cambria" w:hAnsi="Cambria"/>
            <w:sz w:val="28"/>
            <w:szCs w:val="28"/>
          </w:rPr>
          <w:delText xml:space="preserve"> mourn Dex properly. </w:delText>
        </w:r>
      </w:del>
    </w:p>
    <w:p w14:paraId="709D27DB" w14:textId="414F788C" w:rsidR="00F55201" w:rsidRDefault="00F55201" w:rsidP="0034760D">
      <w:pPr>
        <w:spacing w:line="360" w:lineRule="auto"/>
        <w:contextualSpacing/>
        <w:rPr>
          <w:rFonts w:ascii="Cambria" w:hAnsi="Cambria"/>
          <w:sz w:val="28"/>
          <w:szCs w:val="28"/>
        </w:rPr>
      </w:pPr>
      <w:r>
        <w:rPr>
          <w:rFonts w:ascii="Cambria" w:hAnsi="Cambria"/>
          <w:sz w:val="28"/>
          <w:szCs w:val="28"/>
        </w:rPr>
        <w:tab/>
        <w:t>‘</w:t>
      </w:r>
      <w:r w:rsidR="003F2A37">
        <w:rPr>
          <w:rFonts w:ascii="Cambria" w:hAnsi="Cambria"/>
          <w:sz w:val="28"/>
          <w:szCs w:val="28"/>
        </w:rPr>
        <w:t>I</w:t>
      </w:r>
      <w:r w:rsidR="00270359">
        <w:rPr>
          <w:rFonts w:ascii="Cambria" w:hAnsi="Cambria"/>
          <w:sz w:val="28"/>
          <w:szCs w:val="28"/>
        </w:rPr>
        <w:t>’m just wondering</w:t>
      </w:r>
      <w:r w:rsidR="00873FBF">
        <w:rPr>
          <w:rFonts w:ascii="Cambria" w:hAnsi="Cambria"/>
          <w:sz w:val="28"/>
          <w:szCs w:val="28"/>
        </w:rPr>
        <w:t xml:space="preserve">,’ </w:t>
      </w:r>
      <w:del w:id="25052" w:author="Claire S" w:date="2026-06-05T16:57:00Z" w16du:dateUtc="2026-06-05T15:57:00Z">
        <w:r w:rsidR="00873FBF" w:rsidDel="003467EF">
          <w:rPr>
            <w:rFonts w:ascii="Cambria" w:hAnsi="Cambria"/>
            <w:sz w:val="28"/>
            <w:szCs w:val="28"/>
          </w:rPr>
          <w:delText xml:space="preserve">she </w:delText>
        </w:r>
      </w:del>
      <w:ins w:id="25053" w:author="Claire S" w:date="2026-06-05T16:57:00Z" w16du:dateUtc="2026-06-05T15:57:00Z">
        <w:r w:rsidR="003467EF">
          <w:rPr>
            <w:rFonts w:ascii="Cambria" w:hAnsi="Cambria"/>
            <w:sz w:val="28"/>
            <w:szCs w:val="28"/>
          </w:rPr>
          <w:t xml:space="preserve">Savannah </w:t>
        </w:r>
      </w:ins>
      <w:r w:rsidR="00873FBF">
        <w:rPr>
          <w:rFonts w:ascii="Cambria" w:hAnsi="Cambria"/>
          <w:sz w:val="28"/>
          <w:szCs w:val="28"/>
        </w:rPr>
        <w:t>said slowly. ‘</w:t>
      </w:r>
      <w:r w:rsidR="005E4BC6">
        <w:rPr>
          <w:rFonts w:ascii="Cambria" w:hAnsi="Cambria"/>
          <w:sz w:val="28"/>
          <w:szCs w:val="28"/>
        </w:rPr>
        <w:t>I really hate to say it, but d</w:t>
      </w:r>
      <w:r>
        <w:rPr>
          <w:rFonts w:ascii="Cambria" w:hAnsi="Cambria"/>
          <w:sz w:val="28"/>
          <w:szCs w:val="28"/>
        </w:rPr>
        <w:t xml:space="preserve">o you think that </w:t>
      </w:r>
      <w:r w:rsidR="00270359">
        <w:rPr>
          <w:rFonts w:ascii="Cambria" w:hAnsi="Cambria"/>
          <w:sz w:val="28"/>
          <w:szCs w:val="28"/>
        </w:rPr>
        <w:t>might have been</w:t>
      </w:r>
      <w:r w:rsidR="00CB73C1">
        <w:rPr>
          <w:rFonts w:ascii="Cambria" w:hAnsi="Cambria"/>
          <w:sz w:val="28"/>
          <w:szCs w:val="28"/>
        </w:rPr>
        <w:t xml:space="preserve"> </w:t>
      </w:r>
      <w:r>
        <w:rPr>
          <w:rFonts w:ascii="Cambria" w:hAnsi="Cambria"/>
          <w:sz w:val="28"/>
          <w:szCs w:val="28"/>
        </w:rPr>
        <w:t>your brother outside?’</w:t>
      </w:r>
    </w:p>
    <w:p w14:paraId="45349CD1" w14:textId="07F55C29" w:rsidR="00F55201" w:rsidRDefault="00F55201" w:rsidP="0034760D">
      <w:pPr>
        <w:spacing w:line="360" w:lineRule="auto"/>
        <w:contextualSpacing/>
        <w:rPr>
          <w:rFonts w:ascii="Cambria" w:hAnsi="Cambria"/>
          <w:sz w:val="28"/>
          <w:szCs w:val="28"/>
        </w:rPr>
      </w:pPr>
      <w:r>
        <w:rPr>
          <w:rFonts w:ascii="Cambria" w:hAnsi="Cambria"/>
          <w:sz w:val="28"/>
          <w:szCs w:val="28"/>
        </w:rPr>
        <w:tab/>
        <w:t>‘</w:t>
      </w:r>
      <w:r w:rsidR="00270359">
        <w:rPr>
          <w:rFonts w:ascii="Cambria" w:hAnsi="Cambria"/>
          <w:sz w:val="28"/>
          <w:szCs w:val="28"/>
        </w:rPr>
        <w:t>Outside</w:t>
      </w:r>
      <w:ins w:id="25054" w:author="Daisy Watt" w:date="2026-06-24T07:05:00Z" w16du:dateUtc="2026-06-24T05:05:00Z">
        <w:r w:rsidR="00822855">
          <w:rPr>
            <w:rFonts w:ascii="Cambria" w:hAnsi="Cambria"/>
            <w:sz w:val="28"/>
            <w:szCs w:val="28"/>
          </w:rPr>
          <w:t>,</w:t>
        </w:r>
      </w:ins>
      <w:r w:rsidR="00270359">
        <w:rPr>
          <w:rFonts w:ascii="Cambria" w:hAnsi="Cambria"/>
          <w:sz w:val="28"/>
          <w:szCs w:val="28"/>
        </w:rPr>
        <w:t xml:space="preserve"> w</w:t>
      </w:r>
      <w:r>
        <w:rPr>
          <w:rFonts w:ascii="Cambria" w:hAnsi="Cambria"/>
          <w:sz w:val="28"/>
          <w:szCs w:val="28"/>
        </w:rPr>
        <w:t xml:space="preserve">here?’ </w:t>
      </w:r>
      <w:r w:rsidR="00DD4A30">
        <w:rPr>
          <w:rFonts w:ascii="Cambria" w:hAnsi="Cambria"/>
          <w:sz w:val="28"/>
          <w:szCs w:val="28"/>
        </w:rPr>
        <w:t>C</w:t>
      </w:r>
      <w:r>
        <w:rPr>
          <w:rFonts w:ascii="Cambria" w:hAnsi="Cambria"/>
          <w:sz w:val="28"/>
          <w:szCs w:val="28"/>
        </w:rPr>
        <w:t xml:space="preserve">lara sniffed. </w:t>
      </w:r>
    </w:p>
    <w:p w14:paraId="064E7708" w14:textId="23D9AF23" w:rsidR="00F55201" w:rsidRDefault="00F55201" w:rsidP="0034760D">
      <w:pPr>
        <w:spacing w:line="360" w:lineRule="auto"/>
        <w:contextualSpacing/>
        <w:rPr>
          <w:rFonts w:ascii="Cambria" w:hAnsi="Cambria"/>
          <w:sz w:val="28"/>
          <w:szCs w:val="28"/>
        </w:rPr>
      </w:pPr>
      <w:r>
        <w:rPr>
          <w:rFonts w:ascii="Cambria" w:hAnsi="Cambria"/>
          <w:sz w:val="28"/>
          <w:szCs w:val="28"/>
        </w:rPr>
        <w:tab/>
        <w:t>‘My house, on Saturday night.</w:t>
      </w:r>
      <w:del w:id="25055" w:author="Claire S" w:date="2026-06-05T15:56:00Z" w16du:dateUtc="2026-06-05T14:56:00Z">
        <w:r w:rsidR="00873FBF">
          <w:rPr>
            <w:rFonts w:ascii="Cambria" w:hAnsi="Cambria"/>
            <w:sz w:val="28"/>
            <w:szCs w:val="28"/>
          </w:rPr>
          <w:delText xml:space="preserve"> On the camera -</w:delText>
        </w:r>
      </w:del>
      <w:r>
        <w:rPr>
          <w:rFonts w:ascii="Cambria" w:hAnsi="Cambria"/>
          <w:sz w:val="28"/>
          <w:szCs w:val="28"/>
        </w:rPr>
        <w:t>’</w:t>
      </w:r>
    </w:p>
    <w:p w14:paraId="2C8107BB" w14:textId="3EFC541A" w:rsidR="00F55201" w:rsidRDefault="00F55201" w:rsidP="0034760D">
      <w:pPr>
        <w:spacing w:line="360" w:lineRule="auto"/>
        <w:contextualSpacing/>
        <w:rPr>
          <w:rFonts w:ascii="Cambria" w:hAnsi="Cambria"/>
          <w:sz w:val="28"/>
          <w:szCs w:val="28"/>
        </w:rPr>
      </w:pPr>
      <w:r>
        <w:rPr>
          <w:rFonts w:ascii="Cambria" w:hAnsi="Cambria"/>
          <w:sz w:val="28"/>
          <w:szCs w:val="28"/>
        </w:rPr>
        <w:tab/>
        <w:t>‘Oh</w:t>
      </w:r>
      <w:del w:id="25056" w:author="Daisy Watt" w:date="2026-06-24T07:05:00Z" w16du:dateUtc="2026-06-24T05:05:00Z">
        <w:r w:rsidR="003066F4" w:rsidDel="00B25B92">
          <w:rPr>
            <w:rFonts w:ascii="Cambria" w:hAnsi="Cambria"/>
            <w:sz w:val="28"/>
            <w:szCs w:val="28"/>
          </w:rPr>
          <w:delText>,</w:delText>
        </w:r>
      </w:del>
      <w:ins w:id="25057" w:author="Daisy Watt" w:date="2026-06-24T07:05:00Z" w16du:dateUtc="2026-06-24T05:05:00Z">
        <w:r w:rsidR="00B25B92">
          <w:rPr>
            <w:rFonts w:ascii="Cambria" w:hAnsi="Cambria"/>
            <w:sz w:val="28"/>
            <w:szCs w:val="28"/>
          </w:rPr>
          <w:t>.</w:t>
        </w:r>
      </w:ins>
      <w:r w:rsidR="003066F4">
        <w:rPr>
          <w:rFonts w:ascii="Cambria" w:hAnsi="Cambria"/>
          <w:sz w:val="28"/>
          <w:szCs w:val="28"/>
        </w:rPr>
        <w:t>’ Clara searched her pocket for a tissue. ‘</w:t>
      </w:r>
      <w:r>
        <w:rPr>
          <w:rFonts w:ascii="Cambria" w:hAnsi="Cambria"/>
          <w:sz w:val="28"/>
          <w:szCs w:val="28"/>
        </w:rPr>
        <w:t>No, I don’t. I don’t think Adam’s got anything to do with this</w:t>
      </w:r>
      <w:r w:rsidR="003066F4">
        <w:rPr>
          <w:rFonts w:ascii="Cambria" w:hAnsi="Cambria"/>
          <w:sz w:val="28"/>
          <w:szCs w:val="28"/>
        </w:rPr>
        <w:t xml:space="preserve">. He’s got no reason to </w:t>
      </w:r>
      <w:r w:rsidR="00270359">
        <w:rPr>
          <w:rFonts w:ascii="Cambria" w:hAnsi="Cambria"/>
          <w:sz w:val="28"/>
          <w:szCs w:val="28"/>
        </w:rPr>
        <w:t>be involved.</w:t>
      </w:r>
      <w:r>
        <w:rPr>
          <w:rFonts w:ascii="Cambria" w:hAnsi="Cambria"/>
          <w:sz w:val="28"/>
          <w:szCs w:val="28"/>
        </w:rPr>
        <w:t>’</w:t>
      </w:r>
    </w:p>
    <w:p w14:paraId="2660597D" w14:textId="78421612" w:rsidR="00657A56" w:rsidRPr="00657A56" w:rsidRDefault="00F55201" w:rsidP="00657A56">
      <w:pPr>
        <w:spacing w:line="360" w:lineRule="auto"/>
        <w:contextualSpacing/>
        <w:rPr>
          <w:rFonts w:ascii="Cambria" w:hAnsi="Cambria"/>
          <w:sz w:val="28"/>
          <w:szCs w:val="28"/>
        </w:rPr>
      </w:pPr>
      <w:r>
        <w:rPr>
          <w:rFonts w:ascii="Cambria" w:hAnsi="Cambria"/>
          <w:sz w:val="28"/>
          <w:szCs w:val="28"/>
        </w:rPr>
        <w:tab/>
        <w:t xml:space="preserve">‘Right.’ </w:t>
      </w:r>
      <w:r w:rsidR="00270359">
        <w:rPr>
          <w:rFonts w:ascii="Cambria" w:hAnsi="Cambria"/>
          <w:sz w:val="28"/>
          <w:szCs w:val="28"/>
        </w:rPr>
        <w:t xml:space="preserve">With a small sigh, </w:t>
      </w:r>
      <w:r>
        <w:rPr>
          <w:rFonts w:ascii="Cambria" w:hAnsi="Cambria"/>
          <w:sz w:val="28"/>
          <w:szCs w:val="28"/>
        </w:rPr>
        <w:t xml:space="preserve">Savannah </w:t>
      </w:r>
      <w:r w:rsidR="00A12E19">
        <w:rPr>
          <w:rFonts w:ascii="Cambria" w:hAnsi="Cambria"/>
          <w:sz w:val="28"/>
          <w:szCs w:val="28"/>
        </w:rPr>
        <w:t xml:space="preserve">passed </w:t>
      </w:r>
      <w:r w:rsidR="00A279A1">
        <w:rPr>
          <w:rFonts w:ascii="Cambria" w:hAnsi="Cambria"/>
          <w:sz w:val="28"/>
          <w:szCs w:val="28"/>
        </w:rPr>
        <w:t>Clara</w:t>
      </w:r>
      <w:r w:rsidR="00A12E19">
        <w:rPr>
          <w:rFonts w:ascii="Cambria" w:hAnsi="Cambria"/>
          <w:sz w:val="28"/>
          <w:szCs w:val="28"/>
        </w:rPr>
        <w:t xml:space="preserve"> a tissue from </w:t>
      </w:r>
      <w:commentRangeStart w:id="25058"/>
      <w:r w:rsidR="00A12E19">
        <w:rPr>
          <w:rFonts w:ascii="Cambria" w:hAnsi="Cambria"/>
          <w:sz w:val="28"/>
          <w:szCs w:val="28"/>
        </w:rPr>
        <w:t xml:space="preserve">the </w:t>
      </w:r>
      <w:del w:id="25059" w:author="Claire S" w:date="2026-08-02T20:17:00Z" w16du:dateUtc="2026-08-02T19:17:00Z">
        <w:r w:rsidR="00A12E19" w:rsidDel="00B63DDD">
          <w:rPr>
            <w:rFonts w:ascii="Cambria" w:hAnsi="Cambria"/>
            <w:sz w:val="28"/>
            <w:szCs w:val="28"/>
          </w:rPr>
          <w:delText xml:space="preserve">car’s </w:delText>
        </w:r>
      </w:del>
      <w:r w:rsidR="00270359">
        <w:rPr>
          <w:rFonts w:ascii="Cambria" w:hAnsi="Cambria"/>
          <w:sz w:val="28"/>
          <w:szCs w:val="28"/>
        </w:rPr>
        <w:t>silver</w:t>
      </w:r>
      <w:r w:rsidR="00A12E19">
        <w:rPr>
          <w:rFonts w:ascii="Cambria" w:hAnsi="Cambria"/>
          <w:sz w:val="28"/>
          <w:szCs w:val="28"/>
        </w:rPr>
        <w:t xml:space="preserve"> box</w:t>
      </w:r>
      <w:commentRangeEnd w:id="25058"/>
      <w:r w:rsidR="008241C4">
        <w:rPr>
          <w:rStyle w:val="CommentReference"/>
          <w:rFonts w:ascii="Cambria" w:hAnsi="Cambria"/>
          <w:sz w:val="28"/>
          <w:szCs w:val="28"/>
        </w:rPr>
        <w:commentReference w:id="25058"/>
      </w:r>
      <w:ins w:id="25060" w:author="Claire S" w:date="2026-07-31T17:53:00Z" w16du:dateUtc="2026-07-31T16:53:00Z">
        <w:r w:rsidR="003F5CC7">
          <w:rPr>
            <w:rFonts w:ascii="Cambria" w:hAnsi="Cambria"/>
            <w:sz w:val="28"/>
            <w:szCs w:val="28"/>
          </w:rPr>
          <w:t xml:space="preserve"> between the seats</w:t>
        </w:r>
      </w:ins>
      <w:r>
        <w:rPr>
          <w:rFonts w:ascii="Cambria" w:hAnsi="Cambria"/>
          <w:sz w:val="28"/>
          <w:szCs w:val="28"/>
        </w:rPr>
        <w:t xml:space="preserve">. ‘I mean, I </w:t>
      </w:r>
      <w:r w:rsidR="00270359">
        <w:rPr>
          <w:rFonts w:ascii="Cambria" w:hAnsi="Cambria"/>
          <w:sz w:val="28"/>
          <w:szCs w:val="28"/>
        </w:rPr>
        <w:t xml:space="preserve">do </w:t>
      </w:r>
      <w:r>
        <w:rPr>
          <w:rFonts w:ascii="Cambria" w:hAnsi="Cambria"/>
          <w:sz w:val="28"/>
          <w:szCs w:val="28"/>
        </w:rPr>
        <w:t>hope</w:t>
      </w:r>
      <w:r w:rsidR="00DD4A30">
        <w:rPr>
          <w:rFonts w:ascii="Cambria" w:hAnsi="Cambria"/>
          <w:sz w:val="28"/>
          <w:szCs w:val="28"/>
        </w:rPr>
        <w:t xml:space="preserve"> </w:t>
      </w:r>
      <w:r w:rsidR="00DD4A30" w:rsidRPr="00733C6B">
        <w:rPr>
          <w:rFonts w:ascii="Cambria" w:hAnsi="Cambria"/>
          <w:sz w:val="28"/>
        </w:rPr>
        <w:t>for both your sakes</w:t>
      </w:r>
      <w:r>
        <w:rPr>
          <w:rFonts w:ascii="Cambria" w:hAnsi="Cambria"/>
          <w:sz w:val="28"/>
          <w:szCs w:val="28"/>
        </w:rPr>
        <w:t xml:space="preserve"> he </w:t>
      </w:r>
      <w:r w:rsidRPr="003F5CC7">
        <w:rPr>
          <w:rFonts w:ascii="Cambria" w:hAnsi="Cambria"/>
          <w:sz w:val="28"/>
          <w:szCs w:val="28"/>
        </w:rPr>
        <w:t>doesn’t</w:t>
      </w:r>
      <w:del w:id="25061" w:author="Daisy Watt" w:date="2026-06-24T07:59:00Z" w16du:dateUtc="2026-06-24T05:59:00Z">
        <w:r w:rsidRPr="003F5CC7" w:rsidDel="00557096">
          <w:rPr>
            <w:rFonts w:ascii="Cambria" w:hAnsi="Cambria"/>
            <w:sz w:val="28"/>
            <w:szCs w:val="28"/>
          </w:rPr>
          <w:delText xml:space="preserve"> </w:delText>
        </w:r>
      </w:del>
      <w:ins w:id="25062" w:author="Daisy Watt" w:date="2026-06-24T07:59:00Z" w16du:dateUtc="2026-06-24T05:59:00Z">
        <w:r w:rsidR="00557096" w:rsidRPr="003F5CC7">
          <w:rPr>
            <w:rFonts w:ascii="Cambria" w:hAnsi="Cambria"/>
            <w:sz w:val="28"/>
            <w:szCs w:val="28"/>
          </w:rPr>
          <w:t>.</w:t>
        </w:r>
      </w:ins>
      <w:del w:id="25063" w:author="Daisy Watt" w:date="2026-06-24T07:59:00Z" w16du:dateUtc="2026-06-24T05:59:00Z">
        <w:r w:rsidRPr="003F5CC7" w:rsidDel="00557096">
          <w:rPr>
            <w:rFonts w:ascii="Cambria" w:hAnsi="Cambria"/>
            <w:sz w:val="28"/>
            <w:szCs w:val="28"/>
          </w:rPr>
          <w:delText>– but</w:delText>
        </w:r>
        <w:r w:rsidR="00270359" w:rsidRPr="003F5CC7" w:rsidDel="00557096">
          <w:rPr>
            <w:rFonts w:ascii="Cambria" w:hAnsi="Cambria"/>
            <w:sz w:val="28"/>
            <w:szCs w:val="28"/>
          </w:rPr>
          <w:delText xml:space="preserve"> really, </w:delText>
        </w:r>
        <w:r w:rsidRPr="003F5CC7" w:rsidDel="00557096">
          <w:rPr>
            <w:rFonts w:ascii="Cambria" w:hAnsi="Cambria"/>
            <w:sz w:val="28"/>
            <w:szCs w:val="28"/>
          </w:rPr>
          <w:delText xml:space="preserve">why </w:delText>
        </w:r>
        <w:r w:rsidR="00270359" w:rsidRPr="003F5CC7" w:rsidDel="00557096">
          <w:rPr>
            <w:rFonts w:ascii="Cambria" w:hAnsi="Cambria"/>
            <w:sz w:val="28"/>
            <w:szCs w:val="28"/>
          </w:rPr>
          <w:delText>on earth would</w:delText>
        </w:r>
        <w:r w:rsidRPr="003F5CC7" w:rsidDel="00557096">
          <w:rPr>
            <w:rFonts w:ascii="Cambria" w:hAnsi="Cambria"/>
            <w:sz w:val="28"/>
            <w:szCs w:val="28"/>
          </w:rPr>
          <w:delText xml:space="preserve"> he shoot Jackson?</w:delText>
        </w:r>
      </w:del>
      <w:r w:rsidR="003066F4" w:rsidRPr="003F5CC7">
        <w:rPr>
          <w:rFonts w:ascii="Cambria" w:hAnsi="Cambria"/>
          <w:bCs/>
          <w:sz w:val="28"/>
          <w:szCs w:val="28"/>
        </w:rPr>
        <w:t>’</w:t>
      </w:r>
    </w:p>
    <w:p w14:paraId="37D2432D" w14:textId="77777777" w:rsidR="008D40C1" w:rsidRDefault="008D40C1" w:rsidP="008D40C1">
      <w:pPr>
        <w:spacing w:line="360" w:lineRule="auto"/>
        <w:ind w:firstLine="720"/>
        <w:contextualSpacing/>
        <w:rPr>
          <w:moveTo w:id="25064" w:author="Claire S" w:date="2026-07-31T17:55:00Z" w16du:dateUtc="2026-07-31T16:55:00Z"/>
          <w:rFonts w:ascii="Cambria" w:hAnsi="Cambria"/>
          <w:bCs/>
          <w:sz w:val="28"/>
          <w:szCs w:val="28"/>
        </w:rPr>
      </w:pPr>
      <w:moveToRangeStart w:id="25065" w:author="Claire S" w:date="2026-07-31T17:55:00Z" w:name="move236412934"/>
      <w:moveTo w:id="25066" w:author="Claire S" w:date="2026-07-31T17:55:00Z" w16du:dateUtc="2026-07-31T16:55:00Z">
        <w:r>
          <w:rPr>
            <w:rFonts w:ascii="Cambria" w:hAnsi="Cambria"/>
            <w:bCs/>
            <w:sz w:val="28"/>
            <w:szCs w:val="28"/>
          </w:rPr>
          <w:t>‘Adam would never shoot anyone.  I don’t think he’s ever held a gun in his life.’</w:t>
        </w:r>
      </w:moveTo>
    </w:p>
    <w:moveToRangeEnd w:id="25065"/>
    <w:p w14:paraId="20C46CBF" w14:textId="1903465B" w:rsidR="003F5CC7" w:rsidRDefault="00657A56" w:rsidP="003F5CC7">
      <w:pPr>
        <w:spacing w:line="360" w:lineRule="auto"/>
        <w:ind w:firstLine="720"/>
        <w:contextualSpacing/>
        <w:rPr>
          <w:ins w:id="25067" w:author="Claire S" w:date="2026-07-31T17:54:00Z" w16du:dateUtc="2026-07-31T16:54:00Z"/>
          <w:rFonts w:ascii="Cambria" w:hAnsi="Cambria"/>
          <w:bCs/>
          <w:sz w:val="28"/>
          <w:szCs w:val="28"/>
        </w:rPr>
      </w:pPr>
      <w:del w:id="25068" w:author="Claire S" w:date="2026-07-31T17:55:00Z" w16du:dateUtc="2026-07-31T16:55:00Z">
        <w:r w:rsidDel="008D40C1">
          <w:rPr>
            <w:rFonts w:ascii="Cambria" w:hAnsi="Cambria"/>
            <w:bCs/>
            <w:sz w:val="28"/>
            <w:szCs w:val="28"/>
          </w:rPr>
          <w:delText>‘</w:delText>
        </w:r>
      </w:del>
      <w:del w:id="25069" w:author="Claire S" w:date="2026-06-05T16:58:00Z" w16du:dateUtc="2026-06-05T15:58:00Z">
        <w:r w:rsidR="003066F4" w:rsidDel="003467EF">
          <w:rPr>
            <w:rFonts w:ascii="Cambria" w:hAnsi="Cambria"/>
            <w:bCs/>
            <w:sz w:val="28"/>
            <w:szCs w:val="28"/>
          </w:rPr>
          <w:delText xml:space="preserve">But </w:delText>
        </w:r>
      </w:del>
      <w:del w:id="25070" w:author="Claire S" w:date="2026-07-31T17:55:00Z" w16du:dateUtc="2026-07-31T16:55:00Z">
        <w:r w:rsidR="003066F4" w:rsidDel="008D40C1">
          <w:rPr>
            <w:rFonts w:ascii="Cambria" w:hAnsi="Cambria"/>
            <w:bCs/>
            <w:sz w:val="28"/>
            <w:szCs w:val="28"/>
          </w:rPr>
          <w:delText>I’m sure</w:delText>
        </w:r>
        <w:r w:rsidDel="008D40C1">
          <w:rPr>
            <w:rFonts w:ascii="Cambria" w:hAnsi="Cambria"/>
            <w:bCs/>
            <w:sz w:val="28"/>
            <w:szCs w:val="28"/>
          </w:rPr>
          <w:delText xml:space="preserve"> he didn’t</w:delText>
        </w:r>
      </w:del>
      <w:ins w:id="25071" w:author="Daisy Watt" w:date="2026-06-24T08:00:00Z" w16du:dateUtc="2026-06-24T06:00:00Z">
        <w:del w:id="25072" w:author="Claire S" w:date="2026-07-31T17:55:00Z" w16du:dateUtc="2026-07-31T16:55:00Z">
          <w:r w:rsidR="0071176F" w:rsidDel="008D40C1">
            <w:rPr>
              <w:rFonts w:ascii="Cambria" w:hAnsi="Cambria"/>
              <w:bCs/>
              <w:sz w:val="28"/>
              <w:szCs w:val="28"/>
            </w:rPr>
            <w:delText xml:space="preserve"> do it</w:delText>
          </w:r>
        </w:del>
      </w:ins>
      <w:del w:id="25073" w:author="Claire S" w:date="2026-07-31T17:55:00Z" w16du:dateUtc="2026-07-31T16:55:00Z">
        <w:r w:rsidDel="008D40C1">
          <w:rPr>
            <w:rFonts w:ascii="Cambria" w:hAnsi="Cambria"/>
            <w:bCs/>
            <w:sz w:val="28"/>
            <w:szCs w:val="28"/>
          </w:rPr>
          <w:delText>,</w:delText>
        </w:r>
      </w:del>
      <w:ins w:id="25074" w:author="Daisy Watt" w:date="2026-06-24T07:07:00Z" w16du:dateUtc="2026-06-24T05:07:00Z">
        <w:del w:id="25075" w:author="Claire S" w:date="2026-07-31T17:55:00Z" w16du:dateUtc="2026-07-31T16:55:00Z">
          <w:r w:rsidR="008241C4" w:rsidDel="008D40C1">
            <w:rPr>
              <w:rFonts w:ascii="Cambria" w:hAnsi="Cambria"/>
              <w:bCs/>
              <w:sz w:val="28"/>
              <w:szCs w:val="28"/>
            </w:rPr>
            <w:delText>.</w:delText>
          </w:r>
        </w:del>
      </w:ins>
      <w:del w:id="25076" w:author="Claire S" w:date="2026-07-31T17:55:00Z" w16du:dateUtc="2026-07-31T16:55:00Z">
        <w:r w:rsidDel="008D40C1">
          <w:rPr>
            <w:rFonts w:ascii="Cambria" w:hAnsi="Cambria"/>
            <w:bCs/>
            <w:sz w:val="28"/>
            <w:szCs w:val="28"/>
          </w:rPr>
          <w:delText xml:space="preserve">’ </w:delText>
        </w:r>
      </w:del>
      <w:ins w:id="25077" w:author="Claire S" w:date="2026-07-31T17:53:00Z" w16du:dateUtc="2026-07-31T16:53:00Z">
        <w:r w:rsidR="003F5CC7">
          <w:rPr>
            <w:rFonts w:ascii="Cambria" w:hAnsi="Cambria"/>
            <w:bCs/>
            <w:sz w:val="28"/>
            <w:szCs w:val="28"/>
          </w:rPr>
          <w:t xml:space="preserve">Savannah </w:t>
        </w:r>
      </w:ins>
      <w:ins w:id="25078" w:author="Claire S" w:date="2026-08-02T20:17:00Z" w16du:dateUtc="2026-08-02T19:17:00Z">
        <w:r w:rsidR="00F0102F">
          <w:rPr>
            <w:rFonts w:ascii="Cambria" w:hAnsi="Cambria"/>
            <w:bCs/>
            <w:sz w:val="28"/>
            <w:szCs w:val="28"/>
          </w:rPr>
          <w:t>saw</w:t>
        </w:r>
      </w:ins>
      <w:ins w:id="25079" w:author="Claire S" w:date="2026-07-31T17:53:00Z" w16du:dateUtc="2026-07-31T16:53:00Z">
        <w:r w:rsidR="003F5CC7">
          <w:rPr>
            <w:rFonts w:ascii="Cambria" w:hAnsi="Cambria"/>
            <w:bCs/>
            <w:sz w:val="28"/>
            <w:szCs w:val="28"/>
          </w:rPr>
          <w:t xml:space="preserve"> the girl</w:t>
        </w:r>
      </w:ins>
      <w:ins w:id="25080" w:author="Claire S" w:date="2026-08-02T20:17:00Z" w16du:dateUtc="2026-08-02T19:17:00Z">
        <w:r w:rsidR="00F0102F">
          <w:rPr>
            <w:rFonts w:ascii="Cambria" w:hAnsi="Cambria"/>
            <w:bCs/>
            <w:sz w:val="28"/>
            <w:szCs w:val="28"/>
          </w:rPr>
          <w:t>’s</w:t>
        </w:r>
      </w:ins>
      <w:commentRangeStart w:id="25081"/>
      <w:del w:id="25082" w:author="Claire S" w:date="2026-07-31T17:53:00Z" w16du:dateUtc="2026-07-31T16:53:00Z">
        <w:r w:rsidDel="003F5CC7">
          <w:rPr>
            <w:rFonts w:ascii="Cambria" w:hAnsi="Cambria"/>
            <w:bCs/>
            <w:sz w:val="28"/>
            <w:szCs w:val="28"/>
          </w:rPr>
          <w:delText>Clara felt hot</w:delText>
        </w:r>
      </w:del>
      <w:r>
        <w:rPr>
          <w:rFonts w:ascii="Cambria" w:hAnsi="Cambria"/>
          <w:bCs/>
          <w:sz w:val="28"/>
          <w:szCs w:val="28"/>
        </w:rPr>
        <w:t xml:space="preserve"> tears </w:t>
      </w:r>
      <w:ins w:id="25083" w:author="Claire S" w:date="2026-08-02T20:17:00Z" w16du:dateUtc="2026-08-02T19:17:00Z">
        <w:r w:rsidR="00F0102F">
          <w:rPr>
            <w:rFonts w:ascii="Cambria" w:hAnsi="Cambria"/>
            <w:bCs/>
            <w:sz w:val="28"/>
            <w:szCs w:val="28"/>
          </w:rPr>
          <w:t xml:space="preserve">- </w:t>
        </w:r>
      </w:ins>
      <w:r>
        <w:rPr>
          <w:rFonts w:ascii="Cambria" w:hAnsi="Cambria"/>
          <w:bCs/>
          <w:sz w:val="28"/>
          <w:szCs w:val="28"/>
        </w:rPr>
        <w:t>of rage and frustration</w:t>
      </w:r>
      <w:del w:id="25084" w:author="Claire S" w:date="2026-07-31T17:53:00Z" w16du:dateUtc="2026-07-31T16:53:00Z">
        <w:r w:rsidDel="003F5CC7">
          <w:rPr>
            <w:rFonts w:ascii="Cambria" w:hAnsi="Cambria"/>
            <w:bCs/>
            <w:sz w:val="28"/>
            <w:szCs w:val="28"/>
          </w:rPr>
          <w:delText xml:space="preserve"> threaten again</w:delText>
        </w:r>
        <w:commentRangeEnd w:id="25081"/>
        <w:r w:rsidR="008241C4" w:rsidDel="003F5CC7">
          <w:rPr>
            <w:rStyle w:val="CommentReference"/>
            <w:rFonts w:ascii="Cambria" w:hAnsi="Cambria"/>
            <w:bCs/>
            <w:sz w:val="28"/>
            <w:szCs w:val="28"/>
          </w:rPr>
          <w:commentReference w:id="25081"/>
        </w:r>
      </w:del>
      <w:r>
        <w:rPr>
          <w:rFonts w:ascii="Cambria" w:hAnsi="Cambria"/>
          <w:bCs/>
          <w:sz w:val="28"/>
          <w:szCs w:val="28"/>
        </w:rPr>
        <w:t xml:space="preserve">. </w:t>
      </w:r>
    </w:p>
    <w:p w14:paraId="5955CCE0" w14:textId="1CD26A04" w:rsidR="00657A56" w:rsidDel="008D40C1" w:rsidRDefault="00657A56" w:rsidP="003F5CC7">
      <w:pPr>
        <w:spacing w:line="360" w:lineRule="auto"/>
        <w:ind w:firstLine="720"/>
        <w:contextualSpacing/>
        <w:rPr>
          <w:moveFrom w:id="25085" w:author="Claire S" w:date="2026-07-31T17:55:00Z" w16du:dateUtc="2026-07-31T16:55:00Z"/>
          <w:rFonts w:ascii="Cambria" w:hAnsi="Cambria"/>
          <w:bCs/>
          <w:sz w:val="28"/>
          <w:szCs w:val="28"/>
        </w:rPr>
      </w:pPr>
      <w:moveFromRangeStart w:id="25086" w:author="Claire S" w:date="2026-07-31T17:55:00Z" w:name="move236412934"/>
      <w:moveFrom w:id="25087" w:author="Claire S" w:date="2026-07-31T17:55:00Z" w16du:dateUtc="2026-07-31T16:55:00Z">
        <w:r w:rsidDel="008D40C1">
          <w:rPr>
            <w:rFonts w:ascii="Cambria" w:hAnsi="Cambria"/>
            <w:bCs/>
            <w:sz w:val="28"/>
            <w:szCs w:val="28"/>
          </w:rPr>
          <w:t>‘Adam would never shoot anyone.</w:t>
        </w:r>
        <w:r w:rsidR="00270359" w:rsidDel="008D40C1">
          <w:rPr>
            <w:rFonts w:ascii="Cambria" w:hAnsi="Cambria"/>
            <w:bCs/>
            <w:sz w:val="28"/>
            <w:szCs w:val="28"/>
          </w:rPr>
          <w:t xml:space="preserve">  I don’t think he’s ever held a gun in his life.</w:t>
        </w:r>
        <w:r w:rsidDel="008D40C1">
          <w:rPr>
            <w:rFonts w:ascii="Cambria" w:hAnsi="Cambria"/>
            <w:bCs/>
            <w:sz w:val="28"/>
            <w:szCs w:val="28"/>
          </w:rPr>
          <w:t>’</w:t>
        </w:r>
      </w:moveFrom>
    </w:p>
    <w:moveFromRangeEnd w:id="25086"/>
    <w:p w14:paraId="49F1D872" w14:textId="198255EA" w:rsidR="0042117B" w:rsidRDefault="003066F4" w:rsidP="0042117B">
      <w:pPr>
        <w:spacing w:line="360" w:lineRule="auto"/>
        <w:ind w:firstLine="720"/>
        <w:contextualSpacing/>
        <w:rPr>
          <w:ins w:id="25088" w:author="Claire S" w:date="2026-08-03T12:17:00Z" w16du:dateUtc="2026-08-03T11:17:00Z"/>
          <w:rFonts w:ascii="Cambria" w:hAnsi="Cambria"/>
          <w:bCs/>
          <w:sz w:val="28"/>
          <w:szCs w:val="28"/>
        </w:rPr>
      </w:pPr>
      <w:r>
        <w:rPr>
          <w:rFonts w:ascii="Cambria" w:hAnsi="Cambria"/>
          <w:bCs/>
          <w:sz w:val="28"/>
          <w:szCs w:val="28"/>
        </w:rPr>
        <w:t xml:space="preserve">‘I </w:t>
      </w:r>
      <w:r w:rsidR="00EF0905">
        <w:rPr>
          <w:rFonts w:ascii="Cambria" w:hAnsi="Cambria"/>
          <w:bCs/>
          <w:sz w:val="28"/>
          <w:szCs w:val="28"/>
        </w:rPr>
        <w:t xml:space="preserve">really </w:t>
      </w:r>
      <w:r>
        <w:rPr>
          <w:rFonts w:ascii="Cambria" w:hAnsi="Cambria"/>
          <w:bCs/>
          <w:sz w:val="28"/>
          <w:szCs w:val="28"/>
        </w:rPr>
        <w:t>hope you’re right</w:t>
      </w:r>
      <w:del w:id="25089" w:author="Daisy Watt" w:date="2026-06-24T07:09:00Z" w16du:dateUtc="2026-06-24T05:09:00Z">
        <w:r w:rsidR="00EF0905" w:rsidDel="00C54F9E">
          <w:rPr>
            <w:rFonts w:ascii="Cambria" w:hAnsi="Cambria"/>
            <w:bCs/>
            <w:sz w:val="28"/>
            <w:szCs w:val="28"/>
          </w:rPr>
          <w:delText>,</w:delText>
        </w:r>
      </w:del>
      <w:ins w:id="25090" w:author="Daisy Watt" w:date="2026-06-24T07:09:00Z" w16du:dateUtc="2026-06-24T05:09:00Z">
        <w:r w:rsidR="00C54F9E">
          <w:rPr>
            <w:rFonts w:ascii="Cambria" w:hAnsi="Cambria"/>
            <w:bCs/>
            <w:sz w:val="28"/>
            <w:szCs w:val="28"/>
          </w:rPr>
          <w:t>.</w:t>
        </w:r>
      </w:ins>
      <w:r w:rsidR="00270359">
        <w:rPr>
          <w:rFonts w:ascii="Cambria" w:hAnsi="Cambria"/>
          <w:bCs/>
          <w:sz w:val="28"/>
          <w:szCs w:val="28"/>
        </w:rPr>
        <w:t>’ S</w:t>
      </w:r>
      <w:del w:id="25091" w:author="Claire S" w:date="2026-08-02T20:17:00Z" w16du:dateUtc="2026-08-02T19:17:00Z">
        <w:r w:rsidR="00270359" w:rsidDel="00F0102F">
          <w:rPr>
            <w:rFonts w:ascii="Cambria" w:hAnsi="Cambria"/>
            <w:bCs/>
            <w:sz w:val="28"/>
            <w:szCs w:val="28"/>
          </w:rPr>
          <w:delText>avanna</w:delText>
        </w:r>
      </w:del>
      <w:r w:rsidR="00270359">
        <w:rPr>
          <w:rFonts w:ascii="Cambria" w:hAnsi="Cambria"/>
          <w:bCs/>
          <w:sz w:val="28"/>
          <w:szCs w:val="28"/>
        </w:rPr>
        <w:t>h</w:t>
      </w:r>
      <w:ins w:id="25092" w:author="Claire S" w:date="2026-08-02T20:17:00Z" w16du:dateUtc="2026-08-02T19:17:00Z">
        <w:r w:rsidR="00F0102F">
          <w:rPr>
            <w:rFonts w:ascii="Cambria" w:hAnsi="Cambria"/>
            <w:bCs/>
            <w:sz w:val="28"/>
            <w:szCs w:val="28"/>
          </w:rPr>
          <w:t>e</w:t>
        </w:r>
      </w:ins>
      <w:r w:rsidR="00270359">
        <w:rPr>
          <w:rFonts w:ascii="Cambria" w:hAnsi="Cambria"/>
          <w:bCs/>
          <w:sz w:val="28"/>
          <w:szCs w:val="28"/>
        </w:rPr>
        <w:t xml:space="preserve"> </w:t>
      </w:r>
      <w:r w:rsidR="00C641C5">
        <w:rPr>
          <w:rFonts w:ascii="Cambria" w:hAnsi="Cambria"/>
          <w:bCs/>
          <w:sz w:val="28"/>
          <w:szCs w:val="28"/>
        </w:rPr>
        <w:t>shook her head sadly.</w:t>
      </w:r>
      <w:r w:rsidR="00270359">
        <w:rPr>
          <w:rFonts w:ascii="Cambria" w:hAnsi="Cambria"/>
          <w:bCs/>
          <w:sz w:val="28"/>
          <w:szCs w:val="28"/>
        </w:rPr>
        <w:t xml:space="preserve"> </w:t>
      </w:r>
      <w:ins w:id="25093" w:author="Claire S" w:date="2026-08-03T12:16:00Z" w16du:dateUtc="2026-08-03T11:16:00Z">
        <w:r w:rsidR="0042117B">
          <w:rPr>
            <w:rFonts w:ascii="Cambria" w:hAnsi="Cambria"/>
            <w:sz w:val="28"/>
            <w:szCs w:val="28"/>
          </w:rPr>
          <w:t>But even though Savannah had warmed to Clara</w:t>
        </w:r>
        <w:r w:rsidR="0042117B">
          <w:rPr>
            <w:rFonts w:ascii="Cambria" w:hAnsi="Cambria"/>
            <w:bCs/>
            <w:sz w:val="28"/>
            <w:szCs w:val="28"/>
          </w:rPr>
          <w:t>,</w:t>
        </w:r>
      </w:ins>
      <w:commentRangeStart w:id="25094"/>
      <w:ins w:id="25095" w:author="Claire S" w:date="2026-06-05T15:57:00Z" w16du:dateUtc="2026-06-05T14:57:00Z">
        <w:r w:rsidR="00733C6B">
          <w:rPr>
            <w:rFonts w:ascii="Cambria" w:hAnsi="Cambria"/>
            <w:bCs/>
            <w:sz w:val="28"/>
            <w:szCs w:val="28"/>
          </w:rPr>
          <w:t xml:space="preserve"> there was a huge part of her that</w:t>
        </w:r>
        <w:commentRangeStart w:id="25096"/>
        <w:r w:rsidR="00733C6B">
          <w:rPr>
            <w:rFonts w:ascii="Cambria" w:hAnsi="Cambria"/>
            <w:bCs/>
            <w:sz w:val="28"/>
            <w:szCs w:val="28"/>
          </w:rPr>
          <w:t xml:space="preserve"> </w:t>
        </w:r>
      </w:ins>
      <w:ins w:id="25097" w:author="Claire S" w:date="2026-08-03T12:17:00Z" w16du:dateUtc="2026-08-03T11:17:00Z">
        <w:r w:rsidR="0042117B">
          <w:rPr>
            <w:rFonts w:ascii="Cambria" w:hAnsi="Cambria"/>
            <w:bCs/>
            <w:sz w:val="28"/>
            <w:szCs w:val="28"/>
          </w:rPr>
          <w:t>wanted it to be the poor</w:t>
        </w:r>
      </w:ins>
      <w:ins w:id="25098" w:author="Claire S" w:date="2026-06-05T15:57:00Z" w16du:dateUtc="2026-06-05T14:57:00Z">
        <w:r w:rsidR="00733C6B">
          <w:rPr>
            <w:rFonts w:ascii="Cambria" w:hAnsi="Cambria"/>
            <w:bCs/>
            <w:sz w:val="28"/>
            <w:szCs w:val="28"/>
          </w:rPr>
          <w:t xml:space="preserve"> </w:t>
        </w:r>
      </w:ins>
      <w:commentRangeEnd w:id="25096"/>
      <w:del w:id="25099" w:author="Claire S" w:date="2026-08-03T12:17:00Z" w16du:dateUtc="2026-08-03T11:17:00Z">
        <w:r w:rsidR="00E53746" w:rsidDel="0042117B">
          <w:rPr>
            <w:rStyle w:val="CommentReference"/>
            <w:rFonts w:ascii="Cambria" w:hAnsi="Cambria"/>
            <w:bCs/>
            <w:sz w:val="28"/>
            <w:szCs w:val="28"/>
          </w:rPr>
          <w:commentReference w:id="25096"/>
        </w:r>
      </w:del>
      <w:ins w:id="25100" w:author="Claire S" w:date="2026-08-03T12:17:00Z" w16du:dateUtc="2026-08-03T11:17:00Z">
        <w:r w:rsidR="0042117B">
          <w:rPr>
            <w:rFonts w:ascii="Cambria" w:hAnsi="Cambria"/>
            <w:bCs/>
            <w:sz w:val="28"/>
            <w:szCs w:val="28"/>
          </w:rPr>
          <w:t>girl</w:t>
        </w:r>
      </w:ins>
      <w:ins w:id="25101" w:author="Claire S" w:date="2026-06-05T15:57:00Z" w16du:dateUtc="2026-06-05T14:57:00Z">
        <w:r w:rsidR="00E647DE">
          <w:rPr>
            <w:rFonts w:ascii="Cambria" w:hAnsi="Cambria"/>
            <w:bCs/>
            <w:sz w:val="28"/>
            <w:szCs w:val="28"/>
          </w:rPr>
          <w:t>’s brother</w:t>
        </w:r>
      </w:ins>
      <w:ins w:id="25102" w:author="Claire S" w:date="2026-06-05T16:58:00Z" w16du:dateUtc="2026-06-05T15:58:00Z">
        <w:r w:rsidR="00B207CC">
          <w:rPr>
            <w:rFonts w:ascii="Cambria" w:hAnsi="Cambria"/>
            <w:bCs/>
            <w:sz w:val="28"/>
            <w:szCs w:val="28"/>
          </w:rPr>
          <w:t>.  Because if it was, the whole awful affair</w:t>
        </w:r>
      </w:ins>
      <w:ins w:id="25103" w:author="Claire S" w:date="2026-06-05T15:57:00Z" w16du:dateUtc="2026-06-05T14:57:00Z">
        <w:r w:rsidR="00E647DE">
          <w:rPr>
            <w:rFonts w:ascii="Cambria" w:hAnsi="Cambria"/>
            <w:bCs/>
            <w:sz w:val="28"/>
            <w:szCs w:val="28"/>
          </w:rPr>
          <w:t xml:space="preserve"> would</w:t>
        </w:r>
      </w:ins>
      <w:ins w:id="25104" w:author="Claire S" w:date="2026-06-05T15:58:00Z" w16du:dateUtc="2026-06-05T14:58:00Z">
        <w:r w:rsidR="00E647DE">
          <w:rPr>
            <w:rFonts w:ascii="Cambria" w:hAnsi="Cambria"/>
            <w:bCs/>
            <w:sz w:val="28"/>
            <w:szCs w:val="28"/>
          </w:rPr>
          <w:t xml:space="preserve"> all</w:t>
        </w:r>
      </w:ins>
      <w:ins w:id="25105" w:author="Claire S" w:date="2026-06-05T15:57:00Z" w16du:dateUtc="2026-06-05T14:57:00Z">
        <w:r w:rsidR="00E647DE">
          <w:rPr>
            <w:rFonts w:ascii="Cambria" w:hAnsi="Cambria"/>
            <w:bCs/>
            <w:sz w:val="28"/>
            <w:szCs w:val="28"/>
          </w:rPr>
          <w:t xml:space="preserve"> be over</w:t>
        </w:r>
      </w:ins>
      <w:ins w:id="25106" w:author="Claire S" w:date="2026-06-06T00:05:00Z" w16du:dateUtc="2026-06-05T23:05:00Z">
        <w:r w:rsidR="002924C0">
          <w:rPr>
            <w:rFonts w:ascii="Cambria" w:hAnsi="Cambria"/>
            <w:bCs/>
            <w:sz w:val="28"/>
            <w:szCs w:val="28"/>
          </w:rPr>
          <w:t xml:space="preserve">, </w:t>
        </w:r>
      </w:ins>
      <w:ins w:id="25107" w:author="Claire S" w:date="2026-08-03T12:17:00Z" w16du:dateUtc="2026-08-03T11:17:00Z">
        <w:r w:rsidR="0042117B">
          <w:rPr>
            <w:rFonts w:ascii="Cambria" w:hAnsi="Cambria"/>
            <w:sz w:val="28"/>
            <w:szCs w:val="28"/>
          </w:rPr>
          <w:t>this ridiculous List would be wrapped up</w:t>
        </w:r>
        <w:r w:rsidR="0042117B">
          <w:rPr>
            <w:rFonts w:ascii="Cambria" w:hAnsi="Cambria"/>
            <w:bCs/>
            <w:sz w:val="28"/>
            <w:szCs w:val="28"/>
          </w:rPr>
          <w:t xml:space="preserve"> </w:t>
        </w:r>
      </w:ins>
      <w:ins w:id="25108" w:author="Claire S" w:date="2026-06-06T00:05:00Z" w16du:dateUtc="2026-06-05T23:05:00Z">
        <w:r w:rsidR="002924C0">
          <w:rPr>
            <w:rFonts w:ascii="Cambria" w:hAnsi="Cambria"/>
            <w:bCs/>
            <w:sz w:val="28"/>
            <w:szCs w:val="28"/>
          </w:rPr>
          <w:t xml:space="preserve">and then </w:t>
        </w:r>
      </w:ins>
      <w:ins w:id="25109" w:author="Claire S" w:date="2026-08-03T12:18:00Z" w16du:dateUtc="2026-08-03T11:18:00Z">
        <w:r w:rsidR="0042117B">
          <w:rPr>
            <w:rFonts w:ascii="Cambria" w:hAnsi="Cambria"/>
            <w:bCs/>
            <w:sz w:val="28"/>
            <w:szCs w:val="28"/>
          </w:rPr>
          <w:t>Savannah</w:t>
        </w:r>
      </w:ins>
      <w:ins w:id="25110" w:author="Claire S" w:date="2026-06-06T00:05:00Z" w16du:dateUtc="2026-06-05T23:05:00Z">
        <w:r w:rsidR="002924C0">
          <w:rPr>
            <w:rFonts w:ascii="Cambria" w:hAnsi="Cambria"/>
            <w:bCs/>
            <w:sz w:val="28"/>
            <w:szCs w:val="28"/>
          </w:rPr>
          <w:t xml:space="preserve"> could go back to sleep for</w:t>
        </w:r>
      </w:ins>
      <w:ins w:id="25111" w:author="Claire S" w:date="2026-06-06T00:06:00Z" w16du:dateUtc="2026-06-05T23:06:00Z">
        <w:r w:rsidR="002924C0">
          <w:rPr>
            <w:rFonts w:ascii="Cambria" w:hAnsi="Cambria"/>
            <w:bCs/>
            <w:sz w:val="28"/>
            <w:szCs w:val="28"/>
          </w:rPr>
          <w:t xml:space="preserve"> as long as it took to start to forget all her pain</w:t>
        </w:r>
      </w:ins>
      <w:ins w:id="25112" w:author="Claire S" w:date="2026-06-05T15:57:00Z" w16du:dateUtc="2026-06-05T14:57:00Z">
        <w:r w:rsidR="00E647DE">
          <w:rPr>
            <w:rFonts w:ascii="Cambria" w:hAnsi="Cambria"/>
            <w:bCs/>
            <w:sz w:val="28"/>
            <w:szCs w:val="28"/>
          </w:rPr>
          <w:t xml:space="preserve">.  </w:t>
        </w:r>
      </w:ins>
      <w:commentRangeEnd w:id="25094"/>
      <w:r w:rsidR="003107A5">
        <w:rPr>
          <w:rStyle w:val="CommentReference"/>
          <w:rFonts w:ascii="Cambria" w:hAnsi="Cambria"/>
          <w:bCs/>
          <w:sz w:val="28"/>
          <w:szCs w:val="28"/>
        </w:rPr>
        <w:commentReference w:id="25094"/>
      </w:r>
      <w:del w:id="25113" w:author="Claire S" w:date="2026-06-05T15:56:00Z" w16du:dateUtc="2026-06-05T14:56:00Z">
        <w:r w:rsidR="00270359">
          <w:rPr>
            <w:rFonts w:ascii="Cambria" w:hAnsi="Cambria"/>
            <w:bCs/>
            <w:sz w:val="28"/>
            <w:szCs w:val="28"/>
          </w:rPr>
          <w:delText>‘</w:delText>
        </w:r>
        <w:r w:rsidR="00270359" w:rsidRPr="002E3A62">
          <w:rPr>
            <w:rFonts w:ascii="Cambria" w:hAnsi="Cambria"/>
            <w:sz w:val="28"/>
            <w:highlight w:val="green"/>
            <w:rPrChange w:id="25114" w:author="Daisy Watt" w:date="2026-04-30T11:23:00Z" w16du:dateUtc="2026-04-30T10:23:00Z">
              <w:rPr>
                <w:rFonts w:ascii="Cambria" w:hAnsi="Cambria"/>
                <w:sz w:val="28"/>
              </w:rPr>
            </w:rPrChange>
          </w:rPr>
          <w:delText>F</w:delText>
        </w:r>
        <w:r w:rsidR="00EF0905" w:rsidRPr="002E3A62">
          <w:rPr>
            <w:rFonts w:ascii="Cambria" w:hAnsi="Cambria"/>
            <w:sz w:val="28"/>
            <w:highlight w:val="green"/>
            <w:rPrChange w:id="25115" w:author="Daisy Watt" w:date="2026-04-30T11:23:00Z" w16du:dateUtc="2026-04-30T10:23:00Z">
              <w:rPr>
                <w:rFonts w:ascii="Cambria" w:hAnsi="Cambria"/>
                <w:sz w:val="28"/>
              </w:rPr>
            </w:rPrChange>
          </w:rPr>
          <w:delText>or both your sake and his</w:delText>
        </w:r>
        <w:r w:rsidRPr="002E3A62">
          <w:rPr>
            <w:rFonts w:ascii="Cambria" w:hAnsi="Cambria"/>
            <w:sz w:val="28"/>
            <w:highlight w:val="green"/>
            <w:rPrChange w:id="25116" w:author="Daisy Watt" w:date="2026-04-30T11:23:00Z" w16du:dateUtc="2026-04-30T10:23:00Z">
              <w:rPr>
                <w:rFonts w:ascii="Cambria" w:hAnsi="Cambria"/>
                <w:sz w:val="28"/>
              </w:rPr>
            </w:rPrChange>
          </w:rPr>
          <w:delText>.’</w:delText>
        </w:r>
      </w:del>
    </w:p>
    <w:p w14:paraId="5F5C7C54" w14:textId="68E5BE71" w:rsidR="0042117B" w:rsidRPr="0042117B" w:rsidRDefault="0042117B" w:rsidP="0042117B">
      <w:pPr>
        <w:spacing w:line="360" w:lineRule="auto"/>
        <w:ind w:firstLine="720"/>
        <w:contextualSpacing/>
        <w:rPr>
          <w:ins w:id="25117" w:author="Claire S" w:date="2026-08-03T12:16:00Z" w16du:dateUtc="2026-08-03T11:16:00Z"/>
          <w:rFonts w:ascii="Cambria" w:hAnsi="Cambria"/>
          <w:bCs/>
          <w:sz w:val="28"/>
          <w:szCs w:val="28"/>
        </w:rPr>
      </w:pPr>
      <w:ins w:id="25118" w:author="Claire S" w:date="2026-08-03T12:18:00Z" w16du:dateUtc="2026-08-03T11:18:00Z">
        <w:r>
          <w:rPr>
            <w:rFonts w:ascii="Cambria" w:hAnsi="Cambria"/>
            <w:bCs/>
            <w:sz w:val="28"/>
            <w:szCs w:val="28"/>
          </w:rPr>
          <w:t>C</w:t>
        </w:r>
      </w:ins>
      <w:ins w:id="25119" w:author="Claire S" w:date="2026-08-03T12:16:00Z" w16du:dateUtc="2026-08-03T11:16:00Z">
        <w:r>
          <w:rPr>
            <w:rFonts w:ascii="Cambria" w:hAnsi="Cambria"/>
            <w:sz w:val="28"/>
            <w:szCs w:val="28"/>
          </w:rPr>
          <w:t xml:space="preserve">rucially, she could mourn Dex properly. </w:t>
        </w:r>
      </w:ins>
    </w:p>
    <w:p w14:paraId="399C48CC" w14:textId="77777777" w:rsidR="0042117B" w:rsidRDefault="0042117B" w:rsidP="00657A56">
      <w:pPr>
        <w:spacing w:line="360" w:lineRule="auto"/>
        <w:ind w:firstLine="720"/>
        <w:contextualSpacing/>
        <w:rPr>
          <w:rFonts w:ascii="Cambria" w:hAnsi="Cambria"/>
          <w:bCs/>
          <w:sz w:val="28"/>
          <w:szCs w:val="28"/>
        </w:rPr>
      </w:pPr>
    </w:p>
    <w:p w14:paraId="65E3BDBB" w14:textId="77777777" w:rsidR="00AB6111" w:rsidRDefault="00AB6111" w:rsidP="00657A56">
      <w:pPr>
        <w:spacing w:line="360" w:lineRule="auto"/>
        <w:ind w:firstLine="720"/>
        <w:contextualSpacing/>
        <w:rPr>
          <w:rFonts w:ascii="Cambria" w:hAnsi="Cambria"/>
          <w:bCs/>
          <w:sz w:val="28"/>
          <w:szCs w:val="28"/>
        </w:rPr>
      </w:pPr>
    </w:p>
    <w:p w14:paraId="3FD36E66" w14:textId="77777777" w:rsidR="003B44C0" w:rsidRDefault="003B44C0" w:rsidP="00657A56">
      <w:pPr>
        <w:spacing w:line="360" w:lineRule="auto"/>
        <w:ind w:firstLine="720"/>
        <w:contextualSpacing/>
        <w:rPr>
          <w:rFonts w:ascii="Cambria" w:hAnsi="Cambria"/>
          <w:bCs/>
          <w:sz w:val="28"/>
          <w:szCs w:val="28"/>
        </w:rPr>
      </w:pPr>
    </w:p>
    <w:p w14:paraId="68DBB8AA" w14:textId="77777777" w:rsidR="003B44C0" w:rsidRDefault="003B44C0" w:rsidP="00657A56">
      <w:pPr>
        <w:spacing w:line="360" w:lineRule="auto"/>
        <w:ind w:firstLine="720"/>
        <w:contextualSpacing/>
        <w:rPr>
          <w:rFonts w:ascii="Cambria" w:hAnsi="Cambria"/>
          <w:bCs/>
          <w:sz w:val="28"/>
          <w:szCs w:val="28"/>
        </w:rPr>
      </w:pPr>
    </w:p>
    <w:p w14:paraId="767E9E6A" w14:textId="77777777" w:rsidR="003B44C0" w:rsidRDefault="003B44C0" w:rsidP="00657A56">
      <w:pPr>
        <w:spacing w:line="360" w:lineRule="auto"/>
        <w:ind w:firstLine="720"/>
        <w:contextualSpacing/>
        <w:rPr>
          <w:rFonts w:ascii="Cambria" w:hAnsi="Cambria"/>
          <w:bCs/>
          <w:sz w:val="28"/>
          <w:szCs w:val="28"/>
        </w:rPr>
      </w:pPr>
    </w:p>
    <w:p w14:paraId="58F69379" w14:textId="77777777" w:rsidR="00270359" w:rsidRDefault="00270359" w:rsidP="003B44C0">
      <w:pPr>
        <w:spacing w:line="360" w:lineRule="auto"/>
        <w:contextualSpacing/>
        <w:rPr>
          <w:rFonts w:ascii="Cambria" w:hAnsi="Cambria"/>
          <w:bCs/>
          <w:sz w:val="28"/>
          <w:szCs w:val="28"/>
        </w:rPr>
      </w:pPr>
    </w:p>
    <w:p w14:paraId="22CE7B41" w14:textId="77777777" w:rsidR="00270359" w:rsidRDefault="00270359" w:rsidP="003B44C0">
      <w:pPr>
        <w:spacing w:line="360" w:lineRule="auto"/>
        <w:contextualSpacing/>
        <w:rPr>
          <w:rFonts w:ascii="Cambria" w:hAnsi="Cambria"/>
          <w:bCs/>
          <w:sz w:val="28"/>
          <w:szCs w:val="28"/>
        </w:rPr>
      </w:pPr>
    </w:p>
    <w:p w14:paraId="52AE2FB9" w14:textId="77777777" w:rsidR="00270359" w:rsidRDefault="00270359" w:rsidP="003B44C0">
      <w:pPr>
        <w:spacing w:line="360" w:lineRule="auto"/>
        <w:contextualSpacing/>
        <w:rPr>
          <w:rFonts w:ascii="Cambria" w:hAnsi="Cambria"/>
          <w:bCs/>
          <w:sz w:val="28"/>
          <w:szCs w:val="28"/>
        </w:rPr>
      </w:pPr>
    </w:p>
    <w:p w14:paraId="13C903E3" w14:textId="77777777" w:rsidR="00270359" w:rsidRDefault="00270359" w:rsidP="003B44C0">
      <w:pPr>
        <w:spacing w:line="360" w:lineRule="auto"/>
        <w:contextualSpacing/>
        <w:rPr>
          <w:rFonts w:ascii="Cambria" w:hAnsi="Cambria"/>
          <w:bCs/>
          <w:sz w:val="28"/>
          <w:szCs w:val="28"/>
        </w:rPr>
      </w:pPr>
    </w:p>
    <w:p w14:paraId="18A5767B" w14:textId="77777777" w:rsidR="00270359" w:rsidRDefault="00270359" w:rsidP="003B44C0">
      <w:pPr>
        <w:spacing w:line="360" w:lineRule="auto"/>
        <w:contextualSpacing/>
        <w:rPr>
          <w:rFonts w:ascii="Cambria" w:hAnsi="Cambria"/>
          <w:bCs/>
          <w:sz w:val="28"/>
          <w:szCs w:val="28"/>
        </w:rPr>
      </w:pPr>
    </w:p>
    <w:p w14:paraId="24BA456D" w14:textId="77777777" w:rsidR="00270359" w:rsidRDefault="00270359" w:rsidP="003B44C0">
      <w:pPr>
        <w:spacing w:line="360" w:lineRule="auto"/>
        <w:contextualSpacing/>
        <w:rPr>
          <w:rFonts w:ascii="Cambria" w:hAnsi="Cambria"/>
          <w:bCs/>
          <w:sz w:val="28"/>
          <w:szCs w:val="28"/>
        </w:rPr>
      </w:pPr>
    </w:p>
    <w:p w14:paraId="1B1A5174" w14:textId="77777777" w:rsidR="00270359" w:rsidRDefault="00270359" w:rsidP="003B44C0">
      <w:pPr>
        <w:spacing w:line="360" w:lineRule="auto"/>
        <w:contextualSpacing/>
        <w:rPr>
          <w:rFonts w:ascii="Cambria" w:hAnsi="Cambria"/>
          <w:bCs/>
          <w:sz w:val="28"/>
          <w:szCs w:val="28"/>
        </w:rPr>
      </w:pPr>
    </w:p>
    <w:p w14:paraId="14F68769" w14:textId="77777777" w:rsidR="00270359" w:rsidRDefault="00270359" w:rsidP="003B44C0">
      <w:pPr>
        <w:spacing w:line="360" w:lineRule="auto"/>
        <w:contextualSpacing/>
        <w:rPr>
          <w:rFonts w:ascii="Cambria" w:hAnsi="Cambria"/>
          <w:bCs/>
          <w:sz w:val="28"/>
          <w:szCs w:val="28"/>
        </w:rPr>
      </w:pPr>
    </w:p>
    <w:p w14:paraId="616C868C" w14:textId="797A67E4" w:rsidR="00270359" w:rsidDel="0042117B" w:rsidRDefault="00270359" w:rsidP="003B44C0">
      <w:pPr>
        <w:spacing w:line="360" w:lineRule="auto"/>
        <w:contextualSpacing/>
        <w:rPr>
          <w:del w:id="25120" w:author="Claire S" w:date="2026-06-06T00:06:00Z" w16du:dateUtc="2026-06-05T23:06:00Z"/>
          <w:rFonts w:ascii="Cambria" w:hAnsi="Cambria"/>
          <w:bCs/>
          <w:sz w:val="28"/>
          <w:szCs w:val="28"/>
        </w:rPr>
      </w:pPr>
    </w:p>
    <w:p w14:paraId="3C218D19" w14:textId="77777777" w:rsidR="0042117B" w:rsidRDefault="0042117B" w:rsidP="003B44C0">
      <w:pPr>
        <w:spacing w:line="360" w:lineRule="auto"/>
        <w:contextualSpacing/>
        <w:rPr>
          <w:ins w:id="25121" w:author="Claire S" w:date="2026-08-03T12:18:00Z" w16du:dateUtc="2026-08-03T11:18:00Z"/>
          <w:rFonts w:ascii="Cambria" w:hAnsi="Cambria"/>
          <w:bCs/>
          <w:sz w:val="28"/>
          <w:szCs w:val="28"/>
        </w:rPr>
      </w:pPr>
    </w:p>
    <w:p w14:paraId="1540455B" w14:textId="5BF4D4DE" w:rsidR="00270359" w:rsidDel="00B42EA8" w:rsidRDefault="00270359" w:rsidP="003B44C0">
      <w:pPr>
        <w:spacing w:line="360" w:lineRule="auto"/>
        <w:contextualSpacing/>
        <w:rPr>
          <w:del w:id="25122" w:author="Claire S" w:date="2026-06-05T20:54:00Z" w16du:dateUtc="2026-06-05T19:54:00Z"/>
          <w:rFonts w:ascii="Cambria" w:hAnsi="Cambria"/>
          <w:bCs/>
          <w:sz w:val="28"/>
          <w:szCs w:val="28"/>
        </w:rPr>
      </w:pPr>
    </w:p>
    <w:p w14:paraId="797C08D6" w14:textId="5A972C9A" w:rsidR="00270359" w:rsidDel="00B42EA8" w:rsidRDefault="00270359" w:rsidP="003B44C0">
      <w:pPr>
        <w:spacing w:line="360" w:lineRule="auto"/>
        <w:contextualSpacing/>
        <w:rPr>
          <w:del w:id="25123" w:author="Claire S" w:date="2026-06-05T20:54:00Z" w16du:dateUtc="2026-06-05T19:54:00Z"/>
          <w:rFonts w:ascii="Cambria" w:hAnsi="Cambria"/>
          <w:bCs/>
          <w:sz w:val="28"/>
          <w:szCs w:val="28"/>
        </w:rPr>
      </w:pPr>
    </w:p>
    <w:p w14:paraId="73B98742" w14:textId="7496F59F" w:rsidR="00270359" w:rsidDel="00B42EA8" w:rsidRDefault="00270359" w:rsidP="003B44C0">
      <w:pPr>
        <w:spacing w:line="360" w:lineRule="auto"/>
        <w:contextualSpacing/>
        <w:rPr>
          <w:del w:id="25124" w:author="Claire S" w:date="2026-06-05T20:54:00Z" w16du:dateUtc="2026-06-05T19:54:00Z"/>
          <w:rFonts w:ascii="Cambria" w:hAnsi="Cambria"/>
          <w:b/>
          <w:sz w:val="28"/>
          <w:szCs w:val="28"/>
        </w:rPr>
      </w:pPr>
    </w:p>
    <w:p w14:paraId="6644ECDF" w14:textId="5E59C142" w:rsidR="00270359" w:rsidDel="00B42EA8" w:rsidRDefault="00270359" w:rsidP="003B44C0">
      <w:pPr>
        <w:spacing w:line="360" w:lineRule="auto"/>
        <w:contextualSpacing/>
        <w:rPr>
          <w:del w:id="25125" w:author="Claire S" w:date="2026-06-05T20:54:00Z" w16du:dateUtc="2026-06-05T19:54:00Z"/>
          <w:rFonts w:ascii="Cambria" w:hAnsi="Cambria"/>
          <w:b/>
          <w:sz w:val="28"/>
          <w:szCs w:val="28"/>
        </w:rPr>
      </w:pPr>
    </w:p>
    <w:p w14:paraId="20896207" w14:textId="77777777" w:rsidR="00270359" w:rsidDel="00B207CC" w:rsidRDefault="00270359" w:rsidP="003B44C0">
      <w:pPr>
        <w:spacing w:line="360" w:lineRule="auto"/>
        <w:contextualSpacing/>
        <w:rPr>
          <w:del w:id="25126" w:author="Claire S" w:date="2026-06-05T16:58:00Z" w16du:dateUtc="2026-06-05T15:58:00Z"/>
          <w:rFonts w:ascii="Cambria" w:hAnsi="Cambria"/>
          <w:b/>
          <w:sz w:val="28"/>
          <w:szCs w:val="28"/>
        </w:rPr>
      </w:pPr>
    </w:p>
    <w:p w14:paraId="116AFBFE" w14:textId="77777777" w:rsidR="00270359" w:rsidDel="00B207CC" w:rsidRDefault="00270359" w:rsidP="003B44C0">
      <w:pPr>
        <w:spacing w:line="360" w:lineRule="auto"/>
        <w:contextualSpacing/>
        <w:rPr>
          <w:del w:id="25127" w:author="Claire S" w:date="2026-06-05T16:58:00Z" w16du:dateUtc="2026-06-05T15:58:00Z"/>
          <w:rFonts w:ascii="Cambria" w:hAnsi="Cambria"/>
          <w:b/>
          <w:sz w:val="28"/>
          <w:szCs w:val="28"/>
        </w:rPr>
      </w:pPr>
    </w:p>
    <w:p w14:paraId="71761175" w14:textId="2E1F210F" w:rsidR="00270359" w:rsidRDefault="00270359" w:rsidP="003B44C0">
      <w:pPr>
        <w:spacing w:line="360" w:lineRule="auto"/>
        <w:contextualSpacing/>
        <w:rPr>
          <w:del w:id="25128" w:author="Claire S" w:date="2026-06-05T15:58:00Z" w16du:dateUtc="2026-06-05T14:58:00Z"/>
          <w:rFonts w:ascii="Cambria" w:hAnsi="Cambria"/>
          <w:b/>
          <w:sz w:val="28"/>
          <w:szCs w:val="28"/>
        </w:rPr>
      </w:pPr>
    </w:p>
    <w:p w14:paraId="0AE623E5" w14:textId="359F900E" w:rsidR="003B44C0" w:rsidRDefault="003B44C0" w:rsidP="003B44C0">
      <w:pPr>
        <w:spacing w:line="360" w:lineRule="auto"/>
        <w:contextualSpacing/>
        <w:rPr>
          <w:ins w:id="25129" w:author="Claire S" w:date="2026-08-03T12:18:00Z" w16du:dateUtc="2026-08-03T11:18:00Z"/>
          <w:rFonts w:ascii="Cambria" w:hAnsi="Cambria"/>
          <w:b/>
          <w:sz w:val="28"/>
          <w:szCs w:val="28"/>
        </w:rPr>
      </w:pPr>
      <w:r w:rsidRPr="003B44C0">
        <w:rPr>
          <w:rFonts w:ascii="Cambria" w:hAnsi="Cambria"/>
          <w:b/>
          <w:sz w:val="28"/>
          <w:szCs w:val="28"/>
        </w:rPr>
        <w:t xml:space="preserve">CHAPTER </w:t>
      </w:r>
      <w:del w:id="25130" w:author="Daisy Watt" w:date="2026-06-24T04:47:00Z" w16du:dateUtc="2026-06-24T02:47:00Z">
        <w:r w:rsidR="00617BB3" w:rsidDel="0040330A">
          <w:rPr>
            <w:rFonts w:ascii="Cambria" w:hAnsi="Cambria"/>
            <w:b/>
            <w:sz w:val="28"/>
            <w:szCs w:val="28"/>
          </w:rPr>
          <w:delText>6</w:delText>
        </w:r>
        <w:r w:rsidR="009B3442" w:rsidDel="0040330A">
          <w:rPr>
            <w:rFonts w:ascii="Cambria" w:hAnsi="Cambria"/>
            <w:b/>
            <w:sz w:val="28"/>
            <w:szCs w:val="28"/>
          </w:rPr>
          <w:delText>1</w:delText>
        </w:r>
      </w:del>
      <w:ins w:id="25131" w:author="Claire S" w:date="2026-06-08T17:23:00Z" w16du:dateUtc="2026-06-08T16:23:00Z">
        <w:del w:id="25132" w:author="Daisy Watt" w:date="2026-06-24T04:47:00Z" w16du:dateUtc="2026-06-24T02:47:00Z">
          <w:r w:rsidR="006B6D6A" w:rsidDel="0040330A">
            <w:rPr>
              <w:rFonts w:ascii="Cambria" w:hAnsi="Cambria"/>
              <w:b/>
              <w:sz w:val="28"/>
              <w:szCs w:val="28"/>
            </w:rPr>
            <w:delText>63</w:delText>
          </w:r>
        </w:del>
      </w:ins>
      <w:ins w:id="25133" w:author="Daisy Watt" w:date="2026-06-24T04:47:00Z" w16du:dateUtc="2026-06-24T02:47:00Z">
        <w:del w:id="25134" w:author="Claire S" w:date="2026-08-03T12:18:00Z" w16du:dateUtc="2026-08-03T11:18:00Z">
          <w:r w:rsidR="0040330A" w:rsidDel="0042117B">
            <w:rPr>
              <w:rFonts w:ascii="Cambria" w:hAnsi="Cambria"/>
              <w:b/>
              <w:sz w:val="28"/>
              <w:szCs w:val="28"/>
            </w:rPr>
            <w:delText>62</w:delText>
          </w:r>
        </w:del>
      </w:ins>
      <w:ins w:id="25135" w:author="Claire S" w:date="2026-08-03T12:18:00Z" w16du:dateUtc="2026-08-03T11:18:00Z">
        <w:r w:rsidR="0042117B">
          <w:rPr>
            <w:rFonts w:ascii="Cambria" w:hAnsi="Cambria"/>
            <w:b/>
            <w:sz w:val="28"/>
            <w:szCs w:val="28"/>
          </w:rPr>
          <w:t>59</w:t>
        </w:r>
      </w:ins>
    </w:p>
    <w:p w14:paraId="582BEDA2" w14:textId="04B11476" w:rsidR="0042117B" w:rsidRDefault="0042117B" w:rsidP="003B44C0">
      <w:pPr>
        <w:spacing w:line="360" w:lineRule="auto"/>
        <w:contextualSpacing/>
        <w:rPr>
          <w:rFonts w:ascii="Cambria" w:hAnsi="Cambria"/>
          <w:b/>
          <w:sz w:val="28"/>
          <w:szCs w:val="28"/>
        </w:rPr>
      </w:pPr>
      <w:ins w:id="25136" w:author="Claire S" w:date="2026-08-03T12:18:00Z" w16du:dateUtc="2026-08-03T11:18:00Z">
        <w:r>
          <w:rPr>
            <w:rFonts w:ascii="Cambria" w:hAnsi="Cambria"/>
            <w:b/>
            <w:sz w:val="28"/>
            <w:szCs w:val="28"/>
          </w:rPr>
          <w:t>THURSDAY MORNING</w:t>
        </w:r>
      </w:ins>
    </w:p>
    <w:p w14:paraId="0C078683" w14:textId="5D81D8B8" w:rsidR="003B44C0" w:rsidDel="0040330A" w:rsidRDefault="00297FC3" w:rsidP="003B44C0">
      <w:pPr>
        <w:spacing w:line="360" w:lineRule="auto"/>
        <w:contextualSpacing/>
        <w:rPr>
          <w:del w:id="25137" w:author="Daisy Watt" w:date="2026-06-24T04:47:00Z" w16du:dateUtc="2026-06-24T02:47:00Z"/>
          <w:rFonts w:ascii="Cambria" w:hAnsi="Cambria"/>
          <w:b/>
          <w:sz w:val="28"/>
          <w:szCs w:val="28"/>
        </w:rPr>
      </w:pPr>
      <w:del w:id="25138" w:author="Daisy Watt" w:date="2026-06-24T04:47:00Z" w16du:dateUtc="2026-06-24T02:47:00Z">
        <w:r w:rsidDel="0040330A">
          <w:rPr>
            <w:rFonts w:ascii="Cambria" w:hAnsi="Cambria"/>
            <w:b/>
            <w:sz w:val="28"/>
            <w:szCs w:val="28"/>
          </w:rPr>
          <w:delText xml:space="preserve">THURS </w:delText>
        </w:r>
        <w:r w:rsidR="003B44C0" w:rsidDel="0040330A">
          <w:rPr>
            <w:rFonts w:ascii="Cambria" w:hAnsi="Cambria"/>
            <w:b/>
            <w:sz w:val="28"/>
            <w:szCs w:val="28"/>
          </w:rPr>
          <w:delText>8</w:delText>
        </w:r>
        <w:r w:rsidR="00617BB3" w:rsidDel="0040330A">
          <w:rPr>
            <w:rFonts w:ascii="Cambria" w:hAnsi="Cambria"/>
            <w:b/>
            <w:sz w:val="28"/>
            <w:szCs w:val="28"/>
          </w:rPr>
          <w:delText>AM</w:delText>
        </w:r>
      </w:del>
    </w:p>
    <w:p w14:paraId="62CAF8F9" w14:textId="204160FB" w:rsidR="003555AE" w:rsidRDefault="004A2CD6" w:rsidP="00AB6111">
      <w:pPr>
        <w:spacing w:line="360" w:lineRule="auto"/>
        <w:contextualSpacing/>
        <w:rPr>
          <w:rFonts w:ascii="Cambria" w:hAnsi="Cambria"/>
          <w:bCs/>
          <w:sz w:val="28"/>
          <w:szCs w:val="28"/>
        </w:rPr>
      </w:pPr>
      <w:r>
        <w:rPr>
          <w:rFonts w:ascii="Cambria" w:hAnsi="Cambria"/>
          <w:bCs/>
          <w:sz w:val="28"/>
          <w:szCs w:val="28"/>
        </w:rPr>
        <w:t>S</w:t>
      </w:r>
      <w:r w:rsidR="00224F14" w:rsidRPr="003066F4">
        <w:rPr>
          <w:rFonts w:ascii="Cambria" w:hAnsi="Cambria"/>
          <w:bCs/>
          <w:sz w:val="28"/>
          <w:szCs w:val="28"/>
        </w:rPr>
        <w:t xml:space="preserve">o many questions </w:t>
      </w:r>
      <w:r w:rsidR="00A279A1">
        <w:rPr>
          <w:rFonts w:ascii="Cambria" w:hAnsi="Cambria"/>
          <w:bCs/>
          <w:sz w:val="28"/>
          <w:szCs w:val="28"/>
        </w:rPr>
        <w:t xml:space="preserve">were </w:t>
      </w:r>
      <w:r>
        <w:rPr>
          <w:rFonts w:ascii="Cambria" w:hAnsi="Cambria"/>
          <w:bCs/>
          <w:sz w:val="28"/>
          <w:szCs w:val="28"/>
        </w:rPr>
        <w:t>whizz</w:t>
      </w:r>
      <w:r w:rsidR="00A279A1">
        <w:rPr>
          <w:rFonts w:ascii="Cambria" w:hAnsi="Cambria"/>
          <w:bCs/>
          <w:sz w:val="28"/>
          <w:szCs w:val="28"/>
        </w:rPr>
        <w:t>ing</w:t>
      </w:r>
      <w:r w:rsidR="00224F14" w:rsidRPr="003066F4">
        <w:rPr>
          <w:rFonts w:ascii="Cambria" w:hAnsi="Cambria"/>
          <w:bCs/>
          <w:sz w:val="28"/>
          <w:szCs w:val="28"/>
        </w:rPr>
        <w:t xml:space="preserve"> round Clara’s head</w:t>
      </w:r>
      <w:r w:rsidR="00A279A1">
        <w:rPr>
          <w:rFonts w:ascii="Cambria" w:hAnsi="Cambria"/>
          <w:bCs/>
          <w:sz w:val="28"/>
          <w:szCs w:val="28"/>
        </w:rPr>
        <w:t>, it was hard to</w:t>
      </w:r>
      <w:r w:rsidR="00224F14" w:rsidRPr="003066F4">
        <w:rPr>
          <w:rFonts w:ascii="Cambria" w:hAnsi="Cambria"/>
          <w:bCs/>
          <w:sz w:val="28"/>
          <w:szCs w:val="28"/>
        </w:rPr>
        <w:t xml:space="preserve"> think straight</w:t>
      </w:r>
      <w:r w:rsidR="001326B0">
        <w:rPr>
          <w:rFonts w:ascii="Cambria" w:hAnsi="Cambria"/>
          <w:bCs/>
          <w:sz w:val="28"/>
          <w:szCs w:val="28"/>
        </w:rPr>
        <w:t>,</w:t>
      </w:r>
      <w:r w:rsidR="00224F14" w:rsidRPr="003066F4">
        <w:rPr>
          <w:rFonts w:ascii="Cambria" w:hAnsi="Cambria"/>
          <w:bCs/>
          <w:sz w:val="28"/>
          <w:szCs w:val="28"/>
        </w:rPr>
        <w:t xml:space="preserve"> but the main one now was</w:t>
      </w:r>
      <w:ins w:id="25139" w:author="Daisy Watt" w:date="2026-06-24T07:58:00Z" w16du:dateUtc="2026-06-24T05:58:00Z">
        <w:r w:rsidR="00453D0C">
          <w:rPr>
            <w:rFonts w:ascii="Cambria" w:hAnsi="Cambria"/>
            <w:bCs/>
            <w:sz w:val="28"/>
            <w:szCs w:val="28"/>
          </w:rPr>
          <w:t>:</w:t>
        </w:r>
      </w:ins>
      <w:del w:id="25140" w:author="Daisy Watt" w:date="2026-06-24T07:58:00Z" w16du:dateUtc="2026-06-24T05:58:00Z">
        <w:r w:rsidR="00224F14" w:rsidRPr="003066F4" w:rsidDel="00453D0C">
          <w:rPr>
            <w:rFonts w:ascii="Cambria" w:hAnsi="Cambria"/>
            <w:bCs/>
            <w:sz w:val="28"/>
            <w:szCs w:val="28"/>
          </w:rPr>
          <w:delText xml:space="preserve"> </w:delText>
        </w:r>
        <w:r w:rsidR="001326B0" w:rsidDel="00453D0C">
          <w:rPr>
            <w:rFonts w:ascii="Cambria" w:hAnsi="Cambria"/>
            <w:bCs/>
            <w:sz w:val="28"/>
            <w:szCs w:val="28"/>
          </w:rPr>
          <w:delText>-</w:delText>
        </w:r>
      </w:del>
      <w:r w:rsidR="001326B0">
        <w:rPr>
          <w:rFonts w:ascii="Cambria" w:hAnsi="Cambria"/>
          <w:bCs/>
          <w:sz w:val="28"/>
          <w:szCs w:val="28"/>
        </w:rPr>
        <w:t xml:space="preserve"> </w:t>
      </w:r>
      <w:r w:rsidR="00224F14" w:rsidRPr="0042117B">
        <w:rPr>
          <w:rFonts w:ascii="Cambria" w:hAnsi="Cambria"/>
          <w:bCs/>
          <w:i/>
          <w:iCs/>
          <w:sz w:val="28"/>
          <w:szCs w:val="28"/>
        </w:rPr>
        <w:t>why</w:t>
      </w:r>
      <w:r w:rsidR="00224F14" w:rsidRPr="0042117B">
        <w:rPr>
          <w:rFonts w:ascii="Cambria" w:hAnsi="Cambria"/>
          <w:bCs/>
          <w:sz w:val="28"/>
          <w:szCs w:val="28"/>
        </w:rPr>
        <w:t xml:space="preserve"> </w:t>
      </w:r>
      <w:r w:rsidR="003555AE" w:rsidRPr="0042117B">
        <w:rPr>
          <w:rFonts w:ascii="Cambria" w:hAnsi="Cambria"/>
          <w:bCs/>
          <w:sz w:val="28"/>
          <w:szCs w:val="28"/>
        </w:rPr>
        <w:t xml:space="preserve">on earth </w:t>
      </w:r>
      <w:r w:rsidR="00224F14" w:rsidRPr="0042117B">
        <w:rPr>
          <w:rFonts w:ascii="Cambria" w:hAnsi="Cambria"/>
          <w:bCs/>
          <w:sz w:val="28"/>
          <w:szCs w:val="28"/>
        </w:rPr>
        <w:t>would Adam shoot</w:t>
      </w:r>
      <w:del w:id="25141" w:author="Claire S" w:date="2026-06-08T17:24:00Z" w16du:dateUtc="2026-06-08T16:24:00Z">
        <w:r w:rsidR="00224F14" w:rsidRPr="0071176F" w:rsidDel="006B6D6A">
          <w:rPr>
            <w:rFonts w:ascii="Cambria" w:hAnsi="Cambria"/>
            <w:bCs/>
            <w:sz w:val="28"/>
            <w:szCs w:val="28"/>
          </w:rPr>
          <w:delText xml:space="preserve"> </w:delText>
        </w:r>
      </w:del>
      <w:del w:id="25142" w:author="Claire S" w:date="2026-06-06T10:01:00Z" w16du:dateUtc="2026-06-06T09:01:00Z">
        <w:r w:rsidR="00224F14" w:rsidRPr="0071176F" w:rsidDel="00830BCB">
          <w:rPr>
            <w:rFonts w:ascii="Cambria" w:hAnsi="Cambria"/>
            <w:bCs/>
            <w:sz w:val="28"/>
            <w:szCs w:val="28"/>
          </w:rPr>
          <w:delText xml:space="preserve">Jackson </w:delText>
        </w:r>
      </w:del>
      <w:ins w:id="25143" w:author="Claire S" w:date="2026-06-06T10:01:00Z" w16du:dateUtc="2026-06-06T09:01:00Z">
        <w:r w:rsidR="00830BCB" w:rsidRPr="0071176F">
          <w:rPr>
            <w:rFonts w:ascii="Cambria" w:hAnsi="Cambria"/>
            <w:bCs/>
            <w:sz w:val="28"/>
            <w:szCs w:val="28"/>
          </w:rPr>
          <w:t>,</w:t>
        </w:r>
        <w:r w:rsidR="00830BCB" w:rsidRPr="003066F4">
          <w:rPr>
            <w:rFonts w:ascii="Cambria" w:hAnsi="Cambria"/>
            <w:bCs/>
            <w:sz w:val="28"/>
            <w:szCs w:val="28"/>
          </w:rPr>
          <w:t xml:space="preserve"> </w:t>
        </w:r>
      </w:ins>
      <w:r w:rsidR="00224F14" w:rsidRPr="003066F4">
        <w:rPr>
          <w:rFonts w:ascii="Cambria" w:hAnsi="Cambria"/>
          <w:bCs/>
          <w:sz w:val="28"/>
          <w:szCs w:val="28"/>
        </w:rPr>
        <w:t xml:space="preserve">if he </w:t>
      </w:r>
      <w:r w:rsidR="00224F14" w:rsidRPr="001326B0">
        <w:rPr>
          <w:rFonts w:ascii="Cambria" w:hAnsi="Cambria"/>
          <w:bCs/>
          <w:i/>
          <w:iCs/>
          <w:sz w:val="28"/>
          <w:szCs w:val="28"/>
        </w:rPr>
        <w:t>had</w:t>
      </w:r>
      <w:r w:rsidR="00224F14" w:rsidRPr="003066F4">
        <w:rPr>
          <w:rFonts w:ascii="Cambria" w:hAnsi="Cambria"/>
          <w:bCs/>
          <w:sz w:val="28"/>
          <w:szCs w:val="28"/>
        </w:rPr>
        <w:t xml:space="preserve"> done it?  </w:t>
      </w:r>
    </w:p>
    <w:p w14:paraId="10001A6A" w14:textId="2B290D49" w:rsidR="00224F14" w:rsidRDefault="004A2CD6" w:rsidP="003555AE">
      <w:pPr>
        <w:spacing w:line="360" w:lineRule="auto"/>
        <w:ind w:firstLine="720"/>
        <w:contextualSpacing/>
        <w:rPr>
          <w:rFonts w:ascii="Cambria" w:hAnsi="Cambria"/>
          <w:bCs/>
          <w:sz w:val="28"/>
          <w:szCs w:val="28"/>
        </w:rPr>
      </w:pPr>
      <w:r>
        <w:rPr>
          <w:rFonts w:ascii="Cambria" w:hAnsi="Cambria"/>
          <w:bCs/>
          <w:sz w:val="28"/>
          <w:szCs w:val="28"/>
        </w:rPr>
        <w:t xml:space="preserve">And </w:t>
      </w:r>
      <w:r w:rsidR="003555AE">
        <w:rPr>
          <w:rFonts w:ascii="Cambria" w:hAnsi="Cambria"/>
          <w:bCs/>
          <w:sz w:val="28"/>
          <w:szCs w:val="28"/>
        </w:rPr>
        <w:t xml:space="preserve">if he had, </w:t>
      </w:r>
      <w:r>
        <w:rPr>
          <w:rFonts w:ascii="Cambria" w:hAnsi="Cambria"/>
          <w:bCs/>
          <w:sz w:val="28"/>
          <w:szCs w:val="28"/>
        </w:rPr>
        <w:t>w</w:t>
      </w:r>
      <w:r w:rsidR="00224F14" w:rsidRPr="003066F4">
        <w:rPr>
          <w:rFonts w:ascii="Cambria" w:hAnsi="Cambria"/>
          <w:bCs/>
          <w:sz w:val="28"/>
          <w:szCs w:val="28"/>
        </w:rPr>
        <w:t>here</w:t>
      </w:r>
      <w:r w:rsidR="0058490C">
        <w:rPr>
          <w:rFonts w:ascii="Cambria" w:hAnsi="Cambria"/>
          <w:bCs/>
          <w:sz w:val="28"/>
          <w:szCs w:val="28"/>
        </w:rPr>
        <w:t xml:space="preserve"> the hell had</w:t>
      </w:r>
      <w:r w:rsidR="00224F14" w:rsidRPr="003066F4">
        <w:rPr>
          <w:rFonts w:ascii="Cambria" w:hAnsi="Cambria"/>
          <w:bCs/>
          <w:sz w:val="28"/>
          <w:szCs w:val="28"/>
        </w:rPr>
        <w:t xml:space="preserve"> </w:t>
      </w:r>
      <w:del w:id="25144" w:author="Claire S" w:date="2026-08-03T12:19:00Z" w16du:dateUtc="2026-08-03T11:19:00Z">
        <w:r w:rsidR="003555AE" w:rsidDel="003C0573">
          <w:rPr>
            <w:rFonts w:ascii="Cambria" w:hAnsi="Cambria"/>
            <w:bCs/>
            <w:sz w:val="28"/>
            <w:szCs w:val="28"/>
          </w:rPr>
          <w:delText>Adam</w:delText>
        </w:r>
        <w:r w:rsidR="00224F14" w:rsidRPr="003066F4" w:rsidDel="003C0573">
          <w:rPr>
            <w:rFonts w:ascii="Cambria" w:hAnsi="Cambria"/>
            <w:bCs/>
            <w:sz w:val="28"/>
            <w:szCs w:val="28"/>
          </w:rPr>
          <w:delText xml:space="preserve"> </w:delText>
        </w:r>
      </w:del>
      <w:ins w:id="25145" w:author="Claire S" w:date="2026-08-03T12:19:00Z" w16du:dateUtc="2026-08-03T11:19:00Z">
        <w:r w:rsidR="003C0573">
          <w:rPr>
            <w:rFonts w:ascii="Cambria" w:hAnsi="Cambria"/>
            <w:bCs/>
            <w:sz w:val="28"/>
            <w:szCs w:val="28"/>
          </w:rPr>
          <w:t>her brother</w:t>
        </w:r>
        <w:r w:rsidR="003C0573" w:rsidRPr="003066F4">
          <w:rPr>
            <w:rFonts w:ascii="Cambria" w:hAnsi="Cambria"/>
            <w:bCs/>
            <w:sz w:val="28"/>
            <w:szCs w:val="28"/>
          </w:rPr>
          <w:t xml:space="preserve"> </w:t>
        </w:r>
      </w:ins>
      <w:r w:rsidR="00224F14" w:rsidRPr="003066F4">
        <w:rPr>
          <w:rFonts w:ascii="Cambria" w:hAnsi="Cambria"/>
          <w:bCs/>
          <w:sz w:val="28"/>
          <w:szCs w:val="28"/>
        </w:rPr>
        <w:t>g</w:t>
      </w:r>
      <w:r w:rsidR="0058490C">
        <w:rPr>
          <w:rFonts w:ascii="Cambria" w:hAnsi="Cambria"/>
          <w:bCs/>
          <w:sz w:val="28"/>
          <w:szCs w:val="28"/>
        </w:rPr>
        <w:t>o</w:t>
      </w:r>
      <w:r w:rsidR="00224F14" w:rsidRPr="003066F4">
        <w:rPr>
          <w:rFonts w:ascii="Cambria" w:hAnsi="Cambria"/>
          <w:bCs/>
          <w:sz w:val="28"/>
          <w:szCs w:val="28"/>
        </w:rPr>
        <w:t xml:space="preserve">t a gun?  </w:t>
      </w:r>
    </w:p>
    <w:p w14:paraId="2E014B90" w14:textId="36F1491B" w:rsidR="002D7A50" w:rsidRDefault="002D7A50" w:rsidP="002D7A50">
      <w:pPr>
        <w:spacing w:line="360" w:lineRule="auto"/>
        <w:ind w:firstLine="720"/>
        <w:contextualSpacing/>
        <w:rPr>
          <w:rFonts w:ascii="Cambria" w:hAnsi="Cambria"/>
          <w:bCs/>
          <w:sz w:val="28"/>
          <w:szCs w:val="28"/>
        </w:rPr>
      </w:pPr>
      <w:del w:id="25146" w:author="Claire S" w:date="2026-06-06T00:06:00Z" w16du:dateUtc="2026-06-05T23:06:00Z">
        <w:r w:rsidDel="00D245C0">
          <w:rPr>
            <w:rFonts w:ascii="Cambria" w:hAnsi="Cambria"/>
            <w:bCs/>
            <w:sz w:val="28"/>
            <w:szCs w:val="28"/>
          </w:rPr>
          <w:delText xml:space="preserve">Clara could </w:delText>
        </w:r>
        <w:r w:rsidR="00AC7D79" w:rsidDel="00D245C0">
          <w:rPr>
            <w:rFonts w:ascii="Cambria" w:hAnsi="Cambria"/>
            <w:bCs/>
            <w:sz w:val="28"/>
            <w:szCs w:val="28"/>
          </w:rPr>
          <w:delText>see</w:delText>
        </w:r>
        <w:r w:rsidDel="00D245C0">
          <w:rPr>
            <w:rFonts w:ascii="Cambria" w:hAnsi="Cambria"/>
            <w:bCs/>
            <w:sz w:val="28"/>
            <w:szCs w:val="28"/>
          </w:rPr>
          <w:delText xml:space="preserve"> </w:delText>
        </w:r>
      </w:del>
      <w:r>
        <w:rPr>
          <w:rFonts w:ascii="Cambria" w:hAnsi="Cambria"/>
          <w:bCs/>
          <w:sz w:val="28"/>
          <w:szCs w:val="28"/>
        </w:rPr>
        <w:t xml:space="preserve">Savannah was </w:t>
      </w:r>
      <w:ins w:id="25147" w:author="Claire S" w:date="2026-06-06T00:06:00Z" w16du:dateUtc="2026-06-05T23:06:00Z">
        <w:r w:rsidR="00D245C0">
          <w:rPr>
            <w:rFonts w:ascii="Cambria" w:hAnsi="Cambria"/>
            <w:bCs/>
            <w:sz w:val="28"/>
            <w:szCs w:val="28"/>
          </w:rPr>
          <w:t xml:space="preserve">clearly </w:t>
        </w:r>
      </w:ins>
      <w:commentRangeStart w:id="25148"/>
      <w:r>
        <w:rPr>
          <w:rFonts w:ascii="Cambria" w:hAnsi="Cambria"/>
          <w:bCs/>
          <w:sz w:val="28"/>
          <w:szCs w:val="28"/>
        </w:rPr>
        <w:t>embarrassed</w:t>
      </w:r>
      <w:commentRangeEnd w:id="25148"/>
      <w:r w:rsidR="00752FAE">
        <w:rPr>
          <w:rStyle w:val="CommentReference"/>
          <w:rFonts w:ascii="Cambria" w:hAnsi="Cambria"/>
          <w:bCs/>
          <w:sz w:val="28"/>
          <w:szCs w:val="28"/>
        </w:rPr>
        <w:commentReference w:id="25148"/>
      </w:r>
      <w:ins w:id="25149" w:author="Claire S" w:date="2026-08-03T12:18:00Z" w16du:dateUtc="2026-08-03T11:18:00Z">
        <w:r w:rsidR="0042117B">
          <w:rPr>
            <w:rFonts w:ascii="Cambria" w:hAnsi="Cambria"/>
            <w:bCs/>
            <w:sz w:val="28"/>
            <w:szCs w:val="28"/>
          </w:rPr>
          <w:t xml:space="preserve"> by the thought it could be Adam</w:t>
        </w:r>
      </w:ins>
      <w:ins w:id="25150" w:author="Claire S" w:date="2026-06-06T10:01:00Z" w16du:dateUtc="2026-06-06T09:01:00Z">
        <w:r w:rsidR="00830BCB">
          <w:rPr>
            <w:rFonts w:ascii="Cambria" w:hAnsi="Cambria"/>
            <w:bCs/>
            <w:sz w:val="28"/>
            <w:szCs w:val="28"/>
          </w:rPr>
          <w:t>,</w:t>
        </w:r>
      </w:ins>
      <w:ins w:id="25151" w:author="Claire S" w:date="2026-06-05T20:54:00Z" w16du:dateUtc="2026-06-05T19:54:00Z">
        <w:r w:rsidR="00B42EA8">
          <w:rPr>
            <w:rFonts w:ascii="Cambria" w:hAnsi="Cambria"/>
            <w:bCs/>
            <w:sz w:val="28"/>
            <w:szCs w:val="28"/>
          </w:rPr>
          <w:t xml:space="preserve"> as well as pretty out of it,</w:t>
        </w:r>
      </w:ins>
      <w:ins w:id="25152" w:author="Claire S" w:date="2026-06-05T16:59:00Z" w16du:dateUtc="2026-06-05T15:59:00Z">
        <w:r w:rsidR="00557E11">
          <w:rPr>
            <w:rFonts w:ascii="Cambria" w:hAnsi="Cambria"/>
            <w:bCs/>
            <w:sz w:val="28"/>
            <w:szCs w:val="28"/>
          </w:rPr>
          <w:t xml:space="preserve"> </w:t>
        </w:r>
      </w:ins>
      <w:ins w:id="25153" w:author="Claire S" w:date="2026-08-03T13:18:00Z" w16du:dateUtc="2026-08-03T12:18:00Z">
        <w:r w:rsidR="00725E9C">
          <w:rPr>
            <w:rFonts w:ascii="Cambria" w:hAnsi="Cambria"/>
            <w:bCs/>
            <w:sz w:val="28"/>
            <w:szCs w:val="28"/>
          </w:rPr>
          <w:t>all of which</w:t>
        </w:r>
      </w:ins>
      <w:ins w:id="25154" w:author="Claire S" w:date="2026-06-05T16:59:00Z" w16du:dateUtc="2026-06-05T15:59:00Z">
        <w:r w:rsidR="00557E11">
          <w:rPr>
            <w:rFonts w:ascii="Cambria" w:hAnsi="Cambria"/>
            <w:bCs/>
            <w:sz w:val="28"/>
            <w:szCs w:val="28"/>
          </w:rPr>
          <w:t xml:space="preserve"> made</w:t>
        </w:r>
      </w:ins>
      <w:del w:id="25155" w:author="Claire S" w:date="2026-06-05T15:58:00Z" w16du:dateUtc="2026-06-05T14:58:00Z">
        <w:r w:rsidR="009B3442">
          <w:rPr>
            <w:rFonts w:ascii="Cambria" w:hAnsi="Cambria"/>
            <w:bCs/>
            <w:sz w:val="28"/>
            <w:szCs w:val="28"/>
          </w:rPr>
          <w:delText xml:space="preserve"> from the way</w:delText>
        </w:r>
      </w:del>
      <w:del w:id="25156" w:author="Claire S" w:date="2026-06-05T16:58:00Z" w16du:dateUtc="2026-06-05T15:58:00Z">
        <w:r w:rsidDel="00557E11">
          <w:rPr>
            <w:rFonts w:ascii="Cambria" w:hAnsi="Cambria"/>
            <w:bCs/>
            <w:sz w:val="28"/>
            <w:szCs w:val="28"/>
          </w:rPr>
          <w:delText xml:space="preserve"> she </w:delText>
        </w:r>
        <w:r w:rsidR="009B3442" w:rsidDel="00557E11">
          <w:rPr>
            <w:rFonts w:ascii="Cambria" w:hAnsi="Cambria"/>
            <w:bCs/>
            <w:sz w:val="28"/>
            <w:szCs w:val="28"/>
          </w:rPr>
          <w:delText>w</w:delText>
        </w:r>
        <w:r w:rsidDel="00557E11">
          <w:rPr>
            <w:rFonts w:ascii="Cambria" w:hAnsi="Cambria"/>
            <w:bCs/>
            <w:sz w:val="28"/>
            <w:szCs w:val="28"/>
          </w:rPr>
          <w:delText>ouldn’t look</w:delText>
        </w:r>
      </w:del>
      <w:del w:id="25157" w:author="Claire S" w:date="2026-06-05T16:59:00Z" w16du:dateUtc="2026-06-05T15:59:00Z">
        <w:r w:rsidDel="00557E11">
          <w:rPr>
            <w:rFonts w:ascii="Cambria" w:hAnsi="Cambria"/>
            <w:bCs/>
            <w:sz w:val="28"/>
            <w:szCs w:val="28"/>
          </w:rPr>
          <w:delText xml:space="preserve"> at her</w:delText>
        </w:r>
        <w:r w:rsidR="004E2F87" w:rsidDel="00557E11">
          <w:rPr>
            <w:rFonts w:ascii="Cambria" w:hAnsi="Cambria"/>
            <w:bCs/>
            <w:sz w:val="28"/>
            <w:szCs w:val="28"/>
          </w:rPr>
          <w:delText>; making</w:delText>
        </w:r>
      </w:del>
      <w:r w:rsidR="004E2F87">
        <w:rPr>
          <w:rFonts w:ascii="Cambria" w:hAnsi="Cambria"/>
          <w:bCs/>
          <w:sz w:val="28"/>
          <w:szCs w:val="28"/>
        </w:rPr>
        <w:t xml:space="preserve"> </w:t>
      </w:r>
      <w:r w:rsidR="009B3442">
        <w:rPr>
          <w:rFonts w:ascii="Cambria" w:hAnsi="Cambria"/>
          <w:bCs/>
          <w:sz w:val="28"/>
          <w:szCs w:val="28"/>
        </w:rPr>
        <w:t>Clara</w:t>
      </w:r>
      <w:r>
        <w:rPr>
          <w:rFonts w:ascii="Cambria" w:hAnsi="Cambria"/>
          <w:bCs/>
          <w:sz w:val="28"/>
          <w:szCs w:val="28"/>
        </w:rPr>
        <w:t xml:space="preserve"> </w:t>
      </w:r>
      <w:r w:rsidR="004E2F87">
        <w:rPr>
          <w:rFonts w:ascii="Cambria" w:hAnsi="Cambria"/>
          <w:bCs/>
          <w:sz w:val="28"/>
          <w:szCs w:val="28"/>
        </w:rPr>
        <w:t xml:space="preserve">desperate </w:t>
      </w:r>
      <w:r>
        <w:rPr>
          <w:rFonts w:ascii="Cambria" w:hAnsi="Cambria"/>
          <w:bCs/>
          <w:sz w:val="28"/>
          <w:szCs w:val="28"/>
        </w:rPr>
        <w:t xml:space="preserve">to </w:t>
      </w:r>
      <w:del w:id="25158" w:author="Claire S" w:date="2026-06-06T10:01:00Z" w16du:dateUtc="2026-06-06T09:01:00Z">
        <w:r w:rsidDel="00830BCB">
          <w:rPr>
            <w:rFonts w:ascii="Cambria" w:hAnsi="Cambria"/>
            <w:bCs/>
            <w:sz w:val="28"/>
            <w:szCs w:val="28"/>
          </w:rPr>
          <w:delText>get out</w:delText>
        </w:r>
      </w:del>
      <w:ins w:id="25159" w:author="Claire S" w:date="2026-06-06T10:01:00Z" w16du:dateUtc="2026-06-06T09:01:00Z">
        <w:r w:rsidR="00830BCB">
          <w:rPr>
            <w:rFonts w:ascii="Cambria" w:hAnsi="Cambria"/>
            <w:bCs/>
            <w:sz w:val="28"/>
            <w:szCs w:val="28"/>
          </w:rPr>
          <w:t>leave</w:t>
        </w:r>
      </w:ins>
      <w:ins w:id="25160" w:author="Claire S" w:date="2026-06-05T15:58:00Z" w16du:dateUtc="2026-06-05T14:58:00Z">
        <w:r w:rsidR="00E647DE">
          <w:rPr>
            <w:rFonts w:ascii="Cambria" w:hAnsi="Cambria"/>
            <w:bCs/>
            <w:sz w:val="28"/>
            <w:szCs w:val="28"/>
          </w:rPr>
          <w:t xml:space="preserve"> the car</w:t>
        </w:r>
      </w:ins>
      <w:r w:rsidR="004E2F87">
        <w:rPr>
          <w:rFonts w:ascii="Cambria" w:hAnsi="Cambria"/>
          <w:bCs/>
          <w:sz w:val="28"/>
          <w:szCs w:val="28"/>
        </w:rPr>
        <w:t xml:space="preserve">.  </w:t>
      </w:r>
      <w:del w:id="25161" w:author="Daisy Watt" w:date="2026-06-24T08:05:00Z" w16du:dateUtc="2026-06-24T06:05:00Z">
        <w:r w:rsidR="004E2F87" w:rsidDel="00874640">
          <w:rPr>
            <w:rFonts w:ascii="Cambria" w:hAnsi="Cambria"/>
            <w:bCs/>
            <w:sz w:val="28"/>
            <w:szCs w:val="28"/>
          </w:rPr>
          <w:delText xml:space="preserve">It didn’t matter what </w:delText>
        </w:r>
      </w:del>
      <w:ins w:id="25162" w:author="Daisy Watt" w:date="2026-06-24T08:05:00Z" w16du:dateUtc="2026-06-24T06:05:00Z">
        <w:r w:rsidR="00874640">
          <w:rPr>
            <w:rFonts w:ascii="Cambria" w:hAnsi="Cambria"/>
            <w:bCs/>
            <w:sz w:val="28"/>
            <w:szCs w:val="28"/>
          </w:rPr>
          <w:t xml:space="preserve">Whatever </w:t>
        </w:r>
      </w:ins>
      <w:r>
        <w:rPr>
          <w:rFonts w:ascii="Cambria" w:hAnsi="Cambria"/>
          <w:bCs/>
          <w:sz w:val="28"/>
          <w:szCs w:val="28"/>
        </w:rPr>
        <w:t>poor Adam</w:t>
      </w:r>
      <w:r w:rsidR="004E2F87">
        <w:rPr>
          <w:rFonts w:ascii="Cambria" w:hAnsi="Cambria"/>
          <w:bCs/>
          <w:sz w:val="28"/>
          <w:szCs w:val="28"/>
        </w:rPr>
        <w:t xml:space="preserve"> had</w:t>
      </w:r>
      <w:r>
        <w:rPr>
          <w:rFonts w:ascii="Cambria" w:hAnsi="Cambria"/>
          <w:bCs/>
          <w:sz w:val="28"/>
          <w:szCs w:val="28"/>
        </w:rPr>
        <w:t xml:space="preserve"> </w:t>
      </w:r>
      <w:ins w:id="25163" w:author="Daisy Watt" w:date="2026-06-24T08:05:00Z" w16du:dateUtc="2026-06-24T06:05:00Z">
        <w:r w:rsidR="00874640">
          <w:rPr>
            <w:rFonts w:ascii="Cambria" w:hAnsi="Cambria"/>
            <w:bCs/>
            <w:sz w:val="28"/>
            <w:szCs w:val="28"/>
          </w:rPr>
          <w:t xml:space="preserve">or hadn’t </w:t>
        </w:r>
      </w:ins>
      <w:r>
        <w:rPr>
          <w:rFonts w:ascii="Cambria" w:hAnsi="Cambria"/>
          <w:bCs/>
          <w:sz w:val="28"/>
          <w:szCs w:val="28"/>
        </w:rPr>
        <w:t>done</w:t>
      </w:r>
      <w:ins w:id="25164" w:author="Daisy Watt" w:date="2026-06-24T08:05:00Z" w16du:dateUtc="2026-06-24T06:05:00Z">
        <w:r w:rsidR="00874640">
          <w:rPr>
            <w:rFonts w:ascii="Cambria" w:hAnsi="Cambria"/>
            <w:bCs/>
            <w:sz w:val="28"/>
            <w:szCs w:val="28"/>
          </w:rPr>
          <w:t>,</w:t>
        </w:r>
      </w:ins>
      <w:del w:id="25165" w:author="Daisy Watt" w:date="2026-06-24T08:05:00Z" w16du:dateUtc="2026-06-24T06:05:00Z">
        <w:r w:rsidR="004E2F87" w:rsidDel="00874640">
          <w:rPr>
            <w:rFonts w:ascii="Cambria" w:hAnsi="Cambria"/>
            <w:bCs/>
            <w:sz w:val="28"/>
            <w:szCs w:val="28"/>
          </w:rPr>
          <w:delText>;</w:delText>
        </w:r>
      </w:del>
      <w:r>
        <w:rPr>
          <w:rFonts w:ascii="Cambria" w:hAnsi="Cambria"/>
          <w:bCs/>
          <w:sz w:val="28"/>
          <w:szCs w:val="28"/>
        </w:rPr>
        <w:t xml:space="preserve"> </w:t>
      </w:r>
      <w:del w:id="25166" w:author="Claire S" w:date="2026-06-05T16:59:00Z" w16du:dateUtc="2026-06-05T15:59:00Z">
        <w:r w:rsidR="004E2F87" w:rsidDel="006E2613">
          <w:rPr>
            <w:rFonts w:ascii="Cambria" w:hAnsi="Cambria"/>
            <w:bCs/>
            <w:sz w:val="28"/>
            <w:szCs w:val="28"/>
          </w:rPr>
          <w:delText>s</w:delText>
        </w:r>
        <w:r w:rsidDel="006E2613">
          <w:rPr>
            <w:rFonts w:ascii="Cambria" w:hAnsi="Cambria"/>
            <w:bCs/>
            <w:sz w:val="28"/>
            <w:szCs w:val="28"/>
          </w:rPr>
          <w:delText xml:space="preserve">he </w:delText>
        </w:r>
      </w:del>
      <w:ins w:id="25167" w:author="Claire S" w:date="2026-06-05T16:59:00Z" w16du:dateUtc="2026-06-05T15:59:00Z">
        <w:r w:rsidR="006E2613">
          <w:rPr>
            <w:rFonts w:ascii="Cambria" w:hAnsi="Cambria"/>
            <w:bCs/>
            <w:sz w:val="28"/>
            <w:szCs w:val="28"/>
          </w:rPr>
          <w:t>the</w:t>
        </w:r>
      </w:ins>
      <w:ins w:id="25168" w:author="Claire S" w:date="2026-08-03T13:19:00Z" w16du:dateUtc="2026-08-03T12:19:00Z">
        <w:r w:rsidR="00F40202">
          <w:rPr>
            <w:rFonts w:ascii="Cambria" w:hAnsi="Cambria"/>
            <w:bCs/>
            <w:sz w:val="28"/>
            <w:szCs w:val="28"/>
          </w:rPr>
          <w:t xml:space="preserve"> Voss family clearl</w:t>
        </w:r>
      </w:ins>
      <w:ins w:id="25169" w:author="Claire S" w:date="2026-06-05T16:59:00Z" w16du:dateUtc="2026-06-05T15:59:00Z">
        <w:r w:rsidR="006E2613">
          <w:rPr>
            <w:rFonts w:ascii="Cambria" w:hAnsi="Cambria"/>
            <w:bCs/>
            <w:sz w:val="28"/>
            <w:szCs w:val="28"/>
          </w:rPr>
          <w:t xml:space="preserve">y </w:t>
        </w:r>
      </w:ins>
      <w:r>
        <w:rPr>
          <w:rFonts w:ascii="Cambria" w:hAnsi="Cambria"/>
          <w:bCs/>
          <w:sz w:val="28"/>
          <w:szCs w:val="28"/>
        </w:rPr>
        <w:t>didn’t belong in Savannah’s world</w:t>
      </w:r>
      <w:del w:id="25170" w:author="Daisy Watt" w:date="2026-06-24T08:05:00Z" w16du:dateUtc="2026-06-24T06:05:00Z">
        <w:r w:rsidDel="00907799">
          <w:rPr>
            <w:rFonts w:ascii="Cambria" w:hAnsi="Cambria"/>
            <w:bCs/>
            <w:sz w:val="28"/>
            <w:szCs w:val="28"/>
          </w:rPr>
          <w:delText>,</w:delText>
        </w:r>
      </w:del>
      <w:del w:id="25171" w:author="Daisy Watt" w:date="2026-06-24T08:21:00Z" w16du:dateUtc="2026-06-24T06:21:00Z">
        <w:r w:rsidDel="00E35921">
          <w:rPr>
            <w:rFonts w:ascii="Cambria" w:hAnsi="Cambria"/>
            <w:bCs/>
            <w:sz w:val="28"/>
            <w:szCs w:val="28"/>
          </w:rPr>
          <w:delText xml:space="preserve"> and right now, she </w:delText>
        </w:r>
      </w:del>
      <w:ins w:id="25172" w:author="Claire S" w:date="2026-06-05T16:59:00Z" w16du:dateUtc="2026-06-05T15:59:00Z">
        <w:del w:id="25173" w:author="Daisy Watt" w:date="2026-06-24T08:21:00Z" w16du:dateUtc="2026-06-24T06:21:00Z">
          <w:r w:rsidR="006E2613" w:rsidDel="00E35921">
            <w:rPr>
              <w:rFonts w:ascii="Cambria" w:hAnsi="Cambria"/>
              <w:bCs/>
              <w:sz w:val="28"/>
              <w:szCs w:val="28"/>
            </w:rPr>
            <w:delText xml:space="preserve">Clara </w:delText>
          </w:r>
        </w:del>
      </w:ins>
      <w:del w:id="25174" w:author="Daisy Watt" w:date="2026-06-24T08:21:00Z" w16du:dateUtc="2026-06-24T06:21:00Z">
        <w:r w:rsidDel="00E35921">
          <w:rPr>
            <w:rFonts w:ascii="Cambria" w:hAnsi="Cambria"/>
            <w:bCs/>
            <w:sz w:val="28"/>
            <w:szCs w:val="28"/>
          </w:rPr>
          <w:delText xml:space="preserve">was </w:delText>
        </w:r>
        <w:r w:rsidR="00344D2A" w:rsidDel="00E35921">
          <w:rPr>
            <w:rFonts w:ascii="Cambria" w:hAnsi="Cambria"/>
            <w:bCs/>
            <w:sz w:val="28"/>
            <w:szCs w:val="28"/>
          </w:rPr>
          <w:delText xml:space="preserve">also </w:delText>
        </w:r>
        <w:r w:rsidDel="00E35921">
          <w:rPr>
            <w:rFonts w:ascii="Cambria" w:hAnsi="Cambria"/>
            <w:bCs/>
            <w:sz w:val="28"/>
            <w:szCs w:val="28"/>
          </w:rPr>
          <w:delText xml:space="preserve">wondering if she belonged </w:delText>
        </w:r>
      </w:del>
      <w:del w:id="25175" w:author="Daisy Watt" w:date="2026-06-24T08:01:00Z" w16du:dateUtc="2026-06-24T06:01:00Z">
        <w:r w:rsidDel="00992F9B">
          <w:rPr>
            <w:rFonts w:ascii="Cambria" w:hAnsi="Cambria"/>
            <w:bCs/>
            <w:sz w:val="28"/>
            <w:szCs w:val="28"/>
          </w:rPr>
          <w:delText>in</w:delText>
        </w:r>
      </w:del>
      <w:del w:id="25176" w:author="Daisy Watt" w:date="2026-06-24T08:21:00Z" w16du:dateUtc="2026-06-24T06:21:00Z">
        <w:r w:rsidDel="00E35921">
          <w:rPr>
            <w:rFonts w:ascii="Cambria" w:hAnsi="Cambria"/>
            <w:bCs/>
            <w:sz w:val="28"/>
            <w:szCs w:val="28"/>
          </w:rPr>
          <w:delText xml:space="preserve"> the toxic Langley &amp; Co</w:delText>
        </w:r>
      </w:del>
      <w:r>
        <w:rPr>
          <w:rFonts w:ascii="Cambria" w:hAnsi="Cambria"/>
          <w:bCs/>
          <w:sz w:val="28"/>
          <w:szCs w:val="28"/>
        </w:rPr>
        <w:t>.</w:t>
      </w:r>
      <w:r w:rsidR="00344D2A">
        <w:rPr>
          <w:rFonts w:ascii="Cambria" w:hAnsi="Cambria"/>
          <w:bCs/>
          <w:sz w:val="28"/>
          <w:szCs w:val="28"/>
        </w:rPr>
        <w:t xml:space="preserve">  </w:t>
      </w:r>
    </w:p>
    <w:p w14:paraId="02BCB240" w14:textId="60D45B87" w:rsidR="002D7A50" w:rsidRPr="003066F4" w:rsidDel="006E2613" w:rsidRDefault="002D7A50" w:rsidP="002D7A50">
      <w:pPr>
        <w:spacing w:line="360" w:lineRule="auto"/>
        <w:ind w:firstLine="720"/>
        <w:contextualSpacing/>
        <w:rPr>
          <w:del w:id="25177" w:author="Claire S" w:date="2026-06-05T16:59:00Z" w16du:dateUtc="2026-06-05T15:59:00Z"/>
          <w:rFonts w:ascii="Cambria" w:hAnsi="Cambria"/>
          <w:bCs/>
          <w:sz w:val="28"/>
          <w:szCs w:val="28"/>
        </w:rPr>
      </w:pPr>
      <w:r>
        <w:rPr>
          <w:rFonts w:ascii="Cambria" w:hAnsi="Cambria"/>
          <w:bCs/>
          <w:sz w:val="28"/>
          <w:szCs w:val="28"/>
        </w:rPr>
        <w:t xml:space="preserve">The two women travelled the last mile </w:t>
      </w:r>
      <w:ins w:id="25178" w:author="Claire S" w:date="2026-06-05T16:59:00Z" w16du:dateUtc="2026-06-05T15:59:00Z">
        <w:r w:rsidR="006E2613">
          <w:rPr>
            <w:rFonts w:ascii="Cambria" w:hAnsi="Cambria"/>
            <w:bCs/>
            <w:sz w:val="28"/>
            <w:szCs w:val="28"/>
          </w:rPr>
          <w:t>to the police</w:t>
        </w:r>
      </w:ins>
      <w:ins w:id="25179" w:author="Claire S" w:date="2026-06-06T00:06:00Z" w16du:dateUtc="2026-06-05T23:06:00Z">
        <w:del w:id="25180" w:author="Daisy Watt" w:date="2026-06-24T08:06:00Z" w16du:dateUtc="2026-06-24T06:06:00Z">
          <w:r w:rsidR="00D245C0" w:rsidDel="009B5150">
            <w:rPr>
              <w:rFonts w:ascii="Cambria" w:hAnsi="Cambria"/>
              <w:bCs/>
              <w:sz w:val="28"/>
              <w:szCs w:val="28"/>
            </w:rPr>
            <w:delText>-</w:delText>
          </w:r>
        </w:del>
      </w:ins>
      <w:ins w:id="25181" w:author="Daisy Watt" w:date="2026-06-24T08:06:00Z" w16du:dateUtc="2026-06-24T06:06:00Z">
        <w:r w:rsidR="009B5150">
          <w:rPr>
            <w:rFonts w:ascii="Cambria" w:hAnsi="Cambria"/>
            <w:bCs/>
            <w:sz w:val="28"/>
            <w:szCs w:val="28"/>
          </w:rPr>
          <w:t xml:space="preserve"> </w:t>
        </w:r>
      </w:ins>
      <w:ins w:id="25182" w:author="Claire S" w:date="2026-06-05T16:59:00Z" w16du:dateUtc="2026-06-05T15:59:00Z">
        <w:r w:rsidR="006E2613">
          <w:rPr>
            <w:rFonts w:ascii="Cambria" w:hAnsi="Cambria"/>
            <w:bCs/>
            <w:sz w:val="28"/>
            <w:szCs w:val="28"/>
          </w:rPr>
          <w:t xml:space="preserve">station </w:t>
        </w:r>
      </w:ins>
      <w:r>
        <w:rPr>
          <w:rFonts w:ascii="Cambria" w:hAnsi="Cambria"/>
          <w:bCs/>
          <w:sz w:val="28"/>
          <w:szCs w:val="28"/>
        </w:rPr>
        <w:t>in total silence.</w:t>
      </w:r>
    </w:p>
    <w:p w14:paraId="68B62048" w14:textId="77777777" w:rsidR="002D7A50" w:rsidRDefault="002D7A50" w:rsidP="006E2613">
      <w:pPr>
        <w:spacing w:line="360" w:lineRule="auto"/>
        <w:ind w:firstLine="720"/>
        <w:contextualSpacing/>
        <w:rPr>
          <w:rFonts w:ascii="Cambria" w:hAnsi="Cambria"/>
          <w:bCs/>
          <w:sz w:val="28"/>
          <w:szCs w:val="28"/>
        </w:rPr>
      </w:pPr>
    </w:p>
    <w:p w14:paraId="4BA19D9E" w14:textId="6977F3E5" w:rsidR="00657A56" w:rsidRDefault="0058490C" w:rsidP="004A2CD6">
      <w:pPr>
        <w:spacing w:line="360" w:lineRule="auto"/>
        <w:contextualSpacing/>
        <w:rPr>
          <w:rFonts w:ascii="Cambria" w:hAnsi="Cambria"/>
          <w:bCs/>
          <w:sz w:val="28"/>
          <w:szCs w:val="28"/>
        </w:rPr>
      </w:pPr>
      <w:r>
        <w:rPr>
          <w:rFonts w:ascii="Cambria" w:hAnsi="Cambria"/>
          <w:bCs/>
          <w:sz w:val="28"/>
          <w:szCs w:val="28"/>
        </w:rPr>
        <w:t>*</w:t>
      </w:r>
    </w:p>
    <w:p w14:paraId="40494781" w14:textId="7FF49034" w:rsidR="007C5F0C" w:rsidRDefault="00AB6111" w:rsidP="004A2CD6">
      <w:pPr>
        <w:spacing w:line="360" w:lineRule="auto"/>
        <w:contextualSpacing/>
        <w:rPr>
          <w:rFonts w:ascii="Cambria" w:hAnsi="Cambria"/>
          <w:bCs/>
          <w:sz w:val="28"/>
          <w:szCs w:val="28"/>
        </w:rPr>
      </w:pPr>
      <w:r>
        <w:rPr>
          <w:rFonts w:ascii="Cambria" w:hAnsi="Cambria"/>
          <w:bCs/>
          <w:sz w:val="28"/>
          <w:szCs w:val="28"/>
        </w:rPr>
        <w:t>A</w:t>
      </w:r>
      <w:r w:rsidR="007C5F0C">
        <w:rPr>
          <w:rFonts w:ascii="Cambria" w:hAnsi="Cambria"/>
          <w:bCs/>
          <w:sz w:val="28"/>
          <w:szCs w:val="28"/>
        </w:rPr>
        <w:t xml:space="preserve">s the car </w:t>
      </w:r>
      <w:del w:id="25183" w:author="Claire S" w:date="2026-06-06T00:06:00Z" w16du:dateUtc="2026-06-05T23:06:00Z">
        <w:r w:rsidR="007C5F0C" w:rsidDel="00381D30">
          <w:rPr>
            <w:rFonts w:ascii="Cambria" w:hAnsi="Cambria"/>
            <w:bCs/>
            <w:sz w:val="28"/>
            <w:szCs w:val="28"/>
          </w:rPr>
          <w:delText>pulled up</w:delText>
        </w:r>
      </w:del>
      <w:del w:id="25184" w:author="Claire S" w:date="2026-06-05T16:59:00Z" w16du:dateUtc="2026-06-05T15:59:00Z">
        <w:r w:rsidR="007C5F0C" w:rsidDel="006E2613">
          <w:rPr>
            <w:rFonts w:ascii="Cambria" w:hAnsi="Cambria"/>
            <w:bCs/>
            <w:sz w:val="28"/>
            <w:szCs w:val="28"/>
          </w:rPr>
          <w:delText xml:space="preserve"> outside the police station</w:delText>
        </w:r>
      </w:del>
      <w:del w:id="25185" w:author="Claire S" w:date="2026-06-06T00:06:00Z" w16du:dateUtc="2026-06-05T23:06:00Z">
        <w:r w:rsidR="007C5F0C" w:rsidDel="00381D30">
          <w:rPr>
            <w:rFonts w:ascii="Cambria" w:hAnsi="Cambria"/>
            <w:bCs/>
            <w:sz w:val="28"/>
            <w:szCs w:val="28"/>
          </w:rPr>
          <w:delText>,</w:delText>
        </w:r>
      </w:del>
      <w:ins w:id="25186" w:author="Claire S" w:date="2026-06-06T00:06:00Z" w16du:dateUtc="2026-06-05T23:06:00Z">
        <w:r w:rsidR="00381D30">
          <w:rPr>
            <w:rFonts w:ascii="Cambria" w:hAnsi="Cambria"/>
            <w:bCs/>
            <w:sz w:val="28"/>
            <w:szCs w:val="28"/>
          </w:rPr>
          <w:t>stopped,</w:t>
        </w:r>
      </w:ins>
      <w:r w:rsidR="007C5F0C">
        <w:rPr>
          <w:rFonts w:ascii="Cambria" w:hAnsi="Cambria"/>
          <w:bCs/>
          <w:sz w:val="28"/>
          <w:szCs w:val="28"/>
        </w:rPr>
        <w:t xml:space="preserve"> Savannah opened her little Chanel bag</w:t>
      </w:r>
      <w:r>
        <w:rPr>
          <w:rFonts w:ascii="Cambria" w:hAnsi="Cambria"/>
          <w:bCs/>
          <w:sz w:val="28"/>
          <w:szCs w:val="28"/>
        </w:rPr>
        <w:t xml:space="preserve"> – </w:t>
      </w:r>
      <w:r w:rsidR="00F328CD">
        <w:rPr>
          <w:rFonts w:ascii="Cambria" w:hAnsi="Cambria"/>
          <w:bCs/>
          <w:sz w:val="28"/>
          <w:szCs w:val="28"/>
        </w:rPr>
        <w:t xml:space="preserve">seriously </w:t>
      </w:r>
      <w:r>
        <w:rPr>
          <w:rFonts w:ascii="Cambria" w:hAnsi="Cambria"/>
          <w:bCs/>
          <w:sz w:val="28"/>
          <w:szCs w:val="28"/>
        </w:rPr>
        <w:t>mismatched with peasant chic, Clara thought</w:t>
      </w:r>
      <w:r w:rsidR="00EC11E8">
        <w:rPr>
          <w:rFonts w:ascii="Cambria" w:hAnsi="Cambria"/>
          <w:bCs/>
          <w:sz w:val="28"/>
          <w:szCs w:val="28"/>
        </w:rPr>
        <w:t xml:space="preserve"> </w:t>
      </w:r>
      <w:del w:id="25187" w:author="Daisy Watt" w:date="2026-06-24T08:17:00Z" w16du:dateUtc="2026-06-24T06:17:00Z">
        <w:r w:rsidR="00A279A1" w:rsidRPr="006C0064" w:rsidDel="006C0064">
          <w:rPr>
            <w:rFonts w:ascii="Cambria" w:hAnsi="Cambria"/>
            <w:bCs/>
            <w:sz w:val="28"/>
            <w:szCs w:val="28"/>
            <w:highlight w:val="yellow"/>
            <w:rPrChange w:id="25188" w:author="Daisy Watt" w:date="2026-06-24T08:17:00Z" w16du:dateUtc="2026-06-24T06:17:00Z">
              <w:rPr>
                <w:rFonts w:ascii="Cambria" w:hAnsi="Cambria"/>
                <w:bCs/>
                <w:sz w:val="28"/>
                <w:szCs w:val="28"/>
              </w:rPr>
            </w:rPrChange>
          </w:rPr>
          <w:delText>absently</w:delText>
        </w:r>
        <w:r w:rsidR="00A279A1" w:rsidDel="006C0064">
          <w:rPr>
            <w:rFonts w:ascii="Cambria" w:hAnsi="Cambria"/>
            <w:bCs/>
            <w:sz w:val="28"/>
            <w:szCs w:val="28"/>
          </w:rPr>
          <w:delText xml:space="preserve"> </w:delText>
        </w:r>
      </w:del>
      <w:del w:id="25189" w:author="Daisy Watt" w:date="2026-06-24T08:06:00Z" w16du:dateUtc="2026-06-24T06:06:00Z">
        <w:r w:rsidR="00EC11E8" w:rsidDel="008D323A">
          <w:rPr>
            <w:rFonts w:ascii="Cambria" w:hAnsi="Cambria"/>
            <w:bCs/>
            <w:sz w:val="28"/>
            <w:szCs w:val="28"/>
          </w:rPr>
          <w:delText>-</w:delText>
        </w:r>
      </w:del>
      <w:ins w:id="25190" w:author="Daisy Watt" w:date="2026-06-24T08:06:00Z" w16du:dateUtc="2026-06-24T06:06:00Z">
        <w:r w:rsidR="008D323A">
          <w:rPr>
            <w:rFonts w:ascii="Cambria" w:hAnsi="Cambria"/>
            <w:bCs/>
            <w:sz w:val="28"/>
            <w:szCs w:val="28"/>
          </w:rPr>
          <w:t>–</w:t>
        </w:r>
      </w:ins>
      <w:r w:rsidR="007C5F0C">
        <w:rPr>
          <w:rFonts w:ascii="Cambria" w:hAnsi="Cambria"/>
          <w:bCs/>
          <w:sz w:val="28"/>
          <w:szCs w:val="28"/>
        </w:rPr>
        <w:t xml:space="preserve"> and gave Clara </w:t>
      </w:r>
      <w:commentRangeStart w:id="25191"/>
      <w:r w:rsidR="007C5F0C">
        <w:rPr>
          <w:rFonts w:ascii="Cambria" w:hAnsi="Cambria"/>
          <w:bCs/>
          <w:sz w:val="28"/>
          <w:szCs w:val="28"/>
        </w:rPr>
        <w:t>her card</w:t>
      </w:r>
      <w:commentRangeEnd w:id="25191"/>
      <w:r w:rsidR="007F0BB8">
        <w:rPr>
          <w:rStyle w:val="CommentReference"/>
          <w:rFonts w:ascii="Cambria" w:hAnsi="Cambria"/>
          <w:bCs/>
          <w:sz w:val="28"/>
          <w:szCs w:val="28"/>
        </w:rPr>
        <w:commentReference w:id="25191"/>
      </w:r>
      <w:ins w:id="25192" w:author="Claire S" w:date="2026-06-08T17:24:00Z" w16du:dateUtc="2026-06-08T16:24:00Z">
        <w:r w:rsidR="00FA4155">
          <w:rPr>
            <w:rFonts w:ascii="Cambria" w:hAnsi="Cambria"/>
            <w:bCs/>
            <w:sz w:val="28"/>
            <w:szCs w:val="28"/>
          </w:rPr>
          <w:t>, her hand trembling</w:t>
        </w:r>
        <w:del w:id="25193" w:author="Daisy Watt" w:date="2026-06-24T08:17:00Z" w16du:dateUtc="2026-06-24T06:17:00Z">
          <w:r w:rsidR="00FA4155" w:rsidDel="007F0BB8">
            <w:rPr>
              <w:rFonts w:ascii="Cambria" w:hAnsi="Cambria"/>
              <w:bCs/>
              <w:sz w:val="28"/>
              <w:szCs w:val="28"/>
            </w:rPr>
            <w:delText xml:space="preserve"> </w:delText>
          </w:r>
          <w:r w:rsidR="00FA4155" w:rsidRPr="006C0064" w:rsidDel="007F0BB8">
            <w:rPr>
              <w:rFonts w:ascii="Cambria" w:hAnsi="Cambria"/>
              <w:bCs/>
              <w:sz w:val="28"/>
              <w:szCs w:val="28"/>
              <w:highlight w:val="yellow"/>
              <w:rPrChange w:id="25194" w:author="Daisy Watt" w:date="2026-06-24T08:17:00Z" w16du:dateUtc="2026-06-24T06:17:00Z">
                <w:rPr>
                  <w:rFonts w:ascii="Cambria" w:hAnsi="Cambria"/>
                  <w:bCs/>
                  <w:sz w:val="28"/>
                  <w:szCs w:val="28"/>
                </w:rPr>
              </w:rPrChange>
            </w:rPr>
            <w:delText>a bit</w:delText>
          </w:r>
        </w:del>
      </w:ins>
      <w:r w:rsidR="007C5F0C">
        <w:rPr>
          <w:rFonts w:ascii="Cambria" w:hAnsi="Cambria"/>
          <w:bCs/>
          <w:sz w:val="28"/>
          <w:szCs w:val="28"/>
        </w:rPr>
        <w:t>.</w:t>
      </w:r>
    </w:p>
    <w:p w14:paraId="28D2A975" w14:textId="77777777" w:rsidR="00A741FD" w:rsidRDefault="003B44C0" w:rsidP="003B44C0">
      <w:pPr>
        <w:spacing w:line="360" w:lineRule="auto"/>
        <w:ind w:firstLine="720"/>
        <w:contextualSpacing/>
        <w:rPr>
          <w:rFonts w:ascii="Cambria" w:hAnsi="Cambria"/>
          <w:bCs/>
          <w:sz w:val="28"/>
          <w:szCs w:val="28"/>
        </w:rPr>
      </w:pPr>
      <w:r>
        <w:rPr>
          <w:rFonts w:ascii="Cambria" w:hAnsi="Cambria"/>
          <w:bCs/>
          <w:sz w:val="28"/>
          <w:szCs w:val="28"/>
        </w:rPr>
        <w:t>‘If you need a lawyer, call me.</w:t>
      </w:r>
      <w:r w:rsidR="007C5F0C">
        <w:rPr>
          <w:rFonts w:ascii="Cambria" w:hAnsi="Cambria"/>
          <w:bCs/>
          <w:sz w:val="28"/>
          <w:szCs w:val="28"/>
        </w:rPr>
        <w:t xml:space="preserve"> </w:t>
      </w:r>
      <w:r w:rsidR="00A741FD">
        <w:rPr>
          <w:rFonts w:ascii="Cambria" w:hAnsi="Cambria"/>
          <w:bCs/>
          <w:sz w:val="28"/>
          <w:szCs w:val="28"/>
        </w:rPr>
        <w:t>I mean it, Clara.’</w:t>
      </w:r>
    </w:p>
    <w:p w14:paraId="32C4C035" w14:textId="4B03FFAE" w:rsidR="00A741FD" w:rsidRDefault="00EB6E5C" w:rsidP="003B44C0">
      <w:pPr>
        <w:spacing w:line="360" w:lineRule="auto"/>
        <w:ind w:firstLine="720"/>
        <w:contextualSpacing/>
        <w:rPr>
          <w:rFonts w:ascii="Cambria" w:hAnsi="Cambria"/>
          <w:bCs/>
          <w:sz w:val="28"/>
          <w:szCs w:val="28"/>
        </w:rPr>
      </w:pPr>
      <w:r>
        <w:rPr>
          <w:rFonts w:ascii="Cambria" w:hAnsi="Cambria"/>
          <w:bCs/>
          <w:sz w:val="28"/>
          <w:szCs w:val="28"/>
        </w:rPr>
        <w:t>‘</w:t>
      </w:r>
      <w:del w:id="25195" w:author="Claire S" w:date="2026-08-03T12:55:00Z" w16du:dateUtc="2026-08-03T11:55:00Z">
        <w:r w:rsidDel="00A209B0">
          <w:rPr>
            <w:rFonts w:ascii="Cambria" w:hAnsi="Cambria"/>
            <w:bCs/>
            <w:sz w:val="28"/>
            <w:szCs w:val="28"/>
          </w:rPr>
          <w:delText>Thanks</w:delText>
        </w:r>
      </w:del>
      <w:ins w:id="25196" w:author="Claire S" w:date="2026-08-03T12:55:00Z" w16du:dateUtc="2026-08-03T11:55:00Z">
        <w:r w:rsidR="00A209B0">
          <w:rPr>
            <w:rFonts w:ascii="Cambria" w:hAnsi="Cambria"/>
            <w:bCs/>
            <w:sz w:val="28"/>
            <w:szCs w:val="28"/>
          </w:rPr>
          <w:t>Okay</w:t>
        </w:r>
      </w:ins>
      <w:r>
        <w:rPr>
          <w:rFonts w:ascii="Cambria" w:hAnsi="Cambria"/>
          <w:bCs/>
          <w:sz w:val="28"/>
          <w:szCs w:val="28"/>
        </w:rPr>
        <w:t xml:space="preserve">.’ </w:t>
      </w:r>
      <w:r w:rsidR="00A741FD">
        <w:rPr>
          <w:rFonts w:ascii="Cambria" w:hAnsi="Cambria"/>
          <w:bCs/>
          <w:sz w:val="28"/>
          <w:szCs w:val="28"/>
        </w:rPr>
        <w:t>Clara imagined Savannah thought she really did</w:t>
      </w:r>
      <w:ins w:id="25197" w:author="Claire S" w:date="2026-08-03T13:20:00Z" w16du:dateUtc="2026-08-03T12:20:00Z">
        <w:r w:rsidR="00CC71A4">
          <w:rPr>
            <w:rFonts w:ascii="Cambria" w:hAnsi="Cambria"/>
            <w:bCs/>
            <w:sz w:val="28"/>
            <w:szCs w:val="28"/>
          </w:rPr>
          <w:t>,</w:t>
        </w:r>
      </w:ins>
      <w:ins w:id="25198" w:author="Claire S" w:date="2026-08-03T13:19:00Z" w16du:dateUtc="2026-08-03T12:19:00Z">
        <w:r w:rsidR="00E9696B">
          <w:rPr>
            <w:rFonts w:ascii="Cambria" w:hAnsi="Cambria"/>
            <w:bCs/>
            <w:sz w:val="28"/>
            <w:szCs w:val="28"/>
          </w:rPr>
          <w:t xml:space="preserve"> and also that she was so out of</w:t>
        </w:r>
      </w:ins>
      <w:ins w:id="25199" w:author="Claire S" w:date="2026-08-03T13:20:00Z" w16du:dateUtc="2026-08-03T12:20:00Z">
        <w:r w:rsidR="00E9696B">
          <w:rPr>
            <w:rFonts w:ascii="Cambria" w:hAnsi="Cambria"/>
            <w:bCs/>
            <w:sz w:val="28"/>
            <w:szCs w:val="28"/>
          </w:rPr>
          <w:t xml:space="preserve"> it, she’d forgotten </w:t>
        </w:r>
      </w:ins>
      <w:del w:id="25200" w:author="Claire S" w:date="2026-08-03T13:20:00Z" w16du:dateUtc="2026-08-03T12:20:00Z">
        <w:r w:rsidR="00A741FD" w:rsidDel="00E9696B">
          <w:rPr>
            <w:rFonts w:ascii="Cambria" w:hAnsi="Cambria"/>
            <w:bCs/>
            <w:sz w:val="28"/>
            <w:szCs w:val="28"/>
          </w:rPr>
          <w:delText xml:space="preserve">. </w:delText>
        </w:r>
      </w:del>
      <w:ins w:id="25201" w:author="Claire S" w:date="2026-08-03T13:20:00Z" w16du:dateUtc="2026-08-03T12:20:00Z">
        <w:r w:rsidR="00E9696B">
          <w:rPr>
            <w:rFonts w:ascii="Cambria" w:hAnsi="Cambria"/>
            <w:bCs/>
            <w:sz w:val="28"/>
            <w:szCs w:val="28"/>
          </w:rPr>
          <w:t>Clara already had her</w:t>
        </w:r>
      </w:ins>
      <w:ins w:id="25202" w:author="Claire S" w:date="2026-08-03T12:54:00Z" w16du:dateUtc="2026-08-03T11:54:00Z">
        <w:r w:rsidR="00A209B0">
          <w:rPr>
            <w:rFonts w:ascii="Cambria" w:hAnsi="Cambria"/>
            <w:bCs/>
            <w:sz w:val="28"/>
            <w:szCs w:val="28"/>
          </w:rPr>
          <w:t xml:space="preserve"> number</w:t>
        </w:r>
      </w:ins>
      <w:ins w:id="25203" w:author="Claire S" w:date="2026-08-03T13:20:00Z" w16du:dateUtc="2026-08-03T12:20:00Z">
        <w:r w:rsidR="00E9696B">
          <w:rPr>
            <w:rFonts w:ascii="Cambria" w:hAnsi="Cambria"/>
            <w:bCs/>
            <w:sz w:val="28"/>
            <w:szCs w:val="28"/>
          </w:rPr>
          <w:t>.</w:t>
        </w:r>
      </w:ins>
      <w:ins w:id="25204" w:author="Claire S" w:date="2026-08-03T12:54:00Z" w16du:dateUtc="2026-08-03T11:54:00Z">
        <w:r w:rsidR="00A209B0">
          <w:rPr>
            <w:rFonts w:ascii="Cambria" w:hAnsi="Cambria"/>
            <w:bCs/>
            <w:sz w:val="28"/>
            <w:szCs w:val="28"/>
          </w:rPr>
          <w:t xml:space="preserve"> </w:t>
        </w:r>
      </w:ins>
      <w:ins w:id="25205" w:author="Claire S" w:date="2026-08-03T13:20:00Z" w16du:dateUtc="2026-08-03T12:20:00Z">
        <w:r w:rsidR="00E9696B">
          <w:rPr>
            <w:rFonts w:ascii="Cambria" w:hAnsi="Cambria"/>
            <w:bCs/>
            <w:sz w:val="28"/>
            <w:szCs w:val="28"/>
          </w:rPr>
          <w:t>‘T</w:t>
        </w:r>
      </w:ins>
      <w:ins w:id="25206" w:author="Claire S" w:date="2026-08-03T12:55:00Z" w16du:dateUtc="2026-08-03T11:55:00Z">
        <w:r w:rsidR="00A209B0">
          <w:rPr>
            <w:rFonts w:ascii="Cambria" w:hAnsi="Cambria"/>
            <w:bCs/>
            <w:sz w:val="28"/>
            <w:szCs w:val="28"/>
          </w:rPr>
          <w:t>hanks</w:t>
        </w:r>
      </w:ins>
      <w:ins w:id="25207" w:author="Claire S" w:date="2026-08-03T13:01:00Z" w16du:dateUtc="2026-08-03T12:01:00Z">
        <w:r w:rsidR="00143C5E">
          <w:rPr>
            <w:rFonts w:ascii="Cambria" w:hAnsi="Cambria"/>
            <w:bCs/>
            <w:sz w:val="28"/>
            <w:szCs w:val="28"/>
          </w:rPr>
          <w:t>,</w:t>
        </w:r>
      </w:ins>
      <w:ins w:id="25208" w:author="Claire S" w:date="2026-08-03T12:55:00Z" w16du:dateUtc="2026-08-03T11:55:00Z">
        <w:r w:rsidR="00A209B0">
          <w:rPr>
            <w:rFonts w:ascii="Cambria" w:hAnsi="Cambria"/>
            <w:bCs/>
            <w:sz w:val="28"/>
            <w:szCs w:val="28"/>
          </w:rPr>
          <w:t>’</w:t>
        </w:r>
      </w:ins>
      <w:ins w:id="25209" w:author="Claire S" w:date="2026-08-03T13:01:00Z" w16du:dateUtc="2026-08-03T12:01:00Z">
        <w:r w:rsidR="00143C5E">
          <w:rPr>
            <w:rFonts w:ascii="Cambria" w:hAnsi="Cambria"/>
            <w:bCs/>
            <w:sz w:val="28"/>
            <w:szCs w:val="28"/>
          </w:rPr>
          <w:t xml:space="preserve"> she pocketed the card.</w:t>
        </w:r>
      </w:ins>
    </w:p>
    <w:p w14:paraId="6CD01AF8" w14:textId="2005818D" w:rsidR="003B44C0" w:rsidRDefault="00A741FD" w:rsidP="003B44C0">
      <w:pPr>
        <w:spacing w:line="360" w:lineRule="auto"/>
        <w:ind w:firstLine="720"/>
        <w:contextualSpacing/>
        <w:rPr>
          <w:rFonts w:ascii="Cambria" w:hAnsi="Cambria"/>
          <w:bCs/>
          <w:sz w:val="28"/>
          <w:szCs w:val="28"/>
        </w:rPr>
      </w:pPr>
      <w:r>
        <w:rPr>
          <w:rFonts w:ascii="Cambria" w:hAnsi="Cambria"/>
          <w:bCs/>
          <w:sz w:val="28"/>
          <w:szCs w:val="28"/>
        </w:rPr>
        <w:t>‘</w:t>
      </w:r>
      <w:r w:rsidR="007C5F0C">
        <w:rPr>
          <w:rFonts w:ascii="Cambria" w:hAnsi="Cambria"/>
          <w:bCs/>
          <w:sz w:val="28"/>
          <w:szCs w:val="28"/>
        </w:rPr>
        <w:t xml:space="preserve">I do hope it’s </w:t>
      </w:r>
      <w:del w:id="25210" w:author="Claire S" w:date="2026-08-03T12:55:00Z" w16du:dateUtc="2026-08-03T11:55:00Z">
        <w:r w:rsidR="007C5F0C" w:rsidDel="00A209B0">
          <w:rPr>
            <w:rFonts w:ascii="Cambria" w:hAnsi="Cambria"/>
            <w:bCs/>
            <w:sz w:val="28"/>
            <w:szCs w:val="28"/>
          </w:rPr>
          <w:delText>okay</w:delText>
        </w:r>
      </w:del>
      <w:ins w:id="25211" w:author="Claire S" w:date="2026-08-03T12:55:00Z" w16du:dateUtc="2026-08-03T11:55:00Z">
        <w:r w:rsidR="00A209B0">
          <w:rPr>
            <w:rFonts w:ascii="Cambria" w:hAnsi="Cambria"/>
            <w:bCs/>
            <w:sz w:val="28"/>
            <w:szCs w:val="28"/>
          </w:rPr>
          <w:t>all alright</w:t>
        </w:r>
      </w:ins>
      <w:del w:id="25212" w:author="Daisy Watt" w:date="2026-06-24T08:06:00Z" w16du:dateUtc="2026-06-24T06:06:00Z">
        <w:r w:rsidDel="00E02D0D">
          <w:rPr>
            <w:rFonts w:ascii="Cambria" w:hAnsi="Cambria"/>
            <w:bCs/>
            <w:sz w:val="28"/>
            <w:szCs w:val="28"/>
          </w:rPr>
          <w:delText>,</w:delText>
        </w:r>
      </w:del>
      <w:ins w:id="25213" w:author="Daisy Watt" w:date="2026-06-24T08:06:00Z" w16du:dateUtc="2026-06-24T06:06:00Z">
        <w:r w:rsidR="00E02D0D">
          <w:rPr>
            <w:rFonts w:ascii="Cambria" w:hAnsi="Cambria"/>
            <w:bCs/>
            <w:sz w:val="28"/>
            <w:szCs w:val="28"/>
          </w:rPr>
          <w:t>.</w:t>
        </w:r>
      </w:ins>
      <w:r>
        <w:rPr>
          <w:rFonts w:ascii="Cambria" w:hAnsi="Cambria"/>
          <w:bCs/>
          <w:sz w:val="28"/>
          <w:szCs w:val="28"/>
        </w:rPr>
        <w:t>’ Savannah patted her kne</w:t>
      </w:r>
      <w:r w:rsidR="00EB6E5C">
        <w:rPr>
          <w:rFonts w:ascii="Cambria" w:hAnsi="Cambria"/>
          <w:bCs/>
          <w:sz w:val="28"/>
          <w:szCs w:val="28"/>
        </w:rPr>
        <w:t>e</w:t>
      </w:r>
      <w:r w:rsidR="007C5F0C">
        <w:rPr>
          <w:rFonts w:ascii="Cambria" w:hAnsi="Cambria"/>
          <w:bCs/>
          <w:sz w:val="28"/>
          <w:szCs w:val="28"/>
        </w:rPr>
        <w:t xml:space="preserve">. </w:t>
      </w:r>
      <w:r w:rsidR="00EB6E5C">
        <w:rPr>
          <w:rFonts w:ascii="Cambria" w:hAnsi="Cambria"/>
          <w:bCs/>
          <w:sz w:val="28"/>
          <w:szCs w:val="28"/>
        </w:rPr>
        <w:t>‘</w:t>
      </w:r>
      <w:r w:rsidR="00224F14">
        <w:rPr>
          <w:rFonts w:ascii="Cambria" w:hAnsi="Cambria"/>
          <w:bCs/>
          <w:sz w:val="28"/>
          <w:szCs w:val="28"/>
        </w:rPr>
        <w:t>Good luck.’</w:t>
      </w:r>
    </w:p>
    <w:p w14:paraId="64BB8A95" w14:textId="30F9D1A1" w:rsidR="00960E55" w:rsidRDefault="00960E55" w:rsidP="003B44C0">
      <w:pPr>
        <w:spacing w:line="360" w:lineRule="auto"/>
        <w:ind w:firstLine="720"/>
        <w:contextualSpacing/>
        <w:rPr>
          <w:rFonts w:ascii="Cambria" w:hAnsi="Cambria"/>
          <w:bCs/>
          <w:sz w:val="28"/>
          <w:szCs w:val="28"/>
        </w:rPr>
      </w:pPr>
      <w:r>
        <w:rPr>
          <w:rFonts w:ascii="Cambria" w:hAnsi="Cambria"/>
          <w:bCs/>
          <w:sz w:val="28"/>
          <w:szCs w:val="28"/>
        </w:rPr>
        <w:t>‘Thanks</w:t>
      </w:r>
      <w:del w:id="25214" w:author="Daisy Watt" w:date="2026-06-24T08:19:00Z" w16du:dateUtc="2026-06-24T06:19:00Z">
        <w:r w:rsidDel="007F0BB8">
          <w:rPr>
            <w:rFonts w:ascii="Cambria" w:hAnsi="Cambria"/>
            <w:bCs/>
            <w:sz w:val="28"/>
            <w:szCs w:val="28"/>
          </w:rPr>
          <w:delText>.</w:delText>
        </w:r>
      </w:del>
      <w:ins w:id="25215" w:author="Daisy Watt" w:date="2026-06-24T08:19:00Z" w16du:dateUtc="2026-06-24T06:19:00Z">
        <w:r w:rsidR="007F0BB8">
          <w:rPr>
            <w:rFonts w:ascii="Cambria" w:hAnsi="Cambria"/>
            <w:bCs/>
            <w:sz w:val="28"/>
            <w:szCs w:val="28"/>
          </w:rPr>
          <w:t>,</w:t>
        </w:r>
      </w:ins>
      <w:r>
        <w:rPr>
          <w:rFonts w:ascii="Cambria" w:hAnsi="Cambria"/>
          <w:bCs/>
          <w:sz w:val="28"/>
          <w:szCs w:val="28"/>
        </w:rPr>
        <w:t>’</w:t>
      </w:r>
      <w:r w:rsidR="00224F14">
        <w:rPr>
          <w:rFonts w:ascii="Cambria" w:hAnsi="Cambria"/>
          <w:bCs/>
          <w:sz w:val="28"/>
          <w:szCs w:val="28"/>
        </w:rPr>
        <w:t xml:space="preserve"> Clara </w:t>
      </w:r>
      <w:r w:rsidR="00EB6E5C">
        <w:rPr>
          <w:rFonts w:ascii="Cambria" w:hAnsi="Cambria"/>
          <w:bCs/>
          <w:sz w:val="28"/>
          <w:szCs w:val="28"/>
        </w:rPr>
        <w:t>repeated</w:t>
      </w:r>
      <w:r w:rsidR="004A2CD6">
        <w:rPr>
          <w:rFonts w:ascii="Cambria" w:hAnsi="Cambria"/>
          <w:bCs/>
          <w:sz w:val="28"/>
          <w:szCs w:val="28"/>
        </w:rPr>
        <w:t xml:space="preserve">, </w:t>
      </w:r>
      <w:del w:id="25216" w:author="Claire S" w:date="2026-08-03T13:20:00Z" w16du:dateUtc="2026-08-03T12:20:00Z">
        <w:r w:rsidR="007C5F0C" w:rsidDel="00CC71A4">
          <w:rPr>
            <w:rFonts w:ascii="Cambria" w:hAnsi="Cambria"/>
            <w:bCs/>
            <w:sz w:val="28"/>
            <w:szCs w:val="28"/>
          </w:rPr>
          <w:delText xml:space="preserve">still </w:delText>
        </w:r>
        <w:r w:rsidR="004A2CD6" w:rsidDel="00CC71A4">
          <w:rPr>
            <w:rFonts w:ascii="Cambria" w:hAnsi="Cambria"/>
            <w:bCs/>
            <w:sz w:val="28"/>
            <w:szCs w:val="28"/>
          </w:rPr>
          <w:delText xml:space="preserve">unable to </w:delText>
        </w:r>
      </w:del>
      <w:r w:rsidR="004A2CD6">
        <w:rPr>
          <w:rFonts w:ascii="Cambria" w:hAnsi="Cambria"/>
          <w:bCs/>
          <w:sz w:val="28"/>
          <w:szCs w:val="28"/>
        </w:rPr>
        <w:t>meet</w:t>
      </w:r>
      <w:ins w:id="25217" w:author="Claire S" w:date="2026-08-03T13:20:00Z" w16du:dateUtc="2026-08-03T12:20:00Z">
        <w:r w:rsidR="00CC71A4">
          <w:rPr>
            <w:rFonts w:ascii="Cambria" w:hAnsi="Cambria"/>
            <w:bCs/>
            <w:sz w:val="28"/>
            <w:szCs w:val="28"/>
          </w:rPr>
          <w:t>i</w:t>
        </w:r>
      </w:ins>
      <w:ins w:id="25218" w:author="Claire S" w:date="2026-08-03T13:21:00Z" w16du:dateUtc="2026-08-03T12:21:00Z">
        <w:r w:rsidR="00CC71A4">
          <w:rPr>
            <w:rFonts w:ascii="Cambria" w:hAnsi="Cambria"/>
            <w:bCs/>
            <w:sz w:val="28"/>
            <w:szCs w:val="28"/>
          </w:rPr>
          <w:t>ng</w:t>
        </w:r>
      </w:ins>
      <w:r w:rsidR="004A2CD6">
        <w:rPr>
          <w:rFonts w:ascii="Cambria" w:hAnsi="Cambria"/>
          <w:bCs/>
          <w:sz w:val="28"/>
          <w:szCs w:val="28"/>
        </w:rPr>
        <w:t xml:space="preserve"> Savannah’s </w:t>
      </w:r>
      <w:ins w:id="25219" w:author="Claire S" w:date="2026-08-03T13:21:00Z" w16du:dateUtc="2026-08-03T12:21:00Z">
        <w:r w:rsidR="00CC71A4">
          <w:rPr>
            <w:rFonts w:ascii="Cambria" w:hAnsi="Cambria"/>
            <w:bCs/>
            <w:sz w:val="28"/>
            <w:szCs w:val="28"/>
          </w:rPr>
          <w:t xml:space="preserve">glazed-looking </w:t>
        </w:r>
      </w:ins>
      <w:r w:rsidR="004A2CD6">
        <w:rPr>
          <w:rFonts w:ascii="Cambria" w:hAnsi="Cambria"/>
          <w:bCs/>
          <w:sz w:val="28"/>
          <w:szCs w:val="28"/>
        </w:rPr>
        <w:t>eye</w:t>
      </w:r>
      <w:r w:rsidR="00AF152E">
        <w:rPr>
          <w:rFonts w:ascii="Cambria" w:hAnsi="Cambria"/>
          <w:bCs/>
          <w:sz w:val="28"/>
          <w:szCs w:val="28"/>
        </w:rPr>
        <w:t>s</w:t>
      </w:r>
      <w:ins w:id="25220" w:author="Claire S" w:date="2026-08-03T13:21:00Z" w16du:dateUtc="2026-08-03T12:21:00Z">
        <w:r w:rsidR="00CC71A4">
          <w:rPr>
            <w:rFonts w:ascii="Cambria" w:hAnsi="Cambria"/>
            <w:bCs/>
            <w:sz w:val="28"/>
            <w:szCs w:val="28"/>
          </w:rPr>
          <w:t xml:space="preserve"> briefly</w:t>
        </w:r>
      </w:ins>
      <w:r w:rsidR="00224F14">
        <w:rPr>
          <w:rFonts w:ascii="Cambria" w:hAnsi="Cambria"/>
          <w:bCs/>
          <w:sz w:val="28"/>
          <w:szCs w:val="28"/>
        </w:rPr>
        <w:t>.</w:t>
      </w:r>
      <w:r w:rsidR="0058490C">
        <w:rPr>
          <w:rFonts w:ascii="Cambria" w:hAnsi="Cambria"/>
          <w:bCs/>
          <w:sz w:val="28"/>
          <w:szCs w:val="28"/>
        </w:rPr>
        <w:t xml:space="preserve"> ‘And to you.’</w:t>
      </w:r>
    </w:p>
    <w:p w14:paraId="565B54B8" w14:textId="77777777" w:rsidR="00143C5E" w:rsidRDefault="00960E55" w:rsidP="00143C5E">
      <w:pPr>
        <w:spacing w:line="360" w:lineRule="auto"/>
        <w:ind w:firstLine="720"/>
        <w:contextualSpacing/>
        <w:rPr>
          <w:ins w:id="25221" w:author="Claire S" w:date="2026-08-03T13:02:00Z" w16du:dateUtc="2026-08-03T12:02:00Z"/>
          <w:rFonts w:ascii="Cambria" w:hAnsi="Cambria"/>
          <w:bCs/>
          <w:sz w:val="28"/>
          <w:szCs w:val="28"/>
        </w:rPr>
      </w:pPr>
      <w:r>
        <w:rPr>
          <w:rFonts w:ascii="Cambria" w:hAnsi="Cambria"/>
          <w:bCs/>
          <w:sz w:val="28"/>
          <w:szCs w:val="28"/>
        </w:rPr>
        <w:t>The end of a beautiful new friendship</w:t>
      </w:r>
      <w:r w:rsidR="00A12E19">
        <w:rPr>
          <w:rFonts w:ascii="Cambria" w:hAnsi="Cambria"/>
          <w:bCs/>
          <w:sz w:val="28"/>
          <w:szCs w:val="28"/>
        </w:rPr>
        <w:t>,</w:t>
      </w:r>
      <w:r>
        <w:rPr>
          <w:rFonts w:ascii="Cambria" w:hAnsi="Cambria"/>
          <w:bCs/>
          <w:sz w:val="28"/>
          <w:szCs w:val="28"/>
        </w:rPr>
        <w:t xml:space="preserve"> Clara thought</w:t>
      </w:r>
      <w:r w:rsidR="00A12E19">
        <w:rPr>
          <w:rFonts w:ascii="Cambria" w:hAnsi="Cambria"/>
          <w:bCs/>
          <w:sz w:val="28"/>
          <w:szCs w:val="28"/>
        </w:rPr>
        <w:t>,</w:t>
      </w:r>
      <w:r>
        <w:rPr>
          <w:rFonts w:ascii="Cambria" w:hAnsi="Cambria"/>
          <w:bCs/>
          <w:sz w:val="28"/>
          <w:szCs w:val="28"/>
        </w:rPr>
        <w:t xml:space="preserve"> tr</w:t>
      </w:r>
      <w:r w:rsidR="00EB6E5C">
        <w:rPr>
          <w:rFonts w:ascii="Cambria" w:hAnsi="Cambria"/>
          <w:bCs/>
          <w:sz w:val="28"/>
          <w:szCs w:val="28"/>
        </w:rPr>
        <w:t>aips</w:t>
      </w:r>
      <w:r w:rsidR="00AB6111">
        <w:rPr>
          <w:rFonts w:ascii="Cambria" w:hAnsi="Cambria"/>
          <w:bCs/>
          <w:sz w:val="28"/>
          <w:szCs w:val="28"/>
        </w:rPr>
        <w:t>ing</w:t>
      </w:r>
      <w:r>
        <w:rPr>
          <w:rFonts w:ascii="Cambria" w:hAnsi="Cambria"/>
          <w:bCs/>
          <w:sz w:val="28"/>
          <w:szCs w:val="28"/>
        </w:rPr>
        <w:t xml:space="preserve"> up the stairs into the police</w:t>
      </w:r>
      <w:del w:id="25222" w:author="Daisy Watt" w:date="2026-06-24T08:07:00Z" w16du:dateUtc="2026-06-24T06:07:00Z">
        <w:r w:rsidR="00AB6111" w:rsidDel="0030220A">
          <w:rPr>
            <w:rFonts w:ascii="Cambria" w:hAnsi="Cambria"/>
            <w:bCs/>
            <w:sz w:val="28"/>
            <w:szCs w:val="28"/>
          </w:rPr>
          <w:delText>-</w:delText>
        </w:r>
      </w:del>
      <w:ins w:id="25223" w:author="Daisy Watt" w:date="2026-06-24T08:07:00Z" w16du:dateUtc="2026-06-24T06:07:00Z">
        <w:r w:rsidR="0030220A">
          <w:rPr>
            <w:rFonts w:ascii="Cambria" w:hAnsi="Cambria"/>
            <w:bCs/>
            <w:sz w:val="28"/>
            <w:szCs w:val="28"/>
          </w:rPr>
          <w:t xml:space="preserve"> </w:t>
        </w:r>
      </w:ins>
      <w:r>
        <w:rPr>
          <w:rFonts w:ascii="Cambria" w:hAnsi="Cambria"/>
          <w:bCs/>
          <w:sz w:val="28"/>
          <w:szCs w:val="28"/>
        </w:rPr>
        <w:t>station</w:t>
      </w:r>
      <w:r w:rsidR="0058490C">
        <w:rPr>
          <w:rFonts w:ascii="Cambria" w:hAnsi="Cambria"/>
          <w:bCs/>
          <w:sz w:val="28"/>
          <w:szCs w:val="28"/>
        </w:rPr>
        <w:t xml:space="preserve">.  </w:t>
      </w:r>
      <w:del w:id="25224" w:author="Claire S" w:date="2026-08-03T12:59:00Z" w16du:dateUtc="2026-08-03T11:59:00Z">
        <w:r w:rsidR="007C5F0C" w:rsidDel="00143C5E">
          <w:rPr>
            <w:rFonts w:ascii="Cambria" w:hAnsi="Cambria"/>
            <w:bCs/>
            <w:sz w:val="28"/>
            <w:szCs w:val="28"/>
          </w:rPr>
          <w:delText xml:space="preserve">But </w:delText>
        </w:r>
      </w:del>
      <w:ins w:id="25225" w:author="Claire S" w:date="2026-08-03T12:59:00Z" w16du:dateUtc="2026-08-03T11:59:00Z">
        <w:r w:rsidR="00143C5E">
          <w:rPr>
            <w:rFonts w:ascii="Cambria" w:hAnsi="Cambria"/>
            <w:bCs/>
            <w:sz w:val="28"/>
            <w:szCs w:val="28"/>
          </w:rPr>
          <w:t xml:space="preserve">Of course </w:t>
        </w:r>
      </w:ins>
      <w:del w:id="25226" w:author="Claire S" w:date="2026-08-03T12:59:00Z" w16du:dateUtc="2026-08-03T11:59:00Z">
        <w:r w:rsidR="00AB6111" w:rsidDel="00143C5E">
          <w:rPr>
            <w:rFonts w:ascii="Cambria" w:hAnsi="Cambria"/>
            <w:bCs/>
            <w:sz w:val="28"/>
            <w:szCs w:val="28"/>
          </w:rPr>
          <w:delText>naturally</w:delText>
        </w:r>
      </w:del>
      <w:ins w:id="25227" w:author="Daisy Watt" w:date="2026-06-24T08:07:00Z" w16du:dateUtc="2026-06-24T06:07:00Z">
        <w:del w:id="25228" w:author="Claire S" w:date="2026-08-03T12:59:00Z" w16du:dateUtc="2026-08-03T11:59:00Z">
          <w:r w:rsidR="0030220A" w:rsidDel="00143C5E">
            <w:rPr>
              <w:rFonts w:ascii="Cambria" w:hAnsi="Cambria"/>
              <w:bCs/>
              <w:sz w:val="28"/>
              <w:szCs w:val="28"/>
            </w:rPr>
            <w:delText>,</w:delText>
          </w:r>
        </w:del>
      </w:ins>
      <w:del w:id="25229" w:author="Claire S" w:date="2026-08-03T12:59:00Z" w16du:dateUtc="2026-08-03T11:59:00Z">
        <w:r w:rsidR="00A12E19" w:rsidDel="00143C5E">
          <w:rPr>
            <w:rFonts w:ascii="Cambria" w:hAnsi="Cambria"/>
            <w:bCs/>
            <w:sz w:val="28"/>
            <w:szCs w:val="28"/>
          </w:rPr>
          <w:delText xml:space="preserve"> </w:delText>
        </w:r>
      </w:del>
      <w:r w:rsidR="00A12E19">
        <w:rPr>
          <w:rFonts w:ascii="Cambria" w:hAnsi="Cambria"/>
          <w:bCs/>
          <w:sz w:val="28"/>
          <w:szCs w:val="28"/>
        </w:rPr>
        <w:t>it was</w:t>
      </w:r>
      <w:r w:rsidR="0058490C">
        <w:rPr>
          <w:rFonts w:ascii="Cambria" w:hAnsi="Cambria"/>
          <w:bCs/>
          <w:sz w:val="28"/>
          <w:szCs w:val="28"/>
        </w:rPr>
        <w:t xml:space="preserve"> the end</w:t>
      </w:r>
      <w:ins w:id="25230" w:author="Claire S" w:date="2026-08-03T12:59:00Z" w16du:dateUtc="2026-08-03T11:59:00Z">
        <w:r w:rsidR="00143C5E">
          <w:rPr>
            <w:rFonts w:ascii="Cambria" w:hAnsi="Cambria"/>
            <w:bCs/>
            <w:sz w:val="28"/>
            <w:szCs w:val="28"/>
          </w:rPr>
          <w:t xml:space="preserve">; </w:t>
        </w:r>
      </w:ins>
      <w:ins w:id="25231" w:author="Claire S" w:date="2026-08-03T13:00:00Z" w16du:dateUtc="2026-08-03T12:00:00Z">
        <w:r w:rsidR="00143C5E">
          <w:rPr>
            <w:rFonts w:ascii="Cambria" w:hAnsi="Cambria"/>
            <w:bCs/>
            <w:sz w:val="28"/>
            <w:szCs w:val="28"/>
          </w:rPr>
          <w:t xml:space="preserve">she didn’t belong in </w:t>
        </w:r>
      </w:ins>
      <w:ins w:id="25232" w:author="Claire S" w:date="2026-08-03T12:59:00Z" w16du:dateUtc="2026-08-03T11:59:00Z">
        <w:r w:rsidR="00143C5E">
          <w:rPr>
            <w:rFonts w:ascii="Cambria" w:hAnsi="Cambria"/>
            <w:bCs/>
            <w:sz w:val="28"/>
            <w:szCs w:val="28"/>
          </w:rPr>
          <w:t>Savannah’s</w:t>
        </w:r>
      </w:ins>
      <w:ins w:id="25233" w:author="Claire S" w:date="2026-08-03T12:58:00Z" w16du:dateUtc="2026-08-03T11:58:00Z">
        <w:r w:rsidR="00EB3408">
          <w:rPr>
            <w:rFonts w:ascii="Cambria" w:hAnsi="Cambria"/>
            <w:bCs/>
            <w:sz w:val="28"/>
            <w:szCs w:val="28"/>
          </w:rPr>
          <w:t xml:space="preserve"> </w:t>
        </w:r>
      </w:ins>
      <w:ins w:id="25234" w:author="Claire S" w:date="2026-08-03T13:02:00Z" w16du:dateUtc="2026-08-03T12:02:00Z">
        <w:r w:rsidR="00143C5E">
          <w:rPr>
            <w:rFonts w:ascii="Cambria" w:hAnsi="Cambria"/>
            <w:bCs/>
            <w:sz w:val="28"/>
            <w:szCs w:val="28"/>
          </w:rPr>
          <w:t>world or</w:t>
        </w:r>
      </w:ins>
      <w:ins w:id="25235" w:author="Claire S" w:date="2026-08-03T13:00:00Z" w16du:dateUtc="2026-08-03T12:00:00Z">
        <w:r w:rsidR="00143C5E">
          <w:rPr>
            <w:rFonts w:ascii="Cambria" w:hAnsi="Cambria"/>
            <w:bCs/>
            <w:sz w:val="28"/>
            <w:szCs w:val="28"/>
          </w:rPr>
          <w:t xml:space="preserve"> even begin to</w:t>
        </w:r>
      </w:ins>
      <w:ins w:id="25236" w:author="Claire S" w:date="2026-08-03T12:58:00Z" w16du:dateUtc="2026-08-03T11:58:00Z">
        <w:r w:rsidR="00EB3408">
          <w:rPr>
            <w:rFonts w:ascii="Cambria" w:hAnsi="Cambria"/>
            <w:bCs/>
            <w:sz w:val="28"/>
            <w:szCs w:val="28"/>
          </w:rPr>
          <w:t xml:space="preserve"> understand the strange moral code of the super</w:t>
        </w:r>
      </w:ins>
      <w:ins w:id="25237" w:author="Claire S" w:date="2026-08-03T12:59:00Z" w16du:dateUtc="2026-08-03T11:59:00Z">
        <w:r w:rsidR="00EB3408">
          <w:rPr>
            <w:rFonts w:ascii="Cambria" w:hAnsi="Cambria"/>
            <w:bCs/>
            <w:sz w:val="28"/>
            <w:szCs w:val="28"/>
          </w:rPr>
          <w:t>-</w:t>
        </w:r>
      </w:ins>
      <w:ins w:id="25238" w:author="Claire S" w:date="2026-08-03T12:58:00Z" w16du:dateUtc="2026-08-03T11:58:00Z">
        <w:r w:rsidR="00EB3408">
          <w:rPr>
            <w:rFonts w:ascii="Cambria" w:hAnsi="Cambria"/>
            <w:bCs/>
            <w:sz w:val="28"/>
            <w:szCs w:val="28"/>
          </w:rPr>
          <w:t>rich.</w:t>
        </w:r>
      </w:ins>
      <w:ins w:id="25239" w:author="Claire S" w:date="2026-08-03T13:02:00Z" w16du:dateUtc="2026-08-03T12:02:00Z">
        <w:r w:rsidR="00143C5E">
          <w:rPr>
            <w:rFonts w:ascii="Cambria" w:hAnsi="Cambria"/>
            <w:bCs/>
            <w:sz w:val="28"/>
            <w:szCs w:val="28"/>
          </w:rPr>
          <w:t xml:space="preserve"> </w:t>
        </w:r>
      </w:ins>
      <w:ins w:id="25240" w:author="Claire S" w:date="2026-08-03T12:59:00Z" w16du:dateUtc="2026-08-03T11:59:00Z">
        <w:r w:rsidR="00143C5E">
          <w:rPr>
            <w:rFonts w:ascii="Cambria" w:hAnsi="Cambria"/>
            <w:bCs/>
            <w:sz w:val="28"/>
            <w:szCs w:val="28"/>
          </w:rPr>
          <w:t xml:space="preserve">What was </w:t>
        </w:r>
      </w:ins>
      <w:ins w:id="25241" w:author="Claire S" w:date="2026-08-03T13:00:00Z" w16du:dateUtc="2026-08-03T12:00:00Z">
        <w:r w:rsidR="00143C5E">
          <w:rPr>
            <w:rFonts w:ascii="Cambria" w:hAnsi="Cambria"/>
            <w:bCs/>
            <w:sz w:val="28"/>
            <w:szCs w:val="28"/>
          </w:rPr>
          <w:t xml:space="preserve">far more worrying </w:t>
        </w:r>
      </w:ins>
      <w:ins w:id="25242" w:author="Claire S" w:date="2026-08-03T13:02:00Z" w16du:dateUtc="2026-08-03T12:02:00Z">
        <w:r w:rsidR="00143C5E">
          <w:rPr>
            <w:rFonts w:ascii="Cambria" w:hAnsi="Cambria"/>
            <w:bCs/>
            <w:sz w:val="28"/>
            <w:szCs w:val="28"/>
          </w:rPr>
          <w:t xml:space="preserve">to Clara </w:t>
        </w:r>
      </w:ins>
      <w:ins w:id="25243" w:author="Claire S" w:date="2026-08-03T12:59:00Z" w16du:dateUtc="2026-08-03T11:59:00Z">
        <w:r w:rsidR="00143C5E">
          <w:rPr>
            <w:rFonts w:ascii="Cambria" w:hAnsi="Cambria"/>
            <w:bCs/>
            <w:sz w:val="28"/>
            <w:szCs w:val="28"/>
          </w:rPr>
          <w:t>was the fact</w:t>
        </w:r>
      </w:ins>
      <w:del w:id="25244" w:author="Claire S" w:date="2026-08-03T12:58:00Z" w16du:dateUtc="2026-08-03T11:58:00Z">
        <w:r w:rsidR="00A12E19" w:rsidDel="00EB3408">
          <w:rPr>
            <w:rFonts w:ascii="Cambria" w:hAnsi="Cambria"/>
            <w:bCs/>
            <w:sz w:val="28"/>
            <w:szCs w:val="28"/>
          </w:rPr>
          <w:delText xml:space="preserve"> – </w:delText>
        </w:r>
      </w:del>
      <w:del w:id="25245" w:author="Daisy Watt" w:date="2026-06-24T08:07:00Z" w16du:dateUtc="2026-06-24T06:07:00Z">
        <w:r w:rsidR="00A12E19" w:rsidDel="00F81E73">
          <w:rPr>
            <w:rFonts w:ascii="Cambria" w:hAnsi="Cambria"/>
            <w:bCs/>
            <w:sz w:val="28"/>
            <w:szCs w:val="28"/>
          </w:rPr>
          <w:delText xml:space="preserve">because </w:delText>
        </w:r>
        <w:r w:rsidR="00AF152E" w:rsidDel="00F81E73">
          <w:rPr>
            <w:rFonts w:ascii="Cambria" w:hAnsi="Cambria"/>
            <w:bCs/>
            <w:sz w:val="28"/>
            <w:szCs w:val="28"/>
          </w:rPr>
          <w:delText xml:space="preserve">she </w:delText>
        </w:r>
        <w:r w:rsidR="00806C0E" w:rsidDel="00F81E73">
          <w:rPr>
            <w:rFonts w:ascii="Cambria" w:hAnsi="Cambria"/>
            <w:bCs/>
            <w:sz w:val="28"/>
            <w:szCs w:val="28"/>
          </w:rPr>
          <w:delText xml:space="preserve">wasn’t Savannah’s equal in status or wealth. Worse, </w:delText>
        </w:r>
      </w:del>
      <w:ins w:id="25246" w:author="Daisy Watt" w:date="2026-06-24T08:07:00Z" w16du:dateUtc="2026-06-24T06:07:00Z">
        <w:del w:id="25247" w:author="Claire S" w:date="2026-08-03T12:58:00Z" w16du:dateUtc="2026-08-03T11:58:00Z">
          <w:r w:rsidR="00F81E73" w:rsidDel="00EB3408">
            <w:rPr>
              <w:rFonts w:ascii="Cambria" w:hAnsi="Cambria"/>
              <w:bCs/>
              <w:sz w:val="28"/>
              <w:szCs w:val="28"/>
            </w:rPr>
            <w:delText>and</w:delText>
          </w:r>
        </w:del>
        <w:del w:id="25248" w:author="Claire S" w:date="2026-08-03T12:59:00Z" w16du:dateUtc="2026-08-03T11:59:00Z">
          <w:r w:rsidR="00F81E73" w:rsidDel="00EB3408">
            <w:rPr>
              <w:rFonts w:ascii="Cambria" w:hAnsi="Cambria"/>
              <w:bCs/>
              <w:sz w:val="28"/>
              <w:szCs w:val="28"/>
            </w:rPr>
            <w:delText xml:space="preserve"> </w:delText>
          </w:r>
        </w:del>
      </w:ins>
      <w:ins w:id="25249" w:author="Claire S" w:date="2026-08-03T12:59:00Z" w16du:dateUtc="2026-08-03T11:59:00Z">
        <w:r w:rsidR="00EB3408">
          <w:rPr>
            <w:rFonts w:ascii="Cambria" w:hAnsi="Cambria"/>
            <w:bCs/>
            <w:sz w:val="28"/>
            <w:szCs w:val="28"/>
          </w:rPr>
          <w:t xml:space="preserve"> </w:t>
        </w:r>
      </w:ins>
      <w:commentRangeStart w:id="25250"/>
      <w:commentRangeStart w:id="25251"/>
      <w:r w:rsidR="007C5F0C">
        <w:rPr>
          <w:rFonts w:ascii="Cambria" w:hAnsi="Cambria"/>
          <w:bCs/>
          <w:sz w:val="28"/>
          <w:szCs w:val="28"/>
        </w:rPr>
        <w:t xml:space="preserve">she’d probably be out of a job </w:t>
      </w:r>
      <w:del w:id="25252" w:author="Claire S" w:date="2026-08-03T13:00:00Z" w16du:dateUtc="2026-08-03T12:00:00Z">
        <w:r w:rsidR="007C5F0C" w:rsidDel="00143C5E">
          <w:rPr>
            <w:rFonts w:ascii="Cambria" w:hAnsi="Cambria"/>
            <w:bCs/>
            <w:sz w:val="28"/>
            <w:szCs w:val="28"/>
          </w:rPr>
          <w:delText>as well</w:delText>
        </w:r>
        <w:commentRangeEnd w:id="25250"/>
        <w:r w:rsidR="002E3A62" w:rsidDel="00143C5E">
          <w:rPr>
            <w:rStyle w:val="CommentReference"/>
            <w:rFonts w:ascii="Cambria" w:hAnsi="Cambria"/>
            <w:bCs/>
            <w:sz w:val="28"/>
            <w:szCs w:val="28"/>
          </w:rPr>
          <w:commentReference w:id="25250"/>
        </w:r>
        <w:commentRangeEnd w:id="25251"/>
        <w:r w:rsidR="009A3669" w:rsidDel="00143C5E">
          <w:rPr>
            <w:rStyle w:val="CommentReference"/>
            <w:rFonts w:ascii="Cambria" w:hAnsi="Cambria"/>
            <w:bCs/>
            <w:sz w:val="28"/>
            <w:szCs w:val="28"/>
          </w:rPr>
          <w:commentReference w:id="25251"/>
        </w:r>
      </w:del>
      <w:ins w:id="25253" w:author="Claire S" w:date="2026-08-03T13:00:00Z" w16du:dateUtc="2026-08-03T12:00:00Z">
        <w:r w:rsidR="00143C5E">
          <w:rPr>
            <w:rFonts w:ascii="Cambria" w:hAnsi="Cambria"/>
            <w:bCs/>
            <w:sz w:val="28"/>
            <w:szCs w:val="28"/>
          </w:rPr>
          <w:t>now</w:t>
        </w:r>
      </w:ins>
      <w:r w:rsidR="007C5F0C">
        <w:rPr>
          <w:rFonts w:ascii="Cambria" w:hAnsi="Cambria"/>
          <w:bCs/>
          <w:sz w:val="28"/>
          <w:szCs w:val="28"/>
        </w:rPr>
        <w:t xml:space="preserve">. </w:t>
      </w:r>
      <w:ins w:id="25254" w:author="Claire S" w:date="2026-08-03T12:55:00Z" w16du:dateUtc="2026-08-03T11:55:00Z">
        <w:r w:rsidR="00E10901">
          <w:rPr>
            <w:rFonts w:ascii="Cambria" w:hAnsi="Cambria"/>
            <w:bCs/>
            <w:sz w:val="28"/>
            <w:szCs w:val="28"/>
          </w:rPr>
          <w:t xml:space="preserve"> </w:t>
        </w:r>
      </w:ins>
    </w:p>
    <w:p w14:paraId="2EAB0141" w14:textId="3BB6E465" w:rsidR="00EB6E5C" w:rsidRDefault="00143C5E" w:rsidP="00143C5E">
      <w:pPr>
        <w:spacing w:line="360" w:lineRule="auto"/>
        <w:ind w:firstLine="720"/>
        <w:contextualSpacing/>
        <w:rPr>
          <w:rFonts w:ascii="Cambria" w:hAnsi="Cambria"/>
          <w:bCs/>
          <w:sz w:val="28"/>
          <w:szCs w:val="28"/>
        </w:rPr>
      </w:pPr>
      <w:ins w:id="25255" w:author="Claire S" w:date="2026-08-03T13:00:00Z" w16du:dateUtc="2026-08-03T12:00:00Z">
        <w:r>
          <w:rPr>
            <w:rFonts w:ascii="Cambria" w:hAnsi="Cambria"/>
            <w:bCs/>
            <w:sz w:val="28"/>
            <w:szCs w:val="28"/>
          </w:rPr>
          <w:t>Still, p</w:t>
        </w:r>
      </w:ins>
      <w:del w:id="25256" w:author="Claire S" w:date="2026-08-03T12:55:00Z" w16du:dateUtc="2026-08-03T11:55:00Z">
        <w:r w:rsidR="00EB6E5C" w:rsidDel="00E10901">
          <w:rPr>
            <w:rFonts w:ascii="Cambria" w:hAnsi="Cambria"/>
            <w:bCs/>
            <w:sz w:val="28"/>
            <w:szCs w:val="28"/>
          </w:rPr>
          <w:delText>But p</w:delText>
        </w:r>
      </w:del>
      <w:r w:rsidR="00EB6E5C">
        <w:rPr>
          <w:rFonts w:ascii="Cambria" w:hAnsi="Cambria"/>
          <w:bCs/>
          <w:sz w:val="28"/>
          <w:szCs w:val="28"/>
        </w:rPr>
        <w:t xml:space="preserve">erhaps she’d be better off </w:t>
      </w:r>
      <w:del w:id="25257" w:author="Claire S" w:date="2026-08-03T13:05:00Z" w16du:dateUtc="2026-08-03T12:05:00Z">
        <w:r w:rsidR="00EB6E5C" w:rsidDel="00763748">
          <w:rPr>
            <w:rFonts w:ascii="Cambria" w:hAnsi="Cambria"/>
            <w:bCs/>
            <w:sz w:val="28"/>
            <w:szCs w:val="28"/>
          </w:rPr>
          <w:delText xml:space="preserve">working </w:delText>
        </w:r>
      </w:del>
      <w:del w:id="25258" w:author="Claire S" w:date="2026-08-03T13:02:00Z" w16du:dateUtc="2026-08-03T12:02:00Z">
        <w:r w:rsidR="00EB6E5C" w:rsidDel="00143C5E">
          <w:rPr>
            <w:rFonts w:ascii="Cambria" w:hAnsi="Cambria"/>
            <w:bCs/>
            <w:sz w:val="28"/>
            <w:szCs w:val="28"/>
          </w:rPr>
          <w:delText>in a pub</w:delText>
        </w:r>
      </w:del>
      <w:ins w:id="25259" w:author="Claire S" w:date="2026-08-03T13:02:00Z" w16du:dateUtc="2026-08-03T12:02:00Z">
        <w:r>
          <w:rPr>
            <w:rFonts w:ascii="Cambria" w:hAnsi="Cambria"/>
            <w:bCs/>
            <w:sz w:val="28"/>
            <w:szCs w:val="28"/>
          </w:rPr>
          <w:t>behind a bar or in a shop</w:t>
        </w:r>
      </w:ins>
      <w:r w:rsidR="00EB6E5C">
        <w:rPr>
          <w:rFonts w:ascii="Cambria" w:hAnsi="Cambria"/>
          <w:bCs/>
          <w:sz w:val="28"/>
          <w:szCs w:val="28"/>
        </w:rPr>
        <w:t>, or a care</w:t>
      </w:r>
      <w:del w:id="25260" w:author="Daisy Watt" w:date="2026-06-24T08:07:00Z" w16du:dateUtc="2026-06-24T06:07:00Z">
        <w:r w:rsidR="00EB6E5C" w:rsidDel="001F25E6">
          <w:rPr>
            <w:rFonts w:ascii="Cambria" w:hAnsi="Cambria"/>
            <w:bCs/>
            <w:sz w:val="28"/>
            <w:szCs w:val="28"/>
          </w:rPr>
          <w:delText>-</w:delText>
        </w:r>
      </w:del>
      <w:ins w:id="25261" w:author="Claire S" w:date="2026-08-03T12:55:00Z" w16du:dateUtc="2026-08-03T11:55:00Z">
        <w:r w:rsidR="00E10901">
          <w:rPr>
            <w:rFonts w:ascii="Cambria" w:hAnsi="Cambria"/>
            <w:bCs/>
            <w:sz w:val="28"/>
            <w:szCs w:val="28"/>
          </w:rPr>
          <w:t>-</w:t>
        </w:r>
      </w:ins>
      <w:ins w:id="25262" w:author="Daisy Watt" w:date="2026-06-24T08:07:00Z" w16du:dateUtc="2026-06-24T06:07:00Z">
        <w:del w:id="25263" w:author="Claire S" w:date="2026-08-03T12:55:00Z" w16du:dateUtc="2026-08-03T11:55:00Z">
          <w:r w:rsidR="001F25E6" w:rsidDel="00E10901">
            <w:rPr>
              <w:rFonts w:ascii="Cambria" w:hAnsi="Cambria"/>
              <w:bCs/>
              <w:sz w:val="28"/>
              <w:szCs w:val="28"/>
            </w:rPr>
            <w:delText xml:space="preserve"> </w:delText>
          </w:r>
        </w:del>
      </w:ins>
      <w:r w:rsidR="00EB6E5C">
        <w:rPr>
          <w:rFonts w:ascii="Cambria" w:hAnsi="Cambria"/>
          <w:bCs/>
          <w:sz w:val="28"/>
          <w:szCs w:val="28"/>
        </w:rPr>
        <w:t>home like her mum</w:t>
      </w:r>
      <w:r w:rsidR="00BD727C">
        <w:rPr>
          <w:rFonts w:ascii="Cambria" w:hAnsi="Cambria"/>
          <w:bCs/>
          <w:sz w:val="28"/>
          <w:szCs w:val="28"/>
        </w:rPr>
        <w:t>; publishing was just too poisonous</w:t>
      </w:r>
      <w:del w:id="25264" w:author="Claire S" w:date="2026-08-03T13:00:00Z" w16du:dateUtc="2026-08-03T12:00:00Z">
        <w:r w:rsidR="00BD727C" w:rsidDel="00143C5E">
          <w:rPr>
            <w:rFonts w:ascii="Cambria" w:hAnsi="Cambria"/>
            <w:bCs/>
            <w:sz w:val="28"/>
            <w:szCs w:val="28"/>
          </w:rPr>
          <w:delText xml:space="preserve"> sometimes</w:delText>
        </w:r>
      </w:del>
      <w:r w:rsidR="00BD727C">
        <w:rPr>
          <w:rFonts w:ascii="Cambria" w:hAnsi="Cambria"/>
          <w:bCs/>
          <w:sz w:val="28"/>
          <w:szCs w:val="28"/>
        </w:rPr>
        <w:t xml:space="preserve">, </w:t>
      </w:r>
      <w:ins w:id="25265" w:author="Claire S" w:date="2026-08-03T12:55:00Z" w16du:dateUtc="2026-08-03T11:55:00Z">
        <w:r w:rsidR="00E10901">
          <w:rPr>
            <w:rFonts w:ascii="Cambria" w:hAnsi="Cambria"/>
            <w:bCs/>
            <w:sz w:val="28"/>
            <w:szCs w:val="28"/>
          </w:rPr>
          <w:t xml:space="preserve">too full of snakes, </w:t>
        </w:r>
      </w:ins>
      <w:r w:rsidR="00BD727C">
        <w:rPr>
          <w:rFonts w:ascii="Cambria" w:hAnsi="Cambria"/>
          <w:bCs/>
          <w:sz w:val="28"/>
          <w:szCs w:val="28"/>
        </w:rPr>
        <w:t xml:space="preserve">however much </w:t>
      </w:r>
      <w:del w:id="25266" w:author="Claire S" w:date="2026-08-03T13:21:00Z" w16du:dateUtc="2026-08-03T12:21:00Z">
        <w:r w:rsidR="00BD727C" w:rsidDel="00BC6841">
          <w:rPr>
            <w:rFonts w:ascii="Cambria" w:hAnsi="Cambria"/>
            <w:bCs/>
            <w:sz w:val="28"/>
            <w:szCs w:val="28"/>
          </w:rPr>
          <w:delText xml:space="preserve">she </w:delText>
        </w:r>
      </w:del>
      <w:ins w:id="25267" w:author="Claire S" w:date="2026-08-03T13:21:00Z" w16du:dateUtc="2026-08-03T12:21:00Z">
        <w:r w:rsidR="00BC6841">
          <w:rPr>
            <w:rFonts w:ascii="Cambria" w:hAnsi="Cambria"/>
            <w:bCs/>
            <w:sz w:val="28"/>
            <w:szCs w:val="28"/>
          </w:rPr>
          <w:t xml:space="preserve">Clara </w:t>
        </w:r>
      </w:ins>
      <w:r w:rsidR="00BD727C">
        <w:rPr>
          <w:rFonts w:ascii="Cambria" w:hAnsi="Cambria"/>
          <w:bCs/>
          <w:sz w:val="28"/>
          <w:szCs w:val="28"/>
        </w:rPr>
        <w:t>loved her job and her books</w:t>
      </w:r>
      <w:r w:rsidR="00EB6E5C">
        <w:rPr>
          <w:rFonts w:ascii="Cambria" w:hAnsi="Cambria"/>
          <w:bCs/>
          <w:sz w:val="28"/>
          <w:szCs w:val="28"/>
        </w:rPr>
        <w:t>.</w:t>
      </w:r>
      <w:r w:rsidR="00806C0E">
        <w:rPr>
          <w:rFonts w:ascii="Cambria" w:hAnsi="Cambria"/>
          <w:bCs/>
          <w:sz w:val="28"/>
          <w:szCs w:val="28"/>
        </w:rPr>
        <w:t xml:space="preserve"> </w:t>
      </w:r>
    </w:p>
    <w:p w14:paraId="2F33E472" w14:textId="77777777" w:rsidR="00143C5E" w:rsidRDefault="00143C5E" w:rsidP="00197C6E">
      <w:pPr>
        <w:spacing w:line="360" w:lineRule="auto"/>
        <w:contextualSpacing/>
        <w:rPr>
          <w:ins w:id="25268" w:author="Claire S" w:date="2026-08-03T13:00:00Z" w16du:dateUtc="2026-08-03T12:00:00Z"/>
          <w:rFonts w:ascii="Cambria" w:hAnsi="Cambria"/>
          <w:bCs/>
          <w:sz w:val="28"/>
          <w:szCs w:val="28"/>
        </w:rPr>
      </w:pPr>
    </w:p>
    <w:p w14:paraId="1EED7903" w14:textId="08408B7D" w:rsidR="0058490C" w:rsidRDefault="00197C6E" w:rsidP="00197C6E">
      <w:pPr>
        <w:spacing w:line="360" w:lineRule="auto"/>
        <w:contextualSpacing/>
        <w:rPr>
          <w:rFonts w:ascii="Cambria" w:hAnsi="Cambria"/>
          <w:bCs/>
          <w:sz w:val="28"/>
          <w:szCs w:val="28"/>
        </w:rPr>
      </w:pPr>
      <w:r>
        <w:rPr>
          <w:rFonts w:ascii="Cambria" w:hAnsi="Cambria"/>
          <w:bCs/>
          <w:sz w:val="28"/>
          <w:szCs w:val="28"/>
        </w:rPr>
        <w:t>*</w:t>
      </w:r>
    </w:p>
    <w:p w14:paraId="060FD245" w14:textId="498F0CE8" w:rsidR="00BA6DC7" w:rsidRDefault="001A153C" w:rsidP="00197C6E">
      <w:pPr>
        <w:spacing w:line="360" w:lineRule="auto"/>
        <w:contextualSpacing/>
        <w:rPr>
          <w:ins w:id="25269" w:author="Claire S" w:date="2026-08-03T13:21:00Z" w16du:dateUtc="2026-08-03T12:21:00Z"/>
          <w:rFonts w:ascii="Cambria" w:hAnsi="Cambria"/>
          <w:bCs/>
          <w:sz w:val="28"/>
          <w:szCs w:val="28"/>
        </w:rPr>
      </w:pPr>
      <w:r>
        <w:rPr>
          <w:rFonts w:ascii="Cambria" w:hAnsi="Cambria"/>
          <w:bCs/>
          <w:sz w:val="28"/>
          <w:szCs w:val="28"/>
        </w:rPr>
        <w:t>Clara</w:t>
      </w:r>
      <w:r w:rsidR="00385195">
        <w:rPr>
          <w:rFonts w:ascii="Cambria" w:hAnsi="Cambria"/>
          <w:bCs/>
          <w:sz w:val="28"/>
          <w:szCs w:val="28"/>
        </w:rPr>
        <w:t xml:space="preserve"> </w:t>
      </w:r>
      <w:r w:rsidR="00775F80">
        <w:rPr>
          <w:rFonts w:ascii="Cambria" w:hAnsi="Cambria"/>
          <w:bCs/>
          <w:sz w:val="28"/>
          <w:szCs w:val="28"/>
        </w:rPr>
        <w:t xml:space="preserve">was </w:t>
      </w:r>
      <w:del w:id="25270" w:author="Claire S" w:date="2026-08-03T13:21:00Z" w16du:dateUtc="2026-08-03T12:21:00Z">
        <w:r w:rsidR="00775F80" w:rsidDel="00BC6841">
          <w:rPr>
            <w:rFonts w:ascii="Cambria" w:hAnsi="Cambria"/>
            <w:bCs/>
            <w:sz w:val="28"/>
            <w:szCs w:val="28"/>
          </w:rPr>
          <w:delText xml:space="preserve">taken </w:delText>
        </w:r>
        <w:r w:rsidR="00385195" w:rsidDel="00BC6841">
          <w:rPr>
            <w:rFonts w:ascii="Cambria" w:hAnsi="Cambria"/>
            <w:bCs/>
            <w:sz w:val="28"/>
            <w:szCs w:val="28"/>
          </w:rPr>
          <w:delText>t</w:delText>
        </w:r>
      </w:del>
      <w:ins w:id="25271" w:author="Claire S" w:date="2026-08-03T13:21:00Z" w16du:dateUtc="2026-08-03T12:21:00Z">
        <w:r w:rsidR="00BC6841">
          <w:rPr>
            <w:rFonts w:ascii="Cambria" w:hAnsi="Cambria"/>
            <w:bCs/>
            <w:sz w:val="28"/>
            <w:szCs w:val="28"/>
          </w:rPr>
          <w:t>escorted t</w:t>
        </w:r>
      </w:ins>
      <w:r w:rsidR="00385195">
        <w:rPr>
          <w:rFonts w:ascii="Cambria" w:hAnsi="Cambria"/>
          <w:bCs/>
          <w:sz w:val="28"/>
          <w:szCs w:val="28"/>
        </w:rPr>
        <w:t xml:space="preserve">o </w:t>
      </w:r>
      <w:r w:rsidR="00197C6E">
        <w:rPr>
          <w:rFonts w:ascii="Cambria" w:hAnsi="Cambria"/>
          <w:bCs/>
          <w:sz w:val="28"/>
          <w:szCs w:val="28"/>
        </w:rPr>
        <w:t>an interview</w:t>
      </w:r>
      <w:del w:id="25272" w:author="Daisy Watt" w:date="2026-06-24T08:07:00Z" w16du:dateUtc="2026-06-24T06:07:00Z">
        <w:r w:rsidR="00385195" w:rsidDel="001F25E6">
          <w:rPr>
            <w:rFonts w:ascii="Cambria" w:hAnsi="Cambria"/>
            <w:bCs/>
            <w:sz w:val="28"/>
            <w:szCs w:val="28"/>
          </w:rPr>
          <w:delText>-</w:delText>
        </w:r>
      </w:del>
      <w:ins w:id="25273" w:author="Daisy Watt" w:date="2026-06-24T08:07:00Z" w16du:dateUtc="2026-06-24T06:07:00Z">
        <w:r w:rsidR="001F25E6">
          <w:rPr>
            <w:rFonts w:ascii="Cambria" w:hAnsi="Cambria"/>
            <w:bCs/>
            <w:sz w:val="28"/>
            <w:szCs w:val="28"/>
          </w:rPr>
          <w:t xml:space="preserve"> </w:t>
        </w:r>
      </w:ins>
      <w:r w:rsidR="00197C6E">
        <w:rPr>
          <w:rFonts w:ascii="Cambria" w:hAnsi="Cambria"/>
          <w:bCs/>
          <w:sz w:val="28"/>
          <w:szCs w:val="28"/>
        </w:rPr>
        <w:t xml:space="preserve">room </w:t>
      </w:r>
      <w:r w:rsidR="00385195">
        <w:rPr>
          <w:rFonts w:ascii="Cambria" w:hAnsi="Cambria"/>
          <w:bCs/>
          <w:sz w:val="28"/>
          <w:szCs w:val="28"/>
        </w:rPr>
        <w:t>off a noisy corridor</w:t>
      </w:r>
      <w:r w:rsidR="00AB6111">
        <w:rPr>
          <w:rFonts w:ascii="Cambria" w:hAnsi="Cambria"/>
          <w:bCs/>
          <w:sz w:val="28"/>
          <w:szCs w:val="28"/>
        </w:rPr>
        <w:t xml:space="preserve"> </w:t>
      </w:r>
      <w:r w:rsidR="00775F80">
        <w:rPr>
          <w:rFonts w:ascii="Cambria" w:hAnsi="Cambria"/>
          <w:bCs/>
          <w:sz w:val="28"/>
          <w:szCs w:val="28"/>
        </w:rPr>
        <w:t>when</w:t>
      </w:r>
      <w:r w:rsidR="00AB6111">
        <w:rPr>
          <w:rFonts w:ascii="Cambria" w:hAnsi="Cambria"/>
          <w:bCs/>
          <w:sz w:val="28"/>
          <w:szCs w:val="28"/>
        </w:rPr>
        <w:t xml:space="preserve"> she enquired about Adam</w:t>
      </w:r>
      <w:r w:rsidR="00385195">
        <w:rPr>
          <w:rFonts w:ascii="Cambria" w:hAnsi="Cambria"/>
          <w:bCs/>
          <w:sz w:val="28"/>
          <w:szCs w:val="28"/>
        </w:rPr>
        <w:t xml:space="preserve">.  </w:t>
      </w:r>
    </w:p>
    <w:p w14:paraId="1D2B9BE3" w14:textId="2427FE7C" w:rsidR="00BC6841" w:rsidRDefault="00BC6841" w:rsidP="00197C6E">
      <w:pPr>
        <w:spacing w:line="360" w:lineRule="auto"/>
        <w:contextualSpacing/>
        <w:rPr>
          <w:rFonts w:ascii="Cambria" w:hAnsi="Cambria"/>
          <w:bCs/>
          <w:sz w:val="28"/>
          <w:szCs w:val="28"/>
        </w:rPr>
      </w:pPr>
      <w:ins w:id="25274" w:author="Claire S" w:date="2026-08-03T13:21:00Z" w16du:dateUtc="2026-08-03T12:21:00Z">
        <w:r>
          <w:rPr>
            <w:rFonts w:ascii="Cambria" w:hAnsi="Cambria"/>
            <w:bCs/>
            <w:sz w:val="28"/>
            <w:szCs w:val="28"/>
          </w:rPr>
          <w:tab/>
          <w:t xml:space="preserve">‘Wait here please,’ the </w:t>
        </w:r>
      </w:ins>
      <w:ins w:id="25275" w:author="Claire S" w:date="2026-08-03T13:22:00Z" w16du:dateUtc="2026-08-03T12:22:00Z">
        <w:r w:rsidR="00BF1952">
          <w:rPr>
            <w:rFonts w:ascii="Cambria" w:hAnsi="Cambria"/>
            <w:bCs/>
            <w:sz w:val="28"/>
            <w:szCs w:val="28"/>
          </w:rPr>
          <w:t xml:space="preserve">officer </w:t>
        </w:r>
      </w:ins>
      <w:ins w:id="25276" w:author="Claire S" w:date="2026-08-03T13:21:00Z" w16du:dateUtc="2026-08-03T12:21:00Z">
        <w:r>
          <w:rPr>
            <w:rFonts w:ascii="Cambria" w:hAnsi="Cambria"/>
            <w:bCs/>
            <w:sz w:val="28"/>
            <w:szCs w:val="28"/>
          </w:rPr>
          <w:t>said tersely.</w:t>
        </w:r>
      </w:ins>
    </w:p>
    <w:p w14:paraId="77A5987F" w14:textId="74C6B941" w:rsidR="00197C6E" w:rsidDel="001B13DC" w:rsidRDefault="00BA6DC7">
      <w:pPr>
        <w:spacing w:line="360" w:lineRule="auto"/>
        <w:ind w:firstLine="720"/>
        <w:contextualSpacing/>
        <w:rPr>
          <w:del w:id="25277" w:author="Daisy Watt" w:date="2026-06-24T08:23:00Z" w16du:dateUtc="2026-06-24T06:23:00Z"/>
          <w:rFonts w:ascii="Cambria" w:hAnsi="Cambria"/>
          <w:bCs/>
          <w:sz w:val="28"/>
          <w:szCs w:val="28"/>
        </w:rPr>
      </w:pPr>
      <w:del w:id="25278" w:author="Daisy Watt" w:date="2026-06-24T08:23:00Z" w16du:dateUtc="2026-06-24T06:23:00Z">
        <w:r w:rsidDel="001C6BF2">
          <w:rPr>
            <w:rFonts w:ascii="Cambria" w:hAnsi="Cambria"/>
            <w:bCs/>
            <w:sz w:val="28"/>
            <w:szCs w:val="28"/>
          </w:rPr>
          <w:delText>Behind the locked doors</w:delText>
        </w:r>
        <w:r w:rsidR="00EB6E5C" w:rsidDel="001C6BF2">
          <w:rPr>
            <w:rFonts w:ascii="Cambria" w:hAnsi="Cambria"/>
            <w:bCs/>
            <w:sz w:val="28"/>
            <w:szCs w:val="28"/>
          </w:rPr>
          <w:delText>,</w:delText>
        </w:r>
        <w:r w:rsidR="00AB6111" w:rsidDel="001C6BF2">
          <w:rPr>
            <w:rFonts w:ascii="Cambria" w:hAnsi="Cambria"/>
            <w:bCs/>
            <w:sz w:val="28"/>
            <w:szCs w:val="28"/>
          </w:rPr>
          <w:delText xml:space="preserve"> t</w:delText>
        </w:r>
        <w:r w:rsidR="00385195" w:rsidDel="001C6BF2">
          <w:rPr>
            <w:rFonts w:ascii="Cambria" w:hAnsi="Cambria"/>
            <w:bCs/>
            <w:sz w:val="28"/>
            <w:szCs w:val="28"/>
          </w:rPr>
          <w:delText>he general vibe of the place</w:delText>
        </w:r>
        <w:r w:rsidR="00AB6111" w:rsidDel="001C6BF2">
          <w:rPr>
            <w:rFonts w:ascii="Cambria" w:hAnsi="Cambria"/>
            <w:bCs/>
            <w:sz w:val="28"/>
            <w:szCs w:val="28"/>
          </w:rPr>
          <w:delText xml:space="preserve"> </w:delText>
        </w:r>
        <w:r w:rsidR="00385195" w:rsidDel="001C6BF2">
          <w:rPr>
            <w:rFonts w:ascii="Cambria" w:hAnsi="Cambria"/>
            <w:bCs/>
            <w:sz w:val="28"/>
            <w:szCs w:val="28"/>
          </w:rPr>
          <w:delText xml:space="preserve">was </w:delText>
        </w:r>
        <w:r w:rsidR="00385195" w:rsidRPr="001C6BF2" w:rsidDel="001C6BF2">
          <w:rPr>
            <w:rFonts w:ascii="Cambria" w:hAnsi="Cambria"/>
            <w:bCs/>
            <w:sz w:val="28"/>
            <w:szCs w:val="28"/>
            <w:highlight w:val="yellow"/>
            <w:rPrChange w:id="25279" w:author="Daisy Watt" w:date="2026-06-24T08:22:00Z" w16du:dateUtc="2026-06-24T06:22:00Z">
              <w:rPr>
                <w:rFonts w:ascii="Cambria" w:hAnsi="Cambria"/>
                <w:bCs/>
                <w:sz w:val="28"/>
                <w:szCs w:val="28"/>
              </w:rPr>
            </w:rPrChange>
          </w:rPr>
          <w:delText>fear</w:delText>
        </w:r>
        <w:r w:rsidR="00385195" w:rsidDel="001C6BF2">
          <w:rPr>
            <w:rFonts w:ascii="Cambria" w:hAnsi="Cambria"/>
            <w:bCs/>
            <w:sz w:val="28"/>
            <w:szCs w:val="28"/>
          </w:rPr>
          <w:delText xml:space="preserve"> and hysteria, and </w:delText>
        </w:r>
      </w:del>
      <w:del w:id="25280" w:author="Claire S" w:date="2026-08-03T13:00:00Z" w16du:dateUtc="2026-08-03T12:00:00Z">
        <w:r w:rsidDel="00143C5E">
          <w:rPr>
            <w:rFonts w:ascii="Cambria" w:hAnsi="Cambria"/>
            <w:bCs/>
            <w:sz w:val="28"/>
            <w:szCs w:val="28"/>
          </w:rPr>
          <w:delText>Clara</w:delText>
        </w:r>
      </w:del>
      <w:ins w:id="25281" w:author="Claire S" w:date="2026-08-03T13:21:00Z" w16du:dateUtc="2026-08-03T12:21:00Z">
        <w:r w:rsidR="00BC6841">
          <w:rPr>
            <w:rFonts w:ascii="Cambria" w:hAnsi="Cambria"/>
            <w:bCs/>
            <w:sz w:val="28"/>
            <w:szCs w:val="28"/>
          </w:rPr>
          <w:t>Clara stared at the wall, trying</w:t>
        </w:r>
      </w:ins>
      <w:del w:id="25282" w:author="Claire S" w:date="2026-08-03T13:21:00Z" w16du:dateUtc="2026-08-03T12:21:00Z">
        <w:r w:rsidR="00385195" w:rsidDel="00BC6841">
          <w:rPr>
            <w:rFonts w:ascii="Cambria" w:hAnsi="Cambria"/>
            <w:bCs/>
            <w:sz w:val="28"/>
            <w:szCs w:val="28"/>
          </w:rPr>
          <w:delText xml:space="preserve"> </w:delText>
        </w:r>
      </w:del>
      <w:del w:id="25283" w:author="Claire S" w:date="2026-08-03T13:22:00Z" w16du:dateUtc="2026-08-03T12:22:00Z">
        <w:r w:rsidR="00385195" w:rsidDel="00BC6841">
          <w:rPr>
            <w:rFonts w:ascii="Cambria" w:hAnsi="Cambria"/>
            <w:bCs/>
            <w:sz w:val="28"/>
            <w:szCs w:val="28"/>
          </w:rPr>
          <w:delText>tried</w:delText>
        </w:r>
      </w:del>
      <w:r w:rsidR="00385195">
        <w:rPr>
          <w:rFonts w:ascii="Cambria" w:hAnsi="Cambria"/>
          <w:bCs/>
          <w:sz w:val="28"/>
          <w:szCs w:val="28"/>
        </w:rPr>
        <w:t xml:space="preserve"> to breath</w:t>
      </w:r>
      <w:ins w:id="25284" w:author="Daisy Watt" w:date="2026-06-24T08:07:00Z" w16du:dateUtc="2026-06-24T06:07:00Z">
        <w:r w:rsidR="001F25E6">
          <w:rPr>
            <w:rFonts w:ascii="Cambria" w:hAnsi="Cambria"/>
            <w:bCs/>
            <w:sz w:val="28"/>
            <w:szCs w:val="28"/>
          </w:rPr>
          <w:t>e</w:t>
        </w:r>
      </w:ins>
      <w:r w:rsidR="00385195">
        <w:rPr>
          <w:rFonts w:ascii="Cambria" w:hAnsi="Cambria"/>
          <w:bCs/>
          <w:sz w:val="28"/>
          <w:szCs w:val="28"/>
        </w:rPr>
        <w:t xml:space="preserve"> calmly as she</w:t>
      </w:r>
      <w:r w:rsidR="00197C6E">
        <w:rPr>
          <w:rFonts w:ascii="Cambria" w:hAnsi="Cambria"/>
          <w:bCs/>
          <w:sz w:val="28"/>
          <w:szCs w:val="28"/>
        </w:rPr>
        <w:t xml:space="preserve"> waited</w:t>
      </w:r>
      <w:r w:rsidR="00AF152E">
        <w:rPr>
          <w:rFonts w:ascii="Cambria" w:hAnsi="Cambria"/>
          <w:bCs/>
          <w:sz w:val="28"/>
          <w:szCs w:val="28"/>
        </w:rPr>
        <w:t xml:space="preserve">, </w:t>
      </w:r>
      <w:del w:id="25285" w:author="Daisy Watt" w:date="2026-06-24T08:23:00Z" w16du:dateUtc="2026-06-24T06:23:00Z">
        <w:r w:rsidR="00AF152E" w:rsidDel="001B13DC">
          <w:rPr>
            <w:rFonts w:ascii="Cambria" w:hAnsi="Cambria"/>
            <w:bCs/>
            <w:sz w:val="28"/>
            <w:szCs w:val="28"/>
          </w:rPr>
          <w:delText>feeling more nervous than she almost ever remembered feeling</w:delText>
        </w:r>
        <w:r w:rsidR="00385195" w:rsidDel="001B13DC">
          <w:rPr>
            <w:rFonts w:ascii="Cambria" w:hAnsi="Cambria"/>
            <w:bCs/>
            <w:sz w:val="28"/>
            <w:szCs w:val="28"/>
          </w:rPr>
          <w:delText xml:space="preserve">.  </w:delText>
        </w:r>
        <w:commentRangeStart w:id="25286"/>
        <w:r w:rsidR="00385195" w:rsidDel="001B13DC">
          <w:rPr>
            <w:rFonts w:ascii="Cambria" w:hAnsi="Cambria"/>
            <w:bCs/>
            <w:sz w:val="28"/>
            <w:szCs w:val="28"/>
          </w:rPr>
          <w:delText>More nervous than anything since her dad was taken away.</w:delText>
        </w:r>
        <w:commentRangeEnd w:id="25286"/>
        <w:r w:rsidR="002E3A62" w:rsidDel="001B13DC">
          <w:rPr>
            <w:rStyle w:val="CommentReference"/>
            <w:rFonts w:ascii="Cambria" w:hAnsi="Cambria"/>
            <w:bCs/>
            <w:sz w:val="28"/>
            <w:szCs w:val="28"/>
          </w:rPr>
          <w:commentReference w:id="25286"/>
        </w:r>
      </w:del>
      <w:ins w:id="25287" w:author="Claire S" w:date="2026-06-05T17:00:00Z" w16du:dateUtc="2026-06-05T16:00:00Z">
        <w:del w:id="25288" w:author="Daisy Watt" w:date="2026-06-24T08:23:00Z" w16du:dateUtc="2026-06-24T06:23:00Z">
          <w:r w:rsidR="00B210AE" w:rsidDel="001B13DC">
            <w:rPr>
              <w:rFonts w:ascii="Cambria" w:hAnsi="Cambria"/>
              <w:bCs/>
              <w:sz w:val="28"/>
              <w:szCs w:val="28"/>
            </w:rPr>
            <w:delText>.</w:delText>
          </w:r>
        </w:del>
      </w:ins>
    </w:p>
    <w:p w14:paraId="1532934C" w14:textId="1BAAE3A8" w:rsidR="00B638B7" w:rsidRDefault="00B638B7">
      <w:pPr>
        <w:spacing w:line="360" w:lineRule="auto"/>
        <w:ind w:firstLine="720"/>
        <w:contextualSpacing/>
        <w:rPr>
          <w:rFonts w:ascii="Cambria" w:hAnsi="Cambria"/>
          <w:bCs/>
          <w:sz w:val="28"/>
          <w:szCs w:val="28"/>
        </w:rPr>
        <w:pPrChange w:id="25289" w:author="Claire S" w:date="2026-08-03T13:00:00Z" w16du:dateUtc="2026-08-03T12:00:00Z">
          <w:pPr>
            <w:spacing w:line="360" w:lineRule="auto"/>
            <w:contextualSpacing/>
          </w:pPr>
        </w:pPrChange>
      </w:pPr>
      <w:del w:id="25290" w:author="Daisy Watt" w:date="2026-06-24T08:23:00Z" w16du:dateUtc="2026-06-24T06:23:00Z">
        <w:r w:rsidDel="001B13DC">
          <w:rPr>
            <w:rFonts w:ascii="Cambria" w:hAnsi="Cambria"/>
            <w:bCs/>
            <w:sz w:val="28"/>
            <w:szCs w:val="28"/>
          </w:rPr>
          <w:tab/>
        </w:r>
        <w:r w:rsidR="00385195" w:rsidDel="001B13DC">
          <w:rPr>
            <w:rFonts w:ascii="Cambria" w:hAnsi="Cambria"/>
            <w:bCs/>
            <w:sz w:val="28"/>
            <w:szCs w:val="28"/>
          </w:rPr>
          <w:delText>W</w:delText>
        </w:r>
      </w:del>
      <w:ins w:id="25291" w:author="Daisy Watt" w:date="2026-06-24T08:23:00Z" w16du:dateUtc="2026-06-24T06:23:00Z">
        <w:r w:rsidR="001B13DC">
          <w:rPr>
            <w:rFonts w:ascii="Cambria" w:hAnsi="Cambria"/>
            <w:bCs/>
            <w:sz w:val="28"/>
            <w:szCs w:val="28"/>
          </w:rPr>
          <w:t xml:space="preserve">until </w:t>
        </w:r>
        <w:del w:id="25292" w:author="Claire S" w:date="2026-08-03T13:00:00Z" w16du:dateUtc="2026-08-03T12:00:00Z">
          <w:r w:rsidR="0002173A" w:rsidDel="00143C5E">
            <w:rPr>
              <w:rFonts w:ascii="Cambria" w:hAnsi="Cambria"/>
              <w:bCs/>
              <w:sz w:val="28"/>
              <w:szCs w:val="28"/>
            </w:rPr>
            <w:delText xml:space="preserve">a </w:delText>
          </w:r>
        </w:del>
      </w:ins>
      <w:del w:id="25293" w:author="Claire S" w:date="2026-08-03T13:00:00Z" w16du:dateUtc="2026-08-03T12:00:00Z">
        <w:r w:rsidR="00385195" w:rsidDel="00143C5E">
          <w:rPr>
            <w:rFonts w:ascii="Cambria" w:hAnsi="Cambria"/>
            <w:bCs/>
            <w:sz w:val="28"/>
            <w:szCs w:val="28"/>
          </w:rPr>
          <w:delText>ith</w:delText>
        </w:r>
      </w:del>
      <w:ins w:id="25294" w:author="Claire S" w:date="2026-08-03T13:00:00Z" w16du:dateUtc="2026-08-03T12:00:00Z">
        <w:r w:rsidR="00143C5E">
          <w:rPr>
            <w:rFonts w:ascii="Cambria" w:hAnsi="Cambria"/>
            <w:bCs/>
            <w:sz w:val="28"/>
            <w:szCs w:val="28"/>
          </w:rPr>
          <w:t xml:space="preserve">without </w:t>
        </w:r>
      </w:ins>
      <w:del w:id="25295" w:author="Claire S" w:date="2026-08-03T13:00:00Z" w16du:dateUtc="2026-08-03T12:00:00Z">
        <w:r w:rsidR="00385195" w:rsidDel="00143C5E">
          <w:rPr>
            <w:rFonts w:ascii="Cambria" w:hAnsi="Cambria"/>
            <w:bCs/>
            <w:sz w:val="28"/>
            <w:szCs w:val="28"/>
          </w:rPr>
          <w:delText xml:space="preserve"> no </w:delText>
        </w:r>
      </w:del>
      <w:r w:rsidR="00385195">
        <w:rPr>
          <w:rFonts w:ascii="Cambria" w:hAnsi="Cambria"/>
          <w:bCs/>
          <w:sz w:val="28"/>
          <w:szCs w:val="28"/>
        </w:rPr>
        <w:t>warning, t</w:t>
      </w:r>
      <w:r w:rsidR="00AF152E">
        <w:rPr>
          <w:rFonts w:ascii="Cambria" w:hAnsi="Cambria"/>
          <w:bCs/>
          <w:sz w:val="28"/>
          <w:szCs w:val="28"/>
        </w:rPr>
        <w:t>he door opened and</w:t>
      </w:r>
      <w:r>
        <w:rPr>
          <w:rFonts w:ascii="Cambria" w:hAnsi="Cambria"/>
          <w:bCs/>
          <w:sz w:val="28"/>
          <w:szCs w:val="28"/>
        </w:rPr>
        <w:t xml:space="preserve"> Adam </w:t>
      </w:r>
      <w:r w:rsidR="00AF152E">
        <w:rPr>
          <w:rFonts w:ascii="Cambria" w:hAnsi="Cambria"/>
          <w:bCs/>
          <w:sz w:val="28"/>
          <w:szCs w:val="28"/>
        </w:rPr>
        <w:t xml:space="preserve">was </w:t>
      </w:r>
      <w:r w:rsidR="00385195">
        <w:rPr>
          <w:rFonts w:ascii="Cambria" w:hAnsi="Cambria"/>
          <w:bCs/>
          <w:sz w:val="28"/>
          <w:szCs w:val="28"/>
        </w:rPr>
        <w:t>ushered</w:t>
      </w:r>
      <w:r w:rsidR="00AF152E">
        <w:rPr>
          <w:rFonts w:ascii="Cambria" w:hAnsi="Cambria"/>
          <w:bCs/>
          <w:sz w:val="28"/>
          <w:szCs w:val="28"/>
        </w:rPr>
        <w:t xml:space="preserve"> in</w:t>
      </w:r>
      <w:r>
        <w:rPr>
          <w:rFonts w:ascii="Cambria" w:hAnsi="Cambria"/>
          <w:bCs/>
          <w:sz w:val="28"/>
          <w:szCs w:val="28"/>
        </w:rPr>
        <w:t xml:space="preserve">, </w:t>
      </w:r>
      <w:r w:rsidR="00385195">
        <w:rPr>
          <w:rFonts w:ascii="Cambria" w:hAnsi="Cambria"/>
          <w:bCs/>
          <w:sz w:val="28"/>
          <w:szCs w:val="28"/>
        </w:rPr>
        <w:t xml:space="preserve">hair on end, </w:t>
      </w:r>
      <w:del w:id="25296" w:author="Claire S" w:date="2026-08-03T13:02:00Z" w16du:dateUtc="2026-08-03T12:02:00Z">
        <w:r w:rsidR="00385195" w:rsidDel="0065735A">
          <w:rPr>
            <w:rFonts w:ascii="Cambria" w:hAnsi="Cambria"/>
            <w:bCs/>
            <w:sz w:val="28"/>
            <w:szCs w:val="28"/>
          </w:rPr>
          <w:delText xml:space="preserve">and </w:delText>
        </w:r>
      </w:del>
      <w:r w:rsidR="00385195">
        <w:rPr>
          <w:rFonts w:ascii="Cambria" w:hAnsi="Cambria"/>
          <w:bCs/>
          <w:sz w:val="28"/>
          <w:szCs w:val="28"/>
        </w:rPr>
        <w:t xml:space="preserve">wearing </w:t>
      </w:r>
      <w:r>
        <w:rPr>
          <w:rFonts w:ascii="Cambria" w:hAnsi="Cambria"/>
          <w:bCs/>
          <w:sz w:val="28"/>
          <w:szCs w:val="28"/>
        </w:rPr>
        <w:t xml:space="preserve">a </w:t>
      </w:r>
      <w:r w:rsidR="00AF152E">
        <w:rPr>
          <w:rFonts w:ascii="Cambria" w:hAnsi="Cambria"/>
          <w:bCs/>
          <w:sz w:val="28"/>
          <w:szCs w:val="28"/>
        </w:rPr>
        <w:t>grey</w:t>
      </w:r>
      <w:r>
        <w:rPr>
          <w:rFonts w:ascii="Cambria" w:hAnsi="Cambria"/>
          <w:bCs/>
          <w:sz w:val="28"/>
          <w:szCs w:val="28"/>
        </w:rPr>
        <w:t xml:space="preserve"> tracksuit</w:t>
      </w:r>
      <w:r w:rsidR="00577996">
        <w:rPr>
          <w:rFonts w:ascii="Cambria" w:hAnsi="Cambria"/>
          <w:bCs/>
          <w:sz w:val="28"/>
          <w:szCs w:val="28"/>
        </w:rPr>
        <w:t>. But to Clara’s huge relief,</w:t>
      </w:r>
      <w:r w:rsidR="00AF152E">
        <w:rPr>
          <w:rFonts w:ascii="Cambria" w:hAnsi="Cambria"/>
          <w:bCs/>
          <w:sz w:val="28"/>
          <w:szCs w:val="28"/>
        </w:rPr>
        <w:t xml:space="preserve"> </w:t>
      </w:r>
      <w:r w:rsidR="00385195">
        <w:rPr>
          <w:rFonts w:ascii="Cambria" w:hAnsi="Cambria"/>
          <w:bCs/>
          <w:sz w:val="28"/>
          <w:szCs w:val="28"/>
        </w:rPr>
        <w:t>he wasn’t</w:t>
      </w:r>
      <w:r>
        <w:rPr>
          <w:rFonts w:ascii="Cambria" w:hAnsi="Cambria"/>
          <w:bCs/>
          <w:sz w:val="28"/>
          <w:szCs w:val="28"/>
        </w:rPr>
        <w:t xml:space="preserve"> handcuffed.</w:t>
      </w:r>
    </w:p>
    <w:p w14:paraId="15724D68" w14:textId="3DFA1349" w:rsidR="00B638B7" w:rsidRDefault="00B638B7" w:rsidP="00197C6E">
      <w:pPr>
        <w:spacing w:line="360" w:lineRule="auto"/>
        <w:contextualSpacing/>
        <w:rPr>
          <w:rFonts w:ascii="Cambria" w:hAnsi="Cambria"/>
          <w:bCs/>
          <w:sz w:val="28"/>
          <w:szCs w:val="28"/>
        </w:rPr>
      </w:pPr>
      <w:r>
        <w:rPr>
          <w:rFonts w:ascii="Cambria" w:hAnsi="Cambria"/>
          <w:bCs/>
          <w:sz w:val="28"/>
          <w:szCs w:val="28"/>
        </w:rPr>
        <w:tab/>
        <w:t xml:space="preserve">‘He’s free to go.’ The </w:t>
      </w:r>
      <w:r w:rsidR="00A54D48">
        <w:rPr>
          <w:rFonts w:ascii="Cambria" w:hAnsi="Cambria"/>
          <w:bCs/>
          <w:sz w:val="28"/>
          <w:szCs w:val="28"/>
        </w:rPr>
        <w:t>booking</w:t>
      </w:r>
      <w:del w:id="25297" w:author="Daisy Watt" w:date="2026-06-24T08:08:00Z" w16du:dateUtc="2026-06-24T06:08:00Z">
        <w:r w:rsidR="00385195" w:rsidDel="007C4740">
          <w:rPr>
            <w:rFonts w:ascii="Cambria" w:hAnsi="Cambria"/>
            <w:bCs/>
            <w:sz w:val="28"/>
            <w:szCs w:val="28"/>
          </w:rPr>
          <w:delText>-</w:delText>
        </w:r>
      </w:del>
      <w:ins w:id="25298" w:author="Daisy Watt" w:date="2026-06-24T08:08:00Z" w16du:dateUtc="2026-06-24T06:08:00Z">
        <w:r w:rsidR="007C4740">
          <w:rPr>
            <w:rFonts w:ascii="Cambria" w:hAnsi="Cambria"/>
            <w:bCs/>
            <w:sz w:val="28"/>
            <w:szCs w:val="28"/>
          </w:rPr>
          <w:t xml:space="preserve"> </w:t>
        </w:r>
      </w:ins>
      <w:r>
        <w:rPr>
          <w:rFonts w:ascii="Cambria" w:hAnsi="Cambria"/>
          <w:bCs/>
          <w:sz w:val="28"/>
          <w:szCs w:val="28"/>
        </w:rPr>
        <w:t>officer, a stocky woman with braids, was pleasant. ‘</w:t>
      </w:r>
      <w:r w:rsidR="001A153C">
        <w:rPr>
          <w:rFonts w:ascii="Cambria" w:hAnsi="Cambria"/>
          <w:bCs/>
          <w:sz w:val="28"/>
          <w:szCs w:val="28"/>
        </w:rPr>
        <w:t>No charges.’</w:t>
      </w:r>
    </w:p>
    <w:p w14:paraId="7EC2BA68" w14:textId="47A68E07" w:rsidR="001A153C" w:rsidRDefault="001A153C" w:rsidP="00197C6E">
      <w:pPr>
        <w:spacing w:line="360" w:lineRule="auto"/>
        <w:contextualSpacing/>
        <w:rPr>
          <w:rFonts w:ascii="Cambria" w:hAnsi="Cambria"/>
          <w:bCs/>
          <w:sz w:val="28"/>
          <w:szCs w:val="28"/>
        </w:rPr>
      </w:pPr>
      <w:r>
        <w:rPr>
          <w:rFonts w:ascii="Cambria" w:hAnsi="Cambria"/>
          <w:bCs/>
          <w:sz w:val="28"/>
          <w:szCs w:val="28"/>
        </w:rPr>
        <w:tab/>
        <w:t xml:space="preserve">‘No charges?’ </w:t>
      </w:r>
      <w:r w:rsidR="00D84341">
        <w:rPr>
          <w:rFonts w:ascii="Cambria" w:hAnsi="Cambria"/>
          <w:bCs/>
          <w:sz w:val="28"/>
          <w:szCs w:val="28"/>
        </w:rPr>
        <w:t>Clara</w:t>
      </w:r>
      <w:r>
        <w:rPr>
          <w:rFonts w:ascii="Cambria" w:hAnsi="Cambria"/>
          <w:bCs/>
          <w:sz w:val="28"/>
          <w:szCs w:val="28"/>
        </w:rPr>
        <w:t xml:space="preserve"> repeated</w:t>
      </w:r>
      <w:r w:rsidR="00385195">
        <w:rPr>
          <w:rFonts w:ascii="Cambria" w:hAnsi="Cambria"/>
          <w:bCs/>
          <w:sz w:val="28"/>
          <w:szCs w:val="28"/>
        </w:rPr>
        <w:t xml:space="preserve"> dumbly</w:t>
      </w:r>
      <w:r w:rsidR="00481DF7">
        <w:rPr>
          <w:rFonts w:ascii="Cambria" w:hAnsi="Cambria"/>
          <w:bCs/>
          <w:sz w:val="28"/>
          <w:szCs w:val="28"/>
        </w:rPr>
        <w:t>.</w:t>
      </w:r>
      <w:r w:rsidR="00A743FE">
        <w:rPr>
          <w:rFonts w:ascii="Cambria" w:hAnsi="Cambria"/>
          <w:bCs/>
          <w:sz w:val="28"/>
          <w:szCs w:val="28"/>
        </w:rPr>
        <w:t xml:space="preserve"> ‘Are you sure?’</w:t>
      </w:r>
      <w:r w:rsidR="00481DF7">
        <w:rPr>
          <w:rFonts w:ascii="Cambria" w:hAnsi="Cambria"/>
          <w:bCs/>
          <w:sz w:val="28"/>
          <w:szCs w:val="28"/>
        </w:rPr>
        <w:t xml:space="preserve"> She</w:t>
      </w:r>
      <w:r>
        <w:rPr>
          <w:rFonts w:ascii="Cambria" w:hAnsi="Cambria"/>
          <w:bCs/>
          <w:sz w:val="28"/>
          <w:szCs w:val="28"/>
        </w:rPr>
        <w:t xml:space="preserve"> </w:t>
      </w:r>
      <w:r w:rsidR="00AF152E">
        <w:rPr>
          <w:rFonts w:ascii="Cambria" w:hAnsi="Cambria"/>
          <w:bCs/>
          <w:sz w:val="28"/>
          <w:szCs w:val="28"/>
        </w:rPr>
        <w:t xml:space="preserve">stood up to hug </w:t>
      </w:r>
      <w:ins w:id="25299" w:author="Claire S" w:date="2026-08-03T13:03:00Z" w16du:dateUtc="2026-08-03T12:03:00Z">
        <w:r w:rsidR="0065735A">
          <w:rPr>
            <w:rFonts w:ascii="Cambria" w:hAnsi="Cambria"/>
            <w:bCs/>
            <w:sz w:val="28"/>
            <w:szCs w:val="28"/>
          </w:rPr>
          <w:t xml:space="preserve">a tearful </w:t>
        </w:r>
      </w:ins>
      <w:r>
        <w:rPr>
          <w:rFonts w:ascii="Cambria" w:hAnsi="Cambria"/>
          <w:bCs/>
          <w:sz w:val="28"/>
          <w:szCs w:val="28"/>
        </w:rPr>
        <w:t>Ada</w:t>
      </w:r>
      <w:r w:rsidR="00AF152E">
        <w:rPr>
          <w:rFonts w:ascii="Cambria" w:hAnsi="Cambria"/>
          <w:bCs/>
          <w:sz w:val="28"/>
          <w:szCs w:val="28"/>
        </w:rPr>
        <w:t>m, who</w:t>
      </w:r>
      <w:r>
        <w:rPr>
          <w:rFonts w:ascii="Cambria" w:hAnsi="Cambria"/>
          <w:bCs/>
          <w:sz w:val="28"/>
          <w:szCs w:val="28"/>
        </w:rPr>
        <w:t xml:space="preserve"> fell against her</w:t>
      </w:r>
      <w:ins w:id="25300" w:author="Claire S" w:date="2026-08-03T13:03:00Z" w16du:dateUtc="2026-08-03T12:03:00Z">
        <w:r w:rsidR="0065735A">
          <w:rPr>
            <w:rFonts w:ascii="Cambria" w:hAnsi="Cambria"/>
            <w:bCs/>
            <w:sz w:val="28"/>
            <w:szCs w:val="28"/>
          </w:rPr>
          <w:t xml:space="preserve"> gratefully.  As she put her arms around him, he smelt</w:t>
        </w:r>
      </w:ins>
      <w:del w:id="25301" w:author="Claire S" w:date="2026-08-03T13:03:00Z" w16du:dateUtc="2026-08-03T12:03:00Z">
        <w:r w:rsidDel="0065735A">
          <w:rPr>
            <w:rFonts w:ascii="Cambria" w:hAnsi="Cambria"/>
            <w:bCs/>
            <w:sz w:val="28"/>
            <w:szCs w:val="28"/>
          </w:rPr>
          <w:delText xml:space="preserve">, </w:delText>
        </w:r>
      </w:del>
      <w:del w:id="25302" w:author="Claire S" w:date="2026-08-03T13:01:00Z" w16du:dateUtc="2026-08-03T12:01:00Z">
        <w:r w:rsidR="00AF152E" w:rsidRPr="004E1452" w:rsidDel="00143C5E">
          <w:rPr>
            <w:rFonts w:ascii="Cambria" w:hAnsi="Cambria"/>
            <w:bCs/>
            <w:sz w:val="28"/>
            <w:szCs w:val="28"/>
            <w:highlight w:val="green"/>
            <w:rPrChange w:id="25303" w:author="Daisy Watt" w:date="2026-06-24T08:30:00Z" w16du:dateUtc="2026-06-24T06:30:00Z">
              <w:rPr>
                <w:rFonts w:ascii="Cambria" w:hAnsi="Cambria"/>
                <w:bCs/>
                <w:sz w:val="28"/>
                <w:szCs w:val="28"/>
              </w:rPr>
            </w:rPrChange>
          </w:rPr>
          <w:delText>flushed</w:delText>
        </w:r>
        <w:r w:rsidR="00AF152E" w:rsidDel="00143C5E">
          <w:rPr>
            <w:rFonts w:ascii="Cambria" w:hAnsi="Cambria"/>
            <w:bCs/>
            <w:sz w:val="28"/>
            <w:szCs w:val="28"/>
          </w:rPr>
          <w:delText xml:space="preserve"> and </w:delText>
        </w:r>
      </w:del>
      <w:del w:id="25304" w:author="Claire S" w:date="2026-08-03T13:03:00Z" w16du:dateUtc="2026-08-03T12:03:00Z">
        <w:r w:rsidR="00AF152E" w:rsidDel="0065735A">
          <w:rPr>
            <w:rFonts w:ascii="Cambria" w:hAnsi="Cambria"/>
            <w:bCs/>
            <w:sz w:val="28"/>
            <w:szCs w:val="28"/>
          </w:rPr>
          <w:delText>tearful</w:delText>
        </w:r>
      </w:del>
      <w:del w:id="25305" w:author="Claire S" w:date="2026-08-03T13:01:00Z" w16du:dateUtc="2026-08-03T12:01:00Z">
        <w:r w:rsidR="0043078A" w:rsidDel="00143C5E">
          <w:rPr>
            <w:rFonts w:ascii="Cambria" w:hAnsi="Cambria"/>
            <w:bCs/>
            <w:sz w:val="28"/>
            <w:szCs w:val="28"/>
          </w:rPr>
          <w:delText xml:space="preserve">, </w:delText>
        </w:r>
      </w:del>
      <w:del w:id="25306" w:author="Claire S" w:date="2026-08-03T13:03:00Z" w16du:dateUtc="2026-08-03T12:03:00Z">
        <w:r w:rsidR="0043078A" w:rsidDel="0065735A">
          <w:rPr>
            <w:rFonts w:ascii="Cambria" w:hAnsi="Cambria"/>
            <w:bCs/>
            <w:sz w:val="28"/>
            <w:szCs w:val="28"/>
          </w:rPr>
          <w:delText>smelling</w:delText>
        </w:r>
      </w:del>
      <w:r w:rsidR="0043078A">
        <w:rPr>
          <w:rFonts w:ascii="Cambria" w:hAnsi="Cambria"/>
          <w:bCs/>
          <w:sz w:val="28"/>
          <w:szCs w:val="28"/>
        </w:rPr>
        <w:t xml:space="preserve"> of sweat </w:t>
      </w:r>
      <w:r w:rsidR="0043078A" w:rsidRPr="00143C5E">
        <w:rPr>
          <w:rFonts w:ascii="Cambria" w:hAnsi="Cambria"/>
          <w:bCs/>
          <w:sz w:val="28"/>
          <w:szCs w:val="28"/>
        </w:rPr>
        <w:t>and fear</w:t>
      </w:r>
      <w:r w:rsidRPr="00143C5E">
        <w:rPr>
          <w:rFonts w:ascii="Cambria" w:hAnsi="Cambria"/>
          <w:bCs/>
          <w:sz w:val="28"/>
          <w:szCs w:val="28"/>
        </w:rPr>
        <w:t>.</w:t>
      </w:r>
    </w:p>
    <w:p w14:paraId="14DBF423" w14:textId="190B97BB" w:rsidR="001A153C" w:rsidRDefault="001A153C" w:rsidP="00197C6E">
      <w:pPr>
        <w:spacing w:line="360" w:lineRule="auto"/>
        <w:contextualSpacing/>
        <w:rPr>
          <w:rFonts w:ascii="Cambria" w:hAnsi="Cambria"/>
          <w:bCs/>
          <w:sz w:val="28"/>
          <w:szCs w:val="28"/>
        </w:rPr>
      </w:pPr>
      <w:r>
        <w:rPr>
          <w:rFonts w:ascii="Cambria" w:hAnsi="Cambria"/>
          <w:bCs/>
          <w:sz w:val="28"/>
          <w:szCs w:val="28"/>
        </w:rPr>
        <w:tab/>
        <w:t>‘</w:t>
      </w:r>
      <w:r w:rsidR="000210AA">
        <w:rPr>
          <w:rFonts w:ascii="Cambria" w:hAnsi="Cambria"/>
          <w:bCs/>
          <w:sz w:val="28"/>
          <w:szCs w:val="28"/>
        </w:rPr>
        <w:t>Your</w:t>
      </w:r>
      <w:r>
        <w:rPr>
          <w:rFonts w:ascii="Cambria" w:hAnsi="Cambria"/>
          <w:bCs/>
          <w:sz w:val="28"/>
          <w:szCs w:val="28"/>
        </w:rPr>
        <w:t xml:space="preserve"> alibi </w:t>
      </w:r>
      <w:r w:rsidR="002C4429">
        <w:rPr>
          <w:rFonts w:ascii="Cambria" w:hAnsi="Cambria"/>
          <w:bCs/>
          <w:sz w:val="28"/>
          <w:szCs w:val="28"/>
        </w:rPr>
        <w:t xml:space="preserve">turned out </w:t>
      </w:r>
      <w:r w:rsidR="00AF152E">
        <w:rPr>
          <w:rFonts w:ascii="Cambria" w:hAnsi="Cambria"/>
          <w:bCs/>
          <w:sz w:val="28"/>
          <w:szCs w:val="28"/>
        </w:rPr>
        <w:t>soun</w:t>
      </w:r>
      <w:r w:rsidR="00D84341">
        <w:rPr>
          <w:rFonts w:ascii="Cambria" w:hAnsi="Cambria"/>
          <w:bCs/>
          <w:sz w:val="28"/>
          <w:szCs w:val="28"/>
        </w:rPr>
        <w:t>d</w:t>
      </w:r>
      <w:r w:rsidR="00036F70">
        <w:rPr>
          <w:rFonts w:ascii="Cambria" w:hAnsi="Cambria"/>
          <w:bCs/>
          <w:sz w:val="28"/>
          <w:szCs w:val="28"/>
        </w:rPr>
        <w:t>,</w:t>
      </w:r>
      <w:r w:rsidR="000210AA">
        <w:rPr>
          <w:rFonts w:ascii="Cambria" w:hAnsi="Cambria"/>
          <w:bCs/>
          <w:sz w:val="28"/>
          <w:szCs w:val="28"/>
        </w:rPr>
        <w:t xml:space="preserve"> </w:t>
      </w:r>
      <w:r w:rsidR="002C4429">
        <w:rPr>
          <w:rFonts w:ascii="Cambria" w:hAnsi="Cambria"/>
          <w:bCs/>
          <w:sz w:val="28"/>
          <w:szCs w:val="28"/>
        </w:rPr>
        <w:t>eh</w:t>
      </w:r>
      <w:r w:rsidR="000210AA">
        <w:rPr>
          <w:rFonts w:ascii="Cambria" w:hAnsi="Cambria"/>
          <w:bCs/>
          <w:sz w:val="28"/>
          <w:szCs w:val="28"/>
        </w:rPr>
        <w:t>, Adam</w:t>
      </w:r>
      <w:r w:rsidR="002C4429">
        <w:rPr>
          <w:rFonts w:ascii="Cambria" w:hAnsi="Cambria"/>
          <w:bCs/>
          <w:sz w:val="28"/>
          <w:szCs w:val="28"/>
        </w:rPr>
        <w:t>?</w:t>
      </w:r>
      <w:r>
        <w:rPr>
          <w:rFonts w:ascii="Cambria" w:hAnsi="Cambria"/>
          <w:bCs/>
          <w:sz w:val="28"/>
          <w:szCs w:val="28"/>
        </w:rPr>
        <w:t xml:space="preserve">’ </w:t>
      </w:r>
      <w:r w:rsidR="002C4429">
        <w:rPr>
          <w:rFonts w:ascii="Cambria" w:hAnsi="Cambria"/>
          <w:bCs/>
          <w:sz w:val="28"/>
          <w:szCs w:val="28"/>
        </w:rPr>
        <w:t>T</w:t>
      </w:r>
      <w:r>
        <w:rPr>
          <w:rFonts w:ascii="Cambria" w:hAnsi="Cambria"/>
          <w:bCs/>
          <w:sz w:val="28"/>
          <w:szCs w:val="28"/>
        </w:rPr>
        <w:t>he woman shrugged. ‘</w:t>
      </w:r>
      <w:r w:rsidR="000210AA">
        <w:rPr>
          <w:rFonts w:ascii="Cambria" w:hAnsi="Cambria"/>
          <w:bCs/>
          <w:sz w:val="28"/>
          <w:szCs w:val="28"/>
        </w:rPr>
        <w:t>He</w:t>
      </w:r>
      <w:r>
        <w:rPr>
          <w:rFonts w:ascii="Cambria" w:hAnsi="Cambria"/>
          <w:bCs/>
          <w:sz w:val="28"/>
          <w:szCs w:val="28"/>
        </w:rPr>
        <w:t xml:space="preserve"> wasn’t anywhere near Portman Square at the time of the shooting. Go on</w:t>
      </w:r>
      <w:del w:id="25307" w:author="Daisy Watt" w:date="2026-06-24T08:08:00Z" w16du:dateUtc="2026-06-24T06:08:00Z">
        <w:r w:rsidDel="00992C33">
          <w:rPr>
            <w:rFonts w:ascii="Cambria" w:hAnsi="Cambria"/>
            <w:bCs/>
            <w:sz w:val="28"/>
            <w:szCs w:val="28"/>
          </w:rPr>
          <w:delText>,’ s</w:delText>
        </w:r>
      </w:del>
      <w:ins w:id="25308" w:author="Daisy Watt" w:date="2026-06-24T08:08:00Z" w16du:dateUtc="2026-06-24T06:08:00Z">
        <w:r w:rsidR="00992C33">
          <w:rPr>
            <w:rFonts w:ascii="Cambria" w:hAnsi="Cambria"/>
            <w:bCs/>
            <w:sz w:val="28"/>
            <w:szCs w:val="28"/>
          </w:rPr>
          <w:t>.’ S</w:t>
        </w:r>
      </w:ins>
      <w:r>
        <w:rPr>
          <w:rFonts w:ascii="Cambria" w:hAnsi="Cambria"/>
          <w:bCs/>
          <w:sz w:val="28"/>
          <w:szCs w:val="28"/>
        </w:rPr>
        <w:t>he opened the door for them. ‘</w:t>
      </w:r>
      <w:r w:rsidR="00A743FE">
        <w:rPr>
          <w:rFonts w:ascii="Cambria" w:hAnsi="Cambria"/>
          <w:bCs/>
          <w:sz w:val="28"/>
          <w:szCs w:val="28"/>
        </w:rPr>
        <w:t>G</w:t>
      </w:r>
      <w:r w:rsidR="002C4429">
        <w:rPr>
          <w:rFonts w:ascii="Cambria" w:hAnsi="Cambria"/>
          <w:bCs/>
          <w:sz w:val="28"/>
          <w:szCs w:val="28"/>
        </w:rPr>
        <w:t>et</w:t>
      </w:r>
      <w:r>
        <w:rPr>
          <w:rFonts w:ascii="Cambria" w:hAnsi="Cambria"/>
          <w:bCs/>
          <w:sz w:val="28"/>
          <w:szCs w:val="28"/>
        </w:rPr>
        <w:t xml:space="preserve"> on with the rest of your life.’</w:t>
      </w:r>
    </w:p>
    <w:p w14:paraId="2566291F" w14:textId="56D16CC7" w:rsidR="001A153C" w:rsidRDefault="001A153C" w:rsidP="00197C6E">
      <w:pPr>
        <w:spacing w:line="360" w:lineRule="auto"/>
        <w:contextualSpacing/>
        <w:rPr>
          <w:rFonts w:ascii="Cambria" w:hAnsi="Cambria"/>
          <w:bCs/>
          <w:sz w:val="28"/>
          <w:szCs w:val="28"/>
        </w:rPr>
      </w:pPr>
      <w:r>
        <w:rPr>
          <w:rFonts w:ascii="Cambria" w:hAnsi="Cambria"/>
          <w:bCs/>
          <w:sz w:val="28"/>
          <w:szCs w:val="28"/>
        </w:rPr>
        <w:tab/>
        <w:t>‘Bu</w:t>
      </w:r>
      <w:ins w:id="25309" w:author="Daisy Watt" w:date="2026-06-24T08:08:00Z" w16du:dateUtc="2026-06-24T06:08:00Z">
        <w:r w:rsidR="007A5E52">
          <w:rPr>
            <w:rFonts w:ascii="Cambria" w:hAnsi="Cambria"/>
            <w:bCs/>
            <w:sz w:val="28"/>
            <w:szCs w:val="28"/>
          </w:rPr>
          <w:t>t…</w:t>
        </w:r>
      </w:ins>
      <w:del w:id="25310" w:author="Daisy Watt" w:date="2026-06-24T08:08:00Z" w16du:dateUtc="2026-06-24T06:08:00Z">
        <w:r w:rsidDel="007A5E52">
          <w:rPr>
            <w:rFonts w:ascii="Cambria" w:hAnsi="Cambria"/>
            <w:bCs/>
            <w:sz w:val="28"/>
            <w:szCs w:val="28"/>
          </w:rPr>
          <w:delText>t</w:delText>
        </w:r>
        <w:r w:rsidR="005646D2" w:rsidDel="007A5E52">
          <w:rPr>
            <w:rFonts w:ascii="Cambria" w:hAnsi="Cambria"/>
            <w:bCs/>
            <w:sz w:val="28"/>
            <w:szCs w:val="28"/>
          </w:rPr>
          <w:delText xml:space="preserve"> -</w:delText>
        </w:r>
      </w:del>
      <w:r>
        <w:rPr>
          <w:rFonts w:ascii="Cambria" w:hAnsi="Cambria"/>
          <w:bCs/>
          <w:sz w:val="28"/>
          <w:szCs w:val="28"/>
        </w:rPr>
        <w:t xml:space="preserve">’ Clara frowned, </w:t>
      </w:r>
      <w:r w:rsidR="00A743FE">
        <w:rPr>
          <w:rFonts w:ascii="Cambria" w:hAnsi="Cambria"/>
          <w:bCs/>
          <w:sz w:val="28"/>
          <w:szCs w:val="28"/>
        </w:rPr>
        <w:t xml:space="preserve">holding onto Adam’s hand like he might be </w:t>
      </w:r>
      <w:r w:rsidR="0043078A">
        <w:rPr>
          <w:rFonts w:ascii="Cambria" w:hAnsi="Cambria"/>
          <w:bCs/>
          <w:sz w:val="28"/>
          <w:szCs w:val="28"/>
        </w:rPr>
        <w:t>taken away</w:t>
      </w:r>
      <w:r w:rsidR="00A743FE">
        <w:rPr>
          <w:rFonts w:ascii="Cambria" w:hAnsi="Cambria"/>
          <w:bCs/>
          <w:sz w:val="28"/>
          <w:szCs w:val="28"/>
        </w:rPr>
        <w:t xml:space="preserve"> again. </w:t>
      </w:r>
      <w:r>
        <w:rPr>
          <w:rFonts w:ascii="Cambria" w:hAnsi="Cambria"/>
          <w:bCs/>
          <w:sz w:val="28"/>
          <w:szCs w:val="28"/>
        </w:rPr>
        <w:t>‘</w:t>
      </w:r>
      <w:r w:rsidR="00A743FE">
        <w:rPr>
          <w:rFonts w:ascii="Cambria" w:hAnsi="Cambria"/>
          <w:bCs/>
          <w:sz w:val="28"/>
          <w:szCs w:val="28"/>
        </w:rPr>
        <w:t>W</w:t>
      </w:r>
      <w:r>
        <w:rPr>
          <w:rFonts w:ascii="Cambria" w:hAnsi="Cambria"/>
          <w:bCs/>
          <w:sz w:val="28"/>
          <w:szCs w:val="28"/>
        </w:rPr>
        <w:t>hy did you think he was</w:t>
      </w:r>
      <w:r w:rsidR="000210AA">
        <w:rPr>
          <w:rFonts w:ascii="Cambria" w:hAnsi="Cambria"/>
          <w:bCs/>
          <w:sz w:val="28"/>
          <w:szCs w:val="28"/>
        </w:rPr>
        <w:t xml:space="preserve"> involved</w:t>
      </w:r>
      <w:r w:rsidR="004A0488">
        <w:rPr>
          <w:rFonts w:ascii="Cambria" w:hAnsi="Cambria"/>
          <w:bCs/>
          <w:sz w:val="28"/>
          <w:szCs w:val="28"/>
        </w:rPr>
        <w:t xml:space="preserve"> in the first place</w:t>
      </w:r>
      <w:r>
        <w:rPr>
          <w:rFonts w:ascii="Cambria" w:hAnsi="Cambria"/>
          <w:bCs/>
          <w:sz w:val="28"/>
          <w:szCs w:val="28"/>
        </w:rPr>
        <w:t>?’</w:t>
      </w:r>
    </w:p>
    <w:p w14:paraId="60700B97" w14:textId="06FD4E8A" w:rsidR="001A153C" w:rsidRDefault="001A153C" w:rsidP="00197C6E">
      <w:pPr>
        <w:spacing w:line="360" w:lineRule="auto"/>
        <w:contextualSpacing/>
        <w:rPr>
          <w:rFonts w:ascii="Cambria" w:hAnsi="Cambria"/>
          <w:bCs/>
          <w:sz w:val="28"/>
          <w:szCs w:val="28"/>
        </w:rPr>
      </w:pPr>
      <w:r>
        <w:rPr>
          <w:rFonts w:ascii="Cambria" w:hAnsi="Cambria"/>
          <w:bCs/>
          <w:sz w:val="28"/>
          <w:szCs w:val="28"/>
        </w:rPr>
        <w:tab/>
        <w:t>‘</w:t>
      </w:r>
      <w:r w:rsidR="004A0488">
        <w:rPr>
          <w:rFonts w:ascii="Cambria" w:hAnsi="Cambria"/>
          <w:bCs/>
          <w:sz w:val="28"/>
          <w:szCs w:val="28"/>
        </w:rPr>
        <w:t>I believe it was a f</w:t>
      </w:r>
      <w:r>
        <w:rPr>
          <w:rFonts w:ascii="Cambria" w:hAnsi="Cambria"/>
          <w:bCs/>
          <w:sz w:val="28"/>
          <w:szCs w:val="28"/>
        </w:rPr>
        <w:t>alse allegation</w:t>
      </w:r>
      <w:del w:id="25311" w:author="Daisy Watt" w:date="2026-06-24T08:09:00Z" w16du:dateUtc="2026-06-24T06:09:00Z">
        <w:r w:rsidDel="000D1BDA">
          <w:rPr>
            <w:rFonts w:ascii="Cambria" w:hAnsi="Cambria"/>
            <w:bCs/>
            <w:sz w:val="28"/>
            <w:szCs w:val="28"/>
          </w:rPr>
          <w:delText>,’ t</w:delText>
        </w:r>
      </w:del>
      <w:ins w:id="25312" w:author="Daisy Watt" w:date="2026-06-24T08:09:00Z" w16du:dateUtc="2026-06-24T06:09:00Z">
        <w:r w:rsidR="000D1BDA">
          <w:rPr>
            <w:rFonts w:ascii="Cambria" w:hAnsi="Cambria"/>
            <w:bCs/>
            <w:sz w:val="28"/>
            <w:szCs w:val="28"/>
          </w:rPr>
          <w:t>.’ T</w:t>
        </w:r>
      </w:ins>
      <w:r>
        <w:rPr>
          <w:rFonts w:ascii="Cambria" w:hAnsi="Cambria"/>
          <w:bCs/>
          <w:sz w:val="28"/>
          <w:szCs w:val="28"/>
        </w:rPr>
        <w:t>he woman</w:t>
      </w:r>
      <w:r w:rsidR="00D84341">
        <w:rPr>
          <w:rFonts w:ascii="Cambria" w:hAnsi="Cambria"/>
          <w:bCs/>
          <w:sz w:val="28"/>
          <w:szCs w:val="28"/>
        </w:rPr>
        <w:t>’s</w:t>
      </w:r>
      <w:r>
        <w:rPr>
          <w:rFonts w:ascii="Cambria" w:hAnsi="Cambria"/>
          <w:bCs/>
          <w:sz w:val="28"/>
          <w:szCs w:val="28"/>
        </w:rPr>
        <w:t xml:space="preserve"> face grew </w:t>
      </w:r>
      <w:r w:rsidR="000210AA">
        <w:rPr>
          <w:rFonts w:ascii="Cambria" w:hAnsi="Cambria"/>
          <w:bCs/>
          <w:sz w:val="28"/>
          <w:szCs w:val="28"/>
        </w:rPr>
        <w:t>serious</w:t>
      </w:r>
      <w:r>
        <w:rPr>
          <w:rFonts w:ascii="Cambria" w:hAnsi="Cambria"/>
          <w:bCs/>
          <w:sz w:val="28"/>
          <w:szCs w:val="28"/>
        </w:rPr>
        <w:t>. ‘I can’t share any</w:t>
      </w:r>
      <w:r w:rsidR="00674736">
        <w:rPr>
          <w:rFonts w:ascii="Cambria" w:hAnsi="Cambria"/>
          <w:bCs/>
          <w:sz w:val="28"/>
          <w:szCs w:val="28"/>
        </w:rPr>
        <w:t xml:space="preserve"> </w:t>
      </w:r>
      <w:r>
        <w:rPr>
          <w:rFonts w:ascii="Cambria" w:hAnsi="Cambria"/>
          <w:bCs/>
          <w:sz w:val="28"/>
          <w:szCs w:val="28"/>
        </w:rPr>
        <w:t>more information</w:t>
      </w:r>
      <w:r w:rsidR="00674736">
        <w:rPr>
          <w:rFonts w:ascii="Cambria" w:hAnsi="Cambria"/>
          <w:bCs/>
          <w:sz w:val="28"/>
          <w:szCs w:val="28"/>
        </w:rPr>
        <w:t xml:space="preserve">, but I do suggest you, </w:t>
      </w:r>
      <w:r w:rsidR="00A743FE">
        <w:rPr>
          <w:rFonts w:ascii="Cambria" w:hAnsi="Cambria"/>
          <w:bCs/>
          <w:sz w:val="28"/>
          <w:szCs w:val="28"/>
        </w:rPr>
        <w:t>s</w:t>
      </w:r>
      <w:r w:rsidR="00674736">
        <w:rPr>
          <w:rFonts w:ascii="Cambria" w:hAnsi="Cambria"/>
          <w:bCs/>
          <w:sz w:val="28"/>
          <w:szCs w:val="28"/>
        </w:rPr>
        <w:t>ir</w:t>
      </w:r>
      <w:ins w:id="25313" w:author="Daisy Watt" w:date="2026-06-24T08:09:00Z" w16du:dateUtc="2026-06-24T06:09:00Z">
        <w:r w:rsidR="000D1BDA">
          <w:rPr>
            <w:rFonts w:ascii="Cambria" w:hAnsi="Cambria"/>
            <w:bCs/>
            <w:sz w:val="28"/>
            <w:szCs w:val="28"/>
          </w:rPr>
          <w:t>—</w:t>
        </w:r>
      </w:ins>
      <w:del w:id="25314" w:author="Daisy Watt" w:date="2026-06-24T08:09:00Z" w16du:dateUtc="2026-06-24T06:09:00Z">
        <w:r w:rsidR="00A743FE" w:rsidDel="000D1BDA">
          <w:rPr>
            <w:rFonts w:ascii="Cambria" w:hAnsi="Cambria"/>
            <w:bCs/>
            <w:sz w:val="28"/>
            <w:szCs w:val="28"/>
          </w:rPr>
          <w:delText xml:space="preserve"> -</w:delText>
        </w:r>
      </w:del>
      <w:r w:rsidR="00D84341">
        <w:rPr>
          <w:rFonts w:ascii="Cambria" w:hAnsi="Cambria"/>
          <w:bCs/>
          <w:sz w:val="28"/>
          <w:szCs w:val="28"/>
        </w:rPr>
        <w:t>’ she nodded at Adam, ‘</w:t>
      </w:r>
      <w:ins w:id="25315" w:author="Daisy Watt" w:date="2026-06-24T08:09:00Z" w16du:dateUtc="2026-06-24T06:09:00Z">
        <w:r w:rsidR="000D1BDA">
          <w:rPr>
            <w:rFonts w:ascii="Cambria" w:hAnsi="Cambria"/>
            <w:bCs/>
            <w:sz w:val="28"/>
            <w:szCs w:val="28"/>
          </w:rPr>
          <w:t>—</w:t>
        </w:r>
      </w:ins>
      <w:r w:rsidR="00D84341" w:rsidRPr="0065735A">
        <w:rPr>
          <w:rFonts w:ascii="Cambria" w:hAnsi="Cambria"/>
          <w:bCs/>
          <w:sz w:val="28"/>
          <w:szCs w:val="28"/>
        </w:rPr>
        <w:t>a</w:t>
      </w:r>
      <w:r w:rsidR="00674736" w:rsidRPr="0065735A">
        <w:rPr>
          <w:rFonts w:ascii="Cambria" w:hAnsi="Cambria"/>
          <w:bCs/>
          <w:sz w:val="28"/>
          <w:szCs w:val="28"/>
        </w:rPr>
        <w:t>void characters like those you’ve been mixing with</w:t>
      </w:r>
      <w:r w:rsidR="00FA3F68" w:rsidRPr="0065735A">
        <w:rPr>
          <w:rFonts w:ascii="Cambria" w:hAnsi="Cambria"/>
          <w:bCs/>
          <w:sz w:val="28"/>
          <w:szCs w:val="28"/>
        </w:rPr>
        <w:t>,</w:t>
      </w:r>
      <w:r w:rsidR="00674736" w:rsidRPr="0065735A">
        <w:rPr>
          <w:rFonts w:ascii="Cambria" w:hAnsi="Cambria"/>
          <w:bCs/>
          <w:sz w:val="28"/>
          <w:szCs w:val="28"/>
        </w:rPr>
        <w:t xml:space="preserve"> in future</w:t>
      </w:r>
      <w:r w:rsidRPr="0065735A">
        <w:rPr>
          <w:rFonts w:ascii="Cambria" w:hAnsi="Cambria"/>
          <w:bCs/>
          <w:sz w:val="28"/>
          <w:szCs w:val="28"/>
        </w:rPr>
        <w:t>.’</w:t>
      </w:r>
    </w:p>
    <w:p w14:paraId="27E62A2B" w14:textId="1BCCCA47" w:rsidR="00D74BA8" w:rsidRDefault="00D74BA8" w:rsidP="00197C6E">
      <w:pPr>
        <w:spacing w:line="360" w:lineRule="auto"/>
        <w:contextualSpacing/>
        <w:rPr>
          <w:rFonts w:ascii="Cambria" w:hAnsi="Cambria"/>
          <w:bCs/>
          <w:sz w:val="28"/>
          <w:szCs w:val="28"/>
        </w:rPr>
      </w:pPr>
      <w:r>
        <w:rPr>
          <w:rFonts w:ascii="Cambria" w:hAnsi="Cambria"/>
          <w:bCs/>
          <w:sz w:val="28"/>
          <w:szCs w:val="28"/>
        </w:rPr>
        <w:tab/>
        <w:t>‘What characters?’</w:t>
      </w:r>
      <w:r w:rsidR="00D84341">
        <w:rPr>
          <w:rFonts w:ascii="Cambria" w:hAnsi="Cambria"/>
          <w:bCs/>
          <w:sz w:val="28"/>
          <w:szCs w:val="28"/>
        </w:rPr>
        <w:t xml:space="preserve"> Clara demanded. </w:t>
      </w:r>
    </w:p>
    <w:p w14:paraId="02AE8D12" w14:textId="0BCC9122" w:rsidR="00AF152E" w:rsidRDefault="00AF152E" w:rsidP="00AF152E">
      <w:pPr>
        <w:spacing w:line="360" w:lineRule="auto"/>
        <w:ind w:firstLine="720"/>
        <w:contextualSpacing/>
        <w:rPr>
          <w:rFonts w:ascii="Cambria" w:hAnsi="Cambria"/>
          <w:bCs/>
          <w:sz w:val="28"/>
          <w:szCs w:val="28"/>
        </w:rPr>
      </w:pPr>
      <w:r>
        <w:rPr>
          <w:rFonts w:ascii="Cambria" w:hAnsi="Cambria"/>
          <w:bCs/>
          <w:sz w:val="28"/>
          <w:szCs w:val="28"/>
        </w:rPr>
        <w:t xml:space="preserve">‘No one.’ </w:t>
      </w:r>
      <w:r w:rsidR="00893E49">
        <w:rPr>
          <w:rFonts w:ascii="Cambria" w:hAnsi="Cambria"/>
          <w:bCs/>
          <w:sz w:val="28"/>
          <w:szCs w:val="28"/>
        </w:rPr>
        <w:t>Adam</w:t>
      </w:r>
      <w:r>
        <w:rPr>
          <w:rFonts w:ascii="Cambria" w:hAnsi="Cambria"/>
          <w:bCs/>
          <w:sz w:val="28"/>
          <w:szCs w:val="28"/>
        </w:rPr>
        <w:t xml:space="preserve"> stared at his trainers.</w:t>
      </w:r>
    </w:p>
    <w:p w14:paraId="691DDB2E" w14:textId="03989FF0" w:rsidR="00A54D48" w:rsidRDefault="00A54D48" w:rsidP="00197C6E">
      <w:pPr>
        <w:spacing w:line="360" w:lineRule="auto"/>
        <w:contextualSpacing/>
        <w:rPr>
          <w:rFonts w:ascii="Cambria" w:hAnsi="Cambria"/>
          <w:bCs/>
          <w:sz w:val="28"/>
          <w:szCs w:val="28"/>
        </w:rPr>
      </w:pPr>
      <w:r>
        <w:rPr>
          <w:rFonts w:ascii="Cambria" w:hAnsi="Cambria"/>
          <w:bCs/>
          <w:sz w:val="28"/>
          <w:szCs w:val="28"/>
        </w:rPr>
        <w:tab/>
        <w:t>‘The M</w:t>
      </w:r>
      <w:r w:rsidR="00AF152E">
        <w:rPr>
          <w:rFonts w:ascii="Cambria" w:hAnsi="Cambria"/>
          <w:bCs/>
          <w:sz w:val="28"/>
          <w:szCs w:val="28"/>
        </w:rPr>
        <w:t>en</w:t>
      </w:r>
      <w:r w:rsidR="004A0488">
        <w:rPr>
          <w:rFonts w:ascii="Cambria" w:hAnsi="Cambria"/>
          <w:bCs/>
          <w:sz w:val="28"/>
          <w:szCs w:val="28"/>
        </w:rPr>
        <w:t>’</w:t>
      </w:r>
      <w:r w:rsidR="00AF152E">
        <w:rPr>
          <w:rFonts w:ascii="Cambria" w:hAnsi="Cambria"/>
          <w:bCs/>
          <w:sz w:val="28"/>
          <w:szCs w:val="28"/>
        </w:rPr>
        <w:t xml:space="preserve">s Rights </w:t>
      </w:r>
      <w:r w:rsidR="00036F70">
        <w:rPr>
          <w:rFonts w:ascii="Cambria" w:hAnsi="Cambria"/>
          <w:bCs/>
          <w:sz w:val="28"/>
          <w:szCs w:val="28"/>
        </w:rPr>
        <w:t>group</w:t>
      </w:r>
      <w:r>
        <w:rPr>
          <w:rFonts w:ascii="Cambria" w:hAnsi="Cambria"/>
          <w:bCs/>
          <w:sz w:val="28"/>
          <w:szCs w:val="28"/>
        </w:rPr>
        <w:t>? And th</w:t>
      </w:r>
      <w:r w:rsidR="00036F70">
        <w:rPr>
          <w:rFonts w:ascii="Cambria" w:hAnsi="Cambria"/>
          <w:bCs/>
          <w:sz w:val="28"/>
          <w:szCs w:val="28"/>
        </w:rPr>
        <w:t>ose internet demons, th</w:t>
      </w:r>
      <w:r>
        <w:rPr>
          <w:rFonts w:ascii="Cambria" w:hAnsi="Cambria"/>
          <w:bCs/>
          <w:sz w:val="28"/>
          <w:szCs w:val="28"/>
        </w:rPr>
        <w:t xml:space="preserve">e Red Pillars.’ The woman pulled a face. ‘Unsavoury </w:t>
      </w:r>
      <w:r w:rsidR="00C05498">
        <w:rPr>
          <w:rFonts w:ascii="Cambria" w:hAnsi="Cambria"/>
          <w:bCs/>
          <w:sz w:val="28"/>
          <w:szCs w:val="28"/>
        </w:rPr>
        <w:t>little</w:t>
      </w:r>
      <w:r>
        <w:rPr>
          <w:rFonts w:ascii="Cambria" w:hAnsi="Cambria"/>
          <w:bCs/>
          <w:sz w:val="28"/>
          <w:szCs w:val="28"/>
        </w:rPr>
        <w:t xml:space="preserve"> </w:t>
      </w:r>
      <w:r w:rsidR="00036F70">
        <w:rPr>
          <w:rFonts w:ascii="Cambria" w:hAnsi="Cambria"/>
          <w:bCs/>
          <w:sz w:val="28"/>
          <w:szCs w:val="28"/>
        </w:rPr>
        <w:t>lot</w:t>
      </w:r>
      <w:r>
        <w:rPr>
          <w:rFonts w:ascii="Cambria" w:hAnsi="Cambria"/>
          <w:bCs/>
          <w:sz w:val="28"/>
          <w:szCs w:val="28"/>
        </w:rPr>
        <w:t>, if you ask me.</w:t>
      </w:r>
      <w:r w:rsidR="004A0488">
        <w:rPr>
          <w:rFonts w:ascii="Cambria" w:hAnsi="Cambria"/>
          <w:bCs/>
          <w:sz w:val="28"/>
          <w:szCs w:val="28"/>
        </w:rPr>
        <w:t xml:space="preserve"> </w:t>
      </w:r>
      <w:r w:rsidR="00A743FE">
        <w:rPr>
          <w:rFonts w:ascii="Cambria" w:hAnsi="Cambria"/>
          <w:bCs/>
          <w:sz w:val="28"/>
          <w:szCs w:val="28"/>
        </w:rPr>
        <w:t>Pedalling toxic filth</w:t>
      </w:r>
      <w:r w:rsidR="00A743FE" w:rsidRPr="0065735A">
        <w:rPr>
          <w:rFonts w:ascii="Cambria" w:hAnsi="Cambria"/>
          <w:bCs/>
          <w:sz w:val="28"/>
          <w:szCs w:val="28"/>
        </w:rPr>
        <w:t xml:space="preserve">.  </w:t>
      </w:r>
      <w:del w:id="25316" w:author="Claire S" w:date="2026-08-03T13:03:00Z" w16du:dateUtc="2026-08-03T12:03:00Z">
        <w:r w:rsidR="004A0488" w:rsidRPr="0065735A" w:rsidDel="0065735A">
          <w:rPr>
            <w:rFonts w:ascii="Cambria" w:hAnsi="Cambria"/>
            <w:bCs/>
            <w:sz w:val="28"/>
            <w:szCs w:val="28"/>
          </w:rPr>
          <w:delText>Keep away from the</w:delText>
        </w:r>
      </w:del>
      <w:ins w:id="25317" w:author="Claire S" w:date="2026-08-03T13:03:00Z" w16du:dateUtc="2026-08-03T12:03:00Z">
        <w:r w:rsidR="0065735A" w:rsidRPr="0065735A">
          <w:rPr>
            <w:rFonts w:ascii="Cambria" w:hAnsi="Cambria"/>
            <w:bCs/>
            <w:sz w:val="28"/>
            <w:szCs w:val="28"/>
            <w:rPrChange w:id="25318" w:author="Claire S" w:date="2026-08-03T13:03:00Z" w16du:dateUtc="2026-08-03T12:03:00Z">
              <w:rPr>
                <w:rFonts w:ascii="Cambria" w:hAnsi="Cambria"/>
                <w:bCs/>
                <w:sz w:val="28"/>
                <w:szCs w:val="28"/>
                <w:highlight w:val="green"/>
              </w:rPr>
            </w:rPrChange>
          </w:rPr>
          <w:t>Do better, Adam.</w:t>
        </w:r>
      </w:ins>
      <w:del w:id="25319" w:author="Claire S" w:date="2026-08-03T13:03:00Z" w16du:dateUtc="2026-08-03T12:03:00Z">
        <w:r w:rsidR="004A0488" w:rsidRPr="0065735A" w:rsidDel="0065735A">
          <w:rPr>
            <w:rFonts w:ascii="Cambria" w:hAnsi="Cambria"/>
            <w:bCs/>
            <w:sz w:val="28"/>
            <w:szCs w:val="28"/>
          </w:rPr>
          <w:delText>m.</w:delText>
        </w:r>
      </w:del>
      <w:r w:rsidRPr="0065735A">
        <w:rPr>
          <w:rFonts w:ascii="Cambria" w:hAnsi="Cambria"/>
          <w:bCs/>
          <w:sz w:val="28"/>
          <w:szCs w:val="28"/>
        </w:rPr>
        <w:t>’</w:t>
      </w:r>
    </w:p>
    <w:p w14:paraId="5BE70515" w14:textId="181AAA0D" w:rsidR="00A54D48" w:rsidRDefault="00A54D48" w:rsidP="00197C6E">
      <w:pPr>
        <w:spacing w:line="360" w:lineRule="auto"/>
        <w:contextualSpacing/>
        <w:rPr>
          <w:rFonts w:ascii="Cambria" w:hAnsi="Cambria"/>
          <w:bCs/>
          <w:sz w:val="28"/>
          <w:szCs w:val="28"/>
        </w:rPr>
      </w:pPr>
      <w:r>
        <w:rPr>
          <w:rFonts w:ascii="Cambria" w:hAnsi="Cambria"/>
          <w:bCs/>
          <w:sz w:val="28"/>
          <w:szCs w:val="28"/>
        </w:rPr>
        <w:tab/>
      </w:r>
      <w:r w:rsidR="00C05498">
        <w:rPr>
          <w:rFonts w:ascii="Cambria" w:hAnsi="Cambria"/>
          <w:bCs/>
          <w:sz w:val="28"/>
          <w:szCs w:val="28"/>
        </w:rPr>
        <w:t>‘</w:t>
      </w:r>
      <w:r w:rsidR="00FC754D">
        <w:rPr>
          <w:rFonts w:ascii="Cambria" w:hAnsi="Cambria"/>
          <w:bCs/>
          <w:sz w:val="28"/>
          <w:szCs w:val="28"/>
        </w:rPr>
        <w:t>T</w:t>
      </w:r>
      <w:r w:rsidR="00C05498">
        <w:rPr>
          <w:rFonts w:ascii="Cambria" w:hAnsi="Cambria"/>
          <w:bCs/>
          <w:sz w:val="28"/>
          <w:szCs w:val="28"/>
        </w:rPr>
        <w:t xml:space="preserve">hanks.’ </w:t>
      </w:r>
      <w:r>
        <w:rPr>
          <w:rFonts w:ascii="Cambria" w:hAnsi="Cambria"/>
          <w:bCs/>
          <w:sz w:val="28"/>
          <w:szCs w:val="28"/>
        </w:rPr>
        <w:t xml:space="preserve">Clara </w:t>
      </w:r>
      <w:r w:rsidR="00C05498">
        <w:rPr>
          <w:rFonts w:ascii="Cambria" w:hAnsi="Cambria"/>
          <w:bCs/>
          <w:sz w:val="28"/>
          <w:szCs w:val="28"/>
        </w:rPr>
        <w:t>herded</w:t>
      </w:r>
      <w:r>
        <w:rPr>
          <w:rFonts w:ascii="Cambria" w:hAnsi="Cambria"/>
          <w:bCs/>
          <w:sz w:val="28"/>
          <w:szCs w:val="28"/>
        </w:rPr>
        <w:t xml:space="preserve"> </w:t>
      </w:r>
      <w:r w:rsidR="00D84341">
        <w:rPr>
          <w:rFonts w:ascii="Cambria" w:hAnsi="Cambria"/>
          <w:bCs/>
          <w:sz w:val="28"/>
          <w:szCs w:val="28"/>
        </w:rPr>
        <w:t>a sheepish</w:t>
      </w:r>
      <w:r w:rsidR="00FC754D">
        <w:rPr>
          <w:rFonts w:ascii="Cambria" w:hAnsi="Cambria"/>
          <w:bCs/>
          <w:sz w:val="28"/>
          <w:szCs w:val="28"/>
        </w:rPr>
        <w:t>-</w:t>
      </w:r>
      <w:r w:rsidR="00D84341">
        <w:rPr>
          <w:rFonts w:ascii="Cambria" w:hAnsi="Cambria"/>
          <w:bCs/>
          <w:sz w:val="28"/>
          <w:szCs w:val="28"/>
        </w:rPr>
        <w:t xml:space="preserve">looking </w:t>
      </w:r>
      <w:r>
        <w:rPr>
          <w:rFonts w:ascii="Cambria" w:hAnsi="Cambria"/>
          <w:bCs/>
          <w:sz w:val="28"/>
          <w:szCs w:val="28"/>
        </w:rPr>
        <w:t>Adam to the door</w:t>
      </w:r>
      <w:r w:rsidR="00E74FAB">
        <w:rPr>
          <w:rFonts w:ascii="Cambria" w:hAnsi="Cambria"/>
          <w:bCs/>
          <w:sz w:val="28"/>
          <w:szCs w:val="28"/>
        </w:rPr>
        <w:t xml:space="preserve">, and into the corridor.  The </w:t>
      </w:r>
      <w:r w:rsidR="00FC754D">
        <w:rPr>
          <w:rFonts w:ascii="Cambria" w:hAnsi="Cambria"/>
          <w:bCs/>
          <w:sz w:val="28"/>
          <w:szCs w:val="28"/>
        </w:rPr>
        <w:t>woman</w:t>
      </w:r>
      <w:r w:rsidR="00E74FAB">
        <w:rPr>
          <w:rFonts w:ascii="Cambria" w:hAnsi="Cambria"/>
          <w:bCs/>
          <w:sz w:val="28"/>
          <w:szCs w:val="28"/>
        </w:rPr>
        <w:t xml:space="preserve"> was escorting them out when Clara had another thought</w:t>
      </w:r>
      <w:r w:rsidR="00FC754D">
        <w:rPr>
          <w:rFonts w:ascii="Cambria" w:hAnsi="Cambria"/>
          <w:bCs/>
          <w:sz w:val="28"/>
          <w:szCs w:val="28"/>
        </w:rPr>
        <w:t xml:space="preserve">. </w:t>
      </w:r>
      <w:r>
        <w:rPr>
          <w:rFonts w:ascii="Cambria" w:hAnsi="Cambria"/>
          <w:bCs/>
          <w:sz w:val="28"/>
          <w:szCs w:val="28"/>
        </w:rPr>
        <w:t>‘Is DS Addo here</w:t>
      </w:r>
      <w:ins w:id="25320" w:author="Daisy Watt" w:date="2026-06-24T08:16:00Z" w16du:dateUtc="2026-06-24T06:16:00Z">
        <w:r w:rsidR="00537970">
          <w:rPr>
            <w:rFonts w:ascii="Cambria" w:hAnsi="Cambria"/>
            <w:bCs/>
            <w:sz w:val="28"/>
            <w:szCs w:val="28"/>
          </w:rPr>
          <w:t>,</w:t>
        </w:r>
      </w:ins>
      <w:r>
        <w:rPr>
          <w:rFonts w:ascii="Cambria" w:hAnsi="Cambria"/>
          <w:bCs/>
          <w:sz w:val="28"/>
          <w:szCs w:val="28"/>
        </w:rPr>
        <w:t xml:space="preserve"> by any chance?’</w:t>
      </w:r>
    </w:p>
    <w:p w14:paraId="4074AC4E" w14:textId="51FA78AF" w:rsidR="00A54D48" w:rsidRDefault="00A54D48" w:rsidP="00197C6E">
      <w:pPr>
        <w:spacing w:line="360" w:lineRule="auto"/>
        <w:contextualSpacing/>
        <w:rPr>
          <w:rFonts w:ascii="Cambria" w:hAnsi="Cambria"/>
          <w:bCs/>
          <w:sz w:val="28"/>
          <w:szCs w:val="28"/>
        </w:rPr>
      </w:pPr>
      <w:r>
        <w:rPr>
          <w:rFonts w:ascii="Cambria" w:hAnsi="Cambria"/>
          <w:bCs/>
          <w:sz w:val="28"/>
          <w:szCs w:val="28"/>
        </w:rPr>
        <w:tab/>
      </w:r>
      <w:r w:rsidR="00D84341">
        <w:rPr>
          <w:rFonts w:ascii="Cambria" w:hAnsi="Cambria"/>
          <w:bCs/>
          <w:sz w:val="28"/>
          <w:szCs w:val="28"/>
        </w:rPr>
        <w:t xml:space="preserve">‘DS Addo?’ </w:t>
      </w:r>
      <w:r w:rsidR="00E74FAB">
        <w:rPr>
          <w:rFonts w:ascii="Cambria" w:hAnsi="Cambria"/>
          <w:bCs/>
          <w:sz w:val="28"/>
          <w:szCs w:val="28"/>
        </w:rPr>
        <w:t>T</w:t>
      </w:r>
      <w:r>
        <w:rPr>
          <w:rFonts w:ascii="Cambria" w:hAnsi="Cambria"/>
          <w:bCs/>
          <w:sz w:val="28"/>
          <w:szCs w:val="28"/>
        </w:rPr>
        <w:t xml:space="preserve">he expression on the officer’s face </w:t>
      </w:r>
      <w:r w:rsidR="00E74FAB">
        <w:rPr>
          <w:rFonts w:ascii="Cambria" w:hAnsi="Cambria"/>
          <w:bCs/>
          <w:sz w:val="28"/>
          <w:szCs w:val="28"/>
        </w:rPr>
        <w:t>was unreadable</w:t>
      </w:r>
      <w:ins w:id="25321" w:author="Daisy Watt" w:date="2026-06-24T08:16:00Z" w16du:dateUtc="2026-06-24T06:16:00Z">
        <w:r w:rsidR="00537970">
          <w:rPr>
            <w:rFonts w:ascii="Cambria" w:hAnsi="Cambria"/>
            <w:bCs/>
            <w:sz w:val="28"/>
            <w:szCs w:val="28"/>
          </w:rPr>
          <w:t>,</w:t>
        </w:r>
      </w:ins>
      <w:r w:rsidR="00E74FAB">
        <w:rPr>
          <w:rFonts w:ascii="Cambria" w:hAnsi="Cambria"/>
          <w:bCs/>
          <w:sz w:val="28"/>
          <w:szCs w:val="28"/>
        </w:rPr>
        <w:t xml:space="preserve"> </w:t>
      </w:r>
      <w:r>
        <w:rPr>
          <w:rFonts w:ascii="Cambria" w:hAnsi="Cambria"/>
          <w:bCs/>
          <w:sz w:val="28"/>
          <w:szCs w:val="28"/>
        </w:rPr>
        <w:t>now. ‘He’s not based here, no.’</w:t>
      </w:r>
    </w:p>
    <w:p w14:paraId="1AA28929" w14:textId="373F889A" w:rsidR="00A54D48" w:rsidRDefault="00A54D48" w:rsidP="00197C6E">
      <w:pPr>
        <w:spacing w:line="360" w:lineRule="auto"/>
        <w:contextualSpacing/>
        <w:rPr>
          <w:rFonts w:ascii="Cambria" w:hAnsi="Cambria"/>
          <w:bCs/>
          <w:sz w:val="28"/>
          <w:szCs w:val="28"/>
        </w:rPr>
      </w:pPr>
      <w:r>
        <w:rPr>
          <w:rFonts w:ascii="Cambria" w:hAnsi="Cambria"/>
          <w:bCs/>
          <w:sz w:val="28"/>
          <w:szCs w:val="28"/>
        </w:rPr>
        <w:tab/>
      </w:r>
      <w:r w:rsidR="00C05498">
        <w:rPr>
          <w:rFonts w:ascii="Cambria" w:hAnsi="Cambria"/>
          <w:bCs/>
          <w:sz w:val="28"/>
          <w:szCs w:val="28"/>
        </w:rPr>
        <w:t>‘But you know him?’</w:t>
      </w:r>
    </w:p>
    <w:p w14:paraId="08B93F79" w14:textId="219AE53D" w:rsidR="00C05498" w:rsidRDefault="00D84341" w:rsidP="00197C6E">
      <w:pPr>
        <w:spacing w:line="360" w:lineRule="auto"/>
        <w:contextualSpacing/>
        <w:rPr>
          <w:rFonts w:ascii="Cambria" w:hAnsi="Cambria"/>
          <w:bCs/>
          <w:sz w:val="28"/>
          <w:szCs w:val="28"/>
        </w:rPr>
      </w:pPr>
      <w:r>
        <w:rPr>
          <w:rFonts w:ascii="Cambria" w:hAnsi="Cambria"/>
          <w:bCs/>
          <w:sz w:val="28"/>
          <w:szCs w:val="28"/>
        </w:rPr>
        <w:tab/>
        <w:t>There was a pause</w:t>
      </w:r>
      <w:r w:rsidR="00E74FAB">
        <w:rPr>
          <w:rFonts w:ascii="Cambria" w:hAnsi="Cambria"/>
          <w:bCs/>
          <w:sz w:val="28"/>
          <w:szCs w:val="28"/>
        </w:rPr>
        <w:t xml:space="preserve"> as the woman </w:t>
      </w:r>
      <w:r w:rsidR="00EC2F1C">
        <w:rPr>
          <w:rFonts w:ascii="Cambria" w:hAnsi="Cambria"/>
          <w:bCs/>
          <w:sz w:val="28"/>
          <w:szCs w:val="28"/>
        </w:rPr>
        <w:t xml:space="preserve">swiped </w:t>
      </w:r>
      <w:r w:rsidR="00E74FAB">
        <w:rPr>
          <w:rFonts w:ascii="Cambria" w:hAnsi="Cambria"/>
          <w:bCs/>
          <w:sz w:val="28"/>
          <w:szCs w:val="28"/>
        </w:rPr>
        <w:t xml:space="preserve">them through the </w:t>
      </w:r>
      <w:r w:rsidR="00D84EB5">
        <w:rPr>
          <w:rFonts w:ascii="Cambria" w:hAnsi="Cambria"/>
          <w:bCs/>
          <w:sz w:val="28"/>
          <w:szCs w:val="28"/>
        </w:rPr>
        <w:t xml:space="preserve">first </w:t>
      </w:r>
      <w:r w:rsidR="00E74FAB">
        <w:rPr>
          <w:rFonts w:ascii="Cambria" w:hAnsi="Cambria"/>
          <w:bCs/>
          <w:sz w:val="28"/>
          <w:szCs w:val="28"/>
        </w:rPr>
        <w:t>internal door</w:t>
      </w:r>
      <w:r>
        <w:rPr>
          <w:rFonts w:ascii="Cambria" w:hAnsi="Cambria"/>
          <w:bCs/>
          <w:sz w:val="28"/>
          <w:szCs w:val="28"/>
        </w:rPr>
        <w:t>.</w:t>
      </w:r>
      <w:r w:rsidR="00B12ABC">
        <w:rPr>
          <w:rFonts w:ascii="Cambria" w:hAnsi="Cambria"/>
          <w:bCs/>
          <w:sz w:val="28"/>
          <w:szCs w:val="28"/>
        </w:rPr>
        <w:t xml:space="preserve"> </w:t>
      </w:r>
      <w:r w:rsidR="00C05498">
        <w:rPr>
          <w:rFonts w:ascii="Cambria" w:hAnsi="Cambria"/>
          <w:bCs/>
          <w:sz w:val="28"/>
          <w:szCs w:val="28"/>
        </w:rPr>
        <w:t>‘</w:t>
      </w:r>
      <w:r w:rsidR="00EC2F1C">
        <w:rPr>
          <w:rFonts w:ascii="Cambria" w:hAnsi="Cambria"/>
          <w:bCs/>
          <w:sz w:val="28"/>
          <w:szCs w:val="28"/>
        </w:rPr>
        <w:t>I believe h</w:t>
      </w:r>
      <w:r w:rsidR="00C05498">
        <w:rPr>
          <w:rFonts w:ascii="Cambria" w:hAnsi="Cambria"/>
          <w:bCs/>
          <w:sz w:val="28"/>
          <w:szCs w:val="28"/>
        </w:rPr>
        <w:t>e ha</w:t>
      </w:r>
      <w:ins w:id="25322" w:author="Claire S" w:date="2026-06-05T17:00:00Z" w16du:dateUtc="2026-06-05T16:00:00Z">
        <w:r w:rsidR="00BB0ED7">
          <w:rPr>
            <w:rFonts w:ascii="Cambria" w:hAnsi="Cambria"/>
            <w:bCs/>
            <w:sz w:val="28"/>
            <w:szCs w:val="28"/>
          </w:rPr>
          <w:t>d</w:t>
        </w:r>
      </w:ins>
      <w:del w:id="25323" w:author="Claire S" w:date="2026-06-05T17:00:00Z" w16du:dateUtc="2026-06-05T16:00:00Z">
        <w:r w:rsidR="00C05498" w:rsidDel="00BB0ED7">
          <w:rPr>
            <w:rFonts w:ascii="Cambria" w:hAnsi="Cambria"/>
            <w:bCs/>
            <w:sz w:val="28"/>
            <w:szCs w:val="28"/>
          </w:rPr>
          <w:delText>s had</w:delText>
        </w:r>
      </w:del>
      <w:r w:rsidR="00C05498">
        <w:rPr>
          <w:rFonts w:ascii="Cambria" w:hAnsi="Cambria"/>
          <w:bCs/>
          <w:sz w:val="28"/>
          <w:szCs w:val="28"/>
        </w:rPr>
        <w:t xml:space="preserve"> some interest in your brother</w:t>
      </w:r>
      <w:r>
        <w:rPr>
          <w:rFonts w:ascii="Cambria" w:hAnsi="Cambria"/>
          <w:bCs/>
          <w:sz w:val="28"/>
          <w:szCs w:val="28"/>
        </w:rPr>
        <w:t>’s arrest</w:t>
      </w:r>
      <w:r w:rsidR="00C05498">
        <w:rPr>
          <w:rFonts w:ascii="Cambria" w:hAnsi="Cambria"/>
          <w:bCs/>
          <w:sz w:val="28"/>
          <w:szCs w:val="28"/>
        </w:rPr>
        <w:t>, yes.’</w:t>
      </w:r>
    </w:p>
    <w:p w14:paraId="77C04DF6" w14:textId="52276E5B" w:rsidR="00C05498" w:rsidRDefault="00C05498" w:rsidP="00197C6E">
      <w:pPr>
        <w:spacing w:line="360" w:lineRule="auto"/>
        <w:contextualSpacing/>
        <w:rPr>
          <w:rFonts w:ascii="Cambria" w:hAnsi="Cambria"/>
          <w:bCs/>
          <w:sz w:val="28"/>
          <w:szCs w:val="28"/>
        </w:rPr>
      </w:pPr>
      <w:r>
        <w:rPr>
          <w:rFonts w:ascii="Cambria" w:hAnsi="Cambria"/>
          <w:bCs/>
          <w:sz w:val="28"/>
          <w:szCs w:val="28"/>
        </w:rPr>
        <w:tab/>
        <w:t xml:space="preserve">‘Do you have a number for him?’ </w:t>
      </w:r>
    </w:p>
    <w:p w14:paraId="115353E0" w14:textId="5704C8E0" w:rsidR="00C05498" w:rsidRDefault="00C05498" w:rsidP="00197C6E">
      <w:pPr>
        <w:spacing w:line="360" w:lineRule="auto"/>
        <w:contextualSpacing/>
        <w:rPr>
          <w:rFonts w:ascii="Cambria" w:hAnsi="Cambria"/>
          <w:bCs/>
          <w:sz w:val="28"/>
          <w:szCs w:val="28"/>
        </w:rPr>
      </w:pPr>
      <w:r>
        <w:rPr>
          <w:rFonts w:ascii="Cambria" w:hAnsi="Cambria"/>
          <w:bCs/>
          <w:sz w:val="28"/>
          <w:szCs w:val="28"/>
        </w:rPr>
        <w:tab/>
        <w:t>‘Just call the main switchboard</w:t>
      </w:r>
      <w:del w:id="25324" w:author="Daisy Watt" w:date="2026-06-24T08:16:00Z" w16du:dateUtc="2026-06-24T06:16:00Z">
        <w:r w:rsidDel="00C30EA0">
          <w:rPr>
            <w:rFonts w:ascii="Cambria" w:hAnsi="Cambria"/>
            <w:bCs/>
            <w:sz w:val="28"/>
            <w:szCs w:val="28"/>
          </w:rPr>
          <w:delText>,’ t</w:delText>
        </w:r>
      </w:del>
      <w:ins w:id="25325" w:author="Daisy Watt" w:date="2026-06-24T08:16:00Z" w16du:dateUtc="2026-06-24T06:16:00Z">
        <w:r w:rsidR="00C30EA0">
          <w:rPr>
            <w:rFonts w:ascii="Cambria" w:hAnsi="Cambria"/>
            <w:bCs/>
            <w:sz w:val="28"/>
            <w:szCs w:val="28"/>
          </w:rPr>
          <w:t>.’ T</w:t>
        </w:r>
      </w:ins>
      <w:r>
        <w:rPr>
          <w:rFonts w:ascii="Cambria" w:hAnsi="Cambria"/>
          <w:bCs/>
          <w:sz w:val="28"/>
          <w:szCs w:val="28"/>
        </w:rPr>
        <w:t>he woman opened the</w:t>
      </w:r>
      <w:r w:rsidR="00E74FAB">
        <w:rPr>
          <w:rFonts w:ascii="Cambria" w:hAnsi="Cambria"/>
          <w:bCs/>
          <w:sz w:val="28"/>
          <w:szCs w:val="28"/>
        </w:rPr>
        <w:t xml:space="preserve"> second</w:t>
      </w:r>
      <w:r>
        <w:rPr>
          <w:rFonts w:ascii="Cambria" w:hAnsi="Cambria"/>
          <w:bCs/>
          <w:sz w:val="28"/>
          <w:szCs w:val="28"/>
        </w:rPr>
        <w:t xml:space="preserve"> door</w:t>
      </w:r>
      <w:r w:rsidR="00E74FAB">
        <w:rPr>
          <w:rFonts w:ascii="Cambria" w:hAnsi="Cambria"/>
          <w:bCs/>
          <w:sz w:val="28"/>
          <w:szCs w:val="28"/>
        </w:rPr>
        <w:t xml:space="preserve"> and ushered them out</w:t>
      </w:r>
      <w:r>
        <w:rPr>
          <w:rFonts w:ascii="Cambria" w:hAnsi="Cambria"/>
          <w:bCs/>
          <w:sz w:val="28"/>
          <w:szCs w:val="28"/>
        </w:rPr>
        <w:t>. ‘They</w:t>
      </w:r>
      <w:r w:rsidR="00D84341">
        <w:rPr>
          <w:rFonts w:ascii="Cambria" w:hAnsi="Cambria"/>
          <w:bCs/>
          <w:sz w:val="28"/>
          <w:szCs w:val="28"/>
        </w:rPr>
        <w:t xml:space="preserve"> can</w:t>
      </w:r>
      <w:r>
        <w:rPr>
          <w:rFonts w:ascii="Cambria" w:hAnsi="Cambria"/>
          <w:bCs/>
          <w:sz w:val="28"/>
          <w:szCs w:val="28"/>
        </w:rPr>
        <w:t xml:space="preserve"> help</w:t>
      </w:r>
      <w:r w:rsidR="00E74FAB">
        <w:rPr>
          <w:rFonts w:ascii="Cambria" w:hAnsi="Cambria"/>
          <w:bCs/>
          <w:sz w:val="28"/>
          <w:szCs w:val="28"/>
        </w:rPr>
        <w:t>, I’m sure</w:t>
      </w:r>
      <w:r>
        <w:rPr>
          <w:rFonts w:ascii="Cambria" w:hAnsi="Cambria"/>
          <w:bCs/>
          <w:sz w:val="28"/>
          <w:szCs w:val="28"/>
        </w:rPr>
        <w:t>.’</w:t>
      </w:r>
    </w:p>
    <w:p w14:paraId="4AAE7BB8" w14:textId="77777777" w:rsidR="00A54D48" w:rsidRDefault="00A54D48" w:rsidP="00197C6E">
      <w:pPr>
        <w:spacing w:line="360" w:lineRule="auto"/>
        <w:contextualSpacing/>
        <w:rPr>
          <w:rFonts w:ascii="Cambria" w:hAnsi="Cambria"/>
          <w:bCs/>
          <w:sz w:val="28"/>
          <w:szCs w:val="28"/>
        </w:rPr>
      </w:pPr>
    </w:p>
    <w:p w14:paraId="123B926A" w14:textId="126CAC6D" w:rsidR="001A153C" w:rsidRDefault="001A153C" w:rsidP="00197C6E">
      <w:pPr>
        <w:spacing w:line="360" w:lineRule="auto"/>
        <w:contextualSpacing/>
        <w:rPr>
          <w:rFonts w:ascii="Cambria" w:hAnsi="Cambria"/>
          <w:bCs/>
          <w:sz w:val="28"/>
          <w:szCs w:val="28"/>
        </w:rPr>
      </w:pPr>
      <w:r>
        <w:rPr>
          <w:rFonts w:ascii="Cambria" w:hAnsi="Cambria"/>
          <w:bCs/>
          <w:sz w:val="28"/>
          <w:szCs w:val="28"/>
        </w:rPr>
        <w:t>*</w:t>
      </w:r>
    </w:p>
    <w:p w14:paraId="57B64D18" w14:textId="6D7AE3A5" w:rsidR="00AC4CC3" w:rsidRDefault="005E2FFD" w:rsidP="005E2FFD">
      <w:pPr>
        <w:spacing w:line="360" w:lineRule="auto"/>
        <w:contextualSpacing/>
        <w:rPr>
          <w:rFonts w:ascii="Cambria" w:hAnsi="Cambria"/>
          <w:bCs/>
          <w:sz w:val="28"/>
          <w:szCs w:val="28"/>
        </w:rPr>
      </w:pPr>
      <w:r>
        <w:rPr>
          <w:rFonts w:ascii="Cambria" w:hAnsi="Cambria"/>
          <w:bCs/>
          <w:sz w:val="28"/>
          <w:szCs w:val="28"/>
        </w:rPr>
        <w:t>Clara took Adam to the nearest café</w:t>
      </w:r>
      <w:r w:rsidR="00C168AD">
        <w:rPr>
          <w:rFonts w:ascii="Cambria" w:hAnsi="Cambria"/>
          <w:bCs/>
          <w:sz w:val="28"/>
          <w:szCs w:val="28"/>
        </w:rPr>
        <w:t xml:space="preserve"> on The Strand,</w:t>
      </w:r>
      <w:r>
        <w:rPr>
          <w:rFonts w:ascii="Cambria" w:hAnsi="Cambria"/>
          <w:bCs/>
          <w:sz w:val="28"/>
          <w:szCs w:val="28"/>
        </w:rPr>
        <w:t xml:space="preserve"> and bought him tea and </w:t>
      </w:r>
      <w:r w:rsidR="00AC4CC3">
        <w:rPr>
          <w:rFonts w:ascii="Cambria" w:hAnsi="Cambria"/>
          <w:bCs/>
          <w:sz w:val="28"/>
          <w:szCs w:val="28"/>
        </w:rPr>
        <w:t xml:space="preserve">a big plate of </w:t>
      </w:r>
      <w:r>
        <w:rPr>
          <w:rFonts w:ascii="Cambria" w:hAnsi="Cambria"/>
          <w:bCs/>
          <w:sz w:val="28"/>
          <w:szCs w:val="28"/>
        </w:rPr>
        <w:t xml:space="preserve">bacon and eggs. </w:t>
      </w:r>
      <w:r w:rsidR="00AC4CC3">
        <w:rPr>
          <w:rFonts w:ascii="Cambria" w:hAnsi="Cambria"/>
          <w:bCs/>
          <w:sz w:val="28"/>
          <w:szCs w:val="28"/>
        </w:rPr>
        <w:t>No protein shakes</w:t>
      </w:r>
      <w:r w:rsidR="00614A32">
        <w:rPr>
          <w:rFonts w:ascii="Cambria" w:hAnsi="Cambria"/>
          <w:bCs/>
          <w:sz w:val="28"/>
          <w:szCs w:val="28"/>
        </w:rPr>
        <w:t xml:space="preserve"> or smoothies</w:t>
      </w:r>
      <w:ins w:id="25326" w:author="Daisy Watt" w:date="2026-06-24T08:25:00Z" w16du:dateUtc="2026-06-24T06:25:00Z">
        <w:r w:rsidR="00E42635">
          <w:rPr>
            <w:rFonts w:ascii="Cambria" w:hAnsi="Cambria"/>
            <w:bCs/>
            <w:sz w:val="28"/>
            <w:szCs w:val="28"/>
          </w:rPr>
          <w:t>,</w:t>
        </w:r>
      </w:ins>
      <w:r w:rsidR="00AC4CC3">
        <w:rPr>
          <w:rFonts w:ascii="Cambria" w:hAnsi="Cambria"/>
          <w:bCs/>
          <w:sz w:val="28"/>
          <w:szCs w:val="28"/>
        </w:rPr>
        <w:t xml:space="preserve"> here.</w:t>
      </w:r>
    </w:p>
    <w:p w14:paraId="149C905C" w14:textId="507B4695" w:rsidR="005E2FFD" w:rsidRDefault="005E2FFD" w:rsidP="00AC4CC3">
      <w:pPr>
        <w:spacing w:line="360" w:lineRule="auto"/>
        <w:ind w:firstLine="720"/>
        <w:contextualSpacing/>
        <w:rPr>
          <w:rFonts w:ascii="Cambria" w:hAnsi="Cambria"/>
          <w:bCs/>
          <w:sz w:val="28"/>
          <w:szCs w:val="28"/>
        </w:rPr>
      </w:pPr>
      <w:r>
        <w:rPr>
          <w:rFonts w:ascii="Cambria" w:hAnsi="Cambria"/>
          <w:bCs/>
          <w:sz w:val="28"/>
          <w:szCs w:val="28"/>
        </w:rPr>
        <w:t xml:space="preserve">Once a bit of colour had returned to his face, </w:t>
      </w:r>
      <w:r w:rsidR="00AC4CC3">
        <w:rPr>
          <w:rFonts w:ascii="Cambria" w:hAnsi="Cambria"/>
          <w:bCs/>
          <w:sz w:val="28"/>
          <w:szCs w:val="28"/>
        </w:rPr>
        <w:t>Clara</w:t>
      </w:r>
      <w:r>
        <w:rPr>
          <w:rFonts w:ascii="Cambria" w:hAnsi="Cambria"/>
          <w:bCs/>
          <w:sz w:val="28"/>
          <w:szCs w:val="28"/>
        </w:rPr>
        <w:t xml:space="preserve"> looked </w:t>
      </w:r>
      <w:r w:rsidR="00B37620">
        <w:rPr>
          <w:rFonts w:ascii="Cambria" w:hAnsi="Cambria"/>
          <w:bCs/>
          <w:sz w:val="28"/>
          <w:szCs w:val="28"/>
        </w:rPr>
        <w:t>her brother</w:t>
      </w:r>
      <w:r>
        <w:rPr>
          <w:rFonts w:ascii="Cambria" w:hAnsi="Cambria"/>
          <w:bCs/>
          <w:sz w:val="28"/>
          <w:szCs w:val="28"/>
        </w:rPr>
        <w:t xml:space="preserve"> dead in the</w:t>
      </w:r>
      <w:r w:rsidR="00AC4CC3">
        <w:rPr>
          <w:rFonts w:ascii="Cambria" w:hAnsi="Cambria"/>
          <w:bCs/>
          <w:sz w:val="28"/>
          <w:szCs w:val="28"/>
        </w:rPr>
        <w:t xml:space="preserve"> face</w:t>
      </w:r>
      <w:r>
        <w:rPr>
          <w:rFonts w:ascii="Cambria" w:hAnsi="Cambria"/>
          <w:bCs/>
          <w:sz w:val="28"/>
          <w:szCs w:val="28"/>
        </w:rPr>
        <w:t xml:space="preserve"> and said, ‘</w:t>
      </w:r>
      <w:r w:rsidR="00AC4CC3">
        <w:rPr>
          <w:rFonts w:ascii="Cambria" w:hAnsi="Cambria"/>
          <w:bCs/>
          <w:sz w:val="28"/>
          <w:szCs w:val="28"/>
        </w:rPr>
        <w:t xml:space="preserve">Right. </w:t>
      </w:r>
      <w:r>
        <w:rPr>
          <w:rFonts w:ascii="Cambria" w:hAnsi="Cambria"/>
          <w:bCs/>
          <w:sz w:val="28"/>
          <w:szCs w:val="28"/>
        </w:rPr>
        <w:t>You’ve got some explaining to do.’</w:t>
      </w:r>
    </w:p>
    <w:p w14:paraId="51CF3E73" w14:textId="521A4250" w:rsidR="00C46656" w:rsidRDefault="00C46656" w:rsidP="005E2FFD">
      <w:pPr>
        <w:spacing w:line="360" w:lineRule="auto"/>
        <w:contextualSpacing/>
        <w:rPr>
          <w:rFonts w:ascii="Cambria" w:hAnsi="Cambria"/>
          <w:bCs/>
          <w:sz w:val="28"/>
          <w:szCs w:val="28"/>
        </w:rPr>
      </w:pPr>
      <w:r>
        <w:rPr>
          <w:rFonts w:ascii="Cambria" w:hAnsi="Cambria"/>
          <w:bCs/>
          <w:sz w:val="28"/>
          <w:szCs w:val="28"/>
        </w:rPr>
        <w:tab/>
        <w:t>‘Why?’</w:t>
      </w:r>
      <w:r w:rsidR="00B37620">
        <w:rPr>
          <w:rFonts w:ascii="Cambria" w:hAnsi="Cambria"/>
          <w:bCs/>
          <w:sz w:val="28"/>
          <w:szCs w:val="28"/>
        </w:rPr>
        <w:t xml:space="preserve"> He looked sulky</w:t>
      </w:r>
      <w:r w:rsidR="00AC4CC3">
        <w:rPr>
          <w:rFonts w:ascii="Cambria" w:hAnsi="Cambria"/>
          <w:bCs/>
          <w:sz w:val="28"/>
          <w:szCs w:val="28"/>
        </w:rPr>
        <w:t xml:space="preserve"> as he burst </w:t>
      </w:r>
      <w:del w:id="25327" w:author="Daisy Watt" w:date="2026-06-24T08:25:00Z" w16du:dateUtc="2026-06-24T06:25:00Z">
        <w:r w:rsidR="00AC4CC3" w:rsidDel="0008121C">
          <w:rPr>
            <w:rFonts w:ascii="Cambria" w:hAnsi="Cambria"/>
            <w:bCs/>
            <w:sz w:val="28"/>
            <w:szCs w:val="28"/>
          </w:rPr>
          <w:delText>the</w:delText>
        </w:r>
      </w:del>
      <w:ins w:id="25328" w:author="Daisy Watt" w:date="2026-06-24T08:25:00Z" w16du:dateUtc="2026-06-24T06:25:00Z">
        <w:r w:rsidR="0008121C">
          <w:rPr>
            <w:rFonts w:ascii="Cambria" w:hAnsi="Cambria"/>
            <w:bCs/>
            <w:sz w:val="28"/>
            <w:szCs w:val="28"/>
          </w:rPr>
          <w:t>an</w:t>
        </w:r>
      </w:ins>
      <w:r w:rsidR="00AC4CC3">
        <w:rPr>
          <w:rFonts w:ascii="Cambria" w:hAnsi="Cambria"/>
          <w:bCs/>
          <w:sz w:val="28"/>
          <w:szCs w:val="28"/>
        </w:rPr>
        <w:t xml:space="preserve"> egg’s yolk.</w:t>
      </w:r>
    </w:p>
    <w:p w14:paraId="45E60020" w14:textId="709754A2" w:rsidR="00E213DB" w:rsidRDefault="00C46656" w:rsidP="005E2FFD">
      <w:pPr>
        <w:spacing w:line="360" w:lineRule="auto"/>
        <w:contextualSpacing/>
        <w:rPr>
          <w:rFonts w:ascii="Cambria" w:hAnsi="Cambria"/>
          <w:bCs/>
          <w:sz w:val="28"/>
          <w:szCs w:val="28"/>
        </w:rPr>
      </w:pPr>
      <w:r>
        <w:rPr>
          <w:rFonts w:ascii="Cambria" w:hAnsi="Cambria"/>
          <w:bCs/>
          <w:sz w:val="28"/>
          <w:szCs w:val="28"/>
        </w:rPr>
        <w:tab/>
        <w:t xml:space="preserve">‘Are you having a laugh?’ </w:t>
      </w:r>
      <w:r w:rsidR="00501ED8">
        <w:rPr>
          <w:rFonts w:ascii="Cambria" w:hAnsi="Cambria"/>
          <w:bCs/>
          <w:sz w:val="28"/>
          <w:szCs w:val="28"/>
        </w:rPr>
        <w:t xml:space="preserve">Frustrated, </w:t>
      </w:r>
      <w:r w:rsidR="00B37620">
        <w:rPr>
          <w:rFonts w:ascii="Cambria" w:hAnsi="Cambria"/>
          <w:bCs/>
          <w:sz w:val="28"/>
          <w:szCs w:val="28"/>
        </w:rPr>
        <w:t>Clara</w:t>
      </w:r>
      <w:r>
        <w:rPr>
          <w:rFonts w:ascii="Cambria" w:hAnsi="Cambria"/>
          <w:bCs/>
          <w:sz w:val="28"/>
          <w:szCs w:val="28"/>
        </w:rPr>
        <w:t xml:space="preserve"> jabbed his forearm with one finger. ‘You’ve just been arrested for shooting a world</w:t>
      </w:r>
      <w:r w:rsidR="00B37620">
        <w:rPr>
          <w:rFonts w:ascii="Cambria" w:hAnsi="Cambria"/>
          <w:bCs/>
          <w:sz w:val="28"/>
          <w:szCs w:val="28"/>
        </w:rPr>
        <w:t>-</w:t>
      </w:r>
      <w:r>
        <w:rPr>
          <w:rFonts w:ascii="Cambria" w:hAnsi="Cambria"/>
          <w:bCs/>
          <w:sz w:val="28"/>
          <w:szCs w:val="28"/>
        </w:rPr>
        <w:t>famous writer, though now</w:t>
      </w:r>
      <w:r w:rsidR="00501ED8">
        <w:rPr>
          <w:rFonts w:ascii="Cambria" w:hAnsi="Cambria"/>
          <w:bCs/>
          <w:sz w:val="28"/>
          <w:szCs w:val="28"/>
        </w:rPr>
        <w:t>, thank God,</w:t>
      </w:r>
      <w:r>
        <w:rPr>
          <w:rFonts w:ascii="Cambria" w:hAnsi="Cambria"/>
          <w:bCs/>
          <w:sz w:val="28"/>
          <w:szCs w:val="28"/>
        </w:rPr>
        <w:t xml:space="preserve"> it seems like you didn’t do it.</w:t>
      </w:r>
      <w:r w:rsidR="00E213DB">
        <w:rPr>
          <w:rFonts w:ascii="Cambria" w:hAnsi="Cambria"/>
          <w:bCs/>
          <w:sz w:val="28"/>
          <w:szCs w:val="28"/>
        </w:rPr>
        <w:t>’</w:t>
      </w:r>
    </w:p>
    <w:p w14:paraId="3C528464" w14:textId="0645BE70" w:rsidR="00E213DB" w:rsidRDefault="00E213DB" w:rsidP="005E2FFD">
      <w:pPr>
        <w:spacing w:line="360" w:lineRule="auto"/>
        <w:contextualSpacing/>
        <w:rPr>
          <w:rFonts w:ascii="Cambria" w:hAnsi="Cambria"/>
          <w:bCs/>
          <w:sz w:val="28"/>
          <w:szCs w:val="28"/>
        </w:rPr>
      </w:pPr>
      <w:r>
        <w:rPr>
          <w:rFonts w:ascii="Cambria" w:hAnsi="Cambria"/>
          <w:bCs/>
          <w:sz w:val="28"/>
          <w:szCs w:val="28"/>
        </w:rPr>
        <w:tab/>
        <w:t>‘I didn’t</w:t>
      </w:r>
      <w:r w:rsidR="00501ED8">
        <w:rPr>
          <w:rFonts w:ascii="Cambria" w:hAnsi="Cambria"/>
          <w:bCs/>
          <w:sz w:val="28"/>
          <w:szCs w:val="28"/>
        </w:rPr>
        <w:t>,</w:t>
      </w:r>
      <w:r>
        <w:rPr>
          <w:rFonts w:ascii="Cambria" w:hAnsi="Cambria"/>
          <w:bCs/>
          <w:sz w:val="28"/>
          <w:szCs w:val="28"/>
        </w:rPr>
        <w:t>’ he protested. ‘I was still on a coach back from Brighton</w:t>
      </w:r>
      <w:r w:rsidR="00367842">
        <w:rPr>
          <w:rFonts w:ascii="Cambria" w:hAnsi="Cambria"/>
          <w:bCs/>
          <w:sz w:val="28"/>
          <w:szCs w:val="28"/>
        </w:rPr>
        <w:t xml:space="preserve">, </w:t>
      </w:r>
      <w:ins w:id="25329" w:author="Daisy Watt" w:date="2026-06-24T08:27:00Z" w16du:dateUtc="2026-06-24T06:27:00Z">
        <w:r w:rsidR="0021115D">
          <w:rPr>
            <w:rFonts w:ascii="Cambria" w:hAnsi="Cambria"/>
            <w:bCs/>
            <w:sz w:val="28"/>
            <w:szCs w:val="28"/>
          </w:rPr>
          <w:t>’</w:t>
        </w:r>
      </w:ins>
      <w:r w:rsidR="00367842">
        <w:rPr>
          <w:rFonts w:ascii="Cambria" w:hAnsi="Cambria"/>
          <w:bCs/>
          <w:sz w:val="28"/>
          <w:szCs w:val="28"/>
        </w:rPr>
        <w:t>cos I</w:t>
      </w:r>
      <w:ins w:id="25330" w:author="Daisy Watt" w:date="2026-06-24T08:28:00Z" w16du:dateUtc="2026-06-24T06:28:00Z">
        <w:r w:rsidR="007E761D">
          <w:rPr>
            <w:rFonts w:ascii="Cambria" w:hAnsi="Cambria"/>
            <w:bCs/>
            <w:sz w:val="28"/>
            <w:szCs w:val="28"/>
          </w:rPr>
          <w:t>’d</w:t>
        </w:r>
      </w:ins>
      <w:r w:rsidR="00367842">
        <w:rPr>
          <w:rFonts w:ascii="Cambria" w:hAnsi="Cambria"/>
          <w:bCs/>
          <w:sz w:val="28"/>
          <w:szCs w:val="28"/>
        </w:rPr>
        <w:t xml:space="preserve"> missed my train</w:t>
      </w:r>
      <w:r>
        <w:rPr>
          <w:rFonts w:ascii="Cambria" w:hAnsi="Cambria"/>
          <w:bCs/>
          <w:sz w:val="28"/>
          <w:szCs w:val="28"/>
        </w:rPr>
        <w:t>.’</w:t>
      </w:r>
    </w:p>
    <w:p w14:paraId="187B557F" w14:textId="1F1812F1" w:rsidR="00C46656" w:rsidRPr="00B37620" w:rsidRDefault="00E213DB" w:rsidP="00E213DB">
      <w:pPr>
        <w:spacing w:line="360" w:lineRule="auto"/>
        <w:ind w:firstLine="720"/>
        <w:contextualSpacing/>
        <w:rPr>
          <w:rFonts w:ascii="Cambria" w:hAnsi="Cambria"/>
          <w:sz w:val="28"/>
          <w:szCs w:val="28"/>
        </w:rPr>
      </w:pPr>
      <w:r>
        <w:rPr>
          <w:rFonts w:ascii="Cambria" w:hAnsi="Cambria"/>
          <w:bCs/>
          <w:sz w:val="28"/>
          <w:szCs w:val="28"/>
        </w:rPr>
        <w:t>‘</w:t>
      </w:r>
      <w:r w:rsidR="00CC5AA6">
        <w:rPr>
          <w:rFonts w:ascii="Cambria" w:hAnsi="Cambria"/>
          <w:bCs/>
          <w:sz w:val="28"/>
          <w:szCs w:val="28"/>
        </w:rPr>
        <w:t>Why were you in Brighton in the first place? Y</w:t>
      </w:r>
      <w:r w:rsidR="00C46656">
        <w:rPr>
          <w:rFonts w:ascii="Cambria" w:hAnsi="Cambria"/>
          <w:bCs/>
          <w:sz w:val="28"/>
          <w:szCs w:val="28"/>
        </w:rPr>
        <w:t xml:space="preserve">ou’ve been acting </w:t>
      </w:r>
      <w:r w:rsidR="00614A32">
        <w:rPr>
          <w:rFonts w:ascii="Cambria" w:hAnsi="Cambria"/>
          <w:bCs/>
          <w:sz w:val="28"/>
          <w:szCs w:val="28"/>
        </w:rPr>
        <w:t xml:space="preserve">so </w:t>
      </w:r>
      <w:r w:rsidR="00C46656">
        <w:rPr>
          <w:rFonts w:ascii="Cambria" w:hAnsi="Cambria"/>
          <w:bCs/>
          <w:sz w:val="28"/>
          <w:szCs w:val="28"/>
        </w:rPr>
        <w:t>shady recently</w:t>
      </w:r>
      <w:r w:rsidR="00CC5AA6">
        <w:rPr>
          <w:rFonts w:ascii="Cambria" w:hAnsi="Cambria"/>
          <w:bCs/>
          <w:sz w:val="28"/>
          <w:szCs w:val="28"/>
        </w:rPr>
        <w:t>,</w:t>
      </w:r>
      <w:r w:rsidR="00C46656">
        <w:rPr>
          <w:rFonts w:ascii="Cambria" w:hAnsi="Cambria"/>
          <w:bCs/>
          <w:sz w:val="28"/>
          <w:szCs w:val="28"/>
        </w:rPr>
        <w:t xml:space="preserve"> and I want to know </w:t>
      </w:r>
      <w:r w:rsidR="000142FA">
        <w:rPr>
          <w:rFonts w:ascii="Cambria" w:hAnsi="Cambria"/>
          <w:bCs/>
          <w:sz w:val="28"/>
          <w:szCs w:val="28"/>
        </w:rPr>
        <w:t>why.</w:t>
      </w:r>
      <w:r w:rsidR="00B37620">
        <w:rPr>
          <w:rFonts w:ascii="Cambria" w:hAnsi="Cambria"/>
          <w:bCs/>
          <w:sz w:val="28"/>
          <w:szCs w:val="28"/>
        </w:rPr>
        <w:t xml:space="preserve">’ </w:t>
      </w:r>
      <w:r w:rsidR="00B37620" w:rsidRPr="00BF1952">
        <w:rPr>
          <w:rFonts w:ascii="Cambria" w:hAnsi="Cambria"/>
          <w:sz w:val="28"/>
          <w:szCs w:val="28"/>
        </w:rPr>
        <w:t xml:space="preserve">Clara </w:t>
      </w:r>
      <w:del w:id="25331" w:author="Claire S" w:date="2026-08-03T13:23:00Z" w16du:dateUtc="2026-08-03T12:23:00Z">
        <w:r w:rsidR="00DC5DF6" w:rsidRPr="00BF1952" w:rsidDel="00BF1952">
          <w:rPr>
            <w:rFonts w:ascii="Cambria" w:hAnsi="Cambria"/>
            <w:sz w:val="28"/>
            <w:szCs w:val="28"/>
          </w:rPr>
          <w:delText xml:space="preserve">couldn’t help </w:delText>
        </w:r>
        <w:r w:rsidR="00CC5AA6" w:rsidRPr="00BF1952" w:rsidDel="00BF1952">
          <w:rPr>
            <w:rFonts w:ascii="Cambria" w:hAnsi="Cambria"/>
            <w:sz w:val="28"/>
            <w:szCs w:val="28"/>
          </w:rPr>
          <w:delText>remember</w:delText>
        </w:r>
        <w:r w:rsidR="00DC5DF6" w:rsidRPr="00BF1952" w:rsidDel="00BF1952">
          <w:rPr>
            <w:rFonts w:ascii="Cambria" w:hAnsi="Cambria"/>
            <w:sz w:val="28"/>
            <w:szCs w:val="28"/>
          </w:rPr>
          <w:delText>ing</w:delText>
        </w:r>
      </w:del>
      <w:ins w:id="25332" w:author="Claire S" w:date="2026-08-03T13:23:00Z" w16du:dateUtc="2026-08-03T12:23:00Z">
        <w:r w:rsidR="00BF1952">
          <w:rPr>
            <w:rFonts w:ascii="Cambria" w:hAnsi="Cambria"/>
            <w:sz w:val="28"/>
            <w:szCs w:val="28"/>
          </w:rPr>
          <w:t xml:space="preserve">felt nostalgic for the sweet little boy he’d been before this recent </w:t>
        </w:r>
      </w:ins>
      <w:del w:id="25333" w:author="Claire S" w:date="2026-08-03T13:23:00Z" w16du:dateUtc="2026-08-03T12:23:00Z">
        <w:r w:rsidR="00B37620" w:rsidRPr="00BF1952" w:rsidDel="00BF1952">
          <w:rPr>
            <w:rFonts w:ascii="Cambria" w:hAnsi="Cambria"/>
            <w:sz w:val="28"/>
            <w:szCs w:val="28"/>
          </w:rPr>
          <w:delText xml:space="preserve"> </w:delText>
        </w:r>
        <w:r w:rsidR="00501ED8" w:rsidRPr="00BF1952" w:rsidDel="00BF1952">
          <w:rPr>
            <w:rFonts w:ascii="Cambria" w:hAnsi="Cambria"/>
            <w:sz w:val="28"/>
            <w:szCs w:val="28"/>
          </w:rPr>
          <w:delText>the</w:delText>
        </w:r>
        <w:r w:rsidR="00F15A51" w:rsidRPr="00BF1952" w:rsidDel="00BF1952">
          <w:rPr>
            <w:rFonts w:ascii="Cambria" w:hAnsi="Cambria"/>
            <w:sz w:val="28"/>
            <w:szCs w:val="28"/>
          </w:rPr>
          <w:delText xml:space="preserve"> baby </w:delText>
        </w:r>
        <w:r w:rsidR="00B37620" w:rsidRPr="00BF1952" w:rsidDel="00BF1952">
          <w:rPr>
            <w:rFonts w:ascii="Cambria" w:hAnsi="Cambria"/>
            <w:sz w:val="28"/>
            <w:szCs w:val="28"/>
          </w:rPr>
          <w:delText>bro</w:delText>
        </w:r>
        <w:r w:rsidR="00F15A51" w:rsidRPr="00BF1952" w:rsidDel="00BF1952">
          <w:rPr>
            <w:rFonts w:ascii="Cambria" w:hAnsi="Cambria"/>
            <w:sz w:val="28"/>
            <w:szCs w:val="28"/>
          </w:rPr>
          <w:delText>ther</w:delText>
        </w:r>
        <w:r w:rsidR="00B37620" w:rsidRPr="00BF1952" w:rsidDel="00BF1952">
          <w:rPr>
            <w:rFonts w:ascii="Cambria" w:hAnsi="Cambria"/>
            <w:sz w:val="28"/>
            <w:szCs w:val="28"/>
          </w:rPr>
          <w:delText xml:space="preserve"> </w:delText>
        </w:r>
        <w:r w:rsidR="00501ED8" w:rsidRPr="00BF1952" w:rsidDel="00BF1952">
          <w:rPr>
            <w:rFonts w:ascii="Cambria" w:hAnsi="Cambria"/>
            <w:sz w:val="28"/>
            <w:szCs w:val="28"/>
          </w:rPr>
          <w:delText xml:space="preserve">who’d grown up </w:delText>
        </w:r>
        <w:r w:rsidR="00CC5AA6" w:rsidRPr="00BF1952" w:rsidDel="00BF1952">
          <w:rPr>
            <w:rFonts w:ascii="Cambria" w:hAnsi="Cambria"/>
            <w:sz w:val="28"/>
            <w:szCs w:val="28"/>
          </w:rPr>
          <w:delText>to be</w:delText>
        </w:r>
        <w:r w:rsidR="00501ED8" w:rsidRPr="00BF1952" w:rsidDel="00BF1952">
          <w:rPr>
            <w:rFonts w:ascii="Cambria" w:hAnsi="Cambria"/>
            <w:sz w:val="28"/>
            <w:szCs w:val="28"/>
          </w:rPr>
          <w:delText xml:space="preserve"> a computer </w:delText>
        </w:r>
        <w:r w:rsidR="00B37620" w:rsidRPr="00BF1952" w:rsidDel="00BF1952">
          <w:rPr>
            <w:rFonts w:ascii="Cambria" w:hAnsi="Cambria"/>
            <w:sz w:val="28"/>
            <w:szCs w:val="28"/>
          </w:rPr>
          <w:delText>nerd</w:delText>
        </w:r>
        <w:r w:rsidR="00CC5AA6" w:rsidRPr="00BF1952" w:rsidDel="00BF1952">
          <w:rPr>
            <w:rFonts w:ascii="Cambria" w:hAnsi="Cambria"/>
            <w:sz w:val="28"/>
            <w:szCs w:val="28"/>
          </w:rPr>
          <w:delText xml:space="preserve"> – only recently</w:delText>
        </w:r>
        <w:r w:rsidR="00501ED8" w:rsidRPr="00BF1952" w:rsidDel="00BF1952">
          <w:rPr>
            <w:rFonts w:ascii="Cambria" w:hAnsi="Cambria"/>
            <w:sz w:val="28"/>
            <w:szCs w:val="28"/>
          </w:rPr>
          <w:delText xml:space="preserve"> </w:delText>
        </w:r>
      </w:del>
      <w:ins w:id="25334" w:author="Claire S" w:date="2026-08-03T13:23:00Z" w16du:dateUtc="2026-08-03T12:23:00Z">
        <w:r w:rsidR="00BF1952">
          <w:rPr>
            <w:rFonts w:ascii="Cambria" w:hAnsi="Cambria"/>
            <w:sz w:val="28"/>
            <w:szCs w:val="28"/>
          </w:rPr>
          <w:t>transformation</w:t>
        </w:r>
      </w:ins>
      <w:del w:id="25335" w:author="Claire S" w:date="2026-08-03T13:23:00Z" w16du:dateUtc="2026-08-03T12:23:00Z">
        <w:r w:rsidR="00501ED8" w:rsidRPr="00BF1952" w:rsidDel="00BF1952">
          <w:rPr>
            <w:rFonts w:ascii="Cambria" w:hAnsi="Cambria"/>
            <w:sz w:val="28"/>
            <w:szCs w:val="28"/>
          </w:rPr>
          <w:delText>transform</w:delText>
        </w:r>
        <w:r w:rsidR="00CC5AA6" w:rsidRPr="00BF1952" w:rsidDel="00BF1952">
          <w:rPr>
            <w:rFonts w:ascii="Cambria" w:hAnsi="Cambria"/>
            <w:sz w:val="28"/>
            <w:szCs w:val="28"/>
          </w:rPr>
          <w:delText>ing</w:delText>
        </w:r>
        <w:r w:rsidR="00501ED8" w:rsidRPr="00BF1952" w:rsidDel="00BF1952">
          <w:rPr>
            <w:rFonts w:ascii="Cambria" w:hAnsi="Cambria"/>
            <w:sz w:val="28"/>
            <w:szCs w:val="28"/>
          </w:rPr>
          <w:delText xml:space="preserve"> into </w:delText>
        </w:r>
        <w:r w:rsidR="00B37620" w:rsidRPr="00BF1952" w:rsidDel="00BF1952">
          <w:rPr>
            <w:rFonts w:ascii="Cambria" w:hAnsi="Cambria"/>
            <w:sz w:val="28"/>
            <w:szCs w:val="28"/>
          </w:rPr>
          <w:delText>a</w:delText>
        </w:r>
        <w:r w:rsidR="007F40C2" w:rsidRPr="00BF1952" w:rsidDel="00BF1952">
          <w:rPr>
            <w:rFonts w:ascii="Cambria" w:hAnsi="Cambria"/>
            <w:sz w:val="28"/>
            <w:szCs w:val="28"/>
          </w:rPr>
          <w:delText xml:space="preserve"> muscled</w:delText>
        </w:r>
        <w:r w:rsidR="00B37620" w:rsidRPr="00BF1952" w:rsidDel="00BF1952">
          <w:rPr>
            <w:rFonts w:ascii="Cambria" w:hAnsi="Cambria"/>
            <w:sz w:val="28"/>
            <w:szCs w:val="28"/>
          </w:rPr>
          <w:delText xml:space="preserve"> gym bunny</w:delText>
        </w:r>
      </w:del>
      <w:r w:rsidR="00B37620" w:rsidRPr="00BF1952">
        <w:rPr>
          <w:rFonts w:ascii="Cambria" w:hAnsi="Cambria"/>
          <w:sz w:val="28"/>
          <w:szCs w:val="28"/>
        </w:rPr>
        <w:t>. ‘I mean, d</w:t>
      </w:r>
      <w:r w:rsidR="000142FA" w:rsidRPr="00BF1952">
        <w:rPr>
          <w:rFonts w:ascii="Cambria" w:hAnsi="Cambria"/>
          <w:bCs/>
          <w:sz w:val="28"/>
          <w:szCs w:val="28"/>
        </w:rPr>
        <w:t>o you even know Jackson Rayne?’</w:t>
      </w:r>
    </w:p>
    <w:p w14:paraId="4527A0EE" w14:textId="5CC743E6" w:rsidR="001C3C9D" w:rsidRDefault="000142FA" w:rsidP="005E2FFD">
      <w:pPr>
        <w:spacing w:line="360" w:lineRule="auto"/>
        <w:contextualSpacing/>
        <w:rPr>
          <w:rFonts w:ascii="Cambria" w:hAnsi="Cambria"/>
          <w:bCs/>
          <w:sz w:val="28"/>
          <w:szCs w:val="28"/>
        </w:rPr>
      </w:pPr>
      <w:r>
        <w:rPr>
          <w:rFonts w:ascii="Cambria" w:hAnsi="Cambria"/>
          <w:bCs/>
          <w:sz w:val="28"/>
          <w:szCs w:val="28"/>
        </w:rPr>
        <w:tab/>
      </w:r>
      <w:r w:rsidR="001C3C9D">
        <w:rPr>
          <w:rFonts w:ascii="Cambria" w:hAnsi="Cambria"/>
          <w:bCs/>
          <w:sz w:val="28"/>
          <w:szCs w:val="28"/>
        </w:rPr>
        <w:t xml:space="preserve">‘No.’ </w:t>
      </w:r>
      <w:r>
        <w:rPr>
          <w:rFonts w:ascii="Cambria" w:hAnsi="Cambria"/>
          <w:bCs/>
          <w:sz w:val="28"/>
          <w:szCs w:val="28"/>
        </w:rPr>
        <w:t>Adam looked flustered again</w:t>
      </w:r>
      <w:r w:rsidR="00F15A51">
        <w:rPr>
          <w:rFonts w:ascii="Cambria" w:hAnsi="Cambria"/>
          <w:bCs/>
          <w:sz w:val="28"/>
          <w:szCs w:val="28"/>
        </w:rPr>
        <w:t xml:space="preserve">, </w:t>
      </w:r>
      <w:r w:rsidR="00CD01B4">
        <w:rPr>
          <w:rFonts w:ascii="Cambria" w:hAnsi="Cambria"/>
          <w:bCs/>
          <w:sz w:val="28"/>
          <w:szCs w:val="28"/>
        </w:rPr>
        <w:t>ladling</w:t>
      </w:r>
      <w:r w:rsidR="00F15A51">
        <w:rPr>
          <w:rFonts w:ascii="Cambria" w:hAnsi="Cambria"/>
          <w:bCs/>
          <w:sz w:val="28"/>
          <w:szCs w:val="28"/>
        </w:rPr>
        <w:t xml:space="preserve"> too much</w:t>
      </w:r>
      <w:r>
        <w:rPr>
          <w:rFonts w:ascii="Cambria" w:hAnsi="Cambria"/>
          <w:bCs/>
          <w:sz w:val="28"/>
          <w:szCs w:val="28"/>
        </w:rPr>
        <w:t xml:space="preserve"> sugar </w:t>
      </w:r>
      <w:ins w:id="25336" w:author="Daisy Watt" w:date="2026-06-24T08:29:00Z" w16du:dateUtc="2026-06-24T06:29:00Z">
        <w:r w:rsidR="00000EFE">
          <w:rPr>
            <w:rFonts w:ascii="Cambria" w:hAnsi="Cambria"/>
            <w:bCs/>
            <w:sz w:val="28"/>
            <w:szCs w:val="28"/>
          </w:rPr>
          <w:t>in</w:t>
        </w:r>
      </w:ins>
      <w:r>
        <w:rPr>
          <w:rFonts w:ascii="Cambria" w:hAnsi="Cambria"/>
          <w:bCs/>
          <w:sz w:val="28"/>
          <w:szCs w:val="28"/>
        </w:rPr>
        <w:t xml:space="preserve">to his tea. </w:t>
      </w:r>
    </w:p>
    <w:p w14:paraId="1ED47565" w14:textId="7CEDFD90" w:rsidR="001C3C9D" w:rsidRDefault="001C3C9D" w:rsidP="005E2FFD">
      <w:pPr>
        <w:spacing w:line="360" w:lineRule="auto"/>
        <w:contextualSpacing/>
        <w:rPr>
          <w:rFonts w:ascii="Cambria" w:hAnsi="Cambria"/>
          <w:bCs/>
          <w:sz w:val="28"/>
          <w:szCs w:val="28"/>
        </w:rPr>
      </w:pPr>
      <w:r>
        <w:rPr>
          <w:rFonts w:ascii="Cambria" w:hAnsi="Cambria"/>
          <w:bCs/>
          <w:sz w:val="28"/>
          <w:szCs w:val="28"/>
        </w:rPr>
        <w:tab/>
        <w:t>‘Adam!</w:t>
      </w:r>
      <w:r w:rsidR="00CD01B4">
        <w:rPr>
          <w:rFonts w:ascii="Cambria" w:hAnsi="Cambria"/>
          <w:bCs/>
          <w:sz w:val="28"/>
          <w:szCs w:val="28"/>
        </w:rPr>
        <w:t xml:space="preserve"> Don’t bloody lie.</w:t>
      </w:r>
      <w:r>
        <w:rPr>
          <w:rFonts w:ascii="Cambria" w:hAnsi="Cambria"/>
          <w:bCs/>
          <w:sz w:val="28"/>
          <w:szCs w:val="28"/>
        </w:rPr>
        <w:t>’</w:t>
      </w:r>
    </w:p>
    <w:p w14:paraId="64E17611" w14:textId="30A5B744" w:rsidR="000142FA" w:rsidRDefault="000142FA" w:rsidP="001C3C9D">
      <w:pPr>
        <w:spacing w:line="360" w:lineRule="auto"/>
        <w:ind w:firstLine="720"/>
        <w:contextualSpacing/>
        <w:rPr>
          <w:rFonts w:ascii="Cambria" w:hAnsi="Cambria"/>
          <w:bCs/>
          <w:sz w:val="28"/>
          <w:szCs w:val="28"/>
        </w:rPr>
      </w:pPr>
      <w:r>
        <w:rPr>
          <w:rFonts w:ascii="Cambria" w:hAnsi="Cambria"/>
          <w:bCs/>
          <w:sz w:val="28"/>
          <w:szCs w:val="28"/>
        </w:rPr>
        <w:t>‘</w:t>
      </w:r>
      <w:r w:rsidR="00B37620">
        <w:rPr>
          <w:rFonts w:ascii="Cambria" w:hAnsi="Cambria"/>
          <w:bCs/>
          <w:sz w:val="28"/>
          <w:szCs w:val="28"/>
        </w:rPr>
        <w:t>Okay, y</w:t>
      </w:r>
      <w:r>
        <w:rPr>
          <w:rFonts w:ascii="Cambria" w:hAnsi="Cambria"/>
          <w:bCs/>
          <w:sz w:val="28"/>
          <w:szCs w:val="28"/>
        </w:rPr>
        <w:t>e</w:t>
      </w:r>
      <w:r w:rsidR="00B37620">
        <w:rPr>
          <w:rFonts w:ascii="Cambria" w:hAnsi="Cambria"/>
          <w:bCs/>
          <w:sz w:val="28"/>
          <w:szCs w:val="28"/>
        </w:rPr>
        <w:t>s – but also</w:t>
      </w:r>
      <w:r>
        <w:rPr>
          <w:rFonts w:ascii="Cambria" w:hAnsi="Cambria"/>
          <w:bCs/>
          <w:sz w:val="28"/>
          <w:szCs w:val="28"/>
        </w:rPr>
        <w:t xml:space="preserve"> no</w:t>
      </w:r>
      <w:del w:id="25337" w:author="Daisy Watt" w:date="2026-06-24T08:29:00Z" w16du:dateUtc="2026-06-24T06:29:00Z">
        <w:r w:rsidR="00B37620" w:rsidDel="00B10272">
          <w:rPr>
            <w:rFonts w:ascii="Cambria" w:hAnsi="Cambria"/>
            <w:bCs/>
            <w:sz w:val="28"/>
            <w:szCs w:val="28"/>
          </w:rPr>
          <w:delText>,’ h</w:delText>
        </w:r>
      </w:del>
      <w:ins w:id="25338" w:author="Daisy Watt" w:date="2026-06-24T08:29:00Z" w16du:dateUtc="2026-06-24T06:29:00Z">
        <w:r w:rsidR="00B10272">
          <w:rPr>
            <w:rFonts w:ascii="Cambria" w:hAnsi="Cambria"/>
            <w:bCs/>
            <w:sz w:val="28"/>
            <w:szCs w:val="28"/>
          </w:rPr>
          <w:t>.’ H</w:t>
        </w:r>
      </w:ins>
      <w:r w:rsidR="00B37620">
        <w:rPr>
          <w:rFonts w:ascii="Cambria" w:hAnsi="Cambria"/>
          <w:bCs/>
          <w:sz w:val="28"/>
          <w:szCs w:val="28"/>
        </w:rPr>
        <w:t>e sighed. ‘</w:t>
      </w:r>
      <w:r w:rsidR="00CD01B4">
        <w:rPr>
          <w:rFonts w:ascii="Cambria" w:hAnsi="Cambria"/>
          <w:bCs/>
          <w:sz w:val="28"/>
          <w:szCs w:val="28"/>
        </w:rPr>
        <w:t>I mean, i</w:t>
      </w:r>
      <w:r>
        <w:rPr>
          <w:rFonts w:ascii="Cambria" w:hAnsi="Cambria"/>
          <w:bCs/>
          <w:sz w:val="28"/>
          <w:szCs w:val="28"/>
        </w:rPr>
        <w:t>t’s complicated</w:t>
      </w:r>
      <w:r w:rsidR="001C3C9D">
        <w:rPr>
          <w:rFonts w:ascii="Cambria" w:hAnsi="Cambria"/>
          <w:bCs/>
          <w:sz w:val="28"/>
          <w:szCs w:val="28"/>
        </w:rPr>
        <w:t>.</w:t>
      </w:r>
      <w:r>
        <w:rPr>
          <w:rFonts w:ascii="Cambria" w:hAnsi="Cambria"/>
          <w:bCs/>
          <w:sz w:val="28"/>
          <w:szCs w:val="28"/>
        </w:rPr>
        <w:t>’</w:t>
      </w:r>
    </w:p>
    <w:p w14:paraId="3D488A46" w14:textId="574A7CBD" w:rsidR="005A0AFC" w:rsidRDefault="005A0AFC" w:rsidP="001C3C9D">
      <w:pPr>
        <w:spacing w:line="360" w:lineRule="auto"/>
        <w:ind w:firstLine="720"/>
        <w:contextualSpacing/>
        <w:rPr>
          <w:rFonts w:ascii="Cambria" w:hAnsi="Cambria"/>
          <w:bCs/>
          <w:sz w:val="28"/>
          <w:szCs w:val="28"/>
        </w:rPr>
      </w:pPr>
      <w:r>
        <w:rPr>
          <w:rFonts w:ascii="Cambria" w:hAnsi="Cambria"/>
          <w:bCs/>
          <w:sz w:val="28"/>
          <w:szCs w:val="28"/>
        </w:rPr>
        <w:t>‘</w:t>
      </w:r>
      <w:r w:rsidR="00CD01B4">
        <w:rPr>
          <w:rFonts w:ascii="Cambria" w:hAnsi="Cambria"/>
          <w:bCs/>
          <w:sz w:val="28"/>
          <w:szCs w:val="28"/>
        </w:rPr>
        <w:t>I’m all ears</w:t>
      </w:r>
      <w:r>
        <w:rPr>
          <w:rFonts w:ascii="Cambria" w:hAnsi="Cambria"/>
          <w:bCs/>
          <w:sz w:val="28"/>
          <w:szCs w:val="28"/>
        </w:rPr>
        <w:t>.’</w:t>
      </w:r>
    </w:p>
    <w:p w14:paraId="19E3C512" w14:textId="6CFB27CB" w:rsidR="0080707C" w:rsidRDefault="005A0AFC" w:rsidP="001C3C9D">
      <w:pPr>
        <w:spacing w:line="360" w:lineRule="auto"/>
        <w:ind w:firstLine="720"/>
        <w:contextualSpacing/>
        <w:rPr>
          <w:rFonts w:ascii="Cambria" w:hAnsi="Cambria"/>
          <w:bCs/>
          <w:sz w:val="28"/>
          <w:szCs w:val="28"/>
        </w:rPr>
      </w:pPr>
      <w:r>
        <w:rPr>
          <w:rFonts w:ascii="Cambria" w:hAnsi="Cambria"/>
          <w:bCs/>
          <w:sz w:val="28"/>
          <w:szCs w:val="28"/>
        </w:rPr>
        <w:t xml:space="preserve">‘I thought he was cool, </w:t>
      </w:r>
      <w:r w:rsidR="00CD01B4">
        <w:rPr>
          <w:rFonts w:ascii="Cambria" w:hAnsi="Cambria"/>
          <w:bCs/>
          <w:sz w:val="28"/>
          <w:szCs w:val="28"/>
        </w:rPr>
        <w:t xml:space="preserve">I told you that. </w:t>
      </w:r>
      <w:r w:rsidR="00B37620">
        <w:rPr>
          <w:rFonts w:ascii="Cambria" w:hAnsi="Cambria"/>
          <w:bCs/>
          <w:sz w:val="28"/>
          <w:szCs w:val="28"/>
        </w:rPr>
        <w:t>I was following him online</w:t>
      </w:r>
      <w:del w:id="25339" w:author="Daisy Watt" w:date="2026-06-24T08:29:00Z" w16du:dateUtc="2026-06-24T06:29:00Z">
        <w:r w:rsidR="00A3742A" w:rsidDel="00B10272">
          <w:rPr>
            <w:rFonts w:ascii="Cambria" w:hAnsi="Cambria"/>
            <w:bCs/>
            <w:sz w:val="28"/>
            <w:szCs w:val="28"/>
          </w:rPr>
          <w:delText>,</w:delText>
        </w:r>
      </w:del>
      <w:ins w:id="25340" w:author="Daisy Watt" w:date="2026-06-24T08:29:00Z" w16du:dateUtc="2026-06-24T06:29:00Z">
        <w:r w:rsidR="00B10272">
          <w:rPr>
            <w:rFonts w:ascii="Cambria" w:hAnsi="Cambria"/>
            <w:bCs/>
            <w:sz w:val="28"/>
            <w:szCs w:val="28"/>
          </w:rPr>
          <w:t>.</w:t>
        </w:r>
      </w:ins>
      <w:r w:rsidR="00A3742A">
        <w:rPr>
          <w:rFonts w:ascii="Cambria" w:hAnsi="Cambria"/>
          <w:bCs/>
          <w:sz w:val="28"/>
          <w:szCs w:val="28"/>
        </w:rPr>
        <w:t xml:space="preserve">’ </w:t>
      </w:r>
      <w:r w:rsidR="00CD01B4">
        <w:rPr>
          <w:rFonts w:ascii="Cambria" w:hAnsi="Cambria"/>
          <w:bCs/>
          <w:sz w:val="28"/>
          <w:szCs w:val="28"/>
        </w:rPr>
        <w:t xml:space="preserve">Adam </w:t>
      </w:r>
      <w:r w:rsidR="00A3742A">
        <w:rPr>
          <w:rFonts w:ascii="Cambria" w:hAnsi="Cambria"/>
          <w:bCs/>
          <w:sz w:val="28"/>
          <w:szCs w:val="28"/>
        </w:rPr>
        <w:t>picked up the brown sauce. ‘</w:t>
      </w:r>
      <w:r w:rsidR="00706EE4">
        <w:rPr>
          <w:rFonts w:ascii="Cambria" w:hAnsi="Cambria"/>
          <w:bCs/>
          <w:sz w:val="28"/>
          <w:szCs w:val="28"/>
        </w:rPr>
        <w:t>He has a kind of underground group</w:t>
      </w:r>
      <w:ins w:id="25341" w:author="Claire S" w:date="2026-06-05T17:01:00Z" w16du:dateUtc="2026-06-05T16:01:00Z">
        <w:r w:rsidR="00DF4F09">
          <w:rPr>
            <w:rFonts w:ascii="Cambria" w:hAnsi="Cambria"/>
            <w:bCs/>
            <w:sz w:val="28"/>
            <w:szCs w:val="28"/>
          </w:rPr>
          <w:t>,</w:t>
        </w:r>
      </w:ins>
      <w:r w:rsidR="00706EE4">
        <w:rPr>
          <w:rFonts w:ascii="Cambria" w:hAnsi="Cambria"/>
          <w:bCs/>
          <w:sz w:val="28"/>
          <w:szCs w:val="28"/>
        </w:rPr>
        <w:t xml:space="preserve"> linked to The Red Pillars</w:t>
      </w:r>
      <w:r w:rsidR="0080707C">
        <w:rPr>
          <w:rFonts w:ascii="Cambria" w:hAnsi="Cambria"/>
          <w:bCs/>
          <w:sz w:val="28"/>
          <w:szCs w:val="28"/>
        </w:rPr>
        <w:t>.’</w:t>
      </w:r>
    </w:p>
    <w:p w14:paraId="17BA112F" w14:textId="16215F27" w:rsidR="0080707C" w:rsidRDefault="0080707C" w:rsidP="001C3C9D">
      <w:pPr>
        <w:spacing w:line="360" w:lineRule="auto"/>
        <w:ind w:firstLine="720"/>
        <w:contextualSpacing/>
        <w:rPr>
          <w:rFonts w:ascii="Cambria" w:hAnsi="Cambria"/>
          <w:bCs/>
          <w:sz w:val="28"/>
          <w:szCs w:val="28"/>
        </w:rPr>
      </w:pPr>
      <w:r>
        <w:rPr>
          <w:rFonts w:ascii="Cambria" w:hAnsi="Cambria"/>
          <w:bCs/>
          <w:sz w:val="28"/>
          <w:szCs w:val="28"/>
        </w:rPr>
        <w:t>‘What kind of group?’</w:t>
      </w:r>
    </w:p>
    <w:p w14:paraId="2CCABD72" w14:textId="760E5EAA" w:rsidR="00B25225" w:rsidRDefault="0080707C" w:rsidP="001C3C9D">
      <w:pPr>
        <w:spacing w:line="360" w:lineRule="auto"/>
        <w:ind w:firstLine="720"/>
        <w:contextualSpacing/>
        <w:rPr>
          <w:rFonts w:ascii="Cambria" w:hAnsi="Cambria"/>
          <w:bCs/>
          <w:sz w:val="28"/>
          <w:szCs w:val="28"/>
        </w:rPr>
      </w:pPr>
      <w:r>
        <w:rPr>
          <w:rFonts w:ascii="Cambria" w:hAnsi="Cambria"/>
          <w:bCs/>
          <w:sz w:val="28"/>
          <w:szCs w:val="28"/>
        </w:rPr>
        <w:t>‘</w:t>
      </w:r>
      <w:r w:rsidR="00CE0C59">
        <w:rPr>
          <w:rFonts w:ascii="Cambria" w:hAnsi="Cambria"/>
          <w:bCs/>
          <w:sz w:val="28"/>
          <w:szCs w:val="28"/>
        </w:rPr>
        <w:t xml:space="preserve">The Rain Effect. It’s </w:t>
      </w:r>
      <w:r>
        <w:rPr>
          <w:rFonts w:ascii="Cambria" w:hAnsi="Cambria"/>
          <w:bCs/>
          <w:sz w:val="28"/>
          <w:szCs w:val="28"/>
        </w:rPr>
        <w:t>like,</w:t>
      </w:r>
      <w:r w:rsidR="00706EE4">
        <w:rPr>
          <w:rFonts w:ascii="Cambria" w:hAnsi="Cambria"/>
          <w:bCs/>
          <w:sz w:val="28"/>
          <w:szCs w:val="28"/>
        </w:rPr>
        <w:t xml:space="preserve"> about </w:t>
      </w:r>
      <w:r w:rsidR="00B25225">
        <w:rPr>
          <w:rFonts w:ascii="Cambria" w:hAnsi="Cambria"/>
          <w:bCs/>
          <w:sz w:val="28"/>
          <w:szCs w:val="28"/>
        </w:rPr>
        <w:t xml:space="preserve">how to pull, get bigger muscles, make money.’ He </w:t>
      </w:r>
      <w:r w:rsidR="00B25225" w:rsidRPr="00763748">
        <w:rPr>
          <w:rFonts w:ascii="Cambria" w:hAnsi="Cambria"/>
          <w:bCs/>
          <w:sz w:val="28"/>
          <w:szCs w:val="28"/>
        </w:rPr>
        <w:t>flushed. ‘I</w:t>
      </w:r>
      <w:r w:rsidR="00B25225">
        <w:rPr>
          <w:rFonts w:ascii="Cambria" w:hAnsi="Cambria"/>
          <w:bCs/>
          <w:sz w:val="28"/>
          <w:szCs w:val="28"/>
        </w:rPr>
        <w:t xml:space="preserve"> think you know the type of thing. </w:t>
      </w:r>
      <w:r>
        <w:rPr>
          <w:rFonts w:ascii="Cambria" w:hAnsi="Cambria"/>
          <w:bCs/>
          <w:sz w:val="28"/>
          <w:szCs w:val="28"/>
        </w:rPr>
        <w:t>T</w:t>
      </w:r>
      <w:r w:rsidR="00B37620">
        <w:rPr>
          <w:rFonts w:ascii="Cambria" w:hAnsi="Cambria"/>
          <w:bCs/>
          <w:sz w:val="28"/>
          <w:szCs w:val="28"/>
        </w:rPr>
        <w:t>hen</w:t>
      </w:r>
      <w:r w:rsidR="00B25225">
        <w:rPr>
          <w:rFonts w:ascii="Cambria" w:hAnsi="Cambria"/>
          <w:bCs/>
          <w:sz w:val="28"/>
          <w:szCs w:val="28"/>
        </w:rPr>
        <w:t xml:space="preserve"> he </w:t>
      </w:r>
      <w:r w:rsidR="00B37620">
        <w:rPr>
          <w:rFonts w:ascii="Cambria" w:hAnsi="Cambria"/>
          <w:bCs/>
          <w:sz w:val="28"/>
          <w:szCs w:val="28"/>
        </w:rPr>
        <w:t>DM</w:t>
      </w:r>
      <w:del w:id="25342" w:author="Daisy Watt" w:date="2026-06-24T08:33:00Z" w16du:dateUtc="2026-06-24T06:33:00Z">
        <w:r w:rsidR="00B37620" w:rsidDel="0011386A">
          <w:rPr>
            <w:rFonts w:ascii="Cambria" w:hAnsi="Cambria"/>
            <w:bCs/>
            <w:sz w:val="28"/>
            <w:szCs w:val="28"/>
          </w:rPr>
          <w:delText>-</w:delText>
        </w:r>
      </w:del>
      <w:r w:rsidR="00B37620">
        <w:rPr>
          <w:rFonts w:ascii="Cambria" w:hAnsi="Cambria"/>
          <w:bCs/>
          <w:sz w:val="28"/>
          <w:szCs w:val="28"/>
        </w:rPr>
        <w:t>ed me</w:t>
      </w:r>
      <w:ins w:id="25343" w:author="Daisy Watt" w:date="2026-06-24T08:33:00Z" w16du:dateUtc="2026-06-24T06:33:00Z">
        <w:r w:rsidR="0011386A">
          <w:rPr>
            <w:rFonts w:ascii="Cambria" w:hAnsi="Cambria"/>
            <w:bCs/>
            <w:sz w:val="28"/>
            <w:szCs w:val="28"/>
          </w:rPr>
          <w:t>.</w:t>
        </w:r>
      </w:ins>
      <w:del w:id="25344" w:author="Daisy Watt" w:date="2026-06-24T08:33:00Z" w16du:dateUtc="2026-06-24T06:33:00Z">
        <w:r w:rsidR="00B25225" w:rsidDel="0011386A">
          <w:rPr>
            <w:rFonts w:ascii="Cambria" w:hAnsi="Cambria"/>
            <w:bCs/>
            <w:sz w:val="28"/>
            <w:szCs w:val="28"/>
          </w:rPr>
          <w:delText xml:space="preserve"> -</w:delText>
        </w:r>
      </w:del>
      <w:r w:rsidR="00B25225">
        <w:rPr>
          <w:rFonts w:ascii="Cambria" w:hAnsi="Cambria"/>
          <w:bCs/>
          <w:sz w:val="28"/>
          <w:szCs w:val="28"/>
        </w:rPr>
        <w:t>’</w:t>
      </w:r>
    </w:p>
    <w:p w14:paraId="4158D099" w14:textId="562D1AB6" w:rsidR="00B25225" w:rsidRDefault="00B25225" w:rsidP="001C3C9D">
      <w:pPr>
        <w:spacing w:line="360" w:lineRule="auto"/>
        <w:ind w:firstLine="720"/>
        <w:contextualSpacing/>
        <w:rPr>
          <w:rFonts w:ascii="Cambria" w:hAnsi="Cambria"/>
          <w:bCs/>
          <w:sz w:val="28"/>
          <w:szCs w:val="28"/>
        </w:rPr>
      </w:pPr>
      <w:r>
        <w:rPr>
          <w:rFonts w:ascii="Cambria" w:hAnsi="Cambria"/>
          <w:bCs/>
          <w:sz w:val="28"/>
          <w:szCs w:val="28"/>
        </w:rPr>
        <w:t>‘Who</w:t>
      </w:r>
      <w:r w:rsidR="0080707C">
        <w:rPr>
          <w:rFonts w:ascii="Cambria" w:hAnsi="Cambria"/>
          <w:bCs/>
          <w:sz w:val="28"/>
          <w:szCs w:val="28"/>
        </w:rPr>
        <w:t xml:space="preserve"> did</w:t>
      </w:r>
      <w:r>
        <w:rPr>
          <w:rFonts w:ascii="Cambria" w:hAnsi="Cambria"/>
          <w:bCs/>
          <w:sz w:val="28"/>
          <w:szCs w:val="28"/>
        </w:rPr>
        <w:t>? Jackson Rayne?’</w:t>
      </w:r>
    </w:p>
    <w:p w14:paraId="2695025D" w14:textId="34E32065" w:rsidR="00CC5F22" w:rsidRDefault="00B25225" w:rsidP="001C3C9D">
      <w:pPr>
        <w:spacing w:line="360" w:lineRule="auto"/>
        <w:ind w:firstLine="720"/>
        <w:contextualSpacing/>
        <w:rPr>
          <w:rFonts w:ascii="Cambria" w:hAnsi="Cambria"/>
          <w:bCs/>
          <w:sz w:val="28"/>
          <w:szCs w:val="28"/>
        </w:rPr>
      </w:pPr>
      <w:r>
        <w:rPr>
          <w:rFonts w:ascii="Cambria" w:hAnsi="Cambria"/>
          <w:bCs/>
          <w:sz w:val="28"/>
          <w:szCs w:val="28"/>
        </w:rPr>
        <w:t xml:space="preserve">‘Yeah.  He </w:t>
      </w:r>
      <w:r w:rsidR="00A3742A">
        <w:rPr>
          <w:rFonts w:ascii="Cambria" w:hAnsi="Cambria"/>
          <w:bCs/>
          <w:sz w:val="28"/>
          <w:szCs w:val="28"/>
        </w:rPr>
        <w:t>said he liked my reels in the gym</w:t>
      </w:r>
      <w:r w:rsidR="00B37620">
        <w:rPr>
          <w:rFonts w:ascii="Cambria" w:hAnsi="Cambria"/>
          <w:bCs/>
          <w:sz w:val="28"/>
          <w:szCs w:val="28"/>
        </w:rPr>
        <w:t>. We kind of</w:t>
      </w:r>
      <w:del w:id="25345" w:author="Daisy Watt" w:date="2026-06-24T08:33:00Z" w16du:dateUtc="2026-06-24T06:33:00Z">
        <w:r w:rsidR="00B37620" w:rsidDel="00896BDD">
          <w:rPr>
            <w:rFonts w:ascii="Cambria" w:hAnsi="Cambria"/>
            <w:bCs/>
            <w:sz w:val="28"/>
            <w:szCs w:val="28"/>
          </w:rPr>
          <w:delText xml:space="preserve"> </w:delText>
        </w:r>
      </w:del>
      <w:ins w:id="25346" w:author="Daisy Watt" w:date="2026-06-24T08:33:00Z" w16du:dateUtc="2026-06-24T06:33:00Z">
        <w:r w:rsidR="00896BDD">
          <w:rPr>
            <w:rFonts w:ascii="Cambria" w:hAnsi="Cambria"/>
            <w:bCs/>
            <w:sz w:val="28"/>
            <w:szCs w:val="28"/>
          </w:rPr>
          <w:t>…</w:t>
        </w:r>
      </w:ins>
      <w:del w:id="25347" w:author="Daisy Watt" w:date="2026-06-24T08:33:00Z" w16du:dateUtc="2026-06-24T06:33:00Z">
        <w:r w:rsidR="00B37620" w:rsidDel="00896BDD">
          <w:rPr>
            <w:rFonts w:ascii="Cambria" w:hAnsi="Cambria"/>
            <w:bCs/>
            <w:sz w:val="28"/>
            <w:szCs w:val="28"/>
          </w:rPr>
          <w:delText>–</w:delText>
        </w:r>
      </w:del>
      <w:r w:rsidR="00B37620">
        <w:rPr>
          <w:rFonts w:ascii="Cambria" w:hAnsi="Cambria"/>
          <w:bCs/>
          <w:sz w:val="28"/>
          <w:szCs w:val="28"/>
        </w:rPr>
        <w:t xml:space="preserve"> just bantered</w:t>
      </w:r>
      <w:r w:rsidR="00CC5F22">
        <w:rPr>
          <w:rFonts w:ascii="Cambria" w:hAnsi="Cambria"/>
          <w:bCs/>
          <w:sz w:val="28"/>
          <w:szCs w:val="28"/>
        </w:rPr>
        <w:t xml:space="preserve"> for a while</w:t>
      </w:r>
      <w:r w:rsidR="00B37620">
        <w:rPr>
          <w:rFonts w:ascii="Cambria" w:hAnsi="Cambria"/>
          <w:bCs/>
          <w:sz w:val="28"/>
          <w:szCs w:val="28"/>
        </w:rPr>
        <w:t>.</w:t>
      </w:r>
      <w:r w:rsidR="00CC5F22">
        <w:rPr>
          <w:rFonts w:ascii="Cambria" w:hAnsi="Cambria"/>
          <w:bCs/>
          <w:sz w:val="28"/>
          <w:szCs w:val="28"/>
        </w:rPr>
        <w:t>’</w:t>
      </w:r>
    </w:p>
    <w:p w14:paraId="6C3D7F19" w14:textId="5864AA19" w:rsidR="00CC5F22" w:rsidRDefault="00CC5F22" w:rsidP="001C3C9D">
      <w:pPr>
        <w:spacing w:line="360" w:lineRule="auto"/>
        <w:ind w:firstLine="720"/>
        <w:contextualSpacing/>
        <w:rPr>
          <w:rFonts w:ascii="Cambria" w:hAnsi="Cambria"/>
          <w:bCs/>
          <w:sz w:val="28"/>
          <w:szCs w:val="28"/>
        </w:rPr>
      </w:pPr>
      <w:r>
        <w:rPr>
          <w:rFonts w:ascii="Cambria" w:hAnsi="Cambria"/>
          <w:bCs/>
          <w:sz w:val="28"/>
          <w:szCs w:val="28"/>
        </w:rPr>
        <w:t>‘What kind of while?’</w:t>
      </w:r>
    </w:p>
    <w:p w14:paraId="67A8C530" w14:textId="35838DDA" w:rsidR="005A0AFC" w:rsidRDefault="00CC5F22" w:rsidP="00CC5F22">
      <w:pPr>
        <w:spacing w:line="360" w:lineRule="auto"/>
        <w:ind w:firstLine="720"/>
        <w:contextualSpacing/>
        <w:rPr>
          <w:rFonts w:ascii="Cambria" w:hAnsi="Cambria"/>
          <w:bCs/>
          <w:sz w:val="28"/>
          <w:szCs w:val="28"/>
        </w:rPr>
      </w:pPr>
      <w:r>
        <w:rPr>
          <w:rFonts w:ascii="Cambria" w:hAnsi="Cambria"/>
          <w:bCs/>
          <w:sz w:val="28"/>
          <w:szCs w:val="28"/>
        </w:rPr>
        <w:t>‘Like, a few weeks?’ Adam squeezed sauce all over his bacon. ‘But he said not to tell anyone</w:t>
      </w:r>
      <w:r w:rsidR="00A3742A">
        <w:rPr>
          <w:rFonts w:ascii="Cambria" w:hAnsi="Cambria"/>
          <w:bCs/>
          <w:sz w:val="28"/>
          <w:szCs w:val="28"/>
        </w:rPr>
        <w:t xml:space="preserve">, </w:t>
      </w:r>
      <w:ins w:id="25348" w:author="Daisy Watt" w:date="2026-06-24T08:33:00Z" w16du:dateUtc="2026-06-24T06:33:00Z">
        <w:r w:rsidR="003351D6">
          <w:rPr>
            <w:rFonts w:ascii="Cambria" w:hAnsi="Cambria"/>
            <w:bCs/>
            <w:sz w:val="28"/>
            <w:szCs w:val="28"/>
          </w:rPr>
          <w:t>’</w:t>
        </w:r>
      </w:ins>
      <w:r w:rsidR="00A3742A">
        <w:rPr>
          <w:rFonts w:ascii="Cambria" w:hAnsi="Cambria"/>
          <w:bCs/>
          <w:sz w:val="28"/>
          <w:szCs w:val="28"/>
        </w:rPr>
        <w:t>cos of his high profile</w:t>
      </w:r>
      <w:r>
        <w:rPr>
          <w:rFonts w:ascii="Cambria" w:hAnsi="Cambria"/>
          <w:bCs/>
          <w:sz w:val="28"/>
          <w:szCs w:val="28"/>
        </w:rPr>
        <w:t>.</w:t>
      </w:r>
      <w:ins w:id="25349" w:author="Claire S" w:date="2026-06-05T17:01:00Z" w16du:dateUtc="2026-06-05T16:01:00Z">
        <w:r w:rsidR="00DF4F09">
          <w:rPr>
            <w:rFonts w:ascii="Cambria" w:hAnsi="Cambria"/>
            <w:bCs/>
            <w:sz w:val="28"/>
            <w:szCs w:val="28"/>
          </w:rPr>
          <w:t xml:space="preserve"> He sent me some signed books.</w:t>
        </w:r>
      </w:ins>
      <w:r>
        <w:rPr>
          <w:rFonts w:ascii="Cambria" w:hAnsi="Cambria"/>
          <w:bCs/>
          <w:sz w:val="28"/>
          <w:szCs w:val="28"/>
        </w:rPr>
        <w:t xml:space="preserve"> </w:t>
      </w:r>
      <w:r w:rsidR="00B37620">
        <w:rPr>
          <w:rFonts w:ascii="Cambria" w:hAnsi="Cambria"/>
          <w:bCs/>
          <w:sz w:val="28"/>
          <w:szCs w:val="28"/>
        </w:rPr>
        <w:t>A</w:t>
      </w:r>
      <w:r w:rsidR="005A0AFC">
        <w:rPr>
          <w:rFonts w:ascii="Cambria" w:hAnsi="Cambria"/>
          <w:bCs/>
          <w:sz w:val="28"/>
          <w:szCs w:val="28"/>
        </w:rPr>
        <w:t>nd</w:t>
      </w:r>
      <w:r w:rsidR="00B37620">
        <w:rPr>
          <w:rFonts w:ascii="Cambria" w:hAnsi="Cambria"/>
          <w:bCs/>
          <w:sz w:val="28"/>
          <w:szCs w:val="28"/>
        </w:rPr>
        <w:t xml:space="preserve"> then</w:t>
      </w:r>
      <w:ins w:id="25350" w:author="Daisy Watt" w:date="2026-06-24T08:34:00Z" w16du:dateUtc="2026-06-24T06:34:00Z">
        <w:r w:rsidR="00A558B2">
          <w:rPr>
            <w:rFonts w:ascii="Cambria" w:hAnsi="Cambria"/>
            <w:bCs/>
            <w:sz w:val="28"/>
            <w:szCs w:val="28"/>
          </w:rPr>
          <w:t>,</w:t>
        </w:r>
      </w:ins>
      <w:r w:rsidR="00B37620">
        <w:rPr>
          <w:rFonts w:ascii="Cambria" w:hAnsi="Cambria"/>
          <w:bCs/>
          <w:sz w:val="28"/>
          <w:szCs w:val="28"/>
        </w:rPr>
        <w:t xml:space="preserve"> </w:t>
      </w:r>
      <w:del w:id="25351" w:author="Daisy Watt" w:date="2026-06-24T08:35:00Z" w16du:dateUtc="2026-06-24T06:35:00Z">
        <w:r w:rsidR="006777A1" w:rsidDel="00FC0DAF">
          <w:rPr>
            <w:rFonts w:ascii="Cambria" w:hAnsi="Cambria"/>
            <w:bCs/>
            <w:sz w:val="28"/>
            <w:szCs w:val="28"/>
          </w:rPr>
          <w:delText>two days ago</w:delText>
        </w:r>
      </w:del>
      <w:ins w:id="25352" w:author="Daisy Watt" w:date="2026-06-24T08:35:00Z" w16du:dateUtc="2026-06-24T06:35:00Z">
        <w:r w:rsidR="00FC0DAF">
          <w:rPr>
            <w:rFonts w:ascii="Cambria" w:hAnsi="Cambria"/>
            <w:bCs/>
            <w:sz w:val="28"/>
            <w:szCs w:val="28"/>
          </w:rPr>
          <w:t>on Tuesday</w:t>
        </w:r>
      </w:ins>
      <w:r w:rsidR="00B37620">
        <w:rPr>
          <w:rFonts w:ascii="Cambria" w:hAnsi="Cambria"/>
          <w:bCs/>
          <w:sz w:val="28"/>
          <w:szCs w:val="28"/>
        </w:rPr>
        <w:t>,</w:t>
      </w:r>
      <w:r w:rsidR="005A0AFC">
        <w:rPr>
          <w:rFonts w:ascii="Cambria" w:hAnsi="Cambria"/>
          <w:bCs/>
          <w:sz w:val="28"/>
          <w:szCs w:val="28"/>
        </w:rPr>
        <w:t xml:space="preserve"> he asked me to collect a package from an In</w:t>
      </w:r>
      <w:del w:id="25353" w:author="Daisy Watt" w:date="2026-06-24T08:34:00Z" w16du:dateUtc="2026-06-24T06:34:00Z">
        <w:r w:rsidR="005A0AFC" w:rsidDel="00040FF4">
          <w:rPr>
            <w:rFonts w:ascii="Cambria" w:hAnsi="Cambria"/>
            <w:bCs/>
            <w:sz w:val="28"/>
            <w:szCs w:val="28"/>
          </w:rPr>
          <w:delText>p</w:delText>
        </w:r>
      </w:del>
      <w:ins w:id="25354" w:author="Daisy Watt" w:date="2026-06-24T08:34:00Z" w16du:dateUtc="2026-06-24T06:34:00Z">
        <w:r w:rsidR="00040FF4">
          <w:rPr>
            <w:rFonts w:ascii="Cambria" w:hAnsi="Cambria"/>
            <w:bCs/>
            <w:sz w:val="28"/>
            <w:szCs w:val="28"/>
          </w:rPr>
          <w:t>P</w:t>
        </w:r>
      </w:ins>
      <w:r w:rsidR="005A0AFC">
        <w:rPr>
          <w:rFonts w:ascii="Cambria" w:hAnsi="Cambria"/>
          <w:bCs/>
          <w:sz w:val="28"/>
          <w:szCs w:val="28"/>
        </w:rPr>
        <w:t xml:space="preserve">ost </w:t>
      </w:r>
      <w:del w:id="25355" w:author="Daisy Watt" w:date="2026-06-24T08:34:00Z" w16du:dateUtc="2026-06-24T06:34:00Z">
        <w:r w:rsidR="005A0AFC" w:rsidDel="004B60DF">
          <w:rPr>
            <w:rFonts w:ascii="Cambria" w:hAnsi="Cambria"/>
            <w:bCs/>
            <w:sz w:val="28"/>
            <w:szCs w:val="28"/>
          </w:rPr>
          <w:delText>L</w:delText>
        </w:r>
      </w:del>
      <w:ins w:id="25356" w:author="Daisy Watt" w:date="2026-06-24T08:34:00Z" w16du:dateUtc="2026-06-24T06:34:00Z">
        <w:r w:rsidR="004B60DF">
          <w:rPr>
            <w:rFonts w:ascii="Cambria" w:hAnsi="Cambria"/>
            <w:bCs/>
            <w:sz w:val="28"/>
            <w:szCs w:val="28"/>
          </w:rPr>
          <w:t>l</w:t>
        </w:r>
      </w:ins>
      <w:r w:rsidR="005A0AFC">
        <w:rPr>
          <w:rFonts w:ascii="Cambria" w:hAnsi="Cambria"/>
          <w:bCs/>
          <w:sz w:val="28"/>
          <w:szCs w:val="28"/>
        </w:rPr>
        <w:t xml:space="preserve">ocker in </w:t>
      </w:r>
      <w:r w:rsidR="00B37620">
        <w:rPr>
          <w:rFonts w:ascii="Cambria" w:hAnsi="Cambria"/>
          <w:bCs/>
          <w:sz w:val="28"/>
          <w:szCs w:val="28"/>
        </w:rPr>
        <w:t>the West End</w:t>
      </w:r>
      <w:del w:id="25357" w:author="Daisy Watt" w:date="2026-06-24T08:35:00Z" w16du:dateUtc="2026-06-24T06:35:00Z">
        <w:r w:rsidR="00E72C10" w:rsidDel="00FC0DAF">
          <w:rPr>
            <w:rFonts w:ascii="Cambria" w:hAnsi="Cambria"/>
            <w:bCs/>
            <w:sz w:val="28"/>
            <w:szCs w:val="28"/>
          </w:rPr>
          <w:delText>, like</w:delText>
        </w:r>
        <w:r w:rsidR="006777A1" w:rsidDel="00FC0DAF">
          <w:rPr>
            <w:rFonts w:ascii="Cambria" w:hAnsi="Cambria"/>
            <w:bCs/>
            <w:sz w:val="28"/>
            <w:szCs w:val="28"/>
          </w:rPr>
          <w:delText xml:space="preserve"> yesterday</w:delText>
        </w:r>
        <w:r w:rsidR="00E72C10" w:rsidDel="00FC0DAF">
          <w:rPr>
            <w:rFonts w:ascii="Cambria" w:hAnsi="Cambria"/>
            <w:bCs/>
            <w:sz w:val="28"/>
            <w:szCs w:val="28"/>
          </w:rPr>
          <w:delText xml:space="preserve"> morning</w:delText>
        </w:r>
      </w:del>
      <w:ins w:id="25358" w:author="Daisy Watt" w:date="2026-06-24T08:35:00Z" w16du:dateUtc="2026-06-24T06:35:00Z">
        <w:r w:rsidR="00FC0DAF">
          <w:rPr>
            <w:rFonts w:ascii="Cambria" w:hAnsi="Cambria"/>
            <w:bCs/>
            <w:sz w:val="28"/>
            <w:szCs w:val="28"/>
          </w:rPr>
          <w:t xml:space="preserve"> the next day</w:t>
        </w:r>
      </w:ins>
      <w:r w:rsidR="00B37620">
        <w:rPr>
          <w:rFonts w:ascii="Cambria" w:hAnsi="Cambria"/>
          <w:bCs/>
          <w:sz w:val="28"/>
          <w:szCs w:val="28"/>
        </w:rPr>
        <w:t xml:space="preserve">, and deliver it to </w:t>
      </w:r>
      <w:r w:rsidR="00E72C10">
        <w:rPr>
          <w:rFonts w:ascii="Cambria" w:hAnsi="Cambria"/>
          <w:bCs/>
          <w:sz w:val="28"/>
          <w:szCs w:val="28"/>
        </w:rPr>
        <w:t>an address</w:t>
      </w:r>
      <w:r w:rsidR="00B37620">
        <w:rPr>
          <w:rFonts w:ascii="Cambria" w:hAnsi="Cambria"/>
          <w:bCs/>
          <w:sz w:val="28"/>
          <w:szCs w:val="28"/>
        </w:rPr>
        <w:t xml:space="preserve"> in Bright</w:t>
      </w:r>
      <w:r w:rsidR="005A0AFC">
        <w:rPr>
          <w:rFonts w:ascii="Cambria" w:hAnsi="Cambria"/>
          <w:bCs/>
          <w:sz w:val="28"/>
          <w:szCs w:val="28"/>
        </w:rPr>
        <w:t>o</w:t>
      </w:r>
      <w:r w:rsidR="00B37620">
        <w:rPr>
          <w:rFonts w:ascii="Cambria" w:hAnsi="Cambria"/>
          <w:bCs/>
          <w:sz w:val="28"/>
          <w:szCs w:val="28"/>
        </w:rPr>
        <w:t>n</w:t>
      </w:r>
      <w:r w:rsidR="005A0AFC">
        <w:rPr>
          <w:rFonts w:ascii="Cambria" w:hAnsi="Cambria"/>
          <w:bCs/>
          <w:sz w:val="28"/>
          <w:szCs w:val="28"/>
        </w:rPr>
        <w:t>.</w:t>
      </w:r>
      <w:r w:rsidR="00B37620">
        <w:rPr>
          <w:rFonts w:ascii="Cambria" w:hAnsi="Cambria"/>
          <w:bCs/>
          <w:sz w:val="28"/>
          <w:szCs w:val="28"/>
        </w:rPr>
        <w:t xml:space="preserve"> He said it was</w:t>
      </w:r>
      <w:r w:rsidR="00CD01B4">
        <w:rPr>
          <w:rFonts w:ascii="Cambria" w:hAnsi="Cambria"/>
          <w:bCs/>
          <w:sz w:val="28"/>
          <w:szCs w:val="28"/>
        </w:rPr>
        <w:t xml:space="preserve">, like, </w:t>
      </w:r>
      <w:r w:rsidR="00B37620">
        <w:rPr>
          <w:rFonts w:ascii="Cambria" w:hAnsi="Cambria"/>
          <w:bCs/>
          <w:sz w:val="28"/>
          <w:szCs w:val="28"/>
        </w:rPr>
        <w:t>a matter of life and death.’</w:t>
      </w:r>
    </w:p>
    <w:p w14:paraId="405BADF9" w14:textId="51E96A6D" w:rsidR="005A0AFC" w:rsidRDefault="005A0AFC" w:rsidP="001C3C9D">
      <w:pPr>
        <w:spacing w:line="360" w:lineRule="auto"/>
        <w:ind w:firstLine="720"/>
        <w:contextualSpacing/>
        <w:rPr>
          <w:rFonts w:ascii="Cambria" w:hAnsi="Cambria"/>
          <w:bCs/>
          <w:sz w:val="28"/>
          <w:szCs w:val="28"/>
        </w:rPr>
      </w:pPr>
      <w:r>
        <w:rPr>
          <w:rFonts w:ascii="Cambria" w:hAnsi="Cambria"/>
          <w:bCs/>
          <w:sz w:val="28"/>
          <w:szCs w:val="28"/>
        </w:rPr>
        <w:t>‘What kind of package?’ Clara stared at her brother. ‘Is that why you were in Soho yesterday?’</w:t>
      </w:r>
    </w:p>
    <w:p w14:paraId="541D3BAA" w14:textId="2C2600D4" w:rsidR="005A0AFC" w:rsidRDefault="005A0AFC" w:rsidP="001C3C9D">
      <w:pPr>
        <w:spacing w:line="360" w:lineRule="auto"/>
        <w:ind w:firstLine="720"/>
        <w:contextualSpacing/>
        <w:rPr>
          <w:rFonts w:ascii="Cambria" w:hAnsi="Cambria"/>
          <w:bCs/>
          <w:sz w:val="28"/>
          <w:szCs w:val="28"/>
        </w:rPr>
      </w:pPr>
      <w:r>
        <w:rPr>
          <w:rFonts w:ascii="Cambria" w:hAnsi="Cambria"/>
          <w:bCs/>
          <w:sz w:val="28"/>
          <w:szCs w:val="28"/>
        </w:rPr>
        <w:t xml:space="preserve">‘Yeah. </w:t>
      </w:r>
      <w:r w:rsidR="00F94028">
        <w:rPr>
          <w:rFonts w:ascii="Cambria" w:hAnsi="Cambria"/>
          <w:bCs/>
          <w:sz w:val="28"/>
          <w:szCs w:val="28"/>
        </w:rPr>
        <w:t>And I just picked it up</w:t>
      </w:r>
      <w:r w:rsidR="00E72C10">
        <w:rPr>
          <w:rFonts w:ascii="Cambria" w:hAnsi="Cambria"/>
          <w:bCs/>
          <w:sz w:val="28"/>
          <w:szCs w:val="28"/>
        </w:rPr>
        <w:t xml:space="preserve">, I didn’t open it, </w:t>
      </w:r>
      <w:r w:rsidR="00F94028">
        <w:rPr>
          <w:rFonts w:ascii="Cambria" w:hAnsi="Cambria"/>
          <w:bCs/>
          <w:sz w:val="28"/>
          <w:szCs w:val="28"/>
        </w:rPr>
        <w:t>and</w:t>
      </w:r>
      <w:r w:rsidR="00E72C10">
        <w:rPr>
          <w:rFonts w:ascii="Cambria" w:hAnsi="Cambria"/>
          <w:bCs/>
          <w:sz w:val="28"/>
          <w:szCs w:val="28"/>
        </w:rPr>
        <w:t xml:space="preserve"> got the train down</w:t>
      </w:r>
      <w:r w:rsidR="00F94028">
        <w:rPr>
          <w:rFonts w:ascii="Cambria" w:hAnsi="Cambria"/>
          <w:bCs/>
          <w:sz w:val="28"/>
          <w:szCs w:val="28"/>
        </w:rPr>
        <w:t xml:space="preserve"> to </w:t>
      </w:r>
      <w:r w:rsidR="00E72C10">
        <w:rPr>
          <w:rFonts w:ascii="Cambria" w:hAnsi="Cambria"/>
          <w:bCs/>
          <w:sz w:val="28"/>
          <w:szCs w:val="28"/>
        </w:rPr>
        <w:t>Brighton like he said</w:t>
      </w:r>
      <w:r w:rsidR="00F94028">
        <w:rPr>
          <w:rFonts w:ascii="Cambria" w:hAnsi="Cambria"/>
          <w:bCs/>
          <w:sz w:val="28"/>
          <w:szCs w:val="28"/>
        </w:rPr>
        <w:t xml:space="preserve">.  </w:t>
      </w:r>
      <w:r w:rsidR="00B37620">
        <w:rPr>
          <w:rFonts w:ascii="Cambria" w:hAnsi="Cambria"/>
          <w:bCs/>
          <w:sz w:val="28"/>
          <w:szCs w:val="28"/>
        </w:rPr>
        <w:t>But then i</w:t>
      </w:r>
      <w:r>
        <w:rPr>
          <w:rFonts w:ascii="Cambria" w:hAnsi="Cambria"/>
          <w:bCs/>
          <w:sz w:val="28"/>
          <w:szCs w:val="28"/>
        </w:rPr>
        <w:t>t turned out</w:t>
      </w:r>
      <w:del w:id="25359" w:author="Daisy Watt" w:date="2026-06-24T08:36:00Z" w16du:dateUtc="2026-06-24T06:36:00Z">
        <w:r w:rsidDel="00A13200">
          <w:rPr>
            <w:rFonts w:ascii="Cambria" w:hAnsi="Cambria"/>
            <w:bCs/>
            <w:sz w:val="28"/>
            <w:szCs w:val="28"/>
          </w:rPr>
          <w:delText>,</w:delText>
        </w:r>
      </w:del>
      <w:ins w:id="25360" w:author="Daisy Watt" w:date="2026-06-24T08:36:00Z" w16du:dateUtc="2026-06-24T06:36:00Z">
        <w:r w:rsidR="00A13200">
          <w:rPr>
            <w:rFonts w:ascii="Cambria" w:hAnsi="Cambria"/>
            <w:bCs/>
            <w:sz w:val="28"/>
            <w:szCs w:val="28"/>
          </w:rPr>
          <w:t>—</w:t>
        </w:r>
      </w:ins>
      <w:r>
        <w:rPr>
          <w:rFonts w:ascii="Cambria" w:hAnsi="Cambria"/>
          <w:bCs/>
          <w:sz w:val="28"/>
          <w:szCs w:val="28"/>
        </w:rPr>
        <w:t>’ Adam flushed beetroot</w:t>
      </w:r>
      <w:r w:rsidR="00CD01B4">
        <w:rPr>
          <w:rFonts w:ascii="Cambria" w:hAnsi="Cambria"/>
          <w:bCs/>
          <w:sz w:val="28"/>
          <w:szCs w:val="28"/>
        </w:rPr>
        <w:t>-</w:t>
      </w:r>
      <w:r>
        <w:rPr>
          <w:rFonts w:ascii="Cambria" w:hAnsi="Cambria"/>
          <w:bCs/>
          <w:sz w:val="28"/>
          <w:szCs w:val="28"/>
        </w:rPr>
        <w:t>red</w:t>
      </w:r>
      <w:r w:rsidR="00B37620">
        <w:rPr>
          <w:rFonts w:ascii="Cambria" w:hAnsi="Cambria"/>
          <w:bCs/>
          <w:sz w:val="28"/>
          <w:szCs w:val="28"/>
        </w:rPr>
        <w:t>,</w:t>
      </w:r>
      <w:r>
        <w:rPr>
          <w:rFonts w:ascii="Cambria" w:hAnsi="Cambria"/>
          <w:bCs/>
          <w:sz w:val="28"/>
          <w:szCs w:val="28"/>
        </w:rPr>
        <w:t xml:space="preserve"> ‘</w:t>
      </w:r>
      <w:ins w:id="25361" w:author="Daisy Watt" w:date="2026-06-24T08:36:00Z" w16du:dateUtc="2026-06-24T06:36:00Z">
        <w:r w:rsidR="00A13200">
          <w:rPr>
            <w:rFonts w:ascii="Cambria" w:hAnsi="Cambria"/>
            <w:bCs/>
            <w:sz w:val="28"/>
            <w:szCs w:val="28"/>
          </w:rPr>
          <w:t>—</w:t>
        </w:r>
      </w:ins>
      <w:r w:rsidR="00B37620">
        <w:rPr>
          <w:rFonts w:ascii="Cambria" w:hAnsi="Cambria"/>
          <w:bCs/>
          <w:sz w:val="28"/>
          <w:szCs w:val="28"/>
        </w:rPr>
        <w:t>it turned out i</w:t>
      </w:r>
      <w:r>
        <w:rPr>
          <w:rFonts w:ascii="Cambria" w:hAnsi="Cambria"/>
          <w:bCs/>
          <w:sz w:val="28"/>
          <w:szCs w:val="28"/>
        </w:rPr>
        <w:t xml:space="preserve">t was </w:t>
      </w:r>
      <w:r w:rsidR="00B37620">
        <w:rPr>
          <w:rFonts w:ascii="Cambria" w:hAnsi="Cambria"/>
          <w:bCs/>
          <w:sz w:val="28"/>
          <w:szCs w:val="28"/>
        </w:rPr>
        <w:t>actually a pistol</w:t>
      </w:r>
      <w:r>
        <w:rPr>
          <w:rFonts w:ascii="Cambria" w:hAnsi="Cambria"/>
          <w:bCs/>
          <w:sz w:val="28"/>
          <w:szCs w:val="28"/>
        </w:rPr>
        <w:t>.’</w:t>
      </w:r>
    </w:p>
    <w:p w14:paraId="454C6067" w14:textId="77777777" w:rsidR="00CD01B4" w:rsidRDefault="00CD01B4" w:rsidP="0034760D">
      <w:pPr>
        <w:spacing w:line="360" w:lineRule="auto"/>
        <w:contextualSpacing/>
        <w:rPr>
          <w:rFonts w:ascii="Cambria" w:hAnsi="Cambria"/>
          <w:b/>
          <w:bCs/>
          <w:sz w:val="28"/>
          <w:szCs w:val="28"/>
        </w:rPr>
      </w:pPr>
    </w:p>
    <w:p w14:paraId="149FE86B" w14:textId="77777777" w:rsidR="00CD01B4" w:rsidRDefault="00CD01B4" w:rsidP="0034760D">
      <w:pPr>
        <w:spacing w:line="360" w:lineRule="auto"/>
        <w:contextualSpacing/>
        <w:rPr>
          <w:rFonts w:ascii="Cambria" w:hAnsi="Cambria"/>
          <w:b/>
          <w:bCs/>
          <w:sz w:val="28"/>
          <w:szCs w:val="28"/>
        </w:rPr>
      </w:pPr>
    </w:p>
    <w:p w14:paraId="098E0D56" w14:textId="77777777" w:rsidR="00DF4F09" w:rsidRDefault="00DF4F09" w:rsidP="0034760D">
      <w:pPr>
        <w:spacing w:line="360" w:lineRule="auto"/>
        <w:contextualSpacing/>
        <w:rPr>
          <w:ins w:id="25362" w:author="Claire S" w:date="2026-06-05T17:01:00Z" w16du:dateUtc="2026-06-05T16:01:00Z"/>
          <w:rFonts w:ascii="Cambria" w:hAnsi="Cambria"/>
          <w:b/>
          <w:bCs/>
          <w:sz w:val="28"/>
          <w:szCs w:val="28"/>
        </w:rPr>
      </w:pPr>
    </w:p>
    <w:p w14:paraId="6FDC034A" w14:textId="54AA7421" w:rsidR="003B44C0" w:rsidRDefault="00EF0905" w:rsidP="0034760D">
      <w:pPr>
        <w:spacing w:line="360" w:lineRule="auto"/>
        <w:contextualSpacing/>
        <w:rPr>
          <w:ins w:id="25363" w:author="Claire S" w:date="2026-08-03T13:15:00Z" w16du:dateUtc="2026-08-03T12:15:00Z"/>
          <w:rFonts w:ascii="Cambria" w:hAnsi="Cambria"/>
          <w:b/>
          <w:bCs/>
          <w:sz w:val="28"/>
          <w:szCs w:val="28"/>
        </w:rPr>
      </w:pPr>
      <w:r>
        <w:rPr>
          <w:rFonts w:ascii="Cambria" w:hAnsi="Cambria"/>
          <w:b/>
          <w:bCs/>
          <w:sz w:val="28"/>
          <w:szCs w:val="28"/>
        </w:rPr>
        <w:t xml:space="preserve">CHAPTER </w:t>
      </w:r>
      <w:del w:id="25364" w:author="Claire S" w:date="2026-06-08T17:24:00Z" w16du:dateUtc="2026-06-08T16:24:00Z">
        <w:r w:rsidR="00617BB3" w:rsidDel="00FA4155">
          <w:rPr>
            <w:rFonts w:ascii="Cambria" w:hAnsi="Cambria"/>
            <w:b/>
            <w:bCs/>
            <w:sz w:val="28"/>
            <w:szCs w:val="28"/>
          </w:rPr>
          <w:delText>6</w:delText>
        </w:r>
        <w:r w:rsidR="001848FB" w:rsidDel="00FA4155">
          <w:rPr>
            <w:rFonts w:ascii="Cambria" w:hAnsi="Cambria"/>
            <w:b/>
            <w:bCs/>
            <w:sz w:val="28"/>
            <w:szCs w:val="28"/>
          </w:rPr>
          <w:delText>2</w:delText>
        </w:r>
      </w:del>
      <w:ins w:id="25365" w:author="Claire S" w:date="2026-08-03T13:15:00Z" w16du:dateUtc="2026-08-03T12:15:00Z">
        <w:r w:rsidR="00BB0795">
          <w:rPr>
            <w:rFonts w:ascii="Cambria" w:hAnsi="Cambria"/>
            <w:b/>
            <w:bCs/>
            <w:sz w:val="28"/>
            <w:szCs w:val="28"/>
          </w:rPr>
          <w:t>60</w:t>
        </w:r>
      </w:ins>
      <w:ins w:id="25366" w:author="Daisy Watt" w:date="2026-06-24T08:36:00Z" w16du:dateUtc="2026-06-24T06:36:00Z">
        <w:del w:id="25367" w:author="Claire S" w:date="2026-08-03T13:15:00Z" w16du:dateUtc="2026-08-03T12:15:00Z">
          <w:r w:rsidR="00D013BA" w:rsidDel="00BB0795">
            <w:rPr>
              <w:rFonts w:ascii="Cambria" w:hAnsi="Cambria"/>
              <w:b/>
              <w:bCs/>
              <w:sz w:val="28"/>
              <w:szCs w:val="28"/>
            </w:rPr>
            <w:delText>3</w:delText>
          </w:r>
        </w:del>
      </w:ins>
    </w:p>
    <w:p w14:paraId="34A7B649" w14:textId="36E143EB" w:rsidR="00BB0795" w:rsidRDefault="00BB0795" w:rsidP="0034760D">
      <w:pPr>
        <w:spacing w:line="360" w:lineRule="auto"/>
        <w:contextualSpacing/>
        <w:rPr>
          <w:rFonts w:ascii="Cambria" w:hAnsi="Cambria"/>
          <w:b/>
          <w:bCs/>
          <w:sz w:val="28"/>
          <w:szCs w:val="28"/>
        </w:rPr>
      </w:pPr>
      <w:ins w:id="25368" w:author="Claire S" w:date="2026-08-03T13:15:00Z" w16du:dateUtc="2026-08-03T12:15:00Z">
        <w:r>
          <w:rPr>
            <w:rFonts w:ascii="Cambria" w:hAnsi="Cambria"/>
            <w:b/>
            <w:bCs/>
            <w:sz w:val="28"/>
            <w:szCs w:val="28"/>
          </w:rPr>
          <w:t>THURSDAY AFTERNOON</w:t>
        </w:r>
      </w:ins>
    </w:p>
    <w:p w14:paraId="18EA0126" w14:textId="6A741ECA" w:rsidR="00297FC3" w:rsidDel="00D013BA" w:rsidRDefault="00297FC3" w:rsidP="0034760D">
      <w:pPr>
        <w:spacing w:line="360" w:lineRule="auto"/>
        <w:contextualSpacing/>
        <w:rPr>
          <w:del w:id="25369" w:author="Daisy Watt" w:date="2026-06-24T08:36:00Z" w16du:dateUtc="2026-06-24T06:36:00Z"/>
          <w:rFonts w:ascii="Cambria" w:hAnsi="Cambria"/>
          <w:b/>
          <w:bCs/>
          <w:sz w:val="28"/>
          <w:szCs w:val="28"/>
        </w:rPr>
      </w:pPr>
      <w:del w:id="25370" w:author="Daisy Watt" w:date="2026-06-24T08:36:00Z" w16du:dateUtc="2026-06-24T06:36:00Z">
        <w:r w:rsidDel="00D013BA">
          <w:rPr>
            <w:rFonts w:ascii="Cambria" w:hAnsi="Cambria"/>
            <w:b/>
            <w:bCs/>
            <w:sz w:val="28"/>
            <w:szCs w:val="28"/>
          </w:rPr>
          <w:delText>THURS 8AM</w:delText>
        </w:r>
      </w:del>
    </w:p>
    <w:p w14:paraId="04C12356" w14:textId="5B7D9A5F" w:rsidR="00A14E12" w:rsidRDefault="00C43029" w:rsidP="004670CC">
      <w:pPr>
        <w:spacing w:line="360" w:lineRule="auto"/>
        <w:contextualSpacing/>
        <w:rPr>
          <w:rFonts w:ascii="Cambria" w:hAnsi="Cambria"/>
          <w:bCs/>
          <w:sz w:val="28"/>
          <w:szCs w:val="28"/>
        </w:rPr>
      </w:pPr>
      <w:r>
        <w:rPr>
          <w:rFonts w:ascii="Cambria" w:hAnsi="Cambria"/>
          <w:bCs/>
          <w:sz w:val="28"/>
          <w:szCs w:val="28"/>
        </w:rPr>
        <w:t xml:space="preserve">Savannah </w:t>
      </w:r>
      <w:r w:rsidR="00674736">
        <w:rPr>
          <w:rFonts w:ascii="Cambria" w:hAnsi="Cambria"/>
          <w:bCs/>
          <w:sz w:val="28"/>
          <w:szCs w:val="28"/>
        </w:rPr>
        <w:t>arrived home</w:t>
      </w:r>
      <w:r w:rsidR="005B1987">
        <w:rPr>
          <w:rFonts w:ascii="Cambria" w:hAnsi="Cambria"/>
          <w:bCs/>
          <w:sz w:val="28"/>
          <w:szCs w:val="28"/>
        </w:rPr>
        <w:t xml:space="preserve"> from the </w:t>
      </w:r>
      <w:del w:id="25371" w:author="Daisy Watt" w:date="2026-06-24T08:45:00Z" w16du:dateUtc="2026-06-24T06:45:00Z">
        <w:r w:rsidR="005B1987" w:rsidDel="00FB2F44">
          <w:rPr>
            <w:rFonts w:ascii="Cambria" w:hAnsi="Cambria"/>
            <w:bCs/>
            <w:sz w:val="28"/>
            <w:szCs w:val="28"/>
          </w:rPr>
          <w:delText>hospital</w:delText>
        </w:r>
      </w:del>
      <w:ins w:id="25372" w:author="Daisy Watt" w:date="2026-06-24T08:45:00Z" w16du:dateUtc="2026-06-24T06:45:00Z">
        <w:r w:rsidR="00FB2F44">
          <w:rPr>
            <w:rFonts w:ascii="Cambria" w:hAnsi="Cambria"/>
            <w:bCs/>
            <w:sz w:val="28"/>
            <w:szCs w:val="28"/>
          </w:rPr>
          <w:t>station</w:t>
        </w:r>
      </w:ins>
      <w:r w:rsidR="005B1987">
        <w:rPr>
          <w:rFonts w:ascii="Cambria" w:hAnsi="Cambria"/>
          <w:bCs/>
          <w:sz w:val="28"/>
          <w:szCs w:val="28"/>
        </w:rPr>
        <w:t xml:space="preserve"> feeling</w:t>
      </w:r>
      <w:r w:rsidR="00674736">
        <w:rPr>
          <w:rFonts w:ascii="Cambria" w:hAnsi="Cambria"/>
          <w:bCs/>
          <w:sz w:val="28"/>
          <w:szCs w:val="28"/>
        </w:rPr>
        <w:t xml:space="preserve"> </w:t>
      </w:r>
      <w:r>
        <w:rPr>
          <w:rFonts w:ascii="Cambria" w:hAnsi="Cambria"/>
          <w:bCs/>
          <w:sz w:val="28"/>
          <w:szCs w:val="28"/>
        </w:rPr>
        <w:t xml:space="preserve">tired, </w:t>
      </w:r>
      <w:ins w:id="25373" w:author="Claire S" w:date="2026-06-05T20:55:00Z" w16du:dateUtc="2026-06-05T19:55:00Z">
        <w:r w:rsidR="009A3669">
          <w:rPr>
            <w:rFonts w:ascii="Cambria" w:hAnsi="Cambria"/>
            <w:bCs/>
            <w:sz w:val="28"/>
            <w:szCs w:val="28"/>
          </w:rPr>
          <w:t xml:space="preserve">sick </w:t>
        </w:r>
      </w:ins>
      <w:del w:id="25374" w:author="Claire S" w:date="2026-06-05T20:55:00Z" w16du:dateUtc="2026-06-05T19:55:00Z">
        <w:r w:rsidDel="009A3669">
          <w:rPr>
            <w:rFonts w:ascii="Cambria" w:hAnsi="Cambria"/>
            <w:bCs/>
            <w:sz w:val="28"/>
            <w:szCs w:val="28"/>
          </w:rPr>
          <w:delText xml:space="preserve">confused </w:delText>
        </w:r>
      </w:del>
      <w:r>
        <w:rPr>
          <w:rFonts w:ascii="Cambria" w:hAnsi="Cambria"/>
          <w:bCs/>
          <w:sz w:val="28"/>
          <w:szCs w:val="28"/>
        </w:rPr>
        <w:t xml:space="preserve">and </w:t>
      </w:r>
      <w:del w:id="25375" w:author="Claire S" w:date="2026-08-03T13:16:00Z" w16du:dateUtc="2026-08-03T12:16:00Z">
        <w:r w:rsidRPr="00951543" w:rsidDel="00BB0795">
          <w:rPr>
            <w:rFonts w:ascii="Cambria" w:hAnsi="Cambria"/>
            <w:bCs/>
            <w:sz w:val="28"/>
            <w:szCs w:val="28"/>
            <w:highlight w:val="green"/>
            <w:rPrChange w:id="25376" w:author="Daisy Watt" w:date="2026-06-24T08:59:00Z" w16du:dateUtc="2026-06-24T06:59:00Z">
              <w:rPr>
                <w:rFonts w:ascii="Cambria" w:hAnsi="Cambria"/>
                <w:bCs/>
                <w:sz w:val="28"/>
                <w:szCs w:val="28"/>
              </w:rPr>
            </w:rPrChange>
          </w:rPr>
          <w:delText>angry</w:delText>
        </w:r>
        <w:r w:rsidR="004670CC" w:rsidDel="00BB0795">
          <w:rPr>
            <w:rFonts w:ascii="Cambria" w:hAnsi="Cambria"/>
            <w:bCs/>
            <w:sz w:val="28"/>
            <w:szCs w:val="28"/>
          </w:rPr>
          <w:delText>,</w:delText>
        </w:r>
      </w:del>
      <w:ins w:id="25377" w:author="Claire S" w:date="2026-08-03T13:18:00Z" w16du:dateUtc="2026-08-03T12:18:00Z">
        <w:r w:rsidR="00993CC3">
          <w:rPr>
            <w:rFonts w:ascii="Cambria" w:hAnsi="Cambria"/>
            <w:bCs/>
            <w:sz w:val="28"/>
            <w:szCs w:val="28"/>
          </w:rPr>
          <w:t>fed up</w:t>
        </w:r>
      </w:ins>
      <w:ins w:id="25378" w:author="Claire S" w:date="2026-08-03T13:16:00Z" w16du:dateUtc="2026-08-03T12:16:00Z">
        <w:r w:rsidR="00BB0795">
          <w:rPr>
            <w:rFonts w:ascii="Cambria" w:hAnsi="Cambria"/>
            <w:bCs/>
            <w:sz w:val="28"/>
            <w:szCs w:val="28"/>
          </w:rPr>
          <w:t>,</w:t>
        </w:r>
      </w:ins>
      <w:r w:rsidR="004670CC">
        <w:rPr>
          <w:rFonts w:ascii="Cambria" w:hAnsi="Cambria"/>
          <w:bCs/>
          <w:sz w:val="28"/>
          <w:szCs w:val="28"/>
        </w:rPr>
        <w:t xml:space="preserve"> partly</w:t>
      </w:r>
      <w:r>
        <w:rPr>
          <w:rFonts w:ascii="Cambria" w:hAnsi="Cambria"/>
          <w:bCs/>
          <w:sz w:val="28"/>
          <w:szCs w:val="28"/>
        </w:rPr>
        <w:t xml:space="preserve"> with herself</w:t>
      </w:r>
      <w:ins w:id="25379" w:author="Daisy Watt" w:date="2026-06-24T08:36:00Z" w16du:dateUtc="2026-06-24T06:36:00Z">
        <w:r w:rsidR="00A5687D">
          <w:rPr>
            <w:rFonts w:ascii="Cambria" w:hAnsi="Cambria"/>
            <w:bCs/>
            <w:sz w:val="28"/>
            <w:szCs w:val="28"/>
          </w:rPr>
          <w:t>,</w:t>
        </w:r>
      </w:ins>
      <w:r>
        <w:rPr>
          <w:rFonts w:ascii="Cambria" w:hAnsi="Cambria"/>
          <w:bCs/>
          <w:sz w:val="28"/>
          <w:szCs w:val="28"/>
        </w:rPr>
        <w:t xml:space="preserve"> now.  </w:t>
      </w:r>
      <w:del w:id="25380" w:author="Daisy Watt" w:date="2026-06-24T08:46:00Z" w16du:dateUtc="2026-06-24T06:46:00Z">
        <w:r w:rsidR="004670CC" w:rsidDel="003B3741">
          <w:rPr>
            <w:rFonts w:ascii="Cambria" w:hAnsi="Cambria"/>
            <w:bCs/>
            <w:sz w:val="28"/>
            <w:szCs w:val="28"/>
          </w:rPr>
          <w:delText xml:space="preserve">Her one </w:delText>
        </w:r>
        <w:r w:rsidR="00674736" w:rsidDel="003B3741">
          <w:rPr>
            <w:rFonts w:ascii="Cambria" w:hAnsi="Cambria"/>
            <w:bCs/>
            <w:sz w:val="28"/>
            <w:szCs w:val="28"/>
          </w:rPr>
          <w:delText xml:space="preserve">true </w:delText>
        </w:r>
        <w:r w:rsidR="004670CC" w:rsidDel="003B3741">
          <w:rPr>
            <w:rFonts w:ascii="Cambria" w:hAnsi="Cambria"/>
            <w:bCs/>
            <w:sz w:val="28"/>
            <w:szCs w:val="28"/>
          </w:rPr>
          <w:delText xml:space="preserve">ally </w:delText>
        </w:r>
        <w:r w:rsidR="003378C9" w:rsidDel="003B3741">
          <w:rPr>
            <w:rFonts w:ascii="Cambria" w:hAnsi="Cambria"/>
            <w:bCs/>
            <w:sz w:val="28"/>
            <w:szCs w:val="28"/>
          </w:rPr>
          <w:delText xml:space="preserve">in all </w:delText>
        </w:r>
      </w:del>
      <w:del w:id="25381" w:author="Daisy Watt" w:date="2026-06-24T08:36:00Z" w16du:dateUtc="2026-06-24T06:36:00Z">
        <w:r w:rsidR="003378C9" w:rsidDel="00A5687D">
          <w:rPr>
            <w:rFonts w:ascii="Cambria" w:hAnsi="Cambria"/>
            <w:bCs/>
            <w:sz w:val="28"/>
            <w:szCs w:val="28"/>
          </w:rPr>
          <w:delText xml:space="preserve">of </w:delText>
        </w:r>
      </w:del>
      <w:del w:id="25382" w:author="Daisy Watt" w:date="2026-06-24T08:46:00Z" w16du:dateUtc="2026-06-24T06:46:00Z">
        <w:r w:rsidR="003378C9" w:rsidDel="003B3741">
          <w:rPr>
            <w:rFonts w:ascii="Cambria" w:hAnsi="Cambria"/>
            <w:bCs/>
            <w:sz w:val="28"/>
            <w:szCs w:val="28"/>
          </w:rPr>
          <w:delText>this</w:delText>
        </w:r>
        <w:r w:rsidR="0097644F" w:rsidDel="003B3741">
          <w:rPr>
            <w:rFonts w:ascii="Cambria" w:hAnsi="Cambria"/>
            <w:bCs/>
            <w:sz w:val="28"/>
            <w:szCs w:val="28"/>
          </w:rPr>
          <w:delText xml:space="preserve"> madness</w:delText>
        </w:r>
        <w:r w:rsidR="003378C9" w:rsidDel="003B3741">
          <w:rPr>
            <w:rFonts w:ascii="Cambria" w:hAnsi="Cambria"/>
            <w:bCs/>
            <w:sz w:val="28"/>
            <w:szCs w:val="28"/>
          </w:rPr>
          <w:delText xml:space="preserve"> </w:delText>
        </w:r>
        <w:r w:rsidR="00674736" w:rsidDel="003B3741">
          <w:rPr>
            <w:rFonts w:ascii="Cambria" w:hAnsi="Cambria"/>
            <w:bCs/>
            <w:sz w:val="28"/>
            <w:szCs w:val="28"/>
          </w:rPr>
          <w:delText>had been</w:delText>
        </w:r>
        <w:r w:rsidR="004670CC" w:rsidDel="003B3741">
          <w:rPr>
            <w:rFonts w:ascii="Cambria" w:hAnsi="Cambria"/>
            <w:bCs/>
            <w:sz w:val="28"/>
            <w:szCs w:val="28"/>
          </w:rPr>
          <w:delText xml:space="preserve"> </w:delText>
        </w:r>
      </w:del>
      <w:r w:rsidR="004670CC">
        <w:rPr>
          <w:rFonts w:ascii="Cambria" w:hAnsi="Cambria"/>
          <w:bCs/>
          <w:sz w:val="28"/>
          <w:szCs w:val="28"/>
        </w:rPr>
        <w:t>Clara</w:t>
      </w:r>
      <w:r w:rsidR="000142FA">
        <w:rPr>
          <w:rFonts w:ascii="Cambria" w:hAnsi="Cambria"/>
          <w:bCs/>
          <w:sz w:val="28"/>
          <w:szCs w:val="28"/>
        </w:rPr>
        <w:t xml:space="preserve"> Voss</w:t>
      </w:r>
      <w:del w:id="25383" w:author="Daisy Watt" w:date="2026-06-24T08:46:00Z" w16du:dateUtc="2026-06-24T06:46:00Z">
        <w:r w:rsidR="0097644F" w:rsidDel="003B3741">
          <w:rPr>
            <w:rFonts w:ascii="Cambria" w:hAnsi="Cambria"/>
            <w:bCs/>
            <w:sz w:val="28"/>
            <w:szCs w:val="28"/>
          </w:rPr>
          <w:delText xml:space="preserve">; </w:delText>
        </w:r>
        <w:r w:rsidR="00C141FC" w:rsidDel="003B3741">
          <w:rPr>
            <w:rFonts w:ascii="Cambria" w:hAnsi="Cambria"/>
            <w:bCs/>
            <w:sz w:val="28"/>
            <w:szCs w:val="28"/>
          </w:rPr>
          <w:delText>the young woman</w:delText>
        </w:r>
      </w:del>
      <w:r w:rsidR="00C141FC">
        <w:rPr>
          <w:rFonts w:ascii="Cambria" w:hAnsi="Cambria"/>
          <w:bCs/>
          <w:sz w:val="28"/>
          <w:szCs w:val="28"/>
        </w:rPr>
        <w:t>’</w:t>
      </w:r>
      <w:del w:id="25384" w:author="Daisy Watt" w:date="2026-06-24T08:46:00Z" w16du:dateUtc="2026-06-24T06:46:00Z">
        <w:r w:rsidR="00C141FC" w:rsidDel="003B3741">
          <w:rPr>
            <w:rFonts w:ascii="Cambria" w:hAnsi="Cambria"/>
            <w:bCs/>
            <w:sz w:val="28"/>
            <w:szCs w:val="28"/>
          </w:rPr>
          <w:delText>s</w:delText>
        </w:r>
      </w:del>
      <w:r w:rsidR="007F2760">
        <w:rPr>
          <w:rFonts w:ascii="Cambria" w:hAnsi="Cambria"/>
          <w:bCs/>
          <w:sz w:val="28"/>
          <w:szCs w:val="28"/>
        </w:rPr>
        <w:t xml:space="preserve"> company had</w:t>
      </w:r>
      <w:r w:rsidR="0097644F">
        <w:rPr>
          <w:rFonts w:ascii="Cambria" w:hAnsi="Cambria"/>
          <w:bCs/>
          <w:sz w:val="28"/>
          <w:szCs w:val="28"/>
        </w:rPr>
        <w:t xml:space="preserve"> provided </w:t>
      </w:r>
      <w:del w:id="25385" w:author="Daisy Watt" w:date="2026-06-24T08:47:00Z" w16du:dateUtc="2026-06-24T06:47:00Z">
        <w:r w:rsidR="007F2760" w:rsidDel="00EE6EDC">
          <w:rPr>
            <w:rFonts w:ascii="Cambria" w:hAnsi="Cambria"/>
            <w:bCs/>
            <w:sz w:val="28"/>
            <w:szCs w:val="28"/>
          </w:rPr>
          <w:delText xml:space="preserve">almost </w:delText>
        </w:r>
      </w:del>
      <w:r w:rsidR="007F2760">
        <w:rPr>
          <w:rFonts w:ascii="Cambria" w:hAnsi="Cambria"/>
          <w:bCs/>
          <w:sz w:val="28"/>
          <w:szCs w:val="28"/>
        </w:rPr>
        <w:t xml:space="preserve">the </w:t>
      </w:r>
      <w:del w:id="25386" w:author="Daisy Watt" w:date="2026-06-24T08:47:00Z" w16du:dateUtc="2026-06-24T06:47:00Z">
        <w:r w:rsidR="007F2760" w:rsidDel="00054836">
          <w:rPr>
            <w:rFonts w:ascii="Cambria" w:hAnsi="Cambria"/>
            <w:bCs/>
            <w:sz w:val="28"/>
            <w:szCs w:val="28"/>
          </w:rPr>
          <w:delText>only</w:delText>
        </w:r>
      </w:del>
      <w:ins w:id="25387" w:author="Daisy Watt" w:date="2026-06-24T08:47:00Z" w16du:dateUtc="2026-06-24T06:47:00Z">
        <w:r w:rsidR="00054836">
          <w:rPr>
            <w:rFonts w:ascii="Cambria" w:hAnsi="Cambria"/>
            <w:bCs/>
            <w:sz w:val="28"/>
            <w:szCs w:val="28"/>
          </w:rPr>
          <w:t>closest thing to stress</w:t>
        </w:r>
      </w:ins>
      <w:r w:rsidR="0097644F">
        <w:rPr>
          <w:rFonts w:ascii="Cambria" w:hAnsi="Cambria"/>
          <w:bCs/>
          <w:sz w:val="28"/>
          <w:szCs w:val="28"/>
        </w:rPr>
        <w:t xml:space="preserve"> relief </w:t>
      </w:r>
      <w:del w:id="25388" w:author="Daisy Watt" w:date="2026-06-24T08:48:00Z" w16du:dateUtc="2026-06-24T06:48:00Z">
        <w:r w:rsidR="0097644F" w:rsidDel="00054836">
          <w:rPr>
            <w:rFonts w:ascii="Cambria" w:hAnsi="Cambria"/>
            <w:bCs/>
            <w:sz w:val="28"/>
            <w:szCs w:val="28"/>
          </w:rPr>
          <w:delText xml:space="preserve">from the stress.  </w:delText>
        </w:r>
        <w:r w:rsidR="00EC11E8" w:rsidDel="00054836">
          <w:rPr>
            <w:rFonts w:ascii="Cambria" w:hAnsi="Cambria"/>
            <w:bCs/>
            <w:sz w:val="28"/>
            <w:szCs w:val="28"/>
          </w:rPr>
          <w:delText>N</w:delText>
        </w:r>
      </w:del>
      <w:ins w:id="25389" w:author="Daisy Watt" w:date="2026-06-24T08:48:00Z" w16du:dateUtc="2026-06-24T06:48:00Z">
        <w:r w:rsidR="00054836">
          <w:rPr>
            <w:rFonts w:ascii="Cambria" w:hAnsi="Cambria"/>
            <w:bCs/>
            <w:sz w:val="28"/>
            <w:szCs w:val="28"/>
          </w:rPr>
          <w:t xml:space="preserve">she’d had this week. </w:t>
        </w:r>
      </w:ins>
      <w:del w:id="25390" w:author="Daisy Watt" w:date="2026-06-24T08:48:00Z" w16du:dateUtc="2026-06-24T06:48:00Z">
        <w:r w:rsidR="00EC11E8" w:rsidDel="00054836">
          <w:rPr>
            <w:rFonts w:ascii="Cambria" w:hAnsi="Cambria"/>
            <w:bCs/>
            <w:sz w:val="28"/>
            <w:szCs w:val="28"/>
          </w:rPr>
          <w:delText>o</w:delText>
        </w:r>
        <w:r w:rsidR="00674736" w:rsidDel="00054836">
          <w:rPr>
            <w:rFonts w:ascii="Cambria" w:hAnsi="Cambria"/>
            <w:bCs/>
            <w:sz w:val="28"/>
            <w:szCs w:val="28"/>
          </w:rPr>
          <w:delText xml:space="preserve">w it </w:delText>
        </w:r>
      </w:del>
      <w:ins w:id="25391" w:author="Daisy Watt" w:date="2026-06-24T08:48:00Z" w16du:dateUtc="2026-06-24T06:48:00Z">
        <w:r w:rsidR="00054836">
          <w:rPr>
            <w:rFonts w:ascii="Cambria" w:hAnsi="Cambria"/>
            <w:bCs/>
            <w:sz w:val="28"/>
            <w:szCs w:val="28"/>
          </w:rPr>
          <w:t xml:space="preserve">If </w:t>
        </w:r>
      </w:ins>
      <w:del w:id="25392" w:author="Daisy Watt" w:date="2026-06-24T08:49:00Z" w16du:dateUtc="2026-06-24T06:49:00Z">
        <w:r w:rsidR="00674736" w:rsidDel="006B4A43">
          <w:rPr>
            <w:rFonts w:ascii="Cambria" w:hAnsi="Cambria"/>
            <w:bCs/>
            <w:sz w:val="28"/>
            <w:szCs w:val="28"/>
          </w:rPr>
          <w:delText>seemed that</w:delText>
        </w:r>
        <w:r w:rsidR="004670CC" w:rsidDel="006B4A43">
          <w:rPr>
            <w:rFonts w:ascii="Cambria" w:hAnsi="Cambria"/>
            <w:bCs/>
            <w:sz w:val="28"/>
            <w:szCs w:val="28"/>
          </w:rPr>
          <w:delText xml:space="preserve"> </w:delText>
        </w:r>
      </w:del>
      <w:r w:rsidR="004670CC">
        <w:rPr>
          <w:rFonts w:ascii="Cambria" w:hAnsi="Cambria"/>
          <w:bCs/>
          <w:sz w:val="28"/>
          <w:szCs w:val="28"/>
        </w:rPr>
        <w:t>Clara’s</w:t>
      </w:r>
      <w:r w:rsidR="000142FA">
        <w:rPr>
          <w:rFonts w:ascii="Cambria" w:hAnsi="Cambria"/>
          <w:bCs/>
          <w:sz w:val="28"/>
          <w:szCs w:val="28"/>
        </w:rPr>
        <w:t xml:space="preserve"> brother</w:t>
      </w:r>
      <w:r w:rsidR="004670CC">
        <w:rPr>
          <w:rFonts w:ascii="Cambria" w:hAnsi="Cambria"/>
          <w:bCs/>
          <w:sz w:val="28"/>
          <w:szCs w:val="28"/>
        </w:rPr>
        <w:t xml:space="preserve"> </w:t>
      </w:r>
      <w:del w:id="25393" w:author="Claire S" w:date="2026-08-03T13:25:00Z" w16du:dateUtc="2026-08-03T12:25:00Z">
        <w:r w:rsidR="004670CC" w:rsidDel="00835893">
          <w:rPr>
            <w:rFonts w:ascii="Cambria" w:hAnsi="Cambria"/>
            <w:bCs/>
            <w:sz w:val="28"/>
            <w:szCs w:val="28"/>
          </w:rPr>
          <w:delText>was</w:delText>
        </w:r>
      </w:del>
      <w:ins w:id="25394" w:author="Daisy Watt" w:date="2026-06-24T08:49:00Z" w16du:dateUtc="2026-06-24T06:49:00Z">
        <w:del w:id="25395" w:author="Claire S" w:date="2026-08-03T13:25:00Z" w16du:dateUtc="2026-08-03T12:25:00Z">
          <w:r w:rsidR="006B4A43" w:rsidDel="00835893">
            <w:rPr>
              <w:rFonts w:ascii="Cambria" w:hAnsi="Cambria"/>
              <w:bCs/>
              <w:sz w:val="28"/>
              <w:szCs w:val="28"/>
            </w:rPr>
            <w:delText xml:space="preserve">n’t </w:delText>
          </w:r>
        </w:del>
      </w:ins>
      <w:ins w:id="25396" w:author="Claire S" w:date="2026-08-03T13:25:00Z" w16du:dateUtc="2026-08-03T12:25:00Z">
        <w:r w:rsidR="00835893">
          <w:rPr>
            <w:rFonts w:ascii="Cambria" w:hAnsi="Cambria"/>
            <w:bCs/>
            <w:sz w:val="28"/>
            <w:szCs w:val="28"/>
          </w:rPr>
          <w:t>hadn’t turned out to be crazy</w:t>
        </w:r>
      </w:ins>
      <w:del w:id="25397" w:author="Daisy Watt" w:date="2026-06-24T08:49:00Z" w16du:dateUtc="2026-06-24T06:49:00Z">
        <w:r w:rsidR="004670CC" w:rsidDel="006B4A43">
          <w:rPr>
            <w:rFonts w:ascii="Cambria" w:hAnsi="Cambria"/>
            <w:bCs/>
            <w:sz w:val="28"/>
            <w:szCs w:val="28"/>
          </w:rPr>
          <w:delText xml:space="preserve"> </w:delText>
        </w:r>
      </w:del>
      <w:del w:id="25398" w:author="Claire S" w:date="2026-08-03T13:25:00Z" w16du:dateUtc="2026-08-03T12:25:00Z">
        <w:r w:rsidR="004670CC" w:rsidDel="00835893">
          <w:rPr>
            <w:rFonts w:ascii="Cambria" w:hAnsi="Cambria"/>
            <w:bCs/>
            <w:sz w:val="28"/>
            <w:szCs w:val="28"/>
          </w:rPr>
          <w:delText>nuts</w:delText>
        </w:r>
      </w:del>
      <w:r w:rsidR="005B1987">
        <w:rPr>
          <w:rFonts w:ascii="Cambria" w:hAnsi="Cambria"/>
          <w:bCs/>
          <w:sz w:val="28"/>
          <w:szCs w:val="28"/>
        </w:rPr>
        <w:t xml:space="preserve">, </w:t>
      </w:r>
      <w:del w:id="25399" w:author="Daisy Watt" w:date="2026-06-24T08:49:00Z" w16du:dateUtc="2026-06-24T06:49:00Z">
        <w:r w:rsidR="0097644F" w:rsidDel="006B4A43">
          <w:rPr>
            <w:rFonts w:ascii="Cambria" w:hAnsi="Cambria"/>
            <w:bCs/>
            <w:sz w:val="28"/>
            <w:szCs w:val="28"/>
          </w:rPr>
          <w:delText>so</w:delText>
        </w:r>
        <w:r w:rsidR="005B1987" w:rsidDel="006B4A43">
          <w:rPr>
            <w:rFonts w:ascii="Cambria" w:hAnsi="Cambria"/>
            <w:bCs/>
            <w:sz w:val="28"/>
            <w:szCs w:val="28"/>
          </w:rPr>
          <w:delText xml:space="preserve"> </w:delText>
        </w:r>
      </w:del>
      <w:r w:rsidR="005B1987">
        <w:rPr>
          <w:rFonts w:ascii="Cambria" w:hAnsi="Cambria"/>
          <w:bCs/>
          <w:sz w:val="28"/>
          <w:szCs w:val="28"/>
        </w:rPr>
        <w:t xml:space="preserve">they </w:t>
      </w:r>
      <w:del w:id="25400" w:author="Daisy Watt" w:date="2026-06-24T08:49:00Z" w16du:dateUtc="2026-06-24T06:49:00Z">
        <w:r w:rsidR="005B1987" w:rsidDel="006B4A43">
          <w:rPr>
            <w:rFonts w:ascii="Cambria" w:hAnsi="Cambria"/>
            <w:bCs/>
            <w:sz w:val="28"/>
            <w:szCs w:val="28"/>
          </w:rPr>
          <w:delText>couldn’t be</w:delText>
        </w:r>
      </w:del>
      <w:ins w:id="25401" w:author="Daisy Watt" w:date="2026-06-24T08:49:00Z" w16du:dateUtc="2026-06-24T06:49:00Z">
        <w:r w:rsidR="006B4A43">
          <w:rPr>
            <w:rFonts w:ascii="Cambria" w:hAnsi="Cambria"/>
            <w:bCs/>
            <w:sz w:val="28"/>
            <w:szCs w:val="28"/>
          </w:rPr>
          <w:t>might’ve even become</w:t>
        </w:r>
      </w:ins>
      <w:r w:rsidR="005B1987">
        <w:rPr>
          <w:rFonts w:ascii="Cambria" w:hAnsi="Cambria"/>
          <w:bCs/>
          <w:sz w:val="28"/>
          <w:szCs w:val="28"/>
        </w:rPr>
        <w:t xml:space="preserve"> friends</w:t>
      </w:r>
      <w:del w:id="25402" w:author="Daisy Watt" w:date="2026-06-24T08:49:00Z" w16du:dateUtc="2026-06-24T06:49:00Z">
        <w:r w:rsidR="005B1987" w:rsidDel="006B4A43">
          <w:rPr>
            <w:rFonts w:ascii="Cambria" w:hAnsi="Cambria"/>
            <w:bCs/>
            <w:sz w:val="28"/>
            <w:szCs w:val="28"/>
          </w:rPr>
          <w:delText xml:space="preserve"> after all</w:delText>
        </w:r>
      </w:del>
      <w:r w:rsidR="004670CC">
        <w:rPr>
          <w:rFonts w:ascii="Cambria" w:hAnsi="Cambria"/>
          <w:bCs/>
          <w:sz w:val="28"/>
          <w:szCs w:val="28"/>
        </w:rPr>
        <w:t>.</w:t>
      </w:r>
      <w:r w:rsidR="005B1987">
        <w:rPr>
          <w:rFonts w:ascii="Cambria" w:hAnsi="Cambria"/>
          <w:bCs/>
          <w:sz w:val="28"/>
          <w:szCs w:val="28"/>
        </w:rPr>
        <w:t xml:space="preserve">  </w:t>
      </w:r>
    </w:p>
    <w:p w14:paraId="1DD3B07C" w14:textId="34644BA9" w:rsidR="00D84341" w:rsidRDefault="00EC11E8" w:rsidP="00A14E12">
      <w:pPr>
        <w:spacing w:line="360" w:lineRule="auto"/>
        <w:ind w:firstLine="720"/>
        <w:contextualSpacing/>
        <w:rPr>
          <w:rFonts w:ascii="Cambria" w:hAnsi="Cambria"/>
          <w:bCs/>
          <w:sz w:val="28"/>
          <w:szCs w:val="28"/>
        </w:rPr>
      </w:pPr>
      <w:del w:id="25403" w:author="Daisy Watt" w:date="2026-06-24T08:49:00Z" w16du:dateUtc="2026-06-24T06:49:00Z">
        <w:r w:rsidDel="006B4A43">
          <w:rPr>
            <w:rFonts w:ascii="Cambria" w:hAnsi="Cambria"/>
            <w:bCs/>
            <w:sz w:val="28"/>
            <w:szCs w:val="28"/>
          </w:rPr>
          <w:delText>Except</w:delText>
        </w:r>
      </w:del>
      <w:ins w:id="25404" w:author="Daisy Watt" w:date="2026-06-24T08:49:00Z" w16du:dateUtc="2026-06-24T06:49:00Z">
        <w:r w:rsidR="006B4A43">
          <w:rPr>
            <w:rFonts w:ascii="Cambria" w:hAnsi="Cambria"/>
            <w:bCs/>
            <w:sz w:val="28"/>
            <w:szCs w:val="28"/>
          </w:rPr>
          <w:t>And</w:t>
        </w:r>
      </w:ins>
      <w:r w:rsidR="005B1987">
        <w:rPr>
          <w:rFonts w:ascii="Cambria" w:hAnsi="Cambria"/>
          <w:bCs/>
          <w:sz w:val="28"/>
          <w:szCs w:val="28"/>
        </w:rPr>
        <w:t xml:space="preserve"> </w:t>
      </w:r>
      <w:r w:rsidR="0097644F">
        <w:rPr>
          <w:rFonts w:ascii="Cambria" w:hAnsi="Cambria"/>
          <w:bCs/>
          <w:sz w:val="28"/>
          <w:szCs w:val="28"/>
        </w:rPr>
        <w:t>Savannah</w:t>
      </w:r>
      <w:r w:rsidR="005B1987">
        <w:rPr>
          <w:rFonts w:ascii="Cambria" w:hAnsi="Cambria"/>
          <w:bCs/>
          <w:sz w:val="28"/>
          <w:szCs w:val="28"/>
        </w:rPr>
        <w:t xml:space="preserve"> could really use some friends</w:t>
      </w:r>
      <w:ins w:id="25405" w:author="Daisy Watt" w:date="2026-06-24T08:37:00Z" w16du:dateUtc="2026-06-24T06:37:00Z">
        <w:r w:rsidR="00845427">
          <w:rPr>
            <w:rFonts w:ascii="Cambria" w:hAnsi="Cambria"/>
            <w:bCs/>
            <w:sz w:val="28"/>
            <w:szCs w:val="28"/>
          </w:rPr>
          <w:t>,</w:t>
        </w:r>
      </w:ins>
      <w:r w:rsidR="005B1987">
        <w:rPr>
          <w:rFonts w:ascii="Cambria" w:hAnsi="Cambria"/>
          <w:bCs/>
          <w:sz w:val="28"/>
          <w:szCs w:val="28"/>
        </w:rPr>
        <w:t xml:space="preserve"> right now.</w:t>
      </w:r>
    </w:p>
    <w:p w14:paraId="224BE3D8" w14:textId="68519F51" w:rsidR="00D84341" w:rsidRDefault="005B1987" w:rsidP="005B1987">
      <w:pPr>
        <w:spacing w:line="360" w:lineRule="auto"/>
        <w:contextualSpacing/>
        <w:rPr>
          <w:rFonts w:ascii="Cambria" w:hAnsi="Cambria"/>
          <w:bCs/>
          <w:sz w:val="28"/>
          <w:szCs w:val="28"/>
        </w:rPr>
      </w:pPr>
      <w:r>
        <w:rPr>
          <w:rFonts w:ascii="Cambria" w:hAnsi="Cambria"/>
          <w:bCs/>
          <w:sz w:val="28"/>
          <w:szCs w:val="28"/>
        </w:rPr>
        <w:tab/>
        <w:t xml:space="preserve">The fact </w:t>
      </w:r>
      <w:ins w:id="25406" w:author="Daisy Watt" w:date="2026-06-24T08:37:00Z" w16du:dateUtc="2026-06-24T06:37:00Z">
        <w:r w:rsidR="00845427">
          <w:rPr>
            <w:rFonts w:ascii="Cambria" w:hAnsi="Cambria"/>
            <w:bCs/>
            <w:sz w:val="28"/>
            <w:szCs w:val="28"/>
          </w:rPr>
          <w:t xml:space="preserve">that </w:t>
        </w:r>
      </w:ins>
      <w:r>
        <w:rPr>
          <w:rFonts w:ascii="Cambria" w:hAnsi="Cambria"/>
          <w:bCs/>
          <w:sz w:val="28"/>
          <w:szCs w:val="28"/>
        </w:rPr>
        <w:t>her housekeeper was the only person she spoke to some days wasn’t a good thing</w:t>
      </w:r>
      <w:r w:rsidR="0097644F">
        <w:rPr>
          <w:rFonts w:ascii="Cambria" w:hAnsi="Cambria"/>
          <w:bCs/>
          <w:sz w:val="28"/>
          <w:szCs w:val="28"/>
        </w:rPr>
        <w:t>, she was aware</w:t>
      </w:r>
      <w:ins w:id="25407" w:author="Daisy Watt" w:date="2026-06-24T08:50:00Z" w16du:dateUtc="2026-06-24T06:50:00Z">
        <w:r w:rsidR="006B4A43">
          <w:rPr>
            <w:rFonts w:ascii="Cambria" w:hAnsi="Cambria"/>
            <w:bCs/>
            <w:sz w:val="28"/>
            <w:szCs w:val="28"/>
          </w:rPr>
          <w:t xml:space="preserve"> – however fond she was of </w:t>
        </w:r>
        <w:r w:rsidR="0005773C">
          <w:rPr>
            <w:rFonts w:ascii="Cambria" w:hAnsi="Cambria"/>
            <w:bCs/>
            <w:sz w:val="28"/>
            <w:szCs w:val="28"/>
          </w:rPr>
          <w:t>the woman</w:t>
        </w:r>
      </w:ins>
      <w:del w:id="25408" w:author="Daisy Watt" w:date="2026-06-24T08:49:00Z" w16du:dateUtc="2026-06-24T06:49:00Z">
        <w:r w:rsidR="0097644F" w:rsidDel="006B4A43">
          <w:rPr>
            <w:rFonts w:ascii="Cambria" w:hAnsi="Cambria"/>
            <w:bCs/>
            <w:sz w:val="28"/>
            <w:szCs w:val="28"/>
          </w:rPr>
          <w:delText>; h</w:delText>
        </w:r>
      </w:del>
      <w:ins w:id="25409" w:author="Daisy Watt" w:date="2026-06-24T08:49:00Z" w16du:dateUtc="2026-06-24T06:49:00Z">
        <w:r w:rsidR="006B4A43">
          <w:rPr>
            <w:rFonts w:ascii="Cambria" w:hAnsi="Cambria"/>
            <w:bCs/>
            <w:sz w:val="28"/>
            <w:szCs w:val="28"/>
          </w:rPr>
          <w:t xml:space="preserve">. </w:t>
        </w:r>
      </w:ins>
      <w:del w:id="25410" w:author="Daisy Watt" w:date="2026-06-24T08:50:00Z" w16du:dateUtc="2026-06-24T06:50:00Z">
        <w:r w:rsidR="0097644F" w:rsidDel="0005773C">
          <w:rPr>
            <w:rFonts w:ascii="Cambria" w:hAnsi="Cambria"/>
            <w:bCs/>
            <w:sz w:val="28"/>
            <w:szCs w:val="28"/>
          </w:rPr>
          <w:delText>owever</w:delText>
        </w:r>
      </w:del>
      <w:del w:id="25411" w:author="Daisy Watt" w:date="2026-06-24T08:38:00Z" w16du:dateUtc="2026-06-24T06:38:00Z">
        <w:r w:rsidR="0097644F" w:rsidDel="00384E2C">
          <w:rPr>
            <w:rFonts w:ascii="Cambria" w:hAnsi="Cambria"/>
            <w:bCs/>
            <w:sz w:val="28"/>
            <w:szCs w:val="28"/>
          </w:rPr>
          <w:delText xml:space="preserve"> </w:delText>
        </w:r>
      </w:del>
      <w:del w:id="25412" w:author="Daisy Watt" w:date="2026-06-24T08:50:00Z" w16du:dateUtc="2026-06-24T06:50:00Z">
        <w:r w:rsidR="0097644F" w:rsidDel="0005773C">
          <w:rPr>
            <w:rFonts w:ascii="Cambria" w:hAnsi="Cambria"/>
            <w:bCs/>
            <w:sz w:val="28"/>
            <w:szCs w:val="28"/>
          </w:rPr>
          <w:delText xml:space="preserve">fond Savannah might be of </w:delText>
        </w:r>
        <w:r w:rsidR="00D94B2C" w:rsidDel="0005773C">
          <w:rPr>
            <w:rFonts w:ascii="Cambria" w:hAnsi="Cambria"/>
            <w:bCs/>
            <w:sz w:val="28"/>
            <w:szCs w:val="28"/>
          </w:rPr>
          <w:delText>the woman</w:delText>
        </w:r>
        <w:r w:rsidR="0097644F" w:rsidDel="0005773C">
          <w:rPr>
            <w:rFonts w:ascii="Cambria" w:hAnsi="Cambria"/>
            <w:bCs/>
            <w:sz w:val="28"/>
            <w:szCs w:val="28"/>
          </w:rPr>
          <w:delText xml:space="preserve">, </w:delText>
        </w:r>
        <w:r w:rsidR="00D94B2C" w:rsidDel="0005773C">
          <w:rPr>
            <w:rFonts w:ascii="Cambria" w:hAnsi="Cambria"/>
            <w:bCs/>
            <w:sz w:val="28"/>
            <w:szCs w:val="28"/>
          </w:rPr>
          <w:delText>Maria</w:delText>
        </w:r>
        <w:r w:rsidR="0097644F" w:rsidDel="0005773C">
          <w:rPr>
            <w:rFonts w:ascii="Cambria" w:hAnsi="Cambria"/>
            <w:bCs/>
            <w:sz w:val="28"/>
            <w:szCs w:val="28"/>
          </w:rPr>
          <w:delText xml:space="preserve"> was essentially someone she paid</w:delText>
        </w:r>
        <w:r w:rsidDel="0005773C">
          <w:rPr>
            <w:rFonts w:ascii="Cambria" w:hAnsi="Cambria"/>
            <w:bCs/>
            <w:sz w:val="28"/>
            <w:szCs w:val="28"/>
          </w:rPr>
          <w:delText xml:space="preserve">. </w:delText>
        </w:r>
      </w:del>
      <w:r w:rsidR="0097644F">
        <w:rPr>
          <w:rFonts w:ascii="Cambria" w:hAnsi="Cambria"/>
          <w:bCs/>
          <w:sz w:val="28"/>
          <w:szCs w:val="28"/>
        </w:rPr>
        <w:t>And</w:t>
      </w:r>
      <w:r w:rsidR="00D94B2C">
        <w:rPr>
          <w:rFonts w:ascii="Cambria" w:hAnsi="Cambria"/>
          <w:bCs/>
          <w:sz w:val="28"/>
          <w:szCs w:val="28"/>
        </w:rPr>
        <w:t>,</w:t>
      </w:r>
      <w:r w:rsidR="0097644F">
        <w:rPr>
          <w:rFonts w:ascii="Cambria" w:hAnsi="Cambria"/>
          <w:bCs/>
          <w:sz w:val="28"/>
          <w:szCs w:val="28"/>
        </w:rPr>
        <w:t xml:space="preserve"> given </w:t>
      </w:r>
      <w:r>
        <w:rPr>
          <w:rFonts w:ascii="Cambria" w:hAnsi="Cambria"/>
          <w:bCs/>
          <w:sz w:val="28"/>
          <w:szCs w:val="28"/>
        </w:rPr>
        <w:t xml:space="preserve">Maria was </w:t>
      </w:r>
      <w:ins w:id="25413" w:author="Daisy Watt" w:date="2026-06-24T08:50:00Z" w16du:dateUtc="2026-06-24T06:50:00Z">
        <w:r w:rsidR="0005773C">
          <w:rPr>
            <w:rFonts w:ascii="Cambria" w:hAnsi="Cambria"/>
            <w:bCs/>
            <w:sz w:val="28"/>
            <w:szCs w:val="28"/>
          </w:rPr>
          <w:t xml:space="preserve">now </w:t>
        </w:r>
      </w:ins>
      <w:r>
        <w:rPr>
          <w:rFonts w:ascii="Cambria" w:hAnsi="Cambria"/>
          <w:bCs/>
          <w:sz w:val="28"/>
          <w:szCs w:val="28"/>
        </w:rPr>
        <w:t xml:space="preserve">out </w:t>
      </w:r>
      <w:del w:id="25414" w:author="Daisy Watt" w:date="2026-06-24T08:51:00Z" w16du:dateUtc="2026-06-24T06:51:00Z">
        <w:r w:rsidDel="00C3332F">
          <w:rPr>
            <w:rFonts w:ascii="Cambria" w:hAnsi="Cambria"/>
            <w:bCs/>
            <w:sz w:val="28"/>
            <w:szCs w:val="28"/>
          </w:rPr>
          <w:delText xml:space="preserve">now </w:delText>
        </w:r>
      </w:del>
      <w:r w:rsidR="00D94B2C">
        <w:rPr>
          <w:rFonts w:ascii="Cambria" w:hAnsi="Cambria"/>
          <w:bCs/>
          <w:sz w:val="28"/>
          <w:szCs w:val="28"/>
        </w:rPr>
        <w:t>food</w:t>
      </w:r>
      <w:del w:id="25415" w:author="Daisy Watt" w:date="2026-06-24T08:51:00Z" w16du:dateUtc="2026-06-24T06:51:00Z">
        <w:r w:rsidR="00D94B2C" w:rsidDel="00C3332F">
          <w:rPr>
            <w:rFonts w:ascii="Cambria" w:hAnsi="Cambria"/>
            <w:bCs/>
            <w:sz w:val="28"/>
            <w:szCs w:val="28"/>
          </w:rPr>
          <w:delText>-</w:delText>
        </w:r>
      </w:del>
      <w:ins w:id="25416" w:author="Daisy Watt" w:date="2026-06-24T08:51:00Z" w16du:dateUtc="2026-06-24T06:51:00Z">
        <w:r w:rsidR="00C3332F">
          <w:rPr>
            <w:rFonts w:ascii="Cambria" w:hAnsi="Cambria"/>
            <w:bCs/>
            <w:sz w:val="28"/>
            <w:szCs w:val="28"/>
          </w:rPr>
          <w:t xml:space="preserve"> </w:t>
        </w:r>
      </w:ins>
      <w:r>
        <w:rPr>
          <w:rFonts w:ascii="Cambria" w:hAnsi="Cambria"/>
          <w:bCs/>
          <w:sz w:val="28"/>
          <w:szCs w:val="28"/>
        </w:rPr>
        <w:t xml:space="preserve">shopping, </w:t>
      </w:r>
      <w:r w:rsidR="000142FA">
        <w:rPr>
          <w:rFonts w:ascii="Cambria" w:hAnsi="Cambria"/>
          <w:bCs/>
          <w:sz w:val="28"/>
          <w:szCs w:val="28"/>
        </w:rPr>
        <w:t xml:space="preserve">Savannah </w:t>
      </w:r>
      <w:r w:rsidR="00D94B2C">
        <w:rPr>
          <w:rFonts w:ascii="Cambria" w:hAnsi="Cambria"/>
          <w:bCs/>
          <w:sz w:val="28"/>
          <w:szCs w:val="28"/>
        </w:rPr>
        <w:t xml:space="preserve">had to </w:t>
      </w:r>
      <w:r w:rsidR="000142FA">
        <w:rPr>
          <w:rFonts w:ascii="Cambria" w:hAnsi="Cambria"/>
          <w:bCs/>
          <w:sz w:val="28"/>
          <w:szCs w:val="28"/>
        </w:rPr>
        <w:t>make</w:t>
      </w:r>
      <w:r>
        <w:rPr>
          <w:rFonts w:ascii="Cambria" w:hAnsi="Cambria"/>
          <w:bCs/>
          <w:sz w:val="28"/>
          <w:szCs w:val="28"/>
        </w:rPr>
        <w:t xml:space="preserve"> </w:t>
      </w:r>
      <w:r w:rsidR="00D94B2C">
        <w:rPr>
          <w:rFonts w:ascii="Cambria" w:hAnsi="Cambria"/>
          <w:bCs/>
          <w:sz w:val="28"/>
          <w:szCs w:val="28"/>
        </w:rPr>
        <w:t xml:space="preserve">her own </w:t>
      </w:r>
      <w:r w:rsidR="000142FA">
        <w:rPr>
          <w:rFonts w:ascii="Cambria" w:hAnsi="Cambria"/>
          <w:bCs/>
          <w:sz w:val="28"/>
          <w:szCs w:val="28"/>
        </w:rPr>
        <w:t>espresso</w:t>
      </w:r>
      <w:r>
        <w:rPr>
          <w:rFonts w:ascii="Cambria" w:hAnsi="Cambria"/>
          <w:bCs/>
          <w:sz w:val="28"/>
          <w:szCs w:val="28"/>
        </w:rPr>
        <w:t>, using</w:t>
      </w:r>
      <w:r w:rsidR="000142FA">
        <w:rPr>
          <w:rFonts w:ascii="Cambria" w:hAnsi="Cambria"/>
          <w:bCs/>
          <w:sz w:val="28"/>
          <w:szCs w:val="28"/>
        </w:rPr>
        <w:t xml:space="preserve"> </w:t>
      </w:r>
      <w:r w:rsidR="00D84341">
        <w:rPr>
          <w:rFonts w:ascii="Cambria" w:hAnsi="Cambria"/>
          <w:bCs/>
          <w:sz w:val="28"/>
          <w:szCs w:val="28"/>
        </w:rPr>
        <w:t xml:space="preserve">the </w:t>
      </w:r>
      <w:r w:rsidR="00033132">
        <w:rPr>
          <w:rFonts w:ascii="Cambria" w:hAnsi="Cambria"/>
          <w:bCs/>
          <w:sz w:val="28"/>
          <w:szCs w:val="28"/>
        </w:rPr>
        <w:t>extortionate</w:t>
      </w:r>
      <w:r w:rsidR="00D84341">
        <w:rPr>
          <w:rFonts w:ascii="Cambria" w:hAnsi="Cambria"/>
          <w:bCs/>
          <w:sz w:val="28"/>
          <w:szCs w:val="28"/>
        </w:rPr>
        <w:t xml:space="preserve"> coffee</w:t>
      </w:r>
      <w:del w:id="25417" w:author="Daisy Watt" w:date="2026-06-24T08:51:00Z" w16du:dateUtc="2026-06-24T06:51:00Z">
        <w:r w:rsidR="00033132" w:rsidDel="00C3332F">
          <w:rPr>
            <w:rFonts w:ascii="Cambria" w:hAnsi="Cambria"/>
            <w:bCs/>
            <w:sz w:val="28"/>
            <w:szCs w:val="28"/>
          </w:rPr>
          <w:delText>-</w:delText>
        </w:r>
      </w:del>
      <w:ins w:id="25418" w:author="Daisy Watt" w:date="2026-06-24T08:51:00Z" w16du:dateUtc="2026-06-24T06:51:00Z">
        <w:r w:rsidR="00C3332F">
          <w:rPr>
            <w:rFonts w:ascii="Cambria" w:hAnsi="Cambria"/>
            <w:bCs/>
            <w:sz w:val="28"/>
            <w:szCs w:val="28"/>
          </w:rPr>
          <w:t xml:space="preserve"> </w:t>
        </w:r>
      </w:ins>
      <w:r w:rsidR="00D84341">
        <w:rPr>
          <w:rFonts w:ascii="Cambria" w:hAnsi="Cambria"/>
          <w:bCs/>
          <w:sz w:val="28"/>
          <w:szCs w:val="28"/>
        </w:rPr>
        <w:t>machine</w:t>
      </w:r>
      <w:r w:rsidR="00ED2385">
        <w:rPr>
          <w:rFonts w:ascii="Cambria" w:hAnsi="Cambria"/>
          <w:bCs/>
          <w:sz w:val="28"/>
          <w:szCs w:val="28"/>
        </w:rPr>
        <w:t xml:space="preserve"> </w:t>
      </w:r>
      <w:r w:rsidR="0097644F">
        <w:rPr>
          <w:rFonts w:ascii="Cambria" w:hAnsi="Cambria"/>
          <w:bCs/>
          <w:sz w:val="28"/>
          <w:szCs w:val="28"/>
        </w:rPr>
        <w:t xml:space="preserve">Dex </w:t>
      </w:r>
      <w:r w:rsidR="00D94B2C">
        <w:rPr>
          <w:rFonts w:ascii="Cambria" w:hAnsi="Cambria"/>
          <w:bCs/>
          <w:sz w:val="28"/>
          <w:szCs w:val="28"/>
        </w:rPr>
        <w:t>had loved</w:t>
      </w:r>
      <w:r>
        <w:rPr>
          <w:rFonts w:ascii="Cambria" w:hAnsi="Cambria"/>
          <w:bCs/>
          <w:sz w:val="28"/>
          <w:szCs w:val="28"/>
        </w:rPr>
        <w:t xml:space="preserve">. </w:t>
      </w:r>
      <w:r w:rsidR="008A69D8">
        <w:rPr>
          <w:rFonts w:ascii="Cambria" w:hAnsi="Cambria"/>
          <w:bCs/>
          <w:sz w:val="28"/>
          <w:szCs w:val="28"/>
        </w:rPr>
        <w:t>But a</w:t>
      </w:r>
      <w:r w:rsidR="00D94B2C">
        <w:rPr>
          <w:rFonts w:ascii="Cambria" w:hAnsi="Cambria"/>
          <w:bCs/>
          <w:sz w:val="28"/>
          <w:szCs w:val="28"/>
        </w:rPr>
        <w:t xml:space="preserve">fter </w:t>
      </w:r>
      <w:r w:rsidR="00A14E12">
        <w:rPr>
          <w:rFonts w:ascii="Cambria" w:hAnsi="Cambria"/>
          <w:bCs/>
          <w:sz w:val="28"/>
          <w:szCs w:val="28"/>
        </w:rPr>
        <w:t>achieving</w:t>
      </w:r>
      <w:r w:rsidR="00D94B2C">
        <w:rPr>
          <w:rFonts w:ascii="Cambria" w:hAnsi="Cambria"/>
          <w:bCs/>
          <w:sz w:val="28"/>
          <w:szCs w:val="28"/>
        </w:rPr>
        <w:t xml:space="preserve"> </w:t>
      </w:r>
      <w:r w:rsidR="00657B75">
        <w:rPr>
          <w:rFonts w:ascii="Cambria" w:hAnsi="Cambria"/>
          <w:bCs/>
          <w:sz w:val="28"/>
          <w:szCs w:val="28"/>
        </w:rPr>
        <w:t>a dri</w:t>
      </w:r>
      <w:r w:rsidR="002F0EDE">
        <w:rPr>
          <w:rFonts w:ascii="Cambria" w:hAnsi="Cambria"/>
          <w:bCs/>
          <w:sz w:val="28"/>
          <w:szCs w:val="28"/>
        </w:rPr>
        <w:t>p</w:t>
      </w:r>
      <w:r w:rsidR="00657B75">
        <w:rPr>
          <w:rFonts w:ascii="Cambria" w:hAnsi="Cambria"/>
          <w:bCs/>
          <w:sz w:val="28"/>
          <w:szCs w:val="28"/>
        </w:rPr>
        <w:t xml:space="preserve"> of </w:t>
      </w:r>
      <w:r w:rsidR="00395750">
        <w:rPr>
          <w:rFonts w:ascii="Cambria" w:hAnsi="Cambria"/>
          <w:bCs/>
          <w:sz w:val="28"/>
          <w:szCs w:val="28"/>
        </w:rPr>
        <w:t>water</w:t>
      </w:r>
      <w:r w:rsidR="009A476F">
        <w:rPr>
          <w:rFonts w:ascii="Cambria" w:hAnsi="Cambria"/>
          <w:bCs/>
          <w:sz w:val="28"/>
          <w:szCs w:val="28"/>
        </w:rPr>
        <w:t xml:space="preserve"> and a face-full of steam</w:t>
      </w:r>
      <w:r w:rsidR="00A8554A">
        <w:rPr>
          <w:rFonts w:ascii="Cambria" w:hAnsi="Cambria"/>
          <w:bCs/>
          <w:sz w:val="28"/>
          <w:szCs w:val="28"/>
        </w:rPr>
        <w:t xml:space="preserve">, Savannah </w:t>
      </w:r>
      <w:r w:rsidR="008A69D8">
        <w:rPr>
          <w:rFonts w:ascii="Cambria" w:hAnsi="Cambria"/>
          <w:bCs/>
          <w:sz w:val="28"/>
          <w:szCs w:val="28"/>
        </w:rPr>
        <w:t xml:space="preserve">resorted to </w:t>
      </w:r>
      <w:r w:rsidR="00D84341">
        <w:rPr>
          <w:rFonts w:ascii="Cambria" w:hAnsi="Cambria"/>
          <w:bCs/>
          <w:sz w:val="28"/>
          <w:szCs w:val="28"/>
        </w:rPr>
        <w:t>a cup of instant</w:t>
      </w:r>
      <w:r w:rsidR="00657B75">
        <w:rPr>
          <w:rFonts w:ascii="Cambria" w:hAnsi="Cambria"/>
          <w:bCs/>
          <w:sz w:val="28"/>
          <w:szCs w:val="28"/>
        </w:rPr>
        <w:t xml:space="preserve">, </w:t>
      </w:r>
      <w:r w:rsidR="00A8554A">
        <w:rPr>
          <w:rFonts w:ascii="Cambria" w:hAnsi="Cambria"/>
          <w:bCs/>
          <w:sz w:val="28"/>
          <w:szCs w:val="28"/>
        </w:rPr>
        <w:t>and</w:t>
      </w:r>
      <w:r w:rsidR="00C43029">
        <w:rPr>
          <w:rFonts w:ascii="Cambria" w:hAnsi="Cambria"/>
          <w:bCs/>
          <w:sz w:val="28"/>
          <w:szCs w:val="28"/>
        </w:rPr>
        <w:t xml:space="preserve"> </w:t>
      </w:r>
      <w:r w:rsidR="00F70690">
        <w:rPr>
          <w:rFonts w:ascii="Cambria" w:hAnsi="Cambria"/>
          <w:bCs/>
          <w:sz w:val="28"/>
          <w:szCs w:val="28"/>
        </w:rPr>
        <w:t>returned</w:t>
      </w:r>
      <w:r w:rsidR="00C43029">
        <w:rPr>
          <w:rFonts w:ascii="Cambria" w:hAnsi="Cambria"/>
          <w:bCs/>
          <w:sz w:val="28"/>
          <w:szCs w:val="28"/>
        </w:rPr>
        <w:t xml:space="preserve"> to the </w:t>
      </w:r>
      <w:del w:id="25419" w:author="Claire S" w:date="2026-06-05T17:02:00Z" w16du:dateUtc="2026-06-05T16:02:00Z">
        <w:r w:rsidR="00C43029" w:rsidDel="003A1882">
          <w:rPr>
            <w:rFonts w:ascii="Cambria" w:hAnsi="Cambria"/>
            <w:bCs/>
            <w:sz w:val="28"/>
            <w:szCs w:val="28"/>
          </w:rPr>
          <w:delText>video</w:delText>
        </w:r>
        <w:r w:rsidR="004670CC" w:rsidDel="003A1882">
          <w:rPr>
            <w:rFonts w:ascii="Cambria" w:hAnsi="Cambria"/>
            <w:bCs/>
            <w:sz w:val="28"/>
            <w:szCs w:val="28"/>
          </w:rPr>
          <w:delText xml:space="preserve"> </w:delText>
        </w:r>
      </w:del>
      <w:ins w:id="25420" w:author="Claire S" w:date="2026-06-05T17:02:00Z" w16du:dateUtc="2026-06-05T16:02:00Z">
        <w:r w:rsidR="003A1882">
          <w:rPr>
            <w:rFonts w:ascii="Cambria" w:hAnsi="Cambria"/>
            <w:bCs/>
            <w:sz w:val="28"/>
            <w:szCs w:val="28"/>
          </w:rPr>
          <w:t xml:space="preserve">doorbell </w:t>
        </w:r>
      </w:ins>
      <w:r w:rsidR="00592D17">
        <w:rPr>
          <w:rFonts w:ascii="Cambria" w:hAnsi="Cambria"/>
          <w:bCs/>
          <w:sz w:val="28"/>
          <w:szCs w:val="28"/>
        </w:rPr>
        <w:t>footage</w:t>
      </w:r>
      <w:ins w:id="25421" w:author="Claire S" w:date="2026-06-08T17:25:00Z" w16du:dateUtc="2026-06-08T16:25:00Z">
        <w:r w:rsidR="00FA4155">
          <w:rPr>
            <w:rFonts w:ascii="Cambria" w:hAnsi="Cambria"/>
            <w:bCs/>
            <w:sz w:val="28"/>
            <w:szCs w:val="28"/>
          </w:rPr>
          <w:t xml:space="preserve"> on Dex’s old phone</w:t>
        </w:r>
      </w:ins>
      <w:r w:rsidR="00D84341">
        <w:rPr>
          <w:rFonts w:ascii="Cambria" w:hAnsi="Cambria"/>
          <w:bCs/>
          <w:sz w:val="28"/>
          <w:szCs w:val="28"/>
        </w:rPr>
        <w:t>.</w:t>
      </w:r>
      <w:r w:rsidR="00D84341">
        <w:rPr>
          <w:rFonts w:ascii="Cambria" w:hAnsi="Cambria"/>
          <w:bCs/>
          <w:sz w:val="28"/>
          <w:szCs w:val="28"/>
        </w:rPr>
        <w:tab/>
      </w:r>
    </w:p>
    <w:p w14:paraId="41A8EDCE" w14:textId="321241F4" w:rsidR="00D94B2C" w:rsidRDefault="00657B75" w:rsidP="00D94B2C">
      <w:pPr>
        <w:spacing w:line="360" w:lineRule="auto"/>
        <w:ind w:firstLine="720"/>
        <w:contextualSpacing/>
        <w:rPr>
          <w:rFonts w:ascii="Cambria" w:hAnsi="Cambria"/>
          <w:bCs/>
          <w:sz w:val="28"/>
          <w:szCs w:val="28"/>
        </w:rPr>
      </w:pPr>
      <w:r w:rsidRPr="00BB0795">
        <w:rPr>
          <w:rFonts w:ascii="Cambria" w:hAnsi="Cambria"/>
          <w:bCs/>
          <w:sz w:val="28"/>
          <w:szCs w:val="28"/>
        </w:rPr>
        <w:t>Over the</w:t>
      </w:r>
      <w:r>
        <w:rPr>
          <w:rFonts w:ascii="Cambria" w:hAnsi="Cambria"/>
          <w:bCs/>
          <w:sz w:val="28"/>
          <w:szCs w:val="28"/>
        </w:rPr>
        <w:t xml:space="preserve"> next half hour, Savannah </w:t>
      </w:r>
      <w:r w:rsidR="00C43029">
        <w:rPr>
          <w:rFonts w:ascii="Cambria" w:hAnsi="Cambria"/>
          <w:bCs/>
          <w:sz w:val="28"/>
          <w:szCs w:val="28"/>
        </w:rPr>
        <w:t>watched</w:t>
      </w:r>
      <w:r w:rsidR="00592D17">
        <w:rPr>
          <w:rFonts w:ascii="Cambria" w:hAnsi="Cambria"/>
          <w:bCs/>
          <w:sz w:val="28"/>
          <w:szCs w:val="28"/>
        </w:rPr>
        <w:t xml:space="preserve"> herself come and go</w:t>
      </w:r>
      <w:r w:rsidR="00A8554A">
        <w:rPr>
          <w:rFonts w:ascii="Cambria" w:hAnsi="Cambria"/>
          <w:bCs/>
          <w:sz w:val="28"/>
          <w:szCs w:val="28"/>
        </w:rPr>
        <w:t xml:space="preserve"> from her own house</w:t>
      </w:r>
      <w:del w:id="25422" w:author="Daisy Watt" w:date="2026-06-24T08:52:00Z" w16du:dateUtc="2026-06-24T06:52:00Z">
        <w:r w:rsidR="00D84341" w:rsidDel="003E034F">
          <w:rPr>
            <w:rFonts w:ascii="Cambria" w:hAnsi="Cambria"/>
            <w:bCs/>
            <w:sz w:val="28"/>
            <w:szCs w:val="28"/>
          </w:rPr>
          <w:delText xml:space="preserve"> </w:delText>
        </w:r>
        <w:r w:rsidR="00D84341" w:rsidRPr="003E034F" w:rsidDel="003E034F">
          <w:rPr>
            <w:rFonts w:ascii="Cambria" w:hAnsi="Cambria"/>
            <w:bCs/>
            <w:sz w:val="28"/>
            <w:szCs w:val="28"/>
            <w:highlight w:val="yellow"/>
            <w:rPrChange w:id="25423" w:author="Daisy Watt" w:date="2026-06-24T08:51:00Z" w16du:dateUtc="2026-06-24T06:51:00Z">
              <w:rPr>
                <w:rFonts w:ascii="Cambria" w:hAnsi="Cambria"/>
                <w:bCs/>
                <w:sz w:val="28"/>
                <w:szCs w:val="28"/>
              </w:rPr>
            </w:rPrChange>
          </w:rPr>
          <w:delText>over</w:delText>
        </w:r>
        <w:r w:rsidR="00D84341" w:rsidDel="003E034F">
          <w:rPr>
            <w:rFonts w:ascii="Cambria" w:hAnsi="Cambria"/>
            <w:bCs/>
            <w:sz w:val="28"/>
            <w:szCs w:val="28"/>
          </w:rPr>
          <w:delText xml:space="preserve"> the past few days</w:delText>
        </w:r>
      </w:del>
      <w:r w:rsidR="009A476F">
        <w:rPr>
          <w:rFonts w:ascii="Cambria" w:hAnsi="Cambria"/>
          <w:bCs/>
          <w:sz w:val="28"/>
          <w:szCs w:val="28"/>
        </w:rPr>
        <w:t>,</w:t>
      </w:r>
      <w:r w:rsidR="00D84341">
        <w:rPr>
          <w:rFonts w:ascii="Cambria" w:hAnsi="Cambria"/>
          <w:bCs/>
          <w:sz w:val="28"/>
          <w:szCs w:val="28"/>
        </w:rPr>
        <w:t xml:space="preserve"> trying</w:t>
      </w:r>
      <w:r w:rsidR="000303AA">
        <w:rPr>
          <w:rFonts w:ascii="Cambria" w:hAnsi="Cambria"/>
          <w:bCs/>
          <w:sz w:val="28"/>
          <w:szCs w:val="28"/>
        </w:rPr>
        <w:t xml:space="preserve"> her </w:t>
      </w:r>
      <w:r w:rsidR="00D94B2C">
        <w:rPr>
          <w:rFonts w:ascii="Cambria" w:hAnsi="Cambria"/>
          <w:bCs/>
          <w:sz w:val="28"/>
          <w:szCs w:val="28"/>
        </w:rPr>
        <w:t>hardes</w:t>
      </w:r>
      <w:r w:rsidR="000303AA">
        <w:rPr>
          <w:rFonts w:ascii="Cambria" w:hAnsi="Cambria"/>
          <w:bCs/>
          <w:sz w:val="28"/>
          <w:szCs w:val="28"/>
        </w:rPr>
        <w:t>t</w:t>
      </w:r>
      <w:r w:rsidR="00D84341">
        <w:rPr>
          <w:rFonts w:ascii="Cambria" w:hAnsi="Cambria"/>
          <w:bCs/>
          <w:sz w:val="28"/>
          <w:szCs w:val="28"/>
        </w:rPr>
        <w:t xml:space="preserve"> </w:t>
      </w:r>
      <w:r w:rsidR="000303AA">
        <w:rPr>
          <w:rFonts w:ascii="Cambria" w:hAnsi="Cambria"/>
          <w:bCs/>
          <w:sz w:val="28"/>
          <w:szCs w:val="28"/>
        </w:rPr>
        <w:t>to concentrate</w:t>
      </w:r>
      <w:r w:rsidR="00F70690">
        <w:rPr>
          <w:rFonts w:ascii="Cambria" w:hAnsi="Cambria"/>
          <w:bCs/>
          <w:sz w:val="28"/>
          <w:szCs w:val="28"/>
        </w:rPr>
        <w:t xml:space="preserve"> on details</w:t>
      </w:r>
      <w:del w:id="25424" w:author="Daisy Watt" w:date="2026-06-24T08:52:00Z" w16du:dateUtc="2026-06-24T06:52:00Z">
        <w:r w:rsidR="00F70690" w:rsidDel="003E034F">
          <w:rPr>
            <w:rFonts w:ascii="Cambria" w:hAnsi="Cambria"/>
            <w:bCs/>
            <w:sz w:val="28"/>
            <w:szCs w:val="28"/>
          </w:rPr>
          <w:delText>,</w:delText>
        </w:r>
        <w:r w:rsidR="000303AA" w:rsidDel="003E034F">
          <w:rPr>
            <w:rFonts w:ascii="Cambria" w:hAnsi="Cambria"/>
            <w:bCs/>
            <w:sz w:val="28"/>
            <w:szCs w:val="28"/>
          </w:rPr>
          <w:delText xml:space="preserve"> </w:delText>
        </w:r>
        <w:r w:rsidR="00D94B2C" w:rsidDel="003E034F">
          <w:rPr>
            <w:rFonts w:ascii="Cambria" w:hAnsi="Cambria"/>
            <w:bCs/>
            <w:sz w:val="28"/>
            <w:szCs w:val="28"/>
          </w:rPr>
          <w:delText xml:space="preserve">rather than </w:delText>
        </w:r>
        <w:r w:rsidR="00D84341" w:rsidDel="003E034F">
          <w:rPr>
            <w:rFonts w:ascii="Cambria" w:hAnsi="Cambria"/>
            <w:bCs/>
            <w:sz w:val="28"/>
            <w:szCs w:val="28"/>
          </w:rPr>
          <w:delText>focus</w:delText>
        </w:r>
        <w:r w:rsidR="00D94B2C" w:rsidDel="003E034F">
          <w:rPr>
            <w:rFonts w:ascii="Cambria" w:hAnsi="Cambria"/>
            <w:bCs/>
            <w:sz w:val="28"/>
            <w:szCs w:val="28"/>
          </w:rPr>
          <w:delText>sing</w:delText>
        </w:r>
        <w:r w:rsidR="00D84341" w:rsidDel="003E034F">
          <w:rPr>
            <w:rFonts w:ascii="Cambria" w:hAnsi="Cambria"/>
            <w:bCs/>
            <w:sz w:val="28"/>
            <w:szCs w:val="28"/>
          </w:rPr>
          <w:delText xml:space="preserve"> </w:delText>
        </w:r>
        <w:r w:rsidR="00CC5F22" w:rsidDel="003E034F">
          <w:rPr>
            <w:rFonts w:ascii="Cambria" w:hAnsi="Cambria"/>
            <w:bCs/>
            <w:sz w:val="28"/>
            <w:szCs w:val="28"/>
          </w:rPr>
          <w:delText xml:space="preserve">solely </w:delText>
        </w:r>
        <w:r w:rsidR="00D84341" w:rsidDel="003E034F">
          <w:rPr>
            <w:rFonts w:ascii="Cambria" w:hAnsi="Cambria"/>
            <w:bCs/>
            <w:sz w:val="28"/>
            <w:szCs w:val="28"/>
          </w:rPr>
          <w:delText>on</w:delText>
        </w:r>
      </w:del>
      <w:ins w:id="25425" w:author="Daisy Watt" w:date="2026-06-24T08:52:00Z" w16du:dateUtc="2026-06-24T06:52:00Z">
        <w:r w:rsidR="003E034F">
          <w:rPr>
            <w:rFonts w:ascii="Cambria" w:hAnsi="Cambria"/>
            <w:bCs/>
            <w:sz w:val="28"/>
            <w:szCs w:val="28"/>
          </w:rPr>
          <w:t xml:space="preserve"> other than</w:t>
        </w:r>
      </w:ins>
      <w:r w:rsidR="00D84341">
        <w:rPr>
          <w:rFonts w:ascii="Cambria" w:hAnsi="Cambria"/>
          <w:bCs/>
          <w:sz w:val="28"/>
          <w:szCs w:val="28"/>
        </w:rPr>
        <w:t xml:space="preserve"> her appearance</w:t>
      </w:r>
      <w:r w:rsidR="00592D17">
        <w:rPr>
          <w:rFonts w:ascii="Cambria" w:hAnsi="Cambria"/>
          <w:bCs/>
          <w:sz w:val="28"/>
          <w:szCs w:val="28"/>
        </w:rPr>
        <w:t xml:space="preserve">.  </w:t>
      </w:r>
    </w:p>
    <w:p w14:paraId="45A22D2E" w14:textId="2E4BB19C" w:rsidR="00D84341" w:rsidRDefault="00592D17" w:rsidP="00D94B2C">
      <w:pPr>
        <w:spacing w:line="360" w:lineRule="auto"/>
        <w:ind w:firstLine="720"/>
        <w:contextualSpacing/>
        <w:rPr>
          <w:rFonts w:ascii="Cambria" w:hAnsi="Cambria"/>
          <w:bCs/>
          <w:sz w:val="28"/>
          <w:szCs w:val="28"/>
        </w:rPr>
      </w:pPr>
      <w:r>
        <w:rPr>
          <w:rFonts w:ascii="Cambria" w:hAnsi="Cambria"/>
          <w:bCs/>
          <w:sz w:val="28"/>
          <w:szCs w:val="28"/>
        </w:rPr>
        <w:t xml:space="preserve">She </w:t>
      </w:r>
      <w:r w:rsidR="00D84341">
        <w:rPr>
          <w:rFonts w:ascii="Cambria" w:hAnsi="Cambria"/>
          <w:bCs/>
          <w:sz w:val="28"/>
          <w:szCs w:val="28"/>
        </w:rPr>
        <w:t xml:space="preserve">saw Jackson arrive on Monday night and leave again </w:t>
      </w:r>
      <w:r w:rsidR="00235A53">
        <w:rPr>
          <w:rFonts w:ascii="Cambria" w:hAnsi="Cambria"/>
          <w:bCs/>
          <w:sz w:val="28"/>
          <w:szCs w:val="28"/>
        </w:rPr>
        <w:t xml:space="preserve">an hour or </w:t>
      </w:r>
      <w:r w:rsidR="000F63BD">
        <w:rPr>
          <w:rFonts w:ascii="Cambria" w:hAnsi="Cambria"/>
          <w:bCs/>
          <w:sz w:val="28"/>
          <w:szCs w:val="28"/>
        </w:rPr>
        <w:t>so</w:t>
      </w:r>
      <w:r w:rsidR="00D84341">
        <w:rPr>
          <w:rFonts w:ascii="Cambria" w:hAnsi="Cambria"/>
          <w:bCs/>
          <w:sz w:val="28"/>
          <w:szCs w:val="28"/>
        </w:rPr>
        <w:t xml:space="preserve"> later</w:t>
      </w:r>
      <w:del w:id="25426" w:author="Daisy Watt" w:date="2026-06-24T08:53:00Z" w16du:dateUtc="2026-06-24T06:53:00Z">
        <w:r w:rsidR="000F63BD" w:rsidDel="00385BD1">
          <w:rPr>
            <w:rFonts w:ascii="Cambria" w:hAnsi="Cambria"/>
            <w:bCs/>
            <w:sz w:val="28"/>
            <w:szCs w:val="28"/>
          </w:rPr>
          <w:delText>;</w:delText>
        </w:r>
      </w:del>
      <w:ins w:id="25427" w:author="Daisy Watt" w:date="2026-06-24T08:53:00Z" w16du:dateUtc="2026-06-24T06:53:00Z">
        <w:r w:rsidR="00385BD1">
          <w:rPr>
            <w:rFonts w:ascii="Cambria" w:hAnsi="Cambria"/>
            <w:bCs/>
            <w:sz w:val="28"/>
            <w:szCs w:val="28"/>
          </w:rPr>
          <w:t>,</w:t>
        </w:r>
      </w:ins>
      <w:r w:rsidR="00D84341">
        <w:rPr>
          <w:rFonts w:ascii="Cambria" w:hAnsi="Cambria"/>
          <w:bCs/>
          <w:sz w:val="28"/>
          <w:szCs w:val="28"/>
        </w:rPr>
        <w:t xml:space="preserve"> strolling down the drive, not a care in the world.  She </w:t>
      </w:r>
      <w:r>
        <w:rPr>
          <w:rFonts w:ascii="Cambria" w:hAnsi="Cambria"/>
          <w:bCs/>
          <w:sz w:val="28"/>
          <w:szCs w:val="28"/>
        </w:rPr>
        <w:t xml:space="preserve">watched Maria take </w:t>
      </w:r>
      <w:del w:id="25428" w:author="Daisy Watt" w:date="2026-06-24T08:53:00Z" w16du:dateUtc="2026-06-24T06:53:00Z">
        <w:r w:rsidR="003378C9" w:rsidDel="00385BD1">
          <w:rPr>
            <w:rFonts w:ascii="Cambria" w:hAnsi="Cambria"/>
            <w:bCs/>
            <w:sz w:val="28"/>
            <w:szCs w:val="28"/>
          </w:rPr>
          <w:delText xml:space="preserve">the Chihuahua </w:delText>
        </w:r>
      </w:del>
      <w:r>
        <w:rPr>
          <w:rFonts w:ascii="Cambria" w:hAnsi="Cambria"/>
          <w:bCs/>
          <w:sz w:val="28"/>
          <w:szCs w:val="28"/>
        </w:rPr>
        <w:t xml:space="preserve">Kylie out for the world’s shortest walk – three </w:t>
      </w:r>
      <w:r w:rsidR="00487E48">
        <w:rPr>
          <w:rFonts w:ascii="Cambria" w:hAnsi="Cambria"/>
          <w:bCs/>
          <w:sz w:val="28"/>
          <w:szCs w:val="28"/>
        </w:rPr>
        <w:t xml:space="preserve">and a half </w:t>
      </w:r>
      <w:r>
        <w:rPr>
          <w:rFonts w:ascii="Cambria" w:hAnsi="Cambria"/>
          <w:bCs/>
          <w:sz w:val="28"/>
          <w:szCs w:val="28"/>
        </w:rPr>
        <w:t xml:space="preserve">minutes – </w:t>
      </w:r>
      <w:r w:rsidR="00A861E6">
        <w:rPr>
          <w:rFonts w:ascii="Cambria" w:hAnsi="Cambria"/>
          <w:bCs/>
          <w:sz w:val="28"/>
          <w:szCs w:val="28"/>
        </w:rPr>
        <w:t>the next day</w:t>
      </w:r>
      <w:r w:rsidR="00E4276B">
        <w:rPr>
          <w:rFonts w:ascii="Cambria" w:hAnsi="Cambria"/>
          <w:bCs/>
          <w:sz w:val="28"/>
          <w:szCs w:val="28"/>
        </w:rPr>
        <w:t>.  Sh</w:t>
      </w:r>
      <w:r>
        <w:rPr>
          <w:rFonts w:ascii="Cambria" w:hAnsi="Cambria"/>
          <w:bCs/>
          <w:sz w:val="28"/>
          <w:szCs w:val="28"/>
        </w:rPr>
        <w:t>e watched the guards come and go</w:t>
      </w:r>
      <w:del w:id="25429" w:author="Daisy Watt" w:date="2026-06-24T08:53:00Z" w16du:dateUtc="2026-06-24T06:53:00Z">
        <w:r w:rsidR="00E4276B" w:rsidDel="009226B4">
          <w:rPr>
            <w:rFonts w:ascii="Cambria" w:hAnsi="Cambria"/>
            <w:bCs/>
            <w:sz w:val="28"/>
            <w:szCs w:val="28"/>
          </w:rPr>
          <w:delText>;</w:delText>
        </w:r>
      </w:del>
      <w:ins w:id="25430" w:author="Daisy Watt" w:date="2026-06-24T08:53:00Z" w16du:dateUtc="2026-06-24T06:53:00Z">
        <w:r w:rsidR="009226B4">
          <w:rPr>
            <w:rFonts w:ascii="Cambria" w:hAnsi="Cambria"/>
            <w:bCs/>
            <w:sz w:val="28"/>
            <w:szCs w:val="28"/>
          </w:rPr>
          <w:t xml:space="preserve"> –</w:t>
        </w:r>
      </w:ins>
      <w:r w:rsidR="00D84341">
        <w:rPr>
          <w:rFonts w:ascii="Cambria" w:hAnsi="Cambria"/>
          <w:bCs/>
          <w:sz w:val="28"/>
          <w:szCs w:val="28"/>
        </w:rPr>
        <w:t xml:space="preserve"> bantering, drinking Maria’s tea, throwing a ball for the </w:t>
      </w:r>
      <w:r w:rsidR="001C3C9D">
        <w:rPr>
          <w:rFonts w:ascii="Cambria" w:hAnsi="Cambria"/>
          <w:bCs/>
          <w:sz w:val="28"/>
          <w:szCs w:val="28"/>
        </w:rPr>
        <w:t xml:space="preserve">big Alsatian </w:t>
      </w:r>
      <w:del w:id="25431" w:author="Daisy Watt" w:date="2026-06-24T08:53:00Z" w16du:dateUtc="2026-06-24T06:53:00Z">
        <w:r w:rsidR="00D84341" w:rsidDel="009226B4">
          <w:rPr>
            <w:rFonts w:ascii="Cambria" w:hAnsi="Cambria"/>
            <w:bCs/>
            <w:sz w:val="28"/>
            <w:szCs w:val="28"/>
          </w:rPr>
          <w:delText>dog</w:delText>
        </w:r>
        <w:r w:rsidR="000F63BD" w:rsidDel="009226B4">
          <w:rPr>
            <w:rFonts w:ascii="Cambria" w:hAnsi="Cambria"/>
            <w:bCs/>
            <w:sz w:val="28"/>
            <w:szCs w:val="28"/>
          </w:rPr>
          <w:delText xml:space="preserve"> </w:delText>
        </w:r>
      </w:del>
      <w:r w:rsidR="000F63BD">
        <w:rPr>
          <w:rFonts w:ascii="Cambria" w:hAnsi="Cambria"/>
          <w:bCs/>
          <w:sz w:val="28"/>
          <w:szCs w:val="28"/>
        </w:rPr>
        <w:t>on the front lawn</w:t>
      </w:r>
      <w:r>
        <w:rPr>
          <w:rFonts w:ascii="Cambria" w:hAnsi="Cambria"/>
          <w:bCs/>
          <w:sz w:val="28"/>
          <w:szCs w:val="28"/>
        </w:rPr>
        <w:t>.</w:t>
      </w:r>
      <w:r w:rsidR="00E4276B">
        <w:rPr>
          <w:rFonts w:ascii="Cambria" w:hAnsi="Cambria"/>
          <w:bCs/>
          <w:sz w:val="28"/>
          <w:szCs w:val="28"/>
        </w:rPr>
        <w:t xml:space="preserve">  Her gardener would disapprove.</w:t>
      </w:r>
    </w:p>
    <w:p w14:paraId="2C23676C" w14:textId="5422D3C5" w:rsidR="00033132" w:rsidRDefault="00033132" w:rsidP="00033132">
      <w:pPr>
        <w:spacing w:line="360" w:lineRule="auto"/>
        <w:ind w:firstLine="720"/>
        <w:contextualSpacing/>
        <w:rPr>
          <w:rFonts w:ascii="Cambria" w:hAnsi="Cambria"/>
          <w:bCs/>
          <w:sz w:val="28"/>
          <w:szCs w:val="28"/>
        </w:rPr>
      </w:pPr>
      <w:r>
        <w:rPr>
          <w:rFonts w:ascii="Cambria" w:hAnsi="Cambria"/>
          <w:bCs/>
          <w:sz w:val="28"/>
          <w:szCs w:val="28"/>
        </w:rPr>
        <w:t xml:space="preserve">And then </w:t>
      </w:r>
      <w:r w:rsidR="003378C9">
        <w:rPr>
          <w:rFonts w:ascii="Cambria" w:hAnsi="Cambria"/>
          <w:bCs/>
          <w:sz w:val="28"/>
          <w:szCs w:val="28"/>
        </w:rPr>
        <w:t xml:space="preserve">Savannah </w:t>
      </w:r>
      <w:r>
        <w:rPr>
          <w:rFonts w:ascii="Cambria" w:hAnsi="Cambria"/>
          <w:bCs/>
          <w:sz w:val="28"/>
          <w:szCs w:val="28"/>
        </w:rPr>
        <w:t>stopped the video in surprise</w:t>
      </w:r>
      <w:r w:rsidR="00A861E6">
        <w:rPr>
          <w:rFonts w:ascii="Cambria" w:hAnsi="Cambria"/>
          <w:bCs/>
          <w:sz w:val="28"/>
          <w:szCs w:val="28"/>
        </w:rPr>
        <w:t>,</w:t>
      </w:r>
      <w:r>
        <w:rPr>
          <w:rFonts w:ascii="Cambria" w:hAnsi="Cambria"/>
          <w:bCs/>
          <w:sz w:val="28"/>
          <w:szCs w:val="28"/>
        </w:rPr>
        <w:t xml:space="preserve"> and rewound back to Tuesday night, around 7</w:t>
      </w:r>
      <w:del w:id="25432" w:author="Daisy Watt" w:date="2026-06-24T08:53:00Z" w16du:dateUtc="2026-06-24T06:53:00Z">
        <w:r w:rsidDel="004B65C8">
          <w:rPr>
            <w:rFonts w:ascii="Cambria" w:hAnsi="Cambria"/>
            <w:bCs/>
            <w:sz w:val="28"/>
            <w:szCs w:val="28"/>
          </w:rPr>
          <w:delText>pm</w:delText>
        </w:r>
      </w:del>
      <w:ins w:id="25433" w:author="Daisy Watt" w:date="2026-06-24T08:53:00Z" w16du:dateUtc="2026-06-24T06:53:00Z">
        <w:r w:rsidR="004B65C8">
          <w:rPr>
            <w:rFonts w:ascii="Cambria" w:hAnsi="Cambria"/>
            <w:bCs/>
            <w:sz w:val="28"/>
            <w:szCs w:val="28"/>
          </w:rPr>
          <w:t xml:space="preserve"> p.m</w:t>
        </w:r>
      </w:ins>
      <w:r>
        <w:rPr>
          <w:rFonts w:ascii="Cambria" w:hAnsi="Cambria"/>
          <w:bCs/>
          <w:sz w:val="28"/>
          <w:szCs w:val="28"/>
        </w:rPr>
        <w:t>.</w:t>
      </w:r>
    </w:p>
    <w:p w14:paraId="7601CA22" w14:textId="54521698" w:rsidR="00D21EF0" w:rsidRDefault="00D21EF0" w:rsidP="00033132">
      <w:pPr>
        <w:spacing w:line="360" w:lineRule="auto"/>
        <w:ind w:firstLine="720"/>
        <w:contextualSpacing/>
        <w:rPr>
          <w:rFonts w:ascii="Cambria" w:hAnsi="Cambria"/>
          <w:bCs/>
          <w:sz w:val="28"/>
          <w:szCs w:val="28"/>
        </w:rPr>
      </w:pPr>
      <w:r>
        <w:rPr>
          <w:rFonts w:ascii="Cambria" w:hAnsi="Cambria"/>
          <w:bCs/>
          <w:sz w:val="28"/>
          <w:szCs w:val="28"/>
        </w:rPr>
        <w:t>There was Jackson</w:t>
      </w:r>
      <w:r w:rsidR="00A861E6">
        <w:rPr>
          <w:rFonts w:ascii="Cambria" w:hAnsi="Cambria"/>
          <w:bCs/>
          <w:sz w:val="28"/>
          <w:szCs w:val="28"/>
        </w:rPr>
        <w:t xml:space="preserve"> Rayne</w:t>
      </w:r>
      <w:r>
        <w:rPr>
          <w:rFonts w:ascii="Cambria" w:hAnsi="Cambria"/>
          <w:bCs/>
          <w:sz w:val="28"/>
          <w:szCs w:val="28"/>
        </w:rPr>
        <w:t>, at the gate</w:t>
      </w:r>
      <w:r w:rsidR="00A861E6">
        <w:rPr>
          <w:rFonts w:ascii="Cambria" w:hAnsi="Cambria"/>
          <w:bCs/>
          <w:sz w:val="28"/>
          <w:szCs w:val="28"/>
        </w:rPr>
        <w:t xml:space="preserve"> </w:t>
      </w:r>
      <w:del w:id="25434" w:author="Daisy Watt" w:date="2026-06-24T08:53:00Z" w16du:dateUtc="2026-06-24T06:53:00Z">
        <w:r w:rsidR="00A861E6" w:rsidDel="004B65C8">
          <w:rPr>
            <w:rFonts w:ascii="Cambria" w:hAnsi="Cambria"/>
            <w:bCs/>
            <w:sz w:val="28"/>
            <w:szCs w:val="28"/>
          </w:rPr>
          <w:delText>-</w:delText>
        </w:r>
      </w:del>
      <w:ins w:id="25435" w:author="Daisy Watt" w:date="2026-06-24T08:53:00Z" w16du:dateUtc="2026-06-24T06:53:00Z">
        <w:r w:rsidR="004B65C8">
          <w:rPr>
            <w:rFonts w:ascii="Cambria" w:hAnsi="Cambria"/>
            <w:bCs/>
            <w:sz w:val="28"/>
            <w:szCs w:val="28"/>
          </w:rPr>
          <w:t>–</w:t>
        </w:r>
      </w:ins>
      <w:r>
        <w:rPr>
          <w:rFonts w:ascii="Cambria" w:hAnsi="Cambria"/>
          <w:bCs/>
          <w:sz w:val="28"/>
          <w:szCs w:val="28"/>
        </w:rPr>
        <w:t xml:space="preserve"> but she hadn’t seen him that night, had she? </w:t>
      </w:r>
      <w:r w:rsidR="007A6E0B">
        <w:rPr>
          <w:rFonts w:ascii="Cambria" w:hAnsi="Cambria"/>
          <w:bCs/>
          <w:sz w:val="28"/>
          <w:szCs w:val="28"/>
        </w:rPr>
        <w:t>He’d only been here once</w:t>
      </w:r>
      <w:ins w:id="25436" w:author="Daisy Watt" w:date="2026-06-24T08:53:00Z" w16du:dateUtc="2026-06-24T06:53:00Z">
        <w:r w:rsidR="004B65C8">
          <w:rPr>
            <w:rFonts w:ascii="Cambria" w:hAnsi="Cambria"/>
            <w:bCs/>
            <w:sz w:val="28"/>
            <w:szCs w:val="28"/>
          </w:rPr>
          <w:t>,</w:t>
        </w:r>
      </w:ins>
      <w:r w:rsidR="007A6E0B">
        <w:rPr>
          <w:rFonts w:ascii="Cambria" w:hAnsi="Cambria"/>
          <w:bCs/>
          <w:sz w:val="28"/>
          <w:szCs w:val="28"/>
        </w:rPr>
        <w:t xml:space="preserve"> since Dex died.</w:t>
      </w:r>
      <w:r>
        <w:rPr>
          <w:rFonts w:ascii="Cambria" w:hAnsi="Cambria"/>
          <w:bCs/>
          <w:sz w:val="28"/>
          <w:szCs w:val="28"/>
        </w:rPr>
        <w:t xml:space="preserve"> A black taxi was ticking</w:t>
      </w:r>
      <w:r w:rsidR="007A6E0B">
        <w:rPr>
          <w:rFonts w:ascii="Cambria" w:hAnsi="Cambria"/>
          <w:bCs/>
          <w:sz w:val="28"/>
          <w:szCs w:val="28"/>
        </w:rPr>
        <w:t xml:space="preserve"> on the street</w:t>
      </w:r>
      <w:r>
        <w:rPr>
          <w:rFonts w:ascii="Cambria" w:hAnsi="Cambria"/>
          <w:bCs/>
          <w:sz w:val="28"/>
          <w:szCs w:val="28"/>
        </w:rPr>
        <w:t xml:space="preserve"> behind him, she could </w:t>
      </w:r>
      <w:r w:rsidR="007A6E0B">
        <w:rPr>
          <w:rFonts w:ascii="Cambria" w:hAnsi="Cambria"/>
          <w:bCs/>
          <w:sz w:val="28"/>
          <w:szCs w:val="28"/>
        </w:rPr>
        <w:t xml:space="preserve">just about </w:t>
      </w:r>
      <w:r>
        <w:rPr>
          <w:rFonts w:ascii="Cambria" w:hAnsi="Cambria"/>
          <w:bCs/>
          <w:sz w:val="28"/>
          <w:szCs w:val="28"/>
        </w:rPr>
        <w:t>see</w:t>
      </w:r>
      <w:r w:rsidR="00AC51A5">
        <w:rPr>
          <w:rFonts w:ascii="Cambria" w:hAnsi="Cambria"/>
          <w:bCs/>
          <w:sz w:val="28"/>
          <w:szCs w:val="28"/>
        </w:rPr>
        <w:t>, as t</w:t>
      </w:r>
      <w:r>
        <w:rPr>
          <w:rFonts w:ascii="Cambria" w:hAnsi="Cambria"/>
          <w:bCs/>
          <w:sz w:val="28"/>
          <w:szCs w:val="28"/>
        </w:rPr>
        <w:t xml:space="preserve">he </w:t>
      </w:r>
      <w:r w:rsidR="00AB54FF">
        <w:rPr>
          <w:rFonts w:ascii="Cambria" w:hAnsi="Cambria"/>
          <w:bCs/>
          <w:sz w:val="28"/>
          <w:szCs w:val="28"/>
        </w:rPr>
        <w:t>security</w:t>
      </w:r>
      <w:del w:id="25437" w:author="Daisy Watt" w:date="2026-06-24T08:54:00Z" w16du:dateUtc="2026-06-24T06:54:00Z">
        <w:r w:rsidR="00AB54FF" w:rsidDel="00D90FB4">
          <w:rPr>
            <w:rFonts w:ascii="Cambria" w:hAnsi="Cambria"/>
            <w:bCs/>
            <w:sz w:val="28"/>
            <w:szCs w:val="28"/>
          </w:rPr>
          <w:delText>-</w:delText>
        </w:r>
      </w:del>
      <w:ins w:id="25438" w:author="Daisy Watt" w:date="2026-06-24T08:54:00Z" w16du:dateUtc="2026-06-24T06:54:00Z">
        <w:r w:rsidR="00D90FB4">
          <w:rPr>
            <w:rFonts w:ascii="Cambria" w:hAnsi="Cambria"/>
            <w:bCs/>
            <w:sz w:val="28"/>
            <w:szCs w:val="28"/>
          </w:rPr>
          <w:t xml:space="preserve"> </w:t>
        </w:r>
      </w:ins>
      <w:r>
        <w:rPr>
          <w:rFonts w:ascii="Cambria" w:hAnsi="Cambria"/>
          <w:bCs/>
          <w:sz w:val="28"/>
          <w:szCs w:val="28"/>
        </w:rPr>
        <w:t xml:space="preserve">guard </w:t>
      </w:r>
      <w:r w:rsidR="00043FE7">
        <w:rPr>
          <w:rFonts w:ascii="Cambria" w:hAnsi="Cambria"/>
          <w:bCs/>
          <w:sz w:val="28"/>
          <w:szCs w:val="28"/>
        </w:rPr>
        <w:t>she</w:t>
      </w:r>
      <w:r w:rsidR="00AC51A5">
        <w:rPr>
          <w:rFonts w:ascii="Cambria" w:hAnsi="Cambria"/>
          <w:bCs/>
          <w:sz w:val="28"/>
          <w:szCs w:val="28"/>
        </w:rPr>
        <w:t>’</w:t>
      </w:r>
      <w:r w:rsidR="00043FE7">
        <w:rPr>
          <w:rFonts w:ascii="Cambria" w:hAnsi="Cambria"/>
          <w:bCs/>
          <w:sz w:val="28"/>
          <w:szCs w:val="28"/>
        </w:rPr>
        <w:t xml:space="preserve">d taken </w:t>
      </w:r>
      <w:r w:rsidR="00AB54FF">
        <w:rPr>
          <w:rFonts w:ascii="Cambria" w:hAnsi="Cambria"/>
          <w:bCs/>
          <w:sz w:val="28"/>
          <w:szCs w:val="28"/>
        </w:rPr>
        <w:t xml:space="preserve">such </w:t>
      </w:r>
      <w:r w:rsidR="00043FE7">
        <w:rPr>
          <w:rFonts w:ascii="Cambria" w:hAnsi="Cambria"/>
          <w:bCs/>
          <w:sz w:val="28"/>
          <w:szCs w:val="28"/>
        </w:rPr>
        <w:t xml:space="preserve">a dislike to </w:t>
      </w:r>
      <w:r w:rsidR="007A6E0B">
        <w:rPr>
          <w:rFonts w:ascii="Cambria" w:hAnsi="Cambria"/>
          <w:bCs/>
          <w:sz w:val="28"/>
          <w:szCs w:val="28"/>
        </w:rPr>
        <w:t>walked</w:t>
      </w:r>
      <w:r>
        <w:rPr>
          <w:rFonts w:ascii="Cambria" w:hAnsi="Cambria"/>
          <w:bCs/>
          <w:sz w:val="28"/>
          <w:szCs w:val="28"/>
        </w:rPr>
        <w:t xml:space="preserve"> down and let him in</w:t>
      </w:r>
      <w:r w:rsidR="007A6E0B">
        <w:rPr>
          <w:rFonts w:ascii="Cambria" w:hAnsi="Cambria"/>
          <w:bCs/>
          <w:sz w:val="28"/>
          <w:szCs w:val="28"/>
        </w:rPr>
        <w:t>. T</w:t>
      </w:r>
      <w:r>
        <w:rPr>
          <w:rFonts w:ascii="Cambria" w:hAnsi="Cambria"/>
          <w:bCs/>
          <w:sz w:val="28"/>
          <w:szCs w:val="28"/>
        </w:rPr>
        <w:t>he two men</w:t>
      </w:r>
      <w:r w:rsidR="007A6E0B">
        <w:rPr>
          <w:rFonts w:ascii="Cambria" w:hAnsi="Cambria"/>
          <w:bCs/>
          <w:sz w:val="28"/>
          <w:szCs w:val="28"/>
        </w:rPr>
        <w:t xml:space="preserve"> stood,</w:t>
      </w:r>
      <w:r>
        <w:rPr>
          <w:rFonts w:ascii="Cambria" w:hAnsi="Cambria"/>
          <w:bCs/>
          <w:sz w:val="28"/>
          <w:szCs w:val="28"/>
        </w:rPr>
        <w:t xml:space="preserve"> chatt</w:t>
      </w:r>
      <w:r w:rsidR="007A6E0B">
        <w:rPr>
          <w:rFonts w:ascii="Cambria" w:hAnsi="Cambria"/>
          <w:bCs/>
          <w:sz w:val="28"/>
          <w:szCs w:val="28"/>
        </w:rPr>
        <w:t>ing</w:t>
      </w:r>
      <w:r>
        <w:rPr>
          <w:rFonts w:ascii="Cambria" w:hAnsi="Cambria"/>
          <w:bCs/>
          <w:sz w:val="28"/>
          <w:szCs w:val="28"/>
        </w:rPr>
        <w:t xml:space="preserve"> for a bit</w:t>
      </w:r>
      <w:r w:rsidR="00043FE7">
        <w:rPr>
          <w:rFonts w:ascii="Cambria" w:hAnsi="Cambria"/>
          <w:bCs/>
          <w:sz w:val="28"/>
          <w:szCs w:val="28"/>
        </w:rPr>
        <w:t>, just inside the gate</w:t>
      </w:r>
      <w:r>
        <w:rPr>
          <w:rFonts w:ascii="Cambria" w:hAnsi="Cambria"/>
          <w:bCs/>
          <w:sz w:val="28"/>
          <w:szCs w:val="28"/>
        </w:rPr>
        <w:t>.</w:t>
      </w:r>
    </w:p>
    <w:p w14:paraId="47A77597" w14:textId="16C69151" w:rsidR="00D21EF0" w:rsidRDefault="00043FE7" w:rsidP="00033132">
      <w:pPr>
        <w:spacing w:line="360" w:lineRule="auto"/>
        <w:ind w:firstLine="720"/>
        <w:contextualSpacing/>
        <w:rPr>
          <w:rFonts w:ascii="Cambria" w:hAnsi="Cambria"/>
          <w:bCs/>
          <w:sz w:val="28"/>
          <w:szCs w:val="28"/>
        </w:rPr>
      </w:pPr>
      <w:r>
        <w:rPr>
          <w:rFonts w:ascii="Cambria" w:hAnsi="Cambria"/>
          <w:bCs/>
          <w:sz w:val="28"/>
          <w:szCs w:val="28"/>
        </w:rPr>
        <w:t>The video stuttered forward</w:t>
      </w:r>
      <w:ins w:id="25439" w:author="Daisy Watt" w:date="2026-06-16T17:18:00Z" w16du:dateUtc="2026-06-16T16:18:00Z">
        <w:r w:rsidR="00F00933">
          <w:rPr>
            <w:rFonts w:ascii="Cambria" w:hAnsi="Cambria"/>
            <w:bCs/>
            <w:sz w:val="28"/>
            <w:szCs w:val="28"/>
          </w:rPr>
          <w:t>s</w:t>
        </w:r>
      </w:ins>
      <w:r>
        <w:rPr>
          <w:rFonts w:ascii="Cambria" w:hAnsi="Cambria"/>
          <w:bCs/>
          <w:sz w:val="28"/>
          <w:szCs w:val="28"/>
        </w:rPr>
        <w:t xml:space="preserve"> to the next recorded clip, a</w:t>
      </w:r>
      <w:r w:rsidR="00D21EF0">
        <w:rPr>
          <w:rFonts w:ascii="Cambria" w:hAnsi="Cambria"/>
          <w:bCs/>
          <w:sz w:val="28"/>
          <w:szCs w:val="28"/>
        </w:rPr>
        <w:t xml:space="preserve">nd </w:t>
      </w:r>
      <w:r>
        <w:rPr>
          <w:rFonts w:ascii="Cambria" w:hAnsi="Cambria"/>
          <w:bCs/>
          <w:sz w:val="28"/>
          <w:szCs w:val="28"/>
        </w:rPr>
        <w:t>Savannah watched</w:t>
      </w:r>
      <w:r w:rsidR="007A6E0B">
        <w:rPr>
          <w:rFonts w:ascii="Cambria" w:hAnsi="Cambria"/>
          <w:bCs/>
          <w:sz w:val="28"/>
          <w:szCs w:val="28"/>
        </w:rPr>
        <w:t>, her jaw dropping,</w:t>
      </w:r>
      <w:r>
        <w:rPr>
          <w:rFonts w:ascii="Cambria" w:hAnsi="Cambria"/>
          <w:bCs/>
          <w:sz w:val="28"/>
          <w:szCs w:val="28"/>
        </w:rPr>
        <w:t xml:space="preserve"> as </w:t>
      </w:r>
      <w:r w:rsidR="00D21EF0">
        <w:rPr>
          <w:rFonts w:ascii="Cambria" w:hAnsi="Cambria"/>
          <w:bCs/>
          <w:sz w:val="28"/>
          <w:szCs w:val="28"/>
        </w:rPr>
        <w:t>Jackson got something out of his pocket and gave it to the man.</w:t>
      </w:r>
    </w:p>
    <w:p w14:paraId="35B6ED8C" w14:textId="677B23CB" w:rsidR="00D21EF0" w:rsidRDefault="00D21EF0" w:rsidP="00033132">
      <w:pPr>
        <w:spacing w:line="360" w:lineRule="auto"/>
        <w:ind w:firstLine="720"/>
        <w:contextualSpacing/>
        <w:rPr>
          <w:rFonts w:ascii="Cambria" w:hAnsi="Cambria"/>
          <w:bCs/>
          <w:sz w:val="28"/>
          <w:szCs w:val="28"/>
        </w:rPr>
      </w:pPr>
      <w:r>
        <w:rPr>
          <w:rFonts w:ascii="Cambria" w:hAnsi="Cambria"/>
          <w:bCs/>
          <w:sz w:val="28"/>
          <w:szCs w:val="28"/>
        </w:rPr>
        <w:t xml:space="preserve">Something that looked suspiciously like </w:t>
      </w:r>
      <w:r w:rsidR="00B37620">
        <w:rPr>
          <w:rFonts w:ascii="Cambria" w:hAnsi="Cambria"/>
          <w:bCs/>
          <w:sz w:val="28"/>
          <w:szCs w:val="28"/>
        </w:rPr>
        <w:t xml:space="preserve">a </w:t>
      </w:r>
      <w:r w:rsidR="007A6E0B">
        <w:rPr>
          <w:rFonts w:ascii="Cambria" w:hAnsi="Cambria"/>
          <w:bCs/>
          <w:sz w:val="28"/>
          <w:szCs w:val="28"/>
        </w:rPr>
        <w:t>wad</w:t>
      </w:r>
      <w:r w:rsidR="00B37620">
        <w:rPr>
          <w:rFonts w:ascii="Cambria" w:hAnsi="Cambria"/>
          <w:bCs/>
          <w:sz w:val="28"/>
          <w:szCs w:val="28"/>
        </w:rPr>
        <w:t xml:space="preserve"> of </w:t>
      </w:r>
      <w:r>
        <w:rPr>
          <w:rFonts w:ascii="Cambria" w:hAnsi="Cambria"/>
          <w:bCs/>
          <w:sz w:val="28"/>
          <w:szCs w:val="28"/>
        </w:rPr>
        <w:t>cash.</w:t>
      </w:r>
    </w:p>
    <w:p w14:paraId="14A8D5EB" w14:textId="77777777" w:rsidR="00033132" w:rsidRDefault="00033132" w:rsidP="00D84341">
      <w:pPr>
        <w:spacing w:line="360" w:lineRule="auto"/>
        <w:ind w:firstLine="720"/>
        <w:contextualSpacing/>
        <w:rPr>
          <w:rFonts w:ascii="Cambria" w:hAnsi="Cambria"/>
          <w:bCs/>
          <w:sz w:val="28"/>
          <w:szCs w:val="28"/>
        </w:rPr>
      </w:pPr>
    </w:p>
    <w:p w14:paraId="6A11BE47" w14:textId="65A98704" w:rsidR="00033132" w:rsidRDefault="00033132">
      <w:pPr>
        <w:spacing w:line="360" w:lineRule="auto"/>
        <w:contextualSpacing/>
        <w:rPr>
          <w:rFonts w:ascii="Cambria" w:hAnsi="Cambria"/>
          <w:bCs/>
          <w:sz w:val="28"/>
          <w:szCs w:val="28"/>
        </w:rPr>
        <w:pPrChange w:id="25440" w:author="Claire S" w:date="2026-06-05T20:55:00Z" w16du:dateUtc="2026-06-05T19:55:00Z">
          <w:pPr>
            <w:spacing w:line="360" w:lineRule="auto"/>
            <w:ind w:firstLine="720"/>
            <w:contextualSpacing/>
          </w:pPr>
        </w:pPrChange>
      </w:pPr>
      <w:r>
        <w:rPr>
          <w:rFonts w:ascii="Cambria" w:hAnsi="Cambria"/>
          <w:bCs/>
          <w:sz w:val="28"/>
          <w:szCs w:val="28"/>
        </w:rPr>
        <w:t>*</w:t>
      </w:r>
    </w:p>
    <w:p w14:paraId="184A4E54" w14:textId="083EABF4" w:rsidR="00D56D9D" w:rsidRDefault="001C3C9D" w:rsidP="00033132">
      <w:pPr>
        <w:spacing w:line="360" w:lineRule="auto"/>
        <w:contextualSpacing/>
        <w:rPr>
          <w:rFonts w:ascii="Cambria" w:hAnsi="Cambria"/>
          <w:sz w:val="28"/>
          <w:szCs w:val="28"/>
        </w:rPr>
      </w:pPr>
      <w:r>
        <w:rPr>
          <w:rFonts w:ascii="Cambria" w:hAnsi="Cambria"/>
          <w:sz w:val="28"/>
          <w:szCs w:val="28"/>
        </w:rPr>
        <w:t xml:space="preserve">Hands shaking, Savannah </w:t>
      </w:r>
      <w:r w:rsidR="00336A14">
        <w:rPr>
          <w:rFonts w:ascii="Cambria" w:hAnsi="Cambria"/>
          <w:sz w:val="28"/>
          <w:szCs w:val="28"/>
        </w:rPr>
        <w:t>rang Jackson’s mobile</w:t>
      </w:r>
      <w:r w:rsidR="00043FE7">
        <w:rPr>
          <w:rFonts w:ascii="Cambria" w:hAnsi="Cambria"/>
          <w:sz w:val="28"/>
          <w:szCs w:val="28"/>
        </w:rPr>
        <w:t>, but it went straight to voicemail.</w:t>
      </w:r>
    </w:p>
    <w:p w14:paraId="10B27C09" w14:textId="6C5535C0" w:rsidR="005A0AFC" w:rsidRDefault="005A0AFC" w:rsidP="007A6E0B">
      <w:pPr>
        <w:spacing w:line="360" w:lineRule="auto"/>
        <w:contextualSpacing/>
        <w:rPr>
          <w:ins w:id="25441" w:author="Claire S" w:date="2026-06-05T17:02:00Z" w16du:dateUtc="2026-06-05T16:02:00Z"/>
          <w:rFonts w:ascii="Cambria" w:hAnsi="Cambria"/>
          <w:sz w:val="28"/>
          <w:szCs w:val="28"/>
        </w:rPr>
      </w:pPr>
      <w:r>
        <w:rPr>
          <w:rFonts w:ascii="Cambria" w:hAnsi="Cambria"/>
          <w:sz w:val="28"/>
          <w:szCs w:val="28"/>
        </w:rPr>
        <w:tab/>
        <w:t>‘Did you pay the guard</w:t>
      </w:r>
      <w:r w:rsidR="00043FE7">
        <w:rPr>
          <w:rFonts w:ascii="Cambria" w:hAnsi="Cambria"/>
          <w:sz w:val="28"/>
          <w:szCs w:val="28"/>
        </w:rPr>
        <w:t xml:space="preserve"> </w:t>
      </w:r>
      <w:r w:rsidR="005961B5">
        <w:rPr>
          <w:rFonts w:ascii="Cambria" w:hAnsi="Cambria"/>
          <w:sz w:val="28"/>
          <w:szCs w:val="28"/>
        </w:rPr>
        <w:t xml:space="preserve">at my place </w:t>
      </w:r>
      <w:r w:rsidR="00043FE7">
        <w:rPr>
          <w:rFonts w:ascii="Cambria" w:hAnsi="Cambria"/>
          <w:sz w:val="28"/>
          <w:szCs w:val="28"/>
        </w:rPr>
        <w:t>to do something</w:t>
      </w:r>
      <w:r>
        <w:rPr>
          <w:rFonts w:ascii="Cambria" w:hAnsi="Cambria"/>
          <w:sz w:val="28"/>
          <w:szCs w:val="28"/>
        </w:rPr>
        <w:t>?</w:t>
      </w:r>
      <w:r w:rsidR="005961B5">
        <w:rPr>
          <w:rFonts w:ascii="Cambria" w:hAnsi="Cambria"/>
          <w:sz w:val="28"/>
          <w:szCs w:val="28"/>
        </w:rPr>
        <w:t>’ She thought about the writing on the mirror</w:t>
      </w:r>
      <w:r w:rsidR="007A6E0B">
        <w:rPr>
          <w:rFonts w:ascii="Cambria" w:hAnsi="Cambria"/>
          <w:sz w:val="28"/>
          <w:szCs w:val="28"/>
        </w:rPr>
        <w:t xml:space="preserve">: </w:t>
      </w:r>
      <w:r w:rsidR="007A6E0B" w:rsidRPr="00487E48">
        <w:rPr>
          <w:rFonts w:ascii="Cambria" w:hAnsi="Cambria"/>
          <w:b/>
          <w:bCs/>
          <w:i/>
          <w:iCs/>
          <w:sz w:val="28"/>
          <w:szCs w:val="28"/>
        </w:rPr>
        <w:t>SOMEONE IS WATCHING YOU</w:t>
      </w:r>
      <w:r w:rsidR="005961B5">
        <w:rPr>
          <w:rFonts w:ascii="Cambria" w:hAnsi="Cambria"/>
          <w:sz w:val="28"/>
          <w:szCs w:val="28"/>
        </w:rPr>
        <w:t>. ‘</w:t>
      </w:r>
      <w:r>
        <w:rPr>
          <w:rFonts w:ascii="Cambria" w:hAnsi="Cambria"/>
          <w:sz w:val="28"/>
          <w:szCs w:val="28"/>
        </w:rPr>
        <w:t xml:space="preserve">And </w:t>
      </w:r>
      <w:r w:rsidR="00043FE7">
        <w:rPr>
          <w:rFonts w:ascii="Cambria" w:hAnsi="Cambria"/>
          <w:sz w:val="28"/>
          <w:szCs w:val="28"/>
        </w:rPr>
        <w:t>di</w:t>
      </w:r>
      <w:r>
        <w:rPr>
          <w:rFonts w:ascii="Cambria" w:hAnsi="Cambria"/>
          <w:sz w:val="28"/>
          <w:szCs w:val="28"/>
        </w:rPr>
        <w:t xml:space="preserve">d </w:t>
      </w:r>
      <w:r w:rsidR="00D504F1">
        <w:rPr>
          <w:rFonts w:ascii="Cambria" w:hAnsi="Cambria"/>
          <w:sz w:val="28"/>
          <w:szCs w:val="28"/>
        </w:rPr>
        <w:t xml:space="preserve">Dex actually tell </w:t>
      </w:r>
      <w:r>
        <w:rPr>
          <w:rFonts w:ascii="Cambria" w:hAnsi="Cambria"/>
          <w:sz w:val="28"/>
          <w:szCs w:val="28"/>
        </w:rPr>
        <w:t xml:space="preserve">you </w:t>
      </w:r>
      <w:r w:rsidR="00D504F1">
        <w:rPr>
          <w:rFonts w:ascii="Cambria" w:hAnsi="Cambria"/>
          <w:sz w:val="28"/>
          <w:szCs w:val="28"/>
        </w:rPr>
        <w:t>the gate code</w:t>
      </w:r>
      <w:r>
        <w:rPr>
          <w:rFonts w:ascii="Cambria" w:hAnsi="Cambria"/>
          <w:sz w:val="28"/>
          <w:szCs w:val="28"/>
        </w:rPr>
        <w:t>?’</w:t>
      </w:r>
      <w:r w:rsidR="00043FE7">
        <w:rPr>
          <w:rFonts w:ascii="Cambria" w:hAnsi="Cambria"/>
          <w:sz w:val="28"/>
          <w:szCs w:val="28"/>
        </w:rPr>
        <w:t xml:space="preserve"> </w:t>
      </w:r>
      <w:del w:id="25442" w:author="Daisy Watt" w:date="2026-06-24T08:59:00Z" w16du:dateUtc="2026-06-24T06:59:00Z">
        <w:r w:rsidR="00B37620" w:rsidDel="00437E74">
          <w:rPr>
            <w:rFonts w:ascii="Cambria" w:hAnsi="Cambria"/>
            <w:sz w:val="28"/>
            <w:szCs w:val="28"/>
          </w:rPr>
          <w:delText>s</w:delText>
        </w:r>
      </w:del>
      <w:ins w:id="25443" w:author="Daisy Watt" w:date="2026-06-24T08:59:00Z" w16du:dateUtc="2026-06-24T06:59:00Z">
        <w:r w:rsidR="00437E74">
          <w:rPr>
            <w:rFonts w:ascii="Cambria" w:hAnsi="Cambria"/>
            <w:sz w:val="28"/>
            <w:szCs w:val="28"/>
          </w:rPr>
          <w:t>S</w:t>
        </w:r>
      </w:ins>
      <w:r w:rsidR="00043FE7">
        <w:rPr>
          <w:rFonts w:ascii="Cambria" w:hAnsi="Cambria"/>
          <w:sz w:val="28"/>
          <w:szCs w:val="28"/>
        </w:rPr>
        <w:t xml:space="preserve">he </w:t>
      </w:r>
      <w:r w:rsidR="00B37620" w:rsidRPr="00F93717">
        <w:rPr>
          <w:rFonts w:ascii="Cambria" w:hAnsi="Cambria"/>
          <w:sz w:val="28"/>
          <w:szCs w:val="28"/>
        </w:rPr>
        <w:t>was so angry, she</w:t>
      </w:r>
      <w:r w:rsidR="00B37620">
        <w:rPr>
          <w:rFonts w:ascii="Cambria" w:hAnsi="Cambria"/>
          <w:sz w:val="28"/>
          <w:szCs w:val="28"/>
        </w:rPr>
        <w:t xml:space="preserve"> could barely get the words out</w:t>
      </w:r>
      <w:r w:rsidR="00043FE7">
        <w:rPr>
          <w:rFonts w:ascii="Cambria" w:hAnsi="Cambria"/>
          <w:sz w:val="28"/>
          <w:szCs w:val="28"/>
        </w:rPr>
        <w:t>. ‘</w:t>
      </w:r>
      <w:r w:rsidR="005961B5">
        <w:rPr>
          <w:rFonts w:ascii="Cambria" w:hAnsi="Cambria"/>
          <w:sz w:val="28"/>
          <w:szCs w:val="28"/>
        </w:rPr>
        <w:t>Was it you in the mask</w:t>
      </w:r>
      <w:r w:rsidR="007A6E0B">
        <w:rPr>
          <w:rFonts w:ascii="Cambria" w:hAnsi="Cambria"/>
          <w:sz w:val="28"/>
          <w:szCs w:val="28"/>
        </w:rPr>
        <w:t xml:space="preserve"> at my window, scaring the fuck out of me</w:t>
      </w:r>
      <w:r w:rsidR="005961B5">
        <w:rPr>
          <w:rFonts w:ascii="Cambria" w:hAnsi="Cambria"/>
          <w:sz w:val="28"/>
          <w:szCs w:val="28"/>
        </w:rPr>
        <w:t xml:space="preserve">?  </w:t>
      </w:r>
      <w:r w:rsidR="00043FE7">
        <w:rPr>
          <w:rFonts w:ascii="Cambria" w:hAnsi="Cambria"/>
          <w:sz w:val="28"/>
          <w:szCs w:val="28"/>
        </w:rPr>
        <w:t>Call me back</w:t>
      </w:r>
      <w:r w:rsidR="00B37620">
        <w:rPr>
          <w:rFonts w:ascii="Cambria" w:hAnsi="Cambria"/>
          <w:sz w:val="28"/>
          <w:szCs w:val="28"/>
        </w:rPr>
        <w:t xml:space="preserve"> immediately</w:t>
      </w:r>
      <w:r w:rsidR="00043FE7">
        <w:rPr>
          <w:rFonts w:ascii="Cambria" w:hAnsi="Cambria"/>
          <w:sz w:val="28"/>
          <w:szCs w:val="28"/>
        </w:rPr>
        <w:t>, or I’m calling the police.’</w:t>
      </w:r>
    </w:p>
    <w:p w14:paraId="5FD87127" w14:textId="6EC453EC" w:rsidR="003A1882" w:rsidRDefault="003A1882" w:rsidP="007A6E0B">
      <w:pPr>
        <w:spacing w:line="360" w:lineRule="auto"/>
        <w:contextualSpacing/>
        <w:rPr>
          <w:ins w:id="25444" w:author="Claire S" w:date="2026-06-05T17:03:00Z" w16du:dateUtc="2026-06-05T16:03:00Z"/>
          <w:rFonts w:ascii="Cambria" w:hAnsi="Cambria"/>
          <w:sz w:val="28"/>
          <w:szCs w:val="28"/>
        </w:rPr>
      </w:pPr>
      <w:ins w:id="25445" w:author="Claire S" w:date="2026-06-05T17:02:00Z" w16du:dateUtc="2026-06-05T16:02:00Z">
        <w:r>
          <w:rPr>
            <w:rFonts w:ascii="Cambria" w:hAnsi="Cambria"/>
            <w:sz w:val="28"/>
            <w:szCs w:val="28"/>
          </w:rPr>
          <w:tab/>
          <w:t>And then Savannah picked up Dex’s phone</w:t>
        </w:r>
      </w:ins>
      <w:ins w:id="25446" w:author="Claire S" w:date="2026-06-05T17:03:00Z" w16du:dateUtc="2026-06-05T16:03:00Z">
        <w:r>
          <w:rPr>
            <w:rFonts w:ascii="Cambria" w:hAnsi="Cambria"/>
            <w:sz w:val="28"/>
            <w:szCs w:val="28"/>
          </w:rPr>
          <w:t>,</w:t>
        </w:r>
      </w:ins>
      <w:ins w:id="25447" w:author="Claire S" w:date="2026-06-05T17:02:00Z" w16du:dateUtc="2026-06-05T16:02:00Z">
        <w:r>
          <w:rPr>
            <w:rFonts w:ascii="Cambria" w:hAnsi="Cambria"/>
            <w:sz w:val="28"/>
            <w:szCs w:val="28"/>
          </w:rPr>
          <w:t xml:space="preserve"> and began to</w:t>
        </w:r>
      </w:ins>
      <w:ins w:id="25448" w:author="Claire S" w:date="2026-06-05T20:56:00Z" w16du:dateUtc="2026-06-05T19:56:00Z">
        <w:r w:rsidR="00B3508A">
          <w:rPr>
            <w:rFonts w:ascii="Cambria" w:hAnsi="Cambria"/>
            <w:sz w:val="28"/>
            <w:szCs w:val="28"/>
          </w:rPr>
          <w:t xml:space="preserve"> re-read</w:t>
        </w:r>
      </w:ins>
      <w:ins w:id="25449" w:author="Claire S" w:date="2026-06-05T17:02:00Z" w16du:dateUtc="2026-06-05T16:02:00Z">
        <w:r>
          <w:rPr>
            <w:rFonts w:ascii="Cambria" w:hAnsi="Cambria"/>
            <w:sz w:val="28"/>
            <w:szCs w:val="28"/>
          </w:rPr>
          <w:t xml:space="preserve"> the messages</w:t>
        </w:r>
      </w:ins>
      <w:ins w:id="25450" w:author="Daisy Watt" w:date="2026-06-24T09:00:00Z" w16du:dateUtc="2026-06-24T07:00:00Z">
        <w:r w:rsidR="00951543">
          <w:rPr>
            <w:rFonts w:ascii="Cambria" w:hAnsi="Cambria"/>
            <w:sz w:val="28"/>
            <w:szCs w:val="28"/>
          </w:rPr>
          <w:t xml:space="preserve"> between him and </w:t>
        </w:r>
        <w:r w:rsidR="008E54F9">
          <w:rPr>
            <w:rFonts w:ascii="Cambria" w:hAnsi="Cambria"/>
            <w:sz w:val="28"/>
            <w:szCs w:val="28"/>
          </w:rPr>
          <w:t>his assistant</w:t>
        </w:r>
      </w:ins>
      <w:ins w:id="25451" w:author="Claire S" w:date="2026-06-05T17:02:00Z" w16du:dateUtc="2026-06-05T16:02:00Z">
        <w:r>
          <w:rPr>
            <w:rFonts w:ascii="Cambria" w:hAnsi="Cambria"/>
            <w:sz w:val="28"/>
            <w:szCs w:val="28"/>
          </w:rPr>
          <w:t xml:space="preserve">. </w:t>
        </w:r>
      </w:ins>
      <w:ins w:id="25452" w:author="Claire S" w:date="2026-06-05T17:03:00Z" w16du:dateUtc="2026-06-05T16:03:00Z">
        <w:r>
          <w:rPr>
            <w:rFonts w:ascii="Cambria" w:hAnsi="Cambria"/>
            <w:sz w:val="28"/>
            <w:szCs w:val="28"/>
          </w:rPr>
          <w:t xml:space="preserve"> </w:t>
        </w:r>
      </w:ins>
      <w:ins w:id="25453" w:author="Claire S" w:date="2026-06-05T20:56:00Z" w16du:dateUtc="2026-06-05T19:56:00Z">
        <w:r w:rsidR="00B3508A">
          <w:rPr>
            <w:rFonts w:ascii="Cambria" w:hAnsi="Cambria"/>
            <w:sz w:val="28"/>
            <w:szCs w:val="28"/>
          </w:rPr>
          <w:t>Had they been sleeping together? It certainly sounded that way.</w:t>
        </w:r>
      </w:ins>
    </w:p>
    <w:p w14:paraId="3E0F17F6" w14:textId="192C79F2" w:rsidR="003A1882" w:rsidRDefault="003A1882" w:rsidP="007A6E0B">
      <w:pPr>
        <w:spacing w:line="360" w:lineRule="auto"/>
        <w:contextualSpacing/>
        <w:rPr>
          <w:rFonts w:ascii="Cambria" w:hAnsi="Cambria"/>
          <w:sz w:val="28"/>
          <w:szCs w:val="28"/>
        </w:rPr>
      </w:pPr>
      <w:ins w:id="25454" w:author="Claire S" w:date="2026-06-05T17:03:00Z" w16du:dateUtc="2026-06-05T16:03:00Z">
        <w:r>
          <w:rPr>
            <w:rFonts w:ascii="Cambria" w:hAnsi="Cambria"/>
            <w:sz w:val="28"/>
            <w:szCs w:val="28"/>
          </w:rPr>
          <w:tab/>
        </w:r>
      </w:ins>
      <w:ins w:id="25455" w:author="Claire S" w:date="2026-06-06T00:07:00Z" w16du:dateUtc="2026-06-05T23:07:00Z">
        <w:r w:rsidR="000A3E3C">
          <w:rPr>
            <w:rFonts w:ascii="Cambria" w:hAnsi="Cambria"/>
            <w:sz w:val="28"/>
            <w:szCs w:val="28"/>
          </w:rPr>
          <w:t>But h</w:t>
        </w:r>
      </w:ins>
      <w:ins w:id="25456" w:author="Claire S" w:date="2026-06-05T20:56:00Z" w16du:dateUtc="2026-06-05T19:56:00Z">
        <w:r w:rsidR="00B3508A">
          <w:rPr>
            <w:rFonts w:ascii="Cambria" w:hAnsi="Cambria"/>
            <w:sz w:val="28"/>
            <w:szCs w:val="28"/>
          </w:rPr>
          <w:t xml:space="preserve">ow the hell was she going to find out what they meant, given both Violet and Dex were dead?  </w:t>
        </w:r>
      </w:ins>
    </w:p>
    <w:p w14:paraId="551FB9B1" w14:textId="77777777" w:rsidR="00D56D9D" w:rsidRDefault="00D56D9D" w:rsidP="00033132">
      <w:pPr>
        <w:spacing w:line="360" w:lineRule="auto"/>
        <w:contextualSpacing/>
        <w:rPr>
          <w:rFonts w:ascii="Cambria" w:hAnsi="Cambria"/>
          <w:sz w:val="28"/>
          <w:szCs w:val="28"/>
        </w:rPr>
      </w:pPr>
    </w:p>
    <w:p w14:paraId="1CD1ED13" w14:textId="77777777" w:rsidR="00D56D9D" w:rsidRDefault="00D56D9D" w:rsidP="00033132">
      <w:pPr>
        <w:spacing w:line="360" w:lineRule="auto"/>
        <w:contextualSpacing/>
        <w:rPr>
          <w:rFonts w:ascii="Cambria" w:hAnsi="Cambria"/>
          <w:sz w:val="28"/>
          <w:szCs w:val="28"/>
        </w:rPr>
      </w:pPr>
    </w:p>
    <w:p w14:paraId="4805CE37" w14:textId="77777777" w:rsidR="00657B75" w:rsidRDefault="00657B75" w:rsidP="00D84341">
      <w:pPr>
        <w:spacing w:line="360" w:lineRule="auto"/>
        <w:ind w:firstLine="720"/>
        <w:contextualSpacing/>
        <w:rPr>
          <w:rFonts w:ascii="Cambria" w:hAnsi="Cambria"/>
          <w:bCs/>
          <w:sz w:val="28"/>
          <w:szCs w:val="28"/>
        </w:rPr>
      </w:pPr>
    </w:p>
    <w:p w14:paraId="1EF748FE" w14:textId="77777777" w:rsidR="00EF0905" w:rsidRPr="001A47A8" w:rsidRDefault="00EF0905" w:rsidP="0034760D">
      <w:pPr>
        <w:spacing w:line="360" w:lineRule="auto"/>
        <w:contextualSpacing/>
        <w:rPr>
          <w:rFonts w:ascii="Cambria" w:hAnsi="Cambria"/>
          <w:b/>
          <w:bCs/>
          <w:sz w:val="28"/>
          <w:szCs w:val="28"/>
        </w:rPr>
      </w:pPr>
    </w:p>
    <w:p w14:paraId="455D300C" w14:textId="77777777" w:rsidR="00B37620" w:rsidRDefault="00B37620" w:rsidP="0034760D">
      <w:pPr>
        <w:spacing w:line="360" w:lineRule="auto"/>
        <w:contextualSpacing/>
        <w:rPr>
          <w:rFonts w:ascii="Cambria" w:hAnsi="Cambria"/>
          <w:sz w:val="28"/>
          <w:szCs w:val="28"/>
        </w:rPr>
      </w:pPr>
    </w:p>
    <w:p w14:paraId="2E99F4B8" w14:textId="77777777" w:rsidR="00B37620" w:rsidRDefault="00B37620" w:rsidP="0034760D">
      <w:pPr>
        <w:spacing w:line="360" w:lineRule="auto"/>
        <w:contextualSpacing/>
        <w:rPr>
          <w:rFonts w:ascii="Cambria" w:hAnsi="Cambria"/>
          <w:sz w:val="28"/>
          <w:szCs w:val="28"/>
        </w:rPr>
      </w:pPr>
    </w:p>
    <w:p w14:paraId="418A41C9" w14:textId="77777777" w:rsidR="00B37620" w:rsidRDefault="00B37620" w:rsidP="0034760D">
      <w:pPr>
        <w:spacing w:line="360" w:lineRule="auto"/>
        <w:contextualSpacing/>
        <w:rPr>
          <w:rFonts w:ascii="Cambria" w:hAnsi="Cambria"/>
          <w:sz w:val="28"/>
          <w:szCs w:val="28"/>
        </w:rPr>
      </w:pPr>
    </w:p>
    <w:p w14:paraId="6123EA98" w14:textId="62068A65" w:rsidR="00B37620" w:rsidDel="00AD59AC" w:rsidRDefault="00B37620" w:rsidP="0034760D">
      <w:pPr>
        <w:spacing w:line="360" w:lineRule="auto"/>
        <w:contextualSpacing/>
        <w:rPr>
          <w:del w:id="25457" w:author="Claire S" w:date="2026-08-03T13:25:00Z" w16du:dateUtc="2026-08-03T12:25:00Z"/>
          <w:rFonts w:ascii="Cambria" w:hAnsi="Cambria"/>
          <w:sz w:val="28"/>
          <w:szCs w:val="28"/>
        </w:rPr>
      </w:pPr>
    </w:p>
    <w:p w14:paraId="1FCA08E6" w14:textId="77777777" w:rsidR="00B37620" w:rsidDel="003A1882" w:rsidRDefault="00B37620" w:rsidP="0034760D">
      <w:pPr>
        <w:spacing w:line="360" w:lineRule="auto"/>
        <w:contextualSpacing/>
        <w:rPr>
          <w:del w:id="25458" w:author="Claire S" w:date="2026-06-05T17:03:00Z" w16du:dateUtc="2026-06-05T16:03:00Z"/>
          <w:rFonts w:ascii="Cambria" w:hAnsi="Cambria"/>
          <w:sz w:val="28"/>
          <w:szCs w:val="28"/>
        </w:rPr>
      </w:pPr>
    </w:p>
    <w:p w14:paraId="14BE41AE" w14:textId="77777777" w:rsidR="00B37620" w:rsidDel="003A1882" w:rsidRDefault="00B37620" w:rsidP="0034760D">
      <w:pPr>
        <w:spacing w:line="360" w:lineRule="auto"/>
        <w:contextualSpacing/>
        <w:rPr>
          <w:del w:id="25459" w:author="Claire S" w:date="2026-06-05T17:03:00Z" w16du:dateUtc="2026-06-05T16:03:00Z"/>
          <w:rFonts w:ascii="Cambria" w:hAnsi="Cambria"/>
          <w:sz w:val="28"/>
          <w:szCs w:val="28"/>
        </w:rPr>
      </w:pPr>
    </w:p>
    <w:p w14:paraId="790D5C73" w14:textId="77777777" w:rsidR="00B37620" w:rsidDel="003A1882" w:rsidRDefault="00B37620" w:rsidP="0034760D">
      <w:pPr>
        <w:spacing w:line="360" w:lineRule="auto"/>
        <w:contextualSpacing/>
        <w:rPr>
          <w:del w:id="25460" w:author="Claire S" w:date="2026-06-05T17:03:00Z" w16du:dateUtc="2026-06-05T16:03:00Z"/>
          <w:rFonts w:ascii="Cambria" w:hAnsi="Cambria"/>
          <w:sz w:val="28"/>
          <w:szCs w:val="28"/>
        </w:rPr>
      </w:pPr>
    </w:p>
    <w:p w14:paraId="7DB8212B" w14:textId="77777777" w:rsidR="00B37620" w:rsidDel="003A1882" w:rsidRDefault="00B37620" w:rsidP="0034760D">
      <w:pPr>
        <w:spacing w:line="360" w:lineRule="auto"/>
        <w:contextualSpacing/>
        <w:rPr>
          <w:del w:id="25461" w:author="Claire S" w:date="2026-06-05T17:03:00Z" w16du:dateUtc="2026-06-05T16:03:00Z"/>
          <w:rFonts w:ascii="Cambria" w:hAnsi="Cambria"/>
          <w:sz w:val="28"/>
          <w:szCs w:val="28"/>
        </w:rPr>
      </w:pPr>
    </w:p>
    <w:p w14:paraId="769AE53A" w14:textId="6242ABA3" w:rsidR="00352CB8" w:rsidRDefault="00B37620" w:rsidP="0034760D">
      <w:pPr>
        <w:spacing w:line="360" w:lineRule="auto"/>
        <w:contextualSpacing/>
        <w:rPr>
          <w:ins w:id="25462" w:author="Claire S" w:date="2026-08-03T13:16:00Z" w16du:dateUtc="2026-08-03T12:16:00Z"/>
          <w:rFonts w:ascii="Cambria" w:hAnsi="Cambria"/>
          <w:b/>
          <w:bCs/>
          <w:sz w:val="28"/>
          <w:szCs w:val="28"/>
        </w:rPr>
      </w:pPr>
      <w:r w:rsidRPr="00B37620">
        <w:rPr>
          <w:rFonts w:ascii="Cambria" w:hAnsi="Cambria"/>
          <w:b/>
          <w:bCs/>
          <w:sz w:val="28"/>
          <w:szCs w:val="28"/>
        </w:rPr>
        <w:t xml:space="preserve">CHAPTER </w:t>
      </w:r>
      <w:del w:id="25463" w:author="Daisy Watt" w:date="2026-06-24T09:00:00Z" w16du:dateUtc="2026-06-24T07:00:00Z">
        <w:r w:rsidR="00617BB3" w:rsidDel="008E54F9">
          <w:rPr>
            <w:rFonts w:ascii="Cambria" w:hAnsi="Cambria"/>
            <w:b/>
            <w:bCs/>
            <w:sz w:val="28"/>
            <w:szCs w:val="28"/>
          </w:rPr>
          <w:delText>6</w:delText>
        </w:r>
        <w:r w:rsidR="0087451A" w:rsidDel="008E54F9">
          <w:rPr>
            <w:rFonts w:ascii="Cambria" w:hAnsi="Cambria"/>
            <w:b/>
            <w:bCs/>
            <w:sz w:val="28"/>
            <w:szCs w:val="28"/>
          </w:rPr>
          <w:delText>3</w:delText>
        </w:r>
      </w:del>
      <w:ins w:id="25464" w:author="Claire S" w:date="2026-06-08T17:24:00Z" w16du:dateUtc="2026-06-08T16:24:00Z">
        <w:del w:id="25465" w:author="Daisy Watt" w:date="2026-06-24T09:00:00Z" w16du:dateUtc="2026-06-24T07:00:00Z">
          <w:r w:rsidR="00FA4155" w:rsidDel="008E54F9">
            <w:rPr>
              <w:rFonts w:ascii="Cambria" w:hAnsi="Cambria"/>
              <w:b/>
              <w:bCs/>
              <w:sz w:val="28"/>
              <w:szCs w:val="28"/>
            </w:rPr>
            <w:delText>6</w:delText>
          </w:r>
        </w:del>
      </w:ins>
      <w:ins w:id="25466" w:author="Claire S" w:date="2026-06-08T17:25:00Z" w16du:dateUtc="2026-06-08T16:25:00Z">
        <w:del w:id="25467" w:author="Daisy Watt" w:date="2026-06-24T09:00:00Z" w16du:dateUtc="2026-06-24T07:00:00Z">
          <w:r w:rsidR="00FA4155" w:rsidDel="008E54F9">
            <w:rPr>
              <w:rFonts w:ascii="Cambria" w:hAnsi="Cambria"/>
              <w:b/>
              <w:bCs/>
              <w:sz w:val="28"/>
              <w:szCs w:val="28"/>
            </w:rPr>
            <w:delText>7</w:delText>
          </w:r>
        </w:del>
      </w:ins>
      <w:ins w:id="25468" w:author="Daisy Watt" w:date="2026-06-24T09:00:00Z" w16du:dateUtc="2026-06-24T07:00:00Z">
        <w:r w:rsidR="008E54F9">
          <w:rPr>
            <w:rFonts w:ascii="Cambria" w:hAnsi="Cambria"/>
            <w:b/>
            <w:bCs/>
            <w:sz w:val="28"/>
            <w:szCs w:val="28"/>
          </w:rPr>
          <w:t>6</w:t>
        </w:r>
        <w:del w:id="25469" w:author="Claire S" w:date="2026-08-03T13:16:00Z" w16du:dateUtc="2026-08-03T12:16:00Z">
          <w:r w:rsidR="008E54F9" w:rsidDel="00F93717">
            <w:rPr>
              <w:rFonts w:ascii="Cambria" w:hAnsi="Cambria"/>
              <w:b/>
              <w:bCs/>
              <w:sz w:val="28"/>
              <w:szCs w:val="28"/>
            </w:rPr>
            <w:delText>4</w:delText>
          </w:r>
        </w:del>
      </w:ins>
      <w:ins w:id="25470" w:author="Claire S" w:date="2026-08-03T13:16:00Z" w16du:dateUtc="2026-08-03T12:16:00Z">
        <w:r w:rsidR="00F93717">
          <w:rPr>
            <w:rFonts w:ascii="Cambria" w:hAnsi="Cambria"/>
            <w:b/>
            <w:bCs/>
            <w:sz w:val="28"/>
            <w:szCs w:val="28"/>
          </w:rPr>
          <w:t>1</w:t>
        </w:r>
      </w:ins>
    </w:p>
    <w:p w14:paraId="23312362" w14:textId="08678BF6" w:rsidR="00F93717" w:rsidRDefault="00F93717" w:rsidP="0034760D">
      <w:pPr>
        <w:spacing w:line="360" w:lineRule="auto"/>
        <w:contextualSpacing/>
        <w:rPr>
          <w:rFonts w:ascii="Cambria" w:hAnsi="Cambria"/>
          <w:b/>
          <w:bCs/>
          <w:sz w:val="28"/>
          <w:szCs w:val="28"/>
        </w:rPr>
      </w:pPr>
      <w:ins w:id="25471" w:author="Claire S" w:date="2026-08-03T13:16:00Z" w16du:dateUtc="2026-08-03T12:16:00Z">
        <w:r>
          <w:rPr>
            <w:rFonts w:ascii="Cambria" w:hAnsi="Cambria"/>
            <w:b/>
            <w:bCs/>
            <w:sz w:val="28"/>
            <w:szCs w:val="28"/>
          </w:rPr>
          <w:t>THURSDAY AFTERNOON</w:t>
        </w:r>
      </w:ins>
    </w:p>
    <w:p w14:paraId="03F19B02" w14:textId="0D6BC136" w:rsidR="00297FC3" w:rsidRPr="00B37620" w:rsidDel="008E54F9" w:rsidRDefault="00297FC3" w:rsidP="0034760D">
      <w:pPr>
        <w:spacing w:line="360" w:lineRule="auto"/>
        <w:contextualSpacing/>
        <w:rPr>
          <w:del w:id="25472" w:author="Daisy Watt" w:date="2026-06-24T09:00:00Z" w16du:dateUtc="2026-06-24T07:00:00Z"/>
          <w:rFonts w:ascii="Cambria" w:hAnsi="Cambria"/>
          <w:b/>
          <w:bCs/>
          <w:sz w:val="28"/>
          <w:szCs w:val="28"/>
        </w:rPr>
      </w:pPr>
      <w:del w:id="25473" w:author="Daisy Watt" w:date="2026-06-24T09:00:00Z" w16du:dateUtc="2026-06-24T07:00:00Z">
        <w:r w:rsidDel="008E54F9">
          <w:rPr>
            <w:rFonts w:ascii="Cambria" w:hAnsi="Cambria"/>
            <w:b/>
            <w:bCs/>
            <w:sz w:val="28"/>
            <w:szCs w:val="28"/>
          </w:rPr>
          <w:delText>THURS AM</w:delText>
        </w:r>
      </w:del>
    </w:p>
    <w:p w14:paraId="5A5F8D53" w14:textId="54953B47" w:rsidR="00E34358" w:rsidRDefault="008223B3" w:rsidP="0034760D">
      <w:pPr>
        <w:spacing w:line="360" w:lineRule="auto"/>
        <w:contextualSpacing/>
        <w:rPr>
          <w:rFonts w:ascii="Cambria" w:hAnsi="Cambria"/>
          <w:sz w:val="28"/>
          <w:szCs w:val="28"/>
        </w:rPr>
      </w:pPr>
      <w:r>
        <w:rPr>
          <w:rFonts w:ascii="Cambria" w:hAnsi="Cambria"/>
          <w:sz w:val="28"/>
          <w:szCs w:val="28"/>
        </w:rPr>
        <w:t xml:space="preserve">When she’d </w:t>
      </w:r>
      <w:ins w:id="25474" w:author="Claire S" w:date="2026-06-05T17:03:00Z" w16du:dateUtc="2026-06-05T16:03:00Z">
        <w:r w:rsidR="003A1882">
          <w:rPr>
            <w:rFonts w:ascii="Cambria" w:hAnsi="Cambria"/>
            <w:sz w:val="28"/>
            <w:szCs w:val="28"/>
          </w:rPr>
          <w:t xml:space="preserve">read everything </w:t>
        </w:r>
      </w:ins>
      <w:ins w:id="25475" w:author="Claire S" w:date="2026-06-05T20:57:00Z" w16du:dateUtc="2026-06-05T19:57:00Z">
        <w:r w:rsidR="00B3508A">
          <w:rPr>
            <w:rFonts w:ascii="Cambria" w:hAnsi="Cambria"/>
            <w:sz w:val="28"/>
            <w:szCs w:val="28"/>
          </w:rPr>
          <w:t>again</w:t>
        </w:r>
      </w:ins>
      <w:ins w:id="25476" w:author="Claire S" w:date="2026-06-05T21:46:00Z" w16du:dateUtc="2026-06-05T20:46:00Z">
        <w:r w:rsidR="00D47A81">
          <w:rPr>
            <w:rFonts w:ascii="Cambria" w:hAnsi="Cambria"/>
            <w:sz w:val="28"/>
            <w:szCs w:val="28"/>
          </w:rPr>
          <w:t xml:space="preserve">, </w:t>
        </w:r>
      </w:ins>
      <w:ins w:id="25477" w:author="Claire S" w:date="2026-06-06T00:08:00Z" w16du:dateUtc="2026-06-05T23:08:00Z">
        <w:r w:rsidR="000A3E3C">
          <w:rPr>
            <w:rFonts w:ascii="Cambria" w:hAnsi="Cambria"/>
            <w:sz w:val="28"/>
            <w:szCs w:val="28"/>
          </w:rPr>
          <w:t>slept for a while</w:t>
        </w:r>
      </w:ins>
      <w:ins w:id="25478" w:author="Claire S" w:date="2026-06-05T20:57:00Z" w16du:dateUtc="2026-06-05T19:57:00Z">
        <w:r w:rsidR="00B3508A">
          <w:rPr>
            <w:rFonts w:ascii="Cambria" w:hAnsi="Cambria"/>
            <w:sz w:val="28"/>
            <w:szCs w:val="28"/>
          </w:rPr>
          <w:t xml:space="preserve"> </w:t>
        </w:r>
      </w:ins>
      <w:ins w:id="25479" w:author="Claire S" w:date="2026-06-05T17:03:00Z" w16du:dateUtc="2026-06-05T16:03:00Z">
        <w:r w:rsidR="003A1882">
          <w:rPr>
            <w:rFonts w:ascii="Cambria" w:hAnsi="Cambria"/>
            <w:sz w:val="28"/>
            <w:szCs w:val="28"/>
          </w:rPr>
          <w:t xml:space="preserve">and </w:t>
        </w:r>
      </w:ins>
      <w:r>
        <w:rPr>
          <w:rFonts w:ascii="Cambria" w:hAnsi="Cambria"/>
          <w:sz w:val="28"/>
          <w:szCs w:val="28"/>
        </w:rPr>
        <w:t>calmed down</w:t>
      </w:r>
      <w:del w:id="25480" w:author="Claire S" w:date="2026-06-06T00:08:00Z" w16du:dateUtc="2026-06-05T23:08:00Z">
        <w:r w:rsidDel="000A3E3C">
          <w:rPr>
            <w:rFonts w:ascii="Cambria" w:hAnsi="Cambria"/>
            <w:sz w:val="28"/>
            <w:szCs w:val="28"/>
          </w:rPr>
          <w:delText xml:space="preserve"> a </w:delText>
        </w:r>
      </w:del>
      <w:del w:id="25481" w:author="Claire S" w:date="2026-06-05T17:03:00Z" w16du:dateUtc="2026-06-05T16:03:00Z">
        <w:r w:rsidDel="003A1882">
          <w:rPr>
            <w:rFonts w:ascii="Cambria" w:hAnsi="Cambria"/>
            <w:sz w:val="28"/>
            <w:szCs w:val="28"/>
          </w:rPr>
          <w:delText xml:space="preserve">tiny </w:delText>
        </w:r>
      </w:del>
      <w:del w:id="25482" w:author="Claire S" w:date="2026-06-06T00:08:00Z" w16du:dateUtc="2026-06-05T23:08:00Z">
        <w:r w:rsidDel="000A3E3C">
          <w:rPr>
            <w:rFonts w:ascii="Cambria" w:hAnsi="Cambria"/>
            <w:sz w:val="28"/>
            <w:szCs w:val="28"/>
          </w:rPr>
          <w:delText>bit</w:delText>
        </w:r>
      </w:del>
      <w:r>
        <w:rPr>
          <w:rFonts w:ascii="Cambria" w:hAnsi="Cambria"/>
          <w:sz w:val="28"/>
          <w:szCs w:val="28"/>
        </w:rPr>
        <w:t>,</w:t>
      </w:r>
      <w:r w:rsidR="005961B5">
        <w:rPr>
          <w:rFonts w:ascii="Cambria" w:hAnsi="Cambria"/>
          <w:sz w:val="28"/>
          <w:szCs w:val="28"/>
        </w:rPr>
        <w:t xml:space="preserve"> </w:t>
      </w:r>
      <w:r w:rsidR="00657B75">
        <w:rPr>
          <w:rFonts w:ascii="Cambria" w:hAnsi="Cambria"/>
          <w:sz w:val="28"/>
          <w:szCs w:val="28"/>
        </w:rPr>
        <w:t xml:space="preserve">Savannah rang Ruth, who’d just landed at </w:t>
      </w:r>
      <w:r w:rsidR="00AB54FF">
        <w:rPr>
          <w:rFonts w:ascii="Cambria" w:hAnsi="Cambria"/>
          <w:sz w:val="28"/>
          <w:szCs w:val="28"/>
        </w:rPr>
        <w:t>Heathrow from New York</w:t>
      </w:r>
      <w:r w:rsidR="00BF5FA9">
        <w:rPr>
          <w:rFonts w:ascii="Cambria" w:hAnsi="Cambria"/>
          <w:sz w:val="28"/>
          <w:szCs w:val="28"/>
        </w:rPr>
        <w:t>.</w:t>
      </w:r>
      <w:r w:rsidR="00EE183D">
        <w:rPr>
          <w:rFonts w:ascii="Cambria" w:hAnsi="Cambria"/>
          <w:sz w:val="28"/>
          <w:szCs w:val="28"/>
        </w:rPr>
        <w:t xml:space="preserve"> </w:t>
      </w:r>
    </w:p>
    <w:p w14:paraId="3BB50164" w14:textId="700AFF0B" w:rsidR="00657B75" w:rsidRDefault="00E34358" w:rsidP="00E34358">
      <w:pPr>
        <w:spacing w:line="360" w:lineRule="auto"/>
        <w:ind w:firstLine="720"/>
        <w:contextualSpacing/>
        <w:rPr>
          <w:rFonts w:ascii="Cambria" w:hAnsi="Cambria"/>
          <w:sz w:val="28"/>
          <w:szCs w:val="28"/>
        </w:rPr>
      </w:pPr>
      <w:r>
        <w:rPr>
          <w:rFonts w:ascii="Cambria" w:hAnsi="Cambria"/>
          <w:sz w:val="28"/>
          <w:szCs w:val="28"/>
        </w:rPr>
        <w:t xml:space="preserve">‘Did you hear?’ Ruth sounded </w:t>
      </w:r>
      <w:r w:rsidR="00EE183D">
        <w:rPr>
          <w:rFonts w:ascii="Cambria" w:hAnsi="Cambria"/>
          <w:sz w:val="28"/>
          <w:szCs w:val="28"/>
        </w:rPr>
        <w:t>jubilant</w:t>
      </w:r>
      <w:r>
        <w:rPr>
          <w:rFonts w:ascii="Cambria" w:hAnsi="Cambria"/>
          <w:sz w:val="28"/>
          <w:szCs w:val="28"/>
        </w:rPr>
        <w:t>. ‘I’ve just</w:t>
      </w:r>
      <w:r w:rsidR="00EE183D">
        <w:rPr>
          <w:rFonts w:ascii="Cambria" w:hAnsi="Cambria"/>
          <w:sz w:val="28"/>
          <w:szCs w:val="28"/>
        </w:rPr>
        <w:t xml:space="preserve"> sign</w:t>
      </w:r>
      <w:r>
        <w:rPr>
          <w:rFonts w:ascii="Cambria" w:hAnsi="Cambria"/>
          <w:sz w:val="28"/>
          <w:szCs w:val="28"/>
        </w:rPr>
        <w:t>ed</w:t>
      </w:r>
      <w:r w:rsidR="00EE183D">
        <w:rPr>
          <w:rFonts w:ascii="Cambria" w:hAnsi="Cambria"/>
          <w:sz w:val="28"/>
          <w:szCs w:val="28"/>
        </w:rPr>
        <w:t xml:space="preserve"> </w:t>
      </w:r>
      <w:commentRangeStart w:id="25483"/>
      <w:del w:id="25484" w:author="Claire S" w:date="2026-06-05T17:04:00Z" w16du:dateUtc="2026-06-05T16:04:00Z">
        <w:r w:rsidR="00EE183D" w:rsidDel="00AB2671">
          <w:rPr>
            <w:rFonts w:ascii="Cambria" w:hAnsi="Cambria"/>
            <w:sz w:val="28"/>
            <w:szCs w:val="28"/>
          </w:rPr>
          <w:delText>Brad Pitt’s</w:delText>
        </w:r>
      </w:del>
      <w:ins w:id="25485" w:author="Claire S" w:date="2026-06-05T17:04:00Z" w16du:dateUtc="2026-06-05T16:04:00Z">
        <w:r w:rsidR="00AB2671">
          <w:rPr>
            <w:rFonts w:ascii="Cambria" w:hAnsi="Cambria"/>
            <w:sz w:val="28"/>
            <w:szCs w:val="28"/>
          </w:rPr>
          <w:t>Tom Cruise’s</w:t>
        </w:r>
      </w:ins>
      <w:r w:rsidR="00EE183D">
        <w:rPr>
          <w:rFonts w:ascii="Cambria" w:hAnsi="Cambria"/>
          <w:sz w:val="28"/>
          <w:szCs w:val="28"/>
        </w:rPr>
        <w:t xml:space="preserve"> </w:t>
      </w:r>
      <w:commentRangeEnd w:id="25483"/>
      <w:r w:rsidR="002E3A62">
        <w:rPr>
          <w:rStyle w:val="CommentReference"/>
          <w:rFonts w:ascii="Cambria" w:hAnsi="Cambria"/>
          <w:sz w:val="28"/>
          <w:szCs w:val="28"/>
        </w:rPr>
        <w:commentReference w:id="25483"/>
      </w:r>
      <w:r w:rsidR="00EE183D">
        <w:rPr>
          <w:rFonts w:ascii="Cambria" w:hAnsi="Cambria"/>
          <w:sz w:val="28"/>
          <w:szCs w:val="28"/>
        </w:rPr>
        <w:t>memoir</w:t>
      </w:r>
      <w:r w:rsidR="00657B75">
        <w:rPr>
          <w:rFonts w:ascii="Cambria" w:hAnsi="Cambria"/>
          <w:sz w:val="28"/>
          <w:szCs w:val="28"/>
        </w:rPr>
        <w:t>.</w:t>
      </w:r>
      <w:r>
        <w:rPr>
          <w:rFonts w:ascii="Cambria" w:hAnsi="Cambria"/>
          <w:sz w:val="28"/>
          <w:szCs w:val="28"/>
        </w:rPr>
        <w:t xml:space="preserve"> And</w:t>
      </w:r>
      <w:r w:rsidR="0013589F">
        <w:rPr>
          <w:rFonts w:ascii="Cambria" w:hAnsi="Cambria"/>
          <w:sz w:val="28"/>
          <w:szCs w:val="28"/>
        </w:rPr>
        <w:t xml:space="preserve"> my</w:t>
      </w:r>
      <w:r>
        <w:rPr>
          <w:rFonts w:ascii="Cambria" w:hAnsi="Cambria"/>
          <w:sz w:val="28"/>
          <w:szCs w:val="28"/>
        </w:rPr>
        <w:t xml:space="preserve"> God</w:t>
      </w:r>
      <w:r w:rsidR="00B340CD">
        <w:rPr>
          <w:rFonts w:ascii="Cambria" w:hAnsi="Cambria"/>
          <w:sz w:val="28"/>
          <w:szCs w:val="28"/>
        </w:rPr>
        <w:t>, I have to say,</w:t>
      </w:r>
      <w:r>
        <w:rPr>
          <w:rFonts w:ascii="Cambria" w:hAnsi="Cambria"/>
          <w:sz w:val="28"/>
          <w:szCs w:val="28"/>
        </w:rPr>
        <w:t xml:space="preserve"> he’s gorgeous</w:t>
      </w:r>
      <w:r w:rsidR="00765259">
        <w:rPr>
          <w:rFonts w:ascii="Cambria" w:hAnsi="Cambria"/>
          <w:sz w:val="28"/>
          <w:szCs w:val="28"/>
        </w:rPr>
        <w:t xml:space="preserve"> in real life</w:t>
      </w:r>
      <w:ins w:id="25486" w:author="Claire S" w:date="2026-06-05T17:05:00Z" w16du:dateUtc="2026-06-05T16:05:00Z">
        <w:r w:rsidR="00BF3135">
          <w:rPr>
            <w:rFonts w:ascii="Cambria" w:hAnsi="Cambria"/>
            <w:sz w:val="28"/>
            <w:szCs w:val="28"/>
          </w:rPr>
          <w:t>, short or not.</w:t>
        </w:r>
      </w:ins>
      <w:del w:id="25487" w:author="Claire S" w:date="2026-06-05T17:05:00Z" w16du:dateUtc="2026-06-05T16:05:00Z">
        <w:r w:rsidDel="00BF3135">
          <w:rPr>
            <w:rFonts w:ascii="Cambria" w:hAnsi="Cambria"/>
            <w:sz w:val="28"/>
            <w:szCs w:val="28"/>
          </w:rPr>
          <w:delText>.</w:delText>
        </w:r>
      </w:del>
      <w:r>
        <w:rPr>
          <w:rFonts w:ascii="Cambria" w:hAnsi="Cambria"/>
          <w:sz w:val="28"/>
          <w:szCs w:val="28"/>
        </w:rPr>
        <w:t>’</w:t>
      </w:r>
    </w:p>
    <w:p w14:paraId="6C165926" w14:textId="74135577" w:rsidR="00546F42" w:rsidRDefault="0013589F" w:rsidP="00E34358">
      <w:pPr>
        <w:spacing w:line="360" w:lineRule="auto"/>
        <w:ind w:firstLine="720"/>
        <w:contextualSpacing/>
        <w:rPr>
          <w:rFonts w:ascii="Cambria" w:hAnsi="Cambria"/>
          <w:sz w:val="28"/>
          <w:szCs w:val="28"/>
        </w:rPr>
      </w:pPr>
      <w:r>
        <w:rPr>
          <w:rFonts w:ascii="Cambria" w:hAnsi="Cambria"/>
          <w:sz w:val="28"/>
          <w:szCs w:val="28"/>
        </w:rPr>
        <w:t xml:space="preserve">‘I don’t </w:t>
      </w:r>
      <w:r w:rsidR="00765259">
        <w:rPr>
          <w:rFonts w:ascii="Cambria" w:hAnsi="Cambria"/>
          <w:sz w:val="28"/>
          <w:szCs w:val="28"/>
        </w:rPr>
        <w:t xml:space="preserve">give a </w:t>
      </w:r>
      <w:r w:rsidR="00317FB5">
        <w:rPr>
          <w:rFonts w:ascii="Cambria" w:hAnsi="Cambria"/>
          <w:sz w:val="28"/>
          <w:szCs w:val="28"/>
        </w:rPr>
        <w:t>holy crap</w:t>
      </w:r>
      <w:r>
        <w:rPr>
          <w:rFonts w:ascii="Cambria" w:hAnsi="Cambria"/>
          <w:sz w:val="28"/>
          <w:szCs w:val="28"/>
        </w:rPr>
        <w:t xml:space="preserve"> about </w:t>
      </w:r>
      <w:del w:id="25488" w:author="Claire S" w:date="2026-06-05T17:04:00Z" w16du:dateUtc="2026-06-05T16:04:00Z">
        <w:r w:rsidDel="00AB2671">
          <w:rPr>
            <w:rFonts w:ascii="Cambria" w:hAnsi="Cambria"/>
            <w:sz w:val="28"/>
            <w:szCs w:val="28"/>
          </w:rPr>
          <w:delText>Brad Pitt</w:delText>
        </w:r>
      </w:del>
      <w:ins w:id="25489" w:author="Claire S" w:date="2026-06-05T17:04:00Z" w16du:dateUtc="2026-06-05T16:04:00Z">
        <w:r w:rsidR="00AB2671">
          <w:rPr>
            <w:rFonts w:ascii="Cambria" w:hAnsi="Cambria"/>
            <w:sz w:val="28"/>
            <w:szCs w:val="28"/>
          </w:rPr>
          <w:t>Tom Cruise</w:t>
        </w:r>
      </w:ins>
      <w:r>
        <w:rPr>
          <w:rFonts w:ascii="Cambria" w:hAnsi="Cambria"/>
          <w:sz w:val="28"/>
          <w:szCs w:val="28"/>
        </w:rPr>
        <w:t xml:space="preserve">.’ </w:t>
      </w:r>
      <w:r w:rsidR="00E34358">
        <w:rPr>
          <w:rFonts w:ascii="Cambria" w:hAnsi="Cambria"/>
          <w:sz w:val="28"/>
          <w:szCs w:val="28"/>
        </w:rPr>
        <w:t>Normally</w:t>
      </w:r>
      <w:r w:rsidR="00311DE3">
        <w:rPr>
          <w:rFonts w:ascii="Cambria" w:hAnsi="Cambria"/>
          <w:sz w:val="28"/>
          <w:szCs w:val="28"/>
        </w:rPr>
        <w:t>,</w:t>
      </w:r>
      <w:r w:rsidR="00E34358">
        <w:rPr>
          <w:rFonts w:ascii="Cambria" w:hAnsi="Cambria"/>
          <w:sz w:val="28"/>
          <w:szCs w:val="28"/>
        </w:rPr>
        <w:t xml:space="preserve"> Savannah would have been </w:t>
      </w:r>
      <w:ins w:id="25490" w:author="Daisy Watt" w:date="2026-06-24T09:21:00Z" w16du:dateUtc="2026-06-24T07:21:00Z">
        <w:r w:rsidR="00E05D2F">
          <w:rPr>
            <w:rFonts w:ascii="Cambria" w:hAnsi="Cambria"/>
            <w:sz w:val="28"/>
            <w:szCs w:val="28"/>
          </w:rPr>
          <w:t xml:space="preserve">pleasantly </w:t>
        </w:r>
      </w:ins>
      <w:r w:rsidR="00E34358">
        <w:rPr>
          <w:rFonts w:ascii="Cambria" w:hAnsi="Cambria"/>
          <w:sz w:val="28"/>
          <w:szCs w:val="28"/>
        </w:rPr>
        <w:t xml:space="preserve">surprised to </w:t>
      </w:r>
      <w:r w:rsidR="005601BC">
        <w:rPr>
          <w:rFonts w:ascii="Cambria" w:hAnsi="Cambria"/>
          <w:sz w:val="28"/>
          <w:szCs w:val="28"/>
        </w:rPr>
        <w:t>hear her sister (almost) admitting to fancying someone</w:t>
      </w:r>
      <w:r w:rsidR="00E34358">
        <w:rPr>
          <w:rFonts w:ascii="Cambria" w:hAnsi="Cambria"/>
          <w:sz w:val="28"/>
          <w:szCs w:val="28"/>
        </w:rPr>
        <w:t xml:space="preserve"> </w:t>
      </w:r>
      <w:del w:id="25491" w:author="Daisy Watt" w:date="2026-06-24T09:21:00Z" w16du:dateUtc="2026-06-24T07:21:00Z">
        <w:r w:rsidDel="00E05D2F">
          <w:rPr>
            <w:rFonts w:ascii="Cambria" w:hAnsi="Cambria"/>
            <w:sz w:val="28"/>
            <w:szCs w:val="28"/>
          </w:rPr>
          <w:delText>-</w:delText>
        </w:r>
      </w:del>
      <w:ins w:id="25492" w:author="Daisy Watt" w:date="2026-06-24T09:21:00Z" w16du:dateUtc="2026-06-24T07:21:00Z">
        <w:r w:rsidR="00E05D2F">
          <w:rPr>
            <w:rFonts w:ascii="Cambria" w:hAnsi="Cambria"/>
            <w:sz w:val="28"/>
            <w:szCs w:val="28"/>
          </w:rPr>
          <w:t>–</w:t>
        </w:r>
      </w:ins>
      <w:r>
        <w:rPr>
          <w:rFonts w:ascii="Cambria" w:hAnsi="Cambria"/>
          <w:sz w:val="28"/>
          <w:szCs w:val="28"/>
        </w:rPr>
        <w:t xml:space="preserve"> </w:t>
      </w:r>
      <w:r w:rsidR="00E34358">
        <w:rPr>
          <w:rFonts w:ascii="Cambria" w:hAnsi="Cambria"/>
          <w:sz w:val="28"/>
          <w:szCs w:val="28"/>
        </w:rPr>
        <w:t xml:space="preserve">but she had </w:t>
      </w:r>
      <w:ins w:id="25493" w:author="Claire S" w:date="2026-06-05T21:45:00Z" w16du:dateUtc="2026-06-05T20:45:00Z">
        <w:r w:rsidR="00D47A81">
          <w:rPr>
            <w:rFonts w:ascii="Cambria" w:hAnsi="Cambria"/>
            <w:sz w:val="28"/>
            <w:szCs w:val="28"/>
          </w:rPr>
          <w:t xml:space="preserve">far </w:t>
        </w:r>
      </w:ins>
      <w:r w:rsidR="00765259">
        <w:rPr>
          <w:rFonts w:ascii="Cambria" w:hAnsi="Cambria"/>
          <w:sz w:val="28"/>
          <w:szCs w:val="28"/>
        </w:rPr>
        <w:t xml:space="preserve">more important </w:t>
      </w:r>
      <w:r w:rsidR="00B340CD">
        <w:rPr>
          <w:rFonts w:ascii="Cambria" w:hAnsi="Cambria"/>
          <w:sz w:val="28"/>
          <w:szCs w:val="28"/>
        </w:rPr>
        <w:t>things on her mind</w:t>
      </w:r>
      <w:r w:rsidR="00E34358">
        <w:rPr>
          <w:rFonts w:ascii="Cambria" w:hAnsi="Cambria"/>
          <w:sz w:val="28"/>
          <w:szCs w:val="28"/>
        </w:rPr>
        <w:t xml:space="preserve">. </w:t>
      </w:r>
      <w:r w:rsidR="00ED2385">
        <w:rPr>
          <w:rFonts w:ascii="Cambria" w:hAnsi="Cambria"/>
          <w:sz w:val="28"/>
          <w:szCs w:val="28"/>
        </w:rPr>
        <w:t>‘Wh</w:t>
      </w:r>
      <w:r w:rsidR="00546F42">
        <w:rPr>
          <w:rFonts w:ascii="Cambria" w:hAnsi="Cambria"/>
          <w:sz w:val="28"/>
          <w:szCs w:val="28"/>
        </w:rPr>
        <w:t xml:space="preserve">en </w:t>
      </w:r>
      <w:r w:rsidR="00E34358">
        <w:rPr>
          <w:rFonts w:ascii="Cambria" w:hAnsi="Cambria"/>
          <w:sz w:val="28"/>
          <w:szCs w:val="28"/>
        </w:rPr>
        <w:t>Langley</w:t>
      </w:r>
      <w:r w:rsidR="00546F42">
        <w:rPr>
          <w:rFonts w:ascii="Cambria" w:hAnsi="Cambria"/>
          <w:sz w:val="28"/>
          <w:szCs w:val="28"/>
        </w:rPr>
        <w:t xml:space="preserve"> signed </w:t>
      </w:r>
      <w:r w:rsidR="00ED2385">
        <w:rPr>
          <w:rFonts w:ascii="Cambria" w:hAnsi="Cambria"/>
          <w:sz w:val="28"/>
          <w:szCs w:val="28"/>
        </w:rPr>
        <w:t>Jackson</w:t>
      </w:r>
      <w:r w:rsidR="00546F42">
        <w:rPr>
          <w:rFonts w:ascii="Cambria" w:hAnsi="Cambria"/>
          <w:sz w:val="28"/>
          <w:szCs w:val="28"/>
        </w:rPr>
        <w:t xml:space="preserve"> Rayne,</w:t>
      </w:r>
      <w:r w:rsidR="00ED2385">
        <w:rPr>
          <w:rFonts w:ascii="Cambria" w:hAnsi="Cambria"/>
          <w:sz w:val="28"/>
          <w:szCs w:val="28"/>
        </w:rPr>
        <w:t>’</w:t>
      </w:r>
      <w:r w:rsidR="00546F42">
        <w:rPr>
          <w:rFonts w:ascii="Cambria" w:hAnsi="Cambria"/>
          <w:sz w:val="28"/>
          <w:szCs w:val="28"/>
        </w:rPr>
        <w:t xml:space="preserve"> </w:t>
      </w:r>
      <w:r w:rsidR="00AB54FF">
        <w:rPr>
          <w:rFonts w:ascii="Cambria" w:hAnsi="Cambria"/>
          <w:sz w:val="28"/>
          <w:szCs w:val="28"/>
        </w:rPr>
        <w:t>Savannah d</w:t>
      </w:r>
      <w:r w:rsidR="00546F42">
        <w:rPr>
          <w:rFonts w:ascii="Cambria" w:hAnsi="Cambria"/>
          <w:sz w:val="28"/>
          <w:szCs w:val="28"/>
        </w:rPr>
        <w:t>emanded, ‘</w:t>
      </w:r>
      <w:commentRangeStart w:id="25494"/>
      <w:r w:rsidR="00546F42">
        <w:rPr>
          <w:rFonts w:ascii="Cambria" w:hAnsi="Cambria"/>
          <w:sz w:val="28"/>
          <w:szCs w:val="28"/>
        </w:rPr>
        <w:t>why</w:t>
      </w:r>
      <w:r w:rsidR="00D504F1">
        <w:rPr>
          <w:rFonts w:ascii="Cambria" w:hAnsi="Cambria"/>
          <w:sz w:val="28"/>
          <w:szCs w:val="28"/>
        </w:rPr>
        <w:t xml:space="preserve"> did </w:t>
      </w:r>
      <w:del w:id="25495" w:author="Daisy Watt" w:date="2026-06-24T09:21:00Z" w16du:dateUtc="2026-06-24T07:21:00Z">
        <w:r w:rsidR="00D504F1" w:rsidDel="0006139C">
          <w:rPr>
            <w:rFonts w:ascii="Cambria" w:hAnsi="Cambria"/>
            <w:sz w:val="28"/>
            <w:szCs w:val="28"/>
          </w:rPr>
          <w:delText>he</w:delText>
        </w:r>
      </w:del>
      <w:ins w:id="25496" w:author="Daisy Watt" w:date="2026-06-24T09:21:00Z" w16du:dateUtc="2026-06-24T07:21:00Z">
        <w:r w:rsidR="0006139C">
          <w:rPr>
            <w:rFonts w:ascii="Cambria" w:hAnsi="Cambria"/>
            <w:sz w:val="28"/>
            <w:szCs w:val="28"/>
          </w:rPr>
          <w:t>we</w:t>
        </w:r>
      </w:ins>
      <w:r w:rsidR="00765259">
        <w:rPr>
          <w:rFonts w:ascii="Cambria" w:hAnsi="Cambria"/>
          <w:sz w:val="28"/>
          <w:szCs w:val="28"/>
        </w:rPr>
        <w:t xml:space="preserve">? </w:t>
      </w:r>
      <w:del w:id="25497" w:author="Daisy Watt" w:date="2026-06-24T09:24:00Z" w16du:dateUtc="2026-06-24T07:24:00Z">
        <w:r w:rsidR="00FE5519" w:rsidDel="00FC1F27">
          <w:rPr>
            <w:rFonts w:ascii="Cambria" w:hAnsi="Cambria"/>
            <w:sz w:val="28"/>
            <w:szCs w:val="28"/>
          </w:rPr>
          <w:delText xml:space="preserve">I mean, where did </w:delText>
        </w:r>
      </w:del>
      <w:del w:id="25498" w:author="Daisy Watt" w:date="2026-06-24T09:22:00Z" w16du:dateUtc="2026-06-24T07:22:00Z">
        <w:r w:rsidR="00FE5519" w:rsidDel="00FB64CF">
          <w:rPr>
            <w:rFonts w:ascii="Cambria" w:hAnsi="Cambria"/>
            <w:sz w:val="28"/>
            <w:szCs w:val="28"/>
          </w:rPr>
          <w:delText>you</w:delText>
        </w:r>
      </w:del>
      <w:del w:id="25499" w:author="Daisy Watt" w:date="2026-06-24T09:24:00Z" w16du:dateUtc="2026-06-24T07:24:00Z">
        <w:r w:rsidR="00FE5519" w:rsidDel="00FC1F27">
          <w:rPr>
            <w:rFonts w:ascii="Cambria" w:hAnsi="Cambria"/>
            <w:sz w:val="28"/>
            <w:szCs w:val="28"/>
          </w:rPr>
          <w:delText xml:space="preserve"> find him? </w:delText>
        </w:r>
      </w:del>
      <w:ins w:id="25500" w:author="Claire S" w:date="2026-06-05T17:04:00Z" w16du:dateUtc="2026-06-05T16:04:00Z">
        <w:r w:rsidR="00CF138E">
          <w:rPr>
            <w:rFonts w:ascii="Cambria" w:hAnsi="Cambria"/>
            <w:sz w:val="28"/>
            <w:szCs w:val="28"/>
          </w:rPr>
          <w:t xml:space="preserve">I thought Dex </w:t>
        </w:r>
      </w:ins>
      <w:commentRangeStart w:id="25501"/>
      <w:ins w:id="25502" w:author="Claire S" w:date="2026-06-05T21:46:00Z" w16du:dateUtc="2026-06-05T20:46:00Z">
        <w:r w:rsidR="00D47A81">
          <w:rPr>
            <w:rFonts w:ascii="Cambria" w:hAnsi="Cambria"/>
            <w:sz w:val="28"/>
            <w:szCs w:val="28"/>
          </w:rPr>
          <w:t>discovere</w:t>
        </w:r>
      </w:ins>
      <w:ins w:id="25503" w:author="Claire S" w:date="2026-06-05T17:04:00Z" w16du:dateUtc="2026-06-05T16:04:00Z">
        <w:r w:rsidR="00CF138E">
          <w:rPr>
            <w:rFonts w:ascii="Cambria" w:hAnsi="Cambria"/>
            <w:sz w:val="28"/>
            <w:szCs w:val="28"/>
          </w:rPr>
          <w:t xml:space="preserve">d him </w:t>
        </w:r>
      </w:ins>
      <w:ins w:id="25504" w:author="Claire S" w:date="2026-08-03T13:17:00Z" w16du:dateUtc="2026-08-03T12:17:00Z">
        <w:r w:rsidR="00F93717">
          <w:rPr>
            <w:rFonts w:ascii="Cambria" w:hAnsi="Cambria"/>
            <w:sz w:val="28"/>
            <w:szCs w:val="28"/>
          </w:rPr>
          <w:t xml:space="preserve">almost literally </w:t>
        </w:r>
      </w:ins>
      <w:ins w:id="25505" w:author="Claire S" w:date="2026-06-05T17:04:00Z" w16du:dateUtc="2026-06-05T16:04:00Z">
        <w:r w:rsidR="00CF138E">
          <w:rPr>
            <w:rFonts w:ascii="Cambria" w:hAnsi="Cambria"/>
            <w:sz w:val="28"/>
            <w:szCs w:val="28"/>
          </w:rPr>
          <w:t>on the battlefield</w:t>
        </w:r>
      </w:ins>
      <w:commentRangeEnd w:id="25501"/>
      <w:r w:rsidR="00FC1F27">
        <w:rPr>
          <w:rStyle w:val="CommentReference"/>
          <w:rFonts w:ascii="Cambria" w:hAnsi="Cambria"/>
          <w:sz w:val="28"/>
          <w:szCs w:val="28"/>
        </w:rPr>
        <w:commentReference w:id="25501"/>
      </w:r>
      <w:ins w:id="25506" w:author="Claire S" w:date="2026-06-05T17:04:00Z" w16du:dateUtc="2026-06-05T16:04:00Z">
        <w:r w:rsidR="00CF138E">
          <w:rPr>
            <w:rFonts w:ascii="Cambria" w:hAnsi="Cambria"/>
            <w:sz w:val="28"/>
            <w:szCs w:val="28"/>
          </w:rPr>
          <w:t xml:space="preserve">, </w:t>
        </w:r>
      </w:ins>
      <w:ins w:id="25507" w:author="Claire S" w:date="2026-08-03T13:26:00Z" w16du:dateUtc="2026-08-03T12:26:00Z">
        <w:r w:rsidR="00AD59AC">
          <w:rPr>
            <w:rFonts w:ascii="Cambria" w:hAnsi="Cambria"/>
            <w:sz w:val="28"/>
            <w:szCs w:val="28"/>
          </w:rPr>
          <w:t>‘ God knew how that could have actually been possible, but it was part of the Rayne myth. ‘B</w:t>
        </w:r>
      </w:ins>
      <w:ins w:id="25508" w:author="Claire S" w:date="2026-06-05T17:04:00Z" w16du:dateUtc="2026-06-05T16:04:00Z">
        <w:r w:rsidR="00CF138E">
          <w:rPr>
            <w:rFonts w:ascii="Cambria" w:hAnsi="Cambria"/>
            <w:sz w:val="28"/>
            <w:szCs w:val="28"/>
          </w:rPr>
          <w:t>ut I’m realis</w:t>
        </w:r>
      </w:ins>
      <w:ins w:id="25509" w:author="Claire S" w:date="2026-06-05T21:46:00Z" w16du:dateUtc="2026-06-05T20:46:00Z">
        <w:r w:rsidR="00D47A81">
          <w:rPr>
            <w:rFonts w:ascii="Cambria" w:hAnsi="Cambria"/>
            <w:sz w:val="28"/>
            <w:szCs w:val="28"/>
          </w:rPr>
          <w:t>ing</w:t>
        </w:r>
      </w:ins>
      <w:ins w:id="25510" w:author="Claire S" w:date="2026-06-05T17:04:00Z" w16du:dateUtc="2026-06-05T16:04:00Z">
        <w:r w:rsidR="00CF138E">
          <w:rPr>
            <w:rFonts w:ascii="Cambria" w:hAnsi="Cambria"/>
            <w:sz w:val="28"/>
            <w:szCs w:val="28"/>
          </w:rPr>
          <w:t xml:space="preserve"> that’s not true.  W</w:t>
        </w:r>
      </w:ins>
      <w:del w:id="25511" w:author="Claire S" w:date="2026-06-05T17:04:00Z" w16du:dateUtc="2026-06-05T16:04:00Z">
        <w:r w:rsidR="00765259" w:rsidDel="00CF138E">
          <w:rPr>
            <w:rFonts w:ascii="Cambria" w:hAnsi="Cambria"/>
            <w:sz w:val="28"/>
            <w:szCs w:val="28"/>
          </w:rPr>
          <w:delText>A</w:delText>
        </w:r>
        <w:r w:rsidR="00546F42" w:rsidDel="00CF138E">
          <w:rPr>
            <w:rFonts w:ascii="Cambria" w:hAnsi="Cambria"/>
            <w:sz w:val="28"/>
            <w:szCs w:val="28"/>
          </w:rPr>
          <w:delText>nd w</w:delText>
        </w:r>
      </w:del>
      <w:r w:rsidR="00546F42">
        <w:rPr>
          <w:rFonts w:ascii="Cambria" w:hAnsi="Cambria"/>
          <w:sz w:val="28"/>
          <w:szCs w:val="28"/>
        </w:rPr>
        <w:t>hat</w:t>
      </w:r>
      <w:r w:rsidR="00B340CD">
        <w:rPr>
          <w:rFonts w:ascii="Cambria" w:hAnsi="Cambria"/>
          <w:sz w:val="28"/>
          <w:szCs w:val="28"/>
        </w:rPr>
        <w:t xml:space="preserve"> exactly</w:t>
      </w:r>
      <w:r w:rsidR="00546F42">
        <w:rPr>
          <w:rFonts w:ascii="Cambria" w:hAnsi="Cambria"/>
          <w:sz w:val="28"/>
          <w:szCs w:val="28"/>
        </w:rPr>
        <w:t xml:space="preserve"> did you know about </w:t>
      </w:r>
      <w:r w:rsidR="00ED2385">
        <w:rPr>
          <w:rFonts w:ascii="Cambria" w:hAnsi="Cambria"/>
          <w:sz w:val="28"/>
          <w:szCs w:val="28"/>
        </w:rPr>
        <w:t>him</w:t>
      </w:r>
      <w:r w:rsidR="00546F42">
        <w:rPr>
          <w:rFonts w:ascii="Cambria" w:hAnsi="Cambria"/>
          <w:sz w:val="28"/>
          <w:szCs w:val="28"/>
        </w:rPr>
        <w:t>?’</w:t>
      </w:r>
    </w:p>
    <w:p w14:paraId="7B53CB98" w14:textId="7B1FD23D" w:rsidR="00546F42" w:rsidDel="002058DC" w:rsidRDefault="00546F42">
      <w:pPr>
        <w:spacing w:line="360" w:lineRule="auto"/>
        <w:ind w:firstLine="720"/>
        <w:contextualSpacing/>
        <w:rPr>
          <w:del w:id="25512" w:author="Daisy Watt" w:date="2026-06-24T09:22:00Z" w16du:dateUtc="2026-06-24T07:22:00Z"/>
          <w:rFonts w:ascii="Cambria" w:hAnsi="Cambria"/>
          <w:sz w:val="28"/>
          <w:szCs w:val="28"/>
        </w:rPr>
      </w:pPr>
      <w:r>
        <w:rPr>
          <w:rFonts w:ascii="Cambria" w:hAnsi="Cambria"/>
          <w:sz w:val="28"/>
          <w:szCs w:val="28"/>
        </w:rPr>
        <w:t>‘Nice to hear from you</w:t>
      </w:r>
      <w:ins w:id="25513" w:author="Daisy Watt" w:date="2026-06-24T09:25:00Z" w16du:dateUtc="2026-06-24T07:25:00Z">
        <w:r w:rsidR="005874E0">
          <w:rPr>
            <w:rFonts w:ascii="Cambria" w:hAnsi="Cambria"/>
            <w:sz w:val="28"/>
            <w:szCs w:val="28"/>
          </w:rPr>
          <w:t>,</w:t>
        </w:r>
      </w:ins>
      <w:r>
        <w:rPr>
          <w:rFonts w:ascii="Cambria" w:hAnsi="Cambria"/>
          <w:sz w:val="28"/>
          <w:szCs w:val="28"/>
        </w:rPr>
        <w:t xml:space="preserve"> too,’ Ruth </w:t>
      </w:r>
      <w:r w:rsidR="00ED57AE">
        <w:rPr>
          <w:rFonts w:ascii="Cambria" w:hAnsi="Cambria"/>
          <w:sz w:val="28"/>
          <w:szCs w:val="28"/>
        </w:rPr>
        <w:t>drawled. ‘</w:t>
      </w:r>
      <w:ins w:id="25514" w:author="Daisy Watt" w:date="2026-06-24T09:22:00Z" w16du:dateUtc="2026-06-24T07:22:00Z">
        <w:r w:rsidR="002058DC">
          <w:rPr>
            <w:rFonts w:ascii="Cambria" w:hAnsi="Cambria"/>
            <w:sz w:val="28"/>
            <w:szCs w:val="28"/>
          </w:rPr>
          <w:t>I’ve n</w:t>
        </w:r>
      </w:ins>
      <w:del w:id="25515" w:author="Daisy Watt" w:date="2026-06-24T09:22:00Z" w16du:dateUtc="2026-06-24T07:22:00Z">
        <w:r w:rsidR="00ED57AE" w:rsidDel="002058DC">
          <w:rPr>
            <w:rFonts w:ascii="Cambria" w:hAnsi="Cambria"/>
            <w:sz w:val="28"/>
            <w:szCs w:val="28"/>
          </w:rPr>
          <w:delText>I didn’t sign him, Dex did.’</w:delText>
        </w:r>
      </w:del>
    </w:p>
    <w:p w14:paraId="46C19B49" w14:textId="01CAAEF0" w:rsidR="005961B5" w:rsidDel="002058DC" w:rsidRDefault="005961B5">
      <w:pPr>
        <w:spacing w:line="360" w:lineRule="auto"/>
        <w:ind w:firstLine="720"/>
        <w:contextualSpacing/>
        <w:rPr>
          <w:del w:id="25516" w:author="Daisy Watt" w:date="2026-06-24T09:22:00Z" w16du:dateUtc="2026-06-24T07:22:00Z"/>
          <w:rFonts w:ascii="Cambria" w:hAnsi="Cambria"/>
          <w:sz w:val="28"/>
          <w:szCs w:val="28"/>
        </w:rPr>
      </w:pPr>
      <w:del w:id="25517" w:author="Daisy Watt" w:date="2026-06-24T09:22:00Z" w16du:dateUtc="2026-06-24T07:22:00Z">
        <w:r w:rsidDel="002058DC">
          <w:rPr>
            <w:rFonts w:ascii="Cambria" w:hAnsi="Cambria"/>
            <w:sz w:val="28"/>
            <w:szCs w:val="28"/>
          </w:rPr>
          <w:delText>‘Great,’ Savannah slumped back on her sofa, deflated. ‘Any idea how he found him?</w:delText>
        </w:r>
        <w:r w:rsidR="00100D51" w:rsidDel="002058DC">
          <w:rPr>
            <w:rFonts w:ascii="Cambria" w:hAnsi="Cambria"/>
            <w:sz w:val="28"/>
            <w:szCs w:val="28"/>
          </w:rPr>
          <w:delText xml:space="preserve"> I’m guessing not from the slush</w:delText>
        </w:r>
        <w:r w:rsidR="00765259" w:rsidDel="002058DC">
          <w:rPr>
            <w:rFonts w:ascii="Cambria" w:hAnsi="Cambria"/>
            <w:sz w:val="28"/>
            <w:szCs w:val="28"/>
          </w:rPr>
          <w:delText>-</w:delText>
        </w:r>
        <w:r w:rsidR="00100D51" w:rsidDel="002058DC">
          <w:rPr>
            <w:rFonts w:ascii="Cambria" w:hAnsi="Cambria"/>
            <w:sz w:val="28"/>
            <w:szCs w:val="28"/>
          </w:rPr>
          <w:delText>pile.</w:delText>
        </w:r>
        <w:r w:rsidDel="002058DC">
          <w:rPr>
            <w:rFonts w:ascii="Cambria" w:hAnsi="Cambria"/>
            <w:sz w:val="28"/>
            <w:szCs w:val="28"/>
          </w:rPr>
          <w:delText>’</w:delText>
        </w:r>
        <w:commentRangeEnd w:id="25494"/>
        <w:r w:rsidR="002E3A62" w:rsidDel="002058DC">
          <w:rPr>
            <w:rStyle w:val="CommentReference"/>
            <w:rFonts w:ascii="Cambria" w:hAnsi="Cambria"/>
            <w:sz w:val="28"/>
            <w:szCs w:val="28"/>
          </w:rPr>
          <w:commentReference w:id="25494"/>
        </w:r>
      </w:del>
    </w:p>
    <w:p w14:paraId="6E3093BA" w14:textId="46D0C7F6" w:rsidR="005961B5" w:rsidRDefault="005961B5" w:rsidP="002058DC">
      <w:pPr>
        <w:spacing w:line="360" w:lineRule="auto"/>
        <w:ind w:firstLine="720"/>
        <w:contextualSpacing/>
        <w:rPr>
          <w:rFonts w:ascii="Cambria" w:hAnsi="Cambria"/>
          <w:sz w:val="28"/>
          <w:szCs w:val="28"/>
        </w:rPr>
      </w:pPr>
      <w:del w:id="25518" w:author="Daisy Watt" w:date="2026-06-24T09:22:00Z" w16du:dateUtc="2026-06-24T07:22:00Z">
        <w:r w:rsidDel="002058DC">
          <w:rPr>
            <w:rFonts w:ascii="Cambria" w:hAnsi="Cambria"/>
            <w:sz w:val="28"/>
            <w:szCs w:val="28"/>
          </w:rPr>
          <w:delText>‘</w:delText>
        </w:r>
        <w:r w:rsidR="00D006FD" w:rsidDel="002058DC">
          <w:rPr>
            <w:rFonts w:ascii="Cambria" w:hAnsi="Cambria"/>
            <w:sz w:val="28"/>
            <w:szCs w:val="28"/>
          </w:rPr>
          <w:delText>N</w:delText>
        </w:r>
      </w:del>
      <w:r w:rsidR="00D006FD">
        <w:rPr>
          <w:rFonts w:ascii="Cambria" w:hAnsi="Cambria"/>
          <w:sz w:val="28"/>
          <w:szCs w:val="28"/>
        </w:rPr>
        <w:t>o idea</w:t>
      </w:r>
      <w:del w:id="25519" w:author="Daisy Watt" w:date="2026-06-24T09:22:00Z" w16du:dateUtc="2026-06-24T07:22:00Z">
        <w:r w:rsidR="00D006FD" w:rsidDel="002058DC">
          <w:rPr>
            <w:rFonts w:ascii="Cambria" w:hAnsi="Cambria"/>
            <w:sz w:val="28"/>
            <w:szCs w:val="28"/>
          </w:rPr>
          <w:delText>, no</w:delText>
        </w:r>
      </w:del>
      <w:ins w:id="25520" w:author="Daisy Watt" w:date="2026-06-24T09:22:00Z" w16du:dateUtc="2026-06-24T07:22:00Z">
        <w:r w:rsidR="002058DC">
          <w:rPr>
            <w:rFonts w:ascii="Cambria" w:hAnsi="Cambria"/>
            <w:sz w:val="28"/>
            <w:szCs w:val="28"/>
          </w:rPr>
          <w:t xml:space="preserve"> how Dex found him</w:t>
        </w:r>
      </w:ins>
      <w:r w:rsidR="00100D51">
        <w:rPr>
          <w:rFonts w:ascii="Cambria" w:hAnsi="Cambria"/>
          <w:sz w:val="28"/>
          <w:szCs w:val="28"/>
        </w:rPr>
        <w:t xml:space="preserve">. </w:t>
      </w:r>
      <w:r>
        <w:rPr>
          <w:rFonts w:ascii="Cambria" w:hAnsi="Cambria"/>
          <w:sz w:val="28"/>
          <w:szCs w:val="28"/>
        </w:rPr>
        <w:t>Why?’</w:t>
      </w:r>
    </w:p>
    <w:p w14:paraId="647E2E26" w14:textId="244D03D6" w:rsidR="005961B5" w:rsidRDefault="005961B5" w:rsidP="00546F42">
      <w:pPr>
        <w:spacing w:line="360" w:lineRule="auto"/>
        <w:ind w:firstLine="720"/>
        <w:contextualSpacing/>
        <w:rPr>
          <w:rFonts w:ascii="Cambria" w:hAnsi="Cambria"/>
          <w:sz w:val="28"/>
          <w:szCs w:val="28"/>
        </w:rPr>
      </w:pPr>
      <w:r>
        <w:rPr>
          <w:rFonts w:ascii="Cambria" w:hAnsi="Cambria"/>
          <w:sz w:val="28"/>
          <w:szCs w:val="28"/>
        </w:rPr>
        <w:t xml:space="preserve">‘Because </w:t>
      </w:r>
      <w:r w:rsidR="003511A0">
        <w:rPr>
          <w:rFonts w:ascii="Cambria" w:hAnsi="Cambria"/>
          <w:sz w:val="28"/>
          <w:szCs w:val="28"/>
        </w:rPr>
        <w:t xml:space="preserve">I’ve got an inkling </w:t>
      </w:r>
      <w:r w:rsidR="00765259">
        <w:rPr>
          <w:rFonts w:ascii="Cambria" w:hAnsi="Cambria"/>
          <w:sz w:val="28"/>
          <w:szCs w:val="28"/>
        </w:rPr>
        <w:t xml:space="preserve">Jackson might </w:t>
      </w:r>
      <w:r w:rsidR="003511A0">
        <w:rPr>
          <w:rFonts w:ascii="Cambria" w:hAnsi="Cambria"/>
          <w:sz w:val="28"/>
          <w:szCs w:val="28"/>
        </w:rPr>
        <w:t>not</w:t>
      </w:r>
      <w:r>
        <w:rPr>
          <w:rFonts w:ascii="Cambria" w:hAnsi="Cambria"/>
          <w:sz w:val="28"/>
          <w:szCs w:val="28"/>
        </w:rPr>
        <w:t xml:space="preserve"> </w:t>
      </w:r>
      <w:r w:rsidR="00765259">
        <w:rPr>
          <w:rFonts w:ascii="Cambria" w:hAnsi="Cambria"/>
          <w:sz w:val="28"/>
          <w:szCs w:val="28"/>
        </w:rPr>
        <w:t xml:space="preserve">be </w:t>
      </w:r>
      <w:r>
        <w:rPr>
          <w:rFonts w:ascii="Cambria" w:hAnsi="Cambria"/>
          <w:sz w:val="28"/>
          <w:szCs w:val="28"/>
        </w:rPr>
        <w:t>the great guy he’s cracked up to be.’</w:t>
      </w:r>
    </w:p>
    <w:p w14:paraId="1AA820CA" w14:textId="5FF9F09C" w:rsidR="005961B5" w:rsidRDefault="005961B5" w:rsidP="00546F42">
      <w:pPr>
        <w:spacing w:line="360" w:lineRule="auto"/>
        <w:ind w:firstLine="720"/>
        <w:contextualSpacing/>
        <w:rPr>
          <w:rFonts w:ascii="Cambria" w:hAnsi="Cambria"/>
          <w:sz w:val="28"/>
          <w:szCs w:val="28"/>
        </w:rPr>
      </w:pPr>
      <w:r>
        <w:rPr>
          <w:rFonts w:ascii="Cambria" w:hAnsi="Cambria"/>
          <w:sz w:val="28"/>
          <w:szCs w:val="28"/>
        </w:rPr>
        <w:t xml:space="preserve">There was a pregnant pause. </w:t>
      </w:r>
    </w:p>
    <w:p w14:paraId="4913B81B" w14:textId="3DCA54F6" w:rsidR="005961B5" w:rsidRDefault="005961B5" w:rsidP="00546F42">
      <w:pPr>
        <w:spacing w:line="360" w:lineRule="auto"/>
        <w:ind w:firstLine="720"/>
        <w:contextualSpacing/>
        <w:rPr>
          <w:rFonts w:ascii="Cambria" w:hAnsi="Cambria"/>
          <w:sz w:val="28"/>
          <w:szCs w:val="28"/>
        </w:rPr>
      </w:pPr>
      <w:r>
        <w:rPr>
          <w:rFonts w:ascii="Cambria" w:hAnsi="Cambria"/>
          <w:sz w:val="28"/>
          <w:szCs w:val="28"/>
        </w:rPr>
        <w:t>‘Ruth?</w:t>
      </w:r>
      <w:r w:rsidR="00765259">
        <w:rPr>
          <w:rFonts w:ascii="Cambria" w:hAnsi="Cambria"/>
          <w:sz w:val="28"/>
          <w:szCs w:val="28"/>
        </w:rPr>
        <w:t>’ Savannah’s antennae we</w:t>
      </w:r>
      <w:r w:rsidR="00FE5519">
        <w:rPr>
          <w:rFonts w:ascii="Cambria" w:hAnsi="Cambria"/>
          <w:sz w:val="28"/>
          <w:szCs w:val="28"/>
        </w:rPr>
        <w:t>nt</w:t>
      </w:r>
      <w:r w:rsidR="00765259">
        <w:rPr>
          <w:rFonts w:ascii="Cambria" w:hAnsi="Cambria"/>
          <w:sz w:val="28"/>
          <w:szCs w:val="28"/>
        </w:rPr>
        <w:t xml:space="preserve"> up. ‘</w:t>
      </w:r>
      <w:r w:rsidR="00877D82">
        <w:rPr>
          <w:rFonts w:ascii="Cambria" w:hAnsi="Cambria"/>
          <w:sz w:val="28"/>
          <w:szCs w:val="28"/>
        </w:rPr>
        <w:t>You still there?</w:t>
      </w:r>
      <w:r>
        <w:rPr>
          <w:rFonts w:ascii="Cambria" w:hAnsi="Cambria"/>
          <w:sz w:val="28"/>
          <w:szCs w:val="28"/>
        </w:rPr>
        <w:t>’</w:t>
      </w:r>
    </w:p>
    <w:p w14:paraId="157879D7" w14:textId="13EB32E1" w:rsidR="00100D51" w:rsidRDefault="005961B5" w:rsidP="00765259">
      <w:pPr>
        <w:spacing w:line="360" w:lineRule="auto"/>
        <w:ind w:firstLine="720"/>
        <w:contextualSpacing/>
        <w:rPr>
          <w:rFonts w:ascii="Cambria" w:hAnsi="Cambria"/>
          <w:sz w:val="28"/>
          <w:szCs w:val="28"/>
        </w:rPr>
      </w:pPr>
      <w:r>
        <w:rPr>
          <w:rFonts w:ascii="Cambria" w:hAnsi="Cambria"/>
          <w:sz w:val="28"/>
          <w:szCs w:val="28"/>
        </w:rPr>
        <w:t>‘I’ll see what I can find out</w:t>
      </w:r>
      <w:r w:rsidR="008A4C8E">
        <w:rPr>
          <w:rFonts w:ascii="Cambria" w:hAnsi="Cambria"/>
          <w:sz w:val="28"/>
          <w:szCs w:val="28"/>
        </w:rPr>
        <w:t>.</w:t>
      </w:r>
      <w:r w:rsidR="00765259">
        <w:rPr>
          <w:rFonts w:ascii="Cambria" w:hAnsi="Cambria"/>
          <w:sz w:val="28"/>
          <w:szCs w:val="28"/>
        </w:rPr>
        <w:t xml:space="preserve"> </w:t>
      </w:r>
      <w:r w:rsidR="008A4C8E">
        <w:rPr>
          <w:rFonts w:ascii="Cambria" w:hAnsi="Cambria"/>
          <w:sz w:val="28"/>
          <w:szCs w:val="28"/>
        </w:rPr>
        <w:t>Sorry, I’ve g</w:t>
      </w:r>
      <w:r w:rsidR="00C733D8">
        <w:rPr>
          <w:rFonts w:ascii="Cambria" w:hAnsi="Cambria"/>
          <w:sz w:val="28"/>
          <w:szCs w:val="28"/>
        </w:rPr>
        <w:t>ot</w:t>
      </w:r>
      <w:r w:rsidR="0041378B">
        <w:rPr>
          <w:rFonts w:ascii="Cambria" w:hAnsi="Cambria"/>
          <w:sz w:val="28"/>
          <w:szCs w:val="28"/>
        </w:rPr>
        <w:t xml:space="preserve"> another call coming in</w:t>
      </w:r>
      <w:ins w:id="25521" w:author="Daisy Watt" w:date="2026-06-24T09:26:00Z" w16du:dateUtc="2026-06-24T07:26:00Z">
        <w:r w:rsidR="005874E0">
          <w:rPr>
            <w:rFonts w:ascii="Cambria" w:hAnsi="Cambria"/>
            <w:sz w:val="28"/>
            <w:szCs w:val="28"/>
          </w:rPr>
          <w:t>.</w:t>
        </w:r>
      </w:ins>
      <w:del w:id="25522" w:author="Daisy Watt" w:date="2026-06-24T09:26:00Z" w16du:dateUtc="2026-06-24T07:26:00Z">
        <w:r w:rsidR="0041378B" w:rsidDel="005874E0">
          <w:rPr>
            <w:rFonts w:ascii="Cambria" w:hAnsi="Cambria"/>
            <w:sz w:val="28"/>
            <w:szCs w:val="28"/>
          </w:rPr>
          <w:delText xml:space="preserve"> -</w:delText>
        </w:r>
      </w:del>
      <w:r>
        <w:rPr>
          <w:rFonts w:ascii="Cambria" w:hAnsi="Cambria"/>
          <w:sz w:val="28"/>
          <w:szCs w:val="28"/>
        </w:rPr>
        <w:t>’</w:t>
      </w:r>
      <w:r w:rsidR="00100D51">
        <w:rPr>
          <w:rFonts w:ascii="Cambria" w:hAnsi="Cambria"/>
          <w:sz w:val="28"/>
          <w:szCs w:val="28"/>
        </w:rPr>
        <w:t xml:space="preserve"> </w:t>
      </w:r>
      <w:r>
        <w:rPr>
          <w:rFonts w:ascii="Cambria" w:hAnsi="Cambria"/>
          <w:sz w:val="28"/>
          <w:szCs w:val="28"/>
        </w:rPr>
        <w:t xml:space="preserve">The </w:t>
      </w:r>
      <w:r w:rsidR="0041378B">
        <w:rPr>
          <w:rFonts w:ascii="Cambria" w:hAnsi="Cambria"/>
          <w:sz w:val="28"/>
          <w:szCs w:val="28"/>
        </w:rPr>
        <w:t>line</w:t>
      </w:r>
      <w:r w:rsidR="00100D51">
        <w:rPr>
          <w:rFonts w:ascii="Cambria" w:hAnsi="Cambria"/>
          <w:sz w:val="28"/>
          <w:szCs w:val="28"/>
        </w:rPr>
        <w:t xml:space="preserve"> </w:t>
      </w:r>
      <w:r w:rsidR="007B126F">
        <w:rPr>
          <w:rFonts w:ascii="Cambria" w:hAnsi="Cambria"/>
          <w:sz w:val="28"/>
          <w:szCs w:val="28"/>
        </w:rPr>
        <w:t>went dead</w:t>
      </w:r>
      <w:r>
        <w:rPr>
          <w:rFonts w:ascii="Cambria" w:hAnsi="Cambria"/>
          <w:sz w:val="28"/>
          <w:szCs w:val="28"/>
        </w:rPr>
        <w:t xml:space="preserve">. </w:t>
      </w:r>
    </w:p>
    <w:p w14:paraId="007C37CD" w14:textId="3110A0BD" w:rsidR="005961B5" w:rsidRDefault="00877D82" w:rsidP="00100D51">
      <w:pPr>
        <w:spacing w:line="360" w:lineRule="auto"/>
        <w:ind w:firstLine="720"/>
        <w:contextualSpacing/>
        <w:rPr>
          <w:rFonts w:ascii="Cambria" w:hAnsi="Cambria"/>
          <w:sz w:val="28"/>
          <w:szCs w:val="28"/>
        </w:rPr>
      </w:pPr>
      <w:r>
        <w:rPr>
          <w:rFonts w:ascii="Cambria" w:hAnsi="Cambria"/>
          <w:sz w:val="28"/>
          <w:szCs w:val="28"/>
        </w:rPr>
        <w:t xml:space="preserve">‘Christ’s sake.’ </w:t>
      </w:r>
      <w:r w:rsidR="005961B5">
        <w:rPr>
          <w:rFonts w:ascii="Cambria" w:hAnsi="Cambria"/>
          <w:sz w:val="28"/>
          <w:szCs w:val="28"/>
        </w:rPr>
        <w:t xml:space="preserve">Savannah </w:t>
      </w:r>
      <w:r w:rsidR="00765259">
        <w:rPr>
          <w:rFonts w:ascii="Cambria" w:hAnsi="Cambria"/>
          <w:sz w:val="28"/>
          <w:szCs w:val="28"/>
        </w:rPr>
        <w:t xml:space="preserve">was positive </w:t>
      </w:r>
      <w:r w:rsidR="005961B5">
        <w:rPr>
          <w:rFonts w:ascii="Cambria" w:hAnsi="Cambria"/>
          <w:sz w:val="28"/>
          <w:szCs w:val="28"/>
        </w:rPr>
        <w:t xml:space="preserve">Ruth </w:t>
      </w:r>
      <w:del w:id="25523" w:author="Claire S" w:date="2026-06-05T21:46:00Z" w16du:dateUtc="2026-06-05T20:46:00Z">
        <w:r w:rsidR="00890FB5" w:rsidDel="00D47A81">
          <w:rPr>
            <w:rFonts w:ascii="Cambria" w:hAnsi="Cambria"/>
            <w:sz w:val="28"/>
            <w:szCs w:val="28"/>
          </w:rPr>
          <w:delText>would have</w:delText>
        </w:r>
      </w:del>
      <w:ins w:id="25524" w:author="Claire S" w:date="2026-06-05T21:46:00Z" w16du:dateUtc="2026-06-05T20:46:00Z">
        <w:r w:rsidR="00D47A81">
          <w:rPr>
            <w:rFonts w:ascii="Cambria" w:hAnsi="Cambria"/>
            <w:sz w:val="28"/>
            <w:szCs w:val="28"/>
          </w:rPr>
          <w:t>had</w:t>
        </w:r>
      </w:ins>
      <w:r w:rsidR="00890FB5">
        <w:rPr>
          <w:rFonts w:ascii="Cambria" w:hAnsi="Cambria"/>
          <w:sz w:val="28"/>
          <w:szCs w:val="28"/>
        </w:rPr>
        <w:t xml:space="preserve"> </w:t>
      </w:r>
      <w:r w:rsidR="0003109A">
        <w:rPr>
          <w:rFonts w:ascii="Cambria" w:hAnsi="Cambria"/>
          <w:sz w:val="28"/>
          <w:szCs w:val="28"/>
        </w:rPr>
        <w:t>more information</w:t>
      </w:r>
      <w:r w:rsidR="00765259">
        <w:rPr>
          <w:rFonts w:ascii="Cambria" w:hAnsi="Cambria"/>
          <w:sz w:val="28"/>
          <w:szCs w:val="28"/>
        </w:rPr>
        <w:t xml:space="preserve"> on Rayne</w:t>
      </w:r>
      <w:r w:rsidR="005961B5">
        <w:rPr>
          <w:rFonts w:ascii="Cambria" w:hAnsi="Cambria"/>
          <w:sz w:val="28"/>
          <w:szCs w:val="28"/>
        </w:rPr>
        <w:t xml:space="preserve"> than she was letting on</w:t>
      </w:r>
      <w:ins w:id="25525" w:author="Claire S" w:date="2026-06-05T21:47:00Z" w16du:dateUtc="2026-06-05T20:47:00Z">
        <w:r w:rsidR="0047336D">
          <w:rPr>
            <w:rFonts w:ascii="Cambria" w:hAnsi="Cambria"/>
            <w:sz w:val="28"/>
            <w:szCs w:val="28"/>
          </w:rPr>
          <w:t>; s</w:t>
        </w:r>
      </w:ins>
      <w:del w:id="25526" w:author="Claire S" w:date="2026-06-05T21:47:00Z" w16du:dateUtc="2026-06-05T20:47:00Z">
        <w:r w:rsidR="005961B5" w:rsidDel="0047336D">
          <w:rPr>
            <w:rFonts w:ascii="Cambria" w:hAnsi="Cambria"/>
            <w:sz w:val="28"/>
            <w:szCs w:val="28"/>
          </w:rPr>
          <w:delText xml:space="preserve">. </w:delText>
        </w:r>
        <w:r w:rsidR="00765259" w:rsidDel="0047336D">
          <w:rPr>
            <w:rFonts w:ascii="Cambria" w:hAnsi="Cambria"/>
            <w:sz w:val="28"/>
            <w:szCs w:val="28"/>
          </w:rPr>
          <w:delText>S</w:delText>
        </w:r>
      </w:del>
      <w:r w:rsidR="00765259">
        <w:rPr>
          <w:rFonts w:ascii="Cambria" w:hAnsi="Cambria"/>
          <w:sz w:val="28"/>
          <w:szCs w:val="28"/>
        </w:rPr>
        <w:t>he usually did.</w:t>
      </w:r>
      <w:r w:rsidR="00A676A1">
        <w:rPr>
          <w:rFonts w:ascii="Cambria" w:hAnsi="Cambria"/>
          <w:sz w:val="28"/>
          <w:szCs w:val="28"/>
        </w:rPr>
        <w:t xml:space="preserve"> Which meant she was lying about something.</w:t>
      </w:r>
    </w:p>
    <w:p w14:paraId="0B189E86" w14:textId="3C3C1EDC" w:rsidR="00FE0923" w:rsidRDefault="00890FB5" w:rsidP="00765259">
      <w:pPr>
        <w:spacing w:line="360" w:lineRule="auto"/>
        <w:ind w:firstLine="720"/>
        <w:contextualSpacing/>
        <w:rPr>
          <w:rFonts w:ascii="Cambria" w:hAnsi="Cambria"/>
          <w:sz w:val="28"/>
          <w:szCs w:val="28"/>
        </w:rPr>
      </w:pPr>
      <w:r>
        <w:rPr>
          <w:rFonts w:ascii="Cambria" w:hAnsi="Cambria"/>
          <w:sz w:val="28"/>
          <w:szCs w:val="28"/>
        </w:rPr>
        <w:t xml:space="preserve">Savannah thought for a second and then ordered an Uber, as </w:t>
      </w:r>
      <w:r w:rsidR="00FE0923">
        <w:rPr>
          <w:rFonts w:ascii="Cambria" w:hAnsi="Cambria"/>
          <w:sz w:val="28"/>
          <w:szCs w:val="28"/>
        </w:rPr>
        <w:t xml:space="preserve">Danvers was </w:t>
      </w:r>
      <w:r w:rsidR="00C863AC">
        <w:rPr>
          <w:rFonts w:ascii="Cambria" w:hAnsi="Cambria"/>
          <w:sz w:val="28"/>
          <w:szCs w:val="28"/>
        </w:rPr>
        <w:t xml:space="preserve">obviously </w:t>
      </w:r>
      <w:r w:rsidR="00FE0923">
        <w:rPr>
          <w:rFonts w:ascii="Cambria" w:hAnsi="Cambria"/>
          <w:sz w:val="28"/>
          <w:szCs w:val="28"/>
        </w:rPr>
        <w:t>busy</w:t>
      </w:r>
      <w:ins w:id="25527" w:author="Claire S" w:date="2026-06-05T21:47:00Z" w16du:dateUtc="2026-06-05T20:47:00Z">
        <w:r w:rsidR="0047336D">
          <w:rPr>
            <w:rFonts w:ascii="Cambria" w:hAnsi="Cambria"/>
            <w:sz w:val="28"/>
            <w:szCs w:val="28"/>
          </w:rPr>
          <w:t>,</w:t>
        </w:r>
      </w:ins>
      <w:r w:rsidR="00C863AC">
        <w:rPr>
          <w:rFonts w:ascii="Cambria" w:hAnsi="Cambria"/>
          <w:sz w:val="28"/>
          <w:szCs w:val="28"/>
        </w:rPr>
        <w:t xml:space="preserve"> driving Ruth into town from </w:t>
      </w:r>
      <w:r>
        <w:rPr>
          <w:rFonts w:ascii="Cambria" w:hAnsi="Cambria"/>
          <w:sz w:val="28"/>
          <w:szCs w:val="28"/>
        </w:rPr>
        <w:t>Heathrow</w:t>
      </w:r>
      <w:r w:rsidR="00FE0923">
        <w:rPr>
          <w:rFonts w:ascii="Cambria" w:hAnsi="Cambria"/>
          <w:sz w:val="28"/>
          <w:szCs w:val="28"/>
        </w:rPr>
        <w:t xml:space="preserve">.  </w:t>
      </w:r>
    </w:p>
    <w:p w14:paraId="3822BD06" w14:textId="53288E4D" w:rsidR="00FE0923" w:rsidRDefault="00FE0923" w:rsidP="00100D51">
      <w:pPr>
        <w:spacing w:line="360" w:lineRule="auto"/>
        <w:ind w:firstLine="720"/>
        <w:contextualSpacing/>
        <w:rPr>
          <w:rFonts w:ascii="Cambria" w:hAnsi="Cambria"/>
          <w:sz w:val="28"/>
          <w:szCs w:val="28"/>
        </w:rPr>
      </w:pPr>
      <w:del w:id="25528" w:author="Daisy Watt" w:date="2026-06-24T09:26:00Z" w16du:dateUtc="2026-06-24T07:26:00Z">
        <w:r w:rsidDel="00C44067">
          <w:rPr>
            <w:rFonts w:ascii="Cambria" w:hAnsi="Cambria"/>
            <w:sz w:val="28"/>
            <w:szCs w:val="28"/>
          </w:rPr>
          <w:delText>‘</w:delText>
        </w:r>
      </w:del>
      <w:r w:rsidRPr="00402A1F">
        <w:rPr>
          <w:rFonts w:ascii="Cambria" w:hAnsi="Cambria"/>
          <w:i/>
          <w:iCs/>
          <w:sz w:val="28"/>
          <w:szCs w:val="28"/>
        </w:rPr>
        <w:t>Langley HQ</w:t>
      </w:r>
      <w:r>
        <w:rPr>
          <w:rFonts w:ascii="Cambria" w:hAnsi="Cambria"/>
          <w:sz w:val="28"/>
          <w:szCs w:val="28"/>
        </w:rPr>
        <w:t>,</w:t>
      </w:r>
      <w:ins w:id="25529" w:author="Daisy Watt" w:date="2026-06-24T09:26:00Z" w16du:dateUtc="2026-06-24T07:26:00Z">
        <w:r w:rsidR="00C44067">
          <w:rPr>
            <w:rFonts w:ascii="Cambria" w:hAnsi="Cambria"/>
            <w:sz w:val="28"/>
            <w:szCs w:val="28"/>
          </w:rPr>
          <w:t xml:space="preserve"> </w:t>
        </w:r>
      </w:ins>
      <w:del w:id="25530" w:author="Daisy Watt" w:date="2026-06-24T09:26:00Z" w16du:dateUtc="2026-06-24T07:26:00Z">
        <w:r w:rsidDel="00C44067">
          <w:rPr>
            <w:rFonts w:ascii="Cambria" w:hAnsi="Cambria"/>
            <w:sz w:val="28"/>
            <w:szCs w:val="28"/>
          </w:rPr>
          <w:delText xml:space="preserve">’ </w:delText>
        </w:r>
      </w:del>
      <w:r>
        <w:rPr>
          <w:rFonts w:ascii="Cambria" w:hAnsi="Cambria"/>
          <w:sz w:val="28"/>
          <w:szCs w:val="28"/>
        </w:rPr>
        <w:t>she typed</w:t>
      </w:r>
      <w:commentRangeStart w:id="25531"/>
      <w:r>
        <w:rPr>
          <w:rFonts w:ascii="Cambria" w:hAnsi="Cambria"/>
          <w:sz w:val="28"/>
          <w:szCs w:val="28"/>
        </w:rPr>
        <w:t>.</w:t>
      </w:r>
      <w:commentRangeEnd w:id="25531"/>
      <w:r w:rsidR="00771A41">
        <w:rPr>
          <w:rStyle w:val="CommentReference"/>
          <w:rFonts w:ascii="Cambria" w:hAnsi="Cambria"/>
          <w:sz w:val="28"/>
          <w:szCs w:val="28"/>
        </w:rPr>
        <w:commentReference w:id="25531"/>
      </w:r>
      <w:del w:id="25532" w:author="Daisy Watt" w:date="2026-06-24T09:26:00Z" w16du:dateUtc="2026-06-24T07:26:00Z">
        <w:r w:rsidDel="00C44067">
          <w:rPr>
            <w:rFonts w:ascii="Cambria" w:hAnsi="Cambria"/>
            <w:sz w:val="28"/>
            <w:szCs w:val="28"/>
          </w:rPr>
          <w:delText xml:space="preserve"> </w:delText>
        </w:r>
        <w:r w:rsidR="00C733D8" w:rsidRPr="00402A1F" w:rsidDel="00C44067">
          <w:rPr>
            <w:rFonts w:ascii="Cambria" w:hAnsi="Cambria"/>
            <w:i/>
            <w:iCs/>
            <w:sz w:val="28"/>
            <w:szCs w:val="28"/>
          </w:rPr>
          <w:delText>‘</w:delText>
        </w:r>
        <w:r w:rsidR="008A4C8E" w:rsidRPr="00402A1F" w:rsidDel="00C44067">
          <w:rPr>
            <w:rFonts w:ascii="Cambria" w:hAnsi="Cambria"/>
            <w:i/>
            <w:iCs/>
            <w:sz w:val="28"/>
            <w:szCs w:val="28"/>
          </w:rPr>
          <w:delText>ASAP</w:delText>
        </w:r>
        <w:r w:rsidR="00C733D8" w:rsidDel="00C44067">
          <w:rPr>
            <w:rFonts w:ascii="Cambria" w:hAnsi="Cambria"/>
            <w:sz w:val="28"/>
            <w:szCs w:val="28"/>
          </w:rPr>
          <w:delText>.’</w:delText>
        </w:r>
      </w:del>
    </w:p>
    <w:p w14:paraId="40FEBF93" w14:textId="40804584" w:rsidR="00FE0923" w:rsidRDefault="00890FB5" w:rsidP="00100D51">
      <w:pPr>
        <w:spacing w:line="360" w:lineRule="auto"/>
        <w:ind w:firstLine="720"/>
        <w:contextualSpacing/>
        <w:rPr>
          <w:rFonts w:ascii="Cambria" w:hAnsi="Cambria"/>
          <w:sz w:val="28"/>
          <w:szCs w:val="28"/>
        </w:rPr>
      </w:pPr>
      <w:r>
        <w:rPr>
          <w:rFonts w:ascii="Cambria" w:hAnsi="Cambria"/>
          <w:sz w:val="28"/>
          <w:szCs w:val="28"/>
        </w:rPr>
        <w:t xml:space="preserve">If it was the last thing she did, </w:t>
      </w:r>
      <w:r w:rsidR="00C733D8">
        <w:rPr>
          <w:rFonts w:ascii="Cambria" w:hAnsi="Cambria"/>
          <w:sz w:val="28"/>
          <w:szCs w:val="28"/>
        </w:rPr>
        <w:t>S</w:t>
      </w:r>
      <w:r w:rsidR="00402A1F">
        <w:rPr>
          <w:rFonts w:ascii="Cambria" w:hAnsi="Cambria"/>
          <w:sz w:val="28"/>
          <w:szCs w:val="28"/>
        </w:rPr>
        <w:t>avannah</w:t>
      </w:r>
      <w:r w:rsidR="00C733D8">
        <w:rPr>
          <w:rFonts w:ascii="Cambria" w:hAnsi="Cambria"/>
          <w:sz w:val="28"/>
          <w:szCs w:val="28"/>
        </w:rPr>
        <w:t xml:space="preserve"> </w:t>
      </w:r>
      <w:r>
        <w:rPr>
          <w:rFonts w:ascii="Cambria" w:hAnsi="Cambria"/>
          <w:sz w:val="28"/>
          <w:szCs w:val="28"/>
        </w:rPr>
        <w:t>would</w:t>
      </w:r>
      <w:r w:rsidR="00C733D8">
        <w:rPr>
          <w:rFonts w:ascii="Cambria" w:hAnsi="Cambria"/>
          <w:sz w:val="28"/>
          <w:szCs w:val="28"/>
        </w:rPr>
        <w:t xml:space="preserve"> ensure </w:t>
      </w:r>
      <w:r w:rsidR="00FE0923">
        <w:rPr>
          <w:rFonts w:ascii="Cambria" w:hAnsi="Cambria"/>
          <w:sz w:val="28"/>
          <w:szCs w:val="28"/>
        </w:rPr>
        <w:t xml:space="preserve">Ruth </w:t>
      </w:r>
      <w:r w:rsidR="00C733D8">
        <w:rPr>
          <w:rFonts w:ascii="Cambria" w:hAnsi="Cambria"/>
          <w:sz w:val="28"/>
          <w:szCs w:val="28"/>
        </w:rPr>
        <w:t xml:space="preserve">told </w:t>
      </w:r>
      <w:r w:rsidR="00FE0923">
        <w:rPr>
          <w:rFonts w:ascii="Cambria" w:hAnsi="Cambria"/>
          <w:sz w:val="28"/>
          <w:szCs w:val="28"/>
        </w:rPr>
        <w:t>her everything she knew</w:t>
      </w:r>
      <w:r w:rsidR="00C733D8">
        <w:rPr>
          <w:rFonts w:ascii="Cambria" w:hAnsi="Cambria"/>
          <w:sz w:val="28"/>
          <w:szCs w:val="28"/>
        </w:rPr>
        <w:t xml:space="preserve"> about Jackson, and she w</w:t>
      </w:r>
      <w:r>
        <w:rPr>
          <w:rFonts w:ascii="Cambria" w:hAnsi="Cambria"/>
          <w:sz w:val="28"/>
          <w:szCs w:val="28"/>
        </w:rPr>
        <w:t>ould</w:t>
      </w:r>
      <w:r w:rsidR="00C733D8">
        <w:rPr>
          <w:rFonts w:ascii="Cambria" w:hAnsi="Cambria"/>
          <w:sz w:val="28"/>
          <w:szCs w:val="28"/>
        </w:rPr>
        <w:t>n’t leav</w:t>
      </w:r>
      <w:r>
        <w:rPr>
          <w:rFonts w:ascii="Cambria" w:hAnsi="Cambria"/>
          <w:sz w:val="28"/>
          <w:szCs w:val="28"/>
        </w:rPr>
        <w:t xml:space="preserve">e </w:t>
      </w:r>
      <w:r w:rsidR="00C733D8">
        <w:rPr>
          <w:rFonts w:ascii="Cambria" w:hAnsi="Cambria"/>
          <w:sz w:val="28"/>
          <w:szCs w:val="28"/>
        </w:rPr>
        <w:t>until she did</w:t>
      </w:r>
      <w:r w:rsidR="00FE0923">
        <w:rPr>
          <w:rFonts w:ascii="Cambria" w:hAnsi="Cambria"/>
          <w:sz w:val="28"/>
          <w:szCs w:val="28"/>
        </w:rPr>
        <w:t>.</w:t>
      </w:r>
    </w:p>
    <w:p w14:paraId="0562002D" w14:textId="00A0CBED" w:rsidR="00A676A1" w:rsidDel="00AD59AC" w:rsidRDefault="00A676A1" w:rsidP="00043FE7">
      <w:pPr>
        <w:spacing w:line="360" w:lineRule="auto"/>
        <w:contextualSpacing/>
        <w:rPr>
          <w:del w:id="25533" w:author="Claire S" w:date="2026-08-03T13:17:00Z" w16du:dateUtc="2026-08-03T12:17:00Z"/>
          <w:rFonts w:ascii="Cambria" w:hAnsi="Cambria"/>
          <w:b/>
          <w:bCs/>
          <w:sz w:val="28"/>
          <w:szCs w:val="28"/>
        </w:rPr>
      </w:pPr>
    </w:p>
    <w:p w14:paraId="19094C04" w14:textId="77777777" w:rsidR="00AD59AC" w:rsidRDefault="00AD59AC" w:rsidP="00043FE7">
      <w:pPr>
        <w:spacing w:line="360" w:lineRule="auto"/>
        <w:contextualSpacing/>
        <w:rPr>
          <w:ins w:id="25534" w:author="Claire S" w:date="2026-08-03T13:26:00Z" w16du:dateUtc="2026-08-03T12:26:00Z"/>
          <w:rFonts w:ascii="Cambria" w:hAnsi="Cambria"/>
          <w:b/>
          <w:bCs/>
          <w:sz w:val="28"/>
          <w:szCs w:val="28"/>
        </w:rPr>
      </w:pPr>
    </w:p>
    <w:p w14:paraId="2495A307" w14:textId="77777777" w:rsidR="00AD59AC" w:rsidRDefault="00AD59AC" w:rsidP="00043FE7">
      <w:pPr>
        <w:spacing w:line="360" w:lineRule="auto"/>
        <w:contextualSpacing/>
        <w:rPr>
          <w:ins w:id="25535" w:author="Claire S" w:date="2026-08-03T13:26:00Z" w16du:dateUtc="2026-08-03T12:26:00Z"/>
          <w:rFonts w:ascii="Cambria" w:hAnsi="Cambria"/>
          <w:b/>
          <w:bCs/>
          <w:sz w:val="28"/>
          <w:szCs w:val="28"/>
        </w:rPr>
      </w:pPr>
    </w:p>
    <w:p w14:paraId="127C3DA2" w14:textId="77777777" w:rsidR="00AD59AC" w:rsidRDefault="00AD59AC" w:rsidP="00043FE7">
      <w:pPr>
        <w:spacing w:line="360" w:lineRule="auto"/>
        <w:contextualSpacing/>
        <w:rPr>
          <w:ins w:id="25536" w:author="Claire S" w:date="2026-08-03T13:26:00Z" w16du:dateUtc="2026-08-03T12:26:00Z"/>
          <w:rFonts w:ascii="Cambria" w:hAnsi="Cambria"/>
          <w:b/>
          <w:bCs/>
          <w:sz w:val="28"/>
          <w:szCs w:val="28"/>
        </w:rPr>
      </w:pPr>
    </w:p>
    <w:p w14:paraId="37247D90" w14:textId="77777777" w:rsidR="00AD59AC" w:rsidRDefault="00AD59AC" w:rsidP="00043FE7">
      <w:pPr>
        <w:spacing w:line="360" w:lineRule="auto"/>
        <w:contextualSpacing/>
        <w:rPr>
          <w:ins w:id="25537" w:author="Claire S" w:date="2026-08-03T13:26:00Z" w16du:dateUtc="2026-08-03T12:26:00Z"/>
          <w:rFonts w:ascii="Cambria" w:hAnsi="Cambria"/>
          <w:b/>
          <w:bCs/>
          <w:sz w:val="28"/>
          <w:szCs w:val="28"/>
        </w:rPr>
      </w:pPr>
    </w:p>
    <w:p w14:paraId="5082759A" w14:textId="77777777" w:rsidR="00AD59AC" w:rsidRDefault="00AD59AC" w:rsidP="00043FE7">
      <w:pPr>
        <w:spacing w:line="360" w:lineRule="auto"/>
        <w:contextualSpacing/>
        <w:rPr>
          <w:ins w:id="25538" w:author="Claire S" w:date="2026-08-03T13:26:00Z" w16du:dateUtc="2026-08-03T12:26:00Z"/>
          <w:rFonts w:ascii="Cambria" w:hAnsi="Cambria"/>
          <w:b/>
          <w:bCs/>
          <w:sz w:val="28"/>
          <w:szCs w:val="28"/>
        </w:rPr>
      </w:pPr>
    </w:p>
    <w:p w14:paraId="1F6598FC" w14:textId="77777777" w:rsidR="00AD59AC" w:rsidRDefault="00AD59AC" w:rsidP="00043FE7">
      <w:pPr>
        <w:spacing w:line="360" w:lineRule="auto"/>
        <w:contextualSpacing/>
        <w:rPr>
          <w:ins w:id="25539" w:author="Claire S" w:date="2026-08-03T13:26:00Z" w16du:dateUtc="2026-08-03T12:26:00Z"/>
          <w:rFonts w:ascii="Cambria" w:hAnsi="Cambria"/>
          <w:b/>
          <w:bCs/>
          <w:sz w:val="28"/>
          <w:szCs w:val="28"/>
        </w:rPr>
      </w:pPr>
    </w:p>
    <w:p w14:paraId="34097475" w14:textId="77777777" w:rsidR="00AD59AC" w:rsidRDefault="00AD59AC" w:rsidP="00043FE7">
      <w:pPr>
        <w:spacing w:line="360" w:lineRule="auto"/>
        <w:contextualSpacing/>
        <w:rPr>
          <w:ins w:id="25540" w:author="Claire S" w:date="2026-08-03T13:26:00Z" w16du:dateUtc="2026-08-03T12:26:00Z"/>
          <w:rFonts w:ascii="Cambria" w:hAnsi="Cambria"/>
          <w:b/>
          <w:bCs/>
          <w:sz w:val="28"/>
          <w:szCs w:val="28"/>
        </w:rPr>
      </w:pPr>
    </w:p>
    <w:p w14:paraId="5ACB039D" w14:textId="77777777" w:rsidR="00AD59AC" w:rsidRDefault="00AD59AC" w:rsidP="00043FE7">
      <w:pPr>
        <w:spacing w:line="360" w:lineRule="auto"/>
        <w:contextualSpacing/>
        <w:rPr>
          <w:ins w:id="25541" w:author="Claire S" w:date="2026-08-03T13:26:00Z" w16du:dateUtc="2026-08-03T12:26:00Z"/>
          <w:rFonts w:ascii="Cambria" w:hAnsi="Cambria"/>
          <w:b/>
          <w:bCs/>
          <w:sz w:val="28"/>
          <w:szCs w:val="28"/>
        </w:rPr>
      </w:pPr>
    </w:p>
    <w:p w14:paraId="172A82BA" w14:textId="77777777" w:rsidR="00AD59AC" w:rsidRDefault="00AD59AC" w:rsidP="00043FE7">
      <w:pPr>
        <w:spacing w:line="360" w:lineRule="auto"/>
        <w:contextualSpacing/>
        <w:rPr>
          <w:ins w:id="25542" w:author="Claire S" w:date="2026-08-03T13:26:00Z" w16du:dateUtc="2026-08-03T12:26:00Z"/>
          <w:rFonts w:ascii="Cambria" w:hAnsi="Cambria"/>
          <w:b/>
          <w:bCs/>
          <w:sz w:val="28"/>
          <w:szCs w:val="28"/>
        </w:rPr>
      </w:pPr>
    </w:p>
    <w:p w14:paraId="0FFACB65" w14:textId="77777777" w:rsidR="00AD59AC" w:rsidRDefault="00AD59AC" w:rsidP="00043FE7">
      <w:pPr>
        <w:spacing w:line="360" w:lineRule="auto"/>
        <w:contextualSpacing/>
        <w:rPr>
          <w:ins w:id="25543" w:author="Claire S" w:date="2026-08-03T13:26:00Z" w16du:dateUtc="2026-08-03T12:26:00Z"/>
          <w:rFonts w:ascii="Cambria" w:hAnsi="Cambria"/>
          <w:b/>
          <w:bCs/>
          <w:sz w:val="28"/>
          <w:szCs w:val="28"/>
        </w:rPr>
      </w:pPr>
    </w:p>
    <w:p w14:paraId="2D2D23A0" w14:textId="77777777" w:rsidR="00AD59AC" w:rsidRDefault="00AD59AC" w:rsidP="00043FE7">
      <w:pPr>
        <w:spacing w:line="360" w:lineRule="auto"/>
        <w:contextualSpacing/>
        <w:rPr>
          <w:ins w:id="25544" w:author="Claire S" w:date="2026-08-03T13:26:00Z" w16du:dateUtc="2026-08-03T12:26:00Z"/>
          <w:rFonts w:ascii="Cambria" w:hAnsi="Cambria"/>
          <w:b/>
          <w:bCs/>
          <w:sz w:val="28"/>
          <w:szCs w:val="28"/>
        </w:rPr>
      </w:pPr>
    </w:p>
    <w:p w14:paraId="5501305C" w14:textId="77777777" w:rsidR="00AD59AC" w:rsidRDefault="00AD59AC" w:rsidP="00043FE7">
      <w:pPr>
        <w:spacing w:line="360" w:lineRule="auto"/>
        <w:contextualSpacing/>
        <w:rPr>
          <w:ins w:id="25545" w:author="Claire S" w:date="2026-08-03T13:26:00Z" w16du:dateUtc="2026-08-03T12:26:00Z"/>
          <w:rFonts w:ascii="Cambria" w:hAnsi="Cambria"/>
          <w:b/>
          <w:bCs/>
          <w:sz w:val="28"/>
          <w:szCs w:val="28"/>
        </w:rPr>
      </w:pPr>
    </w:p>
    <w:p w14:paraId="0B2B453B" w14:textId="77777777" w:rsidR="00AD59AC" w:rsidRDefault="00AD59AC" w:rsidP="00043FE7">
      <w:pPr>
        <w:spacing w:line="360" w:lineRule="auto"/>
        <w:contextualSpacing/>
        <w:rPr>
          <w:ins w:id="25546" w:author="Claire S" w:date="2026-08-03T13:26:00Z" w16du:dateUtc="2026-08-03T12:26:00Z"/>
          <w:rFonts w:ascii="Cambria" w:hAnsi="Cambria"/>
          <w:b/>
          <w:bCs/>
          <w:sz w:val="28"/>
          <w:szCs w:val="28"/>
        </w:rPr>
      </w:pPr>
    </w:p>
    <w:p w14:paraId="570CE3F2" w14:textId="77777777" w:rsidR="00AD59AC" w:rsidRDefault="00AD59AC" w:rsidP="00043FE7">
      <w:pPr>
        <w:spacing w:line="360" w:lineRule="auto"/>
        <w:contextualSpacing/>
        <w:rPr>
          <w:ins w:id="25547" w:author="Claire S" w:date="2026-08-03T13:26:00Z" w16du:dateUtc="2026-08-03T12:26:00Z"/>
          <w:rFonts w:ascii="Cambria" w:hAnsi="Cambria"/>
          <w:b/>
          <w:bCs/>
          <w:sz w:val="28"/>
          <w:szCs w:val="28"/>
        </w:rPr>
      </w:pPr>
    </w:p>
    <w:p w14:paraId="1D7BF139" w14:textId="77777777" w:rsidR="00AD59AC" w:rsidRDefault="00AD59AC" w:rsidP="00043FE7">
      <w:pPr>
        <w:spacing w:line="360" w:lineRule="auto"/>
        <w:contextualSpacing/>
        <w:rPr>
          <w:ins w:id="25548" w:author="Claire S" w:date="2026-08-03T13:26:00Z" w16du:dateUtc="2026-08-03T12:26:00Z"/>
          <w:rFonts w:ascii="Cambria" w:hAnsi="Cambria"/>
          <w:b/>
          <w:bCs/>
          <w:sz w:val="28"/>
          <w:szCs w:val="28"/>
        </w:rPr>
      </w:pPr>
    </w:p>
    <w:p w14:paraId="109B4BF9" w14:textId="77777777" w:rsidR="00AD59AC" w:rsidRDefault="00AD59AC" w:rsidP="00043FE7">
      <w:pPr>
        <w:spacing w:line="360" w:lineRule="auto"/>
        <w:contextualSpacing/>
        <w:rPr>
          <w:ins w:id="25549" w:author="Claire S" w:date="2026-08-03T13:26:00Z" w16du:dateUtc="2026-08-03T12:26:00Z"/>
          <w:rFonts w:ascii="Cambria" w:hAnsi="Cambria"/>
          <w:b/>
          <w:bCs/>
          <w:sz w:val="28"/>
          <w:szCs w:val="28"/>
        </w:rPr>
      </w:pPr>
    </w:p>
    <w:p w14:paraId="0D6E2442" w14:textId="77777777" w:rsidR="00AD59AC" w:rsidRDefault="00AD59AC" w:rsidP="00043FE7">
      <w:pPr>
        <w:spacing w:line="360" w:lineRule="auto"/>
        <w:contextualSpacing/>
        <w:rPr>
          <w:ins w:id="25550" w:author="Claire S" w:date="2026-08-03T13:26:00Z" w16du:dateUtc="2026-08-03T12:26:00Z"/>
          <w:rFonts w:ascii="Cambria" w:hAnsi="Cambria"/>
          <w:b/>
          <w:bCs/>
          <w:sz w:val="28"/>
          <w:szCs w:val="28"/>
        </w:rPr>
      </w:pPr>
    </w:p>
    <w:p w14:paraId="61F8DD97" w14:textId="77777777" w:rsidR="00AD59AC" w:rsidRDefault="00AD59AC" w:rsidP="00043FE7">
      <w:pPr>
        <w:spacing w:line="360" w:lineRule="auto"/>
        <w:contextualSpacing/>
        <w:rPr>
          <w:ins w:id="25551" w:author="Claire S" w:date="2026-08-03T13:26:00Z" w16du:dateUtc="2026-08-03T12:26:00Z"/>
          <w:rFonts w:ascii="Cambria" w:hAnsi="Cambria"/>
          <w:b/>
          <w:bCs/>
          <w:sz w:val="28"/>
          <w:szCs w:val="28"/>
        </w:rPr>
      </w:pPr>
    </w:p>
    <w:p w14:paraId="459B7680" w14:textId="77777777" w:rsidR="00AD59AC" w:rsidRDefault="00AD59AC" w:rsidP="00043FE7">
      <w:pPr>
        <w:spacing w:line="360" w:lineRule="auto"/>
        <w:contextualSpacing/>
        <w:rPr>
          <w:ins w:id="25552" w:author="Claire S" w:date="2026-08-03T13:26:00Z" w16du:dateUtc="2026-08-03T12:26:00Z"/>
          <w:rFonts w:ascii="Cambria" w:hAnsi="Cambria"/>
          <w:b/>
          <w:bCs/>
          <w:sz w:val="28"/>
          <w:szCs w:val="28"/>
        </w:rPr>
      </w:pPr>
    </w:p>
    <w:p w14:paraId="44CF9605" w14:textId="77777777" w:rsidR="00AD59AC" w:rsidRDefault="00AD59AC" w:rsidP="00043FE7">
      <w:pPr>
        <w:spacing w:line="360" w:lineRule="auto"/>
        <w:contextualSpacing/>
        <w:rPr>
          <w:ins w:id="25553" w:author="Claire S" w:date="2026-08-03T13:26:00Z" w16du:dateUtc="2026-08-03T12:26:00Z"/>
          <w:rFonts w:ascii="Cambria" w:hAnsi="Cambria"/>
          <w:b/>
          <w:bCs/>
          <w:sz w:val="28"/>
          <w:szCs w:val="28"/>
        </w:rPr>
      </w:pPr>
    </w:p>
    <w:p w14:paraId="290E1C9B" w14:textId="77777777" w:rsidR="00AD59AC" w:rsidRDefault="00AD59AC" w:rsidP="00043FE7">
      <w:pPr>
        <w:spacing w:line="360" w:lineRule="auto"/>
        <w:contextualSpacing/>
        <w:rPr>
          <w:ins w:id="25554" w:author="Claire S" w:date="2026-08-03T13:26:00Z" w16du:dateUtc="2026-08-03T12:26:00Z"/>
          <w:rFonts w:ascii="Cambria" w:hAnsi="Cambria"/>
          <w:b/>
          <w:bCs/>
          <w:sz w:val="28"/>
          <w:szCs w:val="28"/>
        </w:rPr>
      </w:pPr>
    </w:p>
    <w:p w14:paraId="14EF190A" w14:textId="77777777" w:rsidR="00AD59AC" w:rsidRDefault="00AD59AC" w:rsidP="00043FE7">
      <w:pPr>
        <w:spacing w:line="360" w:lineRule="auto"/>
        <w:contextualSpacing/>
        <w:rPr>
          <w:ins w:id="25555" w:author="Claire S" w:date="2026-08-03T13:26:00Z" w16du:dateUtc="2026-08-03T12:26:00Z"/>
          <w:rFonts w:ascii="Cambria" w:hAnsi="Cambria"/>
          <w:b/>
          <w:bCs/>
          <w:sz w:val="28"/>
          <w:szCs w:val="28"/>
        </w:rPr>
      </w:pPr>
    </w:p>
    <w:p w14:paraId="2AACE14C" w14:textId="77777777" w:rsidR="00AD59AC" w:rsidRDefault="00AD59AC" w:rsidP="00043FE7">
      <w:pPr>
        <w:spacing w:line="360" w:lineRule="auto"/>
        <w:contextualSpacing/>
        <w:rPr>
          <w:ins w:id="25556" w:author="Claire S" w:date="2026-08-03T13:26:00Z" w16du:dateUtc="2026-08-03T12:26:00Z"/>
          <w:rFonts w:ascii="Cambria" w:hAnsi="Cambria"/>
          <w:b/>
          <w:bCs/>
          <w:sz w:val="28"/>
          <w:szCs w:val="28"/>
        </w:rPr>
      </w:pPr>
    </w:p>
    <w:p w14:paraId="6DA25B1F" w14:textId="77777777" w:rsidR="00AD59AC" w:rsidRDefault="00AD59AC" w:rsidP="00043FE7">
      <w:pPr>
        <w:spacing w:line="360" w:lineRule="auto"/>
        <w:contextualSpacing/>
        <w:rPr>
          <w:ins w:id="25557" w:author="Claire S" w:date="2026-08-03T13:26:00Z" w16du:dateUtc="2026-08-03T12:26:00Z"/>
          <w:rFonts w:ascii="Cambria" w:hAnsi="Cambria"/>
          <w:b/>
          <w:bCs/>
          <w:sz w:val="28"/>
          <w:szCs w:val="28"/>
        </w:rPr>
      </w:pPr>
    </w:p>
    <w:p w14:paraId="47C95AA2" w14:textId="77777777" w:rsidR="00AD59AC" w:rsidRDefault="00AD59AC" w:rsidP="00043FE7">
      <w:pPr>
        <w:spacing w:line="360" w:lineRule="auto"/>
        <w:contextualSpacing/>
        <w:rPr>
          <w:ins w:id="25558" w:author="Claire S" w:date="2026-08-03T13:26:00Z" w16du:dateUtc="2026-08-03T12:26:00Z"/>
          <w:rFonts w:ascii="Cambria" w:hAnsi="Cambria"/>
          <w:b/>
          <w:bCs/>
          <w:sz w:val="28"/>
          <w:szCs w:val="28"/>
        </w:rPr>
      </w:pPr>
    </w:p>
    <w:p w14:paraId="3FDED263" w14:textId="77777777" w:rsidR="00AD59AC" w:rsidRDefault="00AD59AC" w:rsidP="00043FE7">
      <w:pPr>
        <w:spacing w:line="360" w:lineRule="auto"/>
        <w:contextualSpacing/>
        <w:rPr>
          <w:ins w:id="25559" w:author="Claire S" w:date="2026-08-03T13:26:00Z" w16du:dateUtc="2026-08-03T12:26:00Z"/>
          <w:rFonts w:ascii="Cambria" w:hAnsi="Cambria"/>
          <w:b/>
          <w:bCs/>
          <w:sz w:val="28"/>
          <w:szCs w:val="28"/>
        </w:rPr>
      </w:pPr>
    </w:p>
    <w:p w14:paraId="6784625E" w14:textId="33BBF6F3" w:rsidR="00A676A1" w:rsidDel="00F93717" w:rsidRDefault="00A676A1" w:rsidP="00043FE7">
      <w:pPr>
        <w:spacing w:line="360" w:lineRule="auto"/>
        <w:contextualSpacing/>
        <w:rPr>
          <w:del w:id="25560" w:author="Claire S" w:date="2026-08-03T13:17:00Z" w16du:dateUtc="2026-08-03T12:17:00Z"/>
          <w:rFonts w:ascii="Cambria" w:hAnsi="Cambria"/>
          <w:b/>
          <w:bCs/>
          <w:sz w:val="28"/>
          <w:szCs w:val="28"/>
        </w:rPr>
      </w:pPr>
    </w:p>
    <w:p w14:paraId="15C614D1" w14:textId="4CFD966E" w:rsidR="00A676A1" w:rsidDel="00F93717" w:rsidRDefault="00A676A1" w:rsidP="00043FE7">
      <w:pPr>
        <w:spacing w:line="360" w:lineRule="auto"/>
        <w:contextualSpacing/>
        <w:rPr>
          <w:del w:id="25561" w:author="Claire S" w:date="2026-08-03T13:17:00Z" w16du:dateUtc="2026-08-03T12:17:00Z"/>
          <w:rFonts w:ascii="Cambria" w:hAnsi="Cambria"/>
          <w:b/>
          <w:bCs/>
          <w:sz w:val="28"/>
          <w:szCs w:val="28"/>
        </w:rPr>
      </w:pPr>
    </w:p>
    <w:p w14:paraId="455B17FE" w14:textId="3780CA3F" w:rsidR="00A676A1" w:rsidDel="00F93717" w:rsidRDefault="00A676A1" w:rsidP="00043FE7">
      <w:pPr>
        <w:spacing w:line="360" w:lineRule="auto"/>
        <w:contextualSpacing/>
        <w:rPr>
          <w:del w:id="25562" w:author="Claire S" w:date="2026-08-03T13:17:00Z" w16du:dateUtc="2026-08-03T12:17:00Z"/>
          <w:rFonts w:ascii="Cambria" w:hAnsi="Cambria"/>
          <w:b/>
          <w:bCs/>
          <w:sz w:val="28"/>
          <w:szCs w:val="28"/>
        </w:rPr>
      </w:pPr>
    </w:p>
    <w:p w14:paraId="6A6A2895" w14:textId="62DBB1AB" w:rsidR="00A676A1" w:rsidDel="00F93717" w:rsidRDefault="00A676A1" w:rsidP="00043FE7">
      <w:pPr>
        <w:spacing w:line="360" w:lineRule="auto"/>
        <w:contextualSpacing/>
        <w:rPr>
          <w:del w:id="25563" w:author="Claire S" w:date="2026-08-03T13:17:00Z" w16du:dateUtc="2026-08-03T12:17:00Z"/>
          <w:rFonts w:ascii="Cambria" w:hAnsi="Cambria"/>
          <w:b/>
          <w:bCs/>
          <w:sz w:val="28"/>
          <w:szCs w:val="28"/>
        </w:rPr>
      </w:pPr>
    </w:p>
    <w:p w14:paraId="77855A5D" w14:textId="213BE4B5" w:rsidR="00A676A1" w:rsidDel="00F93717" w:rsidRDefault="00A676A1" w:rsidP="00043FE7">
      <w:pPr>
        <w:spacing w:line="360" w:lineRule="auto"/>
        <w:contextualSpacing/>
        <w:rPr>
          <w:del w:id="25564" w:author="Claire S" w:date="2026-08-03T13:17:00Z" w16du:dateUtc="2026-08-03T12:17:00Z"/>
          <w:rFonts w:ascii="Cambria" w:hAnsi="Cambria"/>
          <w:b/>
          <w:bCs/>
          <w:sz w:val="28"/>
          <w:szCs w:val="28"/>
        </w:rPr>
      </w:pPr>
    </w:p>
    <w:p w14:paraId="613CDF74" w14:textId="11C1C9B3" w:rsidR="00A676A1" w:rsidDel="00F93717" w:rsidRDefault="00A676A1" w:rsidP="00043FE7">
      <w:pPr>
        <w:spacing w:line="360" w:lineRule="auto"/>
        <w:contextualSpacing/>
        <w:rPr>
          <w:del w:id="25565" w:author="Claire S" w:date="2026-08-03T13:17:00Z" w16du:dateUtc="2026-08-03T12:17:00Z"/>
          <w:rFonts w:ascii="Cambria" w:hAnsi="Cambria"/>
          <w:b/>
          <w:bCs/>
          <w:sz w:val="28"/>
          <w:szCs w:val="28"/>
        </w:rPr>
      </w:pPr>
    </w:p>
    <w:p w14:paraId="1EA57A9B" w14:textId="5263989D" w:rsidR="00A676A1" w:rsidDel="00F93717" w:rsidRDefault="00A676A1" w:rsidP="00043FE7">
      <w:pPr>
        <w:spacing w:line="360" w:lineRule="auto"/>
        <w:contextualSpacing/>
        <w:rPr>
          <w:del w:id="25566" w:author="Claire S" w:date="2026-08-03T13:17:00Z" w16du:dateUtc="2026-08-03T12:17:00Z"/>
          <w:rFonts w:ascii="Cambria" w:hAnsi="Cambria"/>
          <w:b/>
          <w:bCs/>
          <w:sz w:val="28"/>
          <w:szCs w:val="28"/>
        </w:rPr>
      </w:pPr>
    </w:p>
    <w:p w14:paraId="0E73078A" w14:textId="51E2AEE7" w:rsidR="00A676A1" w:rsidDel="00F93717" w:rsidRDefault="00A676A1" w:rsidP="00043FE7">
      <w:pPr>
        <w:spacing w:line="360" w:lineRule="auto"/>
        <w:contextualSpacing/>
        <w:rPr>
          <w:del w:id="25567" w:author="Claire S" w:date="2026-08-03T13:17:00Z" w16du:dateUtc="2026-08-03T12:17:00Z"/>
          <w:rFonts w:ascii="Cambria" w:hAnsi="Cambria"/>
          <w:b/>
          <w:bCs/>
          <w:sz w:val="28"/>
          <w:szCs w:val="28"/>
        </w:rPr>
      </w:pPr>
    </w:p>
    <w:p w14:paraId="6784F595" w14:textId="37C33E73" w:rsidR="00A676A1" w:rsidDel="00F93717" w:rsidRDefault="00A676A1" w:rsidP="00043FE7">
      <w:pPr>
        <w:spacing w:line="360" w:lineRule="auto"/>
        <w:contextualSpacing/>
        <w:rPr>
          <w:del w:id="25568" w:author="Claire S" w:date="2026-08-03T13:17:00Z" w16du:dateUtc="2026-08-03T12:17:00Z"/>
          <w:rFonts w:ascii="Cambria" w:hAnsi="Cambria"/>
          <w:b/>
          <w:bCs/>
          <w:sz w:val="28"/>
          <w:szCs w:val="28"/>
        </w:rPr>
      </w:pPr>
    </w:p>
    <w:p w14:paraId="70B22F4A" w14:textId="583FA5CE" w:rsidR="00A676A1" w:rsidDel="00F93717" w:rsidRDefault="00A676A1" w:rsidP="00043FE7">
      <w:pPr>
        <w:spacing w:line="360" w:lineRule="auto"/>
        <w:contextualSpacing/>
        <w:rPr>
          <w:del w:id="25569" w:author="Claire S" w:date="2026-08-03T13:17:00Z" w16du:dateUtc="2026-08-03T12:17:00Z"/>
          <w:rFonts w:ascii="Cambria" w:hAnsi="Cambria"/>
          <w:b/>
          <w:bCs/>
          <w:sz w:val="28"/>
          <w:szCs w:val="28"/>
        </w:rPr>
      </w:pPr>
    </w:p>
    <w:p w14:paraId="1E86EEBE" w14:textId="1CC8BC7C" w:rsidR="00A676A1" w:rsidDel="00F93717" w:rsidRDefault="00A676A1" w:rsidP="00043FE7">
      <w:pPr>
        <w:spacing w:line="360" w:lineRule="auto"/>
        <w:contextualSpacing/>
        <w:rPr>
          <w:del w:id="25570" w:author="Claire S" w:date="2026-08-03T13:17:00Z" w16du:dateUtc="2026-08-03T12:17:00Z"/>
          <w:rFonts w:ascii="Cambria" w:hAnsi="Cambria"/>
          <w:b/>
          <w:bCs/>
          <w:sz w:val="28"/>
          <w:szCs w:val="28"/>
        </w:rPr>
      </w:pPr>
    </w:p>
    <w:p w14:paraId="40E73045" w14:textId="5BF3A30F" w:rsidR="00A676A1" w:rsidDel="00F93717" w:rsidRDefault="00A676A1" w:rsidP="00043FE7">
      <w:pPr>
        <w:spacing w:line="360" w:lineRule="auto"/>
        <w:contextualSpacing/>
        <w:rPr>
          <w:del w:id="25571" w:author="Claire S" w:date="2026-08-03T13:17:00Z" w16du:dateUtc="2026-08-03T12:17:00Z"/>
          <w:rFonts w:ascii="Cambria" w:hAnsi="Cambria"/>
          <w:b/>
          <w:bCs/>
          <w:sz w:val="28"/>
          <w:szCs w:val="28"/>
        </w:rPr>
      </w:pPr>
    </w:p>
    <w:p w14:paraId="58BEE9CC" w14:textId="2CC35144" w:rsidR="00A676A1" w:rsidDel="00F93717" w:rsidRDefault="00A676A1" w:rsidP="00043FE7">
      <w:pPr>
        <w:spacing w:line="360" w:lineRule="auto"/>
        <w:contextualSpacing/>
        <w:rPr>
          <w:del w:id="25572" w:author="Claire S" w:date="2026-08-03T13:17:00Z" w16du:dateUtc="2026-08-03T12:17:00Z"/>
          <w:rFonts w:ascii="Cambria" w:hAnsi="Cambria"/>
          <w:b/>
          <w:bCs/>
          <w:sz w:val="28"/>
          <w:szCs w:val="28"/>
        </w:rPr>
      </w:pPr>
    </w:p>
    <w:p w14:paraId="62222193" w14:textId="5C1156DF" w:rsidR="00A676A1" w:rsidDel="00F93717" w:rsidRDefault="00A676A1" w:rsidP="00043FE7">
      <w:pPr>
        <w:spacing w:line="360" w:lineRule="auto"/>
        <w:contextualSpacing/>
        <w:rPr>
          <w:del w:id="25573" w:author="Claire S" w:date="2026-08-03T13:17:00Z" w16du:dateUtc="2026-08-03T12:17:00Z"/>
          <w:rFonts w:ascii="Cambria" w:hAnsi="Cambria"/>
          <w:b/>
          <w:bCs/>
          <w:sz w:val="28"/>
          <w:szCs w:val="28"/>
        </w:rPr>
      </w:pPr>
    </w:p>
    <w:p w14:paraId="075E4801" w14:textId="203E998E" w:rsidR="00A676A1" w:rsidDel="00F93717" w:rsidRDefault="00A676A1" w:rsidP="00043FE7">
      <w:pPr>
        <w:spacing w:line="360" w:lineRule="auto"/>
        <w:contextualSpacing/>
        <w:rPr>
          <w:del w:id="25574" w:author="Claire S" w:date="2026-08-03T13:17:00Z" w16du:dateUtc="2026-08-03T12:17:00Z"/>
          <w:rFonts w:ascii="Cambria" w:hAnsi="Cambria"/>
          <w:b/>
          <w:bCs/>
          <w:sz w:val="28"/>
          <w:szCs w:val="28"/>
        </w:rPr>
      </w:pPr>
    </w:p>
    <w:p w14:paraId="7136FE0E" w14:textId="1C95AFAF" w:rsidR="00A676A1" w:rsidDel="00F93717" w:rsidRDefault="00A676A1" w:rsidP="00043FE7">
      <w:pPr>
        <w:spacing w:line="360" w:lineRule="auto"/>
        <w:contextualSpacing/>
        <w:rPr>
          <w:del w:id="25575" w:author="Claire S" w:date="2026-08-03T13:17:00Z" w16du:dateUtc="2026-08-03T12:17:00Z"/>
          <w:rFonts w:ascii="Cambria" w:hAnsi="Cambria"/>
          <w:b/>
          <w:bCs/>
          <w:sz w:val="28"/>
          <w:szCs w:val="28"/>
        </w:rPr>
      </w:pPr>
    </w:p>
    <w:p w14:paraId="291AD861" w14:textId="358190E9" w:rsidR="00A676A1" w:rsidDel="00F93717" w:rsidRDefault="00A676A1" w:rsidP="00043FE7">
      <w:pPr>
        <w:spacing w:line="360" w:lineRule="auto"/>
        <w:contextualSpacing/>
        <w:rPr>
          <w:del w:id="25576" w:author="Claire S" w:date="2026-08-03T13:17:00Z" w16du:dateUtc="2026-08-03T12:17:00Z"/>
          <w:rFonts w:ascii="Cambria" w:hAnsi="Cambria"/>
          <w:b/>
          <w:bCs/>
          <w:sz w:val="28"/>
          <w:szCs w:val="28"/>
        </w:rPr>
      </w:pPr>
    </w:p>
    <w:p w14:paraId="4071EBC7" w14:textId="46A1074C" w:rsidR="00A676A1" w:rsidDel="00F93717" w:rsidRDefault="00A676A1" w:rsidP="00043FE7">
      <w:pPr>
        <w:spacing w:line="360" w:lineRule="auto"/>
        <w:contextualSpacing/>
        <w:rPr>
          <w:del w:id="25577" w:author="Claire S" w:date="2026-08-03T13:17:00Z" w16du:dateUtc="2026-08-03T12:17:00Z"/>
          <w:rFonts w:ascii="Cambria" w:hAnsi="Cambria"/>
          <w:b/>
          <w:bCs/>
          <w:sz w:val="28"/>
          <w:szCs w:val="28"/>
        </w:rPr>
      </w:pPr>
    </w:p>
    <w:p w14:paraId="5A5DEE40" w14:textId="10F6839A" w:rsidR="00A676A1" w:rsidDel="00F93717" w:rsidRDefault="00A676A1" w:rsidP="00043FE7">
      <w:pPr>
        <w:spacing w:line="360" w:lineRule="auto"/>
        <w:contextualSpacing/>
        <w:rPr>
          <w:del w:id="25578" w:author="Claire S" w:date="2026-08-03T13:17:00Z" w16du:dateUtc="2026-08-03T12:17:00Z"/>
          <w:rFonts w:ascii="Cambria" w:hAnsi="Cambria"/>
          <w:b/>
          <w:bCs/>
          <w:sz w:val="28"/>
          <w:szCs w:val="28"/>
        </w:rPr>
      </w:pPr>
    </w:p>
    <w:p w14:paraId="29C8BD1C" w14:textId="5C235222" w:rsidR="00A676A1" w:rsidDel="00F93717" w:rsidRDefault="00A676A1" w:rsidP="00043FE7">
      <w:pPr>
        <w:spacing w:line="360" w:lineRule="auto"/>
        <w:contextualSpacing/>
        <w:rPr>
          <w:del w:id="25579" w:author="Claire S" w:date="2026-08-03T13:17:00Z" w16du:dateUtc="2026-08-03T12:17:00Z"/>
          <w:rFonts w:ascii="Cambria" w:hAnsi="Cambria"/>
          <w:b/>
          <w:bCs/>
          <w:sz w:val="28"/>
          <w:szCs w:val="28"/>
        </w:rPr>
      </w:pPr>
    </w:p>
    <w:p w14:paraId="7A6EA550" w14:textId="5212BC1D" w:rsidR="00A676A1" w:rsidDel="00F93717" w:rsidRDefault="00A676A1" w:rsidP="00043FE7">
      <w:pPr>
        <w:spacing w:line="360" w:lineRule="auto"/>
        <w:contextualSpacing/>
        <w:rPr>
          <w:del w:id="25580" w:author="Claire S" w:date="2026-08-03T13:17:00Z" w16du:dateUtc="2026-08-03T12:17:00Z"/>
          <w:rFonts w:ascii="Cambria" w:hAnsi="Cambria"/>
          <w:b/>
          <w:bCs/>
          <w:sz w:val="28"/>
          <w:szCs w:val="28"/>
        </w:rPr>
      </w:pPr>
    </w:p>
    <w:p w14:paraId="158EAB43" w14:textId="33C7959A" w:rsidR="00A676A1" w:rsidDel="00F93717" w:rsidRDefault="00A676A1" w:rsidP="00043FE7">
      <w:pPr>
        <w:spacing w:line="360" w:lineRule="auto"/>
        <w:contextualSpacing/>
        <w:rPr>
          <w:del w:id="25581" w:author="Claire S" w:date="2026-08-03T13:17:00Z" w16du:dateUtc="2026-08-03T12:17:00Z"/>
          <w:rFonts w:ascii="Cambria" w:hAnsi="Cambria"/>
          <w:b/>
          <w:bCs/>
          <w:sz w:val="28"/>
          <w:szCs w:val="28"/>
        </w:rPr>
      </w:pPr>
    </w:p>
    <w:p w14:paraId="29F97881" w14:textId="0AC31276" w:rsidR="00A676A1" w:rsidDel="00F93717" w:rsidRDefault="00A676A1" w:rsidP="00043FE7">
      <w:pPr>
        <w:spacing w:line="360" w:lineRule="auto"/>
        <w:contextualSpacing/>
        <w:rPr>
          <w:del w:id="25582" w:author="Claire S" w:date="2026-08-03T13:17:00Z" w16du:dateUtc="2026-08-03T12:17:00Z"/>
          <w:rFonts w:ascii="Cambria" w:hAnsi="Cambria"/>
          <w:b/>
          <w:bCs/>
          <w:sz w:val="28"/>
          <w:szCs w:val="28"/>
        </w:rPr>
      </w:pPr>
    </w:p>
    <w:p w14:paraId="6762F637" w14:textId="78A7E05A" w:rsidR="00A676A1" w:rsidDel="00F93717" w:rsidRDefault="00A676A1" w:rsidP="00043FE7">
      <w:pPr>
        <w:spacing w:line="360" w:lineRule="auto"/>
        <w:contextualSpacing/>
        <w:rPr>
          <w:del w:id="25583" w:author="Claire S" w:date="2026-08-03T13:17:00Z" w16du:dateUtc="2026-08-03T12:17:00Z"/>
          <w:rFonts w:ascii="Cambria" w:hAnsi="Cambria"/>
          <w:b/>
          <w:bCs/>
          <w:sz w:val="28"/>
          <w:szCs w:val="28"/>
        </w:rPr>
      </w:pPr>
    </w:p>
    <w:p w14:paraId="5D28A193" w14:textId="5B56D255" w:rsidR="00A676A1" w:rsidDel="00F93717" w:rsidRDefault="00A676A1" w:rsidP="00043FE7">
      <w:pPr>
        <w:spacing w:line="360" w:lineRule="auto"/>
        <w:contextualSpacing/>
        <w:rPr>
          <w:del w:id="25584" w:author="Claire S" w:date="2026-08-03T13:17:00Z" w16du:dateUtc="2026-08-03T12:17:00Z"/>
          <w:rFonts w:ascii="Cambria" w:hAnsi="Cambria"/>
          <w:b/>
          <w:bCs/>
          <w:sz w:val="28"/>
          <w:szCs w:val="28"/>
        </w:rPr>
      </w:pPr>
    </w:p>
    <w:p w14:paraId="5A7C77A5" w14:textId="1662B523" w:rsidR="00C452FB" w:rsidDel="00AD59AC" w:rsidRDefault="00043FE7" w:rsidP="00043FE7">
      <w:pPr>
        <w:spacing w:line="360" w:lineRule="auto"/>
        <w:contextualSpacing/>
        <w:rPr>
          <w:del w:id="25585" w:author="Daisy Watt" w:date="2026-06-24T09:16:00Z" w16du:dateUtc="2026-06-24T07:16:00Z"/>
          <w:rFonts w:ascii="Cambria" w:hAnsi="Cambria"/>
          <w:b/>
          <w:bCs/>
          <w:sz w:val="28"/>
          <w:szCs w:val="28"/>
        </w:rPr>
      </w:pPr>
      <w:r w:rsidRPr="00297FC3">
        <w:rPr>
          <w:rFonts w:ascii="Cambria" w:hAnsi="Cambria"/>
          <w:b/>
          <w:bCs/>
          <w:sz w:val="28"/>
          <w:szCs w:val="28"/>
        </w:rPr>
        <w:t>CHA</w:t>
      </w:r>
      <w:r w:rsidR="00404AD5" w:rsidRPr="00297FC3">
        <w:rPr>
          <w:rFonts w:ascii="Cambria" w:hAnsi="Cambria"/>
          <w:b/>
          <w:bCs/>
          <w:sz w:val="28"/>
          <w:szCs w:val="28"/>
        </w:rPr>
        <w:t>P</w:t>
      </w:r>
      <w:r w:rsidRPr="00297FC3">
        <w:rPr>
          <w:rFonts w:ascii="Cambria" w:hAnsi="Cambria"/>
          <w:b/>
          <w:bCs/>
          <w:sz w:val="28"/>
          <w:szCs w:val="28"/>
        </w:rPr>
        <w:t xml:space="preserve">TER </w:t>
      </w:r>
      <w:del w:id="25586" w:author="Daisy Watt" w:date="2026-06-24T09:16:00Z" w16du:dateUtc="2026-06-24T07:16:00Z">
        <w:r w:rsidR="00DD19B5" w:rsidDel="00C904DA">
          <w:rPr>
            <w:rFonts w:ascii="Cambria" w:hAnsi="Cambria"/>
            <w:b/>
            <w:bCs/>
            <w:sz w:val="28"/>
            <w:szCs w:val="28"/>
          </w:rPr>
          <w:delText>6</w:delText>
        </w:r>
        <w:r w:rsidR="00F91A08" w:rsidDel="00C904DA">
          <w:rPr>
            <w:rFonts w:ascii="Cambria" w:hAnsi="Cambria"/>
            <w:b/>
            <w:bCs/>
            <w:sz w:val="28"/>
            <w:szCs w:val="28"/>
          </w:rPr>
          <w:delText>4</w:delText>
        </w:r>
      </w:del>
      <w:ins w:id="25587" w:author="Claire S" w:date="2026-06-08T17:26:00Z" w16du:dateUtc="2026-06-08T16:26:00Z">
        <w:del w:id="25588" w:author="Daisy Watt" w:date="2026-06-24T09:16:00Z" w16du:dateUtc="2026-06-24T07:16:00Z">
          <w:r w:rsidR="002F77B6" w:rsidDel="00C904DA">
            <w:rPr>
              <w:rFonts w:ascii="Cambria" w:hAnsi="Cambria"/>
              <w:b/>
              <w:bCs/>
              <w:sz w:val="28"/>
              <w:szCs w:val="28"/>
            </w:rPr>
            <w:delText>66</w:delText>
          </w:r>
        </w:del>
      </w:ins>
      <w:ins w:id="25589" w:author="Daisy Watt" w:date="2026-06-24T09:16:00Z" w16du:dateUtc="2026-06-24T07:16:00Z">
        <w:r w:rsidR="00C904DA">
          <w:rPr>
            <w:rFonts w:ascii="Cambria" w:hAnsi="Cambria"/>
            <w:b/>
            <w:bCs/>
            <w:sz w:val="28"/>
            <w:szCs w:val="28"/>
          </w:rPr>
          <w:t>6</w:t>
        </w:r>
        <w:del w:id="25590" w:author="Claire S" w:date="2026-08-03T13:30:00Z" w16du:dateUtc="2026-08-03T12:30:00Z">
          <w:r w:rsidR="00C904DA" w:rsidDel="00DD03F0">
            <w:rPr>
              <w:rFonts w:ascii="Cambria" w:hAnsi="Cambria"/>
              <w:b/>
              <w:bCs/>
              <w:sz w:val="28"/>
              <w:szCs w:val="28"/>
            </w:rPr>
            <w:delText>5</w:delText>
          </w:r>
        </w:del>
      </w:ins>
      <w:ins w:id="25591" w:author="Claire S" w:date="2026-08-03T13:30:00Z" w16du:dateUtc="2026-08-03T12:30:00Z">
        <w:r w:rsidR="00DD03F0">
          <w:rPr>
            <w:rFonts w:ascii="Cambria" w:hAnsi="Cambria"/>
            <w:b/>
            <w:bCs/>
            <w:sz w:val="28"/>
            <w:szCs w:val="28"/>
          </w:rPr>
          <w:t>2</w:t>
        </w:r>
      </w:ins>
    </w:p>
    <w:p w14:paraId="0238D6EF" w14:textId="063B9068" w:rsidR="00AD59AC" w:rsidRDefault="00AD59AC" w:rsidP="00043FE7">
      <w:pPr>
        <w:spacing w:line="360" w:lineRule="auto"/>
        <w:contextualSpacing/>
        <w:rPr>
          <w:ins w:id="25592" w:author="Claire S" w:date="2026-08-03T13:26:00Z" w16du:dateUtc="2026-08-03T12:26:00Z"/>
          <w:rFonts w:ascii="Cambria" w:hAnsi="Cambria"/>
          <w:b/>
          <w:bCs/>
          <w:sz w:val="28"/>
          <w:szCs w:val="28"/>
        </w:rPr>
      </w:pPr>
    </w:p>
    <w:p w14:paraId="73CEBB96" w14:textId="3E79FC03" w:rsidR="00AD59AC" w:rsidRPr="00297FC3" w:rsidRDefault="00AD59AC" w:rsidP="00043FE7">
      <w:pPr>
        <w:spacing w:line="360" w:lineRule="auto"/>
        <w:contextualSpacing/>
        <w:rPr>
          <w:ins w:id="25593" w:author="Claire S" w:date="2026-08-03T13:26:00Z" w16du:dateUtc="2026-08-03T12:26:00Z"/>
          <w:rFonts w:ascii="Cambria" w:hAnsi="Cambria"/>
          <w:b/>
          <w:bCs/>
          <w:sz w:val="28"/>
          <w:szCs w:val="28"/>
        </w:rPr>
      </w:pPr>
      <w:ins w:id="25594" w:author="Claire S" w:date="2026-08-03T13:26:00Z" w16du:dateUtc="2026-08-03T12:26:00Z">
        <w:r>
          <w:rPr>
            <w:rFonts w:ascii="Cambria" w:hAnsi="Cambria"/>
            <w:b/>
            <w:bCs/>
            <w:sz w:val="28"/>
            <w:szCs w:val="28"/>
          </w:rPr>
          <w:t>THURSDAY AFTERNOON</w:t>
        </w:r>
      </w:ins>
    </w:p>
    <w:p w14:paraId="2C67C000" w14:textId="622A6805" w:rsidR="00297FC3" w:rsidRPr="00297FC3" w:rsidDel="00AD59AC" w:rsidRDefault="00297FC3" w:rsidP="00043FE7">
      <w:pPr>
        <w:spacing w:line="360" w:lineRule="auto"/>
        <w:contextualSpacing/>
        <w:rPr>
          <w:del w:id="25595" w:author="Claire S" w:date="2026-08-03T13:26:00Z" w16du:dateUtc="2026-08-03T12:26:00Z"/>
          <w:rFonts w:ascii="Cambria" w:hAnsi="Cambria"/>
          <w:b/>
          <w:bCs/>
          <w:sz w:val="28"/>
          <w:szCs w:val="28"/>
        </w:rPr>
      </w:pPr>
      <w:del w:id="25596" w:author="Claire S" w:date="2026-08-03T13:26:00Z" w16du:dateUtc="2026-08-03T12:26:00Z">
        <w:r w:rsidRPr="00297FC3" w:rsidDel="00AD59AC">
          <w:rPr>
            <w:rFonts w:ascii="Cambria" w:hAnsi="Cambria"/>
            <w:b/>
            <w:bCs/>
            <w:sz w:val="28"/>
            <w:szCs w:val="28"/>
          </w:rPr>
          <w:delText xml:space="preserve">THURS </w:delText>
        </w:r>
      </w:del>
      <w:del w:id="25597" w:author="Claire S" w:date="2026-06-05T21:47:00Z" w16du:dateUtc="2026-06-05T20:47:00Z">
        <w:r w:rsidRPr="00297FC3" w:rsidDel="0047336D">
          <w:rPr>
            <w:rFonts w:ascii="Cambria" w:hAnsi="Cambria"/>
            <w:b/>
            <w:bCs/>
            <w:sz w:val="28"/>
            <w:szCs w:val="28"/>
          </w:rPr>
          <w:delText>9.30AM</w:delText>
        </w:r>
      </w:del>
    </w:p>
    <w:p w14:paraId="18E93D3C" w14:textId="1720770E" w:rsidR="00C733D8" w:rsidRDefault="00C733D8" w:rsidP="00C733D8">
      <w:pPr>
        <w:spacing w:line="360" w:lineRule="auto"/>
        <w:contextualSpacing/>
        <w:rPr>
          <w:rFonts w:ascii="Cambria" w:hAnsi="Cambria"/>
          <w:sz w:val="28"/>
          <w:szCs w:val="28"/>
        </w:rPr>
      </w:pPr>
      <w:r>
        <w:rPr>
          <w:rFonts w:ascii="Cambria" w:hAnsi="Cambria"/>
          <w:sz w:val="28"/>
          <w:szCs w:val="28"/>
        </w:rPr>
        <w:t>Adam was expected at the gym</w:t>
      </w:r>
      <w:r w:rsidR="00877D82">
        <w:rPr>
          <w:rFonts w:ascii="Cambria" w:hAnsi="Cambria"/>
          <w:sz w:val="28"/>
          <w:szCs w:val="28"/>
        </w:rPr>
        <w:t xml:space="preserve"> for his shift</w:t>
      </w:r>
      <w:r>
        <w:rPr>
          <w:rFonts w:ascii="Cambria" w:hAnsi="Cambria"/>
          <w:sz w:val="28"/>
          <w:szCs w:val="28"/>
        </w:rPr>
        <w:t xml:space="preserve">, so Clara </w:t>
      </w:r>
      <w:r w:rsidR="008A4C8E">
        <w:rPr>
          <w:rFonts w:ascii="Cambria" w:hAnsi="Cambria"/>
          <w:sz w:val="28"/>
          <w:szCs w:val="28"/>
        </w:rPr>
        <w:t>wa</w:t>
      </w:r>
      <w:r w:rsidR="00D819B0">
        <w:rPr>
          <w:rFonts w:ascii="Cambria" w:hAnsi="Cambria"/>
          <w:sz w:val="28"/>
          <w:szCs w:val="28"/>
        </w:rPr>
        <w:t>lked him to the nearest Lime Bike</w:t>
      </w:r>
      <w:r w:rsidR="00DD19B5">
        <w:rPr>
          <w:rFonts w:ascii="Cambria" w:hAnsi="Cambria"/>
          <w:sz w:val="28"/>
          <w:szCs w:val="28"/>
        </w:rPr>
        <w:t xml:space="preserve"> for hire</w:t>
      </w:r>
      <w:r w:rsidR="008A4C8E">
        <w:rPr>
          <w:rFonts w:ascii="Cambria" w:hAnsi="Cambria"/>
          <w:sz w:val="28"/>
          <w:szCs w:val="28"/>
        </w:rPr>
        <w:t>,</w:t>
      </w:r>
      <w:r>
        <w:rPr>
          <w:rFonts w:ascii="Cambria" w:hAnsi="Cambria"/>
          <w:sz w:val="28"/>
          <w:szCs w:val="28"/>
        </w:rPr>
        <w:t xml:space="preserve"> and then she got the bus to </w:t>
      </w:r>
      <w:r w:rsidR="00877D82">
        <w:rPr>
          <w:rFonts w:ascii="Cambria" w:hAnsi="Cambria"/>
          <w:sz w:val="28"/>
          <w:szCs w:val="28"/>
        </w:rPr>
        <w:t xml:space="preserve">Langley </w:t>
      </w:r>
      <w:del w:id="25598" w:author="Daisy Watt" w:date="2026-06-24T09:29:00Z" w16du:dateUtc="2026-06-24T07:29:00Z">
        <w:r w:rsidR="00877D82" w:rsidDel="00015C74">
          <w:rPr>
            <w:rFonts w:ascii="Cambria" w:hAnsi="Cambria"/>
            <w:sz w:val="28"/>
            <w:szCs w:val="28"/>
          </w:rPr>
          <w:delText>and</w:delText>
        </w:r>
      </w:del>
      <w:ins w:id="25599" w:author="Daisy Watt" w:date="2026-06-24T09:29:00Z" w16du:dateUtc="2026-06-24T07:29:00Z">
        <w:r w:rsidR="00015C74">
          <w:rPr>
            <w:rFonts w:ascii="Cambria" w:hAnsi="Cambria"/>
            <w:sz w:val="28"/>
            <w:szCs w:val="28"/>
          </w:rPr>
          <w:t>&amp;</w:t>
        </w:r>
      </w:ins>
      <w:r w:rsidR="00877D82">
        <w:rPr>
          <w:rFonts w:ascii="Cambria" w:hAnsi="Cambria"/>
          <w:sz w:val="28"/>
          <w:szCs w:val="28"/>
        </w:rPr>
        <w:t xml:space="preserve"> Co</w:t>
      </w:r>
      <w:r>
        <w:rPr>
          <w:rFonts w:ascii="Cambria" w:hAnsi="Cambria"/>
          <w:sz w:val="28"/>
          <w:szCs w:val="28"/>
        </w:rPr>
        <w:t xml:space="preserve">. </w:t>
      </w:r>
      <w:del w:id="25600" w:author="Daisy Watt" w:date="2026-06-24T09:32:00Z" w16du:dateUtc="2026-06-24T07:32:00Z">
        <w:r w:rsidR="00093872" w:rsidRPr="00AD59AC" w:rsidDel="00A90895">
          <w:rPr>
            <w:rFonts w:ascii="Cambria" w:hAnsi="Cambria"/>
            <w:sz w:val="28"/>
            <w:szCs w:val="28"/>
          </w:rPr>
          <w:delText>Neither of them could afford to lose their jobs: s</w:delText>
        </w:r>
      </w:del>
      <w:ins w:id="25601" w:author="Daisy Watt" w:date="2026-06-24T09:32:00Z" w16du:dateUtc="2026-06-24T07:32:00Z">
        <w:r w:rsidR="00A90895" w:rsidRPr="00AD59AC">
          <w:rPr>
            <w:rFonts w:ascii="Cambria" w:hAnsi="Cambria"/>
            <w:sz w:val="28"/>
            <w:szCs w:val="28"/>
            <w:rPrChange w:id="25602" w:author="Claire S" w:date="2026-08-03T13:26:00Z" w16du:dateUtc="2026-08-03T12:26:00Z">
              <w:rPr>
                <w:rFonts w:ascii="Cambria" w:hAnsi="Cambria"/>
                <w:sz w:val="28"/>
                <w:szCs w:val="28"/>
                <w:highlight w:val="yellow"/>
              </w:rPr>
            </w:rPrChange>
          </w:rPr>
          <w:t>S</w:t>
        </w:r>
      </w:ins>
      <w:r w:rsidR="00093872">
        <w:rPr>
          <w:rFonts w:ascii="Cambria" w:hAnsi="Cambria"/>
          <w:sz w:val="28"/>
          <w:szCs w:val="28"/>
        </w:rPr>
        <w:t>he just hoped Adam’s employers wouldn’t get wind of his arrest.</w:t>
      </w:r>
    </w:p>
    <w:p w14:paraId="3150B4FA" w14:textId="45B77EB8" w:rsidR="005D4906" w:rsidRDefault="00C21016" w:rsidP="00774422">
      <w:pPr>
        <w:spacing w:line="360" w:lineRule="auto"/>
        <w:ind w:firstLine="720"/>
        <w:contextualSpacing/>
        <w:rPr>
          <w:ins w:id="25603" w:author="Claire S" w:date="2026-06-05T17:06:00Z" w16du:dateUtc="2026-06-05T16:06:00Z"/>
          <w:rFonts w:ascii="Cambria" w:hAnsi="Cambria"/>
          <w:sz w:val="28"/>
          <w:szCs w:val="28"/>
        </w:rPr>
      </w:pPr>
      <w:r>
        <w:rPr>
          <w:rFonts w:ascii="Cambria" w:hAnsi="Cambria"/>
          <w:sz w:val="28"/>
          <w:szCs w:val="28"/>
        </w:rPr>
        <w:t xml:space="preserve">All </w:t>
      </w:r>
      <w:r w:rsidR="00A3541C">
        <w:rPr>
          <w:rFonts w:ascii="Cambria" w:hAnsi="Cambria"/>
          <w:sz w:val="28"/>
          <w:szCs w:val="28"/>
        </w:rPr>
        <w:t xml:space="preserve">Clara </w:t>
      </w:r>
      <w:r w:rsidR="00D819B0">
        <w:rPr>
          <w:rFonts w:ascii="Cambria" w:hAnsi="Cambria"/>
          <w:sz w:val="28"/>
          <w:szCs w:val="28"/>
        </w:rPr>
        <w:t>really</w:t>
      </w:r>
      <w:r w:rsidR="00043FE7">
        <w:rPr>
          <w:rFonts w:ascii="Cambria" w:hAnsi="Cambria"/>
          <w:sz w:val="28"/>
          <w:szCs w:val="28"/>
        </w:rPr>
        <w:t xml:space="preserve"> wanted </w:t>
      </w:r>
      <w:r>
        <w:rPr>
          <w:rFonts w:ascii="Cambria" w:hAnsi="Cambria"/>
          <w:sz w:val="28"/>
          <w:szCs w:val="28"/>
        </w:rPr>
        <w:t xml:space="preserve">to do </w:t>
      </w:r>
      <w:r w:rsidR="00093872">
        <w:rPr>
          <w:rFonts w:ascii="Cambria" w:hAnsi="Cambria"/>
          <w:sz w:val="28"/>
          <w:szCs w:val="28"/>
        </w:rPr>
        <w:t xml:space="preserve">now </w:t>
      </w:r>
      <w:r>
        <w:rPr>
          <w:rFonts w:ascii="Cambria" w:hAnsi="Cambria"/>
          <w:sz w:val="28"/>
          <w:szCs w:val="28"/>
        </w:rPr>
        <w:t xml:space="preserve">was </w:t>
      </w:r>
      <w:r w:rsidR="00043FE7">
        <w:rPr>
          <w:rFonts w:ascii="Cambria" w:hAnsi="Cambria"/>
          <w:sz w:val="28"/>
          <w:szCs w:val="28"/>
        </w:rPr>
        <w:t xml:space="preserve">go home, get into bed and put the covers over her head </w:t>
      </w:r>
      <w:del w:id="25604" w:author="Daisy Watt" w:date="2026-06-24T09:29:00Z" w16du:dateUtc="2026-06-24T07:29:00Z">
        <w:r w:rsidR="00D819B0" w:rsidDel="00015C74">
          <w:rPr>
            <w:rFonts w:ascii="Cambria" w:hAnsi="Cambria"/>
            <w:sz w:val="28"/>
            <w:szCs w:val="28"/>
          </w:rPr>
          <w:delText>-</w:delText>
        </w:r>
      </w:del>
      <w:ins w:id="25605" w:author="Daisy Watt" w:date="2026-06-24T09:29:00Z" w16du:dateUtc="2026-06-24T07:29:00Z">
        <w:r w:rsidR="00015C74">
          <w:rPr>
            <w:rFonts w:ascii="Cambria" w:hAnsi="Cambria"/>
            <w:sz w:val="28"/>
            <w:szCs w:val="28"/>
          </w:rPr>
          <w:t>–</w:t>
        </w:r>
      </w:ins>
      <w:r w:rsidR="00D819B0">
        <w:rPr>
          <w:rFonts w:ascii="Cambria" w:hAnsi="Cambria"/>
          <w:sz w:val="28"/>
          <w:szCs w:val="28"/>
        </w:rPr>
        <w:t xml:space="preserve"> </w:t>
      </w:r>
      <w:r w:rsidR="00043FE7">
        <w:rPr>
          <w:rFonts w:ascii="Cambria" w:hAnsi="Cambria"/>
          <w:sz w:val="28"/>
          <w:szCs w:val="28"/>
        </w:rPr>
        <w:t xml:space="preserve">but </w:t>
      </w:r>
      <w:commentRangeStart w:id="25606"/>
      <w:r w:rsidR="00D819B0">
        <w:rPr>
          <w:rFonts w:ascii="Cambria" w:hAnsi="Cambria"/>
          <w:sz w:val="28"/>
          <w:szCs w:val="28"/>
        </w:rPr>
        <w:t>she</w:t>
      </w:r>
      <w:ins w:id="25607" w:author="Claire S" w:date="2026-06-05T21:47:00Z" w16du:dateUtc="2026-06-05T20:47:00Z">
        <w:r w:rsidR="00CC36AF">
          <w:rPr>
            <w:rFonts w:ascii="Cambria" w:hAnsi="Cambria"/>
            <w:sz w:val="28"/>
            <w:szCs w:val="28"/>
          </w:rPr>
          <w:t>’d been</w:t>
        </w:r>
      </w:ins>
      <w:del w:id="25608" w:author="Claire S" w:date="2026-06-05T21:47:00Z" w16du:dateUtc="2026-06-05T20:47:00Z">
        <w:r w:rsidR="00D819B0" w:rsidDel="00CC36AF">
          <w:rPr>
            <w:rFonts w:ascii="Cambria" w:hAnsi="Cambria"/>
            <w:sz w:val="28"/>
            <w:szCs w:val="28"/>
          </w:rPr>
          <w:delText xml:space="preserve"> was</w:delText>
        </w:r>
      </w:del>
      <w:r w:rsidR="00D819B0">
        <w:rPr>
          <w:rFonts w:ascii="Cambria" w:hAnsi="Cambria"/>
          <w:sz w:val="28"/>
          <w:szCs w:val="28"/>
        </w:rPr>
        <w:t xml:space="preserve"> </w:t>
      </w:r>
      <w:del w:id="25609" w:author="Claire S" w:date="2026-06-05T17:05:00Z" w16du:dateUtc="2026-06-05T16:05:00Z">
        <w:r w:rsidR="00D819B0" w:rsidDel="00BF3135">
          <w:rPr>
            <w:rFonts w:ascii="Cambria" w:hAnsi="Cambria"/>
            <w:sz w:val="28"/>
            <w:szCs w:val="28"/>
          </w:rPr>
          <w:delText xml:space="preserve">fully </w:delText>
        </w:r>
      </w:del>
      <w:del w:id="25610" w:author="Claire S" w:date="2026-06-05T17:06:00Z" w16du:dateUtc="2026-06-05T16:06:00Z">
        <w:r w:rsidR="00D819B0" w:rsidDel="005D4906">
          <w:rPr>
            <w:rFonts w:ascii="Cambria" w:hAnsi="Cambria"/>
            <w:sz w:val="28"/>
            <w:szCs w:val="28"/>
          </w:rPr>
          <w:delText>aware</w:delText>
        </w:r>
      </w:del>
      <w:ins w:id="25611" w:author="Claire S" w:date="2026-06-05T17:06:00Z" w16du:dateUtc="2026-06-05T16:06:00Z">
        <w:r w:rsidR="005D4906">
          <w:rPr>
            <w:rFonts w:ascii="Cambria" w:hAnsi="Cambria"/>
            <w:sz w:val="28"/>
            <w:szCs w:val="28"/>
          </w:rPr>
          <w:t>scared</w:t>
        </w:r>
      </w:ins>
      <w:r w:rsidR="00D819B0">
        <w:rPr>
          <w:rFonts w:ascii="Cambria" w:hAnsi="Cambria"/>
          <w:sz w:val="28"/>
          <w:szCs w:val="28"/>
        </w:rPr>
        <w:t xml:space="preserve"> </w:t>
      </w:r>
      <w:r w:rsidR="00043FE7">
        <w:rPr>
          <w:rFonts w:ascii="Cambria" w:hAnsi="Cambria"/>
          <w:sz w:val="28"/>
          <w:szCs w:val="28"/>
        </w:rPr>
        <w:t xml:space="preserve">her job </w:t>
      </w:r>
      <w:r w:rsidR="00D92B8B">
        <w:rPr>
          <w:rFonts w:ascii="Cambria" w:hAnsi="Cambria"/>
          <w:sz w:val="28"/>
          <w:szCs w:val="28"/>
        </w:rPr>
        <w:t xml:space="preserve">might be in jeopardy </w:t>
      </w:r>
      <w:del w:id="25612" w:author="Claire S" w:date="2026-06-05T21:47:00Z" w16du:dateUtc="2026-06-05T20:47:00Z">
        <w:r w:rsidR="00043FE7" w:rsidDel="00CC36AF">
          <w:rPr>
            <w:rFonts w:ascii="Cambria" w:hAnsi="Cambria"/>
            <w:sz w:val="28"/>
            <w:szCs w:val="28"/>
          </w:rPr>
          <w:delText>anyway</w:delText>
        </w:r>
        <w:commentRangeEnd w:id="25606"/>
        <w:r w:rsidR="00D50A29" w:rsidDel="00CC36AF">
          <w:rPr>
            <w:rStyle w:val="CommentReference"/>
            <w:rFonts w:ascii="Cambria" w:hAnsi="Cambria"/>
            <w:sz w:val="28"/>
            <w:szCs w:val="28"/>
          </w:rPr>
          <w:commentReference w:id="25606"/>
        </w:r>
      </w:del>
      <w:ins w:id="25613" w:author="Claire S" w:date="2026-06-05T17:06:00Z" w16du:dateUtc="2026-06-05T16:06:00Z">
        <w:r w:rsidR="00BF3135">
          <w:rPr>
            <w:rFonts w:ascii="Cambria" w:hAnsi="Cambria"/>
            <w:sz w:val="28"/>
            <w:szCs w:val="28"/>
          </w:rPr>
          <w:t>since the episode</w:t>
        </w:r>
      </w:ins>
      <w:ins w:id="25614" w:author="Claire S" w:date="2026-06-05T21:48:00Z" w16du:dateUtc="2026-06-05T20:48:00Z">
        <w:r w:rsidR="00CC36AF">
          <w:rPr>
            <w:rFonts w:ascii="Cambria" w:hAnsi="Cambria"/>
            <w:sz w:val="28"/>
            <w:szCs w:val="28"/>
          </w:rPr>
          <w:t xml:space="preserve"> with Rayne</w:t>
        </w:r>
      </w:ins>
      <w:ins w:id="25615" w:author="Claire S" w:date="2026-06-05T21:47:00Z" w16du:dateUtc="2026-06-05T20:47:00Z">
        <w:r w:rsidR="00CC36AF">
          <w:rPr>
            <w:rFonts w:ascii="Cambria" w:hAnsi="Cambria"/>
            <w:sz w:val="28"/>
            <w:szCs w:val="28"/>
          </w:rPr>
          <w:t>,</w:t>
        </w:r>
      </w:ins>
      <w:ins w:id="25616" w:author="Claire S" w:date="2026-06-05T17:06:00Z" w16du:dateUtc="2026-06-05T16:06:00Z">
        <w:r w:rsidR="00BF3135">
          <w:rPr>
            <w:rFonts w:ascii="Cambria" w:hAnsi="Cambria"/>
            <w:sz w:val="28"/>
            <w:szCs w:val="28"/>
          </w:rPr>
          <w:t xml:space="preserve"> at the Soho Vibes Hotel.  </w:t>
        </w:r>
        <w:r w:rsidR="00705B00">
          <w:rPr>
            <w:rFonts w:ascii="Cambria" w:hAnsi="Cambria"/>
            <w:sz w:val="28"/>
            <w:szCs w:val="28"/>
          </w:rPr>
          <w:t xml:space="preserve">It was all a bit Harvey Weinstein, but look how long that had gone </w:t>
        </w:r>
        <w:r w:rsidR="005D4906">
          <w:rPr>
            <w:rFonts w:ascii="Cambria" w:hAnsi="Cambria"/>
            <w:sz w:val="28"/>
            <w:szCs w:val="28"/>
          </w:rPr>
          <w:t>on for</w:t>
        </w:r>
      </w:ins>
      <w:ins w:id="25617" w:author="Claire S" w:date="2026-06-05T21:48:00Z" w16du:dateUtc="2026-06-05T20:48:00Z">
        <w:r w:rsidR="002F3D04">
          <w:rPr>
            <w:rFonts w:ascii="Cambria" w:hAnsi="Cambria"/>
            <w:sz w:val="28"/>
            <w:szCs w:val="28"/>
          </w:rPr>
          <w:t xml:space="preserve"> – and</w:t>
        </w:r>
      </w:ins>
      <w:ins w:id="25618" w:author="Claire S" w:date="2026-08-03T13:27:00Z" w16du:dateUtc="2026-08-03T12:27:00Z">
        <w:r w:rsidR="00BD0AF5">
          <w:rPr>
            <w:rFonts w:ascii="Cambria" w:hAnsi="Cambria"/>
            <w:sz w:val="28"/>
            <w:szCs w:val="28"/>
          </w:rPr>
          <w:t xml:space="preserve"> for all the public outrage,</w:t>
        </w:r>
      </w:ins>
      <w:ins w:id="25619" w:author="Daisy Watt" w:date="2026-06-24T09:32:00Z" w16du:dateUtc="2026-06-24T07:32:00Z">
        <w:del w:id="25620" w:author="Claire S" w:date="2026-08-03T13:27:00Z" w16du:dateUtc="2026-08-03T12:27:00Z">
          <w:r w:rsidR="00876FE2" w:rsidDel="00BD0AF5">
            <w:rPr>
              <w:rFonts w:ascii="Cambria" w:hAnsi="Cambria"/>
              <w:sz w:val="28"/>
              <w:szCs w:val="28"/>
            </w:rPr>
            <w:delText>,</w:delText>
          </w:r>
        </w:del>
      </w:ins>
      <w:ins w:id="25621" w:author="Claire S" w:date="2026-06-05T21:48:00Z" w16du:dateUtc="2026-06-05T20:48:00Z">
        <w:r w:rsidR="002F3D04">
          <w:rPr>
            <w:rFonts w:ascii="Cambria" w:hAnsi="Cambria"/>
            <w:sz w:val="28"/>
            <w:szCs w:val="28"/>
          </w:rPr>
          <w:t xml:space="preserve"> </w:t>
        </w:r>
      </w:ins>
      <w:ins w:id="25622" w:author="Daisy Watt" w:date="2026-06-24T09:29:00Z" w16du:dateUtc="2026-06-24T07:29:00Z">
        <w:r w:rsidR="008B7F6A">
          <w:rPr>
            <w:rFonts w:ascii="Cambria" w:hAnsi="Cambria"/>
            <w:sz w:val="28"/>
            <w:szCs w:val="28"/>
          </w:rPr>
          <w:t>#</w:t>
        </w:r>
      </w:ins>
      <w:ins w:id="25623" w:author="Claire S" w:date="2026-06-05T21:48:00Z" w16du:dateUtc="2026-06-05T20:48:00Z">
        <w:r w:rsidR="002F3D04">
          <w:rPr>
            <w:rFonts w:ascii="Cambria" w:hAnsi="Cambria"/>
            <w:sz w:val="28"/>
            <w:szCs w:val="28"/>
          </w:rPr>
          <w:t>Me</w:t>
        </w:r>
        <w:del w:id="25624" w:author="Daisy Watt" w:date="2026-06-24T09:29:00Z" w16du:dateUtc="2026-06-24T07:29:00Z">
          <w:r w:rsidR="002F3D04" w:rsidDel="008B7F6A">
            <w:rPr>
              <w:rFonts w:ascii="Cambria" w:hAnsi="Cambria"/>
              <w:sz w:val="28"/>
              <w:szCs w:val="28"/>
            </w:rPr>
            <w:delText xml:space="preserve"> </w:delText>
          </w:r>
        </w:del>
        <w:r w:rsidR="002F3D04">
          <w:rPr>
            <w:rFonts w:ascii="Cambria" w:hAnsi="Cambria"/>
            <w:sz w:val="28"/>
            <w:szCs w:val="28"/>
          </w:rPr>
          <w:t>Too seemed to have died a death</w:t>
        </w:r>
      </w:ins>
      <w:ins w:id="25625" w:author="Claire S" w:date="2026-06-05T17:06:00Z" w16du:dateUtc="2026-06-05T16:06:00Z">
        <w:r w:rsidR="005D4906">
          <w:rPr>
            <w:rFonts w:ascii="Cambria" w:hAnsi="Cambria"/>
            <w:sz w:val="28"/>
            <w:szCs w:val="28"/>
          </w:rPr>
          <w:t xml:space="preserve">. </w:t>
        </w:r>
      </w:ins>
      <w:ins w:id="25626" w:author="Claire S" w:date="2026-06-05T17:07:00Z" w16du:dateUtc="2026-06-05T16:07:00Z">
        <w:r w:rsidR="005D4906">
          <w:rPr>
            <w:rFonts w:ascii="Cambria" w:hAnsi="Cambria"/>
            <w:sz w:val="28"/>
            <w:szCs w:val="28"/>
          </w:rPr>
          <w:t>Clara kn</w:t>
        </w:r>
      </w:ins>
      <w:ins w:id="25627" w:author="Claire S" w:date="2026-06-05T23:38:00Z" w16du:dateUtc="2026-06-05T22:38:00Z">
        <w:r w:rsidR="00B13B2A">
          <w:rPr>
            <w:rFonts w:ascii="Cambria" w:hAnsi="Cambria"/>
            <w:sz w:val="28"/>
            <w:szCs w:val="28"/>
          </w:rPr>
          <w:t>e</w:t>
        </w:r>
      </w:ins>
      <w:ins w:id="25628" w:author="Claire S" w:date="2026-06-05T17:07:00Z" w16du:dateUtc="2026-06-05T16:07:00Z">
        <w:r w:rsidR="005D4906">
          <w:rPr>
            <w:rFonts w:ascii="Cambria" w:hAnsi="Cambria"/>
            <w:sz w:val="28"/>
            <w:szCs w:val="28"/>
          </w:rPr>
          <w:t xml:space="preserve">w it was </w:t>
        </w:r>
      </w:ins>
      <w:ins w:id="25629" w:author="Claire S" w:date="2026-08-03T13:27:00Z" w16du:dateUtc="2026-08-03T12:27:00Z">
        <w:r w:rsidR="00BD0AF5">
          <w:rPr>
            <w:rFonts w:ascii="Cambria" w:hAnsi="Cambria"/>
            <w:sz w:val="28"/>
            <w:szCs w:val="28"/>
          </w:rPr>
          <w:t>usual for</w:t>
        </w:r>
      </w:ins>
      <w:ins w:id="25630" w:author="Claire S" w:date="2026-06-05T17:07:00Z" w16du:dateUtc="2026-06-05T16:07:00Z">
        <w:r w:rsidR="005D4906">
          <w:rPr>
            <w:rFonts w:ascii="Cambria" w:hAnsi="Cambria"/>
            <w:sz w:val="28"/>
            <w:szCs w:val="28"/>
          </w:rPr>
          <w:t xml:space="preserve"> women </w:t>
        </w:r>
      </w:ins>
      <w:ins w:id="25631" w:author="Claire S" w:date="2026-08-03T13:27:00Z" w16du:dateUtc="2026-08-03T12:27:00Z">
        <w:r w:rsidR="00BD0AF5">
          <w:rPr>
            <w:rFonts w:ascii="Cambria" w:hAnsi="Cambria"/>
            <w:sz w:val="28"/>
            <w:szCs w:val="28"/>
          </w:rPr>
          <w:t>to be dis</w:t>
        </w:r>
      </w:ins>
      <w:ins w:id="25632" w:author="Claire S" w:date="2026-06-05T17:07:00Z" w16du:dateUtc="2026-06-05T16:07:00Z">
        <w:r w:rsidR="005D4906">
          <w:rPr>
            <w:rFonts w:ascii="Cambria" w:hAnsi="Cambria"/>
            <w:sz w:val="28"/>
            <w:szCs w:val="28"/>
          </w:rPr>
          <w:t>believed, or dismissed – and she didn’t bring</w:t>
        </w:r>
      </w:ins>
      <w:ins w:id="25633" w:author="Daisy Watt" w:date="2026-06-24T09:32:00Z" w16du:dateUtc="2026-06-24T07:32:00Z">
        <w:r w:rsidR="00D15735">
          <w:rPr>
            <w:rFonts w:ascii="Cambria" w:hAnsi="Cambria"/>
            <w:sz w:val="28"/>
            <w:szCs w:val="28"/>
          </w:rPr>
          <w:t xml:space="preserve"> in any sort of money for</w:t>
        </w:r>
      </w:ins>
      <w:ins w:id="25634" w:author="Claire S" w:date="2026-06-05T17:07:00Z" w16du:dateUtc="2026-06-05T16:07:00Z">
        <w:r w:rsidR="005D4906">
          <w:rPr>
            <w:rFonts w:ascii="Cambria" w:hAnsi="Cambria"/>
            <w:sz w:val="28"/>
            <w:szCs w:val="28"/>
          </w:rPr>
          <w:t xml:space="preserve"> </w:t>
        </w:r>
      </w:ins>
      <w:ins w:id="25635" w:author="Claire S" w:date="2026-06-05T21:48:00Z" w16du:dateUtc="2026-06-05T20:48:00Z">
        <w:r w:rsidR="00B57B7E">
          <w:rPr>
            <w:rFonts w:ascii="Cambria" w:hAnsi="Cambria"/>
            <w:sz w:val="28"/>
            <w:szCs w:val="28"/>
          </w:rPr>
          <w:t>Langley</w:t>
        </w:r>
        <w:del w:id="25636" w:author="Daisy Watt" w:date="2026-06-24T09:32:00Z" w16du:dateUtc="2026-06-24T07:32:00Z">
          <w:r w:rsidR="00B57B7E" w:rsidDel="00D15735">
            <w:rPr>
              <w:rFonts w:ascii="Cambria" w:hAnsi="Cambria"/>
              <w:sz w:val="28"/>
              <w:szCs w:val="28"/>
            </w:rPr>
            <w:delText xml:space="preserve"> </w:delText>
          </w:r>
        </w:del>
      </w:ins>
      <w:ins w:id="25637" w:author="Claire S" w:date="2026-06-05T17:07:00Z" w16du:dateUtc="2026-06-05T16:07:00Z">
        <w:del w:id="25638" w:author="Daisy Watt" w:date="2026-06-24T09:32:00Z" w16du:dateUtc="2026-06-24T07:32:00Z">
          <w:r w:rsidR="005D4906" w:rsidDel="00D15735">
            <w:rPr>
              <w:rFonts w:ascii="Cambria" w:hAnsi="Cambria"/>
              <w:sz w:val="28"/>
              <w:szCs w:val="28"/>
            </w:rPr>
            <w:delText>in any sort of money</w:delText>
          </w:r>
        </w:del>
      </w:ins>
      <w:ins w:id="25639" w:author="Claire S" w:date="2026-06-05T17:08:00Z" w16du:dateUtc="2026-06-05T16:08:00Z">
        <w:r w:rsidR="00774422">
          <w:rPr>
            <w:rFonts w:ascii="Cambria" w:hAnsi="Cambria"/>
            <w:sz w:val="28"/>
            <w:szCs w:val="28"/>
          </w:rPr>
          <w:t>. The bottom line was Clara was expendable – and Jackson Rayne wasn’t.</w:t>
        </w:r>
      </w:ins>
    </w:p>
    <w:p w14:paraId="64EDAC1D" w14:textId="78D6348B" w:rsidR="00163B7F" w:rsidRDefault="0013008F" w:rsidP="00D92B8B">
      <w:pPr>
        <w:spacing w:line="360" w:lineRule="auto"/>
        <w:ind w:firstLine="720"/>
        <w:contextualSpacing/>
        <w:rPr>
          <w:rFonts w:ascii="Cambria" w:hAnsi="Cambria"/>
          <w:sz w:val="28"/>
          <w:szCs w:val="28"/>
        </w:rPr>
      </w:pPr>
      <w:ins w:id="25640" w:author="Claire S" w:date="2026-06-05T21:48:00Z" w16du:dateUtc="2026-06-05T20:48:00Z">
        <w:del w:id="25641" w:author="Daisy Watt" w:date="2026-06-24T09:33:00Z" w16du:dateUtc="2026-06-24T07:33:00Z">
          <w:r w:rsidDel="00776906">
            <w:rPr>
              <w:rFonts w:ascii="Cambria" w:hAnsi="Cambria"/>
              <w:sz w:val="28"/>
              <w:szCs w:val="28"/>
            </w:rPr>
            <w:delText>But</w:delText>
          </w:r>
        </w:del>
      </w:ins>
      <w:ins w:id="25642" w:author="Daisy Watt" w:date="2026-06-24T09:33:00Z" w16du:dateUtc="2026-06-24T07:33:00Z">
        <w:r w:rsidR="00776906">
          <w:rPr>
            <w:rFonts w:ascii="Cambria" w:hAnsi="Cambria"/>
            <w:sz w:val="28"/>
            <w:szCs w:val="28"/>
          </w:rPr>
          <w:t>So,</w:t>
        </w:r>
      </w:ins>
      <w:ins w:id="25643" w:author="Claire S" w:date="2026-06-05T21:48:00Z" w16du:dateUtc="2026-06-05T20:48:00Z">
        <w:r>
          <w:rPr>
            <w:rFonts w:ascii="Cambria" w:hAnsi="Cambria"/>
            <w:sz w:val="28"/>
            <w:szCs w:val="28"/>
          </w:rPr>
          <w:t xml:space="preserve"> </w:t>
        </w:r>
      </w:ins>
      <w:ins w:id="25644" w:author="Claire S" w:date="2026-06-05T17:06:00Z" w16du:dateUtc="2026-06-05T16:06:00Z">
        <w:r w:rsidR="005D4906">
          <w:rPr>
            <w:rFonts w:ascii="Cambria" w:hAnsi="Cambria"/>
            <w:sz w:val="28"/>
            <w:szCs w:val="28"/>
          </w:rPr>
          <w:t>Clara knew</w:t>
        </w:r>
      </w:ins>
      <w:del w:id="25645" w:author="Claire S" w:date="2026-06-05T17:06:00Z" w16du:dateUtc="2026-06-05T16:06:00Z">
        <w:r w:rsidR="00043FE7" w:rsidDel="005D4906">
          <w:rPr>
            <w:rFonts w:ascii="Cambria" w:hAnsi="Cambria"/>
            <w:sz w:val="28"/>
            <w:szCs w:val="28"/>
          </w:rPr>
          <w:delText xml:space="preserve">, </w:delText>
        </w:r>
        <w:r w:rsidR="00A3541C" w:rsidDel="005D4906">
          <w:rPr>
            <w:rFonts w:ascii="Cambria" w:hAnsi="Cambria"/>
            <w:sz w:val="28"/>
            <w:szCs w:val="28"/>
          </w:rPr>
          <w:delText>so</w:delText>
        </w:r>
      </w:del>
      <w:r w:rsidR="00A3541C">
        <w:rPr>
          <w:rFonts w:ascii="Cambria" w:hAnsi="Cambria"/>
          <w:sz w:val="28"/>
          <w:szCs w:val="28"/>
        </w:rPr>
        <w:t xml:space="preserve"> she had to go in</w:t>
      </w:r>
      <w:r w:rsidR="00890FB5">
        <w:rPr>
          <w:rFonts w:ascii="Cambria" w:hAnsi="Cambria"/>
          <w:sz w:val="28"/>
          <w:szCs w:val="28"/>
        </w:rPr>
        <w:t>to the office</w:t>
      </w:r>
      <w:del w:id="25646" w:author="Daisy Watt" w:date="2026-06-24T09:33:00Z" w16du:dateUtc="2026-06-24T07:33:00Z">
        <w:r w:rsidR="00A3541C" w:rsidDel="00776906">
          <w:rPr>
            <w:rFonts w:ascii="Cambria" w:hAnsi="Cambria"/>
            <w:sz w:val="28"/>
            <w:szCs w:val="28"/>
          </w:rPr>
          <w:delText>;</w:delText>
        </w:r>
      </w:del>
      <w:ins w:id="25647" w:author="Daisy Watt" w:date="2026-06-24T09:33:00Z" w16du:dateUtc="2026-06-24T07:33:00Z">
        <w:r w:rsidR="00776906">
          <w:rPr>
            <w:rFonts w:ascii="Cambria" w:hAnsi="Cambria"/>
            <w:sz w:val="28"/>
            <w:szCs w:val="28"/>
          </w:rPr>
          <w:t>,</w:t>
        </w:r>
      </w:ins>
      <w:r w:rsidR="00A3541C">
        <w:rPr>
          <w:rFonts w:ascii="Cambria" w:hAnsi="Cambria"/>
          <w:sz w:val="28"/>
          <w:szCs w:val="28"/>
        </w:rPr>
        <w:t xml:space="preserve"> if only to defend herself from t</w:t>
      </w:r>
      <w:r w:rsidR="00043FE7">
        <w:rPr>
          <w:rFonts w:ascii="Cambria" w:hAnsi="Cambria"/>
          <w:sz w:val="28"/>
          <w:szCs w:val="28"/>
        </w:rPr>
        <w:t xml:space="preserve">he implications of her </w:t>
      </w:r>
      <w:r w:rsidR="00B37620">
        <w:rPr>
          <w:rFonts w:ascii="Cambria" w:hAnsi="Cambria"/>
          <w:sz w:val="28"/>
          <w:szCs w:val="28"/>
        </w:rPr>
        <w:t>brother</w:t>
      </w:r>
      <w:r w:rsidR="00043FE7">
        <w:rPr>
          <w:rFonts w:ascii="Cambria" w:hAnsi="Cambria"/>
          <w:sz w:val="28"/>
          <w:szCs w:val="28"/>
        </w:rPr>
        <w:t xml:space="preserve"> </w:t>
      </w:r>
      <w:r w:rsidR="00A3541C">
        <w:rPr>
          <w:rFonts w:ascii="Cambria" w:hAnsi="Cambria"/>
          <w:sz w:val="28"/>
          <w:szCs w:val="28"/>
        </w:rPr>
        <w:t>being</w:t>
      </w:r>
      <w:r w:rsidR="00D819B0">
        <w:rPr>
          <w:rFonts w:ascii="Cambria" w:hAnsi="Cambria"/>
          <w:sz w:val="28"/>
          <w:szCs w:val="28"/>
        </w:rPr>
        <w:t xml:space="preserve"> accused of </w:t>
      </w:r>
      <w:r w:rsidR="00890FB5">
        <w:rPr>
          <w:rFonts w:ascii="Cambria" w:hAnsi="Cambria"/>
          <w:sz w:val="28"/>
          <w:szCs w:val="28"/>
        </w:rPr>
        <w:t>t</w:t>
      </w:r>
      <w:del w:id="25648" w:author="Claire S" w:date="2026-06-05T17:07:00Z" w16du:dateUtc="2026-06-05T16:07:00Z">
        <w:r w:rsidR="00890FB5" w:rsidDel="00D64402">
          <w:rPr>
            <w:rFonts w:ascii="Cambria" w:hAnsi="Cambria"/>
            <w:sz w:val="28"/>
            <w:szCs w:val="28"/>
          </w:rPr>
          <w:delText>y</w:delText>
        </w:r>
      </w:del>
      <w:r w:rsidR="00890FB5">
        <w:rPr>
          <w:rFonts w:ascii="Cambria" w:hAnsi="Cambria"/>
          <w:sz w:val="28"/>
          <w:szCs w:val="28"/>
        </w:rPr>
        <w:t>r</w:t>
      </w:r>
      <w:ins w:id="25649" w:author="Claire S" w:date="2026-06-05T17:07:00Z" w16du:dateUtc="2026-06-05T16:07:00Z">
        <w:r w:rsidR="00D64402">
          <w:rPr>
            <w:rFonts w:ascii="Cambria" w:hAnsi="Cambria"/>
            <w:sz w:val="28"/>
            <w:szCs w:val="28"/>
          </w:rPr>
          <w:t>y</w:t>
        </w:r>
      </w:ins>
      <w:r w:rsidR="00890FB5">
        <w:rPr>
          <w:rFonts w:ascii="Cambria" w:hAnsi="Cambria"/>
          <w:sz w:val="28"/>
          <w:szCs w:val="28"/>
        </w:rPr>
        <w:t>ing to knock off one of their top authors</w:t>
      </w:r>
      <w:r w:rsidR="00A3541C">
        <w:rPr>
          <w:rFonts w:ascii="Cambria" w:hAnsi="Cambria"/>
          <w:sz w:val="28"/>
          <w:szCs w:val="28"/>
        </w:rPr>
        <w:t xml:space="preserve">. </w:t>
      </w:r>
    </w:p>
    <w:p w14:paraId="52BB696C" w14:textId="14B2D3A0" w:rsidR="00D92B8B" w:rsidRDefault="00890FB5" w:rsidP="00D92B8B">
      <w:pPr>
        <w:spacing w:line="360" w:lineRule="auto"/>
        <w:ind w:firstLine="720"/>
        <w:contextualSpacing/>
        <w:rPr>
          <w:rFonts w:ascii="Cambria" w:hAnsi="Cambria"/>
          <w:sz w:val="28"/>
          <w:szCs w:val="28"/>
        </w:rPr>
      </w:pPr>
      <w:r>
        <w:rPr>
          <w:rFonts w:ascii="Cambria" w:hAnsi="Cambria"/>
          <w:sz w:val="28"/>
          <w:szCs w:val="28"/>
        </w:rPr>
        <w:t>But m</w:t>
      </w:r>
      <w:r w:rsidR="00D92B8B">
        <w:rPr>
          <w:rFonts w:ascii="Cambria" w:hAnsi="Cambria"/>
          <w:sz w:val="28"/>
          <w:szCs w:val="28"/>
        </w:rPr>
        <w:t xml:space="preserve">aybe </w:t>
      </w:r>
      <w:r w:rsidR="00185825">
        <w:rPr>
          <w:rFonts w:ascii="Cambria" w:hAnsi="Cambria"/>
          <w:sz w:val="28"/>
          <w:szCs w:val="28"/>
        </w:rPr>
        <w:t xml:space="preserve">Langley </w:t>
      </w:r>
      <w:del w:id="25650" w:author="Daisy Watt" w:date="2026-06-24T09:30:00Z" w16du:dateUtc="2026-06-24T07:30:00Z">
        <w:r w:rsidR="00185825" w:rsidDel="008C196C">
          <w:rPr>
            <w:rFonts w:ascii="Cambria" w:hAnsi="Cambria"/>
            <w:sz w:val="28"/>
            <w:szCs w:val="28"/>
          </w:rPr>
          <w:delText>and</w:delText>
        </w:r>
      </w:del>
      <w:ins w:id="25651" w:author="Daisy Watt" w:date="2026-06-24T09:30:00Z" w16du:dateUtc="2026-06-24T07:30:00Z">
        <w:r w:rsidR="008C196C">
          <w:rPr>
            <w:rFonts w:ascii="Cambria" w:hAnsi="Cambria"/>
            <w:sz w:val="28"/>
            <w:szCs w:val="28"/>
          </w:rPr>
          <w:t>&amp;</w:t>
        </w:r>
      </w:ins>
      <w:r w:rsidR="00185825">
        <w:rPr>
          <w:rFonts w:ascii="Cambria" w:hAnsi="Cambria"/>
          <w:sz w:val="28"/>
          <w:szCs w:val="28"/>
        </w:rPr>
        <w:t xml:space="preserve"> Co</w:t>
      </w:r>
      <w:ins w:id="25652" w:author="Daisy Watt" w:date="2026-06-24T09:30:00Z" w16du:dateUtc="2026-06-24T07:30:00Z">
        <w:r w:rsidR="008C196C">
          <w:rPr>
            <w:rFonts w:ascii="Cambria" w:hAnsi="Cambria"/>
            <w:sz w:val="28"/>
            <w:szCs w:val="28"/>
          </w:rPr>
          <w:t>.</w:t>
        </w:r>
      </w:ins>
      <w:r w:rsidR="00185825">
        <w:rPr>
          <w:rFonts w:ascii="Cambria" w:hAnsi="Cambria"/>
          <w:sz w:val="28"/>
          <w:szCs w:val="28"/>
        </w:rPr>
        <w:t xml:space="preserve"> wouldn’t</w:t>
      </w:r>
      <w:r w:rsidR="00D92B8B">
        <w:rPr>
          <w:rFonts w:ascii="Cambria" w:hAnsi="Cambria"/>
          <w:sz w:val="28"/>
          <w:szCs w:val="28"/>
        </w:rPr>
        <w:t xml:space="preserve"> know about Adam – </w:t>
      </w:r>
      <w:r w:rsidR="00185825">
        <w:rPr>
          <w:rFonts w:ascii="Cambria" w:hAnsi="Cambria"/>
          <w:sz w:val="28"/>
          <w:szCs w:val="28"/>
        </w:rPr>
        <w:t>except</w:t>
      </w:r>
      <w:r>
        <w:rPr>
          <w:rFonts w:ascii="Cambria" w:hAnsi="Cambria"/>
          <w:sz w:val="28"/>
          <w:szCs w:val="28"/>
        </w:rPr>
        <w:t>, Clara</w:t>
      </w:r>
      <w:r w:rsidR="00D92B8B">
        <w:rPr>
          <w:rFonts w:ascii="Cambria" w:hAnsi="Cambria"/>
          <w:sz w:val="28"/>
          <w:szCs w:val="28"/>
        </w:rPr>
        <w:t xml:space="preserve"> remembered</w:t>
      </w:r>
      <w:r w:rsidR="00185825">
        <w:rPr>
          <w:rFonts w:ascii="Cambria" w:hAnsi="Cambria"/>
          <w:sz w:val="28"/>
          <w:szCs w:val="28"/>
        </w:rPr>
        <w:t xml:space="preserve"> suddenly</w:t>
      </w:r>
      <w:r>
        <w:rPr>
          <w:rFonts w:ascii="Cambria" w:hAnsi="Cambria"/>
          <w:sz w:val="28"/>
          <w:szCs w:val="28"/>
        </w:rPr>
        <w:t>,</w:t>
      </w:r>
      <w:r w:rsidR="00185825">
        <w:rPr>
          <w:rFonts w:ascii="Cambria" w:hAnsi="Cambria"/>
          <w:sz w:val="28"/>
          <w:szCs w:val="28"/>
        </w:rPr>
        <w:t xml:space="preserve"> of course</w:t>
      </w:r>
      <w:r w:rsidR="00D92B8B">
        <w:rPr>
          <w:rFonts w:ascii="Cambria" w:hAnsi="Cambria"/>
          <w:sz w:val="28"/>
          <w:szCs w:val="28"/>
        </w:rPr>
        <w:t xml:space="preserve"> S</w:t>
      </w:r>
      <w:ins w:id="25653" w:author="Claire S" w:date="2026-06-05T17:07:00Z" w16du:dateUtc="2026-06-05T16:07:00Z">
        <w:r w:rsidR="00D64402">
          <w:rPr>
            <w:rFonts w:ascii="Cambria" w:hAnsi="Cambria"/>
            <w:sz w:val="28"/>
            <w:szCs w:val="28"/>
          </w:rPr>
          <w:t>a</w:t>
        </w:r>
      </w:ins>
      <w:r w:rsidR="00D92B8B">
        <w:rPr>
          <w:rFonts w:ascii="Cambria" w:hAnsi="Cambria"/>
          <w:sz w:val="28"/>
          <w:szCs w:val="28"/>
        </w:rPr>
        <w:t>vannah knew</w:t>
      </w:r>
      <w:del w:id="25654" w:author="Claire S" w:date="2026-08-03T13:28:00Z" w16du:dateUtc="2026-08-03T12:28:00Z">
        <w:r w:rsidR="00D92B8B" w:rsidDel="000E6876">
          <w:rPr>
            <w:rFonts w:ascii="Cambria" w:hAnsi="Cambria"/>
            <w:sz w:val="28"/>
            <w:szCs w:val="28"/>
          </w:rPr>
          <w:delText xml:space="preserve">. </w:delText>
        </w:r>
        <w:r w:rsidDel="000E6876">
          <w:rPr>
            <w:rFonts w:ascii="Cambria" w:hAnsi="Cambria"/>
            <w:sz w:val="28"/>
            <w:szCs w:val="28"/>
          </w:rPr>
          <w:delText xml:space="preserve"> </w:delText>
        </w:r>
      </w:del>
      <w:del w:id="25655" w:author="Claire S" w:date="2026-08-03T13:27:00Z" w16du:dateUtc="2026-08-03T12:27:00Z">
        <w:r w:rsidR="00D92B8B" w:rsidDel="00BD0AF5">
          <w:rPr>
            <w:rFonts w:ascii="Cambria" w:hAnsi="Cambria"/>
            <w:sz w:val="28"/>
            <w:szCs w:val="28"/>
          </w:rPr>
          <w:delText>And</w:delText>
        </w:r>
        <w:r w:rsidR="00185825" w:rsidDel="00BD0AF5">
          <w:rPr>
            <w:rFonts w:ascii="Cambria" w:hAnsi="Cambria"/>
            <w:sz w:val="28"/>
            <w:szCs w:val="28"/>
          </w:rPr>
          <w:delText>,</w:delText>
        </w:r>
        <w:r w:rsidR="00D92B8B" w:rsidDel="00BD0AF5">
          <w:rPr>
            <w:rFonts w:ascii="Cambria" w:hAnsi="Cambria"/>
            <w:sz w:val="28"/>
            <w:szCs w:val="28"/>
          </w:rPr>
          <w:delText xml:space="preserve"> </w:delText>
        </w:r>
        <w:commentRangeStart w:id="25656"/>
        <w:r w:rsidR="00D92B8B" w:rsidDel="00BD0AF5">
          <w:rPr>
            <w:rFonts w:ascii="Cambria" w:hAnsi="Cambria"/>
            <w:sz w:val="28"/>
            <w:szCs w:val="28"/>
          </w:rPr>
          <w:delText xml:space="preserve">though she’d liked Savannah, </w:delText>
        </w:r>
        <w:r w:rsidR="00185825" w:rsidDel="00BD0AF5">
          <w:rPr>
            <w:rFonts w:ascii="Cambria" w:hAnsi="Cambria"/>
            <w:sz w:val="28"/>
            <w:szCs w:val="28"/>
          </w:rPr>
          <w:delText xml:space="preserve">at the end of the day, </w:delText>
        </w:r>
        <w:r w:rsidR="00D92B8B" w:rsidDel="00BD0AF5">
          <w:rPr>
            <w:rFonts w:ascii="Cambria" w:hAnsi="Cambria"/>
            <w:sz w:val="28"/>
            <w:szCs w:val="28"/>
          </w:rPr>
          <w:delText>she was posh, rich and a Langley</w:delText>
        </w:r>
      </w:del>
      <w:del w:id="25657" w:author="Claire S" w:date="2026-08-03T13:28:00Z" w16du:dateUtc="2026-08-03T12:28:00Z">
        <w:r w:rsidDel="000E6876">
          <w:rPr>
            <w:rFonts w:ascii="Cambria" w:hAnsi="Cambria"/>
            <w:sz w:val="28"/>
            <w:szCs w:val="28"/>
          </w:rPr>
          <w:delText xml:space="preserve">: </w:delText>
        </w:r>
        <w:commentRangeEnd w:id="25656"/>
        <w:r w:rsidR="00E203EF" w:rsidDel="000E6876">
          <w:rPr>
            <w:rStyle w:val="CommentReference"/>
            <w:rFonts w:ascii="Cambria" w:hAnsi="Cambria"/>
            <w:sz w:val="28"/>
            <w:szCs w:val="28"/>
          </w:rPr>
          <w:commentReference w:id="25656"/>
        </w:r>
        <w:r w:rsidDel="000E6876">
          <w:rPr>
            <w:rFonts w:ascii="Cambria" w:hAnsi="Cambria"/>
            <w:sz w:val="28"/>
            <w:szCs w:val="28"/>
          </w:rPr>
          <w:delText>so</w:delText>
        </w:r>
      </w:del>
      <w:ins w:id="25658" w:author="Claire S" w:date="2026-08-03T13:28:00Z" w16du:dateUtc="2026-08-03T12:28:00Z">
        <w:r w:rsidR="000E6876">
          <w:rPr>
            <w:rFonts w:ascii="Cambria" w:hAnsi="Cambria"/>
            <w:sz w:val="28"/>
            <w:szCs w:val="28"/>
          </w:rPr>
          <w:t xml:space="preserve"> - and</w:t>
        </w:r>
      </w:ins>
      <w:r>
        <w:rPr>
          <w:rFonts w:ascii="Cambria" w:hAnsi="Cambria"/>
          <w:sz w:val="28"/>
          <w:szCs w:val="28"/>
        </w:rPr>
        <w:t xml:space="preserve"> it was clear where her allegiance would lie</w:t>
      </w:r>
      <w:r w:rsidR="00185825">
        <w:rPr>
          <w:rFonts w:ascii="Cambria" w:hAnsi="Cambria"/>
          <w:sz w:val="28"/>
          <w:szCs w:val="28"/>
        </w:rPr>
        <w:t>.</w:t>
      </w:r>
      <w:r>
        <w:rPr>
          <w:rFonts w:ascii="Cambria" w:hAnsi="Cambria"/>
          <w:sz w:val="28"/>
          <w:szCs w:val="28"/>
        </w:rPr>
        <w:t xml:space="preserve">  </w:t>
      </w:r>
      <w:commentRangeStart w:id="25659"/>
      <w:r>
        <w:rPr>
          <w:rFonts w:ascii="Cambria" w:hAnsi="Cambria"/>
          <w:sz w:val="28"/>
          <w:szCs w:val="28"/>
        </w:rPr>
        <w:t>Plus</w:t>
      </w:r>
      <w:ins w:id="25660" w:author="Daisy Watt" w:date="2026-06-24T09:35:00Z" w16du:dateUtc="2026-06-24T07:35:00Z">
        <w:r w:rsidR="005546A8">
          <w:rPr>
            <w:rFonts w:ascii="Cambria" w:hAnsi="Cambria"/>
            <w:sz w:val="28"/>
            <w:szCs w:val="28"/>
          </w:rPr>
          <w:t>,</w:t>
        </w:r>
      </w:ins>
      <w:r>
        <w:rPr>
          <w:rFonts w:ascii="Cambria" w:hAnsi="Cambria"/>
          <w:sz w:val="28"/>
          <w:szCs w:val="28"/>
        </w:rPr>
        <w:t xml:space="preserve"> she’d shagged Jackson, s</w:t>
      </w:r>
      <w:ins w:id="25661" w:author="Daisy Watt" w:date="2026-06-24T09:30:00Z" w16du:dateUtc="2026-06-24T07:30:00Z">
        <w:r w:rsidR="008C196C">
          <w:rPr>
            <w:rFonts w:ascii="Cambria" w:hAnsi="Cambria"/>
            <w:sz w:val="28"/>
            <w:szCs w:val="28"/>
          </w:rPr>
          <w:t>o…</w:t>
        </w:r>
      </w:ins>
      <w:del w:id="25662" w:author="Daisy Watt" w:date="2026-06-24T09:30:00Z" w16du:dateUtc="2026-06-24T07:30:00Z">
        <w:r w:rsidDel="008C196C">
          <w:rPr>
            <w:rFonts w:ascii="Cambria" w:hAnsi="Cambria"/>
            <w:sz w:val="28"/>
            <w:szCs w:val="28"/>
          </w:rPr>
          <w:delText>o -</w:delText>
        </w:r>
      </w:del>
    </w:p>
    <w:p w14:paraId="0747EC2C" w14:textId="233F41F7" w:rsidR="00D819B0" w:rsidDel="00774422" w:rsidRDefault="00890FB5" w:rsidP="007A702C">
      <w:pPr>
        <w:spacing w:line="360" w:lineRule="auto"/>
        <w:ind w:firstLine="720"/>
        <w:contextualSpacing/>
        <w:rPr>
          <w:del w:id="25663" w:author="Claire S" w:date="2026-06-05T17:08:00Z" w16du:dateUtc="2026-06-05T16:08:00Z"/>
          <w:rFonts w:ascii="Cambria" w:hAnsi="Cambria"/>
          <w:sz w:val="28"/>
          <w:szCs w:val="28"/>
        </w:rPr>
      </w:pPr>
      <w:del w:id="25664" w:author="Claire S" w:date="2026-06-05T17:08:00Z" w16du:dateUtc="2026-06-05T16:08:00Z">
        <w:r w:rsidDel="00D64402">
          <w:rPr>
            <w:rFonts w:ascii="Cambria" w:hAnsi="Cambria"/>
            <w:sz w:val="28"/>
            <w:szCs w:val="28"/>
          </w:rPr>
          <w:delText>And then there was</w:delText>
        </w:r>
        <w:r w:rsidR="00D92B8B" w:rsidDel="00D64402">
          <w:rPr>
            <w:rFonts w:ascii="Cambria" w:hAnsi="Cambria"/>
            <w:sz w:val="28"/>
            <w:szCs w:val="28"/>
          </w:rPr>
          <w:delText xml:space="preserve"> </w:delText>
        </w:r>
        <w:r w:rsidR="00163B7F" w:rsidDel="00D64402">
          <w:rPr>
            <w:rFonts w:ascii="Cambria" w:hAnsi="Cambria"/>
            <w:sz w:val="28"/>
            <w:szCs w:val="28"/>
          </w:rPr>
          <w:delText>t</w:delText>
        </w:r>
        <w:r w:rsidR="00D819B0" w:rsidDel="00D64402">
          <w:rPr>
            <w:rFonts w:ascii="Cambria" w:hAnsi="Cambria"/>
            <w:sz w:val="28"/>
            <w:szCs w:val="28"/>
          </w:rPr>
          <w:delText xml:space="preserve">he fact </w:delText>
        </w:r>
        <w:r w:rsidDel="00D64402">
          <w:rPr>
            <w:rFonts w:ascii="Cambria" w:hAnsi="Cambria"/>
            <w:sz w:val="28"/>
            <w:szCs w:val="28"/>
          </w:rPr>
          <w:delText>that Clara ha</w:delText>
        </w:r>
        <w:r w:rsidR="00D819B0" w:rsidDel="00D64402">
          <w:rPr>
            <w:rFonts w:ascii="Cambria" w:hAnsi="Cambria"/>
            <w:sz w:val="28"/>
            <w:szCs w:val="28"/>
          </w:rPr>
          <w:delText>d turned Jackson</w:delText>
        </w:r>
        <w:r w:rsidR="00043FE7" w:rsidDel="00D64402">
          <w:rPr>
            <w:rFonts w:ascii="Cambria" w:hAnsi="Cambria"/>
            <w:sz w:val="28"/>
            <w:szCs w:val="28"/>
          </w:rPr>
          <w:delText xml:space="preserve"> down sexually</w:delText>
        </w:r>
        <w:r w:rsidR="00D819B0" w:rsidDel="00D64402">
          <w:rPr>
            <w:rFonts w:ascii="Cambria" w:hAnsi="Cambria"/>
            <w:sz w:val="28"/>
            <w:szCs w:val="28"/>
          </w:rPr>
          <w:delText xml:space="preserve">. She </w:delText>
        </w:r>
        <w:r w:rsidDel="00D64402">
          <w:rPr>
            <w:rFonts w:ascii="Cambria" w:hAnsi="Cambria"/>
            <w:sz w:val="28"/>
            <w:szCs w:val="28"/>
          </w:rPr>
          <w:delText xml:space="preserve">was </w:delText>
        </w:r>
        <w:r w:rsidR="00727CEA" w:rsidDel="00D64402">
          <w:rPr>
            <w:rFonts w:ascii="Cambria" w:hAnsi="Cambria"/>
            <w:sz w:val="28"/>
            <w:szCs w:val="28"/>
          </w:rPr>
          <w:delText xml:space="preserve">fully </w:delText>
        </w:r>
        <w:r w:rsidDel="00D64402">
          <w:rPr>
            <w:rFonts w:ascii="Cambria" w:hAnsi="Cambria"/>
            <w:sz w:val="28"/>
            <w:szCs w:val="28"/>
          </w:rPr>
          <w:delText>aware</w:delText>
        </w:r>
        <w:r w:rsidR="00D92B8B" w:rsidDel="00D64402">
          <w:rPr>
            <w:rFonts w:ascii="Cambria" w:hAnsi="Cambria"/>
            <w:sz w:val="28"/>
            <w:szCs w:val="28"/>
          </w:rPr>
          <w:delText xml:space="preserve"> </w:delText>
        </w:r>
        <w:r w:rsidR="004275B9" w:rsidDel="00D64402">
          <w:rPr>
            <w:rFonts w:ascii="Cambria" w:hAnsi="Cambria"/>
            <w:sz w:val="28"/>
            <w:szCs w:val="28"/>
          </w:rPr>
          <w:delText xml:space="preserve">how much power </w:delText>
        </w:r>
        <w:r w:rsidR="00D819B0" w:rsidDel="00D64402">
          <w:rPr>
            <w:rFonts w:ascii="Cambria" w:hAnsi="Cambria"/>
            <w:sz w:val="28"/>
            <w:szCs w:val="28"/>
          </w:rPr>
          <w:delText>men like Jackson wielded</w:delText>
        </w:r>
        <w:r w:rsidR="004275B9" w:rsidDel="00D64402">
          <w:rPr>
            <w:rFonts w:ascii="Cambria" w:hAnsi="Cambria"/>
            <w:sz w:val="28"/>
            <w:szCs w:val="28"/>
          </w:rPr>
          <w:delText>, while</w:delText>
        </w:r>
        <w:r w:rsidR="00D819B0" w:rsidDel="00D64402">
          <w:rPr>
            <w:rFonts w:ascii="Cambria" w:hAnsi="Cambria"/>
            <w:sz w:val="28"/>
            <w:szCs w:val="28"/>
          </w:rPr>
          <w:delText xml:space="preserve"> she had precisely none</w:delText>
        </w:r>
        <w:r w:rsidR="00727CEA" w:rsidDel="00774422">
          <w:rPr>
            <w:rFonts w:ascii="Cambria" w:hAnsi="Cambria"/>
            <w:sz w:val="28"/>
            <w:szCs w:val="28"/>
          </w:rPr>
          <w:delText>. And while Jackson</w:delText>
        </w:r>
        <w:r w:rsidR="00D819B0" w:rsidDel="00774422">
          <w:rPr>
            <w:rFonts w:ascii="Cambria" w:hAnsi="Cambria"/>
            <w:sz w:val="28"/>
            <w:szCs w:val="28"/>
          </w:rPr>
          <w:delText xml:space="preserve"> made </w:delText>
        </w:r>
        <w:r w:rsidR="00D92B8B" w:rsidDel="00774422">
          <w:rPr>
            <w:rFonts w:ascii="Cambria" w:hAnsi="Cambria"/>
            <w:sz w:val="28"/>
            <w:szCs w:val="28"/>
          </w:rPr>
          <w:delText>Langley and Co</w:delText>
        </w:r>
        <w:r w:rsidR="00D819B0" w:rsidDel="00774422">
          <w:rPr>
            <w:rFonts w:ascii="Cambria" w:hAnsi="Cambria"/>
            <w:sz w:val="28"/>
            <w:szCs w:val="28"/>
          </w:rPr>
          <w:delText xml:space="preserve"> loads of money</w:delText>
        </w:r>
        <w:r w:rsidR="00853302" w:rsidDel="00774422">
          <w:rPr>
            <w:rFonts w:ascii="Cambria" w:hAnsi="Cambria"/>
            <w:sz w:val="28"/>
            <w:szCs w:val="28"/>
          </w:rPr>
          <w:delText>,</w:delText>
        </w:r>
        <w:r w:rsidR="004275B9" w:rsidDel="00774422">
          <w:rPr>
            <w:rFonts w:ascii="Cambria" w:hAnsi="Cambria"/>
            <w:sz w:val="28"/>
            <w:szCs w:val="28"/>
          </w:rPr>
          <w:delText xml:space="preserve"> </w:delText>
        </w:r>
        <w:r w:rsidR="00727CEA" w:rsidDel="00774422">
          <w:rPr>
            <w:rFonts w:ascii="Cambria" w:hAnsi="Cambria"/>
            <w:sz w:val="28"/>
            <w:szCs w:val="28"/>
          </w:rPr>
          <w:delText>Clara herself</w:delText>
        </w:r>
        <w:r w:rsidR="00D819B0" w:rsidDel="00774422">
          <w:rPr>
            <w:rFonts w:ascii="Cambria" w:hAnsi="Cambria"/>
            <w:sz w:val="28"/>
            <w:szCs w:val="28"/>
          </w:rPr>
          <w:delText xml:space="preserve"> made the company </w:delText>
        </w:r>
        <w:r w:rsidR="000D0114" w:rsidDel="00774422">
          <w:rPr>
            <w:rFonts w:ascii="Cambria" w:hAnsi="Cambria"/>
            <w:sz w:val="28"/>
            <w:szCs w:val="28"/>
          </w:rPr>
          <w:delText>almost</w:delText>
        </w:r>
        <w:r w:rsidR="00163B7F" w:rsidDel="00774422">
          <w:rPr>
            <w:rFonts w:ascii="Cambria" w:hAnsi="Cambria"/>
            <w:sz w:val="28"/>
            <w:szCs w:val="28"/>
          </w:rPr>
          <w:delText xml:space="preserve"> </w:delText>
        </w:r>
        <w:r w:rsidR="00D819B0" w:rsidDel="00774422">
          <w:rPr>
            <w:rFonts w:ascii="Cambria" w:hAnsi="Cambria"/>
            <w:sz w:val="28"/>
            <w:szCs w:val="28"/>
          </w:rPr>
          <w:delText>no</w:delText>
        </w:r>
        <w:r w:rsidR="004275B9" w:rsidDel="00774422">
          <w:rPr>
            <w:rFonts w:ascii="Cambria" w:hAnsi="Cambria"/>
            <w:sz w:val="28"/>
            <w:szCs w:val="28"/>
          </w:rPr>
          <w:delText>thing</w:delText>
        </w:r>
        <w:r w:rsidR="00163B7F" w:rsidDel="00774422">
          <w:rPr>
            <w:rFonts w:ascii="Cambria" w:hAnsi="Cambria"/>
            <w:sz w:val="28"/>
            <w:szCs w:val="28"/>
          </w:rPr>
          <w:delText xml:space="preserve"> - so far,</w:delText>
        </w:r>
        <w:r w:rsidR="004275B9" w:rsidDel="00774422">
          <w:rPr>
            <w:rFonts w:ascii="Cambria" w:hAnsi="Cambria"/>
            <w:sz w:val="28"/>
            <w:szCs w:val="28"/>
          </w:rPr>
          <w:delText xml:space="preserve"> at any rate</w:delText>
        </w:r>
        <w:r w:rsidR="00D819B0" w:rsidDel="00774422">
          <w:rPr>
            <w:rFonts w:ascii="Cambria" w:hAnsi="Cambria"/>
            <w:sz w:val="28"/>
            <w:szCs w:val="28"/>
          </w:rPr>
          <w:delText>.</w:delText>
        </w:r>
        <w:r w:rsidR="007A702C" w:rsidDel="00774422">
          <w:rPr>
            <w:rFonts w:ascii="Cambria" w:hAnsi="Cambria"/>
            <w:sz w:val="28"/>
            <w:szCs w:val="28"/>
          </w:rPr>
          <w:delText xml:space="preserve"> </w:delText>
        </w:r>
        <w:r w:rsidR="00163B7F" w:rsidDel="00774422">
          <w:rPr>
            <w:rFonts w:ascii="Cambria" w:hAnsi="Cambria"/>
            <w:sz w:val="28"/>
            <w:szCs w:val="28"/>
          </w:rPr>
          <w:delText xml:space="preserve">The bottom line was </w:delText>
        </w:r>
        <w:r w:rsidR="00727CEA" w:rsidDel="00774422">
          <w:rPr>
            <w:rFonts w:ascii="Cambria" w:hAnsi="Cambria"/>
            <w:sz w:val="28"/>
            <w:szCs w:val="28"/>
          </w:rPr>
          <w:delText xml:space="preserve">Clara </w:delText>
        </w:r>
        <w:r w:rsidR="00D819B0" w:rsidDel="00774422">
          <w:rPr>
            <w:rFonts w:ascii="Cambria" w:hAnsi="Cambria"/>
            <w:sz w:val="28"/>
            <w:szCs w:val="28"/>
          </w:rPr>
          <w:delText>was expendable –</w:delText>
        </w:r>
        <w:r w:rsidR="00163B7F" w:rsidDel="00774422">
          <w:rPr>
            <w:rFonts w:ascii="Cambria" w:hAnsi="Cambria"/>
            <w:sz w:val="28"/>
            <w:szCs w:val="28"/>
          </w:rPr>
          <w:delText xml:space="preserve"> and</w:delText>
        </w:r>
        <w:r w:rsidR="00D819B0" w:rsidDel="00774422">
          <w:rPr>
            <w:rFonts w:ascii="Cambria" w:hAnsi="Cambria"/>
            <w:sz w:val="28"/>
            <w:szCs w:val="28"/>
          </w:rPr>
          <w:delText xml:space="preserve"> </w:delText>
        </w:r>
        <w:r w:rsidR="004275B9" w:rsidDel="00774422">
          <w:rPr>
            <w:rFonts w:ascii="Cambria" w:hAnsi="Cambria"/>
            <w:sz w:val="28"/>
            <w:szCs w:val="28"/>
          </w:rPr>
          <w:delText>Jackson Rayne</w:delText>
        </w:r>
        <w:r w:rsidR="00D819B0" w:rsidDel="00774422">
          <w:rPr>
            <w:rFonts w:ascii="Cambria" w:hAnsi="Cambria"/>
            <w:sz w:val="28"/>
            <w:szCs w:val="28"/>
          </w:rPr>
          <w:delText xml:space="preserve"> wasn’t.</w:delText>
        </w:r>
        <w:commentRangeEnd w:id="25659"/>
        <w:r w:rsidR="00D50A29" w:rsidDel="00774422">
          <w:rPr>
            <w:rStyle w:val="CommentReference"/>
            <w:rFonts w:ascii="Cambria" w:hAnsi="Cambria"/>
            <w:sz w:val="28"/>
            <w:szCs w:val="28"/>
          </w:rPr>
          <w:commentReference w:id="25659"/>
        </w:r>
      </w:del>
    </w:p>
    <w:p w14:paraId="3C3661B0" w14:textId="42F424AA" w:rsidR="00C2579B" w:rsidRDefault="00C21016" w:rsidP="00043FE7">
      <w:pPr>
        <w:spacing w:line="360" w:lineRule="auto"/>
        <w:contextualSpacing/>
        <w:rPr>
          <w:rFonts w:ascii="Cambria" w:hAnsi="Cambria"/>
          <w:sz w:val="28"/>
          <w:szCs w:val="28"/>
        </w:rPr>
      </w:pPr>
      <w:r>
        <w:rPr>
          <w:rFonts w:ascii="Cambria" w:hAnsi="Cambria"/>
          <w:sz w:val="28"/>
          <w:szCs w:val="28"/>
        </w:rPr>
        <w:tab/>
      </w:r>
      <w:r w:rsidR="009135E0">
        <w:rPr>
          <w:rFonts w:ascii="Cambria" w:hAnsi="Cambria"/>
          <w:sz w:val="28"/>
          <w:szCs w:val="28"/>
        </w:rPr>
        <w:t xml:space="preserve">Standing on the tube platform, </w:t>
      </w:r>
      <w:r w:rsidR="00163B7F">
        <w:rPr>
          <w:rFonts w:ascii="Cambria" w:hAnsi="Cambria"/>
          <w:sz w:val="28"/>
          <w:szCs w:val="28"/>
        </w:rPr>
        <w:t>Clara</w:t>
      </w:r>
      <w:r w:rsidR="00D819B0">
        <w:rPr>
          <w:rFonts w:ascii="Cambria" w:hAnsi="Cambria"/>
          <w:sz w:val="28"/>
          <w:szCs w:val="28"/>
        </w:rPr>
        <w:t xml:space="preserve"> chewed her </w:t>
      </w:r>
      <w:r w:rsidR="009135E0">
        <w:rPr>
          <w:rFonts w:ascii="Cambria" w:hAnsi="Cambria"/>
          <w:sz w:val="28"/>
          <w:szCs w:val="28"/>
        </w:rPr>
        <w:t>thumb</w:t>
      </w:r>
      <w:r w:rsidR="00D819B0">
        <w:rPr>
          <w:rFonts w:ascii="Cambria" w:hAnsi="Cambria"/>
          <w:sz w:val="28"/>
          <w:szCs w:val="28"/>
        </w:rPr>
        <w:t>nail</w:t>
      </w:r>
      <w:del w:id="25665" w:author="Daisy Watt" w:date="2026-06-24T09:35:00Z" w16du:dateUtc="2026-06-24T07:35:00Z">
        <w:r w:rsidR="009135E0" w:rsidDel="0018631F">
          <w:rPr>
            <w:rFonts w:ascii="Cambria" w:hAnsi="Cambria"/>
            <w:sz w:val="28"/>
            <w:szCs w:val="28"/>
          </w:rPr>
          <w:delText>,</w:delText>
        </w:r>
      </w:del>
      <w:ins w:id="25666" w:author="Daisy Watt" w:date="2026-06-24T09:35:00Z" w16du:dateUtc="2026-06-24T07:35:00Z">
        <w:r w:rsidR="0018631F">
          <w:rPr>
            <w:rFonts w:ascii="Cambria" w:hAnsi="Cambria"/>
            <w:sz w:val="28"/>
            <w:szCs w:val="28"/>
          </w:rPr>
          <w:t xml:space="preserve"> –</w:t>
        </w:r>
      </w:ins>
      <w:r w:rsidR="00D819B0">
        <w:rPr>
          <w:rFonts w:ascii="Cambria" w:hAnsi="Cambria"/>
          <w:sz w:val="28"/>
          <w:szCs w:val="28"/>
        </w:rPr>
        <w:t xml:space="preserve"> </w:t>
      </w:r>
      <w:r w:rsidR="004275B9">
        <w:rPr>
          <w:rFonts w:ascii="Cambria" w:hAnsi="Cambria"/>
          <w:sz w:val="28"/>
          <w:szCs w:val="28"/>
        </w:rPr>
        <w:t>a nasty</w:t>
      </w:r>
      <w:r w:rsidR="00D819B0">
        <w:rPr>
          <w:rFonts w:ascii="Cambria" w:hAnsi="Cambria"/>
          <w:sz w:val="28"/>
          <w:szCs w:val="28"/>
        </w:rPr>
        <w:t xml:space="preserve"> habit she’d given up </w:t>
      </w:r>
      <w:r w:rsidR="00853302">
        <w:rPr>
          <w:rFonts w:ascii="Cambria" w:hAnsi="Cambria"/>
          <w:sz w:val="28"/>
          <w:szCs w:val="28"/>
        </w:rPr>
        <w:t>years ago</w:t>
      </w:r>
      <w:del w:id="25667" w:author="Daisy Watt" w:date="2026-06-24T09:35:00Z" w16du:dateUtc="2026-06-24T07:35:00Z">
        <w:r w:rsidR="009135E0" w:rsidDel="0018631F">
          <w:rPr>
            <w:rFonts w:ascii="Cambria" w:hAnsi="Cambria"/>
            <w:sz w:val="28"/>
            <w:szCs w:val="28"/>
          </w:rPr>
          <w:delText>,</w:delText>
        </w:r>
      </w:del>
      <w:ins w:id="25668" w:author="Daisy Watt" w:date="2026-06-24T09:35:00Z" w16du:dateUtc="2026-06-24T07:35:00Z">
        <w:r w:rsidR="0018631F">
          <w:rPr>
            <w:rFonts w:ascii="Cambria" w:hAnsi="Cambria"/>
            <w:sz w:val="28"/>
            <w:szCs w:val="28"/>
          </w:rPr>
          <w:t xml:space="preserve"> –</w:t>
        </w:r>
      </w:ins>
      <w:r w:rsidR="009135E0">
        <w:rPr>
          <w:rFonts w:ascii="Cambria" w:hAnsi="Cambria"/>
          <w:sz w:val="28"/>
          <w:szCs w:val="28"/>
        </w:rPr>
        <w:t xml:space="preserve"> and checked</w:t>
      </w:r>
      <w:r w:rsidR="00C733D8">
        <w:rPr>
          <w:rFonts w:ascii="Cambria" w:hAnsi="Cambria"/>
          <w:sz w:val="28"/>
          <w:szCs w:val="28"/>
        </w:rPr>
        <w:t xml:space="preserve"> her emails </w:t>
      </w:r>
      <w:r w:rsidR="00163B7F">
        <w:rPr>
          <w:rFonts w:ascii="Cambria" w:hAnsi="Cambria"/>
          <w:sz w:val="28"/>
          <w:szCs w:val="28"/>
        </w:rPr>
        <w:t>on her phone</w:t>
      </w:r>
      <w:r w:rsidR="009135E0">
        <w:rPr>
          <w:rFonts w:ascii="Cambria" w:hAnsi="Cambria"/>
          <w:sz w:val="28"/>
          <w:szCs w:val="28"/>
        </w:rPr>
        <w:t>. The</w:t>
      </w:r>
      <w:r>
        <w:rPr>
          <w:rFonts w:ascii="Cambria" w:hAnsi="Cambria"/>
          <w:sz w:val="28"/>
          <w:szCs w:val="28"/>
        </w:rPr>
        <w:t xml:space="preserve"> </w:t>
      </w:r>
      <w:r w:rsidR="00404AD5">
        <w:rPr>
          <w:rFonts w:ascii="Cambria" w:hAnsi="Cambria"/>
          <w:sz w:val="28"/>
          <w:szCs w:val="28"/>
        </w:rPr>
        <w:t xml:space="preserve">HR </w:t>
      </w:r>
      <w:r w:rsidR="002762BC">
        <w:rPr>
          <w:rFonts w:ascii="Cambria" w:hAnsi="Cambria"/>
          <w:sz w:val="28"/>
          <w:szCs w:val="28"/>
        </w:rPr>
        <w:t xml:space="preserve">assistant </w:t>
      </w:r>
      <w:r w:rsidR="00404AD5">
        <w:rPr>
          <w:rFonts w:ascii="Cambria" w:hAnsi="Cambria"/>
          <w:sz w:val="28"/>
          <w:szCs w:val="28"/>
        </w:rPr>
        <w:t xml:space="preserve">had </w:t>
      </w:r>
      <w:r w:rsidR="00C733D8">
        <w:rPr>
          <w:rFonts w:ascii="Cambria" w:hAnsi="Cambria"/>
          <w:sz w:val="28"/>
          <w:szCs w:val="28"/>
        </w:rPr>
        <w:t>sent</w:t>
      </w:r>
      <w:r w:rsidR="00404AD5">
        <w:rPr>
          <w:rFonts w:ascii="Cambria" w:hAnsi="Cambria"/>
          <w:sz w:val="28"/>
          <w:szCs w:val="28"/>
        </w:rPr>
        <w:t xml:space="preserve"> her</w:t>
      </w:r>
      <w:r w:rsidR="002762BC">
        <w:rPr>
          <w:rFonts w:ascii="Cambria" w:hAnsi="Cambria"/>
          <w:sz w:val="28"/>
          <w:szCs w:val="28"/>
        </w:rPr>
        <w:t xml:space="preserve"> </w:t>
      </w:r>
      <w:r w:rsidR="00C2579B">
        <w:rPr>
          <w:rFonts w:ascii="Cambria" w:hAnsi="Cambria"/>
          <w:sz w:val="28"/>
          <w:szCs w:val="28"/>
        </w:rPr>
        <w:t xml:space="preserve">a number for </w:t>
      </w:r>
      <w:r w:rsidR="002762BC">
        <w:rPr>
          <w:rFonts w:ascii="Cambria" w:hAnsi="Cambria"/>
          <w:sz w:val="28"/>
          <w:szCs w:val="28"/>
        </w:rPr>
        <w:t>Mumtaz,</w:t>
      </w:r>
      <w:r w:rsidR="00404AD5">
        <w:rPr>
          <w:rFonts w:ascii="Cambria" w:hAnsi="Cambria"/>
          <w:sz w:val="28"/>
          <w:szCs w:val="28"/>
        </w:rPr>
        <w:t xml:space="preserve"> Violet’s flatmate</w:t>
      </w:r>
      <w:r w:rsidR="00D20D0C">
        <w:rPr>
          <w:rFonts w:ascii="Cambria" w:hAnsi="Cambria"/>
          <w:sz w:val="28"/>
          <w:szCs w:val="28"/>
        </w:rPr>
        <w:t>.</w:t>
      </w:r>
      <w:r w:rsidR="00404AD5">
        <w:rPr>
          <w:rFonts w:ascii="Cambria" w:hAnsi="Cambria"/>
          <w:sz w:val="28"/>
          <w:szCs w:val="28"/>
        </w:rPr>
        <w:t xml:space="preserve"> </w:t>
      </w:r>
    </w:p>
    <w:p w14:paraId="2E4B668F" w14:textId="1CBDFE70" w:rsidR="00404AD5" w:rsidRDefault="00404AD5" w:rsidP="00C2579B">
      <w:pPr>
        <w:spacing w:line="360" w:lineRule="auto"/>
        <w:ind w:firstLine="720"/>
        <w:contextualSpacing/>
        <w:rPr>
          <w:rFonts w:ascii="Cambria" w:hAnsi="Cambria"/>
          <w:sz w:val="28"/>
          <w:szCs w:val="28"/>
        </w:rPr>
      </w:pPr>
      <w:r>
        <w:rPr>
          <w:rFonts w:ascii="Cambria" w:hAnsi="Cambria"/>
          <w:sz w:val="28"/>
          <w:szCs w:val="28"/>
        </w:rPr>
        <w:t>‘</w:t>
      </w:r>
      <w:r w:rsidR="00D20D0C">
        <w:rPr>
          <w:rFonts w:ascii="Cambria" w:hAnsi="Cambria"/>
          <w:sz w:val="28"/>
          <w:szCs w:val="28"/>
        </w:rPr>
        <w:t>S</w:t>
      </w:r>
      <w:r>
        <w:rPr>
          <w:rFonts w:ascii="Cambria" w:hAnsi="Cambria"/>
          <w:sz w:val="28"/>
          <w:szCs w:val="28"/>
        </w:rPr>
        <w:t>he says she’</w:t>
      </w:r>
      <w:r w:rsidR="00163B7F">
        <w:rPr>
          <w:rFonts w:ascii="Cambria" w:hAnsi="Cambria"/>
          <w:sz w:val="28"/>
          <w:szCs w:val="28"/>
        </w:rPr>
        <w:t>d be</w:t>
      </w:r>
      <w:r>
        <w:rPr>
          <w:rFonts w:ascii="Cambria" w:hAnsi="Cambria"/>
          <w:sz w:val="28"/>
          <w:szCs w:val="28"/>
        </w:rPr>
        <w:t xml:space="preserve"> happy to hear from you</w:t>
      </w:r>
      <w:r w:rsidR="007A702C">
        <w:rPr>
          <w:rFonts w:ascii="Cambria" w:hAnsi="Cambria"/>
          <w:sz w:val="28"/>
          <w:szCs w:val="28"/>
        </w:rPr>
        <w:t>. S</w:t>
      </w:r>
      <w:r w:rsidR="00163B7F">
        <w:rPr>
          <w:rFonts w:ascii="Cambria" w:hAnsi="Cambria"/>
          <w:sz w:val="28"/>
          <w:szCs w:val="28"/>
        </w:rPr>
        <w:t>he’s very sad</w:t>
      </w:r>
      <w:r>
        <w:rPr>
          <w:rFonts w:ascii="Cambria" w:hAnsi="Cambria"/>
          <w:sz w:val="28"/>
          <w:szCs w:val="28"/>
        </w:rPr>
        <w:t>.’</w:t>
      </w:r>
    </w:p>
    <w:p w14:paraId="3D969CBA" w14:textId="566E26B1" w:rsidR="00C2579B" w:rsidRDefault="002762BC" w:rsidP="00043FE7">
      <w:pPr>
        <w:spacing w:line="360" w:lineRule="auto"/>
        <w:contextualSpacing/>
        <w:rPr>
          <w:rFonts w:ascii="Cambria" w:hAnsi="Cambria"/>
          <w:sz w:val="28"/>
          <w:szCs w:val="28"/>
        </w:rPr>
      </w:pPr>
      <w:r>
        <w:rPr>
          <w:rFonts w:ascii="Cambria" w:hAnsi="Cambria"/>
          <w:sz w:val="28"/>
          <w:szCs w:val="28"/>
        </w:rPr>
        <w:tab/>
        <w:t xml:space="preserve">Clara </w:t>
      </w:r>
      <w:r w:rsidR="007A702C">
        <w:rPr>
          <w:rFonts w:ascii="Cambria" w:hAnsi="Cambria"/>
          <w:sz w:val="28"/>
          <w:szCs w:val="28"/>
        </w:rPr>
        <w:t xml:space="preserve">texted </w:t>
      </w:r>
      <w:r>
        <w:rPr>
          <w:rFonts w:ascii="Cambria" w:hAnsi="Cambria"/>
          <w:sz w:val="28"/>
          <w:szCs w:val="28"/>
        </w:rPr>
        <w:t>Mumtaz</w:t>
      </w:r>
      <w:r w:rsidR="00C2579B">
        <w:rPr>
          <w:rFonts w:ascii="Cambria" w:hAnsi="Cambria"/>
          <w:sz w:val="28"/>
          <w:szCs w:val="28"/>
        </w:rPr>
        <w:t>,</w:t>
      </w:r>
      <w:r w:rsidR="00D20D0C">
        <w:rPr>
          <w:rFonts w:ascii="Cambria" w:hAnsi="Cambria"/>
          <w:sz w:val="28"/>
          <w:szCs w:val="28"/>
        </w:rPr>
        <w:t xml:space="preserve"> saying how sorry she was</w:t>
      </w:r>
      <w:r w:rsidR="00610BE4">
        <w:rPr>
          <w:rFonts w:ascii="Cambria" w:hAnsi="Cambria"/>
          <w:sz w:val="28"/>
          <w:szCs w:val="28"/>
        </w:rPr>
        <w:t xml:space="preserve"> about Violet,</w:t>
      </w:r>
      <w:r w:rsidR="00D20D0C">
        <w:rPr>
          <w:rFonts w:ascii="Cambria" w:hAnsi="Cambria"/>
          <w:sz w:val="28"/>
          <w:szCs w:val="28"/>
        </w:rPr>
        <w:t xml:space="preserve"> and asking if she could meet for a drink</w:t>
      </w:r>
      <w:r>
        <w:rPr>
          <w:rFonts w:ascii="Cambria" w:hAnsi="Cambria"/>
          <w:sz w:val="28"/>
          <w:szCs w:val="28"/>
        </w:rPr>
        <w:t>.</w:t>
      </w:r>
      <w:r w:rsidR="00610BE4">
        <w:rPr>
          <w:rFonts w:ascii="Cambria" w:hAnsi="Cambria"/>
          <w:sz w:val="28"/>
          <w:szCs w:val="28"/>
        </w:rPr>
        <w:t xml:space="preserve"> </w:t>
      </w:r>
    </w:p>
    <w:p w14:paraId="2C4E2555" w14:textId="587C8689" w:rsidR="002762BC" w:rsidRPr="00DE6C75" w:rsidRDefault="00610BE4" w:rsidP="00C2579B">
      <w:pPr>
        <w:spacing w:line="360" w:lineRule="auto"/>
        <w:ind w:firstLine="720"/>
        <w:contextualSpacing/>
        <w:rPr>
          <w:rFonts w:ascii="Cambria" w:hAnsi="Cambria"/>
          <w:b/>
          <w:bCs/>
          <w:i/>
          <w:iCs/>
          <w:sz w:val="28"/>
          <w:szCs w:val="28"/>
        </w:rPr>
      </w:pPr>
      <w:r w:rsidRPr="00DE6C75">
        <w:rPr>
          <w:rFonts w:ascii="Cambria" w:hAnsi="Cambria"/>
          <w:b/>
          <w:bCs/>
          <w:i/>
          <w:iCs/>
          <w:sz w:val="28"/>
          <w:szCs w:val="28"/>
        </w:rPr>
        <w:t>‘Today</w:t>
      </w:r>
      <w:ins w:id="25669" w:author="Daisy Watt" w:date="2026-06-24T09:30:00Z" w16du:dateUtc="2026-06-24T07:30:00Z">
        <w:r w:rsidR="00FC64C0">
          <w:rPr>
            <w:rFonts w:ascii="Cambria" w:hAnsi="Cambria"/>
            <w:b/>
            <w:bCs/>
            <w:i/>
            <w:iCs/>
            <w:sz w:val="28"/>
            <w:szCs w:val="28"/>
          </w:rPr>
          <w:t>,</w:t>
        </w:r>
      </w:ins>
      <w:r w:rsidRPr="00DE6C75">
        <w:rPr>
          <w:rFonts w:ascii="Cambria" w:hAnsi="Cambria"/>
          <w:b/>
          <w:bCs/>
          <w:i/>
          <w:iCs/>
          <w:sz w:val="28"/>
          <w:szCs w:val="28"/>
        </w:rPr>
        <w:t xml:space="preserve"> if possible?’</w:t>
      </w:r>
    </w:p>
    <w:p w14:paraId="06C0BEE3" w14:textId="2B67C955" w:rsidR="002762BC" w:rsidRDefault="002762BC" w:rsidP="00043FE7">
      <w:pPr>
        <w:spacing w:line="360" w:lineRule="auto"/>
        <w:contextualSpacing/>
        <w:rPr>
          <w:rFonts w:ascii="Cambria" w:hAnsi="Cambria"/>
          <w:sz w:val="28"/>
          <w:szCs w:val="28"/>
        </w:rPr>
      </w:pPr>
      <w:r>
        <w:rPr>
          <w:rFonts w:ascii="Cambria" w:hAnsi="Cambria"/>
          <w:sz w:val="28"/>
          <w:szCs w:val="28"/>
        </w:rPr>
        <w:t>*</w:t>
      </w:r>
    </w:p>
    <w:p w14:paraId="4DAC3D16" w14:textId="260AE3B4" w:rsidR="005F734C" w:rsidRDefault="005B568A" w:rsidP="00043FE7">
      <w:pPr>
        <w:spacing w:line="360" w:lineRule="auto"/>
        <w:contextualSpacing/>
        <w:rPr>
          <w:rFonts w:ascii="Cambria" w:hAnsi="Cambria"/>
          <w:sz w:val="28"/>
          <w:szCs w:val="28"/>
        </w:rPr>
      </w:pPr>
      <w:r>
        <w:rPr>
          <w:rFonts w:ascii="Cambria" w:hAnsi="Cambria"/>
          <w:sz w:val="28"/>
          <w:szCs w:val="28"/>
        </w:rPr>
        <w:t xml:space="preserve">At her desk, </w:t>
      </w:r>
      <w:commentRangeStart w:id="25670"/>
      <w:r>
        <w:rPr>
          <w:rFonts w:ascii="Cambria" w:hAnsi="Cambria"/>
          <w:sz w:val="28"/>
          <w:szCs w:val="28"/>
        </w:rPr>
        <w:t>Clara</w:t>
      </w:r>
      <w:r w:rsidR="00171FF2">
        <w:rPr>
          <w:rFonts w:ascii="Cambria" w:hAnsi="Cambria"/>
          <w:sz w:val="28"/>
          <w:szCs w:val="28"/>
        </w:rPr>
        <w:t xml:space="preserve"> </w:t>
      </w:r>
      <w:r w:rsidR="005F734C">
        <w:rPr>
          <w:rFonts w:ascii="Cambria" w:hAnsi="Cambria"/>
          <w:sz w:val="28"/>
          <w:szCs w:val="28"/>
        </w:rPr>
        <w:t xml:space="preserve">found </w:t>
      </w:r>
      <w:del w:id="25671" w:author="Claire S" w:date="2026-06-05T17:09:00Z" w16du:dateUtc="2026-06-05T16:09:00Z">
        <w:r w:rsidR="005F734C" w:rsidDel="00774422">
          <w:rPr>
            <w:rFonts w:ascii="Cambria" w:hAnsi="Cambria"/>
            <w:sz w:val="28"/>
            <w:szCs w:val="28"/>
          </w:rPr>
          <w:delText xml:space="preserve">a new computer, </w:delText>
        </w:r>
        <w:r w:rsidR="00DE6C75" w:rsidDel="00774422">
          <w:rPr>
            <w:rFonts w:ascii="Cambria" w:hAnsi="Cambria"/>
            <w:sz w:val="28"/>
            <w:szCs w:val="28"/>
          </w:rPr>
          <w:delText>with</w:delText>
        </w:r>
        <w:r w:rsidR="005F734C" w:rsidDel="00774422">
          <w:rPr>
            <w:rFonts w:ascii="Cambria" w:hAnsi="Cambria"/>
            <w:sz w:val="28"/>
            <w:szCs w:val="28"/>
          </w:rPr>
          <w:delText xml:space="preserve"> </w:delText>
        </w:r>
      </w:del>
      <w:r w:rsidR="005F734C">
        <w:rPr>
          <w:rFonts w:ascii="Cambria" w:hAnsi="Cambria"/>
          <w:sz w:val="28"/>
          <w:szCs w:val="28"/>
        </w:rPr>
        <w:t>a note from IT.</w:t>
      </w:r>
    </w:p>
    <w:p w14:paraId="10431AE7" w14:textId="34A823A7" w:rsidR="005F734C" w:rsidRPr="00414366" w:rsidRDefault="005F734C" w:rsidP="005F734C">
      <w:pPr>
        <w:spacing w:line="360" w:lineRule="auto"/>
        <w:ind w:firstLine="720"/>
        <w:contextualSpacing/>
        <w:rPr>
          <w:rFonts w:ascii="Cambria" w:hAnsi="Cambria"/>
          <w:i/>
          <w:iCs/>
          <w:sz w:val="28"/>
          <w:szCs w:val="28"/>
        </w:rPr>
      </w:pPr>
      <w:r w:rsidRPr="00414366">
        <w:rPr>
          <w:rFonts w:ascii="Cambria" w:hAnsi="Cambria"/>
          <w:i/>
          <w:iCs/>
          <w:sz w:val="28"/>
          <w:szCs w:val="28"/>
        </w:rPr>
        <w:t>‘Call us when you get in</w:t>
      </w:r>
      <w:del w:id="25672" w:author="Daisy Watt" w:date="2026-06-24T09:36:00Z" w16du:dateUtc="2026-06-24T07:36:00Z">
        <w:r w:rsidR="00163B7F" w:rsidRPr="00414366" w:rsidDel="00015C2C">
          <w:rPr>
            <w:rFonts w:ascii="Cambria" w:hAnsi="Cambria"/>
            <w:i/>
            <w:iCs/>
            <w:sz w:val="28"/>
            <w:szCs w:val="28"/>
          </w:rPr>
          <w:delText>;</w:delText>
        </w:r>
      </w:del>
      <w:ins w:id="25673" w:author="Daisy Watt" w:date="2026-06-24T09:36:00Z" w16du:dateUtc="2026-06-24T07:36:00Z">
        <w:r w:rsidR="00015C2C">
          <w:rPr>
            <w:rFonts w:ascii="Cambria" w:hAnsi="Cambria"/>
            <w:i/>
            <w:iCs/>
            <w:sz w:val="28"/>
            <w:szCs w:val="28"/>
          </w:rPr>
          <w:t>.</w:t>
        </w:r>
      </w:ins>
      <w:r w:rsidR="00DE6C75" w:rsidRPr="00414366">
        <w:rPr>
          <w:rFonts w:ascii="Cambria" w:hAnsi="Cambria"/>
          <w:i/>
          <w:iCs/>
          <w:sz w:val="28"/>
          <w:szCs w:val="28"/>
        </w:rPr>
        <w:t xml:space="preserve"> </w:t>
      </w:r>
      <w:del w:id="25674" w:author="Daisy Watt" w:date="2026-06-24T09:36:00Z" w16du:dateUtc="2026-06-24T07:36:00Z">
        <w:r w:rsidR="00DE6C75" w:rsidRPr="00414366" w:rsidDel="00015C2C">
          <w:rPr>
            <w:rFonts w:ascii="Cambria" w:hAnsi="Cambria"/>
            <w:i/>
            <w:iCs/>
            <w:sz w:val="28"/>
            <w:szCs w:val="28"/>
          </w:rPr>
          <w:delText>w</w:delText>
        </w:r>
      </w:del>
      <w:ins w:id="25675" w:author="Daisy Watt" w:date="2026-06-24T09:36:00Z" w16du:dateUtc="2026-06-24T07:36:00Z">
        <w:r w:rsidR="00015C2C">
          <w:rPr>
            <w:rFonts w:ascii="Cambria" w:hAnsi="Cambria"/>
            <w:i/>
            <w:iCs/>
            <w:sz w:val="28"/>
            <w:szCs w:val="28"/>
          </w:rPr>
          <w:t>W</w:t>
        </w:r>
      </w:ins>
      <w:r w:rsidR="00DE6C75" w:rsidRPr="00414366">
        <w:rPr>
          <w:rFonts w:ascii="Cambria" w:hAnsi="Cambria"/>
          <w:i/>
          <w:iCs/>
          <w:sz w:val="28"/>
          <w:szCs w:val="28"/>
        </w:rPr>
        <w:t xml:space="preserve">e’ve had to </w:t>
      </w:r>
      <w:del w:id="25676" w:author="Claire S" w:date="2026-06-05T17:09:00Z" w16du:dateUtc="2026-06-05T16:09:00Z">
        <w:r w:rsidR="00DE6C75" w:rsidRPr="00414366" w:rsidDel="00774422">
          <w:rPr>
            <w:rFonts w:ascii="Cambria" w:hAnsi="Cambria"/>
            <w:i/>
            <w:iCs/>
            <w:sz w:val="28"/>
            <w:szCs w:val="28"/>
          </w:rPr>
          <w:delText>replace your computer</w:delText>
        </w:r>
      </w:del>
      <w:ins w:id="25677" w:author="Claire S" w:date="2026-06-05T17:09:00Z" w16du:dateUtc="2026-06-05T16:09:00Z">
        <w:r w:rsidR="00022AD9">
          <w:rPr>
            <w:rFonts w:ascii="Cambria" w:hAnsi="Cambria"/>
            <w:i/>
            <w:iCs/>
            <w:sz w:val="28"/>
            <w:szCs w:val="28"/>
          </w:rPr>
          <w:t>wipe your passwords</w:t>
        </w:r>
      </w:ins>
      <w:ins w:id="25678" w:author="Daisy Watt" w:date="2026-06-24T09:30:00Z" w16du:dateUtc="2026-06-24T07:30:00Z">
        <w:r w:rsidR="00FC64C0">
          <w:rPr>
            <w:rFonts w:ascii="Cambria" w:hAnsi="Cambria"/>
            <w:i/>
            <w:iCs/>
            <w:sz w:val="28"/>
            <w:szCs w:val="28"/>
          </w:rPr>
          <w:t>,</w:t>
        </w:r>
      </w:ins>
      <w:ins w:id="25679" w:author="Claire S" w:date="2026-06-05T17:09:00Z" w16du:dateUtc="2026-06-05T16:09:00Z">
        <w:r w:rsidR="00774422">
          <w:rPr>
            <w:rFonts w:ascii="Cambria" w:hAnsi="Cambria"/>
            <w:i/>
            <w:iCs/>
            <w:sz w:val="28"/>
            <w:szCs w:val="28"/>
          </w:rPr>
          <w:t xml:space="preserve"> soz</w:t>
        </w:r>
      </w:ins>
      <w:r w:rsidR="00414366">
        <w:rPr>
          <w:rFonts w:ascii="Cambria" w:hAnsi="Cambria"/>
          <w:i/>
          <w:iCs/>
          <w:sz w:val="28"/>
          <w:szCs w:val="28"/>
        </w:rPr>
        <w:t>.</w:t>
      </w:r>
      <w:commentRangeEnd w:id="25670"/>
      <w:r w:rsidR="00D50A29" w:rsidRPr="00414366">
        <w:rPr>
          <w:rStyle w:val="CommentReference"/>
          <w:rFonts w:ascii="Cambria" w:hAnsi="Cambria"/>
          <w:i/>
          <w:iCs/>
          <w:sz w:val="28"/>
          <w:szCs w:val="28"/>
        </w:rPr>
        <w:commentReference w:id="25670"/>
      </w:r>
      <w:r w:rsidRPr="00414366">
        <w:rPr>
          <w:rFonts w:ascii="Cambria" w:hAnsi="Cambria"/>
          <w:i/>
          <w:iCs/>
          <w:sz w:val="28"/>
          <w:szCs w:val="28"/>
        </w:rPr>
        <w:t>’</w:t>
      </w:r>
    </w:p>
    <w:p w14:paraId="323C0393" w14:textId="45994F10" w:rsidR="005F734C" w:rsidRDefault="005F734C" w:rsidP="005F734C">
      <w:pPr>
        <w:spacing w:line="360" w:lineRule="auto"/>
        <w:ind w:firstLine="720"/>
        <w:contextualSpacing/>
        <w:rPr>
          <w:rFonts w:ascii="Cambria" w:hAnsi="Cambria"/>
          <w:sz w:val="28"/>
          <w:szCs w:val="28"/>
        </w:rPr>
      </w:pPr>
      <w:r>
        <w:rPr>
          <w:rFonts w:ascii="Cambria" w:hAnsi="Cambria"/>
          <w:sz w:val="28"/>
          <w:szCs w:val="28"/>
        </w:rPr>
        <w:t>She called</w:t>
      </w:r>
      <w:r w:rsidR="006E3F79">
        <w:rPr>
          <w:rFonts w:ascii="Cambria" w:hAnsi="Cambria"/>
          <w:sz w:val="28"/>
          <w:szCs w:val="28"/>
        </w:rPr>
        <w:t xml:space="preserve">, </w:t>
      </w:r>
      <w:r w:rsidR="00EC288D">
        <w:rPr>
          <w:rFonts w:ascii="Cambria" w:hAnsi="Cambria"/>
          <w:sz w:val="28"/>
          <w:szCs w:val="28"/>
        </w:rPr>
        <w:t>half</w:t>
      </w:r>
      <w:ins w:id="25680" w:author="Daisy Watt" w:date="2026-06-24T09:31:00Z" w16du:dateUtc="2026-06-24T07:31:00Z">
        <w:r w:rsidR="00291576">
          <w:rPr>
            <w:rFonts w:ascii="Cambria" w:hAnsi="Cambria"/>
            <w:sz w:val="28"/>
            <w:szCs w:val="28"/>
          </w:rPr>
          <w:t xml:space="preserve"> </w:t>
        </w:r>
      </w:ins>
      <w:del w:id="25681" w:author="Daisy Watt" w:date="2026-06-24T09:31:00Z" w16du:dateUtc="2026-06-24T07:31:00Z">
        <w:r w:rsidR="00EC288D" w:rsidDel="00291576">
          <w:rPr>
            <w:rFonts w:ascii="Cambria" w:hAnsi="Cambria"/>
            <w:sz w:val="28"/>
            <w:szCs w:val="28"/>
          </w:rPr>
          <w:delText>-</w:delText>
        </w:r>
      </w:del>
      <w:r w:rsidR="006E3F79">
        <w:rPr>
          <w:rFonts w:ascii="Cambria" w:hAnsi="Cambria"/>
          <w:sz w:val="28"/>
          <w:szCs w:val="28"/>
        </w:rPr>
        <w:t xml:space="preserve">hoping to get Phil, but a </w:t>
      </w:r>
      <w:del w:id="25682" w:author="Claire S" w:date="2026-08-03T15:55:00Z" w16du:dateUtc="2026-08-03T14:55:00Z">
        <w:r w:rsidR="006E3F79" w:rsidDel="00322881">
          <w:rPr>
            <w:rFonts w:ascii="Cambria" w:hAnsi="Cambria"/>
            <w:sz w:val="28"/>
            <w:szCs w:val="28"/>
          </w:rPr>
          <w:delText xml:space="preserve">girl </w:delText>
        </w:r>
      </w:del>
      <w:ins w:id="25683" w:author="Claire S" w:date="2026-08-03T15:55:00Z" w16du:dateUtc="2026-08-03T14:55:00Z">
        <w:r w:rsidR="00322881">
          <w:rPr>
            <w:rFonts w:ascii="Cambria" w:hAnsi="Cambria"/>
            <w:sz w:val="28"/>
            <w:szCs w:val="28"/>
          </w:rPr>
          <w:t xml:space="preserve">woman </w:t>
        </w:r>
      </w:ins>
      <w:r w:rsidR="006E3F79">
        <w:rPr>
          <w:rFonts w:ascii="Cambria" w:hAnsi="Cambria"/>
          <w:sz w:val="28"/>
          <w:szCs w:val="28"/>
        </w:rPr>
        <w:t>answered.</w:t>
      </w:r>
    </w:p>
    <w:p w14:paraId="5C06A6EA" w14:textId="6F027850" w:rsidR="00696E26" w:rsidRDefault="005F734C" w:rsidP="005F734C">
      <w:pPr>
        <w:spacing w:line="360" w:lineRule="auto"/>
        <w:ind w:firstLine="720"/>
        <w:contextualSpacing/>
        <w:rPr>
          <w:rFonts w:ascii="Cambria" w:hAnsi="Cambria"/>
          <w:sz w:val="28"/>
          <w:szCs w:val="28"/>
        </w:rPr>
      </w:pPr>
      <w:r>
        <w:rPr>
          <w:rFonts w:ascii="Cambria" w:hAnsi="Cambria"/>
          <w:sz w:val="28"/>
          <w:szCs w:val="28"/>
        </w:rPr>
        <w:t>‘</w:t>
      </w:r>
      <w:r w:rsidR="006E3F79">
        <w:rPr>
          <w:rFonts w:ascii="Cambria" w:hAnsi="Cambria"/>
          <w:sz w:val="28"/>
          <w:szCs w:val="28"/>
        </w:rPr>
        <w:t xml:space="preserve">Clara Voss? </w:t>
      </w:r>
      <w:ins w:id="25684" w:author="Claire S" w:date="2026-06-05T17:09:00Z" w16du:dateUtc="2026-06-05T16:09:00Z">
        <w:r w:rsidR="00022AD9">
          <w:rPr>
            <w:rFonts w:ascii="Cambria" w:hAnsi="Cambria"/>
            <w:sz w:val="28"/>
            <w:szCs w:val="28"/>
          </w:rPr>
          <w:t>There was some sort of corruption on your network, so w</w:t>
        </w:r>
      </w:ins>
      <w:del w:id="25685" w:author="Claire S" w:date="2026-06-05T17:09:00Z" w16du:dateUtc="2026-06-05T16:09:00Z">
        <w:r w:rsidR="006E3F79" w:rsidDel="00022AD9">
          <w:rPr>
            <w:rFonts w:ascii="Cambria" w:hAnsi="Cambria"/>
            <w:sz w:val="28"/>
            <w:szCs w:val="28"/>
          </w:rPr>
          <w:delText>W</w:delText>
        </w:r>
      </w:del>
      <w:r w:rsidR="006E3F79">
        <w:rPr>
          <w:rFonts w:ascii="Cambria" w:hAnsi="Cambria"/>
          <w:sz w:val="28"/>
          <w:szCs w:val="28"/>
        </w:rPr>
        <w:t xml:space="preserve">e’ve </w:t>
      </w:r>
      <w:r w:rsidR="00C93ADF">
        <w:rPr>
          <w:rFonts w:ascii="Cambria" w:hAnsi="Cambria"/>
          <w:sz w:val="28"/>
          <w:szCs w:val="28"/>
        </w:rPr>
        <w:t xml:space="preserve">set you up with a new </w:t>
      </w:r>
      <w:del w:id="25686" w:author="Daisy Watt" w:date="2026-06-24T09:31:00Z" w16du:dateUtc="2026-06-24T07:31:00Z">
        <w:r w:rsidR="00C93ADF" w:rsidDel="000F5D8A">
          <w:rPr>
            <w:rFonts w:ascii="Cambria" w:hAnsi="Cambria"/>
            <w:sz w:val="28"/>
            <w:szCs w:val="28"/>
          </w:rPr>
          <w:delText>user</w:delText>
        </w:r>
        <w:r w:rsidR="00414366" w:rsidDel="000F5D8A">
          <w:rPr>
            <w:rFonts w:ascii="Cambria" w:hAnsi="Cambria"/>
            <w:sz w:val="28"/>
            <w:szCs w:val="28"/>
          </w:rPr>
          <w:delText>-</w:delText>
        </w:r>
        <w:r w:rsidR="00DE6C75" w:rsidDel="000F5D8A">
          <w:rPr>
            <w:rFonts w:ascii="Cambria" w:hAnsi="Cambria"/>
            <w:sz w:val="28"/>
            <w:szCs w:val="28"/>
          </w:rPr>
          <w:delText>name</w:delText>
        </w:r>
      </w:del>
      <w:ins w:id="25687" w:author="Daisy Watt" w:date="2026-06-24T09:31:00Z" w16du:dateUtc="2026-06-24T07:31:00Z">
        <w:r w:rsidR="000F5D8A">
          <w:rPr>
            <w:rFonts w:ascii="Cambria" w:hAnsi="Cambria"/>
            <w:sz w:val="28"/>
            <w:szCs w:val="28"/>
          </w:rPr>
          <w:t>username</w:t>
        </w:r>
      </w:ins>
      <w:r w:rsidR="00DE6C75">
        <w:rPr>
          <w:rFonts w:ascii="Cambria" w:hAnsi="Cambria"/>
          <w:sz w:val="28"/>
          <w:szCs w:val="28"/>
        </w:rPr>
        <w:t xml:space="preserve"> for now, and a generic </w:t>
      </w:r>
      <w:r w:rsidR="00C93ADF">
        <w:rPr>
          <w:rFonts w:ascii="Cambria" w:hAnsi="Cambria"/>
          <w:sz w:val="28"/>
          <w:szCs w:val="28"/>
        </w:rPr>
        <w:t>password</w:t>
      </w:r>
      <w:r w:rsidR="00414366">
        <w:rPr>
          <w:rFonts w:ascii="Cambria" w:hAnsi="Cambria"/>
          <w:sz w:val="28"/>
          <w:szCs w:val="28"/>
        </w:rPr>
        <w:t>,</w:t>
      </w:r>
      <w:r w:rsidR="00C93ADF">
        <w:rPr>
          <w:rFonts w:ascii="Cambria" w:hAnsi="Cambria"/>
          <w:sz w:val="28"/>
          <w:szCs w:val="28"/>
        </w:rPr>
        <w:t>’</w:t>
      </w:r>
      <w:r w:rsidR="00DE6C75">
        <w:rPr>
          <w:rFonts w:ascii="Cambria" w:hAnsi="Cambria"/>
          <w:sz w:val="28"/>
          <w:szCs w:val="28"/>
        </w:rPr>
        <w:t xml:space="preserve"> the </w:t>
      </w:r>
      <w:del w:id="25688" w:author="Claire S" w:date="2026-08-03T15:55:00Z" w16du:dateUtc="2026-08-03T14:55:00Z">
        <w:r w:rsidR="00DE6C75" w:rsidDel="00322881">
          <w:rPr>
            <w:rFonts w:ascii="Cambria" w:hAnsi="Cambria"/>
            <w:sz w:val="28"/>
            <w:szCs w:val="28"/>
          </w:rPr>
          <w:delText xml:space="preserve">girl </w:delText>
        </w:r>
      </w:del>
      <w:ins w:id="25689" w:author="Claire S" w:date="2026-08-03T15:55:00Z" w16du:dateUtc="2026-08-03T14:55:00Z">
        <w:r w:rsidR="00322881">
          <w:rPr>
            <w:rFonts w:ascii="Cambria" w:hAnsi="Cambria"/>
            <w:sz w:val="28"/>
            <w:szCs w:val="28"/>
          </w:rPr>
          <w:t xml:space="preserve">woman </w:t>
        </w:r>
      </w:ins>
      <w:r w:rsidR="00DE6C75">
        <w:rPr>
          <w:rFonts w:ascii="Cambria" w:hAnsi="Cambria"/>
          <w:sz w:val="28"/>
          <w:szCs w:val="28"/>
        </w:rPr>
        <w:t>explained. ‘I</w:t>
      </w:r>
      <w:r w:rsidR="006E3F79">
        <w:rPr>
          <w:rFonts w:ascii="Cambria" w:hAnsi="Cambria"/>
          <w:sz w:val="28"/>
          <w:szCs w:val="28"/>
        </w:rPr>
        <w:t xml:space="preserve"> can come round and show you</w:t>
      </w:r>
      <w:ins w:id="25690" w:author="Daisy Watt" w:date="2026-06-24T09:31:00Z" w16du:dateUtc="2026-06-24T07:31:00Z">
        <w:r w:rsidR="000F5D8A">
          <w:rPr>
            <w:rFonts w:ascii="Cambria" w:hAnsi="Cambria"/>
            <w:sz w:val="28"/>
            <w:szCs w:val="28"/>
          </w:rPr>
          <w:t>,</w:t>
        </w:r>
      </w:ins>
      <w:r w:rsidR="006E3F79">
        <w:rPr>
          <w:rFonts w:ascii="Cambria" w:hAnsi="Cambria"/>
          <w:sz w:val="28"/>
          <w:szCs w:val="28"/>
        </w:rPr>
        <w:t xml:space="preserve"> if you like.’</w:t>
      </w:r>
    </w:p>
    <w:p w14:paraId="04AAD07A" w14:textId="1BBC0838" w:rsidR="00712CB7" w:rsidRDefault="006E3F79" w:rsidP="00712CB7">
      <w:pPr>
        <w:spacing w:line="360" w:lineRule="auto"/>
        <w:ind w:firstLine="720"/>
        <w:contextualSpacing/>
        <w:rPr>
          <w:rFonts w:ascii="Cambria" w:hAnsi="Cambria"/>
          <w:sz w:val="28"/>
          <w:szCs w:val="28"/>
        </w:rPr>
      </w:pPr>
      <w:r>
        <w:rPr>
          <w:rFonts w:ascii="Cambria" w:hAnsi="Cambria"/>
          <w:sz w:val="28"/>
          <w:szCs w:val="28"/>
        </w:rPr>
        <w:t>‘No</w:t>
      </w:r>
      <w:r w:rsidR="00414366">
        <w:rPr>
          <w:rFonts w:ascii="Cambria" w:hAnsi="Cambria"/>
          <w:sz w:val="28"/>
          <w:szCs w:val="28"/>
        </w:rPr>
        <w:t>,</w:t>
      </w:r>
      <w:r>
        <w:rPr>
          <w:rFonts w:ascii="Cambria" w:hAnsi="Cambria"/>
          <w:sz w:val="28"/>
          <w:szCs w:val="28"/>
        </w:rPr>
        <w:t xml:space="preserve"> it’s fine, thanks.’ </w:t>
      </w:r>
      <w:r w:rsidR="00DE6C75">
        <w:rPr>
          <w:rFonts w:ascii="Cambria" w:hAnsi="Cambria"/>
          <w:sz w:val="28"/>
          <w:szCs w:val="28"/>
        </w:rPr>
        <w:t xml:space="preserve">Feeling </w:t>
      </w:r>
      <w:r w:rsidR="00273D88">
        <w:rPr>
          <w:rFonts w:ascii="Cambria" w:hAnsi="Cambria"/>
          <w:sz w:val="28"/>
          <w:szCs w:val="28"/>
        </w:rPr>
        <w:t xml:space="preserve">fuzzy-headed and </w:t>
      </w:r>
      <w:del w:id="25691" w:author="Daisy Watt" w:date="2026-06-24T09:36:00Z" w16du:dateUtc="2026-06-24T07:36:00Z">
        <w:r w:rsidR="00414366" w:rsidDel="005F1127">
          <w:rPr>
            <w:rFonts w:ascii="Cambria" w:hAnsi="Cambria"/>
            <w:sz w:val="28"/>
            <w:szCs w:val="28"/>
          </w:rPr>
          <w:delText xml:space="preserve">deep down </w:delText>
        </w:r>
      </w:del>
      <w:r w:rsidR="00414366">
        <w:rPr>
          <w:rFonts w:ascii="Cambria" w:hAnsi="Cambria"/>
          <w:sz w:val="28"/>
          <w:szCs w:val="28"/>
        </w:rPr>
        <w:t>anxious</w:t>
      </w:r>
      <w:r w:rsidR="00DE6C75">
        <w:rPr>
          <w:rFonts w:ascii="Cambria" w:hAnsi="Cambria"/>
          <w:sz w:val="28"/>
          <w:szCs w:val="28"/>
        </w:rPr>
        <w:t>, r</w:t>
      </w:r>
      <w:r w:rsidR="00312F04">
        <w:rPr>
          <w:rFonts w:ascii="Cambria" w:hAnsi="Cambria"/>
          <w:sz w:val="28"/>
          <w:szCs w:val="28"/>
        </w:rPr>
        <w:t>obotically</w:t>
      </w:r>
      <w:r w:rsidR="00FD0A0C">
        <w:rPr>
          <w:rFonts w:ascii="Cambria" w:hAnsi="Cambria"/>
          <w:sz w:val="28"/>
          <w:szCs w:val="28"/>
        </w:rPr>
        <w:t>,</w:t>
      </w:r>
      <w:r w:rsidR="00312F04">
        <w:rPr>
          <w:rFonts w:ascii="Cambria" w:hAnsi="Cambria"/>
          <w:sz w:val="28"/>
          <w:szCs w:val="28"/>
        </w:rPr>
        <w:t xml:space="preserve"> </w:t>
      </w:r>
      <w:r w:rsidR="00DE6C75">
        <w:rPr>
          <w:rFonts w:ascii="Cambria" w:hAnsi="Cambria"/>
          <w:sz w:val="28"/>
          <w:szCs w:val="28"/>
        </w:rPr>
        <w:t>Clara</w:t>
      </w:r>
      <w:r w:rsidR="00C93ADF">
        <w:rPr>
          <w:rFonts w:ascii="Cambria" w:hAnsi="Cambria"/>
          <w:sz w:val="28"/>
          <w:szCs w:val="28"/>
        </w:rPr>
        <w:t xml:space="preserve"> </w:t>
      </w:r>
      <w:r w:rsidR="00C4765E">
        <w:rPr>
          <w:rFonts w:ascii="Cambria" w:hAnsi="Cambria"/>
          <w:sz w:val="28"/>
          <w:szCs w:val="28"/>
        </w:rPr>
        <w:t xml:space="preserve">turned on the </w:t>
      </w:r>
      <w:r>
        <w:rPr>
          <w:rFonts w:ascii="Cambria" w:hAnsi="Cambria"/>
          <w:sz w:val="28"/>
          <w:szCs w:val="28"/>
        </w:rPr>
        <w:t>new computer,</w:t>
      </w:r>
      <w:r w:rsidR="00C4765E">
        <w:rPr>
          <w:rFonts w:ascii="Cambria" w:hAnsi="Cambria"/>
          <w:sz w:val="28"/>
          <w:szCs w:val="28"/>
        </w:rPr>
        <w:t xml:space="preserve"> </w:t>
      </w:r>
      <w:r w:rsidR="00FD0A0C">
        <w:rPr>
          <w:rFonts w:ascii="Cambria" w:hAnsi="Cambria"/>
          <w:sz w:val="28"/>
          <w:szCs w:val="28"/>
        </w:rPr>
        <w:t xml:space="preserve">and </w:t>
      </w:r>
      <w:ins w:id="25692" w:author="Daisy Watt" w:date="2026-06-24T09:36:00Z" w16du:dateUtc="2026-06-24T07:36:00Z">
        <w:r w:rsidR="0015239E">
          <w:rPr>
            <w:rFonts w:ascii="Cambria" w:hAnsi="Cambria"/>
            <w:sz w:val="28"/>
            <w:szCs w:val="28"/>
          </w:rPr>
          <w:t xml:space="preserve">was </w:t>
        </w:r>
      </w:ins>
      <w:r w:rsidR="00FD0A0C">
        <w:rPr>
          <w:rFonts w:ascii="Cambria" w:hAnsi="Cambria"/>
          <w:sz w:val="28"/>
          <w:szCs w:val="28"/>
        </w:rPr>
        <w:t>typ</w:t>
      </w:r>
      <w:ins w:id="25693" w:author="Daisy Watt" w:date="2026-06-24T09:36:00Z" w16du:dateUtc="2026-06-24T07:36:00Z">
        <w:r w:rsidR="0015239E">
          <w:rPr>
            <w:rFonts w:ascii="Cambria" w:hAnsi="Cambria"/>
            <w:sz w:val="28"/>
            <w:szCs w:val="28"/>
          </w:rPr>
          <w:t>ing</w:t>
        </w:r>
      </w:ins>
      <w:del w:id="25694" w:author="Daisy Watt" w:date="2026-06-24T09:36:00Z" w16du:dateUtc="2026-06-24T07:36:00Z">
        <w:r w:rsidR="00FD0A0C" w:rsidDel="0015239E">
          <w:rPr>
            <w:rFonts w:ascii="Cambria" w:hAnsi="Cambria"/>
            <w:sz w:val="28"/>
            <w:szCs w:val="28"/>
          </w:rPr>
          <w:delText>ed</w:delText>
        </w:r>
      </w:del>
      <w:r w:rsidR="00FD0A0C">
        <w:rPr>
          <w:rFonts w:ascii="Cambria" w:hAnsi="Cambria"/>
          <w:sz w:val="28"/>
          <w:szCs w:val="28"/>
        </w:rPr>
        <w:t xml:space="preserve"> in her new details</w:t>
      </w:r>
    </w:p>
    <w:p w14:paraId="54A211FC" w14:textId="1EE9D715" w:rsidR="00712CB7" w:rsidDel="00022AD9" w:rsidRDefault="00712CB7">
      <w:pPr>
        <w:spacing w:line="360" w:lineRule="auto"/>
        <w:contextualSpacing/>
        <w:rPr>
          <w:del w:id="25695" w:author="Claire S" w:date="2026-06-05T17:10:00Z" w16du:dateUtc="2026-06-05T16:10:00Z"/>
          <w:rFonts w:ascii="Cambria" w:hAnsi="Cambria"/>
          <w:sz w:val="28"/>
          <w:szCs w:val="28"/>
        </w:rPr>
        <w:pPrChange w:id="25696" w:author="Claire S" w:date="2026-06-05T17:10:00Z" w16du:dateUtc="2026-06-05T16:10:00Z">
          <w:pPr>
            <w:spacing w:line="360" w:lineRule="auto"/>
            <w:ind w:firstLine="720"/>
            <w:contextualSpacing/>
          </w:pPr>
        </w:pPrChange>
      </w:pPr>
      <w:del w:id="25697" w:author="Claire S" w:date="2026-06-05T17:10:00Z" w16du:dateUtc="2026-06-05T16:10:00Z">
        <w:r w:rsidDel="00022AD9">
          <w:rPr>
            <w:rFonts w:ascii="Cambria" w:hAnsi="Cambria"/>
            <w:sz w:val="28"/>
            <w:szCs w:val="28"/>
          </w:rPr>
          <w:delText>‘Morning Clara,’ Willi Grunwald trotted past, holding a massive coffee and what looked a bit like a handbag. ‘Goodness, you look like you’ve been through the wars.</w:delText>
        </w:r>
        <w:r w:rsidR="007A702C" w:rsidDel="00022AD9">
          <w:rPr>
            <w:rFonts w:ascii="Cambria" w:hAnsi="Cambria"/>
            <w:sz w:val="28"/>
            <w:szCs w:val="28"/>
          </w:rPr>
          <w:delText xml:space="preserve">  Late night?</w:delText>
        </w:r>
        <w:r w:rsidDel="00022AD9">
          <w:rPr>
            <w:rFonts w:ascii="Cambria" w:hAnsi="Cambria"/>
            <w:sz w:val="28"/>
            <w:szCs w:val="28"/>
          </w:rPr>
          <w:delText>’</w:delText>
        </w:r>
      </w:del>
    </w:p>
    <w:p w14:paraId="6397C780" w14:textId="0EA9A665" w:rsidR="004C773A" w:rsidRDefault="00712CB7">
      <w:pPr>
        <w:spacing w:line="360" w:lineRule="auto"/>
        <w:contextualSpacing/>
        <w:rPr>
          <w:rFonts w:ascii="Cambria" w:hAnsi="Cambria"/>
          <w:sz w:val="28"/>
          <w:szCs w:val="28"/>
        </w:rPr>
        <w:pPrChange w:id="25698" w:author="Claire S" w:date="2026-06-05T17:10:00Z" w16du:dateUtc="2026-06-05T16:10:00Z">
          <w:pPr>
            <w:spacing w:line="360" w:lineRule="auto"/>
            <w:ind w:firstLine="720"/>
            <w:contextualSpacing/>
          </w:pPr>
        </w:pPrChange>
      </w:pPr>
      <w:del w:id="25699" w:author="Claire S" w:date="2026-06-05T17:10:00Z" w16du:dateUtc="2026-06-05T16:10:00Z">
        <w:r w:rsidDel="00022AD9">
          <w:rPr>
            <w:rFonts w:ascii="Cambria" w:hAnsi="Cambria"/>
            <w:sz w:val="28"/>
            <w:szCs w:val="28"/>
          </w:rPr>
          <w:delText>‘</w:delText>
        </w:r>
        <w:r w:rsidR="007A702C" w:rsidDel="00022AD9">
          <w:rPr>
            <w:rFonts w:ascii="Cambria" w:hAnsi="Cambria"/>
            <w:sz w:val="28"/>
            <w:szCs w:val="28"/>
          </w:rPr>
          <w:delText>Not really</w:delText>
        </w:r>
        <w:r w:rsidR="00EC288D" w:rsidDel="00022AD9">
          <w:rPr>
            <w:rFonts w:ascii="Cambria" w:hAnsi="Cambria"/>
            <w:sz w:val="28"/>
            <w:szCs w:val="28"/>
          </w:rPr>
          <w:delText>,’</w:delText>
        </w:r>
        <w:r w:rsidDel="00022AD9">
          <w:rPr>
            <w:rFonts w:ascii="Cambria" w:hAnsi="Cambria"/>
            <w:sz w:val="28"/>
            <w:szCs w:val="28"/>
          </w:rPr>
          <w:delText xml:space="preserve"> Clara </w:delText>
        </w:r>
        <w:r w:rsidR="007A702C" w:rsidDel="00022AD9">
          <w:rPr>
            <w:rFonts w:ascii="Cambria" w:hAnsi="Cambria"/>
            <w:sz w:val="28"/>
            <w:szCs w:val="28"/>
          </w:rPr>
          <w:delText>tried to smile</w:delText>
        </w:r>
        <w:r w:rsidR="00DF42A5" w:rsidDel="00022AD9">
          <w:rPr>
            <w:rFonts w:ascii="Cambria" w:hAnsi="Cambria"/>
            <w:sz w:val="28"/>
            <w:szCs w:val="28"/>
          </w:rPr>
          <w:delText>, not wanting Willi to get wind of any of her business,</w:delText>
        </w:r>
        <w:r w:rsidDel="00022AD9">
          <w:rPr>
            <w:rFonts w:ascii="Cambria" w:hAnsi="Cambria"/>
            <w:sz w:val="28"/>
            <w:szCs w:val="28"/>
          </w:rPr>
          <w:delText xml:space="preserve"> </w:delText>
        </w:r>
      </w:del>
      <w:r w:rsidR="00DF42A5">
        <w:rPr>
          <w:rFonts w:ascii="Cambria" w:hAnsi="Cambria"/>
          <w:sz w:val="28"/>
          <w:szCs w:val="28"/>
        </w:rPr>
        <w:t>when</w:t>
      </w:r>
      <w:r>
        <w:rPr>
          <w:rFonts w:ascii="Cambria" w:hAnsi="Cambria"/>
          <w:sz w:val="28"/>
          <w:szCs w:val="28"/>
        </w:rPr>
        <w:t xml:space="preserve"> </w:t>
      </w:r>
      <w:r w:rsidR="004C773A" w:rsidRPr="004C773A">
        <w:rPr>
          <w:rFonts w:ascii="Cambria" w:hAnsi="Cambria"/>
          <w:sz w:val="28"/>
          <w:szCs w:val="28"/>
        </w:rPr>
        <w:t xml:space="preserve">a buzz </w:t>
      </w:r>
      <w:r w:rsidR="00FD0A0C">
        <w:rPr>
          <w:rFonts w:ascii="Cambria" w:hAnsi="Cambria"/>
          <w:sz w:val="28"/>
          <w:szCs w:val="28"/>
        </w:rPr>
        <w:t xml:space="preserve">of </w:t>
      </w:r>
      <w:r w:rsidR="00DE6C75">
        <w:rPr>
          <w:rFonts w:ascii="Cambria" w:hAnsi="Cambria"/>
          <w:sz w:val="28"/>
          <w:szCs w:val="28"/>
        </w:rPr>
        <w:t xml:space="preserve">excitement </w:t>
      </w:r>
      <w:del w:id="25700" w:author="Claire S" w:date="2026-08-03T13:30:00Z" w16du:dateUtc="2026-08-03T12:30:00Z">
        <w:r w:rsidR="00DE6C75" w:rsidDel="00DD03F0">
          <w:rPr>
            <w:rFonts w:ascii="Cambria" w:hAnsi="Cambria"/>
            <w:sz w:val="28"/>
            <w:szCs w:val="28"/>
          </w:rPr>
          <w:delText xml:space="preserve">rippled </w:delText>
        </w:r>
      </w:del>
      <w:ins w:id="25701" w:author="Claire S" w:date="2026-08-03T13:30:00Z" w16du:dateUtc="2026-08-03T12:30:00Z">
        <w:r w:rsidR="00DD03F0">
          <w:rPr>
            <w:rFonts w:ascii="Cambria" w:hAnsi="Cambria"/>
            <w:sz w:val="28"/>
            <w:szCs w:val="28"/>
          </w:rPr>
          <w:t xml:space="preserve">spread </w:t>
        </w:r>
      </w:ins>
      <w:r w:rsidR="00DE6C75">
        <w:rPr>
          <w:rFonts w:ascii="Cambria" w:hAnsi="Cambria"/>
          <w:sz w:val="28"/>
          <w:szCs w:val="28"/>
        </w:rPr>
        <w:t>through</w:t>
      </w:r>
      <w:r w:rsidR="004C773A" w:rsidRPr="004C773A">
        <w:rPr>
          <w:rFonts w:ascii="Cambria" w:hAnsi="Cambria"/>
          <w:sz w:val="28"/>
          <w:szCs w:val="28"/>
        </w:rPr>
        <w:t xml:space="preserve"> the office. </w:t>
      </w:r>
    </w:p>
    <w:p w14:paraId="401B19C9" w14:textId="172CA061" w:rsidR="00DF42A5" w:rsidRPr="00712CB7" w:rsidRDefault="00DF42A5" w:rsidP="00712CB7">
      <w:pPr>
        <w:spacing w:line="360" w:lineRule="auto"/>
        <w:ind w:firstLine="720"/>
        <w:contextualSpacing/>
        <w:rPr>
          <w:rFonts w:ascii="Cambria" w:hAnsi="Cambria"/>
          <w:sz w:val="28"/>
          <w:szCs w:val="28"/>
        </w:rPr>
      </w:pPr>
      <w:r>
        <w:rPr>
          <w:rFonts w:ascii="Cambria" w:hAnsi="Cambria"/>
          <w:sz w:val="28"/>
          <w:szCs w:val="28"/>
        </w:rPr>
        <w:t>‘Oh my God!’ someone said.</w:t>
      </w:r>
    </w:p>
    <w:p w14:paraId="226498FC" w14:textId="0723369A" w:rsidR="00DE6C75" w:rsidDel="00022AD9" w:rsidRDefault="00DE6C75" w:rsidP="00C4765E">
      <w:pPr>
        <w:spacing w:line="360" w:lineRule="auto"/>
        <w:ind w:firstLine="720"/>
        <w:contextualSpacing/>
        <w:rPr>
          <w:del w:id="25702" w:author="Claire S" w:date="2026-06-05T17:10:00Z" w16du:dateUtc="2026-06-05T16:10:00Z"/>
          <w:rFonts w:ascii="Cambria" w:hAnsi="Cambria"/>
          <w:sz w:val="28"/>
          <w:szCs w:val="28"/>
        </w:rPr>
      </w:pPr>
      <w:del w:id="25703" w:author="Claire S" w:date="2026-06-05T17:10:00Z" w16du:dateUtc="2026-06-05T16:10:00Z">
        <w:r w:rsidDel="00022AD9">
          <w:rPr>
            <w:rFonts w:ascii="Cambria" w:hAnsi="Cambria"/>
            <w:sz w:val="28"/>
            <w:szCs w:val="28"/>
          </w:rPr>
          <w:delText>Willi Grunwald</w:delText>
        </w:r>
        <w:r w:rsidR="00285D2F" w:rsidDel="00022AD9">
          <w:rPr>
            <w:rFonts w:ascii="Cambria" w:hAnsi="Cambria"/>
            <w:sz w:val="28"/>
            <w:szCs w:val="28"/>
          </w:rPr>
          <w:delText xml:space="preserve"> had just sat down</w:delText>
        </w:r>
        <w:r w:rsidR="00EC288D" w:rsidDel="00022AD9">
          <w:rPr>
            <w:rFonts w:ascii="Cambria" w:hAnsi="Cambria"/>
            <w:sz w:val="28"/>
            <w:szCs w:val="28"/>
          </w:rPr>
          <w:delText xml:space="preserve"> at his desk,</w:delText>
        </w:r>
        <w:r w:rsidR="00285D2F" w:rsidDel="00022AD9">
          <w:rPr>
            <w:rFonts w:ascii="Cambria" w:hAnsi="Cambria"/>
            <w:sz w:val="28"/>
            <w:szCs w:val="28"/>
          </w:rPr>
          <w:delText xml:space="preserve"> but he</w:delText>
        </w:r>
        <w:r w:rsidDel="00022AD9">
          <w:rPr>
            <w:rFonts w:ascii="Cambria" w:hAnsi="Cambria"/>
            <w:sz w:val="28"/>
            <w:szCs w:val="28"/>
          </w:rPr>
          <w:delText xml:space="preserve"> stood up </w:delText>
        </w:r>
        <w:r w:rsidR="00285D2F" w:rsidDel="00022AD9">
          <w:rPr>
            <w:rFonts w:ascii="Cambria" w:hAnsi="Cambria"/>
            <w:sz w:val="28"/>
            <w:szCs w:val="28"/>
          </w:rPr>
          <w:delText>again</w:delText>
        </w:r>
        <w:r w:rsidR="00BF427E" w:rsidDel="00022AD9">
          <w:rPr>
            <w:rFonts w:ascii="Cambria" w:hAnsi="Cambria"/>
            <w:sz w:val="28"/>
            <w:szCs w:val="28"/>
          </w:rPr>
          <w:delText xml:space="preserve">, his </w:delText>
        </w:r>
        <w:r w:rsidR="00EC288D" w:rsidDel="00022AD9">
          <w:rPr>
            <w:rFonts w:ascii="Cambria" w:hAnsi="Cambria"/>
            <w:sz w:val="28"/>
            <w:szCs w:val="28"/>
          </w:rPr>
          <w:delText>round</w:delText>
        </w:r>
        <w:r w:rsidR="00BF427E" w:rsidDel="00022AD9">
          <w:rPr>
            <w:rFonts w:ascii="Cambria" w:hAnsi="Cambria"/>
            <w:sz w:val="28"/>
            <w:szCs w:val="28"/>
          </w:rPr>
          <w:delText xml:space="preserve"> face shining with the thrill of scandal</w:delText>
        </w:r>
        <w:r w:rsidR="006E3F79" w:rsidDel="00022AD9">
          <w:rPr>
            <w:rFonts w:ascii="Cambria" w:hAnsi="Cambria"/>
            <w:sz w:val="28"/>
            <w:szCs w:val="28"/>
          </w:rPr>
          <w:delText>, his green waistcoat straining at the buttons</w:delText>
        </w:r>
        <w:r w:rsidR="000E24FC" w:rsidDel="00022AD9">
          <w:rPr>
            <w:rFonts w:ascii="Cambria" w:hAnsi="Cambria"/>
            <w:sz w:val="28"/>
            <w:szCs w:val="28"/>
          </w:rPr>
          <w:delText xml:space="preserve"> as he threw his arms in the air</w:delText>
        </w:r>
        <w:r w:rsidDel="00022AD9">
          <w:rPr>
            <w:rFonts w:ascii="Cambria" w:hAnsi="Cambria"/>
            <w:sz w:val="28"/>
            <w:szCs w:val="28"/>
          </w:rPr>
          <w:delText>.</w:delText>
        </w:r>
      </w:del>
    </w:p>
    <w:p w14:paraId="2B1515CB" w14:textId="4A38A3F9" w:rsidR="007243DE" w:rsidDel="000B5CCA" w:rsidRDefault="004C773A" w:rsidP="00C4765E">
      <w:pPr>
        <w:spacing w:line="360" w:lineRule="auto"/>
        <w:ind w:firstLine="720"/>
        <w:contextualSpacing/>
        <w:rPr>
          <w:del w:id="25704" w:author="Claire S" w:date="2026-08-03T13:29:00Z" w16du:dateUtc="2026-08-03T12:29:00Z"/>
          <w:rFonts w:ascii="Cambria" w:hAnsi="Cambria"/>
          <w:sz w:val="28"/>
          <w:szCs w:val="28"/>
        </w:rPr>
      </w:pPr>
      <w:r>
        <w:rPr>
          <w:rFonts w:ascii="Cambria" w:hAnsi="Cambria"/>
          <w:sz w:val="28"/>
          <w:szCs w:val="28"/>
        </w:rPr>
        <w:t>‘It’s Jackson Rayne</w:t>
      </w:r>
      <w:r w:rsidR="00DF42A5">
        <w:rPr>
          <w:rFonts w:ascii="Cambria" w:hAnsi="Cambria"/>
          <w:sz w:val="28"/>
          <w:szCs w:val="28"/>
        </w:rPr>
        <w:t>!</w:t>
      </w:r>
      <w:r>
        <w:rPr>
          <w:rFonts w:ascii="Cambria" w:hAnsi="Cambria"/>
          <w:sz w:val="28"/>
          <w:szCs w:val="28"/>
        </w:rPr>
        <w:t xml:space="preserve">’ </w:t>
      </w:r>
      <w:ins w:id="25705" w:author="Claire S" w:date="2026-08-03T13:29:00Z" w16du:dateUtc="2026-08-03T12:29:00Z">
        <w:r w:rsidR="000B5CCA">
          <w:rPr>
            <w:rFonts w:ascii="Cambria" w:hAnsi="Cambria"/>
            <w:sz w:val="28"/>
            <w:szCs w:val="28"/>
          </w:rPr>
          <w:t>her neighbour</w:t>
        </w:r>
      </w:ins>
      <w:del w:id="25706" w:author="Claire S" w:date="2026-06-05T17:10:00Z" w16du:dateUtc="2026-06-05T16:10:00Z">
        <w:r w:rsidR="00BF427E" w:rsidDel="00022AD9">
          <w:rPr>
            <w:rFonts w:ascii="Cambria" w:hAnsi="Cambria"/>
            <w:sz w:val="28"/>
            <w:szCs w:val="28"/>
          </w:rPr>
          <w:delText>he</w:delText>
        </w:r>
      </w:del>
      <w:r w:rsidR="00BF427E">
        <w:rPr>
          <w:rFonts w:ascii="Cambria" w:hAnsi="Cambria"/>
          <w:sz w:val="28"/>
          <w:szCs w:val="28"/>
        </w:rPr>
        <w:t xml:space="preserve"> shrieked. </w:t>
      </w:r>
      <w:r w:rsidR="00CC25C5">
        <w:rPr>
          <w:rFonts w:ascii="Cambria" w:hAnsi="Cambria"/>
          <w:sz w:val="28"/>
          <w:szCs w:val="28"/>
        </w:rPr>
        <w:t>‘</w:t>
      </w:r>
      <w:r w:rsidR="00BF427E">
        <w:rPr>
          <w:rFonts w:ascii="Cambria" w:hAnsi="Cambria"/>
          <w:sz w:val="28"/>
          <w:szCs w:val="28"/>
        </w:rPr>
        <w:t>You’ll never guess wha</w:t>
      </w:r>
      <w:ins w:id="25707" w:author="Daisy Watt" w:date="2026-06-24T09:37:00Z" w16du:dateUtc="2026-06-24T07:37:00Z">
        <w:r w:rsidR="00A15218">
          <w:rPr>
            <w:rFonts w:ascii="Cambria" w:hAnsi="Cambria"/>
            <w:sz w:val="28"/>
            <w:szCs w:val="28"/>
          </w:rPr>
          <w:t>t…</w:t>
        </w:r>
      </w:ins>
      <w:del w:id="25708" w:author="Daisy Watt" w:date="2026-06-24T09:37:00Z" w16du:dateUtc="2026-06-24T07:37:00Z">
        <w:r w:rsidR="00BF427E" w:rsidDel="00A15218">
          <w:rPr>
            <w:rFonts w:ascii="Cambria" w:hAnsi="Cambria"/>
            <w:sz w:val="28"/>
            <w:szCs w:val="28"/>
          </w:rPr>
          <w:delText>t</w:delText>
        </w:r>
        <w:r w:rsidR="007243DE" w:rsidDel="00A15218">
          <w:rPr>
            <w:rFonts w:ascii="Cambria" w:hAnsi="Cambria"/>
            <w:sz w:val="28"/>
            <w:szCs w:val="28"/>
          </w:rPr>
          <w:delText xml:space="preserve"> -</w:delText>
        </w:r>
      </w:del>
      <w:r w:rsidR="007243DE">
        <w:rPr>
          <w:rFonts w:ascii="Cambria" w:hAnsi="Cambria"/>
          <w:sz w:val="28"/>
          <w:szCs w:val="28"/>
        </w:rPr>
        <w:t>’</w:t>
      </w:r>
      <w:ins w:id="25709" w:author="Claire S" w:date="2026-08-03T13:29:00Z" w16du:dateUtc="2026-08-03T12:29:00Z">
        <w:r w:rsidR="000B5CCA">
          <w:rPr>
            <w:rFonts w:ascii="Cambria" w:hAnsi="Cambria"/>
            <w:sz w:val="28"/>
            <w:szCs w:val="28"/>
          </w:rPr>
          <w:t xml:space="preserve"> </w:t>
        </w:r>
      </w:ins>
    </w:p>
    <w:p w14:paraId="709196B4" w14:textId="5B968C20" w:rsidR="007243DE" w:rsidRDefault="007243DE" w:rsidP="000B5CCA">
      <w:pPr>
        <w:spacing w:line="360" w:lineRule="auto"/>
        <w:ind w:firstLine="720"/>
        <w:contextualSpacing/>
        <w:rPr>
          <w:rFonts w:ascii="Cambria" w:hAnsi="Cambria"/>
          <w:sz w:val="28"/>
          <w:szCs w:val="28"/>
        </w:rPr>
      </w:pPr>
      <w:commentRangeStart w:id="25710"/>
      <w:del w:id="25711" w:author="Claire S" w:date="2026-08-03T13:29:00Z" w16du:dateUtc="2026-08-03T12:29:00Z">
        <w:r w:rsidDel="000B5CCA">
          <w:rPr>
            <w:rFonts w:ascii="Cambria" w:hAnsi="Cambria"/>
            <w:sz w:val="28"/>
            <w:szCs w:val="28"/>
          </w:rPr>
          <w:delText>He</w:delText>
        </w:r>
        <w:commentRangeEnd w:id="25710"/>
        <w:r w:rsidR="006D6B84" w:rsidDel="000B5CCA">
          <w:rPr>
            <w:rStyle w:val="CommentReference"/>
            <w:rFonts w:ascii="Cambria" w:hAnsi="Cambria"/>
            <w:sz w:val="28"/>
            <w:szCs w:val="28"/>
          </w:rPr>
          <w:commentReference w:id="25710"/>
        </w:r>
        <w:r w:rsidDel="000B5CCA">
          <w:rPr>
            <w:rFonts w:ascii="Cambria" w:hAnsi="Cambria"/>
            <w:sz w:val="28"/>
            <w:szCs w:val="28"/>
          </w:rPr>
          <w:delText xml:space="preserve"> </w:delText>
        </w:r>
      </w:del>
      <w:ins w:id="25712" w:author="Claire S" w:date="2026-08-03T13:29:00Z" w16du:dateUtc="2026-08-03T12:29:00Z">
        <w:r w:rsidR="000B5CCA">
          <w:rPr>
            <w:rFonts w:ascii="Cambria" w:hAnsi="Cambria"/>
            <w:sz w:val="28"/>
            <w:szCs w:val="28"/>
          </w:rPr>
          <w:t xml:space="preserve">The girl </w:t>
        </w:r>
      </w:ins>
      <w:r>
        <w:rPr>
          <w:rFonts w:ascii="Cambria" w:hAnsi="Cambria"/>
          <w:sz w:val="28"/>
          <w:szCs w:val="28"/>
        </w:rPr>
        <w:t>paused for dramatic effect.</w:t>
      </w:r>
    </w:p>
    <w:p w14:paraId="78F48B78" w14:textId="0248DB32" w:rsidR="00DF42A5" w:rsidRDefault="00DF42A5" w:rsidP="00DF42A5">
      <w:pPr>
        <w:spacing w:line="360" w:lineRule="auto"/>
        <w:ind w:firstLine="720"/>
        <w:contextualSpacing/>
        <w:rPr>
          <w:rFonts w:ascii="Cambria" w:hAnsi="Cambria"/>
          <w:sz w:val="28"/>
          <w:szCs w:val="28"/>
        </w:rPr>
      </w:pPr>
      <w:r>
        <w:rPr>
          <w:rFonts w:ascii="Cambria" w:hAnsi="Cambria"/>
          <w:sz w:val="28"/>
          <w:szCs w:val="28"/>
        </w:rPr>
        <w:t xml:space="preserve">‘He’s dead?’ someone </w:t>
      </w:r>
      <w:ins w:id="25713" w:author="Claire S" w:date="2026-08-03T13:29:00Z" w16du:dateUtc="2026-08-03T12:29:00Z">
        <w:r w:rsidR="000B5CCA">
          <w:rPr>
            <w:rFonts w:ascii="Cambria" w:hAnsi="Cambria"/>
            <w:sz w:val="28"/>
            <w:szCs w:val="28"/>
          </w:rPr>
          <w:t>e</w:t>
        </w:r>
      </w:ins>
      <w:ins w:id="25714" w:author="Claire S" w:date="2026-08-03T13:30:00Z" w16du:dateUtc="2026-08-03T12:30:00Z">
        <w:r w:rsidR="000B5CCA">
          <w:rPr>
            <w:rFonts w:ascii="Cambria" w:hAnsi="Cambria"/>
            <w:sz w:val="28"/>
            <w:szCs w:val="28"/>
          </w:rPr>
          <w:t xml:space="preserve">lse </w:t>
        </w:r>
      </w:ins>
      <w:r>
        <w:rPr>
          <w:rFonts w:ascii="Cambria" w:hAnsi="Cambria"/>
          <w:sz w:val="28"/>
          <w:szCs w:val="28"/>
        </w:rPr>
        <w:t>asked.</w:t>
      </w:r>
    </w:p>
    <w:p w14:paraId="0F267318" w14:textId="462A89EA" w:rsidR="004C773A" w:rsidRPr="004C773A" w:rsidRDefault="007243DE" w:rsidP="00C4765E">
      <w:pPr>
        <w:spacing w:line="360" w:lineRule="auto"/>
        <w:ind w:firstLine="720"/>
        <w:contextualSpacing/>
        <w:rPr>
          <w:rFonts w:ascii="Cambria" w:hAnsi="Cambria"/>
          <w:sz w:val="28"/>
          <w:szCs w:val="28"/>
        </w:rPr>
      </w:pPr>
      <w:r>
        <w:rPr>
          <w:rFonts w:ascii="Cambria" w:hAnsi="Cambria"/>
          <w:sz w:val="28"/>
          <w:szCs w:val="28"/>
        </w:rPr>
        <w:t>‘</w:t>
      </w:r>
      <w:r w:rsidR="00DF42A5">
        <w:rPr>
          <w:rFonts w:ascii="Cambria" w:hAnsi="Cambria"/>
          <w:sz w:val="28"/>
          <w:szCs w:val="28"/>
        </w:rPr>
        <w:t xml:space="preserve">No, </w:t>
      </w:r>
      <w:r w:rsidR="00CC2610">
        <w:rPr>
          <w:rFonts w:ascii="Cambria" w:hAnsi="Cambria"/>
          <w:sz w:val="28"/>
          <w:szCs w:val="28"/>
        </w:rPr>
        <w:t xml:space="preserve">it’s even </w:t>
      </w:r>
      <w:r w:rsidR="00DF42A5">
        <w:rPr>
          <w:rFonts w:ascii="Cambria" w:hAnsi="Cambria"/>
          <w:sz w:val="28"/>
          <w:szCs w:val="28"/>
        </w:rPr>
        <w:t>worse</w:t>
      </w:r>
      <w:ins w:id="25715" w:author="Claire S" w:date="2026-08-03T15:56:00Z" w16du:dateUtc="2026-08-03T14:56:00Z">
        <w:r w:rsidR="00322881">
          <w:rPr>
            <w:rFonts w:ascii="Cambria" w:hAnsi="Cambria"/>
            <w:sz w:val="28"/>
            <w:szCs w:val="28"/>
          </w:rPr>
          <w:t xml:space="preserve"> than that</w:t>
        </w:r>
      </w:ins>
      <w:r w:rsidR="00CC25C5">
        <w:rPr>
          <w:rFonts w:ascii="Cambria" w:hAnsi="Cambria"/>
          <w:sz w:val="28"/>
          <w:szCs w:val="28"/>
        </w:rPr>
        <w:t>!’</w:t>
      </w:r>
    </w:p>
    <w:p w14:paraId="48154131" w14:textId="77777777" w:rsidR="005B568A" w:rsidRDefault="005B568A" w:rsidP="00043FE7">
      <w:pPr>
        <w:spacing w:line="360" w:lineRule="auto"/>
        <w:contextualSpacing/>
        <w:rPr>
          <w:rFonts w:ascii="Cambria" w:hAnsi="Cambria"/>
          <w:sz w:val="28"/>
          <w:szCs w:val="28"/>
        </w:rPr>
      </w:pPr>
    </w:p>
    <w:p w14:paraId="1C44C293" w14:textId="77777777" w:rsidR="00C21016" w:rsidRDefault="00C21016" w:rsidP="00043FE7">
      <w:pPr>
        <w:spacing w:line="360" w:lineRule="auto"/>
        <w:contextualSpacing/>
        <w:rPr>
          <w:rFonts w:ascii="Cambria" w:hAnsi="Cambria"/>
          <w:sz w:val="28"/>
          <w:szCs w:val="28"/>
        </w:rPr>
      </w:pPr>
    </w:p>
    <w:p w14:paraId="03C16AD2" w14:textId="77777777" w:rsidR="00C21016" w:rsidRDefault="00C21016" w:rsidP="00043FE7">
      <w:pPr>
        <w:spacing w:line="360" w:lineRule="auto"/>
        <w:contextualSpacing/>
        <w:rPr>
          <w:rFonts w:ascii="Cambria" w:hAnsi="Cambria"/>
          <w:sz w:val="28"/>
          <w:szCs w:val="28"/>
        </w:rPr>
      </w:pPr>
    </w:p>
    <w:p w14:paraId="5324EAB0" w14:textId="77777777" w:rsidR="00C21016" w:rsidRDefault="00C21016" w:rsidP="00043FE7">
      <w:pPr>
        <w:spacing w:line="360" w:lineRule="auto"/>
        <w:contextualSpacing/>
        <w:rPr>
          <w:rFonts w:ascii="Cambria" w:hAnsi="Cambria"/>
          <w:sz w:val="28"/>
          <w:szCs w:val="28"/>
        </w:rPr>
      </w:pPr>
    </w:p>
    <w:p w14:paraId="486AAFF6" w14:textId="77777777" w:rsidR="00C452FB" w:rsidRDefault="00C452FB" w:rsidP="008B4121">
      <w:pPr>
        <w:spacing w:line="360" w:lineRule="auto"/>
        <w:ind w:firstLine="720"/>
        <w:contextualSpacing/>
        <w:rPr>
          <w:rFonts w:ascii="Cambria" w:hAnsi="Cambria"/>
          <w:sz w:val="28"/>
          <w:szCs w:val="28"/>
        </w:rPr>
      </w:pPr>
    </w:p>
    <w:p w14:paraId="0C30B158" w14:textId="77777777" w:rsidR="00C452FB" w:rsidRDefault="00C452FB" w:rsidP="008B4121">
      <w:pPr>
        <w:spacing w:line="360" w:lineRule="auto"/>
        <w:ind w:firstLine="720"/>
        <w:contextualSpacing/>
        <w:rPr>
          <w:rFonts w:ascii="Cambria" w:hAnsi="Cambria"/>
          <w:sz w:val="28"/>
          <w:szCs w:val="28"/>
        </w:rPr>
      </w:pPr>
    </w:p>
    <w:p w14:paraId="7DB93CD3" w14:textId="77777777" w:rsidR="002F77B6" w:rsidRDefault="002F77B6" w:rsidP="00DF6041">
      <w:pPr>
        <w:spacing w:line="360" w:lineRule="auto"/>
        <w:contextualSpacing/>
        <w:rPr>
          <w:ins w:id="25716" w:author="Claire S" w:date="2026-06-08T17:26:00Z" w16du:dateUtc="2026-06-08T16:26:00Z"/>
          <w:rFonts w:ascii="Cambria" w:hAnsi="Cambria"/>
          <w:b/>
          <w:sz w:val="28"/>
          <w:szCs w:val="28"/>
        </w:rPr>
      </w:pPr>
    </w:p>
    <w:p w14:paraId="4F73618A" w14:textId="77777777" w:rsidR="002F77B6" w:rsidRDefault="002F77B6" w:rsidP="00DF6041">
      <w:pPr>
        <w:spacing w:line="360" w:lineRule="auto"/>
        <w:contextualSpacing/>
        <w:rPr>
          <w:ins w:id="25717" w:author="Claire S" w:date="2026-06-08T17:26:00Z" w16du:dateUtc="2026-06-08T16:26:00Z"/>
          <w:rFonts w:ascii="Cambria" w:hAnsi="Cambria"/>
          <w:b/>
          <w:sz w:val="28"/>
          <w:szCs w:val="28"/>
        </w:rPr>
      </w:pPr>
    </w:p>
    <w:p w14:paraId="61140551" w14:textId="77777777" w:rsidR="002F77B6" w:rsidRDefault="002F77B6" w:rsidP="00DF6041">
      <w:pPr>
        <w:spacing w:line="360" w:lineRule="auto"/>
        <w:contextualSpacing/>
        <w:rPr>
          <w:ins w:id="25718" w:author="Claire S" w:date="2026-06-08T17:26:00Z" w16du:dateUtc="2026-06-08T16:26:00Z"/>
          <w:rFonts w:ascii="Cambria" w:hAnsi="Cambria"/>
          <w:b/>
          <w:sz w:val="28"/>
          <w:szCs w:val="28"/>
        </w:rPr>
      </w:pPr>
    </w:p>
    <w:p w14:paraId="644456D2" w14:textId="77777777" w:rsidR="002F77B6" w:rsidRDefault="002F77B6" w:rsidP="00DF6041">
      <w:pPr>
        <w:spacing w:line="360" w:lineRule="auto"/>
        <w:contextualSpacing/>
        <w:rPr>
          <w:ins w:id="25719" w:author="Claire S" w:date="2026-06-08T17:26:00Z" w16du:dateUtc="2026-06-08T16:26:00Z"/>
          <w:rFonts w:ascii="Cambria" w:hAnsi="Cambria"/>
          <w:b/>
          <w:sz w:val="28"/>
          <w:szCs w:val="28"/>
        </w:rPr>
      </w:pPr>
    </w:p>
    <w:p w14:paraId="6CD3312E" w14:textId="77777777" w:rsidR="002F77B6" w:rsidRDefault="002F77B6" w:rsidP="00DF6041">
      <w:pPr>
        <w:spacing w:line="360" w:lineRule="auto"/>
        <w:contextualSpacing/>
        <w:rPr>
          <w:ins w:id="25720" w:author="Claire S" w:date="2026-06-08T17:26:00Z" w16du:dateUtc="2026-06-08T16:26:00Z"/>
          <w:rFonts w:ascii="Cambria" w:hAnsi="Cambria"/>
          <w:b/>
          <w:sz w:val="28"/>
          <w:szCs w:val="28"/>
        </w:rPr>
      </w:pPr>
    </w:p>
    <w:p w14:paraId="4D607C4C" w14:textId="77777777" w:rsidR="002F77B6" w:rsidRDefault="002F77B6" w:rsidP="00DF6041">
      <w:pPr>
        <w:spacing w:line="360" w:lineRule="auto"/>
        <w:contextualSpacing/>
        <w:rPr>
          <w:ins w:id="25721" w:author="Claire S" w:date="2026-06-08T17:26:00Z" w16du:dateUtc="2026-06-08T16:26:00Z"/>
          <w:rFonts w:ascii="Cambria" w:hAnsi="Cambria"/>
          <w:b/>
          <w:sz w:val="28"/>
          <w:szCs w:val="28"/>
        </w:rPr>
      </w:pPr>
    </w:p>
    <w:p w14:paraId="004940EB" w14:textId="77777777" w:rsidR="002F77B6" w:rsidRDefault="002F77B6" w:rsidP="00DF6041">
      <w:pPr>
        <w:spacing w:line="360" w:lineRule="auto"/>
        <w:contextualSpacing/>
        <w:rPr>
          <w:ins w:id="25722" w:author="Claire S" w:date="2026-06-08T17:26:00Z" w16du:dateUtc="2026-06-08T16:26:00Z"/>
          <w:rFonts w:ascii="Cambria" w:hAnsi="Cambria"/>
          <w:b/>
          <w:sz w:val="28"/>
          <w:szCs w:val="28"/>
        </w:rPr>
      </w:pPr>
    </w:p>
    <w:p w14:paraId="71027D7F" w14:textId="77777777" w:rsidR="00DD03F0" w:rsidRDefault="00DD03F0" w:rsidP="00DF6041">
      <w:pPr>
        <w:spacing w:line="360" w:lineRule="auto"/>
        <w:contextualSpacing/>
        <w:rPr>
          <w:ins w:id="25723" w:author="Claire S" w:date="2026-08-03T13:30:00Z" w16du:dateUtc="2026-08-03T12:30:00Z"/>
          <w:rFonts w:ascii="Cambria" w:hAnsi="Cambria"/>
          <w:b/>
          <w:sz w:val="28"/>
          <w:szCs w:val="28"/>
        </w:rPr>
      </w:pPr>
    </w:p>
    <w:p w14:paraId="39251CC4" w14:textId="77777777" w:rsidR="00DD03F0" w:rsidRDefault="00DD03F0" w:rsidP="00DF6041">
      <w:pPr>
        <w:spacing w:line="360" w:lineRule="auto"/>
        <w:contextualSpacing/>
        <w:rPr>
          <w:ins w:id="25724" w:author="Claire S" w:date="2026-08-03T13:30:00Z" w16du:dateUtc="2026-08-03T12:30:00Z"/>
          <w:rFonts w:ascii="Cambria" w:hAnsi="Cambria"/>
          <w:b/>
          <w:sz w:val="28"/>
          <w:szCs w:val="28"/>
        </w:rPr>
      </w:pPr>
    </w:p>
    <w:p w14:paraId="7F9858C1" w14:textId="693E4B85" w:rsidR="00F91A08" w:rsidRDefault="00F91A08" w:rsidP="00DF6041">
      <w:pPr>
        <w:spacing w:line="360" w:lineRule="auto"/>
        <w:contextualSpacing/>
        <w:rPr>
          <w:ins w:id="25725" w:author="Claire S" w:date="2026-08-03T13:30:00Z" w16du:dateUtc="2026-08-03T12:30:00Z"/>
          <w:rFonts w:ascii="Cambria" w:hAnsi="Cambria"/>
          <w:b/>
          <w:sz w:val="28"/>
          <w:szCs w:val="28"/>
        </w:rPr>
      </w:pPr>
      <w:commentRangeStart w:id="25726"/>
      <w:r>
        <w:rPr>
          <w:rFonts w:ascii="Cambria" w:hAnsi="Cambria"/>
          <w:b/>
          <w:sz w:val="28"/>
          <w:szCs w:val="28"/>
        </w:rPr>
        <w:t xml:space="preserve">CHAPTER </w:t>
      </w:r>
      <w:del w:id="25727" w:author="Daisy Watt" w:date="2026-06-24T09:31:00Z" w16du:dateUtc="2026-06-24T07:31:00Z">
        <w:r w:rsidDel="00A90895">
          <w:rPr>
            <w:rFonts w:ascii="Cambria" w:hAnsi="Cambria"/>
            <w:b/>
            <w:sz w:val="28"/>
            <w:szCs w:val="28"/>
          </w:rPr>
          <w:delText>66</w:delText>
        </w:r>
        <w:commentRangeEnd w:id="25726"/>
        <w:r w:rsidR="00D50A29" w:rsidDel="00A90895">
          <w:rPr>
            <w:rStyle w:val="CommentReference"/>
            <w:rFonts w:ascii="Cambria" w:hAnsi="Cambria"/>
            <w:b/>
            <w:sz w:val="28"/>
            <w:szCs w:val="28"/>
          </w:rPr>
          <w:commentReference w:id="25726"/>
        </w:r>
      </w:del>
      <w:ins w:id="25728" w:author="Claire S" w:date="2026-06-08T17:26:00Z" w16du:dateUtc="2026-06-08T16:26:00Z">
        <w:del w:id="25729" w:author="Daisy Watt" w:date="2026-06-24T09:31:00Z" w16du:dateUtc="2026-06-24T07:31:00Z">
          <w:r w:rsidR="002F77B6" w:rsidDel="00A90895">
            <w:rPr>
              <w:rFonts w:ascii="Cambria" w:hAnsi="Cambria"/>
              <w:b/>
              <w:sz w:val="28"/>
              <w:szCs w:val="28"/>
            </w:rPr>
            <w:delText>68</w:delText>
          </w:r>
        </w:del>
      </w:ins>
      <w:ins w:id="25730" w:author="Daisy Watt" w:date="2026-06-24T09:31:00Z" w16du:dateUtc="2026-06-24T07:31:00Z">
        <w:r w:rsidR="00A90895">
          <w:rPr>
            <w:rFonts w:ascii="Cambria" w:hAnsi="Cambria"/>
            <w:b/>
            <w:sz w:val="28"/>
            <w:szCs w:val="28"/>
          </w:rPr>
          <w:t>6</w:t>
        </w:r>
        <w:del w:id="25731" w:author="Claire S" w:date="2026-08-03T13:30:00Z" w16du:dateUtc="2026-08-03T12:30:00Z">
          <w:r w:rsidR="00A90895" w:rsidDel="00DD03F0">
            <w:rPr>
              <w:rFonts w:ascii="Cambria" w:hAnsi="Cambria"/>
              <w:b/>
              <w:sz w:val="28"/>
              <w:szCs w:val="28"/>
            </w:rPr>
            <w:delText>6</w:delText>
          </w:r>
        </w:del>
      </w:ins>
      <w:ins w:id="25732" w:author="Claire S" w:date="2026-08-03T13:30:00Z" w16du:dateUtc="2026-08-03T12:30:00Z">
        <w:r w:rsidR="00DD03F0">
          <w:rPr>
            <w:rFonts w:ascii="Cambria" w:hAnsi="Cambria"/>
            <w:b/>
            <w:sz w:val="28"/>
            <w:szCs w:val="28"/>
          </w:rPr>
          <w:t>3</w:t>
        </w:r>
      </w:ins>
    </w:p>
    <w:p w14:paraId="3AAFEA61" w14:textId="15BF5F3D" w:rsidR="00DD03F0" w:rsidRDefault="00DD03F0" w:rsidP="00DF6041">
      <w:pPr>
        <w:spacing w:line="360" w:lineRule="auto"/>
        <w:contextualSpacing/>
        <w:rPr>
          <w:rFonts w:ascii="Cambria" w:hAnsi="Cambria"/>
          <w:b/>
          <w:sz w:val="28"/>
          <w:szCs w:val="28"/>
        </w:rPr>
      </w:pPr>
      <w:ins w:id="25733" w:author="Claire S" w:date="2026-08-03T13:30:00Z" w16du:dateUtc="2026-08-03T12:30:00Z">
        <w:r>
          <w:rPr>
            <w:rFonts w:ascii="Cambria" w:hAnsi="Cambria"/>
            <w:b/>
            <w:sz w:val="28"/>
            <w:szCs w:val="28"/>
          </w:rPr>
          <w:t>TH</w:t>
        </w:r>
      </w:ins>
      <w:ins w:id="25734" w:author="Claire S" w:date="2026-08-03T13:31:00Z" w16du:dateUtc="2026-08-03T12:31:00Z">
        <w:r>
          <w:rPr>
            <w:rFonts w:ascii="Cambria" w:hAnsi="Cambria"/>
            <w:b/>
            <w:sz w:val="28"/>
            <w:szCs w:val="28"/>
          </w:rPr>
          <w:t>URSDAY AFTERNOON</w:t>
        </w:r>
      </w:ins>
    </w:p>
    <w:p w14:paraId="3A12C995" w14:textId="18B883AA" w:rsidR="00F91A08" w:rsidRPr="00210EC4" w:rsidRDefault="00210EC4" w:rsidP="00210EC4">
      <w:pPr>
        <w:spacing w:line="360" w:lineRule="auto"/>
        <w:contextualSpacing/>
        <w:rPr>
          <w:rFonts w:ascii="Cambria" w:hAnsi="Cambria"/>
          <w:bCs/>
          <w:sz w:val="28"/>
          <w:szCs w:val="28"/>
        </w:rPr>
      </w:pPr>
      <w:r w:rsidRPr="00210EC4">
        <w:rPr>
          <w:rFonts w:ascii="Cambria" w:hAnsi="Cambria"/>
          <w:bCs/>
          <w:sz w:val="28"/>
          <w:szCs w:val="28"/>
        </w:rPr>
        <w:t>DS Addo was less than genial</w:t>
      </w:r>
      <w:ins w:id="25735" w:author="Daisy Watt" w:date="2026-06-24T09:38:00Z" w16du:dateUtc="2026-06-24T07:38:00Z">
        <w:r w:rsidR="0037605A">
          <w:rPr>
            <w:rFonts w:ascii="Cambria" w:hAnsi="Cambria"/>
            <w:bCs/>
            <w:sz w:val="28"/>
            <w:szCs w:val="28"/>
          </w:rPr>
          <w:t>,</w:t>
        </w:r>
      </w:ins>
      <w:r w:rsidRPr="00210EC4">
        <w:rPr>
          <w:rFonts w:ascii="Cambria" w:hAnsi="Cambria"/>
          <w:bCs/>
          <w:sz w:val="28"/>
          <w:szCs w:val="28"/>
        </w:rPr>
        <w:t xml:space="preserve"> the second time he met Jackson </w:t>
      </w:r>
      <w:commentRangeStart w:id="25736"/>
      <w:r w:rsidRPr="00210EC4">
        <w:rPr>
          <w:rFonts w:ascii="Cambria" w:hAnsi="Cambria"/>
          <w:bCs/>
          <w:sz w:val="28"/>
          <w:szCs w:val="28"/>
        </w:rPr>
        <w:t>Rayne</w:t>
      </w:r>
      <w:commentRangeEnd w:id="25736"/>
      <w:r w:rsidR="00014F78" w:rsidRPr="00210EC4">
        <w:rPr>
          <w:rStyle w:val="CommentReference"/>
          <w:rFonts w:ascii="Cambria" w:hAnsi="Cambria"/>
          <w:bCs/>
          <w:sz w:val="28"/>
          <w:szCs w:val="28"/>
        </w:rPr>
        <w:commentReference w:id="25736"/>
      </w:r>
      <w:r w:rsidRPr="00210EC4">
        <w:rPr>
          <w:rFonts w:ascii="Cambria" w:hAnsi="Cambria"/>
          <w:bCs/>
          <w:sz w:val="28"/>
          <w:szCs w:val="28"/>
        </w:rPr>
        <w:t>.</w:t>
      </w:r>
    </w:p>
    <w:p w14:paraId="24F074F5" w14:textId="5EA0E89E" w:rsidR="00210EC4" w:rsidRDefault="00E86DB0">
      <w:pPr>
        <w:spacing w:line="360" w:lineRule="auto"/>
        <w:ind w:firstLine="720"/>
        <w:contextualSpacing/>
        <w:rPr>
          <w:rFonts w:ascii="Cambria" w:hAnsi="Cambria"/>
          <w:bCs/>
          <w:sz w:val="28"/>
          <w:szCs w:val="28"/>
        </w:rPr>
        <w:pPrChange w:id="25737" w:author="Claire S" w:date="2026-06-05T17:11:00Z" w16du:dateUtc="2026-06-05T16:11:00Z">
          <w:pPr>
            <w:spacing w:line="360" w:lineRule="auto"/>
            <w:ind w:left="720"/>
            <w:contextualSpacing/>
          </w:pPr>
        </w:pPrChange>
      </w:pPr>
      <w:r>
        <w:rPr>
          <w:rFonts w:ascii="Cambria" w:hAnsi="Cambria"/>
          <w:bCs/>
          <w:sz w:val="28"/>
          <w:szCs w:val="28"/>
        </w:rPr>
        <w:t>Any</w:t>
      </w:r>
      <w:r w:rsidR="00210EC4" w:rsidRPr="00210EC4">
        <w:rPr>
          <w:rFonts w:ascii="Cambria" w:hAnsi="Cambria"/>
          <w:bCs/>
          <w:sz w:val="28"/>
          <w:szCs w:val="28"/>
        </w:rPr>
        <w:t xml:space="preserve"> </w:t>
      </w:r>
      <w:r w:rsidR="00CC2610">
        <w:rPr>
          <w:rFonts w:ascii="Cambria" w:hAnsi="Cambria"/>
          <w:bCs/>
          <w:sz w:val="28"/>
          <w:szCs w:val="28"/>
        </w:rPr>
        <w:t xml:space="preserve">shine </w:t>
      </w:r>
      <w:del w:id="25738" w:author="Daisy Watt" w:date="2026-06-24T09:41:00Z" w16du:dateUtc="2026-06-24T07:41:00Z">
        <w:r w:rsidR="00CC2610" w:rsidDel="00C93E61">
          <w:rPr>
            <w:rFonts w:ascii="Cambria" w:hAnsi="Cambria"/>
            <w:bCs/>
            <w:sz w:val="28"/>
            <w:szCs w:val="28"/>
          </w:rPr>
          <w:delText xml:space="preserve">of </w:delText>
        </w:r>
        <w:r w:rsidDel="002B17F5">
          <w:rPr>
            <w:rFonts w:ascii="Cambria" w:hAnsi="Cambria"/>
            <w:bCs/>
            <w:sz w:val="28"/>
            <w:szCs w:val="28"/>
          </w:rPr>
          <w:delText>being a</w:delText>
        </w:r>
        <w:r w:rsidR="00CC2610" w:rsidDel="002B17F5">
          <w:rPr>
            <w:rFonts w:ascii="Cambria" w:hAnsi="Cambria"/>
            <w:bCs/>
            <w:sz w:val="28"/>
            <w:szCs w:val="28"/>
          </w:rPr>
          <w:delText xml:space="preserve"> famous author</w:delText>
        </w:r>
      </w:del>
      <w:ins w:id="25739" w:author="Daisy Watt" w:date="2026-06-24T09:41:00Z" w16du:dateUtc="2026-06-24T07:41:00Z">
        <w:r w:rsidR="00C93E61">
          <w:rPr>
            <w:rFonts w:ascii="Cambria" w:hAnsi="Cambria"/>
            <w:bCs/>
            <w:sz w:val="28"/>
            <w:szCs w:val="28"/>
          </w:rPr>
          <w:t xml:space="preserve">from </w:t>
        </w:r>
      </w:ins>
      <w:ins w:id="25740" w:author="Daisy Watt" w:date="2026-06-24T09:42:00Z" w16du:dateUtc="2026-06-24T07:42:00Z">
        <w:r w:rsidR="00C93E61">
          <w:rPr>
            <w:rFonts w:ascii="Cambria" w:hAnsi="Cambria"/>
            <w:bCs/>
            <w:sz w:val="28"/>
            <w:szCs w:val="28"/>
          </w:rPr>
          <w:t xml:space="preserve">his </w:t>
        </w:r>
        <w:r w:rsidR="00117A52">
          <w:rPr>
            <w:rFonts w:ascii="Cambria" w:hAnsi="Cambria"/>
            <w:bCs/>
            <w:sz w:val="28"/>
            <w:szCs w:val="28"/>
          </w:rPr>
          <w:t>fame</w:t>
        </w:r>
      </w:ins>
      <w:r>
        <w:rPr>
          <w:rFonts w:ascii="Cambria" w:hAnsi="Cambria"/>
          <w:bCs/>
          <w:sz w:val="28"/>
          <w:szCs w:val="28"/>
        </w:rPr>
        <w:t xml:space="preserve">, </w:t>
      </w:r>
      <w:del w:id="25741" w:author="Daisy Watt" w:date="2026-06-24T09:42:00Z" w16du:dateUtc="2026-06-24T07:42:00Z">
        <w:r w:rsidR="00CC2610" w:rsidRPr="00DD03F0" w:rsidDel="00117A52">
          <w:rPr>
            <w:rFonts w:ascii="Cambria" w:hAnsi="Cambria"/>
            <w:bCs/>
            <w:sz w:val="28"/>
            <w:szCs w:val="28"/>
          </w:rPr>
          <w:delText xml:space="preserve">and </w:delText>
        </w:r>
      </w:del>
      <w:r w:rsidR="00CC2610" w:rsidRPr="00DD03F0">
        <w:rPr>
          <w:rFonts w:ascii="Cambria" w:hAnsi="Cambria"/>
          <w:bCs/>
          <w:sz w:val="28"/>
          <w:szCs w:val="28"/>
        </w:rPr>
        <w:t xml:space="preserve">any </w:t>
      </w:r>
      <w:del w:id="25742" w:author="Daisy Watt" w:date="2026-06-24T09:42:00Z" w16du:dateUtc="2026-06-24T07:42:00Z">
        <w:r w:rsidR="00210EC4" w:rsidRPr="00DD03F0" w:rsidDel="00117A52">
          <w:rPr>
            <w:rFonts w:ascii="Cambria" w:hAnsi="Cambria"/>
            <w:bCs/>
            <w:sz w:val="28"/>
            <w:szCs w:val="28"/>
          </w:rPr>
          <w:delText>fandom</w:delText>
        </w:r>
      </w:del>
      <w:ins w:id="25743" w:author="Daisy Watt" w:date="2026-06-24T09:42:00Z" w16du:dateUtc="2026-06-24T07:42:00Z">
        <w:r w:rsidR="00117A52" w:rsidRPr="00DD03F0">
          <w:rPr>
            <w:rFonts w:ascii="Cambria" w:hAnsi="Cambria"/>
            <w:bCs/>
            <w:sz w:val="28"/>
            <w:szCs w:val="28"/>
            <w:rPrChange w:id="25744" w:author="Claire S" w:date="2026-08-03T13:31:00Z" w16du:dateUtc="2026-08-03T12:31:00Z">
              <w:rPr>
                <w:rFonts w:ascii="Cambria" w:hAnsi="Cambria"/>
                <w:bCs/>
                <w:sz w:val="28"/>
                <w:szCs w:val="28"/>
                <w:highlight w:val="yellow"/>
              </w:rPr>
            </w:rPrChange>
          </w:rPr>
          <w:t>e</w:t>
        </w:r>
        <w:r w:rsidR="00117A52" w:rsidRPr="00DD03F0">
          <w:rPr>
            <w:rFonts w:ascii="Cambria" w:hAnsi="Cambria"/>
            <w:bCs/>
            <w:sz w:val="28"/>
            <w:szCs w:val="28"/>
          </w:rPr>
          <w:t>xcitement</w:t>
        </w:r>
      </w:ins>
      <w:ins w:id="25745" w:author="Daisy Watt" w:date="2026-06-24T09:38:00Z" w16du:dateUtc="2026-06-24T07:38:00Z">
        <w:r w:rsidR="0037605A">
          <w:rPr>
            <w:rFonts w:ascii="Cambria" w:hAnsi="Cambria"/>
            <w:bCs/>
            <w:sz w:val="28"/>
            <w:szCs w:val="28"/>
          </w:rPr>
          <w:t>,</w:t>
        </w:r>
      </w:ins>
      <w:r w:rsidR="00210EC4" w:rsidRPr="00210EC4">
        <w:rPr>
          <w:rFonts w:ascii="Cambria" w:hAnsi="Cambria"/>
          <w:bCs/>
          <w:sz w:val="28"/>
          <w:szCs w:val="28"/>
        </w:rPr>
        <w:t xml:space="preserve"> had worn off.</w:t>
      </w:r>
      <w:ins w:id="25746" w:author="Claire S" w:date="2026-06-05T17:11:00Z" w16du:dateUtc="2026-06-05T16:11:00Z">
        <w:r w:rsidR="00014F78">
          <w:rPr>
            <w:rFonts w:ascii="Cambria" w:hAnsi="Cambria"/>
            <w:bCs/>
            <w:sz w:val="28"/>
            <w:szCs w:val="28"/>
          </w:rPr>
          <w:t xml:space="preserve"> Addo knew his wife would be sad, as she was </w:t>
        </w:r>
        <w:r w:rsidR="00014F78" w:rsidRPr="00DD03F0">
          <w:rPr>
            <w:rFonts w:ascii="Cambria" w:hAnsi="Cambria"/>
            <w:bCs/>
            <w:sz w:val="28"/>
            <w:szCs w:val="28"/>
          </w:rPr>
          <w:t xml:space="preserve">a fan, </w:t>
        </w:r>
        <w:del w:id="25747" w:author="Daisy Watt" w:date="2026-06-24T09:39:00Z" w16du:dateUtc="2026-06-24T07:39:00Z">
          <w:r w:rsidR="00014F78" w:rsidRPr="00DD03F0" w:rsidDel="00F51C43">
            <w:rPr>
              <w:rFonts w:ascii="Cambria" w:hAnsi="Cambria"/>
              <w:bCs/>
              <w:sz w:val="28"/>
              <w:szCs w:val="28"/>
            </w:rPr>
            <w:delText xml:space="preserve">but </w:delText>
          </w:r>
        </w:del>
      </w:ins>
      <w:del w:id="25748" w:author="Daisy Watt" w:date="2026-06-24T09:39:00Z" w16du:dateUtc="2026-06-24T07:39:00Z">
        <w:r w:rsidR="00210EC4" w:rsidRPr="00DD03F0" w:rsidDel="00F51C43">
          <w:rPr>
            <w:rFonts w:ascii="Cambria" w:hAnsi="Cambria"/>
            <w:bCs/>
            <w:sz w:val="28"/>
            <w:szCs w:val="28"/>
          </w:rPr>
          <w:delText xml:space="preserve"> </w:delText>
        </w:r>
      </w:del>
      <w:ins w:id="25749" w:author="Claire S" w:date="2026-06-05T17:11:00Z" w16du:dateUtc="2026-06-05T16:11:00Z">
        <w:del w:id="25750" w:author="Daisy Watt" w:date="2026-06-24T09:39:00Z" w16du:dateUtc="2026-06-24T07:39:00Z">
          <w:r w:rsidR="00014F78" w:rsidRPr="00DD03F0" w:rsidDel="00F51C43">
            <w:rPr>
              <w:rFonts w:ascii="Cambria" w:hAnsi="Cambria"/>
              <w:bCs/>
              <w:sz w:val="28"/>
              <w:szCs w:val="28"/>
            </w:rPr>
            <w:delText>it</w:delText>
          </w:r>
        </w:del>
      </w:ins>
      <w:ins w:id="25751" w:author="Daisy Watt" w:date="2026-06-24T09:39:00Z" w16du:dateUtc="2026-06-24T07:39:00Z">
        <w:r w:rsidR="00F51C43" w:rsidRPr="00DD03F0">
          <w:rPr>
            <w:rFonts w:ascii="Cambria" w:hAnsi="Cambria"/>
            <w:bCs/>
            <w:sz w:val="28"/>
            <w:szCs w:val="28"/>
          </w:rPr>
          <w:t>but</w:t>
        </w:r>
        <w:r w:rsidR="00F51C43">
          <w:rPr>
            <w:rFonts w:ascii="Cambria" w:hAnsi="Cambria"/>
            <w:bCs/>
            <w:sz w:val="28"/>
            <w:szCs w:val="28"/>
          </w:rPr>
          <w:t xml:space="preserve"> </w:t>
        </w:r>
        <w:r w:rsidR="00F51C43" w:rsidRPr="00210EC4">
          <w:rPr>
            <w:rFonts w:ascii="Cambria" w:hAnsi="Cambria"/>
            <w:bCs/>
            <w:sz w:val="28"/>
            <w:szCs w:val="28"/>
          </w:rPr>
          <w:t>it</w:t>
        </w:r>
      </w:ins>
      <w:ins w:id="25752" w:author="Claire S" w:date="2026-06-05T17:11:00Z" w16du:dateUtc="2026-06-05T16:11:00Z">
        <w:r w:rsidR="00014F78">
          <w:rPr>
            <w:rFonts w:ascii="Cambria" w:hAnsi="Cambria"/>
            <w:bCs/>
            <w:sz w:val="28"/>
            <w:szCs w:val="28"/>
          </w:rPr>
          <w:t xml:space="preserve"> </w:t>
        </w:r>
        <w:del w:id="25753" w:author="Daisy Watt" w:date="2026-06-24T09:42:00Z" w16du:dateUtc="2026-06-24T07:42:00Z">
          <w:r w:rsidR="00014F78" w:rsidDel="00455430">
            <w:rPr>
              <w:rFonts w:ascii="Cambria" w:hAnsi="Cambria"/>
              <w:bCs/>
              <w:sz w:val="28"/>
              <w:szCs w:val="28"/>
            </w:rPr>
            <w:delText>didn’t</w:delText>
          </w:r>
        </w:del>
      </w:ins>
      <w:ins w:id="25754" w:author="Daisy Watt" w:date="2026-06-24T09:42:00Z" w16du:dateUtc="2026-06-24T07:42:00Z">
        <w:r w:rsidR="00455430">
          <w:rPr>
            <w:rFonts w:ascii="Cambria" w:hAnsi="Cambria"/>
            <w:bCs/>
            <w:sz w:val="28"/>
            <w:szCs w:val="28"/>
          </w:rPr>
          <w:t>wouldn’t</w:t>
        </w:r>
      </w:ins>
      <w:ins w:id="25755" w:author="Claire S" w:date="2026-06-05T17:11:00Z" w16du:dateUtc="2026-06-05T16:11:00Z">
        <w:r w:rsidR="00014F78">
          <w:rPr>
            <w:rFonts w:ascii="Cambria" w:hAnsi="Cambria"/>
            <w:bCs/>
            <w:sz w:val="28"/>
            <w:szCs w:val="28"/>
          </w:rPr>
          <w:t xml:space="preserve"> matter if he got his man.</w:t>
        </w:r>
      </w:ins>
    </w:p>
    <w:p w14:paraId="03DC457D" w14:textId="22599BB2" w:rsidR="00A9417B" w:rsidRDefault="00A9417B" w:rsidP="00CC2610">
      <w:pPr>
        <w:spacing w:line="360" w:lineRule="auto"/>
        <w:ind w:firstLine="720"/>
        <w:contextualSpacing/>
        <w:rPr>
          <w:rFonts w:ascii="Cambria" w:hAnsi="Cambria"/>
          <w:bCs/>
          <w:sz w:val="28"/>
          <w:szCs w:val="28"/>
        </w:rPr>
      </w:pPr>
      <w:r>
        <w:rPr>
          <w:rFonts w:ascii="Cambria" w:hAnsi="Cambria"/>
          <w:bCs/>
          <w:sz w:val="28"/>
          <w:szCs w:val="28"/>
        </w:rPr>
        <w:t xml:space="preserve">‘We’ve reason to believe you shot yourself, Mr Rayne,’ </w:t>
      </w:r>
      <w:r w:rsidR="00CC2610">
        <w:rPr>
          <w:rFonts w:ascii="Cambria" w:hAnsi="Cambria"/>
          <w:bCs/>
          <w:sz w:val="28"/>
          <w:szCs w:val="28"/>
        </w:rPr>
        <w:t xml:space="preserve">Addo </w:t>
      </w:r>
      <w:r>
        <w:rPr>
          <w:rFonts w:ascii="Cambria" w:hAnsi="Cambria"/>
          <w:bCs/>
          <w:sz w:val="28"/>
          <w:szCs w:val="28"/>
        </w:rPr>
        <w:t>said</w:t>
      </w:r>
      <w:r w:rsidR="00CC2610">
        <w:rPr>
          <w:rFonts w:ascii="Cambria" w:hAnsi="Cambria"/>
          <w:bCs/>
          <w:sz w:val="28"/>
          <w:szCs w:val="28"/>
        </w:rPr>
        <w:t>,</w:t>
      </w:r>
      <w:r>
        <w:rPr>
          <w:rFonts w:ascii="Cambria" w:hAnsi="Cambria"/>
          <w:bCs/>
          <w:sz w:val="28"/>
          <w:szCs w:val="28"/>
        </w:rPr>
        <w:t xml:space="preserve"> </w:t>
      </w:r>
      <w:ins w:id="25756" w:author="Claire S" w:date="2026-06-05T17:12:00Z" w16du:dateUtc="2026-06-05T16:12:00Z">
        <w:r w:rsidR="00014F78">
          <w:rPr>
            <w:rFonts w:ascii="Cambria" w:hAnsi="Cambria"/>
            <w:bCs/>
            <w:sz w:val="28"/>
            <w:szCs w:val="28"/>
          </w:rPr>
          <w:t xml:space="preserve">giving the author his special </w:t>
        </w:r>
      </w:ins>
      <w:del w:id="25757" w:author="Claire S" w:date="2026-06-05T17:12:00Z" w16du:dateUtc="2026-06-05T16:12:00Z">
        <w:r w:rsidDel="00014F78">
          <w:rPr>
            <w:rFonts w:ascii="Cambria" w:hAnsi="Cambria"/>
            <w:bCs/>
            <w:sz w:val="28"/>
            <w:szCs w:val="28"/>
          </w:rPr>
          <w:delText>wit</w:delText>
        </w:r>
        <w:r w:rsidR="00CC2610" w:rsidDel="00014F78">
          <w:rPr>
            <w:rFonts w:ascii="Cambria" w:hAnsi="Cambria"/>
            <w:bCs/>
            <w:sz w:val="28"/>
            <w:szCs w:val="28"/>
          </w:rPr>
          <w:delText xml:space="preserve">h </w:delText>
        </w:r>
        <w:r w:rsidDel="00014F78">
          <w:rPr>
            <w:rFonts w:ascii="Cambria" w:hAnsi="Cambria"/>
            <w:bCs/>
            <w:sz w:val="28"/>
            <w:szCs w:val="28"/>
          </w:rPr>
          <w:delText xml:space="preserve">a </w:delText>
        </w:r>
      </w:del>
      <w:r>
        <w:rPr>
          <w:rFonts w:ascii="Cambria" w:hAnsi="Cambria"/>
          <w:bCs/>
          <w:sz w:val="28"/>
          <w:szCs w:val="28"/>
        </w:rPr>
        <w:t>Look. ‘Or should I call you Mr Payne.’</w:t>
      </w:r>
      <w:r w:rsidR="00CC2610">
        <w:rPr>
          <w:rFonts w:ascii="Cambria" w:hAnsi="Cambria"/>
          <w:bCs/>
          <w:sz w:val="28"/>
          <w:szCs w:val="28"/>
        </w:rPr>
        <w:t xml:space="preserve"> </w:t>
      </w:r>
      <w:r>
        <w:rPr>
          <w:rFonts w:ascii="Cambria" w:hAnsi="Cambria"/>
          <w:bCs/>
          <w:sz w:val="28"/>
          <w:szCs w:val="28"/>
        </w:rPr>
        <w:t xml:space="preserve">It wasn’t a question. </w:t>
      </w:r>
    </w:p>
    <w:p w14:paraId="2CA05273" w14:textId="6C12376D" w:rsidR="00A9417B" w:rsidRDefault="00A9417B" w:rsidP="00A9417B">
      <w:pPr>
        <w:spacing w:line="360" w:lineRule="auto"/>
        <w:contextualSpacing/>
        <w:rPr>
          <w:rFonts w:ascii="Cambria" w:hAnsi="Cambria"/>
          <w:bCs/>
          <w:sz w:val="28"/>
          <w:szCs w:val="28"/>
        </w:rPr>
      </w:pPr>
      <w:r>
        <w:rPr>
          <w:rFonts w:ascii="Cambria" w:hAnsi="Cambria"/>
          <w:bCs/>
          <w:sz w:val="28"/>
          <w:szCs w:val="28"/>
        </w:rPr>
        <w:tab/>
        <w:t>‘Why would I shoot myself?’ Jackson whined. ‘That would be stupid.’</w:t>
      </w:r>
    </w:p>
    <w:p w14:paraId="393A6344" w14:textId="1036C1A5" w:rsidR="00A9417B" w:rsidRDefault="00A9417B" w:rsidP="00A9417B">
      <w:pPr>
        <w:spacing w:line="360" w:lineRule="auto"/>
        <w:contextualSpacing/>
        <w:rPr>
          <w:rFonts w:ascii="Cambria" w:hAnsi="Cambria"/>
          <w:bCs/>
          <w:sz w:val="28"/>
          <w:szCs w:val="28"/>
        </w:rPr>
      </w:pPr>
      <w:r>
        <w:rPr>
          <w:rFonts w:ascii="Cambria" w:hAnsi="Cambria"/>
          <w:bCs/>
          <w:sz w:val="28"/>
          <w:szCs w:val="28"/>
        </w:rPr>
        <w:tab/>
        <w:t>‘</w:t>
      </w:r>
      <w:r w:rsidR="00E86DB0">
        <w:rPr>
          <w:rFonts w:ascii="Cambria" w:hAnsi="Cambria"/>
          <w:bCs/>
          <w:sz w:val="28"/>
          <w:szCs w:val="28"/>
        </w:rPr>
        <w:t>I agree</w:t>
      </w:r>
      <w:del w:id="25758" w:author="Daisy Watt" w:date="2026-06-24T09:39:00Z" w16du:dateUtc="2026-06-24T07:39:00Z">
        <w:r w:rsidR="00E86DB0" w:rsidDel="007A6B2F">
          <w:rPr>
            <w:rFonts w:ascii="Cambria" w:hAnsi="Cambria"/>
            <w:bCs/>
            <w:sz w:val="28"/>
            <w:szCs w:val="28"/>
          </w:rPr>
          <w:delText>, b</w:delText>
        </w:r>
      </w:del>
      <w:ins w:id="25759" w:author="Daisy Watt" w:date="2026-06-24T09:39:00Z" w16du:dateUtc="2026-06-24T07:39:00Z">
        <w:r w:rsidR="007A6B2F">
          <w:rPr>
            <w:rFonts w:ascii="Cambria" w:hAnsi="Cambria"/>
            <w:bCs/>
            <w:sz w:val="28"/>
            <w:szCs w:val="28"/>
          </w:rPr>
          <w:t>. B</w:t>
        </w:r>
      </w:ins>
      <w:r w:rsidR="00E86DB0">
        <w:rPr>
          <w:rFonts w:ascii="Cambria" w:hAnsi="Cambria"/>
          <w:bCs/>
          <w:sz w:val="28"/>
          <w:szCs w:val="28"/>
        </w:rPr>
        <w:t>ut obviously</w:t>
      </w:r>
      <w:ins w:id="25760" w:author="Daisy Watt" w:date="2026-06-24T09:39:00Z" w16du:dateUtc="2026-06-24T07:39:00Z">
        <w:r w:rsidR="007A6B2F">
          <w:rPr>
            <w:rFonts w:ascii="Cambria" w:hAnsi="Cambria"/>
            <w:bCs/>
            <w:sz w:val="28"/>
            <w:szCs w:val="28"/>
          </w:rPr>
          <w:t>,</w:t>
        </w:r>
      </w:ins>
      <w:del w:id="25761" w:author="Daisy Watt" w:date="2026-06-24T09:39:00Z" w16du:dateUtc="2026-06-24T07:39:00Z">
        <w:r w:rsidR="00E86DB0" w:rsidDel="007A6B2F">
          <w:rPr>
            <w:rFonts w:ascii="Cambria" w:hAnsi="Cambria"/>
            <w:bCs/>
            <w:sz w:val="28"/>
            <w:szCs w:val="28"/>
          </w:rPr>
          <w:delText xml:space="preserve"> -</w:delText>
        </w:r>
      </w:del>
      <w:r w:rsidR="00E86DB0">
        <w:rPr>
          <w:rFonts w:ascii="Cambria" w:hAnsi="Cambria"/>
          <w:bCs/>
          <w:sz w:val="28"/>
          <w:szCs w:val="28"/>
        </w:rPr>
        <w:t xml:space="preserve"> t</w:t>
      </w:r>
      <w:r>
        <w:rPr>
          <w:rFonts w:ascii="Cambria" w:hAnsi="Cambria"/>
          <w:bCs/>
          <w:sz w:val="28"/>
          <w:szCs w:val="28"/>
        </w:rPr>
        <w:t>o get yourself off the hook for Dex Harris’</w:t>
      </w:r>
      <w:del w:id="25762" w:author="Daisy Watt" w:date="2026-06-24T09:42:00Z" w16du:dateUtc="2026-06-24T07:42:00Z">
        <w:r w:rsidDel="00357F41">
          <w:rPr>
            <w:rFonts w:ascii="Cambria" w:hAnsi="Cambria"/>
            <w:bCs/>
            <w:sz w:val="28"/>
            <w:szCs w:val="28"/>
          </w:rPr>
          <w:delText>s</w:delText>
        </w:r>
      </w:del>
      <w:r>
        <w:rPr>
          <w:rFonts w:ascii="Cambria" w:hAnsi="Cambria"/>
          <w:bCs/>
          <w:sz w:val="28"/>
          <w:szCs w:val="28"/>
        </w:rPr>
        <w:t xml:space="preserve"> murder.’</w:t>
      </w:r>
    </w:p>
    <w:p w14:paraId="658B8543" w14:textId="669E6CCB" w:rsidR="00A9417B" w:rsidRDefault="00A9417B" w:rsidP="00A9417B">
      <w:pPr>
        <w:spacing w:line="360" w:lineRule="auto"/>
        <w:contextualSpacing/>
        <w:rPr>
          <w:rFonts w:ascii="Cambria" w:hAnsi="Cambria"/>
          <w:bCs/>
          <w:sz w:val="28"/>
          <w:szCs w:val="28"/>
        </w:rPr>
      </w:pPr>
      <w:r>
        <w:rPr>
          <w:rFonts w:ascii="Cambria" w:hAnsi="Cambria"/>
          <w:bCs/>
          <w:sz w:val="28"/>
          <w:szCs w:val="28"/>
        </w:rPr>
        <w:tab/>
        <w:t>‘Dex Harris?’ Jackson Rayne paled. ‘</w:t>
      </w:r>
      <w:r w:rsidR="00E86DB0">
        <w:rPr>
          <w:rFonts w:ascii="Cambria" w:hAnsi="Cambria"/>
          <w:bCs/>
          <w:sz w:val="28"/>
          <w:szCs w:val="28"/>
        </w:rPr>
        <w:t xml:space="preserve">He was my editor, </w:t>
      </w:r>
      <w:ins w:id="25763" w:author="Daisy Watt" w:date="2026-06-24T09:42:00Z" w16du:dateUtc="2026-06-24T07:42:00Z">
        <w:r w:rsidR="00357F41">
          <w:rPr>
            <w:rFonts w:ascii="Cambria" w:hAnsi="Cambria"/>
            <w:bCs/>
            <w:sz w:val="28"/>
            <w:szCs w:val="28"/>
          </w:rPr>
          <w:t xml:space="preserve">a </w:t>
        </w:r>
      </w:ins>
      <w:r w:rsidR="00E86DB0">
        <w:rPr>
          <w:rFonts w:ascii="Cambria" w:hAnsi="Cambria"/>
          <w:bCs/>
          <w:sz w:val="28"/>
          <w:szCs w:val="28"/>
        </w:rPr>
        <w:t>top bloke. I</w:t>
      </w:r>
      <w:r>
        <w:rPr>
          <w:rFonts w:ascii="Cambria" w:hAnsi="Cambria"/>
          <w:bCs/>
          <w:sz w:val="28"/>
          <w:szCs w:val="28"/>
        </w:rPr>
        <w:t xml:space="preserve"> didn’t kill him, I swear.’</w:t>
      </w:r>
    </w:p>
    <w:p w14:paraId="2A03180B" w14:textId="7BBB2EBD" w:rsidR="00A9417B" w:rsidRDefault="00A9417B" w:rsidP="00A9417B">
      <w:pPr>
        <w:spacing w:line="360" w:lineRule="auto"/>
        <w:contextualSpacing/>
        <w:rPr>
          <w:rFonts w:ascii="Cambria" w:hAnsi="Cambria"/>
          <w:bCs/>
          <w:sz w:val="28"/>
          <w:szCs w:val="28"/>
        </w:rPr>
      </w:pPr>
      <w:r>
        <w:rPr>
          <w:rFonts w:ascii="Cambria" w:hAnsi="Cambria"/>
          <w:bCs/>
          <w:sz w:val="28"/>
          <w:szCs w:val="28"/>
        </w:rPr>
        <w:tab/>
        <w:t>‘What a shame I don’t believe you,’ Addo said. ‘Cuff him.’</w:t>
      </w:r>
      <w:r w:rsidR="00E86DB0">
        <w:rPr>
          <w:rFonts w:ascii="Cambria" w:hAnsi="Cambria"/>
          <w:bCs/>
          <w:sz w:val="28"/>
          <w:szCs w:val="28"/>
        </w:rPr>
        <w:t xml:space="preserve"> He turned away as the uniformed officers stepped forward</w:t>
      </w:r>
      <w:ins w:id="25764" w:author="Daisy Watt" w:date="2026-06-16T17:19:00Z" w16du:dateUtc="2026-06-16T16:19:00Z">
        <w:r w:rsidR="00F00933">
          <w:rPr>
            <w:rFonts w:ascii="Cambria" w:hAnsi="Cambria"/>
            <w:bCs/>
            <w:sz w:val="28"/>
            <w:szCs w:val="28"/>
          </w:rPr>
          <w:t>s</w:t>
        </w:r>
      </w:ins>
      <w:r w:rsidR="00E86DB0">
        <w:rPr>
          <w:rFonts w:ascii="Cambria" w:hAnsi="Cambria"/>
          <w:bCs/>
          <w:sz w:val="28"/>
          <w:szCs w:val="28"/>
        </w:rPr>
        <w:t>.</w:t>
      </w:r>
    </w:p>
    <w:p w14:paraId="428F43D0" w14:textId="1F8E861D" w:rsidR="00A9417B" w:rsidRDefault="00A9417B" w:rsidP="00A9417B">
      <w:pPr>
        <w:spacing w:line="360" w:lineRule="auto"/>
        <w:contextualSpacing/>
        <w:rPr>
          <w:rFonts w:ascii="Cambria" w:hAnsi="Cambria"/>
          <w:bCs/>
          <w:sz w:val="28"/>
          <w:szCs w:val="28"/>
        </w:rPr>
      </w:pPr>
      <w:r>
        <w:rPr>
          <w:rFonts w:ascii="Cambria" w:hAnsi="Cambria"/>
          <w:bCs/>
          <w:sz w:val="28"/>
          <w:szCs w:val="28"/>
        </w:rPr>
        <w:tab/>
        <w:t>‘But my ar</w:t>
      </w:r>
      <w:ins w:id="25765" w:author="Daisy Watt" w:date="2026-06-24T09:40:00Z" w16du:dateUtc="2026-06-24T07:40:00Z">
        <w:r w:rsidR="00DE103C">
          <w:rPr>
            <w:rFonts w:ascii="Cambria" w:hAnsi="Cambria"/>
            <w:bCs/>
            <w:sz w:val="28"/>
            <w:szCs w:val="28"/>
          </w:rPr>
          <w:t>m…</w:t>
        </w:r>
      </w:ins>
      <w:del w:id="25766" w:author="Daisy Watt" w:date="2026-06-24T09:40:00Z" w16du:dateUtc="2026-06-24T07:40:00Z">
        <w:r w:rsidDel="00DE103C">
          <w:rPr>
            <w:rFonts w:ascii="Cambria" w:hAnsi="Cambria"/>
            <w:bCs/>
            <w:sz w:val="28"/>
            <w:szCs w:val="28"/>
          </w:rPr>
          <w:delText>m</w:delText>
        </w:r>
        <w:r w:rsidR="008C1DA1" w:rsidDel="00DE103C">
          <w:rPr>
            <w:rFonts w:ascii="Cambria" w:hAnsi="Cambria"/>
            <w:bCs/>
            <w:sz w:val="28"/>
            <w:szCs w:val="28"/>
          </w:rPr>
          <w:delText xml:space="preserve"> -</w:delText>
        </w:r>
      </w:del>
      <w:r>
        <w:rPr>
          <w:rFonts w:ascii="Cambria" w:hAnsi="Cambria"/>
          <w:bCs/>
          <w:sz w:val="28"/>
          <w:szCs w:val="28"/>
        </w:rPr>
        <w:t>’</w:t>
      </w:r>
      <w:r w:rsidR="008C1DA1">
        <w:rPr>
          <w:rFonts w:ascii="Cambria" w:hAnsi="Cambria"/>
          <w:bCs/>
          <w:sz w:val="28"/>
          <w:szCs w:val="28"/>
        </w:rPr>
        <w:t xml:space="preserve"> Jackson moaned.</w:t>
      </w:r>
    </w:p>
    <w:p w14:paraId="009AE26E" w14:textId="3C7B6B9E" w:rsidR="00A9417B" w:rsidRPr="00210EC4" w:rsidRDefault="00A9417B" w:rsidP="00A9417B">
      <w:pPr>
        <w:spacing w:line="360" w:lineRule="auto"/>
        <w:contextualSpacing/>
        <w:rPr>
          <w:rFonts w:ascii="Cambria" w:hAnsi="Cambria"/>
          <w:bCs/>
          <w:sz w:val="28"/>
          <w:szCs w:val="28"/>
        </w:rPr>
      </w:pPr>
      <w:r>
        <w:rPr>
          <w:rFonts w:ascii="Cambria" w:hAnsi="Cambria"/>
          <w:bCs/>
          <w:sz w:val="28"/>
          <w:szCs w:val="28"/>
        </w:rPr>
        <w:tab/>
        <w:t>‘Your arm</w:t>
      </w:r>
      <w:r w:rsidR="008C1DA1">
        <w:rPr>
          <w:rFonts w:ascii="Cambria" w:hAnsi="Cambria"/>
          <w:bCs/>
          <w:sz w:val="28"/>
          <w:szCs w:val="28"/>
        </w:rPr>
        <w:t xml:space="preserve">?’ Addo looked at </w:t>
      </w:r>
      <w:r w:rsidR="00E86DB0">
        <w:rPr>
          <w:rFonts w:ascii="Cambria" w:hAnsi="Cambria"/>
          <w:bCs/>
          <w:sz w:val="28"/>
          <w:szCs w:val="28"/>
        </w:rPr>
        <w:t>the PC who was holding the handcuffs</w:t>
      </w:r>
      <w:r w:rsidR="008C1DA1">
        <w:rPr>
          <w:rFonts w:ascii="Cambria" w:hAnsi="Cambria"/>
          <w:bCs/>
          <w:sz w:val="28"/>
          <w:szCs w:val="28"/>
        </w:rPr>
        <w:t>. ‘</w:t>
      </w:r>
      <w:r w:rsidR="00EC626F">
        <w:rPr>
          <w:rFonts w:ascii="Cambria" w:hAnsi="Cambria"/>
          <w:bCs/>
          <w:sz w:val="28"/>
          <w:szCs w:val="28"/>
        </w:rPr>
        <w:t xml:space="preserve">No problem. </w:t>
      </w:r>
      <w:r w:rsidR="00E86DB0">
        <w:rPr>
          <w:rFonts w:ascii="Cambria" w:hAnsi="Cambria"/>
          <w:bCs/>
          <w:sz w:val="28"/>
          <w:szCs w:val="28"/>
        </w:rPr>
        <w:t>J</w:t>
      </w:r>
      <w:r w:rsidR="008C1DA1">
        <w:rPr>
          <w:rFonts w:ascii="Cambria" w:hAnsi="Cambria"/>
          <w:bCs/>
          <w:sz w:val="28"/>
          <w:szCs w:val="28"/>
        </w:rPr>
        <w:t xml:space="preserve">ust cuff </w:t>
      </w:r>
      <w:r w:rsidR="00E86DB0">
        <w:rPr>
          <w:rFonts w:ascii="Cambria" w:hAnsi="Cambria"/>
          <w:bCs/>
          <w:sz w:val="28"/>
          <w:szCs w:val="28"/>
        </w:rPr>
        <w:t>Mr Rayne with his other arm across his body,</w:t>
      </w:r>
      <w:r w:rsidR="008C1DA1">
        <w:rPr>
          <w:rFonts w:ascii="Cambria" w:hAnsi="Cambria"/>
          <w:bCs/>
          <w:sz w:val="28"/>
          <w:szCs w:val="28"/>
        </w:rPr>
        <w:t xml:space="preserve"> on </w:t>
      </w:r>
      <w:r w:rsidR="00E86DB0">
        <w:rPr>
          <w:rFonts w:ascii="Cambria" w:hAnsi="Cambria"/>
          <w:bCs/>
          <w:sz w:val="28"/>
          <w:szCs w:val="28"/>
        </w:rPr>
        <w:t>his</w:t>
      </w:r>
      <w:r w:rsidR="008C1DA1">
        <w:rPr>
          <w:rFonts w:ascii="Cambria" w:hAnsi="Cambria"/>
          <w:bCs/>
          <w:sz w:val="28"/>
          <w:szCs w:val="28"/>
        </w:rPr>
        <w:t xml:space="preserve"> right side.’</w:t>
      </w:r>
    </w:p>
    <w:p w14:paraId="7FA0A3CF" w14:textId="77777777" w:rsidR="00F91A08" w:rsidRDefault="00F91A08" w:rsidP="00DF6041">
      <w:pPr>
        <w:spacing w:line="360" w:lineRule="auto"/>
        <w:contextualSpacing/>
        <w:rPr>
          <w:rFonts w:ascii="Cambria" w:hAnsi="Cambria"/>
          <w:b/>
          <w:sz w:val="28"/>
          <w:szCs w:val="28"/>
        </w:rPr>
      </w:pPr>
    </w:p>
    <w:p w14:paraId="367CD0A3" w14:textId="77777777" w:rsidR="00F91A08" w:rsidRDefault="00F91A08" w:rsidP="00DF6041">
      <w:pPr>
        <w:spacing w:line="360" w:lineRule="auto"/>
        <w:contextualSpacing/>
        <w:rPr>
          <w:rFonts w:ascii="Cambria" w:hAnsi="Cambria"/>
          <w:b/>
          <w:sz w:val="28"/>
          <w:szCs w:val="28"/>
        </w:rPr>
      </w:pPr>
    </w:p>
    <w:p w14:paraId="45FAF757" w14:textId="77777777" w:rsidR="00EC626F" w:rsidRDefault="00EC626F" w:rsidP="00DF6041">
      <w:pPr>
        <w:spacing w:line="360" w:lineRule="auto"/>
        <w:contextualSpacing/>
        <w:rPr>
          <w:rFonts w:ascii="Cambria" w:hAnsi="Cambria"/>
          <w:b/>
          <w:sz w:val="28"/>
          <w:szCs w:val="28"/>
        </w:rPr>
      </w:pPr>
    </w:p>
    <w:p w14:paraId="50D7737B" w14:textId="77777777" w:rsidR="00EC626F" w:rsidRDefault="00EC626F" w:rsidP="00DF6041">
      <w:pPr>
        <w:spacing w:line="360" w:lineRule="auto"/>
        <w:contextualSpacing/>
        <w:rPr>
          <w:rFonts w:ascii="Cambria" w:hAnsi="Cambria"/>
          <w:b/>
          <w:sz w:val="28"/>
          <w:szCs w:val="28"/>
        </w:rPr>
      </w:pPr>
    </w:p>
    <w:p w14:paraId="6EA06BF9" w14:textId="77777777" w:rsidR="00EC626F" w:rsidRDefault="00EC626F" w:rsidP="00DF6041">
      <w:pPr>
        <w:spacing w:line="360" w:lineRule="auto"/>
        <w:contextualSpacing/>
        <w:rPr>
          <w:rFonts w:ascii="Cambria" w:hAnsi="Cambria"/>
          <w:b/>
          <w:sz w:val="28"/>
          <w:szCs w:val="28"/>
        </w:rPr>
      </w:pPr>
    </w:p>
    <w:p w14:paraId="11211C19" w14:textId="77777777" w:rsidR="00EC626F" w:rsidRDefault="00EC626F" w:rsidP="00DF6041">
      <w:pPr>
        <w:spacing w:line="360" w:lineRule="auto"/>
        <w:contextualSpacing/>
        <w:rPr>
          <w:rFonts w:ascii="Cambria" w:hAnsi="Cambria"/>
          <w:b/>
          <w:sz w:val="28"/>
          <w:szCs w:val="28"/>
        </w:rPr>
      </w:pPr>
    </w:p>
    <w:p w14:paraId="29E3836D" w14:textId="77777777" w:rsidR="00EC626F" w:rsidRDefault="00EC626F" w:rsidP="00DF6041">
      <w:pPr>
        <w:spacing w:line="360" w:lineRule="auto"/>
        <w:contextualSpacing/>
        <w:rPr>
          <w:rFonts w:ascii="Cambria" w:hAnsi="Cambria"/>
          <w:b/>
          <w:sz w:val="28"/>
          <w:szCs w:val="28"/>
        </w:rPr>
      </w:pPr>
    </w:p>
    <w:p w14:paraId="5D395FD7" w14:textId="77777777" w:rsidR="00EC626F" w:rsidDel="00DD03F0" w:rsidRDefault="00EC626F" w:rsidP="00DF6041">
      <w:pPr>
        <w:spacing w:line="360" w:lineRule="auto"/>
        <w:contextualSpacing/>
        <w:rPr>
          <w:del w:id="25767" w:author="Claire S" w:date="2026-08-03T13:31:00Z" w16du:dateUtc="2026-08-03T12:31:00Z"/>
          <w:rFonts w:ascii="Cambria" w:hAnsi="Cambria"/>
          <w:b/>
          <w:sz w:val="28"/>
          <w:szCs w:val="28"/>
        </w:rPr>
      </w:pPr>
    </w:p>
    <w:p w14:paraId="19AF34CE" w14:textId="77777777" w:rsidR="00EC626F" w:rsidRDefault="00EC626F" w:rsidP="00DF6041">
      <w:pPr>
        <w:spacing w:line="360" w:lineRule="auto"/>
        <w:contextualSpacing/>
        <w:rPr>
          <w:rFonts w:ascii="Cambria" w:hAnsi="Cambria"/>
          <w:b/>
          <w:sz w:val="28"/>
          <w:szCs w:val="28"/>
        </w:rPr>
      </w:pPr>
    </w:p>
    <w:p w14:paraId="41A3ABB3" w14:textId="77777777" w:rsidR="00EC626F" w:rsidDel="00014F78" w:rsidRDefault="00EC626F" w:rsidP="00DF6041">
      <w:pPr>
        <w:spacing w:line="360" w:lineRule="auto"/>
        <w:contextualSpacing/>
        <w:rPr>
          <w:del w:id="25768" w:author="Claire S" w:date="2026-06-05T17:12:00Z" w16du:dateUtc="2026-06-05T16:12:00Z"/>
          <w:rFonts w:ascii="Cambria" w:hAnsi="Cambria"/>
          <w:b/>
          <w:sz w:val="28"/>
          <w:szCs w:val="28"/>
        </w:rPr>
      </w:pPr>
    </w:p>
    <w:p w14:paraId="509D8CC9" w14:textId="77777777" w:rsidR="00EC626F" w:rsidDel="00014F78" w:rsidRDefault="00EC626F" w:rsidP="00DF6041">
      <w:pPr>
        <w:spacing w:line="360" w:lineRule="auto"/>
        <w:contextualSpacing/>
        <w:rPr>
          <w:del w:id="25769" w:author="Claire S" w:date="2026-06-05T17:12:00Z" w16du:dateUtc="2026-06-05T16:12:00Z"/>
          <w:rFonts w:ascii="Cambria" w:hAnsi="Cambria"/>
          <w:b/>
          <w:sz w:val="28"/>
          <w:szCs w:val="28"/>
        </w:rPr>
      </w:pPr>
    </w:p>
    <w:p w14:paraId="6A135451" w14:textId="77777777" w:rsidR="00EC626F" w:rsidDel="00014F78" w:rsidRDefault="00EC626F" w:rsidP="00DF6041">
      <w:pPr>
        <w:spacing w:line="360" w:lineRule="auto"/>
        <w:contextualSpacing/>
        <w:rPr>
          <w:del w:id="25770" w:author="Claire S" w:date="2026-06-05T17:12:00Z" w16du:dateUtc="2026-06-05T16:12:00Z"/>
          <w:rFonts w:ascii="Cambria" w:hAnsi="Cambria"/>
          <w:b/>
          <w:sz w:val="28"/>
          <w:szCs w:val="28"/>
        </w:rPr>
      </w:pPr>
    </w:p>
    <w:p w14:paraId="3005B355" w14:textId="74FF32F5" w:rsidR="00E121D7" w:rsidRDefault="00E121D7" w:rsidP="00DF6041">
      <w:pPr>
        <w:spacing w:line="360" w:lineRule="auto"/>
        <w:contextualSpacing/>
        <w:rPr>
          <w:ins w:id="25771" w:author="Claire S" w:date="2026-08-03T13:31:00Z" w16du:dateUtc="2026-08-03T12:31:00Z"/>
          <w:rFonts w:ascii="Cambria" w:hAnsi="Cambria"/>
          <w:b/>
          <w:sz w:val="28"/>
          <w:szCs w:val="28"/>
        </w:rPr>
      </w:pPr>
      <w:r>
        <w:rPr>
          <w:rFonts w:ascii="Cambria" w:hAnsi="Cambria"/>
          <w:b/>
          <w:sz w:val="28"/>
          <w:szCs w:val="28"/>
        </w:rPr>
        <w:t xml:space="preserve">CHAPTER </w:t>
      </w:r>
      <w:r w:rsidR="00DD19B5">
        <w:rPr>
          <w:rFonts w:ascii="Cambria" w:hAnsi="Cambria"/>
          <w:b/>
          <w:sz w:val="28"/>
          <w:szCs w:val="28"/>
        </w:rPr>
        <w:t>6</w:t>
      </w:r>
      <w:ins w:id="25772" w:author="Daisy Watt" w:date="2026-06-24T09:43:00Z" w16du:dateUtc="2026-06-24T07:43:00Z">
        <w:del w:id="25773" w:author="Claire S" w:date="2026-08-03T13:31:00Z" w16du:dateUtc="2026-08-03T12:31:00Z">
          <w:r w:rsidR="004C058C" w:rsidDel="00DD03F0">
            <w:rPr>
              <w:rFonts w:ascii="Cambria" w:hAnsi="Cambria"/>
              <w:b/>
              <w:sz w:val="28"/>
              <w:szCs w:val="28"/>
            </w:rPr>
            <w:delText>7</w:delText>
          </w:r>
        </w:del>
      </w:ins>
      <w:ins w:id="25774" w:author="Claire S" w:date="2026-08-03T13:31:00Z" w16du:dateUtc="2026-08-03T12:31:00Z">
        <w:r w:rsidR="00DD03F0">
          <w:rPr>
            <w:rFonts w:ascii="Cambria" w:hAnsi="Cambria"/>
            <w:b/>
            <w:sz w:val="28"/>
            <w:szCs w:val="28"/>
          </w:rPr>
          <w:t>4</w:t>
        </w:r>
      </w:ins>
      <w:ins w:id="25775" w:author="Claire S" w:date="2026-06-08T17:26:00Z" w16du:dateUtc="2026-06-08T16:26:00Z">
        <w:del w:id="25776" w:author="Daisy Watt" w:date="2026-06-24T09:43:00Z" w16du:dateUtc="2026-06-24T07:43:00Z">
          <w:r w:rsidR="002F77B6" w:rsidDel="004C058C">
            <w:rPr>
              <w:rFonts w:ascii="Cambria" w:hAnsi="Cambria"/>
              <w:b/>
              <w:sz w:val="28"/>
              <w:szCs w:val="28"/>
            </w:rPr>
            <w:delText>9</w:delText>
          </w:r>
        </w:del>
      </w:ins>
      <w:del w:id="25777" w:author="Claire S" w:date="2026-06-08T17:26:00Z" w16du:dateUtc="2026-06-08T16:26:00Z">
        <w:r w:rsidR="00F91A08" w:rsidDel="002F77B6">
          <w:rPr>
            <w:rFonts w:ascii="Cambria" w:hAnsi="Cambria"/>
            <w:b/>
            <w:sz w:val="28"/>
            <w:szCs w:val="28"/>
          </w:rPr>
          <w:delText>7</w:delText>
        </w:r>
      </w:del>
    </w:p>
    <w:p w14:paraId="24510685" w14:textId="3B59FF6B" w:rsidR="00DD03F0" w:rsidRDefault="00DD03F0" w:rsidP="00DF6041">
      <w:pPr>
        <w:spacing w:line="360" w:lineRule="auto"/>
        <w:contextualSpacing/>
        <w:rPr>
          <w:rFonts w:ascii="Cambria" w:hAnsi="Cambria"/>
          <w:b/>
          <w:sz w:val="28"/>
          <w:szCs w:val="28"/>
        </w:rPr>
      </w:pPr>
      <w:ins w:id="25778" w:author="Claire S" w:date="2026-08-03T13:31:00Z" w16du:dateUtc="2026-08-03T12:31:00Z">
        <w:r>
          <w:rPr>
            <w:rFonts w:ascii="Cambria" w:hAnsi="Cambria"/>
            <w:b/>
            <w:sz w:val="28"/>
            <w:szCs w:val="28"/>
          </w:rPr>
          <w:t xml:space="preserve">THURSDAY AFTERNOON </w:t>
        </w:r>
      </w:ins>
    </w:p>
    <w:p w14:paraId="7904D9ED" w14:textId="5410E2C7" w:rsidR="00BF427E" w:rsidDel="004C058C" w:rsidRDefault="00BF427E" w:rsidP="00DF6041">
      <w:pPr>
        <w:spacing w:line="360" w:lineRule="auto"/>
        <w:contextualSpacing/>
        <w:rPr>
          <w:del w:id="25779" w:author="Daisy Watt" w:date="2026-06-24T09:43:00Z" w16du:dateUtc="2026-06-24T07:43:00Z"/>
          <w:rFonts w:ascii="Cambria" w:hAnsi="Cambria"/>
          <w:b/>
          <w:sz w:val="28"/>
          <w:szCs w:val="28"/>
        </w:rPr>
      </w:pPr>
      <w:del w:id="25780" w:author="Daisy Watt" w:date="2026-06-24T09:43:00Z" w16du:dateUtc="2026-06-24T07:43:00Z">
        <w:r w:rsidDel="004C058C">
          <w:rPr>
            <w:rFonts w:ascii="Cambria" w:hAnsi="Cambria"/>
            <w:b/>
            <w:sz w:val="28"/>
            <w:szCs w:val="28"/>
          </w:rPr>
          <w:delText xml:space="preserve">THURS </w:delText>
        </w:r>
        <w:r w:rsidR="008641AA" w:rsidDel="004C058C">
          <w:rPr>
            <w:rFonts w:ascii="Cambria" w:hAnsi="Cambria"/>
            <w:b/>
            <w:sz w:val="28"/>
            <w:szCs w:val="28"/>
          </w:rPr>
          <w:delText>10</w:delText>
        </w:r>
        <w:r w:rsidR="00DD19B5" w:rsidDel="004C058C">
          <w:rPr>
            <w:rFonts w:ascii="Cambria" w:hAnsi="Cambria"/>
            <w:b/>
            <w:sz w:val="28"/>
            <w:szCs w:val="28"/>
          </w:rPr>
          <w:delText>AM</w:delText>
        </w:r>
      </w:del>
    </w:p>
    <w:p w14:paraId="0548451F" w14:textId="04C9E95D" w:rsidR="00E121D7" w:rsidRDefault="00E121D7" w:rsidP="00DF6041">
      <w:pPr>
        <w:spacing w:line="360" w:lineRule="auto"/>
        <w:contextualSpacing/>
        <w:rPr>
          <w:rFonts w:ascii="Cambria" w:hAnsi="Cambria"/>
          <w:bCs/>
          <w:sz w:val="28"/>
          <w:szCs w:val="28"/>
        </w:rPr>
      </w:pPr>
      <w:r w:rsidRPr="00E121D7">
        <w:rPr>
          <w:rFonts w:ascii="Cambria" w:hAnsi="Cambria"/>
          <w:bCs/>
          <w:sz w:val="28"/>
          <w:szCs w:val="28"/>
        </w:rPr>
        <w:t>Savannah walked into the Langley building just as the news</w:t>
      </w:r>
      <w:r w:rsidR="00962F58">
        <w:rPr>
          <w:rFonts w:ascii="Cambria" w:hAnsi="Cambria"/>
          <w:bCs/>
          <w:sz w:val="28"/>
          <w:szCs w:val="28"/>
        </w:rPr>
        <w:t xml:space="preserve"> about Jackson’s arrest</w:t>
      </w:r>
      <w:r w:rsidRPr="00E121D7">
        <w:rPr>
          <w:rFonts w:ascii="Cambria" w:hAnsi="Cambria"/>
          <w:bCs/>
          <w:sz w:val="28"/>
          <w:szCs w:val="28"/>
        </w:rPr>
        <w:t xml:space="preserve"> </w:t>
      </w:r>
      <w:r w:rsidR="00273D88">
        <w:rPr>
          <w:rFonts w:ascii="Cambria" w:hAnsi="Cambria"/>
          <w:bCs/>
          <w:sz w:val="28"/>
          <w:szCs w:val="28"/>
        </w:rPr>
        <w:t>went</w:t>
      </w:r>
      <w:r w:rsidRPr="00E121D7">
        <w:rPr>
          <w:rFonts w:ascii="Cambria" w:hAnsi="Cambria"/>
          <w:bCs/>
          <w:sz w:val="28"/>
          <w:szCs w:val="28"/>
        </w:rPr>
        <w:t xml:space="preserve"> viral. </w:t>
      </w:r>
    </w:p>
    <w:p w14:paraId="355E7574" w14:textId="20BCCE45" w:rsidR="00357C58" w:rsidRDefault="00357C58" w:rsidP="00DF6041">
      <w:pPr>
        <w:spacing w:line="360" w:lineRule="auto"/>
        <w:contextualSpacing/>
        <w:rPr>
          <w:rFonts w:ascii="Cambria" w:hAnsi="Cambria"/>
          <w:bCs/>
          <w:sz w:val="28"/>
          <w:szCs w:val="28"/>
        </w:rPr>
      </w:pPr>
      <w:r>
        <w:rPr>
          <w:rFonts w:ascii="Cambria" w:hAnsi="Cambria"/>
          <w:bCs/>
          <w:sz w:val="28"/>
          <w:szCs w:val="28"/>
        </w:rPr>
        <w:tab/>
      </w:r>
      <w:r w:rsidR="00E931FC">
        <w:rPr>
          <w:rFonts w:ascii="Cambria" w:hAnsi="Cambria"/>
          <w:bCs/>
          <w:sz w:val="28"/>
          <w:szCs w:val="28"/>
        </w:rPr>
        <w:t xml:space="preserve">Avoiding </w:t>
      </w:r>
      <w:del w:id="25781" w:author="Claire S" w:date="2026-08-03T15:52:00Z" w16du:dateUtc="2026-08-03T14:52:00Z">
        <w:r w:rsidR="00E931FC" w:rsidDel="00C302C5">
          <w:rPr>
            <w:rFonts w:ascii="Cambria" w:hAnsi="Cambria"/>
            <w:bCs/>
            <w:sz w:val="28"/>
            <w:szCs w:val="28"/>
          </w:rPr>
          <w:delText xml:space="preserve">anyone’s </w:delText>
        </w:r>
      </w:del>
      <w:ins w:id="25782" w:author="Claire S" w:date="2026-08-03T15:52:00Z" w16du:dateUtc="2026-08-03T14:52:00Z">
        <w:r w:rsidR="00C302C5">
          <w:rPr>
            <w:rFonts w:ascii="Cambria" w:hAnsi="Cambria"/>
            <w:bCs/>
            <w:sz w:val="28"/>
            <w:szCs w:val="28"/>
          </w:rPr>
          <w:t xml:space="preserve">meeting anyone’s </w:t>
        </w:r>
      </w:ins>
      <w:r w:rsidR="00E931FC">
        <w:rPr>
          <w:rFonts w:ascii="Cambria" w:hAnsi="Cambria"/>
          <w:bCs/>
          <w:sz w:val="28"/>
          <w:szCs w:val="28"/>
        </w:rPr>
        <w:t>eye, s</w:t>
      </w:r>
      <w:r>
        <w:rPr>
          <w:rFonts w:ascii="Cambria" w:hAnsi="Cambria"/>
          <w:bCs/>
          <w:sz w:val="28"/>
          <w:szCs w:val="28"/>
        </w:rPr>
        <w:t xml:space="preserve">he </w:t>
      </w:r>
      <w:r w:rsidR="00D07E25">
        <w:rPr>
          <w:rFonts w:ascii="Cambria" w:hAnsi="Cambria"/>
          <w:bCs/>
          <w:sz w:val="28"/>
          <w:szCs w:val="28"/>
        </w:rPr>
        <w:t>took</w:t>
      </w:r>
      <w:r>
        <w:rPr>
          <w:rFonts w:ascii="Cambria" w:hAnsi="Cambria"/>
          <w:bCs/>
          <w:sz w:val="28"/>
          <w:szCs w:val="28"/>
        </w:rPr>
        <w:t xml:space="preserve"> the private lift straight </w:t>
      </w:r>
      <w:r w:rsidR="00D07E25">
        <w:rPr>
          <w:rFonts w:ascii="Cambria" w:hAnsi="Cambria"/>
          <w:bCs/>
          <w:sz w:val="28"/>
          <w:szCs w:val="28"/>
        </w:rPr>
        <w:t xml:space="preserve">up </w:t>
      </w:r>
      <w:r>
        <w:rPr>
          <w:rFonts w:ascii="Cambria" w:hAnsi="Cambria"/>
          <w:bCs/>
          <w:sz w:val="28"/>
          <w:szCs w:val="28"/>
        </w:rPr>
        <w:t>to Ruth’s office</w:t>
      </w:r>
      <w:del w:id="25783" w:author="Claire S" w:date="2026-08-03T15:52:00Z" w16du:dateUtc="2026-08-03T14:52:00Z">
        <w:r w:rsidDel="00C302C5">
          <w:rPr>
            <w:rFonts w:ascii="Cambria" w:hAnsi="Cambria"/>
            <w:bCs/>
            <w:sz w:val="28"/>
            <w:szCs w:val="28"/>
          </w:rPr>
          <w:delText>,</w:delText>
        </w:r>
      </w:del>
      <w:r>
        <w:rPr>
          <w:rFonts w:ascii="Cambria" w:hAnsi="Cambria"/>
          <w:bCs/>
          <w:sz w:val="28"/>
          <w:szCs w:val="28"/>
        </w:rPr>
        <w:t xml:space="preserve"> where</w:t>
      </w:r>
      <w:ins w:id="25784" w:author="Claire S" w:date="2026-08-03T15:52:00Z" w16du:dateUtc="2026-08-03T14:52:00Z">
        <w:r w:rsidR="00C302C5">
          <w:rPr>
            <w:rFonts w:ascii="Cambria" w:hAnsi="Cambria"/>
            <w:bCs/>
            <w:sz w:val="28"/>
            <w:szCs w:val="28"/>
          </w:rPr>
          <w:t>,</w:t>
        </w:r>
      </w:ins>
      <w:r w:rsidR="006E3F79">
        <w:rPr>
          <w:rFonts w:ascii="Cambria" w:hAnsi="Cambria"/>
          <w:bCs/>
          <w:sz w:val="28"/>
          <w:szCs w:val="28"/>
        </w:rPr>
        <w:t xml:space="preserve"> </w:t>
      </w:r>
      <w:ins w:id="25785" w:author="Claire S" w:date="2026-08-03T15:52:00Z" w16du:dateUtc="2026-08-03T14:52:00Z">
        <w:r w:rsidR="00C302C5">
          <w:rPr>
            <w:rFonts w:ascii="Cambria" w:hAnsi="Cambria"/>
            <w:bCs/>
            <w:sz w:val="28"/>
            <w:szCs w:val="28"/>
          </w:rPr>
          <w:t xml:space="preserve">unfortunately, </w:t>
        </w:r>
      </w:ins>
      <w:del w:id="25786" w:author="Claire S" w:date="2026-06-05T17:12:00Z" w16du:dateUtc="2026-06-05T16:12:00Z">
        <w:r w:rsidR="006E3F79" w:rsidDel="00A079F7">
          <w:rPr>
            <w:rFonts w:ascii="Cambria" w:hAnsi="Cambria"/>
            <w:bCs/>
            <w:sz w:val="28"/>
            <w:szCs w:val="28"/>
          </w:rPr>
          <w:delText xml:space="preserve">her </w:delText>
        </w:r>
        <w:r w:rsidR="00557C0E" w:rsidDel="00A079F7">
          <w:rPr>
            <w:rFonts w:ascii="Cambria" w:hAnsi="Cambria"/>
            <w:bCs/>
            <w:sz w:val="28"/>
            <w:szCs w:val="28"/>
          </w:rPr>
          <w:delText>horrid</w:delText>
        </w:r>
      </w:del>
      <w:ins w:id="25787" w:author="Claire S" w:date="2026-06-05T17:12:00Z" w16du:dateUtc="2026-06-05T16:12:00Z">
        <w:del w:id="25788" w:author="Daisy Watt" w:date="2026-06-24T09:43:00Z" w16du:dateUtc="2026-06-24T07:43:00Z">
          <w:r w:rsidR="00A079F7" w:rsidDel="00207E8B">
            <w:rPr>
              <w:rFonts w:ascii="Cambria" w:hAnsi="Cambria"/>
              <w:bCs/>
              <w:sz w:val="28"/>
              <w:szCs w:val="28"/>
            </w:rPr>
            <w:delText>big</w:delText>
          </w:r>
        </w:del>
      </w:ins>
      <w:del w:id="25789" w:author="Daisy Watt" w:date="2026-06-24T09:43:00Z" w16du:dateUtc="2026-06-24T07:43:00Z">
        <w:r w:rsidR="00557C0E" w:rsidDel="00207E8B">
          <w:rPr>
            <w:rFonts w:ascii="Cambria" w:hAnsi="Cambria"/>
            <w:bCs/>
            <w:sz w:val="28"/>
            <w:szCs w:val="28"/>
          </w:rPr>
          <w:delText xml:space="preserve"> </w:delText>
        </w:r>
        <w:r w:rsidR="006E3F79" w:rsidDel="00207E8B">
          <w:rPr>
            <w:rFonts w:ascii="Cambria" w:hAnsi="Cambria"/>
            <w:bCs/>
            <w:sz w:val="28"/>
            <w:szCs w:val="28"/>
          </w:rPr>
          <w:delText>brother</w:delText>
        </w:r>
        <w:r w:rsidDel="00207E8B">
          <w:rPr>
            <w:rFonts w:ascii="Cambria" w:hAnsi="Cambria"/>
            <w:bCs/>
            <w:sz w:val="28"/>
            <w:szCs w:val="28"/>
          </w:rPr>
          <w:delText xml:space="preserve"> </w:delText>
        </w:r>
      </w:del>
      <w:r>
        <w:rPr>
          <w:rFonts w:ascii="Cambria" w:hAnsi="Cambria"/>
          <w:bCs/>
          <w:sz w:val="28"/>
          <w:szCs w:val="28"/>
        </w:rPr>
        <w:t xml:space="preserve">Miles </w:t>
      </w:r>
      <w:r w:rsidR="00FB25C4">
        <w:rPr>
          <w:rFonts w:ascii="Cambria" w:hAnsi="Cambria"/>
          <w:bCs/>
          <w:sz w:val="28"/>
          <w:szCs w:val="28"/>
        </w:rPr>
        <w:t>was also in situ</w:t>
      </w:r>
      <w:del w:id="25790" w:author="Claire S" w:date="2026-08-03T15:52:00Z" w16du:dateUtc="2026-08-03T14:52:00Z">
        <w:r w:rsidR="00E931FC" w:rsidDel="00C302C5">
          <w:rPr>
            <w:rFonts w:ascii="Cambria" w:hAnsi="Cambria"/>
            <w:bCs/>
            <w:sz w:val="28"/>
            <w:szCs w:val="28"/>
          </w:rPr>
          <w:delText xml:space="preserve"> </w:delText>
        </w:r>
      </w:del>
      <w:del w:id="25791" w:author="Daisy Watt" w:date="2026-06-24T09:43:00Z" w16du:dateUtc="2026-06-24T07:43:00Z">
        <w:r w:rsidR="00E931FC" w:rsidDel="00FE2FD9">
          <w:rPr>
            <w:rFonts w:ascii="Cambria" w:hAnsi="Cambria"/>
            <w:bCs/>
            <w:sz w:val="28"/>
            <w:szCs w:val="28"/>
          </w:rPr>
          <w:delText>-</w:delText>
        </w:r>
      </w:del>
      <w:ins w:id="25792" w:author="Daisy Watt" w:date="2026-06-24T09:43:00Z" w16du:dateUtc="2026-06-24T07:43:00Z">
        <w:del w:id="25793" w:author="Claire S" w:date="2026-08-03T15:52:00Z" w16du:dateUtc="2026-08-03T14:52:00Z">
          <w:r w:rsidR="00FE2FD9" w:rsidDel="00C302C5">
            <w:rPr>
              <w:rFonts w:ascii="Cambria" w:hAnsi="Cambria"/>
              <w:bCs/>
              <w:sz w:val="28"/>
              <w:szCs w:val="28"/>
            </w:rPr>
            <w:delText>–</w:delText>
          </w:r>
        </w:del>
      </w:ins>
      <w:del w:id="25794" w:author="Claire S" w:date="2026-08-03T15:52:00Z" w16du:dateUtc="2026-08-03T14:52:00Z">
        <w:r w:rsidR="00FB25C4" w:rsidDel="00C302C5">
          <w:rPr>
            <w:rFonts w:ascii="Cambria" w:hAnsi="Cambria"/>
            <w:bCs/>
            <w:sz w:val="28"/>
            <w:szCs w:val="28"/>
          </w:rPr>
          <w:delText xml:space="preserve"> unfortunately</w:delText>
        </w:r>
      </w:del>
      <w:r>
        <w:rPr>
          <w:rFonts w:ascii="Cambria" w:hAnsi="Cambria"/>
          <w:bCs/>
          <w:sz w:val="28"/>
          <w:szCs w:val="28"/>
        </w:rPr>
        <w:t>.</w:t>
      </w:r>
    </w:p>
    <w:p w14:paraId="794F88A9" w14:textId="556A1DCA" w:rsidR="00357C58" w:rsidRDefault="00357C58" w:rsidP="00DF6041">
      <w:pPr>
        <w:spacing w:line="360" w:lineRule="auto"/>
        <w:contextualSpacing/>
        <w:rPr>
          <w:rFonts w:ascii="Cambria" w:hAnsi="Cambria"/>
          <w:bCs/>
          <w:sz w:val="28"/>
          <w:szCs w:val="28"/>
        </w:rPr>
      </w:pPr>
      <w:r>
        <w:rPr>
          <w:rFonts w:ascii="Cambria" w:hAnsi="Cambria"/>
          <w:bCs/>
          <w:sz w:val="28"/>
          <w:szCs w:val="28"/>
        </w:rPr>
        <w:tab/>
        <w:t>‘What the hell’s going on?’ Savannah demanded</w:t>
      </w:r>
      <w:r w:rsidR="00FB25C4">
        <w:rPr>
          <w:rFonts w:ascii="Cambria" w:hAnsi="Cambria"/>
          <w:bCs/>
          <w:sz w:val="28"/>
          <w:szCs w:val="28"/>
        </w:rPr>
        <w:t xml:space="preserve"> of </w:t>
      </w:r>
      <w:r w:rsidR="00E931FC">
        <w:rPr>
          <w:rFonts w:ascii="Cambria" w:hAnsi="Cambria"/>
          <w:bCs/>
          <w:sz w:val="28"/>
          <w:szCs w:val="28"/>
        </w:rPr>
        <w:t>her older siblings</w:t>
      </w:r>
      <w:r>
        <w:rPr>
          <w:rFonts w:ascii="Cambria" w:hAnsi="Cambria"/>
          <w:bCs/>
          <w:sz w:val="28"/>
          <w:szCs w:val="28"/>
        </w:rPr>
        <w:t>. ‘</w:t>
      </w:r>
      <w:r w:rsidR="006E3F79">
        <w:rPr>
          <w:rFonts w:ascii="Cambria" w:hAnsi="Cambria"/>
          <w:bCs/>
          <w:sz w:val="28"/>
          <w:szCs w:val="28"/>
        </w:rPr>
        <w:t xml:space="preserve">They’re saying </w:t>
      </w:r>
      <w:r>
        <w:rPr>
          <w:rFonts w:ascii="Cambria" w:hAnsi="Cambria"/>
          <w:bCs/>
          <w:sz w:val="28"/>
          <w:szCs w:val="28"/>
        </w:rPr>
        <w:t>Jackson killed Dex</w:t>
      </w:r>
      <w:ins w:id="25795" w:author="Daisy Watt" w:date="2026-06-24T09:44:00Z" w16du:dateUtc="2026-06-24T07:44:00Z">
        <w:r w:rsidR="009574B5">
          <w:rPr>
            <w:rFonts w:ascii="Cambria" w:hAnsi="Cambria"/>
            <w:bCs/>
            <w:sz w:val="28"/>
            <w:szCs w:val="28"/>
          </w:rPr>
          <w:t>.</w:t>
        </w:r>
      </w:ins>
      <w:del w:id="25796" w:author="Daisy Watt" w:date="2026-06-24T09:44:00Z" w16du:dateUtc="2026-06-24T07:44:00Z">
        <w:r w:rsidR="006E3F79" w:rsidDel="009574B5">
          <w:rPr>
            <w:rFonts w:ascii="Cambria" w:hAnsi="Cambria"/>
            <w:bCs/>
            <w:sz w:val="28"/>
            <w:szCs w:val="28"/>
          </w:rPr>
          <w:delText xml:space="preserve"> -</w:delText>
        </w:r>
      </w:del>
      <w:r>
        <w:rPr>
          <w:rFonts w:ascii="Cambria" w:hAnsi="Cambria"/>
          <w:bCs/>
          <w:sz w:val="28"/>
          <w:szCs w:val="28"/>
        </w:rPr>
        <w:t>’</w:t>
      </w:r>
    </w:p>
    <w:p w14:paraId="31F56E0E" w14:textId="2A879D59" w:rsidR="00357C58" w:rsidRDefault="00357C58" w:rsidP="00DF6041">
      <w:pPr>
        <w:spacing w:line="360" w:lineRule="auto"/>
        <w:contextualSpacing/>
        <w:rPr>
          <w:rFonts w:ascii="Cambria" w:hAnsi="Cambria"/>
          <w:bCs/>
          <w:sz w:val="28"/>
          <w:szCs w:val="28"/>
        </w:rPr>
      </w:pPr>
      <w:r>
        <w:rPr>
          <w:rFonts w:ascii="Cambria" w:hAnsi="Cambria"/>
          <w:bCs/>
          <w:sz w:val="28"/>
          <w:szCs w:val="28"/>
        </w:rPr>
        <w:tab/>
        <w:t>‘Looks that way</w:t>
      </w:r>
      <w:del w:id="25797" w:author="Daisy Watt" w:date="2026-06-24T09:44:00Z" w16du:dateUtc="2026-06-24T07:44:00Z">
        <w:r w:rsidDel="009574B5">
          <w:rPr>
            <w:rFonts w:ascii="Cambria" w:hAnsi="Cambria"/>
            <w:bCs/>
            <w:sz w:val="28"/>
            <w:szCs w:val="28"/>
          </w:rPr>
          <w:delText>,</w:delText>
        </w:r>
      </w:del>
      <w:ins w:id="25798" w:author="Daisy Watt" w:date="2026-06-24T09:44:00Z" w16du:dateUtc="2026-06-24T07:44:00Z">
        <w:r w:rsidR="009574B5">
          <w:rPr>
            <w:rFonts w:ascii="Cambria" w:hAnsi="Cambria"/>
            <w:bCs/>
            <w:sz w:val="28"/>
            <w:szCs w:val="28"/>
          </w:rPr>
          <w:t>.</w:t>
        </w:r>
      </w:ins>
      <w:r>
        <w:rPr>
          <w:rFonts w:ascii="Cambria" w:hAnsi="Cambria"/>
          <w:bCs/>
          <w:sz w:val="28"/>
          <w:szCs w:val="28"/>
        </w:rPr>
        <w:t xml:space="preserve">’ </w:t>
      </w:r>
      <w:del w:id="25799" w:author="Claire S" w:date="2026-08-03T15:53:00Z" w16du:dateUtc="2026-08-03T14:53:00Z">
        <w:r w:rsidDel="00C22107">
          <w:rPr>
            <w:rFonts w:ascii="Cambria" w:hAnsi="Cambria"/>
            <w:bCs/>
            <w:sz w:val="28"/>
            <w:szCs w:val="28"/>
          </w:rPr>
          <w:delText xml:space="preserve">Miles </w:delText>
        </w:r>
        <w:r w:rsidR="00E931FC" w:rsidDel="00C22107">
          <w:rPr>
            <w:rFonts w:ascii="Cambria" w:hAnsi="Cambria"/>
            <w:bCs/>
            <w:sz w:val="28"/>
            <w:szCs w:val="28"/>
          </w:rPr>
          <w:delText>walked</w:delText>
        </w:r>
      </w:del>
      <w:ins w:id="25800" w:author="Claire S" w:date="2026-08-03T15:53:00Z" w16du:dateUtc="2026-08-03T14:53:00Z">
        <w:r w:rsidR="00C22107">
          <w:rPr>
            <w:rFonts w:ascii="Cambria" w:hAnsi="Cambria"/>
            <w:bCs/>
            <w:sz w:val="28"/>
            <w:szCs w:val="28"/>
          </w:rPr>
          <w:t>At</w:t>
        </w:r>
      </w:ins>
      <w:del w:id="25801" w:author="Claire S" w:date="2026-08-03T15:53:00Z" w16du:dateUtc="2026-08-03T14:53:00Z">
        <w:r w:rsidR="00E931FC" w:rsidDel="00C22107">
          <w:rPr>
            <w:rFonts w:ascii="Cambria" w:hAnsi="Cambria"/>
            <w:bCs/>
            <w:sz w:val="28"/>
            <w:szCs w:val="28"/>
          </w:rPr>
          <w:delText xml:space="preserve"> to</w:delText>
        </w:r>
      </w:del>
      <w:r w:rsidR="00E931FC">
        <w:rPr>
          <w:rFonts w:ascii="Cambria" w:hAnsi="Cambria"/>
          <w:bCs/>
          <w:sz w:val="28"/>
          <w:szCs w:val="28"/>
        </w:rPr>
        <w:t xml:space="preserve"> the</w:t>
      </w:r>
      <w:r w:rsidR="00E931FC" w:rsidRPr="00E931FC">
        <w:rPr>
          <w:rFonts w:ascii="Cambria" w:hAnsi="Cambria"/>
          <w:bCs/>
          <w:sz w:val="28"/>
          <w:szCs w:val="28"/>
        </w:rPr>
        <w:t xml:space="preserve"> </w:t>
      </w:r>
      <w:r w:rsidR="00E931FC">
        <w:rPr>
          <w:rFonts w:ascii="Cambria" w:hAnsi="Cambria"/>
          <w:bCs/>
          <w:sz w:val="28"/>
          <w:szCs w:val="28"/>
        </w:rPr>
        <w:t>Art Deco drinks cabinet</w:t>
      </w:r>
      <w:ins w:id="25802" w:author="Claire S" w:date="2026-08-03T15:53:00Z" w16du:dateUtc="2026-08-03T14:53:00Z">
        <w:r w:rsidR="00C22107">
          <w:rPr>
            <w:rFonts w:ascii="Cambria" w:hAnsi="Cambria"/>
            <w:bCs/>
            <w:sz w:val="28"/>
            <w:szCs w:val="28"/>
          </w:rPr>
          <w:t>, Miles</w:t>
        </w:r>
      </w:ins>
      <w:del w:id="25803" w:author="Claire S" w:date="2026-08-03T15:53:00Z" w16du:dateUtc="2026-08-03T14:53:00Z">
        <w:r w:rsidR="00E931FC" w:rsidDel="00C22107">
          <w:rPr>
            <w:rFonts w:ascii="Cambria" w:hAnsi="Cambria"/>
            <w:bCs/>
            <w:sz w:val="28"/>
            <w:szCs w:val="28"/>
          </w:rPr>
          <w:delText xml:space="preserve"> and</w:delText>
        </w:r>
      </w:del>
      <w:r>
        <w:rPr>
          <w:rFonts w:ascii="Cambria" w:hAnsi="Cambria"/>
          <w:bCs/>
          <w:sz w:val="28"/>
          <w:szCs w:val="28"/>
        </w:rPr>
        <w:t xml:space="preserve"> uncork</w:t>
      </w:r>
      <w:r w:rsidR="00E931FC">
        <w:rPr>
          <w:rFonts w:ascii="Cambria" w:hAnsi="Cambria"/>
          <w:bCs/>
          <w:sz w:val="28"/>
          <w:szCs w:val="28"/>
        </w:rPr>
        <w:t>ed</w:t>
      </w:r>
      <w:r>
        <w:rPr>
          <w:rFonts w:ascii="Cambria" w:hAnsi="Cambria"/>
          <w:bCs/>
          <w:sz w:val="28"/>
          <w:szCs w:val="28"/>
        </w:rPr>
        <w:t xml:space="preserve"> the </w:t>
      </w:r>
      <w:r w:rsidR="00E931FC">
        <w:rPr>
          <w:rFonts w:ascii="Cambria" w:hAnsi="Cambria"/>
          <w:bCs/>
          <w:sz w:val="28"/>
          <w:szCs w:val="28"/>
        </w:rPr>
        <w:t xml:space="preserve">whisky </w:t>
      </w:r>
      <w:r>
        <w:rPr>
          <w:rFonts w:ascii="Cambria" w:hAnsi="Cambria"/>
          <w:bCs/>
          <w:sz w:val="28"/>
          <w:szCs w:val="28"/>
        </w:rPr>
        <w:t>decanter</w:t>
      </w:r>
      <w:ins w:id="25804" w:author="Claire S" w:date="2026-08-03T15:57:00Z" w16du:dateUtc="2026-08-03T14:57:00Z">
        <w:r w:rsidR="00110F92">
          <w:rPr>
            <w:rFonts w:ascii="Cambria" w:hAnsi="Cambria"/>
            <w:bCs/>
            <w:sz w:val="28"/>
            <w:szCs w:val="28"/>
          </w:rPr>
          <w:t xml:space="preserve"> and poured himself a glass without offering his sisters anything</w:t>
        </w:r>
      </w:ins>
      <w:r>
        <w:rPr>
          <w:rFonts w:ascii="Cambria" w:hAnsi="Cambria"/>
          <w:bCs/>
          <w:sz w:val="28"/>
          <w:szCs w:val="28"/>
        </w:rPr>
        <w:t>.</w:t>
      </w:r>
      <w:ins w:id="25805" w:author="Claire S" w:date="2026-08-03T15:57:00Z" w16du:dateUtc="2026-08-03T14:57:00Z">
        <w:r w:rsidR="00110F92">
          <w:rPr>
            <w:rFonts w:ascii="Cambria" w:hAnsi="Cambria"/>
            <w:bCs/>
            <w:sz w:val="28"/>
            <w:szCs w:val="28"/>
          </w:rPr>
          <w:t xml:space="preserve"> Standard, thought Savannah.</w:t>
        </w:r>
      </w:ins>
      <w:del w:id="25806" w:author="Claire S" w:date="2026-08-03T15:58:00Z" w16du:dateUtc="2026-08-03T14:58:00Z">
        <w:r w:rsidR="00E931FC" w:rsidDel="001C5EC0">
          <w:rPr>
            <w:rFonts w:ascii="Cambria" w:hAnsi="Cambria"/>
            <w:bCs/>
            <w:sz w:val="28"/>
            <w:szCs w:val="28"/>
          </w:rPr>
          <w:delText xml:space="preserve"> </w:delText>
        </w:r>
      </w:del>
      <w:r>
        <w:rPr>
          <w:rFonts w:ascii="Cambria" w:hAnsi="Cambria"/>
          <w:bCs/>
          <w:sz w:val="28"/>
          <w:szCs w:val="28"/>
        </w:rPr>
        <w:t xml:space="preserve"> </w:t>
      </w:r>
      <w:ins w:id="25807" w:author="Claire S" w:date="2026-08-03T15:57:00Z" w16du:dateUtc="2026-08-03T14:57:00Z">
        <w:r w:rsidR="00110F92">
          <w:rPr>
            <w:rFonts w:ascii="Cambria" w:hAnsi="Cambria"/>
            <w:bCs/>
            <w:sz w:val="28"/>
            <w:szCs w:val="28"/>
          </w:rPr>
          <w:t>‘New CCTV just turned up.’</w:t>
        </w:r>
      </w:ins>
    </w:p>
    <w:p w14:paraId="66F1B602" w14:textId="6C64ED6D" w:rsidR="00357C58" w:rsidRDefault="00357C58" w:rsidP="00DF6041">
      <w:pPr>
        <w:spacing w:line="360" w:lineRule="auto"/>
        <w:contextualSpacing/>
        <w:rPr>
          <w:rFonts w:ascii="Cambria" w:hAnsi="Cambria"/>
          <w:bCs/>
          <w:sz w:val="28"/>
          <w:szCs w:val="28"/>
        </w:rPr>
      </w:pPr>
      <w:r>
        <w:rPr>
          <w:rFonts w:ascii="Cambria" w:hAnsi="Cambria"/>
          <w:bCs/>
          <w:sz w:val="28"/>
          <w:szCs w:val="28"/>
        </w:rPr>
        <w:tab/>
        <w:t>‘</w:t>
      </w:r>
      <w:del w:id="25808" w:author="Claire S" w:date="2026-08-03T15:56:00Z" w16du:dateUtc="2026-08-03T14:56:00Z">
        <w:r w:rsidDel="00E27A5D">
          <w:rPr>
            <w:rFonts w:ascii="Cambria" w:hAnsi="Cambria"/>
            <w:bCs/>
            <w:sz w:val="28"/>
            <w:szCs w:val="28"/>
          </w:rPr>
          <w:delText>How</w:delText>
        </w:r>
        <w:r w:rsidR="00D07E25" w:rsidDel="00E27A5D">
          <w:rPr>
            <w:rFonts w:ascii="Cambria" w:hAnsi="Cambria"/>
            <w:bCs/>
            <w:sz w:val="28"/>
            <w:szCs w:val="28"/>
          </w:rPr>
          <w:delText xml:space="preserve"> do we know</w:delText>
        </w:r>
      </w:del>
      <w:ins w:id="25809" w:author="Daisy Watt" w:date="2026-06-24T09:44:00Z" w16du:dateUtc="2026-06-24T07:44:00Z">
        <w:del w:id="25810" w:author="Claire S" w:date="2026-08-03T15:56:00Z" w16du:dateUtc="2026-08-03T14:56:00Z">
          <w:r w:rsidR="009574B5" w:rsidDel="00E27A5D">
            <w:rPr>
              <w:rFonts w:ascii="Cambria" w:hAnsi="Cambria"/>
              <w:bCs/>
              <w:sz w:val="28"/>
              <w:szCs w:val="28"/>
            </w:rPr>
            <w:delText>,</w:delText>
          </w:r>
        </w:del>
      </w:ins>
      <w:del w:id="25811" w:author="Claire S" w:date="2026-08-03T15:56:00Z" w16du:dateUtc="2026-08-03T14:56:00Z">
        <w:r w:rsidR="00D07E25" w:rsidDel="00E27A5D">
          <w:rPr>
            <w:rFonts w:ascii="Cambria" w:hAnsi="Cambria"/>
            <w:bCs/>
            <w:sz w:val="28"/>
            <w:szCs w:val="28"/>
          </w:rPr>
          <w:delText xml:space="preserve"> though</w:delText>
        </w:r>
        <w:r w:rsidDel="00E27A5D">
          <w:rPr>
            <w:rFonts w:ascii="Cambria" w:hAnsi="Cambria"/>
            <w:bCs/>
            <w:sz w:val="28"/>
            <w:szCs w:val="28"/>
          </w:rPr>
          <w:delText>?</w:delText>
        </w:r>
        <w:r w:rsidR="00563149" w:rsidDel="00E27A5D">
          <w:rPr>
            <w:rFonts w:ascii="Cambria" w:hAnsi="Cambria"/>
            <w:bCs/>
            <w:sz w:val="28"/>
            <w:szCs w:val="28"/>
          </w:rPr>
          <w:delText xml:space="preserve"> </w:delText>
        </w:r>
      </w:del>
      <w:del w:id="25812" w:author="Claire S" w:date="2026-08-03T15:57:00Z" w16du:dateUtc="2026-08-03T14:57:00Z">
        <w:r w:rsidR="00563149" w:rsidDel="00110F92">
          <w:rPr>
            <w:rFonts w:ascii="Cambria" w:hAnsi="Cambria"/>
            <w:bCs/>
            <w:sz w:val="28"/>
            <w:szCs w:val="28"/>
          </w:rPr>
          <w:delText xml:space="preserve">What evidence is there? </w:delText>
        </w:r>
      </w:del>
      <w:ins w:id="25813" w:author="Claire S" w:date="2026-08-03T15:57:00Z" w16du:dateUtc="2026-08-03T14:57:00Z">
        <w:r w:rsidR="00110F92">
          <w:rPr>
            <w:rFonts w:ascii="Cambria" w:hAnsi="Cambria"/>
            <w:bCs/>
            <w:sz w:val="28"/>
            <w:szCs w:val="28"/>
          </w:rPr>
          <w:t>Real</w:t>
        </w:r>
      </w:ins>
      <w:ins w:id="25814" w:author="Claire S" w:date="2026-08-03T15:58:00Z" w16du:dateUtc="2026-08-03T14:58:00Z">
        <w:r w:rsidR="00110F92">
          <w:rPr>
            <w:rFonts w:ascii="Cambria" w:hAnsi="Cambria"/>
            <w:bCs/>
            <w:sz w:val="28"/>
            <w:szCs w:val="28"/>
          </w:rPr>
          <w:t xml:space="preserve">ly?  </w:t>
        </w:r>
      </w:ins>
      <w:del w:id="25815" w:author="Claire S" w:date="2026-08-03T15:58:00Z" w16du:dateUtc="2026-08-03T14:58:00Z">
        <w:r w:rsidR="00563149" w:rsidDel="00110F92">
          <w:rPr>
            <w:rFonts w:ascii="Cambria" w:hAnsi="Cambria"/>
            <w:bCs/>
            <w:sz w:val="28"/>
            <w:szCs w:val="28"/>
          </w:rPr>
          <w:delText>A</w:delText>
        </w:r>
        <w:r w:rsidR="00E931FC" w:rsidDel="00110F92">
          <w:rPr>
            <w:rFonts w:ascii="Cambria" w:hAnsi="Cambria"/>
            <w:bCs/>
            <w:sz w:val="28"/>
            <w:szCs w:val="28"/>
          </w:rPr>
          <w:delText>nd a</w:delText>
        </w:r>
      </w:del>
      <w:ins w:id="25816" w:author="Claire S" w:date="2026-08-03T15:58:00Z" w16du:dateUtc="2026-08-03T14:58:00Z">
        <w:r w:rsidR="00110F92">
          <w:rPr>
            <w:rFonts w:ascii="Cambria" w:hAnsi="Cambria"/>
            <w:bCs/>
            <w:sz w:val="28"/>
            <w:szCs w:val="28"/>
          </w:rPr>
          <w:t>A</w:t>
        </w:r>
      </w:ins>
      <w:r w:rsidR="00563149">
        <w:rPr>
          <w:rFonts w:ascii="Cambria" w:hAnsi="Cambria"/>
          <w:bCs/>
          <w:sz w:val="28"/>
          <w:szCs w:val="28"/>
        </w:rPr>
        <w:t>re the police here?</w:t>
      </w:r>
      <w:r>
        <w:rPr>
          <w:rFonts w:ascii="Cambria" w:hAnsi="Cambria"/>
          <w:bCs/>
          <w:sz w:val="28"/>
          <w:szCs w:val="28"/>
        </w:rPr>
        <w:t xml:space="preserve">’ </w:t>
      </w:r>
    </w:p>
    <w:p w14:paraId="2C412275" w14:textId="54F773EB" w:rsidR="00357C58" w:rsidRDefault="00357C58" w:rsidP="00DF6041">
      <w:pPr>
        <w:spacing w:line="360" w:lineRule="auto"/>
        <w:contextualSpacing/>
        <w:rPr>
          <w:rFonts w:ascii="Cambria" w:hAnsi="Cambria"/>
          <w:bCs/>
          <w:sz w:val="28"/>
          <w:szCs w:val="28"/>
        </w:rPr>
      </w:pPr>
      <w:r>
        <w:rPr>
          <w:rFonts w:ascii="Cambria" w:hAnsi="Cambria"/>
          <w:bCs/>
          <w:sz w:val="28"/>
          <w:szCs w:val="28"/>
        </w:rPr>
        <w:tab/>
        <w:t>‘</w:t>
      </w:r>
      <w:del w:id="25817" w:author="Claire S" w:date="2026-08-03T15:57:00Z" w16du:dateUtc="2026-08-03T14:57:00Z">
        <w:r w:rsidDel="00110F92">
          <w:rPr>
            <w:rFonts w:ascii="Cambria" w:hAnsi="Cambria"/>
            <w:bCs/>
            <w:sz w:val="28"/>
            <w:szCs w:val="28"/>
          </w:rPr>
          <w:delText>New CCTV just turned up</w:delText>
        </w:r>
      </w:del>
      <w:del w:id="25818" w:author="Daisy Watt" w:date="2026-06-24T09:44:00Z" w16du:dateUtc="2026-06-24T07:44:00Z">
        <w:r w:rsidR="00D07E25" w:rsidDel="00B66C1A">
          <w:rPr>
            <w:rFonts w:ascii="Cambria" w:hAnsi="Cambria"/>
            <w:bCs/>
            <w:sz w:val="28"/>
            <w:szCs w:val="28"/>
          </w:rPr>
          <w:delText>,</w:delText>
        </w:r>
      </w:del>
      <w:ins w:id="25819" w:author="Daisy Watt" w:date="2026-06-24T09:44:00Z" w16du:dateUtc="2026-06-24T07:44:00Z">
        <w:del w:id="25820" w:author="Claire S" w:date="2026-08-03T15:58:00Z" w16du:dateUtc="2026-08-03T14:58:00Z">
          <w:r w:rsidR="00B66C1A" w:rsidDel="00110F92">
            <w:rPr>
              <w:rFonts w:ascii="Cambria" w:hAnsi="Cambria"/>
              <w:bCs/>
              <w:sz w:val="28"/>
              <w:szCs w:val="28"/>
            </w:rPr>
            <w:delText>.</w:delText>
          </w:r>
        </w:del>
      </w:ins>
      <w:ins w:id="25821" w:author="Claire S" w:date="2026-08-03T15:58:00Z" w16du:dateUtc="2026-08-03T14:58:00Z">
        <w:r w:rsidR="00110F92">
          <w:rPr>
            <w:rFonts w:ascii="Cambria" w:hAnsi="Cambria"/>
            <w:bCs/>
            <w:sz w:val="28"/>
            <w:szCs w:val="28"/>
          </w:rPr>
          <w:t>No,</w:t>
        </w:r>
      </w:ins>
      <w:r w:rsidR="00D07E25">
        <w:rPr>
          <w:rFonts w:ascii="Cambria" w:hAnsi="Cambria"/>
          <w:bCs/>
          <w:sz w:val="28"/>
          <w:szCs w:val="28"/>
        </w:rPr>
        <w:t xml:space="preserve">’ Miles </w:t>
      </w:r>
      <w:del w:id="25822" w:author="Claire S" w:date="2026-08-03T15:57:00Z" w16du:dateUtc="2026-08-03T14:57:00Z">
        <w:r w:rsidR="00D07E25" w:rsidDel="00110F92">
          <w:rPr>
            <w:rFonts w:ascii="Cambria" w:hAnsi="Cambria"/>
            <w:bCs/>
            <w:sz w:val="28"/>
            <w:szCs w:val="28"/>
          </w:rPr>
          <w:delText>poured a glass for himself and drank</w:delText>
        </w:r>
      </w:del>
      <w:ins w:id="25823" w:author="Claire S" w:date="2026-08-03T15:57:00Z" w16du:dateUtc="2026-08-03T14:57:00Z">
        <w:r w:rsidR="00110F92">
          <w:rPr>
            <w:rFonts w:ascii="Cambria" w:hAnsi="Cambria"/>
            <w:bCs/>
            <w:sz w:val="28"/>
            <w:szCs w:val="28"/>
          </w:rPr>
          <w:t>downed</w:t>
        </w:r>
      </w:ins>
      <w:r w:rsidR="00D07E25">
        <w:rPr>
          <w:rFonts w:ascii="Cambria" w:hAnsi="Cambria"/>
          <w:bCs/>
          <w:sz w:val="28"/>
          <w:szCs w:val="28"/>
        </w:rPr>
        <w:t xml:space="preserve"> </w:t>
      </w:r>
      <w:del w:id="25824" w:author="Claire S" w:date="2026-08-03T15:57:00Z" w16du:dateUtc="2026-08-03T14:57:00Z">
        <w:r w:rsidR="00D07E25" w:rsidDel="00110F92">
          <w:rPr>
            <w:rFonts w:ascii="Cambria" w:hAnsi="Cambria"/>
            <w:bCs/>
            <w:sz w:val="28"/>
            <w:szCs w:val="28"/>
          </w:rPr>
          <w:delText xml:space="preserve">it </w:delText>
        </w:r>
      </w:del>
      <w:ins w:id="25825" w:author="Claire S" w:date="2026-08-03T15:57:00Z" w16du:dateUtc="2026-08-03T14:57:00Z">
        <w:r w:rsidR="00110F92">
          <w:rPr>
            <w:rFonts w:ascii="Cambria" w:hAnsi="Cambria"/>
            <w:bCs/>
            <w:sz w:val="28"/>
            <w:szCs w:val="28"/>
          </w:rPr>
          <w:t>his whisky</w:t>
        </w:r>
      </w:ins>
      <w:del w:id="25826" w:author="Claire S" w:date="2026-08-03T15:57:00Z" w16du:dateUtc="2026-08-03T14:57:00Z">
        <w:r w:rsidR="00D07E25" w:rsidDel="00110F92">
          <w:rPr>
            <w:rFonts w:ascii="Cambria" w:hAnsi="Cambria"/>
            <w:bCs/>
            <w:sz w:val="28"/>
            <w:szCs w:val="28"/>
          </w:rPr>
          <w:delText>in one</w:delText>
        </w:r>
      </w:del>
      <w:r w:rsidR="00D07E25">
        <w:rPr>
          <w:rFonts w:ascii="Cambria" w:hAnsi="Cambria"/>
          <w:bCs/>
          <w:sz w:val="28"/>
          <w:szCs w:val="28"/>
        </w:rPr>
        <w:t>. ‘</w:t>
      </w:r>
      <w:r w:rsidR="00E931FC">
        <w:rPr>
          <w:rFonts w:ascii="Cambria" w:hAnsi="Cambria"/>
          <w:bCs/>
          <w:sz w:val="28"/>
          <w:szCs w:val="28"/>
        </w:rPr>
        <w:t xml:space="preserve">A missing </w:t>
      </w:r>
      <w:r w:rsidR="003444EA">
        <w:rPr>
          <w:rFonts w:ascii="Cambria" w:hAnsi="Cambria"/>
          <w:bCs/>
          <w:sz w:val="28"/>
          <w:szCs w:val="28"/>
        </w:rPr>
        <w:t>clip was downloaded, and i</w:t>
      </w:r>
      <w:r>
        <w:rPr>
          <w:rFonts w:ascii="Cambria" w:hAnsi="Cambria"/>
          <w:bCs/>
          <w:sz w:val="28"/>
          <w:szCs w:val="28"/>
        </w:rPr>
        <w:t xml:space="preserve">t seems </w:t>
      </w:r>
      <w:commentRangeStart w:id="25827"/>
      <w:r w:rsidR="00563149">
        <w:rPr>
          <w:rFonts w:ascii="Cambria" w:hAnsi="Cambria"/>
          <w:bCs/>
          <w:sz w:val="28"/>
          <w:szCs w:val="28"/>
        </w:rPr>
        <w:t>Rayne</w:t>
      </w:r>
      <w:r>
        <w:rPr>
          <w:rFonts w:ascii="Cambria" w:hAnsi="Cambria"/>
          <w:bCs/>
          <w:sz w:val="28"/>
          <w:szCs w:val="28"/>
        </w:rPr>
        <w:t xml:space="preserve"> never left </w:t>
      </w:r>
      <w:r w:rsidR="00563149">
        <w:rPr>
          <w:rFonts w:ascii="Cambria" w:hAnsi="Cambria"/>
          <w:bCs/>
          <w:sz w:val="28"/>
          <w:szCs w:val="28"/>
        </w:rPr>
        <w:t xml:space="preserve">the building </w:t>
      </w:r>
      <w:r>
        <w:rPr>
          <w:rFonts w:ascii="Cambria" w:hAnsi="Cambria"/>
          <w:bCs/>
          <w:sz w:val="28"/>
          <w:szCs w:val="28"/>
        </w:rPr>
        <w:t>after your littl</w:t>
      </w:r>
      <w:ins w:id="25828" w:author="Daisy Watt" w:date="2026-06-24T09:44:00Z" w16du:dateUtc="2026-06-24T07:44:00Z">
        <w:r w:rsidR="004F225E">
          <w:rPr>
            <w:rFonts w:ascii="Cambria" w:hAnsi="Cambria"/>
            <w:bCs/>
            <w:sz w:val="28"/>
            <w:szCs w:val="28"/>
          </w:rPr>
          <w:t>e…</w:t>
        </w:r>
      </w:ins>
      <w:del w:id="25829" w:author="Daisy Watt" w:date="2026-06-24T09:44:00Z" w16du:dateUtc="2026-06-24T07:44:00Z">
        <w:r w:rsidDel="004F225E">
          <w:rPr>
            <w:rFonts w:ascii="Cambria" w:hAnsi="Cambria"/>
            <w:bCs/>
            <w:sz w:val="28"/>
            <w:szCs w:val="28"/>
          </w:rPr>
          <w:delText>e –</w:delText>
        </w:r>
      </w:del>
      <w:r>
        <w:rPr>
          <w:rFonts w:ascii="Cambria" w:hAnsi="Cambria"/>
          <w:bCs/>
          <w:sz w:val="28"/>
          <w:szCs w:val="28"/>
        </w:rPr>
        <w:t xml:space="preserve"> </w:t>
      </w:r>
      <w:r w:rsidRPr="006E3269">
        <w:rPr>
          <w:rFonts w:ascii="Cambria" w:hAnsi="Cambria"/>
          <w:bCs/>
          <w:i/>
          <w:iCs/>
          <w:sz w:val="28"/>
          <w:szCs w:val="28"/>
          <w:rPrChange w:id="25830" w:author="Daisy Watt" w:date="2026-06-24T09:44:00Z" w16du:dateUtc="2026-06-24T07:44:00Z">
            <w:rPr>
              <w:rFonts w:ascii="Cambria" w:hAnsi="Cambria"/>
              <w:bCs/>
              <w:sz w:val="28"/>
              <w:szCs w:val="28"/>
            </w:rPr>
          </w:rPrChange>
        </w:rPr>
        <w:t>assignation</w:t>
      </w:r>
      <w:r w:rsidR="009E3ED0">
        <w:rPr>
          <w:rFonts w:ascii="Cambria" w:hAnsi="Cambria"/>
          <w:bCs/>
          <w:sz w:val="28"/>
          <w:szCs w:val="28"/>
        </w:rPr>
        <w:t>.  Or rather</w:t>
      </w:r>
      <w:ins w:id="25831" w:author="Daisy Watt" w:date="2026-06-24T09:44:00Z" w16du:dateUtc="2026-06-24T07:44:00Z">
        <w:r w:rsidR="006E3269">
          <w:rPr>
            <w:rFonts w:ascii="Cambria" w:hAnsi="Cambria"/>
            <w:bCs/>
            <w:sz w:val="28"/>
            <w:szCs w:val="28"/>
          </w:rPr>
          <w:t>,</w:t>
        </w:r>
      </w:ins>
      <w:r w:rsidR="009E3ED0">
        <w:rPr>
          <w:rFonts w:ascii="Cambria" w:hAnsi="Cambria"/>
          <w:bCs/>
          <w:sz w:val="28"/>
          <w:szCs w:val="28"/>
        </w:rPr>
        <w:t xml:space="preserve"> he didn’t leave</w:t>
      </w:r>
      <w:r w:rsidR="006E3F79">
        <w:rPr>
          <w:rFonts w:ascii="Cambria" w:hAnsi="Cambria"/>
          <w:bCs/>
          <w:sz w:val="28"/>
          <w:szCs w:val="28"/>
        </w:rPr>
        <w:t xml:space="preserve"> Langley</w:t>
      </w:r>
      <w:ins w:id="25832" w:author="Daisy Watt" w:date="2026-06-24T09:44:00Z" w16du:dateUtc="2026-06-24T07:44:00Z">
        <w:r w:rsidR="006E3269">
          <w:rPr>
            <w:rFonts w:ascii="Cambria" w:hAnsi="Cambria"/>
            <w:bCs/>
            <w:sz w:val="28"/>
            <w:szCs w:val="28"/>
          </w:rPr>
          <w:t>’s</w:t>
        </w:r>
      </w:ins>
      <w:del w:id="25833" w:author="Daisy Watt" w:date="2026-06-24T09:44:00Z" w16du:dateUtc="2026-06-24T07:44:00Z">
        <w:r w:rsidR="006E3F79" w:rsidDel="006E3269">
          <w:rPr>
            <w:rFonts w:ascii="Cambria" w:hAnsi="Cambria"/>
            <w:bCs/>
            <w:sz w:val="28"/>
            <w:szCs w:val="28"/>
          </w:rPr>
          <w:delText>s</w:delText>
        </w:r>
      </w:del>
      <w:r w:rsidR="006E3F79">
        <w:rPr>
          <w:rFonts w:ascii="Cambria" w:hAnsi="Cambria"/>
          <w:bCs/>
          <w:sz w:val="28"/>
          <w:szCs w:val="28"/>
        </w:rPr>
        <w:t xml:space="preserve"> </w:t>
      </w:r>
      <w:r w:rsidR="009E3ED0">
        <w:rPr>
          <w:rFonts w:ascii="Cambria" w:hAnsi="Cambria"/>
          <w:bCs/>
          <w:sz w:val="28"/>
          <w:szCs w:val="28"/>
        </w:rPr>
        <w:t xml:space="preserve">until </w:t>
      </w:r>
      <w:r w:rsidR="009E3ED0" w:rsidRPr="00181B1B">
        <w:rPr>
          <w:rFonts w:ascii="Cambria" w:hAnsi="Cambria"/>
          <w:bCs/>
          <w:i/>
          <w:iCs/>
          <w:sz w:val="28"/>
          <w:szCs w:val="28"/>
        </w:rPr>
        <w:t>after</w:t>
      </w:r>
      <w:r w:rsidR="009E3ED0">
        <w:rPr>
          <w:rFonts w:ascii="Cambria" w:hAnsi="Cambria"/>
          <w:bCs/>
          <w:sz w:val="28"/>
          <w:szCs w:val="28"/>
        </w:rPr>
        <w:t xml:space="preserve"> the footage shows Dex</w:t>
      </w:r>
      <w:r w:rsidR="003444EA">
        <w:rPr>
          <w:rFonts w:ascii="Cambria" w:hAnsi="Cambria"/>
          <w:bCs/>
          <w:sz w:val="28"/>
          <w:szCs w:val="28"/>
        </w:rPr>
        <w:t xml:space="preserve"> Harris</w:t>
      </w:r>
      <w:r w:rsidR="009E3ED0">
        <w:rPr>
          <w:rFonts w:ascii="Cambria" w:hAnsi="Cambria"/>
          <w:bCs/>
          <w:sz w:val="28"/>
          <w:szCs w:val="28"/>
        </w:rPr>
        <w:t xml:space="preserve"> arriving</w:t>
      </w:r>
      <w:del w:id="25834" w:author="Daisy Watt" w:date="2026-06-24T09:44:00Z" w16du:dateUtc="2026-06-24T07:44:00Z">
        <w:r w:rsidR="009E3ED0" w:rsidDel="005B483A">
          <w:rPr>
            <w:rFonts w:ascii="Cambria" w:hAnsi="Cambria"/>
            <w:bCs/>
            <w:sz w:val="28"/>
            <w:szCs w:val="28"/>
          </w:rPr>
          <w:delText xml:space="preserve"> </w:delText>
        </w:r>
        <w:commentRangeEnd w:id="25827"/>
        <w:r w:rsidR="00D50A29" w:rsidDel="005B483A">
          <w:rPr>
            <w:rStyle w:val="CommentReference"/>
            <w:rFonts w:ascii="Cambria" w:hAnsi="Cambria"/>
            <w:bCs/>
            <w:sz w:val="28"/>
            <w:szCs w:val="28"/>
          </w:rPr>
          <w:commentReference w:id="25827"/>
        </w:r>
        <w:r w:rsidR="009E3ED0" w:rsidDel="005B483A">
          <w:rPr>
            <w:rFonts w:ascii="Cambria" w:hAnsi="Cambria"/>
            <w:bCs/>
            <w:sz w:val="28"/>
            <w:szCs w:val="28"/>
          </w:rPr>
          <w:delText>-</w:delText>
        </w:r>
        <w:r w:rsidDel="005B483A">
          <w:rPr>
            <w:rFonts w:ascii="Cambria" w:hAnsi="Cambria"/>
            <w:bCs/>
            <w:sz w:val="28"/>
            <w:szCs w:val="28"/>
          </w:rPr>
          <w:delText>’</w:delText>
        </w:r>
      </w:del>
      <w:ins w:id="25835" w:author="Daisy Watt" w:date="2026-06-24T09:44:00Z" w16du:dateUtc="2026-06-24T07:44:00Z">
        <w:r w:rsidR="005B483A">
          <w:rPr>
            <w:rStyle w:val="CommentReference"/>
            <w:rFonts w:ascii="Cambria" w:hAnsi="Cambria"/>
            <w:bCs/>
            <w:sz w:val="28"/>
            <w:szCs w:val="28"/>
          </w:rPr>
          <w:t>.’</w:t>
        </w:r>
      </w:ins>
      <w:r w:rsidR="00297C38">
        <w:rPr>
          <w:rFonts w:ascii="Cambria" w:hAnsi="Cambria"/>
          <w:bCs/>
          <w:sz w:val="28"/>
          <w:szCs w:val="28"/>
        </w:rPr>
        <w:t xml:space="preserve">  </w:t>
      </w:r>
    </w:p>
    <w:p w14:paraId="2F5FF0A9" w14:textId="5A26D97D" w:rsidR="00357C58" w:rsidRDefault="00357C58" w:rsidP="00357C58">
      <w:pPr>
        <w:spacing w:line="360" w:lineRule="auto"/>
        <w:ind w:firstLine="720"/>
        <w:contextualSpacing/>
        <w:rPr>
          <w:ins w:id="25836" w:author="Claire S" w:date="2026-06-05T17:13:00Z" w16du:dateUtc="2026-06-05T16:13:00Z"/>
          <w:rFonts w:ascii="Cambria" w:hAnsi="Cambria"/>
          <w:bCs/>
          <w:sz w:val="28"/>
          <w:szCs w:val="28"/>
        </w:rPr>
      </w:pPr>
      <w:r>
        <w:rPr>
          <w:rFonts w:ascii="Cambria" w:hAnsi="Cambria"/>
          <w:bCs/>
          <w:sz w:val="28"/>
          <w:szCs w:val="28"/>
        </w:rPr>
        <w:t>‘</w:t>
      </w:r>
      <w:ins w:id="25837" w:author="Claire S" w:date="2026-06-05T17:13:00Z" w16du:dateUtc="2026-06-05T16:13:00Z">
        <w:r w:rsidR="00A079F7">
          <w:rPr>
            <w:rFonts w:ascii="Cambria" w:hAnsi="Cambria"/>
            <w:bCs/>
            <w:sz w:val="28"/>
            <w:szCs w:val="28"/>
          </w:rPr>
          <w:t>Why?</w:t>
        </w:r>
      </w:ins>
      <w:del w:id="25838" w:author="Claire S" w:date="2026-06-05T17:13:00Z" w16du:dateUtc="2026-06-05T16:13:00Z">
        <w:r w:rsidDel="00A079F7">
          <w:rPr>
            <w:rFonts w:ascii="Cambria" w:hAnsi="Cambria"/>
            <w:bCs/>
            <w:sz w:val="28"/>
            <w:szCs w:val="28"/>
          </w:rPr>
          <w:delText>Jesus</w:delText>
        </w:r>
      </w:del>
      <w:del w:id="25839" w:author="Claire S" w:date="2026-06-06T10:03:00Z" w16du:dateUtc="2026-06-06T09:03:00Z">
        <w:r w:rsidDel="00D22909">
          <w:rPr>
            <w:rFonts w:ascii="Cambria" w:hAnsi="Cambria"/>
            <w:bCs/>
            <w:sz w:val="28"/>
            <w:szCs w:val="28"/>
          </w:rPr>
          <w:delText>,</w:delText>
        </w:r>
      </w:del>
      <w:r>
        <w:rPr>
          <w:rFonts w:ascii="Cambria" w:hAnsi="Cambria"/>
          <w:bCs/>
          <w:sz w:val="28"/>
          <w:szCs w:val="28"/>
        </w:rPr>
        <w:t xml:space="preserve">’ Savannah </w:t>
      </w:r>
      <w:r w:rsidR="003444EA">
        <w:rPr>
          <w:rFonts w:ascii="Cambria" w:hAnsi="Cambria"/>
          <w:bCs/>
          <w:sz w:val="28"/>
          <w:szCs w:val="28"/>
        </w:rPr>
        <w:t>slumped</w:t>
      </w:r>
      <w:r>
        <w:rPr>
          <w:rFonts w:ascii="Cambria" w:hAnsi="Cambria"/>
          <w:bCs/>
          <w:sz w:val="28"/>
          <w:szCs w:val="28"/>
        </w:rPr>
        <w:t xml:space="preserve"> on the leather sofa</w:t>
      </w:r>
      <w:r w:rsidR="009E3ED0">
        <w:rPr>
          <w:rFonts w:ascii="Cambria" w:hAnsi="Cambria"/>
          <w:bCs/>
          <w:sz w:val="28"/>
          <w:szCs w:val="28"/>
        </w:rPr>
        <w:t>, trying to compute what she’d just been told</w:t>
      </w:r>
      <w:r>
        <w:rPr>
          <w:rFonts w:ascii="Cambria" w:hAnsi="Cambria"/>
          <w:bCs/>
          <w:sz w:val="28"/>
          <w:szCs w:val="28"/>
        </w:rPr>
        <w:t>. ‘</w:t>
      </w:r>
      <w:ins w:id="25840" w:author="Claire S" w:date="2026-08-03T15:58:00Z" w16du:dateUtc="2026-08-03T14:58:00Z">
        <w:r w:rsidR="001C5EC0">
          <w:rPr>
            <w:rFonts w:ascii="Cambria" w:hAnsi="Cambria"/>
            <w:bCs/>
            <w:sz w:val="28"/>
            <w:szCs w:val="28"/>
          </w:rPr>
          <w:t>Give me</w:t>
        </w:r>
      </w:ins>
      <w:del w:id="25841" w:author="Claire S" w:date="2026-08-03T15:58:00Z" w16du:dateUtc="2026-08-03T14:58:00Z">
        <w:r w:rsidR="003444EA" w:rsidDel="001C5EC0">
          <w:rPr>
            <w:rFonts w:ascii="Cambria" w:hAnsi="Cambria"/>
            <w:bCs/>
            <w:sz w:val="28"/>
            <w:szCs w:val="28"/>
          </w:rPr>
          <w:delText>I’ll have</w:delText>
        </w:r>
      </w:del>
      <w:r w:rsidR="003444EA">
        <w:rPr>
          <w:rFonts w:ascii="Cambria" w:hAnsi="Cambria"/>
          <w:bCs/>
          <w:sz w:val="28"/>
          <w:szCs w:val="28"/>
        </w:rPr>
        <w:t xml:space="preserve"> a</w:t>
      </w:r>
      <w:r>
        <w:rPr>
          <w:rFonts w:ascii="Cambria" w:hAnsi="Cambria"/>
          <w:bCs/>
          <w:sz w:val="28"/>
          <w:szCs w:val="28"/>
        </w:rPr>
        <w:t xml:space="preserve"> drink too</w:t>
      </w:r>
      <w:ins w:id="25842" w:author="Daisy Watt" w:date="2026-06-24T09:45:00Z" w16du:dateUtc="2026-06-24T07:45:00Z">
        <w:r w:rsidR="001A578E">
          <w:rPr>
            <w:rFonts w:ascii="Cambria" w:hAnsi="Cambria"/>
            <w:bCs/>
            <w:sz w:val="28"/>
            <w:szCs w:val="28"/>
          </w:rPr>
          <w:t>,</w:t>
        </w:r>
      </w:ins>
      <w:r>
        <w:rPr>
          <w:rFonts w:ascii="Cambria" w:hAnsi="Cambria"/>
          <w:bCs/>
          <w:sz w:val="28"/>
          <w:szCs w:val="28"/>
        </w:rPr>
        <w:t xml:space="preserve"> please.’ </w:t>
      </w:r>
    </w:p>
    <w:p w14:paraId="5C7EA688" w14:textId="5130806A" w:rsidR="00A079F7" w:rsidRDefault="00A079F7" w:rsidP="00357C58">
      <w:pPr>
        <w:spacing w:line="360" w:lineRule="auto"/>
        <w:ind w:firstLine="720"/>
        <w:contextualSpacing/>
        <w:rPr>
          <w:rFonts w:ascii="Cambria" w:hAnsi="Cambria"/>
          <w:bCs/>
          <w:sz w:val="28"/>
          <w:szCs w:val="28"/>
        </w:rPr>
      </w:pPr>
      <w:ins w:id="25843" w:author="Claire S" w:date="2026-06-05T17:13:00Z" w16du:dateUtc="2026-06-05T16:13:00Z">
        <w:r>
          <w:rPr>
            <w:rFonts w:ascii="Cambria" w:hAnsi="Cambria"/>
            <w:bCs/>
            <w:sz w:val="28"/>
            <w:szCs w:val="28"/>
          </w:rPr>
          <w:t xml:space="preserve">‘We don’t know why, but it looks like he was going through all Dex’s </w:t>
        </w:r>
        <w:r w:rsidR="00DE6BF5">
          <w:rPr>
            <w:rFonts w:ascii="Cambria" w:hAnsi="Cambria"/>
            <w:bCs/>
            <w:sz w:val="28"/>
            <w:szCs w:val="28"/>
          </w:rPr>
          <w:t>notes</w:t>
        </w:r>
      </w:ins>
      <w:ins w:id="25844" w:author="Claire S" w:date="2026-06-05T17:14:00Z" w16du:dateUtc="2026-06-05T16:14:00Z">
        <w:r w:rsidR="00DE6BF5">
          <w:rPr>
            <w:rFonts w:ascii="Cambria" w:hAnsi="Cambria"/>
            <w:bCs/>
            <w:sz w:val="28"/>
            <w:szCs w:val="28"/>
          </w:rPr>
          <w:t xml:space="preserve"> on his computer, among</w:t>
        </w:r>
        <w:del w:id="25845" w:author="Daisy Watt" w:date="2026-06-16T17:20:00Z" w16du:dateUtc="2026-06-16T16:20:00Z">
          <w:r w:rsidR="00DE6BF5" w:rsidDel="00F00933">
            <w:rPr>
              <w:rFonts w:ascii="Cambria" w:hAnsi="Cambria"/>
              <w:bCs/>
              <w:sz w:val="28"/>
              <w:szCs w:val="28"/>
            </w:rPr>
            <w:delText>st</w:delText>
          </w:r>
        </w:del>
        <w:r w:rsidR="00DE6BF5">
          <w:rPr>
            <w:rFonts w:ascii="Cambria" w:hAnsi="Cambria"/>
            <w:bCs/>
            <w:sz w:val="28"/>
            <w:szCs w:val="28"/>
          </w:rPr>
          <w:t xml:space="preserve"> other things</w:t>
        </w:r>
      </w:ins>
      <w:ins w:id="25846" w:author="Claire S" w:date="2026-06-06T10:03:00Z" w16du:dateUtc="2026-06-06T09:03:00Z">
        <w:del w:id="25847" w:author="Daisy Watt" w:date="2026-06-24T09:45:00Z" w16du:dateUtc="2026-06-24T07:45:00Z">
          <w:r w:rsidR="00D22909" w:rsidDel="0065562A">
            <w:rPr>
              <w:rFonts w:ascii="Cambria" w:hAnsi="Cambria"/>
              <w:bCs/>
              <w:sz w:val="28"/>
              <w:szCs w:val="28"/>
            </w:rPr>
            <w:delText>,</w:delText>
          </w:r>
        </w:del>
      </w:ins>
      <w:ins w:id="25848" w:author="Daisy Watt" w:date="2026-06-24T09:45:00Z" w16du:dateUtc="2026-06-24T07:45:00Z">
        <w:r w:rsidR="0065562A">
          <w:rPr>
            <w:rFonts w:ascii="Cambria" w:hAnsi="Cambria"/>
            <w:bCs/>
            <w:sz w:val="28"/>
            <w:szCs w:val="28"/>
          </w:rPr>
          <w:t>.</w:t>
        </w:r>
      </w:ins>
      <w:ins w:id="25849" w:author="Claire S" w:date="2026-06-06T10:03:00Z" w16du:dateUtc="2026-06-06T09:03:00Z">
        <w:r w:rsidR="00D22909">
          <w:rPr>
            <w:rFonts w:ascii="Cambria" w:hAnsi="Cambria"/>
            <w:bCs/>
            <w:sz w:val="28"/>
            <w:szCs w:val="28"/>
          </w:rPr>
          <w:t xml:space="preserve">’ Ruth looked </w:t>
        </w:r>
      </w:ins>
      <w:ins w:id="25850" w:author="Claire S" w:date="2026-08-03T15:58:00Z" w16du:dateUtc="2026-08-03T14:58:00Z">
        <w:r w:rsidR="004E4578">
          <w:rPr>
            <w:rFonts w:ascii="Cambria" w:hAnsi="Cambria"/>
            <w:bCs/>
            <w:sz w:val="28"/>
            <w:szCs w:val="28"/>
          </w:rPr>
          <w:t xml:space="preserve">even </w:t>
        </w:r>
      </w:ins>
      <w:ins w:id="25851" w:author="Claire S" w:date="2026-06-06T10:03:00Z" w16du:dateUtc="2026-06-06T09:03:00Z">
        <w:r w:rsidR="00D22909">
          <w:rPr>
            <w:rFonts w:ascii="Cambria" w:hAnsi="Cambria"/>
            <w:bCs/>
            <w:sz w:val="28"/>
            <w:szCs w:val="28"/>
          </w:rPr>
          <w:t>more serious than usual. ‘He was up in this office</w:t>
        </w:r>
      </w:ins>
      <w:ins w:id="25852" w:author="Daisy Watt" w:date="2026-06-24T09:45:00Z" w16du:dateUtc="2026-06-24T07:45:00Z">
        <w:r w:rsidR="0065562A">
          <w:rPr>
            <w:rFonts w:ascii="Cambria" w:hAnsi="Cambria"/>
            <w:bCs/>
            <w:sz w:val="28"/>
            <w:szCs w:val="28"/>
          </w:rPr>
          <w:t>,</w:t>
        </w:r>
      </w:ins>
      <w:ins w:id="25853" w:author="Claire S" w:date="2026-06-06T10:03:00Z" w16du:dateUtc="2026-06-06T09:03:00Z">
        <w:r w:rsidR="00D22909">
          <w:rPr>
            <w:rFonts w:ascii="Cambria" w:hAnsi="Cambria"/>
            <w:bCs/>
            <w:sz w:val="28"/>
            <w:szCs w:val="28"/>
          </w:rPr>
          <w:t xml:space="preserve"> too</w:t>
        </w:r>
      </w:ins>
      <w:ins w:id="25854" w:author="Daisy Watt" w:date="2026-06-24T09:45:00Z" w16du:dateUtc="2026-06-24T07:45:00Z">
        <w:r w:rsidR="0065562A">
          <w:rPr>
            <w:rFonts w:ascii="Cambria" w:hAnsi="Cambria"/>
            <w:bCs/>
            <w:sz w:val="28"/>
            <w:szCs w:val="28"/>
          </w:rPr>
          <w:t>.</w:t>
        </w:r>
      </w:ins>
      <w:ins w:id="25855" w:author="Claire S" w:date="2026-06-06T10:03:00Z" w16du:dateUtc="2026-06-06T09:03:00Z">
        <w:del w:id="25856" w:author="Daisy Watt" w:date="2026-06-24T09:45:00Z" w16du:dateUtc="2026-06-24T07:45:00Z">
          <w:r w:rsidR="00D22909" w:rsidDel="0065562A">
            <w:rPr>
              <w:rFonts w:ascii="Cambria" w:hAnsi="Cambria"/>
              <w:bCs/>
              <w:sz w:val="28"/>
              <w:szCs w:val="28"/>
            </w:rPr>
            <w:delText xml:space="preserve"> -</w:delText>
          </w:r>
        </w:del>
      </w:ins>
      <w:ins w:id="25857" w:author="Claire S" w:date="2026-06-05T17:13:00Z" w16du:dateUtc="2026-06-05T16:13:00Z">
        <w:r w:rsidR="00DE6BF5">
          <w:rPr>
            <w:rFonts w:ascii="Cambria" w:hAnsi="Cambria"/>
            <w:bCs/>
            <w:sz w:val="28"/>
            <w:szCs w:val="28"/>
          </w:rPr>
          <w:t>’</w:t>
        </w:r>
      </w:ins>
    </w:p>
    <w:p w14:paraId="624614D7" w14:textId="7E612EE3" w:rsidR="00357C58" w:rsidRDefault="00357C58" w:rsidP="00DF6041">
      <w:pPr>
        <w:spacing w:line="360" w:lineRule="auto"/>
        <w:contextualSpacing/>
        <w:rPr>
          <w:rFonts w:ascii="Cambria" w:hAnsi="Cambria"/>
          <w:bCs/>
          <w:sz w:val="28"/>
          <w:szCs w:val="28"/>
        </w:rPr>
      </w:pPr>
      <w:r>
        <w:rPr>
          <w:rFonts w:ascii="Cambria" w:hAnsi="Cambria"/>
          <w:bCs/>
          <w:sz w:val="28"/>
          <w:szCs w:val="28"/>
        </w:rPr>
        <w:tab/>
      </w:r>
      <w:r w:rsidR="00C85EB8">
        <w:rPr>
          <w:rFonts w:ascii="Cambria" w:hAnsi="Cambria"/>
          <w:bCs/>
          <w:sz w:val="28"/>
          <w:szCs w:val="28"/>
        </w:rPr>
        <w:t xml:space="preserve">‘The police are on their way.’ </w:t>
      </w:r>
      <w:r>
        <w:rPr>
          <w:rFonts w:ascii="Cambria" w:hAnsi="Cambria"/>
          <w:bCs/>
          <w:sz w:val="28"/>
          <w:szCs w:val="28"/>
        </w:rPr>
        <w:t xml:space="preserve">Miles poured </w:t>
      </w:r>
      <w:del w:id="25858" w:author="Claire S" w:date="2026-08-03T15:59:00Z" w16du:dateUtc="2026-08-03T14:59:00Z">
        <w:r w:rsidR="00D07E25" w:rsidDel="004E4578">
          <w:rPr>
            <w:rFonts w:ascii="Cambria" w:hAnsi="Cambria"/>
            <w:bCs/>
            <w:sz w:val="28"/>
            <w:szCs w:val="28"/>
          </w:rPr>
          <w:delText>her</w:delText>
        </w:r>
        <w:r w:rsidR="003444EA" w:rsidDel="004E4578">
          <w:rPr>
            <w:rFonts w:ascii="Cambria" w:hAnsi="Cambria"/>
            <w:bCs/>
            <w:sz w:val="28"/>
            <w:szCs w:val="28"/>
          </w:rPr>
          <w:delText xml:space="preserve"> </w:delText>
        </w:r>
      </w:del>
      <w:ins w:id="25859" w:author="Claire S" w:date="2026-08-03T15:59:00Z" w16du:dateUtc="2026-08-03T14:59:00Z">
        <w:r w:rsidR="004E4578">
          <w:rPr>
            <w:rFonts w:ascii="Cambria" w:hAnsi="Cambria"/>
            <w:bCs/>
            <w:sz w:val="28"/>
            <w:szCs w:val="28"/>
          </w:rPr>
          <w:t xml:space="preserve">Savannah </w:t>
        </w:r>
      </w:ins>
      <w:r w:rsidR="003444EA">
        <w:rPr>
          <w:rFonts w:ascii="Cambria" w:hAnsi="Cambria"/>
          <w:bCs/>
          <w:sz w:val="28"/>
          <w:szCs w:val="28"/>
        </w:rPr>
        <w:t>the</w:t>
      </w:r>
      <w:r>
        <w:rPr>
          <w:rFonts w:ascii="Cambria" w:hAnsi="Cambria"/>
          <w:bCs/>
          <w:sz w:val="28"/>
          <w:szCs w:val="28"/>
        </w:rPr>
        <w:t xml:space="preserve"> </w:t>
      </w:r>
      <w:r w:rsidR="003444EA">
        <w:rPr>
          <w:rFonts w:ascii="Cambria" w:hAnsi="Cambria"/>
          <w:bCs/>
          <w:sz w:val="28"/>
          <w:szCs w:val="28"/>
        </w:rPr>
        <w:t>smallest</w:t>
      </w:r>
      <w:r w:rsidR="00181B1B">
        <w:rPr>
          <w:rFonts w:ascii="Cambria" w:hAnsi="Cambria"/>
          <w:bCs/>
          <w:sz w:val="28"/>
          <w:szCs w:val="28"/>
        </w:rPr>
        <w:t xml:space="preserve"> </w:t>
      </w:r>
      <w:r>
        <w:rPr>
          <w:rFonts w:ascii="Cambria" w:hAnsi="Cambria"/>
          <w:bCs/>
          <w:sz w:val="28"/>
          <w:szCs w:val="28"/>
        </w:rPr>
        <w:t xml:space="preserve">whisky, his face </w:t>
      </w:r>
      <w:r w:rsidR="009E3ED0">
        <w:rPr>
          <w:rFonts w:ascii="Cambria" w:hAnsi="Cambria"/>
          <w:bCs/>
          <w:sz w:val="28"/>
          <w:szCs w:val="28"/>
        </w:rPr>
        <w:t>sour</w:t>
      </w:r>
      <w:r>
        <w:rPr>
          <w:rFonts w:ascii="Cambria" w:hAnsi="Cambria"/>
          <w:bCs/>
          <w:sz w:val="28"/>
          <w:szCs w:val="28"/>
        </w:rPr>
        <w:t>. ‘This is not good.’</w:t>
      </w:r>
    </w:p>
    <w:p w14:paraId="4B6529C2" w14:textId="2AAE84EE" w:rsidR="00357C58" w:rsidRDefault="00357C58" w:rsidP="00DF6041">
      <w:pPr>
        <w:spacing w:line="360" w:lineRule="auto"/>
        <w:contextualSpacing/>
        <w:rPr>
          <w:rFonts w:ascii="Cambria" w:hAnsi="Cambria"/>
          <w:bCs/>
          <w:sz w:val="28"/>
          <w:szCs w:val="28"/>
        </w:rPr>
      </w:pPr>
      <w:r>
        <w:rPr>
          <w:rFonts w:ascii="Cambria" w:hAnsi="Cambria"/>
          <w:bCs/>
          <w:sz w:val="28"/>
          <w:szCs w:val="28"/>
        </w:rPr>
        <w:tab/>
        <w:t>‘We can make it good</w:t>
      </w:r>
      <w:del w:id="25860" w:author="Daisy Watt" w:date="2026-06-24T09:45:00Z" w16du:dateUtc="2026-06-24T07:45:00Z">
        <w:r w:rsidDel="00C36C01">
          <w:rPr>
            <w:rFonts w:ascii="Cambria" w:hAnsi="Cambria"/>
            <w:bCs/>
            <w:sz w:val="28"/>
            <w:szCs w:val="28"/>
          </w:rPr>
          <w:delText>,</w:delText>
        </w:r>
      </w:del>
      <w:ins w:id="25861" w:author="Daisy Watt" w:date="2026-06-24T09:45:00Z" w16du:dateUtc="2026-06-24T07:45:00Z">
        <w:r w:rsidR="00C36C01">
          <w:rPr>
            <w:rFonts w:ascii="Cambria" w:hAnsi="Cambria"/>
            <w:bCs/>
            <w:sz w:val="28"/>
            <w:szCs w:val="28"/>
          </w:rPr>
          <w:t>.</w:t>
        </w:r>
      </w:ins>
      <w:r>
        <w:rPr>
          <w:rFonts w:ascii="Cambria" w:hAnsi="Cambria"/>
          <w:bCs/>
          <w:sz w:val="28"/>
          <w:szCs w:val="28"/>
        </w:rPr>
        <w:t xml:space="preserve">’ Ruth </w:t>
      </w:r>
      <w:r w:rsidR="00EC4F57">
        <w:rPr>
          <w:rFonts w:ascii="Cambria" w:hAnsi="Cambria"/>
          <w:bCs/>
          <w:sz w:val="28"/>
          <w:szCs w:val="28"/>
        </w:rPr>
        <w:t>was</w:t>
      </w:r>
      <w:r w:rsidR="00FE0923">
        <w:rPr>
          <w:rFonts w:ascii="Cambria" w:hAnsi="Cambria"/>
          <w:bCs/>
          <w:sz w:val="28"/>
          <w:szCs w:val="28"/>
        </w:rPr>
        <w:t xml:space="preserve"> calm</w:t>
      </w:r>
      <w:r>
        <w:rPr>
          <w:rFonts w:ascii="Cambria" w:hAnsi="Cambria"/>
          <w:bCs/>
          <w:sz w:val="28"/>
          <w:szCs w:val="28"/>
        </w:rPr>
        <w:t>. ‘</w:t>
      </w:r>
      <w:r w:rsidR="00302DE1">
        <w:rPr>
          <w:rFonts w:ascii="Cambria" w:hAnsi="Cambria"/>
          <w:bCs/>
          <w:sz w:val="28"/>
          <w:szCs w:val="28"/>
        </w:rPr>
        <w:t>Or rather, w</w:t>
      </w:r>
      <w:r>
        <w:rPr>
          <w:rFonts w:ascii="Cambria" w:hAnsi="Cambria"/>
          <w:bCs/>
          <w:sz w:val="28"/>
          <w:szCs w:val="28"/>
        </w:rPr>
        <w:t xml:space="preserve">e </w:t>
      </w:r>
      <w:r w:rsidRPr="007B70E5">
        <w:rPr>
          <w:rFonts w:ascii="Cambria" w:hAnsi="Cambria"/>
          <w:bCs/>
          <w:i/>
          <w:iCs/>
          <w:sz w:val="28"/>
          <w:szCs w:val="28"/>
          <w:rPrChange w:id="25862" w:author="Daisy Watt" w:date="2026-06-24T09:45:00Z" w16du:dateUtc="2026-06-24T07:45:00Z">
            <w:rPr>
              <w:rFonts w:ascii="Cambria" w:hAnsi="Cambria"/>
              <w:bCs/>
              <w:sz w:val="28"/>
              <w:szCs w:val="28"/>
            </w:rPr>
          </w:rPrChange>
        </w:rPr>
        <w:t>need</w:t>
      </w:r>
      <w:r>
        <w:rPr>
          <w:rFonts w:ascii="Cambria" w:hAnsi="Cambria"/>
          <w:bCs/>
          <w:sz w:val="28"/>
          <w:szCs w:val="28"/>
        </w:rPr>
        <w:t xml:space="preserve"> to</w:t>
      </w:r>
      <w:del w:id="25863" w:author="Claire S" w:date="2026-08-03T15:59:00Z" w16du:dateUtc="2026-08-03T14:59:00Z">
        <w:r w:rsidDel="004E4578">
          <w:rPr>
            <w:rFonts w:ascii="Cambria" w:hAnsi="Cambria"/>
            <w:bCs/>
            <w:sz w:val="28"/>
            <w:szCs w:val="28"/>
          </w:rPr>
          <w:delText xml:space="preserve"> make it good</w:delText>
        </w:r>
      </w:del>
      <w:r>
        <w:rPr>
          <w:rFonts w:ascii="Cambria" w:hAnsi="Cambria"/>
          <w:bCs/>
          <w:sz w:val="28"/>
          <w:szCs w:val="28"/>
        </w:rPr>
        <w:t>.’</w:t>
      </w:r>
    </w:p>
    <w:p w14:paraId="20B7AA01" w14:textId="3A88A91F" w:rsidR="00357C58" w:rsidRDefault="00357C58" w:rsidP="00DF6041">
      <w:pPr>
        <w:spacing w:line="360" w:lineRule="auto"/>
        <w:contextualSpacing/>
        <w:rPr>
          <w:rFonts w:ascii="Cambria" w:hAnsi="Cambria"/>
          <w:bCs/>
          <w:sz w:val="28"/>
          <w:szCs w:val="28"/>
        </w:rPr>
      </w:pPr>
      <w:r>
        <w:rPr>
          <w:rFonts w:ascii="Cambria" w:hAnsi="Cambria"/>
          <w:bCs/>
          <w:sz w:val="28"/>
          <w:szCs w:val="28"/>
        </w:rPr>
        <w:tab/>
        <w:t>‘</w:t>
      </w:r>
      <w:r w:rsidR="00FE0923">
        <w:rPr>
          <w:rFonts w:ascii="Cambria" w:hAnsi="Cambria"/>
          <w:bCs/>
          <w:sz w:val="28"/>
          <w:szCs w:val="28"/>
        </w:rPr>
        <w:t>But h</w:t>
      </w:r>
      <w:r>
        <w:rPr>
          <w:rFonts w:ascii="Cambria" w:hAnsi="Cambria"/>
          <w:bCs/>
          <w:sz w:val="28"/>
          <w:szCs w:val="28"/>
        </w:rPr>
        <w:t>ow</w:t>
      </w:r>
      <w:del w:id="25864" w:author="Claire S" w:date="2026-08-03T15:59:00Z" w16du:dateUtc="2026-08-03T14:59:00Z">
        <w:r w:rsidR="00265800" w:rsidDel="004B65AE">
          <w:rPr>
            <w:rFonts w:ascii="Cambria" w:hAnsi="Cambria"/>
            <w:bCs/>
            <w:sz w:val="28"/>
            <w:szCs w:val="28"/>
          </w:rPr>
          <w:delText xml:space="preserve"> is that possible</w:delText>
        </w:r>
      </w:del>
      <w:r>
        <w:rPr>
          <w:rFonts w:ascii="Cambria" w:hAnsi="Cambria"/>
          <w:bCs/>
          <w:sz w:val="28"/>
          <w:szCs w:val="28"/>
        </w:rPr>
        <w:t>?’</w:t>
      </w:r>
      <w:r w:rsidR="00265800">
        <w:rPr>
          <w:rFonts w:ascii="Cambria" w:hAnsi="Cambria"/>
          <w:bCs/>
          <w:sz w:val="28"/>
          <w:szCs w:val="28"/>
        </w:rPr>
        <w:t xml:space="preserve"> Miles ran his </w:t>
      </w:r>
      <w:del w:id="25865" w:author="Daisy Watt" w:date="2026-06-24T09:45:00Z" w16du:dateUtc="2026-06-24T07:45:00Z">
        <w:r w:rsidR="00265800" w:rsidDel="00B52A03">
          <w:rPr>
            <w:rFonts w:ascii="Cambria" w:hAnsi="Cambria"/>
            <w:bCs/>
            <w:sz w:val="28"/>
            <w:szCs w:val="28"/>
          </w:rPr>
          <w:delText>hair</w:delText>
        </w:r>
      </w:del>
      <w:ins w:id="25866" w:author="Daisy Watt" w:date="2026-06-24T09:45:00Z" w16du:dateUtc="2026-06-24T07:45:00Z">
        <w:r w:rsidR="00B52A03">
          <w:rPr>
            <w:rFonts w:ascii="Cambria" w:hAnsi="Cambria"/>
            <w:bCs/>
            <w:sz w:val="28"/>
            <w:szCs w:val="28"/>
          </w:rPr>
          <w:t>hands</w:t>
        </w:r>
      </w:ins>
      <w:r w:rsidR="00265800">
        <w:rPr>
          <w:rFonts w:ascii="Cambria" w:hAnsi="Cambria"/>
          <w:bCs/>
          <w:sz w:val="28"/>
          <w:szCs w:val="28"/>
        </w:rPr>
        <w:t xml:space="preserve"> through his </w:t>
      </w:r>
      <w:del w:id="25867" w:author="Daisy Watt" w:date="2026-06-24T09:46:00Z" w16du:dateUtc="2026-06-24T07:46:00Z">
        <w:r w:rsidR="00265800" w:rsidDel="00EF7340">
          <w:rPr>
            <w:rFonts w:ascii="Cambria" w:hAnsi="Cambria"/>
            <w:bCs/>
            <w:sz w:val="28"/>
            <w:szCs w:val="28"/>
          </w:rPr>
          <w:delText>‘</w:delText>
        </w:r>
      </w:del>
      <w:r w:rsidR="00265800">
        <w:rPr>
          <w:rFonts w:ascii="Cambria" w:hAnsi="Cambria"/>
          <w:bCs/>
          <w:sz w:val="28"/>
          <w:szCs w:val="28"/>
        </w:rPr>
        <w:t>new</w:t>
      </w:r>
      <w:ins w:id="25868" w:author="Daisy Watt" w:date="2026-06-24T09:46:00Z" w16du:dateUtc="2026-06-24T07:46:00Z">
        <w:r w:rsidR="00EF7340">
          <w:rPr>
            <w:rFonts w:ascii="Cambria" w:hAnsi="Cambria"/>
            <w:bCs/>
            <w:sz w:val="28"/>
            <w:szCs w:val="28"/>
          </w:rPr>
          <w:t>ly thickened</w:t>
        </w:r>
      </w:ins>
      <w:del w:id="25869" w:author="Daisy Watt" w:date="2026-06-24T09:46:00Z" w16du:dateUtc="2026-06-24T07:46:00Z">
        <w:r w:rsidR="00265800" w:rsidDel="00EF7340">
          <w:rPr>
            <w:rFonts w:ascii="Cambria" w:hAnsi="Cambria"/>
            <w:bCs/>
            <w:sz w:val="28"/>
            <w:szCs w:val="28"/>
          </w:rPr>
          <w:delText>’</w:delText>
        </w:r>
      </w:del>
      <w:r w:rsidR="00265800">
        <w:rPr>
          <w:rFonts w:ascii="Cambria" w:hAnsi="Cambria"/>
          <w:bCs/>
          <w:sz w:val="28"/>
          <w:szCs w:val="28"/>
        </w:rPr>
        <w:t xml:space="preserve"> hair.</w:t>
      </w:r>
      <w:r w:rsidR="00EC4F57">
        <w:rPr>
          <w:rFonts w:ascii="Cambria" w:hAnsi="Cambria"/>
          <w:bCs/>
          <w:sz w:val="28"/>
          <w:szCs w:val="28"/>
        </w:rPr>
        <w:t xml:space="preserve"> ‘It’s a fucking car</w:t>
      </w:r>
      <w:ins w:id="25870" w:author="Daisy Watt" w:date="2026-06-24T09:46:00Z" w16du:dateUtc="2026-06-24T07:46:00Z">
        <w:r w:rsidR="00C00ADA">
          <w:rPr>
            <w:rFonts w:ascii="Cambria" w:hAnsi="Cambria"/>
            <w:bCs/>
            <w:sz w:val="28"/>
            <w:szCs w:val="28"/>
          </w:rPr>
          <w:t xml:space="preserve"> </w:t>
        </w:r>
      </w:ins>
      <w:del w:id="25871" w:author="Daisy Watt" w:date="2026-06-24T09:46:00Z" w16du:dateUtc="2026-06-24T07:46:00Z">
        <w:r w:rsidR="00EC4F57" w:rsidDel="00C00ADA">
          <w:rPr>
            <w:rFonts w:ascii="Cambria" w:hAnsi="Cambria"/>
            <w:bCs/>
            <w:sz w:val="28"/>
            <w:szCs w:val="28"/>
          </w:rPr>
          <w:delText>-</w:delText>
        </w:r>
      </w:del>
      <w:r w:rsidR="00EC4F57">
        <w:rPr>
          <w:rFonts w:ascii="Cambria" w:hAnsi="Cambria"/>
          <w:bCs/>
          <w:sz w:val="28"/>
          <w:szCs w:val="28"/>
        </w:rPr>
        <w:t>crash</w:t>
      </w:r>
      <w:ins w:id="25872" w:author="Daisy Watt" w:date="2026-06-24T09:46:00Z" w16du:dateUtc="2026-06-24T07:46:00Z">
        <w:r w:rsidR="00C00ADA">
          <w:rPr>
            <w:rFonts w:ascii="Cambria" w:hAnsi="Cambria"/>
            <w:bCs/>
            <w:sz w:val="28"/>
            <w:szCs w:val="28"/>
          </w:rPr>
          <w:t>,</w:t>
        </w:r>
      </w:ins>
      <w:r w:rsidR="00EC4F57">
        <w:rPr>
          <w:rFonts w:ascii="Cambria" w:hAnsi="Cambria"/>
          <w:bCs/>
          <w:sz w:val="28"/>
          <w:szCs w:val="28"/>
        </w:rPr>
        <w:t xml:space="preserve"> optically.  Murders, </w:t>
      </w:r>
      <w:r w:rsidR="00914BFE">
        <w:rPr>
          <w:rFonts w:ascii="Cambria" w:hAnsi="Cambria"/>
          <w:bCs/>
          <w:sz w:val="28"/>
          <w:szCs w:val="28"/>
        </w:rPr>
        <w:t>sex</w:t>
      </w:r>
      <w:r w:rsidR="00DA069B">
        <w:rPr>
          <w:rFonts w:ascii="Cambria" w:hAnsi="Cambria"/>
          <w:bCs/>
          <w:sz w:val="28"/>
          <w:szCs w:val="28"/>
        </w:rPr>
        <w:t xml:space="preserve"> in the building</w:t>
      </w:r>
      <w:r w:rsidR="00914BFE">
        <w:rPr>
          <w:rFonts w:ascii="Cambria" w:hAnsi="Cambria"/>
          <w:bCs/>
          <w:sz w:val="28"/>
          <w:szCs w:val="28"/>
        </w:rPr>
        <w:t xml:space="preserve">, </w:t>
      </w:r>
      <w:r w:rsidR="00EC4F57">
        <w:rPr>
          <w:rFonts w:ascii="Cambria" w:hAnsi="Cambria"/>
          <w:bCs/>
          <w:sz w:val="28"/>
          <w:szCs w:val="28"/>
        </w:rPr>
        <w:t xml:space="preserve">dead </w:t>
      </w:r>
      <w:ins w:id="25873" w:author="Claire S" w:date="2026-08-03T15:59:00Z" w16du:dateUtc="2026-08-03T14:59:00Z">
        <w:r w:rsidR="004B65AE">
          <w:rPr>
            <w:rFonts w:ascii="Cambria" w:hAnsi="Cambria"/>
            <w:bCs/>
            <w:sz w:val="28"/>
            <w:szCs w:val="28"/>
          </w:rPr>
          <w:t>assistant</w:t>
        </w:r>
      </w:ins>
      <w:del w:id="25874" w:author="Claire S" w:date="2026-08-03T15:59:00Z" w16du:dateUtc="2026-08-03T14:59:00Z">
        <w:r w:rsidR="00EC4F57" w:rsidDel="004B65AE">
          <w:rPr>
            <w:rFonts w:ascii="Cambria" w:hAnsi="Cambria"/>
            <w:bCs/>
            <w:sz w:val="28"/>
            <w:szCs w:val="28"/>
          </w:rPr>
          <w:delText>editor</w:delText>
        </w:r>
      </w:del>
      <w:r w:rsidR="00EC4F57">
        <w:rPr>
          <w:rFonts w:ascii="Cambria" w:hAnsi="Cambria"/>
          <w:bCs/>
          <w:sz w:val="28"/>
          <w:szCs w:val="28"/>
        </w:rPr>
        <w:t xml:space="preserve">s, our </w:t>
      </w:r>
      <w:r w:rsidR="00914BFE">
        <w:rPr>
          <w:rFonts w:ascii="Cambria" w:hAnsi="Cambria"/>
          <w:bCs/>
          <w:sz w:val="28"/>
          <w:szCs w:val="28"/>
        </w:rPr>
        <w:t>second best</w:t>
      </w:r>
      <w:del w:id="25875" w:author="Daisy Watt" w:date="2026-06-24T09:46:00Z" w16du:dateUtc="2026-06-24T07:46:00Z">
        <w:r w:rsidR="00914BFE" w:rsidDel="00A90DD1">
          <w:rPr>
            <w:rFonts w:ascii="Cambria" w:hAnsi="Cambria"/>
            <w:bCs/>
            <w:sz w:val="28"/>
            <w:szCs w:val="28"/>
          </w:rPr>
          <w:delText>-</w:delText>
        </w:r>
      </w:del>
      <w:r w:rsidR="00914BFE">
        <w:rPr>
          <w:rFonts w:ascii="Cambria" w:hAnsi="Cambria"/>
          <w:bCs/>
          <w:sz w:val="28"/>
          <w:szCs w:val="28"/>
        </w:rPr>
        <w:t>selling author shot and then arrested</w:t>
      </w:r>
      <w:ins w:id="25876" w:author="Daisy Watt" w:date="2026-06-24T09:47:00Z" w16du:dateUtc="2026-06-24T07:47:00Z">
        <w:r w:rsidR="00A90DD1">
          <w:rPr>
            <w:rFonts w:ascii="Cambria" w:hAnsi="Cambria"/>
            <w:bCs/>
            <w:sz w:val="28"/>
            <w:szCs w:val="28"/>
          </w:rPr>
          <w:t>.</w:t>
        </w:r>
        <w:r w:rsidR="00EA1D68">
          <w:rPr>
            <w:rFonts w:ascii="Cambria" w:hAnsi="Cambria"/>
            <w:bCs/>
            <w:sz w:val="28"/>
            <w:szCs w:val="28"/>
          </w:rPr>
          <w:t xml:space="preserve"> </w:t>
        </w:r>
        <w:commentRangeStart w:id="25877"/>
        <w:r w:rsidR="00F107ED">
          <w:rPr>
            <w:rFonts w:ascii="Cambria" w:hAnsi="Cambria"/>
            <w:bCs/>
            <w:sz w:val="28"/>
            <w:szCs w:val="28"/>
          </w:rPr>
          <w:t>And</w:t>
        </w:r>
        <w:r w:rsidR="00EC7A88">
          <w:rPr>
            <w:rFonts w:ascii="Cambria" w:hAnsi="Cambria"/>
            <w:bCs/>
            <w:sz w:val="28"/>
            <w:szCs w:val="28"/>
          </w:rPr>
          <w:t xml:space="preserve"> after</w:t>
        </w:r>
        <w:r w:rsidR="00F107ED">
          <w:rPr>
            <w:rFonts w:ascii="Cambria" w:hAnsi="Cambria"/>
            <w:bCs/>
            <w:sz w:val="28"/>
            <w:szCs w:val="28"/>
          </w:rPr>
          <w:t xml:space="preserve"> Ruth’s mess, last year</w:t>
        </w:r>
      </w:ins>
      <w:commentRangeEnd w:id="25877"/>
      <w:ins w:id="25878" w:author="Daisy Watt" w:date="2026-06-24T09:48:00Z" w16du:dateUtc="2026-06-24T07:48:00Z">
        <w:r w:rsidR="0083422F">
          <w:rPr>
            <w:rStyle w:val="CommentReference"/>
            <w:rFonts w:ascii="Cambria" w:hAnsi="Cambria"/>
            <w:bCs/>
            <w:sz w:val="28"/>
            <w:szCs w:val="28"/>
          </w:rPr>
          <w:commentReference w:id="25877"/>
        </w:r>
      </w:ins>
      <w:ins w:id="25879" w:author="Daisy Watt" w:date="2026-06-24T09:47:00Z" w16du:dateUtc="2026-06-24T07:47:00Z">
        <w:r w:rsidR="00F107ED">
          <w:rPr>
            <w:rFonts w:ascii="Cambria" w:hAnsi="Cambria"/>
            <w:bCs/>
            <w:sz w:val="28"/>
            <w:szCs w:val="28"/>
          </w:rPr>
          <w:t>—</w:t>
        </w:r>
      </w:ins>
      <w:del w:id="25880" w:author="Daisy Watt" w:date="2026-06-24T09:47:00Z" w16du:dateUtc="2026-06-24T07:47:00Z">
        <w:r w:rsidR="00914BFE" w:rsidDel="00A90DD1">
          <w:rPr>
            <w:rFonts w:ascii="Cambria" w:hAnsi="Cambria"/>
            <w:bCs/>
            <w:sz w:val="28"/>
            <w:szCs w:val="28"/>
          </w:rPr>
          <w:delText xml:space="preserve"> -</w:delText>
        </w:r>
      </w:del>
      <w:r w:rsidR="00914BFE">
        <w:rPr>
          <w:rFonts w:ascii="Cambria" w:hAnsi="Cambria"/>
          <w:bCs/>
          <w:sz w:val="28"/>
          <w:szCs w:val="28"/>
        </w:rPr>
        <w:t>’</w:t>
      </w:r>
    </w:p>
    <w:p w14:paraId="09BABBE4" w14:textId="4A7956B5" w:rsidR="00357C58" w:rsidRDefault="00357C58" w:rsidP="00DF6041">
      <w:pPr>
        <w:spacing w:line="360" w:lineRule="auto"/>
        <w:contextualSpacing/>
        <w:rPr>
          <w:rFonts w:ascii="Cambria" w:hAnsi="Cambria"/>
          <w:bCs/>
          <w:sz w:val="28"/>
          <w:szCs w:val="28"/>
        </w:rPr>
      </w:pPr>
      <w:r>
        <w:rPr>
          <w:rFonts w:ascii="Cambria" w:hAnsi="Cambria"/>
          <w:bCs/>
          <w:sz w:val="28"/>
          <w:szCs w:val="28"/>
        </w:rPr>
        <w:tab/>
        <w:t>‘Shush</w:t>
      </w:r>
      <w:ins w:id="25881" w:author="Daisy Watt" w:date="2026-06-24T09:51:00Z" w16du:dateUtc="2026-06-24T07:51:00Z">
        <w:r w:rsidR="008B1479">
          <w:rPr>
            <w:rFonts w:ascii="Cambria" w:hAnsi="Cambria"/>
            <w:bCs/>
            <w:sz w:val="28"/>
            <w:szCs w:val="28"/>
          </w:rPr>
          <w:t>.’</w:t>
        </w:r>
      </w:ins>
      <w:del w:id="25882" w:author="Daisy Watt" w:date="2026-06-24T09:51:00Z" w16du:dateUtc="2026-06-24T07:51:00Z">
        <w:r w:rsidR="00C85EB8" w:rsidDel="008B1479">
          <w:rPr>
            <w:rFonts w:ascii="Cambria" w:hAnsi="Cambria"/>
            <w:bCs/>
            <w:sz w:val="28"/>
            <w:szCs w:val="28"/>
          </w:rPr>
          <w:delText>’,</w:delText>
        </w:r>
      </w:del>
      <w:r w:rsidR="00C85EB8">
        <w:rPr>
          <w:rFonts w:ascii="Cambria" w:hAnsi="Cambria"/>
          <w:bCs/>
          <w:sz w:val="28"/>
          <w:szCs w:val="28"/>
        </w:rPr>
        <w:t xml:space="preserve"> Ruth steepled her hands on the desk. ‘</w:t>
      </w:r>
      <w:r>
        <w:rPr>
          <w:rFonts w:ascii="Cambria" w:hAnsi="Cambria"/>
          <w:bCs/>
          <w:sz w:val="28"/>
          <w:szCs w:val="28"/>
        </w:rPr>
        <w:t>I’m thinking.’</w:t>
      </w:r>
    </w:p>
    <w:p w14:paraId="5215DCB3" w14:textId="07CE67D1" w:rsidR="00A73129" w:rsidRDefault="00A73129" w:rsidP="00DF6041">
      <w:pPr>
        <w:spacing w:line="360" w:lineRule="auto"/>
        <w:contextualSpacing/>
        <w:rPr>
          <w:rFonts w:ascii="Cambria" w:hAnsi="Cambria"/>
          <w:bCs/>
          <w:sz w:val="28"/>
          <w:szCs w:val="28"/>
        </w:rPr>
      </w:pPr>
      <w:r>
        <w:rPr>
          <w:rFonts w:ascii="Cambria" w:hAnsi="Cambria"/>
          <w:bCs/>
          <w:sz w:val="28"/>
          <w:szCs w:val="28"/>
        </w:rPr>
        <w:tab/>
        <w:t xml:space="preserve">‘You should never have got those girls to sign the </w:t>
      </w:r>
      <w:ins w:id="25883" w:author="Claire S" w:date="2026-08-03T16:00:00Z" w16du:dateUtc="2026-08-03T15:00:00Z">
        <w:r w:rsidR="004B65AE">
          <w:rPr>
            <w:rFonts w:ascii="Cambria" w:hAnsi="Cambria"/>
            <w:bCs/>
            <w:sz w:val="28"/>
            <w:szCs w:val="28"/>
          </w:rPr>
          <w:t xml:space="preserve">fucking </w:t>
        </w:r>
      </w:ins>
      <w:r>
        <w:rPr>
          <w:rFonts w:ascii="Cambria" w:hAnsi="Cambria"/>
          <w:bCs/>
          <w:sz w:val="28"/>
          <w:szCs w:val="28"/>
        </w:rPr>
        <w:t>NDAs,’ Miles</w:t>
      </w:r>
      <w:del w:id="25884" w:author="Claire S" w:date="2026-08-03T16:00:00Z" w16du:dateUtc="2026-08-03T15:00:00Z">
        <w:r w:rsidDel="004B65AE">
          <w:rPr>
            <w:rFonts w:ascii="Cambria" w:hAnsi="Cambria"/>
            <w:bCs/>
            <w:sz w:val="28"/>
            <w:szCs w:val="28"/>
          </w:rPr>
          <w:delText xml:space="preserve"> expostulate</w:delText>
        </w:r>
      </w:del>
      <w:ins w:id="25885" w:author="Claire S" w:date="2026-08-03T16:00:00Z" w16du:dateUtc="2026-08-03T15:00:00Z">
        <w:r w:rsidR="004B65AE">
          <w:rPr>
            <w:rFonts w:ascii="Cambria" w:hAnsi="Cambria"/>
            <w:bCs/>
            <w:sz w:val="28"/>
            <w:szCs w:val="28"/>
          </w:rPr>
          <w:t>’</w:t>
        </w:r>
      </w:ins>
      <w:del w:id="25886" w:author="Claire S" w:date="2026-08-03T16:00:00Z" w16du:dateUtc="2026-08-03T15:00:00Z">
        <w:r w:rsidDel="004B65AE">
          <w:rPr>
            <w:rFonts w:ascii="Cambria" w:hAnsi="Cambria"/>
            <w:bCs/>
            <w:sz w:val="28"/>
            <w:szCs w:val="28"/>
          </w:rPr>
          <w:delText>d, hi</w:delText>
        </w:r>
      </w:del>
      <w:ins w:id="25887" w:author="Claire S" w:date="2026-08-03T16:00:00Z" w16du:dateUtc="2026-08-03T15:00:00Z">
        <w:r w:rsidR="004B65AE">
          <w:rPr>
            <w:rFonts w:ascii="Cambria" w:hAnsi="Cambria"/>
            <w:bCs/>
            <w:sz w:val="28"/>
            <w:szCs w:val="28"/>
          </w:rPr>
          <w:t>s</w:t>
        </w:r>
      </w:ins>
      <w:del w:id="25888" w:author="Claire S" w:date="2026-08-03T16:00:00Z" w16du:dateUtc="2026-08-03T15:00:00Z">
        <w:r w:rsidDel="004B65AE">
          <w:rPr>
            <w:rFonts w:ascii="Cambria" w:hAnsi="Cambria"/>
            <w:bCs/>
            <w:sz w:val="28"/>
            <w:szCs w:val="28"/>
          </w:rPr>
          <w:delText>s</w:delText>
        </w:r>
      </w:del>
      <w:r>
        <w:rPr>
          <w:rFonts w:ascii="Cambria" w:hAnsi="Cambria"/>
          <w:bCs/>
          <w:sz w:val="28"/>
          <w:szCs w:val="28"/>
        </w:rPr>
        <w:t xml:space="preserve"> hair </w:t>
      </w:r>
      <w:ins w:id="25889" w:author="Claire S" w:date="2026-08-03T16:00:00Z" w16du:dateUtc="2026-08-03T15:00:00Z">
        <w:r w:rsidR="004B65AE">
          <w:rPr>
            <w:rFonts w:ascii="Cambria" w:hAnsi="Cambria"/>
            <w:bCs/>
            <w:sz w:val="28"/>
            <w:szCs w:val="28"/>
          </w:rPr>
          <w:t xml:space="preserve">was </w:t>
        </w:r>
      </w:ins>
      <w:del w:id="25890" w:author="Claire S" w:date="2026-08-03T16:00:00Z" w16du:dateUtc="2026-08-03T15:00:00Z">
        <w:r w:rsidR="00265800" w:rsidDel="00D4252D">
          <w:rPr>
            <w:rFonts w:ascii="Cambria" w:hAnsi="Cambria"/>
            <w:bCs/>
            <w:sz w:val="28"/>
            <w:szCs w:val="28"/>
          </w:rPr>
          <w:delText>now</w:delText>
        </w:r>
        <w:r w:rsidDel="00D4252D">
          <w:rPr>
            <w:rFonts w:ascii="Cambria" w:hAnsi="Cambria"/>
            <w:bCs/>
            <w:sz w:val="28"/>
            <w:szCs w:val="28"/>
          </w:rPr>
          <w:delText xml:space="preserve"> </w:delText>
        </w:r>
      </w:del>
      <w:r>
        <w:rPr>
          <w:rFonts w:ascii="Cambria" w:hAnsi="Cambria"/>
          <w:bCs/>
          <w:sz w:val="28"/>
          <w:szCs w:val="28"/>
        </w:rPr>
        <w:t>on end</w:t>
      </w:r>
      <w:ins w:id="25891" w:author="Claire S" w:date="2026-08-03T16:00:00Z" w16du:dateUtc="2026-08-03T15:00:00Z">
        <w:r w:rsidR="00D4252D">
          <w:rPr>
            <w:rFonts w:ascii="Cambria" w:hAnsi="Cambria"/>
            <w:bCs/>
            <w:sz w:val="28"/>
            <w:szCs w:val="28"/>
          </w:rPr>
          <w:t xml:space="preserve"> now</w:t>
        </w:r>
      </w:ins>
      <w:r>
        <w:rPr>
          <w:rFonts w:ascii="Cambria" w:hAnsi="Cambria"/>
          <w:bCs/>
          <w:sz w:val="28"/>
          <w:szCs w:val="28"/>
        </w:rPr>
        <w:t xml:space="preserve">. </w:t>
      </w:r>
      <w:r w:rsidR="000B3755">
        <w:rPr>
          <w:rFonts w:ascii="Cambria" w:hAnsi="Cambria"/>
          <w:bCs/>
          <w:sz w:val="28"/>
          <w:szCs w:val="28"/>
        </w:rPr>
        <w:t>‘If that comes out now</w:t>
      </w:r>
      <w:r w:rsidR="00265800">
        <w:rPr>
          <w:rFonts w:ascii="Cambria" w:hAnsi="Cambria"/>
          <w:bCs/>
          <w:sz w:val="28"/>
          <w:szCs w:val="28"/>
        </w:rPr>
        <w:t xml:space="preserve">, </w:t>
      </w:r>
      <w:r w:rsidR="000B3755">
        <w:rPr>
          <w:rFonts w:ascii="Cambria" w:hAnsi="Cambria"/>
          <w:bCs/>
          <w:sz w:val="28"/>
          <w:szCs w:val="28"/>
        </w:rPr>
        <w:t xml:space="preserve">we’re </w:t>
      </w:r>
      <w:r w:rsidR="00914BFE">
        <w:rPr>
          <w:rFonts w:ascii="Cambria" w:hAnsi="Cambria"/>
          <w:bCs/>
          <w:sz w:val="28"/>
          <w:szCs w:val="28"/>
        </w:rPr>
        <w:t xml:space="preserve">truly </w:t>
      </w:r>
      <w:r w:rsidR="000B3755">
        <w:rPr>
          <w:rFonts w:ascii="Cambria" w:hAnsi="Cambria"/>
          <w:bCs/>
          <w:sz w:val="28"/>
          <w:szCs w:val="28"/>
        </w:rPr>
        <w:t>screwed.’</w:t>
      </w:r>
    </w:p>
    <w:p w14:paraId="1420697F" w14:textId="1DA1FE50" w:rsidR="000B3755" w:rsidRDefault="006841DC" w:rsidP="00DF6041">
      <w:pPr>
        <w:spacing w:line="360" w:lineRule="auto"/>
        <w:contextualSpacing/>
        <w:rPr>
          <w:rFonts w:ascii="Cambria" w:hAnsi="Cambria"/>
          <w:bCs/>
          <w:sz w:val="28"/>
          <w:szCs w:val="28"/>
        </w:rPr>
      </w:pPr>
      <w:r>
        <w:rPr>
          <w:rFonts w:ascii="Cambria" w:hAnsi="Cambria"/>
          <w:bCs/>
          <w:sz w:val="28"/>
          <w:szCs w:val="28"/>
        </w:rPr>
        <w:tab/>
        <w:t>‘</w:t>
      </w:r>
      <w:r w:rsidR="000B3755">
        <w:rPr>
          <w:rFonts w:ascii="Cambria" w:hAnsi="Cambria"/>
          <w:bCs/>
          <w:sz w:val="28"/>
          <w:szCs w:val="28"/>
        </w:rPr>
        <w:t>I seem to remember the NDAs were</w:t>
      </w:r>
      <w:r>
        <w:rPr>
          <w:rFonts w:ascii="Cambria" w:hAnsi="Cambria"/>
          <w:bCs/>
          <w:sz w:val="28"/>
          <w:szCs w:val="28"/>
        </w:rPr>
        <w:t xml:space="preserve"> your bloody idea, Miles,’ Ruth </w:t>
      </w:r>
      <w:r w:rsidR="000B3755">
        <w:rPr>
          <w:rFonts w:ascii="Cambria" w:hAnsi="Cambria"/>
          <w:bCs/>
          <w:sz w:val="28"/>
          <w:szCs w:val="28"/>
        </w:rPr>
        <w:t>shot back</w:t>
      </w:r>
      <w:r>
        <w:rPr>
          <w:rFonts w:ascii="Cambria" w:hAnsi="Cambria"/>
          <w:bCs/>
          <w:sz w:val="28"/>
          <w:szCs w:val="28"/>
        </w:rPr>
        <w:t>. ‘But</w:t>
      </w:r>
      <w:r w:rsidR="00302DE1">
        <w:rPr>
          <w:rFonts w:ascii="Cambria" w:hAnsi="Cambria"/>
          <w:bCs/>
          <w:sz w:val="28"/>
          <w:szCs w:val="28"/>
        </w:rPr>
        <w:t xml:space="preserve"> </w:t>
      </w:r>
      <w:r>
        <w:rPr>
          <w:rFonts w:ascii="Cambria" w:hAnsi="Cambria"/>
          <w:bCs/>
          <w:sz w:val="28"/>
          <w:szCs w:val="28"/>
        </w:rPr>
        <w:t>you’re right</w:t>
      </w:r>
      <w:r w:rsidR="00265800">
        <w:rPr>
          <w:rFonts w:ascii="Cambria" w:hAnsi="Cambria"/>
          <w:bCs/>
          <w:sz w:val="28"/>
          <w:szCs w:val="28"/>
        </w:rPr>
        <w:t>, w</w:t>
      </w:r>
      <w:r>
        <w:rPr>
          <w:rFonts w:ascii="Cambria" w:hAnsi="Cambria"/>
          <w:bCs/>
          <w:sz w:val="28"/>
          <w:szCs w:val="28"/>
        </w:rPr>
        <w:t xml:space="preserve">e should have cut </w:t>
      </w:r>
      <w:r w:rsidR="000B3755">
        <w:rPr>
          <w:rFonts w:ascii="Cambria" w:hAnsi="Cambria"/>
          <w:bCs/>
          <w:sz w:val="28"/>
          <w:szCs w:val="28"/>
        </w:rPr>
        <w:t>Rayne</w:t>
      </w:r>
      <w:r>
        <w:rPr>
          <w:rFonts w:ascii="Cambria" w:hAnsi="Cambria"/>
          <w:bCs/>
          <w:sz w:val="28"/>
          <w:szCs w:val="28"/>
        </w:rPr>
        <w:t xml:space="preserve"> loose. </w:t>
      </w:r>
      <w:r w:rsidR="00302DE1">
        <w:rPr>
          <w:rFonts w:ascii="Cambria" w:hAnsi="Cambria"/>
          <w:bCs/>
          <w:sz w:val="28"/>
          <w:szCs w:val="28"/>
        </w:rPr>
        <w:t xml:space="preserve">These bastards we cover for </w:t>
      </w:r>
      <w:r>
        <w:rPr>
          <w:rFonts w:ascii="Cambria" w:hAnsi="Cambria"/>
          <w:bCs/>
          <w:sz w:val="28"/>
          <w:szCs w:val="28"/>
        </w:rPr>
        <w:t>always come back to bite us.’</w:t>
      </w:r>
      <w:r w:rsidR="00FD0A0C">
        <w:rPr>
          <w:rFonts w:ascii="Cambria" w:hAnsi="Cambria"/>
          <w:bCs/>
          <w:sz w:val="28"/>
          <w:szCs w:val="28"/>
        </w:rPr>
        <w:t xml:space="preserve"> </w:t>
      </w:r>
    </w:p>
    <w:p w14:paraId="3A4D4EBE" w14:textId="659E5AD1" w:rsidR="000B3755" w:rsidRDefault="000B3755" w:rsidP="00DF6041">
      <w:pPr>
        <w:spacing w:line="360" w:lineRule="auto"/>
        <w:contextualSpacing/>
        <w:rPr>
          <w:rFonts w:ascii="Cambria" w:hAnsi="Cambria"/>
          <w:bCs/>
          <w:sz w:val="28"/>
          <w:szCs w:val="28"/>
        </w:rPr>
      </w:pPr>
      <w:r>
        <w:rPr>
          <w:rFonts w:ascii="Cambria" w:hAnsi="Cambria"/>
          <w:bCs/>
          <w:sz w:val="28"/>
          <w:szCs w:val="28"/>
        </w:rPr>
        <w:tab/>
        <w:t>‘What NDAs?’</w:t>
      </w:r>
      <w:r w:rsidR="00265800">
        <w:rPr>
          <w:rFonts w:ascii="Cambria" w:hAnsi="Cambria"/>
          <w:bCs/>
          <w:sz w:val="28"/>
          <w:szCs w:val="28"/>
        </w:rPr>
        <w:t xml:space="preserve"> Savannah </w:t>
      </w:r>
      <w:r w:rsidR="00914BFE">
        <w:rPr>
          <w:rFonts w:ascii="Cambria" w:hAnsi="Cambria"/>
          <w:bCs/>
          <w:sz w:val="28"/>
          <w:szCs w:val="28"/>
        </w:rPr>
        <w:t>frown</w:t>
      </w:r>
      <w:r w:rsidR="00265800">
        <w:rPr>
          <w:rFonts w:ascii="Cambria" w:hAnsi="Cambria"/>
          <w:bCs/>
          <w:sz w:val="28"/>
          <w:szCs w:val="28"/>
        </w:rPr>
        <w:t xml:space="preserve">ed. </w:t>
      </w:r>
    </w:p>
    <w:p w14:paraId="1D751955" w14:textId="40118D18" w:rsidR="006841DC" w:rsidRDefault="00F14063" w:rsidP="00265800">
      <w:pPr>
        <w:spacing w:line="360" w:lineRule="auto"/>
        <w:ind w:firstLine="720"/>
        <w:contextualSpacing/>
        <w:rPr>
          <w:ins w:id="25892" w:author="Claire S" w:date="2026-06-05T17:14:00Z" w16du:dateUtc="2026-06-05T16:14:00Z"/>
          <w:rFonts w:ascii="Cambria" w:hAnsi="Cambria"/>
          <w:bCs/>
          <w:sz w:val="28"/>
          <w:szCs w:val="28"/>
        </w:rPr>
      </w:pPr>
      <w:r>
        <w:rPr>
          <w:rFonts w:ascii="Cambria" w:hAnsi="Cambria"/>
          <w:bCs/>
          <w:sz w:val="28"/>
          <w:szCs w:val="28"/>
        </w:rPr>
        <w:t xml:space="preserve">‘Maude.’ </w:t>
      </w:r>
      <w:r w:rsidR="000B3755">
        <w:rPr>
          <w:rFonts w:ascii="Cambria" w:hAnsi="Cambria"/>
          <w:bCs/>
          <w:sz w:val="28"/>
          <w:szCs w:val="28"/>
        </w:rPr>
        <w:t xml:space="preserve">Ignoring her, </w:t>
      </w:r>
      <w:r w:rsidR="00FD0A0C">
        <w:rPr>
          <w:rFonts w:ascii="Cambria" w:hAnsi="Cambria"/>
          <w:bCs/>
          <w:sz w:val="28"/>
          <w:szCs w:val="28"/>
        </w:rPr>
        <w:t xml:space="preserve">Ruth buzzed </w:t>
      </w:r>
      <w:r>
        <w:rPr>
          <w:rFonts w:ascii="Cambria" w:hAnsi="Cambria"/>
          <w:bCs/>
          <w:sz w:val="28"/>
          <w:szCs w:val="28"/>
        </w:rPr>
        <w:t>her assistant</w:t>
      </w:r>
      <w:r w:rsidR="00FD0A0C">
        <w:rPr>
          <w:rFonts w:ascii="Cambria" w:hAnsi="Cambria"/>
          <w:bCs/>
          <w:sz w:val="28"/>
          <w:szCs w:val="28"/>
        </w:rPr>
        <w:t xml:space="preserve">. ‘Get me Carl Carrington on the phone, </w:t>
      </w:r>
      <w:r>
        <w:rPr>
          <w:rFonts w:ascii="Cambria" w:hAnsi="Cambria"/>
          <w:bCs/>
          <w:sz w:val="28"/>
          <w:szCs w:val="28"/>
        </w:rPr>
        <w:t>immediately</w:t>
      </w:r>
      <w:r w:rsidR="00FD0A0C">
        <w:rPr>
          <w:rFonts w:ascii="Cambria" w:hAnsi="Cambria"/>
          <w:bCs/>
          <w:sz w:val="28"/>
          <w:szCs w:val="28"/>
        </w:rPr>
        <w:t>.’</w:t>
      </w:r>
    </w:p>
    <w:p w14:paraId="61CB6A12" w14:textId="0C86F7A6" w:rsidR="00386C18" w:rsidRDefault="00386C18" w:rsidP="00265800">
      <w:pPr>
        <w:spacing w:line="360" w:lineRule="auto"/>
        <w:ind w:firstLine="720"/>
        <w:contextualSpacing/>
        <w:rPr>
          <w:ins w:id="25893" w:author="Claire S" w:date="2026-06-05T17:14:00Z" w16du:dateUtc="2026-06-05T16:14:00Z"/>
          <w:rFonts w:ascii="Cambria" w:hAnsi="Cambria"/>
          <w:bCs/>
          <w:sz w:val="28"/>
          <w:szCs w:val="28"/>
        </w:rPr>
      </w:pPr>
      <w:ins w:id="25894" w:author="Claire S" w:date="2026-06-05T17:14:00Z" w16du:dateUtc="2026-06-05T16:14:00Z">
        <w:r>
          <w:rPr>
            <w:rFonts w:ascii="Cambria" w:hAnsi="Cambria"/>
            <w:bCs/>
            <w:sz w:val="28"/>
            <w:szCs w:val="28"/>
          </w:rPr>
          <w:t>‘I want to talk to Carl too</w:t>
        </w:r>
      </w:ins>
      <w:ins w:id="25895" w:author="Daisy Watt" w:date="2026-06-24T09:52:00Z" w16du:dateUtc="2026-06-24T07:52:00Z">
        <w:r w:rsidR="009E39D0">
          <w:rPr>
            <w:rFonts w:ascii="Cambria" w:hAnsi="Cambria"/>
            <w:bCs/>
            <w:sz w:val="28"/>
            <w:szCs w:val="28"/>
          </w:rPr>
          <w:t>,</w:t>
        </w:r>
      </w:ins>
      <w:ins w:id="25896" w:author="Claire S" w:date="2026-06-05T17:14:00Z" w16du:dateUtc="2026-06-05T16:14:00Z">
        <w:r>
          <w:rPr>
            <w:rFonts w:ascii="Cambria" w:hAnsi="Cambria"/>
            <w:bCs/>
            <w:sz w:val="28"/>
            <w:szCs w:val="28"/>
          </w:rPr>
          <w:t xml:space="preserve"> please</w:t>
        </w:r>
      </w:ins>
      <w:ins w:id="25897" w:author="Claire S" w:date="2026-08-03T15:53:00Z" w16du:dateUtc="2026-08-03T14:53:00Z">
        <w:r w:rsidR="0005316C">
          <w:rPr>
            <w:rFonts w:ascii="Cambria" w:hAnsi="Cambria"/>
            <w:bCs/>
            <w:sz w:val="28"/>
            <w:szCs w:val="28"/>
          </w:rPr>
          <w:t xml:space="preserve">,’ Savannah said.  </w:t>
        </w:r>
      </w:ins>
      <w:ins w:id="25898" w:author="Claire S" w:date="2026-08-03T15:54:00Z" w16du:dateUtc="2026-08-03T14:54:00Z">
        <w:r w:rsidR="0005316C">
          <w:rPr>
            <w:rFonts w:ascii="Cambria" w:hAnsi="Cambria"/>
            <w:bCs/>
            <w:sz w:val="28"/>
            <w:szCs w:val="28"/>
          </w:rPr>
          <w:t>She’d been feeling</w:t>
        </w:r>
      </w:ins>
      <w:ins w:id="25899" w:author="Claire S" w:date="2026-08-03T15:53:00Z" w16du:dateUtc="2026-08-03T14:53:00Z">
        <w:r w:rsidR="0005316C">
          <w:rPr>
            <w:rFonts w:ascii="Cambria" w:hAnsi="Cambria"/>
            <w:bCs/>
            <w:sz w:val="28"/>
            <w:szCs w:val="28"/>
          </w:rPr>
          <w:t xml:space="preserve"> bleary</w:t>
        </w:r>
      </w:ins>
      <w:ins w:id="25900" w:author="Claire S" w:date="2026-08-03T16:01:00Z" w16du:dateUtc="2026-08-03T15:01:00Z">
        <w:r w:rsidR="00D4252D">
          <w:rPr>
            <w:rFonts w:ascii="Cambria" w:hAnsi="Cambria"/>
            <w:bCs/>
            <w:sz w:val="28"/>
            <w:szCs w:val="28"/>
          </w:rPr>
          <w:t xml:space="preserve"> all morning</w:t>
        </w:r>
      </w:ins>
      <w:ins w:id="25901" w:author="Claire S" w:date="2026-08-03T15:55:00Z" w16du:dateUtc="2026-08-03T14:55:00Z">
        <w:r w:rsidR="00E2171A">
          <w:rPr>
            <w:rFonts w:ascii="Cambria" w:hAnsi="Cambria"/>
            <w:bCs/>
            <w:sz w:val="28"/>
            <w:szCs w:val="28"/>
          </w:rPr>
          <w:t>,</w:t>
        </w:r>
      </w:ins>
      <w:ins w:id="25902" w:author="Claire S" w:date="2026-08-03T15:53:00Z" w16du:dateUtc="2026-08-03T14:53:00Z">
        <w:r w:rsidR="0005316C">
          <w:rPr>
            <w:rFonts w:ascii="Cambria" w:hAnsi="Cambria"/>
            <w:bCs/>
            <w:sz w:val="28"/>
            <w:szCs w:val="28"/>
          </w:rPr>
          <w:t xml:space="preserve"> </w:t>
        </w:r>
      </w:ins>
      <w:ins w:id="25903" w:author="Claire S" w:date="2026-08-03T15:54:00Z" w16du:dateUtc="2026-08-03T14:54:00Z">
        <w:r w:rsidR="0005316C">
          <w:rPr>
            <w:rFonts w:ascii="Cambria" w:hAnsi="Cambria"/>
            <w:bCs/>
            <w:sz w:val="28"/>
            <w:szCs w:val="28"/>
          </w:rPr>
          <w:t xml:space="preserve">but this news was like a </w:t>
        </w:r>
      </w:ins>
      <w:ins w:id="25904" w:author="Claire S" w:date="2026-08-03T16:01:00Z" w16du:dateUtc="2026-08-03T15:01:00Z">
        <w:r w:rsidR="004D5E97">
          <w:rPr>
            <w:rFonts w:ascii="Cambria" w:hAnsi="Cambria"/>
            <w:bCs/>
            <w:sz w:val="28"/>
            <w:szCs w:val="28"/>
          </w:rPr>
          <w:t>jab</w:t>
        </w:r>
      </w:ins>
      <w:ins w:id="25905" w:author="Claire S" w:date="2026-08-03T15:54:00Z" w16du:dateUtc="2026-08-03T14:54:00Z">
        <w:r w:rsidR="0005316C">
          <w:rPr>
            <w:rFonts w:ascii="Cambria" w:hAnsi="Cambria"/>
            <w:bCs/>
            <w:sz w:val="28"/>
            <w:szCs w:val="28"/>
          </w:rPr>
          <w:t xml:space="preserve"> in the arm. ‘</w:t>
        </w:r>
        <w:r w:rsidR="00E2171A">
          <w:rPr>
            <w:rFonts w:ascii="Cambria" w:hAnsi="Cambria"/>
            <w:bCs/>
            <w:sz w:val="28"/>
            <w:szCs w:val="28"/>
          </w:rPr>
          <w:t>He</w:t>
        </w:r>
      </w:ins>
      <w:ins w:id="25906" w:author="Claire S" w:date="2026-06-05T17:14:00Z" w16du:dateUtc="2026-06-05T16:14:00Z">
        <w:r>
          <w:rPr>
            <w:rFonts w:ascii="Cambria" w:hAnsi="Cambria"/>
            <w:bCs/>
            <w:sz w:val="28"/>
            <w:szCs w:val="28"/>
          </w:rPr>
          <w:t xml:space="preserve"> was sniffing round my house on Saturday night, when Dex was still alive</w:t>
        </w:r>
      </w:ins>
      <w:ins w:id="25907" w:author="Claire S" w:date="2026-08-03T15:55:00Z" w16du:dateUtc="2026-08-03T14:55:00Z">
        <w:r w:rsidR="00E2171A">
          <w:rPr>
            <w:rFonts w:ascii="Cambria" w:hAnsi="Cambria"/>
            <w:bCs/>
            <w:sz w:val="28"/>
            <w:szCs w:val="28"/>
          </w:rPr>
          <w:t>—</w:t>
        </w:r>
      </w:ins>
      <w:ins w:id="25908" w:author="Claire S" w:date="2026-06-05T17:14:00Z" w16du:dateUtc="2026-06-05T16:14:00Z">
        <w:r>
          <w:rPr>
            <w:rFonts w:ascii="Cambria" w:hAnsi="Cambria"/>
            <w:bCs/>
            <w:sz w:val="28"/>
            <w:szCs w:val="28"/>
          </w:rPr>
          <w:t>’</w:t>
        </w:r>
      </w:ins>
    </w:p>
    <w:p w14:paraId="708F8FFC" w14:textId="4BC6BA64" w:rsidR="00386C18" w:rsidRDefault="00386C18" w:rsidP="00265800">
      <w:pPr>
        <w:spacing w:line="360" w:lineRule="auto"/>
        <w:ind w:firstLine="720"/>
        <w:contextualSpacing/>
        <w:rPr>
          <w:ins w:id="25909" w:author="Claire S" w:date="2026-06-05T17:15:00Z" w16du:dateUtc="2026-06-05T16:15:00Z"/>
          <w:rFonts w:ascii="Cambria" w:hAnsi="Cambria"/>
          <w:bCs/>
          <w:sz w:val="28"/>
          <w:szCs w:val="28"/>
        </w:rPr>
      </w:pPr>
      <w:ins w:id="25910" w:author="Claire S" w:date="2026-06-05T17:15:00Z" w16du:dateUtc="2026-06-05T16:15:00Z">
        <w:r w:rsidRPr="00DD03F0">
          <w:rPr>
            <w:rFonts w:ascii="Cambria" w:hAnsi="Cambria"/>
            <w:bCs/>
            <w:sz w:val="28"/>
            <w:szCs w:val="28"/>
          </w:rPr>
          <w:t>‘He what?</w:t>
        </w:r>
        <w:r>
          <w:rPr>
            <w:rFonts w:ascii="Cambria" w:hAnsi="Cambria"/>
            <w:bCs/>
            <w:sz w:val="28"/>
            <w:szCs w:val="28"/>
          </w:rPr>
          <w:t>’ Ruth stared at Savannah.</w:t>
        </w:r>
      </w:ins>
    </w:p>
    <w:p w14:paraId="3C747755" w14:textId="6A41F7A9" w:rsidR="00386C18" w:rsidRDefault="007741A0" w:rsidP="00265800">
      <w:pPr>
        <w:spacing w:line="360" w:lineRule="auto"/>
        <w:ind w:firstLine="720"/>
        <w:contextualSpacing/>
        <w:rPr>
          <w:ins w:id="25911" w:author="Claire S" w:date="2026-06-05T17:15:00Z" w16du:dateUtc="2026-06-05T16:15:00Z"/>
          <w:rFonts w:ascii="Cambria" w:hAnsi="Cambria"/>
          <w:bCs/>
          <w:sz w:val="28"/>
          <w:szCs w:val="28"/>
        </w:rPr>
      </w:pPr>
      <w:ins w:id="25912" w:author="Claire S" w:date="2026-06-05T17:15:00Z" w16du:dateUtc="2026-06-05T16:15:00Z">
        <w:r>
          <w:rPr>
            <w:rFonts w:ascii="Cambria" w:hAnsi="Cambria"/>
            <w:bCs/>
            <w:sz w:val="28"/>
            <w:szCs w:val="28"/>
          </w:rPr>
          <w:t>‘Carl was there</w:t>
        </w:r>
      </w:ins>
      <w:ins w:id="25913" w:author="Claire S" w:date="2026-06-05T17:26:00Z" w16du:dateUtc="2026-06-05T16:26:00Z">
        <w:r w:rsidR="004850F2">
          <w:rPr>
            <w:rFonts w:ascii="Cambria" w:hAnsi="Cambria"/>
            <w:bCs/>
            <w:sz w:val="28"/>
            <w:szCs w:val="28"/>
          </w:rPr>
          <w:t>,</w:t>
        </w:r>
      </w:ins>
      <w:ins w:id="25914" w:author="Claire S" w:date="2026-06-05T17:25:00Z" w16du:dateUtc="2026-06-05T16:25:00Z">
        <w:r w:rsidR="004850F2">
          <w:rPr>
            <w:rFonts w:ascii="Cambria" w:hAnsi="Cambria"/>
            <w:bCs/>
            <w:sz w:val="28"/>
            <w:szCs w:val="28"/>
          </w:rPr>
          <w:t xml:space="preserve"> and he never mentioned it</w:t>
        </w:r>
      </w:ins>
      <w:ins w:id="25915" w:author="Claire S" w:date="2026-06-05T17:15:00Z" w16du:dateUtc="2026-06-05T16:15:00Z">
        <w:r>
          <w:rPr>
            <w:rFonts w:ascii="Cambria" w:hAnsi="Cambria"/>
            <w:bCs/>
            <w:sz w:val="28"/>
            <w:szCs w:val="28"/>
          </w:rPr>
          <w:t xml:space="preserve">.  </w:t>
        </w:r>
      </w:ins>
      <w:ins w:id="25916" w:author="Claire S" w:date="2026-08-03T15:54:00Z" w16du:dateUtc="2026-08-03T14:54:00Z">
        <w:r w:rsidR="00E2171A">
          <w:rPr>
            <w:rFonts w:ascii="Cambria" w:hAnsi="Cambria"/>
            <w:bCs/>
            <w:sz w:val="28"/>
            <w:szCs w:val="28"/>
          </w:rPr>
          <w:t>I want to know w</w:t>
        </w:r>
      </w:ins>
      <w:ins w:id="25917" w:author="Claire S" w:date="2026-06-05T17:15:00Z" w16du:dateUtc="2026-06-05T16:15:00Z">
        <w:r>
          <w:rPr>
            <w:rFonts w:ascii="Cambria" w:hAnsi="Cambria"/>
            <w:bCs/>
            <w:sz w:val="28"/>
            <w:szCs w:val="28"/>
          </w:rPr>
          <w:t>hy</w:t>
        </w:r>
      </w:ins>
      <w:ins w:id="25918" w:author="Claire S" w:date="2026-08-03T15:54:00Z" w16du:dateUtc="2026-08-03T14:54:00Z">
        <w:r w:rsidR="00E2171A">
          <w:rPr>
            <w:rFonts w:ascii="Cambria" w:hAnsi="Cambria"/>
            <w:bCs/>
            <w:sz w:val="28"/>
            <w:szCs w:val="28"/>
          </w:rPr>
          <w:t>.</w:t>
        </w:r>
      </w:ins>
      <w:ins w:id="25919" w:author="Claire S" w:date="2026-06-05T17:15:00Z" w16du:dateUtc="2026-06-05T16:15:00Z">
        <w:r>
          <w:rPr>
            <w:rFonts w:ascii="Cambria" w:hAnsi="Cambria"/>
            <w:bCs/>
            <w:sz w:val="28"/>
            <w:szCs w:val="28"/>
          </w:rPr>
          <w:t>’</w:t>
        </w:r>
      </w:ins>
    </w:p>
    <w:p w14:paraId="126C1536" w14:textId="2A66BE11" w:rsidR="007741A0" w:rsidRDefault="007741A0" w:rsidP="00265800">
      <w:pPr>
        <w:spacing w:line="360" w:lineRule="auto"/>
        <w:ind w:firstLine="720"/>
        <w:contextualSpacing/>
        <w:rPr>
          <w:ins w:id="25920" w:author="Claire S" w:date="2026-06-05T17:15:00Z" w16du:dateUtc="2026-06-05T16:15:00Z"/>
          <w:rFonts w:ascii="Cambria" w:hAnsi="Cambria"/>
          <w:bCs/>
          <w:sz w:val="28"/>
          <w:szCs w:val="28"/>
        </w:rPr>
      </w:pPr>
      <w:ins w:id="25921" w:author="Claire S" w:date="2026-06-05T17:15:00Z" w16du:dateUtc="2026-06-05T16:15:00Z">
        <w:r>
          <w:rPr>
            <w:rFonts w:ascii="Cambria" w:hAnsi="Cambria"/>
            <w:bCs/>
            <w:sz w:val="28"/>
            <w:szCs w:val="28"/>
          </w:rPr>
          <w:t>‘I might know why</w:t>
        </w:r>
      </w:ins>
      <w:ins w:id="25922" w:author="Claire S" w:date="2026-06-05T17:29:00Z" w16du:dateUtc="2026-06-05T16:29:00Z">
        <w:r w:rsidR="006A3CF0">
          <w:rPr>
            <w:rFonts w:ascii="Cambria" w:hAnsi="Cambria"/>
            <w:bCs/>
            <w:sz w:val="28"/>
            <w:szCs w:val="28"/>
          </w:rPr>
          <w:t>.</w:t>
        </w:r>
      </w:ins>
      <w:ins w:id="25923" w:author="Claire S" w:date="2026-06-05T17:15:00Z" w16du:dateUtc="2026-06-05T16:15:00Z">
        <w:r>
          <w:rPr>
            <w:rFonts w:ascii="Cambria" w:hAnsi="Cambria"/>
            <w:bCs/>
            <w:sz w:val="28"/>
            <w:szCs w:val="28"/>
          </w:rPr>
          <w:t xml:space="preserve">’ </w:t>
        </w:r>
      </w:ins>
      <w:ins w:id="25924" w:author="Claire S" w:date="2026-06-05T17:29:00Z" w16du:dateUtc="2026-06-05T16:29:00Z">
        <w:r w:rsidR="006A3CF0">
          <w:rPr>
            <w:rFonts w:ascii="Cambria" w:hAnsi="Cambria"/>
            <w:bCs/>
            <w:sz w:val="28"/>
            <w:szCs w:val="28"/>
          </w:rPr>
          <w:t>F</w:t>
        </w:r>
      </w:ins>
      <w:ins w:id="25925" w:author="Claire S" w:date="2026-06-05T17:15:00Z" w16du:dateUtc="2026-06-05T16:15:00Z">
        <w:r>
          <w:rPr>
            <w:rFonts w:ascii="Cambria" w:hAnsi="Cambria"/>
            <w:bCs/>
            <w:sz w:val="28"/>
            <w:szCs w:val="28"/>
          </w:rPr>
          <w:t>or once</w:t>
        </w:r>
      </w:ins>
      <w:ins w:id="25926" w:author="Claire S" w:date="2026-06-05T17:29:00Z" w16du:dateUtc="2026-06-05T16:29:00Z">
        <w:r w:rsidR="006A3CF0">
          <w:rPr>
            <w:rFonts w:ascii="Cambria" w:hAnsi="Cambria"/>
            <w:bCs/>
            <w:sz w:val="28"/>
            <w:szCs w:val="28"/>
          </w:rPr>
          <w:t>,</w:t>
        </w:r>
      </w:ins>
      <w:ins w:id="25927" w:author="Claire S" w:date="2026-06-05T17:15:00Z" w16du:dateUtc="2026-06-05T16:15:00Z">
        <w:r>
          <w:rPr>
            <w:rFonts w:ascii="Cambria" w:hAnsi="Cambria"/>
            <w:bCs/>
            <w:sz w:val="28"/>
            <w:szCs w:val="28"/>
          </w:rPr>
          <w:t xml:space="preserve"> Miles actually looked uncomfortable.</w:t>
        </w:r>
      </w:ins>
    </w:p>
    <w:p w14:paraId="54E04288" w14:textId="7089F511" w:rsidR="007741A0" w:rsidRDefault="007741A0" w:rsidP="00265800">
      <w:pPr>
        <w:spacing w:line="360" w:lineRule="auto"/>
        <w:ind w:firstLine="720"/>
        <w:contextualSpacing/>
        <w:rPr>
          <w:ins w:id="25928" w:author="Claire S" w:date="2026-06-05T17:16:00Z" w16du:dateUtc="2026-06-05T16:16:00Z"/>
          <w:rFonts w:ascii="Cambria" w:hAnsi="Cambria"/>
          <w:bCs/>
          <w:sz w:val="28"/>
          <w:szCs w:val="28"/>
        </w:rPr>
      </w:pPr>
      <w:ins w:id="25929" w:author="Claire S" w:date="2026-06-05T17:15:00Z" w16du:dateUtc="2026-06-05T16:15:00Z">
        <w:r>
          <w:rPr>
            <w:rFonts w:ascii="Cambria" w:hAnsi="Cambria"/>
            <w:bCs/>
            <w:sz w:val="28"/>
            <w:szCs w:val="28"/>
          </w:rPr>
          <w:t>‘Go on</w:t>
        </w:r>
      </w:ins>
      <w:ins w:id="25930" w:author="Daisy Watt" w:date="2026-06-24T10:30:00Z" w16du:dateUtc="2026-06-24T08:30:00Z">
        <w:r w:rsidR="00BC7587">
          <w:rPr>
            <w:rFonts w:ascii="Cambria" w:hAnsi="Cambria"/>
            <w:bCs/>
            <w:sz w:val="28"/>
            <w:szCs w:val="28"/>
          </w:rPr>
          <w:t>.</w:t>
        </w:r>
      </w:ins>
      <w:ins w:id="25931" w:author="Claire S" w:date="2026-06-05T17:15:00Z" w16du:dateUtc="2026-06-05T16:15:00Z">
        <w:del w:id="25932" w:author="Daisy Watt" w:date="2026-06-24T10:30:00Z" w16du:dateUtc="2026-06-24T08:30:00Z">
          <w:r w:rsidDel="00BC7587">
            <w:rPr>
              <w:rFonts w:ascii="Cambria" w:hAnsi="Cambria"/>
              <w:bCs/>
              <w:sz w:val="28"/>
              <w:szCs w:val="28"/>
            </w:rPr>
            <w:delText xml:space="preserve"> -</w:delText>
          </w:r>
        </w:del>
        <w:r>
          <w:rPr>
            <w:rFonts w:ascii="Cambria" w:hAnsi="Cambria"/>
            <w:bCs/>
            <w:sz w:val="28"/>
            <w:szCs w:val="28"/>
          </w:rPr>
          <w:t>’ Ruth and S</w:t>
        </w:r>
      </w:ins>
      <w:ins w:id="25933" w:author="Claire S" w:date="2026-06-05T17:16:00Z" w16du:dateUtc="2026-06-05T16:16:00Z">
        <w:r>
          <w:rPr>
            <w:rFonts w:ascii="Cambria" w:hAnsi="Cambria"/>
            <w:bCs/>
            <w:sz w:val="28"/>
            <w:szCs w:val="28"/>
          </w:rPr>
          <w:t>avannah spoke in unison.</w:t>
        </w:r>
      </w:ins>
    </w:p>
    <w:p w14:paraId="2272A009" w14:textId="6955D62B" w:rsidR="007741A0" w:rsidRDefault="0063057B" w:rsidP="00265800">
      <w:pPr>
        <w:spacing w:line="360" w:lineRule="auto"/>
        <w:ind w:firstLine="720"/>
        <w:contextualSpacing/>
        <w:rPr>
          <w:ins w:id="25934" w:author="Claire S" w:date="2026-06-05T17:26:00Z" w16du:dateUtc="2026-06-05T16:26:00Z"/>
          <w:rFonts w:ascii="Cambria" w:hAnsi="Cambria"/>
          <w:bCs/>
          <w:sz w:val="28"/>
          <w:szCs w:val="28"/>
        </w:rPr>
      </w:pPr>
      <w:ins w:id="25935" w:author="Claire S" w:date="2026-06-05T17:16:00Z" w16du:dateUtc="2026-06-05T16:16:00Z">
        <w:r>
          <w:rPr>
            <w:rFonts w:ascii="Cambria" w:hAnsi="Cambria"/>
            <w:bCs/>
            <w:sz w:val="28"/>
            <w:szCs w:val="28"/>
          </w:rPr>
          <w:t>‘Dex was being blackmailed.’</w:t>
        </w:r>
      </w:ins>
    </w:p>
    <w:p w14:paraId="10860C1C" w14:textId="3C216635" w:rsidR="004850F2" w:rsidRDefault="004850F2" w:rsidP="00265800">
      <w:pPr>
        <w:spacing w:line="360" w:lineRule="auto"/>
        <w:ind w:firstLine="720"/>
        <w:contextualSpacing/>
        <w:rPr>
          <w:rFonts w:ascii="Cambria" w:hAnsi="Cambria"/>
          <w:bCs/>
          <w:sz w:val="28"/>
          <w:szCs w:val="28"/>
        </w:rPr>
      </w:pPr>
      <w:ins w:id="25936" w:author="Claire S" w:date="2026-06-05T17:26:00Z" w16du:dateUtc="2026-06-05T16:26:00Z">
        <w:r w:rsidRPr="00DD03F0">
          <w:rPr>
            <w:rFonts w:ascii="Cambria" w:hAnsi="Cambria"/>
            <w:bCs/>
            <w:sz w:val="28"/>
            <w:szCs w:val="28"/>
          </w:rPr>
          <w:t xml:space="preserve"> ‘And</w:t>
        </w:r>
        <w:r>
          <w:rPr>
            <w:rFonts w:ascii="Cambria" w:hAnsi="Cambria"/>
            <w:bCs/>
            <w:sz w:val="28"/>
            <w:szCs w:val="28"/>
          </w:rPr>
          <w:t xml:space="preserve"> you’re only just telling us this now?</w:t>
        </w:r>
      </w:ins>
      <w:ins w:id="25937" w:author="Claire S" w:date="2026-08-03T13:41:00Z" w16du:dateUtc="2026-08-03T12:41:00Z">
        <w:r w:rsidR="002159EB">
          <w:rPr>
            <w:rFonts w:ascii="Cambria" w:hAnsi="Cambria"/>
            <w:bCs/>
            <w:sz w:val="28"/>
            <w:szCs w:val="28"/>
          </w:rPr>
          <w:t>’ Ruth</w:t>
        </w:r>
      </w:ins>
      <w:ins w:id="25938" w:author="Claire S" w:date="2026-08-03T16:01:00Z" w16du:dateUtc="2026-08-03T15:01:00Z">
        <w:r w:rsidR="004D5E97">
          <w:rPr>
            <w:rFonts w:ascii="Cambria" w:hAnsi="Cambria"/>
            <w:bCs/>
            <w:sz w:val="28"/>
            <w:szCs w:val="28"/>
          </w:rPr>
          <w:t>’s eyes nearly popped out of her head</w:t>
        </w:r>
      </w:ins>
      <w:ins w:id="25939" w:author="Claire S" w:date="2026-08-03T13:42:00Z" w16du:dateUtc="2026-08-03T12:42:00Z">
        <w:r w:rsidR="002159EB">
          <w:rPr>
            <w:rFonts w:ascii="Cambria" w:hAnsi="Cambria"/>
            <w:bCs/>
            <w:sz w:val="28"/>
            <w:szCs w:val="28"/>
          </w:rPr>
          <w:t>. ‘</w:t>
        </w:r>
      </w:ins>
      <w:ins w:id="25940" w:author="Claire S" w:date="2026-06-05T17:30:00Z" w16du:dateUtc="2026-06-05T16:30:00Z">
        <w:r w:rsidR="00AC54E9">
          <w:rPr>
            <w:rFonts w:ascii="Cambria" w:hAnsi="Cambria"/>
            <w:bCs/>
            <w:sz w:val="28"/>
            <w:szCs w:val="28"/>
          </w:rPr>
          <w:t>Do the police know?’</w:t>
        </w:r>
      </w:ins>
    </w:p>
    <w:p w14:paraId="720B955C" w14:textId="290DD3F9" w:rsidR="00A73129" w:rsidRDefault="00A73129" w:rsidP="00DF6041">
      <w:pPr>
        <w:spacing w:line="360" w:lineRule="auto"/>
        <w:contextualSpacing/>
        <w:rPr>
          <w:rFonts w:ascii="Cambria" w:hAnsi="Cambria"/>
          <w:bCs/>
          <w:sz w:val="28"/>
          <w:szCs w:val="28"/>
        </w:rPr>
      </w:pPr>
      <w:r>
        <w:rPr>
          <w:rFonts w:ascii="Cambria" w:hAnsi="Cambria"/>
          <w:bCs/>
          <w:sz w:val="28"/>
          <w:szCs w:val="28"/>
        </w:rPr>
        <w:tab/>
        <w:t>‘</w:t>
      </w:r>
      <w:r w:rsidR="00803B8C">
        <w:rPr>
          <w:rFonts w:ascii="Cambria" w:hAnsi="Cambria"/>
          <w:bCs/>
          <w:sz w:val="28"/>
          <w:szCs w:val="28"/>
        </w:rPr>
        <w:t>Hang on</w:t>
      </w:r>
      <w:ins w:id="25941" w:author="Daisy Watt" w:date="2026-06-24T10:30:00Z" w16du:dateUtc="2026-06-24T08:30:00Z">
        <w:r w:rsidR="00FA28FA">
          <w:rPr>
            <w:rFonts w:ascii="Cambria" w:hAnsi="Cambria"/>
            <w:bCs/>
            <w:sz w:val="28"/>
            <w:szCs w:val="28"/>
          </w:rPr>
          <w:t>,</w:t>
        </w:r>
      </w:ins>
      <w:r w:rsidR="00F14063">
        <w:rPr>
          <w:rFonts w:ascii="Cambria" w:hAnsi="Cambria"/>
          <w:bCs/>
          <w:sz w:val="28"/>
          <w:szCs w:val="28"/>
        </w:rPr>
        <w:t xml:space="preserve"> please</w:t>
      </w:r>
      <w:del w:id="25942" w:author="Daisy Watt" w:date="2026-06-24T10:30:00Z" w16du:dateUtc="2026-06-24T08:30:00Z">
        <w:r w:rsidR="00803B8C" w:rsidDel="00FA28FA">
          <w:rPr>
            <w:rFonts w:ascii="Cambria" w:hAnsi="Cambria"/>
            <w:bCs/>
            <w:sz w:val="28"/>
            <w:szCs w:val="28"/>
          </w:rPr>
          <w:delText>,</w:delText>
        </w:r>
      </w:del>
      <w:ins w:id="25943" w:author="Daisy Watt" w:date="2026-06-24T10:30:00Z" w16du:dateUtc="2026-06-24T08:30:00Z">
        <w:r w:rsidR="00FA28FA">
          <w:rPr>
            <w:rFonts w:ascii="Cambria" w:hAnsi="Cambria"/>
            <w:bCs/>
            <w:sz w:val="28"/>
            <w:szCs w:val="28"/>
          </w:rPr>
          <w:t>.</w:t>
        </w:r>
      </w:ins>
      <w:r>
        <w:rPr>
          <w:rFonts w:ascii="Cambria" w:hAnsi="Cambria"/>
          <w:bCs/>
          <w:sz w:val="28"/>
          <w:szCs w:val="28"/>
        </w:rPr>
        <w:t xml:space="preserve">’ </w:t>
      </w:r>
      <w:del w:id="25944" w:author="Daisy Watt" w:date="2026-06-24T10:30:00Z" w16du:dateUtc="2026-06-24T08:30:00Z">
        <w:r w:rsidDel="000433D4">
          <w:rPr>
            <w:rFonts w:ascii="Cambria" w:hAnsi="Cambria"/>
            <w:bCs/>
            <w:sz w:val="28"/>
            <w:szCs w:val="28"/>
          </w:rPr>
          <w:delText>Svannah</w:delText>
        </w:r>
      </w:del>
      <w:ins w:id="25945" w:author="Daisy Watt" w:date="2026-06-24T10:30:00Z" w16du:dateUtc="2026-06-24T08:30:00Z">
        <w:r w:rsidR="000433D4">
          <w:rPr>
            <w:rFonts w:ascii="Cambria" w:hAnsi="Cambria"/>
            <w:bCs/>
            <w:sz w:val="28"/>
            <w:szCs w:val="28"/>
          </w:rPr>
          <w:t>Savannah</w:t>
        </w:r>
      </w:ins>
      <w:r>
        <w:rPr>
          <w:rFonts w:ascii="Cambria" w:hAnsi="Cambria"/>
          <w:bCs/>
          <w:sz w:val="28"/>
          <w:szCs w:val="28"/>
        </w:rPr>
        <w:t xml:space="preserve"> stood up and sat down again, </w:t>
      </w:r>
      <w:r w:rsidR="006841DC">
        <w:rPr>
          <w:rFonts w:ascii="Cambria" w:hAnsi="Cambria"/>
          <w:bCs/>
          <w:sz w:val="28"/>
          <w:szCs w:val="28"/>
        </w:rPr>
        <w:t xml:space="preserve">so </w:t>
      </w:r>
      <w:del w:id="25946" w:author="Claire S" w:date="2026-08-03T13:42:00Z" w16du:dateUtc="2026-08-03T12:42:00Z">
        <w:r w:rsidDel="002159EB">
          <w:rPr>
            <w:rFonts w:ascii="Cambria" w:hAnsi="Cambria"/>
            <w:bCs/>
            <w:sz w:val="28"/>
            <w:szCs w:val="28"/>
          </w:rPr>
          <w:delText>furious</w:delText>
        </w:r>
        <w:r w:rsidR="006841DC" w:rsidDel="002159EB">
          <w:rPr>
            <w:rFonts w:ascii="Cambria" w:hAnsi="Cambria"/>
            <w:bCs/>
            <w:sz w:val="28"/>
            <w:szCs w:val="28"/>
          </w:rPr>
          <w:delText xml:space="preserve"> </w:delText>
        </w:r>
      </w:del>
      <w:ins w:id="25947" w:author="Claire S" w:date="2026-08-03T16:02:00Z" w16du:dateUtc="2026-08-03T15:02:00Z">
        <w:r w:rsidR="004D5E97">
          <w:rPr>
            <w:rFonts w:ascii="Cambria" w:hAnsi="Cambria"/>
            <w:bCs/>
            <w:sz w:val="28"/>
            <w:szCs w:val="28"/>
          </w:rPr>
          <w:t>furiou</w:t>
        </w:r>
      </w:ins>
      <w:ins w:id="25948" w:author="Claire S" w:date="2026-08-03T13:42:00Z" w16du:dateUtc="2026-08-03T12:42:00Z">
        <w:r w:rsidR="002159EB">
          <w:rPr>
            <w:rFonts w:ascii="Cambria" w:hAnsi="Cambria"/>
            <w:bCs/>
            <w:sz w:val="28"/>
            <w:szCs w:val="28"/>
          </w:rPr>
          <w:t xml:space="preserve">s </w:t>
        </w:r>
      </w:ins>
      <w:r w:rsidR="006841DC">
        <w:rPr>
          <w:rFonts w:ascii="Cambria" w:hAnsi="Cambria"/>
          <w:bCs/>
          <w:sz w:val="28"/>
          <w:szCs w:val="28"/>
        </w:rPr>
        <w:t>she didn’t know what to do with herself</w:t>
      </w:r>
      <w:r>
        <w:rPr>
          <w:rFonts w:ascii="Cambria" w:hAnsi="Cambria"/>
          <w:bCs/>
          <w:sz w:val="28"/>
          <w:szCs w:val="28"/>
        </w:rPr>
        <w:t>. ‘</w:t>
      </w:r>
      <w:ins w:id="25949" w:author="Claire S" w:date="2026-06-05T17:26:00Z" w16du:dateUtc="2026-06-05T16:26:00Z">
        <w:r w:rsidR="004850F2">
          <w:rPr>
            <w:rFonts w:ascii="Cambria" w:hAnsi="Cambria"/>
            <w:bCs/>
            <w:sz w:val="28"/>
            <w:szCs w:val="28"/>
          </w:rPr>
          <w:t xml:space="preserve">Blackmailed? </w:t>
        </w:r>
      </w:ins>
      <w:ins w:id="25950" w:author="Claire S" w:date="2026-06-05T17:30:00Z" w16du:dateUtc="2026-06-05T16:30:00Z">
        <w:r w:rsidR="00AC54E9">
          <w:rPr>
            <w:rFonts w:ascii="Cambria" w:hAnsi="Cambria"/>
            <w:bCs/>
            <w:sz w:val="28"/>
            <w:szCs w:val="28"/>
          </w:rPr>
          <w:t xml:space="preserve"> Bu</w:t>
        </w:r>
      </w:ins>
      <w:ins w:id="25951" w:author="Daisy Watt" w:date="2026-06-24T10:31:00Z" w16du:dateUtc="2026-06-24T08:31:00Z">
        <w:r w:rsidR="00FE1479">
          <w:rPr>
            <w:rFonts w:ascii="Cambria" w:hAnsi="Cambria"/>
            <w:bCs/>
            <w:sz w:val="28"/>
            <w:szCs w:val="28"/>
          </w:rPr>
          <w:t>t…</w:t>
        </w:r>
      </w:ins>
      <w:ins w:id="25952" w:author="Claire S" w:date="2026-06-05T17:30:00Z" w16du:dateUtc="2026-06-05T16:30:00Z">
        <w:del w:id="25953" w:author="Daisy Watt" w:date="2026-06-24T10:31:00Z" w16du:dateUtc="2026-06-24T08:31:00Z">
          <w:r w:rsidR="00AC54E9" w:rsidDel="00FE1479">
            <w:rPr>
              <w:rFonts w:ascii="Cambria" w:hAnsi="Cambria"/>
              <w:bCs/>
              <w:sz w:val="28"/>
              <w:szCs w:val="28"/>
            </w:rPr>
            <w:delText>t -</w:delText>
          </w:r>
        </w:del>
        <w:r w:rsidR="00AC54E9">
          <w:rPr>
            <w:rFonts w:ascii="Cambria" w:hAnsi="Cambria"/>
            <w:bCs/>
            <w:sz w:val="28"/>
            <w:szCs w:val="28"/>
          </w:rPr>
          <w:t xml:space="preserve"> w</w:t>
        </w:r>
      </w:ins>
      <w:del w:id="25954" w:author="Claire S" w:date="2026-06-05T17:30:00Z" w16du:dateUtc="2026-06-05T16:30:00Z">
        <w:r w:rsidR="00803B8C" w:rsidDel="00AC54E9">
          <w:rPr>
            <w:rFonts w:ascii="Cambria" w:hAnsi="Cambria"/>
            <w:bCs/>
            <w:sz w:val="28"/>
            <w:szCs w:val="28"/>
          </w:rPr>
          <w:delText>W</w:delText>
        </w:r>
      </w:del>
      <w:r w:rsidR="0048657A">
        <w:rPr>
          <w:rFonts w:ascii="Cambria" w:hAnsi="Cambria"/>
          <w:bCs/>
          <w:sz w:val="28"/>
          <w:szCs w:val="28"/>
        </w:rPr>
        <w:t xml:space="preserve">hat are the NDAs for? </w:t>
      </w:r>
      <w:r w:rsidR="00803B8C">
        <w:rPr>
          <w:rFonts w:ascii="Cambria" w:hAnsi="Cambria"/>
          <w:bCs/>
          <w:sz w:val="28"/>
          <w:szCs w:val="28"/>
        </w:rPr>
        <w:t xml:space="preserve">You knew Jackson was up to no good, is that what you mean?  Are we talking </w:t>
      </w:r>
      <w:r w:rsidR="00F14063">
        <w:rPr>
          <w:rFonts w:ascii="Cambria" w:hAnsi="Cambria"/>
          <w:bCs/>
          <w:sz w:val="28"/>
          <w:szCs w:val="28"/>
        </w:rPr>
        <w:t xml:space="preserve">sexual </w:t>
      </w:r>
      <w:r w:rsidR="00803B8C">
        <w:rPr>
          <w:rFonts w:ascii="Cambria" w:hAnsi="Cambria"/>
          <w:bCs/>
          <w:sz w:val="28"/>
          <w:szCs w:val="28"/>
        </w:rPr>
        <w:t>harassment type</w:t>
      </w:r>
      <w:r w:rsidR="0048657A">
        <w:rPr>
          <w:rFonts w:ascii="Cambria" w:hAnsi="Cambria"/>
          <w:bCs/>
          <w:sz w:val="28"/>
          <w:szCs w:val="28"/>
        </w:rPr>
        <w:t xml:space="preserve"> stuff</w:t>
      </w:r>
      <w:del w:id="25955" w:author="Claire S" w:date="2026-06-05T17:30:00Z" w16du:dateUtc="2026-06-05T16:30:00Z">
        <w:r w:rsidR="0048657A" w:rsidDel="00AC54E9">
          <w:rPr>
            <w:rFonts w:ascii="Cambria" w:hAnsi="Cambria"/>
            <w:bCs/>
            <w:sz w:val="28"/>
            <w:szCs w:val="28"/>
          </w:rPr>
          <w:delText>?</w:delText>
        </w:r>
      </w:del>
      <w:ins w:id="25956" w:author="Claire S" w:date="2026-06-05T17:26:00Z" w16du:dateUtc="2026-06-05T16:26:00Z">
        <w:r w:rsidR="004850F2">
          <w:rPr>
            <w:rFonts w:ascii="Cambria" w:hAnsi="Cambria"/>
            <w:bCs/>
            <w:sz w:val="28"/>
            <w:szCs w:val="28"/>
          </w:rPr>
          <w:t>?</w:t>
        </w:r>
      </w:ins>
      <w:r>
        <w:rPr>
          <w:rFonts w:ascii="Cambria" w:hAnsi="Cambria"/>
          <w:bCs/>
          <w:sz w:val="28"/>
          <w:szCs w:val="28"/>
        </w:rPr>
        <w:t>’</w:t>
      </w:r>
    </w:p>
    <w:p w14:paraId="1DDF1544" w14:textId="47A97E5F" w:rsidR="00A73129" w:rsidRDefault="00A73129" w:rsidP="00DF6041">
      <w:pPr>
        <w:spacing w:line="360" w:lineRule="auto"/>
        <w:contextualSpacing/>
        <w:rPr>
          <w:rFonts w:ascii="Cambria" w:hAnsi="Cambria"/>
          <w:bCs/>
          <w:sz w:val="28"/>
          <w:szCs w:val="28"/>
        </w:rPr>
      </w:pPr>
      <w:r>
        <w:rPr>
          <w:rFonts w:ascii="Cambria" w:hAnsi="Cambria"/>
          <w:bCs/>
          <w:sz w:val="28"/>
          <w:szCs w:val="28"/>
        </w:rPr>
        <w:tab/>
        <w:t>‘</w:t>
      </w:r>
      <w:ins w:id="25957" w:author="Daisy Watt" w:date="2026-06-24T10:32:00Z" w16du:dateUtc="2026-06-24T08:32:00Z">
        <w:r w:rsidR="00CE3FCD">
          <w:rPr>
            <w:rFonts w:ascii="Cambria" w:hAnsi="Cambria"/>
            <w:bCs/>
            <w:sz w:val="28"/>
            <w:szCs w:val="28"/>
          </w:rPr>
          <w:t>’</w:t>
        </w:r>
      </w:ins>
      <w:r>
        <w:rPr>
          <w:rFonts w:ascii="Cambria" w:hAnsi="Cambria"/>
          <w:bCs/>
          <w:sz w:val="28"/>
          <w:szCs w:val="28"/>
        </w:rPr>
        <w:t xml:space="preserve">Fraid </w:t>
      </w:r>
      <w:r w:rsidR="00302DE1">
        <w:rPr>
          <w:rFonts w:ascii="Cambria" w:hAnsi="Cambria"/>
          <w:bCs/>
          <w:sz w:val="28"/>
          <w:szCs w:val="28"/>
        </w:rPr>
        <w:t>so</w:t>
      </w:r>
      <w:del w:id="25958" w:author="Daisy Watt" w:date="2026-06-24T10:32:00Z" w16du:dateUtc="2026-06-24T08:32:00Z">
        <w:r w:rsidDel="00EF3F8F">
          <w:rPr>
            <w:rFonts w:ascii="Cambria" w:hAnsi="Cambria"/>
            <w:bCs/>
            <w:sz w:val="28"/>
            <w:szCs w:val="28"/>
          </w:rPr>
          <w:delText>,</w:delText>
        </w:r>
      </w:del>
      <w:ins w:id="25959" w:author="Daisy Watt" w:date="2026-06-24T10:32:00Z" w16du:dateUtc="2026-06-24T08:32:00Z">
        <w:r w:rsidR="00EF3F8F">
          <w:rPr>
            <w:rFonts w:ascii="Cambria" w:hAnsi="Cambria"/>
            <w:bCs/>
            <w:sz w:val="28"/>
            <w:szCs w:val="28"/>
          </w:rPr>
          <w:t>.</w:t>
        </w:r>
      </w:ins>
      <w:r>
        <w:rPr>
          <w:rFonts w:ascii="Cambria" w:hAnsi="Cambria"/>
          <w:bCs/>
          <w:sz w:val="28"/>
          <w:szCs w:val="28"/>
        </w:rPr>
        <w:t>’ Miles smirked. ‘You were just one of many, little sister.’</w:t>
      </w:r>
    </w:p>
    <w:p w14:paraId="2019A9E3" w14:textId="68EC36C9" w:rsidR="00AC54E9" w:rsidRDefault="00A73129" w:rsidP="00DF6041">
      <w:pPr>
        <w:spacing w:line="360" w:lineRule="auto"/>
        <w:contextualSpacing/>
        <w:rPr>
          <w:ins w:id="25960" w:author="Claire S" w:date="2026-06-05T17:31:00Z" w16du:dateUtc="2026-06-05T16:31:00Z"/>
          <w:rFonts w:ascii="Cambria" w:hAnsi="Cambria"/>
          <w:bCs/>
          <w:sz w:val="28"/>
          <w:szCs w:val="28"/>
        </w:rPr>
      </w:pPr>
      <w:r>
        <w:rPr>
          <w:rFonts w:ascii="Cambria" w:hAnsi="Cambria"/>
          <w:bCs/>
          <w:sz w:val="28"/>
          <w:szCs w:val="28"/>
        </w:rPr>
        <w:tab/>
        <w:t>‘</w:t>
      </w:r>
      <w:r w:rsidR="00F14063">
        <w:rPr>
          <w:rFonts w:ascii="Cambria" w:hAnsi="Cambria"/>
          <w:bCs/>
          <w:sz w:val="28"/>
          <w:szCs w:val="28"/>
        </w:rPr>
        <w:t>Do you enjoy being an absolute</w:t>
      </w:r>
      <w:r>
        <w:rPr>
          <w:rFonts w:ascii="Cambria" w:hAnsi="Cambria"/>
          <w:bCs/>
          <w:sz w:val="28"/>
          <w:szCs w:val="28"/>
        </w:rPr>
        <w:t xml:space="preserve"> </w:t>
      </w:r>
      <w:r w:rsidR="008D2DD3">
        <w:rPr>
          <w:rFonts w:ascii="Cambria" w:hAnsi="Cambria"/>
          <w:bCs/>
          <w:sz w:val="28"/>
          <w:szCs w:val="28"/>
        </w:rPr>
        <w:t>arsehole</w:t>
      </w:r>
      <w:r w:rsidR="00F14063">
        <w:rPr>
          <w:rFonts w:ascii="Cambria" w:hAnsi="Cambria"/>
          <w:bCs/>
          <w:sz w:val="28"/>
          <w:szCs w:val="28"/>
        </w:rPr>
        <w:t>, Miles</w:t>
      </w:r>
      <w:r w:rsidR="00F14063" w:rsidRPr="0000531C">
        <w:rPr>
          <w:rFonts w:ascii="Cambria" w:hAnsi="Cambria"/>
          <w:bCs/>
          <w:sz w:val="28"/>
          <w:szCs w:val="28"/>
        </w:rPr>
        <w:t>?’</w:t>
      </w:r>
      <w:r w:rsidR="00DA069B" w:rsidRPr="0000531C">
        <w:rPr>
          <w:rFonts w:ascii="Cambria" w:hAnsi="Cambria"/>
          <w:bCs/>
          <w:sz w:val="28"/>
          <w:szCs w:val="28"/>
        </w:rPr>
        <w:t xml:space="preserve"> she </w:t>
      </w:r>
      <w:del w:id="25961" w:author="Claire S" w:date="2026-08-03T16:02:00Z" w16du:dateUtc="2026-08-03T15:02:00Z">
        <w:r w:rsidR="00DA069B" w:rsidRPr="0000531C" w:rsidDel="004D5E97">
          <w:rPr>
            <w:rFonts w:ascii="Cambria" w:hAnsi="Cambria"/>
            <w:bCs/>
            <w:sz w:val="28"/>
            <w:szCs w:val="28"/>
          </w:rPr>
          <w:delText>snapped</w:delText>
        </w:r>
      </w:del>
      <w:ins w:id="25962" w:author="Claire S" w:date="2026-08-03T16:02:00Z" w16du:dateUtc="2026-08-03T15:02:00Z">
        <w:r w:rsidR="004D5E97" w:rsidRPr="0000531C">
          <w:rPr>
            <w:rFonts w:ascii="Cambria" w:hAnsi="Cambria"/>
            <w:bCs/>
            <w:sz w:val="28"/>
            <w:szCs w:val="28"/>
          </w:rPr>
          <w:t>sna</w:t>
        </w:r>
        <w:r w:rsidR="004D5E97">
          <w:rPr>
            <w:rFonts w:ascii="Cambria" w:hAnsi="Cambria"/>
            <w:bCs/>
            <w:sz w:val="28"/>
            <w:szCs w:val="28"/>
          </w:rPr>
          <w:t>rl</w:t>
        </w:r>
        <w:r w:rsidR="004D5E97" w:rsidRPr="0000531C">
          <w:rPr>
            <w:rFonts w:ascii="Cambria" w:hAnsi="Cambria"/>
            <w:bCs/>
            <w:sz w:val="28"/>
            <w:szCs w:val="28"/>
          </w:rPr>
          <w:t>ed</w:t>
        </w:r>
      </w:ins>
      <w:r w:rsidR="00DA069B" w:rsidRPr="0000531C">
        <w:rPr>
          <w:rFonts w:ascii="Cambria" w:hAnsi="Cambria"/>
          <w:bCs/>
          <w:sz w:val="28"/>
          <w:szCs w:val="28"/>
        </w:rPr>
        <w:t>.</w:t>
      </w:r>
      <w:ins w:id="25963" w:author="Claire S" w:date="2026-06-05T17:30:00Z" w16du:dateUtc="2026-06-05T16:30:00Z">
        <w:r w:rsidR="00AC54E9" w:rsidRPr="0000531C">
          <w:rPr>
            <w:rFonts w:ascii="Cambria" w:hAnsi="Cambria"/>
            <w:bCs/>
            <w:sz w:val="28"/>
            <w:szCs w:val="28"/>
          </w:rPr>
          <w:t xml:space="preserve"> ‘Are</w:t>
        </w:r>
        <w:r w:rsidR="00AC54E9">
          <w:rPr>
            <w:rFonts w:ascii="Cambria" w:hAnsi="Cambria"/>
            <w:bCs/>
            <w:sz w:val="28"/>
            <w:szCs w:val="28"/>
          </w:rPr>
          <w:t xml:space="preserve"> you saying Dex was in on this</w:t>
        </w:r>
        <w:del w:id="25964" w:author="Daisy Watt" w:date="2026-06-24T10:33:00Z" w16du:dateUtc="2026-06-24T08:33:00Z">
          <w:r w:rsidR="00AC54E9" w:rsidDel="00192695">
            <w:rPr>
              <w:rFonts w:ascii="Cambria" w:hAnsi="Cambria"/>
              <w:bCs/>
              <w:sz w:val="28"/>
              <w:szCs w:val="28"/>
            </w:rPr>
            <w:delText xml:space="preserve"> too</w:delText>
          </w:r>
        </w:del>
        <w:r w:rsidR="00AC54E9">
          <w:rPr>
            <w:rFonts w:ascii="Cambria" w:hAnsi="Cambria"/>
            <w:bCs/>
            <w:sz w:val="28"/>
            <w:szCs w:val="28"/>
          </w:rPr>
          <w:t>? Or</w:t>
        </w:r>
        <w:del w:id="25965" w:author="Daisy Watt" w:date="2026-06-24T10:33:00Z" w16du:dateUtc="2026-06-24T08:33:00Z">
          <w:r w:rsidR="00AC54E9" w:rsidDel="00B13A92">
            <w:rPr>
              <w:rFonts w:ascii="Cambria" w:hAnsi="Cambria"/>
              <w:bCs/>
              <w:sz w:val="28"/>
              <w:szCs w:val="28"/>
            </w:rPr>
            <w:delText>,</w:delText>
          </w:r>
        </w:del>
      </w:ins>
      <w:ins w:id="25966" w:author="Daisy Watt" w:date="2026-06-24T10:33:00Z" w16du:dateUtc="2026-06-24T08:33:00Z">
        <w:r w:rsidR="00B13A92">
          <w:rPr>
            <w:rFonts w:ascii="Cambria" w:hAnsi="Cambria"/>
            <w:bCs/>
            <w:sz w:val="28"/>
            <w:szCs w:val="28"/>
          </w:rPr>
          <w:t>…</w:t>
        </w:r>
      </w:ins>
      <w:ins w:id="25967" w:author="Claire S" w:date="2026-06-05T17:30:00Z" w16du:dateUtc="2026-06-05T16:30:00Z">
        <w:r w:rsidR="00AC54E9">
          <w:rPr>
            <w:rFonts w:ascii="Cambria" w:hAnsi="Cambria"/>
            <w:bCs/>
            <w:sz w:val="28"/>
            <w:szCs w:val="28"/>
          </w:rPr>
          <w:t xml:space="preserve">’ </w:t>
        </w:r>
        <w:del w:id="25968" w:author="Daisy Watt" w:date="2026-06-24T10:33:00Z" w16du:dateUtc="2026-06-24T08:33:00Z">
          <w:r w:rsidR="00AC54E9" w:rsidDel="00B13A92">
            <w:rPr>
              <w:rFonts w:ascii="Cambria" w:hAnsi="Cambria"/>
              <w:bCs/>
              <w:sz w:val="28"/>
              <w:szCs w:val="28"/>
            </w:rPr>
            <w:delText>s</w:delText>
          </w:r>
        </w:del>
      </w:ins>
      <w:ins w:id="25969" w:author="Daisy Watt" w:date="2026-06-24T10:33:00Z" w16du:dateUtc="2026-06-24T08:33:00Z">
        <w:r w:rsidR="00B13A92">
          <w:rPr>
            <w:rFonts w:ascii="Cambria" w:hAnsi="Cambria"/>
            <w:bCs/>
            <w:sz w:val="28"/>
            <w:szCs w:val="28"/>
          </w:rPr>
          <w:t>S</w:t>
        </w:r>
      </w:ins>
      <w:ins w:id="25970" w:author="Claire S" w:date="2026-06-05T17:30:00Z" w16du:dateUtc="2026-06-05T16:30:00Z">
        <w:r w:rsidR="00AC54E9">
          <w:rPr>
            <w:rFonts w:ascii="Cambria" w:hAnsi="Cambria"/>
            <w:bCs/>
            <w:sz w:val="28"/>
            <w:szCs w:val="28"/>
          </w:rPr>
          <w:t xml:space="preserve">he stared at her brother’s new hairline. ‘God, are you saying </w:t>
        </w:r>
      </w:ins>
      <w:ins w:id="25971" w:author="Claire S" w:date="2026-06-05T17:31:00Z" w16du:dateUtc="2026-06-05T16:31:00Z">
        <w:r w:rsidR="00AC54E9">
          <w:rPr>
            <w:rFonts w:ascii="Cambria" w:hAnsi="Cambria"/>
            <w:bCs/>
            <w:sz w:val="28"/>
            <w:szCs w:val="28"/>
          </w:rPr>
          <w:t xml:space="preserve">he was guilty of </w:t>
        </w:r>
        <w:del w:id="25972" w:author="Daisy Watt" w:date="2026-06-24T10:33:00Z" w16du:dateUtc="2026-06-24T08:33:00Z">
          <w:r w:rsidR="00AC54E9" w:rsidDel="004B645D">
            <w:rPr>
              <w:rFonts w:ascii="Cambria" w:hAnsi="Cambria"/>
              <w:bCs/>
              <w:sz w:val="28"/>
              <w:szCs w:val="28"/>
            </w:rPr>
            <w:delText>harrassment</w:delText>
          </w:r>
        </w:del>
      </w:ins>
      <w:ins w:id="25973" w:author="Daisy Watt" w:date="2026-06-24T10:33:00Z" w16du:dateUtc="2026-06-24T08:33:00Z">
        <w:r w:rsidR="004B645D">
          <w:rPr>
            <w:rFonts w:ascii="Cambria" w:hAnsi="Cambria"/>
            <w:bCs/>
            <w:sz w:val="28"/>
            <w:szCs w:val="28"/>
          </w:rPr>
          <w:t>harassment</w:t>
        </w:r>
        <w:r w:rsidR="00192695">
          <w:rPr>
            <w:rFonts w:ascii="Cambria" w:hAnsi="Cambria"/>
            <w:bCs/>
            <w:sz w:val="28"/>
            <w:szCs w:val="28"/>
          </w:rPr>
          <w:t>,</w:t>
        </w:r>
      </w:ins>
      <w:ins w:id="25974" w:author="Claire S" w:date="2026-06-05T17:31:00Z" w16du:dateUtc="2026-06-05T16:31:00Z">
        <w:r w:rsidR="00AC54E9">
          <w:rPr>
            <w:rFonts w:ascii="Cambria" w:hAnsi="Cambria"/>
            <w:bCs/>
            <w:sz w:val="28"/>
            <w:szCs w:val="28"/>
          </w:rPr>
          <w:t xml:space="preserve"> too?’</w:t>
        </w:r>
      </w:ins>
    </w:p>
    <w:p w14:paraId="2AA5140A" w14:textId="5A05A2AF" w:rsidR="00AC54E9" w:rsidDel="00AC54E9" w:rsidRDefault="00AC54E9" w:rsidP="00DF6041">
      <w:pPr>
        <w:spacing w:line="360" w:lineRule="auto"/>
        <w:contextualSpacing/>
        <w:rPr>
          <w:del w:id="25975" w:author="Claire S" w:date="2026-06-05T17:32:00Z" w16du:dateUtc="2026-06-05T16:32:00Z"/>
          <w:rFonts w:ascii="Cambria" w:hAnsi="Cambria"/>
          <w:bCs/>
          <w:sz w:val="28"/>
          <w:szCs w:val="28"/>
        </w:rPr>
      </w:pPr>
      <w:ins w:id="25976" w:author="Claire S" w:date="2026-06-05T17:31:00Z" w16du:dateUtc="2026-06-05T16:31:00Z">
        <w:r>
          <w:rPr>
            <w:rFonts w:ascii="Cambria" w:hAnsi="Cambria"/>
            <w:bCs/>
            <w:sz w:val="28"/>
            <w:szCs w:val="28"/>
          </w:rPr>
          <w:tab/>
          <w:t>‘</w:t>
        </w:r>
      </w:ins>
      <w:ins w:id="25977" w:author="Claire S" w:date="2026-08-03T16:03:00Z" w16du:dateUtc="2026-08-03T15:03:00Z">
        <w:r w:rsidR="004D5E97">
          <w:rPr>
            <w:rFonts w:ascii="Cambria" w:hAnsi="Cambria"/>
            <w:bCs/>
            <w:sz w:val="28"/>
            <w:szCs w:val="28"/>
          </w:rPr>
          <w:t>A</w:t>
        </w:r>
      </w:ins>
      <w:ins w:id="25978" w:author="Claire S" w:date="2026-08-03T16:02:00Z" w16du:dateUtc="2026-08-03T15:02:00Z">
        <w:r w:rsidR="004D5E97">
          <w:rPr>
            <w:rFonts w:ascii="Cambria" w:hAnsi="Cambria"/>
            <w:bCs/>
            <w:sz w:val="28"/>
            <w:szCs w:val="28"/>
          </w:rPr>
          <w:t>nything’s possible,’ Miles sat down. ‘</w:t>
        </w:r>
      </w:ins>
      <w:ins w:id="25979" w:author="Claire S" w:date="2026-06-05T17:31:00Z" w16du:dateUtc="2026-06-05T16:31:00Z">
        <w:r>
          <w:rPr>
            <w:rFonts w:ascii="Cambria" w:hAnsi="Cambria"/>
            <w:bCs/>
            <w:sz w:val="28"/>
            <w:szCs w:val="28"/>
          </w:rPr>
          <w:t>I</w:t>
        </w:r>
      </w:ins>
      <w:ins w:id="25980" w:author="Claire S" w:date="2026-08-03T16:02:00Z" w16du:dateUtc="2026-08-03T15:02:00Z">
        <w:r w:rsidR="004D5E97">
          <w:rPr>
            <w:rFonts w:ascii="Cambria" w:hAnsi="Cambria"/>
            <w:bCs/>
            <w:sz w:val="28"/>
            <w:szCs w:val="28"/>
          </w:rPr>
          <w:t>’ve</w:t>
        </w:r>
      </w:ins>
      <w:ins w:id="25981" w:author="Claire S" w:date="2026-06-05T17:31:00Z" w16du:dateUtc="2026-06-05T16:31:00Z">
        <w:r>
          <w:rPr>
            <w:rFonts w:ascii="Cambria" w:hAnsi="Cambria"/>
            <w:bCs/>
            <w:sz w:val="28"/>
            <w:szCs w:val="28"/>
          </w:rPr>
          <w:t xml:space="preserve"> said</w:t>
        </w:r>
      </w:ins>
      <w:ins w:id="25982" w:author="Claire S" w:date="2026-08-03T16:03:00Z" w16du:dateUtc="2026-08-03T15:03:00Z">
        <w:r w:rsidR="004D5E97">
          <w:rPr>
            <w:rFonts w:ascii="Cambria" w:hAnsi="Cambria"/>
            <w:bCs/>
            <w:sz w:val="28"/>
            <w:szCs w:val="28"/>
          </w:rPr>
          <w:t xml:space="preserve"> it</w:t>
        </w:r>
      </w:ins>
      <w:ins w:id="25983" w:author="Claire S" w:date="2026-06-05T17:31:00Z" w16du:dateUtc="2026-06-05T16:31:00Z">
        <w:r>
          <w:rPr>
            <w:rFonts w:ascii="Cambria" w:hAnsi="Cambria"/>
            <w:bCs/>
            <w:sz w:val="28"/>
            <w:szCs w:val="28"/>
          </w:rPr>
          <w:t xml:space="preserve"> before, </w:t>
        </w:r>
      </w:ins>
      <w:ins w:id="25984" w:author="Claire S" w:date="2026-06-06T10:04:00Z" w16du:dateUtc="2026-06-06T09:04:00Z">
        <w:r w:rsidR="00316BD1">
          <w:rPr>
            <w:rFonts w:ascii="Cambria" w:hAnsi="Cambria"/>
            <w:bCs/>
            <w:sz w:val="28"/>
            <w:szCs w:val="28"/>
          </w:rPr>
          <w:t>Harris’</w:t>
        </w:r>
      </w:ins>
      <w:ins w:id="25985" w:author="Daisy Watt" w:date="2026-06-24T10:33:00Z" w16du:dateUtc="2026-06-24T08:33:00Z">
        <w:r w:rsidR="00DB1A6C">
          <w:rPr>
            <w:rFonts w:ascii="Cambria" w:hAnsi="Cambria"/>
            <w:bCs/>
            <w:sz w:val="28"/>
            <w:szCs w:val="28"/>
          </w:rPr>
          <w:t xml:space="preserve"> </w:t>
        </w:r>
      </w:ins>
      <w:ins w:id="25986" w:author="Claire S" w:date="2026-06-06T10:04:00Z" w16du:dateUtc="2026-06-06T09:04:00Z">
        <w:del w:id="25987" w:author="Daisy Watt" w:date="2026-06-24T10:33:00Z" w16du:dateUtc="2026-06-24T08:33:00Z">
          <w:r w:rsidR="00316BD1" w:rsidDel="00DB1A6C">
            <w:rPr>
              <w:rFonts w:ascii="Cambria" w:hAnsi="Cambria"/>
              <w:bCs/>
              <w:sz w:val="28"/>
              <w:szCs w:val="28"/>
            </w:rPr>
            <w:delText>s</w:delText>
          </w:r>
        </w:del>
      </w:ins>
      <w:ins w:id="25988" w:author="Claire S" w:date="2026-06-05T17:31:00Z" w16du:dateUtc="2026-06-05T16:31:00Z">
        <w:del w:id="25989" w:author="Daisy Watt" w:date="2026-06-24T10:33:00Z" w16du:dateUtc="2026-06-24T08:33:00Z">
          <w:r w:rsidDel="00DB1A6C">
            <w:rPr>
              <w:rFonts w:ascii="Cambria" w:hAnsi="Cambria"/>
              <w:bCs/>
              <w:sz w:val="28"/>
              <w:szCs w:val="28"/>
            </w:rPr>
            <w:delText xml:space="preserve"> </w:delText>
          </w:r>
        </w:del>
        <w:r>
          <w:rPr>
            <w:rFonts w:ascii="Cambria" w:hAnsi="Cambria"/>
            <w:bCs/>
            <w:sz w:val="28"/>
            <w:szCs w:val="28"/>
          </w:rPr>
          <w:t>morals were dubious – as you know</w:t>
        </w:r>
      </w:ins>
      <w:ins w:id="25990" w:author="Daisy Watt" w:date="2026-06-24T10:33:00Z" w16du:dateUtc="2026-06-24T08:33:00Z">
        <w:r w:rsidR="009F5B6D">
          <w:rPr>
            <w:rFonts w:ascii="Cambria" w:hAnsi="Cambria"/>
            <w:bCs/>
            <w:sz w:val="28"/>
            <w:szCs w:val="28"/>
          </w:rPr>
          <w:t xml:space="preserve"> all </w:t>
        </w:r>
      </w:ins>
      <w:ins w:id="25991" w:author="Claire S" w:date="2026-06-05T17:31:00Z" w16du:dateUtc="2026-06-05T16:31:00Z">
        <w:del w:id="25992" w:author="Daisy Watt" w:date="2026-06-24T10:33:00Z" w16du:dateUtc="2026-06-24T08:33:00Z">
          <w:r w:rsidDel="009F5B6D">
            <w:rPr>
              <w:rFonts w:ascii="Cambria" w:hAnsi="Cambria"/>
              <w:bCs/>
              <w:sz w:val="28"/>
              <w:szCs w:val="28"/>
            </w:rPr>
            <w:delText xml:space="preserve"> </w:delText>
          </w:r>
        </w:del>
      </w:ins>
      <w:ins w:id="25993" w:author="Claire S" w:date="2026-06-05T17:32:00Z" w16du:dateUtc="2026-06-05T16:32:00Z">
        <w:r>
          <w:rPr>
            <w:rFonts w:ascii="Cambria" w:hAnsi="Cambria"/>
            <w:bCs/>
            <w:sz w:val="28"/>
            <w:szCs w:val="28"/>
          </w:rPr>
          <w:t>too well.’</w:t>
        </w:r>
      </w:ins>
    </w:p>
    <w:p w14:paraId="13BDFC40" w14:textId="118B5DF1" w:rsidR="00A73129" w:rsidRDefault="00A73129" w:rsidP="00DF6041">
      <w:pPr>
        <w:spacing w:line="360" w:lineRule="auto"/>
        <w:contextualSpacing/>
        <w:rPr>
          <w:rFonts w:ascii="Cambria" w:hAnsi="Cambria"/>
          <w:bCs/>
          <w:sz w:val="28"/>
          <w:szCs w:val="28"/>
        </w:rPr>
      </w:pPr>
      <w:del w:id="25994" w:author="Claire S" w:date="2026-06-05T17:32:00Z" w16du:dateUtc="2026-06-05T16:32:00Z">
        <w:r w:rsidDel="00AC54E9">
          <w:rPr>
            <w:rFonts w:ascii="Cambria" w:hAnsi="Cambria"/>
            <w:bCs/>
            <w:sz w:val="28"/>
            <w:szCs w:val="28"/>
          </w:rPr>
          <w:tab/>
        </w:r>
      </w:del>
      <w:del w:id="25995" w:author="Claire S" w:date="2026-06-05T17:31:00Z" w16du:dateUtc="2026-06-05T16:31:00Z">
        <w:r w:rsidDel="00AC54E9">
          <w:rPr>
            <w:rFonts w:ascii="Cambria" w:hAnsi="Cambria"/>
            <w:bCs/>
            <w:sz w:val="28"/>
            <w:szCs w:val="28"/>
          </w:rPr>
          <w:delText xml:space="preserve">‘You really are as common as your dear mama, </w:delText>
        </w:r>
        <w:r w:rsidR="00302DE1" w:rsidDel="00AC54E9">
          <w:rPr>
            <w:rFonts w:ascii="Cambria" w:hAnsi="Cambria"/>
            <w:bCs/>
            <w:sz w:val="28"/>
            <w:szCs w:val="28"/>
          </w:rPr>
          <w:delText>aren’t</w:delText>
        </w:r>
        <w:r w:rsidDel="00AC54E9">
          <w:rPr>
            <w:rFonts w:ascii="Cambria" w:hAnsi="Cambria"/>
            <w:bCs/>
            <w:sz w:val="28"/>
            <w:szCs w:val="28"/>
          </w:rPr>
          <w:delText xml:space="preserve"> you</w:delText>
        </w:r>
        <w:r w:rsidR="00302DE1" w:rsidDel="00AC54E9">
          <w:rPr>
            <w:rFonts w:ascii="Cambria" w:hAnsi="Cambria"/>
            <w:bCs/>
            <w:sz w:val="28"/>
            <w:szCs w:val="28"/>
          </w:rPr>
          <w:delText>,</w:delText>
        </w:r>
        <w:r w:rsidDel="00AC54E9">
          <w:rPr>
            <w:rFonts w:ascii="Cambria" w:hAnsi="Cambria"/>
            <w:bCs/>
            <w:sz w:val="28"/>
            <w:szCs w:val="28"/>
          </w:rPr>
          <w:delText xml:space="preserve"> S</w:delText>
        </w:r>
        <w:r w:rsidR="00302DE1" w:rsidDel="00AC54E9">
          <w:rPr>
            <w:rFonts w:ascii="Cambria" w:hAnsi="Cambria"/>
            <w:bCs/>
            <w:sz w:val="28"/>
            <w:szCs w:val="28"/>
          </w:rPr>
          <w:delText>a</w:delText>
        </w:r>
        <w:r w:rsidDel="00AC54E9">
          <w:rPr>
            <w:rFonts w:ascii="Cambria" w:hAnsi="Cambria"/>
            <w:bCs/>
            <w:sz w:val="28"/>
            <w:szCs w:val="28"/>
          </w:rPr>
          <w:delText>vvi darling</w:delText>
        </w:r>
        <w:r w:rsidR="00F14063" w:rsidDel="00AC54E9">
          <w:rPr>
            <w:rFonts w:ascii="Cambria" w:hAnsi="Cambria"/>
            <w:bCs/>
            <w:sz w:val="28"/>
            <w:szCs w:val="28"/>
          </w:rPr>
          <w:delText>,</w:delText>
        </w:r>
        <w:r w:rsidDel="00AC54E9">
          <w:rPr>
            <w:rFonts w:ascii="Cambria" w:hAnsi="Cambria"/>
            <w:bCs/>
            <w:sz w:val="28"/>
            <w:szCs w:val="28"/>
          </w:rPr>
          <w:delText xml:space="preserve">’ he smirked. </w:delText>
        </w:r>
        <w:r w:rsidR="008D2DD3" w:rsidDel="00AC54E9">
          <w:rPr>
            <w:rFonts w:ascii="Cambria" w:hAnsi="Cambria"/>
            <w:bCs/>
            <w:sz w:val="28"/>
            <w:szCs w:val="28"/>
          </w:rPr>
          <w:delText xml:space="preserve">‘The apple </w:delText>
        </w:r>
        <w:r w:rsidR="00803B8C" w:rsidDel="00AC54E9">
          <w:rPr>
            <w:rFonts w:ascii="Cambria" w:hAnsi="Cambria"/>
            <w:bCs/>
            <w:sz w:val="28"/>
            <w:szCs w:val="28"/>
          </w:rPr>
          <w:delText>fell</w:delText>
        </w:r>
        <w:r w:rsidR="008D2DD3" w:rsidDel="00AC54E9">
          <w:rPr>
            <w:rFonts w:ascii="Cambria" w:hAnsi="Cambria"/>
            <w:bCs/>
            <w:sz w:val="28"/>
            <w:szCs w:val="28"/>
          </w:rPr>
          <w:delText xml:space="preserve"> right </w:delText>
        </w:r>
        <w:r w:rsidR="008A1D69" w:rsidDel="00AC54E9">
          <w:rPr>
            <w:rFonts w:ascii="Cambria" w:hAnsi="Cambria"/>
            <w:bCs/>
            <w:sz w:val="28"/>
            <w:szCs w:val="28"/>
          </w:rPr>
          <w:delText>on its face</w:delText>
        </w:r>
        <w:r w:rsidR="00803B8C" w:rsidDel="00AC54E9">
          <w:rPr>
            <w:rFonts w:ascii="Cambria" w:hAnsi="Cambria"/>
            <w:bCs/>
            <w:sz w:val="28"/>
            <w:szCs w:val="28"/>
          </w:rPr>
          <w:delText xml:space="preserve"> in your case.</w:delText>
        </w:r>
        <w:r w:rsidR="008D2DD3" w:rsidDel="00AC54E9">
          <w:rPr>
            <w:rFonts w:ascii="Cambria" w:hAnsi="Cambria"/>
            <w:bCs/>
            <w:sz w:val="28"/>
            <w:szCs w:val="28"/>
          </w:rPr>
          <w:delText>’</w:delText>
        </w:r>
      </w:del>
    </w:p>
    <w:p w14:paraId="0D5C982A" w14:textId="44663E94" w:rsidR="008A1D69" w:rsidRDefault="008D2DD3" w:rsidP="00302DE1">
      <w:pPr>
        <w:spacing w:line="360" w:lineRule="auto"/>
        <w:ind w:firstLine="720"/>
        <w:contextualSpacing/>
        <w:rPr>
          <w:rFonts w:ascii="Cambria" w:hAnsi="Cambria"/>
          <w:bCs/>
          <w:sz w:val="28"/>
          <w:szCs w:val="28"/>
        </w:rPr>
      </w:pPr>
      <w:r>
        <w:rPr>
          <w:rFonts w:ascii="Cambria" w:hAnsi="Cambria"/>
          <w:bCs/>
          <w:sz w:val="28"/>
          <w:szCs w:val="28"/>
        </w:rPr>
        <w:t>‘</w:t>
      </w:r>
      <w:ins w:id="25996" w:author="Claire S" w:date="2026-06-05T17:32:00Z" w16du:dateUtc="2026-06-05T16:32:00Z">
        <w:r w:rsidR="00AC54E9">
          <w:rPr>
            <w:rFonts w:ascii="Cambria" w:hAnsi="Cambria"/>
            <w:bCs/>
            <w:sz w:val="28"/>
            <w:szCs w:val="28"/>
          </w:rPr>
          <w:t xml:space="preserve">Dear </w:t>
        </w:r>
      </w:ins>
      <w:r w:rsidR="00803B8C">
        <w:rPr>
          <w:rFonts w:ascii="Cambria" w:hAnsi="Cambria"/>
          <w:bCs/>
          <w:sz w:val="28"/>
          <w:szCs w:val="28"/>
        </w:rPr>
        <w:t>God</w:t>
      </w:r>
      <w:ins w:id="25997" w:author="Claire S" w:date="2026-06-06T10:04:00Z" w16du:dateUtc="2026-06-06T09:04:00Z">
        <w:r w:rsidR="00316BD1">
          <w:rPr>
            <w:rFonts w:ascii="Cambria" w:hAnsi="Cambria"/>
            <w:bCs/>
            <w:sz w:val="28"/>
            <w:szCs w:val="28"/>
          </w:rPr>
          <w:t>,</w:t>
        </w:r>
      </w:ins>
      <w:r w:rsidR="00803B8C">
        <w:rPr>
          <w:rFonts w:ascii="Cambria" w:hAnsi="Cambria"/>
          <w:bCs/>
          <w:sz w:val="28"/>
          <w:szCs w:val="28"/>
        </w:rPr>
        <w:t xml:space="preserve"> you’re a wanker</w:t>
      </w:r>
      <w:r w:rsidR="00F14063">
        <w:rPr>
          <w:rFonts w:ascii="Cambria" w:hAnsi="Cambria"/>
          <w:bCs/>
          <w:sz w:val="28"/>
          <w:szCs w:val="28"/>
        </w:rPr>
        <w:t>.</w:t>
      </w:r>
      <w:r>
        <w:rPr>
          <w:rFonts w:ascii="Cambria" w:hAnsi="Cambria"/>
          <w:bCs/>
          <w:sz w:val="28"/>
          <w:szCs w:val="28"/>
        </w:rPr>
        <w:t xml:space="preserve">’ </w:t>
      </w:r>
      <w:del w:id="25998" w:author="Claire S" w:date="2026-06-06T10:05:00Z" w16du:dateUtc="2026-06-06T09:05:00Z">
        <w:r w:rsidR="00F14063" w:rsidDel="001B5756">
          <w:rPr>
            <w:rFonts w:ascii="Cambria" w:hAnsi="Cambria"/>
            <w:bCs/>
            <w:sz w:val="28"/>
            <w:szCs w:val="28"/>
          </w:rPr>
          <w:delText>W</w:delText>
        </w:r>
        <w:r w:rsidR="00E96955" w:rsidDel="001B5756">
          <w:rPr>
            <w:rFonts w:ascii="Cambria" w:hAnsi="Cambria"/>
            <w:bCs/>
            <w:sz w:val="28"/>
            <w:szCs w:val="28"/>
          </w:rPr>
          <w:delText xml:space="preserve">ithout thinking, </w:delText>
        </w:r>
        <w:r w:rsidR="006841DC" w:rsidDel="001B5756">
          <w:rPr>
            <w:rFonts w:ascii="Cambria" w:hAnsi="Cambria"/>
            <w:bCs/>
            <w:sz w:val="28"/>
            <w:szCs w:val="28"/>
          </w:rPr>
          <w:delText>Savannah</w:delText>
        </w:r>
        <w:r w:rsidR="00A73129" w:rsidDel="001B5756">
          <w:rPr>
            <w:rFonts w:ascii="Cambria" w:hAnsi="Cambria"/>
            <w:bCs/>
            <w:sz w:val="28"/>
            <w:szCs w:val="28"/>
          </w:rPr>
          <w:delText xml:space="preserve"> </w:delText>
        </w:r>
        <w:r w:rsidR="006A62CD" w:rsidDel="001B5756">
          <w:rPr>
            <w:rFonts w:ascii="Cambria" w:hAnsi="Cambria"/>
            <w:bCs/>
            <w:sz w:val="28"/>
            <w:szCs w:val="28"/>
          </w:rPr>
          <w:delText>chucked</w:delText>
        </w:r>
        <w:r w:rsidR="00A73129" w:rsidDel="001B5756">
          <w:rPr>
            <w:rFonts w:ascii="Cambria" w:hAnsi="Cambria"/>
            <w:bCs/>
            <w:sz w:val="28"/>
            <w:szCs w:val="28"/>
          </w:rPr>
          <w:delText xml:space="preserve"> her </w:delText>
        </w:r>
      </w:del>
      <w:del w:id="25999" w:author="Claire S" w:date="2026-06-05T17:32:00Z" w16du:dateUtc="2026-06-05T16:32:00Z">
        <w:r w:rsidR="00626EBB" w:rsidDel="00AC54E9">
          <w:rPr>
            <w:rFonts w:ascii="Cambria" w:hAnsi="Cambria"/>
            <w:bCs/>
            <w:sz w:val="28"/>
            <w:szCs w:val="28"/>
          </w:rPr>
          <w:delText xml:space="preserve">tiny </w:delText>
        </w:r>
        <w:r w:rsidR="00A73129" w:rsidDel="00AC54E9">
          <w:rPr>
            <w:rFonts w:ascii="Cambria" w:hAnsi="Cambria"/>
            <w:bCs/>
            <w:sz w:val="28"/>
            <w:szCs w:val="28"/>
          </w:rPr>
          <w:delText>whisky</w:delText>
        </w:r>
      </w:del>
      <w:del w:id="26000" w:author="Claire S" w:date="2026-06-06T10:05:00Z" w16du:dateUtc="2026-06-06T09:05:00Z">
        <w:r w:rsidR="00A73129" w:rsidDel="001B5756">
          <w:rPr>
            <w:rFonts w:ascii="Cambria" w:hAnsi="Cambria"/>
            <w:bCs/>
            <w:sz w:val="28"/>
            <w:szCs w:val="28"/>
          </w:rPr>
          <w:delText xml:space="preserve"> </w:delText>
        </w:r>
        <w:r w:rsidR="008A1D69" w:rsidDel="001B5756">
          <w:rPr>
            <w:rFonts w:ascii="Cambria" w:hAnsi="Cambria"/>
            <w:bCs/>
            <w:sz w:val="28"/>
            <w:szCs w:val="28"/>
          </w:rPr>
          <w:delText>at him</w:delText>
        </w:r>
        <w:r w:rsidR="006841DC" w:rsidDel="001B5756">
          <w:rPr>
            <w:rFonts w:ascii="Cambria" w:hAnsi="Cambria"/>
            <w:bCs/>
            <w:sz w:val="28"/>
            <w:szCs w:val="28"/>
          </w:rPr>
          <w:delText>.</w:delText>
        </w:r>
        <w:r w:rsidR="00302DE1" w:rsidDel="001B5756">
          <w:rPr>
            <w:rFonts w:ascii="Cambria" w:hAnsi="Cambria"/>
            <w:bCs/>
            <w:sz w:val="28"/>
            <w:szCs w:val="28"/>
          </w:rPr>
          <w:delText xml:space="preserve"> </w:delText>
        </w:r>
      </w:del>
    </w:p>
    <w:p w14:paraId="06216B4A" w14:textId="71E3D9D8" w:rsidR="008A1D69" w:rsidRDefault="008A1D69" w:rsidP="00302DE1">
      <w:pPr>
        <w:spacing w:line="360" w:lineRule="auto"/>
        <w:ind w:firstLine="720"/>
        <w:contextualSpacing/>
        <w:rPr>
          <w:rFonts w:ascii="Cambria" w:hAnsi="Cambria"/>
          <w:bCs/>
          <w:sz w:val="28"/>
          <w:szCs w:val="28"/>
        </w:rPr>
      </w:pPr>
      <w:r>
        <w:rPr>
          <w:rFonts w:ascii="Cambria" w:hAnsi="Cambria"/>
          <w:bCs/>
          <w:sz w:val="28"/>
          <w:szCs w:val="28"/>
        </w:rPr>
        <w:t>‘</w:t>
      </w:r>
      <w:ins w:id="26001" w:author="Claire S" w:date="2026-06-05T17:32:00Z" w16du:dateUtc="2026-06-05T16:32:00Z">
        <w:r w:rsidR="00AC54E9">
          <w:rPr>
            <w:rFonts w:ascii="Cambria" w:hAnsi="Cambria"/>
            <w:bCs/>
            <w:sz w:val="28"/>
            <w:szCs w:val="28"/>
          </w:rPr>
          <w:t>Oh</w:t>
        </w:r>
      </w:ins>
      <w:ins w:id="26002" w:author="Claire S" w:date="2026-06-05T17:35:00Z" w16du:dateUtc="2026-06-05T16:35:00Z">
        <w:r w:rsidR="006A0A95">
          <w:rPr>
            <w:rFonts w:ascii="Cambria" w:hAnsi="Cambria"/>
            <w:bCs/>
            <w:sz w:val="28"/>
            <w:szCs w:val="28"/>
          </w:rPr>
          <w:t>,</w:t>
        </w:r>
      </w:ins>
      <w:ins w:id="26003" w:author="Claire S" w:date="2026-06-05T17:32:00Z" w16du:dateUtc="2026-06-05T16:32:00Z">
        <w:r w:rsidR="00AC54E9">
          <w:rPr>
            <w:rFonts w:ascii="Cambria" w:hAnsi="Cambria"/>
            <w:bCs/>
            <w:sz w:val="28"/>
            <w:szCs w:val="28"/>
          </w:rPr>
          <w:t xml:space="preserve"> Savannah, </w:t>
        </w:r>
      </w:ins>
      <w:ins w:id="26004" w:author="Claire S" w:date="2026-06-05T17:35:00Z" w16du:dateUtc="2026-06-05T16:35:00Z">
        <w:r w:rsidR="006A0A95">
          <w:rPr>
            <w:rFonts w:ascii="Cambria" w:hAnsi="Cambria"/>
            <w:bCs/>
            <w:sz w:val="28"/>
            <w:szCs w:val="28"/>
          </w:rPr>
          <w:t>honestly</w:t>
        </w:r>
      </w:ins>
      <w:ins w:id="26005" w:author="Claire S" w:date="2026-06-05T17:32:00Z" w16du:dateUtc="2026-06-05T16:32:00Z">
        <w:del w:id="26006" w:author="Daisy Watt" w:date="2026-06-24T10:33:00Z" w16du:dateUtc="2026-06-24T08:33:00Z">
          <w:r w:rsidR="00AC54E9" w:rsidDel="009F5B6D">
            <w:rPr>
              <w:rFonts w:ascii="Cambria" w:hAnsi="Cambria"/>
              <w:bCs/>
              <w:sz w:val="28"/>
              <w:szCs w:val="28"/>
            </w:rPr>
            <w:delText>,</w:delText>
          </w:r>
        </w:del>
      </w:ins>
      <w:ins w:id="26007" w:author="Daisy Watt" w:date="2026-06-24T10:33:00Z" w16du:dateUtc="2026-06-24T08:33:00Z">
        <w:del w:id="26008" w:author="Claire S" w:date="2026-08-03T16:03:00Z" w16du:dateUtc="2026-08-03T15:03:00Z">
          <w:r w:rsidR="009F5B6D" w:rsidDel="00030110">
            <w:rPr>
              <w:rFonts w:ascii="Cambria" w:hAnsi="Cambria"/>
              <w:bCs/>
              <w:sz w:val="28"/>
              <w:szCs w:val="28"/>
            </w:rPr>
            <w:delText>.</w:delText>
          </w:r>
        </w:del>
      </w:ins>
      <w:ins w:id="26009" w:author="Claire S" w:date="2026-08-03T16:03:00Z" w16du:dateUtc="2026-08-03T15:03:00Z">
        <w:r w:rsidR="00030110">
          <w:rPr>
            <w:rFonts w:ascii="Cambria" w:hAnsi="Cambria"/>
            <w:bCs/>
            <w:sz w:val="28"/>
            <w:szCs w:val="28"/>
          </w:rPr>
          <w:t>,’</w:t>
        </w:r>
      </w:ins>
      <w:ins w:id="26010" w:author="Claire S" w:date="2026-06-05T17:32:00Z" w16du:dateUtc="2026-06-05T16:32:00Z">
        <w:r w:rsidR="00AC54E9">
          <w:rPr>
            <w:rFonts w:ascii="Cambria" w:hAnsi="Cambria"/>
            <w:bCs/>
            <w:sz w:val="28"/>
            <w:szCs w:val="28"/>
          </w:rPr>
          <w:t xml:space="preserve"> Ruth sighed.</w:t>
        </w:r>
      </w:ins>
      <w:ins w:id="26011" w:author="Claire S" w:date="2026-08-03T16:03:00Z" w16du:dateUtc="2026-08-03T15:03:00Z">
        <w:r w:rsidR="00030110">
          <w:rPr>
            <w:rFonts w:ascii="Cambria" w:hAnsi="Cambria"/>
            <w:bCs/>
            <w:sz w:val="28"/>
            <w:szCs w:val="28"/>
          </w:rPr>
          <w:t xml:space="preserve"> ‘Don’t rise to his bait.’</w:t>
        </w:r>
      </w:ins>
      <w:del w:id="26012" w:author="Claire S" w:date="2026-06-05T17:32:00Z" w16du:dateUtc="2026-06-05T16:32:00Z">
        <w:r w:rsidR="00626EBB" w:rsidDel="00AC54E9">
          <w:rPr>
            <w:rFonts w:ascii="Cambria" w:hAnsi="Cambria"/>
            <w:bCs/>
            <w:sz w:val="28"/>
            <w:szCs w:val="28"/>
          </w:rPr>
          <w:delText>How dare you!</w:delText>
        </w:r>
        <w:r w:rsidDel="00AC54E9">
          <w:rPr>
            <w:rFonts w:ascii="Cambria" w:hAnsi="Cambria"/>
            <w:bCs/>
            <w:sz w:val="28"/>
            <w:szCs w:val="28"/>
          </w:rPr>
          <w:delText xml:space="preserve">’ </w:delText>
        </w:r>
        <w:r w:rsidR="00F14063" w:rsidDel="00AC54E9">
          <w:rPr>
            <w:rFonts w:ascii="Cambria" w:hAnsi="Cambria"/>
            <w:bCs/>
            <w:sz w:val="28"/>
            <w:szCs w:val="28"/>
          </w:rPr>
          <w:delText>W</w:delText>
        </w:r>
        <w:r w:rsidR="00E96955" w:rsidDel="00AC54E9">
          <w:rPr>
            <w:rFonts w:ascii="Cambria" w:hAnsi="Cambria"/>
            <w:bCs/>
            <w:sz w:val="28"/>
            <w:szCs w:val="28"/>
          </w:rPr>
          <w:delText>hisky dripp</w:delText>
        </w:r>
        <w:r w:rsidR="00F14063" w:rsidDel="00AC54E9">
          <w:rPr>
            <w:rFonts w:ascii="Cambria" w:hAnsi="Cambria"/>
            <w:bCs/>
            <w:sz w:val="28"/>
            <w:szCs w:val="28"/>
          </w:rPr>
          <w:delText>ed</w:delText>
        </w:r>
        <w:r w:rsidR="00E96955" w:rsidDel="00AC54E9">
          <w:rPr>
            <w:rFonts w:ascii="Cambria" w:hAnsi="Cambria"/>
            <w:bCs/>
            <w:sz w:val="28"/>
            <w:szCs w:val="28"/>
          </w:rPr>
          <w:delText xml:space="preserve"> from </w:delText>
        </w:r>
        <w:r w:rsidR="00F14063" w:rsidDel="00AC54E9">
          <w:rPr>
            <w:rFonts w:ascii="Cambria" w:hAnsi="Cambria"/>
            <w:bCs/>
            <w:sz w:val="28"/>
            <w:szCs w:val="28"/>
          </w:rPr>
          <w:delText>Miles’s</w:delText>
        </w:r>
        <w:r w:rsidR="00E96955" w:rsidDel="00AC54E9">
          <w:rPr>
            <w:rFonts w:ascii="Cambria" w:hAnsi="Cambria"/>
            <w:bCs/>
            <w:sz w:val="28"/>
            <w:szCs w:val="28"/>
          </w:rPr>
          <w:delText xml:space="preserve"> chin </w:delText>
        </w:r>
        <w:r w:rsidR="00960048" w:rsidDel="00AC54E9">
          <w:rPr>
            <w:rFonts w:ascii="Cambria" w:hAnsi="Cambria"/>
            <w:bCs/>
            <w:sz w:val="28"/>
            <w:szCs w:val="28"/>
          </w:rPr>
          <w:delText xml:space="preserve">(or lack of) as he </w:delText>
        </w:r>
        <w:commentRangeStart w:id="26013"/>
        <w:r w:rsidDel="00AC54E9">
          <w:rPr>
            <w:rFonts w:ascii="Cambria" w:hAnsi="Cambria"/>
            <w:bCs/>
            <w:sz w:val="28"/>
            <w:szCs w:val="28"/>
          </w:rPr>
          <w:delText>lung</w:delText>
        </w:r>
        <w:r w:rsidR="00960048" w:rsidDel="00AC54E9">
          <w:rPr>
            <w:rFonts w:ascii="Cambria" w:hAnsi="Cambria"/>
            <w:bCs/>
            <w:sz w:val="28"/>
            <w:szCs w:val="28"/>
          </w:rPr>
          <w:delText>ed</w:delText>
        </w:r>
        <w:r w:rsidDel="00AC54E9">
          <w:rPr>
            <w:rFonts w:ascii="Cambria" w:hAnsi="Cambria"/>
            <w:bCs/>
            <w:sz w:val="28"/>
            <w:szCs w:val="28"/>
          </w:rPr>
          <w:delText xml:space="preserve"> for </w:delText>
        </w:r>
        <w:r w:rsidR="00F14063" w:rsidDel="00AC54E9">
          <w:rPr>
            <w:rFonts w:ascii="Cambria" w:hAnsi="Cambria"/>
            <w:bCs/>
            <w:sz w:val="28"/>
            <w:szCs w:val="28"/>
          </w:rPr>
          <w:delText>Savannah</w:delText>
        </w:r>
        <w:commentRangeEnd w:id="26013"/>
        <w:r w:rsidR="00D50A29" w:rsidDel="00AC54E9">
          <w:rPr>
            <w:rStyle w:val="CommentReference"/>
            <w:rFonts w:ascii="Cambria" w:hAnsi="Cambria"/>
            <w:bCs/>
            <w:sz w:val="28"/>
            <w:szCs w:val="28"/>
          </w:rPr>
          <w:commentReference w:id="26013"/>
        </w:r>
        <w:r w:rsidR="00626EBB" w:rsidDel="00AC54E9">
          <w:rPr>
            <w:rFonts w:ascii="Cambria" w:hAnsi="Cambria"/>
            <w:bCs/>
            <w:sz w:val="28"/>
            <w:szCs w:val="28"/>
          </w:rPr>
          <w:delText>.</w:delText>
        </w:r>
      </w:del>
    </w:p>
    <w:p w14:paraId="152FE540" w14:textId="73C3BD9C" w:rsidR="00295A25" w:rsidRDefault="001B5756" w:rsidP="003F1509">
      <w:pPr>
        <w:spacing w:line="360" w:lineRule="auto"/>
        <w:ind w:firstLine="720"/>
        <w:contextualSpacing/>
        <w:rPr>
          <w:ins w:id="26014" w:author="Claire S" w:date="2026-06-05T17:33:00Z" w16du:dateUtc="2026-06-05T16:33:00Z"/>
          <w:rFonts w:ascii="Cambria" w:hAnsi="Cambria"/>
          <w:bCs/>
          <w:sz w:val="28"/>
          <w:szCs w:val="28"/>
        </w:rPr>
      </w:pPr>
      <w:ins w:id="26015" w:author="Claire S" w:date="2026-06-06T10:05:00Z" w16du:dateUtc="2026-06-06T09:05:00Z">
        <w:r>
          <w:rPr>
            <w:rFonts w:ascii="Cambria" w:hAnsi="Cambria"/>
            <w:bCs/>
            <w:sz w:val="28"/>
            <w:szCs w:val="28"/>
          </w:rPr>
          <w:t xml:space="preserve">But Savannah was </w:t>
        </w:r>
        <w:del w:id="26016" w:author="Daisy Watt" w:date="2026-06-24T10:34:00Z" w16du:dateUtc="2026-06-24T08:34:00Z">
          <w:r w:rsidDel="002075AF">
            <w:rPr>
              <w:rFonts w:ascii="Cambria" w:hAnsi="Cambria"/>
              <w:bCs/>
              <w:sz w:val="28"/>
              <w:szCs w:val="28"/>
            </w:rPr>
            <w:delText>apopletic</w:delText>
          </w:r>
        </w:del>
      </w:ins>
      <w:ins w:id="26017" w:author="Daisy Watt" w:date="2026-06-24T10:34:00Z" w16du:dateUtc="2026-06-24T08:34:00Z">
        <w:r w:rsidR="002075AF">
          <w:rPr>
            <w:rFonts w:ascii="Cambria" w:hAnsi="Cambria"/>
            <w:bCs/>
            <w:sz w:val="28"/>
            <w:szCs w:val="28"/>
          </w:rPr>
          <w:t>apoplectic</w:t>
        </w:r>
      </w:ins>
      <w:ins w:id="26018" w:author="Claire S" w:date="2026-06-06T10:05:00Z" w16du:dateUtc="2026-06-06T09:05:00Z">
        <w:r>
          <w:rPr>
            <w:rFonts w:ascii="Cambria" w:hAnsi="Cambria"/>
            <w:bCs/>
            <w:sz w:val="28"/>
            <w:szCs w:val="28"/>
          </w:rPr>
          <w:t xml:space="preserve">. </w:t>
        </w:r>
      </w:ins>
      <w:r w:rsidR="00626EBB">
        <w:rPr>
          <w:rFonts w:ascii="Cambria" w:hAnsi="Cambria"/>
          <w:bCs/>
          <w:sz w:val="28"/>
          <w:szCs w:val="28"/>
        </w:rPr>
        <w:t>‘</w:t>
      </w:r>
      <w:r w:rsidR="00C147CF">
        <w:rPr>
          <w:rFonts w:ascii="Cambria" w:hAnsi="Cambria"/>
          <w:bCs/>
          <w:sz w:val="28"/>
          <w:szCs w:val="28"/>
        </w:rPr>
        <w:t xml:space="preserve">How dare </w:t>
      </w:r>
      <w:r w:rsidR="00C147CF" w:rsidRPr="00DE6782">
        <w:rPr>
          <w:rFonts w:ascii="Cambria" w:hAnsi="Cambria"/>
          <w:bCs/>
          <w:sz w:val="28"/>
          <w:szCs w:val="28"/>
          <w:rPrChange w:id="26019" w:author="Claire S" w:date="2026-06-06T10:06:00Z" w16du:dateUtc="2026-06-06T09:06:00Z">
            <w:rPr>
              <w:rFonts w:ascii="Cambria" w:hAnsi="Cambria"/>
              <w:bCs/>
              <w:i/>
              <w:iCs/>
              <w:sz w:val="28"/>
              <w:szCs w:val="28"/>
            </w:rPr>
          </w:rPrChange>
        </w:rPr>
        <w:t>you</w:t>
      </w:r>
      <w:r w:rsidR="00C147CF" w:rsidRPr="00DE6782">
        <w:rPr>
          <w:rFonts w:ascii="Cambria" w:hAnsi="Cambria"/>
          <w:bCs/>
          <w:sz w:val="28"/>
          <w:szCs w:val="28"/>
        </w:rPr>
        <w:t xml:space="preserve"> </w:t>
      </w:r>
      <w:r w:rsidR="00C147CF">
        <w:rPr>
          <w:rFonts w:ascii="Cambria" w:hAnsi="Cambria"/>
          <w:bCs/>
          <w:sz w:val="28"/>
          <w:szCs w:val="28"/>
        </w:rPr>
        <w:t>keep this from me</w:t>
      </w:r>
      <w:r w:rsidR="00626EBB">
        <w:rPr>
          <w:rFonts w:ascii="Cambria" w:hAnsi="Cambria"/>
          <w:bCs/>
          <w:sz w:val="28"/>
          <w:szCs w:val="28"/>
        </w:rPr>
        <w:t>?</w:t>
      </w:r>
      <w:del w:id="26020" w:author="Claire S" w:date="2026-06-06T10:05:00Z" w16du:dateUtc="2026-06-06T09:05:00Z">
        <w:r w:rsidR="00626EBB" w:rsidDel="001B5756">
          <w:rPr>
            <w:rFonts w:ascii="Cambria" w:hAnsi="Cambria"/>
            <w:bCs/>
            <w:sz w:val="28"/>
            <w:szCs w:val="28"/>
          </w:rPr>
          <w:delText>’</w:delText>
        </w:r>
      </w:del>
      <w:r w:rsidR="00C147CF">
        <w:rPr>
          <w:rFonts w:ascii="Cambria" w:hAnsi="Cambria"/>
          <w:bCs/>
          <w:sz w:val="28"/>
          <w:szCs w:val="28"/>
        </w:rPr>
        <w:t xml:space="preserve"> </w:t>
      </w:r>
      <w:del w:id="26021" w:author="Claire S" w:date="2026-06-06T10:05:00Z" w16du:dateUtc="2026-06-06T09:05:00Z">
        <w:r w:rsidR="003F1509" w:rsidDel="001B5756">
          <w:rPr>
            <w:rFonts w:ascii="Cambria" w:hAnsi="Cambria"/>
            <w:bCs/>
            <w:sz w:val="28"/>
            <w:szCs w:val="28"/>
          </w:rPr>
          <w:delText xml:space="preserve">Savannah </w:delText>
        </w:r>
      </w:del>
      <w:del w:id="26022" w:author="Claire S" w:date="2026-06-05T17:32:00Z" w16du:dateUtc="2026-06-05T16:32:00Z">
        <w:r w:rsidR="008A1D69" w:rsidDel="00AC54E9">
          <w:rPr>
            <w:rFonts w:ascii="Cambria" w:hAnsi="Cambria"/>
            <w:bCs/>
            <w:sz w:val="28"/>
            <w:szCs w:val="28"/>
          </w:rPr>
          <w:delText xml:space="preserve">skipped out of </w:delText>
        </w:r>
        <w:r w:rsidR="00626EBB" w:rsidDel="00AC54E9">
          <w:rPr>
            <w:rFonts w:ascii="Cambria" w:hAnsi="Cambria"/>
            <w:bCs/>
            <w:sz w:val="28"/>
            <w:szCs w:val="28"/>
          </w:rPr>
          <w:delText>his</w:delText>
        </w:r>
        <w:r w:rsidR="008A1D69" w:rsidDel="00AC54E9">
          <w:rPr>
            <w:rFonts w:ascii="Cambria" w:hAnsi="Cambria"/>
            <w:bCs/>
            <w:sz w:val="28"/>
            <w:szCs w:val="28"/>
          </w:rPr>
          <w:delText xml:space="preserve"> way</w:delText>
        </w:r>
      </w:del>
      <w:del w:id="26023" w:author="Claire S" w:date="2026-06-06T10:05:00Z" w16du:dateUtc="2026-06-06T09:05:00Z">
        <w:r w:rsidR="008A1D69" w:rsidDel="001B5756">
          <w:rPr>
            <w:rFonts w:ascii="Cambria" w:hAnsi="Cambria"/>
            <w:bCs/>
            <w:sz w:val="28"/>
            <w:szCs w:val="28"/>
          </w:rPr>
          <w:delText xml:space="preserve">. </w:delText>
        </w:r>
      </w:del>
      <w:ins w:id="26024" w:author="Claire S" w:date="2026-06-06T10:05:00Z" w16du:dateUtc="2026-06-06T09:05:00Z">
        <w:r>
          <w:rPr>
            <w:rFonts w:ascii="Cambria" w:hAnsi="Cambria"/>
            <w:bCs/>
            <w:sz w:val="28"/>
            <w:szCs w:val="28"/>
          </w:rPr>
          <w:t xml:space="preserve"> </w:t>
        </w:r>
      </w:ins>
      <w:del w:id="26025" w:author="Claire S" w:date="2026-06-06T10:05:00Z" w16du:dateUtc="2026-06-06T09:05:00Z">
        <w:r w:rsidR="006841DC" w:rsidDel="001B5756">
          <w:rPr>
            <w:rFonts w:ascii="Cambria" w:hAnsi="Cambria"/>
            <w:bCs/>
            <w:sz w:val="28"/>
            <w:szCs w:val="28"/>
          </w:rPr>
          <w:delText>‘</w:delText>
        </w:r>
      </w:del>
      <w:r w:rsidR="008D2DD3">
        <w:rPr>
          <w:rFonts w:ascii="Cambria" w:hAnsi="Cambria"/>
          <w:bCs/>
          <w:sz w:val="28"/>
          <w:szCs w:val="28"/>
        </w:rPr>
        <w:t xml:space="preserve">And </w:t>
      </w:r>
      <w:r w:rsidR="003F1509">
        <w:rPr>
          <w:rFonts w:ascii="Cambria" w:hAnsi="Cambria"/>
          <w:bCs/>
          <w:sz w:val="28"/>
          <w:szCs w:val="28"/>
        </w:rPr>
        <w:t xml:space="preserve">you, </w:t>
      </w:r>
      <w:r w:rsidR="008D2DD3">
        <w:rPr>
          <w:rFonts w:ascii="Cambria" w:hAnsi="Cambria"/>
          <w:bCs/>
          <w:sz w:val="28"/>
          <w:szCs w:val="28"/>
        </w:rPr>
        <w:t>Ruth</w:t>
      </w:r>
      <w:ins w:id="26026" w:author="Claire S" w:date="2026-06-05T17:32:00Z" w16du:dateUtc="2026-06-05T16:32:00Z">
        <w:r w:rsidR="00B56525">
          <w:rPr>
            <w:rFonts w:ascii="Cambria" w:hAnsi="Cambria"/>
            <w:bCs/>
            <w:sz w:val="28"/>
            <w:szCs w:val="28"/>
          </w:rPr>
          <w:t xml:space="preserve">, how could </w:t>
        </w:r>
      </w:ins>
      <w:ins w:id="26027" w:author="Claire S" w:date="2026-06-05T17:33:00Z" w16du:dateUtc="2026-06-05T16:33:00Z">
        <w:r w:rsidR="00B56525">
          <w:rPr>
            <w:rFonts w:ascii="Cambria" w:hAnsi="Cambria"/>
            <w:bCs/>
            <w:sz w:val="28"/>
            <w:szCs w:val="28"/>
          </w:rPr>
          <w:t>you?</w:t>
        </w:r>
        <w:r w:rsidR="00295A25">
          <w:rPr>
            <w:rFonts w:ascii="Cambria" w:hAnsi="Cambria"/>
            <w:bCs/>
            <w:sz w:val="28"/>
            <w:szCs w:val="28"/>
          </w:rPr>
          <w:t xml:space="preserve"> Do Bella and Seb know?’</w:t>
        </w:r>
      </w:ins>
    </w:p>
    <w:p w14:paraId="0D9F2177" w14:textId="73D93F1D" w:rsidR="00295A25" w:rsidRDefault="00295A25" w:rsidP="003F1509">
      <w:pPr>
        <w:spacing w:line="360" w:lineRule="auto"/>
        <w:ind w:firstLine="720"/>
        <w:contextualSpacing/>
        <w:rPr>
          <w:ins w:id="26028" w:author="Claire S" w:date="2026-06-05T17:35:00Z" w16du:dateUtc="2026-06-05T16:35:00Z"/>
          <w:rFonts w:ascii="Cambria" w:hAnsi="Cambria"/>
          <w:bCs/>
          <w:sz w:val="28"/>
          <w:szCs w:val="28"/>
        </w:rPr>
      </w:pPr>
      <w:ins w:id="26029" w:author="Claire S" w:date="2026-06-05T17:33:00Z" w16du:dateUtc="2026-06-05T16:33:00Z">
        <w:r>
          <w:rPr>
            <w:rFonts w:ascii="Cambria" w:hAnsi="Cambria"/>
            <w:bCs/>
            <w:sz w:val="28"/>
            <w:szCs w:val="28"/>
          </w:rPr>
          <w:t>‘Seb does, obviously.  Bella, well</w:t>
        </w:r>
      </w:ins>
      <w:ins w:id="26030" w:author="Daisy Watt" w:date="2026-06-24T10:34:00Z" w16du:dateUtc="2026-06-24T08:34:00Z">
        <w:r w:rsidR="007F055D">
          <w:rPr>
            <w:rFonts w:ascii="Cambria" w:hAnsi="Cambria"/>
            <w:bCs/>
            <w:sz w:val="28"/>
            <w:szCs w:val="28"/>
          </w:rPr>
          <w:t>,</w:t>
        </w:r>
      </w:ins>
      <w:ins w:id="26031" w:author="Claire S" w:date="2026-06-05T17:33:00Z" w16du:dateUtc="2026-06-05T16:33:00Z">
        <w:r>
          <w:rPr>
            <w:rFonts w:ascii="Cambria" w:hAnsi="Cambria"/>
            <w:bCs/>
            <w:sz w:val="28"/>
            <w:szCs w:val="28"/>
          </w:rPr>
          <w:t xml:space="preserve"> when’s she ever around?’</w:t>
        </w:r>
      </w:ins>
    </w:p>
    <w:p w14:paraId="282F8AC9" w14:textId="0BF50EE8" w:rsidR="00186D80" w:rsidRDefault="006A0A95" w:rsidP="003F1509">
      <w:pPr>
        <w:spacing w:line="360" w:lineRule="auto"/>
        <w:ind w:firstLine="720"/>
        <w:contextualSpacing/>
        <w:rPr>
          <w:ins w:id="26032" w:author="Claire S" w:date="2026-06-05T17:36:00Z" w16du:dateUtc="2026-06-05T16:36:00Z"/>
          <w:rFonts w:ascii="Cambria" w:hAnsi="Cambria"/>
          <w:bCs/>
          <w:sz w:val="28"/>
          <w:szCs w:val="28"/>
        </w:rPr>
      </w:pPr>
      <w:ins w:id="26033" w:author="Claire S" w:date="2026-06-05T17:35:00Z" w16du:dateUtc="2026-06-05T16:35:00Z">
        <w:r>
          <w:rPr>
            <w:rFonts w:ascii="Cambria" w:hAnsi="Cambria"/>
            <w:bCs/>
            <w:sz w:val="28"/>
            <w:szCs w:val="28"/>
          </w:rPr>
          <w:t>‘</w:t>
        </w:r>
      </w:ins>
      <w:ins w:id="26034" w:author="Claire S" w:date="2026-06-06T10:05:00Z" w16du:dateUtc="2026-06-06T09:05:00Z">
        <w:r w:rsidR="00383110">
          <w:rPr>
            <w:rFonts w:ascii="Cambria" w:hAnsi="Cambria"/>
            <w:bCs/>
            <w:sz w:val="28"/>
            <w:szCs w:val="28"/>
          </w:rPr>
          <w:t>We didn’t know who was blackmailing Dex, that’s the problem</w:t>
        </w:r>
        <w:del w:id="26035" w:author="Daisy Watt" w:date="2026-06-24T10:34:00Z" w16du:dateUtc="2026-06-24T08:34:00Z">
          <w:r w:rsidR="00383110" w:rsidDel="009D02AA">
            <w:rPr>
              <w:rFonts w:ascii="Cambria" w:hAnsi="Cambria"/>
              <w:bCs/>
              <w:sz w:val="28"/>
              <w:szCs w:val="28"/>
            </w:rPr>
            <w:delText>,</w:delText>
          </w:r>
        </w:del>
      </w:ins>
      <w:ins w:id="26036" w:author="Daisy Watt" w:date="2026-06-24T10:34:00Z" w16du:dateUtc="2026-06-24T08:34:00Z">
        <w:r w:rsidR="009D02AA">
          <w:rPr>
            <w:rFonts w:ascii="Cambria" w:hAnsi="Cambria"/>
            <w:bCs/>
            <w:sz w:val="28"/>
            <w:szCs w:val="28"/>
          </w:rPr>
          <w:t>.</w:t>
        </w:r>
      </w:ins>
      <w:ins w:id="26037" w:author="Claire S" w:date="2026-06-05T17:35:00Z" w16du:dateUtc="2026-06-05T16:35:00Z">
        <w:r>
          <w:rPr>
            <w:rFonts w:ascii="Cambria" w:hAnsi="Cambria"/>
            <w:bCs/>
            <w:sz w:val="28"/>
            <w:szCs w:val="28"/>
          </w:rPr>
          <w:t>’ Miles</w:t>
        </w:r>
      </w:ins>
      <w:ins w:id="26038" w:author="Claire S" w:date="2026-06-06T10:05:00Z" w16du:dateUtc="2026-06-06T09:05:00Z">
        <w:r w:rsidR="001B5756">
          <w:rPr>
            <w:rFonts w:ascii="Cambria" w:hAnsi="Cambria"/>
            <w:bCs/>
            <w:sz w:val="28"/>
            <w:szCs w:val="28"/>
          </w:rPr>
          <w:t xml:space="preserve"> </w:t>
        </w:r>
      </w:ins>
      <w:ins w:id="26039" w:author="Claire S" w:date="2026-06-06T10:06:00Z" w16du:dateUtc="2026-06-06T09:06:00Z">
        <w:r w:rsidR="00DE6782">
          <w:rPr>
            <w:rFonts w:ascii="Cambria" w:hAnsi="Cambria"/>
            <w:bCs/>
            <w:sz w:val="28"/>
            <w:szCs w:val="28"/>
          </w:rPr>
          <w:t>sighed</w:t>
        </w:r>
      </w:ins>
      <w:ins w:id="26040" w:author="Claire S" w:date="2026-06-05T17:35:00Z" w16du:dateUtc="2026-06-05T16:35:00Z">
        <w:r>
          <w:rPr>
            <w:rFonts w:ascii="Cambria" w:hAnsi="Cambria"/>
            <w:bCs/>
            <w:sz w:val="28"/>
            <w:szCs w:val="28"/>
          </w:rPr>
          <w:t>. ‘</w:t>
        </w:r>
      </w:ins>
      <w:ins w:id="26041" w:author="Claire S" w:date="2026-06-05T17:37:00Z" w16du:dateUtc="2026-06-05T16:37:00Z">
        <w:r w:rsidR="00186D80">
          <w:rPr>
            <w:rFonts w:ascii="Cambria" w:hAnsi="Cambria"/>
            <w:bCs/>
            <w:sz w:val="28"/>
            <w:szCs w:val="28"/>
          </w:rPr>
          <w:t>He rang me from LA, a few nights before he was killed.’</w:t>
        </w:r>
      </w:ins>
    </w:p>
    <w:p w14:paraId="0298488B" w14:textId="0AE614DA" w:rsidR="00186D80" w:rsidRDefault="00186D80" w:rsidP="003F1509">
      <w:pPr>
        <w:spacing w:line="360" w:lineRule="auto"/>
        <w:ind w:firstLine="720"/>
        <w:contextualSpacing/>
        <w:rPr>
          <w:ins w:id="26042" w:author="Claire S" w:date="2026-06-05T17:36:00Z" w16du:dateUtc="2026-06-05T16:36:00Z"/>
          <w:rFonts w:ascii="Cambria" w:hAnsi="Cambria"/>
          <w:bCs/>
          <w:sz w:val="28"/>
          <w:szCs w:val="28"/>
        </w:rPr>
      </w:pPr>
      <w:ins w:id="26043" w:author="Claire S" w:date="2026-06-05T17:36:00Z" w16du:dateUtc="2026-06-05T16:36:00Z">
        <w:r>
          <w:rPr>
            <w:rFonts w:ascii="Cambria" w:hAnsi="Cambria"/>
            <w:bCs/>
            <w:sz w:val="28"/>
            <w:szCs w:val="28"/>
          </w:rPr>
          <w:t>‘</w:t>
        </w:r>
      </w:ins>
      <w:ins w:id="26044" w:author="Claire S" w:date="2026-08-03T16:04:00Z" w16du:dateUtc="2026-08-03T15:04:00Z">
        <w:r w:rsidR="00030110">
          <w:rPr>
            <w:rFonts w:ascii="Cambria" w:hAnsi="Cambria"/>
            <w:bCs/>
            <w:sz w:val="28"/>
            <w:szCs w:val="28"/>
          </w:rPr>
          <w:t>So the</w:t>
        </w:r>
      </w:ins>
      <w:commentRangeStart w:id="26045"/>
      <w:ins w:id="26046" w:author="Claire S" w:date="2026-06-05T17:36:00Z" w16du:dateUtc="2026-06-05T16:36:00Z">
        <w:r>
          <w:rPr>
            <w:rFonts w:ascii="Cambria" w:hAnsi="Cambria"/>
            <w:bCs/>
            <w:sz w:val="28"/>
            <w:szCs w:val="28"/>
          </w:rPr>
          <w:t xml:space="preserve"> police</w:t>
        </w:r>
      </w:ins>
      <w:commentRangeEnd w:id="26045"/>
      <w:r w:rsidR="002C671B">
        <w:rPr>
          <w:rStyle w:val="CommentReference"/>
          <w:rFonts w:ascii="Cambria" w:hAnsi="Cambria"/>
          <w:bCs/>
          <w:sz w:val="28"/>
          <w:szCs w:val="28"/>
        </w:rPr>
        <w:commentReference w:id="26045"/>
      </w:r>
      <w:ins w:id="26047" w:author="Claire S" w:date="2026-08-03T16:04:00Z" w16du:dateUtc="2026-08-03T15:04:00Z">
        <w:r w:rsidR="00030110">
          <w:rPr>
            <w:rFonts w:ascii="Cambria" w:hAnsi="Cambria"/>
            <w:bCs/>
            <w:sz w:val="28"/>
            <w:szCs w:val="28"/>
          </w:rPr>
          <w:t xml:space="preserve"> kn</w:t>
        </w:r>
      </w:ins>
      <w:ins w:id="26048" w:author="Claire S" w:date="2026-08-03T16:05:00Z" w16du:dateUtc="2026-08-03T15:05:00Z">
        <w:r w:rsidR="00A06331">
          <w:rPr>
            <w:rFonts w:ascii="Cambria" w:hAnsi="Cambria"/>
            <w:bCs/>
            <w:sz w:val="28"/>
            <w:szCs w:val="28"/>
          </w:rPr>
          <w:t>e</w:t>
        </w:r>
      </w:ins>
      <w:ins w:id="26049" w:author="Claire S" w:date="2026-08-03T16:04:00Z" w16du:dateUtc="2026-08-03T15:04:00Z">
        <w:r w:rsidR="00030110">
          <w:rPr>
            <w:rFonts w:ascii="Cambria" w:hAnsi="Cambria"/>
            <w:bCs/>
            <w:sz w:val="28"/>
            <w:szCs w:val="28"/>
          </w:rPr>
          <w:t>w</w:t>
        </w:r>
      </w:ins>
      <w:ins w:id="26050" w:author="Claire S" w:date="2026-06-05T17:36:00Z" w16du:dateUtc="2026-06-05T16:36:00Z">
        <w:r>
          <w:rPr>
            <w:rFonts w:ascii="Cambria" w:hAnsi="Cambria"/>
            <w:bCs/>
            <w:sz w:val="28"/>
            <w:szCs w:val="28"/>
          </w:rPr>
          <w:t>, but not the</w:t>
        </w:r>
      </w:ins>
      <w:ins w:id="26051" w:author="Claire S" w:date="2026-08-03T16:04:00Z" w16du:dateUtc="2026-08-03T15:04:00Z">
        <w:r w:rsidR="00030110">
          <w:rPr>
            <w:rFonts w:ascii="Cambria" w:hAnsi="Cambria"/>
            <w:bCs/>
            <w:sz w:val="28"/>
            <w:szCs w:val="28"/>
          </w:rPr>
          <w:t xml:space="preserve"> whole</w:t>
        </w:r>
      </w:ins>
      <w:ins w:id="26052" w:author="Claire S" w:date="2026-06-05T17:36:00Z" w16du:dateUtc="2026-06-05T16:36:00Z">
        <w:r>
          <w:rPr>
            <w:rFonts w:ascii="Cambria" w:hAnsi="Cambria"/>
            <w:bCs/>
            <w:sz w:val="28"/>
            <w:szCs w:val="28"/>
          </w:rPr>
          <w:t xml:space="preserve"> board?’</w:t>
        </w:r>
      </w:ins>
      <w:ins w:id="26053" w:author="Claire S" w:date="2026-06-05T17:37:00Z" w16du:dateUtc="2026-06-05T16:37:00Z">
        <w:r>
          <w:rPr>
            <w:rFonts w:ascii="Cambria" w:hAnsi="Cambria"/>
            <w:bCs/>
            <w:sz w:val="28"/>
            <w:szCs w:val="28"/>
          </w:rPr>
          <w:t xml:space="preserve"> Ruth was ic</w:t>
        </w:r>
      </w:ins>
      <w:ins w:id="26054" w:author="Claire S" w:date="2026-06-05T17:38:00Z" w16du:dateUtc="2026-06-05T16:38:00Z">
        <w:r>
          <w:rPr>
            <w:rFonts w:ascii="Cambria" w:hAnsi="Cambria"/>
            <w:bCs/>
            <w:sz w:val="28"/>
            <w:szCs w:val="28"/>
          </w:rPr>
          <w:t>y.</w:t>
        </w:r>
      </w:ins>
    </w:p>
    <w:p w14:paraId="56021BD2" w14:textId="6435FC6B" w:rsidR="006A0A95" w:rsidRDefault="00B63A14" w:rsidP="003F1509">
      <w:pPr>
        <w:spacing w:line="360" w:lineRule="auto"/>
        <w:ind w:firstLine="720"/>
        <w:contextualSpacing/>
        <w:rPr>
          <w:ins w:id="26055" w:author="Claire S" w:date="2026-06-05T17:39:00Z" w16du:dateUtc="2026-06-05T16:39:00Z"/>
          <w:rFonts w:ascii="Cambria" w:hAnsi="Cambria"/>
          <w:bCs/>
          <w:sz w:val="28"/>
          <w:szCs w:val="28"/>
        </w:rPr>
      </w:pPr>
      <w:ins w:id="26056" w:author="Claire S" w:date="2026-06-05T17:36:00Z" w16du:dateUtc="2026-06-05T16:36:00Z">
        <w:r>
          <w:rPr>
            <w:rFonts w:ascii="Cambria" w:hAnsi="Cambria"/>
            <w:bCs/>
            <w:sz w:val="28"/>
            <w:szCs w:val="28"/>
          </w:rPr>
          <w:t xml:space="preserve"> </w:t>
        </w:r>
        <w:r w:rsidR="00186D80">
          <w:rPr>
            <w:rFonts w:ascii="Cambria" w:hAnsi="Cambria"/>
            <w:bCs/>
            <w:sz w:val="28"/>
            <w:szCs w:val="28"/>
          </w:rPr>
          <w:t>‘</w:t>
        </w:r>
      </w:ins>
      <w:ins w:id="26057" w:author="Claire S" w:date="2026-06-05T17:37:00Z" w16du:dateUtc="2026-06-05T16:37:00Z">
        <w:r w:rsidR="00186D80">
          <w:rPr>
            <w:rFonts w:ascii="Cambria" w:hAnsi="Cambria"/>
            <w:bCs/>
            <w:sz w:val="28"/>
            <w:szCs w:val="28"/>
          </w:rPr>
          <w:t xml:space="preserve">I </w:t>
        </w:r>
      </w:ins>
      <w:ins w:id="26058" w:author="Claire S" w:date="2026-08-03T16:04:00Z" w16du:dateUtc="2026-08-03T15:04:00Z">
        <w:r w:rsidR="00030110">
          <w:rPr>
            <w:rFonts w:ascii="Cambria" w:hAnsi="Cambria"/>
            <w:bCs/>
            <w:sz w:val="28"/>
            <w:szCs w:val="28"/>
          </w:rPr>
          <w:t xml:space="preserve">only </w:t>
        </w:r>
      </w:ins>
      <w:ins w:id="26059" w:author="Claire S" w:date="2026-06-05T17:37:00Z" w16du:dateUtc="2026-06-05T16:37:00Z">
        <w:r w:rsidR="00186D80">
          <w:rPr>
            <w:rFonts w:ascii="Cambria" w:hAnsi="Cambria"/>
            <w:bCs/>
            <w:sz w:val="28"/>
            <w:szCs w:val="28"/>
          </w:rPr>
          <w:t xml:space="preserve">told the police after his death. </w:t>
        </w:r>
      </w:ins>
      <w:ins w:id="26060" w:author="Claire S" w:date="2026-06-05T17:36:00Z" w16du:dateUtc="2026-06-05T16:36:00Z">
        <w:r>
          <w:rPr>
            <w:rFonts w:ascii="Cambria" w:hAnsi="Cambria"/>
            <w:bCs/>
            <w:sz w:val="28"/>
            <w:szCs w:val="28"/>
          </w:rPr>
          <w:t xml:space="preserve">I suspect that’s why </w:t>
        </w:r>
      </w:ins>
      <w:ins w:id="26061" w:author="Claire S" w:date="2026-06-05T17:38:00Z" w16du:dateUtc="2026-06-05T16:38:00Z">
        <w:r w:rsidR="00186D80">
          <w:rPr>
            <w:rFonts w:ascii="Cambria" w:hAnsi="Cambria"/>
            <w:bCs/>
            <w:sz w:val="28"/>
            <w:szCs w:val="28"/>
          </w:rPr>
          <w:t>Dex</w:t>
        </w:r>
      </w:ins>
      <w:ins w:id="26062" w:author="Claire S" w:date="2026-06-05T17:36:00Z" w16du:dateUtc="2026-06-05T16:36:00Z">
        <w:r>
          <w:rPr>
            <w:rFonts w:ascii="Cambria" w:hAnsi="Cambria"/>
            <w:bCs/>
            <w:sz w:val="28"/>
            <w:szCs w:val="28"/>
          </w:rPr>
          <w:t xml:space="preserve"> came back here</w:t>
        </w:r>
      </w:ins>
      <w:ins w:id="26063" w:author="Daisy Watt" w:date="2026-06-24T10:34:00Z" w16du:dateUtc="2026-06-24T08:34:00Z">
        <w:r w:rsidR="009D02AA">
          <w:rPr>
            <w:rFonts w:ascii="Cambria" w:hAnsi="Cambria"/>
            <w:bCs/>
            <w:sz w:val="28"/>
            <w:szCs w:val="28"/>
          </w:rPr>
          <w:t>,</w:t>
        </w:r>
      </w:ins>
      <w:ins w:id="26064" w:author="Claire S" w:date="2026-06-05T17:38:00Z" w16du:dateUtc="2026-06-05T16:38:00Z">
        <w:r w:rsidR="00186D80">
          <w:rPr>
            <w:rFonts w:ascii="Cambria" w:hAnsi="Cambria"/>
            <w:bCs/>
            <w:sz w:val="28"/>
            <w:szCs w:val="28"/>
          </w:rPr>
          <w:t xml:space="preserve"> that night</w:t>
        </w:r>
      </w:ins>
      <w:ins w:id="26065" w:author="Claire S" w:date="2026-06-05T17:36:00Z" w16du:dateUtc="2026-06-05T16:36:00Z">
        <w:r>
          <w:rPr>
            <w:rFonts w:ascii="Cambria" w:hAnsi="Cambria"/>
            <w:bCs/>
            <w:sz w:val="28"/>
            <w:szCs w:val="28"/>
          </w:rPr>
          <w:t>.’</w:t>
        </w:r>
      </w:ins>
      <w:ins w:id="26066" w:author="Claire S" w:date="2026-06-05T17:38:00Z" w16du:dateUtc="2026-06-05T16:38:00Z">
        <w:r w:rsidR="00186D80">
          <w:rPr>
            <w:rFonts w:ascii="Cambria" w:hAnsi="Cambria"/>
            <w:bCs/>
            <w:sz w:val="28"/>
            <w:szCs w:val="28"/>
          </w:rPr>
          <w:t xml:space="preserve"> To </w:t>
        </w:r>
      </w:ins>
      <w:ins w:id="26067" w:author="Claire S" w:date="2026-08-03T16:05:00Z" w16du:dateUtc="2026-08-03T15:05:00Z">
        <w:r w:rsidR="008B4541">
          <w:rPr>
            <w:rFonts w:ascii="Cambria" w:hAnsi="Cambria"/>
            <w:bCs/>
            <w:sz w:val="28"/>
            <w:szCs w:val="28"/>
          </w:rPr>
          <w:t>Savannah’s huge surprise</w:t>
        </w:r>
      </w:ins>
      <w:ins w:id="26068" w:author="Claire S" w:date="2026-06-05T17:38:00Z" w16du:dateUtc="2026-06-05T16:38:00Z">
        <w:r w:rsidR="00186D80">
          <w:rPr>
            <w:rFonts w:ascii="Cambria" w:hAnsi="Cambria"/>
            <w:bCs/>
            <w:sz w:val="28"/>
            <w:szCs w:val="28"/>
          </w:rPr>
          <w:t>, Miles looked upset. ‘I am sorry he’s dead. I like</w:t>
        </w:r>
        <w:r w:rsidR="006A6246">
          <w:rPr>
            <w:rFonts w:ascii="Cambria" w:hAnsi="Cambria"/>
            <w:bCs/>
            <w:sz w:val="28"/>
            <w:szCs w:val="28"/>
          </w:rPr>
          <w:t>d Dex</w:t>
        </w:r>
      </w:ins>
      <w:ins w:id="26069" w:author="Claire S" w:date="2026-06-05T17:39:00Z" w16du:dateUtc="2026-06-05T16:39:00Z">
        <w:r w:rsidR="00E53D73">
          <w:rPr>
            <w:rFonts w:ascii="Cambria" w:hAnsi="Cambria"/>
            <w:bCs/>
            <w:sz w:val="28"/>
            <w:szCs w:val="28"/>
          </w:rPr>
          <w:t>, for all his faults</w:t>
        </w:r>
      </w:ins>
      <w:ins w:id="26070" w:author="Claire S" w:date="2026-06-05T17:38:00Z" w16du:dateUtc="2026-06-05T16:38:00Z">
        <w:r w:rsidR="006A6246">
          <w:rPr>
            <w:rFonts w:ascii="Cambria" w:hAnsi="Cambria"/>
            <w:bCs/>
            <w:sz w:val="28"/>
            <w:szCs w:val="28"/>
          </w:rPr>
          <w:t>.’</w:t>
        </w:r>
      </w:ins>
    </w:p>
    <w:p w14:paraId="25EEFFC0" w14:textId="06C8C6DE" w:rsidR="00E53D73" w:rsidRDefault="00E53D73" w:rsidP="003F1509">
      <w:pPr>
        <w:spacing w:line="360" w:lineRule="auto"/>
        <w:ind w:firstLine="720"/>
        <w:contextualSpacing/>
        <w:rPr>
          <w:ins w:id="26071" w:author="Claire S" w:date="2026-06-05T17:33:00Z" w16du:dateUtc="2026-06-05T16:33:00Z"/>
          <w:rFonts w:ascii="Cambria" w:hAnsi="Cambria"/>
          <w:bCs/>
          <w:sz w:val="28"/>
          <w:szCs w:val="28"/>
        </w:rPr>
      </w:pPr>
      <w:ins w:id="26072" w:author="Claire S" w:date="2026-06-05T17:39:00Z" w16du:dateUtc="2026-06-05T16:39:00Z">
        <w:r>
          <w:rPr>
            <w:rFonts w:ascii="Cambria" w:hAnsi="Cambria"/>
            <w:bCs/>
            <w:sz w:val="28"/>
            <w:szCs w:val="28"/>
          </w:rPr>
          <w:t>‘</w:t>
        </w:r>
        <w:commentRangeStart w:id="26073"/>
        <w:r>
          <w:rPr>
            <w:rFonts w:ascii="Cambria" w:hAnsi="Cambria"/>
            <w:bCs/>
            <w:sz w:val="28"/>
            <w:szCs w:val="28"/>
          </w:rPr>
          <w:t>We all have faults, Miles</w:t>
        </w:r>
      </w:ins>
      <w:ins w:id="26074" w:author="Claire S" w:date="2026-06-06T10:06:00Z" w16du:dateUtc="2026-06-06T09:06:00Z">
        <w:r w:rsidR="00DE6782">
          <w:rPr>
            <w:rFonts w:ascii="Cambria" w:hAnsi="Cambria"/>
            <w:bCs/>
            <w:sz w:val="28"/>
            <w:szCs w:val="28"/>
          </w:rPr>
          <w:t>,</w:t>
        </w:r>
      </w:ins>
      <w:ins w:id="26075" w:author="Claire S" w:date="2026-08-03T16:04:00Z" w16du:dateUtc="2026-08-03T15:04:00Z">
        <w:r w:rsidR="00030110">
          <w:rPr>
            <w:rFonts w:ascii="Cambria" w:hAnsi="Cambria"/>
            <w:bCs/>
            <w:sz w:val="28"/>
            <w:szCs w:val="28"/>
          </w:rPr>
          <w:t>’ Ruth shook her head in sorrow. ‘W</w:t>
        </w:r>
      </w:ins>
      <w:ins w:id="26076" w:author="Claire S" w:date="2026-06-06T10:06:00Z" w16du:dateUtc="2026-06-06T09:06:00Z">
        <w:r w:rsidR="00DE6782">
          <w:rPr>
            <w:rFonts w:ascii="Cambria" w:hAnsi="Cambria"/>
            <w:bCs/>
            <w:sz w:val="28"/>
            <w:szCs w:val="28"/>
          </w:rPr>
          <w:t>e’re human</w:t>
        </w:r>
      </w:ins>
      <w:ins w:id="26077" w:author="Claire S" w:date="2026-06-05T17:39:00Z" w16du:dateUtc="2026-06-05T16:39:00Z">
        <w:r>
          <w:rPr>
            <w:rFonts w:ascii="Cambria" w:hAnsi="Cambria"/>
            <w:bCs/>
            <w:sz w:val="28"/>
            <w:szCs w:val="28"/>
          </w:rPr>
          <w:t xml:space="preserve">.’ </w:t>
        </w:r>
      </w:ins>
      <w:commentRangeEnd w:id="26073"/>
      <w:r w:rsidR="009C63E9">
        <w:rPr>
          <w:rStyle w:val="CommentReference"/>
          <w:rFonts w:ascii="Cambria" w:hAnsi="Cambria"/>
          <w:bCs/>
          <w:sz w:val="28"/>
          <w:szCs w:val="28"/>
        </w:rPr>
        <w:commentReference w:id="26073"/>
      </w:r>
    </w:p>
    <w:p w14:paraId="6DB6C559" w14:textId="2AEB5DCF" w:rsidR="00960048" w:rsidRDefault="00295A25" w:rsidP="003F1509">
      <w:pPr>
        <w:spacing w:line="360" w:lineRule="auto"/>
        <w:ind w:firstLine="720"/>
        <w:contextualSpacing/>
        <w:rPr>
          <w:rFonts w:ascii="Cambria" w:hAnsi="Cambria"/>
          <w:bCs/>
          <w:sz w:val="28"/>
          <w:szCs w:val="28"/>
        </w:rPr>
      </w:pPr>
      <w:ins w:id="26078" w:author="Claire S" w:date="2026-06-05T17:33:00Z" w16du:dateUtc="2026-06-05T16:33:00Z">
        <w:r>
          <w:rPr>
            <w:rFonts w:ascii="Cambria" w:hAnsi="Cambria"/>
            <w:bCs/>
            <w:sz w:val="28"/>
            <w:szCs w:val="28"/>
          </w:rPr>
          <w:t>‘</w:t>
        </w:r>
      </w:ins>
      <w:del w:id="26079" w:author="Claire S" w:date="2026-06-05T17:32:00Z" w16du:dateUtc="2026-06-05T16:32:00Z">
        <w:r w:rsidR="00F14063" w:rsidDel="00B56525">
          <w:rPr>
            <w:rFonts w:ascii="Cambria" w:hAnsi="Cambria"/>
            <w:bCs/>
            <w:sz w:val="28"/>
            <w:szCs w:val="28"/>
          </w:rPr>
          <w:delText>!</w:delText>
        </w:r>
      </w:del>
      <w:del w:id="26080" w:author="Claire S" w:date="2026-06-05T17:33:00Z" w16du:dateUtc="2026-06-05T16:33:00Z">
        <w:r w:rsidR="003F1509" w:rsidDel="00295A25">
          <w:rPr>
            <w:rFonts w:ascii="Cambria" w:hAnsi="Cambria"/>
            <w:bCs/>
            <w:sz w:val="28"/>
            <w:szCs w:val="28"/>
          </w:rPr>
          <w:delText xml:space="preserve"> </w:delText>
        </w:r>
      </w:del>
      <w:r w:rsidR="006841DC">
        <w:rPr>
          <w:rFonts w:ascii="Cambria" w:hAnsi="Cambria"/>
          <w:bCs/>
          <w:sz w:val="28"/>
          <w:szCs w:val="28"/>
        </w:rPr>
        <w:t>I want all the details of the NDAs</w:t>
      </w:r>
      <w:r w:rsidR="008D2DD3">
        <w:rPr>
          <w:rFonts w:ascii="Cambria" w:hAnsi="Cambria"/>
          <w:bCs/>
          <w:sz w:val="28"/>
          <w:szCs w:val="28"/>
        </w:rPr>
        <w:t>,</w:t>
      </w:r>
      <w:r w:rsidR="006841DC">
        <w:rPr>
          <w:rFonts w:ascii="Cambria" w:hAnsi="Cambria"/>
          <w:bCs/>
          <w:sz w:val="28"/>
          <w:szCs w:val="28"/>
        </w:rPr>
        <w:t xml:space="preserve"> </w:t>
      </w:r>
      <w:r w:rsidR="008A1D69">
        <w:rPr>
          <w:rFonts w:ascii="Cambria" w:hAnsi="Cambria"/>
          <w:bCs/>
          <w:sz w:val="28"/>
          <w:szCs w:val="28"/>
        </w:rPr>
        <w:t>today</w:t>
      </w:r>
      <w:r w:rsidR="00C147CF">
        <w:rPr>
          <w:rFonts w:ascii="Cambria" w:hAnsi="Cambria"/>
          <w:bCs/>
          <w:sz w:val="28"/>
          <w:szCs w:val="28"/>
        </w:rPr>
        <w:t xml:space="preserve"> or I’ll </w:t>
      </w:r>
      <w:r w:rsidR="003F1509">
        <w:rPr>
          <w:rFonts w:ascii="Cambria" w:hAnsi="Cambria"/>
          <w:bCs/>
          <w:sz w:val="28"/>
          <w:szCs w:val="28"/>
        </w:rPr>
        <w:t>– I’ll go to the press myself.</w:t>
      </w:r>
      <w:r w:rsidR="006841DC">
        <w:rPr>
          <w:rFonts w:ascii="Cambria" w:hAnsi="Cambria"/>
          <w:bCs/>
          <w:sz w:val="28"/>
          <w:szCs w:val="28"/>
        </w:rPr>
        <w:t>’</w:t>
      </w:r>
      <w:r w:rsidR="00302DE1">
        <w:rPr>
          <w:rFonts w:ascii="Cambria" w:hAnsi="Cambria"/>
          <w:bCs/>
          <w:sz w:val="28"/>
          <w:szCs w:val="28"/>
        </w:rPr>
        <w:t xml:space="preserve"> </w:t>
      </w:r>
      <w:del w:id="26081" w:author="Claire S" w:date="2026-06-05T17:33:00Z" w16du:dateUtc="2026-06-05T16:33:00Z">
        <w:r w:rsidR="003F1509" w:rsidDel="00CA2255">
          <w:rPr>
            <w:rFonts w:ascii="Cambria" w:hAnsi="Cambria"/>
            <w:bCs/>
            <w:sz w:val="28"/>
            <w:szCs w:val="28"/>
          </w:rPr>
          <w:delText xml:space="preserve">She </w:delText>
        </w:r>
      </w:del>
      <w:ins w:id="26082" w:author="Claire S" w:date="2026-06-05T17:33:00Z" w16du:dateUtc="2026-06-05T16:33:00Z">
        <w:r w:rsidR="00CA2255">
          <w:rPr>
            <w:rFonts w:ascii="Cambria" w:hAnsi="Cambria"/>
            <w:bCs/>
            <w:sz w:val="28"/>
            <w:szCs w:val="28"/>
          </w:rPr>
          <w:t xml:space="preserve">Savannah </w:t>
        </w:r>
      </w:ins>
      <w:r w:rsidR="00A73129">
        <w:rPr>
          <w:rFonts w:ascii="Cambria" w:hAnsi="Cambria"/>
          <w:bCs/>
          <w:sz w:val="28"/>
          <w:szCs w:val="28"/>
        </w:rPr>
        <w:t xml:space="preserve">stalked out, </w:t>
      </w:r>
      <w:r w:rsidR="008D2DD3">
        <w:rPr>
          <w:rFonts w:ascii="Cambria" w:hAnsi="Cambria"/>
          <w:bCs/>
          <w:sz w:val="28"/>
          <w:szCs w:val="28"/>
        </w:rPr>
        <w:t xml:space="preserve">meeting </w:t>
      </w:r>
      <w:r w:rsidR="00A73129">
        <w:rPr>
          <w:rFonts w:ascii="Cambria" w:hAnsi="Cambria"/>
          <w:bCs/>
          <w:sz w:val="28"/>
          <w:szCs w:val="28"/>
        </w:rPr>
        <w:t xml:space="preserve">the frankly delighted </w:t>
      </w:r>
      <w:r w:rsidR="006A62CD">
        <w:rPr>
          <w:rFonts w:ascii="Cambria" w:hAnsi="Cambria"/>
          <w:bCs/>
          <w:sz w:val="28"/>
          <w:szCs w:val="28"/>
        </w:rPr>
        <w:t>gaz</w:t>
      </w:r>
      <w:r w:rsidR="00A73129">
        <w:rPr>
          <w:rFonts w:ascii="Cambria" w:hAnsi="Cambria"/>
          <w:bCs/>
          <w:sz w:val="28"/>
          <w:szCs w:val="28"/>
        </w:rPr>
        <w:t>e of Ruth’s assistant, Maude</w:t>
      </w:r>
      <w:r w:rsidR="00960048">
        <w:rPr>
          <w:rFonts w:ascii="Cambria" w:hAnsi="Cambria"/>
          <w:bCs/>
          <w:sz w:val="28"/>
          <w:szCs w:val="28"/>
        </w:rPr>
        <w:t xml:space="preserve">, sitting at her </w:t>
      </w:r>
      <w:r w:rsidR="00F14063">
        <w:rPr>
          <w:rFonts w:ascii="Cambria" w:hAnsi="Cambria"/>
          <w:bCs/>
          <w:sz w:val="28"/>
          <w:szCs w:val="28"/>
        </w:rPr>
        <w:t>desk</w:t>
      </w:r>
      <w:r w:rsidR="00960048">
        <w:rPr>
          <w:rFonts w:ascii="Cambria" w:hAnsi="Cambria"/>
          <w:bCs/>
          <w:sz w:val="28"/>
          <w:szCs w:val="28"/>
        </w:rPr>
        <w:t xml:space="preserve"> outside</w:t>
      </w:r>
      <w:r w:rsidR="00A73129">
        <w:rPr>
          <w:rFonts w:ascii="Cambria" w:hAnsi="Cambria"/>
          <w:bCs/>
          <w:sz w:val="28"/>
          <w:szCs w:val="28"/>
        </w:rPr>
        <w:t>.</w:t>
      </w:r>
      <w:r w:rsidR="008D2DD3">
        <w:rPr>
          <w:rFonts w:ascii="Cambria" w:hAnsi="Cambria"/>
          <w:bCs/>
          <w:sz w:val="28"/>
          <w:szCs w:val="28"/>
        </w:rPr>
        <w:t xml:space="preserve"> </w:t>
      </w:r>
    </w:p>
    <w:p w14:paraId="5079BA6C" w14:textId="525171CB" w:rsidR="006841DC" w:rsidRDefault="00302DE1" w:rsidP="003F1509">
      <w:pPr>
        <w:spacing w:line="360" w:lineRule="auto"/>
        <w:ind w:firstLine="720"/>
        <w:contextualSpacing/>
        <w:rPr>
          <w:rFonts w:ascii="Cambria" w:hAnsi="Cambria"/>
          <w:bCs/>
          <w:sz w:val="28"/>
          <w:szCs w:val="28"/>
        </w:rPr>
      </w:pPr>
      <w:r>
        <w:rPr>
          <w:rFonts w:ascii="Cambria" w:hAnsi="Cambria"/>
          <w:bCs/>
          <w:sz w:val="28"/>
          <w:szCs w:val="28"/>
        </w:rPr>
        <w:t>‘Well done</w:t>
      </w:r>
      <w:r w:rsidR="008D2DD3">
        <w:rPr>
          <w:rFonts w:ascii="Cambria" w:hAnsi="Cambria"/>
          <w:bCs/>
          <w:sz w:val="28"/>
          <w:szCs w:val="28"/>
        </w:rPr>
        <w:t>,’ Maude breathed.</w:t>
      </w:r>
      <w:r w:rsidR="006A62CD">
        <w:rPr>
          <w:rFonts w:ascii="Cambria" w:hAnsi="Cambria"/>
          <w:bCs/>
          <w:sz w:val="28"/>
          <w:szCs w:val="28"/>
        </w:rPr>
        <w:t xml:space="preserve"> ‘You tell </w:t>
      </w:r>
      <w:ins w:id="26083" w:author="Daisy Watt" w:date="2026-06-24T10:39:00Z" w16du:dateUtc="2026-06-24T08:39:00Z">
        <w:r w:rsidR="00D2578F">
          <w:rPr>
            <w:rFonts w:ascii="Cambria" w:hAnsi="Cambria"/>
            <w:bCs/>
            <w:sz w:val="28"/>
            <w:szCs w:val="28"/>
          </w:rPr>
          <w:t>’</w:t>
        </w:r>
      </w:ins>
      <w:del w:id="26084" w:author="Daisy Watt" w:date="2026-06-24T10:39:00Z" w16du:dateUtc="2026-06-24T08:39:00Z">
        <w:r w:rsidR="006A62CD" w:rsidDel="00D2578F">
          <w:rPr>
            <w:rFonts w:ascii="Cambria" w:hAnsi="Cambria"/>
            <w:bCs/>
            <w:sz w:val="28"/>
            <w:szCs w:val="28"/>
          </w:rPr>
          <w:delText>‘</w:delText>
        </w:r>
      </w:del>
      <w:r w:rsidR="006A62CD">
        <w:rPr>
          <w:rFonts w:ascii="Cambria" w:hAnsi="Cambria"/>
          <w:bCs/>
          <w:sz w:val="28"/>
          <w:szCs w:val="28"/>
        </w:rPr>
        <w:t>em.</w:t>
      </w:r>
      <w:r w:rsidR="008D55F0">
        <w:rPr>
          <w:rFonts w:ascii="Cambria" w:hAnsi="Cambria"/>
          <w:bCs/>
          <w:sz w:val="28"/>
          <w:szCs w:val="28"/>
        </w:rPr>
        <w:t xml:space="preserve"> Jackson Rayne </w:t>
      </w:r>
      <w:ins w:id="26085" w:author="Claire S" w:date="2026-06-06T10:07:00Z" w16du:dateUtc="2026-06-06T09:07:00Z">
        <w:r w:rsidR="00890A8B">
          <w:rPr>
            <w:rFonts w:ascii="Cambria" w:hAnsi="Cambria"/>
            <w:bCs/>
            <w:sz w:val="28"/>
            <w:szCs w:val="28"/>
          </w:rPr>
          <w:t>one hundred per</w:t>
        </w:r>
      </w:ins>
      <w:ins w:id="26086" w:author="Daisy Watt" w:date="2026-06-24T10:40:00Z" w16du:dateUtc="2026-06-24T08:40:00Z">
        <w:r w:rsidR="00423F5E">
          <w:rPr>
            <w:rFonts w:ascii="Cambria" w:hAnsi="Cambria"/>
            <w:bCs/>
            <w:sz w:val="28"/>
            <w:szCs w:val="28"/>
          </w:rPr>
          <w:t xml:space="preserve"> </w:t>
        </w:r>
      </w:ins>
      <w:ins w:id="26087" w:author="Claire S" w:date="2026-06-06T10:07:00Z" w16du:dateUtc="2026-06-06T09:07:00Z">
        <w:r w:rsidR="00890A8B">
          <w:rPr>
            <w:rFonts w:ascii="Cambria" w:hAnsi="Cambria"/>
            <w:bCs/>
            <w:sz w:val="28"/>
            <w:szCs w:val="28"/>
          </w:rPr>
          <w:t xml:space="preserve">cent </w:t>
        </w:r>
      </w:ins>
      <w:r w:rsidR="008D55F0">
        <w:rPr>
          <w:rFonts w:ascii="Cambria" w:hAnsi="Cambria"/>
          <w:bCs/>
          <w:sz w:val="28"/>
          <w:szCs w:val="28"/>
        </w:rPr>
        <w:t>had it coming to him.</w:t>
      </w:r>
      <w:r w:rsidR="006A62CD">
        <w:rPr>
          <w:rFonts w:ascii="Cambria" w:hAnsi="Cambria"/>
          <w:bCs/>
          <w:sz w:val="28"/>
          <w:szCs w:val="28"/>
        </w:rPr>
        <w:t>’</w:t>
      </w:r>
    </w:p>
    <w:p w14:paraId="272FFD8D" w14:textId="6B8DEBCC" w:rsidR="006A62CD" w:rsidRDefault="008A1D69" w:rsidP="006841DC">
      <w:pPr>
        <w:spacing w:line="360" w:lineRule="auto"/>
        <w:ind w:firstLine="720"/>
        <w:contextualSpacing/>
        <w:rPr>
          <w:rFonts w:ascii="Cambria" w:hAnsi="Cambria"/>
          <w:bCs/>
          <w:sz w:val="28"/>
          <w:szCs w:val="28"/>
        </w:rPr>
      </w:pPr>
      <w:r>
        <w:rPr>
          <w:rFonts w:ascii="Cambria" w:hAnsi="Cambria"/>
          <w:bCs/>
          <w:sz w:val="28"/>
          <w:szCs w:val="28"/>
        </w:rPr>
        <w:t>‘</w:t>
      </w:r>
      <w:r w:rsidR="00170816">
        <w:rPr>
          <w:rFonts w:ascii="Cambria" w:hAnsi="Cambria"/>
          <w:bCs/>
          <w:sz w:val="28"/>
          <w:szCs w:val="28"/>
        </w:rPr>
        <w:t>T</w:t>
      </w:r>
      <w:r>
        <w:rPr>
          <w:rFonts w:ascii="Cambria" w:hAnsi="Cambria"/>
          <w:bCs/>
          <w:sz w:val="28"/>
          <w:szCs w:val="28"/>
        </w:rPr>
        <w:t xml:space="preserve">hank you.’ </w:t>
      </w:r>
      <w:r w:rsidR="006A62CD">
        <w:rPr>
          <w:rFonts w:ascii="Cambria" w:hAnsi="Cambria"/>
          <w:bCs/>
          <w:sz w:val="28"/>
          <w:szCs w:val="28"/>
        </w:rPr>
        <w:t>And for once</w:t>
      </w:r>
      <w:r w:rsidR="00354CAF">
        <w:rPr>
          <w:rFonts w:ascii="Cambria" w:hAnsi="Cambria"/>
          <w:bCs/>
          <w:sz w:val="28"/>
          <w:szCs w:val="28"/>
        </w:rPr>
        <w:t>,</w:t>
      </w:r>
      <w:r w:rsidR="006A62CD">
        <w:rPr>
          <w:rFonts w:ascii="Cambria" w:hAnsi="Cambria"/>
          <w:bCs/>
          <w:sz w:val="28"/>
          <w:szCs w:val="28"/>
        </w:rPr>
        <w:t xml:space="preserve"> </w:t>
      </w:r>
      <w:r w:rsidR="00354CAF">
        <w:rPr>
          <w:rFonts w:ascii="Cambria" w:hAnsi="Cambria"/>
          <w:bCs/>
          <w:sz w:val="28"/>
          <w:szCs w:val="28"/>
        </w:rPr>
        <w:t xml:space="preserve">hot with anger and shame, </w:t>
      </w:r>
      <w:r w:rsidR="006A62CD">
        <w:rPr>
          <w:rFonts w:ascii="Cambria" w:hAnsi="Cambria"/>
          <w:bCs/>
          <w:sz w:val="28"/>
          <w:szCs w:val="28"/>
        </w:rPr>
        <w:t xml:space="preserve">Savannah </w:t>
      </w:r>
      <w:r w:rsidR="00C147CF">
        <w:rPr>
          <w:rFonts w:ascii="Cambria" w:hAnsi="Cambria"/>
          <w:bCs/>
          <w:sz w:val="28"/>
          <w:szCs w:val="28"/>
        </w:rPr>
        <w:t xml:space="preserve">meant it. </w:t>
      </w:r>
      <w:r w:rsidR="00F14063">
        <w:rPr>
          <w:rFonts w:ascii="Cambria" w:hAnsi="Cambria"/>
          <w:bCs/>
          <w:sz w:val="28"/>
          <w:szCs w:val="28"/>
        </w:rPr>
        <w:t xml:space="preserve"> She might have the morals of an alley</w:t>
      </w:r>
      <w:del w:id="26088" w:author="Daisy Watt" w:date="2026-06-24T10:40:00Z" w16du:dateUtc="2026-06-24T08:40:00Z">
        <w:r w:rsidR="00F14063" w:rsidDel="00EE081D">
          <w:rPr>
            <w:rFonts w:ascii="Cambria" w:hAnsi="Cambria"/>
            <w:bCs/>
            <w:sz w:val="28"/>
            <w:szCs w:val="28"/>
          </w:rPr>
          <w:delText>-</w:delText>
        </w:r>
      </w:del>
      <w:r w:rsidR="00F14063">
        <w:rPr>
          <w:rFonts w:ascii="Cambria" w:hAnsi="Cambria"/>
          <w:bCs/>
          <w:sz w:val="28"/>
          <w:szCs w:val="28"/>
        </w:rPr>
        <w:t xml:space="preserve">cat herself </w:t>
      </w:r>
      <w:ins w:id="26089" w:author="Claire S" w:date="2026-06-05T17:34:00Z" w16du:dateUtc="2026-06-05T16:34:00Z">
        <w:r w:rsidR="00CF21E0">
          <w:rPr>
            <w:rFonts w:ascii="Cambria" w:hAnsi="Cambria"/>
            <w:bCs/>
            <w:sz w:val="28"/>
            <w:szCs w:val="28"/>
          </w:rPr>
          <w:t>occasionally</w:t>
        </w:r>
      </w:ins>
      <w:del w:id="26090" w:author="Claire S" w:date="2026-06-05T17:34:00Z" w16du:dateUtc="2026-06-05T16:34:00Z">
        <w:r w:rsidR="00F14063" w:rsidDel="00CF21E0">
          <w:rPr>
            <w:rFonts w:ascii="Cambria" w:hAnsi="Cambria"/>
            <w:bCs/>
            <w:sz w:val="28"/>
            <w:szCs w:val="28"/>
          </w:rPr>
          <w:delText>sometimes,</w:delText>
        </w:r>
      </w:del>
      <w:ins w:id="26091" w:author="Claire S" w:date="2026-06-05T17:34:00Z" w16du:dateUtc="2026-06-05T16:34:00Z">
        <w:r w:rsidR="00CF21E0">
          <w:rPr>
            <w:rFonts w:ascii="Cambria" w:hAnsi="Cambria"/>
            <w:bCs/>
            <w:sz w:val="28"/>
            <w:szCs w:val="28"/>
          </w:rPr>
          <w:t>,</w:t>
        </w:r>
      </w:ins>
      <w:r w:rsidR="00F14063">
        <w:rPr>
          <w:rFonts w:ascii="Cambria" w:hAnsi="Cambria"/>
          <w:bCs/>
          <w:sz w:val="28"/>
          <w:szCs w:val="28"/>
        </w:rPr>
        <w:t xml:space="preserve"> but </w:t>
      </w:r>
      <w:del w:id="26092" w:author="Daisy Watt" w:date="2026-06-24T10:40:00Z" w16du:dateUtc="2026-06-24T08:40:00Z">
        <w:r w:rsidR="00F14063" w:rsidDel="00440A90">
          <w:rPr>
            <w:rFonts w:ascii="Cambria" w:hAnsi="Cambria"/>
            <w:bCs/>
            <w:sz w:val="28"/>
            <w:szCs w:val="28"/>
          </w:rPr>
          <w:delText xml:space="preserve">sexual </w:delText>
        </w:r>
      </w:del>
      <w:r w:rsidR="00F14063">
        <w:rPr>
          <w:rFonts w:ascii="Cambria" w:hAnsi="Cambria"/>
          <w:bCs/>
          <w:sz w:val="28"/>
          <w:szCs w:val="28"/>
        </w:rPr>
        <w:t xml:space="preserve">predatory </w:t>
      </w:r>
      <w:ins w:id="26093" w:author="Daisy Watt" w:date="2026-06-24T10:40:00Z" w16du:dateUtc="2026-06-24T08:40:00Z">
        <w:r w:rsidR="00440A90">
          <w:rPr>
            <w:rFonts w:ascii="Cambria" w:hAnsi="Cambria"/>
            <w:bCs/>
            <w:sz w:val="28"/>
            <w:szCs w:val="28"/>
          </w:rPr>
          <w:t xml:space="preserve">sexual </w:t>
        </w:r>
      </w:ins>
      <w:r w:rsidR="00F14063">
        <w:rPr>
          <w:rFonts w:ascii="Cambria" w:hAnsi="Cambria"/>
          <w:bCs/>
          <w:sz w:val="28"/>
          <w:szCs w:val="28"/>
        </w:rPr>
        <w:t>behaviour</w:t>
      </w:r>
      <w:ins w:id="26094" w:author="Daisy Watt" w:date="2026-06-24T10:41:00Z" w16du:dateUtc="2026-06-24T08:41:00Z">
        <w:r w:rsidR="002D56EF">
          <w:rPr>
            <w:rFonts w:ascii="Cambria" w:hAnsi="Cambria"/>
            <w:bCs/>
            <w:sz w:val="28"/>
            <w:szCs w:val="28"/>
          </w:rPr>
          <w:t>,</w:t>
        </w:r>
      </w:ins>
      <w:r w:rsidR="00F14063">
        <w:rPr>
          <w:rFonts w:ascii="Cambria" w:hAnsi="Cambria"/>
          <w:bCs/>
          <w:sz w:val="28"/>
          <w:szCs w:val="28"/>
        </w:rPr>
        <w:t xml:space="preserve"> and </w:t>
      </w:r>
      <w:r w:rsidR="001161AF">
        <w:rPr>
          <w:rFonts w:ascii="Cambria" w:hAnsi="Cambria"/>
          <w:bCs/>
          <w:sz w:val="28"/>
          <w:szCs w:val="28"/>
        </w:rPr>
        <w:t>forc</w:t>
      </w:r>
      <w:r w:rsidR="00F14063">
        <w:rPr>
          <w:rFonts w:ascii="Cambria" w:hAnsi="Cambria"/>
          <w:bCs/>
          <w:sz w:val="28"/>
          <w:szCs w:val="28"/>
        </w:rPr>
        <w:t>ing innocent young female employees to keep their mouths shut</w:t>
      </w:r>
      <w:ins w:id="26095" w:author="Daisy Watt" w:date="2026-06-24T10:41:00Z" w16du:dateUtc="2026-06-24T08:41:00Z">
        <w:r w:rsidR="0053736A">
          <w:rPr>
            <w:rFonts w:ascii="Cambria" w:hAnsi="Cambria"/>
            <w:bCs/>
            <w:sz w:val="28"/>
            <w:szCs w:val="28"/>
          </w:rPr>
          <w:t>?</w:t>
        </w:r>
      </w:ins>
      <w:del w:id="26096" w:author="Daisy Watt" w:date="2026-06-24T10:41:00Z" w16du:dateUtc="2026-06-24T08:41:00Z">
        <w:r w:rsidR="00F14063" w:rsidDel="0053736A">
          <w:rPr>
            <w:rFonts w:ascii="Cambria" w:hAnsi="Cambria"/>
            <w:bCs/>
            <w:sz w:val="28"/>
            <w:szCs w:val="28"/>
          </w:rPr>
          <w:delText xml:space="preserve"> –</w:delText>
        </w:r>
      </w:del>
      <w:r w:rsidR="00F14063">
        <w:rPr>
          <w:rFonts w:ascii="Cambria" w:hAnsi="Cambria"/>
          <w:bCs/>
          <w:sz w:val="28"/>
          <w:szCs w:val="28"/>
        </w:rPr>
        <w:t xml:space="preserve"> </w:t>
      </w:r>
      <w:del w:id="26097" w:author="Daisy Watt" w:date="2026-06-24T10:41:00Z" w16du:dateUtc="2026-06-24T08:41:00Z">
        <w:r w:rsidR="00F14063" w:rsidDel="0053736A">
          <w:rPr>
            <w:rFonts w:ascii="Cambria" w:hAnsi="Cambria"/>
            <w:bCs/>
            <w:sz w:val="28"/>
            <w:szCs w:val="28"/>
          </w:rPr>
          <w:delText>w</w:delText>
        </w:r>
      </w:del>
      <w:ins w:id="26098" w:author="Daisy Watt" w:date="2026-06-24T10:41:00Z" w16du:dateUtc="2026-06-24T08:41:00Z">
        <w:r w:rsidR="0053736A">
          <w:rPr>
            <w:rFonts w:ascii="Cambria" w:hAnsi="Cambria"/>
            <w:bCs/>
            <w:sz w:val="28"/>
            <w:szCs w:val="28"/>
          </w:rPr>
          <w:t>W</w:t>
        </w:r>
      </w:ins>
      <w:r w:rsidR="00F14063">
        <w:rPr>
          <w:rFonts w:ascii="Cambria" w:hAnsi="Cambria"/>
          <w:bCs/>
          <w:sz w:val="28"/>
          <w:szCs w:val="28"/>
        </w:rPr>
        <w:t>ell</w:t>
      </w:r>
      <w:ins w:id="26099" w:author="Daisy Watt" w:date="2026-06-24T10:41:00Z" w16du:dateUtc="2026-06-24T08:41:00Z">
        <w:r w:rsidR="00440A90">
          <w:rPr>
            <w:rFonts w:ascii="Cambria" w:hAnsi="Cambria"/>
            <w:bCs/>
            <w:sz w:val="28"/>
            <w:szCs w:val="28"/>
          </w:rPr>
          <w:t>,</w:t>
        </w:r>
      </w:ins>
      <w:r w:rsidR="00F14063">
        <w:rPr>
          <w:rFonts w:ascii="Cambria" w:hAnsi="Cambria"/>
          <w:bCs/>
          <w:sz w:val="28"/>
          <w:szCs w:val="28"/>
        </w:rPr>
        <w:t xml:space="preserve"> that was a step too far, even for Langley </w:t>
      </w:r>
      <w:del w:id="26100" w:author="Daisy Watt" w:date="2026-06-24T10:41:00Z" w16du:dateUtc="2026-06-24T08:41:00Z">
        <w:r w:rsidR="00F14063" w:rsidDel="00F3430A">
          <w:rPr>
            <w:rFonts w:ascii="Cambria" w:hAnsi="Cambria"/>
            <w:bCs/>
            <w:sz w:val="28"/>
            <w:szCs w:val="28"/>
          </w:rPr>
          <w:delText>and</w:delText>
        </w:r>
      </w:del>
      <w:ins w:id="26101" w:author="Daisy Watt" w:date="2026-06-24T10:41:00Z" w16du:dateUtc="2026-06-24T08:41:00Z">
        <w:r w:rsidR="00F3430A">
          <w:rPr>
            <w:rFonts w:ascii="Cambria" w:hAnsi="Cambria"/>
            <w:bCs/>
            <w:sz w:val="28"/>
            <w:szCs w:val="28"/>
          </w:rPr>
          <w:t>&amp;</w:t>
        </w:r>
      </w:ins>
      <w:r w:rsidR="00F14063">
        <w:rPr>
          <w:rFonts w:ascii="Cambria" w:hAnsi="Cambria"/>
          <w:bCs/>
          <w:sz w:val="28"/>
          <w:szCs w:val="28"/>
        </w:rPr>
        <w:t xml:space="preserve"> Co.</w:t>
      </w:r>
    </w:p>
    <w:p w14:paraId="14C19BF7" w14:textId="2C9C3B7F" w:rsidR="00F14063" w:rsidRDefault="00F14063" w:rsidP="006841DC">
      <w:pPr>
        <w:spacing w:line="360" w:lineRule="auto"/>
        <w:ind w:firstLine="720"/>
        <w:contextualSpacing/>
        <w:rPr>
          <w:rFonts w:ascii="Cambria" w:hAnsi="Cambria"/>
          <w:bCs/>
          <w:sz w:val="28"/>
          <w:szCs w:val="28"/>
        </w:rPr>
      </w:pPr>
      <w:r>
        <w:rPr>
          <w:rFonts w:ascii="Cambria" w:hAnsi="Cambria"/>
          <w:bCs/>
          <w:sz w:val="28"/>
          <w:szCs w:val="28"/>
        </w:rPr>
        <w:t xml:space="preserve">Savannah had been propositioned one too many times by hideous older guys in her time to let this one </w:t>
      </w:r>
      <w:commentRangeStart w:id="26102"/>
      <w:r>
        <w:rPr>
          <w:rFonts w:ascii="Cambria" w:hAnsi="Cambria"/>
          <w:bCs/>
          <w:sz w:val="28"/>
          <w:szCs w:val="28"/>
        </w:rPr>
        <w:t>go</w:t>
      </w:r>
      <w:commentRangeEnd w:id="26102"/>
      <w:r w:rsidR="00C93ED6">
        <w:rPr>
          <w:rStyle w:val="CommentReference"/>
          <w:rFonts w:ascii="Cambria" w:hAnsi="Cambria"/>
          <w:bCs/>
          <w:sz w:val="28"/>
          <w:szCs w:val="28"/>
        </w:rPr>
        <w:commentReference w:id="26102"/>
      </w:r>
      <w:r>
        <w:rPr>
          <w:rFonts w:ascii="Cambria" w:hAnsi="Cambria"/>
          <w:bCs/>
          <w:sz w:val="28"/>
          <w:szCs w:val="28"/>
        </w:rPr>
        <w:t>.</w:t>
      </w:r>
    </w:p>
    <w:p w14:paraId="4F5097CE" w14:textId="13B1E605" w:rsidR="008D55F0" w:rsidDel="006A0A95" w:rsidRDefault="008D55F0" w:rsidP="006841DC">
      <w:pPr>
        <w:spacing w:line="360" w:lineRule="auto"/>
        <w:ind w:firstLine="720"/>
        <w:contextualSpacing/>
        <w:rPr>
          <w:del w:id="26103" w:author="Claire S" w:date="2026-06-05T17:34:00Z" w16du:dateUtc="2026-06-05T16:34:00Z"/>
          <w:rFonts w:ascii="Cambria" w:hAnsi="Cambria"/>
          <w:bCs/>
          <w:sz w:val="28"/>
          <w:szCs w:val="28"/>
        </w:rPr>
      </w:pPr>
      <w:del w:id="26104" w:author="Claire S" w:date="2026-06-05T17:34:00Z" w16du:dateUtc="2026-06-05T16:34:00Z">
        <w:r w:rsidDel="006A0A95">
          <w:rPr>
            <w:rFonts w:ascii="Cambria" w:hAnsi="Cambria"/>
            <w:bCs/>
            <w:sz w:val="28"/>
            <w:szCs w:val="28"/>
          </w:rPr>
          <w:delText xml:space="preserve">Her phone pinged as she took the stairs down to her own floor. </w:delText>
        </w:r>
      </w:del>
    </w:p>
    <w:p w14:paraId="163D26E7" w14:textId="77777777" w:rsidR="008D55F0" w:rsidDel="006A0A95" w:rsidRDefault="008D55F0" w:rsidP="006841DC">
      <w:pPr>
        <w:spacing w:line="360" w:lineRule="auto"/>
        <w:ind w:firstLine="720"/>
        <w:contextualSpacing/>
        <w:rPr>
          <w:del w:id="26105" w:author="Claire S" w:date="2026-06-05T17:34:00Z" w16du:dateUtc="2026-06-05T16:34:00Z"/>
          <w:rFonts w:ascii="Cambria" w:hAnsi="Cambria"/>
          <w:bCs/>
          <w:sz w:val="28"/>
          <w:szCs w:val="28"/>
        </w:rPr>
      </w:pPr>
      <w:del w:id="26106" w:author="Claire S" w:date="2026-06-05T17:34:00Z" w16du:dateUtc="2026-06-05T16:34:00Z">
        <w:r w:rsidDel="006A0A95">
          <w:rPr>
            <w:rFonts w:ascii="Cambria" w:hAnsi="Cambria"/>
            <w:bCs/>
            <w:sz w:val="28"/>
            <w:szCs w:val="28"/>
          </w:rPr>
          <w:delText xml:space="preserve">Fleur from the Armchair Detectives. </w:delText>
        </w:r>
      </w:del>
    </w:p>
    <w:p w14:paraId="563D83C5" w14:textId="60BEEB9A" w:rsidR="008D55F0" w:rsidDel="006A0A95" w:rsidRDefault="008D55F0" w:rsidP="006841DC">
      <w:pPr>
        <w:spacing w:line="360" w:lineRule="auto"/>
        <w:ind w:firstLine="720"/>
        <w:contextualSpacing/>
        <w:rPr>
          <w:del w:id="26107" w:author="Claire S" w:date="2026-06-05T17:34:00Z" w16du:dateUtc="2026-06-05T16:34:00Z"/>
          <w:rFonts w:ascii="Cambria" w:hAnsi="Cambria"/>
          <w:b/>
          <w:sz w:val="28"/>
          <w:szCs w:val="28"/>
        </w:rPr>
      </w:pPr>
      <w:del w:id="26108" w:author="Claire S" w:date="2026-06-05T17:34:00Z" w16du:dateUtc="2026-06-05T16:34:00Z">
        <w:r w:rsidRPr="002E4FDA" w:rsidDel="006A0A95">
          <w:rPr>
            <w:rFonts w:ascii="Cambria" w:hAnsi="Cambria"/>
            <w:b/>
            <w:sz w:val="28"/>
            <w:szCs w:val="28"/>
          </w:rPr>
          <w:delText>‘</w:delText>
        </w:r>
        <w:r w:rsidRPr="00B05200" w:rsidDel="006A0A95">
          <w:rPr>
            <w:rFonts w:ascii="Cambria" w:hAnsi="Cambria"/>
            <w:b/>
            <w:i/>
            <w:iCs/>
            <w:sz w:val="28"/>
            <w:szCs w:val="28"/>
          </w:rPr>
          <w:delText>Hey,</w:delText>
        </w:r>
        <w:r w:rsidRPr="00B05200" w:rsidDel="006A0A95">
          <w:rPr>
            <w:rFonts w:ascii="Cambria" w:hAnsi="Cambria"/>
            <w:bCs/>
            <w:i/>
            <w:iCs/>
            <w:sz w:val="28"/>
            <w:szCs w:val="28"/>
          </w:rPr>
          <w:delText>’</w:delText>
        </w:r>
        <w:r w:rsidDel="006A0A95">
          <w:rPr>
            <w:rFonts w:ascii="Cambria" w:hAnsi="Cambria"/>
            <w:bCs/>
            <w:sz w:val="28"/>
            <w:szCs w:val="28"/>
          </w:rPr>
          <w:delText xml:space="preserve"> the text read, ‘</w:delText>
        </w:r>
        <w:r w:rsidRPr="00B05200" w:rsidDel="006A0A95">
          <w:rPr>
            <w:rFonts w:ascii="Cambria" w:hAnsi="Cambria"/>
            <w:b/>
            <w:i/>
            <w:iCs/>
            <w:sz w:val="28"/>
            <w:szCs w:val="28"/>
          </w:rPr>
          <w:delText>our dude’s located the original IP</w:delText>
        </w:r>
        <w:r w:rsidR="002E4FDA" w:rsidRPr="00B05200" w:rsidDel="006A0A95">
          <w:rPr>
            <w:rFonts w:ascii="Cambria" w:hAnsi="Cambria"/>
            <w:b/>
            <w:i/>
            <w:iCs/>
            <w:sz w:val="28"/>
            <w:szCs w:val="28"/>
          </w:rPr>
          <w:delText xml:space="preserve"> address</w:delText>
        </w:r>
        <w:r w:rsidRPr="00B05200" w:rsidDel="006A0A95">
          <w:rPr>
            <w:rFonts w:ascii="Cambria" w:hAnsi="Cambria"/>
            <w:b/>
            <w:i/>
            <w:iCs/>
            <w:sz w:val="28"/>
            <w:szCs w:val="28"/>
          </w:rPr>
          <w:delText xml:space="preserve"> to </w:delText>
        </w:r>
        <w:r w:rsidR="002E4FDA" w:rsidRPr="00B05200" w:rsidDel="006A0A95">
          <w:rPr>
            <w:rFonts w:ascii="Cambria" w:hAnsi="Cambria"/>
            <w:b/>
            <w:i/>
            <w:iCs/>
            <w:sz w:val="28"/>
            <w:szCs w:val="28"/>
          </w:rPr>
          <w:delText>the Langley &amp; Co building.’</w:delText>
        </w:r>
      </w:del>
    </w:p>
    <w:p w14:paraId="6F6C4334" w14:textId="2F14CA39" w:rsidR="00923274" w:rsidDel="006A0A95" w:rsidRDefault="002E4FDA" w:rsidP="006841DC">
      <w:pPr>
        <w:spacing w:line="360" w:lineRule="auto"/>
        <w:ind w:firstLine="720"/>
        <w:contextualSpacing/>
        <w:rPr>
          <w:del w:id="26109" w:author="Claire S" w:date="2026-06-05T17:34:00Z" w16du:dateUtc="2026-06-05T16:34:00Z"/>
          <w:rFonts w:ascii="Cambria" w:hAnsi="Cambria"/>
          <w:bCs/>
          <w:sz w:val="28"/>
          <w:szCs w:val="28"/>
        </w:rPr>
      </w:pPr>
      <w:del w:id="26110" w:author="Claire S" w:date="2026-06-05T17:34:00Z" w16du:dateUtc="2026-06-05T16:34:00Z">
        <w:r w:rsidRPr="002E4FDA" w:rsidDel="006A0A95">
          <w:rPr>
            <w:rFonts w:ascii="Cambria" w:hAnsi="Cambria"/>
            <w:bCs/>
            <w:sz w:val="28"/>
            <w:szCs w:val="28"/>
          </w:rPr>
          <w:delText>What the…</w:delText>
        </w:r>
        <w:r w:rsidR="00923274" w:rsidDel="006A0A95">
          <w:rPr>
            <w:rFonts w:ascii="Cambria" w:hAnsi="Cambria"/>
            <w:bCs/>
            <w:sz w:val="28"/>
            <w:szCs w:val="28"/>
          </w:rPr>
          <w:delText>? I</w:delText>
        </w:r>
        <w:r w:rsidRPr="002E4FDA" w:rsidDel="006A0A95">
          <w:rPr>
            <w:rFonts w:ascii="Cambria" w:hAnsi="Cambria"/>
            <w:bCs/>
            <w:sz w:val="28"/>
            <w:szCs w:val="28"/>
          </w:rPr>
          <w:delText>f Savannah had understood this right, it meant that whoever had started the</w:delText>
        </w:r>
        <w:r w:rsidDel="006A0A95">
          <w:rPr>
            <w:rFonts w:ascii="Cambria" w:hAnsi="Cambria"/>
            <w:bCs/>
            <w:sz w:val="28"/>
            <w:szCs w:val="28"/>
          </w:rPr>
          <w:delText xml:space="preserve"> murderous</w:delText>
        </w:r>
        <w:r w:rsidRPr="002E4FDA" w:rsidDel="006A0A95">
          <w:rPr>
            <w:rFonts w:ascii="Cambria" w:hAnsi="Cambria"/>
            <w:bCs/>
            <w:sz w:val="28"/>
            <w:szCs w:val="28"/>
          </w:rPr>
          <w:delText xml:space="preserve"> List, had started it from </w:delText>
        </w:r>
        <w:r w:rsidDel="006A0A95">
          <w:rPr>
            <w:rFonts w:ascii="Cambria" w:hAnsi="Cambria"/>
            <w:bCs/>
            <w:sz w:val="28"/>
            <w:szCs w:val="28"/>
          </w:rPr>
          <w:delText>right here at Langley &amp; Co</w:delText>
        </w:r>
        <w:r w:rsidR="00ED2B71" w:rsidDel="006A0A95">
          <w:rPr>
            <w:rFonts w:ascii="Cambria" w:hAnsi="Cambria"/>
            <w:bCs/>
            <w:sz w:val="28"/>
            <w:szCs w:val="28"/>
          </w:rPr>
          <w:delText>.</w:delText>
        </w:r>
      </w:del>
    </w:p>
    <w:p w14:paraId="2A25FABD" w14:textId="4DD49530" w:rsidR="002E4FDA" w:rsidRPr="002E4FDA" w:rsidRDefault="002E4FDA" w:rsidP="006841DC">
      <w:pPr>
        <w:spacing w:line="360" w:lineRule="auto"/>
        <w:ind w:firstLine="720"/>
        <w:contextualSpacing/>
        <w:rPr>
          <w:rFonts w:ascii="Cambria" w:hAnsi="Cambria"/>
          <w:bCs/>
          <w:sz w:val="28"/>
          <w:szCs w:val="28"/>
        </w:rPr>
      </w:pPr>
      <w:del w:id="26111" w:author="Claire S" w:date="2026-06-05T17:34:00Z" w16du:dateUtc="2026-06-05T16:34:00Z">
        <w:r w:rsidDel="006A0A95">
          <w:rPr>
            <w:rFonts w:ascii="Cambria" w:hAnsi="Cambria"/>
            <w:bCs/>
            <w:sz w:val="28"/>
            <w:szCs w:val="28"/>
          </w:rPr>
          <w:delText xml:space="preserve"> </w:delText>
        </w:r>
      </w:del>
    </w:p>
    <w:p w14:paraId="5B50F81B" w14:textId="77777777" w:rsidR="00F14063" w:rsidDel="00890A8B" w:rsidRDefault="00F14063" w:rsidP="00DF6041">
      <w:pPr>
        <w:spacing w:line="360" w:lineRule="auto"/>
        <w:contextualSpacing/>
        <w:rPr>
          <w:del w:id="26112" w:author="Claire S" w:date="2026-06-06T10:07:00Z" w16du:dateUtc="2026-06-06T09:07:00Z"/>
          <w:rFonts w:ascii="Cambria" w:hAnsi="Cambria"/>
          <w:b/>
          <w:sz w:val="28"/>
          <w:szCs w:val="28"/>
        </w:rPr>
      </w:pPr>
    </w:p>
    <w:p w14:paraId="7721F63F" w14:textId="13E56D20" w:rsidR="00F14063" w:rsidDel="00E53D73" w:rsidRDefault="00F14063" w:rsidP="00DF6041">
      <w:pPr>
        <w:spacing w:line="360" w:lineRule="auto"/>
        <w:contextualSpacing/>
        <w:rPr>
          <w:del w:id="26113" w:author="Claire S" w:date="2026-06-05T17:39:00Z" w16du:dateUtc="2026-06-05T16:39:00Z"/>
          <w:rFonts w:ascii="Cambria" w:hAnsi="Cambria"/>
          <w:b/>
          <w:sz w:val="28"/>
          <w:szCs w:val="28"/>
        </w:rPr>
      </w:pPr>
    </w:p>
    <w:p w14:paraId="6A48D980" w14:textId="6398334C" w:rsidR="00F14063" w:rsidDel="00E53D73" w:rsidRDefault="00F14063" w:rsidP="00DF6041">
      <w:pPr>
        <w:spacing w:line="360" w:lineRule="auto"/>
        <w:contextualSpacing/>
        <w:rPr>
          <w:del w:id="26114" w:author="Claire S" w:date="2026-06-05T17:39:00Z" w16du:dateUtc="2026-06-05T16:39:00Z"/>
          <w:rFonts w:ascii="Cambria" w:hAnsi="Cambria"/>
          <w:b/>
          <w:sz w:val="28"/>
          <w:szCs w:val="28"/>
        </w:rPr>
      </w:pPr>
    </w:p>
    <w:p w14:paraId="5D9E32E0" w14:textId="60F4E02C" w:rsidR="00F14063" w:rsidDel="00E53D73" w:rsidRDefault="00F14063" w:rsidP="00DF6041">
      <w:pPr>
        <w:spacing w:line="360" w:lineRule="auto"/>
        <w:contextualSpacing/>
        <w:rPr>
          <w:del w:id="26115" w:author="Claire S" w:date="2026-06-05T17:39:00Z" w16du:dateUtc="2026-06-05T16:39:00Z"/>
          <w:rFonts w:ascii="Cambria" w:hAnsi="Cambria"/>
          <w:b/>
          <w:sz w:val="28"/>
          <w:szCs w:val="28"/>
        </w:rPr>
      </w:pPr>
    </w:p>
    <w:p w14:paraId="78AE33C1" w14:textId="2D48D19A" w:rsidR="00F14063" w:rsidDel="00E53D73" w:rsidRDefault="00F14063" w:rsidP="00DF6041">
      <w:pPr>
        <w:spacing w:line="360" w:lineRule="auto"/>
        <w:contextualSpacing/>
        <w:rPr>
          <w:del w:id="26116" w:author="Claire S" w:date="2026-06-05T17:39:00Z" w16du:dateUtc="2026-06-05T16:39:00Z"/>
          <w:rFonts w:ascii="Cambria" w:hAnsi="Cambria"/>
          <w:b/>
          <w:sz w:val="28"/>
          <w:szCs w:val="28"/>
        </w:rPr>
      </w:pPr>
    </w:p>
    <w:p w14:paraId="194A98E3" w14:textId="0A4AEF75" w:rsidR="00F14063" w:rsidDel="00E53D73" w:rsidRDefault="00F14063" w:rsidP="00DF6041">
      <w:pPr>
        <w:spacing w:line="360" w:lineRule="auto"/>
        <w:contextualSpacing/>
        <w:rPr>
          <w:del w:id="26117" w:author="Claire S" w:date="2026-06-05T17:39:00Z" w16du:dateUtc="2026-06-05T16:39:00Z"/>
          <w:rFonts w:ascii="Cambria" w:hAnsi="Cambria"/>
          <w:b/>
          <w:sz w:val="28"/>
          <w:szCs w:val="28"/>
        </w:rPr>
      </w:pPr>
    </w:p>
    <w:p w14:paraId="4036A10F" w14:textId="77D111AD" w:rsidR="00F14063" w:rsidDel="00E53D73" w:rsidRDefault="00F14063" w:rsidP="00DF6041">
      <w:pPr>
        <w:spacing w:line="360" w:lineRule="auto"/>
        <w:contextualSpacing/>
        <w:rPr>
          <w:del w:id="26118" w:author="Claire S" w:date="2026-06-05T17:39:00Z" w16du:dateUtc="2026-06-05T16:39:00Z"/>
          <w:rFonts w:ascii="Cambria" w:hAnsi="Cambria"/>
          <w:b/>
          <w:sz w:val="28"/>
          <w:szCs w:val="28"/>
        </w:rPr>
      </w:pPr>
    </w:p>
    <w:p w14:paraId="0C2B0523" w14:textId="2AA00034" w:rsidR="00F14063" w:rsidDel="00E53D73" w:rsidRDefault="00F14063" w:rsidP="00DF6041">
      <w:pPr>
        <w:spacing w:line="360" w:lineRule="auto"/>
        <w:contextualSpacing/>
        <w:rPr>
          <w:del w:id="26119" w:author="Claire S" w:date="2026-06-05T17:39:00Z" w16du:dateUtc="2026-06-05T16:39:00Z"/>
          <w:rFonts w:ascii="Cambria" w:hAnsi="Cambria"/>
          <w:b/>
          <w:sz w:val="28"/>
          <w:szCs w:val="28"/>
        </w:rPr>
      </w:pPr>
    </w:p>
    <w:p w14:paraId="24E06D47" w14:textId="57348303" w:rsidR="00F14063" w:rsidDel="00E53D73" w:rsidRDefault="00F14063" w:rsidP="00DF6041">
      <w:pPr>
        <w:spacing w:line="360" w:lineRule="auto"/>
        <w:contextualSpacing/>
        <w:rPr>
          <w:del w:id="26120" w:author="Claire S" w:date="2026-06-05T17:39:00Z" w16du:dateUtc="2026-06-05T16:39:00Z"/>
          <w:rFonts w:ascii="Cambria" w:hAnsi="Cambria"/>
          <w:b/>
          <w:sz w:val="28"/>
          <w:szCs w:val="28"/>
        </w:rPr>
      </w:pPr>
    </w:p>
    <w:p w14:paraId="449816A6" w14:textId="1492E5CE" w:rsidR="00807CED" w:rsidDel="00E53D73" w:rsidRDefault="00807CED" w:rsidP="00DF6041">
      <w:pPr>
        <w:spacing w:line="360" w:lineRule="auto"/>
        <w:contextualSpacing/>
        <w:rPr>
          <w:del w:id="26121" w:author="Claire S" w:date="2026-06-05T17:39:00Z" w16du:dateUtc="2026-06-05T16:39:00Z"/>
          <w:rFonts w:ascii="Cambria" w:hAnsi="Cambria"/>
          <w:b/>
          <w:sz w:val="28"/>
          <w:szCs w:val="28"/>
        </w:rPr>
      </w:pPr>
    </w:p>
    <w:p w14:paraId="206045BA" w14:textId="6286CFE6" w:rsidR="00807CED" w:rsidDel="00E53D73" w:rsidRDefault="00807CED" w:rsidP="00DF6041">
      <w:pPr>
        <w:spacing w:line="360" w:lineRule="auto"/>
        <w:contextualSpacing/>
        <w:rPr>
          <w:del w:id="26122" w:author="Claire S" w:date="2026-06-05T17:39:00Z" w16du:dateUtc="2026-06-05T16:39:00Z"/>
          <w:rFonts w:ascii="Cambria" w:hAnsi="Cambria"/>
          <w:b/>
          <w:sz w:val="28"/>
          <w:szCs w:val="28"/>
        </w:rPr>
      </w:pPr>
    </w:p>
    <w:p w14:paraId="79530473" w14:textId="68E29001" w:rsidR="00807CED" w:rsidDel="00E53D73" w:rsidRDefault="00807CED" w:rsidP="00DF6041">
      <w:pPr>
        <w:spacing w:line="360" w:lineRule="auto"/>
        <w:contextualSpacing/>
        <w:rPr>
          <w:del w:id="26123" w:author="Claire S" w:date="2026-06-05T17:39:00Z" w16du:dateUtc="2026-06-05T16:39:00Z"/>
          <w:rFonts w:ascii="Cambria" w:hAnsi="Cambria"/>
          <w:b/>
          <w:sz w:val="28"/>
          <w:szCs w:val="28"/>
        </w:rPr>
      </w:pPr>
    </w:p>
    <w:p w14:paraId="7865B51F" w14:textId="6CD6F119" w:rsidR="00807CED" w:rsidDel="004D675F" w:rsidRDefault="00807CED" w:rsidP="00DF6041">
      <w:pPr>
        <w:spacing w:line="360" w:lineRule="auto"/>
        <w:contextualSpacing/>
        <w:rPr>
          <w:del w:id="26124" w:author="Claire S" w:date="2026-08-03T16:06:00Z" w16du:dateUtc="2026-08-03T15:06:00Z"/>
          <w:rFonts w:ascii="Cambria" w:hAnsi="Cambria"/>
          <w:b/>
          <w:sz w:val="28"/>
          <w:szCs w:val="28"/>
        </w:rPr>
      </w:pPr>
    </w:p>
    <w:p w14:paraId="7F29444C" w14:textId="501CF7E2" w:rsidR="00B638EA" w:rsidRDefault="00DF6041" w:rsidP="00DF6041">
      <w:pPr>
        <w:spacing w:line="360" w:lineRule="auto"/>
        <w:contextualSpacing/>
        <w:rPr>
          <w:rFonts w:ascii="Cambria" w:hAnsi="Cambria"/>
          <w:b/>
          <w:sz w:val="28"/>
          <w:szCs w:val="28"/>
        </w:rPr>
      </w:pPr>
      <w:r w:rsidRPr="00DF6041">
        <w:rPr>
          <w:rFonts w:ascii="Cambria" w:hAnsi="Cambria"/>
          <w:b/>
          <w:sz w:val="28"/>
          <w:szCs w:val="28"/>
        </w:rPr>
        <w:t xml:space="preserve">CHAPTER </w:t>
      </w:r>
      <w:del w:id="26125" w:author="Daisy Watt" w:date="2026-06-24T10:44:00Z" w16du:dateUtc="2026-06-24T08:44:00Z">
        <w:r w:rsidR="00DD19B5" w:rsidDel="00CB244F">
          <w:rPr>
            <w:rFonts w:ascii="Cambria" w:hAnsi="Cambria"/>
            <w:b/>
            <w:sz w:val="28"/>
            <w:szCs w:val="28"/>
          </w:rPr>
          <w:delText>6</w:delText>
        </w:r>
        <w:r w:rsidR="00027DE3" w:rsidDel="00CB244F">
          <w:rPr>
            <w:rFonts w:ascii="Cambria" w:hAnsi="Cambria"/>
            <w:b/>
            <w:sz w:val="28"/>
            <w:szCs w:val="28"/>
          </w:rPr>
          <w:delText>8</w:delText>
        </w:r>
      </w:del>
      <w:ins w:id="26126" w:author="Claire S" w:date="2026-06-08T17:27:00Z" w16du:dateUtc="2026-06-08T16:27:00Z">
        <w:del w:id="26127" w:author="Daisy Watt" w:date="2026-06-24T10:44:00Z" w16du:dateUtc="2026-06-24T08:44:00Z">
          <w:r w:rsidR="002F77B6" w:rsidDel="00CB244F">
            <w:rPr>
              <w:rFonts w:ascii="Cambria" w:hAnsi="Cambria"/>
              <w:b/>
              <w:sz w:val="28"/>
              <w:szCs w:val="28"/>
            </w:rPr>
            <w:delText>70</w:delText>
          </w:r>
        </w:del>
      </w:ins>
      <w:ins w:id="26128" w:author="Daisy Watt" w:date="2026-06-24T10:44:00Z" w16du:dateUtc="2026-06-24T08:44:00Z">
        <w:r w:rsidR="00CB244F">
          <w:rPr>
            <w:rFonts w:ascii="Cambria" w:hAnsi="Cambria"/>
            <w:b/>
            <w:sz w:val="28"/>
            <w:szCs w:val="28"/>
          </w:rPr>
          <w:t>6</w:t>
        </w:r>
      </w:ins>
      <w:ins w:id="26129" w:author="Claire S" w:date="2026-08-03T16:07:00Z" w16du:dateUtc="2026-08-03T15:07:00Z">
        <w:r w:rsidR="00802F82">
          <w:rPr>
            <w:rFonts w:ascii="Cambria" w:hAnsi="Cambria"/>
            <w:b/>
            <w:sz w:val="28"/>
            <w:szCs w:val="28"/>
          </w:rPr>
          <w:t>5</w:t>
        </w:r>
      </w:ins>
      <w:ins w:id="26130" w:author="Daisy Watt" w:date="2026-06-24T10:44:00Z" w16du:dateUtc="2026-06-24T08:44:00Z">
        <w:del w:id="26131" w:author="Claire S" w:date="2026-08-03T16:07:00Z" w16du:dateUtc="2026-08-03T15:07:00Z">
          <w:r w:rsidR="00CB244F" w:rsidDel="00802F82">
            <w:rPr>
              <w:rFonts w:ascii="Cambria" w:hAnsi="Cambria"/>
              <w:b/>
              <w:sz w:val="28"/>
              <w:szCs w:val="28"/>
            </w:rPr>
            <w:delText>8</w:delText>
          </w:r>
        </w:del>
      </w:ins>
    </w:p>
    <w:p w14:paraId="73A815F7" w14:textId="6BF96B78" w:rsidR="008B0817" w:rsidRPr="00F7708A" w:rsidRDefault="008B0817" w:rsidP="008B0817">
      <w:pPr>
        <w:spacing w:line="360" w:lineRule="auto"/>
        <w:contextualSpacing/>
        <w:rPr>
          <w:rFonts w:ascii="Cambria" w:hAnsi="Cambria"/>
          <w:b/>
          <w:sz w:val="28"/>
          <w:szCs w:val="28"/>
        </w:rPr>
      </w:pPr>
      <w:r w:rsidRPr="00F7708A">
        <w:rPr>
          <w:rFonts w:ascii="Cambria" w:hAnsi="Cambria"/>
          <w:b/>
          <w:sz w:val="28"/>
          <w:szCs w:val="28"/>
        </w:rPr>
        <w:t>THURS</w:t>
      </w:r>
      <w:ins w:id="26132" w:author="Daisy Watt" w:date="2026-06-24T10:44:00Z" w16du:dateUtc="2026-06-24T08:44:00Z">
        <w:r w:rsidR="00A20AC5">
          <w:rPr>
            <w:rFonts w:ascii="Cambria" w:hAnsi="Cambria"/>
            <w:b/>
            <w:sz w:val="28"/>
            <w:szCs w:val="28"/>
          </w:rPr>
          <w:t>DAY</w:t>
        </w:r>
      </w:ins>
      <w:r w:rsidRPr="00F7708A">
        <w:rPr>
          <w:rFonts w:ascii="Cambria" w:hAnsi="Cambria"/>
          <w:b/>
          <w:sz w:val="28"/>
          <w:szCs w:val="28"/>
        </w:rPr>
        <w:t xml:space="preserve"> </w:t>
      </w:r>
      <w:del w:id="26133" w:author="Daisy Watt" w:date="2026-06-24T10:44:00Z" w16du:dateUtc="2026-06-24T08:44:00Z">
        <w:r w:rsidR="00CD4607" w:rsidRPr="00F7708A" w:rsidDel="00A20AC5">
          <w:rPr>
            <w:rFonts w:ascii="Cambria" w:hAnsi="Cambria"/>
            <w:b/>
            <w:sz w:val="28"/>
            <w:szCs w:val="28"/>
          </w:rPr>
          <w:delText>12</w:delText>
        </w:r>
        <w:r w:rsidRPr="00F7708A" w:rsidDel="00A20AC5">
          <w:rPr>
            <w:rFonts w:ascii="Cambria" w:hAnsi="Cambria"/>
            <w:b/>
            <w:sz w:val="28"/>
            <w:szCs w:val="28"/>
          </w:rPr>
          <w:delText>PM</w:delText>
        </w:r>
      </w:del>
      <w:ins w:id="26134" w:author="Daisy Watt" w:date="2026-06-24T10:44:00Z" w16du:dateUtc="2026-06-24T08:44:00Z">
        <w:r w:rsidR="00A20AC5">
          <w:rPr>
            <w:rFonts w:ascii="Cambria" w:hAnsi="Cambria"/>
            <w:b/>
            <w:sz w:val="28"/>
            <w:szCs w:val="28"/>
          </w:rPr>
          <w:t>AFTERNOON</w:t>
        </w:r>
      </w:ins>
      <w:r w:rsidRPr="00F7708A">
        <w:rPr>
          <w:rFonts w:ascii="Cambria" w:hAnsi="Cambria"/>
          <w:b/>
          <w:sz w:val="28"/>
          <w:szCs w:val="28"/>
        </w:rPr>
        <w:t xml:space="preserve"> </w:t>
      </w:r>
    </w:p>
    <w:p w14:paraId="011539AA" w14:textId="2F096C94" w:rsidR="00B83061" w:rsidRDefault="00E66B23" w:rsidP="00A52B51">
      <w:pPr>
        <w:spacing w:line="360" w:lineRule="auto"/>
        <w:contextualSpacing/>
        <w:rPr>
          <w:rFonts w:ascii="Cambria" w:hAnsi="Cambria"/>
          <w:bCs/>
          <w:sz w:val="28"/>
          <w:szCs w:val="28"/>
        </w:rPr>
      </w:pPr>
      <w:r>
        <w:rPr>
          <w:rFonts w:ascii="Cambria" w:hAnsi="Cambria"/>
          <w:bCs/>
          <w:sz w:val="28"/>
          <w:szCs w:val="28"/>
        </w:rPr>
        <w:t xml:space="preserve">All around her, </w:t>
      </w:r>
      <w:r w:rsidRPr="008641AA">
        <w:rPr>
          <w:rFonts w:ascii="Cambria" w:hAnsi="Cambria"/>
          <w:bCs/>
          <w:sz w:val="28"/>
          <w:szCs w:val="28"/>
        </w:rPr>
        <w:t>t</w:t>
      </w:r>
      <w:r w:rsidR="008D2DD3" w:rsidRPr="008641AA">
        <w:rPr>
          <w:rFonts w:ascii="Cambria" w:hAnsi="Cambria"/>
          <w:bCs/>
          <w:sz w:val="28"/>
          <w:szCs w:val="28"/>
        </w:rPr>
        <w:t>he office was in uproar as</w:t>
      </w:r>
      <w:ins w:id="26135" w:author="Claire S" w:date="2026-08-03T16:07:00Z" w16du:dateUtc="2026-08-03T15:07:00Z">
        <w:r w:rsidR="00A27923">
          <w:rPr>
            <w:rFonts w:ascii="Cambria" w:hAnsi="Cambria"/>
            <w:bCs/>
            <w:sz w:val="28"/>
            <w:szCs w:val="28"/>
          </w:rPr>
          <w:t xml:space="preserve"> a shaky</w:t>
        </w:r>
      </w:ins>
      <w:r w:rsidR="008D2DD3" w:rsidRPr="008641AA">
        <w:rPr>
          <w:rFonts w:ascii="Cambria" w:hAnsi="Cambria"/>
          <w:bCs/>
          <w:sz w:val="28"/>
          <w:szCs w:val="28"/>
        </w:rPr>
        <w:t xml:space="preserve"> </w:t>
      </w:r>
      <w:r w:rsidR="00312F04" w:rsidRPr="008641AA">
        <w:rPr>
          <w:rFonts w:ascii="Cambria" w:hAnsi="Cambria"/>
          <w:bCs/>
          <w:sz w:val="28"/>
          <w:szCs w:val="28"/>
        </w:rPr>
        <w:t xml:space="preserve">Clara </w:t>
      </w:r>
      <w:del w:id="26136" w:author="Claire S" w:date="2026-08-03T16:07:00Z" w16du:dateUtc="2026-08-03T15:07:00Z">
        <w:r w:rsidR="00354CAF" w:rsidRPr="00F97C5B" w:rsidDel="00802F82">
          <w:rPr>
            <w:rFonts w:ascii="Cambria" w:hAnsi="Cambria"/>
            <w:bCs/>
            <w:sz w:val="28"/>
            <w:szCs w:val="28"/>
            <w:highlight w:val="green"/>
            <w:rPrChange w:id="26137" w:author="Daisy Watt" w:date="2026-06-24T10:48:00Z" w16du:dateUtc="2026-06-24T08:48:00Z">
              <w:rPr>
                <w:rFonts w:ascii="Cambria" w:hAnsi="Cambria"/>
                <w:bCs/>
                <w:sz w:val="28"/>
                <w:szCs w:val="28"/>
              </w:rPr>
            </w:rPrChange>
          </w:rPr>
          <w:delText>sank</w:delText>
        </w:r>
        <w:r w:rsidR="00354CAF" w:rsidDel="00802F82">
          <w:rPr>
            <w:rFonts w:ascii="Cambria" w:hAnsi="Cambria"/>
            <w:bCs/>
            <w:sz w:val="28"/>
            <w:szCs w:val="28"/>
          </w:rPr>
          <w:delText xml:space="preserve"> </w:delText>
        </w:r>
      </w:del>
      <w:ins w:id="26138" w:author="Claire S" w:date="2026-08-03T16:07:00Z" w16du:dateUtc="2026-08-03T15:07:00Z">
        <w:r w:rsidR="00802F82">
          <w:rPr>
            <w:rFonts w:ascii="Cambria" w:hAnsi="Cambria"/>
            <w:bCs/>
            <w:sz w:val="28"/>
            <w:szCs w:val="28"/>
          </w:rPr>
          <w:t xml:space="preserve">leant </w:t>
        </w:r>
      </w:ins>
      <w:r w:rsidR="00354CAF">
        <w:rPr>
          <w:rFonts w:ascii="Cambria" w:hAnsi="Cambria"/>
          <w:bCs/>
          <w:sz w:val="28"/>
          <w:szCs w:val="28"/>
        </w:rPr>
        <w:t xml:space="preserve">back </w:t>
      </w:r>
      <w:del w:id="26139" w:author="Claire S" w:date="2026-08-03T16:07:00Z" w16du:dateUtc="2026-08-03T15:07:00Z">
        <w:r w:rsidR="00354CAF" w:rsidDel="00802F82">
          <w:rPr>
            <w:rFonts w:ascii="Cambria" w:hAnsi="Cambria"/>
            <w:bCs/>
            <w:sz w:val="28"/>
            <w:szCs w:val="28"/>
          </w:rPr>
          <w:delText xml:space="preserve">onto </w:delText>
        </w:r>
      </w:del>
      <w:ins w:id="26140" w:author="Claire S" w:date="2026-08-03T16:07:00Z" w16du:dateUtc="2026-08-03T15:07:00Z">
        <w:r w:rsidR="00802F82">
          <w:rPr>
            <w:rFonts w:ascii="Cambria" w:hAnsi="Cambria"/>
            <w:bCs/>
            <w:sz w:val="28"/>
            <w:szCs w:val="28"/>
          </w:rPr>
          <w:t xml:space="preserve">in </w:t>
        </w:r>
      </w:ins>
      <w:r w:rsidR="00354CAF">
        <w:rPr>
          <w:rFonts w:ascii="Cambria" w:hAnsi="Cambria"/>
          <w:bCs/>
          <w:sz w:val="28"/>
          <w:szCs w:val="28"/>
        </w:rPr>
        <w:t>her chair</w:t>
      </w:r>
      <w:del w:id="26141" w:author="Claire S" w:date="2026-08-03T16:07:00Z" w16du:dateUtc="2026-08-03T15:07:00Z">
        <w:r w:rsidR="00B83061" w:rsidDel="00A27923">
          <w:rPr>
            <w:rFonts w:ascii="Cambria" w:hAnsi="Cambria"/>
            <w:bCs/>
            <w:sz w:val="28"/>
            <w:szCs w:val="28"/>
          </w:rPr>
          <w:delText>, shaking</w:delText>
        </w:r>
      </w:del>
      <w:r w:rsidR="00B83061">
        <w:rPr>
          <w:rFonts w:ascii="Cambria" w:hAnsi="Cambria"/>
          <w:bCs/>
          <w:sz w:val="28"/>
          <w:szCs w:val="28"/>
        </w:rPr>
        <w:t>.</w:t>
      </w:r>
    </w:p>
    <w:p w14:paraId="1D71190B" w14:textId="340C99CE" w:rsidR="00B14694" w:rsidRPr="00B83061" w:rsidRDefault="00B83061" w:rsidP="00B83061">
      <w:pPr>
        <w:spacing w:line="360" w:lineRule="auto"/>
        <w:ind w:firstLine="720"/>
        <w:contextualSpacing/>
        <w:rPr>
          <w:rFonts w:ascii="Cambria" w:hAnsi="Cambria"/>
          <w:b/>
          <w:i/>
          <w:iCs/>
          <w:sz w:val="28"/>
          <w:szCs w:val="28"/>
        </w:rPr>
      </w:pPr>
      <w:r>
        <w:rPr>
          <w:rFonts w:ascii="Cambria" w:hAnsi="Cambria"/>
          <w:bCs/>
          <w:sz w:val="28"/>
          <w:szCs w:val="28"/>
        </w:rPr>
        <w:t xml:space="preserve">It slowly began to </w:t>
      </w:r>
      <w:r w:rsidRPr="00A27923">
        <w:rPr>
          <w:rFonts w:ascii="Cambria" w:hAnsi="Cambria"/>
          <w:bCs/>
          <w:sz w:val="28"/>
          <w:szCs w:val="28"/>
        </w:rPr>
        <w:t>sink</w:t>
      </w:r>
      <w:r>
        <w:rPr>
          <w:rFonts w:ascii="Cambria" w:hAnsi="Cambria"/>
          <w:bCs/>
          <w:sz w:val="28"/>
          <w:szCs w:val="28"/>
        </w:rPr>
        <w:t xml:space="preserve"> in </w:t>
      </w:r>
      <w:r w:rsidR="00B14694">
        <w:rPr>
          <w:rFonts w:ascii="Cambria" w:hAnsi="Cambria"/>
          <w:bCs/>
          <w:sz w:val="28"/>
          <w:szCs w:val="28"/>
        </w:rPr>
        <w:t>that if Jackson Rayne was the culprit</w:t>
      </w:r>
      <w:r w:rsidR="00354CAF">
        <w:rPr>
          <w:rFonts w:ascii="Cambria" w:hAnsi="Cambria"/>
          <w:bCs/>
          <w:sz w:val="28"/>
          <w:szCs w:val="28"/>
        </w:rPr>
        <w:t xml:space="preserve"> behind the List</w:t>
      </w:r>
      <w:r w:rsidR="00607D6A">
        <w:rPr>
          <w:rFonts w:ascii="Cambria" w:hAnsi="Cambria"/>
          <w:bCs/>
          <w:sz w:val="28"/>
          <w:szCs w:val="28"/>
        </w:rPr>
        <w:t>,</w:t>
      </w:r>
      <w:r w:rsidR="000211B3">
        <w:rPr>
          <w:rFonts w:ascii="Cambria" w:hAnsi="Cambria"/>
          <w:bCs/>
          <w:sz w:val="28"/>
          <w:szCs w:val="28"/>
        </w:rPr>
        <w:t xml:space="preserve"> and he’d been caught</w:t>
      </w:r>
      <w:ins w:id="26142" w:author="Claire S" w:date="2026-08-03T16:07:00Z" w16du:dateUtc="2026-08-03T15:07:00Z">
        <w:r w:rsidR="00A27923">
          <w:rPr>
            <w:rFonts w:ascii="Cambria" w:hAnsi="Cambria"/>
            <w:bCs/>
            <w:sz w:val="28"/>
            <w:szCs w:val="28"/>
          </w:rPr>
          <w:t xml:space="preserve"> and arrested</w:t>
        </w:r>
      </w:ins>
      <w:r w:rsidR="00B14694">
        <w:rPr>
          <w:rFonts w:ascii="Cambria" w:hAnsi="Cambria"/>
          <w:bCs/>
          <w:sz w:val="28"/>
          <w:szCs w:val="28"/>
        </w:rPr>
        <w:t xml:space="preserve">, </w:t>
      </w:r>
      <w:r w:rsidR="005414AB">
        <w:rPr>
          <w:rFonts w:ascii="Cambria" w:hAnsi="Cambria"/>
          <w:bCs/>
          <w:sz w:val="28"/>
          <w:szCs w:val="28"/>
        </w:rPr>
        <w:t xml:space="preserve">well, </w:t>
      </w:r>
      <w:r w:rsidR="00354CAF">
        <w:rPr>
          <w:rFonts w:ascii="Cambria" w:hAnsi="Cambria"/>
          <w:bCs/>
          <w:sz w:val="28"/>
          <w:szCs w:val="28"/>
        </w:rPr>
        <w:t xml:space="preserve">it meant </w:t>
      </w:r>
      <w:r w:rsidR="00B14694">
        <w:rPr>
          <w:rFonts w:ascii="Cambria" w:hAnsi="Cambria"/>
          <w:bCs/>
          <w:sz w:val="28"/>
          <w:szCs w:val="28"/>
        </w:rPr>
        <w:t xml:space="preserve">the </w:t>
      </w:r>
      <w:r w:rsidR="00A52B51">
        <w:rPr>
          <w:rFonts w:ascii="Cambria" w:hAnsi="Cambria"/>
          <w:bCs/>
          <w:sz w:val="28"/>
          <w:szCs w:val="28"/>
        </w:rPr>
        <w:t>reign of terror must be finished</w:t>
      </w:r>
      <w:del w:id="26143" w:author="Claire S" w:date="2026-06-08T17:27:00Z" w16du:dateUtc="2026-06-08T16:27:00Z">
        <w:r w:rsidR="00354CAF" w:rsidDel="002F77B6">
          <w:rPr>
            <w:rFonts w:ascii="Cambria" w:hAnsi="Cambria"/>
            <w:bCs/>
            <w:sz w:val="28"/>
            <w:szCs w:val="28"/>
          </w:rPr>
          <w:delText xml:space="preserve">! </w:delText>
        </w:r>
      </w:del>
      <w:ins w:id="26144" w:author="Claire S" w:date="2026-06-08T17:27:00Z" w16du:dateUtc="2026-06-08T16:27:00Z">
        <w:r w:rsidR="002F77B6">
          <w:rPr>
            <w:rFonts w:ascii="Cambria" w:hAnsi="Cambria"/>
            <w:bCs/>
            <w:sz w:val="28"/>
            <w:szCs w:val="28"/>
          </w:rPr>
          <w:t xml:space="preserve">. </w:t>
        </w:r>
      </w:ins>
      <w:r w:rsidR="00354CAF">
        <w:rPr>
          <w:rFonts w:ascii="Cambria" w:hAnsi="Cambria"/>
          <w:bCs/>
          <w:sz w:val="28"/>
          <w:szCs w:val="28"/>
        </w:rPr>
        <w:t>It meant that,</w:t>
      </w:r>
      <w:r w:rsidR="00A52B51">
        <w:rPr>
          <w:rFonts w:ascii="Cambria" w:hAnsi="Cambria"/>
          <w:bCs/>
          <w:sz w:val="28"/>
          <w:szCs w:val="28"/>
        </w:rPr>
        <w:t xml:space="preserve"> at </w:t>
      </w:r>
      <w:r w:rsidR="00B14694" w:rsidRPr="00B14694">
        <w:rPr>
          <w:rFonts w:ascii="Cambria" w:hAnsi="Cambria"/>
          <w:bCs/>
          <w:sz w:val="28"/>
          <w:szCs w:val="28"/>
        </w:rPr>
        <w:t xml:space="preserve">last, </w:t>
      </w:r>
      <w:r w:rsidR="00B14694">
        <w:rPr>
          <w:rFonts w:ascii="Cambria" w:hAnsi="Cambria"/>
          <w:bCs/>
          <w:sz w:val="28"/>
          <w:szCs w:val="28"/>
        </w:rPr>
        <w:t>th</w:t>
      </w:r>
      <w:r w:rsidR="00B9279D">
        <w:rPr>
          <w:rFonts w:ascii="Cambria" w:hAnsi="Cambria"/>
          <w:bCs/>
          <w:sz w:val="28"/>
          <w:szCs w:val="28"/>
        </w:rPr>
        <w:t>e</w:t>
      </w:r>
      <w:r w:rsidR="00B14694">
        <w:rPr>
          <w:rFonts w:ascii="Cambria" w:hAnsi="Cambria"/>
          <w:bCs/>
          <w:sz w:val="28"/>
          <w:szCs w:val="28"/>
        </w:rPr>
        <w:t xml:space="preserve"> nightmare</w:t>
      </w:r>
      <w:r w:rsidR="00A52B51">
        <w:rPr>
          <w:rFonts w:ascii="Cambria" w:hAnsi="Cambria"/>
          <w:bCs/>
          <w:sz w:val="28"/>
          <w:szCs w:val="28"/>
        </w:rPr>
        <w:t xml:space="preserve"> </w:t>
      </w:r>
      <w:del w:id="26145" w:author="Daisy Watt" w:date="2026-06-24T10:49:00Z" w16du:dateUtc="2026-06-24T08:49:00Z">
        <w:r w:rsidR="00A52B51" w:rsidDel="002F4C25">
          <w:rPr>
            <w:rFonts w:ascii="Cambria" w:hAnsi="Cambria"/>
            <w:bCs/>
            <w:sz w:val="28"/>
            <w:szCs w:val="28"/>
          </w:rPr>
          <w:delText>of the List</w:delText>
        </w:r>
        <w:r w:rsidR="00B14694" w:rsidDel="002F4C25">
          <w:rPr>
            <w:rFonts w:ascii="Cambria" w:hAnsi="Cambria"/>
            <w:bCs/>
            <w:sz w:val="28"/>
            <w:szCs w:val="28"/>
          </w:rPr>
          <w:delText xml:space="preserve"> </w:delText>
        </w:r>
      </w:del>
      <w:r w:rsidR="00B14694">
        <w:rPr>
          <w:rFonts w:ascii="Cambria" w:hAnsi="Cambria"/>
          <w:bCs/>
          <w:sz w:val="28"/>
          <w:szCs w:val="28"/>
        </w:rPr>
        <w:t>w</w:t>
      </w:r>
      <w:r w:rsidR="00A52B51">
        <w:rPr>
          <w:rFonts w:ascii="Cambria" w:hAnsi="Cambria"/>
          <w:bCs/>
          <w:sz w:val="28"/>
          <w:szCs w:val="28"/>
        </w:rPr>
        <w:t>as</w:t>
      </w:r>
      <w:r w:rsidR="00B14694">
        <w:rPr>
          <w:rFonts w:ascii="Cambria" w:hAnsi="Cambria"/>
          <w:bCs/>
          <w:sz w:val="28"/>
          <w:szCs w:val="28"/>
        </w:rPr>
        <w:t xml:space="preserve"> over</w:t>
      </w:r>
      <w:r w:rsidR="005414AB">
        <w:rPr>
          <w:rFonts w:ascii="Cambria" w:hAnsi="Cambria"/>
          <w:bCs/>
          <w:sz w:val="28"/>
          <w:szCs w:val="28"/>
        </w:rPr>
        <w:t xml:space="preserve">, and she could </w:t>
      </w:r>
      <w:ins w:id="26146" w:author="Claire S" w:date="2026-08-03T16:08:00Z" w16du:dateUtc="2026-08-03T15:08:00Z">
        <w:r w:rsidR="009A583F">
          <w:rPr>
            <w:rFonts w:ascii="Cambria" w:hAnsi="Cambria"/>
            <w:bCs/>
            <w:sz w:val="28"/>
            <w:szCs w:val="28"/>
          </w:rPr>
          <w:t xml:space="preserve">start to </w:t>
        </w:r>
      </w:ins>
      <w:r w:rsidR="005414AB">
        <w:rPr>
          <w:rFonts w:ascii="Cambria" w:hAnsi="Cambria"/>
          <w:bCs/>
          <w:sz w:val="28"/>
          <w:szCs w:val="28"/>
        </w:rPr>
        <w:t>sleep</w:t>
      </w:r>
      <w:ins w:id="26147" w:author="Claire S" w:date="2026-08-03T16:08:00Z" w16du:dateUtc="2026-08-03T15:08:00Z">
        <w:r w:rsidR="009A583F">
          <w:rPr>
            <w:rFonts w:ascii="Cambria" w:hAnsi="Cambria"/>
            <w:bCs/>
            <w:sz w:val="28"/>
            <w:szCs w:val="28"/>
          </w:rPr>
          <w:t xml:space="preserve"> properly</w:t>
        </w:r>
      </w:ins>
      <w:r w:rsidR="005414AB">
        <w:rPr>
          <w:rFonts w:ascii="Cambria" w:hAnsi="Cambria"/>
          <w:bCs/>
          <w:sz w:val="28"/>
          <w:szCs w:val="28"/>
        </w:rPr>
        <w:t xml:space="preserve"> at night</w:t>
      </w:r>
      <w:ins w:id="26148" w:author="Claire S" w:date="2026-08-03T16:08:00Z" w16du:dateUtc="2026-08-03T15:08:00Z">
        <w:r w:rsidR="009A583F">
          <w:rPr>
            <w:rFonts w:ascii="Cambria" w:hAnsi="Cambria"/>
            <w:bCs/>
            <w:sz w:val="28"/>
            <w:szCs w:val="28"/>
          </w:rPr>
          <w:t xml:space="preserve"> again</w:t>
        </w:r>
      </w:ins>
      <w:r w:rsidR="00B14694">
        <w:rPr>
          <w:rFonts w:ascii="Cambria" w:hAnsi="Cambria"/>
          <w:bCs/>
          <w:sz w:val="28"/>
          <w:szCs w:val="28"/>
        </w:rPr>
        <w:t xml:space="preserve">.  </w:t>
      </w:r>
    </w:p>
    <w:p w14:paraId="1888F8DB" w14:textId="4F5781CF" w:rsidR="000C42E3" w:rsidRDefault="00C31F0D" w:rsidP="000C42E3">
      <w:pPr>
        <w:spacing w:line="360" w:lineRule="auto"/>
        <w:contextualSpacing/>
        <w:rPr>
          <w:rFonts w:ascii="Cambria" w:hAnsi="Cambria"/>
          <w:bCs/>
          <w:sz w:val="28"/>
          <w:szCs w:val="28"/>
        </w:rPr>
      </w:pPr>
      <w:r>
        <w:rPr>
          <w:rFonts w:ascii="Cambria" w:hAnsi="Cambria"/>
          <w:bCs/>
          <w:sz w:val="28"/>
          <w:szCs w:val="28"/>
        </w:rPr>
        <w:tab/>
      </w:r>
      <w:r w:rsidR="00C768AD">
        <w:rPr>
          <w:rFonts w:ascii="Cambria" w:hAnsi="Cambria"/>
          <w:bCs/>
          <w:sz w:val="28"/>
          <w:szCs w:val="28"/>
        </w:rPr>
        <w:t xml:space="preserve">Honestly, </w:t>
      </w:r>
      <w:r w:rsidR="000211B3">
        <w:rPr>
          <w:rFonts w:ascii="Cambria" w:hAnsi="Cambria"/>
          <w:bCs/>
          <w:sz w:val="28"/>
          <w:szCs w:val="28"/>
        </w:rPr>
        <w:t>Clara</w:t>
      </w:r>
      <w:r>
        <w:rPr>
          <w:rFonts w:ascii="Cambria" w:hAnsi="Cambria"/>
          <w:bCs/>
          <w:sz w:val="28"/>
          <w:szCs w:val="28"/>
        </w:rPr>
        <w:t xml:space="preserve"> could have wept all over again</w:t>
      </w:r>
      <w:r w:rsidR="000C42E3">
        <w:rPr>
          <w:rFonts w:ascii="Cambria" w:hAnsi="Cambria"/>
          <w:bCs/>
          <w:sz w:val="28"/>
          <w:szCs w:val="28"/>
        </w:rPr>
        <w:t xml:space="preserve"> – and even more so when she spotted Phil a </w:t>
      </w:r>
      <w:r w:rsidR="005414AB">
        <w:rPr>
          <w:rFonts w:ascii="Cambria" w:hAnsi="Cambria"/>
          <w:bCs/>
          <w:sz w:val="28"/>
          <w:szCs w:val="28"/>
        </w:rPr>
        <w:t xml:space="preserve">little </w:t>
      </w:r>
      <w:r w:rsidR="000C42E3">
        <w:rPr>
          <w:rFonts w:ascii="Cambria" w:hAnsi="Cambria"/>
          <w:bCs/>
          <w:sz w:val="28"/>
          <w:szCs w:val="28"/>
        </w:rPr>
        <w:t>while later</w:t>
      </w:r>
      <w:r w:rsidR="005414AB">
        <w:rPr>
          <w:rFonts w:ascii="Cambria" w:hAnsi="Cambria"/>
          <w:bCs/>
          <w:sz w:val="28"/>
          <w:szCs w:val="28"/>
        </w:rPr>
        <w:t>,</w:t>
      </w:r>
      <w:r w:rsidR="000C42E3">
        <w:rPr>
          <w:rFonts w:ascii="Cambria" w:hAnsi="Cambria"/>
          <w:bCs/>
          <w:sz w:val="28"/>
          <w:szCs w:val="28"/>
        </w:rPr>
        <w:t xml:space="preserve"> on the other side of the office</w:t>
      </w:r>
      <w:r w:rsidR="00407B06">
        <w:rPr>
          <w:rFonts w:ascii="Cambria" w:hAnsi="Cambria"/>
          <w:bCs/>
          <w:sz w:val="28"/>
          <w:szCs w:val="28"/>
        </w:rPr>
        <w:t xml:space="preserve">.  </w:t>
      </w:r>
      <w:r w:rsidR="005414AB">
        <w:rPr>
          <w:rFonts w:ascii="Cambria" w:hAnsi="Cambria"/>
          <w:bCs/>
          <w:sz w:val="28"/>
          <w:szCs w:val="28"/>
        </w:rPr>
        <w:t>She hoped</w:t>
      </w:r>
      <w:r w:rsidR="00407B06">
        <w:rPr>
          <w:rFonts w:ascii="Cambria" w:hAnsi="Cambria"/>
          <w:bCs/>
          <w:sz w:val="28"/>
          <w:szCs w:val="28"/>
        </w:rPr>
        <w:t xml:space="preserve"> he’d pop over for a chat,</w:t>
      </w:r>
      <w:r w:rsidR="000C42E3">
        <w:rPr>
          <w:rFonts w:ascii="Cambria" w:hAnsi="Cambria"/>
          <w:bCs/>
          <w:sz w:val="28"/>
          <w:szCs w:val="28"/>
        </w:rPr>
        <w:t xml:space="preserve"> </w:t>
      </w:r>
      <w:r w:rsidR="005414AB">
        <w:rPr>
          <w:rFonts w:ascii="Cambria" w:hAnsi="Cambria"/>
          <w:bCs/>
          <w:sz w:val="28"/>
          <w:szCs w:val="28"/>
        </w:rPr>
        <w:t xml:space="preserve">but </w:t>
      </w:r>
      <w:r w:rsidR="000C42E3">
        <w:rPr>
          <w:rFonts w:ascii="Cambria" w:hAnsi="Cambria"/>
          <w:bCs/>
          <w:sz w:val="28"/>
          <w:szCs w:val="28"/>
        </w:rPr>
        <w:t xml:space="preserve">he </w:t>
      </w:r>
      <w:ins w:id="26149" w:author="Daisy Watt" w:date="2026-06-24T10:49:00Z" w16du:dateUtc="2026-06-24T08:49:00Z">
        <w:r w:rsidR="00553EB5">
          <w:rPr>
            <w:rFonts w:ascii="Cambria" w:hAnsi="Cambria"/>
            <w:bCs/>
            <w:sz w:val="28"/>
            <w:szCs w:val="28"/>
          </w:rPr>
          <w:t xml:space="preserve">just </w:t>
        </w:r>
      </w:ins>
      <w:r w:rsidR="000C42E3">
        <w:rPr>
          <w:rFonts w:ascii="Cambria" w:hAnsi="Cambria"/>
          <w:bCs/>
          <w:sz w:val="28"/>
          <w:szCs w:val="28"/>
        </w:rPr>
        <w:t>waved</w:t>
      </w:r>
      <w:ins w:id="26150" w:author="Daisy Watt" w:date="2026-06-24T10:49:00Z" w16du:dateUtc="2026-06-24T08:49:00Z">
        <w:r w:rsidR="00133234">
          <w:rPr>
            <w:rFonts w:ascii="Cambria" w:hAnsi="Cambria"/>
            <w:bCs/>
            <w:sz w:val="28"/>
            <w:szCs w:val="28"/>
          </w:rPr>
          <w:t xml:space="preserve"> at her</w:t>
        </w:r>
      </w:ins>
      <w:r w:rsidR="000C42E3">
        <w:rPr>
          <w:rFonts w:ascii="Cambria" w:hAnsi="Cambria"/>
          <w:bCs/>
          <w:sz w:val="28"/>
          <w:szCs w:val="28"/>
        </w:rPr>
        <w:t xml:space="preserve"> cheerily </w:t>
      </w:r>
      <w:r w:rsidR="00B9279D">
        <w:rPr>
          <w:rFonts w:ascii="Cambria" w:hAnsi="Cambria"/>
          <w:bCs/>
          <w:sz w:val="28"/>
          <w:szCs w:val="28"/>
        </w:rPr>
        <w:t xml:space="preserve">as he walked </w:t>
      </w:r>
      <w:r w:rsidR="00407B06">
        <w:rPr>
          <w:rFonts w:ascii="Cambria" w:hAnsi="Cambria"/>
          <w:bCs/>
          <w:sz w:val="28"/>
          <w:szCs w:val="28"/>
        </w:rPr>
        <w:t xml:space="preserve">on </w:t>
      </w:r>
      <w:r w:rsidR="00B9279D">
        <w:rPr>
          <w:rFonts w:ascii="Cambria" w:hAnsi="Cambria"/>
          <w:bCs/>
          <w:sz w:val="28"/>
          <w:szCs w:val="28"/>
        </w:rPr>
        <w:t>to</w:t>
      </w:r>
      <w:r w:rsidR="000C42E3">
        <w:rPr>
          <w:rFonts w:ascii="Cambria" w:hAnsi="Cambria"/>
          <w:bCs/>
          <w:sz w:val="28"/>
          <w:szCs w:val="28"/>
        </w:rPr>
        <w:t xml:space="preserve"> a Henrietta’s desk</w:t>
      </w:r>
      <w:r w:rsidR="00EC25C1">
        <w:rPr>
          <w:rFonts w:ascii="Cambria" w:hAnsi="Cambria"/>
          <w:bCs/>
          <w:sz w:val="28"/>
          <w:szCs w:val="28"/>
        </w:rPr>
        <w:t xml:space="preserve">.  Clara watched as he fitted some kind of </w:t>
      </w:r>
      <w:r w:rsidR="00B9279D">
        <w:rPr>
          <w:rFonts w:ascii="Cambria" w:hAnsi="Cambria"/>
          <w:bCs/>
          <w:sz w:val="28"/>
          <w:szCs w:val="28"/>
        </w:rPr>
        <w:t xml:space="preserve">computer </w:t>
      </w:r>
      <w:r w:rsidR="00EC25C1">
        <w:rPr>
          <w:rFonts w:ascii="Cambria" w:hAnsi="Cambria"/>
          <w:bCs/>
          <w:sz w:val="28"/>
          <w:szCs w:val="28"/>
        </w:rPr>
        <w:t>cable for the other editor</w:t>
      </w:r>
      <w:r w:rsidR="000C42E3">
        <w:rPr>
          <w:rFonts w:ascii="Cambria" w:hAnsi="Cambria"/>
          <w:bCs/>
          <w:sz w:val="28"/>
          <w:szCs w:val="28"/>
        </w:rPr>
        <w:t xml:space="preserve">, </w:t>
      </w:r>
      <w:del w:id="26151" w:author="Daisy Watt" w:date="2026-06-24T10:49:00Z" w16du:dateUtc="2026-06-24T08:49:00Z">
        <w:r w:rsidR="00EC25C1" w:rsidDel="001B7956">
          <w:rPr>
            <w:rFonts w:ascii="Cambria" w:hAnsi="Cambria"/>
            <w:bCs/>
            <w:sz w:val="28"/>
            <w:szCs w:val="28"/>
          </w:rPr>
          <w:delText>both</w:delText>
        </w:r>
      </w:del>
      <w:r w:rsidR="00EC25C1">
        <w:rPr>
          <w:rFonts w:ascii="Cambria" w:hAnsi="Cambria"/>
          <w:bCs/>
          <w:sz w:val="28"/>
          <w:szCs w:val="28"/>
        </w:rPr>
        <w:t xml:space="preserve"> </w:t>
      </w:r>
      <w:r w:rsidR="00936FE2">
        <w:rPr>
          <w:rFonts w:ascii="Cambria" w:hAnsi="Cambria"/>
          <w:bCs/>
          <w:sz w:val="28"/>
          <w:szCs w:val="28"/>
        </w:rPr>
        <w:t>chatting and smiling</w:t>
      </w:r>
      <w:r w:rsidR="000C42E3">
        <w:rPr>
          <w:rFonts w:ascii="Cambria" w:hAnsi="Cambria"/>
          <w:bCs/>
          <w:sz w:val="28"/>
          <w:szCs w:val="28"/>
        </w:rPr>
        <w:t>.</w:t>
      </w:r>
      <w:r w:rsidR="00D05946">
        <w:rPr>
          <w:rFonts w:ascii="Cambria" w:hAnsi="Cambria"/>
          <w:bCs/>
          <w:sz w:val="28"/>
          <w:szCs w:val="28"/>
        </w:rPr>
        <w:t xml:space="preserve"> Flirting</w:t>
      </w:r>
      <w:ins w:id="26152" w:author="Daisy Watt" w:date="2026-06-24T10:47:00Z" w16du:dateUtc="2026-06-24T08:47:00Z">
        <w:r w:rsidR="007050DA">
          <w:rPr>
            <w:rFonts w:ascii="Cambria" w:hAnsi="Cambria"/>
            <w:bCs/>
            <w:sz w:val="28"/>
            <w:szCs w:val="28"/>
          </w:rPr>
          <w:t>,</w:t>
        </w:r>
      </w:ins>
      <w:r w:rsidR="00D05946">
        <w:rPr>
          <w:rFonts w:ascii="Cambria" w:hAnsi="Cambria"/>
          <w:bCs/>
          <w:sz w:val="28"/>
          <w:szCs w:val="28"/>
        </w:rPr>
        <w:t xml:space="preserve"> maybe?  </w:t>
      </w:r>
    </w:p>
    <w:p w14:paraId="7CF1ACF8" w14:textId="39689813" w:rsidR="006E7F0C" w:rsidRPr="009A583F" w:rsidRDefault="000C42E3" w:rsidP="000C42E3">
      <w:pPr>
        <w:spacing w:line="360" w:lineRule="auto"/>
        <w:contextualSpacing/>
        <w:rPr>
          <w:rFonts w:ascii="Cambria" w:hAnsi="Cambria"/>
          <w:bCs/>
          <w:sz w:val="28"/>
          <w:szCs w:val="28"/>
        </w:rPr>
      </w:pPr>
      <w:r>
        <w:rPr>
          <w:rFonts w:ascii="Cambria" w:hAnsi="Cambria"/>
          <w:bCs/>
          <w:sz w:val="28"/>
          <w:szCs w:val="28"/>
        </w:rPr>
        <w:tab/>
      </w:r>
      <w:commentRangeStart w:id="26153"/>
      <w:del w:id="26154" w:author="Daisy Watt" w:date="2026-06-24T10:48:00Z" w16du:dateUtc="2026-06-24T08:48:00Z">
        <w:r w:rsidRPr="009A583F" w:rsidDel="00071F1A">
          <w:rPr>
            <w:rFonts w:ascii="Cambria" w:hAnsi="Cambria"/>
            <w:bCs/>
            <w:sz w:val="28"/>
            <w:szCs w:val="28"/>
          </w:rPr>
          <w:delText>‘</w:delText>
        </w:r>
      </w:del>
      <w:del w:id="26155" w:author="Claire S" w:date="2026-08-03T16:08:00Z" w16du:dateUtc="2026-08-03T15:08:00Z">
        <w:r w:rsidRPr="009A583F" w:rsidDel="009A583F">
          <w:rPr>
            <w:rFonts w:ascii="Cambria" w:hAnsi="Cambria"/>
            <w:bCs/>
            <w:sz w:val="28"/>
            <w:szCs w:val="28"/>
          </w:rPr>
          <w:delText>Men</w:delText>
        </w:r>
        <w:r w:rsidR="00B9279D" w:rsidRPr="009A583F" w:rsidDel="009A583F">
          <w:rPr>
            <w:rFonts w:ascii="Cambria" w:hAnsi="Cambria"/>
            <w:bCs/>
            <w:sz w:val="28"/>
            <w:szCs w:val="28"/>
          </w:rPr>
          <w:delText>!</w:delText>
        </w:r>
        <w:r w:rsidRPr="009A583F" w:rsidDel="009A583F">
          <w:rPr>
            <w:rFonts w:ascii="Cambria" w:hAnsi="Cambria"/>
            <w:bCs/>
            <w:sz w:val="28"/>
            <w:szCs w:val="28"/>
          </w:rPr>
          <w:delText>’</w:delText>
        </w:r>
        <w:r w:rsidR="00CD4607" w:rsidRPr="009A583F" w:rsidDel="009A583F">
          <w:rPr>
            <w:rFonts w:ascii="Cambria" w:hAnsi="Cambria"/>
            <w:bCs/>
            <w:sz w:val="28"/>
            <w:szCs w:val="28"/>
          </w:rPr>
          <w:delText xml:space="preserve"> </w:delText>
        </w:r>
        <w:commentRangeStart w:id="26156"/>
        <w:r w:rsidR="00CD4607" w:rsidRPr="009A583F" w:rsidDel="009A583F">
          <w:rPr>
            <w:rFonts w:ascii="Cambria" w:hAnsi="Cambria"/>
            <w:bCs/>
            <w:sz w:val="28"/>
            <w:szCs w:val="28"/>
          </w:rPr>
          <w:delText xml:space="preserve">Her </w:delText>
        </w:r>
      </w:del>
      <w:del w:id="26157" w:author="Claire S" w:date="2026-06-05T17:40:00Z" w16du:dateUtc="2026-06-05T16:40:00Z">
        <w:r w:rsidR="00CD4607" w:rsidRPr="009A583F" w:rsidDel="00E73D15">
          <w:rPr>
            <w:rFonts w:ascii="Cambria" w:hAnsi="Cambria"/>
            <w:bCs/>
            <w:sz w:val="28"/>
            <w:szCs w:val="28"/>
          </w:rPr>
          <w:delText xml:space="preserve">mum </w:delText>
        </w:r>
      </w:del>
      <w:del w:id="26158" w:author="Claire S" w:date="2026-08-03T16:08:00Z" w16du:dateUtc="2026-08-03T15:08:00Z">
        <w:r w:rsidR="00CD4607" w:rsidRPr="009A583F" w:rsidDel="009A583F">
          <w:rPr>
            <w:rFonts w:ascii="Cambria" w:hAnsi="Cambria"/>
            <w:bCs/>
            <w:sz w:val="28"/>
            <w:szCs w:val="28"/>
          </w:rPr>
          <w:delText>was right</w:delText>
        </w:r>
      </w:del>
      <w:ins w:id="26159" w:author="Daisy Watt" w:date="2026-06-24T10:47:00Z" w16du:dateUtc="2026-06-24T08:47:00Z">
        <w:del w:id="26160" w:author="Claire S" w:date="2026-08-03T16:08:00Z" w16du:dateUtc="2026-08-03T15:08:00Z">
          <w:r w:rsidR="00B75F1B" w:rsidRPr="009A583F" w:rsidDel="009A583F">
            <w:rPr>
              <w:rFonts w:ascii="Cambria" w:hAnsi="Cambria"/>
              <w:bCs/>
              <w:sz w:val="28"/>
              <w:szCs w:val="28"/>
            </w:rPr>
            <w:delText xml:space="preserve"> –</w:delText>
          </w:r>
        </w:del>
      </w:ins>
      <w:del w:id="26161" w:author="Claire S" w:date="2026-06-05T17:40:00Z" w16du:dateUtc="2026-06-05T16:40:00Z">
        <w:r w:rsidR="00CD4607" w:rsidRPr="009A583F" w:rsidDel="00E73D15">
          <w:rPr>
            <w:rFonts w:ascii="Cambria" w:hAnsi="Cambria"/>
            <w:bCs/>
            <w:sz w:val="28"/>
            <w:szCs w:val="28"/>
          </w:rPr>
          <w:delText>; they were</w:delText>
        </w:r>
      </w:del>
      <w:del w:id="26162" w:author="Claire S" w:date="2026-08-03T16:08:00Z" w16du:dateUtc="2026-08-03T15:08:00Z">
        <w:r w:rsidR="00CD4607" w:rsidRPr="009A583F" w:rsidDel="009A583F">
          <w:rPr>
            <w:rFonts w:ascii="Cambria" w:hAnsi="Cambria"/>
            <w:bCs/>
            <w:sz w:val="28"/>
            <w:szCs w:val="28"/>
          </w:rPr>
          <w:delText xml:space="preserve"> never </w:delText>
        </w:r>
      </w:del>
      <w:del w:id="26163" w:author="Claire S" w:date="2026-06-05T17:40:00Z" w16du:dateUtc="2026-06-05T16:40:00Z">
        <w:r w:rsidR="00CD4607" w:rsidRPr="009A583F" w:rsidDel="00E73D15">
          <w:rPr>
            <w:rFonts w:ascii="Cambria" w:hAnsi="Cambria"/>
            <w:bCs/>
            <w:sz w:val="28"/>
            <w:szCs w:val="28"/>
          </w:rPr>
          <w:delText xml:space="preserve">to be </w:delText>
        </w:r>
      </w:del>
      <w:del w:id="26164" w:author="Claire S" w:date="2026-08-03T16:08:00Z" w16du:dateUtc="2026-08-03T15:08:00Z">
        <w:r w:rsidR="00CD4607" w:rsidRPr="009A583F" w:rsidDel="009A583F">
          <w:rPr>
            <w:rFonts w:ascii="Cambria" w:hAnsi="Cambria"/>
            <w:bCs/>
            <w:sz w:val="28"/>
            <w:szCs w:val="28"/>
          </w:rPr>
          <w:delText>trust</w:delText>
        </w:r>
      </w:del>
      <w:del w:id="26165" w:author="Claire S" w:date="2026-06-05T17:40:00Z" w16du:dateUtc="2026-06-05T16:40:00Z">
        <w:r w:rsidR="00CD4607" w:rsidRPr="009A583F" w:rsidDel="00E73D15">
          <w:rPr>
            <w:rFonts w:ascii="Cambria" w:hAnsi="Cambria"/>
            <w:bCs/>
            <w:sz w:val="28"/>
            <w:szCs w:val="28"/>
          </w:rPr>
          <w:delText>ed</w:delText>
        </w:r>
      </w:del>
      <w:del w:id="26166" w:author="Claire S" w:date="2026-08-03T16:08:00Z" w16du:dateUtc="2026-08-03T15:08:00Z">
        <w:r w:rsidR="00CD4607" w:rsidRPr="009A583F" w:rsidDel="009A583F">
          <w:rPr>
            <w:rFonts w:ascii="Cambria" w:hAnsi="Cambria"/>
            <w:bCs/>
            <w:sz w:val="28"/>
            <w:szCs w:val="28"/>
          </w:rPr>
          <w:delText>.</w:delText>
        </w:r>
        <w:commentRangeEnd w:id="26156"/>
        <w:r w:rsidR="00D50A29" w:rsidRPr="009A583F" w:rsidDel="009A583F">
          <w:rPr>
            <w:rStyle w:val="CommentReference"/>
            <w:rFonts w:ascii="Cambria" w:hAnsi="Cambria"/>
            <w:bCs/>
            <w:sz w:val="28"/>
            <w:szCs w:val="28"/>
          </w:rPr>
          <w:commentReference w:id="26156"/>
        </w:r>
        <w:r w:rsidR="006E7F0C" w:rsidRPr="009A583F" w:rsidDel="009A583F">
          <w:rPr>
            <w:rFonts w:ascii="Cambria" w:hAnsi="Cambria"/>
            <w:bCs/>
            <w:sz w:val="28"/>
            <w:szCs w:val="28"/>
          </w:rPr>
          <w:tab/>
        </w:r>
        <w:commentRangeEnd w:id="26153"/>
        <w:r w:rsidR="00F20D3E" w:rsidDel="009A583F">
          <w:rPr>
            <w:rStyle w:val="CommentReference"/>
            <w:rFonts w:ascii="Cambria" w:hAnsi="Cambria"/>
            <w:bCs/>
            <w:sz w:val="28"/>
            <w:szCs w:val="28"/>
          </w:rPr>
          <w:commentReference w:id="26153"/>
        </w:r>
      </w:del>
      <w:ins w:id="26167" w:author="Claire S" w:date="2026-08-03T16:09:00Z" w16du:dateUtc="2026-08-03T15:09:00Z">
        <w:r w:rsidR="008C72CE">
          <w:rPr>
            <w:rFonts w:ascii="Cambria" w:hAnsi="Cambria"/>
            <w:bCs/>
            <w:sz w:val="28"/>
            <w:szCs w:val="28"/>
          </w:rPr>
          <w:t xml:space="preserve">Clara’s head was suddenly full of </w:t>
        </w:r>
        <w:r w:rsidR="009A583F">
          <w:rPr>
            <w:rFonts w:ascii="Cambria" w:hAnsi="Cambria"/>
            <w:bCs/>
            <w:sz w:val="28"/>
            <w:szCs w:val="28"/>
          </w:rPr>
          <w:t>her ex</w:t>
        </w:r>
      </w:ins>
      <w:ins w:id="26168" w:author="Claire S" w:date="2026-08-03T16:08:00Z" w16du:dateUtc="2026-08-03T15:08:00Z">
        <w:r w:rsidR="009A583F">
          <w:rPr>
            <w:rFonts w:ascii="Cambria" w:hAnsi="Cambria"/>
            <w:bCs/>
            <w:sz w:val="28"/>
            <w:szCs w:val="28"/>
          </w:rPr>
          <w:t xml:space="preserve"> Sam and his </w:t>
        </w:r>
      </w:ins>
      <w:ins w:id="26169" w:author="Claire S" w:date="2026-08-03T16:09:00Z" w16du:dateUtc="2026-08-03T15:09:00Z">
        <w:r w:rsidR="008C72CE">
          <w:rPr>
            <w:rFonts w:ascii="Cambria" w:hAnsi="Cambria"/>
            <w:bCs/>
            <w:sz w:val="28"/>
            <w:szCs w:val="28"/>
          </w:rPr>
          <w:t xml:space="preserve">last </w:t>
        </w:r>
      </w:ins>
      <w:ins w:id="26170" w:author="Claire S" w:date="2026-08-03T16:08:00Z" w16du:dateUtc="2026-08-03T15:08:00Z">
        <w:r w:rsidR="009A583F">
          <w:rPr>
            <w:rFonts w:ascii="Cambria" w:hAnsi="Cambria"/>
            <w:bCs/>
            <w:sz w:val="28"/>
            <w:szCs w:val="28"/>
          </w:rPr>
          <w:t>infidelity, but she reminded herself that Phil wasn’t Sam – thank goodness.</w:t>
        </w:r>
      </w:ins>
    </w:p>
    <w:p w14:paraId="7AC669AD" w14:textId="0FE629B3" w:rsidR="006E7F0C" w:rsidRDefault="006E7F0C" w:rsidP="006E7F0C">
      <w:pPr>
        <w:spacing w:line="360" w:lineRule="auto"/>
        <w:contextualSpacing/>
        <w:rPr>
          <w:rFonts w:ascii="Cambria" w:hAnsi="Cambria"/>
          <w:bCs/>
          <w:sz w:val="28"/>
          <w:szCs w:val="28"/>
        </w:rPr>
      </w:pPr>
      <w:r>
        <w:rPr>
          <w:rFonts w:ascii="Cambria" w:hAnsi="Cambria"/>
          <w:bCs/>
          <w:sz w:val="28"/>
          <w:szCs w:val="28"/>
        </w:rPr>
        <w:tab/>
      </w:r>
      <w:del w:id="26171" w:author="Claire S" w:date="2026-08-03T16:09:00Z" w16du:dateUtc="2026-08-03T15:09:00Z">
        <w:r w:rsidDel="008C72CE">
          <w:rPr>
            <w:rFonts w:ascii="Cambria" w:hAnsi="Cambria"/>
            <w:bCs/>
            <w:sz w:val="28"/>
            <w:szCs w:val="28"/>
          </w:rPr>
          <w:delText xml:space="preserve">But </w:delText>
        </w:r>
      </w:del>
      <w:ins w:id="26172" w:author="Claire S" w:date="2026-08-03T16:09:00Z" w16du:dateUtc="2026-08-03T15:09:00Z">
        <w:r w:rsidR="008C72CE">
          <w:rPr>
            <w:rFonts w:ascii="Cambria" w:hAnsi="Cambria"/>
            <w:bCs/>
            <w:sz w:val="28"/>
            <w:szCs w:val="28"/>
          </w:rPr>
          <w:t>F</w:t>
        </w:r>
      </w:ins>
      <w:del w:id="26173" w:author="Claire S" w:date="2026-08-03T16:09:00Z" w16du:dateUtc="2026-08-03T15:09:00Z">
        <w:r w:rsidDel="008C72CE">
          <w:rPr>
            <w:rFonts w:ascii="Cambria" w:hAnsi="Cambria"/>
            <w:bCs/>
            <w:sz w:val="28"/>
            <w:szCs w:val="28"/>
          </w:rPr>
          <w:delText>f</w:delText>
        </w:r>
      </w:del>
      <w:r>
        <w:rPr>
          <w:rFonts w:ascii="Cambria" w:hAnsi="Cambria"/>
          <w:bCs/>
          <w:sz w:val="28"/>
          <w:szCs w:val="28"/>
        </w:rPr>
        <w:t xml:space="preserve">ive minutes later, </w:t>
      </w:r>
      <w:r w:rsidR="007B7F49">
        <w:rPr>
          <w:rFonts w:ascii="Cambria" w:hAnsi="Cambria"/>
          <w:bCs/>
          <w:sz w:val="28"/>
          <w:szCs w:val="28"/>
        </w:rPr>
        <w:t>a</w:t>
      </w:r>
      <w:r>
        <w:rPr>
          <w:rFonts w:ascii="Cambria" w:hAnsi="Cambria"/>
          <w:bCs/>
          <w:sz w:val="28"/>
          <w:szCs w:val="28"/>
        </w:rPr>
        <w:t xml:space="preserve"> text</w:t>
      </w:r>
      <w:r w:rsidR="007B7F49">
        <w:rPr>
          <w:rFonts w:ascii="Cambria" w:hAnsi="Cambria"/>
          <w:bCs/>
          <w:sz w:val="28"/>
          <w:szCs w:val="28"/>
        </w:rPr>
        <w:t xml:space="preserve"> arrived on her phone:</w:t>
      </w:r>
    </w:p>
    <w:p w14:paraId="28D0FD72" w14:textId="113808FC" w:rsidR="006E7F0C" w:rsidRDefault="006E7F0C" w:rsidP="006E7F0C">
      <w:pPr>
        <w:spacing w:line="360" w:lineRule="auto"/>
        <w:ind w:firstLine="720"/>
        <w:contextualSpacing/>
        <w:rPr>
          <w:rFonts w:ascii="Cambria" w:hAnsi="Cambria"/>
          <w:b/>
          <w:i/>
          <w:iCs/>
          <w:sz w:val="28"/>
          <w:szCs w:val="28"/>
        </w:rPr>
      </w:pPr>
      <w:r w:rsidRPr="00DD6CF5">
        <w:rPr>
          <w:rFonts w:ascii="Cambria" w:hAnsi="Cambria"/>
          <w:b/>
          <w:i/>
          <w:iCs/>
          <w:sz w:val="28"/>
          <w:szCs w:val="28"/>
        </w:rPr>
        <w:t xml:space="preserve">‘Fancy round </w:t>
      </w:r>
      <w:r w:rsidR="007B7F49">
        <w:rPr>
          <w:rFonts w:ascii="Cambria" w:hAnsi="Cambria"/>
          <w:b/>
          <w:i/>
          <w:iCs/>
          <w:sz w:val="28"/>
          <w:szCs w:val="28"/>
        </w:rPr>
        <w:t>2</w:t>
      </w:r>
      <w:r w:rsidRPr="00DD6CF5">
        <w:rPr>
          <w:rFonts w:ascii="Cambria" w:hAnsi="Cambria"/>
          <w:b/>
          <w:i/>
          <w:iCs/>
          <w:sz w:val="28"/>
          <w:szCs w:val="28"/>
        </w:rPr>
        <w:t xml:space="preserve"> of drink</w:t>
      </w:r>
      <w:r w:rsidR="007B7F49">
        <w:rPr>
          <w:rFonts w:ascii="Cambria" w:hAnsi="Cambria"/>
          <w:b/>
          <w:i/>
          <w:iCs/>
          <w:sz w:val="28"/>
          <w:szCs w:val="28"/>
        </w:rPr>
        <w:t>s</w:t>
      </w:r>
      <w:r w:rsidRPr="00DD6CF5">
        <w:rPr>
          <w:rFonts w:ascii="Cambria" w:hAnsi="Cambria"/>
          <w:b/>
          <w:i/>
          <w:iCs/>
          <w:sz w:val="28"/>
          <w:szCs w:val="28"/>
        </w:rPr>
        <w:t xml:space="preserve"> later</w:t>
      </w:r>
      <w:r w:rsidR="007B7F49">
        <w:rPr>
          <w:rFonts w:ascii="Cambria" w:hAnsi="Cambria"/>
          <w:b/>
          <w:i/>
          <w:iCs/>
          <w:sz w:val="28"/>
          <w:szCs w:val="28"/>
        </w:rPr>
        <w:t>, no</w:t>
      </w:r>
      <w:r w:rsidRPr="00DD6CF5">
        <w:rPr>
          <w:rFonts w:ascii="Cambria" w:hAnsi="Cambria"/>
          <w:b/>
          <w:i/>
          <w:iCs/>
          <w:sz w:val="28"/>
          <w:szCs w:val="28"/>
        </w:rPr>
        <w:t xml:space="preserve"> drippy Ishan this time?</w:t>
      </w:r>
      <w:r w:rsidR="007B7F49">
        <w:rPr>
          <w:rFonts w:ascii="Cambria" w:hAnsi="Cambria"/>
          <w:b/>
          <w:i/>
          <w:iCs/>
          <w:sz w:val="28"/>
          <w:szCs w:val="28"/>
        </w:rPr>
        <w:t xml:space="preserve"> </w:t>
      </w:r>
      <w:r w:rsidR="007B7F49" w:rsidRPr="007B7F49">
        <w:rPr>
          <w:rFonts w:ascii="Cambria" w:hAnsi="Cambria"/>
          <w:b/>
          <w:i/>
          <w:iCs/>
          <w:sz w:val="28"/>
          <w:szCs w:val="28"/>
        </w:rPr>
        <w:sym w:font="Wingdings" w:char="F04A"/>
      </w:r>
      <w:r w:rsidR="007B7F49">
        <w:rPr>
          <w:rFonts w:ascii="Cambria" w:hAnsi="Cambria"/>
          <w:b/>
          <w:i/>
          <w:iCs/>
          <w:sz w:val="28"/>
          <w:szCs w:val="28"/>
        </w:rPr>
        <w:t xml:space="preserve"> x</w:t>
      </w:r>
      <w:r w:rsidRPr="00DD6CF5">
        <w:rPr>
          <w:rFonts w:ascii="Cambria" w:hAnsi="Cambria"/>
          <w:b/>
          <w:i/>
          <w:iCs/>
          <w:sz w:val="28"/>
          <w:szCs w:val="28"/>
        </w:rPr>
        <w:t>’</w:t>
      </w:r>
    </w:p>
    <w:p w14:paraId="5FDD50D5" w14:textId="56A64D60" w:rsidR="007B7F49" w:rsidRPr="00DD6CF5" w:rsidRDefault="007B7F49" w:rsidP="006E7F0C">
      <w:pPr>
        <w:spacing w:line="360" w:lineRule="auto"/>
        <w:ind w:firstLine="720"/>
        <w:contextualSpacing/>
        <w:rPr>
          <w:rFonts w:ascii="Cambria" w:hAnsi="Cambria"/>
          <w:b/>
          <w:i/>
          <w:iCs/>
          <w:sz w:val="28"/>
          <w:szCs w:val="28"/>
        </w:rPr>
      </w:pPr>
      <w:r>
        <w:rPr>
          <w:rFonts w:ascii="Cambria" w:hAnsi="Cambria"/>
          <w:bCs/>
          <w:sz w:val="28"/>
          <w:szCs w:val="28"/>
        </w:rPr>
        <w:t>Clara’s heart soared</w:t>
      </w:r>
      <w:r w:rsidR="005C6820">
        <w:rPr>
          <w:rFonts w:ascii="Cambria" w:hAnsi="Cambria"/>
          <w:bCs/>
          <w:sz w:val="28"/>
          <w:szCs w:val="28"/>
        </w:rPr>
        <w:t>.</w:t>
      </w:r>
    </w:p>
    <w:p w14:paraId="339D3EEF" w14:textId="7497D1F5" w:rsidR="006E7F0C" w:rsidRDefault="006E7F0C" w:rsidP="000C42E3">
      <w:pPr>
        <w:spacing w:line="360" w:lineRule="auto"/>
        <w:contextualSpacing/>
        <w:rPr>
          <w:rFonts w:ascii="Cambria" w:hAnsi="Cambria"/>
          <w:bCs/>
          <w:sz w:val="28"/>
          <w:szCs w:val="28"/>
        </w:rPr>
      </w:pPr>
    </w:p>
    <w:p w14:paraId="4C8B7211" w14:textId="65C54C0B" w:rsidR="00C31F0D" w:rsidRDefault="00C31F0D" w:rsidP="00A52B51">
      <w:pPr>
        <w:spacing w:line="360" w:lineRule="auto"/>
        <w:contextualSpacing/>
        <w:rPr>
          <w:rFonts w:ascii="Cambria" w:hAnsi="Cambria"/>
          <w:bCs/>
          <w:sz w:val="28"/>
          <w:szCs w:val="28"/>
        </w:rPr>
      </w:pPr>
      <w:r>
        <w:rPr>
          <w:rFonts w:ascii="Cambria" w:hAnsi="Cambria"/>
          <w:bCs/>
          <w:sz w:val="28"/>
          <w:szCs w:val="28"/>
        </w:rPr>
        <w:t>*</w:t>
      </w:r>
    </w:p>
    <w:p w14:paraId="4623F44C" w14:textId="287D1BDE" w:rsidR="00B14694" w:rsidRDefault="001C538A" w:rsidP="00B83061">
      <w:pPr>
        <w:spacing w:line="360" w:lineRule="auto"/>
        <w:contextualSpacing/>
        <w:rPr>
          <w:rFonts w:ascii="Cambria" w:hAnsi="Cambria"/>
          <w:bCs/>
          <w:sz w:val="28"/>
          <w:szCs w:val="28"/>
        </w:rPr>
      </w:pPr>
      <w:r>
        <w:rPr>
          <w:rFonts w:ascii="Cambria" w:hAnsi="Cambria"/>
          <w:bCs/>
          <w:sz w:val="28"/>
          <w:szCs w:val="28"/>
        </w:rPr>
        <w:t>Clara had just had her third cuppa, trying to keep awake at her desk</w:t>
      </w:r>
      <w:r w:rsidR="00B9279D">
        <w:rPr>
          <w:rFonts w:ascii="Cambria" w:hAnsi="Cambria"/>
          <w:bCs/>
          <w:sz w:val="28"/>
          <w:szCs w:val="28"/>
        </w:rPr>
        <w:t xml:space="preserve"> </w:t>
      </w:r>
      <w:r w:rsidR="00936FE2">
        <w:rPr>
          <w:rFonts w:ascii="Cambria" w:hAnsi="Cambria"/>
          <w:bCs/>
          <w:sz w:val="28"/>
          <w:szCs w:val="28"/>
        </w:rPr>
        <w:t>on</w:t>
      </w:r>
      <w:r w:rsidR="00B9279D">
        <w:rPr>
          <w:rFonts w:ascii="Cambria" w:hAnsi="Cambria"/>
          <w:bCs/>
          <w:sz w:val="28"/>
          <w:szCs w:val="28"/>
        </w:rPr>
        <w:t xml:space="preserve"> </w:t>
      </w:r>
      <w:r w:rsidR="00C115D1" w:rsidRPr="005C6820">
        <w:rPr>
          <w:rFonts w:ascii="Cambria" w:hAnsi="Cambria"/>
          <w:bCs/>
          <w:i/>
          <w:iCs/>
          <w:sz w:val="28"/>
          <w:szCs w:val="28"/>
        </w:rPr>
        <w:t xml:space="preserve">The </w:t>
      </w:r>
      <w:r w:rsidR="00B9279D" w:rsidRPr="005C6820">
        <w:rPr>
          <w:rFonts w:ascii="Cambria" w:hAnsi="Cambria"/>
          <w:bCs/>
          <w:i/>
          <w:iCs/>
          <w:sz w:val="28"/>
          <w:szCs w:val="28"/>
        </w:rPr>
        <w:t>Stalker</w:t>
      </w:r>
      <w:r w:rsidR="00B9279D">
        <w:rPr>
          <w:rFonts w:ascii="Cambria" w:hAnsi="Cambria"/>
          <w:bCs/>
          <w:sz w:val="28"/>
          <w:szCs w:val="28"/>
        </w:rPr>
        <w:t xml:space="preserve"> edits,</w:t>
      </w:r>
      <w:r>
        <w:rPr>
          <w:rFonts w:ascii="Cambria" w:hAnsi="Cambria"/>
          <w:bCs/>
          <w:sz w:val="28"/>
          <w:szCs w:val="28"/>
        </w:rPr>
        <w:t xml:space="preserve"> when </w:t>
      </w:r>
      <w:r w:rsidR="00B83061">
        <w:rPr>
          <w:rFonts w:ascii="Cambria" w:hAnsi="Cambria"/>
          <w:bCs/>
          <w:sz w:val="28"/>
          <w:szCs w:val="28"/>
        </w:rPr>
        <w:t>Ishan</w:t>
      </w:r>
      <w:r w:rsidR="0062600F">
        <w:rPr>
          <w:rFonts w:ascii="Cambria" w:hAnsi="Cambria"/>
          <w:bCs/>
          <w:sz w:val="28"/>
          <w:szCs w:val="28"/>
        </w:rPr>
        <w:t xml:space="preserve"> </w:t>
      </w:r>
      <w:r w:rsidR="00B9279D">
        <w:rPr>
          <w:rFonts w:ascii="Cambria" w:hAnsi="Cambria"/>
          <w:bCs/>
          <w:sz w:val="28"/>
          <w:szCs w:val="28"/>
        </w:rPr>
        <w:t>turned up</w:t>
      </w:r>
      <w:r w:rsidR="0062600F">
        <w:rPr>
          <w:rFonts w:ascii="Cambria" w:hAnsi="Cambria"/>
          <w:bCs/>
          <w:sz w:val="28"/>
          <w:szCs w:val="28"/>
        </w:rPr>
        <w:t xml:space="preserve">, </w:t>
      </w:r>
      <w:r w:rsidR="000C42E3">
        <w:rPr>
          <w:rFonts w:ascii="Cambria" w:hAnsi="Cambria"/>
          <w:bCs/>
          <w:sz w:val="28"/>
          <w:szCs w:val="28"/>
        </w:rPr>
        <w:t>holding</w:t>
      </w:r>
      <w:r w:rsidR="0062600F">
        <w:rPr>
          <w:rFonts w:ascii="Cambria" w:hAnsi="Cambria"/>
          <w:bCs/>
          <w:sz w:val="28"/>
          <w:szCs w:val="28"/>
        </w:rPr>
        <w:t xml:space="preserve"> a</w:t>
      </w:r>
      <w:r w:rsidR="00B83061">
        <w:rPr>
          <w:rFonts w:ascii="Cambria" w:hAnsi="Cambria"/>
          <w:bCs/>
          <w:sz w:val="28"/>
          <w:szCs w:val="28"/>
        </w:rPr>
        <w:t xml:space="preserve"> slab of </w:t>
      </w:r>
      <w:r w:rsidR="00D05946">
        <w:rPr>
          <w:rFonts w:ascii="Cambria" w:hAnsi="Cambria"/>
          <w:bCs/>
          <w:sz w:val="28"/>
          <w:szCs w:val="28"/>
        </w:rPr>
        <w:t xml:space="preserve">what looked like </w:t>
      </w:r>
      <w:r w:rsidR="00B83061">
        <w:rPr>
          <w:rFonts w:ascii="Cambria" w:hAnsi="Cambria"/>
          <w:bCs/>
          <w:sz w:val="28"/>
          <w:szCs w:val="28"/>
        </w:rPr>
        <w:t>carrot</w:t>
      </w:r>
      <w:del w:id="26174" w:author="Daisy Watt" w:date="2026-06-24T10:51:00Z" w16du:dateUtc="2026-06-24T08:51:00Z">
        <w:r w:rsidR="00B9279D" w:rsidDel="00F553BB">
          <w:rPr>
            <w:rFonts w:ascii="Cambria" w:hAnsi="Cambria"/>
            <w:bCs/>
            <w:sz w:val="28"/>
            <w:szCs w:val="28"/>
          </w:rPr>
          <w:delText>-</w:delText>
        </w:r>
      </w:del>
      <w:ins w:id="26175" w:author="Daisy Watt" w:date="2026-06-24T10:51:00Z" w16du:dateUtc="2026-06-24T08:51:00Z">
        <w:r w:rsidR="00F553BB">
          <w:rPr>
            <w:rFonts w:ascii="Cambria" w:hAnsi="Cambria"/>
            <w:bCs/>
            <w:sz w:val="28"/>
            <w:szCs w:val="28"/>
          </w:rPr>
          <w:t xml:space="preserve"> </w:t>
        </w:r>
      </w:ins>
      <w:r w:rsidR="0062600F">
        <w:rPr>
          <w:rFonts w:ascii="Cambria" w:hAnsi="Cambria"/>
          <w:bCs/>
          <w:sz w:val="28"/>
          <w:szCs w:val="28"/>
        </w:rPr>
        <w:t xml:space="preserve">cake. </w:t>
      </w:r>
    </w:p>
    <w:p w14:paraId="573C96F0" w14:textId="7BD4C76E" w:rsidR="0062600F" w:rsidRDefault="0062600F" w:rsidP="008641AA">
      <w:pPr>
        <w:spacing w:line="360" w:lineRule="auto"/>
        <w:contextualSpacing/>
        <w:rPr>
          <w:rFonts w:ascii="Cambria" w:hAnsi="Cambria"/>
          <w:bCs/>
          <w:sz w:val="28"/>
          <w:szCs w:val="28"/>
        </w:rPr>
      </w:pPr>
      <w:r>
        <w:rPr>
          <w:rFonts w:ascii="Cambria" w:hAnsi="Cambria"/>
          <w:bCs/>
          <w:sz w:val="28"/>
          <w:szCs w:val="28"/>
        </w:rPr>
        <w:tab/>
        <w:t>‘Hi</w:t>
      </w:r>
      <w:r w:rsidR="00B9279D">
        <w:rPr>
          <w:rFonts w:ascii="Cambria" w:hAnsi="Cambria"/>
          <w:bCs/>
          <w:sz w:val="28"/>
          <w:szCs w:val="28"/>
        </w:rPr>
        <w:t>,</w:t>
      </w:r>
      <w:r>
        <w:rPr>
          <w:rFonts w:ascii="Cambria" w:hAnsi="Cambria"/>
          <w:bCs/>
          <w:sz w:val="28"/>
          <w:szCs w:val="28"/>
        </w:rPr>
        <w:t>’</w:t>
      </w:r>
      <w:r w:rsidR="00B24865">
        <w:rPr>
          <w:rFonts w:ascii="Cambria" w:hAnsi="Cambria"/>
          <w:bCs/>
          <w:sz w:val="28"/>
          <w:szCs w:val="28"/>
        </w:rPr>
        <w:t xml:space="preserve"> he said</w:t>
      </w:r>
      <w:r w:rsidR="00D05946">
        <w:rPr>
          <w:rFonts w:ascii="Cambria" w:hAnsi="Cambria"/>
          <w:bCs/>
          <w:sz w:val="28"/>
          <w:szCs w:val="28"/>
        </w:rPr>
        <w:t>, shyly</w:t>
      </w:r>
      <w:r w:rsidR="00B24865">
        <w:rPr>
          <w:rFonts w:ascii="Cambria" w:hAnsi="Cambria"/>
          <w:bCs/>
          <w:sz w:val="28"/>
          <w:szCs w:val="28"/>
        </w:rPr>
        <w:t>. ‘I thought you might need cheering up</w:t>
      </w:r>
      <w:r w:rsidR="00B83061">
        <w:rPr>
          <w:rFonts w:ascii="Cambria" w:hAnsi="Cambria"/>
          <w:bCs/>
          <w:sz w:val="28"/>
          <w:szCs w:val="28"/>
        </w:rPr>
        <w:t xml:space="preserve"> </w:t>
      </w:r>
      <w:r w:rsidR="00B83061" w:rsidRPr="008C72CE">
        <w:rPr>
          <w:rFonts w:ascii="Cambria" w:hAnsi="Cambria"/>
          <w:bCs/>
          <w:sz w:val="28"/>
          <w:szCs w:val="28"/>
        </w:rPr>
        <w:t xml:space="preserve">after </w:t>
      </w:r>
      <w:del w:id="26176" w:author="Daisy Watt" w:date="2026-06-24T10:53:00Z" w16du:dateUtc="2026-06-24T08:53:00Z">
        <w:r w:rsidR="00B83061" w:rsidRPr="008C72CE" w:rsidDel="003F2087">
          <w:rPr>
            <w:rFonts w:ascii="Cambria" w:hAnsi="Cambria"/>
            <w:bCs/>
            <w:sz w:val="28"/>
            <w:szCs w:val="28"/>
          </w:rPr>
          <w:delText>all the</w:delText>
        </w:r>
      </w:del>
      <w:ins w:id="26177" w:author="Daisy Watt" w:date="2026-06-24T10:53:00Z" w16du:dateUtc="2026-06-24T08:53:00Z">
        <w:r w:rsidR="003F2087" w:rsidRPr="008C72CE">
          <w:rPr>
            <w:rFonts w:ascii="Cambria" w:hAnsi="Cambria"/>
            <w:bCs/>
            <w:sz w:val="28"/>
            <w:szCs w:val="28"/>
            <w:rPrChange w:id="26178" w:author="Claire S" w:date="2026-08-03T16:09:00Z" w16du:dateUtc="2026-08-03T15:09:00Z">
              <w:rPr>
                <w:rFonts w:ascii="Cambria" w:hAnsi="Cambria"/>
                <w:bCs/>
                <w:sz w:val="28"/>
                <w:szCs w:val="28"/>
                <w:highlight w:val="yellow"/>
              </w:rPr>
            </w:rPrChange>
          </w:rPr>
          <w:t>t</w:t>
        </w:r>
        <w:r w:rsidR="003F2087" w:rsidRPr="008C72CE">
          <w:rPr>
            <w:rFonts w:ascii="Cambria" w:hAnsi="Cambria"/>
            <w:bCs/>
            <w:sz w:val="28"/>
            <w:szCs w:val="28"/>
          </w:rPr>
          <w:t>hat</w:t>
        </w:r>
      </w:ins>
      <w:r w:rsidR="00B83061">
        <w:rPr>
          <w:rFonts w:ascii="Cambria" w:hAnsi="Cambria"/>
          <w:bCs/>
          <w:sz w:val="28"/>
          <w:szCs w:val="28"/>
        </w:rPr>
        <w:t xml:space="preserve"> hullaballoo</w:t>
      </w:r>
      <w:r w:rsidR="00B83061" w:rsidRPr="008C72CE">
        <w:rPr>
          <w:rFonts w:ascii="Cambria" w:hAnsi="Cambria"/>
          <w:bCs/>
          <w:sz w:val="28"/>
          <w:szCs w:val="28"/>
        </w:rPr>
        <w:t>.</w:t>
      </w:r>
      <w:r w:rsidR="003C0049" w:rsidRPr="008C72CE">
        <w:rPr>
          <w:rFonts w:ascii="Cambria" w:hAnsi="Cambria"/>
          <w:bCs/>
          <w:sz w:val="28"/>
          <w:szCs w:val="28"/>
        </w:rPr>
        <w:t xml:space="preserve">  All a bit</w:t>
      </w:r>
      <w:r w:rsidR="003C0049">
        <w:rPr>
          <w:rFonts w:ascii="Cambria" w:hAnsi="Cambria"/>
          <w:bCs/>
          <w:sz w:val="28"/>
          <w:szCs w:val="28"/>
        </w:rPr>
        <w:t xml:space="preserve"> shocking</w:t>
      </w:r>
      <w:r w:rsidR="00054967">
        <w:rPr>
          <w:rFonts w:ascii="Cambria" w:hAnsi="Cambria"/>
          <w:bCs/>
          <w:sz w:val="28"/>
          <w:szCs w:val="28"/>
        </w:rPr>
        <w:t xml:space="preserve">, </w:t>
      </w:r>
      <w:r w:rsidR="003C0049">
        <w:rPr>
          <w:rFonts w:ascii="Cambria" w:hAnsi="Cambria"/>
          <w:bCs/>
          <w:sz w:val="28"/>
          <w:szCs w:val="28"/>
        </w:rPr>
        <w:t>isn’t it?</w:t>
      </w:r>
      <w:r w:rsidR="00B24865">
        <w:rPr>
          <w:rFonts w:ascii="Cambria" w:hAnsi="Cambria"/>
          <w:bCs/>
          <w:sz w:val="28"/>
          <w:szCs w:val="28"/>
        </w:rPr>
        <w:t>’</w:t>
      </w:r>
    </w:p>
    <w:p w14:paraId="1AA5015B" w14:textId="4DA4DE9F" w:rsidR="004E0EAA" w:rsidRDefault="004E0EAA" w:rsidP="008641AA">
      <w:pPr>
        <w:spacing w:line="360" w:lineRule="auto"/>
        <w:contextualSpacing/>
        <w:rPr>
          <w:rFonts w:ascii="Cambria" w:hAnsi="Cambria"/>
          <w:bCs/>
          <w:sz w:val="28"/>
          <w:szCs w:val="28"/>
        </w:rPr>
      </w:pPr>
      <w:r>
        <w:rPr>
          <w:rFonts w:ascii="Cambria" w:hAnsi="Cambria"/>
          <w:bCs/>
          <w:sz w:val="28"/>
          <w:szCs w:val="28"/>
        </w:rPr>
        <w:tab/>
        <w:t>‘</w:t>
      </w:r>
      <w:r w:rsidR="003C0049">
        <w:rPr>
          <w:rFonts w:ascii="Cambria" w:hAnsi="Cambria"/>
          <w:bCs/>
          <w:sz w:val="28"/>
          <w:szCs w:val="28"/>
        </w:rPr>
        <w:t xml:space="preserve">Yeah.’ </w:t>
      </w:r>
      <w:del w:id="26179" w:author="Daisy Watt" w:date="2026-06-24T10:53:00Z" w16du:dateUtc="2026-06-24T08:53:00Z">
        <w:r w:rsidR="003C0049" w:rsidDel="004B36B8">
          <w:rPr>
            <w:rFonts w:ascii="Cambria" w:hAnsi="Cambria"/>
            <w:bCs/>
            <w:sz w:val="28"/>
            <w:szCs w:val="28"/>
          </w:rPr>
          <w:delText>Though o</w:delText>
        </w:r>
      </w:del>
      <w:ins w:id="26180" w:author="Daisy Watt" w:date="2026-06-24T10:53:00Z" w16du:dateUtc="2026-06-24T08:53:00Z">
        <w:r w:rsidR="004B36B8">
          <w:rPr>
            <w:rFonts w:ascii="Cambria" w:hAnsi="Cambria"/>
            <w:bCs/>
            <w:sz w:val="28"/>
            <w:szCs w:val="28"/>
          </w:rPr>
          <w:t>O</w:t>
        </w:r>
      </w:ins>
      <w:r w:rsidR="003C0049">
        <w:rPr>
          <w:rFonts w:ascii="Cambria" w:hAnsi="Cambria"/>
          <w:bCs/>
          <w:sz w:val="28"/>
          <w:szCs w:val="28"/>
        </w:rPr>
        <w:t xml:space="preserve">f course, Clara </w:t>
      </w:r>
      <w:del w:id="26181" w:author="Daisy Watt" w:date="2026-06-24T10:53:00Z" w16du:dateUtc="2026-06-24T08:53:00Z">
        <w:r w:rsidR="003C0049" w:rsidDel="00430B1B">
          <w:rPr>
            <w:rFonts w:ascii="Cambria" w:hAnsi="Cambria"/>
            <w:bCs/>
            <w:sz w:val="28"/>
            <w:szCs w:val="28"/>
          </w:rPr>
          <w:delText>wasn’t</w:delText>
        </w:r>
      </w:del>
      <w:ins w:id="26182" w:author="Daisy Watt" w:date="2026-06-24T10:53:00Z" w16du:dateUtc="2026-06-24T08:53:00Z">
        <w:r w:rsidR="00430B1B">
          <w:rPr>
            <w:rFonts w:ascii="Cambria" w:hAnsi="Cambria"/>
            <w:bCs/>
            <w:sz w:val="28"/>
            <w:szCs w:val="28"/>
          </w:rPr>
          <w:t>hadn’t been</w:t>
        </w:r>
      </w:ins>
      <w:r w:rsidR="003C0049">
        <w:rPr>
          <w:rFonts w:ascii="Cambria" w:hAnsi="Cambria"/>
          <w:bCs/>
          <w:sz w:val="28"/>
          <w:szCs w:val="28"/>
        </w:rPr>
        <w:t xml:space="preserve"> totally shocked</w:t>
      </w:r>
      <w:del w:id="26183" w:author="Daisy Watt" w:date="2026-06-24T10:54:00Z" w16du:dateUtc="2026-06-24T08:54:00Z">
        <w:r w:rsidR="003C0049" w:rsidDel="00430B1B">
          <w:rPr>
            <w:rFonts w:ascii="Cambria" w:hAnsi="Cambria"/>
            <w:bCs/>
            <w:sz w:val="28"/>
            <w:szCs w:val="28"/>
          </w:rPr>
          <w:delText xml:space="preserve"> in </w:delText>
        </w:r>
      </w:del>
      <w:del w:id="26184" w:author="Daisy Watt" w:date="2026-06-24T10:53:00Z" w16du:dateUtc="2026-06-24T08:53:00Z">
        <w:r w:rsidR="003C0049" w:rsidDel="00430B1B">
          <w:rPr>
            <w:rFonts w:ascii="Cambria" w:hAnsi="Cambria"/>
            <w:bCs/>
            <w:sz w:val="28"/>
            <w:szCs w:val="28"/>
          </w:rPr>
          <w:delText>fact</w:delText>
        </w:r>
      </w:del>
      <w:r w:rsidR="003C0049">
        <w:rPr>
          <w:rFonts w:ascii="Cambria" w:hAnsi="Cambria"/>
          <w:bCs/>
          <w:sz w:val="28"/>
          <w:szCs w:val="28"/>
        </w:rPr>
        <w:t xml:space="preserve">, but she </w:t>
      </w:r>
      <w:del w:id="26185" w:author="Claire S" w:date="2026-06-05T17:42:00Z" w16du:dateUtc="2026-06-05T16:42:00Z">
        <w:r w:rsidR="003C0049" w:rsidDel="00DF1D3A">
          <w:rPr>
            <w:rFonts w:ascii="Cambria" w:hAnsi="Cambria"/>
            <w:bCs/>
            <w:sz w:val="28"/>
            <w:szCs w:val="28"/>
          </w:rPr>
          <w:delText>couldn’t be bothered</w:delText>
        </w:r>
      </w:del>
      <w:ins w:id="26186" w:author="Claire S" w:date="2026-06-05T17:42:00Z" w16du:dateUtc="2026-06-05T16:42:00Z">
        <w:r w:rsidR="00DF1D3A">
          <w:rPr>
            <w:rFonts w:ascii="Cambria" w:hAnsi="Cambria"/>
            <w:bCs/>
            <w:sz w:val="28"/>
            <w:szCs w:val="28"/>
          </w:rPr>
          <w:t>didn’t have the energy</w:t>
        </w:r>
      </w:ins>
      <w:r w:rsidR="003C0049">
        <w:rPr>
          <w:rFonts w:ascii="Cambria" w:hAnsi="Cambria"/>
          <w:bCs/>
          <w:sz w:val="28"/>
          <w:szCs w:val="28"/>
        </w:rPr>
        <w:t xml:space="preserve"> to </w:t>
      </w:r>
      <w:del w:id="26187" w:author="Claire S" w:date="2026-06-05T17:42:00Z" w16du:dateUtc="2026-06-05T16:42:00Z">
        <w:r w:rsidR="003C0049" w:rsidDel="00DF1D3A">
          <w:rPr>
            <w:rFonts w:ascii="Cambria" w:hAnsi="Cambria"/>
            <w:bCs/>
            <w:sz w:val="28"/>
            <w:szCs w:val="28"/>
          </w:rPr>
          <w:delText xml:space="preserve">start </w:delText>
        </w:r>
      </w:del>
      <w:r w:rsidR="003C0049">
        <w:rPr>
          <w:rFonts w:ascii="Cambria" w:hAnsi="Cambria"/>
          <w:bCs/>
          <w:sz w:val="28"/>
          <w:szCs w:val="28"/>
        </w:rPr>
        <w:t>explain</w:t>
      </w:r>
      <w:del w:id="26188" w:author="Claire S" w:date="2026-06-05T17:42:00Z" w16du:dateUtc="2026-06-05T16:42:00Z">
        <w:r w:rsidR="003C0049" w:rsidDel="00DF1D3A">
          <w:rPr>
            <w:rFonts w:ascii="Cambria" w:hAnsi="Cambria"/>
            <w:bCs/>
            <w:sz w:val="28"/>
            <w:szCs w:val="28"/>
          </w:rPr>
          <w:delText>ing</w:delText>
        </w:r>
      </w:del>
      <w:r w:rsidR="003C0049">
        <w:rPr>
          <w:rFonts w:ascii="Cambria" w:hAnsi="Cambria"/>
          <w:bCs/>
          <w:sz w:val="28"/>
          <w:szCs w:val="28"/>
        </w:rPr>
        <w:t xml:space="preserve"> that now.</w:t>
      </w:r>
      <w:del w:id="26189" w:author="Claire S" w:date="2026-06-05T17:42:00Z" w16du:dateUtc="2026-06-05T16:42:00Z">
        <w:r w:rsidR="003C0049" w:rsidDel="00DF1D3A">
          <w:rPr>
            <w:rFonts w:ascii="Cambria" w:hAnsi="Cambria"/>
            <w:bCs/>
            <w:sz w:val="28"/>
            <w:szCs w:val="28"/>
          </w:rPr>
          <w:delText xml:space="preserve"> </w:delText>
        </w:r>
      </w:del>
      <w:r w:rsidR="003C0049">
        <w:rPr>
          <w:rFonts w:ascii="Cambria" w:hAnsi="Cambria"/>
          <w:bCs/>
          <w:sz w:val="28"/>
          <w:szCs w:val="28"/>
        </w:rPr>
        <w:t xml:space="preserve"> ‘T</w:t>
      </w:r>
      <w:r>
        <w:rPr>
          <w:rFonts w:ascii="Cambria" w:hAnsi="Cambria"/>
          <w:bCs/>
          <w:sz w:val="28"/>
          <w:szCs w:val="28"/>
        </w:rPr>
        <w:t>hanks</w:t>
      </w:r>
      <w:del w:id="26190" w:author="Daisy Watt" w:date="2026-06-24T10:54:00Z" w16du:dateUtc="2026-06-24T08:54:00Z">
        <w:r w:rsidR="00B83061" w:rsidDel="005D068D">
          <w:rPr>
            <w:rFonts w:ascii="Cambria" w:hAnsi="Cambria"/>
            <w:bCs/>
            <w:sz w:val="28"/>
            <w:szCs w:val="28"/>
          </w:rPr>
          <w:delText>,</w:delText>
        </w:r>
      </w:del>
      <w:ins w:id="26191" w:author="Daisy Watt" w:date="2026-06-24T10:54:00Z" w16du:dateUtc="2026-06-24T08:54:00Z">
        <w:r w:rsidR="005D068D">
          <w:rPr>
            <w:rFonts w:ascii="Cambria" w:hAnsi="Cambria"/>
            <w:bCs/>
            <w:sz w:val="28"/>
            <w:szCs w:val="28"/>
          </w:rPr>
          <w:t>.</w:t>
        </w:r>
      </w:ins>
      <w:r w:rsidR="00B83061">
        <w:rPr>
          <w:rFonts w:ascii="Cambria" w:hAnsi="Cambria"/>
          <w:bCs/>
          <w:sz w:val="28"/>
          <w:szCs w:val="28"/>
        </w:rPr>
        <w:t xml:space="preserve">’ </w:t>
      </w:r>
      <w:r w:rsidR="00DD6CF5">
        <w:rPr>
          <w:rFonts w:ascii="Cambria" w:hAnsi="Cambria"/>
          <w:bCs/>
          <w:sz w:val="28"/>
          <w:szCs w:val="28"/>
        </w:rPr>
        <w:t>Clara</w:t>
      </w:r>
      <w:r w:rsidR="00B83061">
        <w:rPr>
          <w:rFonts w:ascii="Cambria" w:hAnsi="Cambria"/>
          <w:bCs/>
          <w:sz w:val="28"/>
          <w:szCs w:val="28"/>
        </w:rPr>
        <w:t xml:space="preserve"> took the plate</w:t>
      </w:r>
      <w:r w:rsidR="00B9279D">
        <w:rPr>
          <w:rFonts w:ascii="Cambria" w:hAnsi="Cambria"/>
          <w:bCs/>
          <w:sz w:val="28"/>
          <w:szCs w:val="28"/>
        </w:rPr>
        <w:t xml:space="preserve"> he passed her</w:t>
      </w:r>
      <w:r w:rsidR="00B83061">
        <w:rPr>
          <w:rFonts w:ascii="Cambria" w:hAnsi="Cambria"/>
          <w:bCs/>
          <w:sz w:val="28"/>
          <w:szCs w:val="28"/>
        </w:rPr>
        <w:t>. ‘</w:t>
      </w:r>
      <w:r w:rsidR="003C0049">
        <w:rPr>
          <w:rFonts w:ascii="Cambria" w:hAnsi="Cambria"/>
          <w:bCs/>
          <w:sz w:val="28"/>
          <w:szCs w:val="28"/>
        </w:rPr>
        <w:t>What did I do to deserve this</w:t>
      </w:r>
      <w:r>
        <w:rPr>
          <w:rFonts w:ascii="Cambria" w:hAnsi="Cambria"/>
          <w:bCs/>
          <w:sz w:val="28"/>
          <w:szCs w:val="28"/>
        </w:rPr>
        <w:t>?’</w:t>
      </w:r>
    </w:p>
    <w:p w14:paraId="72BBD54F" w14:textId="5993F583" w:rsidR="006335C4" w:rsidRDefault="004E0EAA" w:rsidP="00B83061">
      <w:pPr>
        <w:spacing w:line="360" w:lineRule="auto"/>
        <w:contextualSpacing/>
        <w:rPr>
          <w:rFonts w:ascii="Cambria" w:hAnsi="Cambria"/>
          <w:bCs/>
          <w:sz w:val="28"/>
          <w:szCs w:val="28"/>
        </w:rPr>
      </w:pPr>
      <w:r>
        <w:rPr>
          <w:rFonts w:ascii="Cambria" w:hAnsi="Cambria"/>
          <w:bCs/>
          <w:sz w:val="28"/>
          <w:szCs w:val="28"/>
        </w:rPr>
        <w:tab/>
        <w:t>‘I just thought you looked like you were having a bad day</w:t>
      </w:r>
      <w:r w:rsidR="00B9279D">
        <w:rPr>
          <w:rFonts w:ascii="Cambria" w:hAnsi="Cambria"/>
          <w:bCs/>
          <w:sz w:val="28"/>
          <w:szCs w:val="28"/>
        </w:rPr>
        <w:t>.</w:t>
      </w:r>
      <w:r w:rsidR="00EB1690">
        <w:rPr>
          <w:rFonts w:ascii="Cambria" w:hAnsi="Cambria"/>
          <w:bCs/>
          <w:sz w:val="28"/>
          <w:szCs w:val="28"/>
        </w:rPr>
        <w:t xml:space="preserve">’ </w:t>
      </w:r>
      <w:r w:rsidR="003C0049">
        <w:rPr>
          <w:rFonts w:ascii="Cambria" w:hAnsi="Cambria"/>
          <w:bCs/>
          <w:sz w:val="28"/>
          <w:szCs w:val="28"/>
        </w:rPr>
        <w:t xml:space="preserve">Ishan </w:t>
      </w:r>
      <w:r w:rsidR="00B9279D">
        <w:rPr>
          <w:rFonts w:ascii="Cambria" w:hAnsi="Cambria"/>
          <w:bCs/>
          <w:sz w:val="28"/>
          <w:szCs w:val="28"/>
        </w:rPr>
        <w:t>ruffled his hair</w:t>
      </w:r>
      <w:r w:rsidR="008B74C7">
        <w:rPr>
          <w:rFonts w:ascii="Cambria" w:hAnsi="Cambria"/>
          <w:bCs/>
          <w:sz w:val="28"/>
          <w:szCs w:val="28"/>
        </w:rPr>
        <w:t xml:space="preserve"> and straightened a cuff</w:t>
      </w:r>
      <w:r w:rsidR="003C0049">
        <w:rPr>
          <w:rFonts w:ascii="Cambria" w:hAnsi="Cambria"/>
          <w:bCs/>
          <w:sz w:val="28"/>
          <w:szCs w:val="28"/>
        </w:rPr>
        <w:t xml:space="preserve"> on his sweater</w:t>
      </w:r>
      <w:r w:rsidR="00B9279D">
        <w:rPr>
          <w:rFonts w:ascii="Cambria" w:hAnsi="Cambria"/>
          <w:bCs/>
          <w:sz w:val="28"/>
          <w:szCs w:val="28"/>
        </w:rPr>
        <w:t>.  W</w:t>
      </w:r>
      <w:r w:rsidR="00EB1690">
        <w:rPr>
          <w:rFonts w:ascii="Cambria" w:hAnsi="Cambria"/>
          <w:bCs/>
          <w:sz w:val="28"/>
          <w:szCs w:val="28"/>
        </w:rPr>
        <w:t xml:space="preserve">as it </w:t>
      </w:r>
      <w:r w:rsidR="003C0049">
        <w:rPr>
          <w:rFonts w:ascii="Cambria" w:hAnsi="Cambria"/>
          <w:bCs/>
          <w:sz w:val="28"/>
          <w:szCs w:val="28"/>
        </w:rPr>
        <w:t xml:space="preserve">Clara’s </w:t>
      </w:r>
      <w:r w:rsidR="00EB1690">
        <w:rPr>
          <w:rFonts w:ascii="Cambria" w:hAnsi="Cambria"/>
          <w:bCs/>
          <w:sz w:val="28"/>
          <w:szCs w:val="28"/>
        </w:rPr>
        <w:t>imagination</w:t>
      </w:r>
      <w:r w:rsidR="00332F03">
        <w:rPr>
          <w:rFonts w:ascii="Cambria" w:hAnsi="Cambria"/>
          <w:bCs/>
          <w:sz w:val="28"/>
          <w:szCs w:val="28"/>
        </w:rPr>
        <w:t>,</w:t>
      </w:r>
      <w:r w:rsidR="00EB1690">
        <w:rPr>
          <w:rFonts w:ascii="Cambria" w:hAnsi="Cambria"/>
          <w:bCs/>
          <w:sz w:val="28"/>
          <w:szCs w:val="28"/>
        </w:rPr>
        <w:t xml:space="preserve"> or did he seem more anxious than normal? </w:t>
      </w:r>
      <w:r w:rsidR="000C42E3">
        <w:rPr>
          <w:rFonts w:ascii="Cambria" w:hAnsi="Cambria"/>
          <w:bCs/>
          <w:sz w:val="28"/>
          <w:szCs w:val="28"/>
        </w:rPr>
        <w:t>‘</w:t>
      </w:r>
      <w:r w:rsidR="00B9279D">
        <w:rPr>
          <w:rFonts w:ascii="Cambria" w:hAnsi="Cambria"/>
          <w:bCs/>
          <w:sz w:val="28"/>
          <w:szCs w:val="28"/>
        </w:rPr>
        <w:t>I mean, a</w:t>
      </w:r>
      <w:r w:rsidR="000C42E3">
        <w:rPr>
          <w:rFonts w:ascii="Cambria" w:hAnsi="Cambria"/>
          <w:bCs/>
          <w:sz w:val="28"/>
          <w:szCs w:val="28"/>
        </w:rPr>
        <w:t>ll this Jackson Rayne stuff.’</w:t>
      </w:r>
    </w:p>
    <w:p w14:paraId="4A92E6A0" w14:textId="1B659840" w:rsidR="00D120AF" w:rsidRDefault="00D120AF" w:rsidP="00B83061">
      <w:pPr>
        <w:spacing w:line="360" w:lineRule="auto"/>
        <w:contextualSpacing/>
        <w:rPr>
          <w:rFonts w:ascii="Cambria" w:hAnsi="Cambria"/>
          <w:bCs/>
          <w:sz w:val="28"/>
          <w:szCs w:val="28"/>
        </w:rPr>
      </w:pPr>
      <w:r>
        <w:rPr>
          <w:rFonts w:ascii="Cambria" w:hAnsi="Cambria"/>
          <w:bCs/>
          <w:sz w:val="28"/>
          <w:szCs w:val="28"/>
        </w:rPr>
        <w:tab/>
        <w:t>‘Yeah</w:t>
      </w:r>
      <w:r w:rsidR="00B9279D">
        <w:rPr>
          <w:rFonts w:ascii="Cambria" w:hAnsi="Cambria"/>
          <w:bCs/>
          <w:sz w:val="28"/>
          <w:szCs w:val="28"/>
        </w:rPr>
        <w:t>,</w:t>
      </w:r>
      <w:r>
        <w:rPr>
          <w:rFonts w:ascii="Cambria" w:hAnsi="Cambria"/>
          <w:bCs/>
          <w:sz w:val="28"/>
          <w:szCs w:val="28"/>
        </w:rPr>
        <w:t xml:space="preserve"> it’s </w:t>
      </w:r>
      <w:r w:rsidR="00B9279D">
        <w:rPr>
          <w:rFonts w:ascii="Cambria" w:hAnsi="Cambria"/>
          <w:bCs/>
          <w:sz w:val="28"/>
          <w:szCs w:val="28"/>
        </w:rPr>
        <w:t>crazy</w:t>
      </w:r>
      <w:r>
        <w:rPr>
          <w:rFonts w:ascii="Cambria" w:hAnsi="Cambria"/>
          <w:bCs/>
          <w:sz w:val="28"/>
          <w:szCs w:val="28"/>
        </w:rPr>
        <w:t>.’ Then she stared hard at him. ‘Is that what you meant</w:t>
      </w:r>
      <w:r w:rsidR="00B9279D">
        <w:rPr>
          <w:rFonts w:ascii="Cambria" w:hAnsi="Cambria"/>
          <w:bCs/>
          <w:sz w:val="28"/>
          <w:szCs w:val="28"/>
        </w:rPr>
        <w:t xml:space="preserve"> about a bad day</w:t>
      </w:r>
      <w:r>
        <w:rPr>
          <w:rFonts w:ascii="Cambria" w:hAnsi="Cambria"/>
          <w:bCs/>
          <w:sz w:val="28"/>
          <w:szCs w:val="28"/>
        </w:rPr>
        <w:t>?’</w:t>
      </w:r>
    </w:p>
    <w:p w14:paraId="0E7CDC1A" w14:textId="08430F9C" w:rsidR="00D120AF" w:rsidRDefault="00D120AF" w:rsidP="00B83061">
      <w:pPr>
        <w:spacing w:line="360" w:lineRule="auto"/>
        <w:contextualSpacing/>
        <w:rPr>
          <w:rFonts w:ascii="Cambria" w:hAnsi="Cambria"/>
          <w:bCs/>
          <w:sz w:val="28"/>
          <w:szCs w:val="28"/>
        </w:rPr>
      </w:pPr>
      <w:r>
        <w:rPr>
          <w:rFonts w:ascii="Cambria" w:hAnsi="Cambria"/>
          <w:bCs/>
          <w:sz w:val="28"/>
          <w:szCs w:val="28"/>
        </w:rPr>
        <w:tab/>
        <w:t>‘</w:t>
      </w:r>
      <w:r w:rsidR="00B9279D">
        <w:rPr>
          <w:rFonts w:ascii="Cambria" w:hAnsi="Cambria"/>
          <w:bCs/>
          <w:sz w:val="28"/>
          <w:szCs w:val="28"/>
        </w:rPr>
        <w:t>Well, I really</w:t>
      </w:r>
      <w:r>
        <w:rPr>
          <w:rFonts w:ascii="Cambria" w:hAnsi="Cambria"/>
          <w:bCs/>
          <w:sz w:val="28"/>
          <w:szCs w:val="28"/>
        </w:rPr>
        <w:t xml:space="preserve"> mean</w:t>
      </w:r>
      <w:r w:rsidR="00B9279D">
        <w:rPr>
          <w:rFonts w:ascii="Cambria" w:hAnsi="Cambria"/>
          <w:bCs/>
          <w:sz w:val="28"/>
          <w:szCs w:val="28"/>
        </w:rPr>
        <w:t>t, like</w:t>
      </w:r>
      <w:ins w:id="26192" w:author="Daisy Watt" w:date="2026-06-24T10:54:00Z" w16du:dateUtc="2026-06-24T08:54:00Z">
        <w:r w:rsidR="00741F2F">
          <w:rPr>
            <w:rFonts w:ascii="Cambria" w:hAnsi="Cambria"/>
            <w:bCs/>
            <w:sz w:val="28"/>
            <w:szCs w:val="28"/>
          </w:rPr>
          <w:t>,</w:t>
        </w:r>
      </w:ins>
      <w:ins w:id="26193" w:author="Claire S" w:date="2026-06-05T17:43:00Z" w16du:dateUtc="2026-06-05T16:43:00Z">
        <w:del w:id="26194" w:author="Daisy Watt" w:date="2026-06-24T10:54:00Z" w16du:dateUtc="2026-06-24T08:54:00Z">
          <w:r w:rsidR="000104F8" w:rsidDel="00741F2F">
            <w:rPr>
              <w:rFonts w:ascii="Cambria" w:hAnsi="Cambria"/>
              <w:bCs/>
              <w:sz w:val="28"/>
              <w:szCs w:val="28"/>
            </w:rPr>
            <w:delText xml:space="preserve"> </w:delText>
          </w:r>
        </w:del>
      </w:ins>
      <w:del w:id="26195" w:author="Daisy Watt" w:date="2026-06-24T10:54:00Z" w16du:dateUtc="2026-06-24T08:54:00Z">
        <w:r w:rsidR="008B74C7" w:rsidDel="00741F2F">
          <w:rPr>
            <w:rFonts w:ascii="Cambria" w:hAnsi="Cambria"/>
            <w:bCs/>
            <w:sz w:val="28"/>
            <w:szCs w:val="28"/>
          </w:rPr>
          <w:delText>-</w:delText>
        </w:r>
      </w:del>
      <w:r>
        <w:rPr>
          <w:rFonts w:ascii="Cambria" w:hAnsi="Cambria"/>
          <w:bCs/>
          <w:sz w:val="28"/>
          <w:szCs w:val="28"/>
        </w:rPr>
        <w:t xml:space="preserve"> about your brother?’</w:t>
      </w:r>
    </w:p>
    <w:p w14:paraId="6C6A9C86" w14:textId="19F5AC1E" w:rsidR="00D120AF" w:rsidRDefault="00D120AF" w:rsidP="00B83061">
      <w:pPr>
        <w:spacing w:line="360" w:lineRule="auto"/>
        <w:contextualSpacing/>
        <w:rPr>
          <w:rFonts w:ascii="Cambria" w:hAnsi="Cambria"/>
          <w:bCs/>
          <w:sz w:val="28"/>
          <w:szCs w:val="28"/>
        </w:rPr>
      </w:pPr>
      <w:r>
        <w:rPr>
          <w:rFonts w:ascii="Cambria" w:hAnsi="Cambria"/>
          <w:bCs/>
          <w:sz w:val="28"/>
          <w:szCs w:val="28"/>
        </w:rPr>
        <w:tab/>
        <w:t xml:space="preserve">‘How did you know about </w:t>
      </w:r>
      <w:r w:rsidR="00B9279D">
        <w:rPr>
          <w:rFonts w:ascii="Cambria" w:hAnsi="Cambria"/>
          <w:bCs/>
          <w:sz w:val="28"/>
          <w:szCs w:val="28"/>
        </w:rPr>
        <w:t>A</w:t>
      </w:r>
      <w:r>
        <w:rPr>
          <w:rFonts w:ascii="Cambria" w:hAnsi="Cambria"/>
          <w:bCs/>
          <w:sz w:val="28"/>
          <w:szCs w:val="28"/>
        </w:rPr>
        <w:t>dam?’</w:t>
      </w:r>
      <w:r w:rsidR="00B9279D">
        <w:rPr>
          <w:rFonts w:ascii="Cambria" w:hAnsi="Cambria"/>
          <w:bCs/>
          <w:sz w:val="28"/>
          <w:szCs w:val="28"/>
        </w:rPr>
        <w:t xml:space="preserve"> </w:t>
      </w:r>
      <w:r w:rsidR="008B74C7">
        <w:rPr>
          <w:rFonts w:ascii="Cambria" w:hAnsi="Cambria"/>
          <w:bCs/>
          <w:sz w:val="28"/>
          <w:szCs w:val="28"/>
        </w:rPr>
        <w:t>Clara</w:t>
      </w:r>
      <w:r w:rsidR="00B9279D">
        <w:rPr>
          <w:rFonts w:ascii="Cambria" w:hAnsi="Cambria"/>
          <w:bCs/>
          <w:sz w:val="28"/>
          <w:szCs w:val="28"/>
        </w:rPr>
        <w:t xml:space="preserve"> put the cake down and licked icing off her fingers</w:t>
      </w:r>
      <w:r w:rsidR="00B9575D">
        <w:rPr>
          <w:rFonts w:ascii="Cambria" w:hAnsi="Cambria"/>
          <w:bCs/>
          <w:sz w:val="28"/>
          <w:szCs w:val="28"/>
        </w:rPr>
        <w:t>, trying to stay calm.</w:t>
      </w:r>
      <w:r w:rsidR="008B74C7">
        <w:rPr>
          <w:rFonts w:ascii="Cambria" w:hAnsi="Cambria"/>
          <w:bCs/>
          <w:sz w:val="28"/>
          <w:szCs w:val="28"/>
        </w:rPr>
        <w:t xml:space="preserve"> ‘Is it common knowledge?’</w:t>
      </w:r>
    </w:p>
    <w:p w14:paraId="5C4296F5" w14:textId="3795D6F0" w:rsidR="00D120AF" w:rsidRDefault="00D120AF" w:rsidP="00B83061">
      <w:pPr>
        <w:spacing w:line="360" w:lineRule="auto"/>
        <w:contextualSpacing/>
        <w:rPr>
          <w:rFonts w:ascii="Cambria" w:hAnsi="Cambria"/>
          <w:bCs/>
          <w:sz w:val="28"/>
          <w:szCs w:val="28"/>
        </w:rPr>
      </w:pPr>
      <w:r>
        <w:rPr>
          <w:rFonts w:ascii="Cambria" w:hAnsi="Cambria"/>
          <w:bCs/>
          <w:sz w:val="28"/>
          <w:szCs w:val="28"/>
        </w:rPr>
        <w:tab/>
        <w:t>‘</w:t>
      </w:r>
      <w:ins w:id="26196" w:author="Claire S" w:date="2026-08-03T16:10:00Z" w16du:dateUtc="2026-08-03T15:10:00Z">
        <w:r w:rsidR="002E3F47">
          <w:rPr>
            <w:rFonts w:ascii="Cambria" w:hAnsi="Cambria"/>
            <w:bCs/>
            <w:sz w:val="28"/>
            <w:szCs w:val="28"/>
          </w:rPr>
          <w:t xml:space="preserve">I’m not sure.  I think </w:t>
        </w:r>
      </w:ins>
      <w:commentRangeStart w:id="26197"/>
      <w:r w:rsidR="00B9279D">
        <w:rPr>
          <w:rFonts w:ascii="Cambria" w:hAnsi="Cambria"/>
          <w:bCs/>
          <w:sz w:val="28"/>
          <w:szCs w:val="28"/>
        </w:rPr>
        <w:t>Savannah told me</w:t>
      </w:r>
      <w:commentRangeEnd w:id="26197"/>
      <w:r w:rsidR="000C4A93">
        <w:rPr>
          <w:rStyle w:val="CommentReference"/>
          <w:rFonts w:ascii="Cambria" w:hAnsi="Cambria"/>
          <w:bCs/>
          <w:sz w:val="28"/>
          <w:szCs w:val="28"/>
        </w:rPr>
        <w:commentReference w:id="26197"/>
      </w:r>
      <w:del w:id="26198" w:author="Daisy Watt" w:date="2026-06-24T10:54:00Z" w16du:dateUtc="2026-06-24T08:54:00Z">
        <w:r w:rsidDel="005F1F18">
          <w:rPr>
            <w:rFonts w:ascii="Cambria" w:hAnsi="Cambria"/>
            <w:bCs/>
            <w:sz w:val="28"/>
            <w:szCs w:val="28"/>
          </w:rPr>
          <w:delText>,</w:delText>
        </w:r>
      </w:del>
      <w:ins w:id="26199" w:author="Daisy Watt" w:date="2026-06-24T10:54:00Z" w16du:dateUtc="2026-06-24T08:54:00Z">
        <w:r w:rsidR="005F1F18">
          <w:rPr>
            <w:rFonts w:ascii="Cambria" w:hAnsi="Cambria"/>
            <w:bCs/>
            <w:sz w:val="28"/>
            <w:szCs w:val="28"/>
          </w:rPr>
          <w:t>.</w:t>
        </w:r>
      </w:ins>
      <w:r>
        <w:rPr>
          <w:rFonts w:ascii="Cambria" w:hAnsi="Cambria"/>
          <w:bCs/>
          <w:sz w:val="28"/>
          <w:szCs w:val="28"/>
        </w:rPr>
        <w:t xml:space="preserve">’ </w:t>
      </w:r>
      <w:r w:rsidR="00B9575D">
        <w:rPr>
          <w:rFonts w:ascii="Cambria" w:hAnsi="Cambria"/>
          <w:bCs/>
          <w:sz w:val="28"/>
          <w:szCs w:val="28"/>
        </w:rPr>
        <w:t>Ishan</w:t>
      </w:r>
      <w:r>
        <w:rPr>
          <w:rFonts w:ascii="Cambria" w:hAnsi="Cambria"/>
          <w:bCs/>
          <w:sz w:val="28"/>
          <w:szCs w:val="28"/>
        </w:rPr>
        <w:t xml:space="preserve"> looked uncomfortable. ‘</w:t>
      </w:r>
      <w:r w:rsidR="00B9279D">
        <w:rPr>
          <w:rFonts w:ascii="Cambria" w:hAnsi="Cambria"/>
          <w:bCs/>
          <w:sz w:val="28"/>
          <w:szCs w:val="28"/>
        </w:rPr>
        <w:t>Sorry if she shouldn’t</w:t>
      </w:r>
      <w:r w:rsidR="00707445">
        <w:rPr>
          <w:rFonts w:ascii="Cambria" w:hAnsi="Cambria"/>
          <w:bCs/>
          <w:sz w:val="28"/>
          <w:szCs w:val="28"/>
        </w:rPr>
        <w:t xml:space="preserve"> have</w:t>
      </w:r>
      <w:r w:rsidR="005C575C">
        <w:rPr>
          <w:rFonts w:ascii="Cambria" w:hAnsi="Cambria"/>
          <w:bCs/>
          <w:sz w:val="28"/>
          <w:szCs w:val="28"/>
        </w:rPr>
        <w:t>. I don’t judge</w:t>
      </w:r>
      <w:ins w:id="26200" w:author="Daisy Watt" w:date="2026-06-24T10:54:00Z" w16du:dateUtc="2026-06-24T08:54:00Z">
        <w:r w:rsidR="005F1F18">
          <w:rPr>
            <w:rFonts w:ascii="Cambria" w:hAnsi="Cambria"/>
            <w:bCs/>
            <w:sz w:val="28"/>
            <w:szCs w:val="28"/>
          </w:rPr>
          <w:t>,</w:t>
        </w:r>
      </w:ins>
      <w:r w:rsidR="005C575C">
        <w:rPr>
          <w:rFonts w:ascii="Cambria" w:hAnsi="Cambria"/>
          <w:bCs/>
          <w:sz w:val="28"/>
          <w:szCs w:val="28"/>
        </w:rPr>
        <w:t xml:space="preserve"> though</w:t>
      </w:r>
      <w:r w:rsidR="00B9279D">
        <w:rPr>
          <w:rFonts w:ascii="Cambria" w:hAnsi="Cambria"/>
          <w:bCs/>
          <w:sz w:val="28"/>
          <w:szCs w:val="28"/>
        </w:rPr>
        <w:t>.’</w:t>
      </w:r>
    </w:p>
    <w:p w14:paraId="62414938" w14:textId="26400CE6" w:rsidR="00DD6CF5" w:rsidRPr="00DD6CF5" w:rsidRDefault="00DD6CF5" w:rsidP="006E7F0C">
      <w:pPr>
        <w:spacing w:line="360" w:lineRule="auto"/>
        <w:contextualSpacing/>
        <w:rPr>
          <w:rFonts w:ascii="Cambria" w:hAnsi="Cambria"/>
          <w:b/>
          <w:i/>
          <w:iCs/>
          <w:sz w:val="28"/>
          <w:szCs w:val="28"/>
        </w:rPr>
      </w:pPr>
      <w:r>
        <w:rPr>
          <w:rFonts w:ascii="Cambria" w:hAnsi="Cambria"/>
          <w:bCs/>
          <w:sz w:val="28"/>
          <w:szCs w:val="28"/>
        </w:rPr>
        <w:tab/>
        <w:t>He sidled off before Clara could ask him anything else</w:t>
      </w:r>
      <w:del w:id="26201" w:author="Daisy Watt" w:date="2026-06-24T10:56:00Z" w16du:dateUtc="2026-06-24T08:56:00Z">
        <w:r w:rsidR="003A7817" w:rsidDel="00D80167">
          <w:rPr>
            <w:rFonts w:ascii="Cambria" w:hAnsi="Cambria"/>
            <w:bCs/>
            <w:sz w:val="28"/>
            <w:szCs w:val="28"/>
          </w:rPr>
          <w:delText>,</w:delText>
        </w:r>
      </w:del>
      <w:ins w:id="26202" w:author="Daisy Watt" w:date="2026-06-24T10:56:00Z" w16du:dateUtc="2026-06-24T08:56:00Z">
        <w:r w:rsidR="00D80167">
          <w:rPr>
            <w:rFonts w:ascii="Cambria" w:hAnsi="Cambria"/>
            <w:bCs/>
            <w:sz w:val="28"/>
            <w:szCs w:val="28"/>
          </w:rPr>
          <w:t xml:space="preserve"> –</w:t>
        </w:r>
      </w:ins>
      <w:r w:rsidR="003A7817">
        <w:rPr>
          <w:rFonts w:ascii="Cambria" w:hAnsi="Cambria"/>
          <w:bCs/>
          <w:sz w:val="28"/>
          <w:szCs w:val="28"/>
        </w:rPr>
        <w:t xml:space="preserve"> </w:t>
      </w:r>
      <w:del w:id="26203" w:author="Daisy Watt" w:date="2026-06-24T10:56:00Z" w16du:dateUtc="2026-06-24T08:56:00Z">
        <w:r w:rsidR="003A7817" w:rsidDel="00D80167">
          <w:rPr>
            <w:rFonts w:ascii="Cambria" w:hAnsi="Cambria"/>
            <w:bCs/>
            <w:sz w:val="28"/>
            <w:szCs w:val="28"/>
          </w:rPr>
          <w:delText>but</w:delText>
        </w:r>
      </w:del>
      <w:ins w:id="26204" w:author="Daisy Watt" w:date="2026-06-24T10:56:00Z" w16du:dateUtc="2026-06-24T08:56:00Z">
        <w:r w:rsidR="00D80167">
          <w:rPr>
            <w:rFonts w:ascii="Cambria" w:hAnsi="Cambria"/>
            <w:bCs/>
            <w:sz w:val="28"/>
            <w:szCs w:val="28"/>
          </w:rPr>
          <w:t>leaving</w:t>
        </w:r>
      </w:ins>
      <w:r w:rsidR="003A7817">
        <w:rPr>
          <w:rFonts w:ascii="Cambria" w:hAnsi="Cambria"/>
          <w:bCs/>
          <w:sz w:val="28"/>
          <w:szCs w:val="28"/>
        </w:rPr>
        <w:t xml:space="preserve"> her bubble of relief </w:t>
      </w:r>
      <w:ins w:id="26205" w:author="Daisy Watt" w:date="2026-06-24T10:59:00Z" w16du:dateUtc="2026-06-24T08:59:00Z">
        <w:r w:rsidR="00E25A50">
          <w:rPr>
            <w:rFonts w:ascii="Cambria" w:hAnsi="Cambria"/>
            <w:bCs/>
            <w:sz w:val="28"/>
            <w:szCs w:val="28"/>
          </w:rPr>
          <w:t xml:space="preserve">somewhat </w:t>
        </w:r>
      </w:ins>
      <w:ins w:id="26206" w:author="Claire S" w:date="2026-06-05T17:43:00Z" w16du:dateUtc="2026-06-05T16:43:00Z">
        <w:del w:id="26207" w:author="Daisy Watt" w:date="2026-06-24T10:56:00Z" w16du:dateUtc="2026-06-24T08:56:00Z">
          <w:r w:rsidR="000104F8" w:rsidDel="00A93470">
            <w:rPr>
              <w:rFonts w:ascii="Cambria" w:hAnsi="Cambria"/>
              <w:bCs/>
              <w:sz w:val="28"/>
              <w:szCs w:val="28"/>
            </w:rPr>
            <w:delText>was</w:delText>
          </w:r>
        </w:del>
      </w:ins>
      <w:del w:id="26208" w:author="Daisy Watt" w:date="2026-06-24T10:56:00Z" w16du:dateUtc="2026-06-24T08:56:00Z">
        <w:r w:rsidR="003A7817" w:rsidDel="00A93470">
          <w:rPr>
            <w:rFonts w:ascii="Cambria" w:hAnsi="Cambria"/>
            <w:bCs/>
            <w:sz w:val="28"/>
            <w:szCs w:val="28"/>
          </w:rPr>
          <w:delText xml:space="preserve">felt </w:delText>
        </w:r>
        <w:r w:rsidR="005C575C" w:rsidDel="00A93470">
          <w:rPr>
            <w:rFonts w:ascii="Cambria" w:hAnsi="Cambria"/>
            <w:bCs/>
            <w:sz w:val="28"/>
            <w:szCs w:val="28"/>
          </w:rPr>
          <w:delText xml:space="preserve">at least </w:delText>
        </w:r>
        <w:r w:rsidR="003A7817" w:rsidDel="00A93470">
          <w:rPr>
            <w:rFonts w:ascii="Cambria" w:hAnsi="Cambria"/>
            <w:bCs/>
            <w:sz w:val="28"/>
            <w:szCs w:val="28"/>
          </w:rPr>
          <w:delText xml:space="preserve">a little </w:delText>
        </w:r>
      </w:del>
      <w:del w:id="26209" w:author="Daisy Watt" w:date="2026-06-24T10:57:00Z" w16du:dateUtc="2026-06-24T08:57:00Z">
        <w:r w:rsidR="005C575C" w:rsidDel="004523CC">
          <w:rPr>
            <w:rFonts w:ascii="Cambria" w:hAnsi="Cambria"/>
            <w:bCs/>
            <w:sz w:val="28"/>
            <w:szCs w:val="28"/>
          </w:rPr>
          <w:delText>deflated</w:delText>
        </w:r>
      </w:del>
      <w:ins w:id="26210" w:author="Daisy Watt" w:date="2026-06-24T10:57:00Z" w16du:dateUtc="2026-06-24T08:57:00Z">
        <w:r w:rsidR="004523CC">
          <w:rPr>
            <w:rFonts w:ascii="Cambria" w:hAnsi="Cambria"/>
            <w:bCs/>
            <w:sz w:val="28"/>
            <w:szCs w:val="28"/>
          </w:rPr>
          <w:t>deflate</w:t>
        </w:r>
      </w:ins>
      <w:ins w:id="26211" w:author="Daisy Watt" w:date="2026-06-24T10:59:00Z" w16du:dateUtc="2026-06-24T08:59:00Z">
        <w:r w:rsidR="00E25A50">
          <w:rPr>
            <w:rFonts w:ascii="Cambria" w:hAnsi="Cambria"/>
            <w:bCs/>
            <w:sz w:val="28"/>
            <w:szCs w:val="28"/>
          </w:rPr>
          <w:t>d</w:t>
        </w:r>
      </w:ins>
      <w:r>
        <w:rPr>
          <w:rFonts w:ascii="Cambria" w:hAnsi="Cambria"/>
          <w:bCs/>
          <w:sz w:val="28"/>
          <w:szCs w:val="28"/>
        </w:rPr>
        <w:t xml:space="preserve">.  </w:t>
      </w:r>
    </w:p>
    <w:p w14:paraId="6C66A744" w14:textId="7DA2D7A2" w:rsidR="00DD6CF5" w:rsidRDefault="00DD6CF5" w:rsidP="00B83061">
      <w:pPr>
        <w:spacing w:line="360" w:lineRule="auto"/>
        <w:contextualSpacing/>
        <w:rPr>
          <w:rFonts w:ascii="Cambria" w:hAnsi="Cambria"/>
          <w:bCs/>
          <w:sz w:val="28"/>
          <w:szCs w:val="28"/>
        </w:rPr>
      </w:pPr>
    </w:p>
    <w:p w14:paraId="3C2F26FF" w14:textId="77777777" w:rsidR="00B03BE1" w:rsidRDefault="00B03BE1" w:rsidP="008641AA">
      <w:pPr>
        <w:spacing w:line="360" w:lineRule="auto"/>
        <w:contextualSpacing/>
        <w:rPr>
          <w:rFonts w:ascii="Cambria" w:hAnsi="Cambria"/>
          <w:b/>
          <w:sz w:val="28"/>
          <w:szCs w:val="28"/>
        </w:rPr>
      </w:pPr>
    </w:p>
    <w:p w14:paraId="7CFBEA85" w14:textId="77777777" w:rsidR="00B03BE1" w:rsidRDefault="00B03BE1" w:rsidP="008641AA">
      <w:pPr>
        <w:spacing w:line="360" w:lineRule="auto"/>
        <w:contextualSpacing/>
        <w:rPr>
          <w:rFonts w:ascii="Cambria" w:hAnsi="Cambria"/>
          <w:b/>
          <w:sz w:val="28"/>
          <w:szCs w:val="28"/>
        </w:rPr>
      </w:pPr>
    </w:p>
    <w:p w14:paraId="0DDDE5B8" w14:textId="77777777" w:rsidR="00B03BE1" w:rsidRDefault="00B03BE1" w:rsidP="008641AA">
      <w:pPr>
        <w:spacing w:line="360" w:lineRule="auto"/>
        <w:contextualSpacing/>
        <w:rPr>
          <w:rFonts w:ascii="Cambria" w:hAnsi="Cambria"/>
          <w:b/>
          <w:sz w:val="28"/>
          <w:szCs w:val="28"/>
        </w:rPr>
      </w:pPr>
    </w:p>
    <w:p w14:paraId="06B85050" w14:textId="77777777" w:rsidR="00B03BE1" w:rsidRDefault="00B03BE1" w:rsidP="008641AA">
      <w:pPr>
        <w:spacing w:line="360" w:lineRule="auto"/>
        <w:contextualSpacing/>
        <w:rPr>
          <w:rFonts w:ascii="Cambria" w:hAnsi="Cambria"/>
          <w:b/>
          <w:sz w:val="28"/>
          <w:szCs w:val="28"/>
        </w:rPr>
      </w:pPr>
    </w:p>
    <w:p w14:paraId="28B80C05" w14:textId="77777777" w:rsidR="00B03BE1" w:rsidRDefault="00B03BE1" w:rsidP="008641AA">
      <w:pPr>
        <w:spacing w:line="360" w:lineRule="auto"/>
        <w:contextualSpacing/>
        <w:rPr>
          <w:rFonts w:ascii="Cambria" w:hAnsi="Cambria"/>
          <w:b/>
          <w:sz w:val="28"/>
          <w:szCs w:val="28"/>
        </w:rPr>
      </w:pPr>
    </w:p>
    <w:p w14:paraId="3E97BD52" w14:textId="77777777" w:rsidR="00B03BE1" w:rsidRDefault="00B03BE1" w:rsidP="008641AA">
      <w:pPr>
        <w:spacing w:line="360" w:lineRule="auto"/>
        <w:contextualSpacing/>
        <w:rPr>
          <w:rFonts w:ascii="Cambria" w:hAnsi="Cambria"/>
          <w:b/>
          <w:sz w:val="28"/>
          <w:szCs w:val="28"/>
        </w:rPr>
      </w:pPr>
    </w:p>
    <w:p w14:paraId="5AC68972" w14:textId="77777777" w:rsidR="00B03BE1" w:rsidRDefault="00B03BE1" w:rsidP="008641AA">
      <w:pPr>
        <w:spacing w:line="360" w:lineRule="auto"/>
        <w:contextualSpacing/>
        <w:rPr>
          <w:rFonts w:ascii="Cambria" w:hAnsi="Cambria"/>
          <w:b/>
          <w:sz w:val="28"/>
          <w:szCs w:val="28"/>
        </w:rPr>
      </w:pPr>
    </w:p>
    <w:p w14:paraId="7A39E7F5" w14:textId="77777777" w:rsidR="00B03BE1" w:rsidRDefault="00B03BE1" w:rsidP="008641AA">
      <w:pPr>
        <w:spacing w:line="360" w:lineRule="auto"/>
        <w:contextualSpacing/>
        <w:rPr>
          <w:rFonts w:ascii="Cambria" w:hAnsi="Cambria"/>
          <w:b/>
          <w:sz w:val="28"/>
          <w:szCs w:val="28"/>
        </w:rPr>
      </w:pPr>
    </w:p>
    <w:p w14:paraId="6D527CCB" w14:textId="77777777" w:rsidR="00B03BE1" w:rsidRDefault="00B03BE1" w:rsidP="008641AA">
      <w:pPr>
        <w:spacing w:line="360" w:lineRule="auto"/>
        <w:contextualSpacing/>
        <w:rPr>
          <w:rFonts w:ascii="Cambria" w:hAnsi="Cambria"/>
          <w:b/>
          <w:sz w:val="28"/>
          <w:szCs w:val="28"/>
        </w:rPr>
      </w:pPr>
    </w:p>
    <w:p w14:paraId="2A791ED7" w14:textId="77777777" w:rsidR="00B03BE1" w:rsidRDefault="00B03BE1" w:rsidP="008641AA">
      <w:pPr>
        <w:spacing w:line="360" w:lineRule="auto"/>
        <w:contextualSpacing/>
        <w:rPr>
          <w:rFonts w:ascii="Cambria" w:hAnsi="Cambria"/>
          <w:b/>
          <w:sz w:val="28"/>
          <w:szCs w:val="28"/>
        </w:rPr>
      </w:pPr>
    </w:p>
    <w:p w14:paraId="4EB14EFA" w14:textId="77777777" w:rsidR="00B03BE1" w:rsidRDefault="00B03BE1" w:rsidP="008641AA">
      <w:pPr>
        <w:spacing w:line="360" w:lineRule="auto"/>
        <w:contextualSpacing/>
        <w:rPr>
          <w:rFonts w:ascii="Cambria" w:hAnsi="Cambria"/>
          <w:b/>
          <w:sz w:val="28"/>
          <w:szCs w:val="28"/>
        </w:rPr>
      </w:pPr>
    </w:p>
    <w:p w14:paraId="576F83AD" w14:textId="77777777" w:rsidR="00B03BE1" w:rsidRDefault="00B03BE1" w:rsidP="008641AA">
      <w:pPr>
        <w:spacing w:line="360" w:lineRule="auto"/>
        <w:contextualSpacing/>
        <w:rPr>
          <w:rFonts w:ascii="Cambria" w:hAnsi="Cambria"/>
          <w:b/>
          <w:sz w:val="28"/>
          <w:szCs w:val="28"/>
        </w:rPr>
      </w:pPr>
    </w:p>
    <w:p w14:paraId="7213E408" w14:textId="77777777" w:rsidR="00B03BE1" w:rsidRDefault="00B03BE1" w:rsidP="008641AA">
      <w:pPr>
        <w:spacing w:line="360" w:lineRule="auto"/>
        <w:contextualSpacing/>
        <w:rPr>
          <w:rFonts w:ascii="Cambria" w:hAnsi="Cambria"/>
          <w:b/>
          <w:sz w:val="28"/>
          <w:szCs w:val="28"/>
        </w:rPr>
      </w:pPr>
    </w:p>
    <w:p w14:paraId="64B571D6" w14:textId="77777777" w:rsidR="00B03BE1" w:rsidRDefault="00B03BE1" w:rsidP="008641AA">
      <w:pPr>
        <w:spacing w:line="360" w:lineRule="auto"/>
        <w:contextualSpacing/>
        <w:rPr>
          <w:rFonts w:ascii="Cambria" w:hAnsi="Cambria"/>
          <w:b/>
          <w:sz w:val="28"/>
          <w:szCs w:val="28"/>
        </w:rPr>
      </w:pPr>
    </w:p>
    <w:p w14:paraId="048476FD" w14:textId="27FC0B56" w:rsidR="00170816" w:rsidRDefault="00170816" w:rsidP="008641AA">
      <w:pPr>
        <w:spacing w:line="360" w:lineRule="auto"/>
        <w:contextualSpacing/>
        <w:rPr>
          <w:ins w:id="26212" w:author="Claire S" w:date="2026-08-03T16:11:00Z" w16du:dateUtc="2026-08-03T15:11:00Z"/>
          <w:rFonts w:ascii="Cambria" w:hAnsi="Cambria"/>
          <w:b/>
          <w:sz w:val="28"/>
          <w:szCs w:val="28"/>
        </w:rPr>
      </w:pPr>
      <w:r w:rsidRPr="00DA4EE1">
        <w:rPr>
          <w:rFonts w:ascii="Cambria" w:hAnsi="Cambria"/>
          <w:b/>
          <w:sz w:val="28"/>
          <w:szCs w:val="28"/>
        </w:rPr>
        <w:t>CHA</w:t>
      </w:r>
      <w:r w:rsidR="008B0817" w:rsidRPr="00DA4EE1">
        <w:rPr>
          <w:rFonts w:ascii="Cambria" w:hAnsi="Cambria"/>
          <w:b/>
          <w:sz w:val="28"/>
          <w:szCs w:val="28"/>
        </w:rPr>
        <w:t>P</w:t>
      </w:r>
      <w:r w:rsidRPr="00DA4EE1">
        <w:rPr>
          <w:rFonts w:ascii="Cambria" w:hAnsi="Cambria"/>
          <w:b/>
          <w:sz w:val="28"/>
          <w:szCs w:val="28"/>
        </w:rPr>
        <w:t xml:space="preserve">TER </w:t>
      </w:r>
      <w:del w:id="26213" w:author="Daisy Watt" w:date="2026-06-24T10:59:00Z" w16du:dateUtc="2026-06-24T08:59:00Z">
        <w:r w:rsidR="00DD19B5" w:rsidDel="00E84572">
          <w:rPr>
            <w:rFonts w:ascii="Cambria" w:hAnsi="Cambria"/>
            <w:b/>
            <w:sz w:val="28"/>
            <w:szCs w:val="28"/>
          </w:rPr>
          <w:delText>6</w:delText>
        </w:r>
        <w:r w:rsidR="00027DE3" w:rsidDel="00E84572">
          <w:rPr>
            <w:rFonts w:ascii="Cambria" w:hAnsi="Cambria"/>
            <w:b/>
            <w:sz w:val="28"/>
            <w:szCs w:val="28"/>
          </w:rPr>
          <w:delText>9</w:delText>
        </w:r>
      </w:del>
      <w:ins w:id="26214" w:author="Claire S" w:date="2026-06-08T17:27:00Z" w16du:dateUtc="2026-06-08T16:27:00Z">
        <w:del w:id="26215" w:author="Daisy Watt" w:date="2026-06-24T10:59:00Z" w16du:dateUtc="2026-06-24T08:59:00Z">
          <w:r w:rsidR="002F77B6" w:rsidDel="00E84572">
            <w:rPr>
              <w:rFonts w:ascii="Cambria" w:hAnsi="Cambria"/>
              <w:b/>
              <w:sz w:val="28"/>
              <w:szCs w:val="28"/>
            </w:rPr>
            <w:delText>71</w:delText>
          </w:r>
        </w:del>
      </w:ins>
      <w:ins w:id="26216" w:author="Daisy Watt" w:date="2026-06-24T10:59:00Z" w16du:dateUtc="2026-06-24T08:59:00Z">
        <w:r w:rsidR="00E84572">
          <w:rPr>
            <w:rFonts w:ascii="Cambria" w:hAnsi="Cambria"/>
            <w:b/>
            <w:sz w:val="28"/>
            <w:szCs w:val="28"/>
          </w:rPr>
          <w:t>6</w:t>
        </w:r>
        <w:del w:id="26217" w:author="Claire S" w:date="2026-08-03T16:10:00Z" w16du:dateUtc="2026-08-03T15:10:00Z">
          <w:r w:rsidR="00E84572" w:rsidDel="002E3F47">
            <w:rPr>
              <w:rFonts w:ascii="Cambria" w:hAnsi="Cambria"/>
              <w:b/>
              <w:sz w:val="28"/>
              <w:szCs w:val="28"/>
            </w:rPr>
            <w:delText>9</w:delText>
          </w:r>
        </w:del>
      </w:ins>
      <w:ins w:id="26218" w:author="Claire S" w:date="2026-08-03T16:10:00Z" w16du:dateUtc="2026-08-03T15:10:00Z">
        <w:r w:rsidR="002E3F47">
          <w:rPr>
            <w:rFonts w:ascii="Cambria" w:hAnsi="Cambria"/>
            <w:b/>
            <w:sz w:val="28"/>
            <w:szCs w:val="28"/>
          </w:rPr>
          <w:t>6</w:t>
        </w:r>
      </w:ins>
    </w:p>
    <w:p w14:paraId="4890E448" w14:textId="77777777" w:rsidR="002E3F47" w:rsidRPr="00F7708A" w:rsidRDefault="002E3F47" w:rsidP="002E3F47">
      <w:pPr>
        <w:spacing w:line="360" w:lineRule="auto"/>
        <w:contextualSpacing/>
        <w:rPr>
          <w:ins w:id="26219" w:author="Claire S" w:date="2026-08-03T16:11:00Z" w16du:dateUtc="2026-08-03T15:11:00Z"/>
          <w:rFonts w:ascii="Cambria" w:hAnsi="Cambria"/>
          <w:b/>
          <w:sz w:val="28"/>
          <w:szCs w:val="28"/>
        </w:rPr>
      </w:pPr>
      <w:ins w:id="26220" w:author="Claire S" w:date="2026-08-03T16:11:00Z" w16du:dateUtc="2026-08-03T15:11:00Z">
        <w:r w:rsidRPr="00F7708A">
          <w:rPr>
            <w:rFonts w:ascii="Cambria" w:hAnsi="Cambria"/>
            <w:b/>
            <w:sz w:val="28"/>
            <w:szCs w:val="28"/>
          </w:rPr>
          <w:t>THURS</w:t>
        </w:r>
        <w:r>
          <w:rPr>
            <w:rFonts w:ascii="Cambria" w:hAnsi="Cambria"/>
            <w:b/>
            <w:sz w:val="28"/>
            <w:szCs w:val="28"/>
          </w:rPr>
          <w:t>DAY</w:t>
        </w:r>
        <w:r w:rsidRPr="00F7708A">
          <w:rPr>
            <w:rFonts w:ascii="Cambria" w:hAnsi="Cambria"/>
            <w:b/>
            <w:sz w:val="28"/>
            <w:szCs w:val="28"/>
          </w:rPr>
          <w:t xml:space="preserve"> </w:t>
        </w:r>
        <w:r>
          <w:rPr>
            <w:rFonts w:ascii="Cambria" w:hAnsi="Cambria"/>
            <w:b/>
            <w:sz w:val="28"/>
            <w:szCs w:val="28"/>
          </w:rPr>
          <w:t>AFTERNOON</w:t>
        </w:r>
        <w:r w:rsidRPr="00F7708A">
          <w:rPr>
            <w:rFonts w:ascii="Cambria" w:hAnsi="Cambria"/>
            <w:b/>
            <w:sz w:val="28"/>
            <w:szCs w:val="28"/>
          </w:rPr>
          <w:t xml:space="preserve"> </w:t>
        </w:r>
      </w:ins>
    </w:p>
    <w:p w14:paraId="4222946E" w14:textId="65951BF0" w:rsidR="002E3F47" w:rsidRPr="00DA4EE1" w:rsidDel="002E3F47" w:rsidRDefault="002E3F47" w:rsidP="008641AA">
      <w:pPr>
        <w:spacing w:line="360" w:lineRule="auto"/>
        <w:contextualSpacing/>
        <w:rPr>
          <w:del w:id="26221" w:author="Claire S" w:date="2026-08-03T16:11:00Z" w16du:dateUtc="2026-08-03T15:11:00Z"/>
          <w:rFonts w:ascii="Cambria" w:hAnsi="Cambria"/>
          <w:b/>
          <w:sz w:val="28"/>
          <w:szCs w:val="28"/>
        </w:rPr>
      </w:pPr>
    </w:p>
    <w:p w14:paraId="16BCEB1E" w14:textId="2B6C9BCC" w:rsidR="008B0817" w:rsidRPr="00DA4EE1" w:rsidDel="00A20AC5" w:rsidRDefault="008B0817" w:rsidP="008641AA">
      <w:pPr>
        <w:spacing w:line="360" w:lineRule="auto"/>
        <w:contextualSpacing/>
        <w:rPr>
          <w:del w:id="26222" w:author="Daisy Watt" w:date="2026-06-24T10:46:00Z" w16du:dateUtc="2026-06-24T08:46:00Z"/>
          <w:rFonts w:ascii="Cambria" w:hAnsi="Cambria"/>
          <w:b/>
          <w:sz w:val="28"/>
          <w:szCs w:val="28"/>
        </w:rPr>
      </w:pPr>
      <w:del w:id="26223" w:author="Daisy Watt" w:date="2026-06-24T10:46:00Z" w16du:dateUtc="2026-06-24T08:46:00Z">
        <w:r w:rsidRPr="00DA4EE1" w:rsidDel="00A20AC5">
          <w:rPr>
            <w:rFonts w:ascii="Cambria" w:hAnsi="Cambria"/>
            <w:b/>
            <w:sz w:val="28"/>
            <w:szCs w:val="28"/>
          </w:rPr>
          <w:delText xml:space="preserve">THURS PM </w:delText>
        </w:r>
      </w:del>
    </w:p>
    <w:p w14:paraId="6DC156EE" w14:textId="20C20B0D" w:rsidR="00204426" w:rsidRDefault="00170816" w:rsidP="008641AA">
      <w:pPr>
        <w:spacing w:line="360" w:lineRule="auto"/>
        <w:contextualSpacing/>
        <w:rPr>
          <w:rFonts w:ascii="Cambria" w:hAnsi="Cambria"/>
          <w:bCs/>
          <w:sz w:val="28"/>
          <w:szCs w:val="28"/>
        </w:rPr>
      </w:pPr>
      <w:r>
        <w:rPr>
          <w:rFonts w:ascii="Cambria" w:hAnsi="Cambria"/>
          <w:bCs/>
          <w:sz w:val="28"/>
          <w:szCs w:val="28"/>
        </w:rPr>
        <w:t xml:space="preserve">Savannah sat in her </w:t>
      </w:r>
      <w:r w:rsidR="00B03BE1">
        <w:rPr>
          <w:rFonts w:ascii="Cambria" w:hAnsi="Cambria"/>
          <w:bCs/>
          <w:sz w:val="28"/>
          <w:szCs w:val="28"/>
        </w:rPr>
        <w:t xml:space="preserve">own private </w:t>
      </w:r>
      <w:r>
        <w:rPr>
          <w:rFonts w:ascii="Cambria" w:hAnsi="Cambria"/>
          <w:bCs/>
          <w:sz w:val="28"/>
          <w:szCs w:val="28"/>
        </w:rPr>
        <w:t xml:space="preserve">office </w:t>
      </w:r>
      <w:r w:rsidR="00B03BE1">
        <w:rPr>
          <w:rFonts w:ascii="Cambria" w:hAnsi="Cambria"/>
          <w:bCs/>
          <w:sz w:val="28"/>
          <w:szCs w:val="28"/>
        </w:rPr>
        <w:t xml:space="preserve">on the second floor, </w:t>
      </w:r>
      <w:r w:rsidR="008B3F66">
        <w:rPr>
          <w:rFonts w:ascii="Cambria" w:hAnsi="Cambria"/>
          <w:bCs/>
          <w:sz w:val="28"/>
          <w:szCs w:val="28"/>
        </w:rPr>
        <w:t>considering</w:t>
      </w:r>
      <w:r w:rsidR="00204426">
        <w:rPr>
          <w:rFonts w:ascii="Cambria" w:hAnsi="Cambria"/>
          <w:bCs/>
          <w:sz w:val="28"/>
          <w:szCs w:val="28"/>
        </w:rPr>
        <w:t xml:space="preserve"> everything that had happened this past week</w:t>
      </w:r>
      <w:r w:rsidR="00B9575D">
        <w:rPr>
          <w:rFonts w:ascii="Cambria" w:hAnsi="Cambria"/>
          <w:bCs/>
          <w:sz w:val="28"/>
          <w:szCs w:val="28"/>
        </w:rPr>
        <w:t xml:space="preserve">. </w:t>
      </w:r>
    </w:p>
    <w:p w14:paraId="0AC35B2C" w14:textId="0C43F113" w:rsidR="00305A08" w:rsidRDefault="00305A08" w:rsidP="008641AA">
      <w:pPr>
        <w:spacing w:line="360" w:lineRule="auto"/>
        <w:contextualSpacing/>
        <w:rPr>
          <w:rFonts w:ascii="Cambria" w:hAnsi="Cambria"/>
          <w:bCs/>
          <w:sz w:val="28"/>
          <w:szCs w:val="28"/>
        </w:rPr>
      </w:pPr>
      <w:r>
        <w:rPr>
          <w:rFonts w:ascii="Cambria" w:hAnsi="Cambria"/>
          <w:bCs/>
          <w:sz w:val="28"/>
          <w:szCs w:val="28"/>
        </w:rPr>
        <w:tab/>
      </w:r>
      <w:r w:rsidR="0038395E">
        <w:rPr>
          <w:rFonts w:ascii="Cambria" w:hAnsi="Cambria"/>
          <w:bCs/>
          <w:sz w:val="28"/>
          <w:szCs w:val="28"/>
        </w:rPr>
        <w:t xml:space="preserve">What secrets had both men kept from her?  </w:t>
      </w:r>
      <w:ins w:id="26224" w:author="Claire S" w:date="2026-06-05T17:44:00Z" w16du:dateUtc="2026-06-05T16:44:00Z">
        <w:r w:rsidR="00ED6BF2">
          <w:rPr>
            <w:rFonts w:ascii="Cambria" w:hAnsi="Cambria"/>
            <w:bCs/>
            <w:sz w:val="28"/>
            <w:szCs w:val="28"/>
          </w:rPr>
          <w:t>Dex had never mentioned blackmail</w:t>
        </w:r>
      </w:ins>
      <w:ins w:id="26225" w:author="Claire S" w:date="2026-06-05T17:45:00Z" w16du:dateUtc="2026-06-05T16:45:00Z">
        <w:r w:rsidR="006801BA">
          <w:rPr>
            <w:rFonts w:ascii="Cambria" w:hAnsi="Cambria"/>
            <w:bCs/>
            <w:sz w:val="28"/>
            <w:szCs w:val="28"/>
          </w:rPr>
          <w:t xml:space="preserve">.  And </w:t>
        </w:r>
      </w:ins>
      <w:ins w:id="26226" w:author="Claire S" w:date="2026-06-05T17:44:00Z" w16du:dateUtc="2026-06-05T16:44:00Z">
        <w:r w:rsidR="006801BA">
          <w:rPr>
            <w:rFonts w:ascii="Cambria" w:hAnsi="Cambria"/>
            <w:bCs/>
            <w:sz w:val="28"/>
            <w:szCs w:val="28"/>
          </w:rPr>
          <w:t>w</w:t>
        </w:r>
      </w:ins>
      <w:del w:id="26227" w:author="Claire S" w:date="2026-06-05T17:44:00Z" w16du:dateUtc="2026-06-05T16:44:00Z">
        <w:r w:rsidDel="006801BA">
          <w:rPr>
            <w:rFonts w:ascii="Cambria" w:hAnsi="Cambria"/>
            <w:bCs/>
            <w:sz w:val="28"/>
            <w:szCs w:val="28"/>
          </w:rPr>
          <w:delText>W</w:delText>
        </w:r>
      </w:del>
      <w:r>
        <w:rPr>
          <w:rFonts w:ascii="Cambria" w:hAnsi="Cambria"/>
          <w:bCs/>
          <w:sz w:val="28"/>
          <w:szCs w:val="28"/>
        </w:rPr>
        <w:t xml:space="preserve">hy </w:t>
      </w:r>
      <w:r w:rsidR="0038395E">
        <w:rPr>
          <w:rFonts w:ascii="Cambria" w:hAnsi="Cambria"/>
          <w:bCs/>
          <w:sz w:val="28"/>
          <w:szCs w:val="28"/>
        </w:rPr>
        <w:t xml:space="preserve">the hell would </w:t>
      </w:r>
      <w:r w:rsidR="00FC3498">
        <w:rPr>
          <w:rFonts w:ascii="Cambria" w:hAnsi="Cambria"/>
          <w:bCs/>
          <w:sz w:val="28"/>
          <w:szCs w:val="28"/>
        </w:rPr>
        <w:t xml:space="preserve">Jackson </w:t>
      </w:r>
      <w:r>
        <w:rPr>
          <w:rFonts w:ascii="Cambria" w:hAnsi="Cambria"/>
          <w:bCs/>
          <w:sz w:val="28"/>
          <w:szCs w:val="28"/>
        </w:rPr>
        <w:t xml:space="preserve">Rayne </w:t>
      </w:r>
      <w:r w:rsidR="0038395E">
        <w:rPr>
          <w:rFonts w:ascii="Cambria" w:hAnsi="Cambria"/>
          <w:bCs/>
          <w:sz w:val="28"/>
          <w:szCs w:val="28"/>
        </w:rPr>
        <w:t xml:space="preserve">have murdered </w:t>
      </w:r>
      <w:r>
        <w:rPr>
          <w:rFonts w:ascii="Cambria" w:hAnsi="Cambria"/>
          <w:bCs/>
          <w:sz w:val="28"/>
          <w:szCs w:val="28"/>
        </w:rPr>
        <w:t>Dex</w:t>
      </w:r>
      <w:ins w:id="26228" w:author="Claire S" w:date="2026-06-05T17:45:00Z" w16du:dateUtc="2026-06-05T16:45:00Z">
        <w:r w:rsidR="006801BA">
          <w:rPr>
            <w:rFonts w:ascii="Cambria" w:hAnsi="Cambria"/>
            <w:bCs/>
            <w:sz w:val="28"/>
            <w:szCs w:val="28"/>
          </w:rPr>
          <w:t>,</w:t>
        </w:r>
      </w:ins>
      <w:del w:id="26229" w:author="Claire S" w:date="2026-06-05T17:45:00Z" w16du:dateUtc="2026-06-05T16:45:00Z">
        <w:r w:rsidDel="006801BA">
          <w:rPr>
            <w:rFonts w:ascii="Cambria" w:hAnsi="Cambria"/>
            <w:bCs/>
            <w:sz w:val="28"/>
            <w:szCs w:val="28"/>
          </w:rPr>
          <w:delText>, that was what she didn’t understand</w:delText>
        </w:r>
        <w:r w:rsidR="0038395E" w:rsidDel="006801BA">
          <w:rPr>
            <w:rFonts w:ascii="Cambria" w:hAnsi="Cambria"/>
            <w:bCs/>
            <w:sz w:val="28"/>
            <w:szCs w:val="28"/>
          </w:rPr>
          <w:delText xml:space="preserve"> - not</w:delText>
        </w:r>
      </w:del>
      <w:r w:rsidR="00FA6DB9">
        <w:rPr>
          <w:rFonts w:ascii="Cambria" w:hAnsi="Cambria"/>
          <w:bCs/>
          <w:sz w:val="28"/>
          <w:szCs w:val="28"/>
        </w:rPr>
        <w:t xml:space="preserve"> when Dex had done so much for him</w:t>
      </w:r>
      <w:del w:id="26230" w:author="Daisy Watt" w:date="2026-06-24T11:44:00Z" w16du:dateUtc="2026-06-24T09:44:00Z">
        <w:r w:rsidR="0038395E" w:rsidDel="00B8670B">
          <w:rPr>
            <w:rFonts w:ascii="Cambria" w:hAnsi="Cambria"/>
            <w:bCs/>
            <w:sz w:val="28"/>
            <w:szCs w:val="28"/>
          </w:rPr>
          <w:delText>;</w:delText>
        </w:r>
      </w:del>
      <w:ins w:id="26231" w:author="Daisy Watt" w:date="2026-06-24T11:44:00Z" w16du:dateUtc="2026-06-24T09:44:00Z">
        <w:r w:rsidR="00B8670B">
          <w:rPr>
            <w:rFonts w:ascii="Cambria" w:hAnsi="Cambria"/>
            <w:bCs/>
            <w:sz w:val="28"/>
            <w:szCs w:val="28"/>
          </w:rPr>
          <w:t xml:space="preserve"> </w:t>
        </w:r>
      </w:ins>
      <w:ins w:id="26232" w:author="Daisy Watt" w:date="2026-06-24T11:45:00Z" w16du:dateUtc="2026-06-24T09:45:00Z">
        <w:r w:rsidR="00B8670B">
          <w:rPr>
            <w:rFonts w:ascii="Cambria" w:hAnsi="Cambria"/>
            <w:bCs/>
            <w:sz w:val="28"/>
            <w:szCs w:val="28"/>
          </w:rPr>
          <w:t>–</w:t>
        </w:r>
      </w:ins>
      <w:r w:rsidR="0038395E">
        <w:rPr>
          <w:rFonts w:ascii="Cambria" w:hAnsi="Cambria"/>
          <w:bCs/>
          <w:sz w:val="28"/>
          <w:szCs w:val="28"/>
        </w:rPr>
        <w:t xml:space="preserve"> single-handedly</w:t>
      </w:r>
      <w:r w:rsidR="00FA6DB9">
        <w:rPr>
          <w:rFonts w:ascii="Cambria" w:hAnsi="Cambria"/>
          <w:bCs/>
          <w:sz w:val="28"/>
          <w:szCs w:val="28"/>
        </w:rPr>
        <w:t xml:space="preserve"> creat</w:t>
      </w:r>
      <w:r w:rsidR="0038395E">
        <w:rPr>
          <w:rFonts w:ascii="Cambria" w:hAnsi="Cambria"/>
          <w:bCs/>
          <w:sz w:val="28"/>
          <w:szCs w:val="28"/>
        </w:rPr>
        <w:t>ing</w:t>
      </w:r>
      <w:r w:rsidR="00FA6DB9">
        <w:rPr>
          <w:rFonts w:ascii="Cambria" w:hAnsi="Cambria"/>
          <w:bCs/>
          <w:sz w:val="28"/>
          <w:szCs w:val="28"/>
        </w:rPr>
        <w:t xml:space="preserve"> his writing career</w:t>
      </w:r>
      <w:del w:id="26233" w:author="Daisy Watt" w:date="2026-06-24T11:45:00Z" w16du:dateUtc="2026-06-24T09:45:00Z">
        <w:r w:rsidR="00FA6DB9" w:rsidDel="00B8670B">
          <w:rPr>
            <w:rFonts w:ascii="Cambria" w:hAnsi="Cambria"/>
            <w:bCs/>
            <w:sz w:val="28"/>
            <w:szCs w:val="28"/>
          </w:rPr>
          <w:delText>.</w:delText>
        </w:r>
      </w:del>
      <w:ins w:id="26234" w:author="Claire S" w:date="2026-06-05T17:45:00Z" w16du:dateUtc="2026-06-05T16:45:00Z">
        <w:del w:id="26235" w:author="Daisy Watt" w:date="2026-06-24T11:45:00Z" w16du:dateUtc="2026-06-24T09:45:00Z">
          <w:r w:rsidR="00CF5669" w:rsidDel="00B8670B">
            <w:rPr>
              <w:rFonts w:ascii="Cambria" w:hAnsi="Cambria"/>
              <w:bCs/>
              <w:sz w:val="28"/>
              <w:szCs w:val="28"/>
            </w:rPr>
            <w:delText>.</w:delText>
          </w:r>
        </w:del>
      </w:ins>
      <w:ins w:id="26236" w:author="Daisy Watt" w:date="2026-06-24T11:45:00Z" w16du:dateUtc="2026-06-24T09:45:00Z">
        <w:r w:rsidR="00B8670B">
          <w:rPr>
            <w:rFonts w:ascii="Cambria" w:hAnsi="Cambria"/>
            <w:bCs/>
            <w:sz w:val="28"/>
            <w:szCs w:val="28"/>
          </w:rPr>
          <w:t>?</w:t>
        </w:r>
      </w:ins>
      <w:ins w:id="26237" w:author="Claire S" w:date="2026-06-06T10:07:00Z" w16du:dateUtc="2026-06-06T09:07:00Z">
        <w:r w:rsidR="000D3B05">
          <w:rPr>
            <w:rFonts w:ascii="Cambria" w:hAnsi="Cambria"/>
            <w:bCs/>
            <w:sz w:val="28"/>
            <w:szCs w:val="28"/>
          </w:rPr>
          <w:t xml:space="preserve">  And why had he stayed in the office after she’d gone to the penthouse?  From her recollection, Jackson had </w:t>
        </w:r>
      </w:ins>
      <w:ins w:id="26238" w:author="Claire S" w:date="2026-06-06T10:08:00Z" w16du:dateUtc="2026-06-06T09:08:00Z">
        <w:r w:rsidR="000D3B05">
          <w:rPr>
            <w:rFonts w:ascii="Cambria" w:hAnsi="Cambria"/>
            <w:bCs/>
            <w:sz w:val="28"/>
            <w:szCs w:val="28"/>
          </w:rPr>
          <w:t>gone down to the atrium.</w:t>
        </w:r>
      </w:ins>
    </w:p>
    <w:p w14:paraId="440C60DF" w14:textId="415FA533" w:rsidR="00305A08" w:rsidRDefault="00305A08" w:rsidP="008641AA">
      <w:pPr>
        <w:spacing w:line="360" w:lineRule="auto"/>
        <w:contextualSpacing/>
        <w:rPr>
          <w:rFonts w:ascii="Cambria" w:hAnsi="Cambria"/>
          <w:bCs/>
          <w:sz w:val="28"/>
          <w:szCs w:val="28"/>
        </w:rPr>
      </w:pPr>
      <w:r>
        <w:rPr>
          <w:rFonts w:ascii="Cambria" w:hAnsi="Cambria"/>
          <w:bCs/>
          <w:sz w:val="28"/>
          <w:szCs w:val="28"/>
        </w:rPr>
        <w:tab/>
        <w:t xml:space="preserve">But </w:t>
      </w:r>
      <w:del w:id="26239" w:author="Claire S" w:date="2026-06-06T10:08:00Z" w16du:dateUtc="2026-06-06T09:08:00Z">
        <w:r w:rsidDel="000D3B05">
          <w:rPr>
            <w:rFonts w:ascii="Cambria" w:hAnsi="Cambria"/>
            <w:bCs/>
            <w:sz w:val="28"/>
            <w:szCs w:val="28"/>
          </w:rPr>
          <w:delText xml:space="preserve">then, </w:delText>
        </w:r>
      </w:del>
      <w:r>
        <w:rPr>
          <w:rFonts w:ascii="Cambria" w:hAnsi="Cambria"/>
          <w:bCs/>
          <w:sz w:val="28"/>
          <w:szCs w:val="28"/>
        </w:rPr>
        <w:t xml:space="preserve">she guessed </w:t>
      </w:r>
      <w:r w:rsidR="00FC3498">
        <w:rPr>
          <w:rFonts w:ascii="Cambria" w:hAnsi="Cambria"/>
          <w:bCs/>
          <w:sz w:val="28"/>
          <w:szCs w:val="28"/>
        </w:rPr>
        <w:t>Jackson</w:t>
      </w:r>
      <w:r>
        <w:rPr>
          <w:rFonts w:ascii="Cambria" w:hAnsi="Cambria"/>
          <w:bCs/>
          <w:sz w:val="28"/>
          <w:szCs w:val="28"/>
        </w:rPr>
        <w:t xml:space="preserve"> had </w:t>
      </w:r>
      <w:del w:id="26240" w:author="Claire S" w:date="2026-06-06T10:08:00Z" w16du:dateUtc="2026-06-06T09:08:00Z">
        <w:r w:rsidDel="000D3B05">
          <w:rPr>
            <w:rFonts w:ascii="Cambria" w:hAnsi="Cambria"/>
            <w:bCs/>
            <w:sz w:val="28"/>
            <w:szCs w:val="28"/>
          </w:rPr>
          <w:delText xml:space="preserve">it </w:delText>
        </w:r>
      </w:del>
      <w:ins w:id="26241" w:author="Claire S" w:date="2026-06-06T10:08:00Z" w16du:dateUtc="2026-06-06T09:08:00Z">
        <w:r w:rsidR="000D3B05">
          <w:rPr>
            <w:rFonts w:ascii="Cambria" w:hAnsi="Cambria"/>
            <w:bCs/>
            <w:sz w:val="28"/>
            <w:szCs w:val="28"/>
          </w:rPr>
          <w:t xml:space="preserve">death </w:t>
        </w:r>
      </w:ins>
      <w:r>
        <w:rPr>
          <w:rFonts w:ascii="Cambria" w:hAnsi="Cambria"/>
          <w:bCs/>
          <w:sz w:val="28"/>
          <w:szCs w:val="28"/>
        </w:rPr>
        <w:t>in him</w:t>
      </w:r>
      <w:del w:id="26242" w:author="Daisy Watt" w:date="2026-06-24T11:45:00Z" w16du:dateUtc="2026-06-24T09:45:00Z">
        <w:r w:rsidDel="00C30B10">
          <w:rPr>
            <w:rFonts w:ascii="Cambria" w:hAnsi="Cambria"/>
            <w:bCs/>
            <w:sz w:val="28"/>
            <w:szCs w:val="28"/>
          </w:rPr>
          <w:delText>;</w:delText>
        </w:r>
      </w:del>
      <w:ins w:id="26243" w:author="Daisy Watt" w:date="2026-06-24T11:45:00Z" w16du:dateUtc="2026-06-24T09:45:00Z">
        <w:r w:rsidR="00C30B10">
          <w:rPr>
            <w:rFonts w:ascii="Cambria" w:hAnsi="Cambria"/>
            <w:bCs/>
            <w:sz w:val="28"/>
            <w:szCs w:val="28"/>
          </w:rPr>
          <w:t>:</w:t>
        </w:r>
      </w:ins>
      <w:r>
        <w:rPr>
          <w:rFonts w:ascii="Cambria" w:hAnsi="Cambria"/>
          <w:bCs/>
          <w:sz w:val="28"/>
          <w:szCs w:val="28"/>
        </w:rPr>
        <w:t xml:space="preserve"> that innate drive to see blood</w:t>
      </w:r>
      <w:del w:id="26244" w:author="Daisy Watt" w:date="2026-06-24T11:45:00Z" w16du:dateUtc="2026-06-24T09:45:00Z">
        <w:r w:rsidR="00C56F64" w:rsidDel="00C30B10">
          <w:rPr>
            <w:rFonts w:ascii="Cambria" w:hAnsi="Cambria"/>
            <w:bCs/>
            <w:sz w:val="28"/>
            <w:szCs w:val="28"/>
          </w:rPr>
          <w:delText>;</w:delText>
        </w:r>
      </w:del>
      <w:ins w:id="26245" w:author="Daisy Watt" w:date="2026-06-24T11:45:00Z" w16du:dateUtc="2026-06-24T09:45:00Z">
        <w:r w:rsidR="00C30B10">
          <w:rPr>
            <w:rFonts w:ascii="Cambria" w:hAnsi="Cambria"/>
            <w:bCs/>
            <w:sz w:val="28"/>
            <w:szCs w:val="28"/>
          </w:rPr>
          <w:t>,</w:t>
        </w:r>
      </w:ins>
      <w:r w:rsidR="00C56F64">
        <w:rPr>
          <w:rFonts w:ascii="Cambria" w:hAnsi="Cambria"/>
          <w:bCs/>
          <w:sz w:val="28"/>
          <w:szCs w:val="28"/>
        </w:rPr>
        <w:t xml:space="preserve"> to end life</w:t>
      </w:r>
      <w:r>
        <w:rPr>
          <w:rFonts w:ascii="Cambria" w:hAnsi="Cambria"/>
          <w:bCs/>
          <w:sz w:val="28"/>
          <w:szCs w:val="28"/>
        </w:rPr>
        <w:t xml:space="preserve">.  </w:t>
      </w:r>
      <w:r w:rsidR="00FC3498">
        <w:rPr>
          <w:rFonts w:ascii="Cambria" w:hAnsi="Cambria"/>
          <w:bCs/>
          <w:sz w:val="28"/>
          <w:szCs w:val="28"/>
        </w:rPr>
        <w:t>With a</w:t>
      </w:r>
      <w:r>
        <w:rPr>
          <w:rFonts w:ascii="Cambria" w:hAnsi="Cambria"/>
          <w:bCs/>
          <w:sz w:val="28"/>
          <w:szCs w:val="28"/>
        </w:rPr>
        <w:t xml:space="preserve"> shudder</w:t>
      </w:r>
      <w:r w:rsidR="00FC3498">
        <w:rPr>
          <w:rFonts w:ascii="Cambria" w:hAnsi="Cambria"/>
          <w:bCs/>
          <w:sz w:val="28"/>
          <w:szCs w:val="28"/>
        </w:rPr>
        <w:t xml:space="preserve">, </w:t>
      </w:r>
      <w:r w:rsidR="00C56F64">
        <w:rPr>
          <w:rFonts w:ascii="Cambria" w:hAnsi="Cambria"/>
          <w:bCs/>
          <w:sz w:val="28"/>
          <w:szCs w:val="28"/>
        </w:rPr>
        <w:t>Savannah</w:t>
      </w:r>
      <w:r>
        <w:rPr>
          <w:rFonts w:ascii="Cambria" w:hAnsi="Cambria"/>
          <w:bCs/>
          <w:sz w:val="28"/>
          <w:szCs w:val="28"/>
        </w:rPr>
        <w:t xml:space="preserve"> rang</w:t>
      </w:r>
      <w:r w:rsidR="00C56F64">
        <w:rPr>
          <w:rFonts w:ascii="Cambria" w:hAnsi="Cambria"/>
          <w:bCs/>
          <w:sz w:val="28"/>
          <w:szCs w:val="28"/>
        </w:rPr>
        <w:t xml:space="preserve"> her assistant, </w:t>
      </w:r>
      <w:del w:id="26246" w:author="Daisy Watt" w:date="2026-06-24T11:45:00Z" w16du:dateUtc="2026-06-24T09:45:00Z">
        <w:r w:rsidR="00C56F64" w:rsidDel="00965B7D">
          <w:rPr>
            <w:rFonts w:ascii="Cambria" w:hAnsi="Cambria"/>
            <w:bCs/>
            <w:sz w:val="28"/>
            <w:szCs w:val="28"/>
          </w:rPr>
          <w:delText>sat</w:delText>
        </w:r>
      </w:del>
      <w:ins w:id="26247" w:author="Daisy Watt" w:date="2026-06-24T11:45:00Z" w16du:dateUtc="2026-06-24T09:45:00Z">
        <w:r w:rsidR="00965B7D">
          <w:rPr>
            <w:rFonts w:ascii="Cambria" w:hAnsi="Cambria"/>
            <w:bCs/>
            <w:sz w:val="28"/>
            <w:szCs w:val="28"/>
          </w:rPr>
          <w:t>who was sitting</w:t>
        </w:r>
      </w:ins>
      <w:r w:rsidR="00C56F64">
        <w:rPr>
          <w:rFonts w:ascii="Cambria" w:hAnsi="Cambria"/>
          <w:bCs/>
          <w:sz w:val="28"/>
          <w:szCs w:val="28"/>
        </w:rPr>
        <w:t xml:space="preserve"> </w:t>
      </w:r>
      <w:del w:id="26248" w:author="Claire S" w:date="2026-06-06T10:08:00Z" w16du:dateUtc="2026-06-06T09:08:00Z">
        <w:r w:rsidR="008B3F66" w:rsidDel="00D655B0">
          <w:rPr>
            <w:rFonts w:ascii="Cambria" w:hAnsi="Cambria"/>
            <w:bCs/>
            <w:sz w:val="28"/>
            <w:szCs w:val="28"/>
          </w:rPr>
          <w:delText xml:space="preserve">at his desk </w:delText>
        </w:r>
      </w:del>
      <w:r w:rsidR="00C56F64">
        <w:rPr>
          <w:rFonts w:ascii="Cambria" w:hAnsi="Cambria"/>
          <w:bCs/>
          <w:sz w:val="28"/>
          <w:szCs w:val="28"/>
        </w:rPr>
        <w:t>outside her office</w:t>
      </w:r>
      <w:r w:rsidR="003A7817">
        <w:rPr>
          <w:rFonts w:ascii="Cambria" w:hAnsi="Cambria"/>
          <w:bCs/>
          <w:sz w:val="28"/>
          <w:szCs w:val="28"/>
        </w:rPr>
        <w:t>, no doubt working on a spreadsheet of her expenses.</w:t>
      </w:r>
    </w:p>
    <w:p w14:paraId="3D8D0641" w14:textId="3E01FB93" w:rsidR="00D5102F" w:rsidRDefault="00D5102F" w:rsidP="008641AA">
      <w:pPr>
        <w:spacing w:line="360" w:lineRule="auto"/>
        <w:contextualSpacing/>
        <w:rPr>
          <w:rFonts w:ascii="Cambria" w:hAnsi="Cambria"/>
          <w:bCs/>
          <w:sz w:val="28"/>
          <w:szCs w:val="28"/>
        </w:rPr>
      </w:pPr>
      <w:r>
        <w:rPr>
          <w:rFonts w:ascii="Cambria" w:hAnsi="Cambria"/>
          <w:bCs/>
          <w:sz w:val="28"/>
          <w:szCs w:val="28"/>
        </w:rPr>
        <w:tab/>
        <w:t>‘Ish</w:t>
      </w:r>
      <w:del w:id="26249" w:author="Daisy Watt" w:date="2026-06-24T11:45:00Z" w16du:dateUtc="2026-06-24T09:45:00Z">
        <w:r w:rsidDel="00195BA6">
          <w:rPr>
            <w:rFonts w:ascii="Cambria" w:hAnsi="Cambria"/>
            <w:bCs/>
            <w:sz w:val="28"/>
            <w:szCs w:val="28"/>
          </w:rPr>
          <w:delText>,’ s</w:delText>
        </w:r>
      </w:del>
      <w:ins w:id="26250" w:author="Daisy Watt" w:date="2026-06-24T11:45:00Z" w16du:dateUtc="2026-06-24T09:45:00Z">
        <w:r w:rsidR="00195BA6">
          <w:rPr>
            <w:rFonts w:ascii="Cambria" w:hAnsi="Cambria"/>
            <w:bCs/>
            <w:sz w:val="28"/>
            <w:szCs w:val="28"/>
          </w:rPr>
          <w:t>.’ S</w:t>
        </w:r>
      </w:ins>
      <w:r>
        <w:rPr>
          <w:rFonts w:ascii="Cambria" w:hAnsi="Cambria"/>
          <w:bCs/>
          <w:sz w:val="28"/>
          <w:szCs w:val="28"/>
        </w:rPr>
        <w:t xml:space="preserve">he </w:t>
      </w:r>
      <w:r w:rsidR="00305A08">
        <w:rPr>
          <w:rFonts w:ascii="Cambria" w:hAnsi="Cambria"/>
          <w:bCs/>
          <w:sz w:val="28"/>
          <w:szCs w:val="28"/>
        </w:rPr>
        <w:t>gave him a little wave</w:t>
      </w:r>
      <w:r w:rsidR="00354280">
        <w:rPr>
          <w:rFonts w:ascii="Cambria" w:hAnsi="Cambria"/>
          <w:bCs/>
          <w:sz w:val="28"/>
          <w:szCs w:val="28"/>
        </w:rPr>
        <w:t xml:space="preserve"> through the glass</w:t>
      </w:r>
      <w:r w:rsidR="00C56F64">
        <w:rPr>
          <w:rFonts w:ascii="Cambria" w:hAnsi="Cambria"/>
          <w:bCs/>
          <w:sz w:val="28"/>
          <w:szCs w:val="28"/>
        </w:rPr>
        <w:t xml:space="preserve"> when he picked up</w:t>
      </w:r>
      <w:r w:rsidR="003A7817">
        <w:rPr>
          <w:rFonts w:ascii="Cambria" w:hAnsi="Cambria"/>
          <w:bCs/>
          <w:sz w:val="28"/>
          <w:szCs w:val="28"/>
        </w:rPr>
        <w:t xml:space="preserve"> the phone</w:t>
      </w:r>
      <w:r>
        <w:rPr>
          <w:rFonts w:ascii="Cambria" w:hAnsi="Cambria"/>
          <w:bCs/>
          <w:sz w:val="28"/>
          <w:szCs w:val="28"/>
        </w:rPr>
        <w:t xml:space="preserve">. </w:t>
      </w:r>
      <w:commentRangeStart w:id="26251"/>
      <w:r>
        <w:rPr>
          <w:rFonts w:ascii="Cambria" w:hAnsi="Cambria"/>
          <w:bCs/>
          <w:sz w:val="28"/>
          <w:szCs w:val="28"/>
        </w:rPr>
        <w:t>‘</w:t>
      </w:r>
      <w:del w:id="26252" w:author="Claire S" w:date="2026-06-05T17:44:00Z" w16du:dateUtc="2026-06-05T16:44:00Z">
        <w:r w:rsidDel="009F17C5">
          <w:rPr>
            <w:rFonts w:ascii="Cambria" w:hAnsi="Cambria"/>
            <w:bCs/>
            <w:sz w:val="28"/>
            <w:szCs w:val="28"/>
          </w:rPr>
          <w:delText>I’m not seeing anyone today</w:delText>
        </w:r>
        <w:r w:rsidR="00C115D1" w:rsidDel="009F17C5">
          <w:rPr>
            <w:rFonts w:ascii="Cambria" w:hAnsi="Cambria"/>
            <w:bCs/>
            <w:sz w:val="28"/>
            <w:szCs w:val="28"/>
          </w:rPr>
          <w:delText>,</w:delText>
        </w:r>
        <w:r w:rsidDel="009F17C5">
          <w:rPr>
            <w:rFonts w:ascii="Cambria" w:hAnsi="Cambria"/>
            <w:bCs/>
            <w:sz w:val="28"/>
            <w:szCs w:val="28"/>
          </w:rPr>
          <w:delText xml:space="preserve"> okay? </w:delText>
        </w:r>
        <w:r w:rsidR="0094658F" w:rsidDel="009F17C5">
          <w:rPr>
            <w:rFonts w:ascii="Cambria" w:hAnsi="Cambria"/>
            <w:bCs/>
            <w:sz w:val="28"/>
            <w:szCs w:val="28"/>
          </w:rPr>
          <w:delText xml:space="preserve">Not even Ruth. </w:delText>
        </w:r>
        <w:r w:rsidR="00B317F1" w:rsidDel="009F17C5">
          <w:rPr>
            <w:rFonts w:ascii="Cambria" w:hAnsi="Cambria"/>
            <w:bCs/>
            <w:sz w:val="28"/>
            <w:szCs w:val="28"/>
          </w:rPr>
          <w:delText>No meeting</w:delText>
        </w:r>
        <w:r w:rsidR="0094658F" w:rsidDel="009F17C5">
          <w:rPr>
            <w:rFonts w:ascii="Cambria" w:hAnsi="Cambria"/>
            <w:bCs/>
            <w:sz w:val="28"/>
            <w:szCs w:val="28"/>
          </w:rPr>
          <w:delText>s</w:delText>
        </w:r>
        <w:r w:rsidR="00B317F1" w:rsidDel="009F17C5">
          <w:rPr>
            <w:rFonts w:ascii="Cambria" w:hAnsi="Cambria"/>
            <w:bCs/>
            <w:sz w:val="28"/>
            <w:szCs w:val="28"/>
          </w:rPr>
          <w:delText>, no intru</w:delText>
        </w:r>
        <w:r w:rsidR="0094658F" w:rsidDel="009F17C5">
          <w:rPr>
            <w:rFonts w:ascii="Cambria" w:hAnsi="Cambria"/>
            <w:bCs/>
            <w:sz w:val="28"/>
            <w:szCs w:val="28"/>
          </w:rPr>
          <w:delText>sion</w:delText>
        </w:r>
        <w:r w:rsidR="00B317F1" w:rsidDel="009F17C5">
          <w:rPr>
            <w:rFonts w:ascii="Cambria" w:hAnsi="Cambria"/>
            <w:bCs/>
            <w:sz w:val="28"/>
            <w:szCs w:val="28"/>
          </w:rPr>
          <w:delText xml:space="preserve">.  </w:delText>
        </w:r>
      </w:del>
      <w:r>
        <w:rPr>
          <w:rFonts w:ascii="Cambria" w:hAnsi="Cambria"/>
          <w:bCs/>
          <w:sz w:val="28"/>
          <w:szCs w:val="28"/>
        </w:rPr>
        <w:t>I’m just catching up with myself.</w:t>
      </w:r>
      <w:ins w:id="26253" w:author="Claire S" w:date="2026-06-06T10:09:00Z" w16du:dateUtc="2026-06-06T09:09:00Z">
        <w:r w:rsidR="00D655B0">
          <w:rPr>
            <w:rFonts w:ascii="Cambria" w:hAnsi="Cambria"/>
            <w:bCs/>
            <w:sz w:val="28"/>
            <w:szCs w:val="28"/>
          </w:rPr>
          <w:t xml:space="preserve"> Only calls from Ruth.</w:t>
        </w:r>
      </w:ins>
      <w:r>
        <w:rPr>
          <w:rFonts w:ascii="Cambria" w:hAnsi="Cambria"/>
          <w:bCs/>
          <w:sz w:val="28"/>
          <w:szCs w:val="28"/>
        </w:rPr>
        <w:t>’</w:t>
      </w:r>
      <w:commentRangeEnd w:id="26251"/>
      <w:r w:rsidR="00D50A29">
        <w:rPr>
          <w:rStyle w:val="CommentReference"/>
          <w:rFonts w:ascii="Cambria" w:hAnsi="Cambria"/>
          <w:bCs/>
          <w:sz w:val="28"/>
          <w:szCs w:val="28"/>
        </w:rPr>
        <w:commentReference w:id="26251"/>
      </w:r>
    </w:p>
    <w:p w14:paraId="2629F60E" w14:textId="071D9355" w:rsidR="00D5102F" w:rsidRDefault="00D5102F" w:rsidP="00C56F64">
      <w:pPr>
        <w:spacing w:line="360" w:lineRule="auto"/>
        <w:contextualSpacing/>
        <w:rPr>
          <w:rFonts w:ascii="Cambria" w:hAnsi="Cambria"/>
          <w:bCs/>
          <w:sz w:val="28"/>
          <w:szCs w:val="28"/>
        </w:rPr>
      </w:pPr>
      <w:r>
        <w:rPr>
          <w:rFonts w:ascii="Cambria" w:hAnsi="Cambria"/>
          <w:bCs/>
          <w:sz w:val="28"/>
          <w:szCs w:val="28"/>
        </w:rPr>
        <w:tab/>
        <w:t>‘No problem</w:t>
      </w:r>
      <w:r w:rsidR="00C56F64">
        <w:rPr>
          <w:rFonts w:ascii="Cambria" w:hAnsi="Cambria"/>
          <w:bCs/>
          <w:sz w:val="28"/>
          <w:szCs w:val="28"/>
        </w:rPr>
        <w:t>. It’s good to see you back</w:t>
      </w:r>
      <w:del w:id="26254" w:author="Daisy Watt" w:date="2026-06-24T11:46:00Z" w16du:dateUtc="2026-06-24T09:46:00Z">
        <w:r w:rsidR="00C56F64" w:rsidDel="000939B2">
          <w:rPr>
            <w:rFonts w:ascii="Cambria" w:hAnsi="Cambria"/>
            <w:bCs/>
            <w:sz w:val="28"/>
            <w:szCs w:val="28"/>
          </w:rPr>
          <w:delText>.</w:delText>
        </w:r>
      </w:del>
      <w:ins w:id="26255" w:author="Daisy Watt" w:date="2026-06-24T11:46:00Z" w16du:dateUtc="2026-06-24T09:46:00Z">
        <w:r w:rsidR="000939B2">
          <w:rPr>
            <w:rFonts w:ascii="Cambria" w:hAnsi="Cambria"/>
            <w:bCs/>
            <w:sz w:val="28"/>
            <w:szCs w:val="28"/>
          </w:rPr>
          <w:t>,</w:t>
        </w:r>
      </w:ins>
      <w:r>
        <w:rPr>
          <w:rFonts w:ascii="Cambria" w:hAnsi="Cambria"/>
          <w:bCs/>
          <w:sz w:val="28"/>
          <w:szCs w:val="28"/>
        </w:rPr>
        <w:t xml:space="preserve">’ </w:t>
      </w:r>
      <w:r w:rsidR="00B317F1">
        <w:rPr>
          <w:rFonts w:ascii="Cambria" w:hAnsi="Cambria"/>
          <w:bCs/>
          <w:sz w:val="28"/>
          <w:szCs w:val="28"/>
        </w:rPr>
        <w:t>Ishan</w:t>
      </w:r>
      <w:r>
        <w:rPr>
          <w:rFonts w:ascii="Cambria" w:hAnsi="Cambria"/>
          <w:bCs/>
          <w:sz w:val="28"/>
          <w:szCs w:val="28"/>
        </w:rPr>
        <w:t xml:space="preserve"> said</w:t>
      </w:r>
      <w:r w:rsidR="00C115D1">
        <w:rPr>
          <w:rFonts w:ascii="Cambria" w:hAnsi="Cambria"/>
          <w:bCs/>
          <w:sz w:val="28"/>
          <w:szCs w:val="28"/>
        </w:rPr>
        <w:t>. There was a pause.</w:t>
      </w:r>
      <w:r w:rsidR="008B3F66" w:rsidRPr="008B3F66">
        <w:rPr>
          <w:rFonts w:ascii="Cambria" w:hAnsi="Cambria"/>
          <w:bCs/>
          <w:sz w:val="28"/>
          <w:szCs w:val="28"/>
        </w:rPr>
        <w:t xml:space="preserve"> </w:t>
      </w:r>
      <w:r w:rsidR="008B3F66">
        <w:rPr>
          <w:rFonts w:ascii="Cambria" w:hAnsi="Cambria"/>
          <w:bCs/>
          <w:sz w:val="28"/>
          <w:szCs w:val="28"/>
        </w:rPr>
        <w:t>‘Savanna</w:t>
      </w:r>
      <w:ins w:id="26256" w:author="Daisy Watt" w:date="2026-06-24T11:46:00Z" w16du:dateUtc="2026-06-24T09:46:00Z">
        <w:r w:rsidR="002174D3">
          <w:rPr>
            <w:rFonts w:ascii="Cambria" w:hAnsi="Cambria"/>
            <w:bCs/>
            <w:sz w:val="28"/>
            <w:szCs w:val="28"/>
          </w:rPr>
          <w:t>h…</w:t>
        </w:r>
      </w:ins>
      <w:del w:id="26257" w:author="Daisy Watt" w:date="2026-06-24T11:46:00Z" w16du:dateUtc="2026-06-24T09:46:00Z">
        <w:r w:rsidR="008B3F66" w:rsidDel="000939B2">
          <w:rPr>
            <w:rFonts w:ascii="Cambria" w:hAnsi="Cambria"/>
            <w:bCs/>
            <w:sz w:val="28"/>
            <w:szCs w:val="28"/>
          </w:rPr>
          <w:delText>h -</w:delText>
        </w:r>
      </w:del>
      <w:r w:rsidR="008B3F66">
        <w:rPr>
          <w:rFonts w:ascii="Cambria" w:hAnsi="Cambria"/>
          <w:bCs/>
          <w:sz w:val="28"/>
          <w:szCs w:val="28"/>
        </w:rPr>
        <w:t xml:space="preserve">’ </w:t>
      </w:r>
      <w:del w:id="26258" w:author="Daisy Watt" w:date="2026-06-24T11:46:00Z" w16du:dateUtc="2026-06-24T09:46:00Z">
        <w:r w:rsidR="008B3F66" w:rsidDel="000939B2">
          <w:rPr>
            <w:rFonts w:ascii="Cambria" w:hAnsi="Cambria"/>
            <w:bCs/>
            <w:sz w:val="28"/>
            <w:szCs w:val="28"/>
          </w:rPr>
          <w:delText>he started.</w:delText>
        </w:r>
      </w:del>
    </w:p>
    <w:p w14:paraId="5C89A75E" w14:textId="314E7F83" w:rsidR="00C115D1" w:rsidRDefault="00B317F1" w:rsidP="00B317F1">
      <w:pPr>
        <w:spacing w:line="360" w:lineRule="auto"/>
        <w:ind w:firstLine="720"/>
        <w:contextualSpacing/>
        <w:rPr>
          <w:rFonts w:ascii="Cambria" w:hAnsi="Cambria"/>
          <w:bCs/>
          <w:sz w:val="28"/>
          <w:szCs w:val="28"/>
        </w:rPr>
      </w:pPr>
      <w:r>
        <w:rPr>
          <w:rFonts w:ascii="Cambria" w:hAnsi="Cambria"/>
          <w:bCs/>
          <w:sz w:val="28"/>
          <w:szCs w:val="28"/>
        </w:rPr>
        <w:t>‘Yes?’ she prompted</w:t>
      </w:r>
      <w:r w:rsidR="008B3F66">
        <w:rPr>
          <w:rFonts w:ascii="Cambria" w:hAnsi="Cambria"/>
          <w:bCs/>
          <w:sz w:val="28"/>
          <w:szCs w:val="28"/>
        </w:rPr>
        <w:t xml:space="preserve"> as he trailed off again. </w:t>
      </w:r>
      <w:r w:rsidR="003A7817">
        <w:rPr>
          <w:rFonts w:ascii="Cambria" w:hAnsi="Cambria"/>
          <w:bCs/>
          <w:sz w:val="28"/>
          <w:szCs w:val="28"/>
        </w:rPr>
        <w:t>Looking</w:t>
      </w:r>
      <w:r w:rsidR="008B3F66">
        <w:rPr>
          <w:rFonts w:ascii="Cambria" w:hAnsi="Cambria"/>
          <w:bCs/>
          <w:sz w:val="28"/>
          <w:szCs w:val="28"/>
        </w:rPr>
        <w:t xml:space="preserve"> out</w:t>
      </w:r>
      <w:r w:rsidR="00A95CEB">
        <w:rPr>
          <w:rFonts w:ascii="Cambria" w:hAnsi="Cambria"/>
          <w:bCs/>
          <w:sz w:val="28"/>
          <w:szCs w:val="28"/>
        </w:rPr>
        <w:t xml:space="preserve"> at</w:t>
      </w:r>
      <w:r w:rsidR="00C56F64">
        <w:rPr>
          <w:rFonts w:ascii="Cambria" w:hAnsi="Cambria"/>
          <w:bCs/>
          <w:sz w:val="28"/>
          <w:szCs w:val="28"/>
        </w:rPr>
        <w:t xml:space="preserve"> him</w:t>
      </w:r>
      <w:r w:rsidR="008B3F66">
        <w:rPr>
          <w:rFonts w:ascii="Cambria" w:hAnsi="Cambria"/>
          <w:bCs/>
          <w:sz w:val="28"/>
          <w:szCs w:val="28"/>
        </w:rPr>
        <w:t xml:space="preserve">, </w:t>
      </w:r>
      <w:r w:rsidR="003A7817">
        <w:rPr>
          <w:rFonts w:ascii="Cambria" w:hAnsi="Cambria"/>
          <w:bCs/>
          <w:sz w:val="28"/>
          <w:szCs w:val="28"/>
        </w:rPr>
        <w:t xml:space="preserve">she could see </w:t>
      </w:r>
      <w:r w:rsidR="00C56F64">
        <w:rPr>
          <w:rFonts w:ascii="Cambria" w:hAnsi="Cambria"/>
          <w:bCs/>
          <w:sz w:val="28"/>
          <w:szCs w:val="28"/>
        </w:rPr>
        <w:t xml:space="preserve">he was </w:t>
      </w:r>
      <w:r w:rsidR="00A95CEB">
        <w:rPr>
          <w:rFonts w:ascii="Cambria" w:hAnsi="Cambria"/>
          <w:bCs/>
          <w:sz w:val="28"/>
          <w:szCs w:val="28"/>
        </w:rPr>
        <w:t xml:space="preserve">bent awkwardly over </w:t>
      </w:r>
      <w:r w:rsidR="00C56F64">
        <w:rPr>
          <w:rFonts w:ascii="Cambria" w:hAnsi="Cambria"/>
          <w:bCs/>
          <w:sz w:val="28"/>
          <w:szCs w:val="28"/>
        </w:rPr>
        <w:t>the</w:t>
      </w:r>
      <w:r w:rsidR="00A95CEB">
        <w:rPr>
          <w:rFonts w:ascii="Cambria" w:hAnsi="Cambria"/>
          <w:bCs/>
          <w:sz w:val="28"/>
          <w:szCs w:val="28"/>
        </w:rPr>
        <w:t xml:space="preserve"> phone.</w:t>
      </w:r>
      <w:r>
        <w:rPr>
          <w:rFonts w:ascii="Cambria" w:hAnsi="Cambria"/>
          <w:bCs/>
          <w:sz w:val="28"/>
          <w:szCs w:val="28"/>
        </w:rPr>
        <w:t xml:space="preserve"> ‘Ish? </w:t>
      </w:r>
      <w:r w:rsidR="008B3F66">
        <w:rPr>
          <w:rFonts w:ascii="Cambria" w:hAnsi="Cambria"/>
          <w:bCs/>
          <w:sz w:val="28"/>
          <w:szCs w:val="28"/>
        </w:rPr>
        <w:t>What is it</w:t>
      </w:r>
      <w:r w:rsidR="00C115D1">
        <w:rPr>
          <w:rFonts w:ascii="Cambria" w:hAnsi="Cambria"/>
          <w:bCs/>
          <w:sz w:val="28"/>
          <w:szCs w:val="28"/>
        </w:rPr>
        <w:t>?’</w:t>
      </w:r>
    </w:p>
    <w:p w14:paraId="56869E06" w14:textId="16771D69" w:rsidR="00C115D1" w:rsidRDefault="00C115D1" w:rsidP="008641AA">
      <w:pPr>
        <w:spacing w:line="360" w:lineRule="auto"/>
        <w:contextualSpacing/>
        <w:rPr>
          <w:rFonts w:ascii="Cambria" w:hAnsi="Cambria"/>
          <w:bCs/>
          <w:sz w:val="28"/>
          <w:szCs w:val="28"/>
        </w:rPr>
      </w:pPr>
      <w:r>
        <w:rPr>
          <w:rFonts w:ascii="Cambria" w:hAnsi="Cambria"/>
          <w:bCs/>
          <w:sz w:val="28"/>
          <w:szCs w:val="28"/>
        </w:rPr>
        <w:tab/>
        <w:t>‘</w:t>
      </w:r>
      <w:r w:rsidR="008B3F66">
        <w:rPr>
          <w:rFonts w:ascii="Cambria" w:hAnsi="Cambria"/>
          <w:bCs/>
          <w:sz w:val="28"/>
          <w:szCs w:val="28"/>
        </w:rPr>
        <w:t>S</w:t>
      </w:r>
      <w:r w:rsidR="00C56F64">
        <w:rPr>
          <w:rFonts w:ascii="Cambria" w:hAnsi="Cambria"/>
          <w:bCs/>
          <w:sz w:val="28"/>
          <w:szCs w:val="28"/>
        </w:rPr>
        <w:t>orry</w:t>
      </w:r>
      <w:del w:id="26259" w:author="Daisy Watt" w:date="2026-06-24T11:46:00Z" w16du:dateUtc="2026-06-24T09:46:00Z">
        <w:r w:rsidR="00C56F64" w:rsidDel="00A37F25">
          <w:rPr>
            <w:rFonts w:ascii="Cambria" w:hAnsi="Cambria"/>
            <w:bCs/>
            <w:sz w:val="28"/>
            <w:szCs w:val="28"/>
          </w:rPr>
          <w:delText>,</w:delText>
        </w:r>
      </w:del>
      <w:ins w:id="26260" w:author="Daisy Watt" w:date="2026-06-24T11:46:00Z" w16du:dateUtc="2026-06-24T09:46:00Z">
        <w:r w:rsidR="00A37F25">
          <w:rPr>
            <w:rFonts w:ascii="Cambria" w:hAnsi="Cambria"/>
            <w:bCs/>
            <w:sz w:val="28"/>
            <w:szCs w:val="28"/>
          </w:rPr>
          <w:t>.’ H</w:t>
        </w:r>
      </w:ins>
      <w:del w:id="26261" w:author="Daisy Watt" w:date="2026-06-24T11:46:00Z" w16du:dateUtc="2026-06-24T09:46:00Z">
        <w:r w:rsidR="00B317F1" w:rsidDel="00A37F25">
          <w:rPr>
            <w:rFonts w:ascii="Cambria" w:hAnsi="Cambria"/>
            <w:bCs/>
            <w:sz w:val="28"/>
            <w:szCs w:val="28"/>
          </w:rPr>
          <w:delText>’ h</w:delText>
        </w:r>
      </w:del>
      <w:r w:rsidR="00B317F1">
        <w:rPr>
          <w:rFonts w:ascii="Cambria" w:hAnsi="Cambria"/>
          <w:bCs/>
          <w:sz w:val="28"/>
          <w:szCs w:val="28"/>
        </w:rPr>
        <w:t>e</w:t>
      </w:r>
      <w:r w:rsidR="00C56F64">
        <w:rPr>
          <w:rFonts w:ascii="Cambria" w:hAnsi="Cambria"/>
          <w:bCs/>
          <w:sz w:val="28"/>
          <w:szCs w:val="28"/>
        </w:rPr>
        <w:t xml:space="preserve"> gave a nervous</w:t>
      </w:r>
      <w:r w:rsidR="00B317F1">
        <w:rPr>
          <w:rFonts w:ascii="Cambria" w:hAnsi="Cambria"/>
          <w:bCs/>
          <w:sz w:val="28"/>
          <w:szCs w:val="28"/>
        </w:rPr>
        <w:t xml:space="preserve"> laugh. </w:t>
      </w:r>
      <w:r w:rsidR="003A7817">
        <w:rPr>
          <w:rFonts w:ascii="Cambria" w:hAnsi="Cambria"/>
          <w:bCs/>
          <w:sz w:val="28"/>
          <w:szCs w:val="28"/>
        </w:rPr>
        <w:t>‘Doesn’t matter.’</w:t>
      </w:r>
    </w:p>
    <w:p w14:paraId="432EEA67" w14:textId="3A8BD717" w:rsidR="00B317F1" w:rsidRDefault="00C115D1" w:rsidP="00204426">
      <w:pPr>
        <w:spacing w:line="360" w:lineRule="auto"/>
        <w:ind w:firstLine="720"/>
        <w:contextualSpacing/>
        <w:rPr>
          <w:rFonts w:ascii="Cambria" w:hAnsi="Cambria"/>
          <w:bCs/>
          <w:sz w:val="28"/>
          <w:szCs w:val="28"/>
        </w:rPr>
      </w:pPr>
      <w:r>
        <w:rPr>
          <w:rFonts w:ascii="Cambria" w:hAnsi="Cambria"/>
          <w:bCs/>
          <w:sz w:val="28"/>
          <w:szCs w:val="28"/>
        </w:rPr>
        <w:t>‘Okay</w:t>
      </w:r>
      <w:r w:rsidR="00A95CEB">
        <w:rPr>
          <w:rFonts w:ascii="Cambria" w:hAnsi="Cambria"/>
          <w:bCs/>
          <w:sz w:val="28"/>
          <w:szCs w:val="28"/>
        </w:rPr>
        <w:t xml:space="preserve">. Oh, and I’d love a </w:t>
      </w:r>
      <w:ins w:id="26262" w:author="Claire S" w:date="2026-08-03T16:12:00Z" w16du:dateUtc="2026-08-03T15:12:00Z">
        <w:r w:rsidR="00AC58E9">
          <w:rPr>
            <w:rFonts w:ascii="Cambria" w:hAnsi="Cambria"/>
            <w:bCs/>
            <w:sz w:val="28"/>
            <w:szCs w:val="28"/>
          </w:rPr>
          <w:t xml:space="preserve">strong </w:t>
        </w:r>
      </w:ins>
      <w:r w:rsidR="00A95CEB">
        <w:rPr>
          <w:rFonts w:ascii="Cambria" w:hAnsi="Cambria"/>
          <w:bCs/>
          <w:sz w:val="28"/>
          <w:szCs w:val="28"/>
        </w:rPr>
        <w:t>cup of coffee</w:t>
      </w:r>
      <w:r w:rsidR="003A7817">
        <w:rPr>
          <w:rFonts w:ascii="Cambria" w:hAnsi="Cambria"/>
          <w:bCs/>
          <w:sz w:val="28"/>
          <w:szCs w:val="28"/>
        </w:rPr>
        <w:t xml:space="preserve"> </w:t>
      </w:r>
      <w:del w:id="26263" w:author="Daisy Watt" w:date="2026-06-24T11:46:00Z" w16du:dateUtc="2026-06-24T09:46:00Z">
        <w:r w:rsidR="003A7817" w:rsidDel="00A37F25">
          <w:rPr>
            <w:rFonts w:ascii="Cambria" w:hAnsi="Cambria"/>
            <w:bCs/>
            <w:sz w:val="28"/>
            <w:szCs w:val="28"/>
          </w:rPr>
          <w:delText>-</w:delText>
        </w:r>
      </w:del>
      <w:ins w:id="26264" w:author="Daisy Watt" w:date="2026-06-24T11:46:00Z" w16du:dateUtc="2026-06-24T09:46:00Z">
        <w:r w:rsidR="00A37F25">
          <w:rPr>
            <w:rFonts w:ascii="Cambria" w:hAnsi="Cambria"/>
            <w:bCs/>
            <w:sz w:val="28"/>
            <w:szCs w:val="28"/>
          </w:rPr>
          <w:t>–</w:t>
        </w:r>
      </w:ins>
      <w:r w:rsidR="00A95CEB">
        <w:rPr>
          <w:rFonts w:ascii="Cambria" w:hAnsi="Cambria"/>
          <w:bCs/>
          <w:sz w:val="28"/>
          <w:szCs w:val="28"/>
        </w:rPr>
        <w:t xml:space="preserve"> if you’ve got time</w:t>
      </w:r>
      <w:r w:rsidR="003A7817">
        <w:rPr>
          <w:rFonts w:ascii="Cambria" w:hAnsi="Cambria"/>
          <w:bCs/>
          <w:sz w:val="28"/>
          <w:szCs w:val="28"/>
        </w:rPr>
        <w:t>,’ she added generously. ‘</w:t>
      </w:r>
      <w:r w:rsidR="00A6167B">
        <w:rPr>
          <w:rFonts w:ascii="Cambria" w:hAnsi="Cambria"/>
          <w:bCs/>
          <w:sz w:val="28"/>
          <w:szCs w:val="28"/>
        </w:rPr>
        <w:t>A big one, p</w:t>
      </w:r>
      <w:r w:rsidR="0094658F">
        <w:rPr>
          <w:rFonts w:ascii="Cambria" w:hAnsi="Cambria"/>
          <w:bCs/>
          <w:sz w:val="28"/>
          <w:szCs w:val="28"/>
        </w:rPr>
        <w:t>lease</w:t>
      </w:r>
      <w:r w:rsidR="00A6167B">
        <w:rPr>
          <w:rFonts w:ascii="Cambria" w:hAnsi="Cambria"/>
          <w:bCs/>
          <w:sz w:val="28"/>
          <w:szCs w:val="28"/>
        </w:rPr>
        <w:t>. Bit sleep</w:t>
      </w:r>
      <w:r w:rsidR="00027DE3">
        <w:rPr>
          <w:rFonts w:ascii="Cambria" w:hAnsi="Cambria"/>
          <w:bCs/>
          <w:sz w:val="28"/>
          <w:szCs w:val="28"/>
        </w:rPr>
        <w:t xml:space="preserve"> </w:t>
      </w:r>
      <w:r w:rsidR="00A6167B">
        <w:rPr>
          <w:rFonts w:ascii="Cambria" w:hAnsi="Cambria"/>
          <w:bCs/>
          <w:sz w:val="28"/>
          <w:szCs w:val="28"/>
        </w:rPr>
        <w:t>deprived</w:t>
      </w:r>
      <w:r w:rsidR="0094658F">
        <w:rPr>
          <w:rFonts w:ascii="Cambria" w:hAnsi="Cambria"/>
          <w:bCs/>
          <w:sz w:val="28"/>
          <w:szCs w:val="28"/>
        </w:rPr>
        <w:t>.</w:t>
      </w:r>
      <w:r w:rsidR="00A95CEB">
        <w:rPr>
          <w:rFonts w:ascii="Cambria" w:hAnsi="Cambria"/>
          <w:bCs/>
          <w:sz w:val="28"/>
          <w:szCs w:val="28"/>
        </w:rPr>
        <w:t>’</w:t>
      </w:r>
    </w:p>
    <w:p w14:paraId="2A24307D" w14:textId="6DCB432E" w:rsidR="00A95CEB" w:rsidRDefault="00A95CEB" w:rsidP="00204426">
      <w:pPr>
        <w:spacing w:line="360" w:lineRule="auto"/>
        <w:ind w:firstLine="720"/>
        <w:contextualSpacing/>
        <w:rPr>
          <w:rFonts w:ascii="Cambria" w:hAnsi="Cambria"/>
          <w:bCs/>
          <w:sz w:val="28"/>
          <w:szCs w:val="28"/>
        </w:rPr>
      </w:pPr>
      <w:r>
        <w:rPr>
          <w:rFonts w:ascii="Cambria" w:hAnsi="Cambria"/>
          <w:bCs/>
          <w:sz w:val="28"/>
          <w:szCs w:val="28"/>
        </w:rPr>
        <w:t>‘Sure.’</w:t>
      </w:r>
    </w:p>
    <w:p w14:paraId="2752F7A4" w14:textId="6E31581B" w:rsidR="00170816" w:rsidRDefault="00AC58E9" w:rsidP="00204426">
      <w:pPr>
        <w:spacing w:line="360" w:lineRule="auto"/>
        <w:ind w:firstLine="720"/>
        <w:contextualSpacing/>
        <w:rPr>
          <w:rFonts w:ascii="Cambria" w:hAnsi="Cambria"/>
          <w:bCs/>
          <w:sz w:val="28"/>
          <w:szCs w:val="28"/>
        </w:rPr>
      </w:pPr>
      <w:ins w:id="26265" w:author="Claire S" w:date="2026-08-03T16:12:00Z" w16du:dateUtc="2026-08-03T15:12:00Z">
        <w:r>
          <w:rPr>
            <w:rFonts w:ascii="Cambria" w:hAnsi="Cambria"/>
            <w:bCs/>
            <w:sz w:val="28"/>
            <w:szCs w:val="28"/>
          </w:rPr>
          <w:t>And more than a b</w:t>
        </w:r>
      </w:ins>
      <w:ins w:id="26266" w:author="Claire S" w:date="2026-06-05T17:46:00Z" w16du:dateUtc="2026-06-05T16:46:00Z">
        <w:r w:rsidR="00CB7C0F">
          <w:rPr>
            <w:rFonts w:ascii="Cambria" w:hAnsi="Cambria"/>
            <w:bCs/>
            <w:sz w:val="28"/>
            <w:szCs w:val="28"/>
          </w:rPr>
          <w:t>it hungover</w:t>
        </w:r>
      </w:ins>
      <w:ins w:id="26267" w:author="Daisy Watt" w:date="2026-06-24T11:46:00Z" w16du:dateUtc="2026-06-24T09:46:00Z">
        <w:r w:rsidR="00A37F25">
          <w:rPr>
            <w:rFonts w:ascii="Cambria" w:hAnsi="Cambria"/>
            <w:bCs/>
            <w:sz w:val="28"/>
            <w:szCs w:val="28"/>
          </w:rPr>
          <w:t>,</w:t>
        </w:r>
      </w:ins>
      <w:ins w:id="26268" w:author="Claire S" w:date="2026-06-05T17:46:00Z" w16du:dateUtc="2026-06-05T16:46:00Z">
        <w:r w:rsidR="00CB7C0F">
          <w:rPr>
            <w:rFonts w:ascii="Cambria" w:hAnsi="Cambria"/>
            <w:bCs/>
            <w:sz w:val="28"/>
            <w:szCs w:val="28"/>
          </w:rPr>
          <w:t xml:space="preserve"> if she was honest</w:t>
        </w:r>
      </w:ins>
      <w:ins w:id="26269" w:author="Claire S" w:date="2026-08-03T16:12:00Z" w16du:dateUtc="2026-08-03T15:12:00Z">
        <w:r>
          <w:rPr>
            <w:rFonts w:ascii="Cambria" w:hAnsi="Cambria"/>
            <w:bCs/>
            <w:sz w:val="28"/>
            <w:szCs w:val="28"/>
          </w:rPr>
          <w:t>, and over-medicated</w:t>
        </w:r>
      </w:ins>
      <w:ins w:id="26270" w:author="Claire S" w:date="2026-06-05T17:46:00Z" w16du:dateUtc="2026-06-05T16:46:00Z">
        <w:r w:rsidR="00CB7C0F">
          <w:rPr>
            <w:rFonts w:ascii="Cambria" w:hAnsi="Cambria"/>
            <w:bCs/>
            <w:sz w:val="28"/>
            <w:szCs w:val="28"/>
          </w:rPr>
          <w:t>.  It was a slippery slope</w:t>
        </w:r>
      </w:ins>
      <w:ins w:id="26271" w:author="Daisy Watt" w:date="2026-06-24T11:47:00Z" w16du:dateUtc="2026-06-24T09:47:00Z">
        <w:r w:rsidR="004B2898">
          <w:rPr>
            <w:rFonts w:ascii="Cambria" w:hAnsi="Cambria"/>
            <w:bCs/>
            <w:sz w:val="28"/>
            <w:szCs w:val="28"/>
          </w:rPr>
          <w:t>,</w:t>
        </w:r>
      </w:ins>
      <w:ins w:id="26272" w:author="Claire S" w:date="2026-06-06T10:09:00Z" w16du:dateUtc="2026-06-06T09:09:00Z">
        <w:r w:rsidR="00D655B0">
          <w:rPr>
            <w:rFonts w:ascii="Cambria" w:hAnsi="Cambria"/>
            <w:bCs/>
            <w:sz w:val="28"/>
            <w:szCs w:val="28"/>
          </w:rPr>
          <w:t xml:space="preserve"> and she’d lost her footing</w:t>
        </w:r>
      </w:ins>
      <w:ins w:id="26273" w:author="Claire S" w:date="2026-06-05T17:46:00Z" w16du:dateUtc="2026-06-05T16:46:00Z">
        <w:r w:rsidR="00CB7C0F">
          <w:rPr>
            <w:rFonts w:ascii="Cambria" w:hAnsi="Cambria"/>
            <w:bCs/>
            <w:sz w:val="28"/>
            <w:szCs w:val="28"/>
          </w:rPr>
          <w:t xml:space="preserve">.  </w:t>
        </w:r>
      </w:ins>
      <w:r w:rsidR="00D5102F">
        <w:rPr>
          <w:rFonts w:ascii="Cambria" w:hAnsi="Cambria"/>
          <w:bCs/>
          <w:sz w:val="28"/>
          <w:szCs w:val="28"/>
        </w:rPr>
        <w:t>Savannah</w:t>
      </w:r>
      <w:r w:rsidR="00A95CEB">
        <w:rPr>
          <w:rFonts w:ascii="Cambria" w:hAnsi="Cambria"/>
          <w:bCs/>
          <w:sz w:val="28"/>
          <w:szCs w:val="28"/>
        </w:rPr>
        <w:t xml:space="preserve"> stood and closed the </w:t>
      </w:r>
      <w:r w:rsidR="00C56F64">
        <w:rPr>
          <w:rFonts w:ascii="Cambria" w:hAnsi="Cambria"/>
          <w:bCs/>
          <w:sz w:val="28"/>
          <w:szCs w:val="28"/>
        </w:rPr>
        <w:t xml:space="preserve">internal </w:t>
      </w:r>
      <w:r w:rsidR="00A95CEB">
        <w:rPr>
          <w:rFonts w:ascii="Cambria" w:hAnsi="Cambria"/>
          <w:bCs/>
          <w:sz w:val="28"/>
          <w:szCs w:val="28"/>
        </w:rPr>
        <w:t xml:space="preserve">blinds onto the </w:t>
      </w:r>
      <w:r w:rsidR="00C56F64">
        <w:rPr>
          <w:rFonts w:ascii="Cambria" w:hAnsi="Cambria"/>
          <w:bCs/>
          <w:sz w:val="28"/>
          <w:szCs w:val="28"/>
        </w:rPr>
        <w:t xml:space="preserve">big </w:t>
      </w:r>
      <w:r w:rsidR="00A95CEB">
        <w:rPr>
          <w:rFonts w:ascii="Cambria" w:hAnsi="Cambria"/>
          <w:bCs/>
          <w:sz w:val="28"/>
          <w:szCs w:val="28"/>
        </w:rPr>
        <w:t>open-plan office</w:t>
      </w:r>
      <w:r w:rsidR="00C9160F">
        <w:rPr>
          <w:rFonts w:ascii="Cambria" w:hAnsi="Cambria"/>
          <w:bCs/>
          <w:sz w:val="28"/>
          <w:szCs w:val="28"/>
        </w:rPr>
        <w:t>. Then she took her shoes off, clipped her hair back and</w:t>
      </w:r>
      <w:r w:rsidR="00B9575D">
        <w:rPr>
          <w:rFonts w:ascii="Cambria" w:hAnsi="Cambria"/>
          <w:bCs/>
          <w:sz w:val="28"/>
          <w:szCs w:val="28"/>
        </w:rPr>
        <w:t xml:space="preserve"> switched her computer on</w:t>
      </w:r>
      <w:r w:rsidR="00170816">
        <w:rPr>
          <w:rFonts w:ascii="Cambria" w:hAnsi="Cambria"/>
          <w:bCs/>
          <w:sz w:val="28"/>
          <w:szCs w:val="28"/>
        </w:rPr>
        <w:t>.</w:t>
      </w:r>
      <w:r w:rsidR="00674E11">
        <w:rPr>
          <w:rFonts w:ascii="Cambria" w:hAnsi="Cambria"/>
          <w:bCs/>
          <w:sz w:val="28"/>
          <w:szCs w:val="28"/>
        </w:rPr>
        <w:t xml:space="preserve"> It was time she got back to </w:t>
      </w:r>
      <w:r w:rsidR="00B9575D">
        <w:rPr>
          <w:rFonts w:ascii="Cambria" w:hAnsi="Cambria"/>
          <w:bCs/>
          <w:sz w:val="28"/>
          <w:szCs w:val="28"/>
        </w:rPr>
        <w:t>business:</w:t>
      </w:r>
      <w:r w:rsidR="00674E11">
        <w:rPr>
          <w:rFonts w:ascii="Cambria" w:hAnsi="Cambria"/>
          <w:bCs/>
          <w:sz w:val="28"/>
          <w:szCs w:val="28"/>
        </w:rPr>
        <w:t xml:space="preserve"> sitting around at home</w:t>
      </w:r>
      <w:ins w:id="26274" w:author="Daisy Watt" w:date="2026-06-24T11:47:00Z" w16du:dateUtc="2026-06-24T09:47:00Z">
        <w:r w:rsidR="00C17FAF">
          <w:rPr>
            <w:rFonts w:ascii="Cambria" w:hAnsi="Cambria"/>
            <w:bCs/>
            <w:sz w:val="28"/>
            <w:szCs w:val="28"/>
          </w:rPr>
          <w:t>,</w:t>
        </w:r>
      </w:ins>
      <w:r w:rsidR="00674E11">
        <w:rPr>
          <w:rFonts w:ascii="Cambria" w:hAnsi="Cambria"/>
          <w:bCs/>
          <w:sz w:val="28"/>
          <w:szCs w:val="28"/>
        </w:rPr>
        <w:t xml:space="preserve"> pining for Dex</w:t>
      </w:r>
      <w:ins w:id="26275" w:author="Daisy Watt" w:date="2026-06-24T11:47:00Z" w16du:dateUtc="2026-06-24T09:47:00Z">
        <w:r w:rsidR="00C17FAF">
          <w:rPr>
            <w:rFonts w:ascii="Cambria" w:hAnsi="Cambria"/>
            <w:bCs/>
            <w:sz w:val="28"/>
            <w:szCs w:val="28"/>
          </w:rPr>
          <w:t>,</w:t>
        </w:r>
      </w:ins>
      <w:r w:rsidR="00674E11">
        <w:rPr>
          <w:rFonts w:ascii="Cambria" w:hAnsi="Cambria"/>
          <w:bCs/>
          <w:sz w:val="28"/>
          <w:szCs w:val="28"/>
        </w:rPr>
        <w:t xml:space="preserve"> was </w:t>
      </w:r>
      <w:r w:rsidR="00B9575D">
        <w:rPr>
          <w:rFonts w:ascii="Cambria" w:hAnsi="Cambria"/>
          <w:bCs/>
          <w:sz w:val="28"/>
          <w:szCs w:val="28"/>
        </w:rPr>
        <w:t>driving her mad</w:t>
      </w:r>
      <w:r w:rsidR="00674E11">
        <w:rPr>
          <w:rFonts w:ascii="Cambria" w:hAnsi="Cambria"/>
          <w:bCs/>
          <w:sz w:val="28"/>
          <w:szCs w:val="28"/>
        </w:rPr>
        <w:t>.</w:t>
      </w:r>
    </w:p>
    <w:p w14:paraId="6DAC9FAD" w14:textId="572ADDE4" w:rsidR="000B3E63" w:rsidRDefault="00674E11" w:rsidP="008641AA">
      <w:pPr>
        <w:spacing w:line="360" w:lineRule="auto"/>
        <w:contextualSpacing/>
        <w:rPr>
          <w:rFonts w:ascii="Cambria" w:hAnsi="Cambria"/>
          <w:bCs/>
          <w:sz w:val="28"/>
          <w:szCs w:val="28"/>
        </w:rPr>
      </w:pPr>
      <w:r>
        <w:rPr>
          <w:rFonts w:ascii="Cambria" w:hAnsi="Cambria"/>
          <w:bCs/>
          <w:sz w:val="28"/>
          <w:szCs w:val="28"/>
        </w:rPr>
        <w:tab/>
      </w:r>
      <w:r w:rsidR="00A6167B">
        <w:rPr>
          <w:rFonts w:ascii="Cambria" w:hAnsi="Cambria"/>
          <w:bCs/>
          <w:sz w:val="28"/>
          <w:szCs w:val="28"/>
        </w:rPr>
        <w:t>Gradually w</w:t>
      </w:r>
      <w:r w:rsidR="00C9160F">
        <w:rPr>
          <w:rFonts w:ascii="Cambria" w:hAnsi="Cambria"/>
          <w:bCs/>
          <w:sz w:val="28"/>
          <w:szCs w:val="28"/>
        </w:rPr>
        <w:t>orking</w:t>
      </w:r>
      <w:r w:rsidR="000B3E63">
        <w:rPr>
          <w:rFonts w:ascii="Cambria" w:hAnsi="Cambria"/>
          <w:bCs/>
          <w:sz w:val="28"/>
          <w:szCs w:val="28"/>
        </w:rPr>
        <w:t xml:space="preserve"> through five hundred or so emails</w:t>
      </w:r>
      <w:r w:rsidR="00B9575D">
        <w:rPr>
          <w:rFonts w:ascii="Cambria" w:hAnsi="Cambria"/>
          <w:bCs/>
          <w:sz w:val="28"/>
          <w:szCs w:val="28"/>
        </w:rPr>
        <w:t>, s</w:t>
      </w:r>
      <w:r>
        <w:rPr>
          <w:rFonts w:ascii="Cambria" w:hAnsi="Cambria"/>
          <w:bCs/>
          <w:sz w:val="28"/>
          <w:szCs w:val="28"/>
        </w:rPr>
        <w:t xml:space="preserve">he kept an eye on the </w:t>
      </w:r>
      <w:r w:rsidR="000B3E63">
        <w:rPr>
          <w:rFonts w:ascii="Cambria" w:hAnsi="Cambria"/>
          <w:bCs/>
          <w:sz w:val="28"/>
          <w:szCs w:val="28"/>
        </w:rPr>
        <w:t xml:space="preserve">online </w:t>
      </w:r>
      <w:del w:id="26276" w:author="Daisy Watt" w:date="2026-06-24T11:37:00Z" w16du:dateUtc="2026-06-24T09:37:00Z">
        <w:r w:rsidDel="00F173BA">
          <w:rPr>
            <w:rFonts w:ascii="Cambria" w:hAnsi="Cambria"/>
            <w:bCs/>
            <w:sz w:val="28"/>
            <w:szCs w:val="28"/>
          </w:rPr>
          <w:delText>N</w:delText>
        </w:r>
      </w:del>
      <w:ins w:id="26277" w:author="Daisy Watt" w:date="2026-06-24T11:37:00Z" w16du:dateUtc="2026-06-24T09:37:00Z">
        <w:r w:rsidR="00F173BA">
          <w:rPr>
            <w:rFonts w:ascii="Cambria" w:hAnsi="Cambria"/>
            <w:bCs/>
            <w:sz w:val="28"/>
            <w:szCs w:val="28"/>
          </w:rPr>
          <w:t>n</w:t>
        </w:r>
      </w:ins>
      <w:r>
        <w:rPr>
          <w:rFonts w:ascii="Cambria" w:hAnsi="Cambria"/>
          <w:bCs/>
          <w:sz w:val="28"/>
          <w:szCs w:val="28"/>
        </w:rPr>
        <w:t xml:space="preserve">ews, but there was nothing </w:t>
      </w:r>
      <w:del w:id="26278" w:author="Daisy Watt" w:date="2026-06-24T11:47:00Z" w16du:dateUtc="2026-06-24T09:47:00Z">
        <w:r w:rsidR="00C9160F" w:rsidDel="00B86169">
          <w:rPr>
            <w:rFonts w:ascii="Cambria" w:hAnsi="Cambria"/>
            <w:bCs/>
            <w:sz w:val="28"/>
            <w:szCs w:val="28"/>
          </w:rPr>
          <w:delText xml:space="preserve">more </w:delText>
        </w:r>
      </w:del>
      <w:r>
        <w:rPr>
          <w:rFonts w:ascii="Cambria" w:hAnsi="Cambria"/>
          <w:bCs/>
          <w:sz w:val="28"/>
          <w:szCs w:val="28"/>
        </w:rPr>
        <w:t xml:space="preserve">about </w:t>
      </w:r>
      <w:r w:rsidR="00B9575D">
        <w:rPr>
          <w:rFonts w:ascii="Cambria" w:hAnsi="Cambria"/>
          <w:bCs/>
          <w:sz w:val="28"/>
          <w:szCs w:val="28"/>
        </w:rPr>
        <w:t>Jackson Rayne</w:t>
      </w:r>
      <w:r w:rsidR="00FB3883">
        <w:rPr>
          <w:rFonts w:ascii="Cambria" w:hAnsi="Cambria"/>
          <w:bCs/>
          <w:sz w:val="28"/>
          <w:szCs w:val="28"/>
        </w:rPr>
        <w:t xml:space="preserve"> yet,</w:t>
      </w:r>
      <w:r>
        <w:rPr>
          <w:rFonts w:ascii="Cambria" w:hAnsi="Cambria"/>
          <w:bCs/>
          <w:sz w:val="28"/>
          <w:szCs w:val="28"/>
        </w:rPr>
        <w:t xml:space="preserve"> other </w:t>
      </w:r>
      <w:r w:rsidR="00E03C5F">
        <w:rPr>
          <w:rFonts w:ascii="Cambria" w:hAnsi="Cambria"/>
          <w:bCs/>
          <w:sz w:val="28"/>
          <w:szCs w:val="28"/>
        </w:rPr>
        <w:t>than</w:t>
      </w:r>
      <w:r>
        <w:rPr>
          <w:rFonts w:ascii="Cambria" w:hAnsi="Cambria"/>
          <w:bCs/>
          <w:sz w:val="28"/>
          <w:szCs w:val="28"/>
        </w:rPr>
        <w:t xml:space="preserve"> the initial headline</w:t>
      </w:r>
      <w:r w:rsidR="00B9575D">
        <w:rPr>
          <w:rFonts w:ascii="Cambria" w:hAnsi="Cambria"/>
          <w:bCs/>
          <w:sz w:val="28"/>
          <w:szCs w:val="28"/>
        </w:rPr>
        <w:t>s</w:t>
      </w:r>
      <w:r w:rsidR="000B3E63">
        <w:rPr>
          <w:rFonts w:ascii="Cambria" w:hAnsi="Cambria"/>
          <w:bCs/>
          <w:sz w:val="28"/>
          <w:szCs w:val="28"/>
        </w:rPr>
        <w:t>:</w:t>
      </w:r>
    </w:p>
    <w:p w14:paraId="22BBBB00" w14:textId="205D1C90" w:rsidR="00674E11" w:rsidRDefault="00B9575D" w:rsidP="000B3E63">
      <w:pPr>
        <w:spacing w:line="360" w:lineRule="auto"/>
        <w:ind w:firstLine="720"/>
        <w:contextualSpacing/>
        <w:rPr>
          <w:rFonts w:ascii="Cambria" w:hAnsi="Cambria"/>
          <w:b/>
          <w:i/>
          <w:iCs/>
          <w:sz w:val="28"/>
          <w:szCs w:val="28"/>
        </w:rPr>
      </w:pPr>
      <w:del w:id="26279" w:author="Claire S" w:date="2026-08-03T16:12:00Z" w16du:dateUtc="2026-08-03T15:12:00Z">
        <w:r w:rsidDel="0027784E">
          <w:rPr>
            <w:rFonts w:ascii="Cambria" w:hAnsi="Cambria"/>
            <w:bCs/>
            <w:sz w:val="28"/>
            <w:szCs w:val="28"/>
          </w:rPr>
          <w:delText>‘</w:delText>
        </w:r>
      </w:del>
      <w:r w:rsidR="008E6732">
        <w:rPr>
          <w:rFonts w:ascii="Cambria" w:hAnsi="Cambria"/>
          <w:b/>
          <w:i/>
          <w:iCs/>
          <w:sz w:val="28"/>
          <w:szCs w:val="28"/>
        </w:rPr>
        <w:t>Fact</w:t>
      </w:r>
      <w:ins w:id="26280" w:author="Daisy Watt" w:date="2026-06-24T11:47:00Z" w16du:dateUtc="2026-06-24T09:47:00Z">
        <w:r w:rsidR="005D6E8B">
          <w:rPr>
            <w:rFonts w:ascii="Cambria" w:hAnsi="Cambria"/>
            <w:b/>
            <w:i/>
            <w:iCs/>
            <w:sz w:val="28"/>
            <w:szCs w:val="28"/>
          </w:rPr>
          <w:t>,</w:t>
        </w:r>
      </w:ins>
      <w:r w:rsidR="008E6732">
        <w:rPr>
          <w:rFonts w:ascii="Cambria" w:hAnsi="Cambria"/>
          <w:b/>
          <w:i/>
          <w:iCs/>
          <w:sz w:val="28"/>
          <w:szCs w:val="28"/>
        </w:rPr>
        <w:t xml:space="preserve"> not fiction:</w:t>
      </w:r>
      <w:r w:rsidR="008E6732" w:rsidRPr="00B9575D">
        <w:rPr>
          <w:rFonts w:ascii="Cambria" w:hAnsi="Cambria"/>
          <w:b/>
          <w:i/>
          <w:iCs/>
          <w:sz w:val="28"/>
          <w:szCs w:val="28"/>
        </w:rPr>
        <w:t xml:space="preserve"> </w:t>
      </w:r>
      <w:r w:rsidRPr="00B9575D">
        <w:rPr>
          <w:rFonts w:ascii="Cambria" w:hAnsi="Cambria"/>
          <w:b/>
          <w:i/>
          <w:iCs/>
          <w:sz w:val="28"/>
          <w:szCs w:val="28"/>
        </w:rPr>
        <w:t>World</w:t>
      </w:r>
      <w:ins w:id="26281" w:author="Daisy Watt" w:date="2026-06-24T11:47:00Z" w16du:dateUtc="2026-06-24T09:47:00Z">
        <w:r w:rsidR="008C536F">
          <w:rPr>
            <w:rFonts w:ascii="Cambria" w:hAnsi="Cambria"/>
            <w:b/>
            <w:i/>
            <w:iCs/>
            <w:sz w:val="28"/>
            <w:szCs w:val="28"/>
          </w:rPr>
          <w:t>-</w:t>
        </w:r>
      </w:ins>
      <w:del w:id="26282" w:author="Daisy Watt" w:date="2026-06-24T11:47:00Z" w16du:dateUtc="2026-06-24T09:47:00Z">
        <w:r w:rsidRPr="00B9575D" w:rsidDel="008C536F">
          <w:rPr>
            <w:rFonts w:ascii="Cambria" w:hAnsi="Cambria"/>
            <w:b/>
            <w:i/>
            <w:iCs/>
            <w:sz w:val="28"/>
            <w:szCs w:val="28"/>
          </w:rPr>
          <w:delText xml:space="preserve"> </w:delText>
        </w:r>
      </w:del>
      <w:r w:rsidRPr="00B9575D">
        <w:rPr>
          <w:rFonts w:ascii="Cambria" w:hAnsi="Cambria"/>
          <w:b/>
          <w:i/>
          <w:iCs/>
          <w:sz w:val="28"/>
          <w:szCs w:val="28"/>
        </w:rPr>
        <w:t xml:space="preserve">famous author </w:t>
      </w:r>
      <w:r w:rsidR="00036D85">
        <w:rPr>
          <w:rFonts w:ascii="Cambria" w:hAnsi="Cambria"/>
          <w:b/>
          <w:i/>
          <w:iCs/>
          <w:sz w:val="28"/>
          <w:szCs w:val="28"/>
        </w:rPr>
        <w:t>murders</w:t>
      </w:r>
      <w:r w:rsidR="00A6167B">
        <w:rPr>
          <w:rFonts w:ascii="Cambria" w:hAnsi="Cambria"/>
          <w:b/>
          <w:i/>
          <w:iCs/>
          <w:sz w:val="28"/>
          <w:szCs w:val="28"/>
        </w:rPr>
        <w:t xml:space="preserve"> own editor</w:t>
      </w:r>
      <w:r w:rsidR="008E6732">
        <w:rPr>
          <w:rFonts w:ascii="Cambria" w:hAnsi="Cambria"/>
          <w:b/>
          <w:i/>
          <w:iCs/>
          <w:sz w:val="28"/>
          <w:szCs w:val="28"/>
        </w:rPr>
        <w:t>!</w:t>
      </w:r>
    </w:p>
    <w:p w14:paraId="6D76D0B8" w14:textId="7EBDD2ED" w:rsidR="00777F1F" w:rsidRDefault="00777F1F" w:rsidP="008641AA">
      <w:pPr>
        <w:spacing w:line="360" w:lineRule="auto"/>
        <w:contextualSpacing/>
        <w:rPr>
          <w:rFonts w:ascii="Cambria" w:hAnsi="Cambria"/>
          <w:bCs/>
          <w:sz w:val="28"/>
          <w:szCs w:val="28"/>
        </w:rPr>
      </w:pPr>
      <w:r>
        <w:rPr>
          <w:rFonts w:ascii="Cambria" w:hAnsi="Cambria"/>
          <w:b/>
          <w:i/>
          <w:iCs/>
          <w:sz w:val="28"/>
          <w:szCs w:val="28"/>
        </w:rPr>
        <w:tab/>
      </w:r>
      <w:r w:rsidRPr="00777F1F">
        <w:rPr>
          <w:rFonts w:ascii="Cambria" w:hAnsi="Cambria"/>
          <w:bCs/>
          <w:sz w:val="28"/>
          <w:szCs w:val="28"/>
        </w:rPr>
        <w:t>S</w:t>
      </w:r>
      <w:r w:rsidR="00C9160F">
        <w:rPr>
          <w:rFonts w:ascii="Cambria" w:hAnsi="Cambria"/>
          <w:bCs/>
          <w:sz w:val="28"/>
          <w:szCs w:val="28"/>
        </w:rPr>
        <w:t>avannah</w:t>
      </w:r>
      <w:r w:rsidRPr="00777F1F">
        <w:rPr>
          <w:rFonts w:ascii="Cambria" w:hAnsi="Cambria"/>
          <w:bCs/>
          <w:sz w:val="28"/>
          <w:szCs w:val="28"/>
        </w:rPr>
        <w:t xml:space="preserve"> was still waiting for a response</w:t>
      </w:r>
      <w:r w:rsidR="00C9160F">
        <w:rPr>
          <w:rFonts w:ascii="Cambria" w:hAnsi="Cambria"/>
          <w:bCs/>
          <w:sz w:val="28"/>
          <w:szCs w:val="28"/>
        </w:rPr>
        <w:t xml:space="preserve"> </w:t>
      </w:r>
      <w:r w:rsidR="00C9160F" w:rsidRPr="00777F1F">
        <w:rPr>
          <w:rFonts w:ascii="Cambria" w:hAnsi="Cambria"/>
          <w:bCs/>
          <w:sz w:val="28"/>
          <w:szCs w:val="28"/>
        </w:rPr>
        <w:t>from Jackson</w:t>
      </w:r>
      <w:r w:rsidRPr="00777F1F">
        <w:rPr>
          <w:rFonts w:ascii="Cambria" w:hAnsi="Cambria"/>
          <w:bCs/>
          <w:sz w:val="28"/>
          <w:szCs w:val="28"/>
        </w:rPr>
        <w:t xml:space="preserve"> </w:t>
      </w:r>
      <w:r w:rsidR="00305A08">
        <w:rPr>
          <w:rFonts w:ascii="Cambria" w:hAnsi="Cambria"/>
          <w:bCs/>
          <w:sz w:val="28"/>
          <w:szCs w:val="28"/>
        </w:rPr>
        <w:t>to her</w:t>
      </w:r>
      <w:r w:rsidR="00C9160F">
        <w:rPr>
          <w:rFonts w:ascii="Cambria" w:hAnsi="Cambria"/>
          <w:bCs/>
          <w:sz w:val="28"/>
          <w:szCs w:val="28"/>
        </w:rPr>
        <w:t xml:space="preserve"> earlier</w:t>
      </w:r>
      <w:r w:rsidR="00305A08">
        <w:rPr>
          <w:rFonts w:ascii="Cambria" w:hAnsi="Cambria"/>
          <w:bCs/>
          <w:sz w:val="28"/>
          <w:szCs w:val="28"/>
        </w:rPr>
        <w:t xml:space="preserve"> messages</w:t>
      </w:r>
      <w:r w:rsidRPr="00777F1F">
        <w:rPr>
          <w:rFonts w:ascii="Cambria" w:hAnsi="Cambria"/>
          <w:bCs/>
          <w:sz w:val="28"/>
          <w:szCs w:val="28"/>
        </w:rPr>
        <w:t xml:space="preserve">, but she guessed he </w:t>
      </w:r>
      <w:r w:rsidR="00C9160F">
        <w:rPr>
          <w:rFonts w:ascii="Cambria" w:hAnsi="Cambria"/>
          <w:bCs/>
          <w:sz w:val="28"/>
          <w:szCs w:val="28"/>
        </w:rPr>
        <w:t>was</w:t>
      </w:r>
      <w:r w:rsidRPr="00777F1F">
        <w:rPr>
          <w:rFonts w:ascii="Cambria" w:hAnsi="Cambria"/>
          <w:bCs/>
          <w:sz w:val="28"/>
          <w:szCs w:val="28"/>
        </w:rPr>
        <w:t xml:space="preserve"> otherwise engaged right now</w:t>
      </w:r>
      <w:r w:rsidR="00A6167B">
        <w:rPr>
          <w:rFonts w:ascii="Cambria" w:hAnsi="Cambria"/>
          <w:bCs/>
          <w:sz w:val="28"/>
          <w:szCs w:val="28"/>
        </w:rPr>
        <w:t>; or that his phone had been removed</w:t>
      </w:r>
      <w:r w:rsidR="00305A08">
        <w:rPr>
          <w:rFonts w:ascii="Cambria" w:hAnsi="Cambria"/>
          <w:bCs/>
          <w:sz w:val="28"/>
          <w:szCs w:val="28"/>
        </w:rPr>
        <w:t xml:space="preserve">.  </w:t>
      </w:r>
      <w:r w:rsidR="00A6167B">
        <w:rPr>
          <w:rFonts w:ascii="Cambria" w:hAnsi="Cambria"/>
          <w:bCs/>
          <w:sz w:val="28"/>
          <w:szCs w:val="28"/>
        </w:rPr>
        <w:t xml:space="preserve">She could wait: </w:t>
      </w:r>
      <w:r w:rsidR="00260DDC">
        <w:rPr>
          <w:rFonts w:ascii="Cambria" w:hAnsi="Cambria"/>
          <w:bCs/>
          <w:sz w:val="28"/>
          <w:szCs w:val="28"/>
        </w:rPr>
        <w:t>that was fine by her</w:t>
      </w:r>
      <w:r w:rsidRPr="00777F1F">
        <w:rPr>
          <w:rFonts w:ascii="Cambria" w:hAnsi="Cambria"/>
          <w:bCs/>
          <w:sz w:val="28"/>
          <w:szCs w:val="28"/>
        </w:rPr>
        <w:t>.</w:t>
      </w:r>
      <w:r w:rsidR="00036D85">
        <w:rPr>
          <w:rFonts w:ascii="Cambria" w:hAnsi="Cambria"/>
          <w:bCs/>
          <w:sz w:val="28"/>
          <w:szCs w:val="28"/>
        </w:rPr>
        <w:t xml:space="preserve">  And it didn’t matter anyway</w:t>
      </w:r>
      <w:ins w:id="26283" w:author="Daisy Watt" w:date="2026-06-24T11:48:00Z" w16du:dateUtc="2026-06-24T09:48:00Z">
        <w:r w:rsidR="001C42CA">
          <w:rPr>
            <w:rFonts w:ascii="Cambria" w:hAnsi="Cambria"/>
            <w:bCs/>
            <w:sz w:val="28"/>
            <w:szCs w:val="28"/>
          </w:rPr>
          <w:t>,</w:t>
        </w:r>
      </w:ins>
      <w:r w:rsidR="00036D85">
        <w:rPr>
          <w:rFonts w:ascii="Cambria" w:hAnsi="Cambria"/>
          <w:bCs/>
          <w:sz w:val="28"/>
          <w:szCs w:val="28"/>
        </w:rPr>
        <w:t xml:space="preserve"> now.</w:t>
      </w:r>
    </w:p>
    <w:p w14:paraId="01EA1B3D" w14:textId="0F9C7E1C" w:rsidR="00777F1F" w:rsidRDefault="00777F1F" w:rsidP="008641AA">
      <w:pPr>
        <w:spacing w:line="360" w:lineRule="auto"/>
        <w:contextualSpacing/>
        <w:rPr>
          <w:ins w:id="26284" w:author="Claire S" w:date="2026-08-03T16:13:00Z" w16du:dateUtc="2026-08-03T15:13:00Z"/>
          <w:rFonts w:ascii="Cambria" w:hAnsi="Cambria"/>
          <w:bCs/>
          <w:sz w:val="28"/>
          <w:szCs w:val="28"/>
        </w:rPr>
      </w:pPr>
      <w:r>
        <w:rPr>
          <w:rFonts w:ascii="Cambria" w:hAnsi="Cambria"/>
          <w:bCs/>
          <w:sz w:val="28"/>
          <w:szCs w:val="28"/>
        </w:rPr>
        <w:tab/>
        <w:t>Good riddance to bad rubbish.</w:t>
      </w:r>
    </w:p>
    <w:p w14:paraId="314878E3" w14:textId="50F56CD3" w:rsidR="0027784E" w:rsidRDefault="0027784E" w:rsidP="008641AA">
      <w:pPr>
        <w:spacing w:line="360" w:lineRule="auto"/>
        <w:contextualSpacing/>
        <w:rPr>
          <w:rFonts w:ascii="Cambria" w:hAnsi="Cambria"/>
          <w:bCs/>
          <w:sz w:val="28"/>
          <w:szCs w:val="28"/>
        </w:rPr>
      </w:pPr>
      <w:ins w:id="26285" w:author="Claire S" w:date="2026-08-03T16:13:00Z" w16du:dateUtc="2026-08-03T15:13:00Z">
        <w:r>
          <w:rPr>
            <w:rFonts w:ascii="Cambria" w:hAnsi="Cambria"/>
            <w:bCs/>
            <w:sz w:val="28"/>
            <w:szCs w:val="28"/>
          </w:rPr>
          <w:tab/>
          <w:t xml:space="preserve">And poor Clara would be so relieved about her brother. </w:t>
        </w:r>
      </w:ins>
    </w:p>
    <w:p w14:paraId="50E61216" w14:textId="77777777" w:rsidR="00A6167B" w:rsidRDefault="00A6167B" w:rsidP="008641AA">
      <w:pPr>
        <w:spacing w:line="360" w:lineRule="auto"/>
        <w:contextualSpacing/>
        <w:rPr>
          <w:rFonts w:ascii="Cambria" w:hAnsi="Cambria"/>
          <w:bCs/>
          <w:sz w:val="28"/>
          <w:szCs w:val="28"/>
        </w:rPr>
      </w:pPr>
    </w:p>
    <w:p w14:paraId="0400916C" w14:textId="0ACF61C2" w:rsidR="00D5102F" w:rsidRDefault="00D5102F" w:rsidP="008641AA">
      <w:pPr>
        <w:spacing w:line="360" w:lineRule="auto"/>
        <w:contextualSpacing/>
        <w:rPr>
          <w:rFonts w:ascii="Cambria" w:hAnsi="Cambria"/>
          <w:bCs/>
          <w:sz w:val="28"/>
          <w:szCs w:val="28"/>
        </w:rPr>
      </w:pPr>
      <w:r>
        <w:rPr>
          <w:rFonts w:ascii="Cambria" w:hAnsi="Cambria"/>
          <w:bCs/>
          <w:sz w:val="28"/>
          <w:szCs w:val="28"/>
        </w:rPr>
        <w:t>*</w:t>
      </w:r>
    </w:p>
    <w:p w14:paraId="1DAE9A95" w14:textId="3FEF2F89" w:rsidR="00A6167B" w:rsidRDefault="00D5102F" w:rsidP="008641AA">
      <w:pPr>
        <w:spacing w:line="360" w:lineRule="auto"/>
        <w:contextualSpacing/>
        <w:rPr>
          <w:rFonts w:ascii="Cambria" w:hAnsi="Cambria"/>
          <w:bCs/>
          <w:sz w:val="28"/>
          <w:szCs w:val="28"/>
        </w:rPr>
      </w:pPr>
      <w:r>
        <w:rPr>
          <w:rFonts w:ascii="Cambria" w:hAnsi="Cambria"/>
          <w:bCs/>
          <w:sz w:val="28"/>
          <w:szCs w:val="28"/>
        </w:rPr>
        <w:t>Around f</w:t>
      </w:r>
      <w:r w:rsidR="00A914A6">
        <w:rPr>
          <w:rFonts w:ascii="Cambria" w:hAnsi="Cambria"/>
          <w:bCs/>
          <w:sz w:val="28"/>
          <w:szCs w:val="28"/>
        </w:rPr>
        <w:t>our</w:t>
      </w:r>
      <w:r w:rsidR="00305A08">
        <w:rPr>
          <w:rFonts w:ascii="Cambria" w:hAnsi="Cambria"/>
          <w:bCs/>
          <w:sz w:val="28"/>
          <w:szCs w:val="28"/>
        </w:rPr>
        <w:t>,</w:t>
      </w:r>
      <w:r>
        <w:rPr>
          <w:rFonts w:ascii="Cambria" w:hAnsi="Cambria"/>
          <w:bCs/>
          <w:sz w:val="28"/>
          <w:szCs w:val="28"/>
        </w:rPr>
        <w:t xml:space="preserve"> Savannah sent </w:t>
      </w:r>
      <w:r w:rsidR="00E2160C">
        <w:rPr>
          <w:rFonts w:ascii="Cambria" w:hAnsi="Cambria"/>
          <w:bCs/>
          <w:sz w:val="28"/>
          <w:szCs w:val="28"/>
        </w:rPr>
        <w:t xml:space="preserve">Ish </w:t>
      </w:r>
      <w:r>
        <w:rPr>
          <w:rFonts w:ascii="Cambria" w:hAnsi="Cambria"/>
          <w:bCs/>
          <w:sz w:val="28"/>
          <w:szCs w:val="28"/>
        </w:rPr>
        <w:t>out for sushi</w:t>
      </w:r>
      <w:r w:rsidR="00C115D1">
        <w:rPr>
          <w:rFonts w:ascii="Cambria" w:hAnsi="Cambria"/>
          <w:bCs/>
          <w:sz w:val="28"/>
          <w:szCs w:val="28"/>
        </w:rPr>
        <w:t>,</w:t>
      </w:r>
      <w:r>
        <w:rPr>
          <w:rFonts w:ascii="Cambria" w:hAnsi="Cambria"/>
          <w:bCs/>
          <w:sz w:val="28"/>
          <w:szCs w:val="28"/>
        </w:rPr>
        <w:t xml:space="preserve"> </w:t>
      </w:r>
      <w:r w:rsidR="00A6167B">
        <w:rPr>
          <w:rFonts w:ascii="Cambria" w:hAnsi="Cambria"/>
          <w:bCs/>
          <w:sz w:val="28"/>
          <w:szCs w:val="28"/>
        </w:rPr>
        <w:t>lay back</w:t>
      </w:r>
      <w:r w:rsidR="00821ABA">
        <w:rPr>
          <w:rFonts w:ascii="Cambria" w:hAnsi="Cambria"/>
          <w:bCs/>
          <w:sz w:val="28"/>
          <w:szCs w:val="28"/>
        </w:rPr>
        <w:t xml:space="preserve"> on </w:t>
      </w:r>
      <w:r w:rsidR="00C87B0F">
        <w:rPr>
          <w:rFonts w:ascii="Cambria" w:hAnsi="Cambria"/>
          <w:bCs/>
          <w:sz w:val="28"/>
          <w:szCs w:val="28"/>
        </w:rPr>
        <w:t xml:space="preserve">her office </w:t>
      </w:r>
      <w:r w:rsidR="00821ABA">
        <w:rPr>
          <w:rFonts w:ascii="Cambria" w:hAnsi="Cambria"/>
          <w:bCs/>
          <w:sz w:val="28"/>
          <w:szCs w:val="28"/>
        </w:rPr>
        <w:t xml:space="preserve">sofa </w:t>
      </w:r>
      <w:r>
        <w:rPr>
          <w:rFonts w:ascii="Cambria" w:hAnsi="Cambria"/>
          <w:bCs/>
          <w:sz w:val="28"/>
          <w:szCs w:val="28"/>
        </w:rPr>
        <w:t>and turned the</w:t>
      </w:r>
      <w:r w:rsidR="00821ABA">
        <w:rPr>
          <w:rFonts w:ascii="Cambria" w:hAnsi="Cambria"/>
          <w:bCs/>
          <w:sz w:val="28"/>
          <w:szCs w:val="28"/>
        </w:rPr>
        <w:t xml:space="preserve"> </w:t>
      </w:r>
      <w:r>
        <w:rPr>
          <w:rFonts w:ascii="Cambria" w:hAnsi="Cambria"/>
          <w:bCs/>
          <w:sz w:val="28"/>
          <w:szCs w:val="28"/>
        </w:rPr>
        <w:t>TV</w:t>
      </w:r>
      <w:r w:rsidR="00821ABA">
        <w:rPr>
          <w:rFonts w:ascii="Cambria" w:hAnsi="Cambria"/>
          <w:bCs/>
          <w:sz w:val="28"/>
          <w:szCs w:val="28"/>
        </w:rPr>
        <w:t xml:space="preserve"> on</w:t>
      </w:r>
      <w:r>
        <w:rPr>
          <w:rFonts w:ascii="Cambria" w:hAnsi="Cambria"/>
          <w:bCs/>
          <w:sz w:val="28"/>
          <w:szCs w:val="28"/>
        </w:rPr>
        <w:t>.</w:t>
      </w:r>
      <w:r w:rsidR="00C115D1">
        <w:rPr>
          <w:rFonts w:ascii="Cambria" w:hAnsi="Cambria"/>
          <w:bCs/>
          <w:sz w:val="28"/>
          <w:szCs w:val="28"/>
        </w:rPr>
        <w:t xml:space="preserve">  </w:t>
      </w:r>
      <w:r w:rsidR="00C9160F">
        <w:rPr>
          <w:rFonts w:ascii="Cambria" w:hAnsi="Cambria"/>
          <w:bCs/>
          <w:sz w:val="28"/>
          <w:szCs w:val="28"/>
        </w:rPr>
        <w:t>Her neck was stiff</w:t>
      </w:r>
      <w:r w:rsidR="00A6167B">
        <w:rPr>
          <w:rFonts w:ascii="Cambria" w:hAnsi="Cambria"/>
          <w:bCs/>
          <w:sz w:val="28"/>
          <w:szCs w:val="28"/>
        </w:rPr>
        <w:t xml:space="preserve"> and her shoulders sore, her eyes gritty with tiredness</w:t>
      </w:r>
      <w:r w:rsidR="00C9160F">
        <w:rPr>
          <w:rFonts w:ascii="Cambria" w:hAnsi="Cambria"/>
          <w:bCs/>
          <w:sz w:val="28"/>
          <w:szCs w:val="28"/>
        </w:rPr>
        <w:t>, but s</w:t>
      </w:r>
      <w:r w:rsidR="00C115D1">
        <w:rPr>
          <w:rFonts w:ascii="Cambria" w:hAnsi="Cambria"/>
          <w:bCs/>
          <w:sz w:val="28"/>
          <w:szCs w:val="28"/>
        </w:rPr>
        <w:t>he felt safer here than she had done for days</w:t>
      </w:r>
      <w:r w:rsidR="00C87B0F">
        <w:rPr>
          <w:rFonts w:ascii="Cambria" w:hAnsi="Cambria"/>
          <w:bCs/>
          <w:sz w:val="28"/>
          <w:szCs w:val="28"/>
        </w:rPr>
        <w:t xml:space="preserve">. </w:t>
      </w:r>
    </w:p>
    <w:p w14:paraId="4AEE79D8" w14:textId="3B00BCE2" w:rsidR="00D5102F" w:rsidRDefault="00803687" w:rsidP="00A6167B">
      <w:pPr>
        <w:spacing w:line="360" w:lineRule="auto"/>
        <w:ind w:firstLine="720"/>
        <w:contextualSpacing/>
        <w:rPr>
          <w:rFonts w:ascii="Cambria" w:hAnsi="Cambria"/>
          <w:bCs/>
          <w:sz w:val="28"/>
          <w:szCs w:val="28"/>
        </w:rPr>
      </w:pPr>
      <w:del w:id="26286" w:author="Daisy Watt" w:date="2026-06-24T11:48:00Z" w16du:dateUtc="2026-06-24T09:48:00Z">
        <w:r w:rsidDel="0006633E">
          <w:rPr>
            <w:rFonts w:ascii="Cambria" w:hAnsi="Cambria"/>
            <w:bCs/>
            <w:sz w:val="28"/>
            <w:szCs w:val="28"/>
          </w:rPr>
          <w:delText>Given</w:delText>
        </w:r>
      </w:del>
      <w:ins w:id="26287" w:author="Daisy Watt" w:date="2026-06-24T11:48:00Z" w16du:dateUtc="2026-06-24T09:48:00Z">
        <w:r w:rsidR="0006633E">
          <w:rPr>
            <w:rFonts w:ascii="Cambria" w:hAnsi="Cambria"/>
            <w:bCs/>
            <w:sz w:val="28"/>
            <w:szCs w:val="28"/>
          </w:rPr>
          <w:t>Now</w:t>
        </w:r>
      </w:ins>
      <w:r w:rsidR="00C9160F">
        <w:rPr>
          <w:rFonts w:ascii="Cambria" w:hAnsi="Cambria"/>
          <w:bCs/>
          <w:sz w:val="28"/>
          <w:szCs w:val="28"/>
        </w:rPr>
        <w:t xml:space="preserve"> </w:t>
      </w:r>
      <w:r w:rsidR="00C115D1">
        <w:rPr>
          <w:rFonts w:ascii="Cambria" w:hAnsi="Cambria"/>
          <w:bCs/>
          <w:sz w:val="28"/>
          <w:szCs w:val="28"/>
        </w:rPr>
        <w:t>Rayne had been arrested</w:t>
      </w:r>
      <w:r w:rsidR="00305A08">
        <w:rPr>
          <w:rFonts w:ascii="Cambria" w:hAnsi="Cambria"/>
          <w:bCs/>
          <w:sz w:val="28"/>
          <w:szCs w:val="28"/>
        </w:rPr>
        <w:t>, she reminded herself</w:t>
      </w:r>
      <w:r w:rsidR="00C9160F">
        <w:rPr>
          <w:rFonts w:ascii="Cambria" w:hAnsi="Cambria"/>
          <w:bCs/>
          <w:sz w:val="28"/>
          <w:szCs w:val="28"/>
        </w:rPr>
        <w:t xml:space="preserve"> sternly</w:t>
      </w:r>
      <w:r w:rsidR="00305A08">
        <w:rPr>
          <w:rFonts w:ascii="Cambria" w:hAnsi="Cambria"/>
          <w:bCs/>
          <w:sz w:val="28"/>
          <w:szCs w:val="28"/>
        </w:rPr>
        <w:t xml:space="preserve">, she was safe </w:t>
      </w:r>
      <w:del w:id="26288" w:author="Daisy Watt" w:date="2026-06-24T11:48:00Z" w16du:dateUtc="2026-06-24T09:48:00Z">
        <w:r w:rsidR="00E242A6" w:rsidDel="00A33102">
          <w:rPr>
            <w:rFonts w:ascii="Cambria" w:hAnsi="Cambria"/>
            <w:bCs/>
            <w:sz w:val="28"/>
            <w:szCs w:val="28"/>
          </w:rPr>
          <w:delText>generally</w:delText>
        </w:r>
      </w:del>
      <w:ins w:id="26289" w:author="Daisy Watt" w:date="2026-06-24T11:48:00Z" w16du:dateUtc="2026-06-24T09:48:00Z">
        <w:r w:rsidR="00A33102">
          <w:rPr>
            <w:rFonts w:ascii="Cambria" w:hAnsi="Cambria"/>
            <w:bCs/>
            <w:sz w:val="28"/>
            <w:szCs w:val="28"/>
          </w:rPr>
          <w:t>in general</w:t>
        </w:r>
      </w:ins>
      <w:r w:rsidR="00C115D1">
        <w:rPr>
          <w:rFonts w:ascii="Cambria" w:hAnsi="Cambria"/>
          <w:bCs/>
          <w:sz w:val="28"/>
          <w:szCs w:val="28"/>
        </w:rPr>
        <w:t>.</w:t>
      </w:r>
      <w:r w:rsidR="00305A08">
        <w:rPr>
          <w:rFonts w:ascii="Cambria" w:hAnsi="Cambria"/>
          <w:bCs/>
          <w:sz w:val="28"/>
          <w:szCs w:val="28"/>
        </w:rPr>
        <w:t xml:space="preserve"> </w:t>
      </w:r>
      <w:r w:rsidR="00E242A6">
        <w:rPr>
          <w:rFonts w:ascii="Cambria" w:hAnsi="Cambria"/>
          <w:bCs/>
          <w:sz w:val="28"/>
          <w:szCs w:val="28"/>
        </w:rPr>
        <w:t xml:space="preserve"> </w:t>
      </w:r>
      <w:r w:rsidR="00C9160F">
        <w:rPr>
          <w:rFonts w:ascii="Cambria" w:hAnsi="Cambria"/>
          <w:bCs/>
          <w:sz w:val="28"/>
          <w:szCs w:val="28"/>
        </w:rPr>
        <w:t xml:space="preserve">Home </w:t>
      </w:r>
      <w:r w:rsidR="00E242A6">
        <w:rPr>
          <w:rFonts w:ascii="Cambria" w:hAnsi="Cambria"/>
          <w:bCs/>
          <w:sz w:val="28"/>
          <w:szCs w:val="28"/>
        </w:rPr>
        <w:t>c</w:t>
      </w:r>
      <w:r w:rsidR="00C9160F">
        <w:rPr>
          <w:rFonts w:ascii="Cambria" w:hAnsi="Cambria"/>
          <w:bCs/>
          <w:sz w:val="28"/>
          <w:szCs w:val="28"/>
        </w:rPr>
        <w:t xml:space="preserve">ould be a haven again. </w:t>
      </w:r>
    </w:p>
    <w:p w14:paraId="43EF9AB9" w14:textId="467F512B" w:rsidR="00C9160F" w:rsidRDefault="00C9160F" w:rsidP="008641AA">
      <w:pPr>
        <w:spacing w:line="360" w:lineRule="auto"/>
        <w:contextualSpacing/>
        <w:rPr>
          <w:rFonts w:ascii="Cambria" w:hAnsi="Cambria"/>
          <w:bCs/>
          <w:sz w:val="28"/>
          <w:szCs w:val="28"/>
        </w:rPr>
      </w:pPr>
      <w:r>
        <w:rPr>
          <w:rFonts w:ascii="Cambria" w:hAnsi="Cambria"/>
          <w:bCs/>
          <w:sz w:val="28"/>
          <w:szCs w:val="28"/>
        </w:rPr>
        <w:tab/>
      </w:r>
      <w:r w:rsidR="00E242A6">
        <w:rPr>
          <w:rFonts w:ascii="Cambria" w:hAnsi="Cambria"/>
          <w:bCs/>
          <w:sz w:val="28"/>
          <w:szCs w:val="28"/>
        </w:rPr>
        <w:t>But it would still be</w:t>
      </w:r>
      <w:r w:rsidR="00803687">
        <w:rPr>
          <w:rFonts w:ascii="Cambria" w:hAnsi="Cambria"/>
          <w:bCs/>
          <w:sz w:val="28"/>
          <w:szCs w:val="28"/>
        </w:rPr>
        <w:t xml:space="preserve"> one</w:t>
      </w:r>
      <w:r w:rsidR="00E242A6">
        <w:rPr>
          <w:rFonts w:ascii="Cambria" w:hAnsi="Cambria"/>
          <w:bCs/>
          <w:sz w:val="28"/>
          <w:szCs w:val="28"/>
        </w:rPr>
        <w:t xml:space="preserve"> w</w:t>
      </w:r>
      <w:r>
        <w:rPr>
          <w:rFonts w:ascii="Cambria" w:hAnsi="Cambria"/>
          <w:bCs/>
          <w:sz w:val="28"/>
          <w:szCs w:val="28"/>
        </w:rPr>
        <w:t>ithout Dex.</w:t>
      </w:r>
    </w:p>
    <w:p w14:paraId="64470818" w14:textId="21CFC801" w:rsidR="00C115D1" w:rsidRDefault="00C115D1" w:rsidP="008641AA">
      <w:pPr>
        <w:spacing w:line="360" w:lineRule="auto"/>
        <w:contextualSpacing/>
        <w:rPr>
          <w:rFonts w:ascii="Cambria" w:hAnsi="Cambria"/>
          <w:bCs/>
          <w:sz w:val="28"/>
          <w:szCs w:val="28"/>
        </w:rPr>
      </w:pPr>
      <w:r>
        <w:rPr>
          <w:rFonts w:ascii="Cambria" w:hAnsi="Cambria"/>
          <w:bCs/>
          <w:sz w:val="28"/>
          <w:szCs w:val="28"/>
        </w:rPr>
        <w:tab/>
      </w:r>
      <w:r w:rsidR="00803687">
        <w:rPr>
          <w:rFonts w:ascii="Cambria" w:hAnsi="Cambria"/>
          <w:bCs/>
          <w:sz w:val="28"/>
          <w:szCs w:val="28"/>
        </w:rPr>
        <w:t xml:space="preserve">She </w:t>
      </w:r>
      <w:del w:id="26290" w:author="Daisy Watt" w:date="2026-06-24T11:48:00Z" w16du:dateUtc="2026-06-24T09:48:00Z">
        <w:r w:rsidR="00803687" w:rsidDel="00103ED2">
          <w:rPr>
            <w:rFonts w:ascii="Cambria" w:hAnsi="Cambria"/>
            <w:bCs/>
            <w:sz w:val="28"/>
            <w:szCs w:val="28"/>
          </w:rPr>
          <w:delText xml:space="preserve">grabbed the remote and </w:delText>
        </w:r>
      </w:del>
      <w:r w:rsidR="00803687">
        <w:rPr>
          <w:rFonts w:ascii="Cambria" w:hAnsi="Cambria"/>
          <w:bCs/>
          <w:sz w:val="28"/>
          <w:szCs w:val="28"/>
        </w:rPr>
        <w:t xml:space="preserve">flicked </w:t>
      </w:r>
      <w:r>
        <w:rPr>
          <w:rFonts w:ascii="Cambria" w:hAnsi="Cambria"/>
          <w:bCs/>
          <w:sz w:val="28"/>
          <w:szCs w:val="28"/>
        </w:rPr>
        <w:t xml:space="preserve">through the </w:t>
      </w:r>
      <w:r w:rsidR="00E242A6">
        <w:rPr>
          <w:rFonts w:ascii="Cambria" w:hAnsi="Cambria"/>
          <w:bCs/>
          <w:sz w:val="28"/>
          <w:szCs w:val="28"/>
        </w:rPr>
        <w:t xml:space="preserve">TV </w:t>
      </w:r>
      <w:r>
        <w:rPr>
          <w:rFonts w:ascii="Cambria" w:hAnsi="Cambria"/>
          <w:bCs/>
          <w:sz w:val="28"/>
          <w:szCs w:val="28"/>
        </w:rPr>
        <w:t>channels</w:t>
      </w:r>
      <w:r w:rsidR="00803687">
        <w:rPr>
          <w:rFonts w:ascii="Cambria" w:hAnsi="Cambria"/>
          <w:bCs/>
          <w:sz w:val="28"/>
          <w:szCs w:val="28"/>
        </w:rPr>
        <w:t xml:space="preserve"> to take her mind of</w:t>
      </w:r>
      <w:ins w:id="26291" w:author="Daisy Watt" w:date="2026-06-24T11:49:00Z" w16du:dateUtc="2026-06-24T09:49:00Z">
        <w:r w:rsidR="00103ED2">
          <w:rPr>
            <w:rFonts w:ascii="Cambria" w:hAnsi="Cambria"/>
            <w:bCs/>
            <w:sz w:val="28"/>
            <w:szCs w:val="28"/>
          </w:rPr>
          <w:t>f</w:t>
        </w:r>
      </w:ins>
      <w:r w:rsidR="00803687">
        <w:rPr>
          <w:rFonts w:ascii="Cambria" w:hAnsi="Cambria"/>
          <w:bCs/>
          <w:sz w:val="28"/>
          <w:szCs w:val="28"/>
        </w:rPr>
        <w:t xml:space="preserve"> Dex, coming across</w:t>
      </w:r>
      <w:r w:rsidR="00C87B0F">
        <w:rPr>
          <w:rFonts w:ascii="Cambria" w:hAnsi="Cambria"/>
          <w:bCs/>
          <w:sz w:val="28"/>
          <w:szCs w:val="28"/>
        </w:rPr>
        <w:t xml:space="preserve"> </w:t>
      </w:r>
      <w:r w:rsidR="0084715C">
        <w:rPr>
          <w:rFonts w:ascii="Cambria" w:hAnsi="Cambria"/>
          <w:bCs/>
          <w:sz w:val="28"/>
          <w:szCs w:val="28"/>
        </w:rPr>
        <w:t>Sky</w:t>
      </w:r>
      <w:r w:rsidR="00C87B0F">
        <w:rPr>
          <w:rFonts w:ascii="Cambria" w:hAnsi="Cambria"/>
          <w:bCs/>
          <w:sz w:val="28"/>
          <w:szCs w:val="28"/>
        </w:rPr>
        <w:t xml:space="preserve">’s leading </w:t>
      </w:r>
      <w:del w:id="26292" w:author="Daisy Watt" w:date="2026-06-24T11:49:00Z" w16du:dateUtc="2026-06-24T09:49:00Z">
        <w:r w:rsidR="00C87B0F" w:rsidDel="00103ED2">
          <w:rPr>
            <w:rFonts w:ascii="Cambria" w:hAnsi="Cambria"/>
            <w:bCs/>
            <w:sz w:val="28"/>
            <w:szCs w:val="28"/>
          </w:rPr>
          <w:delText>A</w:delText>
        </w:r>
      </w:del>
      <w:ins w:id="26293" w:author="Daisy Watt" w:date="2026-06-24T11:49:00Z" w16du:dateUtc="2026-06-24T09:49:00Z">
        <w:r w:rsidR="00103ED2">
          <w:rPr>
            <w:rFonts w:ascii="Cambria" w:hAnsi="Cambria"/>
            <w:bCs/>
            <w:sz w:val="28"/>
            <w:szCs w:val="28"/>
          </w:rPr>
          <w:t>a</w:t>
        </w:r>
      </w:ins>
      <w:r w:rsidR="00C87B0F">
        <w:rPr>
          <w:rFonts w:ascii="Cambria" w:hAnsi="Cambria"/>
          <w:bCs/>
          <w:sz w:val="28"/>
          <w:szCs w:val="28"/>
        </w:rPr>
        <w:t>rts show</w:t>
      </w:r>
      <w:r>
        <w:rPr>
          <w:rFonts w:ascii="Cambria" w:hAnsi="Cambria"/>
          <w:bCs/>
          <w:sz w:val="28"/>
          <w:szCs w:val="28"/>
        </w:rPr>
        <w:t xml:space="preserve">. </w:t>
      </w:r>
    </w:p>
    <w:p w14:paraId="67F05AE0" w14:textId="020929F8" w:rsidR="00122088" w:rsidRDefault="00C115D1" w:rsidP="008641AA">
      <w:pPr>
        <w:spacing w:line="360" w:lineRule="auto"/>
        <w:contextualSpacing/>
        <w:rPr>
          <w:rFonts w:ascii="Cambria" w:hAnsi="Cambria"/>
          <w:bCs/>
          <w:sz w:val="28"/>
          <w:szCs w:val="28"/>
        </w:rPr>
      </w:pPr>
      <w:r>
        <w:rPr>
          <w:rFonts w:ascii="Cambria" w:hAnsi="Cambria"/>
          <w:bCs/>
          <w:sz w:val="28"/>
          <w:szCs w:val="28"/>
        </w:rPr>
        <w:tab/>
        <w:t>‘</w:t>
      </w:r>
      <w:r w:rsidR="00122088">
        <w:rPr>
          <w:rFonts w:ascii="Cambria" w:hAnsi="Cambria"/>
          <w:bCs/>
          <w:sz w:val="28"/>
          <w:szCs w:val="28"/>
        </w:rPr>
        <w:t>It seems</w:t>
      </w:r>
      <w:r>
        <w:rPr>
          <w:rFonts w:ascii="Cambria" w:hAnsi="Cambria"/>
          <w:bCs/>
          <w:sz w:val="28"/>
          <w:szCs w:val="28"/>
        </w:rPr>
        <w:t xml:space="preserve"> that J</w:t>
      </w:r>
      <w:r w:rsidR="00122088">
        <w:rPr>
          <w:rFonts w:ascii="Cambria" w:hAnsi="Cambria"/>
          <w:bCs/>
          <w:sz w:val="28"/>
          <w:szCs w:val="28"/>
        </w:rPr>
        <w:t xml:space="preserve">ackson Rayne, the author much loved for </w:t>
      </w:r>
      <w:del w:id="26294" w:author="Claire S" w:date="2026-08-03T16:13:00Z" w16du:dateUtc="2026-08-03T15:13:00Z">
        <w:r w:rsidR="00122088" w:rsidDel="003C4D42">
          <w:rPr>
            <w:rFonts w:ascii="Cambria" w:hAnsi="Cambria"/>
            <w:bCs/>
            <w:sz w:val="28"/>
            <w:szCs w:val="28"/>
          </w:rPr>
          <w:delText xml:space="preserve">the </w:delText>
        </w:r>
      </w:del>
      <w:r w:rsidR="00122088">
        <w:rPr>
          <w:rFonts w:ascii="Cambria" w:hAnsi="Cambria"/>
          <w:bCs/>
          <w:sz w:val="28"/>
          <w:szCs w:val="28"/>
        </w:rPr>
        <w:t>creati</w:t>
      </w:r>
      <w:del w:id="26295" w:author="Claire S" w:date="2026-08-03T16:13:00Z" w16du:dateUtc="2026-08-03T15:13:00Z">
        <w:r w:rsidR="00122088" w:rsidDel="003C4D42">
          <w:rPr>
            <w:rFonts w:ascii="Cambria" w:hAnsi="Cambria"/>
            <w:bCs/>
            <w:sz w:val="28"/>
            <w:szCs w:val="28"/>
          </w:rPr>
          <w:delText>o</w:delText>
        </w:r>
      </w:del>
      <w:r w:rsidR="00122088">
        <w:rPr>
          <w:rFonts w:ascii="Cambria" w:hAnsi="Cambria"/>
          <w:bCs/>
          <w:sz w:val="28"/>
          <w:szCs w:val="28"/>
        </w:rPr>
        <w:t>n</w:t>
      </w:r>
      <w:ins w:id="26296" w:author="Claire S" w:date="2026-08-03T16:13:00Z" w16du:dateUtc="2026-08-03T15:13:00Z">
        <w:r w:rsidR="003C4D42">
          <w:rPr>
            <w:rFonts w:ascii="Cambria" w:hAnsi="Cambria"/>
            <w:bCs/>
            <w:sz w:val="28"/>
            <w:szCs w:val="28"/>
          </w:rPr>
          <w:t>g</w:t>
        </w:r>
      </w:ins>
      <w:del w:id="26297" w:author="Claire S" w:date="2026-08-03T16:13:00Z" w16du:dateUtc="2026-08-03T15:13:00Z">
        <w:r w:rsidR="00122088" w:rsidDel="003C4D42">
          <w:rPr>
            <w:rFonts w:ascii="Cambria" w:hAnsi="Cambria"/>
            <w:bCs/>
            <w:sz w:val="28"/>
            <w:szCs w:val="28"/>
          </w:rPr>
          <w:delText xml:space="preserve"> of the</w:delText>
        </w:r>
      </w:del>
      <w:ins w:id="26298" w:author="Claire S" w:date="2026-08-03T16:14:00Z" w16du:dateUtc="2026-08-03T15:14:00Z">
        <w:r w:rsidR="003C4D42">
          <w:rPr>
            <w:rFonts w:ascii="Cambria" w:hAnsi="Cambria"/>
            <w:bCs/>
            <w:sz w:val="28"/>
            <w:szCs w:val="28"/>
          </w:rPr>
          <w:t xml:space="preserve"> the maverick</w:t>
        </w:r>
      </w:ins>
      <w:r w:rsidR="00122088">
        <w:rPr>
          <w:rFonts w:ascii="Cambria" w:hAnsi="Cambria"/>
          <w:bCs/>
          <w:sz w:val="28"/>
          <w:szCs w:val="28"/>
        </w:rPr>
        <w:t xml:space="preserve"> Alaskan </w:t>
      </w:r>
      <w:commentRangeStart w:id="26299"/>
      <w:r w:rsidR="00122088">
        <w:rPr>
          <w:rFonts w:ascii="Cambria" w:hAnsi="Cambria"/>
          <w:bCs/>
          <w:sz w:val="28"/>
          <w:szCs w:val="28"/>
        </w:rPr>
        <w:t>cop</w:t>
      </w:r>
      <w:commentRangeEnd w:id="26299"/>
      <w:r w:rsidR="0034491F">
        <w:rPr>
          <w:rStyle w:val="CommentReference"/>
          <w:rFonts w:ascii="Cambria" w:hAnsi="Cambria"/>
          <w:bCs/>
          <w:sz w:val="28"/>
          <w:szCs w:val="28"/>
        </w:rPr>
        <w:commentReference w:id="26299"/>
      </w:r>
      <w:r w:rsidR="00122088">
        <w:rPr>
          <w:rFonts w:ascii="Cambria" w:hAnsi="Cambria"/>
          <w:bCs/>
          <w:sz w:val="28"/>
          <w:szCs w:val="28"/>
        </w:rPr>
        <w:t>, Smoke Silva,</w:t>
      </w:r>
      <w:r>
        <w:rPr>
          <w:rFonts w:ascii="Cambria" w:hAnsi="Cambria"/>
          <w:bCs/>
          <w:sz w:val="28"/>
          <w:szCs w:val="28"/>
        </w:rPr>
        <w:t xml:space="preserve"> </w:t>
      </w:r>
      <w:r w:rsidR="00940231">
        <w:rPr>
          <w:rFonts w:ascii="Cambria" w:hAnsi="Cambria"/>
          <w:bCs/>
          <w:sz w:val="28"/>
          <w:szCs w:val="28"/>
        </w:rPr>
        <w:t>has a career history that’s been</w:t>
      </w:r>
      <w:r>
        <w:rPr>
          <w:rFonts w:ascii="Cambria" w:hAnsi="Cambria"/>
          <w:bCs/>
          <w:sz w:val="28"/>
          <w:szCs w:val="28"/>
        </w:rPr>
        <w:t xml:space="preserve"> embellished</w:t>
      </w:r>
      <w:r w:rsidR="00122088">
        <w:rPr>
          <w:rFonts w:ascii="Cambria" w:hAnsi="Cambria"/>
          <w:bCs/>
          <w:sz w:val="28"/>
          <w:szCs w:val="28"/>
        </w:rPr>
        <w:t>,</w:t>
      </w:r>
      <w:r>
        <w:rPr>
          <w:rFonts w:ascii="Cambria" w:hAnsi="Cambria"/>
          <w:bCs/>
          <w:sz w:val="28"/>
          <w:szCs w:val="28"/>
        </w:rPr>
        <w:t xml:space="preserve"> to say the least,’ </w:t>
      </w:r>
      <w:r w:rsidR="00C87B0F">
        <w:rPr>
          <w:rFonts w:ascii="Cambria" w:hAnsi="Cambria"/>
          <w:bCs/>
          <w:sz w:val="28"/>
          <w:szCs w:val="28"/>
        </w:rPr>
        <w:t xml:space="preserve">the </w:t>
      </w:r>
      <w:r w:rsidR="00E242A6">
        <w:rPr>
          <w:rFonts w:ascii="Cambria" w:hAnsi="Cambria"/>
          <w:bCs/>
          <w:sz w:val="28"/>
          <w:szCs w:val="28"/>
        </w:rPr>
        <w:t xml:space="preserve">white-haired </w:t>
      </w:r>
      <w:r w:rsidR="00C87B0F">
        <w:rPr>
          <w:rFonts w:ascii="Cambria" w:hAnsi="Cambria"/>
          <w:bCs/>
          <w:sz w:val="28"/>
          <w:szCs w:val="28"/>
        </w:rPr>
        <w:t>p</w:t>
      </w:r>
      <w:r w:rsidR="00122088">
        <w:rPr>
          <w:rFonts w:ascii="Cambria" w:hAnsi="Cambria"/>
          <w:bCs/>
          <w:sz w:val="28"/>
          <w:szCs w:val="28"/>
        </w:rPr>
        <w:t>resenter</w:t>
      </w:r>
      <w:r w:rsidR="00C87B0F">
        <w:rPr>
          <w:rFonts w:ascii="Cambria" w:hAnsi="Cambria"/>
          <w:bCs/>
          <w:sz w:val="28"/>
          <w:szCs w:val="28"/>
        </w:rPr>
        <w:t xml:space="preserve"> was </w:t>
      </w:r>
      <w:r w:rsidR="00940231">
        <w:rPr>
          <w:rFonts w:ascii="Cambria" w:hAnsi="Cambria"/>
          <w:bCs/>
          <w:sz w:val="28"/>
          <w:szCs w:val="28"/>
        </w:rPr>
        <w:t>telling</w:t>
      </w:r>
      <w:r w:rsidR="00122088">
        <w:rPr>
          <w:rFonts w:ascii="Cambria" w:hAnsi="Cambria"/>
          <w:bCs/>
          <w:sz w:val="28"/>
          <w:szCs w:val="28"/>
        </w:rPr>
        <w:t xml:space="preserve"> his guest</w:t>
      </w:r>
      <w:del w:id="26300" w:author="Daisy Watt" w:date="2026-06-24T11:49:00Z" w16du:dateUtc="2026-06-24T09:49:00Z">
        <w:r w:rsidR="00122088" w:rsidDel="0034491F">
          <w:rPr>
            <w:rFonts w:ascii="Cambria" w:hAnsi="Cambria"/>
            <w:bCs/>
            <w:sz w:val="28"/>
            <w:szCs w:val="28"/>
          </w:rPr>
          <w:delText>,</w:delText>
        </w:r>
      </w:del>
      <w:ins w:id="26301" w:author="Daisy Watt" w:date="2026-06-24T11:49:00Z" w16du:dateUtc="2026-06-24T09:49:00Z">
        <w:r w:rsidR="0034491F">
          <w:rPr>
            <w:rFonts w:ascii="Cambria" w:hAnsi="Cambria"/>
            <w:bCs/>
            <w:sz w:val="28"/>
            <w:szCs w:val="28"/>
          </w:rPr>
          <w:t xml:space="preserve"> </w:t>
        </w:r>
      </w:ins>
      <w:ins w:id="26302" w:author="Daisy Watt" w:date="2026-06-24T11:50:00Z" w16du:dateUtc="2026-06-24T09:50:00Z">
        <w:r w:rsidR="00404E38">
          <w:rPr>
            <w:rFonts w:ascii="Cambria" w:hAnsi="Cambria"/>
            <w:bCs/>
            <w:sz w:val="28"/>
            <w:szCs w:val="28"/>
          </w:rPr>
          <w:t>–</w:t>
        </w:r>
      </w:ins>
      <w:r w:rsidR="00122088">
        <w:rPr>
          <w:rFonts w:ascii="Cambria" w:hAnsi="Cambria"/>
          <w:bCs/>
          <w:sz w:val="28"/>
          <w:szCs w:val="28"/>
        </w:rPr>
        <w:t xml:space="preserve"> a leading literary critic</w:t>
      </w:r>
      <w:r w:rsidR="00E242A6">
        <w:rPr>
          <w:rFonts w:ascii="Cambria" w:hAnsi="Cambria"/>
          <w:bCs/>
          <w:sz w:val="28"/>
          <w:szCs w:val="28"/>
        </w:rPr>
        <w:t xml:space="preserve"> </w:t>
      </w:r>
      <w:del w:id="26303" w:author="Daisy Watt" w:date="2026-06-24T11:50:00Z" w16du:dateUtc="2026-06-24T09:50:00Z">
        <w:r w:rsidR="00E242A6" w:rsidDel="00404E38">
          <w:rPr>
            <w:rFonts w:ascii="Cambria" w:hAnsi="Cambria"/>
            <w:bCs/>
            <w:sz w:val="28"/>
            <w:szCs w:val="28"/>
          </w:rPr>
          <w:delText xml:space="preserve">that </w:delText>
        </w:r>
      </w:del>
      <w:r w:rsidR="00E242A6">
        <w:rPr>
          <w:rFonts w:ascii="Cambria" w:hAnsi="Cambria"/>
          <w:bCs/>
          <w:sz w:val="28"/>
          <w:szCs w:val="28"/>
        </w:rPr>
        <w:t>Dex had despised</w:t>
      </w:r>
      <w:r>
        <w:rPr>
          <w:rFonts w:ascii="Cambria" w:hAnsi="Cambria"/>
          <w:bCs/>
          <w:sz w:val="28"/>
          <w:szCs w:val="28"/>
        </w:rPr>
        <w:t>. ‘Apparently</w:t>
      </w:r>
      <w:r w:rsidR="00C87B0F">
        <w:rPr>
          <w:rFonts w:ascii="Cambria" w:hAnsi="Cambria"/>
          <w:bCs/>
          <w:sz w:val="28"/>
          <w:szCs w:val="28"/>
        </w:rPr>
        <w:t>,</w:t>
      </w:r>
      <w:r>
        <w:rPr>
          <w:rFonts w:ascii="Cambria" w:hAnsi="Cambria"/>
          <w:bCs/>
          <w:sz w:val="28"/>
          <w:szCs w:val="28"/>
        </w:rPr>
        <w:t xml:space="preserve"> he never </w:t>
      </w:r>
      <w:r w:rsidR="00122088">
        <w:rPr>
          <w:rFonts w:ascii="Cambria" w:hAnsi="Cambria"/>
          <w:bCs/>
          <w:sz w:val="28"/>
          <w:szCs w:val="28"/>
        </w:rPr>
        <w:t xml:space="preserve">even </w:t>
      </w:r>
      <w:r>
        <w:rPr>
          <w:rFonts w:ascii="Cambria" w:hAnsi="Cambria"/>
          <w:bCs/>
          <w:sz w:val="28"/>
          <w:szCs w:val="28"/>
        </w:rPr>
        <w:t xml:space="preserve">served as a </w:t>
      </w:r>
      <w:del w:id="26304" w:author="Daisy Watt" w:date="2026-06-24T11:50:00Z" w16du:dateUtc="2026-06-24T09:50:00Z">
        <w:r w:rsidDel="00404E38">
          <w:rPr>
            <w:rFonts w:ascii="Cambria" w:hAnsi="Cambria"/>
            <w:bCs/>
            <w:sz w:val="28"/>
            <w:szCs w:val="28"/>
          </w:rPr>
          <w:delText>M</w:delText>
        </w:r>
      </w:del>
      <w:ins w:id="26305" w:author="Daisy Watt" w:date="2026-06-24T11:50:00Z" w16du:dateUtc="2026-06-24T09:50:00Z">
        <w:r w:rsidR="00404E38">
          <w:rPr>
            <w:rFonts w:ascii="Cambria" w:hAnsi="Cambria"/>
            <w:bCs/>
            <w:sz w:val="28"/>
            <w:szCs w:val="28"/>
          </w:rPr>
          <w:t>m</w:t>
        </w:r>
      </w:ins>
      <w:r>
        <w:rPr>
          <w:rFonts w:ascii="Cambria" w:hAnsi="Cambria"/>
          <w:bCs/>
          <w:sz w:val="28"/>
          <w:szCs w:val="28"/>
        </w:rPr>
        <w:t>arine.</w:t>
      </w:r>
      <w:r w:rsidR="00122088">
        <w:rPr>
          <w:rFonts w:ascii="Cambria" w:hAnsi="Cambria"/>
          <w:bCs/>
          <w:sz w:val="28"/>
          <w:szCs w:val="28"/>
        </w:rPr>
        <w:t>’</w:t>
      </w:r>
    </w:p>
    <w:p w14:paraId="17A92322" w14:textId="2186E345" w:rsidR="00B23F00" w:rsidRDefault="00122088" w:rsidP="008641AA">
      <w:pPr>
        <w:spacing w:line="360" w:lineRule="auto"/>
        <w:contextualSpacing/>
        <w:rPr>
          <w:rFonts w:ascii="Cambria" w:hAnsi="Cambria"/>
          <w:bCs/>
          <w:sz w:val="28"/>
          <w:szCs w:val="28"/>
        </w:rPr>
      </w:pPr>
      <w:r>
        <w:rPr>
          <w:rFonts w:ascii="Cambria" w:hAnsi="Cambria"/>
          <w:bCs/>
          <w:sz w:val="28"/>
          <w:szCs w:val="28"/>
        </w:rPr>
        <w:tab/>
        <w:t>‘</w:t>
      </w:r>
      <w:del w:id="26306" w:author="Claire S" w:date="2026-08-03T16:18:00Z" w16du:dateUtc="2026-08-03T15:18:00Z">
        <w:r w:rsidDel="00D87F88">
          <w:rPr>
            <w:rFonts w:ascii="Cambria" w:hAnsi="Cambria"/>
            <w:bCs/>
            <w:sz w:val="28"/>
            <w:szCs w:val="28"/>
          </w:rPr>
          <w:delText xml:space="preserve">No, so I hear. </w:delText>
        </w:r>
        <w:r w:rsidR="00B23F00" w:rsidDel="00D87F88">
          <w:rPr>
            <w:rFonts w:ascii="Cambria" w:hAnsi="Cambria"/>
            <w:bCs/>
            <w:sz w:val="28"/>
            <w:szCs w:val="28"/>
          </w:rPr>
          <w:delText xml:space="preserve"> </w:delText>
        </w:r>
      </w:del>
      <w:r w:rsidR="00E8035F">
        <w:rPr>
          <w:rFonts w:ascii="Cambria" w:hAnsi="Cambria"/>
          <w:bCs/>
          <w:sz w:val="28"/>
          <w:szCs w:val="28"/>
        </w:rPr>
        <w:t>The</w:t>
      </w:r>
      <w:r w:rsidR="00C115D1">
        <w:rPr>
          <w:rFonts w:ascii="Cambria" w:hAnsi="Cambria"/>
          <w:bCs/>
          <w:sz w:val="28"/>
          <w:szCs w:val="28"/>
        </w:rPr>
        <w:t xml:space="preserve"> </w:t>
      </w:r>
      <w:del w:id="26307" w:author="Claire S" w:date="2026-08-03T16:17:00Z" w16du:dateUtc="2026-08-03T15:17:00Z">
        <w:r w:rsidR="00C115D1" w:rsidDel="009E7386">
          <w:rPr>
            <w:rFonts w:ascii="Cambria" w:hAnsi="Cambria"/>
            <w:bCs/>
            <w:sz w:val="28"/>
            <w:szCs w:val="28"/>
          </w:rPr>
          <w:delText xml:space="preserve">Territorial </w:delText>
        </w:r>
      </w:del>
      <w:r w:rsidR="00C115D1">
        <w:rPr>
          <w:rFonts w:ascii="Cambria" w:hAnsi="Cambria"/>
          <w:bCs/>
          <w:sz w:val="28"/>
          <w:szCs w:val="28"/>
        </w:rPr>
        <w:t>Army</w:t>
      </w:r>
      <w:ins w:id="26308" w:author="Claire S" w:date="2026-08-03T16:17:00Z" w16du:dateUtc="2026-08-03T15:17:00Z">
        <w:r w:rsidR="009E7386">
          <w:rPr>
            <w:rFonts w:ascii="Cambria" w:hAnsi="Cambria"/>
            <w:bCs/>
            <w:sz w:val="28"/>
            <w:szCs w:val="28"/>
          </w:rPr>
          <w:t xml:space="preserve"> Reserve</w:t>
        </w:r>
      </w:ins>
      <w:r w:rsidR="00C115D1">
        <w:rPr>
          <w:rFonts w:ascii="Cambria" w:hAnsi="Cambria"/>
          <w:bCs/>
          <w:sz w:val="28"/>
          <w:szCs w:val="28"/>
        </w:rPr>
        <w:t xml:space="preserve"> </w:t>
      </w:r>
      <w:r w:rsidR="00E8035F">
        <w:rPr>
          <w:rFonts w:ascii="Cambria" w:hAnsi="Cambria"/>
          <w:bCs/>
          <w:sz w:val="28"/>
          <w:szCs w:val="28"/>
        </w:rPr>
        <w:t xml:space="preserve">isn’t </w:t>
      </w:r>
      <w:del w:id="26309" w:author="Claire S" w:date="2026-08-03T16:17:00Z" w16du:dateUtc="2026-08-03T15:17:00Z">
        <w:r w:rsidR="00E8035F" w:rsidDel="00D87F88">
          <w:rPr>
            <w:rFonts w:ascii="Cambria" w:hAnsi="Cambria"/>
            <w:bCs/>
            <w:sz w:val="28"/>
            <w:szCs w:val="28"/>
          </w:rPr>
          <w:delText>quite the same thing</w:delText>
        </w:r>
      </w:del>
      <w:ins w:id="26310" w:author="Claire S" w:date="2026-08-03T16:17:00Z" w16du:dateUtc="2026-08-03T15:17:00Z">
        <w:r w:rsidR="00D87F88">
          <w:rPr>
            <w:rFonts w:ascii="Cambria" w:hAnsi="Cambria"/>
            <w:bCs/>
            <w:sz w:val="28"/>
            <w:szCs w:val="28"/>
          </w:rPr>
          <w:t>anywhere nea</w:t>
        </w:r>
      </w:ins>
      <w:del w:id="26311" w:author="Claire S" w:date="2026-08-03T16:17:00Z" w16du:dateUtc="2026-08-03T15:17:00Z">
        <w:r w:rsidR="00E8035F" w:rsidDel="00D87F88">
          <w:rPr>
            <w:rFonts w:ascii="Cambria" w:hAnsi="Cambria"/>
            <w:bCs/>
            <w:sz w:val="28"/>
            <w:szCs w:val="28"/>
          </w:rPr>
          <w:delText xml:space="preserve"> as</w:delText>
        </w:r>
      </w:del>
      <w:ins w:id="26312" w:author="Claire S" w:date="2026-08-03T16:17:00Z" w16du:dateUtc="2026-08-03T15:17:00Z">
        <w:r w:rsidR="00D87F88">
          <w:rPr>
            <w:rFonts w:ascii="Cambria" w:hAnsi="Cambria"/>
            <w:bCs/>
            <w:sz w:val="28"/>
            <w:szCs w:val="28"/>
          </w:rPr>
          <w:t>r</w:t>
        </w:r>
      </w:ins>
      <w:r w:rsidR="00E8035F">
        <w:rPr>
          <w:rFonts w:ascii="Cambria" w:hAnsi="Cambria"/>
          <w:bCs/>
          <w:sz w:val="28"/>
          <w:szCs w:val="28"/>
        </w:rPr>
        <w:t xml:space="preserve"> </w:t>
      </w:r>
      <w:ins w:id="26313" w:author="Claire S" w:date="2026-08-03T16:17:00Z" w16du:dateUtc="2026-08-03T15:17:00Z">
        <w:r w:rsidR="009E7386">
          <w:rPr>
            <w:rFonts w:ascii="Cambria" w:hAnsi="Cambria"/>
            <w:bCs/>
            <w:sz w:val="28"/>
            <w:szCs w:val="28"/>
          </w:rPr>
          <w:t>a combat Afghan tour</w:t>
        </w:r>
      </w:ins>
      <w:del w:id="26314" w:author="Claire S" w:date="2026-08-03T16:17:00Z" w16du:dateUtc="2026-08-03T15:17:00Z">
        <w:r w:rsidR="00E8035F" w:rsidDel="009E7386">
          <w:rPr>
            <w:rFonts w:ascii="Cambria" w:hAnsi="Cambria"/>
            <w:bCs/>
            <w:sz w:val="28"/>
            <w:szCs w:val="28"/>
          </w:rPr>
          <w:delText>Afghanistan</w:delText>
        </w:r>
      </w:del>
      <w:r w:rsidR="00E8035F">
        <w:rPr>
          <w:rFonts w:ascii="Cambria" w:hAnsi="Cambria"/>
          <w:bCs/>
          <w:sz w:val="28"/>
          <w:szCs w:val="28"/>
        </w:rPr>
        <w:t>!</w:t>
      </w:r>
      <w:r w:rsidR="00B23F00">
        <w:rPr>
          <w:rFonts w:ascii="Cambria" w:hAnsi="Cambria"/>
          <w:bCs/>
          <w:sz w:val="28"/>
          <w:szCs w:val="28"/>
        </w:rPr>
        <w:t>’</w:t>
      </w:r>
      <w:r w:rsidR="00E242A6">
        <w:rPr>
          <w:rFonts w:ascii="Cambria" w:hAnsi="Cambria"/>
          <w:bCs/>
          <w:sz w:val="28"/>
          <w:szCs w:val="28"/>
        </w:rPr>
        <w:t xml:space="preserve"> the </w:t>
      </w:r>
      <w:del w:id="26315" w:author="Claire S" w:date="2026-08-03T16:18:00Z" w16du:dateUtc="2026-08-03T15:18:00Z">
        <w:r w:rsidR="00E242A6" w:rsidDel="00D87F88">
          <w:rPr>
            <w:rFonts w:ascii="Cambria" w:hAnsi="Cambria"/>
            <w:bCs/>
            <w:sz w:val="28"/>
            <w:szCs w:val="28"/>
          </w:rPr>
          <w:delText xml:space="preserve">man </w:delText>
        </w:r>
      </w:del>
      <w:ins w:id="26316" w:author="Claire S" w:date="2026-08-03T16:18:00Z" w16du:dateUtc="2026-08-03T15:18:00Z">
        <w:r w:rsidR="00D87F88">
          <w:rPr>
            <w:rFonts w:ascii="Cambria" w:hAnsi="Cambria"/>
            <w:bCs/>
            <w:sz w:val="28"/>
            <w:szCs w:val="28"/>
          </w:rPr>
          <w:t xml:space="preserve">critic </w:t>
        </w:r>
      </w:ins>
      <w:r w:rsidR="00E242A6">
        <w:rPr>
          <w:rFonts w:ascii="Cambria" w:hAnsi="Cambria"/>
          <w:bCs/>
          <w:sz w:val="28"/>
          <w:szCs w:val="28"/>
        </w:rPr>
        <w:t>scoffed</w:t>
      </w:r>
      <w:r w:rsidR="00E8035F">
        <w:rPr>
          <w:rFonts w:ascii="Cambria" w:hAnsi="Cambria"/>
          <w:bCs/>
          <w:sz w:val="28"/>
          <w:szCs w:val="28"/>
        </w:rPr>
        <w:t>.</w:t>
      </w:r>
      <w:ins w:id="26317" w:author="Claire S" w:date="2026-08-03T16:14:00Z" w16du:dateUtc="2026-08-03T15:14:00Z">
        <w:r w:rsidR="003C4D42">
          <w:rPr>
            <w:rFonts w:ascii="Cambria" w:hAnsi="Cambria"/>
            <w:bCs/>
            <w:sz w:val="28"/>
            <w:szCs w:val="28"/>
          </w:rPr>
          <w:t xml:space="preserve"> </w:t>
        </w:r>
      </w:ins>
      <w:ins w:id="26318" w:author="Claire S" w:date="2026-08-03T16:15:00Z" w16du:dateUtc="2026-08-03T15:15:00Z">
        <w:r w:rsidR="00F32209">
          <w:rPr>
            <w:rFonts w:ascii="Cambria" w:hAnsi="Cambria"/>
            <w:bCs/>
            <w:sz w:val="28"/>
            <w:szCs w:val="28"/>
          </w:rPr>
          <w:t>‘A lesson on map reading’s not the same as disarming an IUD</w:t>
        </w:r>
      </w:ins>
      <w:ins w:id="26319" w:author="Claire S" w:date="2026-08-03T16:16:00Z" w16du:dateUtc="2026-08-03T15:16:00Z">
        <w:r w:rsidR="00F32209">
          <w:rPr>
            <w:rFonts w:ascii="Cambria" w:hAnsi="Cambria"/>
            <w:bCs/>
            <w:sz w:val="28"/>
            <w:szCs w:val="28"/>
          </w:rPr>
          <w:t>, is it</w:t>
        </w:r>
      </w:ins>
      <w:ins w:id="26320" w:author="Claire S" w:date="2026-08-03T16:18:00Z" w16du:dateUtc="2026-08-03T15:18:00Z">
        <w:r w:rsidR="00D87F88">
          <w:rPr>
            <w:rFonts w:ascii="Cambria" w:hAnsi="Cambria"/>
            <w:bCs/>
            <w:sz w:val="28"/>
            <w:szCs w:val="28"/>
          </w:rPr>
          <w:t>, or saving a mate from death!</w:t>
        </w:r>
      </w:ins>
      <w:ins w:id="26321" w:author="Claire S" w:date="2026-08-03T16:15:00Z" w16du:dateUtc="2026-08-03T15:15:00Z">
        <w:r w:rsidR="00F32209">
          <w:rPr>
            <w:rFonts w:ascii="Cambria" w:hAnsi="Cambria"/>
            <w:bCs/>
            <w:sz w:val="28"/>
            <w:szCs w:val="28"/>
          </w:rPr>
          <w:t>’</w:t>
        </w:r>
      </w:ins>
    </w:p>
    <w:p w14:paraId="626BA312" w14:textId="79B6A8EF" w:rsidR="00C115D1" w:rsidRDefault="00B23F00" w:rsidP="00B23F00">
      <w:pPr>
        <w:spacing w:line="360" w:lineRule="auto"/>
        <w:ind w:firstLine="720"/>
        <w:contextualSpacing/>
        <w:rPr>
          <w:rFonts w:ascii="Cambria" w:hAnsi="Cambria"/>
          <w:bCs/>
          <w:sz w:val="28"/>
          <w:szCs w:val="28"/>
        </w:rPr>
      </w:pPr>
      <w:r>
        <w:rPr>
          <w:rFonts w:ascii="Cambria" w:hAnsi="Cambria"/>
          <w:bCs/>
          <w:sz w:val="28"/>
          <w:szCs w:val="28"/>
        </w:rPr>
        <w:t>‘</w:t>
      </w:r>
      <w:r w:rsidR="00E8035F">
        <w:rPr>
          <w:rFonts w:ascii="Cambria" w:hAnsi="Cambria"/>
          <w:bCs/>
          <w:sz w:val="28"/>
          <w:szCs w:val="28"/>
        </w:rPr>
        <w:t>Indeed</w:t>
      </w:r>
      <w:ins w:id="26322" w:author="Claire S" w:date="2026-08-03T16:15:00Z" w16du:dateUtc="2026-08-03T15:15:00Z">
        <w:r w:rsidR="00F32209">
          <w:rPr>
            <w:rFonts w:ascii="Cambria" w:hAnsi="Cambria"/>
            <w:bCs/>
            <w:sz w:val="28"/>
            <w:szCs w:val="28"/>
          </w:rPr>
          <w:t xml:space="preserve"> not</w:t>
        </w:r>
      </w:ins>
      <w:r w:rsidR="00940231">
        <w:rPr>
          <w:rFonts w:ascii="Cambria" w:hAnsi="Cambria"/>
          <w:bCs/>
          <w:sz w:val="28"/>
          <w:szCs w:val="28"/>
        </w:rPr>
        <w:t>.</w:t>
      </w:r>
      <w:r>
        <w:rPr>
          <w:rFonts w:ascii="Cambria" w:hAnsi="Cambria"/>
          <w:bCs/>
          <w:sz w:val="28"/>
          <w:szCs w:val="28"/>
        </w:rPr>
        <w:t xml:space="preserve"> </w:t>
      </w:r>
      <w:del w:id="26323" w:author="Claire S" w:date="2026-08-03T16:15:00Z" w16du:dateUtc="2026-08-03T15:15:00Z">
        <w:r w:rsidR="0088587D" w:rsidDel="00F32209">
          <w:rPr>
            <w:rFonts w:ascii="Cambria" w:hAnsi="Cambria"/>
            <w:bCs/>
            <w:sz w:val="28"/>
            <w:szCs w:val="28"/>
          </w:rPr>
          <w:delText xml:space="preserve">Reports </w:delText>
        </w:r>
      </w:del>
      <w:ins w:id="26324" w:author="Claire S" w:date="2026-08-03T16:15:00Z" w16du:dateUtc="2026-08-03T15:15:00Z">
        <w:r w:rsidR="00F32209">
          <w:rPr>
            <w:rFonts w:ascii="Cambria" w:hAnsi="Cambria"/>
            <w:bCs/>
            <w:sz w:val="28"/>
            <w:szCs w:val="28"/>
          </w:rPr>
          <w:t xml:space="preserve">Neighbours </w:t>
        </w:r>
      </w:ins>
      <w:del w:id="26325" w:author="Claire S" w:date="2026-08-03T16:15:00Z" w16du:dateUtc="2026-08-03T15:15:00Z">
        <w:r w:rsidR="0088587D" w:rsidDel="00F32209">
          <w:rPr>
            <w:rFonts w:ascii="Cambria" w:hAnsi="Cambria"/>
            <w:bCs/>
            <w:sz w:val="28"/>
            <w:szCs w:val="28"/>
          </w:rPr>
          <w:delText xml:space="preserve">are </w:delText>
        </w:r>
      </w:del>
      <w:r w:rsidR="0088587D">
        <w:rPr>
          <w:rFonts w:ascii="Cambria" w:hAnsi="Cambria"/>
          <w:bCs/>
          <w:sz w:val="28"/>
          <w:szCs w:val="28"/>
        </w:rPr>
        <w:t>say</w:t>
      </w:r>
      <w:del w:id="26326" w:author="Claire S" w:date="2026-08-03T16:15:00Z" w16du:dateUtc="2026-08-03T15:15:00Z">
        <w:r w:rsidR="0088587D" w:rsidDel="00F32209">
          <w:rPr>
            <w:rFonts w:ascii="Cambria" w:hAnsi="Cambria"/>
            <w:bCs/>
            <w:sz w:val="28"/>
            <w:szCs w:val="28"/>
          </w:rPr>
          <w:delText>ing</w:delText>
        </w:r>
      </w:del>
      <w:r w:rsidR="0088587D">
        <w:rPr>
          <w:rFonts w:ascii="Cambria" w:hAnsi="Cambria"/>
          <w:bCs/>
          <w:sz w:val="28"/>
          <w:szCs w:val="28"/>
        </w:rPr>
        <w:t xml:space="preserve"> </w:t>
      </w:r>
      <w:r w:rsidR="00243367">
        <w:rPr>
          <w:rFonts w:ascii="Cambria" w:hAnsi="Cambria"/>
          <w:bCs/>
          <w:sz w:val="28"/>
          <w:szCs w:val="28"/>
        </w:rPr>
        <w:t xml:space="preserve">the </w:t>
      </w:r>
      <w:r w:rsidR="00D11DDC">
        <w:rPr>
          <w:rFonts w:ascii="Cambria" w:hAnsi="Cambria"/>
          <w:bCs/>
          <w:sz w:val="28"/>
          <w:szCs w:val="28"/>
        </w:rPr>
        <w:t xml:space="preserve">Payne </w:t>
      </w:r>
      <w:r w:rsidR="00243367">
        <w:rPr>
          <w:rFonts w:ascii="Cambria" w:hAnsi="Cambria"/>
          <w:bCs/>
          <w:sz w:val="28"/>
          <w:szCs w:val="28"/>
        </w:rPr>
        <w:t>family</w:t>
      </w:r>
      <w:r w:rsidR="0088587D">
        <w:rPr>
          <w:rFonts w:ascii="Cambria" w:hAnsi="Cambria"/>
          <w:bCs/>
          <w:sz w:val="28"/>
          <w:szCs w:val="28"/>
        </w:rPr>
        <w:t xml:space="preserve">, from Norfolk, </w:t>
      </w:r>
      <w:r w:rsidR="00243367">
        <w:rPr>
          <w:rFonts w:ascii="Cambria" w:hAnsi="Cambria"/>
          <w:bCs/>
          <w:sz w:val="28"/>
          <w:szCs w:val="28"/>
        </w:rPr>
        <w:t>were very insular</w:t>
      </w:r>
      <w:r w:rsidR="0088587D">
        <w:rPr>
          <w:rFonts w:ascii="Cambria" w:hAnsi="Cambria"/>
          <w:bCs/>
          <w:sz w:val="28"/>
          <w:szCs w:val="28"/>
        </w:rPr>
        <w:t>. Apparently</w:t>
      </w:r>
      <w:r w:rsidR="00D11DDC">
        <w:rPr>
          <w:rFonts w:ascii="Cambria" w:hAnsi="Cambria"/>
          <w:bCs/>
          <w:sz w:val="28"/>
          <w:szCs w:val="28"/>
        </w:rPr>
        <w:t xml:space="preserve"> t</w:t>
      </w:r>
      <w:r w:rsidR="00F90170">
        <w:rPr>
          <w:rFonts w:ascii="Cambria" w:hAnsi="Cambria"/>
          <w:bCs/>
          <w:sz w:val="28"/>
          <w:szCs w:val="28"/>
        </w:rPr>
        <w:t>he</w:t>
      </w:r>
      <w:r w:rsidR="0088587D">
        <w:rPr>
          <w:rFonts w:ascii="Cambria" w:hAnsi="Cambria"/>
          <w:bCs/>
          <w:sz w:val="28"/>
          <w:szCs w:val="28"/>
        </w:rPr>
        <w:t xml:space="preserve"> menfolk </w:t>
      </w:r>
      <w:r w:rsidR="00F90170">
        <w:rPr>
          <w:rFonts w:ascii="Cambria" w:hAnsi="Cambria"/>
          <w:bCs/>
          <w:sz w:val="28"/>
          <w:szCs w:val="28"/>
        </w:rPr>
        <w:t xml:space="preserve">were </w:t>
      </w:r>
      <w:r w:rsidR="0088587D">
        <w:rPr>
          <w:rFonts w:ascii="Cambria" w:hAnsi="Cambria"/>
          <w:bCs/>
          <w:sz w:val="28"/>
          <w:szCs w:val="28"/>
        </w:rPr>
        <w:t>regular</w:t>
      </w:r>
      <w:r w:rsidR="00F90170">
        <w:rPr>
          <w:rFonts w:ascii="Cambria" w:hAnsi="Cambria"/>
          <w:bCs/>
          <w:sz w:val="28"/>
          <w:szCs w:val="28"/>
        </w:rPr>
        <w:t xml:space="preserve"> </w:t>
      </w:r>
      <w:del w:id="26327" w:author="Daisy Watt" w:date="2026-06-24T11:52:00Z" w16du:dateUtc="2026-06-24T09:52:00Z">
        <w:r w:rsidR="00F90170" w:rsidDel="007B6DCE">
          <w:rPr>
            <w:rFonts w:ascii="Cambria" w:hAnsi="Cambria"/>
            <w:bCs/>
            <w:sz w:val="28"/>
            <w:szCs w:val="28"/>
          </w:rPr>
          <w:delText>‘</w:delText>
        </w:r>
      </w:del>
      <w:r w:rsidR="00F90170">
        <w:rPr>
          <w:rFonts w:ascii="Cambria" w:hAnsi="Cambria"/>
          <w:bCs/>
          <w:sz w:val="28"/>
          <w:szCs w:val="28"/>
        </w:rPr>
        <w:t>hunters</w:t>
      </w:r>
      <w:ins w:id="26328" w:author="Daisy Watt" w:date="2026-06-24T11:52:00Z" w16du:dateUtc="2026-06-24T09:52:00Z">
        <w:r w:rsidR="007B6DCE">
          <w:rPr>
            <w:rFonts w:ascii="Cambria" w:hAnsi="Cambria"/>
            <w:bCs/>
            <w:sz w:val="28"/>
            <w:szCs w:val="28"/>
          </w:rPr>
          <w:t>,</w:t>
        </w:r>
      </w:ins>
      <w:del w:id="26329" w:author="Daisy Watt" w:date="2026-06-24T11:52:00Z" w16du:dateUtc="2026-06-24T09:52:00Z">
        <w:r w:rsidR="00F90170" w:rsidDel="007B6DCE">
          <w:rPr>
            <w:rFonts w:ascii="Cambria" w:hAnsi="Cambria"/>
            <w:bCs/>
            <w:sz w:val="28"/>
            <w:szCs w:val="28"/>
          </w:rPr>
          <w:delText>’</w:delText>
        </w:r>
      </w:del>
      <w:ins w:id="26330" w:author="Daisy Watt" w:date="2026-06-24T11:52:00Z" w16du:dateUtc="2026-06-24T09:52:00Z">
        <w:r w:rsidR="009F1082">
          <w:rPr>
            <w:rFonts w:ascii="Cambria" w:hAnsi="Cambria"/>
            <w:bCs/>
            <w:sz w:val="28"/>
            <w:szCs w:val="28"/>
          </w:rPr>
          <w:t xml:space="preserve"> </w:t>
        </w:r>
      </w:ins>
      <w:del w:id="26331" w:author="Daisy Watt" w:date="2026-06-24T11:52:00Z" w16du:dateUtc="2026-06-24T09:52:00Z">
        <w:r w:rsidR="00F90170" w:rsidDel="009F1082">
          <w:rPr>
            <w:rFonts w:ascii="Cambria" w:hAnsi="Cambria"/>
            <w:bCs/>
            <w:sz w:val="28"/>
            <w:szCs w:val="28"/>
          </w:rPr>
          <w:delText xml:space="preserve"> </w:delText>
        </w:r>
      </w:del>
      <w:r w:rsidR="00F90170">
        <w:rPr>
          <w:rFonts w:ascii="Cambria" w:hAnsi="Cambria"/>
          <w:bCs/>
          <w:sz w:val="28"/>
          <w:szCs w:val="28"/>
        </w:rPr>
        <w:t>who met to</w:t>
      </w:r>
      <w:r w:rsidR="00243367">
        <w:rPr>
          <w:rFonts w:ascii="Cambria" w:hAnsi="Cambria"/>
          <w:bCs/>
          <w:sz w:val="28"/>
          <w:szCs w:val="28"/>
        </w:rPr>
        <w:t xml:space="preserve"> shoot</w:t>
      </w:r>
      <w:r w:rsidR="00F90170">
        <w:rPr>
          <w:rFonts w:ascii="Cambria" w:hAnsi="Cambria"/>
          <w:bCs/>
          <w:sz w:val="28"/>
          <w:szCs w:val="28"/>
        </w:rPr>
        <w:t xml:space="preserve"> small prey like</w:t>
      </w:r>
      <w:r w:rsidR="00243367">
        <w:rPr>
          <w:rFonts w:ascii="Cambria" w:hAnsi="Cambria"/>
          <w:bCs/>
          <w:sz w:val="28"/>
          <w:szCs w:val="28"/>
        </w:rPr>
        <w:t xml:space="preserve"> squirrels with air rifle</w:t>
      </w:r>
      <w:ins w:id="26332" w:author="Daisy Watt" w:date="2026-06-24T11:52:00Z" w16du:dateUtc="2026-06-24T09:52:00Z">
        <w:r w:rsidR="007B6DCE">
          <w:rPr>
            <w:rFonts w:ascii="Cambria" w:hAnsi="Cambria"/>
            <w:bCs/>
            <w:sz w:val="28"/>
            <w:szCs w:val="28"/>
          </w:rPr>
          <w:t>s…</w:t>
        </w:r>
      </w:ins>
      <w:del w:id="26333" w:author="Daisy Watt" w:date="2026-06-24T11:52:00Z" w16du:dateUtc="2026-06-24T09:52:00Z">
        <w:r w:rsidR="00243367" w:rsidDel="007B6DCE">
          <w:rPr>
            <w:rFonts w:ascii="Cambria" w:hAnsi="Cambria"/>
            <w:bCs/>
            <w:sz w:val="28"/>
            <w:szCs w:val="28"/>
          </w:rPr>
          <w:delText>s</w:delText>
        </w:r>
        <w:r w:rsidR="00C87B0F" w:rsidDel="007B6DCE">
          <w:rPr>
            <w:rFonts w:ascii="Cambria" w:hAnsi="Cambria"/>
            <w:bCs/>
            <w:sz w:val="28"/>
            <w:szCs w:val="28"/>
          </w:rPr>
          <w:delText xml:space="preserve"> -</w:delText>
        </w:r>
      </w:del>
      <w:r w:rsidR="00C115D1">
        <w:rPr>
          <w:rFonts w:ascii="Cambria" w:hAnsi="Cambria"/>
          <w:bCs/>
          <w:sz w:val="28"/>
          <w:szCs w:val="28"/>
        </w:rPr>
        <w:t>’</w:t>
      </w:r>
    </w:p>
    <w:p w14:paraId="27560D92" w14:textId="7A9989A9" w:rsidR="00E242A6" w:rsidRDefault="00C115D1" w:rsidP="008641AA">
      <w:pPr>
        <w:spacing w:line="360" w:lineRule="auto"/>
        <w:contextualSpacing/>
        <w:rPr>
          <w:ins w:id="26334" w:author="Claire S" w:date="2026-06-05T17:46:00Z" w16du:dateUtc="2026-06-05T16:46:00Z"/>
          <w:rFonts w:ascii="Cambria" w:hAnsi="Cambria"/>
          <w:bCs/>
          <w:sz w:val="28"/>
          <w:szCs w:val="28"/>
        </w:rPr>
      </w:pPr>
      <w:r>
        <w:rPr>
          <w:rFonts w:ascii="Cambria" w:hAnsi="Cambria"/>
          <w:bCs/>
          <w:sz w:val="28"/>
          <w:szCs w:val="28"/>
        </w:rPr>
        <w:tab/>
        <w:t>‘</w:t>
      </w:r>
      <w:r w:rsidR="00243367">
        <w:rPr>
          <w:rFonts w:ascii="Cambria" w:hAnsi="Cambria"/>
          <w:bCs/>
          <w:sz w:val="28"/>
          <w:szCs w:val="28"/>
        </w:rPr>
        <w:t>Love</w:t>
      </w:r>
      <w:r>
        <w:rPr>
          <w:rFonts w:ascii="Cambria" w:hAnsi="Cambria"/>
          <w:bCs/>
          <w:sz w:val="28"/>
          <w:szCs w:val="28"/>
        </w:rPr>
        <w:t>l</w:t>
      </w:r>
      <w:r w:rsidR="00243367">
        <w:rPr>
          <w:rFonts w:ascii="Cambria" w:hAnsi="Cambria"/>
          <w:bCs/>
          <w:sz w:val="28"/>
          <w:szCs w:val="28"/>
        </w:rPr>
        <w:t>y</w:t>
      </w:r>
      <w:r>
        <w:rPr>
          <w:rFonts w:ascii="Cambria" w:hAnsi="Cambria"/>
          <w:bCs/>
          <w:sz w:val="28"/>
          <w:szCs w:val="28"/>
        </w:rPr>
        <w:t>.’ S</w:t>
      </w:r>
      <w:r w:rsidR="00940231">
        <w:rPr>
          <w:rFonts w:ascii="Cambria" w:hAnsi="Cambria"/>
          <w:bCs/>
          <w:sz w:val="28"/>
          <w:szCs w:val="28"/>
        </w:rPr>
        <w:t>a</w:t>
      </w:r>
      <w:r>
        <w:rPr>
          <w:rFonts w:ascii="Cambria" w:hAnsi="Cambria"/>
          <w:bCs/>
          <w:sz w:val="28"/>
          <w:szCs w:val="28"/>
        </w:rPr>
        <w:t>vannah rolled her eyes</w:t>
      </w:r>
      <w:r w:rsidR="00E242A6">
        <w:rPr>
          <w:rFonts w:ascii="Cambria" w:hAnsi="Cambria"/>
          <w:bCs/>
          <w:sz w:val="28"/>
          <w:szCs w:val="28"/>
        </w:rPr>
        <w:t xml:space="preserve"> and turned </w:t>
      </w:r>
      <w:r w:rsidR="00F90170">
        <w:rPr>
          <w:rFonts w:ascii="Cambria" w:hAnsi="Cambria"/>
          <w:bCs/>
          <w:sz w:val="28"/>
          <w:szCs w:val="28"/>
        </w:rPr>
        <w:t>the television</w:t>
      </w:r>
      <w:r w:rsidR="00E242A6">
        <w:rPr>
          <w:rFonts w:ascii="Cambria" w:hAnsi="Cambria"/>
          <w:bCs/>
          <w:sz w:val="28"/>
          <w:szCs w:val="28"/>
        </w:rPr>
        <w:t xml:space="preserve"> off</w:t>
      </w:r>
      <w:r>
        <w:rPr>
          <w:rFonts w:ascii="Cambria" w:hAnsi="Cambria"/>
          <w:bCs/>
          <w:sz w:val="28"/>
          <w:szCs w:val="28"/>
        </w:rPr>
        <w:t xml:space="preserve">. </w:t>
      </w:r>
    </w:p>
    <w:p w14:paraId="116EBF7B" w14:textId="6EC6E873" w:rsidR="00CB7C0F" w:rsidDel="00CB7C0F" w:rsidRDefault="00CB7C0F">
      <w:pPr>
        <w:spacing w:line="360" w:lineRule="auto"/>
        <w:ind w:firstLine="720"/>
        <w:contextualSpacing/>
        <w:rPr>
          <w:del w:id="26335" w:author="Claire S" w:date="2026-06-05T17:47:00Z" w16du:dateUtc="2026-06-05T16:47:00Z"/>
          <w:rFonts w:ascii="Cambria" w:hAnsi="Cambria"/>
          <w:bCs/>
          <w:sz w:val="28"/>
          <w:szCs w:val="28"/>
        </w:rPr>
        <w:pPrChange w:id="26336" w:author="Claire S" w:date="2026-06-05T17:46:00Z" w16du:dateUtc="2026-06-05T16:46:00Z">
          <w:pPr>
            <w:spacing w:line="360" w:lineRule="auto"/>
            <w:contextualSpacing/>
          </w:pPr>
        </w:pPrChange>
      </w:pPr>
      <w:ins w:id="26337" w:author="Claire S" w:date="2026-06-05T17:46:00Z" w16du:dateUtc="2026-06-05T16:46:00Z">
        <w:r>
          <w:rPr>
            <w:rFonts w:ascii="Cambria" w:hAnsi="Cambria"/>
            <w:bCs/>
            <w:sz w:val="28"/>
            <w:szCs w:val="28"/>
          </w:rPr>
          <w:t>Clara had been right about the fake identity</w:t>
        </w:r>
      </w:ins>
      <w:ins w:id="26338" w:author="Daisy Watt" w:date="2026-06-24T11:52:00Z" w16du:dateUtc="2026-06-24T09:52:00Z">
        <w:r w:rsidR="007B6DCE">
          <w:rPr>
            <w:rFonts w:ascii="Cambria" w:hAnsi="Cambria"/>
            <w:bCs/>
            <w:sz w:val="28"/>
            <w:szCs w:val="28"/>
          </w:rPr>
          <w:t>.</w:t>
        </w:r>
      </w:ins>
      <w:ins w:id="26339" w:author="Claire S" w:date="2026-06-05T17:47:00Z" w16du:dateUtc="2026-06-05T16:47:00Z">
        <w:r>
          <w:rPr>
            <w:rFonts w:ascii="Cambria" w:hAnsi="Cambria"/>
            <w:bCs/>
            <w:sz w:val="28"/>
            <w:szCs w:val="28"/>
          </w:rPr>
          <w:t xml:space="preserve"> </w:t>
        </w:r>
      </w:ins>
    </w:p>
    <w:p w14:paraId="1390106A" w14:textId="4E65E459" w:rsidR="00C115D1" w:rsidRDefault="00C115D1" w:rsidP="00362666">
      <w:pPr>
        <w:spacing w:line="360" w:lineRule="auto"/>
        <w:ind w:firstLine="720"/>
        <w:contextualSpacing/>
        <w:rPr>
          <w:rFonts w:ascii="Cambria" w:hAnsi="Cambria"/>
          <w:bCs/>
          <w:sz w:val="28"/>
          <w:szCs w:val="28"/>
        </w:rPr>
      </w:pPr>
      <w:r>
        <w:rPr>
          <w:rFonts w:ascii="Cambria" w:hAnsi="Cambria"/>
          <w:bCs/>
          <w:sz w:val="28"/>
          <w:szCs w:val="28"/>
        </w:rPr>
        <w:t xml:space="preserve">But how </w:t>
      </w:r>
      <w:r w:rsidR="00940231">
        <w:rPr>
          <w:rFonts w:ascii="Cambria" w:hAnsi="Cambria"/>
          <w:bCs/>
          <w:sz w:val="28"/>
          <w:szCs w:val="28"/>
        </w:rPr>
        <w:t xml:space="preserve">the hell </w:t>
      </w:r>
      <w:r>
        <w:rPr>
          <w:rFonts w:ascii="Cambria" w:hAnsi="Cambria"/>
          <w:bCs/>
          <w:sz w:val="28"/>
          <w:szCs w:val="28"/>
        </w:rPr>
        <w:t>had Dex not picked up on</w:t>
      </w:r>
      <w:r w:rsidR="00C87B0F">
        <w:rPr>
          <w:rFonts w:ascii="Cambria" w:hAnsi="Cambria"/>
          <w:bCs/>
          <w:sz w:val="28"/>
          <w:szCs w:val="28"/>
        </w:rPr>
        <w:t xml:space="preserve"> any of</w:t>
      </w:r>
      <w:r>
        <w:rPr>
          <w:rFonts w:ascii="Cambria" w:hAnsi="Cambria"/>
          <w:bCs/>
          <w:sz w:val="28"/>
          <w:szCs w:val="28"/>
        </w:rPr>
        <w:t xml:space="preserve"> this?</w:t>
      </w:r>
      <w:r w:rsidR="00C87B0F">
        <w:rPr>
          <w:rFonts w:ascii="Cambria" w:hAnsi="Cambria"/>
          <w:bCs/>
          <w:sz w:val="28"/>
          <w:szCs w:val="28"/>
        </w:rPr>
        <w:t xml:space="preserve"> </w:t>
      </w:r>
      <w:r w:rsidR="00940231">
        <w:rPr>
          <w:rFonts w:ascii="Cambria" w:hAnsi="Cambria"/>
          <w:bCs/>
          <w:sz w:val="28"/>
          <w:szCs w:val="28"/>
        </w:rPr>
        <w:t xml:space="preserve">She closed her eyes and thought of her beloved fiancé. </w:t>
      </w:r>
      <w:r w:rsidR="00C87B0F">
        <w:rPr>
          <w:rFonts w:ascii="Cambria" w:hAnsi="Cambria"/>
          <w:bCs/>
          <w:sz w:val="28"/>
          <w:szCs w:val="28"/>
        </w:rPr>
        <w:t>‘Dex</w:t>
      </w:r>
      <w:r w:rsidR="00243367">
        <w:rPr>
          <w:rFonts w:ascii="Cambria" w:hAnsi="Cambria"/>
          <w:bCs/>
          <w:sz w:val="28"/>
          <w:szCs w:val="28"/>
        </w:rPr>
        <w:t>, darling.  What did you do?</w:t>
      </w:r>
      <w:r w:rsidR="00C87B0F">
        <w:rPr>
          <w:rFonts w:ascii="Cambria" w:hAnsi="Cambria"/>
          <w:bCs/>
          <w:sz w:val="28"/>
          <w:szCs w:val="28"/>
        </w:rPr>
        <w:t>’</w:t>
      </w:r>
    </w:p>
    <w:p w14:paraId="39756462" w14:textId="77777777" w:rsidR="00D5774D" w:rsidRDefault="00C115D1" w:rsidP="008641AA">
      <w:pPr>
        <w:spacing w:line="360" w:lineRule="auto"/>
        <w:contextualSpacing/>
        <w:rPr>
          <w:rFonts w:ascii="Cambria" w:hAnsi="Cambria"/>
          <w:bCs/>
          <w:sz w:val="28"/>
          <w:szCs w:val="28"/>
        </w:rPr>
      </w:pPr>
      <w:r>
        <w:rPr>
          <w:rFonts w:ascii="Cambria" w:hAnsi="Cambria"/>
          <w:bCs/>
          <w:sz w:val="28"/>
          <w:szCs w:val="28"/>
        </w:rPr>
        <w:tab/>
        <w:t xml:space="preserve">Her tragedy was that she’d never be able to ask him, of course. </w:t>
      </w:r>
    </w:p>
    <w:p w14:paraId="2679746F" w14:textId="26BDE975" w:rsidR="00C115D1" w:rsidRPr="00777F1F" w:rsidRDefault="00D5774D" w:rsidP="00D5774D">
      <w:pPr>
        <w:spacing w:line="360" w:lineRule="auto"/>
        <w:ind w:firstLine="720"/>
        <w:contextualSpacing/>
        <w:rPr>
          <w:rFonts w:ascii="Cambria" w:hAnsi="Cambria"/>
          <w:bCs/>
          <w:sz w:val="28"/>
          <w:szCs w:val="28"/>
        </w:rPr>
      </w:pPr>
      <w:r>
        <w:rPr>
          <w:rFonts w:ascii="Cambria" w:hAnsi="Cambria"/>
          <w:bCs/>
          <w:sz w:val="28"/>
          <w:szCs w:val="28"/>
        </w:rPr>
        <w:t>But Dex’s</w:t>
      </w:r>
      <w:r w:rsidR="00E242A6">
        <w:rPr>
          <w:rFonts w:ascii="Cambria" w:hAnsi="Cambria"/>
          <w:bCs/>
          <w:sz w:val="28"/>
          <w:szCs w:val="28"/>
        </w:rPr>
        <w:t xml:space="preserve"> tragedy was </w:t>
      </w:r>
      <w:r>
        <w:rPr>
          <w:rFonts w:ascii="Cambria" w:hAnsi="Cambria"/>
          <w:bCs/>
          <w:sz w:val="28"/>
          <w:szCs w:val="28"/>
        </w:rPr>
        <w:t>far worse</w:t>
      </w:r>
      <w:del w:id="26340" w:author="Daisy Watt" w:date="2026-06-24T11:52:00Z" w16du:dateUtc="2026-06-24T09:52:00Z">
        <w:r w:rsidDel="00DF691C">
          <w:rPr>
            <w:rFonts w:ascii="Cambria" w:hAnsi="Cambria"/>
            <w:bCs/>
            <w:sz w:val="28"/>
            <w:szCs w:val="28"/>
          </w:rPr>
          <w:delText>;</w:delText>
        </w:r>
      </w:del>
      <w:ins w:id="26341" w:author="Daisy Watt" w:date="2026-06-24T11:52:00Z" w16du:dateUtc="2026-06-24T09:52:00Z">
        <w:r w:rsidR="00DF691C">
          <w:rPr>
            <w:rFonts w:ascii="Cambria" w:hAnsi="Cambria"/>
            <w:bCs/>
            <w:sz w:val="28"/>
            <w:szCs w:val="28"/>
          </w:rPr>
          <w:t>:</w:t>
        </w:r>
      </w:ins>
      <w:r>
        <w:rPr>
          <w:rFonts w:ascii="Cambria" w:hAnsi="Cambria"/>
          <w:bCs/>
          <w:sz w:val="28"/>
          <w:szCs w:val="28"/>
        </w:rPr>
        <w:t xml:space="preserve"> the fact</w:t>
      </w:r>
      <w:r w:rsidR="00E242A6">
        <w:rPr>
          <w:rFonts w:ascii="Cambria" w:hAnsi="Cambria"/>
          <w:bCs/>
          <w:sz w:val="28"/>
          <w:szCs w:val="28"/>
        </w:rPr>
        <w:t xml:space="preserve"> he’d found out way too late that Jackson Rayne – in fact born </w:t>
      </w:r>
      <w:r>
        <w:rPr>
          <w:rFonts w:ascii="Cambria" w:hAnsi="Cambria"/>
          <w:bCs/>
          <w:sz w:val="28"/>
          <w:szCs w:val="28"/>
        </w:rPr>
        <w:t xml:space="preserve">plain </w:t>
      </w:r>
      <w:r w:rsidR="00E242A6">
        <w:rPr>
          <w:rFonts w:ascii="Cambria" w:hAnsi="Cambria"/>
          <w:bCs/>
          <w:sz w:val="28"/>
          <w:szCs w:val="28"/>
        </w:rPr>
        <w:t>J</w:t>
      </w:r>
      <w:r w:rsidR="00F90170">
        <w:rPr>
          <w:rFonts w:ascii="Cambria" w:hAnsi="Cambria"/>
          <w:bCs/>
          <w:sz w:val="28"/>
          <w:szCs w:val="28"/>
        </w:rPr>
        <w:t>effrey Payne</w:t>
      </w:r>
      <w:r>
        <w:rPr>
          <w:rFonts w:ascii="Cambria" w:hAnsi="Cambria"/>
          <w:bCs/>
          <w:sz w:val="28"/>
          <w:szCs w:val="28"/>
        </w:rPr>
        <w:t xml:space="preserve"> </w:t>
      </w:r>
      <w:del w:id="26342" w:author="Daisy Watt" w:date="2026-06-24T11:52:00Z" w16du:dateUtc="2026-06-24T09:52:00Z">
        <w:r w:rsidDel="00DF691C">
          <w:rPr>
            <w:rFonts w:ascii="Cambria" w:hAnsi="Cambria"/>
            <w:bCs/>
            <w:sz w:val="28"/>
            <w:szCs w:val="28"/>
          </w:rPr>
          <w:delText>-</w:delText>
        </w:r>
      </w:del>
      <w:ins w:id="26343" w:author="Daisy Watt" w:date="2026-06-24T11:52:00Z" w16du:dateUtc="2026-06-24T09:52:00Z">
        <w:r w:rsidR="00DF691C">
          <w:rPr>
            <w:rFonts w:ascii="Cambria" w:hAnsi="Cambria"/>
            <w:bCs/>
            <w:sz w:val="28"/>
            <w:szCs w:val="28"/>
          </w:rPr>
          <w:t>–</w:t>
        </w:r>
      </w:ins>
      <w:r w:rsidR="00E242A6">
        <w:rPr>
          <w:rFonts w:ascii="Cambria" w:hAnsi="Cambria"/>
          <w:bCs/>
          <w:sz w:val="28"/>
          <w:szCs w:val="28"/>
        </w:rPr>
        <w:t xml:space="preserve"> was a monster.</w:t>
      </w:r>
    </w:p>
    <w:p w14:paraId="24629BD7" w14:textId="67C0083C" w:rsidR="009B78E5" w:rsidRDefault="00674E11" w:rsidP="00204426">
      <w:pPr>
        <w:spacing w:line="360" w:lineRule="auto"/>
        <w:contextualSpacing/>
        <w:rPr>
          <w:rFonts w:ascii="Cambria" w:hAnsi="Cambria"/>
          <w:bCs/>
          <w:sz w:val="28"/>
          <w:szCs w:val="28"/>
        </w:rPr>
      </w:pPr>
      <w:r w:rsidRPr="00777F1F">
        <w:rPr>
          <w:rFonts w:ascii="Cambria" w:hAnsi="Cambria"/>
          <w:bCs/>
          <w:sz w:val="28"/>
          <w:szCs w:val="28"/>
        </w:rPr>
        <w:tab/>
      </w:r>
      <w:r w:rsidR="009B78E5">
        <w:rPr>
          <w:rFonts w:ascii="Cambria" w:hAnsi="Cambria"/>
          <w:bCs/>
          <w:sz w:val="28"/>
          <w:szCs w:val="28"/>
        </w:rPr>
        <w:t>‘Sorry to disturb</w:t>
      </w:r>
      <w:del w:id="26344" w:author="Daisy Watt" w:date="2026-06-24T11:52:00Z" w16du:dateUtc="2026-06-24T09:52:00Z">
        <w:r w:rsidR="009B78E5" w:rsidDel="00DF691C">
          <w:rPr>
            <w:rFonts w:ascii="Cambria" w:hAnsi="Cambria"/>
            <w:bCs/>
            <w:sz w:val="28"/>
            <w:szCs w:val="28"/>
          </w:rPr>
          <w:delText>,</w:delText>
        </w:r>
      </w:del>
      <w:ins w:id="26345" w:author="Daisy Watt" w:date="2026-06-24T11:52:00Z" w16du:dateUtc="2026-06-24T09:52:00Z">
        <w:r w:rsidR="00DF691C">
          <w:rPr>
            <w:rFonts w:ascii="Cambria" w:hAnsi="Cambria"/>
            <w:bCs/>
            <w:sz w:val="28"/>
            <w:szCs w:val="28"/>
          </w:rPr>
          <w:t>.</w:t>
        </w:r>
      </w:ins>
      <w:r w:rsidR="009B78E5">
        <w:rPr>
          <w:rFonts w:ascii="Cambria" w:hAnsi="Cambria"/>
          <w:bCs/>
          <w:sz w:val="28"/>
          <w:szCs w:val="28"/>
        </w:rPr>
        <w:t xml:space="preserve">’ </w:t>
      </w:r>
      <w:r w:rsidR="00E01355">
        <w:rPr>
          <w:rFonts w:ascii="Cambria" w:hAnsi="Cambria"/>
          <w:bCs/>
          <w:sz w:val="28"/>
          <w:szCs w:val="28"/>
        </w:rPr>
        <w:t>Ishan knocked at the door</w:t>
      </w:r>
      <w:r w:rsidR="00D17D8A">
        <w:rPr>
          <w:rFonts w:ascii="Cambria" w:hAnsi="Cambria"/>
          <w:bCs/>
          <w:sz w:val="28"/>
          <w:szCs w:val="28"/>
        </w:rPr>
        <w:t xml:space="preserve"> with her sushi</w:t>
      </w:r>
      <w:r w:rsidR="00E01355">
        <w:rPr>
          <w:rFonts w:ascii="Cambria" w:hAnsi="Cambria"/>
          <w:bCs/>
          <w:sz w:val="28"/>
          <w:szCs w:val="28"/>
        </w:rPr>
        <w:t xml:space="preserve">. </w:t>
      </w:r>
      <w:r w:rsidR="009B78E5">
        <w:rPr>
          <w:rFonts w:ascii="Cambria" w:hAnsi="Cambria"/>
          <w:bCs/>
          <w:sz w:val="28"/>
          <w:szCs w:val="28"/>
        </w:rPr>
        <w:t xml:space="preserve">‘Maude </w:t>
      </w:r>
      <w:r w:rsidR="00E01355">
        <w:rPr>
          <w:rFonts w:ascii="Cambria" w:hAnsi="Cambria"/>
          <w:bCs/>
          <w:sz w:val="28"/>
          <w:szCs w:val="28"/>
        </w:rPr>
        <w:t xml:space="preserve">just messaged, saying could you meet </w:t>
      </w:r>
      <w:r w:rsidR="009B78E5">
        <w:rPr>
          <w:rFonts w:ascii="Cambria" w:hAnsi="Cambria"/>
          <w:bCs/>
          <w:sz w:val="28"/>
          <w:szCs w:val="28"/>
        </w:rPr>
        <w:t>Ruth downstairs</w:t>
      </w:r>
      <w:r w:rsidR="00E01355">
        <w:rPr>
          <w:rFonts w:ascii="Cambria" w:hAnsi="Cambria"/>
          <w:bCs/>
          <w:sz w:val="28"/>
          <w:szCs w:val="28"/>
        </w:rPr>
        <w:t xml:space="preserve"> in the </w:t>
      </w:r>
      <w:del w:id="26346" w:author="Claire S" w:date="2026-08-03T16:27:00Z" w16du:dateUtc="2026-08-03T15:27:00Z">
        <w:r w:rsidR="006A5182" w:rsidDel="00A8522E">
          <w:rPr>
            <w:rFonts w:ascii="Cambria" w:hAnsi="Cambria"/>
            <w:bCs/>
            <w:sz w:val="28"/>
            <w:szCs w:val="28"/>
          </w:rPr>
          <w:delText>Main</w:delText>
        </w:r>
        <w:r w:rsidR="009B78E5" w:rsidDel="00A8522E">
          <w:rPr>
            <w:rFonts w:ascii="Cambria" w:hAnsi="Cambria"/>
            <w:bCs/>
            <w:sz w:val="28"/>
            <w:szCs w:val="28"/>
          </w:rPr>
          <w:delText xml:space="preserve"> </w:delText>
        </w:r>
      </w:del>
      <w:ins w:id="26347" w:author="Claire S" w:date="2026-08-03T16:27:00Z" w16du:dateUtc="2026-08-03T15:27:00Z">
        <w:r w:rsidR="00A8522E">
          <w:rPr>
            <w:rFonts w:ascii="Cambria" w:hAnsi="Cambria"/>
            <w:bCs/>
            <w:sz w:val="28"/>
            <w:szCs w:val="28"/>
          </w:rPr>
          <w:t xml:space="preserve">First </w:t>
        </w:r>
      </w:ins>
      <w:r w:rsidR="006A5182">
        <w:rPr>
          <w:rFonts w:ascii="Cambria" w:hAnsi="Cambria"/>
          <w:bCs/>
          <w:sz w:val="28"/>
          <w:szCs w:val="28"/>
        </w:rPr>
        <w:t>V</w:t>
      </w:r>
      <w:r w:rsidR="009B78E5">
        <w:rPr>
          <w:rFonts w:ascii="Cambria" w:hAnsi="Cambria"/>
          <w:bCs/>
          <w:sz w:val="28"/>
          <w:szCs w:val="28"/>
        </w:rPr>
        <w:t>ault</w:t>
      </w:r>
      <w:del w:id="26348" w:author="Daisy Watt" w:date="2026-06-24T11:52:00Z" w16du:dateUtc="2026-06-24T09:52:00Z">
        <w:r w:rsidR="009B78E5" w:rsidDel="00C27438">
          <w:rPr>
            <w:rFonts w:ascii="Cambria" w:hAnsi="Cambria"/>
            <w:bCs/>
            <w:sz w:val="28"/>
            <w:szCs w:val="28"/>
          </w:rPr>
          <w:delText>.</w:delText>
        </w:r>
      </w:del>
      <w:ins w:id="26349" w:author="Daisy Watt" w:date="2026-06-24T11:52:00Z" w16du:dateUtc="2026-06-24T09:52:00Z">
        <w:r w:rsidR="00C27438">
          <w:rPr>
            <w:rFonts w:ascii="Cambria" w:hAnsi="Cambria"/>
            <w:bCs/>
            <w:sz w:val="28"/>
            <w:szCs w:val="28"/>
          </w:rPr>
          <w:t>?</w:t>
        </w:r>
      </w:ins>
      <w:r w:rsidR="009B78E5">
        <w:rPr>
          <w:rFonts w:ascii="Cambria" w:hAnsi="Cambria"/>
          <w:bCs/>
          <w:sz w:val="28"/>
          <w:szCs w:val="28"/>
        </w:rPr>
        <w:t>’</w:t>
      </w:r>
    </w:p>
    <w:p w14:paraId="258D2427" w14:textId="51534EAA" w:rsidR="00674E11" w:rsidRDefault="009B78E5" w:rsidP="00204426">
      <w:pPr>
        <w:spacing w:line="360" w:lineRule="auto"/>
        <w:contextualSpacing/>
        <w:rPr>
          <w:rFonts w:ascii="Cambria" w:hAnsi="Cambria"/>
          <w:bCs/>
          <w:sz w:val="28"/>
          <w:szCs w:val="28"/>
        </w:rPr>
      </w:pPr>
      <w:r>
        <w:rPr>
          <w:rFonts w:ascii="Cambria" w:hAnsi="Cambria"/>
          <w:bCs/>
          <w:sz w:val="28"/>
          <w:szCs w:val="28"/>
        </w:rPr>
        <w:tab/>
        <w:t>‘Really?’ Savannah was surprised. ‘Why?’</w:t>
      </w:r>
    </w:p>
    <w:p w14:paraId="38991F23" w14:textId="219B4BAB" w:rsidR="009B78E5" w:rsidRDefault="009B78E5" w:rsidP="00204426">
      <w:pPr>
        <w:spacing w:line="360" w:lineRule="auto"/>
        <w:contextualSpacing/>
        <w:rPr>
          <w:rFonts w:ascii="Cambria" w:hAnsi="Cambria"/>
          <w:bCs/>
          <w:sz w:val="28"/>
          <w:szCs w:val="28"/>
        </w:rPr>
      </w:pPr>
      <w:r>
        <w:rPr>
          <w:rFonts w:ascii="Cambria" w:hAnsi="Cambria"/>
          <w:bCs/>
          <w:sz w:val="28"/>
          <w:szCs w:val="28"/>
        </w:rPr>
        <w:tab/>
        <w:t>‘</w:t>
      </w:r>
      <w:r w:rsidR="0099757B">
        <w:rPr>
          <w:rFonts w:ascii="Cambria" w:hAnsi="Cambria"/>
          <w:bCs/>
          <w:sz w:val="28"/>
          <w:szCs w:val="28"/>
        </w:rPr>
        <w:t>Not sure</w:t>
      </w:r>
      <w:del w:id="26350" w:author="Daisy Watt" w:date="2026-06-24T11:53:00Z" w16du:dateUtc="2026-06-24T09:53:00Z">
        <w:r w:rsidR="0099757B" w:rsidDel="007F2758">
          <w:rPr>
            <w:rFonts w:ascii="Cambria" w:hAnsi="Cambria"/>
            <w:bCs/>
            <w:sz w:val="28"/>
            <w:szCs w:val="28"/>
          </w:rPr>
          <w:delText>,’ h</w:delText>
        </w:r>
      </w:del>
      <w:ins w:id="26351" w:author="Daisy Watt" w:date="2026-06-24T11:53:00Z" w16du:dateUtc="2026-06-24T09:53:00Z">
        <w:r w:rsidR="007F2758">
          <w:rPr>
            <w:rFonts w:ascii="Cambria" w:hAnsi="Cambria"/>
            <w:bCs/>
            <w:sz w:val="28"/>
            <w:szCs w:val="28"/>
          </w:rPr>
          <w:t>.’ H</w:t>
        </w:r>
      </w:ins>
      <w:r w:rsidR="0099757B">
        <w:rPr>
          <w:rFonts w:ascii="Cambria" w:hAnsi="Cambria"/>
          <w:bCs/>
          <w:sz w:val="28"/>
          <w:szCs w:val="28"/>
        </w:rPr>
        <w:t>e smiled. ‘Just</w:t>
      </w:r>
      <w:r>
        <w:rPr>
          <w:rFonts w:ascii="Cambria" w:hAnsi="Cambria"/>
          <w:bCs/>
          <w:sz w:val="28"/>
          <w:szCs w:val="28"/>
        </w:rPr>
        <w:t xml:space="preserve"> said she’s got something to show you.’</w:t>
      </w:r>
    </w:p>
    <w:p w14:paraId="5FEFD42E" w14:textId="4AA9B133" w:rsidR="009B78E5" w:rsidRDefault="009B78E5" w:rsidP="00204426">
      <w:pPr>
        <w:spacing w:line="360" w:lineRule="auto"/>
        <w:contextualSpacing/>
        <w:rPr>
          <w:rFonts w:ascii="Cambria" w:hAnsi="Cambria"/>
          <w:bCs/>
          <w:sz w:val="28"/>
          <w:szCs w:val="28"/>
        </w:rPr>
      </w:pPr>
      <w:r>
        <w:rPr>
          <w:rFonts w:ascii="Cambria" w:hAnsi="Cambria"/>
          <w:bCs/>
          <w:sz w:val="28"/>
          <w:szCs w:val="28"/>
        </w:rPr>
        <w:tab/>
        <w:t>‘Okay</w:t>
      </w:r>
      <w:del w:id="26352" w:author="Daisy Watt" w:date="2026-06-24T11:53:00Z" w16du:dateUtc="2026-06-24T09:53:00Z">
        <w:r w:rsidDel="00366060">
          <w:rPr>
            <w:rFonts w:ascii="Cambria" w:hAnsi="Cambria"/>
            <w:bCs/>
            <w:sz w:val="28"/>
            <w:szCs w:val="28"/>
          </w:rPr>
          <w:delText>,</w:delText>
        </w:r>
      </w:del>
      <w:ins w:id="26353" w:author="Daisy Watt" w:date="2026-06-24T11:53:00Z" w16du:dateUtc="2026-06-24T09:53:00Z">
        <w:r w:rsidR="00366060">
          <w:rPr>
            <w:rFonts w:ascii="Cambria" w:hAnsi="Cambria"/>
            <w:bCs/>
            <w:sz w:val="28"/>
            <w:szCs w:val="28"/>
          </w:rPr>
          <w:t>.</w:t>
        </w:r>
      </w:ins>
      <w:r>
        <w:rPr>
          <w:rFonts w:ascii="Cambria" w:hAnsi="Cambria"/>
          <w:bCs/>
          <w:sz w:val="28"/>
          <w:szCs w:val="28"/>
        </w:rPr>
        <w:t>’ Savannah shrugged</w:t>
      </w:r>
      <w:r w:rsidR="0099757B">
        <w:rPr>
          <w:rFonts w:ascii="Cambria" w:hAnsi="Cambria"/>
          <w:bCs/>
          <w:sz w:val="28"/>
          <w:szCs w:val="28"/>
        </w:rPr>
        <w:t>, putting the sushi down</w:t>
      </w:r>
      <w:r>
        <w:rPr>
          <w:rFonts w:ascii="Cambria" w:hAnsi="Cambria"/>
          <w:bCs/>
          <w:sz w:val="28"/>
          <w:szCs w:val="28"/>
        </w:rPr>
        <w:t>. ‘Thanks.’</w:t>
      </w:r>
    </w:p>
    <w:p w14:paraId="0A6C8735" w14:textId="0195B9C2" w:rsidR="006A5182" w:rsidRDefault="009B78E5" w:rsidP="00204426">
      <w:pPr>
        <w:spacing w:line="360" w:lineRule="auto"/>
        <w:contextualSpacing/>
        <w:rPr>
          <w:rFonts w:ascii="Cambria" w:hAnsi="Cambria"/>
          <w:bCs/>
          <w:sz w:val="28"/>
          <w:szCs w:val="28"/>
        </w:rPr>
      </w:pPr>
      <w:r>
        <w:rPr>
          <w:rFonts w:ascii="Cambria" w:hAnsi="Cambria"/>
          <w:bCs/>
          <w:sz w:val="28"/>
          <w:szCs w:val="28"/>
        </w:rPr>
        <w:tab/>
        <w:t>Slipping her shoes back on, she thought</w:t>
      </w:r>
      <w:r w:rsidRPr="00362666">
        <w:rPr>
          <w:rFonts w:ascii="Cambria" w:hAnsi="Cambria"/>
          <w:bCs/>
          <w:i/>
          <w:iCs/>
          <w:sz w:val="28"/>
          <w:szCs w:val="28"/>
          <w:rPrChange w:id="26354" w:author="Claire S" w:date="2026-06-05T17:47:00Z" w16du:dateUtc="2026-06-05T16:47:00Z">
            <w:rPr>
              <w:rFonts w:ascii="Cambria" w:hAnsi="Cambria"/>
              <w:bCs/>
              <w:sz w:val="28"/>
              <w:szCs w:val="28"/>
            </w:rPr>
          </w:rPrChange>
        </w:rPr>
        <w:t>, maybe I was right</w:t>
      </w:r>
      <w:r w:rsidR="006A5182" w:rsidRPr="00362666">
        <w:rPr>
          <w:rFonts w:ascii="Cambria" w:hAnsi="Cambria"/>
          <w:bCs/>
          <w:i/>
          <w:iCs/>
          <w:sz w:val="28"/>
          <w:szCs w:val="28"/>
          <w:rPrChange w:id="26355" w:author="Claire S" w:date="2026-06-05T17:47:00Z" w16du:dateUtc="2026-06-05T16:47:00Z">
            <w:rPr>
              <w:rFonts w:ascii="Cambria" w:hAnsi="Cambria"/>
              <w:bCs/>
              <w:sz w:val="28"/>
              <w:szCs w:val="28"/>
            </w:rPr>
          </w:rPrChange>
        </w:rPr>
        <w:t xml:space="preserve"> all along</w:t>
      </w:r>
      <w:r>
        <w:rPr>
          <w:rFonts w:ascii="Cambria" w:hAnsi="Cambria"/>
          <w:bCs/>
          <w:sz w:val="28"/>
          <w:szCs w:val="28"/>
        </w:rPr>
        <w:t xml:space="preserve">. </w:t>
      </w:r>
      <w:r w:rsidRPr="00362666">
        <w:rPr>
          <w:rFonts w:ascii="Cambria" w:hAnsi="Cambria"/>
          <w:bCs/>
          <w:i/>
          <w:iCs/>
          <w:sz w:val="28"/>
          <w:szCs w:val="28"/>
          <w:rPrChange w:id="26356" w:author="Claire S" w:date="2026-06-05T17:47:00Z" w16du:dateUtc="2026-06-05T16:47:00Z">
            <w:rPr>
              <w:rFonts w:ascii="Cambria" w:hAnsi="Cambria"/>
              <w:bCs/>
              <w:sz w:val="28"/>
              <w:szCs w:val="28"/>
            </w:rPr>
          </w:rPrChange>
        </w:rPr>
        <w:t xml:space="preserve">Maybe this all started down </w:t>
      </w:r>
      <w:r w:rsidR="00A914A6" w:rsidRPr="00362666">
        <w:rPr>
          <w:rFonts w:ascii="Cambria" w:hAnsi="Cambria"/>
          <w:bCs/>
          <w:i/>
          <w:iCs/>
          <w:sz w:val="28"/>
          <w:szCs w:val="28"/>
          <w:rPrChange w:id="26357" w:author="Claire S" w:date="2026-06-05T17:47:00Z" w16du:dateUtc="2026-06-05T16:47:00Z">
            <w:rPr>
              <w:rFonts w:ascii="Cambria" w:hAnsi="Cambria"/>
              <w:bCs/>
              <w:sz w:val="28"/>
              <w:szCs w:val="28"/>
            </w:rPr>
          </w:rPrChange>
        </w:rPr>
        <w:t>there</w:t>
      </w:r>
      <w:ins w:id="26358" w:author="Daisy Watt" w:date="2026-06-24T11:53:00Z" w16du:dateUtc="2026-06-24T09:53:00Z">
        <w:r w:rsidR="00CD4A8F">
          <w:rPr>
            <w:rFonts w:ascii="Cambria" w:hAnsi="Cambria"/>
            <w:bCs/>
            <w:i/>
            <w:iCs/>
            <w:sz w:val="28"/>
            <w:szCs w:val="28"/>
          </w:rPr>
          <w:t>,</w:t>
        </w:r>
      </w:ins>
      <w:r w:rsidR="00A914A6" w:rsidRPr="00362666">
        <w:rPr>
          <w:rFonts w:ascii="Cambria" w:hAnsi="Cambria"/>
          <w:bCs/>
          <w:i/>
          <w:iCs/>
          <w:sz w:val="28"/>
          <w:szCs w:val="28"/>
          <w:rPrChange w:id="26359" w:author="Claire S" w:date="2026-06-05T17:47:00Z" w16du:dateUtc="2026-06-05T16:47:00Z">
            <w:rPr>
              <w:rFonts w:ascii="Cambria" w:hAnsi="Cambria"/>
              <w:bCs/>
              <w:sz w:val="28"/>
              <w:szCs w:val="28"/>
            </w:rPr>
          </w:rPrChange>
        </w:rPr>
        <w:t xml:space="preserve"> after all</w:t>
      </w:r>
      <w:r>
        <w:rPr>
          <w:rFonts w:ascii="Cambria" w:hAnsi="Cambria"/>
          <w:bCs/>
          <w:sz w:val="28"/>
          <w:szCs w:val="28"/>
        </w:rPr>
        <w:t>.</w:t>
      </w:r>
      <w:r w:rsidR="00A914A6">
        <w:rPr>
          <w:rFonts w:ascii="Cambria" w:hAnsi="Cambria"/>
          <w:bCs/>
          <w:sz w:val="28"/>
          <w:szCs w:val="28"/>
        </w:rPr>
        <w:t xml:space="preserve">  </w:t>
      </w:r>
    </w:p>
    <w:p w14:paraId="443B3BD4" w14:textId="7D70847F" w:rsidR="009B78E5" w:rsidRPr="00777F1F" w:rsidRDefault="006A5182" w:rsidP="006A5182">
      <w:pPr>
        <w:spacing w:line="360" w:lineRule="auto"/>
        <w:ind w:firstLine="720"/>
        <w:contextualSpacing/>
        <w:rPr>
          <w:rFonts w:ascii="Cambria" w:hAnsi="Cambria"/>
          <w:bCs/>
          <w:sz w:val="28"/>
          <w:szCs w:val="28"/>
        </w:rPr>
      </w:pPr>
      <w:r>
        <w:rPr>
          <w:rFonts w:ascii="Cambria" w:hAnsi="Cambria"/>
          <w:bCs/>
          <w:sz w:val="28"/>
          <w:szCs w:val="28"/>
        </w:rPr>
        <w:t xml:space="preserve">Hurrying </w:t>
      </w:r>
      <w:r w:rsidR="00A914A6">
        <w:rPr>
          <w:rFonts w:ascii="Cambria" w:hAnsi="Cambria"/>
          <w:bCs/>
          <w:sz w:val="28"/>
          <w:szCs w:val="28"/>
        </w:rPr>
        <w:t>down the fire-escape stairs to the back entrance to the cellars</w:t>
      </w:r>
      <w:r>
        <w:rPr>
          <w:rFonts w:ascii="Cambria" w:hAnsi="Cambria"/>
          <w:bCs/>
          <w:sz w:val="28"/>
          <w:szCs w:val="28"/>
        </w:rPr>
        <w:t xml:space="preserve">, </w:t>
      </w:r>
      <w:r w:rsidR="0099757B">
        <w:rPr>
          <w:rFonts w:ascii="Cambria" w:hAnsi="Cambria"/>
          <w:bCs/>
          <w:sz w:val="28"/>
          <w:szCs w:val="28"/>
        </w:rPr>
        <w:t>most of all, Savannah</w:t>
      </w:r>
      <w:r>
        <w:rPr>
          <w:rFonts w:ascii="Cambria" w:hAnsi="Cambria"/>
          <w:bCs/>
          <w:sz w:val="28"/>
          <w:szCs w:val="28"/>
        </w:rPr>
        <w:t xml:space="preserve"> couldn’t wait to see the look on her sister’s face.</w:t>
      </w:r>
    </w:p>
    <w:p w14:paraId="2FE5F1FE" w14:textId="77777777" w:rsidR="00C115D1" w:rsidRDefault="00C115D1" w:rsidP="00B83061">
      <w:pPr>
        <w:spacing w:line="360" w:lineRule="auto"/>
        <w:contextualSpacing/>
        <w:rPr>
          <w:rFonts w:ascii="Cambria" w:hAnsi="Cambria"/>
          <w:b/>
          <w:sz w:val="28"/>
          <w:szCs w:val="28"/>
        </w:rPr>
      </w:pPr>
    </w:p>
    <w:p w14:paraId="397B6B51" w14:textId="77777777" w:rsidR="00C115D1" w:rsidRDefault="00C115D1" w:rsidP="00B83061">
      <w:pPr>
        <w:spacing w:line="360" w:lineRule="auto"/>
        <w:contextualSpacing/>
        <w:rPr>
          <w:rFonts w:ascii="Cambria" w:hAnsi="Cambria"/>
          <w:b/>
          <w:sz w:val="28"/>
          <w:szCs w:val="28"/>
        </w:rPr>
      </w:pPr>
    </w:p>
    <w:p w14:paraId="3D8DAF27" w14:textId="77777777" w:rsidR="00C115D1" w:rsidRDefault="00C115D1" w:rsidP="00B83061">
      <w:pPr>
        <w:spacing w:line="360" w:lineRule="auto"/>
        <w:contextualSpacing/>
        <w:rPr>
          <w:rFonts w:ascii="Cambria" w:hAnsi="Cambria"/>
          <w:b/>
          <w:sz w:val="28"/>
          <w:szCs w:val="28"/>
        </w:rPr>
      </w:pPr>
    </w:p>
    <w:p w14:paraId="3498C7B6" w14:textId="77777777" w:rsidR="00C115D1" w:rsidRDefault="00C115D1" w:rsidP="00B83061">
      <w:pPr>
        <w:spacing w:line="360" w:lineRule="auto"/>
        <w:contextualSpacing/>
        <w:rPr>
          <w:rFonts w:ascii="Cambria" w:hAnsi="Cambria"/>
          <w:b/>
          <w:sz w:val="28"/>
          <w:szCs w:val="28"/>
        </w:rPr>
      </w:pPr>
    </w:p>
    <w:p w14:paraId="37867EF8" w14:textId="77777777" w:rsidR="00E242A6" w:rsidRDefault="00E242A6" w:rsidP="00B83061">
      <w:pPr>
        <w:spacing w:line="360" w:lineRule="auto"/>
        <w:contextualSpacing/>
        <w:rPr>
          <w:rFonts w:ascii="Cambria" w:hAnsi="Cambria"/>
          <w:b/>
          <w:sz w:val="28"/>
          <w:szCs w:val="28"/>
        </w:rPr>
      </w:pPr>
    </w:p>
    <w:p w14:paraId="4C787E00" w14:textId="4A29BC71" w:rsidR="00E242A6" w:rsidDel="002B5F99" w:rsidRDefault="00E242A6" w:rsidP="00B83061">
      <w:pPr>
        <w:spacing w:line="360" w:lineRule="auto"/>
        <w:contextualSpacing/>
        <w:rPr>
          <w:del w:id="26360" w:author="Claire S" w:date="2026-08-03T16:19:00Z" w16du:dateUtc="2026-08-03T15:19:00Z"/>
          <w:rFonts w:ascii="Cambria" w:hAnsi="Cambria"/>
          <w:b/>
          <w:sz w:val="28"/>
          <w:szCs w:val="28"/>
        </w:rPr>
      </w:pPr>
    </w:p>
    <w:p w14:paraId="56D761FC" w14:textId="3E2F15DD" w:rsidR="00E242A6" w:rsidDel="002B5F99" w:rsidRDefault="00E242A6" w:rsidP="00B83061">
      <w:pPr>
        <w:spacing w:line="360" w:lineRule="auto"/>
        <w:contextualSpacing/>
        <w:rPr>
          <w:del w:id="26361" w:author="Claire S" w:date="2026-08-03T16:19:00Z" w16du:dateUtc="2026-08-03T15:19:00Z"/>
          <w:rFonts w:ascii="Cambria" w:hAnsi="Cambria"/>
          <w:b/>
          <w:sz w:val="28"/>
          <w:szCs w:val="28"/>
        </w:rPr>
      </w:pPr>
    </w:p>
    <w:p w14:paraId="13FFF18C" w14:textId="2F669ED2" w:rsidR="00E242A6" w:rsidDel="002B5F99" w:rsidRDefault="00E242A6" w:rsidP="00B83061">
      <w:pPr>
        <w:spacing w:line="360" w:lineRule="auto"/>
        <w:contextualSpacing/>
        <w:rPr>
          <w:del w:id="26362" w:author="Claire S" w:date="2026-08-03T16:19:00Z" w16du:dateUtc="2026-08-03T15:19:00Z"/>
          <w:rFonts w:ascii="Cambria" w:hAnsi="Cambria"/>
          <w:b/>
          <w:sz w:val="28"/>
          <w:szCs w:val="28"/>
        </w:rPr>
      </w:pPr>
    </w:p>
    <w:p w14:paraId="71FEF663" w14:textId="77777777" w:rsidR="00E242A6" w:rsidDel="00362666" w:rsidRDefault="00E242A6" w:rsidP="00B83061">
      <w:pPr>
        <w:spacing w:line="360" w:lineRule="auto"/>
        <w:contextualSpacing/>
        <w:rPr>
          <w:del w:id="26363" w:author="Claire S" w:date="2026-06-05T17:47:00Z" w16du:dateUtc="2026-06-05T16:47:00Z"/>
          <w:rFonts w:ascii="Cambria" w:hAnsi="Cambria"/>
          <w:b/>
          <w:sz w:val="28"/>
          <w:szCs w:val="28"/>
        </w:rPr>
      </w:pPr>
    </w:p>
    <w:p w14:paraId="2E1623E8" w14:textId="25B1A57A" w:rsidR="00674E11" w:rsidRDefault="00674E11" w:rsidP="00B83061">
      <w:pPr>
        <w:spacing w:line="360" w:lineRule="auto"/>
        <w:contextualSpacing/>
        <w:rPr>
          <w:ins w:id="26364" w:author="Claire S" w:date="2026-08-03T16:19:00Z" w16du:dateUtc="2026-08-03T15:19:00Z"/>
          <w:rFonts w:ascii="Cambria" w:hAnsi="Cambria"/>
          <w:b/>
          <w:sz w:val="28"/>
          <w:szCs w:val="28"/>
        </w:rPr>
      </w:pPr>
      <w:r w:rsidRPr="00DA4EE1">
        <w:rPr>
          <w:rFonts w:ascii="Cambria" w:hAnsi="Cambria"/>
          <w:b/>
          <w:sz w:val="28"/>
          <w:szCs w:val="28"/>
        </w:rPr>
        <w:t xml:space="preserve">CHAPTER </w:t>
      </w:r>
      <w:del w:id="26365" w:author="Daisy Watt" w:date="2026-06-24T11:53:00Z" w16du:dateUtc="2026-06-24T09:53:00Z">
        <w:r w:rsidR="00DD19B5" w:rsidDel="004365BF">
          <w:rPr>
            <w:rFonts w:ascii="Cambria" w:hAnsi="Cambria"/>
            <w:b/>
            <w:sz w:val="28"/>
            <w:szCs w:val="28"/>
          </w:rPr>
          <w:delText>7</w:delText>
        </w:r>
        <w:r w:rsidR="0099757B" w:rsidDel="004365BF">
          <w:rPr>
            <w:rFonts w:ascii="Cambria" w:hAnsi="Cambria"/>
            <w:b/>
            <w:sz w:val="28"/>
            <w:szCs w:val="28"/>
          </w:rPr>
          <w:delText>0</w:delText>
        </w:r>
      </w:del>
      <w:ins w:id="26366" w:author="Claire S" w:date="2026-06-08T17:28:00Z" w16du:dateUtc="2026-06-08T16:28:00Z">
        <w:del w:id="26367" w:author="Daisy Watt" w:date="2026-06-24T11:53:00Z" w16du:dateUtc="2026-06-24T09:53:00Z">
          <w:r w:rsidR="00DC5C88" w:rsidDel="004365BF">
            <w:rPr>
              <w:rFonts w:ascii="Cambria" w:hAnsi="Cambria"/>
              <w:b/>
              <w:sz w:val="28"/>
              <w:szCs w:val="28"/>
            </w:rPr>
            <w:delText>72</w:delText>
          </w:r>
        </w:del>
      </w:ins>
      <w:ins w:id="26368" w:author="Daisy Watt" w:date="2026-06-24T11:53:00Z" w16du:dateUtc="2026-06-24T09:53:00Z">
        <w:del w:id="26369" w:author="Claire S" w:date="2026-08-03T16:19:00Z" w16du:dateUtc="2026-08-03T15:19:00Z">
          <w:r w:rsidR="004365BF" w:rsidDel="002B5F99">
            <w:rPr>
              <w:rFonts w:ascii="Cambria" w:hAnsi="Cambria"/>
              <w:b/>
              <w:sz w:val="28"/>
              <w:szCs w:val="28"/>
            </w:rPr>
            <w:delText>70</w:delText>
          </w:r>
        </w:del>
      </w:ins>
      <w:ins w:id="26370" w:author="Claire S" w:date="2026-08-03T16:28:00Z" w16du:dateUtc="2026-08-03T15:28:00Z">
        <w:r w:rsidR="00A8522E">
          <w:rPr>
            <w:rFonts w:ascii="Cambria" w:hAnsi="Cambria"/>
            <w:b/>
            <w:sz w:val="28"/>
            <w:szCs w:val="28"/>
          </w:rPr>
          <w:t>67</w:t>
        </w:r>
      </w:ins>
    </w:p>
    <w:p w14:paraId="7C5C4FDA" w14:textId="203359BB" w:rsidR="002B5F99" w:rsidRPr="00DA4EE1" w:rsidRDefault="002B5F99" w:rsidP="00B83061">
      <w:pPr>
        <w:spacing w:line="360" w:lineRule="auto"/>
        <w:contextualSpacing/>
        <w:rPr>
          <w:rFonts w:ascii="Cambria" w:hAnsi="Cambria"/>
          <w:b/>
          <w:sz w:val="28"/>
          <w:szCs w:val="28"/>
        </w:rPr>
      </w:pPr>
      <w:ins w:id="26371" w:author="Claire S" w:date="2026-08-03T16:19:00Z" w16du:dateUtc="2026-08-03T15:19:00Z">
        <w:r w:rsidRPr="00F7708A">
          <w:rPr>
            <w:rFonts w:ascii="Cambria" w:hAnsi="Cambria"/>
            <w:b/>
            <w:sz w:val="28"/>
            <w:szCs w:val="28"/>
          </w:rPr>
          <w:t>THURS</w:t>
        </w:r>
        <w:r>
          <w:rPr>
            <w:rFonts w:ascii="Cambria" w:hAnsi="Cambria"/>
            <w:b/>
            <w:sz w:val="28"/>
            <w:szCs w:val="28"/>
          </w:rPr>
          <w:t>DAY</w:t>
        </w:r>
        <w:r w:rsidRPr="00F7708A">
          <w:rPr>
            <w:rFonts w:ascii="Cambria" w:hAnsi="Cambria"/>
            <w:b/>
            <w:sz w:val="28"/>
            <w:szCs w:val="28"/>
          </w:rPr>
          <w:t xml:space="preserve"> </w:t>
        </w:r>
        <w:r>
          <w:rPr>
            <w:rFonts w:ascii="Cambria" w:hAnsi="Cambria"/>
            <w:b/>
            <w:sz w:val="28"/>
            <w:szCs w:val="28"/>
          </w:rPr>
          <w:t>AFTERNOON</w:t>
        </w:r>
        <w:r w:rsidRPr="00F7708A">
          <w:rPr>
            <w:rFonts w:ascii="Cambria" w:hAnsi="Cambria"/>
            <w:b/>
            <w:sz w:val="28"/>
            <w:szCs w:val="28"/>
          </w:rPr>
          <w:t xml:space="preserve"> </w:t>
        </w:r>
      </w:ins>
    </w:p>
    <w:p w14:paraId="4D7C6FBF" w14:textId="7109FA34" w:rsidR="00674E11" w:rsidRPr="00DA4EE1" w:rsidDel="00A20AC5" w:rsidRDefault="00DA4EE1" w:rsidP="00B83061">
      <w:pPr>
        <w:spacing w:line="360" w:lineRule="auto"/>
        <w:contextualSpacing/>
        <w:rPr>
          <w:del w:id="26372" w:author="Daisy Watt" w:date="2026-06-24T10:46:00Z" w16du:dateUtc="2026-06-24T08:46:00Z"/>
          <w:rFonts w:ascii="Cambria" w:hAnsi="Cambria"/>
          <w:b/>
          <w:sz w:val="28"/>
          <w:szCs w:val="28"/>
        </w:rPr>
      </w:pPr>
      <w:del w:id="26373" w:author="Daisy Watt" w:date="2026-06-24T10:46:00Z" w16du:dateUtc="2026-06-24T08:46:00Z">
        <w:r w:rsidRPr="00DA4EE1" w:rsidDel="00A20AC5">
          <w:rPr>
            <w:rFonts w:ascii="Cambria" w:hAnsi="Cambria"/>
            <w:b/>
            <w:sz w:val="28"/>
            <w:szCs w:val="28"/>
          </w:rPr>
          <w:delText>THURS</w:delText>
        </w:r>
        <w:r w:rsidDel="00A20AC5">
          <w:rPr>
            <w:rFonts w:ascii="Cambria" w:hAnsi="Cambria"/>
            <w:b/>
            <w:sz w:val="28"/>
            <w:szCs w:val="28"/>
          </w:rPr>
          <w:delText xml:space="preserve"> </w:delText>
        </w:r>
      </w:del>
      <w:ins w:id="26374" w:author="Claire S" w:date="2026-06-06T10:10:00Z" w16du:dateUtc="2026-06-06T09:10:00Z">
        <w:del w:id="26375" w:author="Daisy Watt" w:date="2026-06-24T10:46:00Z" w16du:dateUtc="2026-06-24T08:46:00Z">
          <w:r w:rsidR="00C91CD3" w:rsidDel="00A20AC5">
            <w:rPr>
              <w:rFonts w:ascii="Cambria" w:hAnsi="Cambria"/>
              <w:b/>
              <w:sz w:val="28"/>
              <w:szCs w:val="28"/>
            </w:rPr>
            <w:delText>PM</w:delText>
          </w:r>
        </w:del>
      </w:ins>
      <w:del w:id="26376" w:author="Daisy Watt" w:date="2026-06-24T10:46:00Z" w16du:dateUtc="2026-06-24T08:46:00Z">
        <w:r w:rsidR="00A453D2" w:rsidDel="00A20AC5">
          <w:rPr>
            <w:rFonts w:ascii="Cambria" w:hAnsi="Cambria"/>
            <w:b/>
            <w:sz w:val="28"/>
            <w:szCs w:val="28"/>
          </w:rPr>
          <w:delText>5.45</w:delText>
        </w:r>
        <w:r w:rsidR="00DD19B5" w:rsidDel="00A20AC5">
          <w:rPr>
            <w:rFonts w:ascii="Cambria" w:hAnsi="Cambria"/>
            <w:b/>
            <w:sz w:val="28"/>
            <w:szCs w:val="28"/>
          </w:rPr>
          <w:delText>PM</w:delText>
        </w:r>
      </w:del>
    </w:p>
    <w:p w14:paraId="77728E56" w14:textId="530F36D1" w:rsidR="00CF0520" w:rsidRDefault="00860493" w:rsidP="00B83061">
      <w:pPr>
        <w:spacing w:line="360" w:lineRule="auto"/>
        <w:contextualSpacing/>
        <w:rPr>
          <w:ins w:id="26377" w:author="Claire S" w:date="2026-06-05T17:48:00Z" w16du:dateUtc="2026-06-05T16:48:00Z"/>
          <w:rFonts w:ascii="Cambria" w:hAnsi="Cambria"/>
          <w:bCs/>
          <w:sz w:val="28"/>
          <w:szCs w:val="28"/>
        </w:rPr>
      </w:pPr>
      <w:r>
        <w:rPr>
          <w:rFonts w:ascii="Cambria" w:hAnsi="Cambria"/>
          <w:bCs/>
          <w:sz w:val="28"/>
          <w:szCs w:val="28"/>
        </w:rPr>
        <w:t>At four</w:t>
      </w:r>
      <w:r w:rsidR="00E242A6">
        <w:rPr>
          <w:rFonts w:ascii="Cambria" w:hAnsi="Cambria"/>
          <w:bCs/>
          <w:sz w:val="28"/>
          <w:szCs w:val="28"/>
        </w:rPr>
        <w:t>,</w:t>
      </w:r>
      <w:r>
        <w:rPr>
          <w:rFonts w:ascii="Cambria" w:hAnsi="Cambria"/>
          <w:bCs/>
          <w:sz w:val="28"/>
          <w:szCs w:val="28"/>
        </w:rPr>
        <w:t xml:space="preserve"> </w:t>
      </w:r>
      <w:r w:rsidR="00330F86">
        <w:rPr>
          <w:rFonts w:ascii="Cambria" w:hAnsi="Cambria"/>
          <w:bCs/>
          <w:sz w:val="28"/>
          <w:szCs w:val="28"/>
        </w:rPr>
        <w:t xml:space="preserve">Clara </w:t>
      </w:r>
      <w:r w:rsidR="00204426">
        <w:rPr>
          <w:rFonts w:ascii="Cambria" w:hAnsi="Cambria"/>
          <w:bCs/>
          <w:sz w:val="28"/>
          <w:szCs w:val="28"/>
        </w:rPr>
        <w:t>had an editorial meeting</w:t>
      </w:r>
      <w:r>
        <w:rPr>
          <w:rFonts w:ascii="Cambria" w:hAnsi="Cambria"/>
          <w:bCs/>
          <w:sz w:val="28"/>
          <w:szCs w:val="28"/>
        </w:rPr>
        <w:t xml:space="preserve"> with her</w:t>
      </w:r>
      <w:r w:rsidR="00F25F42">
        <w:rPr>
          <w:rFonts w:ascii="Cambria" w:hAnsi="Cambria"/>
          <w:bCs/>
          <w:sz w:val="28"/>
          <w:szCs w:val="28"/>
        </w:rPr>
        <w:t xml:space="preserve"> whole</w:t>
      </w:r>
      <w:r>
        <w:rPr>
          <w:rFonts w:ascii="Cambria" w:hAnsi="Cambria"/>
          <w:bCs/>
          <w:sz w:val="28"/>
          <w:szCs w:val="28"/>
        </w:rPr>
        <w:t xml:space="preserve"> team</w:t>
      </w:r>
      <w:r w:rsidR="00F25F42">
        <w:rPr>
          <w:rFonts w:ascii="Cambria" w:hAnsi="Cambria"/>
          <w:bCs/>
          <w:sz w:val="28"/>
          <w:szCs w:val="28"/>
        </w:rPr>
        <w:t>,</w:t>
      </w:r>
      <w:r w:rsidR="00940231">
        <w:rPr>
          <w:rFonts w:ascii="Cambria" w:hAnsi="Cambria"/>
          <w:bCs/>
          <w:sz w:val="28"/>
          <w:szCs w:val="28"/>
        </w:rPr>
        <w:t xml:space="preserve"> in the small conference room</w:t>
      </w:r>
      <w:r w:rsidR="00204426">
        <w:rPr>
          <w:rFonts w:ascii="Cambria" w:hAnsi="Cambria"/>
          <w:bCs/>
          <w:sz w:val="28"/>
          <w:szCs w:val="28"/>
        </w:rPr>
        <w:t xml:space="preserve">. </w:t>
      </w:r>
      <w:ins w:id="26378" w:author="Claire S" w:date="2026-06-05T17:47:00Z" w16du:dateUtc="2026-06-05T16:47:00Z">
        <w:r w:rsidR="00362666">
          <w:rPr>
            <w:rFonts w:ascii="Cambria" w:hAnsi="Cambria"/>
            <w:bCs/>
            <w:sz w:val="28"/>
            <w:szCs w:val="28"/>
          </w:rPr>
          <w:t>Given the new</w:t>
        </w:r>
      </w:ins>
      <w:ins w:id="26379" w:author="Claire S" w:date="2026-06-05T17:48:00Z" w16du:dateUtc="2026-06-05T16:48:00Z">
        <w:r w:rsidR="00362666">
          <w:rPr>
            <w:rFonts w:ascii="Cambria" w:hAnsi="Cambria"/>
            <w:bCs/>
            <w:sz w:val="28"/>
            <w:szCs w:val="28"/>
          </w:rPr>
          <w:t xml:space="preserve">s, Clara guessed her job was safe; </w:t>
        </w:r>
        <w:r w:rsidR="00CF0520">
          <w:rPr>
            <w:rFonts w:ascii="Cambria" w:hAnsi="Cambria"/>
            <w:bCs/>
            <w:sz w:val="28"/>
            <w:szCs w:val="28"/>
          </w:rPr>
          <w:t>she obviously hadn’t been</w:t>
        </w:r>
      </w:ins>
      <w:ins w:id="26380" w:author="Daisy Watt" w:date="2026-06-24T12:06:00Z" w16du:dateUtc="2026-06-24T10:06:00Z">
        <w:r w:rsidR="00B2415D">
          <w:rPr>
            <w:rFonts w:ascii="Cambria" w:hAnsi="Cambria"/>
            <w:bCs/>
            <w:sz w:val="28"/>
            <w:szCs w:val="28"/>
          </w:rPr>
          <w:t xml:space="preserve"> the first </w:t>
        </w:r>
        <w:commentRangeStart w:id="26381"/>
        <w:r w:rsidR="00B2415D">
          <w:rPr>
            <w:rFonts w:ascii="Cambria" w:hAnsi="Cambria"/>
            <w:bCs/>
            <w:sz w:val="28"/>
            <w:szCs w:val="28"/>
          </w:rPr>
          <w:t>woman</w:t>
        </w:r>
      </w:ins>
      <w:ins w:id="26382" w:author="Claire S" w:date="2026-06-05T17:48:00Z" w16du:dateUtc="2026-06-05T16:48:00Z">
        <w:r w:rsidR="00CF0520">
          <w:rPr>
            <w:rFonts w:ascii="Cambria" w:hAnsi="Cambria"/>
            <w:bCs/>
            <w:sz w:val="28"/>
            <w:szCs w:val="28"/>
          </w:rPr>
          <w:t xml:space="preserve"> Rayne</w:t>
        </w:r>
      </w:ins>
      <w:ins w:id="26383" w:author="Daisy Watt" w:date="2026-06-24T12:07:00Z" w16du:dateUtc="2026-06-24T10:07:00Z">
        <w:r w:rsidR="00912405">
          <w:rPr>
            <w:rFonts w:ascii="Cambria" w:hAnsi="Cambria"/>
            <w:bCs/>
            <w:sz w:val="28"/>
            <w:szCs w:val="28"/>
          </w:rPr>
          <w:t xml:space="preserve"> harasse</w:t>
        </w:r>
      </w:ins>
      <w:commentRangeEnd w:id="26381"/>
      <w:ins w:id="26384" w:author="Daisy Watt" w:date="2026-06-24T12:11:00Z" w16du:dateUtc="2026-06-24T10:11:00Z">
        <w:r w:rsidR="00386D25">
          <w:rPr>
            <w:rStyle w:val="CommentReference"/>
            <w:rFonts w:ascii="Cambria" w:hAnsi="Cambria"/>
            <w:bCs/>
            <w:sz w:val="28"/>
            <w:szCs w:val="28"/>
          </w:rPr>
          <w:commentReference w:id="26381"/>
        </w:r>
      </w:ins>
      <w:ins w:id="26385" w:author="Daisy Watt" w:date="2026-06-24T12:07:00Z" w16du:dateUtc="2026-06-24T10:07:00Z">
        <w:r w:rsidR="00912405">
          <w:rPr>
            <w:rFonts w:ascii="Cambria" w:hAnsi="Cambria"/>
            <w:bCs/>
            <w:sz w:val="28"/>
            <w:szCs w:val="28"/>
          </w:rPr>
          <w:t>d</w:t>
        </w:r>
      </w:ins>
      <w:ins w:id="26386" w:author="Claire S" w:date="2026-06-05T17:48:00Z" w16du:dateUtc="2026-06-05T16:48:00Z">
        <w:del w:id="26387" w:author="Daisy Watt" w:date="2026-06-24T12:07:00Z" w16du:dateUtc="2026-06-24T10:07:00Z">
          <w:r w:rsidR="00CF0520" w:rsidDel="00912405">
            <w:rPr>
              <w:rFonts w:ascii="Cambria" w:hAnsi="Cambria"/>
              <w:bCs/>
              <w:sz w:val="28"/>
              <w:szCs w:val="28"/>
            </w:rPr>
            <w:delText>’s first</w:delText>
          </w:r>
        </w:del>
        <w:del w:id="26388" w:author="Daisy Watt" w:date="2026-06-24T12:06:00Z" w16du:dateUtc="2026-06-24T10:06:00Z">
          <w:r w:rsidR="00CF0520" w:rsidDel="00912405">
            <w:rPr>
              <w:rFonts w:ascii="Cambria" w:hAnsi="Cambria"/>
              <w:bCs/>
              <w:sz w:val="28"/>
              <w:szCs w:val="28"/>
            </w:rPr>
            <w:delText xml:space="preserve"> victim</w:delText>
          </w:r>
        </w:del>
        <w:r w:rsidR="00CF0520">
          <w:rPr>
            <w:rFonts w:ascii="Cambria" w:hAnsi="Cambria"/>
            <w:bCs/>
            <w:sz w:val="28"/>
            <w:szCs w:val="28"/>
          </w:rPr>
          <w:t xml:space="preserve">. </w:t>
        </w:r>
      </w:ins>
    </w:p>
    <w:p w14:paraId="60D771CD" w14:textId="7893B842" w:rsidR="00330F86" w:rsidRDefault="00204426">
      <w:pPr>
        <w:spacing w:line="360" w:lineRule="auto"/>
        <w:ind w:firstLine="720"/>
        <w:contextualSpacing/>
        <w:rPr>
          <w:rFonts w:ascii="Cambria" w:hAnsi="Cambria"/>
          <w:bCs/>
          <w:sz w:val="28"/>
          <w:szCs w:val="28"/>
        </w:rPr>
        <w:pPrChange w:id="26389" w:author="Claire S" w:date="2026-06-05T17:48:00Z" w16du:dateUtc="2026-06-05T16:48:00Z">
          <w:pPr>
            <w:spacing w:line="360" w:lineRule="auto"/>
            <w:contextualSpacing/>
          </w:pPr>
        </w:pPrChange>
      </w:pPr>
      <w:r>
        <w:rPr>
          <w:rFonts w:ascii="Cambria" w:hAnsi="Cambria"/>
          <w:bCs/>
          <w:sz w:val="28"/>
          <w:szCs w:val="28"/>
        </w:rPr>
        <w:t xml:space="preserve">When she </w:t>
      </w:r>
      <w:r w:rsidR="00777F1F">
        <w:rPr>
          <w:rFonts w:ascii="Cambria" w:hAnsi="Cambria"/>
          <w:bCs/>
          <w:sz w:val="28"/>
          <w:szCs w:val="28"/>
        </w:rPr>
        <w:t>returned</w:t>
      </w:r>
      <w:r>
        <w:rPr>
          <w:rFonts w:ascii="Cambria" w:hAnsi="Cambria"/>
          <w:bCs/>
          <w:sz w:val="28"/>
          <w:szCs w:val="28"/>
        </w:rPr>
        <w:t xml:space="preserve"> to her desk at five, there was a </w:t>
      </w:r>
      <w:r w:rsidR="003124C3">
        <w:rPr>
          <w:rFonts w:ascii="Cambria" w:hAnsi="Cambria"/>
          <w:bCs/>
          <w:sz w:val="28"/>
          <w:szCs w:val="28"/>
        </w:rPr>
        <w:t>Post-</w:t>
      </w:r>
      <w:del w:id="26390" w:author="Daisy Watt" w:date="2026-06-24T11:54:00Z" w16du:dateUtc="2026-06-24T09:54:00Z">
        <w:r w:rsidR="003124C3" w:rsidDel="001E5FE8">
          <w:rPr>
            <w:rFonts w:ascii="Cambria" w:hAnsi="Cambria"/>
            <w:bCs/>
            <w:sz w:val="28"/>
            <w:szCs w:val="28"/>
          </w:rPr>
          <w:delText>i</w:delText>
        </w:r>
      </w:del>
      <w:ins w:id="26391" w:author="Daisy Watt" w:date="2026-06-24T11:54:00Z" w16du:dateUtc="2026-06-24T09:54:00Z">
        <w:r w:rsidR="001E5FE8">
          <w:rPr>
            <w:rFonts w:ascii="Cambria" w:hAnsi="Cambria"/>
            <w:bCs/>
            <w:sz w:val="28"/>
            <w:szCs w:val="28"/>
          </w:rPr>
          <w:t>I</w:t>
        </w:r>
      </w:ins>
      <w:r w:rsidR="003124C3">
        <w:rPr>
          <w:rFonts w:ascii="Cambria" w:hAnsi="Cambria"/>
          <w:bCs/>
          <w:sz w:val="28"/>
          <w:szCs w:val="28"/>
        </w:rPr>
        <w:t>t</w:t>
      </w:r>
      <w:r>
        <w:rPr>
          <w:rFonts w:ascii="Cambria" w:hAnsi="Cambria"/>
          <w:bCs/>
          <w:sz w:val="28"/>
          <w:szCs w:val="28"/>
        </w:rPr>
        <w:t xml:space="preserve"> note stuck to her</w:t>
      </w:r>
      <w:r w:rsidR="00777F1F">
        <w:rPr>
          <w:rFonts w:ascii="Cambria" w:hAnsi="Cambria"/>
          <w:bCs/>
          <w:sz w:val="28"/>
          <w:szCs w:val="28"/>
        </w:rPr>
        <w:t xml:space="preserve"> computer</w:t>
      </w:r>
      <w:r>
        <w:rPr>
          <w:rFonts w:ascii="Cambria" w:hAnsi="Cambria"/>
          <w:bCs/>
          <w:sz w:val="28"/>
          <w:szCs w:val="28"/>
        </w:rPr>
        <w:t xml:space="preserve"> screen.</w:t>
      </w:r>
    </w:p>
    <w:p w14:paraId="278952C3" w14:textId="77777777" w:rsidR="003645FA" w:rsidRDefault="00330F86" w:rsidP="003124C3">
      <w:pPr>
        <w:spacing w:line="360" w:lineRule="auto"/>
        <w:contextualSpacing/>
        <w:rPr>
          <w:rFonts w:ascii="Cambria" w:hAnsi="Cambria"/>
          <w:bCs/>
          <w:i/>
          <w:iCs/>
          <w:sz w:val="28"/>
          <w:szCs w:val="28"/>
        </w:rPr>
      </w:pPr>
      <w:r w:rsidRPr="003124C3">
        <w:rPr>
          <w:rFonts w:ascii="Cambria" w:hAnsi="Cambria"/>
          <w:bCs/>
          <w:i/>
          <w:iCs/>
          <w:sz w:val="28"/>
          <w:szCs w:val="28"/>
        </w:rPr>
        <w:tab/>
      </w:r>
    </w:p>
    <w:p w14:paraId="0E3C53D1" w14:textId="625DDB14" w:rsidR="003124C3" w:rsidRPr="003124C3" w:rsidRDefault="00330F86" w:rsidP="003645FA">
      <w:pPr>
        <w:spacing w:line="360" w:lineRule="auto"/>
        <w:ind w:firstLine="720"/>
        <w:contextualSpacing/>
        <w:rPr>
          <w:rFonts w:ascii="Cambria" w:hAnsi="Cambria"/>
          <w:bCs/>
          <w:i/>
          <w:iCs/>
          <w:sz w:val="28"/>
          <w:szCs w:val="28"/>
        </w:rPr>
      </w:pPr>
      <w:commentRangeStart w:id="26392"/>
      <w:r w:rsidRPr="003124C3">
        <w:rPr>
          <w:rFonts w:ascii="Cambria" w:hAnsi="Cambria"/>
          <w:bCs/>
          <w:i/>
          <w:iCs/>
          <w:sz w:val="28"/>
          <w:szCs w:val="28"/>
        </w:rPr>
        <w:t>‘</w:t>
      </w:r>
      <w:r w:rsidR="003124C3">
        <w:rPr>
          <w:rFonts w:ascii="Cambria" w:hAnsi="Cambria"/>
          <w:bCs/>
          <w:i/>
          <w:iCs/>
          <w:sz w:val="28"/>
          <w:szCs w:val="28"/>
        </w:rPr>
        <w:t>Please</w:t>
      </w:r>
      <w:r w:rsidRPr="003124C3">
        <w:rPr>
          <w:rFonts w:ascii="Cambria" w:hAnsi="Cambria"/>
          <w:bCs/>
          <w:i/>
          <w:iCs/>
          <w:sz w:val="28"/>
          <w:szCs w:val="28"/>
        </w:rPr>
        <w:t xml:space="preserve"> meet </w:t>
      </w:r>
      <w:r w:rsidR="00674E11" w:rsidRPr="003124C3">
        <w:rPr>
          <w:rFonts w:ascii="Cambria" w:hAnsi="Cambria"/>
          <w:bCs/>
          <w:i/>
          <w:iCs/>
          <w:sz w:val="28"/>
          <w:szCs w:val="28"/>
        </w:rPr>
        <w:t>Savanna in the Secret Library</w:t>
      </w:r>
      <w:r w:rsidR="00377194" w:rsidRPr="003124C3">
        <w:rPr>
          <w:rFonts w:ascii="Cambria" w:hAnsi="Cambria"/>
          <w:bCs/>
          <w:i/>
          <w:iCs/>
          <w:sz w:val="28"/>
          <w:szCs w:val="28"/>
        </w:rPr>
        <w:t xml:space="preserve"> </w:t>
      </w:r>
      <w:del w:id="26393" w:author="Claire S" w:date="2026-08-03T16:19:00Z" w16du:dateUtc="2026-08-03T15:19:00Z">
        <w:r w:rsidRPr="003124C3" w:rsidDel="002B5F99">
          <w:rPr>
            <w:rFonts w:ascii="Cambria" w:hAnsi="Cambria"/>
            <w:bCs/>
            <w:i/>
            <w:iCs/>
            <w:sz w:val="28"/>
            <w:szCs w:val="28"/>
          </w:rPr>
          <w:delText>in about an hour</w:delText>
        </w:r>
      </w:del>
      <w:ins w:id="26394" w:author="Claire S" w:date="2026-08-03T16:19:00Z" w16du:dateUtc="2026-08-03T15:19:00Z">
        <w:r w:rsidR="002B5F99">
          <w:rPr>
            <w:rFonts w:ascii="Cambria" w:hAnsi="Cambria"/>
            <w:bCs/>
            <w:i/>
            <w:iCs/>
            <w:sz w:val="28"/>
            <w:szCs w:val="28"/>
          </w:rPr>
          <w:t>5.1</w:t>
        </w:r>
      </w:ins>
      <w:ins w:id="26395" w:author="Claire S" w:date="2026-08-03T16:20:00Z" w16du:dateUtc="2026-08-03T15:20:00Z">
        <w:r w:rsidR="002B5F99">
          <w:rPr>
            <w:rFonts w:ascii="Cambria" w:hAnsi="Cambria"/>
            <w:bCs/>
            <w:i/>
            <w:iCs/>
            <w:sz w:val="28"/>
            <w:szCs w:val="28"/>
          </w:rPr>
          <w:t>5</w:t>
        </w:r>
      </w:ins>
      <w:r w:rsidR="003124C3">
        <w:rPr>
          <w:rFonts w:ascii="Cambria" w:hAnsi="Cambria"/>
          <w:bCs/>
          <w:i/>
          <w:iCs/>
          <w:sz w:val="28"/>
          <w:szCs w:val="28"/>
        </w:rPr>
        <w:t>, Ish x</w:t>
      </w:r>
      <w:r w:rsidRPr="003124C3">
        <w:rPr>
          <w:rFonts w:ascii="Cambria" w:hAnsi="Cambria"/>
          <w:bCs/>
          <w:i/>
          <w:iCs/>
          <w:sz w:val="28"/>
          <w:szCs w:val="28"/>
        </w:rPr>
        <w:t>’</w:t>
      </w:r>
      <w:commentRangeEnd w:id="26392"/>
      <w:r w:rsidR="00A167B7" w:rsidRPr="003124C3">
        <w:rPr>
          <w:rStyle w:val="CommentReference"/>
          <w:rFonts w:ascii="Cambria" w:hAnsi="Cambria"/>
          <w:bCs/>
          <w:i/>
          <w:iCs/>
          <w:sz w:val="28"/>
          <w:szCs w:val="28"/>
        </w:rPr>
        <w:commentReference w:id="26392"/>
      </w:r>
    </w:p>
    <w:p w14:paraId="4FA83137" w14:textId="77777777" w:rsidR="003645FA" w:rsidRDefault="003645FA" w:rsidP="00777F1F">
      <w:pPr>
        <w:spacing w:line="360" w:lineRule="auto"/>
        <w:ind w:firstLine="720"/>
        <w:contextualSpacing/>
        <w:rPr>
          <w:rFonts w:ascii="Cambria" w:hAnsi="Cambria"/>
          <w:bCs/>
          <w:sz w:val="28"/>
          <w:szCs w:val="28"/>
        </w:rPr>
      </w:pPr>
    </w:p>
    <w:p w14:paraId="25B5C759" w14:textId="2BF20E1B" w:rsidR="00D6580A" w:rsidRDefault="000F1D7A" w:rsidP="003645FA">
      <w:pPr>
        <w:spacing w:line="360" w:lineRule="auto"/>
        <w:ind w:firstLine="720"/>
        <w:contextualSpacing/>
        <w:rPr>
          <w:rFonts w:ascii="Cambria" w:hAnsi="Cambria"/>
          <w:bCs/>
          <w:sz w:val="28"/>
          <w:szCs w:val="28"/>
        </w:rPr>
      </w:pPr>
      <w:r>
        <w:rPr>
          <w:rFonts w:ascii="Cambria" w:hAnsi="Cambria"/>
          <w:bCs/>
          <w:sz w:val="28"/>
          <w:szCs w:val="28"/>
        </w:rPr>
        <w:t>Clara was surprised</w:t>
      </w:r>
      <w:del w:id="26396" w:author="Claire S" w:date="2026-06-05T17:48:00Z" w16du:dateUtc="2026-06-05T16:48:00Z">
        <w:r w:rsidR="003124C3" w:rsidDel="00CF0520">
          <w:rPr>
            <w:rFonts w:ascii="Cambria" w:hAnsi="Cambria"/>
            <w:bCs/>
            <w:sz w:val="28"/>
            <w:szCs w:val="28"/>
          </w:rPr>
          <w:delText>,</w:delText>
        </w:r>
      </w:del>
      <w:ins w:id="26397" w:author="Claire S" w:date="2026-06-05T17:48:00Z" w16du:dateUtc="2026-06-05T16:48:00Z">
        <w:r w:rsidR="00CF0520">
          <w:rPr>
            <w:rFonts w:ascii="Cambria" w:hAnsi="Cambria"/>
            <w:bCs/>
            <w:sz w:val="28"/>
            <w:szCs w:val="28"/>
          </w:rPr>
          <w:t xml:space="preserve"> </w:t>
        </w:r>
        <w:del w:id="26398" w:author="Daisy Watt" w:date="2026-06-24T11:55:00Z" w16du:dateUtc="2026-06-24T09:55:00Z">
          <w:r w:rsidR="00CF0520" w:rsidDel="004C5240">
            <w:rPr>
              <w:rFonts w:ascii="Cambria" w:hAnsi="Cambria"/>
              <w:bCs/>
              <w:sz w:val="28"/>
              <w:szCs w:val="28"/>
            </w:rPr>
            <w:delText>-</w:delText>
          </w:r>
        </w:del>
      </w:ins>
      <w:ins w:id="26399" w:author="Daisy Watt" w:date="2026-06-24T11:55:00Z" w16du:dateUtc="2026-06-24T09:55:00Z">
        <w:r w:rsidR="004C5240">
          <w:rPr>
            <w:rFonts w:ascii="Cambria" w:hAnsi="Cambria"/>
            <w:bCs/>
            <w:sz w:val="28"/>
            <w:szCs w:val="28"/>
          </w:rPr>
          <w:t>–</w:t>
        </w:r>
      </w:ins>
      <w:ins w:id="26400" w:author="Claire S" w:date="2026-06-05T17:48:00Z" w16du:dateUtc="2026-06-05T16:48:00Z">
        <w:r w:rsidR="00CF0520">
          <w:rPr>
            <w:rFonts w:ascii="Cambria" w:hAnsi="Cambria"/>
            <w:bCs/>
            <w:sz w:val="28"/>
            <w:szCs w:val="28"/>
          </w:rPr>
          <w:t xml:space="preserve"> and</w:t>
        </w:r>
      </w:ins>
      <w:del w:id="26401" w:author="Claire S" w:date="2026-06-05T17:48:00Z" w16du:dateUtc="2026-06-05T16:48:00Z">
        <w:r w:rsidDel="00CF0520">
          <w:rPr>
            <w:rFonts w:ascii="Cambria" w:hAnsi="Cambria"/>
            <w:bCs/>
            <w:sz w:val="28"/>
            <w:szCs w:val="28"/>
          </w:rPr>
          <w:delText xml:space="preserve"> but</w:delText>
        </w:r>
      </w:del>
      <w:r>
        <w:rPr>
          <w:rFonts w:ascii="Cambria" w:hAnsi="Cambria"/>
          <w:bCs/>
          <w:sz w:val="28"/>
          <w:szCs w:val="28"/>
        </w:rPr>
        <w:t xml:space="preserve"> also kind of excited</w:t>
      </w:r>
      <w:ins w:id="26402" w:author="Claire S" w:date="2026-06-05T17:48:00Z" w16du:dateUtc="2026-06-05T16:48:00Z">
        <w:r w:rsidR="00CF0520">
          <w:rPr>
            <w:rFonts w:ascii="Cambria" w:hAnsi="Cambria"/>
            <w:bCs/>
            <w:sz w:val="28"/>
            <w:szCs w:val="28"/>
          </w:rPr>
          <w:t xml:space="preserve">. </w:t>
        </w:r>
      </w:ins>
      <w:del w:id="26403" w:author="Daisy Watt" w:date="2026-06-24T12:19:00Z" w16du:dateUtc="2026-06-24T10:19:00Z">
        <w:r w:rsidDel="00003FD4">
          <w:rPr>
            <w:rFonts w:ascii="Cambria" w:hAnsi="Cambria"/>
            <w:bCs/>
            <w:sz w:val="28"/>
            <w:szCs w:val="28"/>
          </w:rPr>
          <w:delText>…</w:delText>
        </w:r>
        <w:r w:rsidR="00243367" w:rsidDel="00003FD4">
          <w:rPr>
            <w:rFonts w:ascii="Cambria" w:hAnsi="Cambria"/>
            <w:bCs/>
            <w:sz w:val="28"/>
            <w:szCs w:val="28"/>
          </w:rPr>
          <w:delText>Exhaust</w:delText>
        </w:r>
        <w:r w:rsidR="003938E7" w:rsidDel="00003FD4">
          <w:rPr>
            <w:rFonts w:ascii="Cambria" w:hAnsi="Cambria"/>
            <w:bCs/>
            <w:sz w:val="28"/>
            <w:szCs w:val="28"/>
          </w:rPr>
          <w:delText xml:space="preserve">ed as she was, </w:delText>
        </w:r>
        <w:r w:rsidR="00940231" w:rsidDel="00003FD4">
          <w:rPr>
            <w:rFonts w:ascii="Cambria" w:hAnsi="Cambria"/>
            <w:bCs/>
            <w:sz w:val="28"/>
            <w:szCs w:val="28"/>
          </w:rPr>
          <w:delText xml:space="preserve">perhaps it </w:delText>
        </w:r>
        <w:r w:rsidR="003645FA" w:rsidDel="00003FD4">
          <w:rPr>
            <w:rFonts w:ascii="Cambria" w:hAnsi="Cambria"/>
            <w:bCs/>
            <w:sz w:val="28"/>
            <w:szCs w:val="28"/>
          </w:rPr>
          <w:delText>was</w:delText>
        </w:r>
        <w:r w:rsidR="00F325D2" w:rsidDel="00003FD4">
          <w:rPr>
            <w:rFonts w:ascii="Cambria" w:hAnsi="Cambria"/>
            <w:bCs/>
            <w:sz w:val="28"/>
            <w:szCs w:val="28"/>
          </w:rPr>
          <w:delText xml:space="preserve"> part of a new start</w:delText>
        </w:r>
        <w:r w:rsidR="003645FA" w:rsidDel="00003FD4">
          <w:rPr>
            <w:rFonts w:ascii="Cambria" w:hAnsi="Cambria"/>
            <w:bCs/>
            <w:sz w:val="28"/>
            <w:szCs w:val="28"/>
          </w:rPr>
          <w:delText xml:space="preserve">; like some kind of </w:delText>
        </w:r>
        <w:r w:rsidR="00940231" w:rsidDel="00003FD4">
          <w:rPr>
            <w:rFonts w:ascii="Cambria" w:hAnsi="Cambria"/>
            <w:bCs/>
            <w:sz w:val="28"/>
            <w:szCs w:val="28"/>
          </w:rPr>
          <w:delText>sign</w:delText>
        </w:r>
        <w:r w:rsidR="003645FA" w:rsidDel="00003FD4">
          <w:rPr>
            <w:rFonts w:ascii="Cambria" w:hAnsi="Cambria"/>
            <w:bCs/>
            <w:sz w:val="28"/>
            <w:szCs w:val="28"/>
          </w:rPr>
          <w:delText>,</w:delText>
        </w:r>
        <w:r w:rsidR="00F325D2" w:rsidDel="00003FD4">
          <w:rPr>
            <w:rFonts w:ascii="Cambria" w:hAnsi="Cambria"/>
            <w:bCs/>
            <w:sz w:val="28"/>
            <w:szCs w:val="28"/>
          </w:rPr>
          <w:delText xml:space="preserve"> </w:delText>
        </w:r>
        <w:r w:rsidR="003938E7" w:rsidDel="00003FD4">
          <w:rPr>
            <w:rFonts w:ascii="Cambria" w:hAnsi="Cambria"/>
            <w:bCs/>
            <w:sz w:val="28"/>
            <w:szCs w:val="28"/>
          </w:rPr>
          <w:delText xml:space="preserve">to </w:delText>
        </w:r>
        <w:r w:rsidR="00590B5D" w:rsidDel="00003FD4">
          <w:rPr>
            <w:rFonts w:ascii="Cambria" w:hAnsi="Cambria"/>
            <w:bCs/>
            <w:sz w:val="28"/>
            <w:szCs w:val="28"/>
          </w:rPr>
          <w:delText xml:space="preserve">be invited to meet in one of </w:delText>
        </w:r>
      </w:del>
      <w:ins w:id="26404" w:author="Daisy Watt" w:date="2026-06-24T12:19:00Z" w16du:dateUtc="2026-06-24T10:19:00Z">
        <w:r w:rsidR="00003FD4">
          <w:rPr>
            <w:rFonts w:ascii="Cambria" w:hAnsi="Cambria"/>
            <w:bCs/>
            <w:sz w:val="28"/>
            <w:szCs w:val="28"/>
          </w:rPr>
          <w:t xml:space="preserve">The Secret Library was one of </w:t>
        </w:r>
      </w:ins>
      <w:r w:rsidR="00590B5D">
        <w:rPr>
          <w:rFonts w:ascii="Cambria" w:hAnsi="Cambria"/>
          <w:bCs/>
          <w:sz w:val="28"/>
          <w:szCs w:val="28"/>
        </w:rPr>
        <w:t>the mo</w:t>
      </w:r>
      <w:r w:rsidR="008272C8">
        <w:rPr>
          <w:rFonts w:ascii="Cambria" w:hAnsi="Cambria"/>
          <w:bCs/>
          <w:sz w:val="28"/>
          <w:szCs w:val="28"/>
        </w:rPr>
        <w:t>st</w:t>
      </w:r>
      <w:r w:rsidR="00590B5D">
        <w:rPr>
          <w:rFonts w:ascii="Cambria" w:hAnsi="Cambria"/>
          <w:bCs/>
          <w:sz w:val="28"/>
          <w:szCs w:val="28"/>
        </w:rPr>
        <w:t xml:space="preserve"> exclusive Langley</w:t>
      </w:r>
      <w:r w:rsidR="008272C8">
        <w:rPr>
          <w:rFonts w:ascii="Cambria" w:hAnsi="Cambria"/>
          <w:bCs/>
          <w:sz w:val="28"/>
          <w:szCs w:val="28"/>
        </w:rPr>
        <w:t xml:space="preserve"> &amp; Co</w:t>
      </w:r>
      <w:ins w:id="26405" w:author="Daisy Watt" w:date="2026-06-24T11:54:00Z" w16du:dateUtc="2026-06-24T09:54:00Z">
        <w:r w:rsidR="008A148A">
          <w:rPr>
            <w:rFonts w:ascii="Cambria" w:hAnsi="Cambria"/>
            <w:bCs/>
            <w:sz w:val="28"/>
            <w:szCs w:val="28"/>
          </w:rPr>
          <w:t>.</w:t>
        </w:r>
      </w:ins>
      <w:r w:rsidR="003938E7">
        <w:rPr>
          <w:rFonts w:ascii="Cambria" w:hAnsi="Cambria"/>
          <w:bCs/>
          <w:sz w:val="28"/>
          <w:szCs w:val="28"/>
        </w:rPr>
        <w:t xml:space="preserve"> room</w:t>
      </w:r>
      <w:r w:rsidR="00590B5D">
        <w:rPr>
          <w:rFonts w:ascii="Cambria" w:hAnsi="Cambria"/>
          <w:bCs/>
          <w:sz w:val="28"/>
          <w:szCs w:val="28"/>
        </w:rPr>
        <w:t>s</w:t>
      </w:r>
      <w:r w:rsidR="003645FA">
        <w:rPr>
          <w:rFonts w:ascii="Cambria" w:hAnsi="Cambria"/>
          <w:bCs/>
          <w:sz w:val="28"/>
          <w:szCs w:val="28"/>
        </w:rPr>
        <w:t xml:space="preserve">.  </w:t>
      </w:r>
      <w:del w:id="26406" w:author="Daisy Watt" w:date="2026-06-24T12:19:00Z" w16du:dateUtc="2026-06-24T10:19:00Z">
        <w:r w:rsidR="003645FA" w:rsidDel="00487B68">
          <w:rPr>
            <w:rFonts w:ascii="Cambria" w:hAnsi="Cambria"/>
            <w:bCs/>
            <w:sz w:val="28"/>
            <w:szCs w:val="28"/>
          </w:rPr>
          <w:delText>It was a room</w:delText>
        </w:r>
        <w:r w:rsidR="00F325D2" w:rsidDel="00487B68">
          <w:rPr>
            <w:rFonts w:ascii="Cambria" w:hAnsi="Cambria"/>
            <w:bCs/>
            <w:sz w:val="28"/>
            <w:szCs w:val="28"/>
          </w:rPr>
          <w:delText xml:space="preserve"> s</w:delText>
        </w:r>
      </w:del>
      <w:ins w:id="26407" w:author="Daisy Watt" w:date="2026-06-24T12:19:00Z" w16du:dateUtc="2026-06-24T10:19:00Z">
        <w:r w:rsidR="00487B68">
          <w:rPr>
            <w:rFonts w:ascii="Cambria" w:hAnsi="Cambria"/>
            <w:bCs/>
            <w:sz w:val="28"/>
            <w:szCs w:val="28"/>
          </w:rPr>
          <w:t>S</w:t>
        </w:r>
      </w:ins>
      <w:r w:rsidR="00377194">
        <w:rPr>
          <w:rFonts w:ascii="Cambria" w:hAnsi="Cambria"/>
          <w:bCs/>
          <w:sz w:val="28"/>
          <w:szCs w:val="28"/>
        </w:rPr>
        <w:t xml:space="preserve">he’d </w:t>
      </w:r>
      <w:r w:rsidR="003938E7">
        <w:rPr>
          <w:rFonts w:ascii="Cambria" w:hAnsi="Cambria"/>
          <w:bCs/>
          <w:sz w:val="28"/>
          <w:szCs w:val="28"/>
        </w:rPr>
        <w:t xml:space="preserve">only </w:t>
      </w:r>
      <w:r w:rsidR="00F325D2">
        <w:rPr>
          <w:rFonts w:ascii="Cambria" w:hAnsi="Cambria"/>
          <w:bCs/>
          <w:sz w:val="28"/>
          <w:szCs w:val="28"/>
        </w:rPr>
        <w:t>s</w:t>
      </w:r>
      <w:r w:rsidR="00AB35CC">
        <w:rPr>
          <w:rFonts w:ascii="Cambria" w:hAnsi="Cambria"/>
          <w:bCs/>
          <w:sz w:val="28"/>
          <w:szCs w:val="28"/>
        </w:rPr>
        <w:t>een</w:t>
      </w:r>
      <w:ins w:id="26408" w:author="Daisy Watt" w:date="2026-06-24T12:19:00Z" w16du:dateUtc="2026-06-24T10:19:00Z">
        <w:r w:rsidR="00487B68">
          <w:rPr>
            <w:rFonts w:ascii="Cambria" w:hAnsi="Cambria"/>
            <w:bCs/>
            <w:sz w:val="28"/>
            <w:szCs w:val="28"/>
          </w:rPr>
          <w:t xml:space="preserve"> it</w:t>
        </w:r>
      </w:ins>
      <w:r w:rsidR="00AB35CC">
        <w:rPr>
          <w:rFonts w:ascii="Cambria" w:hAnsi="Cambria"/>
          <w:bCs/>
          <w:sz w:val="28"/>
          <w:szCs w:val="28"/>
        </w:rPr>
        <w:t xml:space="preserve"> </w:t>
      </w:r>
      <w:r w:rsidR="003645FA">
        <w:rPr>
          <w:rFonts w:ascii="Cambria" w:hAnsi="Cambria"/>
          <w:bCs/>
          <w:sz w:val="28"/>
          <w:szCs w:val="28"/>
        </w:rPr>
        <w:t>once</w:t>
      </w:r>
      <w:ins w:id="26409" w:author="Daisy Watt" w:date="2026-06-24T12:19:00Z" w16du:dateUtc="2026-06-24T10:19:00Z">
        <w:r w:rsidR="00C06662">
          <w:rPr>
            <w:rFonts w:ascii="Cambria" w:hAnsi="Cambria"/>
            <w:bCs/>
            <w:sz w:val="28"/>
            <w:szCs w:val="28"/>
          </w:rPr>
          <w:t xml:space="preserve"> before</w:t>
        </w:r>
      </w:ins>
      <w:r w:rsidR="003645FA">
        <w:rPr>
          <w:rFonts w:ascii="Cambria" w:hAnsi="Cambria"/>
          <w:bCs/>
          <w:sz w:val="28"/>
          <w:szCs w:val="28"/>
        </w:rPr>
        <w:t xml:space="preserve">, </w:t>
      </w:r>
      <w:r w:rsidR="00377194">
        <w:rPr>
          <w:rFonts w:ascii="Cambria" w:hAnsi="Cambria"/>
          <w:bCs/>
          <w:sz w:val="28"/>
          <w:szCs w:val="28"/>
        </w:rPr>
        <w:t>on her induction tour</w:t>
      </w:r>
      <w:r w:rsidR="003938E7">
        <w:rPr>
          <w:rFonts w:ascii="Cambria" w:hAnsi="Cambria"/>
          <w:bCs/>
          <w:sz w:val="28"/>
          <w:szCs w:val="28"/>
        </w:rPr>
        <w:t xml:space="preserve"> last year.</w:t>
      </w:r>
      <w:r w:rsidR="00D6580A">
        <w:rPr>
          <w:rFonts w:ascii="Cambria" w:hAnsi="Cambria"/>
          <w:bCs/>
          <w:sz w:val="28"/>
          <w:szCs w:val="28"/>
        </w:rPr>
        <w:t xml:space="preserve">  </w:t>
      </w:r>
      <w:r w:rsidR="003645FA">
        <w:rPr>
          <w:rFonts w:ascii="Cambria" w:hAnsi="Cambria"/>
          <w:bCs/>
          <w:sz w:val="28"/>
          <w:szCs w:val="28"/>
        </w:rPr>
        <w:t>So p</w:t>
      </w:r>
      <w:r w:rsidR="00AA0624">
        <w:rPr>
          <w:rFonts w:ascii="Cambria" w:hAnsi="Cambria"/>
          <w:bCs/>
          <w:sz w:val="28"/>
          <w:szCs w:val="28"/>
        </w:rPr>
        <w:t xml:space="preserve">erhaps this was it </w:t>
      </w:r>
      <w:del w:id="26410" w:author="Daisy Watt" w:date="2026-06-24T12:18:00Z" w16du:dateUtc="2026-06-24T10:18:00Z">
        <w:r w:rsidR="00AA0624" w:rsidDel="00752CA3">
          <w:rPr>
            <w:rFonts w:ascii="Cambria" w:hAnsi="Cambria"/>
            <w:bCs/>
            <w:sz w:val="28"/>
            <w:szCs w:val="28"/>
          </w:rPr>
          <w:delText>-</w:delText>
        </w:r>
      </w:del>
      <w:ins w:id="26411" w:author="Daisy Watt" w:date="2026-06-24T12:18:00Z" w16du:dateUtc="2026-06-24T10:18:00Z">
        <w:r w:rsidR="00752CA3">
          <w:rPr>
            <w:rFonts w:ascii="Cambria" w:hAnsi="Cambria"/>
            <w:bCs/>
            <w:sz w:val="28"/>
            <w:szCs w:val="28"/>
          </w:rPr>
          <w:t>–</w:t>
        </w:r>
      </w:ins>
      <w:r w:rsidR="00AA0624">
        <w:rPr>
          <w:rFonts w:ascii="Cambria" w:hAnsi="Cambria"/>
          <w:bCs/>
          <w:sz w:val="28"/>
          <w:szCs w:val="28"/>
        </w:rPr>
        <w:t xml:space="preserve"> </w:t>
      </w:r>
      <w:r w:rsidR="00D6580A">
        <w:rPr>
          <w:rFonts w:ascii="Cambria" w:hAnsi="Cambria"/>
          <w:bCs/>
          <w:sz w:val="28"/>
          <w:szCs w:val="28"/>
        </w:rPr>
        <w:t xml:space="preserve">her turn to </w:t>
      </w:r>
      <w:r w:rsidR="003645FA">
        <w:rPr>
          <w:rFonts w:ascii="Cambria" w:hAnsi="Cambria"/>
          <w:bCs/>
          <w:sz w:val="28"/>
          <w:szCs w:val="28"/>
        </w:rPr>
        <w:t xml:space="preserve">properly </w:t>
      </w:r>
      <w:r w:rsidR="00D6580A">
        <w:rPr>
          <w:rFonts w:ascii="Cambria" w:hAnsi="Cambria"/>
          <w:bCs/>
          <w:sz w:val="28"/>
          <w:szCs w:val="28"/>
        </w:rPr>
        <w:t>join the great and the good</w:t>
      </w:r>
      <w:r w:rsidR="00AA0624">
        <w:rPr>
          <w:rFonts w:ascii="Cambria" w:hAnsi="Cambria"/>
          <w:bCs/>
          <w:sz w:val="28"/>
          <w:szCs w:val="28"/>
        </w:rPr>
        <w:t xml:space="preserve"> of publishing</w:t>
      </w:r>
      <w:del w:id="26412" w:author="Daisy Watt" w:date="2026-06-24T12:14:00Z" w16du:dateUtc="2026-06-24T10:14:00Z">
        <w:r w:rsidR="003645FA" w:rsidDel="00ED4326">
          <w:rPr>
            <w:rFonts w:ascii="Cambria" w:hAnsi="Cambria"/>
            <w:bCs/>
            <w:sz w:val="28"/>
            <w:szCs w:val="28"/>
          </w:rPr>
          <w:delText xml:space="preserve">, </w:delText>
        </w:r>
        <w:commentRangeStart w:id="26413"/>
        <w:r w:rsidR="003645FA" w:rsidDel="00ED4326">
          <w:rPr>
            <w:rFonts w:ascii="Cambria" w:hAnsi="Cambria"/>
            <w:bCs/>
            <w:sz w:val="28"/>
            <w:szCs w:val="28"/>
          </w:rPr>
          <w:delText>rather</w:delText>
        </w:r>
      </w:del>
      <w:commentRangeEnd w:id="26413"/>
      <w:r w:rsidR="000F6840">
        <w:rPr>
          <w:rStyle w:val="CommentReference"/>
          <w:rFonts w:ascii="Cambria" w:hAnsi="Cambria"/>
          <w:bCs/>
          <w:sz w:val="28"/>
          <w:szCs w:val="28"/>
        </w:rPr>
        <w:commentReference w:id="26413"/>
      </w:r>
      <w:del w:id="26414" w:author="Daisy Watt" w:date="2026-06-24T12:14:00Z" w16du:dateUtc="2026-06-24T10:14:00Z">
        <w:r w:rsidR="003645FA" w:rsidDel="00ED4326">
          <w:rPr>
            <w:rFonts w:ascii="Cambria" w:hAnsi="Cambria"/>
            <w:bCs/>
            <w:sz w:val="28"/>
            <w:szCs w:val="28"/>
          </w:rPr>
          <w:delText xml:space="preserve"> than just being a minion</w:delText>
        </w:r>
      </w:del>
      <w:ins w:id="26415" w:author="Claire S" w:date="2026-06-08T12:23:00Z" w16du:dateUtc="2026-06-08T11:23:00Z">
        <w:r w:rsidR="00707C53">
          <w:rPr>
            <w:rFonts w:ascii="Cambria" w:hAnsi="Cambria"/>
            <w:bCs/>
            <w:sz w:val="28"/>
            <w:szCs w:val="28"/>
          </w:rPr>
          <w:t>.</w:t>
        </w:r>
      </w:ins>
      <w:del w:id="26416" w:author="Claire S" w:date="2026-06-08T12:23:00Z" w16du:dateUtc="2026-06-08T11:23:00Z">
        <w:r w:rsidR="00AA0624" w:rsidDel="00707C53">
          <w:rPr>
            <w:rFonts w:ascii="Cambria" w:hAnsi="Cambria"/>
            <w:bCs/>
            <w:sz w:val="28"/>
            <w:szCs w:val="28"/>
          </w:rPr>
          <w:delText xml:space="preserve">! </w:delText>
        </w:r>
      </w:del>
    </w:p>
    <w:p w14:paraId="63D7EE12" w14:textId="162280D4" w:rsidR="00ED2C38" w:rsidRDefault="00ED2C38" w:rsidP="003645FA">
      <w:pPr>
        <w:spacing w:line="360" w:lineRule="auto"/>
        <w:ind w:firstLine="720"/>
        <w:contextualSpacing/>
        <w:rPr>
          <w:rFonts w:ascii="Cambria" w:hAnsi="Cambria"/>
          <w:bCs/>
          <w:sz w:val="28"/>
          <w:szCs w:val="28"/>
        </w:rPr>
      </w:pPr>
      <w:r>
        <w:rPr>
          <w:rFonts w:ascii="Cambria" w:hAnsi="Cambria"/>
          <w:bCs/>
          <w:sz w:val="28"/>
          <w:szCs w:val="28"/>
        </w:rPr>
        <w:t xml:space="preserve">She’d </w:t>
      </w:r>
      <w:del w:id="26417" w:author="Daisy Watt" w:date="2026-06-24T12:22:00Z" w16du:dateUtc="2026-06-24T10:22:00Z">
        <w:r w:rsidDel="008D4ECD">
          <w:rPr>
            <w:rFonts w:ascii="Cambria" w:hAnsi="Cambria"/>
            <w:bCs/>
            <w:sz w:val="28"/>
            <w:szCs w:val="28"/>
          </w:rPr>
          <w:delText>meet</w:delText>
        </w:r>
      </w:del>
      <w:ins w:id="26418" w:author="Daisy Watt" w:date="2026-06-24T12:22:00Z" w16du:dateUtc="2026-06-24T10:22:00Z">
        <w:r w:rsidR="008D4ECD">
          <w:rPr>
            <w:rFonts w:ascii="Cambria" w:hAnsi="Cambria"/>
            <w:bCs/>
            <w:sz w:val="28"/>
            <w:szCs w:val="28"/>
          </w:rPr>
          <w:t>see</w:t>
        </w:r>
      </w:ins>
      <w:r>
        <w:rPr>
          <w:rFonts w:ascii="Cambria" w:hAnsi="Cambria"/>
          <w:bCs/>
          <w:sz w:val="28"/>
          <w:szCs w:val="28"/>
        </w:rPr>
        <w:t xml:space="preserve"> Savannah, then hopefully </w:t>
      </w:r>
      <w:commentRangeStart w:id="26419"/>
      <w:del w:id="26420" w:author="Daisy Watt" w:date="2026-06-24T12:20:00Z" w16du:dateUtc="2026-06-24T10:20:00Z">
        <w:r w:rsidDel="00127A7E">
          <w:rPr>
            <w:rFonts w:ascii="Cambria" w:hAnsi="Cambria"/>
            <w:bCs/>
            <w:sz w:val="28"/>
            <w:szCs w:val="28"/>
          </w:rPr>
          <w:delText>hook</w:delText>
        </w:r>
      </w:del>
      <w:ins w:id="26421" w:author="Daisy Watt" w:date="2026-06-24T12:20:00Z" w16du:dateUtc="2026-06-24T10:20:00Z">
        <w:r w:rsidR="00127A7E">
          <w:rPr>
            <w:rFonts w:ascii="Cambria" w:hAnsi="Cambria"/>
            <w:bCs/>
            <w:sz w:val="28"/>
            <w:szCs w:val="28"/>
          </w:rPr>
          <w:t>meet</w:t>
        </w:r>
        <w:commentRangeEnd w:id="26419"/>
        <w:r w:rsidR="00127A7E">
          <w:rPr>
            <w:rStyle w:val="CommentReference"/>
            <w:rFonts w:ascii="Cambria" w:hAnsi="Cambria"/>
            <w:bCs/>
            <w:sz w:val="28"/>
            <w:szCs w:val="28"/>
          </w:rPr>
          <w:commentReference w:id="26419"/>
        </w:r>
      </w:ins>
      <w:r>
        <w:rPr>
          <w:rFonts w:ascii="Cambria" w:hAnsi="Cambria"/>
          <w:bCs/>
          <w:sz w:val="28"/>
          <w:szCs w:val="28"/>
        </w:rPr>
        <w:t xml:space="preserve"> up with Phil for that drink. </w:t>
      </w:r>
      <w:r w:rsidR="00BB3397">
        <w:rPr>
          <w:rFonts w:ascii="Cambria" w:hAnsi="Cambria"/>
          <w:bCs/>
          <w:sz w:val="28"/>
          <w:szCs w:val="28"/>
        </w:rPr>
        <w:t xml:space="preserve"> Adam had texted to say things were okay at work</w:t>
      </w:r>
      <w:ins w:id="26422" w:author="Claire S" w:date="2026-06-05T17:49:00Z" w16du:dateUtc="2026-06-05T16:49:00Z">
        <w:del w:id="26423" w:author="Daisy Watt" w:date="2026-06-24T12:22:00Z" w16du:dateUtc="2026-06-24T10:22:00Z">
          <w:r w:rsidR="005E6B7A" w:rsidDel="008D4ECD">
            <w:rPr>
              <w:rFonts w:ascii="Cambria" w:hAnsi="Cambria"/>
              <w:bCs/>
              <w:sz w:val="28"/>
              <w:szCs w:val="28"/>
            </w:rPr>
            <w:delText>,</w:delText>
          </w:r>
        </w:del>
      </w:ins>
      <w:ins w:id="26424" w:author="Daisy Watt" w:date="2026-06-24T12:22:00Z" w16du:dateUtc="2026-06-24T10:22:00Z">
        <w:r w:rsidR="008D4ECD">
          <w:rPr>
            <w:rFonts w:ascii="Cambria" w:hAnsi="Cambria"/>
            <w:bCs/>
            <w:sz w:val="28"/>
            <w:szCs w:val="28"/>
          </w:rPr>
          <w:t xml:space="preserve"> –</w:t>
        </w:r>
      </w:ins>
      <w:ins w:id="26425" w:author="Claire S" w:date="2026-06-05T17:49:00Z" w16du:dateUtc="2026-06-05T16:49:00Z">
        <w:r w:rsidR="005E6B7A">
          <w:rPr>
            <w:rFonts w:ascii="Cambria" w:hAnsi="Cambria"/>
            <w:bCs/>
            <w:sz w:val="28"/>
            <w:szCs w:val="28"/>
          </w:rPr>
          <w:t xml:space="preserve"> nothing had been mentioned about his arrest.  L</w:t>
        </w:r>
      </w:ins>
      <w:del w:id="26426" w:author="Claire S" w:date="2026-06-05T17:49:00Z" w16du:dateUtc="2026-06-05T16:49:00Z">
        <w:r w:rsidR="00BB3397" w:rsidDel="005E6B7A">
          <w:rPr>
            <w:rFonts w:ascii="Cambria" w:hAnsi="Cambria"/>
            <w:bCs/>
            <w:sz w:val="28"/>
            <w:szCs w:val="28"/>
          </w:rPr>
          <w:delText>; li</w:delText>
        </w:r>
      </w:del>
      <w:ins w:id="26427" w:author="Claire S" w:date="2026-06-05T17:49:00Z" w16du:dateUtc="2026-06-05T16:49:00Z">
        <w:r w:rsidR="005E6B7A">
          <w:rPr>
            <w:rFonts w:ascii="Cambria" w:hAnsi="Cambria"/>
            <w:bCs/>
            <w:sz w:val="28"/>
            <w:szCs w:val="28"/>
          </w:rPr>
          <w:t>i</w:t>
        </w:r>
      </w:ins>
      <w:r w:rsidR="00BB3397">
        <w:rPr>
          <w:rFonts w:ascii="Cambria" w:hAnsi="Cambria"/>
          <w:bCs/>
          <w:sz w:val="28"/>
          <w:szCs w:val="28"/>
        </w:rPr>
        <w:t>fe was</w:t>
      </w:r>
      <w:r>
        <w:rPr>
          <w:rFonts w:ascii="Cambria" w:hAnsi="Cambria"/>
          <w:bCs/>
          <w:sz w:val="28"/>
          <w:szCs w:val="28"/>
        </w:rPr>
        <w:t xml:space="preserve"> looking up.</w:t>
      </w:r>
    </w:p>
    <w:p w14:paraId="7A410831" w14:textId="77777777" w:rsidR="00F325D2" w:rsidRDefault="00F325D2" w:rsidP="00330F86">
      <w:pPr>
        <w:spacing w:line="360" w:lineRule="auto"/>
        <w:ind w:firstLine="720"/>
        <w:contextualSpacing/>
        <w:rPr>
          <w:rFonts w:ascii="Cambria" w:hAnsi="Cambria"/>
          <w:bCs/>
          <w:sz w:val="28"/>
          <w:szCs w:val="28"/>
        </w:rPr>
      </w:pPr>
    </w:p>
    <w:p w14:paraId="6DAC2137" w14:textId="268C3C97" w:rsidR="00F325D2" w:rsidRDefault="009D506E" w:rsidP="009D506E">
      <w:pPr>
        <w:spacing w:line="360" w:lineRule="auto"/>
        <w:contextualSpacing/>
        <w:rPr>
          <w:rFonts w:ascii="Cambria" w:hAnsi="Cambria"/>
          <w:bCs/>
          <w:sz w:val="28"/>
          <w:szCs w:val="28"/>
        </w:rPr>
      </w:pPr>
      <w:r>
        <w:rPr>
          <w:rFonts w:ascii="Cambria" w:hAnsi="Cambria"/>
          <w:bCs/>
          <w:sz w:val="28"/>
          <w:szCs w:val="28"/>
        </w:rPr>
        <w:t>*</w:t>
      </w:r>
    </w:p>
    <w:p w14:paraId="3E5E3B01" w14:textId="55C6A4C3" w:rsidR="006A5182" w:rsidRDefault="006A5182" w:rsidP="00D17D8A">
      <w:pPr>
        <w:spacing w:line="360" w:lineRule="auto"/>
        <w:contextualSpacing/>
        <w:rPr>
          <w:rFonts w:ascii="Cambria" w:hAnsi="Cambria"/>
          <w:bCs/>
          <w:sz w:val="28"/>
          <w:szCs w:val="28"/>
        </w:rPr>
      </w:pPr>
      <w:r>
        <w:rPr>
          <w:rFonts w:ascii="Cambria" w:hAnsi="Cambria"/>
          <w:bCs/>
          <w:sz w:val="28"/>
          <w:szCs w:val="28"/>
        </w:rPr>
        <w:t>A</w:t>
      </w:r>
      <w:r w:rsidR="008272C8">
        <w:rPr>
          <w:rFonts w:ascii="Cambria" w:hAnsi="Cambria"/>
          <w:bCs/>
          <w:sz w:val="28"/>
          <w:szCs w:val="28"/>
        </w:rPr>
        <w:t>s</w:t>
      </w:r>
      <w:r w:rsidR="00F325D2">
        <w:rPr>
          <w:rFonts w:ascii="Cambria" w:hAnsi="Cambria"/>
          <w:bCs/>
          <w:sz w:val="28"/>
          <w:szCs w:val="28"/>
        </w:rPr>
        <w:t xml:space="preserve"> most of her </w:t>
      </w:r>
      <w:r w:rsidR="009D506E">
        <w:rPr>
          <w:rFonts w:ascii="Cambria" w:hAnsi="Cambria"/>
          <w:bCs/>
          <w:sz w:val="28"/>
          <w:szCs w:val="28"/>
        </w:rPr>
        <w:t>colleagues</w:t>
      </w:r>
      <w:r w:rsidR="00F325D2">
        <w:rPr>
          <w:rFonts w:ascii="Cambria" w:hAnsi="Cambria"/>
          <w:bCs/>
          <w:sz w:val="28"/>
          <w:szCs w:val="28"/>
        </w:rPr>
        <w:t xml:space="preserve"> were packing up to leave, Clara</w:t>
      </w:r>
      <w:r w:rsidR="0013659E">
        <w:rPr>
          <w:rFonts w:ascii="Cambria" w:hAnsi="Cambria"/>
          <w:bCs/>
          <w:sz w:val="28"/>
          <w:szCs w:val="28"/>
        </w:rPr>
        <w:t xml:space="preserve"> straightened her dress, </w:t>
      </w:r>
      <w:r w:rsidR="00B23A5F">
        <w:rPr>
          <w:rFonts w:ascii="Cambria" w:hAnsi="Cambria"/>
          <w:bCs/>
          <w:sz w:val="28"/>
          <w:szCs w:val="28"/>
        </w:rPr>
        <w:t>checked her eye</w:t>
      </w:r>
      <w:r>
        <w:rPr>
          <w:rFonts w:ascii="Cambria" w:hAnsi="Cambria"/>
          <w:bCs/>
          <w:sz w:val="28"/>
          <w:szCs w:val="28"/>
        </w:rPr>
        <w:t>s for panda</w:t>
      </w:r>
      <w:r w:rsidR="00B23A5F">
        <w:rPr>
          <w:rFonts w:ascii="Cambria" w:hAnsi="Cambria"/>
          <w:bCs/>
          <w:sz w:val="28"/>
          <w:szCs w:val="28"/>
        </w:rPr>
        <w:t xml:space="preserve"> make</w:t>
      </w:r>
      <w:del w:id="26428" w:author="Daisy Watt" w:date="2026-06-24T12:23:00Z" w16du:dateUtc="2026-06-24T10:23:00Z">
        <w:r w:rsidR="00B23A5F" w:rsidDel="008D4ECD">
          <w:rPr>
            <w:rFonts w:ascii="Cambria" w:hAnsi="Cambria"/>
            <w:bCs/>
            <w:sz w:val="28"/>
            <w:szCs w:val="28"/>
          </w:rPr>
          <w:delText>-</w:delText>
        </w:r>
      </w:del>
      <w:r w:rsidR="00B23A5F">
        <w:rPr>
          <w:rFonts w:ascii="Cambria" w:hAnsi="Cambria"/>
          <w:bCs/>
          <w:sz w:val="28"/>
          <w:szCs w:val="28"/>
        </w:rPr>
        <w:t>up</w:t>
      </w:r>
      <w:r w:rsidR="0013659E">
        <w:rPr>
          <w:rFonts w:ascii="Cambria" w:hAnsi="Cambria"/>
          <w:bCs/>
          <w:sz w:val="28"/>
          <w:szCs w:val="28"/>
        </w:rPr>
        <w:t>, and</w:t>
      </w:r>
      <w:r w:rsidR="00F325D2">
        <w:rPr>
          <w:rFonts w:ascii="Cambria" w:hAnsi="Cambria"/>
          <w:bCs/>
          <w:sz w:val="28"/>
          <w:szCs w:val="28"/>
        </w:rPr>
        <w:t xml:space="preserve"> took the </w:t>
      </w:r>
      <w:r w:rsidR="009D506E">
        <w:rPr>
          <w:rFonts w:ascii="Cambria" w:hAnsi="Cambria"/>
          <w:bCs/>
          <w:sz w:val="28"/>
          <w:szCs w:val="28"/>
        </w:rPr>
        <w:t>stairs to the next floor</w:t>
      </w:r>
      <w:r w:rsidR="00B23A5F">
        <w:rPr>
          <w:rFonts w:ascii="Cambria" w:hAnsi="Cambria"/>
          <w:bCs/>
          <w:sz w:val="28"/>
          <w:szCs w:val="28"/>
        </w:rPr>
        <w:t xml:space="preserve">.  </w:t>
      </w:r>
      <w:r>
        <w:rPr>
          <w:rFonts w:ascii="Cambria" w:hAnsi="Cambria"/>
          <w:bCs/>
          <w:sz w:val="28"/>
          <w:szCs w:val="28"/>
        </w:rPr>
        <w:t>H</w:t>
      </w:r>
      <w:r w:rsidR="00104A30">
        <w:rPr>
          <w:rFonts w:ascii="Cambria" w:hAnsi="Cambria"/>
          <w:bCs/>
          <w:sz w:val="28"/>
          <w:szCs w:val="28"/>
        </w:rPr>
        <w:t>urr</w:t>
      </w:r>
      <w:r>
        <w:rPr>
          <w:rFonts w:ascii="Cambria" w:hAnsi="Cambria"/>
          <w:bCs/>
          <w:sz w:val="28"/>
          <w:szCs w:val="28"/>
        </w:rPr>
        <w:t>ying</w:t>
      </w:r>
      <w:r w:rsidR="00104A30">
        <w:rPr>
          <w:rFonts w:ascii="Cambria" w:hAnsi="Cambria"/>
          <w:bCs/>
          <w:sz w:val="28"/>
          <w:szCs w:val="28"/>
        </w:rPr>
        <w:t xml:space="preserve"> </w:t>
      </w:r>
      <w:r w:rsidR="00D6580A">
        <w:rPr>
          <w:rFonts w:ascii="Cambria" w:hAnsi="Cambria"/>
          <w:bCs/>
          <w:sz w:val="28"/>
          <w:szCs w:val="28"/>
        </w:rPr>
        <w:t xml:space="preserve">along the long corridor </w:t>
      </w:r>
      <w:r w:rsidR="0013659E">
        <w:rPr>
          <w:rFonts w:ascii="Cambria" w:hAnsi="Cambria"/>
          <w:bCs/>
          <w:sz w:val="28"/>
          <w:szCs w:val="28"/>
        </w:rPr>
        <w:t xml:space="preserve">to the Secret </w:t>
      </w:r>
      <w:commentRangeStart w:id="26429"/>
      <w:commentRangeStart w:id="26430"/>
      <w:r w:rsidR="0013659E">
        <w:rPr>
          <w:rFonts w:ascii="Cambria" w:hAnsi="Cambria"/>
          <w:bCs/>
          <w:sz w:val="28"/>
          <w:szCs w:val="28"/>
        </w:rPr>
        <w:t>Library</w:t>
      </w:r>
      <w:commentRangeEnd w:id="26429"/>
      <w:r w:rsidR="0081787A">
        <w:rPr>
          <w:rStyle w:val="CommentReference"/>
          <w:rFonts w:ascii="Cambria" w:hAnsi="Cambria"/>
          <w:bCs/>
          <w:sz w:val="28"/>
          <w:szCs w:val="28"/>
        </w:rPr>
        <w:commentReference w:id="26429"/>
      </w:r>
      <w:commentRangeEnd w:id="26430"/>
      <w:r w:rsidR="00A8346D">
        <w:rPr>
          <w:rStyle w:val="CommentReference"/>
          <w:rFonts w:ascii="Cambria" w:hAnsi="Cambria"/>
          <w:bCs/>
          <w:sz w:val="28"/>
          <w:szCs w:val="28"/>
        </w:rPr>
        <w:commentReference w:id="26430"/>
      </w:r>
      <w:r w:rsidR="00104A30">
        <w:rPr>
          <w:rFonts w:ascii="Cambria" w:hAnsi="Cambria"/>
          <w:bCs/>
          <w:sz w:val="28"/>
          <w:szCs w:val="28"/>
        </w:rPr>
        <w:t xml:space="preserve"> at the end</w:t>
      </w:r>
      <w:r w:rsidR="00D17D8A">
        <w:rPr>
          <w:rFonts w:ascii="Cambria" w:hAnsi="Cambria"/>
          <w:bCs/>
          <w:sz w:val="28"/>
          <w:szCs w:val="28"/>
        </w:rPr>
        <w:t xml:space="preserve">, </w:t>
      </w:r>
      <w:r>
        <w:rPr>
          <w:rFonts w:ascii="Cambria" w:hAnsi="Cambria"/>
          <w:bCs/>
          <w:sz w:val="28"/>
          <w:szCs w:val="28"/>
        </w:rPr>
        <w:t xml:space="preserve">she </w:t>
      </w:r>
      <w:r w:rsidR="00D6580A">
        <w:rPr>
          <w:rFonts w:ascii="Cambria" w:hAnsi="Cambria"/>
          <w:bCs/>
          <w:sz w:val="28"/>
          <w:szCs w:val="28"/>
        </w:rPr>
        <w:t>knocked nervously</w:t>
      </w:r>
      <w:r w:rsidR="00D17D8A">
        <w:rPr>
          <w:rFonts w:ascii="Cambria" w:hAnsi="Cambria"/>
          <w:bCs/>
          <w:sz w:val="28"/>
          <w:szCs w:val="28"/>
        </w:rPr>
        <w:t xml:space="preserve"> </w:t>
      </w:r>
      <w:del w:id="26431" w:author="Daisy Watt" w:date="2026-06-24T12:23:00Z" w16du:dateUtc="2026-06-24T10:23:00Z">
        <w:r w:rsidR="00D17D8A" w:rsidDel="00506754">
          <w:rPr>
            <w:rFonts w:ascii="Cambria" w:hAnsi="Cambria"/>
            <w:bCs/>
            <w:sz w:val="28"/>
            <w:szCs w:val="28"/>
          </w:rPr>
          <w:delText>-</w:delText>
        </w:r>
      </w:del>
      <w:ins w:id="26432" w:author="Daisy Watt" w:date="2026-06-24T12:23:00Z" w16du:dateUtc="2026-06-24T10:23:00Z">
        <w:r w:rsidR="00506754">
          <w:rPr>
            <w:rFonts w:ascii="Cambria" w:hAnsi="Cambria"/>
            <w:bCs/>
            <w:sz w:val="28"/>
            <w:szCs w:val="28"/>
          </w:rPr>
          <w:t>–</w:t>
        </w:r>
      </w:ins>
      <w:r w:rsidR="00D17D8A">
        <w:rPr>
          <w:rFonts w:ascii="Cambria" w:hAnsi="Cambria"/>
          <w:bCs/>
          <w:sz w:val="28"/>
          <w:szCs w:val="28"/>
        </w:rPr>
        <w:t xml:space="preserve"> </w:t>
      </w:r>
      <w:r w:rsidR="00D6580A">
        <w:rPr>
          <w:rFonts w:ascii="Cambria" w:hAnsi="Cambria"/>
          <w:bCs/>
          <w:sz w:val="28"/>
          <w:szCs w:val="28"/>
        </w:rPr>
        <w:t>but t</w:t>
      </w:r>
      <w:r w:rsidR="003938E7">
        <w:rPr>
          <w:rFonts w:ascii="Cambria" w:hAnsi="Cambria"/>
          <w:bCs/>
          <w:sz w:val="28"/>
          <w:szCs w:val="28"/>
        </w:rPr>
        <w:t xml:space="preserve">he </w:t>
      </w:r>
      <w:r w:rsidR="00D83B87">
        <w:rPr>
          <w:rFonts w:ascii="Cambria" w:hAnsi="Cambria"/>
          <w:bCs/>
          <w:sz w:val="28"/>
          <w:szCs w:val="28"/>
        </w:rPr>
        <w:t>small</w:t>
      </w:r>
      <w:r w:rsidR="00A2486A">
        <w:rPr>
          <w:rFonts w:ascii="Cambria" w:hAnsi="Cambria"/>
          <w:bCs/>
          <w:sz w:val="28"/>
          <w:szCs w:val="28"/>
        </w:rPr>
        <w:t xml:space="preserve"> </w:t>
      </w:r>
      <w:r w:rsidR="003938E7">
        <w:rPr>
          <w:rFonts w:ascii="Cambria" w:hAnsi="Cambria"/>
          <w:bCs/>
          <w:sz w:val="28"/>
          <w:szCs w:val="28"/>
        </w:rPr>
        <w:t xml:space="preserve">room was empty when </w:t>
      </w:r>
      <w:r w:rsidR="00D6580A">
        <w:rPr>
          <w:rFonts w:ascii="Cambria" w:hAnsi="Cambria"/>
          <w:bCs/>
          <w:sz w:val="28"/>
          <w:szCs w:val="28"/>
        </w:rPr>
        <w:t xml:space="preserve">she </w:t>
      </w:r>
      <w:r w:rsidR="00D83B87">
        <w:rPr>
          <w:rFonts w:ascii="Cambria" w:hAnsi="Cambria"/>
          <w:bCs/>
          <w:sz w:val="28"/>
          <w:szCs w:val="28"/>
        </w:rPr>
        <w:t>entered</w:t>
      </w:r>
      <w:r w:rsidR="00D6580A">
        <w:rPr>
          <w:rFonts w:ascii="Cambria" w:hAnsi="Cambria"/>
          <w:bCs/>
          <w:sz w:val="28"/>
          <w:szCs w:val="28"/>
        </w:rPr>
        <w:t xml:space="preserve">.  </w:t>
      </w:r>
    </w:p>
    <w:p w14:paraId="2975AF7B" w14:textId="2B119149" w:rsidR="00425B4A" w:rsidRDefault="00D17D8A" w:rsidP="006A5182">
      <w:pPr>
        <w:spacing w:line="360" w:lineRule="auto"/>
        <w:ind w:firstLine="720"/>
        <w:contextualSpacing/>
        <w:rPr>
          <w:rFonts w:ascii="Cambria" w:hAnsi="Cambria"/>
          <w:bCs/>
          <w:sz w:val="28"/>
          <w:szCs w:val="28"/>
        </w:rPr>
      </w:pPr>
      <w:r>
        <w:rPr>
          <w:rFonts w:ascii="Cambria" w:hAnsi="Cambria"/>
          <w:bCs/>
          <w:sz w:val="28"/>
          <w:szCs w:val="28"/>
        </w:rPr>
        <w:t>T</w:t>
      </w:r>
      <w:r w:rsidR="005C4FD3">
        <w:rPr>
          <w:rFonts w:ascii="Cambria" w:hAnsi="Cambria"/>
          <w:bCs/>
          <w:sz w:val="28"/>
          <w:szCs w:val="28"/>
        </w:rPr>
        <w:t>hat was cool</w:t>
      </w:r>
      <w:r w:rsidR="00425B4A">
        <w:rPr>
          <w:rFonts w:ascii="Cambria" w:hAnsi="Cambria"/>
          <w:bCs/>
          <w:sz w:val="28"/>
          <w:szCs w:val="28"/>
        </w:rPr>
        <w:t xml:space="preserve"> with her</w:t>
      </w:r>
      <w:r w:rsidR="006A5182">
        <w:rPr>
          <w:rFonts w:ascii="Cambria" w:hAnsi="Cambria"/>
          <w:bCs/>
          <w:sz w:val="28"/>
          <w:szCs w:val="28"/>
        </w:rPr>
        <w:t>, though</w:t>
      </w:r>
      <w:r w:rsidR="00525C11">
        <w:rPr>
          <w:rFonts w:ascii="Cambria" w:hAnsi="Cambria"/>
          <w:bCs/>
          <w:sz w:val="28"/>
          <w:szCs w:val="28"/>
        </w:rPr>
        <w:t xml:space="preserve">; </w:t>
      </w:r>
      <w:r w:rsidR="005C4FD3">
        <w:rPr>
          <w:rFonts w:ascii="Cambria" w:hAnsi="Cambria"/>
          <w:bCs/>
          <w:sz w:val="28"/>
          <w:szCs w:val="28"/>
        </w:rPr>
        <w:t>it gave her the chance to look around</w:t>
      </w:r>
      <w:r w:rsidR="009D506E">
        <w:rPr>
          <w:rFonts w:ascii="Cambria" w:hAnsi="Cambria"/>
          <w:bCs/>
          <w:sz w:val="28"/>
          <w:szCs w:val="28"/>
        </w:rPr>
        <w:t xml:space="preserve"> alone</w:t>
      </w:r>
      <w:r w:rsidR="003938E7">
        <w:rPr>
          <w:rFonts w:ascii="Cambria" w:hAnsi="Cambria"/>
          <w:bCs/>
          <w:sz w:val="28"/>
          <w:szCs w:val="28"/>
        </w:rPr>
        <w:t>.</w:t>
      </w:r>
      <w:r w:rsidR="005C4FD3">
        <w:rPr>
          <w:rFonts w:ascii="Cambria" w:hAnsi="Cambria"/>
          <w:bCs/>
          <w:sz w:val="28"/>
          <w:szCs w:val="28"/>
        </w:rPr>
        <w:t xml:space="preserve">  </w:t>
      </w:r>
    </w:p>
    <w:p w14:paraId="34A2E08B" w14:textId="2A02A355" w:rsidR="00467267" w:rsidRDefault="00525C11" w:rsidP="00744E6A">
      <w:pPr>
        <w:spacing w:line="360" w:lineRule="auto"/>
        <w:ind w:firstLine="720"/>
        <w:contextualSpacing/>
        <w:rPr>
          <w:rFonts w:ascii="Cambria" w:hAnsi="Cambria"/>
          <w:bCs/>
          <w:sz w:val="28"/>
          <w:szCs w:val="28"/>
        </w:rPr>
      </w:pPr>
      <w:r>
        <w:rPr>
          <w:rFonts w:ascii="Cambria" w:hAnsi="Cambria"/>
          <w:bCs/>
          <w:sz w:val="28"/>
          <w:szCs w:val="28"/>
        </w:rPr>
        <w:t>The room</w:t>
      </w:r>
      <w:r w:rsidR="0013659E">
        <w:rPr>
          <w:rFonts w:ascii="Cambria" w:hAnsi="Cambria"/>
          <w:bCs/>
          <w:sz w:val="28"/>
          <w:szCs w:val="28"/>
        </w:rPr>
        <w:t xml:space="preserve"> smel</w:t>
      </w:r>
      <w:ins w:id="26433" w:author="Daisy Watt" w:date="2026-06-16T17:37:00Z" w16du:dateUtc="2026-06-16T16:37:00Z">
        <w:r w:rsidR="00B50750">
          <w:rPr>
            <w:rFonts w:ascii="Cambria" w:hAnsi="Cambria"/>
            <w:bCs/>
            <w:sz w:val="28"/>
            <w:szCs w:val="28"/>
          </w:rPr>
          <w:t>led</w:t>
        </w:r>
      </w:ins>
      <w:del w:id="26434" w:author="Daisy Watt" w:date="2026-06-16T17:37:00Z" w16du:dateUtc="2026-06-16T16:37:00Z">
        <w:r w:rsidR="0013659E" w:rsidDel="00B50750">
          <w:rPr>
            <w:rFonts w:ascii="Cambria" w:hAnsi="Cambria"/>
            <w:bCs/>
            <w:sz w:val="28"/>
            <w:szCs w:val="28"/>
          </w:rPr>
          <w:delText>t</w:delText>
        </w:r>
      </w:del>
      <w:r>
        <w:rPr>
          <w:rFonts w:ascii="Cambria" w:hAnsi="Cambria"/>
          <w:bCs/>
          <w:sz w:val="28"/>
          <w:szCs w:val="28"/>
        </w:rPr>
        <w:t xml:space="preserve"> delicious: </w:t>
      </w:r>
      <w:r w:rsidR="0013659E">
        <w:rPr>
          <w:rFonts w:ascii="Cambria" w:hAnsi="Cambria"/>
          <w:bCs/>
          <w:sz w:val="28"/>
          <w:szCs w:val="28"/>
        </w:rPr>
        <w:t>of old leather books</w:t>
      </w:r>
      <w:r w:rsidR="0011005F">
        <w:rPr>
          <w:rFonts w:ascii="Cambria" w:hAnsi="Cambria"/>
          <w:bCs/>
          <w:sz w:val="28"/>
          <w:szCs w:val="28"/>
        </w:rPr>
        <w:t xml:space="preserve">, like </w:t>
      </w:r>
      <w:r w:rsidR="0013659E">
        <w:rPr>
          <w:rFonts w:ascii="Cambria" w:hAnsi="Cambria"/>
          <w:bCs/>
          <w:sz w:val="28"/>
          <w:szCs w:val="28"/>
        </w:rPr>
        <w:t xml:space="preserve">the </w:t>
      </w:r>
      <w:r w:rsidR="0011005F">
        <w:rPr>
          <w:rFonts w:ascii="Cambria" w:hAnsi="Cambria"/>
          <w:bCs/>
          <w:sz w:val="28"/>
          <w:szCs w:val="28"/>
        </w:rPr>
        <w:t xml:space="preserve">public </w:t>
      </w:r>
      <w:r w:rsidR="0013659E">
        <w:rPr>
          <w:rFonts w:ascii="Cambria" w:hAnsi="Cambria"/>
          <w:bCs/>
          <w:sz w:val="28"/>
          <w:szCs w:val="28"/>
        </w:rPr>
        <w:t>library Clara had spent half her childhood in, and the s</w:t>
      </w:r>
      <w:r w:rsidR="00583C16">
        <w:rPr>
          <w:rFonts w:ascii="Cambria" w:hAnsi="Cambria"/>
          <w:bCs/>
          <w:sz w:val="28"/>
          <w:szCs w:val="28"/>
        </w:rPr>
        <w:t>mell</w:t>
      </w:r>
      <w:r w:rsidR="0013659E">
        <w:rPr>
          <w:rFonts w:ascii="Cambria" w:hAnsi="Cambria"/>
          <w:bCs/>
          <w:sz w:val="28"/>
          <w:szCs w:val="28"/>
        </w:rPr>
        <w:t xml:space="preserve"> of it brought back </w:t>
      </w:r>
      <w:r w:rsidR="00583C16">
        <w:rPr>
          <w:rFonts w:ascii="Cambria" w:hAnsi="Cambria"/>
          <w:bCs/>
          <w:sz w:val="28"/>
          <w:szCs w:val="28"/>
        </w:rPr>
        <w:t>strong</w:t>
      </w:r>
      <w:r w:rsidR="0013659E">
        <w:rPr>
          <w:rFonts w:ascii="Cambria" w:hAnsi="Cambria"/>
          <w:bCs/>
          <w:sz w:val="28"/>
          <w:szCs w:val="28"/>
        </w:rPr>
        <w:t xml:space="preserve"> memories.  </w:t>
      </w:r>
      <w:r w:rsidR="00B5277C">
        <w:rPr>
          <w:rFonts w:ascii="Cambria" w:hAnsi="Cambria"/>
          <w:bCs/>
          <w:sz w:val="28"/>
          <w:szCs w:val="28"/>
        </w:rPr>
        <w:t xml:space="preserve">She saw the old oak desk designed to look like </w:t>
      </w:r>
      <w:r w:rsidR="00D83B87">
        <w:rPr>
          <w:rFonts w:ascii="Cambria" w:hAnsi="Cambria"/>
          <w:bCs/>
          <w:sz w:val="28"/>
          <w:szCs w:val="28"/>
        </w:rPr>
        <w:t>Charles Dickens</w:t>
      </w:r>
      <w:r w:rsidR="00B5277C">
        <w:rPr>
          <w:rFonts w:ascii="Cambria" w:hAnsi="Cambria"/>
          <w:bCs/>
          <w:sz w:val="28"/>
          <w:szCs w:val="28"/>
        </w:rPr>
        <w:t>’ work</w:t>
      </w:r>
      <w:del w:id="26435" w:author="Daisy Watt" w:date="2026-06-24T12:23:00Z" w16du:dateUtc="2026-06-24T10:23:00Z">
        <w:r w:rsidR="00B5277C" w:rsidDel="00E47CE8">
          <w:rPr>
            <w:rFonts w:ascii="Cambria" w:hAnsi="Cambria"/>
            <w:bCs/>
            <w:sz w:val="28"/>
            <w:szCs w:val="28"/>
          </w:rPr>
          <w:delText>-</w:delText>
        </w:r>
      </w:del>
      <w:r w:rsidR="00B5277C">
        <w:rPr>
          <w:rFonts w:ascii="Cambria" w:hAnsi="Cambria"/>
          <w:bCs/>
          <w:sz w:val="28"/>
          <w:szCs w:val="28"/>
        </w:rPr>
        <w:t xml:space="preserve">station, and the beautiful Tiffany lamp on it.  </w:t>
      </w:r>
      <w:r w:rsidR="009B5B39">
        <w:rPr>
          <w:rFonts w:ascii="Cambria" w:hAnsi="Cambria"/>
          <w:bCs/>
          <w:sz w:val="28"/>
          <w:szCs w:val="28"/>
        </w:rPr>
        <w:t>S</w:t>
      </w:r>
      <w:r w:rsidR="00260DDC">
        <w:rPr>
          <w:rFonts w:ascii="Cambria" w:hAnsi="Cambria"/>
          <w:bCs/>
          <w:sz w:val="28"/>
          <w:szCs w:val="28"/>
        </w:rPr>
        <w:t>taring up a</w:t>
      </w:r>
      <w:r w:rsidR="009D506E">
        <w:rPr>
          <w:rFonts w:ascii="Cambria" w:hAnsi="Cambria"/>
          <w:bCs/>
          <w:sz w:val="28"/>
          <w:szCs w:val="28"/>
        </w:rPr>
        <w:t>t the bookshel</w:t>
      </w:r>
      <w:r w:rsidR="009B362D">
        <w:rPr>
          <w:rFonts w:ascii="Cambria" w:hAnsi="Cambria"/>
          <w:bCs/>
          <w:sz w:val="28"/>
          <w:szCs w:val="28"/>
        </w:rPr>
        <w:t>ves</w:t>
      </w:r>
      <w:r w:rsidR="009D506E">
        <w:rPr>
          <w:rFonts w:ascii="Cambria" w:hAnsi="Cambria"/>
          <w:bCs/>
          <w:sz w:val="28"/>
          <w:szCs w:val="28"/>
        </w:rPr>
        <w:t xml:space="preserve"> that ran the length of the back wall, Clara</w:t>
      </w:r>
      <w:r w:rsidR="005C4FD3">
        <w:rPr>
          <w:rFonts w:ascii="Cambria" w:hAnsi="Cambria"/>
          <w:bCs/>
          <w:sz w:val="28"/>
          <w:szCs w:val="28"/>
        </w:rPr>
        <w:t xml:space="preserve"> </w:t>
      </w:r>
      <w:del w:id="26436" w:author="Daisy Watt" w:date="2026-06-24T12:23:00Z" w16du:dateUtc="2026-06-24T10:23:00Z">
        <w:r w:rsidR="005C4FD3" w:rsidDel="00ED2564">
          <w:rPr>
            <w:rFonts w:ascii="Cambria" w:hAnsi="Cambria"/>
            <w:bCs/>
            <w:sz w:val="28"/>
            <w:szCs w:val="28"/>
          </w:rPr>
          <w:delText>ran</w:delText>
        </w:r>
      </w:del>
      <w:ins w:id="26437" w:author="Daisy Watt" w:date="2026-06-24T12:23:00Z" w16du:dateUtc="2026-06-24T10:23:00Z">
        <w:r w:rsidR="00ED2564">
          <w:rPr>
            <w:rFonts w:ascii="Cambria" w:hAnsi="Cambria"/>
            <w:bCs/>
            <w:sz w:val="28"/>
            <w:szCs w:val="28"/>
          </w:rPr>
          <w:t>brushed</w:t>
        </w:r>
      </w:ins>
      <w:r w:rsidR="005C4FD3">
        <w:rPr>
          <w:rFonts w:ascii="Cambria" w:hAnsi="Cambria"/>
          <w:bCs/>
          <w:sz w:val="28"/>
          <w:szCs w:val="28"/>
        </w:rPr>
        <w:t xml:space="preserve"> her hands over the </w:t>
      </w:r>
      <w:del w:id="26438" w:author="Claire S" w:date="2026-08-03T16:21:00Z" w16du:dateUtc="2026-08-03T15:21:00Z">
        <w:r w:rsidR="005C4FD3" w:rsidDel="00F936AC">
          <w:rPr>
            <w:rFonts w:ascii="Cambria" w:hAnsi="Cambria"/>
            <w:bCs/>
            <w:sz w:val="28"/>
            <w:szCs w:val="28"/>
          </w:rPr>
          <w:delText xml:space="preserve">gorgeous </w:delText>
        </w:r>
      </w:del>
      <w:r w:rsidR="005C4FD3">
        <w:rPr>
          <w:rFonts w:ascii="Cambria" w:hAnsi="Cambria"/>
          <w:bCs/>
          <w:sz w:val="28"/>
          <w:szCs w:val="28"/>
        </w:rPr>
        <w:t>books</w:t>
      </w:r>
      <w:r w:rsidR="00B23A5F">
        <w:rPr>
          <w:rFonts w:ascii="Cambria" w:hAnsi="Cambria"/>
          <w:bCs/>
          <w:sz w:val="28"/>
          <w:szCs w:val="28"/>
        </w:rPr>
        <w:t>,</w:t>
      </w:r>
      <w:r w:rsidR="00583C16">
        <w:rPr>
          <w:rFonts w:ascii="Cambria" w:hAnsi="Cambria"/>
          <w:bCs/>
          <w:sz w:val="28"/>
          <w:szCs w:val="28"/>
        </w:rPr>
        <w:t xml:space="preserve"> and </w:t>
      </w:r>
      <w:r w:rsidR="009B5B39">
        <w:rPr>
          <w:rFonts w:ascii="Cambria" w:hAnsi="Cambria"/>
          <w:bCs/>
          <w:sz w:val="28"/>
          <w:szCs w:val="28"/>
        </w:rPr>
        <w:t>stopped at</w:t>
      </w:r>
      <w:r w:rsidR="00583C16">
        <w:rPr>
          <w:rFonts w:ascii="Cambria" w:hAnsi="Cambria"/>
          <w:bCs/>
          <w:sz w:val="28"/>
          <w:szCs w:val="28"/>
        </w:rPr>
        <w:t xml:space="preserve"> </w:t>
      </w:r>
      <w:r w:rsidR="00674E11">
        <w:rPr>
          <w:rFonts w:ascii="Cambria" w:hAnsi="Cambria"/>
          <w:bCs/>
          <w:sz w:val="28"/>
          <w:szCs w:val="28"/>
        </w:rPr>
        <w:t>a beautiful edition of</w:t>
      </w:r>
      <w:r w:rsidR="00467267">
        <w:rPr>
          <w:rFonts w:ascii="Cambria" w:hAnsi="Cambria"/>
          <w:bCs/>
          <w:sz w:val="28"/>
          <w:szCs w:val="28"/>
        </w:rPr>
        <w:t xml:space="preserve"> </w:t>
      </w:r>
      <w:r w:rsidR="00467267" w:rsidRPr="00467267">
        <w:rPr>
          <w:rFonts w:ascii="Cambria" w:hAnsi="Cambria"/>
          <w:bCs/>
          <w:i/>
          <w:iCs/>
          <w:sz w:val="28"/>
          <w:szCs w:val="28"/>
        </w:rPr>
        <w:t>Frankenstein</w:t>
      </w:r>
      <w:r w:rsidR="00E95E1A">
        <w:rPr>
          <w:rFonts w:ascii="Cambria" w:hAnsi="Cambria"/>
          <w:bCs/>
          <w:i/>
          <w:iCs/>
          <w:sz w:val="28"/>
          <w:szCs w:val="28"/>
        </w:rPr>
        <w:t xml:space="preserve">; </w:t>
      </w:r>
      <w:del w:id="26439" w:author="Claire S" w:date="2026-08-03T16:21:00Z" w16du:dateUtc="2026-08-03T15:21:00Z">
        <w:r w:rsidR="00E95E1A" w:rsidRPr="00E95E1A" w:rsidDel="00F936AC">
          <w:rPr>
            <w:rFonts w:ascii="Cambria" w:hAnsi="Cambria"/>
            <w:bCs/>
            <w:sz w:val="28"/>
            <w:szCs w:val="28"/>
          </w:rPr>
          <w:delText xml:space="preserve">one of </w:delText>
        </w:r>
      </w:del>
      <w:r w:rsidR="00E95E1A" w:rsidRPr="00E95E1A">
        <w:rPr>
          <w:rFonts w:ascii="Cambria" w:hAnsi="Cambria"/>
          <w:bCs/>
          <w:sz w:val="28"/>
          <w:szCs w:val="28"/>
        </w:rPr>
        <w:t>the first classic</w:t>
      </w:r>
      <w:del w:id="26440" w:author="Claire S" w:date="2026-08-03T16:21:00Z" w16du:dateUtc="2026-08-03T15:21:00Z">
        <w:r w:rsidR="00E95E1A" w:rsidRPr="00E95E1A" w:rsidDel="00F936AC">
          <w:rPr>
            <w:rFonts w:ascii="Cambria" w:hAnsi="Cambria"/>
            <w:bCs/>
            <w:sz w:val="28"/>
            <w:szCs w:val="28"/>
          </w:rPr>
          <w:delText>s</w:delText>
        </w:r>
      </w:del>
      <w:r w:rsidR="00E95E1A" w:rsidRPr="00E95E1A">
        <w:rPr>
          <w:rFonts w:ascii="Cambria" w:hAnsi="Cambria"/>
          <w:bCs/>
          <w:sz w:val="28"/>
          <w:szCs w:val="28"/>
        </w:rPr>
        <w:t xml:space="preserve"> she’d read last year</w:t>
      </w:r>
      <w:ins w:id="26441" w:author="Daisy Watt" w:date="2026-06-24T12:23:00Z" w16du:dateUtc="2026-06-24T10:23:00Z">
        <w:r w:rsidR="008F2F0F">
          <w:rPr>
            <w:rFonts w:ascii="Cambria" w:hAnsi="Cambria"/>
            <w:bCs/>
            <w:sz w:val="28"/>
            <w:szCs w:val="28"/>
          </w:rPr>
          <w:t>,</w:t>
        </w:r>
      </w:ins>
      <w:r w:rsidR="00E95E1A" w:rsidRPr="00E95E1A">
        <w:rPr>
          <w:rFonts w:ascii="Cambria" w:hAnsi="Cambria"/>
          <w:bCs/>
          <w:sz w:val="28"/>
          <w:szCs w:val="28"/>
        </w:rPr>
        <w:t xml:space="preserve"> when she started educating</w:t>
      </w:r>
      <w:r w:rsidR="00E95E1A">
        <w:rPr>
          <w:rFonts w:ascii="Cambria" w:hAnsi="Cambria"/>
          <w:bCs/>
          <w:i/>
          <w:iCs/>
          <w:sz w:val="28"/>
          <w:szCs w:val="28"/>
        </w:rPr>
        <w:t xml:space="preserve"> </w:t>
      </w:r>
      <w:r w:rsidR="00E95E1A" w:rsidRPr="00E95E1A">
        <w:rPr>
          <w:rFonts w:ascii="Cambria" w:hAnsi="Cambria"/>
          <w:bCs/>
          <w:sz w:val="28"/>
          <w:szCs w:val="28"/>
        </w:rPr>
        <w:t>herself</w:t>
      </w:r>
      <w:r w:rsidR="00E95E1A">
        <w:rPr>
          <w:rFonts w:ascii="Cambria" w:hAnsi="Cambria"/>
          <w:bCs/>
          <w:sz w:val="28"/>
          <w:szCs w:val="28"/>
        </w:rPr>
        <w:t xml:space="preserve"> better.</w:t>
      </w:r>
      <w:r w:rsidR="00B23A5F">
        <w:rPr>
          <w:rFonts w:ascii="Cambria" w:hAnsi="Cambria"/>
          <w:bCs/>
          <w:sz w:val="28"/>
          <w:szCs w:val="28"/>
        </w:rPr>
        <w:t xml:space="preserve"> </w:t>
      </w:r>
      <w:r w:rsidR="009B5B39">
        <w:rPr>
          <w:rFonts w:ascii="Cambria" w:hAnsi="Cambria"/>
          <w:bCs/>
          <w:sz w:val="28"/>
          <w:szCs w:val="28"/>
        </w:rPr>
        <w:t>P</w:t>
      </w:r>
      <w:r w:rsidR="00B23A5F">
        <w:rPr>
          <w:rFonts w:ascii="Cambria" w:hAnsi="Cambria"/>
          <w:bCs/>
          <w:sz w:val="28"/>
          <w:szCs w:val="28"/>
        </w:rPr>
        <w:t>ull</w:t>
      </w:r>
      <w:r w:rsidR="009B5B39">
        <w:rPr>
          <w:rFonts w:ascii="Cambria" w:hAnsi="Cambria"/>
          <w:bCs/>
          <w:sz w:val="28"/>
          <w:szCs w:val="28"/>
        </w:rPr>
        <w:t>ing it</w:t>
      </w:r>
      <w:r w:rsidR="00B23A5F">
        <w:rPr>
          <w:rFonts w:ascii="Cambria" w:hAnsi="Cambria"/>
          <w:bCs/>
          <w:sz w:val="28"/>
          <w:szCs w:val="28"/>
        </w:rPr>
        <w:t xml:space="preserve"> down</w:t>
      </w:r>
      <w:r w:rsidR="0021621D">
        <w:rPr>
          <w:rFonts w:ascii="Cambria" w:hAnsi="Cambria"/>
          <w:bCs/>
          <w:sz w:val="28"/>
          <w:szCs w:val="28"/>
        </w:rPr>
        <w:t>, s</w:t>
      </w:r>
      <w:r w:rsidR="00260DDC">
        <w:rPr>
          <w:rFonts w:ascii="Cambria" w:hAnsi="Cambria"/>
          <w:bCs/>
          <w:sz w:val="28"/>
          <w:szCs w:val="28"/>
        </w:rPr>
        <w:t xml:space="preserve">he </w:t>
      </w:r>
      <w:r w:rsidR="00674E11">
        <w:rPr>
          <w:rFonts w:ascii="Cambria" w:hAnsi="Cambria"/>
          <w:bCs/>
          <w:sz w:val="28"/>
          <w:szCs w:val="28"/>
        </w:rPr>
        <w:t>flipp</w:t>
      </w:r>
      <w:r w:rsidR="00260DDC">
        <w:rPr>
          <w:rFonts w:ascii="Cambria" w:hAnsi="Cambria"/>
          <w:bCs/>
          <w:sz w:val="28"/>
          <w:szCs w:val="28"/>
        </w:rPr>
        <w:t>ed</w:t>
      </w:r>
      <w:r w:rsidR="00674E11">
        <w:rPr>
          <w:rFonts w:ascii="Cambria" w:hAnsi="Cambria"/>
          <w:bCs/>
          <w:sz w:val="28"/>
          <w:szCs w:val="28"/>
        </w:rPr>
        <w:t xml:space="preserve"> through its pages</w:t>
      </w:r>
      <w:r w:rsidR="005C4FD3">
        <w:rPr>
          <w:rFonts w:ascii="Cambria" w:hAnsi="Cambria"/>
          <w:bCs/>
          <w:sz w:val="28"/>
          <w:szCs w:val="28"/>
        </w:rPr>
        <w:t xml:space="preserve"> with reverence</w:t>
      </w:r>
      <w:r w:rsidR="00583C16">
        <w:rPr>
          <w:rFonts w:ascii="Cambria" w:hAnsi="Cambria"/>
          <w:bCs/>
          <w:sz w:val="28"/>
          <w:szCs w:val="28"/>
        </w:rPr>
        <w:t>; i</w:t>
      </w:r>
      <w:r w:rsidR="00674E11">
        <w:rPr>
          <w:rFonts w:ascii="Cambria" w:hAnsi="Cambria"/>
          <w:bCs/>
          <w:sz w:val="28"/>
          <w:szCs w:val="28"/>
        </w:rPr>
        <w:t>f only she could edit something as brilliant</w:t>
      </w:r>
      <w:r w:rsidR="00E95E1A">
        <w:rPr>
          <w:rFonts w:ascii="Cambria" w:hAnsi="Cambria"/>
          <w:bCs/>
          <w:sz w:val="28"/>
          <w:szCs w:val="28"/>
        </w:rPr>
        <w:t xml:space="preserve">, </w:t>
      </w:r>
      <w:r w:rsidR="00260DDC">
        <w:rPr>
          <w:rFonts w:ascii="Cambria" w:hAnsi="Cambria"/>
          <w:bCs/>
          <w:sz w:val="28"/>
          <w:szCs w:val="28"/>
        </w:rPr>
        <w:t xml:space="preserve">by an eighteen-year-old </w:t>
      </w:r>
      <w:r w:rsidR="00E95E1A">
        <w:rPr>
          <w:rFonts w:ascii="Cambria" w:hAnsi="Cambria"/>
          <w:bCs/>
          <w:sz w:val="28"/>
          <w:szCs w:val="28"/>
        </w:rPr>
        <w:t>girl</w:t>
      </w:r>
      <w:r w:rsidR="00583C16">
        <w:rPr>
          <w:rFonts w:ascii="Cambria" w:hAnsi="Cambria"/>
          <w:bCs/>
          <w:sz w:val="28"/>
          <w:szCs w:val="28"/>
        </w:rPr>
        <w:t xml:space="preserve"> </w:t>
      </w:r>
      <w:r w:rsidR="00260DDC">
        <w:rPr>
          <w:rFonts w:ascii="Cambria" w:hAnsi="Cambria"/>
          <w:bCs/>
          <w:sz w:val="28"/>
          <w:szCs w:val="28"/>
        </w:rPr>
        <w:t>genius</w:t>
      </w:r>
      <w:r w:rsidR="00674E11">
        <w:rPr>
          <w:rFonts w:ascii="Cambria" w:hAnsi="Cambria"/>
          <w:bCs/>
          <w:sz w:val="28"/>
          <w:szCs w:val="28"/>
        </w:rPr>
        <w:t>, she was thinking</w:t>
      </w:r>
      <w:r w:rsidR="001A7811">
        <w:rPr>
          <w:rFonts w:ascii="Cambria" w:hAnsi="Cambria"/>
          <w:bCs/>
          <w:sz w:val="28"/>
          <w:szCs w:val="28"/>
        </w:rPr>
        <w:t xml:space="preserve">, </w:t>
      </w:r>
      <w:r w:rsidR="00674E11">
        <w:rPr>
          <w:rFonts w:ascii="Cambria" w:hAnsi="Cambria"/>
          <w:bCs/>
          <w:sz w:val="28"/>
          <w:szCs w:val="28"/>
        </w:rPr>
        <w:t>when a</w:t>
      </w:r>
      <w:r w:rsidR="00467267">
        <w:rPr>
          <w:rFonts w:ascii="Cambria" w:hAnsi="Cambria"/>
          <w:bCs/>
          <w:sz w:val="28"/>
          <w:szCs w:val="28"/>
        </w:rPr>
        <w:t xml:space="preserve"> scuffling</w:t>
      </w:r>
      <w:r w:rsidR="00E95E1A">
        <w:rPr>
          <w:rFonts w:ascii="Cambria" w:hAnsi="Cambria"/>
          <w:bCs/>
          <w:sz w:val="28"/>
          <w:szCs w:val="28"/>
        </w:rPr>
        <w:t xml:space="preserve"> came from</w:t>
      </w:r>
      <w:r w:rsidR="00467267">
        <w:rPr>
          <w:rFonts w:ascii="Cambria" w:hAnsi="Cambria"/>
          <w:bCs/>
          <w:sz w:val="28"/>
          <w:szCs w:val="28"/>
        </w:rPr>
        <w:t xml:space="preserve"> </w:t>
      </w:r>
      <w:r w:rsidR="001A7811">
        <w:rPr>
          <w:rFonts w:ascii="Cambria" w:hAnsi="Cambria"/>
          <w:bCs/>
          <w:sz w:val="28"/>
          <w:szCs w:val="28"/>
        </w:rPr>
        <w:t>somewhere</w:t>
      </w:r>
      <w:r w:rsidR="00467267">
        <w:rPr>
          <w:rFonts w:ascii="Cambria" w:hAnsi="Cambria"/>
          <w:bCs/>
          <w:sz w:val="28"/>
          <w:szCs w:val="28"/>
        </w:rPr>
        <w:t xml:space="preserve"> nearby</w:t>
      </w:r>
      <w:r w:rsidR="001A7811">
        <w:rPr>
          <w:rFonts w:ascii="Cambria" w:hAnsi="Cambria"/>
          <w:bCs/>
          <w:sz w:val="28"/>
          <w:szCs w:val="28"/>
        </w:rPr>
        <w:t>.</w:t>
      </w:r>
    </w:p>
    <w:p w14:paraId="05D6CB13" w14:textId="560C8926" w:rsidR="001A7811" w:rsidRDefault="001A7811" w:rsidP="00B83061">
      <w:pPr>
        <w:spacing w:line="360" w:lineRule="auto"/>
        <w:contextualSpacing/>
        <w:rPr>
          <w:rFonts w:ascii="Cambria" w:hAnsi="Cambria"/>
          <w:bCs/>
          <w:sz w:val="28"/>
          <w:szCs w:val="28"/>
        </w:rPr>
      </w:pPr>
      <w:r>
        <w:rPr>
          <w:rFonts w:ascii="Cambria" w:hAnsi="Cambria"/>
          <w:bCs/>
          <w:sz w:val="28"/>
          <w:szCs w:val="28"/>
        </w:rPr>
        <w:tab/>
      </w:r>
      <w:r w:rsidR="00260DDC">
        <w:rPr>
          <w:rFonts w:ascii="Cambria" w:hAnsi="Cambria"/>
          <w:bCs/>
          <w:sz w:val="28"/>
          <w:szCs w:val="28"/>
        </w:rPr>
        <w:t xml:space="preserve">Clara </w:t>
      </w:r>
      <w:r w:rsidR="0013659E">
        <w:rPr>
          <w:rFonts w:ascii="Cambria" w:hAnsi="Cambria"/>
          <w:bCs/>
          <w:sz w:val="28"/>
          <w:szCs w:val="28"/>
        </w:rPr>
        <w:t xml:space="preserve">almost </w:t>
      </w:r>
      <w:r w:rsidR="007F4DB2">
        <w:rPr>
          <w:rFonts w:ascii="Cambria" w:hAnsi="Cambria"/>
          <w:bCs/>
          <w:sz w:val="28"/>
          <w:szCs w:val="28"/>
        </w:rPr>
        <w:t>dropped the book in fright. ‘Hello?’</w:t>
      </w:r>
    </w:p>
    <w:p w14:paraId="446F2321" w14:textId="79D158BE" w:rsidR="0013659E" w:rsidRDefault="0013659E" w:rsidP="002B356D">
      <w:pPr>
        <w:spacing w:line="360" w:lineRule="auto"/>
        <w:contextualSpacing/>
        <w:rPr>
          <w:rFonts w:ascii="Cambria" w:hAnsi="Cambria"/>
          <w:bCs/>
          <w:sz w:val="28"/>
          <w:szCs w:val="28"/>
        </w:rPr>
      </w:pPr>
      <w:r>
        <w:rPr>
          <w:rFonts w:ascii="Cambria" w:hAnsi="Cambria"/>
          <w:bCs/>
          <w:sz w:val="28"/>
          <w:szCs w:val="28"/>
        </w:rPr>
        <w:tab/>
      </w:r>
      <w:r w:rsidR="00E95E1A">
        <w:rPr>
          <w:rFonts w:ascii="Cambria" w:hAnsi="Cambria"/>
          <w:bCs/>
          <w:sz w:val="28"/>
          <w:szCs w:val="28"/>
        </w:rPr>
        <w:t>P</w:t>
      </w:r>
      <w:r w:rsidR="00B01F58">
        <w:rPr>
          <w:rFonts w:ascii="Cambria" w:hAnsi="Cambria"/>
          <w:bCs/>
          <w:sz w:val="28"/>
          <w:szCs w:val="28"/>
        </w:rPr>
        <w:t xml:space="preserve">robably </w:t>
      </w:r>
      <w:r w:rsidR="0021621D">
        <w:rPr>
          <w:rFonts w:ascii="Cambria" w:hAnsi="Cambria"/>
          <w:bCs/>
          <w:sz w:val="28"/>
          <w:szCs w:val="28"/>
        </w:rPr>
        <w:t xml:space="preserve">just </w:t>
      </w:r>
      <w:r>
        <w:rPr>
          <w:rFonts w:ascii="Cambria" w:hAnsi="Cambria"/>
          <w:bCs/>
          <w:sz w:val="28"/>
          <w:szCs w:val="28"/>
        </w:rPr>
        <w:t>mice</w:t>
      </w:r>
      <w:ins w:id="26442" w:author="Claire S" w:date="2026-08-03T16:30:00Z" w16du:dateUtc="2026-08-03T15:30:00Z">
        <w:r w:rsidR="00427642">
          <w:rPr>
            <w:rFonts w:ascii="Cambria" w:hAnsi="Cambria"/>
            <w:bCs/>
            <w:sz w:val="28"/>
            <w:szCs w:val="28"/>
          </w:rPr>
          <w:t>, she told herself</w:t>
        </w:r>
      </w:ins>
      <w:del w:id="26443" w:author="Claire S" w:date="2026-06-05T17:53:00Z" w16du:dateUtc="2026-06-05T16:53:00Z">
        <w:r w:rsidR="00260DDC" w:rsidDel="00082997">
          <w:rPr>
            <w:rFonts w:ascii="Cambria" w:hAnsi="Cambria"/>
            <w:bCs/>
            <w:sz w:val="28"/>
            <w:szCs w:val="28"/>
          </w:rPr>
          <w:delText>,</w:delText>
        </w:r>
        <w:r w:rsidR="00B01F58" w:rsidDel="00082997">
          <w:rPr>
            <w:rFonts w:ascii="Cambria" w:hAnsi="Cambria"/>
            <w:bCs/>
            <w:sz w:val="28"/>
            <w:szCs w:val="28"/>
          </w:rPr>
          <w:delText xml:space="preserve"> she told herself</w:delText>
        </w:r>
      </w:del>
      <w:r w:rsidR="0021621D">
        <w:rPr>
          <w:rFonts w:ascii="Cambria" w:hAnsi="Cambria"/>
          <w:bCs/>
          <w:sz w:val="28"/>
          <w:szCs w:val="28"/>
        </w:rPr>
        <w:t>. Or,</w:t>
      </w:r>
      <w:r>
        <w:rPr>
          <w:rFonts w:ascii="Cambria" w:hAnsi="Cambria"/>
          <w:bCs/>
          <w:sz w:val="28"/>
          <w:szCs w:val="28"/>
        </w:rPr>
        <w:t xml:space="preserve"> knowing</w:t>
      </w:r>
      <w:r w:rsidR="00E876AD">
        <w:rPr>
          <w:rFonts w:ascii="Cambria" w:hAnsi="Cambria"/>
          <w:bCs/>
          <w:sz w:val="28"/>
          <w:szCs w:val="28"/>
        </w:rPr>
        <w:t xml:space="preserve"> London</w:t>
      </w:r>
      <w:r w:rsidR="00B01F58">
        <w:rPr>
          <w:rFonts w:ascii="Cambria" w:hAnsi="Cambria"/>
          <w:bCs/>
          <w:sz w:val="28"/>
          <w:szCs w:val="28"/>
        </w:rPr>
        <w:t xml:space="preserve">, </w:t>
      </w:r>
      <w:r w:rsidR="00FD7E8F">
        <w:rPr>
          <w:rFonts w:ascii="Cambria" w:hAnsi="Cambria"/>
          <w:bCs/>
          <w:sz w:val="28"/>
          <w:szCs w:val="28"/>
        </w:rPr>
        <w:t>maybe</w:t>
      </w:r>
      <w:r w:rsidR="0021621D">
        <w:rPr>
          <w:rFonts w:ascii="Cambria" w:hAnsi="Cambria"/>
          <w:bCs/>
          <w:sz w:val="28"/>
          <w:szCs w:val="28"/>
        </w:rPr>
        <w:t xml:space="preserve"> a </w:t>
      </w:r>
      <w:r w:rsidR="00260DDC">
        <w:rPr>
          <w:rFonts w:ascii="Cambria" w:hAnsi="Cambria"/>
          <w:bCs/>
          <w:sz w:val="28"/>
          <w:szCs w:val="28"/>
        </w:rPr>
        <w:t xml:space="preserve">big </w:t>
      </w:r>
      <w:r>
        <w:rPr>
          <w:rFonts w:ascii="Cambria" w:hAnsi="Cambria"/>
          <w:bCs/>
          <w:sz w:val="28"/>
          <w:szCs w:val="28"/>
        </w:rPr>
        <w:t>rat</w:t>
      </w:r>
      <w:del w:id="26444" w:author="Daisy Watt" w:date="2026-06-24T12:24:00Z" w16du:dateUtc="2026-06-24T10:24:00Z">
        <w:r w:rsidR="00631CCC" w:rsidDel="008A7766">
          <w:rPr>
            <w:rFonts w:ascii="Cambria" w:hAnsi="Cambria"/>
            <w:bCs/>
            <w:sz w:val="28"/>
            <w:szCs w:val="28"/>
          </w:rPr>
          <w:delText>,</w:delText>
        </w:r>
      </w:del>
      <w:ins w:id="26445" w:author="Daisy Watt" w:date="2026-06-24T12:24:00Z" w16du:dateUtc="2026-06-24T10:24:00Z">
        <w:r w:rsidR="008A7766">
          <w:rPr>
            <w:rFonts w:ascii="Cambria" w:hAnsi="Cambria"/>
            <w:bCs/>
            <w:sz w:val="28"/>
            <w:szCs w:val="28"/>
          </w:rPr>
          <w:t xml:space="preserve"> –</w:t>
        </w:r>
      </w:ins>
      <w:r w:rsidR="00631CCC">
        <w:rPr>
          <w:rFonts w:ascii="Cambria" w:hAnsi="Cambria"/>
          <w:bCs/>
          <w:sz w:val="28"/>
          <w:szCs w:val="28"/>
        </w:rPr>
        <w:t xml:space="preserve"> a </w:t>
      </w:r>
      <w:del w:id="26446" w:author="Daisy Watt" w:date="2026-06-24T12:25:00Z" w16du:dateUtc="2026-06-24T10:25:00Z">
        <w:r w:rsidR="00631CCC" w:rsidDel="008C5D6A">
          <w:rPr>
            <w:rFonts w:ascii="Cambria" w:hAnsi="Cambria"/>
            <w:bCs/>
            <w:sz w:val="28"/>
            <w:szCs w:val="28"/>
          </w:rPr>
          <w:delText>rodent</w:delText>
        </w:r>
      </w:del>
      <w:ins w:id="26447" w:author="Daisy Watt" w:date="2026-06-24T12:25:00Z" w16du:dateUtc="2026-06-24T10:25:00Z">
        <w:r w:rsidR="008C5D6A">
          <w:rPr>
            <w:rFonts w:ascii="Cambria" w:hAnsi="Cambria"/>
            <w:bCs/>
            <w:sz w:val="28"/>
            <w:szCs w:val="28"/>
          </w:rPr>
          <w:t>sight</w:t>
        </w:r>
      </w:ins>
      <w:r w:rsidR="00631CCC">
        <w:rPr>
          <w:rFonts w:ascii="Cambria" w:hAnsi="Cambria"/>
          <w:bCs/>
          <w:sz w:val="28"/>
          <w:szCs w:val="28"/>
        </w:rPr>
        <w:t xml:space="preserve"> Clara was </w:t>
      </w:r>
      <w:r w:rsidR="00FD7E8F">
        <w:rPr>
          <w:rFonts w:ascii="Cambria" w:hAnsi="Cambria"/>
          <w:bCs/>
          <w:sz w:val="28"/>
          <w:szCs w:val="28"/>
        </w:rPr>
        <w:t xml:space="preserve">well </w:t>
      </w:r>
      <w:r w:rsidR="00631CCC">
        <w:rPr>
          <w:rFonts w:ascii="Cambria" w:hAnsi="Cambria"/>
          <w:bCs/>
          <w:sz w:val="28"/>
          <w:szCs w:val="28"/>
        </w:rPr>
        <w:t>used to</w:t>
      </w:r>
      <w:r w:rsidR="00FD7E8F">
        <w:rPr>
          <w:rFonts w:ascii="Cambria" w:hAnsi="Cambria"/>
          <w:bCs/>
          <w:sz w:val="28"/>
          <w:szCs w:val="28"/>
        </w:rPr>
        <w:t xml:space="preserve"> seeing</w:t>
      </w:r>
      <w:r w:rsidR="00631CCC">
        <w:rPr>
          <w:rFonts w:ascii="Cambria" w:hAnsi="Cambria"/>
          <w:bCs/>
          <w:sz w:val="28"/>
          <w:szCs w:val="28"/>
        </w:rPr>
        <w:t xml:space="preserve"> between the bins on her council estate</w:t>
      </w:r>
      <w:ins w:id="26448" w:author="Claire S" w:date="2026-08-03T16:30:00Z" w16du:dateUtc="2026-08-03T15:30:00Z">
        <w:r w:rsidR="00427642">
          <w:rPr>
            <w:rFonts w:ascii="Cambria" w:hAnsi="Cambria"/>
            <w:bCs/>
            <w:sz w:val="28"/>
            <w:szCs w:val="28"/>
          </w:rPr>
          <w:t>, or on the canal</w:t>
        </w:r>
      </w:ins>
      <w:ins w:id="26449" w:author="Claire S" w:date="2026-08-03T16:31:00Z" w16du:dateUtc="2026-08-03T15:31:00Z">
        <w:r w:rsidR="00427642">
          <w:rPr>
            <w:rFonts w:ascii="Cambria" w:hAnsi="Cambria"/>
            <w:bCs/>
            <w:sz w:val="28"/>
            <w:szCs w:val="28"/>
          </w:rPr>
          <w:t xml:space="preserve"> paths</w:t>
        </w:r>
      </w:ins>
      <w:ins w:id="26450" w:author="Claire S" w:date="2026-08-03T16:30:00Z" w16du:dateUtc="2026-08-03T15:30:00Z">
        <w:r w:rsidR="00427642">
          <w:rPr>
            <w:rFonts w:ascii="Cambria" w:hAnsi="Cambria"/>
            <w:bCs/>
            <w:sz w:val="28"/>
            <w:szCs w:val="28"/>
          </w:rPr>
          <w:t xml:space="preserve"> </w:t>
        </w:r>
      </w:ins>
      <w:ins w:id="26451" w:author="Claire S" w:date="2026-08-03T16:31:00Z" w16du:dateUtc="2026-08-03T15:31:00Z">
        <w:r w:rsidR="00427642">
          <w:rPr>
            <w:rFonts w:ascii="Cambria" w:hAnsi="Cambria"/>
            <w:bCs/>
            <w:sz w:val="28"/>
            <w:szCs w:val="28"/>
          </w:rPr>
          <w:t>she sometimes cycled down</w:t>
        </w:r>
      </w:ins>
      <w:r w:rsidR="00631CCC">
        <w:rPr>
          <w:rFonts w:ascii="Cambria" w:hAnsi="Cambria"/>
          <w:bCs/>
          <w:sz w:val="28"/>
          <w:szCs w:val="28"/>
        </w:rPr>
        <w:t>.</w:t>
      </w:r>
      <w:r w:rsidR="002B356D">
        <w:rPr>
          <w:rFonts w:ascii="Cambria" w:hAnsi="Cambria"/>
          <w:bCs/>
          <w:sz w:val="28"/>
          <w:szCs w:val="28"/>
        </w:rPr>
        <w:t xml:space="preserve"> </w:t>
      </w:r>
      <w:r w:rsidR="00631CCC">
        <w:rPr>
          <w:rFonts w:ascii="Cambria" w:hAnsi="Cambria"/>
          <w:bCs/>
          <w:sz w:val="28"/>
          <w:szCs w:val="28"/>
        </w:rPr>
        <w:t>But t</w:t>
      </w:r>
      <w:r w:rsidR="00E876AD">
        <w:rPr>
          <w:rFonts w:ascii="Cambria" w:hAnsi="Cambria"/>
          <w:bCs/>
          <w:sz w:val="28"/>
          <w:szCs w:val="28"/>
        </w:rPr>
        <w:t>he scuffling stopped as Clara</w:t>
      </w:r>
      <w:r>
        <w:rPr>
          <w:rFonts w:ascii="Cambria" w:hAnsi="Cambria"/>
          <w:bCs/>
          <w:sz w:val="28"/>
          <w:szCs w:val="28"/>
        </w:rPr>
        <w:t xml:space="preserve"> put </w:t>
      </w:r>
      <w:r w:rsidR="00631CCC">
        <w:rPr>
          <w:rFonts w:ascii="Cambria" w:hAnsi="Cambria"/>
          <w:bCs/>
          <w:sz w:val="28"/>
          <w:szCs w:val="28"/>
        </w:rPr>
        <w:t>the book back</w:t>
      </w:r>
      <w:r w:rsidR="002B356D">
        <w:rPr>
          <w:rFonts w:ascii="Cambria" w:hAnsi="Cambria"/>
          <w:bCs/>
          <w:sz w:val="28"/>
          <w:szCs w:val="28"/>
        </w:rPr>
        <w:t xml:space="preserve">.  </w:t>
      </w:r>
      <w:r w:rsidR="00FD7E8F">
        <w:rPr>
          <w:rFonts w:ascii="Cambria" w:hAnsi="Cambria"/>
          <w:bCs/>
          <w:sz w:val="28"/>
          <w:szCs w:val="28"/>
        </w:rPr>
        <w:t>Still, h</w:t>
      </w:r>
      <w:r w:rsidR="002B356D">
        <w:rPr>
          <w:rFonts w:ascii="Cambria" w:hAnsi="Cambria"/>
          <w:bCs/>
          <w:sz w:val="28"/>
          <w:szCs w:val="28"/>
        </w:rPr>
        <w:t>er nerves ramp</w:t>
      </w:r>
      <w:r w:rsidR="00FD7E8F">
        <w:rPr>
          <w:rFonts w:ascii="Cambria" w:hAnsi="Cambria"/>
          <w:bCs/>
          <w:sz w:val="28"/>
          <w:szCs w:val="28"/>
        </w:rPr>
        <w:t>ed</w:t>
      </w:r>
      <w:r w:rsidR="002B356D">
        <w:rPr>
          <w:rFonts w:ascii="Cambria" w:hAnsi="Cambria"/>
          <w:bCs/>
          <w:sz w:val="28"/>
          <w:szCs w:val="28"/>
        </w:rPr>
        <w:t xml:space="preserve"> up</w:t>
      </w:r>
      <w:del w:id="26452" w:author="Daisy Watt" w:date="2026-06-24T12:25:00Z" w16du:dateUtc="2026-06-24T10:25:00Z">
        <w:r w:rsidR="002B356D" w:rsidDel="008C5D6A">
          <w:rPr>
            <w:rFonts w:ascii="Cambria" w:hAnsi="Cambria"/>
            <w:bCs/>
            <w:sz w:val="28"/>
            <w:szCs w:val="28"/>
          </w:rPr>
          <w:delText xml:space="preserve"> </w:delText>
        </w:r>
        <w:r w:rsidR="00165753" w:rsidDel="008C5D6A">
          <w:rPr>
            <w:rFonts w:ascii="Cambria" w:hAnsi="Cambria"/>
            <w:bCs/>
            <w:sz w:val="28"/>
            <w:szCs w:val="28"/>
          </w:rPr>
          <w:delText>now</w:delText>
        </w:r>
      </w:del>
      <w:r w:rsidR="002B356D">
        <w:rPr>
          <w:rFonts w:ascii="Cambria" w:hAnsi="Cambria"/>
          <w:bCs/>
          <w:sz w:val="28"/>
          <w:szCs w:val="28"/>
        </w:rPr>
        <w:t>; h</w:t>
      </w:r>
      <w:r>
        <w:rPr>
          <w:rFonts w:ascii="Cambria" w:hAnsi="Cambria"/>
          <w:bCs/>
          <w:sz w:val="28"/>
          <w:szCs w:val="28"/>
        </w:rPr>
        <w:t>opefully</w:t>
      </w:r>
      <w:r w:rsidR="002B356D">
        <w:rPr>
          <w:rFonts w:ascii="Cambria" w:hAnsi="Cambria"/>
          <w:bCs/>
          <w:sz w:val="28"/>
          <w:szCs w:val="28"/>
        </w:rPr>
        <w:t>,</w:t>
      </w:r>
      <w:r>
        <w:rPr>
          <w:rFonts w:ascii="Cambria" w:hAnsi="Cambria"/>
          <w:bCs/>
          <w:sz w:val="28"/>
          <w:szCs w:val="28"/>
        </w:rPr>
        <w:t xml:space="preserve"> Savannah would be </w:t>
      </w:r>
      <w:ins w:id="26453" w:author="Daisy Watt" w:date="2026-06-24T12:25:00Z" w16du:dateUtc="2026-06-24T10:25:00Z">
        <w:r w:rsidR="002515AE">
          <w:rPr>
            <w:rFonts w:ascii="Cambria" w:hAnsi="Cambria"/>
            <w:bCs/>
            <w:sz w:val="28"/>
            <w:szCs w:val="28"/>
          </w:rPr>
          <w:t>t</w:t>
        </w:r>
      </w:ins>
      <w:r>
        <w:rPr>
          <w:rFonts w:ascii="Cambria" w:hAnsi="Cambria"/>
          <w:bCs/>
          <w:sz w:val="28"/>
          <w:szCs w:val="28"/>
        </w:rPr>
        <w:t xml:space="preserve">here any </w:t>
      </w:r>
      <w:r w:rsidR="00165753">
        <w:rPr>
          <w:rFonts w:ascii="Cambria" w:hAnsi="Cambria"/>
          <w:bCs/>
          <w:sz w:val="28"/>
          <w:szCs w:val="28"/>
        </w:rPr>
        <w:t>secon</w:t>
      </w:r>
      <w:ins w:id="26454" w:author="Daisy Watt" w:date="2026-06-24T12:26:00Z" w16du:dateUtc="2026-06-24T10:26:00Z">
        <w:r w:rsidR="002515AE">
          <w:rPr>
            <w:rFonts w:ascii="Cambria" w:hAnsi="Cambria"/>
            <w:bCs/>
            <w:sz w:val="28"/>
            <w:szCs w:val="28"/>
          </w:rPr>
          <w:t>d…</w:t>
        </w:r>
      </w:ins>
      <w:del w:id="26455" w:author="Daisy Watt" w:date="2026-06-24T12:26:00Z" w16du:dateUtc="2026-06-24T10:26:00Z">
        <w:r w:rsidR="00165753" w:rsidDel="002515AE">
          <w:rPr>
            <w:rFonts w:ascii="Cambria" w:hAnsi="Cambria"/>
            <w:bCs/>
            <w:sz w:val="28"/>
            <w:szCs w:val="28"/>
          </w:rPr>
          <w:delText>d</w:delText>
        </w:r>
      </w:del>
      <w:r w:rsidR="002B356D">
        <w:rPr>
          <w:rFonts w:ascii="Cambria" w:hAnsi="Cambria"/>
          <w:bCs/>
          <w:sz w:val="28"/>
          <w:szCs w:val="28"/>
        </w:rPr>
        <w:t xml:space="preserve"> </w:t>
      </w:r>
      <w:del w:id="26456" w:author="Claire S" w:date="2026-06-05T17:53:00Z" w16du:dateUtc="2026-06-05T16:53:00Z">
        <w:r w:rsidR="002B356D" w:rsidDel="00082997">
          <w:rPr>
            <w:rFonts w:ascii="Cambria" w:hAnsi="Cambria"/>
            <w:bCs/>
            <w:sz w:val="28"/>
            <w:szCs w:val="28"/>
          </w:rPr>
          <w:delText>to explain what she wanted</w:delText>
        </w:r>
        <w:r w:rsidDel="00082997">
          <w:rPr>
            <w:rFonts w:ascii="Cambria" w:hAnsi="Cambria"/>
            <w:bCs/>
            <w:sz w:val="28"/>
            <w:szCs w:val="28"/>
          </w:rPr>
          <w:delText xml:space="preserve"> </w:delText>
        </w:r>
      </w:del>
      <w:del w:id="26457" w:author="Daisy Watt" w:date="2026-06-24T12:25:00Z" w16du:dateUtc="2026-06-24T10:25:00Z">
        <w:r w:rsidDel="002515AE">
          <w:rPr>
            <w:rFonts w:ascii="Cambria" w:hAnsi="Cambria"/>
            <w:bCs/>
            <w:sz w:val="28"/>
            <w:szCs w:val="28"/>
          </w:rPr>
          <w:delText>-</w:delText>
        </w:r>
      </w:del>
    </w:p>
    <w:p w14:paraId="0D5BA807" w14:textId="2431F837" w:rsidR="00A05BB3" w:rsidRDefault="007F4DB2" w:rsidP="00534356">
      <w:pPr>
        <w:spacing w:line="360" w:lineRule="auto"/>
        <w:contextualSpacing/>
        <w:rPr>
          <w:rFonts w:ascii="Cambria" w:hAnsi="Cambria"/>
          <w:bCs/>
          <w:sz w:val="28"/>
          <w:szCs w:val="28"/>
        </w:rPr>
      </w:pPr>
      <w:r>
        <w:rPr>
          <w:rFonts w:ascii="Cambria" w:hAnsi="Cambria"/>
          <w:bCs/>
          <w:sz w:val="28"/>
          <w:szCs w:val="28"/>
        </w:rPr>
        <w:tab/>
      </w:r>
      <w:r w:rsidR="00FD7E8F">
        <w:rPr>
          <w:rFonts w:ascii="Cambria" w:hAnsi="Cambria"/>
          <w:bCs/>
          <w:sz w:val="28"/>
          <w:szCs w:val="28"/>
        </w:rPr>
        <w:t>A</w:t>
      </w:r>
      <w:r>
        <w:rPr>
          <w:rFonts w:ascii="Cambria" w:hAnsi="Cambria"/>
          <w:bCs/>
          <w:sz w:val="28"/>
          <w:szCs w:val="28"/>
        </w:rPr>
        <w:t xml:space="preserve"> </w:t>
      </w:r>
      <w:r w:rsidR="00260DDC">
        <w:rPr>
          <w:rFonts w:ascii="Cambria" w:hAnsi="Cambria"/>
          <w:bCs/>
          <w:sz w:val="28"/>
          <w:szCs w:val="28"/>
        </w:rPr>
        <w:t xml:space="preserve">weird </w:t>
      </w:r>
      <w:r w:rsidR="00165753">
        <w:rPr>
          <w:rFonts w:ascii="Cambria" w:hAnsi="Cambria"/>
          <w:bCs/>
          <w:sz w:val="28"/>
          <w:szCs w:val="28"/>
        </w:rPr>
        <w:t>knock</w:t>
      </w:r>
      <w:r>
        <w:rPr>
          <w:rFonts w:ascii="Cambria" w:hAnsi="Cambria"/>
          <w:bCs/>
          <w:sz w:val="28"/>
          <w:szCs w:val="28"/>
        </w:rPr>
        <w:t xml:space="preserve">ing </w:t>
      </w:r>
      <w:r w:rsidR="0013659E">
        <w:rPr>
          <w:rFonts w:ascii="Cambria" w:hAnsi="Cambria"/>
          <w:bCs/>
          <w:sz w:val="28"/>
          <w:szCs w:val="28"/>
        </w:rPr>
        <w:t>noise started</w:t>
      </w:r>
      <w:r w:rsidR="002B356D">
        <w:rPr>
          <w:rFonts w:ascii="Cambria" w:hAnsi="Cambria"/>
          <w:bCs/>
          <w:sz w:val="28"/>
          <w:szCs w:val="28"/>
        </w:rPr>
        <w:t xml:space="preserve"> </w:t>
      </w:r>
      <w:del w:id="26458" w:author="Daisy Watt" w:date="2026-06-24T12:26:00Z" w16du:dateUtc="2026-06-24T10:26:00Z">
        <w:r w:rsidR="002B356D" w:rsidDel="00B713B1">
          <w:rPr>
            <w:rFonts w:ascii="Cambria" w:hAnsi="Cambria"/>
            <w:bCs/>
            <w:sz w:val="28"/>
            <w:szCs w:val="28"/>
          </w:rPr>
          <w:delText>-</w:delText>
        </w:r>
      </w:del>
      <w:ins w:id="26459" w:author="Daisy Watt" w:date="2026-06-24T12:26:00Z" w16du:dateUtc="2026-06-24T10:26:00Z">
        <w:r w:rsidR="00B713B1">
          <w:rPr>
            <w:rFonts w:ascii="Cambria" w:hAnsi="Cambria"/>
            <w:bCs/>
            <w:sz w:val="28"/>
            <w:szCs w:val="28"/>
          </w:rPr>
          <w:t>–</w:t>
        </w:r>
      </w:ins>
      <w:r w:rsidR="00165753">
        <w:rPr>
          <w:rFonts w:ascii="Cambria" w:hAnsi="Cambria"/>
          <w:bCs/>
          <w:sz w:val="28"/>
          <w:szCs w:val="28"/>
        </w:rPr>
        <w:t xml:space="preserve"> but </w:t>
      </w:r>
      <w:r w:rsidR="002B356D">
        <w:rPr>
          <w:rFonts w:ascii="Cambria" w:hAnsi="Cambria"/>
          <w:bCs/>
          <w:sz w:val="28"/>
          <w:szCs w:val="28"/>
        </w:rPr>
        <w:t>Clara</w:t>
      </w:r>
      <w:r w:rsidR="00165753">
        <w:rPr>
          <w:rFonts w:ascii="Cambria" w:hAnsi="Cambria"/>
          <w:bCs/>
          <w:sz w:val="28"/>
          <w:szCs w:val="28"/>
        </w:rPr>
        <w:t xml:space="preserve"> couldn’t work out where</w:t>
      </w:r>
      <w:r w:rsidR="002B356D">
        <w:rPr>
          <w:rFonts w:ascii="Cambria" w:hAnsi="Cambria"/>
          <w:bCs/>
          <w:sz w:val="28"/>
          <w:szCs w:val="28"/>
        </w:rPr>
        <w:t xml:space="preserve"> it was coming from</w:t>
      </w:r>
      <w:r w:rsidR="00165753">
        <w:rPr>
          <w:rFonts w:ascii="Cambria" w:hAnsi="Cambria"/>
          <w:bCs/>
          <w:sz w:val="28"/>
          <w:szCs w:val="28"/>
        </w:rPr>
        <w:t xml:space="preserve">.  Maybe </w:t>
      </w:r>
      <w:r w:rsidR="002B356D">
        <w:rPr>
          <w:rFonts w:ascii="Cambria" w:hAnsi="Cambria"/>
          <w:bCs/>
          <w:sz w:val="28"/>
          <w:szCs w:val="28"/>
        </w:rPr>
        <w:t xml:space="preserve">it was </w:t>
      </w:r>
      <w:r w:rsidR="00165753">
        <w:rPr>
          <w:rFonts w:ascii="Cambria" w:hAnsi="Cambria"/>
          <w:bCs/>
          <w:sz w:val="28"/>
          <w:szCs w:val="28"/>
        </w:rPr>
        <w:t>the old building’s pipes? O</w:t>
      </w:r>
      <w:ins w:id="26460" w:author="Daisy Watt" w:date="2026-06-24T12:27:00Z" w16du:dateUtc="2026-06-24T10:27:00Z">
        <w:r w:rsidR="00DF29B6">
          <w:rPr>
            <w:rFonts w:ascii="Cambria" w:hAnsi="Cambria"/>
            <w:bCs/>
            <w:sz w:val="28"/>
            <w:szCs w:val="28"/>
          </w:rPr>
          <w:t>r…</w:t>
        </w:r>
      </w:ins>
      <w:del w:id="26461" w:author="Daisy Watt" w:date="2026-06-24T12:27:00Z" w16du:dateUtc="2026-06-24T10:27:00Z">
        <w:r w:rsidR="00165753" w:rsidDel="00DF29B6">
          <w:rPr>
            <w:rFonts w:ascii="Cambria" w:hAnsi="Cambria"/>
            <w:bCs/>
            <w:sz w:val="28"/>
            <w:szCs w:val="28"/>
          </w:rPr>
          <w:delText>r –</w:delText>
        </w:r>
      </w:del>
      <w:r w:rsidR="00165753">
        <w:rPr>
          <w:rFonts w:ascii="Cambria" w:hAnsi="Cambria"/>
          <w:bCs/>
          <w:sz w:val="28"/>
          <w:szCs w:val="28"/>
        </w:rPr>
        <w:t xml:space="preserve"> well, she didn’t know</w:t>
      </w:r>
      <w:ins w:id="26462" w:author="Claire S" w:date="2026-06-05T17:53:00Z" w16du:dateUtc="2026-06-05T16:53:00Z">
        <w:r w:rsidR="00082997">
          <w:rPr>
            <w:rFonts w:ascii="Cambria" w:hAnsi="Cambria"/>
            <w:bCs/>
            <w:sz w:val="28"/>
            <w:szCs w:val="28"/>
          </w:rPr>
          <w:t xml:space="preserve"> what it was</w:t>
        </w:r>
      </w:ins>
      <w:r w:rsidR="00165753">
        <w:rPr>
          <w:rFonts w:ascii="Cambria" w:hAnsi="Cambria"/>
          <w:bCs/>
          <w:sz w:val="28"/>
          <w:szCs w:val="28"/>
        </w:rPr>
        <w:t>, but it was getting nearer.</w:t>
      </w:r>
      <w:r w:rsidR="002B2D44">
        <w:rPr>
          <w:rFonts w:ascii="Cambria" w:hAnsi="Cambria"/>
          <w:bCs/>
          <w:sz w:val="28"/>
          <w:szCs w:val="28"/>
        </w:rPr>
        <w:t xml:space="preserve"> </w:t>
      </w:r>
      <w:r w:rsidR="001E06A2">
        <w:rPr>
          <w:rFonts w:ascii="Cambria" w:hAnsi="Cambria"/>
          <w:bCs/>
          <w:sz w:val="28"/>
          <w:szCs w:val="28"/>
        </w:rPr>
        <w:t xml:space="preserve">Clara’s </w:t>
      </w:r>
      <w:r w:rsidR="00AE5C1E">
        <w:rPr>
          <w:rFonts w:ascii="Cambria" w:hAnsi="Cambria"/>
          <w:bCs/>
          <w:sz w:val="28"/>
          <w:szCs w:val="28"/>
        </w:rPr>
        <w:t>heart rate</w:t>
      </w:r>
      <w:r w:rsidR="00534356">
        <w:rPr>
          <w:rFonts w:ascii="Cambria" w:hAnsi="Cambria"/>
          <w:bCs/>
          <w:sz w:val="28"/>
          <w:szCs w:val="28"/>
        </w:rPr>
        <w:t xml:space="preserve"> sped up as she</w:t>
      </w:r>
      <w:r w:rsidR="002B2D44">
        <w:rPr>
          <w:rFonts w:ascii="Cambria" w:hAnsi="Cambria"/>
          <w:bCs/>
          <w:sz w:val="28"/>
          <w:szCs w:val="28"/>
        </w:rPr>
        <w:t xml:space="preserve"> </w:t>
      </w:r>
      <w:r w:rsidR="00B5277C">
        <w:rPr>
          <w:rFonts w:ascii="Cambria" w:hAnsi="Cambria"/>
          <w:bCs/>
          <w:sz w:val="28"/>
          <w:szCs w:val="28"/>
        </w:rPr>
        <w:t>hurried</w:t>
      </w:r>
      <w:r w:rsidR="002B2D44">
        <w:rPr>
          <w:rFonts w:ascii="Cambria" w:hAnsi="Cambria"/>
          <w:bCs/>
          <w:sz w:val="28"/>
          <w:szCs w:val="28"/>
        </w:rPr>
        <w:t xml:space="preserve"> to the door</w:t>
      </w:r>
      <w:ins w:id="26463" w:author="Claire S" w:date="2026-06-05T17:54:00Z" w16du:dateUtc="2026-06-05T16:54:00Z">
        <w:r w:rsidR="00082997">
          <w:rPr>
            <w:rFonts w:ascii="Cambria" w:hAnsi="Cambria"/>
            <w:bCs/>
            <w:sz w:val="28"/>
            <w:szCs w:val="28"/>
          </w:rPr>
          <w:t>,</w:t>
        </w:r>
      </w:ins>
      <w:r w:rsidR="002B2D44">
        <w:rPr>
          <w:rFonts w:ascii="Cambria" w:hAnsi="Cambria"/>
          <w:bCs/>
          <w:sz w:val="28"/>
          <w:szCs w:val="28"/>
        </w:rPr>
        <w:t xml:space="preserve"> </w:t>
      </w:r>
      <w:r w:rsidR="00B5277C">
        <w:rPr>
          <w:rFonts w:ascii="Cambria" w:hAnsi="Cambria"/>
          <w:bCs/>
          <w:sz w:val="28"/>
          <w:szCs w:val="28"/>
        </w:rPr>
        <w:t xml:space="preserve">to </w:t>
      </w:r>
      <w:r w:rsidR="002B2D44">
        <w:rPr>
          <w:rFonts w:ascii="Cambria" w:hAnsi="Cambria"/>
          <w:bCs/>
          <w:sz w:val="28"/>
          <w:szCs w:val="28"/>
        </w:rPr>
        <w:t>check the corridor</w:t>
      </w:r>
      <w:r w:rsidR="00534356">
        <w:rPr>
          <w:rFonts w:ascii="Cambria" w:hAnsi="Cambria"/>
          <w:bCs/>
          <w:sz w:val="28"/>
          <w:szCs w:val="28"/>
        </w:rPr>
        <w:t xml:space="preserve"> </w:t>
      </w:r>
      <w:del w:id="26464" w:author="Daisy Watt" w:date="2026-06-24T12:27:00Z" w16du:dateUtc="2026-06-24T10:27:00Z">
        <w:r w:rsidR="00534356" w:rsidDel="002934D5">
          <w:rPr>
            <w:rFonts w:ascii="Cambria" w:hAnsi="Cambria"/>
            <w:bCs/>
            <w:sz w:val="28"/>
            <w:szCs w:val="28"/>
          </w:rPr>
          <w:delText>-</w:delText>
        </w:r>
      </w:del>
      <w:ins w:id="26465" w:author="Daisy Watt" w:date="2026-06-24T12:27:00Z" w16du:dateUtc="2026-06-24T10:27:00Z">
        <w:r w:rsidR="002934D5">
          <w:rPr>
            <w:rFonts w:ascii="Cambria" w:hAnsi="Cambria"/>
            <w:bCs/>
            <w:sz w:val="28"/>
            <w:szCs w:val="28"/>
          </w:rPr>
          <w:t>–</w:t>
        </w:r>
      </w:ins>
      <w:r w:rsidR="002B2D44">
        <w:rPr>
          <w:rFonts w:ascii="Cambria" w:hAnsi="Cambria"/>
          <w:bCs/>
          <w:sz w:val="28"/>
          <w:szCs w:val="28"/>
        </w:rPr>
        <w:t xml:space="preserve"> </w:t>
      </w:r>
      <w:del w:id="26466" w:author="Claire S" w:date="2026-06-05T17:54:00Z" w16du:dateUtc="2026-06-05T16:54:00Z">
        <w:r w:rsidR="0010293F" w:rsidDel="009B49D7">
          <w:rPr>
            <w:rFonts w:ascii="Cambria" w:hAnsi="Cambria"/>
            <w:bCs/>
            <w:sz w:val="28"/>
            <w:szCs w:val="28"/>
          </w:rPr>
          <w:delText xml:space="preserve">but there was </w:delText>
        </w:r>
        <w:r w:rsidR="002B2D44" w:rsidDel="009B49D7">
          <w:rPr>
            <w:rFonts w:ascii="Cambria" w:hAnsi="Cambria"/>
            <w:bCs/>
            <w:sz w:val="28"/>
            <w:szCs w:val="28"/>
          </w:rPr>
          <w:delText>no</w:delText>
        </w:r>
        <w:r w:rsidR="0010293F" w:rsidDel="009B49D7">
          <w:rPr>
            <w:rFonts w:ascii="Cambria" w:hAnsi="Cambria"/>
            <w:bCs/>
            <w:sz w:val="28"/>
            <w:szCs w:val="28"/>
          </w:rPr>
          <w:delText>-</w:delText>
        </w:r>
        <w:r w:rsidR="002B2D44" w:rsidDel="009B49D7">
          <w:rPr>
            <w:rFonts w:ascii="Cambria" w:hAnsi="Cambria"/>
            <w:bCs/>
            <w:sz w:val="28"/>
            <w:szCs w:val="28"/>
          </w:rPr>
          <w:delText>one</w:delText>
        </w:r>
        <w:r w:rsidR="00230B7E" w:rsidDel="009B49D7">
          <w:rPr>
            <w:rFonts w:ascii="Cambria" w:hAnsi="Cambria"/>
            <w:bCs/>
            <w:sz w:val="28"/>
            <w:szCs w:val="28"/>
          </w:rPr>
          <w:delText xml:space="preserve"> in</w:delText>
        </w:r>
      </w:del>
      <w:ins w:id="26467" w:author="Claire S" w:date="2026-06-05T17:54:00Z" w16du:dateUtc="2026-06-05T16:54:00Z">
        <w:r w:rsidR="009B49D7">
          <w:rPr>
            <w:rFonts w:ascii="Cambria" w:hAnsi="Cambria"/>
            <w:bCs/>
            <w:sz w:val="28"/>
            <w:szCs w:val="28"/>
          </w:rPr>
          <w:t>empty</w:t>
        </w:r>
      </w:ins>
      <w:del w:id="26468" w:author="Claire S" w:date="2026-06-05T17:54:00Z" w16du:dateUtc="2026-06-05T16:54:00Z">
        <w:r w:rsidR="00230B7E" w:rsidDel="009B49D7">
          <w:rPr>
            <w:rFonts w:ascii="Cambria" w:hAnsi="Cambria"/>
            <w:bCs/>
            <w:sz w:val="28"/>
            <w:szCs w:val="28"/>
          </w:rPr>
          <w:delText xml:space="preserve"> sight</w:delText>
        </w:r>
      </w:del>
      <w:r w:rsidR="00A05BB3">
        <w:rPr>
          <w:rFonts w:ascii="Cambria" w:hAnsi="Cambria"/>
          <w:bCs/>
          <w:sz w:val="28"/>
          <w:szCs w:val="28"/>
        </w:rPr>
        <w:t>.</w:t>
      </w:r>
    </w:p>
    <w:p w14:paraId="01CD4759" w14:textId="1CF62AF5" w:rsidR="00AB5AEF" w:rsidRDefault="00A05BB3" w:rsidP="00A05BB3">
      <w:pPr>
        <w:spacing w:line="360" w:lineRule="auto"/>
        <w:ind w:firstLine="720"/>
        <w:contextualSpacing/>
        <w:rPr>
          <w:rFonts w:ascii="Cambria" w:hAnsi="Cambria"/>
          <w:bCs/>
          <w:sz w:val="28"/>
          <w:szCs w:val="28"/>
        </w:rPr>
      </w:pPr>
      <w:r>
        <w:rPr>
          <w:rFonts w:ascii="Cambria" w:hAnsi="Cambria"/>
          <w:bCs/>
          <w:sz w:val="28"/>
          <w:szCs w:val="28"/>
        </w:rPr>
        <w:t>B</w:t>
      </w:r>
      <w:r w:rsidR="00230B7E">
        <w:rPr>
          <w:rFonts w:ascii="Cambria" w:hAnsi="Cambria"/>
          <w:bCs/>
          <w:sz w:val="28"/>
          <w:szCs w:val="28"/>
        </w:rPr>
        <w:t>ehind her,</w:t>
      </w:r>
      <w:r>
        <w:rPr>
          <w:rFonts w:ascii="Cambria" w:hAnsi="Cambria"/>
          <w:bCs/>
          <w:sz w:val="28"/>
          <w:szCs w:val="28"/>
        </w:rPr>
        <w:t xml:space="preserve"> though,</w:t>
      </w:r>
      <w:r w:rsidR="00230B7E">
        <w:rPr>
          <w:rFonts w:ascii="Cambria" w:hAnsi="Cambria"/>
          <w:bCs/>
          <w:sz w:val="28"/>
          <w:szCs w:val="28"/>
        </w:rPr>
        <w:t xml:space="preserve"> the knocking </w:t>
      </w:r>
      <w:del w:id="26469" w:author="Claire S" w:date="2026-08-03T16:22:00Z" w16du:dateUtc="2026-08-03T15:22:00Z">
        <w:r w:rsidR="00230B7E" w:rsidDel="00864BAE">
          <w:rPr>
            <w:rFonts w:ascii="Cambria" w:hAnsi="Cambria"/>
            <w:bCs/>
            <w:sz w:val="28"/>
            <w:szCs w:val="28"/>
          </w:rPr>
          <w:delText>got louder</w:delText>
        </w:r>
      </w:del>
      <w:ins w:id="26470" w:author="Claire S" w:date="2026-08-03T16:22:00Z" w16du:dateUtc="2026-08-03T15:22:00Z">
        <w:r w:rsidR="00864BAE">
          <w:rPr>
            <w:rFonts w:ascii="Cambria" w:hAnsi="Cambria"/>
            <w:bCs/>
            <w:sz w:val="28"/>
            <w:szCs w:val="28"/>
          </w:rPr>
          <w:t>increased</w:t>
        </w:r>
      </w:ins>
      <w:r>
        <w:rPr>
          <w:rFonts w:ascii="Cambria" w:hAnsi="Cambria"/>
          <w:bCs/>
          <w:sz w:val="28"/>
          <w:szCs w:val="28"/>
        </w:rPr>
        <w:t xml:space="preserve"> </w:t>
      </w:r>
      <w:r w:rsidR="001E06A2">
        <w:rPr>
          <w:rFonts w:ascii="Cambria" w:hAnsi="Cambria"/>
          <w:bCs/>
          <w:sz w:val="28"/>
          <w:szCs w:val="28"/>
        </w:rPr>
        <w:t>until</w:t>
      </w:r>
      <w:r w:rsidR="00EE263A">
        <w:rPr>
          <w:rFonts w:ascii="Cambria" w:hAnsi="Cambria"/>
          <w:bCs/>
          <w:sz w:val="28"/>
          <w:szCs w:val="28"/>
        </w:rPr>
        <w:t xml:space="preserve"> </w:t>
      </w:r>
      <w:r w:rsidR="00534356">
        <w:rPr>
          <w:rFonts w:ascii="Cambria" w:hAnsi="Cambria"/>
          <w:bCs/>
          <w:sz w:val="28"/>
          <w:szCs w:val="28"/>
        </w:rPr>
        <w:t xml:space="preserve">Clara </w:t>
      </w:r>
      <w:r w:rsidR="00AB5AEF">
        <w:rPr>
          <w:rFonts w:ascii="Cambria" w:hAnsi="Cambria"/>
          <w:bCs/>
          <w:sz w:val="28"/>
          <w:szCs w:val="28"/>
        </w:rPr>
        <w:t>froze</w:t>
      </w:r>
      <w:r w:rsidR="004B67F3">
        <w:rPr>
          <w:rFonts w:ascii="Cambria" w:hAnsi="Cambria"/>
          <w:bCs/>
          <w:sz w:val="28"/>
          <w:szCs w:val="28"/>
        </w:rPr>
        <w:t xml:space="preserve"> on the spot</w:t>
      </w:r>
      <w:r>
        <w:rPr>
          <w:rFonts w:ascii="Cambria" w:hAnsi="Cambria"/>
          <w:bCs/>
          <w:sz w:val="28"/>
          <w:szCs w:val="28"/>
        </w:rPr>
        <w:t xml:space="preserve">.  </w:t>
      </w:r>
      <w:r w:rsidR="000C4940">
        <w:rPr>
          <w:rFonts w:ascii="Cambria" w:hAnsi="Cambria"/>
          <w:bCs/>
          <w:sz w:val="28"/>
          <w:szCs w:val="28"/>
        </w:rPr>
        <w:t xml:space="preserve">Had </w:t>
      </w:r>
      <w:r>
        <w:rPr>
          <w:rFonts w:ascii="Cambria" w:hAnsi="Cambria"/>
          <w:bCs/>
          <w:sz w:val="28"/>
          <w:szCs w:val="28"/>
        </w:rPr>
        <w:t xml:space="preserve">someone </w:t>
      </w:r>
      <w:r w:rsidR="000C4940">
        <w:rPr>
          <w:rFonts w:ascii="Cambria" w:hAnsi="Cambria"/>
          <w:bCs/>
          <w:sz w:val="28"/>
          <w:szCs w:val="28"/>
        </w:rPr>
        <w:t>just cried out</w:t>
      </w:r>
      <w:ins w:id="26471" w:author="Daisy Watt" w:date="2026-06-24T12:28:00Z" w16du:dateUtc="2026-06-24T10:28:00Z">
        <w:r w:rsidR="004C3631">
          <w:rPr>
            <w:rFonts w:ascii="Cambria" w:hAnsi="Cambria"/>
            <w:bCs/>
            <w:sz w:val="28"/>
            <w:szCs w:val="28"/>
          </w:rPr>
          <w:t>,</w:t>
        </w:r>
      </w:ins>
      <w:r w:rsidR="000C4940">
        <w:rPr>
          <w:rFonts w:ascii="Cambria" w:hAnsi="Cambria"/>
          <w:bCs/>
          <w:sz w:val="28"/>
          <w:szCs w:val="28"/>
        </w:rPr>
        <w:t xml:space="preserve"> nearby?</w:t>
      </w:r>
      <w:r w:rsidR="00EE263A">
        <w:rPr>
          <w:rFonts w:ascii="Cambria" w:hAnsi="Cambria"/>
          <w:bCs/>
          <w:sz w:val="28"/>
          <w:szCs w:val="28"/>
        </w:rPr>
        <w:t xml:space="preserve"> </w:t>
      </w:r>
    </w:p>
    <w:p w14:paraId="6085C243" w14:textId="3B294C4A" w:rsidR="00EE263A" w:rsidRDefault="00EE263A" w:rsidP="00534356">
      <w:pPr>
        <w:spacing w:line="360" w:lineRule="auto"/>
        <w:ind w:firstLine="720"/>
        <w:contextualSpacing/>
        <w:rPr>
          <w:rFonts w:ascii="Cambria" w:hAnsi="Cambria"/>
          <w:bCs/>
          <w:sz w:val="28"/>
          <w:szCs w:val="28"/>
        </w:rPr>
      </w:pPr>
      <w:r>
        <w:rPr>
          <w:rFonts w:ascii="Cambria" w:hAnsi="Cambria"/>
          <w:bCs/>
          <w:sz w:val="28"/>
          <w:szCs w:val="28"/>
        </w:rPr>
        <w:t>‘</w:t>
      </w:r>
      <w:ins w:id="26472" w:author="Claire S" w:date="2026-06-05T17:54:00Z" w16du:dateUtc="2026-06-05T16:54:00Z">
        <w:r w:rsidR="00D664F5">
          <w:rPr>
            <w:rFonts w:ascii="Cambria" w:hAnsi="Cambria"/>
            <w:bCs/>
            <w:sz w:val="28"/>
            <w:szCs w:val="28"/>
          </w:rPr>
          <w:t>God’s sake.</w:t>
        </w:r>
      </w:ins>
      <w:del w:id="26473" w:author="Claire S" w:date="2026-06-05T17:54:00Z" w16du:dateUtc="2026-06-05T16:54:00Z">
        <w:r w:rsidR="0010293F" w:rsidDel="009B49D7">
          <w:rPr>
            <w:rFonts w:ascii="Cambria" w:hAnsi="Cambria"/>
            <w:bCs/>
            <w:sz w:val="28"/>
            <w:szCs w:val="28"/>
          </w:rPr>
          <w:delText>Damn it</w:delText>
        </w:r>
        <w:r w:rsidR="0010293F" w:rsidDel="00D664F5">
          <w:rPr>
            <w:rFonts w:ascii="Cambria" w:hAnsi="Cambria"/>
            <w:bCs/>
            <w:sz w:val="28"/>
            <w:szCs w:val="28"/>
          </w:rPr>
          <w:delText>!</w:delText>
        </w:r>
      </w:del>
      <w:r w:rsidR="00CE1A76">
        <w:rPr>
          <w:rFonts w:ascii="Cambria" w:hAnsi="Cambria"/>
          <w:bCs/>
          <w:sz w:val="28"/>
          <w:szCs w:val="28"/>
        </w:rPr>
        <w:t>’</w:t>
      </w:r>
      <w:r w:rsidR="00AB5AEF">
        <w:rPr>
          <w:rFonts w:ascii="Cambria" w:hAnsi="Cambria"/>
          <w:bCs/>
          <w:sz w:val="28"/>
          <w:szCs w:val="28"/>
        </w:rPr>
        <w:t xml:space="preserve"> Unnerved, </w:t>
      </w:r>
      <w:r w:rsidR="000C4940">
        <w:rPr>
          <w:rFonts w:ascii="Cambria" w:hAnsi="Cambria"/>
          <w:bCs/>
          <w:sz w:val="28"/>
          <w:szCs w:val="28"/>
        </w:rPr>
        <w:t>Clara</w:t>
      </w:r>
      <w:r w:rsidR="00AB5AEF">
        <w:rPr>
          <w:rFonts w:ascii="Cambria" w:hAnsi="Cambria"/>
          <w:bCs/>
          <w:sz w:val="28"/>
          <w:szCs w:val="28"/>
        </w:rPr>
        <w:t xml:space="preserve"> </w:t>
      </w:r>
      <w:r w:rsidR="00CE1A76">
        <w:rPr>
          <w:rFonts w:ascii="Cambria" w:hAnsi="Cambria"/>
          <w:bCs/>
          <w:sz w:val="28"/>
          <w:szCs w:val="28"/>
        </w:rPr>
        <w:t>felt like running</w:t>
      </w:r>
      <w:r w:rsidR="00AB5AEF">
        <w:rPr>
          <w:rFonts w:ascii="Cambria" w:hAnsi="Cambria"/>
          <w:bCs/>
          <w:sz w:val="28"/>
          <w:szCs w:val="28"/>
        </w:rPr>
        <w:t xml:space="preserve"> back to the main office </w:t>
      </w:r>
      <w:del w:id="26474" w:author="Daisy Watt" w:date="2026-06-24T12:28:00Z" w16du:dateUtc="2026-06-24T10:28:00Z">
        <w:r w:rsidR="000C4940" w:rsidDel="004C3631">
          <w:rPr>
            <w:rFonts w:ascii="Cambria" w:hAnsi="Cambria"/>
            <w:bCs/>
            <w:sz w:val="28"/>
            <w:szCs w:val="28"/>
          </w:rPr>
          <w:delText>-</w:delText>
        </w:r>
      </w:del>
      <w:ins w:id="26475" w:author="Daisy Watt" w:date="2026-06-24T12:28:00Z" w16du:dateUtc="2026-06-24T10:28:00Z">
        <w:r w:rsidR="004C3631">
          <w:rPr>
            <w:rFonts w:ascii="Cambria" w:hAnsi="Cambria"/>
            <w:bCs/>
            <w:sz w:val="28"/>
            <w:szCs w:val="28"/>
          </w:rPr>
          <w:t>–</w:t>
        </w:r>
      </w:ins>
      <w:r w:rsidR="000C4940">
        <w:rPr>
          <w:rFonts w:ascii="Cambria" w:hAnsi="Cambria"/>
          <w:bCs/>
          <w:sz w:val="28"/>
          <w:szCs w:val="28"/>
        </w:rPr>
        <w:t xml:space="preserve"> </w:t>
      </w:r>
      <w:r w:rsidR="00AB5AEF">
        <w:rPr>
          <w:rFonts w:ascii="Cambria" w:hAnsi="Cambria"/>
          <w:bCs/>
          <w:sz w:val="28"/>
          <w:szCs w:val="28"/>
        </w:rPr>
        <w:t>but then the cry came again.</w:t>
      </w:r>
      <w:r w:rsidR="00CE1A76">
        <w:rPr>
          <w:rFonts w:ascii="Cambria" w:hAnsi="Cambria"/>
          <w:bCs/>
          <w:sz w:val="28"/>
          <w:szCs w:val="28"/>
        </w:rPr>
        <w:t xml:space="preserve"> </w:t>
      </w:r>
    </w:p>
    <w:p w14:paraId="75E0B671" w14:textId="7AB1F23A" w:rsidR="006436CF" w:rsidRDefault="006436CF" w:rsidP="00B93905">
      <w:pPr>
        <w:spacing w:line="360" w:lineRule="auto"/>
        <w:ind w:firstLine="720"/>
        <w:contextualSpacing/>
        <w:rPr>
          <w:rFonts w:ascii="Cambria" w:hAnsi="Cambria"/>
          <w:bCs/>
          <w:sz w:val="28"/>
          <w:szCs w:val="28"/>
        </w:rPr>
      </w:pPr>
      <w:r>
        <w:rPr>
          <w:rFonts w:ascii="Cambria" w:hAnsi="Cambria"/>
          <w:bCs/>
          <w:sz w:val="28"/>
          <w:szCs w:val="28"/>
        </w:rPr>
        <w:t>‘Help</w:t>
      </w:r>
      <w:ins w:id="26476" w:author="Claire S" w:date="2026-06-05T17:54:00Z" w16du:dateUtc="2026-06-05T16:54:00Z">
        <w:r w:rsidR="00D664F5">
          <w:rPr>
            <w:rFonts w:ascii="Cambria" w:hAnsi="Cambria"/>
            <w:bCs/>
            <w:sz w:val="28"/>
            <w:szCs w:val="28"/>
          </w:rPr>
          <w:t>!</w:t>
        </w:r>
      </w:ins>
      <w:del w:id="26477" w:author="Claire S" w:date="2026-06-05T17:54:00Z" w16du:dateUtc="2026-06-05T16:54:00Z">
        <w:r w:rsidDel="009B49D7">
          <w:rPr>
            <w:rFonts w:ascii="Cambria" w:hAnsi="Cambria"/>
            <w:bCs/>
            <w:sz w:val="28"/>
            <w:szCs w:val="28"/>
          </w:rPr>
          <w:delText>!</w:delText>
        </w:r>
      </w:del>
      <w:r>
        <w:rPr>
          <w:rFonts w:ascii="Cambria" w:hAnsi="Cambria"/>
          <w:bCs/>
          <w:sz w:val="28"/>
          <w:szCs w:val="28"/>
        </w:rPr>
        <w:t xml:space="preserve">’ </w:t>
      </w:r>
      <w:del w:id="26478" w:author="Daisy Watt" w:date="2026-06-24T12:28:00Z" w16du:dateUtc="2026-06-24T10:28:00Z">
        <w:r w:rsidDel="004C3631">
          <w:rPr>
            <w:rFonts w:ascii="Cambria" w:hAnsi="Cambria"/>
            <w:bCs/>
            <w:sz w:val="28"/>
            <w:szCs w:val="28"/>
          </w:rPr>
          <w:delText>S</w:delText>
        </w:r>
      </w:del>
      <w:ins w:id="26479" w:author="Daisy Watt" w:date="2026-06-24T12:28:00Z" w16du:dateUtc="2026-06-24T10:28:00Z">
        <w:r w:rsidR="004C3631">
          <w:rPr>
            <w:rFonts w:ascii="Cambria" w:hAnsi="Cambria"/>
            <w:bCs/>
            <w:sz w:val="28"/>
            <w:szCs w:val="28"/>
          </w:rPr>
          <w:t>s</w:t>
        </w:r>
      </w:ins>
      <w:r>
        <w:rPr>
          <w:rFonts w:ascii="Cambria" w:hAnsi="Cambria"/>
          <w:bCs/>
          <w:sz w:val="28"/>
          <w:szCs w:val="28"/>
        </w:rPr>
        <w:t xml:space="preserve">he thought she heard </w:t>
      </w:r>
      <w:r w:rsidR="000C4940">
        <w:rPr>
          <w:rFonts w:ascii="Cambria" w:hAnsi="Cambria"/>
          <w:bCs/>
          <w:sz w:val="28"/>
          <w:szCs w:val="28"/>
        </w:rPr>
        <w:t>the</w:t>
      </w:r>
      <w:r w:rsidR="00AB5AEF">
        <w:rPr>
          <w:rFonts w:ascii="Cambria" w:hAnsi="Cambria"/>
          <w:bCs/>
          <w:sz w:val="28"/>
          <w:szCs w:val="28"/>
        </w:rPr>
        <w:t xml:space="preserve"> voice</w:t>
      </w:r>
      <w:r w:rsidR="000C4940">
        <w:rPr>
          <w:rFonts w:ascii="Cambria" w:hAnsi="Cambria"/>
          <w:bCs/>
          <w:sz w:val="28"/>
          <w:szCs w:val="28"/>
        </w:rPr>
        <w:t xml:space="preserve"> gasp</w:t>
      </w:r>
      <w:ins w:id="26480" w:author="Daisy Watt" w:date="2026-06-24T12:28:00Z" w16du:dateUtc="2026-06-24T10:28:00Z">
        <w:r w:rsidR="004C3631">
          <w:rPr>
            <w:rFonts w:ascii="Cambria" w:hAnsi="Cambria"/>
            <w:bCs/>
            <w:sz w:val="28"/>
            <w:szCs w:val="28"/>
          </w:rPr>
          <w:t>,</w:t>
        </w:r>
      </w:ins>
      <w:r w:rsidR="000C4940">
        <w:rPr>
          <w:rFonts w:ascii="Cambria" w:hAnsi="Cambria"/>
          <w:bCs/>
          <w:sz w:val="28"/>
          <w:szCs w:val="28"/>
        </w:rPr>
        <w:t xml:space="preserve"> from</w:t>
      </w:r>
      <w:r w:rsidR="00AB5AEF">
        <w:rPr>
          <w:rFonts w:ascii="Cambria" w:hAnsi="Cambria"/>
          <w:bCs/>
          <w:sz w:val="28"/>
          <w:szCs w:val="28"/>
        </w:rPr>
        <w:t xml:space="preserve"> </w:t>
      </w:r>
      <w:r>
        <w:rPr>
          <w:rFonts w:ascii="Cambria" w:hAnsi="Cambria"/>
          <w:bCs/>
          <w:sz w:val="28"/>
          <w:szCs w:val="28"/>
        </w:rPr>
        <w:t>very far away.</w:t>
      </w:r>
    </w:p>
    <w:p w14:paraId="23EF8F39" w14:textId="07935E56" w:rsidR="003D0BB1" w:rsidRDefault="000C4940" w:rsidP="000C4940">
      <w:pPr>
        <w:spacing w:line="360" w:lineRule="auto"/>
        <w:ind w:firstLine="720"/>
        <w:contextualSpacing/>
        <w:rPr>
          <w:rFonts w:ascii="Cambria" w:hAnsi="Cambria"/>
          <w:bCs/>
          <w:sz w:val="28"/>
          <w:szCs w:val="28"/>
        </w:rPr>
      </w:pPr>
      <w:r w:rsidRPr="00260DDC">
        <w:rPr>
          <w:rFonts w:ascii="Cambria" w:hAnsi="Cambria"/>
          <w:bCs/>
          <w:i/>
          <w:iCs/>
          <w:sz w:val="28"/>
          <w:szCs w:val="28"/>
        </w:rPr>
        <w:t>Be brave, Clara</w:t>
      </w:r>
      <w:r>
        <w:rPr>
          <w:rFonts w:ascii="Cambria" w:hAnsi="Cambria"/>
          <w:bCs/>
          <w:sz w:val="28"/>
          <w:szCs w:val="28"/>
        </w:rPr>
        <w:t xml:space="preserve">, she told herself. </w:t>
      </w:r>
      <w:del w:id="26481" w:author="Claire S" w:date="2026-06-05T17:54:00Z" w16du:dateUtc="2026-06-05T16:54:00Z">
        <w:r w:rsidDel="00D664F5">
          <w:rPr>
            <w:rFonts w:ascii="Cambria" w:hAnsi="Cambria"/>
            <w:bCs/>
            <w:sz w:val="28"/>
            <w:szCs w:val="28"/>
          </w:rPr>
          <w:delText xml:space="preserve"> </w:delText>
        </w:r>
      </w:del>
      <w:r w:rsidR="007F4DB2">
        <w:rPr>
          <w:rFonts w:ascii="Cambria" w:hAnsi="Cambria"/>
          <w:bCs/>
          <w:sz w:val="28"/>
          <w:szCs w:val="28"/>
        </w:rPr>
        <w:t xml:space="preserve">‘Hello?’ </w:t>
      </w:r>
      <w:del w:id="26482" w:author="Daisy Watt" w:date="2026-06-24T12:28:00Z" w16du:dateUtc="2026-06-24T10:28:00Z">
        <w:r w:rsidR="00B93905" w:rsidDel="000350D5">
          <w:rPr>
            <w:rFonts w:ascii="Cambria" w:hAnsi="Cambria"/>
            <w:bCs/>
            <w:sz w:val="28"/>
            <w:szCs w:val="28"/>
          </w:rPr>
          <w:delText>s</w:delText>
        </w:r>
      </w:del>
      <w:ins w:id="26483" w:author="Daisy Watt" w:date="2026-06-24T12:28:00Z" w16du:dateUtc="2026-06-24T10:28:00Z">
        <w:r w:rsidR="000350D5">
          <w:rPr>
            <w:rFonts w:ascii="Cambria" w:hAnsi="Cambria"/>
            <w:bCs/>
            <w:sz w:val="28"/>
            <w:szCs w:val="28"/>
          </w:rPr>
          <w:t>S</w:t>
        </w:r>
      </w:ins>
      <w:r w:rsidR="00B93905">
        <w:rPr>
          <w:rFonts w:ascii="Cambria" w:hAnsi="Cambria"/>
          <w:bCs/>
          <w:sz w:val="28"/>
          <w:szCs w:val="28"/>
        </w:rPr>
        <w:t>he</w:t>
      </w:r>
      <w:r w:rsidR="00777F1F">
        <w:rPr>
          <w:rFonts w:ascii="Cambria" w:hAnsi="Cambria"/>
          <w:bCs/>
          <w:sz w:val="28"/>
          <w:szCs w:val="28"/>
        </w:rPr>
        <w:t xml:space="preserve"> edged towards the old wooden door in the </w:t>
      </w:r>
      <w:r w:rsidR="00B313CF">
        <w:rPr>
          <w:rFonts w:ascii="Cambria" w:hAnsi="Cambria"/>
          <w:bCs/>
          <w:sz w:val="28"/>
          <w:szCs w:val="28"/>
        </w:rPr>
        <w:t xml:space="preserve">far </w:t>
      </w:r>
      <w:r w:rsidR="00777F1F">
        <w:rPr>
          <w:rFonts w:ascii="Cambria" w:hAnsi="Cambria"/>
          <w:bCs/>
          <w:sz w:val="28"/>
          <w:szCs w:val="28"/>
        </w:rPr>
        <w:t>corner</w:t>
      </w:r>
      <w:r w:rsidR="00165753">
        <w:rPr>
          <w:rFonts w:ascii="Cambria" w:hAnsi="Cambria"/>
          <w:bCs/>
          <w:sz w:val="28"/>
          <w:szCs w:val="28"/>
        </w:rPr>
        <w:t>; a cupboard, she presumed</w:t>
      </w:r>
      <w:r w:rsidR="00777F1F">
        <w:rPr>
          <w:rFonts w:ascii="Cambria" w:hAnsi="Cambria"/>
          <w:bCs/>
          <w:sz w:val="28"/>
          <w:szCs w:val="28"/>
        </w:rPr>
        <w:t>. ‘Is someone there?’</w:t>
      </w:r>
      <w:r w:rsidR="00B313CF">
        <w:rPr>
          <w:rFonts w:ascii="Cambria" w:hAnsi="Cambria"/>
          <w:bCs/>
          <w:sz w:val="28"/>
          <w:szCs w:val="28"/>
        </w:rPr>
        <w:t xml:space="preserve"> </w:t>
      </w:r>
      <w:r>
        <w:rPr>
          <w:rFonts w:ascii="Cambria" w:hAnsi="Cambria"/>
          <w:bCs/>
          <w:sz w:val="28"/>
          <w:szCs w:val="28"/>
        </w:rPr>
        <w:t>B</w:t>
      </w:r>
      <w:r w:rsidR="00B313CF">
        <w:rPr>
          <w:rFonts w:ascii="Cambria" w:hAnsi="Cambria"/>
          <w:bCs/>
          <w:sz w:val="28"/>
          <w:szCs w:val="28"/>
        </w:rPr>
        <w:t>rac</w:t>
      </w:r>
      <w:r>
        <w:rPr>
          <w:rFonts w:ascii="Cambria" w:hAnsi="Cambria"/>
          <w:bCs/>
          <w:sz w:val="28"/>
          <w:szCs w:val="28"/>
        </w:rPr>
        <w:t>ing</w:t>
      </w:r>
      <w:r w:rsidR="00B313CF">
        <w:rPr>
          <w:rFonts w:ascii="Cambria" w:hAnsi="Cambria"/>
          <w:bCs/>
          <w:sz w:val="28"/>
          <w:szCs w:val="28"/>
        </w:rPr>
        <w:t xml:space="preserve"> herself</w:t>
      </w:r>
      <w:r w:rsidR="00CE1A76">
        <w:rPr>
          <w:rFonts w:ascii="Cambria" w:hAnsi="Cambria"/>
          <w:bCs/>
          <w:sz w:val="28"/>
          <w:szCs w:val="28"/>
        </w:rPr>
        <w:t xml:space="preserve">, </w:t>
      </w:r>
      <w:ins w:id="26484" w:author="Daisy Watt" w:date="2026-06-24T12:28:00Z" w16du:dateUtc="2026-06-24T10:28:00Z">
        <w:r w:rsidR="007D101C">
          <w:rPr>
            <w:rFonts w:ascii="Cambria" w:hAnsi="Cambria"/>
            <w:bCs/>
            <w:sz w:val="28"/>
            <w:szCs w:val="28"/>
          </w:rPr>
          <w:t xml:space="preserve">with </w:t>
        </w:r>
      </w:ins>
      <w:r w:rsidR="003D0BB1">
        <w:rPr>
          <w:rFonts w:ascii="Cambria" w:hAnsi="Cambria"/>
          <w:bCs/>
          <w:sz w:val="28"/>
          <w:szCs w:val="28"/>
        </w:rPr>
        <w:t>one hand on the doorknob</w:t>
      </w:r>
      <w:r w:rsidR="00CE1A76">
        <w:rPr>
          <w:rFonts w:ascii="Cambria" w:hAnsi="Cambria"/>
          <w:bCs/>
          <w:sz w:val="28"/>
          <w:szCs w:val="28"/>
        </w:rPr>
        <w:t>,</w:t>
      </w:r>
      <w:r w:rsidR="003D0BB1">
        <w:rPr>
          <w:rFonts w:ascii="Cambria" w:hAnsi="Cambria"/>
          <w:bCs/>
          <w:sz w:val="28"/>
          <w:szCs w:val="28"/>
        </w:rPr>
        <w:t xml:space="preserve"> </w:t>
      </w:r>
      <w:r w:rsidR="00CE1A76">
        <w:rPr>
          <w:rFonts w:ascii="Cambria" w:hAnsi="Cambria"/>
          <w:bCs/>
          <w:sz w:val="28"/>
          <w:szCs w:val="28"/>
        </w:rPr>
        <w:t>she</w:t>
      </w:r>
      <w:r w:rsidR="003D0BB1">
        <w:rPr>
          <w:rFonts w:ascii="Cambria" w:hAnsi="Cambria"/>
          <w:bCs/>
          <w:sz w:val="28"/>
          <w:szCs w:val="28"/>
        </w:rPr>
        <w:t xml:space="preserve"> </w:t>
      </w:r>
      <w:del w:id="26485" w:author="Claire S" w:date="2026-08-03T16:22:00Z" w16du:dateUtc="2026-08-03T15:22:00Z">
        <w:r w:rsidR="003D0BB1" w:rsidDel="00985D55">
          <w:rPr>
            <w:rFonts w:ascii="Cambria" w:hAnsi="Cambria"/>
            <w:bCs/>
            <w:sz w:val="28"/>
            <w:szCs w:val="28"/>
          </w:rPr>
          <w:delText xml:space="preserve">pulled </w:delText>
        </w:r>
      </w:del>
      <w:ins w:id="26486" w:author="Claire S" w:date="2026-08-03T16:22:00Z" w16du:dateUtc="2026-08-03T15:22:00Z">
        <w:r w:rsidR="00985D55">
          <w:rPr>
            <w:rFonts w:ascii="Cambria" w:hAnsi="Cambria"/>
            <w:bCs/>
            <w:sz w:val="28"/>
            <w:szCs w:val="28"/>
          </w:rPr>
          <w:t xml:space="preserve">wrenched </w:t>
        </w:r>
      </w:ins>
      <w:r w:rsidR="00B0559C">
        <w:rPr>
          <w:rFonts w:ascii="Cambria" w:hAnsi="Cambria"/>
          <w:bCs/>
          <w:sz w:val="28"/>
          <w:szCs w:val="28"/>
        </w:rPr>
        <w:t>it open.</w:t>
      </w:r>
      <w:r w:rsidR="003D0BB1">
        <w:rPr>
          <w:rFonts w:ascii="Cambria" w:hAnsi="Cambria"/>
          <w:bCs/>
          <w:sz w:val="28"/>
          <w:szCs w:val="28"/>
        </w:rPr>
        <w:t xml:space="preserve"> </w:t>
      </w:r>
    </w:p>
    <w:p w14:paraId="24F31305" w14:textId="77777777" w:rsidR="000D0492" w:rsidRDefault="000D0492" w:rsidP="000C4940">
      <w:pPr>
        <w:spacing w:line="360" w:lineRule="auto"/>
        <w:ind w:firstLine="720"/>
        <w:contextualSpacing/>
        <w:rPr>
          <w:rFonts w:ascii="Cambria" w:hAnsi="Cambria"/>
          <w:bCs/>
          <w:sz w:val="28"/>
          <w:szCs w:val="28"/>
        </w:rPr>
      </w:pPr>
    </w:p>
    <w:p w14:paraId="176B8D31" w14:textId="77777777" w:rsidR="000D0492" w:rsidDel="00864BAE" w:rsidRDefault="000D0492" w:rsidP="000D0492">
      <w:pPr>
        <w:spacing w:line="360" w:lineRule="auto"/>
        <w:contextualSpacing/>
        <w:rPr>
          <w:del w:id="26487" w:author="Claire S" w:date="2026-06-05T17:54:00Z" w16du:dateUtc="2026-06-05T16:54:00Z"/>
          <w:rFonts w:ascii="Cambria" w:hAnsi="Cambria"/>
          <w:bCs/>
          <w:sz w:val="28"/>
          <w:szCs w:val="28"/>
        </w:rPr>
      </w:pPr>
    </w:p>
    <w:p w14:paraId="4B6A2B04" w14:textId="6B5334F9" w:rsidR="000D0492" w:rsidDel="00D664F5" w:rsidRDefault="000D0492" w:rsidP="000C4940">
      <w:pPr>
        <w:spacing w:line="360" w:lineRule="auto"/>
        <w:ind w:firstLine="720"/>
        <w:contextualSpacing/>
        <w:rPr>
          <w:del w:id="26488" w:author="Claire S" w:date="2026-06-05T17:54:00Z" w16du:dateUtc="2026-06-05T16:54:00Z"/>
          <w:rFonts w:ascii="Cambria" w:hAnsi="Cambria"/>
          <w:bCs/>
          <w:sz w:val="28"/>
          <w:szCs w:val="28"/>
        </w:rPr>
      </w:pPr>
    </w:p>
    <w:p w14:paraId="2E739A22" w14:textId="77777777" w:rsidR="001E06A2" w:rsidDel="00D664F5" w:rsidRDefault="001E06A2" w:rsidP="000C4940">
      <w:pPr>
        <w:spacing w:line="360" w:lineRule="auto"/>
        <w:ind w:firstLine="720"/>
        <w:contextualSpacing/>
        <w:rPr>
          <w:del w:id="26489" w:author="Claire S" w:date="2026-06-05T17:54:00Z" w16du:dateUtc="2026-06-05T16:54:00Z"/>
          <w:rFonts w:ascii="Cambria" w:hAnsi="Cambria"/>
          <w:bCs/>
          <w:sz w:val="28"/>
          <w:szCs w:val="28"/>
        </w:rPr>
      </w:pPr>
    </w:p>
    <w:p w14:paraId="6F86E5D9" w14:textId="55738F0F" w:rsidR="000D0492" w:rsidRDefault="000D0492" w:rsidP="000D0492">
      <w:pPr>
        <w:spacing w:line="360" w:lineRule="auto"/>
        <w:contextualSpacing/>
        <w:rPr>
          <w:ins w:id="26490" w:author="Claire S" w:date="2026-08-03T16:22:00Z" w16du:dateUtc="2026-08-03T15:22:00Z"/>
          <w:rFonts w:ascii="Cambria" w:hAnsi="Cambria"/>
          <w:b/>
          <w:sz w:val="28"/>
          <w:szCs w:val="28"/>
        </w:rPr>
      </w:pPr>
      <w:r w:rsidRPr="001E06A2">
        <w:rPr>
          <w:rFonts w:ascii="Cambria" w:hAnsi="Cambria"/>
          <w:b/>
          <w:sz w:val="28"/>
          <w:szCs w:val="28"/>
        </w:rPr>
        <w:t xml:space="preserve">CHAPTER </w:t>
      </w:r>
      <w:del w:id="26491" w:author="Daisy Watt" w:date="2026-06-24T12:57:00Z" w16du:dateUtc="2026-06-24T10:57:00Z">
        <w:r w:rsidR="00F859C9" w:rsidDel="00F17A00">
          <w:rPr>
            <w:rFonts w:ascii="Cambria" w:hAnsi="Cambria"/>
            <w:b/>
            <w:sz w:val="28"/>
            <w:szCs w:val="28"/>
          </w:rPr>
          <w:delText>71</w:delText>
        </w:r>
      </w:del>
      <w:ins w:id="26492" w:author="Claire S" w:date="2026-06-08T17:28:00Z" w16du:dateUtc="2026-06-08T16:28:00Z">
        <w:del w:id="26493" w:author="Daisy Watt" w:date="2026-06-24T12:57:00Z" w16du:dateUtc="2026-06-24T10:57:00Z">
          <w:r w:rsidR="000F01EC" w:rsidDel="00F17A00">
            <w:rPr>
              <w:rFonts w:ascii="Cambria" w:hAnsi="Cambria"/>
              <w:b/>
              <w:sz w:val="28"/>
              <w:szCs w:val="28"/>
            </w:rPr>
            <w:delText>73</w:delText>
          </w:r>
        </w:del>
      </w:ins>
      <w:ins w:id="26494" w:author="Daisy Watt" w:date="2026-06-24T12:57:00Z" w16du:dateUtc="2026-06-24T10:57:00Z">
        <w:del w:id="26495" w:author="Claire S" w:date="2026-08-03T16:22:00Z" w16du:dateUtc="2026-08-03T15:22:00Z">
          <w:r w:rsidR="00F17A00" w:rsidDel="00864BAE">
            <w:rPr>
              <w:rFonts w:ascii="Cambria" w:hAnsi="Cambria"/>
              <w:b/>
              <w:sz w:val="28"/>
              <w:szCs w:val="28"/>
            </w:rPr>
            <w:delText>71</w:delText>
          </w:r>
        </w:del>
      </w:ins>
      <w:ins w:id="26496" w:author="Claire S" w:date="2026-08-03T16:22:00Z" w16du:dateUtc="2026-08-03T15:22:00Z">
        <w:r w:rsidR="00864BAE">
          <w:rPr>
            <w:rFonts w:ascii="Cambria" w:hAnsi="Cambria"/>
            <w:b/>
            <w:sz w:val="28"/>
            <w:szCs w:val="28"/>
          </w:rPr>
          <w:t>6</w:t>
        </w:r>
      </w:ins>
      <w:ins w:id="26497" w:author="Claire S" w:date="2026-08-03T16:28:00Z" w16du:dateUtc="2026-08-03T15:28:00Z">
        <w:r w:rsidR="000755A9">
          <w:rPr>
            <w:rFonts w:ascii="Cambria" w:hAnsi="Cambria"/>
            <w:b/>
            <w:sz w:val="28"/>
            <w:szCs w:val="28"/>
          </w:rPr>
          <w:t>8</w:t>
        </w:r>
      </w:ins>
    </w:p>
    <w:p w14:paraId="7B8A2516" w14:textId="4FEF6685" w:rsidR="00864BAE" w:rsidRDefault="00864BAE" w:rsidP="000D0492">
      <w:pPr>
        <w:spacing w:line="360" w:lineRule="auto"/>
        <w:contextualSpacing/>
        <w:rPr>
          <w:rFonts w:ascii="Cambria" w:hAnsi="Cambria"/>
          <w:b/>
          <w:sz w:val="28"/>
          <w:szCs w:val="28"/>
        </w:rPr>
      </w:pPr>
      <w:ins w:id="26498" w:author="Claire S" w:date="2026-08-03T16:22:00Z" w16du:dateUtc="2026-08-03T15:22:00Z">
        <w:r>
          <w:rPr>
            <w:rFonts w:ascii="Cambria" w:hAnsi="Cambria"/>
            <w:b/>
            <w:sz w:val="28"/>
            <w:szCs w:val="28"/>
          </w:rPr>
          <w:t>THURSDAY AFTERNOON</w:t>
        </w:r>
      </w:ins>
    </w:p>
    <w:p w14:paraId="1396AC41" w14:textId="7C60C2CE" w:rsidR="001E06A2" w:rsidRPr="001E06A2" w:rsidDel="00A20AC5" w:rsidRDefault="00CB2D34" w:rsidP="000D0492">
      <w:pPr>
        <w:spacing w:line="360" w:lineRule="auto"/>
        <w:contextualSpacing/>
        <w:rPr>
          <w:del w:id="26499" w:author="Daisy Watt" w:date="2026-06-24T10:46:00Z" w16du:dateUtc="2026-06-24T08:46:00Z"/>
          <w:rFonts w:ascii="Cambria" w:hAnsi="Cambria"/>
          <w:b/>
          <w:sz w:val="28"/>
          <w:szCs w:val="28"/>
        </w:rPr>
      </w:pPr>
      <w:del w:id="26500" w:author="Daisy Watt" w:date="2026-06-24T10:46:00Z" w16du:dateUtc="2026-06-24T08:46:00Z">
        <w:r w:rsidDel="00A20AC5">
          <w:rPr>
            <w:rFonts w:ascii="Cambria" w:hAnsi="Cambria"/>
            <w:b/>
            <w:sz w:val="28"/>
            <w:szCs w:val="28"/>
          </w:rPr>
          <w:delText xml:space="preserve">THURSDAY </w:delText>
        </w:r>
      </w:del>
      <w:ins w:id="26501" w:author="Claire S" w:date="2026-06-05T17:55:00Z" w16du:dateUtc="2026-06-05T16:55:00Z">
        <w:del w:id="26502" w:author="Daisy Watt" w:date="2026-06-24T10:46:00Z" w16du:dateUtc="2026-06-24T08:46:00Z">
          <w:r w:rsidR="00D664F5" w:rsidDel="00A20AC5">
            <w:rPr>
              <w:rFonts w:ascii="Cambria" w:hAnsi="Cambria"/>
              <w:b/>
              <w:sz w:val="28"/>
              <w:szCs w:val="28"/>
            </w:rPr>
            <w:delText>PM</w:delText>
          </w:r>
        </w:del>
      </w:ins>
      <w:del w:id="26503" w:author="Daisy Watt" w:date="2026-06-24T10:46:00Z" w16du:dateUtc="2026-06-24T08:46:00Z">
        <w:r w:rsidR="001E06A2" w:rsidDel="00A20AC5">
          <w:rPr>
            <w:rFonts w:ascii="Cambria" w:hAnsi="Cambria"/>
            <w:b/>
            <w:sz w:val="28"/>
            <w:szCs w:val="28"/>
          </w:rPr>
          <w:delText>5.30PM</w:delText>
        </w:r>
      </w:del>
    </w:p>
    <w:p w14:paraId="30CF13F3" w14:textId="75A27770" w:rsidR="00345342" w:rsidRDefault="00345342" w:rsidP="000D0492">
      <w:pPr>
        <w:spacing w:line="360" w:lineRule="auto"/>
        <w:contextualSpacing/>
        <w:rPr>
          <w:rFonts w:ascii="Cambria" w:hAnsi="Cambria"/>
          <w:bCs/>
          <w:sz w:val="28"/>
          <w:szCs w:val="28"/>
        </w:rPr>
      </w:pPr>
      <w:r>
        <w:rPr>
          <w:rFonts w:ascii="Cambria" w:hAnsi="Cambria"/>
          <w:bCs/>
          <w:sz w:val="28"/>
          <w:szCs w:val="28"/>
        </w:rPr>
        <w:t xml:space="preserve">When Savannah arrived at the </w:t>
      </w:r>
      <w:r w:rsidR="001E06A2">
        <w:rPr>
          <w:rFonts w:ascii="Cambria" w:hAnsi="Cambria"/>
          <w:bCs/>
          <w:sz w:val="28"/>
          <w:szCs w:val="28"/>
        </w:rPr>
        <w:t xml:space="preserve">locked </w:t>
      </w:r>
      <w:r>
        <w:rPr>
          <w:rFonts w:ascii="Cambria" w:hAnsi="Cambria"/>
          <w:bCs/>
          <w:sz w:val="28"/>
          <w:szCs w:val="28"/>
        </w:rPr>
        <w:t>metal</w:t>
      </w:r>
      <w:r w:rsidR="00F859C9">
        <w:rPr>
          <w:rFonts w:ascii="Cambria" w:hAnsi="Cambria"/>
          <w:bCs/>
          <w:sz w:val="28"/>
          <w:szCs w:val="28"/>
        </w:rPr>
        <w:t xml:space="preserve"> and glass</w:t>
      </w:r>
      <w:r>
        <w:rPr>
          <w:rFonts w:ascii="Cambria" w:hAnsi="Cambria"/>
          <w:bCs/>
          <w:sz w:val="28"/>
          <w:szCs w:val="28"/>
        </w:rPr>
        <w:t xml:space="preserve"> door</w:t>
      </w:r>
      <w:r w:rsidR="001E06A2">
        <w:rPr>
          <w:rFonts w:ascii="Cambria" w:hAnsi="Cambria"/>
          <w:bCs/>
          <w:sz w:val="28"/>
          <w:szCs w:val="28"/>
        </w:rPr>
        <w:t>s</w:t>
      </w:r>
      <w:r>
        <w:rPr>
          <w:rFonts w:ascii="Cambria" w:hAnsi="Cambria"/>
          <w:bCs/>
          <w:sz w:val="28"/>
          <w:szCs w:val="28"/>
        </w:rPr>
        <w:t xml:space="preserve"> to the old vaults, Ruth wasn’t there. </w:t>
      </w:r>
    </w:p>
    <w:p w14:paraId="75A95FB2" w14:textId="1E97BBFE" w:rsidR="00D664F5" w:rsidRDefault="00345342" w:rsidP="00345342">
      <w:pPr>
        <w:spacing w:line="360" w:lineRule="auto"/>
        <w:ind w:firstLine="720"/>
        <w:contextualSpacing/>
        <w:rPr>
          <w:ins w:id="26504" w:author="Claire S" w:date="2026-06-05T17:55:00Z" w16du:dateUtc="2026-06-05T16:55:00Z"/>
          <w:rFonts w:ascii="Cambria" w:hAnsi="Cambria"/>
          <w:bCs/>
          <w:sz w:val="28"/>
          <w:szCs w:val="28"/>
        </w:rPr>
      </w:pPr>
      <w:r>
        <w:rPr>
          <w:rFonts w:ascii="Cambria" w:hAnsi="Cambria"/>
          <w:bCs/>
          <w:sz w:val="28"/>
          <w:szCs w:val="28"/>
        </w:rPr>
        <w:t>But a</w:t>
      </w:r>
      <w:r w:rsidR="00C323D3">
        <w:rPr>
          <w:rFonts w:ascii="Cambria" w:hAnsi="Cambria"/>
          <w:bCs/>
          <w:sz w:val="28"/>
          <w:szCs w:val="28"/>
        </w:rPr>
        <w:t>ll the Langleys had access codes to each part of the building</w:t>
      </w:r>
      <w:r w:rsidR="00273CA8">
        <w:rPr>
          <w:rFonts w:ascii="Cambria" w:hAnsi="Cambria"/>
          <w:bCs/>
          <w:sz w:val="28"/>
          <w:szCs w:val="28"/>
        </w:rPr>
        <w:t>.</w:t>
      </w:r>
      <w:r w:rsidR="00CB4774">
        <w:rPr>
          <w:rFonts w:ascii="Cambria" w:hAnsi="Cambria"/>
          <w:bCs/>
          <w:sz w:val="28"/>
          <w:szCs w:val="28"/>
        </w:rPr>
        <w:t xml:space="preserve"> </w:t>
      </w:r>
      <w:r w:rsidR="007F5E68" w:rsidRPr="007F5E68">
        <w:rPr>
          <w:rFonts w:ascii="Cambria" w:hAnsi="Cambria"/>
          <w:bCs/>
          <w:sz w:val="28"/>
          <w:szCs w:val="28"/>
        </w:rPr>
        <w:t xml:space="preserve">Savannah </w:t>
      </w:r>
      <w:r w:rsidR="00C323D3">
        <w:rPr>
          <w:rFonts w:ascii="Cambria" w:hAnsi="Cambria"/>
          <w:bCs/>
          <w:sz w:val="28"/>
          <w:szCs w:val="28"/>
        </w:rPr>
        <w:t>could never remember</w:t>
      </w:r>
      <w:r w:rsidR="00273CA8">
        <w:rPr>
          <w:rFonts w:ascii="Cambria" w:hAnsi="Cambria"/>
          <w:bCs/>
          <w:sz w:val="28"/>
          <w:szCs w:val="28"/>
        </w:rPr>
        <w:t xml:space="preserve"> them,</w:t>
      </w:r>
      <w:r w:rsidR="00C323D3">
        <w:rPr>
          <w:rFonts w:ascii="Cambria" w:hAnsi="Cambria"/>
          <w:bCs/>
          <w:sz w:val="28"/>
          <w:szCs w:val="28"/>
        </w:rPr>
        <w:t xml:space="preserve"> of course, </w:t>
      </w:r>
      <w:r w:rsidR="00F61B80">
        <w:rPr>
          <w:rFonts w:ascii="Cambria" w:hAnsi="Cambria"/>
          <w:bCs/>
          <w:sz w:val="28"/>
          <w:szCs w:val="28"/>
        </w:rPr>
        <w:t xml:space="preserve">but </w:t>
      </w:r>
      <w:r w:rsidR="00CB4774">
        <w:rPr>
          <w:rFonts w:ascii="Cambria" w:hAnsi="Cambria"/>
          <w:bCs/>
          <w:sz w:val="28"/>
          <w:szCs w:val="28"/>
        </w:rPr>
        <w:t xml:space="preserve">there was a list on </w:t>
      </w:r>
      <w:r w:rsidR="00F61B80">
        <w:rPr>
          <w:rFonts w:ascii="Cambria" w:hAnsi="Cambria"/>
          <w:bCs/>
          <w:sz w:val="28"/>
          <w:szCs w:val="28"/>
        </w:rPr>
        <w:t>her phone</w:t>
      </w:r>
      <w:r w:rsidR="00CB4774">
        <w:rPr>
          <w:rFonts w:ascii="Cambria" w:hAnsi="Cambria"/>
          <w:bCs/>
          <w:sz w:val="28"/>
          <w:szCs w:val="28"/>
        </w:rPr>
        <w:t xml:space="preserve">, </w:t>
      </w:r>
      <w:r w:rsidR="00F859C9">
        <w:rPr>
          <w:rFonts w:ascii="Cambria" w:hAnsi="Cambria"/>
          <w:bCs/>
          <w:sz w:val="28"/>
          <w:szCs w:val="28"/>
        </w:rPr>
        <w:t xml:space="preserve">which Ish had installed for her, </w:t>
      </w:r>
      <w:r w:rsidR="00CB4774">
        <w:rPr>
          <w:rFonts w:ascii="Cambria" w:hAnsi="Cambria"/>
          <w:bCs/>
          <w:sz w:val="28"/>
          <w:szCs w:val="28"/>
        </w:rPr>
        <w:t xml:space="preserve">along with her </w:t>
      </w:r>
      <w:r w:rsidR="00273CA8">
        <w:rPr>
          <w:rFonts w:ascii="Cambria" w:hAnsi="Cambria"/>
          <w:bCs/>
          <w:sz w:val="28"/>
          <w:szCs w:val="28"/>
        </w:rPr>
        <w:t xml:space="preserve">own </w:t>
      </w:r>
      <w:r w:rsidR="00CB4774">
        <w:rPr>
          <w:rFonts w:ascii="Cambria" w:hAnsi="Cambria"/>
          <w:bCs/>
          <w:sz w:val="28"/>
          <w:szCs w:val="28"/>
        </w:rPr>
        <w:t>home codes</w:t>
      </w:r>
      <w:ins w:id="26505" w:author="Claire S" w:date="2026-06-05T17:55:00Z" w16du:dateUtc="2026-06-05T16:55:00Z">
        <w:r w:rsidR="00D664F5">
          <w:rPr>
            <w:rFonts w:ascii="Cambria" w:hAnsi="Cambria"/>
            <w:bCs/>
            <w:sz w:val="28"/>
            <w:szCs w:val="28"/>
          </w:rPr>
          <w:t>, and Dex’s passwords</w:t>
        </w:r>
      </w:ins>
      <w:r w:rsidR="00CB4774">
        <w:rPr>
          <w:rFonts w:ascii="Cambria" w:hAnsi="Cambria"/>
          <w:bCs/>
          <w:sz w:val="28"/>
          <w:szCs w:val="28"/>
        </w:rPr>
        <w:t xml:space="preserve">.  </w:t>
      </w:r>
      <w:ins w:id="26506" w:author="Claire S" w:date="2026-06-05T17:55:00Z" w16du:dateUtc="2026-06-05T16:55:00Z">
        <w:del w:id="26507" w:author="Daisy Watt" w:date="2026-06-24T12:57:00Z" w16du:dateUtc="2026-06-24T10:57:00Z">
          <w:r w:rsidR="00D664F5" w:rsidDel="00F4100A">
            <w:rPr>
              <w:rFonts w:ascii="Cambria" w:hAnsi="Cambria"/>
              <w:bCs/>
              <w:sz w:val="28"/>
              <w:szCs w:val="28"/>
            </w:rPr>
            <w:delText>He</w:delText>
          </w:r>
        </w:del>
      </w:ins>
      <w:ins w:id="26508" w:author="Daisy Watt" w:date="2026-06-24T12:57:00Z" w16du:dateUtc="2026-06-24T10:57:00Z">
        <w:r w:rsidR="00F4100A">
          <w:rPr>
            <w:rFonts w:ascii="Cambria" w:hAnsi="Cambria"/>
            <w:bCs/>
            <w:sz w:val="28"/>
            <w:szCs w:val="28"/>
          </w:rPr>
          <w:t>Dex</w:t>
        </w:r>
      </w:ins>
      <w:ins w:id="26509" w:author="Claire S" w:date="2026-06-05T17:55:00Z" w16du:dateUtc="2026-06-05T16:55:00Z">
        <w:r w:rsidR="00D664F5">
          <w:rPr>
            <w:rFonts w:ascii="Cambria" w:hAnsi="Cambria"/>
            <w:bCs/>
            <w:sz w:val="28"/>
            <w:szCs w:val="28"/>
          </w:rPr>
          <w:t xml:space="preserve"> must have trusted her implicitly</w:t>
        </w:r>
        <w:del w:id="26510" w:author="Daisy Watt" w:date="2026-06-24T12:57:00Z" w16du:dateUtc="2026-06-24T10:57:00Z">
          <w:r w:rsidR="00D664F5" w:rsidDel="007467D7">
            <w:rPr>
              <w:rFonts w:ascii="Cambria" w:hAnsi="Cambria"/>
              <w:bCs/>
              <w:sz w:val="28"/>
              <w:szCs w:val="28"/>
            </w:rPr>
            <w:delText>;</w:delText>
          </w:r>
        </w:del>
      </w:ins>
      <w:ins w:id="26511" w:author="Daisy Watt" w:date="2026-06-24T12:57:00Z" w16du:dateUtc="2026-06-24T10:57:00Z">
        <w:r w:rsidR="007467D7">
          <w:rPr>
            <w:rFonts w:ascii="Cambria" w:hAnsi="Cambria"/>
            <w:bCs/>
            <w:sz w:val="28"/>
            <w:szCs w:val="28"/>
          </w:rPr>
          <w:t xml:space="preserve"> –</w:t>
        </w:r>
      </w:ins>
      <w:ins w:id="26512" w:author="Claire S" w:date="2026-06-05T17:55:00Z" w16du:dateUtc="2026-06-05T16:55:00Z">
        <w:r w:rsidR="00D664F5">
          <w:rPr>
            <w:rFonts w:ascii="Cambria" w:hAnsi="Cambria"/>
            <w:bCs/>
            <w:sz w:val="28"/>
            <w:szCs w:val="28"/>
          </w:rPr>
          <w:t xml:space="preserve"> he can’t have been such a bad guy, </w:t>
        </w:r>
      </w:ins>
      <w:ins w:id="26513" w:author="Daisy Watt" w:date="2026-06-24T12:57:00Z" w16du:dateUtc="2026-06-24T10:57:00Z">
        <w:r w:rsidR="00893397">
          <w:rPr>
            <w:rFonts w:ascii="Cambria" w:hAnsi="Cambria"/>
            <w:bCs/>
            <w:sz w:val="28"/>
            <w:szCs w:val="28"/>
          </w:rPr>
          <w:t xml:space="preserve">then, </w:t>
        </w:r>
      </w:ins>
      <w:ins w:id="26514" w:author="Claire S" w:date="2026-06-05T17:55:00Z" w16du:dateUtc="2026-06-05T16:55:00Z">
        <w:r w:rsidR="00D664F5">
          <w:rPr>
            <w:rFonts w:ascii="Cambria" w:hAnsi="Cambria"/>
            <w:bCs/>
            <w:sz w:val="28"/>
            <w:szCs w:val="28"/>
          </w:rPr>
          <w:t>surely?</w:t>
        </w:r>
      </w:ins>
    </w:p>
    <w:p w14:paraId="6BDC5AAF" w14:textId="3C6123DB" w:rsidR="00345342" w:rsidRDefault="00CB4774" w:rsidP="00345342">
      <w:pPr>
        <w:spacing w:line="360" w:lineRule="auto"/>
        <w:ind w:firstLine="720"/>
        <w:contextualSpacing/>
        <w:rPr>
          <w:rFonts w:ascii="Cambria" w:hAnsi="Cambria"/>
          <w:bCs/>
          <w:sz w:val="28"/>
          <w:szCs w:val="28"/>
        </w:rPr>
      </w:pPr>
      <w:r>
        <w:rPr>
          <w:rFonts w:ascii="Cambria" w:hAnsi="Cambria"/>
          <w:bCs/>
          <w:sz w:val="28"/>
          <w:szCs w:val="28"/>
        </w:rPr>
        <w:t xml:space="preserve">She </w:t>
      </w:r>
      <w:r w:rsidR="00F61B80">
        <w:rPr>
          <w:rFonts w:ascii="Cambria" w:hAnsi="Cambria"/>
          <w:bCs/>
          <w:sz w:val="28"/>
          <w:szCs w:val="28"/>
        </w:rPr>
        <w:t xml:space="preserve">tapped in the </w:t>
      </w:r>
      <w:r w:rsidR="00273CA8">
        <w:rPr>
          <w:rFonts w:ascii="Cambria" w:hAnsi="Cambria"/>
          <w:bCs/>
          <w:sz w:val="28"/>
          <w:szCs w:val="28"/>
        </w:rPr>
        <w:t xml:space="preserve">vault </w:t>
      </w:r>
      <w:r w:rsidR="00F61B80">
        <w:rPr>
          <w:rFonts w:ascii="Cambria" w:hAnsi="Cambria"/>
          <w:bCs/>
          <w:sz w:val="28"/>
          <w:szCs w:val="28"/>
        </w:rPr>
        <w:t>number</w:t>
      </w:r>
      <w:r>
        <w:rPr>
          <w:rFonts w:ascii="Cambria" w:hAnsi="Cambria"/>
          <w:bCs/>
          <w:sz w:val="28"/>
          <w:szCs w:val="28"/>
        </w:rPr>
        <w:t xml:space="preserve">, and the </w:t>
      </w:r>
      <w:r w:rsidR="0087485F">
        <w:rPr>
          <w:rFonts w:ascii="Cambria" w:hAnsi="Cambria"/>
          <w:bCs/>
          <w:sz w:val="28"/>
          <w:szCs w:val="28"/>
        </w:rPr>
        <w:t xml:space="preserve">electronic </w:t>
      </w:r>
      <w:r>
        <w:rPr>
          <w:rFonts w:ascii="Cambria" w:hAnsi="Cambria"/>
          <w:bCs/>
          <w:sz w:val="28"/>
          <w:szCs w:val="28"/>
        </w:rPr>
        <w:t xml:space="preserve">door slid </w:t>
      </w:r>
      <w:r w:rsidR="00345342">
        <w:rPr>
          <w:rFonts w:ascii="Cambria" w:hAnsi="Cambria"/>
          <w:bCs/>
          <w:sz w:val="28"/>
          <w:szCs w:val="28"/>
        </w:rPr>
        <w:t>open</w:t>
      </w:r>
      <w:r w:rsidR="00F61B80">
        <w:rPr>
          <w:rFonts w:ascii="Cambria" w:hAnsi="Cambria"/>
          <w:bCs/>
          <w:sz w:val="28"/>
          <w:szCs w:val="28"/>
        </w:rPr>
        <w:t>.</w:t>
      </w:r>
    </w:p>
    <w:p w14:paraId="6BE19BBA" w14:textId="2D5C6930" w:rsidR="0087485F" w:rsidRDefault="00345342" w:rsidP="00345342">
      <w:pPr>
        <w:spacing w:line="360" w:lineRule="auto"/>
        <w:ind w:firstLine="720"/>
        <w:contextualSpacing/>
        <w:rPr>
          <w:ins w:id="26515" w:author="Claire S" w:date="2026-08-03T16:31:00Z" w16du:dateUtc="2026-08-03T15:31:00Z"/>
          <w:rFonts w:ascii="Cambria" w:hAnsi="Cambria"/>
          <w:bCs/>
          <w:sz w:val="28"/>
          <w:szCs w:val="28"/>
        </w:rPr>
      </w:pPr>
      <w:r>
        <w:rPr>
          <w:rFonts w:ascii="Cambria" w:hAnsi="Cambria"/>
          <w:bCs/>
          <w:sz w:val="28"/>
          <w:szCs w:val="28"/>
        </w:rPr>
        <w:t>‘Hello?’ she called, walk</w:t>
      </w:r>
      <w:r w:rsidR="00F859C9">
        <w:rPr>
          <w:rFonts w:ascii="Cambria" w:hAnsi="Cambria"/>
          <w:bCs/>
          <w:sz w:val="28"/>
          <w:szCs w:val="28"/>
        </w:rPr>
        <w:t>ing</w:t>
      </w:r>
      <w:r>
        <w:rPr>
          <w:rFonts w:ascii="Cambria" w:hAnsi="Cambria"/>
          <w:bCs/>
          <w:sz w:val="28"/>
          <w:szCs w:val="28"/>
        </w:rPr>
        <w:t xml:space="preserve"> in. </w:t>
      </w:r>
      <w:r w:rsidR="00CB4774">
        <w:rPr>
          <w:rFonts w:ascii="Cambria" w:hAnsi="Cambria"/>
          <w:bCs/>
          <w:sz w:val="28"/>
          <w:szCs w:val="28"/>
        </w:rPr>
        <w:t>S</w:t>
      </w:r>
      <w:r>
        <w:rPr>
          <w:rFonts w:ascii="Cambria" w:hAnsi="Cambria"/>
          <w:bCs/>
          <w:sz w:val="28"/>
          <w:szCs w:val="28"/>
        </w:rPr>
        <w:t>he didn’t mind this part of the cellars</w:t>
      </w:r>
      <w:r w:rsidR="00D71BD3">
        <w:rPr>
          <w:rFonts w:ascii="Cambria" w:hAnsi="Cambria"/>
          <w:bCs/>
          <w:sz w:val="28"/>
          <w:szCs w:val="28"/>
        </w:rPr>
        <w:t xml:space="preserve"> – </w:t>
      </w:r>
      <w:commentRangeStart w:id="26516"/>
      <w:r w:rsidR="00D71BD3">
        <w:rPr>
          <w:rFonts w:ascii="Cambria" w:hAnsi="Cambria"/>
          <w:bCs/>
          <w:sz w:val="28"/>
          <w:szCs w:val="28"/>
        </w:rPr>
        <w:t xml:space="preserve">the </w:t>
      </w:r>
      <w:del w:id="26517" w:author="Daisy Watt" w:date="2026-06-24T12:58:00Z" w16du:dateUtc="2026-06-24T10:58:00Z">
        <w:r w:rsidR="00D71BD3" w:rsidDel="00BA1EBB">
          <w:rPr>
            <w:rFonts w:ascii="Cambria" w:hAnsi="Cambria"/>
            <w:bCs/>
            <w:sz w:val="28"/>
            <w:szCs w:val="28"/>
          </w:rPr>
          <w:delText>M</w:delText>
        </w:r>
      </w:del>
      <w:ins w:id="26518" w:author="Daisy Watt" w:date="2026-06-24T12:58:00Z" w16du:dateUtc="2026-06-24T10:58:00Z">
        <w:del w:id="26519" w:author="Claire S" w:date="2026-08-03T16:23:00Z" w16du:dateUtc="2026-08-03T15:23:00Z">
          <w:r w:rsidR="00BA1EBB" w:rsidDel="008471D0">
            <w:rPr>
              <w:rFonts w:ascii="Cambria" w:hAnsi="Cambria"/>
              <w:bCs/>
              <w:sz w:val="28"/>
              <w:szCs w:val="28"/>
            </w:rPr>
            <w:delText>m</w:delText>
          </w:r>
        </w:del>
      </w:ins>
      <w:del w:id="26520" w:author="Claire S" w:date="2026-08-03T16:23:00Z" w16du:dateUtc="2026-08-03T15:23:00Z">
        <w:r w:rsidR="00D71BD3" w:rsidDel="008471D0">
          <w:rPr>
            <w:rFonts w:ascii="Cambria" w:hAnsi="Cambria"/>
            <w:bCs/>
            <w:sz w:val="28"/>
            <w:szCs w:val="28"/>
          </w:rPr>
          <w:delText>ain</w:delText>
        </w:r>
      </w:del>
      <w:ins w:id="26521" w:author="Claire S" w:date="2026-08-03T16:23:00Z" w16du:dateUtc="2026-08-03T15:23:00Z">
        <w:r w:rsidR="008471D0">
          <w:rPr>
            <w:rFonts w:ascii="Cambria" w:hAnsi="Cambria"/>
            <w:bCs/>
            <w:sz w:val="28"/>
            <w:szCs w:val="28"/>
          </w:rPr>
          <w:t>First V</w:t>
        </w:r>
      </w:ins>
      <w:del w:id="26522" w:author="Claire S" w:date="2026-08-03T16:23:00Z" w16du:dateUtc="2026-08-03T15:23:00Z">
        <w:r w:rsidR="00D71BD3" w:rsidDel="008471D0">
          <w:rPr>
            <w:rFonts w:ascii="Cambria" w:hAnsi="Cambria"/>
            <w:bCs/>
            <w:sz w:val="28"/>
            <w:szCs w:val="28"/>
          </w:rPr>
          <w:delText xml:space="preserve"> </w:delText>
        </w:r>
      </w:del>
      <w:del w:id="26523" w:author="Daisy Watt" w:date="2026-06-24T12:58:00Z" w16du:dateUtc="2026-06-24T10:58:00Z">
        <w:r w:rsidR="00D71BD3" w:rsidDel="00BA1EBB">
          <w:rPr>
            <w:rFonts w:ascii="Cambria" w:hAnsi="Cambria"/>
            <w:bCs/>
            <w:sz w:val="28"/>
            <w:szCs w:val="28"/>
          </w:rPr>
          <w:delText>V</w:delText>
        </w:r>
      </w:del>
      <w:ins w:id="26524" w:author="Daisy Watt" w:date="2026-06-24T12:58:00Z" w16du:dateUtc="2026-06-24T10:58:00Z">
        <w:del w:id="26525" w:author="Claire S" w:date="2026-08-03T16:23:00Z" w16du:dateUtc="2026-08-03T15:23:00Z">
          <w:r w:rsidR="00BA1EBB" w:rsidDel="008471D0">
            <w:rPr>
              <w:rFonts w:ascii="Cambria" w:hAnsi="Cambria"/>
              <w:bCs/>
              <w:sz w:val="28"/>
              <w:szCs w:val="28"/>
            </w:rPr>
            <w:delText>v</w:delText>
          </w:r>
        </w:del>
      </w:ins>
      <w:r w:rsidR="00D71BD3">
        <w:rPr>
          <w:rFonts w:ascii="Cambria" w:hAnsi="Cambria"/>
          <w:bCs/>
          <w:sz w:val="28"/>
          <w:szCs w:val="28"/>
        </w:rPr>
        <w:t>ault</w:t>
      </w:r>
      <w:commentRangeEnd w:id="26516"/>
      <w:r w:rsidR="00765560">
        <w:rPr>
          <w:rStyle w:val="CommentReference"/>
          <w:rFonts w:ascii="Cambria" w:hAnsi="Cambria"/>
          <w:bCs/>
          <w:sz w:val="28"/>
          <w:szCs w:val="28"/>
        </w:rPr>
        <w:commentReference w:id="26516"/>
      </w:r>
      <w:ins w:id="26526" w:author="Daisy Watt" w:date="2026-06-24T12:58:00Z" w16du:dateUtc="2026-06-24T10:58:00Z">
        <w:r w:rsidR="00BA1EBB">
          <w:rPr>
            <w:rFonts w:ascii="Cambria" w:hAnsi="Cambria"/>
            <w:bCs/>
            <w:sz w:val="28"/>
            <w:szCs w:val="28"/>
          </w:rPr>
          <w:t>,</w:t>
        </w:r>
      </w:ins>
      <w:r w:rsidR="00D71BD3">
        <w:rPr>
          <w:rFonts w:ascii="Cambria" w:hAnsi="Cambria"/>
          <w:bCs/>
          <w:sz w:val="28"/>
          <w:szCs w:val="28"/>
        </w:rPr>
        <w:t xml:space="preserve"> as it was now called</w:t>
      </w:r>
      <w:ins w:id="26527" w:author="Claire S" w:date="2026-08-03T16:25:00Z" w16du:dateUtc="2026-08-03T15:25:00Z">
        <w:r w:rsidR="00362DDE">
          <w:rPr>
            <w:rFonts w:ascii="Cambria" w:hAnsi="Cambria"/>
            <w:bCs/>
            <w:sz w:val="28"/>
            <w:szCs w:val="28"/>
          </w:rPr>
          <w:t xml:space="preserve">, because </w:t>
        </w:r>
      </w:ins>
      <w:ins w:id="26528" w:author="Claire S" w:date="2026-08-03T16:26:00Z" w16du:dateUtc="2026-08-03T15:26:00Z">
        <w:r w:rsidR="00E968D5">
          <w:rPr>
            <w:rFonts w:ascii="Cambria" w:hAnsi="Cambria"/>
            <w:bCs/>
            <w:sz w:val="28"/>
            <w:szCs w:val="28"/>
          </w:rPr>
          <w:t>as well as glass doors, it had</w:t>
        </w:r>
      </w:ins>
      <w:ins w:id="26529" w:author="Claire S" w:date="2026-08-03T16:25:00Z" w16du:dateUtc="2026-08-03T15:25:00Z">
        <w:r w:rsidR="00362DDE">
          <w:rPr>
            <w:rFonts w:ascii="Cambria" w:hAnsi="Cambria"/>
            <w:bCs/>
            <w:sz w:val="28"/>
            <w:szCs w:val="28"/>
          </w:rPr>
          <w:t xml:space="preserve"> a proper lighting system</w:t>
        </w:r>
      </w:ins>
      <w:ins w:id="26530" w:author="Claire S" w:date="2026-08-03T16:26:00Z" w16du:dateUtc="2026-08-03T15:26:00Z">
        <w:r w:rsidR="00E968D5">
          <w:rPr>
            <w:rFonts w:ascii="Cambria" w:hAnsi="Cambria"/>
            <w:bCs/>
            <w:sz w:val="28"/>
            <w:szCs w:val="28"/>
          </w:rPr>
          <w:t>. T</w:t>
        </w:r>
      </w:ins>
      <w:del w:id="26531" w:author="Claire S" w:date="2026-08-03T16:25:00Z" w16du:dateUtc="2026-08-03T15:25:00Z">
        <w:r w:rsidR="00D71BD3" w:rsidDel="00E12A15">
          <w:rPr>
            <w:rFonts w:ascii="Cambria" w:hAnsi="Cambria"/>
            <w:bCs/>
            <w:sz w:val="28"/>
            <w:szCs w:val="28"/>
          </w:rPr>
          <w:delText xml:space="preserve">.  </w:delText>
        </w:r>
      </w:del>
      <w:del w:id="26532" w:author="Daisy Watt" w:date="2026-06-24T12:58:00Z" w16du:dateUtc="2026-06-24T10:58:00Z">
        <w:r w:rsidR="00D71BD3" w:rsidDel="00BA1EBB">
          <w:rPr>
            <w:rFonts w:ascii="Cambria" w:hAnsi="Cambria"/>
            <w:bCs/>
            <w:sz w:val="28"/>
            <w:szCs w:val="28"/>
          </w:rPr>
          <w:delText>T</w:delText>
        </w:r>
        <w:r w:rsidR="00CB4774" w:rsidDel="00BA1EBB">
          <w:rPr>
            <w:rFonts w:ascii="Cambria" w:hAnsi="Cambria"/>
            <w:bCs/>
            <w:sz w:val="28"/>
            <w:szCs w:val="28"/>
          </w:rPr>
          <w:delText>hey’d</w:delText>
        </w:r>
      </w:del>
      <w:ins w:id="26533" w:author="Daisy Watt" w:date="2026-06-24T13:01:00Z" w16du:dateUtc="2026-06-24T11:01:00Z">
        <w:del w:id="26534" w:author="Claire S" w:date="2026-08-03T16:25:00Z" w16du:dateUtc="2026-08-03T15:25:00Z">
          <w:r w:rsidR="001936B2" w:rsidDel="00E12A15">
            <w:rPr>
              <w:rFonts w:ascii="Cambria" w:hAnsi="Cambria"/>
              <w:bCs/>
              <w:sz w:val="28"/>
              <w:szCs w:val="28"/>
            </w:rPr>
            <w:delText>T</w:delText>
          </w:r>
        </w:del>
        <w:r w:rsidR="001936B2">
          <w:rPr>
            <w:rFonts w:ascii="Cambria" w:hAnsi="Cambria"/>
            <w:bCs/>
            <w:sz w:val="28"/>
            <w:szCs w:val="28"/>
          </w:rPr>
          <w:t>he entire subterranean level</w:t>
        </w:r>
      </w:ins>
      <w:ins w:id="26535" w:author="Daisy Watt" w:date="2026-06-24T12:58:00Z" w16du:dateUtc="2026-06-24T10:58:00Z">
        <w:r w:rsidR="00BA1EBB">
          <w:rPr>
            <w:rFonts w:ascii="Cambria" w:hAnsi="Cambria"/>
            <w:bCs/>
            <w:sz w:val="28"/>
            <w:szCs w:val="28"/>
          </w:rPr>
          <w:t xml:space="preserve"> had</w:t>
        </w:r>
      </w:ins>
      <w:r w:rsidR="00CB4774">
        <w:rPr>
          <w:rFonts w:ascii="Cambria" w:hAnsi="Cambria"/>
          <w:bCs/>
          <w:sz w:val="28"/>
          <w:szCs w:val="28"/>
        </w:rPr>
        <w:t xml:space="preserve"> been refurbished</w:t>
      </w:r>
      <w:r w:rsidR="0087485F">
        <w:rPr>
          <w:rFonts w:ascii="Cambria" w:hAnsi="Cambria"/>
          <w:bCs/>
          <w:sz w:val="28"/>
          <w:szCs w:val="28"/>
        </w:rPr>
        <w:t xml:space="preserve"> </w:t>
      </w:r>
      <w:del w:id="26536" w:author="Daisy Watt" w:date="2026-06-24T12:58:00Z" w16du:dateUtc="2026-06-24T10:58:00Z">
        <w:r w:rsidR="0087485F" w:rsidDel="00864923">
          <w:rPr>
            <w:rFonts w:ascii="Cambria" w:hAnsi="Cambria"/>
            <w:bCs/>
            <w:sz w:val="28"/>
            <w:szCs w:val="28"/>
          </w:rPr>
          <w:delText xml:space="preserve">at huge expense </w:delText>
        </w:r>
      </w:del>
      <w:r w:rsidR="0087485F">
        <w:rPr>
          <w:rFonts w:ascii="Cambria" w:hAnsi="Cambria"/>
          <w:bCs/>
          <w:sz w:val="28"/>
          <w:szCs w:val="28"/>
        </w:rPr>
        <w:t>a few years ago</w:t>
      </w:r>
      <w:del w:id="26537" w:author="Daisy Watt" w:date="2026-06-24T12:58:00Z" w16du:dateUtc="2026-06-24T10:58:00Z">
        <w:r w:rsidR="0087485F" w:rsidDel="00864923">
          <w:rPr>
            <w:rFonts w:ascii="Cambria" w:hAnsi="Cambria"/>
            <w:bCs/>
            <w:sz w:val="28"/>
            <w:szCs w:val="28"/>
          </w:rPr>
          <w:delText>, partly</w:delText>
        </w:r>
      </w:del>
      <w:ins w:id="26538" w:author="Daisy Watt" w:date="2026-06-24T12:58:00Z" w16du:dateUtc="2026-06-24T10:58:00Z">
        <w:r w:rsidR="00864923">
          <w:rPr>
            <w:rFonts w:ascii="Cambria" w:hAnsi="Cambria"/>
            <w:bCs/>
            <w:sz w:val="28"/>
            <w:szCs w:val="28"/>
          </w:rPr>
          <w:t xml:space="preserve"> </w:t>
        </w:r>
      </w:ins>
      <w:ins w:id="26539" w:author="Daisy Watt" w:date="2026-06-24T12:59:00Z" w16du:dateUtc="2026-06-24T10:59:00Z">
        <w:r w:rsidR="00864923">
          <w:rPr>
            <w:rFonts w:ascii="Cambria" w:hAnsi="Cambria"/>
            <w:bCs/>
            <w:sz w:val="28"/>
            <w:szCs w:val="28"/>
          </w:rPr>
          <w:t>– at huge expense,</w:t>
        </w:r>
      </w:ins>
      <w:r w:rsidR="0087485F">
        <w:rPr>
          <w:rFonts w:ascii="Cambria" w:hAnsi="Cambria"/>
          <w:bCs/>
          <w:sz w:val="28"/>
          <w:szCs w:val="28"/>
        </w:rPr>
        <w:t xml:space="preserve"> </w:t>
      </w:r>
      <w:del w:id="26540" w:author="Daisy Watt" w:date="2026-06-24T12:59:00Z" w16du:dateUtc="2026-06-24T10:59:00Z">
        <w:r w:rsidR="0087485F" w:rsidDel="00864923">
          <w:rPr>
            <w:rFonts w:ascii="Cambria" w:hAnsi="Cambria"/>
            <w:bCs/>
            <w:sz w:val="28"/>
            <w:szCs w:val="28"/>
          </w:rPr>
          <w:delText>because</w:delText>
        </w:r>
      </w:del>
      <w:ins w:id="26541" w:author="Daisy Watt" w:date="2026-06-24T12:59:00Z" w16du:dateUtc="2026-06-24T10:59:00Z">
        <w:r w:rsidR="00864923">
          <w:rPr>
            <w:rFonts w:ascii="Cambria" w:hAnsi="Cambria"/>
            <w:bCs/>
            <w:sz w:val="28"/>
            <w:szCs w:val="28"/>
          </w:rPr>
          <w:t>since</w:t>
        </w:r>
      </w:ins>
      <w:r w:rsidR="0087485F">
        <w:rPr>
          <w:rFonts w:ascii="Cambria" w:hAnsi="Cambria"/>
          <w:bCs/>
          <w:sz w:val="28"/>
          <w:szCs w:val="28"/>
        </w:rPr>
        <w:t xml:space="preserve"> the building was listed</w:t>
      </w:r>
      <w:ins w:id="26542" w:author="Claire S" w:date="2026-08-03T16:25:00Z" w16du:dateUtc="2026-08-03T15:25:00Z">
        <w:r w:rsidR="00E12A15">
          <w:rPr>
            <w:rFonts w:ascii="Cambria" w:hAnsi="Cambria"/>
            <w:bCs/>
            <w:sz w:val="28"/>
            <w:szCs w:val="28"/>
          </w:rPr>
          <w:t xml:space="preserve">; </w:t>
        </w:r>
      </w:ins>
      <w:del w:id="26543" w:author="Daisy Watt" w:date="2026-06-24T13:00:00Z" w16du:dateUtc="2026-06-24T11:00:00Z">
        <w:r w:rsidR="0087485F" w:rsidDel="007F1A50">
          <w:rPr>
            <w:rFonts w:ascii="Cambria" w:hAnsi="Cambria"/>
            <w:bCs/>
            <w:sz w:val="28"/>
            <w:szCs w:val="28"/>
          </w:rPr>
          <w:delText xml:space="preserve">.  There was meant to be </w:delText>
        </w:r>
      </w:del>
      <w:ins w:id="26544" w:author="Daisy Watt" w:date="2026-06-24T13:00:00Z" w16du:dateUtc="2026-06-24T11:00:00Z">
        <w:del w:id="26545" w:author="Claire S" w:date="2026-08-03T16:25:00Z" w16du:dateUtc="2026-08-03T15:25:00Z">
          <w:r w:rsidR="007F1A50" w:rsidDel="00E12A15">
            <w:rPr>
              <w:rFonts w:ascii="Cambria" w:hAnsi="Cambria"/>
              <w:bCs/>
              <w:sz w:val="28"/>
              <w:szCs w:val="28"/>
            </w:rPr>
            <w:delText xml:space="preserve"> and </w:delText>
          </w:r>
        </w:del>
        <w:commentRangeStart w:id="26546"/>
        <w:del w:id="26547" w:author="Claire S" w:date="2026-08-03T16:24:00Z" w16du:dateUtc="2026-08-03T15:24:00Z">
          <w:r w:rsidR="007F1A50" w:rsidDel="008471D0">
            <w:rPr>
              <w:rFonts w:ascii="Cambria" w:hAnsi="Cambria"/>
              <w:bCs/>
              <w:sz w:val="28"/>
              <w:szCs w:val="28"/>
            </w:rPr>
            <w:delText xml:space="preserve">built over </w:delText>
          </w:r>
        </w:del>
      </w:ins>
      <w:del w:id="26548" w:author="Claire S" w:date="2026-08-03T16:24:00Z" w16du:dateUtc="2026-08-03T15:24:00Z">
        <w:r w:rsidR="0087485F" w:rsidDel="008471D0">
          <w:rPr>
            <w:rFonts w:ascii="Cambria" w:hAnsi="Cambria"/>
            <w:bCs/>
            <w:sz w:val="28"/>
            <w:szCs w:val="28"/>
          </w:rPr>
          <w:delText xml:space="preserve">an old graveyard or </w:delText>
        </w:r>
        <w:r w:rsidR="00D71BD3" w:rsidDel="008471D0">
          <w:rPr>
            <w:rFonts w:ascii="Cambria" w:hAnsi="Cambria"/>
            <w:bCs/>
            <w:sz w:val="28"/>
            <w:szCs w:val="28"/>
          </w:rPr>
          <w:delText>something more gruesome like a</w:delText>
        </w:r>
        <w:r w:rsidR="0087485F" w:rsidDel="008471D0">
          <w:rPr>
            <w:rFonts w:ascii="Cambria" w:hAnsi="Cambria"/>
            <w:bCs/>
            <w:sz w:val="28"/>
            <w:szCs w:val="28"/>
          </w:rPr>
          <w:delText xml:space="preserve"> plague pit</w:delText>
        </w:r>
        <w:r w:rsidR="00D71BD3" w:rsidDel="008471D0">
          <w:rPr>
            <w:rFonts w:ascii="Cambria" w:hAnsi="Cambria"/>
            <w:bCs/>
            <w:sz w:val="28"/>
            <w:szCs w:val="28"/>
          </w:rPr>
          <w:delText>,</w:delText>
        </w:r>
        <w:r w:rsidR="0087485F" w:rsidDel="008471D0">
          <w:rPr>
            <w:rFonts w:ascii="Cambria" w:hAnsi="Cambria"/>
            <w:bCs/>
            <w:sz w:val="28"/>
            <w:szCs w:val="28"/>
          </w:rPr>
          <w:delText xml:space="preserve"> down here</w:delText>
        </w:r>
        <w:r w:rsidR="00D71BD3" w:rsidDel="008471D0">
          <w:rPr>
            <w:rFonts w:ascii="Cambria" w:hAnsi="Cambria"/>
            <w:bCs/>
            <w:sz w:val="28"/>
            <w:szCs w:val="28"/>
          </w:rPr>
          <w:delText>.  It</w:delText>
        </w:r>
        <w:r w:rsidR="0087485F" w:rsidDel="008471D0">
          <w:rPr>
            <w:rFonts w:ascii="Cambria" w:hAnsi="Cambria"/>
            <w:bCs/>
            <w:sz w:val="28"/>
            <w:szCs w:val="28"/>
          </w:rPr>
          <w:delText xml:space="preserve"> had to be protected at all costs – literally, Ruth had sniffed in disdain. Still, now they’d spent the money,</w:delText>
        </w:r>
        <w:r w:rsidDel="008471D0">
          <w:rPr>
            <w:rFonts w:ascii="Cambria" w:hAnsi="Cambria"/>
            <w:bCs/>
            <w:sz w:val="28"/>
            <w:szCs w:val="28"/>
          </w:rPr>
          <w:delText xml:space="preserve"> sometimes</w:delText>
        </w:r>
      </w:del>
      <w:ins w:id="26549" w:author="Daisy Watt" w:date="2026-06-24T13:01:00Z" w16du:dateUtc="2026-06-24T11:01:00Z">
        <w:del w:id="26550" w:author="Claire S" w:date="2026-08-03T16:24:00Z" w16du:dateUtc="2026-08-03T15:24:00Z">
          <w:r w:rsidR="00D60697" w:rsidDel="008471D0">
            <w:rPr>
              <w:rFonts w:ascii="Cambria" w:hAnsi="Cambria"/>
              <w:bCs/>
              <w:sz w:val="28"/>
              <w:szCs w:val="28"/>
            </w:rPr>
            <w:delText xml:space="preserve"> </w:delText>
          </w:r>
        </w:del>
      </w:ins>
      <w:commentRangeEnd w:id="26546"/>
      <w:ins w:id="26551" w:author="Daisy Watt" w:date="2026-06-24T13:05:00Z" w16du:dateUtc="2026-06-24T11:05:00Z">
        <w:del w:id="26552" w:author="Claire S" w:date="2026-08-03T16:24:00Z" w16du:dateUtc="2026-08-03T15:24:00Z">
          <w:r w:rsidR="00A67CD6" w:rsidDel="008471D0">
            <w:rPr>
              <w:rStyle w:val="CommentReference"/>
              <w:rFonts w:ascii="Cambria" w:hAnsi="Cambria"/>
              <w:bCs/>
              <w:sz w:val="28"/>
              <w:szCs w:val="28"/>
            </w:rPr>
            <w:commentReference w:id="26546"/>
          </w:r>
        </w:del>
      </w:ins>
      <w:ins w:id="26553" w:author="Claire S" w:date="2026-08-03T16:25:00Z" w16du:dateUtc="2026-08-03T15:25:00Z">
        <w:r w:rsidR="00362DDE">
          <w:rPr>
            <w:rFonts w:ascii="Cambria" w:hAnsi="Cambria"/>
            <w:bCs/>
            <w:sz w:val="28"/>
            <w:szCs w:val="28"/>
          </w:rPr>
          <w:t>moving</w:t>
        </w:r>
      </w:ins>
      <w:ins w:id="26554" w:author="Claire S" w:date="2026-08-03T16:24:00Z" w16du:dateUtc="2026-08-03T15:24:00Z">
        <w:r w:rsidR="008471D0">
          <w:rPr>
            <w:rFonts w:ascii="Cambria" w:hAnsi="Cambria"/>
            <w:bCs/>
            <w:sz w:val="28"/>
            <w:szCs w:val="28"/>
          </w:rPr>
          <w:t xml:space="preserve"> the bones in the old graveyard </w:t>
        </w:r>
      </w:ins>
      <w:ins w:id="26555" w:author="Claire S" w:date="2026-08-03T16:26:00Z" w16du:dateUtc="2026-08-03T15:26:00Z">
        <w:r w:rsidR="00E12A15">
          <w:rPr>
            <w:rFonts w:ascii="Cambria" w:hAnsi="Cambria"/>
            <w:bCs/>
            <w:sz w:val="28"/>
            <w:szCs w:val="28"/>
          </w:rPr>
          <w:t>turned out to be</w:t>
        </w:r>
      </w:ins>
      <w:ins w:id="26556" w:author="Claire S" w:date="2026-08-03T16:25:00Z" w16du:dateUtc="2026-08-03T15:25:00Z">
        <w:r w:rsidR="00362DDE">
          <w:rPr>
            <w:rFonts w:ascii="Cambria" w:hAnsi="Cambria"/>
            <w:bCs/>
            <w:sz w:val="28"/>
            <w:szCs w:val="28"/>
          </w:rPr>
          <w:t xml:space="preserve"> illegal. </w:t>
        </w:r>
      </w:ins>
      <w:ins w:id="26557" w:author="Daisy Watt" w:date="2026-06-24T13:01:00Z" w16du:dateUtc="2026-06-24T11:01:00Z">
        <w:del w:id="26558" w:author="Claire S" w:date="2026-08-03T16:25:00Z" w16du:dateUtc="2026-08-03T15:25:00Z">
          <w:r w:rsidR="00D60697" w:rsidDel="00362DDE">
            <w:rPr>
              <w:rFonts w:ascii="Cambria" w:hAnsi="Cambria"/>
              <w:bCs/>
              <w:sz w:val="28"/>
              <w:szCs w:val="28"/>
            </w:rPr>
            <w:delText>– and</w:delText>
          </w:r>
        </w:del>
      </w:ins>
      <w:ins w:id="26559" w:author="Claire S" w:date="2026-08-03T16:25:00Z" w16du:dateUtc="2026-08-03T15:25:00Z">
        <w:r w:rsidR="00362DDE">
          <w:rPr>
            <w:rFonts w:ascii="Cambria" w:hAnsi="Cambria"/>
            <w:bCs/>
            <w:sz w:val="28"/>
            <w:szCs w:val="28"/>
          </w:rPr>
          <w:t>Now t</w:t>
        </w:r>
      </w:ins>
      <w:del w:id="26560" w:author="Claire S" w:date="2026-08-03T16:25:00Z" w16du:dateUtc="2026-08-03T15:25:00Z">
        <w:r w:rsidDel="00362DDE">
          <w:rPr>
            <w:rFonts w:ascii="Cambria" w:hAnsi="Cambria"/>
            <w:bCs/>
            <w:sz w:val="28"/>
            <w:szCs w:val="28"/>
          </w:rPr>
          <w:delText xml:space="preserve"> </w:delText>
        </w:r>
        <w:r w:rsidR="00CB4774" w:rsidDel="00362DDE">
          <w:rPr>
            <w:rFonts w:ascii="Cambria" w:hAnsi="Cambria"/>
            <w:bCs/>
            <w:sz w:val="28"/>
            <w:szCs w:val="28"/>
          </w:rPr>
          <w:delText>t</w:delText>
        </w:r>
      </w:del>
      <w:r w:rsidR="00CB4774">
        <w:rPr>
          <w:rFonts w:ascii="Cambria" w:hAnsi="Cambria"/>
          <w:bCs/>
          <w:sz w:val="28"/>
          <w:szCs w:val="28"/>
        </w:rPr>
        <w:t>he company</w:t>
      </w:r>
      <w:ins w:id="26561" w:author="Daisy Watt" w:date="2026-06-24T13:01:00Z" w16du:dateUtc="2026-06-24T11:01:00Z">
        <w:r w:rsidR="00D60697">
          <w:rPr>
            <w:rFonts w:ascii="Cambria" w:hAnsi="Cambria"/>
            <w:bCs/>
            <w:sz w:val="28"/>
            <w:szCs w:val="28"/>
          </w:rPr>
          <w:t xml:space="preserve"> </w:t>
        </w:r>
        <w:del w:id="26562" w:author="Claire S" w:date="2026-08-03T16:25:00Z" w16du:dateUtc="2026-08-03T15:25:00Z">
          <w:r w:rsidR="00D60697" w:rsidDel="00362DDE">
            <w:rPr>
              <w:rFonts w:ascii="Cambria" w:hAnsi="Cambria"/>
              <w:bCs/>
              <w:sz w:val="28"/>
              <w:szCs w:val="28"/>
            </w:rPr>
            <w:delText>now</w:delText>
          </w:r>
        </w:del>
      </w:ins>
      <w:del w:id="26563" w:author="Claire S" w:date="2026-08-03T16:25:00Z" w16du:dateUtc="2026-08-03T15:25:00Z">
        <w:r w:rsidDel="00362DDE">
          <w:rPr>
            <w:rFonts w:ascii="Cambria" w:hAnsi="Cambria"/>
            <w:bCs/>
            <w:sz w:val="28"/>
            <w:szCs w:val="28"/>
          </w:rPr>
          <w:delText xml:space="preserve"> </w:delText>
        </w:r>
      </w:del>
      <w:r>
        <w:rPr>
          <w:rFonts w:ascii="Cambria" w:hAnsi="Cambria"/>
          <w:bCs/>
          <w:sz w:val="28"/>
          <w:szCs w:val="28"/>
        </w:rPr>
        <w:t xml:space="preserve">used </w:t>
      </w:r>
      <w:r w:rsidR="00CB4774">
        <w:rPr>
          <w:rFonts w:ascii="Cambria" w:hAnsi="Cambria"/>
          <w:bCs/>
          <w:sz w:val="28"/>
          <w:szCs w:val="28"/>
        </w:rPr>
        <w:t>the</w:t>
      </w:r>
      <w:r w:rsidR="0087485F">
        <w:rPr>
          <w:rFonts w:ascii="Cambria" w:hAnsi="Cambria"/>
          <w:bCs/>
          <w:sz w:val="28"/>
          <w:szCs w:val="28"/>
        </w:rPr>
        <w:t xml:space="preserve"> </w:t>
      </w:r>
      <w:ins w:id="26564" w:author="Claire S" w:date="2026-08-03T16:23:00Z" w16du:dateUtc="2026-08-03T15:23:00Z">
        <w:r w:rsidR="008471D0">
          <w:rPr>
            <w:rFonts w:ascii="Cambria" w:hAnsi="Cambria"/>
            <w:bCs/>
            <w:sz w:val="28"/>
            <w:szCs w:val="28"/>
          </w:rPr>
          <w:t>First Vault</w:t>
        </w:r>
      </w:ins>
      <w:del w:id="26565" w:author="Claire S" w:date="2026-08-03T16:23:00Z" w16du:dateUtc="2026-08-03T15:23:00Z">
        <w:r w:rsidR="0087485F" w:rsidDel="008471D0">
          <w:rPr>
            <w:rFonts w:ascii="Cambria" w:hAnsi="Cambria"/>
            <w:bCs/>
            <w:sz w:val="28"/>
            <w:szCs w:val="28"/>
          </w:rPr>
          <w:delText>cellars</w:delText>
        </w:r>
      </w:del>
      <w:r w:rsidR="0087485F">
        <w:rPr>
          <w:rFonts w:ascii="Cambria" w:hAnsi="Cambria"/>
          <w:bCs/>
          <w:sz w:val="28"/>
          <w:szCs w:val="28"/>
        </w:rPr>
        <w:t xml:space="preserve"> </w:t>
      </w:r>
      <w:r>
        <w:rPr>
          <w:rFonts w:ascii="Cambria" w:hAnsi="Cambria"/>
          <w:bCs/>
          <w:sz w:val="28"/>
          <w:szCs w:val="28"/>
        </w:rPr>
        <w:t>for events</w:t>
      </w:r>
      <w:ins w:id="26566" w:author="Daisy Watt" w:date="2026-06-24T13:03:00Z" w16du:dateUtc="2026-06-24T11:03:00Z">
        <w:r w:rsidR="00C4294B">
          <w:rPr>
            <w:rFonts w:ascii="Cambria" w:hAnsi="Cambria"/>
            <w:bCs/>
            <w:sz w:val="28"/>
            <w:szCs w:val="28"/>
          </w:rPr>
          <w:t xml:space="preserve">, </w:t>
        </w:r>
      </w:ins>
      <w:del w:id="26567" w:author="Daisy Watt" w:date="2026-06-24T13:02:00Z" w16du:dateUtc="2026-06-24T11:02:00Z">
        <w:r w:rsidDel="0023721C">
          <w:rPr>
            <w:rFonts w:ascii="Cambria" w:hAnsi="Cambria"/>
            <w:bCs/>
            <w:sz w:val="28"/>
            <w:szCs w:val="28"/>
          </w:rPr>
          <w:delText xml:space="preserve"> </w:delText>
        </w:r>
        <w:r w:rsidR="00273CA8" w:rsidDel="0023721C">
          <w:rPr>
            <w:rFonts w:ascii="Cambria" w:hAnsi="Cambria"/>
            <w:bCs/>
            <w:sz w:val="28"/>
            <w:szCs w:val="28"/>
          </w:rPr>
          <w:delText>-</w:delText>
        </w:r>
        <w:r w:rsidR="00D71BD3" w:rsidDel="00C4294B">
          <w:rPr>
            <w:rFonts w:ascii="Cambria" w:hAnsi="Cambria"/>
            <w:bCs/>
            <w:sz w:val="28"/>
            <w:szCs w:val="28"/>
          </w:rPr>
          <w:delText xml:space="preserve"> </w:delText>
        </w:r>
        <w:r w:rsidR="00CB4774" w:rsidDel="0023721C">
          <w:rPr>
            <w:rFonts w:ascii="Cambria" w:hAnsi="Cambria"/>
            <w:bCs/>
            <w:sz w:val="28"/>
            <w:szCs w:val="28"/>
          </w:rPr>
          <w:delText>m</w:delText>
        </w:r>
      </w:del>
      <w:del w:id="26568" w:author="Daisy Watt" w:date="2026-06-24T13:03:00Z" w16du:dateUtc="2026-06-24T11:03:00Z">
        <w:r w:rsidR="00CB4774" w:rsidDel="004E136C">
          <w:rPr>
            <w:rFonts w:ascii="Cambria" w:hAnsi="Cambria"/>
            <w:bCs/>
            <w:sz w:val="28"/>
            <w:szCs w:val="28"/>
          </w:rPr>
          <w:delText>o</w:delText>
        </w:r>
        <w:r w:rsidR="00273CA8" w:rsidDel="004E136C">
          <w:rPr>
            <w:rFonts w:ascii="Cambria" w:hAnsi="Cambria"/>
            <w:bCs/>
            <w:sz w:val="28"/>
            <w:szCs w:val="28"/>
          </w:rPr>
          <w:delText>st</w:delText>
        </w:r>
      </w:del>
      <w:ins w:id="26569" w:author="Daisy Watt" w:date="2026-06-24T13:03:00Z" w16du:dateUtc="2026-06-24T11:03:00Z">
        <w:r w:rsidR="004E136C">
          <w:rPr>
            <w:rFonts w:ascii="Cambria" w:hAnsi="Cambria"/>
            <w:bCs/>
            <w:sz w:val="28"/>
            <w:szCs w:val="28"/>
          </w:rPr>
          <w:t>like the</w:t>
        </w:r>
      </w:ins>
      <w:r w:rsidR="00CB4774">
        <w:rPr>
          <w:rFonts w:ascii="Cambria" w:hAnsi="Cambria"/>
          <w:bCs/>
          <w:sz w:val="28"/>
          <w:szCs w:val="28"/>
        </w:rPr>
        <w:t xml:space="preserve"> recent</w:t>
      </w:r>
      <w:del w:id="26570" w:author="Daisy Watt" w:date="2026-06-24T13:03:00Z" w16du:dateUtc="2026-06-24T11:03:00Z">
        <w:r w:rsidR="00CB4774" w:rsidDel="00C4294B">
          <w:rPr>
            <w:rFonts w:ascii="Cambria" w:hAnsi="Cambria"/>
            <w:bCs/>
            <w:sz w:val="28"/>
            <w:szCs w:val="28"/>
          </w:rPr>
          <w:delText>ly</w:delText>
        </w:r>
      </w:del>
      <w:ins w:id="26571" w:author="Daisy Watt" w:date="2026-06-24T13:03:00Z" w16du:dateUtc="2026-06-24T11:03:00Z">
        <w:r w:rsidR="00C4294B">
          <w:rPr>
            <w:rFonts w:ascii="Cambria" w:hAnsi="Cambria"/>
            <w:bCs/>
            <w:sz w:val="28"/>
            <w:szCs w:val="28"/>
          </w:rPr>
          <w:t xml:space="preserve"> </w:t>
        </w:r>
        <w:r w:rsidR="004E136C">
          <w:rPr>
            <w:rFonts w:ascii="Cambria" w:hAnsi="Cambria"/>
            <w:bCs/>
            <w:sz w:val="28"/>
            <w:szCs w:val="28"/>
          </w:rPr>
          <w:t xml:space="preserve">launch </w:t>
        </w:r>
        <w:r w:rsidR="00C4294B">
          <w:rPr>
            <w:rFonts w:ascii="Cambria" w:hAnsi="Cambria"/>
            <w:bCs/>
            <w:sz w:val="28"/>
            <w:szCs w:val="28"/>
          </w:rPr>
          <w:t xml:space="preserve">of </w:t>
        </w:r>
      </w:ins>
      <w:del w:id="26572" w:author="Daisy Watt" w:date="2026-06-24T13:03:00Z" w16du:dateUtc="2026-06-24T11:03:00Z">
        <w:r w:rsidR="00CB4774" w:rsidDel="00C4294B">
          <w:rPr>
            <w:rFonts w:ascii="Cambria" w:hAnsi="Cambria"/>
            <w:bCs/>
            <w:sz w:val="28"/>
            <w:szCs w:val="28"/>
          </w:rPr>
          <w:delText>,</w:delText>
        </w:r>
        <w:r w:rsidR="00CB4774" w:rsidDel="004E136C">
          <w:rPr>
            <w:rFonts w:ascii="Cambria" w:hAnsi="Cambria"/>
            <w:bCs/>
            <w:sz w:val="28"/>
            <w:szCs w:val="28"/>
          </w:rPr>
          <w:delText xml:space="preserve"> </w:delText>
        </w:r>
        <w:r w:rsidDel="004E136C">
          <w:rPr>
            <w:rFonts w:ascii="Cambria" w:hAnsi="Cambria"/>
            <w:bCs/>
            <w:sz w:val="28"/>
            <w:szCs w:val="28"/>
          </w:rPr>
          <w:delText xml:space="preserve">a </w:delText>
        </w:r>
        <w:r w:rsidR="0087485F" w:rsidDel="00C4294B">
          <w:rPr>
            <w:rFonts w:ascii="Cambria" w:hAnsi="Cambria"/>
            <w:bCs/>
            <w:sz w:val="28"/>
            <w:szCs w:val="28"/>
          </w:rPr>
          <w:delText>party</w:delText>
        </w:r>
        <w:r w:rsidR="0087485F" w:rsidDel="004E136C">
          <w:rPr>
            <w:rFonts w:ascii="Cambria" w:hAnsi="Cambria"/>
            <w:bCs/>
            <w:sz w:val="28"/>
            <w:szCs w:val="28"/>
          </w:rPr>
          <w:delText xml:space="preserve"> for </w:delText>
        </w:r>
      </w:del>
      <w:r w:rsidR="0087485F">
        <w:rPr>
          <w:rFonts w:ascii="Cambria" w:hAnsi="Cambria"/>
          <w:bCs/>
          <w:sz w:val="28"/>
          <w:szCs w:val="28"/>
        </w:rPr>
        <w:t xml:space="preserve">a </w:t>
      </w:r>
      <w:r>
        <w:rPr>
          <w:rFonts w:ascii="Cambria" w:hAnsi="Cambria"/>
          <w:bCs/>
          <w:sz w:val="28"/>
          <w:szCs w:val="28"/>
        </w:rPr>
        <w:t xml:space="preserve">historical </w:t>
      </w:r>
      <w:del w:id="26573" w:author="Claire S" w:date="2026-06-05T17:56:00Z" w16du:dateUtc="2026-06-05T16:56:00Z">
        <w:r w:rsidDel="004C53D3">
          <w:rPr>
            <w:rFonts w:ascii="Cambria" w:hAnsi="Cambria"/>
            <w:bCs/>
            <w:sz w:val="28"/>
            <w:szCs w:val="28"/>
          </w:rPr>
          <w:delText>novel</w:delText>
        </w:r>
        <w:r w:rsidR="00CB4774" w:rsidDel="004C53D3">
          <w:rPr>
            <w:rFonts w:ascii="Cambria" w:hAnsi="Cambria"/>
            <w:bCs/>
            <w:sz w:val="28"/>
            <w:szCs w:val="28"/>
          </w:rPr>
          <w:delText xml:space="preserve"> </w:delText>
        </w:r>
      </w:del>
      <w:ins w:id="26574" w:author="Claire S" w:date="2026-06-05T17:56:00Z" w16du:dateUtc="2026-06-05T16:56:00Z">
        <w:r w:rsidR="004C53D3">
          <w:rPr>
            <w:rFonts w:ascii="Cambria" w:hAnsi="Cambria"/>
            <w:bCs/>
            <w:sz w:val="28"/>
            <w:szCs w:val="28"/>
          </w:rPr>
          <w:t xml:space="preserve">horror </w:t>
        </w:r>
      </w:ins>
      <w:r w:rsidR="00CB4774">
        <w:rPr>
          <w:rFonts w:ascii="Cambria" w:hAnsi="Cambria"/>
          <w:bCs/>
          <w:sz w:val="28"/>
          <w:szCs w:val="28"/>
        </w:rPr>
        <w:t xml:space="preserve">about Anne Boleyn’s </w:t>
      </w:r>
      <w:ins w:id="26575" w:author="Claire S" w:date="2026-06-05T17:56:00Z" w16du:dateUtc="2026-06-05T16:56:00Z">
        <w:r w:rsidR="004C53D3">
          <w:rPr>
            <w:rFonts w:ascii="Cambria" w:hAnsi="Cambria"/>
            <w:bCs/>
            <w:sz w:val="28"/>
            <w:szCs w:val="28"/>
          </w:rPr>
          <w:t xml:space="preserve">headless </w:t>
        </w:r>
      </w:ins>
      <w:r w:rsidR="00273CA8">
        <w:rPr>
          <w:rFonts w:ascii="Cambria" w:hAnsi="Cambria"/>
          <w:bCs/>
          <w:sz w:val="28"/>
          <w:szCs w:val="28"/>
        </w:rPr>
        <w:t>ghost</w:t>
      </w:r>
      <w:r>
        <w:rPr>
          <w:rFonts w:ascii="Cambria" w:hAnsi="Cambria"/>
          <w:bCs/>
          <w:sz w:val="28"/>
          <w:szCs w:val="28"/>
        </w:rPr>
        <w:t xml:space="preserve">. </w:t>
      </w:r>
    </w:p>
    <w:p w14:paraId="66FA3C42" w14:textId="2C18B83A" w:rsidR="00427642" w:rsidDel="00427642" w:rsidRDefault="00427642" w:rsidP="00345342">
      <w:pPr>
        <w:spacing w:line="360" w:lineRule="auto"/>
        <w:ind w:firstLine="720"/>
        <w:contextualSpacing/>
        <w:rPr>
          <w:del w:id="26576" w:author="Claire S" w:date="2026-08-03T16:31:00Z" w16du:dateUtc="2026-08-03T15:31:00Z"/>
          <w:rFonts w:ascii="Cambria" w:hAnsi="Cambria"/>
          <w:bCs/>
          <w:sz w:val="28"/>
          <w:szCs w:val="28"/>
        </w:rPr>
      </w:pPr>
      <w:ins w:id="26577" w:author="Claire S" w:date="2026-08-03T16:31:00Z" w16du:dateUtc="2026-08-03T15:31:00Z">
        <w:r>
          <w:rPr>
            <w:rFonts w:ascii="Cambria" w:hAnsi="Cambria"/>
            <w:bCs/>
            <w:sz w:val="28"/>
            <w:szCs w:val="28"/>
          </w:rPr>
          <w:t xml:space="preserve">But </w:t>
        </w:r>
      </w:ins>
    </w:p>
    <w:p w14:paraId="29FF68A6" w14:textId="0215B95E" w:rsidR="00427642" w:rsidRDefault="0087485F" w:rsidP="00427642">
      <w:pPr>
        <w:spacing w:line="360" w:lineRule="auto"/>
        <w:ind w:firstLine="720"/>
        <w:contextualSpacing/>
        <w:rPr>
          <w:ins w:id="26578" w:author="Claire S" w:date="2026-08-03T16:32:00Z" w16du:dateUtc="2026-08-03T15:32:00Z"/>
          <w:rFonts w:ascii="Cambria" w:hAnsi="Cambria"/>
          <w:bCs/>
          <w:sz w:val="28"/>
          <w:szCs w:val="28"/>
        </w:rPr>
      </w:pPr>
      <w:r>
        <w:rPr>
          <w:rFonts w:ascii="Cambria" w:hAnsi="Cambria"/>
          <w:bCs/>
          <w:sz w:val="28"/>
          <w:szCs w:val="28"/>
        </w:rPr>
        <w:t>S</w:t>
      </w:r>
      <w:r w:rsidR="00AA0B04">
        <w:rPr>
          <w:rFonts w:ascii="Cambria" w:hAnsi="Cambria"/>
          <w:bCs/>
          <w:sz w:val="28"/>
          <w:szCs w:val="28"/>
        </w:rPr>
        <w:t>avannah</w:t>
      </w:r>
      <w:r>
        <w:rPr>
          <w:rFonts w:ascii="Cambria" w:hAnsi="Cambria"/>
          <w:bCs/>
          <w:sz w:val="28"/>
          <w:szCs w:val="28"/>
        </w:rPr>
        <w:t xml:space="preserve"> wasn’t sure she wanted to think about ghosts now</w:t>
      </w:r>
      <w:ins w:id="26579" w:author="Daisy Watt" w:date="2026-06-24T13:09:00Z" w16du:dateUtc="2026-06-24T11:09:00Z">
        <w:r w:rsidR="009F6318">
          <w:rPr>
            <w:rFonts w:ascii="Cambria" w:hAnsi="Cambria"/>
            <w:bCs/>
            <w:sz w:val="28"/>
            <w:szCs w:val="28"/>
          </w:rPr>
          <w:t>,</w:t>
        </w:r>
      </w:ins>
      <w:r>
        <w:rPr>
          <w:rFonts w:ascii="Cambria" w:hAnsi="Cambria"/>
          <w:bCs/>
          <w:sz w:val="28"/>
          <w:szCs w:val="28"/>
        </w:rPr>
        <w:t xml:space="preserve"> </w:t>
      </w:r>
      <w:ins w:id="26580" w:author="Claire S" w:date="2026-08-03T16:31:00Z" w16du:dateUtc="2026-08-03T15:31:00Z">
        <w:r w:rsidR="00427642">
          <w:rPr>
            <w:rFonts w:ascii="Cambria" w:hAnsi="Cambria"/>
            <w:bCs/>
            <w:sz w:val="28"/>
            <w:szCs w:val="28"/>
          </w:rPr>
          <w:t>or what lay beyond the First Vault; a network of passageways and deeper cellars</w:t>
        </w:r>
      </w:ins>
      <w:ins w:id="26581" w:author="Claire S" w:date="2026-08-03T16:32:00Z" w16du:dateUtc="2026-08-03T15:32:00Z">
        <w:r w:rsidR="00427642">
          <w:rPr>
            <w:rFonts w:ascii="Cambria" w:hAnsi="Cambria"/>
            <w:bCs/>
            <w:sz w:val="28"/>
            <w:szCs w:val="28"/>
          </w:rPr>
          <w:t xml:space="preserve"> that led God knew where-</w:t>
        </w:r>
      </w:ins>
      <w:ins w:id="26582" w:author="Claire S" w:date="2026-08-03T16:31:00Z" w16du:dateUtc="2026-08-03T15:31:00Z">
        <w:r w:rsidR="00427642">
          <w:rPr>
            <w:rFonts w:ascii="Cambria" w:hAnsi="Cambria"/>
            <w:bCs/>
            <w:sz w:val="28"/>
            <w:szCs w:val="28"/>
          </w:rPr>
          <w:t xml:space="preserve">  </w:t>
        </w:r>
      </w:ins>
    </w:p>
    <w:p w14:paraId="194BF99D" w14:textId="50502694" w:rsidR="00AA0B04" w:rsidRDefault="00427642" w:rsidP="00427642">
      <w:pPr>
        <w:spacing w:line="360" w:lineRule="auto"/>
        <w:ind w:firstLine="720"/>
        <w:contextualSpacing/>
        <w:rPr>
          <w:rFonts w:ascii="Cambria" w:hAnsi="Cambria"/>
          <w:bCs/>
          <w:sz w:val="28"/>
          <w:szCs w:val="28"/>
        </w:rPr>
      </w:pPr>
      <w:ins w:id="26583" w:author="Claire S" w:date="2026-08-03T16:32:00Z" w16du:dateUtc="2026-08-03T15:32:00Z">
        <w:r>
          <w:rPr>
            <w:rFonts w:ascii="Cambria" w:hAnsi="Cambria"/>
            <w:bCs/>
            <w:sz w:val="28"/>
            <w:szCs w:val="28"/>
          </w:rPr>
          <w:t xml:space="preserve">Without warning, </w:t>
        </w:r>
      </w:ins>
      <w:del w:id="26584" w:author="Claire S" w:date="2026-08-03T16:32:00Z" w16du:dateUtc="2026-08-03T15:32:00Z">
        <w:r w:rsidR="0087485F" w:rsidDel="00427642">
          <w:rPr>
            <w:rFonts w:ascii="Cambria" w:hAnsi="Cambria"/>
            <w:bCs/>
            <w:sz w:val="28"/>
            <w:szCs w:val="28"/>
          </w:rPr>
          <w:delText>though</w:delText>
        </w:r>
      </w:del>
      <w:ins w:id="26585" w:author="Daisy Watt" w:date="2026-06-24T13:09:00Z" w16du:dateUtc="2026-06-24T11:09:00Z">
        <w:del w:id="26586" w:author="Claire S" w:date="2026-08-03T16:32:00Z" w16du:dateUtc="2026-08-03T15:32:00Z">
          <w:r w:rsidR="009F6318" w:rsidDel="00427642">
            <w:rPr>
              <w:rFonts w:ascii="Cambria" w:hAnsi="Cambria"/>
              <w:bCs/>
              <w:sz w:val="28"/>
              <w:szCs w:val="28"/>
            </w:rPr>
            <w:delText>,</w:delText>
          </w:r>
        </w:del>
      </w:ins>
      <w:del w:id="26587" w:author="Claire S" w:date="2026-08-03T16:32:00Z" w16du:dateUtc="2026-08-03T15:32:00Z">
        <w:r w:rsidR="0087485F" w:rsidDel="00427642">
          <w:rPr>
            <w:rFonts w:ascii="Cambria" w:hAnsi="Cambria"/>
            <w:bCs/>
            <w:sz w:val="28"/>
            <w:szCs w:val="28"/>
          </w:rPr>
          <w:delText xml:space="preserve"> as </w:delText>
        </w:r>
        <w:r w:rsidR="00273CA8" w:rsidDel="00427642">
          <w:rPr>
            <w:rFonts w:ascii="Cambria" w:hAnsi="Cambria"/>
            <w:bCs/>
            <w:sz w:val="28"/>
            <w:szCs w:val="28"/>
          </w:rPr>
          <w:delText xml:space="preserve">nearby, </w:delText>
        </w:r>
        <w:r w:rsidR="00AA0B04" w:rsidDel="00427642">
          <w:rPr>
            <w:rFonts w:ascii="Cambria" w:hAnsi="Cambria"/>
            <w:bCs/>
            <w:sz w:val="28"/>
            <w:szCs w:val="28"/>
          </w:rPr>
          <w:delText>she</w:delText>
        </w:r>
        <w:r w:rsidR="00273CA8" w:rsidDel="00427642">
          <w:rPr>
            <w:rFonts w:ascii="Cambria" w:hAnsi="Cambria"/>
            <w:bCs/>
            <w:sz w:val="28"/>
            <w:szCs w:val="28"/>
          </w:rPr>
          <w:delText xml:space="preserve"> heard </w:delText>
        </w:r>
      </w:del>
      <w:r w:rsidR="00273CA8">
        <w:rPr>
          <w:rFonts w:ascii="Cambria" w:hAnsi="Cambria"/>
          <w:bCs/>
          <w:sz w:val="28"/>
          <w:szCs w:val="28"/>
        </w:rPr>
        <w:t xml:space="preserve">a </w:t>
      </w:r>
      <w:r w:rsidR="00AA0B04">
        <w:rPr>
          <w:rFonts w:ascii="Cambria" w:hAnsi="Cambria"/>
          <w:bCs/>
          <w:sz w:val="28"/>
          <w:szCs w:val="28"/>
        </w:rPr>
        <w:t xml:space="preserve">clanking </w:t>
      </w:r>
      <w:r w:rsidR="00273CA8">
        <w:rPr>
          <w:rFonts w:ascii="Cambria" w:hAnsi="Cambria"/>
          <w:bCs/>
          <w:sz w:val="28"/>
          <w:szCs w:val="28"/>
        </w:rPr>
        <w:t>noise</w:t>
      </w:r>
      <w:ins w:id="26588" w:author="Claire S" w:date="2026-08-03T16:32:00Z" w16du:dateUtc="2026-08-03T15:32:00Z">
        <w:r>
          <w:rPr>
            <w:rFonts w:ascii="Cambria" w:hAnsi="Cambria"/>
            <w:bCs/>
            <w:sz w:val="28"/>
            <w:szCs w:val="28"/>
          </w:rPr>
          <w:t xml:space="preserve"> began</w:t>
        </w:r>
      </w:ins>
      <w:r w:rsidR="00AA0B04">
        <w:rPr>
          <w:rFonts w:ascii="Cambria" w:hAnsi="Cambria"/>
          <w:bCs/>
          <w:sz w:val="28"/>
          <w:szCs w:val="28"/>
        </w:rPr>
        <w:t xml:space="preserve">.  Spinning </w:t>
      </w:r>
      <w:r w:rsidR="0087485F">
        <w:rPr>
          <w:rFonts w:ascii="Cambria" w:hAnsi="Cambria"/>
          <w:bCs/>
          <w:sz w:val="28"/>
          <w:szCs w:val="28"/>
        </w:rPr>
        <w:t>round</w:t>
      </w:r>
      <w:r w:rsidR="00AA0B04">
        <w:rPr>
          <w:rFonts w:ascii="Cambria" w:hAnsi="Cambria"/>
          <w:bCs/>
          <w:sz w:val="28"/>
          <w:szCs w:val="28"/>
        </w:rPr>
        <w:t>, t</w:t>
      </w:r>
      <w:r w:rsidR="00273CA8">
        <w:rPr>
          <w:rFonts w:ascii="Cambria" w:hAnsi="Cambria"/>
          <w:bCs/>
          <w:sz w:val="28"/>
          <w:szCs w:val="28"/>
        </w:rPr>
        <w:t>he</w:t>
      </w:r>
      <w:r w:rsidR="00CB4774">
        <w:rPr>
          <w:rFonts w:ascii="Cambria" w:hAnsi="Cambria"/>
          <w:bCs/>
          <w:sz w:val="28"/>
          <w:szCs w:val="28"/>
        </w:rPr>
        <w:t xml:space="preserve"> </w:t>
      </w:r>
      <w:r w:rsidR="00273CA8">
        <w:rPr>
          <w:rFonts w:ascii="Cambria" w:hAnsi="Cambria"/>
          <w:bCs/>
          <w:sz w:val="28"/>
          <w:szCs w:val="28"/>
        </w:rPr>
        <w:t xml:space="preserve">main </w:t>
      </w:r>
      <w:r w:rsidR="00CB4774">
        <w:rPr>
          <w:rFonts w:ascii="Cambria" w:hAnsi="Cambria"/>
          <w:bCs/>
          <w:sz w:val="28"/>
          <w:szCs w:val="28"/>
        </w:rPr>
        <w:t xml:space="preserve">door </w:t>
      </w:r>
      <w:r w:rsidR="002D5FA8">
        <w:rPr>
          <w:rFonts w:ascii="Cambria" w:hAnsi="Cambria"/>
          <w:bCs/>
          <w:sz w:val="28"/>
          <w:szCs w:val="28"/>
        </w:rPr>
        <w:t xml:space="preserve">was </w:t>
      </w:r>
      <w:r w:rsidR="00CB4774">
        <w:rPr>
          <w:rFonts w:ascii="Cambria" w:hAnsi="Cambria"/>
          <w:bCs/>
          <w:sz w:val="28"/>
          <w:szCs w:val="28"/>
        </w:rPr>
        <w:t>slid</w:t>
      </w:r>
      <w:r w:rsidR="00273CA8">
        <w:rPr>
          <w:rFonts w:ascii="Cambria" w:hAnsi="Cambria"/>
          <w:bCs/>
          <w:sz w:val="28"/>
          <w:szCs w:val="28"/>
        </w:rPr>
        <w:t>ing</w:t>
      </w:r>
      <w:r w:rsidR="00CB4774">
        <w:rPr>
          <w:rFonts w:ascii="Cambria" w:hAnsi="Cambria"/>
          <w:bCs/>
          <w:sz w:val="28"/>
          <w:szCs w:val="28"/>
        </w:rPr>
        <w:t xml:space="preserve"> shut automatically</w:t>
      </w:r>
      <w:r w:rsidR="00AA0B04">
        <w:rPr>
          <w:rFonts w:ascii="Cambria" w:hAnsi="Cambria"/>
          <w:bCs/>
          <w:sz w:val="28"/>
          <w:szCs w:val="28"/>
        </w:rPr>
        <w:t xml:space="preserve"> behind her</w:t>
      </w:r>
      <w:r w:rsidR="00CB4774">
        <w:rPr>
          <w:rFonts w:ascii="Cambria" w:hAnsi="Cambria"/>
          <w:bCs/>
          <w:sz w:val="28"/>
          <w:szCs w:val="28"/>
        </w:rPr>
        <w:t>.</w:t>
      </w:r>
    </w:p>
    <w:p w14:paraId="1411DA6C" w14:textId="3E5189F1" w:rsidR="00345342" w:rsidDel="00A8522E" w:rsidRDefault="00A8522E" w:rsidP="00A8522E">
      <w:pPr>
        <w:spacing w:line="360" w:lineRule="auto"/>
        <w:ind w:firstLine="720"/>
        <w:contextualSpacing/>
        <w:rPr>
          <w:del w:id="26589" w:author="Claire S" w:date="2026-08-03T16:27:00Z" w16du:dateUtc="2026-08-03T15:27:00Z"/>
          <w:rFonts w:ascii="Cambria" w:hAnsi="Cambria"/>
          <w:bCs/>
          <w:sz w:val="28"/>
          <w:szCs w:val="28"/>
        </w:rPr>
      </w:pPr>
      <w:ins w:id="26590" w:author="Claire S" w:date="2026-08-03T16:27:00Z" w16du:dateUtc="2026-08-03T15:27:00Z">
        <w:r>
          <w:rPr>
            <w:rFonts w:ascii="Cambria" w:hAnsi="Cambria"/>
            <w:bCs/>
            <w:sz w:val="28"/>
            <w:szCs w:val="28"/>
          </w:rPr>
          <w:t xml:space="preserve">Before </w:t>
        </w:r>
      </w:ins>
      <w:ins w:id="26591" w:author="Claire S" w:date="2026-08-03T16:32:00Z" w16du:dateUtc="2026-08-03T15:32:00Z">
        <w:r w:rsidR="00427642">
          <w:rPr>
            <w:rFonts w:ascii="Cambria" w:hAnsi="Cambria"/>
            <w:bCs/>
            <w:sz w:val="28"/>
            <w:szCs w:val="28"/>
          </w:rPr>
          <w:t xml:space="preserve">Savannah </w:t>
        </w:r>
      </w:ins>
      <w:ins w:id="26592" w:author="Claire S" w:date="2026-08-03T16:27:00Z" w16du:dateUtc="2026-08-03T15:27:00Z">
        <w:r>
          <w:rPr>
            <w:rFonts w:ascii="Cambria" w:hAnsi="Cambria"/>
            <w:bCs/>
            <w:sz w:val="28"/>
            <w:szCs w:val="28"/>
          </w:rPr>
          <w:t xml:space="preserve">could </w:t>
        </w:r>
      </w:ins>
      <w:ins w:id="26593" w:author="Claire S" w:date="2026-08-03T16:32:00Z" w16du:dateUtc="2026-08-03T15:32:00Z">
        <w:r w:rsidR="00427642">
          <w:rPr>
            <w:rFonts w:ascii="Cambria" w:hAnsi="Cambria"/>
            <w:bCs/>
            <w:sz w:val="28"/>
            <w:szCs w:val="28"/>
          </w:rPr>
          <w:t>slip</w:t>
        </w:r>
      </w:ins>
      <w:ins w:id="26594" w:author="Claire S" w:date="2026-08-03T16:27:00Z" w16du:dateUtc="2026-08-03T15:27:00Z">
        <w:r>
          <w:rPr>
            <w:rFonts w:ascii="Cambria" w:hAnsi="Cambria"/>
            <w:bCs/>
            <w:sz w:val="28"/>
            <w:szCs w:val="28"/>
          </w:rPr>
          <w:t xml:space="preserve"> through it, </w:t>
        </w:r>
      </w:ins>
      <w:del w:id="26595" w:author="Claire S" w:date="2026-08-03T16:27:00Z" w16du:dateUtc="2026-08-03T15:27:00Z">
        <w:r w:rsidR="0087485F" w:rsidDel="00A8522E">
          <w:rPr>
            <w:rFonts w:ascii="Cambria" w:hAnsi="Cambria"/>
            <w:bCs/>
            <w:sz w:val="28"/>
            <w:szCs w:val="28"/>
          </w:rPr>
          <w:delText xml:space="preserve">But </w:delText>
        </w:r>
        <w:r w:rsidR="00AA0B04" w:rsidDel="00A8522E">
          <w:rPr>
            <w:rFonts w:ascii="Cambria" w:hAnsi="Cambria"/>
            <w:bCs/>
            <w:sz w:val="28"/>
            <w:szCs w:val="28"/>
          </w:rPr>
          <w:delText xml:space="preserve">now </w:delText>
        </w:r>
        <w:r w:rsidR="0087485F" w:rsidDel="00A8522E">
          <w:rPr>
            <w:rFonts w:ascii="Cambria" w:hAnsi="Cambria"/>
            <w:bCs/>
            <w:sz w:val="28"/>
            <w:szCs w:val="28"/>
          </w:rPr>
          <w:delText>a</w:delText>
        </w:r>
      </w:del>
      <w:ins w:id="26596" w:author="Claire S" w:date="2026-08-03T16:27:00Z" w16du:dateUtc="2026-08-03T15:27:00Z">
        <w:r>
          <w:rPr>
            <w:rFonts w:ascii="Cambria" w:hAnsi="Cambria"/>
            <w:bCs/>
            <w:sz w:val="28"/>
            <w:szCs w:val="28"/>
          </w:rPr>
          <w:t>a</w:t>
        </w:r>
      </w:ins>
      <w:r w:rsidR="0087485F">
        <w:rPr>
          <w:rFonts w:ascii="Cambria" w:hAnsi="Cambria"/>
          <w:bCs/>
          <w:sz w:val="28"/>
          <w:szCs w:val="28"/>
        </w:rPr>
        <w:t>nother noise</w:t>
      </w:r>
      <w:r w:rsidR="00AA0B04">
        <w:rPr>
          <w:rFonts w:ascii="Cambria" w:hAnsi="Cambria"/>
          <w:bCs/>
          <w:sz w:val="28"/>
          <w:szCs w:val="28"/>
        </w:rPr>
        <w:t xml:space="preserve"> filtered through</w:t>
      </w:r>
      <w:r w:rsidR="0087485F">
        <w:rPr>
          <w:rFonts w:ascii="Cambria" w:hAnsi="Cambria"/>
          <w:bCs/>
          <w:sz w:val="28"/>
          <w:szCs w:val="28"/>
        </w:rPr>
        <w:t>, like a laugh – or a cry.</w:t>
      </w:r>
    </w:p>
    <w:p w14:paraId="0B257929" w14:textId="77777777" w:rsidR="00A8522E" w:rsidRDefault="00A8522E" w:rsidP="00AA0B04">
      <w:pPr>
        <w:spacing w:line="360" w:lineRule="auto"/>
        <w:ind w:firstLine="720"/>
        <w:contextualSpacing/>
        <w:rPr>
          <w:ins w:id="26597" w:author="Claire S" w:date="2026-08-03T16:27:00Z" w16du:dateUtc="2026-08-03T15:27:00Z"/>
          <w:rFonts w:ascii="Cambria" w:hAnsi="Cambria"/>
          <w:bCs/>
          <w:sz w:val="28"/>
          <w:szCs w:val="28"/>
        </w:rPr>
      </w:pPr>
    </w:p>
    <w:p w14:paraId="3BC67B27" w14:textId="49AE5722" w:rsidR="00345342" w:rsidRDefault="00345342" w:rsidP="00A8522E">
      <w:pPr>
        <w:spacing w:line="360" w:lineRule="auto"/>
        <w:ind w:firstLine="720"/>
        <w:contextualSpacing/>
        <w:rPr>
          <w:rFonts w:ascii="Cambria" w:hAnsi="Cambria"/>
          <w:bCs/>
          <w:sz w:val="28"/>
          <w:szCs w:val="28"/>
        </w:rPr>
      </w:pPr>
      <w:r>
        <w:rPr>
          <w:rFonts w:ascii="Cambria" w:hAnsi="Cambria"/>
          <w:bCs/>
          <w:sz w:val="28"/>
          <w:szCs w:val="28"/>
        </w:rPr>
        <w:t xml:space="preserve">‘Ruth?’ Savannah edged </w:t>
      </w:r>
      <w:r w:rsidR="00CB4774">
        <w:rPr>
          <w:rFonts w:ascii="Cambria" w:hAnsi="Cambria"/>
          <w:bCs/>
          <w:sz w:val="28"/>
          <w:szCs w:val="28"/>
        </w:rPr>
        <w:t>towards the far passage.</w:t>
      </w:r>
      <w:r>
        <w:rPr>
          <w:rFonts w:ascii="Cambria" w:hAnsi="Cambria"/>
          <w:bCs/>
          <w:sz w:val="28"/>
          <w:szCs w:val="28"/>
        </w:rPr>
        <w:t xml:space="preserve"> </w:t>
      </w:r>
      <w:r w:rsidR="00CB4774">
        <w:rPr>
          <w:rFonts w:ascii="Cambria" w:hAnsi="Cambria"/>
          <w:bCs/>
          <w:sz w:val="28"/>
          <w:szCs w:val="28"/>
        </w:rPr>
        <w:t>‘Is that you?’</w:t>
      </w:r>
    </w:p>
    <w:p w14:paraId="6F0BB267" w14:textId="3E9F7485" w:rsidR="00427642" w:rsidRDefault="00345342" w:rsidP="00345342">
      <w:pPr>
        <w:spacing w:line="360" w:lineRule="auto"/>
        <w:ind w:firstLine="720"/>
        <w:contextualSpacing/>
        <w:rPr>
          <w:ins w:id="26598" w:author="Claire S" w:date="2026-08-03T16:32:00Z" w16du:dateUtc="2026-08-03T15:32:00Z"/>
          <w:rFonts w:ascii="Cambria" w:hAnsi="Cambria"/>
          <w:bCs/>
          <w:sz w:val="28"/>
          <w:szCs w:val="28"/>
        </w:rPr>
      </w:pPr>
      <w:r>
        <w:rPr>
          <w:rFonts w:ascii="Cambria" w:hAnsi="Cambria"/>
          <w:bCs/>
          <w:sz w:val="28"/>
          <w:szCs w:val="28"/>
        </w:rPr>
        <w:t>‘Help!’</w:t>
      </w:r>
      <w:ins w:id="26599" w:author="Claire S" w:date="2026-08-03T16:32:00Z" w16du:dateUtc="2026-08-03T15:32:00Z">
        <w:r w:rsidR="00427642">
          <w:rPr>
            <w:rFonts w:ascii="Cambria" w:hAnsi="Cambria"/>
            <w:bCs/>
            <w:sz w:val="28"/>
            <w:szCs w:val="28"/>
          </w:rPr>
          <w:t xml:space="preserve"> a fain</w:t>
        </w:r>
      </w:ins>
      <w:ins w:id="26600" w:author="Claire S" w:date="2026-08-03T16:33:00Z" w16du:dateUtc="2026-08-03T15:33:00Z">
        <w:r w:rsidR="00427642">
          <w:rPr>
            <w:rFonts w:ascii="Cambria" w:hAnsi="Cambria"/>
            <w:bCs/>
            <w:sz w:val="28"/>
            <w:szCs w:val="28"/>
          </w:rPr>
          <w:t>t cry came from somewhere.</w:t>
        </w:r>
      </w:ins>
    </w:p>
    <w:p w14:paraId="76D7B06A" w14:textId="7BC0BC63" w:rsidR="00345342" w:rsidDel="00427642" w:rsidRDefault="00427642" w:rsidP="00345342">
      <w:pPr>
        <w:spacing w:line="360" w:lineRule="auto"/>
        <w:ind w:firstLine="720"/>
        <w:contextualSpacing/>
        <w:rPr>
          <w:del w:id="26601" w:author="Claire S" w:date="2026-08-03T16:33:00Z" w16du:dateUtc="2026-08-03T15:33:00Z"/>
          <w:rFonts w:ascii="Cambria" w:hAnsi="Cambria"/>
          <w:bCs/>
          <w:sz w:val="28"/>
          <w:szCs w:val="28"/>
        </w:rPr>
      </w:pPr>
      <w:ins w:id="26602" w:author="Claire S" w:date="2026-08-03T16:32:00Z" w16du:dateUtc="2026-08-03T15:32:00Z">
        <w:r>
          <w:rPr>
            <w:rFonts w:ascii="Cambria" w:hAnsi="Cambria"/>
            <w:bCs/>
            <w:sz w:val="28"/>
            <w:szCs w:val="28"/>
          </w:rPr>
          <w:t xml:space="preserve">‘Hello?’ </w:t>
        </w:r>
      </w:ins>
      <w:del w:id="26603" w:author="Claire S" w:date="2026-08-03T16:32:00Z" w16du:dateUtc="2026-08-03T15:32:00Z">
        <w:r w:rsidR="00345342" w:rsidDel="00427642">
          <w:rPr>
            <w:rFonts w:ascii="Cambria" w:hAnsi="Cambria"/>
            <w:bCs/>
            <w:sz w:val="28"/>
            <w:szCs w:val="28"/>
          </w:rPr>
          <w:delText xml:space="preserve"> </w:delText>
        </w:r>
      </w:del>
      <w:del w:id="26604" w:author="Claire S" w:date="2026-06-05T17:57:00Z" w16du:dateUtc="2026-06-05T16:57:00Z">
        <w:r w:rsidR="00345342" w:rsidDel="00A813EB">
          <w:rPr>
            <w:rFonts w:ascii="Cambria" w:hAnsi="Cambria"/>
            <w:bCs/>
            <w:sz w:val="28"/>
            <w:szCs w:val="28"/>
          </w:rPr>
          <w:delText xml:space="preserve">she </w:delText>
        </w:r>
      </w:del>
      <w:ins w:id="26605" w:author="Claire S" w:date="2026-06-05T17:57:00Z" w16du:dateUtc="2026-06-05T16:57:00Z">
        <w:r w:rsidR="00A813EB">
          <w:rPr>
            <w:rFonts w:ascii="Cambria" w:hAnsi="Cambria"/>
            <w:bCs/>
            <w:sz w:val="28"/>
            <w:szCs w:val="28"/>
          </w:rPr>
          <w:t xml:space="preserve">Savannah </w:t>
        </w:r>
      </w:ins>
      <w:r w:rsidR="00345342">
        <w:rPr>
          <w:rFonts w:ascii="Cambria" w:hAnsi="Cambria"/>
          <w:bCs/>
          <w:sz w:val="28"/>
          <w:szCs w:val="28"/>
        </w:rPr>
        <w:t xml:space="preserve">thought </w:t>
      </w:r>
      <w:del w:id="26606" w:author="Claire S" w:date="2026-08-03T16:33:00Z" w16du:dateUtc="2026-08-03T15:33:00Z">
        <w:r w:rsidR="00345342" w:rsidDel="00427642">
          <w:rPr>
            <w:rFonts w:ascii="Cambria" w:hAnsi="Cambria"/>
            <w:bCs/>
            <w:sz w:val="28"/>
            <w:szCs w:val="28"/>
          </w:rPr>
          <w:delText>she heard</w:delText>
        </w:r>
      </w:del>
      <w:ins w:id="26607" w:author="Claire S" w:date="2026-08-03T16:33:00Z" w16du:dateUtc="2026-08-03T15:33:00Z">
        <w:r>
          <w:rPr>
            <w:rFonts w:ascii="Cambria" w:hAnsi="Cambria"/>
            <w:bCs/>
            <w:sz w:val="28"/>
            <w:szCs w:val="28"/>
          </w:rPr>
          <w:t>it was</w:t>
        </w:r>
      </w:ins>
      <w:r w:rsidR="00345342">
        <w:rPr>
          <w:rFonts w:ascii="Cambria" w:hAnsi="Cambria"/>
          <w:bCs/>
          <w:sz w:val="28"/>
          <w:szCs w:val="28"/>
        </w:rPr>
        <w:t xml:space="preserve"> ahead of her,</w:t>
      </w:r>
      <w:r w:rsidR="00273CA8">
        <w:rPr>
          <w:rFonts w:ascii="Cambria" w:hAnsi="Cambria"/>
          <w:bCs/>
          <w:sz w:val="28"/>
          <w:szCs w:val="28"/>
        </w:rPr>
        <w:t xml:space="preserve"> or</w:t>
      </w:r>
      <w:r w:rsidR="00345342">
        <w:rPr>
          <w:rFonts w:ascii="Cambria" w:hAnsi="Cambria"/>
          <w:bCs/>
          <w:sz w:val="28"/>
          <w:szCs w:val="28"/>
        </w:rPr>
        <w:t xml:space="preserve"> maybe above her? </w:t>
      </w:r>
      <w:del w:id="26608" w:author="Claire S" w:date="2026-08-03T16:33:00Z" w16du:dateUtc="2026-08-03T15:33:00Z">
        <w:r w:rsidR="00345342" w:rsidDel="00427642">
          <w:rPr>
            <w:rFonts w:ascii="Cambria" w:hAnsi="Cambria"/>
            <w:bCs/>
            <w:sz w:val="28"/>
            <w:szCs w:val="28"/>
          </w:rPr>
          <w:delText xml:space="preserve">It was hard to tell, </w:delText>
        </w:r>
      </w:del>
      <w:ins w:id="26609" w:author="Claire S" w:date="2026-08-03T16:33:00Z" w16du:dateUtc="2026-08-03T15:33:00Z">
        <w:r>
          <w:rPr>
            <w:rFonts w:ascii="Cambria" w:hAnsi="Cambria"/>
            <w:bCs/>
            <w:sz w:val="28"/>
            <w:szCs w:val="28"/>
          </w:rPr>
          <w:t xml:space="preserve">But </w:t>
        </w:r>
      </w:ins>
      <w:r w:rsidR="00345342">
        <w:rPr>
          <w:rFonts w:ascii="Cambria" w:hAnsi="Cambria"/>
          <w:bCs/>
          <w:sz w:val="28"/>
          <w:szCs w:val="28"/>
        </w:rPr>
        <w:t>it was so echoey down here</w:t>
      </w:r>
      <w:del w:id="26610" w:author="Claire S" w:date="2026-08-03T16:33:00Z" w16du:dateUtc="2026-08-03T15:33:00Z">
        <w:r w:rsidR="00345342" w:rsidDel="00427642">
          <w:rPr>
            <w:rFonts w:ascii="Cambria" w:hAnsi="Cambria"/>
            <w:bCs/>
            <w:sz w:val="28"/>
            <w:szCs w:val="28"/>
          </w:rPr>
          <w:delText xml:space="preserve">, </w:delText>
        </w:r>
      </w:del>
      <w:ins w:id="26611" w:author="Claire S" w:date="2026-08-03T16:33:00Z" w16du:dateUtc="2026-08-03T15:33:00Z">
        <w:r>
          <w:rPr>
            <w:rFonts w:ascii="Cambria" w:hAnsi="Cambria"/>
            <w:bCs/>
            <w:sz w:val="28"/>
            <w:szCs w:val="28"/>
          </w:rPr>
          <w:t xml:space="preserve">, it was hard to tell, </w:t>
        </w:r>
      </w:ins>
      <w:r w:rsidR="00345342">
        <w:rPr>
          <w:rFonts w:ascii="Cambria" w:hAnsi="Cambria"/>
          <w:bCs/>
          <w:sz w:val="28"/>
          <w:szCs w:val="28"/>
        </w:rPr>
        <w:t>the exposed brickwork making every noise bounce.</w:t>
      </w:r>
      <w:ins w:id="26612" w:author="Claire S" w:date="2026-08-03T16:33:00Z" w16du:dateUtc="2026-08-03T15:33:00Z">
        <w:r>
          <w:rPr>
            <w:rFonts w:ascii="Cambria" w:hAnsi="Cambria"/>
            <w:bCs/>
            <w:sz w:val="28"/>
            <w:szCs w:val="28"/>
          </w:rPr>
          <w:t xml:space="preserve"> </w:t>
        </w:r>
      </w:ins>
    </w:p>
    <w:p w14:paraId="00288973" w14:textId="7811081F" w:rsidR="00345342" w:rsidRDefault="00345342" w:rsidP="00427642">
      <w:pPr>
        <w:spacing w:line="360" w:lineRule="auto"/>
        <w:ind w:firstLine="720"/>
        <w:contextualSpacing/>
        <w:rPr>
          <w:rFonts w:ascii="Cambria" w:hAnsi="Cambria"/>
          <w:bCs/>
          <w:sz w:val="28"/>
          <w:szCs w:val="28"/>
        </w:rPr>
      </w:pPr>
      <w:r>
        <w:rPr>
          <w:rFonts w:ascii="Cambria" w:hAnsi="Cambria"/>
          <w:bCs/>
          <w:sz w:val="28"/>
          <w:szCs w:val="28"/>
        </w:rPr>
        <w:t>‘</w:t>
      </w:r>
      <w:del w:id="26613" w:author="Claire S" w:date="2026-08-03T16:33:00Z" w16du:dateUtc="2026-08-03T15:33:00Z">
        <w:r w:rsidDel="00427642">
          <w:rPr>
            <w:rFonts w:ascii="Cambria" w:hAnsi="Cambria"/>
            <w:bCs/>
            <w:sz w:val="28"/>
            <w:szCs w:val="28"/>
          </w:rPr>
          <w:delText>Who is that</w:delText>
        </w:r>
      </w:del>
      <w:ins w:id="26614" w:author="Claire S" w:date="2026-08-03T16:33:00Z" w16du:dateUtc="2026-08-03T15:33:00Z">
        <w:r w:rsidR="00427642">
          <w:rPr>
            <w:rFonts w:ascii="Cambria" w:hAnsi="Cambria"/>
            <w:bCs/>
            <w:sz w:val="28"/>
            <w:szCs w:val="28"/>
          </w:rPr>
          <w:t>Is someone there</w:t>
        </w:r>
      </w:ins>
      <w:r>
        <w:rPr>
          <w:rFonts w:ascii="Cambria" w:hAnsi="Cambria"/>
          <w:bCs/>
          <w:sz w:val="28"/>
          <w:szCs w:val="28"/>
        </w:rPr>
        <w:t>?’</w:t>
      </w:r>
      <w:r w:rsidR="00273CA8">
        <w:rPr>
          <w:rFonts w:ascii="Cambria" w:hAnsi="Cambria"/>
          <w:bCs/>
          <w:sz w:val="28"/>
          <w:szCs w:val="28"/>
        </w:rPr>
        <w:t xml:space="preserve"> </w:t>
      </w:r>
      <w:ins w:id="26615" w:author="Claire S" w:date="2026-06-05T17:57:00Z" w16du:dateUtc="2026-06-05T16:57:00Z">
        <w:r w:rsidR="00A813EB">
          <w:rPr>
            <w:rFonts w:ascii="Cambria" w:hAnsi="Cambria"/>
            <w:bCs/>
            <w:sz w:val="28"/>
            <w:szCs w:val="28"/>
          </w:rPr>
          <w:t>S</w:t>
        </w:r>
      </w:ins>
      <w:del w:id="26616" w:author="Claire S" w:date="2026-06-05T17:57:00Z" w16du:dateUtc="2026-06-05T16:57:00Z">
        <w:r w:rsidR="00273CA8" w:rsidDel="00A813EB">
          <w:rPr>
            <w:rFonts w:ascii="Cambria" w:hAnsi="Cambria"/>
            <w:bCs/>
            <w:sz w:val="28"/>
            <w:szCs w:val="28"/>
          </w:rPr>
          <w:delText>s</w:delText>
        </w:r>
      </w:del>
      <w:r w:rsidR="00273CA8">
        <w:rPr>
          <w:rFonts w:ascii="Cambria" w:hAnsi="Cambria"/>
          <w:bCs/>
          <w:sz w:val="28"/>
          <w:szCs w:val="28"/>
        </w:rPr>
        <w:t>he peered down the passageway</w:t>
      </w:r>
      <w:r w:rsidR="0087485F">
        <w:rPr>
          <w:rFonts w:ascii="Cambria" w:hAnsi="Cambria"/>
          <w:bCs/>
          <w:sz w:val="28"/>
          <w:szCs w:val="28"/>
        </w:rPr>
        <w:t xml:space="preserve"> on the far side of the </w:t>
      </w:r>
      <w:ins w:id="26617" w:author="Claire S" w:date="2026-08-03T16:27:00Z" w16du:dateUtc="2026-08-03T15:27:00Z">
        <w:r w:rsidR="00A8522E">
          <w:rPr>
            <w:rFonts w:ascii="Cambria" w:hAnsi="Cambria"/>
            <w:bCs/>
            <w:sz w:val="28"/>
            <w:szCs w:val="28"/>
          </w:rPr>
          <w:t>F</w:t>
        </w:r>
      </w:ins>
      <w:del w:id="26618" w:author="Claire S" w:date="2026-08-03T16:27:00Z" w16du:dateUtc="2026-08-03T15:27:00Z">
        <w:r w:rsidR="0087485F" w:rsidDel="00A8522E">
          <w:rPr>
            <w:rFonts w:ascii="Cambria" w:hAnsi="Cambria"/>
            <w:bCs/>
            <w:sz w:val="28"/>
            <w:szCs w:val="28"/>
          </w:rPr>
          <w:delText>f</w:delText>
        </w:r>
      </w:del>
      <w:r w:rsidR="0087485F">
        <w:rPr>
          <w:rFonts w:ascii="Cambria" w:hAnsi="Cambria"/>
          <w:bCs/>
          <w:sz w:val="28"/>
          <w:szCs w:val="28"/>
        </w:rPr>
        <w:t xml:space="preserve">irst </w:t>
      </w:r>
      <w:del w:id="26619" w:author="Claire S" w:date="2026-08-03T16:27:00Z" w16du:dateUtc="2026-08-03T15:27:00Z">
        <w:r w:rsidR="0087485F" w:rsidDel="00A8522E">
          <w:rPr>
            <w:rFonts w:ascii="Cambria" w:hAnsi="Cambria"/>
            <w:bCs/>
            <w:sz w:val="28"/>
            <w:szCs w:val="28"/>
          </w:rPr>
          <w:delText>vault</w:delText>
        </w:r>
      </w:del>
      <w:ins w:id="26620" w:author="Claire S" w:date="2026-08-03T16:27:00Z" w16du:dateUtc="2026-08-03T15:27:00Z">
        <w:r w:rsidR="00A8522E">
          <w:rPr>
            <w:rFonts w:ascii="Cambria" w:hAnsi="Cambria"/>
            <w:bCs/>
            <w:sz w:val="28"/>
            <w:szCs w:val="28"/>
          </w:rPr>
          <w:t>Vault</w:t>
        </w:r>
      </w:ins>
      <w:del w:id="26621" w:author="Daisy Watt" w:date="2026-06-24T13:11:00Z" w16du:dateUtc="2026-06-24T11:11:00Z">
        <w:r w:rsidR="0087485F" w:rsidDel="007A192B">
          <w:rPr>
            <w:rFonts w:ascii="Cambria" w:hAnsi="Cambria"/>
            <w:bCs/>
            <w:sz w:val="28"/>
            <w:szCs w:val="28"/>
          </w:rPr>
          <w:delText>;</w:delText>
        </w:r>
      </w:del>
      <w:ins w:id="26622" w:author="Daisy Watt" w:date="2026-06-24T13:11:00Z" w16du:dateUtc="2026-06-24T11:11:00Z">
        <w:r w:rsidR="007A192B">
          <w:rPr>
            <w:rFonts w:ascii="Cambria" w:hAnsi="Cambria"/>
            <w:bCs/>
            <w:sz w:val="28"/>
            <w:szCs w:val="28"/>
          </w:rPr>
          <w:t>,</w:t>
        </w:r>
      </w:ins>
      <w:r w:rsidR="00273CA8">
        <w:rPr>
          <w:rFonts w:ascii="Cambria" w:hAnsi="Cambria"/>
          <w:bCs/>
          <w:sz w:val="28"/>
          <w:szCs w:val="28"/>
        </w:rPr>
        <w:t xml:space="preserve"> remembering getting locked in the </w:t>
      </w:r>
      <w:r w:rsidR="006378A1">
        <w:rPr>
          <w:rFonts w:ascii="Cambria" w:hAnsi="Cambria"/>
          <w:bCs/>
          <w:sz w:val="28"/>
          <w:szCs w:val="28"/>
        </w:rPr>
        <w:t>S</w:t>
      </w:r>
      <w:r w:rsidR="00273CA8">
        <w:rPr>
          <w:rFonts w:ascii="Cambria" w:hAnsi="Cambria"/>
          <w:bCs/>
          <w:sz w:val="28"/>
          <w:szCs w:val="28"/>
        </w:rPr>
        <w:t xml:space="preserve">ecret Library the other day.  </w:t>
      </w:r>
      <w:del w:id="26623" w:author="Daisy Watt" w:date="2026-06-24T13:11:00Z" w16du:dateUtc="2026-06-24T11:11:00Z">
        <w:r w:rsidR="00273CA8" w:rsidDel="007A192B">
          <w:rPr>
            <w:rFonts w:ascii="Cambria" w:hAnsi="Cambria"/>
            <w:bCs/>
            <w:sz w:val="28"/>
            <w:szCs w:val="28"/>
          </w:rPr>
          <w:delText>But t</w:delText>
        </w:r>
      </w:del>
      <w:ins w:id="26624" w:author="Daisy Watt" w:date="2026-06-24T13:11:00Z" w16du:dateUtc="2026-06-24T11:11:00Z">
        <w:r w:rsidR="007A192B">
          <w:rPr>
            <w:rFonts w:ascii="Cambria" w:hAnsi="Cambria"/>
            <w:bCs/>
            <w:sz w:val="28"/>
            <w:szCs w:val="28"/>
          </w:rPr>
          <w:t>T</w:t>
        </w:r>
      </w:ins>
      <w:r w:rsidR="00273CA8">
        <w:rPr>
          <w:rFonts w:ascii="Cambria" w:hAnsi="Cambria"/>
          <w:bCs/>
          <w:sz w:val="28"/>
          <w:szCs w:val="28"/>
        </w:rPr>
        <w:t xml:space="preserve">hese </w:t>
      </w:r>
      <w:r w:rsidR="005B0990">
        <w:rPr>
          <w:rFonts w:ascii="Cambria" w:hAnsi="Cambria"/>
          <w:bCs/>
          <w:sz w:val="28"/>
          <w:szCs w:val="28"/>
        </w:rPr>
        <w:t xml:space="preserve">passages </w:t>
      </w:r>
      <w:r w:rsidR="00273CA8">
        <w:rPr>
          <w:rFonts w:ascii="Cambria" w:hAnsi="Cambria"/>
          <w:bCs/>
          <w:sz w:val="28"/>
          <w:szCs w:val="28"/>
        </w:rPr>
        <w:t>must all link up</w:t>
      </w:r>
      <w:del w:id="26625" w:author="Daisy Watt" w:date="2026-06-24T13:11:00Z" w16du:dateUtc="2026-06-24T11:11:00Z">
        <w:r w:rsidR="00273CA8" w:rsidDel="007A192B">
          <w:rPr>
            <w:rFonts w:ascii="Cambria" w:hAnsi="Cambria"/>
            <w:bCs/>
            <w:sz w:val="28"/>
            <w:szCs w:val="28"/>
          </w:rPr>
          <w:delText>;</w:delText>
        </w:r>
      </w:del>
      <w:ins w:id="26626" w:author="Daisy Watt" w:date="2026-06-24T13:11:00Z" w16du:dateUtc="2026-06-24T11:11:00Z">
        <w:r w:rsidR="007A192B">
          <w:rPr>
            <w:rFonts w:ascii="Cambria" w:hAnsi="Cambria"/>
            <w:bCs/>
            <w:sz w:val="28"/>
            <w:szCs w:val="28"/>
          </w:rPr>
          <w:t xml:space="preserve"> –</w:t>
        </w:r>
      </w:ins>
      <w:r w:rsidR="00273CA8">
        <w:rPr>
          <w:rFonts w:ascii="Cambria" w:hAnsi="Cambria"/>
          <w:bCs/>
          <w:sz w:val="28"/>
          <w:szCs w:val="28"/>
        </w:rPr>
        <w:t xml:space="preserve"> that’s why she’d asked Ruth to get Security to check</w:t>
      </w:r>
      <w:ins w:id="26627" w:author="Daisy Watt" w:date="2026-06-24T13:11:00Z" w16du:dateUtc="2026-06-24T11:11:00Z">
        <w:r w:rsidR="007A192B">
          <w:rPr>
            <w:rFonts w:ascii="Cambria" w:hAnsi="Cambria"/>
            <w:bCs/>
            <w:sz w:val="28"/>
            <w:szCs w:val="28"/>
          </w:rPr>
          <w:t xml:space="preserve"> them</w:t>
        </w:r>
      </w:ins>
      <w:r w:rsidR="00273CA8">
        <w:rPr>
          <w:rFonts w:ascii="Cambria" w:hAnsi="Cambria"/>
          <w:bCs/>
          <w:sz w:val="28"/>
          <w:szCs w:val="28"/>
        </w:rPr>
        <w:t>.</w:t>
      </w:r>
    </w:p>
    <w:p w14:paraId="3C5AF968" w14:textId="30D74813" w:rsidR="00273CA8" w:rsidRDefault="005B0990" w:rsidP="00345342">
      <w:pPr>
        <w:spacing w:line="360" w:lineRule="auto"/>
        <w:ind w:firstLine="720"/>
        <w:contextualSpacing/>
        <w:rPr>
          <w:rFonts w:ascii="Cambria" w:hAnsi="Cambria"/>
          <w:bCs/>
          <w:sz w:val="28"/>
          <w:szCs w:val="28"/>
        </w:rPr>
      </w:pPr>
      <w:r>
        <w:rPr>
          <w:rFonts w:ascii="Cambria" w:hAnsi="Cambria"/>
          <w:bCs/>
          <w:sz w:val="28"/>
          <w:szCs w:val="28"/>
        </w:rPr>
        <w:t xml:space="preserve">Now Savannah </w:t>
      </w:r>
      <w:r w:rsidR="00273CA8">
        <w:rPr>
          <w:rFonts w:ascii="Cambria" w:hAnsi="Cambria"/>
          <w:bCs/>
          <w:sz w:val="28"/>
          <w:szCs w:val="28"/>
        </w:rPr>
        <w:t xml:space="preserve">heard </w:t>
      </w:r>
      <w:del w:id="26628" w:author="Claire S" w:date="2026-06-05T17:57:00Z" w16du:dateUtc="2026-06-05T16:57:00Z">
        <w:r w:rsidR="00273CA8" w:rsidDel="00A813EB">
          <w:rPr>
            <w:rFonts w:ascii="Cambria" w:hAnsi="Cambria"/>
            <w:bCs/>
            <w:sz w:val="28"/>
            <w:szCs w:val="28"/>
          </w:rPr>
          <w:delText xml:space="preserve">the </w:delText>
        </w:r>
        <w:r w:rsidR="00B15C09" w:rsidDel="00A813EB">
          <w:rPr>
            <w:rFonts w:ascii="Cambria" w:hAnsi="Cambria"/>
            <w:bCs/>
            <w:sz w:val="28"/>
            <w:szCs w:val="28"/>
          </w:rPr>
          <w:delText>noise</w:delText>
        </w:r>
        <w:r w:rsidR="00273CA8" w:rsidDel="00A813EB">
          <w:rPr>
            <w:rFonts w:ascii="Cambria" w:hAnsi="Cambria"/>
            <w:bCs/>
            <w:sz w:val="28"/>
            <w:szCs w:val="28"/>
          </w:rPr>
          <w:delText xml:space="preserve"> of feet</w:delText>
        </w:r>
      </w:del>
      <w:ins w:id="26629" w:author="Claire S" w:date="2026-06-05T17:57:00Z" w16du:dateUtc="2026-06-05T16:57:00Z">
        <w:r w:rsidR="00A813EB">
          <w:rPr>
            <w:rFonts w:ascii="Cambria" w:hAnsi="Cambria"/>
            <w:bCs/>
            <w:sz w:val="28"/>
            <w:szCs w:val="28"/>
          </w:rPr>
          <w:t>footsteps</w:t>
        </w:r>
      </w:ins>
      <w:r w:rsidR="00273CA8">
        <w:rPr>
          <w:rFonts w:ascii="Cambria" w:hAnsi="Cambria"/>
          <w:bCs/>
          <w:sz w:val="28"/>
          <w:szCs w:val="28"/>
        </w:rPr>
        <w:t xml:space="preserve">, and </w:t>
      </w:r>
      <w:r>
        <w:rPr>
          <w:rFonts w:ascii="Cambria" w:hAnsi="Cambria"/>
          <w:bCs/>
          <w:sz w:val="28"/>
          <w:szCs w:val="28"/>
        </w:rPr>
        <w:t xml:space="preserve">then, </w:t>
      </w:r>
      <w:r w:rsidR="00273CA8">
        <w:rPr>
          <w:rFonts w:ascii="Cambria" w:hAnsi="Cambria"/>
          <w:bCs/>
          <w:sz w:val="28"/>
          <w:szCs w:val="28"/>
        </w:rPr>
        <w:t xml:space="preserve">right at the end of the dim passageway, </w:t>
      </w:r>
      <w:r>
        <w:rPr>
          <w:rFonts w:ascii="Cambria" w:hAnsi="Cambria"/>
          <w:bCs/>
          <w:sz w:val="28"/>
          <w:szCs w:val="28"/>
        </w:rPr>
        <w:t>something moved.</w:t>
      </w:r>
    </w:p>
    <w:p w14:paraId="79E647BE" w14:textId="77777777" w:rsidR="00427642" w:rsidRDefault="00273CA8" w:rsidP="006378A1">
      <w:pPr>
        <w:spacing w:line="360" w:lineRule="auto"/>
        <w:ind w:firstLine="720"/>
        <w:contextualSpacing/>
        <w:rPr>
          <w:ins w:id="26630" w:author="Claire S" w:date="2026-08-03T16:33:00Z" w16du:dateUtc="2026-08-03T15:33:00Z"/>
          <w:rFonts w:ascii="Cambria" w:hAnsi="Cambria"/>
          <w:bCs/>
          <w:sz w:val="28"/>
          <w:szCs w:val="28"/>
        </w:rPr>
      </w:pPr>
      <w:r>
        <w:rPr>
          <w:rFonts w:ascii="Cambria" w:hAnsi="Cambria"/>
          <w:bCs/>
          <w:sz w:val="28"/>
          <w:szCs w:val="28"/>
        </w:rPr>
        <w:t>Savannah</w:t>
      </w:r>
      <w:r w:rsidR="00345342">
        <w:rPr>
          <w:rFonts w:ascii="Cambria" w:hAnsi="Cambria"/>
          <w:bCs/>
          <w:sz w:val="28"/>
          <w:szCs w:val="28"/>
        </w:rPr>
        <w:t xml:space="preserve"> screamed</w:t>
      </w:r>
      <w:r>
        <w:rPr>
          <w:rFonts w:ascii="Cambria" w:hAnsi="Cambria"/>
          <w:bCs/>
          <w:sz w:val="28"/>
          <w:szCs w:val="28"/>
        </w:rPr>
        <w:t xml:space="preserve">.  </w:t>
      </w:r>
      <w:r w:rsidR="00345342">
        <w:rPr>
          <w:rFonts w:ascii="Cambria" w:hAnsi="Cambria"/>
          <w:bCs/>
          <w:sz w:val="28"/>
          <w:szCs w:val="28"/>
        </w:rPr>
        <w:t xml:space="preserve">Honestly, </w:t>
      </w:r>
      <w:r>
        <w:rPr>
          <w:rFonts w:ascii="Cambria" w:hAnsi="Cambria"/>
          <w:bCs/>
          <w:sz w:val="28"/>
          <w:szCs w:val="28"/>
        </w:rPr>
        <w:t>she was getting worse than her sister Bella</w:t>
      </w:r>
      <w:del w:id="26631" w:author="Claire S" w:date="2026-06-05T17:57:00Z" w16du:dateUtc="2026-06-05T16:57:00Z">
        <w:r w:rsidDel="00A813EB">
          <w:rPr>
            <w:rFonts w:ascii="Cambria" w:hAnsi="Cambria"/>
            <w:bCs/>
            <w:sz w:val="28"/>
            <w:szCs w:val="28"/>
          </w:rPr>
          <w:delText>, who was</w:delText>
        </w:r>
      </w:del>
      <w:ins w:id="26632" w:author="Claire S" w:date="2026-06-05T17:57:00Z" w16du:dateUtc="2026-06-05T16:57:00Z">
        <w:r w:rsidR="00A813EB">
          <w:rPr>
            <w:rFonts w:ascii="Cambria" w:hAnsi="Cambria"/>
            <w:bCs/>
            <w:sz w:val="28"/>
            <w:szCs w:val="28"/>
          </w:rPr>
          <w:t xml:space="preserve"> </w:t>
        </w:r>
        <w:del w:id="26633" w:author="Daisy Watt" w:date="2026-06-24T13:11:00Z" w16du:dateUtc="2026-06-24T11:11:00Z">
          <w:r w:rsidR="00A813EB" w:rsidDel="0073258D">
            <w:rPr>
              <w:rFonts w:ascii="Cambria" w:hAnsi="Cambria"/>
              <w:bCs/>
              <w:sz w:val="28"/>
              <w:szCs w:val="28"/>
            </w:rPr>
            <w:delText>-</w:delText>
          </w:r>
        </w:del>
      </w:ins>
      <w:ins w:id="26634" w:author="Daisy Watt" w:date="2026-06-24T13:11:00Z" w16du:dateUtc="2026-06-24T11:11:00Z">
        <w:r w:rsidR="0073258D">
          <w:rPr>
            <w:rFonts w:ascii="Cambria" w:hAnsi="Cambria"/>
            <w:bCs/>
            <w:sz w:val="28"/>
            <w:szCs w:val="28"/>
          </w:rPr>
          <w:t>–</w:t>
        </w:r>
      </w:ins>
      <w:r>
        <w:rPr>
          <w:rFonts w:ascii="Cambria" w:hAnsi="Cambria"/>
          <w:bCs/>
          <w:sz w:val="28"/>
          <w:szCs w:val="28"/>
        </w:rPr>
        <w:t xml:space="preserve"> the type to believe in ‘spirits</w:t>
      </w:r>
      <w:ins w:id="26635" w:author="Daisy Watt" w:date="2026-06-24T13:11:00Z" w16du:dateUtc="2026-06-24T11:11:00Z">
        <w:r w:rsidR="0073258D">
          <w:rPr>
            <w:rFonts w:ascii="Cambria" w:hAnsi="Cambria"/>
            <w:bCs/>
            <w:sz w:val="28"/>
            <w:szCs w:val="28"/>
          </w:rPr>
          <w:t>’,</w:t>
        </w:r>
      </w:ins>
      <w:del w:id="26636" w:author="Daisy Watt" w:date="2026-06-24T13:11:00Z" w16du:dateUtc="2026-06-24T11:11:00Z">
        <w:r w:rsidR="00307C98" w:rsidDel="0073258D">
          <w:rPr>
            <w:rFonts w:ascii="Cambria" w:hAnsi="Cambria"/>
            <w:bCs/>
            <w:sz w:val="28"/>
            <w:szCs w:val="28"/>
          </w:rPr>
          <w:delText>,</w:delText>
        </w:r>
        <w:r w:rsidDel="0073258D">
          <w:rPr>
            <w:rFonts w:ascii="Cambria" w:hAnsi="Cambria"/>
            <w:bCs/>
            <w:sz w:val="28"/>
            <w:szCs w:val="28"/>
          </w:rPr>
          <w:delText>’</w:delText>
        </w:r>
      </w:del>
      <w:r w:rsidR="00307C98">
        <w:rPr>
          <w:rFonts w:ascii="Cambria" w:hAnsi="Cambria"/>
          <w:bCs/>
          <w:sz w:val="28"/>
          <w:szCs w:val="28"/>
        </w:rPr>
        <w:t xml:space="preserve"> and </w:t>
      </w:r>
      <w:ins w:id="26637" w:author="Claire S" w:date="2026-08-03T16:29:00Z" w16du:dateUtc="2026-08-03T15:29:00Z">
        <w:r w:rsidR="006F4D93">
          <w:rPr>
            <w:rFonts w:ascii="Cambria" w:hAnsi="Cambria"/>
            <w:bCs/>
            <w:sz w:val="28"/>
            <w:szCs w:val="28"/>
          </w:rPr>
          <w:t>pay for</w:t>
        </w:r>
      </w:ins>
      <w:del w:id="26638" w:author="Claire S" w:date="2026-08-03T16:29:00Z" w16du:dateUtc="2026-08-03T15:29:00Z">
        <w:r w:rsidR="00307C98" w:rsidDel="006F4D93">
          <w:rPr>
            <w:rFonts w:ascii="Cambria" w:hAnsi="Cambria"/>
            <w:bCs/>
            <w:sz w:val="28"/>
            <w:szCs w:val="28"/>
          </w:rPr>
          <w:delText>get</w:delText>
        </w:r>
      </w:del>
      <w:r w:rsidR="00307C98">
        <w:rPr>
          <w:rFonts w:ascii="Cambria" w:hAnsi="Cambria"/>
          <w:bCs/>
          <w:sz w:val="28"/>
          <w:szCs w:val="28"/>
        </w:rPr>
        <w:t xml:space="preserve"> </w:t>
      </w:r>
      <w:del w:id="26639" w:author="Daisy Watt" w:date="2026-06-24T13:11:00Z" w16du:dateUtc="2026-06-24T11:11:00Z">
        <w:r w:rsidR="00307C98" w:rsidDel="008169DC">
          <w:rPr>
            <w:rFonts w:ascii="Cambria" w:hAnsi="Cambria"/>
            <w:bCs/>
            <w:sz w:val="28"/>
            <w:szCs w:val="28"/>
          </w:rPr>
          <w:delText xml:space="preserve">her </w:delText>
        </w:r>
      </w:del>
      <w:r w:rsidR="00B15C09">
        <w:rPr>
          <w:rFonts w:ascii="Cambria" w:hAnsi="Cambria"/>
          <w:bCs/>
          <w:sz w:val="28"/>
          <w:szCs w:val="28"/>
        </w:rPr>
        <w:t>T</w:t>
      </w:r>
      <w:r w:rsidR="00307C98">
        <w:rPr>
          <w:rFonts w:ascii="Cambria" w:hAnsi="Cambria"/>
          <w:bCs/>
          <w:sz w:val="28"/>
          <w:szCs w:val="28"/>
        </w:rPr>
        <w:t>arot read</w:t>
      </w:r>
      <w:ins w:id="26640" w:author="Daisy Watt" w:date="2026-06-24T13:11:00Z" w16du:dateUtc="2026-06-24T11:11:00Z">
        <w:r w:rsidR="008169DC">
          <w:rPr>
            <w:rFonts w:ascii="Cambria" w:hAnsi="Cambria"/>
            <w:bCs/>
            <w:sz w:val="28"/>
            <w:szCs w:val="28"/>
          </w:rPr>
          <w:t>ings</w:t>
        </w:r>
      </w:ins>
      <w:r w:rsidR="00307C98">
        <w:rPr>
          <w:rFonts w:ascii="Cambria" w:hAnsi="Cambria"/>
          <w:bCs/>
          <w:sz w:val="28"/>
          <w:szCs w:val="28"/>
        </w:rPr>
        <w:t xml:space="preserve"> and </w:t>
      </w:r>
      <w:del w:id="26641" w:author="Claire S" w:date="2026-08-03T16:29:00Z" w16du:dateUtc="2026-08-03T15:29:00Z">
        <w:r w:rsidR="00307C98" w:rsidDel="006F4D93">
          <w:rPr>
            <w:rFonts w:ascii="Cambria" w:hAnsi="Cambria"/>
            <w:bCs/>
            <w:sz w:val="28"/>
            <w:szCs w:val="28"/>
          </w:rPr>
          <w:delText xml:space="preserve">all </w:delText>
        </w:r>
      </w:del>
      <w:ins w:id="26642" w:author="Claire S" w:date="2026-08-03T16:29:00Z" w16du:dateUtc="2026-08-03T15:29:00Z">
        <w:r w:rsidR="006F4D93">
          <w:rPr>
            <w:rFonts w:ascii="Cambria" w:hAnsi="Cambria"/>
            <w:bCs/>
            <w:sz w:val="28"/>
            <w:szCs w:val="28"/>
          </w:rPr>
          <w:t xml:space="preserve">that </w:t>
        </w:r>
      </w:ins>
      <w:r w:rsidR="00307C98">
        <w:rPr>
          <w:rFonts w:ascii="Cambria" w:hAnsi="Cambria"/>
          <w:bCs/>
          <w:sz w:val="28"/>
          <w:szCs w:val="28"/>
        </w:rPr>
        <w:t>sort</w:t>
      </w:r>
      <w:del w:id="26643" w:author="Claire S" w:date="2026-08-03T16:29:00Z" w16du:dateUtc="2026-08-03T15:29:00Z">
        <w:r w:rsidR="00307C98" w:rsidDel="006F4D93">
          <w:rPr>
            <w:rFonts w:ascii="Cambria" w:hAnsi="Cambria"/>
            <w:bCs/>
            <w:sz w:val="28"/>
            <w:szCs w:val="28"/>
          </w:rPr>
          <w:delText>s</w:delText>
        </w:r>
      </w:del>
      <w:r w:rsidR="00307C98">
        <w:rPr>
          <w:rFonts w:ascii="Cambria" w:hAnsi="Cambria"/>
          <w:bCs/>
          <w:sz w:val="28"/>
          <w:szCs w:val="28"/>
        </w:rPr>
        <w:t xml:space="preserve"> of rubbish.</w:t>
      </w:r>
      <w:r w:rsidR="006378A1">
        <w:rPr>
          <w:rFonts w:ascii="Cambria" w:hAnsi="Cambria"/>
          <w:bCs/>
          <w:sz w:val="28"/>
          <w:szCs w:val="28"/>
        </w:rPr>
        <w:t xml:space="preserve">  </w:t>
      </w:r>
      <w:del w:id="26644" w:author="Claire S" w:date="2026-08-03T16:29:00Z" w16du:dateUtc="2026-08-03T15:29:00Z">
        <w:r w:rsidR="006378A1" w:rsidDel="006F4D93">
          <w:rPr>
            <w:rFonts w:ascii="Cambria" w:hAnsi="Cambria"/>
            <w:bCs/>
            <w:sz w:val="28"/>
            <w:szCs w:val="28"/>
          </w:rPr>
          <w:delText>Normally pretty tough in that regard</w:delText>
        </w:r>
      </w:del>
      <w:ins w:id="26645" w:author="Claire S" w:date="2026-08-03T16:29:00Z" w16du:dateUtc="2026-08-03T15:29:00Z">
        <w:r w:rsidR="006F4D93">
          <w:rPr>
            <w:rFonts w:ascii="Cambria" w:hAnsi="Cambria"/>
            <w:bCs/>
            <w:sz w:val="28"/>
            <w:szCs w:val="28"/>
          </w:rPr>
          <w:t>But right now Savannah, who prided herself in being tough</w:t>
        </w:r>
      </w:ins>
      <w:r w:rsidR="006378A1">
        <w:rPr>
          <w:rFonts w:ascii="Cambria" w:hAnsi="Cambria"/>
          <w:bCs/>
          <w:sz w:val="28"/>
          <w:szCs w:val="28"/>
        </w:rPr>
        <w:t xml:space="preserve">, </w:t>
      </w:r>
      <w:del w:id="26646" w:author="Claire S" w:date="2026-08-03T16:29:00Z" w16du:dateUtc="2026-08-03T15:29:00Z">
        <w:r w:rsidR="006378A1" w:rsidDel="006F4D93">
          <w:rPr>
            <w:rFonts w:ascii="Cambria" w:hAnsi="Cambria"/>
            <w:bCs/>
            <w:sz w:val="28"/>
            <w:szCs w:val="28"/>
          </w:rPr>
          <w:delText xml:space="preserve">Savannah </w:delText>
        </w:r>
      </w:del>
      <w:r w:rsidR="006378A1">
        <w:rPr>
          <w:rFonts w:ascii="Cambria" w:hAnsi="Cambria"/>
          <w:bCs/>
          <w:sz w:val="28"/>
          <w:szCs w:val="28"/>
        </w:rPr>
        <w:t xml:space="preserve">didn’t feel tough </w:t>
      </w:r>
      <w:del w:id="26647" w:author="Daisy Watt" w:date="2026-06-24T13:12:00Z" w16du:dateUtc="2026-06-24T11:12:00Z">
        <w:r w:rsidR="006378A1" w:rsidDel="00540D9C">
          <w:rPr>
            <w:rFonts w:ascii="Cambria" w:hAnsi="Cambria"/>
            <w:bCs/>
            <w:sz w:val="28"/>
            <w:szCs w:val="28"/>
          </w:rPr>
          <w:delText xml:space="preserve">now though </w:delText>
        </w:r>
      </w:del>
      <w:ins w:id="26648" w:author="Daisy Watt" w:date="2026-06-24T13:12:00Z" w16du:dateUtc="2026-06-24T11:12:00Z">
        <w:r w:rsidR="00540D9C">
          <w:rPr>
            <w:rFonts w:ascii="Cambria" w:hAnsi="Cambria"/>
            <w:bCs/>
            <w:sz w:val="28"/>
            <w:szCs w:val="28"/>
          </w:rPr>
          <w:t>at all</w:t>
        </w:r>
      </w:ins>
      <w:ins w:id="26649" w:author="Claire S" w:date="2026-08-03T16:33:00Z" w16du:dateUtc="2026-08-03T15:33:00Z">
        <w:r w:rsidR="00427642">
          <w:rPr>
            <w:rFonts w:ascii="Cambria" w:hAnsi="Cambria"/>
            <w:bCs/>
            <w:sz w:val="28"/>
            <w:szCs w:val="28"/>
          </w:rPr>
          <w:t>.</w:t>
        </w:r>
      </w:ins>
    </w:p>
    <w:p w14:paraId="2BA66DF1" w14:textId="42BF36DF" w:rsidR="006378A1" w:rsidDel="00427642" w:rsidRDefault="00427642" w:rsidP="006378A1">
      <w:pPr>
        <w:spacing w:line="360" w:lineRule="auto"/>
        <w:ind w:firstLine="720"/>
        <w:contextualSpacing/>
        <w:rPr>
          <w:del w:id="26650" w:author="Claire S" w:date="2026-08-03T16:34:00Z" w16du:dateUtc="2026-08-03T15:34:00Z"/>
          <w:rFonts w:ascii="Cambria" w:hAnsi="Cambria"/>
          <w:bCs/>
          <w:sz w:val="28"/>
          <w:szCs w:val="28"/>
        </w:rPr>
      </w:pPr>
      <w:ins w:id="26651" w:author="Claire S" w:date="2026-08-03T16:33:00Z" w16du:dateUtc="2026-08-03T15:33:00Z">
        <w:r>
          <w:rPr>
            <w:rFonts w:ascii="Cambria" w:hAnsi="Cambria"/>
            <w:bCs/>
            <w:sz w:val="28"/>
            <w:szCs w:val="28"/>
          </w:rPr>
          <w:t>S</w:t>
        </w:r>
      </w:ins>
      <w:ins w:id="26652" w:author="Daisy Watt" w:date="2026-06-24T13:12:00Z" w16du:dateUtc="2026-06-24T11:12:00Z">
        <w:del w:id="26653" w:author="Claire S" w:date="2026-08-03T16:33:00Z" w16du:dateUtc="2026-08-03T15:33:00Z">
          <w:r w:rsidR="00540D9C" w:rsidDel="00427642">
            <w:rPr>
              <w:rFonts w:ascii="Cambria" w:hAnsi="Cambria"/>
              <w:bCs/>
              <w:sz w:val="28"/>
              <w:szCs w:val="28"/>
            </w:rPr>
            <w:delText xml:space="preserve"> </w:delText>
          </w:r>
        </w:del>
      </w:ins>
      <w:del w:id="26654" w:author="Claire S" w:date="2026-08-03T16:33:00Z" w16du:dateUtc="2026-08-03T15:33:00Z">
        <w:r w:rsidR="006378A1" w:rsidDel="00427642">
          <w:rPr>
            <w:rFonts w:ascii="Cambria" w:hAnsi="Cambria"/>
            <w:bCs/>
            <w:sz w:val="28"/>
            <w:szCs w:val="28"/>
          </w:rPr>
          <w:delText>as s</w:delText>
        </w:r>
      </w:del>
      <w:r w:rsidR="006378A1">
        <w:rPr>
          <w:rFonts w:ascii="Cambria" w:hAnsi="Cambria"/>
          <w:bCs/>
          <w:sz w:val="28"/>
          <w:szCs w:val="28"/>
        </w:rPr>
        <w:t>he c</w:t>
      </w:r>
      <w:r w:rsidR="002051D9">
        <w:rPr>
          <w:rFonts w:ascii="Cambria" w:hAnsi="Cambria"/>
          <w:bCs/>
          <w:sz w:val="28"/>
          <w:szCs w:val="28"/>
        </w:rPr>
        <w:t>lutch</w:t>
      </w:r>
      <w:r w:rsidR="006378A1">
        <w:rPr>
          <w:rFonts w:ascii="Cambria" w:hAnsi="Cambria"/>
          <w:bCs/>
          <w:sz w:val="28"/>
          <w:szCs w:val="28"/>
        </w:rPr>
        <w:t xml:space="preserve">ed </w:t>
      </w:r>
      <w:r w:rsidR="002051D9">
        <w:rPr>
          <w:rFonts w:ascii="Cambria" w:hAnsi="Cambria"/>
          <w:bCs/>
          <w:sz w:val="28"/>
          <w:szCs w:val="28"/>
        </w:rPr>
        <w:t>the wall for support</w:t>
      </w:r>
      <w:ins w:id="26655" w:author="Claire S" w:date="2026-08-03T16:34:00Z" w16du:dateUtc="2026-08-03T15:34:00Z">
        <w:r>
          <w:rPr>
            <w:rFonts w:ascii="Cambria" w:hAnsi="Cambria"/>
            <w:bCs/>
            <w:sz w:val="28"/>
            <w:szCs w:val="28"/>
          </w:rPr>
          <w:t xml:space="preserve">, </w:t>
        </w:r>
      </w:ins>
      <w:del w:id="26656" w:author="Claire S" w:date="2026-08-03T16:34:00Z" w16du:dateUtc="2026-08-03T15:34:00Z">
        <w:r w:rsidR="006378A1" w:rsidDel="00427642">
          <w:rPr>
            <w:rFonts w:ascii="Cambria" w:hAnsi="Cambria"/>
            <w:bCs/>
            <w:sz w:val="28"/>
            <w:szCs w:val="28"/>
          </w:rPr>
          <w:delText xml:space="preserve">.  </w:delText>
        </w:r>
      </w:del>
    </w:p>
    <w:p w14:paraId="07E2627B" w14:textId="21100BF4" w:rsidR="005B0990" w:rsidRDefault="006378A1" w:rsidP="00427642">
      <w:pPr>
        <w:spacing w:line="360" w:lineRule="auto"/>
        <w:ind w:firstLine="720"/>
        <w:contextualSpacing/>
        <w:rPr>
          <w:rFonts w:ascii="Cambria" w:hAnsi="Cambria"/>
          <w:bCs/>
          <w:sz w:val="28"/>
          <w:szCs w:val="28"/>
        </w:rPr>
      </w:pPr>
      <w:del w:id="26657" w:author="Claire S" w:date="2026-08-03T16:34:00Z" w16du:dateUtc="2026-08-03T15:34:00Z">
        <w:r w:rsidDel="00427642">
          <w:rPr>
            <w:rFonts w:ascii="Cambria" w:hAnsi="Cambria"/>
            <w:bCs/>
            <w:sz w:val="28"/>
            <w:szCs w:val="28"/>
          </w:rPr>
          <w:delText>She</w:delText>
        </w:r>
        <w:r w:rsidR="00307C98" w:rsidDel="00427642">
          <w:rPr>
            <w:rFonts w:ascii="Cambria" w:hAnsi="Cambria"/>
            <w:bCs/>
            <w:sz w:val="28"/>
            <w:szCs w:val="28"/>
          </w:rPr>
          <w:delText xml:space="preserve"> </w:delText>
        </w:r>
        <w:r w:rsidR="005B0990" w:rsidDel="00427642">
          <w:rPr>
            <w:rFonts w:ascii="Cambria" w:hAnsi="Cambria"/>
            <w:bCs/>
            <w:sz w:val="28"/>
            <w:szCs w:val="28"/>
          </w:rPr>
          <w:delText xml:space="preserve">was </w:delText>
        </w:r>
      </w:del>
      <w:r w:rsidR="005B0990">
        <w:rPr>
          <w:rFonts w:ascii="Cambria" w:hAnsi="Cambria"/>
          <w:bCs/>
          <w:sz w:val="28"/>
          <w:szCs w:val="28"/>
        </w:rPr>
        <w:t>sure she’d just seen a figure moving away in the distan</w:t>
      </w:r>
      <w:r>
        <w:rPr>
          <w:rFonts w:ascii="Cambria" w:hAnsi="Cambria"/>
          <w:bCs/>
          <w:sz w:val="28"/>
          <w:szCs w:val="28"/>
        </w:rPr>
        <w:t>t shadows</w:t>
      </w:r>
      <w:del w:id="26658" w:author="Daisy Watt" w:date="2026-06-24T13:12:00Z" w16du:dateUtc="2026-06-24T11:12:00Z">
        <w:r w:rsidR="00307C98" w:rsidDel="00F7735F">
          <w:rPr>
            <w:rFonts w:ascii="Cambria" w:hAnsi="Cambria"/>
            <w:bCs/>
            <w:sz w:val="28"/>
            <w:szCs w:val="28"/>
          </w:rPr>
          <w:delText>;</w:delText>
        </w:r>
      </w:del>
      <w:ins w:id="26659" w:author="Daisy Watt" w:date="2026-06-24T13:12:00Z" w16du:dateUtc="2026-06-24T11:12:00Z">
        <w:r w:rsidR="00F7735F">
          <w:rPr>
            <w:rFonts w:ascii="Cambria" w:hAnsi="Cambria"/>
            <w:bCs/>
            <w:sz w:val="28"/>
            <w:szCs w:val="28"/>
          </w:rPr>
          <w:t xml:space="preserve"> –</w:t>
        </w:r>
      </w:ins>
      <w:r w:rsidR="00307C98">
        <w:rPr>
          <w:rFonts w:ascii="Cambria" w:hAnsi="Cambria"/>
          <w:bCs/>
          <w:sz w:val="28"/>
          <w:szCs w:val="28"/>
        </w:rPr>
        <w:t xml:space="preserve"> and from its size, </w:t>
      </w:r>
      <w:r w:rsidR="002051D9">
        <w:rPr>
          <w:rFonts w:ascii="Cambria" w:hAnsi="Cambria"/>
          <w:bCs/>
          <w:sz w:val="28"/>
          <w:szCs w:val="28"/>
        </w:rPr>
        <w:t>it was most</w:t>
      </w:r>
      <w:r w:rsidR="00307C98">
        <w:rPr>
          <w:rFonts w:ascii="Cambria" w:hAnsi="Cambria"/>
          <w:bCs/>
          <w:sz w:val="28"/>
          <w:szCs w:val="28"/>
        </w:rPr>
        <w:t xml:space="preserve"> likely male.  </w:t>
      </w:r>
    </w:p>
    <w:p w14:paraId="0DBF987A" w14:textId="357997C6" w:rsidR="007F5E68" w:rsidRPr="007F5E68" w:rsidRDefault="00F61B80" w:rsidP="007F5E68">
      <w:pPr>
        <w:spacing w:line="360" w:lineRule="auto"/>
        <w:contextualSpacing/>
        <w:rPr>
          <w:rFonts w:ascii="Cambria" w:hAnsi="Cambria"/>
          <w:bCs/>
          <w:sz w:val="28"/>
          <w:szCs w:val="28"/>
        </w:rPr>
      </w:pPr>
      <w:r>
        <w:rPr>
          <w:rFonts w:ascii="Cambria" w:hAnsi="Cambria"/>
          <w:bCs/>
          <w:sz w:val="28"/>
          <w:szCs w:val="28"/>
        </w:rPr>
        <w:tab/>
      </w:r>
      <w:r w:rsidR="007F5E68" w:rsidRPr="007F5E68">
        <w:rPr>
          <w:rFonts w:ascii="Cambria" w:hAnsi="Cambria"/>
          <w:bCs/>
          <w:sz w:val="28"/>
          <w:szCs w:val="28"/>
        </w:rPr>
        <w:t xml:space="preserve"> </w:t>
      </w:r>
    </w:p>
    <w:p w14:paraId="0A492796" w14:textId="77777777" w:rsidR="007F5E68" w:rsidRDefault="007F5E68" w:rsidP="007F5E68">
      <w:pPr>
        <w:spacing w:line="360" w:lineRule="auto"/>
        <w:contextualSpacing/>
        <w:rPr>
          <w:rFonts w:ascii="Cambria" w:hAnsi="Cambria"/>
          <w:b/>
          <w:sz w:val="28"/>
          <w:szCs w:val="28"/>
        </w:rPr>
      </w:pPr>
    </w:p>
    <w:p w14:paraId="33805FDD" w14:textId="77777777" w:rsidR="007F5E68" w:rsidRDefault="007F5E68" w:rsidP="007F5E68">
      <w:pPr>
        <w:spacing w:line="360" w:lineRule="auto"/>
        <w:contextualSpacing/>
        <w:rPr>
          <w:rFonts w:ascii="Cambria" w:hAnsi="Cambria"/>
          <w:b/>
          <w:sz w:val="28"/>
          <w:szCs w:val="28"/>
        </w:rPr>
      </w:pPr>
    </w:p>
    <w:p w14:paraId="142F50B0" w14:textId="77777777" w:rsidR="007F5E68" w:rsidRDefault="007F5E68" w:rsidP="000D0492">
      <w:pPr>
        <w:spacing w:line="360" w:lineRule="auto"/>
        <w:contextualSpacing/>
        <w:rPr>
          <w:rFonts w:ascii="Cambria" w:hAnsi="Cambria"/>
          <w:bCs/>
          <w:sz w:val="28"/>
          <w:szCs w:val="28"/>
        </w:rPr>
      </w:pPr>
    </w:p>
    <w:p w14:paraId="0008A814" w14:textId="77777777" w:rsidR="000D0492" w:rsidRDefault="000D0492" w:rsidP="000D0492">
      <w:pPr>
        <w:spacing w:line="360" w:lineRule="auto"/>
        <w:contextualSpacing/>
        <w:rPr>
          <w:rFonts w:ascii="Cambria" w:hAnsi="Cambria"/>
          <w:bCs/>
          <w:sz w:val="28"/>
          <w:szCs w:val="28"/>
        </w:rPr>
      </w:pPr>
    </w:p>
    <w:p w14:paraId="1983EBCD" w14:textId="77777777" w:rsidR="000D0492" w:rsidRDefault="000D0492" w:rsidP="000C4940">
      <w:pPr>
        <w:spacing w:line="360" w:lineRule="auto"/>
        <w:ind w:firstLine="720"/>
        <w:contextualSpacing/>
        <w:rPr>
          <w:rFonts w:ascii="Cambria" w:hAnsi="Cambria"/>
          <w:bCs/>
          <w:sz w:val="28"/>
          <w:szCs w:val="28"/>
        </w:rPr>
      </w:pPr>
    </w:p>
    <w:p w14:paraId="31C87176" w14:textId="77777777" w:rsidR="000D0492" w:rsidRDefault="000D0492" w:rsidP="000C4940">
      <w:pPr>
        <w:spacing w:line="360" w:lineRule="auto"/>
        <w:ind w:firstLine="720"/>
        <w:contextualSpacing/>
        <w:rPr>
          <w:rFonts w:ascii="Cambria" w:hAnsi="Cambria"/>
          <w:bCs/>
          <w:sz w:val="28"/>
          <w:szCs w:val="28"/>
        </w:rPr>
      </w:pPr>
    </w:p>
    <w:p w14:paraId="5E70D019" w14:textId="77777777" w:rsidR="000D0492" w:rsidRDefault="000D0492" w:rsidP="000C4940">
      <w:pPr>
        <w:spacing w:line="360" w:lineRule="auto"/>
        <w:ind w:firstLine="720"/>
        <w:contextualSpacing/>
        <w:rPr>
          <w:rFonts w:ascii="Cambria" w:hAnsi="Cambria"/>
          <w:bCs/>
          <w:sz w:val="28"/>
          <w:szCs w:val="28"/>
        </w:rPr>
      </w:pPr>
    </w:p>
    <w:p w14:paraId="073B33CA" w14:textId="77777777" w:rsidR="000D0492" w:rsidRDefault="000D0492" w:rsidP="000C4940">
      <w:pPr>
        <w:spacing w:line="360" w:lineRule="auto"/>
        <w:ind w:firstLine="720"/>
        <w:contextualSpacing/>
        <w:rPr>
          <w:rFonts w:ascii="Cambria" w:hAnsi="Cambria"/>
          <w:bCs/>
          <w:sz w:val="28"/>
          <w:szCs w:val="28"/>
        </w:rPr>
      </w:pPr>
    </w:p>
    <w:p w14:paraId="499F2DE3" w14:textId="77777777" w:rsidR="000D0492" w:rsidRDefault="000D0492" w:rsidP="000C4940">
      <w:pPr>
        <w:spacing w:line="360" w:lineRule="auto"/>
        <w:ind w:firstLine="720"/>
        <w:contextualSpacing/>
        <w:rPr>
          <w:rFonts w:ascii="Cambria" w:hAnsi="Cambria"/>
          <w:bCs/>
          <w:sz w:val="28"/>
          <w:szCs w:val="28"/>
        </w:rPr>
      </w:pPr>
    </w:p>
    <w:p w14:paraId="55A278DE" w14:textId="77777777" w:rsidR="000D0492" w:rsidRDefault="000D0492" w:rsidP="000C4940">
      <w:pPr>
        <w:spacing w:line="360" w:lineRule="auto"/>
        <w:ind w:firstLine="720"/>
        <w:contextualSpacing/>
        <w:rPr>
          <w:rFonts w:ascii="Cambria" w:hAnsi="Cambria"/>
          <w:bCs/>
          <w:sz w:val="28"/>
          <w:szCs w:val="28"/>
        </w:rPr>
      </w:pPr>
    </w:p>
    <w:p w14:paraId="116A7A8A" w14:textId="77777777" w:rsidR="00345342" w:rsidRDefault="003D0BB1" w:rsidP="00B83061">
      <w:pPr>
        <w:spacing w:line="360" w:lineRule="auto"/>
        <w:contextualSpacing/>
        <w:rPr>
          <w:rFonts w:ascii="Cambria" w:hAnsi="Cambria"/>
          <w:bCs/>
          <w:sz w:val="28"/>
          <w:szCs w:val="28"/>
        </w:rPr>
      </w:pPr>
      <w:r>
        <w:rPr>
          <w:rFonts w:ascii="Cambria" w:hAnsi="Cambria"/>
          <w:bCs/>
          <w:sz w:val="28"/>
          <w:szCs w:val="28"/>
        </w:rPr>
        <w:tab/>
      </w:r>
    </w:p>
    <w:p w14:paraId="3808C859" w14:textId="77777777" w:rsidR="00345342" w:rsidRDefault="00345342" w:rsidP="00B83061">
      <w:pPr>
        <w:spacing w:line="360" w:lineRule="auto"/>
        <w:contextualSpacing/>
        <w:rPr>
          <w:rFonts w:ascii="Cambria" w:hAnsi="Cambria"/>
          <w:bCs/>
          <w:sz w:val="28"/>
          <w:szCs w:val="28"/>
        </w:rPr>
      </w:pPr>
    </w:p>
    <w:p w14:paraId="06194621" w14:textId="77777777" w:rsidR="00345342" w:rsidRDefault="00345342" w:rsidP="00B83061">
      <w:pPr>
        <w:spacing w:line="360" w:lineRule="auto"/>
        <w:contextualSpacing/>
        <w:rPr>
          <w:rFonts w:ascii="Cambria" w:hAnsi="Cambria"/>
          <w:bCs/>
          <w:sz w:val="28"/>
          <w:szCs w:val="28"/>
        </w:rPr>
      </w:pPr>
    </w:p>
    <w:p w14:paraId="3D297B48" w14:textId="77777777" w:rsidR="00345342" w:rsidRDefault="00345342" w:rsidP="00B83061">
      <w:pPr>
        <w:spacing w:line="360" w:lineRule="auto"/>
        <w:contextualSpacing/>
        <w:rPr>
          <w:rFonts w:ascii="Cambria" w:hAnsi="Cambria"/>
          <w:bCs/>
          <w:sz w:val="28"/>
          <w:szCs w:val="28"/>
        </w:rPr>
      </w:pPr>
    </w:p>
    <w:p w14:paraId="5C98B21F" w14:textId="77777777" w:rsidR="00345342" w:rsidRDefault="00345342" w:rsidP="00B83061">
      <w:pPr>
        <w:spacing w:line="360" w:lineRule="auto"/>
        <w:contextualSpacing/>
        <w:rPr>
          <w:rFonts w:ascii="Cambria" w:hAnsi="Cambria"/>
          <w:bCs/>
          <w:sz w:val="28"/>
          <w:szCs w:val="28"/>
        </w:rPr>
      </w:pPr>
    </w:p>
    <w:p w14:paraId="48F500B3" w14:textId="093A7712" w:rsidR="00345342" w:rsidDel="00427642" w:rsidRDefault="00345342" w:rsidP="00B83061">
      <w:pPr>
        <w:spacing w:line="360" w:lineRule="auto"/>
        <w:contextualSpacing/>
        <w:rPr>
          <w:del w:id="26660" w:author="Claire S" w:date="2026-08-03T16:34:00Z" w16du:dateUtc="2026-08-03T15:34:00Z"/>
          <w:rFonts w:ascii="Cambria" w:hAnsi="Cambria"/>
          <w:bCs/>
          <w:sz w:val="28"/>
          <w:szCs w:val="28"/>
        </w:rPr>
      </w:pPr>
    </w:p>
    <w:p w14:paraId="6A194B7A" w14:textId="22F6B074" w:rsidR="005B0990" w:rsidDel="00427642" w:rsidRDefault="005B0990" w:rsidP="00B83061">
      <w:pPr>
        <w:spacing w:line="360" w:lineRule="auto"/>
        <w:contextualSpacing/>
        <w:rPr>
          <w:del w:id="26661" w:author="Claire S" w:date="2026-08-03T16:34:00Z" w16du:dateUtc="2026-08-03T15:34:00Z"/>
          <w:rFonts w:ascii="Cambria" w:hAnsi="Cambria"/>
          <w:bCs/>
          <w:sz w:val="28"/>
          <w:szCs w:val="28"/>
        </w:rPr>
      </w:pPr>
    </w:p>
    <w:p w14:paraId="7BEF9D1A" w14:textId="77777777" w:rsidR="002051D9" w:rsidDel="00A813EB" w:rsidRDefault="002051D9" w:rsidP="00B83061">
      <w:pPr>
        <w:spacing w:line="360" w:lineRule="auto"/>
        <w:contextualSpacing/>
        <w:rPr>
          <w:del w:id="26662" w:author="Claire S" w:date="2026-06-05T17:57:00Z" w16du:dateUtc="2026-06-05T16:57:00Z"/>
          <w:rFonts w:ascii="Cambria" w:hAnsi="Cambria"/>
          <w:bCs/>
          <w:sz w:val="28"/>
          <w:szCs w:val="28"/>
        </w:rPr>
      </w:pPr>
    </w:p>
    <w:p w14:paraId="4C8B79E1" w14:textId="77777777" w:rsidR="002051D9" w:rsidDel="00A813EB" w:rsidRDefault="002051D9" w:rsidP="00B83061">
      <w:pPr>
        <w:spacing w:line="360" w:lineRule="auto"/>
        <w:contextualSpacing/>
        <w:rPr>
          <w:del w:id="26663" w:author="Claire S" w:date="2026-06-05T17:57:00Z" w16du:dateUtc="2026-06-05T16:57:00Z"/>
          <w:rFonts w:ascii="Cambria" w:hAnsi="Cambria"/>
          <w:bCs/>
          <w:sz w:val="28"/>
          <w:szCs w:val="28"/>
        </w:rPr>
      </w:pPr>
    </w:p>
    <w:p w14:paraId="55C92A51" w14:textId="4EE02CC7" w:rsidR="005B0990" w:rsidRDefault="005B0990" w:rsidP="00B83061">
      <w:pPr>
        <w:spacing w:line="360" w:lineRule="auto"/>
        <w:contextualSpacing/>
        <w:rPr>
          <w:ins w:id="26664" w:author="Claire S" w:date="2026-08-03T16:30:00Z" w16du:dateUtc="2026-08-03T15:30:00Z"/>
          <w:rFonts w:ascii="Cambria" w:hAnsi="Cambria"/>
          <w:b/>
          <w:sz w:val="28"/>
          <w:szCs w:val="28"/>
        </w:rPr>
      </w:pPr>
      <w:r w:rsidRPr="005B0990">
        <w:rPr>
          <w:rFonts w:ascii="Cambria" w:hAnsi="Cambria"/>
          <w:b/>
          <w:sz w:val="28"/>
          <w:szCs w:val="28"/>
        </w:rPr>
        <w:t xml:space="preserve">CHAPTER </w:t>
      </w:r>
      <w:del w:id="26665" w:author="Daisy Watt" w:date="2026-06-24T12:29:00Z" w16du:dateUtc="2026-06-24T10:29:00Z">
        <w:r w:rsidR="006378A1" w:rsidDel="007D101C">
          <w:rPr>
            <w:rFonts w:ascii="Cambria" w:hAnsi="Cambria"/>
            <w:b/>
            <w:sz w:val="28"/>
            <w:szCs w:val="28"/>
          </w:rPr>
          <w:delText>7</w:delText>
        </w:r>
      </w:del>
      <w:ins w:id="26666" w:author="Claire S" w:date="2026-06-08T17:28:00Z" w16du:dateUtc="2026-06-08T16:28:00Z">
        <w:del w:id="26667" w:author="Daisy Watt" w:date="2026-06-24T12:29:00Z" w16du:dateUtc="2026-06-24T10:29:00Z">
          <w:r w:rsidR="000F01EC" w:rsidDel="007D101C">
            <w:rPr>
              <w:rFonts w:ascii="Cambria" w:hAnsi="Cambria"/>
              <w:b/>
              <w:sz w:val="28"/>
              <w:szCs w:val="28"/>
            </w:rPr>
            <w:delText>4</w:delText>
          </w:r>
        </w:del>
      </w:ins>
      <w:ins w:id="26668" w:author="Daisy Watt" w:date="2026-06-24T13:12:00Z" w16du:dateUtc="2026-06-24T11:12:00Z">
        <w:del w:id="26669" w:author="Claire S" w:date="2026-08-03T16:30:00Z" w16du:dateUtc="2026-08-03T15:30:00Z">
          <w:r w:rsidR="00F7735F" w:rsidDel="006F4D93">
            <w:rPr>
              <w:rFonts w:ascii="Cambria" w:hAnsi="Cambria"/>
              <w:b/>
              <w:sz w:val="28"/>
              <w:szCs w:val="28"/>
            </w:rPr>
            <w:delText>72</w:delText>
          </w:r>
        </w:del>
      </w:ins>
      <w:del w:id="26670" w:author="Claire S" w:date="2026-06-08T17:28:00Z" w16du:dateUtc="2026-06-08T16:28:00Z">
        <w:r w:rsidR="006378A1" w:rsidDel="000F01EC">
          <w:rPr>
            <w:rFonts w:ascii="Cambria" w:hAnsi="Cambria"/>
            <w:b/>
            <w:sz w:val="28"/>
            <w:szCs w:val="28"/>
          </w:rPr>
          <w:delText>2</w:delText>
        </w:r>
      </w:del>
      <w:ins w:id="26671" w:author="Claire S" w:date="2026-08-03T16:30:00Z" w16du:dateUtc="2026-08-03T15:30:00Z">
        <w:r w:rsidR="006F4D93">
          <w:rPr>
            <w:rFonts w:ascii="Cambria" w:hAnsi="Cambria"/>
            <w:b/>
            <w:sz w:val="28"/>
            <w:szCs w:val="28"/>
          </w:rPr>
          <w:t>69</w:t>
        </w:r>
      </w:ins>
    </w:p>
    <w:p w14:paraId="725ECFCD" w14:textId="50DBBA62" w:rsidR="006F4D93" w:rsidRPr="005B0990" w:rsidRDefault="006F4D93" w:rsidP="00B83061">
      <w:pPr>
        <w:spacing w:line="360" w:lineRule="auto"/>
        <w:contextualSpacing/>
        <w:rPr>
          <w:rFonts w:ascii="Cambria" w:hAnsi="Cambria"/>
          <w:b/>
          <w:sz w:val="28"/>
          <w:szCs w:val="28"/>
        </w:rPr>
      </w:pPr>
      <w:ins w:id="26672" w:author="Claire S" w:date="2026-08-03T16:30:00Z" w16du:dateUtc="2026-08-03T15:30:00Z">
        <w:r>
          <w:rPr>
            <w:rFonts w:ascii="Cambria" w:hAnsi="Cambria"/>
            <w:b/>
            <w:sz w:val="28"/>
            <w:szCs w:val="28"/>
          </w:rPr>
          <w:t>THURSDAY AFTERNOON</w:t>
        </w:r>
      </w:ins>
    </w:p>
    <w:p w14:paraId="5E08E13C" w14:textId="68427F5C" w:rsidR="005B0990" w:rsidDel="00A20AC5" w:rsidRDefault="00CB2D34" w:rsidP="00B83061">
      <w:pPr>
        <w:spacing w:line="360" w:lineRule="auto"/>
        <w:contextualSpacing/>
        <w:rPr>
          <w:del w:id="26673" w:author="Daisy Watt" w:date="2026-06-24T10:46:00Z" w16du:dateUtc="2026-06-24T08:46:00Z"/>
          <w:rFonts w:ascii="Cambria" w:hAnsi="Cambria"/>
          <w:b/>
          <w:sz w:val="28"/>
          <w:szCs w:val="28"/>
        </w:rPr>
      </w:pPr>
      <w:del w:id="26674" w:author="Daisy Watt" w:date="2026-06-24T10:46:00Z" w16du:dateUtc="2026-06-24T08:46:00Z">
        <w:r w:rsidRPr="00CB2D34" w:rsidDel="00A20AC5">
          <w:rPr>
            <w:rFonts w:ascii="Cambria" w:hAnsi="Cambria"/>
            <w:b/>
            <w:sz w:val="28"/>
            <w:szCs w:val="28"/>
          </w:rPr>
          <w:delText>THURSDAY 6PM</w:delText>
        </w:r>
      </w:del>
    </w:p>
    <w:p w14:paraId="616E4FD5" w14:textId="25EA6DF5" w:rsidR="00B63068" w:rsidRPr="006378A1" w:rsidRDefault="006378A1" w:rsidP="00B83061">
      <w:pPr>
        <w:spacing w:line="360" w:lineRule="auto"/>
        <w:contextualSpacing/>
        <w:rPr>
          <w:rFonts w:ascii="Cambria" w:hAnsi="Cambria"/>
          <w:b/>
          <w:sz w:val="28"/>
          <w:szCs w:val="28"/>
        </w:rPr>
      </w:pPr>
      <w:r w:rsidRPr="006378A1">
        <w:rPr>
          <w:rFonts w:ascii="Cambria" w:hAnsi="Cambria"/>
          <w:bCs/>
          <w:sz w:val="28"/>
          <w:szCs w:val="28"/>
        </w:rPr>
        <w:t xml:space="preserve">As Clara tore back the door, a </w:t>
      </w:r>
      <w:r w:rsidR="00EE2B97" w:rsidRPr="006378A1">
        <w:rPr>
          <w:rFonts w:ascii="Cambria" w:hAnsi="Cambria"/>
          <w:bCs/>
          <w:sz w:val="28"/>
          <w:szCs w:val="28"/>
        </w:rPr>
        <w:t xml:space="preserve">bedraggled-looking </w:t>
      </w:r>
      <w:r w:rsidR="00D24315" w:rsidRPr="006378A1">
        <w:rPr>
          <w:rFonts w:ascii="Cambria" w:hAnsi="Cambria"/>
          <w:bCs/>
          <w:sz w:val="28"/>
          <w:szCs w:val="28"/>
        </w:rPr>
        <w:t>woman</w:t>
      </w:r>
      <w:r w:rsidR="00B63068" w:rsidRPr="006378A1">
        <w:rPr>
          <w:rFonts w:ascii="Cambria" w:hAnsi="Cambria"/>
          <w:bCs/>
          <w:sz w:val="28"/>
          <w:szCs w:val="28"/>
        </w:rPr>
        <w:t xml:space="preserve"> in filthy clothes</w:t>
      </w:r>
      <w:r w:rsidR="00EE2B97">
        <w:rPr>
          <w:rFonts w:ascii="Cambria" w:hAnsi="Cambria"/>
          <w:bCs/>
          <w:sz w:val="28"/>
          <w:szCs w:val="28"/>
        </w:rPr>
        <w:t xml:space="preserve"> stood</w:t>
      </w:r>
      <w:r w:rsidR="0045100E">
        <w:rPr>
          <w:rFonts w:ascii="Cambria" w:hAnsi="Cambria"/>
          <w:bCs/>
          <w:sz w:val="28"/>
          <w:szCs w:val="28"/>
        </w:rPr>
        <w:t xml:space="preserve"> swaying</w:t>
      </w:r>
      <w:r w:rsidR="00B0559C">
        <w:rPr>
          <w:rFonts w:ascii="Cambria" w:hAnsi="Cambria"/>
          <w:bCs/>
          <w:sz w:val="28"/>
          <w:szCs w:val="28"/>
        </w:rPr>
        <w:t>, just visible</w:t>
      </w:r>
      <w:r w:rsidR="00EE2B97">
        <w:rPr>
          <w:rFonts w:ascii="Cambria" w:hAnsi="Cambria"/>
          <w:bCs/>
          <w:sz w:val="28"/>
          <w:szCs w:val="28"/>
        </w:rPr>
        <w:t xml:space="preserve"> in </w:t>
      </w:r>
      <w:r w:rsidR="00CE1A76">
        <w:rPr>
          <w:rFonts w:ascii="Cambria" w:hAnsi="Cambria"/>
          <w:bCs/>
          <w:sz w:val="28"/>
          <w:szCs w:val="28"/>
        </w:rPr>
        <w:t>the</w:t>
      </w:r>
      <w:r w:rsidR="00EE2B97">
        <w:rPr>
          <w:rFonts w:ascii="Cambria" w:hAnsi="Cambria"/>
          <w:bCs/>
          <w:sz w:val="28"/>
          <w:szCs w:val="28"/>
        </w:rPr>
        <w:t xml:space="preserve"> dark passageway</w:t>
      </w:r>
      <w:del w:id="26675" w:author="Daisy Watt" w:date="2026-06-24T12:31:00Z" w16du:dateUtc="2026-06-24T10:31:00Z">
        <w:r w:rsidR="00260DDC" w:rsidDel="00C92550">
          <w:rPr>
            <w:rFonts w:ascii="Cambria" w:hAnsi="Cambria"/>
            <w:bCs/>
            <w:sz w:val="28"/>
            <w:szCs w:val="28"/>
          </w:rPr>
          <w:delText xml:space="preserve"> </w:delText>
        </w:r>
        <w:r w:rsidR="00CE1A76" w:rsidDel="00C92550">
          <w:rPr>
            <w:rFonts w:ascii="Cambria" w:hAnsi="Cambria"/>
            <w:bCs/>
            <w:sz w:val="28"/>
            <w:szCs w:val="28"/>
          </w:rPr>
          <w:delText xml:space="preserve">that lay </w:delText>
        </w:r>
        <w:r w:rsidR="00260DDC" w:rsidDel="00C92550">
          <w:rPr>
            <w:rFonts w:ascii="Cambria" w:hAnsi="Cambria"/>
            <w:bCs/>
            <w:sz w:val="28"/>
            <w:szCs w:val="28"/>
          </w:rPr>
          <w:delText>behind the door</w:delText>
        </w:r>
      </w:del>
      <w:r w:rsidR="00CE1A76">
        <w:rPr>
          <w:rFonts w:ascii="Cambria" w:hAnsi="Cambria"/>
          <w:bCs/>
          <w:sz w:val="28"/>
          <w:szCs w:val="28"/>
        </w:rPr>
        <w:t>.</w:t>
      </w:r>
      <w:r w:rsidR="00D24315">
        <w:rPr>
          <w:rFonts w:ascii="Cambria" w:hAnsi="Cambria"/>
          <w:bCs/>
          <w:sz w:val="28"/>
          <w:szCs w:val="28"/>
        </w:rPr>
        <w:t xml:space="preserve"> </w:t>
      </w:r>
    </w:p>
    <w:p w14:paraId="3F59DA33" w14:textId="373C8054" w:rsidR="00CE1A76" w:rsidRDefault="00DF13D6" w:rsidP="00B63068">
      <w:pPr>
        <w:spacing w:line="360" w:lineRule="auto"/>
        <w:ind w:firstLine="720"/>
        <w:contextualSpacing/>
        <w:rPr>
          <w:rFonts w:ascii="Cambria" w:hAnsi="Cambria"/>
          <w:bCs/>
          <w:sz w:val="28"/>
          <w:szCs w:val="28"/>
        </w:rPr>
      </w:pPr>
      <w:r>
        <w:rPr>
          <w:rFonts w:ascii="Cambria" w:hAnsi="Cambria"/>
          <w:bCs/>
          <w:sz w:val="28"/>
          <w:szCs w:val="28"/>
        </w:rPr>
        <w:t>‘</w:t>
      </w:r>
      <w:r w:rsidR="00B93905">
        <w:rPr>
          <w:rFonts w:ascii="Cambria" w:hAnsi="Cambria"/>
          <w:bCs/>
          <w:sz w:val="28"/>
          <w:szCs w:val="28"/>
        </w:rPr>
        <w:t>Oh my God</w:t>
      </w:r>
      <w:ins w:id="26676" w:author="Daisy Watt" w:date="2026-06-24T12:30:00Z" w16du:dateUtc="2026-06-24T10:30:00Z">
        <w:r w:rsidR="005A253C">
          <w:rPr>
            <w:rFonts w:ascii="Cambria" w:hAnsi="Cambria"/>
            <w:bCs/>
            <w:sz w:val="28"/>
            <w:szCs w:val="28"/>
          </w:rPr>
          <w:t>.</w:t>
        </w:r>
      </w:ins>
      <w:ins w:id="26677" w:author="Claire S" w:date="2026-06-05T17:58:00Z" w16du:dateUtc="2026-06-05T16:58:00Z">
        <w:del w:id="26678" w:author="Daisy Watt" w:date="2026-06-24T12:30:00Z" w16du:dateUtc="2026-06-24T10:30:00Z">
          <w:r w:rsidR="00901096" w:rsidDel="005A253C">
            <w:rPr>
              <w:rFonts w:ascii="Cambria" w:hAnsi="Cambria"/>
              <w:bCs/>
              <w:sz w:val="28"/>
              <w:szCs w:val="28"/>
            </w:rPr>
            <w:delText xml:space="preserve"> -</w:delText>
          </w:r>
        </w:del>
      </w:ins>
      <w:del w:id="26679" w:author="Claire S" w:date="2026-06-05T17:58:00Z" w16du:dateUtc="2026-06-05T16:58:00Z">
        <w:r w:rsidR="00D24315" w:rsidDel="00901096">
          <w:rPr>
            <w:rFonts w:ascii="Cambria" w:hAnsi="Cambria"/>
            <w:bCs/>
            <w:sz w:val="28"/>
            <w:szCs w:val="28"/>
          </w:rPr>
          <w:delText>!</w:delText>
        </w:r>
      </w:del>
      <w:r>
        <w:rPr>
          <w:rFonts w:ascii="Cambria" w:hAnsi="Cambria"/>
          <w:bCs/>
          <w:sz w:val="28"/>
          <w:szCs w:val="28"/>
        </w:rPr>
        <w:t>’ Clara’s mouth fell open in shock.</w:t>
      </w:r>
    </w:p>
    <w:p w14:paraId="711D2DB3" w14:textId="0D008102" w:rsidR="00D24315" w:rsidRDefault="00EE2B97" w:rsidP="00D24315">
      <w:pPr>
        <w:spacing w:line="360" w:lineRule="auto"/>
        <w:ind w:firstLine="720"/>
        <w:contextualSpacing/>
        <w:rPr>
          <w:rFonts w:ascii="Cambria" w:hAnsi="Cambria"/>
          <w:bCs/>
          <w:sz w:val="28"/>
          <w:szCs w:val="28"/>
        </w:rPr>
      </w:pPr>
      <w:r>
        <w:rPr>
          <w:rFonts w:ascii="Cambria" w:hAnsi="Cambria"/>
          <w:bCs/>
          <w:sz w:val="28"/>
          <w:szCs w:val="28"/>
        </w:rPr>
        <w:t xml:space="preserve">‘Clara,’ </w:t>
      </w:r>
      <w:del w:id="26680" w:author="Claire S" w:date="2026-06-05T17:58:00Z" w16du:dateUtc="2026-06-05T16:58:00Z">
        <w:r w:rsidR="00260DDC" w:rsidDel="00901096">
          <w:rPr>
            <w:rFonts w:ascii="Cambria" w:hAnsi="Cambria"/>
            <w:bCs/>
            <w:sz w:val="28"/>
            <w:szCs w:val="28"/>
          </w:rPr>
          <w:delText>Violet</w:delText>
        </w:r>
        <w:r w:rsidDel="00901096">
          <w:rPr>
            <w:rFonts w:ascii="Cambria" w:hAnsi="Cambria"/>
            <w:bCs/>
            <w:sz w:val="28"/>
            <w:szCs w:val="28"/>
          </w:rPr>
          <w:delText xml:space="preserve"> </w:delText>
        </w:r>
      </w:del>
      <w:r>
        <w:rPr>
          <w:rFonts w:ascii="Cambria" w:hAnsi="Cambria"/>
          <w:bCs/>
          <w:sz w:val="28"/>
          <w:szCs w:val="28"/>
        </w:rPr>
        <w:t>croaked</w:t>
      </w:r>
      <w:ins w:id="26681" w:author="Claire S" w:date="2026-06-05T17:58:00Z" w16du:dateUtc="2026-06-05T16:58:00Z">
        <w:r w:rsidR="00901096">
          <w:rPr>
            <w:rFonts w:ascii="Cambria" w:hAnsi="Cambria"/>
            <w:bCs/>
            <w:sz w:val="28"/>
            <w:szCs w:val="28"/>
          </w:rPr>
          <w:t xml:space="preserve"> the voice,</w:t>
        </w:r>
      </w:ins>
      <w:r w:rsidR="00260DDC">
        <w:rPr>
          <w:rFonts w:ascii="Cambria" w:hAnsi="Cambria"/>
          <w:bCs/>
          <w:sz w:val="28"/>
          <w:szCs w:val="28"/>
        </w:rPr>
        <w:t xml:space="preserve"> and, for a second, Clara thought she was looking at a ghost</w:t>
      </w:r>
      <w:r w:rsidR="00B63068">
        <w:rPr>
          <w:rFonts w:ascii="Cambria" w:hAnsi="Cambria"/>
          <w:bCs/>
          <w:sz w:val="28"/>
          <w:szCs w:val="28"/>
        </w:rPr>
        <w:t>.</w:t>
      </w:r>
      <w:r w:rsidR="00D24315">
        <w:rPr>
          <w:rFonts w:ascii="Cambria" w:hAnsi="Cambria"/>
          <w:bCs/>
          <w:sz w:val="28"/>
          <w:szCs w:val="28"/>
        </w:rPr>
        <w:t xml:space="preserve"> </w:t>
      </w:r>
    </w:p>
    <w:p w14:paraId="3798E404" w14:textId="6868F5EB" w:rsidR="00260DDC" w:rsidRDefault="00260DDC" w:rsidP="00260DDC">
      <w:pPr>
        <w:spacing w:line="360" w:lineRule="auto"/>
        <w:ind w:firstLine="720"/>
        <w:contextualSpacing/>
        <w:rPr>
          <w:rFonts w:ascii="Cambria" w:hAnsi="Cambria"/>
          <w:bCs/>
          <w:sz w:val="28"/>
          <w:szCs w:val="28"/>
        </w:rPr>
      </w:pPr>
      <w:r>
        <w:rPr>
          <w:rFonts w:ascii="Cambria" w:hAnsi="Cambria"/>
          <w:bCs/>
          <w:sz w:val="28"/>
          <w:szCs w:val="28"/>
        </w:rPr>
        <w:t>‘Help me</w:t>
      </w:r>
      <w:r w:rsidR="00744E6A">
        <w:rPr>
          <w:rFonts w:ascii="Cambria" w:hAnsi="Cambria"/>
          <w:bCs/>
          <w:sz w:val="28"/>
          <w:szCs w:val="28"/>
        </w:rPr>
        <w:t>, please</w:t>
      </w:r>
      <w:r>
        <w:rPr>
          <w:rFonts w:ascii="Cambria" w:hAnsi="Cambria"/>
          <w:bCs/>
          <w:sz w:val="28"/>
          <w:szCs w:val="28"/>
        </w:rPr>
        <w:t xml:space="preserve">,’ Violet </w:t>
      </w:r>
      <w:r w:rsidR="00744E6A">
        <w:rPr>
          <w:rFonts w:ascii="Cambria" w:hAnsi="Cambria"/>
          <w:bCs/>
          <w:sz w:val="28"/>
          <w:szCs w:val="28"/>
        </w:rPr>
        <w:t xml:space="preserve">whispered, </w:t>
      </w:r>
      <w:r>
        <w:rPr>
          <w:rFonts w:ascii="Cambria" w:hAnsi="Cambria"/>
          <w:bCs/>
          <w:sz w:val="28"/>
          <w:szCs w:val="28"/>
        </w:rPr>
        <w:t>half-stepp</w:t>
      </w:r>
      <w:r w:rsidR="00744E6A">
        <w:rPr>
          <w:rFonts w:ascii="Cambria" w:hAnsi="Cambria"/>
          <w:bCs/>
          <w:sz w:val="28"/>
          <w:szCs w:val="28"/>
        </w:rPr>
        <w:t>ing</w:t>
      </w:r>
      <w:r>
        <w:rPr>
          <w:rFonts w:ascii="Cambria" w:hAnsi="Cambria"/>
          <w:bCs/>
          <w:sz w:val="28"/>
          <w:szCs w:val="28"/>
        </w:rPr>
        <w:t>, half-</w:t>
      </w:r>
      <w:r w:rsidR="00744E6A">
        <w:rPr>
          <w:rFonts w:ascii="Cambria" w:hAnsi="Cambria"/>
          <w:bCs/>
          <w:sz w:val="28"/>
          <w:szCs w:val="28"/>
        </w:rPr>
        <w:t>falling</w:t>
      </w:r>
      <w:r>
        <w:rPr>
          <w:rFonts w:ascii="Cambria" w:hAnsi="Cambria"/>
          <w:bCs/>
          <w:sz w:val="28"/>
          <w:szCs w:val="28"/>
        </w:rPr>
        <w:t xml:space="preserve"> into the room</w:t>
      </w:r>
      <w:r w:rsidR="00744E6A">
        <w:rPr>
          <w:rFonts w:ascii="Cambria" w:hAnsi="Cambria"/>
          <w:bCs/>
          <w:sz w:val="28"/>
          <w:szCs w:val="28"/>
        </w:rPr>
        <w:t>,</w:t>
      </w:r>
      <w:r>
        <w:rPr>
          <w:rFonts w:ascii="Cambria" w:hAnsi="Cambria"/>
          <w:bCs/>
          <w:sz w:val="28"/>
          <w:szCs w:val="28"/>
        </w:rPr>
        <w:t xml:space="preserve"> and Clara lunged to </w:t>
      </w:r>
      <w:r w:rsidR="00EE2B97">
        <w:rPr>
          <w:rFonts w:ascii="Cambria" w:hAnsi="Cambria"/>
          <w:bCs/>
          <w:sz w:val="28"/>
          <w:szCs w:val="28"/>
        </w:rPr>
        <w:t>catch</w:t>
      </w:r>
      <w:r>
        <w:rPr>
          <w:rFonts w:ascii="Cambria" w:hAnsi="Cambria"/>
          <w:bCs/>
          <w:sz w:val="28"/>
          <w:szCs w:val="28"/>
        </w:rPr>
        <w:t xml:space="preserve"> </w:t>
      </w:r>
      <w:r w:rsidR="00EE2B97">
        <w:rPr>
          <w:rFonts w:ascii="Cambria" w:hAnsi="Cambria"/>
          <w:bCs/>
          <w:sz w:val="28"/>
          <w:szCs w:val="28"/>
        </w:rPr>
        <w:t>her</w:t>
      </w:r>
      <w:r>
        <w:rPr>
          <w:rFonts w:ascii="Cambria" w:hAnsi="Cambria"/>
          <w:bCs/>
          <w:sz w:val="28"/>
          <w:szCs w:val="28"/>
        </w:rPr>
        <w:t xml:space="preserve"> </w:t>
      </w:r>
      <w:r w:rsidR="00EE2B97">
        <w:rPr>
          <w:rFonts w:ascii="Cambria" w:hAnsi="Cambria"/>
          <w:bCs/>
          <w:sz w:val="28"/>
          <w:szCs w:val="28"/>
        </w:rPr>
        <w:t xml:space="preserve">as she </w:t>
      </w:r>
      <w:r w:rsidR="00744E6A">
        <w:rPr>
          <w:rFonts w:ascii="Cambria" w:hAnsi="Cambria"/>
          <w:bCs/>
          <w:sz w:val="28"/>
          <w:szCs w:val="28"/>
        </w:rPr>
        <w:t>toppled</w:t>
      </w:r>
      <w:r w:rsidR="00EE2B97">
        <w:rPr>
          <w:rFonts w:ascii="Cambria" w:hAnsi="Cambria"/>
          <w:bCs/>
          <w:sz w:val="28"/>
          <w:szCs w:val="28"/>
        </w:rPr>
        <w:t xml:space="preserve"> forward</w:t>
      </w:r>
      <w:ins w:id="26682" w:author="Daisy Watt" w:date="2026-06-16T17:19:00Z" w16du:dateUtc="2026-06-16T16:19:00Z">
        <w:r w:rsidR="00F00933">
          <w:rPr>
            <w:rFonts w:ascii="Cambria" w:hAnsi="Cambria"/>
            <w:bCs/>
            <w:sz w:val="28"/>
            <w:szCs w:val="28"/>
          </w:rPr>
          <w:t>s</w:t>
        </w:r>
      </w:ins>
      <w:r w:rsidR="00EE2B97">
        <w:rPr>
          <w:rFonts w:ascii="Cambria" w:hAnsi="Cambria"/>
          <w:bCs/>
          <w:sz w:val="28"/>
          <w:szCs w:val="28"/>
        </w:rPr>
        <w:t xml:space="preserve">. </w:t>
      </w:r>
    </w:p>
    <w:p w14:paraId="06051C22" w14:textId="3CC60A29" w:rsidR="00E25697" w:rsidRDefault="00EE2B97" w:rsidP="00E25697">
      <w:pPr>
        <w:spacing w:line="360" w:lineRule="auto"/>
        <w:ind w:firstLine="720"/>
        <w:contextualSpacing/>
        <w:rPr>
          <w:rFonts w:ascii="Cambria" w:hAnsi="Cambria"/>
          <w:bCs/>
          <w:sz w:val="28"/>
          <w:szCs w:val="28"/>
        </w:rPr>
      </w:pPr>
      <w:r>
        <w:rPr>
          <w:rFonts w:ascii="Cambria" w:hAnsi="Cambria"/>
          <w:bCs/>
          <w:sz w:val="28"/>
          <w:szCs w:val="28"/>
        </w:rPr>
        <w:t>‘Oh my days, Violet</w:t>
      </w:r>
      <w:ins w:id="26683" w:author="Claire S" w:date="2026-06-05T17:58:00Z" w16du:dateUtc="2026-06-05T16:58:00Z">
        <w:del w:id="26684" w:author="Daisy Watt" w:date="2026-06-24T12:30:00Z" w16du:dateUtc="2026-06-24T10:30:00Z">
          <w:r w:rsidR="00901096" w:rsidDel="007F2071">
            <w:rPr>
              <w:rFonts w:ascii="Cambria" w:hAnsi="Cambria"/>
              <w:bCs/>
              <w:sz w:val="28"/>
              <w:szCs w:val="28"/>
            </w:rPr>
            <w:delText>,</w:delText>
          </w:r>
        </w:del>
      </w:ins>
      <w:ins w:id="26685" w:author="Daisy Watt" w:date="2026-06-24T12:30:00Z" w16du:dateUtc="2026-06-24T10:30:00Z">
        <w:r w:rsidR="007F2071">
          <w:rPr>
            <w:rFonts w:ascii="Cambria" w:hAnsi="Cambria"/>
            <w:bCs/>
            <w:sz w:val="28"/>
            <w:szCs w:val="28"/>
          </w:rPr>
          <w:t>.</w:t>
        </w:r>
      </w:ins>
      <w:del w:id="26686" w:author="Claire S" w:date="2026-06-05T17:58:00Z" w16du:dateUtc="2026-06-05T16:58:00Z">
        <w:r w:rsidDel="00901096">
          <w:rPr>
            <w:rFonts w:ascii="Cambria" w:hAnsi="Cambria"/>
            <w:bCs/>
            <w:sz w:val="28"/>
            <w:szCs w:val="28"/>
          </w:rPr>
          <w:delText>!</w:delText>
        </w:r>
      </w:del>
      <w:r w:rsidR="00260DDC">
        <w:rPr>
          <w:rFonts w:ascii="Cambria" w:hAnsi="Cambria"/>
          <w:bCs/>
          <w:sz w:val="28"/>
          <w:szCs w:val="28"/>
        </w:rPr>
        <w:t xml:space="preserve">’ </w:t>
      </w:r>
      <w:r w:rsidR="0039457E">
        <w:rPr>
          <w:rFonts w:ascii="Cambria" w:hAnsi="Cambria"/>
          <w:bCs/>
          <w:sz w:val="28"/>
          <w:szCs w:val="28"/>
        </w:rPr>
        <w:t>Clara</w:t>
      </w:r>
      <w:r w:rsidR="00260DDC">
        <w:rPr>
          <w:rFonts w:ascii="Cambria" w:hAnsi="Cambria"/>
          <w:bCs/>
          <w:sz w:val="28"/>
          <w:szCs w:val="28"/>
        </w:rPr>
        <w:t xml:space="preserve"> felt the slight weight of her good friend against her, </w:t>
      </w:r>
      <w:r w:rsidR="00761DF0">
        <w:rPr>
          <w:rFonts w:ascii="Cambria" w:hAnsi="Cambria"/>
          <w:bCs/>
          <w:sz w:val="28"/>
          <w:szCs w:val="28"/>
        </w:rPr>
        <w:t xml:space="preserve">the smell of mildew and old sweat; her bones protruding, her body </w:t>
      </w:r>
      <w:r w:rsidR="00D24315">
        <w:rPr>
          <w:rFonts w:ascii="Cambria" w:hAnsi="Cambria"/>
          <w:bCs/>
          <w:sz w:val="28"/>
          <w:szCs w:val="28"/>
        </w:rPr>
        <w:t>shaking with cold</w:t>
      </w:r>
      <w:r w:rsidR="00260DDC">
        <w:rPr>
          <w:rFonts w:ascii="Cambria" w:hAnsi="Cambria"/>
          <w:bCs/>
          <w:sz w:val="28"/>
          <w:szCs w:val="28"/>
        </w:rPr>
        <w:t>. ‘</w:t>
      </w:r>
      <w:del w:id="26687" w:author="Claire S" w:date="2026-06-05T17:59:00Z" w16du:dateUtc="2026-06-05T16:59:00Z">
        <w:r w:rsidDel="005C37D0">
          <w:rPr>
            <w:rFonts w:ascii="Cambria" w:hAnsi="Cambria"/>
            <w:bCs/>
            <w:sz w:val="28"/>
            <w:szCs w:val="28"/>
          </w:rPr>
          <w:delText xml:space="preserve">I thought you were </w:delText>
        </w:r>
        <w:commentRangeStart w:id="26688"/>
        <w:commentRangeStart w:id="26689"/>
        <w:r w:rsidDel="005C37D0">
          <w:rPr>
            <w:rFonts w:ascii="Cambria" w:hAnsi="Cambria"/>
            <w:bCs/>
            <w:sz w:val="28"/>
            <w:szCs w:val="28"/>
          </w:rPr>
          <w:delText>dead</w:delText>
        </w:r>
        <w:commentRangeEnd w:id="26688"/>
        <w:r w:rsidR="005C37D0" w:rsidDel="005C37D0">
          <w:rPr>
            <w:rStyle w:val="CommentReference"/>
            <w:rFonts w:ascii="Cambria" w:hAnsi="Cambria"/>
            <w:bCs/>
            <w:sz w:val="28"/>
            <w:szCs w:val="28"/>
          </w:rPr>
          <w:commentReference w:id="26688"/>
        </w:r>
      </w:del>
      <w:commentRangeEnd w:id="26689"/>
      <w:r w:rsidR="006E09F1">
        <w:rPr>
          <w:rStyle w:val="CommentReference"/>
          <w:rFonts w:ascii="Cambria" w:hAnsi="Cambria"/>
          <w:bCs/>
          <w:sz w:val="28"/>
          <w:szCs w:val="28"/>
        </w:rPr>
        <w:commentReference w:id="26689"/>
      </w:r>
      <w:ins w:id="26690" w:author="Claire S" w:date="2026-06-05T17:59:00Z" w16du:dateUtc="2026-06-05T16:59:00Z">
        <w:r w:rsidR="005C37D0">
          <w:rPr>
            <w:rFonts w:ascii="Cambria" w:hAnsi="Cambria"/>
            <w:bCs/>
            <w:sz w:val="28"/>
            <w:szCs w:val="28"/>
          </w:rPr>
          <w:t>You’re meant to be dead.</w:t>
        </w:r>
      </w:ins>
      <w:del w:id="26691" w:author="Claire S" w:date="2026-06-05T17:59:00Z" w16du:dateUtc="2026-06-05T16:59:00Z">
        <w:r w:rsidDel="005C37D0">
          <w:rPr>
            <w:rFonts w:ascii="Cambria" w:hAnsi="Cambria"/>
            <w:bCs/>
            <w:sz w:val="28"/>
            <w:szCs w:val="28"/>
          </w:rPr>
          <w:delText>!</w:delText>
        </w:r>
      </w:del>
      <w:r>
        <w:rPr>
          <w:rFonts w:ascii="Cambria" w:hAnsi="Cambria"/>
          <w:bCs/>
          <w:sz w:val="28"/>
          <w:szCs w:val="28"/>
        </w:rPr>
        <w:t>’</w:t>
      </w:r>
    </w:p>
    <w:p w14:paraId="037AF8B2" w14:textId="77777777" w:rsidR="00674E11" w:rsidRDefault="00674E11" w:rsidP="00B83061">
      <w:pPr>
        <w:spacing w:line="360" w:lineRule="auto"/>
        <w:contextualSpacing/>
        <w:rPr>
          <w:rFonts w:ascii="Cambria" w:hAnsi="Cambria"/>
          <w:bCs/>
          <w:sz w:val="28"/>
          <w:szCs w:val="28"/>
        </w:rPr>
      </w:pPr>
    </w:p>
    <w:p w14:paraId="38274F6C" w14:textId="77777777" w:rsidR="00674E11" w:rsidRDefault="00674E11" w:rsidP="00B83061">
      <w:pPr>
        <w:spacing w:line="360" w:lineRule="auto"/>
        <w:contextualSpacing/>
        <w:rPr>
          <w:rFonts w:ascii="Cambria" w:hAnsi="Cambria"/>
          <w:bCs/>
          <w:sz w:val="28"/>
          <w:szCs w:val="28"/>
        </w:rPr>
      </w:pPr>
    </w:p>
    <w:p w14:paraId="60EA931E" w14:textId="77777777" w:rsidR="00761DF0" w:rsidRDefault="00761DF0" w:rsidP="00B83061">
      <w:pPr>
        <w:spacing w:line="360" w:lineRule="auto"/>
        <w:contextualSpacing/>
        <w:rPr>
          <w:rFonts w:ascii="Cambria" w:hAnsi="Cambria"/>
          <w:bCs/>
          <w:sz w:val="28"/>
          <w:szCs w:val="28"/>
        </w:rPr>
      </w:pPr>
    </w:p>
    <w:p w14:paraId="1EA57DFE" w14:textId="77777777" w:rsidR="00B76795" w:rsidRDefault="00B76795" w:rsidP="001A7811">
      <w:pPr>
        <w:spacing w:line="360" w:lineRule="auto"/>
        <w:contextualSpacing/>
        <w:rPr>
          <w:rFonts w:ascii="Cambria" w:hAnsi="Cambria"/>
          <w:b/>
          <w:sz w:val="28"/>
          <w:szCs w:val="28"/>
        </w:rPr>
      </w:pPr>
    </w:p>
    <w:p w14:paraId="05D5D2A6" w14:textId="77777777" w:rsidR="00B76795" w:rsidRDefault="00B76795" w:rsidP="001A7811">
      <w:pPr>
        <w:spacing w:line="360" w:lineRule="auto"/>
        <w:contextualSpacing/>
        <w:rPr>
          <w:rFonts w:ascii="Cambria" w:hAnsi="Cambria"/>
          <w:b/>
          <w:sz w:val="28"/>
          <w:szCs w:val="28"/>
        </w:rPr>
      </w:pPr>
    </w:p>
    <w:p w14:paraId="2C88FC91" w14:textId="77777777" w:rsidR="00B76795" w:rsidRDefault="00B76795" w:rsidP="001A7811">
      <w:pPr>
        <w:spacing w:line="360" w:lineRule="auto"/>
        <w:contextualSpacing/>
        <w:rPr>
          <w:rFonts w:ascii="Cambria" w:hAnsi="Cambria"/>
          <w:b/>
          <w:sz w:val="28"/>
          <w:szCs w:val="28"/>
        </w:rPr>
      </w:pPr>
    </w:p>
    <w:p w14:paraId="36BAF432" w14:textId="77777777" w:rsidR="00B76795" w:rsidRDefault="00B76795" w:rsidP="001A7811">
      <w:pPr>
        <w:spacing w:line="360" w:lineRule="auto"/>
        <w:contextualSpacing/>
        <w:rPr>
          <w:rFonts w:ascii="Cambria" w:hAnsi="Cambria"/>
          <w:b/>
          <w:sz w:val="28"/>
          <w:szCs w:val="28"/>
        </w:rPr>
      </w:pPr>
    </w:p>
    <w:p w14:paraId="7E6C26B1" w14:textId="77777777" w:rsidR="00B76795" w:rsidRDefault="00B76795" w:rsidP="001A7811">
      <w:pPr>
        <w:spacing w:line="360" w:lineRule="auto"/>
        <w:contextualSpacing/>
        <w:rPr>
          <w:rFonts w:ascii="Cambria" w:hAnsi="Cambria"/>
          <w:b/>
          <w:sz w:val="28"/>
          <w:szCs w:val="28"/>
        </w:rPr>
      </w:pPr>
    </w:p>
    <w:p w14:paraId="4A0FF95A" w14:textId="77777777" w:rsidR="00B76795" w:rsidRDefault="00B76795" w:rsidP="001A7811">
      <w:pPr>
        <w:spacing w:line="360" w:lineRule="auto"/>
        <w:contextualSpacing/>
        <w:rPr>
          <w:rFonts w:ascii="Cambria" w:hAnsi="Cambria"/>
          <w:b/>
          <w:sz w:val="28"/>
          <w:szCs w:val="28"/>
        </w:rPr>
      </w:pPr>
    </w:p>
    <w:p w14:paraId="173A5CE6" w14:textId="77777777" w:rsidR="00B76795" w:rsidRDefault="00B76795" w:rsidP="001A7811">
      <w:pPr>
        <w:spacing w:line="360" w:lineRule="auto"/>
        <w:contextualSpacing/>
        <w:rPr>
          <w:rFonts w:ascii="Cambria" w:hAnsi="Cambria"/>
          <w:b/>
          <w:sz w:val="28"/>
          <w:szCs w:val="28"/>
        </w:rPr>
      </w:pPr>
    </w:p>
    <w:p w14:paraId="72EEF876" w14:textId="77777777" w:rsidR="00B76795" w:rsidRDefault="00B76795" w:rsidP="001A7811">
      <w:pPr>
        <w:spacing w:line="360" w:lineRule="auto"/>
        <w:contextualSpacing/>
        <w:rPr>
          <w:rFonts w:ascii="Cambria" w:hAnsi="Cambria"/>
          <w:b/>
          <w:sz w:val="28"/>
          <w:szCs w:val="28"/>
        </w:rPr>
      </w:pPr>
    </w:p>
    <w:p w14:paraId="365DA9E9" w14:textId="77777777" w:rsidR="00B76795" w:rsidRDefault="00B76795" w:rsidP="001A7811">
      <w:pPr>
        <w:spacing w:line="360" w:lineRule="auto"/>
        <w:contextualSpacing/>
        <w:rPr>
          <w:rFonts w:ascii="Cambria" w:hAnsi="Cambria"/>
          <w:b/>
          <w:sz w:val="28"/>
          <w:szCs w:val="28"/>
        </w:rPr>
      </w:pPr>
    </w:p>
    <w:p w14:paraId="7C7C0743" w14:textId="77777777" w:rsidR="00B76795" w:rsidRDefault="00B76795" w:rsidP="001A7811">
      <w:pPr>
        <w:spacing w:line="360" w:lineRule="auto"/>
        <w:contextualSpacing/>
        <w:rPr>
          <w:rFonts w:ascii="Cambria" w:hAnsi="Cambria"/>
          <w:b/>
          <w:sz w:val="28"/>
          <w:szCs w:val="28"/>
        </w:rPr>
      </w:pPr>
    </w:p>
    <w:p w14:paraId="64C82FD5" w14:textId="77777777" w:rsidR="00B76795" w:rsidRDefault="00B76795" w:rsidP="001A7811">
      <w:pPr>
        <w:spacing w:line="360" w:lineRule="auto"/>
        <w:contextualSpacing/>
        <w:rPr>
          <w:rFonts w:ascii="Cambria" w:hAnsi="Cambria"/>
          <w:b/>
          <w:sz w:val="28"/>
          <w:szCs w:val="28"/>
        </w:rPr>
      </w:pPr>
    </w:p>
    <w:p w14:paraId="1D87C1BB" w14:textId="77777777" w:rsidR="00B76795" w:rsidRDefault="00B76795" w:rsidP="001A7811">
      <w:pPr>
        <w:spacing w:line="360" w:lineRule="auto"/>
        <w:contextualSpacing/>
        <w:rPr>
          <w:rFonts w:ascii="Cambria" w:hAnsi="Cambria"/>
          <w:b/>
          <w:sz w:val="28"/>
          <w:szCs w:val="28"/>
        </w:rPr>
      </w:pPr>
    </w:p>
    <w:p w14:paraId="70F4D7D3" w14:textId="77777777" w:rsidR="00B76795" w:rsidRDefault="00B76795" w:rsidP="001A7811">
      <w:pPr>
        <w:spacing w:line="360" w:lineRule="auto"/>
        <w:contextualSpacing/>
        <w:rPr>
          <w:rFonts w:ascii="Cambria" w:hAnsi="Cambria"/>
          <w:b/>
          <w:sz w:val="28"/>
          <w:szCs w:val="28"/>
        </w:rPr>
      </w:pPr>
    </w:p>
    <w:p w14:paraId="72501800" w14:textId="07CEDC4A" w:rsidR="00B15C09" w:rsidRDefault="00B15C09" w:rsidP="001A7811">
      <w:pPr>
        <w:spacing w:line="360" w:lineRule="auto"/>
        <w:contextualSpacing/>
        <w:rPr>
          <w:ins w:id="26692" w:author="Claire S" w:date="2026-08-03T16:30:00Z" w16du:dateUtc="2026-08-03T15:30:00Z"/>
          <w:rFonts w:ascii="Cambria" w:hAnsi="Cambria"/>
          <w:b/>
          <w:sz w:val="28"/>
          <w:szCs w:val="28"/>
        </w:rPr>
      </w:pPr>
      <w:commentRangeStart w:id="26693"/>
      <w:r>
        <w:rPr>
          <w:rFonts w:ascii="Cambria" w:hAnsi="Cambria"/>
          <w:b/>
          <w:sz w:val="28"/>
          <w:szCs w:val="28"/>
        </w:rPr>
        <w:t xml:space="preserve">CHAPTER </w:t>
      </w:r>
      <w:del w:id="26694" w:author="Daisy Watt" w:date="2026-06-24T12:31:00Z" w16du:dateUtc="2026-06-24T10:31:00Z">
        <w:r w:rsidR="001C58BC" w:rsidDel="0094509A">
          <w:rPr>
            <w:rFonts w:ascii="Cambria" w:hAnsi="Cambria"/>
            <w:b/>
            <w:sz w:val="28"/>
            <w:szCs w:val="28"/>
          </w:rPr>
          <w:delText>73</w:delText>
        </w:r>
        <w:commentRangeEnd w:id="26693"/>
        <w:r w:rsidR="00D50A29" w:rsidDel="0094509A">
          <w:rPr>
            <w:rStyle w:val="CommentReference"/>
            <w:rFonts w:ascii="Cambria" w:hAnsi="Cambria"/>
            <w:b/>
            <w:sz w:val="28"/>
            <w:szCs w:val="28"/>
          </w:rPr>
          <w:commentReference w:id="26693"/>
        </w:r>
      </w:del>
      <w:ins w:id="26695" w:author="Claire S" w:date="2026-06-08T17:29:00Z" w16du:dateUtc="2026-06-08T16:29:00Z">
        <w:del w:id="26696" w:author="Daisy Watt" w:date="2026-06-24T12:31:00Z" w16du:dateUtc="2026-06-24T10:31:00Z">
          <w:r w:rsidR="000F01EC" w:rsidDel="0094509A">
            <w:rPr>
              <w:rFonts w:ascii="Cambria" w:hAnsi="Cambria"/>
              <w:b/>
              <w:sz w:val="28"/>
              <w:szCs w:val="28"/>
            </w:rPr>
            <w:delText>75</w:delText>
          </w:r>
        </w:del>
      </w:ins>
      <w:ins w:id="26697" w:author="Daisy Watt" w:date="2026-06-24T13:12:00Z" w16du:dateUtc="2026-06-24T11:12:00Z">
        <w:r w:rsidR="00F7735F">
          <w:rPr>
            <w:rFonts w:ascii="Cambria" w:hAnsi="Cambria"/>
            <w:b/>
            <w:sz w:val="28"/>
            <w:szCs w:val="28"/>
          </w:rPr>
          <w:t>7</w:t>
        </w:r>
        <w:del w:id="26698" w:author="Claire S" w:date="2026-08-03T16:30:00Z" w16du:dateUtc="2026-08-03T15:30:00Z">
          <w:r w:rsidR="00F7735F" w:rsidDel="006F4D93">
            <w:rPr>
              <w:rFonts w:ascii="Cambria" w:hAnsi="Cambria"/>
              <w:b/>
              <w:sz w:val="28"/>
              <w:szCs w:val="28"/>
            </w:rPr>
            <w:delText>3</w:delText>
          </w:r>
        </w:del>
      </w:ins>
      <w:ins w:id="26699" w:author="Claire S" w:date="2026-08-03T16:30:00Z" w16du:dateUtc="2026-08-03T15:30:00Z">
        <w:r w:rsidR="006F4D93">
          <w:rPr>
            <w:rFonts w:ascii="Cambria" w:hAnsi="Cambria"/>
            <w:b/>
            <w:sz w:val="28"/>
            <w:szCs w:val="28"/>
          </w:rPr>
          <w:t>0</w:t>
        </w:r>
      </w:ins>
    </w:p>
    <w:p w14:paraId="2AEE6905" w14:textId="6FEDDF77" w:rsidR="006F4D93" w:rsidRDefault="006F4D93" w:rsidP="001A7811">
      <w:pPr>
        <w:spacing w:line="360" w:lineRule="auto"/>
        <w:contextualSpacing/>
        <w:rPr>
          <w:rFonts w:ascii="Cambria" w:hAnsi="Cambria"/>
          <w:b/>
          <w:sz w:val="28"/>
          <w:szCs w:val="28"/>
        </w:rPr>
      </w:pPr>
      <w:ins w:id="26700" w:author="Claire S" w:date="2026-08-03T16:30:00Z" w16du:dateUtc="2026-08-03T15:30:00Z">
        <w:r>
          <w:rPr>
            <w:rFonts w:ascii="Cambria" w:hAnsi="Cambria"/>
            <w:b/>
            <w:sz w:val="28"/>
            <w:szCs w:val="28"/>
          </w:rPr>
          <w:t>THURSDAY AFTERNOON</w:t>
        </w:r>
      </w:ins>
    </w:p>
    <w:p w14:paraId="2A3A3B33" w14:textId="4A4406BE" w:rsidR="003F1087" w:rsidDel="00A20AC5" w:rsidRDefault="003F1087" w:rsidP="001A7811">
      <w:pPr>
        <w:spacing w:line="360" w:lineRule="auto"/>
        <w:contextualSpacing/>
        <w:rPr>
          <w:del w:id="26701" w:author="Daisy Watt" w:date="2026-06-24T10:45:00Z" w16du:dateUtc="2026-06-24T08:45:00Z"/>
          <w:rFonts w:ascii="Cambria" w:hAnsi="Cambria"/>
          <w:b/>
          <w:sz w:val="28"/>
          <w:szCs w:val="28"/>
        </w:rPr>
      </w:pPr>
      <w:del w:id="26702" w:author="Daisy Watt" w:date="2026-06-24T10:45:00Z" w16du:dateUtc="2026-06-24T08:45:00Z">
        <w:r w:rsidDel="00A20AC5">
          <w:rPr>
            <w:rFonts w:ascii="Cambria" w:hAnsi="Cambria"/>
            <w:b/>
            <w:sz w:val="28"/>
            <w:szCs w:val="28"/>
          </w:rPr>
          <w:delText>THURS PM</w:delText>
        </w:r>
      </w:del>
    </w:p>
    <w:p w14:paraId="055DA2FA" w14:textId="102D308E" w:rsidR="002051D9" w:rsidRPr="002051D9" w:rsidRDefault="00B15C09" w:rsidP="002051D9">
      <w:pPr>
        <w:spacing w:line="360" w:lineRule="auto"/>
        <w:contextualSpacing/>
        <w:rPr>
          <w:rFonts w:ascii="Cambria" w:hAnsi="Cambria"/>
          <w:bCs/>
          <w:sz w:val="28"/>
          <w:szCs w:val="28"/>
        </w:rPr>
      </w:pPr>
      <w:r w:rsidRPr="002051D9">
        <w:rPr>
          <w:rFonts w:ascii="Cambria" w:hAnsi="Cambria"/>
          <w:bCs/>
          <w:sz w:val="28"/>
          <w:szCs w:val="28"/>
        </w:rPr>
        <w:t>Savannah</w:t>
      </w:r>
      <w:r w:rsidR="002051D9" w:rsidRPr="002051D9">
        <w:rPr>
          <w:rFonts w:ascii="Cambria" w:hAnsi="Cambria"/>
          <w:bCs/>
          <w:sz w:val="28"/>
          <w:szCs w:val="28"/>
        </w:rPr>
        <w:t xml:space="preserve"> had two choices.</w:t>
      </w:r>
    </w:p>
    <w:p w14:paraId="63F57B11" w14:textId="7B6E8B92" w:rsidR="002051D9" w:rsidRPr="002051D9" w:rsidRDefault="002051D9" w:rsidP="002051D9">
      <w:pPr>
        <w:spacing w:line="360" w:lineRule="auto"/>
        <w:contextualSpacing/>
        <w:rPr>
          <w:rFonts w:ascii="Cambria" w:hAnsi="Cambria"/>
          <w:bCs/>
          <w:sz w:val="28"/>
          <w:szCs w:val="28"/>
        </w:rPr>
      </w:pPr>
      <w:r w:rsidRPr="002051D9">
        <w:rPr>
          <w:rFonts w:ascii="Cambria" w:hAnsi="Cambria"/>
          <w:bCs/>
          <w:sz w:val="28"/>
          <w:szCs w:val="28"/>
        </w:rPr>
        <w:tab/>
        <w:t>She could run back and open the</w:t>
      </w:r>
      <w:r>
        <w:rPr>
          <w:rFonts w:ascii="Cambria" w:hAnsi="Cambria"/>
          <w:bCs/>
          <w:sz w:val="28"/>
          <w:szCs w:val="28"/>
        </w:rPr>
        <w:t xml:space="preserve"> electronic</w:t>
      </w:r>
      <w:r w:rsidRPr="002051D9">
        <w:rPr>
          <w:rFonts w:ascii="Cambria" w:hAnsi="Cambria"/>
          <w:bCs/>
          <w:sz w:val="28"/>
          <w:szCs w:val="28"/>
        </w:rPr>
        <w:t xml:space="preserve"> door</w:t>
      </w:r>
      <w:ins w:id="26703" w:author="Daisy Watt" w:date="2026-06-24T13:12:00Z" w16du:dateUtc="2026-06-24T11:12:00Z">
        <w:r w:rsidR="00B252EE">
          <w:rPr>
            <w:rFonts w:ascii="Cambria" w:hAnsi="Cambria"/>
            <w:bCs/>
            <w:sz w:val="28"/>
            <w:szCs w:val="28"/>
          </w:rPr>
          <w:t>,</w:t>
        </w:r>
      </w:ins>
      <w:del w:id="26704" w:author="Daisy Watt" w:date="2026-06-24T13:12:00Z" w16du:dateUtc="2026-06-24T11:12:00Z">
        <w:r w:rsidRPr="002051D9" w:rsidDel="00B252EE">
          <w:rPr>
            <w:rFonts w:ascii="Cambria" w:hAnsi="Cambria"/>
            <w:bCs/>
            <w:sz w:val="28"/>
            <w:szCs w:val="28"/>
          </w:rPr>
          <w:delText xml:space="preserve"> –</w:delText>
        </w:r>
      </w:del>
      <w:r w:rsidRPr="002051D9">
        <w:rPr>
          <w:rFonts w:ascii="Cambria" w:hAnsi="Cambria"/>
          <w:bCs/>
          <w:sz w:val="28"/>
          <w:szCs w:val="28"/>
        </w:rPr>
        <w:t xml:space="preserve"> or go on.</w:t>
      </w:r>
    </w:p>
    <w:p w14:paraId="7F2E08FD" w14:textId="7A3C353F" w:rsidR="002051D9" w:rsidRPr="002051D9" w:rsidRDefault="002051D9" w:rsidP="002051D9">
      <w:pPr>
        <w:spacing w:line="360" w:lineRule="auto"/>
        <w:contextualSpacing/>
        <w:rPr>
          <w:rFonts w:ascii="Cambria" w:hAnsi="Cambria"/>
          <w:bCs/>
          <w:sz w:val="28"/>
          <w:szCs w:val="28"/>
        </w:rPr>
      </w:pPr>
      <w:r w:rsidRPr="002051D9">
        <w:rPr>
          <w:rFonts w:ascii="Cambria" w:hAnsi="Cambria"/>
          <w:bCs/>
          <w:sz w:val="28"/>
          <w:szCs w:val="28"/>
        </w:rPr>
        <w:tab/>
        <w:t>She wasn’t stupi</w:t>
      </w:r>
      <w:ins w:id="26705" w:author="Claire S" w:date="2026-06-05T17:59:00Z" w16du:dateUtc="2026-06-05T16:59:00Z">
        <w:r w:rsidR="005C37D0">
          <w:rPr>
            <w:rFonts w:ascii="Cambria" w:hAnsi="Cambria"/>
            <w:bCs/>
            <w:sz w:val="28"/>
            <w:szCs w:val="28"/>
          </w:rPr>
          <w:t xml:space="preserve">d, and she was phobic about the dark. </w:t>
        </w:r>
      </w:ins>
      <w:del w:id="26706" w:author="Claire S" w:date="2026-06-05T17:59:00Z" w16du:dateUtc="2026-06-05T16:59:00Z">
        <w:r w:rsidRPr="002051D9" w:rsidDel="005C37D0">
          <w:rPr>
            <w:rFonts w:ascii="Cambria" w:hAnsi="Cambria"/>
            <w:bCs/>
            <w:sz w:val="28"/>
            <w:szCs w:val="28"/>
          </w:rPr>
          <w:delText xml:space="preserve">d. </w:delText>
        </w:r>
      </w:del>
      <w:r w:rsidRPr="002051D9">
        <w:rPr>
          <w:rFonts w:ascii="Cambria" w:hAnsi="Cambria"/>
          <w:bCs/>
          <w:sz w:val="28"/>
          <w:szCs w:val="28"/>
        </w:rPr>
        <w:t>She went backwards</w:t>
      </w:r>
      <w:r>
        <w:rPr>
          <w:rFonts w:ascii="Cambria" w:hAnsi="Cambria"/>
          <w:bCs/>
          <w:sz w:val="28"/>
          <w:szCs w:val="28"/>
        </w:rPr>
        <w:t xml:space="preserve">, back to the </w:t>
      </w:r>
      <w:del w:id="26707" w:author="Daisy Watt" w:date="2026-06-24T13:13:00Z" w16du:dateUtc="2026-06-24T11:13:00Z">
        <w:r w:rsidDel="00B252EE">
          <w:rPr>
            <w:rFonts w:ascii="Cambria" w:hAnsi="Cambria"/>
            <w:bCs/>
            <w:sz w:val="28"/>
            <w:szCs w:val="28"/>
          </w:rPr>
          <w:delText>M</w:delText>
        </w:r>
      </w:del>
      <w:ins w:id="26708" w:author="Daisy Watt" w:date="2026-06-24T13:13:00Z" w16du:dateUtc="2026-06-24T11:13:00Z">
        <w:del w:id="26709" w:author="Claire S" w:date="2026-08-03T16:30:00Z" w16du:dateUtc="2026-08-03T15:30:00Z">
          <w:r w:rsidR="00B252EE" w:rsidDel="006F4D93">
            <w:rPr>
              <w:rFonts w:ascii="Cambria" w:hAnsi="Cambria"/>
              <w:bCs/>
              <w:sz w:val="28"/>
              <w:szCs w:val="28"/>
            </w:rPr>
            <w:delText>m</w:delText>
          </w:r>
        </w:del>
      </w:ins>
      <w:del w:id="26710" w:author="Claire S" w:date="2026-08-03T16:30:00Z" w16du:dateUtc="2026-08-03T15:30:00Z">
        <w:r w:rsidDel="006F4D93">
          <w:rPr>
            <w:rFonts w:ascii="Cambria" w:hAnsi="Cambria"/>
            <w:bCs/>
            <w:sz w:val="28"/>
            <w:szCs w:val="28"/>
          </w:rPr>
          <w:delText>ain</w:delText>
        </w:r>
      </w:del>
      <w:ins w:id="26711" w:author="Claire S" w:date="2026-08-03T16:30:00Z" w16du:dateUtc="2026-08-03T15:30:00Z">
        <w:r w:rsidR="006F4D93">
          <w:rPr>
            <w:rFonts w:ascii="Cambria" w:hAnsi="Cambria"/>
            <w:bCs/>
            <w:sz w:val="28"/>
            <w:szCs w:val="28"/>
          </w:rPr>
          <w:t>First V</w:t>
        </w:r>
      </w:ins>
      <w:del w:id="26712" w:author="Claire S" w:date="2026-08-03T16:30:00Z" w16du:dateUtc="2026-08-03T15:30:00Z">
        <w:r w:rsidDel="006F4D93">
          <w:rPr>
            <w:rFonts w:ascii="Cambria" w:hAnsi="Cambria"/>
            <w:bCs/>
            <w:sz w:val="28"/>
            <w:szCs w:val="28"/>
          </w:rPr>
          <w:delText xml:space="preserve"> </w:delText>
        </w:r>
      </w:del>
      <w:del w:id="26713" w:author="Daisy Watt" w:date="2026-06-24T13:13:00Z" w16du:dateUtc="2026-06-24T11:13:00Z">
        <w:r w:rsidDel="00B252EE">
          <w:rPr>
            <w:rFonts w:ascii="Cambria" w:hAnsi="Cambria"/>
            <w:bCs/>
            <w:sz w:val="28"/>
            <w:szCs w:val="28"/>
          </w:rPr>
          <w:delText>V</w:delText>
        </w:r>
      </w:del>
      <w:ins w:id="26714" w:author="Daisy Watt" w:date="2026-06-24T13:13:00Z" w16du:dateUtc="2026-06-24T11:13:00Z">
        <w:del w:id="26715" w:author="Claire S" w:date="2026-08-03T16:30:00Z" w16du:dateUtc="2026-08-03T15:30:00Z">
          <w:r w:rsidR="00B252EE" w:rsidDel="006F4D93">
            <w:rPr>
              <w:rFonts w:ascii="Cambria" w:hAnsi="Cambria"/>
              <w:bCs/>
              <w:sz w:val="28"/>
              <w:szCs w:val="28"/>
            </w:rPr>
            <w:delText>v</w:delText>
          </w:r>
        </w:del>
      </w:ins>
      <w:r>
        <w:rPr>
          <w:rFonts w:ascii="Cambria" w:hAnsi="Cambria"/>
          <w:bCs/>
          <w:sz w:val="28"/>
          <w:szCs w:val="28"/>
        </w:rPr>
        <w:t>ault, and tapped in the number</w:t>
      </w:r>
      <w:r w:rsidR="00DA7719">
        <w:rPr>
          <w:rFonts w:ascii="Cambria" w:hAnsi="Cambria"/>
          <w:bCs/>
          <w:sz w:val="28"/>
          <w:szCs w:val="28"/>
        </w:rPr>
        <w:t xml:space="preserve"> at the door.</w:t>
      </w:r>
    </w:p>
    <w:p w14:paraId="0526BE8A" w14:textId="6C4F5E55" w:rsidR="001C58BC" w:rsidRPr="002051D9" w:rsidRDefault="002051D9" w:rsidP="001C58BC">
      <w:pPr>
        <w:spacing w:line="360" w:lineRule="auto"/>
        <w:contextualSpacing/>
        <w:rPr>
          <w:rFonts w:ascii="Cambria" w:hAnsi="Cambria"/>
          <w:bCs/>
          <w:sz w:val="28"/>
          <w:szCs w:val="28"/>
        </w:rPr>
      </w:pPr>
      <w:r w:rsidRPr="002051D9">
        <w:rPr>
          <w:rFonts w:ascii="Cambria" w:hAnsi="Cambria"/>
          <w:bCs/>
          <w:sz w:val="28"/>
          <w:szCs w:val="28"/>
        </w:rPr>
        <w:tab/>
      </w:r>
      <w:r>
        <w:rPr>
          <w:rFonts w:ascii="Cambria" w:hAnsi="Cambria"/>
          <w:bCs/>
          <w:sz w:val="28"/>
          <w:szCs w:val="28"/>
        </w:rPr>
        <w:t>Nothing happened.</w:t>
      </w:r>
      <w:r w:rsidRPr="002051D9">
        <w:rPr>
          <w:rFonts w:ascii="Cambria" w:hAnsi="Cambria"/>
          <w:bCs/>
          <w:sz w:val="28"/>
          <w:szCs w:val="28"/>
        </w:rPr>
        <w:t xml:space="preserve"> </w:t>
      </w:r>
      <w:r>
        <w:rPr>
          <w:rFonts w:ascii="Cambria" w:hAnsi="Cambria"/>
          <w:bCs/>
          <w:sz w:val="28"/>
          <w:szCs w:val="28"/>
        </w:rPr>
        <w:t xml:space="preserve"> The keypad wasn’t working – i</w:t>
      </w:r>
      <w:r w:rsidR="00DA7719">
        <w:rPr>
          <w:rFonts w:ascii="Cambria" w:hAnsi="Cambria"/>
          <w:bCs/>
          <w:sz w:val="28"/>
          <w:szCs w:val="28"/>
        </w:rPr>
        <w:t>n</w:t>
      </w:r>
      <w:r>
        <w:rPr>
          <w:rFonts w:ascii="Cambria" w:hAnsi="Cambria"/>
          <w:bCs/>
          <w:sz w:val="28"/>
          <w:szCs w:val="28"/>
        </w:rPr>
        <w:t xml:space="preserve"> fact, it looked like it had been disabled.  She </w:t>
      </w:r>
      <w:r w:rsidR="00DA7719">
        <w:rPr>
          <w:rFonts w:ascii="Cambria" w:hAnsi="Cambria"/>
          <w:bCs/>
          <w:sz w:val="28"/>
          <w:szCs w:val="28"/>
        </w:rPr>
        <w:t xml:space="preserve">tried a few </w:t>
      </w:r>
      <w:r w:rsidR="001C58BC">
        <w:rPr>
          <w:rFonts w:ascii="Cambria" w:hAnsi="Cambria"/>
          <w:bCs/>
          <w:sz w:val="28"/>
          <w:szCs w:val="28"/>
        </w:rPr>
        <w:t>more t</w:t>
      </w:r>
      <w:r w:rsidR="00DA7719">
        <w:rPr>
          <w:rFonts w:ascii="Cambria" w:hAnsi="Cambria"/>
          <w:bCs/>
          <w:sz w:val="28"/>
          <w:szCs w:val="28"/>
        </w:rPr>
        <w:t>imes</w:t>
      </w:r>
      <w:r w:rsidR="001C58BC">
        <w:rPr>
          <w:rFonts w:ascii="Cambria" w:hAnsi="Cambria"/>
          <w:bCs/>
          <w:sz w:val="28"/>
          <w:szCs w:val="28"/>
        </w:rPr>
        <w:t>, more and more frustrated</w:t>
      </w:r>
      <w:r w:rsidR="00DA7719">
        <w:rPr>
          <w:rFonts w:ascii="Cambria" w:hAnsi="Cambria"/>
          <w:bCs/>
          <w:sz w:val="28"/>
          <w:szCs w:val="28"/>
        </w:rPr>
        <w:t xml:space="preserve">, but she </w:t>
      </w:r>
      <w:r>
        <w:rPr>
          <w:rFonts w:ascii="Cambria" w:hAnsi="Cambria"/>
          <w:bCs/>
          <w:sz w:val="28"/>
          <w:szCs w:val="28"/>
        </w:rPr>
        <w:t>couldn’t get back out</w:t>
      </w:r>
      <w:r w:rsidR="001C58BC">
        <w:rPr>
          <w:rFonts w:ascii="Cambria" w:hAnsi="Cambria"/>
          <w:bCs/>
          <w:sz w:val="28"/>
          <w:szCs w:val="28"/>
        </w:rPr>
        <w:t>, and her phone had no signal</w:t>
      </w:r>
      <w:ins w:id="26716" w:author="Daisy Watt" w:date="2026-06-24T13:18:00Z" w16du:dateUtc="2026-06-24T11:18:00Z">
        <w:r w:rsidR="00462077">
          <w:rPr>
            <w:rFonts w:ascii="Cambria" w:hAnsi="Cambria"/>
            <w:bCs/>
            <w:sz w:val="28"/>
            <w:szCs w:val="28"/>
          </w:rPr>
          <w:t>,</w:t>
        </w:r>
      </w:ins>
      <w:r w:rsidR="001C58BC">
        <w:rPr>
          <w:rFonts w:ascii="Cambria" w:hAnsi="Cambria"/>
          <w:bCs/>
          <w:sz w:val="28"/>
          <w:szCs w:val="28"/>
        </w:rPr>
        <w:t xml:space="preserve"> down here</w:t>
      </w:r>
      <w:ins w:id="26717" w:author="Daisy Watt" w:date="2026-06-24T13:18:00Z" w16du:dateUtc="2026-06-24T11:18:00Z">
        <w:r w:rsidR="00462077">
          <w:rPr>
            <w:rFonts w:ascii="Cambria" w:hAnsi="Cambria"/>
            <w:bCs/>
            <w:sz w:val="28"/>
            <w:szCs w:val="28"/>
          </w:rPr>
          <w:t>.</w:t>
        </w:r>
      </w:ins>
      <w:del w:id="26718" w:author="Daisy Watt" w:date="2026-06-24T13:18:00Z" w16du:dateUtc="2026-06-24T11:18:00Z">
        <w:r w:rsidR="001C58BC" w:rsidDel="00462077">
          <w:rPr>
            <w:rFonts w:ascii="Cambria" w:hAnsi="Cambria"/>
            <w:bCs/>
            <w:sz w:val="28"/>
            <w:szCs w:val="28"/>
          </w:rPr>
          <w:delText xml:space="preserve"> - </w:delText>
        </w:r>
      </w:del>
    </w:p>
    <w:p w14:paraId="217282E4" w14:textId="4A17185E" w:rsidR="002051D9" w:rsidRPr="00A93046" w:rsidRDefault="00820CCD" w:rsidP="001C58BC">
      <w:pPr>
        <w:spacing w:line="360" w:lineRule="auto"/>
        <w:ind w:firstLine="720"/>
        <w:contextualSpacing/>
        <w:rPr>
          <w:rFonts w:ascii="Cambria" w:hAnsi="Cambria"/>
          <w:bCs/>
          <w:sz w:val="28"/>
          <w:szCs w:val="28"/>
        </w:rPr>
      </w:pPr>
      <w:ins w:id="26719" w:author="Claire S" w:date="2026-06-06T10:11:00Z" w16du:dateUtc="2026-06-06T09:11:00Z">
        <w:del w:id="26720" w:author="Daisy Watt" w:date="2026-06-24T13:18:00Z" w16du:dateUtc="2026-06-24T11:18:00Z">
          <w:r w:rsidDel="00462077">
            <w:rPr>
              <w:rFonts w:ascii="Cambria" w:hAnsi="Cambria"/>
              <w:bCs/>
              <w:sz w:val="28"/>
              <w:szCs w:val="28"/>
            </w:rPr>
            <w:delText>T</w:delText>
          </w:r>
        </w:del>
      </w:ins>
      <w:ins w:id="26721" w:author="Daisy Watt" w:date="2026-06-24T13:18:00Z" w16du:dateUtc="2026-06-24T11:18:00Z">
        <w:r w:rsidR="00462077">
          <w:rPr>
            <w:rFonts w:ascii="Cambria" w:hAnsi="Cambria"/>
            <w:bCs/>
            <w:sz w:val="28"/>
            <w:szCs w:val="28"/>
          </w:rPr>
          <w:t>As t</w:t>
        </w:r>
      </w:ins>
      <w:ins w:id="26722" w:author="Claire S" w:date="2026-06-06T10:11:00Z" w16du:dateUtc="2026-06-06T09:11:00Z">
        <w:r>
          <w:rPr>
            <w:rFonts w:ascii="Cambria" w:hAnsi="Cambria"/>
            <w:bCs/>
            <w:sz w:val="28"/>
            <w:szCs w:val="28"/>
          </w:rPr>
          <w:t>errifi</w:t>
        </w:r>
      </w:ins>
      <w:ins w:id="26723" w:author="Claire S" w:date="2026-06-06T10:12:00Z" w16du:dateUtc="2026-06-06T09:12:00Z">
        <w:r>
          <w:rPr>
            <w:rFonts w:ascii="Cambria" w:hAnsi="Cambria"/>
            <w:bCs/>
            <w:sz w:val="28"/>
            <w:szCs w:val="28"/>
          </w:rPr>
          <w:t>ed as she now felt, s</w:t>
        </w:r>
      </w:ins>
      <w:ins w:id="26724" w:author="Claire S" w:date="2026-06-05T18:00:00Z" w16du:dateUtc="2026-06-05T17:00:00Z">
        <w:r w:rsidR="00EE4230">
          <w:rPr>
            <w:rFonts w:ascii="Cambria" w:hAnsi="Cambria"/>
            <w:bCs/>
            <w:sz w:val="28"/>
            <w:szCs w:val="28"/>
          </w:rPr>
          <w:t xml:space="preserve">he was </w:t>
        </w:r>
      </w:ins>
      <w:del w:id="26725" w:author="Claire S" w:date="2026-06-05T18:00:00Z" w16du:dateUtc="2026-06-05T17:00:00Z">
        <w:r w:rsidR="001C58BC" w:rsidDel="00EE4230">
          <w:rPr>
            <w:rFonts w:ascii="Cambria" w:hAnsi="Cambria"/>
            <w:bCs/>
            <w:sz w:val="28"/>
            <w:szCs w:val="28"/>
          </w:rPr>
          <w:delText>W</w:delText>
        </w:r>
        <w:r w:rsidR="002051D9" w:rsidDel="00EE4230">
          <w:rPr>
            <w:rFonts w:ascii="Cambria" w:hAnsi="Cambria"/>
            <w:bCs/>
            <w:sz w:val="28"/>
            <w:szCs w:val="28"/>
          </w:rPr>
          <w:delText>hich l</w:delText>
        </w:r>
      </w:del>
      <w:ins w:id="26726" w:author="Claire S" w:date="2026-06-05T18:00:00Z" w16du:dateUtc="2026-06-05T17:00:00Z">
        <w:r w:rsidR="00EE4230">
          <w:rPr>
            <w:rFonts w:ascii="Cambria" w:hAnsi="Cambria"/>
            <w:bCs/>
            <w:sz w:val="28"/>
            <w:szCs w:val="28"/>
          </w:rPr>
          <w:t>l</w:t>
        </w:r>
      </w:ins>
      <w:r w:rsidR="002051D9">
        <w:rPr>
          <w:rFonts w:ascii="Cambria" w:hAnsi="Cambria"/>
          <w:bCs/>
          <w:sz w:val="28"/>
          <w:szCs w:val="28"/>
        </w:rPr>
        <w:t>eft</w:t>
      </w:r>
      <w:del w:id="26727" w:author="Claire S" w:date="2026-06-05T18:00:00Z" w16du:dateUtc="2026-06-05T17:00:00Z">
        <w:r w:rsidR="002051D9" w:rsidDel="00EE4230">
          <w:rPr>
            <w:rFonts w:ascii="Cambria" w:hAnsi="Cambria"/>
            <w:bCs/>
            <w:sz w:val="28"/>
            <w:szCs w:val="28"/>
          </w:rPr>
          <w:delText xml:space="preserve"> her</w:delText>
        </w:r>
      </w:del>
      <w:r w:rsidR="002051D9">
        <w:rPr>
          <w:rFonts w:ascii="Cambria" w:hAnsi="Cambria"/>
          <w:bCs/>
          <w:sz w:val="28"/>
          <w:szCs w:val="28"/>
        </w:rPr>
        <w:t xml:space="preserve"> with </w:t>
      </w:r>
      <w:ins w:id="26728" w:author="Claire S" w:date="2026-06-05T18:00:00Z" w16du:dateUtc="2026-06-05T17:00:00Z">
        <w:r w:rsidR="00EE4230">
          <w:rPr>
            <w:rFonts w:ascii="Cambria" w:hAnsi="Cambria"/>
            <w:bCs/>
            <w:sz w:val="28"/>
            <w:szCs w:val="28"/>
          </w:rPr>
          <w:t>no</w:t>
        </w:r>
      </w:ins>
      <w:del w:id="26729" w:author="Claire S" w:date="2026-06-05T18:00:00Z" w16du:dateUtc="2026-06-05T17:00:00Z">
        <w:r w:rsidR="001C58BC" w:rsidDel="00EE4230">
          <w:rPr>
            <w:rFonts w:ascii="Cambria" w:hAnsi="Cambria"/>
            <w:bCs/>
            <w:sz w:val="28"/>
            <w:szCs w:val="28"/>
          </w:rPr>
          <w:delText>the</w:delText>
        </w:r>
      </w:del>
      <w:r w:rsidR="002051D9">
        <w:rPr>
          <w:rFonts w:ascii="Cambria" w:hAnsi="Cambria"/>
          <w:bCs/>
          <w:sz w:val="28"/>
          <w:szCs w:val="28"/>
        </w:rPr>
        <w:t xml:space="preserve"> other </w:t>
      </w:r>
      <w:r w:rsidR="001C58BC">
        <w:rPr>
          <w:rFonts w:ascii="Cambria" w:hAnsi="Cambria"/>
          <w:bCs/>
          <w:sz w:val="28"/>
          <w:szCs w:val="28"/>
        </w:rPr>
        <w:t>option</w:t>
      </w:r>
      <w:ins w:id="26730" w:author="Claire S" w:date="2026-06-05T18:00:00Z" w16du:dateUtc="2026-06-05T17:00:00Z">
        <w:del w:id="26731" w:author="Daisy Watt" w:date="2026-06-24T13:18:00Z" w16du:dateUtc="2026-06-24T11:18:00Z">
          <w:r w:rsidR="00EE4230" w:rsidDel="00462077">
            <w:rPr>
              <w:rFonts w:ascii="Cambria" w:hAnsi="Cambria"/>
              <w:bCs/>
              <w:sz w:val="28"/>
              <w:szCs w:val="28"/>
            </w:rPr>
            <w:delText>;</w:delText>
          </w:r>
        </w:del>
      </w:ins>
      <w:ins w:id="26732" w:author="Daisy Watt" w:date="2026-06-24T13:18:00Z" w16du:dateUtc="2026-06-24T11:18:00Z">
        <w:r w:rsidR="00462077">
          <w:rPr>
            <w:rFonts w:ascii="Cambria" w:hAnsi="Cambria"/>
            <w:bCs/>
            <w:sz w:val="28"/>
            <w:szCs w:val="28"/>
          </w:rPr>
          <w:t>:</w:t>
        </w:r>
      </w:ins>
      <w:ins w:id="26733" w:author="Claire S" w:date="2026-06-05T18:00:00Z" w16du:dateUtc="2026-06-05T17:00:00Z">
        <w:r w:rsidR="00EE4230">
          <w:rPr>
            <w:rFonts w:ascii="Cambria" w:hAnsi="Cambria"/>
            <w:bCs/>
            <w:sz w:val="28"/>
            <w:szCs w:val="28"/>
          </w:rPr>
          <w:t xml:space="preserve"> s</w:t>
        </w:r>
      </w:ins>
      <w:del w:id="26734" w:author="Claire S" w:date="2026-06-05T18:00:00Z" w16du:dateUtc="2026-06-05T17:00:00Z">
        <w:r w:rsidR="002051D9" w:rsidDel="00EE4230">
          <w:rPr>
            <w:rFonts w:ascii="Cambria" w:hAnsi="Cambria"/>
            <w:bCs/>
            <w:sz w:val="28"/>
            <w:szCs w:val="28"/>
          </w:rPr>
          <w:delText xml:space="preserve">. </w:delText>
        </w:r>
        <w:r w:rsidR="00DA7719" w:rsidDel="00EE4230">
          <w:rPr>
            <w:rFonts w:ascii="Cambria" w:hAnsi="Cambria"/>
            <w:bCs/>
            <w:sz w:val="28"/>
            <w:szCs w:val="28"/>
          </w:rPr>
          <w:delText>S</w:delText>
        </w:r>
      </w:del>
      <w:r w:rsidR="00DA7719">
        <w:rPr>
          <w:rFonts w:ascii="Cambria" w:hAnsi="Cambria"/>
          <w:bCs/>
          <w:sz w:val="28"/>
          <w:szCs w:val="28"/>
        </w:rPr>
        <w:t>he had t</w:t>
      </w:r>
      <w:r w:rsidR="002051D9" w:rsidRPr="00A93046">
        <w:rPr>
          <w:rFonts w:ascii="Cambria" w:hAnsi="Cambria"/>
          <w:bCs/>
          <w:sz w:val="28"/>
          <w:szCs w:val="28"/>
        </w:rPr>
        <w:t xml:space="preserve">o try to </w:t>
      </w:r>
      <w:ins w:id="26735" w:author="Claire S" w:date="2026-06-06T10:12:00Z" w16du:dateUtc="2026-06-06T09:12:00Z">
        <w:r w:rsidR="00535335">
          <w:rPr>
            <w:rFonts w:ascii="Cambria" w:hAnsi="Cambria"/>
            <w:bCs/>
            <w:sz w:val="28"/>
            <w:szCs w:val="28"/>
          </w:rPr>
          <w:t>find her way through the cellars</w:t>
        </w:r>
      </w:ins>
      <w:ins w:id="26736" w:author="Claire S" w:date="2026-06-08T17:29:00Z" w16du:dateUtc="2026-06-08T16:29:00Z">
        <w:del w:id="26737" w:author="Daisy Watt" w:date="2026-06-24T13:18:00Z" w16du:dateUtc="2026-06-24T11:18:00Z">
          <w:r w:rsidR="0030092A" w:rsidDel="00FE1C7E">
            <w:rPr>
              <w:rFonts w:ascii="Cambria" w:hAnsi="Cambria"/>
              <w:bCs/>
              <w:sz w:val="28"/>
              <w:szCs w:val="28"/>
            </w:rPr>
            <w:delText>, that s</w:delText>
          </w:r>
        </w:del>
      </w:ins>
      <w:ins w:id="26738" w:author="Daisy Watt" w:date="2026-06-24T13:18:00Z" w16du:dateUtc="2026-06-24T11:18:00Z">
        <w:r w:rsidR="00FE1C7E">
          <w:rPr>
            <w:rFonts w:ascii="Cambria" w:hAnsi="Cambria"/>
            <w:bCs/>
            <w:sz w:val="28"/>
            <w:szCs w:val="28"/>
          </w:rPr>
          <w:t>. S</w:t>
        </w:r>
      </w:ins>
      <w:ins w:id="26739" w:author="Claire S" w:date="2026-06-08T17:29:00Z" w16du:dateUtc="2026-06-08T16:29:00Z">
        <w:r w:rsidR="0030092A">
          <w:rPr>
            <w:rFonts w:ascii="Cambria" w:hAnsi="Cambria"/>
            <w:bCs/>
            <w:sz w:val="28"/>
            <w:szCs w:val="28"/>
          </w:rPr>
          <w:t xml:space="preserve">he was sure </w:t>
        </w:r>
        <w:del w:id="26740" w:author="Daisy Watt" w:date="2026-06-24T13:18:00Z" w16du:dateUtc="2026-06-24T11:18:00Z">
          <w:r w:rsidR="0030092A" w:rsidDel="00FE1C7E">
            <w:rPr>
              <w:rFonts w:ascii="Cambria" w:hAnsi="Cambria"/>
              <w:bCs/>
              <w:sz w:val="28"/>
              <w:szCs w:val="28"/>
            </w:rPr>
            <w:delText>would</w:delText>
          </w:r>
        </w:del>
      </w:ins>
      <w:ins w:id="26741" w:author="Daisy Watt" w:date="2026-06-24T13:18:00Z" w16du:dateUtc="2026-06-24T11:18:00Z">
        <w:r w:rsidR="00FE1C7E">
          <w:rPr>
            <w:rFonts w:ascii="Cambria" w:hAnsi="Cambria"/>
            <w:bCs/>
            <w:sz w:val="28"/>
            <w:szCs w:val="28"/>
          </w:rPr>
          <w:t>they’d</w:t>
        </w:r>
      </w:ins>
      <w:ins w:id="26742" w:author="Claire S" w:date="2026-06-08T17:29:00Z" w16du:dateUtc="2026-06-08T16:29:00Z">
        <w:r w:rsidR="0030092A">
          <w:rPr>
            <w:rFonts w:ascii="Cambria" w:hAnsi="Cambria"/>
            <w:bCs/>
            <w:sz w:val="28"/>
            <w:szCs w:val="28"/>
          </w:rPr>
          <w:t xml:space="preserve"> connect somewhere</w:t>
        </w:r>
      </w:ins>
      <w:ins w:id="26743" w:author="Claire S" w:date="2026-06-06T10:12:00Z" w16du:dateUtc="2026-06-06T09:12:00Z">
        <w:r w:rsidR="00535335">
          <w:rPr>
            <w:rFonts w:ascii="Cambria" w:hAnsi="Cambria"/>
            <w:bCs/>
            <w:sz w:val="28"/>
            <w:szCs w:val="28"/>
          </w:rPr>
          <w:t xml:space="preserve"> to the entrance of </w:t>
        </w:r>
      </w:ins>
      <w:del w:id="26744" w:author="Claire S" w:date="2026-06-06T10:12:00Z" w16du:dateUtc="2026-06-06T09:12:00Z">
        <w:r w:rsidR="002051D9" w:rsidRPr="00A93046" w:rsidDel="00535335">
          <w:rPr>
            <w:rFonts w:ascii="Cambria" w:hAnsi="Cambria"/>
            <w:bCs/>
            <w:sz w:val="28"/>
            <w:szCs w:val="28"/>
          </w:rPr>
          <w:delText xml:space="preserve">get out of the other </w:delText>
        </w:r>
      </w:del>
      <w:ins w:id="26745" w:author="Claire S" w:date="2026-06-06T10:12:00Z" w16du:dateUtc="2026-06-06T09:12:00Z">
        <w:r w:rsidR="00535335">
          <w:rPr>
            <w:rFonts w:ascii="Cambria" w:hAnsi="Cambria"/>
            <w:bCs/>
            <w:sz w:val="28"/>
            <w:szCs w:val="28"/>
          </w:rPr>
          <w:t xml:space="preserve">the </w:t>
        </w:r>
      </w:ins>
      <w:r w:rsidR="002051D9" w:rsidRPr="00A93046">
        <w:rPr>
          <w:rFonts w:ascii="Cambria" w:hAnsi="Cambria"/>
          <w:bCs/>
          <w:sz w:val="28"/>
          <w:szCs w:val="28"/>
        </w:rPr>
        <w:t>passageway</w:t>
      </w:r>
      <w:ins w:id="26746" w:author="Claire S" w:date="2026-06-05T18:00:00Z" w16du:dateUtc="2026-06-05T17:00:00Z">
        <w:r w:rsidR="00EE4230">
          <w:rPr>
            <w:rFonts w:ascii="Cambria" w:hAnsi="Cambria"/>
            <w:bCs/>
            <w:sz w:val="28"/>
            <w:szCs w:val="28"/>
          </w:rPr>
          <w:t xml:space="preserve"> </w:t>
        </w:r>
      </w:ins>
      <w:ins w:id="26747" w:author="Claire S" w:date="2026-06-06T10:12:00Z" w16du:dateUtc="2026-06-06T09:12:00Z">
        <w:r w:rsidR="00535335">
          <w:rPr>
            <w:rFonts w:ascii="Cambria" w:hAnsi="Cambria"/>
            <w:bCs/>
            <w:sz w:val="28"/>
            <w:szCs w:val="28"/>
          </w:rPr>
          <w:t xml:space="preserve">that led </w:t>
        </w:r>
      </w:ins>
      <w:ins w:id="26748" w:author="Claire S" w:date="2026-06-06T10:13:00Z" w16du:dateUtc="2026-06-06T09:13:00Z">
        <w:r w:rsidR="00535335">
          <w:rPr>
            <w:rFonts w:ascii="Cambria" w:hAnsi="Cambria"/>
            <w:bCs/>
            <w:sz w:val="28"/>
            <w:szCs w:val="28"/>
          </w:rPr>
          <w:t xml:space="preserve">to </w:t>
        </w:r>
      </w:ins>
      <w:del w:id="26749" w:author="Claire S" w:date="2026-06-05T18:00:00Z" w16du:dateUtc="2026-06-05T17:00:00Z">
        <w:r w:rsidR="001C58BC" w:rsidDel="00EE4230">
          <w:rPr>
            <w:rFonts w:ascii="Cambria" w:hAnsi="Cambria"/>
            <w:bCs/>
            <w:sz w:val="28"/>
            <w:szCs w:val="28"/>
          </w:rPr>
          <w:delText>;</w:delText>
        </w:r>
      </w:del>
      <w:del w:id="26750" w:author="Claire S" w:date="2026-06-06T10:13:00Z" w16du:dateUtc="2026-06-06T09:13:00Z">
        <w:r w:rsidR="001C58BC" w:rsidDel="00535335">
          <w:rPr>
            <w:rFonts w:ascii="Cambria" w:hAnsi="Cambria"/>
            <w:bCs/>
            <w:sz w:val="28"/>
            <w:szCs w:val="28"/>
          </w:rPr>
          <w:delText xml:space="preserve"> find the door back to </w:delText>
        </w:r>
      </w:del>
      <w:r w:rsidR="001C58BC">
        <w:rPr>
          <w:rFonts w:ascii="Cambria" w:hAnsi="Cambria"/>
          <w:bCs/>
          <w:sz w:val="28"/>
          <w:szCs w:val="28"/>
        </w:rPr>
        <w:t>the Secret Library, where she’d been stuck briefly the other day</w:t>
      </w:r>
      <w:r w:rsidR="002051D9" w:rsidRPr="00A93046">
        <w:rPr>
          <w:rFonts w:ascii="Cambria" w:hAnsi="Cambria"/>
          <w:bCs/>
          <w:sz w:val="28"/>
          <w:szCs w:val="28"/>
        </w:rPr>
        <w:t>.</w:t>
      </w:r>
      <w:ins w:id="26751" w:author="Claire S" w:date="2026-06-08T17:29:00Z" w16du:dateUtc="2026-06-08T16:29:00Z">
        <w:r w:rsidR="0030092A">
          <w:rPr>
            <w:rFonts w:ascii="Cambria" w:hAnsi="Cambria"/>
            <w:bCs/>
            <w:sz w:val="28"/>
            <w:szCs w:val="28"/>
          </w:rPr>
          <w:t xml:space="preserve"> </w:t>
        </w:r>
      </w:ins>
      <w:del w:id="26752" w:author="Claire S" w:date="2026-06-08T17:29:00Z" w16du:dateUtc="2026-06-08T16:29:00Z">
        <w:r w:rsidR="002051D9" w:rsidRPr="00A93046" w:rsidDel="0030092A">
          <w:rPr>
            <w:rFonts w:ascii="Cambria" w:hAnsi="Cambria"/>
            <w:bCs/>
            <w:sz w:val="28"/>
            <w:szCs w:val="28"/>
          </w:rPr>
          <w:tab/>
        </w:r>
      </w:del>
      <w:ins w:id="26753" w:author="Claire S" w:date="2026-06-06T10:13:00Z" w16du:dateUtc="2026-06-06T09:13:00Z">
        <w:r w:rsidR="00535335">
          <w:rPr>
            <w:rFonts w:ascii="Cambria" w:hAnsi="Cambria"/>
            <w:bCs/>
            <w:sz w:val="28"/>
            <w:szCs w:val="28"/>
          </w:rPr>
          <w:t xml:space="preserve">If she could find her way through the </w:t>
        </w:r>
      </w:ins>
      <w:ins w:id="26754" w:author="Claire S" w:date="2026-06-08T17:29:00Z" w16du:dateUtc="2026-06-08T16:29:00Z">
        <w:r w:rsidR="0030092A">
          <w:rPr>
            <w:rFonts w:ascii="Cambria" w:hAnsi="Cambria"/>
            <w:bCs/>
            <w:sz w:val="28"/>
            <w:szCs w:val="28"/>
          </w:rPr>
          <w:t>old tunnels</w:t>
        </w:r>
      </w:ins>
      <w:ins w:id="26755" w:author="Claire S" w:date="2026-06-06T10:13:00Z" w16du:dateUtc="2026-06-06T09:13:00Z">
        <w:r w:rsidR="00535335">
          <w:rPr>
            <w:rFonts w:ascii="Cambria" w:hAnsi="Cambria"/>
            <w:bCs/>
            <w:sz w:val="28"/>
            <w:szCs w:val="28"/>
          </w:rPr>
          <w:t xml:space="preserve"> to that passageway, she’d </w:t>
        </w:r>
        <w:del w:id="26756" w:author="Daisy Watt" w:date="2026-06-24T13:19:00Z" w16du:dateUtc="2026-06-24T11:19:00Z">
          <w:r w:rsidR="00535335" w:rsidDel="005E11E7">
            <w:rPr>
              <w:rFonts w:ascii="Cambria" w:hAnsi="Cambria"/>
              <w:bCs/>
              <w:sz w:val="28"/>
              <w:szCs w:val="28"/>
            </w:rPr>
            <w:delText>find</w:delText>
          </w:r>
        </w:del>
      </w:ins>
      <w:ins w:id="26757" w:author="Daisy Watt" w:date="2026-06-24T13:19:00Z" w16du:dateUtc="2026-06-24T11:19:00Z">
        <w:r w:rsidR="005E11E7">
          <w:rPr>
            <w:rFonts w:ascii="Cambria" w:hAnsi="Cambria"/>
            <w:bCs/>
            <w:sz w:val="28"/>
            <w:szCs w:val="28"/>
          </w:rPr>
          <w:t>be able to get back</w:t>
        </w:r>
      </w:ins>
      <w:ins w:id="26758" w:author="Claire S" w:date="2026-06-06T10:13:00Z" w16du:dateUtc="2026-06-06T09:13:00Z">
        <w:r w:rsidR="00535335">
          <w:rPr>
            <w:rFonts w:ascii="Cambria" w:hAnsi="Cambria"/>
            <w:bCs/>
            <w:sz w:val="28"/>
            <w:szCs w:val="28"/>
          </w:rPr>
          <w:t xml:space="preserve"> </w:t>
        </w:r>
        <w:del w:id="26759" w:author="Daisy Watt" w:date="2026-06-24T13:19:00Z" w16du:dateUtc="2026-06-24T11:19:00Z">
          <w:r w:rsidR="00535335" w:rsidDel="005E11E7">
            <w:rPr>
              <w:rFonts w:ascii="Cambria" w:hAnsi="Cambria"/>
              <w:bCs/>
              <w:sz w:val="28"/>
              <w:szCs w:val="28"/>
            </w:rPr>
            <w:delText xml:space="preserve">the door into </w:delText>
          </w:r>
        </w:del>
      </w:ins>
      <w:ins w:id="26760" w:author="Daisy Watt" w:date="2026-06-24T13:19:00Z" w16du:dateUtc="2026-06-24T11:19:00Z">
        <w:r w:rsidR="005E11E7">
          <w:rPr>
            <w:rFonts w:ascii="Cambria" w:hAnsi="Cambria"/>
            <w:bCs/>
            <w:sz w:val="28"/>
            <w:szCs w:val="28"/>
          </w:rPr>
          <w:t xml:space="preserve">upstairs via </w:t>
        </w:r>
      </w:ins>
      <w:ins w:id="26761" w:author="Claire S" w:date="2026-06-06T10:13:00Z" w16du:dateUtc="2026-06-06T09:13:00Z">
        <w:r w:rsidR="00535335">
          <w:rPr>
            <w:rFonts w:ascii="Cambria" w:hAnsi="Cambria"/>
            <w:bCs/>
            <w:sz w:val="28"/>
            <w:szCs w:val="28"/>
          </w:rPr>
          <w:t xml:space="preserve">the </w:t>
        </w:r>
        <w:del w:id="26762" w:author="Daisy Watt" w:date="2026-06-24T13:19:00Z" w16du:dateUtc="2026-06-24T11:19:00Z">
          <w:r w:rsidR="00535335" w:rsidDel="00AB7C06">
            <w:rPr>
              <w:rFonts w:ascii="Cambria" w:hAnsi="Cambria"/>
              <w:bCs/>
              <w:sz w:val="28"/>
              <w:szCs w:val="28"/>
            </w:rPr>
            <w:delText>Secret L</w:delText>
          </w:r>
        </w:del>
      </w:ins>
      <w:ins w:id="26763" w:author="Daisy Watt" w:date="2026-06-24T13:19:00Z" w16du:dateUtc="2026-06-24T11:19:00Z">
        <w:r w:rsidR="00AB7C06">
          <w:rPr>
            <w:rFonts w:ascii="Cambria" w:hAnsi="Cambria"/>
            <w:bCs/>
            <w:sz w:val="28"/>
            <w:szCs w:val="28"/>
          </w:rPr>
          <w:t>l</w:t>
        </w:r>
      </w:ins>
      <w:ins w:id="26764" w:author="Claire S" w:date="2026-06-06T10:13:00Z" w16du:dateUtc="2026-06-06T09:13:00Z">
        <w:r w:rsidR="00535335">
          <w:rPr>
            <w:rFonts w:ascii="Cambria" w:hAnsi="Cambria"/>
            <w:bCs/>
            <w:sz w:val="28"/>
            <w:szCs w:val="28"/>
          </w:rPr>
          <w:t>ibrary.</w:t>
        </w:r>
      </w:ins>
    </w:p>
    <w:p w14:paraId="4FC8CFA9" w14:textId="7CEDD851" w:rsidR="00A93046" w:rsidRDefault="002051D9" w:rsidP="002051D9">
      <w:pPr>
        <w:spacing w:line="360" w:lineRule="auto"/>
        <w:contextualSpacing/>
        <w:rPr>
          <w:rFonts w:ascii="Cambria" w:hAnsi="Cambria"/>
          <w:bCs/>
          <w:sz w:val="28"/>
          <w:szCs w:val="28"/>
        </w:rPr>
      </w:pPr>
      <w:r w:rsidRPr="00A93046">
        <w:rPr>
          <w:rFonts w:ascii="Cambria" w:hAnsi="Cambria"/>
          <w:bCs/>
          <w:sz w:val="28"/>
          <w:szCs w:val="28"/>
        </w:rPr>
        <w:tab/>
      </w:r>
      <w:ins w:id="26765" w:author="Claire S" w:date="2026-06-06T10:13:00Z" w16du:dateUtc="2026-06-06T09:13:00Z">
        <w:r w:rsidR="00535335">
          <w:rPr>
            <w:rFonts w:ascii="Cambria" w:hAnsi="Cambria"/>
            <w:bCs/>
            <w:sz w:val="28"/>
            <w:szCs w:val="28"/>
          </w:rPr>
          <w:t>Something fluttered near her ear, and she muffled a shriek</w:t>
        </w:r>
      </w:ins>
      <w:ins w:id="26766" w:author="Claire S" w:date="2026-06-08T17:29:00Z" w16du:dateUtc="2026-06-08T16:29:00Z">
        <w:r w:rsidR="0030092A">
          <w:rPr>
            <w:rFonts w:ascii="Cambria" w:hAnsi="Cambria"/>
            <w:bCs/>
            <w:sz w:val="28"/>
            <w:szCs w:val="28"/>
          </w:rPr>
          <w:t>,</w:t>
        </w:r>
      </w:ins>
      <w:ins w:id="26767" w:author="Claire S" w:date="2026-06-06T10:13:00Z" w16du:dateUtc="2026-06-06T09:13:00Z">
        <w:r w:rsidR="00535335">
          <w:rPr>
            <w:rFonts w:ascii="Cambria" w:hAnsi="Cambria"/>
            <w:bCs/>
            <w:sz w:val="28"/>
            <w:szCs w:val="28"/>
          </w:rPr>
          <w:t xml:space="preserve"> </w:t>
        </w:r>
      </w:ins>
      <w:ins w:id="26768" w:author="Claire S" w:date="2026-06-08T17:29:00Z" w16du:dateUtc="2026-06-08T16:29:00Z">
        <w:r w:rsidR="0030092A">
          <w:rPr>
            <w:rFonts w:ascii="Cambria" w:hAnsi="Cambria"/>
            <w:bCs/>
            <w:sz w:val="28"/>
            <w:szCs w:val="28"/>
          </w:rPr>
          <w:t xml:space="preserve">burying her face </w:t>
        </w:r>
      </w:ins>
      <w:ins w:id="26769" w:author="Claire S" w:date="2026-06-06T10:13:00Z" w16du:dateUtc="2026-06-06T09:13:00Z">
        <w:r w:rsidR="00535335">
          <w:rPr>
            <w:rFonts w:ascii="Cambria" w:hAnsi="Cambria"/>
            <w:bCs/>
            <w:sz w:val="28"/>
            <w:szCs w:val="28"/>
          </w:rPr>
          <w:t xml:space="preserve">in her hands.  </w:t>
        </w:r>
      </w:ins>
      <w:r w:rsidRPr="00A93046">
        <w:rPr>
          <w:rFonts w:ascii="Cambria" w:hAnsi="Cambria"/>
          <w:bCs/>
          <w:sz w:val="28"/>
          <w:szCs w:val="28"/>
        </w:rPr>
        <w:t xml:space="preserve">Why </w:t>
      </w:r>
      <w:del w:id="26770" w:author="Claire S" w:date="2026-06-06T10:13:00Z" w16du:dateUtc="2026-06-06T09:13:00Z">
        <w:r w:rsidRPr="00A93046" w:rsidDel="003D77B3">
          <w:rPr>
            <w:rFonts w:ascii="Cambria" w:hAnsi="Cambria"/>
            <w:bCs/>
            <w:sz w:val="28"/>
            <w:szCs w:val="28"/>
          </w:rPr>
          <w:delText>on earth</w:delText>
        </w:r>
      </w:del>
      <w:ins w:id="26771" w:author="Claire S" w:date="2026-06-06T10:13:00Z" w16du:dateUtc="2026-06-06T09:13:00Z">
        <w:r w:rsidR="003D77B3">
          <w:rPr>
            <w:rFonts w:ascii="Cambria" w:hAnsi="Cambria"/>
            <w:bCs/>
            <w:sz w:val="28"/>
            <w:szCs w:val="28"/>
          </w:rPr>
          <w:t>the hell</w:t>
        </w:r>
      </w:ins>
      <w:r w:rsidRPr="00A93046">
        <w:rPr>
          <w:rFonts w:ascii="Cambria" w:hAnsi="Cambria"/>
          <w:bCs/>
          <w:sz w:val="28"/>
          <w:szCs w:val="28"/>
        </w:rPr>
        <w:t xml:space="preserve"> </w:t>
      </w:r>
      <w:r w:rsidR="00A93046" w:rsidRPr="00A93046">
        <w:rPr>
          <w:rFonts w:ascii="Cambria" w:hAnsi="Cambria"/>
          <w:bCs/>
          <w:sz w:val="28"/>
          <w:szCs w:val="28"/>
        </w:rPr>
        <w:t xml:space="preserve">had </w:t>
      </w:r>
      <w:r w:rsidRPr="00A93046">
        <w:rPr>
          <w:rFonts w:ascii="Cambria" w:hAnsi="Cambria"/>
          <w:bCs/>
          <w:sz w:val="28"/>
          <w:szCs w:val="28"/>
        </w:rPr>
        <w:t>she thought it was a good idea to come down here</w:t>
      </w:r>
      <w:r w:rsidR="00A93046">
        <w:rPr>
          <w:rFonts w:ascii="Cambria" w:hAnsi="Cambria"/>
          <w:bCs/>
          <w:sz w:val="28"/>
          <w:szCs w:val="28"/>
        </w:rPr>
        <w:t xml:space="preserve"> alone?</w:t>
      </w:r>
      <w:r w:rsidRPr="00A93046">
        <w:rPr>
          <w:rFonts w:ascii="Cambria" w:hAnsi="Cambria"/>
          <w:bCs/>
          <w:sz w:val="28"/>
          <w:szCs w:val="28"/>
        </w:rPr>
        <w:t xml:space="preserve"> </w:t>
      </w:r>
      <w:r w:rsidR="00A93046">
        <w:rPr>
          <w:rFonts w:ascii="Cambria" w:hAnsi="Cambria"/>
          <w:bCs/>
          <w:sz w:val="28"/>
          <w:szCs w:val="28"/>
        </w:rPr>
        <w:t>But Ishan had said Ruth was here</w:t>
      </w:r>
      <w:ins w:id="26772" w:author="Claire S" w:date="2026-06-08T17:30:00Z" w16du:dateUtc="2026-06-08T16:30:00Z">
        <w:r w:rsidR="0030092A">
          <w:rPr>
            <w:rFonts w:ascii="Cambria" w:hAnsi="Cambria"/>
            <w:bCs/>
            <w:sz w:val="28"/>
            <w:szCs w:val="28"/>
          </w:rPr>
          <w:t>..</w:t>
        </w:r>
      </w:ins>
      <w:r w:rsidR="00A93046">
        <w:rPr>
          <w:rFonts w:ascii="Cambria" w:hAnsi="Cambria"/>
          <w:bCs/>
          <w:sz w:val="28"/>
          <w:szCs w:val="28"/>
        </w:rPr>
        <w:t xml:space="preserve">. </w:t>
      </w:r>
    </w:p>
    <w:p w14:paraId="5FF421BD" w14:textId="295BE742" w:rsidR="002051D9" w:rsidRPr="00A93046" w:rsidRDefault="00A93046" w:rsidP="002051D9">
      <w:pPr>
        <w:spacing w:line="360" w:lineRule="auto"/>
        <w:contextualSpacing/>
        <w:rPr>
          <w:rFonts w:ascii="Cambria" w:hAnsi="Cambria"/>
          <w:bCs/>
          <w:sz w:val="28"/>
          <w:szCs w:val="28"/>
        </w:rPr>
      </w:pPr>
      <w:r>
        <w:rPr>
          <w:rFonts w:ascii="Cambria" w:hAnsi="Cambria"/>
          <w:bCs/>
          <w:sz w:val="28"/>
          <w:szCs w:val="28"/>
        </w:rPr>
        <w:tab/>
      </w:r>
      <w:r w:rsidRPr="00820CCD">
        <w:rPr>
          <w:rFonts w:ascii="Cambria" w:hAnsi="Cambria"/>
          <w:bCs/>
          <w:i/>
          <w:iCs/>
          <w:sz w:val="28"/>
          <w:szCs w:val="28"/>
          <w:rPrChange w:id="26773" w:author="Claire S" w:date="2026-06-06T10:12:00Z" w16du:dateUtc="2026-06-06T09:12:00Z">
            <w:rPr>
              <w:rFonts w:ascii="Cambria" w:hAnsi="Cambria"/>
              <w:bCs/>
              <w:sz w:val="28"/>
              <w:szCs w:val="28"/>
            </w:rPr>
          </w:rPrChange>
        </w:rPr>
        <w:t xml:space="preserve">Was </w:t>
      </w:r>
      <w:r>
        <w:rPr>
          <w:rFonts w:ascii="Cambria" w:hAnsi="Cambria"/>
          <w:bCs/>
          <w:sz w:val="28"/>
          <w:szCs w:val="28"/>
        </w:rPr>
        <w:t>Ruth here?</w:t>
      </w:r>
      <w:r w:rsidR="002051D9" w:rsidRPr="00A93046">
        <w:rPr>
          <w:rFonts w:ascii="Cambria" w:hAnsi="Cambria"/>
          <w:bCs/>
          <w:sz w:val="28"/>
          <w:szCs w:val="28"/>
        </w:rPr>
        <w:tab/>
        <w:t xml:space="preserve"> </w:t>
      </w:r>
    </w:p>
    <w:p w14:paraId="77E68E8E" w14:textId="4CBC2FCC" w:rsidR="002051D9" w:rsidRPr="00A93046" w:rsidRDefault="002051D9" w:rsidP="002051D9">
      <w:pPr>
        <w:spacing w:line="360" w:lineRule="auto"/>
        <w:contextualSpacing/>
        <w:rPr>
          <w:rFonts w:ascii="Cambria" w:hAnsi="Cambria"/>
          <w:bCs/>
          <w:sz w:val="28"/>
          <w:szCs w:val="28"/>
        </w:rPr>
      </w:pPr>
      <w:r w:rsidRPr="00A93046">
        <w:rPr>
          <w:rFonts w:ascii="Cambria" w:hAnsi="Cambria"/>
          <w:bCs/>
          <w:sz w:val="28"/>
          <w:szCs w:val="28"/>
        </w:rPr>
        <w:tab/>
        <w:t xml:space="preserve">If it was Ish having a joke, </w:t>
      </w:r>
      <w:r w:rsidR="00A93046">
        <w:rPr>
          <w:rFonts w:ascii="Cambria" w:hAnsi="Cambria"/>
          <w:bCs/>
          <w:sz w:val="28"/>
          <w:szCs w:val="28"/>
        </w:rPr>
        <w:t xml:space="preserve">and </w:t>
      </w:r>
      <w:r w:rsidR="00DA7719">
        <w:rPr>
          <w:rFonts w:ascii="Cambria" w:hAnsi="Cambria"/>
          <w:bCs/>
          <w:sz w:val="28"/>
          <w:szCs w:val="28"/>
        </w:rPr>
        <w:t xml:space="preserve">if it was </w:t>
      </w:r>
      <w:r w:rsidR="00A93046">
        <w:rPr>
          <w:rFonts w:ascii="Cambria" w:hAnsi="Cambria"/>
          <w:bCs/>
          <w:sz w:val="28"/>
          <w:szCs w:val="28"/>
        </w:rPr>
        <w:t xml:space="preserve">him in the passageway, </w:t>
      </w:r>
      <w:r w:rsidRPr="00A93046">
        <w:rPr>
          <w:rFonts w:ascii="Cambria" w:hAnsi="Cambria"/>
          <w:bCs/>
          <w:sz w:val="28"/>
          <w:szCs w:val="28"/>
        </w:rPr>
        <w:t>she’d be alright</w:t>
      </w:r>
      <w:ins w:id="26774" w:author="Daisy Watt" w:date="2026-06-24T13:20:00Z" w16du:dateUtc="2026-06-24T11:20:00Z">
        <w:r w:rsidR="006C0D58">
          <w:rPr>
            <w:rFonts w:ascii="Cambria" w:hAnsi="Cambria"/>
            <w:bCs/>
            <w:sz w:val="28"/>
            <w:szCs w:val="28"/>
          </w:rPr>
          <w:t xml:space="preserve">, </w:t>
        </w:r>
      </w:ins>
      <w:del w:id="26775" w:author="Daisy Watt" w:date="2026-06-24T13:20:00Z" w16du:dateUtc="2026-06-24T11:20:00Z">
        <w:r w:rsidRPr="00A93046" w:rsidDel="006C0D58">
          <w:rPr>
            <w:rFonts w:ascii="Cambria" w:hAnsi="Cambria"/>
            <w:bCs/>
            <w:sz w:val="28"/>
            <w:szCs w:val="28"/>
          </w:rPr>
          <w:delText xml:space="preserve"> </w:delText>
        </w:r>
      </w:del>
      <w:r w:rsidRPr="00A93046">
        <w:rPr>
          <w:rFonts w:ascii="Cambria" w:hAnsi="Cambria"/>
          <w:bCs/>
          <w:sz w:val="28"/>
          <w:szCs w:val="28"/>
        </w:rPr>
        <w:t xml:space="preserve">though. </w:t>
      </w:r>
      <w:r w:rsidR="001C58BC">
        <w:rPr>
          <w:rFonts w:ascii="Cambria" w:hAnsi="Cambria"/>
          <w:bCs/>
          <w:sz w:val="28"/>
          <w:szCs w:val="28"/>
        </w:rPr>
        <w:t>He was hardly frightening, not really</w:t>
      </w:r>
      <w:del w:id="26776" w:author="Daisy Watt" w:date="2026-06-24T13:20:00Z" w16du:dateUtc="2026-06-24T11:20:00Z">
        <w:r w:rsidR="001C58BC" w:rsidDel="003F08A7">
          <w:rPr>
            <w:rFonts w:ascii="Cambria" w:hAnsi="Cambria"/>
            <w:bCs/>
            <w:sz w:val="28"/>
            <w:szCs w:val="28"/>
          </w:rPr>
          <w:delText>;</w:delText>
        </w:r>
      </w:del>
      <w:ins w:id="26777" w:author="Daisy Watt" w:date="2026-06-24T13:20:00Z" w16du:dateUtc="2026-06-24T11:20:00Z">
        <w:r w:rsidR="003F08A7">
          <w:rPr>
            <w:rFonts w:ascii="Cambria" w:hAnsi="Cambria"/>
            <w:bCs/>
            <w:sz w:val="28"/>
            <w:szCs w:val="28"/>
          </w:rPr>
          <w:t xml:space="preserve"> –</w:t>
        </w:r>
      </w:ins>
      <w:r w:rsidR="001C58BC">
        <w:rPr>
          <w:rFonts w:ascii="Cambria" w:hAnsi="Cambria"/>
          <w:bCs/>
          <w:sz w:val="28"/>
          <w:szCs w:val="28"/>
        </w:rPr>
        <w:t xml:space="preserve"> h</w:t>
      </w:r>
      <w:r w:rsidRPr="00A93046">
        <w:rPr>
          <w:rFonts w:ascii="Cambria" w:hAnsi="Cambria"/>
          <w:bCs/>
          <w:sz w:val="28"/>
          <w:szCs w:val="28"/>
        </w:rPr>
        <w:t>e was</w:t>
      </w:r>
      <w:ins w:id="26778" w:author="Daisy Watt" w:date="2026-06-24T13:20:00Z" w16du:dateUtc="2026-06-24T11:20:00Z">
        <w:r w:rsidR="008D091A">
          <w:rPr>
            <w:rFonts w:ascii="Cambria" w:hAnsi="Cambria"/>
            <w:bCs/>
            <w:sz w:val="28"/>
            <w:szCs w:val="28"/>
          </w:rPr>
          <w:t xml:space="preserve"> just</w:t>
        </w:r>
      </w:ins>
      <w:r w:rsidRPr="00A93046">
        <w:rPr>
          <w:rFonts w:ascii="Cambria" w:hAnsi="Cambria"/>
          <w:bCs/>
          <w:sz w:val="28"/>
          <w:szCs w:val="28"/>
        </w:rPr>
        <w:t xml:space="preserve"> a scrawny little so-and-so</w:t>
      </w:r>
      <w:del w:id="26779" w:author="Daisy Watt" w:date="2026-06-24T13:20:00Z" w16du:dateUtc="2026-06-24T11:20:00Z">
        <w:r w:rsidR="00DA7719" w:rsidDel="008D091A">
          <w:rPr>
            <w:rFonts w:ascii="Cambria" w:hAnsi="Cambria"/>
            <w:bCs/>
            <w:sz w:val="28"/>
            <w:szCs w:val="28"/>
          </w:rPr>
          <w:delText>; she could defend herself against him</w:delText>
        </w:r>
        <w:r w:rsidR="001C58BC" w:rsidDel="008D091A">
          <w:rPr>
            <w:rFonts w:ascii="Cambria" w:hAnsi="Cambria"/>
            <w:bCs/>
            <w:sz w:val="28"/>
            <w:szCs w:val="28"/>
          </w:rPr>
          <w:delText xml:space="preserve"> if he was playing silly beggars</w:delText>
        </w:r>
      </w:del>
      <w:r w:rsidRPr="00A93046">
        <w:rPr>
          <w:rFonts w:ascii="Cambria" w:hAnsi="Cambria"/>
          <w:bCs/>
          <w:sz w:val="28"/>
          <w:szCs w:val="28"/>
        </w:rPr>
        <w:t>.</w:t>
      </w:r>
    </w:p>
    <w:p w14:paraId="3F05BAF2" w14:textId="207325EB" w:rsidR="002051D9" w:rsidRDefault="00B15C09" w:rsidP="00A93046">
      <w:pPr>
        <w:spacing w:line="360" w:lineRule="auto"/>
        <w:contextualSpacing/>
        <w:rPr>
          <w:rFonts w:ascii="Cambria" w:hAnsi="Cambria"/>
          <w:bCs/>
          <w:sz w:val="28"/>
          <w:szCs w:val="28"/>
        </w:rPr>
      </w:pPr>
      <w:r>
        <w:rPr>
          <w:rFonts w:ascii="Cambria" w:hAnsi="Cambria"/>
          <w:b/>
          <w:sz w:val="28"/>
          <w:szCs w:val="28"/>
        </w:rPr>
        <w:t xml:space="preserve"> </w:t>
      </w:r>
      <w:r w:rsidR="002051D9">
        <w:rPr>
          <w:rFonts w:ascii="Cambria" w:hAnsi="Cambria"/>
          <w:b/>
          <w:sz w:val="28"/>
          <w:szCs w:val="28"/>
        </w:rPr>
        <w:tab/>
      </w:r>
      <w:ins w:id="26780" w:author="Claire S" w:date="2026-06-06T10:14:00Z" w16du:dateUtc="2026-06-06T09:14:00Z">
        <w:r w:rsidR="003D77B3" w:rsidRPr="003D77B3">
          <w:rPr>
            <w:rFonts w:ascii="Cambria" w:hAnsi="Cambria"/>
            <w:bCs/>
            <w:sz w:val="28"/>
            <w:szCs w:val="28"/>
            <w:rPrChange w:id="26781" w:author="Claire S" w:date="2026-06-06T10:14:00Z" w16du:dateUtc="2026-06-06T09:14:00Z">
              <w:rPr>
                <w:rFonts w:ascii="Cambria" w:hAnsi="Cambria"/>
                <w:b/>
                <w:sz w:val="28"/>
                <w:szCs w:val="28"/>
              </w:rPr>
            </w:rPrChange>
          </w:rPr>
          <w:t>Heart racing,</w:t>
        </w:r>
        <w:r w:rsidR="003D77B3">
          <w:rPr>
            <w:rFonts w:ascii="Cambria" w:hAnsi="Cambria"/>
            <w:b/>
            <w:sz w:val="28"/>
            <w:szCs w:val="28"/>
          </w:rPr>
          <w:t xml:space="preserve"> </w:t>
        </w:r>
      </w:ins>
      <w:r w:rsidR="00A93046">
        <w:rPr>
          <w:rFonts w:ascii="Cambria" w:hAnsi="Cambria"/>
          <w:bCs/>
          <w:sz w:val="28"/>
          <w:szCs w:val="28"/>
        </w:rPr>
        <w:t>Savannah</w:t>
      </w:r>
      <w:r w:rsidR="002051D9">
        <w:rPr>
          <w:rFonts w:ascii="Cambria" w:hAnsi="Cambria"/>
          <w:bCs/>
          <w:sz w:val="28"/>
          <w:szCs w:val="28"/>
        </w:rPr>
        <w:t xml:space="preserve"> </w:t>
      </w:r>
      <w:ins w:id="26782" w:author="Claire S" w:date="2026-06-06T10:14:00Z" w16du:dateUtc="2026-06-06T09:14:00Z">
        <w:r w:rsidR="003D77B3">
          <w:rPr>
            <w:rFonts w:ascii="Cambria" w:hAnsi="Cambria"/>
            <w:bCs/>
            <w:sz w:val="28"/>
            <w:szCs w:val="28"/>
          </w:rPr>
          <w:t xml:space="preserve">swallowed hard.  She </w:t>
        </w:r>
      </w:ins>
      <w:r w:rsidR="002051D9">
        <w:rPr>
          <w:rFonts w:ascii="Cambria" w:hAnsi="Cambria"/>
          <w:bCs/>
          <w:sz w:val="28"/>
          <w:szCs w:val="28"/>
        </w:rPr>
        <w:t xml:space="preserve">wasn’t going to be defeated again.  </w:t>
      </w:r>
      <w:del w:id="26783" w:author="Claire S" w:date="2026-06-06T10:14:00Z" w16du:dateUtc="2026-06-06T09:14:00Z">
        <w:r w:rsidR="002051D9" w:rsidDel="003D77B3">
          <w:rPr>
            <w:rFonts w:ascii="Cambria" w:hAnsi="Cambria"/>
            <w:bCs/>
            <w:sz w:val="28"/>
            <w:szCs w:val="28"/>
          </w:rPr>
          <w:delText>She too</w:delText>
        </w:r>
      </w:del>
      <w:ins w:id="26784" w:author="Claire S" w:date="2026-06-06T10:14:00Z" w16du:dateUtc="2026-06-06T09:14:00Z">
        <w:r w:rsidR="003D77B3">
          <w:rPr>
            <w:rFonts w:ascii="Cambria" w:hAnsi="Cambria"/>
            <w:bCs/>
            <w:sz w:val="28"/>
            <w:szCs w:val="28"/>
          </w:rPr>
          <w:t>T</w:t>
        </w:r>
      </w:ins>
      <w:del w:id="26785" w:author="Claire S" w:date="2026-06-06T10:14:00Z" w16du:dateUtc="2026-06-06T09:14:00Z">
        <w:r w:rsidR="002051D9" w:rsidDel="003D77B3">
          <w:rPr>
            <w:rFonts w:ascii="Cambria" w:hAnsi="Cambria"/>
            <w:bCs/>
            <w:sz w:val="28"/>
            <w:szCs w:val="28"/>
          </w:rPr>
          <w:delText>k</w:delText>
        </w:r>
      </w:del>
      <w:ins w:id="26786" w:author="Claire S" w:date="2026-06-06T10:14:00Z" w16du:dateUtc="2026-06-06T09:14:00Z">
        <w:r w:rsidR="003D77B3">
          <w:rPr>
            <w:rFonts w:ascii="Cambria" w:hAnsi="Cambria"/>
            <w:bCs/>
            <w:sz w:val="28"/>
            <w:szCs w:val="28"/>
          </w:rPr>
          <w:t xml:space="preserve">aking a massive </w:t>
        </w:r>
      </w:ins>
      <w:del w:id="26787" w:author="Claire S" w:date="2026-06-06T10:14:00Z" w16du:dateUtc="2026-06-06T09:14:00Z">
        <w:r w:rsidR="002051D9" w:rsidDel="003D77B3">
          <w:rPr>
            <w:rFonts w:ascii="Cambria" w:hAnsi="Cambria"/>
            <w:bCs/>
            <w:sz w:val="28"/>
            <w:szCs w:val="28"/>
          </w:rPr>
          <w:delText xml:space="preserve"> a deep </w:delText>
        </w:r>
      </w:del>
      <w:r w:rsidR="002051D9">
        <w:rPr>
          <w:rFonts w:ascii="Cambria" w:hAnsi="Cambria"/>
          <w:bCs/>
          <w:sz w:val="28"/>
          <w:szCs w:val="28"/>
        </w:rPr>
        <w:t>breath</w:t>
      </w:r>
      <w:ins w:id="26788" w:author="Claire S" w:date="2026-06-06T10:14:00Z" w16du:dateUtc="2026-06-06T09:14:00Z">
        <w:r w:rsidR="003D77B3">
          <w:rPr>
            <w:rFonts w:ascii="Cambria" w:hAnsi="Cambria"/>
            <w:bCs/>
            <w:sz w:val="28"/>
            <w:szCs w:val="28"/>
          </w:rPr>
          <w:t xml:space="preserve"> to steady herself</w:t>
        </w:r>
      </w:ins>
      <w:r w:rsidR="002051D9">
        <w:rPr>
          <w:rFonts w:ascii="Cambria" w:hAnsi="Cambria"/>
          <w:bCs/>
          <w:sz w:val="28"/>
          <w:szCs w:val="28"/>
        </w:rPr>
        <w:t>,</w:t>
      </w:r>
      <w:ins w:id="26789" w:author="Claire S" w:date="2026-06-06T10:14:00Z" w16du:dateUtc="2026-06-06T09:14:00Z">
        <w:r w:rsidR="003D77B3">
          <w:rPr>
            <w:rFonts w:ascii="Cambria" w:hAnsi="Cambria"/>
            <w:bCs/>
            <w:sz w:val="28"/>
            <w:szCs w:val="28"/>
          </w:rPr>
          <w:t xml:space="preserve"> she</w:t>
        </w:r>
      </w:ins>
      <w:r w:rsidR="002051D9">
        <w:rPr>
          <w:rFonts w:ascii="Cambria" w:hAnsi="Cambria"/>
          <w:bCs/>
          <w:sz w:val="28"/>
          <w:szCs w:val="28"/>
        </w:rPr>
        <w:t xml:space="preserve"> </w:t>
      </w:r>
      <w:r w:rsidR="00B040EF">
        <w:rPr>
          <w:rFonts w:ascii="Cambria" w:hAnsi="Cambria"/>
          <w:bCs/>
          <w:sz w:val="28"/>
          <w:szCs w:val="28"/>
        </w:rPr>
        <w:t xml:space="preserve">turned around and </w:t>
      </w:r>
      <w:r w:rsidR="001C58BC">
        <w:rPr>
          <w:rFonts w:ascii="Cambria" w:hAnsi="Cambria"/>
          <w:bCs/>
          <w:sz w:val="28"/>
          <w:szCs w:val="28"/>
        </w:rPr>
        <w:t xml:space="preserve">hurried back </w:t>
      </w:r>
      <w:r w:rsidR="00B040EF">
        <w:rPr>
          <w:rFonts w:ascii="Cambria" w:hAnsi="Cambria"/>
          <w:bCs/>
          <w:sz w:val="28"/>
          <w:szCs w:val="28"/>
        </w:rPr>
        <w:t>into the cellar</w:t>
      </w:r>
      <w:r w:rsidR="002051D9">
        <w:rPr>
          <w:rFonts w:ascii="Cambria" w:hAnsi="Cambria"/>
          <w:bCs/>
          <w:sz w:val="28"/>
          <w:szCs w:val="28"/>
        </w:rPr>
        <w:t>.</w:t>
      </w:r>
    </w:p>
    <w:p w14:paraId="1D5E569C" w14:textId="472D6AA6" w:rsidR="00E8785C" w:rsidDel="00EC4029" w:rsidRDefault="00E8785C" w:rsidP="00A93046">
      <w:pPr>
        <w:spacing w:line="360" w:lineRule="auto"/>
        <w:contextualSpacing/>
        <w:rPr>
          <w:del w:id="26790" w:author="Claire S" w:date="2026-06-08T17:30:00Z" w16du:dateUtc="2026-06-08T16:30:00Z"/>
          <w:rFonts w:ascii="Cambria" w:hAnsi="Cambria"/>
          <w:bCs/>
          <w:sz w:val="28"/>
          <w:szCs w:val="28"/>
        </w:rPr>
      </w:pPr>
      <w:r>
        <w:rPr>
          <w:rFonts w:ascii="Cambria" w:hAnsi="Cambria"/>
          <w:bCs/>
          <w:sz w:val="28"/>
          <w:szCs w:val="28"/>
        </w:rPr>
        <w:tab/>
      </w:r>
    </w:p>
    <w:p w14:paraId="598B248D" w14:textId="59E1A171" w:rsidR="00B15C09" w:rsidRDefault="00B15C09" w:rsidP="001A7811">
      <w:pPr>
        <w:spacing w:line="360" w:lineRule="auto"/>
        <w:contextualSpacing/>
        <w:rPr>
          <w:rFonts w:ascii="Cambria" w:hAnsi="Cambria"/>
          <w:b/>
          <w:sz w:val="28"/>
          <w:szCs w:val="28"/>
        </w:rPr>
      </w:pPr>
    </w:p>
    <w:p w14:paraId="281AAC9F" w14:textId="648EA724" w:rsidR="00B15C09" w:rsidDel="00427642" w:rsidRDefault="00B15C09" w:rsidP="001A7811">
      <w:pPr>
        <w:spacing w:line="360" w:lineRule="auto"/>
        <w:contextualSpacing/>
        <w:rPr>
          <w:del w:id="26791" w:author="Claire S" w:date="2026-06-06T10:14:00Z" w16du:dateUtc="2026-06-06T09:14:00Z"/>
          <w:rFonts w:ascii="Cambria" w:hAnsi="Cambria"/>
          <w:b/>
          <w:sz w:val="28"/>
          <w:szCs w:val="28"/>
        </w:rPr>
      </w:pPr>
    </w:p>
    <w:p w14:paraId="03F5A9C0" w14:textId="77777777" w:rsidR="00427642" w:rsidRDefault="00427642" w:rsidP="001A7811">
      <w:pPr>
        <w:spacing w:line="360" w:lineRule="auto"/>
        <w:contextualSpacing/>
        <w:rPr>
          <w:ins w:id="26792" w:author="Claire S" w:date="2026-08-03T16:34:00Z" w16du:dateUtc="2026-08-03T15:34:00Z"/>
          <w:rFonts w:ascii="Cambria" w:hAnsi="Cambria"/>
          <w:b/>
          <w:sz w:val="28"/>
          <w:szCs w:val="28"/>
        </w:rPr>
      </w:pPr>
    </w:p>
    <w:p w14:paraId="68404B13" w14:textId="4FAEFEAC" w:rsidR="00B15C09" w:rsidDel="003D77B3" w:rsidRDefault="00B15C09" w:rsidP="001A7811">
      <w:pPr>
        <w:spacing w:line="360" w:lineRule="auto"/>
        <w:contextualSpacing/>
        <w:rPr>
          <w:del w:id="26793" w:author="Claire S" w:date="2026-06-06T10:14:00Z" w16du:dateUtc="2026-06-06T09:14:00Z"/>
          <w:rFonts w:ascii="Cambria" w:hAnsi="Cambria"/>
          <w:b/>
          <w:sz w:val="28"/>
          <w:szCs w:val="28"/>
        </w:rPr>
      </w:pPr>
    </w:p>
    <w:p w14:paraId="7C90F70E" w14:textId="076CEA39" w:rsidR="00B15C09" w:rsidDel="003D77B3" w:rsidRDefault="00B15C09" w:rsidP="001A7811">
      <w:pPr>
        <w:spacing w:line="360" w:lineRule="auto"/>
        <w:contextualSpacing/>
        <w:rPr>
          <w:del w:id="26794" w:author="Claire S" w:date="2026-06-06T10:14:00Z" w16du:dateUtc="2026-06-06T09:14:00Z"/>
          <w:rFonts w:ascii="Cambria" w:hAnsi="Cambria"/>
          <w:b/>
          <w:sz w:val="28"/>
          <w:szCs w:val="28"/>
        </w:rPr>
      </w:pPr>
    </w:p>
    <w:p w14:paraId="00EDC0DD" w14:textId="78624919" w:rsidR="00A93046" w:rsidDel="003D77B3" w:rsidRDefault="00A93046" w:rsidP="001A7811">
      <w:pPr>
        <w:spacing w:line="360" w:lineRule="auto"/>
        <w:contextualSpacing/>
        <w:rPr>
          <w:del w:id="26795" w:author="Claire S" w:date="2026-06-06T10:14:00Z" w16du:dateUtc="2026-06-06T09:14:00Z"/>
          <w:rFonts w:ascii="Cambria" w:hAnsi="Cambria"/>
          <w:b/>
          <w:sz w:val="28"/>
          <w:szCs w:val="28"/>
        </w:rPr>
      </w:pPr>
    </w:p>
    <w:p w14:paraId="18E259FB" w14:textId="76DB0F87" w:rsidR="00EA6392" w:rsidRDefault="00744E6A" w:rsidP="001A7811">
      <w:pPr>
        <w:spacing w:line="360" w:lineRule="auto"/>
        <w:contextualSpacing/>
        <w:rPr>
          <w:ins w:id="26796" w:author="Claire S" w:date="2026-08-03T16:34:00Z" w16du:dateUtc="2026-08-03T15:34:00Z"/>
          <w:rFonts w:ascii="Cambria" w:hAnsi="Cambria"/>
          <w:b/>
          <w:sz w:val="28"/>
          <w:szCs w:val="28"/>
        </w:rPr>
      </w:pPr>
      <w:r w:rsidRPr="00C115D1">
        <w:rPr>
          <w:rFonts w:ascii="Cambria" w:hAnsi="Cambria"/>
          <w:b/>
          <w:sz w:val="28"/>
          <w:szCs w:val="28"/>
        </w:rPr>
        <w:t xml:space="preserve">CHAPTER </w:t>
      </w:r>
      <w:del w:id="26797" w:author="Daisy Watt" w:date="2026-06-24T12:32:00Z" w16du:dateUtc="2026-06-24T10:32:00Z">
        <w:r w:rsidR="001C58BC" w:rsidDel="00C57E53">
          <w:rPr>
            <w:rFonts w:ascii="Cambria" w:hAnsi="Cambria"/>
            <w:b/>
            <w:sz w:val="28"/>
            <w:szCs w:val="28"/>
          </w:rPr>
          <w:delText>74</w:delText>
        </w:r>
      </w:del>
      <w:ins w:id="26798" w:author="Claire S" w:date="2026-06-08T17:30:00Z" w16du:dateUtc="2026-06-08T16:30:00Z">
        <w:del w:id="26799" w:author="Daisy Watt" w:date="2026-06-24T12:32:00Z" w16du:dateUtc="2026-06-24T10:32:00Z">
          <w:r w:rsidR="00EC4029" w:rsidDel="00C57E53">
            <w:rPr>
              <w:rFonts w:ascii="Cambria" w:hAnsi="Cambria"/>
              <w:b/>
              <w:sz w:val="28"/>
              <w:szCs w:val="28"/>
            </w:rPr>
            <w:delText>76</w:delText>
          </w:r>
        </w:del>
      </w:ins>
      <w:ins w:id="26800" w:author="Daisy Watt" w:date="2026-06-24T13:21:00Z" w16du:dateUtc="2026-06-24T11:21:00Z">
        <w:del w:id="26801" w:author="Claire S" w:date="2026-08-03T16:35:00Z" w16du:dateUtc="2026-08-03T15:35:00Z">
          <w:r w:rsidR="00F03693" w:rsidDel="00427642">
            <w:rPr>
              <w:rFonts w:ascii="Cambria" w:hAnsi="Cambria"/>
              <w:b/>
              <w:sz w:val="28"/>
              <w:szCs w:val="28"/>
            </w:rPr>
            <w:delText>7</w:delText>
          </w:r>
        </w:del>
        <w:del w:id="26802" w:author="Claire S" w:date="2026-08-03T16:34:00Z" w16du:dateUtc="2026-08-03T15:34:00Z">
          <w:r w:rsidR="00F03693" w:rsidDel="00427642">
            <w:rPr>
              <w:rFonts w:ascii="Cambria" w:hAnsi="Cambria"/>
              <w:b/>
              <w:sz w:val="28"/>
              <w:szCs w:val="28"/>
            </w:rPr>
            <w:delText>4</w:delText>
          </w:r>
        </w:del>
      </w:ins>
      <w:ins w:id="26803" w:author="Claire S" w:date="2026-08-03T16:35:00Z" w16du:dateUtc="2026-08-03T15:35:00Z">
        <w:r w:rsidR="00427642">
          <w:rPr>
            <w:rFonts w:ascii="Cambria" w:hAnsi="Cambria"/>
            <w:b/>
            <w:sz w:val="28"/>
            <w:szCs w:val="28"/>
          </w:rPr>
          <w:t>71</w:t>
        </w:r>
      </w:ins>
    </w:p>
    <w:p w14:paraId="0BFE3831" w14:textId="370D8252" w:rsidR="00427642" w:rsidRPr="00C115D1" w:rsidRDefault="00427642" w:rsidP="001A7811">
      <w:pPr>
        <w:spacing w:line="360" w:lineRule="auto"/>
        <w:contextualSpacing/>
        <w:rPr>
          <w:rFonts w:ascii="Cambria" w:hAnsi="Cambria"/>
          <w:b/>
          <w:sz w:val="28"/>
          <w:szCs w:val="28"/>
        </w:rPr>
      </w:pPr>
      <w:ins w:id="26804" w:author="Claire S" w:date="2026-08-03T16:34:00Z" w16du:dateUtc="2026-08-03T15:34:00Z">
        <w:r>
          <w:rPr>
            <w:rFonts w:ascii="Cambria" w:hAnsi="Cambria"/>
            <w:b/>
            <w:sz w:val="28"/>
            <w:szCs w:val="28"/>
          </w:rPr>
          <w:t>THURSDAY AFTERNOON</w:t>
        </w:r>
      </w:ins>
    </w:p>
    <w:p w14:paraId="56B85116" w14:textId="2B011819" w:rsidR="00744E6A" w:rsidRPr="00C115D1" w:rsidDel="00C57E53" w:rsidRDefault="00744E6A" w:rsidP="001A7811">
      <w:pPr>
        <w:spacing w:line="360" w:lineRule="auto"/>
        <w:contextualSpacing/>
        <w:rPr>
          <w:del w:id="26805" w:author="Daisy Watt" w:date="2026-06-24T12:32:00Z" w16du:dateUtc="2026-06-24T10:32:00Z"/>
          <w:rFonts w:ascii="Cambria" w:hAnsi="Cambria"/>
          <w:b/>
          <w:sz w:val="28"/>
          <w:szCs w:val="28"/>
        </w:rPr>
      </w:pPr>
      <w:del w:id="26806" w:author="Daisy Watt" w:date="2026-06-24T12:32:00Z" w16du:dateUtc="2026-06-24T10:32:00Z">
        <w:r w:rsidRPr="00C115D1" w:rsidDel="00C57E53">
          <w:rPr>
            <w:rFonts w:ascii="Cambria" w:hAnsi="Cambria"/>
            <w:b/>
            <w:sz w:val="28"/>
            <w:szCs w:val="28"/>
          </w:rPr>
          <w:delText xml:space="preserve">THURS </w:delText>
        </w:r>
        <w:r w:rsidR="00C66D47" w:rsidDel="00C57E53">
          <w:rPr>
            <w:rFonts w:ascii="Cambria" w:hAnsi="Cambria"/>
            <w:b/>
            <w:sz w:val="28"/>
            <w:szCs w:val="28"/>
          </w:rPr>
          <w:delText>EVE</w:delText>
        </w:r>
      </w:del>
      <w:ins w:id="26807" w:author="Claire S" w:date="2026-06-05T18:00:00Z" w16du:dateUtc="2026-06-05T17:00:00Z">
        <w:del w:id="26808" w:author="Daisy Watt" w:date="2026-06-24T12:32:00Z" w16du:dateUtc="2026-06-24T10:32:00Z">
          <w:r w:rsidR="00D01E02" w:rsidDel="00C57E53">
            <w:rPr>
              <w:rFonts w:ascii="Cambria" w:hAnsi="Cambria"/>
              <w:b/>
              <w:sz w:val="28"/>
              <w:szCs w:val="28"/>
            </w:rPr>
            <w:delText>PM</w:delText>
          </w:r>
        </w:del>
      </w:ins>
    </w:p>
    <w:p w14:paraId="412FC45D" w14:textId="6BB1316A" w:rsidR="00120A7C" w:rsidRDefault="00686F42" w:rsidP="001A7811">
      <w:pPr>
        <w:spacing w:line="360" w:lineRule="auto"/>
        <w:contextualSpacing/>
        <w:rPr>
          <w:rFonts w:ascii="Cambria" w:hAnsi="Cambria"/>
          <w:bCs/>
          <w:sz w:val="28"/>
          <w:szCs w:val="28"/>
        </w:rPr>
      </w:pPr>
      <w:r>
        <w:rPr>
          <w:rFonts w:ascii="Cambria" w:hAnsi="Cambria"/>
          <w:bCs/>
          <w:sz w:val="28"/>
          <w:szCs w:val="28"/>
        </w:rPr>
        <w:tab/>
        <w:t>‘What the hell, Violet?’ Clara sat</w:t>
      </w:r>
      <w:r w:rsidR="005C776C">
        <w:rPr>
          <w:rFonts w:ascii="Cambria" w:hAnsi="Cambria"/>
          <w:bCs/>
          <w:sz w:val="28"/>
          <w:szCs w:val="28"/>
        </w:rPr>
        <w:t xml:space="preserve"> </w:t>
      </w:r>
      <w:r w:rsidR="00D629DA">
        <w:rPr>
          <w:rFonts w:ascii="Cambria" w:hAnsi="Cambria"/>
          <w:bCs/>
          <w:sz w:val="28"/>
          <w:szCs w:val="28"/>
        </w:rPr>
        <w:t>her</w:t>
      </w:r>
      <w:r w:rsidR="005C776C">
        <w:rPr>
          <w:rFonts w:ascii="Cambria" w:hAnsi="Cambria"/>
          <w:bCs/>
          <w:sz w:val="28"/>
          <w:szCs w:val="28"/>
        </w:rPr>
        <w:t xml:space="preserve"> trembling</w:t>
      </w:r>
      <w:r>
        <w:rPr>
          <w:rFonts w:ascii="Cambria" w:hAnsi="Cambria"/>
          <w:bCs/>
          <w:sz w:val="28"/>
          <w:szCs w:val="28"/>
        </w:rPr>
        <w:t xml:space="preserve"> </w:t>
      </w:r>
      <w:r w:rsidR="00D629DA">
        <w:rPr>
          <w:rFonts w:ascii="Cambria" w:hAnsi="Cambria"/>
          <w:bCs/>
          <w:sz w:val="28"/>
          <w:szCs w:val="28"/>
        </w:rPr>
        <w:t xml:space="preserve">friend </w:t>
      </w:r>
      <w:r>
        <w:rPr>
          <w:rFonts w:ascii="Cambria" w:hAnsi="Cambria"/>
          <w:bCs/>
          <w:sz w:val="28"/>
          <w:szCs w:val="28"/>
        </w:rPr>
        <w:t>down</w:t>
      </w:r>
      <w:r w:rsidR="007904DA">
        <w:rPr>
          <w:rFonts w:ascii="Cambria" w:hAnsi="Cambria"/>
          <w:bCs/>
          <w:sz w:val="28"/>
          <w:szCs w:val="28"/>
        </w:rPr>
        <w:t xml:space="preserve"> in </w:t>
      </w:r>
      <w:r w:rsidR="00B5277C">
        <w:rPr>
          <w:rFonts w:ascii="Cambria" w:hAnsi="Cambria"/>
          <w:bCs/>
          <w:sz w:val="28"/>
          <w:szCs w:val="28"/>
        </w:rPr>
        <w:t>one of the</w:t>
      </w:r>
      <w:r w:rsidR="007904DA">
        <w:rPr>
          <w:rFonts w:ascii="Cambria" w:hAnsi="Cambria"/>
          <w:bCs/>
          <w:sz w:val="28"/>
          <w:szCs w:val="28"/>
        </w:rPr>
        <w:t xml:space="preserve"> armchair</w:t>
      </w:r>
      <w:r w:rsidR="00B5277C">
        <w:rPr>
          <w:rFonts w:ascii="Cambria" w:hAnsi="Cambria"/>
          <w:bCs/>
          <w:sz w:val="28"/>
          <w:szCs w:val="28"/>
        </w:rPr>
        <w:t>s</w:t>
      </w:r>
      <w:ins w:id="26809" w:author="Daisy Watt" w:date="2026-06-24T13:21:00Z" w16du:dateUtc="2026-06-24T11:21:00Z">
        <w:r w:rsidR="004B5EAB">
          <w:rPr>
            <w:rFonts w:ascii="Cambria" w:hAnsi="Cambria"/>
            <w:bCs/>
            <w:sz w:val="28"/>
            <w:szCs w:val="28"/>
          </w:rPr>
          <w:t xml:space="preserve"> of the Secret Library</w:t>
        </w:r>
      </w:ins>
      <w:r>
        <w:rPr>
          <w:rFonts w:ascii="Cambria" w:hAnsi="Cambria"/>
          <w:bCs/>
          <w:sz w:val="28"/>
          <w:szCs w:val="28"/>
        </w:rPr>
        <w:t xml:space="preserve">. ‘Are you okay? You scared me </w:t>
      </w:r>
      <w:r w:rsidR="005C776C">
        <w:rPr>
          <w:rFonts w:ascii="Cambria" w:hAnsi="Cambria"/>
          <w:bCs/>
          <w:sz w:val="28"/>
          <w:szCs w:val="28"/>
        </w:rPr>
        <w:t xml:space="preserve">half </w:t>
      </w:r>
      <w:r>
        <w:rPr>
          <w:rFonts w:ascii="Cambria" w:hAnsi="Cambria"/>
          <w:bCs/>
          <w:sz w:val="28"/>
          <w:szCs w:val="28"/>
        </w:rPr>
        <w:t>to death</w:t>
      </w:r>
      <w:ins w:id="26810" w:author="Daisy Watt" w:date="2026-06-24T13:21:00Z" w16du:dateUtc="2026-06-24T11:21:00Z">
        <w:r w:rsidR="00A706FB">
          <w:rPr>
            <w:rFonts w:ascii="Cambria" w:hAnsi="Cambria"/>
            <w:bCs/>
            <w:sz w:val="28"/>
            <w:szCs w:val="28"/>
          </w:rPr>
          <w:t>.</w:t>
        </w:r>
      </w:ins>
      <w:ins w:id="26811" w:author="Claire S" w:date="2026-06-05T18:00:00Z" w16du:dateUtc="2026-06-05T17:00:00Z">
        <w:del w:id="26812" w:author="Daisy Watt" w:date="2026-06-24T13:21:00Z" w16du:dateUtc="2026-06-24T11:21:00Z">
          <w:r w:rsidR="00D01E02" w:rsidDel="00A706FB">
            <w:rPr>
              <w:rFonts w:ascii="Cambria" w:hAnsi="Cambria"/>
              <w:bCs/>
              <w:sz w:val="28"/>
              <w:szCs w:val="28"/>
            </w:rPr>
            <w:delText xml:space="preserve"> -</w:delText>
          </w:r>
        </w:del>
      </w:ins>
      <w:del w:id="26813" w:author="Claire S" w:date="2026-06-05T18:00:00Z" w16du:dateUtc="2026-06-05T17:00:00Z">
        <w:r w:rsidDel="00D01E02">
          <w:rPr>
            <w:rFonts w:ascii="Cambria" w:hAnsi="Cambria"/>
            <w:bCs/>
            <w:sz w:val="28"/>
            <w:szCs w:val="28"/>
          </w:rPr>
          <w:delText>!</w:delText>
        </w:r>
      </w:del>
      <w:r>
        <w:rPr>
          <w:rFonts w:ascii="Cambria" w:hAnsi="Cambria"/>
          <w:bCs/>
          <w:sz w:val="28"/>
          <w:szCs w:val="28"/>
        </w:rPr>
        <w:t>’</w:t>
      </w:r>
    </w:p>
    <w:p w14:paraId="7472675D" w14:textId="19E30BA6" w:rsidR="0093769E" w:rsidRDefault="0093769E" w:rsidP="001A7811">
      <w:pPr>
        <w:spacing w:line="360" w:lineRule="auto"/>
        <w:contextualSpacing/>
        <w:rPr>
          <w:rFonts w:ascii="Cambria" w:hAnsi="Cambria"/>
          <w:bCs/>
          <w:sz w:val="28"/>
          <w:szCs w:val="28"/>
        </w:rPr>
      </w:pPr>
      <w:r>
        <w:rPr>
          <w:rFonts w:ascii="Cambria" w:hAnsi="Cambria"/>
          <w:bCs/>
          <w:sz w:val="28"/>
          <w:szCs w:val="28"/>
        </w:rPr>
        <w:tab/>
      </w:r>
      <w:r w:rsidR="009D4D17">
        <w:rPr>
          <w:rFonts w:ascii="Cambria" w:hAnsi="Cambria"/>
          <w:bCs/>
          <w:sz w:val="28"/>
          <w:szCs w:val="28"/>
        </w:rPr>
        <w:t xml:space="preserve">But </w:t>
      </w:r>
      <w:r>
        <w:rPr>
          <w:rFonts w:ascii="Cambria" w:hAnsi="Cambria"/>
          <w:bCs/>
          <w:sz w:val="28"/>
          <w:szCs w:val="28"/>
        </w:rPr>
        <w:t xml:space="preserve">Violet was mute, breathing heavily, </w:t>
      </w:r>
      <w:r w:rsidR="009D4D17">
        <w:rPr>
          <w:rFonts w:ascii="Cambria" w:hAnsi="Cambria"/>
          <w:bCs/>
          <w:sz w:val="28"/>
          <w:szCs w:val="28"/>
        </w:rPr>
        <w:t>her hands grimy, her nails ragged</w:t>
      </w:r>
      <w:del w:id="26814" w:author="Daisy Watt" w:date="2026-06-24T13:21:00Z" w16du:dateUtc="2026-06-24T11:21:00Z">
        <w:r w:rsidR="00DD19B5" w:rsidDel="00184FC5">
          <w:rPr>
            <w:rFonts w:ascii="Cambria" w:hAnsi="Cambria"/>
            <w:bCs/>
            <w:sz w:val="28"/>
            <w:szCs w:val="28"/>
          </w:rPr>
          <w:delText xml:space="preserve"> as she</w:delText>
        </w:r>
      </w:del>
      <w:ins w:id="26815" w:author="Daisy Watt" w:date="2026-06-24T13:21:00Z" w16du:dateUtc="2026-06-24T11:21:00Z">
        <w:r w:rsidR="00184FC5">
          <w:rPr>
            <w:rFonts w:ascii="Cambria" w:hAnsi="Cambria"/>
            <w:bCs/>
            <w:sz w:val="28"/>
            <w:szCs w:val="28"/>
          </w:rPr>
          <w:t>,</w:t>
        </w:r>
      </w:ins>
      <w:r w:rsidR="00DD19B5">
        <w:rPr>
          <w:rFonts w:ascii="Cambria" w:hAnsi="Cambria"/>
          <w:bCs/>
          <w:sz w:val="28"/>
          <w:szCs w:val="28"/>
        </w:rPr>
        <w:t xml:space="preserve"> clutch</w:t>
      </w:r>
      <w:ins w:id="26816" w:author="Daisy Watt" w:date="2026-06-24T13:22:00Z" w16du:dateUtc="2026-06-24T11:22:00Z">
        <w:r w:rsidR="00C21CF9">
          <w:rPr>
            <w:rFonts w:ascii="Cambria" w:hAnsi="Cambria"/>
            <w:bCs/>
            <w:sz w:val="28"/>
            <w:szCs w:val="28"/>
          </w:rPr>
          <w:t>ing</w:t>
        </w:r>
      </w:ins>
      <w:del w:id="26817" w:author="Daisy Watt" w:date="2026-06-24T13:21:00Z" w16du:dateUtc="2026-06-24T11:21:00Z">
        <w:r w:rsidR="00DD19B5" w:rsidDel="00C21CF9">
          <w:rPr>
            <w:rFonts w:ascii="Cambria" w:hAnsi="Cambria"/>
            <w:bCs/>
            <w:sz w:val="28"/>
            <w:szCs w:val="28"/>
          </w:rPr>
          <w:delText>ed</w:delText>
        </w:r>
      </w:del>
      <w:r w:rsidR="00DD19B5">
        <w:rPr>
          <w:rFonts w:ascii="Cambria" w:hAnsi="Cambria"/>
          <w:bCs/>
          <w:sz w:val="28"/>
          <w:szCs w:val="28"/>
        </w:rPr>
        <w:t xml:space="preserve"> the chair arms</w:t>
      </w:r>
      <w:r w:rsidR="00E165ED">
        <w:rPr>
          <w:rFonts w:ascii="Cambria" w:hAnsi="Cambria"/>
          <w:bCs/>
          <w:sz w:val="28"/>
          <w:szCs w:val="28"/>
        </w:rPr>
        <w:t xml:space="preserve"> </w:t>
      </w:r>
      <w:del w:id="26818" w:author="Daisy Watt" w:date="2026-06-24T13:22:00Z" w16du:dateUtc="2026-06-24T11:22:00Z">
        <w:r w:rsidR="00E165ED" w:rsidDel="006C5A28">
          <w:rPr>
            <w:rFonts w:ascii="Cambria" w:hAnsi="Cambria"/>
            <w:bCs/>
            <w:sz w:val="28"/>
            <w:szCs w:val="28"/>
          </w:rPr>
          <w:delText>as they were</w:delText>
        </w:r>
      </w:del>
      <w:ins w:id="26819" w:author="Daisy Watt" w:date="2026-06-24T13:22:00Z" w16du:dateUtc="2026-06-24T11:22:00Z">
        <w:r w:rsidR="006C5A28">
          <w:rPr>
            <w:rFonts w:ascii="Cambria" w:hAnsi="Cambria"/>
            <w:bCs/>
            <w:sz w:val="28"/>
            <w:szCs w:val="28"/>
          </w:rPr>
          <w:t>to</w:t>
        </w:r>
      </w:ins>
      <w:r w:rsidR="00E165ED">
        <w:rPr>
          <w:rFonts w:ascii="Cambria" w:hAnsi="Cambria"/>
          <w:bCs/>
          <w:sz w:val="28"/>
          <w:szCs w:val="28"/>
        </w:rPr>
        <w:t xml:space="preserve"> keep</w:t>
      </w:r>
      <w:del w:id="26820" w:author="Daisy Watt" w:date="2026-06-24T13:22:00Z" w16du:dateUtc="2026-06-24T11:22:00Z">
        <w:r w:rsidR="00E165ED" w:rsidDel="006C5A28">
          <w:rPr>
            <w:rFonts w:ascii="Cambria" w:hAnsi="Cambria"/>
            <w:bCs/>
            <w:sz w:val="28"/>
            <w:szCs w:val="28"/>
          </w:rPr>
          <w:delText>ing</w:delText>
        </w:r>
      </w:del>
      <w:r w:rsidR="00E165ED">
        <w:rPr>
          <w:rFonts w:ascii="Cambria" w:hAnsi="Cambria"/>
          <w:bCs/>
          <w:sz w:val="28"/>
          <w:szCs w:val="28"/>
        </w:rPr>
        <w:t xml:space="preserve"> her</w:t>
      </w:r>
      <w:ins w:id="26821" w:author="Daisy Watt" w:date="2026-06-24T13:22:00Z" w16du:dateUtc="2026-06-24T11:22:00Z">
        <w:r w:rsidR="006C5A28">
          <w:rPr>
            <w:rFonts w:ascii="Cambria" w:hAnsi="Cambria"/>
            <w:bCs/>
            <w:sz w:val="28"/>
            <w:szCs w:val="28"/>
          </w:rPr>
          <w:t xml:space="preserve">self </w:t>
        </w:r>
      </w:ins>
      <w:del w:id="26822" w:author="Daisy Watt" w:date="2026-06-24T13:22:00Z" w16du:dateUtc="2026-06-24T11:22:00Z">
        <w:r w:rsidR="00E165ED" w:rsidDel="006C5A28">
          <w:rPr>
            <w:rFonts w:ascii="Cambria" w:hAnsi="Cambria"/>
            <w:bCs/>
            <w:sz w:val="28"/>
            <w:szCs w:val="28"/>
          </w:rPr>
          <w:delText xml:space="preserve"> </w:delText>
        </w:r>
      </w:del>
      <w:r w:rsidR="00E165ED">
        <w:rPr>
          <w:rFonts w:ascii="Cambria" w:hAnsi="Cambria"/>
          <w:bCs/>
          <w:sz w:val="28"/>
          <w:szCs w:val="28"/>
        </w:rPr>
        <w:t>upright</w:t>
      </w:r>
      <w:r w:rsidR="009D4D17">
        <w:rPr>
          <w:rFonts w:ascii="Cambria" w:hAnsi="Cambria"/>
          <w:bCs/>
          <w:sz w:val="28"/>
          <w:szCs w:val="28"/>
        </w:rPr>
        <w:t>.</w:t>
      </w:r>
    </w:p>
    <w:p w14:paraId="55D1B1D5" w14:textId="00B800D2" w:rsidR="00686F42" w:rsidRDefault="00120A7C" w:rsidP="00120A7C">
      <w:pPr>
        <w:spacing w:line="360" w:lineRule="auto"/>
        <w:ind w:firstLine="720"/>
        <w:contextualSpacing/>
        <w:rPr>
          <w:rFonts w:ascii="Cambria" w:hAnsi="Cambria"/>
          <w:bCs/>
          <w:sz w:val="28"/>
          <w:szCs w:val="28"/>
        </w:rPr>
      </w:pPr>
      <w:r>
        <w:rPr>
          <w:rFonts w:ascii="Cambria" w:hAnsi="Cambria"/>
          <w:bCs/>
          <w:sz w:val="28"/>
          <w:szCs w:val="28"/>
        </w:rPr>
        <w:t xml:space="preserve">Trying to calm her </w:t>
      </w:r>
      <w:r w:rsidR="0093769E">
        <w:rPr>
          <w:rFonts w:ascii="Cambria" w:hAnsi="Cambria"/>
          <w:bCs/>
          <w:sz w:val="28"/>
          <w:szCs w:val="28"/>
        </w:rPr>
        <w:t xml:space="preserve">own </w:t>
      </w:r>
      <w:r>
        <w:rPr>
          <w:rFonts w:ascii="Cambria" w:hAnsi="Cambria"/>
          <w:bCs/>
          <w:sz w:val="28"/>
          <w:szCs w:val="28"/>
        </w:rPr>
        <w:t>thoughts,</w:t>
      </w:r>
      <w:r w:rsidR="00BE2E81">
        <w:rPr>
          <w:rFonts w:ascii="Cambria" w:hAnsi="Cambria"/>
          <w:bCs/>
          <w:sz w:val="28"/>
          <w:szCs w:val="28"/>
        </w:rPr>
        <w:t xml:space="preserve"> </w:t>
      </w:r>
      <w:r w:rsidR="00160372">
        <w:rPr>
          <w:rFonts w:ascii="Cambria" w:hAnsi="Cambria"/>
          <w:bCs/>
          <w:sz w:val="28"/>
          <w:szCs w:val="28"/>
        </w:rPr>
        <w:t>Clara</w:t>
      </w:r>
      <w:r w:rsidR="00BE2E81">
        <w:rPr>
          <w:rFonts w:ascii="Cambria" w:hAnsi="Cambria"/>
          <w:bCs/>
          <w:sz w:val="28"/>
          <w:szCs w:val="28"/>
        </w:rPr>
        <w:t xml:space="preserve"> fetch</w:t>
      </w:r>
      <w:r>
        <w:rPr>
          <w:rFonts w:ascii="Cambria" w:hAnsi="Cambria"/>
          <w:bCs/>
          <w:sz w:val="28"/>
          <w:szCs w:val="28"/>
        </w:rPr>
        <w:t>ed</w:t>
      </w:r>
      <w:r w:rsidR="00BE2E81">
        <w:rPr>
          <w:rFonts w:ascii="Cambria" w:hAnsi="Cambria"/>
          <w:bCs/>
          <w:sz w:val="28"/>
          <w:szCs w:val="28"/>
        </w:rPr>
        <w:t xml:space="preserve"> </w:t>
      </w:r>
      <w:r w:rsidR="009D4D17">
        <w:rPr>
          <w:rFonts w:ascii="Cambria" w:hAnsi="Cambria"/>
          <w:bCs/>
          <w:sz w:val="28"/>
          <w:szCs w:val="28"/>
        </w:rPr>
        <w:t>her friend</w:t>
      </w:r>
      <w:r w:rsidR="00BE2E81">
        <w:rPr>
          <w:rFonts w:ascii="Cambria" w:hAnsi="Cambria"/>
          <w:bCs/>
          <w:sz w:val="28"/>
          <w:szCs w:val="28"/>
        </w:rPr>
        <w:t xml:space="preserve"> a shot of brandy from the drinks</w:t>
      </w:r>
      <w:ins w:id="26823" w:author="Daisy Watt" w:date="2026-06-24T13:22:00Z" w16du:dateUtc="2026-06-24T11:22:00Z">
        <w:r w:rsidR="005C32AE">
          <w:rPr>
            <w:rFonts w:ascii="Cambria" w:hAnsi="Cambria"/>
            <w:bCs/>
            <w:sz w:val="28"/>
            <w:szCs w:val="28"/>
          </w:rPr>
          <w:t xml:space="preserve"> </w:t>
        </w:r>
      </w:ins>
      <w:del w:id="26824" w:author="Daisy Watt" w:date="2026-06-24T13:22:00Z" w16du:dateUtc="2026-06-24T11:22:00Z">
        <w:r w:rsidR="00BE2E81" w:rsidDel="005C32AE">
          <w:rPr>
            <w:rFonts w:ascii="Cambria" w:hAnsi="Cambria"/>
            <w:bCs/>
            <w:sz w:val="28"/>
            <w:szCs w:val="28"/>
          </w:rPr>
          <w:delText>-</w:delText>
        </w:r>
      </w:del>
      <w:r w:rsidR="00BE2E81">
        <w:rPr>
          <w:rFonts w:ascii="Cambria" w:hAnsi="Cambria"/>
          <w:bCs/>
          <w:sz w:val="28"/>
          <w:szCs w:val="28"/>
        </w:rPr>
        <w:t>cabinet</w:t>
      </w:r>
      <w:r w:rsidR="005C776C">
        <w:rPr>
          <w:rFonts w:ascii="Cambria" w:hAnsi="Cambria"/>
          <w:bCs/>
          <w:sz w:val="28"/>
          <w:szCs w:val="28"/>
        </w:rPr>
        <w:t>. ‘I thought you were dead – we all did</w:t>
      </w:r>
      <w:ins w:id="26825" w:author="Claire S" w:date="2026-06-05T18:01:00Z" w16du:dateUtc="2026-06-05T17:01:00Z">
        <w:r w:rsidR="00110111">
          <w:rPr>
            <w:rFonts w:ascii="Cambria" w:hAnsi="Cambria"/>
            <w:bCs/>
            <w:sz w:val="28"/>
            <w:szCs w:val="28"/>
          </w:rPr>
          <w:t>.</w:t>
        </w:r>
      </w:ins>
      <w:del w:id="26826" w:author="Claire S" w:date="2026-06-05T18:01:00Z" w16du:dateUtc="2026-06-05T17:01:00Z">
        <w:r w:rsidR="005C776C" w:rsidDel="00110111">
          <w:rPr>
            <w:rFonts w:ascii="Cambria" w:hAnsi="Cambria"/>
            <w:bCs/>
            <w:sz w:val="28"/>
            <w:szCs w:val="28"/>
          </w:rPr>
          <w:delText>!</w:delText>
        </w:r>
      </w:del>
      <w:r w:rsidR="00860493">
        <w:rPr>
          <w:rFonts w:ascii="Cambria" w:hAnsi="Cambria"/>
          <w:bCs/>
          <w:sz w:val="28"/>
          <w:szCs w:val="28"/>
        </w:rPr>
        <w:t xml:space="preserve"> It’s been in the papers and everything.</w:t>
      </w:r>
      <w:r w:rsidR="005C776C">
        <w:rPr>
          <w:rFonts w:ascii="Cambria" w:hAnsi="Cambria"/>
          <w:bCs/>
          <w:sz w:val="28"/>
          <w:szCs w:val="28"/>
        </w:rPr>
        <w:t>’</w:t>
      </w:r>
    </w:p>
    <w:p w14:paraId="35D765E2" w14:textId="09F47047" w:rsidR="00686F42" w:rsidRDefault="00686F42" w:rsidP="001A7811">
      <w:pPr>
        <w:spacing w:line="360" w:lineRule="auto"/>
        <w:contextualSpacing/>
        <w:rPr>
          <w:rFonts w:ascii="Cambria" w:hAnsi="Cambria"/>
          <w:bCs/>
          <w:sz w:val="28"/>
          <w:szCs w:val="28"/>
        </w:rPr>
      </w:pPr>
      <w:r>
        <w:rPr>
          <w:rFonts w:ascii="Cambria" w:hAnsi="Cambria"/>
          <w:bCs/>
          <w:sz w:val="28"/>
          <w:szCs w:val="28"/>
        </w:rPr>
        <w:tab/>
        <w:t>‘</w:t>
      </w:r>
      <w:ins w:id="26827" w:author="Claire S" w:date="2026-06-05T18:01:00Z" w16du:dateUtc="2026-06-05T17:01:00Z">
        <w:r w:rsidR="00110111">
          <w:rPr>
            <w:rFonts w:ascii="Cambria" w:hAnsi="Cambria"/>
            <w:bCs/>
            <w:sz w:val="28"/>
            <w:szCs w:val="28"/>
          </w:rPr>
          <w:t xml:space="preserve">I thought I would be dead. </w:t>
        </w:r>
        <w:del w:id="26828" w:author="Daisy Watt" w:date="2026-06-24T13:22:00Z" w16du:dateUtc="2026-06-24T11:22:00Z">
          <w:r w:rsidR="00110111" w:rsidDel="00AA1527">
            <w:rPr>
              <w:rFonts w:ascii="Cambria" w:hAnsi="Cambria"/>
              <w:bCs/>
              <w:sz w:val="28"/>
              <w:szCs w:val="28"/>
            </w:rPr>
            <w:delText xml:space="preserve"> And </w:delText>
          </w:r>
        </w:del>
      </w:ins>
      <w:r>
        <w:rPr>
          <w:rFonts w:ascii="Cambria" w:hAnsi="Cambria"/>
          <w:bCs/>
          <w:sz w:val="28"/>
          <w:szCs w:val="28"/>
        </w:rPr>
        <w:t xml:space="preserve">I’ve </w:t>
      </w:r>
      <w:r w:rsidRPr="00F2543E">
        <w:rPr>
          <w:rFonts w:ascii="Cambria" w:hAnsi="Cambria"/>
          <w:bCs/>
          <w:i/>
          <w:iCs/>
          <w:sz w:val="28"/>
          <w:szCs w:val="28"/>
          <w:rPrChange w:id="26829" w:author="Daisy Watt" w:date="2026-06-24T13:23:00Z" w16du:dateUtc="2026-06-24T11:23:00Z">
            <w:rPr>
              <w:rFonts w:ascii="Cambria" w:hAnsi="Cambria"/>
              <w:bCs/>
              <w:sz w:val="28"/>
              <w:szCs w:val="28"/>
            </w:rPr>
          </w:rPrChange>
        </w:rPr>
        <w:t>been</w:t>
      </w:r>
      <w:r>
        <w:rPr>
          <w:rFonts w:ascii="Cambria" w:hAnsi="Cambria"/>
          <w:bCs/>
          <w:sz w:val="28"/>
          <w:szCs w:val="28"/>
        </w:rPr>
        <w:t xml:space="preserve"> scared to death</w:t>
      </w:r>
      <w:del w:id="26830" w:author="Daisy Watt" w:date="2026-06-24T13:22:00Z" w16du:dateUtc="2026-06-24T11:22:00Z">
        <w:r w:rsidR="0007763C" w:rsidDel="00BB3A8F">
          <w:rPr>
            <w:rFonts w:ascii="Cambria" w:hAnsi="Cambria"/>
            <w:bCs/>
            <w:sz w:val="28"/>
            <w:szCs w:val="28"/>
          </w:rPr>
          <w:delText xml:space="preserve"> myself</w:delText>
        </w:r>
      </w:del>
      <w:r w:rsidR="009D4D17">
        <w:rPr>
          <w:rFonts w:ascii="Cambria" w:hAnsi="Cambria"/>
          <w:bCs/>
          <w:sz w:val="28"/>
          <w:szCs w:val="28"/>
        </w:rPr>
        <w:t>.</w:t>
      </w:r>
      <w:r>
        <w:rPr>
          <w:rFonts w:ascii="Cambria" w:hAnsi="Cambria"/>
          <w:bCs/>
          <w:sz w:val="28"/>
          <w:szCs w:val="28"/>
        </w:rPr>
        <w:t>’ Violet’s eyes were dark and huge, her</w:t>
      </w:r>
      <w:r w:rsidR="009D4D17">
        <w:rPr>
          <w:rFonts w:ascii="Cambria" w:hAnsi="Cambria"/>
          <w:bCs/>
          <w:sz w:val="28"/>
          <w:szCs w:val="28"/>
        </w:rPr>
        <w:t xml:space="preserve"> </w:t>
      </w:r>
      <w:ins w:id="26831" w:author="Claire S" w:date="2026-06-06T10:15:00Z" w16du:dateUtc="2026-06-06T09:15:00Z">
        <w:r w:rsidR="008E44D7">
          <w:rPr>
            <w:rFonts w:ascii="Cambria" w:hAnsi="Cambria"/>
            <w:bCs/>
            <w:sz w:val="28"/>
            <w:szCs w:val="28"/>
          </w:rPr>
          <w:t xml:space="preserve">greasy </w:t>
        </w:r>
      </w:ins>
      <w:r>
        <w:rPr>
          <w:rFonts w:ascii="Cambria" w:hAnsi="Cambria"/>
          <w:bCs/>
          <w:sz w:val="28"/>
          <w:szCs w:val="28"/>
        </w:rPr>
        <w:t xml:space="preserve">hair hanging </w:t>
      </w:r>
      <w:r w:rsidR="004E39C9">
        <w:rPr>
          <w:rFonts w:ascii="Cambria" w:hAnsi="Cambria"/>
          <w:bCs/>
          <w:sz w:val="28"/>
          <w:szCs w:val="28"/>
        </w:rPr>
        <w:t>limp</w:t>
      </w:r>
      <w:r w:rsidR="0007763C">
        <w:rPr>
          <w:rFonts w:ascii="Cambria" w:hAnsi="Cambria"/>
          <w:bCs/>
          <w:sz w:val="28"/>
          <w:szCs w:val="28"/>
        </w:rPr>
        <w:t>ly</w:t>
      </w:r>
      <w:r w:rsidR="009D4D17">
        <w:rPr>
          <w:rFonts w:ascii="Cambria" w:hAnsi="Cambria"/>
          <w:bCs/>
          <w:sz w:val="28"/>
          <w:szCs w:val="28"/>
        </w:rPr>
        <w:t xml:space="preserve"> round her pale face</w:t>
      </w:r>
      <w:r>
        <w:rPr>
          <w:rFonts w:ascii="Cambria" w:hAnsi="Cambria"/>
          <w:bCs/>
          <w:sz w:val="28"/>
          <w:szCs w:val="28"/>
        </w:rPr>
        <w:t>. ‘I’ve been hiding since Monday</w:t>
      </w:r>
      <w:r w:rsidR="004E39C9">
        <w:rPr>
          <w:rFonts w:ascii="Cambria" w:hAnsi="Cambria"/>
          <w:bCs/>
          <w:sz w:val="28"/>
          <w:szCs w:val="28"/>
        </w:rPr>
        <w:t xml:space="preserve">.  I was terrified </w:t>
      </w:r>
      <w:r w:rsidR="00811F01">
        <w:rPr>
          <w:rFonts w:ascii="Cambria" w:hAnsi="Cambria"/>
          <w:bCs/>
          <w:sz w:val="28"/>
          <w:szCs w:val="28"/>
        </w:rPr>
        <w:t xml:space="preserve">he </w:t>
      </w:r>
      <w:r>
        <w:rPr>
          <w:rFonts w:ascii="Cambria" w:hAnsi="Cambria"/>
          <w:bCs/>
          <w:sz w:val="28"/>
          <w:szCs w:val="28"/>
        </w:rPr>
        <w:t>was going to</w:t>
      </w:r>
      <w:r w:rsidR="00811F01">
        <w:rPr>
          <w:rFonts w:ascii="Cambria" w:hAnsi="Cambria"/>
          <w:bCs/>
          <w:sz w:val="28"/>
          <w:szCs w:val="28"/>
        </w:rPr>
        <w:t xml:space="preserve"> find me</w:t>
      </w:r>
      <w:r>
        <w:rPr>
          <w:rFonts w:ascii="Cambria" w:hAnsi="Cambria"/>
          <w:bCs/>
          <w:sz w:val="28"/>
          <w:szCs w:val="28"/>
        </w:rPr>
        <w:t>.’</w:t>
      </w:r>
    </w:p>
    <w:p w14:paraId="1374EA8D" w14:textId="557602BA" w:rsidR="00686F42" w:rsidRDefault="00686F42" w:rsidP="001A7811">
      <w:pPr>
        <w:spacing w:line="360" w:lineRule="auto"/>
        <w:contextualSpacing/>
        <w:rPr>
          <w:rFonts w:ascii="Cambria" w:hAnsi="Cambria"/>
          <w:bCs/>
          <w:sz w:val="28"/>
          <w:szCs w:val="28"/>
        </w:rPr>
      </w:pPr>
      <w:r>
        <w:rPr>
          <w:rFonts w:ascii="Cambria" w:hAnsi="Cambria"/>
          <w:bCs/>
          <w:sz w:val="28"/>
          <w:szCs w:val="28"/>
        </w:rPr>
        <w:tab/>
        <w:t>‘Bu</w:t>
      </w:r>
      <w:ins w:id="26832" w:author="Daisy Watt" w:date="2026-06-24T13:23:00Z" w16du:dateUtc="2026-06-24T11:23:00Z">
        <w:r w:rsidR="004F6E9A">
          <w:rPr>
            <w:rFonts w:ascii="Cambria" w:hAnsi="Cambria"/>
            <w:bCs/>
            <w:sz w:val="28"/>
            <w:szCs w:val="28"/>
          </w:rPr>
          <w:t>t…</w:t>
        </w:r>
      </w:ins>
      <w:del w:id="26833" w:author="Daisy Watt" w:date="2026-06-24T13:23:00Z" w16du:dateUtc="2026-06-24T11:23:00Z">
        <w:r w:rsidDel="004F6E9A">
          <w:rPr>
            <w:rFonts w:ascii="Cambria" w:hAnsi="Cambria"/>
            <w:bCs/>
            <w:sz w:val="28"/>
            <w:szCs w:val="28"/>
          </w:rPr>
          <w:delText>t –</w:delText>
        </w:r>
      </w:del>
      <w:r>
        <w:rPr>
          <w:rFonts w:ascii="Cambria" w:hAnsi="Cambria"/>
          <w:bCs/>
          <w:sz w:val="28"/>
          <w:szCs w:val="28"/>
        </w:rPr>
        <w:t xml:space="preserve"> they found your body?’ </w:t>
      </w:r>
    </w:p>
    <w:p w14:paraId="57CEFA3F" w14:textId="54622B8A" w:rsidR="00686F42" w:rsidRDefault="00686F42" w:rsidP="001A7811">
      <w:pPr>
        <w:spacing w:line="360" w:lineRule="auto"/>
        <w:contextualSpacing/>
        <w:rPr>
          <w:rFonts w:ascii="Cambria" w:hAnsi="Cambria"/>
          <w:bCs/>
          <w:sz w:val="28"/>
          <w:szCs w:val="28"/>
        </w:rPr>
      </w:pPr>
      <w:r>
        <w:rPr>
          <w:rFonts w:ascii="Cambria" w:hAnsi="Cambria"/>
          <w:bCs/>
          <w:sz w:val="28"/>
          <w:szCs w:val="28"/>
        </w:rPr>
        <w:tab/>
        <w:t>‘Where?’</w:t>
      </w:r>
    </w:p>
    <w:p w14:paraId="3FA1B71D" w14:textId="4C968FDB" w:rsidR="00686F42" w:rsidRDefault="00686F42" w:rsidP="001A7811">
      <w:pPr>
        <w:spacing w:line="360" w:lineRule="auto"/>
        <w:contextualSpacing/>
        <w:rPr>
          <w:rFonts w:ascii="Cambria" w:hAnsi="Cambria"/>
          <w:bCs/>
          <w:sz w:val="28"/>
          <w:szCs w:val="28"/>
        </w:rPr>
      </w:pPr>
      <w:r>
        <w:rPr>
          <w:rFonts w:ascii="Cambria" w:hAnsi="Cambria"/>
          <w:bCs/>
          <w:sz w:val="28"/>
          <w:szCs w:val="28"/>
        </w:rPr>
        <w:tab/>
      </w:r>
      <w:r w:rsidR="000C14E5">
        <w:rPr>
          <w:rFonts w:ascii="Cambria" w:hAnsi="Cambria"/>
          <w:bCs/>
          <w:sz w:val="28"/>
          <w:szCs w:val="28"/>
        </w:rPr>
        <w:t>‘Here, drink this.’ Clara passed Violet the glass. ‘</w:t>
      </w:r>
      <w:del w:id="26834" w:author="Claire S" w:date="2026-08-03T16:35:00Z" w16du:dateUtc="2026-08-03T15:35:00Z">
        <w:r w:rsidR="000C14E5" w:rsidDel="0047096E">
          <w:rPr>
            <w:rFonts w:ascii="Cambria" w:hAnsi="Cambria"/>
            <w:bCs/>
            <w:sz w:val="28"/>
            <w:szCs w:val="28"/>
          </w:rPr>
          <w:delText xml:space="preserve">On </w:delText>
        </w:r>
      </w:del>
      <w:ins w:id="26835" w:author="Claire S" w:date="2026-08-03T16:35:00Z" w16du:dateUtc="2026-08-03T15:35:00Z">
        <w:r w:rsidR="0047096E">
          <w:rPr>
            <w:rFonts w:ascii="Cambria" w:hAnsi="Cambria"/>
            <w:bCs/>
            <w:sz w:val="28"/>
            <w:szCs w:val="28"/>
          </w:rPr>
          <w:t xml:space="preserve">At </w:t>
        </w:r>
      </w:ins>
      <w:r w:rsidR="000C14E5">
        <w:rPr>
          <w:rFonts w:ascii="Cambria" w:hAnsi="Cambria"/>
          <w:bCs/>
          <w:sz w:val="28"/>
          <w:szCs w:val="28"/>
        </w:rPr>
        <w:t>Beachy Head?’</w:t>
      </w:r>
    </w:p>
    <w:p w14:paraId="3D324C9B" w14:textId="17907847" w:rsidR="00BE2E81" w:rsidRDefault="00686F42" w:rsidP="001A7811">
      <w:pPr>
        <w:spacing w:line="360" w:lineRule="auto"/>
        <w:contextualSpacing/>
        <w:rPr>
          <w:rFonts w:ascii="Cambria" w:hAnsi="Cambria"/>
          <w:bCs/>
          <w:sz w:val="28"/>
          <w:szCs w:val="28"/>
        </w:rPr>
      </w:pPr>
      <w:r>
        <w:rPr>
          <w:rFonts w:ascii="Cambria" w:hAnsi="Cambria"/>
          <w:bCs/>
          <w:sz w:val="28"/>
          <w:szCs w:val="28"/>
        </w:rPr>
        <w:tab/>
        <w:t xml:space="preserve">‘Oh,’ Violet said absently. </w:t>
      </w:r>
      <w:r w:rsidR="001C6AEC">
        <w:rPr>
          <w:rFonts w:ascii="Cambria" w:hAnsi="Cambria"/>
          <w:bCs/>
          <w:sz w:val="28"/>
          <w:szCs w:val="28"/>
        </w:rPr>
        <w:t>‘Well</w:t>
      </w:r>
      <w:r w:rsidR="00C176CC">
        <w:rPr>
          <w:rFonts w:ascii="Cambria" w:hAnsi="Cambria"/>
          <w:bCs/>
          <w:sz w:val="28"/>
          <w:szCs w:val="28"/>
        </w:rPr>
        <w:t>,</w:t>
      </w:r>
      <w:r w:rsidR="001C6AEC">
        <w:rPr>
          <w:rFonts w:ascii="Cambria" w:hAnsi="Cambria"/>
          <w:bCs/>
          <w:sz w:val="28"/>
          <w:szCs w:val="28"/>
        </w:rPr>
        <w:t xml:space="preserve"> it wasn’t me.’ </w:t>
      </w:r>
      <w:r>
        <w:rPr>
          <w:rFonts w:ascii="Cambria" w:hAnsi="Cambria"/>
          <w:bCs/>
          <w:sz w:val="28"/>
          <w:szCs w:val="28"/>
        </w:rPr>
        <w:t>She put her glass down and rubbed her arms. ‘</w:t>
      </w:r>
      <w:r w:rsidR="00BE2E81">
        <w:rPr>
          <w:rFonts w:ascii="Cambria" w:hAnsi="Cambria"/>
          <w:bCs/>
          <w:sz w:val="28"/>
          <w:szCs w:val="28"/>
        </w:rPr>
        <w:t>I mean, I was there</w:t>
      </w:r>
      <w:r w:rsidR="00160372">
        <w:rPr>
          <w:rFonts w:ascii="Cambria" w:hAnsi="Cambria"/>
          <w:bCs/>
          <w:sz w:val="28"/>
          <w:szCs w:val="28"/>
        </w:rPr>
        <w:t>, in Sussex</w:t>
      </w:r>
      <w:r w:rsidR="00BE2E81">
        <w:rPr>
          <w:rFonts w:ascii="Cambria" w:hAnsi="Cambria"/>
          <w:bCs/>
          <w:sz w:val="28"/>
          <w:szCs w:val="28"/>
        </w:rPr>
        <w:t>, but I got away</w:t>
      </w:r>
      <w:r w:rsidR="00160372">
        <w:rPr>
          <w:rFonts w:ascii="Cambria" w:hAnsi="Cambria"/>
          <w:bCs/>
          <w:sz w:val="28"/>
          <w:szCs w:val="28"/>
        </w:rPr>
        <w:t xml:space="preserve"> – and then I had to hide.</w:t>
      </w:r>
      <w:r w:rsidR="00BE2E81">
        <w:rPr>
          <w:rFonts w:ascii="Cambria" w:hAnsi="Cambria"/>
          <w:bCs/>
          <w:sz w:val="28"/>
          <w:szCs w:val="28"/>
        </w:rPr>
        <w:t>’</w:t>
      </w:r>
    </w:p>
    <w:p w14:paraId="6EBE25FD" w14:textId="65C66C08" w:rsidR="00980252" w:rsidRDefault="00BE2E81" w:rsidP="001A7811">
      <w:pPr>
        <w:spacing w:line="360" w:lineRule="auto"/>
        <w:contextualSpacing/>
        <w:rPr>
          <w:rFonts w:ascii="Cambria" w:hAnsi="Cambria"/>
          <w:bCs/>
          <w:sz w:val="28"/>
          <w:szCs w:val="28"/>
        </w:rPr>
      </w:pPr>
      <w:r>
        <w:rPr>
          <w:rFonts w:ascii="Cambria" w:hAnsi="Cambria"/>
          <w:bCs/>
          <w:sz w:val="28"/>
          <w:szCs w:val="28"/>
        </w:rPr>
        <w:tab/>
        <w:t>‘</w:t>
      </w:r>
      <w:r w:rsidR="00980252">
        <w:rPr>
          <w:rFonts w:ascii="Cambria" w:hAnsi="Cambria"/>
          <w:bCs/>
          <w:sz w:val="28"/>
          <w:szCs w:val="28"/>
        </w:rPr>
        <w:t>Someone sent me a video, and it was awful.’</w:t>
      </w:r>
      <w:r w:rsidR="00160372">
        <w:rPr>
          <w:rFonts w:ascii="Cambria" w:hAnsi="Cambria"/>
          <w:bCs/>
          <w:sz w:val="28"/>
          <w:szCs w:val="28"/>
        </w:rPr>
        <w:t xml:space="preserve"> Clara sat </w:t>
      </w:r>
      <w:r w:rsidR="000C14E5">
        <w:rPr>
          <w:rFonts w:ascii="Cambria" w:hAnsi="Cambria"/>
          <w:bCs/>
          <w:sz w:val="28"/>
          <w:szCs w:val="28"/>
        </w:rPr>
        <w:t>down herself.</w:t>
      </w:r>
      <w:r w:rsidR="00160372">
        <w:rPr>
          <w:rFonts w:ascii="Cambria" w:hAnsi="Cambria"/>
          <w:bCs/>
          <w:sz w:val="28"/>
          <w:szCs w:val="28"/>
        </w:rPr>
        <w:t xml:space="preserve"> ‘I thought someone had pushed you off the clifftop.’</w:t>
      </w:r>
    </w:p>
    <w:p w14:paraId="5F74AB7E" w14:textId="2A441E86" w:rsidR="00686F42" w:rsidRDefault="00980252" w:rsidP="001A7811">
      <w:pPr>
        <w:spacing w:line="360" w:lineRule="auto"/>
        <w:contextualSpacing/>
        <w:rPr>
          <w:rFonts w:ascii="Cambria" w:hAnsi="Cambria"/>
          <w:bCs/>
          <w:sz w:val="28"/>
          <w:szCs w:val="28"/>
        </w:rPr>
      </w:pPr>
      <w:r>
        <w:rPr>
          <w:rFonts w:ascii="Cambria" w:hAnsi="Cambria"/>
          <w:bCs/>
          <w:sz w:val="28"/>
          <w:szCs w:val="28"/>
        </w:rPr>
        <w:tab/>
        <w:t>‘Jackson Rayne</w:t>
      </w:r>
      <w:r w:rsidR="00160372">
        <w:rPr>
          <w:rFonts w:ascii="Cambria" w:hAnsi="Cambria"/>
          <w:bCs/>
          <w:sz w:val="28"/>
          <w:szCs w:val="28"/>
        </w:rPr>
        <w:t xml:space="preserve"> lured me there</w:t>
      </w:r>
      <w:r>
        <w:rPr>
          <w:rFonts w:ascii="Cambria" w:hAnsi="Cambria"/>
          <w:bCs/>
          <w:sz w:val="28"/>
          <w:szCs w:val="28"/>
        </w:rPr>
        <w:t>.’</w:t>
      </w:r>
      <w:r w:rsidR="00BE2E81">
        <w:rPr>
          <w:rFonts w:ascii="Cambria" w:hAnsi="Cambria"/>
          <w:bCs/>
          <w:sz w:val="28"/>
          <w:szCs w:val="28"/>
        </w:rPr>
        <w:t xml:space="preserve"> </w:t>
      </w:r>
      <w:r>
        <w:rPr>
          <w:rFonts w:ascii="Cambria" w:hAnsi="Cambria"/>
          <w:bCs/>
          <w:sz w:val="28"/>
          <w:szCs w:val="28"/>
        </w:rPr>
        <w:t xml:space="preserve">Violet’s </w:t>
      </w:r>
      <w:r w:rsidR="00160372">
        <w:rPr>
          <w:rFonts w:ascii="Cambria" w:hAnsi="Cambria"/>
          <w:bCs/>
          <w:sz w:val="28"/>
          <w:szCs w:val="28"/>
        </w:rPr>
        <w:t xml:space="preserve">eyes </w:t>
      </w:r>
      <w:r>
        <w:rPr>
          <w:rFonts w:ascii="Cambria" w:hAnsi="Cambria"/>
          <w:bCs/>
          <w:sz w:val="28"/>
          <w:szCs w:val="28"/>
        </w:rPr>
        <w:t>filled</w:t>
      </w:r>
      <w:r w:rsidR="00160372">
        <w:rPr>
          <w:rFonts w:ascii="Cambria" w:hAnsi="Cambria"/>
          <w:bCs/>
          <w:sz w:val="28"/>
          <w:szCs w:val="28"/>
        </w:rPr>
        <w:t xml:space="preserve"> with tears.</w:t>
      </w:r>
      <w:r>
        <w:rPr>
          <w:rFonts w:ascii="Cambria" w:hAnsi="Cambria"/>
          <w:bCs/>
          <w:sz w:val="28"/>
          <w:szCs w:val="28"/>
        </w:rPr>
        <w:t xml:space="preserve"> ‘</w:t>
      </w:r>
      <w:r w:rsidR="00616C77">
        <w:rPr>
          <w:rFonts w:ascii="Cambria" w:hAnsi="Cambria"/>
          <w:bCs/>
          <w:sz w:val="28"/>
          <w:szCs w:val="28"/>
        </w:rPr>
        <w:t>He sent me weird messages, and then he filmed me</w:t>
      </w:r>
      <w:ins w:id="26836" w:author="Claire S" w:date="2026-06-05T18:01:00Z" w16du:dateUtc="2026-06-05T17:01:00Z">
        <w:r w:rsidR="00C80E12">
          <w:rPr>
            <w:rFonts w:ascii="Cambria" w:hAnsi="Cambria"/>
            <w:bCs/>
            <w:sz w:val="28"/>
            <w:szCs w:val="28"/>
          </w:rPr>
          <w:t xml:space="preserve"> on the clifftop,</w:t>
        </w:r>
      </w:ins>
      <w:r w:rsidR="00616C77">
        <w:rPr>
          <w:rFonts w:ascii="Cambria" w:hAnsi="Cambria"/>
          <w:bCs/>
          <w:sz w:val="28"/>
          <w:szCs w:val="28"/>
        </w:rPr>
        <w:t xml:space="preserve"> and it was only because someone came</w:t>
      </w:r>
      <w:del w:id="26837" w:author="Daisy Watt" w:date="2026-06-24T13:24:00Z" w16du:dateUtc="2026-06-24T11:24:00Z">
        <w:r w:rsidR="00616C77" w:rsidDel="00E519AF">
          <w:rPr>
            <w:rFonts w:ascii="Cambria" w:hAnsi="Cambria"/>
            <w:bCs/>
            <w:sz w:val="28"/>
            <w:szCs w:val="28"/>
          </w:rPr>
          <w:delText>,</w:delText>
        </w:r>
      </w:del>
      <w:ins w:id="26838" w:author="Daisy Watt" w:date="2026-06-24T13:24:00Z" w16du:dateUtc="2026-06-24T11:24:00Z">
        <w:r w:rsidR="00E519AF">
          <w:rPr>
            <w:rFonts w:ascii="Cambria" w:hAnsi="Cambria"/>
            <w:bCs/>
            <w:sz w:val="28"/>
            <w:szCs w:val="28"/>
          </w:rPr>
          <w:t xml:space="preserve"> that</w:t>
        </w:r>
      </w:ins>
      <w:r w:rsidR="00616C77">
        <w:rPr>
          <w:rFonts w:ascii="Cambria" w:hAnsi="Cambria"/>
          <w:bCs/>
          <w:sz w:val="28"/>
          <w:szCs w:val="28"/>
        </w:rPr>
        <w:t xml:space="preserve"> I got away.  </w:t>
      </w:r>
      <w:r w:rsidR="00686F42">
        <w:rPr>
          <w:rFonts w:ascii="Cambria" w:hAnsi="Cambria"/>
          <w:bCs/>
          <w:sz w:val="28"/>
          <w:szCs w:val="28"/>
        </w:rPr>
        <w:t>I’m so cold</w:t>
      </w:r>
      <w:r w:rsidR="00B01C8D">
        <w:rPr>
          <w:rFonts w:ascii="Cambria" w:hAnsi="Cambria"/>
          <w:bCs/>
          <w:sz w:val="28"/>
          <w:szCs w:val="28"/>
        </w:rPr>
        <w:t xml:space="preserve"> and tired</w:t>
      </w:r>
      <w:r w:rsidR="00686F42">
        <w:rPr>
          <w:rFonts w:ascii="Cambria" w:hAnsi="Cambria"/>
          <w:bCs/>
          <w:sz w:val="28"/>
          <w:szCs w:val="28"/>
        </w:rPr>
        <w:t>, Clara</w:t>
      </w:r>
      <w:r w:rsidR="00B01C8D">
        <w:rPr>
          <w:rFonts w:ascii="Cambria" w:hAnsi="Cambria"/>
          <w:bCs/>
          <w:sz w:val="28"/>
          <w:szCs w:val="28"/>
        </w:rPr>
        <w:t>.</w:t>
      </w:r>
      <w:r w:rsidR="00C176CC">
        <w:rPr>
          <w:rFonts w:ascii="Cambria" w:hAnsi="Cambria"/>
          <w:bCs/>
          <w:sz w:val="28"/>
          <w:szCs w:val="28"/>
        </w:rPr>
        <w:t xml:space="preserve"> I don’t think I’ll ever be warm again</w:t>
      </w:r>
      <w:r w:rsidR="00686F42">
        <w:rPr>
          <w:rFonts w:ascii="Cambria" w:hAnsi="Cambria"/>
          <w:bCs/>
          <w:sz w:val="28"/>
          <w:szCs w:val="28"/>
        </w:rPr>
        <w:t>.’</w:t>
      </w:r>
    </w:p>
    <w:p w14:paraId="390BBE4B" w14:textId="577F4BCA" w:rsidR="00E17882" w:rsidRDefault="00E17882" w:rsidP="001A7811">
      <w:pPr>
        <w:spacing w:line="360" w:lineRule="auto"/>
        <w:contextualSpacing/>
        <w:rPr>
          <w:rFonts w:ascii="Cambria" w:hAnsi="Cambria"/>
          <w:bCs/>
          <w:sz w:val="28"/>
          <w:szCs w:val="28"/>
        </w:rPr>
      </w:pPr>
      <w:r>
        <w:rPr>
          <w:rFonts w:ascii="Cambria" w:hAnsi="Cambria"/>
          <w:bCs/>
          <w:sz w:val="28"/>
          <w:szCs w:val="28"/>
        </w:rPr>
        <w:tab/>
        <w:t>‘</w:t>
      </w:r>
      <w:r w:rsidR="00980252">
        <w:rPr>
          <w:rFonts w:ascii="Cambria" w:hAnsi="Cambria"/>
          <w:bCs/>
          <w:sz w:val="28"/>
          <w:szCs w:val="28"/>
        </w:rPr>
        <w:t xml:space="preserve">So is that </w:t>
      </w:r>
      <w:r w:rsidR="00C176CC">
        <w:rPr>
          <w:rFonts w:ascii="Cambria" w:hAnsi="Cambria"/>
          <w:bCs/>
          <w:sz w:val="28"/>
          <w:szCs w:val="28"/>
        </w:rPr>
        <w:t>w</w:t>
      </w:r>
      <w:r>
        <w:rPr>
          <w:rFonts w:ascii="Cambria" w:hAnsi="Cambria"/>
          <w:bCs/>
          <w:sz w:val="28"/>
          <w:szCs w:val="28"/>
        </w:rPr>
        <w:t xml:space="preserve">ho </w:t>
      </w:r>
      <w:r w:rsidR="00C176CC">
        <w:rPr>
          <w:rFonts w:ascii="Cambria" w:hAnsi="Cambria"/>
          <w:bCs/>
          <w:sz w:val="28"/>
          <w:szCs w:val="28"/>
        </w:rPr>
        <w:t>were you hiding from</w:t>
      </w:r>
      <w:r>
        <w:rPr>
          <w:rFonts w:ascii="Cambria" w:hAnsi="Cambria"/>
          <w:bCs/>
          <w:sz w:val="28"/>
          <w:szCs w:val="28"/>
        </w:rPr>
        <w:t xml:space="preserve">?’ Clara peeled off her cardigan and gave it to her friend. ‘Jackson Rayne? </w:t>
      </w:r>
      <w:r w:rsidR="00980252">
        <w:rPr>
          <w:rFonts w:ascii="Cambria" w:hAnsi="Cambria"/>
          <w:bCs/>
          <w:sz w:val="28"/>
          <w:szCs w:val="28"/>
        </w:rPr>
        <w:t>But i</w:t>
      </w:r>
      <w:r>
        <w:rPr>
          <w:rFonts w:ascii="Cambria" w:hAnsi="Cambria"/>
          <w:bCs/>
          <w:sz w:val="28"/>
          <w:szCs w:val="28"/>
        </w:rPr>
        <w:t>t’s okay</w:t>
      </w:r>
      <w:r w:rsidR="00980252">
        <w:rPr>
          <w:rFonts w:ascii="Cambria" w:hAnsi="Cambria"/>
          <w:bCs/>
          <w:sz w:val="28"/>
          <w:szCs w:val="28"/>
        </w:rPr>
        <w:t>, Violet, you’re safe now.  H</w:t>
      </w:r>
      <w:r>
        <w:rPr>
          <w:rFonts w:ascii="Cambria" w:hAnsi="Cambria"/>
          <w:bCs/>
          <w:sz w:val="28"/>
          <w:szCs w:val="28"/>
        </w:rPr>
        <w:t>e’s been arrested</w:t>
      </w:r>
      <w:r w:rsidR="00B01C8D">
        <w:rPr>
          <w:rFonts w:ascii="Cambria" w:hAnsi="Cambria"/>
          <w:bCs/>
          <w:sz w:val="28"/>
          <w:szCs w:val="28"/>
        </w:rPr>
        <w:t>, today,</w:t>
      </w:r>
      <w:r>
        <w:rPr>
          <w:rFonts w:ascii="Cambria" w:hAnsi="Cambria"/>
          <w:bCs/>
          <w:sz w:val="28"/>
          <w:szCs w:val="28"/>
        </w:rPr>
        <w:t xml:space="preserve"> for killing Dex.’</w:t>
      </w:r>
    </w:p>
    <w:p w14:paraId="02F63228" w14:textId="6BD52DB1" w:rsidR="00E17882" w:rsidRDefault="00E17882" w:rsidP="001A7811">
      <w:pPr>
        <w:spacing w:line="360" w:lineRule="auto"/>
        <w:contextualSpacing/>
        <w:rPr>
          <w:rFonts w:ascii="Cambria" w:hAnsi="Cambria"/>
          <w:bCs/>
          <w:sz w:val="28"/>
          <w:szCs w:val="28"/>
        </w:rPr>
      </w:pPr>
      <w:r>
        <w:rPr>
          <w:rFonts w:ascii="Cambria" w:hAnsi="Cambria"/>
          <w:bCs/>
          <w:sz w:val="28"/>
          <w:szCs w:val="28"/>
        </w:rPr>
        <w:tab/>
        <w:t xml:space="preserve">‘Dex? Jackson Rayne killed him?’ </w:t>
      </w:r>
      <w:ins w:id="26839" w:author="Claire S" w:date="2026-06-08T17:34:00Z" w16du:dateUtc="2026-06-08T16:34:00Z">
        <w:r w:rsidR="00B4175D">
          <w:rPr>
            <w:rFonts w:ascii="Cambria" w:hAnsi="Cambria"/>
            <w:bCs/>
            <w:sz w:val="28"/>
            <w:szCs w:val="28"/>
          </w:rPr>
          <w:t xml:space="preserve">But </w:t>
        </w:r>
      </w:ins>
      <w:r>
        <w:rPr>
          <w:rFonts w:ascii="Cambria" w:hAnsi="Cambria"/>
          <w:bCs/>
          <w:sz w:val="28"/>
          <w:szCs w:val="28"/>
        </w:rPr>
        <w:t>Violet looked strangely absent</w:t>
      </w:r>
      <w:ins w:id="26840" w:author="Claire S" w:date="2026-06-06T10:15:00Z" w16du:dateUtc="2026-06-06T09:15:00Z">
        <w:r w:rsidR="00646F4C">
          <w:rPr>
            <w:rFonts w:ascii="Cambria" w:hAnsi="Cambria"/>
            <w:bCs/>
            <w:sz w:val="28"/>
            <w:szCs w:val="28"/>
          </w:rPr>
          <w:t>,</w:t>
        </w:r>
      </w:ins>
      <w:r>
        <w:rPr>
          <w:rFonts w:ascii="Cambria" w:hAnsi="Cambria"/>
          <w:bCs/>
          <w:sz w:val="28"/>
          <w:szCs w:val="28"/>
        </w:rPr>
        <w:t xml:space="preserve"> and Clara felt </w:t>
      </w:r>
      <w:del w:id="26841" w:author="Claire S" w:date="2026-06-06T10:15:00Z" w16du:dateUtc="2026-06-06T09:15:00Z">
        <w:r w:rsidDel="00646F4C">
          <w:rPr>
            <w:rFonts w:ascii="Cambria" w:hAnsi="Cambria"/>
            <w:bCs/>
            <w:sz w:val="28"/>
            <w:szCs w:val="28"/>
          </w:rPr>
          <w:delText xml:space="preserve">a shaft of </w:delText>
        </w:r>
      </w:del>
      <w:r>
        <w:rPr>
          <w:rFonts w:ascii="Cambria" w:hAnsi="Cambria"/>
          <w:bCs/>
          <w:sz w:val="28"/>
          <w:szCs w:val="28"/>
        </w:rPr>
        <w:t xml:space="preserve">fear </w:t>
      </w:r>
      <w:ins w:id="26842" w:author="Claire S" w:date="2026-06-05T18:01:00Z" w16du:dateUtc="2026-06-05T17:01:00Z">
        <w:r w:rsidR="00C80E12">
          <w:rPr>
            <w:rFonts w:ascii="Cambria" w:hAnsi="Cambria"/>
            <w:bCs/>
            <w:sz w:val="28"/>
            <w:szCs w:val="28"/>
          </w:rPr>
          <w:t xml:space="preserve">pierce </w:t>
        </w:r>
      </w:ins>
      <w:del w:id="26843" w:author="Claire S" w:date="2026-06-05T18:01:00Z" w16du:dateUtc="2026-06-05T17:01:00Z">
        <w:r w:rsidDel="00C80E12">
          <w:rPr>
            <w:rFonts w:ascii="Cambria" w:hAnsi="Cambria"/>
            <w:bCs/>
            <w:sz w:val="28"/>
            <w:szCs w:val="28"/>
          </w:rPr>
          <w:delText xml:space="preserve">in </w:delText>
        </w:r>
      </w:del>
      <w:r>
        <w:rPr>
          <w:rFonts w:ascii="Cambria" w:hAnsi="Cambria"/>
          <w:bCs/>
          <w:sz w:val="28"/>
          <w:szCs w:val="28"/>
        </w:rPr>
        <w:t xml:space="preserve">her belly. </w:t>
      </w:r>
      <w:r w:rsidR="001128F9">
        <w:rPr>
          <w:rFonts w:ascii="Cambria" w:hAnsi="Cambria"/>
          <w:bCs/>
          <w:sz w:val="28"/>
          <w:szCs w:val="28"/>
        </w:rPr>
        <w:t>‘That man</w:t>
      </w:r>
      <w:r w:rsidR="00B01C8D">
        <w:rPr>
          <w:rFonts w:ascii="Cambria" w:hAnsi="Cambria"/>
          <w:bCs/>
          <w:sz w:val="28"/>
          <w:szCs w:val="28"/>
        </w:rPr>
        <w:t>’</w:t>
      </w:r>
      <w:r w:rsidR="001128F9">
        <w:rPr>
          <w:rFonts w:ascii="Cambria" w:hAnsi="Cambria"/>
          <w:bCs/>
          <w:sz w:val="28"/>
          <w:szCs w:val="28"/>
        </w:rPr>
        <w:t>s a monster, you know</w:t>
      </w:r>
      <w:r w:rsidR="00616C77">
        <w:rPr>
          <w:rFonts w:ascii="Cambria" w:hAnsi="Cambria"/>
          <w:bCs/>
          <w:sz w:val="28"/>
          <w:szCs w:val="28"/>
        </w:rPr>
        <w:t>.</w:t>
      </w:r>
      <w:r w:rsidR="001C6AEC">
        <w:rPr>
          <w:rFonts w:ascii="Cambria" w:hAnsi="Cambria"/>
          <w:bCs/>
          <w:sz w:val="28"/>
          <w:szCs w:val="28"/>
        </w:rPr>
        <w:t xml:space="preserve"> I thought he was coming for me</w:t>
      </w:r>
      <w:r w:rsidR="00913825">
        <w:rPr>
          <w:rFonts w:ascii="Cambria" w:hAnsi="Cambria"/>
          <w:bCs/>
          <w:sz w:val="28"/>
          <w:szCs w:val="28"/>
        </w:rPr>
        <w:t xml:space="preserve"> again</w:t>
      </w:r>
      <w:ins w:id="26844" w:author="Claire S" w:date="2026-06-05T18:02:00Z" w16du:dateUtc="2026-06-05T17:02:00Z">
        <w:r w:rsidR="00C80E12">
          <w:rPr>
            <w:rFonts w:ascii="Cambria" w:hAnsi="Cambria"/>
            <w:bCs/>
            <w:sz w:val="28"/>
            <w:szCs w:val="28"/>
          </w:rPr>
          <w:t>.</w:t>
        </w:r>
      </w:ins>
      <w:del w:id="26845" w:author="Claire S" w:date="2026-06-05T18:02:00Z" w16du:dateUtc="2026-06-05T17:02:00Z">
        <w:r w:rsidR="001C6AEC" w:rsidDel="00C80E12">
          <w:rPr>
            <w:rFonts w:ascii="Cambria" w:hAnsi="Cambria"/>
            <w:bCs/>
            <w:sz w:val="28"/>
            <w:szCs w:val="28"/>
          </w:rPr>
          <w:delText>!</w:delText>
        </w:r>
      </w:del>
      <w:r w:rsidR="00C176CC">
        <w:rPr>
          <w:rFonts w:ascii="Cambria" w:hAnsi="Cambria"/>
          <w:bCs/>
          <w:sz w:val="28"/>
          <w:szCs w:val="28"/>
        </w:rPr>
        <w:t xml:space="preserve"> I thought my life was </w:t>
      </w:r>
      <w:r w:rsidR="00616C77">
        <w:rPr>
          <w:rFonts w:ascii="Cambria" w:hAnsi="Cambria"/>
          <w:bCs/>
          <w:sz w:val="28"/>
          <w:szCs w:val="28"/>
        </w:rPr>
        <w:t>over</w:t>
      </w:r>
      <w:ins w:id="26846" w:author="Daisy Watt" w:date="2026-06-24T13:24:00Z" w16du:dateUtc="2026-06-24T11:24:00Z">
        <w:r w:rsidR="00456AB5">
          <w:rPr>
            <w:rFonts w:ascii="Cambria" w:hAnsi="Cambria"/>
            <w:bCs/>
            <w:sz w:val="28"/>
            <w:szCs w:val="28"/>
          </w:rPr>
          <w:t>.</w:t>
        </w:r>
      </w:ins>
      <w:del w:id="26847" w:author="Daisy Watt" w:date="2026-06-24T13:24:00Z" w16du:dateUtc="2026-06-24T11:24:00Z">
        <w:r w:rsidR="00C176CC" w:rsidDel="00456AB5">
          <w:rPr>
            <w:rFonts w:ascii="Cambria" w:hAnsi="Cambria"/>
            <w:bCs/>
            <w:sz w:val="28"/>
            <w:szCs w:val="28"/>
          </w:rPr>
          <w:delText xml:space="preserve"> -</w:delText>
        </w:r>
      </w:del>
      <w:r w:rsidR="001128F9">
        <w:rPr>
          <w:rFonts w:ascii="Cambria" w:hAnsi="Cambria"/>
          <w:bCs/>
          <w:sz w:val="28"/>
          <w:szCs w:val="28"/>
        </w:rPr>
        <w:t>’</w:t>
      </w:r>
      <w:r w:rsidR="00C176CC">
        <w:rPr>
          <w:rFonts w:ascii="Cambria" w:hAnsi="Cambria"/>
          <w:bCs/>
          <w:sz w:val="28"/>
          <w:szCs w:val="28"/>
        </w:rPr>
        <w:t xml:space="preserve"> Violet let out a sob. ‘It’s been hell.’</w:t>
      </w:r>
    </w:p>
    <w:p w14:paraId="24F097B8" w14:textId="35DE874E" w:rsidR="001C6AEC" w:rsidRDefault="001C6AEC" w:rsidP="001A7811">
      <w:pPr>
        <w:spacing w:line="360" w:lineRule="auto"/>
        <w:contextualSpacing/>
        <w:rPr>
          <w:rFonts w:ascii="Cambria" w:hAnsi="Cambria"/>
          <w:bCs/>
          <w:sz w:val="28"/>
          <w:szCs w:val="28"/>
        </w:rPr>
      </w:pPr>
      <w:r>
        <w:rPr>
          <w:rFonts w:ascii="Cambria" w:hAnsi="Cambria"/>
          <w:bCs/>
          <w:sz w:val="28"/>
          <w:szCs w:val="28"/>
        </w:rPr>
        <w:tab/>
        <w:t>‘</w:t>
      </w:r>
      <w:r w:rsidR="00C176CC">
        <w:rPr>
          <w:rFonts w:ascii="Cambria" w:hAnsi="Cambria"/>
          <w:bCs/>
          <w:sz w:val="28"/>
          <w:szCs w:val="28"/>
        </w:rPr>
        <w:t>Oh my God, Violet, I’m so sorry.</w:t>
      </w:r>
      <w:r w:rsidR="00B01C8D">
        <w:rPr>
          <w:rFonts w:ascii="Cambria" w:hAnsi="Cambria"/>
          <w:bCs/>
          <w:sz w:val="28"/>
          <w:szCs w:val="28"/>
        </w:rPr>
        <w:t xml:space="preserve">’ Clara </w:t>
      </w:r>
      <w:r w:rsidR="00616C77">
        <w:rPr>
          <w:rFonts w:ascii="Cambria" w:hAnsi="Cambria"/>
          <w:bCs/>
          <w:sz w:val="28"/>
          <w:szCs w:val="28"/>
        </w:rPr>
        <w:t>took</w:t>
      </w:r>
      <w:r w:rsidR="00B01C8D">
        <w:rPr>
          <w:rFonts w:ascii="Cambria" w:hAnsi="Cambria"/>
          <w:bCs/>
          <w:sz w:val="28"/>
          <w:szCs w:val="28"/>
        </w:rPr>
        <w:t xml:space="preserve"> her friend’s hand. ‘</w:t>
      </w:r>
      <w:r w:rsidR="00C176CC">
        <w:rPr>
          <w:rFonts w:ascii="Cambria" w:hAnsi="Cambria"/>
          <w:bCs/>
          <w:sz w:val="28"/>
          <w:szCs w:val="28"/>
        </w:rPr>
        <w:t xml:space="preserve">But </w:t>
      </w:r>
      <w:r w:rsidR="0003727B">
        <w:rPr>
          <w:rFonts w:ascii="Cambria" w:hAnsi="Cambria"/>
          <w:bCs/>
          <w:sz w:val="28"/>
          <w:szCs w:val="28"/>
        </w:rPr>
        <w:t>I don’t understand any of it.  Why did he kill Dex?</w:t>
      </w:r>
      <w:r>
        <w:rPr>
          <w:rFonts w:ascii="Cambria" w:hAnsi="Cambria"/>
          <w:bCs/>
          <w:sz w:val="28"/>
          <w:szCs w:val="28"/>
        </w:rPr>
        <w:t>’</w:t>
      </w:r>
    </w:p>
    <w:p w14:paraId="75783D05" w14:textId="77777777" w:rsidR="00616C77" w:rsidRDefault="001C6AEC" w:rsidP="001A7811">
      <w:pPr>
        <w:spacing w:line="360" w:lineRule="auto"/>
        <w:contextualSpacing/>
        <w:rPr>
          <w:rFonts w:ascii="Cambria" w:hAnsi="Cambria"/>
          <w:bCs/>
          <w:sz w:val="28"/>
          <w:szCs w:val="28"/>
        </w:rPr>
      </w:pPr>
      <w:r>
        <w:rPr>
          <w:rFonts w:ascii="Cambria" w:hAnsi="Cambria"/>
          <w:bCs/>
          <w:sz w:val="28"/>
          <w:szCs w:val="28"/>
        </w:rPr>
        <w:tab/>
        <w:t>‘I</w:t>
      </w:r>
      <w:r w:rsidR="0003727B">
        <w:rPr>
          <w:rFonts w:ascii="Cambria" w:hAnsi="Cambria"/>
          <w:bCs/>
          <w:sz w:val="28"/>
          <w:szCs w:val="28"/>
        </w:rPr>
        <w:t xml:space="preserve"> </w:t>
      </w:r>
      <w:r w:rsidR="00913825">
        <w:rPr>
          <w:rFonts w:ascii="Cambria" w:hAnsi="Cambria"/>
          <w:bCs/>
          <w:sz w:val="28"/>
          <w:szCs w:val="28"/>
        </w:rPr>
        <w:t>don’t know</w:t>
      </w:r>
      <w:r w:rsidR="0003727B">
        <w:rPr>
          <w:rFonts w:ascii="Cambria" w:hAnsi="Cambria"/>
          <w:bCs/>
          <w:sz w:val="28"/>
          <w:szCs w:val="28"/>
        </w:rPr>
        <w:t xml:space="preserve">. </w:t>
      </w:r>
      <w:del w:id="26848" w:author="Claire S" w:date="2026-06-08T17:34:00Z" w16du:dateUtc="2026-06-08T16:34:00Z">
        <w:r w:rsidR="0003727B" w:rsidDel="004B6312">
          <w:rPr>
            <w:rFonts w:ascii="Cambria" w:hAnsi="Cambria"/>
            <w:bCs/>
            <w:sz w:val="28"/>
            <w:szCs w:val="28"/>
          </w:rPr>
          <w:delText xml:space="preserve"> </w:delText>
        </w:r>
      </w:del>
      <w:r w:rsidR="0003727B">
        <w:rPr>
          <w:rFonts w:ascii="Cambria" w:hAnsi="Cambria"/>
          <w:bCs/>
          <w:sz w:val="28"/>
          <w:szCs w:val="28"/>
        </w:rPr>
        <w:t>I think i</w:t>
      </w:r>
      <w:r>
        <w:rPr>
          <w:rFonts w:ascii="Cambria" w:hAnsi="Cambria"/>
          <w:bCs/>
          <w:sz w:val="28"/>
          <w:szCs w:val="28"/>
        </w:rPr>
        <w:t>t’s a long story</w:t>
      </w:r>
      <w:r w:rsidR="0003727B">
        <w:rPr>
          <w:rFonts w:ascii="Cambria" w:hAnsi="Cambria"/>
          <w:bCs/>
          <w:sz w:val="28"/>
          <w:szCs w:val="28"/>
        </w:rPr>
        <w:t>, like, about the real Jackson, and who he real</w:t>
      </w:r>
      <w:r w:rsidR="00C176CC">
        <w:rPr>
          <w:rFonts w:ascii="Cambria" w:hAnsi="Cambria"/>
          <w:bCs/>
          <w:sz w:val="28"/>
          <w:szCs w:val="28"/>
        </w:rPr>
        <w:t>ly is</w:t>
      </w:r>
      <w:r w:rsidR="0070625F">
        <w:rPr>
          <w:rFonts w:ascii="Cambria" w:hAnsi="Cambria"/>
          <w:bCs/>
          <w:sz w:val="28"/>
          <w:szCs w:val="28"/>
        </w:rPr>
        <w:t xml:space="preserve">. I think his history is </w:t>
      </w:r>
      <w:r w:rsidR="00616C77">
        <w:rPr>
          <w:rFonts w:ascii="Cambria" w:hAnsi="Cambria"/>
          <w:bCs/>
          <w:sz w:val="28"/>
          <w:szCs w:val="28"/>
        </w:rPr>
        <w:t xml:space="preserve">all </w:t>
      </w:r>
      <w:r w:rsidR="0070625F">
        <w:rPr>
          <w:rFonts w:ascii="Cambria" w:hAnsi="Cambria"/>
          <w:bCs/>
          <w:sz w:val="28"/>
          <w:szCs w:val="28"/>
        </w:rPr>
        <w:t>made up.</w:t>
      </w:r>
      <w:r>
        <w:rPr>
          <w:rFonts w:ascii="Cambria" w:hAnsi="Cambria"/>
          <w:bCs/>
          <w:sz w:val="28"/>
          <w:szCs w:val="28"/>
        </w:rPr>
        <w:t xml:space="preserve">’ Violet shut her eyes and breathed deeply. </w:t>
      </w:r>
    </w:p>
    <w:p w14:paraId="7E5906D6" w14:textId="739D5F14" w:rsidR="00616C77" w:rsidRDefault="00616C77" w:rsidP="001A7811">
      <w:pPr>
        <w:spacing w:line="360" w:lineRule="auto"/>
        <w:contextualSpacing/>
        <w:rPr>
          <w:rFonts w:ascii="Cambria" w:hAnsi="Cambria"/>
          <w:bCs/>
          <w:sz w:val="28"/>
          <w:szCs w:val="28"/>
        </w:rPr>
      </w:pPr>
      <w:r>
        <w:rPr>
          <w:rFonts w:ascii="Cambria" w:hAnsi="Cambria"/>
          <w:bCs/>
          <w:sz w:val="28"/>
          <w:szCs w:val="28"/>
        </w:rPr>
        <w:tab/>
        <w:t>‘Yeah, that’s starting to come out</w:t>
      </w:r>
      <w:ins w:id="26849" w:author="Daisy Watt" w:date="2026-06-24T13:24:00Z" w16du:dateUtc="2026-06-24T11:24:00Z">
        <w:r w:rsidR="00E55A21">
          <w:rPr>
            <w:rFonts w:ascii="Cambria" w:hAnsi="Cambria"/>
            <w:bCs/>
            <w:sz w:val="28"/>
            <w:szCs w:val="28"/>
          </w:rPr>
          <w:t>,</w:t>
        </w:r>
      </w:ins>
      <w:r>
        <w:rPr>
          <w:rFonts w:ascii="Cambria" w:hAnsi="Cambria"/>
          <w:bCs/>
          <w:sz w:val="28"/>
          <w:szCs w:val="28"/>
        </w:rPr>
        <w:t xml:space="preserve"> now.  His name’s not </w:t>
      </w:r>
      <w:ins w:id="26850" w:author="Claire S" w:date="2026-06-05T18:02:00Z" w16du:dateUtc="2026-06-05T17:02:00Z">
        <w:r w:rsidR="004645A9">
          <w:rPr>
            <w:rFonts w:ascii="Cambria" w:hAnsi="Cambria"/>
            <w:bCs/>
            <w:sz w:val="28"/>
            <w:szCs w:val="28"/>
          </w:rPr>
          <w:t xml:space="preserve">even </w:t>
        </w:r>
      </w:ins>
      <w:r>
        <w:rPr>
          <w:rFonts w:ascii="Cambria" w:hAnsi="Cambria"/>
          <w:bCs/>
          <w:sz w:val="28"/>
          <w:szCs w:val="28"/>
        </w:rPr>
        <w:t>Jackson</w:t>
      </w:r>
      <w:del w:id="26851" w:author="Daisy Watt" w:date="2026-06-24T13:25:00Z" w16du:dateUtc="2026-06-24T11:25:00Z">
        <w:r w:rsidDel="00125050">
          <w:rPr>
            <w:rFonts w:ascii="Cambria" w:hAnsi="Cambria"/>
            <w:bCs/>
            <w:sz w:val="28"/>
            <w:szCs w:val="28"/>
          </w:rPr>
          <w:delText>,</w:delText>
        </w:r>
      </w:del>
      <w:ins w:id="26852" w:author="Daisy Watt" w:date="2026-06-24T13:25:00Z" w16du:dateUtc="2026-06-24T11:25:00Z">
        <w:r w:rsidR="00125050">
          <w:rPr>
            <w:rFonts w:ascii="Cambria" w:hAnsi="Cambria"/>
            <w:bCs/>
            <w:sz w:val="28"/>
            <w:szCs w:val="28"/>
          </w:rPr>
          <w:t>;</w:t>
        </w:r>
      </w:ins>
      <w:r>
        <w:rPr>
          <w:rFonts w:ascii="Cambria" w:hAnsi="Cambria"/>
          <w:bCs/>
          <w:sz w:val="28"/>
          <w:szCs w:val="28"/>
        </w:rPr>
        <w:t xml:space="preserve"> he wasn’t in the Marines</w:t>
      </w:r>
      <w:ins w:id="26853" w:author="Claire S" w:date="2026-06-05T18:02:00Z" w16du:dateUtc="2026-06-05T17:02:00Z">
        <w:del w:id="26854" w:author="Daisy Watt" w:date="2026-06-24T13:25:00Z" w16du:dateUtc="2026-06-24T11:25:00Z">
          <w:r w:rsidR="004645A9" w:rsidDel="00125050">
            <w:rPr>
              <w:rFonts w:ascii="Cambria" w:hAnsi="Cambria"/>
              <w:bCs/>
              <w:sz w:val="28"/>
              <w:szCs w:val="28"/>
            </w:rPr>
            <w:delText>,</w:delText>
          </w:r>
        </w:del>
      </w:ins>
      <w:ins w:id="26855" w:author="Daisy Watt" w:date="2026-06-24T13:25:00Z" w16du:dateUtc="2026-06-24T11:25:00Z">
        <w:r w:rsidR="00125050">
          <w:rPr>
            <w:rFonts w:ascii="Cambria" w:hAnsi="Cambria"/>
            <w:bCs/>
            <w:sz w:val="28"/>
            <w:szCs w:val="28"/>
          </w:rPr>
          <w:t>.</w:t>
        </w:r>
      </w:ins>
      <w:ins w:id="26856" w:author="Claire S" w:date="2026-06-05T18:02:00Z" w16du:dateUtc="2026-06-05T17:02:00Z">
        <w:r w:rsidR="004645A9">
          <w:rPr>
            <w:rFonts w:ascii="Cambria" w:hAnsi="Cambria"/>
            <w:bCs/>
            <w:sz w:val="28"/>
            <w:szCs w:val="28"/>
          </w:rPr>
          <w:t xml:space="preserve"> I guessed that</w:t>
        </w:r>
      </w:ins>
      <w:ins w:id="26857" w:author="Daisy Watt" w:date="2026-06-24T13:25:00Z" w16du:dateUtc="2026-06-24T11:25:00Z">
        <w:r w:rsidR="00125050">
          <w:rPr>
            <w:rFonts w:ascii="Cambria" w:hAnsi="Cambria"/>
            <w:bCs/>
            <w:sz w:val="28"/>
            <w:szCs w:val="28"/>
          </w:rPr>
          <w:t>,</w:t>
        </w:r>
      </w:ins>
      <w:ins w:id="26858" w:author="Claire S" w:date="2026-06-05T18:02:00Z" w16du:dateUtc="2026-06-05T17:02:00Z">
        <w:r w:rsidR="004645A9">
          <w:rPr>
            <w:rFonts w:ascii="Cambria" w:hAnsi="Cambria"/>
            <w:bCs/>
            <w:sz w:val="28"/>
            <w:szCs w:val="28"/>
          </w:rPr>
          <w:t xml:space="preserve"> a few days ago</w:t>
        </w:r>
      </w:ins>
      <w:r>
        <w:rPr>
          <w:rFonts w:ascii="Cambria" w:hAnsi="Cambria"/>
          <w:bCs/>
          <w:sz w:val="28"/>
          <w:szCs w:val="28"/>
        </w:rPr>
        <w:t>.’</w:t>
      </w:r>
    </w:p>
    <w:p w14:paraId="293AE6B7" w14:textId="40FBEEB0" w:rsidR="001C6AEC" w:rsidRDefault="001C6AEC" w:rsidP="00616C77">
      <w:pPr>
        <w:spacing w:line="360" w:lineRule="auto"/>
        <w:ind w:firstLine="720"/>
        <w:contextualSpacing/>
        <w:rPr>
          <w:rFonts w:ascii="Cambria" w:hAnsi="Cambria"/>
          <w:bCs/>
          <w:sz w:val="28"/>
          <w:szCs w:val="28"/>
        </w:rPr>
      </w:pPr>
      <w:r>
        <w:rPr>
          <w:rFonts w:ascii="Cambria" w:hAnsi="Cambria"/>
          <w:bCs/>
          <w:sz w:val="28"/>
          <w:szCs w:val="28"/>
        </w:rPr>
        <w:t>‘</w:t>
      </w:r>
      <w:r w:rsidR="00616C77">
        <w:rPr>
          <w:rFonts w:ascii="Cambria" w:hAnsi="Cambria"/>
          <w:bCs/>
          <w:sz w:val="28"/>
          <w:szCs w:val="28"/>
        </w:rPr>
        <w:t xml:space="preserve">No surprise. </w:t>
      </w:r>
      <w:del w:id="26859" w:author="Claire S" w:date="2026-06-08T17:34:00Z" w16du:dateUtc="2026-06-08T16:34:00Z">
        <w:r w:rsidDel="004B6312">
          <w:rPr>
            <w:rFonts w:ascii="Cambria" w:hAnsi="Cambria"/>
            <w:bCs/>
            <w:sz w:val="28"/>
            <w:szCs w:val="28"/>
          </w:rPr>
          <w:delText>Honestly</w:delText>
        </w:r>
        <w:r w:rsidR="00B31E62" w:rsidDel="004B6312">
          <w:rPr>
            <w:rFonts w:ascii="Cambria" w:hAnsi="Cambria"/>
            <w:bCs/>
            <w:sz w:val="28"/>
            <w:szCs w:val="28"/>
          </w:rPr>
          <w:delText>,</w:delText>
        </w:r>
        <w:r w:rsidDel="004B6312">
          <w:rPr>
            <w:rFonts w:ascii="Cambria" w:hAnsi="Cambria"/>
            <w:bCs/>
            <w:sz w:val="28"/>
            <w:szCs w:val="28"/>
          </w:rPr>
          <w:delText xml:space="preserve"> </w:delText>
        </w:r>
      </w:del>
      <w:r>
        <w:rPr>
          <w:rFonts w:ascii="Cambria" w:hAnsi="Cambria"/>
          <w:bCs/>
          <w:sz w:val="28"/>
          <w:szCs w:val="28"/>
        </w:rPr>
        <w:t>I’ve been hiding down there for days</w:t>
      </w:r>
      <w:del w:id="26860" w:author="Claire S" w:date="2026-06-08T17:35:00Z" w16du:dateUtc="2026-06-08T16:35:00Z">
        <w:r w:rsidDel="004B6312">
          <w:rPr>
            <w:rFonts w:ascii="Cambria" w:hAnsi="Cambria"/>
            <w:bCs/>
            <w:sz w:val="28"/>
            <w:szCs w:val="28"/>
          </w:rPr>
          <w:delText>,</w:delText>
        </w:r>
      </w:del>
      <w:ins w:id="26861" w:author="Claire S" w:date="2026-06-08T17:35:00Z" w16du:dateUtc="2026-06-08T16:35:00Z">
        <w:r w:rsidR="004B6312">
          <w:rPr>
            <w:rFonts w:ascii="Cambria" w:hAnsi="Cambria"/>
            <w:bCs/>
            <w:sz w:val="28"/>
            <w:szCs w:val="28"/>
          </w:rPr>
          <w:t xml:space="preserve"> and,</w:t>
        </w:r>
      </w:ins>
      <w:r>
        <w:rPr>
          <w:rFonts w:ascii="Cambria" w:hAnsi="Cambria"/>
          <w:bCs/>
          <w:sz w:val="28"/>
          <w:szCs w:val="28"/>
        </w:rPr>
        <w:t xml:space="preserve"> </w:t>
      </w:r>
      <w:ins w:id="26862" w:author="Claire S" w:date="2026-06-08T17:34:00Z" w16du:dateUtc="2026-06-08T16:34:00Z">
        <w:r w:rsidR="004B6312">
          <w:rPr>
            <w:rFonts w:ascii="Cambria" w:hAnsi="Cambria"/>
            <w:bCs/>
            <w:sz w:val="28"/>
            <w:szCs w:val="28"/>
          </w:rPr>
          <w:t xml:space="preserve">honestly, </w:t>
        </w:r>
      </w:ins>
      <w:r>
        <w:rPr>
          <w:rFonts w:ascii="Cambria" w:hAnsi="Cambria"/>
          <w:bCs/>
          <w:sz w:val="28"/>
          <w:szCs w:val="28"/>
        </w:rPr>
        <w:t>I thought I’d never dare come out.’</w:t>
      </w:r>
    </w:p>
    <w:p w14:paraId="22196E59" w14:textId="77193576" w:rsidR="00B31E62" w:rsidRDefault="00B31E62" w:rsidP="001A7811">
      <w:pPr>
        <w:spacing w:line="360" w:lineRule="auto"/>
        <w:contextualSpacing/>
        <w:rPr>
          <w:rFonts w:ascii="Cambria" w:hAnsi="Cambria"/>
          <w:bCs/>
          <w:sz w:val="28"/>
          <w:szCs w:val="28"/>
        </w:rPr>
      </w:pPr>
      <w:r>
        <w:rPr>
          <w:rFonts w:ascii="Cambria" w:hAnsi="Cambria"/>
          <w:bCs/>
          <w:sz w:val="28"/>
          <w:szCs w:val="28"/>
        </w:rPr>
        <w:tab/>
        <w:t>‘</w:t>
      </w:r>
      <w:r w:rsidR="00C176CC">
        <w:rPr>
          <w:rFonts w:ascii="Cambria" w:hAnsi="Cambria"/>
          <w:bCs/>
          <w:sz w:val="28"/>
          <w:szCs w:val="28"/>
        </w:rPr>
        <w:t>Thank God I had a meeting here</w:t>
      </w:r>
      <w:del w:id="26863" w:author="Daisy Watt" w:date="2026-06-24T13:25:00Z" w16du:dateUtc="2026-06-24T11:25:00Z">
        <w:r w:rsidR="00C176CC" w:rsidDel="005B1896">
          <w:rPr>
            <w:rFonts w:ascii="Cambria" w:hAnsi="Cambria"/>
            <w:bCs/>
            <w:sz w:val="28"/>
            <w:szCs w:val="28"/>
          </w:rPr>
          <w:delText>,</w:delText>
        </w:r>
      </w:del>
      <w:ins w:id="26864" w:author="Daisy Watt" w:date="2026-06-24T13:25:00Z" w16du:dateUtc="2026-06-24T11:25:00Z">
        <w:r w:rsidR="005B1896">
          <w:rPr>
            <w:rFonts w:ascii="Cambria" w:hAnsi="Cambria"/>
            <w:bCs/>
            <w:sz w:val="28"/>
            <w:szCs w:val="28"/>
          </w:rPr>
          <w:t>.</w:t>
        </w:r>
      </w:ins>
      <w:r w:rsidR="00C176CC">
        <w:rPr>
          <w:rFonts w:ascii="Cambria" w:hAnsi="Cambria"/>
          <w:bCs/>
          <w:sz w:val="28"/>
          <w:szCs w:val="28"/>
        </w:rPr>
        <w:t xml:space="preserve">’ Clara had forgotten </w:t>
      </w:r>
      <w:r w:rsidR="00616C77">
        <w:rPr>
          <w:rFonts w:ascii="Cambria" w:hAnsi="Cambria"/>
          <w:bCs/>
          <w:sz w:val="28"/>
          <w:szCs w:val="28"/>
        </w:rPr>
        <w:t xml:space="preserve">all </w:t>
      </w:r>
      <w:r w:rsidR="00C176CC">
        <w:rPr>
          <w:rFonts w:ascii="Cambria" w:hAnsi="Cambria"/>
          <w:bCs/>
          <w:sz w:val="28"/>
          <w:szCs w:val="28"/>
        </w:rPr>
        <w:t>about Savannah</w:t>
      </w:r>
      <w:r w:rsidR="00913825">
        <w:rPr>
          <w:rFonts w:ascii="Cambria" w:hAnsi="Cambria"/>
          <w:bCs/>
          <w:sz w:val="28"/>
          <w:szCs w:val="28"/>
        </w:rPr>
        <w:t>;</w:t>
      </w:r>
      <w:r w:rsidR="00C176CC">
        <w:rPr>
          <w:rFonts w:ascii="Cambria" w:hAnsi="Cambria"/>
          <w:bCs/>
          <w:sz w:val="28"/>
          <w:szCs w:val="28"/>
        </w:rPr>
        <w:t xml:space="preserve"> presumably</w:t>
      </w:r>
      <w:ins w:id="26865" w:author="Daisy Watt" w:date="2026-06-24T13:25:00Z" w16du:dateUtc="2026-06-24T11:25:00Z">
        <w:r w:rsidR="005B1896">
          <w:rPr>
            <w:rFonts w:ascii="Cambria" w:hAnsi="Cambria"/>
            <w:bCs/>
            <w:sz w:val="28"/>
            <w:szCs w:val="28"/>
          </w:rPr>
          <w:t>,</w:t>
        </w:r>
      </w:ins>
      <w:r w:rsidR="00913825">
        <w:rPr>
          <w:rFonts w:ascii="Cambria" w:hAnsi="Cambria"/>
          <w:bCs/>
          <w:sz w:val="28"/>
          <w:szCs w:val="28"/>
        </w:rPr>
        <w:t xml:space="preserve"> she’d</w:t>
      </w:r>
      <w:r w:rsidR="00C176CC">
        <w:rPr>
          <w:rFonts w:ascii="Cambria" w:hAnsi="Cambria"/>
          <w:bCs/>
          <w:sz w:val="28"/>
          <w:szCs w:val="28"/>
        </w:rPr>
        <w:t xml:space="preserve"> be along in a minute. ‘</w:t>
      </w:r>
      <w:r>
        <w:rPr>
          <w:rFonts w:ascii="Cambria" w:hAnsi="Cambria"/>
          <w:bCs/>
          <w:sz w:val="28"/>
          <w:szCs w:val="28"/>
        </w:rPr>
        <w:t>Let’s get you somewhere warmer and safer</w:t>
      </w:r>
      <w:r w:rsidR="00C176CC">
        <w:rPr>
          <w:rFonts w:ascii="Cambria" w:hAnsi="Cambria"/>
          <w:bCs/>
          <w:sz w:val="28"/>
          <w:szCs w:val="28"/>
        </w:rPr>
        <w:t>.  Do you think</w:t>
      </w:r>
      <w:r w:rsidR="0070625F">
        <w:rPr>
          <w:rFonts w:ascii="Cambria" w:hAnsi="Cambria"/>
          <w:bCs/>
          <w:sz w:val="28"/>
          <w:szCs w:val="28"/>
        </w:rPr>
        <w:t xml:space="preserve"> </w:t>
      </w:r>
      <w:r w:rsidR="00C176CC">
        <w:rPr>
          <w:rFonts w:ascii="Cambria" w:hAnsi="Cambria"/>
          <w:bCs/>
          <w:sz w:val="28"/>
          <w:szCs w:val="28"/>
        </w:rPr>
        <w:t>you</w:t>
      </w:r>
      <w:r>
        <w:rPr>
          <w:rFonts w:ascii="Cambria" w:hAnsi="Cambria"/>
          <w:bCs/>
          <w:sz w:val="28"/>
          <w:szCs w:val="28"/>
        </w:rPr>
        <w:t xml:space="preserve"> </w:t>
      </w:r>
      <w:del w:id="26866" w:author="Claire S" w:date="2026-06-05T18:02:00Z" w16du:dateUtc="2026-06-05T17:02:00Z">
        <w:r w:rsidR="00616C77" w:rsidDel="00136DEE">
          <w:rPr>
            <w:rFonts w:ascii="Cambria" w:hAnsi="Cambria"/>
            <w:bCs/>
            <w:sz w:val="28"/>
            <w:szCs w:val="28"/>
          </w:rPr>
          <w:delText xml:space="preserve">should </w:delText>
        </w:r>
        <w:r w:rsidDel="00136DEE">
          <w:rPr>
            <w:rFonts w:ascii="Cambria" w:hAnsi="Cambria"/>
            <w:bCs/>
            <w:sz w:val="28"/>
            <w:szCs w:val="28"/>
          </w:rPr>
          <w:delText>go</w:delText>
        </w:r>
      </w:del>
      <w:ins w:id="26867" w:author="Claire S" w:date="2026-06-05T18:02:00Z" w16du:dateUtc="2026-06-05T17:02:00Z">
        <w:r w:rsidR="00136DEE">
          <w:rPr>
            <w:rFonts w:ascii="Cambria" w:hAnsi="Cambria"/>
            <w:bCs/>
            <w:sz w:val="28"/>
            <w:szCs w:val="28"/>
          </w:rPr>
          <w:t>need</w:t>
        </w:r>
      </w:ins>
      <w:del w:id="26868" w:author="Claire S" w:date="2026-06-05T18:02:00Z" w16du:dateUtc="2026-06-05T17:02:00Z">
        <w:r w:rsidDel="00136DEE">
          <w:rPr>
            <w:rFonts w:ascii="Cambria" w:hAnsi="Cambria"/>
            <w:bCs/>
            <w:sz w:val="28"/>
            <w:szCs w:val="28"/>
          </w:rPr>
          <w:delText xml:space="preserve"> to</w:delText>
        </w:r>
      </w:del>
      <w:r>
        <w:rPr>
          <w:rFonts w:ascii="Cambria" w:hAnsi="Cambria"/>
          <w:bCs/>
          <w:sz w:val="28"/>
          <w:szCs w:val="28"/>
        </w:rPr>
        <w:t xml:space="preserve"> A &amp; E?’</w:t>
      </w:r>
    </w:p>
    <w:p w14:paraId="7957FBAC" w14:textId="20465072" w:rsidR="00913825" w:rsidRDefault="00B31E62" w:rsidP="001A7811">
      <w:pPr>
        <w:spacing w:line="360" w:lineRule="auto"/>
        <w:contextualSpacing/>
        <w:rPr>
          <w:rFonts w:ascii="Cambria" w:hAnsi="Cambria"/>
          <w:bCs/>
          <w:sz w:val="28"/>
          <w:szCs w:val="28"/>
        </w:rPr>
      </w:pPr>
      <w:r>
        <w:rPr>
          <w:rFonts w:ascii="Cambria" w:hAnsi="Cambria"/>
          <w:bCs/>
          <w:sz w:val="28"/>
          <w:szCs w:val="28"/>
        </w:rPr>
        <w:tab/>
        <w:t>‘</w:t>
      </w:r>
      <w:r w:rsidR="00913825">
        <w:rPr>
          <w:rFonts w:ascii="Cambria" w:hAnsi="Cambria"/>
          <w:bCs/>
          <w:sz w:val="28"/>
          <w:szCs w:val="28"/>
        </w:rPr>
        <w:t xml:space="preserve">I don’t know. </w:t>
      </w:r>
      <w:r>
        <w:rPr>
          <w:rFonts w:ascii="Cambria" w:hAnsi="Cambria"/>
          <w:bCs/>
          <w:sz w:val="28"/>
          <w:szCs w:val="28"/>
        </w:rPr>
        <w:t>Clara</w:t>
      </w:r>
      <w:del w:id="26869" w:author="Daisy Watt" w:date="2026-06-24T13:25:00Z" w16du:dateUtc="2026-06-24T11:25:00Z">
        <w:r w:rsidDel="00F00E0F">
          <w:rPr>
            <w:rFonts w:ascii="Cambria" w:hAnsi="Cambria"/>
            <w:bCs/>
            <w:sz w:val="28"/>
            <w:szCs w:val="28"/>
          </w:rPr>
          <w:delText>,</w:delText>
        </w:r>
      </w:del>
      <w:ins w:id="26870" w:author="Daisy Watt" w:date="2026-06-24T13:25:00Z" w16du:dateUtc="2026-06-24T11:25:00Z">
        <w:r w:rsidR="00F00E0F">
          <w:rPr>
            <w:rFonts w:ascii="Cambria" w:hAnsi="Cambria"/>
            <w:bCs/>
            <w:sz w:val="28"/>
            <w:szCs w:val="28"/>
          </w:rPr>
          <w:t>?</w:t>
        </w:r>
      </w:ins>
      <w:r>
        <w:rPr>
          <w:rFonts w:ascii="Cambria" w:hAnsi="Cambria"/>
          <w:bCs/>
          <w:sz w:val="28"/>
          <w:szCs w:val="28"/>
        </w:rPr>
        <w:t xml:space="preserve">’ Violet put </w:t>
      </w:r>
      <w:r w:rsidR="00913825">
        <w:rPr>
          <w:rFonts w:ascii="Cambria" w:hAnsi="Cambria"/>
          <w:bCs/>
          <w:sz w:val="28"/>
          <w:szCs w:val="28"/>
        </w:rPr>
        <w:t>a</w:t>
      </w:r>
      <w:r>
        <w:rPr>
          <w:rFonts w:ascii="Cambria" w:hAnsi="Cambria"/>
          <w:bCs/>
          <w:sz w:val="28"/>
          <w:szCs w:val="28"/>
        </w:rPr>
        <w:t xml:space="preserve"> cold little hand on Clara’s arm. ‘</w:t>
      </w:r>
      <w:r w:rsidR="0003727B">
        <w:rPr>
          <w:rFonts w:ascii="Cambria" w:hAnsi="Cambria"/>
          <w:bCs/>
          <w:sz w:val="28"/>
          <w:szCs w:val="28"/>
        </w:rPr>
        <w:t xml:space="preserve">I’m so hungry, I feel really </w:t>
      </w:r>
      <w:r w:rsidR="00C176CC">
        <w:rPr>
          <w:rFonts w:ascii="Cambria" w:hAnsi="Cambria"/>
          <w:bCs/>
          <w:sz w:val="28"/>
          <w:szCs w:val="28"/>
        </w:rPr>
        <w:t>faint</w:t>
      </w:r>
      <w:r w:rsidR="0003727B">
        <w:rPr>
          <w:rFonts w:ascii="Cambria" w:hAnsi="Cambria"/>
          <w:bCs/>
          <w:sz w:val="28"/>
          <w:szCs w:val="28"/>
        </w:rPr>
        <w:t>.</w:t>
      </w:r>
      <w:r w:rsidR="00913825">
        <w:rPr>
          <w:rFonts w:ascii="Cambria" w:hAnsi="Cambria"/>
          <w:bCs/>
          <w:sz w:val="28"/>
          <w:szCs w:val="28"/>
        </w:rPr>
        <w:t>’</w:t>
      </w:r>
    </w:p>
    <w:p w14:paraId="5015BEFC" w14:textId="249678A9" w:rsidR="0003727B" w:rsidRDefault="0003727B" w:rsidP="001A7811">
      <w:pPr>
        <w:spacing w:line="360" w:lineRule="auto"/>
        <w:contextualSpacing/>
        <w:rPr>
          <w:rFonts w:ascii="Cambria" w:hAnsi="Cambria"/>
          <w:bCs/>
          <w:sz w:val="28"/>
          <w:szCs w:val="28"/>
        </w:rPr>
      </w:pPr>
      <w:r>
        <w:rPr>
          <w:rFonts w:ascii="Cambria" w:hAnsi="Cambria"/>
          <w:bCs/>
          <w:sz w:val="28"/>
          <w:szCs w:val="28"/>
        </w:rPr>
        <w:tab/>
        <w:t>‘Oh</w:t>
      </w:r>
      <w:ins w:id="26871" w:author="Daisy Watt" w:date="2026-06-24T13:26:00Z" w16du:dateUtc="2026-06-24T11:26:00Z">
        <w:r w:rsidR="008F392D">
          <w:rPr>
            <w:rFonts w:ascii="Cambria" w:hAnsi="Cambria"/>
            <w:bCs/>
            <w:sz w:val="28"/>
            <w:szCs w:val="28"/>
          </w:rPr>
          <w:t>,</w:t>
        </w:r>
      </w:ins>
      <w:r w:rsidR="00C176CC">
        <w:rPr>
          <w:rFonts w:ascii="Cambria" w:hAnsi="Cambria"/>
          <w:bCs/>
          <w:sz w:val="28"/>
          <w:szCs w:val="28"/>
        </w:rPr>
        <w:t xml:space="preserve"> of course</w:t>
      </w:r>
      <w:del w:id="26872" w:author="Daisy Watt" w:date="2026-06-24T13:26:00Z" w16du:dateUtc="2026-06-24T11:26:00Z">
        <w:r w:rsidDel="008F392D">
          <w:rPr>
            <w:rFonts w:ascii="Cambria" w:hAnsi="Cambria"/>
            <w:bCs/>
            <w:sz w:val="28"/>
            <w:szCs w:val="28"/>
          </w:rPr>
          <w:delText>,</w:delText>
        </w:r>
      </w:del>
      <w:ins w:id="26873" w:author="Daisy Watt" w:date="2026-06-24T13:26:00Z" w16du:dateUtc="2026-06-24T11:26:00Z">
        <w:r w:rsidR="008F392D">
          <w:rPr>
            <w:rFonts w:ascii="Cambria" w:hAnsi="Cambria"/>
            <w:bCs/>
            <w:sz w:val="28"/>
            <w:szCs w:val="28"/>
          </w:rPr>
          <w:t>.</w:t>
        </w:r>
      </w:ins>
      <w:r>
        <w:rPr>
          <w:rFonts w:ascii="Cambria" w:hAnsi="Cambria"/>
          <w:bCs/>
          <w:sz w:val="28"/>
          <w:szCs w:val="28"/>
        </w:rPr>
        <w:t xml:space="preserve">’ Clara </w:t>
      </w:r>
      <w:r w:rsidR="005B203F">
        <w:rPr>
          <w:rFonts w:ascii="Cambria" w:hAnsi="Cambria"/>
          <w:bCs/>
          <w:sz w:val="28"/>
          <w:szCs w:val="28"/>
        </w:rPr>
        <w:t>felt</w:t>
      </w:r>
      <w:r w:rsidR="007A6304">
        <w:rPr>
          <w:rFonts w:ascii="Cambria" w:hAnsi="Cambria"/>
          <w:bCs/>
          <w:sz w:val="28"/>
          <w:szCs w:val="28"/>
        </w:rPr>
        <w:t xml:space="preserve"> foolish</w:t>
      </w:r>
      <w:r>
        <w:rPr>
          <w:rFonts w:ascii="Cambria" w:hAnsi="Cambria"/>
          <w:bCs/>
          <w:sz w:val="28"/>
          <w:szCs w:val="28"/>
        </w:rPr>
        <w:t>. ‘</w:t>
      </w:r>
      <w:r w:rsidR="005B203F">
        <w:rPr>
          <w:rFonts w:ascii="Cambria" w:hAnsi="Cambria"/>
          <w:bCs/>
          <w:sz w:val="28"/>
          <w:szCs w:val="28"/>
        </w:rPr>
        <w:t xml:space="preserve">Sorry. </w:t>
      </w:r>
      <w:r w:rsidR="00E209F2">
        <w:rPr>
          <w:rFonts w:ascii="Cambria" w:hAnsi="Cambria"/>
          <w:bCs/>
          <w:sz w:val="28"/>
          <w:szCs w:val="28"/>
        </w:rPr>
        <w:t>There’s nothing to eat here, bu</w:t>
      </w:r>
      <w:ins w:id="26874" w:author="Daisy Watt" w:date="2026-06-24T13:26:00Z" w16du:dateUtc="2026-06-24T11:26:00Z">
        <w:r w:rsidR="00A065A0">
          <w:rPr>
            <w:rFonts w:ascii="Cambria" w:hAnsi="Cambria"/>
            <w:bCs/>
            <w:sz w:val="28"/>
            <w:szCs w:val="28"/>
          </w:rPr>
          <w:t>t…</w:t>
        </w:r>
      </w:ins>
      <w:del w:id="26875" w:author="Daisy Watt" w:date="2026-06-24T13:26:00Z" w16du:dateUtc="2026-06-24T11:26:00Z">
        <w:r w:rsidR="00E209F2" w:rsidDel="00A065A0">
          <w:rPr>
            <w:rFonts w:ascii="Cambria" w:hAnsi="Cambria"/>
            <w:bCs/>
            <w:sz w:val="28"/>
            <w:szCs w:val="28"/>
          </w:rPr>
          <w:delText>t –</w:delText>
        </w:r>
      </w:del>
      <w:r w:rsidR="00E209F2">
        <w:rPr>
          <w:rFonts w:ascii="Cambria" w:hAnsi="Cambria"/>
          <w:bCs/>
          <w:sz w:val="28"/>
          <w:szCs w:val="28"/>
        </w:rPr>
        <w:t xml:space="preserve"> </w:t>
      </w:r>
      <w:r>
        <w:rPr>
          <w:rFonts w:ascii="Cambria" w:hAnsi="Cambria"/>
          <w:bCs/>
          <w:sz w:val="28"/>
          <w:szCs w:val="28"/>
        </w:rPr>
        <w:t>I</w:t>
      </w:r>
      <w:r w:rsidR="00E209F2">
        <w:rPr>
          <w:rFonts w:ascii="Cambria" w:hAnsi="Cambria"/>
          <w:bCs/>
          <w:sz w:val="28"/>
          <w:szCs w:val="28"/>
        </w:rPr>
        <w:t xml:space="preserve"> can</w:t>
      </w:r>
      <w:r>
        <w:rPr>
          <w:rFonts w:ascii="Cambria" w:hAnsi="Cambria"/>
          <w:bCs/>
          <w:sz w:val="28"/>
          <w:szCs w:val="28"/>
        </w:rPr>
        <w:t xml:space="preserve"> </w:t>
      </w:r>
      <w:r w:rsidR="007A6304">
        <w:rPr>
          <w:rFonts w:ascii="Cambria" w:hAnsi="Cambria"/>
          <w:bCs/>
          <w:sz w:val="28"/>
          <w:szCs w:val="28"/>
        </w:rPr>
        <w:t>run up</w:t>
      </w:r>
      <w:r>
        <w:rPr>
          <w:rFonts w:ascii="Cambria" w:hAnsi="Cambria"/>
          <w:bCs/>
          <w:sz w:val="28"/>
          <w:szCs w:val="28"/>
        </w:rPr>
        <w:t xml:space="preserve"> to the upstairs café</w:t>
      </w:r>
      <w:r w:rsidR="00E209F2">
        <w:rPr>
          <w:rFonts w:ascii="Cambria" w:hAnsi="Cambria"/>
          <w:bCs/>
          <w:sz w:val="28"/>
          <w:szCs w:val="28"/>
        </w:rPr>
        <w:t>,</w:t>
      </w:r>
      <w:r>
        <w:rPr>
          <w:rFonts w:ascii="Cambria" w:hAnsi="Cambria"/>
          <w:bCs/>
          <w:sz w:val="28"/>
          <w:szCs w:val="28"/>
        </w:rPr>
        <w:t xml:space="preserve"> </w:t>
      </w:r>
      <w:r w:rsidR="005B203F">
        <w:rPr>
          <w:rFonts w:ascii="Cambria" w:hAnsi="Cambria"/>
          <w:bCs/>
          <w:sz w:val="28"/>
          <w:szCs w:val="28"/>
        </w:rPr>
        <w:t>if it’s still open. G</w:t>
      </w:r>
      <w:r>
        <w:rPr>
          <w:rFonts w:ascii="Cambria" w:hAnsi="Cambria"/>
          <w:bCs/>
          <w:sz w:val="28"/>
          <w:szCs w:val="28"/>
        </w:rPr>
        <w:t xml:space="preserve">et </w:t>
      </w:r>
      <w:r w:rsidR="00E209F2">
        <w:rPr>
          <w:rFonts w:ascii="Cambria" w:hAnsi="Cambria"/>
          <w:bCs/>
          <w:sz w:val="28"/>
          <w:szCs w:val="28"/>
        </w:rPr>
        <w:t xml:space="preserve">you </w:t>
      </w:r>
      <w:r>
        <w:rPr>
          <w:rFonts w:ascii="Cambria" w:hAnsi="Cambria"/>
          <w:bCs/>
          <w:sz w:val="28"/>
          <w:szCs w:val="28"/>
        </w:rPr>
        <w:t>a sandwich or something?’</w:t>
      </w:r>
    </w:p>
    <w:p w14:paraId="11AF9294" w14:textId="2BE3D39F" w:rsidR="0003727B" w:rsidRDefault="0003727B" w:rsidP="001A7811">
      <w:pPr>
        <w:spacing w:line="360" w:lineRule="auto"/>
        <w:contextualSpacing/>
        <w:rPr>
          <w:rFonts w:ascii="Cambria" w:hAnsi="Cambria"/>
          <w:bCs/>
          <w:sz w:val="28"/>
          <w:szCs w:val="28"/>
        </w:rPr>
      </w:pPr>
      <w:r>
        <w:rPr>
          <w:rFonts w:ascii="Cambria" w:hAnsi="Cambria"/>
          <w:bCs/>
          <w:sz w:val="28"/>
          <w:szCs w:val="28"/>
        </w:rPr>
        <w:tab/>
        <w:t>‘Anything</w:t>
      </w:r>
      <w:r w:rsidR="00E209F2">
        <w:rPr>
          <w:rFonts w:ascii="Cambria" w:hAnsi="Cambria"/>
          <w:bCs/>
          <w:sz w:val="28"/>
          <w:szCs w:val="28"/>
        </w:rPr>
        <w:t xml:space="preserve"> at all</w:t>
      </w:r>
      <w:del w:id="26876" w:author="Daisy Watt" w:date="2026-06-24T13:26:00Z" w16du:dateUtc="2026-06-24T11:26:00Z">
        <w:r w:rsidDel="002615E4">
          <w:rPr>
            <w:rFonts w:ascii="Cambria" w:hAnsi="Cambria"/>
            <w:bCs/>
            <w:sz w:val="28"/>
            <w:szCs w:val="28"/>
          </w:rPr>
          <w:delText>,</w:delText>
        </w:r>
      </w:del>
      <w:ins w:id="26877" w:author="Daisy Watt" w:date="2026-06-24T13:26:00Z" w16du:dateUtc="2026-06-24T11:26:00Z">
        <w:r w:rsidR="002615E4">
          <w:rPr>
            <w:rFonts w:ascii="Cambria" w:hAnsi="Cambria"/>
            <w:bCs/>
            <w:sz w:val="28"/>
            <w:szCs w:val="28"/>
          </w:rPr>
          <w:t>.</w:t>
        </w:r>
      </w:ins>
      <w:r>
        <w:rPr>
          <w:rFonts w:ascii="Cambria" w:hAnsi="Cambria"/>
          <w:bCs/>
          <w:sz w:val="28"/>
          <w:szCs w:val="28"/>
        </w:rPr>
        <w:t>’ Violet</w:t>
      </w:r>
      <w:r w:rsidR="00CF27EB">
        <w:rPr>
          <w:rFonts w:ascii="Cambria" w:hAnsi="Cambria"/>
          <w:bCs/>
          <w:sz w:val="28"/>
          <w:szCs w:val="28"/>
        </w:rPr>
        <w:t xml:space="preserve">’s </w:t>
      </w:r>
      <w:r w:rsidR="007A6304" w:rsidRPr="00427642">
        <w:rPr>
          <w:rFonts w:ascii="Cambria" w:hAnsi="Cambria"/>
          <w:bCs/>
          <w:sz w:val="28"/>
          <w:szCs w:val="28"/>
        </w:rPr>
        <w:t>little heart-shaped</w:t>
      </w:r>
      <w:r w:rsidR="007A6304">
        <w:rPr>
          <w:rFonts w:ascii="Cambria" w:hAnsi="Cambria"/>
          <w:bCs/>
          <w:sz w:val="28"/>
          <w:szCs w:val="28"/>
        </w:rPr>
        <w:t xml:space="preserve"> face </w:t>
      </w:r>
      <w:r w:rsidR="00CF27EB">
        <w:rPr>
          <w:rFonts w:ascii="Cambria" w:hAnsi="Cambria"/>
          <w:bCs/>
          <w:sz w:val="28"/>
          <w:szCs w:val="28"/>
        </w:rPr>
        <w:t xml:space="preserve">was </w:t>
      </w:r>
      <w:r w:rsidR="00400DC4">
        <w:rPr>
          <w:rFonts w:ascii="Cambria" w:hAnsi="Cambria"/>
          <w:bCs/>
          <w:sz w:val="28"/>
          <w:szCs w:val="28"/>
        </w:rPr>
        <w:t xml:space="preserve">pathetically grateful. </w:t>
      </w:r>
      <w:r>
        <w:rPr>
          <w:rFonts w:ascii="Cambria" w:hAnsi="Cambria"/>
          <w:bCs/>
          <w:sz w:val="28"/>
          <w:szCs w:val="28"/>
        </w:rPr>
        <w:t>‘</w:t>
      </w:r>
      <w:r w:rsidR="00400DC4">
        <w:rPr>
          <w:rFonts w:ascii="Cambria" w:hAnsi="Cambria"/>
          <w:bCs/>
          <w:sz w:val="28"/>
          <w:szCs w:val="28"/>
        </w:rPr>
        <w:t>Y</w:t>
      </w:r>
      <w:r>
        <w:rPr>
          <w:rFonts w:ascii="Cambria" w:hAnsi="Cambria"/>
          <w:bCs/>
          <w:sz w:val="28"/>
          <w:szCs w:val="28"/>
        </w:rPr>
        <w:t xml:space="preserve">ou’re such a good friend, Clara.  </w:t>
      </w:r>
      <w:r w:rsidR="007A6304">
        <w:rPr>
          <w:rFonts w:ascii="Cambria" w:hAnsi="Cambria"/>
          <w:bCs/>
          <w:sz w:val="28"/>
          <w:szCs w:val="28"/>
        </w:rPr>
        <w:t>I can’t tell you how relieved I am</w:t>
      </w:r>
      <w:r>
        <w:rPr>
          <w:rFonts w:ascii="Cambria" w:hAnsi="Cambria"/>
          <w:bCs/>
          <w:sz w:val="28"/>
          <w:szCs w:val="28"/>
        </w:rPr>
        <w:t xml:space="preserve"> to see you</w:t>
      </w:r>
      <w:ins w:id="26878" w:author="Claire S" w:date="2026-06-05T18:02:00Z" w16du:dateUtc="2026-06-05T17:02:00Z">
        <w:r w:rsidR="00136DEE">
          <w:rPr>
            <w:rFonts w:ascii="Cambria" w:hAnsi="Cambria"/>
            <w:bCs/>
            <w:sz w:val="28"/>
            <w:szCs w:val="28"/>
          </w:rPr>
          <w:t>.</w:t>
        </w:r>
      </w:ins>
      <w:del w:id="26879" w:author="Claire S" w:date="2026-06-05T18:02:00Z" w16du:dateUtc="2026-06-05T17:02:00Z">
        <w:r w:rsidDel="00136DEE">
          <w:rPr>
            <w:rFonts w:ascii="Cambria" w:hAnsi="Cambria"/>
            <w:bCs/>
            <w:sz w:val="28"/>
            <w:szCs w:val="28"/>
          </w:rPr>
          <w:delText>!</w:delText>
        </w:r>
      </w:del>
      <w:r>
        <w:rPr>
          <w:rFonts w:ascii="Cambria" w:hAnsi="Cambria"/>
          <w:bCs/>
          <w:sz w:val="28"/>
          <w:szCs w:val="28"/>
        </w:rPr>
        <w:t>’</w:t>
      </w:r>
    </w:p>
    <w:p w14:paraId="3CB5236A" w14:textId="0ED7F819" w:rsidR="0003727B" w:rsidRDefault="0003727B" w:rsidP="001A7811">
      <w:pPr>
        <w:spacing w:line="360" w:lineRule="auto"/>
        <w:contextualSpacing/>
        <w:rPr>
          <w:rFonts w:ascii="Cambria" w:hAnsi="Cambria"/>
          <w:bCs/>
          <w:sz w:val="28"/>
          <w:szCs w:val="28"/>
        </w:rPr>
      </w:pPr>
      <w:r>
        <w:rPr>
          <w:rFonts w:ascii="Cambria" w:hAnsi="Cambria"/>
          <w:bCs/>
          <w:sz w:val="28"/>
          <w:szCs w:val="28"/>
        </w:rPr>
        <w:tab/>
        <w:t>‘Me too, mate, me too</w:t>
      </w:r>
      <w:del w:id="26880" w:author="Daisy Watt" w:date="2026-06-24T13:26:00Z" w16du:dateUtc="2026-06-24T11:26:00Z">
        <w:r w:rsidDel="00E7157B">
          <w:rPr>
            <w:rFonts w:ascii="Cambria" w:hAnsi="Cambria"/>
            <w:bCs/>
            <w:sz w:val="28"/>
            <w:szCs w:val="28"/>
          </w:rPr>
          <w:delText>.</w:delText>
        </w:r>
      </w:del>
      <w:ins w:id="26881" w:author="Daisy Watt" w:date="2026-06-24T13:26:00Z" w16du:dateUtc="2026-06-24T11:26:00Z">
        <w:r w:rsidR="00E7157B">
          <w:rPr>
            <w:rFonts w:ascii="Cambria" w:hAnsi="Cambria"/>
            <w:bCs/>
            <w:sz w:val="28"/>
            <w:szCs w:val="28"/>
          </w:rPr>
          <w:t>,</w:t>
        </w:r>
      </w:ins>
      <w:r>
        <w:rPr>
          <w:rFonts w:ascii="Cambria" w:hAnsi="Cambria"/>
          <w:bCs/>
          <w:sz w:val="28"/>
          <w:szCs w:val="28"/>
        </w:rPr>
        <w:t xml:space="preserve">’ Clara said </w:t>
      </w:r>
      <w:r w:rsidRPr="00427642">
        <w:rPr>
          <w:rFonts w:ascii="Cambria" w:hAnsi="Cambria"/>
          <w:bCs/>
          <w:sz w:val="28"/>
          <w:szCs w:val="28"/>
        </w:rPr>
        <w:t xml:space="preserve">with </w:t>
      </w:r>
      <w:del w:id="26882" w:author="Daisy Watt" w:date="2026-06-24T13:27:00Z" w16du:dateUtc="2026-06-24T11:27:00Z">
        <w:r w:rsidRPr="00427642" w:rsidDel="008708D8">
          <w:rPr>
            <w:rFonts w:ascii="Cambria" w:hAnsi="Cambria"/>
            <w:bCs/>
            <w:sz w:val="28"/>
            <w:szCs w:val="28"/>
          </w:rPr>
          <w:delText>heartfelt emotion</w:delText>
        </w:r>
      </w:del>
      <w:ins w:id="26883" w:author="Daisy Watt" w:date="2026-06-24T13:27:00Z" w16du:dateUtc="2026-06-24T11:27:00Z">
        <w:r w:rsidR="008708D8" w:rsidRPr="00427642">
          <w:rPr>
            <w:rFonts w:ascii="Cambria" w:hAnsi="Cambria"/>
            <w:bCs/>
            <w:sz w:val="28"/>
            <w:szCs w:val="28"/>
            <w:rPrChange w:id="26884" w:author="Claire S" w:date="2026-08-03T16:34:00Z" w16du:dateUtc="2026-08-03T15:34:00Z">
              <w:rPr>
                <w:rFonts w:ascii="Cambria" w:hAnsi="Cambria"/>
                <w:bCs/>
                <w:sz w:val="28"/>
                <w:szCs w:val="28"/>
                <w:highlight w:val="yellow"/>
              </w:rPr>
            </w:rPrChange>
          </w:rPr>
          <w:t>f</w:t>
        </w:r>
        <w:r w:rsidR="008708D8" w:rsidRPr="00427642">
          <w:rPr>
            <w:rFonts w:ascii="Cambria" w:hAnsi="Cambria"/>
            <w:bCs/>
            <w:sz w:val="28"/>
            <w:szCs w:val="28"/>
          </w:rPr>
          <w:t>eeling</w:t>
        </w:r>
      </w:ins>
      <w:r w:rsidR="00400DC4">
        <w:rPr>
          <w:rFonts w:ascii="Cambria" w:hAnsi="Cambria"/>
          <w:bCs/>
          <w:sz w:val="28"/>
          <w:szCs w:val="28"/>
        </w:rPr>
        <w:t xml:space="preserve">, leaning </w:t>
      </w:r>
      <w:ins w:id="26885" w:author="Daisy Watt" w:date="2026-06-24T13:27:00Z" w16du:dateUtc="2026-06-24T11:27:00Z">
        <w:r w:rsidR="008708D8">
          <w:rPr>
            <w:rFonts w:ascii="Cambria" w:hAnsi="Cambria"/>
            <w:bCs/>
            <w:sz w:val="28"/>
            <w:szCs w:val="28"/>
          </w:rPr>
          <w:t xml:space="preserve">in </w:t>
        </w:r>
      </w:ins>
      <w:r w:rsidR="00400DC4">
        <w:rPr>
          <w:rFonts w:ascii="Cambria" w:hAnsi="Cambria"/>
          <w:bCs/>
          <w:sz w:val="28"/>
          <w:szCs w:val="28"/>
        </w:rPr>
        <w:t>to hug Violet again</w:t>
      </w:r>
      <w:ins w:id="26886" w:author="Claire S" w:date="2026-06-05T18:02:00Z" w16du:dateUtc="2026-06-05T17:02:00Z">
        <w:r w:rsidR="00136DEE">
          <w:rPr>
            <w:rFonts w:ascii="Cambria" w:hAnsi="Cambria"/>
            <w:bCs/>
            <w:sz w:val="28"/>
            <w:szCs w:val="28"/>
          </w:rPr>
          <w:t>, despite the</w:t>
        </w:r>
      </w:ins>
      <w:ins w:id="26887" w:author="Claire S" w:date="2026-06-05T18:03:00Z" w16du:dateUtc="2026-06-05T17:03:00Z">
        <w:r w:rsidR="00A138B5">
          <w:rPr>
            <w:rFonts w:ascii="Cambria" w:hAnsi="Cambria"/>
            <w:bCs/>
            <w:sz w:val="28"/>
            <w:szCs w:val="28"/>
          </w:rPr>
          <w:t xml:space="preserve"> musty</w:t>
        </w:r>
      </w:ins>
      <w:ins w:id="26888" w:author="Claire S" w:date="2026-06-05T18:02:00Z" w16du:dateUtc="2026-06-05T17:02:00Z">
        <w:r w:rsidR="00136DEE">
          <w:rPr>
            <w:rFonts w:ascii="Cambria" w:hAnsi="Cambria"/>
            <w:bCs/>
            <w:sz w:val="28"/>
            <w:szCs w:val="28"/>
          </w:rPr>
          <w:t xml:space="preserve"> smell</w:t>
        </w:r>
      </w:ins>
      <w:r>
        <w:rPr>
          <w:rFonts w:ascii="Cambria" w:hAnsi="Cambria"/>
          <w:bCs/>
          <w:sz w:val="28"/>
          <w:szCs w:val="28"/>
        </w:rPr>
        <w:t>. ‘I’m just so glad you’re okay</w:t>
      </w:r>
      <w:ins w:id="26889" w:author="Claire S" w:date="2026-06-05T18:02:00Z" w16du:dateUtc="2026-06-05T17:02:00Z">
        <w:r w:rsidR="00136DEE">
          <w:rPr>
            <w:rFonts w:ascii="Cambria" w:hAnsi="Cambria"/>
            <w:bCs/>
            <w:sz w:val="28"/>
            <w:szCs w:val="28"/>
          </w:rPr>
          <w:t>.</w:t>
        </w:r>
      </w:ins>
      <w:del w:id="26890" w:author="Claire S" w:date="2026-06-05T18:02:00Z" w16du:dateUtc="2026-06-05T17:02:00Z">
        <w:r w:rsidDel="00136DEE">
          <w:rPr>
            <w:rFonts w:ascii="Cambria" w:hAnsi="Cambria"/>
            <w:bCs/>
            <w:sz w:val="28"/>
            <w:szCs w:val="28"/>
          </w:rPr>
          <w:delText>!</w:delText>
        </w:r>
      </w:del>
      <w:r w:rsidR="00400DC4">
        <w:rPr>
          <w:rFonts w:ascii="Cambria" w:hAnsi="Cambria"/>
          <w:bCs/>
          <w:sz w:val="28"/>
          <w:szCs w:val="28"/>
        </w:rPr>
        <w:t xml:space="preserve">  I can’t believe it</w:t>
      </w:r>
      <w:ins w:id="26891" w:author="Daisy Watt" w:date="2026-06-24T13:28:00Z" w16du:dateUtc="2026-06-24T11:28:00Z">
        <w:r w:rsidR="00EA3331">
          <w:rPr>
            <w:rFonts w:ascii="Cambria" w:hAnsi="Cambria"/>
            <w:bCs/>
            <w:sz w:val="28"/>
            <w:szCs w:val="28"/>
          </w:rPr>
          <w:t xml:space="preserve">, </w:t>
        </w:r>
      </w:ins>
      <w:del w:id="26892" w:author="Daisy Watt" w:date="2026-06-24T13:28:00Z" w16du:dateUtc="2026-06-24T11:28:00Z">
        <w:r w:rsidR="00400DC4" w:rsidDel="00EA3331">
          <w:rPr>
            <w:rFonts w:ascii="Cambria" w:hAnsi="Cambria"/>
            <w:bCs/>
            <w:sz w:val="28"/>
            <w:szCs w:val="28"/>
          </w:rPr>
          <w:delText xml:space="preserve"> </w:delText>
        </w:r>
      </w:del>
      <w:r w:rsidR="00400DC4">
        <w:rPr>
          <w:rFonts w:ascii="Cambria" w:hAnsi="Cambria"/>
          <w:bCs/>
          <w:sz w:val="28"/>
          <w:szCs w:val="28"/>
        </w:rPr>
        <w:t>really.</w:t>
      </w:r>
      <w:ins w:id="26893" w:author="Claire S" w:date="2026-06-05T18:03:00Z" w16du:dateUtc="2026-06-05T17:03:00Z">
        <w:r w:rsidR="00A138B5">
          <w:rPr>
            <w:rFonts w:ascii="Cambria" w:hAnsi="Cambria"/>
            <w:bCs/>
            <w:sz w:val="28"/>
            <w:szCs w:val="28"/>
          </w:rPr>
          <w:t xml:space="preserve"> Everything’s going to be alright.</w:t>
        </w:r>
      </w:ins>
      <w:r>
        <w:rPr>
          <w:rFonts w:ascii="Cambria" w:hAnsi="Cambria"/>
          <w:bCs/>
          <w:sz w:val="28"/>
          <w:szCs w:val="28"/>
        </w:rPr>
        <w:t>’</w:t>
      </w:r>
    </w:p>
    <w:p w14:paraId="4C15682F" w14:textId="77777777" w:rsidR="0003727B" w:rsidRDefault="0003727B" w:rsidP="001A7811">
      <w:pPr>
        <w:spacing w:line="360" w:lineRule="auto"/>
        <w:contextualSpacing/>
        <w:rPr>
          <w:rFonts w:ascii="Cambria" w:hAnsi="Cambria"/>
          <w:bCs/>
          <w:sz w:val="28"/>
          <w:szCs w:val="28"/>
        </w:rPr>
      </w:pPr>
    </w:p>
    <w:p w14:paraId="125B5CF6" w14:textId="77777777" w:rsidR="00E8785C" w:rsidDel="00A138B5" w:rsidRDefault="00E8785C" w:rsidP="001A7811">
      <w:pPr>
        <w:spacing w:line="360" w:lineRule="auto"/>
        <w:contextualSpacing/>
        <w:rPr>
          <w:del w:id="26894" w:author="Claire S" w:date="2026-06-05T18:03:00Z" w16du:dateUtc="2026-06-05T17:03:00Z"/>
          <w:rFonts w:ascii="Cambria" w:hAnsi="Cambria"/>
          <w:bCs/>
          <w:sz w:val="28"/>
          <w:szCs w:val="28"/>
        </w:rPr>
      </w:pPr>
    </w:p>
    <w:p w14:paraId="1AF63E1F" w14:textId="62895B59" w:rsidR="001D6247" w:rsidRDefault="001D6247" w:rsidP="001D6247">
      <w:pPr>
        <w:spacing w:line="360" w:lineRule="auto"/>
        <w:contextualSpacing/>
        <w:rPr>
          <w:rFonts w:ascii="Cambria" w:hAnsi="Cambria"/>
          <w:b/>
          <w:sz w:val="28"/>
          <w:szCs w:val="28"/>
        </w:rPr>
      </w:pPr>
      <w:r w:rsidRPr="00F904FC">
        <w:rPr>
          <w:rFonts w:ascii="Cambria" w:hAnsi="Cambria"/>
          <w:b/>
          <w:sz w:val="28"/>
          <w:szCs w:val="28"/>
        </w:rPr>
        <w:t xml:space="preserve">CHAPTER </w:t>
      </w:r>
      <w:del w:id="26895" w:author="Daisy Watt" w:date="2026-06-24T12:32:00Z" w16du:dateUtc="2026-06-24T10:32:00Z">
        <w:r w:rsidR="00370E09" w:rsidDel="00377D2D">
          <w:rPr>
            <w:rFonts w:ascii="Cambria" w:hAnsi="Cambria"/>
            <w:b/>
            <w:sz w:val="28"/>
            <w:szCs w:val="28"/>
          </w:rPr>
          <w:delText>75</w:delText>
        </w:r>
      </w:del>
      <w:ins w:id="26896" w:author="Claire S" w:date="2026-06-08T17:35:00Z" w16du:dateUtc="2026-06-08T16:35:00Z">
        <w:del w:id="26897" w:author="Daisy Watt" w:date="2026-06-24T12:32:00Z" w16du:dateUtc="2026-06-24T10:32:00Z">
          <w:r w:rsidR="006A2B76" w:rsidDel="00377D2D">
            <w:rPr>
              <w:rFonts w:ascii="Cambria" w:hAnsi="Cambria"/>
              <w:b/>
              <w:sz w:val="28"/>
              <w:szCs w:val="28"/>
            </w:rPr>
            <w:delText>77</w:delText>
          </w:r>
        </w:del>
      </w:ins>
      <w:ins w:id="26898" w:author="Daisy Watt" w:date="2026-06-24T13:28:00Z" w16du:dateUtc="2026-06-24T11:28:00Z">
        <w:r w:rsidR="002A594C">
          <w:rPr>
            <w:rFonts w:ascii="Cambria" w:hAnsi="Cambria"/>
            <w:b/>
            <w:sz w:val="28"/>
            <w:szCs w:val="28"/>
          </w:rPr>
          <w:t>7</w:t>
        </w:r>
        <w:del w:id="26899" w:author="Claire S" w:date="2026-08-03T16:34:00Z" w16du:dateUtc="2026-08-03T15:34:00Z">
          <w:r w:rsidR="002A594C" w:rsidDel="00427642">
            <w:rPr>
              <w:rFonts w:ascii="Cambria" w:hAnsi="Cambria"/>
              <w:b/>
              <w:sz w:val="28"/>
              <w:szCs w:val="28"/>
            </w:rPr>
            <w:delText>5</w:delText>
          </w:r>
        </w:del>
      </w:ins>
      <w:ins w:id="26900" w:author="Claire S" w:date="2026-08-03T16:36:00Z" w16du:dateUtc="2026-08-03T15:36:00Z">
        <w:r w:rsidR="005115EB">
          <w:rPr>
            <w:rFonts w:ascii="Cambria" w:hAnsi="Cambria"/>
            <w:b/>
            <w:sz w:val="28"/>
            <w:szCs w:val="28"/>
          </w:rPr>
          <w:t>2</w:t>
        </w:r>
      </w:ins>
    </w:p>
    <w:p w14:paraId="13A3B90F" w14:textId="0FDE2E1E" w:rsidR="00370E09" w:rsidRPr="00F904FC" w:rsidRDefault="00370E09" w:rsidP="001D6247">
      <w:pPr>
        <w:spacing w:line="360" w:lineRule="auto"/>
        <w:contextualSpacing/>
        <w:rPr>
          <w:rFonts w:ascii="Cambria" w:hAnsi="Cambria"/>
          <w:b/>
          <w:sz w:val="28"/>
          <w:szCs w:val="28"/>
        </w:rPr>
      </w:pPr>
      <w:commentRangeStart w:id="26901"/>
      <w:r>
        <w:rPr>
          <w:rFonts w:ascii="Cambria" w:hAnsi="Cambria"/>
          <w:b/>
          <w:sz w:val="28"/>
          <w:szCs w:val="28"/>
        </w:rPr>
        <w:t>THURS</w:t>
      </w:r>
      <w:ins w:id="26902" w:author="Daisy Watt" w:date="2026-06-24T13:28:00Z" w16du:dateUtc="2026-06-24T11:28:00Z">
        <w:r w:rsidR="002A594C">
          <w:rPr>
            <w:rFonts w:ascii="Cambria" w:hAnsi="Cambria"/>
            <w:b/>
            <w:sz w:val="28"/>
            <w:szCs w:val="28"/>
          </w:rPr>
          <w:t>DAY</w:t>
        </w:r>
      </w:ins>
      <w:r>
        <w:rPr>
          <w:rFonts w:ascii="Cambria" w:hAnsi="Cambria"/>
          <w:b/>
          <w:sz w:val="28"/>
          <w:szCs w:val="28"/>
        </w:rPr>
        <w:t xml:space="preserve"> </w:t>
      </w:r>
      <w:del w:id="26903" w:author="Claire S" w:date="2026-08-03T16:34:00Z" w16du:dateUtc="2026-08-03T15:34:00Z">
        <w:r w:rsidDel="00427642">
          <w:rPr>
            <w:rFonts w:ascii="Cambria" w:hAnsi="Cambria"/>
            <w:b/>
            <w:sz w:val="28"/>
            <w:szCs w:val="28"/>
          </w:rPr>
          <w:delText>EVE</w:delText>
        </w:r>
      </w:del>
      <w:ins w:id="26904" w:author="Daisy Watt" w:date="2026-06-24T13:28:00Z" w16du:dateUtc="2026-06-24T11:28:00Z">
        <w:del w:id="26905" w:author="Claire S" w:date="2026-08-03T16:34:00Z" w16du:dateUtc="2026-08-03T15:34:00Z">
          <w:r w:rsidR="002A594C" w:rsidDel="00427642">
            <w:rPr>
              <w:rFonts w:ascii="Cambria" w:hAnsi="Cambria"/>
              <w:b/>
              <w:sz w:val="28"/>
              <w:szCs w:val="28"/>
            </w:rPr>
            <w:delText>NING</w:delText>
          </w:r>
        </w:del>
      </w:ins>
      <w:commentRangeEnd w:id="26901"/>
      <w:ins w:id="26906" w:author="Daisy Watt" w:date="2026-06-24T13:29:00Z" w16du:dateUtc="2026-06-24T11:29:00Z">
        <w:del w:id="26907" w:author="Claire S" w:date="2026-08-03T16:34:00Z" w16du:dateUtc="2026-08-03T15:34:00Z">
          <w:r w:rsidR="002A594C" w:rsidDel="00427642">
            <w:rPr>
              <w:rStyle w:val="CommentReference"/>
              <w:rFonts w:ascii="Cambria" w:hAnsi="Cambria"/>
              <w:b/>
              <w:sz w:val="28"/>
              <w:szCs w:val="28"/>
            </w:rPr>
            <w:commentReference w:id="26901"/>
          </w:r>
        </w:del>
      </w:ins>
      <w:ins w:id="26908" w:author="Claire S" w:date="2026-08-03T16:34:00Z" w16du:dateUtc="2026-08-03T15:34:00Z">
        <w:r w:rsidR="00427642">
          <w:rPr>
            <w:rFonts w:ascii="Cambria" w:hAnsi="Cambria"/>
            <w:b/>
            <w:sz w:val="28"/>
            <w:szCs w:val="28"/>
          </w:rPr>
          <w:t xml:space="preserve">AFTERNOON </w:t>
        </w:r>
      </w:ins>
    </w:p>
    <w:p w14:paraId="73B9DB83" w14:textId="77777777" w:rsidR="001D6247" w:rsidRDefault="001D6247" w:rsidP="001D6247">
      <w:pPr>
        <w:spacing w:line="360" w:lineRule="auto"/>
        <w:contextualSpacing/>
        <w:rPr>
          <w:rFonts w:ascii="Cambria" w:hAnsi="Cambria"/>
          <w:bCs/>
          <w:sz w:val="28"/>
          <w:szCs w:val="28"/>
        </w:rPr>
      </w:pPr>
      <w:r>
        <w:rPr>
          <w:rFonts w:ascii="Cambria" w:hAnsi="Cambria"/>
          <w:bCs/>
          <w:sz w:val="28"/>
          <w:szCs w:val="28"/>
        </w:rPr>
        <w:t>Savannah had almost lost her mind, along with a shoe and a diamond earring, by the time she found the entrance to the passageway that led to the Secret Library.</w:t>
      </w:r>
    </w:p>
    <w:p w14:paraId="3C272FE5" w14:textId="2F719E6B" w:rsidR="001D6247" w:rsidRDefault="001D6247" w:rsidP="001D6247">
      <w:pPr>
        <w:spacing w:line="360" w:lineRule="auto"/>
        <w:contextualSpacing/>
        <w:rPr>
          <w:rFonts w:ascii="Cambria" w:hAnsi="Cambria"/>
          <w:bCs/>
          <w:sz w:val="28"/>
          <w:szCs w:val="28"/>
        </w:rPr>
      </w:pPr>
      <w:r>
        <w:rPr>
          <w:rFonts w:ascii="Cambria" w:hAnsi="Cambria"/>
          <w:bCs/>
          <w:sz w:val="28"/>
          <w:szCs w:val="28"/>
        </w:rPr>
        <w:tab/>
        <w:t xml:space="preserve">Using her iPhone torch – the only thing </w:t>
      </w:r>
      <w:del w:id="26909" w:author="Daisy Watt" w:date="2026-06-24T13:31:00Z" w16du:dateUtc="2026-06-24T11:31:00Z">
        <w:r w:rsidDel="00273663">
          <w:rPr>
            <w:rFonts w:ascii="Cambria" w:hAnsi="Cambria"/>
            <w:bCs/>
            <w:sz w:val="28"/>
            <w:szCs w:val="28"/>
          </w:rPr>
          <w:delText>it</w:delText>
        </w:r>
      </w:del>
      <w:ins w:id="26910" w:author="Daisy Watt" w:date="2026-06-24T13:31:00Z" w16du:dateUtc="2026-06-24T11:31:00Z">
        <w:r w:rsidR="00273663">
          <w:rPr>
            <w:rFonts w:ascii="Cambria" w:hAnsi="Cambria"/>
            <w:bCs/>
            <w:sz w:val="28"/>
            <w:szCs w:val="28"/>
          </w:rPr>
          <w:t>the device</w:t>
        </w:r>
      </w:ins>
      <w:r>
        <w:rPr>
          <w:rFonts w:ascii="Cambria" w:hAnsi="Cambria"/>
          <w:bCs/>
          <w:sz w:val="28"/>
          <w:szCs w:val="28"/>
        </w:rPr>
        <w:t xml:space="preserve"> was good for</w:t>
      </w:r>
      <w:ins w:id="26911" w:author="Daisy Watt" w:date="2026-06-24T13:31:00Z" w16du:dateUtc="2026-06-24T11:31:00Z">
        <w:r w:rsidR="002368C1">
          <w:rPr>
            <w:rFonts w:ascii="Cambria" w:hAnsi="Cambria"/>
            <w:bCs/>
            <w:sz w:val="28"/>
            <w:szCs w:val="28"/>
          </w:rPr>
          <w:t>,</w:t>
        </w:r>
      </w:ins>
      <w:r>
        <w:rPr>
          <w:rFonts w:ascii="Cambria" w:hAnsi="Cambria"/>
          <w:bCs/>
          <w:sz w:val="28"/>
          <w:szCs w:val="28"/>
        </w:rPr>
        <w:t xml:space="preserve"> down here, given the lack of reception </w:t>
      </w:r>
      <w:del w:id="26912" w:author="Daisy Watt" w:date="2026-06-24T13:31:00Z" w16du:dateUtc="2026-06-24T11:31:00Z">
        <w:r w:rsidDel="002368C1">
          <w:rPr>
            <w:rFonts w:ascii="Cambria" w:hAnsi="Cambria"/>
            <w:bCs/>
            <w:sz w:val="28"/>
            <w:szCs w:val="28"/>
          </w:rPr>
          <w:delText>-</w:delText>
        </w:r>
      </w:del>
      <w:ins w:id="26913" w:author="Daisy Watt" w:date="2026-06-24T13:31:00Z" w16du:dateUtc="2026-06-24T11:31:00Z">
        <w:r w:rsidR="002368C1">
          <w:rPr>
            <w:rFonts w:ascii="Cambria" w:hAnsi="Cambria"/>
            <w:bCs/>
            <w:sz w:val="28"/>
            <w:szCs w:val="28"/>
          </w:rPr>
          <w:t>–</w:t>
        </w:r>
      </w:ins>
      <w:r>
        <w:rPr>
          <w:rFonts w:ascii="Cambria" w:hAnsi="Cambria"/>
          <w:bCs/>
          <w:sz w:val="28"/>
          <w:szCs w:val="28"/>
        </w:rPr>
        <w:t xml:space="preserve"> she’d </w:t>
      </w:r>
      <w:r w:rsidR="00370E09">
        <w:rPr>
          <w:rFonts w:ascii="Cambria" w:hAnsi="Cambria"/>
          <w:bCs/>
          <w:sz w:val="28"/>
          <w:szCs w:val="28"/>
        </w:rPr>
        <w:t xml:space="preserve">also </w:t>
      </w:r>
      <w:r>
        <w:rPr>
          <w:rFonts w:ascii="Cambria" w:hAnsi="Cambria"/>
          <w:bCs/>
          <w:sz w:val="28"/>
          <w:szCs w:val="28"/>
        </w:rPr>
        <w:t xml:space="preserve">come across some crisp and </w:t>
      </w:r>
      <w:ins w:id="26914" w:author="Claire S" w:date="2026-08-03T18:16:00Z" w16du:dateUtc="2026-08-03T17:16:00Z">
        <w:r w:rsidR="005A16D3">
          <w:rPr>
            <w:rFonts w:ascii="Cambria" w:hAnsi="Cambria"/>
            <w:bCs/>
            <w:sz w:val="28"/>
            <w:szCs w:val="28"/>
          </w:rPr>
          <w:t xml:space="preserve">recent </w:t>
        </w:r>
      </w:ins>
      <w:r>
        <w:rPr>
          <w:rFonts w:ascii="Cambria" w:hAnsi="Cambria"/>
          <w:bCs/>
          <w:sz w:val="28"/>
          <w:szCs w:val="28"/>
        </w:rPr>
        <w:t xml:space="preserve">sandwich wrappers, </w:t>
      </w:r>
      <w:r w:rsidR="00370E09">
        <w:rPr>
          <w:rFonts w:ascii="Cambria" w:hAnsi="Cambria"/>
          <w:bCs/>
          <w:sz w:val="28"/>
          <w:szCs w:val="28"/>
        </w:rPr>
        <w:t>a couple of</w:t>
      </w:r>
      <w:r>
        <w:rPr>
          <w:rFonts w:ascii="Cambria" w:hAnsi="Cambria"/>
          <w:bCs/>
          <w:sz w:val="28"/>
          <w:szCs w:val="28"/>
        </w:rPr>
        <w:t xml:space="preserve"> </w:t>
      </w:r>
      <w:ins w:id="26915" w:author="Claire S" w:date="2026-08-03T18:16:00Z" w16du:dateUtc="2026-08-03T17:16:00Z">
        <w:r w:rsidR="004E2564">
          <w:rPr>
            <w:rFonts w:ascii="Cambria" w:hAnsi="Cambria"/>
            <w:bCs/>
            <w:sz w:val="28"/>
            <w:szCs w:val="28"/>
          </w:rPr>
          <w:t xml:space="preserve">empty </w:t>
        </w:r>
      </w:ins>
      <w:r>
        <w:rPr>
          <w:rFonts w:ascii="Cambria" w:hAnsi="Cambria"/>
          <w:bCs/>
          <w:sz w:val="28"/>
          <w:szCs w:val="28"/>
        </w:rPr>
        <w:t>bottle</w:t>
      </w:r>
      <w:r w:rsidR="00370E09">
        <w:rPr>
          <w:rFonts w:ascii="Cambria" w:hAnsi="Cambria"/>
          <w:bCs/>
          <w:sz w:val="28"/>
          <w:szCs w:val="28"/>
        </w:rPr>
        <w:t>s of</w:t>
      </w:r>
      <w:r>
        <w:rPr>
          <w:rFonts w:ascii="Cambria" w:hAnsi="Cambria"/>
          <w:bCs/>
          <w:sz w:val="28"/>
          <w:szCs w:val="28"/>
        </w:rPr>
        <w:t xml:space="preserve"> water</w:t>
      </w:r>
      <w:r w:rsidR="0013757A">
        <w:rPr>
          <w:rFonts w:ascii="Cambria" w:hAnsi="Cambria"/>
          <w:bCs/>
          <w:sz w:val="28"/>
          <w:szCs w:val="28"/>
        </w:rPr>
        <w:t xml:space="preserve">, a </w:t>
      </w:r>
      <w:ins w:id="26916" w:author="Claire S" w:date="2026-08-03T18:16:00Z" w16du:dateUtc="2026-08-03T17:16:00Z">
        <w:r w:rsidR="004E2564">
          <w:rPr>
            <w:rFonts w:ascii="Cambria" w:hAnsi="Cambria"/>
            <w:bCs/>
            <w:sz w:val="28"/>
            <w:szCs w:val="28"/>
          </w:rPr>
          <w:t>half-burnt c</w:t>
        </w:r>
      </w:ins>
      <w:del w:id="26917" w:author="Claire S" w:date="2026-08-03T18:16:00Z" w16du:dateUtc="2026-08-03T17:16:00Z">
        <w:r w:rsidR="0013757A" w:rsidDel="004E2564">
          <w:rPr>
            <w:rFonts w:ascii="Cambria" w:hAnsi="Cambria"/>
            <w:bCs/>
            <w:sz w:val="28"/>
            <w:szCs w:val="28"/>
          </w:rPr>
          <w:delText>c</w:delText>
        </w:r>
      </w:del>
      <w:r w:rsidR="0013757A">
        <w:rPr>
          <w:rFonts w:ascii="Cambria" w:hAnsi="Cambria"/>
          <w:bCs/>
          <w:sz w:val="28"/>
          <w:szCs w:val="28"/>
        </w:rPr>
        <w:t>andle</w:t>
      </w:r>
      <w:r w:rsidR="00DE217C">
        <w:rPr>
          <w:rFonts w:ascii="Cambria" w:hAnsi="Cambria"/>
          <w:bCs/>
          <w:sz w:val="28"/>
          <w:szCs w:val="28"/>
        </w:rPr>
        <w:t xml:space="preserve"> and</w:t>
      </w:r>
      <w:r>
        <w:rPr>
          <w:rFonts w:ascii="Cambria" w:hAnsi="Cambria"/>
          <w:bCs/>
          <w:sz w:val="28"/>
          <w:szCs w:val="28"/>
        </w:rPr>
        <w:t xml:space="preserve"> two blankets</w:t>
      </w:r>
      <w:r w:rsidR="00DE217C">
        <w:rPr>
          <w:rFonts w:ascii="Cambria" w:hAnsi="Cambria"/>
          <w:bCs/>
          <w:sz w:val="28"/>
          <w:szCs w:val="28"/>
        </w:rPr>
        <w:t xml:space="preserve"> squirrelled in the corner of one of the passages that had been blocked off.</w:t>
      </w:r>
    </w:p>
    <w:p w14:paraId="46652F0B" w14:textId="405E4D63" w:rsidR="001D6247" w:rsidRDefault="001D6247" w:rsidP="001D6247">
      <w:pPr>
        <w:spacing w:line="360" w:lineRule="auto"/>
        <w:contextualSpacing/>
        <w:rPr>
          <w:rFonts w:ascii="Cambria" w:hAnsi="Cambria"/>
          <w:bCs/>
          <w:sz w:val="28"/>
          <w:szCs w:val="28"/>
        </w:rPr>
      </w:pPr>
      <w:r>
        <w:rPr>
          <w:rFonts w:ascii="Cambria" w:hAnsi="Cambria"/>
          <w:bCs/>
          <w:sz w:val="28"/>
          <w:szCs w:val="28"/>
        </w:rPr>
        <w:tab/>
        <w:t>Someone had definitely</w:t>
      </w:r>
      <w:ins w:id="26918" w:author="Daisy Watt" w:date="2026-06-24T13:31:00Z" w16du:dateUtc="2026-06-24T11:31:00Z">
        <w:r w:rsidR="00A66F9F">
          <w:rPr>
            <w:rFonts w:ascii="Cambria" w:hAnsi="Cambria"/>
            <w:bCs/>
            <w:sz w:val="28"/>
            <w:szCs w:val="28"/>
          </w:rPr>
          <w:t xml:space="preserve"> been</w:t>
        </w:r>
      </w:ins>
      <w:r>
        <w:rPr>
          <w:rFonts w:ascii="Cambria" w:hAnsi="Cambria"/>
          <w:bCs/>
          <w:sz w:val="28"/>
          <w:szCs w:val="28"/>
        </w:rPr>
        <w:t xml:space="preserve"> sleeping here</w:t>
      </w:r>
      <w:del w:id="26919" w:author="Daisy Watt" w:date="2026-06-24T13:32:00Z" w16du:dateUtc="2026-06-24T11:32:00Z">
        <w:r w:rsidR="00C97600" w:rsidDel="00A66F9F">
          <w:rPr>
            <w:rFonts w:ascii="Cambria" w:hAnsi="Cambria"/>
            <w:bCs/>
            <w:sz w:val="28"/>
            <w:szCs w:val="28"/>
          </w:rPr>
          <w:delText>;</w:delText>
        </w:r>
      </w:del>
      <w:ins w:id="26920" w:author="Daisy Watt" w:date="2026-06-24T13:32:00Z" w16du:dateUtc="2026-06-24T11:32:00Z">
        <w:r w:rsidR="00A66F9F">
          <w:rPr>
            <w:rFonts w:ascii="Cambria" w:hAnsi="Cambria"/>
            <w:bCs/>
            <w:sz w:val="28"/>
            <w:szCs w:val="28"/>
          </w:rPr>
          <w:t xml:space="preserve"> –</w:t>
        </w:r>
      </w:ins>
      <w:r>
        <w:rPr>
          <w:rFonts w:ascii="Cambria" w:hAnsi="Cambria"/>
          <w:bCs/>
          <w:sz w:val="28"/>
          <w:szCs w:val="28"/>
        </w:rPr>
        <w:t xml:space="preserve"> for at least a day or two</w:t>
      </w:r>
      <w:r w:rsidR="00DE217C">
        <w:rPr>
          <w:rFonts w:ascii="Cambria" w:hAnsi="Cambria"/>
          <w:bCs/>
          <w:sz w:val="28"/>
          <w:szCs w:val="28"/>
        </w:rPr>
        <w:t>, she imagined</w:t>
      </w:r>
      <w:r>
        <w:rPr>
          <w:rFonts w:ascii="Cambria" w:hAnsi="Cambria"/>
          <w:bCs/>
          <w:sz w:val="28"/>
          <w:szCs w:val="28"/>
        </w:rPr>
        <w:t>.</w:t>
      </w:r>
      <w:ins w:id="26921" w:author="Claire S" w:date="2026-06-05T18:03:00Z" w16du:dateUtc="2026-06-05T17:03:00Z">
        <w:r w:rsidR="00CF79E8">
          <w:rPr>
            <w:rFonts w:ascii="Cambria" w:hAnsi="Cambria"/>
            <w:bCs/>
            <w:sz w:val="28"/>
            <w:szCs w:val="28"/>
          </w:rPr>
          <w:t xml:space="preserve">  </w:t>
        </w:r>
        <w:del w:id="26922" w:author="Daisy Watt" w:date="2026-06-24T13:32:00Z" w16du:dateUtc="2026-06-24T11:32:00Z">
          <w:r w:rsidR="00CF79E8" w:rsidDel="00A66F9F">
            <w:rPr>
              <w:rFonts w:ascii="Cambria" w:hAnsi="Cambria"/>
              <w:bCs/>
              <w:sz w:val="28"/>
              <w:szCs w:val="28"/>
            </w:rPr>
            <w:delText>Maybe that smelly vagrant she’d heard the other day -</w:delText>
          </w:r>
        </w:del>
      </w:ins>
    </w:p>
    <w:p w14:paraId="79D1660A" w14:textId="53B50099" w:rsidR="00CF79E8" w:rsidRDefault="00DE2632" w:rsidP="001D6247">
      <w:pPr>
        <w:spacing w:line="360" w:lineRule="auto"/>
        <w:contextualSpacing/>
        <w:rPr>
          <w:ins w:id="26923" w:author="Claire S" w:date="2026-06-05T18:04:00Z" w16du:dateUtc="2026-06-05T17:04:00Z"/>
          <w:rFonts w:ascii="Cambria" w:hAnsi="Cambria"/>
          <w:bCs/>
          <w:sz w:val="28"/>
          <w:szCs w:val="28"/>
        </w:rPr>
      </w:pPr>
      <w:r>
        <w:rPr>
          <w:rFonts w:ascii="Cambria" w:hAnsi="Cambria"/>
          <w:bCs/>
          <w:sz w:val="28"/>
          <w:szCs w:val="28"/>
        </w:rPr>
        <w:tab/>
      </w:r>
      <w:r w:rsidR="00DE217C">
        <w:rPr>
          <w:rFonts w:ascii="Cambria" w:hAnsi="Cambria"/>
          <w:bCs/>
          <w:sz w:val="28"/>
          <w:szCs w:val="28"/>
        </w:rPr>
        <w:t>Edging</w:t>
      </w:r>
      <w:r>
        <w:rPr>
          <w:rFonts w:ascii="Cambria" w:hAnsi="Cambria"/>
          <w:bCs/>
          <w:sz w:val="28"/>
          <w:szCs w:val="28"/>
        </w:rPr>
        <w:t xml:space="preserve"> up the last passageway</w:t>
      </w:r>
      <w:r w:rsidR="00DE217C">
        <w:rPr>
          <w:rFonts w:ascii="Cambria" w:hAnsi="Cambria"/>
          <w:bCs/>
          <w:sz w:val="28"/>
          <w:szCs w:val="28"/>
        </w:rPr>
        <w:t xml:space="preserve">, </w:t>
      </w:r>
      <w:ins w:id="26924" w:author="Claire S" w:date="2026-06-06T10:16:00Z" w16du:dateUtc="2026-06-06T09:16:00Z">
        <w:r w:rsidR="00E81D58">
          <w:rPr>
            <w:rFonts w:ascii="Cambria" w:hAnsi="Cambria"/>
            <w:bCs/>
            <w:sz w:val="28"/>
            <w:szCs w:val="28"/>
          </w:rPr>
          <w:t xml:space="preserve">swallowing </w:t>
        </w:r>
        <w:del w:id="26925" w:author="Daisy Watt" w:date="2026-06-24T13:32:00Z" w16du:dateUtc="2026-06-24T11:32:00Z">
          <w:r w:rsidR="00E81D58" w:rsidDel="00885D69">
            <w:rPr>
              <w:rFonts w:ascii="Cambria" w:hAnsi="Cambria"/>
              <w:bCs/>
              <w:sz w:val="28"/>
              <w:szCs w:val="28"/>
            </w:rPr>
            <w:delText xml:space="preserve">down </w:delText>
          </w:r>
        </w:del>
      </w:ins>
      <w:ins w:id="26926" w:author="Claire S" w:date="2026-06-08T17:35:00Z" w16du:dateUtc="2026-06-08T16:35:00Z">
        <w:r w:rsidR="006A2B76">
          <w:rPr>
            <w:rFonts w:ascii="Cambria" w:hAnsi="Cambria"/>
            <w:bCs/>
            <w:sz w:val="28"/>
            <w:szCs w:val="28"/>
          </w:rPr>
          <w:t>the</w:t>
        </w:r>
      </w:ins>
      <w:ins w:id="26927" w:author="Claire S" w:date="2026-06-06T10:16:00Z" w16du:dateUtc="2026-06-06T09:16:00Z">
        <w:r w:rsidR="00E81D58">
          <w:rPr>
            <w:rFonts w:ascii="Cambria" w:hAnsi="Cambria"/>
            <w:bCs/>
            <w:sz w:val="28"/>
            <w:szCs w:val="28"/>
          </w:rPr>
          <w:t xml:space="preserve"> panic</w:t>
        </w:r>
      </w:ins>
      <w:ins w:id="26928" w:author="Claire S" w:date="2026-06-08T17:35:00Z" w16du:dateUtc="2026-06-08T16:35:00Z">
        <w:r w:rsidR="006A2B76">
          <w:rPr>
            <w:rFonts w:ascii="Cambria" w:hAnsi="Cambria"/>
            <w:bCs/>
            <w:sz w:val="28"/>
            <w:szCs w:val="28"/>
          </w:rPr>
          <w:t xml:space="preserve"> that kept surging through her</w:t>
        </w:r>
      </w:ins>
      <w:ins w:id="26929" w:author="Claire S" w:date="2026-06-06T10:16:00Z" w16du:dateUtc="2026-06-06T09:16:00Z">
        <w:r w:rsidR="00E81D58">
          <w:rPr>
            <w:rFonts w:ascii="Cambria" w:hAnsi="Cambria"/>
            <w:bCs/>
            <w:sz w:val="28"/>
            <w:szCs w:val="28"/>
          </w:rPr>
          <w:t xml:space="preserve">, </w:t>
        </w:r>
      </w:ins>
      <w:r w:rsidR="003B0A9B">
        <w:rPr>
          <w:rFonts w:ascii="Cambria" w:hAnsi="Cambria"/>
          <w:bCs/>
          <w:sz w:val="28"/>
          <w:szCs w:val="28"/>
        </w:rPr>
        <w:t>Savannah</w:t>
      </w:r>
      <w:r w:rsidR="00DE217C">
        <w:rPr>
          <w:rFonts w:ascii="Cambria" w:hAnsi="Cambria"/>
          <w:bCs/>
          <w:sz w:val="28"/>
          <w:szCs w:val="28"/>
        </w:rPr>
        <w:t xml:space="preserve"> could hear her own breath</w:t>
      </w:r>
      <w:ins w:id="26930" w:author="Daisy Watt" w:date="2026-06-24T13:32:00Z" w16du:dateUtc="2026-06-24T11:32:00Z">
        <w:r w:rsidR="00B83278">
          <w:rPr>
            <w:rFonts w:ascii="Cambria" w:hAnsi="Cambria"/>
            <w:bCs/>
            <w:sz w:val="28"/>
            <w:szCs w:val="28"/>
          </w:rPr>
          <w:t>s</w:t>
        </w:r>
      </w:ins>
      <w:del w:id="26931" w:author="Daisy Watt" w:date="2026-06-24T13:32:00Z" w16du:dateUtc="2026-06-24T11:32:00Z">
        <w:r w:rsidR="00DE217C" w:rsidDel="00B83278">
          <w:rPr>
            <w:rFonts w:ascii="Cambria" w:hAnsi="Cambria"/>
            <w:bCs/>
            <w:sz w:val="28"/>
            <w:szCs w:val="28"/>
          </w:rPr>
          <w:delText>ing</w:delText>
        </w:r>
      </w:del>
      <w:r w:rsidR="00DE217C">
        <w:rPr>
          <w:rFonts w:ascii="Cambria" w:hAnsi="Cambria"/>
          <w:bCs/>
          <w:sz w:val="28"/>
          <w:szCs w:val="28"/>
        </w:rPr>
        <w:t xml:space="preserve"> </w:t>
      </w:r>
      <w:r w:rsidR="003B0A9B">
        <w:rPr>
          <w:rFonts w:ascii="Cambria" w:hAnsi="Cambria"/>
          <w:bCs/>
          <w:sz w:val="28"/>
          <w:szCs w:val="28"/>
        </w:rPr>
        <w:t xml:space="preserve">echoing </w:t>
      </w:r>
      <w:r w:rsidR="00DE217C">
        <w:rPr>
          <w:rFonts w:ascii="Cambria" w:hAnsi="Cambria"/>
          <w:bCs/>
          <w:sz w:val="28"/>
          <w:szCs w:val="28"/>
        </w:rPr>
        <w:t>in her ears</w:t>
      </w:r>
      <w:ins w:id="26932" w:author="Claire S" w:date="2026-06-05T18:03:00Z" w16du:dateUtc="2026-06-05T17:03:00Z">
        <w:r w:rsidR="00CF79E8">
          <w:rPr>
            <w:rFonts w:ascii="Cambria" w:hAnsi="Cambria"/>
            <w:bCs/>
            <w:sz w:val="28"/>
            <w:szCs w:val="28"/>
          </w:rPr>
          <w:t xml:space="preserve"> </w:t>
        </w:r>
      </w:ins>
      <w:ins w:id="26933" w:author="Claire S" w:date="2026-06-08T17:36:00Z" w16du:dateUtc="2026-06-08T16:36:00Z">
        <w:r w:rsidR="006A2B76">
          <w:rPr>
            <w:rFonts w:ascii="Cambria" w:hAnsi="Cambria"/>
            <w:bCs/>
            <w:sz w:val="28"/>
            <w:szCs w:val="28"/>
          </w:rPr>
          <w:t>until,</w:t>
        </w:r>
      </w:ins>
      <w:ins w:id="26934" w:author="Claire S" w:date="2026-06-05T18:03:00Z" w16du:dateUtc="2026-06-05T17:03:00Z">
        <w:r w:rsidR="00CF79E8">
          <w:rPr>
            <w:rFonts w:ascii="Cambria" w:hAnsi="Cambria"/>
            <w:bCs/>
            <w:sz w:val="28"/>
            <w:szCs w:val="28"/>
          </w:rPr>
          <w:t xml:space="preserve"> suddenly</w:t>
        </w:r>
      </w:ins>
      <w:ins w:id="26935" w:author="Claire S" w:date="2026-06-08T17:36:00Z" w16du:dateUtc="2026-06-08T16:36:00Z">
        <w:r w:rsidR="006A2B76">
          <w:rPr>
            <w:rFonts w:ascii="Cambria" w:hAnsi="Cambria"/>
            <w:bCs/>
            <w:sz w:val="28"/>
            <w:szCs w:val="28"/>
          </w:rPr>
          <w:t xml:space="preserve">, she thought she saw </w:t>
        </w:r>
      </w:ins>
      <w:del w:id="26936" w:author="Claire S" w:date="2026-06-05T18:04:00Z" w16du:dateUtc="2026-06-05T17:04:00Z">
        <w:r w:rsidR="003B0A9B" w:rsidDel="00CF79E8">
          <w:rPr>
            <w:rFonts w:ascii="Cambria" w:hAnsi="Cambria"/>
            <w:bCs/>
            <w:sz w:val="28"/>
            <w:szCs w:val="28"/>
          </w:rPr>
          <w:delText xml:space="preserve">.  She thought she could see </w:delText>
        </w:r>
      </w:del>
      <w:r w:rsidR="003B0A9B">
        <w:rPr>
          <w:rFonts w:ascii="Cambria" w:hAnsi="Cambria"/>
          <w:bCs/>
          <w:sz w:val="28"/>
          <w:szCs w:val="28"/>
        </w:rPr>
        <w:t xml:space="preserve">a chink of light – the door at the end </w:t>
      </w:r>
      <w:del w:id="26937" w:author="Claire S" w:date="2026-06-05T18:04:00Z" w16du:dateUtc="2026-06-05T17:04:00Z">
        <w:r w:rsidR="003B0A9B" w:rsidDel="00CF79E8">
          <w:rPr>
            <w:rFonts w:ascii="Cambria" w:hAnsi="Cambria"/>
            <w:bCs/>
            <w:sz w:val="28"/>
            <w:szCs w:val="28"/>
          </w:rPr>
          <w:delText>-</w:delText>
        </w:r>
      </w:del>
      <w:ins w:id="26938" w:author="Claire S" w:date="2026-06-05T18:04:00Z" w16du:dateUtc="2026-06-05T17:04:00Z">
        <w:r w:rsidR="00CF79E8">
          <w:rPr>
            <w:rFonts w:ascii="Cambria" w:hAnsi="Cambria"/>
            <w:bCs/>
            <w:sz w:val="28"/>
            <w:szCs w:val="28"/>
          </w:rPr>
          <w:t>–</w:t>
        </w:r>
      </w:ins>
      <w:r w:rsidR="00DE217C">
        <w:rPr>
          <w:rFonts w:ascii="Cambria" w:hAnsi="Cambria"/>
          <w:bCs/>
          <w:sz w:val="28"/>
          <w:szCs w:val="28"/>
        </w:rPr>
        <w:t xml:space="preserve"> </w:t>
      </w:r>
      <w:ins w:id="26939" w:author="Claire S" w:date="2026-06-05T18:04:00Z" w16du:dateUtc="2026-06-05T17:04:00Z">
        <w:r w:rsidR="00CF79E8" w:rsidRPr="00673F42">
          <w:rPr>
            <w:rFonts w:ascii="Cambria" w:hAnsi="Cambria"/>
            <w:bCs/>
            <w:i/>
            <w:iCs/>
            <w:sz w:val="28"/>
            <w:szCs w:val="28"/>
            <w:rPrChange w:id="26940" w:author="Daisy Watt" w:date="2026-06-24T13:33:00Z" w16du:dateUtc="2026-06-24T11:33:00Z">
              <w:rPr>
                <w:rFonts w:ascii="Cambria" w:hAnsi="Cambria"/>
                <w:bCs/>
                <w:sz w:val="28"/>
                <w:szCs w:val="28"/>
              </w:rPr>
            </w:rPrChange>
          </w:rPr>
          <w:t>thank God</w:t>
        </w:r>
        <w:r w:rsidR="00CF79E8">
          <w:rPr>
            <w:rFonts w:ascii="Cambria" w:hAnsi="Cambria"/>
            <w:bCs/>
            <w:sz w:val="28"/>
            <w:szCs w:val="28"/>
          </w:rPr>
          <w:t>.</w:t>
        </w:r>
      </w:ins>
    </w:p>
    <w:p w14:paraId="1FA4B192" w14:textId="6FD1CADC" w:rsidR="00DE217C" w:rsidRDefault="005A3DE9">
      <w:pPr>
        <w:spacing w:line="360" w:lineRule="auto"/>
        <w:ind w:firstLine="720"/>
        <w:contextualSpacing/>
        <w:rPr>
          <w:rFonts w:ascii="Cambria" w:hAnsi="Cambria"/>
          <w:bCs/>
          <w:sz w:val="28"/>
          <w:szCs w:val="28"/>
        </w:rPr>
        <w:pPrChange w:id="26941" w:author="Claire S" w:date="2026-06-05T18:04:00Z" w16du:dateUtc="2026-06-05T17:04:00Z">
          <w:pPr>
            <w:spacing w:line="360" w:lineRule="auto"/>
            <w:contextualSpacing/>
          </w:pPr>
        </w:pPrChange>
      </w:pPr>
      <w:ins w:id="26942" w:author="Claire S" w:date="2026-06-08T17:36:00Z" w16du:dateUtc="2026-06-08T16:36:00Z">
        <w:r>
          <w:rPr>
            <w:rFonts w:ascii="Cambria" w:hAnsi="Cambria"/>
            <w:bCs/>
            <w:sz w:val="28"/>
            <w:szCs w:val="28"/>
          </w:rPr>
          <w:t>But</w:t>
        </w:r>
      </w:ins>
      <w:ins w:id="26943" w:author="Daisy Watt" w:date="2026-06-24T13:33:00Z" w16du:dateUtc="2026-06-24T11:33:00Z">
        <w:r w:rsidR="00334E4E">
          <w:rPr>
            <w:rFonts w:ascii="Cambria" w:hAnsi="Cambria"/>
            <w:bCs/>
            <w:sz w:val="28"/>
            <w:szCs w:val="28"/>
          </w:rPr>
          <w:t xml:space="preserve"> then,</w:t>
        </w:r>
      </w:ins>
      <w:del w:id="26944" w:author="Claire S" w:date="2026-06-05T18:04:00Z" w16du:dateUtc="2026-06-05T17:04:00Z">
        <w:r w:rsidR="00DE2632" w:rsidDel="00CF79E8">
          <w:rPr>
            <w:rFonts w:ascii="Cambria" w:hAnsi="Cambria"/>
            <w:bCs/>
            <w:sz w:val="28"/>
            <w:szCs w:val="28"/>
          </w:rPr>
          <w:delText>when</w:delText>
        </w:r>
      </w:del>
      <w:r w:rsidR="00DE2632">
        <w:rPr>
          <w:rFonts w:ascii="Cambria" w:hAnsi="Cambria"/>
          <w:bCs/>
          <w:sz w:val="28"/>
          <w:szCs w:val="28"/>
        </w:rPr>
        <w:t xml:space="preserve"> the world</w:t>
      </w:r>
      <w:del w:id="26945" w:author="Claire S" w:date="2026-06-06T10:16:00Z" w16du:dateUtc="2026-06-06T09:16:00Z">
        <w:r w:rsidR="00DE2632" w:rsidDel="00892093">
          <w:rPr>
            <w:rFonts w:ascii="Cambria" w:hAnsi="Cambria"/>
            <w:bCs/>
            <w:sz w:val="28"/>
            <w:szCs w:val="28"/>
          </w:rPr>
          <w:delText xml:space="preserve"> </w:delText>
        </w:r>
        <w:r w:rsidR="0013757A" w:rsidDel="00892093">
          <w:rPr>
            <w:rFonts w:ascii="Cambria" w:hAnsi="Cambria"/>
            <w:bCs/>
            <w:sz w:val="28"/>
            <w:szCs w:val="28"/>
          </w:rPr>
          <w:delText>suddenly</w:delText>
        </w:r>
      </w:del>
      <w:r w:rsidR="0013757A">
        <w:rPr>
          <w:rFonts w:ascii="Cambria" w:hAnsi="Cambria"/>
          <w:bCs/>
          <w:sz w:val="28"/>
          <w:szCs w:val="28"/>
        </w:rPr>
        <w:t xml:space="preserve"> </w:t>
      </w:r>
      <w:r w:rsidR="00DE2632">
        <w:rPr>
          <w:rFonts w:ascii="Cambria" w:hAnsi="Cambria"/>
          <w:bCs/>
          <w:sz w:val="28"/>
          <w:szCs w:val="28"/>
        </w:rPr>
        <w:t>went dark</w:t>
      </w:r>
      <w:r w:rsidR="003B0A9B">
        <w:rPr>
          <w:rFonts w:ascii="Cambria" w:hAnsi="Cambria"/>
          <w:bCs/>
          <w:sz w:val="28"/>
          <w:szCs w:val="28"/>
        </w:rPr>
        <w:t>.</w:t>
      </w:r>
    </w:p>
    <w:p w14:paraId="3D760385" w14:textId="0BD6F628" w:rsidR="00DE217C" w:rsidRDefault="00DE217C" w:rsidP="001D6247">
      <w:pPr>
        <w:spacing w:line="360" w:lineRule="auto"/>
        <w:contextualSpacing/>
        <w:rPr>
          <w:rFonts w:ascii="Cambria" w:hAnsi="Cambria"/>
          <w:bCs/>
          <w:sz w:val="28"/>
          <w:szCs w:val="28"/>
        </w:rPr>
      </w:pPr>
      <w:r>
        <w:rPr>
          <w:rFonts w:ascii="Cambria" w:hAnsi="Cambria"/>
          <w:bCs/>
          <w:sz w:val="28"/>
          <w:szCs w:val="28"/>
        </w:rPr>
        <w:tab/>
        <w:t>‘Hey</w:t>
      </w:r>
      <w:ins w:id="26946" w:author="Claire S" w:date="2026-06-05T18:04:00Z" w16du:dateUtc="2026-06-05T17:04:00Z">
        <w:r w:rsidR="00CF79E8">
          <w:rPr>
            <w:rFonts w:ascii="Cambria" w:hAnsi="Cambria"/>
            <w:bCs/>
            <w:sz w:val="28"/>
            <w:szCs w:val="28"/>
          </w:rPr>
          <w:t>,</w:t>
        </w:r>
      </w:ins>
      <w:del w:id="26947" w:author="Claire S" w:date="2026-06-05T18:04:00Z" w16du:dateUtc="2026-06-05T17:04:00Z">
        <w:r w:rsidDel="00CF79E8">
          <w:rPr>
            <w:rFonts w:ascii="Cambria" w:hAnsi="Cambria"/>
            <w:bCs/>
            <w:sz w:val="28"/>
            <w:szCs w:val="28"/>
          </w:rPr>
          <w:delText>!</w:delText>
        </w:r>
      </w:del>
      <w:r>
        <w:rPr>
          <w:rFonts w:ascii="Cambria" w:hAnsi="Cambria"/>
          <w:bCs/>
          <w:sz w:val="28"/>
          <w:szCs w:val="28"/>
        </w:rPr>
        <w:t>’ she shouted</w:t>
      </w:r>
      <w:r w:rsidR="0013757A">
        <w:rPr>
          <w:rFonts w:ascii="Cambria" w:hAnsi="Cambria"/>
          <w:bCs/>
          <w:sz w:val="28"/>
          <w:szCs w:val="28"/>
        </w:rPr>
        <w:t xml:space="preserve"> in </w:t>
      </w:r>
      <w:ins w:id="26948" w:author="Claire S" w:date="2026-06-06T10:16:00Z" w16du:dateUtc="2026-06-06T09:16:00Z">
        <w:r w:rsidR="00892093">
          <w:rPr>
            <w:rFonts w:ascii="Cambria" w:hAnsi="Cambria"/>
            <w:bCs/>
            <w:sz w:val="28"/>
            <w:szCs w:val="28"/>
          </w:rPr>
          <w:t>absolute terror</w:t>
        </w:r>
      </w:ins>
      <w:del w:id="26949" w:author="Claire S" w:date="2026-06-06T10:16:00Z" w16du:dateUtc="2026-06-06T09:16:00Z">
        <w:r w:rsidR="0013757A" w:rsidDel="00892093">
          <w:rPr>
            <w:rFonts w:ascii="Cambria" w:hAnsi="Cambria"/>
            <w:bCs/>
            <w:sz w:val="28"/>
            <w:szCs w:val="28"/>
          </w:rPr>
          <w:delText>panic</w:delText>
        </w:r>
      </w:del>
      <w:r>
        <w:rPr>
          <w:rFonts w:ascii="Cambria" w:hAnsi="Cambria"/>
          <w:bCs/>
          <w:sz w:val="28"/>
          <w:szCs w:val="28"/>
        </w:rPr>
        <w:t xml:space="preserve">, </w:t>
      </w:r>
      <w:r w:rsidR="003B0A9B">
        <w:rPr>
          <w:rFonts w:ascii="Cambria" w:hAnsi="Cambria"/>
          <w:bCs/>
          <w:sz w:val="28"/>
          <w:szCs w:val="28"/>
        </w:rPr>
        <w:t>fighting the thing that had been thrown over he</w:t>
      </w:r>
      <w:r w:rsidR="00B622FB">
        <w:rPr>
          <w:rFonts w:ascii="Cambria" w:hAnsi="Cambria"/>
          <w:bCs/>
          <w:sz w:val="28"/>
          <w:szCs w:val="28"/>
        </w:rPr>
        <w:t>r head. ‘Get off</w:t>
      </w:r>
      <w:ins w:id="26950" w:author="Claire S" w:date="2026-06-05T18:04:00Z" w16du:dateUtc="2026-06-05T17:04:00Z">
        <w:r w:rsidR="00CF79E8">
          <w:rPr>
            <w:rFonts w:ascii="Cambria" w:hAnsi="Cambria"/>
            <w:bCs/>
            <w:sz w:val="28"/>
            <w:szCs w:val="28"/>
          </w:rPr>
          <w:t xml:space="preserve"> me!</w:t>
        </w:r>
      </w:ins>
      <w:del w:id="26951" w:author="Claire S" w:date="2026-06-05T18:04:00Z" w16du:dateUtc="2026-06-05T17:04:00Z">
        <w:r w:rsidR="00B622FB" w:rsidDel="00CF79E8">
          <w:rPr>
            <w:rFonts w:ascii="Cambria" w:hAnsi="Cambria"/>
            <w:bCs/>
            <w:sz w:val="28"/>
            <w:szCs w:val="28"/>
          </w:rPr>
          <w:delText>!</w:delText>
        </w:r>
      </w:del>
      <w:r w:rsidR="00B622FB">
        <w:rPr>
          <w:rFonts w:ascii="Cambria" w:hAnsi="Cambria"/>
          <w:bCs/>
          <w:sz w:val="28"/>
          <w:szCs w:val="28"/>
        </w:rPr>
        <w:t>’ Th</w:t>
      </w:r>
      <w:r>
        <w:rPr>
          <w:rFonts w:ascii="Cambria" w:hAnsi="Cambria"/>
          <w:bCs/>
          <w:sz w:val="28"/>
          <w:szCs w:val="28"/>
        </w:rPr>
        <w:t xml:space="preserve">e next thing she knew, </w:t>
      </w:r>
      <w:r w:rsidR="00B622FB">
        <w:rPr>
          <w:rFonts w:ascii="Cambria" w:hAnsi="Cambria"/>
          <w:bCs/>
          <w:sz w:val="28"/>
          <w:szCs w:val="28"/>
        </w:rPr>
        <w:t>a crack of pain resounded through her skull, and s</w:t>
      </w:r>
      <w:r>
        <w:rPr>
          <w:rFonts w:ascii="Cambria" w:hAnsi="Cambria"/>
          <w:bCs/>
          <w:sz w:val="28"/>
          <w:szCs w:val="28"/>
        </w:rPr>
        <w:t>he was falling</w:t>
      </w:r>
      <w:ins w:id="26952" w:author="Daisy Watt" w:date="2026-06-24T13:33:00Z" w16du:dateUtc="2026-06-24T11:33:00Z">
        <w:r w:rsidR="001E4EB7">
          <w:rPr>
            <w:rFonts w:ascii="Cambria" w:hAnsi="Cambria"/>
            <w:bCs/>
            <w:sz w:val="28"/>
            <w:szCs w:val="28"/>
          </w:rPr>
          <w:t>,</w:t>
        </w:r>
      </w:ins>
      <w:r>
        <w:rPr>
          <w:rFonts w:ascii="Cambria" w:hAnsi="Cambria"/>
          <w:bCs/>
          <w:sz w:val="28"/>
          <w:szCs w:val="28"/>
        </w:rPr>
        <w:t xml:space="preserve"> and then</w:t>
      </w:r>
      <w:ins w:id="26953" w:author="Daisy Watt" w:date="2026-06-24T13:33:00Z" w16du:dateUtc="2026-06-24T11:33:00Z">
        <w:r w:rsidR="00AB753B">
          <w:rPr>
            <w:rFonts w:ascii="Cambria" w:hAnsi="Cambria"/>
            <w:bCs/>
            <w:sz w:val="28"/>
            <w:szCs w:val="28"/>
          </w:rPr>
          <w:t>—</w:t>
        </w:r>
      </w:ins>
      <w:del w:id="26954" w:author="Daisy Watt" w:date="2026-06-24T13:33:00Z" w16du:dateUtc="2026-06-24T11:33:00Z">
        <w:r w:rsidDel="00AB753B">
          <w:rPr>
            <w:rFonts w:ascii="Cambria" w:hAnsi="Cambria"/>
            <w:bCs/>
            <w:sz w:val="28"/>
            <w:szCs w:val="28"/>
          </w:rPr>
          <w:delText xml:space="preserve"> </w:delText>
        </w:r>
        <w:r w:rsidR="00C85D1C" w:rsidDel="00AB753B">
          <w:rPr>
            <w:rFonts w:ascii="Cambria" w:hAnsi="Cambria"/>
            <w:bCs/>
            <w:sz w:val="28"/>
            <w:szCs w:val="28"/>
          </w:rPr>
          <w:delText>–</w:delText>
        </w:r>
      </w:del>
      <w:r>
        <w:rPr>
          <w:rFonts w:ascii="Cambria" w:hAnsi="Cambria"/>
          <w:bCs/>
          <w:sz w:val="28"/>
          <w:szCs w:val="28"/>
        </w:rPr>
        <w:t xml:space="preserve"> </w:t>
      </w:r>
    </w:p>
    <w:p w14:paraId="6CE90E87" w14:textId="08F888E4" w:rsidR="00C85D1C" w:rsidDel="00CF79E8" w:rsidRDefault="00C85D1C" w:rsidP="001D6247">
      <w:pPr>
        <w:spacing w:line="360" w:lineRule="auto"/>
        <w:contextualSpacing/>
        <w:rPr>
          <w:del w:id="26955" w:author="Claire S" w:date="2026-06-05T18:04:00Z" w16du:dateUtc="2026-06-05T17:04:00Z"/>
          <w:rFonts w:ascii="Cambria" w:hAnsi="Cambria"/>
          <w:bCs/>
          <w:sz w:val="28"/>
          <w:szCs w:val="28"/>
        </w:rPr>
      </w:pPr>
      <w:del w:id="26956" w:author="Claire S" w:date="2026-06-05T18:04:00Z" w16du:dateUtc="2026-06-05T17:04:00Z">
        <w:r w:rsidDel="00CF79E8">
          <w:rPr>
            <w:rFonts w:ascii="Cambria" w:hAnsi="Cambria"/>
            <w:bCs/>
            <w:sz w:val="28"/>
            <w:szCs w:val="28"/>
          </w:rPr>
          <w:tab/>
          <w:delText>She knew nothing at all.</w:delText>
        </w:r>
      </w:del>
    </w:p>
    <w:p w14:paraId="1E256090" w14:textId="77777777" w:rsidR="001D6247" w:rsidRDefault="001D6247" w:rsidP="001A7811">
      <w:pPr>
        <w:spacing w:line="360" w:lineRule="auto"/>
        <w:contextualSpacing/>
        <w:rPr>
          <w:rFonts w:ascii="Cambria" w:hAnsi="Cambria"/>
          <w:bCs/>
          <w:sz w:val="28"/>
          <w:szCs w:val="28"/>
        </w:rPr>
      </w:pPr>
    </w:p>
    <w:p w14:paraId="1F3E6077" w14:textId="77777777" w:rsidR="00E8785C" w:rsidRDefault="00E8785C" w:rsidP="001A7811">
      <w:pPr>
        <w:spacing w:line="360" w:lineRule="auto"/>
        <w:contextualSpacing/>
        <w:rPr>
          <w:rFonts w:ascii="Cambria" w:hAnsi="Cambria"/>
          <w:bCs/>
          <w:sz w:val="28"/>
          <w:szCs w:val="28"/>
        </w:rPr>
      </w:pPr>
    </w:p>
    <w:p w14:paraId="36BB11B7" w14:textId="77777777" w:rsidR="00E8785C" w:rsidRDefault="00E8785C" w:rsidP="001A7811">
      <w:pPr>
        <w:spacing w:line="360" w:lineRule="auto"/>
        <w:contextualSpacing/>
        <w:rPr>
          <w:rFonts w:ascii="Cambria" w:hAnsi="Cambria"/>
          <w:bCs/>
          <w:sz w:val="28"/>
          <w:szCs w:val="28"/>
        </w:rPr>
      </w:pPr>
    </w:p>
    <w:p w14:paraId="3594AD95" w14:textId="77777777" w:rsidR="00E8785C" w:rsidRDefault="00E8785C" w:rsidP="001A7811">
      <w:pPr>
        <w:spacing w:line="360" w:lineRule="auto"/>
        <w:contextualSpacing/>
        <w:rPr>
          <w:rFonts w:ascii="Cambria" w:hAnsi="Cambria"/>
          <w:bCs/>
          <w:sz w:val="28"/>
          <w:szCs w:val="28"/>
        </w:rPr>
      </w:pPr>
    </w:p>
    <w:p w14:paraId="19699AC4" w14:textId="77777777" w:rsidR="00E8785C" w:rsidRDefault="00E8785C" w:rsidP="001A7811">
      <w:pPr>
        <w:spacing w:line="360" w:lineRule="auto"/>
        <w:contextualSpacing/>
        <w:rPr>
          <w:rFonts w:ascii="Cambria" w:hAnsi="Cambria"/>
          <w:bCs/>
          <w:sz w:val="28"/>
          <w:szCs w:val="28"/>
        </w:rPr>
      </w:pPr>
    </w:p>
    <w:p w14:paraId="0BBF75F8" w14:textId="77777777" w:rsidR="00E8785C" w:rsidRDefault="00E8785C" w:rsidP="001A7811">
      <w:pPr>
        <w:spacing w:line="360" w:lineRule="auto"/>
        <w:contextualSpacing/>
        <w:rPr>
          <w:rFonts w:ascii="Cambria" w:hAnsi="Cambria"/>
          <w:bCs/>
          <w:sz w:val="28"/>
          <w:szCs w:val="28"/>
        </w:rPr>
      </w:pPr>
    </w:p>
    <w:p w14:paraId="204D5B0E" w14:textId="77777777" w:rsidR="001D6247" w:rsidRDefault="001D6247" w:rsidP="001A7811">
      <w:pPr>
        <w:spacing w:line="360" w:lineRule="auto"/>
        <w:contextualSpacing/>
        <w:rPr>
          <w:rFonts w:ascii="Cambria" w:hAnsi="Cambria"/>
          <w:bCs/>
          <w:sz w:val="28"/>
          <w:szCs w:val="28"/>
        </w:rPr>
      </w:pPr>
    </w:p>
    <w:p w14:paraId="03594B16" w14:textId="77777777" w:rsidR="001D6247" w:rsidDel="005A16D3" w:rsidRDefault="001D6247" w:rsidP="001A7811">
      <w:pPr>
        <w:spacing w:line="360" w:lineRule="auto"/>
        <w:contextualSpacing/>
        <w:rPr>
          <w:del w:id="26957" w:author="Claire S" w:date="2026-08-03T18:16:00Z" w16du:dateUtc="2026-08-03T17:16:00Z"/>
          <w:rFonts w:ascii="Cambria" w:hAnsi="Cambria"/>
          <w:bCs/>
          <w:sz w:val="28"/>
          <w:szCs w:val="28"/>
        </w:rPr>
      </w:pPr>
    </w:p>
    <w:p w14:paraId="5351871C" w14:textId="77777777" w:rsidR="001D6247" w:rsidRDefault="001D6247" w:rsidP="001A7811">
      <w:pPr>
        <w:spacing w:line="360" w:lineRule="auto"/>
        <w:contextualSpacing/>
        <w:rPr>
          <w:rFonts w:ascii="Cambria" w:hAnsi="Cambria"/>
          <w:bCs/>
          <w:sz w:val="28"/>
          <w:szCs w:val="28"/>
        </w:rPr>
      </w:pPr>
    </w:p>
    <w:p w14:paraId="5D482141" w14:textId="77777777" w:rsidR="001D6247" w:rsidDel="005A3DE9" w:rsidRDefault="001D6247" w:rsidP="001A7811">
      <w:pPr>
        <w:spacing w:line="360" w:lineRule="auto"/>
        <w:contextualSpacing/>
        <w:rPr>
          <w:del w:id="26958" w:author="Claire S" w:date="2026-06-08T17:36:00Z" w16du:dateUtc="2026-06-08T16:36:00Z"/>
          <w:rFonts w:ascii="Cambria" w:hAnsi="Cambria"/>
          <w:bCs/>
          <w:sz w:val="28"/>
          <w:szCs w:val="28"/>
        </w:rPr>
      </w:pPr>
    </w:p>
    <w:p w14:paraId="6CEC5315" w14:textId="49C0E525" w:rsidR="001D6247" w:rsidRDefault="00C85D1C" w:rsidP="001A7811">
      <w:pPr>
        <w:spacing w:line="360" w:lineRule="auto"/>
        <w:contextualSpacing/>
        <w:rPr>
          <w:ins w:id="26959" w:author="Claire S" w:date="2026-08-03T18:16:00Z" w16du:dateUtc="2026-08-03T17:16:00Z"/>
          <w:rFonts w:ascii="Cambria" w:hAnsi="Cambria"/>
          <w:b/>
          <w:sz w:val="28"/>
          <w:szCs w:val="28"/>
        </w:rPr>
      </w:pPr>
      <w:r w:rsidRPr="00C85D1C">
        <w:rPr>
          <w:rFonts w:ascii="Cambria" w:hAnsi="Cambria"/>
          <w:b/>
          <w:sz w:val="28"/>
          <w:szCs w:val="28"/>
        </w:rPr>
        <w:t xml:space="preserve">CHAPTER </w:t>
      </w:r>
      <w:del w:id="26960" w:author="Daisy Watt" w:date="2026-06-24T12:33:00Z" w16du:dateUtc="2026-06-24T10:33:00Z">
        <w:r w:rsidRPr="00C85D1C" w:rsidDel="00377D2D">
          <w:rPr>
            <w:rFonts w:ascii="Cambria" w:hAnsi="Cambria"/>
            <w:b/>
            <w:sz w:val="28"/>
            <w:szCs w:val="28"/>
          </w:rPr>
          <w:delText>76</w:delText>
        </w:r>
      </w:del>
      <w:ins w:id="26961" w:author="Claire S" w:date="2026-06-08T17:36:00Z" w16du:dateUtc="2026-06-08T16:36:00Z">
        <w:del w:id="26962" w:author="Daisy Watt" w:date="2026-06-24T12:33:00Z" w16du:dateUtc="2026-06-24T10:33:00Z">
          <w:r w:rsidR="005A3DE9" w:rsidRPr="00C85D1C" w:rsidDel="00377D2D">
            <w:rPr>
              <w:rFonts w:ascii="Cambria" w:hAnsi="Cambria"/>
              <w:b/>
              <w:sz w:val="28"/>
              <w:szCs w:val="28"/>
            </w:rPr>
            <w:delText>7</w:delText>
          </w:r>
          <w:r w:rsidR="005A3DE9" w:rsidDel="00377D2D">
            <w:rPr>
              <w:rFonts w:ascii="Cambria" w:hAnsi="Cambria"/>
              <w:b/>
              <w:sz w:val="28"/>
              <w:szCs w:val="28"/>
            </w:rPr>
            <w:delText>8</w:delText>
          </w:r>
        </w:del>
      </w:ins>
      <w:ins w:id="26963" w:author="Daisy Watt" w:date="2026-06-24T13:33:00Z" w16du:dateUtc="2026-06-24T11:33:00Z">
        <w:r w:rsidR="001E4EB7">
          <w:rPr>
            <w:rFonts w:ascii="Cambria" w:hAnsi="Cambria"/>
            <w:b/>
            <w:sz w:val="28"/>
            <w:szCs w:val="28"/>
          </w:rPr>
          <w:t>7</w:t>
        </w:r>
        <w:del w:id="26964" w:author="Claire S" w:date="2026-08-03T18:16:00Z" w16du:dateUtc="2026-08-03T17:16:00Z">
          <w:r w:rsidR="001E4EB7" w:rsidDel="005A16D3">
            <w:rPr>
              <w:rFonts w:ascii="Cambria" w:hAnsi="Cambria"/>
              <w:b/>
              <w:sz w:val="28"/>
              <w:szCs w:val="28"/>
            </w:rPr>
            <w:delText>6</w:delText>
          </w:r>
        </w:del>
      </w:ins>
      <w:ins w:id="26965" w:author="Claire S" w:date="2026-08-03T18:16:00Z" w16du:dateUtc="2026-08-03T17:16:00Z">
        <w:r w:rsidR="005A16D3">
          <w:rPr>
            <w:rFonts w:ascii="Cambria" w:hAnsi="Cambria"/>
            <w:b/>
            <w:sz w:val="28"/>
            <w:szCs w:val="28"/>
          </w:rPr>
          <w:t>3</w:t>
        </w:r>
      </w:ins>
    </w:p>
    <w:p w14:paraId="6DCDE252" w14:textId="39E3CFE7" w:rsidR="005A16D3" w:rsidRPr="00C85D1C" w:rsidRDefault="005A16D3" w:rsidP="001A7811">
      <w:pPr>
        <w:spacing w:line="360" w:lineRule="auto"/>
        <w:contextualSpacing/>
        <w:rPr>
          <w:rFonts w:ascii="Cambria" w:hAnsi="Cambria"/>
          <w:b/>
          <w:sz w:val="28"/>
          <w:szCs w:val="28"/>
        </w:rPr>
      </w:pPr>
      <w:ins w:id="26966" w:author="Claire S" w:date="2026-08-03T18:16:00Z" w16du:dateUtc="2026-08-03T17:16:00Z">
        <w:r>
          <w:rPr>
            <w:rFonts w:ascii="Cambria" w:hAnsi="Cambria"/>
            <w:b/>
            <w:sz w:val="28"/>
            <w:szCs w:val="28"/>
          </w:rPr>
          <w:t>THURSDAY AFTERNOON</w:t>
        </w:r>
      </w:ins>
    </w:p>
    <w:p w14:paraId="0698488A" w14:textId="4DA00292" w:rsidR="00C85D1C" w:rsidRPr="00C85D1C" w:rsidDel="00377D2D" w:rsidRDefault="00C85D1C" w:rsidP="001A7811">
      <w:pPr>
        <w:spacing w:line="360" w:lineRule="auto"/>
        <w:contextualSpacing/>
        <w:rPr>
          <w:del w:id="26967" w:author="Daisy Watt" w:date="2026-06-24T12:33:00Z" w16du:dateUtc="2026-06-24T10:33:00Z"/>
          <w:rFonts w:ascii="Cambria" w:hAnsi="Cambria"/>
          <w:b/>
          <w:sz w:val="28"/>
          <w:szCs w:val="28"/>
        </w:rPr>
      </w:pPr>
      <w:del w:id="26968" w:author="Daisy Watt" w:date="2026-06-24T12:33:00Z" w16du:dateUtc="2026-06-24T10:33:00Z">
        <w:r w:rsidRPr="00C85D1C" w:rsidDel="00377D2D">
          <w:rPr>
            <w:rFonts w:ascii="Cambria" w:hAnsi="Cambria"/>
            <w:b/>
            <w:sz w:val="28"/>
            <w:szCs w:val="28"/>
          </w:rPr>
          <w:delText>THURS EVE</w:delText>
        </w:r>
      </w:del>
    </w:p>
    <w:p w14:paraId="26A47693" w14:textId="413C38E7" w:rsidR="001C6AEC" w:rsidRDefault="00D354B3" w:rsidP="001A7811">
      <w:pPr>
        <w:spacing w:line="360" w:lineRule="auto"/>
        <w:contextualSpacing/>
        <w:rPr>
          <w:rFonts w:ascii="Cambria" w:hAnsi="Cambria"/>
          <w:bCs/>
          <w:sz w:val="28"/>
          <w:szCs w:val="28"/>
        </w:rPr>
      </w:pPr>
      <w:r>
        <w:rPr>
          <w:rFonts w:ascii="Cambria" w:hAnsi="Cambria"/>
          <w:bCs/>
          <w:sz w:val="28"/>
          <w:szCs w:val="28"/>
        </w:rPr>
        <w:t xml:space="preserve">Hurrying out to the lifts, </w:t>
      </w:r>
      <w:r w:rsidR="0003727B">
        <w:rPr>
          <w:rFonts w:ascii="Cambria" w:hAnsi="Cambria"/>
          <w:bCs/>
          <w:sz w:val="28"/>
          <w:szCs w:val="28"/>
        </w:rPr>
        <w:t>Clara had got as far as the third floor when she realised she’d left her purse in her bag.</w:t>
      </w:r>
    </w:p>
    <w:p w14:paraId="3A74F9F9" w14:textId="7C451AA6" w:rsidR="0003727B" w:rsidRDefault="0003727B" w:rsidP="001A7811">
      <w:pPr>
        <w:spacing w:line="360" w:lineRule="auto"/>
        <w:contextualSpacing/>
        <w:rPr>
          <w:rFonts w:ascii="Cambria" w:hAnsi="Cambria"/>
          <w:bCs/>
          <w:sz w:val="28"/>
          <w:szCs w:val="28"/>
        </w:rPr>
      </w:pPr>
      <w:r>
        <w:rPr>
          <w:rFonts w:ascii="Cambria" w:hAnsi="Cambria"/>
          <w:bCs/>
          <w:sz w:val="28"/>
          <w:szCs w:val="28"/>
        </w:rPr>
        <w:tab/>
      </w:r>
      <w:del w:id="26969" w:author="Claire S" w:date="2026-06-05T18:05:00Z" w16du:dateUtc="2026-06-05T17:05:00Z">
        <w:r w:rsidR="00F51265" w:rsidDel="00C36A32">
          <w:rPr>
            <w:rFonts w:ascii="Cambria" w:hAnsi="Cambria"/>
            <w:bCs/>
            <w:sz w:val="28"/>
            <w:szCs w:val="28"/>
          </w:rPr>
          <w:delText>H</w:delText>
        </w:r>
        <w:r w:rsidDel="00C36A32">
          <w:rPr>
            <w:rFonts w:ascii="Cambria" w:hAnsi="Cambria"/>
            <w:bCs/>
            <w:sz w:val="28"/>
            <w:szCs w:val="28"/>
          </w:rPr>
          <w:delText>urr</w:delText>
        </w:r>
        <w:r w:rsidR="00F51265" w:rsidDel="00C36A32">
          <w:rPr>
            <w:rFonts w:ascii="Cambria" w:hAnsi="Cambria"/>
            <w:bCs/>
            <w:sz w:val="28"/>
            <w:szCs w:val="28"/>
          </w:rPr>
          <w:delText>ying</w:delText>
        </w:r>
        <w:r w:rsidDel="00C36A32">
          <w:rPr>
            <w:rFonts w:ascii="Cambria" w:hAnsi="Cambria"/>
            <w:bCs/>
            <w:sz w:val="28"/>
            <w:szCs w:val="28"/>
          </w:rPr>
          <w:delText xml:space="preserve"> </w:delText>
        </w:r>
      </w:del>
      <w:ins w:id="26970" w:author="Claire S" w:date="2026-06-05T18:05:00Z" w16du:dateUtc="2026-06-05T17:05:00Z">
        <w:r w:rsidR="00C36A32">
          <w:rPr>
            <w:rFonts w:ascii="Cambria" w:hAnsi="Cambria"/>
            <w:bCs/>
            <w:sz w:val="28"/>
            <w:szCs w:val="28"/>
          </w:rPr>
          <w:t xml:space="preserve">Rushing </w:t>
        </w:r>
      </w:ins>
      <w:r>
        <w:rPr>
          <w:rFonts w:ascii="Cambria" w:hAnsi="Cambria"/>
          <w:bCs/>
          <w:sz w:val="28"/>
          <w:szCs w:val="28"/>
        </w:rPr>
        <w:t>back</w:t>
      </w:r>
      <w:r w:rsidR="00123510">
        <w:rPr>
          <w:rFonts w:ascii="Cambria" w:hAnsi="Cambria"/>
          <w:bCs/>
          <w:sz w:val="28"/>
          <w:szCs w:val="28"/>
        </w:rPr>
        <w:t xml:space="preserve"> down</w:t>
      </w:r>
      <w:del w:id="26971" w:author="Claire S" w:date="2026-06-05T18:04:00Z" w16du:dateUtc="2026-06-05T17:04:00Z">
        <w:r w:rsidR="00123510" w:rsidDel="00C36A32">
          <w:rPr>
            <w:rFonts w:ascii="Cambria" w:hAnsi="Cambria"/>
            <w:bCs/>
            <w:sz w:val="28"/>
            <w:szCs w:val="28"/>
          </w:rPr>
          <w:delText xml:space="preserve"> the</w:delText>
        </w:r>
      </w:del>
      <w:del w:id="26972" w:author="Claire S" w:date="2026-06-05T18:05:00Z" w16du:dateUtc="2026-06-05T17:05:00Z">
        <w:r w:rsidR="00123510" w:rsidDel="00C36A32">
          <w:rPr>
            <w:rFonts w:ascii="Cambria" w:hAnsi="Cambria"/>
            <w:bCs/>
            <w:sz w:val="28"/>
            <w:szCs w:val="28"/>
          </w:rPr>
          <w:delText xml:space="preserve"> </w:delText>
        </w:r>
      </w:del>
      <w:r w:rsidR="00123510">
        <w:rPr>
          <w:rFonts w:ascii="Cambria" w:hAnsi="Cambria"/>
          <w:bCs/>
          <w:sz w:val="28"/>
          <w:szCs w:val="28"/>
        </w:rPr>
        <w:t>stairs and</w:t>
      </w:r>
      <w:r>
        <w:rPr>
          <w:rFonts w:ascii="Cambria" w:hAnsi="Cambria"/>
          <w:bCs/>
          <w:sz w:val="28"/>
          <w:szCs w:val="28"/>
        </w:rPr>
        <w:t xml:space="preserve"> along the corridor</w:t>
      </w:r>
      <w:r w:rsidR="00F51265">
        <w:rPr>
          <w:rFonts w:ascii="Cambria" w:hAnsi="Cambria"/>
          <w:bCs/>
          <w:sz w:val="28"/>
          <w:szCs w:val="28"/>
        </w:rPr>
        <w:t>, a</w:t>
      </w:r>
      <w:r w:rsidR="00D354B3">
        <w:rPr>
          <w:rFonts w:ascii="Cambria" w:hAnsi="Cambria"/>
          <w:bCs/>
          <w:sz w:val="28"/>
          <w:szCs w:val="28"/>
        </w:rPr>
        <w:t>s she neared</w:t>
      </w:r>
      <w:r w:rsidR="00F51265">
        <w:rPr>
          <w:rFonts w:ascii="Cambria" w:hAnsi="Cambria"/>
          <w:bCs/>
          <w:sz w:val="28"/>
          <w:szCs w:val="28"/>
        </w:rPr>
        <w:t xml:space="preserve"> the Secret Library</w:t>
      </w:r>
      <w:r w:rsidR="00D354B3">
        <w:rPr>
          <w:rFonts w:ascii="Cambria" w:hAnsi="Cambria"/>
          <w:bCs/>
          <w:sz w:val="28"/>
          <w:szCs w:val="28"/>
        </w:rPr>
        <w:t xml:space="preserve">, </w:t>
      </w:r>
      <w:r w:rsidR="00123510">
        <w:rPr>
          <w:rFonts w:ascii="Cambria" w:hAnsi="Cambria"/>
          <w:bCs/>
          <w:sz w:val="28"/>
          <w:szCs w:val="28"/>
        </w:rPr>
        <w:t xml:space="preserve">she </w:t>
      </w:r>
      <w:r w:rsidR="002C34FB">
        <w:rPr>
          <w:rFonts w:ascii="Cambria" w:hAnsi="Cambria"/>
          <w:bCs/>
          <w:sz w:val="28"/>
          <w:szCs w:val="28"/>
        </w:rPr>
        <w:t xml:space="preserve">thought she </w:t>
      </w:r>
      <w:r>
        <w:rPr>
          <w:rFonts w:ascii="Cambria" w:hAnsi="Cambria"/>
          <w:bCs/>
          <w:sz w:val="28"/>
          <w:szCs w:val="28"/>
        </w:rPr>
        <w:t>hear</w:t>
      </w:r>
      <w:r w:rsidR="00D354B3">
        <w:rPr>
          <w:rFonts w:ascii="Cambria" w:hAnsi="Cambria"/>
          <w:bCs/>
          <w:sz w:val="28"/>
          <w:szCs w:val="28"/>
        </w:rPr>
        <w:t>d</w:t>
      </w:r>
      <w:r>
        <w:rPr>
          <w:rFonts w:ascii="Cambria" w:hAnsi="Cambria"/>
          <w:bCs/>
          <w:sz w:val="28"/>
          <w:szCs w:val="28"/>
        </w:rPr>
        <w:t xml:space="preserve"> voices</w:t>
      </w:r>
      <w:r w:rsidR="00F51265">
        <w:rPr>
          <w:rFonts w:ascii="Cambria" w:hAnsi="Cambria"/>
          <w:bCs/>
          <w:sz w:val="28"/>
          <w:szCs w:val="28"/>
        </w:rPr>
        <w:t>.</w:t>
      </w:r>
      <w:r w:rsidR="00A52645">
        <w:rPr>
          <w:rFonts w:ascii="Cambria" w:hAnsi="Cambria"/>
          <w:bCs/>
          <w:sz w:val="28"/>
          <w:szCs w:val="28"/>
        </w:rPr>
        <w:t xml:space="preserve"> </w:t>
      </w:r>
      <w:r w:rsidR="003678F4">
        <w:rPr>
          <w:rFonts w:ascii="Cambria" w:hAnsi="Cambria"/>
          <w:bCs/>
          <w:sz w:val="28"/>
          <w:szCs w:val="28"/>
        </w:rPr>
        <w:t>Savannah must have turned up</w:t>
      </w:r>
      <w:r>
        <w:rPr>
          <w:rFonts w:ascii="Cambria" w:hAnsi="Cambria"/>
          <w:bCs/>
          <w:sz w:val="28"/>
          <w:szCs w:val="28"/>
        </w:rPr>
        <w:t xml:space="preserve">. </w:t>
      </w:r>
    </w:p>
    <w:p w14:paraId="50CDDCB9" w14:textId="3E84B74D" w:rsidR="0003727B" w:rsidRDefault="0003727B" w:rsidP="001A7811">
      <w:pPr>
        <w:spacing w:line="360" w:lineRule="auto"/>
        <w:contextualSpacing/>
        <w:rPr>
          <w:rFonts w:ascii="Cambria" w:hAnsi="Cambria"/>
          <w:bCs/>
          <w:sz w:val="28"/>
          <w:szCs w:val="28"/>
        </w:rPr>
      </w:pPr>
      <w:r>
        <w:rPr>
          <w:rFonts w:ascii="Cambria" w:hAnsi="Cambria"/>
          <w:bCs/>
          <w:sz w:val="28"/>
          <w:szCs w:val="28"/>
        </w:rPr>
        <w:tab/>
        <w:t>‘</w:t>
      </w:r>
      <w:r w:rsidR="00F14A21">
        <w:rPr>
          <w:rFonts w:ascii="Cambria" w:hAnsi="Cambria"/>
          <w:bCs/>
          <w:sz w:val="28"/>
          <w:szCs w:val="28"/>
        </w:rPr>
        <w:t>What the hell have you just done</w:t>
      </w:r>
      <w:ins w:id="26973" w:author="Claire S" w:date="2026-06-05T18:05:00Z" w16du:dateUtc="2026-06-05T17:05:00Z">
        <w:del w:id="26974" w:author="Daisy Watt" w:date="2026-06-24T13:34:00Z" w16du:dateUtc="2026-06-24T11:34:00Z">
          <w:r w:rsidR="00C36A32" w:rsidDel="008E599C">
            <w:rPr>
              <w:rFonts w:ascii="Cambria" w:hAnsi="Cambria"/>
              <w:bCs/>
              <w:sz w:val="28"/>
              <w:szCs w:val="28"/>
            </w:rPr>
            <w:delText>,</w:delText>
          </w:r>
        </w:del>
      </w:ins>
      <w:ins w:id="26975" w:author="Daisy Watt" w:date="2026-06-24T13:34:00Z" w16du:dateUtc="2026-06-24T11:34:00Z">
        <w:r w:rsidR="008E599C">
          <w:rPr>
            <w:rFonts w:ascii="Cambria" w:hAnsi="Cambria"/>
            <w:bCs/>
            <w:sz w:val="28"/>
            <w:szCs w:val="28"/>
          </w:rPr>
          <w:t>?</w:t>
        </w:r>
      </w:ins>
      <w:del w:id="26976" w:author="Claire S" w:date="2026-06-05T18:05:00Z" w16du:dateUtc="2026-06-05T17:05:00Z">
        <w:r w:rsidDel="00C36A32">
          <w:rPr>
            <w:rFonts w:ascii="Cambria" w:hAnsi="Cambria"/>
            <w:bCs/>
            <w:sz w:val="28"/>
            <w:szCs w:val="28"/>
          </w:rPr>
          <w:delText>!</w:delText>
        </w:r>
      </w:del>
      <w:r>
        <w:rPr>
          <w:rFonts w:ascii="Cambria" w:hAnsi="Cambria"/>
          <w:bCs/>
          <w:sz w:val="28"/>
          <w:szCs w:val="28"/>
        </w:rPr>
        <w:t xml:space="preserve">’ </w:t>
      </w:r>
      <w:r w:rsidR="00F51265">
        <w:rPr>
          <w:rFonts w:ascii="Cambria" w:hAnsi="Cambria"/>
          <w:bCs/>
          <w:sz w:val="28"/>
          <w:szCs w:val="28"/>
        </w:rPr>
        <w:t>s</w:t>
      </w:r>
      <w:r>
        <w:rPr>
          <w:rFonts w:ascii="Cambria" w:hAnsi="Cambria"/>
          <w:bCs/>
          <w:sz w:val="28"/>
          <w:szCs w:val="28"/>
        </w:rPr>
        <w:t xml:space="preserve">omeone was </w:t>
      </w:r>
      <w:r w:rsidR="007D6D5B">
        <w:rPr>
          <w:rFonts w:ascii="Cambria" w:hAnsi="Cambria"/>
          <w:bCs/>
          <w:sz w:val="28"/>
          <w:szCs w:val="28"/>
        </w:rPr>
        <w:t>hissi</w:t>
      </w:r>
      <w:r>
        <w:rPr>
          <w:rFonts w:ascii="Cambria" w:hAnsi="Cambria"/>
          <w:bCs/>
          <w:sz w:val="28"/>
          <w:szCs w:val="28"/>
        </w:rPr>
        <w:t>ng</w:t>
      </w:r>
      <w:r w:rsidR="00123510">
        <w:rPr>
          <w:rFonts w:ascii="Cambria" w:hAnsi="Cambria"/>
          <w:bCs/>
          <w:sz w:val="28"/>
          <w:szCs w:val="28"/>
        </w:rPr>
        <w:t xml:space="preserve"> loudly</w:t>
      </w:r>
      <w:r>
        <w:rPr>
          <w:rFonts w:ascii="Cambria" w:hAnsi="Cambria"/>
          <w:bCs/>
          <w:sz w:val="28"/>
          <w:szCs w:val="28"/>
        </w:rPr>
        <w:t>. ‘You’</w:t>
      </w:r>
      <w:r w:rsidR="00F14A21">
        <w:rPr>
          <w:rFonts w:ascii="Cambria" w:hAnsi="Cambria"/>
          <w:bCs/>
          <w:sz w:val="28"/>
          <w:szCs w:val="28"/>
        </w:rPr>
        <w:t>re</w:t>
      </w:r>
      <w:r>
        <w:rPr>
          <w:rFonts w:ascii="Cambria" w:hAnsi="Cambria"/>
          <w:bCs/>
          <w:sz w:val="28"/>
          <w:szCs w:val="28"/>
        </w:rPr>
        <w:t xml:space="preserve"> </w:t>
      </w:r>
      <w:r w:rsidR="00F14A21">
        <w:rPr>
          <w:rFonts w:ascii="Cambria" w:hAnsi="Cambria"/>
          <w:bCs/>
          <w:sz w:val="28"/>
          <w:szCs w:val="28"/>
        </w:rPr>
        <w:t>just making it worse</w:t>
      </w:r>
      <w:r>
        <w:rPr>
          <w:rFonts w:ascii="Cambria" w:hAnsi="Cambria"/>
          <w:bCs/>
          <w:sz w:val="28"/>
          <w:szCs w:val="28"/>
        </w:rPr>
        <w:t>.</w:t>
      </w:r>
      <w:r w:rsidR="004A6C2D">
        <w:rPr>
          <w:rFonts w:ascii="Cambria" w:hAnsi="Cambria"/>
          <w:bCs/>
          <w:sz w:val="28"/>
          <w:szCs w:val="28"/>
        </w:rPr>
        <w:t xml:space="preserve">  Is she alive?</w:t>
      </w:r>
      <w:r>
        <w:rPr>
          <w:rFonts w:ascii="Cambria" w:hAnsi="Cambria"/>
          <w:bCs/>
          <w:sz w:val="28"/>
          <w:szCs w:val="28"/>
        </w:rPr>
        <w:t>’</w:t>
      </w:r>
    </w:p>
    <w:p w14:paraId="76F86B51" w14:textId="03AEDD93" w:rsidR="00FA2135" w:rsidRDefault="00FA2135" w:rsidP="001A7811">
      <w:pPr>
        <w:spacing w:line="360" w:lineRule="auto"/>
        <w:contextualSpacing/>
        <w:rPr>
          <w:rFonts w:ascii="Cambria" w:hAnsi="Cambria"/>
          <w:bCs/>
          <w:sz w:val="28"/>
          <w:szCs w:val="28"/>
        </w:rPr>
      </w:pPr>
      <w:r>
        <w:rPr>
          <w:rFonts w:ascii="Cambria" w:hAnsi="Cambria"/>
          <w:bCs/>
          <w:sz w:val="28"/>
          <w:szCs w:val="28"/>
        </w:rPr>
        <w:tab/>
        <w:t>‘</w:t>
      </w:r>
      <w:r w:rsidR="004A6C2D">
        <w:rPr>
          <w:rFonts w:ascii="Cambria" w:hAnsi="Cambria"/>
          <w:bCs/>
          <w:sz w:val="28"/>
          <w:szCs w:val="28"/>
        </w:rPr>
        <w:t xml:space="preserve">She’s breathing. </w:t>
      </w:r>
      <w:del w:id="26977" w:author="Claire S" w:date="2026-06-05T18:05:00Z" w16du:dateUtc="2026-06-05T17:05:00Z">
        <w:r w:rsidR="004A6C2D" w:rsidDel="00C36A32">
          <w:rPr>
            <w:rFonts w:ascii="Cambria" w:hAnsi="Cambria"/>
            <w:bCs/>
            <w:sz w:val="28"/>
            <w:szCs w:val="28"/>
          </w:rPr>
          <w:delText xml:space="preserve"> And </w:delText>
        </w:r>
      </w:del>
      <w:r w:rsidR="004A6C2D">
        <w:rPr>
          <w:rFonts w:ascii="Cambria" w:hAnsi="Cambria"/>
          <w:bCs/>
          <w:sz w:val="28"/>
          <w:szCs w:val="28"/>
        </w:rPr>
        <w:t>I</w:t>
      </w:r>
      <w:r w:rsidR="00F14A21">
        <w:rPr>
          <w:rFonts w:ascii="Cambria" w:hAnsi="Cambria"/>
          <w:bCs/>
          <w:sz w:val="28"/>
          <w:szCs w:val="28"/>
        </w:rPr>
        <w:t xml:space="preserve"> </w:t>
      </w:r>
      <w:ins w:id="26978" w:author="Claire S" w:date="2026-06-05T18:05:00Z" w16du:dateUtc="2026-06-05T17:05:00Z">
        <w:r w:rsidR="00C36A32">
          <w:rPr>
            <w:rFonts w:ascii="Cambria" w:hAnsi="Cambria"/>
            <w:bCs/>
            <w:sz w:val="28"/>
            <w:szCs w:val="28"/>
          </w:rPr>
          <w:t xml:space="preserve">just </w:t>
        </w:r>
      </w:ins>
      <w:r w:rsidR="00F14A21">
        <w:rPr>
          <w:rFonts w:ascii="Cambria" w:hAnsi="Cambria"/>
          <w:bCs/>
          <w:sz w:val="28"/>
          <w:szCs w:val="28"/>
        </w:rPr>
        <w:t>panicked.</w:t>
      </w:r>
      <w:del w:id="26979" w:author="Claire S" w:date="2026-06-06T10:17:00Z" w16du:dateUtc="2026-06-06T09:17:00Z">
        <w:r w:rsidR="00F14A21" w:rsidDel="00E81D58">
          <w:rPr>
            <w:rFonts w:ascii="Cambria" w:hAnsi="Cambria"/>
            <w:bCs/>
            <w:sz w:val="28"/>
            <w:szCs w:val="28"/>
          </w:rPr>
          <w:delText xml:space="preserve"> </w:delText>
        </w:r>
      </w:del>
      <w:r w:rsidR="00F14A21">
        <w:rPr>
          <w:rFonts w:ascii="Cambria" w:hAnsi="Cambria"/>
          <w:bCs/>
          <w:sz w:val="28"/>
          <w:szCs w:val="28"/>
        </w:rPr>
        <w:t xml:space="preserve"> </w:t>
      </w:r>
      <w:r w:rsidR="007D6D5B">
        <w:rPr>
          <w:rFonts w:ascii="Cambria" w:hAnsi="Cambria"/>
          <w:bCs/>
          <w:sz w:val="28"/>
          <w:szCs w:val="28"/>
        </w:rPr>
        <w:t>This isn’t what I signed up for</w:t>
      </w:r>
      <w:r w:rsidR="00F14A21">
        <w:rPr>
          <w:rFonts w:ascii="Cambria" w:hAnsi="Cambria"/>
          <w:bCs/>
          <w:sz w:val="28"/>
          <w:szCs w:val="28"/>
        </w:rPr>
        <w:t>,</w:t>
      </w:r>
      <w:r w:rsidR="007D6D5B">
        <w:rPr>
          <w:rFonts w:ascii="Cambria" w:hAnsi="Cambria"/>
          <w:bCs/>
          <w:sz w:val="28"/>
          <w:szCs w:val="28"/>
        </w:rPr>
        <w:t>’ an angry male voice</w:t>
      </w:r>
      <w:r w:rsidR="00B36E65">
        <w:rPr>
          <w:rFonts w:ascii="Cambria" w:hAnsi="Cambria"/>
          <w:bCs/>
          <w:sz w:val="28"/>
          <w:szCs w:val="28"/>
        </w:rPr>
        <w:t xml:space="preserve"> replied, almost shouting</w:t>
      </w:r>
      <w:r w:rsidR="007D6D5B">
        <w:rPr>
          <w:rFonts w:ascii="Cambria" w:hAnsi="Cambria"/>
          <w:bCs/>
          <w:sz w:val="28"/>
          <w:szCs w:val="28"/>
        </w:rPr>
        <w:t>. ‘This is all mental</w:t>
      </w:r>
      <w:del w:id="26980" w:author="Daisy Watt" w:date="2026-06-24T13:34:00Z" w16du:dateUtc="2026-06-24T11:34:00Z">
        <w:r w:rsidR="007D6D5B" w:rsidDel="00187E32">
          <w:rPr>
            <w:rFonts w:ascii="Cambria" w:hAnsi="Cambria"/>
            <w:bCs/>
            <w:sz w:val="28"/>
            <w:szCs w:val="28"/>
          </w:rPr>
          <w:delText>,</w:delText>
        </w:r>
      </w:del>
      <w:ins w:id="26981" w:author="Daisy Watt" w:date="2026-06-24T13:34:00Z" w16du:dateUtc="2026-06-24T11:34:00Z">
        <w:r w:rsidR="00187E32">
          <w:rPr>
            <w:rFonts w:ascii="Cambria" w:hAnsi="Cambria"/>
            <w:bCs/>
            <w:sz w:val="28"/>
            <w:szCs w:val="28"/>
          </w:rPr>
          <w:t xml:space="preserve"> –</w:t>
        </w:r>
      </w:ins>
      <w:r w:rsidR="007D6D5B">
        <w:rPr>
          <w:rFonts w:ascii="Cambria" w:hAnsi="Cambria"/>
          <w:bCs/>
          <w:sz w:val="28"/>
          <w:szCs w:val="28"/>
        </w:rPr>
        <w:t xml:space="preserve"> you’re mental. </w:t>
      </w:r>
      <w:ins w:id="26982" w:author="Claire S" w:date="2026-08-03T18:42:00Z" w16du:dateUtc="2026-08-03T17:42:00Z">
        <w:r w:rsidR="00DF2E71">
          <w:rPr>
            <w:rFonts w:ascii="Cambria" w:hAnsi="Cambria"/>
            <w:bCs/>
            <w:sz w:val="28"/>
            <w:szCs w:val="28"/>
          </w:rPr>
          <w:t xml:space="preserve">Right from the stupid bloody dummy. And </w:t>
        </w:r>
      </w:ins>
      <w:r w:rsidR="007D6D5B">
        <w:rPr>
          <w:rFonts w:ascii="Cambria" w:hAnsi="Cambria"/>
          <w:bCs/>
          <w:sz w:val="28"/>
          <w:szCs w:val="28"/>
        </w:rPr>
        <w:t xml:space="preserve">I never agreed to </w:t>
      </w:r>
      <w:r w:rsidR="00D354B3">
        <w:rPr>
          <w:rFonts w:ascii="Cambria" w:hAnsi="Cambria"/>
          <w:bCs/>
          <w:sz w:val="28"/>
          <w:szCs w:val="28"/>
        </w:rPr>
        <w:t xml:space="preserve">kill </w:t>
      </w:r>
      <w:r w:rsidR="00123510">
        <w:rPr>
          <w:rFonts w:ascii="Cambria" w:hAnsi="Cambria"/>
          <w:bCs/>
          <w:sz w:val="28"/>
          <w:szCs w:val="28"/>
        </w:rPr>
        <w:t>anyone</w:t>
      </w:r>
      <w:ins w:id="26983" w:author="Daisy Watt" w:date="2026-06-24T13:34:00Z" w16du:dateUtc="2026-06-24T11:34:00Z">
        <w:r w:rsidR="00187E32">
          <w:rPr>
            <w:rFonts w:ascii="Cambria" w:hAnsi="Cambria"/>
            <w:bCs/>
            <w:sz w:val="28"/>
            <w:szCs w:val="28"/>
          </w:rPr>
          <w:t>—</w:t>
        </w:r>
      </w:ins>
      <w:del w:id="26984" w:author="Daisy Watt" w:date="2026-06-24T13:34:00Z" w16du:dateUtc="2026-06-24T11:34:00Z">
        <w:r w:rsidR="00123510" w:rsidDel="00187E32">
          <w:rPr>
            <w:rFonts w:ascii="Cambria" w:hAnsi="Cambria"/>
            <w:bCs/>
            <w:sz w:val="28"/>
            <w:szCs w:val="28"/>
          </w:rPr>
          <w:delText xml:space="preserve"> -</w:delText>
        </w:r>
      </w:del>
      <w:r w:rsidR="007D6D5B">
        <w:rPr>
          <w:rFonts w:ascii="Cambria" w:hAnsi="Cambria"/>
          <w:bCs/>
          <w:sz w:val="28"/>
          <w:szCs w:val="28"/>
        </w:rPr>
        <w:t>’</w:t>
      </w:r>
    </w:p>
    <w:p w14:paraId="193DD758" w14:textId="49BCD0B5" w:rsidR="007D6D5B" w:rsidRDefault="007D6D5B" w:rsidP="001A7811">
      <w:pPr>
        <w:spacing w:line="360" w:lineRule="auto"/>
        <w:contextualSpacing/>
        <w:rPr>
          <w:rFonts w:ascii="Cambria" w:hAnsi="Cambria"/>
          <w:bCs/>
          <w:sz w:val="28"/>
          <w:szCs w:val="28"/>
        </w:rPr>
      </w:pPr>
      <w:r>
        <w:rPr>
          <w:rFonts w:ascii="Cambria" w:hAnsi="Cambria"/>
          <w:bCs/>
          <w:sz w:val="28"/>
          <w:szCs w:val="28"/>
        </w:rPr>
        <w:tab/>
        <w:t>‘</w:t>
      </w:r>
      <w:r w:rsidR="00123510">
        <w:rPr>
          <w:rFonts w:ascii="Cambria" w:hAnsi="Cambria"/>
          <w:bCs/>
          <w:sz w:val="28"/>
          <w:szCs w:val="28"/>
        </w:rPr>
        <w:t xml:space="preserve">You didn’t </w:t>
      </w:r>
      <w:r w:rsidR="00D354B3">
        <w:rPr>
          <w:rFonts w:ascii="Cambria" w:hAnsi="Cambria"/>
          <w:bCs/>
          <w:sz w:val="28"/>
          <w:szCs w:val="28"/>
        </w:rPr>
        <w:t>kill</w:t>
      </w:r>
      <w:r w:rsidR="00123510">
        <w:rPr>
          <w:rFonts w:ascii="Cambria" w:hAnsi="Cambria"/>
          <w:bCs/>
          <w:sz w:val="28"/>
          <w:szCs w:val="28"/>
        </w:rPr>
        <w:t xml:space="preserve"> anyone</w:t>
      </w:r>
      <w:r>
        <w:rPr>
          <w:rFonts w:ascii="Cambria" w:hAnsi="Cambria"/>
          <w:bCs/>
          <w:sz w:val="28"/>
          <w:szCs w:val="28"/>
        </w:rPr>
        <w:t xml:space="preserve">,’ </w:t>
      </w:r>
      <w:r w:rsidR="00B544C7">
        <w:rPr>
          <w:rFonts w:ascii="Cambria" w:hAnsi="Cambria"/>
          <w:bCs/>
          <w:sz w:val="28"/>
          <w:szCs w:val="28"/>
        </w:rPr>
        <w:t>the female</w:t>
      </w:r>
      <w:r w:rsidR="00514538">
        <w:rPr>
          <w:rFonts w:ascii="Cambria" w:hAnsi="Cambria"/>
          <w:bCs/>
          <w:sz w:val="28"/>
          <w:szCs w:val="28"/>
        </w:rPr>
        <w:t xml:space="preserve"> voice replied calmly</w:t>
      </w:r>
      <w:r w:rsidR="00B544C7">
        <w:rPr>
          <w:rFonts w:ascii="Cambria" w:hAnsi="Cambria"/>
          <w:bCs/>
          <w:sz w:val="28"/>
          <w:szCs w:val="28"/>
        </w:rPr>
        <w:t>. ‘</w:t>
      </w:r>
      <w:r w:rsidR="00D354B3">
        <w:rPr>
          <w:rFonts w:ascii="Cambria" w:hAnsi="Cambria"/>
          <w:bCs/>
          <w:sz w:val="28"/>
          <w:szCs w:val="28"/>
        </w:rPr>
        <w:t>And i</w:t>
      </w:r>
      <w:r w:rsidR="00B544C7">
        <w:rPr>
          <w:rFonts w:ascii="Cambria" w:hAnsi="Cambria"/>
          <w:bCs/>
          <w:sz w:val="28"/>
          <w:szCs w:val="28"/>
        </w:rPr>
        <w:t xml:space="preserve">t was </w:t>
      </w:r>
      <w:r w:rsidR="00123510">
        <w:rPr>
          <w:rFonts w:ascii="Cambria" w:hAnsi="Cambria"/>
          <w:bCs/>
          <w:sz w:val="28"/>
          <w:szCs w:val="28"/>
        </w:rPr>
        <w:t xml:space="preserve">his </w:t>
      </w:r>
      <w:r w:rsidR="00B544C7">
        <w:rPr>
          <w:rFonts w:ascii="Cambria" w:hAnsi="Cambria"/>
          <w:bCs/>
          <w:sz w:val="28"/>
          <w:szCs w:val="28"/>
        </w:rPr>
        <w:t>just de</w:t>
      </w:r>
      <w:del w:id="26985" w:author="Daisy Watt" w:date="2026-06-24T13:34:00Z" w16du:dateUtc="2026-06-24T11:34:00Z">
        <w:r w:rsidR="00B544C7" w:rsidDel="00187E32">
          <w:rPr>
            <w:rFonts w:ascii="Cambria" w:hAnsi="Cambria"/>
            <w:bCs/>
            <w:sz w:val="28"/>
            <w:szCs w:val="28"/>
          </w:rPr>
          <w:delText>s</w:delText>
        </w:r>
      </w:del>
      <w:r w:rsidR="00B544C7">
        <w:rPr>
          <w:rFonts w:ascii="Cambria" w:hAnsi="Cambria"/>
          <w:bCs/>
          <w:sz w:val="28"/>
          <w:szCs w:val="28"/>
        </w:rPr>
        <w:t>serts.’</w:t>
      </w:r>
    </w:p>
    <w:p w14:paraId="2643F522" w14:textId="5FB1CA26" w:rsidR="00B544C7" w:rsidRDefault="00B544C7" w:rsidP="000F5EFB">
      <w:pPr>
        <w:spacing w:line="360" w:lineRule="auto"/>
        <w:ind w:firstLine="720"/>
        <w:contextualSpacing/>
        <w:rPr>
          <w:rFonts w:ascii="Cambria" w:hAnsi="Cambria"/>
          <w:bCs/>
          <w:sz w:val="28"/>
          <w:szCs w:val="28"/>
        </w:rPr>
      </w:pPr>
      <w:r>
        <w:rPr>
          <w:rFonts w:ascii="Cambria" w:hAnsi="Cambria"/>
          <w:bCs/>
          <w:sz w:val="28"/>
          <w:szCs w:val="28"/>
        </w:rPr>
        <w:t>‘No</w:t>
      </w:r>
      <w:r w:rsidR="007A09A1">
        <w:rPr>
          <w:rFonts w:ascii="Cambria" w:hAnsi="Cambria"/>
          <w:bCs/>
          <w:sz w:val="28"/>
          <w:szCs w:val="28"/>
        </w:rPr>
        <w:t>,</w:t>
      </w:r>
      <w:r>
        <w:rPr>
          <w:rFonts w:ascii="Cambria" w:hAnsi="Cambria"/>
          <w:bCs/>
          <w:sz w:val="28"/>
          <w:szCs w:val="28"/>
        </w:rPr>
        <w:t xml:space="preserve"> it </w:t>
      </w:r>
      <w:r w:rsidR="002C34FB">
        <w:rPr>
          <w:rFonts w:ascii="Cambria" w:hAnsi="Cambria"/>
          <w:bCs/>
          <w:sz w:val="28"/>
          <w:szCs w:val="28"/>
        </w:rPr>
        <w:t xml:space="preserve">wasn’t. It </w:t>
      </w:r>
      <w:r>
        <w:rPr>
          <w:rFonts w:ascii="Cambria" w:hAnsi="Cambria"/>
          <w:bCs/>
          <w:sz w:val="28"/>
          <w:szCs w:val="28"/>
        </w:rPr>
        <w:t>was</w:t>
      </w:r>
      <w:r w:rsidR="000F5EFB">
        <w:rPr>
          <w:rFonts w:ascii="Cambria" w:hAnsi="Cambria"/>
          <w:bCs/>
          <w:sz w:val="28"/>
          <w:szCs w:val="28"/>
        </w:rPr>
        <w:t xml:space="preserve"> </w:t>
      </w:r>
      <w:r w:rsidR="002C34FB">
        <w:rPr>
          <w:rFonts w:ascii="Cambria" w:hAnsi="Cambria"/>
          <w:bCs/>
          <w:sz w:val="28"/>
          <w:szCs w:val="28"/>
        </w:rPr>
        <w:t>properly</w:t>
      </w:r>
      <w:r w:rsidR="000F5EFB">
        <w:rPr>
          <w:rFonts w:ascii="Cambria" w:hAnsi="Cambria"/>
          <w:bCs/>
          <w:sz w:val="28"/>
          <w:szCs w:val="28"/>
        </w:rPr>
        <w:t xml:space="preserve"> </w:t>
      </w:r>
      <w:r w:rsidR="002C34FB">
        <w:rPr>
          <w:rFonts w:ascii="Cambria" w:hAnsi="Cambria"/>
          <w:bCs/>
          <w:sz w:val="28"/>
          <w:szCs w:val="28"/>
        </w:rPr>
        <w:t>fucked up</w:t>
      </w:r>
      <w:r w:rsidR="007A09A1">
        <w:rPr>
          <w:rFonts w:ascii="Cambria" w:hAnsi="Cambria"/>
          <w:bCs/>
          <w:sz w:val="28"/>
          <w:szCs w:val="28"/>
        </w:rPr>
        <w:t>.</w:t>
      </w:r>
      <w:r w:rsidR="00514538">
        <w:rPr>
          <w:rFonts w:ascii="Cambria" w:hAnsi="Cambria"/>
          <w:bCs/>
          <w:sz w:val="28"/>
          <w:szCs w:val="28"/>
        </w:rPr>
        <w:t xml:space="preserve"> You never said anything about </w:t>
      </w:r>
      <w:r w:rsidR="00D354B3">
        <w:rPr>
          <w:rFonts w:ascii="Cambria" w:hAnsi="Cambria"/>
          <w:bCs/>
          <w:sz w:val="28"/>
          <w:szCs w:val="28"/>
        </w:rPr>
        <w:t>murder</w:t>
      </w:r>
      <w:r w:rsidR="002C34FB">
        <w:rPr>
          <w:rFonts w:ascii="Cambria" w:hAnsi="Cambria"/>
          <w:bCs/>
          <w:sz w:val="28"/>
          <w:szCs w:val="28"/>
        </w:rPr>
        <w:t xml:space="preserve"> when you asked me to help you</w:t>
      </w:r>
      <w:ins w:id="26986" w:author="Daisy Watt" w:date="2026-06-24T13:35:00Z" w16du:dateUtc="2026-06-24T11:35:00Z">
        <w:r w:rsidR="00821FA9">
          <w:rPr>
            <w:rFonts w:ascii="Cambria" w:hAnsi="Cambria"/>
            <w:bCs/>
            <w:sz w:val="28"/>
            <w:szCs w:val="28"/>
          </w:rPr>
          <w:t>.’</w:t>
        </w:r>
      </w:ins>
      <w:del w:id="26987" w:author="Daisy Watt" w:date="2026-06-24T13:35:00Z" w16du:dateUtc="2026-06-24T11:35:00Z">
        <w:r w:rsidR="00514538" w:rsidDel="00821FA9">
          <w:rPr>
            <w:rFonts w:ascii="Cambria" w:hAnsi="Cambria"/>
            <w:bCs/>
            <w:sz w:val="28"/>
            <w:szCs w:val="28"/>
          </w:rPr>
          <w:delText xml:space="preserve"> -</w:delText>
        </w:r>
        <w:r w:rsidR="000F5EFB" w:rsidDel="00821FA9">
          <w:rPr>
            <w:rFonts w:ascii="Cambria" w:hAnsi="Cambria"/>
            <w:bCs/>
            <w:sz w:val="28"/>
            <w:szCs w:val="28"/>
          </w:rPr>
          <w:delText>’</w:delText>
        </w:r>
      </w:del>
    </w:p>
    <w:p w14:paraId="18017A70" w14:textId="42A4FF07" w:rsidR="009D3749" w:rsidRDefault="009D3749" w:rsidP="000F5EFB">
      <w:pPr>
        <w:spacing w:line="360" w:lineRule="auto"/>
        <w:ind w:firstLine="720"/>
        <w:contextualSpacing/>
        <w:rPr>
          <w:rFonts w:ascii="Cambria" w:hAnsi="Cambria"/>
          <w:bCs/>
          <w:sz w:val="28"/>
          <w:szCs w:val="28"/>
        </w:rPr>
      </w:pPr>
      <w:r>
        <w:rPr>
          <w:rFonts w:ascii="Cambria" w:hAnsi="Cambria"/>
          <w:bCs/>
          <w:sz w:val="28"/>
          <w:szCs w:val="28"/>
        </w:rPr>
        <w:t>‘You didn’t</w:t>
      </w:r>
      <w:ins w:id="26988" w:author="Daisy Watt" w:date="2026-06-24T13:35:00Z" w16du:dateUtc="2026-06-24T11:35:00Z">
        <w:r w:rsidR="00821FA9">
          <w:rPr>
            <w:rFonts w:ascii="Cambria" w:hAnsi="Cambria"/>
            <w:bCs/>
            <w:sz w:val="28"/>
            <w:szCs w:val="28"/>
          </w:rPr>
          <w:t>,</w:t>
        </w:r>
      </w:ins>
      <w:r>
        <w:rPr>
          <w:rFonts w:ascii="Cambria" w:hAnsi="Cambria"/>
          <w:bCs/>
          <w:sz w:val="28"/>
          <w:szCs w:val="28"/>
        </w:rPr>
        <w:t xml:space="preserve"> though</w:t>
      </w:r>
      <w:r w:rsidR="008F0E25">
        <w:rPr>
          <w:rFonts w:ascii="Cambria" w:hAnsi="Cambria"/>
          <w:bCs/>
          <w:sz w:val="28"/>
          <w:szCs w:val="28"/>
        </w:rPr>
        <w:t>,</w:t>
      </w:r>
      <w:r>
        <w:rPr>
          <w:rFonts w:ascii="Cambria" w:hAnsi="Cambria"/>
          <w:bCs/>
          <w:sz w:val="28"/>
          <w:szCs w:val="28"/>
        </w:rPr>
        <w:t xml:space="preserve"> did you?</w:t>
      </w:r>
      <w:del w:id="26989" w:author="Claire S" w:date="2026-06-05T18:05:00Z" w16du:dateUtc="2026-06-05T17:05:00Z">
        <w:r w:rsidDel="00C36A32">
          <w:rPr>
            <w:rFonts w:ascii="Cambria" w:hAnsi="Cambria"/>
            <w:bCs/>
            <w:sz w:val="28"/>
            <w:szCs w:val="28"/>
          </w:rPr>
          <w:delText xml:space="preserve"> </w:delText>
        </w:r>
      </w:del>
      <w:r>
        <w:rPr>
          <w:rFonts w:ascii="Cambria" w:hAnsi="Cambria"/>
          <w:bCs/>
          <w:sz w:val="28"/>
          <w:szCs w:val="28"/>
        </w:rPr>
        <w:t xml:space="preserve"> I did it.’</w:t>
      </w:r>
    </w:p>
    <w:p w14:paraId="71AE9B71" w14:textId="3663C50E" w:rsidR="00FA7252" w:rsidRDefault="00FA7252" w:rsidP="000F5EFB">
      <w:pPr>
        <w:spacing w:line="360" w:lineRule="auto"/>
        <w:ind w:firstLine="720"/>
        <w:contextualSpacing/>
        <w:rPr>
          <w:rFonts w:ascii="Cambria" w:hAnsi="Cambria"/>
          <w:bCs/>
          <w:sz w:val="28"/>
          <w:szCs w:val="28"/>
        </w:rPr>
      </w:pPr>
      <w:r>
        <w:rPr>
          <w:rFonts w:ascii="Cambria" w:hAnsi="Cambria"/>
          <w:bCs/>
          <w:sz w:val="28"/>
          <w:szCs w:val="28"/>
        </w:rPr>
        <w:t>‘But you never said</w:t>
      </w:r>
      <w:del w:id="26990" w:author="Daisy Watt" w:date="2026-06-24T13:35:00Z" w16du:dateUtc="2026-06-24T11:35:00Z">
        <w:r w:rsidDel="00821FA9">
          <w:rPr>
            <w:rFonts w:ascii="Cambria" w:hAnsi="Cambria"/>
            <w:bCs/>
            <w:sz w:val="28"/>
            <w:szCs w:val="28"/>
          </w:rPr>
          <w:delText xml:space="preserve"> -’</w:delText>
        </w:r>
      </w:del>
      <w:ins w:id="26991" w:author="Daisy Watt" w:date="2026-06-24T13:35:00Z" w16du:dateUtc="2026-06-24T11:35:00Z">
        <w:r w:rsidR="00821FA9">
          <w:rPr>
            <w:rFonts w:ascii="Cambria" w:hAnsi="Cambria"/>
            <w:bCs/>
            <w:sz w:val="28"/>
            <w:szCs w:val="28"/>
          </w:rPr>
          <w:t>—’</w:t>
        </w:r>
      </w:ins>
    </w:p>
    <w:p w14:paraId="6C7CB589" w14:textId="09EA3C53" w:rsidR="00123510" w:rsidRDefault="007D6D5B" w:rsidP="001A7811">
      <w:pPr>
        <w:spacing w:line="360" w:lineRule="auto"/>
        <w:contextualSpacing/>
        <w:rPr>
          <w:rFonts w:ascii="Cambria" w:hAnsi="Cambria"/>
          <w:bCs/>
          <w:sz w:val="28"/>
          <w:szCs w:val="28"/>
        </w:rPr>
      </w:pPr>
      <w:r>
        <w:rPr>
          <w:rFonts w:ascii="Cambria" w:hAnsi="Cambria"/>
          <w:bCs/>
          <w:sz w:val="28"/>
          <w:szCs w:val="28"/>
        </w:rPr>
        <w:tab/>
      </w:r>
      <w:r w:rsidR="00FA7252">
        <w:rPr>
          <w:rFonts w:ascii="Cambria" w:hAnsi="Cambria"/>
          <w:bCs/>
          <w:sz w:val="28"/>
          <w:szCs w:val="28"/>
        </w:rPr>
        <w:t>‘</w:t>
      </w:r>
      <w:r w:rsidR="00014428">
        <w:rPr>
          <w:rFonts w:ascii="Cambria" w:hAnsi="Cambria"/>
          <w:bCs/>
          <w:sz w:val="28"/>
          <w:szCs w:val="28"/>
        </w:rPr>
        <w:t xml:space="preserve">Violet?’ </w:t>
      </w:r>
      <w:r>
        <w:rPr>
          <w:rFonts w:ascii="Cambria" w:hAnsi="Cambria"/>
          <w:bCs/>
          <w:sz w:val="28"/>
          <w:szCs w:val="28"/>
        </w:rPr>
        <w:t>Clara opened the door</w:t>
      </w:r>
      <w:r w:rsidR="002C34FB">
        <w:rPr>
          <w:rFonts w:ascii="Cambria" w:hAnsi="Cambria"/>
          <w:bCs/>
          <w:sz w:val="28"/>
          <w:szCs w:val="28"/>
        </w:rPr>
        <w:t xml:space="preserve"> in</w:t>
      </w:r>
      <w:r w:rsidR="00FA7252">
        <w:rPr>
          <w:rFonts w:ascii="Cambria" w:hAnsi="Cambria"/>
          <w:bCs/>
          <w:sz w:val="28"/>
          <w:szCs w:val="28"/>
        </w:rPr>
        <w:t xml:space="preserve"> shock</w:t>
      </w:r>
      <w:del w:id="26992" w:author="Claire S" w:date="2026-06-05T18:05:00Z" w16du:dateUtc="2026-06-05T17:05:00Z">
        <w:r w:rsidR="00FA7252" w:rsidDel="00C36A32">
          <w:rPr>
            <w:rFonts w:ascii="Cambria" w:hAnsi="Cambria"/>
            <w:bCs/>
            <w:sz w:val="28"/>
            <w:szCs w:val="28"/>
          </w:rPr>
          <w:delText xml:space="preserve"> and confusion</w:delText>
        </w:r>
      </w:del>
      <w:r w:rsidR="00FA7252">
        <w:rPr>
          <w:rFonts w:ascii="Cambria" w:hAnsi="Cambria"/>
          <w:bCs/>
          <w:sz w:val="28"/>
          <w:szCs w:val="28"/>
        </w:rPr>
        <w:t>. ‘What’s going on?’</w:t>
      </w:r>
    </w:p>
    <w:p w14:paraId="517B4C1B" w14:textId="3A21C269" w:rsidR="00123510" w:rsidRDefault="00123510" w:rsidP="001A7811">
      <w:pPr>
        <w:spacing w:line="360" w:lineRule="auto"/>
        <w:contextualSpacing/>
        <w:rPr>
          <w:rFonts w:ascii="Cambria" w:hAnsi="Cambria"/>
          <w:bCs/>
          <w:sz w:val="28"/>
          <w:szCs w:val="28"/>
        </w:rPr>
      </w:pPr>
      <w:r>
        <w:rPr>
          <w:rFonts w:ascii="Cambria" w:hAnsi="Cambria"/>
          <w:bCs/>
          <w:sz w:val="28"/>
          <w:szCs w:val="28"/>
        </w:rPr>
        <w:tab/>
      </w:r>
      <w:r w:rsidR="00514538">
        <w:rPr>
          <w:rFonts w:ascii="Cambria" w:hAnsi="Cambria"/>
          <w:bCs/>
          <w:sz w:val="28"/>
          <w:szCs w:val="28"/>
        </w:rPr>
        <w:t>‘Oh</w:t>
      </w:r>
      <w:r w:rsidR="00E3309A">
        <w:rPr>
          <w:rFonts w:ascii="Cambria" w:hAnsi="Cambria"/>
          <w:bCs/>
          <w:sz w:val="28"/>
          <w:szCs w:val="28"/>
        </w:rPr>
        <w:t>,</w:t>
      </w:r>
      <w:r w:rsidR="00514538">
        <w:rPr>
          <w:rFonts w:ascii="Cambria" w:hAnsi="Cambria"/>
          <w:bCs/>
          <w:sz w:val="28"/>
          <w:szCs w:val="28"/>
        </w:rPr>
        <w:t xml:space="preserve"> </w:t>
      </w:r>
      <w:r w:rsidR="00FA7252">
        <w:rPr>
          <w:rFonts w:ascii="Cambria" w:hAnsi="Cambria"/>
          <w:bCs/>
          <w:sz w:val="28"/>
          <w:szCs w:val="28"/>
        </w:rPr>
        <w:t xml:space="preserve">this is just </w:t>
      </w:r>
      <w:r w:rsidR="00514538">
        <w:rPr>
          <w:rFonts w:ascii="Cambria" w:hAnsi="Cambria"/>
          <w:bCs/>
          <w:sz w:val="28"/>
          <w:szCs w:val="28"/>
        </w:rPr>
        <w:t>fucking great</w:t>
      </w:r>
      <w:ins w:id="26993" w:author="Claire S" w:date="2026-06-05T18:05:00Z" w16du:dateUtc="2026-06-05T17:05:00Z">
        <w:r w:rsidR="00C36A32">
          <w:rPr>
            <w:rFonts w:ascii="Cambria" w:hAnsi="Cambria"/>
            <w:bCs/>
            <w:sz w:val="28"/>
            <w:szCs w:val="28"/>
          </w:rPr>
          <w:t>.</w:t>
        </w:r>
      </w:ins>
      <w:del w:id="26994" w:author="Claire S" w:date="2026-06-05T18:05:00Z" w16du:dateUtc="2026-06-05T17:05:00Z">
        <w:r w:rsidR="00514538" w:rsidDel="00C36A32">
          <w:rPr>
            <w:rFonts w:ascii="Cambria" w:hAnsi="Cambria"/>
            <w:bCs/>
            <w:sz w:val="28"/>
            <w:szCs w:val="28"/>
          </w:rPr>
          <w:delText>!</w:delText>
        </w:r>
      </w:del>
      <w:r w:rsidR="00514538">
        <w:rPr>
          <w:rFonts w:ascii="Cambria" w:hAnsi="Cambria"/>
          <w:bCs/>
          <w:sz w:val="28"/>
          <w:szCs w:val="28"/>
        </w:rPr>
        <w:t xml:space="preserve">’ </w:t>
      </w:r>
      <w:r>
        <w:rPr>
          <w:rFonts w:ascii="Cambria" w:hAnsi="Cambria"/>
          <w:bCs/>
          <w:sz w:val="28"/>
          <w:szCs w:val="28"/>
        </w:rPr>
        <w:t>The ma</w:t>
      </w:r>
      <w:r w:rsidR="00DF77B9">
        <w:rPr>
          <w:rFonts w:ascii="Cambria" w:hAnsi="Cambria"/>
          <w:bCs/>
          <w:sz w:val="28"/>
          <w:szCs w:val="28"/>
        </w:rPr>
        <w:t>n</w:t>
      </w:r>
      <w:r w:rsidR="0066304A">
        <w:rPr>
          <w:rFonts w:ascii="Cambria" w:hAnsi="Cambria"/>
          <w:bCs/>
          <w:sz w:val="28"/>
          <w:szCs w:val="28"/>
        </w:rPr>
        <w:t xml:space="preserve"> in the corner of the room</w:t>
      </w:r>
      <w:r>
        <w:rPr>
          <w:rFonts w:ascii="Cambria" w:hAnsi="Cambria"/>
          <w:bCs/>
          <w:sz w:val="28"/>
          <w:szCs w:val="28"/>
        </w:rPr>
        <w:t xml:space="preserve"> </w:t>
      </w:r>
      <w:r w:rsidR="0066304A">
        <w:rPr>
          <w:rFonts w:ascii="Cambria" w:hAnsi="Cambria"/>
          <w:bCs/>
          <w:sz w:val="28"/>
          <w:szCs w:val="28"/>
        </w:rPr>
        <w:t xml:space="preserve">threw his hands up in </w:t>
      </w:r>
      <w:r w:rsidR="00E3309A">
        <w:rPr>
          <w:rFonts w:ascii="Cambria" w:hAnsi="Cambria"/>
          <w:bCs/>
          <w:sz w:val="28"/>
          <w:szCs w:val="28"/>
        </w:rPr>
        <w:t>fury</w:t>
      </w:r>
      <w:r w:rsidR="0066304A">
        <w:rPr>
          <w:rFonts w:ascii="Cambria" w:hAnsi="Cambria"/>
          <w:bCs/>
          <w:sz w:val="28"/>
          <w:szCs w:val="28"/>
        </w:rPr>
        <w:t>. ‘And now what</w:t>
      </w:r>
      <w:r w:rsidR="00FA7252">
        <w:rPr>
          <w:rFonts w:ascii="Cambria" w:hAnsi="Cambria"/>
          <w:bCs/>
          <w:sz w:val="28"/>
          <w:szCs w:val="28"/>
        </w:rPr>
        <w:t>, Violet, eh</w:t>
      </w:r>
      <w:r w:rsidR="0066304A">
        <w:rPr>
          <w:rFonts w:ascii="Cambria" w:hAnsi="Cambria"/>
          <w:bCs/>
          <w:sz w:val="28"/>
          <w:szCs w:val="28"/>
        </w:rPr>
        <w:t>?</w:t>
      </w:r>
      <w:r w:rsidR="00FA7252">
        <w:rPr>
          <w:rFonts w:ascii="Cambria" w:hAnsi="Cambria"/>
          <w:bCs/>
          <w:sz w:val="28"/>
          <w:szCs w:val="28"/>
        </w:rPr>
        <w:t xml:space="preserve"> Soon</w:t>
      </w:r>
      <w:ins w:id="26995" w:author="Daisy Watt" w:date="2026-06-24T13:36:00Z" w16du:dateUtc="2026-06-24T11:36:00Z">
        <w:r w:rsidR="00934880">
          <w:rPr>
            <w:rFonts w:ascii="Cambria" w:hAnsi="Cambria"/>
            <w:bCs/>
            <w:sz w:val="28"/>
            <w:szCs w:val="28"/>
          </w:rPr>
          <w:t>,</w:t>
        </w:r>
      </w:ins>
      <w:r w:rsidR="00FA7252">
        <w:rPr>
          <w:rFonts w:ascii="Cambria" w:hAnsi="Cambria"/>
          <w:bCs/>
          <w:sz w:val="28"/>
          <w:szCs w:val="28"/>
        </w:rPr>
        <w:t xml:space="preserve"> the whole world will know</w:t>
      </w:r>
      <w:ins w:id="26996" w:author="Daisy Watt" w:date="2026-06-24T13:36:00Z" w16du:dateUtc="2026-06-24T11:36:00Z">
        <w:r w:rsidR="00934880">
          <w:rPr>
            <w:rFonts w:ascii="Cambria" w:hAnsi="Cambria"/>
            <w:bCs/>
            <w:sz w:val="28"/>
            <w:szCs w:val="28"/>
          </w:rPr>
          <w:t>—</w:t>
        </w:r>
      </w:ins>
      <w:del w:id="26997" w:author="Daisy Watt" w:date="2026-06-24T13:36:00Z" w16du:dateUtc="2026-06-24T11:36:00Z">
        <w:r w:rsidR="00FA7252" w:rsidDel="00934880">
          <w:rPr>
            <w:rFonts w:ascii="Cambria" w:hAnsi="Cambria"/>
            <w:bCs/>
            <w:sz w:val="28"/>
            <w:szCs w:val="28"/>
          </w:rPr>
          <w:delText xml:space="preserve"> -</w:delText>
        </w:r>
      </w:del>
      <w:r w:rsidR="0066304A">
        <w:rPr>
          <w:rFonts w:ascii="Cambria" w:hAnsi="Cambria"/>
          <w:bCs/>
          <w:sz w:val="28"/>
          <w:szCs w:val="28"/>
        </w:rPr>
        <w:t>’</w:t>
      </w:r>
    </w:p>
    <w:p w14:paraId="1690F0AA" w14:textId="447E540F" w:rsidR="00514538" w:rsidRDefault="00514538" w:rsidP="001A7811">
      <w:pPr>
        <w:spacing w:line="360" w:lineRule="auto"/>
        <w:contextualSpacing/>
        <w:rPr>
          <w:ins w:id="26998" w:author="Claire S" w:date="2026-06-05T18:06:00Z" w16du:dateUtc="2026-06-05T17:06:00Z"/>
          <w:rFonts w:ascii="Cambria" w:hAnsi="Cambria"/>
          <w:bCs/>
          <w:sz w:val="28"/>
          <w:szCs w:val="28"/>
        </w:rPr>
      </w:pPr>
      <w:r>
        <w:rPr>
          <w:rFonts w:ascii="Cambria" w:hAnsi="Cambria"/>
          <w:bCs/>
          <w:sz w:val="28"/>
          <w:szCs w:val="28"/>
        </w:rPr>
        <w:tab/>
        <w:t>‘Phil?’ Clara couldn’t take it all in. ‘What are you doing here?’</w:t>
      </w:r>
    </w:p>
    <w:p w14:paraId="21B5E804" w14:textId="023A1F0A" w:rsidR="00734CAD" w:rsidRDefault="00734CAD" w:rsidP="001A7811">
      <w:pPr>
        <w:spacing w:line="360" w:lineRule="auto"/>
        <w:contextualSpacing/>
        <w:rPr>
          <w:ins w:id="26999" w:author="Claire S" w:date="2026-06-05T18:07:00Z" w16du:dateUtc="2026-06-05T17:07:00Z"/>
          <w:rFonts w:ascii="Cambria" w:hAnsi="Cambria"/>
          <w:bCs/>
          <w:sz w:val="28"/>
          <w:szCs w:val="28"/>
        </w:rPr>
      </w:pPr>
      <w:ins w:id="27000" w:author="Claire S" w:date="2026-06-05T18:06:00Z" w16du:dateUtc="2026-06-05T17:06:00Z">
        <w:r>
          <w:rPr>
            <w:rFonts w:ascii="Cambria" w:hAnsi="Cambria"/>
            <w:bCs/>
            <w:sz w:val="28"/>
            <w:szCs w:val="28"/>
          </w:rPr>
          <w:tab/>
          <w:t>‘Oh Phil, you’ve really blown it</w:t>
        </w:r>
      </w:ins>
      <w:ins w:id="27001" w:author="Daisy Watt" w:date="2026-06-24T13:36:00Z" w16du:dateUtc="2026-06-24T11:36:00Z">
        <w:r w:rsidR="00934880">
          <w:rPr>
            <w:rFonts w:ascii="Cambria" w:hAnsi="Cambria"/>
            <w:bCs/>
            <w:sz w:val="28"/>
            <w:szCs w:val="28"/>
          </w:rPr>
          <w:t xml:space="preserve">, </w:t>
        </w:r>
      </w:ins>
      <w:ins w:id="27002" w:author="Claire S" w:date="2026-06-05T18:06:00Z" w16du:dateUtc="2026-06-05T17:06:00Z">
        <w:del w:id="27003" w:author="Daisy Watt" w:date="2026-06-24T13:36:00Z" w16du:dateUtc="2026-06-24T11:36:00Z">
          <w:r w:rsidDel="00934880">
            <w:rPr>
              <w:rFonts w:ascii="Cambria" w:hAnsi="Cambria"/>
              <w:bCs/>
              <w:sz w:val="28"/>
              <w:szCs w:val="28"/>
            </w:rPr>
            <w:delText xml:space="preserve"> </w:delText>
          </w:r>
        </w:del>
        <w:r>
          <w:rPr>
            <w:rFonts w:ascii="Cambria" w:hAnsi="Cambria"/>
            <w:bCs/>
            <w:sz w:val="28"/>
            <w:szCs w:val="28"/>
          </w:rPr>
          <w:t>now.’ Violet sig</w:t>
        </w:r>
      </w:ins>
      <w:ins w:id="27004" w:author="Claire S" w:date="2026-06-05T18:07:00Z" w16du:dateUtc="2026-06-05T17:07:00Z">
        <w:r>
          <w:rPr>
            <w:rFonts w:ascii="Cambria" w:hAnsi="Cambria"/>
            <w:bCs/>
            <w:sz w:val="28"/>
            <w:szCs w:val="28"/>
          </w:rPr>
          <w:t>hed.</w:t>
        </w:r>
      </w:ins>
    </w:p>
    <w:p w14:paraId="6C9AD54D" w14:textId="281090D4" w:rsidR="00F9779B" w:rsidRDefault="00F9779B" w:rsidP="001A7811">
      <w:pPr>
        <w:spacing w:line="360" w:lineRule="auto"/>
        <w:contextualSpacing/>
        <w:rPr>
          <w:rFonts w:ascii="Cambria" w:hAnsi="Cambria"/>
          <w:bCs/>
          <w:sz w:val="28"/>
          <w:szCs w:val="28"/>
        </w:rPr>
      </w:pPr>
      <w:ins w:id="27005" w:author="Claire S" w:date="2026-06-05T18:07:00Z" w16du:dateUtc="2026-06-05T17:07:00Z">
        <w:r>
          <w:rPr>
            <w:rFonts w:ascii="Cambria" w:hAnsi="Cambria"/>
            <w:bCs/>
            <w:sz w:val="28"/>
            <w:szCs w:val="28"/>
          </w:rPr>
          <w:tab/>
          <w:t>‘Blown what?’ Clara stammered.</w:t>
        </w:r>
      </w:ins>
    </w:p>
    <w:p w14:paraId="797DED4D" w14:textId="34B8B5EF" w:rsidR="00DF77B9" w:rsidRDefault="00514538" w:rsidP="001A7811">
      <w:pPr>
        <w:spacing w:line="360" w:lineRule="auto"/>
        <w:contextualSpacing/>
        <w:rPr>
          <w:rFonts w:ascii="Cambria" w:hAnsi="Cambria"/>
          <w:bCs/>
          <w:sz w:val="28"/>
          <w:szCs w:val="28"/>
        </w:rPr>
      </w:pPr>
      <w:r>
        <w:rPr>
          <w:rFonts w:ascii="Cambria" w:hAnsi="Cambria"/>
          <w:bCs/>
          <w:sz w:val="28"/>
          <w:szCs w:val="28"/>
        </w:rPr>
        <w:tab/>
        <w:t>‘</w:t>
      </w:r>
      <w:r w:rsidR="00F61A18">
        <w:rPr>
          <w:rFonts w:ascii="Cambria" w:hAnsi="Cambria"/>
          <w:bCs/>
          <w:sz w:val="28"/>
          <w:szCs w:val="28"/>
        </w:rPr>
        <w:t>You know Phil, don’t you</w:t>
      </w:r>
      <w:ins w:id="27006" w:author="Claire S" w:date="2026-06-05T18:07:00Z" w16du:dateUtc="2026-06-05T17:07:00Z">
        <w:r w:rsidR="00F9779B">
          <w:rPr>
            <w:rFonts w:ascii="Cambria" w:hAnsi="Cambria"/>
            <w:bCs/>
            <w:sz w:val="28"/>
            <w:szCs w:val="28"/>
          </w:rPr>
          <w:t>, and</w:t>
        </w:r>
      </w:ins>
      <w:del w:id="27007" w:author="Claire S" w:date="2026-06-05T18:07:00Z" w16du:dateUtc="2026-06-05T17:07:00Z">
        <w:r w:rsidR="00F61A18" w:rsidDel="00F9779B">
          <w:rPr>
            <w:rFonts w:ascii="Cambria" w:hAnsi="Cambria"/>
            <w:bCs/>
            <w:sz w:val="28"/>
            <w:szCs w:val="28"/>
          </w:rPr>
          <w:delText xml:space="preserve">? </w:delText>
        </w:r>
      </w:del>
      <w:r w:rsidR="00F61A18">
        <w:rPr>
          <w:rFonts w:ascii="Cambria" w:hAnsi="Cambria"/>
          <w:bCs/>
          <w:sz w:val="28"/>
          <w:szCs w:val="28"/>
        </w:rPr>
        <w:t xml:space="preserve"> I think you quite like him?  Well, d</w:t>
      </w:r>
      <w:r w:rsidR="00197F47">
        <w:rPr>
          <w:rFonts w:ascii="Cambria" w:hAnsi="Cambria"/>
          <w:bCs/>
          <w:sz w:val="28"/>
          <w:szCs w:val="28"/>
        </w:rPr>
        <w:t>ear Phil’</w:t>
      </w:r>
      <w:r>
        <w:rPr>
          <w:rFonts w:ascii="Cambria" w:hAnsi="Cambria"/>
          <w:bCs/>
          <w:sz w:val="28"/>
          <w:szCs w:val="28"/>
        </w:rPr>
        <w:t xml:space="preserve">s my </w:t>
      </w:r>
      <w:r w:rsidR="00D26220">
        <w:rPr>
          <w:rFonts w:ascii="Cambria" w:hAnsi="Cambria"/>
          <w:bCs/>
          <w:sz w:val="28"/>
          <w:szCs w:val="28"/>
        </w:rPr>
        <w:t>friend and</w:t>
      </w:r>
      <w:r w:rsidR="00E3309A">
        <w:rPr>
          <w:rFonts w:ascii="Cambria" w:hAnsi="Cambria"/>
          <w:bCs/>
          <w:sz w:val="28"/>
          <w:szCs w:val="28"/>
        </w:rPr>
        <w:t xml:space="preserve"> </w:t>
      </w:r>
      <w:r>
        <w:rPr>
          <w:rFonts w:ascii="Cambria" w:hAnsi="Cambria"/>
          <w:bCs/>
          <w:sz w:val="28"/>
          <w:szCs w:val="28"/>
        </w:rPr>
        <w:t>accomplice</w:t>
      </w:r>
      <w:del w:id="27008" w:author="Daisy Watt" w:date="2026-06-24T13:36:00Z" w16du:dateUtc="2026-06-24T11:36:00Z">
        <w:r w:rsidDel="00AD7899">
          <w:rPr>
            <w:rFonts w:ascii="Cambria" w:hAnsi="Cambria"/>
            <w:bCs/>
            <w:sz w:val="28"/>
            <w:szCs w:val="28"/>
          </w:rPr>
          <w:delText>,</w:delText>
        </w:r>
      </w:del>
      <w:ins w:id="27009" w:author="Daisy Watt" w:date="2026-06-24T13:36:00Z" w16du:dateUtc="2026-06-24T11:36:00Z">
        <w:r w:rsidR="00AD7899">
          <w:rPr>
            <w:rFonts w:ascii="Cambria" w:hAnsi="Cambria"/>
            <w:bCs/>
            <w:sz w:val="28"/>
            <w:szCs w:val="28"/>
          </w:rPr>
          <w:t>.</w:t>
        </w:r>
      </w:ins>
      <w:r>
        <w:rPr>
          <w:rFonts w:ascii="Cambria" w:hAnsi="Cambria"/>
          <w:bCs/>
          <w:sz w:val="28"/>
          <w:szCs w:val="28"/>
        </w:rPr>
        <w:t xml:space="preserve">’ Violet </w:t>
      </w:r>
      <w:r w:rsidR="00E3309A">
        <w:rPr>
          <w:rFonts w:ascii="Cambria" w:hAnsi="Cambria"/>
          <w:bCs/>
          <w:sz w:val="28"/>
          <w:szCs w:val="28"/>
        </w:rPr>
        <w:t xml:space="preserve">gave a strange </w:t>
      </w:r>
      <w:r>
        <w:rPr>
          <w:rFonts w:ascii="Cambria" w:hAnsi="Cambria"/>
          <w:bCs/>
          <w:sz w:val="28"/>
          <w:szCs w:val="28"/>
        </w:rPr>
        <w:t>laugh, and Clara looked at her and thought</w:t>
      </w:r>
      <w:ins w:id="27010" w:author="Daisy Watt" w:date="2026-06-24T13:36:00Z" w16du:dateUtc="2026-06-24T11:36:00Z">
        <w:r w:rsidR="00AD7899">
          <w:rPr>
            <w:rFonts w:ascii="Cambria" w:hAnsi="Cambria"/>
            <w:bCs/>
            <w:sz w:val="28"/>
            <w:szCs w:val="28"/>
          </w:rPr>
          <w:t>,</w:t>
        </w:r>
      </w:ins>
      <w:del w:id="27011" w:author="Daisy Watt" w:date="2026-06-24T13:36:00Z" w16du:dateUtc="2026-06-24T11:36:00Z">
        <w:r w:rsidDel="00AD7899">
          <w:rPr>
            <w:rFonts w:ascii="Cambria" w:hAnsi="Cambria"/>
            <w:bCs/>
            <w:sz w:val="28"/>
            <w:szCs w:val="28"/>
          </w:rPr>
          <w:delText xml:space="preserve"> –</w:delText>
        </w:r>
      </w:del>
      <w:r>
        <w:rPr>
          <w:rFonts w:ascii="Cambria" w:hAnsi="Cambria"/>
          <w:bCs/>
          <w:sz w:val="28"/>
          <w:szCs w:val="28"/>
        </w:rPr>
        <w:t xml:space="preserve"> </w:t>
      </w:r>
      <w:r w:rsidRPr="00514538">
        <w:rPr>
          <w:rFonts w:ascii="Cambria" w:hAnsi="Cambria"/>
          <w:bCs/>
          <w:i/>
          <w:iCs/>
          <w:sz w:val="28"/>
          <w:szCs w:val="28"/>
        </w:rPr>
        <w:t>she looks deranged</w:t>
      </w:r>
      <w:r>
        <w:rPr>
          <w:rFonts w:ascii="Cambria" w:hAnsi="Cambria"/>
          <w:bCs/>
          <w:sz w:val="28"/>
          <w:szCs w:val="28"/>
        </w:rPr>
        <w:t>!</w:t>
      </w:r>
      <w:r w:rsidR="00D26220">
        <w:rPr>
          <w:rFonts w:ascii="Cambria" w:hAnsi="Cambria"/>
          <w:bCs/>
          <w:sz w:val="28"/>
          <w:szCs w:val="28"/>
        </w:rPr>
        <w:t xml:space="preserve"> ‘He’s helped me</w:t>
      </w:r>
      <w:ins w:id="27012" w:author="Daisy Watt" w:date="2026-06-24T13:36:00Z" w16du:dateUtc="2026-06-24T11:36:00Z">
        <w:r w:rsidR="00AD7899">
          <w:rPr>
            <w:rFonts w:ascii="Cambria" w:hAnsi="Cambria"/>
            <w:bCs/>
            <w:sz w:val="28"/>
            <w:szCs w:val="28"/>
          </w:rPr>
          <w:t>,</w:t>
        </w:r>
      </w:ins>
      <w:r w:rsidR="00D26220">
        <w:rPr>
          <w:rFonts w:ascii="Cambria" w:hAnsi="Cambria"/>
          <w:bCs/>
          <w:sz w:val="28"/>
          <w:szCs w:val="28"/>
        </w:rPr>
        <w:t xml:space="preserve"> the past few months</w:t>
      </w:r>
      <w:r w:rsidR="00F61A18">
        <w:rPr>
          <w:rFonts w:ascii="Cambria" w:hAnsi="Cambria"/>
          <w:bCs/>
          <w:sz w:val="28"/>
          <w:szCs w:val="28"/>
        </w:rPr>
        <w:t>. His tech know-how has been invaluable.’</w:t>
      </w:r>
    </w:p>
    <w:p w14:paraId="468584C4" w14:textId="384F1F85" w:rsidR="00DF77B9" w:rsidRDefault="00DF77B9" w:rsidP="001A7811">
      <w:pPr>
        <w:spacing w:line="360" w:lineRule="auto"/>
        <w:contextualSpacing/>
        <w:rPr>
          <w:rFonts w:ascii="Cambria" w:hAnsi="Cambria"/>
          <w:bCs/>
          <w:sz w:val="28"/>
          <w:szCs w:val="28"/>
        </w:rPr>
      </w:pPr>
      <w:r>
        <w:rPr>
          <w:rFonts w:ascii="Cambria" w:hAnsi="Cambria"/>
          <w:bCs/>
          <w:sz w:val="28"/>
          <w:szCs w:val="28"/>
        </w:rPr>
        <w:tab/>
        <w:t xml:space="preserve">‘Helped you </w:t>
      </w:r>
      <w:r w:rsidRPr="00F61A18">
        <w:rPr>
          <w:rFonts w:ascii="Cambria" w:hAnsi="Cambria"/>
          <w:bCs/>
          <w:i/>
          <w:iCs/>
          <w:sz w:val="28"/>
          <w:szCs w:val="28"/>
        </w:rPr>
        <w:t>what</w:t>
      </w:r>
      <w:ins w:id="27013" w:author="Daisy Watt" w:date="2026-06-24T13:37:00Z" w16du:dateUtc="2026-06-24T11:37:00Z">
        <w:r w:rsidR="00AD7899">
          <w:rPr>
            <w:rFonts w:ascii="Cambria" w:hAnsi="Cambria"/>
            <w:bCs/>
            <w:sz w:val="28"/>
            <w:szCs w:val="28"/>
          </w:rPr>
          <w:t>,</w:t>
        </w:r>
      </w:ins>
      <w:r>
        <w:rPr>
          <w:rFonts w:ascii="Cambria" w:hAnsi="Cambria"/>
          <w:bCs/>
          <w:sz w:val="28"/>
          <w:szCs w:val="28"/>
        </w:rPr>
        <w:t xml:space="preserve"> though?’ Clara star</w:t>
      </w:r>
      <w:r w:rsidR="00F61A18">
        <w:rPr>
          <w:rFonts w:ascii="Cambria" w:hAnsi="Cambria"/>
          <w:bCs/>
          <w:sz w:val="28"/>
          <w:szCs w:val="28"/>
        </w:rPr>
        <w:t>ed</w:t>
      </w:r>
      <w:r>
        <w:rPr>
          <w:rFonts w:ascii="Cambria" w:hAnsi="Cambria"/>
          <w:bCs/>
          <w:sz w:val="28"/>
          <w:szCs w:val="28"/>
        </w:rPr>
        <w:t xml:space="preserve"> at her best friend at Langley </w:t>
      </w:r>
      <w:del w:id="27014" w:author="Daisy Watt" w:date="2026-06-24T13:37:00Z" w16du:dateUtc="2026-06-24T11:37:00Z">
        <w:r w:rsidDel="00AD7899">
          <w:rPr>
            <w:rFonts w:ascii="Cambria" w:hAnsi="Cambria"/>
            <w:bCs/>
            <w:sz w:val="28"/>
            <w:szCs w:val="28"/>
          </w:rPr>
          <w:delText>and</w:delText>
        </w:r>
      </w:del>
      <w:ins w:id="27015" w:author="Daisy Watt" w:date="2026-06-24T13:37:00Z" w16du:dateUtc="2026-06-24T11:37:00Z">
        <w:r w:rsidR="00AD7899">
          <w:rPr>
            <w:rFonts w:ascii="Cambria" w:hAnsi="Cambria"/>
            <w:bCs/>
            <w:sz w:val="28"/>
            <w:szCs w:val="28"/>
          </w:rPr>
          <w:t>&amp;</w:t>
        </w:r>
      </w:ins>
      <w:r>
        <w:rPr>
          <w:rFonts w:ascii="Cambria" w:hAnsi="Cambria"/>
          <w:bCs/>
          <w:sz w:val="28"/>
          <w:szCs w:val="28"/>
        </w:rPr>
        <w:t xml:space="preserve"> Co.</w:t>
      </w:r>
      <w:r w:rsidR="00F61A18">
        <w:rPr>
          <w:rFonts w:ascii="Cambria" w:hAnsi="Cambria"/>
          <w:bCs/>
          <w:sz w:val="28"/>
          <w:szCs w:val="28"/>
        </w:rPr>
        <w:t xml:space="preserve"> ‘What did you do?’</w:t>
      </w:r>
    </w:p>
    <w:p w14:paraId="03A9B26E" w14:textId="74315FE1" w:rsidR="00D2569F" w:rsidRDefault="00DF77B9" w:rsidP="00DF77B9">
      <w:pPr>
        <w:spacing w:line="360" w:lineRule="auto"/>
        <w:ind w:firstLine="720"/>
        <w:contextualSpacing/>
        <w:rPr>
          <w:rFonts w:ascii="Cambria" w:hAnsi="Cambria"/>
          <w:bCs/>
          <w:sz w:val="28"/>
          <w:szCs w:val="28"/>
        </w:rPr>
      </w:pPr>
      <w:r>
        <w:rPr>
          <w:rFonts w:ascii="Cambria" w:hAnsi="Cambria"/>
          <w:bCs/>
          <w:sz w:val="28"/>
          <w:szCs w:val="28"/>
        </w:rPr>
        <w:t>‘</w:t>
      </w:r>
      <w:r w:rsidR="00F61A18">
        <w:rPr>
          <w:rFonts w:ascii="Cambria" w:hAnsi="Cambria"/>
          <w:bCs/>
          <w:sz w:val="28"/>
          <w:szCs w:val="28"/>
        </w:rPr>
        <w:t>Helped me w</w:t>
      </w:r>
      <w:r w:rsidR="00D26220">
        <w:rPr>
          <w:rFonts w:ascii="Cambria" w:hAnsi="Cambria"/>
          <w:bCs/>
          <w:sz w:val="28"/>
          <w:szCs w:val="28"/>
        </w:rPr>
        <w:t>ork out my revenge.’</w:t>
      </w:r>
    </w:p>
    <w:p w14:paraId="25709B91" w14:textId="5AD9EF8C" w:rsidR="00E3309A" w:rsidRDefault="00D2569F" w:rsidP="001A7811">
      <w:pPr>
        <w:spacing w:line="360" w:lineRule="auto"/>
        <w:contextualSpacing/>
        <w:rPr>
          <w:rFonts w:ascii="Cambria" w:hAnsi="Cambria"/>
          <w:bCs/>
          <w:sz w:val="28"/>
          <w:szCs w:val="28"/>
        </w:rPr>
      </w:pPr>
      <w:r>
        <w:rPr>
          <w:rFonts w:ascii="Cambria" w:hAnsi="Cambria"/>
          <w:bCs/>
          <w:sz w:val="28"/>
          <w:szCs w:val="28"/>
        </w:rPr>
        <w:tab/>
        <w:t xml:space="preserve">‘Violet, you’re </w:t>
      </w:r>
      <w:r w:rsidR="009E41DE">
        <w:rPr>
          <w:rFonts w:ascii="Cambria" w:hAnsi="Cambria"/>
          <w:bCs/>
          <w:sz w:val="28"/>
          <w:szCs w:val="28"/>
        </w:rPr>
        <w:t xml:space="preserve">an </w:t>
      </w:r>
      <w:r w:rsidR="009E41DE" w:rsidRPr="006A6EA3">
        <w:rPr>
          <w:rFonts w:ascii="Cambria" w:hAnsi="Cambria"/>
          <w:bCs/>
          <w:sz w:val="28"/>
          <w:szCs w:val="28"/>
        </w:rPr>
        <w:t>absolute</w:t>
      </w:r>
      <w:ins w:id="27016" w:author="Claire S" w:date="2026-08-03T18:18:00Z" w16du:dateUtc="2026-08-03T17:18:00Z">
        <w:r w:rsidR="008A5BE4">
          <w:rPr>
            <w:rFonts w:ascii="Cambria" w:hAnsi="Cambria"/>
            <w:bCs/>
            <w:sz w:val="28"/>
            <w:szCs w:val="28"/>
          </w:rPr>
          <w:t xml:space="preserve"> </w:t>
        </w:r>
      </w:ins>
      <w:ins w:id="27017" w:author="Claire S" w:date="2026-08-04T10:45:00Z" w16du:dateUtc="2026-08-04T09:45:00Z">
        <w:r w:rsidR="003731D7">
          <w:rPr>
            <w:rFonts w:ascii="Cambria" w:hAnsi="Cambria"/>
            <w:bCs/>
            <w:sz w:val="28"/>
            <w:szCs w:val="28"/>
          </w:rPr>
          <w:t>wack-job</w:t>
        </w:r>
      </w:ins>
      <w:del w:id="27018" w:author="Claire S" w:date="2026-08-03T18:18:00Z" w16du:dateUtc="2026-08-03T17:18:00Z">
        <w:r w:rsidR="009E41DE" w:rsidRPr="006A6EA3" w:rsidDel="008A5BE4">
          <w:rPr>
            <w:rFonts w:ascii="Cambria" w:hAnsi="Cambria"/>
            <w:bCs/>
            <w:sz w:val="28"/>
            <w:szCs w:val="28"/>
          </w:rPr>
          <w:delText xml:space="preserve"> </w:delText>
        </w:r>
      </w:del>
      <w:del w:id="27019" w:author="Daisy Watt" w:date="2026-06-24T13:37:00Z" w16du:dateUtc="2026-06-24T11:37:00Z">
        <w:r w:rsidR="003829A0" w:rsidRPr="006A6EA3" w:rsidDel="00F956B3">
          <w:rPr>
            <w:rFonts w:ascii="Cambria" w:hAnsi="Cambria"/>
            <w:bCs/>
            <w:sz w:val="28"/>
            <w:szCs w:val="28"/>
          </w:rPr>
          <w:delText>nutjob</w:delText>
        </w:r>
      </w:del>
      <w:ins w:id="27020" w:author="Daisy Watt" w:date="2026-06-24T13:37:00Z" w16du:dateUtc="2026-06-24T11:37:00Z">
        <w:del w:id="27021" w:author="Claire S" w:date="2026-08-03T18:18:00Z" w16du:dateUtc="2026-08-03T17:18:00Z">
          <w:r w:rsidR="00F956B3" w:rsidRPr="006A6EA3" w:rsidDel="006A6EA3">
            <w:rPr>
              <w:rFonts w:ascii="Cambria" w:hAnsi="Cambria"/>
              <w:bCs/>
              <w:sz w:val="28"/>
              <w:szCs w:val="28"/>
            </w:rPr>
            <w:delText>nut job</w:delText>
          </w:r>
        </w:del>
      </w:ins>
      <w:del w:id="27022" w:author="Daisy Watt" w:date="2026-06-24T13:37:00Z" w16du:dateUtc="2026-06-24T11:37:00Z">
        <w:r w:rsidR="00D26220" w:rsidRPr="006A6EA3" w:rsidDel="00F956B3">
          <w:rPr>
            <w:rFonts w:ascii="Cambria" w:hAnsi="Cambria"/>
            <w:bCs/>
            <w:sz w:val="28"/>
            <w:szCs w:val="28"/>
          </w:rPr>
          <w:delText>,</w:delText>
        </w:r>
      </w:del>
      <w:ins w:id="27023" w:author="Daisy Watt" w:date="2026-06-24T13:37:00Z" w16du:dateUtc="2026-06-24T11:37:00Z">
        <w:r w:rsidR="00F956B3" w:rsidRPr="006A6EA3">
          <w:rPr>
            <w:rFonts w:ascii="Cambria" w:hAnsi="Cambria"/>
            <w:bCs/>
            <w:sz w:val="28"/>
            <w:szCs w:val="28"/>
          </w:rPr>
          <w:t>.</w:t>
        </w:r>
      </w:ins>
      <w:r w:rsidRPr="006A6EA3">
        <w:rPr>
          <w:rFonts w:ascii="Cambria" w:hAnsi="Cambria"/>
          <w:bCs/>
          <w:sz w:val="28"/>
          <w:szCs w:val="28"/>
        </w:rPr>
        <w:t>’</w:t>
      </w:r>
      <w:r>
        <w:rPr>
          <w:rFonts w:ascii="Cambria" w:hAnsi="Cambria"/>
          <w:bCs/>
          <w:sz w:val="28"/>
          <w:szCs w:val="28"/>
        </w:rPr>
        <w:t xml:space="preserve"> </w:t>
      </w:r>
      <w:r w:rsidR="00E3309A">
        <w:rPr>
          <w:rFonts w:ascii="Cambria" w:hAnsi="Cambria"/>
          <w:bCs/>
          <w:sz w:val="28"/>
          <w:szCs w:val="28"/>
        </w:rPr>
        <w:t xml:space="preserve">Phil stormed </w:t>
      </w:r>
      <w:r>
        <w:rPr>
          <w:rFonts w:ascii="Cambria" w:hAnsi="Cambria"/>
          <w:bCs/>
          <w:sz w:val="28"/>
          <w:szCs w:val="28"/>
        </w:rPr>
        <w:t xml:space="preserve">past Clara, </w:t>
      </w:r>
      <w:r w:rsidR="00F61A18">
        <w:rPr>
          <w:rFonts w:ascii="Cambria" w:hAnsi="Cambria"/>
          <w:bCs/>
          <w:sz w:val="28"/>
          <w:szCs w:val="28"/>
        </w:rPr>
        <w:t>his cute face furious.  Th</w:t>
      </w:r>
      <w:r>
        <w:rPr>
          <w:rFonts w:ascii="Cambria" w:hAnsi="Cambria"/>
          <w:bCs/>
          <w:sz w:val="28"/>
          <w:szCs w:val="28"/>
        </w:rPr>
        <w:t>en he turned</w:t>
      </w:r>
      <w:r w:rsidR="00F61A18">
        <w:rPr>
          <w:rFonts w:ascii="Cambria" w:hAnsi="Cambria"/>
          <w:bCs/>
          <w:sz w:val="28"/>
          <w:szCs w:val="28"/>
        </w:rPr>
        <w:t xml:space="preserve"> back to Clara</w:t>
      </w:r>
      <w:r>
        <w:rPr>
          <w:rFonts w:ascii="Cambria" w:hAnsi="Cambria"/>
          <w:bCs/>
          <w:sz w:val="28"/>
          <w:szCs w:val="28"/>
        </w:rPr>
        <w:t>. ‘This was fuck all to do with me, okay?</w:t>
      </w:r>
      <w:r w:rsidR="009E41DE">
        <w:rPr>
          <w:rFonts w:ascii="Cambria" w:hAnsi="Cambria"/>
          <w:bCs/>
          <w:sz w:val="28"/>
          <w:szCs w:val="28"/>
        </w:rPr>
        <w:t xml:space="preserve"> She said she needed some IT help</w:t>
      </w:r>
      <w:r w:rsidR="00F61A18">
        <w:rPr>
          <w:rFonts w:ascii="Cambria" w:hAnsi="Cambria"/>
          <w:bCs/>
          <w:sz w:val="28"/>
          <w:szCs w:val="28"/>
        </w:rPr>
        <w:t>, with the CCTV and all that,</w:t>
      </w:r>
      <w:r w:rsidR="009E41DE">
        <w:rPr>
          <w:rFonts w:ascii="Cambria" w:hAnsi="Cambria"/>
          <w:bCs/>
          <w:sz w:val="28"/>
          <w:szCs w:val="28"/>
        </w:rPr>
        <w:t xml:space="preserve"> and that was </w:t>
      </w:r>
      <w:r w:rsidR="00F61A18">
        <w:rPr>
          <w:rFonts w:ascii="Cambria" w:hAnsi="Cambria"/>
          <w:bCs/>
          <w:sz w:val="28"/>
          <w:szCs w:val="28"/>
        </w:rPr>
        <w:t>all</w:t>
      </w:r>
      <w:r w:rsidR="009E41DE">
        <w:rPr>
          <w:rFonts w:ascii="Cambria" w:hAnsi="Cambria"/>
          <w:bCs/>
          <w:sz w:val="28"/>
          <w:szCs w:val="28"/>
        </w:rPr>
        <w:t xml:space="preserve"> I did</w:t>
      </w:r>
      <w:r w:rsidR="003829A0">
        <w:rPr>
          <w:rFonts w:ascii="Cambria" w:hAnsi="Cambria"/>
          <w:bCs/>
          <w:sz w:val="28"/>
          <w:szCs w:val="28"/>
        </w:rPr>
        <w:t>, because she told me why</w:t>
      </w:r>
      <w:r w:rsidR="001D1083">
        <w:rPr>
          <w:rFonts w:ascii="Cambria" w:hAnsi="Cambria"/>
          <w:bCs/>
          <w:sz w:val="28"/>
          <w:szCs w:val="28"/>
        </w:rPr>
        <w:t>, and it was awful</w:t>
      </w:r>
      <w:r w:rsidR="009E41DE">
        <w:rPr>
          <w:rFonts w:ascii="Cambria" w:hAnsi="Cambria"/>
          <w:bCs/>
          <w:sz w:val="28"/>
          <w:szCs w:val="28"/>
        </w:rPr>
        <w:t>.</w:t>
      </w:r>
      <w:r w:rsidR="005A09DD">
        <w:rPr>
          <w:rFonts w:ascii="Cambria" w:hAnsi="Cambria"/>
          <w:bCs/>
          <w:sz w:val="28"/>
          <w:szCs w:val="28"/>
        </w:rPr>
        <w:t xml:space="preserve">  </w:t>
      </w:r>
      <w:ins w:id="27024" w:author="Claire S" w:date="2026-08-03T18:30:00Z" w16du:dateUtc="2026-08-03T17:30:00Z">
        <w:r w:rsidR="005A62FB">
          <w:rPr>
            <w:rFonts w:ascii="Cambria" w:hAnsi="Cambria"/>
            <w:bCs/>
            <w:sz w:val="28"/>
            <w:szCs w:val="28"/>
          </w:rPr>
          <w:t xml:space="preserve">I thought she was just going to read Dex the riot act. </w:t>
        </w:r>
      </w:ins>
      <w:r w:rsidR="005A09DD">
        <w:rPr>
          <w:rFonts w:ascii="Cambria" w:hAnsi="Cambria"/>
          <w:bCs/>
          <w:sz w:val="28"/>
          <w:szCs w:val="28"/>
        </w:rPr>
        <w:t>And sorry about that video – it was pretty sick</w:t>
      </w:r>
      <w:r w:rsidR="00A24739">
        <w:rPr>
          <w:rFonts w:ascii="Cambria" w:hAnsi="Cambria"/>
          <w:bCs/>
          <w:sz w:val="28"/>
          <w:szCs w:val="28"/>
        </w:rPr>
        <w:t>. A</w:t>
      </w:r>
      <w:r w:rsidR="005A09DD">
        <w:rPr>
          <w:rFonts w:ascii="Cambria" w:hAnsi="Cambria"/>
          <w:bCs/>
          <w:sz w:val="28"/>
          <w:szCs w:val="28"/>
        </w:rPr>
        <w:t>nd sorry I corrupted the link.  You didn’t deserve it</w:t>
      </w:r>
      <w:del w:id="27025" w:author="Daisy Watt" w:date="2026-06-24T13:38:00Z" w16du:dateUtc="2026-06-24T11:38:00Z">
        <w:r w:rsidR="008F3574" w:rsidDel="00F5652D">
          <w:rPr>
            <w:rFonts w:ascii="Cambria" w:hAnsi="Cambria"/>
            <w:bCs/>
            <w:sz w:val="28"/>
            <w:szCs w:val="28"/>
          </w:rPr>
          <w:delText>,’ h</w:delText>
        </w:r>
      </w:del>
      <w:ins w:id="27026" w:author="Daisy Watt" w:date="2026-06-24T13:38:00Z" w16du:dateUtc="2026-06-24T11:38:00Z">
        <w:r w:rsidR="00F5652D">
          <w:rPr>
            <w:rFonts w:ascii="Cambria" w:hAnsi="Cambria"/>
            <w:bCs/>
            <w:sz w:val="28"/>
            <w:szCs w:val="28"/>
          </w:rPr>
          <w:t>.’ H</w:t>
        </w:r>
      </w:ins>
      <w:r w:rsidR="008F3574">
        <w:rPr>
          <w:rFonts w:ascii="Cambria" w:hAnsi="Cambria"/>
          <w:bCs/>
          <w:sz w:val="28"/>
          <w:szCs w:val="28"/>
        </w:rPr>
        <w:t xml:space="preserve">is eyes were </w:t>
      </w:r>
      <w:r w:rsidR="00116F31">
        <w:rPr>
          <w:rFonts w:ascii="Cambria" w:hAnsi="Cambria"/>
          <w:bCs/>
          <w:sz w:val="28"/>
          <w:szCs w:val="28"/>
        </w:rPr>
        <w:t>almost black with fear</w:t>
      </w:r>
      <w:r w:rsidR="00945DAE">
        <w:rPr>
          <w:rFonts w:ascii="Cambria" w:hAnsi="Cambria"/>
          <w:bCs/>
          <w:sz w:val="28"/>
          <w:szCs w:val="28"/>
        </w:rPr>
        <w:t>. ‘</w:t>
      </w:r>
      <w:r w:rsidR="005A09DD">
        <w:rPr>
          <w:rFonts w:ascii="Cambria" w:hAnsi="Cambria"/>
          <w:bCs/>
          <w:sz w:val="28"/>
          <w:szCs w:val="28"/>
        </w:rPr>
        <w:t>You seem alright</w:t>
      </w:r>
      <w:r w:rsidR="00945DAE">
        <w:rPr>
          <w:rFonts w:ascii="Cambria" w:hAnsi="Cambria"/>
          <w:bCs/>
          <w:sz w:val="28"/>
          <w:szCs w:val="28"/>
        </w:rPr>
        <w:t>, despite what Violet said</w:t>
      </w:r>
      <w:r w:rsidR="005A09DD">
        <w:rPr>
          <w:rFonts w:ascii="Cambria" w:hAnsi="Cambria"/>
          <w:bCs/>
          <w:sz w:val="28"/>
          <w:szCs w:val="28"/>
        </w:rPr>
        <w:t>.</w:t>
      </w:r>
      <w:r>
        <w:rPr>
          <w:rFonts w:ascii="Cambria" w:hAnsi="Cambria"/>
          <w:bCs/>
          <w:sz w:val="28"/>
          <w:szCs w:val="28"/>
        </w:rPr>
        <w:t>’</w:t>
      </w:r>
    </w:p>
    <w:p w14:paraId="5923F4F6" w14:textId="1D818CA9" w:rsidR="00945DAE" w:rsidRDefault="00945DAE" w:rsidP="001A7811">
      <w:pPr>
        <w:spacing w:line="360" w:lineRule="auto"/>
        <w:contextualSpacing/>
        <w:rPr>
          <w:rFonts w:ascii="Cambria" w:hAnsi="Cambria"/>
          <w:bCs/>
          <w:sz w:val="28"/>
          <w:szCs w:val="28"/>
        </w:rPr>
      </w:pPr>
      <w:r>
        <w:rPr>
          <w:rFonts w:ascii="Cambria" w:hAnsi="Cambria"/>
          <w:bCs/>
          <w:sz w:val="28"/>
          <w:szCs w:val="28"/>
        </w:rPr>
        <w:tab/>
        <w:t>‘</w:t>
      </w:r>
      <w:r w:rsidR="001D1083">
        <w:rPr>
          <w:rFonts w:ascii="Cambria" w:hAnsi="Cambria"/>
          <w:bCs/>
          <w:sz w:val="28"/>
          <w:szCs w:val="28"/>
        </w:rPr>
        <w:t>A</w:t>
      </w:r>
      <w:r>
        <w:rPr>
          <w:rFonts w:ascii="Cambria" w:hAnsi="Cambria"/>
          <w:bCs/>
          <w:sz w:val="28"/>
          <w:szCs w:val="28"/>
        </w:rPr>
        <w:t xml:space="preserve"> ringing endorsement,’ Violet mu</w:t>
      </w:r>
      <w:r w:rsidR="001D1083">
        <w:rPr>
          <w:rFonts w:ascii="Cambria" w:hAnsi="Cambria"/>
          <w:bCs/>
          <w:sz w:val="28"/>
          <w:szCs w:val="28"/>
        </w:rPr>
        <w:t>rmured</w:t>
      </w:r>
      <w:r>
        <w:rPr>
          <w:rFonts w:ascii="Cambria" w:hAnsi="Cambria"/>
          <w:bCs/>
          <w:sz w:val="28"/>
          <w:szCs w:val="28"/>
        </w:rPr>
        <w:t xml:space="preserve">. </w:t>
      </w:r>
      <w:r w:rsidR="00A24739">
        <w:rPr>
          <w:rFonts w:ascii="Cambria" w:hAnsi="Cambria"/>
          <w:bCs/>
          <w:sz w:val="28"/>
          <w:szCs w:val="28"/>
        </w:rPr>
        <w:t>‘Put it on a front cover.’</w:t>
      </w:r>
    </w:p>
    <w:p w14:paraId="1F3857C7" w14:textId="69FDC37A" w:rsidR="00945DAE" w:rsidRDefault="00945DAE" w:rsidP="001A7811">
      <w:pPr>
        <w:spacing w:line="360" w:lineRule="auto"/>
        <w:contextualSpacing/>
        <w:rPr>
          <w:rFonts w:ascii="Cambria" w:hAnsi="Cambria"/>
          <w:bCs/>
          <w:sz w:val="28"/>
          <w:szCs w:val="28"/>
        </w:rPr>
      </w:pPr>
      <w:r>
        <w:rPr>
          <w:rFonts w:ascii="Cambria" w:hAnsi="Cambria"/>
          <w:bCs/>
          <w:sz w:val="28"/>
          <w:szCs w:val="28"/>
        </w:rPr>
        <w:tab/>
        <w:t xml:space="preserve">‘What did she say?’ Clara </w:t>
      </w:r>
      <w:r w:rsidR="008A7F99">
        <w:rPr>
          <w:rFonts w:ascii="Cambria" w:hAnsi="Cambria"/>
          <w:bCs/>
          <w:sz w:val="28"/>
          <w:szCs w:val="28"/>
        </w:rPr>
        <w:t>could barely get her words out.</w:t>
      </w:r>
    </w:p>
    <w:p w14:paraId="4929C2FB" w14:textId="664388B4" w:rsidR="00945DAE" w:rsidRDefault="00945DAE" w:rsidP="001A7811">
      <w:pPr>
        <w:spacing w:line="360" w:lineRule="auto"/>
        <w:contextualSpacing/>
        <w:rPr>
          <w:rFonts w:ascii="Cambria" w:hAnsi="Cambria"/>
          <w:bCs/>
          <w:sz w:val="28"/>
          <w:szCs w:val="28"/>
        </w:rPr>
      </w:pPr>
      <w:r>
        <w:rPr>
          <w:rFonts w:ascii="Cambria" w:hAnsi="Cambria"/>
          <w:bCs/>
          <w:sz w:val="28"/>
          <w:szCs w:val="28"/>
        </w:rPr>
        <w:tab/>
        <w:t xml:space="preserve">‘That </w:t>
      </w:r>
      <w:commentRangeStart w:id="27027"/>
      <w:commentRangeStart w:id="27028"/>
      <w:r>
        <w:rPr>
          <w:rFonts w:ascii="Cambria" w:hAnsi="Cambria"/>
          <w:bCs/>
          <w:sz w:val="28"/>
          <w:szCs w:val="28"/>
        </w:rPr>
        <w:t>you’re a traitor</w:t>
      </w:r>
      <w:commentRangeEnd w:id="27027"/>
      <w:r w:rsidR="00D50A29">
        <w:rPr>
          <w:rStyle w:val="CommentReference"/>
          <w:rFonts w:ascii="Cambria" w:hAnsi="Cambria"/>
          <w:bCs/>
          <w:sz w:val="28"/>
          <w:szCs w:val="28"/>
        </w:rPr>
        <w:commentReference w:id="27027"/>
      </w:r>
      <w:commentRangeEnd w:id="27028"/>
      <w:r w:rsidR="00734CAD">
        <w:rPr>
          <w:rStyle w:val="CommentReference"/>
          <w:rFonts w:ascii="Cambria" w:hAnsi="Cambria"/>
          <w:bCs/>
          <w:sz w:val="28"/>
          <w:szCs w:val="28"/>
        </w:rPr>
        <w:commentReference w:id="27028"/>
      </w:r>
      <w:r>
        <w:rPr>
          <w:rFonts w:ascii="Cambria" w:hAnsi="Cambria"/>
          <w:bCs/>
          <w:sz w:val="28"/>
          <w:szCs w:val="28"/>
        </w:rPr>
        <w:t>.’</w:t>
      </w:r>
    </w:p>
    <w:p w14:paraId="2288CFD4" w14:textId="7F256307" w:rsidR="00D2569F" w:rsidRDefault="009E41DE" w:rsidP="001A7811">
      <w:pPr>
        <w:spacing w:line="360" w:lineRule="auto"/>
        <w:contextualSpacing/>
        <w:rPr>
          <w:rFonts w:ascii="Cambria" w:hAnsi="Cambria"/>
          <w:bCs/>
          <w:sz w:val="28"/>
          <w:szCs w:val="28"/>
        </w:rPr>
      </w:pPr>
      <w:r>
        <w:rPr>
          <w:rFonts w:ascii="Cambria" w:hAnsi="Cambria"/>
          <w:bCs/>
          <w:sz w:val="28"/>
          <w:szCs w:val="28"/>
        </w:rPr>
        <w:tab/>
        <w:t xml:space="preserve">As </w:t>
      </w:r>
      <w:r w:rsidR="008A7F99">
        <w:rPr>
          <w:rFonts w:ascii="Cambria" w:hAnsi="Cambria"/>
          <w:bCs/>
          <w:sz w:val="28"/>
          <w:szCs w:val="28"/>
        </w:rPr>
        <w:t>Phil</w:t>
      </w:r>
      <w:r>
        <w:rPr>
          <w:rFonts w:ascii="Cambria" w:hAnsi="Cambria"/>
          <w:bCs/>
          <w:sz w:val="28"/>
          <w:szCs w:val="28"/>
        </w:rPr>
        <w:t xml:space="preserve"> left, banging the door behind him, </w:t>
      </w:r>
      <w:r w:rsidR="00D2569F">
        <w:rPr>
          <w:rFonts w:ascii="Cambria" w:hAnsi="Cambria"/>
          <w:bCs/>
          <w:sz w:val="28"/>
          <w:szCs w:val="28"/>
        </w:rPr>
        <w:t>Clara and Violet faced each other in the small room</w:t>
      </w:r>
      <w:r w:rsidR="00F61A18">
        <w:rPr>
          <w:rFonts w:ascii="Cambria" w:hAnsi="Cambria"/>
          <w:bCs/>
          <w:sz w:val="28"/>
          <w:szCs w:val="28"/>
        </w:rPr>
        <w:t>.  T</w:t>
      </w:r>
      <w:r w:rsidR="00D26220">
        <w:rPr>
          <w:rFonts w:ascii="Cambria" w:hAnsi="Cambria"/>
          <w:bCs/>
          <w:sz w:val="28"/>
          <w:szCs w:val="28"/>
        </w:rPr>
        <w:t>he</w:t>
      </w:r>
      <w:r w:rsidR="00D2569F">
        <w:rPr>
          <w:rFonts w:ascii="Cambria" w:hAnsi="Cambria"/>
          <w:bCs/>
          <w:sz w:val="28"/>
          <w:szCs w:val="28"/>
        </w:rPr>
        <w:t xml:space="preserve"> colour </w:t>
      </w:r>
      <w:r w:rsidR="00F61A18">
        <w:rPr>
          <w:rFonts w:ascii="Cambria" w:hAnsi="Cambria"/>
          <w:bCs/>
          <w:sz w:val="28"/>
          <w:szCs w:val="28"/>
        </w:rPr>
        <w:t xml:space="preserve">was </w:t>
      </w:r>
      <w:r w:rsidR="00D26220">
        <w:rPr>
          <w:rFonts w:ascii="Cambria" w:hAnsi="Cambria"/>
          <w:bCs/>
          <w:sz w:val="28"/>
          <w:szCs w:val="28"/>
        </w:rPr>
        <w:t xml:space="preserve">starting to return to Violet’s </w:t>
      </w:r>
      <w:r w:rsidR="00F61A18">
        <w:rPr>
          <w:rFonts w:ascii="Cambria" w:hAnsi="Cambria"/>
          <w:bCs/>
          <w:sz w:val="28"/>
          <w:szCs w:val="28"/>
        </w:rPr>
        <w:t>pale face</w:t>
      </w:r>
      <w:r w:rsidR="00D2569F">
        <w:rPr>
          <w:rFonts w:ascii="Cambria" w:hAnsi="Cambria"/>
          <w:bCs/>
          <w:sz w:val="28"/>
          <w:szCs w:val="28"/>
        </w:rPr>
        <w:t xml:space="preserve"> again</w:t>
      </w:r>
      <w:ins w:id="27029" w:author="Claire S" w:date="2026-08-03T18:21:00Z" w16du:dateUtc="2026-08-03T17:21:00Z">
        <w:r w:rsidR="00F35A27">
          <w:rPr>
            <w:rFonts w:ascii="Cambria" w:hAnsi="Cambria"/>
            <w:bCs/>
            <w:sz w:val="28"/>
            <w:szCs w:val="28"/>
          </w:rPr>
          <w:t xml:space="preserve"> as she stood up, clearly much stronger than Clara had thought</w:t>
        </w:r>
      </w:ins>
      <w:r w:rsidR="00D26220">
        <w:rPr>
          <w:rFonts w:ascii="Cambria" w:hAnsi="Cambria"/>
          <w:bCs/>
          <w:sz w:val="28"/>
          <w:szCs w:val="28"/>
        </w:rPr>
        <w:t xml:space="preserve">, </w:t>
      </w:r>
      <w:r w:rsidR="00F61A18">
        <w:rPr>
          <w:rFonts w:ascii="Cambria" w:hAnsi="Cambria"/>
          <w:bCs/>
          <w:sz w:val="28"/>
          <w:szCs w:val="28"/>
        </w:rPr>
        <w:t xml:space="preserve">and </w:t>
      </w:r>
      <w:r w:rsidR="00D26220">
        <w:rPr>
          <w:rFonts w:ascii="Cambria" w:hAnsi="Cambria"/>
          <w:bCs/>
          <w:sz w:val="28"/>
          <w:szCs w:val="28"/>
        </w:rPr>
        <w:t>for all</w:t>
      </w:r>
      <w:r w:rsidR="00D2569F">
        <w:rPr>
          <w:rFonts w:ascii="Cambria" w:hAnsi="Cambria"/>
          <w:bCs/>
          <w:sz w:val="28"/>
          <w:szCs w:val="28"/>
        </w:rPr>
        <w:t xml:space="preserve"> her dishevelled appearance</w:t>
      </w:r>
      <w:r w:rsidR="00F61A18">
        <w:rPr>
          <w:rFonts w:ascii="Cambria" w:hAnsi="Cambria"/>
          <w:bCs/>
          <w:sz w:val="28"/>
          <w:szCs w:val="28"/>
        </w:rPr>
        <w:t>, she’d started to look more normal</w:t>
      </w:r>
      <w:ins w:id="27030" w:author="Daisy Watt" w:date="2026-06-24T13:39:00Z" w16du:dateUtc="2026-06-24T11:39:00Z">
        <w:r w:rsidR="00347EAB">
          <w:rPr>
            <w:rFonts w:ascii="Cambria" w:hAnsi="Cambria"/>
            <w:bCs/>
            <w:sz w:val="28"/>
            <w:szCs w:val="28"/>
          </w:rPr>
          <w:t>,</w:t>
        </w:r>
      </w:ins>
      <w:r w:rsidR="00F61A18">
        <w:rPr>
          <w:rFonts w:ascii="Cambria" w:hAnsi="Cambria"/>
          <w:bCs/>
          <w:sz w:val="28"/>
          <w:szCs w:val="28"/>
        </w:rPr>
        <w:t xml:space="preserve"> for a moment.  </w:t>
      </w:r>
      <w:del w:id="27031" w:author="Daisy Watt" w:date="2026-06-24T13:39:00Z" w16du:dateUtc="2026-06-24T11:39:00Z">
        <w:r w:rsidR="00F61A18" w:rsidDel="00E055BF">
          <w:rPr>
            <w:rFonts w:ascii="Cambria" w:hAnsi="Cambria"/>
            <w:bCs/>
            <w:sz w:val="28"/>
            <w:szCs w:val="28"/>
          </w:rPr>
          <w:delText>Except</w:delText>
        </w:r>
      </w:del>
      <w:ins w:id="27032" w:author="Daisy Watt" w:date="2026-06-24T13:39:00Z" w16du:dateUtc="2026-06-24T11:39:00Z">
        <w:r w:rsidR="00E055BF">
          <w:rPr>
            <w:rFonts w:ascii="Cambria" w:hAnsi="Cambria"/>
            <w:bCs/>
            <w:sz w:val="28"/>
            <w:szCs w:val="28"/>
          </w:rPr>
          <w:t>Or she would, if she didn’t</w:t>
        </w:r>
      </w:ins>
      <w:r w:rsidR="00F61A18">
        <w:rPr>
          <w:rFonts w:ascii="Cambria" w:hAnsi="Cambria"/>
          <w:bCs/>
          <w:sz w:val="28"/>
          <w:szCs w:val="28"/>
        </w:rPr>
        <w:t xml:space="preserve"> </w:t>
      </w:r>
      <w:del w:id="27033" w:author="Daisy Watt" w:date="2026-06-24T13:39:00Z" w16du:dateUtc="2026-06-24T11:39:00Z">
        <w:r w:rsidR="00F61A18" w:rsidDel="00347EAB">
          <w:rPr>
            <w:rFonts w:ascii="Cambria" w:hAnsi="Cambria"/>
            <w:bCs/>
            <w:sz w:val="28"/>
            <w:szCs w:val="28"/>
          </w:rPr>
          <w:delText xml:space="preserve">– </w:delText>
        </w:r>
        <w:r w:rsidR="00F61A18" w:rsidDel="00E055BF">
          <w:rPr>
            <w:rFonts w:ascii="Cambria" w:hAnsi="Cambria"/>
            <w:bCs/>
            <w:sz w:val="28"/>
            <w:szCs w:val="28"/>
          </w:rPr>
          <w:delText xml:space="preserve">she </w:delText>
        </w:r>
      </w:del>
      <w:r w:rsidR="00F61A18">
        <w:rPr>
          <w:rFonts w:ascii="Cambria" w:hAnsi="Cambria"/>
          <w:bCs/>
          <w:sz w:val="28"/>
          <w:szCs w:val="28"/>
        </w:rPr>
        <w:t>also look</w:t>
      </w:r>
      <w:del w:id="27034" w:author="Daisy Watt" w:date="2026-06-24T13:39:00Z" w16du:dateUtc="2026-06-24T11:39:00Z">
        <w:r w:rsidR="00F61A18" w:rsidDel="00E055BF">
          <w:rPr>
            <w:rFonts w:ascii="Cambria" w:hAnsi="Cambria"/>
            <w:bCs/>
            <w:sz w:val="28"/>
            <w:szCs w:val="28"/>
          </w:rPr>
          <w:delText>ed</w:delText>
        </w:r>
      </w:del>
      <w:r w:rsidR="00F61A18">
        <w:rPr>
          <w:rFonts w:ascii="Cambria" w:hAnsi="Cambria"/>
          <w:bCs/>
          <w:sz w:val="28"/>
          <w:szCs w:val="28"/>
        </w:rPr>
        <w:t xml:space="preserve"> </w:t>
      </w:r>
      <w:del w:id="27035" w:author="Claire S" w:date="2026-08-03T18:19:00Z" w16du:dateUtc="2026-08-03T17:19:00Z">
        <w:r w:rsidR="00F61A18" w:rsidDel="003B6134">
          <w:rPr>
            <w:rFonts w:ascii="Cambria" w:hAnsi="Cambria"/>
            <w:bCs/>
            <w:sz w:val="28"/>
            <w:szCs w:val="28"/>
          </w:rPr>
          <w:delText>mad</w:delText>
        </w:r>
      </w:del>
      <w:ins w:id="27036" w:author="Claire S" w:date="2026-08-03T18:20:00Z" w16du:dateUtc="2026-08-03T17:20:00Z">
        <w:r w:rsidR="003B6134">
          <w:rPr>
            <w:rFonts w:ascii="Cambria" w:hAnsi="Cambria"/>
            <w:bCs/>
            <w:sz w:val="28"/>
            <w:szCs w:val="28"/>
          </w:rPr>
          <w:t>crazed.</w:t>
        </w:r>
      </w:ins>
      <w:del w:id="27037" w:author="Claire S" w:date="2026-08-03T18:20:00Z" w16du:dateUtc="2026-08-03T17:20:00Z">
        <w:r w:rsidR="00D26220" w:rsidDel="003B6134">
          <w:rPr>
            <w:rFonts w:ascii="Cambria" w:hAnsi="Cambria"/>
            <w:bCs/>
            <w:sz w:val="28"/>
            <w:szCs w:val="28"/>
          </w:rPr>
          <w:delText>.</w:delText>
        </w:r>
      </w:del>
    </w:p>
    <w:p w14:paraId="045E03E7" w14:textId="556687F6" w:rsidR="006D6778" w:rsidRDefault="006D6778" w:rsidP="001A7811">
      <w:pPr>
        <w:spacing w:line="360" w:lineRule="auto"/>
        <w:contextualSpacing/>
        <w:rPr>
          <w:rFonts w:ascii="Cambria" w:hAnsi="Cambria"/>
          <w:bCs/>
          <w:sz w:val="28"/>
          <w:szCs w:val="28"/>
        </w:rPr>
      </w:pPr>
      <w:r>
        <w:rPr>
          <w:rFonts w:ascii="Cambria" w:hAnsi="Cambria"/>
          <w:bCs/>
          <w:sz w:val="28"/>
          <w:szCs w:val="28"/>
        </w:rPr>
        <w:tab/>
        <w:t>‘</w:t>
      </w:r>
      <w:r w:rsidR="00116F31">
        <w:rPr>
          <w:rFonts w:ascii="Cambria" w:hAnsi="Cambria"/>
          <w:bCs/>
          <w:sz w:val="28"/>
          <w:szCs w:val="28"/>
        </w:rPr>
        <w:t xml:space="preserve">A traitor? </w:t>
      </w:r>
      <w:r>
        <w:rPr>
          <w:rFonts w:ascii="Cambria" w:hAnsi="Cambria"/>
          <w:bCs/>
          <w:sz w:val="28"/>
          <w:szCs w:val="28"/>
        </w:rPr>
        <w:t>Please, tell me what’s going on?’ Clara whispered. ‘What did he mean about killing people?’</w:t>
      </w:r>
    </w:p>
    <w:p w14:paraId="265476A8" w14:textId="4A6AF0E7" w:rsidR="006D6778" w:rsidRDefault="006D6778" w:rsidP="001A7811">
      <w:pPr>
        <w:spacing w:line="360" w:lineRule="auto"/>
        <w:contextualSpacing/>
        <w:rPr>
          <w:rFonts w:ascii="Cambria" w:hAnsi="Cambria"/>
          <w:bCs/>
          <w:sz w:val="28"/>
          <w:szCs w:val="28"/>
        </w:rPr>
      </w:pPr>
      <w:r>
        <w:rPr>
          <w:rFonts w:ascii="Cambria" w:hAnsi="Cambria"/>
          <w:bCs/>
          <w:sz w:val="28"/>
          <w:szCs w:val="28"/>
        </w:rPr>
        <w:tab/>
        <w:t xml:space="preserve">‘I </w:t>
      </w:r>
      <w:r w:rsidR="00F61A18">
        <w:rPr>
          <w:rFonts w:ascii="Cambria" w:hAnsi="Cambria"/>
          <w:bCs/>
          <w:sz w:val="28"/>
          <w:szCs w:val="28"/>
        </w:rPr>
        <w:t xml:space="preserve">did it.  I </w:t>
      </w:r>
      <w:r>
        <w:rPr>
          <w:rFonts w:ascii="Cambria" w:hAnsi="Cambria"/>
          <w:bCs/>
          <w:sz w:val="28"/>
          <w:szCs w:val="28"/>
        </w:rPr>
        <w:t>killed Dex</w:t>
      </w:r>
      <w:del w:id="27038" w:author="Daisy Watt" w:date="2026-06-24T13:39:00Z" w16du:dateUtc="2026-06-24T11:39:00Z">
        <w:r w:rsidDel="00D179A3">
          <w:rPr>
            <w:rFonts w:ascii="Cambria" w:hAnsi="Cambria"/>
            <w:bCs/>
            <w:sz w:val="28"/>
            <w:szCs w:val="28"/>
          </w:rPr>
          <w:delText>,</w:delText>
        </w:r>
      </w:del>
      <w:ins w:id="27039" w:author="Daisy Watt" w:date="2026-06-24T13:39:00Z" w16du:dateUtc="2026-06-24T11:39:00Z">
        <w:r w:rsidR="00D179A3">
          <w:rPr>
            <w:rFonts w:ascii="Cambria" w:hAnsi="Cambria"/>
            <w:bCs/>
            <w:sz w:val="28"/>
            <w:szCs w:val="28"/>
          </w:rPr>
          <w:t>.</w:t>
        </w:r>
      </w:ins>
      <w:r>
        <w:rPr>
          <w:rFonts w:ascii="Cambria" w:hAnsi="Cambria"/>
          <w:bCs/>
          <w:sz w:val="28"/>
          <w:szCs w:val="28"/>
        </w:rPr>
        <w:t xml:space="preserve">’ Violet </w:t>
      </w:r>
      <w:commentRangeStart w:id="27040"/>
      <w:r>
        <w:rPr>
          <w:rFonts w:ascii="Cambria" w:hAnsi="Cambria"/>
          <w:bCs/>
          <w:sz w:val="28"/>
          <w:szCs w:val="28"/>
        </w:rPr>
        <w:t>lean</w:t>
      </w:r>
      <w:ins w:id="27041" w:author="Daisy Watt" w:date="2026-06-16T17:35:00Z" w16du:dateUtc="2026-06-16T16:35:00Z">
        <w:r w:rsidR="00B50750">
          <w:rPr>
            <w:rFonts w:ascii="Cambria" w:hAnsi="Cambria"/>
            <w:bCs/>
            <w:sz w:val="28"/>
            <w:szCs w:val="28"/>
          </w:rPr>
          <w:t>ed</w:t>
        </w:r>
      </w:ins>
      <w:del w:id="27042" w:author="Daisy Watt" w:date="2026-06-16T17:35:00Z" w16du:dateUtc="2026-06-16T16:35:00Z">
        <w:r w:rsidDel="00B50750">
          <w:rPr>
            <w:rFonts w:ascii="Cambria" w:hAnsi="Cambria"/>
            <w:bCs/>
            <w:sz w:val="28"/>
            <w:szCs w:val="28"/>
          </w:rPr>
          <w:delText>t</w:delText>
        </w:r>
      </w:del>
      <w:r>
        <w:rPr>
          <w:rFonts w:ascii="Cambria" w:hAnsi="Cambria"/>
          <w:bCs/>
          <w:sz w:val="28"/>
          <w:szCs w:val="28"/>
        </w:rPr>
        <w:t xml:space="preserve"> against the</w:t>
      </w:r>
      <w:del w:id="27043" w:author="Claire S" w:date="2026-08-04T10:45:00Z" w16du:dateUtc="2026-08-04T09:45:00Z">
        <w:r w:rsidDel="003731D7">
          <w:rPr>
            <w:rFonts w:ascii="Cambria" w:hAnsi="Cambria"/>
            <w:bCs/>
            <w:sz w:val="28"/>
            <w:szCs w:val="28"/>
          </w:rPr>
          <w:delText xml:space="preserve"> </w:delText>
        </w:r>
      </w:del>
      <w:del w:id="27044" w:author="Claire S" w:date="2026-08-03T23:29:00Z" w16du:dateUtc="2026-08-03T22:29:00Z">
        <w:r w:rsidR="001D1083" w:rsidDel="00C4594B">
          <w:rPr>
            <w:rFonts w:ascii="Cambria" w:hAnsi="Cambria"/>
            <w:bCs/>
            <w:sz w:val="28"/>
            <w:szCs w:val="28"/>
          </w:rPr>
          <w:delText>Charles Dickens’</w:delText>
        </w:r>
        <w:r w:rsidR="00F61A18" w:rsidDel="00C4594B">
          <w:rPr>
            <w:rFonts w:ascii="Cambria" w:hAnsi="Cambria"/>
            <w:bCs/>
            <w:sz w:val="28"/>
            <w:szCs w:val="28"/>
          </w:rPr>
          <w:delText xml:space="preserve"> des</w:delText>
        </w:r>
        <w:commentRangeEnd w:id="27040"/>
        <w:r w:rsidR="002257AE" w:rsidDel="00C4594B">
          <w:rPr>
            <w:rStyle w:val="CommentReference"/>
            <w:rFonts w:ascii="Cambria" w:hAnsi="Cambria"/>
            <w:bCs/>
            <w:sz w:val="28"/>
            <w:szCs w:val="28"/>
          </w:rPr>
          <w:commentReference w:id="27040"/>
        </w:r>
        <w:r w:rsidR="00F61A18" w:rsidDel="00C4594B">
          <w:rPr>
            <w:rFonts w:ascii="Cambria" w:hAnsi="Cambria"/>
            <w:bCs/>
            <w:sz w:val="28"/>
            <w:szCs w:val="28"/>
          </w:rPr>
          <w:delText>k</w:delText>
        </w:r>
      </w:del>
      <w:ins w:id="27045" w:author="Claire S" w:date="2026-08-03T23:29:00Z" w16du:dateUtc="2026-08-03T22:29:00Z">
        <w:r w:rsidR="00C4594B">
          <w:rPr>
            <w:rFonts w:ascii="Cambria" w:hAnsi="Cambria"/>
            <w:bCs/>
            <w:sz w:val="28"/>
            <w:szCs w:val="28"/>
          </w:rPr>
          <w:t xml:space="preserve"> nearest chair</w:t>
        </w:r>
      </w:ins>
      <w:r w:rsidR="00A3348A">
        <w:rPr>
          <w:rFonts w:ascii="Cambria" w:hAnsi="Cambria"/>
          <w:bCs/>
          <w:sz w:val="28"/>
          <w:szCs w:val="28"/>
        </w:rPr>
        <w:t xml:space="preserve">. ‘I didn’t </w:t>
      </w:r>
      <w:del w:id="27046" w:author="Daisy Watt" w:date="2026-06-24T13:40:00Z" w16du:dateUtc="2026-06-24T11:40:00Z">
        <w:r w:rsidR="00A3348A" w:rsidDel="00A357C3">
          <w:rPr>
            <w:rFonts w:ascii="Cambria" w:hAnsi="Cambria"/>
            <w:bCs/>
            <w:sz w:val="28"/>
            <w:szCs w:val="28"/>
          </w:rPr>
          <w:delText xml:space="preserve">really </w:delText>
        </w:r>
      </w:del>
      <w:r w:rsidR="00A3348A">
        <w:rPr>
          <w:rFonts w:ascii="Cambria" w:hAnsi="Cambria"/>
          <w:bCs/>
          <w:sz w:val="28"/>
          <w:szCs w:val="28"/>
        </w:rPr>
        <w:t>mean to, but I did.</w:t>
      </w:r>
      <w:ins w:id="27047" w:author="Claire S" w:date="2026-06-05T18:08:00Z" w16du:dateUtc="2026-06-05T17:08:00Z">
        <w:r w:rsidR="00D616E2">
          <w:rPr>
            <w:rFonts w:ascii="Cambria" w:hAnsi="Cambria"/>
            <w:bCs/>
            <w:sz w:val="28"/>
            <w:szCs w:val="28"/>
          </w:rPr>
          <w:t xml:space="preserve">  I didn’t really mean any of it to happen, but it just kept on going.</w:t>
        </w:r>
      </w:ins>
      <w:r w:rsidR="00A3348A">
        <w:rPr>
          <w:rFonts w:ascii="Cambria" w:hAnsi="Cambria"/>
          <w:bCs/>
          <w:sz w:val="28"/>
          <w:szCs w:val="28"/>
        </w:rPr>
        <w:t>’</w:t>
      </w:r>
    </w:p>
    <w:p w14:paraId="00B71A03" w14:textId="77777777" w:rsidR="001128F9" w:rsidRDefault="001128F9" w:rsidP="001A7811">
      <w:pPr>
        <w:spacing w:line="360" w:lineRule="auto"/>
        <w:contextualSpacing/>
        <w:rPr>
          <w:rFonts w:ascii="Cambria" w:hAnsi="Cambria"/>
          <w:bCs/>
          <w:sz w:val="28"/>
          <w:szCs w:val="28"/>
        </w:rPr>
      </w:pPr>
    </w:p>
    <w:p w14:paraId="57F046FD" w14:textId="77777777" w:rsidR="00BA5C34" w:rsidRDefault="00BA5C34" w:rsidP="001A7811">
      <w:pPr>
        <w:spacing w:line="360" w:lineRule="auto"/>
        <w:contextualSpacing/>
        <w:rPr>
          <w:rFonts w:ascii="Cambria" w:hAnsi="Cambria"/>
          <w:b/>
          <w:sz w:val="28"/>
          <w:szCs w:val="28"/>
        </w:rPr>
      </w:pPr>
    </w:p>
    <w:p w14:paraId="333132C3" w14:textId="77777777" w:rsidR="00BA5C34" w:rsidRDefault="00BA5C34" w:rsidP="001A7811">
      <w:pPr>
        <w:spacing w:line="360" w:lineRule="auto"/>
        <w:contextualSpacing/>
        <w:rPr>
          <w:rFonts w:ascii="Cambria" w:hAnsi="Cambria"/>
          <w:b/>
          <w:sz w:val="28"/>
          <w:szCs w:val="28"/>
        </w:rPr>
      </w:pPr>
    </w:p>
    <w:p w14:paraId="08248237" w14:textId="77777777" w:rsidR="00BA5C34" w:rsidDel="00D616E2" w:rsidRDefault="00BA5C34" w:rsidP="001A7811">
      <w:pPr>
        <w:spacing w:line="360" w:lineRule="auto"/>
        <w:contextualSpacing/>
        <w:rPr>
          <w:del w:id="27048" w:author="Claire S" w:date="2026-06-05T18:08:00Z" w16du:dateUtc="2026-06-05T17:08:00Z"/>
          <w:rFonts w:ascii="Cambria" w:hAnsi="Cambria"/>
          <w:b/>
          <w:sz w:val="28"/>
          <w:szCs w:val="28"/>
        </w:rPr>
      </w:pPr>
    </w:p>
    <w:p w14:paraId="66576B54" w14:textId="77777777" w:rsidR="00BA5C34" w:rsidDel="00D616E2" w:rsidRDefault="00BA5C34" w:rsidP="001A7811">
      <w:pPr>
        <w:spacing w:line="360" w:lineRule="auto"/>
        <w:contextualSpacing/>
        <w:rPr>
          <w:del w:id="27049" w:author="Claire S" w:date="2026-06-05T18:08:00Z" w16du:dateUtc="2026-06-05T17:08:00Z"/>
          <w:rFonts w:ascii="Cambria" w:hAnsi="Cambria"/>
          <w:b/>
          <w:sz w:val="28"/>
          <w:szCs w:val="28"/>
        </w:rPr>
      </w:pPr>
    </w:p>
    <w:p w14:paraId="756BD2C7" w14:textId="77777777" w:rsidR="00BA5C34" w:rsidDel="00D616E2" w:rsidRDefault="00BA5C34" w:rsidP="001A7811">
      <w:pPr>
        <w:spacing w:line="360" w:lineRule="auto"/>
        <w:contextualSpacing/>
        <w:rPr>
          <w:del w:id="27050" w:author="Claire S" w:date="2026-06-05T18:08:00Z" w16du:dateUtc="2026-06-05T17:08:00Z"/>
          <w:rFonts w:ascii="Cambria" w:hAnsi="Cambria"/>
          <w:b/>
          <w:sz w:val="28"/>
          <w:szCs w:val="28"/>
        </w:rPr>
      </w:pPr>
    </w:p>
    <w:p w14:paraId="4C2AA14D" w14:textId="3B66E64E" w:rsidR="00BA5C34" w:rsidDel="00F35A27" w:rsidRDefault="00BA5C34" w:rsidP="001A7811">
      <w:pPr>
        <w:spacing w:line="360" w:lineRule="auto"/>
        <w:contextualSpacing/>
        <w:rPr>
          <w:del w:id="27051" w:author="Claire S" w:date="2026-08-03T18:21:00Z" w16du:dateUtc="2026-08-03T17:21:00Z"/>
          <w:rFonts w:ascii="Cambria" w:hAnsi="Cambria"/>
          <w:b/>
          <w:sz w:val="28"/>
          <w:szCs w:val="28"/>
        </w:rPr>
      </w:pPr>
    </w:p>
    <w:p w14:paraId="191D604A" w14:textId="534D6801" w:rsidR="00EA6392" w:rsidRDefault="00A3348A" w:rsidP="001A7811">
      <w:pPr>
        <w:spacing w:line="360" w:lineRule="auto"/>
        <w:contextualSpacing/>
        <w:rPr>
          <w:ins w:id="27052" w:author="Claire S" w:date="2026-08-03T18:21:00Z" w16du:dateUtc="2026-08-03T17:21:00Z"/>
          <w:rFonts w:ascii="Cambria" w:hAnsi="Cambria"/>
          <w:b/>
          <w:sz w:val="28"/>
          <w:szCs w:val="28"/>
        </w:rPr>
      </w:pPr>
      <w:r w:rsidRPr="006E0FD8">
        <w:rPr>
          <w:rFonts w:ascii="Cambria" w:hAnsi="Cambria"/>
          <w:b/>
          <w:sz w:val="28"/>
          <w:szCs w:val="28"/>
        </w:rPr>
        <w:t xml:space="preserve">CHAPTER </w:t>
      </w:r>
      <w:del w:id="27053" w:author="Daisy Watt" w:date="2026-06-24T12:33:00Z" w16du:dateUtc="2026-06-24T10:33:00Z">
        <w:r w:rsidR="001D1083" w:rsidDel="00E10638">
          <w:rPr>
            <w:rFonts w:ascii="Cambria" w:hAnsi="Cambria"/>
            <w:b/>
            <w:sz w:val="28"/>
            <w:szCs w:val="28"/>
          </w:rPr>
          <w:delText>7</w:delText>
        </w:r>
      </w:del>
      <w:ins w:id="27054" w:author="Claire S" w:date="2026-06-08T17:37:00Z" w16du:dateUtc="2026-06-08T16:37:00Z">
        <w:del w:id="27055" w:author="Daisy Watt" w:date="2026-06-24T12:33:00Z" w16du:dateUtc="2026-06-24T10:33:00Z">
          <w:r w:rsidR="009E4C3A" w:rsidDel="00E10638">
            <w:rPr>
              <w:rFonts w:ascii="Cambria" w:hAnsi="Cambria"/>
              <w:b/>
              <w:sz w:val="28"/>
              <w:szCs w:val="28"/>
            </w:rPr>
            <w:delText>9</w:delText>
          </w:r>
        </w:del>
      </w:ins>
      <w:ins w:id="27056" w:author="Daisy Watt" w:date="2026-06-24T13:43:00Z" w16du:dateUtc="2026-06-24T11:43:00Z">
        <w:r w:rsidR="002257AE">
          <w:rPr>
            <w:rFonts w:ascii="Cambria" w:hAnsi="Cambria"/>
            <w:b/>
            <w:sz w:val="28"/>
            <w:szCs w:val="28"/>
          </w:rPr>
          <w:t>7</w:t>
        </w:r>
        <w:del w:id="27057" w:author="Claire S" w:date="2026-08-03T18:21:00Z" w16du:dateUtc="2026-08-03T17:21:00Z">
          <w:r w:rsidR="002257AE" w:rsidDel="00F35A27">
            <w:rPr>
              <w:rFonts w:ascii="Cambria" w:hAnsi="Cambria"/>
              <w:b/>
              <w:sz w:val="28"/>
              <w:szCs w:val="28"/>
            </w:rPr>
            <w:delText>7</w:delText>
          </w:r>
        </w:del>
      </w:ins>
      <w:ins w:id="27058" w:author="Claire S" w:date="2026-08-03T18:21:00Z" w16du:dateUtc="2026-08-03T17:21:00Z">
        <w:r w:rsidR="005B72B2">
          <w:rPr>
            <w:rFonts w:ascii="Cambria" w:hAnsi="Cambria"/>
            <w:b/>
            <w:sz w:val="28"/>
            <w:szCs w:val="28"/>
          </w:rPr>
          <w:t>4</w:t>
        </w:r>
      </w:ins>
      <w:del w:id="27059" w:author="Claire S" w:date="2026-06-08T17:37:00Z" w16du:dateUtc="2026-06-08T16:37:00Z">
        <w:r w:rsidR="001D1083" w:rsidDel="009E4C3A">
          <w:rPr>
            <w:rFonts w:ascii="Cambria" w:hAnsi="Cambria"/>
            <w:b/>
            <w:sz w:val="28"/>
            <w:szCs w:val="28"/>
          </w:rPr>
          <w:delText>7</w:delText>
        </w:r>
      </w:del>
    </w:p>
    <w:p w14:paraId="7742C5E5" w14:textId="5F8DEF16" w:rsidR="00F35A27" w:rsidRPr="006E0FD8" w:rsidRDefault="00F35A27" w:rsidP="001A7811">
      <w:pPr>
        <w:spacing w:line="360" w:lineRule="auto"/>
        <w:contextualSpacing/>
        <w:rPr>
          <w:rFonts w:ascii="Cambria" w:hAnsi="Cambria"/>
          <w:b/>
          <w:sz w:val="28"/>
          <w:szCs w:val="28"/>
        </w:rPr>
      </w:pPr>
      <w:ins w:id="27060" w:author="Claire S" w:date="2026-08-03T18:21:00Z" w16du:dateUtc="2026-08-03T17:21:00Z">
        <w:r>
          <w:rPr>
            <w:rFonts w:ascii="Cambria" w:hAnsi="Cambria"/>
            <w:b/>
            <w:sz w:val="28"/>
            <w:szCs w:val="28"/>
          </w:rPr>
          <w:t>THURSDAY AFTERNOON</w:t>
        </w:r>
      </w:ins>
    </w:p>
    <w:p w14:paraId="3D86EF29" w14:textId="0046B261" w:rsidR="00A3348A" w:rsidDel="00E10638" w:rsidRDefault="00A3348A" w:rsidP="001A7811">
      <w:pPr>
        <w:spacing w:line="360" w:lineRule="auto"/>
        <w:contextualSpacing/>
        <w:rPr>
          <w:del w:id="27061" w:author="Daisy Watt" w:date="2026-06-24T12:33:00Z" w16du:dateUtc="2026-06-24T10:33:00Z"/>
          <w:rFonts w:ascii="Cambria" w:hAnsi="Cambria"/>
          <w:b/>
          <w:sz w:val="28"/>
          <w:szCs w:val="28"/>
        </w:rPr>
      </w:pPr>
      <w:del w:id="27062" w:author="Daisy Watt" w:date="2026-06-24T12:33:00Z" w16du:dateUtc="2026-06-24T10:33:00Z">
        <w:r w:rsidRPr="006E0FD8" w:rsidDel="00E10638">
          <w:rPr>
            <w:rFonts w:ascii="Cambria" w:hAnsi="Cambria"/>
            <w:b/>
            <w:sz w:val="28"/>
            <w:szCs w:val="28"/>
          </w:rPr>
          <w:delText xml:space="preserve">THURS </w:delText>
        </w:r>
        <w:r w:rsidR="001D1083" w:rsidDel="00E10638">
          <w:rPr>
            <w:rFonts w:ascii="Cambria" w:hAnsi="Cambria"/>
            <w:b/>
            <w:sz w:val="28"/>
            <w:szCs w:val="28"/>
          </w:rPr>
          <w:delText>EVE</w:delText>
        </w:r>
      </w:del>
    </w:p>
    <w:p w14:paraId="5A5466B8" w14:textId="7FF1453B" w:rsidR="00304A05" w:rsidRDefault="00C5247A" w:rsidP="001A7811">
      <w:pPr>
        <w:spacing w:line="360" w:lineRule="auto"/>
        <w:contextualSpacing/>
        <w:rPr>
          <w:rFonts w:ascii="Cambria" w:hAnsi="Cambria"/>
          <w:bCs/>
          <w:sz w:val="28"/>
          <w:szCs w:val="28"/>
        </w:rPr>
      </w:pPr>
      <w:r>
        <w:rPr>
          <w:rFonts w:ascii="Cambria" w:hAnsi="Cambria"/>
          <w:bCs/>
          <w:sz w:val="28"/>
          <w:szCs w:val="28"/>
        </w:rPr>
        <w:t xml:space="preserve">Savannah had disappeared down to meet Ruth, and </w:t>
      </w:r>
      <w:r w:rsidR="00304A05" w:rsidRPr="00304A05">
        <w:rPr>
          <w:rFonts w:ascii="Cambria" w:hAnsi="Cambria"/>
          <w:bCs/>
          <w:sz w:val="28"/>
          <w:szCs w:val="28"/>
        </w:rPr>
        <w:t>Ishan was at his desk</w:t>
      </w:r>
      <w:r w:rsidR="00304A05">
        <w:rPr>
          <w:rFonts w:ascii="Cambria" w:hAnsi="Cambria"/>
          <w:bCs/>
          <w:sz w:val="28"/>
          <w:szCs w:val="28"/>
        </w:rPr>
        <w:t xml:space="preserve">, working on his </w:t>
      </w:r>
      <w:r w:rsidR="0029391A">
        <w:rPr>
          <w:rFonts w:ascii="Cambria" w:hAnsi="Cambria"/>
          <w:bCs/>
          <w:sz w:val="28"/>
          <w:szCs w:val="28"/>
        </w:rPr>
        <w:t xml:space="preserve">own </w:t>
      </w:r>
      <w:r w:rsidR="00E65DFD">
        <w:rPr>
          <w:rFonts w:ascii="Cambria" w:hAnsi="Cambria"/>
          <w:bCs/>
          <w:sz w:val="28"/>
          <w:szCs w:val="28"/>
        </w:rPr>
        <w:t>sci-</w:t>
      </w:r>
      <w:r w:rsidR="0029391A">
        <w:rPr>
          <w:rFonts w:ascii="Cambria" w:hAnsi="Cambria"/>
          <w:bCs/>
          <w:sz w:val="28"/>
          <w:szCs w:val="28"/>
        </w:rPr>
        <w:t>f</w:t>
      </w:r>
      <w:r w:rsidR="00E65DFD">
        <w:rPr>
          <w:rFonts w:ascii="Cambria" w:hAnsi="Cambria"/>
          <w:bCs/>
          <w:sz w:val="28"/>
          <w:szCs w:val="28"/>
        </w:rPr>
        <w:t xml:space="preserve">i </w:t>
      </w:r>
      <w:ins w:id="27063" w:author="Claire S" w:date="2026-06-05T18:08:00Z" w16du:dateUtc="2026-06-05T17:08:00Z">
        <w:r w:rsidR="00E87EEA">
          <w:rPr>
            <w:rFonts w:ascii="Cambria" w:hAnsi="Cambria"/>
            <w:bCs/>
            <w:sz w:val="28"/>
            <w:szCs w:val="28"/>
          </w:rPr>
          <w:t>novel</w:t>
        </w:r>
      </w:ins>
      <w:ins w:id="27064" w:author="Claire S" w:date="2026-06-08T17:37:00Z" w16du:dateUtc="2026-06-08T16:37:00Z">
        <w:r w:rsidR="005012A4">
          <w:rPr>
            <w:rFonts w:ascii="Cambria" w:hAnsi="Cambria"/>
            <w:bCs/>
            <w:sz w:val="28"/>
            <w:szCs w:val="28"/>
          </w:rPr>
          <w:t>,</w:t>
        </w:r>
      </w:ins>
      <w:ins w:id="27065" w:author="Claire S" w:date="2026-06-05T18:08:00Z" w16du:dateUtc="2026-06-05T17:08:00Z">
        <w:r w:rsidR="00E87EEA">
          <w:rPr>
            <w:rFonts w:ascii="Cambria" w:hAnsi="Cambria"/>
            <w:bCs/>
            <w:sz w:val="28"/>
            <w:szCs w:val="28"/>
          </w:rPr>
          <w:t xml:space="preserve"> about the cousins of the Kling</w:t>
        </w:r>
        <w:del w:id="27066" w:author="Daisy Watt" w:date="2026-06-24T14:04:00Z" w16du:dateUtc="2026-06-24T12:04:00Z">
          <w:r w:rsidR="00E87EEA" w:rsidDel="008F4DF6">
            <w:rPr>
              <w:rFonts w:ascii="Cambria" w:hAnsi="Cambria"/>
              <w:bCs/>
              <w:sz w:val="28"/>
              <w:szCs w:val="28"/>
            </w:rPr>
            <w:delText>-</w:delText>
          </w:r>
        </w:del>
        <w:r w:rsidR="00E87EEA">
          <w:rPr>
            <w:rFonts w:ascii="Cambria" w:hAnsi="Cambria"/>
            <w:bCs/>
            <w:sz w:val="28"/>
            <w:szCs w:val="28"/>
          </w:rPr>
          <w:t>ons</w:t>
        </w:r>
      </w:ins>
      <w:del w:id="27067" w:author="Claire S" w:date="2026-06-05T18:08:00Z" w16du:dateUtc="2026-06-05T17:08:00Z">
        <w:r w:rsidR="00E65DFD" w:rsidDel="00E87EEA">
          <w:rPr>
            <w:rFonts w:ascii="Cambria" w:hAnsi="Cambria"/>
            <w:bCs/>
            <w:sz w:val="28"/>
            <w:szCs w:val="28"/>
          </w:rPr>
          <w:delText>novel</w:delText>
        </w:r>
      </w:del>
      <w:r w:rsidR="00304A05">
        <w:rPr>
          <w:rFonts w:ascii="Cambria" w:hAnsi="Cambria"/>
          <w:bCs/>
          <w:sz w:val="28"/>
          <w:szCs w:val="28"/>
        </w:rPr>
        <w:t>,</w:t>
      </w:r>
      <w:r w:rsidR="0029391A">
        <w:rPr>
          <w:rFonts w:ascii="Cambria" w:hAnsi="Cambria"/>
          <w:bCs/>
          <w:sz w:val="28"/>
          <w:szCs w:val="28"/>
        </w:rPr>
        <w:t xml:space="preserve"> which he often did when most </w:t>
      </w:r>
      <w:r w:rsidR="00F61A18">
        <w:rPr>
          <w:rFonts w:ascii="Cambria" w:hAnsi="Cambria"/>
          <w:bCs/>
          <w:sz w:val="28"/>
          <w:szCs w:val="28"/>
        </w:rPr>
        <w:t>of his Langley colleagues</w:t>
      </w:r>
      <w:r w:rsidR="0029391A">
        <w:rPr>
          <w:rFonts w:ascii="Cambria" w:hAnsi="Cambria"/>
          <w:bCs/>
          <w:sz w:val="28"/>
          <w:szCs w:val="28"/>
        </w:rPr>
        <w:t xml:space="preserve"> had gone</w:t>
      </w:r>
      <w:r w:rsidR="00F61A18">
        <w:rPr>
          <w:rFonts w:ascii="Cambria" w:hAnsi="Cambria"/>
          <w:bCs/>
          <w:sz w:val="28"/>
          <w:szCs w:val="28"/>
        </w:rPr>
        <w:t xml:space="preserve"> home.</w:t>
      </w:r>
      <w:r w:rsidR="0029391A">
        <w:rPr>
          <w:rFonts w:ascii="Cambria" w:hAnsi="Cambria"/>
          <w:bCs/>
          <w:sz w:val="28"/>
          <w:szCs w:val="28"/>
        </w:rPr>
        <w:t xml:space="preserve"> No</w:t>
      </w:r>
      <w:del w:id="27068" w:author="Daisy Watt" w:date="2026-06-24T14:04:00Z" w16du:dateUtc="2026-06-24T12:04:00Z">
        <w:r w:rsidR="0029391A" w:rsidDel="00DA5B02">
          <w:rPr>
            <w:rFonts w:ascii="Cambria" w:hAnsi="Cambria"/>
            <w:bCs/>
            <w:sz w:val="28"/>
            <w:szCs w:val="28"/>
          </w:rPr>
          <w:delText>-</w:delText>
        </w:r>
      </w:del>
      <w:ins w:id="27069" w:author="Daisy Watt" w:date="2026-06-24T14:04:00Z" w16du:dateUtc="2026-06-24T12:04:00Z">
        <w:r w:rsidR="00DA5B02">
          <w:rPr>
            <w:rFonts w:ascii="Cambria" w:hAnsi="Cambria"/>
            <w:bCs/>
            <w:sz w:val="28"/>
            <w:szCs w:val="28"/>
          </w:rPr>
          <w:t xml:space="preserve"> </w:t>
        </w:r>
      </w:ins>
      <w:r w:rsidR="0029391A">
        <w:rPr>
          <w:rFonts w:ascii="Cambria" w:hAnsi="Cambria"/>
          <w:bCs/>
          <w:sz w:val="28"/>
          <w:szCs w:val="28"/>
        </w:rPr>
        <w:t>one seemed to care,</w:t>
      </w:r>
      <w:r w:rsidR="00E65DFD">
        <w:rPr>
          <w:rFonts w:ascii="Cambria" w:hAnsi="Cambria"/>
          <w:bCs/>
          <w:sz w:val="28"/>
          <w:szCs w:val="28"/>
        </w:rPr>
        <w:t xml:space="preserve"> or notice him much, which was okay with him</w:t>
      </w:r>
      <w:ins w:id="27070" w:author="Claire S" w:date="2026-06-06T10:18:00Z" w16du:dateUtc="2026-06-06T09:18:00Z">
        <w:r w:rsidR="0055495D">
          <w:rPr>
            <w:rFonts w:ascii="Cambria" w:hAnsi="Cambria"/>
            <w:bCs/>
            <w:sz w:val="28"/>
            <w:szCs w:val="28"/>
          </w:rPr>
          <w:t>.</w:t>
        </w:r>
      </w:ins>
      <w:del w:id="27071" w:author="Claire S" w:date="2026-06-06T10:18:00Z" w16du:dateUtc="2026-06-06T09:18:00Z">
        <w:r w:rsidR="00F61A18" w:rsidDel="0055495D">
          <w:rPr>
            <w:rFonts w:ascii="Cambria" w:hAnsi="Cambria"/>
            <w:bCs/>
            <w:sz w:val="28"/>
            <w:szCs w:val="28"/>
          </w:rPr>
          <w:delText xml:space="preserve"> - a</w:delText>
        </w:r>
        <w:r w:rsidR="0029391A" w:rsidDel="0055495D">
          <w:rPr>
            <w:rFonts w:ascii="Cambria" w:hAnsi="Cambria"/>
            <w:bCs/>
            <w:sz w:val="28"/>
            <w:szCs w:val="28"/>
          </w:rPr>
          <w:delText>nd</w:delText>
        </w:r>
        <w:r w:rsidR="00304A05" w:rsidDel="0055495D">
          <w:rPr>
            <w:rFonts w:ascii="Cambria" w:hAnsi="Cambria"/>
            <w:bCs/>
            <w:sz w:val="28"/>
            <w:szCs w:val="28"/>
          </w:rPr>
          <w:delText xml:space="preserve"> </w:delText>
        </w:r>
      </w:del>
      <w:ins w:id="27072" w:author="Claire S" w:date="2026-06-06T10:18:00Z" w16du:dateUtc="2026-06-06T09:18:00Z">
        <w:r w:rsidR="0055495D">
          <w:rPr>
            <w:rFonts w:ascii="Cambria" w:hAnsi="Cambria"/>
            <w:bCs/>
            <w:sz w:val="28"/>
            <w:szCs w:val="28"/>
          </w:rPr>
          <w:t xml:space="preserve"> I</w:t>
        </w:r>
      </w:ins>
      <w:del w:id="27073" w:author="Claire S" w:date="2026-06-06T10:18:00Z" w16du:dateUtc="2026-06-06T09:18:00Z">
        <w:r w:rsidR="00304A05" w:rsidDel="0055495D">
          <w:rPr>
            <w:rFonts w:ascii="Cambria" w:hAnsi="Cambria"/>
            <w:bCs/>
            <w:sz w:val="28"/>
            <w:szCs w:val="28"/>
          </w:rPr>
          <w:delText>i</w:delText>
        </w:r>
      </w:del>
      <w:r w:rsidR="00304A05">
        <w:rPr>
          <w:rFonts w:ascii="Cambria" w:hAnsi="Cambria"/>
          <w:bCs/>
          <w:sz w:val="28"/>
          <w:szCs w:val="28"/>
        </w:rPr>
        <w:t>t was so much warmer here than</w:t>
      </w:r>
      <w:ins w:id="27074" w:author="Daisy Watt" w:date="2026-06-24T14:05:00Z" w16du:dateUtc="2026-06-24T12:05:00Z">
        <w:r w:rsidR="00DC2D8B">
          <w:rPr>
            <w:rFonts w:ascii="Cambria" w:hAnsi="Cambria"/>
            <w:bCs/>
            <w:sz w:val="28"/>
            <w:szCs w:val="28"/>
          </w:rPr>
          <w:t xml:space="preserve"> in</w:t>
        </w:r>
      </w:ins>
      <w:r w:rsidR="00304A05">
        <w:rPr>
          <w:rFonts w:ascii="Cambria" w:hAnsi="Cambria"/>
          <w:bCs/>
          <w:sz w:val="28"/>
          <w:szCs w:val="28"/>
        </w:rPr>
        <w:t xml:space="preserve"> his </w:t>
      </w:r>
      <w:r w:rsidR="00E65DFD">
        <w:rPr>
          <w:rFonts w:ascii="Cambria" w:hAnsi="Cambria"/>
          <w:bCs/>
          <w:sz w:val="28"/>
          <w:szCs w:val="28"/>
        </w:rPr>
        <w:t xml:space="preserve">damp, </w:t>
      </w:r>
      <w:r w:rsidR="00304A05">
        <w:rPr>
          <w:rFonts w:ascii="Cambria" w:hAnsi="Cambria"/>
          <w:bCs/>
          <w:sz w:val="28"/>
          <w:szCs w:val="28"/>
        </w:rPr>
        <w:t>freezing house</w:t>
      </w:r>
      <w:r w:rsidR="00E65DFD">
        <w:rPr>
          <w:rFonts w:ascii="Cambria" w:hAnsi="Cambria"/>
          <w:bCs/>
          <w:sz w:val="28"/>
          <w:szCs w:val="28"/>
        </w:rPr>
        <w:t>-</w:t>
      </w:r>
      <w:r w:rsidR="00304A05">
        <w:rPr>
          <w:rFonts w:ascii="Cambria" w:hAnsi="Cambria"/>
          <w:bCs/>
          <w:sz w:val="28"/>
          <w:szCs w:val="28"/>
        </w:rPr>
        <w:t>share</w:t>
      </w:r>
      <w:ins w:id="27075" w:author="Daisy Watt" w:date="2026-06-24T14:05:00Z" w16du:dateUtc="2026-06-24T12:05:00Z">
        <w:r w:rsidR="00B43528">
          <w:rPr>
            <w:rFonts w:ascii="Cambria" w:hAnsi="Cambria"/>
            <w:bCs/>
            <w:sz w:val="28"/>
            <w:szCs w:val="28"/>
          </w:rPr>
          <w:t>,</w:t>
        </w:r>
      </w:ins>
      <w:ins w:id="27076" w:author="Claire S" w:date="2026-06-05T18:09:00Z" w16du:dateUtc="2026-06-05T17:09:00Z">
        <w:r w:rsidR="00E87EEA">
          <w:rPr>
            <w:rFonts w:ascii="Cambria" w:hAnsi="Cambria"/>
            <w:bCs/>
            <w:sz w:val="28"/>
            <w:szCs w:val="28"/>
          </w:rPr>
          <w:t xml:space="preserve"> out in the sticks</w:t>
        </w:r>
      </w:ins>
      <w:r w:rsidR="00304A05">
        <w:rPr>
          <w:rFonts w:ascii="Cambria" w:hAnsi="Cambria"/>
          <w:bCs/>
          <w:sz w:val="28"/>
          <w:szCs w:val="28"/>
        </w:rPr>
        <w:t xml:space="preserve">. </w:t>
      </w:r>
    </w:p>
    <w:p w14:paraId="26594DCC" w14:textId="47F6A071" w:rsidR="00304A05" w:rsidRDefault="00304A05" w:rsidP="001A7811">
      <w:pPr>
        <w:spacing w:line="360" w:lineRule="auto"/>
        <w:contextualSpacing/>
        <w:rPr>
          <w:rFonts w:ascii="Cambria" w:hAnsi="Cambria"/>
          <w:bCs/>
          <w:sz w:val="28"/>
          <w:szCs w:val="28"/>
        </w:rPr>
      </w:pPr>
      <w:r>
        <w:rPr>
          <w:rFonts w:ascii="Cambria" w:hAnsi="Cambria"/>
          <w:bCs/>
          <w:sz w:val="28"/>
          <w:szCs w:val="28"/>
        </w:rPr>
        <w:tab/>
      </w:r>
      <w:r w:rsidR="00E65DFD">
        <w:rPr>
          <w:rFonts w:ascii="Cambria" w:hAnsi="Cambria"/>
          <w:bCs/>
          <w:sz w:val="28"/>
          <w:szCs w:val="28"/>
        </w:rPr>
        <w:t>From</w:t>
      </w:r>
      <w:r w:rsidR="00097ADC">
        <w:rPr>
          <w:rFonts w:ascii="Cambria" w:hAnsi="Cambria"/>
          <w:bCs/>
          <w:sz w:val="28"/>
          <w:szCs w:val="28"/>
        </w:rPr>
        <w:t xml:space="preserve"> the corner of his eye, </w:t>
      </w:r>
      <w:r w:rsidR="00F61A18">
        <w:rPr>
          <w:rFonts w:ascii="Cambria" w:hAnsi="Cambria"/>
          <w:bCs/>
          <w:sz w:val="28"/>
          <w:szCs w:val="28"/>
        </w:rPr>
        <w:t xml:space="preserve">Ishan </w:t>
      </w:r>
      <w:r w:rsidR="00097ADC">
        <w:rPr>
          <w:rFonts w:ascii="Cambria" w:hAnsi="Cambria"/>
          <w:bCs/>
          <w:sz w:val="28"/>
          <w:szCs w:val="28"/>
        </w:rPr>
        <w:t xml:space="preserve">spotted a figure </w:t>
      </w:r>
      <w:r>
        <w:rPr>
          <w:rFonts w:ascii="Cambria" w:hAnsi="Cambria"/>
          <w:bCs/>
          <w:sz w:val="28"/>
          <w:szCs w:val="28"/>
        </w:rPr>
        <w:t>hurrying</w:t>
      </w:r>
      <w:r w:rsidR="00E65DFD">
        <w:rPr>
          <w:rFonts w:ascii="Cambria" w:hAnsi="Cambria"/>
          <w:bCs/>
          <w:sz w:val="28"/>
          <w:szCs w:val="28"/>
        </w:rPr>
        <w:t>, almost running,</w:t>
      </w:r>
      <w:r>
        <w:rPr>
          <w:rFonts w:ascii="Cambria" w:hAnsi="Cambria"/>
          <w:bCs/>
          <w:sz w:val="28"/>
          <w:szCs w:val="28"/>
        </w:rPr>
        <w:t xml:space="preserve"> </w:t>
      </w:r>
      <w:del w:id="27077" w:author="Daisy Watt" w:date="2026-06-24T14:06:00Z" w16du:dateUtc="2026-06-24T12:06:00Z">
        <w:r w:rsidDel="003D777B">
          <w:rPr>
            <w:rFonts w:ascii="Cambria" w:hAnsi="Cambria"/>
            <w:bCs/>
            <w:sz w:val="28"/>
            <w:szCs w:val="28"/>
          </w:rPr>
          <w:delText>down</w:delText>
        </w:r>
      </w:del>
      <w:ins w:id="27078" w:author="Daisy Watt" w:date="2026-06-24T14:06:00Z" w16du:dateUtc="2026-06-24T12:06:00Z">
        <w:r w:rsidR="003D777B">
          <w:rPr>
            <w:rFonts w:ascii="Cambria" w:hAnsi="Cambria"/>
            <w:bCs/>
            <w:sz w:val="28"/>
            <w:szCs w:val="28"/>
          </w:rPr>
          <w:t>t</w:t>
        </w:r>
        <w:r w:rsidR="00CF14BF">
          <w:rPr>
            <w:rFonts w:ascii="Cambria" w:hAnsi="Cambria"/>
            <w:bCs/>
            <w:sz w:val="28"/>
            <w:szCs w:val="28"/>
          </w:rPr>
          <w:t>hrough</w:t>
        </w:r>
      </w:ins>
      <w:r>
        <w:rPr>
          <w:rFonts w:ascii="Cambria" w:hAnsi="Cambria"/>
          <w:bCs/>
          <w:sz w:val="28"/>
          <w:szCs w:val="28"/>
        </w:rPr>
        <w:t xml:space="preserve"> the</w:t>
      </w:r>
      <w:r w:rsidR="0072251C">
        <w:rPr>
          <w:rFonts w:ascii="Cambria" w:hAnsi="Cambria"/>
          <w:bCs/>
          <w:sz w:val="28"/>
          <w:szCs w:val="28"/>
        </w:rPr>
        <w:t xml:space="preserve"> almost empty</w:t>
      </w:r>
      <w:r>
        <w:rPr>
          <w:rFonts w:ascii="Cambria" w:hAnsi="Cambria"/>
          <w:bCs/>
          <w:sz w:val="28"/>
          <w:szCs w:val="28"/>
        </w:rPr>
        <w:t xml:space="preserve"> </w:t>
      </w:r>
      <w:r w:rsidR="0072251C">
        <w:rPr>
          <w:rFonts w:ascii="Cambria" w:hAnsi="Cambria"/>
          <w:bCs/>
          <w:sz w:val="28"/>
          <w:szCs w:val="28"/>
        </w:rPr>
        <w:t>office</w:t>
      </w:r>
      <w:r w:rsidR="009B5743">
        <w:rPr>
          <w:rFonts w:ascii="Cambria" w:hAnsi="Cambria"/>
          <w:bCs/>
          <w:sz w:val="28"/>
          <w:szCs w:val="28"/>
        </w:rPr>
        <w:t xml:space="preserve">.  </w:t>
      </w:r>
    </w:p>
    <w:p w14:paraId="12F0A9A1" w14:textId="57F547A9" w:rsidR="0072251C" w:rsidRDefault="0072251C" w:rsidP="001A7811">
      <w:pPr>
        <w:spacing w:line="360" w:lineRule="auto"/>
        <w:contextualSpacing/>
        <w:rPr>
          <w:rFonts w:ascii="Cambria" w:hAnsi="Cambria"/>
          <w:bCs/>
          <w:sz w:val="28"/>
          <w:szCs w:val="28"/>
        </w:rPr>
      </w:pPr>
      <w:r>
        <w:rPr>
          <w:rFonts w:ascii="Cambria" w:hAnsi="Cambria"/>
          <w:bCs/>
          <w:sz w:val="28"/>
          <w:szCs w:val="28"/>
        </w:rPr>
        <w:tab/>
        <w:t>‘Hey</w:t>
      </w:r>
      <w:ins w:id="27079" w:author="Claire S" w:date="2026-06-05T18:09:00Z" w16du:dateUtc="2026-06-05T17:09:00Z">
        <w:del w:id="27080" w:author="Daisy Watt" w:date="2026-06-24T14:06:00Z" w16du:dateUtc="2026-06-24T12:06:00Z">
          <w:r w:rsidR="0046636F" w:rsidDel="00CF14BF">
            <w:rPr>
              <w:rFonts w:ascii="Cambria" w:hAnsi="Cambria"/>
              <w:bCs/>
              <w:sz w:val="28"/>
              <w:szCs w:val="28"/>
            </w:rPr>
            <w:delText>,</w:delText>
          </w:r>
        </w:del>
      </w:ins>
      <w:ins w:id="27081" w:author="Daisy Watt" w:date="2026-06-24T14:06:00Z" w16du:dateUtc="2026-06-24T12:06:00Z">
        <w:r w:rsidR="00CF14BF">
          <w:rPr>
            <w:rFonts w:ascii="Cambria" w:hAnsi="Cambria"/>
            <w:bCs/>
            <w:sz w:val="28"/>
            <w:szCs w:val="28"/>
          </w:rPr>
          <w:t>.</w:t>
        </w:r>
      </w:ins>
      <w:del w:id="27082" w:author="Claire S" w:date="2026-06-05T18:09:00Z" w16du:dateUtc="2026-06-05T17:09:00Z">
        <w:r w:rsidDel="0046636F">
          <w:rPr>
            <w:rFonts w:ascii="Cambria" w:hAnsi="Cambria"/>
            <w:bCs/>
            <w:sz w:val="28"/>
            <w:szCs w:val="28"/>
          </w:rPr>
          <w:delText>!</w:delText>
        </w:r>
      </w:del>
      <w:r>
        <w:rPr>
          <w:rFonts w:ascii="Cambria" w:hAnsi="Cambria"/>
          <w:bCs/>
          <w:sz w:val="28"/>
          <w:szCs w:val="28"/>
        </w:rPr>
        <w:t xml:space="preserve">’ </w:t>
      </w:r>
      <w:r w:rsidR="00F623A1">
        <w:rPr>
          <w:rFonts w:ascii="Cambria" w:hAnsi="Cambria"/>
          <w:bCs/>
          <w:sz w:val="28"/>
          <w:szCs w:val="28"/>
        </w:rPr>
        <w:t xml:space="preserve">Ish </w:t>
      </w:r>
      <w:r>
        <w:rPr>
          <w:rFonts w:ascii="Cambria" w:hAnsi="Cambria"/>
          <w:bCs/>
          <w:sz w:val="28"/>
          <w:szCs w:val="28"/>
        </w:rPr>
        <w:t>waved</w:t>
      </w:r>
      <w:r w:rsidR="00E65DFD">
        <w:rPr>
          <w:rFonts w:ascii="Cambria" w:hAnsi="Cambria"/>
          <w:bCs/>
          <w:sz w:val="28"/>
          <w:szCs w:val="28"/>
        </w:rPr>
        <w:t xml:space="preserve"> from the other side of the huge space</w:t>
      </w:r>
      <w:r>
        <w:rPr>
          <w:rFonts w:ascii="Cambria" w:hAnsi="Cambria"/>
          <w:bCs/>
          <w:sz w:val="28"/>
          <w:szCs w:val="28"/>
        </w:rPr>
        <w:t>. ‘Alright</w:t>
      </w:r>
      <w:r w:rsidR="00097ADC">
        <w:rPr>
          <w:rFonts w:ascii="Cambria" w:hAnsi="Cambria"/>
          <w:bCs/>
          <w:sz w:val="28"/>
          <w:szCs w:val="28"/>
        </w:rPr>
        <w:t>, mate</w:t>
      </w:r>
      <w:r>
        <w:rPr>
          <w:rFonts w:ascii="Cambria" w:hAnsi="Cambria"/>
          <w:bCs/>
          <w:sz w:val="28"/>
          <w:szCs w:val="28"/>
        </w:rPr>
        <w:t>? You look like you’re in a rush.’</w:t>
      </w:r>
    </w:p>
    <w:p w14:paraId="5293259B" w14:textId="77777777" w:rsidR="00F27163" w:rsidRDefault="009B5743" w:rsidP="009B5743">
      <w:pPr>
        <w:spacing w:line="360" w:lineRule="auto"/>
        <w:ind w:firstLine="720"/>
        <w:contextualSpacing/>
        <w:rPr>
          <w:rFonts w:ascii="Cambria" w:hAnsi="Cambria"/>
          <w:bCs/>
          <w:sz w:val="28"/>
          <w:szCs w:val="28"/>
        </w:rPr>
      </w:pPr>
      <w:r>
        <w:rPr>
          <w:rFonts w:ascii="Cambria" w:hAnsi="Cambria"/>
          <w:bCs/>
          <w:sz w:val="28"/>
          <w:szCs w:val="28"/>
        </w:rPr>
        <w:t>The figure was heading towards Clara’s empty desk</w:t>
      </w:r>
      <w:r w:rsidR="00F27163">
        <w:rPr>
          <w:rFonts w:ascii="Cambria" w:hAnsi="Cambria"/>
          <w:bCs/>
          <w:sz w:val="28"/>
          <w:szCs w:val="28"/>
        </w:rPr>
        <w:t>.</w:t>
      </w:r>
    </w:p>
    <w:p w14:paraId="64491FBD" w14:textId="208ED8AC" w:rsidR="0072251C" w:rsidRDefault="009B5743" w:rsidP="009B5743">
      <w:pPr>
        <w:spacing w:line="360" w:lineRule="auto"/>
        <w:ind w:firstLine="720"/>
        <w:contextualSpacing/>
        <w:rPr>
          <w:rFonts w:ascii="Cambria" w:hAnsi="Cambria"/>
          <w:bCs/>
          <w:sz w:val="28"/>
          <w:szCs w:val="28"/>
        </w:rPr>
      </w:pPr>
      <w:r>
        <w:rPr>
          <w:rFonts w:ascii="Cambria" w:hAnsi="Cambria"/>
          <w:bCs/>
          <w:sz w:val="28"/>
          <w:szCs w:val="28"/>
        </w:rPr>
        <w:t xml:space="preserve"> </w:t>
      </w:r>
      <w:r w:rsidR="0072251C">
        <w:rPr>
          <w:rFonts w:ascii="Cambria" w:hAnsi="Cambria"/>
          <w:bCs/>
          <w:sz w:val="28"/>
          <w:szCs w:val="28"/>
        </w:rPr>
        <w:t>‘Yes</w:t>
      </w:r>
      <w:r w:rsidR="00E65DFD">
        <w:rPr>
          <w:rFonts w:ascii="Cambria" w:hAnsi="Cambria"/>
          <w:bCs/>
          <w:sz w:val="28"/>
          <w:szCs w:val="28"/>
        </w:rPr>
        <w:t>,</w:t>
      </w:r>
      <w:r w:rsidR="0072251C">
        <w:rPr>
          <w:rFonts w:ascii="Cambria" w:hAnsi="Cambria"/>
          <w:bCs/>
          <w:sz w:val="28"/>
          <w:szCs w:val="28"/>
        </w:rPr>
        <w:t xml:space="preserve"> </w:t>
      </w:r>
      <w:r w:rsidR="00097ADC">
        <w:rPr>
          <w:rFonts w:ascii="Cambria" w:hAnsi="Cambria"/>
          <w:bCs/>
          <w:sz w:val="28"/>
          <w:szCs w:val="28"/>
        </w:rPr>
        <w:t>buddy</w:t>
      </w:r>
      <w:del w:id="27083" w:author="Daisy Watt" w:date="2026-06-24T14:07:00Z" w16du:dateUtc="2026-06-24T12:07:00Z">
        <w:r w:rsidR="0072251C" w:rsidDel="00F444CC">
          <w:rPr>
            <w:rFonts w:ascii="Cambria" w:hAnsi="Cambria"/>
            <w:bCs/>
            <w:sz w:val="28"/>
            <w:szCs w:val="28"/>
          </w:rPr>
          <w:delText xml:space="preserve">,’ Phil </w:delText>
        </w:r>
      </w:del>
      <w:ins w:id="27084" w:author="Claire S" w:date="2026-06-05T18:09:00Z" w16du:dateUtc="2026-06-05T17:09:00Z">
        <w:del w:id="27085" w:author="Daisy Watt" w:date="2026-06-24T14:07:00Z" w16du:dateUtc="2026-06-24T12:07:00Z">
          <w:r w:rsidR="0046636F" w:rsidDel="00F444CC">
            <w:rPr>
              <w:rFonts w:ascii="Cambria" w:hAnsi="Cambria"/>
              <w:bCs/>
              <w:sz w:val="28"/>
              <w:szCs w:val="28"/>
            </w:rPr>
            <w:delText>h</w:delText>
          </w:r>
        </w:del>
      </w:ins>
      <w:ins w:id="27086" w:author="Daisy Watt" w:date="2026-06-24T14:07:00Z" w16du:dateUtc="2026-06-24T12:07:00Z">
        <w:r w:rsidR="00F444CC">
          <w:rPr>
            <w:rFonts w:ascii="Cambria" w:hAnsi="Cambria"/>
            <w:bCs/>
            <w:sz w:val="28"/>
            <w:szCs w:val="28"/>
          </w:rPr>
          <w:t>.’ H</w:t>
        </w:r>
      </w:ins>
      <w:ins w:id="27087" w:author="Claire S" w:date="2026-06-05T18:09:00Z" w16du:dateUtc="2026-06-05T17:09:00Z">
        <w:r w:rsidR="0046636F">
          <w:rPr>
            <w:rFonts w:ascii="Cambria" w:hAnsi="Cambria"/>
            <w:bCs/>
            <w:sz w:val="28"/>
            <w:szCs w:val="28"/>
          </w:rPr>
          <w:t xml:space="preserve">e </w:t>
        </w:r>
      </w:ins>
      <w:r w:rsidR="0072251C">
        <w:rPr>
          <w:rFonts w:ascii="Cambria" w:hAnsi="Cambria"/>
          <w:bCs/>
          <w:sz w:val="28"/>
          <w:szCs w:val="28"/>
        </w:rPr>
        <w:t>raised a hand back. ‘Just left my phone</w:t>
      </w:r>
      <w:r>
        <w:rPr>
          <w:rFonts w:ascii="Cambria" w:hAnsi="Cambria"/>
          <w:bCs/>
          <w:sz w:val="28"/>
          <w:szCs w:val="28"/>
        </w:rPr>
        <w:t>,</w:t>
      </w:r>
      <w:r w:rsidR="0072251C">
        <w:rPr>
          <w:rFonts w:ascii="Cambria" w:hAnsi="Cambria"/>
          <w:bCs/>
          <w:sz w:val="28"/>
          <w:szCs w:val="28"/>
        </w:rPr>
        <w:t xml:space="preserve"> I think, when I was fixing </w:t>
      </w:r>
      <w:r w:rsidR="00E65DFD">
        <w:rPr>
          <w:rFonts w:ascii="Cambria" w:hAnsi="Cambria"/>
          <w:bCs/>
          <w:sz w:val="28"/>
          <w:szCs w:val="28"/>
        </w:rPr>
        <w:t>Clara’s</w:t>
      </w:r>
      <w:r w:rsidR="0072251C">
        <w:rPr>
          <w:rFonts w:ascii="Cambria" w:hAnsi="Cambria"/>
          <w:bCs/>
          <w:sz w:val="28"/>
          <w:szCs w:val="28"/>
        </w:rPr>
        <w:t xml:space="preserve"> computer</w:t>
      </w:r>
      <w:r>
        <w:rPr>
          <w:rFonts w:ascii="Cambria" w:hAnsi="Cambria"/>
          <w:bCs/>
          <w:sz w:val="28"/>
          <w:szCs w:val="28"/>
        </w:rPr>
        <w:t xml:space="preserve"> earlier</w:t>
      </w:r>
      <w:ins w:id="27088" w:author="Daisy Watt" w:date="2026-06-24T14:07:00Z" w16du:dateUtc="2026-06-24T12:07:00Z">
        <w:r w:rsidR="00F444CC">
          <w:rPr>
            <w:rFonts w:ascii="Cambria" w:hAnsi="Cambria"/>
            <w:bCs/>
            <w:sz w:val="28"/>
            <w:szCs w:val="28"/>
          </w:rPr>
          <w:t>.</w:t>
        </w:r>
      </w:ins>
      <w:del w:id="27089" w:author="Daisy Watt" w:date="2026-06-24T14:07:00Z" w16du:dateUtc="2026-06-24T12:07:00Z">
        <w:r w:rsidR="00FD4C9C" w:rsidDel="00F444CC">
          <w:rPr>
            <w:rFonts w:ascii="Cambria" w:hAnsi="Cambria"/>
            <w:bCs/>
            <w:sz w:val="28"/>
            <w:szCs w:val="28"/>
          </w:rPr>
          <w:delText xml:space="preserve"> -</w:delText>
        </w:r>
      </w:del>
      <w:r w:rsidR="0072251C">
        <w:rPr>
          <w:rFonts w:ascii="Cambria" w:hAnsi="Cambria"/>
          <w:bCs/>
          <w:sz w:val="28"/>
          <w:szCs w:val="28"/>
        </w:rPr>
        <w:t>’</w:t>
      </w:r>
    </w:p>
    <w:p w14:paraId="59C52048" w14:textId="57881DF1" w:rsidR="00F623A1" w:rsidRDefault="00F623A1" w:rsidP="001A7811">
      <w:pPr>
        <w:spacing w:line="360" w:lineRule="auto"/>
        <w:contextualSpacing/>
        <w:rPr>
          <w:rFonts w:ascii="Cambria" w:hAnsi="Cambria"/>
          <w:bCs/>
          <w:sz w:val="28"/>
          <w:szCs w:val="28"/>
        </w:rPr>
      </w:pPr>
      <w:r>
        <w:rPr>
          <w:rFonts w:ascii="Cambria" w:hAnsi="Cambria"/>
          <w:bCs/>
          <w:sz w:val="28"/>
          <w:szCs w:val="28"/>
        </w:rPr>
        <w:tab/>
        <w:t>‘I’ll help you look</w:t>
      </w:r>
      <w:del w:id="27090" w:author="Daisy Watt" w:date="2026-06-24T14:07:00Z" w16du:dateUtc="2026-06-24T12:07:00Z">
        <w:r w:rsidDel="00F444CC">
          <w:rPr>
            <w:rFonts w:ascii="Cambria" w:hAnsi="Cambria"/>
            <w:bCs/>
            <w:sz w:val="28"/>
            <w:szCs w:val="28"/>
          </w:rPr>
          <w:delText>,</w:delText>
        </w:r>
      </w:del>
      <w:ins w:id="27091" w:author="Daisy Watt" w:date="2026-06-24T14:07:00Z" w16du:dateUtc="2026-06-24T12:07:00Z">
        <w:r w:rsidR="00F444CC">
          <w:rPr>
            <w:rFonts w:ascii="Cambria" w:hAnsi="Cambria"/>
            <w:bCs/>
            <w:sz w:val="28"/>
            <w:szCs w:val="28"/>
          </w:rPr>
          <w:t>.</w:t>
        </w:r>
      </w:ins>
      <w:r>
        <w:rPr>
          <w:rFonts w:ascii="Cambria" w:hAnsi="Cambria"/>
          <w:bCs/>
          <w:sz w:val="28"/>
          <w:szCs w:val="28"/>
        </w:rPr>
        <w:t xml:space="preserve">’ Ishan strolled over. </w:t>
      </w:r>
      <w:r w:rsidR="009B5743">
        <w:rPr>
          <w:rFonts w:ascii="Cambria" w:hAnsi="Cambria"/>
          <w:bCs/>
          <w:sz w:val="28"/>
          <w:szCs w:val="28"/>
        </w:rPr>
        <w:t>‘Need a break</w:t>
      </w:r>
      <w:ins w:id="27092" w:author="Daisy Watt" w:date="2026-06-24T14:07:00Z" w16du:dateUtc="2026-06-24T12:07:00Z">
        <w:r w:rsidR="00F444CC">
          <w:rPr>
            <w:rFonts w:ascii="Cambria" w:hAnsi="Cambria"/>
            <w:bCs/>
            <w:sz w:val="28"/>
            <w:szCs w:val="28"/>
          </w:rPr>
          <w:t>,</w:t>
        </w:r>
      </w:ins>
      <w:r w:rsidR="009B5743">
        <w:rPr>
          <w:rFonts w:ascii="Cambria" w:hAnsi="Cambria"/>
          <w:bCs/>
          <w:sz w:val="28"/>
          <w:szCs w:val="28"/>
        </w:rPr>
        <w:t xml:space="preserve"> anyway.’</w:t>
      </w:r>
    </w:p>
    <w:p w14:paraId="676BB34F" w14:textId="7BF49A3E" w:rsidR="00FD4C9C" w:rsidRDefault="007B77CE" w:rsidP="001A7811">
      <w:pPr>
        <w:spacing w:line="360" w:lineRule="auto"/>
        <w:contextualSpacing/>
        <w:rPr>
          <w:rFonts w:ascii="Cambria" w:hAnsi="Cambria"/>
          <w:bCs/>
          <w:sz w:val="28"/>
          <w:szCs w:val="28"/>
        </w:rPr>
      </w:pPr>
      <w:r>
        <w:rPr>
          <w:rFonts w:ascii="Cambria" w:hAnsi="Cambria"/>
          <w:bCs/>
          <w:sz w:val="28"/>
          <w:szCs w:val="28"/>
        </w:rPr>
        <w:tab/>
        <w:t>‘No</w:t>
      </w:r>
      <w:ins w:id="27093" w:author="Daisy Watt" w:date="2026-06-24T14:07:00Z" w16du:dateUtc="2026-06-24T12:07:00Z">
        <w:r w:rsidR="00F444CC">
          <w:rPr>
            <w:rFonts w:ascii="Cambria" w:hAnsi="Cambria"/>
            <w:bCs/>
            <w:sz w:val="28"/>
            <w:szCs w:val="28"/>
          </w:rPr>
          <w:t>,</w:t>
        </w:r>
      </w:ins>
      <w:r>
        <w:rPr>
          <w:rFonts w:ascii="Cambria" w:hAnsi="Cambria"/>
          <w:bCs/>
          <w:sz w:val="28"/>
          <w:szCs w:val="28"/>
        </w:rPr>
        <w:t xml:space="preserve"> don’t bother</w:t>
      </w:r>
      <w:del w:id="27094" w:author="Daisy Watt" w:date="2026-06-24T14:07:00Z" w16du:dateUtc="2026-06-24T12:07:00Z">
        <w:r w:rsidDel="00F444CC">
          <w:rPr>
            <w:rFonts w:ascii="Cambria" w:hAnsi="Cambria"/>
            <w:bCs/>
            <w:sz w:val="28"/>
            <w:szCs w:val="28"/>
          </w:rPr>
          <w:delText>,</w:delText>
        </w:r>
      </w:del>
      <w:ins w:id="27095" w:author="Daisy Watt" w:date="2026-06-24T14:07:00Z" w16du:dateUtc="2026-06-24T12:07:00Z">
        <w:r w:rsidR="00F444CC">
          <w:rPr>
            <w:rFonts w:ascii="Cambria" w:hAnsi="Cambria"/>
            <w:bCs/>
            <w:sz w:val="28"/>
            <w:szCs w:val="28"/>
          </w:rPr>
          <w:t>.</w:t>
        </w:r>
      </w:ins>
      <w:r w:rsidR="009B5743">
        <w:rPr>
          <w:rFonts w:ascii="Cambria" w:hAnsi="Cambria"/>
          <w:bCs/>
          <w:sz w:val="28"/>
          <w:szCs w:val="28"/>
        </w:rPr>
        <w:t>’ Phil seemed on edge. ‘</w:t>
      </w:r>
      <w:r>
        <w:rPr>
          <w:rFonts w:ascii="Cambria" w:hAnsi="Cambria"/>
          <w:bCs/>
          <w:sz w:val="28"/>
          <w:szCs w:val="28"/>
        </w:rPr>
        <w:t>I’m sure it’s around her</w:t>
      </w:r>
      <w:ins w:id="27096" w:author="Daisy Watt" w:date="2026-06-24T14:07:00Z" w16du:dateUtc="2026-06-24T12:07:00Z">
        <w:r w:rsidR="00F444CC">
          <w:rPr>
            <w:rFonts w:ascii="Cambria" w:hAnsi="Cambria"/>
            <w:bCs/>
            <w:sz w:val="28"/>
            <w:szCs w:val="28"/>
          </w:rPr>
          <w:t>e…</w:t>
        </w:r>
      </w:ins>
      <w:del w:id="27097" w:author="Daisy Watt" w:date="2026-06-24T14:07:00Z" w16du:dateUtc="2026-06-24T12:07:00Z">
        <w:r w:rsidDel="00F444CC">
          <w:rPr>
            <w:rFonts w:ascii="Cambria" w:hAnsi="Cambria"/>
            <w:bCs/>
            <w:sz w:val="28"/>
            <w:szCs w:val="28"/>
          </w:rPr>
          <w:delText>e -</w:delText>
        </w:r>
      </w:del>
      <w:r>
        <w:rPr>
          <w:rFonts w:ascii="Cambria" w:hAnsi="Cambria"/>
          <w:bCs/>
          <w:sz w:val="28"/>
          <w:szCs w:val="28"/>
        </w:rPr>
        <w:t xml:space="preserve">’ </w:t>
      </w:r>
    </w:p>
    <w:p w14:paraId="7FAB33A4" w14:textId="29CABD62" w:rsidR="007B77CE" w:rsidRDefault="00FD4C9C" w:rsidP="00FD4C9C">
      <w:pPr>
        <w:spacing w:line="360" w:lineRule="auto"/>
        <w:ind w:firstLine="720"/>
        <w:contextualSpacing/>
        <w:rPr>
          <w:rFonts w:ascii="Cambria" w:hAnsi="Cambria"/>
          <w:bCs/>
          <w:sz w:val="28"/>
          <w:szCs w:val="28"/>
        </w:rPr>
      </w:pPr>
      <w:r>
        <w:rPr>
          <w:rFonts w:ascii="Cambria" w:hAnsi="Cambria"/>
          <w:bCs/>
          <w:sz w:val="28"/>
          <w:szCs w:val="28"/>
        </w:rPr>
        <w:t>A</w:t>
      </w:r>
      <w:r w:rsidR="007B77CE">
        <w:rPr>
          <w:rFonts w:ascii="Cambria" w:hAnsi="Cambria"/>
          <w:bCs/>
          <w:sz w:val="28"/>
          <w:szCs w:val="28"/>
        </w:rPr>
        <w:t xml:space="preserve"> phone pinged. </w:t>
      </w:r>
    </w:p>
    <w:p w14:paraId="5DB1FDBE" w14:textId="0E0E1391" w:rsidR="007B77CE" w:rsidRDefault="007B77CE" w:rsidP="007B77CE">
      <w:pPr>
        <w:spacing w:line="360" w:lineRule="auto"/>
        <w:ind w:firstLine="720"/>
        <w:contextualSpacing/>
        <w:rPr>
          <w:rFonts w:ascii="Cambria" w:hAnsi="Cambria"/>
          <w:bCs/>
          <w:sz w:val="28"/>
          <w:szCs w:val="28"/>
        </w:rPr>
      </w:pPr>
      <w:r>
        <w:rPr>
          <w:rFonts w:ascii="Cambria" w:hAnsi="Cambria"/>
          <w:bCs/>
          <w:sz w:val="28"/>
          <w:szCs w:val="28"/>
        </w:rPr>
        <w:t>‘Mate</w:t>
      </w:r>
      <w:r w:rsidR="00E65DFD">
        <w:rPr>
          <w:rFonts w:ascii="Cambria" w:hAnsi="Cambria"/>
          <w:bCs/>
          <w:sz w:val="28"/>
          <w:szCs w:val="28"/>
        </w:rPr>
        <w:t>,</w:t>
      </w:r>
      <w:r>
        <w:rPr>
          <w:rFonts w:ascii="Cambria" w:hAnsi="Cambria"/>
          <w:bCs/>
          <w:sz w:val="28"/>
          <w:szCs w:val="28"/>
        </w:rPr>
        <w:t xml:space="preserve"> it’s </w:t>
      </w:r>
      <w:del w:id="27098" w:author="Claire S" w:date="2026-06-06T10:18:00Z" w16du:dateUtc="2026-06-06T09:18:00Z">
        <w:r w:rsidDel="00C4440C">
          <w:rPr>
            <w:rFonts w:ascii="Cambria" w:hAnsi="Cambria"/>
            <w:bCs/>
            <w:sz w:val="28"/>
            <w:szCs w:val="28"/>
          </w:rPr>
          <w:delText>in your pocket</w:delText>
        </w:r>
      </w:del>
      <w:ins w:id="27099" w:author="Claire S" w:date="2026-06-06T10:18:00Z" w16du:dateUtc="2026-06-06T09:18:00Z">
        <w:r w:rsidR="00C4440C">
          <w:rPr>
            <w:rFonts w:ascii="Cambria" w:hAnsi="Cambria"/>
            <w:bCs/>
            <w:sz w:val="28"/>
            <w:szCs w:val="28"/>
          </w:rPr>
          <w:t>right there</w:t>
        </w:r>
      </w:ins>
      <w:ins w:id="27100" w:author="Claire S" w:date="2026-06-05T18:09:00Z" w16du:dateUtc="2026-06-05T17:09:00Z">
        <w:del w:id="27101" w:author="Daisy Watt" w:date="2026-06-24T14:07:00Z" w16du:dateUtc="2026-06-24T12:07:00Z">
          <w:r w:rsidR="0046636F" w:rsidDel="00F444CC">
            <w:rPr>
              <w:rFonts w:ascii="Cambria" w:hAnsi="Cambria"/>
              <w:bCs/>
              <w:sz w:val="28"/>
              <w:szCs w:val="28"/>
            </w:rPr>
            <w:delText>,</w:delText>
          </w:r>
        </w:del>
      </w:ins>
      <w:ins w:id="27102" w:author="Daisy Watt" w:date="2026-06-24T14:07:00Z" w16du:dateUtc="2026-06-24T12:07:00Z">
        <w:r w:rsidR="00F444CC">
          <w:rPr>
            <w:rFonts w:ascii="Cambria" w:hAnsi="Cambria"/>
            <w:bCs/>
            <w:sz w:val="28"/>
            <w:szCs w:val="28"/>
          </w:rPr>
          <w:t>.</w:t>
        </w:r>
      </w:ins>
      <w:del w:id="27103" w:author="Claire S" w:date="2026-06-05T18:09:00Z" w16du:dateUtc="2026-06-05T17:09:00Z">
        <w:r w:rsidDel="0046636F">
          <w:rPr>
            <w:rFonts w:ascii="Cambria" w:hAnsi="Cambria"/>
            <w:bCs/>
            <w:sz w:val="28"/>
            <w:szCs w:val="28"/>
          </w:rPr>
          <w:delText>!</w:delText>
        </w:r>
      </w:del>
      <w:r>
        <w:rPr>
          <w:rFonts w:ascii="Cambria" w:hAnsi="Cambria"/>
          <w:bCs/>
          <w:sz w:val="28"/>
          <w:szCs w:val="28"/>
        </w:rPr>
        <w:t>’ Ishan pointed at Phil’s back pocket.</w:t>
      </w:r>
    </w:p>
    <w:p w14:paraId="7D77BE59" w14:textId="7942EFB4" w:rsidR="00304A05" w:rsidRDefault="007B77CE" w:rsidP="007B77CE">
      <w:pPr>
        <w:spacing w:line="360" w:lineRule="auto"/>
        <w:ind w:firstLine="720"/>
        <w:contextualSpacing/>
        <w:rPr>
          <w:rFonts w:ascii="Cambria" w:hAnsi="Cambria"/>
          <w:bCs/>
          <w:sz w:val="28"/>
          <w:szCs w:val="28"/>
        </w:rPr>
      </w:pPr>
      <w:r>
        <w:rPr>
          <w:rFonts w:ascii="Cambria" w:hAnsi="Cambria"/>
          <w:bCs/>
          <w:sz w:val="28"/>
          <w:szCs w:val="28"/>
        </w:rPr>
        <w:t>‘God</w:t>
      </w:r>
      <w:r w:rsidR="00E65DFD">
        <w:rPr>
          <w:rFonts w:ascii="Cambria" w:hAnsi="Cambria"/>
          <w:bCs/>
          <w:sz w:val="28"/>
          <w:szCs w:val="28"/>
        </w:rPr>
        <w:t>,</w:t>
      </w:r>
      <w:r>
        <w:rPr>
          <w:rFonts w:ascii="Cambria" w:hAnsi="Cambria"/>
          <w:bCs/>
          <w:sz w:val="28"/>
          <w:szCs w:val="28"/>
        </w:rPr>
        <w:t xml:space="preserve"> I’m losing it</w:t>
      </w:r>
      <w:ins w:id="27104" w:author="Claire S" w:date="2026-06-05T18:09:00Z" w16du:dateUtc="2026-06-05T17:09:00Z">
        <w:r w:rsidR="0046636F">
          <w:rPr>
            <w:rFonts w:ascii="Cambria" w:hAnsi="Cambria"/>
            <w:bCs/>
            <w:sz w:val="28"/>
            <w:szCs w:val="28"/>
          </w:rPr>
          <w:t>.</w:t>
        </w:r>
      </w:ins>
      <w:del w:id="27105" w:author="Claire S" w:date="2026-06-05T18:09:00Z" w16du:dateUtc="2026-06-05T17:09:00Z">
        <w:r w:rsidDel="0046636F">
          <w:rPr>
            <w:rFonts w:ascii="Cambria" w:hAnsi="Cambria"/>
            <w:bCs/>
            <w:sz w:val="28"/>
            <w:szCs w:val="28"/>
          </w:rPr>
          <w:delText>!</w:delText>
        </w:r>
      </w:del>
      <w:r>
        <w:rPr>
          <w:rFonts w:ascii="Cambria" w:hAnsi="Cambria"/>
          <w:bCs/>
          <w:sz w:val="28"/>
          <w:szCs w:val="28"/>
        </w:rPr>
        <w:t xml:space="preserve">’ Phil pulled </w:t>
      </w:r>
      <w:r w:rsidR="00356C67">
        <w:rPr>
          <w:rFonts w:ascii="Cambria" w:hAnsi="Cambria"/>
          <w:bCs/>
          <w:sz w:val="28"/>
          <w:szCs w:val="28"/>
        </w:rPr>
        <w:t>the phone</w:t>
      </w:r>
      <w:r>
        <w:rPr>
          <w:rFonts w:ascii="Cambria" w:hAnsi="Cambria"/>
          <w:bCs/>
          <w:sz w:val="28"/>
          <w:szCs w:val="28"/>
        </w:rPr>
        <w:t xml:space="preserve"> out and turned it off</w:t>
      </w:r>
      <w:r w:rsidR="00356C67">
        <w:rPr>
          <w:rFonts w:ascii="Cambria" w:hAnsi="Cambria"/>
          <w:bCs/>
          <w:sz w:val="28"/>
          <w:szCs w:val="28"/>
        </w:rPr>
        <w:t xml:space="preserve">, but not before Ishan glimpsed the screen: </w:t>
      </w:r>
      <w:del w:id="27106" w:author="Daisy Watt" w:date="2026-06-24T14:07:00Z" w16du:dateUtc="2026-06-24T12:07:00Z">
        <w:r w:rsidR="00356C67" w:rsidDel="009D123D">
          <w:rPr>
            <w:rFonts w:ascii="Cambria" w:hAnsi="Cambria"/>
            <w:bCs/>
            <w:sz w:val="28"/>
            <w:szCs w:val="28"/>
          </w:rPr>
          <w:delText>8</w:delText>
        </w:r>
      </w:del>
      <w:ins w:id="27107" w:author="Daisy Watt" w:date="2026-06-24T14:07:00Z" w16du:dateUtc="2026-06-24T12:07:00Z">
        <w:r w:rsidR="009D123D">
          <w:rPr>
            <w:rFonts w:ascii="Cambria" w:hAnsi="Cambria"/>
            <w:bCs/>
            <w:sz w:val="28"/>
            <w:szCs w:val="28"/>
          </w:rPr>
          <w:t>eight</w:t>
        </w:r>
      </w:ins>
      <w:r w:rsidR="00356C67">
        <w:rPr>
          <w:rFonts w:ascii="Cambria" w:hAnsi="Cambria"/>
          <w:bCs/>
          <w:sz w:val="28"/>
          <w:szCs w:val="28"/>
        </w:rPr>
        <w:t xml:space="preserve"> missed calls</w:t>
      </w:r>
      <w:r w:rsidR="00E65DFD">
        <w:rPr>
          <w:rFonts w:ascii="Cambria" w:hAnsi="Cambria"/>
          <w:bCs/>
          <w:sz w:val="28"/>
          <w:szCs w:val="28"/>
        </w:rPr>
        <w:t xml:space="preserve"> fro</w:t>
      </w:r>
      <w:ins w:id="27108" w:author="Daisy Watt" w:date="2026-06-24T14:07:00Z" w16du:dateUtc="2026-06-24T12:07:00Z">
        <w:r w:rsidR="009D123D">
          <w:rPr>
            <w:rFonts w:ascii="Cambria" w:hAnsi="Cambria"/>
            <w:bCs/>
            <w:sz w:val="28"/>
            <w:szCs w:val="28"/>
          </w:rPr>
          <w:t>m…</w:t>
        </w:r>
      </w:ins>
      <w:del w:id="27109" w:author="Daisy Watt" w:date="2026-06-24T14:07:00Z" w16du:dateUtc="2026-06-24T12:07:00Z">
        <w:r w:rsidR="00E65DFD" w:rsidDel="009D123D">
          <w:rPr>
            <w:rFonts w:ascii="Cambria" w:hAnsi="Cambria"/>
            <w:bCs/>
            <w:sz w:val="28"/>
            <w:szCs w:val="28"/>
          </w:rPr>
          <w:delText xml:space="preserve">m </w:delText>
        </w:r>
        <w:r w:rsidR="009B5743" w:rsidDel="009D123D">
          <w:rPr>
            <w:rFonts w:ascii="Cambria" w:hAnsi="Cambria"/>
            <w:bCs/>
            <w:sz w:val="28"/>
            <w:szCs w:val="28"/>
          </w:rPr>
          <w:delText>–</w:delText>
        </w:r>
      </w:del>
      <w:r w:rsidR="00E65DFD">
        <w:rPr>
          <w:rFonts w:ascii="Cambria" w:hAnsi="Cambria"/>
          <w:bCs/>
          <w:sz w:val="28"/>
          <w:szCs w:val="28"/>
        </w:rPr>
        <w:t xml:space="preserve"> </w:t>
      </w:r>
      <w:r w:rsidR="009B5743" w:rsidRPr="005B72B2">
        <w:rPr>
          <w:rFonts w:ascii="Cambria" w:hAnsi="Cambria"/>
          <w:bCs/>
          <w:i/>
          <w:iCs/>
          <w:sz w:val="28"/>
          <w:szCs w:val="28"/>
          <w:rPrChange w:id="27110" w:author="Claire S" w:date="2026-08-03T18:22:00Z" w16du:dateUtc="2026-08-03T17:22:00Z">
            <w:rPr>
              <w:rFonts w:ascii="Cambria" w:hAnsi="Cambria"/>
              <w:bCs/>
              <w:sz w:val="28"/>
              <w:szCs w:val="28"/>
            </w:rPr>
          </w:rPrChange>
        </w:rPr>
        <w:t>Violet</w:t>
      </w:r>
      <w:r w:rsidR="009B5743">
        <w:rPr>
          <w:rFonts w:ascii="Cambria" w:hAnsi="Cambria"/>
          <w:bCs/>
          <w:sz w:val="28"/>
          <w:szCs w:val="28"/>
        </w:rPr>
        <w:t>?</w:t>
      </w:r>
      <w:r>
        <w:rPr>
          <w:rFonts w:ascii="Cambria" w:hAnsi="Cambria"/>
          <w:bCs/>
          <w:sz w:val="28"/>
          <w:szCs w:val="28"/>
        </w:rPr>
        <w:t xml:space="preserve"> ‘Thanks</w:t>
      </w:r>
      <w:ins w:id="27111" w:author="Claire S" w:date="2026-06-05T18:09:00Z" w16du:dateUtc="2026-06-05T17:09:00Z">
        <w:r w:rsidR="0046636F">
          <w:rPr>
            <w:rFonts w:ascii="Cambria" w:hAnsi="Cambria"/>
            <w:bCs/>
            <w:sz w:val="28"/>
            <w:szCs w:val="28"/>
          </w:rPr>
          <w:t>.</w:t>
        </w:r>
      </w:ins>
      <w:del w:id="27112" w:author="Claire S" w:date="2026-06-05T18:09:00Z" w16du:dateUtc="2026-06-05T17:09:00Z">
        <w:r w:rsidDel="0046636F">
          <w:rPr>
            <w:rFonts w:ascii="Cambria" w:hAnsi="Cambria"/>
            <w:bCs/>
            <w:sz w:val="28"/>
            <w:szCs w:val="28"/>
          </w:rPr>
          <w:delText>!</w:delText>
        </w:r>
      </w:del>
      <w:r w:rsidR="008F48E9">
        <w:rPr>
          <w:rFonts w:ascii="Cambria" w:hAnsi="Cambria"/>
          <w:bCs/>
          <w:sz w:val="28"/>
          <w:szCs w:val="28"/>
        </w:rPr>
        <w:t xml:space="preserve"> Gotta go, </w:t>
      </w:r>
      <w:r w:rsidR="00E65DFD">
        <w:rPr>
          <w:rFonts w:ascii="Cambria" w:hAnsi="Cambria"/>
          <w:bCs/>
          <w:sz w:val="28"/>
          <w:szCs w:val="28"/>
        </w:rPr>
        <w:t>or I’ll</w:t>
      </w:r>
      <w:r w:rsidR="008F48E9">
        <w:rPr>
          <w:rFonts w:ascii="Cambria" w:hAnsi="Cambria"/>
          <w:bCs/>
          <w:sz w:val="28"/>
          <w:szCs w:val="28"/>
        </w:rPr>
        <w:t xml:space="preserve"> </w:t>
      </w:r>
      <w:r w:rsidR="00E65DFD">
        <w:rPr>
          <w:rFonts w:ascii="Cambria" w:hAnsi="Cambria"/>
          <w:bCs/>
          <w:sz w:val="28"/>
          <w:szCs w:val="28"/>
        </w:rPr>
        <w:t>miss</w:t>
      </w:r>
      <w:r w:rsidR="008F48E9">
        <w:rPr>
          <w:rFonts w:ascii="Cambria" w:hAnsi="Cambria"/>
          <w:bCs/>
          <w:sz w:val="28"/>
          <w:szCs w:val="28"/>
        </w:rPr>
        <w:t xml:space="preserve"> my </w:t>
      </w:r>
      <w:r w:rsidR="00356C67">
        <w:rPr>
          <w:rFonts w:ascii="Cambria" w:hAnsi="Cambria"/>
          <w:bCs/>
          <w:sz w:val="28"/>
          <w:szCs w:val="28"/>
        </w:rPr>
        <w:t>gym session.</w:t>
      </w:r>
      <w:r w:rsidR="008F48E9">
        <w:rPr>
          <w:rFonts w:ascii="Cambria" w:hAnsi="Cambria"/>
          <w:bCs/>
          <w:sz w:val="28"/>
          <w:szCs w:val="28"/>
        </w:rPr>
        <w:t>’</w:t>
      </w:r>
    </w:p>
    <w:p w14:paraId="066D1C4C" w14:textId="56B06D5E" w:rsidR="007B77CE" w:rsidRDefault="007B77CE" w:rsidP="007B77CE">
      <w:pPr>
        <w:spacing w:line="360" w:lineRule="auto"/>
        <w:ind w:firstLine="720"/>
        <w:contextualSpacing/>
        <w:rPr>
          <w:rFonts w:ascii="Cambria" w:hAnsi="Cambria"/>
          <w:bCs/>
          <w:sz w:val="28"/>
          <w:szCs w:val="28"/>
        </w:rPr>
      </w:pPr>
      <w:r>
        <w:rPr>
          <w:rFonts w:ascii="Cambria" w:hAnsi="Cambria"/>
          <w:bCs/>
          <w:sz w:val="28"/>
          <w:szCs w:val="28"/>
        </w:rPr>
        <w:t xml:space="preserve">‘No worries,’ Ishan said slowly. </w:t>
      </w:r>
      <w:r w:rsidR="008F48E9">
        <w:rPr>
          <w:rFonts w:ascii="Cambria" w:hAnsi="Cambria"/>
          <w:bCs/>
          <w:sz w:val="28"/>
          <w:szCs w:val="28"/>
        </w:rPr>
        <w:t>‘See you.’</w:t>
      </w:r>
    </w:p>
    <w:p w14:paraId="08C3A551" w14:textId="17F2B7EA" w:rsidR="00304A05" w:rsidRPr="00304A05" w:rsidRDefault="008F48E9" w:rsidP="00D70A40">
      <w:pPr>
        <w:spacing w:line="360" w:lineRule="auto"/>
        <w:ind w:firstLine="720"/>
        <w:contextualSpacing/>
        <w:rPr>
          <w:rFonts w:ascii="Cambria" w:hAnsi="Cambria"/>
          <w:bCs/>
          <w:sz w:val="28"/>
          <w:szCs w:val="28"/>
        </w:rPr>
      </w:pPr>
      <w:r>
        <w:rPr>
          <w:rFonts w:ascii="Cambria" w:hAnsi="Cambria"/>
          <w:bCs/>
          <w:sz w:val="28"/>
          <w:szCs w:val="28"/>
        </w:rPr>
        <w:t>He watched Phil hurry away</w:t>
      </w:r>
      <w:del w:id="27113" w:author="Daisy Watt" w:date="2026-06-24T14:08:00Z" w16du:dateUtc="2026-06-24T12:08:00Z">
        <w:r w:rsidDel="009D123D">
          <w:rPr>
            <w:rFonts w:ascii="Cambria" w:hAnsi="Cambria"/>
            <w:bCs/>
            <w:sz w:val="28"/>
            <w:szCs w:val="28"/>
          </w:rPr>
          <w:delText>,</w:delText>
        </w:r>
      </w:del>
      <w:r>
        <w:rPr>
          <w:rFonts w:ascii="Cambria" w:hAnsi="Cambria"/>
          <w:bCs/>
          <w:sz w:val="28"/>
          <w:szCs w:val="28"/>
        </w:rPr>
        <w:t xml:space="preserve"> and</w:t>
      </w:r>
      <w:ins w:id="27114" w:author="Daisy Watt" w:date="2026-06-24T14:08:00Z" w16du:dateUtc="2026-06-24T12:08:00Z">
        <w:r w:rsidR="009D123D">
          <w:rPr>
            <w:rFonts w:ascii="Cambria" w:hAnsi="Cambria"/>
            <w:bCs/>
            <w:sz w:val="28"/>
            <w:szCs w:val="28"/>
          </w:rPr>
          <w:t>,</w:t>
        </w:r>
      </w:ins>
      <w:r w:rsidR="00D70A40">
        <w:rPr>
          <w:rFonts w:ascii="Cambria" w:hAnsi="Cambria"/>
          <w:bCs/>
          <w:sz w:val="28"/>
          <w:szCs w:val="28"/>
        </w:rPr>
        <w:t xml:space="preserve"> pushing his thick hair off his forehead, Ishan</w:t>
      </w:r>
      <w:r>
        <w:rPr>
          <w:rFonts w:ascii="Cambria" w:hAnsi="Cambria"/>
          <w:bCs/>
          <w:sz w:val="28"/>
          <w:szCs w:val="28"/>
        </w:rPr>
        <w:t xml:space="preserve"> knew in his gut something </w:t>
      </w:r>
      <w:r w:rsidR="00356C67">
        <w:rPr>
          <w:rFonts w:ascii="Cambria" w:hAnsi="Cambria"/>
          <w:bCs/>
          <w:sz w:val="28"/>
          <w:szCs w:val="28"/>
        </w:rPr>
        <w:t>was wrong.</w:t>
      </w:r>
      <w:r w:rsidR="00D70A40">
        <w:rPr>
          <w:rFonts w:ascii="Cambria" w:hAnsi="Cambria"/>
          <w:bCs/>
          <w:sz w:val="28"/>
          <w:szCs w:val="28"/>
        </w:rPr>
        <w:t xml:space="preserve">  His eyes swept </w:t>
      </w:r>
    </w:p>
    <w:p w14:paraId="08246691" w14:textId="37B74E64" w:rsidR="00D70A40" w:rsidRDefault="00D70A40" w:rsidP="00D70A40">
      <w:pPr>
        <w:spacing w:line="360" w:lineRule="auto"/>
        <w:contextualSpacing/>
        <w:rPr>
          <w:rFonts w:ascii="Cambria" w:hAnsi="Cambria"/>
          <w:bCs/>
          <w:sz w:val="28"/>
          <w:szCs w:val="28"/>
        </w:rPr>
      </w:pPr>
      <w:r>
        <w:rPr>
          <w:rFonts w:ascii="Cambria" w:hAnsi="Cambria"/>
          <w:bCs/>
          <w:sz w:val="28"/>
          <w:szCs w:val="28"/>
        </w:rPr>
        <w:t xml:space="preserve">Clara’s desk, and </w:t>
      </w:r>
      <w:r w:rsidR="00F6328F">
        <w:rPr>
          <w:rFonts w:ascii="Cambria" w:hAnsi="Cambria"/>
          <w:bCs/>
          <w:sz w:val="28"/>
          <w:szCs w:val="28"/>
        </w:rPr>
        <w:t>settled on</w:t>
      </w:r>
      <w:r w:rsidRPr="00D70A40">
        <w:rPr>
          <w:rFonts w:ascii="Cambria" w:hAnsi="Cambria"/>
          <w:bCs/>
          <w:sz w:val="28"/>
          <w:szCs w:val="28"/>
        </w:rPr>
        <w:t xml:space="preserve"> </w:t>
      </w:r>
      <w:r>
        <w:rPr>
          <w:rFonts w:ascii="Cambria" w:hAnsi="Cambria"/>
          <w:bCs/>
          <w:sz w:val="28"/>
          <w:szCs w:val="28"/>
        </w:rPr>
        <w:t>a Post-</w:t>
      </w:r>
      <w:del w:id="27115" w:author="Daisy Watt" w:date="2026-06-24T14:08:00Z" w16du:dateUtc="2026-06-24T12:08:00Z">
        <w:r w:rsidDel="002873B4">
          <w:rPr>
            <w:rFonts w:ascii="Cambria" w:hAnsi="Cambria"/>
            <w:bCs/>
            <w:sz w:val="28"/>
            <w:szCs w:val="28"/>
          </w:rPr>
          <w:delText>i</w:delText>
        </w:r>
      </w:del>
      <w:ins w:id="27116" w:author="Daisy Watt" w:date="2026-06-24T14:08:00Z" w16du:dateUtc="2026-06-24T12:08:00Z">
        <w:r w:rsidR="002873B4">
          <w:rPr>
            <w:rFonts w:ascii="Cambria" w:hAnsi="Cambria"/>
            <w:bCs/>
            <w:sz w:val="28"/>
            <w:szCs w:val="28"/>
          </w:rPr>
          <w:t>I</w:t>
        </w:r>
      </w:ins>
      <w:r>
        <w:rPr>
          <w:rFonts w:ascii="Cambria" w:hAnsi="Cambria"/>
          <w:bCs/>
          <w:sz w:val="28"/>
          <w:szCs w:val="28"/>
        </w:rPr>
        <w:t>t note.</w:t>
      </w:r>
    </w:p>
    <w:p w14:paraId="777F7900" w14:textId="5B9B43C2" w:rsidR="00D70A40" w:rsidDel="00CD4442" w:rsidRDefault="00D70A40" w:rsidP="00D70A40">
      <w:pPr>
        <w:spacing w:line="360" w:lineRule="auto"/>
        <w:contextualSpacing/>
        <w:rPr>
          <w:ins w:id="27117" w:author="Daisy Watt" w:date="2026-06-24T13:44:00Z" w16du:dateUtc="2026-06-24T11:44:00Z"/>
          <w:del w:id="27118" w:author="Claire S" w:date="2026-08-03T18:22:00Z" w16du:dateUtc="2026-08-03T17:22:00Z"/>
          <w:rFonts w:ascii="Cambria" w:hAnsi="Cambria"/>
          <w:bCs/>
          <w:sz w:val="28"/>
          <w:szCs w:val="28"/>
        </w:rPr>
      </w:pPr>
      <w:r>
        <w:rPr>
          <w:rFonts w:ascii="Cambria" w:hAnsi="Cambria"/>
          <w:bCs/>
          <w:sz w:val="28"/>
          <w:szCs w:val="28"/>
        </w:rPr>
        <w:tab/>
        <w:t xml:space="preserve">With a horrible </w:t>
      </w:r>
      <w:r w:rsidR="00F6328F">
        <w:rPr>
          <w:rFonts w:ascii="Cambria" w:hAnsi="Cambria"/>
          <w:bCs/>
          <w:sz w:val="28"/>
          <w:szCs w:val="28"/>
        </w:rPr>
        <w:t>realisation,</w:t>
      </w:r>
      <w:r>
        <w:rPr>
          <w:rFonts w:ascii="Cambria" w:hAnsi="Cambria"/>
          <w:bCs/>
          <w:sz w:val="28"/>
          <w:szCs w:val="28"/>
        </w:rPr>
        <w:t xml:space="preserve"> he saw that </w:t>
      </w:r>
      <w:r w:rsidR="00F6328F">
        <w:rPr>
          <w:rFonts w:ascii="Cambria" w:hAnsi="Cambria"/>
          <w:bCs/>
          <w:sz w:val="28"/>
          <w:szCs w:val="28"/>
        </w:rPr>
        <w:t>he’d</w:t>
      </w:r>
      <w:r>
        <w:rPr>
          <w:rFonts w:ascii="Cambria" w:hAnsi="Cambria"/>
          <w:bCs/>
          <w:sz w:val="28"/>
          <w:szCs w:val="28"/>
        </w:rPr>
        <w:t xml:space="preserve"> supposedly </w:t>
      </w:r>
      <w:r w:rsidR="00F6328F">
        <w:rPr>
          <w:rFonts w:ascii="Cambria" w:hAnsi="Cambria"/>
          <w:bCs/>
          <w:sz w:val="28"/>
          <w:szCs w:val="28"/>
        </w:rPr>
        <w:t>written it</w:t>
      </w:r>
      <w:r>
        <w:rPr>
          <w:rFonts w:ascii="Cambria" w:hAnsi="Cambria"/>
          <w:bCs/>
          <w:sz w:val="28"/>
          <w:szCs w:val="28"/>
        </w:rPr>
        <w:t xml:space="preserve">, telling Clara to meet </w:t>
      </w:r>
      <w:r w:rsidR="0053030E">
        <w:rPr>
          <w:rFonts w:ascii="Cambria" w:hAnsi="Cambria"/>
          <w:bCs/>
          <w:sz w:val="28"/>
          <w:szCs w:val="28"/>
        </w:rPr>
        <w:t>‘</w:t>
      </w:r>
      <w:r>
        <w:rPr>
          <w:rFonts w:ascii="Cambria" w:hAnsi="Cambria"/>
          <w:bCs/>
          <w:sz w:val="28"/>
          <w:szCs w:val="28"/>
        </w:rPr>
        <w:t>Savanna</w:t>
      </w:r>
      <w:ins w:id="27119" w:author="Daisy Watt" w:date="2026-06-24T14:08:00Z" w16du:dateUtc="2026-06-24T12:08:00Z">
        <w:del w:id="27120" w:author="Claire S" w:date="2026-08-03T18:22:00Z" w16du:dateUtc="2026-08-03T17:22:00Z">
          <w:r w:rsidR="008A19B7" w:rsidDel="00CD4442">
            <w:rPr>
              <w:rFonts w:ascii="Cambria" w:hAnsi="Cambria"/>
              <w:bCs/>
              <w:sz w:val="28"/>
              <w:szCs w:val="28"/>
            </w:rPr>
            <w:delText>h</w:delText>
          </w:r>
        </w:del>
        <w:r w:rsidR="008A19B7">
          <w:rPr>
            <w:rFonts w:ascii="Cambria" w:hAnsi="Cambria"/>
            <w:bCs/>
            <w:sz w:val="28"/>
            <w:szCs w:val="28"/>
          </w:rPr>
          <w:t>’</w:t>
        </w:r>
      </w:ins>
      <w:del w:id="27121" w:author="Daisy Watt" w:date="2026-06-24T14:08:00Z" w16du:dateUtc="2026-06-24T12:08:00Z">
        <w:r w:rsidR="0053030E" w:rsidDel="008A19B7">
          <w:rPr>
            <w:rFonts w:ascii="Cambria" w:hAnsi="Cambria"/>
            <w:bCs/>
            <w:sz w:val="28"/>
            <w:szCs w:val="28"/>
          </w:rPr>
          <w:delText>’</w:delText>
        </w:r>
      </w:del>
      <w:r w:rsidR="0053030E">
        <w:rPr>
          <w:rFonts w:ascii="Cambria" w:hAnsi="Cambria"/>
          <w:bCs/>
          <w:sz w:val="28"/>
          <w:szCs w:val="28"/>
        </w:rPr>
        <w:t xml:space="preserve"> </w:t>
      </w:r>
      <w:r w:rsidR="008723FA">
        <w:rPr>
          <w:rFonts w:ascii="Cambria" w:hAnsi="Cambria"/>
          <w:bCs/>
          <w:sz w:val="28"/>
          <w:szCs w:val="28"/>
        </w:rPr>
        <w:t>in the Secret Library</w:t>
      </w:r>
      <w:r>
        <w:rPr>
          <w:rFonts w:ascii="Cambria" w:hAnsi="Cambria"/>
          <w:bCs/>
          <w:sz w:val="28"/>
          <w:szCs w:val="28"/>
        </w:rPr>
        <w:t xml:space="preserve">. </w:t>
      </w:r>
      <w:r w:rsidR="00F6328F">
        <w:rPr>
          <w:rFonts w:ascii="Cambria" w:hAnsi="Cambria"/>
          <w:bCs/>
          <w:sz w:val="28"/>
          <w:szCs w:val="28"/>
        </w:rPr>
        <w:t xml:space="preserve">But </w:t>
      </w:r>
      <w:r w:rsidR="008723FA">
        <w:rPr>
          <w:rFonts w:ascii="Cambria" w:hAnsi="Cambria"/>
          <w:bCs/>
          <w:sz w:val="28"/>
          <w:szCs w:val="28"/>
        </w:rPr>
        <w:t xml:space="preserve">he hadn’t – so </w:t>
      </w:r>
      <w:r w:rsidR="00F6328F">
        <w:rPr>
          <w:rFonts w:ascii="Cambria" w:hAnsi="Cambria"/>
          <w:bCs/>
          <w:sz w:val="28"/>
          <w:szCs w:val="28"/>
        </w:rPr>
        <w:t>why would anyone pretend to be him?</w:t>
      </w:r>
    </w:p>
    <w:p w14:paraId="0FCC629B" w14:textId="77777777" w:rsidR="00A763E2" w:rsidRDefault="00A763E2" w:rsidP="00D70A40">
      <w:pPr>
        <w:spacing w:line="360" w:lineRule="auto"/>
        <w:contextualSpacing/>
        <w:rPr>
          <w:rFonts w:ascii="Cambria" w:hAnsi="Cambria"/>
          <w:bCs/>
          <w:sz w:val="28"/>
          <w:szCs w:val="28"/>
        </w:rPr>
      </w:pPr>
    </w:p>
    <w:p w14:paraId="55E511CC" w14:textId="074501CE" w:rsidR="00B36E65" w:rsidRDefault="00E60791" w:rsidP="001A7811">
      <w:pPr>
        <w:spacing w:line="360" w:lineRule="auto"/>
        <w:contextualSpacing/>
        <w:rPr>
          <w:ins w:id="27122" w:author="Claire S" w:date="2026-08-03T18:22:00Z" w16du:dateUtc="2026-08-03T17:22:00Z"/>
          <w:rFonts w:ascii="Cambria" w:hAnsi="Cambria"/>
          <w:b/>
          <w:sz w:val="28"/>
          <w:szCs w:val="28"/>
        </w:rPr>
      </w:pPr>
      <w:r w:rsidRPr="00612952">
        <w:rPr>
          <w:rFonts w:ascii="Cambria" w:hAnsi="Cambria"/>
          <w:b/>
          <w:sz w:val="28"/>
          <w:szCs w:val="28"/>
        </w:rPr>
        <w:t xml:space="preserve">CHAPTER </w:t>
      </w:r>
      <w:del w:id="27123" w:author="Daisy Watt" w:date="2026-06-24T12:33:00Z" w16du:dateUtc="2026-06-24T10:33:00Z">
        <w:r w:rsidR="00DD19B5" w:rsidDel="00AB513E">
          <w:rPr>
            <w:rFonts w:ascii="Cambria" w:hAnsi="Cambria"/>
            <w:b/>
            <w:sz w:val="28"/>
            <w:szCs w:val="28"/>
          </w:rPr>
          <w:delText>7</w:delText>
        </w:r>
        <w:r w:rsidR="001D1083" w:rsidDel="00AB513E">
          <w:rPr>
            <w:rFonts w:ascii="Cambria" w:hAnsi="Cambria"/>
            <w:b/>
            <w:sz w:val="28"/>
            <w:szCs w:val="28"/>
          </w:rPr>
          <w:delText>8</w:delText>
        </w:r>
      </w:del>
      <w:ins w:id="27124" w:author="Claire S" w:date="2026-06-08T17:37:00Z" w16du:dateUtc="2026-06-08T16:37:00Z">
        <w:del w:id="27125" w:author="Daisy Watt" w:date="2026-06-24T12:33:00Z" w16du:dateUtc="2026-06-24T10:33:00Z">
          <w:r w:rsidR="001D29E1" w:rsidDel="00AB513E">
            <w:rPr>
              <w:rFonts w:ascii="Cambria" w:hAnsi="Cambria"/>
              <w:b/>
              <w:sz w:val="28"/>
              <w:szCs w:val="28"/>
            </w:rPr>
            <w:delText>0</w:delText>
          </w:r>
        </w:del>
      </w:ins>
      <w:ins w:id="27126" w:author="Daisy Watt" w:date="2026-06-24T13:44:00Z" w16du:dateUtc="2026-06-24T11:44:00Z">
        <w:r w:rsidR="00A763E2">
          <w:rPr>
            <w:rFonts w:ascii="Cambria" w:hAnsi="Cambria"/>
            <w:b/>
            <w:sz w:val="28"/>
            <w:szCs w:val="28"/>
          </w:rPr>
          <w:t>7</w:t>
        </w:r>
        <w:del w:id="27127" w:author="Claire S" w:date="2026-08-03T18:22:00Z" w16du:dateUtc="2026-08-03T17:22:00Z">
          <w:r w:rsidR="00A763E2" w:rsidDel="00CD4442">
            <w:rPr>
              <w:rFonts w:ascii="Cambria" w:hAnsi="Cambria"/>
              <w:b/>
              <w:sz w:val="28"/>
              <w:szCs w:val="28"/>
            </w:rPr>
            <w:delText>8</w:delText>
          </w:r>
        </w:del>
      </w:ins>
      <w:ins w:id="27128" w:author="Claire S" w:date="2026-08-03T18:22:00Z" w16du:dateUtc="2026-08-03T17:22:00Z">
        <w:r w:rsidR="00CD4442">
          <w:rPr>
            <w:rFonts w:ascii="Cambria" w:hAnsi="Cambria"/>
            <w:b/>
            <w:sz w:val="28"/>
            <w:szCs w:val="28"/>
          </w:rPr>
          <w:t>5</w:t>
        </w:r>
      </w:ins>
    </w:p>
    <w:p w14:paraId="4C957411" w14:textId="072FBD17" w:rsidR="00CD4442" w:rsidRPr="00612952" w:rsidRDefault="00CD4442" w:rsidP="001A7811">
      <w:pPr>
        <w:spacing w:line="360" w:lineRule="auto"/>
        <w:contextualSpacing/>
        <w:rPr>
          <w:rFonts w:ascii="Cambria" w:hAnsi="Cambria"/>
          <w:b/>
          <w:sz w:val="28"/>
          <w:szCs w:val="28"/>
        </w:rPr>
      </w:pPr>
      <w:ins w:id="27129" w:author="Claire S" w:date="2026-08-03T18:22:00Z" w16du:dateUtc="2026-08-03T17:22:00Z">
        <w:r>
          <w:rPr>
            <w:rFonts w:ascii="Cambria" w:hAnsi="Cambria"/>
            <w:b/>
            <w:sz w:val="28"/>
            <w:szCs w:val="28"/>
          </w:rPr>
          <w:t>THURSDAY</w:t>
        </w:r>
      </w:ins>
      <w:ins w:id="27130" w:author="Claire S" w:date="2026-08-03T18:23:00Z" w16du:dateUtc="2026-08-03T17:23:00Z">
        <w:r>
          <w:rPr>
            <w:rFonts w:ascii="Cambria" w:hAnsi="Cambria"/>
            <w:b/>
            <w:sz w:val="28"/>
            <w:szCs w:val="28"/>
          </w:rPr>
          <w:t xml:space="preserve"> AFTERNOON</w:t>
        </w:r>
      </w:ins>
    </w:p>
    <w:p w14:paraId="36AC9F11" w14:textId="6E157ECB" w:rsidR="00E60791" w:rsidRPr="00612952" w:rsidDel="00AB513E" w:rsidRDefault="00E60791" w:rsidP="001A7811">
      <w:pPr>
        <w:spacing w:line="360" w:lineRule="auto"/>
        <w:contextualSpacing/>
        <w:rPr>
          <w:del w:id="27131" w:author="Daisy Watt" w:date="2026-06-24T12:33:00Z" w16du:dateUtc="2026-06-24T10:33:00Z"/>
          <w:rFonts w:ascii="Cambria" w:hAnsi="Cambria"/>
          <w:b/>
          <w:sz w:val="28"/>
          <w:szCs w:val="28"/>
        </w:rPr>
      </w:pPr>
      <w:del w:id="27132" w:author="Daisy Watt" w:date="2026-06-24T12:33:00Z" w16du:dateUtc="2026-06-24T10:33:00Z">
        <w:r w:rsidRPr="00612952" w:rsidDel="00AB513E">
          <w:rPr>
            <w:rFonts w:ascii="Cambria" w:hAnsi="Cambria"/>
            <w:b/>
            <w:sz w:val="28"/>
            <w:szCs w:val="28"/>
          </w:rPr>
          <w:delText>THURS EVE</w:delText>
        </w:r>
      </w:del>
    </w:p>
    <w:p w14:paraId="4C4DEC56" w14:textId="3E5C26B6" w:rsidR="00E60791" w:rsidRDefault="00E60791" w:rsidP="001A7811">
      <w:pPr>
        <w:spacing w:line="360" w:lineRule="auto"/>
        <w:contextualSpacing/>
        <w:rPr>
          <w:rFonts w:ascii="Cambria" w:hAnsi="Cambria"/>
          <w:bCs/>
          <w:sz w:val="28"/>
          <w:szCs w:val="28"/>
        </w:rPr>
      </w:pPr>
      <w:r>
        <w:rPr>
          <w:rFonts w:ascii="Cambria" w:hAnsi="Cambria"/>
          <w:bCs/>
          <w:sz w:val="28"/>
          <w:szCs w:val="28"/>
        </w:rPr>
        <w:tab/>
        <w:t xml:space="preserve">‘Why?’ Clara </w:t>
      </w:r>
      <w:r w:rsidR="00F26A57">
        <w:rPr>
          <w:rFonts w:ascii="Cambria" w:hAnsi="Cambria"/>
          <w:bCs/>
          <w:sz w:val="28"/>
          <w:szCs w:val="28"/>
        </w:rPr>
        <w:t xml:space="preserve">croaked. ‘Why did you kill </w:t>
      </w:r>
      <w:r w:rsidR="00612952">
        <w:rPr>
          <w:rFonts w:ascii="Cambria" w:hAnsi="Cambria"/>
          <w:bCs/>
          <w:sz w:val="28"/>
          <w:szCs w:val="28"/>
        </w:rPr>
        <w:t>Dex</w:t>
      </w:r>
      <w:r w:rsidR="00F26A57">
        <w:rPr>
          <w:rFonts w:ascii="Cambria" w:hAnsi="Cambria"/>
          <w:bCs/>
          <w:sz w:val="28"/>
          <w:szCs w:val="28"/>
        </w:rPr>
        <w:t xml:space="preserve">? I thought you loved </w:t>
      </w:r>
      <w:r w:rsidR="00612952">
        <w:rPr>
          <w:rFonts w:ascii="Cambria" w:hAnsi="Cambria"/>
          <w:bCs/>
          <w:sz w:val="28"/>
          <w:szCs w:val="28"/>
        </w:rPr>
        <w:t>him</w:t>
      </w:r>
      <w:r w:rsidR="00F26A57">
        <w:rPr>
          <w:rFonts w:ascii="Cambria" w:hAnsi="Cambria"/>
          <w:bCs/>
          <w:sz w:val="28"/>
          <w:szCs w:val="28"/>
        </w:rPr>
        <w:t>?’</w:t>
      </w:r>
    </w:p>
    <w:p w14:paraId="5357C138" w14:textId="212B51F7" w:rsidR="00F26A57" w:rsidRDefault="00F26A57" w:rsidP="001A7811">
      <w:pPr>
        <w:spacing w:line="360" w:lineRule="auto"/>
        <w:contextualSpacing/>
        <w:rPr>
          <w:rFonts w:ascii="Cambria" w:hAnsi="Cambria"/>
          <w:bCs/>
          <w:sz w:val="28"/>
          <w:szCs w:val="28"/>
        </w:rPr>
      </w:pPr>
      <w:r>
        <w:rPr>
          <w:rFonts w:ascii="Cambria" w:hAnsi="Cambria"/>
          <w:bCs/>
          <w:sz w:val="28"/>
          <w:szCs w:val="28"/>
        </w:rPr>
        <w:tab/>
        <w:t xml:space="preserve">‘I did </w:t>
      </w:r>
      <w:r w:rsidR="005361B1">
        <w:rPr>
          <w:rFonts w:ascii="Cambria" w:hAnsi="Cambria"/>
          <w:bCs/>
          <w:sz w:val="28"/>
          <w:szCs w:val="28"/>
        </w:rPr>
        <w:t xml:space="preserve">kind of </w:t>
      </w:r>
      <w:r w:rsidR="00612952">
        <w:rPr>
          <w:rFonts w:ascii="Cambria" w:hAnsi="Cambria"/>
          <w:bCs/>
          <w:sz w:val="28"/>
          <w:szCs w:val="28"/>
        </w:rPr>
        <w:t>love him</w:t>
      </w:r>
      <w:r w:rsidR="005361B1">
        <w:rPr>
          <w:rFonts w:ascii="Cambria" w:hAnsi="Cambria"/>
          <w:bCs/>
          <w:sz w:val="28"/>
          <w:szCs w:val="28"/>
        </w:rPr>
        <w:t>, and I trusted him</w:t>
      </w:r>
      <w:r w:rsidR="00684078">
        <w:rPr>
          <w:rFonts w:ascii="Cambria" w:hAnsi="Cambria"/>
          <w:bCs/>
          <w:sz w:val="28"/>
          <w:szCs w:val="28"/>
        </w:rPr>
        <w:t>, which is</w:t>
      </w:r>
      <w:r w:rsidR="00612952">
        <w:rPr>
          <w:rFonts w:ascii="Cambria" w:hAnsi="Cambria"/>
          <w:bCs/>
          <w:sz w:val="28"/>
          <w:szCs w:val="28"/>
        </w:rPr>
        <w:t xml:space="preserve"> why it hurt so</w:t>
      </w:r>
      <w:r w:rsidR="00684078">
        <w:rPr>
          <w:rFonts w:ascii="Cambria" w:hAnsi="Cambria"/>
          <w:bCs/>
          <w:sz w:val="28"/>
          <w:szCs w:val="28"/>
        </w:rPr>
        <w:t xml:space="preserve"> bloody</w:t>
      </w:r>
      <w:r w:rsidR="00612952">
        <w:rPr>
          <w:rFonts w:ascii="Cambria" w:hAnsi="Cambria"/>
          <w:bCs/>
          <w:sz w:val="28"/>
          <w:szCs w:val="28"/>
        </w:rPr>
        <w:t xml:space="preserve"> much when </w:t>
      </w:r>
      <w:r>
        <w:rPr>
          <w:rFonts w:ascii="Cambria" w:hAnsi="Cambria"/>
          <w:bCs/>
          <w:sz w:val="28"/>
          <w:szCs w:val="28"/>
        </w:rPr>
        <w:t xml:space="preserve">he let me down so badly.’ Violet’s eyes were </w:t>
      </w:r>
      <w:r w:rsidR="00612952">
        <w:rPr>
          <w:rFonts w:ascii="Cambria" w:hAnsi="Cambria"/>
          <w:bCs/>
          <w:sz w:val="28"/>
          <w:szCs w:val="28"/>
        </w:rPr>
        <w:t>dar</w:t>
      </w:r>
      <w:r>
        <w:rPr>
          <w:rFonts w:ascii="Cambria" w:hAnsi="Cambria"/>
          <w:bCs/>
          <w:sz w:val="28"/>
          <w:szCs w:val="28"/>
        </w:rPr>
        <w:t>k with pain. ‘</w:t>
      </w:r>
      <w:r w:rsidR="00684078">
        <w:rPr>
          <w:rFonts w:ascii="Cambria" w:hAnsi="Cambria"/>
          <w:bCs/>
          <w:sz w:val="28"/>
          <w:szCs w:val="28"/>
        </w:rPr>
        <w:t>W</w:t>
      </w:r>
      <w:r w:rsidR="00325CF9">
        <w:rPr>
          <w:rFonts w:ascii="Cambria" w:hAnsi="Cambria"/>
          <w:bCs/>
          <w:sz w:val="28"/>
          <w:szCs w:val="28"/>
        </w:rPr>
        <w:t>hen I told him about Jackson</w:t>
      </w:r>
      <w:r w:rsidR="00684078">
        <w:rPr>
          <w:rFonts w:ascii="Cambria" w:hAnsi="Cambria"/>
          <w:bCs/>
          <w:sz w:val="28"/>
          <w:szCs w:val="28"/>
        </w:rPr>
        <w:t>, and he ignored me</w:t>
      </w:r>
      <w:r w:rsidR="00325CF9">
        <w:rPr>
          <w:rFonts w:ascii="Cambria" w:hAnsi="Cambria"/>
          <w:bCs/>
          <w:sz w:val="28"/>
          <w:szCs w:val="28"/>
        </w:rPr>
        <w:t>.’</w:t>
      </w:r>
    </w:p>
    <w:p w14:paraId="24EAF770" w14:textId="4A16ABAA" w:rsidR="00325CF9" w:rsidRDefault="00325CF9" w:rsidP="001A7811">
      <w:pPr>
        <w:spacing w:line="360" w:lineRule="auto"/>
        <w:contextualSpacing/>
        <w:rPr>
          <w:rFonts w:ascii="Cambria" w:hAnsi="Cambria"/>
          <w:bCs/>
          <w:sz w:val="28"/>
          <w:szCs w:val="28"/>
        </w:rPr>
      </w:pPr>
      <w:r>
        <w:rPr>
          <w:rFonts w:ascii="Cambria" w:hAnsi="Cambria"/>
          <w:bCs/>
          <w:sz w:val="28"/>
          <w:szCs w:val="28"/>
        </w:rPr>
        <w:tab/>
        <w:t>‘About what? What did Jackson do?’</w:t>
      </w:r>
    </w:p>
    <w:p w14:paraId="7FE1BF6B" w14:textId="22E0219B" w:rsidR="00920707" w:rsidRDefault="00325CF9" w:rsidP="001A7811">
      <w:pPr>
        <w:spacing w:line="360" w:lineRule="auto"/>
        <w:contextualSpacing/>
        <w:rPr>
          <w:rFonts w:ascii="Cambria" w:hAnsi="Cambria"/>
          <w:bCs/>
          <w:sz w:val="28"/>
          <w:szCs w:val="28"/>
        </w:rPr>
      </w:pPr>
      <w:r>
        <w:rPr>
          <w:rFonts w:ascii="Cambria" w:hAnsi="Cambria"/>
          <w:bCs/>
          <w:sz w:val="28"/>
          <w:szCs w:val="28"/>
        </w:rPr>
        <w:tab/>
        <w:t>‘He assaulted me</w:t>
      </w:r>
      <w:r w:rsidR="00137BD2">
        <w:rPr>
          <w:rFonts w:ascii="Cambria" w:hAnsi="Cambria"/>
          <w:bCs/>
          <w:sz w:val="28"/>
          <w:szCs w:val="28"/>
        </w:rPr>
        <w:t>,’ Violet said flatly</w:t>
      </w:r>
      <w:r w:rsidR="001E608D">
        <w:rPr>
          <w:rFonts w:ascii="Cambria" w:hAnsi="Cambria"/>
          <w:bCs/>
          <w:sz w:val="28"/>
          <w:szCs w:val="28"/>
        </w:rPr>
        <w:t>.</w:t>
      </w:r>
      <w:r w:rsidR="00920707">
        <w:rPr>
          <w:rFonts w:ascii="Cambria" w:hAnsi="Cambria"/>
          <w:bCs/>
          <w:sz w:val="28"/>
          <w:szCs w:val="28"/>
        </w:rPr>
        <w:t xml:space="preserve"> </w:t>
      </w:r>
    </w:p>
    <w:p w14:paraId="4BEB2EF3" w14:textId="59799B3E" w:rsidR="00920707" w:rsidRDefault="00920707" w:rsidP="001A7811">
      <w:pPr>
        <w:spacing w:line="360" w:lineRule="auto"/>
        <w:contextualSpacing/>
        <w:rPr>
          <w:rFonts w:ascii="Cambria" w:hAnsi="Cambria"/>
          <w:bCs/>
          <w:sz w:val="28"/>
          <w:szCs w:val="28"/>
        </w:rPr>
      </w:pPr>
      <w:r>
        <w:rPr>
          <w:rFonts w:ascii="Cambria" w:hAnsi="Cambria"/>
          <w:bCs/>
          <w:sz w:val="28"/>
          <w:szCs w:val="28"/>
        </w:rPr>
        <w:tab/>
        <w:t>‘Oh my God, Vi, that’s terrible</w:t>
      </w:r>
      <w:del w:id="27133" w:author="Daisy Watt" w:date="2026-06-24T14:09:00Z" w16du:dateUtc="2026-06-24T12:09:00Z">
        <w:r w:rsidR="00603625" w:rsidDel="0030364C">
          <w:rPr>
            <w:rFonts w:ascii="Cambria" w:hAnsi="Cambria"/>
            <w:bCs/>
            <w:sz w:val="28"/>
            <w:szCs w:val="28"/>
          </w:rPr>
          <w:delText>,</w:delText>
        </w:r>
      </w:del>
      <w:ins w:id="27134" w:author="Daisy Watt" w:date="2026-06-24T14:09:00Z" w16du:dateUtc="2026-06-24T12:09:00Z">
        <w:r w:rsidR="0030364C">
          <w:rPr>
            <w:rFonts w:ascii="Cambria" w:hAnsi="Cambria"/>
            <w:bCs/>
            <w:sz w:val="28"/>
            <w:szCs w:val="28"/>
          </w:rPr>
          <w:t>.</w:t>
        </w:r>
      </w:ins>
      <w:r w:rsidR="00603625">
        <w:rPr>
          <w:rFonts w:ascii="Cambria" w:hAnsi="Cambria"/>
          <w:bCs/>
          <w:sz w:val="28"/>
          <w:szCs w:val="28"/>
        </w:rPr>
        <w:t>’ Clara was horrified</w:t>
      </w:r>
      <w:r w:rsidR="00F6328F">
        <w:rPr>
          <w:rFonts w:ascii="Cambria" w:hAnsi="Cambria"/>
          <w:bCs/>
          <w:sz w:val="28"/>
          <w:szCs w:val="28"/>
        </w:rPr>
        <w:t xml:space="preserve">. </w:t>
      </w:r>
      <w:del w:id="27135" w:author="Claire S" w:date="2026-06-05T18:10:00Z" w16du:dateUtc="2026-06-05T17:10:00Z">
        <w:r w:rsidR="00F6328F" w:rsidDel="004A56BD">
          <w:rPr>
            <w:rFonts w:ascii="Cambria" w:hAnsi="Cambria"/>
            <w:bCs/>
            <w:sz w:val="28"/>
            <w:szCs w:val="28"/>
          </w:rPr>
          <w:delText xml:space="preserve"> </w:delText>
        </w:r>
      </w:del>
      <w:r w:rsidR="00F6328F">
        <w:rPr>
          <w:rFonts w:ascii="Cambria" w:hAnsi="Cambria"/>
          <w:bCs/>
          <w:sz w:val="28"/>
          <w:szCs w:val="28"/>
        </w:rPr>
        <w:t>But</w:t>
      </w:r>
      <w:del w:id="27136" w:author="Claire S" w:date="2026-06-05T18:10:00Z" w16du:dateUtc="2026-06-05T17:10:00Z">
        <w:r w:rsidR="00F6328F" w:rsidDel="004A56BD">
          <w:rPr>
            <w:rFonts w:ascii="Cambria" w:hAnsi="Cambria"/>
            <w:bCs/>
            <w:sz w:val="28"/>
            <w:szCs w:val="28"/>
          </w:rPr>
          <w:delText xml:space="preserve"> then,</w:delText>
        </w:r>
        <w:r w:rsidR="00684078" w:rsidDel="004A56BD">
          <w:rPr>
            <w:rFonts w:ascii="Cambria" w:hAnsi="Cambria"/>
            <w:bCs/>
            <w:sz w:val="28"/>
            <w:szCs w:val="28"/>
          </w:rPr>
          <w:delText xml:space="preserve"> maybe somewhere in the back of her head,</w:delText>
        </w:r>
      </w:del>
      <w:r w:rsidR="00684078">
        <w:rPr>
          <w:rFonts w:ascii="Cambria" w:hAnsi="Cambria"/>
          <w:bCs/>
          <w:sz w:val="28"/>
          <w:szCs w:val="28"/>
        </w:rPr>
        <w:t xml:space="preserve"> </w:t>
      </w:r>
      <w:r w:rsidR="00F6328F">
        <w:rPr>
          <w:rFonts w:ascii="Cambria" w:hAnsi="Cambria"/>
          <w:bCs/>
          <w:sz w:val="28"/>
          <w:szCs w:val="28"/>
        </w:rPr>
        <w:t xml:space="preserve">she was also </w:t>
      </w:r>
      <w:r w:rsidR="00684078">
        <w:rPr>
          <w:rFonts w:ascii="Cambria" w:hAnsi="Cambria"/>
          <w:bCs/>
          <w:sz w:val="28"/>
          <w:szCs w:val="28"/>
        </w:rPr>
        <w:t xml:space="preserve">unsurprised, given her recent </w:t>
      </w:r>
      <w:r w:rsidR="00EF496D">
        <w:rPr>
          <w:rFonts w:ascii="Cambria" w:hAnsi="Cambria"/>
          <w:bCs/>
          <w:sz w:val="28"/>
          <w:szCs w:val="28"/>
        </w:rPr>
        <w:t>encounter with the man</w:t>
      </w:r>
      <w:r w:rsidR="00603625">
        <w:rPr>
          <w:rFonts w:ascii="Cambria" w:hAnsi="Cambria"/>
          <w:bCs/>
          <w:sz w:val="28"/>
          <w:szCs w:val="28"/>
        </w:rPr>
        <w:t>. ‘</w:t>
      </w:r>
      <w:r>
        <w:rPr>
          <w:rFonts w:ascii="Cambria" w:hAnsi="Cambria"/>
          <w:bCs/>
          <w:sz w:val="28"/>
          <w:szCs w:val="28"/>
        </w:rPr>
        <w:t>When?’</w:t>
      </w:r>
    </w:p>
    <w:p w14:paraId="4A3ABEF6" w14:textId="05011B1C" w:rsidR="001E608D" w:rsidRDefault="00920707" w:rsidP="001E608D">
      <w:pPr>
        <w:spacing w:line="360" w:lineRule="auto"/>
        <w:ind w:firstLine="720"/>
        <w:contextualSpacing/>
        <w:rPr>
          <w:rFonts w:ascii="Cambria" w:hAnsi="Cambria"/>
          <w:bCs/>
          <w:sz w:val="28"/>
          <w:szCs w:val="28"/>
        </w:rPr>
      </w:pPr>
      <w:r>
        <w:rPr>
          <w:rFonts w:ascii="Cambria" w:hAnsi="Cambria"/>
          <w:bCs/>
          <w:sz w:val="28"/>
          <w:szCs w:val="28"/>
        </w:rPr>
        <w:t>‘</w:t>
      </w:r>
      <w:r w:rsidR="00325CF9">
        <w:rPr>
          <w:rFonts w:ascii="Cambria" w:hAnsi="Cambria"/>
          <w:bCs/>
          <w:sz w:val="28"/>
          <w:szCs w:val="28"/>
        </w:rPr>
        <w:t>At the Brighton Book Festival</w:t>
      </w:r>
      <w:r w:rsidR="00D165EE">
        <w:rPr>
          <w:rFonts w:ascii="Cambria" w:hAnsi="Cambria"/>
          <w:bCs/>
          <w:sz w:val="28"/>
          <w:szCs w:val="28"/>
        </w:rPr>
        <w:t xml:space="preserve"> in the summer</w:t>
      </w:r>
      <w:r w:rsidR="00EF496D">
        <w:rPr>
          <w:rFonts w:ascii="Cambria" w:hAnsi="Cambria"/>
          <w:bCs/>
          <w:sz w:val="28"/>
          <w:szCs w:val="28"/>
        </w:rPr>
        <w:t>.  We all went back to</w:t>
      </w:r>
      <w:r w:rsidR="00325CF9">
        <w:rPr>
          <w:rFonts w:ascii="Cambria" w:hAnsi="Cambria"/>
          <w:bCs/>
          <w:sz w:val="28"/>
          <w:szCs w:val="28"/>
        </w:rPr>
        <w:t xml:space="preserve"> the </w:t>
      </w:r>
      <w:r w:rsidR="00F00942">
        <w:rPr>
          <w:rFonts w:ascii="Cambria" w:hAnsi="Cambria"/>
          <w:bCs/>
          <w:sz w:val="28"/>
          <w:szCs w:val="28"/>
        </w:rPr>
        <w:t>Grand H</w:t>
      </w:r>
      <w:r w:rsidR="00325CF9">
        <w:rPr>
          <w:rFonts w:ascii="Cambria" w:hAnsi="Cambria"/>
          <w:bCs/>
          <w:sz w:val="28"/>
          <w:szCs w:val="28"/>
        </w:rPr>
        <w:t>otel afterwards</w:t>
      </w:r>
      <w:r w:rsidR="00EF496D">
        <w:rPr>
          <w:rFonts w:ascii="Cambria" w:hAnsi="Cambria"/>
          <w:bCs/>
          <w:sz w:val="28"/>
          <w:szCs w:val="28"/>
        </w:rPr>
        <w:t>, and h</w:t>
      </w:r>
      <w:r w:rsidR="00325CF9">
        <w:rPr>
          <w:rFonts w:ascii="Cambria" w:hAnsi="Cambria"/>
          <w:bCs/>
          <w:sz w:val="28"/>
          <w:szCs w:val="28"/>
        </w:rPr>
        <w:t xml:space="preserve">e </w:t>
      </w:r>
      <w:r w:rsidR="00F00942">
        <w:rPr>
          <w:rFonts w:ascii="Cambria" w:hAnsi="Cambria"/>
          <w:bCs/>
          <w:sz w:val="28"/>
          <w:szCs w:val="28"/>
        </w:rPr>
        <w:t xml:space="preserve">kept buying </w:t>
      </w:r>
      <w:del w:id="27137" w:author="Daisy Watt" w:date="2026-06-24T14:09:00Z" w16du:dateUtc="2026-06-24T12:09:00Z">
        <w:r w:rsidR="00F00942" w:rsidDel="00326616">
          <w:rPr>
            <w:rFonts w:ascii="Cambria" w:hAnsi="Cambria"/>
            <w:bCs/>
            <w:sz w:val="28"/>
            <w:szCs w:val="28"/>
          </w:rPr>
          <w:delText>c</w:delText>
        </w:r>
      </w:del>
      <w:ins w:id="27138" w:author="Daisy Watt" w:date="2026-06-24T14:09:00Z" w16du:dateUtc="2026-06-24T12:09:00Z">
        <w:r w:rsidR="00326616">
          <w:rPr>
            <w:rFonts w:ascii="Cambria" w:hAnsi="Cambria"/>
            <w:bCs/>
            <w:sz w:val="28"/>
            <w:szCs w:val="28"/>
          </w:rPr>
          <w:t>C</w:t>
        </w:r>
      </w:ins>
      <w:r w:rsidR="00F00942">
        <w:rPr>
          <w:rFonts w:ascii="Cambria" w:hAnsi="Cambria"/>
          <w:bCs/>
          <w:sz w:val="28"/>
          <w:szCs w:val="28"/>
        </w:rPr>
        <w:t>hampagne, and</w:t>
      </w:r>
      <w:r>
        <w:rPr>
          <w:rFonts w:ascii="Cambria" w:hAnsi="Cambria"/>
          <w:bCs/>
          <w:sz w:val="28"/>
          <w:szCs w:val="28"/>
        </w:rPr>
        <w:t xml:space="preserve"> I </w:t>
      </w:r>
      <w:r w:rsidR="00EF496D">
        <w:rPr>
          <w:rFonts w:ascii="Cambria" w:hAnsi="Cambria"/>
          <w:bCs/>
          <w:sz w:val="28"/>
          <w:szCs w:val="28"/>
        </w:rPr>
        <w:t>got</w:t>
      </w:r>
      <w:r>
        <w:rPr>
          <w:rFonts w:ascii="Cambria" w:hAnsi="Cambria"/>
          <w:bCs/>
          <w:sz w:val="28"/>
          <w:szCs w:val="28"/>
        </w:rPr>
        <w:t xml:space="preserve"> stupidly drunk. And</w:t>
      </w:r>
      <w:r w:rsidR="00F00942">
        <w:rPr>
          <w:rFonts w:ascii="Cambria" w:hAnsi="Cambria"/>
          <w:bCs/>
          <w:sz w:val="28"/>
          <w:szCs w:val="28"/>
        </w:rPr>
        <w:t xml:space="preserve"> then he </w:t>
      </w:r>
      <w:r w:rsidR="00325CF9">
        <w:rPr>
          <w:rFonts w:ascii="Cambria" w:hAnsi="Cambria"/>
          <w:bCs/>
          <w:sz w:val="28"/>
          <w:szCs w:val="28"/>
        </w:rPr>
        <w:t xml:space="preserve">invited </w:t>
      </w:r>
      <w:r>
        <w:rPr>
          <w:rFonts w:ascii="Cambria" w:hAnsi="Cambria"/>
          <w:bCs/>
          <w:sz w:val="28"/>
          <w:szCs w:val="28"/>
        </w:rPr>
        <w:t xml:space="preserve">some of us </w:t>
      </w:r>
      <w:r w:rsidR="00325CF9">
        <w:rPr>
          <w:rFonts w:ascii="Cambria" w:hAnsi="Cambria"/>
          <w:bCs/>
          <w:sz w:val="28"/>
          <w:szCs w:val="28"/>
        </w:rPr>
        <w:t>up</w:t>
      </w:r>
      <w:r w:rsidR="00612952">
        <w:rPr>
          <w:rFonts w:ascii="Cambria" w:hAnsi="Cambria"/>
          <w:bCs/>
          <w:sz w:val="28"/>
          <w:szCs w:val="28"/>
        </w:rPr>
        <w:t xml:space="preserve"> to his suite</w:t>
      </w:r>
      <w:r w:rsidR="00325CF9">
        <w:rPr>
          <w:rFonts w:ascii="Cambria" w:hAnsi="Cambria"/>
          <w:bCs/>
          <w:sz w:val="28"/>
          <w:szCs w:val="28"/>
        </w:rPr>
        <w:t xml:space="preserve"> for a</w:t>
      </w:r>
      <w:ins w:id="27139" w:author="Daisy Watt" w:date="2026-06-24T14:09:00Z" w16du:dateUtc="2026-06-24T12:09:00Z">
        <w:r w:rsidR="00563470">
          <w:rPr>
            <w:rFonts w:ascii="Cambria" w:hAnsi="Cambria"/>
            <w:bCs/>
            <w:sz w:val="28"/>
            <w:szCs w:val="28"/>
          </w:rPr>
          <w:t>nother</w:t>
        </w:r>
      </w:ins>
      <w:r w:rsidR="00325CF9">
        <w:rPr>
          <w:rFonts w:ascii="Cambria" w:hAnsi="Cambria"/>
          <w:bCs/>
          <w:sz w:val="28"/>
          <w:szCs w:val="28"/>
        </w:rPr>
        <w:t xml:space="preserve"> drink, and </w:t>
      </w:r>
      <w:r w:rsidR="00612952">
        <w:rPr>
          <w:rFonts w:ascii="Cambria" w:hAnsi="Cambria"/>
          <w:bCs/>
          <w:sz w:val="28"/>
          <w:szCs w:val="28"/>
        </w:rPr>
        <w:t>– oh</w:t>
      </w:r>
      <w:ins w:id="27140" w:author="Daisy Watt" w:date="2026-06-24T14:09:00Z" w16du:dateUtc="2026-06-24T12:09:00Z">
        <w:r w:rsidR="00563470">
          <w:rPr>
            <w:rFonts w:ascii="Cambria" w:hAnsi="Cambria"/>
            <w:bCs/>
            <w:sz w:val="28"/>
            <w:szCs w:val="28"/>
          </w:rPr>
          <w:t>,</w:t>
        </w:r>
      </w:ins>
      <w:r w:rsidR="00612952">
        <w:rPr>
          <w:rFonts w:ascii="Cambria" w:hAnsi="Cambria"/>
          <w:bCs/>
          <w:sz w:val="28"/>
          <w:szCs w:val="28"/>
        </w:rPr>
        <w:t xml:space="preserve"> I don’t know. </w:t>
      </w:r>
      <w:r w:rsidR="00325CF9">
        <w:rPr>
          <w:rFonts w:ascii="Cambria" w:hAnsi="Cambria"/>
          <w:bCs/>
          <w:sz w:val="28"/>
          <w:szCs w:val="28"/>
        </w:rPr>
        <w:t xml:space="preserve">I was stupid, </w:t>
      </w:r>
      <w:r w:rsidR="00603625">
        <w:rPr>
          <w:rFonts w:ascii="Cambria" w:hAnsi="Cambria"/>
          <w:bCs/>
          <w:sz w:val="28"/>
          <w:szCs w:val="28"/>
        </w:rPr>
        <w:t>and</w:t>
      </w:r>
      <w:r w:rsidR="00325CF9">
        <w:rPr>
          <w:rFonts w:ascii="Cambria" w:hAnsi="Cambria"/>
          <w:bCs/>
          <w:sz w:val="28"/>
          <w:szCs w:val="28"/>
        </w:rPr>
        <w:t xml:space="preserve"> naïve</w:t>
      </w:r>
      <w:r w:rsidR="00612952">
        <w:rPr>
          <w:rFonts w:ascii="Cambria" w:hAnsi="Cambria"/>
          <w:bCs/>
          <w:sz w:val="28"/>
          <w:szCs w:val="28"/>
        </w:rPr>
        <w:t>.</w:t>
      </w:r>
      <w:r w:rsidR="00325CF9">
        <w:rPr>
          <w:rFonts w:ascii="Cambria" w:hAnsi="Cambria"/>
          <w:bCs/>
          <w:sz w:val="28"/>
          <w:szCs w:val="28"/>
        </w:rPr>
        <w:t>’</w:t>
      </w:r>
      <w:r w:rsidR="001E608D">
        <w:rPr>
          <w:rFonts w:ascii="Cambria" w:hAnsi="Cambria"/>
          <w:bCs/>
          <w:sz w:val="28"/>
          <w:szCs w:val="28"/>
        </w:rPr>
        <w:t xml:space="preserve"> But the way </w:t>
      </w:r>
      <w:r w:rsidR="00603625">
        <w:rPr>
          <w:rFonts w:ascii="Cambria" w:hAnsi="Cambria"/>
          <w:bCs/>
          <w:sz w:val="28"/>
          <w:szCs w:val="28"/>
        </w:rPr>
        <w:t>Violet</w:t>
      </w:r>
      <w:r w:rsidR="001E608D">
        <w:rPr>
          <w:rFonts w:ascii="Cambria" w:hAnsi="Cambria"/>
          <w:bCs/>
          <w:sz w:val="28"/>
          <w:szCs w:val="28"/>
        </w:rPr>
        <w:t xml:space="preserve"> spoke scared Clara even more</w:t>
      </w:r>
      <w:del w:id="27141" w:author="Daisy Watt" w:date="2026-06-24T14:09:00Z" w16du:dateUtc="2026-06-24T12:09:00Z">
        <w:r w:rsidR="007F0B21" w:rsidDel="004D4DA4">
          <w:rPr>
            <w:rFonts w:ascii="Cambria" w:hAnsi="Cambria"/>
            <w:bCs/>
            <w:sz w:val="28"/>
            <w:szCs w:val="28"/>
          </w:rPr>
          <w:delText>;</w:delText>
        </w:r>
      </w:del>
      <w:ins w:id="27142" w:author="Daisy Watt" w:date="2026-06-24T14:09:00Z" w16du:dateUtc="2026-06-24T12:09:00Z">
        <w:r w:rsidR="004D4DA4">
          <w:rPr>
            <w:rFonts w:ascii="Cambria" w:hAnsi="Cambria"/>
            <w:bCs/>
            <w:sz w:val="28"/>
            <w:szCs w:val="28"/>
          </w:rPr>
          <w:t xml:space="preserve"> –</w:t>
        </w:r>
      </w:ins>
      <w:r w:rsidR="001E608D">
        <w:rPr>
          <w:rFonts w:ascii="Cambria" w:hAnsi="Cambria"/>
          <w:bCs/>
          <w:sz w:val="28"/>
          <w:szCs w:val="28"/>
        </w:rPr>
        <w:t xml:space="preserve"> like she was reciting a shopping</w:t>
      </w:r>
      <w:del w:id="27143" w:author="Daisy Watt" w:date="2026-06-24T14:09:00Z" w16du:dateUtc="2026-06-24T12:09:00Z">
        <w:r w:rsidR="001E608D" w:rsidDel="004D4DA4">
          <w:rPr>
            <w:rFonts w:ascii="Cambria" w:hAnsi="Cambria"/>
            <w:bCs/>
            <w:sz w:val="28"/>
            <w:szCs w:val="28"/>
          </w:rPr>
          <w:delText>-</w:delText>
        </w:r>
      </w:del>
      <w:ins w:id="27144" w:author="Daisy Watt" w:date="2026-06-24T14:09:00Z" w16du:dateUtc="2026-06-24T12:09:00Z">
        <w:r w:rsidR="004D4DA4">
          <w:rPr>
            <w:rFonts w:ascii="Cambria" w:hAnsi="Cambria"/>
            <w:bCs/>
            <w:sz w:val="28"/>
            <w:szCs w:val="28"/>
          </w:rPr>
          <w:t xml:space="preserve"> </w:t>
        </w:r>
      </w:ins>
      <w:r w:rsidR="001E608D">
        <w:rPr>
          <w:rFonts w:ascii="Cambria" w:hAnsi="Cambria"/>
          <w:bCs/>
          <w:sz w:val="28"/>
          <w:szCs w:val="28"/>
        </w:rPr>
        <w:t xml:space="preserve">list. </w:t>
      </w:r>
    </w:p>
    <w:p w14:paraId="180B58B7" w14:textId="589ADAC9" w:rsidR="00325CF9" w:rsidRDefault="00325CF9" w:rsidP="001A7811">
      <w:pPr>
        <w:spacing w:line="360" w:lineRule="auto"/>
        <w:contextualSpacing/>
        <w:rPr>
          <w:rFonts w:ascii="Cambria" w:hAnsi="Cambria"/>
          <w:bCs/>
          <w:sz w:val="28"/>
          <w:szCs w:val="28"/>
        </w:rPr>
      </w:pPr>
      <w:r>
        <w:rPr>
          <w:rFonts w:ascii="Cambria" w:hAnsi="Cambria"/>
          <w:bCs/>
          <w:sz w:val="28"/>
          <w:szCs w:val="28"/>
        </w:rPr>
        <w:tab/>
        <w:t>‘No,’ said Clara</w:t>
      </w:r>
      <w:r w:rsidR="00612952">
        <w:rPr>
          <w:rFonts w:ascii="Cambria" w:hAnsi="Cambria"/>
          <w:bCs/>
          <w:sz w:val="28"/>
          <w:szCs w:val="28"/>
        </w:rPr>
        <w:t xml:space="preserve"> sharply.</w:t>
      </w:r>
      <w:r>
        <w:rPr>
          <w:rFonts w:ascii="Cambria" w:hAnsi="Cambria"/>
          <w:bCs/>
          <w:sz w:val="28"/>
          <w:szCs w:val="28"/>
        </w:rPr>
        <w:t xml:space="preserve"> ‘</w:t>
      </w:r>
      <w:r w:rsidR="00612952">
        <w:rPr>
          <w:rFonts w:ascii="Cambria" w:hAnsi="Cambria"/>
          <w:bCs/>
          <w:sz w:val="28"/>
          <w:szCs w:val="28"/>
        </w:rPr>
        <w:t>I</w:t>
      </w:r>
      <w:r>
        <w:rPr>
          <w:rFonts w:ascii="Cambria" w:hAnsi="Cambria"/>
          <w:bCs/>
          <w:sz w:val="28"/>
          <w:szCs w:val="28"/>
        </w:rPr>
        <w:t>t’s not stupid or naïve to say yes to a drink</w:t>
      </w:r>
      <w:ins w:id="27145" w:author="Claire S" w:date="2026-08-03T18:23:00Z" w16du:dateUtc="2026-08-03T17:23:00Z">
        <w:r w:rsidR="0005181E">
          <w:rPr>
            <w:rFonts w:ascii="Cambria" w:hAnsi="Cambria"/>
            <w:bCs/>
            <w:sz w:val="28"/>
            <w:szCs w:val="28"/>
          </w:rPr>
          <w:t xml:space="preserve"> with a colleague</w:t>
        </w:r>
      </w:ins>
      <w:r>
        <w:rPr>
          <w:rFonts w:ascii="Cambria" w:hAnsi="Cambria"/>
          <w:bCs/>
          <w:sz w:val="28"/>
          <w:szCs w:val="28"/>
        </w:rPr>
        <w:t>.’</w:t>
      </w:r>
      <w:r w:rsidR="00562891">
        <w:rPr>
          <w:rFonts w:ascii="Cambria" w:hAnsi="Cambria"/>
          <w:bCs/>
          <w:sz w:val="28"/>
          <w:szCs w:val="28"/>
        </w:rPr>
        <w:t xml:space="preserve"> She thought about Jackson’s attempt to entice her into a threesome yesterday</w:t>
      </w:r>
      <w:r w:rsidR="00641B72">
        <w:rPr>
          <w:rFonts w:ascii="Cambria" w:hAnsi="Cambria"/>
          <w:bCs/>
          <w:sz w:val="28"/>
          <w:szCs w:val="28"/>
        </w:rPr>
        <w:t>,</w:t>
      </w:r>
      <w:r w:rsidR="009F0522">
        <w:rPr>
          <w:rFonts w:ascii="Cambria" w:hAnsi="Cambria"/>
          <w:bCs/>
          <w:sz w:val="28"/>
          <w:szCs w:val="28"/>
        </w:rPr>
        <w:t xml:space="preserve"> and about her brother</w:t>
      </w:r>
      <w:r w:rsidR="00641B72">
        <w:rPr>
          <w:rFonts w:ascii="Cambria" w:hAnsi="Cambria"/>
          <w:bCs/>
          <w:sz w:val="28"/>
          <w:szCs w:val="28"/>
        </w:rPr>
        <w:t xml:space="preserve"> Adam</w:t>
      </w:r>
      <w:r w:rsidR="009F0522">
        <w:rPr>
          <w:rFonts w:ascii="Cambria" w:hAnsi="Cambria"/>
          <w:bCs/>
          <w:sz w:val="28"/>
          <w:szCs w:val="28"/>
        </w:rPr>
        <w:t>, and the disgusting online content</w:t>
      </w:r>
      <w:r w:rsidR="00641B72">
        <w:rPr>
          <w:rFonts w:ascii="Cambria" w:hAnsi="Cambria"/>
          <w:bCs/>
          <w:sz w:val="28"/>
          <w:szCs w:val="28"/>
        </w:rPr>
        <w:t xml:space="preserve"> she’d seen</w:t>
      </w:r>
      <w:r w:rsidR="00562891">
        <w:rPr>
          <w:rFonts w:ascii="Cambria" w:hAnsi="Cambria"/>
          <w:bCs/>
          <w:sz w:val="28"/>
          <w:szCs w:val="28"/>
        </w:rPr>
        <w:t>. ‘</w:t>
      </w:r>
      <w:r w:rsidR="007F0B21">
        <w:rPr>
          <w:rFonts w:ascii="Cambria" w:hAnsi="Cambria"/>
          <w:bCs/>
          <w:sz w:val="28"/>
          <w:szCs w:val="28"/>
        </w:rPr>
        <w:t>Rayn</w:t>
      </w:r>
      <w:r w:rsidR="00562891">
        <w:rPr>
          <w:rFonts w:ascii="Cambria" w:hAnsi="Cambria"/>
          <w:bCs/>
          <w:sz w:val="28"/>
          <w:szCs w:val="28"/>
        </w:rPr>
        <w:t xml:space="preserve">e’s a </w:t>
      </w:r>
      <w:r w:rsidR="00920707">
        <w:rPr>
          <w:rFonts w:ascii="Cambria" w:hAnsi="Cambria"/>
          <w:bCs/>
          <w:sz w:val="28"/>
          <w:szCs w:val="28"/>
        </w:rPr>
        <w:t>sex pest</w:t>
      </w:r>
      <w:r w:rsidR="00641B72">
        <w:rPr>
          <w:rFonts w:ascii="Cambria" w:hAnsi="Cambria"/>
          <w:bCs/>
          <w:sz w:val="28"/>
          <w:szCs w:val="28"/>
        </w:rPr>
        <w:t xml:space="preserve"> </w:t>
      </w:r>
      <w:del w:id="27146" w:author="Daisy Watt" w:date="2026-06-24T14:10:00Z" w16du:dateUtc="2026-06-24T12:10:00Z">
        <w:r w:rsidR="00641B72" w:rsidDel="0022296C">
          <w:rPr>
            <w:rFonts w:ascii="Cambria" w:hAnsi="Cambria"/>
            <w:bCs/>
            <w:sz w:val="28"/>
            <w:szCs w:val="28"/>
          </w:rPr>
          <w:delText>-</w:delText>
        </w:r>
      </w:del>
      <w:ins w:id="27147" w:author="Daisy Watt" w:date="2026-06-24T14:10:00Z" w16du:dateUtc="2026-06-24T12:10:00Z">
        <w:r w:rsidR="0022296C">
          <w:rPr>
            <w:rFonts w:ascii="Cambria" w:hAnsi="Cambria"/>
            <w:bCs/>
            <w:sz w:val="28"/>
            <w:szCs w:val="28"/>
          </w:rPr>
          <w:t>–</w:t>
        </w:r>
      </w:ins>
      <w:r w:rsidR="00920707">
        <w:rPr>
          <w:rFonts w:ascii="Cambria" w:hAnsi="Cambria"/>
          <w:bCs/>
          <w:sz w:val="28"/>
          <w:szCs w:val="28"/>
        </w:rPr>
        <w:t xml:space="preserve"> and a complete wanker</w:t>
      </w:r>
      <w:r w:rsidR="00562891">
        <w:rPr>
          <w:rFonts w:ascii="Cambria" w:hAnsi="Cambria"/>
          <w:bCs/>
          <w:sz w:val="28"/>
          <w:szCs w:val="28"/>
        </w:rPr>
        <w:t>.’</w:t>
      </w:r>
    </w:p>
    <w:p w14:paraId="43D3219A" w14:textId="0F2FD09F" w:rsidR="00325CF9" w:rsidRDefault="00325CF9" w:rsidP="001A7811">
      <w:pPr>
        <w:spacing w:line="360" w:lineRule="auto"/>
        <w:contextualSpacing/>
        <w:rPr>
          <w:rFonts w:ascii="Cambria" w:hAnsi="Cambria"/>
          <w:bCs/>
          <w:sz w:val="28"/>
          <w:szCs w:val="28"/>
        </w:rPr>
      </w:pPr>
      <w:r>
        <w:rPr>
          <w:rFonts w:ascii="Cambria" w:hAnsi="Cambria"/>
          <w:bCs/>
          <w:sz w:val="28"/>
          <w:szCs w:val="28"/>
        </w:rPr>
        <w:tab/>
        <w:t>‘</w:t>
      </w:r>
      <w:r w:rsidR="009F0522">
        <w:rPr>
          <w:rFonts w:ascii="Cambria" w:hAnsi="Cambria"/>
          <w:bCs/>
          <w:sz w:val="28"/>
          <w:szCs w:val="28"/>
        </w:rPr>
        <w:t xml:space="preserve">But </w:t>
      </w:r>
      <w:r w:rsidR="00920707">
        <w:rPr>
          <w:rFonts w:ascii="Cambria" w:hAnsi="Cambria"/>
          <w:bCs/>
          <w:sz w:val="28"/>
          <w:szCs w:val="28"/>
        </w:rPr>
        <w:t xml:space="preserve">I didn’t realise </w:t>
      </w:r>
      <w:ins w:id="27148" w:author="Daisy Watt" w:date="2026-06-24T14:10:00Z" w16du:dateUtc="2026-06-24T12:10:00Z">
        <w:r w:rsidR="0022296C">
          <w:rPr>
            <w:rFonts w:ascii="Cambria" w:hAnsi="Cambria"/>
            <w:bCs/>
            <w:sz w:val="28"/>
            <w:szCs w:val="28"/>
          </w:rPr>
          <w:t>’</w:t>
        </w:r>
      </w:ins>
      <w:r w:rsidR="00920707">
        <w:rPr>
          <w:rFonts w:ascii="Cambria" w:hAnsi="Cambria"/>
          <w:bCs/>
          <w:sz w:val="28"/>
          <w:szCs w:val="28"/>
        </w:rPr>
        <w:t>til</w:t>
      </w:r>
      <w:del w:id="27149" w:author="Daisy Watt" w:date="2026-06-24T14:10:00Z" w16du:dateUtc="2026-06-24T12:10:00Z">
        <w:r w:rsidR="00920707" w:rsidDel="0022296C">
          <w:rPr>
            <w:rFonts w:ascii="Cambria" w:hAnsi="Cambria"/>
            <w:bCs/>
            <w:sz w:val="28"/>
            <w:szCs w:val="28"/>
          </w:rPr>
          <w:delText>l</w:delText>
        </w:r>
      </w:del>
      <w:r w:rsidR="00920707">
        <w:rPr>
          <w:rFonts w:ascii="Cambria" w:hAnsi="Cambria"/>
          <w:bCs/>
          <w:sz w:val="28"/>
          <w:szCs w:val="28"/>
        </w:rPr>
        <w:t xml:space="preserve"> I was in the room that it was just me and him</w:t>
      </w:r>
      <w:del w:id="27150" w:author="Daisy Watt" w:date="2026-06-24T14:10:00Z" w16du:dateUtc="2026-06-24T12:10:00Z">
        <w:r w:rsidR="009F0522" w:rsidDel="00FC7CEF">
          <w:rPr>
            <w:rFonts w:ascii="Cambria" w:hAnsi="Cambria"/>
            <w:bCs/>
            <w:sz w:val="28"/>
            <w:szCs w:val="28"/>
          </w:rPr>
          <w:delText>,</w:delText>
        </w:r>
      </w:del>
      <w:ins w:id="27151" w:author="Daisy Watt" w:date="2026-06-24T14:10:00Z" w16du:dateUtc="2026-06-24T12:10:00Z">
        <w:r w:rsidR="00FC7CEF">
          <w:rPr>
            <w:rFonts w:ascii="Cambria" w:hAnsi="Cambria"/>
            <w:bCs/>
            <w:sz w:val="28"/>
            <w:szCs w:val="28"/>
          </w:rPr>
          <w:t>.</w:t>
        </w:r>
      </w:ins>
      <w:r w:rsidR="009F0522">
        <w:rPr>
          <w:rFonts w:ascii="Cambria" w:hAnsi="Cambria"/>
          <w:bCs/>
          <w:sz w:val="28"/>
          <w:szCs w:val="28"/>
        </w:rPr>
        <w:t>’ Violet’s eyes were kind of spaced-out and starey</w:t>
      </w:r>
      <w:r w:rsidR="007F0B21">
        <w:rPr>
          <w:rFonts w:ascii="Cambria" w:hAnsi="Cambria"/>
          <w:bCs/>
          <w:sz w:val="28"/>
          <w:szCs w:val="28"/>
        </w:rPr>
        <w:t xml:space="preserve">.  </w:t>
      </w:r>
      <w:commentRangeStart w:id="27152"/>
      <w:r w:rsidR="007F0B21">
        <w:rPr>
          <w:rFonts w:ascii="Cambria" w:hAnsi="Cambria"/>
          <w:bCs/>
          <w:sz w:val="28"/>
          <w:szCs w:val="28"/>
        </w:rPr>
        <w:t>S</w:t>
      </w:r>
      <w:r w:rsidR="0025337D">
        <w:rPr>
          <w:rFonts w:ascii="Cambria" w:hAnsi="Cambria"/>
          <w:bCs/>
          <w:sz w:val="28"/>
          <w:szCs w:val="28"/>
        </w:rPr>
        <w:t xml:space="preserve">he </w:t>
      </w:r>
      <w:del w:id="27153" w:author="Claire S" w:date="2026-08-04T10:46:00Z" w16du:dateUtc="2026-08-04T09:46:00Z">
        <w:r w:rsidR="0025337D" w:rsidDel="00982E71">
          <w:rPr>
            <w:rFonts w:ascii="Cambria" w:hAnsi="Cambria"/>
            <w:bCs/>
            <w:sz w:val="28"/>
            <w:szCs w:val="28"/>
          </w:rPr>
          <w:delText xml:space="preserve">got up </w:delText>
        </w:r>
        <w:commentRangeEnd w:id="27152"/>
        <w:r w:rsidR="00625F8D" w:rsidDel="00982E71">
          <w:rPr>
            <w:rStyle w:val="CommentReference"/>
            <w:rFonts w:ascii="Cambria" w:hAnsi="Cambria"/>
            <w:bCs/>
            <w:sz w:val="28"/>
            <w:szCs w:val="28"/>
          </w:rPr>
          <w:commentReference w:id="27152"/>
        </w:r>
        <w:r w:rsidR="0025337D" w:rsidDel="00982E71">
          <w:rPr>
            <w:rFonts w:ascii="Cambria" w:hAnsi="Cambria"/>
            <w:bCs/>
            <w:sz w:val="28"/>
            <w:szCs w:val="28"/>
          </w:rPr>
          <w:delText xml:space="preserve">and </w:delText>
        </w:r>
      </w:del>
      <w:r w:rsidR="0025337D">
        <w:rPr>
          <w:rFonts w:ascii="Cambria" w:hAnsi="Cambria"/>
          <w:bCs/>
          <w:sz w:val="28"/>
          <w:szCs w:val="28"/>
        </w:rPr>
        <w:t>started to pac</w:t>
      </w:r>
      <w:r w:rsidR="00641B72">
        <w:rPr>
          <w:rFonts w:ascii="Cambria" w:hAnsi="Cambria"/>
          <w:bCs/>
          <w:sz w:val="28"/>
          <w:szCs w:val="28"/>
        </w:rPr>
        <w:t>e</w:t>
      </w:r>
      <w:r w:rsidR="0025337D">
        <w:rPr>
          <w:rFonts w:ascii="Cambria" w:hAnsi="Cambria"/>
          <w:bCs/>
          <w:sz w:val="28"/>
          <w:szCs w:val="28"/>
        </w:rPr>
        <w:t xml:space="preserve"> as she spoke</w:t>
      </w:r>
      <w:r w:rsidR="009F0522">
        <w:rPr>
          <w:rFonts w:ascii="Cambria" w:hAnsi="Cambria"/>
          <w:bCs/>
          <w:sz w:val="28"/>
          <w:szCs w:val="28"/>
        </w:rPr>
        <w:t>. ‘And then</w:t>
      </w:r>
      <w:r>
        <w:rPr>
          <w:rFonts w:ascii="Cambria" w:hAnsi="Cambria"/>
          <w:bCs/>
          <w:sz w:val="28"/>
          <w:szCs w:val="28"/>
        </w:rPr>
        <w:t xml:space="preserve"> he took advantage of how drunk I was, and h</w:t>
      </w:r>
      <w:ins w:id="27154" w:author="Daisy Watt" w:date="2026-06-24T14:12:00Z" w16du:dateUtc="2026-06-24T12:12:00Z">
        <w:r w:rsidR="00574C88">
          <w:rPr>
            <w:rFonts w:ascii="Cambria" w:hAnsi="Cambria"/>
            <w:bCs/>
            <w:sz w:val="28"/>
            <w:szCs w:val="28"/>
          </w:rPr>
          <w:t>e…</w:t>
        </w:r>
      </w:ins>
      <w:del w:id="27155" w:author="Daisy Watt" w:date="2026-06-24T14:12:00Z" w16du:dateUtc="2026-06-24T12:12:00Z">
        <w:r w:rsidDel="00574C88">
          <w:rPr>
            <w:rFonts w:ascii="Cambria" w:hAnsi="Cambria"/>
            <w:bCs/>
            <w:sz w:val="28"/>
            <w:szCs w:val="28"/>
          </w:rPr>
          <w:delText>e</w:delText>
        </w:r>
      </w:del>
      <w:del w:id="27156" w:author="Daisy Watt" w:date="2026-06-24T14:11:00Z" w16du:dateUtc="2026-06-24T12:11:00Z">
        <w:r w:rsidDel="00574C88">
          <w:rPr>
            <w:rFonts w:ascii="Cambria" w:hAnsi="Cambria"/>
            <w:bCs/>
            <w:sz w:val="28"/>
            <w:szCs w:val="28"/>
          </w:rPr>
          <w:delText xml:space="preserve"> –</w:delText>
        </w:r>
      </w:del>
      <w:r>
        <w:rPr>
          <w:rFonts w:ascii="Cambria" w:hAnsi="Cambria"/>
          <w:bCs/>
          <w:sz w:val="28"/>
          <w:szCs w:val="28"/>
        </w:rPr>
        <w:t xml:space="preserve"> tried to </w:t>
      </w:r>
      <w:r w:rsidR="009F0522">
        <w:rPr>
          <w:rFonts w:ascii="Cambria" w:hAnsi="Cambria"/>
          <w:bCs/>
          <w:sz w:val="28"/>
          <w:szCs w:val="28"/>
        </w:rPr>
        <w:t>undress me</w:t>
      </w:r>
      <w:r w:rsidR="007F0B21">
        <w:rPr>
          <w:rFonts w:ascii="Cambria" w:hAnsi="Cambria"/>
          <w:bCs/>
          <w:sz w:val="28"/>
          <w:szCs w:val="28"/>
        </w:rPr>
        <w:t>, pull my skirt up, my tights down.</w:t>
      </w:r>
      <w:r w:rsidR="009F0522">
        <w:rPr>
          <w:rFonts w:ascii="Cambria" w:hAnsi="Cambria"/>
          <w:bCs/>
          <w:sz w:val="28"/>
          <w:szCs w:val="28"/>
        </w:rPr>
        <w:t xml:space="preserve"> </w:t>
      </w:r>
      <w:r w:rsidR="00641B72">
        <w:rPr>
          <w:rFonts w:ascii="Cambria" w:hAnsi="Cambria"/>
          <w:bCs/>
          <w:sz w:val="28"/>
          <w:szCs w:val="28"/>
        </w:rPr>
        <w:t>He had me literally cornered in his room an</w:t>
      </w:r>
      <w:ins w:id="27157" w:author="Daisy Watt" w:date="2026-06-24T14:12:00Z" w16du:dateUtc="2026-06-24T12:12:00Z">
        <w:r w:rsidR="00574C88">
          <w:rPr>
            <w:rFonts w:ascii="Cambria" w:hAnsi="Cambria"/>
            <w:bCs/>
            <w:sz w:val="28"/>
            <w:szCs w:val="28"/>
          </w:rPr>
          <w:t>d…</w:t>
        </w:r>
      </w:ins>
      <w:del w:id="27158" w:author="Daisy Watt" w:date="2026-06-24T14:12:00Z" w16du:dateUtc="2026-06-24T12:12:00Z">
        <w:r w:rsidR="00641B72" w:rsidDel="00574C88">
          <w:rPr>
            <w:rFonts w:ascii="Cambria" w:hAnsi="Cambria"/>
            <w:bCs/>
            <w:sz w:val="28"/>
            <w:szCs w:val="28"/>
          </w:rPr>
          <w:delText>d -</w:delText>
        </w:r>
      </w:del>
      <w:r w:rsidR="00641B72">
        <w:rPr>
          <w:rFonts w:ascii="Cambria" w:hAnsi="Cambria"/>
          <w:bCs/>
          <w:sz w:val="28"/>
          <w:szCs w:val="28"/>
        </w:rPr>
        <w:t xml:space="preserve"> a</w:t>
      </w:r>
      <w:r w:rsidR="009F0522">
        <w:rPr>
          <w:rFonts w:ascii="Cambria" w:hAnsi="Cambria"/>
          <w:bCs/>
          <w:sz w:val="28"/>
          <w:szCs w:val="28"/>
        </w:rPr>
        <w:t xml:space="preserve">nd when I refused, he tried to </w:t>
      </w:r>
      <w:r>
        <w:rPr>
          <w:rFonts w:ascii="Cambria" w:hAnsi="Cambria"/>
          <w:bCs/>
          <w:sz w:val="28"/>
          <w:szCs w:val="28"/>
        </w:rPr>
        <w:t>rape me.</w:t>
      </w:r>
      <w:ins w:id="27159" w:author="Claire S" w:date="2026-06-05T18:10:00Z" w16du:dateUtc="2026-06-05T17:10:00Z">
        <w:r w:rsidR="00053D8B">
          <w:rPr>
            <w:rFonts w:ascii="Cambria" w:hAnsi="Cambria"/>
            <w:bCs/>
            <w:sz w:val="28"/>
            <w:szCs w:val="28"/>
          </w:rPr>
          <w:t xml:space="preserve"> He said that’s what women like.’</w:t>
        </w:r>
      </w:ins>
      <w:del w:id="27160" w:author="Claire S" w:date="2026-06-05T18:10:00Z" w16du:dateUtc="2026-06-05T17:10:00Z">
        <w:r w:rsidDel="00053D8B">
          <w:rPr>
            <w:rFonts w:ascii="Cambria" w:hAnsi="Cambria"/>
            <w:bCs/>
            <w:sz w:val="28"/>
            <w:szCs w:val="28"/>
          </w:rPr>
          <w:delText>’</w:delText>
        </w:r>
      </w:del>
    </w:p>
    <w:p w14:paraId="12EF0D01" w14:textId="0634432B" w:rsidR="00562891" w:rsidRDefault="00325CF9" w:rsidP="001A7811">
      <w:pPr>
        <w:spacing w:line="360" w:lineRule="auto"/>
        <w:contextualSpacing/>
        <w:rPr>
          <w:rFonts w:ascii="Cambria" w:hAnsi="Cambria"/>
          <w:bCs/>
          <w:sz w:val="28"/>
          <w:szCs w:val="28"/>
        </w:rPr>
      </w:pPr>
      <w:r>
        <w:rPr>
          <w:rFonts w:ascii="Cambria" w:hAnsi="Cambria"/>
          <w:bCs/>
          <w:sz w:val="28"/>
          <w:szCs w:val="28"/>
        </w:rPr>
        <w:tab/>
        <w:t xml:space="preserve">‘Oh God, Violet,’ Clara </w:t>
      </w:r>
      <w:r w:rsidR="00562891">
        <w:rPr>
          <w:rFonts w:ascii="Cambria" w:hAnsi="Cambria"/>
          <w:bCs/>
          <w:sz w:val="28"/>
          <w:szCs w:val="28"/>
        </w:rPr>
        <w:t>exhale</w:t>
      </w:r>
      <w:r>
        <w:rPr>
          <w:rFonts w:ascii="Cambria" w:hAnsi="Cambria"/>
          <w:bCs/>
          <w:sz w:val="28"/>
          <w:szCs w:val="28"/>
        </w:rPr>
        <w:t>d. ‘I’m so sorry.</w:t>
      </w:r>
      <w:r w:rsidR="004B27B8">
        <w:rPr>
          <w:rFonts w:ascii="Cambria" w:hAnsi="Cambria"/>
          <w:bCs/>
          <w:sz w:val="28"/>
          <w:szCs w:val="28"/>
        </w:rPr>
        <w:t>’</w:t>
      </w:r>
    </w:p>
    <w:p w14:paraId="3B670CB8" w14:textId="450130B8" w:rsidR="004B27B8" w:rsidRDefault="004B27B8" w:rsidP="001A7811">
      <w:pPr>
        <w:spacing w:line="360" w:lineRule="auto"/>
        <w:contextualSpacing/>
        <w:rPr>
          <w:rFonts w:ascii="Cambria" w:hAnsi="Cambria"/>
          <w:bCs/>
          <w:sz w:val="28"/>
          <w:szCs w:val="28"/>
        </w:rPr>
      </w:pPr>
      <w:r>
        <w:rPr>
          <w:rFonts w:ascii="Cambria" w:hAnsi="Cambria"/>
          <w:bCs/>
          <w:sz w:val="28"/>
          <w:szCs w:val="28"/>
        </w:rPr>
        <w:tab/>
        <w:t xml:space="preserve">‘So am I,’ said Violet </w:t>
      </w:r>
      <w:r w:rsidR="0025337D">
        <w:rPr>
          <w:rFonts w:ascii="Cambria" w:hAnsi="Cambria"/>
          <w:bCs/>
          <w:sz w:val="28"/>
          <w:szCs w:val="28"/>
        </w:rPr>
        <w:t>dully</w:t>
      </w:r>
      <w:r>
        <w:rPr>
          <w:rFonts w:ascii="Cambria" w:hAnsi="Cambria"/>
          <w:bCs/>
          <w:sz w:val="28"/>
          <w:szCs w:val="28"/>
        </w:rPr>
        <w:t>. ‘</w:t>
      </w:r>
      <w:ins w:id="27161" w:author="Claire S" w:date="2026-08-03T18:24:00Z" w16du:dateUtc="2026-08-03T17:24:00Z">
        <w:r w:rsidR="0005181E">
          <w:rPr>
            <w:rFonts w:ascii="Cambria" w:hAnsi="Cambria"/>
            <w:bCs/>
            <w:sz w:val="28"/>
            <w:szCs w:val="28"/>
          </w:rPr>
          <w:t xml:space="preserve">He ripped my skirt and my tights, and </w:t>
        </w:r>
      </w:ins>
      <w:r w:rsidR="00ED7D92">
        <w:rPr>
          <w:rFonts w:ascii="Cambria" w:hAnsi="Cambria"/>
          <w:bCs/>
          <w:sz w:val="28"/>
          <w:szCs w:val="28"/>
        </w:rPr>
        <w:t>I</w:t>
      </w:r>
      <w:ins w:id="27162" w:author="Claire S" w:date="2026-08-03T18:24:00Z" w16du:dateUtc="2026-08-03T17:24:00Z">
        <w:r w:rsidR="0005181E">
          <w:rPr>
            <w:rFonts w:ascii="Cambria" w:hAnsi="Cambria"/>
            <w:bCs/>
            <w:sz w:val="28"/>
            <w:szCs w:val="28"/>
          </w:rPr>
          <w:t xml:space="preserve"> only</w:t>
        </w:r>
      </w:ins>
      <w:r w:rsidR="00ED7D92">
        <w:rPr>
          <w:rFonts w:ascii="Cambria" w:hAnsi="Cambria"/>
          <w:bCs/>
          <w:sz w:val="28"/>
          <w:szCs w:val="28"/>
        </w:rPr>
        <w:t xml:space="preserve"> got away</w:t>
      </w:r>
      <w:del w:id="27163" w:author="Claire S" w:date="2026-08-03T18:24:00Z" w16du:dateUtc="2026-08-03T17:24:00Z">
        <w:r w:rsidR="00ED7D92" w:rsidDel="0005181E">
          <w:rPr>
            <w:rFonts w:ascii="Cambria" w:hAnsi="Cambria"/>
            <w:bCs/>
            <w:sz w:val="28"/>
            <w:szCs w:val="28"/>
          </w:rPr>
          <w:delText>,</w:delText>
        </w:r>
        <w:r w:rsidR="00234A22" w:rsidDel="0005181E">
          <w:rPr>
            <w:rFonts w:ascii="Cambria" w:hAnsi="Cambria"/>
            <w:bCs/>
            <w:sz w:val="28"/>
            <w:szCs w:val="28"/>
          </w:rPr>
          <w:delText xml:space="preserve"> only</w:delText>
        </w:r>
      </w:del>
      <w:r w:rsidR="00ED7D92">
        <w:rPr>
          <w:rFonts w:ascii="Cambria" w:hAnsi="Cambria"/>
          <w:bCs/>
          <w:sz w:val="28"/>
          <w:szCs w:val="28"/>
        </w:rPr>
        <w:t xml:space="preserve"> </w:t>
      </w:r>
      <w:r w:rsidR="00234A22">
        <w:rPr>
          <w:rFonts w:ascii="Cambria" w:hAnsi="Cambria"/>
          <w:bCs/>
          <w:sz w:val="28"/>
          <w:szCs w:val="28"/>
        </w:rPr>
        <w:t xml:space="preserve">because he was even drunker than </w:t>
      </w:r>
      <w:del w:id="27164" w:author="Claire S" w:date="2026-08-03T18:24:00Z" w16du:dateUtc="2026-08-03T17:24:00Z">
        <w:r w:rsidR="00234A22" w:rsidDel="0005181E">
          <w:rPr>
            <w:rFonts w:ascii="Cambria" w:hAnsi="Cambria"/>
            <w:bCs/>
            <w:sz w:val="28"/>
            <w:szCs w:val="28"/>
          </w:rPr>
          <w:delText xml:space="preserve">me </w:delText>
        </w:r>
      </w:del>
      <w:ins w:id="27165" w:author="Claire S" w:date="2026-08-03T18:24:00Z" w16du:dateUtc="2026-08-03T17:24:00Z">
        <w:r w:rsidR="0005181E">
          <w:rPr>
            <w:rFonts w:ascii="Cambria" w:hAnsi="Cambria"/>
            <w:bCs/>
            <w:sz w:val="28"/>
            <w:szCs w:val="28"/>
          </w:rPr>
          <w:t>me. B</w:t>
        </w:r>
      </w:ins>
      <w:del w:id="27166" w:author="Daisy Watt" w:date="2026-06-24T14:18:00Z" w16du:dateUtc="2026-06-24T12:18:00Z">
        <w:r w:rsidR="00234A22" w:rsidDel="00324487">
          <w:rPr>
            <w:rFonts w:ascii="Cambria" w:hAnsi="Cambria"/>
            <w:bCs/>
            <w:sz w:val="28"/>
            <w:szCs w:val="28"/>
          </w:rPr>
          <w:delText>-</w:delText>
        </w:r>
      </w:del>
      <w:ins w:id="27167" w:author="Daisy Watt" w:date="2026-06-24T14:18:00Z" w16du:dateUtc="2026-06-24T12:18:00Z">
        <w:del w:id="27168" w:author="Claire S" w:date="2026-08-03T18:24:00Z" w16du:dateUtc="2026-08-03T17:24:00Z">
          <w:r w:rsidR="00324487" w:rsidDel="0005181E">
            <w:rPr>
              <w:rFonts w:ascii="Cambria" w:hAnsi="Cambria"/>
              <w:bCs/>
              <w:sz w:val="28"/>
              <w:szCs w:val="28"/>
            </w:rPr>
            <w:delText>–</w:delText>
          </w:r>
        </w:del>
      </w:ins>
      <w:del w:id="27169" w:author="Claire S" w:date="2026-08-03T18:24:00Z" w16du:dateUtc="2026-08-03T17:24:00Z">
        <w:r w:rsidR="00234A22" w:rsidDel="0005181E">
          <w:rPr>
            <w:rFonts w:ascii="Cambria" w:hAnsi="Cambria"/>
            <w:bCs/>
            <w:sz w:val="28"/>
            <w:szCs w:val="28"/>
          </w:rPr>
          <w:delText xml:space="preserve"> </w:delText>
        </w:r>
        <w:r w:rsidR="00ED7D92" w:rsidDel="0005181E">
          <w:rPr>
            <w:rFonts w:ascii="Cambria" w:hAnsi="Cambria"/>
            <w:bCs/>
            <w:sz w:val="28"/>
            <w:szCs w:val="28"/>
          </w:rPr>
          <w:delText>b</w:delText>
        </w:r>
      </w:del>
      <w:r w:rsidR="00ED7D92">
        <w:rPr>
          <w:rFonts w:ascii="Cambria" w:hAnsi="Cambria"/>
          <w:bCs/>
          <w:sz w:val="28"/>
          <w:szCs w:val="28"/>
        </w:rPr>
        <w:t>ut h</w:t>
      </w:r>
      <w:r>
        <w:rPr>
          <w:rFonts w:ascii="Cambria" w:hAnsi="Cambria"/>
          <w:bCs/>
          <w:sz w:val="28"/>
          <w:szCs w:val="28"/>
        </w:rPr>
        <w:t>e ruined everything.’</w:t>
      </w:r>
    </w:p>
    <w:p w14:paraId="73798E3D" w14:textId="2ABCAF83" w:rsidR="00325CF9" w:rsidRDefault="004B27B8" w:rsidP="00562891">
      <w:pPr>
        <w:spacing w:line="360" w:lineRule="auto"/>
        <w:ind w:firstLine="720"/>
        <w:contextualSpacing/>
        <w:rPr>
          <w:rFonts w:ascii="Cambria" w:hAnsi="Cambria"/>
          <w:bCs/>
          <w:sz w:val="28"/>
          <w:szCs w:val="28"/>
        </w:rPr>
      </w:pPr>
      <w:r>
        <w:rPr>
          <w:rFonts w:ascii="Cambria" w:hAnsi="Cambria"/>
          <w:bCs/>
          <w:sz w:val="28"/>
          <w:szCs w:val="28"/>
        </w:rPr>
        <w:t>‘</w:t>
      </w:r>
      <w:r w:rsidR="0034163A">
        <w:rPr>
          <w:rFonts w:ascii="Cambria" w:hAnsi="Cambria"/>
          <w:bCs/>
          <w:sz w:val="28"/>
          <w:szCs w:val="28"/>
        </w:rPr>
        <w:t>Bu</w:t>
      </w:r>
      <w:ins w:id="27170" w:author="Daisy Watt" w:date="2026-06-24T14:19:00Z" w16du:dateUtc="2026-06-24T12:19:00Z">
        <w:r w:rsidR="00324487">
          <w:rPr>
            <w:rFonts w:ascii="Cambria" w:hAnsi="Cambria"/>
            <w:bCs/>
            <w:sz w:val="28"/>
            <w:szCs w:val="28"/>
          </w:rPr>
          <w:t>t…</w:t>
        </w:r>
      </w:ins>
      <w:del w:id="27171" w:author="Daisy Watt" w:date="2026-06-24T14:19:00Z" w16du:dateUtc="2026-06-24T12:19:00Z">
        <w:r w:rsidR="0034163A" w:rsidDel="00324487">
          <w:rPr>
            <w:rFonts w:ascii="Cambria" w:hAnsi="Cambria"/>
            <w:bCs/>
            <w:sz w:val="28"/>
            <w:szCs w:val="28"/>
          </w:rPr>
          <w:delText>t</w:delText>
        </w:r>
        <w:r w:rsidDel="00324487">
          <w:rPr>
            <w:rFonts w:ascii="Cambria" w:hAnsi="Cambria"/>
            <w:bCs/>
            <w:sz w:val="28"/>
            <w:szCs w:val="28"/>
          </w:rPr>
          <w:delText xml:space="preserve"> -</w:delText>
        </w:r>
      </w:del>
      <w:r>
        <w:rPr>
          <w:rFonts w:ascii="Cambria" w:hAnsi="Cambria"/>
          <w:bCs/>
          <w:sz w:val="28"/>
          <w:szCs w:val="28"/>
        </w:rPr>
        <w:t>’ Clara was trying to put the pieces together. ‘W</w:t>
      </w:r>
      <w:r w:rsidR="0034163A">
        <w:rPr>
          <w:rFonts w:ascii="Cambria" w:hAnsi="Cambria"/>
          <w:bCs/>
          <w:sz w:val="28"/>
          <w:szCs w:val="28"/>
        </w:rPr>
        <w:t>hat happened with Dex</w:t>
      </w:r>
      <w:ins w:id="27172" w:author="Daisy Watt" w:date="2026-06-24T14:19:00Z" w16du:dateUtc="2026-06-24T12:19:00Z">
        <w:r w:rsidR="00324487">
          <w:rPr>
            <w:rFonts w:ascii="Cambria" w:hAnsi="Cambria"/>
            <w:bCs/>
            <w:sz w:val="28"/>
            <w:szCs w:val="28"/>
          </w:rPr>
          <w:t>,</w:t>
        </w:r>
      </w:ins>
      <w:r w:rsidR="0034163A">
        <w:rPr>
          <w:rFonts w:ascii="Cambria" w:hAnsi="Cambria"/>
          <w:bCs/>
          <w:sz w:val="28"/>
          <w:szCs w:val="28"/>
        </w:rPr>
        <w:t xml:space="preserve"> then?’</w:t>
      </w:r>
    </w:p>
    <w:p w14:paraId="0BF7367A" w14:textId="09003266" w:rsidR="0034163A" w:rsidRDefault="0034163A" w:rsidP="001A7811">
      <w:pPr>
        <w:spacing w:line="360" w:lineRule="auto"/>
        <w:contextualSpacing/>
        <w:rPr>
          <w:rFonts w:ascii="Cambria" w:hAnsi="Cambria"/>
          <w:bCs/>
          <w:sz w:val="28"/>
          <w:szCs w:val="28"/>
        </w:rPr>
      </w:pPr>
      <w:r>
        <w:rPr>
          <w:rFonts w:ascii="Cambria" w:hAnsi="Cambria"/>
          <w:bCs/>
          <w:sz w:val="28"/>
          <w:szCs w:val="28"/>
        </w:rPr>
        <w:tab/>
        <w:t>‘I told him.’</w:t>
      </w:r>
      <w:r w:rsidR="00E65A55">
        <w:rPr>
          <w:rFonts w:ascii="Cambria" w:hAnsi="Cambria"/>
          <w:bCs/>
          <w:sz w:val="28"/>
          <w:szCs w:val="28"/>
        </w:rPr>
        <w:t xml:space="preserve"> Violet </w:t>
      </w:r>
      <w:del w:id="27173" w:author="Claire S" w:date="2026-08-03T18:24:00Z" w16du:dateUtc="2026-08-03T17:24:00Z">
        <w:r w:rsidR="00E65A55" w:rsidDel="0005181E">
          <w:rPr>
            <w:rFonts w:ascii="Cambria" w:hAnsi="Cambria"/>
            <w:bCs/>
            <w:sz w:val="28"/>
            <w:szCs w:val="28"/>
          </w:rPr>
          <w:delText>lean</w:delText>
        </w:r>
      </w:del>
      <w:ins w:id="27174" w:author="Daisy Watt" w:date="2026-06-16T17:35:00Z" w16du:dateUtc="2026-06-16T16:35:00Z">
        <w:del w:id="27175" w:author="Claire S" w:date="2026-08-03T18:24:00Z" w16du:dateUtc="2026-08-03T17:24:00Z">
          <w:r w:rsidR="00B50750" w:rsidDel="0005181E">
            <w:rPr>
              <w:rFonts w:ascii="Cambria" w:hAnsi="Cambria"/>
              <w:bCs/>
              <w:sz w:val="28"/>
              <w:szCs w:val="28"/>
            </w:rPr>
            <w:delText>ed</w:delText>
          </w:r>
        </w:del>
      </w:ins>
      <w:del w:id="27176" w:author="Claire S" w:date="2026-08-03T18:24:00Z" w16du:dateUtc="2026-08-03T17:24:00Z">
        <w:r w:rsidR="00E65A55" w:rsidDel="0005181E">
          <w:rPr>
            <w:rFonts w:ascii="Cambria" w:hAnsi="Cambria"/>
            <w:bCs/>
            <w:sz w:val="28"/>
            <w:szCs w:val="28"/>
          </w:rPr>
          <w:delText>t on the desk</w:delText>
        </w:r>
      </w:del>
      <w:ins w:id="27177" w:author="Claire S" w:date="2026-08-03T18:24:00Z" w16du:dateUtc="2026-08-03T17:24:00Z">
        <w:r w:rsidR="0005181E">
          <w:rPr>
            <w:rFonts w:ascii="Cambria" w:hAnsi="Cambria"/>
            <w:bCs/>
            <w:sz w:val="28"/>
            <w:szCs w:val="28"/>
          </w:rPr>
          <w:t>paced back</w:t>
        </w:r>
      </w:ins>
      <w:ins w:id="27178" w:author="Claire S" w:date="2026-08-03T18:25:00Z" w16du:dateUtc="2026-08-03T17:25:00Z">
        <w:r w:rsidR="0005181E">
          <w:rPr>
            <w:rFonts w:ascii="Cambria" w:hAnsi="Cambria"/>
            <w:bCs/>
            <w:sz w:val="28"/>
            <w:szCs w:val="28"/>
          </w:rPr>
          <w:t xml:space="preserve"> to</w:t>
        </w:r>
      </w:ins>
      <w:ins w:id="27179" w:author="Claire S" w:date="2026-08-04T10:47:00Z" w16du:dateUtc="2026-08-04T09:47:00Z">
        <w:r w:rsidR="0096198D">
          <w:rPr>
            <w:rFonts w:ascii="Cambria" w:hAnsi="Cambria"/>
            <w:bCs/>
            <w:sz w:val="28"/>
            <w:szCs w:val="28"/>
          </w:rPr>
          <w:t xml:space="preserve"> </w:t>
        </w:r>
      </w:ins>
      <w:ins w:id="27180" w:author="Claire S" w:date="2026-08-03T18:25:00Z" w16du:dateUtc="2026-08-03T17:25:00Z">
        <w:r w:rsidR="0005181E">
          <w:rPr>
            <w:rFonts w:ascii="Cambria" w:hAnsi="Cambria"/>
            <w:bCs/>
            <w:sz w:val="28"/>
            <w:szCs w:val="28"/>
          </w:rPr>
          <w:t>the chair</w:t>
        </w:r>
      </w:ins>
      <w:ins w:id="27181" w:author="Claire S" w:date="2026-08-04T10:47:00Z" w16du:dateUtc="2026-08-04T09:47:00Z">
        <w:r w:rsidR="0096198D">
          <w:rPr>
            <w:rFonts w:ascii="Cambria" w:hAnsi="Cambria"/>
            <w:bCs/>
            <w:sz w:val="28"/>
            <w:szCs w:val="28"/>
          </w:rPr>
          <w:t xml:space="preserve"> and sat</w:t>
        </w:r>
      </w:ins>
      <w:r w:rsidR="00E65A55">
        <w:rPr>
          <w:rFonts w:ascii="Cambria" w:hAnsi="Cambria"/>
          <w:bCs/>
          <w:sz w:val="28"/>
          <w:szCs w:val="28"/>
        </w:rPr>
        <w:t>. ‘I told him</w:t>
      </w:r>
      <w:r w:rsidR="004B27B8">
        <w:rPr>
          <w:rFonts w:ascii="Cambria" w:hAnsi="Cambria"/>
          <w:bCs/>
          <w:sz w:val="28"/>
          <w:szCs w:val="28"/>
        </w:rPr>
        <w:t xml:space="preserve"> </w:t>
      </w:r>
      <w:r w:rsidR="00F13F5F">
        <w:rPr>
          <w:rFonts w:ascii="Cambria" w:hAnsi="Cambria"/>
          <w:bCs/>
          <w:sz w:val="28"/>
          <w:szCs w:val="28"/>
        </w:rPr>
        <w:t xml:space="preserve">the week after </w:t>
      </w:r>
      <w:r w:rsidR="004B27B8">
        <w:rPr>
          <w:rFonts w:ascii="Cambria" w:hAnsi="Cambria"/>
          <w:bCs/>
          <w:sz w:val="28"/>
          <w:szCs w:val="28"/>
        </w:rPr>
        <w:t>about Jackson,</w:t>
      </w:r>
      <w:r w:rsidR="00E65A55">
        <w:rPr>
          <w:rFonts w:ascii="Cambria" w:hAnsi="Cambria"/>
          <w:bCs/>
          <w:sz w:val="28"/>
          <w:szCs w:val="28"/>
        </w:rPr>
        <w:t xml:space="preserve"> and he didn’t do anything.  </w:t>
      </w:r>
      <w:r w:rsidR="00446245">
        <w:rPr>
          <w:rFonts w:ascii="Cambria" w:hAnsi="Cambria"/>
          <w:bCs/>
          <w:sz w:val="28"/>
          <w:szCs w:val="28"/>
        </w:rPr>
        <w:t xml:space="preserve">I mean, Dex </w:t>
      </w:r>
      <w:ins w:id="27182" w:author="Claire S" w:date="2026-06-05T18:11:00Z" w16du:dateUtc="2026-06-05T17:11:00Z">
        <w:r w:rsidR="00986FB4">
          <w:rPr>
            <w:rFonts w:ascii="Cambria" w:hAnsi="Cambria"/>
            <w:bCs/>
            <w:sz w:val="28"/>
            <w:szCs w:val="28"/>
          </w:rPr>
          <w:t>did say</w:t>
        </w:r>
      </w:ins>
      <w:del w:id="27183" w:author="Claire S" w:date="2026-06-05T18:11:00Z" w16du:dateUtc="2026-06-05T17:11:00Z">
        <w:r w:rsidR="00446245" w:rsidDel="00986FB4">
          <w:rPr>
            <w:rFonts w:ascii="Cambria" w:hAnsi="Cambria"/>
            <w:bCs/>
            <w:sz w:val="28"/>
            <w:szCs w:val="28"/>
          </w:rPr>
          <w:delText>said</w:delText>
        </w:r>
      </w:del>
      <w:r w:rsidR="00446245">
        <w:rPr>
          <w:rFonts w:ascii="Cambria" w:hAnsi="Cambria"/>
          <w:bCs/>
          <w:sz w:val="28"/>
          <w:szCs w:val="28"/>
        </w:rPr>
        <w:t xml:space="preserve"> h</w:t>
      </w:r>
      <w:r w:rsidR="004B27B8">
        <w:rPr>
          <w:rFonts w:ascii="Cambria" w:hAnsi="Cambria"/>
          <w:bCs/>
          <w:sz w:val="28"/>
          <w:szCs w:val="28"/>
        </w:rPr>
        <w:t xml:space="preserve">e was very sorry, and </w:t>
      </w:r>
      <w:r w:rsidR="00446245">
        <w:rPr>
          <w:rFonts w:ascii="Cambria" w:hAnsi="Cambria"/>
          <w:bCs/>
          <w:sz w:val="28"/>
          <w:szCs w:val="28"/>
        </w:rPr>
        <w:t>all that. Started to buy</w:t>
      </w:r>
      <w:r w:rsidR="004B27B8">
        <w:rPr>
          <w:rFonts w:ascii="Cambria" w:hAnsi="Cambria"/>
          <w:bCs/>
          <w:sz w:val="28"/>
          <w:szCs w:val="28"/>
        </w:rPr>
        <w:t xml:space="preserve"> me stuff, took me for </w:t>
      </w:r>
      <w:r w:rsidR="00446245">
        <w:rPr>
          <w:rFonts w:ascii="Cambria" w:hAnsi="Cambria"/>
          <w:bCs/>
          <w:sz w:val="28"/>
          <w:szCs w:val="28"/>
        </w:rPr>
        <w:t xml:space="preserve">a few </w:t>
      </w:r>
      <w:r w:rsidR="004B27B8">
        <w:rPr>
          <w:rFonts w:ascii="Cambria" w:hAnsi="Cambria"/>
          <w:bCs/>
          <w:sz w:val="28"/>
          <w:szCs w:val="28"/>
        </w:rPr>
        <w:t xml:space="preserve">dinners to </w:t>
      </w:r>
      <w:ins w:id="27184" w:author="Daisy Watt" w:date="2026-06-24T14:19:00Z" w16du:dateUtc="2026-06-24T12:19:00Z">
        <w:r w:rsidR="00324487">
          <w:rPr>
            <w:rFonts w:ascii="Cambria" w:hAnsi="Cambria"/>
            <w:bCs/>
            <w:sz w:val="28"/>
            <w:szCs w:val="28"/>
          </w:rPr>
          <w:t>“</w:t>
        </w:r>
      </w:ins>
      <w:del w:id="27185" w:author="Daisy Watt" w:date="2026-06-24T14:19:00Z" w16du:dateUtc="2026-06-24T12:19:00Z">
        <w:r w:rsidR="004B27B8" w:rsidDel="00324487">
          <w:rPr>
            <w:rFonts w:ascii="Cambria" w:hAnsi="Cambria"/>
            <w:bCs/>
            <w:sz w:val="28"/>
            <w:szCs w:val="28"/>
          </w:rPr>
          <w:delText>‘</w:delText>
        </w:r>
      </w:del>
      <w:r w:rsidR="004B27B8">
        <w:rPr>
          <w:rFonts w:ascii="Cambria" w:hAnsi="Cambria"/>
          <w:bCs/>
          <w:sz w:val="28"/>
          <w:szCs w:val="28"/>
        </w:rPr>
        <w:t>explain</w:t>
      </w:r>
      <w:ins w:id="27186" w:author="Daisy Watt" w:date="2026-06-24T14:19:00Z" w16du:dateUtc="2026-06-24T12:19:00Z">
        <w:r w:rsidR="00324487">
          <w:rPr>
            <w:rFonts w:ascii="Cambria" w:hAnsi="Cambria"/>
            <w:bCs/>
            <w:sz w:val="28"/>
            <w:szCs w:val="28"/>
          </w:rPr>
          <w:t xml:space="preserve">” </w:t>
        </w:r>
      </w:ins>
      <w:del w:id="27187" w:author="Daisy Watt" w:date="2026-06-24T14:19:00Z" w16du:dateUtc="2026-06-24T12:19:00Z">
        <w:r w:rsidR="00ED7D92" w:rsidDel="00324487">
          <w:rPr>
            <w:rFonts w:ascii="Cambria" w:hAnsi="Cambria"/>
            <w:bCs/>
            <w:sz w:val="28"/>
            <w:szCs w:val="28"/>
          </w:rPr>
          <w:delText xml:space="preserve">’ </w:delText>
        </w:r>
      </w:del>
      <w:r w:rsidR="00ED7D92">
        <w:rPr>
          <w:rFonts w:ascii="Cambria" w:hAnsi="Cambria"/>
          <w:bCs/>
          <w:sz w:val="28"/>
          <w:szCs w:val="28"/>
        </w:rPr>
        <w:t>his position</w:t>
      </w:r>
      <w:r w:rsidR="004B27B8">
        <w:rPr>
          <w:rFonts w:ascii="Cambria" w:hAnsi="Cambria"/>
          <w:bCs/>
          <w:sz w:val="28"/>
          <w:szCs w:val="28"/>
        </w:rPr>
        <w:t xml:space="preserve"> but</w:t>
      </w:r>
      <w:r w:rsidR="00212609">
        <w:rPr>
          <w:rFonts w:ascii="Cambria" w:hAnsi="Cambria"/>
          <w:bCs/>
          <w:sz w:val="28"/>
          <w:szCs w:val="28"/>
        </w:rPr>
        <w:t>,</w:t>
      </w:r>
      <w:r w:rsidR="004B27B8">
        <w:rPr>
          <w:rFonts w:ascii="Cambria" w:hAnsi="Cambria"/>
          <w:bCs/>
          <w:sz w:val="28"/>
          <w:szCs w:val="28"/>
        </w:rPr>
        <w:t xml:space="preserve"> ultimately</w:t>
      </w:r>
      <w:r w:rsidR="00212609">
        <w:rPr>
          <w:rFonts w:ascii="Cambria" w:hAnsi="Cambria"/>
          <w:bCs/>
          <w:sz w:val="28"/>
          <w:szCs w:val="28"/>
        </w:rPr>
        <w:t>,</w:t>
      </w:r>
      <w:r w:rsidR="004B27B8">
        <w:rPr>
          <w:rFonts w:ascii="Cambria" w:hAnsi="Cambria"/>
          <w:bCs/>
          <w:sz w:val="28"/>
          <w:szCs w:val="28"/>
        </w:rPr>
        <w:t xml:space="preserve"> </w:t>
      </w:r>
      <w:r w:rsidR="00212609">
        <w:rPr>
          <w:rFonts w:ascii="Cambria" w:hAnsi="Cambria"/>
          <w:bCs/>
          <w:sz w:val="28"/>
          <w:szCs w:val="28"/>
        </w:rPr>
        <w:t>he said</w:t>
      </w:r>
      <w:r w:rsidR="004B27B8">
        <w:rPr>
          <w:rFonts w:ascii="Cambria" w:hAnsi="Cambria"/>
          <w:bCs/>
          <w:sz w:val="28"/>
          <w:szCs w:val="28"/>
        </w:rPr>
        <w:t xml:space="preserve"> to keep my mouth shut.</w:t>
      </w:r>
      <w:r w:rsidR="00E65A55">
        <w:rPr>
          <w:rFonts w:ascii="Cambria" w:hAnsi="Cambria"/>
          <w:bCs/>
          <w:sz w:val="28"/>
          <w:szCs w:val="28"/>
        </w:rPr>
        <w:t>’</w:t>
      </w:r>
    </w:p>
    <w:p w14:paraId="4C8181C4" w14:textId="00E8144C" w:rsidR="004B27B8" w:rsidRDefault="004B27B8" w:rsidP="001A7811">
      <w:pPr>
        <w:spacing w:line="360" w:lineRule="auto"/>
        <w:contextualSpacing/>
        <w:rPr>
          <w:rFonts w:ascii="Cambria" w:hAnsi="Cambria"/>
          <w:bCs/>
          <w:sz w:val="28"/>
          <w:szCs w:val="28"/>
        </w:rPr>
      </w:pPr>
      <w:r>
        <w:rPr>
          <w:rFonts w:ascii="Cambria" w:hAnsi="Cambria"/>
          <w:bCs/>
          <w:sz w:val="28"/>
          <w:szCs w:val="28"/>
        </w:rPr>
        <w:tab/>
        <w:t>‘</w:t>
      </w:r>
      <w:r w:rsidR="00F13F5F">
        <w:rPr>
          <w:rFonts w:ascii="Cambria" w:hAnsi="Cambria"/>
          <w:bCs/>
          <w:sz w:val="28"/>
          <w:szCs w:val="28"/>
        </w:rPr>
        <w:t>But</w:t>
      </w:r>
      <w:ins w:id="27188" w:author="Daisy Watt" w:date="2026-06-24T14:19:00Z" w16du:dateUtc="2026-06-24T12:19:00Z">
        <w:r w:rsidR="00324487">
          <w:rPr>
            <w:rFonts w:ascii="Cambria" w:hAnsi="Cambria"/>
            <w:bCs/>
            <w:sz w:val="28"/>
            <w:szCs w:val="28"/>
          </w:rPr>
          <w:t xml:space="preserve">, </w:t>
        </w:r>
      </w:ins>
      <w:del w:id="27189" w:author="Daisy Watt" w:date="2026-06-24T14:19:00Z" w16du:dateUtc="2026-06-24T12:19:00Z">
        <w:r w:rsidR="00F13F5F" w:rsidDel="00324487">
          <w:rPr>
            <w:rFonts w:ascii="Cambria" w:hAnsi="Cambria"/>
            <w:bCs/>
            <w:sz w:val="28"/>
            <w:szCs w:val="28"/>
          </w:rPr>
          <w:delText xml:space="preserve"> - </w:delText>
        </w:r>
      </w:del>
      <w:r w:rsidR="00F13F5F">
        <w:rPr>
          <w:rFonts w:ascii="Cambria" w:hAnsi="Cambria"/>
          <w:bCs/>
          <w:sz w:val="28"/>
          <w:szCs w:val="28"/>
        </w:rPr>
        <w:t>w</w:t>
      </w:r>
      <w:r>
        <w:rPr>
          <w:rFonts w:ascii="Cambria" w:hAnsi="Cambria"/>
          <w:bCs/>
          <w:sz w:val="28"/>
          <w:szCs w:val="28"/>
        </w:rPr>
        <w:t>hy?</w:t>
      </w:r>
      <w:r w:rsidR="00F13F5F">
        <w:rPr>
          <w:rFonts w:ascii="Cambria" w:hAnsi="Cambria"/>
          <w:bCs/>
          <w:sz w:val="28"/>
          <w:szCs w:val="28"/>
        </w:rPr>
        <w:t xml:space="preserve"> I thought Dex was a good guy</w:t>
      </w:r>
      <w:ins w:id="27190" w:author="Daisy Watt" w:date="2026-06-24T14:19:00Z" w16du:dateUtc="2026-06-24T12:19:00Z">
        <w:r w:rsidR="00324487">
          <w:rPr>
            <w:rFonts w:ascii="Cambria" w:hAnsi="Cambria"/>
            <w:bCs/>
            <w:sz w:val="28"/>
            <w:szCs w:val="28"/>
          </w:rPr>
          <w:t>.</w:t>
        </w:r>
      </w:ins>
      <w:del w:id="27191" w:author="Daisy Watt" w:date="2026-06-24T14:19:00Z" w16du:dateUtc="2026-06-24T12:19:00Z">
        <w:r w:rsidR="00F13F5F" w:rsidDel="00324487">
          <w:rPr>
            <w:rFonts w:ascii="Cambria" w:hAnsi="Cambria"/>
            <w:bCs/>
            <w:sz w:val="28"/>
            <w:szCs w:val="28"/>
          </w:rPr>
          <w:delText xml:space="preserve"> -</w:delText>
        </w:r>
      </w:del>
      <w:r>
        <w:rPr>
          <w:rFonts w:ascii="Cambria" w:hAnsi="Cambria"/>
          <w:bCs/>
          <w:sz w:val="28"/>
          <w:szCs w:val="28"/>
        </w:rPr>
        <w:t>’</w:t>
      </w:r>
    </w:p>
    <w:p w14:paraId="28665BFC" w14:textId="6BAA0B6B" w:rsidR="004B27B8" w:rsidDel="00986FB4" w:rsidRDefault="004B27B8" w:rsidP="001A7811">
      <w:pPr>
        <w:spacing w:line="360" w:lineRule="auto"/>
        <w:contextualSpacing/>
        <w:rPr>
          <w:del w:id="27192" w:author="Claire S" w:date="2026-06-05T18:11:00Z" w16du:dateUtc="2026-06-05T17:11:00Z"/>
          <w:rFonts w:ascii="Cambria" w:hAnsi="Cambria"/>
          <w:bCs/>
          <w:sz w:val="28"/>
          <w:szCs w:val="28"/>
        </w:rPr>
      </w:pPr>
      <w:r>
        <w:rPr>
          <w:rFonts w:ascii="Cambria" w:hAnsi="Cambria"/>
          <w:bCs/>
          <w:sz w:val="28"/>
          <w:szCs w:val="28"/>
        </w:rPr>
        <w:tab/>
        <w:t>‘</w:t>
      </w:r>
      <w:r w:rsidR="00F13F5F">
        <w:rPr>
          <w:rFonts w:ascii="Cambria" w:hAnsi="Cambria"/>
          <w:bCs/>
          <w:sz w:val="28"/>
          <w:szCs w:val="28"/>
        </w:rPr>
        <w:t>Don’t defend him</w:t>
      </w:r>
      <w:r w:rsidR="00C03EFE">
        <w:rPr>
          <w:rFonts w:ascii="Cambria" w:hAnsi="Cambria"/>
          <w:bCs/>
          <w:sz w:val="28"/>
          <w:szCs w:val="28"/>
        </w:rPr>
        <w:t>,</w:t>
      </w:r>
      <w:r>
        <w:rPr>
          <w:rFonts w:ascii="Cambria" w:hAnsi="Cambria"/>
          <w:bCs/>
          <w:sz w:val="28"/>
          <w:szCs w:val="28"/>
        </w:rPr>
        <w:t xml:space="preserve"> Clara</w:t>
      </w:r>
      <w:ins w:id="27193" w:author="Claire S" w:date="2026-06-05T18:11:00Z" w16du:dateUtc="2026-06-05T17:11:00Z">
        <w:r w:rsidR="00986FB4">
          <w:rPr>
            <w:rFonts w:ascii="Cambria" w:hAnsi="Cambria"/>
            <w:bCs/>
            <w:sz w:val="28"/>
            <w:szCs w:val="28"/>
          </w:rPr>
          <w:t>.</w:t>
        </w:r>
      </w:ins>
      <w:del w:id="27194" w:author="Claire S" w:date="2026-06-05T18:11:00Z" w16du:dateUtc="2026-06-05T17:11:00Z">
        <w:r w:rsidR="00C03EFE" w:rsidDel="00986FB4">
          <w:rPr>
            <w:rFonts w:ascii="Cambria" w:hAnsi="Cambria"/>
            <w:bCs/>
            <w:sz w:val="28"/>
            <w:szCs w:val="28"/>
          </w:rPr>
          <w:delText>!</w:delText>
        </w:r>
      </w:del>
      <w:r>
        <w:rPr>
          <w:rFonts w:ascii="Cambria" w:hAnsi="Cambria"/>
          <w:bCs/>
          <w:sz w:val="28"/>
          <w:szCs w:val="28"/>
        </w:rPr>
        <w:t xml:space="preserve"> Why d’you think?  Jackson makes Langley &amp; Co</w:t>
      </w:r>
      <w:ins w:id="27195" w:author="Daisy Watt" w:date="2026-06-24T14:19:00Z" w16du:dateUtc="2026-06-24T12:19:00Z">
        <w:r w:rsidR="00324487">
          <w:rPr>
            <w:rFonts w:ascii="Cambria" w:hAnsi="Cambria"/>
            <w:bCs/>
            <w:sz w:val="28"/>
            <w:szCs w:val="28"/>
          </w:rPr>
          <w:t>.</w:t>
        </w:r>
      </w:ins>
      <w:r>
        <w:rPr>
          <w:rFonts w:ascii="Cambria" w:hAnsi="Cambria"/>
          <w:bCs/>
          <w:sz w:val="28"/>
          <w:szCs w:val="28"/>
        </w:rPr>
        <w:t xml:space="preserve"> </w:t>
      </w:r>
      <w:r w:rsidR="00F13F5F">
        <w:rPr>
          <w:rFonts w:ascii="Cambria" w:hAnsi="Cambria"/>
          <w:bCs/>
          <w:sz w:val="28"/>
          <w:szCs w:val="28"/>
        </w:rPr>
        <w:t xml:space="preserve">literally </w:t>
      </w:r>
      <w:r>
        <w:rPr>
          <w:rFonts w:ascii="Cambria" w:hAnsi="Cambria"/>
          <w:bCs/>
          <w:sz w:val="28"/>
          <w:szCs w:val="28"/>
        </w:rPr>
        <w:t>millions</w:t>
      </w:r>
      <w:r w:rsidR="00446245">
        <w:rPr>
          <w:rFonts w:ascii="Cambria" w:hAnsi="Cambria"/>
          <w:bCs/>
          <w:sz w:val="28"/>
          <w:szCs w:val="28"/>
        </w:rPr>
        <w:t xml:space="preserve"> with hi</w:t>
      </w:r>
      <w:r w:rsidR="00F13F5F">
        <w:rPr>
          <w:rFonts w:ascii="Cambria" w:hAnsi="Cambria"/>
          <w:bCs/>
          <w:sz w:val="28"/>
          <w:szCs w:val="28"/>
        </w:rPr>
        <w:t>s shit books</w:t>
      </w:r>
      <w:r w:rsidR="003F0238">
        <w:rPr>
          <w:rFonts w:ascii="Cambria" w:hAnsi="Cambria"/>
          <w:bCs/>
          <w:sz w:val="28"/>
          <w:szCs w:val="28"/>
        </w:rPr>
        <w:t xml:space="preserve">.  Books </w:t>
      </w:r>
      <w:r w:rsidR="00F13F5F">
        <w:rPr>
          <w:rFonts w:ascii="Cambria" w:hAnsi="Cambria"/>
          <w:bCs/>
          <w:sz w:val="28"/>
          <w:szCs w:val="28"/>
        </w:rPr>
        <w:t>he doesn’t even write.</w:t>
      </w:r>
      <w:r w:rsidR="00446245">
        <w:rPr>
          <w:rFonts w:ascii="Cambria" w:hAnsi="Cambria"/>
          <w:bCs/>
          <w:sz w:val="28"/>
          <w:szCs w:val="28"/>
        </w:rPr>
        <w:t>’</w:t>
      </w:r>
      <w:r w:rsidR="003F0238">
        <w:rPr>
          <w:rFonts w:ascii="Cambria" w:hAnsi="Cambria"/>
          <w:bCs/>
          <w:sz w:val="28"/>
          <w:szCs w:val="28"/>
        </w:rPr>
        <w:t xml:space="preserve"> </w:t>
      </w:r>
      <w:r w:rsidR="00446245">
        <w:rPr>
          <w:rFonts w:ascii="Cambria" w:hAnsi="Cambria"/>
          <w:bCs/>
          <w:sz w:val="28"/>
          <w:szCs w:val="28"/>
        </w:rPr>
        <w:t xml:space="preserve">Violet’s face had gone very white again, </w:t>
      </w:r>
      <w:r w:rsidR="009D4D81">
        <w:rPr>
          <w:rFonts w:ascii="Cambria" w:hAnsi="Cambria"/>
          <w:bCs/>
          <w:sz w:val="28"/>
          <w:szCs w:val="28"/>
        </w:rPr>
        <w:t>a</w:t>
      </w:r>
      <w:r w:rsidR="00446245">
        <w:rPr>
          <w:rFonts w:ascii="Cambria" w:hAnsi="Cambria"/>
          <w:bCs/>
          <w:sz w:val="28"/>
          <w:szCs w:val="28"/>
        </w:rPr>
        <w:t xml:space="preserve"> brilliant </w:t>
      </w:r>
      <w:r w:rsidR="003F0238">
        <w:rPr>
          <w:rFonts w:ascii="Cambria" w:hAnsi="Cambria"/>
          <w:bCs/>
          <w:sz w:val="28"/>
          <w:szCs w:val="28"/>
        </w:rPr>
        <w:t>spot</w:t>
      </w:r>
      <w:r w:rsidR="00446245">
        <w:rPr>
          <w:rFonts w:ascii="Cambria" w:hAnsi="Cambria"/>
          <w:bCs/>
          <w:sz w:val="28"/>
          <w:szCs w:val="28"/>
        </w:rPr>
        <w:t xml:space="preserve"> of colour on </w:t>
      </w:r>
      <w:r w:rsidR="009D4D81">
        <w:rPr>
          <w:rFonts w:ascii="Cambria" w:hAnsi="Cambria"/>
          <w:bCs/>
          <w:sz w:val="28"/>
          <w:szCs w:val="28"/>
        </w:rPr>
        <w:t xml:space="preserve">each </w:t>
      </w:r>
      <w:r w:rsidR="00446245">
        <w:rPr>
          <w:rFonts w:ascii="Cambria" w:hAnsi="Cambria"/>
          <w:bCs/>
          <w:sz w:val="28"/>
          <w:szCs w:val="28"/>
        </w:rPr>
        <w:t>cheekbone. ‘W</w:t>
      </w:r>
      <w:r>
        <w:rPr>
          <w:rFonts w:ascii="Cambria" w:hAnsi="Cambria"/>
          <w:bCs/>
          <w:sz w:val="28"/>
          <w:szCs w:val="28"/>
        </w:rPr>
        <w:t>ho cares about some stupid little assistant</w:t>
      </w:r>
      <w:del w:id="27196" w:author="Daisy Watt" w:date="2026-06-24T14:20:00Z" w16du:dateUtc="2026-06-24T12:20:00Z">
        <w:r w:rsidR="009D4D81" w:rsidDel="007A4E40">
          <w:rPr>
            <w:rFonts w:ascii="Cambria" w:hAnsi="Cambria"/>
            <w:bCs/>
            <w:sz w:val="28"/>
            <w:szCs w:val="28"/>
          </w:rPr>
          <w:delText>?</w:delText>
        </w:r>
      </w:del>
      <w:ins w:id="27197" w:author="Daisy Watt" w:date="2026-06-24T14:20:00Z" w16du:dateUtc="2026-06-24T12:20:00Z">
        <w:r w:rsidR="007A4E40">
          <w:rPr>
            <w:rFonts w:ascii="Cambria" w:hAnsi="Cambria"/>
            <w:bCs/>
            <w:sz w:val="28"/>
            <w:szCs w:val="28"/>
          </w:rPr>
          <w:t>—</w:t>
        </w:r>
      </w:ins>
      <w:r w:rsidR="00446245">
        <w:rPr>
          <w:rFonts w:ascii="Cambria" w:hAnsi="Cambria"/>
          <w:bCs/>
          <w:sz w:val="28"/>
          <w:szCs w:val="28"/>
        </w:rPr>
        <w:t>’ she spat</w:t>
      </w:r>
      <w:ins w:id="27198" w:author="Daisy Watt" w:date="2026-06-24T14:20:00Z" w16du:dateUtc="2026-06-24T12:20:00Z">
        <w:r w:rsidR="007A4E40">
          <w:rPr>
            <w:rFonts w:ascii="Cambria" w:hAnsi="Cambria"/>
            <w:bCs/>
            <w:sz w:val="28"/>
            <w:szCs w:val="28"/>
          </w:rPr>
          <w:t>,</w:t>
        </w:r>
      </w:ins>
      <w:del w:id="27199" w:author="Daisy Watt" w:date="2026-06-24T14:20:00Z" w16du:dateUtc="2026-06-24T12:20:00Z">
        <w:r w:rsidR="009D4D81" w:rsidDel="007A4E40">
          <w:rPr>
            <w:rFonts w:ascii="Cambria" w:hAnsi="Cambria"/>
            <w:bCs/>
            <w:sz w:val="28"/>
            <w:szCs w:val="28"/>
          </w:rPr>
          <w:delText>.</w:delText>
        </w:r>
      </w:del>
      <w:r w:rsidR="00446245">
        <w:rPr>
          <w:rFonts w:ascii="Cambria" w:hAnsi="Cambria"/>
          <w:bCs/>
          <w:sz w:val="28"/>
          <w:szCs w:val="28"/>
        </w:rPr>
        <w:t xml:space="preserve"> ‘</w:t>
      </w:r>
      <w:del w:id="27200" w:author="Daisy Watt" w:date="2026-06-24T14:20:00Z" w16du:dateUtc="2026-06-24T12:20:00Z">
        <w:r w:rsidR="009D4D81" w:rsidDel="007A4E40">
          <w:rPr>
            <w:rFonts w:ascii="Cambria" w:hAnsi="Cambria"/>
            <w:bCs/>
            <w:sz w:val="28"/>
            <w:szCs w:val="28"/>
          </w:rPr>
          <w:delText>W</w:delText>
        </w:r>
      </w:del>
      <w:ins w:id="27201" w:author="Daisy Watt" w:date="2026-06-24T14:20:00Z" w16du:dateUtc="2026-06-24T12:20:00Z">
        <w:r w:rsidR="007A4E40">
          <w:rPr>
            <w:rFonts w:ascii="Cambria" w:hAnsi="Cambria"/>
            <w:bCs/>
            <w:sz w:val="28"/>
            <w:szCs w:val="28"/>
          </w:rPr>
          <w:t>—w</w:t>
        </w:r>
      </w:ins>
      <w:r>
        <w:rPr>
          <w:rFonts w:ascii="Cambria" w:hAnsi="Cambria"/>
          <w:bCs/>
          <w:sz w:val="28"/>
          <w:szCs w:val="28"/>
        </w:rPr>
        <w:t>ho can be replaced any time</w:t>
      </w:r>
      <w:del w:id="27202" w:author="Daisy Watt" w:date="2026-06-24T14:20:00Z" w16du:dateUtc="2026-06-24T12:20:00Z">
        <w:r w:rsidDel="007A4E40">
          <w:rPr>
            <w:rFonts w:ascii="Cambria" w:hAnsi="Cambria"/>
            <w:bCs/>
            <w:sz w:val="28"/>
            <w:szCs w:val="28"/>
          </w:rPr>
          <w:delText>.</w:delText>
        </w:r>
      </w:del>
      <w:ins w:id="27203" w:author="Daisy Watt" w:date="2026-06-24T14:20:00Z" w16du:dateUtc="2026-06-24T12:20:00Z">
        <w:r w:rsidR="007A4E40">
          <w:rPr>
            <w:rFonts w:ascii="Cambria" w:hAnsi="Cambria"/>
            <w:bCs/>
            <w:sz w:val="28"/>
            <w:szCs w:val="28"/>
          </w:rPr>
          <w:t>?</w:t>
        </w:r>
      </w:ins>
      <w:r>
        <w:rPr>
          <w:rFonts w:ascii="Cambria" w:hAnsi="Cambria"/>
          <w:bCs/>
          <w:sz w:val="28"/>
          <w:szCs w:val="28"/>
        </w:rPr>
        <w:t>’</w:t>
      </w:r>
    </w:p>
    <w:p w14:paraId="18C80AB9" w14:textId="0CECFC4E" w:rsidR="0034163A" w:rsidRPr="009D4D81" w:rsidRDefault="0034163A" w:rsidP="001A7811">
      <w:pPr>
        <w:spacing w:line="360" w:lineRule="auto"/>
        <w:contextualSpacing/>
        <w:rPr>
          <w:rFonts w:ascii="Cambria" w:hAnsi="Cambria"/>
          <w:b/>
          <w:i/>
          <w:iCs/>
          <w:sz w:val="28"/>
          <w:szCs w:val="28"/>
        </w:rPr>
      </w:pPr>
      <w:del w:id="27204" w:author="Claire S" w:date="2026-06-05T18:11:00Z" w16du:dateUtc="2026-06-05T17:11:00Z">
        <w:r w:rsidDel="00986FB4">
          <w:rPr>
            <w:rFonts w:ascii="Cambria" w:hAnsi="Cambria"/>
            <w:bCs/>
            <w:sz w:val="28"/>
            <w:szCs w:val="28"/>
          </w:rPr>
          <w:tab/>
          <w:delText>Clara thought back to the original wording of the list</w:delText>
        </w:r>
        <w:r w:rsidR="009D4D81" w:rsidDel="00986FB4">
          <w:rPr>
            <w:rFonts w:ascii="Cambria" w:hAnsi="Cambria"/>
            <w:bCs/>
            <w:sz w:val="28"/>
            <w:szCs w:val="28"/>
          </w:rPr>
          <w:delText>:</w:delText>
        </w:r>
        <w:r w:rsidRPr="009D4D81" w:rsidDel="00986FB4">
          <w:rPr>
            <w:rFonts w:ascii="Cambria" w:hAnsi="Cambria"/>
            <w:b/>
            <w:i/>
            <w:iCs/>
            <w:sz w:val="28"/>
            <w:szCs w:val="28"/>
          </w:rPr>
          <w:delText xml:space="preserve"> </w:delText>
        </w:r>
        <w:r w:rsidR="00E65A55" w:rsidRPr="009D4D81" w:rsidDel="00986FB4">
          <w:rPr>
            <w:rFonts w:ascii="Cambria" w:hAnsi="Cambria"/>
            <w:b/>
            <w:i/>
            <w:iCs/>
            <w:sz w:val="28"/>
            <w:szCs w:val="28"/>
          </w:rPr>
          <w:delText>‘For those who didn’t help.’</w:delText>
        </w:r>
      </w:del>
    </w:p>
    <w:p w14:paraId="6536D04B" w14:textId="5781359A" w:rsidR="00E65A55" w:rsidRDefault="00E65A55" w:rsidP="001A7811">
      <w:pPr>
        <w:spacing w:line="360" w:lineRule="auto"/>
        <w:contextualSpacing/>
        <w:rPr>
          <w:rFonts w:ascii="Cambria" w:hAnsi="Cambria"/>
          <w:bCs/>
          <w:sz w:val="28"/>
          <w:szCs w:val="28"/>
        </w:rPr>
      </w:pPr>
      <w:r>
        <w:rPr>
          <w:rFonts w:ascii="Cambria" w:hAnsi="Cambria"/>
          <w:bCs/>
          <w:sz w:val="28"/>
          <w:szCs w:val="28"/>
        </w:rPr>
        <w:tab/>
        <w:t>‘Bu</w:t>
      </w:r>
      <w:ins w:id="27205" w:author="Daisy Watt" w:date="2026-06-24T14:20:00Z" w16du:dateUtc="2026-06-24T12:20:00Z">
        <w:r w:rsidR="007A4E40">
          <w:rPr>
            <w:rFonts w:ascii="Cambria" w:hAnsi="Cambria"/>
            <w:bCs/>
            <w:sz w:val="28"/>
            <w:szCs w:val="28"/>
          </w:rPr>
          <w:t>t…</w:t>
        </w:r>
      </w:ins>
      <w:del w:id="27206" w:author="Daisy Watt" w:date="2026-06-24T14:20:00Z" w16du:dateUtc="2026-06-24T12:20:00Z">
        <w:r w:rsidDel="007A4E40">
          <w:rPr>
            <w:rFonts w:ascii="Cambria" w:hAnsi="Cambria"/>
            <w:bCs/>
            <w:sz w:val="28"/>
            <w:szCs w:val="28"/>
          </w:rPr>
          <w:delText>t</w:delText>
        </w:r>
        <w:r w:rsidR="00142B9A" w:rsidDel="007A4E40">
          <w:rPr>
            <w:rFonts w:ascii="Cambria" w:hAnsi="Cambria"/>
            <w:bCs/>
            <w:sz w:val="28"/>
            <w:szCs w:val="28"/>
          </w:rPr>
          <w:delText xml:space="preserve"> -</w:delText>
        </w:r>
      </w:del>
      <w:r>
        <w:rPr>
          <w:rFonts w:ascii="Cambria" w:hAnsi="Cambria"/>
          <w:bCs/>
          <w:sz w:val="28"/>
          <w:szCs w:val="28"/>
        </w:rPr>
        <w:t xml:space="preserve">’ </w:t>
      </w:r>
      <w:r w:rsidR="00446245">
        <w:rPr>
          <w:rFonts w:ascii="Cambria" w:hAnsi="Cambria"/>
          <w:bCs/>
          <w:sz w:val="28"/>
          <w:szCs w:val="28"/>
        </w:rPr>
        <w:t>Clara</w:t>
      </w:r>
      <w:r>
        <w:rPr>
          <w:rFonts w:ascii="Cambria" w:hAnsi="Cambria"/>
          <w:bCs/>
          <w:sz w:val="28"/>
          <w:szCs w:val="28"/>
        </w:rPr>
        <w:t xml:space="preserve"> </w:t>
      </w:r>
      <w:r w:rsidR="00142B9A">
        <w:rPr>
          <w:rFonts w:ascii="Cambria" w:hAnsi="Cambria"/>
          <w:bCs/>
          <w:sz w:val="28"/>
          <w:szCs w:val="28"/>
        </w:rPr>
        <w:t>squirmed. ‘I</w:t>
      </w:r>
      <w:r w:rsidR="004B27B8">
        <w:rPr>
          <w:rFonts w:ascii="Cambria" w:hAnsi="Cambria"/>
          <w:bCs/>
          <w:sz w:val="28"/>
          <w:szCs w:val="28"/>
        </w:rPr>
        <w:t xml:space="preserve">f </w:t>
      </w:r>
      <w:r w:rsidR="009D4D81">
        <w:rPr>
          <w:rFonts w:ascii="Cambria" w:hAnsi="Cambria"/>
          <w:bCs/>
          <w:sz w:val="28"/>
          <w:szCs w:val="28"/>
        </w:rPr>
        <w:t>it was you who</w:t>
      </w:r>
      <w:r w:rsidR="004B27B8">
        <w:rPr>
          <w:rFonts w:ascii="Cambria" w:hAnsi="Cambria"/>
          <w:bCs/>
          <w:sz w:val="28"/>
          <w:szCs w:val="28"/>
        </w:rPr>
        <w:t xml:space="preserve"> wrote the List, well, </w:t>
      </w:r>
      <w:r w:rsidR="00F13F5F">
        <w:rPr>
          <w:rFonts w:ascii="Cambria" w:hAnsi="Cambria"/>
          <w:bCs/>
          <w:sz w:val="28"/>
          <w:szCs w:val="28"/>
        </w:rPr>
        <w:t>why did you put me on it?</w:t>
      </w:r>
      <w:del w:id="27207" w:author="Claire S" w:date="2026-06-05T18:11:00Z" w16du:dateUtc="2026-06-05T17:11:00Z">
        <w:r w:rsidR="00F13F5F" w:rsidDel="00986FB4">
          <w:rPr>
            <w:rFonts w:ascii="Cambria" w:hAnsi="Cambria"/>
            <w:bCs/>
            <w:sz w:val="28"/>
            <w:szCs w:val="28"/>
          </w:rPr>
          <w:delText xml:space="preserve"> </w:delText>
        </w:r>
      </w:del>
      <w:r w:rsidR="00F13F5F">
        <w:rPr>
          <w:rFonts w:ascii="Cambria" w:hAnsi="Cambria"/>
          <w:bCs/>
          <w:sz w:val="28"/>
          <w:szCs w:val="28"/>
        </w:rPr>
        <w:t xml:space="preserve"> I mean,</w:t>
      </w:r>
      <w:r w:rsidR="009D4D81">
        <w:rPr>
          <w:rFonts w:ascii="Cambria" w:hAnsi="Cambria"/>
          <w:bCs/>
          <w:sz w:val="28"/>
          <w:szCs w:val="28"/>
        </w:rPr>
        <w:t>’ she took a deep breath, ‘</w:t>
      </w:r>
      <w:r w:rsidR="004B27B8">
        <w:rPr>
          <w:rFonts w:ascii="Cambria" w:hAnsi="Cambria"/>
          <w:bCs/>
          <w:sz w:val="28"/>
          <w:szCs w:val="28"/>
        </w:rPr>
        <w:t>I</w:t>
      </w:r>
      <w:r w:rsidR="00142B9A">
        <w:rPr>
          <w:rFonts w:ascii="Cambria" w:hAnsi="Cambria"/>
          <w:bCs/>
          <w:sz w:val="28"/>
          <w:szCs w:val="28"/>
        </w:rPr>
        <w:t xml:space="preserve"> didn’t let you down, did I?’</w:t>
      </w:r>
    </w:p>
    <w:p w14:paraId="079545EB" w14:textId="4ACC10CA" w:rsidR="00142B9A" w:rsidRDefault="00142B9A" w:rsidP="001A7811">
      <w:pPr>
        <w:spacing w:line="360" w:lineRule="auto"/>
        <w:contextualSpacing/>
        <w:rPr>
          <w:rFonts w:ascii="Cambria" w:hAnsi="Cambria"/>
          <w:bCs/>
          <w:sz w:val="28"/>
          <w:szCs w:val="28"/>
        </w:rPr>
      </w:pPr>
      <w:r>
        <w:rPr>
          <w:rFonts w:ascii="Cambria" w:hAnsi="Cambria"/>
          <w:bCs/>
          <w:sz w:val="28"/>
          <w:szCs w:val="28"/>
        </w:rPr>
        <w:tab/>
        <w:t>‘</w:t>
      </w:r>
      <w:r w:rsidR="00F13F5F">
        <w:rPr>
          <w:rFonts w:ascii="Cambria" w:hAnsi="Cambria"/>
          <w:bCs/>
          <w:sz w:val="28"/>
          <w:szCs w:val="28"/>
        </w:rPr>
        <w:t>Yeah, you did</w:t>
      </w:r>
      <w:r>
        <w:rPr>
          <w:rFonts w:ascii="Cambria" w:hAnsi="Cambria"/>
          <w:bCs/>
          <w:sz w:val="28"/>
          <w:szCs w:val="28"/>
        </w:rPr>
        <w:t>.’ Violet was breathing very heavily</w:t>
      </w:r>
      <w:r w:rsidR="004B27B8">
        <w:rPr>
          <w:rFonts w:ascii="Cambria" w:hAnsi="Cambria"/>
          <w:bCs/>
          <w:sz w:val="28"/>
          <w:szCs w:val="28"/>
        </w:rPr>
        <w:t xml:space="preserve"> now</w:t>
      </w:r>
      <w:r>
        <w:rPr>
          <w:rFonts w:ascii="Cambria" w:hAnsi="Cambria"/>
          <w:bCs/>
          <w:sz w:val="28"/>
          <w:szCs w:val="28"/>
        </w:rPr>
        <w:t>. Perhaps she was having a panic attack, Clara thought</w:t>
      </w:r>
      <w:r w:rsidR="00F13F5F">
        <w:rPr>
          <w:rFonts w:ascii="Cambria" w:hAnsi="Cambria"/>
          <w:bCs/>
          <w:sz w:val="28"/>
          <w:szCs w:val="28"/>
        </w:rPr>
        <w:t>, her own stomach churning</w:t>
      </w:r>
      <w:r>
        <w:rPr>
          <w:rFonts w:ascii="Cambria" w:hAnsi="Cambria"/>
          <w:bCs/>
          <w:sz w:val="28"/>
          <w:szCs w:val="28"/>
        </w:rPr>
        <w:t xml:space="preserve">. </w:t>
      </w:r>
      <w:r w:rsidR="004B27B8">
        <w:rPr>
          <w:rFonts w:ascii="Cambria" w:hAnsi="Cambria"/>
          <w:bCs/>
          <w:sz w:val="28"/>
          <w:szCs w:val="28"/>
        </w:rPr>
        <w:t>‘</w:t>
      </w:r>
      <w:r w:rsidR="00F13F5F">
        <w:rPr>
          <w:rFonts w:ascii="Cambria" w:hAnsi="Cambria"/>
          <w:bCs/>
          <w:sz w:val="28"/>
          <w:szCs w:val="28"/>
        </w:rPr>
        <w:t>I tried to tell you that night in the club, but y</w:t>
      </w:r>
      <w:r w:rsidR="004B27B8">
        <w:rPr>
          <w:rFonts w:ascii="Cambria" w:hAnsi="Cambria"/>
          <w:bCs/>
          <w:sz w:val="28"/>
          <w:szCs w:val="28"/>
        </w:rPr>
        <w:t>ou didn’t even listen.</w:t>
      </w:r>
      <w:ins w:id="27208" w:author="Claire S" w:date="2026-06-06T10:19:00Z" w16du:dateUtc="2026-06-06T09:19:00Z">
        <w:r w:rsidR="00173157">
          <w:rPr>
            <w:rFonts w:ascii="Cambria" w:hAnsi="Cambria"/>
            <w:bCs/>
            <w:sz w:val="28"/>
            <w:szCs w:val="28"/>
          </w:rPr>
          <w:t xml:space="preserve">  You and your promotion</w:t>
        </w:r>
      </w:ins>
      <w:ins w:id="27209" w:author="Claire S" w:date="2026-08-03T18:25:00Z" w16du:dateUtc="2026-08-03T17:25:00Z">
        <w:r w:rsidR="008E6A6F">
          <w:rPr>
            <w:rFonts w:ascii="Cambria" w:hAnsi="Cambria"/>
            <w:bCs/>
            <w:sz w:val="28"/>
            <w:szCs w:val="28"/>
          </w:rPr>
          <w:t xml:space="preserve"> after all that business with Ruth,</w:t>
        </w:r>
      </w:ins>
      <w:ins w:id="27210" w:author="Claire S" w:date="2026-06-06T10:19:00Z" w16du:dateUtc="2026-06-06T09:19:00Z">
        <w:r w:rsidR="00173157">
          <w:rPr>
            <w:rFonts w:ascii="Cambria" w:hAnsi="Cambria"/>
            <w:bCs/>
            <w:sz w:val="28"/>
            <w:szCs w:val="28"/>
          </w:rPr>
          <w:t xml:space="preserve"> an</w:t>
        </w:r>
      </w:ins>
      <w:ins w:id="27211" w:author="Daisy Watt" w:date="2026-06-24T14:21:00Z" w16du:dateUtc="2026-06-24T12:21:00Z">
        <w:r w:rsidR="00A9519F">
          <w:rPr>
            <w:rFonts w:ascii="Cambria" w:hAnsi="Cambria"/>
            <w:bCs/>
            <w:sz w:val="28"/>
            <w:szCs w:val="28"/>
          </w:rPr>
          <w:t>d…</w:t>
        </w:r>
      </w:ins>
      <w:ins w:id="27212" w:author="Claire S" w:date="2026-06-06T10:19:00Z" w16du:dateUtc="2026-06-06T09:19:00Z">
        <w:del w:id="27213" w:author="Daisy Watt" w:date="2026-06-24T14:21:00Z" w16du:dateUtc="2026-06-24T12:21:00Z">
          <w:r w:rsidR="00173157" w:rsidDel="00A9519F">
            <w:rPr>
              <w:rFonts w:ascii="Cambria" w:hAnsi="Cambria"/>
              <w:bCs/>
              <w:sz w:val="28"/>
              <w:szCs w:val="28"/>
            </w:rPr>
            <w:delText>d –</w:delText>
          </w:r>
        </w:del>
        <w:r w:rsidR="00173157">
          <w:rPr>
            <w:rFonts w:ascii="Cambria" w:hAnsi="Cambria"/>
            <w:bCs/>
            <w:sz w:val="28"/>
            <w:szCs w:val="28"/>
          </w:rPr>
          <w:t xml:space="preserve"> you were leaving me behind</w:t>
        </w:r>
        <w:del w:id="27214" w:author="Daisy Watt" w:date="2026-06-24T14:21:00Z" w16du:dateUtc="2026-06-24T12:21:00Z">
          <w:r w:rsidR="00173157" w:rsidDel="00A9519F">
            <w:rPr>
              <w:rFonts w:ascii="Cambria" w:hAnsi="Cambria"/>
              <w:bCs/>
              <w:sz w:val="28"/>
              <w:szCs w:val="28"/>
            </w:rPr>
            <w:delText>, and not listening</w:delText>
          </w:r>
        </w:del>
        <w:r w:rsidR="00173157">
          <w:rPr>
            <w:rFonts w:ascii="Cambria" w:hAnsi="Cambria"/>
            <w:bCs/>
            <w:sz w:val="28"/>
            <w:szCs w:val="28"/>
          </w:rPr>
          <w:t>.</w:t>
        </w:r>
      </w:ins>
      <w:r w:rsidR="004B27B8">
        <w:rPr>
          <w:rFonts w:ascii="Cambria" w:hAnsi="Cambria"/>
          <w:bCs/>
          <w:sz w:val="28"/>
          <w:szCs w:val="28"/>
        </w:rPr>
        <w:t>’</w:t>
      </w:r>
    </w:p>
    <w:p w14:paraId="492A286E" w14:textId="3F30584E" w:rsidR="00084F36" w:rsidRDefault="004B27B8" w:rsidP="001A7811">
      <w:pPr>
        <w:spacing w:line="360" w:lineRule="auto"/>
        <w:contextualSpacing/>
        <w:rPr>
          <w:rFonts w:ascii="Cambria" w:hAnsi="Cambria"/>
          <w:bCs/>
          <w:sz w:val="28"/>
          <w:szCs w:val="28"/>
        </w:rPr>
      </w:pPr>
      <w:r>
        <w:rPr>
          <w:rFonts w:ascii="Cambria" w:hAnsi="Cambria"/>
          <w:bCs/>
          <w:sz w:val="28"/>
          <w:szCs w:val="28"/>
        </w:rPr>
        <w:tab/>
        <w:t>‘I don’t think I understood. I was very drunk</w:t>
      </w:r>
      <w:ins w:id="27215" w:author="Claire S" w:date="2026-08-03T18:26:00Z" w16du:dateUtc="2026-08-03T17:26:00Z">
        <w:r w:rsidR="008E6A6F">
          <w:rPr>
            <w:rFonts w:ascii="Cambria" w:hAnsi="Cambria"/>
            <w:bCs/>
            <w:sz w:val="28"/>
            <w:szCs w:val="28"/>
          </w:rPr>
          <w:t xml:space="preserve"> that night</w:t>
        </w:r>
      </w:ins>
      <w:ins w:id="27216" w:author="Daisy Watt" w:date="2026-06-24T14:21:00Z" w16du:dateUtc="2026-06-24T12:21:00Z">
        <w:r w:rsidR="00A9519F">
          <w:rPr>
            <w:rFonts w:ascii="Cambria" w:hAnsi="Cambria"/>
            <w:bCs/>
            <w:sz w:val="28"/>
            <w:szCs w:val="28"/>
          </w:rPr>
          <w:t>.</w:t>
        </w:r>
      </w:ins>
      <w:del w:id="27217" w:author="Daisy Watt" w:date="2026-06-24T14:21:00Z" w16du:dateUtc="2026-06-24T12:21:00Z">
        <w:r w:rsidR="006E39B0" w:rsidDel="00A9519F">
          <w:rPr>
            <w:rFonts w:ascii="Cambria" w:hAnsi="Cambria"/>
            <w:bCs/>
            <w:sz w:val="28"/>
            <w:szCs w:val="28"/>
          </w:rPr>
          <w:delText xml:space="preserve"> -</w:delText>
        </w:r>
      </w:del>
      <w:r>
        <w:rPr>
          <w:rFonts w:ascii="Cambria" w:hAnsi="Cambria"/>
          <w:bCs/>
          <w:sz w:val="28"/>
          <w:szCs w:val="28"/>
        </w:rPr>
        <w:t xml:space="preserve">’ </w:t>
      </w:r>
      <w:r w:rsidR="00F13F5F">
        <w:rPr>
          <w:rFonts w:ascii="Cambria" w:hAnsi="Cambria"/>
          <w:bCs/>
          <w:sz w:val="28"/>
          <w:szCs w:val="28"/>
        </w:rPr>
        <w:t>C</w:t>
      </w:r>
      <w:r w:rsidR="00DC3AED">
        <w:rPr>
          <w:rFonts w:ascii="Cambria" w:hAnsi="Cambria"/>
          <w:bCs/>
          <w:sz w:val="28"/>
          <w:szCs w:val="28"/>
        </w:rPr>
        <w:t xml:space="preserve">lara </w:t>
      </w:r>
      <w:r w:rsidR="00F13F5F">
        <w:rPr>
          <w:rFonts w:ascii="Cambria" w:hAnsi="Cambria"/>
          <w:bCs/>
          <w:sz w:val="28"/>
          <w:szCs w:val="28"/>
        </w:rPr>
        <w:t>wince</w:t>
      </w:r>
      <w:r w:rsidR="00DC3AED">
        <w:rPr>
          <w:rFonts w:ascii="Cambria" w:hAnsi="Cambria"/>
          <w:bCs/>
          <w:sz w:val="28"/>
          <w:szCs w:val="28"/>
        </w:rPr>
        <w:t>d</w:t>
      </w:r>
      <w:r w:rsidR="00F13F5F">
        <w:rPr>
          <w:rFonts w:ascii="Cambria" w:hAnsi="Cambria"/>
          <w:bCs/>
          <w:sz w:val="28"/>
          <w:szCs w:val="28"/>
        </w:rPr>
        <w:t xml:space="preserve"> at the memory</w:t>
      </w:r>
      <w:r w:rsidR="00DC3AED">
        <w:rPr>
          <w:rFonts w:ascii="Cambria" w:hAnsi="Cambria"/>
          <w:bCs/>
          <w:sz w:val="28"/>
          <w:szCs w:val="28"/>
        </w:rPr>
        <w:t>.</w:t>
      </w:r>
      <w:r w:rsidR="00084F36">
        <w:rPr>
          <w:rFonts w:ascii="Cambria" w:hAnsi="Cambria"/>
          <w:bCs/>
          <w:sz w:val="28"/>
          <w:szCs w:val="28"/>
        </w:rPr>
        <w:t xml:space="preserve"> ‘I’m sorry</w:t>
      </w:r>
      <w:ins w:id="27218" w:author="Claire S" w:date="2026-08-03T23:31:00Z" w16du:dateUtc="2026-08-03T22:31:00Z">
        <w:r w:rsidR="004F560A">
          <w:rPr>
            <w:rFonts w:ascii="Cambria" w:hAnsi="Cambria"/>
            <w:bCs/>
            <w:sz w:val="28"/>
            <w:szCs w:val="28"/>
          </w:rPr>
          <w:t>, t</w:t>
        </w:r>
      </w:ins>
      <w:del w:id="27219" w:author="Claire S" w:date="2026-08-03T23:31:00Z" w16du:dateUtc="2026-08-03T22:31:00Z">
        <w:r w:rsidR="006E39B0" w:rsidDel="004F560A">
          <w:rPr>
            <w:rFonts w:ascii="Cambria" w:hAnsi="Cambria"/>
            <w:bCs/>
            <w:sz w:val="28"/>
            <w:szCs w:val="28"/>
          </w:rPr>
          <w:delText>,</w:delText>
        </w:r>
      </w:del>
      <w:ins w:id="27220" w:author="Daisy Watt" w:date="2026-06-24T14:21:00Z" w16du:dateUtc="2026-06-24T12:21:00Z">
        <w:del w:id="27221" w:author="Claire S" w:date="2026-08-03T23:31:00Z" w16du:dateUtc="2026-08-03T22:31:00Z">
          <w:r w:rsidR="00A9519F" w:rsidDel="004F560A">
            <w:rPr>
              <w:rFonts w:ascii="Cambria" w:hAnsi="Cambria"/>
              <w:bCs/>
              <w:sz w:val="28"/>
              <w:szCs w:val="28"/>
            </w:rPr>
            <w:delText xml:space="preserve"> though.</w:delText>
          </w:r>
        </w:del>
      </w:ins>
      <w:del w:id="27222" w:author="Claire S" w:date="2026-08-03T23:31:00Z" w16du:dateUtc="2026-08-03T22:31:00Z">
        <w:r w:rsidR="006E39B0" w:rsidDel="004F560A">
          <w:rPr>
            <w:rFonts w:ascii="Cambria" w:hAnsi="Cambria"/>
            <w:bCs/>
            <w:sz w:val="28"/>
            <w:szCs w:val="28"/>
          </w:rPr>
          <w:delText xml:space="preserve"> </w:delText>
        </w:r>
      </w:del>
      <w:del w:id="27223" w:author="Daisy Watt" w:date="2026-06-24T14:21:00Z" w16du:dateUtc="2026-06-24T12:21:00Z">
        <w:r w:rsidR="006E39B0" w:rsidDel="00A9519F">
          <w:rPr>
            <w:rFonts w:ascii="Cambria" w:hAnsi="Cambria"/>
            <w:bCs/>
            <w:sz w:val="28"/>
            <w:szCs w:val="28"/>
          </w:rPr>
          <w:delText>t</w:delText>
        </w:r>
      </w:del>
      <w:ins w:id="27224" w:author="Daisy Watt" w:date="2026-06-24T14:21:00Z" w16du:dateUtc="2026-06-24T12:21:00Z">
        <w:del w:id="27225" w:author="Claire S" w:date="2026-08-03T23:31:00Z" w16du:dateUtc="2026-08-03T22:31:00Z">
          <w:r w:rsidR="00A9519F" w:rsidDel="004F560A">
            <w:rPr>
              <w:rFonts w:ascii="Cambria" w:hAnsi="Cambria"/>
              <w:bCs/>
              <w:sz w:val="28"/>
              <w:szCs w:val="28"/>
            </w:rPr>
            <w:delText>T</w:delText>
          </w:r>
        </w:del>
      </w:ins>
      <w:r w:rsidR="006E39B0">
        <w:rPr>
          <w:rFonts w:ascii="Cambria" w:hAnsi="Cambria"/>
          <w:bCs/>
          <w:sz w:val="28"/>
          <w:szCs w:val="28"/>
        </w:rPr>
        <w:t>hat’s a shit excuse</w:t>
      </w:r>
      <w:del w:id="27226" w:author="Daisy Watt" w:date="2026-06-24T14:21:00Z" w16du:dateUtc="2026-06-24T12:21:00Z">
        <w:r w:rsidR="006E39B0" w:rsidDel="00A9519F">
          <w:rPr>
            <w:rFonts w:ascii="Cambria" w:hAnsi="Cambria"/>
            <w:bCs/>
            <w:sz w:val="28"/>
            <w:szCs w:val="28"/>
          </w:rPr>
          <w:delText xml:space="preserve"> though</w:delText>
        </w:r>
      </w:del>
      <w:r w:rsidR="006E39B0">
        <w:rPr>
          <w:rFonts w:ascii="Cambria" w:hAnsi="Cambria"/>
          <w:bCs/>
          <w:sz w:val="28"/>
          <w:szCs w:val="28"/>
        </w:rPr>
        <w:t xml:space="preserve">. </w:t>
      </w:r>
      <w:ins w:id="27227" w:author="Claire S" w:date="2026-06-05T18:11:00Z" w16du:dateUtc="2026-06-05T17:11:00Z">
        <w:r w:rsidR="00986FB4">
          <w:rPr>
            <w:rFonts w:ascii="Cambria" w:hAnsi="Cambria"/>
            <w:bCs/>
            <w:sz w:val="28"/>
            <w:szCs w:val="28"/>
          </w:rPr>
          <w:t>It was just</w:t>
        </w:r>
      </w:ins>
      <w:ins w:id="27228" w:author="Claire S" w:date="2026-06-05T18:12:00Z" w16du:dateUtc="2026-06-05T17:12:00Z">
        <w:r w:rsidR="00986FB4">
          <w:rPr>
            <w:rFonts w:ascii="Cambria" w:hAnsi="Cambria"/>
            <w:bCs/>
            <w:sz w:val="28"/>
            <w:szCs w:val="28"/>
          </w:rPr>
          <w:t xml:space="preserve"> after Sam, and everything – but </w:t>
        </w:r>
      </w:ins>
      <w:r w:rsidR="006E39B0">
        <w:rPr>
          <w:rFonts w:ascii="Cambria" w:hAnsi="Cambria"/>
          <w:bCs/>
          <w:sz w:val="28"/>
          <w:szCs w:val="28"/>
        </w:rPr>
        <w:t>I really</w:t>
      </w:r>
      <w:r w:rsidR="00084F36">
        <w:rPr>
          <w:rFonts w:ascii="Cambria" w:hAnsi="Cambria"/>
          <w:bCs/>
          <w:sz w:val="28"/>
          <w:szCs w:val="28"/>
        </w:rPr>
        <w:t xml:space="preserve"> </w:t>
      </w:r>
      <w:r w:rsidR="00C03EFE">
        <w:rPr>
          <w:rFonts w:ascii="Cambria" w:hAnsi="Cambria"/>
          <w:bCs/>
          <w:sz w:val="28"/>
          <w:szCs w:val="28"/>
        </w:rPr>
        <w:t>didn’t</w:t>
      </w:r>
      <w:r w:rsidR="00084F36">
        <w:rPr>
          <w:rFonts w:ascii="Cambria" w:hAnsi="Cambria"/>
          <w:bCs/>
          <w:sz w:val="28"/>
          <w:szCs w:val="28"/>
        </w:rPr>
        <w:t xml:space="preserve"> mean to let you down.’</w:t>
      </w:r>
      <w:r w:rsidR="00215D62">
        <w:rPr>
          <w:rFonts w:ascii="Cambria" w:hAnsi="Cambria"/>
          <w:bCs/>
          <w:sz w:val="28"/>
          <w:szCs w:val="28"/>
        </w:rPr>
        <w:t xml:space="preserve"> </w:t>
      </w:r>
      <w:del w:id="27229" w:author="Daisy Watt" w:date="2026-06-24T14:21:00Z" w16du:dateUtc="2026-06-24T12:21:00Z">
        <w:r w:rsidR="00084F36" w:rsidDel="007070D3">
          <w:rPr>
            <w:rFonts w:ascii="Cambria" w:hAnsi="Cambria"/>
            <w:bCs/>
            <w:sz w:val="28"/>
            <w:szCs w:val="28"/>
          </w:rPr>
          <w:delText>But h</w:delText>
        </w:r>
      </w:del>
      <w:ins w:id="27230" w:author="Daisy Watt" w:date="2026-06-24T14:21:00Z" w16du:dateUtc="2026-06-24T12:21:00Z">
        <w:r w:rsidR="007070D3">
          <w:rPr>
            <w:rFonts w:ascii="Cambria" w:hAnsi="Cambria"/>
            <w:bCs/>
            <w:sz w:val="28"/>
            <w:szCs w:val="28"/>
          </w:rPr>
          <w:t>H</w:t>
        </w:r>
      </w:ins>
      <w:r w:rsidR="00084F36">
        <w:rPr>
          <w:rFonts w:ascii="Cambria" w:hAnsi="Cambria"/>
          <w:bCs/>
          <w:sz w:val="28"/>
          <w:szCs w:val="28"/>
        </w:rPr>
        <w:t xml:space="preserve">owever sorry she was, it didn’t take away the fact that Violet had </w:t>
      </w:r>
      <w:r w:rsidR="006E39B0">
        <w:rPr>
          <w:rFonts w:ascii="Cambria" w:hAnsi="Cambria"/>
          <w:bCs/>
          <w:sz w:val="28"/>
          <w:szCs w:val="28"/>
        </w:rPr>
        <w:t xml:space="preserve">just literally </w:t>
      </w:r>
      <w:r w:rsidR="00084F36">
        <w:rPr>
          <w:rFonts w:ascii="Cambria" w:hAnsi="Cambria"/>
          <w:bCs/>
          <w:sz w:val="28"/>
          <w:szCs w:val="28"/>
        </w:rPr>
        <w:t xml:space="preserve">admitted to Dex’s murder. </w:t>
      </w:r>
      <w:del w:id="27231" w:author="Daisy Watt" w:date="2026-06-24T14:22:00Z" w16du:dateUtc="2026-06-24T12:22:00Z">
        <w:r w:rsidR="00084F36" w:rsidDel="0040346E">
          <w:rPr>
            <w:rFonts w:ascii="Cambria" w:hAnsi="Cambria"/>
            <w:bCs/>
            <w:sz w:val="28"/>
            <w:szCs w:val="28"/>
          </w:rPr>
          <w:delText xml:space="preserve"> </w:delText>
        </w:r>
      </w:del>
      <w:r w:rsidR="00084F36">
        <w:rPr>
          <w:rFonts w:ascii="Cambria" w:hAnsi="Cambria"/>
          <w:bCs/>
          <w:sz w:val="28"/>
          <w:szCs w:val="28"/>
        </w:rPr>
        <w:t>Though how the hell she’d managed that alone, God only kn</w:t>
      </w:r>
      <w:r w:rsidR="007466C0">
        <w:rPr>
          <w:rFonts w:ascii="Cambria" w:hAnsi="Cambria"/>
          <w:bCs/>
          <w:sz w:val="28"/>
          <w:szCs w:val="28"/>
        </w:rPr>
        <w:t>e</w:t>
      </w:r>
      <w:r w:rsidR="00084F36">
        <w:rPr>
          <w:rFonts w:ascii="Cambria" w:hAnsi="Cambria"/>
          <w:bCs/>
          <w:sz w:val="28"/>
          <w:szCs w:val="28"/>
        </w:rPr>
        <w:t xml:space="preserve">w. </w:t>
      </w:r>
      <w:ins w:id="27232" w:author="Claire S" w:date="2026-06-05T18:12:00Z" w16du:dateUtc="2026-06-05T17:12:00Z">
        <w:r w:rsidR="00986FB4">
          <w:rPr>
            <w:rFonts w:ascii="Cambria" w:hAnsi="Cambria"/>
            <w:bCs/>
            <w:sz w:val="28"/>
            <w:szCs w:val="28"/>
          </w:rPr>
          <w:t>Violet was tiny, and Dex was a tall, strong man.</w:t>
        </w:r>
      </w:ins>
    </w:p>
    <w:p w14:paraId="7B53B525" w14:textId="254CA0CB" w:rsidR="00084F36" w:rsidRDefault="00084F36" w:rsidP="001A7811">
      <w:pPr>
        <w:spacing w:line="360" w:lineRule="auto"/>
        <w:contextualSpacing/>
        <w:rPr>
          <w:rFonts w:ascii="Cambria" w:hAnsi="Cambria"/>
          <w:bCs/>
          <w:sz w:val="28"/>
          <w:szCs w:val="28"/>
        </w:rPr>
      </w:pPr>
      <w:r>
        <w:rPr>
          <w:rFonts w:ascii="Cambria" w:hAnsi="Cambria"/>
          <w:bCs/>
          <w:sz w:val="28"/>
          <w:szCs w:val="28"/>
        </w:rPr>
        <w:tab/>
        <w:t>‘Did Phil help you kill Dex?’</w:t>
      </w:r>
    </w:p>
    <w:p w14:paraId="211560A8" w14:textId="04138793" w:rsidR="00084F36" w:rsidRDefault="00084F36" w:rsidP="001A7811">
      <w:pPr>
        <w:spacing w:line="360" w:lineRule="auto"/>
        <w:contextualSpacing/>
        <w:rPr>
          <w:rFonts w:ascii="Cambria" w:hAnsi="Cambria"/>
          <w:bCs/>
          <w:sz w:val="28"/>
          <w:szCs w:val="28"/>
        </w:rPr>
      </w:pPr>
      <w:r>
        <w:rPr>
          <w:rFonts w:ascii="Cambria" w:hAnsi="Cambria"/>
          <w:bCs/>
          <w:sz w:val="28"/>
          <w:szCs w:val="28"/>
        </w:rPr>
        <w:tab/>
        <w:t>‘No</w:t>
      </w:r>
      <w:del w:id="27233" w:author="Daisy Watt" w:date="2026-06-24T14:22:00Z" w16du:dateUtc="2026-06-24T12:22:00Z">
        <w:r w:rsidDel="00974A28">
          <w:rPr>
            <w:rFonts w:ascii="Cambria" w:hAnsi="Cambria"/>
            <w:bCs/>
            <w:sz w:val="28"/>
            <w:szCs w:val="28"/>
          </w:rPr>
          <w:delText>,</w:delText>
        </w:r>
      </w:del>
      <w:ins w:id="27234" w:author="Daisy Watt" w:date="2026-06-24T14:22:00Z" w16du:dateUtc="2026-06-24T12:22:00Z">
        <w:r w:rsidR="00974A28">
          <w:rPr>
            <w:rFonts w:ascii="Cambria" w:hAnsi="Cambria"/>
            <w:bCs/>
            <w:sz w:val="28"/>
            <w:szCs w:val="28"/>
          </w:rPr>
          <w:t>.</w:t>
        </w:r>
      </w:ins>
      <w:r>
        <w:rPr>
          <w:rFonts w:ascii="Cambria" w:hAnsi="Cambria"/>
          <w:bCs/>
          <w:sz w:val="28"/>
          <w:szCs w:val="28"/>
        </w:rPr>
        <w:t>’ Violet shrugged. ‘I</w:t>
      </w:r>
      <w:r w:rsidR="007466C0">
        <w:rPr>
          <w:rFonts w:ascii="Cambria" w:hAnsi="Cambria"/>
          <w:bCs/>
          <w:sz w:val="28"/>
          <w:szCs w:val="28"/>
        </w:rPr>
        <w:t xml:space="preserve">t </w:t>
      </w:r>
      <w:r>
        <w:rPr>
          <w:rFonts w:ascii="Cambria" w:hAnsi="Cambria"/>
          <w:bCs/>
          <w:sz w:val="28"/>
          <w:szCs w:val="28"/>
        </w:rPr>
        <w:t>was all me.</w:t>
      </w:r>
      <w:r w:rsidR="007466C0">
        <w:rPr>
          <w:rFonts w:ascii="Cambria" w:hAnsi="Cambria"/>
          <w:bCs/>
          <w:sz w:val="28"/>
          <w:szCs w:val="28"/>
        </w:rPr>
        <w:t xml:space="preserve"> </w:t>
      </w:r>
      <w:del w:id="27235" w:author="Claire S" w:date="2026-06-05T18:12:00Z" w16du:dateUtc="2026-06-05T17:12:00Z">
        <w:r w:rsidR="007466C0" w:rsidDel="00986FB4">
          <w:rPr>
            <w:rFonts w:ascii="Cambria" w:hAnsi="Cambria"/>
            <w:bCs/>
            <w:sz w:val="28"/>
            <w:szCs w:val="28"/>
          </w:rPr>
          <w:delText xml:space="preserve">He </w:delText>
        </w:r>
      </w:del>
      <w:ins w:id="27236" w:author="Claire S" w:date="2026-06-05T18:12:00Z" w16du:dateUtc="2026-06-05T17:12:00Z">
        <w:r w:rsidR="00986FB4">
          <w:rPr>
            <w:rFonts w:ascii="Cambria" w:hAnsi="Cambria"/>
            <w:bCs/>
            <w:sz w:val="28"/>
            <w:szCs w:val="28"/>
          </w:rPr>
          <w:t xml:space="preserve">Phil </w:t>
        </w:r>
      </w:ins>
      <w:r w:rsidR="007466C0">
        <w:rPr>
          <w:rFonts w:ascii="Cambria" w:hAnsi="Cambria"/>
          <w:bCs/>
          <w:sz w:val="28"/>
          <w:szCs w:val="28"/>
        </w:rPr>
        <w:t xml:space="preserve">just </w:t>
      </w:r>
      <w:del w:id="27237" w:author="Claire S" w:date="2026-06-05T18:12:00Z" w16du:dateUtc="2026-06-05T17:12:00Z">
        <w:r w:rsidR="007466C0" w:rsidDel="00986FB4">
          <w:rPr>
            <w:rFonts w:ascii="Cambria" w:hAnsi="Cambria"/>
            <w:bCs/>
            <w:sz w:val="28"/>
            <w:szCs w:val="28"/>
          </w:rPr>
          <w:delText xml:space="preserve">messed </w:delText>
        </w:r>
      </w:del>
      <w:ins w:id="27238" w:author="Claire S" w:date="2026-06-05T18:12:00Z" w16du:dateUtc="2026-06-05T17:12:00Z">
        <w:r w:rsidR="00986FB4">
          <w:rPr>
            <w:rFonts w:ascii="Cambria" w:hAnsi="Cambria"/>
            <w:bCs/>
            <w:sz w:val="28"/>
            <w:szCs w:val="28"/>
          </w:rPr>
          <w:t>sorted</w:t>
        </w:r>
      </w:ins>
      <w:del w:id="27239" w:author="Claire S" w:date="2026-06-05T18:12:00Z" w16du:dateUtc="2026-06-05T17:12:00Z">
        <w:r w:rsidR="007466C0" w:rsidDel="00986FB4">
          <w:rPr>
            <w:rFonts w:ascii="Cambria" w:hAnsi="Cambria"/>
            <w:bCs/>
            <w:sz w:val="28"/>
            <w:szCs w:val="28"/>
          </w:rPr>
          <w:delText>with</w:delText>
        </w:r>
      </w:del>
      <w:r w:rsidR="007466C0">
        <w:rPr>
          <w:rFonts w:ascii="Cambria" w:hAnsi="Cambria"/>
          <w:bCs/>
          <w:sz w:val="28"/>
          <w:szCs w:val="28"/>
        </w:rPr>
        <w:t xml:space="preserve"> the CCTV</w:t>
      </w:r>
      <w:r w:rsidR="00AD303B">
        <w:rPr>
          <w:rFonts w:ascii="Cambria" w:hAnsi="Cambria"/>
          <w:bCs/>
          <w:sz w:val="28"/>
          <w:szCs w:val="28"/>
        </w:rPr>
        <w:t>, switched it on and off,</w:t>
      </w:r>
      <w:r w:rsidR="009C03C4">
        <w:rPr>
          <w:rFonts w:ascii="Cambria" w:hAnsi="Cambria"/>
          <w:bCs/>
          <w:sz w:val="28"/>
          <w:szCs w:val="28"/>
        </w:rPr>
        <w:t xml:space="preserve"> so I could get in and out</w:t>
      </w:r>
      <w:r w:rsidR="000E1309">
        <w:rPr>
          <w:rFonts w:ascii="Cambria" w:hAnsi="Cambria"/>
          <w:bCs/>
          <w:sz w:val="28"/>
          <w:szCs w:val="28"/>
        </w:rPr>
        <w:t xml:space="preserve"> of the building</w:t>
      </w:r>
      <w:r w:rsidR="00AD303B">
        <w:rPr>
          <w:rFonts w:ascii="Cambria" w:hAnsi="Cambria"/>
          <w:bCs/>
          <w:sz w:val="28"/>
          <w:szCs w:val="28"/>
        </w:rPr>
        <w:t>.</w:t>
      </w:r>
      <w:r w:rsidR="009C03C4">
        <w:rPr>
          <w:rFonts w:ascii="Cambria" w:hAnsi="Cambria"/>
          <w:bCs/>
          <w:sz w:val="28"/>
          <w:szCs w:val="28"/>
        </w:rPr>
        <w:t xml:space="preserve"> </w:t>
      </w:r>
      <w:ins w:id="27240" w:author="Claire S" w:date="2026-06-06T10:20:00Z" w16du:dateUtc="2026-06-06T09:20:00Z">
        <w:r w:rsidR="0090716D">
          <w:rPr>
            <w:rFonts w:ascii="Cambria" w:hAnsi="Cambria"/>
            <w:bCs/>
            <w:sz w:val="28"/>
            <w:szCs w:val="28"/>
          </w:rPr>
          <w:t xml:space="preserve">Helped make it look like Jackson was </w:t>
        </w:r>
      </w:ins>
      <w:ins w:id="27241" w:author="Claire S" w:date="2026-06-08T17:38:00Z" w16du:dateUtc="2026-06-08T16:38:00Z">
        <w:r w:rsidR="004E296D">
          <w:rPr>
            <w:rFonts w:ascii="Cambria" w:hAnsi="Cambria"/>
            <w:bCs/>
            <w:sz w:val="28"/>
            <w:szCs w:val="28"/>
          </w:rPr>
          <w:t xml:space="preserve">still </w:t>
        </w:r>
      </w:ins>
      <w:ins w:id="27242" w:author="Claire S" w:date="2026-06-06T10:20:00Z" w16du:dateUtc="2026-06-06T09:20:00Z">
        <w:r w:rsidR="0090716D">
          <w:rPr>
            <w:rFonts w:ascii="Cambria" w:hAnsi="Cambria"/>
            <w:bCs/>
            <w:sz w:val="28"/>
            <w:szCs w:val="28"/>
          </w:rPr>
          <w:t>in the building</w:t>
        </w:r>
      </w:ins>
      <w:ins w:id="27243" w:author="Claire S" w:date="2026-06-08T17:38:00Z" w16du:dateUtc="2026-06-08T16:38:00Z">
        <w:r w:rsidR="00ED113B">
          <w:rPr>
            <w:rFonts w:ascii="Cambria" w:hAnsi="Cambria"/>
            <w:bCs/>
            <w:sz w:val="28"/>
            <w:szCs w:val="28"/>
          </w:rPr>
          <w:t>,</w:t>
        </w:r>
      </w:ins>
      <w:ins w:id="27244" w:author="Claire S" w:date="2026-06-06T10:20:00Z" w16du:dateUtc="2026-06-06T09:20:00Z">
        <w:r w:rsidR="0090716D">
          <w:rPr>
            <w:rFonts w:ascii="Cambria" w:hAnsi="Cambria"/>
            <w:bCs/>
            <w:sz w:val="28"/>
            <w:szCs w:val="28"/>
          </w:rPr>
          <w:t xml:space="preserve"> after he’d actually left.</w:t>
        </w:r>
      </w:ins>
      <w:r w:rsidR="009C03C4">
        <w:rPr>
          <w:rFonts w:ascii="Cambria" w:hAnsi="Cambria"/>
          <w:bCs/>
          <w:sz w:val="28"/>
          <w:szCs w:val="28"/>
        </w:rPr>
        <w:t xml:space="preserve"> And he helped me get Dex back here</w:t>
      </w:r>
      <w:r w:rsidR="000E1309">
        <w:rPr>
          <w:rFonts w:ascii="Cambria" w:hAnsi="Cambria"/>
          <w:bCs/>
          <w:sz w:val="28"/>
          <w:szCs w:val="28"/>
        </w:rPr>
        <w:t>, under false pretences.</w:t>
      </w:r>
      <w:r w:rsidR="009C03C4">
        <w:rPr>
          <w:rFonts w:ascii="Cambria" w:hAnsi="Cambria"/>
          <w:bCs/>
          <w:sz w:val="28"/>
          <w:szCs w:val="28"/>
        </w:rPr>
        <w:t>’</w:t>
      </w:r>
    </w:p>
    <w:p w14:paraId="6494205F" w14:textId="42D643A2" w:rsidR="009C03C4" w:rsidRDefault="009C03C4" w:rsidP="001A7811">
      <w:pPr>
        <w:spacing w:line="360" w:lineRule="auto"/>
        <w:contextualSpacing/>
        <w:rPr>
          <w:rFonts w:ascii="Cambria" w:hAnsi="Cambria"/>
          <w:bCs/>
          <w:sz w:val="28"/>
          <w:szCs w:val="28"/>
        </w:rPr>
      </w:pPr>
      <w:r>
        <w:rPr>
          <w:rFonts w:ascii="Cambria" w:hAnsi="Cambria"/>
          <w:bCs/>
          <w:sz w:val="28"/>
          <w:szCs w:val="28"/>
        </w:rPr>
        <w:tab/>
      </w:r>
      <w:ins w:id="27245" w:author="Claire S" w:date="2026-06-06T10:20:00Z" w16du:dateUtc="2026-06-06T09:20:00Z">
        <w:r w:rsidR="00E867E9">
          <w:rPr>
            <w:rFonts w:ascii="Cambria" w:hAnsi="Cambria"/>
            <w:bCs/>
            <w:sz w:val="28"/>
            <w:szCs w:val="28"/>
          </w:rPr>
          <w:t>‘Oh</w:t>
        </w:r>
      </w:ins>
      <w:ins w:id="27246" w:author="Daisy Watt" w:date="2026-06-24T14:23:00Z" w16du:dateUtc="2026-06-24T12:23:00Z">
        <w:r w:rsidR="00A62C3E">
          <w:rPr>
            <w:rFonts w:ascii="Cambria" w:hAnsi="Cambria"/>
            <w:bCs/>
            <w:sz w:val="28"/>
            <w:szCs w:val="28"/>
          </w:rPr>
          <w:t>,</w:t>
        </w:r>
      </w:ins>
      <w:ins w:id="27247" w:author="Claire S" w:date="2026-06-06T10:20:00Z" w16du:dateUtc="2026-06-06T09:20:00Z">
        <w:r w:rsidR="00E867E9">
          <w:rPr>
            <w:rFonts w:ascii="Cambria" w:hAnsi="Cambria"/>
            <w:bCs/>
            <w:sz w:val="28"/>
            <w:szCs w:val="28"/>
          </w:rPr>
          <w:t xml:space="preserve"> God.’ So</w:t>
        </w:r>
      </w:ins>
      <w:ins w:id="27248" w:author="Daisy Watt" w:date="2026-06-24T14:23:00Z" w16du:dateUtc="2026-06-24T12:23:00Z">
        <w:r w:rsidR="00A62C3E">
          <w:rPr>
            <w:rFonts w:ascii="Cambria" w:hAnsi="Cambria"/>
            <w:bCs/>
            <w:sz w:val="28"/>
            <w:szCs w:val="28"/>
          </w:rPr>
          <w:t>,</w:t>
        </w:r>
      </w:ins>
      <w:ins w:id="27249" w:author="Claire S" w:date="2026-06-06T10:20:00Z" w16du:dateUtc="2026-06-06T09:20:00Z">
        <w:r w:rsidR="00E867E9">
          <w:rPr>
            <w:rFonts w:ascii="Cambria" w:hAnsi="Cambria"/>
            <w:bCs/>
            <w:sz w:val="28"/>
            <w:szCs w:val="28"/>
          </w:rPr>
          <w:t xml:space="preserve"> t</w:t>
        </w:r>
      </w:ins>
      <w:del w:id="27250" w:author="Claire S" w:date="2026-06-06T10:20:00Z" w16du:dateUtc="2026-06-06T09:20:00Z">
        <w:r w:rsidDel="00E867E9">
          <w:rPr>
            <w:rFonts w:ascii="Cambria" w:hAnsi="Cambria"/>
            <w:bCs/>
            <w:sz w:val="28"/>
            <w:szCs w:val="28"/>
          </w:rPr>
          <w:delText>T</w:delText>
        </w:r>
      </w:del>
      <w:r>
        <w:rPr>
          <w:rFonts w:ascii="Cambria" w:hAnsi="Cambria"/>
          <w:bCs/>
          <w:sz w:val="28"/>
          <w:szCs w:val="28"/>
        </w:rPr>
        <w:t>he young man</w:t>
      </w:r>
      <w:r w:rsidR="00215D62">
        <w:rPr>
          <w:rFonts w:ascii="Cambria" w:hAnsi="Cambria"/>
          <w:bCs/>
          <w:sz w:val="28"/>
          <w:szCs w:val="28"/>
        </w:rPr>
        <w:t xml:space="preserve"> in the hoodie</w:t>
      </w:r>
      <w:r w:rsidR="00215118">
        <w:rPr>
          <w:rFonts w:ascii="Cambria" w:hAnsi="Cambria"/>
          <w:bCs/>
          <w:sz w:val="28"/>
          <w:szCs w:val="28"/>
        </w:rPr>
        <w:t xml:space="preserve"> who showed up</w:t>
      </w:r>
      <w:r>
        <w:rPr>
          <w:rFonts w:ascii="Cambria" w:hAnsi="Cambria"/>
          <w:bCs/>
          <w:sz w:val="28"/>
          <w:szCs w:val="28"/>
        </w:rPr>
        <w:t xml:space="preserve"> on the </w:t>
      </w:r>
      <w:ins w:id="27251" w:author="Claire S" w:date="2026-06-06T10:20:00Z" w16du:dateUtc="2026-06-06T09:20:00Z">
        <w:r w:rsidR="00E867E9">
          <w:rPr>
            <w:rFonts w:ascii="Cambria" w:hAnsi="Cambria"/>
            <w:bCs/>
            <w:sz w:val="28"/>
            <w:szCs w:val="28"/>
          </w:rPr>
          <w:t xml:space="preserve">Ring </w:t>
        </w:r>
      </w:ins>
      <w:del w:id="27252" w:author="Claire S" w:date="2026-06-06T10:20:00Z" w16du:dateUtc="2026-06-06T09:20:00Z">
        <w:r w:rsidDel="00E867E9">
          <w:rPr>
            <w:rFonts w:ascii="Cambria" w:hAnsi="Cambria"/>
            <w:bCs/>
            <w:sz w:val="28"/>
            <w:szCs w:val="28"/>
          </w:rPr>
          <w:delText xml:space="preserve">video </w:delText>
        </w:r>
      </w:del>
      <w:r>
        <w:rPr>
          <w:rFonts w:ascii="Cambria" w:hAnsi="Cambria"/>
          <w:bCs/>
          <w:sz w:val="28"/>
          <w:szCs w:val="28"/>
        </w:rPr>
        <w:t>footage at Savannah’s</w:t>
      </w:r>
      <w:r w:rsidR="00215118">
        <w:rPr>
          <w:rFonts w:ascii="Cambria" w:hAnsi="Cambria"/>
          <w:bCs/>
          <w:sz w:val="28"/>
          <w:szCs w:val="28"/>
        </w:rPr>
        <w:t xml:space="preserve"> house</w:t>
      </w:r>
      <w:del w:id="27253" w:author="Daisy Watt" w:date="2026-06-24T14:23:00Z" w16du:dateUtc="2026-06-24T12:23:00Z">
        <w:r w:rsidDel="00A62C3E">
          <w:rPr>
            <w:rFonts w:ascii="Cambria" w:hAnsi="Cambria"/>
            <w:bCs/>
            <w:sz w:val="28"/>
            <w:szCs w:val="28"/>
          </w:rPr>
          <w:delText>;</w:delText>
        </w:r>
      </w:del>
      <w:ins w:id="27254" w:author="Daisy Watt" w:date="2026-06-24T14:23:00Z" w16du:dateUtc="2026-06-24T12:23:00Z">
        <w:r w:rsidR="00A62C3E">
          <w:rPr>
            <w:rFonts w:ascii="Cambria" w:hAnsi="Cambria"/>
            <w:bCs/>
            <w:sz w:val="28"/>
            <w:szCs w:val="28"/>
          </w:rPr>
          <w:t xml:space="preserve"> –</w:t>
        </w:r>
      </w:ins>
      <w:r>
        <w:rPr>
          <w:rFonts w:ascii="Cambria" w:hAnsi="Cambria"/>
          <w:bCs/>
          <w:sz w:val="28"/>
          <w:szCs w:val="28"/>
        </w:rPr>
        <w:t xml:space="preserve"> that must have been Phil.</w:t>
      </w:r>
      <w:ins w:id="27255" w:author="Claire S" w:date="2026-06-05T18:12:00Z" w16du:dateUtc="2026-06-05T17:12:00Z">
        <w:r w:rsidR="00986FB4">
          <w:rPr>
            <w:rFonts w:ascii="Cambria" w:hAnsi="Cambria"/>
            <w:bCs/>
            <w:sz w:val="28"/>
            <w:szCs w:val="28"/>
          </w:rPr>
          <w:t xml:space="preserve">  Not </w:t>
        </w:r>
        <w:del w:id="27256" w:author="Daisy Watt" w:date="2026-06-24T14:23:00Z" w16du:dateUtc="2026-06-24T12:23:00Z">
          <w:r w:rsidR="00986FB4" w:rsidDel="005C4C74">
            <w:rPr>
              <w:rFonts w:ascii="Cambria" w:hAnsi="Cambria"/>
              <w:bCs/>
              <w:sz w:val="28"/>
              <w:szCs w:val="28"/>
            </w:rPr>
            <w:delText>Clara’s b</w:delText>
          </w:r>
        </w:del>
      </w:ins>
      <w:ins w:id="27257" w:author="Claire S" w:date="2026-06-05T18:13:00Z" w16du:dateUtc="2026-06-05T17:13:00Z">
        <w:del w:id="27258" w:author="Daisy Watt" w:date="2026-06-24T14:23:00Z" w16du:dateUtc="2026-06-24T12:23:00Z">
          <w:r w:rsidR="00986FB4" w:rsidDel="005C4C74">
            <w:rPr>
              <w:rFonts w:ascii="Cambria" w:hAnsi="Cambria"/>
              <w:bCs/>
              <w:sz w:val="28"/>
              <w:szCs w:val="28"/>
            </w:rPr>
            <w:delText xml:space="preserve">rother </w:delText>
          </w:r>
        </w:del>
      </w:ins>
      <w:ins w:id="27259" w:author="Claire S" w:date="2026-06-05T18:12:00Z" w16du:dateUtc="2026-06-05T17:12:00Z">
        <w:r w:rsidR="00986FB4">
          <w:rPr>
            <w:rFonts w:ascii="Cambria" w:hAnsi="Cambria"/>
            <w:bCs/>
            <w:sz w:val="28"/>
            <w:szCs w:val="28"/>
          </w:rPr>
          <w:t>Adam</w:t>
        </w:r>
        <w:del w:id="27260" w:author="Daisy Watt" w:date="2026-06-24T14:23:00Z" w16du:dateUtc="2026-06-24T12:23:00Z">
          <w:r w:rsidR="00986FB4" w:rsidDel="005C4C74">
            <w:rPr>
              <w:rFonts w:ascii="Cambria" w:hAnsi="Cambria"/>
              <w:bCs/>
              <w:sz w:val="28"/>
              <w:szCs w:val="28"/>
            </w:rPr>
            <w:delText xml:space="preserve">, </w:delText>
          </w:r>
        </w:del>
      </w:ins>
      <w:ins w:id="27261" w:author="Claire S" w:date="2026-06-05T18:13:00Z" w16du:dateUtc="2026-06-05T17:13:00Z">
        <w:del w:id="27262" w:author="Daisy Watt" w:date="2026-06-24T14:23:00Z" w16du:dateUtc="2026-06-24T12:23:00Z">
          <w:r w:rsidR="00986FB4" w:rsidDel="005C4C74">
            <w:rPr>
              <w:rFonts w:ascii="Cambria" w:hAnsi="Cambria"/>
              <w:bCs/>
              <w:sz w:val="28"/>
              <w:szCs w:val="28"/>
            </w:rPr>
            <w:delText>a</w:delText>
          </w:r>
        </w:del>
      </w:ins>
      <w:ins w:id="27263" w:author="Daisy Watt" w:date="2026-06-24T14:23:00Z" w16du:dateUtc="2026-06-24T12:23:00Z">
        <w:r w:rsidR="00B47A34">
          <w:rPr>
            <w:rFonts w:ascii="Cambria" w:hAnsi="Cambria"/>
            <w:bCs/>
            <w:sz w:val="28"/>
            <w:szCs w:val="28"/>
          </w:rPr>
          <w:t xml:space="preserve"> – a</w:t>
        </w:r>
      </w:ins>
      <w:ins w:id="27264" w:author="Claire S" w:date="2026-06-05T18:13:00Z" w16du:dateUtc="2026-06-05T17:13:00Z">
        <w:r w:rsidR="00986FB4">
          <w:rPr>
            <w:rFonts w:ascii="Cambria" w:hAnsi="Cambria"/>
            <w:bCs/>
            <w:sz w:val="28"/>
            <w:szCs w:val="28"/>
          </w:rPr>
          <w:t xml:space="preserve">nd </w:t>
        </w:r>
      </w:ins>
      <w:ins w:id="27265" w:author="Claire S" w:date="2026-06-05T18:12:00Z" w16du:dateUtc="2026-06-05T17:12:00Z">
        <w:r w:rsidR="00986FB4">
          <w:rPr>
            <w:rFonts w:ascii="Cambria" w:hAnsi="Cambria"/>
            <w:bCs/>
            <w:sz w:val="28"/>
            <w:szCs w:val="28"/>
          </w:rPr>
          <w:t xml:space="preserve">even though </w:t>
        </w:r>
      </w:ins>
      <w:ins w:id="27266" w:author="Claire S" w:date="2026-06-05T18:13:00Z" w16du:dateUtc="2026-06-05T17:13:00Z">
        <w:r w:rsidR="00986FB4">
          <w:rPr>
            <w:rFonts w:ascii="Cambria" w:hAnsi="Cambria"/>
            <w:bCs/>
            <w:sz w:val="28"/>
            <w:szCs w:val="28"/>
          </w:rPr>
          <w:t>C</w:t>
        </w:r>
      </w:ins>
      <w:ins w:id="27267" w:author="Claire S" w:date="2026-06-05T18:12:00Z" w16du:dateUtc="2026-06-05T17:12:00Z">
        <w:r w:rsidR="00986FB4">
          <w:rPr>
            <w:rFonts w:ascii="Cambria" w:hAnsi="Cambria"/>
            <w:bCs/>
            <w:sz w:val="28"/>
            <w:szCs w:val="28"/>
          </w:rPr>
          <w:t>lara had known that</w:t>
        </w:r>
      </w:ins>
      <w:ins w:id="27268" w:author="Claire S" w:date="2026-08-03T18:28:00Z" w16du:dateUtc="2026-08-03T17:28:00Z">
        <w:r w:rsidR="005F265A">
          <w:rPr>
            <w:rFonts w:ascii="Cambria" w:hAnsi="Cambria"/>
            <w:bCs/>
            <w:sz w:val="28"/>
            <w:szCs w:val="28"/>
          </w:rPr>
          <w:t xml:space="preserve"> deep down</w:t>
        </w:r>
      </w:ins>
      <w:ins w:id="27269" w:author="Claire S" w:date="2026-06-05T18:12:00Z" w16du:dateUtc="2026-06-05T17:12:00Z">
        <w:r w:rsidR="00986FB4">
          <w:rPr>
            <w:rFonts w:ascii="Cambria" w:hAnsi="Cambria"/>
            <w:bCs/>
            <w:sz w:val="28"/>
            <w:szCs w:val="28"/>
          </w:rPr>
          <w:t>, it was still a relief</w:t>
        </w:r>
      </w:ins>
      <w:ins w:id="27270" w:author="Claire S" w:date="2026-06-05T18:13:00Z" w16du:dateUtc="2026-06-05T17:13:00Z">
        <w:r w:rsidR="00986FB4">
          <w:rPr>
            <w:rFonts w:ascii="Cambria" w:hAnsi="Cambria"/>
            <w:bCs/>
            <w:sz w:val="28"/>
            <w:szCs w:val="28"/>
          </w:rPr>
          <w:t xml:space="preserve"> to hear</w:t>
        </w:r>
      </w:ins>
      <w:ins w:id="27271" w:author="Claire S" w:date="2026-06-05T18:12:00Z" w16du:dateUtc="2026-06-05T17:12:00Z">
        <w:r w:rsidR="00986FB4">
          <w:rPr>
            <w:rFonts w:ascii="Cambria" w:hAnsi="Cambria"/>
            <w:bCs/>
            <w:sz w:val="28"/>
            <w:szCs w:val="28"/>
          </w:rPr>
          <w:t>.</w:t>
        </w:r>
      </w:ins>
      <w:ins w:id="27272" w:author="Claire S" w:date="2026-06-05T18:13:00Z" w16du:dateUtc="2026-06-05T17:13:00Z">
        <w:r w:rsidR="00986FB4">
          <w:rPr>
            <w:rFonts w:ascii="Cambria" w:hAnsi="Cambria"/>
            <w:bCs/>
            <w:sz w:val="28"/>
            <w:szCs w:val="28"/>
          </w:rPr>
          <w:t xml:space="preserve">  But none of the rest of it was a relief.  It was </w:t>
        </w:r>
      </w:ins>
      <w:ins w:id="27273" w:author="Claire S" w:date="2026-06-06T10:20:00Z" w16du:dateUtc="2026-06-06T09:20:00Z">
        <w:r w:rsidR="00E867E9">
          <w:rPr>
            <w:rFonts w:ascii="Cambria" w:hAnsi="Cambria"/>
            <w:bCs/>
            <w:sz w:val="28"/>
            <w:szCs w:val="28"/>
          </w:rPr>
          <w:t xml:space="preserve">all </w:t>
        </w:r>
      </w:ins>
      <w:ins w:id="27274" w:author="Claire S" w:date="2026-06-05T18:13:00Z" w16du:dateUtc="2026-06-05T17:13:00Z">
        <w:r w:rsidR="00986FB4">
          <w:rPr>
            <w:rFonts w:ascii="Cambria" w:hAnsi="Cambria"/>
            <w:bCs/>
            <w:sz w:val="28"/>
            <w:szCs w:val="28"/>
          </w:rPr>
          <w:t>just terrible.</w:t>
        </w:r>
      </w:ins>
    </w:p>
    <w:p w14:paraId="15AAC712" w14:textId="3E98901C" w:rsidR="009C03C4" w:rsidRDefault="009C03C4" w:rsidP="001A7811">
      <w:pPr>
        <w:spacing w:line="360" w:lineRule="auto"/>
        <w:contextualSpacing/>
        <w:rPr>
          <w:rFonts w:ascii="Cambria" w:hAnsi="Cambria"/>
          <w:bCs/>
          <w:sz w:val="28"/>
          <w:szCs w:val="28"/>
        </w:rPr>
      </w:pPr>
      <w:r>
        <w:rPr>
          <w:rFonts w:ascii="Cambria" w:hAnsi="Cambria"/>
          <w:bCs/>
          <w:sz w:val="28"/>
          <w:szCs w:val="28"/>
        </w:rPr>
        <w:tab/>
        <w:t>‘So</w:t>
      </w:r>
      <w:ins w:id="27275" w:author="Daisy Watt" w:date="2026-06-24T14:23:00Z" w16du:dateUtc="2026-06-24T12:23:00Z">
        <w:r w:rsidR="00B47A34">
          <w:rPr>
            <w:rFonts w:ascii="Cambria" w:hAnsi="Cambria"/>
            <w:bCs/>
            <w:sz w:val="28"/>
            <w:szCs w:val="28"/>
          </w:rPr>
          <w:t>,</w:t>
        </w:r>
      </w:ins>
      <w:r>
        <w:rPr>
          <w:rFonts w:ascii="Cambria" w:hAnsi="Cambria"/>
          <w:bCs/>
          <w:sz w:val="28"/>
          <w:szCs w:val="28"/>
        </w:rPr>
        <w:t xml:space="preserve"> what did you do?’ Clara stared at her friend. ‘How </w:t>
      </w:r>
      <w:r w:rsidR="00215118">
        <w:rPr>
          <w:rFonts w:ascii="Cambria" w:hAnsi="Cambria"/>
          <w:bCs/>
          <w:sz w:val="28"/>
          <w:szCs w:val="28"/>
        </w:rPr>
        <w:t xml:space="preserve">the hell </w:t>
      </w:r>
      <w:r>
        <w:rPr>
          <w:rFonts w:ascii="Cambria" w:hAnsi="Cambria"/>
          <w:bCs/>
          <w:sz w:val="28"/>
          <w:szCs w:val="28"/>
        </w:rPr>
        <w:t xml:space="preserve">did you manage to kill </w:t>
      </w:r>
      <w:del w:id="27276" w:author="Claire S" w:date="2026-06-05T18:13:00Z" w16du:dateUtc="2026-06-05T17:13:00Z">
        <w:r w:rsidDel="00986FB4">
          <w:rPr>
            <w:rFonts w:ascii="Cambria" w:hAnsi="Cambria"/>
            <w:bCs/>
            <w:sz w:val="28"/>
            <w:szCs w:val="28"/>
          </w:rPr>
          <w:delText>him</w:delText>
        </w:r>
      </w:del>
      <w:ins w:id="27277" w:author="Claire S" w:date="2026-06-05T18:13:00Z" w16du:dateUtc="2026-06-05T17:13:00Z">
        <w:r w:rsidR="00986FB4">
          <w:rPr>
            <w:rFonts w:ascii="Cambria" w:hAnsi="Cambria"/>
            <w:bCs/>
            <w:sz w:val="28"/>
            <w:szCs w:val="28"/>
          </w:rPr>
          <w:t>Dex</w:t>
        </w:r>
      </w:ins>
      <w:r>
        <w:rPr>
          <w:rFonts w:ascii="Cambria" w:hAnsi="Cambria"/>
          <w:bCs/>
          <w:sz w:val="28"/>
          <w:szCs w:val="28"/>
        </w:rPr>
        <w:t>?’</w:t>
      </w:r>
    </w:p>
    <w:p w14:paraId="57A96DEC" w14:textId="479C530E" w:rsidR="00210588" w:rsidRDefault="0046035E" w:rsidP="001A7811">
      <w:pPr>
        <w:spacing w:line="360" w:lineRule="auto"/>
        <w:contextualSpacing/>
        <w:rPr>
          <w:ins w:id="27278" w:author="Claire S" w:date="2026-08-03T23:33:00Z" w16du:dateUtc="2026-08-03T22:33:00Z"/>
          <w:rFonts w:ascii="Cambria" w:hAnsi="Cambria"/>
          <w:bCs/>
          <w:sz w:val="28"/>
          <w:szCs w:val="28"/>
        </w:rPr>
      </w:pPr>
      <w:r>
        <w:rPr>
          <w:rFonts w:ascii="Cambria" w:hAnsi="Cambria"/>
          <w:bCs/>
          <w:sz w:val="28"/>
          <w:szCs w:val="28"/>
        </w:rPr>
        <w:tab/>
      </w:r>
      <w:r w:rsidR="00A544C8">
        <w:rPr>
          <w:rFonts w:ascii="Cambria" w:hAnsi="Cambria"/>
          <w:bCs/>
          <w:sz w:val="28"/>
          <w:szCs w:val="28"/>
        </w:rPr>
        <w:t>‘</w:t>
      </w:r>
      <w:ins w:id="27279" w:author="Claire S" w:date="2026-06-06T09:38:00Z" w16du:dateUtc="2026-06-06T08:38:00Z">
        <w:r w:rsidR="00456C5D">
          <w:rPr>
            <w:rFonts w:ascii="Cambria" w:hAnsi="Cambria"/>
            <w:bCs/>
            <w:sz w:val="28"/>
            <w:szCs w:val="28"/>
          </w:rPr>
          <w:t xml:space="preserve">I wasn’t even planning to kill him, not really.  I just wanted to make him understand my pain. </w:t>
        </w:r>
      </w:ins>
      <w:ins w:id="27280" w:author="Claire S" w:date="2026-08-03T23:32:00Z" w16du:dateUtc="2026-08-03T22:32:00Z">
        <w:r w:rsidR="004F560A">
          <w:rPr>
            <w:rFonts w:ascii="Cambria" w:hAnsi="Cambria"/>
            <w:bCs/>
            <w:sz w:val="28"/>
            <w:szCs w:val="28"/>
          </w:rPr>
          <w:t xml:space="preserve"> </w:t>
        </w:r>
      </w:ins>
      <w:ins w:id="27281" w:author="Claire S" w:date="2026-08-04T10:48:00Z" w16du:dateUtc="2026-08-04T09:48:00Z">
        <w:r w:rsidR="00F70DD7">
          <w:rPr>
            <w:rFonts w:ascii="Cambria" w:hAnsi="Cambria"/>
            <w:bCs/>
            <w:sz w:val="28"/>
            <w:szCs w:val="28"/>
          </w:rPr>
          <w:t>I</w:t>
        </w:r>
      </w:ins>
      <w:ins w:id="27282" w:author="Claire S" w:date="2026-08-03T23:32:00Z" w16du:dateUtc="2026-08-03T22:32:00Z">
        <w:r w:rsidR="004F560A">
          <w:rPr>
            <w:rFonts w:ascii="Cambria" w:hAnsi="Cambria"/>
            <w:bCs/>
            <w:sz w:val="28"/>
            <w:szCs w:val="28"/>
          </w:rPr>
          <w:t xml:space="preserve"> set up the awards thing</w:t>
        </w:r>
      </w:ins>
      <w:ins w:id="27283" w:author="Claire S" w:date="2026-08-04T10:48:00Z" w16du:dateUtc="2026-08-04T09:48:00Z">
        <w:r w:rsidR="00F70DD7">
          <w:rPr>
            <w:rFonts w:ascii="Cambria" w:hAnsi="Cambria"/>
            <w:bCs/>
            <w:sz w:val="28"/>
            <w:szCs w:val="28"/>
          </w:rPr>
          <w:t>, and Phil helped</w:t>
        </w:r>
      </w:ins>
      <w:ins w:id="27284" w:author="Claire S" w:date="2026-08-03T23:32:00Z" w16du:dateUtc="2026-08-03T22:32:00Z">
        <w:r w:rsidR="004F560A">
          <w:rPr>
            <w:rFonts w:ascii="Cambria" w:hAnsi="Cambria"/>
            <w:bCs/>
            <w:sz w:val="28"/>
            <w:szCs w:val="28"/>
          </w:rPr>
          <w:t xml:space="preserve">, so that everyone would know Dex was </w:t>
        </w:r>
        <w:r w:rsidR="00210588">
          <w:rPr>
            <w:rFonts w:ascii="Cambria" w:hAnsi="Cambria"/>
            <w:bCs/>
            <w:sz w:val="28"/>
            <w:szCs w:val="28"/>
          </w:rPr>
          <w:t>almost as bad as Rayne.  But then the</w:t>
        </w:r>
      </w:ins>
      <w:ins w:id="27285" w:author="Claire S" w:date="2026-08-03T23:33:00Z" w16du:dateUtc="2026-08-03T22:33:00Z">
        <w:r w:rsidR="00210588">
          <w:rPr>
            <w:rFonts w:ascii="Cambria" w:hAnsi="Cambria"/>
            <w:bCs/>
            <w:sz w:val="28"/>
            <w:szCs w:val="28"/>
          </w:rPr>
          <w:t xml:space="preserve"> organisers</w:t>
        </w:r>
      </w:ins>
      <w:ins w:id="27286" w:author="Claire S" w:date="2026-08-03T23:32:00Z" w16du:dateUtc="2026-08-03T22:32:00Z">
        <w:r w:rsidR="00210588">
          <w:rPr>
            <w:rFonts w:ascii="Cambria" w:hAnsi="Cambria"/>
            <w:bCs/>
            <w:sz w:val="28"/>
            <w:szCs w:val="28"/>
          </w:rPr>
          <w:t xml:space="preserve"> shut it all down, so it didn’t work out</w:t>
        </w:r>
      </w:ins>
      <w:ins w:id="27287" w:author="Claire S" w:date="2026-08-03T23:33:00Z" w16du:dateUtc="2026-08-03T22:33:00Z">
        <w:r w:rsidR="00210588">
          <w:rPr>
            <w:rFonts w:ascii="Cambria" w:hAnsi="Cambria"/>
            <w:bCs/>
            <w:sz w:val="28"/>
            <w:szCs w:val="28"/>
          </w:rPr>
          <w:t xml:space="preserve"> like I </w:t>
        </w:r>
      </w:ins>
      <w:ins w:id="27288" w:author="Claire S" w:date="2026-08-03T23:34:00Z" w16du:dateUtc="2026-08-03T22:34:00Z">
        <w:r w:rsidR="00210588">
          <w:rPr>
            <w:rFonts w:ascii="Cambria" w:hAnsi="Cambria"/>
            <w:bCs/>
            <w:sz w:val="28"/>
            <w:szCs w:val="28"/>
          </w:rPr>
          <w:t>want</w:t>
        </w:r>
      </w:ins>
      <w:ins w:id="27289" w:author="Claire S" w:date="2026-08-03T23:33:00Z" w16du:dateUtc="2026-08-03T22:33:00Z">
        <w:r w:rsidR="00210588">
          <w:rPr>
            <w:rFonts w:ascii="Cambria" w:hAnsi="Cambria"/>
            <w:bCs/>
            <w:sz w:val="28"/>
            <w:szCs w:val="28"/>
          </w:rPr>
          <w:t>ed</w:t>
        </w:r>
      </w:ins>
      <w:ins w:id="27290" w:author="Claire S" w:date="2026-08-03T23:34:00Z" w16du:dateUtc="2026-08-03T22:34:00Z">
        <w:r w:rsidR="00210588">
          <w:rPr>
            <w:rFonts w:ascii="Cambria" w:hAnsi="Cambria"/>
            <w:bCs/>
            <w:sz w:val="28"/>
            <w:szCs w:val="28"/>
          </w:rPr>
          <w:t xml:space="preserve"> it to</w:t>
        </w:r>
      </w:ins>
      <w:ins w:id="27291" w:author="Claire S" w:date="2026-08-03T23:32:00Z" w16du:dateUtc="2026-08-03T22:32:00Z">
        <w:r w:rsidR="00210588">
          <w:rPr>
            <w:rFonts w:ascii="Cambria" w:hAnsi="Cambria"/>
            <w:bCs/>
            <w:sz w:val="28"/>
            <w:szCs w:val="28"/>
          </w:rPr>
          <w:t>.</w:t>
        </w:r>
      </w:ins>
      <w:ins w:id="27292" w:author="Claire S" w:date="2026-08-03T23:33:00Z" w16du:dateUtc="2026-08-03T22:33:00Z">
        <w:r w:rsidR="00210588">
          <w:rPr>
            <w:rFonts w:ascii="Cambria" w:hAnsi="Cambria"/>
            <w:bCs/>
            <w:sz w:val="28"/>
            <w:szCs w:val="28"/>
          </w:rPr>
          <w:t>’</w:t>
        </w:r>
      </w:ins>
    </w:p>
    <w:p w14:paraId="54DE2A8E" w14:textId="4AD14C41" w:rsidR="00210588" w:rsidRDefault="00210588" w:rsidP="001A7811">
      <w:pPr>
        <w:spacing w:line="360" w:lineRule="auto"/>
        <w:contextualSpacing/>
        <w:rPr>
          <w:ins w:id="27293" w:author="Claire S" w:date="2026-08-03T23:33:00Z" w16du:dateUtc="2026-08-03T22:33:00Z"/>
          <w:rFonts w:ascii="Cambria" w:hAnsi="Cambria"/>
          <w:bCs/>
          <w:sz w:val="28"/>
          <w:szCs w:val="28"/>
        </w:rPr>
      </w:pPr>
      <w:ins w:id="27294" w:author="Claire S" w:date="2026-08-03T23:33:00Z" w16du:dateUtc="2026-08-03T22:33:00Z">
        <w:r>
          <w:rPr>
            <w:rFonts w:ascii="Cambria" w:hAnsi="Cambria"/>
            <w:bCs/>
            <w:sz w:val="28"/>
            <w:szCs w:val="28"/>
          </w:rPr>
          <w:tab/>
          <w:t xml:space="preserve">‘You set that </w:t>
        </w:r>
      </w:ins>
      <w:ins w:id="27295" w:author="Claire S" w:date="2026-08-04T10:48:00Z" w16du:dateUtc="2026-08-04T09:48:00Z">
        <w:r w:rsidR="00F70DD7">
          <w:rPr>
            <w:rFonts w:ascii="Cambria" w:hAnsi="Cambria"/>
            <w:bCs/>
            <w:sz w:val="28"/>
            <w:szCs w:val="28"/>
          </w:rPr>
          <w:t xml:space="preserve">dummy thing </w:t>
        </w:r>
      </w:ins>
      <w:ins w:id="27296" w:author="Claire S" w:date="2026-08-03T23:33:00Z" w16du:dateUtc="2026-08-03T22:33:00Z">
        <w:r>
          <w:rPr>
            <w:rFonts w:ascii="Cambria" w:hAnsi="Cambria"/>
            <w:bCs/>
            <w:sz w:val="28"/>
            <w:szCs w:val="28"/>
          </w:rPr>
          <w:t>up?’ Clara’s brain wouldn’t work fast enough to take this all in. ‘Why?’</w:t>
        </w:r>
      </w:ins>
    </w:p>
    <w:p w14:paraId="78EB29D2" w14:textId="422D4DD4" w:rsidR="00217F13" w:rsidRDefault="00210588">
      <w:pPr>
        <w:spacing w:line="360" w:lineRule="auto"/>
        <w:ind w:firstLine="720"/>
        <w:contextualSpacing/>
        <w:rPr>
          <w:rFonts w:ascii="Cambria" w:hAnsi="Cambria"/>
          <w:bCs/>
          <w:sz w:val="28"/>
          <w:szCs w:val="28"/>
        </w:rPr>
        <w:pPrChange w:id="27297" w:author="Claire S" w:date="2026-08-03T23:35:00Z" w16du:dateUtc="2026-08-03T22:35:00Z">
          <w:pPr>
            <w:spacing w:line="360" w:lineRule="auto"/>
            <w:contextualSpacing/>
          </w:pPr>
        </w:pPrChange>
      </w:pPr>
      <w:ins w:id="27298" w:author="Claire S" w:date="2026-08-03T23:33:00Z" w16du:dateUtc="2026-08-03T22:33:00Z">
        <w:r>
          <w:rPr>
            <w:rFonts w:ascii="Cambria" w:hAnsi="Cambria"/>
            <w:bCs/>
            <w:sz w:val="28"/>
            <w:szCs w:val="28"/>
          </w:rPr>
          <w:t>‘</w:t>
        </w:r>
      </w:ins>
      <w:ins w:id="27299" w:author="Claire S" w:date="2026-08-03T23:34:00Z" w16du:dateUtc="2026-08-03T22:34:00Z">
        <w:r>
          <w:rPr>
            <w:rFonts w:ascii="Cambria" w:hAnsi="Cambria"/>
            <w:bCs/>
            <w:sz w:val="28"/>
            <w:szCs w:val="28"/>
          </w:rPr>
          <w:t xml:space="preserve">I wanted everyone in publishing to </w:t>
        </w:r>
      </w:ins>
      <w:ins w:id="27300" w:author="Claire S" w:date="2026-08-03T23:35:00Z" w16du:dateUtc="2026-08-03T22:35:00Z">
        <w:r>
          <w:rPr>
            <w:rFonts w:ascii="Cambria" w:hAnsi="Cambria"/>
            <w:bCs/>
            <w:sz w:val="28"/>
            <w:szCs w:val="28"/>
          </w:rPr>
          <w:t>know</w:t>
        </w:r>
      </w:ins>
      <w:ins w:id="27301" w:author="Claire S" w:date="2026-08-03T23:34:00Z" w16du:dateUtc="2026-08-03T22:34:00Z">
        <w:r>
          <w:rPr>
            <w:rFonts w:ascii="Cambria" w:hAnsi="Cambria"/>
            <w:bCs/>
            <w:sz w:val="28"/>
            <w:szCs w:val="28"/>
          </w:rPr>
          <w:t xml:space="preserve"> the truth</w:t>
        </w:r>
      </w:ins>
      <w:ins w:id="27302" w:author="Claire S" w:date="2026-08-03T23:35:00Z" w16du:dateUtc="2026-08-03T22:35:00Z">
        <w:r>
          <w:rPr>
            <w:rFonts w:ascii="Cambria" w:hAnsi="Cambria"/>
            <w:bCs/>
            <w:sz w:val="28"/>
            <w:szCs w:val="28"/>
          </w:rPr>
          <w:t>.</w:t>
        </w:r>
      </w:ins>
      <w:ins w:id="27303" w:author="Claire S" w:date="2026-08-04T10:49:00Z" w16du:dateUtc="2026-08-04T09:49:00Z">
        <w:r w:rsidR="00F70DD7">
          <w:rPr>
            <w:rFonts w:ascii="Cambria" w:hAnsi="Cambria"/>
            <w:bCs/>
            <w:sz w:val="28"/>
            <w:szCs w:val="28"/>
          </w:rPr>
          <w:t xml:space="preserve"> It was meant to be like a big reveal – but it backfired.</w:t>
        </w:r>
      </w:ins>
      <w:ins w:id="27304" w:author="Claire S" w:date="2026-08-03T23:35:00Z" w16du:dateUtc="2026-08-03T22:35:00Z">
        <w:r>
          <w:rPr>
            <w:rFonts w:ascii="Cambria" w:hAnsi="Cambria"/>
            <w:bCs/>
            <w:sz w:val="28"/>
            <w:szCs w:val="28"/>
          </w:rPr>
          <w:t>’</w:t>
        </w:r>
        <w:r w:rsidR="004F1763">
          <w:rPr>
            <w:rFonts w:ascii="Cambria" w:hAnsi="Cambria"/>
            <w:bCs/>
            <w:sz w:val="28"/>
            <w:szCs w:val="28"/>
          </w:rPr>
          <w:t xml:space="preserve"> Violet’s voice dropped, like she was a kind of robot. </w:t>
        </w:r>
        <w:r>
          <w:rPr>
            <w:rFonts w:ascii="Cambria" w:hAnsi="Cambria"/>
            <w:bCs/>
            <w:sz w:val="28"/>
            <w:szCs w:val="28"/>
          </w:rPr>
          <w:t>‘</w:t>
        </w:r>
      </w:ins>
      <w:ins w:id="27305" w:author="Claire S" w:date="2026-08-04T10:48:00Z" w16du:dateUtc="2026-08-04T09:48:00Z">
        <w:r w:rsidR="00F70DD7">
          <w:rPr>
            <w:rFonts w:ascii="Cambria" w:hAnsi="Cambria"/>
            <w:bCs/>
            <w:sz w:val="28"/>
            <w:szCs w:val="28"/>
          </w:rPr>
          <w:t xml:space="preserve">Then after, </w:t>
        </w:r>
      </w:ins>
      <w:r w:rsidR="00747EC3">
        <w:rPr>
          <w:rFonts w:ascii="Cambria" w:hAnsi="Cambria"/>
          <w:bCs/>
          <w:sz w:val="28"/>
          <w:szCs w:val="28"/>
        </w:rPr>
        <w:t xml:space="preserve">Phil </w:t>
      </w:r>
      <w:ins w:id="27306" w:author="Claire S" w:date="2026-08-03T23:36:00Z" w16du:dateUtc="2026-08-03T22:36:00Z">
        <w:r w:rsidR="004F1763">
          <w:rPr>
            <w:rFonts w:ascii="Cambria" w:hAnsi="Cambria"/>
            <w:bCs/>
            <w:sz w:val="28"/>
            <w:szCs w:val="28"/>
          </w:rPr>
          <w:t xml:space="preserve">went to Dex’s house and </w:t>
        </w:r>
      </w:ins>
      <w:del w:id="27307" w:author="Claire S" w:date="2026-06-06T09:38:00Z" w16du:dateUtc="2026-06-06T08:38:00Z">
        <w:r w:rsidR="003C7711" w:rsidDel="00456C5D">
          <w:rPr>
            <w:rFonts w:ascii="Cambria" w:hAnsi="Cambria"/>
            <w:bCs/>
            <w:sz w:val="28"/>
            <w:szCs w:val="28"/>
          </w:rPr>
          <w:delText xml:space="preserve">said </w:delText>
        </w:r>
      </w:del>
      <w:ins w:id="27308" w:author="Claire S" w:date="2026-06-06T09:38:00Z" w16du:dateUtc="2026-06-06T08:38:00Z">
        <w:r w:rsidR="00456C5D">
          <w:rPr>
            <w:rFonts w:ascii="Cambria" w:hAnsi="Cambria"/>
            <w:bCs/>
            <w:sz w:val="28"/>
            <w:szCs w:val="28"/>
          </w:rPr>
          <w:t xml:space="preserve">told Dex </w:t>
        </w:r>
      </w:ins>
      <w:r w:rsidR="003C7711">
        <w:rPr>
          <w:rFonts w:ascii="Cambria" w:hAnsi="Cambria"/>
          <w:bCs/>
          <w:sz w:val="28"/>
          <w:szCs w:val="28"/>
        </w:rPr>
        <w:t xml:space="preserve">I was desperate, </w:t>
      </w:r>
      <w:ins w:id="27309" w:author="Claire S" w:date="2026-08-04T10:48:00Z" w16du:dateUtc="2026-08-04T09:48:00Z">
        <w:r w:rsidR="00F70DD7">
          <w:rPr>
            <w:rFonts w:ascii="Cambria" w:hAnsi="Cambria"/>
            <w:bCs/>
            <w:sz w:val="28"/>
            <w:szCs w:val="28"/>
          </w:rPr>
          <w:t xml:space="preserve">and that I’d </w:t>
        </w:r>
      </w:ins>
      <w:del w:id="27310" w:author="Claire S" w:date="2026-08-04T10:48:00Z" w16du:dateUtc="2026-08-04T09:48:00Z">
        <w:r w:rsidR="003C7711" w:rsidDel="00F70DD7">
          <w:rPr>
            <w:rFonts w:ascii="Cambria" w:hAnsi="Cambria"/>
            <w:bCs/>
            <w:sz w:val="28"/>
            <w:szCs w:val="28"/>
          </w:rPr>
          <w:delText>which</w:delText>
        </w:r>
        <w:r w:rsidR="0046035E" w:rsidDel="00F70DD7">
          <w:rPr>
            <w:rFonts w:ascii="Cambria" w:hAnsi="Cambria"/>
            <w:bCs/>
            <w:sz w:val="28"/>
            <w:szCs w:val="28"/>
          </w:rPr>
          <w:delText xml:space="preserve"> got him </w:delText>
        </w:r>
      </w:del>
      <w:del w:id="27311" w:author="Claire S" w:date="2026-08-03T23:36:00Z" w16du:dateUtc="2026-08-03T22:36:00Z">
        <w:r w:rsidR="0046035E" w:rsidDel="004F1763">
          <w:rPr>
            <w:rFonts w:ascii="Cambria" w:hAnsi="Cambria"/>
            <w:bCs/>
            <w:sz w:val="28"/>
            <w:szCs w:val="28"/>
          </w:rPr>
          <w:delText>in</w:delText>
        </w:r>
      </w:del>
      <w:del w:id="27312" w:author="Claire S" w:date="2026-08-04T10:48:00Z" w16du:dateUtc="2026-08-04T09:48:00Z">
        <w:r w:rsidR="0046035E" w:rsidDel="00F70DD7">
          <w:rPr>
            <w:rFonts w:ascii="Cambria" w:hAnsi="Cambria"/>
            <w:bCs/>
            <w:sz w:val="28"/>
            <w:szCs w:val="28"/>
          </w:rPr>
          <w:delText>to the office</w:delText>
        </w:r>
        <w:r w:rsidR="003C7711" w:rsidDel="00F70DD7">
          <w:rPr>
            <w:rFonts w:ascii="Cambria" w:hAnsi="Cambria"/>
            <w:bCs/>
            <w:sz w:val="28"/>
            <w:szCs w:val="28"/>
          </w:rPr>
          <w:delText xml:space="preserve">. </w:delText>
        </w:r>
      </w:del>
      <w:del w:id="27313" w:author="Claire S" w:date="2026-08-03T23:36:00Z" w16du:dateUtc="2026-08-03T22:36:00Z">
        <w:r w:rsidR="003C7711" w:rsidDel="004F1763">
          <w:rPr>
            <w:rFonts w:ascii="Cambria" w:hAnsi="Cambria"/>
            <w:bCs/>
            <w:sz w:val="28"/>
            <w:szCs w:val="28"/>
          </w:rPr>
          <w:delText>T</w:delText>
        </w:r>
        <w:r w:rsidR="00747EC3" w:rsidDel="004F1763">
          <w:rPr>
            <w:rFonts w:ascii="Cambria" w:hAnsi="Cambria"/>
            <w:bCs/>
            <w:sz w:val="28"/>
            <w:szCs w:val="28"/>
          </w:rPr>
          <w:delText xml:space="preserve">hen </w:delText>
        </w:r>
      </w:del>
      <w:del w:id="27314" w:author="Claire S" w:date="2026-08-04T10:48:00Z" w16du:dateUtc="2026-08-04T09:48:00Z">
        <w:r w:rsidR="00747EC3" w:rsidDel="00F70DD7">
          <w:rPr>
            <w:rFonts w:ascii="Cambria" w:hAnsi="Cambria"/>
            <w:bCs/>
            <w:sz w:val="28"/>
            <w:szCs w:val="28"/>
          </w:rPr>
          <w:delText xml:space="preserve">I </w:delText>
        </w:r>
      </w:del>
      <w:r w:rsidR="0046035E">
        <w:rPr>
          <w:rFonts w:ascii="Cambria" w:hAnsi="Cambria"/>
          <w:bCs/>
          <w:sz w:val="28"/>
          <w:szCs w:val="28"/>
        </w:rPr>
        <w:t xml:space="preserve">said I was going to </w:t>
      </w:r>
      <w:del w:id="27315" w:author="Claire S" w:date="2026-06-08T17:38:00Z" w16du:dateUtc="2026-06-08T16:38:00Z">
        <w:r w:rsidR="0046035E" w:rsidDel="00ED113B">
          <w:rPr>
            <w:rFonts w:ascii="Cambria" w:hAnsi="Cambria"/>
            <w:bCs/>
            <w:sz w:val="28"/>
            <w:szCs w:val="28"/>
          </w:rPr>
          <w:delText xml:space="preserve">kill </w:delText>
        </w:r>
      </w:del>
      <w:ins w:id="27316" w:author="Claire S" w:date="2026-06-08T17:38:00Z" w16du:dateUtc="2026-06-08T16:38:00Z">
        <w:r w:rsidR="00ED113B">
          <w:rPr>
            <w:rFonts w:ascii="Cambria" w:hAnsi="Cambria"/>
            <w:bCs/>
            <w:sz w:val="28"/>
            <w:szCs w:val="28"/>
          </w:rPr>
          <w:t xml:space="preserve">hurt </w:t>
        </w:r>
      </w:ins>
      <w:r w:rsidR="0046035E">
        <w:rPr>
          <w:rFonts w:ascii="Cambria" w:hAnsi="Cambria"/>
          <w:bCs/>
          <w:sz w:val="28"/>
          <w:szCs w:val="28"/>
        </w:rPr>
        <w:t xml:space="preserve">myself.  </w:t>
      </w:r>
      <w:ins w:id="27317" w:author="Claire S" w:date="2026-08-04T10:49:00Z" w16du:dateUtc="2026-08-04T09:49:00Z">
        <w:r w:rsidR="00F70DD7">
          <w:rPr>
            <w:rFonts w:ascii="Cambria" w:hAnsi="Cambria"/>
            <w:bCs/>
            <w:sz w:val="28"/>
            <w:szCs w:val="28"/>
          </w:rPr>
          <w:t xml:space="preserve">That got Dex to the office. And </w:t>
        </w:r>
      </w:ins>
      <w:del w:id="27318" w:author="Claire S" w:date="2026-08-04T10:49:00Z" w16du:dateUtc="2026-08-04T09:49:00Z">
        <w:r w:rsidR="0046035E" w:rsidDel="00F70DD7">
          <w:rPr>
            <w:rFonts w:ascii="Cambria" w:hAnsi="Cambria"/>
            <w:bCs/>
            <w:sz w:val="28"/>
            <w:szCs w:val="28"/>
          </w:rPr>
          <w:delText xml:space="preserve">And </w:delText>
        </w:r>
      </w:del>
      <w:r w:rsidR="0046035E">
        <w:rPr>
          <w:rFonts w:ascii="Cambria" w:hAnsi="Cambria"/>
          <w:bCs/>
          <w:sz w:val="28"/>
          <w:szCs w:val="28"/>
        </w:rPr>
        <w:t>believe me, I</w:t>
      </w:r>
      <w:r w:rsidR="00217F13">
        <w:rPr>
          <w:rFonts w:ascii="Cambria" w:hAnsi="Cambria"/>
          <w:bCs/>
          <w:sz w:val="28"/>
          <w:szCs w:val="28"/>
        </w:rPr>
        <w:t>’ve</w:t>
      </w:r>
      <w:r w:rsidR="0046035E">
        <w:rPr>
          <w:rFonts w:ascii="Cambria" w:hAnsi="Cambria"/>
          <w:bCs/>
          <w:sz w:val="28"/>
          <w:szCs w:val="28"/>
        </w:rPr>
        <w:t xml:space="preserve"> wanted to</w:t>
      </w:r>
      <w:ins w:id="27319" w:author="Claire S" w:date="2026-08-04T10:49:00Z" w16du:dateUtc="2026-08-04T09:49:00Z">
        <w:r w:rsidR="00F70DD7">
          <w:rPr>
            <w:rFonts w:ascii="Cambria" w:hAnsi="Cambria"/>
            <w:bCs/>
            <w:sz w:val="28"/>
            <w:szCs w:val="28"/>
          </w:rPr>
          <w:t xml:space="preserve"> end it all, </w:t>
        </w:r>
      </w:ins>
      <w:del w:id="27320" w:author="Claire S" w:date="2026-08-04T10:49:00Z" w16du:dateUtc="2026-08-04T09:49:00Z">
        <w:r w:rsidR="00217F13" w:rsidDel="00F70DD7">
          <w:rPr>
            <w:rFonts w:ascii="Cambria" w:hAnsi="Cambria"/>
            <w:bCs/>
            <w:sz w:val="28"/>
            <w:szCs w:val="28"/>
          </w:rPr>
          <w:delText xml:space="preserve">, often, </w:delText>
        </w:r>
      </w:del>
      <w:r w:rsidR="00217F13">
        <w:rPr>
          <w:rFonts w:ascii="Cambria" w:hAnsi="Cambria"/>
          <w:bCs/>
          <w:sz w:val="28"/>
          <w:szCs w:val="28"/>
        </w:rPr>
        <w:t xml:space="preserve">since </w:t>
      </w:r>
      <w:del w:id="27321" w:author="Claire S" w:date="2026-06-06T09:39:00Z" w16du:dateUtc="2026-06-06T08:39:00Z">
        <w:r w:rsidR="00217F13" w:rsidDel="00456C5D">
          <w:rPr>
            <w:rFonts w:ascii="Cambria" w:hAnsi="Cambria"/>
            <w:bCs/>
            <w:sz w:val="28"/>
            <w:szCs w:val="28"/>
          </w:rPr>
          <w:delText xml:space="preserve">that night with </w:delText>
        </w:r>
      </w:del>
      <w:r w:rsidR="00217F13">
        <w:rPr>
          <w:rFonts w:ascii="Cambria" w:hAnsi="Cambria"/>
          <w:bCs/>
          <w:sz w:val="28"/>
          <w:szCs w:val="28"/>
        </w:rPr>
        <w:t>that bastard Rayne</w:t>
      </w:r>
      <w:r w:rsidR="0046035E">
        <w:rPr>
          <w:rFonts w:ascii="Cambria" w:hAnsi="Cambria"/>
          <w:bCs/>
          <w:sz w:val="28"/>
          <w:szCs w:val="28"/>
        </w:rPr>
        <w:t>.</w:t>
      </w:r>
      <w:r w:rsidR="00217F13">
        <w:rPr>
          <w:rFonts w:ascii="Cambria" w:hAnsi="Cambria"/>
          <w:bCs/>
          <w:sz w:val="28"/>
          <w:szCs w:val="28"/>
        </w:rPr>
        <w:t>’</w:t>
      </w:r>
    </w:p>
    <w:p w14:paraId="7580AD1E" w14:textId="4DAEFC4F" w:rsidR="00217F13" w:rsidRDefault="00217F13" w:rsidP="001A7811">
      <w:pPr>
        <w:spacing w:line="360" w:lineRule="auto"/>
        <w:contextualSpacing/>
        <w:rPr>
          <w:rFonts w:ascii="Cambria" w:hAnsi="Cambria"/>
          <w:bCs/>
          <w:sz w:val="28"/>
          <w:szCs w:val="28"/>
        </w:rPr>
      </w:pPr>
      <w:r>
        <w:rPr>
          <w:rFonts w:ascii="Cambria" w:hAnsi="Cambria"/>
          <w:bCs/>
          <w:sz w:val="28"/>
          <w:szCs w:val="28"/>
        </w:rPr>
        <w:tab/>
        <w:t>‘</w:t>
      </w:r>
      <w:r w:rsidR="00747EC3">
        <w:rPr>
          <w:rFonts w:ascii="Cambria" w:hAnsi="Cambria"/>
          <w:bCs/>
          <w:sz w:val="28"/>
          <w:szCs w:val="28"/>
        </w:rPr>
        <w:t xml:space="preserve">But </w:t>
      </w:r>
      <w:r>
        <w:rPr>
          <w:rFonts w:ascii="Cambria" w:hAnsi="Cambria"/>
          <w:bCs/>
          <w:sz w:val="28"/>
          <w:szCs w:val="28"/>
        </w:rPr>
        <w:t xml:space="preserve">Dex </w:t>
      </w:r>
      <w:r w:rsidR="00747EC3">
        <w:rPr>
          <w:rFonts w:ascii="Cambria" w:hAnsi="Cambria"/>
          <w:bCs/>
          <w:sz w:val="28"/>
          <w:szCs w:val="28"/>
        </w:rPr>
        <w:t>was twice your size</w:t>
      </w:r>
      <w:r>
        <w:rPr>
          <w:rFonts w:ascii="Cambria" w:hAnsi="Cambria"/>
          <w:bCs/>
          <w:sz w:val="28"/>
          <w:szCs w:val="28"/>
        </w:rPr>
        <w:t>?’ Clara said. ‘</w:t>
      </w:r>
      <w:r w:rsidR="00747EC3">
        <w:rPr>
          <w:rFonts w:ascii="Cambria" w:hAnsi="Cambria"/>
          <w:bCs/>
          <w:sz w:val="28"/>
          <w:szCs w:val="28"/>
        </w:rPr>
        <w:t>You’re not big enough to have strung him up</w:t>
      </w:r>
      <w:r>
        <w:rPr>
          <w:rFonts w:ascii="Cambria" w:hAnsi="Cambria"/>
          <w:bCs/>
          <w:sz w:val="28"/>
          <w:szCs w:val="28"/>
        </w:rPr>
        <w:t>.’</w:t>
      </w:r>
    </w:p>
    <w:p w14:paraId="4DF2150E" w14:textId="77777777" w:rsidR="00281599" w:rsidRDefault="00217F13" w:rsidP="0007765E">
      <w:pPr>
        <w:spacing w:line="360" w:lineRule="auto"/>
        <w:contextualSpacing/>
        <w:rPr>
          <w:ins w:id="27322" w:author="Claire S" w:date="2026-08-04T10:50:00Z" w16du:dateUtc="2026-08-04T09:50:00Z"/>
          <w:rFonts w:ascii="Cambria" w:hAnsi="Cambria"/>
          <w:bCs/>
          <w:sz w:val="28"/>
          <w:szCs w:val="28"/>
        </w:rPr>
      </w:pPr>
      <w:r>
        <w:rPr>
          <w:rFonts w:ascii="Cambria" w:hAnsi="Cambria"/>
          <w:bCs/>
          <w:sz w:val="28"/>
          <w:szCs w:val="28"/>
        </w:rPr>
        <w:tab/>
        <w:t>‘I didn’t string him up</w:t>
      </w:r>
      <w:del w:id="27323" w:author="Daisy Watt" w:date="2026-06-24T14:24:00Z" w16du:dateUtc="2026-06-24T12:24:00Z">
        <w:r w:rsidR="0007765E" w:rsidDel="00F25506">
          <w:rPr>
            <w:rFonts w:ascii="Cambria" w:hAnsi="Cambria"/>
            <w:bCs/>
            <w:sz w:val="28"/>
            <w:szCs w:val="28"/>
          </w:rPr>
          <w:delText>,</w:delText>
        </w:r>
      </w:del>
      <w:ins w:id="27324" w:author="Daisy Watt" w:date="2026-06-24T14:24:00Z" w16du:dateUtc="2026-06-24T12:24:00Z">
        <w:r w:rsidR="00F25506">
          <w:rPr>
            <w:rFonts w:ascii="Cambria" w:hAnsi="Cambria"/>
            <w:bCs/>
            <w:sz w:val="28"/>
            <w:szCs w:val="28"/>
          </w:rPr>
          <w:t>.</w:t>
        </w:r>
      </w:ins>
      <w:r w:rsidR="0007765E">
        <w:rPr>
          <w:rFonts w:ascii="Cambria" w:hAnsi="Cambria"/>
          <w:bCs/>
          <w:sz w:val="28"/>
          <w:szCs w:val="28"/>
        </w:rPr>
        <w:t xml:space="preserve">’ </w:t>
      </w:r>
      <w:r w:rsidR="00BD28D9">
        <w:rPr>
          <w:rFonts w:ascii="Cambria" w:hAnsi="Cambria"/>
          <w:bCs/>
          <w:sz w:val="28"/>
          <w:szCs w:val="28"/>
        </w:rPr>
        <w:t>Violet</w:t>
      </w:r>
      <w:r w:rsidR="0007765E">
        <w:rPr>
          <w:rFonts w:ascii="Cambria" w:hAnsi="Cambria"/>
          <w:bCs/>
          <w:sz w:val="28"/>
          <w:szCs w:val="28"/>
        </w:rPr>
        <w:t xml:space="preserve"> looked exhausted now</w:t>
      </w:r>
      <w:del w:id="27325" w:author="Daisy Watt" w:date="2026-06-24T14:24:00Z" w16du:dateUtc="2026-06-24T12:24:00Z">
        <w:r w:rsidR="00BD28D9" w:rsidDel="008F187A">
          <w:rPr>
            <w:rFonts w:ascii="Cambria" w:hAnsi="Cambria"/>
            <w:bCs/>
            <w:sz w:val="28"/>
            <w:szCs w:val="28"/>
          </w:rPr>
          <w:delText>;</w:delText>
        </w:r>
      </w:del>
      <w:ins w:id="27326" w:author="Daisy Watt" w:date="2026-06-24T14:24:00Z" w16du:dateUtc="2026-06-24T12:24:00Z">
        <w:r w:rsidR="008F187A">
          <w:rPr>
            <w:rFonts w:ascii="Cambria" w:hAnsi="Cambria"/>
            <w:bCs/>
            <w:sz w:val="28"/>
            <w:szCs w:val="28"/>
          </w:rPr>
          <w:t>,</w:t>
        </w:r>
      </w:ins>
      <w:r w:rsidR="00BD28D9">
        <w:rPr>
          <w:rFonts w:ascii="Cambria" w:hAnsi="Cambria"/>
          <w:bCs/>
          <w:sz w:val="28"/>
          <w:szCs w:val="28"/>
        </w:rPr>
        <w:t xml:space="preserve"> he</w:t>
      </w:r>
      <w:r w:rsidR="0007765E">
        <w:rPr>
          <w:rFonts w:ascii="Cambria" w:hAnsi="Cambria"/>
          <w:bCs/>
          <w:sz w:val="28"/>
          <w:szCs w:val="28"/>
        </w:rPr>
        <w:t>r breathing still raspy as she stared</w:t>
      </w:r>
      <w:r>
        <w:rPr>
          <w:rFonts w:ascii="Cambria" w:hAnsi="Cambria"/>
          <w:bCs/>
          <w:sz w:val="28"/>
          <w:szCs w:val="28"/>
        </w:rPr>
        <w:t xml:space="preserve"> </w:t>
      </w:r>
      <w:del w:id="27327" w:author="Claire S" w:date="2026-08-04T10:50:00Z" w16du:dateUtc="2026-08-04T09:50:00Z">
        <w:r w:rsidR="00747EC3" w:rsidDel="00281599">
          <w:rPr>
            <w:rFonts w:ascii="Cambria" w:hAnsi="Cambria"/>
            <w:bCs/>
            <w:sz w:val="28"/>
            <w:szCs w:val="28"/>
          </w:rPr>
          <w:delText>into space</w:delText>
        </w:r>
      </w:del>
      <w:ins w:id="27328" w:author="Claire S" w:date="2026-08-04T10:50:00Z" w16du:dateUtc="2026-08-04T09:50:00Z">
        <w:r w:rsidR="00281599">
          <w:rPr>
            <w:rFonts w:ascii="Cambria" w:hAnsi="Cambria"/>
            <w:bCs/>
            <w:sz w:val="28"/>
            <w:szCs w:val="28"/>
          </w:rPr>
          <w:t>around the room as if she was looking for something</w:t>
        </w:r>
      </w:ins>
      <w:r>
        <w:rPr>
          <w:rFonts w:ascii="Cambria" w:hAnsi="Cambria"/>
          <w:bCs/>
          <w:sz w:val="28"/>
          <w:szCs w:val="28"/>
        </w:rPr>
        <w:t>. ‘</w:t>
      </w:r>
      <w:r w:rsidR="0007765E">
        <w:rPr>
          <w:rFonts w:ascii="Cambria" w:hAnsi="Cambria"/>
          <w:bCs/>
          <w:sz w:val="28"/>
          <w:szCs w:val="28"/>
        </w:rPr>
        <w:t>I</w:t>
      </w:r>
      <w:r>
        <w:rPr>
          <w:rFonts w:ascii="Cambria" w:hAnsi="Cambria"/>
          <w:bCs/>
          <w:sz w:val="28"/>
          <w:szCs w:val="28"/>
        </w:rPr>
        <w:t>t was easier than I thought it would be</w:t>
      </w:r>
      <w:r w:rsidR="0007765E">
        <w:rPr>
          <w:rFonts w:ascii="Cambria" w:hAnsi="Cambria"/>
          <w:bCs/>
          <w:sz w:val="28"/>
          <w:szCs w:val="28"/>
        </w:rPr>
        <w:t xml:space="preserve">.’ </w:t>
      </w:r>
    </w:p>
    <w:p w14:paraId="50A1154A" w14:textId="77777777" w:rsidR="00D21503" w:rsidRDefault="00281599" w:rsidP="0007765E">
      <w:pPr>
        <w:spacing w:line="360" w:lineRule="auto"/>
        <w:contextualSpacing/>
        <w:rPr>
          <w:ins w:id="27329" w:author="Claire S" w:date="2026-08-04T10:52:00Z" w16du:dateUtc="2026-08-04T09:52:00Z"/>
          <w:rFonts w:ascii="Cambria" w:hAnsi="Cambria"/>
          <w:bCs/>
          <w:sz w:val="28"/>
          <w:szCs w:val="28"/>
        </w:rPr>
      </w:pPr>
      <w:ins w:id="27330" w:author="Claire S" w:date="2026-08-04T10:50:00Z" w16du:dateUtc="2026-08-04T09:50:00Z">
        <w:r>
          <w:rPr>
            <w:rFonts w:ascii="Cambria" w:hAnsi="Cambria"/>
            <w:bCs/>
            <w:sz w:val="28"/>
            <w:szCs w:val="28"/>
          </w:rPr>
          <w:tab/>
          <w:t>‘But, Violet</w:t>
        </w:r>
      </w:ins>
      <w:ins w:id="27331" w:author="Claire S" w:date="2026-08-04T10:51:00Z" w16du:dateUtc="2026-08-04T09:51:00Z">
        <w:r w:rsidR="00D21503">
          <w:rPr>
            <w:rFonts w:ascii="Cambria" w:hAnsi="Cambria"/>
            <w:bCs/>
            <w:sz w:val="28"/>
            <w:szCs w:val="28"/>
          </w:rPr>
          <w:t>—</w:t>
        </w:r>
      </w:ins>
      <w:ins w:id="27332" w:author="Claire S" w:date="2026-08-04T10:50:00Z" w16du:dateUtc="2026-08-04T09:50:00Z">
        <w:r>
          <w:rPr>
            <w:rFonts w:ascii="Cambria" w:hAnsi="Cambria"/>
            <w:bCs/>
            <w:sz w:val="28"/>
            <w:szCs w:val="28"/>
          </w:rPr>
          <w:t>’ Clara began</w:t>
        </w:r>
      </w:ins>
      <w:ins w:id="27333" w:author="Claire S" w:date="2026-08-04T10:51:00Z" w16du:dateUtc="2026-08-04T09:51:00Z">
        <w:r w:rsidR="00D21503">
          <w:rPr>
            <w:rFonts w:ascii="Cambria" w:hAnsi="Cambria"/>
            <w:bCs/>
            <w:sz w:val="28"/>
            <w:szCs w:val="28"/>
          </w:rPr>
          <w:t xml:space="preserve"> </w:t>
        </w:r>
      </w:ins>
      <w:ins w:id="27334" w:author="Claire S" w:date="2026-08-04T10:50:00Z" w16du:dateUtc="2026-08-04T09:50:00Z">
        <w:r>
          <w:rPr>
            <w:rFonts w:ascii="Cambria" w:hAnsi="Cambria"/>
            <w:bCs/>
            <w:sz w:val="28"/>
            <w:szCs w:val="28"/>
          </w:rPr>
          <w:t>when</w:t>
        </w:r>
      </w:ins>
      <w:ins w:id="27335" w:author="Claire S" w:date="2026-08-04T10:51:00Z" w16du:dateUtc="2026-08-04T09:51:00Z">
        <w:r w:rsidR="00D21503">
          <w:rPr>
            <w:rFonts w:ascii="Cambria" w:hAnsi="Cambria"/>
            <w:bCs/>
            <w:sz w:val="28"/>
            <w:szCs w:val="28"/>
          </w:rPr>
          <w:t>,</w:t>
        </w:r>
      </w:ins>
      <w:ins w:id="27336" w:author="Claire S" w:date="2026-08-04T10:50:00Z" w16du:dateUtc="2026-08-04T09:50:00Z">
        <w:r>
          <w:rPr>
            <w:rFonts w:ascii="Cambria" w:hAnsi="Cambria"/>
            <w:bCs/>
            <w:sz w:val="28"/>
            <w:szCs w:val="28"/>
          </w:rPr>
          <w:t xml:space="preserve"> w</w:t>
        </w:r>
      </w:ins>
      <w:del w:id="27337" w:author="Claire S" w:date="2026-08-04T10:50:00Z" w16du:dateUtc="2026-08-04T09:50:00Z">
        <w:r w:rsidR="00392131" w:rsidDel="00281599">
          <w:rPr>
            <w:rFonts w:ascii="Cambria" w:hAnsi="Cambria"/>
            <w:bCs/>
            <w:sz w:val="28"/>
            <w:szCs w:val="28"/>
          </w:rPr>
          <w:delText>W</w:delText>
        </w:r>
      </w:del>
      <w:r w:rsidR="00392131">
        <w:rPr>
          <w:rFonts w:ascii="Cambria" w:hAnsi="Cambria"/>
          <w:bCs/>
          <w:sz w:val="28"/>
          <w:szCs w:val="28"/>
        </w:rPr>
        <w:t xml:space="preserve">ith one swift move, </w:t>
      </w:r>
      <w:ins w:id="27338" w:author="Claire S" w:date="2026-08-04T10:51:00Z" w16du:dateUtc="2026-08-04T09:51:00Z">
        <w:r w:rsidR="00D21503">
          <w:rPr>
            <w:rFonts w:ascii="Cambria" w:hAnsi="Cambria"/>
            <w:bCs/>
            <w:sz w:val="28"/>
            <w:szCs w:val="28"/>
          </w:rPr>
          <w:t>Violet</w:t>
        </w:r>
      </w:ins>
      <w:del w:id="27339" w:author="Claire S" w:date="2026-08-04T10:51:00Z" w16du:dateUtc="2026-08-04T09:51:00Z">
        <w:r w:rsidR="00392131" w:rsidDel="00D21503">
          <w:rPr>
            <w:rFonts w:ascii="Cambria" w:hAnsi="Cambria"/>
            <w:bCs/>
            <w:sz w:val="28"/>
            <w:szCs w:val="28"/>
          </w:rPr>
          <w:delText>s</w:delText>
        </w:r>
        <w:r w:rsidR="004853FA" w:rsidDel="00D21503">
          <w:rPr>
            <w:rFonts w:ascii="Cambria" w:hAnsi="Cambria"/>
            <w:bCs/>
            <w:sz w:val="28"/>
            <w:szCs w:val="28"/>
          </w:rPr>
          <w:delText>he</w:delText>
        </w:r>
      </w:del>
      <w:r w:rsidR="0007765E">
        <w:rPr>
          <w:rFonts w:ascii="Cambria" w:hAnsi="Cambria"/>
          <w:bCs/>
          <w:sz w:val="28"/>
          <w:szCs w:val="28"/>
        </w:rPr>
        <w:t xml:space="preserve"> </w:t>
      </w:r>
      <w:r w:rsidR="004853FA">
        <w:rPr>
          <w:rFonts w:ascii="Cambria" w:hAnsi="Cambria"/>
          <w:bCs/>
          <w:sz w:val="28"/>
          <w:szCs w:val="28"/>
        </w:rPr>
        <w:t>swipe</w:t>
      </w:r>
      <w:r w:rsidR="0007765E">
        <w:rPr>
          <w:rFonts w:ascii="Cambria" w:hAnsi="Cambria"/>
          <w:bCs/>
          <w:sz w:val="28"/>
          <w:szCs w:val="28"/>
        </w:rPr>
        <w:t xml:space="preserve">d </w:t>
      </w:r>
      <w:r w:rsidR="0072093E">
        <w:rPr>
          <w:rFonts w:ascii="Cambria" w:hAnsi="Cambria"/>
          <w:bCs/>
          <w:sz w:val="28"/>
          <w:szCs w:val="28"/>
        </w:rPr>
        <w:t xml:space="preserve">an object </w:t>
      </w:r>
      <w:r w:rsidR="0007765E">
        <w:rPr>
          <w:rFonts w:ascii="Cambria" w:hAnsi="Cambria"/>
          <w:bCs/>
          <w:sz w:val="28"/>
          <w:szCs w:val="28"/>
        </w:rPr>
        <w:t>fr</w:t>
      </w:r>
      <w:r w:rsidR="00BD28D9">
        <w:rPr>
          <w:rFonts w:ascii="Cambria" w:hAnsi="Cambria"/>
          <w:bCs/>
          <w:sz w:val="28"/>
          <w:szCs w:val="28"/>
        </w:rPr>
        <w:t>o</w:t>
      </w:r>
      <w:r w:rsidR="0007765E">
        <w:rPr>
          <w:rFonts w:ascii="Cambria" w:hAnsi="Cambria"/>
          <w:bCs/>
          <w:sz w:val="28"/>
          <w:szCs w:val="28"/>
        </w:rPr>
        <w:t>m the desk</w:t>
      </w:r>
      <w:ins w:id="27340" w:author="Claire S" w:date="2026-08-04T10:51:00Z" w16du:dateUtc="2026-08-04T09:51:00Z">
        <w:r w:rsidR="00D21503">
          <w:rPr>
            <w:rFonts w:ascii="Cambria" w:hAnsi="Cambria"/>
            <w:bCs/>
            <w:sz w:val="28"/>
            <w:szCs w:val="28"/>
          </w:rPr>
          <w:t>. B</w:t>
        </w:r>
      </w:ins>
      <w:del w:id="27341" w:author="Claire S" w:date="2026-08-04T10:51:00Z" w16du:dateUtc="2026-08-04T09:51:00Z">
        <w:r w:rsidR="0007765E" w:rsidDel="00D21503">
          <w:rPr>
            <w:rFonts w:ascii="Cambria" w:hAnsi="Cambria"/>
            <w:bCs/>
            <w:sz w:val="28"/>
            <w:szCs w:val="28"/>
          </w:rPr>
          <w:delText xml:space="preserve"> and</w:delText>
        </w:r>
        <w:r w:rsidR="0072093E" w:rsidDel="00D21503">
          <w:rPr>
            <w:rFonts w:ascii="Cambria" w:hAnsi="Cambria"/>
            <w:bCs/>
            <w:sz w:val="28"/>
            <w:szCs w:val="28"/>
          </w:rPr>
          <w:delText>,</w:delText>
        </w:r>
      </w:del>
      <w:del w:id="27342" w:author="Claire S" w:date="2026-08-04T10:52:00Z" w16du:dateUtc="2026-08-04T09:52:00Z">
        <w:r w:rsidR="0007765E" w:rsidDel="00D21503">
          <w:rPr>
            <w:rFonts w:ascii="Cambria" w:hAnsi="Cambria"/>
            <w:bCs/>
            <w:sz w:val="28"/>
            <w:szCs w:val="28"/>
          </w:rPr>
          <w:delText xml:space="preserve"> b</w:delText>
        </w:r>
      </w:del>
      <w:r w:rsidR="0007765E">
        <w:rPr>
          <w:rFonts w:ascii="Cambria" w:hAnsi="Cambria"/>
          <w:bCs/>
          <w:sz w:val="28"/>
          <w:szCs w:val="28"/>
        </w:rPr>
        <w:t xml:space="preserve">efore Clara could react, </w:t>
      </w:r>
      <w:r w:rsidR="003F0238">
        <w:rPr>
          <w:rFonts w:ascii="Cambria" w:hAnsi="Cambria"/>
          <w:bCs/>
          <w:sz w:val="28"/>
          <w:szCs w:val="28"/>
        </w:rPr>
        <w:t xml:space="preserve">she realised </w:t>
      </w:r>
      <w:r w:rsidR="004853FA">
        <w:rPr>
          <w:rFonts w:ascii="Cambria" w:hAnsi="Cambria"/>
          <w:bCs/>
          <w:sz w:val="28"/>
          <w:szCs w:val="28"/>
        </w:rPr>
        <w:t>Violet was holding</w:t>
      </w:r>
      <w:r w:rsidR="0007765E">
        <w:rPr>
          <w:rFonts w:ascii="Cambria" w:hAnsi="Cambria"/>
          <w:bCs/>
          <w:sz w:val="28"/>
          <w:szCs w:val="28"/>
        </w:rPr>
        <w:t xml:space="preserve"> it against her own throat.</w:t>
      </w:r>
      <w:r w:rsidR="00215118">
        <w:rPr>
          <w:rFonts w:ascii="Cambria" w:hAnsi="Cambria"/>
          <w:bCs/>
          <w:sz w:val="28"/>
          <w:szCs w:val="28"/>
        </w:rPr>
        <w:t xml:space="preserve"> </w:t>
      </w:r>
    </w:p>
    <w:p w14:paraId="2E8BE9A4" w14:textId="6347B2BE" w:rsidR="0046035E" w:rsidRDefault="00215118">
      <w:pPr>
        <w:spacing w:line="360" w:lineRule="auto"/>
        <w:ind w:firstLine="720"/>
        <w:contextualSpacing/>
        <w:rPr>
          <w:rFonts w:ascii="Cambria" w:hAnsi="Cambria"/>
          <w:bCs/>
          <w:sz w:val="28"/>
          <w:szCs w:val="28"/>
        </w:rPr>
        <w:pPrChange w:id="27343" w:author="Claire S" w:date="2026-08-04T10:52:00Z" w16du:dateUtc="2026-08-04T09:52:00Z">
          <w:pPr>
            <w:spacing w:line="360" w:lineRule="auto"/>
            <w:contextualSpacing/>
          </w:pPr>
        </w:pPrChange>
      </w:pPr>
      <w:r>
        <w:rPr>
          <w:rFonts w:ascii="Cambria" w:hAnsi="Cambria"/>
          <w:bCs/>
          <w:sz w:val="28"/>
          <w:szCs w:val="28"/>
        </w:rPr>
        <w:t xml:space="preserve">‘I did </w:t>
      </w:r>
      <w:r w:rsidR="003F0238">
        <w:rPr>
          <w:rFonts w:ascii="Cambria" w:hAnsi="Cambria"/>
          <w:bCs/>
          <w:sz w:val="28"/>
          <w:szCs w:val="28"/>
        </w:rPr>
        <w:t xml:space="preserve">a </w:t>
      </w:r>
      <w:r>
        <w:rPr>
          <w:rFonts w:ascii="Cambria" w:hAnsi="Cambria"/>
          <w:bCs/>
          <w:sz w:val="28"/>
          <w:szCs w:val="28"/>
        </w:rPr>
        <w:t>terrible thing, and that’s that.</w:t>
      </w:r>
      <w:ins w:id="27344" w:author="Claire S" w:date="2026-06-06T09:37:00Z" w16du:dateUtc="2026-06-06T08:37:00Z">
        <w:r w:rsidR="00B93BB1">
          <w:rPr>
            <w:rFonts w:ascii="Cambria" w:hAnsi="Cambria"/>
            <w:bCs/>
            <w:sz w:val="28"/>
            <w:szCs w:val="28"/>
          </w:rPr>
          <w:t xml:space="preserve"> I didn’t want to hurt anyone else</w:t>
        </w:r>
        <w:r w:rsidR="00456C5D">
          <w:rPr>
            <w:rFonts w:ascii="Cambria" w:hAnsi="Cambria"/>
            <w:bCs/>
            <w:sz w:val="28"/>
            <w:szCs w:val="28"/>
          </w:rPr>
          <w:t>. I even went to try and talk to Savannah</w:t>
        </w:r>
      </w:ins>
      <w:ins w:id="27345" w:author="Daisy Watt" w:date="2026-06-24T14:24:00Z" w16du:dateUtc="2026-06-24T12:24:00Z">
        <w:r w:rsidR="009D42AC">
          <w:rPr>
            <w:rFonts w:ascii="Cambria" w:hAnsi="Cambria"/>
            <w:bCs/>
            <w:sz w:val="28"/>
            <w:szCs w:val="28"/>
          </w:rPr>
          <w:t>,</w:t>
        </w:r>
      </w:ins>
      <w:ins w:id="27346" w:author="Claire S" w:date="2026-06-06T09:39:00Z" w16du:dateUtc="2026-06-06T08:39:00Z">
        <w:r w:rsidR="00456C5D">
          <w:rPr>
            <w:rFonts w:ascii="Cambria" w:hAnsi="Cambria"/>
            <w:bCs/>
            <w:sz w:val="28"/>
            <w:szCs w:val="28"/>
          </w:rPr>
          <w:t xml:space="preserve"> the next day.</w:t>
        </w:r>
      </w:ins>
      <w:ins w:id="27347" w:author="Claire S" w:date="2026-06-06T09:37:00Z" w16du:dateUtc="2026-06-06T08:37:00Z">
        <w:r w:rsidR="00456C5D">
          <w:rPr>
            <w:rFonts w:ascii="Cambria" w:hAnsi="Cambria"/>
            <w:bCs/>
            <w:sz w:val="28"/>
            <w:szCs w:val="28"/>
          </w:rPr>
          <w:t xml:space="preserve"> I felt so bad</w:t>
        </w:r>
      </w:ins>
      <w:ins w:id="27348" w:author="Claire S" w:date="2026-06-06T09:39:00Z" w16du:dateUtc="2026-06-06T08:39:00Z">
        <w:r w:rsidR="00456C5D">
          <w:rPr>
            <w:rFonts w:ascii="Cambria" w:hAnsi="Cambria"/>
            <w:bCs/>
            <w:sz w:val="28"/>
            <w:szCs w:val="28"/>
          </w:rPr>
          <w:t>, I was going to confess,</w:t>
        </w:r>
      </w:ins>
      <w:ins w:id="27349" w:author="Claire S" w:date="2026-06-06T09:37:00Z" w16du:dateUtc="2026-06-06T08:37:00Z">
        <w:r w:rsidR="00456C5D">
          <w:rPr>
            <w:rFonts w:ascii="Cambria" w:hAnsi="Cambria"/>
            <w:bCs/>
            <w:sz w:val="28"/>
            <w:szCs w:val="28"/>
          </w:rPr>
          <w:t xml:space="preserve"> but she didn’t let me in, so</w:t>
        </w:r>
      </w:ins>
      <w:ins w:id="27350" w:author="Daisy Watt" w:date="2026-06-24T14:25:00Z" w16du:dateUtc="2026-06-24T12:25:00Z">
        <w:r w:rsidR="009D42AC">
          <w:rPr>
            <w:rFonts w:ascii="Cambria" w:hAnsi="Cambria"/>
            <w:bCs/>
            <w:sz w:val="28"/>
            <w:szCs w:val="28"/>
          </w:rPr>
          <w:t>—</w:t>
        </w:r>
      </w:ins>
      <w:ins w:id="27351" w:author="Claire S" w:date="2026-06-06T09:38:00Z" w16du:dateUtc="2026-06-06T08:38:00Z">
        <w:del w:id="27352" w:author="Daisy Watt" w:date="2026-06-24T14:24:00Z" w16du:dateUtc="2026-06-24T12:24:00Z">
          <w:r w:rsidR="00456C5D" w:rsidDel="009D42AC">
            <w:rPr>
              <w:rFonts w:ascii="Cambria" w:hAnsi="Cambria"/>
              <w:bCs/>
              <w:sz w:val="28"/>
              <w:szCs w:val="28"/>
            </w:rPr>
            <w:delText xml:space="preserve"> -</w:delText>
          </w:r>
        </w:del>
        <w:r w:rsidR="00456C5D">
          <w:rPr>
            <w:rFonts w:ascii="Cambria" w:hAnsi="Cambria"/>
            <w:bCs/>
            <w:sz w:val="28"/>
            <w:szCs w:val="28"/>
          </w:rPr>
          <w:t>’</w:t>
        </w:r>
      </w:ins>
      <w:del w:id="27353" w:author="Claire S" w:date="2026-06-06T09:37:00Z" w16du:dateUtc="2026-06-06T08:37:00Z">
        <w:r w:rsidDel="00456C5D">
          <w:rPr>
            <w:rFonts w:ascii="Cambria" w:hAnsi="Cambria"/>
            <w:bCs/>
            <w:sz w:val="28"/>
            <w:szCs w:val="28"/>
          </w:rPr>
          <w:delText>’</w:delText>
        </w:r>
      </w:del>
    </w:p>
    <w:p w14:paraId="58DAEE41" w14:textId="77C0CA5D" w:rsidR="0007765E" w:rsidRDefault="0007765E" w:rsidP="0007765E">
      <w:pPr>
        <w:spacing w:line="360" w:lineRule="auto"/>
        <w:contextualSpacing/>
        <w:rPr>
          <w:rFonts w:ascii="Cambria" w:hAnsi="Cambria"/>
          <w:bCs/>
          <w:sz w:val="28"/>
          <w:szCs w:val="28"/>
        </w:rPr>
      </w:pPr>
      <w:r>
        <w:rPr>
          <w:rFonts w:ascii="Cambria" w:hAnsi="Cambria"/>
          <w:bCs/>
          <w:sz w:val="28"/>
          <w:szCs w:val="28"/>
        </w:rPr>
        <w:tab/>
        <w:t>‘Violet</w:t>
      </w:r>
      <w:ins w:id="27354" w:author="Claire S" w:date="2026-06-05T18:14:00Z" w16du:dateUtc="2026-06-05T17:14:00Z">
        <w:r w:rsidR="00C058F6">
          <w:rPr>
            <w:rFonts w:ascii="Cambria" w:hAnsi="Cambria"/>
            <w:bCs/>
            <w:sz w:val="28"/>
            <w:szCs w:val="28"/>
          </w:rPr>
          <w:t>.</w:t>
        </w:r>
      </w:ins>
      <w:del w:id="27355" w:author="Claire S" w:date="2026-06-05T18:14:00Z" w16du:dateUtc="2026-06-05T17:14:00Z">
        <w:r w:rsidDel="00C058F6">
          <w:rPr>
            <w:rFonts w:ascii="Cambria" w:hAnsi="Cambria"/>
            <w:bCs/>
            <w:sz w:val="28"/>
            <w:szCs w:val="28"/>
          </w:rPr>
          <w:delText>!</w:delText>
        </w:r>
      </w:del>
      <w:r>
        <w:rPr>
          <w:rFonts w:ascii="Cambria" w:hAnsi="Cambria"/>
          <w:bCs/>
          <w:sz w:val="28"/>
          <w:szCs w:val="28"/>
        </w:rPr>
        <w:t>’ It was an ornate old paper</w:t>
      </w:r>
      <w:del w:id="27356" w:author="Daisy Watt" w:date="2026-06-24T14:26:00Z" w16du:dateUtc="2026-06-24T12:26:00Z">
        <w:r w:rsidR="0072093E" w:rsidDel="00275895">
          <w:rPr>
            <w:rFonts w:ascii="Cambria" w:hAnsi="Cambria"/>
            <w:bCs/>
            <w:sz w:val="28"/>
            <w:szCs w:val="28"/>
          </w:rPr>
          <w:delText>-</w:delText>
        </w:r>
      </w:del>
      <w:ins w:id="27357" w:author="Daisy Watt" w:date="2026-06-24T14:26:00Z" w16du:dateUtc="2026-06-24T12:26:00Z">
        <w:r w:rsidR="00275895">
          <w:rPr>
            <w:rFonts w:ascii="Cambria" w:hAnsi="Cambria"/>
            <w:bCs/>
            <w:sz w:val="28"/>
            <w:szCs w:val="28"/>
          </w:rPr>
          <w:t xml:space="preserve"> </w:t>
        </w:r>
      </w:ins>
      <w:r>
        <w:rPr>
          <w:rFonts w:ascii="Cambria" w:hAnsi="Cambria"/>
          <w:bCs/>
          <w:sz w:val="28"/>
          <w:szCs w:val="28"/>
        </w:rPr>
        <w:t>cutter, Clara realised</w:t>
      </w:r>
      <w:del w:id="27358" w:author="Daisy Watt" w:date="2026-06-24T14:25:00Z" w16du:dateUtc="2026-06-24T12:25:00Z">
        <w:r w:rsidR="0072093E" w:rsidDel="000D398E">
          <w:rPr>
            <w:rFonts w:ascii="Cambria" w:hAnsi="Cambria"/>
            <w:bCs/>
            <w:sz w:val="28"/>
            <w:szCs w:val="28"/>
          </w:rPr>
          <w:delText>;</w:delText>
        </w:r>
      </w:del>
      <w:ins w:id="27359" w:author="Daisy Watt" w:date="2026-06-24T14:25:00Z" w16du:dateUtc="2026-06-24T12:25:00Z">
        <w:r w:rsidR="000D398E">
          <w:rPr>
            <w:rFonts w:ascii="Cambria" w:hAnsi="Cambria"/>
            <w:bCs/>
            <w:sz w:val="28"/>
            <w:szCs w:val="28"/>
          </w:rPr>
          <w:t xml:space="preserve"> –</w:t>
        </w:r>
      </w:ins>
      <w:r w:rsidR="0072093E">
        <w:rPr>
          <w:rFonts w:ascii="Cambria" w:hAnsi="Cambria"/>
          <w:bCs/>
          <w:sz w:val="28"/>
          <w:szCs w:val="28"/>
        </w:rPr>
        <w:t xml:space="preserve"> part of</w:t>
      </w:r>
      <w:r>
        <w:rPr>
          <w:rFonts w:ascii="Cambria" w:hAnsi="Cambria"/>
          <w:bCs/>
          <w:sz w:val="28"/>
          <w:szCs w:val="28"/>
        </w:rPr>
        <w:t xml:space="preserve"> the </w:t>
      </w:r>
      <w:r w:rsidR="008239EF">
        <w:rPr>
          <w:rFonts w:ascii="Cambria" w:hAnsi="Cambria"/>
          <w:bCs/>
          <w:sz w:val="28"/>
          <w:szCs w:val="28"/>
        </w:rPr>
        <w:t>Dickens</w:t>
      </w:r>
      <w:del w:id="27360" w:author="Daisy Watt" w:date="2026-06-24T14:25:00Z" w16du:dateUtc="2026-06-24T12:25:00Z">
        <w:r w:rsidR="008239EF" w:rsidDel="000D398E">
          <w:rPr>
            <w:rFonts w:ascii="Cambria" w:hAnsi="Cambria"/>
            <w:bCs/>
            <w:sz w:val="28"/>
            <w:szCs w:val="28"/>
          </w:rPr>
          <w:delText>’</w:delText>
        </w:r>
      </w:del>
      <w:r w:rsidR="00307763">
        <w:rPr>
          <w:rFonts w:ascii="Cambria" w:hAnsi="Cambria"/>
          <w:bCs/>
          <w:sz w:val="28"/>
          <w:szCs w:val="28"/>
        </w:rPr>
        <w:t xml:space="preserve"> </w:t>
      </w:r>
      <w:r w:rsidR="0072093E">
        <w:rPr>
          <w:rFonts w:ascii="Cambria" w:hAnsi="Cambria"/>
          <w:bCs/>
          <w:sz w:val="28"/>
          <w:szCs w:val="28"/>
        </w:rPr>
        <w:t>memorabilia</w:t>
      </w:r>
      <w:r>
        <w:rPr>
          <w:rFonts w:ascii="Cambria" w:hAnsi="Cambria"/>
          <w:bCs/>
          <w:sz w:val="28"/>
          <w:szCs w:val="28"/>
        </w:rPr>
        <w:t>. ‘</w:t>
      </w:r>
      <w:ins w:id="27361" w:author="Claire S" w:date="2026-06-06T09:39:00Z" w16du:dateUtc="2026-06-06T08:39:00Z">
        <w:r w:rsidR="00456C5D">
          <w:rPr>
            <w:rFonts w:ascii="Cambria" w:hAnsi="Cambria"/>
            <w:bCs/>
            <w:sz w:val="28"/>
            <w:szCs w:val="28"/>
          </w:rPr>
          <w:t>Put that down</w:t>
        </w:r>
      </w:ins>
      <w:ins w:id="27362" w:author="Daisy Watt" w:date="2026-06-24T14:25:00Z" w16du:dateUtc="2026-06-24T12:25:00Z">
        <w:r w:rsidR="00AB098A">
          <w:rPr>
            <w:rFonts w:ascii="Cambria" w:hAnsi="Cambria"/>
            <w:bCs/>
            <w:sz w:val="28"/>
            <w:szCs w:val="28"/>
          </w:rPr>
          <w:t>,</w:t>
        </w:r>
      </w:ins>
      <w:ins w:id="27363" w:author="Claire S" w:date="2026-06-06T09:39:00Z" w16du:dateUtc="2026-06-06T08:39:00Z">
        <w:r w:rsidR="00456C5D">
          <w:rPr>
            <w:rFonts w:ascii="Cambria" w:hAnsi="Cambria"/>
            <w:bCs/>
            <w:sz w:val="28"/>
            <w:szCs w:val="28"/>
          </w:rPr>
          <w:t xml:space="preserve"> now, and d</w:t>
        </w:r>
      </w:ins>
      <w:del w:id="27364" w:author="Claire S" w:date="2026-06-06T09:39:00Z" w16du:dateUtc="2026-06-06T08:39:00Z">
        <w:r w:rsidDel="00456C5D">
          <w:rPr>
            <w:rFonts w:ascii="Cambria" w:hAnsi="Cambria"/>
            <w:bCs/>
            <w:sz w:val="28"/>
            <w:szCs w:val="28"/>
          </w:rPr>
          <w:delText>D</w:delText>
        </w:r>
      </w:del>
      <w:r>
        <w:rPr>
          <w:rFonts w:ascii="Cambria" w:hAnsi="Cambria"/>
          <w:bCs/>
          <w:sz w:val="28"/>
          <w:szCs w:val="28"/>
        </w:rPr>
        <w:t>on’t</w:t>
      </w:r>
      <w:r w:rsidR="0072093E">
        <w:rPr>
          <w:rFonts w:ascii="Cambria" w:hAnsi="Cambria"/>
          <w:bCs/>
          <w:sz w:val="28"/>
          <w:szCs w:val="28"/>
        </w:rPr>
        <w:t xml:space="preserve"> be stupid</w:t>
      </w:r>
      <w:ins w:id="27365" w:author="Daisy Watt" w:date="2026-06-24T14:25:00Z" w16du:dateUtc="2026-06-24T12:25:00Z">
        <w:r w:rsidR="00AB098A">
          <w:rPr>
            <w:rFonts w:ascii="Cambria" w:hAnsi="Cambria"/>
            <w:bCs/>
            <w:sz w:val="28"/>
            <w:szCs w:val="28"/>
          </w:rPr>
          <w:t>.</w:t>
        </w:r>
      </w:ins>
      <w:ins w:id="27366" w:author="Claire S" w:date="2026-06-05T18:14:00Z" w16du:dateUtc="2026-06-05T17:14:00Z">
        <w:del w:id="27367" w:author="Daisy Watt" w:date="2026-06-24T14:25:00Z" w16du:dateUtc="2026-06-24T12:25:00Z">
          <w:r w:rsidR="00C058F6" w:rsidDel="00AB098A">
            <w:rPr>
              <w:rFonts w:ascii="Cambria" w:hAnsi="Cambria"/>
              <w:bCs/>
              <w:sz w:val="28"/>
              <w:szCs w:val="28"/>
            </w:rPr>
            <w:delText xml:space="preserve"> -</w:delText>
          </w:r>
        </w:del>
      </w:ins>
      <w:del w:id="27368" w:author="Claire S" w:date="2026-06-05T18:14:00Z" w16du:dateUtc="2026-06-05T17:14:00Z">
        <w:r w:rsidDel="00C058F6">
          <w:rPr>
            <w:rFonts w:ascii="Cambria" w:hAnsi="Cambria"/>
            <w:bCs/>
            <w:sz w:val="28"/>
            <w:szCs w:val="28"/>
          </w:rPr>
          <w:delText>!</w:delText>
        </w:r>
      </w:del>
      <w:r>
        <w:rPr>
          <w:rFonts w:ascii="Cambria" w:hAnsi="Cambria"/>
          <w:bCs/>
          <w:sz w:val="28"/>
          <w:szCs w:val="28"/>
        </w:rPr>
        <w:t>’</w:t>
      </w:r>
    </w:p>
    <w:p w14:paraId="1E47B8F2" w14:textId="40BE8BF2" w:rsidR="00260ABE" w:rsidRDefault="0007765E" w:rsidP="0007765E">
      <w:pPr>
        <w:spacing w:line="360" w:lineRule="auto"/>
        <w:contextualSpacing/>
        <w:rPr>
          <w:rFonts w:ascii="Cambria" w:hAnsi="Cambria"/>
          <w:bCs/>
          <w:sz w:val="28"/>
          <w:szCs w:val="28"/>
        </w:rPr>
      </w:pPr>
      <w:r>
        <w:rPr>
          <w:rFonts w:ascii="Cambria" w:hAnsi="Cambria"/>
          <w:bCs/>
          <w:sz w:val="28"/>
          <w:szCs w:val="28"/>
        </w:rPr>
        <w:tab/>
        <w:t>‘</w:t>
      </w:r>
      <w:ins w:id="27369" w:author="Claire S" w:date="2026-06-05T18:14:00Z" w16du:dateUtc="2026-06-05T17:14:00Z">
        <w:r w:rsidR="00C058F6">
          <w:rPr>
            <w:rFonts w:ascii="Cambria" w:hAnsi="Cambria"/>
            <w:bCs/>
            <w:sz w:val="28"/>
            <w:szCs w:val="28"/>
          </w:rPr>
          <w:t xml:space="preserve">But I </w:t>
        </w:r>
        <w:r w:rsidR="00C058F6" w:rsidRPr="00FE16EA">
          <w:rPr>
            <w:rFonts w:ascii="Cambria" w:hAnsi="Cambria"/>
            <w:bCs/>
            <w:i/>
            <w:iCs/>
            <w:sz w:val="28"/>
            <w:szCs w:val="28"/>
            <w:rPrChange w:id="27370" w:author="Daisy Watt" w:date="2026-06-24T14:26:00Z" w16du:dateUtc="2026-06-24T12:26:00Z">
              <w:rPr>
                <w:rFonts w:ascii="Cambria" w:hAnsi="Cambria"/>
                <w:bCs/>
                <w:sz w:val="28"/>
                <w:szCs w:val="28"/>
              </w:rPr>
            </w:rPrChange>
          </w:rPr>
          <w:t>have</w:t>
        </w:r>
        <w:r w:rsidR="00C058F6">
          <w:rPr>
            <w:rFonts w:ascii="Cambria" w:hAnsi="Cambria"/>
            <w:bCs/>
            <w:sz w:val="28"/>
            <w:szCs w:val="28"/>
          </w:rPr>
          <w:t xml:space="preserve"> been stupid, and </w:t>
        </w:r>
      </w:ins>
      <w:del w:id="27371" w:author="Claire S" w:date="2026-06-05T18:14:00Z" w16du:dateUtc="2026-06-05T17:14:00Z">
        <w:r w:rsidR="004853FA" w:rsidDel="00C058F6">
          <w:rPr>
            <w:rFonts w:ascii="Cambria" w:hAnsi="Cambria"/>
            <w:bCs/>
            <w:sz w:val="28"/>
            <w:szCs w:val="28"/>
          </w:rPr>
          <w:delText xml:space="preserve">Too late! </w:delText>
        </w:r>
      </w:del>
      <w:r>
        <w:rPr>
          <w:rFonts w:ascii="Cambria" w:hAnsi="Cambria"/>
          <w:bCs/>
          <w:sz w:val="28"/>
          <w:szCs w:val="28"/>
        </w:rPr>
        <w:t>I’m not going to get away with this</w:t>
      </w:r>
      <w:r w:rsidR="004853FA">
        <w:rPr>
          <w:rFonts w:ascii="Cambria" w:hAnsi="Cambria"/>
          <w:bCs/>
          <w:sz w:val="28"/>
          <w:szCs w:val="28"/>
        </w:rPr>
        <w:t>.</w:t>
      </w:r>
      <w:r w:rsidR="00307763">
        <w:rPr>
          <w:rFonts w:ascii="Cambria" w:hAnsi="Cambria"/>
          <w:bCs/>
          <w:sz w:val="28"/>
          <w:szCs w:val="28"/>
        </w:rPr>
        <w:t xml:space="preserve">’ Violet pushed the blade into her </w:t>
      </w:r>
      <w:r w:rsidR="00260ABE">
        <w:rPr>
          <w:rFonts w:ascii="Cambria" w:hAnsi="Cambria"/>
          <w:bCs/>
          <w:sz w:val="28"/>
          <w:szCs w:val="28"/>
        </w:rPr>
        <w:t xml:space="preserve">own </w:t>
      </w:r>
      <w:r w:rsidR="0072093E">
        <w:rPr>
          <w:rFonts w:ascii="Cambria" w:hAnsi="Cambria"/>
          <w:bCs/>
          <w:sz w:val="28"/>
          <w:szCs w:val="28"/>
        </w:rPr>
        <w:t>neck</w:t>
      </w:r>
      <w:r w:rsidR="000E7626">
        <w:rPr>
          <w:rFonts w:ascii="Cambria" w:hAnsi="Cambria"/>
          <w:bCs/>
          <w:sz w:val="28"/>
          <w:szCs w:val="28"/>
        </w:rPr>
        <w:t>,</w:t>
      </w:r>
      <w:r w:rsidR="00307763">
        <w:rPr>
          <w:rFonts w:ascii="Cambria" w:hAnsi="Cambria"/>
          <w:bCs/>
          <w:sz w:val="28"/>
          <w:szCs w:val="28"/>
        </w:rPr>
        <w:t xml:space="preserve"> so </w:t>
      </w:r>
      <w:r w:rsidR="00260ABE">
        <w:rPr>
          <w:rFonts w:ascii="Cambria" w:hAnsi="Cambria"/>
          <w:bCs/>
          <w:sz w:val="28"/>
          <w:szCs w:val="28"/>
        </w:rPr>
        <w:t xml:space="preserve">the blood stopped around it; her </w:t>
      </w:r>
      <w:r w:rsidR="0072093E">
        <w:rPr>
          <w:rFonts w:ascii="Cambria" w:hAnsi="Cambria"/>
          <w:bCs/>
          <w:sz w:val="28"/>
          <w:szCs w:val="28"/>
        </w:rPr>
        <w:t>flesh</w:t>
      </w:r>
      <w:r w:rsidR="00260ABE">
        <w:rPr>
          <w:rFonts w:ascii="Cambria" w:hAnsi="Cambria"/>
          <w:bCs/>
          <w:sz w:val="28"/>
          <w:szCs w:val="28"/>
        </w:rPr>
        <w:t xml:space="preserve"> tur</w:t>
      </w:r>
      <w:ins w:id="27372" w:author="Daisy Watt" w:date="2026-06-24T14:26:00Z" w16du:dateUtc="2026-06-24T12:26:00Z">
        <w:r w:rsidR="002C7545">
          <w:rPr>
            <w:rFonts w:ascii="Cambria" w:hAnsi="Cambria"/>
            <w:bCs/>
            <w:sz w:val="28"/>
            <w:szCs w:val="28"/>
          </w:rPr>
          <w:t>ned</w:t>
        </w:r>
      </w:ins>
      <w:del w:id="27373" w:author="Daisy Watt" w:date="2026-06-24T14:26:00Z" w16du:dateUtc="2026-06-24T12:26:00Z">
        <w:r w:rsidR="00260ABE" w:rsidDel="002C7545">
          <w:rPr>
            <w:rFonts w:ascii="Cambria" w:hAnsi="Cambria"/>
            <w:bCs/>
            <w:sz w:val="28"/>
            <w:szCs w:val="28"/>
          </w:rPr>
          <w:delText>ning</w:delText>
        </w:r>
      </w:del>
      <w:r w:rsidR="00260ABE">
        <w:rPr>
          <w:rFonts w:ascii="Cambria" w:hAnsi="Cambria"/>
          <w:bCs/>
          <w:sz w:val="28"/>
          <w:szCs w:val="28"/>
        </w:rPr>
        <w:t xml:space="preserve"> translucent</w:t>
      </w:r>
      <w:r w:rsidR="0072093E">
        <w:rPr>
          <w:rFonts w:ascii="Cambria" w:hAnsi="Cambria"/>
          <w:bCs/>
          <w:sz w:val="28"/>
          <w:szCs w:val="28"/>
        </w:rPr>
        <w:t xml:space="preserve"> where she pushed harder</w:t>
      </w:r>
      <w:r w:rsidR="00307763">
        <w:rPr>
          <w:rFonts w:ascii="Cambria" w:hAnsi="Cambria"/>
          <w:bCs/>
          <w:sz w:val="28"/>
          <w:szCs w:val="28"/>
        </w:rPr>
        <w:t xml:space="preserve">. </w:t>
      </w:r>
      <w:r w:rsidR="004853FA">
        <w:rPr>
          <w:rFonts w:ascii="Cambria" w:hAnsi="Cambria"/>
          <w:bCs/>
          <w:sz w:val="28"/>
          <w:szCs w:val="28"/>
        </w:rPr>
        <w:t>‘You know that, Clara.’</w:t>
      </w:r>
    </w:p>
    <w:p w14:paraId="43776CD3" w14:textId="2F0E8977" w:rsidR="00260ABE" w:rsidRDefault="00260ABE" w:rsidP="0007765E">
      <w:pPr>
        <w:spacing w:line="360" w:lineRule="auto"/>
        <w:contextualSpacing/>
        <w:rPr>
          <w:rFonts w:ascii="Cambria" w:hAnsi="Cambria"/>
          <w:bCs/>
          <w:sz w:val="28"/>
          <w:szCs w:val="28"/>
        </w:rPr>
      </w:pPr>
      <w:r>
        <w:rPr>
          <w:rFonts w:ascii="Cambria" w:hAnsi="Cambria"/>
          <w:bCs/>
          <w:sz w:val="28"/>
          <w:szCs w:val="28"/>
        </w:rPr>
        <w:tab/>
        <w:t>‘Please</w:t>
      </w:r>
      <w:ins w:id="27374" w:author="Claire S" w:date="2026-06-05T18:14:00Z" w16du:dateUtc="2026-06-05T17:14:00Z">
        <w:del w:id="27375" w:author="Daisy Watt" w:date="2026-06-24T14:26:00Z" w16du:dateUtc="2026-06-24T12:26:00Z">
          <w:r w:rsidR="00C058F6" w:rsidDel="002C7545">
            <w:rPr>
              <w:rFonts w:ascii="Cambria" w:hAnsi="Cambria"/>
              <w:bCs/>
              <w:sz w:val="28"/>
              <w:szCs w:val="28"/>
            </w:rPr>
            <w:delText>,</w:delText>
          </w:r>
        </w:del>
      </w:ins>
      <w:ins w:id="27376" w:author="Daisy Watt" w:date="2026-06-24T14:26:00Z" w16du:dateUtc="2026-06-24T12:26:00Z">
        <w:r w:rsidR="002C7545">
          <w:rPr>
            <w:rFonts w:ascii="Cambria" w:hAnsi="Cambria"/>
            <w:bCs/>
            <w:sz w:val="28"/>
            <w:szCs w:val="28"/>
          </w:rPr>
          <w:t>.</w:t>
        </w:r>
      </w:ins>
      <w:del w:id="27377" w:author="Claire S" w:date="2026-06-05T18:14:00Z" w16du:dateUtc="2026-06-05T17:14:00Z">
        <w:r w:rsidDel="00C058F6">
          <w:rPr>
            <w:rFonts w:ascii="Cambria" w:hAnsi="Cambria"/>
            <w:bCs/>
            <w:sz w:val="28"/>
            <w:szCs w:val="28"/>
          </w:rPr>
          <w:delText>!</w:delText>
        </w:r>
      </w:del>
      <w:r>
        <w:rPr>
          <w:rFonts w:ascii="Cambria" w:hAnsi="Cambria"/>
          <w:bCs/>
          <w:sz w:val="28"/>
          <w:szCs w:val="28"/>
        </w:rPr>
        <w:t>’ Clara inched towards her</w:t>
      </w:r>
      <w:r w:rsidR="00BF3D32">
        <w:rPr>
          <w:rFonts w:ascii="Cambria" w:hAnsi="Cambria"/>
          <w:bCs/>
          <w:sz w:val="28"/>
          <w:szCs w:val="28"/>
        </w:rPr>
        <w:t xml:space="preserve"> friend.</w:t>
      </w:r>
      <w:r>
        <w:rPr>
          <w:rFonts w:ascii="Cambria" w:hAnsi="Cambria"/>
          <w:bCs/>
          <w:sz w:val="28"/>
          <w:szCs w:val="28"/>
        </w:rPr>
        <w:t xml:space="preserve"> ‘Don’t be silly</w:t>
      </w:r>
      <w:r w:rsidR="0072093E">
        <w:rPr>
          <w:rFonts w:ascii="Cambria" w:hAnsi="Cambria"/>
          <w:bCs/>
          <w:sz w:val="28"/>
          <w:szCs w:val="28"/>
        </w:rPr>
        <w:t>. W</w:t>
      </w:r>
      <w:r>
        <w:rPr>
          <w:rFonts w:ascii="Cambria" w:hAnsi="Cambria"/>
          <w:bCs/>
          <w:sz w:val="28"/>
          <w:szCs w:val="28"/>
        </w:rPr>
        <w:t>e can work it out</w:t>
      </w:r>
      <w:ins w:id="27378" w:author="Daisy Watt" w:date="2026-06-24T14:26:00Z" w16du:dateUtc="2026-06-24T12:26:00Z">
        <w:r w:rsidR="00875D37">
          <w:rPr>
            <w:rFonts w:ascii="Cambria" w:hAnsi="Cambria"/>
            <w:bCs/>
            <w:sz w:val="28"/>
            <w:szCs w:val="28"/>
          </w:rPr>
          <w:t>.’</w:t>
        </w:r>
      </w:ins>
      <w:del w:id="27379" w:author="Daisy Watt" w:date="2026-06-24T14:26:00Z" w16du:dateUtc="2026-06-24T12:26:00Z">
        <w:r w:rsidR="00BF3D32" w:rsidDel="00875D37">
          <w:rPr>
            <w:rFonts w:ascii="Cambria" w:hAnsi="Cambria"/>
            <w:bCs/>
            <w:sz w:val="28"/>
            <w:szCs w:val="28"/>
          </w:rPr>
          <w:delText xml:space="preserve"> -</w:delText>
        </w:r>
        <w:r w:rsidDel="00875D37">
          <w:rPr>
            <w:rFonts w:ascii="Cambria" w:hAnsi="Cambria"/>
            <w:bCs/>
            <w:sz w:val="28"/>
            <w:szCs w:val="28"/>
          </w:rPr>
          <w:delText>’</w:delText>
        </w:r>
      </w:del>
    </w:p>
    <w:p w14:paraId="6CE141D5" w14:textId="0C1076A3" w:rsidR="0007765E" w:rsidRDefault="00307763" w:rsidP="00260ABE">
      <w:pPr>
        <w:spacing w:line="360" w:lineRule="auto"/>
        <w:ind w:firstLine="720"/>
        <w:contextualSpacing/>
        <w:rPr>
          <w:rFonts w:ascii="Cambria" w:hAnsi="Cambria"/>
          <w:bCs/>
          <w:sz w:val="28"/>
          <w:szCs w:val="28"/>
        </w:rPr>
      </w:pPr>
      <w:r>
        <w:rPr>
          <w:rFonts w:ascii="Cambria" w:hAnsi="Cambria"/>
          <w:bCs/>
          <w:sz w:val="28"/>
          <w:szCs w:val="28"/>
        </w:rPr>
        <w:t>‘</w:t>
      </w:r>
      <w:r w:rsidR="0072093E">
        <w:rPr>
          <w:rFonts w:ascii="Cambria" w:hAnsi="Cambria"/>
          <w:bCs/>
          <w:sz w:val="28"/>
          <w:szCs w:val="28"/>
        </w:rPr>
        <w:t>We can’t</w:t>
      </w:r>
      <w:del w:id="27380" w:author="Daisy Watt" w:date="2026-06-24T14:26:00Z" w16du:dateUtc="2026-06-24T12:26:00Z">
        <w:r w:rsidR="0002563C" w:rsidDel="00875D37">
          <w:rPr>
            <w:rFonts w:ascii="Cambria" w:hAnsi="Cambria"/>
            <w:bCs/>
            <w:sz w:val="28"/>
            <w:szCs w:val="28"/>
          </w:rPr>
          <w:delText>,’ a</w:delText>
        </w:r>
      </w:del>
      <w:ins w:id="27381" w:author="Daisy Watt" w:date="2026-06-24T14:26:00Z" w16du:dateUtc="2026-06-24T12:26:00Z">
        <w:r w:rsidR="00875D37">
          <w:rPr>
            <w:rFonts w:ascii="Cambria" w:hAnsi="Cambria"/>
            <w:bCs/>
            <w:sz w:val="28"/>
            <w:szCs w:val="28"/>
          </w:rPr>
          <w:t>.’ A</w:t>
        </w:r>
      </w:ins>
      <w:r w:rsidR="0002563C">
        <w:rPr>
          <w:rFonts w:ascii="Cambria" w:hAnsi="Cambria"/>
          <w:bCs/>
          <w:sz w:val="28"/>
          <w:szCs w:val="28"/>
        </w:rPr>
        <w:t xml:space="preserve"> bead of blood dripped down Violet’s neck. ‘</w:t>
      </w:r>
      <w:r w:rsidR="002A4C50">
        <w:rPr>
          <w:rFonts w:ascii="Cambria" w:hAnsi="Cambria"/>
          <w:bCs/>
          <w:sz w:val="28"/>
          <w:szCs w:val="28"/>
        </w:rPr>
        <w:t>Jackson will be freed, and Langley will keep publishing him</w:t>
      </w:r>
      <w:r w:rsidR="0072093E">
        <w:rPr>
          <w:rFonts w:ascii="Cambria" w:hAnsi="Cambria"/>
          <w:bCs/>
          <w:sz w:val="28"/>
          <w:szCs w:val="28"/>
        </w:rPr>
        <w:t>, and I’ll go to jail for life</w:t>
      </w:r>
      <w:r w:rsidR="00BF3D32">
        <w:rPr>
          <w:rFonts w:ascii="Cambria" w:hAnsi="Cambria"/>
          <w:bCs/>
          <w:sz w:val="28"/>
          <w:szCs w:val="28"/>
        </w:rPr>
        <w:t xml:space="preserve">. </w:t>
      </w:r>
      <w:ins w:id="27382" w:author="Claire S" w:date="2026-08-04T10:52:00Z" w16du:dateUtc="2026-08-04T09:52:00Z">
        <w:r w:rsidR="00701A48">
          <w:rPr>
            <w:rFonts w:ascii="Cambria" w:hAnsi="Cambria"/>
            <w:bCs/>
            <w:sz w:val="28"/>
            <w:szCs w:val="28"/>
          </w:rPr>
          <w:t xml:space="preserve">Look at this crappy world we live in.  </w:t>
        </w:r>
      </w:ins>
      <w:r w:rsidR="00BF3D32">
        <w:rPr>
          <w:rFonts w:ascii="Cambria" w:hAnsi="Cambria"/>
          <w:bCs/>
          <w:sz w:val="28"/>
          <w:szCs w:val="28"/>
        </w:rPr>
        <w:t>A</w:t>
      </w:r>
      <w:r>
        <w:rPr>
          <w:rFonts w:ascii="Cambria" w:hAnsi="Cambria"/>
          <w:bCs/>
          <w:sz w:val="28"/>
          <w:szCs w:val="28"/>
        </w:rPr>
        <w:t>s long as they’re</w:t>
      </w:r>
      <w:r w:rsidR="002A4C50">
        <w:rPr>
          <w:rFonts w:ascii="Cambria" w:hAnsi="Cambria"/>
          <w:bCs/>
          <w:sz w:val="28"/>
          <w:szCs w:val="28"/>
        </w:rPr>
        <w:t xml:space="preserve"> making money</w:t>
      </w:r>
      <w:r>
        <w:rPr>
          <w:rFonts w:ascii="Cambria" w:hAnsi="Cambria"/>
          <w:bCs/>
          <w:sz w:val="28"/>
          <w:szCs w:val="28"/>
        </w:rPr>
        <w:t>, they could</w:t>
      </w:r>
      <w:ins w:id="27383" w:author="Daisy Watt" w:date="2026-06-24T14:26:00Z" w16du:dateUtc="2026-06-24T12:26:00Z">
        <w:r w:rsidR="00DB1202">
          <w:rPr>
            <w:rFonts w:ascii="Cambria" w:hAnsi="Cambria"/>
            <w:bCs/>
            <w:sz w:val="28"/>
            <w:szCs w:val="28"/>
          </w:rPr>
          <w:t>n’t</w:t>
        </w:r>
      </w:ins>
      <w:r>
        <w:rPr>
          <w:rFonts w:ascii="Cambria" w:hAnsi="Cambria"/>
          <w:bCs/>
          <w:sz w:val="28"/>
          <w:szCs w:val="28"/>
        </w:rPr>
        <w:t xml:space="preserve"> care less</w:t>
      </w:r>
      <w:ins w:id="27384" w:author="Daisy Watt" w:date="2026-06-24T14:26:00Z" w16du:dateUtc="2026-06-24T12:26:00Z">
        <w:r w:rsidR="00DB1202">
          <w:rPr>
            <w:rFonts w:ascii="Cambria" w:hAnsi="Cambria"/>
            <w:bCs/>
            <w:sz w:val="28"/>
            <w:szCs w:val="28"/>
          </w:rPr>
          <w:t xml:space="preserve"> that</w:t>
        </w:r>
      </w:ins>
      <w:r>
        <w:rPr>
          <w:rFonts w:ascii="Cambria" w:hAnsi="Cambria"/>
          <w:bCs/>
          <w:sz w:val="28"/>
          <w:szCs w:val="28"/>
        </w:rPr>
        <w:t xml:space="preserve"> he’s </w:t>
      </w:r>
      <w:r w:rsidR="002A4C50">
        <w:rPr>
          <w:rFonts w:ascii="Cambria" w:hAnsi="Cambria"/>
          <w:bCs/>
          <w:sz w:val="28"/>
          <w:szCs w:val="28"/>
        </w:rPr>
        <w:t>a sexual predator.’</w:t>
      </w:r>
    </w:p>
    <w:p w14:paraId="0F3D182C" w14:textId="77777777" w:rsidR="00BB799A" w:rsidRDefault="00BB799A" w:rsidP="00BB799A">
      <w:pPr>
        <w:spacing w:line="360" w:lineRule="auto"/>
        <w:contextualSpacing/>
        <w:rPr>
          <w:rFonts w:ascii="Cambria" w:hAnsi="Cambria"/>
          <w:bCs/>
          <w:sz w:val="28"/>
          <w:szCs w:val="28"/>
        </w:rPr>
      </w:pPr>
    </w:p>
    <w:p w14:paraId="7CF6581B" w14:textId="77777777" w:rsidR="00C058F6" w:rsidRDefault="00C058F6" w:rsidP="00BB799A">
      <w:pPr>
        <w:spacing w:line="360" w:lineRule="auto"/>
        <w:contextualSpacing/>
        <w:rPr>
          <w:ins w:id="27385" w:author="Claire S" w:date="2026-06-05T18:14:00Z" w16du:dateUtc="2026-06-05T17:14:00Z"/>
          <w:rFonts w:ascii="Cambria" w:hAnsi="Cambria"/>
          <w:b/>
          <w:sz w:val="28"/>
          <w:szCs w:val="28"/>
        </w:rPr>
      </w:pPr>
    </w:p>
    <w:p w14:paraId="1D32EFC9" w14:textId="77777777" w:rsidR="00C058F6" w:rsidRDefault="00C058F6" w:rsidP="00BB799A">
      <w:pPr>
        <w:spacing w:line="360" w:lineRule="auto"/>
        <w:contextualSpacing/>
        <w:rPr>
          <w:ins w:id="27386" w:author="Claire S" w:date="2026-06-05T18:14:00Z" w16du:dateUtc="2026-06-05T17:14:00Z"/>
          <w:rFonts w:ascii="Cambria" w:hAnsi="Cambria"/>
          <w:b/>
          <w:sz w:val="28"/>
          <w:szCs w:val="28"/>
        </w:rPr>
      </w:pPr>
    </w:p>
    <w:p w14:paraId="70CA4392" w14:textId="77777777" w:rsidR="00C058F6" w:rsidRDefault="00C058F6" w:rsidP="00BB799A">
      <w:pPr>
        <w:spacing w:line="360" w:lineRule="auto"/>
        <w:contextualSpacing/>
        <w:rPr>
          <w:ins w:id="27387" w:author="Claire S" w:date="2026-06-05T18:14:00Z" w16du:dateUtc="2026-06-05T17:14:00Z"/>
          <w:rFonts w:ascii="Cambria" w:hAnsi="Cambria"/>
          <w:b/>
          <w:sz w:val="28"/>
          <w:szCs w:val="28"/>
        </w:rPr>
      </w:pPr>
    </w:p>
    <w:p w14:paraId="6318EDE4" w14:textId="77777777" w:rsidR="00C058F6" w:rsidRDefault="00C058F6" w:rsidP="00BB799A">
      <w:pPr>
        <w:spacing w:line="360" w:lineRule="auto"/>
        <w:contextualSpacing/>
        <w:rPr>
          <w:ins w:id="27388" w:author="Claire S" w:date="2026-06-05T18:14:00Z" w16du:dateUtc="2026-06-05T17:14:00Z"/>
          <w:rFonts w:ascii="Cambria" w:hAnsi="Cambria"/>
          <w:b/>
          <w:sz w:val="28"/>
          <w:szCs w:val="28"/>
        </w:rPr>
      </w:pPr>
    </w:p>
    <w:p w14:paraId="7E6C5A25" w14:textId="77777777" w:rsidR="00C058F6" w:rsidRDefault="00C058F6" w:rsidP="00BB799A">
      <w:pPr>
        <w:spacing w:line="360" w:lineRule="auto"/>
        <w:contextualSpacing/>
        <w:rPr>
          <w:ins w:id="27389" w:author="Claire S" w:date="2026-06-05T18:14:00Z" w16du:dateUtc="2026-06-05T17:14:00Z"/>
          <w:rFonts w:ascii="Cambria" w:hAnsi="Cambria"/>
          <w:b/>
          <w:sz w:val="28"/>
          <w:szCs w:val="28"/>
        </w:rPr>
      </w:pPr>
    </w:p>
    <w:p w14:paraId="2628D60C" w14:textId="77777777" w:rsidR="00C058F6" w:rsidRDefault="00C058F6" w:rsidP="00BB799A">
      <w:pPr>
        <w:spacing w:line="360" w:lineRule="auto"/>
        <w:contextualSpacing/>
        <w:rPr>
          <w:ins w:id="27390" w:author="Claire S" w:date="2026-06-05T18:14:00Z" w16du:dateUtc="2026-06-05T17:14:00Z"/>
          <w:rFonts w:ascii="Cambria" w:hAnsi="Cambria"/>
          <w:b/>
          <w:sz w:val="28"/>
          <w:szCs w:val="28"/>
        </w:rPr>
      </w:pPr>
    </w:p>
    <w:p w14:paraId="5DCBE73B" w14:textId="77777777" w:rsidR="00C058F6" w:rsidRDefault="00C058F6" w:rsidP="00BB799A">
      <w:pPr>
        <w:spacing w:line="360" w:lineRule="auto"/>
        <w:contextualSpacing/>
        <w:rPr>
          <w:ins w:id="27391" w:author="Claire S" w:date="2026-06-05T18:14:00Z" w16du:dateUtc="2026-06-05T17:14:00Z"/>
          <w:rFonts w:ascii="Cambria" w:hAnsi="Cambria"/>
          <w:b/>
          <w:sz w:val="28"/>
          <w:szCs w:val="28"/>
        </w:rPr>
      </w:pPr>
    </w:p>
    <w:p w14:paraId="3758750D" w14:textId="1C16088D" w:rsidR="00BB799A" w:rsidRDefault="00862FD5" w:rsidP="00BB799A">
      <w:pPr>
        <w:spacing w:line="360" w:lineRule="auto"/>
        <w:contextualSpacing/>
        <w:rPr>
          <w:ins w:id="27392" w:author="Claire S" w:date="2026-08-03T18:28:00Z" w16du:dateUtc="2026-08-03T17:28:00Z"/>
          <w:rFonts w:ascii="Cambria" w:hAnsi="Cambria"/>
          <w:b/>
          <w:sz w:val="28"/>
          <w:szCs w:val="28"/>
        </w:rPr>
      </w:pPr>
      <w:r w:rsidRPr="001D1083">
        <w:rPr>
          <w:rFonts w:ascii="Cambria" w:hAnsi="Cambria"/>
          <w:b/>
          <w:sz w:val="28"/>
          <w:szCs w:val="28"/>
        </w:rPr>
        <w:t xml:space="preserve">CHAPTER </w:t>
      </w:r>
      <w:del w:id="27393" w:author="Daisy Watt" w:date="2026-06-24T12:34:00Z" w16du:dateUtc="2026-06-24T10:34:00Z">
        <w:r w:rsidR="001D1083" w:rsidRPr="001D1083" w:rsidDel="00AB513E">
          <w:rPr>
            <w:rFonts w:ascii="Cambria" w:hAnsi="Cambria"/>
            <w:b/>
            <w:sz w:val="28"/>
            <w:szCs w:val="28"/>
          </w:rPr>
          <w:delText>79</w:delText>
        </w:r>
      </w:del>
      <w:ins w:id="27394" w:author="Claire S" w:date="2026-06-08T17:39:00Z" w16du:dateUtc="2026-06-08T16:39:00Z">
        <w:del w:id="27395" w:author="Daisy Watt" w:date="2026-06-24T12:34:00Z" w16du:dateUtc="2026-06-24T10:34:00Z">
          <w:r w:rsidR="00A626AF" w:rsidDel="00AB513E">
            <w:rPr>
              <w:rFonts w:ascii="Cambria" w:hAnsi="Cambria"/>
              <w:b/>
              <w:sz w:val="28"/>
              <w:szCs w:val="28"/>
            </w:rPr>
            <w:delText>81</w:delText>
          </w:r>
        </w:del>
      </w:ins>
      <w:ins w:id="27396" w:author="Daisy Watt" w:date="2026-06-24T12:34:00Z" w16du:dateUtc="2026-06-24T10:34:00Z">
        <w:r w:rsidR="00AB513E">
          <w:rPr>
            <w:rFonts w:ascii="Cambria" w:hAnsi="Cambria"/>
            <w:b/>
            <w:sz w:val="28"/>
            <w:szCs w:val="28"/>
          </w:rPr>
          <w:t>7</w:t>
        </w:r>
      </w:ins>
      <w:ins w:id="27397" w:author="Daisy Watt" w:date="2026-06-24T14:28:00Z" w16du:dateUtc="2026-06-24T12:28:00Z">
        <w:del w:id="27398" w:author="Claire S" w:date="2026-08-03T18:28:00Z" w16du:dateUtc="2026-08-03T17:28:00Z">
          <w:r w:rsidR="004C3EA7" w:rsidDel="00E94AFB">
            <w:rPr>
              <w:rFonts w:ascii="Cambria" w:hAnsi="Cambria"/>
              <w:b/>
              <w:sz w:val="28"/>
              <w:szCs w:val="28"/>
            </w:rPr>
            <w:delText>9</w:delText>
          </w:r>
        </w:del>
      </w:ins>
      <w:ins w:id="27399" w:author="Claire S" w:date="2026-08-03T18:28:00Z" w16du:dateUtc="2026-08-03T17:28:00Z">
        <w:r w:rsidR="00E94AFB">
          <w:rPr>
            <w:rFonts w:ascii="Cambria" w:hAnsi="Cambria"/>
            <w:b/>
            <w:sz w:val="28"/>
            <w:szCs w:val="28"/>
          </w:rPr>
          <w:t>6</w:t>
        </w:r>
      </w:ins>
    </w:p>
    <w:p w14:paraId="23372CC1" w14:textId="03B98D0A" w:rsidR="00E94AFB" w:rsidRPr="001D1083" w:rsidRDefault="00E94AFB" w:rsidP="00BB799A">
      <w:pPr>
        <w:spacing w:line="360" w:lineRule="auto"/>
        <w:contextualSpacing/>
        <w:rPr>
          <w:rFonts w:ascii="Cambria" w:hAnsi="Cambria"/>
          <w:b/>
          <w:sz w:val="28"/>
          <w:szCs w:val="28"/>
        </w:rPr>
      </w:pPr>
      <w:ins w:id="27400" w:author="Claire S" w:date="2026-08-03T18:28:00Z" w16du:dateUtc="2026-08-03T17:28:00Z">
        <w:r>
          <w:rPr>
            <w:rFonts w:ascii="Cambria" w:hAnsi="Cambria"/>
            <w:b/>
            <w:sz w:val="28"/>
            <w:szCs w:val="28"/>
          </w:rPr>
          <w:t>THURSDAY AFTERNOON</w:t>
        </w:r>
      </w:ins>
    </w:p>
    <w:p w14:paraId="4446CB9A" w14:textId="0BB7EA1D" w:rsidR="00862FD5" w:rsidRPr="001D1083" w:rsidDel="00AB513E" w:rsidRDefault="00862FD5" w:rsidP="00BB799A">
      <w:pPr>
        <w:spacing w:line="360" w:lineRule="auto"/>
        <w:contextualSpacing/>
        <w:rPr>
          <w:del w:id="27401" w:author="Daisy Watt" w:date="2026-06-24T12:34:00Z" w16du:dateUtc="2026-06-24T10:34:00Z"/>
          <w:rFonts w:ascii="Cambria" w:hAnsi="Cambria"/>
          <w:b/>
          <w:sz w:val="28"/>
          <w:szCs w:val="28"/>
        </w:rPr>
      </w:pPr>
      <w:del w:id="27402" w:author="Daisy Watt" w:date="2026-06-24T12:34:00Z" w16du:dateUtc="2026-06-24T10:34:00Z">
        <w:r w:rsidRPr="001D1083" w:rsidDel="00AB513E">
          <w:rPr>
            <w:rFonts w:ascii="Cambria" w:hAnsi="Cambria"/>
            <w:b/>
            <w:sz w:val="28"/>
            <w:szCs w:val="28"/>
          </w:rPr>
          <w:delText>THURS EVE</w:delText>
        </w:r>
      </w:del>
    </w:p>
    <w:p w14:paraId="191648CF" w14:textId="752E476F" w:rsidR="00BF3D32" w:rsidRDefault="00BF3D32" w:rsidP="00BB799A">
      <w:pPr>
        <w:spacing w:line="360" w:lineRule="auto"/>
        <w:contextualSpacing/>
        <w:rPr>
          <w:rFonts w:ascii="Cambria" w:hAnsi="Cambria"/>
          <w:bCs/>
          <w:sz w:val="28"/>
          <w:szCs w:val="28"/>
        </w:rPr>
      </w:pPr>
      <w:r>
        <w:rPr>
          <w:rFonts w:ascii="Cambria" w:hAnsi="Cambria"/>
          <w:bCs/>
          <w:sz w:val="28"/>
          <w:szCs w:val="28"/>
        </w:rPr>
        <w:t xml:space="preserve">The </w:t>
      </w:r>
      <w:r w:rsidR="001D1083">
        <w:rPr>
          <w:rFonts w:ascii="Cambria" w:hAnsi="Cambria"/>
          <w:bCs/>
          <w:sz w:val="28"/>
          <w:szCs w:val="28"/>
        </w:rPr>
        <w:t xml:space="preserve">main </w:t>
      </w:r>
      <w:r>
        <w:rPr>
          <w:rFonts w:ascii="Cambria" w:hAnsi="Cambria"/>
          <w:bCs/>
          <w:sz w:val="28"/>
          <w:szCs w:val="28"/>
        </w:rPr>
        <w:t xml:space="preserve">door </w:t>
      </w:r>
      <w:r w:rsidR="001D1083">
        <w:rPr>
          <w:rFonts w:ascii="Cambria" w:hAnsi="Cambria"/>
          <w:bCs/>
          <w:sz w:val="28"/>
          <w:szCs w:val="28"/>
        </w:rPr>
        <w:t xml:space="preserve">to the Secret Library </w:t>
      </w:r>
      <w:r>
        <w:rPr>
          <w:rFonts w:ascii="Cambria" w:hAnsi="Cambria"/>
          <w:bCs/>
          <w:sz w:val="28"/>
          <w:szCs w:val="28"/>
        </w:rPr>
        <w:t>burst open</w:t>
      </w:r>
      <w:r w:rsidR="0072093E">
        <w:rPr>
          <w:rFonts w:ascii="Cambria" w:hAnsi="Cambria"/>
          <w:bCs/>
          <w:sz w:val="28"/>
          <w:szCs w:val="28"/>
        </w:rPr>
        <w:t>.</w:t>
      </w:r>
    </w:p>
    <w:p w14:paraId="3A021EDA" w14:textId="1157BDB3" w:rsidR="00C10B8E" w:rsidRDefault="00C10B8E" w:rsidP="00BB799A">
      <w:pPr>
        <w:spacing w:line="360" w:lineRule="auto"/>
        <w:contextualSpacing/>
        <w:rPr>
          <w:rFonts w:ascii="Cambria" w:hAnsi="Cambria"/>
          <w:bCs/>
          <w:sz w:val="28"/>
          <w:szCs w:val="28"/>
        </w:rPr>
      </w:pPr>
      <w:r>
        <w:rPr>
          <w:rFonts w:ascii="Cambria" w:hAnsi="Cambria"/>
          <w:bCs/>
          <w:sz w:val="28"/>
          <w:szCs w:val="28"/>
        </w:rPr>
        <w:tab/>
        <w:t>‘Ishan</w:t>
      </w:r>
      <w:ins w:id="27403" w:author="Claire S" w:date="2026-06-05T18:14:00Z" w16du:dateUtc="2026-06-05T17:14:00Z">
        <w:r w:rsidR="00C058F6">
          <w:rPr>
            <w:rFonts w:ascii="Cambria" w:hAnsi="Cambria"/>
            <w:bCs/>
            <w:sz w:val="28"/>
            <w:szCs w:val="28"/>
          </w:rPr>
          <w:t>,</w:t>
        </w:r>
      </w:ins>
      <w:del w:id="27404" w:author="Claire S" w:date="2026-06-05T18:14:00Z" w16du:dateUtc="2026-06-05T17:14:00Z">
        <w:r w:rsidDel="00C058F6">
          <w:rPr>
            <w:rFonts w:ascii="Cambria" w:hAnsi="Cambria"/>
            <w:bCs/>
            <w:sz w:val="28"/>
            <w:szCs w:val="28"/>
          </w:rPr>
          <w:delText>!</w:delText>
        </w:r>
      </w:del>
      <w:r>
        <w:rPr>
          <w:rFonts w:ascii="Cambria" w:hAnsi="Cambria"/>
          <w:bCs/>
          <w:sz w:val="28"/>
          <w:szCs w:val="28"/>
        </w:rPr>
        <w:t xml:space="preserve">’ Clara almost shouted. </w:t>
      </w:r>
      <w:ins w:id="27405" w:author="Claire S" w:date="2026-06-06T09:40:00Z" w16du:dateUtc="2026-06-06T08:40:00Z">
        <w:r w:rsidR="00456C5D" w:rsidRPr="0060122D">
          <w:rPr>
            <w:rFonts w:ascii="Cambria" w:hAnsi="Cambria"/>
            <w:bCs/>
            <w:i/>
            <w:iCs/>
            <w:sz w:val="28"/>
            <w:szCs w:val="28"/>
            <w:rPrChange w:id="27406" w:author="Daisy Watt" w:date="2026-06-24T14:29:00Z" w16du:dateUtc="2026-06-24T12:29:00Z">
              <w:rPr>
                <w:rFonts w:ascii="Cambria" w:hAnsi="Cambria"/>
                <w:bCs/>
                <w:sz w:val="28"/>
                <w:szCs w:val="28"/>
              </w:rPr>
            </w:rPrChange>
          </w:rPr>
          <w:t>Dear God</w:t>
        </w:r>
        <w:r w:rsidR="00456C5D">
          <w:rPr>
            <w:rFonts w:ascii="Cambria" w:hAnsi="Cambria"/>
            <w:bCs/>
            <w:sz w:val="28"/>
            <w:szCs w:val="28"/>
          </w:rPr>
          <w:t>, w</w:t>
        </w:r>
      </w:ins>
      <w:del w:id="27407" w:author="Claire S" w:date="2026-06-06T09:40:00Z" w16du:dateUtc="2026-06-06T08:40:00Z">
        <w:r w:rsidDel="00456C5D">
          <w:rPr>
            <w:rFonts w:ascii="Cambria" w:hAnsi="Cambria"/>
            <w:bCs/>
            <w:sz w:val="28"/>
            <w:szCs w:val="28"/>
          </w:rPr>
          <w:delText>W</w:delText>
        </w:r>
      </w:del>
      <w:r>
        <w:rPr>
          <w:rFonts w:ascii="Cambria" w:hAnsi="Cambria"/>
          <w:bCs/>
          <w:sz w:val="28"/>
          <w:szCs w:val="28"/>
        </w:rPr>
        <w:t xml:space="preserve">as he another </w:t>
      </w:r>
      <w:del w:id="27408" w:author="Claire S" w:date="2026-06-06T09:40:00Z" w16du:dateUtc="2026-06-06T08:40:00Z">
        <w:r w:rsidDel="00456C5D">
          <w:rPr>
            <w:rFonts w:ascii="Cambria" w:hAnsi="Cambria"/>
            <w:bCs/>
            <w:sz w:val="28"/>
            <w:szCs w:val="28"/>
          </w:rPr>
          <w:delText xml:space="preserve">one </w:delText>
        </w:r>
      </w:del>
      <w:r>
        <w:rPr>
          <w:rFonts w:ascii="Cambria" w:hAnsi="Cambria"/>
          <w:bCs/>
          <w:sz w:val="28"/>
          <w:szCs w:val="28"/>
        </w:rPr>
        <w:t xml:space="preserve">of </w:t>
      </w:r>
      <w:del w:id="27409" w:author="Claire S" w:date="2026-06-06T09:40:00Z" w16du:dateUtc="2026-06-06T08:40:00Z">
        <w:r w:rsidDel="00456C5D">
          <w:rPr>
            <w:rFonts w:ascii="Cambria" w:hAnsi="Cambria"/>
            <w:bCs/>
            <w:sz w:val="28"/>
            <w:szCs w:val="28"/>
          </w:rPr>
          <w:delText xml:space="preserve">her </w:delText>
        </w:r>
      </w:del>
      <w:ins w:id="27410" w:author="Claire S" w:date="2026-06-06T09:40:00Z" w16du:dateUtc="2026-06-06T08:40:00Z">
        <w:r w:rsidR="00456C5D">
          <w:rPr>
            <w:rFonts w:ascii="Cambria" w:hAnsi="Cambria"/>
            <w:bCs/>
            <w:sz w:val="28"/>
            <w:szCs w:val="28"/>
          </w:rPr>
          <w:t xml:space="preserve">Violet’s </w:t>
        </w:r>
      </w:ins>
      <w:r>
        <w:rPr>
          <w:rFonts w:ascii="Cambria" w:hAnsi="Cambria"/>
          <w:bCs/>
          <w:sz w:val="28"/>
          <w:szCs w:val="28"/>
        </w:rPr>
        <w:t>accomplices?</w:t>
      </w:r>
      <w:r w:rsidR="0035708F">
        <w:rPr>
          <w:rFonts w:ascii="Cambria" w:hAnsi="Cambria"/>
          <w:bCs/>
          <w:sz w:val="28"/>
          <w:szCs w:val="28"/>
        </w:rPr>
        <w:t xml:space="preserve">  </w:t>
      </w:r>
      <w:ins w:id="27411" w:author="Claire S" w:date="2026-08-04T10:51:00Z" w16du:dateUtc="2026-08-04T09:51:00Z">
        <w:r w:rsidR="00D21503">
          <w:rPr>
            <w:rFonts w:ascii="Cambria" w:hAnsi="Cambria"/>
            <w:bCs/>
            <w:sz w:val="28"/>
            <w:szCs w:val="28"/>
          </w:rPr>
          <w:t>Who round here could she actually trust?</w:t>
        </w:r>
      </w:ins>
      <w:del w:id="27412" w:author="Claire S" w:date="2026-08-03T18:29:00Z" w16du:dateUtc="2026-08-03T17:29:00Z">
        <w:r w:rsidR="0035708F" w:rsidDel="00E94AFB">
          <w:rPr>
            <w:rFonts w:ascii="Cambria" w:hAnsi="Cambria"/>
            <w:bCs/>
            <w:sz w:val="28"/>
            <w:szCs w:val="28"/>
          </w:rPr>
          <w:delText>She had no clue who to trust anymore</w:delText>
        </w:r>
      </w:del>
      <w:commentRangeStart w:id="27413"/>
      <w:commentRangeStart w:id="27414"/>
      <w:commentRangeStart w:id="27415"/>
      <w:commentRangeStart w:id="27416"/>
      <w:commentRangeStart w:id="27417"/>
      <w:del w:id="27418" w:author="Claire S" w:date="2026-06-06T09:40:00Z" w16du:dateUtc="2026-06-06T08:40:00Z">
        <w:r w:rsidR="0035708F" w:rsidDel="00456C5D">
          <w:rPr>
            <w:rFonts w:ascii="Cambria" w:hAnsi="Cambria"/>
            <w:bCs/>
            <w:sz w:val="28"/>
            <w:szCs w:val="28"/>
          </w:rPr>
          <w:delText>.</w:delText>
        </w:r>
      </w:del>
      <w:ins w:id="27419" w:author="Daisy Watt" w:date="2026-06-24T14:29:00Z" w16du:dateUtc="2026-06-24T12:29:00Z">
        <w:del w:id="27420" w:author="Claire S" w:date="2026-08-03T18:29:00Z" w16du:dateUtc="2026-08-03T17:29:00Z">
          <w:r w:rsidR="0060122D" w:rsidDel="00E94AFB">
            <w:rPr>
              <w:rFonts w:ascii="Cambria" w:hAnsi="Cambria"/>
              <w:bCs/>
              <w:sz w:val="28"/>
              <w:szCs w:val="28"/>
            </w:rPr>
            <w:delText xml:space="preserve"> N </w:delText>
          </w:r>
        </w:del>
      </w:ins>
      <w:commentRangeEnd w:id="27417"/>
      <w:del w:id="27421" w:author="Claire S" w:date="2026-08-03T18:29:00Z" w16du:dateUtc="2026-08-03T17:29:00Z">
        <w:r w:rsidR="007875DE" w:rsidDel="00E94AFB">
          <w:rPr>
            <w:rStyle w:val="CommentReference"/>
            <w:rFonts w:ascii="Cambria" w:hAnsi="Cambria"/>
            <w:bCs/>
            <w:sz w:val="28"/>
            <w:szCs w:val="28"/>
          </w:rPr>
          <w:commentReference w:id="27417"/>
        </w:r>
        <w:commentRangeEnd w:id="27416"/>
        <w:r w:rsidR="007875DE" w:rsidDel="00E94AFB">
          <w:rPr>
            <w:rStyle w:val="CommentReference"/>
            <w:rFonts w:ascii="Cambria" w:hAnsi="Cambria"/>
            <w:bCs/>
            <w:sz w:val="28"/>
            <w:szCs w:val="28"/>
          </w:rPr>
          <w:commentReference w:id="27416"/>
        </w:r>
        <w:commentRangeEnd w:id="27415"/>
        <w:r w:rsidR="007875DE" w:rsidDel="00E94AFB">
          <w:rPr>
            <w:rStyle w:val="CommentReference"/>
            <w:rFonts w:ascii="Cambria" w:hAnsi="Cambria"/>
            <w:bCs/>
            <w:sz w:val="28"/>
            <w:szCs w:val="28"/>
          </w:rPr>
          <w:commentReference w:id="27415"/>
        </w:r>
        <w:commentRangeEnd w:id="27414"/>
        <w:r w:rsidR="007875DE" w:rsidDel="00E94AFB">
          <w:rPr>
            <w:rStyle w:val="CommentReference"/>
            <w:rFonts w:ascii="Cambria" w:hAnsi="Cambria"/>
            <w:bCs/>
            <w:sz w:val="28"/>
            <w:szCs w:val="28"/>
          </w:rPr>
          <w:commentReference w:id="27414"/>
        </w:r>
        <w:commentRangeEnd w:id="27413"/>
        <w:r w:rsidR="007875DE" w:rsidDel="00E94AFB">
          <w:rPr>
            <w:rStyle w:val="CommentReference"/>
            <w:rFonts w:ascii="Cambria" w:hAnsi="Cambria"/>
            <w:bCs/>
            <w:sz w:val="28"/>
            <w:szCs w:val="28"/>
          </w:rPr>
          <w:commentReference w:id="27413"/>
        </w:r>
      </w:del>
    </w:p>
    <w:p w14:paraId="580156A8" w14:textId="576A36A5" w:rsidR="002A4C50" w:rsidRDefault="0072093E" w:rsidP="0072093E">
      <w:pPr>
        <w:spacing w:line="360" w:lineRule="auto"/>
        <w:ind w:firstLine="720"/>
        <w:contextualSpacing/>
        <w:rPr>
          <w:rFonts w:ascii="Cambria" w:hAnsi="Cambria"/>
          <w:bCs/>
          <w:sz w:val="28"/>
          <w:szCs w:val="28"/>
        </w:rPr>
      </w:pPr>
      <w:r>
        <w:rPr>
          <w:rFonts w:ascii="Cambria" w:hAnsi="Cambria"/>
          <w:bCs/>
          <w:sz w:val="28"/>
          <w:szCs w:val="28"/>
        </w:rPr>
        <w:t>‘Vi, you goose</w:t>
      </w:r>
      <w:del w:id="27422" w:author="Daisy Watt" w:date="2026-06-24T14:30:00Z" w16du:dateUtc="2026-06-24T12:30:00Z">
        <w:r w:rsidDel="007875DE">
          <w:rPr>
            <w:rFonts w:ascii="Cambria" w:hAnsi="Cambria"/>
            <w:bCs/>
            <w:sz w:val="28"/>
            <w:szCs w:val="28"/>
          </w:rPr>
          <w:delText>,</w:delText>
        </w:r>
      </w:del>
      <w:ins w:id="27423" w:author="Daisy Watt" w:date="2026-06-24T14:30:00Z" w16du:dateUtc="2026-06-24T12:30:00Z">
        <w:r w:rsidR="007875DE">
          <w:rPr>
            <w:rFonts w:ascii="Cambria" w:hAnsi="Cambria"/>
            <w:bCs/>
            <w:sz w:val="28"/>
            <w:szCs w:val="28"/>
          </w:rPr>
          <w:t>.</w:t>
        </w:r>
      </w:ins>
      <w:r>
        <w:rPr>
          <w:rFonts w:ascii="Cambria" w:hAnsi="Cambria"/>
          <w:bCs/>
          <w:sz w:val="28"/>
          <w:szCs w:val="28"/>
        </w:rPr>
        <w:t xml:space="preserve">’ </w:t>
      </w:r>
      <w:r w:rsidR="00534823">
        <w:rPr>
          <w:rFonts w:ascii="Cambria" w:hAnsi="Cambria"/>
          <w:bCs/>
          <w:sz w:val="28"/>
          <w:szCs w:val="28"/>
        </w:rPr>
        <w:t>Ishan</w:t>
      </w:r>
      <w:r>
        <w:rPr>
          <w:rFonts w:ascii="Cambria" w:hAnsi="Cambria"/>
          <w:bCs/>
          <w:sz w:val="28"/>
          <w:szCs w:val="28"/>
        </w:rPr>
        <w:t xml:space="preserve"> </w:t>
      </w:r>
      <w:del w:id="27424" w:author="Claire S" w:date="2026-06-06T09:40:00Z" w16du:dateUtc="2026-06-06T08:40:00Z">
        <w:r w:rsidR="00260ABE" w:rsidDel="00456C5D">
          <w:rPr>
            <w:rFonts w:ascii="Cambria" w:hAnsi="Cambria"/>
            <w:bCs/>
            <w:sz w:val="28"/>
            <w:szCs w:val="28"/>
          </w:rPr>
          <w:delText>headed towards</w:delText>
        </w:r>
      </w:del>
      <w:ins w:id="27425" w:author="Claire S" w:date="2026-06-06T09:40:00Z" w16du:dateUtc="2026-06-06T08:40:00Z">
        <w:r w:rsidR="00456C5D">
          <w:rPr>
            <w:rFonts w:ascii="Cambria" w:hAnsi="Cambria"/>
            <w:bCs/>
            <w:sz w:val="28"/>
            <w:szCs w:val="28"/>
          </w:rPr>
          <w:t>held his arms out to</w:t>
        </w:r>
      </w:ins>
      <w:r w:rsidR="00260ABE">
        <w:rPr>
          <w:rFonts w:ascii="Cambria" w:hAnsi="Cambria"/>
          <w:bCs/>
          <w:sz w:val="28"/>
          <w:szCs w:val="28"/>
        </w:rPr>
        <w:t xml:space="preserve"> </w:t>
      </w:r>
      <w:r w:rsidR="00534823">
        <w:rPr>
          <w:rFonts w:ascii="Cambria" w:hAnsi="Cambria"/>
          <w:bCs/>
          <w:sz w:val="28"/>
          <w:szCs w:val="28"/>
        </w:rPr>
        <w:t>Violet</w:t>
      </w:r>
      <w:del w:id="27426" w:author="Claire S" w:date="2026-06-06T09:40:00Z" w16du:dateUtc="2026-06-06T08:40:00Z">
        <w:r w:rsidR="00260ABE" w:rsidDel="00456C5D">
          <w:rPr>
            <w:rFonts w:ascii="Cambria" w:hAnsi="Cambria"/>
            <w:bCs/>
            <w:sz w:val="28"/>
            <w:szCs w:val="28"/>
          </w:rPr>
          <w:delText xml:space="preserve">, </w:delText>
        </w:r>
        <w:r w:rsidDel="00456C5D">
          <w:rPr>
            <w:rFonts w:ascii="Cambria" w:hAnsi="Cambria"/>
            <w:bCs/>
            <w:sz w:val="28"/>
            <w:szCs w:val="28"/>
          </w:rPr>
          <w:delText xml:space="preserve">holding his </w:delText>
        </w:r>
        <w:r w:rsidR="00260ABE" w:rsidDel="00456C5D">
          <w:rPr>
            <w:rFonts w:ascii="Cambria" w:hAnsi="Cambria"/>
            <w:bCs/>
            <w:sz w:val="28"/>
            <w:szCs w:val="28"/>
          </w:rPr>
          <w:delText>arms held out</w:delText>
        </w:r>
        <w:r w:rsidR="00534823" w:rsidDel="00456C5D">
          <w:rPr>
            <w:rFonts w:ascii="Cambria" w:hAnsi="Cambria"/>
            <w:bCs/>
            <w:sz w:val="28"/>
            <w:szCs w:val="28"/>
          </w:rPr>
          <w:delText xml:space="preserve"> to her</w:delText>
        </w:r>
      </w:del>
      <w:r w:rsidR="00260ABE">
        <w:rPr>
          <w:rFonts w:ascii="Cambria" w:hAnsi="Cambria"/>
          <w:bCs/>
          <w:sz w:val="28"/>
          <w:szCs w:val="28"/>
        </w:rPr>
        <w:t xml:space="preserve">. </w:t>
      </w:r>
      <w:r>
        <w:rPr>
          <w:rFonts w:ascii="Cambria" w:hAnsi="Cambria"/>
          <w:bCs/>
          <w:sz w:val="28"/>
          <w:szCs w:val="28"/>
        </w:rPr>
        <w:t>‘</w:t>
      </w:r>
      <w:r w:rsidR="00534823">
        <w:rPr>
          <w:rFonts w:ascii="Cambria" w:hAnsi="Cambria"/>
          <w:bCs/>
          <w:sz w:val="28"/>
          <w:szCs w:val="28"/>
        </w:rPr>
        <w:t xml:space="preserve">Don’t be </w:t>
      </w:r>
      <w:r w:rsidR="004853FA">
        <w:rPr>
          <w:rFonts w:ascii="Cambria" w:hAnsi="Cambria"/>
          <w:bCs/>
          <w:sz w:val="28"/>
          <w:szCs w:val="28"/>
        </w:rPr>
        <w:t>daft</w:t>
      </w:r>
      <w:del w:id="27427" w:author="Daisy Watt" w:date="2026-06-24T14:30:00Z" w16du:dateUtc="2026-06-24T12:30:00Z">
        <w:r w:rsidR="00534823" w:rsidDel="007875DE">
          <w:rPr>
            <w:rFonts w:ascii="Cambria" w:hAnsi="Cambria"/>
            <w:bCs/>
            <w:sz w:val="28"/>
            <w:szCs w:val="28"/>
          </w:rPr>
          <w:delText>,</w:delText>
        </w:r>
      </w:del>
      <w:ins w:id="27428" w:author="Daisy Watt" w:date="2026-06-24T14:30:00Z" w16du:dateUtc="2026-06-24T12:30:00Z">
        <w:r w:rsidR="007875DE">
          <w:rPr>
            <w:rFonts w:ascii="Cambria" w:hAnsi="Cambria"/>
            <w:bCs/>
            <w:sz w:val="28"/>
            <w:szCs w:val="28"/>
          </w:rPr>
          <w:t xml:space="preserve"> –</w:t>
        </w:r>
      </w:ins>
      <w:r w:rsidR="00534823">
        <w:rPr>
          <w:rFonts w:ascii="Cambria" w:hAnsi="Cambria"/>
          <w:bCs/>
          <w:sz w:val="28"/>
          <w:szCs w:val="28"/>
        </w:rPr>
        <w:t xml:space="preserve"> p</w:t>
      </w:r>
      <w:r>
        <w:rPr>
          <w:rFonts w:ascii="Cambria" w:hAnsi="Cambria"/>
          <w:bCs/>
          <w:sz w:val="28"/>
          <w:szCs w:val="28"/>
        </w:rPr>
        <w:t>ut that down</w:t>
      </w:r>
      <w:ins w:id="27429" w:author="Daisy Watt" w:date="2026-06-24T14:30:00Z" w16du:dateUtc="2026-06-24T12:30:00Z">
        <w:r w:rsidR="007875DE">
          <w:rPr>
            <w:rFonts w:ascii="Cambria" w:hAnsi="Cambria"/>
            <w:bCs/>
            <w:sz w:val="28"/>
            <w:szCs w:val="28"/>
          </w:rPr>
          <w:t>.’</w:t>
        </w:r>
      </w:ins>
      <w:del w:id="27430" w:author="Daisy Watt" w:date="2026-06-24T14:30:00Z" w16du:dateUtc="2026-06-24T12:30:00Z">
        <w:r w:rsidDel="007875DE">
          <w:rPr>
            <w:rFonts w:ascii="Cambria" w:hAnsi="Cambria"/>
            <w:bCs/>
            <w:sz w:val="28"/>
            <w:szCs w:val="28"/>
          </w:rPr>
          <w:delText xml:space="preserve"> -’</w:delText>
        </w:r>
      </w:del>
    </w:p>
    <w:p w14:paraId="1F138B91" w14:textId="61EE36F0" w:rsidR="00A00271" w:rsidRDefault="00534823" w:rsidP="00D845F2">
      <w:pPr>
        <w:spacing w:line="360" w:lineRule="auto"/>
        <w:ind w:firstLine="720"/>
        <w:contextualSpacing/>
        <w:rPr>
          <w:rFonts w:ascii="Cambria" w:hAnsi="Cambria"/>
          <w:bCs/>
          <w:sz w:val="28"/>
          <w:szCs w:val="28"/>
        </w:rPr>
      </w:pPr>
      <w:r>
        <w:rPr>
          <w:rFonts w:ascii="Cambria" w:hAnsi="Cambria"/>
          <w:bCs/>
          <w:sz w:val="28"/>
          <w:szCs w:val="28"/>
        </w:rPr>
        <w:t>‘Oh</w:t>
      </w:r>
      <w:r w:rsidR="001D1083">
        <w:rPr>
          <w:rFonts w:ascii="Cambria" w:hAnsi="Cambria"/>
          <w:bCs/>
          <w:sz w:val="28"/>
          <w:szCs w:val="28"/>
        </w:rPr>
        <w:t>,</w:t>
      </w:r>
      <w:r>
        <w:rPr>
          <w:rFonts w:ascii="Cambria" w:hAnsi="Cambria"/>
          <w:bCs/>
          <w:sz w:val="28"/>
          <w:szCs w:val="28"/>
        </w:rPr>
        <w:t xml:space="preserve"> Ish</w:t>
      </w:r>
      <w:r w:rsidR="001D1083">
        <w:rPr>
          <w:rFonts w:ascii="Cambria" w:hAnsi="Cambria"/>
          <w:bCs/>
          <w:sz w:val="28"/>
          <w:szCs w:val="28"/>
        </w:rPr>
        <w:t>, you are sweet</w:t>
      </w:r>
      <w:ins w:id="27431" w:author="Daisy Watt" w:date="2026-06-24T14:31:00Z" w16du:dateUtc="2026-06-24T12:31:00Z">
        <w:r w:rsidR="007875DE">
          <w:rPr>
            <w:rFonts w:ascii="Cambria" w:hAnsi="Cambria"/>
            <w:bCs/>
            <w:sz w:val="28"/>
            <w:szCs w:val="28"/>
          </w:rPr>
          <w:t>.</w:t>
        </w:r>
      </w:ins>
      <w:del w:id="27432" w:author="Daisy Watt" w:date="2026-06-24T14:31:00Z" w16du:dateUtc="2026-06-24T12:31:00Z">
        <w:r w:rsidR="001D1083" w:rsidDel="007875DE">
          <w:rPr>
            <w:rFonts w:ascii="Cambria" w:hAnsi="Cambria"/>
            <w:bCs/>
            <w:sz w:val="28"/>
            <w:szCs w:val="28"/>
          </w:rPr>
          <w:delText xml:space="preserve"> -</w:delText>
        </w:r>
      </w:del>
      <w:r w:rsidR="001D1083">
        <w:rPr>
          <w:rFonts w:ascii="Cambria" w:hAnsi="Cambria"/>
          <w:bCs/>
          <w:sz w:val="28"/>
          <w:szCs w:val="28"/>
        </w:rPr>
        <w:t>’</w:t>
      </w:r>
      <w:r>
        <w:rPr>
          <w:rFonts w:ascii="Cambria" w:hAnsi="Cambria"/>
          <w:bCs/>
          <w:sz w:val="28"/>
          <w:szCs w:val="28"/>
        </w:rPr>
        <w:t xml:space="preserve"> </w:t>
      </w:r>
      <w:r w:rsidR="00260ABE">
        <w:rPr>
          <w:rFonts w:ascii="Cambria" w:hAnsi="Cambria"/>
          <w:bCs/>
          <w:sz w:val="28"/>
          <w:szCs w:val="28"/>
        </w:rPr>
        <w:t xml:space="preserve">As Violet turned to look at </w:t>
      </w:r>
      <w:r w:rsidR="00BF3D32">
        <w:rPr>
          <w:rFonts w:ascii="Cambria" w:hAnsi="Cambria"/>
          <w:bCs/>
          <w:sz w:val="28"/>
          <w:szCs w:val="28"/>
        </w:rPr>
        <w:t>Ishan</w:t>
      </w:r>
      <w:r w:rsidR="00260ABE">
        <w:rPr>
          <w:rFonts w:ascii="Cambria" w:hAnsi="Cambria"/>
          <w:bCs/>
          <w:sz w:val="28"/>
          <w:szCs w:val="28"/>
        </w:rPr>
        <w:t>,</w:t>
      </w:r>
      <w:r w:rsidR="00BF3D32">
        <w:rPr>
          <w:rFonts w:ascii="Cambria" w:hAnsi="Cambria"/>
          <w:bCs/>
          <w:sz w:val="28"/>
          <w:szCs w:val="28"/>
        </w:rPr>
        <w:t xml:space="preserve"> </w:t>
      </w:r>
      <w:r w:rsidR="002A4C50">
        <w:rPr>
          <w:rFonts w:ascii="Cambria" w:hAnsi="Cambria"/>
          <w:bCs/>
          <w:sz w:val="28"/>
          <w:szCs w:val="28"/>
        </w:rPr>
        <w:t>Clara rushed for</w:t>
      </w:r>
      <w:r w:rsidR="00C03EFE">
        <w:rPr>
          <w:rFonts w:ascii="Cambria" w:hAnsi="Cambria"/>
          <w:bCs/>
          <w:sz w:val="28"/>
          <w:szCs w:val="28"/>
        </w:rPr>
        <w:t>w</w:t>
      </w:r>
      <w:r w:rsidR="002A4C50">
        <w:rPr>
          <w:rFonts w:ascii="Cambria" w:hAnsi="Cambria"/>
          <w:bCs/>
          <w:sz w:val="28"/>
          <w:szCs w:val="28"/>
        </w:rPr>
        <w:t>a</w:t>
      </w:r>
      <w:r w:rsidR="00C03EFE">
        <w:rPr>
          <w:rFonts w:ascii="Cambria" w:hAnsi="Cambria"/>
          <w:bCs/>
          <w:sz w:val="28"/>
          <w:szCs w:val="28"/>
        </w:rPr>
        <w:t>r</w:t>
      </w:r>
      <w:r w:rsidR="002A4C50">
        <w:rPr>
          <w:rFonts w:ascii="Cambria" w:hAnsi="Cambria"/>
          <w:bCs/>
          <w:sz w:val="28"/>
          <w:szCs w:val="28"/>
        </w:rPr>
        <w:t>d</w:t>
      </w:r>
      <w:ins w:id="27433" w:author="Daisy Watt" w:date="2026-06-16T17:19:00Z" w16du:dateUtc="2026-06-16T16:19:00Z">
        <w:r w:rsidR="00F00933">
          <w:rPr>
            <w:rFonts w:ascii="Cambria" w:hAnsi="Cambria"/>
            <w:bCs/>
            <w:sz w:val="28"/>
            <w:szCs w:val="28"/>
          </w:rPr>
          <w:t>s</w:t>
        </w:r>
      </w:ins>
      <w:r w:rsidR="00C03EFE">
        <w:rPr>
          <w:rFonts w:ascii="Cambria" w:hAnsi="Cambria"/>
          <w:bCs/>
          <w:sz w:val="28"/>
          <w:szCs w:val="28"/>
        </w:rPr>
        <w:t xml:space="preserve"> </w:t>
      </w:r>
      <w:r w:rsidR="00BF3D32">
        <w:rPr>
          <w:rFonts w:ascii="Cambria" w:hAnsi="Cambria"/>
          <w:bCs/>
          <w:sz w:val="28"/>
          <w:szCs w:val="28"/>
        </w:rPr>
        <w:t>and</w:t>
      </w:r>
      <w:r w:rsidR="00C03EFE">
        <w:rPr>
          <w:rFonts w:ascii="Cambria" w:hAnsi="Cambria"/>
          <w:bCs/>
          <w:sz w:val="28"/>
          <w:szCs w:val="28"/>
        </w:rPr>
        <w:t xml:space="preserve"> tr</w:t>
      </w:r>
      <w:r w:rsidR="00BF3D32">
        <w:rPr>
          <w:rFonts w:ascii="Cambria" w:hAnsi="Cambria"/>
          <w:bCs/>
          <w:sz w:val="28"/>
          <w:szCs w:val="28"/>
        </w:rPr>
        <w:t>ied</w:t>
      </w:r>
      <w:r w:rsidR="00C03EFE">
        <w:rPr>
          <w:rFonts w:ascii="Cambria" w:hAnsi="Cambria"/>
          <w:bCs/>
          <w:sz w:val="28"/>
          <w:szCs w:val="28"/>
        </w:rPr>
        <w:t xml:space="preserve"> to knock </w:t>
      </w:r>
      <w:r w:rsidR="001C0DDE">
        <w:rPr>
          <w:rFonts w:ascii="Cambria" w:hAnsi="Cambria"/>
          <w:bCs/>
          <w:sz w:val="28"/>
          <w:szCs w:val="28"/>
        </w:rPr>
        <w:t xml:space="preserve">the </w:t>
      </w:r>
      <w:r w:rsidR="00C03EFE">
        <w:rPr>
          <w:rFonts w:ascii="Cambria" w:hAnsi="Cambria"/>
          <w:bCs/>
          <w:sz w:val="28"/>
          <w:szCs w:val="28"/>
        </w:rPr>
        <w:t xml:space="preserve">hand </w:t>
      </w:r>
      <w:r w:rsidR="001C0DDE">
        <w:rPr>
          <w:rFonts w:ascii="Cambria" w:hAnsi="Cambria"/>
          <w:bCs/>
          <w:sz w:val="28"/>
          <w:szCs w:val="28"/>
        </w:rPr>
        <w:t xml:space="preserve">holding the paperknife </w:t>
      </w:r>
      <w:r w:rsidR="00C03EFE">
        <w:rPr>
          <w:rFonts w:ascii="Cambria" w:hAnsi="Cambria"/>
          <w:bCs/>
          <w:sz w:val="28"/>
          <w:szCs w:val="28"/>
        </w:rPr>
        <w:t xml:space="preserve">down. </w:t>
      </w:r>
    </w:p>
    <w:p w14:paraId="6700A429" w14:textId="696BCAB3" w:rsidR="001C0DDE" w:rsidRDefault="00C03EFE" w:rsidP="00D845F2">
      <w:pPr>
        <w:spacing w:line="360" w:lineRule="auto"/>
        <w:ind w:firstLine="720"/>
        <w:contextualSpacing/>
        <w:rPr>
          <w:rFonts w:ascii="Cambria" w:hAnsi="Cambria"/>
          <w:bCs/>
          <w:sz w:val="28"/>
          <w:szCs w:val="28"/>
        </w:rPr>
      </w:pPr>
      <w:r>
        <w:rPr>
          <w:rFonts w:ascii="Cambria" w:hAnsi="Cambria"/>
          <w:bCs/>
          <w:sz w:val="28"/>
          <w:szCs w:val="28"/>
        </w:rPr>
        <w:t xml:space="preserve">But Violet’s balance was off, </w:t>
      </w:r>
      <w:r w:rsidR="00A00271">
        <w:rPr>
          <w:rFonts w:ascii="Cambria" w:hAnsi="Cambria"/>
          <w:bCs/>
          <w:sz w:val="28"/>
          <w:szCs w:val="28"/>
        </w:rPr>
        <w:t xml:space="preserve">so </w:t>
      </w:r>
      <w:r>
        <w:rPr>
          <w:rFonts w:ascii="Cambria" w:hAnsi="Cambria"/>
          <w:bCs/>
          <w:sz w:val="28"/>
          <w:szCs w:val="28"/>
        </w:rPr>
        <w:t xml:space="preserve">the two </w:t>
      </w:r>
      <w:r w:rsidR="00A00271">
        <w:rPr>
          <w:rFonts w:ascii="Cambria" w:hAnsi="Cambria"/>
          <w:bCs/>
          <w:sz w:val="28"/>
          <w:szCs w:val="28"/>
        </w:rPr>
        <w:t xml:space="preserve">young </w:t>
      </w:r>
      <w:r>
        <w:rPr>
          <w:rFonts w:ascii="Cambria" w:hAnsi="Cambria"/>
          <w:bCs/>
          <w:sz w:val="28"/>
          <w:szCs w:val="28"/>
        </w:rPr>
        <w:t xml:space="preserve">women </w:t>
      </w:r>
      <w:r w:rsidR="00A00271">
        <w:rPr>
          <w:rFonts w:ascii="Cambria" w:hAnsi="Cambria"/>
          <w:bCs/>
          <w:sz w:val="28"/>
          <w:szCs w:val="28"/>
        </w:rPr>
        <w:t xml:space="preserve">staggered </w:t>
      </w:r>
      <w:r w:rsidR="00D845F2">
        <w:rPr>
          <w:rFonts w:ascii="Cambria" w:hAnsi="Cambria"/>
          <w:bCs/>
          <w:sz w:val="28"/>
          <w:szCs w:val="28"/>
        </w:rPr>
        <w:t>against each other</w:t>
      </w:r>
      <w:del w:id="27434" w:author="Claire S" w:date="2026-06-08T17:39:00Z" w16du:dateUtc="2026-06-08T16:39:00Z">
        <w:r w:rsidR="001C0DDE" w:rsidDel="00E3438E">
          <w:rPr>
            <w:rFonts w:ascii="Cambria" w:hAnsi="Cambria"/>
            <w:bCs/>
            <w:sz w:val="28"/>
            <w:szCs w:val="28"/>
          </w:rPr>
          <w:delText>,</w:delText>
        </w:r>
      </w:del>
      <w:ins w:id="27435" w:author="Claire S" w:date="2026-06-08T17:39:00Z" w16du:dateUtc="2026-06-08T16:39:00Z">
        <w:r w:rsidR="00E3438E">
          <w:rPr>
            <w:rFonts w:ascii="Cambria" w:hAnsi="Cambria"/>
            <w:bCs/>
            <w:sz w:val="28"/>
            <w:szCs w:val="28"/>
          </w:rPr>
          <w:t xml:space="preserve"> until they fell,</w:t>
        </w:r>
      </w:ins>
      <w:r w:rsidR="001C0DDE">
        <w:rPr>
          <w:rFonts w:ascii="Cambria" w:hAnsi="Cambria"/>
          <w:bCs/>
          <w:sz w:val="28"/>
          <w:szCs w:val="28"/>
        </w:rPr>
        <w:t xml:space="preserve"> tumbling to the floor </w:t>
      </w:r>
      <w:del w:id="27436" w:author="Daisy Watt" w:date="2026-06-24T14:31:00Z" w16du:dateUtc="2026-06-24T12:31:00Z">
        <w:r w:rsidR="001C0DDE" w:rsidDel="003C5A2B">
          <w:rPr>
            <w:rFonts w:ascii="Cambria" w:hAnsi="Cambria"/>
            <w:bCs/>
            <w:sz w:val="28"/>
            <w:szCs w:val="28"/>
          </w:rPr>
          <w:delText>-</w:delText>
        </w:r>
      </w:del>
      <w:ins w:id="27437" w:author="Daisy Watt" w:date="2026-06-24T14:31:00Z" w16du:dateUtc="2026-06-24T12:31:00Z">
        <w:r w:rsidR="003C5A2B">
          <w:rPr>
            <w:rFonts w:ascii="Cambria" w:hAnsi="Cambria"/>
            <w:bCs/>
            <w:sz w:val="28"/>
            <w:szCs w:val="28"/>
          </w:rPr>
          <w:t>–</w:t>
        </w:r>
      </w:ins>
      <w:r w:rsidR="001C0DDE">
        <w:rPr>
          <w:rFonts w:ascii="Cambria" w:hAnsi="Cambria"/>
          <w:bCs/>
          <w:sz w:val="28"/>
          <w:szCs w:val="28"/>
        </w:rPr>
        <w:t xml:space="preserve"> a</w:t>
      </w:r>
      <w:r w:rsidR="00A00271">
        <w:rPr>
          <w:rFonts w:ascii="Cambria" w:hAnsi="Cambria"/>
          <w:bCs/>
          <w:sz w:val="28"/>
          <w:szCs w:val="28"/>
        </w:rPr>
        <w:t>nd t</w:t>
      </w:r>
      <w:r w:rsidR="00D845F2">
        <w:rPr>
          <w:rFonts w:ascii="Cambria" w:hAnsi="Cambria"/>
          <w:bCs/>
          <w:sz w:val="28"/>
          <w:szCs w:val="28"/>
        </w:rPr>
        <w:t>h</w:t>
      </w:r>
      <w:r>
        <w:rPr>
          <w:rFonts w:ascii="Cambria" w:hAnsi="Cambria"/>
          <w:bCs/>
          <w:sz w:val="28"/>
          <w:szCs w:val="28"/>
        </w:rPr>
        <w:t xml:space="preserve">e blade that Violet had </w:t>
      </w:r>
      <w:r w:rsidR="00A00271">
        <w:rPr>
          <w:rFonts w:ascii="Cambria" w:hAnsi="Cambria"/>
          <w:bCs/>
          <w:sz w:val="28"/>
          <w:szCs w:val="28"/>
        </w:rPr>
        <w:t>held to her own neck</w:t>
      </w:r>
      <w:del w:id="27438" w:author="Daisy Watt" w:date="2026-06-24T14:31:00Z" w16du:dateUtc="2026-06-24T12:31:00Z">
        <w:r w:rsidDel="00864830">
          <w:rPr>
            <w:rFonts w:ascii="Cambria" w:hAnsi="Cambria"/>
            <w:bCs/>
            <w:sz w:val="28"/>
            <w:szCs w:val="28"/>
          </w:rPr>
          <w:delText>: it</w:delText>
        </w:r>
      </w:del>
      <w:r>
        <w:rPr>
          <w:rFonts w:ascii="Cambria" w:hAnsi="Cambria"/>
          <w:bCs/>
          <w:sz w:val="28"/>
          <w:szCs w:val="28"/>
        </w:rPr>
        <w:t xml:space="preserve"> </w:t>
      </w:r>
      <w:r w:rsidR="001464C5">
        <w:rPr>
          <w:rFonts w:ascii="Cambria" w:hAnsi="Cambria"/>
          <w:bCs/>
          <w:sz w:val="28"/>
          <w:szCs w:val="28"/>
        </w:rPr>
        <w:t>found purchase</w:t>
      </w:r>
      <w:r w:rsidR="00A00271">
        <w:rPr>
          <w:rFonts w:ascii="Cambria" w:hAnsi="Cambria"/>
          <w:bCs/>
          <w:sz w:val="28"/>
          <w:szCs w:val="28"/>
        </w:rPr>
        <w:t xml:space="preserve"> as they both </w:t>
      </w:r>
      <w:del w:id="27439" w:author="Claire S" w:date="2026-06-08T17:39:00Z" w16du:dateUtc="2026-06-08T16:39:00Z">
        <w:r w:rsidR="00A00271" w:rsidDel="00E3438E">
          <w:rPr>
            <w:rFonts w:ascii="Cambria" w:hAnsi="Cambria"/>
            <w:bCs/>
            <w:sz w:val="28"/>
            <w:szCs w:val="28"/>
          </w:rPr>
          <w:delText>fell</w:delText>
        </w:r>
      </w:del>
      <w:ins w:id="27440" w:author="Claire S" w:date="2026-06-08T17:39:00Z" w16du:dateUtc="2026-06-08T16:39:00Z">
        <w:r w:rsidR="00E3438E">
          <w:rPr>
            <w:rFonts w:ascii="Cambria" w:hAnsi="Cambria"/>
            <w:bCs/>
            <w:sz w:val="28"/>
            <w:szCs w:val="28"/>
          </w:rPr>
          <w:t>went down</w:t>
        </w:r>
      </w:ins>
      <w:r w:rsidR="001C0DDE">
        <w:rPr>
          <w:rFonts w:ascii="Cambria" w:hAnsi="Cambria"/>
          <w:bCs/>
          <w:sz w:val="28"/>
          <w:szCs w:val="28"/>
        </w:rPr>
        <w:t xml:space="preserve">.  </w:t>
      </w:r>
    </w:p>
    <w:p w14:paraId="45FA9607" w14:textId="7EEC5F13" w:rsidR="00574D0F" w:rsidRDefault="001C0DDE" w:rsidP="00D845F2">
      <w:pPr>
        <w:spacing w:line="360" w:lineRule="auto"/>
        <w:ind w:firstLine="720"/>
        <w:contextualSpacing/>
        <w:rPr>
          <w:ins w:id="27441" w:author="Claire S" w:date="2026-06-06T10:21:00Z" w16du:dateUtc="2026-06-06T09:21:00Z"/>
          <w:rFonts w:ascii="Cambria" w:hAnsi="Cambria"/>
          <w:bCs/>
          <w:sz w:val="28"/>
          <w:szCs w:val="28"/>
        </w:rPr>
      </w:pPr>
      <w:del w:id="27442" w:author="Claire S" w:date="2026-06-05T18:15:00Z" w16du:dateUtc="2026-06-05T17:15:00Z">
        <w:r w:rsidDel="003D58F3">
          <w:rPr>
            <w:rFonts w:ascii="Cambria" w:hAnsi="Cambria"/>
            <w:bCs/>
            <w:sz w:val="28"/>
            <w:szCs w:val="28"/>
          </w:rPr>
          <w:delText>I</w:delText>
        </w:r>
        <w:r w:rsidR="00A00271" w:rsidDel="003D58F3">
          <w:rPr>
            <w:rFonts w:ascii="Cambria" w:hAnsi="Cambria"/>
            <w:bCs/>
            <w:sz w:val="28"/>
            <w:szCs w:val="28"/>
          </w:rPr>
          <w:delText xml:space="preserve">t </w:delText>
        </w:r>
        <w:r w:rsidR="00E21A00" w:rsidDel="003D58F3">
          <w:rPr>
            <w:rFonts w:ascii="Cambria" w:hAnsi="Cambria"/>
            <w:bCs/>
            <w:sz w:val="28"/>
            <w:szCs w:val="28"/>
          </w:rPr>
          <w:delText>sli</w:delText>
        </w:r>
        <w:r w:rsidR="00F00942" w:rsidDel="003D58F3">
          <w:rPr>
            <w:rFonts w:ascii="Cambria" w:hAnsi="Cambria"/>
            <w:bCs/>
            <w:sz w:val="28"/>
            <w:szCs w:val="28"/>
          </w:rPr>
          <w:delText>c</w:delText>
        </w:r>
        <w:r w:rsidR="00A00271" w:rsidDel="003D58F3">
          <w:rPr>
            <w:rFonts w:ascii="Cambria" w:hAnsi="Cambria"/>
            <w:bCs/>
            <w:sz w:val="28"/>
            <w:szCs w:val="28"/>
          </w:rPr>
          <w:delText>ed</w:delText>
        </w:r>
      </w:del>
      <w:ins w:id="27443" w:author="Claire S" w:date="2026-06-05T18:15:00Z" w16du:dateUtc="2026-06-05T17:15:00Z">
        <w:r w:rsidR="003D58F3">
          <w:rPr>
            <w:rFonts w:ascii="Cambria" w:hAnsi="Cambria"/>
            <w:bCs/>
            <w:sz w:val="28"/>
            <w:szCs w:val="28"/>
          </w:rPr>
          <w:t>Slicing</w:t>
        </w:r>
      </w:ins>
      <w:r w:rsidR="00F00942">
        <w:rPr>
          <w:rFonts w:ascii="Cambria" w:hAnsi="Cambria"/>
          <w:bCs/>
          <w:sz w:val="28"/>
          <w:szCs w:val="28"/>
        </w:rPr>
        <w:t xml:space="preserve"> through the thin material of </w:t>
      </w:r>
      <w:del w:id="27444" w:author="Claire S" w:date="2026-06-08T17:39:00Z" w16du:dateUtc="2026-06-08T16:39:00Z">
        <w:r w:rsidR="00F00942" w:rsidDel="001E3CCE">
          <w:rPr>
            <w:rFonts w:ascii="Cambria" w:hAnsi="Cambria"/>
            <w:bCs/>
            <w:sz w:val="28"/>
            <w:szCs w:val="28"/>
          </w:rPr>
          <w:delText xml:space="preserve">Clara’s </w:delText>
        </w:r>
      </w:del>
      <w:ins w:id="27445" w:author="Claire S" w:date="2026-06-08T17:39:00Z" w16du:dateUtc="2026-06-08T16:39:00Z">
        <w:r w:rsidR="001E3CCE">
          <w:rPr>
            <w:rFonts w:ascii="Cambria" w:hAnsi="Cambria"/>
            <w:bCs/>
            <w:sz w:val="28"/>
            <w:szCs w:val="28"/>
          </w:rPr>
          <w:t xml:space="preserve">her </w:t>
        </w:r>
      </w:ins>
      <w:r w:rsidR="00F00942">
        <w:rPr>
          <w:rFonts w:ascii="Cambria" w:hAnsi="Cambria"/>
          <w:bCs/>
          <w:sz w:val="28"/>
          <w:szCs w:val="28"/>
        </w:rPr>
        <w:t>dress,</w:t>
      </w:r>
      <w:ins w:id="27446" w:author="Claire S" w:date="2026-06-05T18:15:00Z" w16du:dateUtc="2026-06-05T17:15:00Z">
        <w:r w:rsidR="003D58F3">
          <w:rPr>
            <w:rFonts w:ascii="Cambria" w:hAnsi="Cambria"/>
            <w:bCs/>
            <w:sz w:val="28"/>
            <w:szCs w:val="28"/>
          </w:rPr>
          <w:t xml:space="preserve"> it</w:t>
        </w:r>
      </w:ins>
      <w:r w:rsidR="00F00942">
        <w:rPr>
          <w:rFonts w:ascii="Cambria" w:hAnsi="Cambria"/>
          <w:bCs/>
          <w:sz w:val="28"/>
          <w:szCs w:val="28"/>
        </w:rPr>
        <w:t xml:space="preserve"> sli</w:t>
      </w:r>
      <w:r w:rsidR="00E21A00">
        <w:rPr>
          <w:rFonts w:ascii="Cambria" w:hAnsi="Cambria"/>
          <w:bCs/>
          <w:sz w:val="28"/>
          <w:szCs w:val="28"/>
        </w:rPr>
        <w:t>d</w:t>
      </w:r>
      <w:del w:id="27447" w:author="Claire S" w:date="2026-06-05T18:15:00Z" w16du:dateUtc="2026-06-05T17:15:00Z">
        <w:r w:rsidR="00E21A00" w:rsidDel="003D58F3">
          <w:rPr>
            <w:rFonts w:ascii="Cambria" w:hAnsi="Cambria"/>
            <w:bCs/>
            <w:sz w:val="28"/>
            <w:szCs w:val="28"/>
          </w:rPr>
          <w:delText>ing</w:delText>
        </w:r>
      </w:del>
      <w:r w:rsidR="00E21A00">
        <w:rPr>
          <w:rFonts w:ascii="Cambria" w:hAnsi="Cambria"/>
          <w:bCs/>
          <w:sz w:val="28"/>
          <w:szCs w:val="28"/>
        </w:rPr>
        <w:t xml:space="preserve"> into</w:t>
      </w:r>
      <w:r>
        <w:rPr>
          <w:rFonts w:ascii="Cambria" w:hAnsi="Cambria"/>
          <w:bCs/>
          <w:sz w:val="28"/>
          <w:szCs w:val="28"/>
        </w:rPr>
        <w:t xml:space="preserve"> the flesh of</w:t>
      </w:r>
      <w:r w:rsidR="00E21A00">
        <w:rPr>
          <w:rFonts w:ascii="Cambria" w:hAnsi="Cambria"/>
          <w:bCs/>
          <w:sz w:val="28"/>
          <w:szCs w:val="28"/>
        </w:rPr>
        <w:t xml:space="preserve"> </w:t>
      </w:r>
      <w:r w:rsidR="00C03EFE">
        <w:rPr>
          <w:rFonts w:ascii="Cambria" w:hAnsi="Cambria"/>
          <w:bCs/>
          <w:sz w:val="28"/>
          <w:szCs w:val="28"/>
        </w:rPr>
        <w:t>Clara</w:t>
      </w:r>
      <w:r w:rsidR="00F00942">
        <w:rPr>
          <w:rFonts w:ascii="Cambria" w:hAnsi="Cambria"/>
          <w:bCs/>
          <w:sz w:val="28"/>
          <w:szCs w:val="28"/>
        </w:rPr>
        <w:t xml:space="preserve">’s </w:t>
      </w:r>
      <w:r>
        <w:rPr>
          <w:rFonts w:ascii="Cambria" w:hAnsi="Cambria"/>
          <w:bCs/>
          <w:sz w:val="28"/>
          <w:szCs w:val="28"/>
        </w:rPr>
        <w:t>shoulder</w:t>
      </w:r>
      <w:ins w:id="27448" w:author="Claire S" w:date="2026-06-06T09:30:00Z" w16du:dateUtc="2026-06-06T08:30:00Z">
        <w:del w:id="27449" w:author="Daisy Watt" w:date="2026-06-24T14:32:00Z" w16du:dateUtc="2026-06-24T12:32:00Z">
          <w:r w:rsidR="005C39DA" w:rsidDel="00933003">
            <w:rPr>
              <w:rFonts w:ascii="Cambria" w:hAnsi="Cambria"/>
              <w:bCs/>
              <w:sz w:val="28"/>
              <w:szCs w:val="28"/>
            </w:rPr>
            <w:delText>,</w:delText>
          </w:r>
        </w:del>
      </w:ins>
      <w:ins w:id="27450" w:author="Claire S" w:date="2026-06-06T09:31:00Z" w16du:dateUtc="2026-06-06T08:31:00Z">
        <w:del w:id="27451" w:author="Daisy Watt" w:date="2026-06-24T14:32:00Z" w16du:dateUtc="2026-06-24T12:32:00Z">
          <w:r w:rsidR="005C39DA" w:rsidDel="00933003">
            <w:rPr>
              <w:rFonts w:ascii="Cambria" w:hAnsi="Cambria"/>
              <w:bCs/>
              <w:sz w:val="28"/>
              <w:szCs w:val="28"/>
            </w:rPr>
            <w:delText xml:space="preserve"> </w:delText>
          </w:r>
        </w:del>
      </w:ins>
      <w:ins w:id="27452" w:author="Claire S" w:date="2026-06-06T10:21:00Z" w16du:dateUtc="2026-06-06T09:21:00Z">
        <w:del w:id="27453" w:author="Daisy Watt" w:date="2026-06-24T14:32:00Z" w16du:dateUtc="2026-06-24T12:32:00Z">
          <w:r w:rsidR="00574D0F" w:rsidDel="00933003">
            <w:rPr>
              <w:rFonts w:ascii="Cambria" w:hAnsi="Cambria"/>
              <w:bCs/>
              <w:sz w:val="28"/>
              <w:szCs w:val="28"/>
            </w:rPr>
            <w:delText xml:space="preserve">and </w:delText>
          </w:r>
        </w:del>
      </w:ins>
      <w:ins w:id="27454" w:author="Claire S" w:date="2026-06-06T09:31:00Z" w16du:dateUtc="2026-06-06T08:31:00Z">
        <w:del w:id="27455" w:author="Daisy Watt" w:date="2026-06-24T14:32:00Z" w16du:dateUtc="2026-06-24T12:32:00Z">
          <w:r w:rsidR="005C39DA" w:rsidDel="00933003">
            <w:rPr>
              <w:rFonts w:ascii="Cambria" w:hAnsi="Cambria"/>
              <w:bCs/>
              <w:sz w:val="28"/>
              <w:szCs w:val="28"/>
            </w:rPr>
            <w:delText>the pain</w:delText>
          </w:r>
        </w:del>
      </w:ins>
      <w:ins w:id="27456" w:author="Claire S" w:date="2026-06-06T10:21:00Z" w16du:dateUtc="2026-06-06T09:21:00Z">
        <w:del w:id="27457" w:author="Daisy Watt" w:date="2026-06-24T14:32:00Z" w16du:dateUtc="2026-06-24T12:32:00Z">
          <w:r w:rsidR="00574D0F" w:rsidDel="00933003">
            <w:rPr>
              <w:rFonts w:ascii="Cambria" w:hAnsi="Cambria"/>
              <w:bCs/>
              <w:sz w:val="28"/>
              <w:szCs w:val="28"/>
            </w:rPr>
            <w:delText xml:space="preserve"> was</w:delText>
          </w:r>
        </w:del>
      </w:ins>
      <w:ins w:id="27458" w:author="Claire S" w:date="2026-06-06T09:31:00Z" w16du:dateUtc="2026-06-06T08:31:00Z">
        <w:del w:id="27459" w:author="Daisy Watt" w:date="2026-06-24T14:32:00Z" w16du:dateUtc="2026-06-24T12:32:00Z">
          <w:r w:rsidR="005C39DA" w:rsidDel="00933003">
            <w:rPr>
              <w:rFonts w:ascii="Cambria" w:hAnsi="Cambria"/>
              <w:bCs/>
              <w:sz w:val="28"/>
              <w:szCs w:val="28"/>
            </w:rPr>
            <w:delText xml:space="preserve"> white-hot</w:delText>
          </w:r>
        </w:del>
      </w:ins>
      <w:ins w:id="27460" w:author="Claire S" w:date="2026-06-06T10:21:00Z" w16du:dateUtc="2026-06-06T09:21:00Z">
        <w:del w:id="27461" w:author="Daisy Watt" w:date="2026-06-24T14:31:00Z" w16du:dateUtc="2026-06-24T12:31:00Z">
          <w:r w:rsidR="00574D0F" w:rsidDel="00933003">
            <w:rPr>
              <w:rFonts w:ascii="Cambria" w:hAnsi="Cambria"/>
              <w:bCs/>
              <w:sz w:val="28"/>
              <w:szCs w:val="28"/>
            </w:rPr>
            <w:delText xml:space="preserve"> and searing</w:delText>
          </w:r>
        </w:del>
        <w:r w:rsidR="00574D0F">
          <w:rPr>
            <w:rFonts w:ascii="Cambria" w:hAnsi="Cambria"/>
            <w:bCs/>
            <w:sz w:val="28"/>
            <w:szCs w:val="28"/>
          </w:rPr>
          <w:t xml:space="preserve">. </w:t>
        </w:r>
      </w:ins>
    </w:p>
    <w:p w14:paraId="5E112B08" w14:textId="547F6392" w:rsidR="002A4C50" w:rsidRDefault="00574D0F" w:rsidP="00D845F2">
      <w:pPr>
        <w:spacing w:line="360" w:lineRule="auto"/>
        <w:ind w:firstLine="720"/>
        <w:contextualSpacing/>
        <w:rPr>
          <w:rFonts w:ascii="Cambria" w:hAnsi="Cambria"/>
          <w:bCs/>
          <w:sz w:val="28"/>
          <w:szCs w:val="28"/>
        </w:rPr>
      </w:pPr>
      <w:commentRangeStart w:id="27462"/>
      <w:ins w:id="27463" w:author="Claire S" w:date="2026-06-06T10:21:00Z" w16du:dateUtc="2026-06-06T09:21:00Z">
        <w:del w:id="27464" w:author="Daisy Watt" w:date="2026-06-24T14:32:00Z" w16du:dateUtc="2026-06-24T12:32:00Z">
          <w:r w:rsidDel="00DD776F">
            <w:rPr>
              <w:rFonts w:ascii="Cambria" w:hAnsi="Cambria"/>
              <w:bCs/>
              <w:sz w:val="28"/>
              <w:szCs w:val="28"/>
            </w:rPr>
            <w:delText>W</w:delText>
          </w:r>
        </w:del>
      </w:ins>
      <w:ins w:id="27465" w:author="Claire S" w:date="2026-06-06T09:30:00Z" w16du:dateUtc="2026-06-06T08:30:00Z">
        <w:del w:id="27466" w:author="Daisy Watt" w:date="2026-06-24T14:32:00Z" w16du:dateUtc="2026-06-24T12:32:00Z">
          <w:r w:rsidR="005C39DA" w:rsidDel="00DD776F">
            <w:rPr>
              <w:rFonts w:ascii="Cambria" w:hAnsi="Cambria"/>
              <w:bCs/>
              <w:sz w:val="28"/>
              <w:szCs w:val="28"/>
            </w:rPr>
            <w:delText>ithin seconds,</w:delText>
          </w:r>
        </w:del>
      </w:ins>
      <w:del w:id="27467" w:author="Daisy Watt" w:date="2026-06-24T14:32:00Z" w16du:dateUtc="2026-06-24T12:32:00Z">
        <w:r w:rsidR="00A00271" w:rsidDel="00DD776F">
          <w:rPr>
            <w:rFonts w:ascii="Cambria" w:hAnsi="Cambria"/>
            <w:bCs/>
            <w:sz w:val="28"/>
            <w:szCs w:val="28"/>
          </w:rPr>
          <w:delText xml:space="preserve"> as she</w:delText>
        </w:r>
        <w:r w:rsidR="0068763C" w:rsidDel="00DD776F">
          <w:rPr>
            <w:rFonts w:ascii="Cambria" w:hAnsi="Cambria"/>
            <w:bCs/>
            <w:sz w:val="28"/>
            <w:szCs w:val="28"/>
          </w:rPr>
          <w:delText xml:space="preserve"> </w:delText>
        </w:r>
      </w:del>
      <w:ins w:id="27468" w:author="Claire S" w:date="2026-06-06T10:21:00Z" w16du:dateUtc="2026-06-06T09:21:00Z">
        <w:del w:id="27469" w:author="Daisy Watt" w:date="2026-06-24T14:32:00Z" w16du:dateUtc="2026-06-24T12:32:00Z">
          <w:r w:rsidDel="00DD776F">
            <w:rPr>
              <w:rFonts w:ascii="Cambria" w:hAnsi="Cambria"/>
              <w:bCs/>
              <w:sz w:val="28"/>
              <w:szCs w:val="28"/>
            </w:rPr>
            <w:delText xml:space="preserve">Clara </w:delText>
          </w:r>
        </w:del>
      </w:ins>
      <w:del w:id="27470" w:author="Daisy Watt" w:date="2026-06-24T14:32:00Z" w16du:dateUtc="2026-06-24T12:32:00Z">
        <w:r w:rsidR="0068763C" w:rsidDel="00DD776F">
          <w:rPr>
            <w:rFonts w:ascii="Cambria" w:hAnsi="Cambria"/>
            <w:bCs/>
            <w:sz w:val="28"/>
            <w:szCs w:val="28"/>
          </w:rPr>
          <w:delText>began to</w:delText>
        </w:r>
        <w:r w:rsidR="00A00271" w:rsidDel="00DD776F">
          <w:rPr>
            <w:rFonts w:ascii="Cambria" w:hAnsi="Cambria"/>
            <w:bCs/>
            <w:sz w:val="28"/>
            <w:szCs w:val="28"/>
          </w:rPr>
          <w:delText xml:space="preserve"> pass out</w:delText>
        </w:r>
      </w:del>
      <w:ins w:id="27471" w:author="Daisy Watt" w:date="2026-06-24T14:32:00Z" w16du:dateUtc="2026-06-24T12:32:00Z">
        <w:r w:rsidR="00DD776F">
          <w:rPr>
            <w:rFonts w:ascii="Cambria" w:hAnsi="Cambria"/>
            <w:bCs/>
            <w:sz w:val="28"/>
            <w:szCs w:val="28"/>
          </w:rPr>
          <w:t>There was a flash of white-</w:t>
        </w:r>
      </w:ins>
      <w:ins w:id="27472" w:author="Daisy Watt" w:date="2026-06-24T14:33:00Z" w16du:dateUtc="2026-06-24T12:33:00Z">
        <w:r w:rsidR="00DD776F">
          <w:rPr>
            <w:rFonts w:ascii="Cambria" w:hAnsi="Cambria"/>
            <w:bCs/>
            <w:sz w:val="28"/>
            <w:szCs w:val="28"/>
          </w:rPr>
          <w:t>hot pain</w:t>
        </w:r>
        <w:r w:rsidR="00B34B94">
          <w:rPr>
            <w:rFonts w:ascii="Cambria" w:hAnsi="Cambria"/>
            <w:bCs/>
            <w:sz w:val="28"/>
            <w:szCs w:val="28"/>
          </w:rPr>
          <w:t xml:space="preserve"> – and then Clara felt nothing</w:t>
        </w:r>
      </w:ins>
      <w:del w:id="27473" w:author="Claire S" w:date="2026-06-06T09:31:00Z" w16du:dateUtc="2026-06-06T08:31:00Z">
        <w:r w:rsidR="00A00271" w:rsidDel="005C39DA">
          <w:rPr>
            <w:rFonts w:ascii="Cambria" w:hAnsi="Cambria"/>
            <w:bCs/>
            <w:sz w:val="28"/>
            <w:szCs w:val="28"/>
          </w:rPr>
          <w:delText xml:space="preserve"> in pain</w:delText>
        </w:r>
      </w:del>
      <w:r w:rsidR="002A4C50">
        <w:rPr>
          <w:rFonts w:ascii="Cambria" w:hAnsi="Cambria"/>
          <w:bCs/>
          <w:sz w:val="28"/>
          <w:szCs w:val="28"/>
        </w:rPr>
        <w:t xml:space="preserve">. </w:t>
      </w:r>
      <w:commentRangeEnd w:id="27462"/>
      <w:r w:rsidR="001C463C">
        <w:rPr>
          <w:rStyle w:val="CommentReference"/>
          <w:rFonts w:ascii="Cambria" w:hAnsi="Cambria"/>
          <w:bCs/>
          <w:sz w:val="28"/>
          <w:szCs w:val="28"/>
        </w:rPr>
        <w:commentReference w:id="27462"/>
      </w:r>
    </w:p>
    <w:p w14:paraId="13837616" w14:textId="3555EF9A" w:rsidR="0007765E" w:rsidRDefault="0007765E" w:rsidP="0007765E">
      <w:pPr>
        <w:spacing w:line="360" w:lineRule="auto"/>
        <w:contextualSpacing/>
        <w:rPr>
          <w:rFonts w:ascii="Cambria" w:hAnsi="Cambria"/>
          <w:bCs/>
          <w:sz w:val="28"/>
          <w:szCs w:val="28"/>
        </w:rPr>
      </w:pPr>
      <w:r>
        <w:rPr>
          <w:rFonts w:ascii="Cambria" w:hAnsi="Cambria"/>
          <w:bCs/>
          <w:sz w:val="28"/>
          <w:szCs w:val="28"/>
        </w:rPr>
        <w:tab/>
      </w:r>
    </w:p>
    <w:p w14:paraId="41CBA90C" w14:textId="77777777" w:rsidR="0007765E" w:rsidRDefault="0007765E" w:rsidP="0007765E">
      <w:pPr>
        <w:spacing w:line="360" w:lineRule="auto"/>
        <w:contextualSpacing/>
        <w:rPr>
          <w:rFonts w:ascii="Cambria" w:hAnsi="Cambria"/>
          <w:bCs/>
          <w:sz w:val="28"/>
          <w:szCs w:val="28"/>
        </w:rPr>
      </w:pPr>
    </w:p>
    <w:p w14:paraId="23185271" w14:textId="77777777" w:rsidR="0007765E" w:rsidRDefault="0007765E" w:rsidP="0007765E">
      <w:pPr>
        <w:spacing w:line="360" w:lineRule="auto"/>
        <w:contextualSpacing/>
        <w:rPr>
          <w:rFonts w:ascii="Cambria" w:hAnsi="Cambria"/>
          <w:bCs/>
          <w:sz w:val="28"/>
          <w:szCs w:val="28"/>
        </w:rPr>
      </w:pPr>
    </w:p>
    <w:p w14:paraId="0948E4E4" w14:textId="77777777" w:rsidR="00C03EFE" w:rsidRDefault="00C03EFE" w:rsidP="0007765E">
      <w:pPr>
        <w:spacing w:line="360" w:lineRule="auto"/>
        <w:contextualSpacing/>
        <w:rPr>
          <w:rFonts w:ascii="Cambria" w:hAnsi="Cambria"/>
          <w:bCs/>
          <w:sz w:val="28"/>
          <w:szCs w:val="28"/>
        </w:rPr>
      </w:pPr>
    </w:p>
    <w:p w14:paraId="66CC4E82" w14:textId="77777777" w:rsidR="00A00271" w:rsidRDefault="00A00271" w:rsidP="0007765E">
      <w:pPr>
        <w:spacing w:line="360" w:lineRule="auto"/>
        <w:contextualSpacing/>
        <w:rPr>
          <w:rFonts w:ascii="Cambria" w:hAnsi="Cambria"/>
          <w:b/>
          <w:sz w:val="28"/>
          <w:szCs w:val="28"/>
        </w:rPr>
      </w:pPr>
    </w:p>
    <w:p w14:paraId="057EC265" w14:textId="77777777" w:rsidR="00A00271" w:rsidRDefault="00A00271" w:rsidP="0007765E">
      <w:pPr>
        <w:spacing w:line="360" w:lineRule="auto"/>
        <w:contextualSpacing/>
        <w:rPr>
          <w:rFonts w:ascii="Cambria" w:hAnsi="Cambria"/>
          <w:b/>
          <w:sz w:val="28"/>
          <w:szCs w:val="28"/>
        </w:rPr>
      </w:pPr>
    </w:p>
    <w:p w14:paraId="3C327695" w14:textId="77777777" w:rsidR="00A00271" w:rsidRDefault="00A00271" w:rsidP="0007765E">
      <w:pPr>
        <w:spacing w:line="360" w:lineRule="auto"/>
        <w:contextualSpacing/>
        <w:rPr>
          <w:rFonts w:ascii="Cambria" w:hAnsi="Cambria"/>
          <w:b/>
          <w:sz w:val="28"/>
          <w:szCs w:val="28"/>
        </w:rPr>
      </w:pPr>
    </w:p>
    <w:p w14:paraId="3F32F174" w14:textId="77777777" w:rsidR="00A00271" w:rsidRDefault="00A00271" w:rsidP="0007765E">
      <w:pPr>
        <w:spacing w:line="360" w:lineRule="auto"/>
        <w:contextualSpacing/>
        <w:rPr>
          <w:rFonts w:ascii="Cambria" w:hAnsi="Cambria"/>
          <w:b/>
          <w:sz w:val="28"/>
          <w:szCs w:val="28"/>
        </w:rPr>
      </w:pPr>
    </w:p>
    <w:p w14:paraId="7D51C60A" w14:textId="77777777" w:rsidR="00A00271" w:rsidRDefault="00A00271" w:rsidP="0007765E">
      <w:pPr>
        <w:spacing w:line="360" w:lineRule="auto"/>
        <w:contextualSpacing/>
        <w:rPr>
          <w:rFonts w:ascii="Cambria" w:hAnsi="Cambria"/>
          <w:b/>
          <w:sz w:val="28"/>
          <w:szCs w:val="28"/>
        </w:rPr>
      </w:pPr>
    </w:p>
    <w:p w14:paraId="14CFFAF1" w14:textId="77777777" w:rsidR="00A00271" w:rsidRDefault="00A00271" w:rsidP="0007765E">
      <w:pPr>
        <w:spacing w:line="360" w:lineRule="auto"/>
        <w:contextualSpacing/>
        <w:rPr>
          <w:rFonts w:ascii="Cambria" w:hAnsi="Cambria"/>
          <w:b/>
          <w:sz w:val="28"/>
          <w:szCs w:val="28"/>
        </w:rPr>
      </w:pPr>
    </w:p>
    <w:p w14:paraId="22FDBD1B" w14:textId="77777777" w:rsidR="00A00271" w:rsidRDefault="00A00271" w:rsidP="0007765E">
      <w:pPr>
        <w:spacing w:line="360" w:lineRule="auto"/>
        <w:contextualSpacing/>
        <w:rPr>
          <w:ins w:id="27474" w:author="Claire S" w:date="2026-08-03T18:29:00Z" w16du:dateUtc="2026-08-03T17:29:00Z"/>
          <w:rFonts w:ascii="Cambria" w:hAnsi="Cambria"/>
          <w:b/>
          <w:sz w:val="28"/>
          <w:szCs w:val="28"/>
        </w:rPr>
      </w:pPr>
    </w:p>
    <w:p w14:paraId="59107629" w14:textId="77777777" w:rsidR="00B875D1" w:rsidRDefault="00B875D1" w:rsidP="0007765E">
      <w:pPr>
        <w:spacing w:line="360" w:lineRule="auto"/>
        <w:contextualSpacing/>
        <w:rPr>
          <w:rFonts w:ascii="Cambria" w:hAnsi="Cambria"/>
          <w:b/>
          <w:sz w:val="28"/>
          <w:szCs w:val="28"/>
        </w:rPr>
      </w:pPr>
    </w:p>
    <w:p w14:paraId="4065C65E" w14:textId="77777777" w:rsidR="00A00271" w:rsidRDefault="00A00271" w:rsidP="0007765E">
      <w:pPr>
        <w:spacing w:line="360" w:lineRule="auto"/>
        <w:contextualSpacing/>
        <w:rPr>
          <w:rFonts w:ascii="Cambria" w:hAnsi="Cambria"/>
          <w:b/>
          <w:sz w:val="28"/>
          <w:szCs w:val="28"/>
        </w:rPr>
      </w:pPr>
    </w:p>
    <w:p w14:paraId="61E4F510" w14:textId="77777777" w:rsidR="00A00271" w:rsidDel="0055036B" w:rsidRDefault="00A00271" w:rsidP="0007765E">
      <w:pPr>
        <w:spacing w:line="360" w:lineRule="auto"/>
        <w:contextualSpacing/>
        <w:rPr>
          <w:del w:id="27475" w:author="Claire S" w:date="2026-06-06T09:32:00Z" w16du:dateUtc="2026-06-06T08:32:00Z"/>
          <w:rFonts w:ascii="Cambria" w:hAnsi="Cambria"/>
          <w:b/>
          <w:sz w:val="28"/>
          <w:szCs w:val="28"/>
        </w:rPr>
      </w:pPr>
    </w:p>
    <w:p w14:paraId="643ED1DF" w14:textId="32D71621" w:rsidR="00A00271" w:rsidDel="00456C5D" w:rsidRDefault="00A00271" w:rsidP="0007765E">
      <w:pPr>
        <w:spacing w:line="360" w:lineRule="auto"/>
        <w:contextualSpacing/>
        <w:rPr>
          <w:del w:id="27476" w:author="Claire S" w:date="2026-06-06T09:40:00Z" w16du:dateUtc="2026-06-06T08:40:00Z"/>
          <w:rFonts w:ascii="Cambria" w:hAnsi="Cambria"/>
          <w:b/>
          <w:sz w:val="28"/>
          <w:szCs w:val="28"/>
        </w:rPr>
      </w:pPr>
    </w:p>
    <w:p w14:paraId="644FC2A1" w14:textId="49333EC6" w:rsidR="001464C5" w:rsidRDefault="001464C5" w:rsidP="0007765E">
      <w:pPr>
        <w:spacing w:line="360" w:lineRule="auto"/>
        <w:contextualSpacing/>
        <w:rPr>
          <w:rFonts w:ascii="Cambria" w:hAnsi="Cambria"/>
          <w:b/>
          <w:sz w:val="28"/>
          <w:szCs w:val="28"/>
        </w:rPr>
      </w:pPr>
      <w:commentRangeStart w:id="27477"/>
      <w:r>
        <w:rPr>
          <w:rFonts w:ascii="Cambria" w:hAnsi="Cambria"/>
          <w:b/>
          <w:sz w:val="28"/>
          <w:szCs w:val="28"/>
        </w:rPr>
        <w:t>CH</w:t>
      </w:r>
      <w:r w:rsidR="00A00271">
        <w:rPr>
          <w:rFonts w:ascii="Cambria" w:hAnsi="Cambria"/>
          <w:b/>
          <w:sz w:val="28"/>
          <w:szCs w:val="28"/>
        </w:rPr>
        <w:t>A</w:t>
      </w:r>
      <w:r>
        <w:rPr>
          <w:rFonts w:ascii="Cambria" w:hAnsi="Cambria"/>
          <w:b/>
          <w:sz w:val="28"/>
          <w:szCs w:val="28"/>
        </w:rPr>
        <w:t xml:space="preserve">PTER </w:t>
      </w:r>
      <w:del w:id="27478" w:author="Daisy Watt" w:date="2026-06-24T12:34:00Z" w16du:dateUtc="2026-06-24T10:34:00Z">
        <w:r w:rsidR="001D1083" w:rsidDel="00AB513E">
          <w:rPr>
            <w:rFonts w:ascii="Cambria" w:hAnsi="Cambria"/>
            <w:b/>
            <w:sz w:val="28"/>
            <w:szCs w:val="28"/>
          </w:rPr>
          <w:delText>80</w:delText>
        </w:r>
        <w:commentRangeEnd w:id="27477"/>
        <w:r w:rsidR="0067514C" w:rsidDel="00AB513E">
          <w:rPr>
            <w:rStyle w:val="CommentReference"/>
            <w:rFonts w:ascii="Cambria" w:hAnsi="Cambria"/>
            <w:b/>
            <w:sz w:val="28"/>
            <w:szCs w:val="28"/>
          </w:rPr>
          <w:commentReference w:id="27477"/>
        </w:r>
      </w:del>
      <w:ins w:id="27479" w:author="Claire S" w:date="2026-06-08T17:40:00Z" w16du:dateUtc="2026-06-08T16:40:00Z">
        <w:del w:id="27480" w:author="Daisy Watt" w:date="2026-06-24T12:34:00Z" w16du:dateUtc="2026-06-24T10:34:00Z">
          <w:r w:rsidR="001E3CCE" w:rsidDel="00AB513E">
            <w:rPr>
              <w:rFonts w:ascii="Cambria" w:hAnsi="Cambria"/>
              <w:b/>
              <w:sz w:val="28"/>
              <w:szCs w:val="28"/>
            </w:rPr>
            <w:delText>82</w:delText>
          </w:r>
        </w:del>
      </w:ins>
      <w:ins w:id="27481" w:author="Daisy Watt" w:date="2026-06-24T14:35:00Z" w16du:dateUtc="2026-06-24T12:35:00Z">
        <w:del w:id="27482" w:author="Claire S" w:date="2026-08-03T18:30:00Z" w16du:dateUtc="2026-08-03T17:30:00Z">
          <w:r w:rsidR="00182CBC" w:rsidDel="00B875D1">
            <w:rPr>
              <w:rFonts w:ascii="Cambria" w:hAnsi="Cambria"/>
              <w:b/>
              <w:sz w:val="28"/>
              <w:szCs w:val="28"/>
            </w:rPr>
            <w:delText>80</w:delText>
          </w:r>
        </w:del>
      </w:ins>
      <w:ins w:id="27483" w:author="Claire S" w:date="2026-08-03T18:30:00Z" w16du:dateUtc="2026-08-03T17:30:00Z">
        <w:r w:rsidR="00B875D1">
          <w:rPr>
            <w:rFonts w:ascii="Cambria" w:hAnsi="Cambria"/>
            <w:b/>
            <w:sz w:val="28"/>
            <w:szCs w:val="28"/>
          </w:rPr>
          <w:t>76</w:t>
        </w:r>
      </w:ins>
    </w:p>
    <w:p w14:paraId="10A0CE85" w14:textId="649B0FD3" w:rsidR="0007765E" w:rsidRPr="001464C5" w:rsidRDefault="004D63CC" w:rsidP="0007765E">
      <w:pPr>
        <w:spacing w:line="360" w:lineRule="auto"/>
        <w:contextualSpacing/>
        <w:rPr>
          <w:rFonts w:ascii="Cambria" w:hAnsi="Cambria"/>
          <w:b/>
          <w:sz w:val="28"/>
          <w:szCs w:val="28"/>
        </w:rPr>
      </w:pPr>
      <w:r>
        <w:rPr>
          <w:rFonts w:ascii="Cambria" w:hAnsi="Cambria"/>
          <w:b/>
          <w:sz w:val="28"/>
          <w:szCs w:val="28"/>
        </w:rPr>
        <w:t xml:space="preserve">LAST </w:t>
      </w:r>
      <w:r w:rsidR="001464C5" w:rsidRPr="001464C5">
        <w:rPr>
          <w:rFonts w:ascii="Cambria" w:hAnsi="Cambria"/>
          <w:b/>
          <w:sz w:val="28"/>
          <w:szCs w:val="28"/>
        </w:rPr>
        <w:t>SUNDAY</w:t>
      </w:r>
      <w:ins w:id="27484" w:author="Daisy Watt" w:date="2026-06-24T14:35:00Z" w16du:dateUtc="2026-06-24T12:35:00Z">
        <w:r w:rsidR="00182CBC">
          <w:rPr>
            <w:rFonts w:ascii="Cambria" w:hAnsi="Cambria"/>
            <w:b/>
            <w:sz w:val="28"/>
            <w:szCs w:val="28"/>
          </w:rPr>
          <w:t>,</w:t>
        </w:r>
      </w:ins>
      <w:r w:rsidR="001464C5" w:rsidRPr="001464C5">
        <w:rPr>
          <w:rFonts w:ascii="Cambria" w:hAnsi="Cambria"/>
          <w:b/>
          <w:sz w:val="28"/>
          <w:szCs w:val="28"/>
        </w:rPr>
        <w:t xml:space="preserve"> 2.35</w:t>
      </w:r>
      <w:ins w:id="27485" w:author="Daisy Watt" w:date="2026-06-24T14:35:00Z" w16du:dateUtc="2026-06-24T12:35:00Z">
        <w:r w:rsidR="00182CBC">
          <w:rPr>
            <w:rFonts w:ascii="Cambria" w:hAnsi="Cambria"/>
            <w:b/>
            <w:sz w:val="28"/>
            <w:szCs w:val="28"/>
          </w:rPr>
          <w:t xml:space="preserve"> A.M.</w:t>
        </w:r>
      </w:ins>
      <w:del w:id="27486" w:author="Daisy Watt" w:date="2026-06-24T14:35:00Z" w16du:dateUtc="2026-06-24T12:35:00Z">
        <w:r w:rsidR="001464C5" w:rsidRPr="001464C5" w:rsidDel="00182CBC">
          <w:rPr>
            <w:rFonts w:ascii="Cambria" w:hAnsi="Cambria"/>
            <w:b/>
            <w:sz w:val="28"/>
            <w:szCs w:val="28"/>
          </w:rPr>
          <w:delText>AM</w:delText>
        </w:r>
      </w:del>
    </w:p>
    <w:p w14:paraId="1540BEE1" w14:textId="22382E5F" w:rsidR="001464C5" w:rsidRDefault="001464C5" w:rsidP="0007765E">
      <w:pPr>
        <w:spacing w:line="360" w:lineRule="auto"/>
        <w:contextualSpacing/>
        <w:rPr>
          <w:rFonts w:ascii="Cambria" w:hAnsi="Cambria"/>
          <w:bCs/>
          <w:sz w:val="28"/>
          <w:szCs w:val="28"/>
        </w:rPr>
      </w:pPr>
      <w:r>
        <w:rPr>
          <w:rFonts w:ascii="Cambria" w:hAnsi="Cambria"/>
          <w:bCs/>
          <w:sz w:val="28"/>
          <w:szCs w:val="28"/>
        </w:rPr>
        <w:t>Dex</w:t>
      </w:r>
      <w:r w:rsidR="00A33D2A">
        <w:rPr>
          <w:rFonts w:ascii="Cambria" w:hAnsi="Cambria"/>
          <w:bCs/>
          <w:sz w:val="28"/>
          <w:szCs w:val="28"/>
        </w:rPr>
        <w:t xml:space="preserve"> got out of the </w:t>
      </w:r>
      <w:r w:rsidR="00A00271">
        <w:rPr>
          <w:rFonts w:ascii="Cambria" w:hAnsi="Cambria"/>
          <w:bCs/>
          <w:sz w:val="28"/>
          <w:szCs w:val="28"/>
        </w:rPr>
        <w:t xml:space="preserve">black </w:t>
      </w:r>
      <w:r w:rsidR="00A33D2A">
        <w:rPr>
          <w:rFonts w:ascii="Cambria" w:hAnsi="Cambria"/>
          <w:bCs/>
          <w:sz w:val="28"/>
          <w:szCs w:val="28"/>
        </w:rPr>
        <w:t xml:space="preserve">cab </w:t>
      </w:r>
      <w:r w:rsidR="0068763C">
        <w:rPr>
          <w:rFonts w:ascii="Cambria" w:hAnsi="Cambria"/>
          <w:bCs/>
          <w:sz w:val="28"/>
          <w:szCs w:val="28"/>
        </w:rPr>
        <w:t xml:space="preserve">outside the Langley </w:t>
      </w:r>
      <w:r w:rsidR="001E6471">
        <w:rPr>
          <w:rFonts w:ascii="Cambria" w:hAnsi="Cambria"/>
          <w:bCs/>
          <w:sz w:val="28"/>
          <w:szCs w:val="28"/>
        </w:rPr>
        <w:t>building.  He</w:t>
      </w:r>
      <w:r w:rsidR="00A33D2A">
        <w:rPr>
          <w:rFonts w:ascii="Cambria" w:hAnsi="Cambria"/>
          <w:bCs/>
          <w:sz w:val="28"/>
          <w:szCs w:val="28"/>
        </w:rPr>
        <w:t xml:space="preserve"> swiped himself up to the first floor</w:t>
      </w:r>
      <w:r w:rsidR="001E6471">
        <w:rPr>
          <w:rFonts w:ascii="Cambria" w:hAnsi="Cambria"/>
          <w:bCs/>
          <w:sz w:val="28"/>
          <w:szCs w:val="28"/>
        </w:rPr>
        <w:t xml:space="preserve"> and</w:t>
      </w:r>
      <w:r>
        <w:rPr>
          <w:rFonts w:ascii="Cambria" w:hAnsi="Cambria"/>
          <w:bCs/>
          <w:sz w:val="28"/>
          <w:szCs w:val="28"/>
        </w:rPr>
        <w:t xml:space="preserve"> hurr</w:t>
      </w:r>
      <w:r w:rsidR="001E6471">
        <w:rPr>
          <w:rFonts w:ascii="Cambria" w:hAnsi="Cambria"/>
          <w:bCs/>
          <w:sz w:val="28"/>
          <w:szCs w:val="28"/>
        </w:rPr>
        <w:t>ied</w:t>
      </w:r>
      <w:r>
        <w:rPr>
          <w:rFonts w:ascii="Cambria" w:hAnsi="Cambria"/>
          <w:bCs/>
          <w:sz w:val="28"/>
          <w:szCs w:val="28"/>
        </w:rPr>
        <w:t xml:space="preserve"> into his</w:t>
      </w:r>
      <w:r w:rsidR="00A33D2A">
        <w:rPr>
          <w:rFonts w:ascii="Cambria" w:hAnsi="Cambria"/>
          <w:bCs/>
          <w:sz w:val="28"/>
          <w:szCs w:val="28"/>
        </w:rPr>
        <w:t xml:space="preserve"> private</w:t>
      </w:r>
      <w:r>
        <w:rPr>
          <w:rFonts w:ascii="Cambria" w:hAnsi="Cambria"/>
          <w:bCs/>
          <w:sz w:val="28"/>
          <w:szCs w:val="28"/>
        </w:rPr>
        <w:t xml:space="preserve"> office</w:t>
      </w:r>
      <w:ins w:id="27487" w:author="Daisy Watt" w:date="2026-06-24T14:35:00Z" w16du:dateUtc="2026-06-24T12:35:00Z">
        <w:r w:rsidR="006D701C">
          <w:rPr>
            <w:rFonts w:ascii="Cambria" w:hAnsi="Cambria"/>
            <w:bCs/>
            <w:sz w:val="28"/>
            <w:szCs w:val="28"/>
          </w:rPr>
          <w:t>,</w:t>
        </w:r>
      </w:ins>
      <w:r>
        <w:rPr>
          <w:rFonts w:ascii="Cambria" w:hAnsi="Cambria"/>
          <w:bCs/>
          <w:sz w:val="28"/>
          <w:szCs w:val="28"/>
        </w:rPr>
        <w:t xml:space="preserve"> to find his assistant Violet sitting at his desk, crying.</w:t>
      </w:r>
    </w:p>
    <w:p w14:paraId="32489DB8" w14:textId="0F0D4BFD" w:rsidR="001464C5" w:rsidRDefault="001464C5" w:rsidP="0007765E">
      <w:pPr>
        <w:spacing w:line="360" w:lineRule="auto"/>
        <w:contextualSpacing/>
        <w:rPr>
          <w:rFonts w:ascii="Cambria" w:hAnsi="Cambria"/>
          <w:bCs/>
          <w:sz w:val="28"/>
          <w:szCs w:val="28"/>
        </w:rPr>
      </w:pPr>
      <w:r>
        <w:rPr>
          <w:rFonts w:ascii="Cambria" w:hAnsi="Cambria"/>
          <w:bCs/>
          <w:sz w:val="28"/>
          <w:szCs w:val="28"/>
        </w:rPr>
        <w:tab/>
        <w:t>‘Violet</w:t>
      </w:r>
      <w:ins w:id="27488" w:author="Daisy Watt" w:date="2026-06-24T14:35:00Z" w16du:dateUtc="2026-06-24T12:35:00Z">
        <w:r w:rsidR="006D701C">
          <w:rPr>
            <w:rFonts w:ascii="Cambria" w:hAnsi="Cambria"/>
            <w:bCs/>
            <w:sz w:val="28"/>
            <w:szCs w:val="28"/>
          </w:rPr>
          <w:t xml:space="preserve">.’ </w:t>
        </w:r>
      </w:ins>
      <w:del w:id="27489" w:author="Daisy Watt" w:date="2026-06-24T14:35:00Z" w16du:dateUtc="2026-06-24T12:35:00Z">
        <w:r w:rsidDel="006D701C">
          <w:rPr>
            <w:rFonts w:ascii="Cambria" w:hAnsi="Cambria"/>
            <w:bCs/>
            <w:sz w:val="28"/>
            <w:szCs w:val="28"/>
          </w:rPr>
          <w:delText>’, h</w:delText>
        </w:r>
      </w:del>
      <w:ins w:id="27490" w:author="Daisy Watt" w:date="2026-06-24T14:35:00Z" w16du:dateUtc="2026-06-24T12:35:00Z">
        <w:r w:rsidR="006D701C">
          <w:rPr>
            <w:rFonts w:ascii="Cambria" w:hAnsi="Cambria"/>
            <w:bCs/>
            <w:sz w:val="28"/>
            <w:szCs w:val="28"/>
          </w:rPr>
          <w:t>H</w:t>
        </w:r>
      </w:ins>
      <w:r>
        <w:rPr>
          <w:rFonts w:ascii="Cambria" w:hAnsi="Cambria"/>
          <w:bCs/>
          <w:sz w:val="28"/>
          <w:szCs w:val="28"/>
        </w:rPr>
        <w:t>e rushed forwards. ‘What’s wrong?’</w:t>
      </w:r>
    </w:p>
    <w:p w14:paraId="7FC78250" w14:textId="41F17D9A" w:rsidR="001464C5" w:rsidRDefault="001464C5" w:rsidP="0007765E">
      <w:pPr>
        <w:spacing w:line="360" w:lineRule="auto"/>
        <w:contextualSpacing/>
        <w:rPr>
          <w:rFonts w:ascii="Cambria" w:hAnsi="Cambria"/>
          <w:bCs/>
          <w:sz w:val="28"/>
          <w:szCs w:val="28"/>
        </w:rPr>
      </w:pPr>
      <w:r>
        <w:rPr>
          <w:rFonts w:ascii="Cambria" w:hAnsi="Cambria"/>
          <w:bCs/>
          <w:sz w:val="28"/>
          <w:szCs w:val="28"/>
        </w:rPr>
        <w:tab/>
        <w:t>‘You know what’s wrong</w:t>
      </w:r>
      <w:del w:id="27491" w:author="Daisy Watt" w:date="2026-06-24T14:36:00Z" w16du:dateUtc="2026-06-24T12:36:00Z">
        <w:r w:rsidDel="006D701C">
          <w:rPr>
            <w:rFonts w:ascii="Cambria" w:hAnsi="Cambria"/>
            <w:bCs/>
            <w:sz w:val="28"/>
            <w:szCs w:val="28"/>
          </w:rPr>
          <w:delText>,’ s</w:delText>
        </w:r>
      </w:del>
      <w:ins w:id="27492" w:author="Daisy Watt" w:date="2026-06-24T14:36:00Z" w16du:dateUtc="2026-06-24T12:36:00Z">
        <w:r w:rsidR="006D701C">
          <w:rPr>
            <w:rFonts w:ascii="Cambria" w:hAnsi="Cambria"/>
            <w:bCs/>
            <w:sz w:val="28"/>
            <w:szCs w:val="28"/>
          </w:rPr>
          <w:t>.’ S</w:t>
        </w:r>
      </w:ins>
      <w:r>
        <w:rPr>
          <w:rFonts w:ascii="Cambria" w:hAnsi="Cambria"/>
          <w:bCs/>
          <w:sz w:val="28"/>
          <w:szCs w:val="28"/>
        </w:rPr>
        <w:t>he looked up at him and</w:t>
      </w:r>
      <w:r w:rsidR="004F4D5E">
        <w:rPr>
          <w:rFonts w:ascii="Cambria" w:hAnsi="Cambria"/>
          <w:bCs/>
          <w:sz w:val="28"/>
          <w:szCs w:val="28"/>
        </w:rPr>
        <w:t>,</w:t>
      </w:r>
      <w:r>
        <w:rPr>
          <w:rFonts w:ascii="Cambria" w:hAnsi="Cambria"/>
          <w:bCs/>
          <w:sz w:val="28"/>
          <w:szCs w:val="28"/>
        </w:rPr>
        <w:t xml:space="preserve"> </w:t>
      </w:r>
      <w:r w:rsidR="004F4D5E">
        <w:rPr>
          <w:rFonts w:ascii="Cambria" w:hAnsi="Cambria"/>
          <w:bCs/>
          <w:sz w:val="28"/>
          <w:szCs w:val="28"/>
        </w:rPr>
        <w:t xml:space="preserve">for a second, </w:t>
      </w:r>
      <w:r>
        <w:rPr>
          <w:rFonts w:ascii="Cambria" w:hAnsi="Cambria"/>
          <w:bCs/>
          <w:sz w:val="28"/>
          <w:szCs w:val="28"/>
        </w:rPr>
        <w:t>he thought he s</w:t>
      </w:r>
      <w:r w:rsidR="004F4D5E">
        <w:rPr>
          <w:rFonts w:ascii="Cambria" w:hAnsi="Cambria"/>
          <w:bCs/>
          <w:sz w:val="28"/>
          <w:szCs w:val="28"/>
        </w:rPr>
        <w:t>aw</w:t>
      </w:r>
      <w:r>
        <w:rPr>
          <w:rFonts w:ascii="Cambria" w:hAnsi="Cambria"/>
          <w:bCs/>
          <w:sz w:val="28"/>
          <w:szCs w:val="28"/>
        </w:rPr>
        <w:t xml:space="preserve"> hatred in her eyes. But it was </w:t>
      </w:r>
      <w:r w:rsidR="004D63CC">
        <w:rPr>
          <w:rFonts w:ascii="Cambria" w:hAnsi="Cambria"/>
          <w:bCs/>
          <w:sz w:val="28"/>
          <w:szCs w:val="28"/>
        </w:rPr>
        <w:t xml:space="preserve">so </w:t>
      </w:r>
      <w:r>
        <w:rPr>
          <w:rFonts w:ascii="Cambria" w:hAnsi="Cambria"/>
          <w:bCs/>
          <w:sz w:val="28"/>
          <w:szCs w:val="28"/>
        </w:rPr>
        <w:t xml:space="preserve">dark in here, he </w:t>
      </w:r>
      <w:r w:rsidR="00A33D2A">
        <w:rPr>
          <w:rFonts w:ascii="Cambria" w:hAnsi="Cambria"/>
          <w:bCs/>
          <w:sz w:val="28"/>
          <w:szCs w:val="28"/>
        </w:rPr>
        <w:t>was probably</w:t>
      </w:r>
      <w:r>
        <w:rPr>
          <w:rFonts w:ascii="Cambria" w:hAnsi="Cambria"/>
          <w:bCs/>
          <w:sz w:val="28"/>
          <w:szCs w:val="28"/>
        </w:rPr>
        <w:t xml:space="preserve"> mistaken</w:t>
      </w:r>
      <w:r w:rsidR="00D30C77">
        <w:rPr>
          <w:rFonts w:ascii="Cambria" w:hAnsi="Cambria"/>
          <w:bCs/>
          <w:sz w:val="28"/>
          <w:szCs w:val="28"/>
        </w:rPr>
        <w:t>. H</w:t>
      </w:r>
      <w:r w:rsidR="00A33D2A">
        <w:rPr>
          <w:rFonts w:ascii="Cambria" w:hAnsi="Cambria"/>
          <w:bCs/>
          <w:sz w:val="28"/>
          <w:szCs w:val="28"/>
        </w:rPr>
        <w:t xml:space="preserve">e’d taken a lot of migraine medication </w:t>
      </w:r>
      <w:r w:rsidR="005264F7">
        <w:rPr>
          <w:rFonts w:ascii="Cambria" w:hAnsi="Cambria"/>
          <w:bCs/>
          <w:sz w:val="28"/>
          <w:szCs w:val="28"/>
        </w:rPr>
        <w:t>earlier</w:t>
      </w:r>
      <w:ins w:id="27493" w:author="Claire S" w:date="2026-06-05T18:15:00Z" w16du:dateUtc="2026-06-05T17:15:00Z">
        <w:r w:rsidR="001846DD">
          <w:rPr>
            <w:rFonts w:ascii="Cambria" w:hAnsi="Cambria"/>
            <w:bCs/>
            <w:sz w:val="28"/>
            <w:szCs w:val="28"/>
          </w:rPr>
          <w:t xml:space="preserve">, on top of </w:t>
        </w:r>
      </w:ins>
      <w:ins w:id="27494" w:author="Claire S" w:date="2026-06-05T18:16:00Z" w16du:dateUtc="2026-06-05T17:16:00Z">
        <w:del w:id="27495" w:author="Daisy Watt" w:date="2026-06-24T14:36:00Z" w16du:dateUtc="2026-06-24T12:36:00Z">
          <w:r w:rsidR="001846DD" w:rsidDel="006D701C">
            <w:rPr>
              <w:rFonts w:ascii="Cambria" w:hAnsi="Cambria"/>
              <w:bCs/>
              <w:sz w:val="28"/>
              <w:szCs w:val="28"/>
            </w:rPr>
            <w:delText>jetlag</w:delText>
          </w:r>
        </w:del>
      </w:ins>
      <w:ins w:id="27496" w:author="Daisy Watt" w:date="2026-06-24T14:36:00Z" w16du:dateUtc="2026-06-24T12:36:00Z">
        <w:r w:rsidR="006D701C">
          <w:rPr>
            <w:rFonts w:ascii="Cambria" w:hAnsi="Cambria"/>
            <w:bCs/>
            <w:sz w:val="28"/>
            <w:szCs w:val="28"/>
          </w:rPr>
          <w:t>jet lag</w:t>
        </w:r>
      </w:ins>
      <w:ins w:id="27497" w:author="Claire S" w:date="2026-06-05T18:16:00Z" w16du:dateUtc="2026-06-05T17:16:00Z">
        <w:r w:rsidR="001846DD">
          <w:rPr>
            <w:rFonts w:ascii="Cambria" w:hAnsi="Cambria"/>
            <w:bCs/>
            <w:sz w:val="28"/>
            <w:szCs w:val="28"/>
          </w:rPr>
          <w:t>,</w:t>
        </w:r>
      </w:ins>
      <w:ins w:id="27498" w:author="Claire S" w:date="2026-06-05T18:15:00Z" w16du:dateUtc="2026-06-05T17:15:00Z">
        <w:r w:rsidR="001846DD">
          <w:rPr>
            <w:rFonts w:ascii="Cambria" w:hAnsi="Cambria"/>
            <w:bCs/>
            <w:sz w:val="28"/>
            <w:szCs w:val="28"/>
          </w:rPr>
          <w:t xml:space="preserve"> and then th</w:t>
        </w:r>
      </w:ins>
      <w:ins w:id="27499" w:author="Claire S" w:date="2026-06-05T18:16:00Z" w16du:dateUtc="2026-06-05T17:16:00Z">
        <w:r w:rsidR="001846DD">
          <w:rPr>
            <w:rFonts w:ascii="Cambria" w:hAnsi="Cambria"/>
            <w:bCs/>
            <w:sz w:val="28"/>
            <w:szCs w:val="28"/>
          </w:rPr>
          <w:t>e</w:t>
        </w:r>
      </w:ins>
      <w:ins w:id="27500" w:author="Claire S" w:date="2026-06-05T18:15:00Z" w16du:dateUtc="2026-06-05T17:15:00Z">
        <w:r w:rsidR="001846DD">
          <w:rPr>
            <w:rFonts w:ascii="Cambria" w:hAnsi="Cambria"/>
            <w:bCs/>
            <w:sz w:val="28"/>
            <w:szCs w:val="28"/>
          </w:rPr>
          <w:t>re was the whole blackmail thing and Carl’s visit.  He was done in</w:t>
        </w:r>
      </w:ins>
      <w:r>
        <w:rPr>
          <w:rFonts w:ascii="Cambria" w:hAnsi="Cambria"/>
          <w:bCs/>
          <w:sz w:val="28"/>
          <w:szCs w:val="28"/>
        </w:rPr>
        <w:t>.</w:t>
      </w:r>
    </w:p>
    <w:p w14:paraId="1FBF9A46" w14:textId="72D260AC" w:rsidR="001464C5" w:rsidRDefault="001464C5" w:rsidP="0007765E">
      <w:pPr>
        <w:spacing w:line="360" w:lineRule="auto"/>
        <w:contextualSpacing/>
        <w:rPr>
          <w:rFonts w:ascii="Cambria" w:hAnsi="Cambria"/>
          <w:bCs/>
          <w:sz w:val="28"/>
          <w:szCs w:val="28"/>
        </w:rPr>
      </w:pPr>
      <w:r>
        <w:rPr>
          <w:rFonts w:ascii="Cambria" w:hAnsi="Cambria"/>
          <w:bCs/>
          <w:sz w:val="28"/>
          <w:szCs w:val="28"/>
        </w:rPr>
        <w:tab/>
      </w:r>
      <w:r w:rsidR="004D63CC">
        <w:rPr>
          <w:rFonts w:ascii="Cambria" w:hAnsi="Cambria"/>
          <w:bCs/>
          <w:sz w:val="28"/>
          <w:szCs w:val="28"/>
        </w:rPr>
        <w:t>Violet</w:t>
      </w:r>
      <w:r>
        <w:rPr>
          <w:rFonts w:ascii="Cambria" w:hAnsi="Cambria"/>
          <w:bCs/>
          <w:sz w:val="28"/>
          <w:szCs w:val="28"/>
        </w:rPr>
        <w:t xml:space="preserve"> stood up. ‘I’m so sad, Dex</w:t>
      </w:r>
      <w:r w:rsidR="00164EF1">
        <w:rPr>
          <w:rFonts w:ascii="Cambria" w:hAnsi="Cambria"/>
          <w:bCs/>
          <w:sz w:val="28"/>
          <w:szCs w:val="28"/>
        </w:rPr>
        <w:t>.</w:t>
      </w:r>
      <w:r>
        <w:rPr>
          <w:rFonts w:ascii="Cambria" w:hAnsi="Cambria"/>
          <w:bCs/>
          <w:sz w:val="28"/>
          <w:szCs w:val="28"/>
        </w:rPr>
        <w:t>’</w:t>
      </w:r>
      <w:r w:rsidR="00164EF1">
        <w:rPr>
          <w:rFonts w:ascii="Cambria" w:hAnsi="Cambria"/>
          <w:bCs/>
          <w:sz w:val="28"/>
          <w:szCs w:val="28"/>
        </w:rPr>
        <w:t xml:space="preserve"> There was a bottle of Jack Daniels on the desk, he </w:t>
      </w:r>
      <w:r w:rsidR="00164EF1" w:rsidRPr="00701609">
        <w:rPr>
          <w:rFonts w:ascii="Cambria" w:hAnsi="Cambria"/>
          <w:bCs/>
          <w:sz w:val="28"/>
          <w:szCs w:val="28"/>
        </w:rPr>
        <w:t>realised absently,</w:t>
      </w:r>
      <w:r w:rsidR="004D63CC" w:rsidRPr="00701609">
        <w:rPr>
          <w:rFonts w:ascii="Cambria" w:hAnsi="Cambria"/>
          <w:bCs/>
          <w:sz w:val="28"/>
          <w:szCs w:val="28"/>
        </w:rPr>
        <w:t xml:space="preserve"> and</w:t>
      </w:r>
      <w:r w:rsidR="004D63CC">
        <w:rPr>
          <w:rFonts w:ascii="Cambria" w:hAnsi="Cambria"/>
          <w:bCs/>
          <w:sz w:val="28"/>
          <w:szCs w:val="28"/>
        </w:rPr>
        <w:t xml:space="preserve"> two glasses, and</w:t>
      </w:r>
      <w:r w:rsidR="00164EF1">
        <w:rPr>
          <w:rFonts w:ascii="Cambria" w:hAnsi="Cambria"/>
          <w:bCs/>
          <w:sz w:val="28"/>
          <w:szCs w:val="28"/>
        </w:rPr>
        <w:t xml:space="preserve"> she</w:t>
      </w:r>
      <w:r w:rsidR="00121AAF">
        <w:rPr>
          <w:rFonts w:ascii="Cambria" w:hAnsi="Cambria"/>
          <w:bCs/>
          <w:sz w:val="28"/>
          <w:szCs w:val="28"/>
        </w:rPr>
        <w:t xml:space="preserve"> poured them both a drink. ‘I can’t get that awful night</w:t>
      </w:r>
      <w:r w:rsidR="005264F7">
        <w:rPr>
          <w:rFonts w:ascii="Cambria" w:hAnsi="Cambria"/>
          <w:bCs/>
          <w:sz w:val="28"/>
          <w:szCs w:val="28"/>
        </w:rPr>
        <w:t xml:space="preserve"> with Jackson</w:t>
      </w:r>
      <w:r w:rsidR="00121AAF">
        <w:rPr>
          <w:rFonts w:ascii="Cambria" w:hAnsi="Cambria"/>
          <w:bCs/>
          <w:sz w:val="28"/>
          <w:szCs w:val="28"/>
        </w:rPr>
        <w:t xml:space="preserve"> out of my mind.’</w:t>
      </w:r>
    </w:p>
    <w:p w14:paraId="3021AC1D" w14:textId="51269BDA" w:rsidR="00A33D2A" w:rsidRDefault="00121AAF" w:rsidP="0007765E">
      <w:pPr>
        <w:spacing w:line="360" w:lineRule="auto"/>
        <w:contextualSpacing/>
        <w:rPr>
          <w:rFonts w:ascii="Cambria" w:hAnsi="Cambria"/>
          <w:bCs/>
          <w:sz w:val="28"/>
          <w:szCs w:val="28"/>
        </w:rPr>
      </w:pPr>
      <w:r>
        <w:rPr>
          <w:rFonts w:ascii="Cambria" w:hAnsi="Cambria"/>
          <w:bCs/>
          <w:sz w:val="28"/>
          <w:szCs w:val="28"/>
        </w:rPr>
        <w:tab/>
      </w:r>
      <w:r w:rsidR="00883338">
        <w:rPr>
          <w:rFonts w:ascii="Cambria" w:hAnsi="Cambria"/>
          <w:bCs/>
          <w:sz w:val="28"/>
          <w:szCs w:val="28"/>
        </w:rPr>
        <w:t xml:space="preserve">‘I’m sorry.’ </w:t>
      </w:r>
      <w:del w:id="27501" w:author="Daisy Watt" w:date="2026-06-24T14:37:00Z" w16du:dateUtc="2026-06-24T12:37:00Z">
        <w:r w:rsidRPr="00EB079B" w:rsidDel="00EB079B">
          <w:rPr>
            <w:rFonts w:ascii="Cambria" w:hAnsi="Cambria"/>
            <w:bCs/>
            <w:sz w:val="28"/>
            <w:szCs w:val="28"/>
            <w:highlight w:val="yellow"/>
            <w:rPrChange w:id="27502" w:author="Daisy Watt" w:date="2026-06-24T14:37:00Z" w16du:dateUtc="2026-06-24T12:37:00Z">
              <w:rPr>
                <w:rFonts w:ascii="Cambria" w:hAnsi="Cambria"/>
                <w:bCs/>
                <w:sz w:val="28"/>
                <w:szCs w:val="28"/>
              </w:rPr>
            </w:rPrChange>
          </w:rPr>
          <w:delText>Absently</w:delText>
        </w:r>
        <w:r w:rsidR="00D30C77" w:rsidDel="00EB079B">
          <w:rPr>
            <w:rFonts w:ascii="Cambria" w:hAnsi="Cambria"/>
            <w:bCs/>
            <w:sz w:val="28"/>
            <w:szCs w:val="28"/>
          </w:rPr>
          <w:delText>,</w:delText>
        </w:r>
        <w:r w:rsidDel="00EB079B">
          <w:rPr>
            <w:rFonts w:ascii="Cambria" w:hAnsi="Cambria"/>
            <w:bCs/>
            <w:sz w:val="28"/>
            <w:szCs w:val="28"/>
          </w:rPr>
          <w:delText xml:space="preserve"> </w:delText>
        </w:r>
      </w:del>
      <w:r w:rsidR="00D30C77">
        <w:rPr>
          <w:rFonts w:ascii="Cambria" w:hAnsi="Cambria"/>
          <w:bCs/>
          <w:sz w:val="28"/>
          <w:szCs w:val="28"/>
        </w:rPr>
        <w:t>Dex</w:t>
      </w:r>
      <w:r>
        <w:rPr>
          <w:rFonts w:ascii="Cambria" w:hAnsi="Cambria"/>
          <w:bCs/>
          <w:sz w:val="28"/>
          <w:szCs w:val="28"/>
        </w:rPr>
        <w:t xml:space="preserve"> took the </w:t>
      </w:r>
      <w:r w:rsidR="00164EF1">
        <w:rPr>
          <w:rFonts w:ascii="Cambria" w:hAnsi="Cambria"/>
          <w:bCs/>
          <w:sz w:val="28"/>
          <w:szCs w:val="28"/>
        </w:rPr>
        <w:t>glass she offered</w:t>
      </w:r>
      <w:r>
        <w:rPr>
          <w:rFonts w:ascii="Cambria" w:hAnsi="Cambria"/>
          <w:bCs/>
          <w:sz w:val="28"/>
          <w:szCs w:val="28"/>
        </w:rPr>
        <w:t xml:space="preserve">, </w:t>
      </w:r>
      <w:r w:rsidR="00D30C77">
        <w:rPr>
          <w:rFonts w:ascii="Cambria" w:hAnsi="Cambria"/>
          <w:bCs/>
          <w:sz w:val="28"/>
          <w:szCs w:val="28"/>
        </w:rPr>
        <w:t xml:space="preserve">and in the pit of his stomach, he </w:t>
      </w:r>
      <w:del w:id="27503" w:author="Daisy Watt" w:date="2026-06-24T14:37:00Z" w16du:dateUtc="2026-06-24T12:37:00Z">
        <w:r w:rsidR="00D30C77" w:rsidDel="00F437F2">
          <w:rPr>
            <w:rFonts w:ascii="Cambria" w:hAnsi="Cambria"/>
            <w:bCs/>
            <w:sz w:val="28"/>
            <w:szCs w:val="28"/>
          </w:rPr>
          <w:delText>could feel</w:delText>
        </w:r>
      </w:del>
      <w:ins w:id="27504" w:author="Daisy Watt" w:date="2026-06-24T14:37:00Z" w16du:dateUtc="2026-06-24T12:37:00Z">
        <w:r w:rsidR="00F437F2">
          <w:rPr>
            <w:rFonts w:ascii="Cambria" w:hAnsi="Cambria"/>
            <w:bCs/>
            <w:sz w:val="28"/>
            <w:szCs w:val="28"/>
          </w:rPr>
          <w:t>felt</w:t>
        </w:r>
      </w:ins>
      <w:r w:rsidR="00D30C77">
        <w:rPr>
          <w:rFonts w:ascii="Cambria" w:hAnsi="Cambria"/>
          <w:bCs/>
          <w:sz w:val="28"/>
          <w:szCs w:val="28"/>
        </w:rPr>
        <w:t xml:space="preserve"> real fear</w:t>
      </w:r>
      <w:r>
        <w:rPr>
          <w:rFonts w:ascii="Cambria" w:hAnsi="Cambria"/>
          <w:bCs/>
          <w:sz w:val="28"/>
          <w:szCs w:val="28"/>
        </w:rPr>
        <w:t xml:space="preserve">. </w:t>
      </w:r>
      <w:r w:rsidR="004D63CC">
        <w:rPr>
          <w:rFonts w:ascii="Cambria" w:hAnsi="Cambria"/>
          <w:bCs/>
          <w:sz w:val="28"/>
          <w:szCs w:val="28"/>
        </w:rPr>
        <w:t>‘It’s been a balls-up, I know.’</w:t>
      </w:r>
    </w:p>
    <w:p w14:paraId="31E9D53E" w14:textId="23906BB0" w:rsidR="00121AAF" w:rsidRDefault="00121AAF" w:rsidP="00A33D2A">
      <w:pPr>
        <w:spacing w:line="360" w:lineRule="auto"/>
        <w:ind w:firstLine="720"/>
        <w:contextualSpacing/>
        <w:rPr>
          <w:rFonts w:ascii="Cambria" w:hAnsi="Cambria"/>
          <w:bCs/>
          <w:sz w:val="28"/>
          <w:szCs w:val="28"/>
        </w:rPr>
      </w:pPr>
      <w:r>
        <w:rPr>
          <w:rFonts w:ascii="Cambria" w:hAnsi="Cambria"/>
          <w:bCs/>
          <w:sz w:val="28"/>
          <w:szCs w:val="28"/>
        </w:rPr>
        <w:t>Th</w:t>
      </w:r>
      <w:r w:rsidR="00883338">
        <w:rPr>
          <w:rFonts w:ascii="Cambria" w:hAnsi="Cambria"/>
          <w:bCs/>
          <w:sz w:val="28"/>
          <w:szCs w:val="28"/>
        </w:rPr>
        <w:t>e</w:t>
      </w:r>
      <w:r>
        <w:rPr>
          <w:rFonts w:ascii="Cambria" w:hAnsi="Cambria"/>
          <w:bCs/>
          <w:sz w:val="28"/>
          <w:szCs w:val="28"/>
        </w:rPr>
        <w:t xml:space="preserve"> whole </w:t>
      </w:r>
      <w:r w:rsidR="005264F7">
        <w:rPr>
          <w:rFonts w:ascii="Cambria" w:hAnsi="Cambria"/>
          <w:bCs/>
          <w:sz w:val="28"/>
          <w:szCs w:val="28"/>
        </w:rPr>
        <w:t xml:space="preserve">Jackson Rayne </w:t>
      </w:r>
      <w:r>
        <w:rPr>
          <w:rFonts w:ascii="Cambria" w:hAnsi="Cambria"/>
          <w:bCs/>
          <w:sz w:val="28"/>
          <w:szCs w:val="28"/>
        </w:rPr>
        <w:t>situation had been a nightmare since it started</w:t>
      </w:r>
      <w:r w:rsidR="004F4D5E">
        <w:rPr>
          <w:rFonts w:ascii="Cambria" w:hAnsi="Cambria"/>
          <w:bCs/>
          <w:sz w:val="28"/>
          <w:szCs w:val="28"/>
        </w:rPr>
        <w:t>. When Violet told him about the hotel assault</w:t>
      </w:r>
      <w:r w:rsidR="00883338">
        <w:rPr>
          <w:rFonts w:ascii="Cambria" w:hAnsi="Cambria"/>
          <w:bCs/>
          <w:sz w:val="28"/>
          <w:szCs w:val="28"/>
        </w:rPr>
        <w:t xml:space="preserve"> </w:t>
      </w:r>
      <w:r w:rsidR="00D30C77">
        <w:rPr>
          <w:rFonts w:ascii="Cambria" w:hAnsi="Cambria"/>
          <w:bCs/>
          <w:sz w:val="28"/>
          <w:szCs w:val="28"/>
        </w:rPr>
        <w:t>in the early summer</w:t>
      </w:r>
      <w:r w:rsidR="00883338">
        <w:rPr>
          <w:rFonts w:ascii="Cambria" w:hAnsi="Cambria"/>
          <w:bCs/>
          <w:sz w:val="28"/>
          <w:szCs w:val="28"/>
        </w:rPr>
        <w:t>, Dex had</w:t>
      </w:r>
      <w:r>
        <w:rPr>
          <w:rFonts w:ascii="Cambria" w:hAnsi="Cambria"/>
          <w:bCs/>
          <w:sz w:val="28"/>
          <w:szCs w:val="28"/>
        </w:rPr>
        <w:t xml:space="preserve"> gone</w:t>
      </w:r>
      <w:r w:rsidR="004F4D5E">
        <w:rPr>
          <w:rFonts w:ascii="Cambria" w:hAnsi="Cambria"/>
          <w:bCs/>
          <w:sz w:val="28"/>
          <w:szCs w:val="28"/>
        </w:rPr>
        <w:t xml:space="preserve"> straight</w:t>
      </w:r>
      <w:r>
        <w:rPr>
          <w:rFonts w:ascii="Cambria" w:hAnsi="Cambria"/>
          <w:bCs/>
          <w:sz w:val="28"/>
          <w:szCs w:val="28"/>
        </w:rPr>
        <w:t xml:space="preserve"> to Ruth and </w:t>
      </w:r>
      <w:del w:id="27505" w:author="Claire S" w:date="2026-08-03T18:31:00Z" w16du:dateUtc="2026-08-03T17:31:00Z">
        <w:r w:rsidDel="007F6641">
          <w:rPr>
            <w:rFonts w:ascii="Cambria" w:hAnsi="Cambria"/>
            <w:bCs/>
            <w:sz w:val="28"/>
            <w:szCs w:val="28"/>
          </w:rPr>
          <w:delText xml:space="preserve">to </w:delText>
        </w:r>
      </w:del>
      <w:r>
        <w:rPr>
          <w:rFonts w:ascii="Cambria" w:hAnsi="Cambria"/>
          <w:bCs/>
          <w:sz w:val="28"/>
          <w:szCs w:val="28"/>
        </w:rPr>
        <w:t>Miles Langley</w:t>
      </w:r>
      <w:ins w:id="27506" w:author="Claire S" w:date="2026-06-05T18:16:00Z" w16du:dateUtc="2026-06-05T17:16:00Z">
        <w:r w:rsidR="00270221">
          <w:rPr>
            <w:rFonts w:ascii="Cambria" w:hAnsi="Cambria"/>
            <w:bCs/>
            <w:sz w:val="28"/>
            <w:szCs w:val="28"/>
          </w:rPr>
          <w:t>,</w:t>
        </w:r>
      </w:ins>
      <w:r>
        <w:rPr>
          <w:rFonts w:ascii="Cambria" w:hAnsi="Cambria"/>
          <w:bCs/>
          <w:sz w:val="28"/>
          <w:szCs w:val="28"/>
        </w:rPr>
        <w:t xml:space="preserve"> and </w:t>
      </w:r>
      <w:r w:rsidR="00D30C77">
        <w:rPr>
          <w:rFonts w:ascii="Cambria" w:hAnsi="Cambria"/>
          <w:bCs/>
          <w:sz w:val="28"/>
          <w:szCs w:val="28"/>
        </w:rPr>
        <w:t>reported</w:t>
      </w:r>
      <w:r>
        <w:rPr>
          <w:rFonts w:ascii="Cambria" w:hAnsi="Cambria"/>
          <w:bCs/>
          <w:sz w:val="28"/>
          <w:szCs w:val="28"/>
        </w:rPr>
        <w:t xml:space="preserve"> what </w:t>
      </w:r>
      <w:r w:rsidR="004F4D5E">
        <w:rPr>
          <w:rFonts w:ascii="Cambria" w:hAnsi="Cambria"/>
          <w:bCs/>
          <w:sz w:val="28"/>
          <w:szCs w:val="28"/>
        </w:rPr>
        <w:t>she’d said</w:t>
      </w:r>
      <w:r>
        <w:rPr>
          <w:rFonts w:ascii="Cambria" w:hAnsi="Cambria"/>
          <w:bCs/>
          <w:sz w:val="28"/>
          <w:szCs w:val="28"/>
        </w:rPr>
        <w:t>.</w:t>
      </w:r>
    </w:p>
    <w:p w14:paraId="57BB683A" w14:textId="3C45DBB4" w:rsidR="00270221" w:rsidRDefault="00121AAF" w:rsidP="0007765E">
      <w:pPr>
        <w:spacing w:line="360" w:lineRule="auto"/>
        <w:contextualSpacing/>
        <w:rPr>
          <w:ins w:id="27507" w:author="Claire S" w:date="2026-06-05T18:16:00Z" w16du:dateUtc="2026-06-05T17:16:00Z"/>
          <w:rFonts w:ascii="Cambria" w:hAnsi="Cambria"/>
          <w:bCs/>
          <w:sz w:val="28"/>
          <w:szCs w:val="28"/>
        </w:rPr>
      </w:pPr>
      <w:r>
        <w:rPr>
          <w:rFonts w:ascii="Cambria" w:hAnsi="Cambria"/>
          <w:bCs/>
          <w:sz w:val="28"/>
          <w:szCs w:val="28"/>
        </w:rPr>
        <w:tab/>
      </w:r>
      <w:r w:rsidR="004F4D5E">
        <w:rPr>
          <w:rFonts w:ascii="Cambria" w:hAnsi="Cambria"/>
          <w:bCs/>
          <w:sz w:val="28"/>
          <w:szCs w:val="28"/>
        </w:rPr>
        <w:t>What shocked him was</w:t>
      </w:r>
      <w:ins w:id="27508" w:author="Daisy Watt" w:date="2026-06-24T14:38:00Z" w16du:dateUtc="2026-06-24T12:38:00Z">
        <w:r w:rsidR="00505631">
          <w:rPr>
            <w:rFonts w:ascii="Cambria" w:hAnsi="Cambria"/>
            <w:bCs/>
            <w:sz w:val="28"/>
            <w:szCs w:val="28"/>
          </w:rPr>
          <w:t xml:space="preserve"> that</w:t>
        </w:r>
      </w:ins>
      <w:r w:rsidR="004F4D5E">
        <w:rPr>
          <w:rFonts w:ascii="Cambria" w:hAnsi="Cambria"/>
          <w:bCs/>
          <w:sz w:val="28"/>
          <w:szCs w:val="28"/>
        </w:rPr>
        <w:t xml:space="preserve"> t</w:t>
      </w:r>
      <w:r>
        <w:rPr>
          <w:rFonts w:ascii="Cambria" w:hAnsi="Cambria"/>
          <w:bCs/>
          <w:sz w:val="28"/>
          <w:szCs w:val="28"/>
        </w:rPr>
        <w:t>he</w:t>
      </w:r>
      <w:r w:rsidR="00141F62">
        <w:rPr>
          <w:rFonts w:ascii="Cambria" w:hAnsi="Cambria"/>
          <w:bCs/>
          <w:sz w:val="28"/>
          <w:szCs w:val="28"/>
        </w:rPr>
        <w:t xml:space="preserve"> Langleys</w:t>
      </w:r>
      <w:r>
        <w:rPr>
          <w:rFonts w:ascii="Cambria" w:hAnsi="Cambria"/>
          <w:bCs/>
          <w:sz w:val="28"/>
          <w:szCs w:val="28"/>
        </w:rPr>
        <w:t xml:space="preserve"> </w:t>
      </w:r>
      <w:r w:rsidR="004F4D5E">
        <w:rPr>
          <w:rFonts w:ascii="Cambria" w:hAnsi="Cambria"/>
          <w:bCs/>
          <w:sz w:val="28"/>
          <w:szCs w:val="28"/>
        </w:rPr>
        <w:t xml:space="preserve">both </w:t>
      </w:r>
      <w:r>
        <w:rPr>
          <w:rFonts w:ascii="Cambria" w:hAnsi="Cambria"/>
          <w:bCs/>
          <w:sz w:val="28"/>
          <w:szCs w:val="28"/>
        </w:rPr>
        <w:t xml:space="preserve">knew it wasn’t the first time Jackson Rayne had done it. </w:t>
      </w:r>
      <w:r w:rsidR="00141F62">
        <w:rPr>
          <w:rFonts w:ascii="Cambria" w:hAnsi="Cambria"/>
          <w:bCs/>
          <w:sz w:val="28"/>
          <w:szCs w:val="28"/>
        </w:rPr>
        <w:t xml:space="preserve">It seemed that </w:t>
      </w:r>
      <w:r>
        <w:rPr>
          <w:rFonts w:ascii="Cambria" w:hAnsi="Cambria"/>
          <w:bCs/>
          <w:sz w:val="28"/>
          <w:szCs w:val="28"/>
        </w:rPr>
        <w:t xml:space="preserve">Ruth’s own assistant Maude had also accused Rayne of inappropriate texting; one of the </w:t>
      </w:r>
      <w:r w:rsidR="00E21A00">
        <w:rPr>
          <w:rFonts w:ascii="Cambria" w:hAnsi="Cambria"/>
          <w:bCs/>
          <w:sz w:val="28"/>
          <w:szCs w:val="28"/>
        </w:rPr>
        <w:t>HR staff had told Miles that Rayne had</w:t>
      </w:r>
      <w:r>
        <w:rPr>
          <w:rFonts w:ascii="Cambria" w:hAnsi="Cambria"/>
          <w:bCs/>
          <w:sz w:val="28"/>
          <w:szCs w:val="28"/>
        </w:rPr>
        <w:t xml:space="preserve"> touched her up at the Christmas </w:t>
      </w:r>
      <w:r w:rsidR="00E21A00">
        <w:rPr>
          <w:rFonts w:ascii="Cambria" w:hAnsi="Cambria"/>
          <w:bCs/>
          <w:sz w:val="28"/>
          <w:szCs w:val="28"/>
        </w:rPr>
        <w:t>p</w:t>
      </w:r>
      <w:r>
        <w:rPr>
          <w:rFonts w:ascii="Cambria" w:hAnsi="Cambria"/>
          <w:bCs/>
          <w:sz w:val="28"/>
          <w:szCs w:val="28"/>
        </w:rPr>
        <w:t>arty</w:t>
      </w:r>
      <w:r w:rsidR="00A124FD">
        <w:rPr>
          <w:rFonts w:ascii="Cambria" w:hAnsi="Cambria"/>
          <w:bCs/>
          <w:sz w:val="28"/>
          <w:szCs w:val="28"/>
        </w:rPr>
        <w:t xml:space="preserve">; a </w:t>
      </w:r>
      <w:r w:rsidR="000F5461">
        <w:rPr>
          <w:rFonts w:ascii="Cambria" w:hAnsi="Cambria"/>
          <w:bCs/>
          <w:sz w:val="28"/>
          <w:szCs w:val="28"/>
        </w:rPr>
        <w:t>young editor said he’d suggested an orgy</w:t>
      </w:r>
      <w:ins w:id="27509" w:author="Claire S" w:date="2026-08-03T18:32:00Z" w16du:dateUtc="2026-08-03T17:32:00Z">
        <w:r w:rsidR="007F6641">
          <w:rPr>
            <w:rFonts w:ascii="Cambria" w:hAnsi="Cambria"/>
            <w:bCs/>
            <w:sz w:val="28"/>
            <w:szCs w:val="28"/>
          </w:rPr>
          <w:t>, pressur</w:t>
        </w:r>
      </w:ins>
      <w:ins w:id="27510" w:author="Claire S" w:date="2026-08-03T18:41:00Z" w16du:dateUtc="2026-08-03T17:41:00Z">
        <w:r w:rsidR="00B05A38">
          <w:rPr>
            <w:rFonts w:ascii="Cambria" w:hAnsi="Cambria"/>
            <w:bCs/>
            <w:sz w:val="28"/>
            <w:szCs w:val="28"/>
          </w:rPr>
          <w:t>ing</w:t>
        </w:r>
      </w:ins>
      <w:ins w:id="27511" w:author="Claire S" w:date="2026-08-03T18:32:00Z" w16du:dateUtc="2026-08-03T17:32:00Z">
        <w:r w:rsidR="007F6641">
          <w:rPr>
            <w:rFonts w:ascii="Cambria" w:hAnsi="Cambria"/>
            <w:bCs/>
            <w:sz w:val="28"/>
            <w:szCs w:val="28"/>
          </w:rPr>
          <w:t xml:space="preserve"> her to comply</w:t>
        </w:r>
      </w:ins>
      <w:r>
        <w:rPr>
          <w:rFonts w:ascii="Cambria" w:hAnsi="Cambria"/>
          <w:bCs/>
          <w:sz w:val="28"/>
          <w:szCs w:val="28"/>
        </w:rPr>
        <w:t xml:space="preserve">.  </w:t>
      </w:r>
    </w:p>
    <w:p w14:paraId="0AD9E0B6" w14:textId="71C1E40C" w:rsidR="00121AAF" w:rsidRDefault="000F5461">
      <w:pPr>
        <w:spacing w:line="360" w:lineRule="auto"/>
        <w:ind w:firstLine="720"/>
        <w:contextualSpacing/>
        <w:rPr>
          <w:rFonts w:ascii="Cambria" w:hAnsi="Cambria"/>
          <w:bCs/>
          <w:sz w:val="28"/>
          <w:szCs w:val="28"/>
        </w:rPr>
        <w:pPrChange w:id="27512" w:author="Claire S" w:date="2026-06-05T18:16:00Z" w16du:dateUtc="2026-06-05T17:16:00Z">
          <w:pPr>
            <w:spacing w:line="360" w:lineRule="auto"/>
            <w:contextualSpacing/>
          </w:pPr>
        </w:pPrChange>
      </w:pPr>
      <w:r>
        <w:rPr>
          <w:rFonts w:ascii="Cambria" w:hAnsi="Cambria"/>
          <w:bCs/>
          <w:sz w:val="28"/>
          <w:szCs w:val="28"/>
        </w:rPr>
        <w:t>All these</w:t>
      </w:r>
      <w:r w:rsidR="00121AAF">
        <w:rPr>
          <w:rFonts w:ascii="Cambria" w:hAnsi="Cambria"/>
          <w:bCs/>
          <w:sz w:val="28"/>
          <w:szCs w:val="28"/>
        </w:rPr>
        <w:t xml:space="preserve"> women had been paid off after signing </w:t>
      </w:r>
      <w:del w:id="27513" w:author="Daisy Watt" w:date="2026-06-24T14:38:00Z" w16du:dateUtc="2026-06-24T12:38:00Z">
        <w:r w:rsidR="00121AAF" w:rsidDel="001E2EE8">
          <w:rPr>
            <w:rFonts w:ascii="Cambria" w:hAnsi="Cambria"/>
            <w:bCs/>
            <w:sz w:val="28"/>
            <w:szCs w:val="28"/>
          </w:rPr>
          <w:delText>N</w:delText>
        </w:r>
      </w:del>
      <w:ins w:id="27514" w:author="Daisy Watt" w:date="2026-06-24T14:38:00Z" w16du:dateUtc="2026-06-24T12:38:00Z">
        <w:r w:rsidR="001E2EE8">
          <w:rPr>
            <w:rFonts w:ascii="Cambria" w:hAnsi="Cambria"/>
            <w:bCs/>
            <w:sz w:val="28"/>
            <w:szCs w:val="28"/>
          </w:rPr>
          <w:t>n</w:t>
        </w:r>
      </w:ins>
      <w:r w:rsidR="00121AAF">
        <w:rPr>
          <w:rFonts w:ascii="Cambria" w:hAnsi="Cambria"/>
          <w:bCs/>
          <w:sz w:val="28"/>
          <w:szCs w:val="28"/>
        </w:rPr>
        <w:t>on</w:t>
      </w:r>
      <w:r w:rsidR="00AB30C2">
        <w:rPr>
          <w:rFonts w:ascii="Cambria" w:hAnsi="Cambria"/>
          <w:bCs/>
          <w:sz w:val="28"/>
          <w:szCs w:val="28"/>
        </w:rPr>
        <w:t>-</w:t>
      </w:r>
      <w:del w:id="27515" w:author="Daisy Watt" w:date="2026-06-24T14:38:00Z" w16du:dateUtc="2026-06-24T12:38:00Z">
        <w:r w:rsidR="00121AAF" w:rsidDel="001E2EE8">
          <w:rPr>
            <w:rFonts w:ascii="Cambria" w:hAnsi="Cambria"/>
            <w:bCs/>
            <w:sz w:val="28"/>
            <w:szCs w:val="28"/>
          </w:rPr>
          <w:delText>D</w:delText>
        </w:r>
      </w:del>
      <w:ins w:id="27516" w:author="Daisy Watt" w:date="2026-06-24T14:38:00Z" w16du:dateUtc="2026-06-24T12:38:00Z">
        <w:r w:rsidR="001E2EE8">
          <w:rPr>
            <w:rFonts w:ascii="Cambria" w:hAnsi="Cambria"/>
            <w:bCs/>
            <w:sz w:val="28"/>
            <w:szCs w:val="28"/>
          </w:rPr>
          <w:t>d</w:t>
        </w:r>
      </w:ins>
      <w:r w:rsidR="00121AAF">
        <w:rPr>
          <w:rFonts w:ascii="Cambria" w:hAnsi="Cambria"/>
          <w:bCs/>
          <w:sz w:val="28"/>
          <w:szCs w:val="28"/>
        </w:rPr>
        <w:t xml:space="preserve">isclosure </w:t>
      </w:r>
      <w:del w:id="27517" w:author="Daisy Watt" w:date="2026-06-24T14:38:00Z" w16du:dateUtc="2026-06-24T12:38:00Z">
        <w:r w:rsidR="00121AAF" w:rsidDel="001E2EE8">
          <w:rPr>
            <w:rFonts w:ascii="Cambria" w:hAnsi="Cambria"/>
            <w:bCs/>
            <w:sz w:val="28"/>
            <w:szCs w:val="28"/>
          </w:rPr>
          <w:delText>A</w:delText>
        </w:r>
      </w:del>
      <w:ins w:id="27518" w:author="Daisy Watt" w:date="2026-06-24T14:38:00Z" w16du:dateUtc="2026-06-24T12:38:00Z">
        <w:r w:rsidR="001E2EE8">
          <w:rPr>
            <w:rFonts w:ascii="Cambria" w:hAnsi="Cambria"/>
            <w:bCs/>
            <w:sz w:val="28"/>
            <w:szCs w:val="28"/>
          </w:rPr>
          <w:t>a</w:t>
        </w:r>
      </w:ins>
      <w:r w:rsidR="00121AAF">
        <w:rPr>
          <w:rFonts w:ascii="Cambria" w:hAnsi="Cambria"/>
          <w:bCs/>
          <w:sz w:val="28"/>
          <w:szCs w:val="28"/>
        </w:rPr>
        <w:t>greements</w:t>
      </w:r>
      <w:r w:rsidR="00481575">
        <w:rPr>
          <w:rFonts w:ascii="Cambria" w:hAnsi="Cambria"/>
          <w:bCs/>
          <w:sz w:val="28"/>
          <w:szCs w:val="28"/>
        </w:rPr>
        <w:t xml:space="preserve"> drafted by the</w:t>
      </w:r>
      <w:r>
        <w:rPr>
          <w:rFonts w:ascii="Cambria" w:hAnsi="Cambria"/>
          <w:bCs/>
          <w:sz w:val="28"/>
          <w:szCs w:val="28"/>
        </w:rPr>
        <w:t xml:space="preserve"> Langley</w:t>
      </w:r>
      <w:r w:rsidR="00481575">
        <w:rPr>
          <w:rFonts w:ascii="Cambria" w:hAnsi="Cambria"/>
          <w:bCs/>
          <w:sz w:val="28"/>
          <w:szCs w:val="28"/>
        </w:rPr>
        <w:t xml:space="preserve"> legal team.  T</w:t>
      </w:r>
      <w:r w:rsidR="00121AAF">
        <w:rPr>
          <w:rFonts w:ascii="Cambria" w:hAnsi="Cambria"/>
          <w:bCs/>
          <w:sz w:val="28"/>
          <w:szCs w:val="28"/>
        </w:rPr>
        <w:t xml:space="preserve">he young editor had gone to </w:t>
      </w:r>
      <w:del w:id="27519" w:author="Claire S" w:date="2026-08-03T18:32:00Z" w16du:dateUtc="2026-08-03T17:32:00Z">
        <w:r w:rsidR="00121AAF" w:rsidDel="007F6641">
          <w:rPr>
            <w:rFonts w:ascii="Cambria" w:hAnsi="Cambria"/>
            <w:bCs/>
            <w:sz w:val="28"/>
            <w:szCs w:val="28"/>
          </w:rPr>
          <w:delText xml:space="preserve">Hachette </w:delText>
        </w:r>
      </w:del>
      <w:ins w:id="27520" w:author="Claire S" w:date="2026-08-03T18:32:00Z" w16du:dateUtc="2026-08-03T17:32:00Z">
        <w:r w:rsidR="007F6641">
          <w:rPr>
            <w:rFonts w:ascii="Cambria" w:hAnsi="Cambria"/>
            <w:bCs/>
            <w:sz w:val="28"/>
            <w:szCs w:val="28"/>
          </w:rPr>
          <w:t xml:space="preserve">Harper Collins </w:t>
        </w:r>
      </w:ins>
      <w:r w:rsidR="00121AAF">
        <w:rPr>
          <w:rFonts w:ascii="Cambria" w:hAnsi="Cambria"/>
          <w:bCs/>
          <w:sz w:val="28"/>
          <w:szCs w:val="28"/>
        </w:rPr>
        <w:t>soon after</w:t>
      </w:r>
      <w:r w:rsidR="00AB30C2">
        <w:rPr>
          <w:rFonts w:ascii="Cambria" w:hAnsi="Cambria"/>
          <w:bCs/>
          <w:sz w:val="28"/>
          <w:szCs w:val="28"/>
        </w:rPr>
        <w:t>, but</w:t>
      </w:r>
      <w:r w:rsidR="001C0DDE">
        <w:rPr>
          <w:rFonts w:ascii="Cambria" w:hAnsi="Cambria"/>
          <w:bCs/>
          <w:sz w:val="28"/>
          <w:szCs w:val="28"/>
        </w:rPr>
        <w:t xml:space="preserve"> the HR girl </w:t>
      </w:r>
      <w:del w:id="27521" w:author="Daisy Watt" w:date="2026-06-24T14:38:00Z" w16du:dateUtc="2026-06-24T12:38:00Z">
        <w:r w:rsidR="001C0DDE" w:rsidDel="001E2EE8">
          <w:rPr>
            <w:rFonts w:ascii="Cambria" w:hAnsi="Cambria"/>
            <w:bCs/>
            <w:sz w:val="28"/>
            <w:szCs w:val="28"/>
          </w:rPr>
          <w:delText>ws</w:delText>
        </w:r>
      </w:del>
      <w:ins w:id="27522" w:author="Daisy Watt" w:date="2026-06-24T14:38:00Z" w16du:dateUtc="2026-06-24T12:38:00Z">
        <w:r w:rsidR="001E2EE8">
          <w:rPr>
            <w:rFonts w:ascii="Cambria" w:hAnsi="Cambria"/>
            <w:bCs/>
            <w:sz w:val="28"/>
            <w:szCs w:val="28"/>
          </w:rPr>
          <w:t>was</w:t>
        </w:r>
      </w:ins>
      <w:r w:rsidR="001C0DDE">
        <w:rPr>
          <w:rFonts w:ascii="Cambria" w:hAnsi="Cambria"/>
          <w:bCs/>
          <w:sz w:val="28"/>
          <w:szCs w:val="28"/>
        </w:rPr>
        <w:t xml:space="preserve"> promoted, while</w:t>
      </w:r>
      <w:r w:rsidR="00AB30C2">
        <w:rPr>
          <w:rFonts w:ascii="Cambria" w:hAnsi="Cambria"/>
          <w:bCs/>
          <w:sz w:val="28"/>
          <w:szCs w:val="28"/>
        </w:rPr>
        <w:t xml:space="preserve"> Ruth had </w:t>
      </w:r>
      <w:r w:rsidR="00AB30C2" w:rsidRPr="008648C8">
        <w:rPr>
          <w:rFonts w:ascii="Cambria" w:hAnsi="Cambria"/>
          <w:bCs/>
          <w:sz w:val="28"/>
          <w:szCs w:val="28"/>
        </w:rPr>
        <w:t>kept</w:t>
      </w:r>
      <w:r w:rsidR="00AB30C2">
        <w:rPr>
          <w:rFonts w:ascii="Cambria" w:hAnsi="Cambria"/>
          <w:bCs/>
          <w:sz w:val="28"/>
          <w:szCs w:val="28"/>
        </w:rPr>
        <w:t xml:space="preserve"> Ma</w:t>
      </w:r>
      <w:r w:rsidR="009E6668">
        <w:rPr>
          <w:rFonts w:ascii="Cambria" w:hAnsi="Cambria"/>
          <w:bCs/>
          <w:sz w:val="28"/>
          <w:szCs w:val="28"/>
        </w:rPr>
        <w:t>ud</w:t>
      </w:r>
      <w:r w:rsidR="00AB30C2">
        <w:rPr>
          <w:rFonts w:ascii="Cambria" w:hAnsi="Cambria"/>
          <w:bCs/>
          <w:sz w:val="28"/>
          <w:szCs w:val="28"/>
        </w:rPr>
        <w:t xml:space="preserve">e </w:t>
      </w:r>
      <w:r w:rsidR="00481575">
        <w:rPr>
          <w:rFonts w:ascii="Cambria" w:hAnsi="Cambria"/>
          <w:bCs/>
          <w:sz w:val="28"/>
          <w:szCs w:val="28"/>
        </w:rPr>
        <w:t xml:space="preserve">carefully </w:t>
      </w:r>
      <w:r w:rsidR="00AB30C2">
        <w:rPr>
          <w:rFonts w:ascii="Cambria" w:hAnsi="Cambria"/>
          <w:bCs/>
          <w:sz w:val="28"/>
          <w:szCs w:val="28"/>
        </w:rPr>
        <w:t xml:space="preserve">where she could </w:t>
      </w:r>
      <w:del w:id="27523" w:author="Daisy Watt" w:date="2026-06-24T14:39:00Z" w16du:dateUtc="2026-06-24T12:39:00Z">
        <w:r w:rsidR="00481575" w:rsidDel="00E06ED1">
          <w:rPr>
            <w:rFonts w:ascii="Cambria" w:hAnsi="Cambria"/>
            <w:bCs/>
            <w:sz w:val="28"/>
            <w:szCs w:val="28"/>
          </w:rPr>
          <w:delText>keep an eye on</w:delText>
        </w:r>
      </w:del>
      <w:ins w:id="27524" w:author="Daisy Watt" w:date="2026-06-24T14:39:00Z" w16du:dateUtc="2026-06-24T12:39:00Z">
        <w:r w:rsidR="0048314F">
          <w:rPr>
            <w:rFonts w:ascii="Cambria" w:hAnsi="Cambria"/>
            <w:bCs/>
            <w:sz w:val="28"/>
            <w:szCs w:val="28"/>
          </w:rPr>
          <w:t>hear</w:t>
        </w:r>
      </w:ins>
      <w:r w:rsidR="00481575">
        <w:rPr>
          <w:rFonts w:ascii="Cambria" w:hAnsi="Cambria"/>
          <w:bCs/>
          <w:sz w:val="28"/>
          <w:szCs w:val="28"/>
        </w:rPr>
        <w:t xml:space="preserve"> </w:t>
      </w:r>
      <w:r w:rsidR="00AB30C2">
        <w:rPr>
          <w:rFonts w:ascii="Cambria" w:hAnsi="Cambria"/>
          <w:bCs/>
          <w:sz w:val="28"/>
          <w:szCs w:val="28"/>
        </w:rPr>
        <w:t>her</w:t>
      </w:r>
      <w:r w:rsidR="00481575">
        <w:rPr>
          <w:rFonts w:ascii="Cambria" w:hAnsi="Cambria"/>
          <w:bCs/>
          <w:sz w:val="28"/>
          <w:szCs w:val="28"/>
        </w:rPr>
        <w:t xml:space="preserve"> not breathing a word</w:t>
      </w:r>
      <w:r w:rsidR="00AB30C2">
        <w:rPr>
          <w:rFonts w:ascii="Cambria" w:hAnsi="Cambria"/>
          <w:bCs/>
          <w:sz w:val="28"/>
          <w:szCs w:val="28"/>
        </w:rPr>
        <w:t xml:space="preserve">. </w:t>
      </w:r>
    </w:p>
    <w:p w14:paraId="6C35F245" w14:textId="2943FE6A" w:rsidR="00AB30C2" w:rsidRDefault="00AB30C2" w:rsidP="0007765E">
      <w:pPr>
        <w:spacing w:line="360" w:lineRule="auto"/>
        <w:contextualSpacing/>
        <w:rPr>
          <w:rFonts w:ascii="Cambria" w:hAnsi="Cambria"/>
          <w:bCs/>
          <w:sz w:val="28"/>
          <w:szCs w:val="28"/>
        </w:rPr>
      </w:pPr>
      <w:r>
        <w:rPr>
          <w:rFonts w:ascii="Cambria" w:hAnsi="Cambria"/>
          <w:bCs/>
          <w:sz w:val="28"/>
          <w:szCs w:val="28"/>
        </w:rPr>
        <w:tab/>
        <w:t>‘We’re not get</w:t>
      </w:r>
      <w:r w:rsidR="00DF1B24">
        <w:rPr>
          <w:rFonts w:ascii="Cambria" w:hAnsi="Cambria"/>
          <w:bCs/>
          <w:sz w:val="28"/>
          <w:szCs w:val="28"/>
        </w:rPr>
        <w:t>ting</w:t>
      </w:r>
      <w:r>
        <w:rPr>
          <w:rFonts w:ascii="Cambria" w:hAnsi="Cambria"/>
          <w:bCs/>
          <w:sz w:val="28"/>
          <w:szCs w:val="28"/>
        </w:rPr>
        <w:t xml:space="preserve"> rid of </w:t>
      </w:r>
      <w:r w:rsidR="00DF1B24">
        <w:rPr>
          <w:rFonts w:ascii="Cambria" w:hAnsi="Cambria"/>
          <w:bCs/>
          <w:sz w:val="28"/>
          <w:szCs w:val="28"/>
        </w:rPr>
        <w:t>Rayne,</w:t>
      </w:r>
      <w:r>
        <w:rPr>
          <w:rFonts w:ascii="Cambria" w:hAnsi="Cambria"/>
          <w:bCs/>
          <w:sz w:val="28"/>
          <w:szCs w:val="28"/>
        </w:rPr>
        <w:t xml:space="preserve">’ </w:t>
      </w:r>
      <w:r w:rsidR="009E6668">
        <w:rPr>
          <w:rFonts w:ascii="Cambria" w:hAnsi="Cambria"/>
          <w:bCs/>
          <w:sz w:val="28"/>
          <w:szCs w:val="28"/>
        </w:rPr>
        <w:t>Miles had</w:t>
      </w:r>
      <w:r>
        <w:rPr>
          <w:rFonts w:ascii="Cambria" w:hAnsi="Cambria"/>
          <w:bCs/>
          <w:sz w:val="28"/>
          <w:szCs w:val="28"/>
        </w:rPr>
        <w:t xml:space="preserve"> told </w:t>
      </w:r>
      <w:r w:rsidR="00A33D2A">
        <w:rPr>
          <w:rFonts w:ascii="Cambria" w:hAnsi="Cambria"/>
          <w:bCs/>
          <w:sz w:val="28"/>
          <w:szCs w:val="28"/>
        </w:rPr>
        <w:t xml:space="preserve">Dex. ‘Not </w:t>
      </w:r>
      <w:ins w:id="27525" w:author="Daisy Watt" w:date="2026-06-24T14:40:00Z" w16du:dateUtc="2026-06-24T12:40:00Z">
        <w:r w:rsidR="0048314F">
          <w:rPr>
            <w:rFonts w:ascii="Cambria" w:hAnsi="Cambria"/>
            <w:bCs/>
            <w:sz w:val="28"/>
            <w:szCs w:val="28"/>
          </w:rPr>
          <w:t>’</w:t>
        </w:r>
      </w:ins>
      <w:r w:rsidR="00A33D2A">
        <w:rPr>
          <w:rFonts w:ascii="Cambria" w:hAnsi="Cambria"/>
          <w:bCs/>
          <w:sz w:val="28"/>
          <w:szCs w:val="28"/>
        </w:rPr>
        <w:t>til</w:t>
      </w:r>
      <w:del w:id="27526" w:author="Daisy Watt" w:date="2026-06-24T14:40:00Z" w16du:dateUtc="2026-06-24T12:40:00Z">
        <w:r w:rsidR="00A33D2A" w:rsidDel="0048314F">
          <w:rPr>
            <w:rFonts w:ascii="Cambria" w:hAnsi="Cambria"/>
            <w:bCs/>
            <w:sz w:val="28"/>
            <w:szCs w:val="28"/>
          </w:rPr>
          <w:delText>l</w:delText>
        </w:r>
      </w:del>
      <w:r w:rsidR="00A33D2A">
        <w:rPr>
          <w:rFonts w:ascii="Cambria" w:hAnsi="Cambria"/>
          <w:bCs/>
          <w:sz w:val="28"/>
          <w:szCs w:val="28"/>
        </w:rPr>
        <w:t xml:space="preserve"> he really oversteps.’</w:t>
      </w:r>
    </w:p>
    <w:p w14:paraId="45B1D4E8" w14:textId="51277B5A" w:rsidR="00DF1B24" w:rsidRDefault="00A33D2A" w:rsidP="0007765E">
      <w:pPr>
        <w:spacing w:line="360" w:lineRule="auto"/>
        <w:contextualSpacing/>
        <w:rPr>
          <w:rFonts w:ascii="Cambria" w:hAnsi="Cambria"/>
          <w:bCs/>
          <w:sz w:val="28"/>
          <w:szCs w:val="28"/>
        </w:rPr>
      </w:pPr>
      <w:r>
        <w:rPr>
          <w:rFonts w:ascii="Cambria" w:hAnsi="Cambria"/>
          <w:bCs/>
          <w:sz w:val="28"/>
          <w:szCs w:val="28"/>
        </w:rPr>
        <w:tab/>
        <w:t xml:space="preserve">‘What’s </w:t>
      </w:r>
      <w:ins w:id="27527" w:author="Daisy Watt" w:date="2026-06-24T14:40:00Z" w16du:dateUtc="2026-06-24T12:40:00Z">
        <w:r w:rsidR="0048314F">
          <w:rPr>
            <w:rFonts w:ascii="Cambria" w:hAnsi="Cambria"/>
            <w:bCs/>
            <w:sz w:val="28"/>
            <w:szCs w:val="28"/>
          </w:rPr>
          <w:t>“</w:t>
        </w:r>
      </w:ins>
      <w:del w:id="27528" w:author="Daisy Watt" w:date="2026-06-24T14:40:00Z" w16du:dateUtc="2026-06-24T12:40:00Z">
        <w:r w:rsidDel="0048314F">
          <w:rPr>
            <w:rFonts w:ascii="Cambria" w:hAnsi="Cambria"/>
            <w:bCs/>
            <w:sz w:val="28"/>
            <w:szCs w:val="28"/>
          </w:rPr>
          <w:delText>‘</w:delText>
        </w:r>
      </w:del>
      <w:r>
        <w:rPr>
          <w:rFonts w:ascii="Cambria" w:hAnsi="Cambria"/>
          <w:bCs/>
          <w:sz w:val="28"/>
          <w:szCs w:val="28"/>
        </w:rPr>
        <w:t>really</w:t>
      </w:r>
      <w:ins w:id="27529" w:author="Daisy Watt" w:date="2026-06-24T14:40:00Z" w16du:dateUtc="2026-06-24T12:40:00Z">
        <w:r w:rsidR="0048314F">
          <w:rPr>
            <w:rFonts w:ascii="Cambria" w:hAnsi="Cambria"/>
            <w:bCs/>
            <w:sz w:val="28"/>
            <w:szCs w:val="28"/>
          </w:rPr>
          <w:t>”</w:t>
        </w:r>
      </w:ins>
      <w:del w:id="27530" w:author="Daisy Watt" w:date="2026-06-24T14:40:00Z" w16du:dateUtc="2026-06-24T12:40:00Z">
        <w:r w:rsidDel="0048314F">
          <w:rPr>
            <w:rFonts w:ascii="Cambria" w:hAnsi="Cambria"/>
            <w:bCs/>
            <w:sz w:val="28"/>
            <w:szCs w:val="28"/>
          </w:rPr>
          <w:delText>’</w:delText>
        </w:r>
      </w:del>
      <w:r>
        <w:rPr>
          <w:rFonts w:ascii="Cambria" w:hAnsi="Cambria"/>
          <w:bCs/>
          <w:sz w:val="28"/>
          <w:szCs w:val="28"/>
        </w:rPr>
        <w:t xml:space="preserve"> overstepping?’ Dex was angry</w:t>
      </w:r>
      <w:r w:rsidR="00DF1B24">
        <w:rPr>
          <w:rFonts w:ascii="Cambria" w:hAnsi="Cambria"/>
          <w:bCs/>
          <w:sz w:val="28"/>
          <w:szCs w:val="28"/>
        </w:rPr>
        <w:t>.</w:t>
      </w:r>
      <w:r w:rsidR="00A124FD">
        <w:rPr>
          <w:rFonts w:ascii="Cambria" w:hAnsi="Cambria"/>
          <w:bCs/>
          <w:sz w:val="28"/>
          <w:szCs w:val="28"/>
        </w:rPr>
        <w:t xml:space="preserve"> ‘He’s a predator.’</w:t>
      </w:r>
    </w:p>
    <w:p w14:paraId="7CD5A924" w14:textId="627117C9" w:rsidR="00A33D2A" w:rsidRDefault="00031188" w:rsidP="00DF1B24">
      <w:pPr>
        <w:spacing w:line="360" w:lineRule="auto"/>
        <w:ind w:firstLine="720"/>
        <w:contextualSpacing/>
        <w:rPr>
          <w:rFonts w:ascii="Cambria" w:hAnsi="Cambria"/>
          <w:bCs/>
          <w:sz w:val="28"/>
          <w:szCs w:val="28"/>
        </w:rPr>
      </w:pPr>
      <w:ins w:id="27531" w:author="Claire S" w:date="2026-06-05T18:17:00Z" w16du:dateUtc="2026-06-05T17:17:00Z">
        <w:r>
          <w:rPr>
            <w:rFonts w:ascii="Cambria" w:hAnsi="Cambria"/>
            <w:bCs/>
            <w:sz w:val="28"/>
            <w:szCs w:val="28"/>
          </w:rPr>
          <w:t xml:space="preserve">But </w:t>
        </w:r>
      </w:ins>
      <w:r w:rsidR="009E6668">
        <w:rPr>
          <w:rFonts w:ascii="Cambria" w:hAnsi="Cambria"/>
          <w:bCs/>
          <w:sz w:val="28"/>
          <w:szCs w:val="28"/>
        </w:rPr>
        <w:t xml:space="preserve">Ruth </w:t>
      </w:r>
      <w:ins w:id="27532" w:author="Claire S" w:date="2026-06-05T18:16:00Z" w16du:dateUtc="2026-06-05T17:16:00Z">
        <w:r>
          <w:rPr>
            <w:rFonts w:ascii="Cambria" w:hAnsi="Cambria"/>
            <w:bCs/>
            <w:sz w:val="28"/>
            <w:szCs w:val="28"/>
          </w:rPr>
          <w:t>had b</w:t>
        </w:r>
      </w:ins>
      <w:ins w:id="27533" w:author="Claire S" w:date="2026-06-05T18:17:00Z" w16du:dateUtc="2026-06-05T17:17:00Z">
        <w:r>
          <w:rPr>
            <w:rFonts w:ascii="Cambria" w:hAnsi="Cambria"/>
            <w:bCs/>
            <w:sz w:val="28"/>
            <w:szCs w:val="28"/>
          </w:rPr>
          <w:t xml:space="preserve">een </w:t>
        </w:r>
      </w:ins>
      <w:ins w:id="27534" w:author="Claire S" w:date="2026-08-03T18:33:00Z" w16du:dateUtc="2026-08-03T17:33:00Z">
        <w:r w:rsidR="00455FE0">
          <w:rPr>
            <w:rFonts w:ascii="Cambria" w:hAnsi="Cambria"/>
            <w:bCs/>
            <w:sz w:val="28"/>
            <w:szCs w:val="28"/>
          </w:rPr>
          <w:t>away from work</w:t>
        </w:r>
      </w:ins>
      <w:ins w:id="27535" w:author="Claire S" w:date="2026-06-05T18:17:00Z" w16du:dateUtc="2026-06-05T17:17:00Z">
        <w:r>
          <w:rPr>
            <w:rFonts w:ascii="Cambria" w:hAnsi="Cambria"/>
            <w:bCs/>
            <w:sz w:val="28"/>
            <w:szCs w:val="28"/>
          </w:rPr>
          <w:t xml:space="preserve"> herself for a </w:t>
        </w:r>
      </w:ins>
      <w:ins w:id="27536" w:author="Claire S" w:date="2026-08-03T23:30:00Z" w16du:dateUtc="2026-08-03T22:30:00Z">
        <w:r w:rsidR="00CD6F68">
          <w:rPr>
            <w:rFonts w:ascii="Cambria" w:hAnsi="Cambria"/>
            <w:bCs/>
            <w:sz w:val="28"/>
            <w:szCs w:val="28"/>
          </w:rPr>
          <w:t xml:space="preserve">good </w:t>
        </w:r>
      </w:ins>
      <w:ins w:id="27537" w:author="Claire S" w:date="2026-06-05T18:17:00Z" w16du:dateUtc="2026-06-05T17:17:00Z">
        <w:r>
          <w:rPr>
            <w:rFonts w:ascii="Cambria" w:hAnsi="Cambria"/>
            <w:bCs/>
            <w:sz w:val="28"/>
            <w:szCs w:val="28"/>
          </w:rPr>
          <w:t>while, and when she came back, she seemed</w:t>
        </w:r>
      </w:ins>
      <w:del w:id="27538" w:author="Claire S" w:date="2026-06-05T18:17:00Z" w16du:dateUtc="2026-06-05T17:17:00Z">
        <w:r w:rsidR="009E6668" w:rsidDel="00031188">
          <w:rPr>
            <w:rFonts w:ascii="Cambria" w:hAnsi="Cambria"/>
            <w:bCs/>
            <w:sz w:val="28"/>
            <w:szCs w:val="28"/>
          </w:rPr>
          <w:delText>was</w:delText>
        </w:r>
      </w:del>
      <w:r w:rsidR="009E6668">
        <w:rPr>
          <w:rFonts w:ascii="Cambria" w:hAnsi="Cambria"/>
          <w:bCs/>
          <w:sz w:val="28"/>
          <w:szCs w:val="28"/>
        </w:rPr>
        <w:t xml:space="preserve"> non-committal. ‘</w:t>
      </w:r>
      <w:del w:id="27539" w:author="Claire S" w:date="2026-06-05T18:17:00Z" w16du:dateUtc="2026-06-05T17:17:00Z">
        <w:r w:rsidR="009E6668" w:rsidDel="00031188">
          <w:rPr>
            <w:rFonts w:ascii="Cambria" w:hAnsi="Cambria"/>
            <w:bCs/>
            <w:sz w:val="28"/>
            <w:szCs w:val="28"/>
          </w:rPr>
          <w:delText xml:space="preserve">I’m letting </w:delText>
        </w:r>
      </w:del>
      <w:r w:rsidR="009E6668">
        <w:rPr>
          <w:rFonts w:ascii="Cambria" w:hAnsi="Cambria"/>
          <w:bCs/>
          <w:sz w:val="28"/>
          <w:szCs w:val="28"/>
        </w:rPr>
        <w:t>Miles</w:t>
      </w:r>
      <w:ins w:id="27540" w:author="Claire S" w:date="2026-06-05T18:17:00Z" w16du:dateUtc="2026-06-05T17:17:00Z">
        <w:r>
          <w:rPr>
            <w:rFonts w:ascii="Cambria" w:hAnsi="Cambria"/>
            <w:bCs/>
            <w:sz w:val="28"/>
            <w:szCs w:val="28"/>
          </w:rPr>
          <w:t xml:space="preserve"> is</w:t>
        </w:r>
      </w:ins>
      <w:r w:rsidR="009E6668">
        <w:rPr>
          <w:rFonts w:ascii="Cambria" w:hAnsi="Cambria"/>
          <w:bCs/>
          <w:sz w:val="28"/>
          <w:szCs w:val="28"/>
        </w:rPr>
        <w:t xml:space="preserve"> deal</w:t>
      </w:r>
      <w:ins w:id="27541" w:author="Claire S" w:date="2026-06-05T18:17:00Z" w16du:dateUtc="2026-06-05T17:17:00Z">
        <w:r>
          <w:rPr>
            <w:rFonts w:ascii="Cambria" w:hAnsi="Cambria"/>
            <w:bCs/>
            <w:sz w:val="28"/>
            <w:szCs w:val="28"/>
          </w:rPr>
          <w:t>ing</w:t>
        </w:r>
      </w:ins>
      <w:r w:rsidR="009E6668">
        <w:rPr>
          <w:rFonts w:ascii="Cambria" w:hAnsi="Cambria"/>
          <w:bCs/>
          <w:sz w:val="28"/>
          <w:szCs w:val="28"/>
        </w:rPr>
        <w:t xml:space="preserve"> with this one.’ It was like she couldn’t bear to admit </w:t>
      </w:r>
      <w:r w:rsidR="004263F8">
        <w:rPr>
          <w:rFonts w:ascii="Cambria" w:hAnsi="Cambria"/>
          <w:bCs/>
          <w:sz w:val="28"/>
          <w:szCs w:val="28"/>
        </w:rPr>
        <w:t>that Jackson Rayne was a monster.</w:t>
      </w:r>
      <w:r w:rsidR="00DF1B24">
        <w:rPr>
          <w:rFonts w:ascii="Cambria" w:hAnsi="Cambria"/>
          <w:bCs/>
          <w:sz w:val="28"/>
          <w:szCs w:val="28"/>
        </w:rPr>
        <w:t xml:space="preserve"> </w:t>
      </w:r>
    </w:p>
    <w:p w14:paraId="6CA58568" w14:textId="176E282D" w:rsidR="004263F8" w:rsidRDefault="009E6668" w:rsidP="0007765E">
      <w:pPr>
        <w:spacing w:line="360" w:lineRule="auto"/>
        <w:contextualSpacing/>
        <w:rPr>
          <w:rFonts w:ascii="Cambria" w:hAnsi="Cambria"/>
          <w:bCs/>
          <w:sz w:val="28"/>
          <w:szCs w:val="28"/>
        </w:rPr>
      </w:pPr>
      <w:r>
        <w:rPr>
          <w:rFonts w:ascii="Cambria" w:hAnsi="Cambria"/>
          <w:bCs/>
          <w:sz w:val="28"/>
          <w:szCs w:val="28"/>
        </w:rPr>
        <w:tab/>
      </w:r>
      <w:r w:rsidR="00DF1B24">
        <w:rPr>
          <w:rFonts w:ascii="Cambria" w:hAnsi="Cambria"/>
          <w:bCs/>
          <w:sz w:val="28"/>
          <w:szCs w:val="28"/>
        </w:rPr>
        <w:t>And now</w:t>
      </w:r>
      <w:ins w:id="27542" w:author="Daisy Watt" w:date="2026-06-24T14:42:00Z" w16du:dateUtc="2026-06-24T12:42:00Z">
        <w:r w:rsidR="008118D6">
          <w:rPr>
            <w:rFonts w:ascii="Cambria" w:hAnsi="Cambria"/>
            <w:bCs/>
            <w:sz w:val="28"/>
            <w:szCs w:val="28"/>
          </w:rPr>
          <w:t>,</w:t>
        </w:r>
      </w:ins>
      <w:r w:rsidR="00DF1B24">
        <w:rPr>
          <w:rFonts w:ascii="Cambria" w:hAnsi="Cambria"/>
          <w:bCs/>
          <w:sz w:val="28"/>
          <w:szCs w:val="28"/>
        </w:rPr>
        <w:t xml:space="preserve"> here was </w:t>
      </w:r>
      <w:r>
        <w:rPr>
          <w:rFonts w:ascii="Cambria" w:hAnsi="Cambria"/>
          <w:bCs/>
          <w:sz w:val="28"/>
          <w:szCs w:val="28"/>
        </w:rPr>
        <w:t xml:space="preserve">Violet </w:t>
      </w:r>
      <w:r w:rsidR="00DF1B24">
        <w:rPr>
          <w:rFonts w:ascii="Cambria" w:hAnsi="Cambria"/>
          <w:bCs/>
          <w:sz w:val="28"/>
          <w:szCs w:val="28"/>
        </w:rPr>
        <w:t>in the middle of the night</w:t>
      </w:r>
      <w:r w:rsidR="004263F8">
        <w:rPr>
          <w:rFonts w:ascii="Cambria" w:hAnsi="Cambria"/>
          <w:bCs/>
          <w:sz w:val="28"/>
          <w:szCs w:val="28"/>
        </w:rPr>
        <w:t xml:space="preserve">, </w:t>
      </w:r>
      <w:r>
        <w:rPr>
          <w:rFonts w:ascii="Cambria" w:hAnsi="Cambria"/>
          <w:bCs/>
          <w:sz w:val="28"/>
          <w:szCs w:val="28"/>
        </w:rPr>
        <w:t>obviously distraught</w:t>
      </w:r>
      <w:r w:rsidR="00141F62">
        <w:rPr>
          <w:rFonts w:ascii="Cambria" w:hAnsi="Cambria"/>
          <w:bCs/>
          <w:sz w:val="28"/>
          <w:szCs w:val="28"/>
        </w:rPr>
        <w:t>. H</w:t>
      </w:r>
      <w:r w:rsidR="004263F8">
        <w:rPr>
          <w:rFonts w:ascii="Cambria" w:hAnsi="Cambria"/>
          <w:bCs/>
          <w:sz w:val="28"/>
          <w:szCs w:val="28"/>
        </w:rPr>
        <w:t>er colleague Phil had come to the house</w:t>
      </w:r>
      <w:r w:rsidR="00141F62">
        <w:rPr>
          <w:rFonts w:ascii="Cambria" w:hAnsi="Cambria"/>
          <w:bCs/>
          <w:sz w:val="28"/>
          <w:szCs w:val="28"/>
        </w:rPr>
        <w:t xml:space="preserve"> just now,</w:t>
      </w:r>
      <w:r w:rsidR="004263F8">
        <w:rPr>
          <w:rFonts w:ascii="Cambria" w:hAnsi="Cambria"/>
          <w:bCs/>
          <w:sz w:val="28"/>
          <w:szCs w:val="28"/>
        </w:rPr>
        <w:t xml:space="preserve"> </w:t>
      </w:r>
      <w:r w:rsidR="00DF1B24">
        <w:rPr>
          <w:rFonts w:ascii="Cambria" w:hAnsi="Cambria"/>
          <w:bCs/>
          <w:sz w:val="28"/>
          <w:szCs w:val="28"/>
        </w:rPr>
        <w:t>telling Dex</w:t>
      </w:r>
      <w:r w:rsidR="004263F8">
        <w:rPr>
          <w:rFonts w:ascii="Cambria" w:hAnsi="Cambria"/>
          <w:bCs/>
          <w:sz w:val="28"/>
          <w:szCs w:val="28"/>
        </w:rPr>
        <w:t xml:space="preserve"> she was suicidal, which had brought Dex </w:t>
      </w:r>
      <w:r w:rsidR="00DF1B24">
        <w:rPr>
          <w:rFonts w:ascii="Cambria" w:hAnsi="Cambria"/>
          <w:bCs/>
          <w:sz w:val="28"/>
          <w:szCs w:val="28"/>
        </w:rPr>
        <w:t xml:space="preserve">rushing </w:t>
      </w:r>
      <w:r w:rsidR="004263F8">
        <w:rPr>
          <w:rFonts w:ascii="Cambria" w:hAnsi="Cambria"/>
          <w:bCs/>
          <w:sz w:val="28"/>
          <w:szCs w:val="28"/>
        </w:rPr>
        <w:t xml:space="preserve">here. </w:t>
      </w:r>
    </w:p>
    <w:p w14:paraId="6AA1C081" w14:textId="40EC8320" w:rsidR="00D54F49" w:rsidRDefault="004263F8" w:rsidP="00DF1B24">
      <w:pPr>
        <w:spacing w:line="360" w:lineRule="auto"/>
        <w:ind w:firstLine="720"/>
        <w:contextualSpacing/>
        <w:rPr>
          <w:rFonts w:ascii="Cambria" w:hAnsi="Cambria"/>
          <w:bCs/>
          <w:sz w:val="28"/>
          <w:szCs w:val="28"/>
        </w:rPr>
      </w:pPr>
      <w:r>
        <w:rPr>
          <w:rFonts w:ascii="Cambria" w:hAnsi="Cambria"/>
          <w:bCs/>
          <w:sz w:val="28"/>
          <w:szCs w:val="28"/>
        </w:rPr>
        <w:t xml:space="preserve">Desperately uncomfortable, </w:t>
      </w:r>
      <w:r w:rsidR="00DF1B24">
        <w:rPr>
          <w:rFonts w:ascii="Cambria" w:hAnsi="Cambria"/>
          <w:bCs/>
          <w:sz w:val="28"/>
          <w:szCs w:val="28"/>
        </w:rPr>
        <w:t>unsure how to approach this, he</w:t>
      </w:r>
      <w:r w:rsidR="009E6668">
        <w:rPr>
          <w:rFonts w:ascii="Cambria" w:hAnsi="Cambria"/>
          <w:bCs/>
          <w:sz w:val="28"/>
          <w:szCs w:val="28"/>
        </w:rPr>
        <w:t xml:space="preserve"> downed the </w:t>
      </w:r>
      <w:r w:rsidR="00D54F49">
        <w:rPr>
          <w:rFonts w:ascii="Cambria" w:hAnsi="Cambria"/>
          <w:bCs/>
          <w:sz w:val="28"/>
          <w:szCs w:val="28"/>
        </w:rPr>
        <w:t>Bourbon without thinking.</w:t>
      </w:r>
      <w:r w:rsidR="00DF1B24">
        <w:rPr>
          <w:rFonts w:ascii="Cambria" w:hAnsi="Cambria"/>
          <w:bCs/>
          <w:sz w:val="28"/>
          <w:szCs w:val="28"/>
        </w:rPr>
        <w:t xml:space="preserve"> </w:t>
      </w:r>
      <w:r w:rsidR="00D54F49">
        <w:rPr>
          <w:rFonts w:ascii="Cambria" w:hAnsi="Cambria"/>
          <w:bCs/>
          <w:sz w:val="28"/>
          <w:szCs w:val="28"/>
        </w:rPr>
        <w:t xml:space="preserve">‘What can I do?’ </w:t>
      </w:r>
      <w:del w:id="27543" w:author="Daisy Watt" w:date="2026-06-24T14:43:00Z" w16du:dateUtc="2026-06-24T12:43:00Z">
        <w:r w:rsidR="00D54F49" w:rsidDel="000A4A46">
          <w:rPr>
            <w:rFonts w:ascii="Cambria" w:hAnsi="Cambria"/>
            <w:bCs/>
            <w:sz w:val="28"/>
            <w:szCs w:val="28"/>
          </w:rPr>
          <w:delText>he</w:delText>
        </w:r>
      </w:del>
      <w:ins w:id="27544" w:author="Daisy Watt" w:date="2026-06-24T14:43:00Z" w16du:dateUtc="2026-06-24T12:43:00Z">
        <w:r w:rsidR="000A4A46">
          <w:rPr>
            <w:rFonts w:ascii="Cambria" w:hAnsi="Cambria"/>
            <w:bCs/>
            <w:sz w:val="28"/>
            <w:szCs w:val="28"/>
          </w:rPr>
          <w:t>He</w:t>
        </w:r>
      </w:ins>
      <w:r w:rsidR="00D54F49">
        <w:rPr>
          <w:rFonts w:ascii="Cambria" w:hAnsi="Cambria"/>
          <w:bCs/>
          <w:sz w:val="28"/>
          <w:szCs w:val="28"/>
        </w:rPr>
        <w:t xml:space="preserve"> </w:t>
      </w:r>
      <w:r>
        <w:rPr>
          <w:rFonts w:ascii="Cambria" w:hAnsi="Cambria"/>
          <w:bCs/>
          <w:sz w:val="28"/>
          <w:szCs w:val="28"/>
        </w:rPr>
        <w:t>put the glass on the desk</w:t>
      </w:r>
      <w:r w:rsidR="00D54F49">
        <w:rPr>
          <w:rFonts w:ascii="Cambria" w:hAnsi="Cambria"/>
          <w:bCs/>
          <w:sz w:val="28"/>
          <w:szCs w:val="28"/>
        </w:rPr>
        <w:t>. ‘How can I make it better?’</w:t>
      </w:r>
    </w:p>
    <w:p w14:paraId="6A69C73F" w14:textId="61476039" w:rsidR="00D54F49" w:rsidRDefault="00D54F49" w:rsidP="0007765E">
      <w:pPr>
        <w:spacing w:line="360" w:lineRule="auto"/>
        <w:contextualSpacing/>
        <w:rPr>
          <w:rFonts w:ascii="Cambria" w:hAnsi="Cambria"/>
          <w:bCs/>
          <w:sz w:val="28"/>
          <w:szCs w:val="28"/>
        </w:rPr>
      </w:pPr>
      <w:r>
        <w:rPr>
          <w:rFonts w:ascii="Cambria" w:hAnsi="Cambria"/>
          <w:bCs/>
          <w:sz w:val="28"/>
          <w:szCs w:val="28"/>
        </w:rPr>
        <w:tab/>
        <w:t>‘It’s too late</w:t>
      </w:r>
      <w:del w:id="27545" w:author="Daisy Watt" w:date="2026-06-24T14:43:00Z" w16du:dateUtc="2026-06-24T12:43:00Z">
        <w:r w:rsidDel="000A4A46">
          <w:rPr>
            <w:rFonts w:ascii="Cambria" w:hAnsi="Cambria"/>
            <w:bCs/>
            <w:sz w:val="28"/>
            <w:szCs w:val="28"/>
          </w:rPr>
          <w:delText>,</w:delText>
        </w:r>
      </w:del>
      <w:ins w:id="27546" w:author="Daisy Watt" w:date="2026-06-24T14:43:00Z" w16du:dateUtc="2026-06-24T12:43:00Z">
        <w:r w:rsidR="000A4A46">
          <w:rPr>
            <w:rFonts w:ascii="Cambria" w:hAnsi="Cambria"/>
            <w:bCs/>
            <w:sz w:val="28"/>
            <w:szCs w:val="28"/>
          </w:rPr>
          <w:t>.</w:t>
        </w:r>
      </w:ins>
      <w:r>
        <w:rPr>
          <w:rFonts w:ascii="Cambria" w:hAnsi="Cambria"/>
          <w:bCs/>
          <w:sz w:val="28"/>
          <w:szCs w:val="28"/>
        </w:rPr>
        <w:t xml:space="preserve">’ </w:t>
      </w:r>
      <w:r w:rsidR="00DF1B24">
        <w:rPr>
          <w:rFonts w:ascii="Cambria" w:hAnsi="Cambria"/>
          <w:bCs/>
          <w:sz w:val="28"/>
          <w:szCs w:val="28"/>
        </w:rPr>
        <w:t>Violet was cold</w:t>
      </w:r>
      <w:r>
        <w:rPr>
          <w:rFonts w:ascii="Cambria" w:hAnsi="Cambria"/>
          <w:bCs/>
          <w:sz w:val="28"/>
          <w:szCs w:val="28"/>
        </w:rPr>
        <w:t>. ‘I asked you before</w:t>
      </w:r>
      <w:r w:rsidR="00DF1B24">
        <w:rPr>
          <w:rFonts w:ascii="Cambria" w:hAnsi="Cambria"/>
          <w:bCs/>
          <w:sz w:val="28"/>
          <w:szCs w:val="28"/>
        </w:rPr>
        <w:t xml:space="preserve"> and you didn’t help</w:t>
      </w:r>
      <w:r>
        <w:rPr>
          <w:rFonts w:ascii="Cambria" w:hAnsi="Cambria"/>
          <w:bCs/>
          <w:sz w:val="28"/>
          <w:szCs w:val="28"/>
        </w:rPr>
        <w:t>.’</w:t>
      </w:r>
    </w:p>
    <w:p w14:paraId="0D61BC84" w14:textId="4FBB519F" w:rsidR="00D54F49" w:rsidRDefault="00D54F49" w:rsidP="0007765E">
      <w:pPr>
        <w:spacing w:line="360" w:lineRule="auto"/>
        <w:contextualSpacing/>
        <w:rPr>
          <w:rFonts w:ascii="Cambria" w:hAnsi="Cambria"/>
          <w:bCs/>
          <w:sz w:val="28"/>
          <w:szCs w:val="28"/>
        </w:rPr>
      </w:pPr>
      <w:r>
        <w:rPr>
          <w:rFonts w:ascii="Cambria" w:hAnsi="Cambria"/>
          <w:bCs/>
          <w:sz w:val="28"/>
          <w:szCs w:val="28"/>
        </w:rPr>
        <w:tab/>
        <w:t>‘</w:t>
      </w:r>
      <w:r w:rsidR="00B214A5">
        <w:rPr>
          <w:rFonts w:ascii="Cambria" w:hAnsi="Cambria"/>
          <w:bCs/>
          <w:sz w:val="28"/>
          <w:szCs w:val="28"/>
        </w:rPr>
        <w:t>T</w:t>
      </w:r>
      <w:r>
        <w:rPr>
          <w:rFonts w:ascii="Cambria" w:hAnsi="Cambria"/>
          <w:bCs/>
          <w:sz w:val="28"/>
          <w:szCs w:val="28"/>
        </w:rPr>
        <w:t xml:space="preserve">oo </w:t>
      </w:r>
      <w:r w:rsidR="00B214A5">
        <w:rPr>
          <w:rFonts w:ascii="Cambria" w:hAnsi="Cambria"/>
          <w:bCs/>
          <w:sz w:val="28"/>
          <w:szCs w:val="28"/>
        </w:rPr>
        <w:t xml:space="preserve">late?’ </w:t>
      </w:r>
      <w:r w:rsidR="004263F8">
        <w:rPr>
          <w:rFonts w:ascii="Cambria" w:hAnsi="Cambria"/>
          <w:bCs/>
          <w:sz w:val="28"/>
          <w:szCs w:val="28"/>
        </w:rPr>
        <w:t>Dex was</w:t>
      </w:r>
      <w:r w:rsidR="00B214A5">
        <w:rPr>
          <w:rFonts w:ascii="Cambria" w:hAnsi="Cambria"/>
          <w:bCs/>
          <w:sz w:val="28"/>
          <w:szCs w:val="28"/>
        </w:rPr>
        <w:t xml:space="preserve"> start</w:t>
      </w:r>
      <w:r w:rsidR="004263F8">
        <w:rPr>
          <w:rFonts w:ascii="Cambria" w:hAnsi="Cambria"/>
          <w:bCs/>
          <w:sz w:val="28"/>
          <w:szCs w:val="28"/>
        </w:rPr>
        <w:t>ing</w:t>
      </w:r>
      <w:r w:rsidR="00B214A5">
        <w:rPr>
          <w:rFonts w:ascii="Cambria" w:hAnsi="Cambria"/>
          <w:bCs/>
          <w:sz w:val="28"/>
          <w:szCs w:val="28"/>
        </w:rPr>
        <w:t xml:space="preserve"> to feel </w:t>
      </w:r>
      <w:del w:id="27547" w:author="Claire S" w:date="2026-06-05T18:38:00Z" w16du:dateUtc="2026-06-05T17:38:00Z">
        <w:r w:rsidR="00B214A5" w:rsidDel="00BC1641">
          <w:rPr>
            <w:rFonts w:ascii="Cambria" w:hAnsi="Cambria"/>
            <w:bCs/>
            <w:sz w:val="28"/>
            <w:szCs w:val="28"/>
          </w:rPr>
          <w:delText>woozy.</w:delText>
        </w:r>
      </w:del>
      <w:ins w:id="27548" w:author="Claire S" w:date="2026-06-06T09:41:00Z" w16du:dateUtc="2026-06-06T08:41:00Z">
        <w:r w:rsidR="00456C5D">
          <w:rPr>
            <w:rFonts w:ascii="Cambria" w:hAnsi="Cambria"/>
            <w:bCs/>
            <w:sz w:val="28"/>
            <w:szCs w:val="28"/>
          </w:rPr>
          <w:t>very strange</w:t>
        </w:r>
        <w:r w:rsidR="006A0918">
          <w:rPr>
            <w:rFonts w:ascii="Cambria" w:hAnsi="Cambria"/>
            <w:bCs/>
            <w:sz w:val="28"/>
            <w:szCs w:val="28"/>
          </w:rPr>
          <w:t>, like he couldn’t focus</w:t>
        </w:r>
      </w:ins>
      <w:ins w:id="27549" w:author="Claire S" w:date="2026-06-05T18:38:00Z" w16du:dateUtc="2026-06-05T17:38:00Z">
        <w:r w:rsidR="00BC1641">
          <w:rPr>
            <w:rFonts w:ascii="Cambria" w:hAnsi="Cambria"/>
            <w:bCs/>
            <w:sz w:val="28"/>
            <w:szCs w:val="28"/>
          </w:rPr>
          <w:t>.</w:t>
        </w:r>
      </w:ins>
      <w:r w:rsidR="00B214A5">
        <w:rPr>
          <w:rFonts w:ascii="Cambria" w:hAnsi="Cambria"/>
          <w:bCs/>
          <w:sz w:val="28"/>
          <w:szCs w:val="28"/>
        </w:rPr>
        <w:t xml:space="preserve"> ‘For what? Let me help you.’ He stumbled a bit</w:t>
      </w:r>
      <w:r w:rsidR="004263F8">
        <w:rPr>
          <w:rFonts w:ascii="Cambria" w:hAnsi="Cambria"/>
          <w:bCs/>
          <w:sz w:val="28"/>
          <w:szCs w:val="28"/>
        </w:rPr>
        <w:t xml:space="preserve">, leaning on </w:t>
      </w:r>
      <w:del w:id="27550" w:author="Claire S" w:date="2026-08-04T10:54:00Z" w16du:dateUtc="2026-08-04T09:54:00Z">
        <w:r w:rsidR="004263F8" w:rsidDel="00E55C22">
          <w:rPr>
            <w:rFonts w:ascii="Cambria" w:hAnsi="Cambria"/>
            <w:bCs/>
            <w:sz w:val="28"/>
            <w:szCs w:val="28"/>
          </w:rPr>
          <w:delText xml:space="preserve">the </w:delText>
        </w:r>
      </w:del>
      <w:ins w:id="27551" w:author="Claire S" w:date="2026-08-04T10:54:00Z" w16du:dateUtc="2026-08-04T09:54:00Z">
        <w:r w:rsidR="00E55C22">
          <w:rPr>
            <w:rFonts w:ascii="Cambria" w:hAnsi="Cambria"/>
            <w:bCs/>
            <w:sz w:val="28"/>
            <w:szCs w:val="28"/>
          </w:rPr>
          <w:t xml:space="preserve">his </w:t>
        </w:r>
      </w:ins>
      <w:r w:rsidR="004263F8">
        <w:rPr>
          <w:rFonts w:ascii="Cambria" w:hAnsi="Cambria"/>
          <w:bCs/>
          <w:sz w:val="28"/>
          <w:szCs w:val="28"/>
        </w:rPr>
        <w:t>desk for support</w:t>
      </w:r>
      <w:r w:rsidR="00B214A5">
        <w:rPr>
          <w:rFonts w:ascii="Cambria" w:hAnsi="Cambria"/>
          <w:bCs/>
          <w:sz w:val="28"/>
          <w:szCs w:val="28"/>
        </w:rPr>
        <w:t>. ‘God,</w:t>
      </w:r>
      <w:r w:rsidR="00536C13">
        <w:rPr>
          <w:rFonts w:ascii="Cambria" w:hAnsi="Cambria"/>
          <w:bCs/>
          <w:sz w:val="28"/>
          <w:szCs w:val="28"/>
        </w:rPr>
        <w:t xml:space="preserve"> sorry.</w:t>
      </w:r>
      <w:r w:rsidR="00B214A5">
        <w:rPr>
          <w:rFonts w:ascii="Cambria" w:hAnsi="Cambria"/>
          <w:bCs/>
          <w:sz w:val="28"/>
          <w:szCs w:val="28"/>
        </w:rPr>
        <w:t xml:space="preserve"> I think I took too many pain pills.’</w:t>
      </w:r>
      <w:ins w:id="27552" w:author="Claire S" w:date="2026-08-04T10:54:00Z" w16du:dateUtc="2026-08-04T09:54:00Z">
        <w:r w:rsidR="00E55C22">
          <w:rPr>
            <w:rFonts w:ascii="Cambria" w:hAnsi="Cambria"/>
            <w:bCs/>
            <w:sz w:val="28"/>
            <w:szCs w:val="28"/>
          </w:rPr>
          <w:t xml:space="preserve"> His tongue had gone numb.</w:t>
        </w:r>
      </w:ins>
    </w:p>
    <w:p w14:paraId="4212C938" w14:textId="502DD7AA" w:rsidR="00B214A5" w:rsidRDefault="00B214A5" w:rsidP="0007765E">
      <w:pPr>
        <w:spacing w:line="360" w:lineRule="auto"/>
        <w:contextualSpacing/>
        <w:rPr>
          <w:rFonts w:ascii="Cambria" w:hAnsi="Cambria"/>
          <w:bCs/>
          <w:sz w:val="28"/>
          <w:szCs w:val="28"/>
        </w:rPr>
      </w:pPr>
      <w:r>
        <w:rPr>
          <w:rFonts w:ascii="Cambria" w:hAnsi="Cambria"/>
          <w:bCs/>
          <w:sz w:val="28"/>
          <w:szCs w:val="28"/>
        </w:rPr>
        <w:tab/>
        <w:t>‘Sit down</w:t>
      </w:r>
      <w:ins w:id="27553" w:author="Daisy Watt" w:date="2026-06-24T14:43:00Z" w16du:dateUtc="2026-06-24T12:43:00Z">
        <w:r w:rsidR="00E97BCC">
          <w:rPr>
            <w:rFonts w:ascii="Cambria" w:hAnsi="Cambria"/>
            <w:bCs/>
            <w:sz w:val="28"/>
            <w:szCs w:val="28"/>
          </w:rPr>
          <w:t>,</w:t>
        </w:r>
      </w:ins>
      <w:r>
        <w:rPr>
          <w:rFonts w:ascii="Cambria" w:hAnsi="Cambria"/>
          <w:bCs/>
          <w:sz w:val="28"/>
          <w:szCs w:val="28"/>
        </w:rPr>
        <w:t xml:space="preserve"> here</w:t>
      </w:r>
      <w:del w:id="27554" w:author="Daisy Watt" w:date="2026-06-24T14:43:00Z" w16du:dateUtc="2026-06-24T12:43:00Z">
        <w:r w:rsidR="00536C13" w:rsidDel="00E97BCC">
          <w:rPr>
            <w:rFonts w:ascii="Cambria" w:hAnsi="Cambria"/>
            <w:bCs/>
            <w:sz w:val="28"/>
            <w:szCs w:val="28"/>
          </w:rPr>
          <w:delText>,</w:delText>
        </w:r>
      </w:del>
      <w:ins w:id="27555" w:author="Daisy Watt" w:date="2026-06-24T14:43:00Z" w16du:dateUtc="2026-06-24T12:43:00Z">
        <w:r w:rsidR="00E97BCC">
          <w:rPr>
            <w:rFonts w:ascii="Cambria" w:hAnsi="Cambria"/>
            <w:bCs/>
            <w:sz w:val="28"/>
            <w:szCs w:val="28"/>
          </w:rPr>
          <w:t>.</w:t>
        </w:r>
      </w:ins>
      <w:r>
        <w:rPr>
          <w:rFonts w:ascii="Cambria" w:hAnsi="Cambria"/>
          <w:bCs/>
          <w:sz w:val="28"/>
          <w:szCs w:val="28"/>
        </w:rPr>
        <w:t xml:space="preserve">’ </w:t>
      </w:r>
      <w:r w:rsidR="00536C13">
        <w:rPr>
          <w:rFonts w:ascii="Cambria" w:hAnsi="Cambria"/>
          <w:bCs/>
          <w:sz w:val="28"/>
          <w:szCs w:val="28"/>
        </w:rPr>
        <w:t>Violet</w:t>
      </w:r>
      <w:r>
        <w:rPr>
          <w:rFonts w:ascii="Cambria" w:hAnsi="Cambria"/>
          <w:bCs/>
          <w:sz w:val="28"/>
          <w:szCs w:val="28"/>
        </w:rPr>
        <w:t xml:space="preserve"> </w:t>
      </w:r>
      <w:r w:rsidR="004263F8">
        <w:rPr>
          <w:rFonts w:ascii="Cambria" w:hAnsi="Cambria"/>
          <w:bCs/>
          <w:sz w:val="28"/>
          <w:szCs w:val="28"/>
        </w:rPr>
        <w:t xml:space="preserve">got up and </w:t>
      </w:r>
      <w:r>
        <w:rPr>
          <w:rFonts w:ascii="Cambria" w:hAnsi="Cambria"/>
          <w:bCs/>
          <w:sz w:val="28"/>
          <w:szCs w:val="28"/>
        </w:rPr>
        <w:t xml:space="preserve">helped him to the chair </w:t>
      </w:r>
      <w:ins w:id="27556" w:author="Claire S" w:date="2026-06-06T09:41:00Z" w16du:dateUtc="2026-06-06T08:41:00Z">
        <w:r w:rsidR="006A0918">
          <w:rPr>
            <w:rFonts w:ascii="Cambria" w:hAnsi="Cambria"/>
            <w:bCs/>
            <w:sz w:val="28"/>
            <w:szCs w:val="28"/>
          </w:rPr>
          <w:t xml:space="preserve">she’d been </w:t>
        </w:r>
        <w:del w:id="27557" w:author="Daisy Watt" w:date="2026-06-24T14:43:00Z" w16du:dateUtc="2026-06-24T12:43:00Z">
          <w:r w:rsidR="006A0918" w:rsidDel="00BF7DF2">
            <w:rPr>
              <w:rFonts w:ascii="Cambria" w:hAnsi="Cambria"/>
              <w:bCs/>
              <w:sz w:val="28"/>
              <w:szCs w:val="28"/>
            </w:rPr>
            <w:delText>sat</w:delText>
          </w:r>
        </w:del>
      </w:ins>
      <w:ins w:id="27558" w:author="Daisy Watt" w:date="2026-06-24T14:43:00Z" w16du:dateUtc="2026-06-24T12:43:00Z">
        <w:r w:rsidR="00BF7DF2">
          <w:rPr>
            <w:rFonts w:ascii="Cambria" w:hAnsi="Cambria"/>
            <w:bCs/>
            <w:sz w:val="28"/>
            <w:szCs w:val="28"/>
          </w:rPr>
          <w:t>sitting</w:t>
        </w:r>
      </w:ins>
      <w:ins w:id="27559" w:author="Claire S" w:date="2026-06-06T09:41:00Z" w16du:dateUtc="2026-06-06T08:41:00Z">
        <w:r w:rsidR="006A0918">
          <w:rPr>
            <w:rFonts w:ascii="Cambria" w:hAnsi="Cambria"/>
            <w:bCs/>
            <w:sz w:val="28"/>
            <w:szCs w:val="28"/>
          </w:rPr>
          <w:t xml:space="preserve"> in</w:t>
        </w:r>
      </w:ins>
      <w:ins w:id="27560" w:author="Daisy Watt" w:date="2026-06-24T14:43:00Z" w16du:dateUtc="2026-06-24T12:43:00Z">
        <w:r w:rsidR="00BF7DF2">
          <w:rPr>
            <w:rFonts w:ascii="Cambria" w:hAnsi="Cambria"/>
            <w:bCs/>
            <w:sz w:val="28"/>
            <w:szCs w:val="28"/>
          </w:rPr>
          <w:t>,</w:t>
        </w:r>
      </w:ins>
      <w:ins w:id="27561" w:author="Claire S" w:date="2026-06-06T09:41:00Z" w16du:dateUtc="2026-06-06T08:41:00Z">
        <w:r w:rsidR="006A0918">
          <w:rPr>
            <w:rFonts w:ascii="Cambria" w:hAnsi="Cambria"/>
            <w:bCs/>
            <w:sz w:val="28"/>
            <w:szCs w:val="28"/>
          </w:rPr>
          <w:t xml:space="preserve"> </w:t>
        </w:r>
      </w:ins>
      <w:r>
        <w:rPr>
          <w:rFonts w:ascii="Cambria" w:hAnsi="Cambria"/>
          <w:bCs/>
          <w:sz w:val="28"/>
          <w:szCs w:val="28"/>
        </w:rPr>
        <w:t>by the door.</w:t>
      </w:r>
    </w:p>
    <w:p w14:paraId="55C7E4F4" w14:textId="646DC9C5" w:rsidR="00695594" w:rsidRDefault="00C572C8" w:rsidP="0007765E">
      <w:pPr>
        <w:spacing w:line="360" w:lineRule="auto"/>
        <w:contextualSpacing/>
        <w:rPr>
          <w:rFonts w:ascii="Cambria" w:hAnsi="Cambria"/>
          <w:bCs/>
          <w:sz w:val="28"/>
          <w:szCs w:val="28"/>
        </w:rPr>
      </w:pPr>
      <w:r>
        <w:rPr>
          <w:rFonts w:ascii="Cambria" w:hAnsi="Cambria"/>
          <w:bCs/>
          <w:sz w:val="28"/>
          <w:szCs w:val="28"/>
        </w:rPr>
        <w:tab/>
      </w:r>
      <w:r w:rsidR="00695594">
        <w:rPr>
          <w:rFonts w:ascii="Cambria" w:hAnsi="Cambria"/>
          <w:bCs/>
          <w:sz w:val="28"/>
          <w:szCs w:val="28"/>
        </w:rPr>
        <w:t xml:space="preserve">Dex </w:t>
      </w:r>
      <w:r>
        <w:rPr>
          <w:rFonts w:ascii="Cambria" w:hAnsi="Cambria"/>
          <w:bCs/>
          <w:sz w:val="28"/>
          <w:szCs w:val="28"/>
        </w:rPr>
        <w:t xml:space="preserve">started to feel </w:t>
      </w:r>
      <w:del w:id="27562" w:author="Claire S" w:date="2026-08-04T10:54:00Z" w16du:dateUtc="2026-08-04T09:54:00Z">
        <w:r w:rsidDel="00E55C22">
          <w:rPr>
            <w:rFonts w:ascii="Cambria" w:hAnsi="Cambria"/>
            <w:bCs/>
            <w:sz w:val="28"/>
            <w:szCs w:val="28"/>
          </w:rPr>
          <w:delText xml:space="preserve">numb and </w:delText>
        </w:r>
      </w:del>
      <w:r w:rsidR="00695594">
        <w:rPr>
          <w:rFonts w:ascii="Cambria" w:hAnsi="Cambria"/>
          <w:bCs/>
          <w:sz w:val="28"/>
          <w:szCs w:val="28"/>
        </w:rPr>
        <w:t xml:space="preserve">very </w:t>
      </w:r>
      <w:r>
        <w:rPr>
          <w:rFonts w:ascii="Cambria" w:hAnsi="Cambria"/>
          <w:bCs/>
          <w:sz w:val="28"/>
          <w:szCs w:val="28"/>
        </w:rPr>
        <w:t>spacey, like he wasn’t really here</w:t>
      </w:r>
      <w:r w:rsidR="00695594">
        <w:rPr>
          <w:rFonts w:ascii="Cambria" w:hAnsi="Cambria"/>
          <w:bCs/>
          <w:sz w:val="28"/>
          <w:szCs w:val="28"/>
        </w:rPr>
        <w:t xml:space="preserve">; like he was seeing everything through </w:t>
      </w:r>
      <w:del w:id="27563" w:author="Daisy Watt" w:date="2026-06-24T14:44:00Z" w16du:dateUtc="2026-06-24T12:44:00Z">
        <w:r w:rsidR="00695594" w:rsidDel="00742362">
          <w:rPr>
            <w:rFonts w:ascii="Cambria" w:hAnsi="Cambria"/>
            <w:bCs/>
            <w:sz w:val="28"/>
            <w:szCs w:val="28"/>
          </w:rPr>
          <w:delText xml:space="preserve">very </w:delText>
        </w:r>
      </w:del>
      <w:r w:rsidR="00695594">
        <w:rPr>
          <w:rFonts w:ascii="Cambria" w:hAnsi="Cambria"/>
          <w:bCs/>
          <w:sz w:val="28"/>
          <w:szCs w:val="28"/>
        </w:rPr>
        <w:t>thick</w:t>
      </w:r>
      <w:ins w:id="27564" w:author="Claire S" w:date="2026-06-05T18:17:00Z" w16du:dateUtc="2026-06-05T17:17:00Z">
        <w:r w:rsidR="00915315">
          <w:rPr>
            <w:rFonts w:ascii="Cambria" w:hAnsi="Cambria"/>
            <w:bCs/>
            <w:sz w:val="28"/>
            <w:szCs w:val="28"/>
          </w:rPr>
          <w:t>, dark</w:t>
        </w:r>
      </w:ins>
      <w:r w:rsidR="00695594">
        <w:rPr>
          <w:rFonts w:ascii="Cambria" w:hAnsi="Cambria"/>
          <w:bCs/>
          <w:sz w:val="28"/>
          <w:szCs w:val="28"/>
        </w:rPr>
        <w:t xml:space="preserve"> glass.  He sat in the chair and lean</w:t>
      </w:r>
      <w:ins w:id="27565" w:author="Daisy Watt" w:date="2026-06-16T17:35:00Z" w16du:dateUtc="2026-06-16T16:35:00Z">
        <w:r w:rsidR="00B50750">
          <w:rPr>
            <w:rFonts w:ascii="Cambria" w:hAnsi="Cambria"/>
            <w:bCs/>
            <w:sz w:val="28"/>
            <w:szCs w:val="28"/>
          </w:rPr>
          <w:t>ed</w:t>
        </w:r>
      </w:ins>
      <w:del w:id="27566" w:author="Daisy Watt" w:date="2026-06-16T17:35:00Z" w16du:dateUtc="2026-06-16T16:35:00Z">
        <w:r w:rsidR="00695594" w:rsidDel="00B50750">
          <w:rPr>
            <w:rFonts w:ascii="Cambria" w:hAnsi="Cambria"/>
            <w:bCs/>
            <w:sz w:val="28"/>
            <w:szCs w:val="28"/>
          </w:rPr>
          <w:delText>t</w:delText>
        </w:r>
      </w:del>
      <w:r w:rsidR="00695594">
        <w:rPr>
          <w:rFonts w:ascii="Cambria" w:hAnsi="Cambria"/>
          <w:bCs/>
          <w:sz w:val="28"/>
          <w:szCs w:val="28"/>
        </w:rPr>
        <w:t xml:space="preserve"> his head back, </w:t>
      </w:r>
      <w:r>
        <w:rPr>
          <w:rFonts w:ascii="Cambria" w:hAnsi="Cambria"/>
          <w:bCs/>
          <w:sz w:val="28"/>
          <w:szCs w:val="28"/>
        </w:rPr>
        <w:t>and he felt Violet slip something round his neck</w:t>
      </w:r>
      <w:del w:id="27567" w:author="Daisy Watt" w:date="2026-06-24T14:44:00Z" w16du:dateUtc="2026-06-24T12:44:00Z">
        <w:r w:rsidDel="00742362">
          <w:rPr>
            <w:rFonts w:ascii="Cambria" w:hAnsi="Cambria"/>
            <w:bCs/>
            <w:sz w:val="28"/>
            <w:szCs w:val="28"/>
          </w:rPr>
          <w:delText>,</w:delText>
        </w:r>
      </w:del>
      <w:ins w:id="27568" w:author="Daisy Watt" w:date="2026-06-24T14:44:00Z" w16du:dateUtc="2026-06-24T12:44:00Z">
        <w:r w:rsidR="00742362">
          <w:rPr>
            <w:rFonts w:ascii="Cambria" w:hAnsi="Cambria"/>
            <w:bCs/>
            <w:sz w:val="28"/>
            <w:szCs w:val="28"/>
          </w:rPr>
          <w:t xml:space="preserve"> –</w:t>
        </w:r>
      </w:ins>
      <w:r>
        <w:rPr>
          <w:rFonts w:ascii="Cambria" w:hAnsi="Cambria"/>
          <w:bCs/>
          <w:sz w:val="28"/>
          <w:szCs w:val="28"/>
        </w:rPr>
        <w:t xml:space="preserve"> </w:t>
      </w:r>
      <w:r w:rsidR="00090A34">
        <w:rPr>
          <w:rFonts w:ascii="Cambria" w:hAnsi="Cambria"/>
          <w:bCs/>
          <w:sz w:val="28"/>
          <w:szCs w:val="28"/>
        </w:rPr>
        <w:t xml:space="preserve">something floaty that became tighter. </w:t>
      </w:r>
    </w:p>
    <w:p w14:paraId="3D76684F" w14:textId="4959E3AD" w:rsidR="00C572C8" w:rsidRDefault="00695594" w:rsidP="00695594">
      <w:pPr>
        <w:spacing w:line="360" w:lineRule="auto"/>
        <w:ind w:firstLine="720"/>
        <w:contextualSpacing/>
        <w:rPr>
          <w:rFonts w:ascii="Cambria" w:hAnsi="Cambria"/>
          <w:bCs/>
          <w:sz w:val="28"/>
          <w:szCs w:val="28"/>
        </w:rPr>
      </w:pPr>
      <w:r>
        <w:rPr>
          <w:rFonts w:ascii="Cambria" w:hAnsi="Cambria"/>
          <w:bCs/>
          <w:sz w:val="28"/>
          <w:szCs w:val="28"/>
        </w:rPr>
        <w:t xml:space="preserve">Glancing </w:t>
      </w:r>
      <w:r w:rsidR="00090A34">
        <w:rPr>
          <w:rFonts w:ascii="Cambria" w:hAnsi="Cambria"/>
          <w:bCs/>
          <w:sz w:val="28"/>
          <w:szCs w:val="28"/>
        </w:rPr>
        <w:t>down</w:t>
      </w:r>
      <w:r>
        <w:rPr>
          <w:rFonts w:ascii="Cambria" w:hAnsi="Cambria"/>
          <w:bCs/>
          <w:sz w:val="28"/>
          <w:szCs w:val="28"/>
        </w:rPr>
        <w:t>, Dex</w:t>
      </w:r>
      <w:r w:rsidR="00090A34">
        <w:rPr>
          <w:rFonts w:ascii="Cambria" w:hAnsi="Cambria"/>
          <w:bCs/>
          <w:sz w:val="28"/>
          <w:szCs w:val="28"/>
        </w:rPr>
        <w:t xml:space="preserve"> thought perhaps it was </w:t>
      </w:r>
      <w:r w:rsidR="00C572C8">
        <w:rPr>
          <w:rFonts w:ascii="Cambria" w:hAnsi="Cambria"/>
          <w:bCs/>
          <w:sz w:val="28"/>
          <w:szCs w:val="28"/>
        </w:rPr>
        <w:t>one of those scarves he’d bought everyone last Christmas</w:t>
      </w:r>
      <w:del w:id="27569" w:author="Daisy Watt" w:date="2026-06-24T14:44:00Z" w16du:dateUtc="2026-06-24T12:44:00Z">
        <w:r w:rsidR="00C572C8" w:rsidDel="004D18CA">
          <w:rPr>
            <w:rFonts w:ascii="Cambria" w:hAnsi="Cambria"/>
            <w:bCs/>
            <w:sz w:val="28"/>
            <w:szCs w:val="28"/>
          </w:rPr>
          <w:delText>, m</w:delText>
        </w:r>
      </w:del>
      <w:ins w:id="27570" w:author="Daisy Watt" w:date="2026-06-24T14:44:00Z" w16du:dateUtc="2026-06-24T12:44:00Z">
        <w:r w:rsidR="004D18CA">
          <w:rPr>
            <w:rFonts w:ascii="Cambria" w:hAnsi="Cambria"/>
            <w:bCs/>
            <w:sz w:val="28"/>
            <w:szCs w:val="28"/>
          </w:rPr>
          <w:t>. M</w:t>
        </w:r>
      </w:ins>
      <w:r w:rsidR="00C572C8">
        <w:rPr>
          <w:rFonts w:ascii="Cambria" w:hAnsi="Cambria"/>
          <w:bCs/>
          <w:sz w:val="28"/>
          <w:szCs w:val="28"/>
        </w:rPr>
        <w:t>aybe</w:t>
      </w:r>
      <w:r>
        <w:rPr>
          <w:rFonts w:ascii="Cambria" w:hAnsi="Cambria"/>
          <w:bCs/>
          <w:sz w:val="28"/>
          <w:szCs w:val="28"/>
        </w:rPr>
        <w:t xml:space="preserve"> it was</w:t>
      </w:r>
      <w:del w:id="27571" w:author="Daisy Watt" w:date="2026-06-24T14:44:00Z" w16du:dateUtc="2026-06-24T12:44:00Z">
        <w:r w:rsidDel="004D18CA">
          <w:rPr>
            <w:rFonts w:ascii="Cambria" w:hAnsi="Cambria"/>
            <w:bCs/>
            <w:sz w:val="28"/>
            <w:szCs w:val="28"/>
          </w:rPr>
          <w:delText>;</w:delText>
        </w:r>
      </w:del>
      <w:ins w:id="27572" w:author="Daisy Watt" w:date="2026-06-24T14:44:00Z" w16du:dateUtc="2026-06-24T12:44:00Z">
        <w:r w:rsidR="004D18CA">
          <w:rPr>
            <w:rFonts w:ascii="Cambria" w:hAnsi="Cambria"/>
            <w:bCs/>
            <w:sz w:val="28"/>
            <w:szCs w:val="28"/>
          </w:rPr>
          <w:t xml:space="preserve"> –</w:t>
        </w:r>
      </w:ins>
      <w:r w:rsidR="00090A34">
        <w:rPr>
          <w:rFonts w:ascii="Cambria" w:hAnsi="Cambria"/>
          <w:bCs/>
          <w:sz w:val="28"/>
          <w:szCs w:val="28"/>
        </w:rPr>
        <w:t xml:space="preserve"> but h</w:t>
      </w:r>
      <w:r w:rsidR="00C572C8">
        <w:rPr>
          <w:rFonts w:ascii="Cambria" w:hAnsi="Cambria"/>
          <w:bCs/>
          <w:sz w:val="28"/>
          <w:szCs w:val="28"/>
        </w:rPr>
        <w:t xml:space="preserve">e was </w:t>
      </w:r>
      <w:r w:rsidR="00090A34">
        <w:rPr>
          <w:rFonts w:ascii="Cambria" w:hAnsi="Cambria"/>
          <w:bCs/>
          <w:sz w:val="28"/>
          <w:szCs w:val="28"/>
        </w:rPr>
        <w:t xml:space="preserve">fast </w:t>
      </w:r>
      <w:r w:rsidR="00C572C8">
        <w:rPr>
          <w:rFonts w:ascii="Cambria" w:hAnsi="Cambria"/>
          <w:bCs/>
          <w:sz w:val="28"/>
          <w:szCs w:val="28"/>
        </w:rPr>
        <w:t xml:space="preserve">losing control of his body </w:t>
      </w:r>
      <w:r w:rsidR="00090A34">
        <w:rPr>
          <w:rFonts w:ascii="Cambria" w:hAnsi="Cambria"/>
          <w:bCs/>
          <w:sz w:val="28"/>
          <w:szCs w:val="28"/>
        </w:rPr>
        <w:t>and mind</w:t>
      </w:r>
      <w:r w:rsidR="00C572C8">
        <w:rPr>
          <w:rFonts w:ascii="Cambria" w:hAnsi="Cambria"/>
          <w:bCs/>
          <w:sz w:val="28"/>
          <w:szCs w:val="28"/>
        </w:rPr>
        <w:t xml:space="preserve">, and Violet was murmuring something and he couldn’t really understand it. </w:t>
      </w:r>
    </w:p>
    <w:p w14:paraId="3633BB89" w14:textId="6B88FCC0" w:rsidR="00C572C8" w:rsidRDefault="00C572C8" w:rsidP="0007765E">
      <w:pPr>
        <w:spacing w:line="360" w:lineRule="auto"/>
        <w:contextualSpacing/>
        <w:rPr>
          <w:rFonts w:ascii="Cambria" w:hAnsi="Cambria"/>
          <w:bCs/>
          <w:sz w:val="28"/>
          <w:szCs w:val="28"/>
        </w:rPr>
      </w:pPr>
      <w:r>
        <w:rPr>
          <w:rFonts w:ascii="Cambria" w:hAnsi="Cambria"/>
          <w:bCs/>
          <w:sz w:val="28"/>
          <w:szCs w:val="28"/>
        </w:rPr>
        <w:tab/>
        <w:t>‘I’m sorry,’ she said, softly, ‘but someone has to pay.’</w:t>
      </w:r>
    </w:p>
    <w:p w14:paraId="2C150ACA" w14:textId="1FD0BFC2" w:rsidR="00CF1F2B" w:rsidRDefault="00C572C8" w:rsidP="0007765E">
      <w:pPr>
        <w:spacing w:line="360" w:lineRule="auto"/>
        <w:contextualSpacing/>
        <w:rPr>
          <w:ins w:id="27573" w:author="Claire S" w:date="2026-06-05T18:18:00Z" w16du:dateUtc="2026-06-05T17:18:00Z"/>
          <w:rFonts w:ascii="Cambria" w:hAnsi="Cambria"/>
          <w:bCs/>
          <w:sz w:val="28"/>
          <w:szCs w:val="28"/>
        </w:rPr>
      </w:pPr>
      <w:r>
        <w:rPr>
          <w:rFonts w:ascii="Cambria" w:hAnsi="Cambria"/>
          <w:bCs/>
          <w:sz w:val="28"/>
          <w:szCs w:val="28"/>
        </w:rPr>
        <w:tab/>
        <w:t>And there was a weird pressure on his throat, and some kind of pain</w:t>
      </w:r>
      <w:ins w:id="27574" w:author="Daisy Watt" w:date="2026-06-24T14:45:00Z" w16du:dateUtc="2026-06-24T12:45:00Z">
        <w:r w:rsidR="00AB2D5B">
          <w:rPr>
            <w:rFonts w:ascii="Cambria" w:hAnsi="Cambria"/>
            <w:bCs/>
            <w:sz w:val="28"/>
            <w:szCs w:val="28"/>
          </w:rPr>
          <w:t>,</w:t>
        </w:r>
      </w:ins>
      <w:r>
        <w:rPr>
          <w:rFonts w:ascii="Cambria" w:hAnsi="Cambria"/>
          <w:bCs/>
          <w:sz w:val="28"/>
          <w:szCs w:val="28"/>
        </w:rPr>
        <w:t xml:space="preserve"> maybe, and he thought about Savannah</w:t>
      </w:r>
      <w:r w:rsidR="00ED6AA8">
        <w:rPr>
          <w:rFonts w:ascii="Cambria" w:hAnsi="Cambria"/>
          <w:bCs/>
          <w:sz w:val="28"/>
          <w:szCs w:val="28"/>
        </w:rPr>
        <w:t xml:space="preserve"> and her beautiful</w:t>
      </w:r>
      <w:r w:rsidR="00695594">
        <w:rPr>
          <w:rFonts w:ascii="Cambria" w:hAnsi="Cambria"/>
          <w:bCs/>
          <w:sz w:val="28"/>
          <w:szCs w:val="28"/>
        </w:rPr>
        <w:t xml:space="preserve"> green</w:t>
      </w:r>
      <w:r w:rsidR="00ED6AA8">
        <w:rPr>
          <w:rFonts w:ascii="Cambria" w:hAnsi="Cambria"/>
          <w:bCs/>
          <w:sz w:val="28"/>
          <w:szCs w:val="28"/>
        </w:rPr>
        <w:t xml:space="preserve"> eyes,</w:t>
      </w:r>
      <w:r>
        <w:rPr>
          <w:rFonts w:ascii="Cambria" w:hAnsi="Cambria"/>
          <w:bCs/>
          <w:sz w:val="28"/>
          <w:szCs w:val="28"/>
        </w:rPr>
        <w:t xml:space="preserve"> and how he’d </w:t>
      </w:r>
      <w:r w:rsidR="00ED6AA8">
        <w:rPr>
          <w:rFonts w:ascii="Cambria" w:hAnsi="Cambria"/>
          <w:bCs/>
          <w:sz w:val="28"/>
          <w:szCs w:val="28"/>
        </w:rPr>
        <w:t xml:space="preserve">finally </w:t>
      </w:r>
      <w:r>
        <w:rPr>
          <w:rFonts w:ascii="Cambria" w:hAnsi="Cambria"/>
          <w:bCs/>
          <w:sz w:val="28"/>
          <w:szCs w:val="28"/>
        </w:rPr>
        <w:t>found real love at his age,</w:t>
      </w:r>
      <w:ins w:id="27575" w:author="Claire S" w:date="2026-06-05T18:18:00Z" w16du:dateUtc="2026-06-05T17:18:00Z">
        <w:r w:rsidR="00CF1F2B">
          <w:rPr>
            <w:rFonts w:ascii="Cambria" w:hAnsi="Cambria"/>
            <w:bCs/>
            <w:sz w:val="28"/>
            <w:szCs w:val="28"/>
          </w:rPr>
          <w:t xml:space="preserve"> and how he’d actually felt a bit jealous</w:t>
        </w:r>
      </w:ins>
      <w:ins w:id="27576" w:author="Daisy Watt" w:date="2026-06-24T14:45:00Z" w16du:dateUtc="2026-06-24T12:45:00Z">
        <w:r w:rsidR="00480BE0">
          <w:rPr>
            <w:rFonts w:ascii="Cambria" w:hAnsi="Cambria"/>
            <w:bCs/>
            <w:sz w:val="28"/>
            <w:szCs w:val="28"/>
          </w:rPr>
          <w:t>,</w:t>
        </w:r>
      </w:ins>
      <w:ins w:id="27577" w:author="Claire S" w:date="2026-06-05T18:18:00Z" w16du:dateUtc="2026-06-05T17:18:00Z">
        <w:r w:rsidR="00CF1F2B">
          <w:rPr>
            <w:rFonts w:ascii="Cambria" w:hAnsi="Cambria"/>
            <w:bCs/>
            <w:sz w:val="28"/>
            <w:szCs w:val="28"/>
          </w:rPr>
          <w:t xml:space="preserve"> leaving her with Rayne tonight</w:t>
        </w:r>
        <w:del w:id="27578" w:author="Daisy Watt" w:date="2026-06-24T14:45:00Z" w16du:dateUtc="2026-06-24T12:45:00Z">
          <w:r w:rsidR="00CF1F2B" w:rsidDel="00480BE0">
            <w:rPr>
              <w:rFonts w:ascii="Cambria" w:hAnsi="Cambria"/>
              <w:bCs/>
              <w:sz w:val="28"/>
              <w:szCs w:val="28"/>
            </w:rPr>
            <w:delText>,</w:delText>
          </w:r>
        </w:del>
      </w:ins>
      <w:ins w:id="27579" w:author="Daisy Watt" w:date="2026-06-24T14:45:00Z" w16du:dateUtc="2026-06-24T12:45:00Z">
        <w:r w:rsidR="00480BE0">
          <w:rPr>
            <w:rFonts w:ascii="Cambria" w:hAnsi="Cambria"/>
            <w:bCs/>
            <w:sz w:val="28"/>
            <w:szCs w:val="28"/>
          </w:rPr>
          <w:t xml:space="preserve"> –</w:t>
        </w:r>
      </w:ins>
      <w:ins w:id="27580" w:author="Claire S" w:date="2026-06-05T18:18:00Z" w16du:dateUtc="2026-06-05T17:18:00Z">
        <w:r w:rsidR="00CF1F2B">
          <w:rPr>
            <w:rFonts w:ascii="Cambria" w:hAnsi="Cambria"/>
            <w:bCs/>
            <w:sz w:val="28"/>
            <w:szCs w:val="28"/>
          </w:rPr>
          <w:t xml:space="preserve"> so jealous</w:t>
        </w:r>
      </w:ins>
      <w:ins w:id="27581" w:author="Daisy Watt" w:date="2026-06-24T14:45:00Z" w16du:dateUtc="2026-06-24T12:45:00Z">
        <w:r w:rsidR="00480BE0">
          <w:rPr>
            <w:rFonts w:ascii="Cambria" w:hAnsi="Cambria"/>
            <w:bCs/>
            <w:sz w:val="28"/>
            <w:szCs w:val="28"/>
          </w:rPr>
          <w:t>,</w:t>
        </w:r>
      </w:ins>
      <w:ins w:id="27582" w:author="Claire S" w:date="2026-06-05T18:18:00Z" w16du:dateUtc="2026-06-05T17:18:00Z">
        <w:r w:rsidR="00CF1F2B">
          <w:rPr>
            <w:rFonts w:ascii="Cambria" w:hAnsi="Cambria"/>
            <w:bCs/>
            <w:sz w:val="28"/>
            <w:szCs w:val="28"/>
          </w:rPr>
          <w:t xml:space="preserve"> he </w:t>
        </w:r>
        <w:del w:id="27583" w:author="Daisy Watt" w:date="2026-06-24T14:45:00Z" w16du:dateUtc="2026-06-24T12:45:00Z">
          <w:r w:rsidR="00CF1F2B" w:rsidDel="00480BE0">
            <w:rPr>
              <w:rFonts w:ascii="Cambria" w:hAnsi="Cambria"/>
              <w:bCs/>
              <w:sz w:val="28"/>
              <w:szCs w:val="28"/>
            </w:rPr>
            <w:delText>could</w:delText>
          </w:r>
        </w:del>
      </w:ins>
      <w:ins w:id="27584" w:author="Daisy Watt" w:date="2026-06-24T14:45:00Z" w16du:dateUtc="2026-06-24T12:45:00Z">
        <w:r w:rsidR="00480BE0">
          <w:rPr>
            <w:rFonts w:ascii="Cambria" w:hAnsi="Cambria"/>
            <w:bCs/>
            <w:sz w:val="28"/>
            <w:szCs w:val="28"/>
          </w:rPr>
          <w:t>might</w:t>
        </w:r>
      </w:ins>
      <w:ins w:id="27585" w:author="Claire S" w:date="2026-06-05T18:18:00Z" w16du:dateUtc="2026-06-05T17:18:00Z">
        <w:r w:rsidR="00CF1F2B">
          <w:rPr>
            <w:rFonts w:ascii="Cambria" w:hAnsi="Cambria"/>
            <w:bCs/>
            <w:sz w:val="28"/>
            <w:szCs w:val="28"/>
          </w:rPr>
          <w:t xml:space="preserve"> </w:t>
        </w:r>
      </w:ins>
      <w:ins w:id="27586" w:author="Claire S" w:date="2026-06-06T09:41:00Z" w16du:dateUtc="2026-06-06T08:41:00Z">
        <w:del w:id="27587" w:author="Daisy Watt" w:date="2026-06-24T14:45:00Z" w16du:dateUtc="2026-06-24T12:45:00Z">
          <w:r w:rsidR="00601012" w:rsidDel="00480BE0">
            <w:rPr>
              <w:rFonts w:ascii="Cambria" w:hAnsi="Cambria"/>
              <w:bCs/>
              <w:sz w:val="28"/>
              <w:szCs w:val="28"/>
            </w:rPr>
            <w:delText>stop</w:delText>
          </w:r>
        </w:del>
      </w:ins>
      <w:ins w:id="27588" w:author="Claire S" w:date="2026-06-05T18:18:00Z" w16du:dateUtc="2026-06-05T17:18:00Z">
        <w:del w:id="27589" w:author="Daisy Watt" w:date="2026-06-24T14:45:00Z" w16du:dateUtc="2026-06-24T12:45:00Z">
          <w:r w:rsidR="00CF1F2B" w:rsidDel="00480BE0">
            <w:rPr>
              <w:rFonts w:ascii="Cambria" w:hAnsi="Cambria"/>
              <w:bCs/>
              <w:sz w:val="28"/>
              <w:szCs w:val="28"/>
            </w:rPr>
            <w:delText xml:space="preserve"> the open bit of</w:delText>
          </w:r>
        </w:del>
      </w:ins>
      <w:ins w:id="27590" w:author="Daisy Watt" w:date="2026-06-24T14:45:00Z" w16du:dateUtc="2026-06-24T12:45:00Z">
        <w:r w:rsidR="00480BE0">
          <w:rPr>
            <w:rFonts w:ascii="Cambria" w:hAnsi="Cambria"/>
            <w:bCs/>
            <w:sz w:val="28"/>
            <w:szCs w:val="28"/>
          </w:rPr>
          <w:t>ask if she</w:t>
        </w:r>
      </w:ins>
      <w:ins w:id="27591" w:author="Daisy Watt" w:date="2026-06-24T14:46:00Z" w16du:dateUtc="2026-06-24T12:46:00Z">
        <w:r w:rsidR="00723432">
          <w:rPr>
            <w:rFonts w:ascii="Cambria" w:hAnsi="Cambria"/>
            <w:bCs/>
            <w:sz w:val="28"/>
            <w:szCs w:val="28"/>
          </w:rPr>
          <w:t xml:space="preserve"> wanted to</w:t>
        </w:r>
      </w:ins>
      <w:ins w:id="27592" w:author="Daisy Watt" w:date="2026-06-24T14:45:00Z" w16du:dateUtc="2026-06-24T12:45:00Z">
        <w:r w:rsidR="00480BE0">
          <w:rPr>
            <w:rFonts w:ascii="Cambria" w:hAnsi="Cambria"/>
            <w:bCs/>
            <w:sz w:val="28"/>
            <w:szCs w:val="28"/>
          </w:rPr>
          <w:t xml:space="preserve"> close</w:t>
        </w:r>
      </w:ins>
      <w:ins w:id="27593" w:author="Claire S" w:date="2026-06-05T18:18:00Z" w16du:dateUtc="2026-06-05T17:18:00Z">
        <w:r w:rsidR="00CF1F2B">
          <w:rPr>
            <w:rFonts w:ascii="Cambria" w:hAnsi="Cambria"/>
            <w:bCs/>
            <w:sz w:val="28"/>
            <w:szCs w:val="28"/>
          </w:rPr>
          <w:t xml:space="preserve"> the relationship, and </w:t>
        </w:r>
        <w:del w:id="27594" w:author="Daisy Watt" w:date="2026-06-24T14:46:00Z" w16du:dateUtc="2026-06-24T12:46:00Z">
          <w:r w:rsidR="00CF1F2B" w:rsidDel="00480BE0">
            <w:rPr>
              <w:rFonts w:ascii="Cambria" w:hAnsi="Cambria"/>
              <w:bCs/>
              <w:sz w:val="28"/>
              <w:szCs w:val="28"/>
            </w:rPr>
            <w:delText xml:space="preserve">they could </w:delText>
          </w:r>
        </w:del>
        <w:r w:rsidR="00CF1F2B">
          <w:rPr>
            <w:rFonts w:ascii="Cambria" w:hAnsi="Cambria"/>
            <w:bCs/>
            <w:sz w:val="28"/>
            <w:szCs w:val="28"/>
          </w:rPr>
          <w:t>just be together</w:t>
        </w:r>
      </w:ins>
      <w:ins w:id="27595" w:author="Daisy Watt" w:date="2026-06-24T14:46:00Z" w16du:dateUtc="2026-06-24T12:46:00Z">
        <w:r w:rsidR="00FC2302">
          <w:rPr>
            <w:rFonts w:ascii="Cambria" w:hAnsi="Cambria"/>
            <w:bCs/>
            <w:sz w:val="28"/>
            <w:szCs w:val="28"/>
          </w:rPr>
          <w:t>.</w:t>
        </w:r>
      </w:ins>
      <w:ins w:id="27596" w:author="Claire S" w:date="2026-06-05T18:18:00Z" w16du:dateUtc="2026-06-05T17:18:00Z">
        <w:del w:id="27597" w:author="Daisy Watt" w:date="2026-06-24T14:46:00Z" w16du:dateUtc="2026-06-24T12:46:00Z">
          <w:r w:rsidR="00CF1F2B" w:rsidDel="00FC2302">
            <w:rPr>
              <w:rFonts w:ascii="Cambria" w:hAnsi="Cambria"/>
              <w:bCs/>
              <w:sz w:val="28"/>
              <w:szCs w:val="28"/>
            </w:rPr>
            <w:delText xml:space="preserve"> –</w:delText>
          </w:r>
        </w:del>
      </w:ins>
    </w:p>
    <w:p w14:paraId="3E27F291" w14:textId="6185ADCB" w:rsidR="00C572C8" w:rsidRDefault="00CF1F2B">
      <w:pPr>
        <w:spacing w:line="360" w:lineRule="auto"/>
        <w:ind w:firstLine="720"/>
        <w:contextualSpacing/>
        <w:rPr>
          <w:rFonts w:ascii="Cambria" w:hAnsi="Cambria"/>
          <w:bCs/>
          <w:sz w:val="28"/>
          <w:szCs w:val="28"/>
        </w:rPr>
        <w:pPrChange w:id="27598" w:author="Claire S" w:date="2026-06-05T18:19:00Z" w16du:dateUtc="2026-06-05T17:19:00Z">
          <w:pPr>
            <w:spacing w:line="360" w:lineRule="auto"/>
            <w:contextualSpacing/>
          </w:pPr>
        </w:pPrChange>
      </w:pPr>
      <w:ins w:id="27599" w:author="Claire S" w:date="2026-06-05T18:19:00Z" w16du:dateUtc="2026-06-05T17:19:00Z">
        <w:r>
          <w:rPr>
            <w:rFonts w:ascii="Cambria" w:hAnsi="Cambria"/>
            <w:bCs/>
            <w:sz w:val="28"/>
            <w:szCs w:val="28"/>
          </w:rPr>
          <w:t>A</w:t>
        </w:r>
      </w:ins>
      <w:del w:id="27600" w:author="Claire S" w:date="2026-06-05T18:19:00Z" w16du:dateUtc="2026-06-05T17:19:00Z">
        <w:r w:rsidR="00C572C8" w:rsidDel="00CF1F2B">
          <w:rPr>
            <w:rFonts w:ascii="Cambria" w:hAnsi="Cambria"/>
            <w:bCs/>
            <w:sz w:val="28"/>
            <w:szCs w:val="28"/>
          </w:rPr>
          <w:delText xml:space="preserve"> a</w:delText>
        </w:r>
      </w:del>
      <w:r w:rsidR="00C572C8">
        <w:rPr>
          <w:rFonts w:ascii="Cambria" w:hAnsi="Cambria"/>
          <w:bCs/>
          <w:sz w:val="28"/>
          <w:szCs w:val="28"/>
        </w:rPr>
        <w:t xml:space="preserve">nd then all was </w:t>
      </w:r>
      <w:r w:rsidR="00ED6AA8">
        <w:rPr>
          <w:rFonts w:ascii="Cambria" w:hAnsi="Cambria"/>
          <w:bCs/>
          <w:sz w:val="28"/>
          <w:szCs w:val="28"/>
        </w:rPr>
        <w:t>fading,</w:t>
      </w:r>
      <w:r w:rsidR="00695594">
        <w:rPr>
          <w:rFonts w:ascii="Cambria" w:hAnsi="Cambria"/>
          <w:bCs/>
          <w:sz w:val="28"/>
          <w:szCs w:val="28"/>
        </w:rPr>
        <w:t xml:space="preserve"> and </w:t>
      </w:r>
      <w:del w:id="27601" w:author="Claire S" w:date="2026-08-03T18:34:00Z" w16du:dateUtc="2026-08-03T17:34:00Z">
        <w:r w:rsidR="00695594" w:rsidDel="00625DC7">
          <w:rPr>
            <w:rFonts w:ascii="Cambria" w:hAnsi="Cambria"/>
            <w:bCs/>
            <w:sz w:val="28"/>
            <w:szCs w:val="28"/>
          </w:rPr>
          <w:delText xml:space="preserve">his </w:delText>
        </w:r>
      </w:del>
      <w:ins w:id="27602" w:author="Claire S" w:date="2026-08-03T18:34:00Z" w16du:dateUtc="2026-08-03T17:34:00Z">
        <w:r w:rsidR="00625DC7">
          <w:rPr>
            <w:rFonts w:ascii="Cambria" w:hAnsi="Cambria"/>
            <w:bCs/>
            <w:sz w:val="28"/>
            <w:szCs w:val="28"/>
          </w:rPr>
          <w:t xml:space="preserve">Dex’s </w:t>
        </w:r>
      </w:ins>
      <w:r w:rsidR="00695594">
        <w:rPr>
          <w:rFonts w:ascii="Cambria" w:hAnsi="Cambria"/>
          <w:bCs/>
          <w:sz w:val="28"/>
          <w:szCs w:val="28"/>
        </w:rPr>
        <w:t>breath was hard to come by</w:t>
      </w:r>
      <w:ins w:id="27603" w:author="Daisy Watt" w:date="2026-06-24T14:46:00Z" w16du:dateUtc="2026-06-24T12:46:00Z">
        <w:r w:rsidR="00CC7B74">
          <w:rPr>
            <w:rFonts w:ascii="Cambria" w:hAnsi="Cambria"/>
            <w:bCs/>
            <w:sz w:val="28"/>
            <w:szCs w:val="28"/>
          </w:rPr>
          <w:t>,</w:t>
        </w:r>
      </w:ins>
      <w:r w:rsidR="00695594">
        <w:rPr>
          <w:rFonts w:ascii="Cambria" w:hAnsi="Cambria"/>
          <w:bCs/>
          <w:sz w:val="28"/>
          <w:szCs w:val="28"/>
        </w:rPr>
        <w:t xml:space="preserve"> and his neck was</w:t>
      </w:r>
      <w:ins w:id="27604" w:author="Daisy Watt" w:date="2026-06-24T14:46:00Z" w16du:dateUtc="2026-06-24T12:46:00Z">
        <w:r w:rsidR="00CC7B74">
          <w:rPr>
            <w:rFonts w:ascii="Cambria" w:hAnsi="Cambria"/>
            <w:bCs/>
            <w:sz w:val="28"/>
            <w:szCs w:val="28"/>
          </w:rPr>
          <w:t xml:space="preserve"> in a</w:t>
        </w:r>
      </w:ins>
      <w:r w:rsidR="00695594">
        <w:rPr>
          <w:rFonts w:ascii="Cambria" w:hAnsi="Cambria"/>
          <w:bCs/>
          <w:sz w:val="28"/>
          <w:szCs w:val="28"/>
        </w:rPr>
        <w:t xml:space="preserve"> sort of agony</w:t>
      </w:r>
      <w:ins w:id="27605" w:author="Claire S" w:date="2026-06-05T18:19:00Z" w16du:dateUtc="2026-06-05T17:19:00Z">
        <w:r>
          <w:rPr>
            <w:rFonts w:ascii="Cambria" w:hAnsi="Cambria"/>
            <w:bCs/>
            <w:sz w:val="28"/>
            <w:szCs w:val="28"/>
          </w:rPr>
          <w:t>, so painful,</w:t>
        </w:r>
      </w:ins>
      <w:r w:rsidR="00695594">
        <w:rPr>
          <w:rFonts w:ascii="Cambria" w:hAnsi="Cambria"/>
          <w:bCs/>
          <w:sz w:val="28"/>
          <w:szCs w:val="28"/>
        </w:rPr>
        <w:t xml:space="preserve"> but he was</w:t>
      </w:r>
      <w:r w:rsidR="00ED6AA8">
        <w:rPr>
          <w:rFonts w:ascii="Cambria" w:hAnsi="Cambria"/>
          <w:bCs/>
          <w:sz w:val="28"/>
          <w:szCs w:val="28"/>
        </w:rPr>
        <w:t xml:space="preserve"> </w:t>
      </w:r>
      <w:ins w:id="27606" w:author="Claire S" w:date="2026-06-06T09:42:00Z" w16du:dateUtc="2026-06-06T08:42:00Z">
        <w:r w:rsidR="00601012">
          <w:rPr>
            <w:rFonts w:ascii="Cambria" w:hAnsi="Cambria"/>
            <w:bCs/>
            <w:sz w:val="28"/>
            <w:szCs w:val="28"/>
          </w:rPr>
          <w:t xml:space="preserve">there and </w:t>
        </w:r>
      </w:ins>
      <w:del w:id="27607" w:author="Claire S" w:date="2026-06-06T09:42:00Z" w16du:dateUtc="2026-06-06T08:42:00Z">
        <w:r w:rsidR="00ED6AA8" w:rsidDel="00601012">
          <w:rPr>
            <w:rFonts w:ascii="Cambria" w:hAnsi="Cambria"/>
            <w:bCs/>
            <w:sz w:val="28"/>
            <w:szCs w:val="28"/>
          </w:rPr>
          <w:delText xml:space="preserve">fading </w:delText>
        </w:r>
      </w:del>
      <w:ins w:id="27608" w:author="Claire S" w:date="2026-06-06T09:42:00Z" w16du:dateUtc="2026-06-06T08:42:00Z">
        <w:r w:rsidR="00601012">
          <w:rPr>
            <w:rFonts w:ascii="Cambria" w:hAnsi="Cambria"/>
            <w:bCs/>
            <w:sz w:val="28"/>
            <w:szCs w:val="28"/>
          </w:rPr>
          <w:t>not there; he</w:t>
        </w:r>
      </w:ins>
      <w:del w:id="27609" w:author="Claire S" w:date="2026-06-06T09:42:00Z" w16du:dateUtc="2026-06-06T08:42:00Z">
        <w:r w:rsidR="00ED6AA8" w:rsidDel="00601012">
          <w:rPr>
            <w:rFonts w:ascii="Cambria" w:hAnsi="Cambria"/>
            <w:bCs/>
            <w:sz w:val="28"/>
            <w:szCs w:val="28"/>
          </w:rPr>
          <w:delText>and</w:delText>
        </w:r>
      </w:del>
      <w:r w:rsidR="00ED6AA8">
        <w:rPr>
          <w:rFonts w:ascii="Cambria" w:hAnsi="Cambria"/>
          <w:bCs/>
          <w:sz w:val="28"/>
          <w:szCs w:val="28"/>
        </w:rPr>
        <w:t xml:space="preserve"> </w:t>
      </w:r>
      <w:ins w:id="27610" w:author="Claire S" w:date="2026-06-05T18:19:00Z" w16du:dateUtc="2026-06-05T17:19:00Z">
        <w:r>
          <w:rPr>
            <w:rFonts w:ascii="Cambria" w:hAnsi="Cambria"/>
            <w:bCs/>
            <w:sz w:val="28"/>
            <w:szCs w:val="28"/>
          </w:rPr>
          <w:t>couldn’t really breathe</w:t>
        </w:r>
      </w:ins>
      <w:ins w:id="27611" w:author="Daisy Watt" w:date="2026-06-24T14:46:00Z" w16du:dateUtc="2026-06-24T12:46:00Z">
        <w:r w:rsidR="001B6116">
          <w:rPr>
            <w:rFonts w:ascii="Cambria" w:hAnsi="Cambria"/>
            <w:bCs/>
            <w:sz w:val="28"/>
            <w:szCs w:val="28"/>
          </w:rPr>
          <w:t>,</w:t>
        </w:r>
      </w:ins>
      <w:ins w:id="27612" w:author="Claire S" w:date="2026-06-05T18:19:00Z" w16du:dateUtc="2026-06-05T17:19:00Z">
        <w:r>
          <w:rPr>
            <w:rFonts w:ascii="Cambria" w:hAnsi="Cambria"/>
            <w:bCs/>
            <w:sz w:val="28"/>
            <w:szCs w:val="28"/>
          </w:rPr>
          <w:t xml:space="preserve"> and </w:t>
        </w:r>
      </w:ins>
      <w:r w:rsidR="00695594">
        <w:rPr>
          <w:rFonts w:ascii="Cambria" w:hAnsi="Cambria"/>
          <w:bCs/>
          <w:sz w:val="28"/>
          <w:szCs w:val="28"/>
        </w:rPr>
        <w:t xml:space="preserve">everything was </w:t>
      </w:r>
      <w:r w:rsidR="00C572C8">
        <w:rPr>
          <w:rFonts w:ascii="Cambria" w:hAnsi="Cambria"/>
          <w:bCs/>
          <w:sz w:val="28"/>
          <w:szCs w:val="28"/>
        </w:rPr>
        <w:t xml:space="preserve">going </w:t>
      </w:r>
      <w:r w:rsidR="00695594">
        <w:rPr>
          <w:rFonts w:ascii="Cambria" w:hAnsi="Cambria"/>
          <w:bCs/>
          <w:sz w:val="28"/>
          <w:szCs w:val="28"/>
        </w:rPr>
        <w:t xml:space="preserve">into </w:t>
      </w:r>
      <w:r w:rsidR="00C572C8">
        <w:rPr>
          <w:rFonts w:ascii="Cambria" w:hAnsi="Cambria"/>
          <w:bCs/>
          <w:sz w:val="28"/>
          <w:szCs w:val="28"/>
        </w:rPr>
        <w:t>black…</w:t>
      </w:r>
    </w:p>
    <w:p w14:paraId="2F1C4AC4" w14:textId="77777777" w:rsidR="00C402AE" w:rsidRDefault="00C402AE" w:rsidP="0007765E">
      <w:pPr>
        <w:spacing w:line="360" w:lineRule="auto"/>
        <w:contextualSpacing/>
        <w:rPr>
          <w:rFonts w:ascii="Cambria" w:hAnsi="Cambria"/>
          <w:b/>
          <w:sz w:val="28"/>
          <w:szCs w:val="28"/>
        </w:rPr>
      </w:pPr>
    </w:p>
    <w:p w14:paraId="510165B5" w14:textId="77777777" w:rsidR="00C402AE" w:rsidRDefault="00C402AE" w:rsidP="0007765E">
      <w:pPr>
        <w:spacing w:line="360" w:lineRule="auto"/>
        <w:contextualSpacing/>
        <w:rPr>
          <w:rFonts w:ascii="Cambria" w:hAnsi="Cambria"/>
          <w:b/>
          <w:sz w:val="28"/>
          <w:szCs w:val="28"/>
        </w:rPr>
      </w:pPr>
    </w:p>
    <w:p w14:paraId="62F52A26" w14:textId="77777777" w:rsidR="00C402AE" w:rsidRDefault="00C402AE" w:rsidP="0007765E">
      <w:pPr>
        <w:spacing w:line="360" w:lineRule="auto"/>
        <w:contextualSpacing/>
        <w:rPr>
          <w:rFonts w:ascii="Cambria" w:hAnsi="Cambria"/>
          <w:b/>
          <w:sz w:val="28"/>
          <w:szCs w:val="28"/>
        </w:rPr>
      </w:pPr>
    </w:p>
    <w:p w14:paraId="3DD558A5" w14:textId="77777777" w:rsidR="00C402AE" w:rsidRDefault="00C402AE" w:rsidP="0007765E">
      <w:pPr>
        <w:spacing w:line="360" w:lineRule="auto"/>
        <w:contextualSpacing/>
        <w:rPr>
          <w:rFonts w:ascii="Cambria" w:hAnsi="Cambria"/>
          <w:b/>
          <w:sz w:val="28"/>
          <w:szCs w:val="28"/>
        </w:rPr>
      </w:pPr>
    </w:p>
    <w:p w14:paraId="3F09ACC4" w14:textId="77777777" w:rsidR="00C402AE" w:rsidRDefault="00C402AE" w:rsidP="0007765E">
      <w:pPr>
        <w:spacing w:line="360" w:lineRule="auto"/>
        <w:contextualSpacing/>
        <w:rPr>
          <w:rFonts w:ascii="Cambria" w:hAnsi="Cambria"/>
          <w:b/>
          <w:sz w:val="28"/>
          <w:szCs w:val="28"/>
        </w:rPr>
      </w:pPr>
    </w:p>
    <w:p w14:paraId="311C5EF3" w14:textId="77777777" w:rsidR="00C402AE" w:rsidRDefault="00C402AE" w:rsidP="0007765E">
      <w:pPr>
        <w:spacing w:line="360" w:lineRule="auto"/>
        <w:contextualSpacing/>
        <w:rPr>
          <w:rFonts w:ascii="Cambria" w:hAnsi="Cambria"/>
          <w:b/>
          <w:sz w:val="28"/>
          <w:szCs w:val="28"/>
        </w:rPr>
      </w:pPr>
    </w:p>
    <w:p w14:paraId="6D7EA0CB" w14:textId="77777777" w:rsidR="00C402AE" w:rsidRDefault="00C402AE" w:rsidP="0007765E">
      <w:pPr>
        <w:spacing w:line="360" w:lineRule="auto"/>
        <w:contextualSpacing/>
        <w:rPr>
          <w:rFonts w:ascii="Cambria" w:hAnsi="Cambria"/>
          <w:b/>
          <w:sz w:val="28"/>
          <w:szCs w:val="28"/>
        </w:rPr>
      </w:pPr>
    </w:p>
    <w:p w14:paraId="3F4547F5" w14:textId="77777777" w:rsidR="00C402AE" w:rsidRDefault="00C402AE" w:rsidP="0007765E">
      <w:pPr>
        <w:spacing w:line="360" w:lineRule="auto"/>
        <w:contextualSpacing/>
        <w:rPr>
          <w:rFonts w:ascii="Cambria" w:hAnsi="Cambria"/>
          <w:b/>
          <w:sz w:val="28"/>
          <w:szCs w:val="28"/>
        </w:rPr>
      </w:pPr>
    </w:p>
    <w:p w14:paraId="22DCE4F6" w14:textId="77777777" w:rsidR="00C402AE" w:rsidRDefault="00C402AE" w:rsidP="0007765E">
      <w:pPr>
        <w:spacing w:line="360" w:lineRule="auto"/>
        <w:contextualSpacing/>
        <w:rPr>
          <w:rFonts w:ascii="Cambria" w:hAnsi="Cambria"/>
          <w:b/>
          <w:sz w:val="28"/>
          <w:szCs w:val="28"/>
        </w:rPr>
      </w:pPr>
    </w:p>
    <w:p w14:paraId="6C0BADB1" w14:textId="77777777" w:rsidR="00C402AE" w:rsidRDefault="00C402AE" w:rsidP="0007765E">
      <w:pPr>
        <w:spacing w:line="360" w:lineRule="auto"/>
        <w:contextualSpacing/>
        <w:rPr>
          <w:rFonts w:ascii="Cambria" w:hAnsi="Cambria"/>
          <w:b/>
          <w:sz w:val="28"/>
          <w:szCs w:val="28"/>
        </w:rPr>
      </w:pPr>
    </w:p>
    <w:p w14:paraId="5BE7D92F" w14:textId="77777777" w:rsidR="00C402AE" w:rsidRDefault="00C402AE" w:rsidP="0007765E">
      <w:pPr>
        <w:spacing w:line="360" w:lineRule="auto"/>
        <w:contextualSpacing/>
        <w:rPr>
          <w:rFonts w:ascii="Cambria" w:hAnsi="Cambria"/>
          <w:b/>
          <w:sz w:val="28"/>
          <w:szCs w:val="28"/>
        </w:rPr>
      </w:pPr>
    </w:p>
    <w:p w14:paraId="206BF896" w14:textId="77777777" w:rsidR="00C402AE" w:rsidRDefault="00C402AE" w:rsidP="0007765E">
      <w:pPr>
        <w:spacing w:line="360" w:lineRule="auto"/>
        <w:contextualSpacing/>
        <w:rPr>
          <w:rFonts w:ascii="Cambria" w:hAnsi="Cambria"/>
          <w:b/>
          <w:sz w:val="28"/>
          <w:szCs w:val="28"/>
        </w:rPr>
      </w:pPr>
    </w:p>
    <w:p w14:paraId="66C67BC0" w14:textId="77777777" w:rsidR="00C402AE" w:rsidRDefault="00C402AE" w:rsidP="0007765E">
      <w:pPr>
        <w:spacing w:line="360" w:lineRule="auto"/>
        <w:contextualSpacing/>
        <w:rPr>
          <w:rFonts w:ascii="Cambria" w:hAnsi="Cambria"/>
          <w:b/>
          <w:sz w:val="28"/>
          <w:szCs w:val="28"/>
        </w:rPr>
      </w:pPr>
    </w:p>
    <w:p w14:paraId="2817164B" w14:textId="77777777" w:rsidR="00C402AE" w:rsidRDefault="00C402AE" w:rsidP="0007765E">
      <w:pPr>
        <w:spacing w:line="360" w:lineRule="auto"/>
        <w:contextualSpacing/>
        <w:rPr>
          <w:rFonts w:ascii="Cambria" w:hAnsi="Cambria"/>
          <w:b/>
          <w:sz w:val="28"/>
          <w:szCs w:val="28"/>
        </w:rPr>
      </w:pPr>
    </w:p>
    <w:p w14:paraId="74AFE923" w14:textId="77777777" w:rsidR="00C402AE" w:rsidRDefault="00C402AE" w:rsidP="0007765E">
      <w:pPr>
        <w:spacing w:line="360" w:lineRule="auto"/>
        <w:contextualSpacing/>
        <w:rPr>
          <w:rFonts w:ascii="Cambria" w:hAnsi="Cambria"/>
          <w:b/>
          <w:sz w:val="28"/>
          <w:szCs w:val="28"/>
        </w:rPr>
      </w:pPr>
    </w:p>
    <w:p w14:paraId="785E749A" w14:textId="77777777" w:rsidR="00C402AE" w:rsidRDefault="00C402AE" w:rsidP="0007765E">
      <w:pPr>
        <w:spacing w:line="360" w:lineRule="auto"/>
        <w:contextualSpacing/>
        <w:rPr>
          <w:rFonts w:ascii="Cambria" w:hAnsi="Cambria"/>
          <w:b/>
          <w:sz w:val="28"/>
          <w:szCs w:val="28"/>
        </w:rPr>
      </w:pPr>
    </w:p>
    <w:p w14:paraId="1C5776F4" w14:textId="77777777" w:rsidR="00C402AE" w:rsidRDefault="00C402AE" w:rsidP="0007765E">
      <w:pPr>
        <w:spacing w:line="360" w:lineRule="auto"/>
        <w:contextualSpacing/>
        <w:rPr>
          <w:rFonts w:ascii="Cambria" w:hAnsi="Cambria"/>
          <w:b/>
          <w:sz w:val="28"/>
          <w:szCs w:val="28"/>
        </w:rPr>
      </w:pPr>
    </w:p>
    <w:p w14:paraId="2A28FB71" w14:textId="44473309" w:rsidR="00C402AE" w:rsidDel="00CD6F68" w:rsidRDefault="00C402AE" w:rsidP="0007765E">
      <w:pPr>
        <w:spacing w:line="360" w:lineRule="auto"/>
        <w:contextualSpacing/>
        <w:rPr>
          <w:del w:id="27613" w:author="Claire S" w:date="2026-08-03T23:30:00Z" w16du:dateUtc="2026-08-03T22:30:00Z"/>
          <w:rFonts w:ascii="Cambria" w:hAnsi="Cambria"/>
          <w:b/>
          <w:sz w:val="28"/>
          <w:szCs w:val="28"/>
        </w:rPr>
      </w:pPr>
    </w:p>
    <w:p w14:paraId="7DD6FDE8" w14:textId="7A7DBF0D" w:rsidR="00C402AE" w:rsidDel="00CD6F68" w:rsidRDefault="00C402AE" w:rsidP="0007765E">
      <w:pPr>
        <w:spacing w:line="360" w:lineRule="auto"/>
        <w:contextualSpacing/>
        <w:rPr>
          <w:del w:id="27614" w:author="Claire S" w:date="2026-08-03T23:30:00Z" w16du:dateUtc="2026-08-03T22:30:00Z"/>
          <w:rFonts w:ascii="Cambria" w:hAnsi="Cambria"/>
          <w:b/>
          <w:sz w:val="28"/>
          <w:szCs w:val="28"/>
        </w:rPr>
      </w:pPr>
    </w:p>
    <w:p w14:paraId="5B89325F" w14:textId="48617181" w:rsidR="00C402AE" w:rsidDel="00601012" w:rsidRDefault="00C402AE" w:rsidP="0007765E">
      <w:pPr>
        <w:spacing w:line="360" w:lineRule="auto"/>
        <w:contextualSpacing/>
        <w:rPr>
          <w:del w:id="27615" w:author="Claire S" w:date="2026-06-06T09:42:00Z" w16du:dateUtc="2026-06-06T08:42:00Z"/>
          <w:rFonts w:ascii="Cambria" w:hAnsi="Cambria"/>
          <w:b/>
          <w:sz w:val="28"/>
          <w:szCs w:val="28"/>
        </w:rPr>
      </w:pPr>
    </w:p>
    <w:p w14:paraId="6F16F708" w14:textId="77777777" w:rsidR="00C402AE" w:rsidDel="00CF1F2B" w:rsidRDefault="00C402AE" w:rsidP="0007765E">
      <w:pPr>
        <w:spacing w:line="360" w:lineRule="auto"/>
        <w:contextualSpacing/>
        <w:rPr>
          <w:del w:id="27616" w:author="Claire S" w:date="2026-06-05T18:19:00Z" w16du:dateUtc="2026-06-05T17:19:00Z"/>
          <w:rFonts w:ascii="Cambria" w:hAnsi="Cambria"/>
          <w:b/>
          <w:sz w:val="28"/>
          <w:szCs w:val="28"/>
        </w:rPr>
      </w:pPr>
    </w:p>
    <w:p w14:paraId="7C7FCFC5" w14:textId="77777777" w:rsidR="00C402AE" w:rsidDel="00CF1F2B" w:rsidRDefault="00C402AE" w:rsidP="0007765E">
      <w:pPr>
        <w:spacing w:line="360" w:lineRule="auto"/>
        <w:contextualSpacing/>
        <w:rPr>
          <w:del w:id="27617" w:author="Claire S" w:date="2026-06-05T18:19:00Z" w16du:dateUtc="2026-06-05T17:19:00Z"/>
          <w:rFonts w:ascii="Cambria" w:hAnsi="Cambria"/>
          <w:b/>
          <w:sz w:val="28"/>
          <w:szCs w:val="28"/>
        </w:rPr>
      </w:pPr>
    </w:p>
    <w:p w14:paraId="55481D98" w14:textId="77777777" w:rsidR="00C402AE" w:rsidDel="00CF1F2B" w:rsidRDefault="00C402AE" w:rsidP="0007765E">
      <w:pPr>
        <w:spacing w:line="360" w:lineRule="auto"/>
        <w:contextualSpacing/>
        <w:rPr>
          <w:del w:id="27618" w:author="Claire S" w:date="2026-06-05T18:19:00Z" w16du:dateUtc="2026-06-05T17:19:00Z"/>
          <w:rFonts w:ascii="Cambria" w:hAnsi="Cambria"/>
          <w:b/>
          <w:sz w:val="28"/>
          <w:szCs w:val="28"/>
        </w:rPr>
      </w:pPr>
    </w:p>
    <w:p w14:paraId="166CF8F2" w14:textId="77777777" w:rsidR="00C402AE" w:rsidDel="00CF1F2B" w:rsidRDefault="00C402AE" w:rsidP="0007765E">
      <w:pPr>
        <w:spacing w:line="360" w:lineRule="auto"/>
        <w:contextualSpacing/>
        <w:rPr>
          <w:del w:id="27619" w:author="Claire S" w:date="2026-06-05T18:19:00Z" w16du:dateUtc="2026-06-05T17:19:00Z"/>
          <w:rFonts w:ascii="Cambria" w:hAnsi="Cambria"/>
          <w:b/>
          <w:sz w:val="28"/>
          <w:szCs w:val="28"/>
        </w:rPr>
      </w:pPr>
    </w:p>
    <w:p w14:paraId="5630ACC5" w14:textId="77777777" w:rsidR="00C402AE" w:rsidDel="00CF1F2B" w:rsidRDefault="00C402AE" w:rsidP="0007765E">
      <w:pPr>
        <w:spacing w:line="360" w:lineRule="auto"/>
        <w:contextualSpacing/>
        <w:rPr>
          <w:del w:id="27620" w:author="Claire S" w:date="2026-06-05T18:19:00Z" w16du:dateUtc="2026-06-05T17:19:00Z"/>
          <w:rFonts w:ascii="Cambria" w:hAnsi="Cambria"/>
          <w:b/>
          <w:sz w:val="28"/>
          <w:szCs w:val="28"/>
        </w:rPr>
      </w:pPr>
    </w:p>
    <w:p w14:paraId="01C755EB" w14:textId="77777777" w:rsidR="00C402AE" w:rsidDel="00CF1F2B" w:rsidRDefault="00C402AE" w:rsidP="0007765E">
      <w:pPr>
        <w:spacing w:line="360" w:lineRule="auto"/>
        <w:contextualSpacing/>
        <w:rPr>
          <w:del w:id="27621" w:author="Claire S" w:date="2026-06-05T18:19:00Z" w16du:dateUtc="2026-06-05T17:19:00Z"/>
          <w:rFonts w:ascii="Cambria" w:hAnsi="Cambria"/>
          <w:b/>
          <w:sz w:val="28"/>
          <w:szCs w:val="28"/>
        </w:rPr>
      </w:pPr>
    </w:p>
    <w:p w14:paraId="223498EC" w14:textId="3872238D" w:rsidR="001464C5" w:rsidRDefault="00C572C8" w:rsidP="0007765E">
      <w:pPr>
        <w:spacing w:line="360" w:lineRule="auto"/>
        <w:contextualSpacing/>
        <w:rPr>
          <w:ins w:id="27622" w:author="Claire S" w:date="2026-08-03T18:35:00Z" w16du:dateUtc="2026-08-03T17:35:00Z"/>
          <w:rFonts w:ascii="Cambria" w:hAnsi="Cambria"/>
          <w:b/>
          <w:sz w:val="28"/>
          <w:szCs w:val="28"/>
        </w:rPr>
      </w:pPr>
      <w:r w:rsidRPr="00264E72">
        <w:rPr>
          <w:rFonts w:ascii="Cambria" w:hAnsi="Cambria"/>
          <w:b/>
          <w:sz w:val="28"/>
          <w:szCs w:val="28"/>
        </w:rPr>
        <w:t xml:space="preserve">CHAPTER </w:t>
      </w:r>
      <w:del w:id="27623" w:author="Daisy Watt" w:date="2026-06-24T12:34:00Z" w16du:dateUtc="2026-06-24T10:34:00Z">
        <w:r w:rsidR="00661DC9" w:rsidDel="00AB1D08">
          <w:rPr>
            <w:rFonts w:ascii="Cambria" w:hAnsi="Cambria"/>
            <w:b/>
            <w:sz w:val="28"/>
            <w:szCs w:val="28"/>
          </w:rPr>
          <w:delText>81</w:delText>
        </w:r>
      </w:del>
      <w:ins w:id="27624" w:author="Claire S" w:date="2026-06-08T17:40:00Z" w16du:dateUtc="2026-06-08T16:40:00Z">
        <w:del w:id="27625" w:author="Daisy Watt" w:date="2026-06-24T12:34:00Z" w16du:dateUtc="2026-06-24T10:34:00Z">
          <w:r w:rsidR="001E3CCE" w:rsidDel="00AB1D08">
            <w:rPr>
              <w:rFonts w:ascii="Cambria" w:hAnsi="Cambria"/>
              <w:b/>
              <w:sz w:val="28"/>
              <w:szCs w:val="28"/>
            </w:rPr>
            <w:delText>83</w:delText>
          </w:r>
        </w:del>
      </w:ins>
      <w:ins w:id="27626" w:author="Daisy Watt" w:date="2026-06-24T12:34:00Z" w16du:dateUtc="2026-06-24T10:34:00Z">
        <w:del w:id="27627" w:author="Claire S" w:date="2026-08-03T18:35:00Z" w16du:dateUtc="2026-08-03T17:35:00Z">
          <w:r w:rsidR="00AB1D08" w:rsidDel="00625DC7">
            <w:rPr>
              <w:rFonts w:ascii="Cambria" w:hAnsi="Cambria"/>
              <w:b/>
              <w:sz w:val="28"/>
              <w:szCs w:val="28"/>
            </w:rPr>
            <w:delText>8</w:delText>
          </w:r>
        </w:del>
      </w:ins>
      <w:ins w:id="27628" w:author="Daisy Watt" w:date="2026-06-24T14:47:00Z" w16du:dateUtc="2026-06-24T12:47:00Z">
        <w:del w:id="27629" w:author="Claire S" w:date="2026-08-03T18:35:00Z" w16du:dateUtc="2026-08-03T17:35:00Z">
          <w:r w:rsidR="001B6116" w:rsidDel="00625DC7">
            <w:rPr>
              <w:rFonts w:ascii="Cambria" w:hAnsi="Cambria"/>
              <w:b/>
              <w:sz w:val="28"/>
              <w:szCs w:val="28"/>
            </w:rPr>
            <w:delText>1</w:delText>
          </w:r>
        </w:del>
      </w:ins>
      <w:ins w:id="27630" w:author="Claire S" w:date="2026-08-03T18:35:00Z" w16du:dateUtc="2026-08-03T17:35:00Z">
        <w:r w:rsidR="00625DC7">
          <w:rPr>
            <w:rFonts w:ascii="Cambria" w:hAnsi="Cambria"/>
            <w:b/>
            <w:sz w:val="28"/>
            <w:szCs w:val="28"/>
          </w:rPr>
          <w:t>7</w:t>
        </w:r>
        <w:r w:rsidR="003456D8">
          <w:rPr>
            <w:rFonts w:ascii="Cambria" w:hAnsi="Cambria"/>
            <w:b/>
            <w:sz w:val="28"/>
            <w:szCs w:val="28"/>
          </w:rPr>
          <w:t>7</w:t>
        </w:r>
      </w:ins>
    </w:p>
    <w:p w14:paraId="4EBDC233" w14:textId="0B88C659" w:rsidR="00625DC7" w:rsidRPr="00264E72" w:rsidRDefault="00625DC7" w:rsidP="0007765E">
      <w:pPr>
        <w:spacing w:line="360" w:lineRule="auto"/>
        <w:contextualSpacing/>
        <w:rPr>
          <w:rFonts w:ascii="Cambria" w:hAnsi="Cambria"/>
          <w:b/>
          <w:sz w:val="28"/>
          <w:szCs w:val="28"/>
        </w:rPr>
      </w:pPr>
      <w:ins w:id="27631" w:author="Claire S" w:date="2026-08-03T18:35:00Z" w16du:dateUtc="2026-08-03T17:35:00Z">
        <w:r>
          <w:rPr>
            <w:rFonts w:ascii="Cambria" w:hAnsi="Cambria"/>
            <w:b/>
            <w:sz w:val="28"/>
            <w:szCs w:val="28"/>
          </w:rPr>
          <w:t>THURSDAY NIGHT</w:t>
        </w:r>
      </w:ins>
    </w:p>
    <w:p w14:paraId="1D0171D0" w14:textId="4598C8D5" w:rsidR="00C572C8" w:rsidRPr="00264E72" w:rsidDel="000E2C6F" w:rsidRDefault="00C572C8" w:rsidP="0007765E">
      <w:pPr>
        <w:spacing w:line="360" w:lineRule="auto"/>
        <w:contextualSpacing/>
        <w:rPr>
          <w:del w:id="27632" w:author="Daisy Watt" w:date="2026-06-24T14:47:00Z" w16du:dateUtc="2026-06-24T12:47:00Z"/>
          <w:rFonts w:ascii="Cambria" w:hAnsi="Cambria"/>
          <w:b/>
          <w:sz w:val="28"/>
          <w:szCs w:val="28"/>
        </w:rPr>
      </w:pPr>
      <w:del w:id="27633" w:author="Daisy Watt" w:date="2026-06-24T14:47:00Z" w16du:dateUtc="2026-06-24T12:47:00Z">
        <w:r w:rsidRPr="00264E72" w:rsidDel="000E2C6F">
          <w:rPr>
            <w:rFonts w:ascii="Cambria" w:hAnsi="Cambria"/>
            <w:b/>
            <w:sz w:val="28"/>
            <w:szCs w:val="28"/>
          </w:rPr>
          <w:delText xml:space="preserve">THURS </w:delText>
        </w:r>
      </w:del>
      <w:ins w:id="27634" w:author="Claire S" w:date="2026-06-06T09:42:00Z" w16du:dateUtc="2026-06-06T08:42:00Z">
        <w:del w:id="27635" w:author="Daisy Watt" w:date="2026-06-24T14:47:00Z" w16du:dateUtc="2026-06-24T12:47:00Z">
          <w:r w:rsidR="00601012" w:rsidDel="000E2C6F">
            <w:rPr>
              <w:rFonts w:ascii="Cambria" w:hAnsi="Cambria"/>
              <w:b/>
              <w:sz w:val="28"/>
              <w:szCs w:val="28"/>
            </w:rPr>
            <w:delText>NIGHT</w:delText>
          </w:r>
        </w:del>
      </w:ins>
      <w:del w:id="27636" w:author="Daisy Watt" w:date="2026-06-24T14:47:00Z" w16du:dateUtc="2026-06-24T12:47:00Z">
        <w:r w:rsidR="00264E72" w:rsidDel="000E2C6F">
          <w:rPr>
            <w:rFonts w:ascii="Cambria" w:hAnsi="Cambria"/>
            <w:b/>
            <w:sz w:val="28"/>
            <w:szCs w:val="28"/>
          </w:rPr>
          <w:delText>MID</w:delText>
        </w:r>
        <w:r w:rsidRPr="00264E72" w:rsidDel="000E2C6F">
          <w:rPr>
            <w:rFonts w:ascii="Cambria" w:hAnsi="Cambria"/>
            <w:b/>
            <w:sz w:val="28"/>
            <w:szCs w:val="28"/>
          </w:rPr>
          <w:delText>NIGHT</w:delText>
        </w:r>
      </w:del>
    </w:p>
    <w:p w14:paraId="628D2ECE" w14:textId="10B55C00" w:rsidR="00D91C6B" w:rsidRDefault="001E6471" w:rsidP="0007765E">
      <w:pPr>
        <w:spacing w:line="360" w:lineRule="auto"/>
        <w:contextualSpacing/>
        <w:rPr>
          <w:ins w:id="27637" w:author="Claire S" w:date="2026-06-06T10:22:00Z" w16du:dateUtc="2026-06-06T09:22:00Z"/>
          <w:rFonts w:ascii="Cambria" w:hAnsi="Cambria"/>
          <w:bCs/>
          <w:sz w:val="28"/>
          <w:szCs w:val="28"/>
        </w:rPr>
      </w:pPr>
      <w:del w:id="27638" w:author="Claire S" w:date="2026-06-06T10:22:00Z" w16du:dateUtc="2026-06-06T09:22:00Z">
        <w:r w:rsidDel="00D91C6B">
          <w:rPr>
            <w:rFonts w:ascii="Cambria" w:hAnsi="Cambria"/>
            <w:bCs/>
            <w:sz w:val="28"/>
            <w:szCs w:val="28"/>
          </w:rPr>
          <w:delText xml:space="preserve">It was all a blur as </w:delText>
        </w:r>
      </w:del>
      <w:del w:id="27639" w:author="Claire S" w:date="2026-06-05T18:19:00Z" w16du:dateUtc="2026-06-05T17:19:00Z">
        <w:r w:rsidDel="00CF1F2B">
          <w:rPr>
            <w:rFonts w:ascii="Cambria" w:hAnsi="Cambria"/>
            <w:bCs/>
            <w:sz w:val="28"/>
            <w:szCs w:val="28"/>
          </w:rPr>
          <w:delText xml:space="preserve">she </w:delText>
        </w:r>
      </w:del>
      <w:ins w:id="27640" w:author="Claire S" w:date="2026-06-05T18:19:00Z" w16du:dateUtc="2026-06-05T17:19:00Z">
        <w:r w:rsidR="00CF1F2B">
          <w:rPr>
            <w:rFonts w:ascii="Cambria" w:hAnsi="Cambria"/>
            <w:bCs/>
            <w:sz w:val="28"/>
            <w:szCs w:val="28"/>
          </w:rPr>
          <w:t xml:space="preserve">Clara </w:t>
        </w:r>
      </w:ins>
      <w:r>
        <w:rPr>
          <w:rFonts w:ascii="Cambria" w:hAnsi="Cambria"/>
          <w:bCs/>
          <w:sz w:val="28"/>
          <w:szCs w:val="28"/>
        </w:rPr>
        <w:t>lapsed in and out of consciousness on the floor of the Secret Library</w:t>
      </w:r>
      <w:ins w:id="27641" w:author="Claire S" w:date="2026-06-06T10:22:00Z" w16du:dateUtc="2026-06-06T09:22:00Z">
        <w:r w:rsidR="00D91C6B">
          <w:rPr>
            <w:rFonts w:ascii="Cambria" w:hAnsi="Cambria"/>
            <w:bCs/>
            <w:sz w:val="28"/>
            <w:szCs w:val="28"/>
          </w:rPr>
          <w:t xml:space="preserve"> a</w:t>
        </w:r>
      </w:ins>
      <w:ins w:id="27642" w:author="Claire S" w:date="2026-06-08T17:40:00Z" w16du:dateUtc="2026-06-08T16:40:00Z">
        <w:r w:rsidR="001E3CCE">
          <w:rPr>
            <w:rFonts w:ascii="Cambria" w:hAnsi="Cambria"/>
            <w:bCs/>
            <w:sz w:val="28"/>
            <w:szCs w:val="28"/>
          </w:rPr>
          <w:t xml:space="preserve">s </w:t>
        </w:r>
      </w:ins>
      <w:ins w:id="27643" w:author="Claire S" w:date="2026-06-06T10:22:00Z" w16du:dateUtc="2026-06-06T09:22:00Z">
        <w:r w:rsidR="00D91C6B">
          <w:rPr>
            <w:rFonts w:ascii="Cambria" w:hAnsi="Cambria"/>
            <w:bCs/>
            <w:sz w:val="28"/>
            <w:szCs w:val="28"/>
          </w:rPr>
          <w:t>everything be</w:t>
        </w:r>
      </w:ins>
      <w:ins w:id="27644" w:author="Claire S" w:date="2026-06-08T17:40:00Z" w16du:dateUtc="2026-06-08T16:40:00Z">
        <w:r w:rsidR="001E3CCE">
          <w:rPr>
            <w:rFonts w:ascii="Cambria" w:hAnsi="Cambria"/>
            <w:bCs/>
            <w:sz w:val="28"/>
            <w:szCs w:val="28"/>
          </w:rPr>
          <w:t xml:space="preserve">gan to </w:t>
        </w:r>
      </w:ins>
      <w:ins w:id="27645" w:author="Claire S" w:date="2026-06-06T10:22:00Z" w16du:dateUtc="2026-06-06T09:22:00Z">
        <w:r w:rsidR="00D91C6B">
          <w:rPr>
            <w:rFonts w:ascii="Cambria" w:hAnsi="Cambria"/>
            <w:bCs/>
            <w:sz w:val="28"/>
            <w:szCs w:val="28"/>
          </w:rPr>
          <w:t>blur</w:t>
        </w:r>
      </w:ins>
      <w:ins w:id="27646" w:author="Claire S" w:date="2026-06-08T17:40:00Z" w16du:dateUtc="2026-06-08T16:40:00Z">
        <w:r w:rsidR="001E3CCE">
          <w:rPr>
            <w:rFonts w:ascii="Cambria" w:hAnsi="Cambria"/>
            <w:bCs/>
            <w:sz w:val="28"/>
            <w:szCs w:val="28"/>
          </w:rPr>
          <w:t xml:space="preserve"> together</w:t>
        </w:r>
      </w:ins>
      <w:r>
        <w:rPr>
          <w:rFonts w:ascii="Cambria" w:hAnsi="Cambria"/>
          <w:bCs/>
          <w:sz w:val="28"/>
          <w:szCs w:val="28"/>
        </w:rPr>
        <w:t xml:space="preserve">.  </w:t>
      </w:r>
    </w:p>
    <w:p w14:paraId="6B682C2C" w14:textId="13E8940E" w:rsidR="00CF1F2B" w:rsidRDefault="00CF1F2B">
      <w:pPr>
        <w:spacing w:line="360" w:lineRule="auto"/>
        <w:ind w:firstLine="720"/>
        <w:contextualSpacing/>
        <w:rPr>
          <w:ins w:id="27647" w:author="Claire S" w:date="2026-06-05T18:20:00Z" w16du:dateUtc="2026-06-05T17:20:00Z"/>
          <w:rFonts w:ascii="Cambria" w:hAnsi="Cambria"/>
          <w:bCs/>
          <w:sz w:val="28"/>
          <w:szCs w:val="28"/>
        </w:rPr>
        <w:pPrChange w:id="27648" w:author="Claire S" w:date="2026-06-06T10:22:00Z" w16du:dateUtc="2026-06-06T09:22:00Z">
          <w:pPr>
            <w:spacing w:line="360" w:lineRule="auto"/>
            <w:contextualSpacing/>
          </w:pPr>
        </w:pPrChange>
      </w:pPr>
      <w:ins w:id="27649" w:author="Claire S" w:date="2026-06-05T18:19:00Z" w16du:dateUtc="2026-06-05T17:19:00Z">
        <w:r>
          <w:rPr>
            <w:rFonts w:ascii="Cambria" w:hAnsi="Cambria"/>
            <w:bCs/>
            <w:sz w:val="28"/>
            <w:szCs w:val="28"/>
          </w:rPr>
          <w:t>The p</w:t>
        </w:r>
      </w:ins>
      <w:del w:id="27650" w:author="Claire S" w:date="2026-06-05T18:19:00Z" w16du:dateUtc="2026-06-05T17:19:00Z">
        <w:r w:rsidR="001E6471" w:rsidDel="00CF1F2B">
          <w:rPr>
            <w:rFonts w:ascii="Cambria" w:hAnsi="Cambria"/>
            <w:bCs/>
            <w:sz w:val="28"/>
            <w:szCs w:val="28"/>
          </w:rPr>
          <w:delText>P</w:delText>
        </w:r>
      </w:del>
      <w:r w:rsidR="001E6471">
        <w:rPr>
          <w:rFonts w:ascii="Cambria" w:hAnsi="Cambria"/>
          <w:bCs/>
          <w:sz w:val="28"/>
          <w:szCs w:val="28"/>
        </w:rPr>
        <w:t xml:space="preserve">aramedics arrived at the same time as the police, </w:t>
      </w:r>
      <w:r w:rsidR="00C11D24">
        <w:rPr>
          <w:rFonts w:ascii="Cambria" w:hAnsi="Cambria"/>
          <w:bCs/>
          <w:sz w:val="28"/>
          <w:szCs w:val="28"/>
        </w:rPr>
        <w:t xml:space="preserve">called by Ishan, </w:t>
      </w:r>
      <w:r w:rsidR="001E6471">
        <w:rPr>
          <w:rFonts w:ascii="Cambria" w:hAnsi="Cambria"/>
          <w:bCs/>
          <w:sz w:val="28"/>
          <w:szCs w:val="28"/>
        </w:rPr>
        <w:t>and Violet made no attempt to get away, but sat in the armchair, sobbing</w:t>
      </w:r>
      <w:ins w:id="27651" w:author="Claire S" w:date="2026-06-06T10:22:00Z" w16du:dateUtc="2026-06-06T09:22:00Z">
        <w:r w:rsidR="00D91C6B">
          <w:rPr>
            <w:rFonts w:ascii="Cambria" w:hAnsi="Cambria"/>
            <w:bCs/>
            <w:sz w:val="28"/>
            <w:szCs w:val="28"/>
          </w:rPr>
          <w:t>.</w:t>
        </w:r>
      </w:ins>
    </w:p>
    <w:p w14:paraId="6691A2D8" w14:textId="202EFFA0" w:rsidR="001E6471" w:rsidRDefault="00CF1F2B" w:rsidP="00845572">
      <w:pPr>
        <w:spacing w:line="360" w:lineRule="auto"/>
        <w:contextualSpacing/>
        <w:rPr>
          <w:rFonts w:ascii="Cambria" w:hAnsi="Cambria"/>
          <w:bCs/>
          <w:sz w:val="28"/>
          <w:szCs w:val="28"/>
        </w:rPr>
      </w:pPr>
      <w:ins w:id="27652" w:author="Claire S" w:date="2026-06-05T18:20:00Z" w16du:dateUtc="2026-06-05T17:20:00Z">
        <w:r>
          <w:rPr>
            <w:rFonts w:ascii="Cambria" w:hAnsi="Cambria"/>
            <w:bCs/>
            <w:sz w:val="28"/>
            <w:szCs w:val="28"/>
          </w:rPr>
          <w:tab/>
          <w:t>The last thing Clara remembered hearing</w:t>
        </w:r>
      </w:ins>
      <w:ins w:id="27653" w:author="Claire S" w:date="2026-06-06T09:32:00Z" w16du:dateUtc="2026-06-06T08:32:00Z">
        <w:r w:rsidR="008C7602">
          <w:rPr>
            <w:rFonts w:ascii="Cambria" w:hAnsi="Cambria"/>
            <w:bCs/>
            <w:sz w:val="28"/>
            <w:szCs w:val="28"/>
          </w:rPr>
          <w:t xml:space="preserve"> </w:t>
        </w:r>
        <w:del w:id="27654" w:author="Daisy Watt" w:date="2026-06-24T14:47:00Z" w16du:dateUtc="2026-06-24T12:47:00Z">
          <w:r w:rsidR="008C7602" w:rsidDel="001567DE">
            <w:rPr>
              <w:rFonts w:ascii="Cambria" w:hAnsi="Cambria"/>
              <w:bCs/>
              <w:sz w:val="28"/>
              <w:szCs w:val="28"/>
            </w:rPr>
            <w:delText>until</w:delText>
          </w:r>
        </w:del>
      </w:ins>
      <w:ins w:id="27655" w:author="Daisy Watt" w:date="2026-06-24T14:47:00Z" w16du:dateUtc="2026-06-24T12:47:00Z">
        <w:r w:rsidR="001567DE">
          <w:rPr>
            <w:rFonts w:ascii="Cambria" w:hAnsi="Cambria"/>
            <w:bCs/>
            <w:sz w:val="28"/>
            <w:szCs w:val="28"/>
          </w:rPr>
          <w:t>before</w:t>
        </w:r>
      </w:ins>
      <w:ins w:id="27656" w:author="Claire S" w:date="2026-06-06T09:32:00Z" w16du:dateUtc="2026-06-06T08:32:00Z">
        <w:r w:rsidR="008C7602">
          <w:rPr>
            <w:rFonts w:ascii="Cambria" w:hAnsi="Cambria"/>
            <w:bCs/>
            <w:sz w:val="28"/>
            <w:szCs w:val="28"/>
          </w:rPr>
          <w:t xml:space="preserve"> she was taken out of the room</w:t>
        </w:r>
      </w:ins>
      <w:ins w:id="27657" w:author="Claire S" w:date="2026-06-05T18:20:00Z" w16du:dateUtc="2026-06-05T17:20:00Z">
        <w:r>
          <w:rPr>
            <w:rFonts w:ascii="Cambria" w:hAnsi="Cambria"/>
            <w:bCs/>
            <w:sz w:val="28"/>
            <w:szCs w:val="28"/>
          </w:rPr>
          <w:t xml:space="preserve"> was a female </w:t>
        </w:r>
      </w:ins>
      <w:del w:id="27658" w:author="Claire S" w:date="2026-06-05T18:20:00Z" w16du:dateUtc="2026-06-05T17:20:00Z">
        <w:r w:rsidR="001E6471" w:rsidDel="00CF1F2B">
          <w:rPr>
            <w:rFonts w:ascii="Cambria" w:hAnsi="Cambria"/>
            <w:bCs/>
            <w:sz w:val="28"/>
            <w:szCs w:val="28"/>
          </w:rPr>
          <w:delText xml:space="preserve">, as a </w:delText>
        </w:r>
      </w:del>
      <w:r w:rsidR="001E6471">
        <w:rPr>
          <w:rFonts w:ascii="Cambria" w:hAnsi="Cambria"/>
          <w:bCs/>
          <w:sz w:val="28"/>
          <w:szCs w:val="28"/>
        </w:rPr>
        <w:t>uniformed officer</w:t>
      </w:r>
      <w:ins w:id="27659" w:author="Claire S" w:date="2026-06-06T10:22:00Z" w16du:dateUtc="2026-06-06T09:22:00Z">
        <w:r w:rsidR="00D91C6B">
          <w:rPr>
            <w:rFonts w:ascii="Cambria" w:hAnsi="Cambria"/>
            <w:bCs/>
            <w:sz w:val="28"/>
            <w:szCs w:val="28"/>
          </w:rPr>
          <w:t>, radio on her shoulder,</w:t>
        </w:r>
      </w:ins>
      <w:ins w:id="27660" w:author="Claire S" w:date="2026-06-06T09:33:00Z" w16du:dateUtc="2026-06-06T08:33:00Z">
        <w:r w:rsidR="008C7602">
          <w:rPr>
            <w:rFonts w:ascii="Cambria" w:hAnsi="Cambria"/>
            <w:bCs/>
            <w:sz w:val="28"/>
            <w:szCs w:val="28"/>
          </w:rPr>
          <w:t xml:space="preserve"> who began</w:t>
        </w:r>
      </w:ins>
      <w:del w:id="27661" w:author="Claire S" w:date="2026-06-06T09:33:00Z" w16du:dateUtc="2026-06-06T08:33:00Z">
        <w:r w:rsidR="001E6471" w:rsidDel="008C7602">
          <w:rPr>
            <w:rFonts w:ascii="Cambria" w:hAnsi="Cambria"/>
            <w:bCs/>
            <w:sz w:val="28"/>
            <w:szCs w:val="28"/>
          </w:rPr>
          <w:delText xml:space="preserve"> </w:delText>
        </w:r>
      </w:del>
      <w:ins w:id="27662" w:author="Claire S" w:date="2026-06-05T18:20:00Z" w16du:dateUtc="2026-06-05T17:20:00Z">
        <w:r>
          <w:rPr>
            <w:rFonts w:ascii="Cambria" w:hAnsi="Cambria"/>
            <w:bCs/>
            <w:sz w:val="28"/>
            <w:szCs w:val="28"/>
          </w:rPr>
          <w:t xml:space="preserve"> to </w:t>
        </w:r>
      </w:ins>
      <w:r w:rsidR="001E6471">
        <w:rPr>
          <w:rFonts w:ascii="Cambria" w:hAnsi="Cambria"/>
          <w:bCs/>
          <w:sz w:val="28"/>
          <w:szCs w:val="28"/>
        </w:rPr>
        <w:t>read Violet her rights.</w:t>
      </w:r>
    </w:p>
    <w:p w14:paraId="5C34E83A" w14:textId="77777777" w:rsidR="008C7602" w:rsidRDefault="008C7602" w:rsidP="0007765E">
      <w:pPr>
        <w:spacing w:line="360" w:lineRule="auto"/>
        <w:contextualSpacing/>
        <w:rPr>
          <w:ins w:id="27663" w:author="Claire S" w:date="2026-06-06T09:32:00Z" w16du:dateUtc="2026-06-06T08:32:00Z"/>
          <w:rFonts w:ascii="Cambria" w:hAnsi="Cambria"/>
          <w:bCs/>
          <w:sz w:val="28"/>
          <w:szCs w:val="28"/>
        </w:rPr>
      </w:pPr>
    </w:p>
    <w:p w14:paraId="6737E08B" w14:textId="3B80EDF0" w:rsidR="008239EF" w:rsidRDefault="008239EF" w:rsidP="0007765E">
      <w:pPr>
        <w:spacing w:line="360" w:lineRule="auto"/>
        <w:contextualSpacing/>
        <w:rPr>
          <w:rFonts w:ascii="Cambria" w:hAnsi="Cambria"/>
          <w:bCs/>
          <w:sz w:val="28"/>
          <w:szCs w:val="28"/>
        </w:rPr>
      </w:pPr>
      <w:del w:id="27664" w:author="Claire S" w:date="2026-06-06T09:32:00Z" w16du:dateUtc="2026-06-06T08:32:00Z">
        <w:r w:rsidDel="008C7602">
          <w:rPr>
            <w:rFonts w:ascii="Cambria" w:hAnsi="Cambria"/>
            <w:bCs/>
            <w:sz w:val="28"/>
            <w:szCs w:val="28"/>
          </w:rPr>
          <w:tab/>
        </w:r>
      </w:del>
      <w:ins w:id="27665" w:author="Claire S" w:date="2026-06-05T18:20:00Z" w16du:dateUtc="2026-06-05T17:20:00Z">
        <w:r w:rsidR="00CF1F2B">
          <w:rPr>
            <w:rFonts w:ascii="Cambria" w:hAnsi="Cambria"/>
            <w:bCs/>
            <w:sz w:val="28"/>
            <w:szCs w:val="28"/>
          </w:rPr>
          <w:t>*</w:t>
        </w:r>
      </w:ins>
      <w:moveFromRangeStart w:id="27666" w:author="Claire S" w:date="2026-06-05T18:22:00Z" w:name="move231576186"/>
      <w:commentRangeStart w:id="27667"/>
      <w:moveFrom w:id="27668" w:author="Claire S" w:date="2026-06-05T18:22:00Z" w16du:dateUtc="2026-06-05T17:22:00Z">
        <w:r w:rsidDel="00CF1F2B">
          <w:rPr>
            <w:rFonts w:ascii="Cambria" w:hAnsi="Cambria"/>
            <w:bCs/>
            <w:sz w:val="28"/>
            <w:szCs w:val="28"/>
          </w:rPr>
          <w:t>It was a bigger shock when Savannah Langley was discovered, half-conscious in the passageway beyond</w:t>
        </w:r>
        <w:r w:rsidR="00665AEB" w:rsidDel="00CF1F2B">
          <w:rPr>
            <w:rFonts w:ascii="Cambria" w:hAnsi="Cambria"/>
            <w:bCs/>
            <w:sz w:val="28"/>
            <w:szCs w:val="28"/>
          </w:rPr>
          <w:t>; Phil had done his worst, it seemed, before escaping out of Langley and Co</w:t>
        </w:r>
        <w:r w:rsidDel="00CF1F2B">
          <w:rPr>
            <w:rFonts w:ascii="Cambria" w:hAnsi="Cambria"/>
            <w:bCs/>
            <w:sz w:val="28"/>
            <w:szCs w:val="28"/>
          </w:rPr>
          <w:t>.</w:t>
        </w:r>
      </w:moveFrom>
      <w:moveFromRangeEnd w:id="27666"/>
      <w:commentRangeEnd w:id="27667"/>
      <w:del w:id="27669" w:author="Claire S" w:date="2026-06-05T18:22:00Z" w16du:dateUtc="2026-06-05T17:22:00Z">
        <w:r w:rsidR="0067514C" w:rsidDel="00CF1F2B">
          <w:rPr>
            <w:rStyle w:val="CommentReference"/>
            <w:rFonts w:ascii="Cambria" w:hAnsi="Cambria"/>
            <w:bCs/>
            <w:sz w:val="28"/>
            <w:szCs w:val="28"/>
          </w:rPr>
          <w:commentReference w:id="27667"/>
        </w:r>
      </w:del>
    </w:p>
    <w:p w14:paraId="7A4D2733" w14:textId="58D36044" w:rsidR="001E5550" w:rsidRDefault="001E6471">
      <w:pPr>
        <w:spacing w:line="360" w:lineRule="auto"/>
        <w:contextualSpacing/>
        <w:rPr>
          <w:rFonts w:ascii="Cambria" w:hAnsi="Cambria"/>
          <w:bCs/>
          <w:sz w:val="28"/>
          <w:szCs w:val="28"/>
        </w:rPr>
        <w:pPrChange w:id="27670" w:author="Claire S" w:date="2026-06-05T18:20:00Z" w16du:dateUtc="2026-06-05T17:20:00Z">
          <w:pPr>
            <w:spacing w:line="360" w:lineRule="auto"/>
            <w:ind w:firstLine="720"/>
            <w:contextualSpacing/>
          </w:pPr>
        </w:pPrChange>
      </w:pPr>
      <w:r>
        <w:rPr>
          <w:rFonts w:ascii="Cambria" w:hAnsi="Cambria"/>
          <w:bCs/>
          <w:sz w:val="28"/>
          <w:szCs w:val="28"/>
        </w:rPr>
        <w:t>When Clara was carried out</w:t>
      </w:r>
      <w:r w:rsidR="00665AEB">
        <w:rPr>
          <w:rFonts w:ascii="Cambria" w:hAnsi="Cambria"/>
          <w:bCs/>
          <w:sz w:val="28"/>
          <w:szCs w:val="28"/>
        </w:rPr>
        <w:t xml:space="preserve"> on an actual stretcher</w:t>
      </w:r>
      <w:r>
        <w:rPr>
          <w:rFonts w:ascii="Cambria" w:hAnsi="Cambria"/>
          <w:bCs/>
          <w:sz w:val="28"/>
          <w:szCs w:val="28"/>
        </w:rPr>
        <w:t xml:space="preserve">, </w:t>
      </w:r>
      <w:r w:rsidR="001E5550">
        <w:rPr>
          <w:rFonts w:ascii="Cambria" w:hAnsi="Cambria"/>
          <w:bCs/>
          <w:sz w:val="28"/>
          <w:szCs w:val="28"/>
        </w:rPr>
        <w:t>Ish</w:t>
      </w:r>
      <w:r w:rsidR="00695594">
        <w:rPr>
          <w:rFonts w:ascii="Cambria" w:hAnsi="Cambria"/>
          <w:bCs/>
          <w:sz w:val="28"/>
          <w:szCs w:val="28"/>
        </w:rPr>
        <w:t>an</w:t>
      </w:r>
      <w:r w:rsidR="001E5550">
        <w:rPr>
          <w:rFonts w:ascii="Cambria" w:hAnsi="Cambria"/>
          <w:bCs/>
          <w:sz w:val="28"/>
          <w:szCs w:val="28"/>
        </w:rPr>
        <w:t xml:space="preserve"> had accompanied her</w:t>
      </w:r>
      <w:r w:rsidR="008239EF">
        <w:rPr>
          <w:rFonts w:ascii="Cambria" w:hAnsi="Cambria"/>
          <w:bCs/>
          <w:sz w:val="28"/>
          <w:szCs w:val="28"/>
        </w:rPr>
        <w:t xml:space="preserve"> in the ambulance</w:t>
      </w:r>
      <w:r w:rsidR="00C35D63">
        <w:rPr>
          <w:rFonts w:ascii="Cambria" w:hAnsi="Cambria"/>
          <w:bCs/>
          <w:sz w:val="28"/>
          <w:szCs w:val="28"/>
        </w:rPr>
        <w:t>.</w:t>
      </w:r>
    </w:p>
    <w:p w14:paraId="501D5AAB" w14:textId="65FD49A8" w:rsidR="001E6471" w:rsidRDefault="001E5550" w:rsidP="001E6471">
      <w:pPr>
        <w:spacing w:line="360" w:lineRule="auto"/>
        <w:contextualSpacing/>
        <w:rPr>
          <w:rFonts w:ascii="Cambria" w:hAnsi="Cambria"/>
          <w:bCs/>
          <w:sz w:val="28"/>
          <w:szCs w:val="28"/>
        </w:rPr>
      </w:pPr>
      <w:r>
        <w:rPr>
          <w:rFonts w:ascii="Cambria" w:hAnsi="Cambria"/>
          <w:bCs/>
          <w:sz w:val="28"/>
          <w:szCs w:val="28"/>
        </w:rPr>
        <w:tab/>
      </w:r>
      <w:r w:rsidR="001E6471">
        <w:rPr>
          <w:rFonts w:ascii="Cambria" w:hAnsi="Cambria"/>
          <w:bCs/>
          <w:sz w:val="28"/>
          <w:szCs w:val="28"/>
        </w:rPr>
        <w:t xml:space="preserve">‘You’re lucky the knife missed the main artery, or your friend would have been facing a murder charge,’ the first paramedic told Clara as he applied pressure to the bleed. </w:t>
      </w:r>
    </w:p>
    <w:p w14:paraId="28BBDE65" w14:textId="20B07FE0" w:rsidR="001E6471" w:rsidRDefault="001E6471" w:rsidP="001E6471">
      <w:pPr>
        <w:spacing w:line="360" w:lineRule="auto"/>
        <w:ind w:firstLine="720"/>
        <w:contextualSpacing/>
        <w:rPr>
          <w:rFonts w:ascii="Cambria" w:hAnsi="Cambria"/>
          <w:bCs/>
          <w:sz w:val="28"/>
          <w:szCs w:val="28"/>
        </w:rPr>
      </w:pPr>
      <w:r>
        <w:rPr>
          <w:rFonts w:ascii="Cambria" w:hAnsi="Cambria"/>
          <w:bCs/>
          <w:sz w:val="28"/>
          <w:szCs w:val="28"/>
        </w:rPr>
        <w:t>‘She’s facing one</w:t>
      </w:r>
      <w:ins w:id="27671" w:author="Daisy Watt" w:date="2026-06-24T14:48:00Z" w16du:dateUtc="2026-06-24T12:48:00Z">
        <w:r w:rsidR="005063B9">
          <w:rPr>
            <w:rFonts w:ascii="Cambria" w:hAnsi="Cambria"/>
            <w:bCs/>
            <w:sz w:val="28"/>
            <w:szCs w:val="28"/>
          </w:rPr>
          <w:t>,</w:t>
        </w:r>
      </w:ins>
      <w:r>
        <w:rPr>
          <w:rFonts w:ascii="Cambria" w:hAnsi="Cambria"/>
          <w:bCs/>
          <w:sz w:val="28"/>
          <w:szCs w:val="28"/>
        </w:rPr>
        <w:t xml:space="preserve"> anyway,’ Ishan piped up. </w:t>
      </w:r>
      <w:ins w:id="27672" w:author="Claire S" w:date="2026-06-05T18:20:00Z" w16du:dateUtc="2026-06-05T17:20:00Z">
        <w:del w:id="27673" w:author="Daisy Watt" w:date="2026-06-24T14:48:00Z" w16du:dateUtc="2026-06-24T12:48:00Z">
          <w:r w:rsidR="00845572" w:rsidDel="005063B9">
            <w:rPr>
              <w:rFonts w:ascii="Cambria" w:hAnsi="Cambria"/>
              <w:bCs/>
              <w:sz w:val="28"/>
              <w:szCs w:val="28"/>
            </w:rPr>
            <w:delText>‘Our</w:delText>
          </w:r>
        </w:del>
      </w:ins>
      <w:ins w:id="27674" w:author="Claire S" w:date="2026-06-05T18:21:00Z" w16du:dateUtc="2026-06-05T17:21:00Z">
        <w:del w:id="27675" w:author="Daisy Watt" w:date="2026-06-24T14:48:00Z" w16du:dateUtc="2026-06-24T12:48:00Z">
          <w:r w:rsidR="00845572" w:rsidDel="005063B9">
            <w:rPr>
              <w:rFonts w:ascii="Cambria" w:hAnsi="Cambria"/>
              <w:bCs/>
              <w:sz w:val="28"/>
              <w:szCs w:val="28"/>
            </w:rPr>
            <w:delText xml:space="preserve"> friend.’</w:delText>
          </w:r>
        </w:del>
      </w:ins>
      <w:del w:id="27676" w:author="Daisy Watt" w:date="2026-06-24T14:48:00Z" w16du:dateUtc="2026-06-24T12:48:00Z">
        <w:r w:rsidDel="005063B9">
          <w:rPr>
            <w:rFonts w:ascii="Cambria" w:hAnsi="Cambria"/>
            <w:bCs/>
            <w:sz w:val="28"/>
            <w:szCs w:val="28"/>
          </w:rPr>
          <w:delText xml:space="preserve"> </w:delText>
        </w:r>
      </w:del>
    </w:p>
    <w:p w14:paraId="51AFD6CB" w14:textId="60EF3043" w:rsidR="001E6471" w:rsidRDefault="001E6471" w:rsidP="001E6471">
      <w:pPr>
        <w:spacing w:line="360" w:lineRule="auto"/>
        <w:ind w:firstLine="720"/>
        <w:contextualSpacing/>
        <w:rPr>
          <w:rFonts w:ascii="Cambria" w:hAnsi="Cambria"/>
          <w:bCs/>
          <w:sz w:val="28"/>
          <w:szCs w:val="28"/>
        </w:rPr>
      </w:pPr>
      <w:r>
        <w:rPr>
          <w:rFonts w:ascii="Cambria" w:hAnsi="Cambria"/>
          <w:bCs/>
          <w:sz w:val="28"/>
          <w:szCs w:val="28"/>
        </w:rPr>
        <w:t>‘It was an accident,’ Clara kept croaking, but when the other paramedic slipped a syringe of morphine into her arm, she gave up resisting.</w:t>
      </w:r>
    </w:p>
    <w:p w14:paraId="3053AE9B" w14:textId="531B7093" w:rsidR="001E5550" w:rsidRDefault="001E6471" w:rsidP="001E6471">
      <w:pPr>
        <w:spacing w:line="360" w:lineRule="auto"/>
        <w:ind w:firstLine="720"/>
        <w:contextualSpacing/>
        <w:rPr>
          <w:rFonts w:ascii="Cambria" w:hAnsi="Cambria"/>
          <w:bCs/>
          <w:sz w:val="28"/>
          <w:szCs w:val="28"/>
        </w:rPr>
      </w:pPr>
      <w:r>
        <w:rPr>
          <w:rFonts w:ascii="Cambria" w:hAnsi="Cambria"/>
          <w:bCs/>
          <w:sz w:val="28"/>
          <w:szCs w:val="28"/>
        </w:rPr>
        <w:t>And, a</w:t>
      </w:r>
      <w:r w:rsidR="000978CB">
        <w:rPr>
          <w:rFonts w:ascii="Cambria" w:hAnsi="Cambria"/>
          <w:bCs/>
          <w:sz w:val="28"/>
          <w:szCs w:val="28"/>
        </w:rPr>
        <w:t>ccident or not,</w:t>
      </w:r>
      <w:r w:rsidR="00282FC5">
        <w:rPr>
          <w:rFonts w:ascii="Cambria" w:hAnsi="Cambria"/>
          <w:bCs/>
          <w:sz w:val="28"/>
          <w:szCs w:val="28"/>
        </w:rPr>
        <w:t xml:space="preserve"> </w:t>
      </w:r>
      <w:r w:rsidR="001E5550">
        <w:rPr>
          <w:rFonts w:ascii="Cambria" w:hAnsi="Cambria"/>
          <w:bCs/>
          <w:sz w:val="28"/>
          <w:szCs w:val="28"/>
        </w:rPr>
        <w:t xml:space="preserve">Ish told her </w:t>
      </w:r>
      <w:r w:rsidR="000978CB">
        <w:rPr>
          <w:rFonts w:ascii="Cambria" w:hAnsi="Cambria"/>
          <w:bCs/>
          <w:sz w:val="28"/>
          <w:szCs w:val="28"/>
        </w:rPr>
        <w:t xml:space="preserve">later </w:t>
      </w:r>
      <w:r w:rsidR="001E5550">
        <w:rPr>
          <w:rFonts w:ascii="Cambria" w:hAnsi="Cambria"/>
          <w:bCs/>
          <w:sz w:val="28"/>
          <w:szCs w:val="28"/>
        </w:rPr>
        <w:t xml:space="preserve">that Violet </w:t>
      </w:r>
      <w:r>
        <w:rPr>
          <w:rFonts w:ascii="Cambria" w:hAnsi="Cambria"/>
          <w:bCs/>
          <w:sz w:val="28"/>
          <w:szCs w:val="28"/>
        </w:rPr>
        <w:t xml:space="preserve">also </w:t>
      </w:r>
      <w:r w:rsidR="00125120">
        <w:rPr>
          <w:rFonts w:ascii="Cambria" w:hAnsi="Cambria"/>
          <w:bCs/>
          <w:sz w:val="28"/>
          <w:szCs w:val="28"/>
        </w:rPr>
        <w:t xml:space="preserve">hadn’t </w:t>
      </w:r>
      <w:r w:rsidR="00282FC5">
        <w:rPr>
          <w:rFonts w:ascii="Cambria" w:hAnsi="Cambria"/>
          <w:bCs/>
          <w:sz w:val="28"/>
          <w:szCs w:val="28"/>
        </w:rPr>
        <w:t xml:space="preserve">resisted at all as she was </w:t>
      </w:r>
      <w:r w:rsidR="000978CB">
        <w:rPr>
          <w:rFonts w:ascii="Cambria" w:hAnsi="Cambria"/>
          <w:bCs/>
          <w:sz w:val="28"/>
          <w:szCs w:val="28"/>
        </w:rPr>
        <w:t xml:space="preserve">handcuffed and </w:t>
      </w:r>
      <w:r w:rsidR="001E5550">
        <w:rPr>
          <w:rFonts w:ascii="Cambria" w:hAnsi="Cambria"/>
          <w:bCs/>
          <w:sz w:val="28"/>
          <w:szCs w:val="28"/>
        </w:rPr>
        <w:t>taken into custody.</w:t>
      </w:r>
    </w:p>
    <w:p w14:paraId="78E26A72" w14:textId="403D4834" w:rsidR="001E5550" w:rsidRDefault="001E5550" w:rsidP="0007765E">
      <w:pPr>
        <w:spacing w:line="360" w:lineRule="auto"/>
        <w:contextualSpacing/>
        <w:rPr>
          <w:rFonts w:ascii="Cambria" w:hAnsi="Cambria"/>
          <w:bCs/>
          <w:sz w:val="28"/>
          <w:szCs w:val="28"/>
        </w:rPr>
      </w:pPr>
      <w:r>
        <w:rPr>
          <w:rFonts w:ascii="Cambria" w:hAnsi="Cambria"/>
          <w:bCs/>
          <w:sz w:val="28"/>
          <w:szCs w:val="28"/>
        </w:rPr>
        <w:tab/>
        <w:t>‘Best place for her</w:t>
      </w:r>
      <w:r w:rsidR="001E6471">
        <w:rPr>
          <w:rFonts w:ascii="Cambria" w:hAnsi="Cambria"/>
          <w:bCs/>
          <w:sz w:val="28"/>
          <w:szCs w:val="28"/>
        </w:rPr>
        <w:t>,’ he said sagely</w:t>
      </w:r>
      <w:r w:rsidR="00724CD1">
        <w:rPr>
          <w:rFonts w:ascii="Cambria" w:hAnsi="Cambria"/>
          <w:bCs/>
          <w:sz w:val="28"/>
          <w:szCs w:val="28"/>
        </w:rPr>
        <w:t>,</w:t>
      </w:r>
      <w:r w:rsidR="001E6471">
        <w:rPr>
          <w:rFonts w:ascii="Cambria" w:hAnsi="Cambria"/>
          <w:bCs/>
          <w:sz w:val="28"/>
          <w:szCs w:val="28"/>
        </w:rPr>
        <w:t xml:space="preserve"> and Clara supposed she agreed.</w:t>
      </w:r>
    </w:p>
    <w:p w14:paraId="165C5653" w14:textId="77777777" w:rsidR="001E5550" w:rsidRDefault="001E5550" w:rsidP="001E5550">
      <w:pPr>
        <w:spacing w:line="360" w:lineRule="auto"/>
        <w:contextualSpacing/>
        <w:rPr>
          <w:rFonts w:ascii="Cambria" w:hAnsi="Cambria"/>
          <w:bCs/>
          <w:sz w:val="28"/>
          <w:szCs w:val="28"/>
        </w:rPr>
      </w:pPr>
    </w:p>
    <w:p w14:paraId="118A79C5" w14:textId="086E2641" w:rsidR="001E5550" w:rsidRDefault="001E5550" w:rsidP="001E5550">
      <w:pPr>
        <w:spacing w:line="360" w:lineRule="auto"/>
        <w:contextualSpacing/>
        <w:rPr>
          <w:rFonts w:ascii="Cambria" w:hAnsi="Cambria"/>
          <w:bCs/>
          <w:sz w:val="28"/>
          <w:szCs w:val="28"/>
        </w:rPr>
      </w:pPr>
      <w:r>
        <w:rPr>
          <w:rFonts w:ascii="Cambria" w:hAnsi="Cambria"/>
          <w:bCs/>
          <w:sz w:val="28"/>
          <w:szCs w:val="28"/>
        </w:rPr>
        <w:t>*</w:t>
      </w:r>
    </w:p>
    <w:p w14:paraId="17EBCC77" w14:textId="2F9C5EFE" w:rsidR="001E6471" w:rsidRDefault="001E6471" w:rsidP="001E6471">
      <w:pPr>
        <w:spacing w:line="360" w:lineRule="auto"/>
        <w:contextualSpacing/>
        <w:rPr>
          <w:rFonts w:ascii="Cambria" w:hAnsi="Cambria"/>
          <w:bCs/>
          <w:sz w:val="28"/>
          <w:szCs w:val="28"/>
        </w:rPr>
      </w:pPr>
      <w:r>
        <w:rPr>
          <w:rFonts w:ascii="Cambria" w:hAnsi="Cambria"/>
          <w:bCs/>
          <w:sz w:val="28"/>
          <w:szCs w:val="28"/>
        </w:rPr>
        <w:t>Later, Clara was glad to hear that Jackson Rayne had been removed from the Chelsea and Westminster Hospital before she was rushed in by ambulance, although she didn’t know that until she’d been treated, and made comfortable.  She had a private room that Langley &amp; Co</w:t>
      </w:r>
      <w:ins w:id="27677" w:author="Daisy Watt" w:date="2026-06-24T14:49:00Z" w16du:dateUtc="2026-06-24T12:49:00Z">
        <w:r w:rsidR="003274BE">
          <w:rPr>
            <w:rFonts w:ascii="Cambria" w:hAnsi="Cambria"/>
            <w:bCs/>
            <w:sz w:val="28"/>
            <w:szCs w:val="28"/>
          </w:rPr>
          <w:t>.</w:t>
        </w:r>
      </w:ins>
      <w:r>
        <w:rPr>
          <w:rFonts w:ascii="Cambria" w:hAnsi="Cambria"/>
          <w:bCs/>
          <w:sz w:val="28"/>
          <w:szCs w:val="28"/>
        </w:rPr>
        <w:t xml:space="preserve"> would pay for </w:t>
      </w:r>
      <w:del w:id="27678" w:author="Daisy Watt" w:date="2026-06-24T14:49:00Z" w16du:dateUtc="2026-06-24T12:49:00Z">
        <w:r w:rsidDel="003274BE">
          <w:rPr>
            <w:rFonts w:ascii="Cambria" w:hAnsi="Cambria"/>
            <w:bCs/>
            <w:sz w:val="28"/>
            <w:szCs w:val="28"/>
          </w:rPr>
          <w:delText>-</w:delText>
        </w:r>
      </w:del>
      <w:ins w:id="27679" w:author="Daisy Watt" w:date="2026-06-24T14:49:00Z" w16du:dateUtc="2026-06-24T12:49:00Z">
        <w:r w:rsidR="003274BE">
          <w:rPr>
            <w:rFonts w:ascii="Cambria" w:hAnsi="Cambria"/>
            <w:bCs/>
            <w:sz w:val="28"/>
            <w:szCs w:val="28"/>
          </w:rPr>
          <w:t>–</w:t>
        </w:r>
      </w:ins>
      <w:r>
        <w:rPr>
          <w:rFonts w:ascii="Cambria" w:hAnsi="Cambria"/>
          <w:bCs/>
          <w:sz w:val="28"/>
          <w:szCs w:val="28"/>
        </w:rPr>
        <w:t xml:space="preserve"> and Clara wasn’t arguing with that.</w:t>
      </w:r>
    </w:p>
    <w:p w14:paraId="136D4CEA" w14:textId="742BFFD8" w:rsidR="00125120" w:rsidRDefault="001E5550" w:rsidP="001E6471">
      <w:pPr>
        <w:spacing w:line="360" w:lineRule="auto"/>
        <w:ind w:firstLine="720"/>
        <w:contextualSpacing/>
        <w:rPr>
          <w:rFonts w:ascii="Cambria" w:hAnsi="Cambria"/>
          <w:bCs/>
          <w:sz w:val="28"/>
          <w:szCs w:val="28"/>
        </w:rPr>
      </w:pPr>
      <w:r>
        <w:rPr>
          <w:rFonts w:ascii="Cambria" w:hAnsi="Cambria"/>
          <w:bCs/>
          <w:sz w:val="28"/>
          <w:szCs w:val="28"/>
        </w:rPr>
        <w:t xml:space="preserve">About </w:t>
      </w:r>
      <w:r w:rsidR="0034131F">
        <w:rPr>
          <w:rFonts w:ascii="Cambria" w:hAnsi="Cambria"/>
          <w:bCs/>
          <w:sz w:val="28"/>
          <w:szCs w:val="28"/>
        </w:rPr>
        <w:t>ten</w:t>
      </w:r>
      <w:r>
        <w:rPr>
          <w:rFonts w:ascii="Cambria" w:hAnsi="Cambria"/>
          <w:bCs/>
          <w:sz w:val="28"/>
          <w:szCs w:val="28"/>
        </w:rPr>
        <w:t xml:space="preserve"> o’clock</w:t>
      </w:r>
      <w:r w:rsidR="001B0296">
        <w:rPr>
          <w:rFonts w:ascii="Cambria" w:hAnsi="Cambria"/>
          <w:bCs/>
          <w:sz w:val="28"/>
          <w:szCs w:val="28"/>
        </w:rPr>
        <w:t xml:space="preserve"> at night</w:t>
      </w:r>
      <w:r>
        <w:rPr>
          <w:rFonts w:ascii="Cambria" w:hAnsi="Cambria"/>
          <w:bCs/>
          <w:sz w:val="28"/>
          <w:szCs w:val="28"/>
        </w:rPr>
        <w:t xml:space="preserve">, </w:t>
      </w:r>
      <w:r w:rsidR="009C2F63">
        <w:rPr>
          <w:rFonts w:ascii="Cambria" w:hAnsi="Cambria"/>
          <w:bCs/>
          <w:sz w:val="28"/>
          <w:szCs w:val="28"/>
        </w:rPr>
        <w:t xml:space="preserve">DS Addo </w:t>
      </w:r>
      <w:r w:rsidR="00264E72">
        <w:rPr>
          <w:rFonts w:ascii="Cambria" w:hAnsi="Cambria"/>
          <w:bCs/>
          <w:sz w:val="28"/>
          <w:szCs w:val="28"/>
        </w:rPr>
        <w:t xml:space="preserve">had </w:t>
      </w:r>
      <w:r w:rsidR="00C57B3C">
        <w:rPr>
          <w:rFonts w:ascii="Cambria" w:hAnsi="Cambria"/>
          <w:bCs/>
          <w:sz w:val="28"/>
          <w:szCs w:val="28"/>
        </w:rPr>
        <w:t xml:space="preserve">arrived </w:t>
      </w:r>
      <w:r w:rsidR="009C2F63">
        <w:rPr>
          <w:rFonts w:ascii="Cambria" w:hAnsi="Cambria"/>
          <w:bCs/>
          <w:sz w:val="28"/>
          <w:szCs w:val="28"/>
        </w:rPr>
        <w:t xml:space="preserve">to see </w:t>
      </w:r>
      <w:r>
        <w:rPr>
          <w:rFonts w:ascii="Cambria" w:hAnsi="Cambria"/>
          <w:bCs/>
          <w:sz w:val="28"/>
          <w:szCs w:val="28"/>
        </w:rPr>
        <w:t>Clara</w:t>
      </w:r>
      <w:r w:rsidR="001E6471">
        <w:rPr>
          <w:rFonts w:ascii="Cambria" w:hAnsi="Cambria"/>
          <w:bCs/>
          <w:sz w:val="28"/>
          <w:szCs w:val="28"/>
        </w:rPr>
        <w:t>.</w:t>
      </w:r>
    </w:p>
    <w:p w14:paraId="7B16AEA5" w14:textId="5B9C2871" w:rsidR="00264E72" w:rsidRDefault="00264E72" w:rsidP="0007765E">
      <w:pPr>
        <w:spacing w:line="360" w:lineRule="auto"/>
        <w:contextualSpacing/>
        <w:rPr>
          <w:rFonts w:ascii="Cambria" w:hAnsi="Cambria"/>
          <w:bCs/>
          <w:sz w:val="28"/>
          <w:szCs w:val="28"/>
        </w:rPr>
      </w:pPr>
      <w:r>
        <w:rPr>
          <w:rFonts w:ascii="Cambria" w:hAnsi="Cambria"/>
          <w:bCs/>
          <w:sz w:val="28"/>
          <w:szCs w:val="28"/>
        </w:rPr>
        <w:tab/>
        <w:t xml:space="preserve">‘I’m </w:t>
      </w:r>
      <w:r w:rsidR="00282FC5">
        <w:rPr>
          <w:rFonts w:ascii="Cambria" w:hAnsi="Cambria"/>
          <w:bCs/>
          <w:sz w:val="28"/>
          <w:szCs w:val="28"/>
        </w:rPr>
        <w:t xml:space="preserve">very </w:t>
      </w:r>
      <w:r>
        <w:rPr>
          <w:rFonts w:ascii="Cambria" w:hAnsi="Cambria"/>
          <w:bCs/>
          <w:sz w:val="28"/>
          <w:szCs w:val="28"/>
        </w:rPr>
        <w:t>sorry this happened to you.’</w:t>
      </w:r>
      <w:r w:rsidR="00E70C75">
        <w:rPr>
          <w:rFonts w:ascii="Cambria" w:hAnsi="Cambria"/>
          <w:bCs/>
          <w:sz w:val="28"/>
          <w:szCs w:val="28"/>
        </w:rPr>
        <w:t xml:space="preserve"> The policeman looked </w:t>
      </w:r>
      <w:r w:rsidR="00CE2D8B">
        <w:rPr>
          <w:rFonts w:ascii="Cambria" w:hAnsi="Cambria"/>
          <w:bCs/>
          <w:sz w:val="28"/>
          <w:szCs w:val="28"/>
        </w:rPr>
        <w:t xml:space="preserve">like </w:t>
      </w:r>
      <w:r w:rsidR="002259CE">
        <w:rPr>
          <w:rFonts w:ascii="Cambria" w:hAnsi="Cambria"/>
          <w:bCs/>
          <w:sz w:val="28"/>
          <w:szCs w:val="28"/>
        </w:rPr>
        <w:t xml:space="preserve">his remorse was </w:t>
      </w:r>
      <w:r w:rsidR="00E70C75">
        <w:rPr>
          <w:rFonts w:ascii="Cambria" w:hAnsi="Cambria"/>
          <w:bCs/>
          <w:sz w:val="28"/>
          <w:szCs w:val="28"/>
        </w:rPr>
        <w:t xml:space="preserve">genuine. ‘This whole case has been a </w:t>
      </w:r>
      <w:r w:rsidR="001E5550">
        <w:rPr>
          <w:rFonts w:ascii="Cambria" w:hAnsi="Cambria"/>
          <w:bCs/>
          <w:sz w:val="28"/>
          <w:szCs w:val="28"/>
        </w:rPr>
        <w:t xml:space="preserve">complete </w:t>
      </w:r>
      <w:del w:id="27680" w:author="Claire S" w:date="2026-06-06T09:43:00Z" w16du:dateUtc="2026-06-06T08:43:00Z">
        <w:r w:rsidR="00E70C75" w:rsidDel="00953A3F">
          <w:rPr>
            <w:rFonts w:ascii="Cambria" w:hAnsi="Cambria"/>
            <w:bCs/>
            <w:sz w:val="28"/>
            <w:szCs w:val="28"/>
          </w:rPr>
          <w:delText>mess</w:delText>
        </w:r>
      </w:del>
      <w:ins w:id="27681" w:author="Claire S" w:date="2026-06-06T09:43:00Z" w16du:dateUtc="2026-06-06T08:43:00Z">
        <w:r w:rsidR="00953A3F">
          <w:rPr>
            <w:rFonts w:ascii="Cambria" w:hAnsi="Cambria"/>
            <w:bCs/>
            <w:sz w:val="28"/>
            <w:szCs w:val="28"/>
          </w:rPr>
          <w:t>misdirected mess</w:t>
        </w:r>
      </w:ins>
      <w:r w:rsidR="00E70C75">
        <w:rPr>
          <w:rFonts w:ascii="Cambria" w:hAnsi="Cambria"/>
          <w:bCs/>
          <w:sz w:val="28"/>
          <w:szCs w:val="28"/>
        </w:rPr>
        <w:t>.’</w:t>
      </w:r>
    </w:p>
    <w:p w14:paraId="13D58264" w14:textId="6C0E3161" w:rsidR="00796ECB" w:rsidRDefault="00264E72" w:rsidP="0007765E">
      <w:pPr>
        <w:spacing w:line="360" w:lineRule="auto"/>
        <w:contextualSpacing/>
        <w:rPr>
          <w:ins w:id="27682" w:author="Claire S" w:date="2026-06-05T18:31:00Z" w16du:dateUtc="2026-06-05T17:31:00Z"/>
          <w:rFonts w:ascii="Cambria" w:hAnsi="Cambria"/>
          <w:bCs/>
          <w:sz w:val="28"/>
          <w:szCs w:val="28"/>
        </w:rPr>
      </w:pPr>
      <w:r>
        <w:rPr>
          <w:rFonts w:ascii="Cambria" w:hAnsi="Cambria"/>
          <w:bCs/>
          <w:sz w:val="28"/>
          <w:szCs w:val="28"/>
        </w:rPr>
        <w:tab/>
      </w:r>
      <w:r w:rsidR="00397DB2">
        <w:rPr>
          <w:rFonts w:ascii="Cambria" w:hAnsi="Cambria"/>
          <w:bCs/>
          <w:sz w:val="28"/>
          <w:szCs w:val="28"/>
        </w:rPr>
        <w:t xml:space="preserve">‘I can’t get my head round it all.’ </w:t>
      </w:r>
      <w:r w:rsidR="00CE2D8B">
        <w:rPr>
          <w:rFonts w:ascii="Cambria" w:hAnsi="Cambria"/>
          <w:bCs/>
          <w:sz w:val="28"/>
          <w:szCs w:val="28"/>
        </w:rPr>
        <w:t>Clara</w:t>
      </w:r>
      <w:r w:rsidR="00EE2B4E">
        <w:rPr>
          <w:rFonts w:ascii="Cambria" w:hAnsi="Cambria"/>
          <w:bCs/>
          <w:sz w:val="28"/>
          <w:szCs w:val="28"/>
        </w:rPr>
        <w:t xml:space="preserve"> was</w:t>
      </w:r>
      <w:r w:rsidR="00397DB2">
        <w:rPr>
          <w:rFonts w:ascii="Cambria" w:hAnsi="Cambria"/>
          <w:bCs/>
          <w:sz w:val="28"/>
          <w:szCs w:val="28"/>
        </w:rPr>
        <w:t xml:space="preserve"> still woozy from the </w:t>
      </w:r>
      <w:ins w:id="27683" w:author="Claire S" w:date="2026-06-06T09:43:00Z" w16du:dateUtc="2026-06-06T08:43:00Z">
        <w:r w:rsidR="00953A3F">
          <w:rPr>
            <w:rFonts w:ascii="Cambria" w:hAnsi="Cambria"/>
            <w:bCs/>
            <w:sz w:val="28"/>
            <w:szCs w:val="28"/>
          </w:rPr>
          <w:t>pain medication</w:t>
        </w:r>
      </w:ins>
      <w:del w:id="27684" w:author="Claire S" w:date="2026-06-06T09:43:00Z" w16du:dateUtc="2026-06-06T08:43:00Z">
        <w:r w:rsidR="00397DB2" w:rsidDel="00953A3F">
          <w:rPr>
            <w:rFonts w:ascii="Cambria" w:hAnsi="Cambria"/>
            <w:bCs/>
            <w:sz w:val="28"/>
            <w:szCs w:val="28"/>
          </w:rPr>
          <w:delText>drug</w:delText>
        </w:r>
        <w:r w:rsidR="00EE2B4E" w:rsidDel="00953A3F">
          <w:rPr>
            <w:rFonts w:ascii="Cambria" w:hAnsi="Cambria"/>
            <w:bCs/>
            <w:sz w:val="28"/>
            <w:szCs w:val="28"/>
          </w:rPr>
          <w:delText>s</w:delText>
        </w:r>
      </w:del>
      <w:r w:rsidR="00EE2B4E">
        <w:rPr>
          <w:rFonts w:ascii="Cambria" w:hAnsi="Cambria"/>
          <w:bCs/>
          <w:sz w:val="28"/>
          <w:szCs w:val="28"/>
        </w:rPr>
        <w:t>.</w:t>
      </w:r>
      <w:ins w:id="27685" w:author="Claire S" w:date="2026-06-05T18:31:00Z" w16du:dateUtc="2026-06-05T17:31:00Z">
        <w:r w:rsidR="00796ECB">
          <w:rPr>
            <w:rFonts w:ascii="Cambria" w:hAnsi="Cambria"/>
            <w:bCs/>
            <w:sz w:val="28"/>
            <w:szCs w:val="28"/>
          </w:rPr>
          <w:t xml:space="preserve"> ‘How she managed to murder Dex?’</w:t>
        </w:r>
      </w:ins>
    </w:p>
    <w:p w14:paraId="29247CFB" w14:textId="2BCB8550" w:rsidR="001242A3" w:rsidRDefault="00796ECB" w:rsidP="00796ECB">
      <w:pPr>
        <w:spacing w:line="360" w:lineRule="auto"/>
        <w:contextualSpacing/>
        <w:rPr>
          <w:ins w:id="27686" w:author="Claire S" w:date="2026-06-06T09:44:00Z" w16du:dateUtc="2026-06-06T08:44:00Z"/>
          <w:rFonts w:ascii="Cambria" w:hAnsi="Cambria"/>
          <w:sz w:val="28"/>
          <w:szCs w:val="28"/>
        </w:rPr>
      </w:pPr>
      <w:ins w:id="27687" w:author="Claire S" w:date="2026-06-05T18:31:00Z" w16du:dateUtc="2026-06-05T17:31:00Z">
        <w:r>
          <w:rPr>
            <w:rFonts w:ascii="Cambria" w:hAnsi="Cambria"/>
            <w:bCs/>
            <w:sz w:val="28"/>
            <w:szCs w:val="28"/>
          </w:rPr>
          <w:tab/>
        </w:r>
        <w:r>
          <w:rPr>
            <w:rFonts w:ascii="Cambria" w:hAnsi="Cambria"/>
            <w:sz w:val="28"/>
            <w:szCs w:val="28"/>
          </w:rPr>
          <w:t>‘</w:t>
        </w:r>
      </w:ins>
      <w:ins w:id="27688" w:author="Claire S" w:date="2026-06-05T18:38:00Z" w16du:dateUtc="2026-06-05T17:38:00Z">
        <w:r w:rsidR="00BC1641">
          <w:rPr>
            <w:rFonts w:ascii="Cambria" w:hAnsi="Cambria"/>
            <w:sz w:val="28"/>
            <w:szCs w:val="28"/>
          </w:rPr>
          <w:t>By her account,</w:t>
        </w:r>
      </w:ins>
      <w:ins w:id="27689" w:author="Claire S" w:date="2026-06-05T18:31:00Z" w16du:dateUtc="2026-06-05T17:31:00Z">
        <w:r>
          <w:rPr>
            <w:rFonts w:ascii="Cambria" w:hAnsi="Cambria"/>
            <w:sz w:val="28"/>
            <w:szCs w:val="28"/>
          </w:rPr>
          <w:t xml:space="preserve"> she </w:t>
        </w:r>
      </w:ins>
      <w:ins w:id="27690" w:author="Claire S" w:date="2026-06-06T09:43:00Z" w16du:dateUtc="2026-06-06T08:43:00Z">
        <w:del w:id="27691" w:author="Daisy Watt" w:date="2026-06-24T14:51:00Z" w16du:dateUtc="2026-06-24T12:51:00Z">
          <w:r w:rsidR="001242A3" w:rsidDel="00CA0515">
            <w:rPr>
              <w:rFonts w:ascii="Cambria" w:hAnsi="Cambria"/>
              <w:sz w:val="28"/>
              <w:szCs w:val="28"/>
            </w:rPr>
            <w:delText>r</w:delText>
          </w:r>
        </w:del>
      </w:ins>
      <w:ins w:id="27692" w:author="Daisy Watt" w:date="2026-06-24T14:51:00Z" w16du:dateUtc="2026-06-24T12:51:00Z">
        <w:del w:id="27693" w:author="Claire S" w:date="2026-08-04T10:56:00Z" w16du:dateUtc="2026-08-04T09:56:00Z">
          <w:r w:rsidR="00CA0515" w:rsidDel="00C64520">
            <w:rPr>
              <w:rFonts w:ascii="Cambria" w:hAnsi="Cambria"/>
              <w:sz w:val="28"/>
              <w:szCs w:val="28"/>
            </w:rPr>
            <w:delText>R</w:delText>
          </w:r>
        </w:del>
      </w:ins>
      <w:ins w:id="27694" w:author="Claire S" w:date="2026-08-04T10:56:00Z" w16du:dateUtc="2026-08-04T09:56:00Z">
        <w:r w:rsidR="00C64520">
          <w:rPr>
            <w:rFonts w:ascii="Cambria" w:hAnsi="Cambria"/>
            <w:sz w:val="28"/>
            <w:szCs w:val="28"/>
          </w:rPr>
          <w:t>drugg</w:t>
        </w:r>
      </w:ins>
      <w:ins w:id="27695" w:author="Claire S" w:date="2026-06-06T09:43:00Z" w16du:dateUtc="2026-06-06T08:43:00Z">
        <w:del w:id="27696" w:author="Daisy Watt" w:date="2026-06-24T14:50:00Z" w16du:dateUtc="2026-06-24T12:50:00Z">
          <w:r w:rsidR="001242A3" w:rsidDel="002B4B05">
            <w:rPr>
              <w:rFonts w:ascii="Cambria" w:hAnsi="Cambria"/>
              <w:sz w:val="28"/>
              <w:szCs w:val="28"/>
            </w:rPr>
            <w:delText>-</w:delText>
          </w:r>
        </w:del>
        <w:r w:rsidR="001242A3">
          <w:rPr>
            <w:rFonts w:ascii="Cambria" w:hAnsi="Cambria"/>
            <w:sz w:val="28"/>
            <w:szCs w:val="28"/>
          </w:rPr>
          <w:t>ed</w:t>
        </w:r>
      </w:ins>
      <w:ins w:id="27697" w:author="Claire S" w:date="2026-06-05T18:31:00Z" w16du:dateUtc="2026-06-05T17:31:00Z">
        <w:r>
          <w:rPr>
            <w:rFonts w:ascii="Cambria" w:hAnsi="Cambria"/>
            <w:sz w:val="28"/>
            <w:szCs w:val="28"/>
          </w:rPr>
          <w:t xml:space="preserve"> Dex</w:t>
        </w:r>
      </w:ins>
      <w:ins w:id="27698" w:author="Claire S" w:date="2026-06-06T09:33:00Z" w16du:dateUtc="2026-06-06T08:33:00Z">
        <w:r w:rsidR="00ED7558">
          <w:rPr>
            <w:rFonts w:ascii="Cambria" w:hAnsi="Cambria"/>
            <w:sz w:val="28"/>
            <w:szCs w:val="28"/>
          </w:rPr>
          <w:t xml:space="preserve"> in his office</w:t>
        </w:r>
      </w:ins>
      <w:ins w:id="27699" w:author="Claire S" w:date="2026-08-04T10:57:00Z" w16du:dateUtc="2026-08-04T09:57:00Z">
        <w:r w:rsidR="00C64520">
          <w:rPr>
            <w:rFonts w:ascii="Cambria" w:hAnsi="Cambria"/>
            <w:sz w:val="28"/>
            <w:szCs w:val="28"/>
          </w:rPr>
          <w:t>, god knows with what. W</w:t>
        </w:r>
      </w:ins>
      <w:ins w:id="27700" w:author="Claire S" w:date="2026-08-04T10:56:00Z" w16du:dateUtc="2026-08-04T09:56:00Z">
        <w:r w:rsidR="00C64520">
          <w:rPr>
            <w:rFonts w:ascii="Cambria" w:hAnsi="Cambria"/>
            <w:sz w:val="28"/>
            <w:szCs w:val="28"/>
          </w:rPr>
          <w:t>e’re still waiting for the tox reports</w:t>
        </w:r>
      </w:ins>
      <w:ins w:id="27701" w:author="Claire S" w:date="2026-06-06T09:33:00Z" w16du:dateUtc="2026-06-06T08:33:00Z">
        <w:r w:rsidR="00ED7558">
          <w:rPr>
            <w:rFonts w:ascii="Cambria" w:hAnsi="Cambria"/>
            <w:sz w:val="28"/>
            <w:szCs w:val="28"/>
          </w:rPr>
          <w:t xml:space="preserve">.  He </w:t>
        </w:r>
      </w:ins>
      <w:ins w:id="27702" w:author="Claire S" w:date="2026-08-04T10:56:00Z" w16du:dateUtc="2026-08-04T09:56:00Z">
        <w:r w:rsidR="00C64520">
          <w:rPr>
            <w:rFonts w:ascii="Cambria" w:hAnsi="Cambria"/>
            <w:sz w:val="28"/>
            <w:szCs w:val="28"/>
          </w:rPr>
          <w:t>sat</w:t>
        </w:r>
      </w:ins>
      <w:ins w:id="27703" w:author="Daisy Watt" w:date="2026-06-24T14:51:00Z" w16du:dateUtc="2026-06-24T12:51:00Z">
        <w:del w:id="27704" w:author="Claire S" w:date="2026-08-04T10:56:00Z" w16du:dateUtc="2026-08-04T09:56:00Z">
          <w:r w:rsidR="00FC7774" w:rsidDel="00C64520">
            <w:rPr>
              <w:rFonts w:ascii="Cambria" w:hAnsi="Cambria"/>
              <w:sz w:val="28"/>
              <w:szCs w:val="28"/>
            </w:rPr>
            <w:delText>sitting</w:delText>
          </w:r>
        </w:del>
      </w:ins>
      <w:ins w:id="27705" w:author="Claire S" w:date="2026-06-05T18:38:00Z" w16du:dateUtc="2026-06-05T17:38:00Z">
        <w:r w:rsidR="00BC1641">
          <w:rPr>
            <w:rFonts w:ascii="Cambria" w:hAnsi="Cambria"/>
            <w:sz w:val="28"/>
            <w:szCs w:val="28"/>
          </w:rPr>
          <w:t xml:space="preserve"> </w:t>
        </w:r>
      </w:ins>
      <w:ins w:id="27706" w:author="Claire S" w:date="2026-06-05T18:31:00Z" w16du:dateUtc="2026-06-05T17:31:00Z">
        <w:r>
          <w:rPr>
            <w:rFonts w:ascii="Cambria" w:hAnsi="Cambria"/>
            <w:sz w:val="28"/>
            <w:szCs w:val="28"/>
          </w:rPr>
          <w:t xml:space="preserve">in a chair </w:t>
        </w:r>
      </w:ins>
      <w:ins w:id="27707" w:author="Claire S" w:date="2026-06-06T09:33:00Z" w16du:dateUtc="2026-06-06T08:33:00Z">
        <w:r w:rsidR="00ED7558">
          <w:rPr>
            <w:rFonts w:ascii="Cambria" w:hAnsi="Cambria"/>
            <w:sz w:val="28"/>
            <w:szCs w:val="28"/>
          </w:rPr>
          <w:t>near</w:t>
        </w:r>
      </w:ins>
      <w:ins w:id="27708" w:author="Claire S" w:date="2026-06-05T18:31:00Z" w16du:dateUtc="2026-06-05T17:31:00Z">
        <w:r>
          <w:rPr>
            <w:rFonts w:ascii="Cambria" w:hAnsi="Cambria"/>
            <w:sz w:val="28"/>
            <w:szCs w:val="28"/>
          </w:rPr>
          <w:t xml:space="preserve"> his office door</w:t>
        </w:r>
      </w:ins>
      <w:ins w:id="27709" w:author="Claire S" w:date="2026-06-05T18:32:00Z" w16du:dateUtc="2026-06-05T17:32:00Z">
        <w:r>
          <w:rPr>
            <w:rFonts w:ascii="Cambria" w:hAnsi="Cambria"/>
            <w:sz w:val="28"/>
            <w:szCs w:val="28"/>
          </w:rPr>
          <w:t xml:space="preserve">, </w:t>
        </w:r>
      </w:ins>
      <w:ins w:id="27710" w:author="Claire S" w:date="2026-06-06T09:44:00Z" w16du:dateUtc="2026-06-06T08:44:00Z">
        <w:r w:rsidR="001242A3">
          <w:rPr>
            <w:rFonts w:ascii="Cambria" w:hAnsi="Cambria"/>
            <w:sz w:val="28"/>
            <w:szCs w:val="28"/>
          </w:rPr>
          <w:t>and that a</w:t>
        </w:r>
      </w:ins>
      <w:ins w:id="27711" w:author="Claire S" w:date="2026-06-05T18:32:00Z" w16du:dateUtc="2026-06-05T17:32:00Z">
        <w:r>
          <w:rPr>
            <w:rFonts w:ascii="Cambria" w:hAnsi="Cambria"/>
            <w:sz w:val="28"/>
            <w:szCs w:val="28"/>
          </w:rPr>
          <w:t xml:space="preserve">llowed her to </w:t>
        </w:r>
      </w:ins>
      <w:ins w:id="27712" w:author="Claire S" w:date="2026-06-05T18:31:00Z" w16du:dateUtc="2026-06-05T17:31:00Z">
        <w:r>
          <w:rPr>
            <w:rFonts w:ascii="Cambria" w:hAnsi="Cambria"/>
            <w:sz w:val="28"/>
            <w:szCs w:val="28"/>
          </w:rPr>
          <w:t>strangle him</w:t>
        </w:r>
      </w:ins>
      <w:ins w:id="27713" w:author="Claire S" w:date="2026-06-06T09:44:00Z" w16du:dateUtc="2026-06-06T08:44:00Z">
        <w:r w:rsidR="001242A3">
          <w:rPr>
            <w:rFonts w:ascii="Cambria" w:hAnsi="Cambria"/>
            <w:sz w:val="28"/>
            <w:szCs w:val="28"/>
          </w:rPr>
          <w:t xml:space="preserve"> from behind, </w:t>
        </w:r>
      </w:ins>
      <w:ins w:id="27714" w:author="Claire S" w:date="2026-08-03T18:36:00Z" w16du:dateUtc="2026-08-03T17:36:00Z">
        <w:r w:rsidR="00E974F9">
          <w:rPr>
            <w:rFonts w:ascii="Cambria" w:hAnsi="Cambria"/>
            <w:sz w:val="28"/>
            <w:szCs w:val="28"/>
          </w:rPr>
          <w:t xml:space="preserve">probably using </w:t>
        </w:r>
      </w:ins>
      <w:ins w:id="27715" w:author="Claire S" w:date="2026-08-04T10:57:00Z" w16du:dateUtc="2026-08-04T09:57:00Z">
        <w:r w:rsidR="00C64520">
          <w:rPr>
            <w:rFonts w:ascii="Cambria" w:hAnsi="Cambria"/>
            <w:sz w:val="28"/>
            <w:szCs w:val="28"/>
          </w:rPr>
          <w:t xml:space="preserve">garden </w:t>
        </w:r>
      </w:ins>
      <w:ins w:id="27716" w:author="Claire S" w:date="2026-08-03T18:36:00Z" w16du:dateUtc="2026-08-03T17:36:00Z">
        <w:r w:rsidR="00E974F9">
          <w:rPr>
            <w:rFonts w:ascii="Cambria" w:hAnsi="Cambria"/>
            <w:sz w:val="28"/>
            <w:szCs w:val="28"/>
          </w:rPr>
          <w:t>wire and then t</w:t>
        </w:r>
      </w:ins>
      <w:commentRangeStart w:id="27717"/>
      <w:ins w:id="27718" w:author="Claire S" w:date="2026-06-06T09:44:00Z" w16du:dateUtc="2026-06-06T08:44:00Z">
        <w:r w:rsidR="001242A3">
          <w:rPr>
            <w:rFonts w:ascii="Cambria" w:hAnsi="Cambria"/>
            <w:sz w:val="28"/>
            <w:szCs w:val="28"/>
          </w:rPr>
          <w:t xml:space="preserve">hat </w:t>
        </w:r>
      </w:ins>
      <w:ins w:id="27719" w:author="Claire S" w:date="2026-06-05T18:31:00Z" w16du:dateUtc="2026-06-05T17:31:00Z">
        <w:r>
          <w:rPr>
            <w:rFonts w:ascii="Cambria" w:hAnsi="Cambria"/>
            <w:sz w:val="28"/>
            <w:szCs w:val="28"/>
          </w:rPr>
          <w:t>scarf</w:t>
        </w:r>
      </w:ins>
      <w:ins w:id="27720" w:author="Claire S" w:date="2026-06-05T18:32:00Z" w16du:dateUtc="2026-06-05T17:32:00Z">
        <w:r>
          <w:rPr>
            <w:rFonts w:ascii="Cambria" w:hAnsi="Cambria"/>
            <w:sz w:val="28"/>
            <w:szCs w:val="28"/>
          </w:rPr>
          <w:t>.</w:t>
        </w:r>
      </w:ins>
      <w:ins w:id="27721" w:author="Claire S" w:date="2026-06-06T09:44:00Z" w16du:dateUtc="2026-06-06T08:44:00Z">
        <w:r w:rsidR="001242A3">
          <w:rPr>
            <w:rFonts w:ascii="Cambria" w:hAnsi="Cambria"/>
            <w:sz w:val="28"/>
            <w:szCs w:val="28"/>
          </w:rPr>
          <w:t>’</w:t>
        </w:r>
      </w:ins>
      <w:commentRangeEnd w:id="27717"/>
      <w:r w:rsidR="00012468">
        <w:rPr>
          <w:rStyle w:val="CommentReference"/>
          <w:rFonts w:ascii="Cambria" w:hAnsi="Cambria"/>
          <w:sz w:val="28"/>
          <w:szCs w:val="28"/>
        </w:rPr>
        <w:commentReference w:id="27717"/>
      </w:r>
    </w:p>
    <w:p w14:paraId="698564AD" w14:textId="0DAEA1F2" w:rsidR="001242A3" w:rsidRDefault="001242A3" w:rsidP="00796ECB">
      <w:pPr>
        <w:spacing w:line="360" w:lineRule="auto"/>
        <w:contextualSpacing/>
        <w:rPr>
          <w:ins w:id="27722" w:author="Claire S" w:date="2026-06-06T09:44:00Z" w16du:dateUtc="2026-06-06T08:44:00Z"/>
          <w:rFonts w:ascii="Cambria" w:hAnsi="Cambria"/>
          <w:sz w:val="28"/>
          <w:szCs w:val="28"/>
        </w:rPr>
      </w:pPr>
      <w:ins w:id="27723" w:author="Claire S" w:date="2026-06-06T09:44:00Z" w16du:dateUtc="2026-06-06T08:44:00Z">
        <w:r>
          <w:rPr>
            <w:rFonts w:ascii="Cambria" w:hAnsi="Cambria"/>
            <w:sz w:val="28"/>
            <w:szCs w:val="28"/>
          </w:rPr>
          <w:tab/>
          <w:t>‘And his suicide note?’</w:t>
        </w:r>
      </w:ins>
    </w:p>
    <w:p w14:paraId="1305E5AA" w14:textId="174C0EFA" w:rsidR="00796ECB" w:rsidRDefault="001242A3" w:rsidP="00D9669E">
      <w:pPr>
        <w:spacing w:line="360" w:lineRule="auto"/>
        <w:ind w:firstLine="720"/>
        <w:contextualSpacing/>
        <w:rPr>
          <w:ins w:id="27724" w:author="Claire S" w:date="2026-06-05T18:32:00Z" w16du:dateUtc="2026-06-05T17:32:00Z"/>
          <w:rFonts w:ascii="Cambria" w:hAnsi="Cambria"/>
          <w:sz w:val="28"/>
          <w:szCs w:val="28"/>
        </w:rPr>
      </w:pPr>
      <w:ins w:id="27725" w:author="Claire S" w:date="2026-06-06T09:44:00Z" w16du:dateUtc="2026-06-06T08:44:00Z">
        <w:r>
          <w:rPr>
            <w:rFonts w:ascii="Cambria" w:hAnsi="Cambria"/>
            <w:sz w:val="28"/>
            <w:szCs w:val="28"/>
          </w:rPr>
          <w:t>‘T</w:t>
        </w:r>
      </w:ins>
      <w:ins w:id="27726" w:author="Claire S" w:date="2026-06-05T18:32:00Z" w16du:dateUtc="2026-06-05T17:32:00Z">
        <w:r w:rsidR="00796ECB">
          <w:rPr>
            <w:rFonts w:ascii="Cambria" w:hAnsi="Cambria"/>
            <w:sz w:val="28"/>
            <w:szCs w:val="28"/>
          </w:rPr>
          <w:t>aken</w:t>
        </w:r>
      </w:ins>
      <w:ins w:id="27727" w:author="Claire S" w:date="2026-06-05T18:31:00Z" w16du:dateUtc="2026-06-05T17:31:00Z">
        <w:r w:rsidR="00796ECB">
          <w:rPr>
            <w:rFonts w:ascii="Cambria" w:hAnsi="Cambria"/>
            <w:sz w:val="28"/>
            <w:szCs w:val="28"/>
          </w:rPr>
          <w:t xml:space="preserve"> from his own notebooks</w:t>
        </w:r>
      </w:ins>
      <w:ins w:id="27728" w:author="Claire S" w:date="2026-06-05T18:32:00Z" w16du:dateUtc="2026-06-05T17:32:00Z">
        <w:r w:rsidR="00796ECB">
          <w:rPr>
            <w:rFonts w:ascii="Cambria" w:hAnsi="Cambria"/>
            <w:sz w:val="28"/>
            <w:szCs w:val="28"/>
          </w:rPr>
          <w:t>, she says.</w:t>
        </w:r>
      </w:ins>
      <w:ins w:id="27729" w:author="Claire S" w:date="2026-06-06T09:45:00Z" w16du:dateUtc="2026-06-06T08:45:00Z">
        <w:r w:rsidR="00D9669E">
          <w:rPr>
            <w:rFonts w:ascii="Cambria" w:hAnsi="Cambria"/>
            <w:sz w:val="28"/>
            <w:szCs w:val="28"/>
          </w:rPr>
          <w:t xml:space="preserve"> </w:t>
        </w:r>
      </w:ins>
      <w:ins w:id="27730" w:author="Claire S" w:date="2026-06-05T18:38:00Z" w16du:dateUtc="2026-06-05T17:38:00Z">
        <w:r w:rsidR="00BC1641">
          <w:rPr>
            <w:rFonts w:ascii="Cambria" w:hAnsi="Cambria"/>
            <w:sz w:val="28"/>
            <w:szCs w:val="28"/>
          </w:rPr>
          <w:t xml:space="preserve">She used the scarf to </w:t>
        </w:r>
      </w:ins>
      <w:ins w:id="27731" w:author="Claire S" w:date="2026-06-05T18:31:00Z" w16du:dateUtc="2026-06-05T17:31:00Z">
        <w:r w:rsidR="00796ECB">
          <w:rPr>
            <w:rFonts w:ascii="Cambria" w:hAnsi="Cambria"/>
            <w:sz w:val="28"/>
            <w:szCs w:val="28"/>
          </w:rPr>
          <w:t>attach him to the back of his own door</w:t>
        </w:r>
      </w:ins>
      <w:ins w:id="27732" w:author="Claire S" w:date="2026-06-05T18:39:00Z" w16du:dateUtc="2026-06-05T17:39:00Z">
        <w:r w:rsidR="00BC1641">
          <w:rPr>
            <w:rFonts w:ascii="Cambria" w:hAnsi="Cambria"/>
            <w:sz w:val="28"/>
            <w:szCs w:val="28"/>
          </w:rPr>
          <w:t xml:space="preserve">, </w:t>
        </w:r>
      </w:ins>
      <w:ins w:id="27733" w:author="Claire S" w:date="2026-06-05T18:31:00Z" w16du:dateUtc="2026-06-05T17:31:00Z">
        <w:r w:rsidR="00796ECB">
          <w:rPr>
            <w:rFonts w:ascii="Cambria" w:hAnsi="Cambria"/>
            <w:sz w:val="28"/>
            <w:szCs w:val="28"/>
          </w:rPr>
          <w:t xml:space="preserve">and </w:t>
        </w:r>
      </w:ins>
      <w:ins w:id="27734" w:author="Claire S" w:date="2026-06-05T18:32:00Z" w16du:dateUtc="2026-06-05T17:32:00Z">
        <w:r w:rsidR="00F46D70">
          <w:rPr>
            <w:rFonts w:ascii="Cambria" w:hAnsi="Cambria"/>
            <w:sz w:val="28"/>
            <w:szCs w:val="28"/>
          </w:rPr>
          <w:t>then she</w:t>
        </w:r>
      </w:ins>
      <w:ins w:id="27735" w:author="Claire S" w:date="2026-06-06T09:45:00Z" w16du:dateUtc="2026-06-06T08:45:00Z">
        <w:r w:rsidR="00D9669E">
          <w:rPr>
            <w:rFonts w:ascii="Cambria" w:hAnsi="Cambria"/>
            <w:sz w:val="28"/>
            <w:szCs w:val="28"/>
          </w:rPr>
          <w:t xml:space="preserve"> must have</w:t>
        </w:r>
      </w:ins>
      <w:ins w:id="27736" w:author="Claire S" w:date="2026-06-05T18:32:00Z" w16du:dateUtc="2026-06-05T17:32:00Z">
        <w:r w:rsidR="00F46D70">
          <w:rPr>
            <w:rFonts w:ascii="Cambria" w:hAnsi="Cambria"/>
            <w:sz w:val="28"/>
            <w:szCs w:val="28"/>
          </w:rPr>
          <w:t xml:space="preserve"> </w:t>
        </w:r>
      </w:ins>
      <w:ins w:id="27737" w:author="Claire S" w:date="2026-06-06T09:44:00Z" w16du:dateUtc="2026-06-06T08:44:00Z">
        <w:r w:rsidR="00D9669E">
          <w:rPr>
            <w:rFonts w:ascii="Cambria" w:hAnsi="Cambria"/>
            <w:sz w:val="28"/>
            <w:szCs w:val="28"/>
          </w:rPr>
          <w:t>kicked the chair out somehow,</w:t>
        </w:r>
      </w:ins>
      <w:ins w:id="27738" w:author="Claire S" w:date="2026-06-05T18:31:00Z" w16du:dateUtc="2026-06-05T17:31:00Z">
        <w:r w:rsidR="00796ECB">
          <w:rPr>
            <w:rFonts w:ascii="Cambria" w:hAnsi="Cambria"/>
            <w:sz w:val="28"/>
            <w:szCs w:val="28"/>
          </w:rPr>
          <w:t xml:space="preserve"> making it look like suicide.</w:t>
        </w:r>
      </w:ins>
      <w:ins w:id="27739" w:author="Claire S" w:date="2026-06-05T18:32:00Z" w16du:dateUtc="2026-06-05T17:32:00Z">
        <w:r w:rsidR="00F46D70">
          <w:rPr>
            <w:rFonts w:ascii="Cambria" w:hAnsi="Cambria"/>
            <w:sz w:val="28"/>
            <w:szCs w:val="28"/>
          </w:rPr>
          <w:t>’</w:t>
        </w:r>
      </w:ins>
    </w:p>
    <w:p w14:paraId="3FCC8C3F" w14:textId="3F94EE0A" w:rsidR="00F46D70" w:rsidRDefault="00F46D70" w:rsidP="00796ECB">
      <w:pPr>
        <w:spacing w:line="360" w:lineRule="auto"/>
        <w:ind w:firstLine="720"/>
        <w:contextualSpacing/>
        <w:rPr>
          <w:ins w:id="27740" w:author="Claire S" w:date="2026-06-05T18:31:00Z" w16du:dateUtc="2026-06-05T17:31:00Z"/>
          <w:rFonts w:ascii="Cambria" w:hAnsi="Cambria"/>
          <w:sz w:val="28"/>
          <w:szCs w:val="28"/>
        </w:rPr>
      </w:pPr>
      <w:ins w:id="27741" w:author="Claire S" w:date="2026-06-05T18:33:00Z" w16du:dateUtc="2026-06-05T17:33:00Z">
        <w:r>
          <w:rPr>
            <w:rFonts w:ascii="Cambria" w:hAnsi="Cambria"/>
            <w:sz w:val="28"/>
            <w:szCs w:val="28"/>
          </w:rPr>
          <w:t>‘God. That’s horribly clever.’</w:t>
        </w:r>
      </w:ins>
    </w:p>
    <w:p w14:paraId="26F9F440" w14:textId="3DF2FB67" w:rsidR="00F46D70" w:rsidRDefault="00F46D70" w:rsidP="0007765E">
      <w:pPr>
        <w:spacing w:line="360" w:lineRule="auto"/>
        <w:contextualSpacing/>
        <w:rPr>
          <w:ins w:id="27742" w:author="Claire S" w:date="2026-06-05T18:33:00Z" w16du:dateUtc="2026-06-05T17:33:00Z"/>
          <w:rFonts w:ascii="Cambria" w:hAnsi="Cambria"/>
          <w:bCs/>
          <w:sz w:val="28"/>
          <w:szCs w:val="28"/>
        </w:rPr>
      </w:pPr>
      <w:ins w:id="27743" w:author="Claire S" w:date="2026-06-05T18:33:00Z" w16du:dateUtc="2026-06-05T17:33:00Z">
        <w:r>
          <w:rPr>
            <w:rFonts w:ascii="Cambria" w:hAnsi="Cambria"/>
            <w:bCs/>
            <w:sz w:val="28"/>
            <w:szCs w:val="28"/>
          </w:rPr>
          <w:tab/>
          <w:t>‘Well</w:t>
        </w:r>
      </w:ins>
      <w:ins w:id="27744" w:author="Daisy Watt" w:date="2026-06-24T14:53:00Z" w16du:dateUtc="2026-06-24T12:53:00Z">
        <w:r w:rsidR="00BE6DFC">
          <w:rPr>
            <w:rFonts w:ascii="Cambria" w:hAnsi="Cambria"/>
            <w:bCs/>
            <w:sz w:val="28"/>
            <w:szCs w:val="28"/>
          </w:rPr>
          <w:t xml:space="preserve">, </w:t>
        </w:r>
      </w:ins>
      <w:ins w:id="27745" w:author="Claire S" w:date="2026-06-05T18:33:00Z" w16du:dateUtc="2026-06-05T17:33:00Z">
        <w:del w:id="27746" w:author="Daisy Watt" w:date="2026-06-24T14:53:00Z" w16du:dateUtc="2026-06-24T12:53:00Z">
          <w:r w:rsidDel="00BE6DFC">
            <w:rPr>
              <w:rFonts w:ascii="Cambria" w:hAnsi="Cambria"/>
              <w:bCs/>
              <w:sz w:val="28"/>
              <w:szCs w:val="28"/>
            </w:rPr>
            <w:delText xml:space="preserve"> </w:delText>
          </w:r>
        </w:del>
        <w:r>
          <w:rPr>
            <w:rFonts w:ascii="Cambria" w:hAnsi="Cambria"/>
            <w:bCs/>
            <w:sz w:val="28"/>
            <w:szCs w:val="28"/>
          </w:rPr>
          <w:t>she</w:t>
        </w:r>
      </w:ins>
      <w:ins w:id="27747" w:author="Claire S" w:date="2026-06-05T18:35:00Z" w16du:dateUtc="2026-06-05T17:35:00Z">
        <w:r>
          <w:rPr>
            <w:rFonts w:ascii="Cambria" w:hAnsi="Cambria"/>
            <w:bCs/>
            <w:sz w:val="28"/>
            <w:szCs w:val="28"/>
          </w:rPr>
          <w:t xml:space="preserve"> i</w:t>
        </w:r>
      </w:ins>
      <w:ins w:id="27748" w:author="Claire S" w:date="2026-06-05T18:33:00Z" w16du:dateUtc="2026-06-05T17:33:00Z">
        <w:r>
          <w:rPr>
            <w:rFonts w:ascii="Cambria" w:hAnsi="Cambria"/>
            <w:bCs/>
            <w:sz w:val="28"/>
            <w:szCs w:val="28"/>
          </w:rPr>
          <w:t>s</w:t>
        </w:r>
      </w:ins>
      <w:ins w:id="27749" w:author="Claire S" w:date="2026-06-05T18:35:00Z" w16du:dateUtc="2026-06-05T17:35:00Z">
        <w:r>
          <w:rPr>
            <w:rFonts w:ascii="Cambria" w:hAnsi="Cambria"/>
            <w:bCs/>
            <w:sz w:val="28"/>
            <w:szCs w:val="28"/>
          </w:rPr>
          <w:t>.  And she’s</w:t>
        </w:r>
      </w:ins>
      <w:ins w:id="27750" w:author="Claire S" w:date="2026-06-05T18:33:00Z" w16du:dateUtc="2026-06-05T17:33:00Z">
        <w:r>
          <w:rPr>
            <w:rFonts w:ascii="Cambria" w:hAnsi="Cambria"/>
            <w:bCs/>
            <w:sz w:val="28"/>
            <w:szCs w:val="28"/>
          </w:rPr>
          <w:t xml:space="preserve"> not shy of explaining herself, which is a good thing for us.’ Addo sighed. ‘</w:t>
        </w:r>
      </w:ins>
      <w:ins w:id="27751" w:author="Claire S" w:date="2026-06-05T18:35:00Z" w16du:dateUtc="2026-06-05T17:35:00Z">
        <w:r>
          <w:rPr>
            <w:rFonts w:ascii="Cambria" w:hAnsi="Cambria"/>
            <w:bCs/>
            <w:sz w:val="28"/>
            <w:szCs w:val="28"/>
          </w:rPr>
          <w:t>W</w:t>
        </w:r>
      </w:ins>
      <w:ins w:id="27752" w:author="Claire S" w:date="2026-06-05T18:33:00Z" w16du:dateUtc="2026-06-05T17:33:00Z">
        <w:r>
          <w:rPr>
            <w:rFonts w:ascii="Cambria" w:hAnsi="Cambria"/>
            <w:bCs/>
            <w:sz w:val="28"/>
            <w:szCs w:val="28"/>
          </w:rPr>
          <w:t>hich reminds me, she’s admitted she set your brother up.’</w:t>
        </w:r>
      </w:ins>
    </w:p>
    <w:p w14:paraId="6C991932" w14:textId="5E640F56" w:rsidR="00F46D70" w:rsidRDefault="00F46D70" w:rsidP="0007765E">
      <w:pPr>
        <w:spacing w:line="360" w:lineRule="auto"/>
        <w:contextualSpacing/>
        <w:rPr>
          <w:ins w:id="27753" w:author="Claire S" w:date="2026-06-05T18:35:00Z" w16du:dateUtc="2026-06-05T17:35:00Z"/>
          <w:rFonts w:ascii="Cambria" w:hAnsi="Cambria"/>
          <w:bCs/>
          <w:sz w:val="28"/>
          <w:szCs w:val="28"/>
        </w:rPr>
      </w:pPr>
      <w:ins w:id="27754" w:author="Claire S" w:date="2026-06-05T18:33:00Z" w16du:dateUtc="2026-06-05T17:33:00Z">
        <w:r>
          <w:rPr>
            <w:rFonts w:ascii="Cambria" w:hAnsi="Cambria"/>
            <w:bCs/>
            <w:sz w:val="28"/>
            <w:szCs w:val="28"/>
          </w:rPr>
          <w:tab/>
          <w:t>‘Why</w:t>
        </w:r>
      </w:ins>
      <w:ins w:id="27755" w:author="Daisy Watt" w:date="2026-06-24T14:53:00Z" w16du:dateUtc="2026-06-24T12:53:00Z">
        <w:r w:rsidR="00146A5E">
          <w:rPr>
            <w:rFonts w:ascii="Cambria" w:hAnsi="Cambria"/>
            <w:bCs/>
            <w:sz w:val="28"/>
            <w:szCs w:val="28"/>
          </w:rPr>
          <w:t>,</w:t>
        </w:r>
      </w:ins>
      <w:ins w:id="27756" w:author="Claire S" w:date="2026-06-06T09:34:00Z" w16du:dateUtc="2026-06-06T08:34:00Z">
        <w:r w:rsidR="00C60DA9">
          <w:rPr>
            <w:rFonts w:ascii="Cambria" w:hAnsi="Cambria"/>
            <w:bCs/>
            <w:sz w:val="28"/>
            <w:szCs w:val="28"/>
          </w:rPr>
          <w:t xml:space="preserve"> though</w:t>
        </w:r>
      </w:ins>
      <w:ins w:id="27757" w:author="Claire S" w:date="2026-06-05T18:33:00Z" w16du:dateUtc="2026-06-05T17:33:00Z">
        <w:r>
          <w:rPr>
            <w:rFonts w:ascii="Cambria" w:hAnsi="Cambria"/>
            <w:bCs/>
            <w:sz w:val="28"/>
            <w:szCs w:val="28"/>
          </w:rPr>
          <w:t>?’ Clara stared at him.</w:t>
        </w:r>
      </w:ins>
      <w:ins w:id="27758" w:author="Claire S" w:date="2026-06-08T17:41:00Z" w16du:dateUtc="2026-06-08T16:41:00Z">
        <w:r w:rsidR="00AA277C">
          <w:rPr>
            <w:rFonts w:ascii="Cambria" w:hAnsi="Cambria"/>
            <w:bCs/>
            <w:sz w:val="28"/>
            <w:szCs w:val="28"/>
          </w:rPr>
          <w:t xml:space="preserve"> ‘What did Adam do to her?’</w:t>
        </w:r>
      </w:ins>
    </w:p>
    <w:p w14:paraId="6CA574D7" w14:textId="7A2E7E21" w:rsidR="00F46D70" w:rsidRDefault="00F46D70">
      <w:pPr>
        <w:spacing w:line="360" w:lineRule="auto"/>
        <w:ind w:firstLine="720"/>
        <w:contextualSpacing/>
        <w:rPr>
          <w:ins w:id="27759" w:author="Claire S" w:date="2026-06-05T18:35:00Z" w16du:dateUtc="2026-06-05T17:35:00Z"/>
          <w:rFonts w:ascii="Cambria" w:hAnsi="Cambria"/>
          <w:sz w:val="28"/>
          <w:szCs w:val="28"/>
        </w:rPr>
        <w:pPrChange w:id="27760" w:author="Claire S" w:date="2026-06-05T18:35:00Z" w16du:dateUtc="2026-06-05T17:35:00Z">
          <w:pPr>
            <w:spacing w:line="360" w:lineRule="auto"/>
            <w:contextualSpacing/>
          </w:pPr>
        </w:pPrChange>
      </w:pPr>
      <w:ins w:id="27761" w:author="Claire S" w:date="2026-06-05T18:35:00Z" w16du:dateUtc="2026-06-05T17:35:00Z">
        <w:r>
          <w:rPr>
            <w:rFonts w:ascii="Cambria" w:hAnsi="Cambria"/>
            <w:sz w:val="28"/>
            <w:szCs w:val="28"/>
          </w:rPr>
          <w:t>‘I imagine</w:t>
        </w:r>
      </w:ins>
      <w:ins w:id="27762" w:author="Claire S" w:date="2026-06-08T17:41:00Z" w16du:dateUtc="2026-06-08T16:41:00Z">
        <w:r w:rsidR="00AA277C">
          <w:rPr>
            <w:rFonts w:ascii="Cambria" w:hAnsi="Cambria"/>
            <w:sz w:val="28"/>
            <w:szCs w:val="28"/>
          </w:rPr>
          <w:t xml:space="preserve"> it was </w:t>
        </w:r>
      </w:ins>
      <w:ins w:id="27763" w:author="Claire S" w:date="2026-06-05T18:35:00Z" w16du:dateUtc="2026-06-05T17:35:00Z">
        <w:r>
          <w:rPr>
            <w:rFonts w:ascii="Cambria" w:hAnsi="Cambria"/>
            <w:sz w:val="28"/>
            <w:szCs w:val="28"/>
          </w:rPr>
          <w:t xml:space="preserve">to hurt </w:t>
        </w:r>
      </w:ins>
      <w:ins w:id="27764" w:author="Claire S" w:date="2026-06-05T18:36:00Z" w16du:dateUtc="2026-06-05T17:36:00Z">
        <w:r>
          <w:rPr>
            <w:rFonts w:ascii="Cambria" w:hAnsi="Cambria"/>
            <w:sz w:val="28"/>
            <w:szCs w:val="28"/>
          </w:rPr>
          <w:t>you</w:t>
        </w:r>
      </w:ins>
      <w:ins w:id="27765" w:author="Claire S" w:date="2026-06-06T09:34:00Z" w16du:dateUtc="2026-06-06T08:34:00Z">
        <w:r w:rsidR="00C60DA9">
          <w:rPr>
            <w:rFonts w:ascii="Cambria" w:hAnsi="Cambria"/>
            <w:sz w:val="28"/>
            <w:szCs w:val="28"/>
          </w:rPr>
          <w:t xml:space="preserve">.  She was very set on what she calls </w:t>
        </w:r>
      </w:ins>
      <w:ins w:id="27766" w:author="Claire S" w:date="2026-06-05T18:35:00Z" w16du:dateUtc="2026-06-05T17:35:00Z">
        <w:r>
          <w:rPr>
            <w:rFonts w:ascii="Cambria" w:hAnsi="Cambria"/>
            <w:sz w:val="28"/>
            <w:szCs w:val="28"/>
          </w:rPr>
          <w:t>revenge.</w:t>
        </w:r>
      </w:ins>
      <w:ins w:id="27767" w:author="Claire S" w:date="2026-06-05T18:36:00Z" w16du:dateUtc="2026-06-05T17:36:00Z">
        <w:r>
          <w:rPr>
            <w:rFonts w:ascii="Cambria" w:hAnsi="Cambria"/>
            <w:sz w:val="28"/>
            <w:szCs w:val="28"/>
          </w:rPr>
          <w:t>’</w:t>
        </w:r>
      </w:ins>
      <w:ins w:id="27768" w:author="Claire S" w:date="2026-06-05T18:35:00Z" w16du:dateUtc="2026-06-05T17:35:00Z">
        <w:r>
          <w:rPr>
            <w:rFonts w:ascii="Cambria" w:hAnsi="Cambria"/>
            <w:sz w:val="28"/>
            <w:szCs w:val="28"/>
          </w:rPr>
          <w:t xml:space="preserve"> </w:t>
        </w:r>
      </w:ins>
    </w:p>
    <w:p w14:paraId="42A32415" w14:textId="1B676C6B" w:rsidR="00BC1641" w:rsidRDefault="00BC1641" w:rsidP="00BC1641">
      <w:pPr>
        <w:spacing w:line="360" w:lineRule="auto"/>
        <w:ind w:firstLine="720"/>
        <w:contextualSpacing/>
        <w:rPr>
          <w:ins w:id="27769" w:author="Claire S" w:date="2026-06-05T18:39:00Z" w16du:dateUtc="2026-06-05T17:39:00Z"/>
          <w:rFonts w:ascii="Cambria" w:hAnsi="Cambria"/>
          <w:sz w:val="28"/>
          <w:szCs w:val="28"/>
        </w:rPr>
      </w:pPr>
      <w:ins w:id="27770" w:author="Claire S" w:date="2026-06-05T18:39:00Z" w16du:dateUtc="2026-06-05T17:39:00Z">
        <w:r>
          <w:rPr>
            <w:rFonts w:ascii="Cambria" w:hAnsi="Cambria"/>
            <w:sz w:val="28"/>
            <w:szCs w:val="28"/>
          </w:rPr>
          <w:t>‘</w:t>
        </w:r>
      </w:ins>
      <w:moveToRangeStart w:id="27771" w:author="Claire S" w:date="2026-06-05T18:39:00Z" w:name="move231577167"/>
      <w:moveTo w:id="27772" w:author="Claire S" w:date="2026-06-05T18:39:00Z" w16du:dateUtc="2026-06-05T17:39:00Z">
        <w:r>
          <w:rPr>
            <w:rFonts w:ascii="Cambria" w:hAnsi="Cambria"/>
            <w:sz w:val="28"/>
            <w:szCs w:val="28"/>
          </w:rPr>
          <w:t xml:space="preserve">And the terrible video of Violet </w:t>
        </w:r>
      </w:moveTo>
      <w:ins w:id="27773" w:author="Claire S" w:date="2026-06-06T09:45:00Z" w16du:dateUtc="2026-06-06T08:45:00Z">
        <w:r w:rsidR="00D9669E">
          <w:rPr>
            <w:rFonts w:ascii="Cambria" w:hAnsi="Cambria"/>
            <w:sz w:val="28"/>
            <w:szCs w:val="28"/>
          </w:rPr>
          <w:t xml:space="preserve">on the cliffs that </w:t>
        </w:r>
      </w:ins>
      <w:ins w:id="27774" w:author="Claire S" w:date="2026-06-05T18:39:00Z" w16du:dateUtc="2026-06-05T17:39:00Z">
        <w:r>
          <w:rPr>
            <w:rFonts w:ascii="Cambria" w:hAnsi="Cambria"/>
            <w:sz w:val="28"/>
            <w:szCs w:val="28"/>
          </w:rPr>
          <w:t xml:space="preserve">I got </w:t>
        </w:r>
      </w:ins>
      <w:moveTo w:id="27775" w:author="Claire S" w:date="2026-06-05T18:39:00Z" w16du:dateUtc="2026-06-05T17:39:00Z">
        <w:r>
          <w:rPr>
            <w:rFonts w:ascii="Cambria" w:hAnsi="Cambria"/>
            <w:sz w:val="28"/>
            <w:szCs w:val="28"/>
          </w:rPr>
          <w:t>sent</w:t>
        </w:r>
        <w:del w:id="27776" w:author="Claire S" w:date="2026-06-05T18:39:00Z" w16du:dateUtc="2026-06-05T17:39:00Z">
          <w:r w:rsidDel="00BC1641">
            <w:rPr>
              <w:rFonts w:ascii="Cambria" w:hAnsi="Cambria"/>
              <w:sz w:val="28"/>
              <w:szCs w:val="28"/>
            </w:rPr>
            <w:delText xml:space="preserve"> to Clara</w:delText>
          </w:r>
        </w:del>
        <w:r>
          <w:rPr>
            <w:rFonts w:ascii="Cambria" w:hAnsi="Cambria"/>
            <w:sz w:val="28"/>
            <w:szCs w:val="28"/>
          </w:rPr>
          <w:t>?</w:t>
        </w:r>
      </w:moveTo>
      <w:ins w:id="27777" w:author="Claire S" w:date="2026-06-06T10:42:00Z" w16du:dateUtc="2026-06-06T09:42:00Z">
        <w:r w:rsidR="00F65385">
          <w:rPr>
            <w:rFonts w:ascii="Cambria" w:hAnsi="Cambria"/>
            <w:sz w:val="28"/>
            <w:szCs w:val="28"/>
          </w:rPr>
          <w:t xml:space="preserve"> And the body that they said</w:t>
        </w:r>
      </w:ins>
      <w:ins w:id="27778" w:author="Claire S" w:date="2026-06-06T10:43:00Z" w16du:dateUtc="2026-06-06T09:43:00Z">
        <w:r w:rsidR="00F65385">
          <w:rPr>
            <w:rFonts w:ascii="Cambria" w:hAnsi="Cambria"/>
            <w:sz w:val="28"/>
            <w:szCs w:val="28"/>
          </w:rPr>
          <w:t xml:space="preserve"> was hers?</w:t>
        </w:r>
      </w:ins>
      <w:ins w:id="27779" w:author="Claire S" w:date="2026-06-05T18:39:00Z" w16du:dateUtc="2026-06-05T17:39:00Z">
        <w:r>
          <w:rPr>
            <w:rFonts w:ascii="Cambria" w:hAnsi="Cambria"/>
            <w:sz w:val="28"/>
            <w:szCs w:val="28"/>
          </w:rPr>
          <w:t>’</w:t>
        </w:r>
      </w:ins>
      <w:ins w:id="27780" w:author="Claire S" w:date="2026-06-06T10:44:00Z" w16du:dateUtc="2026-06-06T09:44:00Z">
        <w:r w:rsidR="00AB09D3">
          <w:rPr>
            <w:rFonts w:ascii="Cambria" w:hAnsi="Cambria"/>
            <w:sz w:val="28"/>
            <w:szCs w:val="28"/>
          </w:rPr>
          <w:t xml:space="preserve"> Clara thought about her frantic journey to Eastbourne, and how the police wouldn’t let her see Violet.  If they had, maybe this would have been clearer</w:t>
        </w:r>
      </w:ins>
      <w:ins w:id="27781" w:author="Daisy Watt" w:date="2026-06-24T14:53:00Z" w16du:dateUtc="2026-06-24T12:53:00Z">
        <w:r w:rsidR="00AE2AC9">
          <w:rPr>
            <w:rFonts w:ascii="Cambria" w:hAnsi="Cambria"/>
            <w:sz w:val="28"/>
            <w:szCs w:val="28"/>
          </w:rPr>
          <w:t>,</w:t>
        </w:r>
      </w:ins>
      <w:ins w:id="27782" w:author="Claire S" w:date="2026-06-06T10:44:00Z" w16du:dateUtc="2026-06-06T09:44:00Z">
        <w:r w:rsidR="00AB09D3">
          <w:rPr>
            <w:rFonts w:ascii="Cambria" w:hAnsi="Cambria"/>
            <w:sz w:val="28"/>
            <w:szCs w:val="28"/>
          </w:rPr>
          <w:t xml:space="preserve"> sooner</w:t>
        </w:r>
      </w:ins>
      <w:ins w:id="27783" w:author="Daisy Watt" w:date="2026-06-24T14:53:00Z" w16du:dateUtc="2026-06-24T12:53:00Z">
        <w:r w:rsidR="00AE2AC9">
          <w:rPr>
            <w:rFonts w:ascii="Cambria" w:hAnsi="Cambria"/>
            <w:sz w:val="28"/>
            <w:szCs w:val="28"/>
          </w:rPr>
          <w:t>.</w:t>
        </w:r>
      </w:ins>
      <w:ins w:id="27784" w:author="Claire S" w:date="2026-06-06T10:44:00Z" w16du:dateUtc="2026-06-06T09:44:00Z">
        <w:del w:id="27785" w:author="Daisy Watt" w:date="2026-06-24T14:53:00Z" w16du:dateUtc="2026-06-24T12:53:00Z">
          <w:r w:rsidR="00AB09D3" w:rsidDel="00AE2AC9">
            <w:rPr>
              <w:rFonts w:ascii="Cambria" w:hAnsi="Cambria"/>
              <w:sz w:val="28"/>
              <w:szCs w:val="28"/>
            </w:rPr>
            <w:delText xml:space="preserve"> -</w:delText>
          </w:r>
        </w:del>
      </w:ins>
    </w:p>
    <w:p w14:paraId="3F1E16BE" w14:textId="72EEEFAF" w:rsidR="00BC1641" w:rsidRDefault="00BC1641" w:rsidP="00BC1641">
      <w:pPr>
        <w:spacing w:line="360" w:lineRule="auto"/>
        <w:ind w:firstLine="720"/>
        <w:contextualSpacing/>
        <w:rPr>
          <w:ins w:id="27786" w:author="Claire S" w:date="2026-06-05T18:40:00Z" w16du:dateUtc="2026-06-05T17:40:00Z"/>
          <w:rFonts w:ascii="Cambria" w:hAnsi="Cambria"/>
          <w:sz w:val="28"/>
          <w:szCs w:val="28"/>
        </w:rPr>
      </w:pPr>
      <w:ins w:id="27787" w:author="Claire S" w:date="2026-06-05T18:39:00Z" w16du:dateUtc="2026-06-05T17:39:00Z">
        <w:r>
          <w:rPr>
            <w:rFonts w:ascii="Cambria" w:hAnsi="Cambria"/>
            <w:sz w:val="28"/>
            <w:szCs w:val="28"/>
          </w:rPr>
          <w:t>‘</w:t>
        </w:r>
      </w:ins>
      <w:ins w:id="27788" w:author="Claire S" w:date="2026-06-06T09:34:00Z" w16du:dateUtc="2026-06-06T08:34:00Z">
        <w:r w:rsidR="00C60DA9">
          <w:rPr>
            <w:rFonts w:ascii="Cambria" w:hAnsi="Cambria"/>
            <w:sz w:val="28"/>
            <w:szCs w:val="28"/>
          </w:rPr>
          <w:t>H</w:t>
        </w:r>
      </w:ins>
      <w:ins w:id="27789" w:author="Claire S" w:date="2026-06-05T18:39:00Z" w16du:dateUtc="2026-06-05T17:39:00Z">
        <w:r>
          <w:rPr>
            <w:rFonts w:ascii="Cambria" w:hAnsi="Cambria"/>
            <w:sz w:val="28"/>
            <w:szCs w:val="28"/>
          </w:rPr>
          <w:t xml:space="preserve">er </w:t>
        </w:r>
      </w:ins>
      <w:ins w:id="27790" w:author="Claire S" w:date="2026-06-06T10:44:00Z" w16du:dateUtc="2026-06-06T09:44:00Z">
        <w:r w:rsidR="00AB09D3">
          <w:rPr>
            <w:rFonts w:ascii="Cambria" w:hAnsi="Cambria"/>
            <w:sz w:val="28"/>
            <w:szCs w:val="28"/>
          </w:rPr>
          <w:t>mate</w:t>
        </w:r>
      </w:ins>
      <w:ins w:id="27791" w:author="Claire S" w:date="2026-06-08T17:41:00Z" w16du:dateUtc="2026-06-08T16:41:00Z">
        <w:r w:rsidR="00774650">
          <w:rPr>
            <w:rFonts w:ascii="Cambria" w:hAnsi="Cambria"/>
            <w:sz w:val="28"/>
            <w:szCs w:val="28"/>
          </w:rPr>
          <w:t>,</w:t>
        </w:r>
      </w:ins>
      <w:ins w:id="27792" w:author="Claire S" w:date="2026-06-06T10:44:00Z" w16du:dateUtc="2026-06-06T09:44:00Z">
        <w:r w:rsidR="00AB09D3">
          <w:rPr>
            <w:rFonts w:ascii="Cambria" w:hAnsi="Cambria"/>
            <w:sz w:val="28"/>
            <w:szCs w:val="28"/>
          </w:rPr>
          <w:t xml:space="preserve"> </w:t>
        </w:r>
      </w:ins>
      <w:ins w:id="27793" w:author="Claire S" w:date="2026-06-05T18:39:00Z" w16du:dateUtc="2026-06-05T17:39:00Z">
        <w:r>
          <w:rPr>
            <w:rFonts w:ascii="Cambria" w:hAnsi="Cambria"/>
            <w:sz w:val="28"/>
            <w:szCs w:val="28"/>
          </w:rPr>
          <w:t xml:space="preserve">the IT guy </w:t>
        </w:r>
      </w:ins>
      <w:moveTo w:id="27794" w:author="Claire S" w:date="2026-06-05T18:39:00Z" w16du:dateUtc="2026-06-05T17:39:00Z">
        <w:del w:id="27795" w:author="Claire S" w:date="2026-06-05T18:39:00Z" w16du:dateUtc="2026-06-05T17:39:00Z">
          <w:r w:rsidDel="00BC1641">
            <w:rPr>
              <w:rFonts w:ascii="Cambria" w:hAnsi="Cambria"/>
              <w:sz w:val="28"/>
              <w:szCs w:val="28"/>
            </w:rPr>
            <w:delText xml:space="preserve">  </w:delText>
          </w:r>
        </w:del>
        <w:r>
          <w:rPr>
            <w:rFonts w:ascii="Cambria" w:hAnsi="Cambria"/>
            <w:sz w:val="28"/>
            <w:szCs w:val="28"/>
          </w:rPr>
          <w:t>Phil</w:t>
        </w:r>
      </w:moveTo>
      <w:ins w:id="27796" w:author="Claire S" w:date="2026-06-06T10:43:00Z" w16du:dateUtc="2026-06-06T09:43:00Z">
        <w:r w:rsidR="00F65385">
          <w:rPr>
            <w:rFonts w:ascii="Cambria" w:hAnsi="Cambria"/>
            <w:sz w:val="28"/>
            <w:szCs w:val="28"/>
          </w:rPr>
          <w:t xml:space="preserve"> </w:t>
        </w:r>
      </w:ins>
      <w:ins w:id="27797" w:author="Claire S" w:date="2026-08-04T10:58:00Z" w16du:dateUtc="2026-08-04T09:58:00Z">
        <w:r w:rsidR="00C64520">
          <w:rPr>
            <w:rFonts w:ascii="Cambria" w:hAnsi="Cambria"/>
            <w:sz w:val="28"/>
            <w:szCs w:val="28"/>
          </w:rPr>
          <w:t>Kirk</w:t>
        </w:r>
      </w:ins>
      <w:ins w:id="27798" w:author="Daisy Watt" w:date="2026-06-24T14:53:00Z" w16du:dateUtc="2026-06-24T12:53:00Z">
        <w:r w:rsidR="00B50CFA">
          <w:rPr>
            <w:rFonts w:ascii="Cambria" w:hAnsi="Cambria"/>
            <w:sz w:val="28"/>
            <w:szCs w:val="28"/>
          </w:rPr>
          <w:t>,</w:t>
        </w:r>
      </w:ins>
      <w:moveTo w:id="27799" w:author="Claire S" w:date="2026-06-05T18:39:00Z" w16du:dateUtc="2026-06-05T17:39:00Z">
        <w:del w:id="27800" w:author="Claire S" w:date="2026-06-05T18:39:00Z" w16du:dateUtc="2026-06-05T17:39:00Z">
          <w:r w:rsidDel="00BC1641">
            <w:rPr>
              <w:rFonts w:ascii="Cambria" w:hAnsi="Cambria"/>
              <w:sz w:val="28"/>
              <w:szCs w:val="28"/>
            </w:rPr>
            <w:delText xml:space="preserve"> had</w:delText>
          </w:r>
        </w:del>
        <w:r>
          <w:rPr>
            <w:rFonts w:ascii="Cambria" w:hAnsi="Cambria"/>
            <w:sz w:val="28"/>
            <w:szCs w:val="28"/>
          </w:rPr>
          <w:t xml:space="preserve"> filmed </w:t>
        </w:r>
        <w:del w:id="27801" w:author="Claire S" w:date="2026-06-06T10:43:00Z" w16du:dateUtc="2026-06-06T09:43:00Z">
          <w:r w:rsidDel="00F65385">
            <w:rPr>
              <w:rFonts w:ascii="Cambria" w:hAnsi="Cambria"/>
              <w:sz w:val="28"/>
              <w:szCs w:val="28"/>
            </w:rPr>
            <w:delText>it</w:delText>
          </w:r>
        </w:del>
      </w:moveTo>
      <w:ins w:id="27802" w:author="Claire S" w:date="2026-06-06T10:43:00Z" w16du:dateUtc="2026-06-06T09:43:00Z">
        <w:r w:rsidR="00F65385">
          <w:rPr>
            <w:rFonts w:ascii="Cambria" w:hAnsi="Cambria"/>
            <w:sz w:val="28"/>
            <w:szCs w:val="28"/>
          </w:rPr>
          <w:t>the video</w:t>
        </w:r>
      </w:ins>
      <w:ins w:id="27803" w:author="Claire S" w:date="2026-06-05T18:39:00Z" w16du:dateUtc="2026-06-05T17:39:00Z">
        <w:r>
          <w:rPr>
            <w:rFonts w:ascii="Cambria" w:hAnsi="Cambria"/>
            <w:sz w:val="28"/>
            <w:szCs w:val="28"/>
          </w:rPr>
          <w:t xml:space="preserve"> </w:t>
        </w:r>
      </w:ins>
      <w:ins w:id="27804" w:author="Claire S" w:date="2026-06-05T18:40:00Z" w16du:dateUtc="2026-06-05T17:40:00Z">
        <w:r>
          <w:rPr>
            <w:rFonts w:ascii="Cambria" w:hAnsi="Cambria"/>
            <w:sz w:val="28"/>
            <w:szCs w:val="28"/>
          </w:rPr>
          <w:t>with her,</w:t>
        </w:r>
      </w:ins>
      <w:ins w:id="27805" w:author="Claire S" w:date="2026-06-05T18:39:00Z" w16du:dateUtc="2026-06-05T17:39:00Z">
        <w:r>
          <w:rPr>
            <w:rFonts w:ascii="Cambria" w:hAnsi="Cambria"/>
            <w:sz w:val="28"/>
            <w:szCs w:val="28"/>
          </w:rPr>
          <w:t xml:space="preserve"> and </w:t>
        </w:r>
      </w:ins>
      <w:moveTo w:id="27806" w:author="Claire S" w:date="2026-06-05T18:39:00Z" w16du:dateUtc="2026-06-05T17:39:00Z">
        <w:del w:id="27807" w:author="Claire S" w:date="2026-06-05T18:39:00Z" w16du:dateUtc="2026-06-05T17:39:00Z">
          <w:r w:rsidDel="00BC1641">
            <w:rPr>
              <w:rFonts w:ascii="Cambria" w:hAnsi="Cambria"/>
              <w:sz w:val="28"/>
              <w:szCs w:val="28"/>
            </w:rPr>
            <w:delText xml:space="preserve">, </w:delText>
          </w:r>
        </w:del>
        <w:r>
          <w:rPr>
            <w:rFonts w:ascii="Cambria" w:hAnsi="Cambria"/>
            <w:sz w:val="28"/>
            <w:szCs w:val="28"/>
          </w:rPr>
          <w:t>sent it</w:t>
        </w:r>
      </w:moveTo>
      <w:ins w:id="27808" w:author="Claire S" w:date="2026-06-05T18:39:00Z" w16du:dateUtc="2026-06-05T17:39:00Z">
        <w:r>
          <w:rPr>
            <w:rFonts w:ascii="Cambria" w:hAnsi="Cambria"/>
            <w:sz w:val="28"/>
            <w:szCs w:val="28"/>
          </w:rPr>
          <w:t>.</w:t>
        </w:r>
      </w:ins>
      <w:ins w:id="27809" w:author="Claire S" w:date="2026-06-06T09:34:00Z" w16du:dateUtc="2026-06-06T08:34:00Z">
        <w:r w:rsidR="00C60DA9">
          <w:rPr>
            <w:rFonts w:ascii="Cambria" w:hAnsi="Cambria"/>
            <w:sz w:val="28"/>
            <w:szCs w:val="28"/>
          </w:rPr>
          <w:t xml:space="preserve"> </w:t>
        </w:r>
      </w:ins>
      <w:ins w:id="27810" w:author="Claire S" w:date="2026-06-06T10:43:00Z" w16du:dateUtc="2026-06-06T09:43:00Z">
        <w:r w:rsidR="00F65385">
          <w:rPr>
            <w:rFonts w:ascii="Cambria" w:hAnsi="Cambria"/>
            <w:sz w:val="28"/>
            <w:szCs w:val="28"/>
          </w:rPr>
          <w:t>I imagine the bod</w:t>
        </w:r>
      </w:ins>
      <w:ins w:id="27811" w:author="Claire S" w:date="2026-06-06T10:44:00Z" w16du:dateUtc="2026-06-06T09:44:00Z">
        <w:r w:rsidR="00AB09D3">
          <w:rPr>
            <w:rFonts w:ascii="Cambria" w:hAnsi="Cambria"/>
            <w:sz w:val="28"/>
            <w:szCs w:val="28"/>
          </w:rPr>
          <w:t>y</w:t>
        </w:r>
      </w:ins>
      <w:ins w:id="27812" w:author="Claire S" w:date="2026-06-06T10:43:00Z" w16du:dateUtc="2026-06-06T09:43:00Z">
        <w:r w:rsidR="00F65385">
          <w:rPr>
            <w:rFonts w:ascii="Cambria" w:hAnsi="Cambria"/>
            <w:sz w:val="28"/>
            <w:szCs w:val="28"/>
          </w:rPr>
          <w:t xml:space="preserve"> is a Jane Doe. Happens all the time on Beachy Head</w:t>
        </w:r>
      </w:ins>
      <w:ins w:id="27813" w:author="Claire S" w:date="2026-06-06T10:45:00Z" w16du:dateUtc="2026-06-06T09:45:00Z">
        <w:r w:rsidR="00AB09D3">
          <w:rPr>
            <w:rFonts w:ascii="Cambria" w:hAnsi="Cambria"/>
            <w:sz w:val="28"/>
            <w:szCs w:val="28"/>
          </w:rPr>
          <w:t>, unfortunately</w:t>
        </w:r>
      </w:ins>
      <w:ins w:id="27814" w:author="Claire S" w:date="2026-06-06T10:43:00Z" w16du:dateUtc="2026-06-06T09:43:00Z">
        <w:r w:rsidR="00F65385">
          <w:rPr>
            <w:rFonts w:ascii="Cambria" w:hAnsi="Cambria"/>
            <w:sz w:val="28"/>
            <w:szCs w:val="28"/>
          </w:rPr>
          <w:t>.  And w</w:t>
        </w:r>
      </w:ins>
      <w:ins w:id="27815" w:author="Claire S" w:date="2026-06-06T09:34:00Z" w16du:dateUtc="2026-06-06T08:34:00Z">
        <w:r w:rsidR="00C60DA9">
          <w:rPr>
            <w:rFonts w:ascii="Cambria" w:hAnsi="Cambria"/>
            <w:sz w:val="28"/>
            <w:szCs w:val="28"/>
          </w:rPr>
          <w:t xml:space="preserve">e haven’t </w:t>
        </w:r>
      </w:ins>
      <w:ins w:id="27816" w:author="Claire S" w:date="2026-06-06T10:43:00Z" w16du:dateUtc="2026-06-06T09:43:00Z">
        <w:r w:rsidR="00F65385">
          <w:rPr>
            <w:rFonts w:ascii="Cambria" w:hAnsi="Cambria"/>
            <w:sz w:val="28"/>
            <w:szCs w:val="28"/>
          </w:rPr>
          <w:t xml:space="preserve">brought </w:t>
        </w:r>
      </w:ins>
      <w:ins w:id="27817" w:author="Claire S" w:date="2026-08-04T10:58:00Z" w16du:dateUtc="2026-08-04T09:58:00Z">
        <w:r w:rsidR="00C64520">
          <w:rPr>
            <w:rFonts w:ascii="Cambria" w:hAnsi="Cambria"/>
            <w:sz w:val="28"/>
            <w:szCs w:val="28"/>
          </w:rPr>
          <w:t>Kirk</w:t>
        </w:r>
      </w:ins>
      <w:ins w:id="27818" w:author="Claire S" w:date="2026-06-06T10:43:00Z" w16du:dateUtc="2026-06-06T09:43:00Z">
        <w:r w:rsidR="00F65385">
          <w:rPr>
            <w:rFonts w:ascii="Cambria" w:hAnsi="Cambria"/>
            <w:sz w:val="28"/>
            <w:szCs w:val="28"/>
          </w:rPr>
          <w:t xml:space="preserve"> in</w:t>
        </w:r>
      </w:ins>
      <w:ins w:id="27819" w:author="Claire S" w:date="2026-06-06T09:34:00Z" w16du:dateUtc="2026-06-06T08:34:00Z">
        <w:r w:rsidR="00C60DA9">
          <w:rPr>
            <w:rFonts w:ascii="Cambria" w:hAnsi="Cambria"/>
            <w:sz w:val="28"/>
            <w:szCs w:val="28"/>
          </w:rPr>
          <w:t xml:space="preserve"> yet,</w:t>
        </w:r>
      </w:ins>
      <w:ins w:id="27820" w:author="Claire S" w:date="2026-06-05T18:40:00Z" w16du:dateUtc="2026-06-05T17:40:00Z">
        <w:r>
          <w:rPr>
            <w:rFonts w:ascii="Cambria" w:hAnsi="Cambria"/>
            <w:sz w:val="28"/>
            <w:szCs w:val="28"/>
          </w:rPr>
          <w:t>’</w:t>
        </w:r>
      </w:ins>
      <w:ins w:id="27821" w:author="Claire S" w:date="2026-06-06T09:34:00Z" w16du:dateUtc="2026-06-06T08:34:00Z">
        <w:r w:rsidR="00C60DA9">
          <w:rPr>
            <w:rFonts w:ascii="Cambria" w:hAnsi="Cambria"/>
            <w:sz w:val="28"/>
            <w:szCs w:val="28"/>
          </w:rPr>
          <w:t xml:space="preserve"> Addo ran a hand over tired eyes, ‘but it won’t be long.’</w:t>
        </w:r>
      </w:ins>
    </w:p>
    <w:p w14:paraId="299D720E" w14:textId="1C6BE94D" w:rsidR="00BC1641" w:rsidRDefault="00BC1641" w:rsidP="00336C06">
      <w:pPr>
        <w:spacing w:line="360" w:lineRule="auto"/>
        <w:ind w:firstLine="720"/>
        <w:contextualSpacing/>
        <w:rPr>
          <w:moveTo w:id="27822" w:author="Claire S" w:date="2026-06-05T18:39:00Z" w16du:dateUtc="2026-06-05T17:39:00Z"/>
          <w:rFonts w:ascii="Cambria" w:hAnsi="Cambria"/>
          <w:sz w:val="28"/>
          <w:szCs w:val="28"/>
        </w:rPr>
      </w:pPr>
      <w:ins w:id="27823" w:author="Claire S" w:date="2026-06-05T18:40:00Z" w16du:dateUtc="2026-06-05T17:40:00Z">
        <w:r>
          <w:rPr>
            <w:rFonts w:ascii="Cambria" w:hAnsi="Cambria"/>
            <w:sz w:val="28"/>
            <w:szCs w:val="28"/>
          </w:rPr>
          <w:t>‘</w:t>
        </w:r>
      </w:ins>
      <w:ins w:id="27824" w:author="Claire S" w:date="2026-08-03T18:37:00Z" w16du:dateUtc="2026-08-03T17:37:00Z">
        <w:r w:rsidR="00224ECF">
          <w:rPr>
            <w:rFonts w:ascii="Cambria" w:hAnsi="Cambria"/>
            <w:sz w:val="28"/>
            <w:szCs w:val="28"/>
          </w:rPr>
          <w:t>Was it</w:t>
        </w:r>
      </w:ins>
      <w:ins w:id="27825" w:author="Claire S" w:date="2026-06-05T18:40:00Z" w16du:dateUtc="2026-06-05T17:40:00Z">
        <w:r>
          <w:rPr>
            <w:rFonts w:ascii="Cambria" w:hAnsi="Cambria"/>
            <w:sz w:val="28"/>
            <w:szCs w:val="28"/>
          </w:rPr>
          <w:t xml:space="preserve"> Phil who </w:t>
        </w:r>
      </w:ins>
      <w:moveTo w:id="27826" w:author="Claire S" w:date="2026-06-05T18:39:00Z" w16du:dateUtc="2026-06-05T17:39:00Z">
        <w:del w:id="27827" w:author="Claire S" w:date="2026-06-05T18:40:00Z" w16du:dateUtc="2026-06-05T17:40:00Z">
          <w:r w:rsidDel="00BC1641">
            <w:rPr>
              <w:rFonts w:ascii="Cambria" w:hAnsi="Cambria"/>
              <w:sz w:val="28"/>
              <w:szCs w:val="28"/>
            </w:rPr>
            <w:delText xml:space="preserve"> – and then </w:delText>
          </w:r>
        </w:del>
        <w:r>
          <w:rPr>
            <w:rFonts w:ascii="Cambria" w:hAnsi="Cambria"/>
            <w:sz w:val="28"/>
            <w:szCs w:val="28"/>
          </w:rPr>
          <w:t xml:space="preserve">hacked </w:t>
        </w:r>
        <w:del w:id="27828" w:author="Claire S" w:date="2026-06-05T18:40:00Z" w16du:dateUtc="2026-06-05T17:40:00Z">
          <w:r w:rsidDel="00BC1641">
            <w:rPr>
              <w:rFonts w:ascii="Cambria" w:hAnsi="Cambria"/>
              <w:sz w:val="28"/>
              <w:szCs w:val="28"/>
            </w:rPr>
            <w:delText>both Clara’s</w:delText>
          </w:r>
        </w:del>
      </w:moveTo>
      <w:ins w:id="27829" w:author="Claire S" w:date="2026-06-05T18:40:00Z" w16du:dateUtc="2026-06-05T17:40:00Z">
        <w:r>
          <w:rPr>
            <w:rFonts w:ascii="Cambria" w:hAnsi="Cambria"/>
            <w:sz w:val="28"/>
            <w:szCs w:val="28"/>
          </w:rPr>
          <w:t>my</w:t>
        </w:r>
      </w:ins>
      <w:moveTo w:id="27830" w:author="Claire S" w:date="2026-06-05T18:39:00Z" w16du:dateUtc="2026-06-05T17:39:00Z">
        <w:r>
          <w:rPr>
            <w:rFonts w:ascii="Cambria" w:hAnsi="Cambria"/>
            <w:sz w:val="28"/>
            <w:szCs w:val="28"/>
          </w:rPr>
          <w:t xml:space="preserve"> phone and email</w:t>
        </w:r>
      </w:moveTo>
      <w:ins w:id="27831" w:author="Claire S" w:date="2026-06-05T18:40:00Z" w16du:dateUtc="2026-06-05T17:40:00Z">
        <w:r>
          <w:rPr>
            <w:rFonts w:ascii="Cambria" w:hAnsi="Cambria"/>
            <w:sz w:val="28"/>
            <w:szCs w:val="28"/>
          </w:rPr>
          <w:t xml:space="preserve">? So I </w:t>
        </w:r>
      </w:ins>
      <w:moveTo w:id="27832" w:author="Claire S" w:date="2026-06-05T18:39:00Z" w16du:dateUtc="2026-06-05T17:39:00Z">
        <w:del w:id="27833" w:author="Claire S" w:date="2026-06-05T18:40:00Z" w16du:dateUtc="2026-06-05T17:40:00Z">
          <w:r w:rsidDel="00BC1641">
            <w:rPr>
              <w:rFonts w:ascii="Cambria" w:hAnsi="Cambria"/>
              <w:sz w:val="28"/>
              <w:szCs w:val="28"/>
            </w:rPr>
            <w:delText xml:space="preserve">, deleting it so Clara </w:delText>
          </w:r>
        </w:del>
        <w:r>
          <w:rPr>
            <w:rFonts w:ascii="Cambria" w:hAnsi="Cambria"/>
            <w:sz w:val="28"/>
            <w:szCs w:val="28"/>
          </w:rPr>
          <w:t xml:space="preserve">looked like </w:t>
        </w:r>
        <w:del w:id="27834" w:author="Claire S" w:date="2026-06-05T18:40:00Z" w16du:dateUtc="2026-06-05T17:40:00Z">
          <w:r w:rsidDel="00BC1641">
            <w:rPr>
              <w:rFonts w:ascii="Cambria" w:hAnsi="Cambria"/>
              <w:sz w:val="28"/>
              <w:szCs w:val="28"/>
            </w:rPr>
            <w:delText>she</w:delText>
          </w:r>
        </w:del>
      </w:moveTo>
      <w:ins w:id="27835" w:author="Claire S" w:date="2026-06-05T18:40:00Z" w16du:dateUtc="2026-06-05T17:40:00Z">
        <w:r>
          <w:rPr>
            <w:rFonts w:ascii="Cambria" w:hAnsi="Cambria"/>
            <w:sz w:val="28"/>
            <w:szCs w:val="28"/>
          </w:rPr>
          <w:t>I</w:t>
        </w:r>
      </w:ins>
      <w:moveTo w:id="27836" w:author="Claire S" w:date="2026-06-05T18:39:00Z" w16du:dateUtc="2026-06-05T17:39:00Z">
        <w:r>
          <w:rPr>
            <w:rFonts w:ascii="Cambria" w:hAnsi="Cambria"/>
            <w:sz w:val="28"/>
            <w:szCs w:val="28"/>
          </w:rPr>
          <w:t xml:space="preserve"> was making it up</w:t>
        </w:r>
      </w:moveTo>
      <w:ins w:id="27837" w:author="Claire S" w:date="2026-06-05T18:40:00Z" w16du:dateUtc="2026-06-05T17:40:00Z">
        <w:r>
          <w:rPr>
            <w:rFonts w:ascii="Cambria" w:hAnsi="Cambria"/>
            <w:sz w:val="28"/>
            <w:szCs w:val="28"/>
          </w:rPr>
          <w:t>.’ Clara rested her head back against the pillow and closed her eyes. ‘</w:t>
        </w:r>
      </w:ins>
      <w:ins w:id="27838" w:author="Claire S" w:date="2026-06-06T09:45:00Z" w16du:dateUtc="2026-06-06T08:45:00Z">
        <w:r w:rsidR="00613235">
          <w:rPr>
            <w:rFonts w:ascii="Cambria" w:hAnsi="Cambria"/>
            <w:sz w:val="28"/>
            <w:szCs w:val="28"/>
          </w:rPr>
          <w:t xml:space="preserve">Was it him making </w:t>
        </w:r>
      </w:ins>
      <w:ins w:id="27839" w:author="Claire S" w:date="2026-06-06T09:46:00Z" w16du:dateUtc="2026-06-06T08:46:00Z">
        <w:r w:rsidR="00613235">
          <w:rPr>
            <w:rFonts w:ascii="Cambria" w:hAnsi="Cambria"/>
            <w:sz w:val="28"/>
            <w:szCs w:val="28"/>
          </w:rPr>
          <w:t xml:space="preserve">the </w:t>
        </w:r>
      </w:ins>
      <w:ins w:id="27840" w:author="Claire S" w:date="2026-06-06T09:45:00Z" w16du:dateUtc="2026-06-06T08:45:00Z">
        <w:r w:rsidR="00613235">
          <w:rPr>
            <w:rFonts w:ascii="Cambria" w:hAnsi="Cambria"/>
            <w:sz w:val="28"/>
            <w:szCs w:val="28"/>
          </w:rPr>
          <w:t xml:space="preserve">weird calls </w:t>
        </w:r>
      </w:ins>
      <w:ins w:id="27841" w:author="Claire S" w:date="2026-06-06T09:46:00Z" w16du:dateUtc="2026-06-06T08:46:00Z">
        <w:r w:rsidR="00613235">
          <w:rPr>
            <w:rFonts w:ascii="Cambria" w:hAnsi="Cambria"/>
            <w:sz w:val="28"/>
            <w:szCs w:val="28"/>
          </w:rPr>
          <w:t>too?</w:t>
        </w:r>
      </w:ins>
      <w:ins w:id="27842" w:author="Claire S" w:date="2026-08-03T18:37:00Z" w16du:dateUtc="2026-08-03T17:37:00Z">
        <w:r w:rsidR="00224ECF">
          <w:rPr>
            <w:rFonts w:ascii="Cambria" w:hAnsi="Cambria"/>
            <w:sz w:val="28"/>
            <w:szCs w:val="28"/>
          </w:rPr>
          <w:t>’ She heard her own sigh. ‘</w:t>
        </w:r>
      </w:ins>
      <w:ins w:id="27843" w:author="Claire S" w:date="2026-06-05T18:40:00Z" w16du:dateUtc="2026-06-05T17:40:00Z">
        <w:r>
          <w:rPr>
            <w:rFonts w:ascii="Cambria" w:hAnsi="Cambria"/>
            <w:sz w:val="28"/>
            <w:szCs w:val="28"/>
          </w:rPr>
          <w:t>It’s so awf</w:t>
        </w:r>
      </w:ins>
      <w:ins w:id="27844" w:author="Claire S" w:date="2026-06-05T18:41:00Z" w16du:dateUtc="2026-06-05T17:41:00Z">
        <w:r>
          <w:rPr>
            <w:rFonts w:ascii="Cambria" w:hAnsi="Cambria"/>
            <w:sz w:val="28"/>
            <w:szCs w:val="28"/>
          </w:rPr>
          <w:t>ully sad</w:t>
        </w:r>
      </w:ins>
      <w:ins w:id="27845" w:author="Claire S" w:date="2026-08-03T18:38:00Z" w16du:dateUtc="2026-08-03T17:38:00Z">
        <w:r w:rsidR="00224ECF">
          <w:rPr>
            <w:rFonts w:ascii="Cambria" w:hAnsi="Cambria"/>
            <w:sz w:val="28"/>
            <w:szCs w:val="28"/>
          </w:rPr>
          <w:t xml:space="preserve"> about Violet</w:t>
        </w:r>
      </w:ins>
      <w:ins w:id="27846" w:author="Claire S" w:date="2026-06-05T18:41:00Z" w16du:dateUtc="2026-06-05T17:41:00Z">
        <w:r>
          <w:rPr>
            <w:rFonts w:ascii="Cambria" w:hAnsi="Cambria"/>
            <w:sz w:val="28"/>
            <w:szCs w:val="28"/>
          </w:rPr>
          <w:t>.’</w:t>
        </w:r>
      </w:ins>
      <w:moveTo w:id="27847" w:author="Claire S" w:date="2026-06-05T18:39:00Z" w16du:dateUtc="2026-06-05T17:39:00Z">
        <w:del w:id="27848" w:author="Claire S" w:date="2026-06-05T18:40:00Z" w16du:dateUtc="2026-06-05T17:40:00Z">
          <w:r w:rsidDel="00BC1641">
            <w:rPr>
              <w:rFonts w:ascii="Cambria" w:hAnsi="Cambria"/>
              <w:sz w:val="28"/>
              <w:szCs w:val="28"/>
            </w:rPr>
            <w:delText xml:space="preserve">.  </w:delText>
          </w:r>
        </w:del>
      </w:moveTo>
    </w:p>
    <w:moveToRangeEnd w:id="27771"/>
    <w:p w14:paraId="50CBC0AA" w14:textId="2A38B71D" w:rsidR="00796ECB" w:rsidRDefault="00BC1641" w:rsidP="0007765E">
      <w:pPr>
        <w:spacing w:line="360" w:lineRule="auto"/>
        <w:contextualSpacing/>
        <w:rPr>
          <w:ins w:id="27849" w:author="Claire S" w:date="2026-06-06T10:45:00Z" w16du:dateUtc="2026-06-06T09:45:00Z"/>
          <w:rFonts w:ascii="Cambria" w:hAnsi="Cambria"/>
          <w:bCs/>
          <w:sz w:val="28"/>
          <w:szCs w:val="28"/>
        </w:rPr>
      </w:pPr>
      <w:ins w:id="27850" w:author="Claire S" w:date="2026-06-05T18:41:00Z" w16du:dateUtc="2026-06-05T17:41:00Z">
        <w:r>
          <w:rPr>
            <w:rFonts w:ascii="Cambria" w:hAnsi="Cambria"/>
            <w:bCs/>
            <w:sz w:val="28"/>
            <w:szCs w:val="28"/>
          </w:rPr>
          <w:tab/>
          <w:t>‘She’s one very sick young lady,’ Addo said. ‘Something has gone horribly wrong for her, that’s clear.’</w:t>
        </w:r>
      </w:ins>
    </w:p>
    <w:p w14:paraId="2B0181EE" w14:textId="66330B19" w:rsidR="00796ECB" w:rsidRDefault="00AB09D3" w:rsidP="0007765E">
      <w:pPr>
        <w:spacing w:line="360" w:lineRule="auto"/>
        <w:contextualSpacing/>
        <w:rPr>
          <w:rFonts w:ascii="Cambria" w:hAnsi="Cambria"/>
          <w:bCs/>
          <w:sz w:val="28"/>
          <w:szCs w:val="28"/>
        </w:rPr>
      </w:pPr>
      <w:ins w:id="27851" w:author="Claire S" w:date="2026-06-06T10:45:00Z" w16du:dateUtc="2026-06-06T09:45:00Z">
        <w:r>
          <w:rPr>
            <w:rFonts w:ascii="Cambria" w:hAnsi="Cambria"/>
            <w:bCs/>
            <w:sz w:val="28"/>
            <w:szCs w:val="28"/>
          </w:rPr>
          <w:tab/>
        </w:r>
      </w:ins>
      <w:ins w:id="27852" w:author="Claire S" w:date="2026-06-08T17:42:00Z" w16du:dateUtc="2026-06-08T16:42:00Z">
        <w:r w:rsidR="00E07449">
          <w:rPr>
            <w:rFonts w:ascii="Cambria" w:hAnsi="Cambria"/>
            <w:bCs/>
            <w:sz w:val="28"/>
            <w:szCs w:val="28"/>
          </w:rPr>
          <w:t xml:space="preserve">‘Well, yes.’ </w:t>
        </w:r>
      </w:ins>
      <w:ins w:id="27853" w:author="Claire S" w:date="2026-06-06T10:45:00Z" w16du:dateUtc="2026-06-06T09:45:00Z">
        <w:r>
          <w:rPr>
            <w:rFonts w:ascii="Cambria" w:hAnsi="Cambria"/>
            <w:bCs/>
            <w:sz w:val="28"/>
            <w:szCs w:val="28"/>
          </w:rPr>
          <w:t xml:space="preserve">Something </w:t>
        </w:r>
      </w:ins>
      <w:ins w:id="27854" w:author="Claire S" w:date="2026-06-08T17:42:00Z" w16du:dateUtc="2026-06-08T16:42:00Z">
        <w:r w:rsidR="00E07449">
          <w:rPr>
            <w:rFonts w:ascii="Cambria" w:hAnsi="Cambria"/>
            <w:bCs/>
            <w:sz w:val="28"/>
            <w:szCs w:val="28"/>
          </w:rPr>
          <w:t xml:space="preserve">else </w:t>
        </w:r>
      </w:ins>
      <w:ins w:id="27855" w:author="Claire S" w:date="2026-06-06T10:45:00Z" w16du:dateUtc="2026-06-06T09:45:00Z">
        <w:r>
          <w:rPr>
            <w:rFonts w:ascii="Cambria" w:hAnsi="Cambria"/>
            <w:bCs/>
            <w:sz w:val="28"/>
            <w:szCs w:val="28"/>
          </w:rPr>
          <w:t>was bothering Clara.</w:t>
        </w:r>
      </w:ins>
      <w:ins w:id="27856" w:author="Claire S" w:date="2026-06-08T17:42:00Z" w16du:dateUtc="2026-06-08T16:42:00Z">
        <w:r w:rsidR="00E07449">
          <w:rPr>
            <w:rFonts w:ascii="Cambria" w:hAnsi="Cambria"/>
            <w:bCs/>
            <w:sz w:val="28"/>
            <w:szCs w:val="28"/>
          </w:rPr>
          <w:t xml:space="preserve"> </w:t>
        </w:r>
      </w:ins>
      <w:del w:id="27857" w:author="Claire S" w:date="2026-06-08T17:42:00Z" w16du:dateUtc="2026-06-08T16:42:00Z">
        <w:r w:rsidR="00EE2B4E" w:rsidDel="00E07449">
          <w:rPr>
            <w:rFonts w:ascii="Cambria" w:hAnsi="Cambria"/>
            <w:bCs/>
            <w:sz w:val="28"/>
            <w:szCs w:val="28"/>
          </w:rPr>
          <w:delText xml:space="preserve"> </w:delText>
        </w:r>
        <w:r w:rsidR="00CE2D8B" w:rsidDel="00E07449">
          <w:rPr>
            <w:rFonts w:ascii="Cambria" w:hAnsi="Cambria"/>
            <w:bCs/>
            <w:sz w:val="28"/>
            <w:szCs w:val="28"/>
          </w:rPr>
          <w:delText xml:space="preserve"> </w:delText>
        </w:r>
      </w:del>
      <w:r w:rsidR="00CE2D8B">
        <w:rPr>
          <w:rFonts w:ascii="Cambria" w:hAnsi="Cambria"/>
          <w:bCs/>
          <w:sz w:val="28"/>
          <w:szCs w:val="28"/>
        </w:rPr>
        <w:t>‘</w:t>
      </w:r>
      <w:del w:id="27858" w:author="Claire S" w:date="2026-06-05T18:34:00Z" w16du:dateUtc="2026-06-05T17:34:00Z">
        <w:r w:rsidR="00EE2B4E" w:rsidDel="00F46D70">
          <w:rPr>
            <w:rFonts w:ascii="Cambria" w:hAnsi="Cambria"/>
            <w:bCs/>
            <w:sz w:val="28"/>
            <w:szCs w:val="28"/>
          </w:rPr>
          <w:delText>But -</w:delText>
        </w:r>
      </w:del>
      <w:ins w:id="27859" w:author="Claire S" w:date="2026-06-06T10:45:00Z" w16du:dateUtc="2026-06-06T09:45:00Z">
        <w:r>
          <w:rPr>
            <w:rFonts w:ascii="Cambria" w:hAnsi="Cambria"/>
            <w:bCs/>
            <w:sz w:val="28"/>
            <w:szCs w:val="28"/>
          </w:rPr>
          <w:t>Bu</w:t>
        </w:r>
      </w:ins>
      <w:ins w:id="27860" w:author="Daisy Watt" w:date="2026-06-24T14:54:00Z" w16du:dateUtc="2026-06-24T12:54:00Z">
        <w:r w:rsidR="00ED36B4">
          <w:rPr>
            <w:rFonts w:ascii="Cambria" w:hAnsi="Cambria"/>
            <w:bCs/>
            <w:sz w:val="28"/>
            <w:szCs w:val="28"/>
          </w:rPr>
          <w:t>t…</w:t>
        </w:r>
      </w:ins>
      <w:ins w:id="27861" w:author="Claire S" w:date="2026-06-06T10:45:00Z" w16du:dateUtc="2026-06-06T09:45:00Z">
        <w:del w:id="27862" w:author="Daisy Watt" w:date="2026-06-24T14:54:00Z" w16du:dateUtc="2026-06-24T12:54:00Z">
          <w:r w:rsidDel="00ED36B4">
            <w:rPr>
              <w:rFonts w:ascii="Cambria" w:hAnsi="Cambria"/>
              <w:bCs/>
              <w:sz w:val="28"/>
              <w:szCs w:val="28"/>
            </w:rPr>
            <w:delText>t -</w:delText>
          </w:r>
        </w:del>
        <w:r>
          <w:rPr>
            <w:rFonts w:ascii="Cambria" w:hAnsi="Cambria"/>
            <w:bCs/>
            <w:sz w:val="28"/>
            <w:szCs w:val="28"/>
          </w:rPr>
          <w:t xml:space="preserve"> </w:t>
        </w:r>
      </w:ins>
      <w:del w:id="27863" w:author="Claire S" w:date="2026-06-06T10:45:00Z" w16du:dateUtc="2026-06-06T09:45:00Z">
        <w:r w:rsidR="00CE2D8B" w:rsidDel="00AB09D3">
          <w:rPr>
            <w:rFonts w:ascii="Cambria" w:hAnsi="Cambria"/>
            <w:bCs/>
            <w:sz w:val="28"/>
            <w:szCs w:val="28"/>
          </w:rPr>
          <w:delText xml:space="preserve"> </w:delText>
        </w:r>
      </w:del>
      <w:del w:id="27864" w:author="Claire S" w:date="2026-06-05T18:41:00Z" w16du:dateUtc="2026-06-05T17:41:00Z">
        <w:r w:rsidR="00264E72" w:rsidDel="00BC1641">
          <w:rPr>
            <w:rFonts w:ascii="Cambria" w:hAnsi="Cambria"/>
            <w:bCs/>
            <w:sz w:val="28"/>
            <w:szCs w:val="28"/>
          </w:rPr>
          <w:delText xml:space="preserve">what happened to </w:delText>
        </w:r>
      </w:del>
      <w:r w:rsidR="00264E72">
        <w:rPr>
          <w:rFonts w:ascii="Cambria" w:hAnsi="Cambria"/>
          <w:bCs/>
          <w:sz w:val="28"/>
          <w:szCs w:val="28"/>
        </w:rPr>
        <w:t>Jackson Rayne?</w:t>
      </w:r>
      <w:r w:rsidR="00C57B3C">
        <w:rPr>
          <w:rFonts w:ascii="Cambria" w:hAnsi="Cambria"/>
          <w:bCs/>
          <w:sz w:val="28"/>
          <w:szCs w:val="28"/>
        </w:rPr>
        <w:t xml:space="preserve">  Did Violet shoot him</w:t>
      </w:r>
      <w:ins w:id="27865" w:author="Daisy Watt" w:date="2026-06-24T14:54:00Z" w16du:dateUtc="2026-06-24T12:54:00Z">
        <w:r w:rsidR="00A47756">
          <w:rPr>
            <w:rFonts w:ascii="Cambria" w:hAnsi="Cambria"/>
            <w:bCs/>
            <w:sz w:val="28"/>
            <w:szCs w:val="28"/>
          </w:rPr>
          <w:t>,</w:t>
        </w:r>
      </w:ins>
      <w:r w:rsidR="00C57B3C">
        <w:rPr>
          <w:rFonts w:ascii="Cambria" w:hAnsi="Cambria"/>
          <w:bCs/>
          <w:sz w:val="28"/>
          <w:szCs w:val="28"/>
        </w:rPr>
        <w:t xml:space="preserve"> too?</w:t>
      </w:r>
      <w:r w:rsidR="00264E72">
        <w:rPr>
          <w:rFonts w:ascii="Cambria" w:hAnsi="Cambria"/>
          <w:bCs/>
          <w:sz w:val="28"/>
          <w:szCs w:val="28"/>
        </w:rPr>
        <w:t>’</w:t>
      </w:r>
    </w:p>
    <w:p w14:paraId="438CDDAE" w14:textId="050CF637" w:rsidR="00613235" w:rsidRDefault="009C2F63" w:rsidP="0007765E">
      <w:pPr>
        <w:spacing w:line="360" w:lineRule="auto"/>
        <w:contextualSpacing/>
        <w:rPr>
          <w:ins w:id="27866" w:author="Claire S" w:date="2026-06-08T17:43:00Z" w16du:dateUtc="2026-06-08T16:43:00Z"/>
          <w:rFonts w:ascii="Cambria" w:hAnsi="Cambria"/>
          <w:bCs/>
          <w:sz w:val="28"/>
          <w:szCs w:val="28"/>
        </w:rPr>
      </w:pPr>
      <w:r>
        <w:rPr>
          <w:rFonts w:ascii="Cambria" w:hAnsi="Cambria"/>
          <w:bCs/>
          <w:sz w:val="28"/>
          <w:szCs w:val="28"/>
        </w:rPr>
        <w:tab/>
        <w:t>‘</w:t>
      </w:r>
      <w:del w:id="27867" w:author="Claire S" w:date="2026-06-06T09:46:00Z" w16du:dateUtc="2026-06-06T08:46:00Z">
        <w:r w:rsidR="00C57B3C" w:rsidDel="00613235">
          <w:rPr>
            <w:rFonts w:ascii="Cambria" w:hAnsi="Cambria"/>
            <w:bCs/>
            <w:sz w:val="28"/>
            <w:szCs w:val="28"/>
          </w:rPr>
          <w:delText xml:space="preserve">We’re still trying to get to the bottom of </w:delText>
        </w:r>
        <w:r w:rsidR="00125120" w:rsidDel="00613235">
          <w:rPr>
            <w:rFonts w:ascii="Cambria" w:hAnsi="Cambria"/>
            <w:bCs/>
            <w:sz w:val="28"/>
            <w:szCs w:val="28"/>
          </w:rPr>
          <w:delText>i</w:delText>
        </w:r>
        <w:r w:rsidR="00C57B3C" w:rsidDel="00613235">
          <w:rPr>
            <w:rFonts w:ascii="Cambria" w:hAnsi="Cambria"/>
            <w:bCs/>
            <w:sz w:val="28"/>
            <w:szCs w:val="28"/>
          </w:rPr>
          <w:delText>t, but</w:delText>
        </w:r>
      </w:del>
      <w:ins w:id="27868" w:author="Claire S" w:date="2026-06-06T09:46:00Z" w16du:dateUtc="2026-06-06T08:46:00Z">
        <w:r w:rsidR="00613235">
          <w:rPr>
            <w:rFonts w:ascii="Cambria" w:hAnsi="Cambria"/>
            <w:bCs/>
            <w:sz w:val="28"/>
            <w:szCs w:val="28"/>
          </w:rPr>
          <w:t>Work in progress</w:t>
        </w:r>
      </w:ins>
      <w:ins w:id="27869" w:author="Daisy Watt" w:date="2026-06-24T14:54:00Z" w16du:dateUtc="2026-06-24T12:54:00Z">
        <w:r w:rsidR="00A47756">
          <w:rPr>
            <w:rFonts w:ascii="Cambria" w:hAnsi="Cambria"/>
            <w:bCs/>
            <w:sz w:val="28"/>
            <w:szCs w:val="28"/>
          </w:rPr>
          <w:t>,</w:t>
        </w:r>
      </w:ins>
      <w:ins w:id="27870" w:author="Claire S" w:date="2026-06-08T17:42:00Z" w16du:dateUtc="2026-06-08T16:42:00Z">
        <w:r w:rsidR="002A3B08">
          <w:rPr>
            <w:rFonts w:ascii="Cambria" w:hAnsi="Cambria"/>
            <w:bCs/>
            <w:sz w:val="28"/>
            <w:szCs w:val="28"/>
          </w:rPr>
          <w:t xml:space="preserve"> but</w:t>
        </w:r>
      </w:ins>
      <w:ins w:id="27871" w:author="Daisy Watt" w:date="2026-06-24T14:54:00Z" w16du:dateUtc="2026-06-24T12:54:00Z">
        <w:r w:rsidR="00A47756">
          <w:rPr>
            <w:rFonts w:ascii="Cambria" w:hAnsi="Cambria"/>
            <w:bCs/>
            <w:sz w:val="28"/>
            <w:szCs w:val="28"/>
          </w:rPr>
          <w:t xml:space="preserve"> it</w:t>
        </w:r>
      </w:ins>
      <w:ins w:id="27872" w:author="Claire S" w:date="2026-06-08T17:42:00Z" w16du:dateUtc="2026-06-08T16:42:00Z">
        <w:r w:rsidR="002A3B08">
          <w:rPr>
            <w:rFonts w:ascii="Cambria" w:hAnsi="Cambria"/>
            <w:bCs/>
            <w:sz w:val="28"/>
            <w:szCs w:val="28"/>
          </w:rPr>
          <w:t xml:space="preserve"> </w:t>
        </w:r>
      </w:ins>
      <w:del w:id="27873" w:author="Claire S" w:date="2026-06-08T17:42:00Z" w16du:dateUtc="2026-06-08T16:42:00Z">
        <w:r w:rsidR="00CE2D8B" w:rsidDel="002A3B08">
          <w:rPr>
            <w:rFonts w:ascii="Cambria" w:hAnsi="Cambria"/>
            <w:bCs/>
            <w:sz w:val="28"/>
            <w:szCs w:val="28"/>
          </w:rPr>
          <w:delText xml:space="preserve"> </w:delText>
        </w:r>
      </w:del>
      <w:ins w:id="27874" w:author="Claire S" w:date="2026-06-08T17:42:00Z" w16du:dateUtc="2026-06-08T16:42:00Z">
        <w:r w:rsidR="002A3B08">
          <w:rPr>
            <w:rFonts w:ascii="Cambria" w:hAnsi="Cambria"/>
            <w:bCs/>
            <w:sz w:val="28"/>
            <w:szCs w:val="28"/>
          </w:rPr>
          <w:t>s</w:t>
        </w:r>
      </w:ins>
      <w:ins w:id="27875" w:author="Claire S" w:date="2026-06-06T09:46:00Z" w16du:dateUtc="2026-06-06T08:46:00Z">
        <w:r w:rsidR="00613235">
          <w:rPr>
            <w:rFonts w:ascii="Cambria" w:hAnsi="Cambria"/>
            <w:bCs/>
            <w:sz w:val="28"/>
            <w:szCs w:val="28"/>
          </w:rPr>
          <w:t>eems like</w:t>
        </w:r>
      </w:ins>
      <w:del w:id="27876" w:author="Claire S" w:date="2026-06-06T09:46:00Z" w16du:dateUtc="2026-06-06T08:46:00Z">
        <w:r w:rsidR="001B0296" w:rsidDel="00613235">
          <w:rPr>
            <w:rFonts w:ascii="Cambria" w:hAnsi="Cambria"/>
            <w:bCs/>
            <w:sz w:val="28"/>
            <w:szCs w:val="28"/>
          </w:rPr>
          <w:delText>we</w:delText>
        </w:r>
        <w:r w:rsidR="00CE2D8B" w:rsidDel="00613235">
          <w:rPr>
            <w:rFonts w:ascii="Cambria" w:hAnsi="Cambria"/>
            <w:bCs/>
            <w:sz w:val="28"/>
            <w:szCs w:val="28"/>
          </w:rPr>
          <w:delText xml:space="preserve"> </w:delText>
        </w:r>
        <w:r w:rsidR="001B0296" w:rsidDel="00613235">
          <w:rPr>
            <w:rFonts w:ascii="Cambria" w:hAnsi="Cambria"/>
            <w:bCs/>
            <w:sz w:val="28"/>
            <w:szCs w:val="28"/>
          </w:rPr>
          <w:delText>think</w:delText>
        </w:r>
      </w:del>
      <w:r w:rsidR="001B0296">
        <w:rPr>
          <w:rFonts w:ascii="Cambria" w:hAnsi="Cambria"/>
          <w:bCs/>
          <w:sz w:val="28"/>
          <w:szCs w:val="28"/>
        </w:rPr>
        <w:t xml:space="preserve"> </w:t>
      </w:r>
      <w:r>
        <w:rPr>
          <w:rFonts w:ascii="Cambria" w:hAnsi="Cambria"/>
          <w:bCs/>
          <w:sz w:val="28"/>
          <w:szCs w:val="28"/>
        </w:rPr>
        <w:t xml:space="preserve">Rayne </w:t>
      </w:r>
      <w:r w:rsidR="00C57B3C">
        <w:rPr>
          <w:rFonts w:ascii="Cambria" w:hAnsi="Cambria"/>
          <w:bCs/>
          <w:sz w:val="28"/>
          <w:szCs w:val="28"/>
        </w:rPr>
        <w:t xml:space="preserve">paid </w:t>
      </w:r>
      <w:del w:id="27877" w:author="Claire S" w:date="2026-06-08T17:42:00Z" w16du:dateUtc="2026-06-08T16:42:00Z">
        <w:r w:rsidR="00C57B3C" w:rsidDel="002A3B08">
          <w:rPr>
            <w:rFonts w:ascii="Cambria" w:hAnsi="Cambria"/>
            <w:bCs/>
            <w:sz w:val="28"/>
            <w:szCs w:val="28"/>
          </w:rPr>
          <w:delText>one of his</w:delText>
        </w:r>
      </w:del>
      <w:ins w:id="27878" w:author="Claire S" w:date="2026-06-08T17:42:00Z" w16du:dateUtc="2026-06-08T16:42:00Z">
        <w:r w:rsidR="002A3B08">
          <w:rPr>
            <w:rFonts w:ascii="Cambria" w:hAnsi="Cambria"/>
            <w:bCs/>
            <w:sz w:val="28"/>
            <w:szCs w:val="28"/>
          </w:rPr>
          <w:t>a</w:t>
        </w:r>
      </w:ins>
      <w:r w:rsidR="00C57B3C">
        <w:rPr>
          <w:rFonts w:ascii="Cambria" w:hAnsi="Cambria"/>
          <w:bCs/>
          <w:sz w:val="28"/>
          <w:szCs w:val="28"/>
        </w:rPr>
        <w:t xml:space="preserve"> </w:t>
      </w:r>
      <w:ins w:id="27879" w:author="Claire S" w:date="2026-06-05T18:21:00Z" w16du:dateUtc="2026-06-05T17:21:00Z">
        <w:r w:rsidR="00466DE5">
          <w:rPr>
            <w:rFonts w:ascii="Cambria" w:hAnsi="Cambria"/>
            <w:bCs/>
            <w:sz w:val="28"/>
            <w:szCs w:val="28"/>
          </w:rPr>
          <w:t xml:space="preserve">manosphere </w:t>
        </w:r>
      </w:ins>
      <w:del w:id="27880" w:author="Claire S" w:date="2026-06-08T12:30:00Z" w16du:dateUtc="2026-06-08T11:30:00Z">
        <w:r w:rsidR="00C57B3C" w:rsidDel="00FC58F0">
          <w:rPr>
            <w:rFonts w:ascii="Cambria" w:hAnsi="Cambria"/>
            <w:bCs/>
            <w:sz w:val="28"/>
            <w:szCs w:val="28"/>
          </w:rPr>
          <w:delText xml:space="preserve">minions </w:delText>
        </w:r>
      </w:del>
      <w:ins w:id="27881" w:author="Claire S" w:date="2026-06-08T12:30:00Z" w16du:dateUtc="2026-06-08T11:30:00Z">
        <w:r w:rsidR="006D7F27">
          <w:rPr>
            <w:rFonts w:ascii="Cambria" w:hAnsi="Cambria"/>
            <w:bCs/>
            <w:sz w:val="28"/>
            <w:szCs w:val="28"/>
          </w:rPr>
          <w:t>acolyt</w:t>
        </w:r>
      </w:ins>
      <w:ins w:id="27882" w:author="Claire S" w:date="2026-06-08T17:42:00Z" w16du:dateUtc="2026-06-08T16:42:00Z">
        <w:r w:rsidR="002A3B08">
          <w:rPr>
            <w:rFonts w:ascii="Cambria" w:hAnsi="Cambria"/>
            <w:bCs/>
            <w:sz w:val="28"/>
            <w:szCs w:val="28"/>
          </w:rPr>
          <w:t>e</w:t>
        </w:r>
      </w:ins>
      <w:ins w:id="27883" w:author="Claire S" w:date="2026-06-08T12:30:00Z" w16du:dateUtc="2026-06-08T11:30:00Z">
        <w:r w:rsidR="00FC58F0">
          <w:rPr>
            <w:rFonts w:ascii="Cambria" w:hAnsi="Cambria"/>
            <w:bCs/>
            <w:sz w:val="28"/>
            <w:szCs w:val="28"/>
          </w:rPr>
          <w:t xml:space="preserve"> </w:t>
        </w:r>
      </w:ins>
      <w:r w:rsidR="00C57B3C">
        <w:rPr>
          <w:rFonts w:ascii="Cambria" w:hAnsi="Cambria"/>
          <w:bCs/>
          <w:sz w:val="28"/>
          <w:szCs w:val="28"/>
        </w:rPr>
        <w:t xml:space="preserve">to </w:t>
      </w:r>
      <w:del w:id="27884" w:author="Claire S" w:date="2026-06-08T17:42:00Z" w16du:dateUtc="2026-06-08T16:42:00Z">
        <w:r w:rsidR="00C57B3C" w:rsidDel="002A3B08">
          <w:rPr>
            <w:rFonts w:ascii="Cambria" w:hAnsi="Cambria"/>
            <w:bCs/>
            <w:sz w:val="28"/>
            <w:szCs w:val="28"/>
          </w:rPr>
          <w:delText xml:space="preserve">help him </w:delText>
        </w:r>
      </w:del>
      <w:r w:rsidR="00C57B3C">
        <w:rPr>
          <w:rFonts w:ascii="Cambria" w:hAnsi="Cambria"/>
          <w:bCs/>
          <w:sz w:val="28"/>
          <w:szCs w:val="28"/>
        </w:rPr>
        <w:t>fake a shooting</w:t>
      </w:r>
      <w:r w:rsidR="001B0296">
        <w:rPr>
          <w:rFonts w:ascii="Cambria" w:hAnsi="Cambria"/>
          <w:bCs/>
          <w:sz w:val="28"/>
          <w:szCs w:val="28"/>
        </w:rPr>
        <w:t>,</w:t>
      </w:r>
      <w:r w:rsidR="00397DB2">
        <w:rPr>
          <w:rFonts w:ascii="Cambria" w:hAnsi="Cambria"/>
          <w:bCs/>
          <w:sz w:val="28"/>
          <w:szCs w:val="28"/>
        </w:rPr>
        <w:t xml:space="preserve"> as a sort of alibi</w:t>
      </w:r>
      <w:del w:id="27885" w:author="Daisy Watt" w:date="2026-06-24T14:54:00Z" w16du:dateUtc="2026-06-24T12:54:00Z">
        <w:r w:rsidR="00C57B3C" w:rsidDel="006D3547">
          <w:rPr>
            <w:rFonts w:ascii="Cambria" w:hAnsi="Cambria"/>
            <w:bCs/>
            <w:sz w:val="28"/>
            <w:szCs w:val="28"/>
          </w:rPr>
          <w:delText>,</w:delText>
        </w:r>
      </w:del>
      <w:ins w:id="27886" w:author="Daisy Watt" w:date="2026-06-24T14:54:00Z" w16du:dateUtc="2026-06-24T12:54:00Z">
        <w:r w:rsidR="006D3547">
          <w:rPr>
            <w:rFonts w:ascii="Cambria" w:hAnsi="Cambria"/>
            <w:bCs/>
            <w:sz w:val="28"/>
            <w:szCs w:val="28"/>
          </w:rPr>
          <w:t>.</w:t>
        </w:r>
      </w:ins>
      <w:r>
        <w:rPr>
          <w:rFonts w:ascii="Cambria" w:hAnsi="Cambria"/>
          <w:bCs/>
          <w:sz w:val="28"/>
          <w:szCs w:val="28"/>
        </w:rPr>
        <w:t>’</w:t>
      </w:r>
      <w:r w:rsidR="00C57B3C">
        <w:rPr>
          <w:rFonts w:ascii="Cambria" w:hAnsi="Cambria"/>
          <w:bCs/>
          <w:sz w:val="28"/>
          <w:szCs w:val="28"/>
        </w:rPr>
        <w:t xml:space="preserve"> Addo </w:t>
      </w:r>
      <w:r w:rsidR="00397DB2">
        <w:rPr>
          <w:rFonts w:ascii="Cambria" w:hAnsi="Cambria"/>
          <w:bCs/>
          <w:sz w:val="28"/>
          <w:szCs w:val="28"/>
        </w:rPr>
        <w:t>wiped his face with a big hanky</w:t>
      </w:r>
      <w:r w:rsidR="00C57B3C">
        <w:rPr>
          <w:rFonts w:ascii="Cambria" w:hAnsi="Cambria"/>
          <w:bCs/>
          <w:sz w:val="28"/>
          <w:szCs w:val="28"/>
        </w:rPr>
        <w:t xml:space="preserve">. </w:t>
      </w:r>
      <w:ins w:id="27887" w:author="Claire S" w:date="2026-06-08T17:43:00Z" w16du:dateUtc="2026-06-08T16:43:00Z">
        <w:r w:rsidR="002A3B08">
          <w:rPr>
            <w:rFonts w:ascii="Cambria" w:hAnsi="Cambria"/>
            <w:bCs/>
            <w:sz w:val="28"/>
            <w:szCs w:val="28"/>
          </w:rPr>
          <w:t>‘Very cunning.  I suppose he is a crime writer.’</w:t>
        </w:r>
      </w:ins>
    </w:p>
    <w:p w14:paraId="746C9ADF" w14:textId="56B07FCA" w:rsidR="002A3B08" w:rsidRDefault="002A3B08" w:rsidP="002A3B08">
      <w:pPr>
        <w:spacing w:line="360" w:lineRule="auto"/>
        <w:contextualSpacing/>
        <w:rPr>
          <w:ins w:id="27888" w:author="Claire S" w:date="2026-06-08T17:43:00Z" w16du:dateUtc="2026-06-08T16:43:00Z"/>
          <w:rFonts w:ascii="Cambria" w:hAnsi="Cambria"/>
          <w:bCs/>
          <w:sz w:val="28"/>
          <w:szCs w:val="28"/>
        </w:rPr>
      </w:pPr>
      <w:ins w:id="27889" w:author="Claire S" w:date="2026-06-08T17:43:00Z" w16du:dateUtc="2026-06-08T16:43:00Z">
        <w:r>
          <w:rPr>
            <w:rFonts w:ascii="Cambria" w:hAnsi="Cambria"/>
            <w:bCs/>
            <w:sz w:val="28"/>
            <w:szCs w:val="28"/>
          </w:rPr>
          <w:tab/>
          <w:t>‘Is he</w:t>
        </w:r>
      </w:ins>
      <w:ins w:id="27890" w:author="Daisy Watt" w:date="2026-06-24T14:55:00Z" w16du:dateUtc="2026-06-24T12:55:00Z">
        <w:r w:rsidR="00A71BFD">
          <w:rPr>
            <w:rFonts w:ascii="Cambria" w:hAnsi="Cambria"/>
            <w:bCs/>
            <w:sz w:val="28"/>
            <w:szCs w:val="28"/>
          </w:rPr>
          <w:t>,</w:t>
        </w:r>
      </w:ins>
      <w:ins w:id="27891" w:author="Claire S" w:date="2026-06-08T17:43:00Z" w16du:dateUtc="2026-06-08T16:43:00Z">
        <w:r>
          <w:rPr>
            <w:rFonts w:ascii="Cambria" w:hAnsi="Cambria"/>
            <w:bCs/>
            <w:sz w:val="28"/>
            <w:szCs w:val="28"/>
          </w:rPr>
          <w:t xml:space="preserve"> though?’ Clara thought about the reckless moped outside the pub</w:t>
        </w:r>
      </w:ins>
      <w:ins w:id="27892" w:author="Daisy Watt" w:date="2026-06-24T14:55:00Z" w16du:dateUtc="2026-06-24T12:55:00Z">
        <w:r w:rsidR="00A71BFD">
          <w:rPr>
            <w:rFonts w:ascii="Cambria" w:hAnsi="Cambria"/>
            <w:bCs/>
            <w:sz w:val="28"/>
            <w:szCs w:val="28"/>
          </w:rPr>
          <w:t>,</w:t>
        </w:r>
      </w:ins>
      <w:ins w:id="27893" w:author="Claire S" w:date="2026-06-08T17:43:00Z" w16du:dateUtc="2026-06-08T16:43:00Z">
        <w:r>
          <w:rPr>
            <w:rFonts w:ascii="Cambria" w:hAnsi="Cambria"/>
            <w:bCs/>
            <w:sz w:val="28"/>
            <w:szCs w:val="28"/>
          </w:rPr>
          <w:t xml:space="preserve"> last night. None of it was sophisticated.</w:t>
        </w:r>
      </w:ins>
    </w:p>
    <w:p w14:paraId="32E7A178" w14:textId="4B6A5F41" w:rsidR="00C74DA0" w:rsidRDefault="002A3B08" w:rsidP="002A3B08">
      <w:pPr>
        <w:spacing w:line="360" w:lineRule="auto"/>
        <w:contextualSpacing/>
        <w:rPr>
          <w:rFonts w:ascii="Cambria" w:hAnsi="Cambria"/>
          <w:bCs/>
          <w:sz w:val="28"/>
          <w:szCs w:val="28"/>
        </w:rPr>
      </w:pPr>
      <w:ins w:id="27894" w:author="Claire S" w:date="2026-06-08T17:43:00Z" w16du:dateUtc="2026-06-08T16:43:00Z">
        <w:r>
          <w:rPr>
            <w:rFonts w:ascii="Cambria" w:hAnsi="Cambria"/>
            <w:bCs/>
            <w:sz w:val="28"/>
            <w:szCs w:val="28"/>
          </w:rPr>
          <w:tab/>
          <w:t xml:space="preserve">Addo </w:t>
        </w:r>
      </w:ins>
      <w:ins w:id="27895" w:author="Claire S" w:date="2026-08-04T10:58:00Z" w16du:dateUtc="2026-08-04T09:58:00Z">
        <w:r w:rsidR="00C64520">
          <w:rPr>
            <w:rFonts w:ascii="Cambria" w:hAnsi="Cambria"/>
            <w:bCs/>
            <w:sz w:val="28"/>
            <w:szCs w:val="28"/>
          </w:rPr>
          <w:t>di</w:t>
        </w:r>
      </w:ins>
      <w:ins w:id="27896" w:author="Claire S" w:date="2026-06-08T17:43:00Z" w16du:dateUtc="2026-06-08T16:43:00Z">
        <w:r>
          <w:rPr>
            <w:rFonts w:ascii="Cambria" w:hAnsi="Cambria"/>
            <w:bCs/>
            <w:sz w:val="28"/>
            <w:szCs w:val="28"/>
          </w:rPr>
          <w:t xml:space="preserve">dn’t </w:t>
        </w:r>
      </w:ins>
      <w:ins w:id="27897" w:author="Claire S" w:date="2026-08-04T10:58:00Z" w16du:dateUtc="2026-08-04T09:58:00Z">
        <w:r w:rsidR="00C64520">
          <w:rPr>
            <w:rFonts w:ascii="Cambria" w:hAnsi="Cambria"/>
            <w:bCs/>
            <w:sz w:val="28"/>
            <w:szCs w:val="28"/>
          </w:rPr>
          <w:t xml:space="preserve">catch </w:t>
        </w:r>
      </w:ins>
      <w:ins w:id="27898" w:author="Claire S" w:date="2026-08-03T18:38:00Z" w16du:dateUtc="2026-08-03T17:38:00Z">
        <w:r w:rsidR="0006481F">
          <w:rPr>
            <w:rFonts w:ascii="Cambria" w:hAnsi="Cambria"/>
            <w:bCs/>
            <w:sz w:val="28"/>
            <w:szCs w:val="28"/>
          </w:rPr>
          <w:t xml:space="preserve">her barbed </w:t>
        </w:r>
      </w:ins>
      <w:ins w:id="27899" w:author="Claire S" w:date="2026-06-08T17:43:00Z" w16du:dateUtc="2026-06-08T16:43:00Z">
        <w:r>
          <w:rPr>
            <w:rFonts w:ascii="Cambria" w:hAnsi="Cambria"/>
            <w:bCs/>
            <w:sz w:val="28"/>
            <w:szCs w:val="28"/>
          </w:rPr>
          <w:t xml:space="preserve">reference. </w:t>
        </w:r>
      </w:ins>
      <w:r w:rsidR="00C57B3C">
        <w:rPr>
          <w:rFonts w:ascii="Cambria" w:hAnsi="Cambria"/>
          <w:bCs/>
          <w:sz w:val="28"/>
          <w:szCs w:val="28"/>
        </w:rPr>
        <w:t xml:space="preserve">‘We’ve seen the messages between </w:t>
      </w:r>
      <w:del w:id="27900" w:author="Claire S" w:date="2026-06-06T09:46:00Z" w16du:dateUtc="2026-06-06T08:46:00Z">
        <w:r w:rsidR="00C57B3C" w:rsidDel="00613235">
          <w:rPr>
            <w:rFonts w:ascii="Cambria" w:hAnsi="Cambria"/>
            <w:bCs/>
            <w:sz w:val="28"/>
            <w:szCs w:val="28"/>
          </w:rPr>
          <w:delText xml:space="preserve">him </w:delText>
        </w:r>
      </w:del>
      <w:ins w:id="27901" w:author="Claire S" w:date="2026-06-06T09:46:00Z" w16du:dateUtc="2026-06-06T08:46:00Z">
        <w:r w:rsidR="00613235">
          <w:rPr>
            <w:rFonts w:ascii="Cambria" w:hAnsi="Cambria"/>
            <w:bCs/>
            <w:sz w:val="28"/>
            <w:szCs w:val="28"/>
          </w:rPr>
          <w:t>R</w:t>
        </w:r>
      </w:ins>
      <w:ins w:id="27902" w:author="Claire S" w:date="2026-06-06T09:47:00Z" w16du:dateUtc="2026-06-06T08:47:00Z">
        <w:r w:rsidR="00613235">
          <w:rPr>
            <w:rFonts w:ascii="Cambria" w:hAnsi="Cambria"/>
            <w:bCs/>
            <w:sz w:val="28"/>
            <w:szCs w:val="28"/>
          </w:rPr>
          <w:t>ayne</w:t>
        </w:r>
      </w:ins>
      <w:ins w:id="27903" w:author="Claire S" w:date="2026-06-06T09:46:00Z" w16du:dateUtc="2026-06-06T08:46:00Z">
        <w:r w:rsidR="00613235">
          <w:rPr>
            <w:rFonts w:ascii="Cambria" w:hAnsi="Cambria"/>
            <w:bCs/>
            <w:sz w:val="28"/>
            <w:szCs w:val="28"/>
          </w:rPr>
          <w:t xml:space="preserve"> </w:t>
        </w:r>
      </w:ins>
      <w:r w:rsidR="00C57B3C">
        <w:rPr>
          <w:rFonts w:ascii="Cambria" w:hAnsi="Cambria"/>
          <w:bCs/>
          <w:sz w:val="28"/>
          <w:szCs w:val="28"/>
        </w:rPr>
        <w:t>and Violet</w:t>
      </w:r>
      <w:del w:id="27904" w:author="Daisy Watt" w:date="2026-06-24T14:55:00Z" w16du:dateUtc="2026-06-24T12:55:00Z">
        <w:r w:rsidR="00C57B3C" w:rsidDel="0036610B">
          <w:rPr>
            <w:rFonts w:ascii="Cambria" w:hAnsi="Cambria"/>
            <w:bCs/>
            <w:sz w:val="28"/>
            <w:szCs w:val="28"/>
          </w:rPr>
          <w:delText>, w</w:delText>
        </w:r>
      </w:del>
      <w:ins w:id="27905" w:author="Daisy Watt" w:date="2026-06-24T14:55:00Z" w16du:dateUtc="2026-06-24T12:55:00Z">
        <w:r w:rsidR="0036610B">
          <w:rPr>
            <w:rFonts w:ascii="Cambria" w:hAnsi="Cambria"/>
            <w:bCs/>
            <w:sz w:val="28"/>
            <w:szCs w:val="28"/>
          </w:rPr>
          <w:t>. W</w:t>
        </w:r>
      </w:ins>
      <w:r w:rsidR="00C57B3C">
        <w:rPr>
          <w:rFonts w:ascii="Cambria" w:hAnsi="Cambria"/>
          <w:bCs/>
          <w:sz w:val="28"/>
          <w:szCs w:val="28"/>
        </w:rPr>
        <w:t xml:space="preserve">e know she was threatening to </w:t>
      </w:r>
      <w:r w:rsidR="00C33FE2">
        <w:rPr>
          <w:rFonts w:ascii="Cambria" w:hAnsi="Cambria"/>
          <w:bCs/>
          <w:sz w:val="28"/>
          <w:szCs w:val="28"/>
        </w:rPr>
        <w:t>go to the press</w:t>
      </w:r>
      <w:r w:rsidR="00C74DA0">
        <w:rPr>
          <w:rFonts w:ascii="Cambria" w:hAnsi="Cambria"/>
          <w:bCs/>
          <w:sz w:val="28"/>
          <w:szCs w:val="28"/>
        </w:rPr>
        <w:t>. Either that,</w:t>
      </w:r>
      <w:r w:rsidR="00C33FE2">
        <w:rPr>
          <w:rFonts w:ascii="Cambria" w:hAnsi="Cambria"/>
          <w:bCs/>
          <w:sz w:val="28"/>
          <w:szCs w:val="28"/>
        </w:rPr>
        <w:t xml:space="preserve"> or </w:t>
      </w:r>
      <w:r w:rsidR="00C57B3C">
        <w:rPr>
          <w:rFonts w:ascii="Cambria" w:hAnsi="Cambria"/>
          <w:bCs/>
          <w:sz w:val="28"/>
          <w:szCs w:val="28"/>
        </w:rPr>
        <w:t>blackmail him.</w:t>
      </w:r>
      <w:ins w:id="27906" w:author="Claire S" w:date="2026-06-05T18:21:00Z" w16du:dateUtc="2026-06-05T17:21:00Z">
        <w:r w:rsidR="00466DE5">
          <w:rPr>
            <w:rFonts w:ascii="Cambria" w:hAnsi="Cambria"/>
            <w:bCs/>
            <w:sz w:val="28"/>
            <w:szCs w:val="28"/>
          </w:rPr>
          <w:t xml:space="preserve">  She was already blackmailing Dex Harris.</w:t>
        </w:r>
      </w:ins>
      <w:r w:rsidR="00C74DA0">
        <w:rPr>
          <w:rFonts w:ascii="Cambria" w:hAnsi="Cambria"/>
          <w:bCs/>
          <w:sz w:val="28"/>
          <w:szCs w:val="28"/>
        </w:rPr>
        <w:t>’</w:t>
      </w:r>
    </w:p>
    <w:p w14:paraId="30546EBF" w14:textId="2F56080B" w:rsidR="00C74DA0" w:rsidRDefault="00C74DA0" w:rsidP="0007765E">
      <w:pPr>
        <w:spacing w:line="360" w:lineRule="auto"/>
        <w:contextualSpacing/>
        <w:rPr>
          <w:rFonts w:ascii="Cambria" w:hAnsi="Cambria"/>
          <w:bCs/>
          <w:sz w:val="28"/>
          <w:szCs w:val="28"/>
        </w:rPr>
      </w:pPr>
      <w:r>
        <w:rPr>
          <w:rFonts w:ascii="Cambria" w:hAnsi="Cambria"/>
          <w:bCs/>
          <w:sz w:val="28"/>
          <w:szCs w:val="28"/>
        </w:rPr>
        <w:tab/>
        <w:t>‘</w:t>
      </w:r>
      <w:r w:rsidR="001B0296">
        <w:rPr>
          <w:rFonts w:ascii="Cambria" w:hAnsi="Cambria"/>
          <w:bCs/>
          <w:sz w:val="28"/>
          <w:szCs w:val="28"/>
        </w:rPr>
        <w:t>T</w:t>
      </w:r>
      <w:r>
        <w:rPr>
          <w:rFonts w:ascii="Cambria" w:hAnsi="Cambria"/>
          <w:bCs/>
          <w:sz w:val="28"/>
          <w:szCs w:val="28"/>
        </w:rPr>
        <w:t xml:space="preserve">hat would have been </w:t>
      </w:r>
      <w:r w:rsidR="002445B7">
        <w:rPr>
          <w:rFonts w:ascii="Cambria" w:hAnsi="Cambria"/>
          <w:bCs/>
          <w:sz w:val="28"/>
          <w:szCs w:val="28"/>
        </w:rPr>
        <w:t>preferable</w:t>
      </w:r>
      <w:r w:rsidR="001B0296">
        <w:rPr>
          <w:rFonts w:ascii="Cambria" w:hAnsi="Cambria"/>
          <w:bCs/>
          <w:sz w:val="28"/>
          <w:szCs w:val="28"/>
        </w:rPr>
        <w:t>,</w:t>
      </w:r>
      <w:r w:rsidR="002445B7">
        <w:rPr>
          <w:rFonts w:ascii="Cambria" w:hAnsi="Cambria"/>
          <w:bCs/>
          <w:sz w:val="28"/>
          <w:szCs w:val="28"/>
        </w:rPr>
        <w:t xml:space="preserve"> wouldn’t it</w:t>
      </w:r>
      <w:ins w:id="27907" w:author="Claire S" w:date="2026-06-08T17:44:00Z" w16du:dateUtc="2026-06-08T16:44:00Z">
        <w:r w:rsidR="002A3B08">
          <w:rPr>
            <w:rFonts w:ascii="Cambria" w:hAnsi="Cambria"/>
            <w:bCs/>
            <w:sz w:val="28"/>
            <w:szCs w:val="28"/>
          </w:rPr>
          <w:t>?</w:t>
        </w:r>
      </w:ins>
      <w:del w:id="27908" w:author="Claire S" w:date="2026-06-08T17:44:00Z" w16du:dateUtc="2026-06-08T16:44:00Z">
        <w:r w:rsidDel="002A3B08">
          <w:rPr>
            <w:rFonts w:ascii="Cambria" w:hAnsi="Cambria"/>
            <w:bCs/>
            <w:sz w:val="28"/>
            <w:szCs w:val="28"/>
          </w:rPr>
          <w:delText>,</w:delText>
        </w:r>
      </w:del>
      <w:r>
        <w:rPr>
          <w:rFonts w:ascii="Cambria" w:hAnsi="Cambria"/>
          <w:bCs/>
          <w:sz w:val="28"/>
          <w:szCs w:val="28"/>
        </w:rPr>
        <w:t xml:space="preserve">’ Clara said sadly. </w:t>
      </w:r>
      <w:r w:rsidR="00125120">
        <w:rPr>
          <w:rFonts w:ascii="Cambria" w:hAnsi="Cambria"/>
          <w:bCs/>
          <w:sz w:val="28"/>
          <w:szCs w:val="28"/>
        </w:rPr>
        <w:t>‘</w:t>
      </w:r>
      <w:ins w:id="27909" w:author="Claire S" w:date="2026-06-05T18:41:00Z" w16du:dateUtc="2026-06-05T17:41:00Z">
        <w:r w:rsidR="00336C06">
          <w:rPr>
            <w:rFonts w:ascii="Cambria" w:hAnsi="Cambria"/>
            <w:bCs/>
            <w:sz w:val="28"/>
            <w:szCs w:val="28"/>
          </w:rPr>
          <w:t>A bit of bad press coverage</w:t>
        </w:r>
      </w:ins>
      <w:ins w:id="27910" w:author="Claire S" w:date="2026-06-06T09:47:00Z" w16du:dateUtc="2026-06-06T08:47:00Z">
        <w:r w:rsidR="00876826">
          <w:rPr>
            <w:rFonts w:ascii="Cambria" w:hAnsi="Cambria"/>
            <w:bCs/>
            <w:sz w:val="28"/>
            <w:szCs w:val="28"/>
          </w:rPr>
          <w:t>. Better</w:t>
        </w:r>
      </w:ins>
      <w:ins w:id="27911" w:author="Claire S" w:date="2026-06-05T18:41:00Z" w16du:dateUtc="2026-06-05T17:41:00Z">
        <w:r w:rsidR="00336C06">
          <w:rPr>
            <w:rFonts w:ascii="Cambria" w:hAnsi="Cambria"/>
            <w:bCs/>
            <w:sz w:val="28"/>
            <w:szCs w:val="28"/>
          </w:rPr>
          <w:t xml:space="preserve"> than </w:t>
        </w:r>
      </w:ins>
      <w:ins w:id="27912" w:author="Claire S" w:date="2026-06-06T09:47:00Z" w16du:dateUtc="2026-06-06T08:47:00Z">
        <w:r w:rsidR="00876826">
          <w:rPr>
            <w:rFonts w:ascii="Cambria" w:hAnsi="Cambria"/>
            <w:bCs/>
            <w:sz w:val="28"/>
            <w:szCs w:val="28"/>
          </w:rPr>
          <w:t xml:space="preserve">all </w:t>
        </w:r>
      </w:ins>
      <w:del w:id="27913" w:author="Claire S" w:date="2026-06-05T18:41:00Z" w16du:dateUtc="2026-06-05T17:41:00Z">
        <w:r w:rsidR="00125120" w:rsidDel="00336C06">
          <w:rPr>
            <w:rFonts w:ascii="Cambria" w:hAnsi="Cambria"/>
            <w:bCs/>
            <w:sz w:val="28"/>
            <w:szCs w:val="28"/>
          </w:rPr>
          <w:delText>T</w:delText>
        </w:r>
        <w:r w:rsidR="001B0296" w:rsidDel="00336C06">
          <w:rPr>
            <w:rFonts w:ascii="Cambria" w:hAnsi="Cambria"/>
            <w:bCs/>
            <w:sz w:val="28"/>
            <w:szCs w:val="28"/>
          </w:rPr>
          <w:delText xml:space="preserve">o </w:delText>
        </w:r>
        <w:r w:rsidR="00125120" w:rsidDel="00336C06">
          <w:rPr>
            <w:rFonts w:ascii="Cambria" w:hAnsi="Cambria"/>
            <w:bCs/>
            <w:sz w:val="28"/>
            <w:szCs w:val="28"/>
          </w:rPr>
          <w:delText xml:space="preserve">all </w:delText>
        </w:r>
      </w:del>
      <w:r w:rsidR="00125120">
        <w:rPr>
          <w:rFonts w:ascii="Cambria" w:hAnsi="Cambria"/>
          <w:bCs/>
          <w:sz w:val="28"/>
          <w:szCs w:val="28"/>
        </w:rPr>
        <w:t>this madness</w:t>
      </w:r>
      <w:del w:id="27914" w:author="Claire S" w:date="2026-06-06T09:47:00Z" w16du:dateUtc="2026-06-06T08:47:00Z">
        <w:r w:rsidR="002445B7" w:rsidDel="00876826">
          <w:rPr>
            <w:rFonts w:ascii="Cambria" w:hAnsi="Cambria"/>
            <w:bCs/>
            <w:sz w:val="28"/>
            <w:szCs w:val="28"/>
          </w:rPr>
          <w:delText>, I mean</w:delText>
        </w:r>
      </w:del>
      <w:r w:rsidR="00125120">
        <w:rPr>
          <w:rFonts w:ascii="Cambria" w:hAnsi="Cambria"/>
          <w:bCs/>
          <w:sz w:val="28"/>
          <w:szCs w:val="28"/>
        </w:rPr>
        <w:t>.’</w:t>
      </w:r>
    </w:p>
    <w:p w14:paraId="5BFC8847" w14:textId="40545378" w:rsidR="009C2F63" w:rsidRDefault="00C74DA0" w:rsidP="00C74DA0">
      <w:pPr>
        <w:spacing w:line="360" w:lineRule="auto"/>
        <w:ind w:firstLine="720"/>
        <w:contextualSpacing/>
        <w:rPr>
          <w:rFonts w:ascii="Cambria" w:hAnsi="Cambria"/>
          <w:bCs/>
          <w:sz w:val="28"/>
          <w:szCs w:val="28"/>
        </w:rPr>
      </w:pPr>
      <w:r>
        <w:rPr>
          <w:rFonts w:ascii="Cambria" w:hAnsi="Cambria"/>
          <w:bCs/>
          <w:sz w:val="28"/>
          <w:szCs w:val="28"/>
        </w:rPr>
        <w:t>‘</w:t>
      </w:r>
      <w:r w:rsidR="001B0296">
        <w:rPr>
          <w:rFonts w:ascii="Cambria" w:hAnsi="Cambria"/>
          <w:bCs/>
          <w:sz w:val="28"/>
          <w:szCs w:val="28"/>
        </w:rPr>
        <w:t>I guess so</w:t>
      </w:r>
      <w:r>
        <w:rPr>
          <w:rFonts w:ascii="Cambria" w:hAnsi="Cambria"/>
          <w:bCs/>
          <w:sz w:val="28"/>
          <w:szCs w:val="28"/>
        </w:rPr>
        <w:t>. But Rayne</w:t>
      </w:r>
      <w:r w:rsidR="00CE2D8B">
        <w:rPr>
          <w:rFonts w:ascii="Cambria" w:hAnsi="Cambria"/>
          <w:bCs/>
          <w:sz w:val="28"/>
          <w:szCs w:val="28"/>
        </w:rPr>
        <w:t xml:space="preserve"> was relying on the NDA he thought she’d signed</w:t>
      </w:r>
      <w:r w:rsidR="000E4172">
        <w:rPr>
          <w:rFonts w:ascii="Cambria" w:hAnsi="Cambria"/>
          <w:bCs/>
          <w:sz w:val="28"/>
          <w:szCs w:val="28"/>
        </w:rPr>
        <w:t xml:space="preserve"> </w:t>
      </w:r>
      <w:del w:id="27915" w:author="Daisy Watt" w:date="2026-06-24T14:55:00Z" w16du:dateUtc="2026-06-24T12:55:00Z">
        <w:r w:rsidDel="00AA28DC">
          <w:rPr>
            <w:rFonts w:ascii="Cambria" w:hAnsi="Cambria"/>
            <w:bCs/>
            <w:sz w:val="28"/>
            <w:szCs w:val="28"/>
          </w:rPr>
          <w:delText>-</w:delText>
        </w:r>
      </w:del>
      <w:ins w:id="27916" w:author="Daisy Watt" w:date="2026-06-24T14:55:00Z" w16du:dateUtc="2026-06-24T12:55:00Z">
        <w:r w:rsidR="00AA28DC">
          <w:rPr>
            <w:rFonts w:ascii="Cambria" w:hAnsi="Cambria"/>
            <w:bCs/>
            <w:sz w:val="28"/>
            <w:szCs w:val="28"/>
          </w:rPr>
          <w:t>–</w:t>
        </w:r>
      </w:ins>
      <w:r>
        <w:rPr>
          <w:rFonts w:ascii="Cambria" w:hAnsi="Cambria"/>
          <w:bCs/>
          <w:sz w:val="28"/>
          <w:szCs w:val="28"/>
        </w:rPr>
        <w:t xml:space="preserve"> except</w:t>
      </w:r>
      <w:r w:rsidR="00CE2D8B">
        <w:rPr>
          <w:rFonts w:ascii="Cambria" w:hAnsi="Cambria"/>
          <w:bCs/>
          <w:sz w:val="28"/>
          <w:szCs w:val="28"/>
        </w:rPr>
        <w:t xml:space="preserve"> </w:t>
      </w:r>
      <w:r w:rsidR="001B0296">
        <w:rPr>
          <w:rFonts w:ascii="Cambria" w:hAnsi="Cambria"/>
          <w:bCs/>
          <w:sz w:val="28"/>
          <w:szCs w:val="28"/>
        </w:rPr>
        <w:t xml:space="preserve">I understand </w:t>
      </w:r>
      <w:del w:id="27917" w:author="Claire S" w:date="2026-06-08T17:44:00Z" w16du:dateUtc="2026-06-08T16:44:00Z">
        <w:r w:rsidR="001B0296" w:rsidDel="002A3B08">
          <w:rPr>
            <w:rFonts w:ascii="Cambria" w:hAnsi="Cambria"/>
            <w:bCs/>
            <w:sz w:val="28"/>
            <w:szCs w:val="28"/>
          </w:rPr>
          <w:delText xml:space="preserve">now that </w:delText>
        </w:r>
      </w:del>
      <w:r w:rsidR="000E4172">
        <w:rPr>
          <w:rFonts w:ascii="Cambria" w:hAnsi="Cambria"/>
          <w:bCs/>
          <w:sz w:val="28"/>
          <w:szCs w:val="28"/>
        </w:rPr>
        <w:t>Violet ha</w:t>
      </w:r>
      <w:r w:rsidR="00CE2D8B">
        <w:rPr>
          <w:rFonts w:ascii="Cambria" w:hAnsi="Cambria"/>
          <w:bCs/>
          <w:sz w:val="28"/>
          <w:szCs w:val="28"/>
        </w:rPr>
        <w:t xml:space="preserve">d always refused. </w:t>
      </w:r>
      <w:r>
        <w:rPr>
          <w:rFonts w:ascii="Cambria" w:hAnsi="Cambria"/>
          <w:bCs/>
          <w:sz w:val="28"/>
          <w:szCs w:val="28"/>
        </w:rPr>
        <w:t>A</w:t>
      </w:r>
      <w:r w:rsidR="00CE2D8B">
        <w:rPr>
          <w:rFonts w:ascii="Cambria" w:hAnsi="Cambria"/>
          <w:bCs/>
          <w:sz w:val="28"/>
          <w:szCs w:val="28"/>
        </w:rPr>
        <w:t xml:space="preserve">nyway, </w:t>
      </w:r>
      <w:r w:rsidR="000E4172">
        <w:rPr>
          <w:rFonts w:ascii="Cambria" w:hAnsi="Cambria"/>
          <w:bCs/>
          <w:sz w:val="28"/>
          <w:szCs w:val="28"/>
        </w:rPr>
        <w:t xml:space="preserve">an NDA isn’t </w:t>
      </w:r>
      <w:r w:rsidR="00CE2D8B">
        <w:rPr>
          <w:rFonts w:ascii="Cambria" w:hAnsi="Cambria"/>
          <w:bCs/>
          <w:sz w:val="28"/>
          <w:szCs w:val="28"/>
        </w:rPr>
        <w:t xml:space="preserve">really worth the paper </w:t>
      </w:r>
      <w:r w:rsidR="000E4172">
        <w:rPr>
          <w:rFonts w:ascii="Cambria" w:hAnsi="Cambria"/>
          <w:bCs/>
          <w:sz w:val="28"/>
          <w:szCs w:val="28"/>
        </w:rPr>
        <w:t>it’s</w:t>
      </w:r>
      <w:r w:rsidR="00CE2D8B">
        <w:rPr>
          <w:rFonts w:ascii="Cambria" w:hAnsi="Cambria"/>
          <w:bCs/>
          <w:sz w:val="28"/>
          <w:szCs w:val="28"/>
        </w:rPr>
        <w:t xml:space="preserve"> </w:t>
      </w:r>
      <w:r w:rsidR="000E4172">
        <w:rPr>
          <w:rFonts w:ascii="Cambria" w:hAnsi="Cambria"/>
          <w:bCs/>
          <w:sz w:val="28"/>
          <w:szCs w:val="28"/>
        </w:rPr>
        <w:t>printed</w:t>
      </w:r>
      <w:r w:rsidR="00CE2D8B">
        <w:rPr>
          <w:rFonts w:ascii="Cambria" w:hAnsi="Cambria"/>
          <w:bCs/>
          <w:sz w:val="28"/>
          <w:szCs w:val="28"/>
        </w:rPr>
        <w:t xml:space="preserve"> on</w:t>
      </w:r>
      <w:ins w:id="27918" w:author="Claire S" w:date="2026-06-08T12:31:00Z" w16du:dateUtc="2026-06-08T11:31:00Z">
        <w:del w:id="27919" w:author="Daisy Watt" w:date="2026-06-24T14:55:00Z" w16du:dateUtc="2026-06-24T12:55:00Z">
          <w:r w:rsidR="0067200D" w:rsidDel="00E23CE3">
            <w:rPr>
              <w:rFonts w:ascii="Cambria" w:hAnsi="Cambria"/>
              <w:bCs/>
              <w:sz w:val="28"/>
              <w:szCs w:val="28"/>
            </w:rPr>
            <w:delText>,’ t</w:delText>
          </w:r>
        </w:del>
      </w:ins>
      <w:ins w:id="27920" w:author="Daisy Watt" w:date="2026-06-24T14:55:00Z" w16du:dateUtc="2026-06-24T12:55:00Z">
        <w:r w:rsidR="00E23CE3">
          <w:rPr>
            <w:rFonts w:ascii="Cambria" w:hAnsi="Cambria"/>
            <w:bCs/>
            <w:sz w:val="28"/>
            <w:szCs w:val="28"/>
          </w:rPr>
          <w:t>.’ T</w:t>
        </w:r>
      </w:ins>
      <w:ins w:id="27921" w:author="Claire S" w:date="2026-06-08T12:31:00Z" w16du:dateUtc="2026-06-08T11:31:00Z">
        <w:r w:rsidR="0067200D">
          <w:rPr>
            <w:rFonts w:ascii="Cambria" w:hAnsi="Cambria"/>
            <w:bCs/>
            <w:sz w:val="28"/>
            <w:szCs w:val="28"/>
          </w:rPr>
          <w:t xml:space="preserve">he policeman </w:t>
        </w:r>
      </w:ins>
      <w:ins w:id="27922" w:author="Claire S" w:date="2026-06-08T17:44:00Z" w16du:dateUtc="2026-06-08T16:44:00Z">
        <w:r w:rsidR="002A6098">
          <w:rPr>
            <w:rFonts w:ascii="Cambria" w:hAnsi="Cambria"/>
            <w:bCs/>
            <w:sz w:val="28"/>
            <w:szCs w:val="28"/>
          </w:rPr>
          <w:t>put his hanky away</w:t>
        </w:r>
      </w:ins>
      <w:r w:rsidR="000E4172">
        <w:rPr>
          <w:rFonts w:ascii="Cambria" w:hAnsi="Cambria"/>
          <w:bCs/>
          <w:sz w:val="28"/>
          <w:szCs w:val="28"/>
        </w:rPr>
        <w:t xml:space="preserve">. </w:t>
      </w:r>
      <w:ins w:id="27923" w:author="Claire S" w:date="2026-06-08T12:31:00Z" w16du:dateUtc="2026-06-08T11:31:00Z">
        <w:r w:rsidR="0067200D">
          <w:rPr>
            <w:rFonts w:ascii="Cambria" w:hAnsi="Cambria"/>
            <w:bCs/>
            <w:sz w:val="28"/>
            <w:szCs w:val="28"/>
          </w:rPr>
          <w:t>‘</w:t>
        </w:r>
      </w:ins>
      <w:r w:rsidR="000E4172">
        <w:rPr>
          <w:rFonts w:ascii="Cambria" w:hAnsi="Cambria"/>
          <w:bCs/>
          <w:sz w:val="28"/>
          <w:szCs w:val="28"/>
        </w:rPr>
        <w:t>I</w:t>
      </w:r>
      <w:r>
        <w:rPr>
          <w:rFonts w:ascii="Cambria" w:hAnsi="Cambria"/>
          <w:bCs/>
          <w:sz w:val="28"/>
          <w:szCs w:val="28"/>
        </w:rPr>
        <w:t xml:space="preserve">f only the </w:t>
      </w:r>
      <w:r w:rsidR="000E4172">
        <w:rPr>
          <w:rFonts w:ascii="Cambria" w:hAnsi="Cambria"/>
          <w:bCs/>
          <w:sz w:val="28"/>
          <w:szCs w:val="28"/>
        </w:rPr>
        <w:t>poor inno</w:t>
      </w:r>
      <w:r>
        <w:rPr>
          <w:rFonts w:ascii="Cambria" w:hAnsi="Cambria"/>
          <w:bCs/>
          <w:sz w:val="28"/>
          <w:szCs w:val="28"/>
        </w:rPr>
        <w:t>c</w:t>
      </w:r>
      <w:r w:rsidR="000E4172">
        <w:rPr>
          <w:rFonts w:ascii="Cambria" w:hAnsi="Cambria"/>
          <w:bCs/>
          <w:sz w:val="28"/>
          <w:szCs w:val="28"/>
        </w:rPr>
        <w:t>ents</w:t>
      </w:r>
      <w:ins w:id="27924" w:author="Claire S" w:date="2026-06-06T09:47:00Z" w16du:dateUtc="2026-06-06T08:47:00Z">
        <w:r w:rsidR="00876826">
          <w:rPr>
            <w:rFonts w:ascii="Cambria" w:hAnsi="Cambria"/>
            <w:bCs/>
            <w:sz w:val="28"/>
            <w:szCs w:val="28"/>
          </w:rPr>
          <w:t xml:space="preserve"> in the world</w:t>
        </w:r>
      </w:ins>
      <w:r w:rsidR="000E4172">
        <w:rPr>
          <w:rFonts w:ascii="Cambria" w:hAnsi="Cambria"/>
          <w:bCs/>
          <w:sz w:val="28"/>
          <w:szCs w:val="28"/>
        </w:rPr>
        <w:t xml:space="preserve"> </w:t>
      </w:r>
      <w:ins w:id="27925" w:author="Claire S" w:date="2026-06-06T09:47:00Z" w16du:dateUtc="2026-06-06T08:47:00Z">
        <w:r w:rsidR="00876826">
          <w:rPr>
            <w:rFonts w:ascii="Cambria" w:hAnsi="Cambria"/>
            <w:bCs/>
            <w:sz w:val="28"/>
            <w:szCs w:val="28"/>
          </w:rPr>
          <w:t xml:space="preserve">who sign them </w:t>
        </w:r>
      </w:ins>
      <w:r w:rsidR="000E4172">
        <w:rPr>
          <w:rFonts w:ascii="Cambria" w:hAnsi="Cambria"/>
          <w:bCs/>
          <w:sz w:val="28"/>
          <w:szCs w:val="28"/>
        </w:rPr>
        <w:t>all</w:t>
      </w:r>
      <w:r>
        <w:rPr>
          <w:rFonts w:ascii="Cambria" w:hAnsi="Cambria"/>
          <w:bCs/>
          <w:sz w:val="28"/>
          <w:szCs w:val="28"/>
        </w:rPr>
        <w:t xml:space="preserve"> knew that</w:t>
      </w:r>
      <w:r w:rsidR="00CE2D8B">
        <w:rPr>
          <w:rFonts w:ascii="Cambria" w:hAnsi="Cambria"/>
          <w:bCs/>
          <w:sz w:val="28"/>
          <w:szCs w:val="28"/>
        </w:rPr>
        <w:t>.’</w:t>
      </w:r>
    </w:p>
    <w:p w14:paraId="751CDAA5" w14:textId="77777777" w:rsidR="001B0296" w:rsidRDefault="001B0296" w:rsidP="001A7811">
      <w:pPr>
        <w:spacing w:line="360" w:lineRule="auto"/>
        <w:contextualSpacing/>
        <w:rPr>
          <w:rFonts w:ascii="Cambria" w:hAnsi="Cambria"/>
          <w:bCs/>
          <w:sz w:val="28"/>
          <w:szCs w:val="28"/>
        </w:rPr>
      </w:pPr>
    </w:p>
    <w:p w14:paraId="160BD94D" w14:textId="5664D3C4" w:rsidR="00E505FF" w:rsidRDefault="00C35D63" w:rsidP="001A7811">
      <w:pPr>
        <w:spacing w:line="360" w:lineRule="auto"/>
        <w:contextualSpacing/>
        <w:rPr>
          <w:rFonts w:ascii="Cambria" w:hAnsi="Cambria"/>
          <w:bCs/>
          <w:sz w:val="28"/>
          <w:szCs w:val="28"/>
        </w:rPr>
      </w:pPr>
      <w:r>
        <w:rPr>
          <w:rFonts w:ascii="Cambria" w:hAnsi="Cambria"/>
          <w:bCs/>
          <w:sz w:val="28"/>
          <w:szCs w:val="28"/>
        </w:rPr>
        <w:t>*</w:t>
      </w:r>
    </w:p>
    <w:p w14:paraId="692CCA18" w14:textId="464C301D" w:rsidR="009B011B" w:rsidRDefault="00C57B3C" w:rsidP="001A7811">
      <w:pPr>
        <w:spacing w:line="360" w:lineRule="auto"/>
        <w:contextualSpacing/>
        <w:rPr>
          <w:rFonts w:ascii="Cambria" w:hAnsi="Cambria"/>
          <w:bCs/>
          <w:sz w:val="28"/>
          <w:szCs w:val="28"/>
        </w:rPr>
      </w:pPr>
      <w:r>
        <w:rPr>
          <w:rFonts w:ascii="Cambria" w:hAnsi="Cambria"/>
          <w:bCs/>
          <w:sz w:val="28"/>
          <w:szCs w:val="28"/>
        </w:rPr>
        <w:t xml:space="preserve">After </w:t>
      </w:r>
      <w:r w:rsidR="00CE2D8B">
        <w:rPr>
          <w:rFonts w:ascii="Cambria" w:hAnsi="Cambria"/>
          <w:bCs/>
          <w:sz w:val="28"/>
          <w:szCs w:val="28"/>
        </w:rPr>
        <w:t>DS Addo</w:t>
      </w:r>
      <w:r>
        <w:rPr>
          <w:rFonts w:ascii="Cambria" w:hAnsi="Cambria"/>
          <w:bCs/>
          <w:sz w:val="28"/>
          <w:szCs w:val="28"/>
        </w:rPr>
        <w:t xml:space="preserve"> left</w:t>
      </w:r>
      <w:r w:rsidR="00CE2D8B">
        <w:rPr>
          <w:rFonts w:ascii="Cambria" w:hAnsi="Cambria"/>
          <w:bCs/>
          <w:sz w:val="28"/>
          <w:szCs w:val="28"/>
        </w:rPr>
        <w:t>,</w:t>
      </w:r>
      <w:r>
        <w:rPr>
          <w:rFonts w:ascii="Cambria" w:hAnsi="Cambria"/>
          <w:bCs/>
          <w:sz w:val="28"/>
          <w:szCs w:val="28"/>
        </w:rPr>
        <w:t xml:space="preserve"> Ish</w:t>
      </w:r>
      <w:r w:rsidR="000E4172">
        <w:rPr>
          <w:rFonts w:ascii="Cambria" w:hAnsi="Cambria"/>
          <w:bCs/>
          <w:sz w:val="28"/>
          <w:szCs w:val="28"/>
        </w:rPr>
        <w:t>an</w:t>
      </w:r>
      <w:r>
        <w:rPr>
          <w:rFonts w:ascii="Cambria" w:hAnsi="Cambria"/>
          <w:bCs/>
          <w:sz w:val="28"/>
          <w:szCs w:val="28"/>
        </w:rPr>
        <w:t xml:space="preserve"> </w:t>
      </w:r>
      <w:r w:rsidR="002445B7">
        <w:rPr>
          <w:rFonts w:ascii="Cambria" w:hAnsi="Cambria"/>
          <w:bCs/>
          <w:sz w:val="28"/>
          <w:szCs w:val="28"/>
        </w:rPr>
        <w:t>appeare</w:t>
      </w:r>
      <w:r w:rsidR="00C33FE2">
        <w:rPr>
          <w:rFonts w:ascii="Cambria" w:hAnsi="Cambria"/>
          <w:bCs/>
          <w:sz w:val="28"/>
          <w:szCs w:val="28"/>
        </w:rPr>
        <w:t>d</w:t>
      </w:r>
      <w:r>
        <w:rPr>
          <w:rFonts w:ascii="Cambria" w:hAnsi="Cambria"/>
          <w:bCs/>
          <w:sz w:val="28"/>
          <w:szCs w:val="28"/>
        </w:rPr>
        <w:t xml:space="preserve"> at </w:t>
      </w:r>
      <w:r w:rsidR="00CE2D8B">
        <w:rPr>
          <w:rFonts w:ascii="Cambria" w:hAnsi="Cambria"/>
          <w:bCs/>
          <w:sz w:val="28"/>
          <w:szCs w:val="28"/>
        </w:rPr>
        <w:t xml:space="preserve">Clara’s </w:t>
      </w:r>
      <w:r>
        <w:rPr>
          <w:rFonts w:ascii="Cambria" w:hAnsi="Cambria"/>
          <w:bCs/>
          <w:sz w:val="28"/>
          <w:szCs w:val="28"/>
        </w:rPr>
        <w:t>door.</w:t>
      </w:r>
      <w:r w:rsidR="009B011B">
        <w:rPr>
          <w:rFonts w:ascii="Cambria" w:hAnsi="Cambria"/>
          <w:bCs/>
          <w:sz w:val="28"/>
          <w:szCs w:val="28"/>
        </w:rPr>
        <w:t xml:space="preserve"> ‘Okay to come in?’</w:t>
      </w:r>
    </w:p>
    <w:p w14:paraId="07AB40F5" w14:textId="41265D05" w:rsidR="0051364C" w:rsidRDefault="009B011B" w:rsidP="001A7811">
      <w:pPr>
        <w:spacing w:line="360" w:lineRule="auto"/>
        <w:contextualSpacing/>
        <w:rPr>
          <w:rFonts w:ascii="Cambria" w:hAnsi="Cambria"/>
          <w:bCs/>
          <w:sz w:val="28"/>
          <w:szCs w:val="28"/>
        </w:rPr>
      </w:pPr>
      <w:r>
        <w:rPr>
          <w:rFonts w:ascii="Cambria" w:hAnsi="Cambria"/>
          <w:bCs/>
          <w:sz w:val="28"/>
          <w:szCs w:val="28"/>
        </w:rPr>
        <w:tab/>
        <w:t>‘</w:t>
      </w:r>
      <w:ins w:id="27926" w:author="Daisy Watt" w:date="2026-06-24T14:56:00Z" w16du:dateUtc="2026-06-24T12:56:00Z">
        <w:r w:rsidR="00ED275E">
          <w:rPr>
            <w:rFonts w:ascii="Cambria" w:hAnsi="Cambria"/>
            <w:bCs/>
            <w:sz w:val="28"/>
            <w:szCs w:val="28"/>
          </w:rPr>
          <w:t>’</w:t>
        </w:r>
      </w:ins>
      <w:r>
        <w:rPr>
          <w:rFonts w:ascii="Cambria" w:hAnsi="Cambria"/>
          <w:bCs/>
          <w:sz w:val="28"/>
          <w:szCs w:val="28"/>
        </w:rPr>
        <w:t xml:space="preserve">Course.’ </w:t>
      </w:r>
      <w:r w:rsidR="00CE2D8B">
        <w:rPr>
          <w:rFonts w:ascii="Cambria" w:hAnsi="Cambria"/>
          <w:bCs/>
          <w:sz w:val="28"/>
          <w:szCs w:val="28"/>
        </w:rPr>
        <w:t>She might be</w:t>
      </w:r>
      <w:ins w:id="27927" w:author="Daisy Watt" w:date="2026-06-24T14:57:00Z" w16du:dateUtc="2026-06-24T12:57:00Z">
        <w:r w:rsidR="00950904">
          <w:rPr>
            <w:rFonts w:ascii="Cambria" w:hAnsi="Cambria"/>
            <w:bCs/>
            <w:sz w:val="28"/>
            <w:szCs w:val="28"/>
          </w:rPr>
          <w:t xml:space="preserve"> </w:t>
        </w:r>
      </w:ins>
      <w:del w:id="27928" w:author="Daisy Watt" w:date="2026-06-24T14:57:00Z" w16du:dateUtc="2026-06-24T12:57:00Z">
        <w:r w:rsidR="00CE2D8B" w:rsidDel="00950904">
          <w:rPr>
            <w:rFonts w:ascii="Cambria" w:hAnsi="Cambria"/>
            <w:bCs/>
            <w:sz w:val="28"/>
            <w:szCs w:val="28"/>
          </w:rPr>
          <w:delText xml:space="preserve"> e</w:delText>
        </w:r>
      </w:del>
      <w:del w:id="27929" w:author="Daisy Watt" w:date="2026-06-24T14:56:00Z" w16du:dateUtc="2026-06-24T12:56:00Z">
        <w:r w:rsidR="00CE2D8B" w:rsidDel="00950904">
          <w:rPr>
            <w:rFonts w:ascii="Cambria" w:hAnsi="Cambria"/>
            <w:bCs/>
            <w:sz w:val="28"/>
            <w:szCs w:val="28"/>
          </w:rPr>
          <w:delText xml:space="preserve">xhausted; </w:delText>
        </w:r>
      </w:del>
      <w:r w:rsidR="00CE2D8B">
        <w:rPr>
          <w:rFonts w:ascii="Cambria" w:hAnsi="Cambria"/>
          <w:bCs/>
          <w:sz w:val="28"/>
          <w:szCs w:val="28"/>
        </w:rPr>
        <w:t>drained by the drama of the last few days, but she was with</w:t>
      </w:r>
      <w:del w:id="27930" w:author="Daisy Watt" w:date="2026-06-24T14:57:00Z" w16du:dateUtc="2026-06-24T12:57:00Z">
        <w:r w:rsidR="00CE2D8B" w:rsidDel="00E93279">
          <w:rPr>
            <w:rFonts w:ascii="Cambria" w:hAnsi="Cambria"/>
            <w:bCs/>
            <w:sz w:val="28"/>
            <w:szCs w:val="28"/>
          </w:rPr>
          <w:delText xml:space="preserve"> </w:delText>
        </w:r>
      </w:del>
      <w:ins w:id="27931" w:author="Daisy Watt" w:date="2026-06-24T14:57:00Z" w16du:dateUtc="2026-06-24T12:57:00Z">
        <w:r w:rsidR="00E93279">
          <w:rPr>
            <w:rFonts w:ascii="Cambria" w:hAnsi="Cambria"/>
            <w:bCs/>
            <w:sz w:val="28"/>
            <w:szCs w:val="28"/>
          </w:rPr>
          <w:t>-</w:t>
        </w:r>
      </w:ins>
      <w:r w:rsidR="00CE2D8B">
        <w:rPr>
          <w:rFonts w:ascii="Cambria" w:hAnsi="Cambria"/>
          <w:bCs/>
          <w:sz w:val="28"/>
          <w:szCs w:val="28"/>
        </w:rPr>
        <w:t xml:space="preserve">it enough to acknowledge her </w:t>
      </w:r>
      <w:r>
        <w:rPr>
          <w:rFonts w:ascii="Cambria" w:hAnsi="Cambria"/>
          <w:bCs/>
          <w:sz w:val="28"/>
          <w:szCs w:val="28"/>
        </w:rPr>
        <w:t>embarrass</w:t>
      </w:r>
      <w:r w:rsidR="00CE2D8B">
        <w:rPr>
          <w:rFonts w:ascii="Cambria" w:hAnsi="Cambria"/>
          <w:bCs/>
          <w:sz w:val="28"/>
          <w:szCs w:val="28"/>
        </w:rPr>
        <w:t>ment.</w:t>
      </w:r>
    </w:p>
    <w:p w14:paraId="0210ADAA" w14:textId="5118D2C1" w:rsidR="0051364C" w:rsidRDefault="0051364C" w:rsidP="001A7811">
      <w:pPr>
        <w:spacing w:line="360" w:lineRule="auto"/>
        <w:contextualSpacing/>
        <w:rPr>
          <w:rFonts w:ascii="Cambria" w:hAnsi="Cambria"/>
          <w:bCs/>
          <w:sz w:val="28"/>
          <w:szCs w:val="28"/>
        </w:rPr>
      </w:pPr>
      <w:r>
        <w:rPr>
          <w:rFonts w:ascii="Cambria" w:hAnsi="Cambria"/>
          <w:bCs/>
          <w:sz w:val="28"/>
          <w:szCs w:val="28"/>
        </w:rPr>
        <w:tab/>
        <w:t>‘</w:t>
      </w:r>
      <w:r w:rsidR="00A31690">
        <w:rPr>
          <w:rFonts w:ascii="Cambria" w:hAnsi="Cambria"/>
          <w:bCs/>
          <w:sz w:val="28"/>
          <w:szCs w:val="28"/>
        </w:rPr>
        <w:t>I b</w:t>
      </w:r>
      <w:r>
        <w:rPr>
          <w:rFonts w:ascii="Cambria" w:hAnsi="Cambria"/>
          <w:bCs/>
          <w:sz w:val="28"/>
          <w:szCs w:val="28"/>
        </w:rPr>
        <w:t>rought you a hot chocolate</w:t>
      </w:r>
      <w:r w:rsidR="00AB3487">
        <w:rPr>
          <w:rFonts w:ascii="Cambria" w:hAnsi="Cambria"/>
          <w:bCs/>
          <w:sz w:val="28"/>
          <w:szCs w:val="28"/>
        </w:rPr>
        <w:t>,</w:t>
      </w:r>
      <w:r>
        <w:rPr>
          <w:rFonts w:ascii="Cambria" w:hAnsi="Cambria"/>
          <w:bCs/>
          <w:sz w:val="28"/>
          <w:szCs w:val="28"/>
        </w:rPr>
        <w:t>’</w:t>
      </w:r>
      <w:r w:rsidR="00AB3487">
        <w:rPr>
          <w:rFonts w:ascii="Cambria" w:hAnsi="Cambria"/>
          <w:bCs/>
          <w:sz w:val="28"/>
          <w:szCs w:val="28"/>
        </w:rPr>
        <w:t xml:space="preserve"> he said</w:t>
      </w:r>
      <w:del w:id="27932" w:author="Daisy Watt" w:date="2026-06-24T14:58:00Z" w16du:dateUtc="2026-06-24T12:58:00Z">
        <w:r w:rsidR="00AB3487" w:rsidDel="00E93279">
          <w:rPr>
            <w:rFonts w:ascii="Cambria" w:hAnsi="Cambria"/>
            <w:bCs/>
            <w:sz w:val="28"/>
            <w:szCs w:val="28"/>
          </w:rPr>
          <w:delText xml:space="preserve"> </w:delText>
        </w:r>
        <w:r w:rsidR="00AB3487" w:rsidRPr="00E93279" w:rsidDel="00E93279">
          <w:rPr>
            <w:rFonts w:ascii="Cambria" w:hAnsi="Cambria"/>
            <w:bCs/>
            <w:sz w:val="28"/>
            <w:szCs w:val="28"/>
            <w:highlight w:val="yellow"/>
            <w:rPrChange w:id="27933" w:author="Daisy Watt" w:date="2026-06-24T14:58:00Z" w16du:dateUtc="2026-06-24T12:58:00Z">
              <w:rPr>
                <w:rFonts w:ascii="Cambria" w:hAnsi="Cambria"/>
                <w:bCs/>
                <w:sz w:val="28"/>
                <w:szCs w:val="28"/>
              </w:rPr>
            </w:rPrChange>
          </w:rPr>
          <w:delText>shyly</w:delText>
        </w:r>
      </w:del>
      <w:r w:rsidR="00AB3487">
        <w:rPr>
          <w:rFonts w:ascii="Cambria" w:hAnsi="Cambria"/>
          <w:bCs/>
          <w:sz w:val="28"/>
          <w:szCs w:val="28"/>
        </w:rPr>
        <w:t xml:space="preserve">. </w:t>
      </w:r>
    </w:p>
    <w:p w14:paraId="47FC635E" w14:textId="7D67564C" w:rsidR="00FD085D" w:rsidRDefault="0051364C" w:rsidP="0051364C">
      <w:pPr>
        <w:spacing w:line="360" w:lineRule="auto"/>
        <w:ind w:firstLine="720"/>
        <w:contextualSpacing/>
        <w:rPr>
          <w:ins w:id="27934" w:author="Claire S" w:date="2026-06-05T18:59:00Z" w16du:dateUtc="2026-06-05T17:59:00Z"/>
          <w:rFonts w:ascii="Cambria" w:hAnsi="Cambria"/>
          <w:bCs/>
          <w:sz w:val="28"/>
          <w:szCs w:val="28"/>
        </w:rPr>
      </w:pPr>
      <w:r>
        <w:rPr>
          <w:rFonts w:ascii="Cambria" w:hAnsi="Cambria"/>
          <w:bCs/>
          <w:sz w:val="28"/>
          <w:szCs w:val="28"/>
        </w:rPr>
        <w:t xml:space="preserve">‘I don’t deserve it.’ </w:t>
      </w:r>
      <w:commentRangeStart w:id="27935"/>
      <w:del w:id="27936" w:author="Claire S" w:date="2026-08-03T18:39:00Z" w16du:dateUtc="2026-08-03T17:39:00Z">
        <w:r w:rsidR="00AB3487" w:rsidDel="008719C3">
          <w:rPr>
            <w:rFonts w:ascii="Cambria" w:hAnsi="Cambria"/>
            <w:bCs/>
            <w:sz w:val="28"/>
            <w:szCs w:val="28"/>
          </w:rPr>
          <w:delText>All this time</w:delText>
        </w:r>
      </w:del>
      <w:ins w:id="27937" w:author="Claire S" w:date="2026-08-03T18:39:00Z" w16du:dateUtc="2026-08-03T17:39:00Z">
        <w:r w:rsidR="008719C3">
          <w:rPr>
            <w:rFonts w:ascii="Cambria" w:hAnsi="Cambria"/>
            <w:bCs/>
            <w:sz w:val="28"/>
            <w:szCs w:val="28"/>
          </w:rPr>
          <w:t xml:space="preserve">She’d had a brief moment of </w:t>
        </w:r>
      </w:ins>
      <w:ins w:id="27938" w:author="Claire S" w:date="2026-08-03T18:40:00Z" w16du:dateUtc="2026-08-03T17:40:00Z">
        <w:r w:rsidR="008719C3">
          <w:rPr>
            <w:rFonts w:ascii="Cambria" w:hAnsi="Cambria"/>
            <w:bCs/>
            <w:sz w:val="28"/>
            <w:szCs w:val="28"/>
          </w:rPr>
          <w:t>doubting</w:t>
        </w:r>
      </w:ins>
      <w:del w:id="27939" w:author="Claire S" w:date="2026-08-03T18:39:00Z" w16du:dateUtc="2026-08-03T17:39:00Z">
        <w:r w:rsidR="00AB3487" w:rsidDel="008719C3">
          <w:rPr>
            <w:rFonts w:ascii="Cambria" w:hAnsi="Cambria"/>
            <w:bCs/>
            <w:sz w:val="28"/>
            <w:szCs w:val="28"/>
          </w:rPr>
          <w:delText>,</w:delText>
        </w:r>
      </w:del>
      <w:r w:rsidR="00AB3487">
        <w:rPr>
          <w:rFonts w:ascii="Cambria" w:hAnsi="Cambria"/>
          <w:bCs/>
          <w:sz w:val="28"/>
          <w:szCs w:val="28"/>
        </w:rPr>
        <w:t xml:space="preserve"> </w:t>
      </w:r>
      <w:del w:id="27940" w:author="Claire S" w:date="2026-08-03T18:39:00Z" w16du:dateUtc="2026-08-03T17:39:00Z">
        <w:r w:rsidR="00AB3487" w:rsidDel="008719C3">
          <w:rPr>
            <w:rFonts w:ascii="Cambria" w:hAnsi="Cambria"/>
            <w:bCs/>
            <w:sz w:val="28"/>
            <w:szCs w:val="28"/>
          </w:rPr>
          <w:delText>s</w:delText>
        </w:r>
        <w:r w:rsidR="009B011B" w:rsidDel="008719C3">
          <w:rPr>
            <w:rFonts w:ascii="Cambria" w:hAnsi="Cambria"/>
            <w:bCs/>
            <w:sz w:val="28"/>
            <w:szCs w:val="28"/>
          </w:rPr>
          <w:delText xml:space="preserve">he’d suspected </w:delText>
        </w:r>
      </w:del>
      <w:r w:rsidR="009B011B">
        <w:rPr>
          <w:rFonts w:ascii="Cambria" w:hAnsi="Cambria"/>
          <w:bCs/>
          <w:sz w:val="28"/>
          <w:szCs w:val="28"/>
        </w:rPr>
        <w:t>Ish</w:t>
      </w:r>
      <w:del w:id="27941" w:author="Claire S" w:date="2026-08-03T18:39:00Z" w16du:dateUtc="2026-08-03T17:39:00Z">
        <w:r w:rsidR="009B011B" w:rsidDel="008719C3">
          <w:rPr>
            <w:rFonts w:ascii="Cambria" w:hAnsi="Cambria"/>
            <w:bCs/>
            <w:sz w:val="28"/>
            <w:szCs w:val="28"/>
          </w:rPr>
          <w:delText xml:space="preserve"> was up to no good</w:delText>
        </w:r>
        <w:commentRangeEnd w:id="27935"/>
        <w:r w:rsidR="00E93279" w:rsidDel="008719C3">
          <w:rPr>
            <w:rStyle w:val="CommentReference"/>
            <w:rFonts w:ascii="Cambria" w:hAnsi="Cambria"/>
            <w:bCs/>
            <w:sz w:val="28"/>
            <w:szCs w:val="28"/>
          </w:rPr>
          <w:commentReference w:id="27935"/>
        </w:r>
      </w:del>
      <w:r w:rsidR="009B011B">
        <w:rPr>
          <w:rFonts w:ascii="Cambria" w:hAnsi="Cambria"/>
          <w:bCs/>
          <w:sz w:val="28"/>
          <w:szCs w:val="28"/>
        </w:rPr>
        <w:t xml:space="preserve">, but </w:t>
      </w:r>
      <w:ins w:id="27942" w:author="Claire S" w:date="2026-08-03T18:40:00Z" w16du:dateUtc="2026-08-03T17:40:00Z">
        <w:r w:rsidR="008719C3">
          <w:rPr>
            <w:rFonts w:ascii="Cambria" w:hAnsi="Cambria"/>
            <w:bCs/>
            <w:sz w:val="28"/>
            <w:szCs w:val="28"/>
          </w:rPr>
          <w:t xml:space="preserve">all the time, </w:t>
        </w:r>
      </w:ins>
      <w:r w:rsidR="009B011B">
        <w:rPr>
          <w:rFonts w:ascii="Cambria" w:hAnsi="Cambria"/>
          <w:bCs/>
          <w:sz w:val="28"/>
          <w:szCs w:val="28"/>
        </w:rPr>
        <w:t xml:space="preserve">it </w:t>
      </w:r>
      <w:r w:rsidR="00AB3487">
        <w:rPr>
          <w:rFonts w:ascii="Cambria" w:hAnsi="Cambria"/>
          <w:bCs/>
          <w:sz w:val="28"/>
          <w:szCs w:val="28"/>
        </w:rPr>
        <w:t xml:space="preserve">had been </w:t>
      </w:r>
      <w:r w:rsidR="009B011B">
        <w:rPr>
          <w:rFonts w:ascii="Cambria" w:hAnsi="Cambria"/>
          <w:bCs/>
          <w:sz w:val="28"/>
          <w:szCs w:val="28"/>
        </w:rPr>
        <w:t>the cute IT guy</w:t>
      </w:r>
      <w:ins w:id="27943" w:author="Daisy Watt" w:date="2026-06-24T15:00:00Z" w16du:dateUtc="2026-06-24T13:00:00Z">
        <w:r w:rsidR="00E93279">
          <w:rPr>
            <w:rFonts w:ascii="Cambria" w:hAnsi="Cambria"/>
            <w:bCs/>
            <w:sz w:val="28"/>
            <w:szCs w:val="28"/>
          </w:rPr>
          <w:t>,</w:t>
        </w:r>
      </w:ins>
      <w:r w:rsidR="009B011B">
        <w:rPr>
          <w:rFonts w:ascii="Cambria" w:hAnsi="Cambria"/>
          <w:bCs/>
          <w:sz w:val="28"/>
          <w:szCs w:val="28"/>
        </w:rPr>
        <w:t xml:space="preserve"> Phil. That’d teach her to </w:t>
      </w:r>
      <w:del w:id="27944" w:author="Claire S" w:date="2026-06-05T18:22:00Z" w16du:dateUtc="2026-06-05T17:22:00Z">
        <w:r w:rsidR="009B011B" w:rsidDel="006675F8">
          <w:rPr>
            <w:rFonts w:ascii="Cambria" w:hAnsi="Cambria"/>
            <w:bCs/>
            <w:sz w:val="28"/>
            <w:szCs w:val="28"/>
          </w:rPr>
          <w:delText xml:space="preserve">get </w:delText>
        </w:r>
      </w:del>
      <w:ins w:id="27945" w:author="Claire S" w:date="2026-06-05T18:22:00Z" w16du:dateUtc="2026-06-05T17:22:00Z">
        <w:r w:rsidR="006675F8">
          <w:rPr>
            <w:rFonts w:ascii="Cambria" w:hAnsi="Cambria"/>
            <w:bCs/>
            <w:sz w:val="28"/>
            <w:szCs w:val="28"/>
          </w:rPr>
          <w:t xml:space="preserve">have </w:t>
        </w:r>
      </w:ins>
      <w:r w:rsidR="009B011B">
        <w:rPr>
          <w:rFonts w:ascii="Cambria" w:hAnsi="Cambria"/>
          <w:bCs/>
          <w:sz w:val="28"/>
          <w:szCs w:val="28"/>
        </w:rPr>
        <w:t xml:space="preserve">a crush.  </w:t>
      </w:r>
    </w:p>
    <w:p w14:paraId="647DE7C8" w14:textId="1D3FCD3C" w:rsidR="00FD085D" w:rsidRDefault="00FD085D" w:rsidP="00FD085D">
      <w:pPr>
        <w:spacing w:line="360" w:lineRule="auto"/>
        <w:ind w:firstLine="720"/>
        <w:contextualSpacing/>
        <w:rPr>
          <w:ins w:id="27946" w:author="Claire S" w:date="2026-06-05T18:59:00Z" w16du:dateUtc="2026-06-05T17:59:00Z"/>
          <w:rFonts w:ascii="Cambria" w:hAnsi="Cambria"/>
          <w:sz w:val="28"/>
          <w:szCs w:val="28"/>
        </w:rPr>
      </w:pPr>
      <w:ins w:id="27947" w:author="Claire S" w:date="2026-06-05T18:59:00Z" w16du:dateUtc="2026-06-05T17:59:00Z">
        <w:r>
          <w:rPr>
            <w:rFonts w:ascii="Cambria" w:hAnsi="Cambria"/>
            <w:bCs/>
            <w:sz w:val="28"/>
            <w:szCs w:val="28"/>
          </w:rPr>
          <w:t>‘</w:t>
        </w:r>
      </w:ins>
      <w:ins w:id="27948" w:author="Claire S" w:date="2026-06-06T09:48:00Z" w16du:dateUtc="2026-06-06T08:48:00Z">
        <w:r w:rsidR="00E54154">
          <w:rPr>
            <w:rFonts w:ascii="Cambria" w:hAnsi="Cambria"/>
            <w:bCs/>
            <w:sz w:val="28"/>
            <w:szCs w:val="28"/>
          </w:rPr>
          <w:t xml:space="preserve">Maude just told me </w:t>
        </w:r>
      </w:ins>
      <w:ins w:id="27949" w:author="Claire S" w:date="2026-06-05T18:59:00Z" w16du:dateUtc="2026-06-05T17:59:00Z">
        <w:r>
          <w:rPr>
            <w:rFonts w:ascii="Cambria" w:hAnsi="Cambria"/>
            <w:bCs/>
            <w:sz w:val="28"/>
            <w:szCs w:val="28"/>
          </w:rPr>
          <w:t xml:space="preserve">that Phil’s flatmate works at </w:t>
        </w:r>
      </w:ins>
      <w:moveToRangeStart w:id="27950" w:author="Claire S" w:date="2026-06-05T18:59:00Z" w:name="move231578382"/>
      <w:moveTo w:id="27951" w:author="Claire S" w:date="2026-06-05T18:59:00Z" w16du:dateUtc="2026-06-05T17:59:00Z">
        <w:del w:id="27952" w:author="Claire S" w:date="2026-06-05T18:59:00Z" w16du:dateUtc="2026-06-05T17:59:00Z">
          <w:r w:rsidDel="00FD085D">
            <w:rPr>
              <w:rFonts w:ascii="Cambria" w:hAnsi="Cambria"/>
              <w:sz w:val="28"/>
              <w:szCs w:val="28"/>
            </w:rPr>
            <w:delText xml:space="preserve">Phil’s flatmate worked with </w:delText>
          </w:r>
        </w:del>
        <w:r>
          <w:rPr>
            <w:rFonts w:ascii="Cambria" w:hAnsi="Cambria"/>
            <w:sz w:val="28"/>
            <w:szCs w:val="28"/>
          </w:rPr>
          <w:t>Madame Tussauds,</w:t>
        </w:r>
      </w:moveTo>
      <w:ins w:id="27953" w:author="Claire S" w:date="2026-06-05T18:59:00Z" w16du:dateUtc="2026-06-05T17:59:00Z">
        <w:r>
          <w:rPr>
            <w:rFonts w:ascii="Cambria" w:hAnsi="Cambria"/>
            <w:sz w:val="28"/>
            <w:szCs w:val="28"/>
          </w:rPr>
          <w:t>’ Ish push</w:t>
        </w:r>
      </w:ins>
      <w:ins w:id="27954" w:author="Claire S" w:date="2026-08-04T10:59:00Z" w16du:dateUtc="2026-08-04T09:59:00Z">
        <w:r w:rsidR="00EC0545">
          <w:rPr>
            <w:rFonts w:ascii="Cambria" w:hAnsi="Cambria"/>
            <w:sz w:val="28"/>
            <w:szCs w:val="28"/>
          </w:rPr>
          <w:t xml:space="preserve">ed </w:t>
        </w:r>
      </w:ins>
      <w:ins w:id="27955" w:author="Claire S" w:date="2026-06-05T18:59:00Z" w16du:dateUtc="2026-06-05T17:59:00Z">
        <w:r>
          <w:rPr>
            <w:rFonts w:ascii="Cambria" w:hAnsi="Cambria"/>
            <w:sz w:val="28"/>
            <w:szCs w:val="28"/>
          </w:rPr>
          <w:t>his specs up his nose.</w:t>
        </w:r>
      </w:ins>
    </w:p>
    <w:p w14:paraId="27D7AD7F" w14:textId="009290AB" w:rsidR="00FD085D" w:rsidRDefault="00FD085D" w:rsidP="000B055B">
      <w:pPr>
        <w:spacing w:line="360" w:lineRule="auto"/>
        <w:ind w:firstLine="720"/>
        <w:contextualSpacing/>
        <w:rPr>
          <w:ins w:id="27956" w:author="Claire S" w:date="2026-06-05T18:59:00Z" w16du:dateUtc="2026-06-05T17:59:00Z"/>
          <w:rFonts w:ascii="Cambria" w:hAnsi="Cambria"/>
          <w:sz w:val="28"/>
          <w:szCs w:val="28"/>
        </w:rPr>
      </w:pPr>
      <w:ins w:id="27957" w:author="Claire S" w:date="2026-06-05T18:59:00Z" w16du:dateUtc="2026-06-05T17:59:00Z">
        <w:r>
          <w:rPr>
            <w:rFonts w:ascii="Cambria" w:hAnsi="Cambria"/>
            <w:sz w:val="28"/>
            <w:szCs w:val="28"/>
          </w:rPr>
          <w:t>‘So?’</w:t>
        </w:r>
      </w:ins>
      <w:ins w:id="27958" w:author="Claire S" w:date="2026-08-04T10:59:00Z" w16du:dateUtc="2026-08-04T09:59:00Z">
        <w:r w:rsidR="00F62645">
          <w:rPr>
            <w:rFonts w:ascii="Cambria" w:hAnsi="Cambria"/>
            <w:sz w:val="28"/>
            <w:szCs w:val="28"/>
          </w:rPr>
          <w:t xml:space="preserve"> Clara was lost.</w:t>
        </w:r>
      </w:ins>
    </w:p>
    <w:p w14:paraId="14DB06BE" w14:textId="3C58BD25" w:rsidR="00FD085D" w:rsidRDefault="00FD085D" w:rsidP="000B055B">
      <w:pPr>
        <w:spacing w:line="360" w:lineRule="auto"/>
        <w:ind w:firstLine="720"/>
        <w:contextualSpacing/>
        <w:rPr>
          <w:moveTo w:id="27959" w:author="Claire S" w:date="2026-06-05T18:59:00Z" w16du:dateUtc="2026-06-05T17:59:00Z"/>
          <w:rFonts w:ascii="Cambria" w:hAnsi="Cambria"/>
          <w:sz w:val="28"/>
          <w:szCs w:val="28"/>
        </w:rPr>
      </w:pPr>
      <w:ins w:id="27960" w:author="Claire S" w:date="2026-06-05T18:59:00Z" w16du:dateUtc="2026-06-05T17:59:00Z">
        <w:r>
          <w:rPr>
            <w:rFonts w:ascii="Cambria" w:hAnsi="Cambria"/>
            <w:sz w:val="28"/>
            <w:szCs w:val="28"/>
          </w:rPr>
          <w:t>‘S</w:t>
        </w:r>
      </w:ins>
      <w:moveTo w:id="27961" w:author="Claire S" w:date="2026-06-05T18:59:00Z" w16du:dateUtc="2026-06-05T17:59:00Z">
        <w:del w:id="27962" w:author="Claire S" w:date="2026-06-05T18:59:00Z" w16du:dateUtc="2026-06-05T17:59:00Z">
          <w:r w:rsidDel="00FD085D">
            <w:rPr>
              <w:rFonts w:ascii="Cambria" w:hAnsi="Cambria"/>
              <w:sz w:val="28"/>
              <w:szCs w:val="28"/>
            </w:rPr>
            <w:delText xml:space="preserve"> s</w:delText>
          </w:r>
        </w:del>
        <w:r>
          <w:rPr>
            <w:rFonts w:ascii="Cambria" w:hAnsi="Cambria"/>
            <w:sz w:val="28"/>
            <w:szCs w:val="28"/>
          </w:rPr>
          <w:t>o</w:t>
        </w:r>
      </w:moveTo>
      <w:ins w:id="27963" w:author="Daisy Watt" w:date="2026-06-24T15:01:00Z" w16du:dateUtc="2026-06-24T13:01:00Z">
        <w:r w:rsidR="00100200">
          <w:rPr>
            <w:rFonts w:ascii="Cambria" w:hAnsi="Cambria"/>
            <w:sz w:val="28"/>
            <w:szCs w:val="28"/>
          </w:rPr>
          <w:t>,</w:t>
        </w:r>
      </w:ins>
      <w:moveTo w:id="27964" w:author="Claire S" w:date="2026-06-05T18:59:00Z" w16du:dateUtc="2026-06-05T17:59:00Z">
        <w:r>
          <w:rPr>
            <w:rFonts w:ascii="Cambria" w:hAnsi="Cambria"/>
            <w:sz w:val="28"/>
            <w:szCs w:val="28"/>
          </w:rPr>
          <w:t xml:space="preserve"> </w:t>
        </w:r>
      </w:moveTo>
      <w:ins w:id="27965" w:author="Claire S" w:date="2026-06-06T09:35:00Z" w16du:dateUtc="2026-06-06T08:35:00Z">
        <w:r w:rsidR="00093105">
          <w:rPr>
            <w:rFonts w:ascii="Cambria" w:hAnsi="Cambria"/>
            <w:sz w:val="28"/>
            <w:szCs w:val="28"/>
          </w:rPr>
          <w:t>that’s how they got the dummy</w:t>
        </w:r>
      </w:ins>
      <w:ins w:id="27966" w:author="Claire S" w:date="2026-08-04T10:59:00Z" w16du:dateUtc="2026-08-04T09:59:00Z">
        <w:r w:rsidR="00F62645">
          <w:rPr>
            <w:rFonts w:ascii="Cambria" w:hAnsi="Cambria"/>
            <w:sz w:val="28"/>
            <w:szCs w:val="28"/>
          </w:rPr>
          <w:t xml:space="preserve">. </w:t>
        </w:r>
      </w:ins>
      <w:ins w:id="27967" w:author="Daisy Watt" w:date="2026-06-24T15:01:00Z" w16du:dateUtc="2026-06-24T13:01:00Z">
        <w:del w:id="27968" w:author="Claire S" w:date="2026-08-04T10:59:00Z" w16du:dateUtc="2026-08-04T09:59:00Z">
          <w:r w:rsidR="00F91929" w:rsidDel="00F62645">
            <w:rPr>
              <w:rFonts w:ascii="Cambria" w:hAnsi="Cambria"/>
              <w:sz w:val="28"/>
              <w:szCs w:val="28"/>
            </w:rPr>
            <w:delText>a</w:delText>
          </w:r>
        </w:del>
      </w:ins>
      <w:moveTo w:id="27969" w:author="Claire S" w:date="2026-06-05T18:59:00Z" w16du:dateUtc="2026-06-05T17:59:00Z">
        <w:r>
          <w:rPr>
            <w:rFonts w:ascii="Cambria" w:hAnsi="Cambria"/>
            <w:sz w:val="28"/>
            <w:szCs w:val="28"/>
          </w:rPr>
          <w:t xml:space="preserve">Violet </w:t>
        </w:r>
        <w:del w:id="27970" w:author="Claire S" w:date="2026-06-05T19:00:00Z" w16du:dateUtc="2026-06-05T18:00:00Z">
          <w:r w:rsidDel="00FD085D">
            <w:rPr>
              <w:rFonts w:ascii="Cambria" w:hAnsi="Cambria"/>
              <w:sz w:val="28"/>
              <w:szCs w:val="28"/>
            </w:rPr>
            <w:delText>had</w:delText>
          </w:r>
        </w:del>
        <w:del w:id="27971" w:author="Claire S" w:date="2026-06-06T09:35:00Z" w16du:dateUtc="2026-06-06T08:35:00Z">
          <w:r w:rsidDel="00093105">
            <w:rPr>
              <w:rFonts w:ascii="Cambria" w:hAnsi="Cambria"/>
              <w:sz w:val="28"/>
              <w:szCs w:val="28"/>
            </w:rPr>
            <w:delText xml:space="preserve"> </w:delText>
          </w:r>
        </w:del>
        <w:r>
          <w:rPr>
            <w:rFonts w:ascii="Cambria" w:hAnsi="Cambria"/>
            <w:sz w:val="28"/>
            <w:szCs w:val="28"/>
          </w:rPr>
          <w:t xml:space="preserve">commissioned </w:t>
        </w:r>
        <w:del w:id="27972" w:author="Claire S" w:date="2026-06-06T09:48:00Z" w16du:dateUtc="2026-06-06T08:48:00Z">
          <w:r w:rsidDel="00E54154">
            <w:rPr>
              <w:rFonts w:ascii="Cambria" w:hAnsi="Cambria"/>
              <w:sz w:val="28"/>
              <w:szCs w:val="28"/>
            </w:rPr>
            <w:delText>him</w:delText>
          </w:r>
        </w:del>
      </w:moveTo>
      <w:ins w:id="27973" w:author="Claire S" w:date="2026-06-06T09:48:00Z" w16du:dateUtc="2026-06-06T08:48:00Z">
        <w:r w:rsidR="00E54154">
          <w:rPr>
            <w:rFonts w:ascii="Cambria" w:hAnsi="Cambria"/>
            <w:sz w:val="28"/>
            <w:szCs w:val="28"/>
          </w:rPr>
          <w:t>the flat</w:t>
        </w:r>
        <w:del w:id="27974" w:author="Daisy Watt" w:date="2026-06-24T15:01:00Z" w16du:dateUtc="2026-06-24T13:01:00Z">
          <w:r w:rsidR="00E54154" w:rsidDel="00B66DFE">
            <w:rPr>
              <w:rFonts w:ascii="Cambria" w:hAnsi="Cambria"/>
              <w:sz w:val="28"/>
              <w:szCs w:val="28"/>
            </w:rPr>
            <w:delText>-</w:delText>
          </w:r>
        </w:del>
        <w:r w:rsidR="00E54154">
          <w:rPr>
            <w:rFonts w:ascii="Cambria" w:hAnsi="Cambria"/>
            <w:sz w:val="28"/>
            <w:szCs w:val="28"/>
          </w:rPr>
          <w:t>mate</w:t>
        </w:r>
      </w:ins>
      <w:moveTo w:id="27975" w:author="Claire S" w:date="2026-06-05T18:59:00Z" w16du:dateUtc="2026-06-05T17:59:00Z">
        <w:r>
          <w:rPr>
            <w:rFonts w:ascii="Cambria" w:hAnsi="Cambria"/>
            <w:sz w:val="28"/>
            <w:szCs w:val="28"/>
          </w:rPr>
          <w:t xml:space="preserve"> to make a special </w:t>
        </w:r>
        <w:del w:id="27976" w:author="Claire S" w:date="2026-08-04T11:00:00Z" w16du:dateUtc="2026-08-04T10:00:00Z">
          <w:r w:rsidDel="00F62645">
            <w:rPr>
              <w:rFonts w:ascii="Cambria" w:hAnsi="Cambria"/>
              <w:sz w:val="28"/>
              <w:szCs w:val="28"/>
            </w:rPr>
            <w:delText>dummy</w:delText>
          </w:r>
        </w:del>
      </w:moveTo>
      <w:ins w:id="27977" w:author="Claire S" w:date="2026-08-04T11:00:00Z" w16du:dateUtc="2026-08-04T10:00:00Z">
        <w:r w:rsidR="00F62645">
          <w:rPr>
            <w:rFonts w:ascii="Cambria" w:hAnsi="Cambria"/>
            <w:sz w:val="28"/>
            <w:szCs w:val="28"/>
          </w:rPr>
          <w:t>model</w:t>
        </w:r>
      </w:ins>
      <w:moveTo w:id="27978" w:author="Claire S" w:date="2026-06-05T18:59:00Z" w16du:dateUtc="2026-06-05T17:59:00Z">
        <w:r>
          <w:rPr>
            <w:rFonts w:ascii="Cambria" w:hAnsi="Cambria"/>
            <w:sz w:val="28"/>
            <w:szCs w:val="28"/>
          </w:rPr>
          <w:t xml:space="preserve"> of Dex, as a supposed </w:t>
        </w:r>
      </w:moveTo>
      <w:ins w:id="27979" w:author="Daisy Watt" w:date="2026-06-24T15:01:00Z" w16du:dateUtc="2026-06-24T13:01:00Z">
        <w:r w:rsidR="00B66DFE">
          <w:rPr>
            <w:rFonts w:ascii="Cambria" w:hAnsi="Cambria"/>
            <w:sz w:val="28"/>
            <w:szCs w:val="28"/>
          </w:rPr>
          <w:t>“</w:t>
        </w:r>
      </w:ins>
      <w:moveTo w:id="27980" w:author="Claire S" w:date="2026-06-05T18:59:00Z" w16du:dateUtc="2026-06-05T17:59:00Z">
        <w:del w:id="27981" w:author="Daisy Watt" w:date="2026-06-24T15:01:00Z" w16du:dateUtc="2026-06-24T13:01:00Z">
          <w:r w:rsidDel="00B66DFE">
            <w:rPr>
              <w:rFonts w:ascii="Cambria" w:hAnsi="Cambria"/>
              <w:sz w:val="28"/>
              <w:szCs w:val="28"/>
            </w:rPr>
            <w:delText>‘</w:delText>
          </w:r>
        </w:del>
        <w:r>
          <w:rPr>
            <w:rFonts w:ascii="Cambria" w:hAnsi="Cambria"/>
            <w:sz w:val="28"/>
            <w:szCs w:val="28"/>
          </w:rPr>
          <w:t>present for her boss</w:t>
        </w:r>
      </w:moveTo>
      <w:ins w:id="27982" w:author="Daisy Watt" w:date="2026-06-24T15:01:00Z" w16du:dateUtc="2026-06-24T13:01:00Z">
        <w:r w:rsidR="00B66DFE">
          <w:rPr>
            <w:rFonts w:ascii="Cambria" w:hAnsi="Cambria"/>
            <w:sz w:val="28"/>
            <w:szCs w:val="28"/>
          </w:rPr>
          <w:t>”.</w:t>
        </w:r>
      </w:ins>
      <w:moveTo w:id="27983" w:author="Claire S" w:date="2026-06-05T18:59:00Z" w16du:dateUtc="2026-06-05T17:59:00Z">
        <w:del w:id="27984" w:author="Daisy Watt" w:date="2026-06-24T15:01:00Z" w16du:dateUtc="2026-06-24T13:01:00Z">
          <w:r w:rsidDel="00B66DFE">
            <w:rPr>
              <w:rFonts w:ascii="Cambria" w:hAnsi="Cambria"/>
              <w:sz w:val="28"/>
              <w:szCs w:val="28"/>
            </w:rPr>
            <w:delText>’.</w:delText>
          </w:r>
        </w:del>
      </w:moveTo>
      <w:ins w:id="27985" w:author="Claire S" w:date="2026-06-05T19:00:00Z" w16du:dateUtc="2026-06-05T18:00:00Z">
        <w:r>
          <w:rPr>
            <w:rFonts w:ascii="Cambria" w:hAnsi="Cambria"/>
            <w:sz w:val="28"/>
            <w:szCs w:val="28"/>
          </w:rPr>
          <w:t>’</w:t>
        </w:r>
      </w:ins>
      <w:moveTo w:id="27986" w:author="Claire S" w:date="2026-06-05T18:59:00Z" w16du:dateUtc="2026-06-05T17:59:00Z">
        <w:del w:id="27987" w:author="Claire S" w:date="2026-06-05T18:59:00Z" w16du:dateUtc="2026-06-05T17:59:00Z">
          <w:r w:rsidDel="00FD085D">
            <w:rPr>
              <w:rFonts w:ascii="Cambria" w:hAnsi="Cambria"/>
              <w:sz w:val="28"/>
              <w:szCs w:val="28"/>
            </w:rPr>
            <w:delText xml:space="preserve">  </w:delText>
          </w:r>
        </w:del>
      </w:moveTo>
    </w:p>
    <w:p w14:paraId="5CBB2181" w14:textId="77777777" w:rsidR="00F62645" w:rsidRDefault="00FD085D" w:rsidP="00093105">
      <w:pPr>
        <w:spacing w:line="360" w:lineRule="auto"/>
        <w:ind w:firstLine="720"/>
        <w:contextualSpacing/>
        <w:rPr>
          <w:ins w:id="27988" w:author="Claire S" w:date="2026-08-04T11:01:00Z" w16du:dateUtc="2026-08-04T10:01:00Z"/>
          <w:rFonts w:ascii="Cambria" w:hAnsi="Cambria"/>
          <w:sz w:val="28"/>
          <w:szCs w:val="28"/>
        </w:rPr>
      </w:pPr>
      <w:ins w:id="27989" w:author="Claire S" w:date="2026-06-05T19:00:00Z" w16du:dateUtc="2026-06-05T18:00:00Z">
        <w:r>
          <w:rPr>
            <w:rFonts w:ascii="Cambria" w:hAnsi="Cambria"/>
            <w:sz w:val="28"/>
            <w:szCs w:val="28"/>
          </w:rPr>
          <w:t>‘O</w:t>
        </w:r>
      </w:ins>
      <w:ins w:id="27990" w:author="Claire S" w:date="2026-06-08T17:45:00Z" w16du:dateUtc="2026-06-08T16:45:00Z">
        <w:r w:rsidR="00F947DA">
          <w:rPr>
            <w:rFonts w:ascii="Cambria" w:hAnsi="Cambria"/>
            <w:sz w:val="28"/>
            <w:szCs w:val="28"/>
          </w:rPr>
          <w:t>h</w:t>
        </w:r>
      </w:ins>
      <w:ins w:id="27991" w:author="Daisy Watt" w:date="2026-06-24T15:01:00Z" w16du:dateUtc="2026-06-24T13:01:00Z">
        <w:r w:rsidR="00B66DFE">
          <w:rPr>
            <w:rFonts w:ascii="Cambria" w:hAnsi="Cambria"/>
            <w:sz w:val="28"/>
            <w:szCs w:val="28"/>
          </w:rPr>
          <w:t>,</w:t>
        </w:r>
      </w:ins>
      <w:ins w:id="27992" w:author="Claire S" w:date="2026-06-05T19:00:00Z" w16du:dateUtc="2026-06-05T18:00:00Z">
        <w:r>
          <w:rPr>
            <w:rFonts w:ascii="Cambria" w:hAnsi="Cambria"/>
            <w:sz w:val="28"/>
            <w:szCs w:val="28"/>
          </w:rPr>
          <w:t xml:space="preserve"> God</w:t>
        </w:r>
      </w:ins>
      <w:ins w:id="27993" w:author="Claire S" w:date="2026-06-08T17:44:00Z" w16du:dateUtc="2026-06-08T16:44:00Z">
        <w:r w:rsidR="002A6098">
          <w:rPr>
            <w:rFonts w:ascii="Cambria" w:hAnsi="Cambria"/>
            <w:sz w:val="28"/>
            <w:szCs w:val="28"/>
          </w:rPr>
          <w:t>.</w:t>
        </w:r>
      </w:ins>
      <w:ins w:id="27994" w:author="Claire S" w:date="2026-08-04T11:00:00Z" w16du:dateUtc="2026-08-04T10:00:00Z">
        <w:r w:rsidR="00F62645">
          <w:rPr>
            <w:rFonts w:ascii="Cambria" w:hAnsi="Cambria"/>
            <w:sz w:val="28"/>
            <w:szCs w:val="28"/>
          </w:rPr>
          <w:t>’ Clara lay back for a second, considering all of this. ‘You know, Ish, it all just makes me really sad.  Violet</w:t>
        </w:r>
      </w:ins>
      <w:ins w:id="27995" w:author="Daisy Watt" w:date="2026-06-24T15:02:00Z" w16du:dateUtc="2026-06-24T13:02:00Z">
        <w:del w:id="27996" w:author="Claire S" w:date="2026-08-03T23:37:00Z" w16du:dateUtc="2026-08-03T22:37:00Z">
          <w:r w:rsidR="00B66DFE" w:rsidDel="001760FE">
            <w:rPr>
              <w:rFonts w:ascii="Cambria" w:hAnsi="Cambria"/>
              <w:sz w:val="28"/>
              <w:szCs w:val="28"/>
            </w:rPr>
            <w:delText>’</w:delText>
          </w:r>
        </w:del>
      </w:ins>
      <w:ins w:id="27997" w:author="Claire S" w:date="2026-08-03T23:37:00Z" w16du:dateUtc="2026-08-03T22:37:00Z">
        <w:r w:rsidR="001760FE">
          <w:rPr>
            <w:rFonts w:ascii="Cambria" w:hAnsi="Cambria"/>
            <w:sz w:val="28"/>
            <w:szCs w:val="28"/>
          </w:rPr>
          <w:t xml:space="preserve"> </w:t>
        </w:r>
      </w:ins>
      <w:ins w:id="27998" w:author="Claire S" w:date="2026-08-03T23:38:00Z" w16du:dateUtc="2026-08-03T22:38:00Z">
        <w:r w:rsidR="001760FE">
          <w:rPr>
            <w:rFonts w:ascii="Cambria" w:hAnsi="Cambria"/>
            <w:sz w:val="28"/>
            <w:szCs w:val="28"/>
          </w:rPr>
          <w:t xml:space="preserve">so desperately </w:t>
        </w:r>
      </w:ins>
      <w:ins w:id="27999" w:author="Claire S" w:date="2026-08-03T23:37:00Z" w16du:dateUtc="2026-08-03T22:37:00Z">
        <w:r w:rsidR="001760FE">
          <w:rPr>
            <w:rFonts w:ascii="Cambria" w:hAnsi="Cambria"/>
            <w:sz w:val="28"/>
            <w:szCs w:val="28"/>
          </w:rPr>
          <w:t xml:space="preserve">wanted publishing to </w:t>
        </w:r>
      </w:ins>
      <w:ins w:id="28000" w:author="Claire S" w:date="2026-08-04T11:01:00Z" w16du:dateUtc="2026-08-04T10:01:00Z">
        <w:r w:rsidR="00F62645">
          <w:rPr>
            <w:rFonts w:ascii="Cambria" w:hAnsi="Cambria"/>
            <w:sz w:val="28"/>
            <w:szCs w:val="28"/>
          </w:rPr>
          <w:t>see</w:t>
        </w:r>
      </w:ins>
      <w:ins w:id="28001" w:author="Claire S" w:date="2026-08-03T23:37:00Z" w16du:dateUtc="2026-08-03T22:37:00Z">
        <w:r w:rsidR="001760FE">
          <w:rPr>
            <w:rFonts w:ascii="Cambria" w:hAnsi="Cambria"/>
            <w:sz w:val="28"/>
            <w:szCs w:val="28"/>
          </w:rPr>
          <w:t xml:space="preserve"> Jackson’s depravity, and Dex’s complicity –</w:t>
        </w:r>
      </w:ins>
      <w:ins w:id="28002" w:author="Claire S" w:date="2026-08-04T11:01:00Z" w16du:dateUtc="2026-08-04T10:01:00Z">
        <w:r w:rsidR="00F62645">
          <w:rPr>
            <w:rFonts w:ascii="Cambria" w:hAnsi="Cambria"/>
            <w:sz w:val="28"/>
            <w:szCs w:val="28"/>
          </w:rPr>
          <w:t xml:space="preserve"> </w:t>
        </w:r>
      </w:ins>
      <w:ins w:id="28003" w:author="Claire S" w:date="2026-08-03T23:37:00Z" w16du:dateUtc="2026-08-03T22:37:00Z">
        <w:r w:rsidR="001760FE">
          <w:rPr>
            <w:rFonts w:ascii="Cambria" w:hAnsi="Cambria"/>
            <w:sz w:val="28"/>
            <w:szCs w:val="28"/>
          </w:rPr>
          <w:t xml:space="preserve">she went to all those </w:t>
        </w:r>
      </w:ins>
      <w:ins w:id="28004" w:author="Claire S" w:date="2026-08-04T11:01:00Z" w16du:dateUtc="2026-08-04T10:01:00Z">
        <w:r w:rsidR="00F62645">
          <w:rPr>
            <w:rFonts w:ascii="Cambria" w:hAnsi="Cambria"/>
            <w:sz w:val="28"/>
            <w:szCs w:val="28"/>
          </w:rPr>
          <w:t xml:space="preserve">crazy </w:t>
        </w:r>
      </w:ins>
      <w:ins w:id="28005" w:author="Claire S" w:date="2026-08-03T23:37:00Z" w16du:dateUtc="2026-08-03T22:37:00Z">
        <w:r w:rsidR="001760FE">
          <w:rPr>
            <w:rFonts w:ascii="Cambria" w:hAnsi="Cambria"/>
            <w:sz w:val="28"/>
            <w:szCs w:val="28"/>
          </w:rPr>
          <w:t>lengths, t</w:t>
        </w:r>
      </w:ins>
      <w:commentRangeStart w:id="28006"/>
      <w:ins w:id="28007" w:author="Claire S" w:date="2026-06-08T17:45:00Z" w16du:dateUtc="2026-06-08T16:45:00Z">
        <w:r w:rsidR="002A6098">
          <w:rPr>
            <w:rFonts w:ascii="Cambria" w:hAnsi="Cambria"/>
            <w:sz w:val="28"/>
            <w:szCs w:val="28"/>
          </w:rPr>
          <w:t xml:space="preserve">he body </w:t>
        </w:r>
      </w:ins>
      <w:moveTo w:id="28008" w:author="Claire S" w:date="2026-06-05T18:59:00Z" w16du:dateUtc="2026-06-05T17:59:00Z">
        <w:del w:id="28009" w:author="Claire S" w:date="2026-06-05T19:00:00Z" w16du:dateUtc="2026-06-05T18:00:00Z">
          <w:r w:rsidDel="00FD085D">
            <w:rPr>
              <w:rFonts w:ascii="Cambria" w:hAnsi="Cambria"/>
              <w:sz w:val="28"/>
              <w:szCs w:val="28"/>
            </w:rPr>
            <w:delText>It was this that had fallen</w:delText>
          </w:r>
        </w:del>
        <w:del w:id="28010" w:author="Claire S" w:date="2026-06-08T17:45:00Z" w16du:dateUtc="2026-06-08T16:45:00Z">
          <w:r w:rsidDel="00F947DA">
            <w:rPr>
              <w:rFonts w:ascii="Cambria" w:hAnsi="Cambria"/>
              <w:sz w:val="28"/>
              <w:szCs w:val="28"/>
            </w:rPr>
            <w:delText xml:space="preserve"> </w:delText>
          </w:r>
          <w:r w:rsidDel="002A6098">
            <w:rPr>
              <w:rFonts w:ascii="Cambria" w:hAnsi="Cambria"/>
              <w:sz w:val="28"/>
              <w:szCs w:val="28"/>
            </w:rPr>
            <w:delText>from the roof</w:delText>
          </w:r>
          <w:r w:rsidDel="00F947DA">
            <w:rPr>
              <w:rFonts w:ascii="Cambria" w:hAnsi="Cambria"/>
              <w:sz w:val="28"/>
              <w:szCs w:val="28"/>
            </w:rPr>
            <w:delText xml:space="preserve"> </w:delText>
          </w:r>
        </w:del>
        <w:r>
          <w:rPr>
            <w:rFonts w:ascii="Cambria" w:hAnsi="Cambria"/>
            <w:sz w:val="28"/>
            <w:szCs w:val="28"/>
          </w:rPr>
          <w:t xml:space="preserve">at the </w:t>
        </w:r>
        <w:del w:id="28011" w:author="Daisy Watt" w:date="2026-06-24T15:02:00Z" w16du:dateUtc="2026-06-24T13:02:00Z">
          <w:r w:rsidDel="00B66DFE">
            <w:rPr>
              <w:rFonts w:ascii="Cambria" w:hAnsi="Cambria"/>
              <w:sz w:val="28"/>
              <w:szCs w:val="28"/>
            </w:rPr>
            <w:delText>A</w:delText>
          </w:r>
        </w:del>
      </w:moveTo>
      <w:ins w:id="28012" w:author="Daisy Watt" w:date="2026-06-24T15:02:00Z" w16du:dateUtc="2026-06-24T13:02:00Z">
        <w:r w:rsidR="00B66DFE">
          <w:rPr>
            <w:rFonts w:ascii="Cambria" w:hAnsi="Cambria"/>
            <w:sz w:val="28"/>
            <w:szCs w:val="28"/>
          </w:rPr>
          <w:t>a</w:t>
        </w:r>
      </w:ins>
      <w:moveTo w:id="28013" w:author="Claire S" w:date="2026-06-05T18:59:00Z" w16du:dateUtc="2026-06-05T17:59:00Z">
        <w:r>
          <w:rPr>
            <w:rFonts w:ascii="Cambria" w:hAnsi="Cambria"/>
            <w:sz w:val="28"/>
            <w:szCs w:val="28"/>
          </w:rPr>
          <w:t>wards</w:t>
        </w:r>
      </w:moveTo>
      <w:ins w:id="28014" w:author="Claire S" w:date="2026-06-06T09:36:00Z" w16du:dateUtc="2026-06-06T08:36:00Z">
        <w:r w:rsidR="00093105">
          <w:rPr>
            <w:rFonts w:ascii="Cambria" w:hAnsi="Cambria"/>
            <w:sz w:val="28"/>
            <w:szCs w:val="28"/>
          </w:rPr>
          <w:t xml:space="preserve">, </w:t>
        </w:r>
      </w:ins>
      <w:ins w:id="28015" w:author="Claire S" w:date="2026-08-03T23:37:00Z" w16du:dateUtc="2026-08-03T22:37:00Z">
        <w:r w:rsidR="001760FE">
          <w:rPr>
            <w:rFonts w:ascii="Cambria" w:hAnsi="Cambria"/>
            <w:sz w:val="28"/>
            <w:szCs w:val="28"/>
          </w:rPr>
          <w:t>all of that - and no one really c</w:t>
        </w:r>
      </w:ins>
      <w:ins w:id="28016" w:author="Claire S" w:date="2026-08-03T23:38:00Z" w16du:dateUtc="2026-08-03T22:38:00Z">
        <w:r w:rsidR="001760FE">
          <w:rPr>
            <w:rFonts w:ascii="Cambria" w:hAnsi="Cambria"/>
            <w:sz w:val="28"/>
            <w:szCs w:val="28"/>
          </w:rPr>
          <w:t xml:space="preserve">ared. Everyone just thought it was </w:t>
        </w:r>
      </w:ins>
      <w:ins w:id="28017" w:author="Claire S" w:date="2026-08-04T11:01:00Z" w16du:dateUtc="2026-08-04T10:01:00Z">
        <w:r w:rsidR="00F62645">
          <w:rPr>
            <w:rFonts w:ascii="Cambria" w:hAnsi="Cambria"/>
            <w:sz w:val="28"/>
            <w:szCs w:val="28"/>
          </w:rPr>
          <w:t xml:space="preserve">a kind of </w:t>
        </w:r>
      </w:ins>
      <w:ins w:id="28018" w:author="Claire S" w:date="2026-08-03T23:38:00Z" w16du:dateUtc="2026-08-03T22:38:00Z">
        <w:r w:rsidR="001760FE">
          <w:rPr>
            <w:rFonts w:ascii="Cambria" w:hAnsi="Cambria"/>
            <w:sz w:val="28"/>
            <w:szCs w:val="28"/>
          </w:rPr>
          <w:t>fun scandal.’</w:t>
        </w:r>
      </w:ins>
      <w:moveTo w:id="28019" w:author="Claire S" w:date="2026-06-05T18:59:00Z" w16du:dateUtc="2026-06-05T17:59:00Z">
        <w:del w:id="28020" w:author="Claire S" w:date="2026-06-05T19:00:00Z" w16du:dateUtc="2026-06-05T18:00:00Z">
          <w:r w:rsidDel="00FD085D">
            <w:rPr>
              <w:rFonts w:ascii="Cambria" w:hAnsi="Cambria"/>
              <w:sz w:val="28"/>
              <w:szCs w:val="28"/>
            </w:rPr>
            <w:delText>, arranged by Phil</w:delText>
          </w:r>
        </w:del>
        <w:del w:id="28021" w:author="Claire S" w:date="2026-06-05T19:01:00Z" w16du:dateUtc="2026-06-05T18:01:00Z">
          <w:r w:rsidDel="00FD085D">
            <w:rPr>
              <w:rFonts w:ascii="Cambria" w:hAnsi="Cambria"/>
              <w:sz w:val="28"/>
              <w:szCs w:val="28"/>
            </w:rPr>
            <w:delText xml:space="preserve">, to start the whole awful thing off. </w:delText>
          </w:r>
        </w:del>
        <w:del w:id="28022" w:author="Claire S" w:date="2026-06-06T09:35:00Z" w16du:dateUtc="2026-06-06T08:35:00Z">
          <w:r w:rsidDel="00093105">
            <w:rPr>
              <w:rFonts w:ascii="Cambria" w:hAnsi="Cambria"/>
              <w:sz w:val="28"/>
              <w:szCs w:val="28"/>
            </w:rPr>
            <w:delText xml:space="preserve"> </w:delText>
          </w:r>
        </w:del>
      </w:moveTo>
      <w:moveToRangeEnd w:id="27950"/>
      <w:ins w:id="28023" w:author="Claire S" w:date="2026-06-05T19:01:00Z" w16du:dateUtc="2026-06-05T18:01:00Z">
        <w:del w:id="28024" w:author="Daisy Watt" w:date="2026-06-24T15:02:00Z" w16du:dateUtc="2026-06-24T13:02:00Z">
          <w:r w:rsidDel="00B66DFE">
            <w:rPr>
              <w:rFonts w:ascii="Cambria" w:hAnsi="Cambria"/>
              <w:sz w:val="28"/>
              <w:szCs w:val="28"/>
            </w:rPr>
            <w:delText>’</w:delText>
          </w:r>
        </w:del>
        <w:r>
          <w:rPr>
            <w:rFonts w:ascii="Cambria" w:hAnsi="Cambria"/>
            <w:sz w:val="28"/>
            <w:szCs w:val="28"/>
          </w:rPr>
          <w:t xml:space="preserve"> </w:t>
        </w:r>
      </w:ins>
      <w:commentRangeEnd w:id="28006"/>
      <w:r w:rsidR="00650107">
        <w:rPr>
          <w:rStyle w:val="CommentReference"/>
          <w:rFonts w:ascii="Cambria" w:hAnsi="Cambria"/>
          <w:sz w:val="28"/>
          <w:szCs w:val="28"/>
        </w:rPr>
        <w:commentReference w:id="28006"/>
      </w:r>
    </w:p>
    <w:p w14:paraId="5E60AAC2" w14:textId="22117C42" w:rsidR="00F62645" w:rsidRDefault="00F62645" w:rsidP="00093105">
      <w:pPr>
        <w:spacing w:line="360" w:lineRule="auto"/>
        <w:ind w:firstLine="720"/>
        <w:contextualSpacing/>
        <w:rPr>
          <w:ins w:id="28025" w:author="Claire S" w:date="2026-08-04T11:01:00Z" w16du:dateUtc="2026-08-04T10:01:00Z"/>
          <w:rFonts w:ascii="Cambria" w:hAnsi="Cambria"/>
          <w:sz w:val="28"/>
          <w:szCs w:val="28"/>
        </w:rPr>
      </w:pPr>
      <w:ins w:id="28026" w:author="Claire S" w:date="2026-08-04T11:01:00Z" w16du:dateUtc="2026-08-04T10:01:00Z">
        <w:r>
          <w:rPr>
            <w:rFonts w:ascii="Cambria" w:hAnsi="Cambria"/>
            <w:sz w:val="28"/>
            <w:szCs w:val="28"/>
          </w:rPr>
          <w:t>‘That’s corporate publishing for you,’ Ish grimaced. ‘It is sad.’</w:t>
        </w:r>
      </w:ins>
    </w:p>
    <w:p w14:paraId="66DC6107" w14:textId="3737450C" w:rsidR="009B011B" w:rsidRPr="00093105" w:rsidRDefault="00CE2D8B" w:rsidP="00093105">
      <w:pPr>
        <w:spacing w:line="360" w:lineRule="auto"/>
        <w:ind w:firstLine="720"/>
        <w:contextualSpacing/>
        <w:rPr>
          <w:rFonts w:ascii="Cambria" w:hAnsi="Cambria"/>
          <w:sz w:val="28"/>
          <w:szCs w:val="28"/>
        </w:rPr>
      </w:pPr>
      <w:r>
        <w:rPr>
          <w:rFonts w:ascii="Cambria" w:hAnsi="Cambria"/>
          <w:bCs/>
          <w:sz w:val="28"/>
          <w:szCs w:val="28"/>
        </w:rPr>
        <w:t>As Clara</w:t>
      </w:r>
      <w:r w:rsidR="009B011B">
        <w:rPr>
          <w:rFonts w:ascii="Cambria" w:hAnsi="Cambria"/>
          <w:bCs/>
          <w:sz w:val="28"/>
          <w:szCs w:val="28"/>
        </w:rPr>
        <w:t xml:space="preserve"> </w:t>
      </w:r>
      <w:ins w:id="28027" w:author="Claire S" w:date="2026-06-08T17:45:00Z" w16du:dateUtc="2026-06-08T16:45:00Z">
        <w:r w:rsidR="002A6098">
          <w:rPr>
            <w:rFonts w:ascii="Cambria" w:hAnsi="Cambria"/>
            <w:bCs/>
            <w:sz w:val="28"/>
            <w:szCs w:val="28"/>
          </w:rPr>
          <w:t>took</w:t>
        </w:r>
      </w:ins>
      <w:ins w:id="28028" w:author="Claire S" w:date="2026-06-06T09:48:00Z" w16du:dateUtc="2026-06-06T08:48:00Z">
        <w:r w:rsidR="00E54154">
          <w:rPr>
            <w:rFonts w:ascii="Cambria" w:hAnsi="Cambria"/>
            <w:bCs/>
            <w:sz w:val="28"/>
            <w:szCs w:val="28"/>
          </w:rPr>
          <w:t xml:space="preserve"> a pensive </w:t>
        </w:r>
      </w:ins>
      <w:del w:id="28029" w:author="Claire S" w:date="2026-06-05T19:00:00Z" w16du:dateUtc="2026-06-05T18:00:00Z">
        <w:r w:rsidR="009B011B" w:rsidDel="00FD085D">
          <w:rPr>
            <w:rFonts w:ascii="Cambria" w:hAnsi="Cambria"/>
            <w:bCs/>
            <w:sz w:val="28"/>
            <w:szCs w:val="28"/>
          </w:rPr>
          <w:delText xml:space="preserve">took </w:delText>
        </w:r>
      </w:del>
      <w:ins w:id="28030" w:author="Claire S" w:date="2026-06-05T19:00:00Z" w16du:dateUtc="2026-06-05T18:00:00Z">
        <w:r w:rsidR="00FD085D">
          <w:rPr>
            <w:rFonts w:ascii="Cambria" w:hAnsi="Cambria"/>
            <w:bCs/>
            <w:sz w:val="28"/>
            <w:szCs w:val="28"/>
          </w:rPr>
          <w:t>sip</w:t>
        </w:r>
      </w:ins>
      <w:ins w:id="28031" w:author="Claire S" w:date="2026-06-06T09:48:00Z" w16du:dateUtc="2026-06-06T08:48:00Z">
        <w:r w:rsidR="00E54154">
          <w:rPr>
            <w:rFonts w:ascii="Cambria" w:hAnsi="Cambria"/>
            <w:bCs/>
            <w:sz w:val="28"/>
            <w:szCs w:val="28"/>
          </w:rPr>
          <w:t xml:space="preserve"> of</w:t>
        </w:r>
      </w:ins>
      <w:del w:id="28032" w:author="Claire S" w:date="2026-06-06T09:48:00Z" w16du:dateUtc="2026-06-06T08:48:00Z">
        <w:r w:rsidR="009B011B" w:rsidDel="00E54154">
          <w:rPr>
            <w:rFonts w:ascii="Cambria" w:hAnsi="Cambria"/>
            <w:bCs/>
            <w:sz w:val="28"/>
            <w:szCs w:val="28"/>
          </w:rPr>
          <w:delText>her</w:delText>
        </w:r>
      </w:del>
      <w:r w:rsidR="009B011B">
        <w:rPr>
          <w:rFonts w:ascii="Cambria" w:hAnsi="Cambria"/>
          <w:bCs/>
          <w:sz w:val="28"/>
          <w:szCs w:val="28"/>
        </w:rPr>
        <w:t xml:space="preserve"> hot chocolate</w:t>
      </w:r>
      <w:del w:id="28033" w:author="Claire S" w:date="2026-06-05T19:00:00Z" w16du:dateUtc="2026-06-05T18:00:00Z">
        <w:r w:rsidR="009B011B" w:rsidDel="00FD085D">
          <w:rPr>
            <w:rFonts w:ascii="Cambria" w:hAnsi="Cambria"/>
            <w:bCs/>
            <w:sz w:val="28"/>
            <w:szCs w:val="28"/>
          </w:rPr>
          <w:delText xml:space="preserve"> from Ishan</w:delText>
        </w:r>
      </w:del>
      <w:r>
        <w:rPr>
          <w:rFonts w:ascii="Cambria" w:hAnsi="Cambria"/>
          <w:bCs/>
          <w:sz w:val="28"/>
          <w:szCs w:val="28"/>
        </w:rPr>
        <w:t>, her phone rang</w:t>
      </w:r>
      <w:r w:rsidR="00A31690">
        <w:rPr>
          <w:rFonts w:ascii="Cambria" w:hAnsi="Cambria"/>
          <w:bCs/>
          <w:sz w:val="28"/>
          <w:szCs w:val="28"/>
        </w:rPr>
        <w:t>.</w:t>
      </w:r>
      <w:ins w:id="28034" w:author="Claire S" w:date="2026-06-08T17:45:00Z" w16du:dateUtc="2026-06-08T16:45:00Z">
        <w:r w:rsidR="00F947DA">
          <w:rPr>
            <w:rFonts w:ascii="Cambria" w:hAnsi="Cambria"/>
            <w:bCs/>
            <w:sz w:val="28"/>
            <w:szCs w:val="28"/>
          </w:rPr>
          <w:t xml:space="preserve"> ‘</w:t>
        </w:r>
      </w:ins>
      <w:ins w:id="28035" w:author="Daisy Watt" w:date="2026-06-24T15:03:00Z" w16du:dateUtc="2026-06-24T13:03:00Z">
        <w:r w:rsidR="00272410">
          <w:rPr>
            <w:rFonts w:ascii="Cambria" w:hAnsi="Cambria"/>
            <w:bCs/>
            <w:sz w:val="28"/>
            <w:szCs w:val="28"/>
          </w:rPr>
          <w:t>’</w:t>
        </w:r>
      </w:ins>
      <w:ins w:id="28036" w:author="Claire S" w:date="2026-06-08T17:45:00Z" w16du:dateUtc="2026-06-08T16:45:00Z">
        <w:r w:rsidR="00F947DA">
          <w:rPr>
            <w:rFonts w:ascii="Cambria" w:hAnsi="Cambria"/>
            <w:bCs/>
            <w:sz w:val="28"/>
            <w:szCs w:val="28"/>
          </w:rPr>
          <w:t>Lo?’</w:t>
        </w:r>
      </w:ins>
    </w:p>
    <w:p w14:paraId="02AF7C44" w14:textId="502B104B" w:rsidR="001A7811" w:rsidRDefault="00C57B3C" w:rsidP="00C57B3C">
      <w:pPr>
        <w:spacing w:line="360" w:lineRule="auto"/>
        <w:ind w:firstLine="720"/>
        <w:contextualSpacing/>
        <w:rPr>
          <w:rFonts w:ascii="Cambria" w:hAnsi="Cambria"/>
          <w:bCs/>
          <w:sz w:val="28"/>
          <w:szCs w:val="28"/>
        </w:rPr>
      </w:pPr>
      <w:r>
        <w:rPr>
          <w:rFonts w:ascii="Cambria" w:hAnsi="Cambria"/>
          <w:bCs/>
          <w:sz w:val="28"/>
          <w:szCs w:val="28"/>
        </w:rPr>
        <w:t>‘</w:t>
      </w:r>
      <w:r w:rsidR="001A7811">
        <w:rPr>
          <w:rFonts w:ascii="Cambria" w:hAnsi="Cambria"/>
          <w:bCs/>
          <w:sz w:val="28"/>
          <w:szCs w:val="28"/>
        </w:rPr>
        <w:t>Is that Clara? This is Mumtaz, Violet’s flatmate.</w:t>
      </w:r>
      <w:r w:rsidR="00EE2B4E">
        <w:rPr>
          <w:rFonts w:ascii="Cambria" w:hAnsi="Cambria"/>
          <w:bCs/>
          <w:sz w:val="28"/>
          <w:szCs w:val="28"/>
        </w:rPr>
        <w:t xml:space="preserve"> Sorry it’s so late</w:t>
      </w:r>
      <w:del w:id="28037" w:author="Daisy Watt" w:date="2026-06-24T15:08:00Z" w16du:dateUtc="2026-06-24T13:08:00Z">
        <w:r w:rsidR="00EE2B4E" w:rsidDel="00923F67">
          <w:rPr>
            <w:rFonts w:ascii="Cambria" w:hAnsi="Cambria"/>
            <w:bCs/>
            <w:sz w:val="28"/>
            <w:szCs w:val="28"/>
          </w:rPr>
          <w:delText>-</w:delText>
        </w:r>
      </w:del>
      <w:ins w:id="28038" w:author="Daisy Watt" w:date="2026-06-24T15:08:00Z" w16du:dateUtc="2026-06-24T13:08:00Z">
        <w:r w:rsidR="00923F67">
          <w:rPr>
            <w:rFonts w:ascii="Cambria" w:hAnsi="Cambria"/>
            <w:bCs/>
            <w:sz w:val="28"/>
            <w:szCs w:val="28"/>
          </w:rPr>
          <w:t>.</w:t>
        </w:r>
      </w:ins>
      <w:r w:rsidR="001A7811">
        <w:rPr>
          <w:rFonts w:ascii="Cambria" w:hAnsi="Cambria"/>
          <w:bCs/>
          <w:sz w:val="28"/>
          <w:szCs w:val="28"/>
        </w:rPr>
        <w:t>’</w:t>
      </w:r>
    </w:p>
    <w:p w14:paraId="03855FB3" w14:textId="2400533F" w:rsidR="00C57B3C" w:rsidRDefault="001A7811" w:rsidP="001A7811">
      <w:pPr>
        <w:spacing w:line="360" w:lineRule="auto"/>
        <w:contextualSpacing/>
        <w:rPr>
          <w:rFonts w:ascii="Cambria" w:hAnsi="Cambria"/>
          <w:bCs/>
          <w:sz w:val="28"/>
          <w:szCs w:val="28"/>
        </w:rPr>
      </w:pPr>
      <w:r>
        <w:rPr>
          <w:rFonts w:ascii="Cambria" w:hAnsi="Cambria"/>
          <w:bCs/>
          <w:sz w:val="28"/>
          <w:szCs w:val="28"/>
        </w:rPr>
        <w:tab/>
        <w:t>‘</w:t>
      </w:r>
      <w:ins w:id="28039" w:author="Claire S" w:date="2026-08-04T11:02:00Z" w16du:dateUtc="2026-08-04T10:02:00Z">
        <w:r w:rsidR="00844739">
          <w:rPr>
            <w:rFonts w:ascii="Cambria" w:hAnsi="Cambria"/>
            <w:bCs/>
            <w:sz w:val="28"/>
            <w:szCs w:val="28"/>
          </w:rPr>
          <w:t>Thanks so much for calling back</w:t>
        </w:r>
      </w:ins>
      <w:del w:id="28040" w:author="Claire S" w:date="2026-08-04T11:02:00Z" w16du:dateUtc="2026-08-04T10:02:00Z">
        <w:r w:rsidR="00DE4411" w:rsidDel="00844739">
          <w:rPr>
            <w:rFonts w:ascii="Cambria" w:hAnsi="Cambria"/>
            <w:bCs/>
            <w:sz w:val="28"/>
            <w:szCs w:val="28"/>
          </w:rPr>
          <w:delText>H</w:delText>
        </w:r>
        <w:r w:rsidDel="00844739">
          <w:rPr>
            <w:rFonts w:ascii="Cambria" w:hAnsi="Cambria"/>
            <w:bCs/>
            <w:sz w:val="28"/>
            <w:szCs w:val="28"/>
          </w:rPr>
          <w:delText>i</w:delText>
        </w:r>
      </w:del>
      <w:r>
        <w:rPr>
          <w:rFonts w:ascii="Cambria" w:hAnsi="Cambria"/>
          <w:bCs/>
          <w:sz w:val="28"/>
          <w:szCs w:val="28"/>
        </w:rPr>
        <w:t xml:space="preserve">,’ Clara said. </w:t>
      </w:r>
      <w:r w:rsidR="00C57B3C">
        <w:rPr>
          <w:rFonts w:ascii="Cambria" w:hAnsi="Cambria"/>
          <w:bCs/>
          <w:sz w:val="28"/>
          <w:szCs w:val="28"/>
        </w:rPr>
        <w:t>‘</w:t>
      </w:r>
      <w:del w:id="28041" w:author="Claire S" w:date="2026-08-04T11:02:00Z" w16du:dateUtc="2026-08-04T10:02:00Z">
        <w:r w:rsidR="00C57B3C" w:rsidDel="00844739">
          <w:rPr>
            <w:rFonts w:ascii="Cambria" w:hAnsi="Cambria"/>
            <w:bCs/>
            <w:sz w:val="28"/>
            <w:szCs w:val="28"/>
          </w:rPr>
          <w:delText>T</w:delText>
        </w:r>
        <w:r w:rsidDel="00844739">
          <w:rPr>
            <w:rFonts w:ascii="Cambria" w:hAnsi="Cambria"/>
            <w:bCs/>
            <w:sz w:val="28"/>
            <w:szCs w:val="28"/>
          </w:rPr>
          <w:delText>hanks so much for calling back.</w:delText>
        </w:r>
        <w:r w:rsidR="00C57B3C" w:rsidDel="00844739">
          <w:rPr>
            <w:rFonts w:ascii="Cambria" w:hAnsi="Cambria"/>
            <w:bCs/>
            <w:sz w:val="28"/>
            <w:szCs w:val="28"/>
          </w:rPr>
          <w:delText xml:space="preserve"> </w:delText>
        </w:r>
      </w:del>
      <w:r w:rsidR="00C57B3C">
        <w:rPr>
          <w:rFonts w:ascii="Cambria" w:hAnsi="Cambria"/>
          <w:bCs/>
          <w:sz w:val="28"/>
          <w:szCs w:val="28"/>
        </w:rPr>
        <w:t>Have you heard about Violet?  She’s alive</w:t>
      </w:r>
      <w:ins w:id="28042" w:author="Daisy Watt" w:date="2026-06-24T15:08:00Z" w16du:dateUtc="2026-06-24T13:08:00Z">
        <w:r w:rsidR="00923F67">
          <w:rPr>
            <w:rFonts w:ascii="Cambria" w:hAnsi="Cambria"/>
            <w:bCs/>
            <w:sz w:val="28"/>
            <w:szCs w:val="28"/>
          </w:rPr>
          <w:t>.</w:t>
        </w:r>
      </w:ins>
      <w:del w:id="28043" w:author="Daisy Watt" w:date="2026-06-24T15:08:00Z" w16du:dateUtc="2026-06-24T13:08:00Z">
        <w:r w:rsidR="00C57B3C" w:rsidDel="00923F67">
          <w:rPr>
            <w:rFonts w:ascii="Cambria" w:hAnsi="Cambria"/>
            <w:bCs/>
            <w:sz w:val="28"/>
            <w:szCs w:val="28"/>
          </w:rPr>
          <w:delText xml:space="preserve"> -</w:delText>
        </w:r>
      </w:del>
      <w:r w:rsidR="00C57B3C">
        <w:rPr>
          <w:rFonts w:ascii="Cambria" w:hAnsi="Cambria"/>
          <w:bCs/>
          <w:sz w:val="28"/>
          <w:szCs w:val="28"/>
        </w:rPr>
        <w:t>’</w:t>
      </w:r>
    </w:p>
    <w:p w14:paraId="19E8F3FF" w14:textId="3BD5A658" w:rsidR="001A7811" w:rsidRDefault="00C57B3C" w:rsidP="001A7811">
      <w:pPr>
        <w:spacing w:line="360" w:lineRule="auto"/>
        <w:contextualSpacing/>
        <w:rPr>
          <w:rFonts w:ascii="Cambria" w:hAnsi="Cambria"/>
          <w:bCs/>
          <w:sz w:val="28"/>
          <w:szCs w:val="28"/>
        </w:rPr>
      </w:pPr>
      <w:r>
        <w:rPr>
          <w:rFonts w:ascii="Cambria" w:hAnsi="Cambria"/>
          <w:bCs/>
          <w:sz w:val="28"/>
          <w:szCs w:val="28"/>
        </w:rPr>
        <w:tab/>
        <w:t>‘Oh</w:t>
      </w:r>
      <w:r w:rsidR="00EE2B4E">
        <w:rPr>
          <w:rFonts w:ascii="Cambria" w:hAnsi="Cambria"/>
          <w:bCs/>
          <w:sz w:val="28"/>
          <w:szCs w:val="28"/>
        </w:rPr>
        <w:t>,</w:t>
      </w:r>
      <w:r>
        <w:rPr>
          <w:rFonts w:ascii="Cambria" w:hAnsi="Cambria"/>
          <w:bCs/>
          <w:sz w:val="28"/>
          <w:szCs w:val="28"/>
        </w:rPr>
        <w:t xml:space="preserve"> my goodness</w:t>
      </w:r>
      <w:ins w:id="28044" w:author="Claire S" w:date="2026-06-05T18:22:00Z" w16du:dateUtc="2026-06-05T17:22:00Z">
        <w:r w:rsidR="006675F8">
          <w:rPr>
            <w:rFonts w:ascii="Cambria" w:hAnsi="Cambria"/>
            <w:bCs/>
            <w:sz w:val="28"/>
            <w:szCs w:val="28"/>
          </w:rPr>
          <w:t>.</w:t>
        </w:r>
      </w:ins>
      <w:del w:id="28045" w:author="Claire S" w:date="2026-06-05T18:22:00Z" w16du:dateUtc="2026-06-05T17:22:00Z">
        <w:r w:rsidDel="006675F8">
          <w:rPr>
            <w:rFonts w:ascii="Cambria" w:hAnsi="Cambria"/>
            <w:bCs/>
            <w:sz w:val="28"/>
            <w:szCs w:val="28"/>
          </w:rPr>
          <w:delText>!</w:delText>
        </w:r>
      </w:del>
      <w:r>
        <w:rPr>
          <w:rFonts w:ascii="Cambria" w:hAnsi="Cambria"/>
          <w:bCs/>
          <w:sz w:val="28"/>
          <w:szCs w:val="28"/>
        </w:rPr>
        <w:t xml:space="preserve">’ The girl </w:t>
      </w:r>
      <w:r w:rsidR="0051364C">
        <w:rPr>
          <w:rFonts w:ascii="Cambria" w:hAnsi="Cambria"/>
          <w:bCs/>
          <w:sz w:val="28"/>
          <w:szCs w:val="28"/>
        </w:rPr>
        <w:t>gasped</w:t>
      </w:r>
      <w:r>
        <w:rPr>
          <w:rFonts w:ascii="Cambria" w:hAnsi="Cambria"/>
          <w:bCs/>
          <w:sz w:val="28"/>
          <w:szCs w:val="28"/>
        </w:rPr>
        <w:t>. ‘Her</w:t>
      </w:r>
      <w:r w:rsidR="001A7811">
        <w:rPr>
          <w:rFonts w:ascii="Cambria" w:hAnsi="Cambria"/>
          <w:bCs/>
          <w:sz w:val="28"/>
          <w:szCs w:val="28"/>
        </w:rPr>
        <w:t xml:space="preserve"> poor parents</w:t>
      </w:r>
      <w:r>
        <w:rPr>
          <w:rFonts w:ascii="Cambria" w:hAnsi="Cambria"/>
          <w:bCs/>
          <w:sz w:val="28"/>
          <w:szCs w:val="28"/>
        </w:rPr>
        <w:t xml:space="preserve"> will be so </w:t>
      </w:r>
      <w:del w:id="28046" w:author="Daisy Watt" w:date="2026-06-24T15:08:00Z" w16du:dateUtc="2026-06-24T13:08:00Z">
        <w:r w:rsidDel="00300BAF">
          <w:rPr>
            <w:rFonts w:ascii="Cambria" w:hAnsi="Cambria"/>
            <w:bCs/>
            <w:sz w:val="28"/>
            <w:szCs w:val="28"/>
          </w:rPr>
          <w:delText>excited</w:delText>
        </w:r>
      </w:del>
      <w:ins w:id="28047" w:author="Daisy Watt" w:date="2026-06-24T15:08:00Z" w16du:dateUtc="2026-06-24T13:08:00Z">
        <w:r w:rsidR="00300BAF">
          <w:rPr>
            <w:rFonts w:ascii="Cambria" w:hAnsi="Cambria"/>
            <w:bCs/>
            <w:sz w:val="28"/>
            <w:szCs w:val="28"/>
          </w:rPr>
          <w:t>relieved</w:t>
        </w:r>
      </w:ins>
      <w:r>
        <w:rPr>
          <w:rFonts w:ascii="Cambria" w:hAnsi="Cambria"/>
          <w:bCs/>
          <w:sz w:val="28"/>
          <w:szCs w:val="28"/>
        </w:rPr>
        <w:t xml:space="preserve"> to hear tha</w:t>
      </w:r>
      <w:ins w:id="28048" w:author="Claire S" w:date="2026-06-05T18:22:00Z" w16du:dateUtc="2026-06-05T17:22:00Z">
        <w:r w:rsidR="006675F8">
          <w:rPr>
            <w:rFonts w:ascii="Cambria" w:hAnsi="Cambria"/>
            <w:bCs/>
            <w:sz w:val="28"/>
            <w:szCs w:val="28"/>
          </w:rPr>
          <w:t>t.</w:t>
        </w:r>
      </w:ins>
      <w:del w:id="28049" w:author="Claire S" w:date="2026-06-05T18:22:00Z" w16du:dateUtc="2026-06-05T17:22:00Z">
        <w:r w:rsidDel="006675F8">
          <w:rPr>
            <w:rFonts w:ascii="Cambria" w:hAnsi="Cambria"/>
            <w:bCs/>
            <w:sz w:val="28"/>
            <w:szCs w:val="28"/>
          </w:rPr>
          <w:delText>t!</w:delText>
        </w:r>
      </w:del>
      <w:r w:rsidR="001A7811">
        <w:rPr>
          <w:rFonts w:ascii="Cambria" w:hAnsi="Cambria"/>
          <w:bCs/>
          <w:sz w:val="28"/>
          <w:szCs w:val="28"/>
        </w:rPr>
        <w:t>’</w:t>
      </w:r>
    </w:p>
    <w:p w14:paraId="18E539E2" w14:textId="6017C46C" w:rsidR="001A7811" w:rsidRDefault="001A7811" w:rsidP="001A7811">
      <w:pPr>
        <w:spacing w:line="360" w:lineRule="auto"/>
        <w:contextualSpacing/>
        <w:rPr>
          <w:rFonts w:ascii="Cambria" w:hAnsi="Cambria"/>
          <w:bCs/>
          <w:sz w:val="28"/>
          <w:szCs w:val="28"/>
        </w:rPr>
      </w:pPr>
      <w:r>
        <w:rPr>
          <w:rFonts w:ascii="Cambria" w:hAnsi="Cambria"/>
          <w:bCs/>
          <w:sz w:val="28"/>
          <w:szCs w:val="28"/>
        </w:rPr>
        <w:tab/>
        <w:t>‘</w:t>
      </w:r>
      <w:r w:rsidR="00C57B3C">
        <w:rPr>
          <w:rFonts w:ascii="Cambria" w:hAnsi="Cambria"/>
          <w:bCs/>
          <w:sz w:val="28"/>
          <w:szCs w:val="28"/>
        </w:rPr>
        <w:t>Her parents</w:t>
      </w:r>
      <w:r>
        <w:rPr>
          <w:rFonts w:ascii="Cambria" w:hAnsi="Cambria"/>
          <w:bCs/>
          <w:sz w:val="28"/>
          <w:szCs w:val="28"/>
        </w:rPr>
        <w:t>?’</w:t>
      </w:r>
      <w:r w:rsidR="00C57B3C">
        <w:rPr>
          <w:rFonts w:ascii="Cambria" w:hAnsi="Cambria"/>
          <w:bCs/>
          <w:sz w:val="28"/>
          <w:szCs w:val="28"/>
        </w:rPr>
        <w:t xml:space="preserve"> Clara </w:t>
      </w:r>
      <w:r w:rsidR="009B011B">
        <w:rPr>
          <w:rFonts w:ascii="Cambria" w:hAnsi="Cambria"/>
          <w:bCs/>
          <w:sz w:val="28"/>
          <w:szCs w:val="28"/>
        </w:rPr>
        <w:t>nearly spil</w:t>
      </w:r>
      <w:ins w:id="28050" w:author="Daisy Watt" w:date="2026-06-16T17:37:00Z" w16du:dateUtc="2026-06-16T16:37:00Z">
        <w:r w:rsidR="00B50750">
          <w:rPr>
            <w:rFonts w:ascii="Cambria" w:hAnsi="Cambria"/>
            <w:bCs/>
            <w:sz w:val="28"/>
            <w:szCs w:val="28"/>
          </w:rPr>
          <w:t>led</w:t>
        </w:r>
      </w:ins>
      <w:del w:id="28051" w:author="Daisy Watt" w:date="2026-06-16T17:37:00Z" w16du:dateUtc="2026-06-16T16:37:00Z">
        <w:r w:rsidR="0051364C" w:rsidDel="00B50750">
          <w:rPr>
            <w:rFonts w:ascii="Cambria" w:hAnsi="Cambria"/>
            <w:bCs/>
            <w:sz w:val="28"/>
            <w:szCs w:val="28"/>
          </w:rPr>
          <w:delText>t</w:delText>
        </w:r>
      </w:del>
      <w:r w:rsidR="009B011B">
        <w:rPr>
          <w:rFonts w:ascii="Cambria" w:hAnsi="Cambria"/>
          <w:bCs/>
          <w:sz w:val="28"/>
          <w:szCs w:val="28"/>
        </w:rPr>
        <w:t xml:space="preserve"> her drink all over the bed.</w:t>
      </w:r>
      <w:r w:rsidR="00C57B3C">
        <w:rPr>
          <w:rFonts w:ascii="Cambria" w:hAnsi="Cambria"/>
          <w:bCs/>
          <w:sz w:val="28"/>
          <w:szCs w:val="28"/>
        </w:rPr>
        <w:t xml:space="preserve"> ‘I thought they were both dead?’</w:t>
      </w:r>
    </w:p>
    <w:p w14:paraId="3AD10E97" w14:textId="10D39ED2" w:rsidR="00C57B3C" w:rsidRDefault="00C57B3C" w:rsidP="001A7811">
      <w:pPr>
        <w:spacing w:line="360" w:lineRule="auto"/>
        <w:contextualSpacing/>
        <w:rPr>
          <w:rFonts w:ascii="Cambria" w:hAnsi="Cambria"/>
          <w:bCs/>
          <w:sz w:val="28"/>
          <w:szCs w:val="28"/>
        </w:rPr>
      </w:pPr>
      <w:r>
        <w:rPr>
          <w:rFonts w:ascii="Cambria" w:hAnsi="Cambria"/>
          <w:bCs/>
          <w:sz w:val="28"/>
          <w:szCs w:val="28"/>
        </w:rPr>
        <w:tab/>
        <w:t>‘</w:t>
      </w:r>
      <w:r w:rsidR="009B011B">
        <w:rPr>
          <w:rFonts w:ascii="Cambria" w:hAnsi="Cambria"/>
          <w:bCs/>
          <w:sz w:val="28"/>
          <w:szCs w:val="28"/>
        </w:rPr>
        <w:t>O</w:t>
      </w:r>
      <w:r>
        <w:rPr>
          <w:rFonts w:ascii="Cambria" w:hAnsi="Cambria"/>
          <w:bCs/>
          <w:sz w:val="28"/>
          <w:szCs w:val="28"/>
        </w:rPr>
        <w:t>h no</w:t>
      </w:r>
      <w:r w:rsidR="009B011B">
        <w:rPr>
          <w:rFonts w:ascii="Cambria" w:hAnsi="Cambria"/>
          <w:bCs/>
          <w:sz w:val="28"/>
          <w:szCs w:val="28"/>
        </w:rPr>
        <w:t>,</w:t>
      </w:r>
      <w:r>
        <w:rPr>
          <w:rFonts w:ascii="Cambria" w:hAnsi="Cambria"/>
          <w:bCs/>
          <w:sz w:val="28"/>
          <w:szCs w:val="28"/>
        </w:rPr>
        <w:t>’</w:t>
      </w:r>
      <w:r w:rsidR="009B011B">
        <w:rPr>
          <w:rFonts w:ascii="Cambria" w:hAnsi="Cambria"/>
          <w:bCs/>
          <w:sz w:val="28"/>
          <w:szCs w:val="28"/>
        </w:rPr>
        <w:t xml:space="preserve"> Mumtaz said. ‘T</w:t>
      </w:r>
      <w:r w:rsidR="005E6036">
        <w:rPr>
          <w:rFonts w:ascii="Cambria" w:hAnsi="Cambria"/>
          <w:bCs/>
          <w:sz w:val="28"/>
          <w:szCs w:val="28"/>
        </w:rPr>
        <w:t xml:space="preserve">hey live </w:t>
      </w:r>
      <w:ins w:id="28052" w:author="Claire S" w:date="2026-08-04T11:02:00Z" w16du:dateUtc="2026-08-04T10:02:00Z">
        <w:r w:rsidR="00844739">
          <w:rPr>
            <w:rFonts w:ascii="Cambria" w:hAnsi="Cambria"/>
            <w:bCs/>
            <w:sz w:val="28"/>
            <w:szCs w:val="28"/>
          </w:rPr>
          <w:t xml:space="preserve">up </w:t>
        </w:r>
      </w:ins>
      <w:del w:id="28053" w:author="Claire S" w:date="2026-08-03T23:55:00Z" w16du:dateUtc="2026-08-03T22:55:00Z">
        <w:r w:rsidR="005E6036" w:rsidDel="00B1268B">
          <w:rPr>
            <w:rFonts w:ascii="Cambria" w:hAnsi="Cambria"/>
            <w:bCs/>
            <w:sz w:val="28"/>
            <w:szCs w:val="28"/>
          </w:rPr>
          <w:delText>in Peterborough</w:delText>
        </w:r>
      </w:del>
      <w:ins w:id="28054" w:author="Claire S" w:date="2026-08-03T23:55:00Z" w16du:dateUtc="2026-08-03T22:55:00Z">
        <w:r w:rsidR="00B1268B">
          <w:rPr>
            <w:rFonts w:ascii="Cambria" w:hAnsi="Cambria"/>
            <w:bCs/>
            <w:sz w:val="28"/>
            <w:szCs w:val="28"/>
          </w:rPr>
          <w:t>near Harrogate,</w:t>
        </w:r>
      </w:ins>
      <w:del w:id="28055" w:author="Claire S" w:date="2026-08-03T23:55:00Z" w16du:dateUtc="2026-08-03T22:55:00Z">
        <w:r w:rsidR="005E6036" w:rsidDel="00B1268B">
          <w:rPr>
            <w:rFonts w:ascii="Cambria" w:hAnsi="Cambria"/>
            <w:bCs/>
            <w:sz w:val="28"/>
            <w:szCs w:val="28"/>
          </w:rPr>
          <w:delText>,</w:delText>
        </w:r>
      </w:del>
      <w:r w:rsidR="005E6036">
        <w:rPr>
          <w:rFonts w:ascii="Cambria" w:hAnsi="Cambria"/>
          <w:bCs/>
          <w:sz w:val="28"/>
          <w:szCs w:val="28"/>
        </w:rPr>
        <w:t xml:space="preserve"> and t</w:t>
      </w:r>
      <w:r w:rsidR="009B011B">
        <w:rPr>
          <w:rFonts w:ascii="Cambria" w:hAnsi="Cambria"/>
          <w:bCs/>
          <w:sz w:val="28"/>
          <w:szCs w:val="28"/>
        </w:rPr>
        <w:t>hey’ve been devastated.  They’ll be so glad to know she’s okay.’</w:t>
      </w:r>
    </w:p>
    <w:p w14:paraId="22876377" w14:textId="635FBA9B" w:rsidR="009B011B" w:rsidRDefault="009B011B" w:rsidP="001A7811">
      <w:pPr>
        <w:spacing w:line="360" w:lineRule="auto"/>
        <w:contextualSpacing/>
        <w:rPr>
          <w:rFonts w:ascii="Cambria" w:hAnsi="Cambria"/>
          <w:bCs/>
          <w:sz w:val="28"/>
          <w:szCs w:val="28"/>
        </w:rPr>
      </w:pPr>
      <w:r>
        <w:rPr>
          <w:rFonts w:ascii="Cambria" w:hAnsi="Cambria"/>
          <w:bCs/>
          <w:sz w:val="28"/>
          <w:szCs w:val="28"/>
        </w:rPr>
        <w:tab/>
      </w:r>
      <w:r w:rsidR="005E6036">
        <w:rPr>
          <w:rFonts w:ascii="Cambria" w:hAnsi="Cambria"/>
          <w:bCs/>
          <w:sz w:val="28"/>
          <w:szCs w:val="28"/>
        </w:rPr>
        <w:t xml:space="preserve">‘Great.’ </w:t>
      </w:r>
      <w:r>
        <w:rPr>
          <w:rFonts w:ascii="Cambria" w:hAnsi="Cambria"/>
          <w:bCs/>
          <w:sz w:val="28"/>
          <w:szCs w:val="28"/>
        </w:rPr>
        <w:t xml:space="preserve">Clara thought sadly that their </w:t>
      </w:r>
      <w:del w:id="28056" w:author="Daisy Watt" w:date="2026-06-24T15:09:00Z" w16du:dateUtc="2026-06-24T13:09:00Z">
        <w:r w:rsidDel="001771D7">
          <w:rPr>
            <w:rFonts w:ascii="Cambria" w:hAnsi="Cambria"/>
            <w:bCs/>
            <w:sz w:val="28"/>
            <w:szCs w:val="28"/>
          </w:rPr>
          <w:delText>relief</w:delText>
        </w:r>
      </w:del>
      <w:ins w:id="28057" w:author="Daisy Watt" w:date="2026-06-24T15:09:00Z" w16du:dateUtc="2026-06-24T13:09:00Z">
        <w:r w:rsidR="001771D7">
          <w:rPr>
            <w:rFonts w:ascii="Cambria" w:hAnsi="Cambria"/>
            <w:bCs/>
            <w:sz w:val="28"/>
            <w:szCs w:val="28"/>
          </w:rPr>
          <w:t>happiness</w:t>
        </w:r>
      </w:ins>
      <w:r>
        <w:rPr>
          <w:rFonts w:ascii="Cambria" w:hAnsi="Cambria"/>
          <w:bCs/>
          <w:sz w:val="28"/>
          <w:szCs w:val="28"/>
        </w:rPr>
        <w:t xml:space="preserve"> </w:t>
      </w:r>
      <w:r w:rsidR="00DE4411">
        <w:rPr>
          <w:rFonts w:ascii="Cambria" w:hAnsi="Cambria"/>
          <w:bCs/>
          <w:sz w:val="28"/>
          <w:szCs w:val="28"/>
        </w:rPr>
        <w:t xml:space="preserve">might not </w:t>
      </w:r>
      <w:r>
        <w:rPr>
          <w:rFonts w:ascii="Cambria" w:hAnsi="Cambria"/>
          <w:bCs/>
          <w:sz w:val="28"/>
          <w:szCs w:val="28"/>
        </w:rPr>
        <w:t>last</w:t>
      </w:r>
      <w:r w:rsidR="00DE4411">
        <w:rPr>
          <w:rFonts w:ascii="Cambria" w:hAnsi="Cambria"/>
          <w:bCs/>
          <w:sz w:val="28"/>
          <w:szCs w:val="28"/>
        </w:rPr>
        <w:t xml:space="preserve"> all that</w:t>
      </w:r>
      <w:r>
        <w:rPr>
          <w:rFonts w:ascii="Cambria" w:hAnsi="Cambria"/>
          <w:bCs/>
          <w:sz w:val="28"/>
          <w:szCs w:val="28"/>
        </w:rPr>
        <w:t xml:space="preserve"> long.</w:t>
      </w:r>
    </w:p>
    <w:p w14:paraId="0553A799" w14:textId="7A28366A" w:rsidR="00D9485D" w:rsidRDefault="00D9485D" w:rsidP="001A7811">
      <w:pPr>
        <w:spacing w:line="360" w:lineRule="auto"/>
        <w:contextualSpacing/>
        <w:rPr>
          <w:rFonts w:ascii="Cambria" w:hAnsi="Cambria"/>
          <w:bCs/>
          <w:sz w:val="28"/>
          <w:szCs w:val="28"/>
        </w:rPr>
      </w:pPr>
      <w:r>
        <w:rPr>
          <w:rFonts w:ascii="Cambria" w:hAnsi="Cambria"/>
          <w:bCs/>
          <w:sz w:val="28"/>
          <w:szCs w:val="28"/>
        </w:rPr>
        <w:tab/>
        <w:t xml:space="preserve">But as she hung up, she looked up and saw her own mum and brother </w:t>
      </w:r>
      <w:r w:rsidR="00F6730A">
        <w:rPr>
          <w:rFonts w:ascii="Cambria" w:hAnsi="Cambria"/>
          <w:bCs/>
          <w:sz w:val="28"/>
          <w:szCs w:val="28"/>
        </w:rPr>
        <w:t xml:space="preserve">arriving at </w:t>
      </w:r>
      <w:r>
        <w:rPr>
          <w:rFonts w:ascii="Cambria" w:hAnsi="Cambria"/>
          <w:bCs/>
          <w:sz w:val="28"/>
          <w:szCs w:val="28"/>
        </w:rPr>
        <w:t>her door, and she thanked God for her own life and luck</w:t>
      </w:r>
      <w:r w:rsidR="00F6730A">
        <w:rPr>
          <w:rFonts w:ascii="Cambria" w:hAnsi="Cambria"/>
          <w:bCs/>
          <w:sz w:val="28"/>
          <w:szCs w:val="28"/>
        </w:rPr>
        <w:t>.</w:t>
      </w:r>
    </w:p>
    <w:p w14:paraId="2CDAF6CC" w14:textId="31410EAF" w:rsidR="005C43F6" w:rsidRDefault="00D9485D" w:rsidP="001A7811">
      <w:pPr>
        <w:spacing w:line="360" w:lineRule="auto"/>
        <w:contextualSpacing/>
        <w:rPr>
          <w:rFonts w:ascii="Cambria" w:hAnsi="Cambria"/>
          <w:bCs/>
          <w:sz w:val="28"/>
          <w:szCs w:val="28"/>
        </w:rPr>
      </w:pPr>
      <w:r>
        <w:rPr>
          <w:rFonts w:ascii="Cambria" w:hAnsi="Cambria"/>
          <w:bCs/>
          <w:sz w:val="28"/>
          <w:szCs w:val="28"/>
        </w:rPr>
        <w:tab/>
        <w:t xml:space="preserve">Plus – Langley </w:t>
      </w:r>
      <w:del w:id="28058" w:author="Daisy Watt" w:date="2026-06-24T15:09:00Z" w16du:dateUtc="2026-06-24T13:09:00Z">
        <w:r w:rsidDel="009B6B84">
          <w:rPr>
            <w:rFonts w:ascii="Cambria" w:hAnsi="Cambria"/>
            <w:bCs/>
            <w:sz w:val="28"/>
            <w:szCs w:val="28"/>
          </w:rPr>
          <w:delText>and</w:delText>
        </w:r>
      </w:del>
      <w:ins w:id="28059" w:author="Daisy Watt" w:date="2026-06-24T15:09:00Z" w16du:dateUtc="2026-06-24T13:09:00Z">
        <w:r w:rsidR="009B6B84">
          <w:rPr>
            <w:rFonts w:ascii="Cambria" w:hAnsi="Cambria"/>
            <w:bCs/>
            <w:sz w:val="28"/>
            <w:szCs w:val="28"/>
          </w:rPr>
          <w:t>&amp;</w:t>
        </w:r>
      </w:ins>
      <w:r>
        <w:rPr>
          <w:rFonts w:ascii="Cambria" w:hAnsi="Cambria"/>
          <w:bCs/>
          <w:sz w:val="28"/>
          <w:szCs w:val="28"/>
        </w:rPr>
        <w:t xml:space="preserve"> Co</w:t>
      </w:r>
      <w:ins w:id="28060" w:author="Daisy Watt" w:date="2026-06-24T15:09:00Z" w16du:dateUtc="2026-06-24T13:09:00Z">
        <w:r w:rsidR="009B6B84">
          <w:rPr>
            <w:rFonts w:ascii="Cambria" w:hAnsi="Cambria"/>
            <w:bCs/>
            <w:sz w:val="28"/>
            <w:szCs w:val="28"/>
          </w:rPr>
          <w:t>.</w:t>
        </w:r>
      </w:ins>
      <w:r>
        <w:rPr>
          <w:rFonts w:ascii="Cambria" w:hAnsi="Cambria"/>
          <w:bCs/>
          <w:sz w:val="28"/>
          <w:szCs w:val="28"/>
        </w:rPr>
        <w:t xml:space="preserve"> really owed her</w:t>
      </w:r>
      <w:ins w:id="28061" w:author="Daisy Watt" w:date="2026-06-24T15:09:00Z" w16du:dateUtc="2026-06-24T13:09:00Z">
        <w:r w:rsidR="009B6B84">
          <w:rPr>
            <w:rFonts w:ascii="Cambria" w:hAnsi="Cambria"/>
            <w:bCs/>
            <w:sz w:val="28"/>
            <w:szCs w:val="28"/>
          </w:rPr>
          <w:t>,</w:t>
        </w:r>
      </w:ins>
      <w:r>
        <w:rPr>
          <w:rFonts w:ascii="Cambria" w:hAnsi="Cambria"/>
          <w:bCs/>
          <w:sz w:val="28"/>
          <w:szCs w:val="28"/>
        </w:rPr>
        <w:t xml:space="preserve"> now</w:t>
      </w:r>
      <w:del w:id="28062" w:author="Daisy Watt" w:date="2026-06-24T15:09:00Z" w16du:dateUtc="2026-06-24T13:09:00Z">
        <w:r w:rsidDel="009B6B84">
          <w:rPr>
            <w:rFonts w:ascii="Cambria" w:hAnsi="Cambria"/>
            <w:bCs/>
            <w:sz w:val="28"/>
            <w:szCs w:val="28"/>
          </w:rPr>
          <w:delText>;</w:delText>
        </w:r>
      </w:del>
      <w:ins w:id="28063" w:author="Daisy Watt" w:date="2026-06-24T15:09:00Z" w16du:dateUtc="2026-06-24T13:09:00Z">
        <w:r w:rsidR="009B6B84">
          <w:rPr>
            <w:rFonts w:ascii="Cambria" w:hAnsi="Cambria"/>
            <w:bCs/>
            <w:sz w:val="28"/>
            <w:szCs w:val="28"/>
          </w:rPr>
          <w:t xml:space="preserve"> –</w:t>
        </w:r>
      </w:ins>
      <w:r>
        <w:rPr>
          <w:rFonts w:ascii="Cambria" w:hAnsi="Cambria"/>
          <w:bCs/>
          <w:sz w:val="28"/>
          <w:szCs w:val="28"/>
        </w:rPr>
        <w:t xml:space="preserve"> and it was </w:t>
      </w:r>
      <w:r w:rsidR="005C43F6">
        <w:rPr>
          <w:rFonts w:ascii="Cambria" w:hAnsi="Cambria"/>
          <w:bCs/>
          <w:sz w:val="28"/>
          <w:szCs w:val="28"/>
        </w:rPr>
        <w:t>high</w:t>
      </w:r>
      <w:r>
        <w:rPr>
          <w:rFonts w:ascii="Cambria" w:hAnsi="Cambria"/>
          <w:bCs/>
          <w:sz w:val="28"/>
          <w:szCs w:val="28"/>
        </w:rPr>
        <w:t xml:space="preserve"> time she </w:t>
      </w:r>
      <w:del w:id="28064" w:author="Daisy Watt" w:date="2026-06-24T15:09:00Z" w16du:dateUtc="2026-06-24T13:09:00Z">
        <w:r w:rsidDel="00DC0D86">
          <w:rPr>
            <w:rFonts w:ascii="Cambria" w:hAnsi="Cambria"/>
            <w:bCs/>
            <w:sz w:val="28"/>
            <w:szCs w:val="28"/>
          </w:rPr>
          <w:delText xml:space="preserve">started to use </w:delText>
        </w:r>
      </w:del>
      <w:ins w:id="28065" w:author="Daisy Watt" w:date="2026-06-24T15:09:00Z" w16du:dateUtc="2026-06-24T13:09:00Z">
        <w:r w:rsidR="00DC0D86">
          <w:rPr>
            <w:rFonts w:ascii="Cambria" w:hAnsi="Cambria"/>
            <w:bCs/>
            <w:sz w:val="28"/>
            <w:szCs w:val="28"/>
          </w:rPr>
          <w:t>used</w:t>
        </w:r>
      </w:ins>
      <w:ins w:id="28066" w:author="Daisy Watt" w:date="2026-06-24T15:10:00Z" w16du:dateUtc="2026-06-24T13:10:00Z">
        <w:r w:rsidR="00DC0D86">
          <w:rPr>
            <w:rFonts w:ascii="Cambria" w:hAnsi="Cambria"/>
            <w:bCs/>
            <w:sz w:val="28"/>
            <w:szCs w:val="28"/>
          </w:rPr>
          <w:t xml:space="preserve"> more</w:t>
        </w:r>
      </w:ins>
      <w:ins w:id="28067" w:author="Daisy Watt" w:date="2026-06-24T15:09:00Z" w16du:dateUtc="2026-06-24T13:09:00Z">
        <w:r w:rsidR="00DC0D86">
          <w:rPr>
            <w:rFonts w:ascii="Cambria" w:hAnsi="Cambria"/>
            <w:bCs/>
            <w:sz w:val="28"/>
            <w:szCs w:val="28"/>
          </w:rPr>
          <w:t xml:space="preserve"> </w:t>
        </w:r>
      </w:ins>
      <w:r>
        <w:rPr>
          <w:rFonts w:ascii="Cambria" w:hAnsi="Cambria"/>
          <w:bCs/>
          <w:sz w:val="28"/>
          <w:szCs w:val="28"/>
        </w:rPr>
        <w:t>things to her advantage</w:t>
      </w:r>
      <w:del w:id="28068" w:author="Daisy Watt" w:date="2026-06-24T15:10:00Z" w16du:dateUtc="2026-06-24T13:10:00Z">
        <w:r w:rsidDel="00DC0D86">
          <w:rPr>
            <w:rFonts w:ascii="Cambria" w:hAnsi="Cambria"/>
            <w:bCs/>
            <w:sz w:val="28"/>
            <w:szCs w:val="28"/>
          </w:rPr>
          <w:delText xml:space="preserve"> a bit more</w:delText>
        </w:r>
      </w:del>
      <w:r>
        <w:rPr>
          <w:rFonts w:ascii="Cambria" w:hAnsi="Cambria"/>
          <w:bCs/>
          <w:sz w:val="28"/>
          <w:szCs w:val="28"/>
        </w:rPr>
        <w:t xml:space="preserve">. </w:t>
      </w:r>
    </w:p>
    <w:p w14:paraId="1CF6A096" w14:textId="2811DE6D" w:rsidR="00D9485D" w:rsidRDefault="005C43F6" w:rsidP="005C43F6">
      <w:pPr>
        <w:spacing w:line="360" w:lineRule="auto"/>
        <w:ind w:firstLine="720"/>
        <w:contextualSpacing/>
        <w:rPr>
          <w:rFonts w:ascii="Cambria" w:hAnsi="Cambria"/>
          <w:bCs/>
          <w:sz w:val="28"/>
          <w:szCs w:val="28"/>
        </w:rPr>
      </w:pPr>
      <w:r>
        <w:rPr>
          <w:rFonts w:ascii="Cambria" w:hAnsi="Cambria"/>
          <w:bCs/>
          <w:sz w:val="28"/>
          <w:szCs w:val="28"/>
        </w:rPr>
        <w:t>Clara planned to take a leaf out of Savannah’s book from now on.</w:t>
      </w:r>
      <w:r w:rsidR="00EE2EED">
        <w:rPr>
          <w:rFonts w:ascii="Cambria" w:hAnsi="Cambria"/>
          <w:bCs/>
          <w:sz w:val="28"/>
          <w:szCs w:val="28"/>
        </w:rPr>
        <w:t xml:space="preserve">  Even if they couldn’t be friends.</w:t>
      </w:r>
    </w:p>
    <w:p w14:paraId="2CEA4814" w14:textId="3535CBB4" w:rsidR="001A7811" w:rsidDel="000305A5" w:rsidRDefault="001A7811" w:rsidP="006F7124">
      <w:pPr>
        <w:spacing w:line="360" w:lineRule="auto"/>
        <w:contextualSpacing/>
        <w:rPr>
          <w:del w:id="28069" w:author="Claire S" w:date="2026-06-06T10:45:00Z" w16du:dateUtc="2026-06-06T09:45:00Z"/>
          <w:rFonts w:ascii="Cambria" w:hAnsi="Cambria"/>
          <w:bCs/>
          <w:sz w:val="28"/>
          <w:szCs w:val="28"/>
        </w:rPr>
      </w:pPr>
    </w:p>
    <w:p w14:paraId="75D01BE5" w14:textId="77777777" w:rsidR="000305A5" w:rsidRDefault="000305A5" w:rsidP="001A7811">
      <w:pPr>
        <w:spacing w:line="360" w:lineRule="auto"/>
        <w:contextualSpacing/>
        <w:rPr>
          <w:ins w:id="28070" w:author="Claire S" w:date="2026-06-08T17:45:00Z" w16du:dateUtc="2026-06-08T16:45:00Z"/>
          <w:rFonts w:ascii="Cambria" w:hAnsi="Cambria"/>
          <w:bCs/>
          <w:sz w:val="28"/>
          <w:szCs w:val="28"/>
        </w:rPr>
      </w:pPr>
    </w:p>
    <w:p w14:paraId="5036AB7D" w14:textId="77777777" w:rsidR="000305A5" w:rsidRDefault="000305A5" w:rsidP="001A7811">
      <w:pPr>
        <w:spacing w:line="360" w:lineRule="auto"/>
        <w:contextualSpacing/>
        <w:rPr>
          <w:ins w:id="28071" w:author="Claire S" w:date="2026-06-08T17:45:00Z" w16du:dateUtc="2026-06-08T16:45:00Z"/>
          <w:rFonts w:ascii="Cambria" w:hAnsi="Cambria"/>
          <w:bCs/>
          <w:sz w:val="28"/>
          <w:szCs w:val="28"/>
        </w:rPr>
      </w:pPr>
    </w:p>
    <w:p w14:paraId="139C189F" w14:textId="77777777" w:rsidR="000305A5" w:rsidRDefault="000305A5" w:rsidP="001A7811">
      <w:pPr>
        <w:spacing w:line="360" w:lineRule="auto"/>
        <w:contextualSpacing/>
        <w:rPr>
          <w:ins w:id="28072" w:author="Claire S" w:date="2026-06-08T17:45:00Z" w16du:dateUtc="2026-06-08T16:45:00Z"/>
          <w:rFonts w:ascii="Cambria" w:hAnsi="Cambria"/>
          <w:bCs/>
          <w:sz w:val="28"/>
          <w:szCs w:val="28"/>
        </w:rPr>
      </w:pPr>
    </w:p>
    <w:p w14:paraId="6F60F0AF" w14:textId="77777777" w:rsidR="000305A5" w:rsidRDefault="000305A5" w:rsidP="001A7811">
      <w:pPr>
        <w:spacing w:line="360" w:lineRule="auto"/>
        <w:contextualSpacing/>
        <w:rPr>
          <w:ins w:id="28073" w:author="Claire S" w:date="2026-06-08T17:45:00Z" w16du:dateUtc="2026-06-08T16:45:00Z"/>
          <w:rFonts w:ascii="Cambria" w:hAnsi="Cambria"/>
          <w:bCs/>
          <w:sz w:val="28"/>
          <w:szCs w:val="28"/>
        </w:rPr>
      </w:pPr>
    </w:p>
    <w:p w14:paraId="5AB1DC91" w14:textId="77777777" w:rsidR="000305A5" w:rsidRDefault="000305A5" w:rsidP="001A7811">
      <w:pPr>
        <w:spacing w:line="360" w:lineRule="auto"/>
        <w:contextualSpacing/>
        <w:rPr>
          <w:ins w:id="28074" w:author="Claire S" w:date="2026-06-08T17:45:00Z" w16du:dateUtc="2026-06-08T16:45:00Z"/>
          <w:rFonts w:ascii="Cambria" w:hAnsi="Cambria"/>
          <w:bCs/>
          <w:sz w:val="28"/>
          <w:szCs w:val="28"/>
        </w:rPr>
      </w:pPr>
    </w:p>
    <w:p w14:paraId="40DFA374" w14:textId="77777777" w:rsidR="000305A5" w:rsidRDefault="000305A5" w:rsidP="001A7811">
      <w:pPr>
        <w:spacing w:line="360" w:lineRule="auto"/>
        <w:contextualSpacing/>
        <w:rPr>
          <w:ins w:id="28075" w:author="Claire S" w:date="2026-06-08T17:45:00Z" w16du:dateUtc="2026-06-08T16:45:00Z"/>
          <w:rFonts w:ascii="Cambria" w:hAnsi="Cambria"/>
          <w:bCs/>
          <w:sz w:val="28"/>
          <w:szCs w:val="28"/>
        </w:rPr>
      </w:pPr>
    </w:p>
    <w:p w14:paraId="1ABE0EC5" w14:textId="77777777" w:rsidR="000305A5" w:rsidRDefault="000305A5" w:rsidP="001A7811">
      <w:pPr>
        <w:spacing w:line="360" w:lineRule="auto"/>
        <w:contextualSpacing/>
        <w:rPr>
          <w:ins w:id="28076" w:author="Claire S" w:date="2026-06-08T17:45:00Z" w16du:dateUtc="2026-06-08T16:45:00Z"/>
          <w:rFonts w:ascii="Cambria" w:hAnsi="Cambria"/>
          <w:bCs/>
          <w:sz w:val="28"/>
          <w:szCs w:val="28"/>
        </w:rPr>
      </w:pPr>
    </w:p>
    <w:p w14:paraId="02EB0253" w14:textId="77777777" w:rsidR="000305A5" w:rsidRDefault="000305A5" w:rsidP="001A7811">
      <w:pPr>
        <w:spacing w:line="360" w:lineRule="auto"/>
        <w:contextualSpacing/>
        <w:rPr>
          <w:ins w:id="28077" w:author="Claire S" w:date="2026-06-08T17:45:00Z" w16du:dateUtc="2026-06-08T16:45:00Z"/>
          <w:rFonts w:ascii="Cambria" w:hAnsi="Cambria"/>
          <w:bCs/>
          <w:sz w:val="28"/>
          <w:szCs w:val="28"/>
        </w:rPr>
      </w:pPr>
    </w:p>
    <w:p w14:paraId="746F1E14" w14:textId="77777777" w:rsidR="000305A5" w:rsidRDefault="000305A5" w:rsidP="001A7811">
      <w:pPr>
        <w:spacing w:line="360" w:lineRule="auto"/>
        <w:contextualSpacing/>
        <w:rPr>
          <w:ins w:id="28078" w:author="Claire S" w:date="2026-06-08T17:45:00Z" w16du:dateUtc="2026-06-08T16:45:00Z"/>
          <w:rFonts w:ascii="Cambria" w:hAnsi="Cambria"/>
          <w:bCs/>
          <w:sz w:val="28"/>
          <w:szCs w:val="28"/>
        </w:rPr>
      </w:pPr>
    </w:p>
    <w:p w14:paraId="23D3DD49" w14:textId="77777777" w:rsidR="000305A5" w:rsidRDefault="000305A5" w:rsidP="001A7811">
      <w:pPr>
        <w:spacing w:line="360" w:lineRule="auto"/>
        <w:contextualSpacing/>
        <w:rPr>
          <w:ins w:id="28079" w:author="Claire S" w:date="2026-06-08T17:45:00Z" w16du:dateUtc="2026-06-08T16:45:00Z"/>
          <w:rFonts w:ascii="Cambria" w:hAnsi="Cambria"/>
          <w:bCs/>
          <w:sz w:val="28"/>
          <w:szCs w:val="28"/>
        </w:rPr>
      </w:pPr>
    </w:p>
    <w:p w14:paraId="65B30AD4" w14:textId="77777777" w:rsidR="000305A5" w:rsidRDefault="000305A5" w:rsidP="001A7811">
      <w:pPr>
        <w:spacing w:line="360" w:lineRule="auto"/>
        <w:contextualSpacing/>
        <w:rPr>
          <w:ins w:id="28080" w:author="Claire S" w:date="2026-06-08T17:45:00Z" w16du:dateUtc="2026-06-08T16:45:00Z"/>
          <w:rFonts w:ascii="Cambria" w:hAnsi="Cambria"/>
          <w:bCs/>
          <w:sz w:val="28"/>
          <w:szCs w:val="28"/>
        </w:rPr>
      </w:pPr>
    </w:p>
    <w:p w14:paraId="1C8BCC87" w14:textId="77777777" w:rsidR="000305A5" w:rsidRDefault="000305A5" w:rsidP="001A7811">
      <w:pPr>
        <w:spacing w:line="360" w:lineRule="auto"/>
        <w:contextualSpacing/>
        <w:rPr>
          <w:ins w:id="28081" w:author="Claire S" w:date="2026-06-08T17:45:00Z" w16du:dateUtc="2026-06-08T16:45:00Z"/>
          <w:rFonts w:ascii="Cambria" w:hAnsi="Cambria"/>
          <w:bCs/>
          <w:sz w:val="28"/>
          <w:szCs w:val="28"/>
        </w:rPr>
      </w:pPr>
    </w:p>
    <w:p w14:paraId="079416A7" w14:textId="77777777" w:rsidR="000305A5" w:rsidRDefault="000305A5" w:rsidP="001A7811">
      <w:pPr>
        <w:spacing w:line="360" w:lineRule="auto"/>
        <w:contextualSpacing/>
        <w:rPr>
          <w:ins w:id="28082" w:author="Claire S" w:date="2026-06-08T17:46:00Z" w16du:dateUtc="2026-06-08T16:46:00Z"/>
          <w:rFonts w:ascii="Cambria" w:hAnsi="Cambria"/>
          <w:bCs/>
          <w:sz w:val="28"/>
          <w:szCs w:val="28"/>
        </w:rPr>
      </w:pPr>
    </w:p>
    <w:p w14:paraId="43816E21" w14:textId="77777777" w:rsidR="000305A5" w:rsidRDefault="000305A5" w:rsidP="001A7811">
      <w:pPr>
        <w:spacing w:line="360" w:lineRule="auto"/>
        <w:contextualSpacing/>
        <w:rPr>
          <w:ins w:id="28083" w:author="Claire S" w:date="2026-06-08T17:46:00Z" w16du:dateUtc="2026-06-08T16:46:00Z"/>
          <w:rFonts w:ascii="Cambria" w:hAnsi="Cambria"/>
          <w:bCs/>
          <w:sz w:val="28"/>
          <w:szCs w:val="28"/>
        </w:rPr>
      </w:pPr>
    </w:p>
    <w:p w14:paraId="36AEA746" w14:textId="77777777" w:rsidR="000305A5" w:rsidRDefault="000305A5" w:rsidP="001A7811">
      <w:pPr>
        <w:spacing w:line="360" w:lineRule="auto"/>
        <w:contextualSpacing/>
        <w:rPr>
          <w:ins w:id="28084" w:author="Claire S" w:date="2026-06-08T17:46:00Z" w16du:dateUtc="2026-06-08T16:46:00Z"/>
          <w:rFonts w:ascii="Cambria" w:hAnsi="Cambria"/>
          <w:bCs/>
          <w:sz w:val="28"/>
          <w:szCs w:val="28"/>
        </w:rPr>
      </w:pPr>
    </w:p>
    <w:p w14:paraId="068E315E" w14:textId="77777777" w:rsidR="000305A5" w:rsidRDefault="000305A5" w:rsidP="001A7811">
      <w:pPr>
        <w:spacing w:line="360" w:lineRule="auto"/>
        <w:contextualSpacing/>
        <w:rPr>
          <w:ins w:id="28085" w:author="Claire S" w:date="2026-06-08T17:46:00Z" w16du:dateUtc="2026-06-08T16:46:00Z"/>
          <w:rFonts w:ascii="Cambria" w:hAnsi="Cambria"/>
          <w:bCs/>
          <w:sz w:val="28"/>
          <w:szCs w:val="28"/>
        </w:rPr>
      </w:pPr>
    </w:p>
    <w:p w14:paraId="1C172ED8" w14:textId="77777777" w:rsidR="000305A5" w:rsidRDefault="000305A5" w:rsidP="001A7811">
      <w:pPr>
        <w:spacing w:line="360" w:lineRule="auto"/>
        <w:contextualSpacing/>
        <w:rPr>
          <w:ins w:id="28086" w:author="Claire S" w:date="2026-06-08T17:46:00Z" w16du:dateUtc="2026-06-08T16:46:00Z"/>
          <w:rFonts w:ascii="Cambria" w:hAnsi="Cambria"/>
          <w:bCs/>
          <w:sz w:val="28"/>
          <w:szCs w:val="28"/>
        </w:rPr>
      </w:pPr>
    </w:p>
    <w:p w14:paraId="4E2D0318" w14:textId="77777777" w:rsidR="000305A5" w:rsidRDefault="000305A5" w:rsidP="001A7811">
      <w:pPr>
        <w:spacing w:line="360" w:lineRule="auto"/>
        <w:contextualSpacing/>
        <w:rPr>
          <w:ins w:id="28087" w:author="Claire S" w:date="2026-06-08T17:46:00Z" w16du:dateUtc="2026-06-08T16:46:00Z"/>
          <w:rFonts w:ascii="Cambria" w:hAnsi="Cambria"/>
          <w:bCs/>
          <w:sz w:val="28"/>
          <w:szCs w:val="28"/>
        </w:rPr>
      </w:pPr>
    </w:p>
    <w:p w14:paraId="3AC122AF" w14:textId="77777777" w:rsidR="000305A5" w:rsidRDefault="000305A5" w:rsidP="001A7811">
      <w:pPr>
        <w:spacing w:line="360" w:lineRule="auto"/>
        <w:contextualSpacing/>
        <w:rPr>
          <w:ins w:id="28088" w:author="Claire S" w:date="2026-06-08T17:46:00Z" w16du:dateUtc="2026-06-08T16:46:00Z"/>
          <w:rFonts w:ascii="Cambria" w:hAnsi="Cambria"/>
          <w:bCs/>
          <w:sz w:val="28"/>
          <w:szCs w:val="28"/>
        </w:rPr>
      </w:pPr>
    </w:p>
    <w:p w14:paraId="1060E5C8" w14:textId="77777777" w:rsidR="000305A5" w:rsidRDefault="000305A5" w:rsidP="001A7811">
      <w:pPr>
        <w:spacing w:line="360" w:lineRule="auto"/>
        <w:contextualSpacing/>
        <w:rPr>
          <w:ins w:id="28089" w:author="Claire S" w:date="2026-06-08T17:46:00Z" w16du:dateUtc="2026-06-08T16:46:00Z"/>
          <w:rFonts w:ascii="Cambria" w:hAnsi="Cambria"/>
          <w:bCs/>
          <w:sz w:val="28"/>
          <w:szCs w:val="28"/>
        </w:rPr>
      </w:pPr>
    </w:p>
    <w:p w14:paraId="02F246A4" w14:textId="77777777" w:rsidR="00E505FF" w:rsidDel="00F46D70" w:rsidRDefault="00E505FF" w:rsidP="006F7124">
      <w:pPr>
        <w:spacing w:line="360" w:lineRule="auto"/>
        <w:contextualSpacing/>
        <w:rPr>
          <w:del w:id="28090" w:author="Claire S" w:date="2026-06-05T18:34:00Z" w16du:dateUtc="2026-06-05T17:34:00Z"/>
          <w:rFonts w:ascii="Cambria" w:hAnsi="Cambria"/>
          <w:b/>
          <w:bCs/>
          <w:sz w:val="28"/>
          <w:szCs w:val="28"/>
        </w:rPr>
      </w:pPr>
    </w:p>
    <w:p w14:paraId="682D2A35" w14:textId="77777777" w:rsidR="00E505FF" w:rsidDel="00F46D70" w:rsidRDefault="00E505FF" w:rsidP="006F7124">
      <w:pPr>
        <w:spacing w:line="360" w:lineRule="auto"/>
        <w:contextualSpacing/>
        <w:rPr>
          <w:del w:id="28091" w:author="Claire S" w:date="2026-06-05T18:34:00Z" w16du:dateUtc="2026-06-05T17:34:00Z"/>
          <w:rFonts w:ascii="Cambria" w:hAnsi="Cambria"/>
          <w:b/>
          <w:bCs/>
          <w:sz w:val="28"/>
          <w:szCs w:val="28"/>
        </w:rPr>
      </w:pPr>
    </w:p>
    <w:p w14:paraId="02EFEF9C" w14:textId="77777777" w:rsidR="00E505FF" w:rsidDel="00F46D70" w:rsidRDefault="00E505FF" w:rsidP="006F7124">
      <w:pPr>
        <w:spacing w:line="360" w:lineRule="auto"/>
        <w:contextualSpacing/>
        <w:rPr>
          <w:del w:id="28092" w:author="Claire S" w:date="2026-06-05T18:34:00Z" w16du:dateUtc="2026-06-05T17:34:00Z"/>
          <w:rFonts w:ascii="Cambria" w:hAnsi="Cambria"/>
          <w:b/>
          <w:bCs/>
          <w:sz w:val="28"/>
          <w:szCs w:val="28"/>
        </w:rPr>
      </w:pPr>
    </w:p>
    <w:p w14:paraId="12692C19" w14:textId="77777777" w:rsidR="00E505FF" w:rsidDel="00F46D70" w:rsidRDefault="00E505FF" w:rsidP="006F7124">
      <w:pPr>
        <w:spacing w:line="360" w:lineRule="auto"/>
        <w:contextualSpacing/>
        <w:rPr>
          <w:del w:id="28093" w:author="Claire S" w:date="2026-06-05T18:34:00Z" w16du:dateUtc="2026-06-05T17:34:00Z"/>
          <w:rFonts w:ascii="Cambria" w:hAnsi="Cambria"/>
          <w:b/>
          <w:bCs/>
          <w:sz w:val="28"/>
          <w:szCs w:val="28"/>
        </w:rPr>
      </w:pPr>
    </w:p>
    <w:p w14:paraId="502B2935" w14:textId="6BD48F0B" w:rsidR="00E505FF" w:rsidDel="00AB09D3" w:rsidRDefault="00E505FF" w:rsidP="006F7124">
      <w:pPr>
        <w:spacing w:line="360" w:lineRule="auto"/>
        <w:contextualSpacing/>
        <w:rPr>
          <w:del w:id="28094" w:author="Claire S" w:date="2026-06-06T10:45:00Z" w16du:dateUtc="2026-06-06T09:45:00Z"/>
          <w:rFonts w:ascii="Cambria" w:hAnsi="Cambria"/>
          <w:b/>
          <w:bCs/>
          <w:sz w:val="28"/>
          <w:szCs w:val="28"/>
        </w:rPr>
      </w:pPr>
    </w:p>
    <w:p w14:paraId="6C0B2FDB" w14:textId="5480889A" w:rsidR="00E505FF" w:rsidDel="00AB09D3" w:rsidRDefault="00E505FF" w:rsidP="006F7124">
      <w:pPr>
        <w:spacing w:line="360" w:lineRule="auto"/>
        <w:contextualSpacing/>
        <w:rPr>
          <w:del w:id="28095" w:author="Claire S" w:date="2026-06-06T10:45:00Z" w16du:dateUtc="2026-06-06T09:45:00Z"/>
          <w:rFonts w:ascii="Cambria" w:hAnsi="Cambria"/>
          <w:b/>
          <w:bCs/>
          <w:sz w:val="28"/>
          <w:szCs w:val="28"/>
        </w:rPr>
      </w:pPr>
    </w:p>
    <w:p w14:paraId="6E476A7B" w14:textId="620557E1" w:rsidR="00E505FF" w:rsidDel="00AB09D3" w:rsidRDefault="00E505FF" w:rsidP="006F7124">
      <w:pPr>
        <w:spacing w:line="360" w:lineRule="auto"/>
        <w:contextualSpacing/>
        <w:rPr>
          <w:del w:id="28096" w:author="Claire S" w:date="2026-06-06T10:45:00Z" w16du:dateUtc="2026-06-06T09:45:00Z"/>
          <w:rFonts w:ascii="Cambria" w:hAnsi="Cambria"/>
          <w:b/>
          <w:bCs/>
          <w:sz w:val="28"/>
          <w:szCs w:val="28"/>
        </w:rPr>
      </w:pPr>
    </w:p>
    <w:p w14:paraId="058FA2A6" w14:textId="77777777" w:rsidR="00E505FF" w:rsidDel="00F46D70" w:rsidRDefault="00E505FF" w:rsidP="006F7124">
      <w:pPr>
        <w:spacing w:line="360" w:lineRule="auto"/>
        <w:contextualSpacing/>
        <w:rPr>
          <w:del w:id="28097" w:author="Claire S" w:date="2026-06-05T18:34:00Z" w16du:dateUtc="2026-06-05T17:34:00Z"/>
          <w:rFonts w:ascii="Cambria" w:hAnsi="Cambria"/>
          <w:b/>
          <w:bCs/>
          <w:sz w:val="28"/>
          <w:szCs w:val="28"/>
        </w:rPr>
      </w:pPr>
    </w:p>
    <w:p w14:paraId="5284BD82" w14:textId="77777777" w:rsidR="00E505FF" w:rsidDel="00F46D70" w:rsidRDefault="00E505FF" w:rsidP="006F7124">
      <w:pPr>
        <w:spacing w:line="360" w:lineRule="auto"/>
        <w:contextualSpacing/>
        <w:rPr>
          <w:del w:id="28098" w:author="Claire S" w:date="2026-06-05T18:34:00Z" w16du:dateUtc="2026-06-05T17:34:00Z"/>
          <w:rFonts w:ascii="Cambria" w:hAnsi="Cambria"/>
          <w:b/>
          <w:bCs/>
          <w:sz w:val="28"/>
          <w:szCs w:val="28"/>
        </w:rPr>
      </w:pPr>
    </w:p>
    <w:p w14:paraId="10139981" w14:textId="77777777" w:rsidR="00E505FF" w:rsidDel="00F46D70" w:rsidRDefault="00E505FF" w:rsidP="006F7124">
      <w:pPr>
        <w:spacing w:line="360" w:lineRule="auto"/>
        <w:contextualSpacing/>
        <w:rPr>
          <w:del w:id="28099" w:author="Claire S" w:date="2026-06-05T18:34:00Z" w16du:dateUtc="2026-06-05T17:34:00Z"/>
          <w:rFonts w:ascii="Cambria" w:hAnsi="Cambria"/>
          <w:b/>
          <w:bCs/>
          <w:sz w:val="28"/>
          <w:szCs w:val="28"/>
        </w:rPr>
      </w:pPr>
    </w:p>
    <w:p w14:paraId="77898A27" w14:textId="77777777" w:rsidR="00E505FF" w:rsidDel="00F46D70" w:rsidRDefault="00E505FF" w:rsidP="006F7124">
      <w:pPr>
        <w:spacing w:line="360" w:lineRule="auto"/>
        <w:contextualSpacing/>
        <w:rPr>
          <w:del w:id="28100" w:author="Claire S" w:date="2026-06-05T18:34:00Z" w16du:dateUtc="2026-06-05T17:34:00Z"/>
          <w:rFonts w:ascii="Cambria" w:hAnsi="Cambria"/>
          <w:b/>
          <w:bCs/>
          <w:sz w:val="28"/>
          <w:szCs w:val="28"/>
        </w:rPr>
      </w:pPr>
    </w:p>
    <w:p w14:paraId="14CC8F56" w14:textId="77777777" w:rsidR="00E505FF" w:rsidDel="00F46D70" w:rsidRDefault="00E505FF" w:rsidP="006F7124">
      <w:pPr>
        <w:spacing w:line="360" w:lineRule="auto"/>
        <w:contextualSpacing/>
        <w:rPr>
          <w:del w:id="28101" w:author="Claire S" w:date="2026-06-05T18:34:00Z" w16du:dateUtc="2026-06-05T17:34:00Z"/>
          <w:rFonts w:ascii="Cambria" w:hAnsi="Cambria"/>
          <w:b/>
          <w:bCs/>
          <w:sz w:val="28"/>
          <w:szCs w:val="28"/>
        </w:rPr>
      </w:pPr>
    </w:p>
    <w:p w14:paraId="4C799769" w14:textId="77777777" w:rsidR="00E505FF" w:rsidDel="00F46D70" w:rsidRDefault="00E505FF" w:rsidP="006F7124">
      <w:pPr>
        <w:spacing w:line="360" w:lineRule="auto"/>
        <w:contextualSpacing/>
        <w:rPr>
          <w:del w:id="28102" w:author="Claire S" w:date="2026-06-05T18:34:00Z" w16du:dateUtc="2026-06-05T17:34:00Z"/>
          <w:rFonts w:ascii="Cambria" w:hAnsi="Cambria"/>
          <w:b/>
          <w:bCs/>
          <w:sz w:val="28"/>
          <w:szCs w:val="28"/>
        </w:rPr>
      </w:pPr>
    </w:p>
    <w:p w14:paraId="2B5A8895" w14:textId="02094E13" w:rsidR="00E505FF" w:rsidDel="00AB09D3" w:rsidRDefault="00E505FF" w:rsidP="006F7124">
      <w:pPr>
        <w:spacing w:line="360" w:lineRule="auto"/>
        <w:contextualSpacing/>
        <w:rPr>
          <w:del w:id="28103" w:author="Claire S" w:date="2026-06-06T10:45:00Z" w16du:dateUtc="2026-06-06T09:45:00Z"/>
          <w:rFonts w:ascii="Cambria" w:hAnsi="Cambria"/>
          <w:b/>
          <w:bCs/>
          <w:sz w:val="28"/>
          <w:szCs w:val="28"/>
        </w:rPr>
      </w:pPr>
    </w:p>
    <w:p w14:paraId="3A888914" w14:textId="195D6787" w:rsidR="0087263E" w:rsidRDefault="0087263E" w:rsidP="006F7124">
      <w:pPr>
        <w:spacing w:line="360" w:lineRule="auto"/>
        <w:contextualSpacing/>
        <w:rPr>
          <w:ins w:id="28104" w:author="Claire S" w:date="2026-08-04T00:01:00Z" w16du:dateUtc="2026-08-03T23:01:00Z"/>
          <w:rFonts w:ascii="Cambria" w:hAnsi="Cambria"/>
          <w:b/>
          <w:bCs/>
          <w:sz w:val="28"/>
          <w:szCs w:val="28"/>
        </w:rPr>
      </w:pPr>
      <w:r w:rsidRPr="00C57B3C">
        <w:rPr>
          <w:rFonts w:ascii="Cambria" w:hAnsi="Cambria"/>
          <w:b/>
          <w:bCs/>
          <w:sz w:val="28"/>
          <w:szCs w:val="28"/>
        </w:rPr>
        <w:t xml:space="preserve">CHAPTER </w:t>
      </w:r>
      <w:del w:id="28105" w:author="Daisy Watt" w:date="2026-06-24T12:35:00Z" w16du:dateUtc="2026-06-24T10:35:00Z">
        <w:r w:rsidR="00EE2EED" w:rsidDel="00AB1D08">
          <w:rPr>
            <w:rFonts w:ascii="Cambria" w:hAnsi="Cambria"/>
            <w:b/>
            <w:bCs/>
            <w:sz w:val="28"/>
            <w:szCs w:val="28"/>
          </w:rPr>
          <w:delText>8</w:delText>
        </w:r>
        <w:r w:rsidR="00C83750" w:rsidDel="00AB1D08">
          <w:rPr>
            <w:rFonts w:ascii="Cambria" w:hAnsi="Cambria"/>
            <w:b/>
            <w:bCs/>
            <w:sz w:val="28"/>
            <w:szCs w:val="28"/>
          </w:rPr>
          <w:delText>2</w:delText>
        </w:r>
      </w:del>
      <w:ins w:id="28106" w:author="Claire S" w:date="2026-06-08T17:46:00Z" w16du:dateUtc="2026-06-08T16:46:00Z">
        <w:del w:id="28107" w:author="Daisy Watt" w:date="2026-06-24T12:35:00Z" w16du:dateUtc="2026-06-24T10:35:00Z">
          <w:r w:rsidR="000305A5" w:rsidDel="00AB1D08">
            <w:rPr>
              <w:rFonts w:ascii="Cambria" w:hAnsi="Cambria"/>
              <w:b/>
              <w:bCs/>
              <w:sz w:val="28"/>
              <w:szCs w:val="28"/>
            </w:rPr>
            <w:delText>84</w:delText>
          </w:r>
        </w:del>
      </w:ins>
      <w:ins w:id="28108" w:author="Daisy Watt" w:date="2026-06-24T12:35:00Z" w16du:dateUtc="2026-06-24T10:35:00Z">
        <w:del w:id="28109" w:author="Claire S" w:date="2026-08-03T23:56:00Z" w16du:dateUtc="2026-08-03T22:56:00Z">
          <w:r w:rsidR="00AB1D08" w:rsidDel="00B1268B">
            <w:rPr>
              <w:rFonts w:ascii="Cambria" w:hAnsi="Cambria"/>
              <w:b/>
              <w:bCs/>
              <w:sz w:val="28"/>
              <w:szCs w:val="28"/>
            </w:rPr>
            <w:delText>8</w:delText>
          </w:r>
        </w:del>
      </w:ins>
      <w:ins w:id="28110" w:author="Daisy Watt" w:date="2026-06-24T15:11:00Z" w16du:dateUtc="2026-06-24T13:11:00Z">
        <w:del w:id="28111" w:author="Claire S" w:date="2026-08-03T23:56:00Z" w16du:dateUtc="2026-08-03T22:56:00Z">
          <w:r w:rsidR="001F072F" w:rsidDel="00B1268B">
            <w:rPr>
              <w:rFonts w:ascii="Cambria" w:hAnsi="Cambria"/>
              <w:b/>
              <w:bCs/>
              <w:sz w:val="28"/>
              <w:szCs w:val="28"/>
            </w:rPr>
            <w:delText>2</w:delText>
          </w:r>
        </w:del>
      </w:ins>
      <w:ins w:id="28112" w:author="Claire S" w:date="2026-08-03T23:56:00Z" w16du:dateUtc="2026-08-03T22:56:00Z">
        <w:r w:rsidR="00B1268B">
          <w:rPr>
            <w:rFonts w:ascii="Cambria" w:hAnsi="Cambria"/>
            <w:b/>
            <w:bCs/>
            <w:sz w:val="28"/>
            <w:szCs w:val="28"/>
          </w:rPr>
          <w:t>79</w:t>
        </w:r>
      </w:ins>
    </w:p>
    <w:p w14:paraId="4069101C" w14:textId="0AD7C781" w:rsidR="00302AB6" w:rsidRPr="00C57B3C" w:rsidRDefault="00302AB6" w:rsidP="006F7124">
      <w:pPr>
        <w:spacing w:line="360" w:lineRule="auto"/>
        <w:contextualSpacing/>
        <w:rPr>
          <w:rFonts w:ascii="Cambria" w:hAnsi="Cambria"/>
          <w:b/>
          <w:bCs/>
          <w:sz w:val="28"/>
          <w:szCs w:val="28"/>
        </w:rPr>
      </w:pPr>
      <w:ins w:id="28113" w:author="Claire S" w:date="2026-08-04T00:01:00Z" w16du:dateUtc="2026-08-03T23:01:00Z">
        <w:r>
          <w:rPr>
            <w:rFonts w:ascii="Cambria" w:hAnsi="Cambria"/>
            <w:b/>
            <w:bCs/>
            <w:sz w:val="28"/>
            <w:szCs w:val="28"/>
          </w:rPr>
          <w:t>THURSDAY EVENING</w:t>
        </w:r>
      </w:ins>
    </w:p>
    <w:p w14:paraId="79605A64" w14:textId="4A8AC725" w:rsidR="00C57B3C" w:rsidRPr="00C57B3C" w:rsidDel="001F072F" w:rsidRDefault="00C57B3C" w:rsidP="006F7124">
      <w:pPr>
        <w:spacing w:line="360" w:lineRule="auto"/>
        <w:contextualSpacing/>
        <w:rPr>
          <w:del w:id="28114" w:author="Daisy Watt" w:date="2026-06-24T15:11:00Z" w16du:dateUtc="2026-06-24T13:11:00Z"/>
          <w:rFonts w:ascii="Cambria" w:hAnsi="Cambria"/>
          <w:b/>
          <w:bCs/>
          <w:sz w:val="28"/>
          <w:szCs w:val="28"/>
        </w:rPr>
      </w:pPr>
      <w:del w:id="28115" w:author="Daisy Watt" w:date="2026-06-24T15:11:00Z" w16du:dateUtc="2026-06-24T13:11:00Z">
        <w:r w:rsidRPr="00C57B3C" w:rsidDel="001F072F">
          <w:rPr>
            <w:rFonts w:ascii="Cambria" w:hAnsi="Cambria"/>
            <w:b/>
            <w:bCs/>
            <w:sz w:val="28"/>
            <w:szCs w:val="28"/>
          </w:rPr>
          <w:delText xml:space="preserve">THURS </w:delText>
        </w:r>
        <w:r w:rsidR="005E6036" w:rsidDel="001F072F">
          <w:rPr>
            <w:rFonts w:ascii="Cambria" w:hAnsi="Cambria"/>
            <w:b/>
            <w:bCs/>
            <w:sz w:val="28"/>
            <w:szCs w:val="28"/>
          </w:rPr>
          <w:delText>10</w:delText>
        </w:r>
        <w:r w:rsidR="00630212" w:rsidDel="001F072F">
          <w:rPr>
            <w:rFonts w:ascii="Cambria" w:hAnsi="Cambria"/>
            <w:b/>
            <w:bCs/>
            <w:sz w:val="28"/>
            <w:szCs w:val="28"/>
          </w:rPr>
          <w:delText>PM</w:delText>
        </w:r>
      </w:del>
      <w:ins w:id="28116" w:author="Claire S" w:date="2026-06-06T09:49:00Z" w16du:dateUtc="2026-06-06T08:49:00Z">
        <w:del w:id="28117" w:author="Daisy Watt" w:date="2026-06-24T15:11:00Z" w16du:dateUtc="2026-06-24T13:11:00Z">
          <w:r w:rsidR="00E54154" w:rsidDel="001F072F">
            <w:rPr>
              <w:rFonts w:ascii="Cambria" w:hAnsi="Cambria"/>
              <w:b/>
              <w:bCs/>
              <w:sz w:val="28"/>
              <w:szCs w:val="28"/>
            </w:rPr>
            <w:delText>NIGHT</w:delText>
          </w:r>
        </w:del>
      </w:ins>
    </w:p>
    <w:p w14:paraId="3A9171CC" w14:textId="74F59D61" w:rsidR="00C5656F" w:rsidRDefault="00DE4411" w:rsidP="006F7124">
      <w:pPr>
        <w:spacing w:line="360" w:lineRule="auto"/>
        <w:contextualSpacing/>
        <w:rPr>
          <w:rFonts w:ascii="Cambria" w:hAnsi="Cambria"/>
          <w:sz w:val="28"/>
          <w:szCs w:val="28"/>
        </w:rPr>
      </w:pPr>
      <w:r>
        <w:rPr>
          <w:rFonts w:ascii="Cambria" w:hAnsi="Cambria"/>
          <w:sz w:val="28"/>
          <w:szCs w:val="28"/>
        </w:rPr>
        <w:t xml:space="preserve">In the </w:t>
      </w:r>
      <w:r w:rsidR="00E1736D">
        <w:rPr>
          <w:rFonts w:ascii="Cambria" w:hAnsi="Cambria"/>
          <w:sz w:val="28"/>
          <w:szCs w:val="28"/>
        </w:rPr>
        <w:t xml:space="preserve">Langley </w:t>
      </w:r>
      <w:r>
        <w:rPr>
          <w:rFonts w:ascii="Cambria" w:hAnsi="Cambria"/>
          <w:sz w:val="28"/>
          <w:szCs w:val="28"/>
        </w:rPr>
        <w:t>car</w:t>
      </w:r>
      <w:ins w:id="28118" w:author="Daisy Watt" w:date="2026-06-24T15:11:00Z" w16du:dateUtc="2026-06-24T13:11:00Z">
        <w:r w:rsidR="00086029">
          <w:rPr>
            <w:rFonts w:ascii="Cambria" w:hAnsi="Cambria"/>
            <w:sz w:val="28"/>
            <w:szCs w:val="28"/>
          </w:rPr>
          <w:t>,</w:t>
        </w:r>
      </w:ins>
      <w:r>
        <w:rPr>
          <w:rFonts w:ascii="Cambria" w:hAnsi="Cambria"/>
          <w:sz w:val="28"/>
          <w:szCs w:val="28"/>
        </w:rPr>
        <w:t xml:space="preserve"> on the way home</w:t>
      </w:r>
      <w:r w:rsidR="00F6730A">
        <w:rPr>
          <w:rFonts w:ascii="Cambria" w:hAnsi="Cambria"/>
          <w:sz w:val="28"/>
          <w:szCs w:val="28"/>
        </w:rPr>
        <w:t xml:space="preserve"> </w:t>
      </w:r>
      <w:del w:id="28119" w:author="Daisy Watt" w:date="2026-06-24T15:11:00Z" w16du:dateUtc="2026-06-24T13:11:00Z">
        <w:r w:rsidR="00F6730A" w:rsidDel="00086029">
          <w:rPr>
            <w:rFonts w:ascii="Cambria" w:hAnsi="Cambria"/>
            <w:sz w:val="28"/>
            <w:szCs w:val="28"/>
          </w:rPr>
          <w:delText>from</w:delText>
        </w:r>
      </w:del>
      <w:ins w:id="28120" w:author="Daisy Watt" w:date="2026-06-24T15:11:00Z" w16du:dateUtc="2026-06-24T13:11:00Z">
        <w:r w:rsidR="00086029">
          <w:rPr>
            <w:rFonts w:ascii="Cambria" w:hAnsi="Cambria"/>
            <w:sz w:val="28"/>
            <w:szCs w:val="28"/>
          </w:rPr>
          <w:t>after</w:t>
        </w:r>
      </w:ins>
      <w:r w:rsidR="00CD2C70">
        <w:rPr>
          <w:rFonts w:ascii="Cambria" w:hAnsi="Cambria"/>
          <w:sz w:val="28"/>
          <w:szCs w:val="28"/>
        </w:rPr>
        <w:t xml:space="preserve"> being checked for concussion in</w:t>
      </w:r>
      <w:r w:rsidR="00F6730A">
        <w:rPr>
          <w:rFonts w:ascii="Cambria" w:hAnsi="Cambria"/>
          <w:sz w:val="28"/>
          <w:szCs w:val="28"/>
        </w:rPr>
        <w:t xml:space="preserve"> hospital</w:t>
      </w:r>
      <w:r>
        <w:rPr>
          <w:rFonts w:ascii="Cambria" w:hAnsi="Cambria"/>
          <w:sz w:val="28"/>
          <w:szCs w:val="28"/>
        </w:rPr>
        <w:t xml:space="preserve">, </w:t>
      </w:r>
      <w:r w:rsidR="00C57B3C">
        <w:rPr>
          <w:rFonts w:ascii="Cambria" w:hAnsi="Cambria"/>
          <w:sz w:val="28"/>
          <w:szCs w:val="28"/>
        </w:rPr>
        <w:t xml:space="preserve">Savannah </w:t>
      </w:r>
      <w:r w:rsidR="00E1736D">
        <w:rPr>
          <w:rFonts w:ascii="Cambria" w:hAnsi="Cambria"/>
          <w:sz w:val="28"/>
          <w:szCs w:val="28"/>
        </w:rPr>
        <w:t>la</w:t>
      </w:r>
      <w:ins w:id="28121" w:author="Daisy Watt" w:date="2026-06-24T15:11:00Z" w16du:dateUtc="2026-06-24T13:11:00Z">
        <w:r w:rsidR="00086029">
          <w:rPr>
            <w:rFonts w:ascii="Cambria" w:hAnsi="Cambria"/>
            <w:sz w:val="28"/>
            <w:szCs w:val="28"/>
          </w:rPr>
          <w:t>id</w:t>
        </w:r>
      </w:ins>
      <w:del w:id="28122" w:author="Daisy Watt" w:date="2026-06-24T15:11:00Z" w16du:dateUtc="2026-06-24T13:11:00Z">
        <w:r w:rsidR="00E1736D" w:rsidDel="00086029">
          <w:rPr>
            <w:rFonts w:ascii="Cambria" w:hAnsi="Cambria"/>
            <w:sz w:val="28"/>
            <w:szCs w:val="28"/>
          </w:rPr>
          <w:delText>y</w:delText>
        </w:r>
      </w:del>
      <w:r w:rsidR="00E1736D">
        <w:rPr>
          <w:rFonts w:ascii="Cambria" w:hAnsi="Cambria"/>
          <w:sz w:val="28"/>
          <w:szCs w:val="28"/>
        </w:rPr>
        <w:t xml:space="preserve"> her head back and</w:t>
      </w:r>
      <w:r w:rsidR="005C43F6">
        <w:rPr>
          <w:rFonts w:ascii="Cambria" w:hAnsi="Cambria"/>
          <w:sz w:val="28"/>
          <w:szCs w:val="28"/>
        </w:rPr>
        <w:t xml:space="preserve"> closed her eyes,</w:t>
      </w:r>
      <w:r w:rsidR="00E1736D">
        <w:rPr>
          <w:rFonts w:ascii="Cambria" w:hAnsi="Cambria"/>
          <w:sz w:val="28"/>
          <w:szCs w:val="28"/>
        </w:rPr>
        <w:t xml:space="preserve"> tr</w:t>
      </w:r>
      <w:r w:rsidR="005C43F6">
        <w:rPr>
          <w:rFonts w:ascii="Cambria" w:hAnsi="Cambria"/>
          <w:sz w:val="28"/>
          <w:szCs w:val="28"/>
        </w:rPr>
        <w:t>ying</w:t>
      </w:r>
      <w:r w:rsidR="00E1736D">
        <w:rPr>
          <w:rFonts w:ascii="Cambria" w:hAnsi="Cambria"/>
          <w:sz w:val="28"/>
          <w:szCs w:val="28"/>
        </w:rPr>
        <w:t xml:space="preserve"> not to sink into despair.</w:t>
      </w:r>
      <w:moveToRangeStart w:id="28123" w:author="Claire S" w:date="2026-06-05T18:22:00Z" w:name="move231576186"/>
      <w:commentRangeStart w:id="28124"/>
      <w:moveTo w:id="28125" w:author="Claire S" w:date="2026-06-05T18:22:00Z" w16du:dateUtc="2026-06-05T17:22:00Z">
        <w:del w:id="28126" w:author="Claire S" w:date="2026-06-05T18:22:00Z" w16du:dateUtc="2026-06-05T17:22:00Z">
          <w:r w:rsidR="00C5656F" w:rsidDel="00C5656F">
            <w:rPr>
              <w:rFonts w:ascii="Cambria" w:hAnsi="Cambria"/>
              <w:bCs/>
              <w:sz w:val="28"/>
              <w:szCs w:val="28"/>
            </w:rPr>
            <w:delText>It was a bigger shock when Savannah Langley was discovered, half-conscious in the passageway beyond; Phil had done his worst, it seemed, before escaping out of Langley and Co.</w:delText>
          </w:r>
        </w:del>
      </w:moveTo>
      <w:moveToRangeEnd w:id="28123"/>
      <w:commentRangeEnd w:id="28124"/>
      <w:del w:id="28127" w:author="Claire S" w:date="2026-06-05T18:22:00Z" w16du:dateUtc="2026-06-05T17:22:00Z">
        <w:r w:rsidR="00C5656F" w:rsidDel="00C5656F">
          <w:rPr>
            <w:rStyle w:val="CommentReference"/>
            <w:rFonts w:ascii="Cambria" w:hAnsi="Cambria"/>
            <w:sz w:val="28"/>
            <w:szCs w:val="28"/>
          </w:rPr>
          <w:commentReference w:id="28124"/>
        </w:r>
      </w:del>
    </w:p>
    <w:p w14:paraId="22FF3114" w14:textId="0E74C1F1" w:rsidR="00D813F0" w:rsidRDefault="00E1736D" w:rsidP="006F7124">
      <w:pPr>
        <w:spacing w:line="360" w:lineRule="auto"/>
        <w:contextualSpacing/>
        <w:rPr>
          <w:ins w:id="28128" w:author="Claire S" w:date="2026-06-05T18:58:00Z" w16du:dateUtc="2026-06-05T17:58:00Z"/>
          <w:rFonts w:ascii="Cambria" w:hAnsi="Cambria"/>
          <w:sz w:val="28"/>
          <w:szCs w:val="28"/>
        </w:rPr>
      </w:pPr>
      <w:r>
        <w:rPr>
          <w:rFonts w:ascii="Cambria" w:hAnsi="Cambria"/>
          <w:sz w:val="28"/>
          <w:szCs w:val="28"/>
        </w:rPr>
        <w:tab/>
      </w:r>
      <w:r w:rsidR="00A00AFD">
        <w:rPr>
          <w:rFonts w:ascii="Cambria" w:hAnsi="Cambria"/>
          <w:sz w:val="28"/>
          <w:szCs w:val="28"/>
        </w:rPr>
        <w:t>She</w:t>
      </w:r>
      <w:r w:rsidR="00CD2C70">
        <w:rPr>
          <w:rFonts w:ascii="Cambria" w:hAnsi="Cambria"/>
          <w:sz w:val="28"/>
          <w:szCs w:val="28"/>
        </w:rPr>
        <w:t xml:space="preserve"> had a massive egg on her head,</w:t>
      </w:r>
      <w:ins w:id="28129" w:author="Claire S" w:date="2026-06-05T18:23:00Z" w16du:dateUtc="2026-06-05T17:23:00Z">
        <w:r w:rsidR="00C5656F">
          <w:rPr>
            <w:rFonts w:ascii="Cambria" w:hAnsi="Cambria"/>
            <w:sz w:val="28"/>
            <w:szCs w:val="28"/>
          </w:rPr>
          <w:t xml:space="preserve"> courtesy of some silly IT boy</w:t>
        </w:r>
      </w:ins>
      <w:ins w:id="28130" w:author="Claire S" w:date="2026-06-05T18:34:00Z" w16du:dateUtc="2026-06-05T17:34:00Z">
        <w:r w:rsidR="00F46D70">
          <w:rPr>
            <w:rFonts w:ascii="Cambria" w:hAnsi="Cambria"/>
            <w:sz w:val="28"/>
            <w:szCs w:val="28"/>
          </w:rPr>
          <w:t xml:space="preserve"> who’d been helping mad Violet</w:t>
        </w:r>
      </w:ins>
      <w:ins w:id="28131" w:author="Claire S" w:date="2026-06-05T18:23:00Z" w16du:dateUtc="2026-06-05T17:23:00Z">
        <w:r w:rsidR="00C5656F">
          <w:rPr>
            <w:rFonts w:ascii="Cambria" w:hAnsi="Cambria"/>
            <w:sz w:val="28"/>
            <w:szCs w:val="28"/>
          </w:rPr>
          <w:t>,</w:t>
        </w:r>
      </w:ins>
      <w:r w:rsidR="00CD2C70">
        <w:rPr>
          <w:rFonts w:ascii="Cambria" w:hAnsi="Cambria"/>
          <w:sz w:val="28"/>
          <w:szCs w:val="28"/>
        </w:rPr>
        <w:t xml:space="preserve"> </w:t>
      </w:r>
      <w:ins w:id="28132" w:author="Claire S" w:date="2026-06-05T18:58:00Z" w16du:dateUtc="2026-06-05T17:58:00Z">
        <w:r w:rsidR="00D813F0">
          <w:rPr>
            <w:rFonts w:ascii="Cambria" w:hAnsi="Cambria"/>
            <w:sz w:val="28"/>
            <w:szCs w:val="28"/>
          </w:rPr>
          <w:t>but she’d survived. A</w:t>
        </w:r>
      </w:ins>
      <w:del w:id="28133" w:author="Claire S" w:date="2026-06-05T18:58:00Z" w16du:dateUtc="2026-06-05T17:58:00Z">
        <w:r w:rsidR="00CD2C70" w:rsidDel="00D813F0">
          <w:rPr>
            <w:rFonts w:ascii="Cambria" w:hAnsi="Cambria"/>
            <w:sz w:val="28"/>
            <w:szCs w:val="28"/>
          </w:rPr>
          <w:delText>a</w:delText>
        </w:r>
      </w:del>
      <w:r w:rsidR="00CD2C70">
        <w:rPr>
          <w:rFonts w:ascii="Cambria" w:hAnsi="Cambria"/>
          <w:sz w:val="28"/>
          <w:szCs w:val="28"/>
        </w:rPr>
        <w:t>nd she</w:t>
      </w:r>
      <w:r w:rsidR="00A00AFD">
        <w:rPr>
          <w:rFonts w:ascii="Cambria" w:hAnsi="Cambria"/>
          <w:sz w:val="28"/>
          <w:szCs w:val="28"/>
        </w:rPr>
        <w:t xml:space="preserve"> was </w:t>
      </w:r>
      <w:del w:id="28134" w:author="Claire S" w:date="2026-06-08T17:46:00Z" w16du:dateUtc="2026-06-08T16:46:00Z">
        <w:r w:rsidR="00A00AFD" w:rsidDel="00A400F9">
          <w:rPr>
            <w:rFonts w:ascii="Cambria" w:hAnsi="Cambria"/>
            <w:sz w:val="28"/>
            <w:szCs w:val="28"/>
          </w:rPr>
          <w:delText xml:space="preserve">relieved </w:delText>
        </w:r>
      </w:del>
      <w:ins w:id="28135" w:author="Claire S" w:date="2026-06-08T17:46:00Z" w16du:dateUtc="2026-06-08T16:46:00Z">
        <w:r w:rsidR="00A400F9">
          <w:rPr>
            <w:rFonts w:ascii="Cambria" w:hAnsi="Cambria"/>
            <w:sz w:val="28"/>
            <w:szCs w:val="28"/>
          </w:rPr>
          <w:t xml:space="preserve">glad </w:t>
        </w:r>
      </w:ins>
      <w:ins w:id="28136" w:author="Claire S" w:date="2026-06-05T19:02:00Z" w16du:dateUtc="2026-06-05T18:02:00Z">
        <w:r w:rsidR="0043469C">
          <w:rPr>
            <w:rFonts w:ascii="Cambria" w:hAnsi="Cambria"/>
            <w:sz w:val="28"/>
            <w:szCs w:val="28"/>
          </w:rPr>
          <w:t xml:space="preserve">to hear </w:t>
        </w:r>
      </w:ins>
      <w:r w:rsidR="00A00AFD">
        <w:rPr>
          <w:rFonts w:ascii="Cambria" w:hAnsi="Cambria"/>
          <w:sz w:val="28"/>
          <w:szCs w:val="28"/>
        </w:rPr>
        <w:t xml:space="preserve">the </w:t>
      </w:r>
      <w:r w:rsidR="005C43F6">
        <w:rPr>
          <w:rFonts w:ascii="Cambria" w:hAnsi="Cambria"/>
          <w:sz w:val="28"/>
          <w:szCs w:val="28"/>
        </w:rPr>
        <w:t xml:space="preserve">young editor </w:t>
      </w:r>
      <w:r w:rsidR="00A00AFD">
        <w:rPr>
          <w:rFonts w:ascii="Cambria" w:hAnsi="Cambria"/>
          <w:sz w:val="28"/>
          <w:szCs w:val="28"/>
        </w:rPr>
        <w:t>Clara had been okay</w:t>
      </w:r>
      <w:ins w:id="28137" w:author="Claire S" w:date="2026-06-05T19:02:00Z" w16du:dateUtc="2026-06-05T18:02:00Z">
        <w:r w:rsidR="0043469C">
          <w:rPr>
            <w:rFonts w:ascii="Cambria" w:hAnsi="Cambria"/>
            <w:sz w:val="28"/>
            <w:szCs w:val="28"/>
          </w:rPr>
          <w:t>, despite getting herself stabbed</w:t>
        </w:r>
      </w:ins>
      <w:del w:id="28138" w:author="Claire S" w:date="2026-06-05T18:34:00Z" w16du:dateUtc="2026-06-05T17:34:00Z">
        <w:r w:rsidR="00A00AFD" w:rsidDel="00F46D70">
          <w:rPr>
            <w:rFonts w:ascii="Cambria" w:hAnsi="Cambria"/>
            <w:sz w:val="28"/>
            <w:szCs w:val="28"/>
          </w:rPr>
          <w:delText xml:space="preserve">, </w:delText>
        </w:r>
      </w:del>
      <w:ins w:id="28139" w:author="Claire S" w:date="2026-06-05T18:34:00Z" w16du:dateUtc="2026-06-05T17:34:00Z">
        <w:r w:rsidR="00F46D70">
          <w:rPr>
            <w:rFonts w:ascii="Cambria" w:hAnsi="Cambria"/>
            <w:sz w:val="28"/>
            <w:szCs w:val="28"/>
          </w:rPr>
          <w:t xml:space="preserve">. </w:t>
        </w:r>
      </w:ins>
    </w:p>
    <w:p w14:paraId="7F863A71" w14:textId="476C3128" w:rsidR="0038351B" w:rsidRDefault="00F46D70">
      <w:pPr>
        <w:spacing w:line="360" w:lineRule="auto"/>
        <w:ind w:firstLine="720"/>
        <w:contextualSpacing/>
        <w:rPr>
          <w:ins w:id="28140" w:author="Claire S" w:date="2026-06-05T18:23:00Z" w16du:dateUtc="2026-06-05T17:23:00Z"/>
          <w:rFonts w:ascii="Cambria" w:hAnsi="Cambria"/>
          <w:sz w:val="28"/>
          <w:szCs w:val="28"/>
        </w:rPr>
        <w:pPrChange w:id="28141" w:author="Claire S" w:date="2026-06-05T18:58:00Z" w16du:dateUtc="2026-06-05T17:58:00Z">
          <w:pPr>
            <w:spacing w:line="360" w:lineRule="auto"/>
            <w:contextualSpacing/>
          </w:pPr>
        </w:pPrChange>
      </w:pPr>
      <w:ins w:id="28142" w:author="Claire S" w:date="2026-06-05T18:34:00Z" w16du:dateUtc="2026-06-05T17:34:00Z">
        <w:r>
          <w:rPr>
            <w:rFonts w:ascii="Cambria" w:hAnsi="Cambria"/>
            <w:sz w:val="28"/>
            <w:szCs w:val="28"/>
          </w:rPr>
          <w:t>B</w:t>
        </w:r>
      </w:ins>
      <w:del w:id="28143" w:author="Claire S" w:date="2026-06-05T18:34:00Z" w16du:dateUtc="2026-06-05T17:34:00Z">
        <w:r w:rsidR="00A00AFD" w:rsidDel="00F46D70">
          <w:rPr>
            <w:rFonts w:ascii="Cambria" w:hAnsi="Cambria"/>
            <w:sz w:val="28"/>
            <w:szCs w:val="28"/>
          </w:rPr>
          <w:delText>b</w:delText>
        </w:r>
      </w:del>
      <w:r w:rsidR="00A00AFD">
        <w:rPr>
          <w:rFonts w:ascii="Cambria" w:hAnsi="Cambria"/>
          <w:sz w:val="28"/>
          <w:szCs w:val="28"/>
        </w:rPr>
        <w:t>ut t</w:t>
      </w:r>
      <w:r w:rsidR="0047444F">
        <w:rPr>
          <w:rFonts w:ascii="Cambria" w:hAnsi="Cambria"/>
          <w:sz w:val="28"/>
          <w:szCs w:val="28"/>
        </w:rPr>
        <w:t xml:space="preserve">he relief </w:t>
      </w:r>
      <w:del w:id="28144" w:author="Claire S" w:date="2026-06-05T19:02:00Z" w16du:dateUtc="2026-06-05T18:02:00Z">
        <w:r w:rsidR="0047444F" w:rsidDel="0043469C">
          <w:rPr>
            <w:rFonts w:ascii="Cambria" w:hAnsi="Cambria"/>
            <w:sz w:val="28"/>
            <w:szCs w:val="28"/>
          </w:rPr>
          <w:delText>she</w:delText>
        </w:r>
        <w:r w:rsidR="00A00AFD" w:rsidDel="0043469C">
          <w:rPr>
            <w:rFonts w:ascii="Cambria" w:hAnsi="Cambria"/>
            <w:sz w:val="28"/>
            <w:szCs w:val="28"/>
          </w:rPr>
          <w:delText xml:space="preserve"> </w:delText>
        </w:r>
      </w:del>
      <w:ins w:id="28145" w:author="Claire S" w:date="2026-06-05T19:02:00Z" w16du:dateUtc="2026-06-05T18:02:00Z">
        <w:r w:rsidR="0043469C">
          <w:rPr>
            <w:rFonts w:ascii="Cambria" w:hAnsi="Cambria"/>
            <w:sz w:val="28"/>
            <w:szCs w:val="28"/>
          </w:rPr>
          <w:t xml:space="preserve">Savannah </w:t>
        </w:r>
      </w:ins>
      <w:r w:rsidR="00A00AFD">
        <w:rPr>
          <w:rFonts w:ascii="Cambria" w:hAnsi="Cambria"/>
          <w:sz w:val="28"/>
          <w:szCs w:val="28"/>
        </w:rPr>
        <w:t>briefly</w:t>
      </w:r>
      <w:r w:rsidR="0047444F">
        <w:rPr>
          <w:rFonts w:ascii="Cambria" w:hAnsi="Cambria"/>
          <w:sz w:val="28"/>
          <w:szCs w:val="28"/>
        </w:rPr>
        <w:t xml:space="preserve"> </w:t>
      </w:r>
      <w:ins w:id="28146" w:author="Claire S" w:date="2026-06-05T19:02:00Z" w16du:dateUtc="2026-06-05T18:02:00Z">
        <w:r w:rsidR="0043469C">
          <w:rPr>
            <w:rFonts w:ascii="Cambria" w:hAnsi="Cambria"/>
            <w:sz w:val="28"/>
            <w:szCs w:val="28"/>
          </w:rPr>
          <w:t>experienced, knowing</w:t>
        </w:r>
      </w:ins>
      <w:del w:id="28147" w:author="Claire S" w:date="2026-06-05T19:02:00Z" w16du:dateUtc="2026-06-05T18:02:00Z">
        <w:r w:rsidR="0047444F" w:rsidDel="0043469C">
          <w:rPr>
            <w:rFonts w:ascii="Cambria" w:hAnsi="Cambria"/>
            <w:sz w:val="28"/>
            <w:szCs w:val="28"/>
          </w:rPr>
          <w:delText>felt to know that</w:delText>
        </w:r>
      </w:del>
      <w:r w:rsidR="0047444F">
        <w:rPr>
          <w:rFonts w:ascii="Cambria" w:hAnsi="Cambria"/>
          <w:sz w:val="28"/>
          <w:szCs w:val="28"/>
        </w:rPr>
        <w:t xml:space="preserve"> she hadn’t caused Dex’s death</w:t>
      </w:r>
      <w:ins w:id="28148" w:author="Claire S" w:date="2026-06-05T19:02:00Z" w16du:dateUtc="2026-06-05T18:02:00Z">
        <w:r w:rsidR="0043469C">
          <w:rPr>
            <w:rFonts w:ascii="Cambria" w:hAnsi="Cambria"/>
            <w:sz w:val="28"/>
            <w:szCs w:val="28"/>
          </w:rPr>
          <w:t>,</w:t>
        </w:r>
      </w:ins>
      <w:r w:rsidR="0047444F">
        <w:rPr>
          <w:rFonts w:ascii="Cambria" w:hAnsi="Cambria"/>
          <w:sz w:val="28"/>
          <w:szCs w:val="28"/>
        </w:rPr>
        <w:t xml:space="preserve"> was meaningless</w:t>
      </w:r>
      <w:r w:rsidR="00A00AFD">
        <w:rPr>
          <w:rFonts w:ascii="Cambria" w:hAnsi="Cambria"/>
          <w:sz w:val="28"/>
          <w:szCs w:val="28"/>
        </w:rPr>
        <w:t>;</w:t>
      </w:r>
      <w:r w:rsidR="0047444F">
        <w:rPr>
          <w:rFonts w:ascii="Cambria" w:hAnsi="Cambria"/>
          <w:sz w:val="28"/>
          <w:szCs w:val="28"/>
        </w:rPr>
        <w:t xml:space="preserve"> she’d still lost the love of her life.</w:t>
      </w:r>
      <w:r w:rsidR="00743CEF">
        <w:rPr>
          <w:rFonts w:ascii="Cambria" w:hAnsi="Cambria"/>
          <w:sz w:val="28"/>
          <w:szCs w:val="28"/>
        </w:rPr>
        <w:t xml:space="preserve">  </w:t>
      </w:r>
    </w:p>
    <w:p w14:paraId="16706CC2" w14:textId="67341FB0" w:rsidR="00A00AFD" w:rsidRDefault="0043469C">
      <w:pPr>
        <w:spacing w:line="360" w:lineRule="auto"/>
        <w:ind w:firstLine="720"/>
        <w:contextualSpacing/>
        <w:rPr>
          <w:rFonts w:ascii="Cambria" w:hAnsi="Cambria"/>
          <w:sz w:val="28"/>
          <w:szCs w:val="28"/>
        </w:rPr>
        <w:pPrChange w:id="28149" w:author="Claire S" w:date="2026-06-05T18:23:00Z" w16du:dateUtc="2026-06-05T17:23:00Z">
          <w:pPr>
            <w:spacing w:line="360" w:lineRule="auto"/>
            <w:contextualSpacing/>
          </w:pPr>
        </w:pPrChange>
      </w:pPr>
      <w:ins w:id="28150" w:author="Claire S" w:date="2026-06-05T19:02:00Z" w16du:dateUtc="2026-06-05T18:02:00Z">
        <w:r>
          <w:rPr>
            <w:rFonts w:ascii="Cambria" w:hAnsi="Cambria"/>
            <w:sz w:val="28"/>
            <w:szCs w:val="28"/>
          </w:rPr>
          <w:t>And s</w:t>
        </w:r>
      </w:ins>
      <w:del w:id="28151" w:author="Claire S" w:date="2026-06-05T18:23:00Z" w16du:dateUtc="2026-06-05T17:23:00Z">
        <w:r w:rsidR="00010FF5" w:rsidDel="0038351B">
          <w:rPr>
            <w:rFonts w:ascii="Cambria" w:hAnsi="Cambria"/>
            <w:sz w:val="28"/>
            <w:szCs w:val="28"/>
          </w:rPr>
          <w:delText xml:space="preserve">But </w:delText>
        </w:r>
        <w:r w:rsidR="00743CEF" w:rsidDel="0038351B">
          <w:rPr>
            <w:rFonts w:ascii="Cambria" w:hAnsi="Cambria"/>
            <w:sz w:val="28"/>
            <w:szCs w:val="28"/>
          </w:rPr>
          <w:delText>S</w:delText>
        </w:r>
        <w:r w:rsidR="00A00AFD" w:rsidDel="0038351B">
          <w:rPr>
            <w:rFonts w:ascii="Cambria" w:hAnsi="Cambria"/>
            <w:sz w:val="28"/>
            <w:szCs w:val="28"/>
          </w:rPr>
          <w:delText>avannah</w:delText>
        </w:r>
        <w:r w:rsidR="00743CEF" w:rsidDel="0038351B">
          <w:rPr>
            <w:rFonts w:ascii="Cambria" w:hAnsi="Cambria"/>
            <w:sz w:val="28"/>
            <w:szCs w:val="28"/>
          </w:rPr>
          <w:delText xml:space="preserve"> didn’t care</w:delText>
        </w:r>
      </w:del>
      <w:ins w:id="28152" w:author="Claire S" w:date="2026-06-05T18:23:00Z" w16du:dateUtc="2026-06-05T17:23:00Z">
        <w:r w:rsidR="0038351B">
          <w:rPr>
            <w:rFonts w:ascii="Cambria" w:hAnsi="Cambria"/>
            <w:sz w:val="28"/>
            <w:szCs w:val="28"/>
          </w:rPr>
          <w:t xml:space="preserve">he was </w:t>
        </w:r>
      </w:ins>
      <w:ins w:id="28153" w:author="Claire S" w:date="2026-08-03T23:56:00Z" w16du:dateUtc="2026-08-03T22:56:00Z">
        <w:r w:rsidR="00B1268B">
          <w:rPr>
            <w:rFonts w:ascii="Cambria" w:hAnsi="Cambria"/>
            <w:sz w:val="28"/>
            <w:szCs w:val="28"/>
          </w:rPr>
          <w:t xml:space="preserve">beyond </w:t>
        </w:r>
      </w:ins>
      <w:ins w:id="28154" w:author="Claire S" w:date="2026-06-05T18:23:00Z" w16du:dateUtc="2026-06-05T17:23:00Z">
        <w:r w:rsidR="0038351B">
          <w:rPr>
            <w:rFonts w:ascii="Cambria" w:hAnsi="Cambria"/>
            <w:sz w:val="28"/>
            <w:szCs w:val="28"/>
          </w:rPr>
          <w:t>furious</w:t>
        </w:r>
      </w:ins>
      <w:del w:id="28155" w:author="Claire S" w:date="2026-06-05T19:02:00Z" w16du:dateUtc="2026-06-05T18:02:00Z">
        <w:r w:rsidR="00743CEF" w:rsidDel="0043469C">
          <w:rPr>
            <w:rFonts w:ascii="Cambria" w:hAnsi="Cambria"/>
            <w:sz w:val="28"/>
            <w:szCs w:val="28"/>
          </w:rPr>
          <w:delText xml:space="preserve"> </w:delText>
        </w:r>
      </w:del>
      <w:del w:id="28156" w:author="Claire S" w:date="2026-06-08T17:46:00Z" w16du:dateUtc="2026-06-08T16:46:00Z">
        <w:r w:rsidR="00743CEF" w:rsidDel="00C14734">
          <w:rPr>
            <w:rFonts w:ascii="Cambria" w:hAnsi="Cambria"/>
            <w:sz w:val="28"/>
            <w:szCs w:val="28"/>
          </w:rPr>
          <w:delText>about</w:delText>
        </w:r>
      </w:del>
      <w:ins w:id="28157" w:author="Claire S" w:date="2026-06-05T18:23:00Z" w16du:dateUtc="2026-06-05T17:23:00Z">
        <w:r w:rsidR="0038351B">
          <w:rPr>
            <w:rFonts w:ascii="Cambria" w:hAnsi="Cambria"/>
            <w:sz w:val="28"/>
            <w:szCs w:val="28"/>
          </w:rPr>
          <w:t xml:space="preserve"> her siblings </w:t>
        </w:r>
      </w:ins>
      <w:ins w:id="28158" w:author="Claire S" w:date="2026-06-08T17:46:00Z" w16du:dateUtc="2026-06-08T16:46:00Z">
        <w:r w:rsidR="00C14734">
          <w:rPr>
            <w:rFonts w:ascii="Cambria" w:hAnsi="Cambria"/>
            <w:sz w:val="28"/>
            <w:szCs w:val="28"/>
          </w:rPr>
          <w:t xml:space="preserve">had </w:t>
        </w:r>
      </w:ins>
      <w:ins w:id="28159" w:author="Claire S" w:date="2026-06-05T18:23:00Z" w16du:dateUtc="2026-06-05T17:23:00Z">
        <w:r w:rsidR="0038351B">
          <w:rPr>
            <w:rFonts w:ascii="Cambria" w:hAnsi="Cambria"/>
            <w:sz w:val="28"/>
            <w:szCs w:val="28"/>
          </w:rPr>
          <w:t>cover</w:t>
        </w:r>
      </w:ins>
      <w:ins w:id="28160" w:author="Claire S" w:date="2026-06-08T17:46:00Z" w16du:dateUtc="2026-06-08T16:46:00Z">
        <w:r w:rsidR="00C14734">
          <w:rPr>
            <w:rFonts w:ascii="Cambria" w:hAnsi="Cambria"/>
            <w:sz w:val="28"/>
            <w:szCs w:val="28"/>
          </w:rPr>
          <w:t>ed</w:t>
        </w:r>
      </w:ins>
      <w:ins w:id="28161" w:author="Claire S" w:date="2026-06-05T18:23:00Z" w16du:dateUtc="2026-06-05T17:23:00Z">
        <w:r w:rsidR="0038351B">
          <w:rPr>
            <w:rFonts w:ascii="Cambria" w:hAnsi="Cambria"/>
            <w:sz w:val="28"/>
            <w:szCs w:val="28"/>
          </w:rPr>
          <w:t xml:space="preserve"> for</w:t>
        </w:r>
      </w:ins>
      <w:r w:rsidR="00743CEF">
        <w:rPr>
          <w:rFonts w:ascii="Cambria" w:hAnsi="Cambria"/>
          <w:sz w:val="28"/>
          <w:szCs w:val="28"/>
        </w:rPr>
        <w:t xml:space="preserve"> Jackson Rayne</w:t>
      </w:r>
      <w:del w:id="28162" w:author="Daisy Watt" w:date="2026-06-24T15:12:00Z" w16du:dateUtc="2026-06-24T13:12:00Z">
        <w:r w:rsidR="00743CEF" w:rsidDel="005D2ED2">
          <w:rPr>
            <w:rFonts w:ascii="Cambria" w:hAnsi="Cambria"/>
            <w:sz w:val="28"/>
            <w:szCs w:val="28"/>
          </w:rPr>
          <w:delText xml:space="preserve">, </w:delText>
        </w:r>
        <w:r w:rsidR="00A00AFD" w:rsidDel="005D2ED2">
          <w:rPr>
            <w:rFonts w:ascii="Cambria" w:hAnsi="Cambria"/>
            <w:sz w:val="28"/>
            <w:szCs w:val="28"/>
          </w:rPr>
          <w:delText xml:space="preserve">nor was </w:delText>
        </w:r>
        <w:r w:rsidR="00743CEF" w:rsidDel="005D2ED2">
          <w:rPr>
            <w:rFonts w:ascii="Cambria" w:hAnsi="Cambria"/>
            <w:sz w:val="28"/>
            <w:szCs w:val="28"/>
          </w:rPr>
          <w:delText xml:space="preserve">it </w:delText>
        </w:r>
        <w:r w:rsidR="00A00AFD" w:rsidDel="005D2ED2">
          <w:rPr>
            <w:rFonts w:ascii="Cambria" w:hAnsi="Cambria"/>
            <w:sz w:val="28"/>
            <w:szCs w:val="28"/>
          </w:rPr>
          <w:delText>a</w:delText>
        </w:r>
        <w:r w:rsidR="00743CEF" w:rsidDel="005D2ED2">
          <w:rPr>
            <w:rFonts w:ascii="Cambria" w:hAnsi="Cambria"/>
            <w:sz w:val="28"/>
            <w:szCs w:val="28"/>
          </w:rPr>
          <w:delText xml:space="preserve"> big surprise that he’d </w:delText>
        </w:r>
        <w:r w:rsidR="00A00AFD" w:rsidDel="005D2ED2">
          <w:rPr>
            <w:rFonts w:ascii="Cambria" w:hAnsi="Cambria"/>
            <w:sz w:val="28"/>
            <w:szCs w:val="28"/>
          </w:rPr>
          <w:delText>lied about his identit</w:delText>
        </w:r>
      </w:del>
      <w:ins w:id="28163" w:author="Claire S" w:date="2026-06-05T19:02:00Z" w16du:dateUtc="2026-06-05T18:02:00Z">
        <w:del w:id="28164" w:author="Daisy Watt" w:date="2026-06-24T15:12:00Z" w16du:dateUtc="2026-06-24T13:12:00Z">
          <w:r w:rsidDel="005D2ED2">
            <w:rPr>
              <w:rFonts w:ascii="Cambria" w:hAnsi="Cambria"/>
              <w:sz w:val="28"/>
              <w:szCs w:val="28"/>
            </w:rPr>
            <w:delText>;</w:delText>
          </w:r>
        </w:del>
      </w:ins>
      <w:ins w:id="28165" w:author="Daisy Watt" w:date="2026-06-24T15:12:00Z" w16du:dateUtc="2026-06-24T13:12:00Z">
        <w:r w:rsidR="005D2ED2">
          <w:rPr>
            <w:rFonts w:ascii="Cambria" w:hAnsi="Cambria"/>
            <w:sz w:val="28"/>
            <w:szCs w:val="28"/>
          </w:rPr>
          <w:t xml:space="preserve"> –</w:t>
        </w:r>
      </w:ins>
      <w:ins w:id="28166" w:author="Claire S" w:date="2026-06-05T18:24:00Z" w16du:dateUtc="2026-06-05T17:24:00Z">
        <w:r w:rsidR="005A30CD">
          <w:rPr>
            <w:rFonts w:ascii="Cambria" w:hAnsi="Cambria"/>
            <w:sz w:val="28"/>
            <w:szCs w:val="28"/>
          </w:rPr>
          <w:t xml:space="preserve"> allowing him to create such a false identity</w:t>
        </w:r>
      </w:ins>
      <w:ins w:id="28167" w:author="Daisy Watt" w:date="2026-06-24T15:12:00Z" w16du:dateUtc="2026-06-24T13:12:00Z">
        <w:r w:rsidR="005D2ED2">
          <w:rPr>
            <w:rFonts w:ascii="Cambria" w:hAnsi="Cambria"/>
            <w:sz w:val="28"/>
            <w:szCs w:val="28"/>
          </w:rPr>
          <w:t xml:space="preserve">, </w:t>
        </w:r>
      </w:ins>
      <w:ins w:id="28168" w:author="Claire S" w:date="2026-06-08T17:47:00Z" w16du:dateUtc="2026-06-08T16:47:00Z">
        <w:del w:id="28169" w:author="Daisy Watt" w:date="2026-06-24T15:12:00Z" w16du:dateUtc="2026-06-24T13:12:00Z">
          <w:r w:rsidR="00C14734" w:rsidDel="005D2ED2">
            <w:rPr>
              <w:rFonts w:ascii="Cambria" w:hAnsi="Cambria"/>
              <w:sz w:val="28"/>
              <w:szCs w:val="28"/>
            </w:rPr>
            <w:delText xml:space="preserve">; </w:delText>
          </w:r>
        </w:del>
      </w:ins>
      <w:ins w:id="28170" w:author="Claire S" w:date="2026-06-05T18:24:00Z" w16du:dateUtc="2026-06-05T17:24:00Z">
        <w:r w:rsidR="005A30CD">
          <w:rPr>
            <w:rFonts w:ascii="Cambria" w:hAnsi="Cambria"/>
            <w:sz w:val="28"/>
            <w:szCs w:val="28"/>
          </w:rPr>
          <w:t>covered in glory.</w:t>
        </w:r>
      </w:ins>
      <w:del w:id="28171" w:author="Claire S" w:date="2026-06-05T18:24:00Z" w16du:dateUtc="2026-06-05T17:24:00Z">
        <w:r w:rsidR="00A00AFD" w:rsidDel="0038351B">
          <w:rPr>
            <w:rFonts w:ascii="Cambria" w:hAnsi="Cambria"/>
            <w:sz w:val="28"/>
            <w:szCs w:val="28"/>
          </w:rPr>
          <w:delText>y</w:delText>
        </w:r>
        <w:r w:rsidR="00743CEF" w:rsidDel="0038351B">
          <w:rPr>
            <w:rFonts w:ascii="Cambria" w:hAnsi="Cambria"/>
            <w:sz w:val="28"/>
            <w:szCs w:val="28"/>
          </w:rPr>
          <w:delText>.</w:delText>
        </w:r>
      </w:del>
      <w:r w:rsidR="00743CEF">
        <w:rPr>
          <w:rFonts w:ascii="Cambria" w:hAnsi="Cambria"/>
          <w:sz w:val="28"/>
          <w:szCs w:val="28"/>
        </w:rPr>
        <w:t xml:space="preserve">  </w:t>
      </w:r>
    </w:p>
    <w:p w14:paraId="672446C9" w14:textId="7A61B6A4" w:rsidR="00E1736D" w:rsidRDefault="00DC38A9" w:rsidP="00A00AFD">
      <w:pPr>
        <w:spacing w:line="360" w:lineRule="auto"/>
        <w:ind w:firstLine="720"/>
        <w:contextualSpacing/>
        <w:rPr>
          <w:rFonts w:ascii="Cambria" w:hAnsi="Cambria"/>
          <w:sz w:val="28"/>
          <w:szCs w:val="28"/>
        </w:rPr>
      </w:pPr>
      <w:r>
        <w:rPr>
          <w:rFonts w:ascii="Cambria" w:hAnsi="Cambria"/>
          <w:sz w:val="28"/>
          <w:szCs w:val="28"/>
        </w:rPr>
        <w:t>Famous authors so often weren’t</w:t>
      </w:r>
      <w:r w:rsidR="00A00AFD">
        <w:rPr>
          <w:rFonts w:ascii="Cambria" w:hAnsi="Cambria"/>
          <w:sz w:val="28"/>
          <w:szCs w:val="28"/>
        </w:rPr>
        <w:t xml:space="preserve"> what they pretended to be</w:t>
      </w:r>
      <w:del w:id="28172" w:author="Daisy Watt" w:date="2026-06-24T15:12:00Z" w16du:dateUtc="2026-06-24T13:12:00Z">
        <w:r w:rsidR="00A00AFD" w:rsidDel="00602D12">
          <w:rPr>
            <w:rFonts w:ascii="Cambria" w:hAnsi="Cambria"/>
            <w:sz w:val="28"/>
            <w:szCs w:val="28"/>
          </w:rPr>
          <w:delText>,</w:delText>
        </w:r>
      </w:del>
      <w:ins w:id="28173" w:author="Daisy Watt" w:date="2026-06-24T15:12:00Z" w16du:dateUtc="2026-06-24T13:12:00Z">
        <w:r w:rsidR="00602D12">
          <w:rPr>
            <w:rFonts w:ascii="Cambria" w:hAnsi="Cambria"/>
            <w:sz w:val="28"/>
            <w:szCs w:val="28"/>
          </w:rPr>
          <w:t xml:space="preserve"> –</w:t>
        </w:r>
      </w:ins>
      <w:r w:rsidR="00A00AFD">
        <w:rPr>
          <w:rFonts w:ascii="Cambria" w:hAnsi="Cambria"/>
          <w:sz w:val="28"/>
          <w:szCs w:val="28"/>
        </w:rPr>
        <w:t xml:space="preserve"> </w:t>
      </w:r>
      <w:r w:rsidR="00862666">
        <w:rPr>
          <w:rFonts w:ascii="Cambria" w:hAnsi="Cambria"/>
          <w:sz w:val="28"/>
          <w:szCs w:val="28"/>
        </w:rPr>
        <w:t>an</w:t>
      </w:r>
      <w:r w:rsidR="00A00AFD">
        <w:rPr>
          <w:rFonts w:ascii="Cambria" w:hAnsi="Cambria"/>
          <w:sz w:val="28"/>
          <w:szCs w:val="28"/>
        </w:rPr>
        <w:t xml:space="preserve"> illusion </w:t>
      </w:r>
      <w:r w:rsidR="00862666">
        <w:rPr>
          <w:rFonts w:ascii="Cambria" w:hAnsi="Cambria"/>
          <w:sz w:val="28"/>
          <w:szCs w:val="28"/>
        </w:rPr>
        <w:t>often s</w:t>
      </w:r>
      <w:r>
        <w:rPr>
          <w:rFonts w:ascii="Cambria" w:hAnsi="Cambria"/>
          <w:sz w:val="28"/>
          <w:szCs w:val="28"/>
        </w:rPr>
        <w:t xml:space="preserve">upported by a </w:t>
      </w:r>
      <w:r w:rsidR="00862666">
        <w:rPr>
          <w:rFonts w:ascii="Cambria" w:hAnsi="Cambria"/>
          <w:sz w:val="28"/>
          <w:szCs w:val="28"/>
        </w:rPr>
        <w:t>horribly flawed</w:t>
      </w:r>
      <w:r>
        <w:rPr>
          <w:rFonts w:ascii="Cambria" w:hAnsi="Cambria"/>
          <w:sz w:val="28"/>
          <w:szCs w:val="28"/>
        </w:rPr>
        <w:t xml:space="preserve"> system </w:t>
      </w:r>
      <w:r w:rsidR="009B5152">
        <w:rPr>
          <w:rFonts w:ascii="Cambria" w:hAnsi="Cambria"/>
          <w:sz w:val="28"/>
          <w:szCs w:val="28"/>
        </w:rPr>
        <w:t>that chose</w:t>
      </w:r>
      <w:r w:rsidR="0034131F">
        <w:rPr>
          <w:rFonts w:ascii="Cambria" w:hAnsi="Cambria"/>
          <w:sz w:val="28"/>
          <w:szCs w:val="28"/>
        </w:rPr>
        <w:t xml:space="preserve"> to propel</w:t>
      </w:r>
      <w:r w:rsidR="009B5152">
        <w:rPr>
          <w:rFonts w:ascii="Cambria" w:hAnsi="Cambria"/>
          <w:sz w:val="28"/>
          <w:szCs w:val="28"/>
        </w:rPr>
        <w:t xml:space="preserve"> a lucky few to the top, deserving or not</w:t>
      </w:r>
      <w:r w:rsidR="00EF0CFE">
        <w:rPr>
          <w:rFonts w:ascii="Cambria" w:hAnsi="Cambria"/>
          <w:sz w:val="28"/>
          <w:szCs w:val="28"/>
        </w:rPr>
        <w:t xml:space="preserve">. </w:t>
      </w:r>
      <w:del w:id="28174" w:author="Daisy Watt" w:date="2026-06-24T15:13:00Z" w16du:dateUtc="2026-06-24T13:13:00Z">
        <w:r w:rsidR="00EF0CFE" w:rsidDel="00D229B2">
          <w:rPr>
            <w:rFonts w:ascii="Cambria" w:hAnsi="Cambria"/>
            <w:sz w:val="28"/>
            <w:szCs w:val="28"/>
          </w:rPr>
          <w:delText>Even worse</w:delText>
        </w:r>
        <w:r w:rsidR="00A00AFD" w:rsidDel="00D229B2">
          <w:rPr>
            <w:rFonts w:ascii="Cambria" w:hAnsi="Cambria"/>
            <w:sz w:val="28"/>
            <w:szCs w:val="28"/>
          </w:rPr>
          <w:delText>,</w:delText>
        </w:r>
        <w:r w:rsidR="00EF0CFE" w:rsidDel="00D229B2">
          <w:rPr>
            <w:rFonts w:ascii="Cambria" w:hAnsi="Cambria"/>
            <w:sz w:val="28"/>
            <w:szCs w:val="28"/>
          </w:rPr>
          <w:delText xml:space="preserve"> maybe, </w:delText>
        </w:r>
        <w:r w:rsidR="009B5152" w:rsidDel="00D229B2">
          <w:rPr>
            <w:rFonts w:ascii="Cambria" w:hAnsi="Cambria"/>
            <w:sz w:val="28"/>
            <w:szCs w:val="28"/>
          </w:rPr>
          <w:delText>talented</w:delText>
        </w:r>
        <w:r w:rsidR="00EF0CFE" w:rsidDel="00D229B2">
          <w:rPr>
            <w:rFonts w:ascii="Cambria" w:hAnsi="Cambria"/>
            <w:sz w:val="28"/>
            <w:szCs w:val="28"/>
          </w:rPr>
          <w:delText xml:space="preserve"> –</w:delText>
        </w:r>
        <w:r w:rsidR="009B5152" w:rsidDel="00D229B2">
          <w:rPr>
            <w:rFonts w:ascii="Cambria" w:hAnsi="Cambria"/>
            <w:sz w:val="28"/>
            <w:szCs w:val="28"/>
          </w:rPr>
          <w:delText xml:space="preserve"> or</w:delText>
        </w:r>
        <w:r w:rsidR="00EF0CFE" w:rsidDel="00D229B2">
          <w:rPr>
            <w:rFonts w:ascii="Cambria" w:hAnsi="Cambria"/>
            <w:sz w:val="28"/>
            <w:szCs w:val="28"/>
          </w:rPr>
          <w:delText xml:space="preserve">, </w:delText>
        </w:r>
        <w:r w:rsidR="00A00AFD" w:rsidDel="00D229B2">
          <w:rPr>
            <w:rFonts w:ascii="Cambria" w:hAnsi="Cambria"/>
            <w:sz w:val="28"/>
            <w:szCs w:val="28"/>
          </w:rPr>
          <w:delText>very likely</w:delText>
        </w:r>
        <w:r w:rsidR="00EF0CFE" w:rsidDel="00D229B2">
          <w:rPr>
            <w:rFonts w:ascii="Cambria" w:hAnsi="Cambria"/>
            <w:sz w:val="28"/>
            <w:szCs w:val="28"/>
          </w:rPr>
          <w:delText>,</w:delText>
        </w:r>
        <w:r w:rsidR="009B5152" w:rsidDel="00D229B2">
          <w:rPr>
            <w:rFonts w:ascii="Cambria" w:hAnsi="Cambria"/>
            <w:sz w:val="28"/>
            <w:szCs w:val="28"/>
          </w:rPr>
          <w:delText xml:space="preserve"> not.</w:delText>
        </w:r>
        <w:r w:rsidR="00A00AFD" w:rsidDel="00D229B2">
          <w:rPr>
            <w:rFonts w:ascii="Cambria" w:hAnsi="Cambria"/>
            <w:sz w:val="28"/>
            <w:szCs w:val="28"/>
          </w:rPr>
          <w:delText xml:space="preserve">  </w:delText>
        </w:r>
      </w:del>
      <w:r w:rsidR="00A00AFD">
        <w:rPr>
          <w:rFonts w:ascii="Cambria" w:hAnsi="Cambria"/>
          <w:sz w:val="28"/>
          <w:szCs w:val="28"/>
        </w:rPr>
        <w:t xml:space="preserve">The </w:t>
      </w:r>
      <w:r w:rsidR="00836917">
        <w:rPr>
          <w:rFonts w:ascii="Cambria" w:hAnsi="Cambria"/>
          <w:sz w:val="28"/>
          <w:szCs w:val="28"/>
        </w:rPr>
        <w:t>most brilliant</w:t>
      </w:r>
      <w:r w:rsidR="00A00AFD">
        <w:rPr>
          <w:rFonts w:ascii="Cambria" w:hAnsi="Cambria"/>
          <w:sz w:val="28"/>
          <w:szCs w:val="28"/>
        </w:rPr>
        <w:t xml:space="preserve"> writers were </w:t>
      </w:r>
      <w:r w:rsidR="00836917">
        <w:rPr>
          <w:rFonts w:ascii="Cambria" w:hAnsi="Cambria"/>
          <w:sz w:val="28"/>
          <w:szCs w:val="28"/>
        </w:rPr>
        <w:t xml:space="preserve">also often </w:t>
      </w:r>
      <w:r w:rsidR="00A00AFD">
        <w:rPr>
          <w:rFonts w:ascii="Cambria" w:hAnsi="Cambria"/>
          <w:sz w:val="28"/>
          <w:szCs w:val="28"/>
        </w:rPr>
        <w:t>the shy</w:t>
      </w:r>
      <w:ins w:id="28175" w:author="Daisy Watt" w:date="2026-06-24T15:14:00Z" w16du:dateUtc="2026-06-24T13:14:00Z">
        <w:r w:rsidR="00BF3B9A">
          <w:rPr>
            <w:rFonts w:ascii="Cambria" w:hAnsi="Cambria"/>
            <w:sz w:val="28"/>
            <w:szCs w:val="28"/>
          </w:rPr>
          <w:t>,</w:t>
        </w:r>
      </w:ins>
      <w:r w:rsidR="00A00AFD">
        <w:rPr>
          <w:rFonts w:ascii="Cambria" w:hAnsi="Cambria"/>
          <w:sz w:val="28"/>
          <w:szCs w:val="28"/>
        </w:rPr>
        <w:t xml:space="preserve"> diffident ones</w:t>
      </w:r>
      <w:del w:id="28176" w:author="Daisy Watt" w:date="2026-06-24T15:14:00Z" w16du:dateUtc="2026-06-24T13:14:00Z">
        <w:r w:rsidR="00836917" w:rsidDel="005D22C2">
          <w:rPr>
            <w:rFonts w:ascii="Cambria" w:hAnsi="Cambria"/>
            <w:sz w:val="28"/>
            <w:szCs w:val="28"/>
          </w:rPr>
          <w:delText>;</w:delText>
        </w:r>
      </w:del>
      <w:ins w:id="28177" w:author="Daisy Watt" w:date="2026-06-24T15:14:00Z" w16du:dateUtc="2026-06-24T13:14:00Z">
        <w:r w:rsidR="003A5701">
          <w:rPr>
            <w:rFonts w:ascii="Cambria" w:hAnsi="Cambria"/>
            <w:sz w:val="28"/>
            <w:szCs w:val="28"/>
          </w:rPr>
          <w:t xml:space="preserve"> –</w:t>
        </w:r>
      </w:ins>
      <w:r w:rsidR="00836917">
        <w:rPr>
          <w:rFonts w:ascii="Cambria" w:hAnsi="Cambria"/>
          <w:sz w:val="28"/>
          <w:szCs w:val="28"/>
        </w:rPr>
        <w:t xml:space="preserve"> the type not to make</w:t>
      </w:r>
      <w:r w:rsidR="00A00AFD">
        <w:rPr>
          <w:rFonts w:ascii="Cambria" w:hAnsi="Cambria"/>
          <w:sz w:val="28"/>
          <w:szCs w:val="28"/>
        </w:rPr>
        <w:t xml:space="preserve"> any </w:t>
      </w:r>
      <w:del w:id="28178" w:author="Daisy Watt" w:date="2026-06-24T15:14:00Z" w16du:dateUtc="2026-06-24T13:14:00Z">
        <w:r w:rsidR="00A00AFD" w:rsidDel="00D1405D">
          <w:rPr>
            <w:rFonts w:ascii="Cambria" w:hAnsi="Cambria"/>
            <w:sz w:val="28"/>
            <w:szCs w:val="28"/>
          </w:rPr>
          <w:delText xml:space="preserve">sort of </w:delText>
        </w:r>
      </w:del>
      <w:r w:rsidR="008C24F5">
        <w:rPr>
          <w:rFonts w:ascii="Cambria" w:hAnsi="Cambria"/>
          <w:sz w:val="28"/>
          <w:szCs w:val="28"/>
        </w:rPr>
        <w:t xml:space="preserve">fuss or </w:t>
      </w:r>
      <w:r w:rsidR="00010FF5">
        <w:rPr>
          <w:rFonts w:ascii="Cambria" w:hAnsi="Cambria"/>
          <w:sz w:val="28"/>
          <w:szCs w:val="28"/>
        </w:rPr>
        <w:t>hoopla</w:t>
      </w:r>
      <w:r w:rsidR="00A00AFD">
        <w:rPr>
          <w:rFonts w:ascii="Cambria" w:hAnsi="Cambria"/>
          <w:sz w:val="28"/>
          <w:szCs w:val="28"/>
        </w:rPr>
        <w:t xml:space="preserve"> about their talent</w:t>
      </w:r>
      <w:r w:rsidR="00836917">
        <w:rPr>
          <w:rFonts w:ascii="Cambria" w:hAnsi="Cambria"/>
          <w:sz w:val="28"/>
          <w:szCs w:val="28"/>
        </w:rPr>
        <w:t xml:space="preserve"> –</w:t>
      </w:r>
      <w:r w:rsidR="00A00AFD">
        <w:rPr>
          <w:rFonts w:ascii="Cambria" w:hAnsi="Cambria"/>
          <w:sz w:val="28"/>
          <w:szCs w:val="28"/>
        </w:rPr>
        <w:t xml:space="preserve"> </w:t>
      </w:r>
      <w:del w:id="28179" w:author="Daisy Watt" w:date="2026-06-24T15:13:00Z" w16du:dateUtc="2026-06-24T13:13:00Z">
        <w:r w:rsidR="00836917" w:rsidDel="008B57B6">
          <w:rPr>
            <w:rFonts w:ascii="Cambria" w:hAnsi="Cambria"/>
            <w:sz w:val="28"/>
            <w:szCs w:val="28"/>
          </w:rPr>
          <w:delText xml:space="preserve">which </w:delText>
        </w:r>
        <w:r w:rsidR="008C24F5" w:rsidDel="008B57B6">
          <w:rPr>
            <w:rFonts w:ascii="Cambria" w:hAnsi="Cambria"/>
            <w:sz w:val="28"/>
            <w:szCs w:val="28"/>
          </w:rPr>
          <w:delText xml:space="preserve">would get </w:delText>
        </w:r>
        <w:r w:rsidR="00836917" w:rsidDel="008B57B6">
          <w:rPr>
            <w:rFonts w:ascii="Cambria" w:hAnsi="Cambria"/>
            <w:sz w:val="28"/>
            <w:szCs w:val="28"/>
          </w:rPr>
          <w:delText>them</w:delText>
        </w:r>
        <w:r w:rsidR="00A00AFD" w:rsidDel="008B57B6">
          <w:rPr>
            <w:rFonts w:ascii="Cambria" w:hAnsi="Cambria"/>
            <w:sz w:val="28"/>
            <w:szCs w:val="28"/>
          </w:rPr>
          <w:delText xml:space="preserve"> nowhere much</w:delText>
        </w:r>
      </w:del>
      <w:ins w:id="28180" w:author="Daisy Watt" w:date="2026-06-24T15:13:00Z" w16du:dateUtc="2026-06-24T13:13:00Z">
        <w:r w:rsidR="00B873E9">
          <w:rPr>
            <w:rFonts w:ascii="Cambria" w:hAnsi="Cambria"/>
            <w:sz w:val="28"/>
            <w:szCs w:val="28"/>
          </w:rPr>
          <w:t>virtue</w:t>
        </w:r>
      </w:ins>
      <w:ins w:id="28181" w:author="Daisy Watt" w:date="2026-06-24T15:14:00Z" w16du:dateUtc="2026-06-24T13:14:00Z">
        <w:r w:rsidR="00434CF6">
          <w:rPr>
            <w:rFonts w:ascii="Cambria" w:hAnsi="Cambria"/>
            <w:sz w:val="28"/>
            <w:szCs w:val="28"/>
          </w:rPr>
          <w:t>s</w:t>
        </w:r>
      </w:ins>
      <w:ins w:id="28182" w:author="Daisy Watt" w:date="2026-06-24T15:13:00Z" w16du:dateUtc="2026-06-24T13:13:00Z">
        <w:r w:rsidR="008B57B6">
          <w:rPr>
            <w:rFonts w:ascii="Cambria" w:hAnsi="Cambria"/>
            <w:sz w:val="28"/>
            <w:szCs w:val="28"/>
          </w:rPr>
          <w:t xml:space="preserve"> that usually got them nowhere</w:t>
        </w:r>
      </w:ins>
      <w:r w:rsidR="00A00AFD">
        <w:rPr>
          <w:rFonts w:ascii="Cambria" w:hAnsi="Cambria"/>
          <w:sz w:val="28"/>
          <w:szCs w:val="28"/>
        </w:rPr>
        <w:t>.</w:t>
      </w:r>
    </w:p>
    <w:p w14:paraId="1A4DD471" w14:textId="23675DD9" w:rsidR="00A00AFD" w:rsidRDefault="00EF0CFE" w:rsidP="006F7124">
      <w:pPr>
        <w:spacing w:line="360" w:lineRule="auto"/>
        <w:contextualSpacing/>
        <w:rPr>
          <w:rFonts w:ascii="Cambria" w:hAnsi="Cambria"/>
          <w:sz w:val="28"/>
          <w:szCs w:val="28"/>
        </w:rPr>
      </w:pPr>
      <w:r>
        <w:rPr>
          <w:rFonts w:ascii="Cambria" w:hAnsi="Cambria"/>
          <w:sz w:val="28"/>
          <w:szCs w:val="28"/>
        </w:rPr>
        <w:tab/>
      </w:r>
      <w:r w:rsidR="005A1673">
        <w:rPr>
          <w:rFonts w:ascii="Cambria" w:hAnsi="Cambria"/>
          <w:sz w:val="28"/>
          <w:szCs w:val="28"/>
        </w:rPr>
        <w:t>And</w:t>
      </w:r>
      <w:r w:rsidR="008C24F5">
        <w:rPr>
          <w:rFonts w:ascii="Cambria" w:hAnsi="Cambria"/>
          <w:sz w:val="28"/>
          <w:szCs w:val="28"/>
        </w:rPr>
        <w:t>,</w:t>
      </w:r>
      <w:r w:rsidR="005A1673">
        <w:rPr>
          <w:rFonts w:ascii="Cambria" w:hAnsi="Cambria"/>
          <w:sz w:val="28"/>
          <w:szCs w:val="28"/>
        </w:rPr>
        <w:t xml:space="preserve"> in Rayne’s case, i</w:t>
      </w:r>
      <w:r>
        <w:rPr>
          <w:rFonts w:ascii="Cambria" w:hAnsi="Cambria"/>
          <w:sz w:val="28"/>
          <w:szCs w:val="28"/>
        </w:rPr>
        <w:t xml:space="preserve">t transpired that Violet had </w:t>
      </w:r>
      <w:ins w:id="28183" w:author="Claire S" w:date="2026-08-04T11:03:00Z" w16du:dateUtc="2026-08-04T10:03:00Z">
        <w:r w:rsidR="000B055B">
          <w:rPr>
            <w:rFonts w:ascii="Cambria" w:hAnsi="Cambria"/>
            <w:sz w:val="28"/>
            <w:szCs w:val="28"/>
          </w:rPr>
          <w:t>re</w:t>
        </w:r>
      </w:ins>
      <w:r>
        <w:rPr>
          <w:rFonts w:ascii="Cambria" w:hAnsi="Cambria"/>
          <w:sz w:val="28"/>
          <w:szCs w:val="28"/>
        </w:rPr>
        <w:t xml:space="preserve">written a lot of </w:t>
      </w:r>
      <w:r w:rsidR="005A1673">
        <w:rPr>
          <w:rFonts w:ascii="Cambria" w:hAnsi="Cambria"/>
          <w:sz w:val="28"/>
          <w:szCs w:val="28"/>
        </w:rPr>
        <w:t>his</w:t>
      </w:r>
      <w:r>
        <w:rPr>
          <w:rFonts w:ascii="Cambria" w:hAnsi="Cambria"/>
          <w:sz w:val="28"/>
          <w:szCs w:val="28"/>
        </w:rPr>
        <w:t xml:space="preserve"> work</w:t>
      </w:r>
      <w:r w:rsidR="008C24F5">
        <w:rPr>
          <w:rFonts w:ascii="Cambria" w:hAnsi="Cambria"/>
          <w:sz w:val="28"/>
          <w:szCs w:val="28"/>
        </w:rPr>
        <w:t xml:space="preserve"> </w:t>
      </w:r>
      <w:del w:id="28184" w:author="Daisy Watt" w:date="2026-06-24T15:15:00Z" w16du:dateUtc="2026-06-24T13:15:00Z">
        <w:r w:rsidR="008C24F5" w:rsidDel="00ED4437">
          <w:rPr>
            <w:rFonts w:ascii="Cambria" w:hAnsi="Cambria"/>
            <w:sz w:val="28"/>
            <w:szCs w:val="28"/>
          </w:rPr>
          <w:delText>-</w:delText>
        </w:r>
      </w:del>
      <w:ins w:id="28185" w:author="Daisy Watt" w:date="2026-06-24T15:15:00Z" w16du:dateUtc="2026-06-24T13:15:00Z">
        <w:r w:rsidR="00ED4437">
          <w:rPr>
            <w:rFonts w:ascii="Cambria" w:hAnsi="Cambria"/>
            <w:sz w:val="28"/>
            <w:szCs w:val="28"/>
          </w:rPr>
          <w:t>–</w:t>
        </w:r>
      </w:ins>
      <w:r w:rsidR="005A1673">
        <w:rPr>
          <w:rFonts w:ascii="Cambria" w:hAnsi="Cambria"/>
          <w:sz w:val="28"/>
          <w:szCs w:val="28"/>
        </w:rPr>
        <w:t xml:space="preserve"> for which she’d have seen </w:t>
      </w:r>
      <w:r w:rsidR="00010FF5">
        <w:rPr>
          <w:rFonts w:ascii="Cambria" w:hAnsi="Cambria"/>
          <w:sz w:val="28"/>
          <w:szCs w:val="28"/>
        </w:rPr>
        <w:t xml:space="preserve">precisely </w:t>
      </w:r>
      <w:r w:rsidR="005A1673">
        <w:rPr>
          <w:rFonts w:ascii="Cambria" w:hAnsi="Cambria"/>
          <w:sz w:val="28"/>
          <w:szCs w:val="28"/>
        </w:rPr>
        <w:t>no recompense</w:t>
      </w:r>
      <w:ins w:id="28186" w:author="Claire S" w:date="2026-06-05T18:24:00Z" w16du:dateUtc="2026-06-05T17:24:00Z">
        <w:r w:rsidR="00B1672A">
          <w:rPr>
            <w:rFonts w:ascii="Cambria" w:hAnsi="Cambria"/>
            <w:sz w:val="28"/>
            <w:szCs w:val="28"/>
          </w:rPr>
          <w:t>,</w:t>
        </w:r>
      </w:ins>
      <w:r w:rsidR="008C24F5">
        <w:rPr>
          <w:rFonts w:ascii="Cambria" w:hAnsi="Cambria"/>
          <w:sz w:val="28"/>
          <w:szCs w:val="28"/>
        </w:rPr>
        <w:t xml:space="preserve"> apart from a bit of gratitude</w:t>
      </w:r>
      <w:ins w:id="28187" w:author="Claire S" w:date="2026-06-05T18:25:00Z" w16du:dateUtc="2026-06-05T17:25:00Z">
        <w:r w:rsidR="00B1672A">
          <w:rPr>
            <w:rFonts w:ascii="Cambria" w:hAnsi="Cambria"/>
            <w:sz w:val="28"/>
            <w:szCs w:val="28"/>
          </w:rPr>
          <w:t xml:space="preserve"> </w:t>
        </w:r>
      </w:ins>
      <w:ins w:id="28188" w:author="Claire S" w:date="2026-06-06T10:23:00Z" w16du:dateUtc="2026-06-06T09:23:00Z">
        <w:r w:rsidR="00DF2526">
          <w:rPr>
            <w:rFonts w:ascii="Cambria" w:hAnsi="Cambria"/>
            <w:sz w:val="28"/>
            <w:szCs w:val="28"/>
          </w:rPr>
          <w:t xml:space="preserve">and a few bottles of wine </w:t>
        </w:r>
      </w:ins>
      <w:ins w:id="28189" w:author="Claire S" w:date="2026-06-05T18:25:00Z" w16du:dateUtc="2026-06-05T17:25:00Z">
        <w:r w:rsidR="00B1672A">
          <w:rPr>
            <w:rFonts w:ascii="Cambria" w:hAnsi="Cambria"/>
            <w:sz w:val="28"/>
            <w:szCs w:val="28"/>
          </w:rPr>
          <w:t>from Dex</w:t>
        </w:r>
      </w:ins>
      <w:r w:rsidR="005A1673">
        <w:rPr>
          <w:rFonts w:ascii="Cambria" w:hAnsi="Cambria"/>
          <w:sz w:val="28"/>
          <w:szCs w:val="28"/>
        </w:rPr>
        <w:t>. N</w:t>
      </w:r>
      <w:r>
        <w:rPr>
          <w:rFonts w:ascii="Cambria" w:hAnsi="Cambria"/>
          <w:sz w:val="28"/>
          <w:szCs w:val="28"/>
        </w:rPr>
        <w:t>o wonder she was angry</w:t>
      </w:r>
      <w:r w:rsidR="00010FF5">
        <w:rPr>
          <w:rFonts w:ascii="Cambria" w:hAnsi="Cambria"/>
          <w:sz w:val="28"/>
          <w:szCs w:val="28"/>
        </w:rPr>
        <w:t xml:space="preserve"> </w:t>
      </w:r>
      <w:del w:id="28190" w:author="Daisy Watt" w:date="2026-06-24T15:15:00Z" w16du:dateUtc="2026-06-24T13:15:00Z">
        <w:r w:rsidR="00010FF5" w:rsidDel="00ED4437">
          <w:rPr>
            <w:rFonts w:ascii="Cambria" w:hAnsi="Cambria"/>
            <w:sz w:val="28"/>
            <w:szCs w:val="28"/>
          </w:rPr>
          <w:delText>-</w:delText>
        </w:r>
      </w:del>
      <w:ins w:id="28191" w:author="Daisy Watt" w:date="2026-06-24T15:15:00Z" w16du:dateUtc="2026-06-24T13:15:00Z">
        <w:r w:rsidR="00ED4437">
          <w:rPr>
            <w:rFonts w:ascii="Cambria" w:hAnsi="Cambria"/>
            <w:sz w:val="28"/>
            <w:szCs w:val="28"/>
          </w:rPr>
          <w:t>–</w:t>
        </w:r>
      </w:ins>
      <w:r w:rsidR="00010FF5">
        <w:rPr>
          <w:rFonts w:ascii="Cambria" w:hAnsi="Cambria"/>
          <w:sz w:val="28"/>
          <w:szCs w:val="28"/>
        </w:rPr>
        <w:t xml:space="preserve"> </w:t>
      </w:r>
      <w:r w:rsidR="00A00AFD">
        <w:rPr>
          <w:rFonts w:ascii="Cambria" w:hAnsi="Cambria"/>
          <w:sz w:val="28"/>
          <w:szCs w:val="28"/>
        </w:rPr>
        <w:t xml:space="preserve">though </w:t>
      </w:r>
      <w:r w:rsidR="00010FF5">
        <w:rPr>
          <w:rFonts w:ascii="Cambria" w:hAnsi="Cambria"/>
          <w:sz w:val="28"/>
          <w:szCs w:val="28"/>
        </w:rPr>
        <w:t xml:space="preserve">it was still </w:t>
      </w:r>
      <w:r w:rsidR="00A00AFD">
        <w:rPr>
          <w:rFonts w:ascii="Cambria" w:hAnsi="Cambria"/>
          <w:sz w:val="28"/>
          <w:szCs w:val="28"/>
        </w:rPr>
        <w:t>no reason to kill her boss</w:t>
      </w:r>
      <w:r>
        <w:rPr>
          <w:rFonts w:ascii="Cambria" w:hAnsi="Cambria"/>
          <w:sz w:val="28"/>
          <w:szCs w:val="28"/>
        </w:rPr>
        <w:t xml:space="preserve">. </w:t>
      </w:r>
    </w:p>
    <w:p w14:paraId="511947E3" w14:textId="305E2AAF" w:rsidR="009B5152" w:rsidRDefault="00B728BF" w:rsidP="00A00AFD">
      <w:pPr>
        <w:spacing w:line="360" w:lineRule="auto"/>
        <w:ind w:firstLine="720"/>
        <w:contextualSpacing/>
        <w:rPr>
          <w:rFonts w:ascii="Cambria" w:hAnsi="Cambria"/>
          <w:sz w:val="28"/>
          <w:szCs w:val="28"/>
        </w:rPr>
      </w:pPr>
      <w:r>
        <w:rPr>
          <w:rFonts w:ascii="Cambria" w:hAnsi="Cambria"/>
          <w:sz w:val="28"/>
          <w:szCs w:val="28"/>
        </w:rPr>
        <w:t>As Danvers stopped the car outside her gates, Savannah lean</w:t>
      </w:r>
      <w:ins w:id="28192" w:author="Daisy Watt" w:date="2026-06-16T17:35:00Z" w16du:dateUtc="2026-06-16T16:35:00Z">
        <w:r w:rsidR="00B50750">
          <w:rPr>
            <w:rFonts w:ascii="Cambria" w:hAnsi="Cambria"/>
            <w:sz w:val="28"/>
            <w:szCs w:val="28"/>
          </w:rPr>
          <w:t>ed</w:t>
        </w:r>
      </w:ins>
      <w:del w:id="28193" w:author="Daisy Watt" w:date="2026-06-16T17:35:00Z" w16du:dateUtc="2026-06-16T16:35:00Z">
        <w:r w:rsidDel="00B50750">
          <w:rPr>
            <w:rFonts w:ascii="Cambria" w:hAnsi="Cambria"/>
            <w:sz w:val="28"/>
            <w:szCs w:val="28"/>
          </w:rPr>
          <w:delText>t</w:delText>
        </w:r>
      </w:del>
      <w:r>
        <w:rPr>
          <w:rFonts w:ascii="Cambria" w:hAnsi="Cambria"/>
          <w:sz w:val="28"/>
          <w:szCs w:val="28"/>
        </w:rPr>
        <w:t xml:space="preserve"> forward</w:t>
      </w:r>
      <w:ins w:id="28194" w:author="Daisy Watt" w:date="2026-06-16T17:19:00Z" w16du:dateUtc="2026-06-16T16:19:00Z">
        <w:r w:rsidR="00F00933">
          <w:rPr>
            <w:rFonts w:ascii="Cambria" w:hAnsi="Cambria"/>
            <w:sz w:val="28"/>
            <w:szCs w:val="28"/>
          </w:rPr>
          <w:t>s</w:t>
        </w:r>
      </w:ins>
      <w:r>
        <w:rPr>
          <w:rFonts w:ascii="Cambria" w:hAnsi="Cambria"/>
          <w:sz w:val="28"/>
          <w:szCs w:val="28"/>
        </w:rPr>
        <w:t>.</w:t>
      </w:r>
    </w:p>
    <w:p w14:paraId="12C99670" w14:textId="11EAC40F" w:rsidR="00B728BF" w:rsidRDefault="00B728BF" w:rsidP="006F7124">
      <w:pPr>
        <w:spacing w:line="360" w:lineRule="auto"/>
        <w:contextualSpacing/>
        <w:rPr>
          <w:rFonts w:ascii="Cambria" w:hAnsi="Cambria"/>
          <w:sz w:val="28"/>
          <w:szCs w:val="28"/>
        </w:rPr>
      </w:pPr>
      <w:r>
        <w:rPr>
          <w:rFonts w:ascii="Cambria" w:hAnsi="Cambria"/>
          <w:sz w:val="28"/>
          <w:szCs w:val="28"/>
        </w:rPr>
        <w:tab/>
        <w:t>‘Danvers</w:t>
      </w:r>
      <w:r w:rsidR="00EF0CFE">
        <w:rPr>
          <w:rFonts w:ascii="Cambria" w:hAnsi="Cambria"/>
          <w:sz w:val="28"/>
          <w:szCs w:val="28"/>
        </w:rPr>
        <w:t>,</w:t>
      </w:r>
      <w:r>
        <w:rPr>
          <w:rFonts w:ascii="Cambria" w:hAnsi="Cambria"/>
          <w:sz w:val="28"/>
          <w:szCs w:val="28"/>
        </w:rPr>
        <w:t xml:space="preserve"> </w:t>
      </w:r>
      <w:r w:rsidR="000D1ECE">
        <w:rPr>
          <w:rFonts w:ascii="Cambria" w:hAnsi="Cambria"/>
          <w:sz w:val="28"/>
          <w:szCs w:val="28"/>
        </w:rPr>
        <w:t>may</w:t>
      </w:r>
      <w:r>
        <w:rPr>
          <w:rFonts w:ascii="Cambria" w:hAnsi="Cambria"/>
          <w:sz w:val="28"/>
          <w:szCs w:val="28"/>
        </w:rPr>
        <w:t xml:space="preserve"> I ask you something?’ </w:t>
      </w:r>
    </w:p>
    <w:p w14:paraId="76D8521E" w14:textId="205536C5" w:rsidR="00B728BF" w:rsidRDefault="00B728BF" w:rsidP="006F7124">
      <w:pPr>
        <w:spacing w:line="360" w:lineRule="auto"/>
        <w:contextualSpacing/>
        <w:rPr>
          <w:rFonts w:ascii="Cambria" w:hAnsi="Cambria"/>
          <w:sz w:val="28"/>
          <w:szCs w:val="28"/>
        </w:rPr>
      </w:pPr>
      <w:r>
        <w:rPr>
          <w:rFonts w:ascii="Cambria" w:hAnsi="Cambria"/>
          <w:sz w:val="28"/>
          <w:szCs w:val="28"/>
        </w:rPr>
        <w:tab/>
        <w:t>‘</w:t>
      </w:r>
      <w:ins w:id="28195" w:author="Daisy Watt" w:date="2026-06-24T15:15:00Z" w16du:dateUtc="2026-06-24T13:15:00Z">
        <w:r w:rsidR="006A0951">
          <w:rPr>
            <w:rFonts w:ascii="Cambria" w:hAnsi="Cambria"/>
            <w:sz w:val="28"/>
            <w:szCs w:val="28"/>
          </w:rPr>
          <w:t>’</w:t>
        </w:r>
      </w:ins>
      <w:r>
        <w:rPr>
          <w:rFonts w:ascii="Cambria" w:hAnsi="Cambria"/>
          <w:sz w:val="28"/>
          <w:szCs w:val="28"/>
        </w:rPr>
        <w:t>Course, ma’am.’</w:t>
      </w:r>
    </w:p>
    <w:p w14:paraId="7393F292" w14:textId="2EEC6476" w:rsidR="00B728BF" w:rsidRDefault="00B728BF" w:rsidP="006F7124">
      <w:pPr>
        <w:spacing w:line="360" w:lineRule="auto"/>
        <w:contextualSpacing/>
        <w:rPr>
          <w:rFonts w:ascii="Cambria" w:hAnsi="Cambria"/>
          <w:sz w:val="28"/>
          <w:szCs w:val="28"/>
        </w:rPr>
      </w:pPr>
      <w:r>
        <w:rPr>
          <w:rFonts w:ascii="Cambria" w:hAnsi="Cambria"/>
          <w:sz w:val="28"/>
          <w:szCs w:val="28"/>
        </w:rPr>
        <w:tab/>
        <w:t xml:space="preserve">‘Please, just Savannah. </w:t>
      </w:r>
      <w:r w:rsidR="000D1ECE">
        <w:rPr>
          <w:rFonts w:ascii="Cambria" w:hAnsi="Cambria"/>
          <w:sz w:val="28"/>
          <w:szCs w:val="28"/>
        </w:rPr>
        <w:t xml:space="preserve">But </w:t>
      </w:r>
      <w:r w:rsidR="005A1673">
        <w:rPr>
          <w:rFonts w:ascii="Cambria" w:hAnsi="Cambria"/>
          <w:sz w:val="28"/>
          <w:szCs w:val="28"/>
        </w:rPr>
        <w:t xml:space="preserve">I wanted to know, </w:t>
      </w:r>
      <w:r>
        <w:rPr>
          <w:rFonts w:ascii="Cambria" w:hAnsi="Cambria"/>
          <w:sz w:val="28"/>
          <w:szCs w:val="28"/>
        </w:rPr>
        <w:t xml:space="preserve">what </w:t>
      </w:r>
      <w:r w:rsidR="000D1ECE">
        <w:rPr>
          <w:rFonts w:ascii="Cambria" w:hAnsi="Cambria"/>
          <w:sz w:val="28"/>
          <w:szCs w:val="28"/>
        </w:rPr>
        <w:t>should</w:t>
      </w:r>
      <w:r>
        <w:rPr>
          <w:rFonts w:ascii="Cambria" w:hAnsi="Cambria"/>
          <w:sz w:val="28"/>
          <w:szCs w:val="28"/>
        </w:rPr>
        <w:t xml:space="preserve"> I call you?’</w:t>
      </w:r>
    </w:p>
    <w:p w14:paraId="33A19C3D" w14:textId="0A1DD4DC" w:rsidR="00B728BF" w:rsidRDefault="00B728BF" w:rsidP="006F7124">
      <w:pPr>
        <w:spacing w:line="360" w:lineRule="auto"/>
        <w:contextualSpacing/>
        <w:rPr>
          <w:rFonts w:ascii="Cambria" w:hAnsi="Cambria"/>
          <w:sz w:val="28"/>
          <w:szCs w:val="28"/>
        </w:rPr>
      </w:pPr>
      <w:r>
        <w:rPr>
          <w:rFonts w:ascii="Cambria" w:hAnsi="Cambria"/>
          <w:sz w:val="28"/>
          <w:szCs w:val="28"/>
        </w:rPr>
        <w:tab/>
      </w:r>
      <w:r w:rsidR="00551FD4">
        <w:rPr>
          <w:rFonts w:ascii="Cambria" w:hAnsi="Cambria"/>
          <w:sz w:val="28"/>
          <w:szCs w:val="28"/>
        </w:rPr>
        <w:t xml:space="preserve">The tips of </w:t>
      </w:r>
      <w:r w:rsidR="00D81872">
        <w:rPr>
          <w:rFonts w:ascii="Cambria" w:hAnsi="Cambria"/>
          <w:sz w:val="28"/>
          <w:szCs w:val="28"/>
        </w:rPr>
        <w:t>the driver’</w:t>
      </w:r>
      <w:r>
        <w:rPr>
          <w:rFonts w:ascii="Cambria" w:hAnsi="Cambria"/>
          <w:sz w:val="28"/>
          <w:szCs w:val="28"/>
        </w:rPr>
        <w:t>s ears went red. ‘Danvers will do, ma’</w:t>
      </w:r>
      <w:r w:rsidR="00E601AA">
        <w:rPr>
          <w:rFonts w:ascii="Cambria" w:hAnsi="Cambria"/>
          <w:sz w:val="28"/>
          <w:szCs w:val="28"/>
        </w:rPr>
        <w:t>am</w:t>
      </w:r>
      <w:r>
        <w:rPr>
          <w:rFonts w:ascii="Cambria" w:hAnsi="Cambria"/>
          <w:sz w:val="28"/>
          <w:szCs w:val="28"/>
        </w:rPr>
        <w:t xml:space="preserve"> – Savannah.’</w:t>
      </w:r>
    </w:p>
    <w:p w14:paraId="6A9EF3C0" w14:textId="3CB7886F" w:rsidR="00B728BF" w:rsidRDefault="00B728BF" w:rsidP="006F7124">
      <w:pPr>
        <w:spacing w:line="360" w:lineRule="auto"/>
        <w:contextualSpacing/>
        <w:rPr>
          <w:rFonts w:ascii="Cambria" w:hAnsi="Cambria"/>
          <w:sz w:val="28"/>
          <w:szCs w:val="28"/>
        </w:rPr>
      </w:pPr>
      <w:r>
        <w:rPr>
          <w:rFonts w:ascii="Cambria" w:hAnsi="Cambria"/>
          <w:sz w:val="28"/>
          <w:szCs w:val="28"/>
        </w:rPr>
        <w:tab/>
        <w:t xml:space="preserve">‘But </w:t>
      </w:r>
      <w:commentRangeStart w:id="28196"/>
      <w:commentRangeStart w:id="28197"/>
      <w:r>
        <w:rPr>
          <w:rFonts w:ascii="Cambria" w:hAnsi="Cambria"/>
          <w:sz w:val="28"/>
          <w:szCs w:val="28"/>
        </w:rPr>
        <w:t xml:space="preserve">what’s your </w:t>
      </w:r>
      <w:r w:rsidR="006154EB">
        <w:rPr>
          <w:rFonts w:ascii="Cambria" w:hAnsi="Cambria"/>
          <w:sz w:val="28"/>
          <w:szCs w:val="28"/>
        </w:rPr>
        <w:t>actual name?</w:t>
      </w:r>
      <w:commentRangeEnd w:id="28196"/>
      <w:r w:rsidR="0067514C">
        <w:rPr>
          <w:rStyle w:val="CommentReference"/>
          <w:rFonts w:ascii="Cambria" w:hAnsi="Cambria"/>
          <w:sz w:val="28"/>
          <w:szCs w:val="28"/>
        </w:rPr>
        <w:commentReference w:id="28196"/>
      </w:r>
      <w:commentRangeEnd w:id="28197"/>
      <w:r w:rsidR="005F0211">
        <w:rPr>
          <w:rStyle w:val="CommentReference"/>
          <w:rFonts w:ascii="Cambria" w:hAnsi="Cambria"/>
          <w:sz w:val="28"/>
          <w:szCs w:val="28"/>
        </w:rPr>
        <w:commentReference w:id="28197"/>
      </w:r>
      <w:r w:rsidR="006154EB">
        <w:rPr>
          <w:rFonts w:ascii="Cambria" w:hAnsi="Cambria"/>
          <w:sz w:val="28"/>
          <w:szCs w:val="28"/>
        </w:rPr>
        <w:t>’</w:t>
      </w:r>
    </w:p>
    <w:p w14:paraId="77DE3A7F" w14:textId="132B8853" w:rsidR="006154EB" w:rsidRDefault="006154EB" w:rsidP="006F7124">
      <w:pPr>
        <w:spacing w:line="360" w:lineRule="auto"/>
        <w:contextualSpacing/>
        <w:rPr>
          <w:rFonts w:ascii="Cambria" w:hAnsi="Cambria"/>
          <w:sz w:val="28"/>
          <w:szCs w:val="28"/>
        </w:rPr>
      </w:pPr>
      <w:r>
        <w:rPr>
          <w:rFonts w:ascii="Cambria" w:hAnsi="Cambria"/>
          <w:sz w:val="28"/>
          <w:szCs w:val="28"/>
        </w:rPr>
        <w:tab/>
        <w:t xml:space="preserve">‘Derek,’ he </w:t>
      </w:r>
      <w:r w:rsidR="008E4C22">
        <w:rPr>
          <w:rFonts w:ascii="Cambria" w:hAnsi="Cambria"/>
          <w:sz w:val="28"/>
          <w:szCs w:val="28"/>
        </w:rPr>
        <w:t>confesse</w:t>
      </w:r>
      <w:r>
        <w:rPr>
          <w:rFonts w:ascii="Cambria" w:hAnsi="Cambria"/>
          <w:sz w:val="28"/>
          <w:szCs w:val="28"/>
        </w:rPr>
        <w:t>d</w:t>
      </w:r>
      <w:r w:rsidR="00E601AA">
        <w:rPr>
          <w:rFonts w:ascii="Cambria" w:hAnsi="Cambria"/>
          <w:sz w:val="28"/>
          <w:szCs w:val="28"/>
        </w:rPr>
        <w:t xml:space="preserve">, </w:t>
      </w:r>
      <w:r w:rsidR="00176D3C">
        <w:rPr>
          <w:rFonts w:ascii="Cambria" w:hAnsi="Cambria"/>
          <w:sz w:val="28"/>
          <w:szCs w:val="28"/>
        </w:rPr>
        <w:t xml:space="preserve">almost </w:t>
      </w:r>
      <w:r w:rsidR="00551FD4">
        <w:rPr>
          <w:rFonts w:ascii="Cambria" w:hAnsi="Cambria"/>
          <w:sz w:val="28"/>
          <w:szCs w:val="28"/>
        </w:rPr>
        <w:t>child</w:t>
      </w:r>
      <w:del w:id="28198" w:author="Daisy Watt" w:date="2026-06-24T15:16:00Z" w16du:dateUtc="2026-06-24T13:16:00Z">
        <w:r w:rsidR="00551FD4" w:rsidDel="00A60DB9">
          <w:rPr>
            <w:rFonts w:ascii="Cambria" w:hAnsi="Cambria"/>
            <w:sz w:val="28"/>
            <w:szCs w:val="28"/>
          </w:rPr>
          <w:delText>-</w:delText>
        </w:r>
      </w:del>
      <w:r w:rsidR="00551FD4">
        <w:rPr>
          <w:rFonts w:ascii="Cambria" w:hAnsi="Cambria"/>
          <w:sz w:val="28"/>
          <w:szCs w:val="28"/>
        </w:rPr>
        <w:t>like</w:t>
      </w:r>
      <w:r w:rsidR="00176D3C">
        <w:rPr>
          <w:rFonts w:ascii="Cambria" w:hAnsi="Cambria"/>
          <w:sz w:val="28"/>
          <w:szCs w:val="28"/>
        </w:rPr>
        <w:t xml:space="preserve"> with pleasure</w:t>
      </w:r>
      <w:r>
        <w:rPr>
          <w:rFonts w:ascii="Cambria" w:hAnsi="Cambria"/>
          <w:sz w:val="28"/>
          <w:szCs w:val="28"/>
        </w:rPr>
        <w:t xml:space="preserve">. </w:t>
      </w:r>
    </w:p>
    <w:p w14:paraId="1B8CADBC" w14:textId="71BD21D5" w:rsidR="006154EB" w:rsidRDefault="006154EB" w:rsidP="006F7124">
      <w:pPr>
        <w:spacing w:line="360" w:lineRule="auto"/>
        <w:contextualSpacing/>
        <w:rPr>
          <w:rFonts w:ascii="Cambria" w:hAnsi="Cambria"/>
          <w:sz w:val="28"/>
          <w:szCs w:val="28"/>
        </w:rPr>
      </w:pPr>
      <w:r>
        <w:rPr>
          <w:rFonts w:ascii="Cambria" w:hAnsi="Cambria"/>
          <w:sz w:val="28"/>
          <w:szCs w:val="28"/>
        </w:rPr>
        <w:tab/>
        <w:t>‘</w:t>
      </w:r>
      <w:r w:rsidR="008E4C22">
        <w:rPr>
          <w:rFonts w:ascii="Cambria" w:hAnsi="Cambria"/>
          <w:sz w:val="28"/>
          <w:szCs w:val="28"/>
        </w:rPr>
        <w:t>Oh</w:t>
      </w:r>
      <w:r w:rsidR="008D1BC1">
        <w:rPr>
          <w:rFonts w:ascii="Cambria" w:hAnsi="Cambria"/>
          <w:sz w:val="28"/>
          <w:szCs w:val="28"/>
        </w:rPr>
        <w:t xml:space="preserve">, </w:t>
      </w:r>
      <w:r w:rsidR="00972584">
        <w:rPr>
          <w:rFonts w:ascii="Cambria" w:hAnsi="Cambria"/>
          <w:sz w:val="28"/>
          <w:szCs w:val="28"/>
        </w:rPr>
        <w:t>I am sorry.</w:t>
      </w:r>
      <w:r>
        <w:rPr>
          <w:rFonts w:ascii="Cambria" w:hAnsi="Cambria"/>
          <w:sz w:val="28"/>
          <w:szCs w:val="28"/>
        </w:rPr>
        <w:t>’ Savannah opened her door. ‘</w:t>
      </w:r>
      <w:r w:rsidR="008E4C22">
        <w:rPr>
          <w:rFonts w:ascii="Cambria" w:hAnsi="Cambria"/>
          <w:sz w:val="28"/>
          <w:szCs w:val="28"/>
        </w:rPr>
        <w:t xml:space="preserve">Probably better to </w:t>
      </w:r>
      <w:r>
        <w:rPr>
          <w:rFonts w:ascii="Cambria" w:hAnsi="Cambria"/>
          <w:sz w:val="28"/>
          <w:szCs w:val="28"/>
        </w:rPr>
        <w:t xml:space="preserve">stick with Danvers, </w:t>
      </w:r>
      <w:r w:rsidR="008E4C22">
        <w:rPr>
          <w:rFonts w:ascii="Cambria" w:hAnsi="Cambria"/>
          <w:sz w:val="28"/>
          <w:szCs w:val="28"/>
        </w:rPr>
        <w:t>don’t you think</w:t>
      </w:r>
      <w:r>
        <w:rPr>
          <w:rFonts w:ascii="Cambria" w:hAnsi="Cambria"/>
          <w:sz w:val="28"/>
          <w:szCs w:val="28"/>
        </w:rPr>
        <w:t>?’</w:t>
      </w:r>
    </w:p>
    <w:p w14:paraId="55C9949F" w14:textId="75CFEBAD" w:rsidR="008E4C22" w:rsidRDefault="00DC38A9" w:rsidP="006F7124">
      <w:pPr>
        <w:spacing w:line="360" w:lineRule="auto"/>
        <w:contextualSpacing/>
        <w:rPr>
          <w:rFonts w:ascii="Cambria" w:hAnsi="Cambria"/>
          <w:sz w:val="28"/>
          <w:szCs w:val="28"/>
        </w:rPr>
      </w:pPr>
      <w:r>
        <w:rPr>
          <w:rFonts w:ascii="Cambria" w:hAnsi="Cambria"/>
          <w:sz w:val="28"/>
          <w:szCs w:val="28"/>
        </w:rPr>
        <w:tab/>
      </w:r>
      <w:ins w:id="28199" w:author="Claire S" w:date="2026-08-04T11:32:00Z" w16du:dateUtc="2026-08-04T10:32:00Z">
        <w:r w:rsidR="00663522">
          <w:rPr>
            <w:rFonts w:ascii="Cambria" w:hAnsi="Cambria"/>
            <w:sz w:val="28"/>
            <w:szCs w:val="28"/>
          </w:rPr>
          <w:t>Despite her heavy heart, s</w:t>
        </w:r>
      </w:ins>
      <w:del w:id="28200" w:author="Claire S" w:date="2026-08-04T11:32:00Z" w16du:dateUtc="2026-08-04T10:32:00Z">
        <w:r w:rsidR="006154EB" w:rsidDel="00663522">
          <w:rPr>
            <w:rFonts w:ascii="Cambria" w:hAnsi="Cambria"/>
            <w:sz w:val="28"/>
            <w:szCs w:val="28"/>
          </w:rPr>
          <w:delText>S</w:delText>
        </w:r>
      </w:del>
      <w:r w:rsidR="006154EB">
        <w:rPr>
          <w:rFonts w:ascii="Cambria" w:hAnsi="Cambria"/>
          <w:sz w:val="28"/>
          <w:szCs w:val="28"/>
        </w:rPr>
        <w:t xml:space="preserve">he </w:t>
      </w:r>
      <w:r w:rsidR="005A1673">
        <w:rPr>
          <w:rFonts w:ascii="Cambria" w:hAnsi="Cambria"/>
          <w:sz w:val="28"/>
          <w:szCs w:val="28"/>
        </w:rPr>
        <w:t>sashay</w:t>
      </w:r>
      <w:r w:rsidR="006154EB">
        <w:rPr>
          <w:rFonts w:ascii="Cambria" w:hAnsi="Cambria"/>
          <w:sz w:val="28"/>
          <w:szCs w:val="28"/>
        </w:rPr>
        <w:t xml:space="preserve">ed back up the garden path to </w:t>
      </w:r>
      <w:r w:rsidR="005A1673">
        <w:rPr>
          <w:rFonts w:ascii="Cambria" w:hAnsi="Cambria"/>
          <w:sz w:val="28"/>
          <w:szCs w:val="28"/>
        </w:rPr>
        <w:t>her beautiful</w:t>
      </w:r>
      <w:r w:rsidR="006154EB">
        <w:rPr>
          <w:rFonts w:ascii="Cambria" w:hAnsi="Cambria"/>
          <w:sz w:val="28"/>
          <w:szCs w:val="28"/>
        </w:rPr>
        <w:t xml:space="preserve"> house, </w:t>
      </w:r>
      <w:r w:rsidR="008E4C22">
        <w:rPr>
          <w:rFonts w:ascii="Cambria" w:hAnsi="Cambria"/>
          <w:sz w:val="28"/>
          <w:szCs w:val="28"/>
        </w:rPr>
        <w:t xml:space="preserve">passing </w:t>
      </w:r>
      <w:r w:rsidR="006154EB">
        <w:rPr>
          <w:rFonts w:ascii="Cambria" w:hAnsi="Cambria"/>
          <w:sz w:val="28"/>
          <w:szCs w:val="28"/>
        </w:rPr>
        <w:t xml:space="preserve">the security </w:t>
      </w:r>
      <w:r w:rsidR="00D81872">
        <w:rPr>
          <w:rFonts w:ascii="Cambria" w:hAnsi="Cambria"/>
          <w:sz w:val="28"/>
          <w:szCs w:val="28"/>
        </w:rPr>
        <w:t>patrol</w:t>
      </w:r>
      <w:r w:rsidR="008E4C22">
        <w:rPr>
          <w:rFonts w:ascii="Cambria" w:hAnsi="Cambria"/>
          <w:sz w:val="28"/>
          <w:szCs w:val="28"/>
        </w:rPr>
        <w:t xml:space="preserve"> who were still there</w:t>
      </w:r>
      <w:r w:rsidR="006154EB">
        <w:rPr>
          <w:rFonts w:ascii="Cambria" w:hAnsi="Cambria"/>
          <w:sz w:val="28"/>
          <w:szCs w:val="28"/>
        </w:rPr>
        <w:t xml:space="preserve">. </w:t>
      </w:r>
      <w:r w:rsidR="00E74EE9">
        <w:rPr>
          <w:rFonts w:ascii="Cambria" w:hAnsi="Cambria"/>
          <w:sz w:val="28"/>
          <w:szCs w:val="28"/>
        </w:rPr>
        <w:t xml:space="preserve">It was the </w:t>
      </w:r>
      <w:del w:id="28201" w:author="Claire S" w:date="2026-06-05T18:25:00Z" w16du:dateUtc="2026-06-05T17:25:00Z">
        <w:r w:rsidR="00E74EE9" w:rsidDel="00F454EE">
          <w:rPr>
            <w:rFonts w:ascii="Cambria" w:hAnsi="Cambria"/>
            <w:sz w:val="28"/>
            <w:szCs w:val="28"/>
          </w:rPr>
          <w:delText xml:space="preserve">fit </w:delText>
        </w:r>
      </w:del>
      <w:ins w:id="28202" w:author="Claire S" w:date="2026-06-05T18:25:00Z" w16du:dateUtc="2026-06-05T17:25:00Z">
        <w:r w:rsidR="00F454EE">
          <w:rPr>
            <w:rFonts w:ascii="Cambria" w:hAnsi="Cambria"/>
            <w:sz w:val="28"/>
            <w:szCs w:val="28"/>
          </w:rPr>
          <w:t xml:space="preserve">handsome </w:t>
        </w:r>
      </w:ins>
      <w:r w:rsidR="00E74EE9">
        <w:rPr>
          <w:rFonts w:ascii="Cambria" w:hAnsi="Cambria"/>
          <w:sz w:val="28"/>
          <w:szCs w:val="28"/>
        </w:rPr>
        <w:t>American on duty tonight and</w:t>
      </w:r>
      <w:r w:rsidR="008E4C22">
        <w:rPr>
          <w:rFonts w:ascii="Cambria" w:hAnsi="Cambria"/>
          <w:sz w:val="28"/>
          <w:szCs w:val="28"/>
        </w:rPr>
        <w:t>,</w:t>
      </w:r>
      <w:r w:rsidR="00E74EE9">
        <w:rPr>
          <w:rFonts w:ascii="Cambria" w:hAnsi="Cambria"/>
          <w:sz w:val="28"/>
          <w:szCs w:val="28"/>
        </w:rPr>
        <w:t xml:space="preserve"> though she knew she could let </w:t>
      </w:r>
      <w:del w:id="28203" w:author="Daisy Watt" w:date="2026-06-24T15:17:00Z" w16du:dateUtc="2026-06-24T13:17:00Z">
        <w:r w:rsidR="00E74EE9" w:rsidDel="00844A01">
          <w:rPr>
            <w:rFonts w:ascii="Cambria" w:hAnsi="Cambria"/>
            <w:sz w:val="28"/>
            <w:szCs w:val="28"/>
          </w:rPr>
          <w:delText>them</w:delText>
        </w:r>
      </w:del>
      <w:ins w:id="28204" w:author="Daisy Watt" w:date="2026-06-24T15:17:00Z" w16du:dateUtc="2026-06-24T13:17:00Z">
        <w:r w:rsidR="00844A01">
          <w:rPr>
            <w:rFonts w:ascii="Cambria" w:hAnsi="Cambria"/>
            <w:sz w:val="28"/>
            <w:szCs w:val="28"/>
          </w:rPr>
          <w:t>him</w:t>
        </w:r>
      </w:ins>
      <w:r w:rsidR="00E74EE9">
        <w:rPr>
          <w:rFonts w:ascii="Cambria" w:hAnsi="Cambria"/>
          <w:sz w:val="28"/>
          <w:szCs w:val="28"/>
        </w:rPr>
        <w:t xml:space="preserve"> go</w:t>
      </w:r>
      <w:r w:rsidR="008E4C22">
        <w:rPr>
          <w:rFonts w:ascii="Cambria" w:hAnsi="Cambria"/>
          <w:sz w:val="28"/>
          <w:szCs w:val="28"/>
        </w:rPr>
        <w:t xml:space="preserve"> safely</w:t>
      </w:r>
      <w:ins w:id="28205" w:author="Daisy Watt" w:date="2026-06-24T15:17:00Z" w16du:dateUtc="2026-06-24T13:17:00Z">
        <w:r w:rsidR="00844A01">
          <w:rPr>
            <w:rFonts w:ascii="Cambria" w:hAnsi="Cambria"/>
            <w:sz w:val="28"/>
            <w:szCs w:val="28"/>
          </w:rPr>
          <w:t xml:space="preserve">, </w:t>
        </w:r>
      </w:ins>
      <w:del w:id="28206" w:author="Daisy Watt" w:date="2026-06-24T15:17:00Z" w16du:dateUtc="2026-06-24T13:17:00Z">
        <w:r w:rsidR="008E4C22" w:rsidDel="00844A01">
          <w:rPr>
            <w:rFonts w:ascii="Cambria" w:hAnsi="Cambria"/>
            <w:sz w:val="28"/>
            <w:szCs w:val="28"/>
          </w:rPr>
          <w:delText xml:space="preserve"> </w:delText>
        </w:r>
      </w:del>
      <w:r w:rsidR="008E4C22">
        <w:rPr>
          <w:rFonts w:ascii="Cambria" w:hAnsi="Cambria"/>
          <w:sz w:val="28"/>
          <w:szCs w:val="28"/>
        </w:rPr>
        <w:t>now</w:t>
      </w:r>
      <w:r w:rsidR="00E74EE9">
        <w:rPr>
          <w:rFonts w:ascii="Cambria" w:hAnsi="Cambria"/>
          <w:sz w:val="28"/>
          <w:szCs w:val="28"/>
        </w:rPr>
        <w:t xml:space="preserve">, it was too tempting to </w:t>
      </w:r>
      <w:del w:id="28207" w:author="Daisy Watt" w:date="2026-06-24T15:16:00Z" w16du:dateUtc="2026-06-24T13:16:00Z">
        <w:r w:rsidR="008E4C22" w:rsidDel="00C019D7">
          <w:rPr>
            <w:rFonts w:ascii="Cambria" w:hAnsi="Cambria"/>
            <w:sz w:val="28"/>
            <w:szCs w:val="28"/>
          </w:rPr>
          <w:delText>g</w:delText>
        </w:r>
        <w:r w:rsidR="00E74EE9" w:rsidDel="00C019D7">
          <w:rPr>
            <w:rFonts w:ascii="Cambria" w:hAnsi="Cambria"/>
            <w:sz w:val="28"/>
            <w:szCs w:val="28"/>
          </w:rPr>
          <w:delText xml:space="preserve">et them </w:delText>
        </w:r>
        <w:r w:rsidR="008E4C22" w:rsidDel="00C019D7">
          <w:rPr>
            <w:rFonts w:ascii="Cambria" w:hAnsi="Cambria"/>
            <w:sz w:val="28"/>
            <w:szCs w:val="28"/>
          </w:rPr>
          <w:delText xml:space="preserve">to </w:delText>
        </w:r>
        <w:r w:rsidR="00E74EE9" w:rsidDel="00C019D7">
          <w:rPr>
            <w:rFonts w:ascii="Cambria" w:hAnsi="Cambria"/>
            <w:sz w:val="28"/>
            <w:szCs w:val="28"/>
          </w:rPr>
          <w:delText>stay</w:delText>
        </w:r>
      </w:del>
      <w:ins w:id="28208" w:author="Daisy Watt" w:date="2026-06-24T15:16:00Z" w16du:dateUtc="2026-06-24T13:16:00Z">
        <w:r w:rsidR="00C019D7">
          <w:rPr>
            <w:rFonts w:ascii="Cambria" w:hAnsi="Cambria"/>
            <w:sz w:val="28"/>
            <w:szCs w:val="28"/>
          </w:rPr>
          <w:t xml:space="preserve">keep </w:t>
        </w:r>
      </w:ins>
      <w:ins w:id="28209" w:author="Daisy Watt" w:date="2026-06-24T15:17:00Z" w16du:dateUtc="2026-06-24T13:17:00Z">
        <w:r w:rsidR="00844A01">
          <w:rPr>
            <w:rFonts w:ascii="Cambria" w:hAnsi="Cambria"/>
            <w:sz w:val="28"/>
            <w:szCs w:val="28"/>
          </w:rPr>
          <w:t>him</w:t>
        </w:r>
      </w:ins>
      <w:ins w:id="28210" w:author="Daisy Watt" w:date="2026-06-24T15:16:00Z" w16du:dateUtc="2026-06-24T13:16:00Z">
        <w:r w:rsidR="00C019D7">
          <w:rPr>
            <w:rFonts w:ascii="Cambria" w:hAnsi="Cambria"/>
            <w:sz w:val="28"/>
            <w:szCs w:val="28"/>
          </w:rPr>
          <w:t xml:space="preserve"> around</w:t>
        </w:r>
      </w:ins>
      <w:r w:rsidR="00E74EE9">
        <w:rPr>
          <w:rFonts w:ascii="Cambria" w:hAnsi="Cambria"/>
          <w:sz w:val="28"/>
          <w:szCs w:val="28"/>
        </w:rPr>
        <w:t xml:space="preserve">. </w:t>
      </w:r>
    </w:p>
    <w:p w14:paraId="118647D7" w14:textId="68AEBEF8" w:rsidR="00DC38A9" w:rsidRDefault="00E74EE9" w:rsidP="008E4C22">
      <w:pPr>
        <w:spacing w:line="360" w:lineRule="auto"/>
        <w:ind w:firstLine="720"/>
        <w:contextualSpacing/>
        <w:rPr>
          <w:rFonts w:ascii="Cambria" w:hAnsi="Cambria"/>
          <w:sz w:val="28"/>
          <w:szCs w:val="28"/>
        </w:rPr>
      </w:pPr>
      <w:r>
        <w:rPr>
          <w:rFonts w:ascii="Cambria" w:hAnsi="Cambria"/>
          <w:sz w:val="28"/>
          <w:szCs w:val="28"/>
        </w:rPr>
        <w:t>Langley &amp; Co</w:t>
      </w:r>
      <w:ins w:id="28211" w:author="Daisy Watt" w:date="2026-06-24T15:16:00Z" w16du:dateUtc="2026-06-24T13:16:00Z">
        <w:r w:rsidR="00A15E50">
          <w:rPr>
            <w:rFonts w:ascii="Cambria" w:hAnsi="Cambria"/>
            <w:sz w:val="28"/>
            <w:szCs w:val="28"/>
          </w:rPr>
          <w:t>.</w:t>
        </w:r>
      </w:ins>
      <w:r>
        <w:rPr>
          <w:rFonts w:ascii="Cambria" w:hAnsi="Cambria"/>
          <w:sz w:val="28"/>
          <w:szCs w:val="28"/>
        </w:rPr>
        <w:t xml:space="preserve"> were picking up the bill anyway</w:t>
      </w:r>
      <w:r w:rsidR="008E4C22">
        <w:rPr>
          <w:rFonts w:ascii="Cambria" w:hAnsi="Cambria"/>
          <w:sz w:val="28"/>
          <w:szCs w:val="28"/>
        </w:rPr>
        <w:t>, so who cared?</w:t>
      </w:r>
    </w:p>
    <w:p w14:paraId="3E3ADF05" w14:textId="77777777" w:rsidR="00551FD4" w:rsidRDefault="00551FD4" w:rsidP="006F7124">
      <w:pPr>
        <w:spacing w:line="360" w:lineRule="auto"/>
        <w:contextualSpacing/>
        <w:rPr>
          <w:rFonts w:ascii="Cambria" w:hAnsi="Cambria"/>
          <w:sz w:val="28"/>
          <w:szCs w:val="28"/>
        </w:rPr>
      </w:pPr>
    </w:p>
    <w:p w14:paraId="27C2898A" w14:textId="6D234DDE" w:rsidR="00551FD4" w:rsidRDefault="00551FD4" w:rsidP="006F7124">
      <w:pPr>
        <w:spacing w:line="360" w:lineRule="auto"/>
        <w:contextualSpacing/>
        <w:rPr>
          <w:rFonts w:ascii="Cambria" w:hAnsi="Cambria"/>
          <w:sz w:val="28"/>
          <w:szCs w:val="28"/>
        </w:rPr>
      </w:pPr>
      <w:r>
        <w:rPr>
          <w:rFonts w:ascii="Cambria" w:hAnsi="Cambria"/>
          <w:sz w:val="28"/>
          <w:szCs w:val="28"/>
        </w:rPr>
        <w:t>*</w:t>
      </w:r>
    </w:p>
    <w:p w14:paraId="49BABBF6" w14:textId="5D313D7B" w:rsidR="006F3587" w:rsidRDefault="00FD3C8C" w:rsidP="006F7124">
      <w:pPr>
        <w:spacing w:line="360" w:lineRule="auto"/>
        <w:contextualSpacing/>
        <w:rPr>
          <w:rFonts w:ascii="Cambria" w:hAnsi="Cambria"/>
          <w:sz w:val="28"/>
          <w:szCs w:val="28"/>
        </w:rPr>
      </w:pPr>
      <w:r>
        <w:rPr>
          <w:rFonts w:ascii="Cambria" w:hAnsi="Cambria"/>
          <w:sz w:val="28"/>
          <w:szCs w:val="28"/>
        </w:rPr>
        <w:t xml:space="preserve">When Savannah walked in, her housekeeper </w:t>
      </w:r>
      <w:r w:rsidR="00D5024A">
        <w:rPr>
          <w:rFonts w:ascii="Cambria" w:hAnsi="Cambria"/>
          <w:sz w:val="28"/>
          <w:szCs w:val="28"/>
        </w:rPr>
        <w:t>took her coat</w:t>
      </w:r>
      <w:r>
        <w:rPr>
          <w:rFonts w:ascii="Cambria" w:hAnsi="Cambria"/>
          <w:sz w:val="28"/>
          <w:szCs w:val="28"/>
        </w:rPr>
        <w:t>.</w:t>
      </w:r>
    </w:p>
    <w:p w14:paraId="61581287" w14:textId="44A7E275" w:rsidR="00FD3C8C" w:rsidRDefault="00FD3C8C" w:rsidP="006F7124">
      <w:pPr>
        <w:spacing w:line="360" w:lineRule="auto"/>
        <w:contextualSpacing/>
        <w:rPr>
          <w:rFonts w:ascii="Cambria" w:hAnsi="Cambria"/>
          <w:sz w:val="28"/>
          <w:szCs w:val="28"/>
        </w:rPr>
      </w:pPr>
      <w:r>
        <w:rPr>
          <w:rFonts w:ascii="Cambria" w:hAnsi="Cambria"/>
          <w:sz w:val="28"/>
          <w:szCs w:val="28"/>
        </w:rPr>
        <w:tab/>
        <w:t>‘You have visitor</w:t>
      </w:r>
      <w:ins w:id="28212" w:author="Claire S" w:date="2026-06-06T10:48:00Z" w16du:dateUtc="2026-06-06T09:48:00Z">
        <w:r w:rsidR="00FE0268">
          <w:rPr>
            <w:rFonts w:ascii="Cambria" w:hAnsi="Cambria"/>
            <w:sz w:val="28"/>
            <w:szCs w:val="28"/>
          </w:rPr>
          <w:t>s</w:t>
        </w:r>
      </w:ins>
      <w:r>
        <w:rPr>
          <w:rFonts w:ascii="Cambria" w:hAnsi="Cambria"/>
          <w:sz w:val="28"/>
          <w:szCs w:val="28"/>
        </w:rPr>
        <w:t>, Mrs Savannah</w:t>
      </w:r>
      <w:del w:id="28213" w:author="Daisy Watt" w:date="2026-06-24T15:17:00Z" w16du:dateUtc="2026-06-24T13:17:00Z">
        <w:r w:rsidDel="002D6323">
          <w:rPr>
            <w:rFonts w:ascii="Cambria" w:hAnsi="Cambria"/>
            <w:sz w:val="28"/>
            <w:szCs w:val="28"/>
          </w:rPr>
          <w:delText>,</w:delText>
        </w:r>
      </w:del>
      <w:ins w:id="28214" w:author="Daisy Watt" w:date="2026-06-24T15:17:00Z" w16du:dateUtc="2026-06-24T13:17:00Z">
        <w:r w:rsidR="002D6323">
          <w:rPr>
            <w:rFonts w:ascii="Cambria" w:hAnsi="Cambria"/>
            <w:sz w:val="28"/>
            <w:szCs w:val="28"/>
          </w:rPr>
          <w:t>.</w:t>
        </w:r>
      </w:ins>
      <w:ins w:id="28215" w:author="Claire S" w:date="2026-06-08T12:44:00Z" w16du:dateUtc="2026-06-08T11:44:00Z">
        <w:r w:rsidR="00B163F0">
          <w:rPr>
            <w:rFonts w:ascii="Cambria" w:hAnsi="Cambria"/>
            <w:sz w:val="28"/>
            <w:szCs w:val="28"/>
          </w:rPr>
          <w:t xml:space="preserve"> I make them tea.’</w:t>
        </w:r>
      </w:ins>
      <w:del w:id="28216" w:author="Claire S" w:date="2026-06-08T12:44:00Z" w16du:dateUtc="2026-06-08T11:44:00Z">
        <w:r w:rsidDel="00B163F0">
          <w:rPr>
            <w:rFonts w:ascii="Cambria" w:hAnsi="Cambria"/>
            <w:sz w:val="28"/>
            <w:szCs w:val="28"/>
          </w:rPr>
          <w:delText>’</w:delText>
        </w:r>
      </w:del>
      <w:r>
        <w:rPr>
          <w:rFonts w:ascii="Cambria" w:hAnsi="Cambria"/>
          <w:sz w:val="28"/>
          <w:szCs w:val="28"/>
        </w:rPr>
        <w:t xml:space="preserve"> Maria</w:t>
      </w:r>
      <w:r w:rsidR="002D7091">
        <w:rPr>
          <w:rFonts w:ascii="Cambria" w:hAnsi="Cambria"/>
          <w:sz w:val="28"/>
          <w:szCs w:val="28"/>
        </w:rPr>
        <w:t xml:space="preserve"> looked tired</w:t>
      </w:r>
      <w:r w:rsidR="00EE2B4E">
        <w:rPr>
          <w:rFonts w:ascii="Cambria" w:hAnsi="Cambria"/>
          <w:sz w:val="28"/>
          <w:szCs w:val="28"/>
        </w:rPr>
        <w:t>;</w:t>
      </w:r>
      <w:r w:rsidR="002D7091">
        <w:rPr>
          <w:rFonts w:ascii="Cambria" w:hAnsi="Cambria"/>
          <w:sz w:val="28"/>
          <w:szCs w:val="28"/>
        </w:rPr>
        <w:t xml:space="preserve"> she’d done a lot of over-time recently</w:t>
      </w:r>
      <w:r>
        <w:rPr>
          <w:rFonts w:ascii="Cambria" w:hAnsi="Cambria"/>
          <w:sz w:val="28"/>
          <w:szCs w:val="28"/>
        </w:rPr>
        <w:t xml:space="preserve">. ‘Can I get you </w:t>
      </w:r>
      <w:ins w:id="28217" w:author="Claire S" w:date="2026-06-08T12:40:00Z" w16du:dateUtc="2026-06-08T11:40:00Z">
        <w:r w:rsidR="00C2172A">
          <w:rPr>
            <w:rFonts w:ascii="Cambria" w:hAnsi="Cambria"/>
            <w:sz w:val="28"/>
            <w:szCs w:val="28"/>
          </w:rPr>
          <w:t xml:space="preserve">a </w:t>
        </w:r>
      </w:ins>
      <w:r>
        <w:rPr>
          <w:rFonts w:ascii="Cambria" w:hAnsi="Cambria"/>
          <w:sz w:val="28"/>
          <w:szCs w:val="28"/>
        </w:rPr>
        <w:t>drink</w:t>
      </w:r>
      <w:del w:id="28218" w:author="Claire S" w:date="2026-06-08T12:40:00Z" w16du:dateUtc="2026-06-08T11:40:00Z">
        <w:r w:rsidDel="00C2172A">
          <w:rPr>
            <w:rFonts w:ascii="Cambria" w:hAnsi="Cambria"/>
            <w:sz w:val="28"/>
            <w:szCs w:val="28"/>
          </w:rPr>
          <w:delText>s</w:delText>
        </w:r>
      </w:del>
      <w:r w:rsidR="009200EA">
        <w:rPr>
          <w:rFonts w:ascii="Cambria" w:hAnsi="Cambria"/>
          <w:sz w:val="28"/>
          <w:szCs w:val="28"/>
        </w:rPr>
        <w:t>?</w:t>
      </w:r>
      <w:r>
        <w:rPr>
          <w:rFonts w:ascii="Cambria" w:hAnsi="Cambria"/>
          <w:sz w:val="28"/>
          <w:szCs w:val="28"/>
        </w:rPr>
        <w:t>’</w:t>
      </w:r>
    </w:p>
    <w:p w14:paraId="2563B956" w14:textId="4CBC13DC" w:rsidR="00FD3D02" w:rsidRDefault="00FD3C8C" w:rsidP="006F7124">
      <w:pPr>
        <w:spacing w:line="360" w:lineRule="auto"/>
        <w:contextualSpacing/>
        <w:rPr>
          <w:rFonts w:ascii="Cambria" w:hAnsi="Cambria"/>
          <w:sz w:val="28"/>
          <w:szCs w:val="28"/>
        </w:rPr>
      </w:pPr>
      <w:r>
        <w:rPr>
          <w:rFonts w:ascii="Cambria" w:hAnsi="Cambria"/>
          <w:sz w:val="28"/>
          <w:szCs w:val="28"/>
        </w:rPr>
        <w:tab/>
        <w:t>‘Yes please, a huge glass of red</w:t>
      </w:r>
      <w:del w:id="28219" w:author="Claire S" w:date="2026-06-08T12:40:00Z" w16du:dateUtc="2026-06-08T11:40:00Z">
        <w:r w:rsidR="00754E15" w:rsidDel="00520879">
          <w:rPr>
            <w:rFonts w:ascii="Cambria" w:hAnsi="Cambria"/>
            <w:sz w:val="28"/>
            <w:szCs w:val="28"/>
          </w:rPr>
          <w:delText xml:space="preserve"> for me</w:delText>
        </w:r>
      </w:del>
      <w:r>
        <w:rPr>
          <w:rFonts w:ascii="Cambria" w:hAnsi="Cambria"/>
          <w:sz w:val="28"/>
          <w:szCs w:val="28"/>
        </w:rPr>
        <w:t>.</w:t>
      </w:r>
      <w:r w:rsidR="00972584">
        <w:rPr>
          <w:rFonts w:ascii="Cambria" w:hAnsi="Cambria"/>
          <w:sz w:val="28"/>
          <w:szCs w:val="28"/>
        </w:rPr>
        <w:t>’ Even though she’d been warned not to drink</w:t>
      </w:r>
      <w:r w:rsidR="00F51124">
        <w:rPr>
          <w:rFonts w:ascii="Cambria" w:hAnsi="Cambria"/>
          <w:sz w:val="28"/>
          <w:szCs w:val="28"/>
        </w:rPr>
        <w:t xml:space="preserve"> by </w:t>
      </w:r>
      <w:del w:id="28220" w:author="Claire S" w:date="2026-06-08T12:40:00Z" w16du:dateUtc="2026-06-08T11:40:00Z">
        <w:r w:rsidR="00F51124" w:rsidDel="00520879">
          <w:rPr>
            <w:rFonts w:ascii="Cambria" w:hAnsi="Cambria"/>
            <w:sz w:val="28"/>
            <w:szCs w:val="28"/>
          </w:rPr>
          <w:delText xml:space="preserve">her </w:delText>
        </w:r>
      </w:del>
      <w:ins w:id="28221" w:author="Claire S" w:date="2026-06-08T12:40:00Z" w16du:dateUtc="2026-06-08T11:40:00Z">
        <w:r w:rsidR="00520879">
          <w:rPr>
            <w:rFonts w:ascii="Cambria" w:hAnsi="Cambria"/>
            <w:sz w:val="28"/>
            <w:szCs w:val="28"/>
          </w:rPr>
          <w:t xml:space="preserve">the </w:t>
        </w:r>
      </w:ins>
      <w:r w:rsidR="00F51124">
        <w:rPr>
          <w:rFonts w:ascii="Cambria" w:hAnsi="Cambria"/>
          <w:sz w:val="28"/>
          <w:szCs w:val="28"/>
        </w:rPr>
        <w:t>doctor</w:t>
      </w:r>
      <w:ins w:id="28222" w:author="Claire S" w:date="2026-06-08T12:40:00Z" w16du:dateUtc="2026-06-08T11:40:00Z">
        <w:r w:rsidR="00520879">
          <w:rPr>
            <w:rFonts w:ascii="Cambria" w:hAnsi="Cambria"/>
            <w:sz w:val="28"/>
            <w:szCs w:val="28"/>
          </w:rPr>
          <w:t xml:space="preserve"> after her bump on the head, she needed to relax</w:t>
        </w:r>
      </w:ins>
      <w:r w:rsidR="00972584">
        <w:rPr>
          <w:rFonts w:ascii="Cambria" w:hAnsi="Cambria"/>
          <w:sz w:val="28"/>
          <w:szCs w:val="28"/>
        </w:rPr>
        <w:t>. ‘</w:t>
      </w:r>
      <w:r w:rsidR="009200EA">
        <w:rPr>
          <w:rFonts w:ascii="Cambria" w:hAnsi="Cambria"/>
          <w:sz w:val="28"/>
          <w:szCs w:val="28"/>
        </w:rPr>
        <w:t>And one for you</w:t>
      </w:r>
      <w:ins w:id="28223" w:author="Daisy Watt" w:date="2026-06-24T15:18:00Z" w16du:dateUtc="2026-06-24T13:18:00Z">
        <w:r w:rsidR="00C549B3">
          <w:rPr>
            <w:rFonts w:ascii="Cambria" w:hAnsi="Cambria"/>
            <w:sz w:val="28"/>
            <w:szCs w:val="28"/>
          </w:rPr>
          <w:t>,</w:t>
        </w:r>
      </w:ins>
      <w:r w:rsidR="009200EA">
        <w:rPr>
          <w:rFonts w:ascii="Cambria" w:hAnsi="Cambria"/>
          <w:sz w:val="28"/>
          <w:szCs w:val="28"/>
        </w:rPr>
        <w:t xml:space="preserve"> too</w:t>
      </w:r>
      <w:r w:rsidR="008E4C22">
        <w:rPr>
          <w:rFonts w:ascii="Cambria" w:hAnsi="Cambria"/>
          <w:sz w:val="28"/>
          <w:szCs w:val="28"/>
        </w:rPr>
        <w:t>,</w:t>
      </w:r>
      <w:r>
        <w:rPr>
          <w:rFonts w:ascii="Cambria" w:hAnsi="Cambria"/>
          <w:sz w:val="28"/>
          <w:szCs w:val="28"/>
        </w:rPr>
        <w:t xml:space="preserve">’ Savannah </w:t>
      </w:r>
      <w:del w:id="28224" w:author="Claire S" w:date="2026-08-04T11:33:00Z" w16du:dateUtc="2026-08-04T10:33:00Z">
        <w:r w:rsidR="008E4C22" w:rsidDel="006B4BB8">
          <w:rPr>
            <w:rFonts w:ascii="Cambria" w:hAnsi="Cambria"/>
            <w:sz w:val="28"/>
            <w:szCs w:val="28"/>
          </w:rPr>
          <w:delText>said</w:delText>
        </w:r>
        <w:r w:rsidR="00EE2B4E" w:rsidDel="006B4BB8">
          <w:rPr>
            <w:rFonts w:ascii="Cambria" w:hAnsi="Cambria"/>
            <w:sz w:val="28"/>
            <w:szCs w:val="28"/>
          </w:rPr>
          <w:delText>,</w:delText>
        </w:r>
      </w:del>
      <w:ins w:id="28225" w:author="Claire S" w:date="2026-08-04T11:33:00Z" w16du:dateUtc="2026-08-04T10:33:00Z">
        <w:r w:rsidR="006B4BB8">
          <w:rPr>
            <w:rFonts w:ascii="Cambria" w:hAnsi="Cambria"/>
            <w:sz w:val="28"/>
            <w:szCs w:val="28"/>
          </w:rPr>
          <w:t>was</w:t>
        </w:r>
      </w:ins>
      <w:r w:rsidR="008E4C22">
        <w:rPr>
          <w:rFonts w:ascii="Cambria" w:hAnsi="Cambria"/>
          <w:sz w:val="28"/>
          <w:szCs w:val="28"/>
        </w:rPr>
        <w:t xml:space="preserve"> </w:t>
      </w:r>
      <w:ins w:id="28226" w:author="Daisy Watt" w:date="2026-06-24T15:18:00Z" w16du:dateUtc="2026-06-24T13:18:00Z">
        <w:r w:rsidR="00C549B3">
          <w:rPr>
            <w:rFonts w:ascii="Cambria" w:hAnsi="Cambria"/>
            <w:sz w:val="28"/>
            <w:szCs w:val="28"/>
          </w:rPr>
          <w:t xml:space="preserve">feeling </w:t>
        </w:r>
      </w:ins>
      <w:ins w:id="28227" w:author="Claire S" w:date="2026-06-05T18:25:00Z" w16du:dateUtc="2026-06-05T17:25:00Z">
        <w:r w:rsidR="00F454EE">
          <w:rPr>
            <w:rFonts w:ascii="Cambria" w:hAnsi="Cambria"/>
            <w:sz w:val="28"/>
            <w:szCs w:val="28"/>
          </w:rPr>
          <w:t>super-</w:t>
        </w:r>
      </w:ins>
      <w:r w:rsidR="008E4C22">
        <w:rPr>
          <w:rFonts w:ascii="Cambria" w:hAnsi="Cambria"/>
          <w:sz w:val="28"/>
          <w:szCs w:val="28"/>
        </w:rPr>
        <w:t>g</w:t>
      </w:r>
      <w:r w:rsidR="00EE2B4E">
        <w:rPr>
          <w:rFonts w:ascii="Cambria" w:hAnsi="Cambria"/>
          <w:sz w:val="28"/>
          <w:szCs w:val="28"/>
        </w:rPr>
        <w:t>enerous</w:t>
      </w:r>
      <w:r w:rsidR="00972584">
        <w:rPr>
          <w:rFonts w:ascii="Cambria" w:hAnsi="Cambria"/>
          <w:sz w:val="28"/>
          <w:szCs w:val="28"/>
        </w:rPr>
        <w:t xml:space="preserve"> for the second time today</w:t>
      </w:r>
      <w:r w:rsidR="008E4C22">
        <w:rPr>
          <w:rFonts w:ascii="Cambria" w:hAnsi="Cambria"/>
          <w:sz w:val="28"/>
          <w:szCs w:val="28"/>
        </w:rPr>
        <w:t xml:space="preserve">. </w:t>
      </w:r>
    </w:p>
    <w:p w14:paraId="7C460371" w14:textId="2B424289" w:rsidR="00CF15EE" w:rsidRDefault="00520879" w:rsidP="00FD3D02">
      <w:pPr>
        <w:spacing w:line="360" w:lineRule="auto"/>
        <w:ind w:firstLine="720"/>
        <w:contextualSpacing/>
        <w:rPr>
          <w:ins w:id="28228" w:author="Claire S" w:date="2026-08-04T11:04:00Z" w16du:dateUtc="2026-08-04T10:04:00Z"/>
          <w:rFonts w:ascii="Cambria" w:hAnsi="Cambria"/>
          <w:sz w:val="28"/>
          <w:szCs w:val="28"/>
        </w:rPr>
      </w:pPr>
      <w:ins w:id="28229" w:author="Claire S" w:date="2026-06-08T12:40:00Z" w16du:dateUtc="2026-06-08T11:40:00Z">
        <w:r>
          <w:rPr>
            <w:rFonts w:ascii="Cambria" w:hAnsi="Cambria"/>
            <w:sz w:val="28"/>
            <w:szCs w:val="28"/>
          </w:rPr>
          <w:t xml:space="preserve">To her </w:t>
        </w:r>
      </w:ins>
      <w:ins w:id="28230" w:author="Claire S" w:date="2026-08-04T11:33:00Z" w16du:dateUtc="2026-08-04T10:33:00Z">
        <w:r w:rsidR="006B4BB8">
          <w:rPr>
            <w:rFonts w:ascii="Cambria" w:hAnsi="Cambria"/>
            <w:sz w:val="28"/>
            <w:szCs w:val="28"/>
          </w:rPr>
          <w:t xml:space="preserve">great </w:t>
        </w:r>
      </w:ins>
      <w:ins w:id="28231" w:author="Claire S" w:date="2026-06-08T12:40:00Z" w16du:dateUtc="2026-06-08T11:40:00Z">
        <w:r>
          <w:rPr>
            <w:rFonts w:ascii="Cambria" w:hAnsi="Cambria"/>
            <w:sz w:val="28"/>
            <w:szCs w:val="28"/>
          </w:rPr>
          <w:t>surp</w:t>
        </w:r>
      </w:ins>
      <w:ins w:id="28232" w:author="Claire S" w:date="2026-06-08T12:41:00Z" w16du:dateUtc="2026-06-08T11:41:00Z">
        <w:r>
          <w:rPr>
            <w:rFonts w:ascii="Cambria" w:hAnsi="Cambria"/>
            <w:sz w:val="28"/>
            <w:szCs w:val="28"/>
          </w:rPr>
          <w:t>r</w:t>
        </w:r>
      </w:ins>
      <w:ins w:id="28233" w:author="Claire S" w:date="2026-06-08T12:40:00Z" w16du:dateUtc="2026-06-08T11:40:00Z">
        <w:r>
          <w:rPr>
            <w:rFonts w:ascii="Cambria" w:hAnsi="Cambria"/>
            <w:sz w:val="28"/>
            <w:szCs w:val="28"/>
          </w:rPr>
          <w:t>i</w:t>
        </w:r>
      </w:ins>
      <w:ins w:id="28234" w:author="Claire S" w:date="2026-06-08T12:41:00Z" w16du:dateUtc="2026-06-08T11:41:00Z">
        <w:r>
          <w:rPr>
            <w:rFonts w:ascii="Cambria" w:hAnsi="Cambria"/>
            <w:sz w:val="28"/>
            <w:szCs w:val="28"/>
          </w:rPr>
          <w:t xml:space="preserve">se, both </w:t>
        </w:r>
      </w:ins>
      <w:del w:id="28235" w:author="Claire S" w:date="2026-06-08T12:41:00Z" w16du:dateUtc="2026-06-08T11:41:00Z">
        <w:r w:rsidR="00FD3D02" w:rsidDel="00520879">
          <w:rPr>
            <w:rFonts w:ascii="Cambria" w:hAnsi="Cambria"/>
            <w:sz w:val="28"/>
            <w:szCs w:val="28"/>
          </w:rPr>
          <w:delText>S</w:delText>
        </w:r>
        <w:r w:rsidR="002D7091" w:rsidDel="00520879">
          <w:rPr>
            <w:rFonts w:ascii="Cambria" w:hAnsi="Cambria"/>
            <w:sz w:val="28"/>
            <w:szCs w:val="28"/>
          </w:rPr>
          <w:delText>he found</w:delText>
        </w:r>
        <w:r w:rsidR="00FD3C8C" w:rsidDel="00520879">
          <w:rPr>
            <w:rFonts w:ascii="Cambria" w:hAnsi="Cambria"/>
            <w:sz w:val="28"/>
            <w:szCs w:val="28"/>
          </w:rPr>
          <w:delText xml:space="preserve"> h</w:delText>
        </w:r>
      </w:del>
      <w:ins w:id="28236" w:author="Claire S" w:date="2026-06-08T12:41:00Z" w16du:dateUtc="2026-06-08T11:41:00Z">
        <w:r>
          <w:rPr>
            <w:rFonts w:ascii="Cambria" w:hAnsi="Cambria"/>
            <w:sz w:val="28"/>
            <w:szCs w:val="28"/>
          </w:rPr>
          <w:t>h</w:t>
        </w:r>
      </w:ins>
      <w:r w:rsidR="00FD3C8C">
        <w:rPr>
          <w:rFonts w:ascii="Cambria" w:hAnsi="Cambria"/>
          <w:sz w:val="28"/>
          <w:szCs w:val="28"/>
        </w:rPr>
        <w:t>er sister</w:t>
      </w:r>
      <w:ins w:id="28237" w:author="Claire S" w:date="2026-06-06T10:48:00Z" w16du:dateUtc="2026-06-06T09:48:00Z">
        <w:r w:rsidR="00FE0268">
          <w:rPr>
            <w:rFonts w:ascii="Cambria" w:hAnsi="Cambria"/>
            <w:sz w:val="28"/>
            <w:szCs w:val="28"/>
          </w:rPr>
          <w:t xml:space="preserve">s </w:t>
        </w:r>
      </w:ins>
      <w:del w:id="28238" w:author="Claire S" w:date="2026-08-03T23:57:00Z" w16du:dateUtc="2026-08-03T22:57:00Z">
        <w:r w:rsidR="00FD3C8C" w:rsidDel="00F70046">
          <w:rPr>
            <w:rFonts w:ascii="Cambria" w:hAnsi="Cambria"/>
            <w:sz w:val="28"/>
            <w:szCs w:val="28"/>
          </w:rPr>
          <w:delText xml:space="preserve"> Ruth</w:delText>
        </w:r>
      </w:del>
      <w:ins w:id="28239" w:author="Claire S" w:date="2026-06-08T12:41:00Z" w16du:dateUtc="2026-06-08T11:41:00Z">
        <w:r>
          <w:rPr>
            <w:rFonts w:ascii="Cambria" w:hAnsi="Cambria"/>
            <w:sz w:val="28"/>
            <w:szCs w:val="28"/>
          </w:rPr>
          <w:t>were</w:t>
        </w:r>
      </w:ins>
      <w:r w:rsidR="00FD3C8C">
        <w:rPr>
          <w:rFonts w:ascii="Cambria" w:hAnsi="Cambria"/>
          <w:sz w:val="28"/>
          <w:szCs w:val="28"/>
        </w:rPr>
        <w:t xml:space="preserve"> in front of the </w:t>
      </w:r>
      <w:r w:rsidR="00FD3D02">
        <w:rPr>
          <w:rFonts w:ascii="Cambria" w:hAnsi="Cambria"/>
          <w:sz w:val="28"/>
          <w:szCs w:val="28"/>
        </w:rPr>
        <w:t>sitting</w:t>
      </w:r>
      <w:ins w:id="28240" w:author="Claire S" w:date="2026-08-03T23:57:00Z" w16du:dateUtc="2026-08-03T22:57:00Z">
        <w:r w:rsidR="00F70046">
          <w:rPr>
            <w:rFonts w:ascii="Cambria" w:hAnsi="Cambria"/>
            <w:sz w:val="28"/>
            <w:szCs w:val="28"/>
          </w:rPr>
          <w:t>-</w:t>
        </w:r>
      </w:ins>
      <w:ins w:id="28241" w:author="Daisy Watt" w:date="2026-06-24T15:18:00Z" w16du:dateUtc="2026-06-24T13:18:00Z">
        <w:del w:id="28242" w:author="Claire S" w:date="2026-08-03T23:57:00Z" w16du:dateUtc="2026-08-03T22:57:00Z">
          <w:r w:rsidR="00340161" w:rsidDel="00F70046">
            <w:rPr>
              <w:rFonts w:ascii="Cambria" w:hAnsi="Cambria"/>
              <w:sz w:val="28"/>
              <w:szCs w:val="28"/>
            </w:rPr>
            <w:delText xml:space="preserve"> </w:delText>
          </w:r>
        </w:del>
      </w:ins>
      <w:del w:id="28243" w:author="Daisy Watt" w:date="2026-06-24T15:18:00Z" w16du:dateUtc="2026-06-24T13:18:00Z">
        <w:r w:rsidR="00FD3D02" w:rsidDel="00340161">
          <w:rPr>
            <w:rFonts w:ascii="Cambria" w:hAnsi="Cambria"/>
            <w:sz w:val="28"/>
            <w:szCs w:val="28"/>
          </w:rPr>
          <w:delText>-</w:delText>
        </w:r>
      </w:del>
      <w:r w:rsidR="00FD3D02">
        <w:rPr>
          <w:rFonts w:ascii="Cambria" w:hAnsi="Cambria"/>
          <w:sz w:val="28"/>
          <w:szCs w:val="28"/>
        </w:rPr>
        <w:t xml:space="preserve">room </w:t>
      </w:r>
      <w:r w:rsidR="00FD3C8C">
        <w:rPr>
          <w:rFonts w:ascii="Cambria" w:hAnsi="Cambria"/>
          <w:sz w:val="28"/>
          <w:szCs w:val="28"/>
        </w:rPr>
        <w:t>fire</w:t>
      </w:r>
      <w:ins w:id="28244" w:author="Daisy Watt" w:date="2026-06-24T15:18:00Z" w16du:dateUtc="2026-06-24T13:18:00Z">
        <w:r w:rsidR="00340161">
          <w:rPr>
            <w:rFonts w:ascii="Cambria" w:hAnsi="Cambria"/>
            <w:sz w:val="28"/>
            <w:szCs w:val="28"/>
          </w:rPr>
          <w:t xml:space="preserve"> – </w:t>
        </w:r>
      </w:ins>
      <w:ins w:id="28245" w:author="Claire S" w:date="2026-08-03T23:57:00Z" w16du:dateUtc="2026-08-03T22:57:00Z">
        <w:r w:rsidR="00F70046">
          <w:rPr>
            <w:rFonts w:ascii="Cambria" w:hAnsi="Cambria"/>
            <w:sz w:val="28"/>
            <w:szCs w:val="28"/>
          </w:rPr>
          <w:t xml:space="preserve">her twin </w:t>
        </w:r>
      </w:ins>
      <w:del w:id="28246" w:author="Daisy Watt" w:date="2026-06-24T15:18:00Z" w16du:dateUtc="2026-06-24T13:18:00Z">
        <w:r w:rsidR="00B96626" w:rsidDel="00340161">
          <w:rPr>
            <w:rFonts w:ascii="Cambria" w:hAnsi="Cambria"/>
            <w:sz w:val="28"/>
            <w:szCs w:val="28"/>
          </w:rPr>
          <w:delText xml:space="preserve">, </w:delText>
        </w:r>
      </w:del>
      <w:ins w:id="28247" w:author="Claire S" w:date="2026-06-06T11:02:00Z" w16du:dateUtc="2026-06-06T10:02:00Z">
        <w:r w:rsidR="00821080">
          <w:rPr>
            <w:rFonts w:ascii="Cambria" w:hAnsi="Cambria"/>
            <w:sz w:val="28"/>
            <w:szCs w:val="28"/>
          </w:rPr>
          <w:t xml:space="preserve">Bella </w:t>
        </w:r>
      </w:ins>
      <w:ins w:id="28248" w:author="Claire S" w:date="2026-06-06T17:01:00Z" w16du:dateUtc="2026-06-06T16:01:00Z">
        <w:r w:rsidR="0004046C">
          <w:rPr>
            <w:rFonts w:ascii="Cambria" w:hAnsi="Cambria"/>
            <w:sz w:val="28"/>
            <w:szCs w:val="28"/>
          </w:rPr>
          <w:t>rolling a joint</w:t>
        </w:r>
      </w:ins>
      <w:ins w:id="28249" w:author="Claire S" w:date="2026-06-06T11:02:00Z" w16du:dateUtc="2026-06-06T10:02:00Z">
        <w:r w:rsidR="00821080">
          <w:rPr>
            <w:rFonts w:ascii="Cambria" w:hAnsi="Cambria"/>
            <w:sz w:val="28"/>
            <w:szCs w:val="28"/>
          </w:rPr>
          <w:t xml:space="preserve">, Ruth </w:t>
        </w:r>
      </w:ins>
      <w:r w:rsidR="00B96626">
        <w:rPr>
          <w:rFonts w:ascii="Cambria" w:hAnsi="Cambria"/>
          <w:sz w:val="28"/>
          <w:szCs w:val="28"/>
        </w:rPr>
        <w:t xml:space="preserve">gazing at </w:t>
      </w:r>
      <w:ins w:id="28250" w:author="Claire S" w:date="2026-06-06T17:01:00Z" w16du:dateUtc="2026-06-06T16:01:00Z">
        <w:r w:rsidR="0004046C">
          <w:rPr>
            <w:rFonts w:ascii="Cambria" w:hAnsi="Cambria"/>
            <w:sz w:val="28"/>
            <w:szCs w:val="28"/>
          </w:rPr>
          <w:t>her phone in front of the</w:t>
        </w:r>
      </w:ins>
      <w:del w:id="28251" w:author="Claire S" w:date="2026-06-06T17:01:00Z" w16du:dateUtc="2026-06-06T16:01:00Z">
        <w:r w:rsidR="00B96626" w:rsidDel="0004046C">
          <w:rPr>
            <w:rFonts w:ascii="Cambria" w:hAnsi="Cambria"/>
            <w:sz w:val="28"/>
            <w:szCs w:val="28"/>
          </w:rPr>
          <w:delText>the</w:delText>
        </w:r>
      </w:del>
      <w:r w:rsidR="00B96626">
        <w:rPr>
          <w:rFonts w:ascii="Cambria" w:hAnsi="Cambria"/>
          <w:sz w:val="28"/>
          <w:szCs w:val="28"/>
        </w:rPr>
        <w:t xml:space="preserve"> </w:t>
      </w:r>
      <w:r w:rsidR="008E4C22">
        <w:rPr>
          <w:rFonts w:ascii="Cambria" w:hAnsi="Cambria"/>
          <w:sz w:val="28"/>
          <w:szCs w:val="28"/>
        </w:rPr>
        <w:t>gorgeous fake</w:t>
      </w:r>
      <w:r w:rsidR="00B96626">
        <w:rPr>
          <w:rFonts w:ascii="Cambria" w:hAnsi="Cambria"/>
          <w:sz w:val="28"/>
          <w:szCs w:val="28"/>
        </w:rPr>
        <w:t xml:space="preserve"> flames</w:t>
      </w:r>
      <w:r w:rsidR="00FD3C8C">
        <w:rPr>
          <w:rFonts w:ascii="Cambria" w:hAnsi="Cambria"/>
          <w:sz w:val="28"/>
          <w:szCs w:val="28"/>
        </w:rPr>
        <w:t>.</w:t>
      </w:r>
      <w:r w:rsidR="00FD3D02">
        <w:rPr>
          <w:rFonts w:ascii="Cambria" w:hAnsi="Cambria"/>
          <w:sz w:val="28"/>
          <w:szCs w:val="28"/>
        </w:rPr>
        <w:t xml:space="preserve"> </w:t>
      </w:r>
    </w:p>
    <w:p w14:paraId="4C8C6549" w14:textId="002A9295" w:rsidR="00FD3C8C" w:rsidRDefault="00FD3C8C" w:rsidP="00FD3D02">
      <w:pPr>
        <w:spacing w:line="360" w:lineRule="auto"/>
        <w:ind w:firstLine="720"/>
        <w:contextualSpacing/>
        <w:rPr>
          <w:ins w:id="28252" w:author="Claire S" w:date="2026-06-06T10:48:00Z" w16du:dateUtc="2026-06-06T09:48:00Z"/>
          <w:rFonts w:ascii="Cambria" w:hAnsi="Cambria"/>
          <w:sz w:val="28"/>
          <w:szCs w:val="28"/>
        </w:rPr>
      </w:pPr>
      <w:r>
        <w:rPr>
          <w:rFonts w:ascii="Cambria" w:hAnsi="Cambria"/>
          <w:sz w:val="28"/>
          <w:szCs w:val="28"/>
        </w:rPr>
        <w:t>‘Savannah</w:t>
      </w:r>
      <w:del w:id="28253" w:author="Daisy Watt" w:date="2026-06-24T15:18:00Z" w16du:dateUtc="2026-06-24T13:18:00Z">
        <w:r w:rsidDel="00C8476C">
          <w:rPr>
            <w:rFonts w:ascii="Cambria" w:hAnsi="Cambria"/>
            <w:sz w:val="28"/>
            <w:szCs w:val="28"/>
          </w:rPr>
          <w:delText>,</w:delText>
        </w:r>
      </w:del>
      <w:ins w:id="28254" w:author="Daisy Watt" w:date="2026-06-24T15:18:00Z" w16du:dateUtc="2026-06-24T13:18:00Z">
        <w:r w:rsidR="00C8476C">
          <w:rPr>
            <w:rFonts w:ascii="Cambria" w:hAnsi="Cambria"/>
            <w:sz w:val="28"/>
            <w:szCs w:val="28"/>
          </w:rPr>
          <w:t>.</w:t>
        </w:r>
      </w:ins>
      <w:r>
        <w:rPr>
          <w:rFonts w:ascii="Cambria" w:hAnsi="Cambria"/>
          <w:sz w:val="28"/>
          <w:szCs w:val="28"/>
        </w:rPr>
        <w:t xml:space="preserve">’ Ruth stood. </w:t>
      </w:r>
      <w:r w:rsidR="00972584">
        <w:rPr>
          <w:rFonts w:ascii="Cambria" w:hAnsi="Cambria"/>
          <w:sz w:val="28"/>
          <w:szCs w:val="28"/>
        </w:rPr>
        <w:t>‘I heard you were hurt?’</w:t>
      </w:r>
    </w:p>
    <w:p w14:paraId="11153924" w14:textId="2209C58A" w:rsidR="0042242C" w:rsidRDefault="0042242C" w:rsidP="00FD3D02">
      <w:pPr>
        <w:spacing w:line="360" w:lineRule="auto"/>
        <w:ind w:firstLine="720"/>
        <w:contextualSpacing/>
        <w:rPr>
          <w:ins w:id="28255" w:author="Claire S" w:date="2026-06-08T12:32:00Z" w16du:dateUtc="2026-06-08T11:32:00Z"/>
          <w:rFonts w:ascii="Cambria" w:hAnsi="Cambria"/>
          <w:sz w:val="28"/>
          <w:szCs w:val="28"/>
        </w:rPr>
      </w:pPr>
      <w:ins w:id="28256" w:author="Claire S" w:date="2026-06-06T10:48:00Z" w16du:dateUtc="2026-06-06T09:48:00Z">
        <w:r>
          <w:rPr>
            <w:rFonts w:ascii="Cambria" w:hAnsi="Cambria"/>
            <w:sz w:val="28"/>
            <w:szCs w:val="28"/>
          </w:rPr>
          <w:t>‘Savvi</w:t>
        </w:r>
      </w:ins>
      <w:ins w:id="28257" w:author="Claire S" w:date="2026-06-06T11:02:00Z" w16du:dateUtc="2026-06-06T10:02:00Z">
        <w:r w:rsidR="00376C9D">
          <w:rPr>
            <w:rFonts w:ascii="Cambria" w:hAnsi="Cambria"/>
            <w:sz w:val="28"/>
            <w:szCs w:val="28"/>
          </w:rPr>
          <w:t>!</w:t>
        </w:r>
      </w:ins>
      <w:ins w:id="28258" w:author="Claire S" w:date="2026-06-06T10:48:00Z" w16du:dateUtc="2026-06-06T09:48:00Z">
        <w:r>
          <w:rPr>
            <w:rFonts w:ascii="Cambria" w:hAnsi="Cambria"/>
            <w:sz w:val="28"/>
            <w:szCs w:val="28"/>
          </w:rPr>
          <w:t xml:space="preserve">’ Bella threw her arms around her sister, her mass of </w:t>
        </w:r>
      </w:ins>
      <w:ins w:id="28259" w:author="Claire S" w:date="2026-06-06T17:01:00Z" w16du:dateUtc="2026-06-06T16:01:00Z">
        <w:r w:rsidR="0004046C">
          <w:rPr>
            <w:rFonts w:ascii="Cambria" w:hAnsi="Cambria"/>
            <w:sz w:val="28"/>
            <w:szCs w:val="28"/>
          </w:rPr>
          <w:t xml:space="preserve">auburn </w:t>
        </w:r>
      </w:ins>
      <w:ins w:id="28260" w:author="Claire S" w:date="2026-06-06T10:49:00Z" w16du:dateUtc="2026-06-06T09:49:00Z">
        <w:r>
          <w:rPr>
            <w:rFonts w:ascii="Cambria" w:hAnsi="Cambria"/>
            <w:sz w:val="28"/>
            <w:szCs w:val="28"/>
          </w:rPr>
          <w:t xml:space="preserve">curls and </w:t>
        </w:r>
      </w:ins>
      <w:ins w:id="28261" w:author="Claire S" w:date="2026-06-06T10:48:00Z" w16du:dateUtc="2026-06-06T09:48:00Z">
        <w:r>
          <w:rPr>
            <w:rFonts w:ascii="Cambria" w:hAnsi="Cambria"/>
            <w:sz w:val="28"/>
            <w:szCs w:val="28"/>
          </w:rPr>
          <w:t>plaits tick</w:t>
        </w:r>
      </w:ins>
      <w:ins w:id="28262" w:author="Claire S" w:date="2026-06-06T10:49:00Z" w16du:dateUtc="2026-06-06T09:49:00Z">
        <w:r>
          <w:rPr>
            <w:rFonts w:ascii="Cambria" w:hAnsi="Cambria"/>
            <w:sz w:val="28"/>
            <w:szCs w:val="28"/>
          </w:rPr>
          <w:t>l</w:t>
        </w:r>
      </w:ins>
      <w:ins w:id="28263" w:author="Claire S" w:date="2026-06-06T10:48:00Z" w16du:dateUtc="2026-06-06T09:48:00Z">
        <w:r>
          <w:rPr>
            <w:rFonts w:ascii="Cambria" w:hAnsi="Cambria"/>
            <w:sz w:val="28"/>
            <w:szCs w:val="28"/>
          </w:rPr>
          <w:t>i</w:t>
        </w:r>
      </w:ins>
      <w:ins w:id="28264" w:author="Claire S" w:date="2026-06-06T10:49:00Z" w16du:dateUtc="2026-06-06T09:49:00Z">
        <w:r>
          <w:rPr>
            <w:rFonts w:ascii="Cambria" w:hAnsi="Cambria"/>
            <w:sz w:val="28"/>
            <w:szCs w:val="28"/>
          </w:rPr>
          <w:t>ng Savannah’s nose. She smel</w:t>
        </w:r>
      </w:ins>
      <w:ins w:id="28265" w:author="Daisy Watt" w:date="2026-06-16T17:37:00Z" w16du:dateUtc="2026-06-16T16:37:00Z">
        <w:r w:rsidR="00B50750">
          <w:rPr>
            <w:rFonts w:ascii="Cambria" w:hAnsi="Cambria"/>
            <w:sz w:val="28"/>
            <w:szCs w:val="28"/>
          </w:rPr>
          <w:t>led</w:t>
        </w:r>
      </w:ins>
      <w:ins w:id="28266" w:author="Claire S" w:date="2026-06-06T10:49:00Z" w16du:dateUtc="2026-06-06T09:49:00Z">
        <w:del w:id="28267" w:author="Daisy Watt" w:date="2026-06-16T17:37:00Z" w16du:dateUtc="2026-06-16T16:37:00Z">
          <w:r w:rsidDel="00B50750">
            <w:rPr>
              <w:rFonts w:ascii="Cambria" w:hAnsi="Cambria"/>
              <w:sz w:val="28"/>
              <w:szCs w:val="28"/>
            </w:rPr>
            <w:delText>t</w:delText>
          </w:r>
        </w:del>
        <w:r>
          <w:rPr>
            <w:rFonts w:ascii="Cambria" w:hAnsi="Cambria"/>
            <w:sz w:val="28"/>
            <w:szCs w:val="28"/>
          </w:rPr>
          <w:t xml:space="preserve"> of patchouli oil</w:t>
        </w:r>
      </w:ins>
      <w:ins w:id="28268" w:author="Claire S" w:date="2026-06-06T11:04:00Z" w16du:dateUtc="2026-06-06T10:04:00Z">
        <w:r w:rsidR="00FD7DE7">
          <w:rPr>
            <w:rFonts w:ascii="Cambria" w:hAnsi="Cambria"/>
            <w:sz w:val="28"/>
            <w:szCs w:val="28"/>
          </w:rPr>
          <w:t xml:space="preserve"> and old leather</w:t>
        </w:r>
      </w:ins>
      <w:ins w:id="28269" w:author="Claire S" w:date="2026-06-06T17:01:00Z" w16du:dateUtc="2026-06-06T16:01:00Z">
        <w:r w:rsidR="0004046C">
          <w:rPr>
            <w:rFonts w:ascii="Cambria" w:hAnsi="Cambria"/>
            <w:sz w:val="28"/>
            <w:szCs w:val="28"/>
          </w:rPr>
          <w:t xml:space="preserve"> – from the terrible</w:t>
        </w:r>
      </w:ins>
      <w:ins w:id="28270" w:author="Claire S" w:date="2026-06-06T11:04:00Z" w16du:dateUtc="2026-06-06T10:04:00Z">
        <w:r w:rsidR="00FD7DE7">
          <w:rPr>
            <w:rFonts w:ascii="Cambria" w:hAnsi="Cambria"/>
            <w:sz w:val="28"/>
            <w:szCs w:val="28"/>
          </w:rPr>
          <w:t xml:space="preserve"> jerkin</w:t>
        </w:r>
      </w:ins>
      <w:ins w:id="28271" w:author="Claire S" w:date="2026-06-06T17:02:00Z" w16du:dateUtc="2026-06-06T16:02:00Z">
        <w:r w:rsidR="0004046C">
          <w:rPr>
            <w:rFonts w:ascii="Cambria" w:hAnsi="Cambria"/>
            <w:sz w:val="28"/>
            <w:szCs w:val="28"/>
          </w:rPr>
          <w:t xml:space="preserve"> she wore</w:t>
        </w:r>
      </w:ins>
      <w:ins w:id="28272" w:author="Claire S" w:date="2026-06-08T12:41:00Z" w16du:dateUtc="2026-06-08T11:41:00Z">
        <w:r w:rsidR="00E55AF7">
          <w:rPr>
            <w:rFonts w:ascii="Cambria" w:hAnsi="Cambria"/>
            <w:sz w:val="28"/>
            <w:szCs w:val="28"/>
          </w:rPr>
          <w:t>. It really was</w:t>
        </w:r>
      </w:ins>
      <w:ins w:id="28273" w:author="Claire S" w:date="2026-06-06T11:06:00Z" w16du:dateUtc="2026-06-06T10:06:00Z">
        <w:r w:rsidR="00150541">
          <w:rPr>
            <w:rFonts w:ascii="Cambria" w:hAnsi="Cambria"/>
            <w:sz w:val="28"/>
            <w:szCs w:val="28"/>
          </w:rPr>
          <w:t xml:space="preserve"> </w:t>
        </w:r>
      </w:ins>
      <w:ins w:id="28274" w:author="Claire S" w:date="2026-06-06T11:05:00Z" w16du:dateUtc="2026-06-06T10:05:00Z">
        <w:r w:rsidR="00150541">
          <w:rPr>
            <w:rFonts w:ascii="Cambria" w:hAnsi="Cambria"/>
            <w:sz w:val="28"/>
            <w:szCs w:val="28"/>
          </w:rPr>
          <w:t>such an abomin</w:t>
        </w:r>
      </w:ins>
      <w:ins w:id="28275" w:author="Claire S" w:date="2026-06-06T11:06:00Z" w16du:dateUtc="2026-06-06T10:06:00Z">
        <w:r w:rsidR="00150541">
          <w:rPr>
            <w:rFonts w:ascii="Cambria" w:hAnsi="Cambria"/>
            <w:sz w:val="28"/>
            <w:szCs w:val="28"/>
          </w:rPr>
          <w:t>ation,</w:t>
        </w:r>
      </w:ins>
      <w:ins w:id="28276" w:author="Claire S" w:date="2026-06-06T11:04:00Z" w16du:dateUtc="2026-06-06T10:04:00Z">
        <w:r w:rsidR="00FD7DE7">
          <w:rPr>
            <w:rFonts w:ascii="Cambria" w:hAnsi="Cambria"/>
            <w:sz w:val="28"/>
            <w:szCs w:val="28"/>
          </w:rPr>
          <w:t xml:space="preserve"> Savannah had to avert her eyes</w:t>
        </w:r>
      </w:ins>
      <w:ins w:id="28277" w:author="Claire S" w:date="2026-06-06T10:49:00Z" w16du:dateUtc="2026-06-06T09:49:00Z">
        <w:r>
          <w:rPr>
            <w:rFonts w:ascii="Cambria" w:hAnsi="Cambria"/>
            <w:sz w:val="28"/>
            <w:szCs w:val="28"/>
          </w:rPr>
          <w:t>. ‘You’re alive</w:t>
        </w:r>
      </w:ins>
      <w:ins w:id="28278" w:author="Claire S" w:date="2026-06-06T11:02:00Z" w16du:dateUtc="2026-06-06T10:02:00Z">
        <w:r w:rsidR="00376C9D">
          <w:rPr>
            <w:rFonts w:ascii="Cambria" w:hAnsi="Cambria"/>
            <w:sz w:val="28"/>
            <w:szCs w:val="28"/>
          </w:rPr>
          <w:t>, praise be.</w:t>
        </w:r>
      </w:ins>
      <w:ins w:id="28279" w:author="Claire S" w:date="2026-06-06T10:49:00Z" w16du:dateUtc="2026-06-06T09:49:00Z">
        <w:r>
          <w:rPr>
            <w:rFonts w:ascii="Cambria" w:hAnsi="Cambria"/>
            <w:sz w:val="28"/>
            <w:szCs w:val="28"/>
          </w:rPr>
          <w:t>’</w:t>
        </w:r>
      </w:ins>
    </w:p>
    <w:p w14:paraId="289FC935" w14:textId="4CB9E5F5" w:rsidR="00CD1CD0" w:rsidDel="00CD1CD0" w:rsidRDefault="00CD1CD0" w:rsidP="00565735">
      <w:pPr>
        <w:spacing w:line="360" w:lineRule="auto"/>
        <w:ind w:firstLine="720"/>
        <w:contextualSpacing/>
        <w:rPr>
          <w:del w:id="28280" w:author="Claire S" w:date="2026-06-08T12:32:00Z" w16du:dateUtc="2026-06-08T11:32:00Z"/>
          <w:rFonts w:ascii="Cambria" w:hAnsi="Cambria"/>
          <w:sz w:val="28"/>
          <w:szCs w:val="28"/>
        </w:rPr>
      </w:pPr>
      <w:ins w:id="28281" w:author="Claire S" w:date="2026-06-08T12:32:00Z" w16du:dateUtc="2026-06-08T11:32:00Z">
        <w:r>
          <w:rPr>
            <w:rFonts w:ascii="Cambria" w:hAnsi="Cambria"/>
            <w:sz w:val="28"/>
            <w:szCs w:val="28"/>
          </w:rPr>
          <w:t xml:space="preserve">‘God, what </w:t>
        </w:r>
        <w:r w:rsidRPr="00634264">
          <w:rPr>
            <w:rFonts w:ascii="Cambria" w:hAnsi="Cambria"/>
            <w:i/>
            <w:iCs/>
            <w:sz w:val="28"/>
            <w:szCs w:val="28"/>
          </w:rPr>
          <w:t>do</w:t>
        </w:r>
        <w:r>
          <w:rPr>
            <w:rFonts w:ascii="Cambria" w:hAnsi="Cambria"/>
            <w:sz w:val="28"/>
            <w:szCs w:val="28"/>
          </w:rPr>
          <w:t xml:space="preserve"> you smell of, you hippy?’ Savannah wrinkled her nose. </w:t>
        </w:r>
      </w:ins>
    </w:p>
    <w:p w14:paraId="73193BEB" w14:textId="4B59C48E" w:rsidR="003703AA" w:rsidRDefault="00FD3C8C">
      <w:pPr>
        <w:spacing w:line="360" w:lineRule="auto"/>
        <w:ind w:firstLine="720"/>
        <w:contextualSpacing/>
        <w:rPr>
          <w:ins w:id="28282" w:author="Claire S" w:date="2026-06-06T10:56:00Z" w16du:dateUtc="2026-06-06T09:56:00Z"/>
          <w:rFonts w:ascii="Cambria" w:hAnsi="Cambria"/>
          <w:sz w:val="28"/>
          <w:szCs w:val="28"/>
        </w:rPr>
        <w:pPrChange w:id="28283" w:author="Claire S" w:date="2026-06-08T12:32:00Z" w16du:dateUtc="2026-06-08T11:32:00Z">
          <w:pPr>
            <w:spacing w:line="360" w:lineRule="auto"/>
            <w:contextualSpacing/>
          </w:pPr>
        </w:pPrChange>
      </w:pPr>
      <w:del w:id="28284" w:author="Claire S" w:date="2026-06-08T12:32:00Z" w16du:dateUtc="2026-06-08T11:32:00Z">
        <w:r w:rsidDel="00CD1CD0">
          <w:rPr>
            <w:rFonts w:ascii="Cambria" w:hAnsi="Cambria"/>
            <w:sz w:val="28"/>
            <w:szCs w:val="28"/>
          </w:rPr>
          <w:tab/>
        </w:r>
      </w:del>
      <w:r>
        <w:rPr>
          <w:rFonts w:ascii="Cambria" w:hAnsi="Cambria"/>
          <w:sz w:val="28"/>
          <w:szCs w:val="28"/>
        </w:rPr>
        <w:t>‘</w:t>
      </w:r>
      <w:ins w:id="28285" w:author="Claire S" w:date="2026-06-08T12:32:00Z" w16du:dateUtc="2026-06-08T11:32:00Z">
        <w:r w:rsidR="00CD1CD0">
          <w:rPr>
            <w:rFonts w:ascii="Cambria" w:hAnsi="Cambria"/>
            <w:sz w:val="28"/>
            <w:szCs w:val="28"/>
          </w:rPr>
          <w:t>It was j</w:t>
        </w:r>
      </w:ins>
      <w:del w:id="28286" w:author="Claire S" w:date="2026-06-08T12:32:00Z" w16du:dateUtc="2026-06-08T11:32:00Z">
        <w:r w:rsidR="008F1CF7" w:rsidDel="00CD1CD0">
          <w:rPr>
            <w:rFonts w:ascii="Cambria" w:hAnsi="Cambria"/>
            <w:sz w:val="28"/>
            <w:szCs w:val="28"/>
          </w:rPr>
          <w:delText>J</w:delText>
        </w:r>
      </w:del>
      <w:r w:rsidR="008F1CF7">
        <w:rPr>
          <w:rFonts w:ascii="Cambria" w:hAnsi="Cambria"/>
          <w:sz w:val="28"/>
          <w:szCs w:val="28"/>
        </w:rPr>
        <w:t>ust a small bang</w:t>
      </w:r>
      <w:ins w:id="28287" w:author="Claire S" w:date="2026-06-08T12:32:00Z" w16du:dateUtc="2026-06-08T11:32:00Z">
        <w:r w:rsidR="00CD1CD0">
          <w:rPr>
            <w:rFonts w:ascii="Cambria" w:hAnsi="Cambria"/>
            <w:sz w:val="28"/>
            <w:szCs w:val="28"/>
          </w:rPr>
          <w:t>. R</w:t>
        </w:r>
      </w:ins>
      <w:del w:id="28288" w:author="Claire S" w:date="2026-06-08T12:32:00Z" w16du:dateUtc="2026-06-08T11:32:00Z">
        <w:r w:rsidR="008F1CF7" w:rsidDel="00CD1CD0">
          <w:rPr>
            <w:rFonts w:ascii="Cambria" w:hAnsi="Cambria"/>
            <w:sz w:val="28"/>
            <w:szCs w:val="28"/>
          </w:rPr>
          <w:delText>, r</w:delText>
        </w:r>
      </w:del>
      <w:r w:rsidR="008F1CF7">
        <w:rPr>
          <w:rFonts w:ascii="Cambria" w:hAnsi="Cambria"/>
          <w:sz w:val="28"/>
          <w:szCs w:val="28"/>
        </w:rPr>
        <w:t>ight up my street</w:t>
      </w:r>
      <w:r w:rsidR="00DD1DE3">
        <w:rPr>
          <w:rFonts w:ascii="Cambria" w:hAnsi="Cambria"/>
          <w:sz w:val="28"/>
          <w:szCs w:val="28"/>
        </w:rPr>
        <w:t>.</w:t>
      </w:r>
      <w:ins w:id="28289" w:author="Claire S" w:date="2026-06-06T11:05:00Z" w16du:dateUtc="2026-06-06T10:05:00Z">
        <w:r w:rsidR="00D7313A">
          <w:rPr>
            <w:rFonts w:ascii="Cambria" w:hAnsi="Cambria"/>
            <w:sz w:val="28"/>
            <w:szCs w:val="28"/>
          </w:rPr>
          <w:t xml:space="preserve">’ </w:t>
        </w:r>
      </w:ins>
      <w:del w:id="28290" w:author="Claire S" w:date="2026-06-06T11:01:00Z" w16du:dateUtc="2026-06-06T10:01:00Z">
        <w:r w:rsidR="00DD1DE3" w:rsidDel="00821080">
          <w:rPr>
            <w:rFonts w:ascii="Cambria" w:hAnsi="Cambria"/>
            <w:sz w:val="28"/>
            <w:szCs w:val="28"/>
          </w:rPr>
          <w:delText xml:space="preserve"> </w:delText>
        </w:r>
      </w:del>
    </w:p>
    <w:p w14:paraId="66FB29B2" w14:textId="1DB6C451" w:rsidR="00E55AF7" w:rsidRDefault="00C65ADE" w:rsidP="006F7124">
      <w:pPr>
        <w:spacing w:line="360" w:lineRule="auto"/>
        <w:contextualSpacing/>
        <w:rPr>
          <w:ins w:id="28291" w:author="Claire S" w:date="2026-06-08T12:42:00Z" w16du:dateUtc="2026-06-08T11:42:00Z"/>
          <w:rFonts w:ascii="Cambria" w:hAnsi="Cambria"/>
          <w:sz w:val="28"/>
          <w:szCs w:val="28"/>
        </w:rPr>
      </w:pPr>
      <w:ins w:id="28292" w:author="Claire S" w:date="2026-06-06T10:56:00Z" w16du:dateUtc="2026-06-06T09:56:00Z">
        <w:r>
          <w:rPr>
            <w:rFonts w:ascii="Cambria" w:hAnsi="Cambria"/>
            <w:sz w:val="28"/>
            <w:szCs w:val="28"/>
          </w:rPr>
          <w:tab/>
          <w:t>‘I’m not stopping</w:t>
        </w:r>
      </w:ins>
      <w:ins w:id="28293" w:author="Claire S" w:date="2026-06-06T10:57:00Z" w16du:dateUtc="2026-06-06T09:57:00Z">
        <w:del w:id="28294" w:author="Daisy Watt" w:date="2026-06-24T15:19:00Z" w16du:dateUtc="2026-06-24T13:19:00Z">
          <w:r w:rsidDel="00AE03A2">
            <w:rPr>
              <w:rFonts w:ascii="Cambria" w:hAnsi="Cambria"/>
              <w:sz w:val="28"/>
              <w:szCs w:val="28"/>
            </w:rPr>
            <w:delText>,</w:delText>
          </w:r>
        </w:del>
      </w:ins>
      <w:ins w:id="28295" w:author="Daisy Watt" w:date="2026-06-24T15:19:00Z" w16du:dateUtc="2026-06-24T13:19:00Z">
        <w:r w:rsidR="00AE03A2">
          <w:rPr>
            <w:rFonts w:ascii="Cambria" w:hAnsi="Cambria"/>
            <w:sz w:val="28"/>
            <w:szCs w:val="28"/>
          </w:rPr>
          <w:t>.</w:t>
        </w:r>
      </w:ins>
      <w:ins w:id="28296" w:author="Claire S" w:date="2026-06-06T11:02:00Z" w16du:dateUtc="2026-06-06T10:02:00Z">
        <w:r w:rsidR="00376C9D">
          <w:rPr>
            <w:rFonts w:ascii="Cambria" w:hAnsi="Cambria"/>
            <w:sz w:val="28"/>
            <w:szCs w:val="28"/>
          </w:rPr>
          <w:t xml:space="preserve">’ Bella </w:t>
        </w:r>
      </w:ins>
      <w:ins w:id="28297" w:author="Claire S" w:date="2026-06-08T12:41:00Z" w16du:dateUtc="2026-06-08T11:41:00Z">
        <w:r w:rsidR="00E55AF7">
          <w:rPr>
            <w:rFonts w:ascii="Cambria" w:hAnsi="Cambria"/>
            <w:sz w:val="28"/>
            <w:szCs w:val="28"/>
          </w:rPr>
          <w:t xml:space="preserve">released her to </w:t>
        </w:r>
      </w:ins>
      <w:ins w:id="28298" w:author="Claire S" w:date="2026-06-06T17:02:00Z" w16du:dateUtc="2026-06-06T16:02:00Z">
        <w:r w:rsidR="00305A26">
          <w:rPr>
            <w:rFonts w:ascii="Cambria" w:hAnsi="Cambria"/>
            <w:sz w:val="28"/>
            <w:szCs w:val="28"/>
          </w:rPr>
          <w:t>li</w:t>
        </w:r>
      </w:ins>
      <w:ins w:id="28299" w:author="Claire S" w:date="2026-06-08T12:41:00Z" w16du:dateUtc="2026-06-08T11:41:00Z">
        <w:r w:rsidR="00E55AF7">
          <w:rPr>
            <w:rFonts w:ascii="Cambria" w:hAnsi="Cambria"/>
            <w:sz w:val="28"/>
            <w:szCs w:val="28"/>
          </w:rPr>
          <w:t>gh</w:t>
        </w:r>
      </w:ins>
      <w:ins w:id="28300" w:author="Claire S" w:date="2026-06-06T17:02:00Z" w16du:dateUtc="2026-06-06T16:02:00Z">
        <w:r w:rsidR="00305A26">
          <w:rPr>
            <w:rFonts w:ascii="Cambria" w:hAnsi="Cambria"/>
            <w:sz w:val="28"/>
            <w:szCs w:val="28"/>
          </w:rPr>
          <w:t>t the joint.</w:t>
        </w:r>
      </w:ins>
      <w:ins w:id="28301" w:author="Claire S" w:date="2026-06-06T11:02:00Z" w16du:dateUtc="2026-06-06T10:02:00Z">
        <w:r w:rsidR="00376C9D">
          <w:rPr>
            <w:rFonts w:ascii="Cambria" w:hAnsi="Cambria"/>
            <w:sz w:val="28"/>
            <w:szCs w:val="28"/>
          </w:rPr>
          <w:t xml:space="preserve"> ‘I’ve</w:t>
        </w:r>
      </w:ins>
      <w:ins w:id="28302" w:author="Claire S" w:date="2026-06-06T10:57:00Z" w16du:dateUtc="2026-06-06T09:57:00Z">
        <w:r>
          <w:rPr>
            <w:rFonts w:ascii="Cambria" w:hAnsi="Cambria"/>
            <w:sz w:val="28"/>
            <w:szCs w:val="28"/>
          </w:rPr>
          <w:t xml:space="preserve"> got a</w:t>
        </w:r>
      </w:ins>
      <w:ins w:id="28303" w:author="Claire S" w:date="2026-06-08T12:34:00Z" w16du:dateUtc="2026-06-08T11:34:00Z">
        <w:r w:rsidR="00BB6CD4">
          <w:rPr>
            <w:rFonts w:ascii="Cambria" w:hAnsi="Cambria"/>
            <w:sz w:val="28"/>
            <w:szCs w:val="28"/>
          </w:rPr>
          <w:t xml:space="preserve"> Greenpeace</w:t>
        </w:r>
      </w:ins>
      <w:ins w:id="28304" w:author="Claire S" w:date="2026-06-06T10:57:00Z" w16du:dateUtc="2026-06-06T09:57:00Z">
        <w:r>
          <w:rPr>
            <w:rFonts w:ascii="Cambria" w:hAnsi="Cambria"/>
            <w:sz w:val="28"/>
            <w:szCs w:val="28"/>
          </w:rPr>
          <w:t xml:space="preserve"> </w:t>
        </w:r>
      </w:ins>
      <w:ins w:id="28305" w:author="Claire S" w:date="2026-06-08T17:47:00Z" w16du:dateUtc="2026-06-08T16:47:00Z">
        <w:r w:rsidR="00C14734">
          <w:rPr>
            <w:rFonts w:ascii="Cambria" w:hAnsi="Cambria"/>
            <w:sz w:val="28"/>
            <w:szCs w:val="28"/>
          </w:rPr>
          <w:t>do</w:t>
        </w:r>
      </w:ins>
      <w:ins w:id="28306" w:author="Claire S" w:date="2026-06-06T10:57:00Z" w16du:dateUtc="2026-06-06T09:57:00Z">
        <w:r>
          <w:rPr>
            <w:rFonts w:ascii="Cambria" w:hAnsi="Cambria"/>
            <w:sz w:val="28"/>
            <w:szCs w:val="28"/>
          </w:rPr>
          <w:t xml:space="preserve"> in Oxford tomor</w:t>
        </w:r>
      </w:ins>
      <w:ins w:id="28307" w:author="Claire S" w:date="2026-06-06T11:01:00Z" w16du:dateUtc="2026-06-06T10:01:00Z">
        <w:r w:rsidR="008C6CDC">
          <w:rPr>
            <w:rFonts w:ascii="Cambria" w:hAnsi="Cambria"/>
            <w:sz w:val="28"/>
            <w:szCs w:val="28"/>
          </w:rPr>
          <w:t>r</w:t>
        </w:r>
      </w:ins>
      <w:ins w:id="28308" w:author="Claire S" w:date="2026-06-06T10:57:00Z" w16du:dateUtc="2026-06-06T09:57:00Z">
        <w:r>
          <w:rPr>
            <w:rFonts w:ascii="Cambria" w:hAnsi="Cambria"/>
            <w:sz w:val="28"/>
            <w:szCs w:val="28"/>
          </w:rPr>
          <w:t xml:space="preserve">ow, </w:t>
        </w:r>
      </w:ins>
      <w:ins w:id="28309" w:author="Claire S" w:date="2026-06-08T12:33:00Z" w16du:dateUtc="2026-06-08T11:33:00Z">
        <w:r w:rsidR="00D92F82">
          <w:rPr>
            <w:rFonts w:ascii="Cambria" w:hAnsi="Cambria"/>
            <w:sz w:val="28"/>
            <w:szCs w:val="28"/>
          </w:rPr>
          <w:t xml:space="preserve">and then </w:t>
        </w:r>
        <w:r w:rsidR="00BB6CD4">
          <w:rPr>
            <w:rFonts w:ascii="Cambria" w:hAnsi="Cambria"/>
            <w:sz w:val="28"/>
            <w:szCs w:val="28"/>
          </w:rPr>
          <w:t>a</w:t>
        </w:r>
      </w:ins>
      <w:ins w:id="28310" w:author="Claire S" w:date="2026-06-08T12:34:00Z" w16du:dateUtc="2026-06-08T11:34:00Z">
        <w:r w:rsidR="00BB6CD4">
          <w:rPr>
            <w:rFonts w:ascii="Cambria" w:hAnsi="Cambria"/>
            <w:sz w:val="28"/>
            <w:szCs w:val="28"/>
          </w:rPr>
          <w:t xml:space="preserve"> silent</w:t>
        </w:r>
      </w:ins>
      <w:ins w:id="28311" w:author="Claire S" w:date="2026-06-08T12:33:00Z" w16du:dateUtc="2026-06-08T11:33:00Z">
        <w:r w:rsidR="00BB6CD4">
          <w:rPr>
            <w:rFonts w:ascii="Cambria" w:hAnsi="Cambria"/>
            <w:sz w:val="28"/>
            <w:szCs w:val="28"/>
          </w:rPr>
          <w:t xml:space="preserve"> </w:t>
        </w:r>
      </w:ins>
      <w:ins w:id="28312" w:author="Claire S" w:date="2026-06-06T17:01:00Z" w16du:dateUtc="2026-06-06T16:01:00Z">
        <w:r w:rsidR="0004046C">
          <w:rPr>
            <w:rFonts w:ascii="Cambria" w:hAnsi="Cambria"/>
            <w:sz w:val="28"/>
            <w:szCs w:val="28"/>
          </w:rPr>
          <w:t>Zen</w:t>
        </w:r>
      </w:ins>
      <w:ins w:id="28313" w:author="Claire S" w:date="2026-06-08T12:34:00Z" w16du:dateUtc="2026-06-08T11:34:00Z">
        <w:r w:rsidR="00BB6CD4">
          <w:rPr>
            <w:rFonts w:ascii="Cambria" w:hAnsi="Cambria"/>
            <w:sz w:val="28"/>
            <w:szCs w:val="28"/>
          </w:rPr>
          <w:t xml:space="preserve"> Souls</w:t>
        </w:r>
      </w:ins>
      <w:ins w:id="28314" w:author="Claire S" w:date="2026-06-06T10:57:00Z" w16du:dateUtc="2026-06-06T09:57:00Z">
        <w:r>
          <w:rPr>
            <w:rFonts w:ascii="Cambria" w:hAnsi="Cambria"/>
            <w:sz w:val="28"/>
            <w:szCs w:val="28"/>
          </w:rPr>
          <w:t xml:space="preserve"> </w:t>
        </w:r>
      </w:ins>
      <w:ins w:id="28315" w:author="Claire S" w:date="2026-06-08T12:41:00Z" w16du:dateUtc="2026-06-08T11:41:00Z">
        <w:r w:rsidR="00E55AF7">
          <w:rPr>
            <w:rFonts w:ascii="Cambria" w:hAnsi="Cambria"/>
            <w:sz w:val="28"/>
            <w:szCs w:val="28"/>
          </w:rPr>
          <w:t>week</w:t>
        </w:r>
      </w:ins>
      <w:ins w:id="28316" w:author="Claire S" w:date="2026-06-08T12:42:00Z" w16du:dateUtc="2026-06-08T11:42:00Z">
        <w:del w:id="28317" w:author="Daisy Watt" w:date="2026-06-24T15:19:00Z" w16du:dateUtc="2026-06-24T13:19:00Z">
          <w:r w:rsidR="00E55AF7" w:rsidDel="00327C58">
            <w:rPr>
              <w:rFonts w:ascii="Cambria" w:hAnsi="Cambria"/>
              <w:sz w:val="28"/>
              <w:szCs w:val="28"/>
            </w:rPr>
            <w:delText>-</w:delText>
          </w:r>
        </w:del>
      </w:ins>
      <w:ins w:id="28318" w:author="Claire S" w:date="2026-06-08T12:41:00Z" w16du:dateUtc="2026-06-08T11:41:00Z">
        <w:r w:rsidR="00E55AF7">
          <w:rPr>
            <w:rFonts w:ascii="Cambria" w:hAnsi="Cambria"/>
            <w:sz w:val="28"/>
            <w:szCs w:val="28"/>
          </w:rPr>
          <w:t>end</w:t>
        </w:r>
      </w:ins>
      <w:ins w:id="28319" w:author="Daisy Watt" w:date="2026-06-24T15:19:00Z" w16du:dateUtc="2026-06-24T13:19:00Z">
        <w:r w:rsidR="00327C58">
          <w:rPr>
            <w:rFonts w:ascii="Cambria" w:hAnsi="Cambria"/>
            <w:sz w:val="28"/>
            <w:szCs w:val="28"/>
          </w:rPr>
          <w:t>.</w:t>
        </w:r>
      </w:ins>
      <w:ins w:id="28320" w:author="Claire S" w:date="2026-06-08T12:42:00Z" w16du:dateUtc="2026-06-08T11:42:00Z">
        <w:del w:id="28321" w:author="Daisy Watt" w:date="2026-06-24T15:19:00Z" w16du:dateUtc="2026-06-24T13:19:00Z">
          <w:r w:rsidR="00E55AF7" w:rsidDel="00327C58">
            <w:rPr>
              <w:rFonts w:ascii="Cambria" w:hAnsi="Cambria"/>
              <w:sz w:val="28"/>
              <w:szCs w:val="28"/>
            </w:rPr>
            <w:delText xml:space="preserve"> -</w:delText>
          </w:r>
        </w:del>
        <w:r w:rsidR="00E55AF7">
          <w:rPr>
            <w:rFonts w:ascii="Cambria" w:hAnsi="Cambria"/>
            <w:sz w:val="28"/>
            <w:szCs w:val="28"/>
          </w:rPr>
          <w:t>’</w:t>
        </w:r>
      </w:ins>
    </w:p>
    <w:p w14:paraId="540EA49A" w14:textId="22E3FB5D" w:rsidR="00E55AF7" w:rsidRDefault="00E55AF7" w:rsidP="006F7124">
      <w:pPr>
        <w:spacing w:line="360" w:lineRule="auto"/>
        <w:contextualSpacing/>
        <w:rPr>
          <w:ins w:id="28322" w:author="Claire S" w:date="2026-06-08T12:42:00Z" w16du:dateUtc="2026-06-08T11:42:00Z"/>
          <w:rFonts w:ascii="Cambria" w:hAnsi="Cambria"/>
          <w:sz w:val="28"/>
          <w:szCs w:val="28"/>
        </w:rPr>
      </w:pPr>
      <w:ins w:id="28323" w:author="Claire S" w:date="2026-06-08T12:42:00Z" w16du:dateUtc="2026-06-08T11:42:00Z">
        <w:r>
          <w:rPr>
            <w:rFonts w:ascii="Cambria" w:hAnsi="Cambria"/>
            <w:sz w:val="28"/>
            <w:szCs w:val="28"/>
          </w:rPr>
          <w:tab/>
          <w:t>Savannah could literally hear Ruth’s eye-roll.</w:t>
        </w:r>
      </w:ins>
    </w:p>
    <w:p w14:paraId="673472A5" w14:textId="3787150F" w:rsidR="00C65ADE" w:rsidRDefault="00E55AF7">
      <w:pPr>
        <w:spacing w:line="360" w:lineRule="auto"/>
        <w:ind w:firstLine="720"/>
        <w:contextualSpacing/>
        <w:rPr>
          <w:ins w:id="28324" w:author="Claire S" w:date="2026-06-06T10:57:00Z" w16du:dateUtc="2026-06-06T09:57:00Z"/>
          <w:rFonts w:ascii="Cambria" w:hAnsi="Cambria"/>
          <w:sz w:val="28"/>
          <w:szCs w:val="28"/>
        </w:rPr>
        <w:pPrChange w:id="28325" w:author="Claire S" w:date="2026-06-08T12:42:00Z" w16du:dateUtc="2026-06-08T11:42:00Z">
          <w:pPr>
            <w:spacing w:line="360" w:lineRule="auto"/>
            <w:contextualSpacing/>
          </w:pPr>
        </w:pPrChange>
      </w:pPr>
      <w:ins w:id="28326" w:author="Claire S" w:date="2026-06-08T12:42:00Z" w16du:dateUtc="2026-06-08T11:42:00Z">
        <w:r>
          <w:rPr>
            <w:rFonts w:ascii="Cambria" w:hAnsi="Cambria"/>
            <w:sz w:val="28"/>
            <w:szCs w:val="28"/>
          </w:rPr>
          <w:t>‘B</w:t>
        </w:r>
      </w:ins>
      <w:ins w:id="28327" w:author="Claire S" w:date="2026-06-06T10:57:00Z" w16du:dateUtc="2026-06-06T09:57:00Z">
        <w:r w:rsidR="00C65ADE">
          <w:rPr>
            <w:rFonts w:ascii="Cambria" w:hAnsi="Cambria"/>
            <w:sz w:val="28"/>
            <w:szCs w:val="28"/>
          </w:rPr>
          <w:t>ut I just wanted to make sure you were alive.’</w:t>
        </w:r>
      </w:ins>
      <w:ins w:id="28328" w:author="Claire S" w:date="2026-06-08T17:48:00Z" w16du:dateUtc="2026-06-08T16:48:00Z">
        <w:r w:rsidR="00ED3397">
          <w:rPr>
            <w:rFonts w:ascii="Cambria" w:hAnsi="Cambria"/>
            <w:sz w:val="28"/>
            <w:szCs w:val="28"/>
          </w:rPr>
          <w:t xml:space="preserve"> Bella hugged her tight again, which was just weird</w:t>
        </w:r>
        <w:del w:id="28329" w:author="Daisy Watt" w:date="2026-06-24T15:19:00Z" w16du:dateUtc="2026-06-24T13:19:00Z">
          <w:r w:rsidR="00ED3397" w:rsidDel="005D6AF3">
            <w:rPr>
              <w:rFonts w:ascii="Cambria" w:hAnsi="Cambria"/>
              <w:sz w:val="28"/>
              <w:szCs w:val="28"/>
            </w:rPr>
            <w:delText xml:space="preserve"> in itself</w:delText>
          </w:r>
        </w:del>
        <w:r w:rsidR="00ED3397">
          <w:rPr>
            <w:rFonts w:ascii="Cambria" w:hAnsi="Cambria"/>
            <w:sz w:val="28"/>
            <w:szCs w:val="28"/>
          </w:rPr>
          <w:t>. ‘I was so worried.’</w:t>
        </w:r>
      </w:ins>
    </w:p>
    <w:p w14:paraId="359FFE0B" w14:textId="77777777" w:rsidR="00A7652E" w:rsidRDefault="00C65ADE" w:rsidP="00A12BEC">
      <w:pPr>
        <w:spacing w:line="360" w:lineRule="auto"/>
        <w:contextualSpacing/>
        <w:rPr>
          <w:ins w:id="28330" w:author="Daisy Watt" w:date="2026-06-24T15:20:00Z" w16du:dateUtc="2026-06-24T13:20:00Z"/>
          <w:rFonts w:ascii="Cambria" w:hAnsi="Cambria"/>
          <w:sz w:val="28"/>
          <w:szCs w:val="28"/>
        </w:rPr>
      </w:pPr>
      <w:ins w:id="28331" w:author="Claire S" w:date="2026-06-06T10:57:00Z" w16du:dateUtc="2026-06-06T09:57:00Z">
        <w:r>
          <w:rPr>
            <w:rFonts w:ascii="Cambria" w:hAnsi="Cambria"/>
            <w:sz w:val="28"/>
            <w:szCs w:val="28"/>
          </w:rPr>
          <w:tab/>
          <w:t>‘As you can see,’ Savannah said drily, ‘I am.’</w:t>
        </w:r>
      </w:ins>
      <w:ins w:id="28332" w:author="Claire S" w:date="2026-06-08T17:48:00Z" w16du:dateUtc="2026-06-08T16:48:00Z">
        <w:r w:rsidR="00ED3397">
          <w:rPr>
            <w:rFonts w:ascii="Cambria" w:hAnsi="Cambria"/>
            <w:sz w:val="28"/>
            <w:szCs w:val="28"/>
          </w:rPr>
          <w:t xml:space="preserve"> And in her twin’s embrace, </w:t>
        </w:r>
      </w:ins>
      <w:ins w:id="28333" w:author="Claire S" w:date="2026-06-06T10:57:00Z" w16du:dateUtc="2026-06-06T09:57:00Z">
        <w:r w:rsidR="00A85CA2">
          <w:rPr>
            <w:rFonts w:ascii="Cambria" w:hAnsi="Cambria"/>
            <w:sz w:val="28"/>
            <w:szCs w:val="28"/>
          </w:rPr>
          <w:t xml:space="preserve">Savannah thought with horror she </w:t>
        </w:r>
      </w:ins>
      <w:ins w:id="28334" w:author="Claire S" w:date="2026-06-06T10:58:00Z" w16du:dateUtc="2026-06-06T09:58:00Z">
        <w:r w:rsidR="00A85CA2">
          <w:rPr>
            <w:rFonts w:ascii="Cambria" w:hAnsi="Cambria"/>
            <w:sz w:val="28"/>
            <w:szCs w:val="28"/>
          </w:rPr>
          <w:t>might</w:t>
        </w:r>
      </w:ins>
      <w:ins w:id="28335" w:author="Claire S" w:date="2026-06-06T10:57:00Z" w16du:dateUtc="2026-06-06T09:57:00Z">
        <w:r w:rsidR="00A85CA2">
          <w:rPr>
            <w:rFonts w:ascii="Cambria" w:hAnsi="Cambria"/>
            <w:sz w:val="28"/>
            <w:szCs w:val="28"/>
          </w:rPr>
          <w:t xml:space="preserve"> </w:t>
        </w:r>
      </w:ins>
      <w:ins w:id="28336" w:author="Claire S" w:date="2026-06-08T17:48:00Z" w16du:dateUtc="2026-06-08T16:48:00Z">
        <w:r w:rsidR="00ED3397">
          <w:rPr>
            <w:rFonts w:ascii="Cambria" w:hAnsi="Cambria"/>
            <w:sz w:val="28"/>
            <w:szCs w:val="28"/>
          </w:rPr>
          <w:t xml:space="preserve">start </w:t>
        </w:r>
      </w:ins>
      <w:ins w:id="28337" w:author="Claire S" w:date="2026-06-06T10:57:00Z" w16du:dateUtc="2026-06-06T09:57:00Z">
        <w:r w:rsidR="00A85CA2">
          <w:rPr>
            <w:rFonts w:ascii="Cambria" w:hAnsi="Cambria"/>
            <w:sz w:val="28"/>
            <w:szCs w:val="28"/>
          </w:rPr>
          <w:t>cry</w:t>
        </w:r>
      </w:ins>
      <w:ins w:id="28338" w:author="Claire S" w:date="2026-06-08T17:48:00Z" w16du:dateUtc="2026-06-08T16:48:00Z">
        <w:r w:rsidR="00ED3397">
          <w:rPr>
            <w:rFonts w:ascii="Cambria" w:hAnsi="Cambria"/>
            <w:sz w:val="28"/>
            <w:szCs w:val="28"/>
          </w:rPr>
          <w:t>ing</w:t>
        </w:r>
      </w:ins>
      <w:ins w:id="28339" w:author="Claire S" w:date="2026-06-06T10:58:00Z" w16du:dateUtc="2026-06-06T09:58:00Z">
        <w:r w:rsidR="00A85CA2">
          <w:rPr>
            <w:rFonts w:ascii="Cambria" w:hAnsi="Cambria"/>
            <w:sz w:val="28"/>
            <w:szCs w:val="28"/>
          </w:rPr>
          <w:t xml:space="preserve">, until a honking horn from outside </w:t>
        </w:r>
      </w:ins>
      <w:ins w:id="28340" w:author="Claire S" w:date="2026-06-08T17:48:00Z" w16du:dateUtc="2026-06-08T16:48:00Z">
        <w:r w:rsidR="00ED3397">
          <w:rPr>
            <w:rFonts w:ascii="Cambria" w:hAnsi="Cambria"/>
            <w:sz w:val="28"/>
            <w:szCs w:val="28"/>
          </w:rPr>
          <w:t>broke the spell</w:t>
        </w:r>
      </w:ins>
      <w:ins w:id="28341" w:author="Claire S" w:date="2026-06-06T10:58:00Z" w16du:dateUtc="2026-06-06T09:58:00Z">
        <w:r w:rsidR="00A85CA2">
          <w:rPr>
            <w:rFonts w:ascii="Cambria" w:hAnsi="Cambria"/>
            <w:sz w:val="28"/>
            <w:szCs w:val="28"/>
          </w:rPr>
          <w:t xml:space="preserve">. </w:t>
        </w:r>
      </w:ins>
    </w:p>
    <w:p w14:paraId="3AB9EA6D" w14:textId="742E3047" w:rsidR="00A85CA2" w:rsidRDefault="00A85CA2">
      <w:pPr>
        <w:spacing w:line="360" w:lineRule="auto"/>
        <w:ind w:firstLine="720"/>
        <w:contextualSpacing/>
        <w:rPr>
          <w:ins w:id="28342" w:author="Claire S" w:date="2026-06-06T10:58:00Z" w16du:dateUtc="2026-06-06T09:58:00Z"/>
          <w:rFonts w:ascii="Cambria" w:hAnsi="Cambria"/>
          <w:sz w:val="28"/>
          <w:szCs w:val="28"/>
        </w:rPr>
        <w:pPrChange w:id="28343" w:author="Claire S" w:date="2026-08-04T00:02:00Z" w16du:dateUtc="2026-08-03T23:02:00Z">
          <w:pPr>
            <w:spacing w:line="360" w:lineRule="auto"/>
            <w:contextualSpacing/>
          </w:pPr>
        </w:pPrChange>
      </w:pPr>
      <w:ins w:id="28344" w:author="Claire S" w:date="2026-06-06T10:58:00Z" w16du:dateUtc="2026-06-06T09:58:00Z">
        <w:r>
          <w:rPr>
            <w:rFonts w:ascii="Cambria" w:hAnsi="Cambria"/>
            <w:sz w:val="28"/>
            <w:szCs w:val="28"/>
          </w:rPr>
          <w:t>‘</w:t>
        </w:r>
      </w:ins>
      <w:ins w:id="28345" w:author="Claire S" w:date="2026-06-08T12:34:00Z" w16du:dateUtc="2026-06-08T11:34:00Z">
        <w:r w:rsidR="00BB6CD4">
          <w:rPr>
            <w:rFonts w:ascii="Cambria" w:hAnsi="Cambria"/>
            <w:sz w:val="28"/>
            <w:szCs w:val="28"/>
          </w:rPr>
          <w:t>Ah</w:t>
        </w:r>
      </w:ins>
      <w:ins w:id="28346" w:author="Claire S" w:date="2026-06-08T12:44:00Z" w16du:dateUtc="2026-06-08T11:44:00Z">
        <w:r w:rsidR="00B26796">
          <w:rPr>
            <w:rFonts w:ascii="Cambria" w:hAnsi="Cambria"/>
            <w:sz w:val="28"/>
            <w:szCs w:val="28"/>
          </w:rPr>
          <w:t>a</w:t>
        </w:r>
      </w:ins>
      <w:ins w:id="28347" w:author="Claire S" w:date="2026-06-08T12:34:00Z" w16du:dateUtc="2026-06-08T11:34:00Z">
        <w:del w:id="28348" w:author="Daisy Watt" w:date="2026-06-24T15:20:00Z" w16du:dateUtc="2026-06-24T13:20:00Z">
          <w:r w:rsidR="00BB6CD4" w:rsidDel="00744A59">
            <w:rPr>
              <w:rFonts w:ascii="Cambria" w:hAnsi="Cambria"/>
              <w:sz w:val="28"/>
              <w:szCs w:val="28"/>
            </w:rPr>
            <w:delText>,</w:delText>
          </w:r>
        </w:del>
      </w:ins>
      <w:ins w:id="28349" w:author="Daisy Watt" w:date="2026-06-24T15:20:00Z" w16du:dateUtc="2026-06-24T13:20:00Z">
        <w:r w:rsidR="00A7652E">
          <w:rPr>
            <w:rFonts w:ascii="Cambria" w:hAnsi="Cambria"/>
            <w:sz w:val="28"/>
            <w:szCs w:val="28"/>
          </w:rPr>
          <w:t xml:space="preserve">,’ </w:t>
        </w:r>
        <w:del w:id="28350" w:author="Claire S" w:date="2026-08-04T11:05:00Z" w16du:dateUtc="2026-08-04T10:05:00Z">
          <w:r w:rsidR="00A7652E" w:rsidDel="00A31D86">
            <w:rPr>
              <w:rFonts w:ascii="Cambria" w:hAnsi="Cambria"/>
              <w:sz w:val="28"/>
              <w:szCs w:val="28"/>
            </w:rPr>
            <w:delText xml:space="preserve">said </w:delText>
          </w:r>
        </w:del>
        <w:r w:rsidR="00A7652E">
          <w:rPr>
            <w:rFonts w:ascii="Cambria" w:hAnsi="Cambria"/>
            <w:sz w:val="28"/>
            <w:szCs w:val="28"/>
          </w:rPr>
          <w:t>Bella</w:t>
        </w:r>
      </w:ins>
      <w:ins w:id="28351" w:author="Claire S" w:date="2026-08-04T11:05:00Z" w16du:dateUtc="2026-08-04T10:05:00Z">
        <w:r w:rsidR="00A31D86">
          <w:rPr>
            <w:rFonts w:ascii="Cambria" w:hAnsi="Cambria"/>
            <w:sz w:val="28"/>
            <w:szCs w:val="28"/>
          </w:rPr>
          <w:t xml:space="preserve"> stepped back</w:t>
        </w:r>
      </w:ins>
      <w:ins w:id="28352" w:author="Daisy Watt" w:date="2026-06-24T15:21:00Z" w16du:dateUtc="2026-06-24T13:21:00Z">
        <w:r w:rsidR="00A7652E">
          <w:rPr>
            <w:rFonts w:ascii="Cambria" w:hAnsi="Cambria"/>
            <w:sz w:val="28"/>
            <w:szCs w:val="28"/>
          </w:rPr>
          <w:t>.</w:t>
        </w:r>
      </w:ins>
      <w:ins w:id="28353" w:author="Claire S" w:date="2026-06-08T12:34:00Z" w16du:dateUtc="2026-06-08T11:34:00Z">
        <w:r w:rsidR="00BB6CD4">
          <w:rPr>
            <w:rFonts w:ascii="Cambria" w:hAnsi="Cambria"/>
            <w:sz w:val="28"/>
            <w:szCs w:val="28"/>
          </w:rPr>
          <w:t xml:space="preserve"> </w:t>
        </w:r>
        <w:del w:id="28354" w:author="Daisy Watt" w:date="2026-06-24T15:21:00Z" w16du:dateUtc="2026-06-24T13:21:00Z">
          <w:r w:rsidR="00BB6CD4" w:rsidDel="00A7652E">
            <w:rPr>
              <w:rFonts w:ascii="Cambria" w:hAnsi="Cambria"/>
              <w:sz w:val="28"/>
              <w:szCs w:val="28"/>
            </w:rPr>
            <w:delText>my</w:delText>
          </w:r>
        </w:del>
      </w:ins>
      <w:ins w:id="28355" w:author="Daisy Watt" w:date="2026-06-24T15:21:00Z" w16du:dateUtc="2026-06-24T13:21:00Z">
        <w:r w:rsidR="00A7652E">
          <w:rPr>
            <w:rFonts w:ascii="Cambria" w:hAnsi="Cambria"/>
            <w:sz w:val="28"/>
            <w:szCs w:val="28"/>
          </w:rPr>
          <w:t>‘My</w:t>
        </w:r>
      </w:ins>
      <w:ins w:id="28356" w:author="Claire S" w:date="2026-06-08T12:34:00Z" w16du:dateUtc="2026-06-08T11:34:00Z">
        <w:r w:rsidR="00BB6CD4">
          <w:rPr>
            <w:rFonts w:ascii="Cambria" w:hAnsi="Cambria"/>
            <w:sz w:val="28"/>
            <w:szCs w:val="28"/>
          </w:rPr>
          <w:t xml:space="preserve"> </w:t>
        </w:r>
        <w:r w:rsidR="003A41CA">
          <w:rPr>
            <w:rFonts w:ascii="Cambria" w:hAnsi="Cambria"/>
            <w:sz w:val="28"/>
            <w:szCs w:val="28"/>
          </w:rPr>
          <w:t>kindre</w:t>
        </w:r>
        <w:r w:rsidR="00BB6CD4">
          <w:rPr>
            <w:rFonts w:ascii="Cambria" w:hAnsi="Cambria"/>
            <w:sz w:val="28"/>
            <w:szCs w:val="28"/>
          </w:rPr>
          <w:t>d</w:t>
        </w:r>
        <w:r w:rsidR="003A41CA">
          <w:rPr>
            <w:rFonts w:ascii="Cambria" w:hAnsi="Cambria"/>
            <w:sz w:val="28"/>
            <w:szCs w:val="28"/>
          </w:rPr>
          <w:t xml:space="preserve"> spirit</w:t>
        </w:r>
        <w:r w:rsidR="00BB6CD4">
          <w:rPr>
            <w:rFonts w:ascii="Cambria" w:hAnsi="Cambria"/>
            <w:sz w:val="28"/>
            <w:szCs w:val="28"/>
          </w:rPr>
          <w:t>’</w:t>
        </w:r>
      </w:ins>
      <w:ins w:id="28357" w:author="Claire S" w:date="2026-06-06T10:58:00Z" w16du:dateUtc="2026-06-06T09:58:00Z">
        <w:r>
          <w:rPr>
            <w:rFonts w:ascii="Cambria" w:hAnsi="Cambria"/>
            <w:sz w:val="28"/>
            <w:szCs w:val="28"/>
          </w:rPr>
          <w:t>s here.’</w:t>
        </w:r>
      </w:ins>
    </w:p>
    <w:p w14:paraId="658E6D50" w14:textId="0D9DEC02" w:rsidR="00A85CA2" w:rsidRDefault="00A85CA2" w:rsidP="006F7124">
      <w:pPr>
        <w:spacing w:line="360" w:lineRule="auto"/>
        <w:contextualSpacing/>
        <w:rPr>
          <w:ins w:id="28358" w:author="Claire S" w:date="2026-06-06T10:58:00Z" w16du:dateUtc="2026-06-06T09:58:00Z"/>
          <w:rFonts w:ascii="Cambria" w:hAnsi="Cambria"/>
          <w:sz w:val="28"/>
          <w:szCs w:val="28"/>
        </w:rPr>
      </w:pPr>
      <w:ins w:id="28359" w:author="Claire S" w:date="2026-06-06T10:58:00Z" w16du:dateUtc="2026-06-06T09:58:00Z">
        <w:r>
          <w:rPr>
            <w:rFonts w:ascii="Cambria" w:hAnsi="Cambria"/>
            <w:sz w:val="28"/>
            <w:szCs w:val="28"/>
          </w:rPr>
          <w:tab/>
        </w:r>
      </w:ins>
      <w:ins w:id="28360" w:author="Claire S" w:date="2026-06-06T11:03:00Z" w16du:dateUtc="2026-06-06T10:03:00Z">
        <w:r w:rsidR="00376C9D">
          <w:rPr>
            <w:rFonts w:ascii="Cambria" w:hAnsi="Cambria"/>
            <w:sz w:val="28"/>
            <w:szCs w:val="28"/>
          </w:rPr>
          <w:t>‘</w:t>
        </w:r>
      </w:ins>
      <w:ins w:id="28361" w:author="Claire S" w:date="2026-06-08T12:34:00Z" w16du:dateUtc="2026-06-08T11:34:00Z">
        <w:r w:rsidR="003A41CA">
          <w:rPr>
            <w:rFonts w:ascii="Cambria" w:hAnsi="Cambria"/>
            <w:sz w:val="28"/>
            <w:szCs w:val="28"/>
          </w:rPr>
          <w:t>So</w:t>
        </w:r>
      </w:ins>
      <w:ins w:id="28362" w:author="Claire S" w:date="2026-06-06T11:03:00Z" w16du:dateUtc="2026-06-06T10:03:00Z">
        <w:r w:rsidR="00376C9D">
          <w:rPr>
            <w:rFonts w:ascii="Cambria" w:hAnsi="Cambria"/>
            <w:sz w:val="28"/>
            <w:szCs w:val="28"/>
          </w:rPr>
          <w:t xml:space="preserve"> we can hear.’ </w:t>
        </w:r>
      </w:ins>
      <w:ins w:id="28363" w:author="Claire S" w:date="2026-06-06T10:58:00Z" w16du:dateUtc="2026-06-06T09:58:00Z">
        <w:r>
          <w:rPr>
            <w:rFonts w:ascii="Cambria" w:hAnsi="Cambria"/>
            <w:sz w:val="28"/>
            <w:szCs w:val="28"/>
          </w:rPr>
          <w:t>A m</w:t>
        </w:r>
      </w:ins>
      <w:ins w:id="28364" w:author="Claire S" w:date="2026-06-06T10:59:00Z" w16du:dateUtc="2026-06-06T09:59:00Z">
        <w:r>
          <w:rPr>
            <w:rFonts w:ascii="Cambria" w:hAnsi="Cambria"/>
            <w:sz w:val="28"/>
            <w:szCs w:val="28"/>
          </w:rPr>
          <w:t>onster</w:t>
        </w:r>
      </w:ins>
      <w:ins w:id="28365" w:author="Daisy Watt" w:date="2026-06-24T15:20:00Z" w16du:dateUtc="2026-06-24T13:20:00Z">
        <w:r w:rsidR="00A24B77">
          <w:rPr>
            <w:rFonts w:ascii="Cambria" w:hAnsi="Cambria"/>
            <w:sz w:val="28"/>
            <w:szCs w:val="28"/>
          </w:rPr>
          <w:t xml:space="preserve"> </w:t>
        </w:r>
      </w:ins>
      <w:ins w:id="28366" w:author="Claire S" w:date="2026-06-06T17:03:00Z" w16du:dateUtc="2026-06-06T16:03:00Z">
        <w:del w:id="28367" w:author="Daisy Watt" w:date="2026-06-24T15:20:00Z" w16du:dateUtc="2026-06-24T13:20:00Z">
          <w:r w:rsidR="009628D9" w:rsidDel="00A24B77">
            <w:rPr>
              <w:rFonts w:ascii="Cambria" w:hAnsi="Cambria"/>
              <w:sz w:val="28"/>
              <w:szCs w:val="28"/>
            </w:rPr>
            <w:delText>-</w:delText>
          </w:r>
        </w:del>
      </w:ins>
      <w:ins w:id="28368" w:author="Claire S" w:date="2026-06-06T10:59:00Z" w16du:dateUtc="2026-06-06T09:59:00Z">
        <w:r>
          <w:rPr>
            <w:rFonts w:ascii="Cambria" w:hAnsi="Cambria"/>
            <w:sz w:val="28"/>
            <w:szCs w:val="28"/>
          </w:rPr>
          <w:t xml:space="preserve">truck </w:t>
        </w:r>
      </w:ins>
      <w:ins w:id="28369" w:author="Claire S" w:date="2026-06-06T17:03:00Z" w16du:dateUtc="2026-06-06T16:03:00Z">
        <w:r w:rsidR="009628D9">
          <w:rPr>
            <w:rFonts w:ascii="Cambria" w:hAnsi="Cambria"/>
            <w:sz w:val="28"/>
            <w:szCs w:val="28"/>
          </w:rPr>
          <w:t>had mounted</w:t>
        </w:r>
      </w:ins>
      <w:ins w:id="28370" w:author="Claire S" w:date="2026-06-06T10:59:00Z" w16du:dateUtc="2026-06-06T09:59:00Z">
        <w:r>
          <w:rPr>
            <w:rFonts w:ascii="Cambria" w:hAnsi="Cambria"/>
            <w:sz w:val="28"/>
            <w:szCs w:val="28"/>
          </w:rPr>
          <w:t xml:space="preserve"> the pavement outside the house, </w:t>
        </w:r>
      </w:ins>
      <w:ins w:id="28371" w:author="Claire S" w:date="2026-06-06T11:01:00Z" w16du:dateUtc="2026-06-06T10:01:00Z">
        <w:r w:rsidR="008C6CDC">
          <w:rPr>
            <w:rFonts w:ascii="Cambria" w:hAnsi="Cambria"/>
            <w:sz w:val="28"/>
            <w:szCs w:val="28"/>
          </w:rPr>
          <w:t xml:space="preserve">dub </w:t>
        </w:r>
      </w:ins>
      <w:ins w:id="28372" w:author="Claire S" w:date="2026-06-06T10:59:00Z" w16du:dateUtc="2026-06-06T09:59:00Z">
        <w:r>
          <w:rPr>
            <w:rFonts w:ascii="Cambria" w:hAnsi="Cambria"/>
            <w:sz w:val="28"/>
            <w:szCs w:val="28"/>
          </w:rPr>
          <w:t xml:space="preserve">reggae </w:t>
        </w:r>
        <w:r w:rsidR="00777417">
          <w:rPr>
            <w:rFonts w:ascii="Cambria" w:hAnsi="Cambria"/>
            <w:sz w:val="28"/>
            <w:szCs w:val="28"/>
          </w:rPr>
          <w:t>throbbing into the night. ‘</w:t>
        </w:r>
      </w:ins>
      <w:ins w:id="28373" w:author="Claire S" w:date="2026-06-08T12:43:00Z" w16du:dateUtc="2026-06-08T11:43:00Z">
        <w:r w:rsidR="004716F7">
          <w:rPr>
            <w:rFonts w:ascii="Cambria" w:hAnsi="Cambria"/>
            <w:sz w:val="28"/>
            <w:szCs w:val="28"/>
          </w:rPr>
          <w:t>Not</w:t>
        </w:r>
      </w:ins>
      <w:ins w:id="28374" w:author="Claire S" w:date="2026-06-06T11:03:00Z" w16du:dateUtc="2026-06-06T10:03:00Z">
        <w:r w:rsidR="00376C9D">
          <w:rPr>
            <w:rFonts w:ascii="Cambria" w:hAnsi="Cambria"/>
            <w:sz w:val="28"/>
            <w:szCs w:val="28"/>
          </w:rPr>
          <w:t xml:space="preserve"> </w:t>
        </w:r>
      </w:ins>
      <w:ins w:id="28375" w:author="Claire S" w:date="2026-06-06T10:59:00Z" w16du:dateUtc="2026-06-06T09:59:00Z">
        <w:r w:rsidR="00777417">
          <w:rPr>
            <w:rFonts w:ascii="Cambria" w:hAnsi="Cambria"/>
            <w:sz w:val="28"/>
            <w:szCs w:val="28"/>
          </w:rPr>
          <w:t>very green, darling</w:t>
        </w:r>
      </w:ins>
      <w:ins w:id="28376" w:author="Claire S" w:date="2026-06-08T12:43:00Z" w16du:dateUtc="2026-06-08T11:43:00Z">
        <w:del w:id="28377" w:author="Daisy Watt" w:date="2026-06-24T15:21:00Z" w16du:dateUtc="2026-06-24T13:21:00Z">
          <w:r w:rsidR="004716F7" w:rsidDel="00A7652E">
            <w:rPr>
              <w:rFonts w:ascii="Cambria" w:hAnsi="Cambria"/>
              <w:sz w:val="28"/>
              <w:szCs w:val="28"/>
            </w:rPr>
            <w:delText>,</w:delText>
          </w:r>
        </w:del>
      </w:ins>
      <w:ins w:id="28378" w:author="Daisy Watt" w:date="2026-06-24T15:21:00Z" w16du:dateUtc="2026-06-24T13:21:00Z">
        <w:r w:rsidR="00A7652E">
          <w:rPr>
            <w:rFonts w:ascii="Cambria" w:hAnsi="Cambria"/>
            <w:sz w:val="28"/>
            <w:szCs w:val="28"/>
          </w:rPr>
          <w:t>.</w:t>
        </w:r>
      </w:ins>
      <w:ins w:id="28379" w:author="Claire S" w:date="2026-06-06T10:59:00Z" w16du:dateUtc="2026-06-06T09:59:00Z">
        <w:r w:rsidR="00777417">
          <w:rPr>
            <w:rFonts w:ascii="Cambria" w:hAnsi="Cambria"/>
            <w:sz w:val="28"/>
            <w:szCs w:val="28"/>
          </w:rPr>
          <w:t xml:space="preserve">’ Savannah </w:t>
        </w:r>
      </w:ins>
      <w:ins w:id="28380" w:author="Claire S" w:date="2026-06-08T12:35:00Z" w16du:dateUtc="2026-06-08T11:35:00Z">
        <w:r w:rsidR="00ED36B7">
          <w:rPr>
            <w:rFonts w:ascii="Cambria" w:hAnsi="Cambria"/>
            <w:sz w:val="28"/>
            <w:szCs w:val="28"/>
          </w:rPr>
          <w:t>slump</w:t>
        </w:r>
      </w:ins>
      <w:ins w:id="28381" w:author="Claire S" w:date="2026-06-08T12:43:00Z" w16du:dateUtc="2026-06-08T11:43:00Z">
        <w:r w:rsidR="004716F7">
          <w:rPr>
            <w:rFonts w:ascii="Cambria" w:hAnsi="Cambria"/>
            <w:sz w:val="28"/>
            <w:szCs w:val="28"/>
          </w:rPr>
          <w:t>ed</w:t>
        </w:r>
      </w:ins>
      <w:ins w:id="28382" w:author="Claire S" w:date="2026-06-08T12:35:00Z" w16du:dateUtc="2026-06-08T11:35:00Z">
        <w:r w:rsidR="00ED36B7">
          <w:rPr>
            <w:rFonts w:ascii="Cambria" w:hAnsi="Cambria"/>
            <w:sz w:val="28"/>
            <w:szCs w:val="28"/>
          </w:rPr>
          <w:t xml:space="preserve"> on the sofa</w:t>
        </w:r>
      </w:ins>
      <w:ins w:id="28383" w:author="Claire S" w:date="2026-06-06T11:01:00Z" w16du:dateUtc="2026-06-06T10:01:00Z">
        <w:r w:rsidR="008C6CDC">
          <w:rPr>
            <w:rFonts w:ascii="Cambria" w:hAnsi="Cambria"/>
            <w:sz w:val="28"/>
            <w:szCs w:val="28"/>
          </w:rPr>
          <w:t>.</w:t>
        </w:r>
      </w:ins>
      <w:ins w:id="28384" w:author="Claire S" w:date="2026-06-06T10:59:00Z" w16du:dateUtc="2026-06-06T09:59:00Z">
        <w:r w:rsidR="00777417">
          <w:rPr>
            <w:rFonts w:ascii="Cambria" w:hAnsi="Cambria"/>
            <w:sz w:val="28"/>
            <w:szCs w:val="28"/>
          </w:rPr>
          <w:t xml:space="preserve"> </w:t>
        </w:r>
      </w:ins>
      <w:ins w:id="28385" w:author="Claire S" w:date="2026-06-06T11:03:00Z" w16du:dateUtc="2026-06-06T10:03:00Z">
        <w:r w:rsidR="00376C9D">
          <w:rPr>
            <w:rFonts w:ascii="Cambria" w:hAnsi="Cambria"/>
            <w:sz w:val="28"/>
            <w:szCs w:val="28"/>
          </w:rPr>
          <w:t>‘</w:t>
        </w:r>
      </w:ins>
      <w:ins w:id="28386" w:author="Claire S" w:date="2026-06-06T17:03:00Z" w16du:dateUtc="2026-06-06T16:03:00Z">
        <w:r w:rsidR="009628D9">
          <w:rPr>
            <w:rFonts w:ascii="Cambria" w:hAnsi="Cambria"/>
            <w:sz w:val="28"/>
            <w:szCs w:val="28"/>
          </w:rPr>
          <w:t>Four</w:t>
        </w:r>
      </w:ins>
      <w:ins w:id="28387" w:author="Claire S" w:date="2026-06-06T11:03:00Z" w16du:dateUtc="2026-06-06T10:03:00Z">
        <w:r w:rsidR="00376C9D">
          <w:rPr>
            <w:rFonts w:ascii="Cambria" w:hAnsi="Cambria"/>
            <w:sz w:val="28"/>
            <w:szCs w:val="28"/>
          </w:rPr>
          <w:t xml:space="preserve"> tonnes of diesel</w:t>
        </w:r>
      </w:ins>
      <w:ins w:id="28388" w:author="Claire S" w:date="2026-06-08T12:35:00Z" w16du:dateUtc="2026-06-08T11:35:00Z">
        <w:r w:rsidR="003A41CA">
          <w:rPr>
            <w:rFonts w:ascii="Cambria" w:hAnsi="Cambria"/>
            <w:sz w:val="28"/>
            <w:szCs w:val="28"/>
          </w:rPr>
          <w:t>.</w:t>
        </w:r>
      </w:ins>
      <w:ins w:id="28389" w:author="Claire S" w:date="2026-06-06T11:03:00Z" w16du:dateUtc="2026-06-06T10:03:00Z">
        <w:r w:rsidR="00376C9D">
          <w:rPr>
            <w:rFonts w:ascii="Cambria" w:hAnsi="Cambria"/>
            <w:sz w:val="28"/>
            <w:szCs w:val="28"/>
          </w:rPr>
          <w:t>’</w:t>
        </w:r>
      </w:ins>
    </w:p>
    <w:p w14:paraId="596D6EB8" w14:textId="3875BD9A" w:rsidR="00A85CA2" w:rsidRDefault="00A85CA2" w:rsidP="006F7124">
      <w:pPr>
        <w:spacing w:line="360" w:lineRule="auto"/>
        <w:contextualSpacing/>
        <w:rPr>
          <w:ins w:id="28390" w:author="Claire S" w:date="2026-06-06T11:00:00Z" w16du:dateUtc="2026-06-06T10:00:00Z"/>
          <w:rFonts w:ascii="Cambria" w:hAnsi="Cambria"/>
          <w:sz w:val="28"/>
          <w:szCs w:val="28"/>
        </w:rPr>
      </w:pPr>
      <w:ins w:id="28391" w:author="Claire S" w:date="2026-06-06T10:58:00Z" w16du:dateUtc="2026-06-06T09:58:00Z">
        <w:r>
          <w:rPr>
            <w:rFonts w:ascii="Cambria" w:hAnsi="Cambria"/>
            <w:sz w:val="28"/>
            <w:szCs w:val="28"/>
          </w:rPr>
          <w:tab/>
          <w:t>‘</w:t>
        </w:r>
      </w:ins>
      <w:ins w:id="28392" w:author="Claire S" w:date="2026-06-06T10:59:00Z" w16du:dateUtc="2026-06-06T09:59:00Z">
        <w:r w:rsidR="00777417">
          <w:rPr>
            <w:rFonts w:ascii="Cambria" w:hAnsi="Cambria"/>
            <w:sz w:val="28"/>
            <w:szCs w:val="28"/>
          </w:rPr>
          <w:t xml:space="preserve">Needs must, lovely.  </w:t>
        </w:r>
      </w:ins>
      <w:commentRangeStart w:id="28393"/>
      <w:ins w:id="28394" w:author="Claire S" w:date="2026-06-06T11:06:00Z" w16du:dateUtc="2026-06-06T10:06:00Z">
        <w:r w:rsidR="00713099">
          <w:rPr>
            <w:rFonts w:ascii="Cambria" w:hAnsi="Cambria"/>
            <w:sz w:val="28"/>
            <w:szCs w:val="28"/>
          </w:rPr>
          <w:t>Omari’s got so m</w:t>
        </w:r>
      </w:ins>
      <w:ins w:id="28395" w:author="Claire S" w:date="2026-08-03T23:58:00Z" w16du:dateUtc="2026-08-03T22:58:00Z">
        <w:r w:rsidR="00F70046">
          <w:rPr>
            <w:rFonts w:ascii="Cambria" w:hAnsi="Cambria"/>
            <w:sz w:val="28"/>
            <w:szCs w:val="28"/>
          </w:rPr>
          <w:t>any</w:t>
        </w:r>
      </w:ins>
      <w:ins w:id="28396" w:author="Claire S" w:date="2026-06-06T11:06:00Z" w16du:dateUtc="2026-06-06T10:06:00Z">
        <w:r w:rsidR="00713099">
          <w:rPr>
            <w:rFonts w:ascii="Cambria" w:hAnsi="Cambria"/>
            <w:sz w:val="28"/>
            <w:szCs w:val="28"/>
          </w:rPr>
          <w:t xml:space="preserve"> </w:t>
        </w:r>
      </w:ins>
      <w:ins w:id="28397" w:author="Claire S" w:date="2026-08-04T11:05:00Z" w16du:dateUtc="2026-08-04T10:05:00Z">
        <w:r w:rsidR="00A31D86">
          <w:rPr>
            <w:rFonts w:ascii="Cambria" w:hAnsi="Cambria"/>
            <w:sz w:val="28"/>
            <w:szCs w:val="28"/>
          </w:rPr>
          <w:t>vital</w:t>
        </w:r>
      </w:ins>
      <w:ins w:id="28398" w:author="Claire S" w:date="2026-08-03T23:58:00Z" w16du:dateUtc="2026-08-03T22:58:00Z">
        <w:r w:rsidR="00F70046">
          <w:rPr>
            <w:rFonts w:ascii="Cambria" w:hAnsi="Cambria"/>
            <w:sz w:val="28"/>
            <w:szCs w:val="28"/>
          </w:rPr>
          <w:t xml:space="preserve"> tools for the </w:t>
        </w:r>
      </w:ins>
      <w:ins w:id="28399" w:author="Claire S" w:date="2026-08-04T00:02:00Z" w16du:dateUtc="2026-08-03T23:02:00Z">
        <w:r w:rsidR="0087054C">
          <w:rPr>
            <w:rFonts w:ascii="Cambria" w:hAnsi="Cambria"/>
            <w:sz w:val="28"/>
            <w:szCs w:val="28"/>
          </w:rPr>
          <w:t xml:space="preserve">oil </w:t>
        </w:r>
      </w:ins>
      <w:ins w:id="28400" w:author="Claire S" w:date="2026-08-03T23:58:00Z" w16du:dateUtc="2026-08-03T22:58:00Z">
        <w:r w:rsidR="00F70046">
          <w:rPr>
            <w:rFonts w:ascii="Cambria" w:hAnsi="Cambria"/>
            <w:sz w:val="28"/>
            <w:szCs w:val="28"/>
          </w:rPr>
          <w:t>protests</w:t>
        </w:r>
      </w:ins>
      <w:ins w:id="28401" w:author="Claire S" w:date="2026-06-08T12:35:00Z" w16du:dateUtc="2026-06-08T11:35:00Z">
        <w:r w:rsidR="00ED36B7">
          <w:rPr>
            <w:rFonts w:ascii="Cambria" w:hAnsi="Cambria"/>
            <w:sz w:val="28"/>
            <w:szCs w:val="28"/>
          </w:rPr>
          <w:t>.</w:t>
        </w:r>
      </w:ins>
      <w:commentRangeEnd w:id="28393"/>
      <w:r w:rsidR="004A1A6B">
        <w:rPr>
          <w:rStyle w:val="CommentReference"/>
          <w:rFonts w:ascii="Cambria" w:hAnsi="Cambria"/>
          <w:sz w:val="28"/>
          <w:szCs w:val="28"/>
        </w:rPr>
        <w:commentReference w:id="28393"/>
      </w:r>
      <w:ins w:id="28402" w:author="Claire S" w:date="2026-06-08T12:35:00Z" w16du:dateUtc="2026-06-08T11:35:00Z">
        <w:r w:rsidR="00ED36B7">
          <w:rPr>
            <w:rFonts w:ascii="Cambria" w:hAnsi="Cambria"/>
            <w:sz w:val="28"/>
            <w:szCs w:val="28"/>
          </w:rPr>
          <w:t xml:space="preserve"> Don’t get up</w:t>
        </w:r>
      </w:ins>
      <w:ins w:id="28403" w:author="Claire S" w:date="2026-06-06T10:58:00Z" w16du:dateUtc="2026-06-06T09:58:00Z">
        <w:r>
          <w:rPr>
            <w:rFonts w:ascii="Cambria" w:hAnsi="Cambria"/>
            <w:sz w:val="28"/>
            <w:szCs w:val="28"/>
          </w:rPr>
          <w:t>.’ Bella blew them both kisses from the door</w:t>
        </w:r>
      </w:ins>
      <w:ins w:id="28404" w:author="Claire S" w:date="2026-06-06T11:00:00Z" w16du:dateUtc="2026-06-06T10:00:00Z">
        <w:r w:rsidR="00777417">
          <w:rPr>
            <w:rFonts w:ascii="Cambria" w:hAnsi="Cambria"/>
            <w:sz w:val="28"/>
            <w:szCs w:val="28"/>
          </w:rPr>
          <w:t xml:space="preserve">. ‘Back next </w:t>
        </w:r>
      </w:ins>
      <w:ins w:id="28405" w:author="Claire S" w:date="2026-06-08T12:36:00Z" w16du:dateUtc="2026-06-08T11:36:00Z">
        <w:r w:rsidR="00ED36B7">
          <w:rPr>
            <w:rFonts w:ascii="Cambria" w:hAnsi="Cambria"/>
            <w:sz w:val="28"/>
            <w:szCs w:val="28"/>
          </w:rPr>
          <w:t>week</w:t>
        </w:r>
      </w:ins>
      <w:ins w:id="28406" w:author="Claire S" w:date="2026-06-06T11:00:00Z" w16du:dateUtc="2026-06-06T10:00:00Z">
        <w:r w:rsidR="00777417">
          <w:rPr>
            <w:rFonts w:ascii="Cambria" w:hAnsi="Cambria"/>
            <w:sz w:val="28"/>
            <w:szCs w:val="28"/>
          </w:rPr>
          <w:t>, I promise.</w:t>
        </w:r>
      </w:ins>
      <w:ins w:id="28407" w:author="Claire S" w:date="2026-08-04T11:05:00Z" w16du:dateUtc="2026-08-04T10:05:00Z">
        <w:r w:rsidR="003E27BB">
          <w:rPr>
            <w:rFonts w:ascii="Cambria" w:hAnsi="Cambria"/>
            <w:sz w:val="28"/>
            <w:szCs w:val="28"/>
          </w:rPr>
          <w:t xml:space="preserve"> Namaste.</w:t>
        </w:r>
      </w:ins>
      <w:ins w:id="28408" w:author="Claire S" w:date="2026-06-06T11:00:00Z" w16du:dateUtc="2026-06-06T10:00:00Z">
        <w:r w:rsidR="00777417">
          <w:rPr>
            <w:rFonts w:ascii="Cambria" w:hAnsi="Cambria"/>
            <w:sz w:val="28"/>
            <w:szCs w:val="28"/>
          </w:rPr>
          <w:t xml:space="preserve">’ </w:t>
        </w:r>
      </w:ins>
    </w:p>
    <w:p w14:paraId="0F3A85B8" w14:textId="68B3B5DC" w:rsidR="00777417" w:rsidRDefault="00777417" w:rsidP="006F7124">
      <w:pPr>
        <w:spacing w:line="360" w:lineRule="auto"/>
        <w:contextualSpacing/>
        <w:rPr>
          <w:ins w:id="28409" w:author="Claire S" w:date="2026-06-06T11:00:00Z" w16du:dateUtc="2026-06-06T10:00:00Z"/>
          <w:rFonts w:ascii="Cambria" w:hAnsi="Cambria"/>
          <w:sz w:val="28"/>
          <w:szCs w:val="28"/>
        </w:rPr>
      </w:pPr>
      <w:ins w:id="28410" w:author="Claire S" w:date="2026-06-06T11:00:00Z" w16du:dateUtc="2026-06-06T10:00:00Z">
        <w:r>
          <w:rPr>
            <w:rFonts w:ascii="Cambria" w:hAnsi="Cambria"/>
            <w:sz w:val="28"/>
            <w:szCs w:val="28"/>
          </w:rPr>
          <w:tab/>
          <w:t>‘</w:t>
        </w:r>
      </w:ins>
      <w:ins w:id="28411" w:author="Claire S" w:date="2026-06-06T11:06:00Z" w16du:dateUtc="2026-06-06T10:06:00Z">
        <w:r w:rsidR="00713099">
          <w:rPr>
            <w:rFonts w:ascii="Cambria" w:hAnsi="Cambria"/>
            <w:sz w:val="28"/>
            <w:szCs w:val="28"/>
          </w:rPr>
          <w:t xml:space="preserve">You need to </w:t>
        </w:r>
      </w:ins>
      <w:ins w:id="28412" w:author="Claire S" w:date="2026-06-08T12:36:00Z" w16du:dateUtc="2026-06-08T11:36:00Z">
        <w:r w:rsidR="00ED36B7">
          <w:rPr>
            <w:rFonts w:ascii="Cambria" w:hAnsi="Cambria"/>
            <w:sz w:val="28"/>
            <w:szCs w:val="28"/>
          </w:rPr>
          <w:t>make</w:t>
        </w:r>
      </w:ins>
      <w:ins w:id="28413" w:author="Claire S" w:date="2026-06-06T11:00:00Z" w16du:dateUtc="2026-06-06T10:00:00Z">
        <w:r>
          <w:rPr>
            <w:rFonts w:ascii="Cambria" w:hAnsi="Cambria"/>
            <w:sz w:val="28"/>
            <w:szCs w:val="28"/>
          </w:rPr>
          <w:t xml:space="preserve"> the next </w:t>
        </w:r>
        <w:del w:id="28414" w:author="Daisy Watt" w:date="2026-06-24T15:23:00Z" w16du:dateUtc="2026-06-24T13:23:00Z">
          <w:r w:rsidDel="00D362CD">
            <w:rPr>
              <w:rFonts w:ascii="Cambria" w:hAnsi="Cambria"/>
              <w:sz w:val="28"/>
              <w:szCs w:val="28"/>
            </w:rPr>
            <w:delText>B</w:delText>
          </w:r>
        </w:del>
      </w:ins>
      <w:ins w:id="28415" w:author="Daisy Watt" w:date="2026-06-24T15:23:00Z" w16du:dateUtc="2026-06-24T13:23:00Z">
        <w:r w:rsidR="00D362CD">
          <w:rPr>
            <w:rFonts w:ascii="Cambria" w:hAnsi="Cambria"/>
            <w:sz w:val="28"/>
            <w:szCs w:val="28"/>
          </w:rPr>
          <w:t>b</w:t>
        </w:r>
      </w:ins>
      <w:ins w:id="28416" w:author="Claire S" w:date="2026-06-06T11:00:00Z" w16du:dateUtc="2026-06-06T10:00:00Z">
        <w:r>
          <w:rPr>
            <w:rFonts w:ascii="Cambria" w:hAnsi="Cambria"/>
            <w:sz w:val="28"/>
            <w:szCs w:val="28"/>
          </w:rPr>
          <w:t>oard meeting, dear</w:t>
        </w:r>
        <w:del w:id="28417" w:author="Daisy Watt" w:date="2026-06-24T15:23:00Z" w16du:dateUtc="2026-06-24T13:23:00Z">
          <w:r w:rsidDel="00D362CD">
            <w:rPr>
              <w:rFonts w:ascii="Cambria" w:hAnsi="Cambria"/>
              <w:sz w:val="28"/>
              <w:szCs w:val="28"/>
            </w:rPr>
            <w:delText>,</w:delText>
          </w:r>
        </w:del>
      </w:ins>
      <w:ins w:id="28418" w:author="Daisy Watt" w:date="2026-06-24T15:23:00Z" w16du:dateUtc="2026-06-24T13:23:00Z">
        <w:r w:rsidR="00D362CD">
          <w:rPr>
            <w:rFonts w:ascii="Cambria" w:hAnsi="Cambria"/>
            <w:sz w:val="28"/>
            <w:szCs w:val="28"/>
          </w:rPr>
          <w:t>.</w:t>
        </w:r>
      </w:ins>
      <w:ins w:id="28419" w:author="Claire S" w:date="2026-06-06T11:00:00Z" w16du:dateUtc="2026-06-06T10:00:00Z">
        <w:r>
          <w:rPr>
            <w:rFonts w:ascii="Cambria" w:hAnsi="Cambria"/>
            <w:sz w:val="28"/>
            <w:szCs w:val="28"/>
          </w:rPr>
          <w:t xml:space="preserve">’ Ruth </w:t>
        </w:r>
      </w:ins>
      <w:ins w:id="28420" w:author="Claire S" w:date="2026-06-06T17:03:00Z" w16du:dateUtc="2026-06-06T16:03:00Z">
        <w:del w:id="28421" w:author="Daisy Watt" w:date="2026-06-24T15:23:00Z" w16du:dateUtc="2026-06-24T13:23:00Z">
          <w:r w:rsidR="007834E6" w:rsidDel="00D362CD">
            <w:rPr>
              <w:rFonts w:ascii="Cambria" w:hAnsi="Cambria"/>
              <w:sz w:val="28"/>
              <w:szCs w:val="28"/>
            </w:rPr>
            <w:delText>hard</w:delText>
          </w:r>
        </w:del>
      </w:ins>
      <w:ins w:id="28422" w:author="Claire S" w:date="2026-06-06T11:00:00Z" w16du:dateUtc="2026-06-06T10:00:00Z">
        <w:del w:id="28423" w:author="Daisy Watt" w:date="2026-06-24T15:23:00Z" w16du:dateUtc="2026-06-24T13:23:00Z">
          <w:r w:rsidR="008C6CDC" w:rsidDel="00D362CD">
            <w:rPr>
              <w:rFonts w:ascii="Cambria" w:hAnsi="Cambria"/>
              <w:sz w:val="28"/>
              <w:szCs w:val="28"/>
            </w:rPr>
            <w:delText>-</w:delText>
          </w:r>
        </w:del>
        <w:r w:rsidR="008C6CDC">
          <w:rPr>
            <w:rFonts w:ascii="Cambria" w:hAnsi="Cambria"/>
            <w:sz w:val="28"/>
            <w:szCs w:val="28"/>
          </w:rPr>
          <w:t xml:space="preserve">stared </w:t>
        </w:r>
      </w:ins>
      <w:ins w:id="28424" w:author="Claire S" w:date="2026-06-06T17:04:00Z" w16du:dateUtc="2026-06-06T16:04:00Z">
        <w:del w:id="28425" w:author="Daisy Watt" w:date="2026-06-24T15:23:00Z" w16du:dateUtc="2026-06-24T13:23:00Z">
          <w:r w:rsidR="007834E6" w:rsidDel="00D362CD">
            <w:rPr>
              <w:rFonts w:ascii="Cambria" w:hAnsi="Cambria"/>
              <w:sz w:val="28"/>
              <w:szCs w:val="28"/>
            </w:rPr>
            <w:delText xml:space="preserve">at </w:delText>
          </w:r>
        </w:del>
      </w:ins>
      <w:ins w:id="28426" w:author="Claire S" w:date="2026-06-06T11:00:00Z" w16du:dateUtc="2026-06-06T10:00:00Z">
        <w:r w:rsidR="008C6CDC">
          <w:rPr>
            <w:rFonts w:ascii="Cambria" w:hAnsi="Cambria"/>
            <w:sz w:val="28"/>
            <w:szCs w:val="28"/>
          </w:rPr>
          <w:t>Bella</w:t>
        </w:r>
      </w:ins>
      <w:ins w:id="28427" w:author="Daisy Watt" w:date="2026-06-24T15:23:00Z" w16du:dateUtc="2026-06-24T13:23:00Z">
        <w:r w:rsidR="00D362CD">
          <w:rPr>
            <w:rFonts w:ascii="Cambria" w:hAnsi="Cambria"/>
            <w:sz w:val="28"/>
            <w:szCs w:val="28"/>
          </w:rPr>
          <w:t xml:space="preserve"> down</w:t>
        </w:r>
      </w:ins>
      <w:ins w:id="28428" w:author="Claire S" w:date="2026-06-06T11:00:00Z" w16du:dateUtc="2026-06-06T10:00:00Z">
        <w:r w:rsidR="008C6CDC">
          <w:rPr>
            <w:rFonts w:ascii="Cambria" w:hAnsi="Cambria"/>
            <w:sz w:val="28"/>
            <w:szCs w:val="28"/>
          </w:rPr>
          <w:t>.</w:t>
        </w:r>
      </w:ins>
      <w:ins w:id="28429" w:author="Claire S" w:date="2026-06-06T11:04:00Z" w16du:dateUtc="2026-06-06T10:04:00Z">
        <w:r w:rsidR="00FD7DE7">
          <w:rPr>
            <w:rFonts w:ascii="Cambria" w:hAnsi="Cambria"/>
            <w:sz w:val="28"/>
            <w:szCs w:val="28"/>
          </w:rPr>
          <w:t xml:space="preserve"> ‘You’ve missed the last two.’</w:t>
        </w:r>
      </w:ins>
    </w:p>
    <w:p w14:paraId="5151D6DC" w14:textId="39E756F4" w:rsidR="00777417" w:rsidRDefault="00777417" w:rsidP="006F7124">
      <w:pPr>
        <w:spacing w:line="360" w:lineRule="auto"/>
        <w:contextualSpacing/>
        <w:rPr>
          <w:ins w:id="28430" w:author="Claire S" w:date="2026-06-06T10:56:00Z" w16du:dateUtc="2026-06-06T09:56:00Z"/>
          <w:rFonts w:ascii="Cambria" w:hAnsi="Cambria"/>
          <w:sz w:val="28"/>
          <w:szCs w:val="28"/>
        </w:rPr>
      </w:pPr>
      <w:ins w:id="28431" w:author="Claire S" w:date="2026-06-06T11:00:00Z" w16du:dateUtc="2026-06-06T10:00:00Z">
        <w:r>
          <w:rPr>
            <w:rFonts w:ascii="Cambria" w:hAnsi="Cambria"/>
            <w:sz w:val="28"/>
            <w:szCs w:val="28"/>
          </w:rPr>
          <w:tab/>
        </w:r>
        <w:r w:rsidR="008C6CDC">
          <w:rPr>
            <w:rFonts w:ascii="Cambria" w:hAnsi="Cambria"/>
            <w:sz w:val="28"/>
            <w:szCs w:val="28"/>
          </w:rPr>
          <w:t>‘No problem</w:t>
        </w:r>
      </w:ins>
      <w:ins w:id="28432" w:author="Claire S" w:date="2026-06-06T11:04:00Z" w16du:dateUtc="2026-06-06T10:04:00Z">
        <w:del w:id="28433" w:author="Daisy Watt" w:date="2026-06-24T15:23:00Z" w16du:dateUtc="2026-06-24T13:23:00Z">
          <w:r w:rsidR="00FD7DE7" w:rsidDel="00D362CD">
            <w:rPr>
              <w:rFonts w:ascii="Cambria" w:hAnsi="Cambria"/>
              <w:sz w:val="28"/>
              <w:szCs w:val="28"/>
            </w:rPr>
            <w:delText>,</w:delText>
          </w:r>
        </w:del>
      </w:ins>
      <w:ins w:id="28434" w:author="Daisy Watt" w:date="2026-06-24T15:23:00Z" w16du:dateUtc="2026-06-24T13:23:00Z">
        <w:r w:rsidR="00D362CD">
          <w:rPr>
            <w:rFonts w:ascii="Cambria" w:hAnsi="Cambria"/>
            <w:sz w:val="28"/>
            <w:szCs w:val="28"/>
          </w:rPr>
          <w:t>.</w:t>
        </w:r>
      </w:ins>
      <w:ins w:id="28435" w:author="Claire S" w:date="2026-06-06T11:00:00Z" w16du:dateUtc="2026-06-06T10:00:00Z">
        <w:r w:rsidR="008C6CDC">
          <w:rPr>
            <w:rFonts w:ascii="Cambria" w:hAnsi="Cambria"/>
            <w:sz w:val="28"/>
            <w:szCs w:val="28"/>
          </w:rPr>
          <w:t xml:space="preserve">’ </w:t>
        </w:r>
      </w:ins>
      <w:ins w:id="28436" w:author="Claire S" w:date="2026-06-08T12:43:00Z" w16du:dateUtc="2026-06-08T11:43:00Z">
        <w:r w:rsidR="00B163F0">
          <w:rPr>
            <w:rFonts w:ascii="Cambria" w:hAnsi="Cambria"/>
            <w:sz w:val="28"/>
            <w:szCs w:val="28"/>
          </w:rPr>
          <w:t>Bella</w:t>
        </w:r>
      </w:ins>
      <w:ins w:id="28437" w:author="Claire S" w:date="2026-06-06T11:00:00Z" w16du:dateUtc="2026-06-06T10:00:00Z">
        <w:r w:rsidR="008C6CDC">
          <w:rPr>
            <w:rFonts w:ascii="Cambria" w:hAnsi="Cambria"/>
            <w:sz w:val="28"/>
            <w:szCs w:val="28"/>
          </w:rPr>
          <w:t xml:space="preserve"> </w:t>
        </w:r>
      </w:ins>
      <w:ins w:id="28438" w:author="Claire S" w:date="2026-06-06T17:04:00Z" w16du:dateUtc="2026-06-06T16:04:00Z">
        <w:r w:rsidR="007834E6">
          <w:rPr>
            <w:rFonts w:ascii="Cambria" w:hAnsi="Cambria"/>
            <w:sz w:val="28"/>
            <w:szCs w:val="28"/>
          </w:rPr>
          <w:t>floate</w:t>
        </w:r>
      </w:ins>
      <w:ins w:id="28439" w:author="Claire S" w:date="2026-06-06T11:04:00Z" w16du:dateUtc="2026-06-06T10:04:00Z">
        <w:r w:rsidR="00FD7DE7">
          <w:rPr>
            <w:rFonts w:ascii="Cambria" w:hAnsi="Cambria"/>
            <w:sz w:val="28"/>
            <w:szCs w:val="28"/>
          </w:rPr>
          <w:t xml:space="preserve">d </w:t>
        </w:r>
      </w:ins>
      <w:ins w:id="28440" w:author="Claire S" w:date="2026-06-08T12:44:00Z" w16du:dateUtc="2026-06-08T11:44:00Z">
        <w:r w:rsidR="00B163F0">
          <w:rPr>
            <w:rFonts w:ascii="Cambria" w:hAnsi="Cambria"/>
            <w:sz w:val="28"/>
            <w:szCs w:val="28"/>
          </w:rPr>
          <w:t>past</w:t>
        </w:r>
      </w:ins>
      <w:ins w:id="28441" w:author="Claire S" w:date="2026-06-08T12:36:00Z" w16du:dateUtc="2026-06-08T11:36:00Z">
        <w:r w:rsidR="00ED36B7">
          <w:rPr>
            <w:rFonts w:ascii="Cambria" w:hAnsi="Cambria"/>
            <w:sz w:val="28"/>
            <w:szCs w:val="28"/>
          </w:rPr>
          <w:t xml:space="preserve"> Maria</w:t>
        </w:r>
      </w:ins>
      <w:ins w:id="28442" w:author="Claire S" w:date="2026-06-08T12:44:00Z" w16du:dateUtc="2026-06-08T11:44:00Z">
        <w:r w:rsidR="00B163F0">
          <w:rPr>
            <w:rFonts w:ascii="Cambria" w:hAnsi="Cambria"/>
            <w:sz w:val="28"/>
            <w:szCs w:val="28"/>
          </w:rPr>
          <w:t>,</w:t>
        </w:r>
      </w:ins>
      <w:ins w:id="28443" w:author="Claire S" w:date="2026-06-08T12:36:00Z" w16du:dateUtc="2026-06-08T11:36:00Z">
        <w:r w:rsidR="00ED36B7">
          <w:rPr>
            <w:rFonts w:ascii="Cambria" w:hAnsi="Cambria"/>
            <w:sz w:val="28"/>
            <w:szCs w:val="28"/>
          </w:rPr>
          <w:t xml:space="preserve"> </w:t>
        </w:r>
      </w:ins>
      <w:ins w:id="28444" w:author="Claire S" w:date="2026-06-08T12:44:00Z" w16du:dateUtc="2026-06-08T11:44:00Z">
        <w:r w:rsidR="00B163F0">
          <w:rPr>
            <w:rFonts w:ascii="Cambria" w:hAnsi="Cambria"/>
            <w:sz w:val="28"/>
            <w:szCs w:val="28"/>
          </w:rPr>
          <w:t xml:space="preserve">who was bringing </w:t>
        </w:r>
      </w:ins>
      <w:ins w:id="28445" w:author="Claire S" w:date="2026-06-08T12:36:00Z" w16du:dateUtc="2026-06-08T11:36:00Z">
        <w:r w:rsidR="00ED36B7">
          <w:rPr>
            <w:rFonts w:ascii="Cambria" w:hAnsi="Cambria"/>
            <w:sz w:val="28"/>
            <w:szCs w:val="28"/>
          </w:rPr>
          <w:t>the win</w:t>
        </w:r>
      </w:ins>
      <w:ins w:id="28446" w:author="Claire S" w:date="2026-06-08T12:37:00Z" w16du:dateUtc="2026-06-08T11:37:00Z">
        <w:r w:rsidR="00ED36B7">
          <w:rPr>
            <w:rFonts w:ascii="Cambria" w:hAnsi="Cambria"/>
            <w:sz w:val="28"/>
            <w:szCs w:val="28"/>
          </w:rPr>
          <w:t>e in</w:t>
        </w:r>
      </w:ins>
      <w:ins w:id="28447" w:author="Claire S" w:date="2026-06-06T11:00:00Z" w16du:dateUtc="2026-06-06T10:00:00Z">
        <w:r>
          <w:rPr>
            <w:rFonts w:ascii="Cambria" w:hAnsi="Cambria"/>
            <w:sz w:val="28"/>
            <w:szCs w:val="28"/>
          </w:rPr>
          <w:t>.</w:t>
        </w:r>
      </w:ins>
    </w:p>
    <w:p w14:paraId="49805D68" w14:textId="062D80D8" w:rsidR="00754E15" w:rsidRDefault="00C65ADE">
      <w:pPr>
        <w:spacing w:line="360" w:lineRule="auto"/>
        <w:ind w:firstLine="720"/>
        <w:contextualSpacing/>
        <w:rPr>
          <w:rFonts w:ascii="Cambria" w:hAnsi="Cambria"/>
          <w:sz w:val="28"/>
          <w:szCs w:val="28"/>
        </w:rPr>
        <w:pPrChange w:id="28448" w:author="Claire S" w:date="2026-06-06T10:57:00Z" w16du:dateUtc="2026-06-06T09:57:00Z">
          <w:pPr>
            <w:spacing w:line="360" w:lineRule="auto"/>
            <w:contextualSpacing/>
          </w:pPr>
        </w:pPrChange>
      </w:pPr>
      <w:ins w:id="28449" w:author="Claire S" w:date="2026-06-06T10:57:00Z" w16du:dateUtc="2026-06-06T09:57:00Z">
        <w:r>
          <w:rPr>
            <w:rFonts w:ascii="Cambria" w:hAnsi="Cambria"/>
            <w:sz w:val="28"/>
            <w:szCs w:val="28"/>
          </w:rPr>
          <w:t>‘</w:t>
        </w:r>
      </w:ins>
      <w:del w:id="28450" w:author="Claire S" w:date="2026-06-06T11:00:00Z" w16du:dateUtc="2026-06-06T10:00:00Z">
        <w:r w:rsidR="008F1CF7" w:rsidDel="00777417">
          <w:rPr>
            <w:rFonts w:ascii="Cambria" w:hAnsi="Cambria"/>
            <w:sz w:val="28"/>
            <w:szCs w:val="28"/>
          </w:rPr>
          <w:delText xml:space="preserve">But </w:delText>
        </w:r>
      </w:del>
      <w:ins w:id="28451" w:author="Claire S" w:date="2026-06-06T11:00:00Z" w16du:dateUtc="2026-06-06T10:00:00Z">
        <w:r w:rsidR="00777417">
          <w:rPr>
            <w:rFonts w:ascii="Cambria" w:hAnsi="Cambria"/>
            <w:sz w:val="28"/>
            <w:szCs w:val="28"/>
          </w:rPr>
          <w:t xml:space="preserve">So </w:t>
        </w:r>
      </w:ins>
      <w:r w:rsidR="00DD1DE3">
        <w:rPr>
          <w:rFonts w:ascii="Cambria" w:hAnsi="Cambria"/>
          <w:sz w:val="28"/>
          <w:szCs w:val="28"/>
        </w:rPr>
        <w:t>t</w:t>
      </w:r>
      <w:r w:rsidR="00FD3C8C">
        <w:rPr>
          <w:rFonts w:ascii="Cambria" w:hAnsi="Cambria"/>
          <w:sz w:val="28"/>
          <w:szCs w:val="28"/>
        </w:rPr>
        <w:t>his is a surprise</w:t>
      </w:r>
      <w:ins w:id="28452" w:author="Claire S" w:date="2026-06-06T10:49:00Z" w16du:dateUtc="2026-06-06T09:49:00Z">
        <w:r w:rsidR="0042242C">
          <w:rPr>
            <w:rFonts w:ascii="Cambria" w:hAnsi="Cambria"/>
            <w:sz w:val="28"/>
            <w:szCs w:val="28"/>
          </w:rPr>
          <w:t>, Ruth</w:t>
        </w:r>
      </w:ins>
      <w:del w:id="28453" w:author="Daisy Watt" w:date="2026-06-24T15:23:00Z" w16du:dateUtc="2026-06-24T13:23:00Z">
        <w:r w:rsidR="00B96626" w:rsidDel="00D362CD">
          <w:rPr>
            <w:rFonts w:ascii="Cambria" w:hAnsi="Cambria"/>
            <w:sz w:val="28"/>
            <w:szCs w:val="28"/>
          </w:rPr>
          <w:delText>,</w:delText>
        </w:r>
      </w:del>
      <w:ins w:id="28454" w:author="Daisy Watt" w:date="2026-06-24T15:23:00Z" w16du:dateUtc="2026-06-24T13:23:00Z">
        <w:r w:rsidR="00D362CD">
          <w:rPr>
            <w:rFonts w:ascii="Cambria" w:hAnsi="Cambria"/>
            <w:sz w:val="28"/>
            <w:szCs w:val="28"/>
          </w:rPr>
          <w:t>.</w:t>
        </w:r>
      </w:ins>
      <w:r w:rsidR="00B96626">
        <w:rPr>
          <w:rFonts w:ascii="Cambria" w:hAnsi="Cambria"/>
          <w:sz w:val="28"/>
          <w:szCs w:val="28"/>
        </w:rPr>
        <w:t>’ Savannah raised a brow</w:t>
      </w:r>
      <w:ins w:id="28455" w:author="Claire S" w:date="2026-06-08T12:36:00Z" w16du:dateUtc="2026-06-08T11:36:00Z">
        <w:r w:rsidR="00ED36B7">
          <w:rPr>
            <w:rFonts w:ascii="Cambria" w:hAnsi="Cambria"/>
            <w:sz w:val="28"/>
            <w:szCs w:val="28"/>
          </w:rPr>
          <w:t xml:space="preserve"> as the front door banged</w:t>
        </w:r>
      </w:ins>
      <w:r w:rsidR="00B96626">
        <w:rPr>
          <w:rFonts w:ascii="Cambria" w:hAnsi="Cambria"/>
          <w:sz w:val="28"/>
          <w:szCs w:val="28"/>
        </w:rPr>
        <w:t>. ‘</w:t>
      </w:r>
      <w:r w:rsidR="00754E15">
        <w:rPr>
          <w:rFonts w:ascii="Cambria" w:hAnsi="Cambria"/>
          <w:sz w:val="28"/>
          <w:szCs w:val="28"/>
        </w:rPr>
        <w:t>I’m not sure I’ve ever seen you here, have I?’</w:t>
      </w:r>
      <w:r w:rsidR="005917C2">
        <w:rPr>
          <w:rFonts w:ascii="Cambria" w:hAnsi="Cambria"/>
          <w:sz w:val="28"/>
          <w:szCs w:val="28"/>
        </w:rPr>
        <w:t xml:space="preserve"> </w:t>
      </w:r>
      <w:r w:rsidR="00754E15">
        <w:rPr>
          <w:rFonts w:ascii="Cambria" w:hAnsi="Cambria"/>
          <w:sz w:val="28"/>
          <w:szCs w:val="28"/>
        </w:rPr>
        <w:t>Ruth didn’t mix business with pleasure</w:t>
      </w:r>
      <w:r w:rsidR="005917C2">
        <w:rPr>
          <w:rFonts w:ascii="Cambria" w:hAnsi="Cambria"/>
          <w:sz w:val="28"/>
          <w:szCs w:val="28"/>
        </w:rPr>
        <w:t xml:space="preserve"> </w:t>
      </w:r>
      <w:del w:id="28456" w:author="Daisy Watt" w:date="2026-06-22T13:01:00Z" w16du:dateUtc="2026-06-22T11:01:00Z">
        <w:r w:rsidR="005917C2">
          <w:rPr>
            <w:rFonts w:ascii="Cambria" w:hAnsi="Cambria"/>
            <w:sz w:val="28"/>
            <w:szCs w:val="28"/>
          </w:rPr>
          <w:delText>-</w:delText>
        </w:r>
      </w:del>
      <w:ins w:id="28457" w:author="Daisy Watt" w:date="2026-06-22T13:01:00Z" w16du:dateUtc="2026-06-22T11:01:00Z">
        <w:r w:rsidR="00C85598">
          <w:rPr>
            <w:rFonts w:ascii="Cambria" w:hAnsi="Cambria"/>
            <w:sz w:val="28"/>
            <w:szCs w:val="28"/>
          </w:rPr>
          <w:t>–</w:t>
        </w:r>
      </w:ins>
      <w:r w:rsidR="00754E15">
        <w:rPr>
          <w:rFonts w:ascii="Cambria" w:hAnsi="Cambria"/>
          <w:sz w:val="28"/>
          <w:szCs w:val="28"/>
        </w:rPr>
        <w:t xml:space="preserve"> and family was </w:t>
      </w:r>
      <w:commentRangeStart w:id="28458"/>
      <w:del w:id="28459" w:author="Daisy Watt" w:date="2026-06-24T15:24:00Z" w16du:dateUtc="2026-06-24T13:24:00Z">
        <w:r w:rsidR="00754E15" w:rsidDel="00B454D3">
          <w:rPr>
            <w:rFonts w:ascii="Cambria" w:hAnsi="Cambria"/>
            <w:sz w:val="28"/>
            <w:szCs w:val="28"/>
          </w:rPr>
          <w:delText>neither</w:delText>
        </w:r>
      </w:del>
      <w:ins w:id="28460" w:author="Daisy Watt" w:date="2026-06-24T15:24:00Z" w16du:dateUtc="2026-06-24T13:24:00Z">
        <w:r w:rsidR="00B454D3">
          <w:rPr>
            <w:rFonts w:ascii="Cambria" w:hAnsi="Cambria"/>
            <w:sz w:val="28"/>
            <w:szCs w:val="28"/>
          </w:rPr>
          <w:t>strictly the forme</w:t>
        </w:r>
      </w:ins>
      <w:commentRangeEnd w:id="28458"/>
      <w:ins w:id="28461" w:author="Daisy Watt" w:date="2026-06-24T15:25:00Z" w16du:dateUtc="2026-06-24T13:25:00Z">
        <w:r w:rsidR="00B454D3">
          <w:rPr>
            <w:rStyle w:val="CommentReference"/>
            <w:rFonts w:ascii="Cambria" w:hAnsi="Cambria"/>
            <w:sz w:val="28"/>
            <w:szCs w:val="28"/>
          </w:rPr>
          <w:commentReference w:id="28458"/>
        </w:r>
      </w:ins>
      <w:ins w:id="28462" w:author="Daisy Watt" w:date="2026-06-24T15:24:00Z" w16du:dateUtc="2026-06-24T13:24:00Z">
        <w:r w:rsidR="00B454D3">
          <w:rPr>
            <w:rFonts w:ascii="Cambria" w:hAnsi="Cambria"/>
            <w:sz w:val="28"/>
            <w:szCs w:val="28"/>
          </w:rPr>
          <w:t>r</w:t>
        </w:r>
      </w:ins>
      <w:r w:rsidR="00754E15">
        <w:rPr>
          <w:rFonts w:ascii="Cambria" w:hAnsi="Cambria"/>
          <w:sz w:val="28"/>
          <w:szCs w:val="28"/>
        </w:rPr>
        <w:t xml:space="preserve">. </w:t>
      </w:r>
      <w:ins w:id="28463" w:author="Claire S" w:date="2026-06-08T12:44:00Z" w16du:dateUtc="2026-06-08T11:44:00Z">
        <w:r w:rsidR="00B163F0">
          <w:rPr>
            <w:rFonts w:ascii="Cambria" w:hAnsi="Cambria"/>
            <w:sz w:val="28"/>
            <w:szCs w:val="28"/>
          </w:rPr>
          <w:t>‘Thanks, Maria.’</w:t>
        </w:r>
      </w:ins>
    </w:p>
    <w:p w14:paraId="38DD5E56" w14:textId="2E9F0AFC" w:rsidR="00010FF5" w:rsidRDefault="00010FF5" w:rsidP="006F7124">
      <w:pPr>
        <w:spacing w:line="360" w:lineRule="auto"/>
        <w:contextualSpacing/>
        <w:rPr>
          <w:rFonts w:ascii="Cambria" w:hAnsi="Cambria"/>
          <w:sz w:val="28"/>
          <w:szCs w:val="28"/>
        </w:rPr>
      </w:pPr>
      <w:r>
        <w:rPr>
          <w:rFonts w:ascii="Cambria" w:hAnsi="Cambria"/>
          <w:sz w:val="28"/>
          <w:szCs w:val="28"/>
        </w:rPr>
        <w:tab/>
        <w:t>‘</w:t>
      </w:r>
      <w:ins w:id="28464" w:author="Claire S" w:date="2026-06-06T17:04:00Z" w16du:dateUtc="2026-06-06T16:04:00Z">
        <w:r w:rsidR="007834E6">
          <w:rPr>
            <w:rFonts w:ascii="Cambria" w:hAnsi="Cambria"/>
            <w:sz w:val="28"/>
            <w:szCs w:val="28"/>
          </w:rPr>
          <w:t>Lovely place you’ve got. And s</w:t>
        </w:r>
      </w:ins>
      <w:del w:id="28465" w:author="Claire S" w:date="2026-06-06T17:04:00Z" w16du:dateUtc="2026-06-06T16:04:00Z">
        <w:r w:rsidDel="007834E6">
          <w:rPr>
            <w:rFonts w:ascii="Cambria" w:hAnsi="Cambria"/>
            <w:sz w:val="28"/>
            <w:szCs w:val="28"/>
          </w:rPr>
          <w:delText>S</w:delText>
        </w:r>
      </w:del>
      <w:r>
        <w:rPr>
          <w:rFonts w:ascii="Cambria" w:hAnsi="Cambria"/>
          <w:sz w:val="28"/>
          <w:szCs w:val="28"/>
        </w:rPr>
        <w:t>o the List is finished with?’ Ruth said</w:t>
      </w:r>
      <w:r w:rsidR="008F1CF7">
        <w:rPr>
          <w:rFonts w:ascii="Cambria" w:hAnsi="Cambria"/>
          <w:sz w:val="28"/>
          <w:szCs w:val="28"/>
        </w:rPr>
        <w:t>,</w:t>
      </w:r>
      <w:r>
        <w:rPr>
          <w:rFonts w:ascii="Cambria" w:hAnsi="Cambria"/>
          <w:sz w:val="28"/>
          <w:szCs w:val="28"/>
        </w:rPr>
        <w:t xml:space="preserve"> clutching </w:t>
      </w:r>
      <w:r w:rsidR="008F1CF7">
        <w:rPr>
          <w:rFonts w:ascii="Cambria" w:hAnsi="Cambria"/>
          <w:sz w:val="28"/>
          <w:szCs w:val="28"/>
        </w:rPr>
        <w:t xml:space="preserve">her </w:t>
      </w:r>
      <w:r>
        <w:rPr>
          <w:rFonts w:ascii="Cambria" w:hAnsi="Cambria"/>
          <w:sz w:val="28"/>
          <w:szCs w:val="28"/>
        </w:rPr>
        <w:t>mug of tea.</w:t>
      </w:r>
      <w:r w:rsidR="00E923E5">
        <w:rPr>
          <w:rFonts w:ascii="Cambria" w:hAnsi="Cambria"/>
          <w:sz w:val="28"/>
          <w:szCs w:val="28"/>
        </w:rPr>
        <w:t xml:space="preserve"> ‘And </w:t>
      </w:r>
      <w:r w:rsidR="00EE2B4E">
        <w:rPr>
          <w:rFonts w:ascii="Cambria" w:hAnsi="Cambria"/>
          <w:sz w:val="28"/>
          <w:szCs w:val="28"/>
        </w:rPr>
        <w:t xml:space="preserve">that </w:t>
      </w:r>
      <w:del w:id="28466" w:author="Claire S" w:date="2026-08-04T11:06:00Z" w16du:dateUtc="2026-08-04T10:06:00Z">
        <w:r w:rsidR="00E923E5" w:rsidDel="003E27BB">
          <w:rPr>
            <w:rFonts w:ascii="Cambria" w:hAnsi="Cambria"/>
            <w:sz w:val="28"/>
            <w:szCs w:val="28"/>
          </w:rPr>
          <w:delText xml:space="preserve">mad </w:delText>
        </w:r>
      </w:del>
      <w:ins w:id="28467" w:author="Claire S" w:date="2026-08-04T11:06:00Z" w16du:dateUtc="2026-08-04T10:06:00Z">
        <w:r w:rsidR="003E27BB">
          <w:rPr>
            <w:rFonts w:ascii="Cambria" w:hAnsi="Cambria"/>
            <w:sz w:val="28"/>
            <w:szCs w:val="28"/>
          </w:rPr>
          <w:t xml:space="preserve">lunatic </w:t>
        </w:r>
      </w:ins>
      <w:r w:rsidR="00EE2B4E">
        <w:rPr>
          <w:rFonts w:ascii="Cambria" w:hAnsi="Cambria"/>
          <w:sz w:val="28"/>
          <w:szCs w:val="28"/>
        </w:rPr>
        <w:t xml:space="preserve">little </w:t>
      </w:r>
      <w:r w:rsidR="00E923E5">
        <w:rPr>
          <w:rFonts w:ascii="Cambria" w:hAnsi="Cambria"/>
          <w:sz w:val="28"/>
          <w:szCs w:val="28"/>
        </w:rPr>
        <w:t>Violet’s been arrested</w:t>
      </w:r>
      <w:ins w:id="28468" w:author="Daisy Watt" w:date="2026-06-24T15:25:00Z" w16du:dateUtc="2026-06-24T13:25:00Z">
        <w:r w:rsidR="00B454D3">
          <w:rPr>
            <w:rFonts w:ascii="Cambria" w:hAnsi="Cambria"/>
            <w:sz w:val="28"/>
            <w:szCs w:val="28"/>
          </w:rPr>
          <w:t>.</w:t>
        </w:r>
      </w:ins>
      <w:del w:id="28469" w:author="Daisy Watt" w:date="2026-06-24T15:25:00Z" w16du:dateUtc="2026-06-24T13:25:00Z">
        <w:r w:rsidR="008F1CF7" w:rsidDel="00B454D3">
          <w:rPr>
            <w:rFonts w:ascii="Cambria" w:hAnsi="Cambria"/>
            <w:sz w:val="28"/>
            <w:szCs w:val="28"/>
          </w:rPr>
          <w:delText xml:space="preserve"> -</w:delText>
        </w:r>
      </w:del>
      <w:r w:rsidR="00E923E5">
        <w:rPr>
          <w:rFonts w:ascii="Cambria" w:hAnsi="Cambria"/>
          <w:sz w:val="28"/>
          <w:szCs w:val="28"/>
        </w:rPr>
        <w:t>’</w:t>
      </w:r>
    </w:p>
    <w:p w14:paraId="3656C11C" w14:textId="3D273E14" w:rsidR="00010FF5" w:rsidRDefault="00010FF5" w:rsidP="00010FF5">
      <w:pPr>
        <w:spacing w:line="360" w:lineRule="auto"/>
        <w:contextualSpacing/>
        <w:rPr>
          <w:rFonts w:ascii="Cambria" w:hAnsi="Cambria"/>
          <w:sz w:val="28"/>
          <w:szCs w:val="28"/>
        </w:rPr>
      </w:pPr>
      <w:r>
        <w:rPr>
          <w:rFonts w:ascii="Cambria" w:hAnsi="Cambria"/>
          <w:sz w:val="28"/>
          <w:szCs w:val="28"/>
        </w:rPr>
        <w:tab/>
        <w:t>‘Apparently so.’</w:t>
      </w:r>
    </w:p>
    <w:p w14:paraId="2B828966" w14:textId="6D704FB4" w:rsidR="00EE2B4E" w:rsidRDefault="00E923E5" w:rsidP="00010FF5">
      <w:pPr>
        <w:spacing w:line="360" w:lineRule="auto"/>
        <w:ind w:firstLine="720"/>
        <w:contextualSpacing/>
        <w:rPr>
          <w:rFonts w:ascii="Cambria" w:hAnsi="Cambria"/>
          <w:sz w:val="28"/>
          <w:szCs w:val="28"/>
        </w:rPr>
      </w:pPr>
      <w:r>
        <w:rPr>
          <w:rFonts w:ascii="Cambria" w:hAnsi="Cambria"/>
          <w:sz w:val="28"/>
          <w:szCs w:val="28"/>
        </w:rPr>
        <w:t>‘</w:t>
      </w:r>
      <w:r w:rsidR="00EE2B4E">
        <w:rPr>
          <w:rFonts w:ascii="Cambria" w:hAnsi="Cambria"/>
          <w:sz w:val="28"/>
          <w:szCs w:val="28"/>
        </w:rPr>
        <w:t>What a</w:t>
      </w:r>
      <w:r w:rsidR="00A81092">
        <w:rPr>
          <w:rFonts w:ascii="Cambria" w:hAnsi="Cambria"/>
          <w:sz w:val="28"/>
          <w:szCs w:val="28"/>
        </w:rPr>
        <w:t xml:space="preserve"> relief.’ </w:t>
      </w:r>
      <w:r w:rsidR="00010FF5">
        <w:rPr>
          <w:rFonts w:ascii="Cambria" w:hAnsi="Cambria"/>
          <w:sz w:val="28"/>
          <w:szCs w:val="28"/>
        </w:rPr>
        <w:t xml:space="preserve">Ruth’s face was </w:t>
      </w:r>
      <w:r>
        <w:rPr>
          <w:rFonts w:ascii="Cambria" w:hAnsi="Cambria"/>
          <w:sz w:val="28"/>
          <w:szCs w:val="28"/>
        </w:rPr>
        <w:t>even more</w:t>
      </w:r>
      <w:r w:rsidR="00010FF5">
        <w:rPr>
          <w:rFonts w:ascii="Cambria" w:hAnsi="Cambria"/>
          <w:sz w:val="28"/>
          <w:szCs w:val="28"/>
        </w:rPr>
        <w:t xml:space="preserve"> </w:t>
      </w:r>
      <w:del w:id="28470" w:author="Claire S" w:date="2026-08-04T11:06:00Z" w16du:dateUtc="2026-08-04T10:06:00Z">
        <w:r w:rsidR="00010FF5" w:rsidDel="003E27BB">
          <w:rPr>
            <w:rFonts w:ascii="Cambria" w:hAnsi="Cambria"/>
            <w:sz w:val="28"/>
            <w:szCs w:val="28"/>
          </w:rPr>
          <w:delText>serious</w:delText>
        </w:r>
        <w:r w:rsidDel="003E27BB">
          <w:rPr>
            <w:rFonts w:ascii="Cambria" w:hAnsi="Cambria"/>
            <w:sz w:val="28"/>
            <w:szCs w:val="28"/>
          </w:rPr>
          <w:delText xml:space="preserve"> </w:delText>
        </w:r>
      </w:del>
      <w:ins w:id="28471" w:author="Claire S" w:date="2026-08-04T11:06:00Z" w16du:dateUtc="2026-08-04T10:06:00Z">
        <w:r w:rsidR="003E27BB">
          <w:rPr>
            <w:rFonts w:ascii="Cambria" w:hAnsi="Cambria"/>
            <w:sz w:val="28"/>
            <w:szCs w:val="28"/>
          </w:rPr>
          <w:t xml:space="preserve">solemn </w:t>
        </w:r>
      </w:ins>
      <w:r>
        <w:rPr>
          <w:rFonts w:ascii="Cambria" w:hAnsi="Cambria"/>
          <w:sz w:val="28"/>
          <w:szCs w:val="28"/>
        </w:rPr>
        <w:t>than usual</w:t>
      </w:r>
      <w:r w:rsidR="00010FF5">
        <w:rPr>
          <w:rFonts w:ascii="Cambria" w:hAnsi="Cambria"/>
          <w:sz w:val="28"/>
          <w:szCs w:val="28"/>
        </w:rPr>
        <w:t xml:space="preserve">. </w:t>
      </w:r>
      <w:r w:rsidR="00F51124">
        <w:rPr>
          <w:rFonts w:ascii="Cambria" w:hAnsi="Cambria"/>
          <w:sz w:val="28"/>
          <w:szCs w:val="28"/>
        </w:rPr>
        <w:t>‘They’ve still got to track her friend Phil down, I’m told.</w:t>
      </w:r>
      <w:r w:rsidR="008F1CF7">
        <w:rPr>
          <w:rFonts w:ascii="Cambria" w:hAnsi="Cambria"/>
          <w:sz w:val="28"/>
          <w:szCs w:val="28"/>
        </w:rPr>
        <w:t xml:space="preserve"> We must vet staff better.</w:t>
      </w:r>
      <w:r w:rsidR="00F51124">
        <w:rPr>
          <w:rFonts w:ascii="Cambria" w:hAnsi="Cambria"/>
          <w:sz w:val="28"/>
          <w:szCs w:val="28"/>
        </w:rPr>
        <w:t>’</w:t>
      </w:r>
    </w:p>
    <w:p w14:paraId="5C700367" w14:textId="23153DFE" w:rsidR="00EE2B4E" w:rsidRDefault="00EE2B4E" w:rsidP="00010FF5">
      <w:pPr>
        <w:spacing w:line="360" w:lineRule="auto"/>
        <w:ind w:firstLine="720"/>
        <w:contextualSpacing/>
        <w:rPr>
          <w:rFonts w:ascii="Cambria" w:hAnsi="Cambria"/>
          <w:sz w:val="28"/>
          <w:szCs w:val="28"/>
        </w:rPr>
      </w:pPr>
      <w:r>
        <w:rPr>
          <w:rFonts w:ascii="Cambria" w:hAnsi="Cambria"/>
          <w:sz w:val="28"/>
          <w:szCs w:val="28"/>
        </w:rPr>
        <w:t>‘</w:t>
      </w:r>
      <w:r w:rsidR="00F51124">
        <w:rPr>
          <w:rFonts w:ascii="Cambria" w:hAnsi="Cambria"/>
          <w:sz w:val="28"/>
          <w:szCs w:val="28"/>
        </w:rPr>
        <w:t>But you’ve not come to chat about them, have you?</w:t>
      </w:r>
      <w:r>
        <w:rPr>
          <w:rFonts w:ascii="Cambria" w:hAnsi="Cambria"/>
          <w:sz w:val="28"/>
          <w:szCs w:val="28"/>
        </w:rPr>
        <w:t>’</w:t>
      </w:r>
    </w:p>
    <w:p w14:paraId="65DFDA5F" w14:textId="4612E4B7" w:rsidR="00754E15" w:rsidRDefault="00010FF5" w:rsidP="00010FF5">
      <w:pPr>
        <w:spacing w:line="360" w:lineRule="auto"/>
        <w:ind w:firstLine="720"/>
        <w:contextualSpacing/>
        <w:rPr>
          <w:rFonts w:ascii="Cambria" w:hAnsi="Cambria"/>
          <w:sz w:val="28"/>
          <w:szCs w:val="28"/>
        </w:rPr>
      </w:pPr>
      <w:r>
        <w:rPr>
          <w:rFonts w:ascii="Cambria" w:hAnsi="Cambria"/>
          <w:sz w:val="28"/>
          <w:szCs w:val="28"/>
        </w:rPr>
        <w:t>‘</w:t>
      </w:r>
      <w:r w:rsidR="00F51124">
        <w:rPr>
          <w:rFonts w:ascii="Cambria" w:hAnsi="Cambria"/>
          <w:sz w:val="28"/>
          <w:szCs w:val="28"/>
        </w:rPr>
        <w:t>No.’ Ruth looked at her feet. ‘I</w:t>
      </w:r>
      <w:r>
        <w:rPr>
          <w:rFonts w:ascii="Cambria" w:hAnsi="Cambria"/>
          <w:sz w:val="28"/>
          <w:szCs w:val="28"/>
        </w:rPr>
        <w:t>’ve come to say I’m sorry.’</w:t>
      </w:r>
    </w:p>
    <w:p w14:paraId="6D36E0A9" w14:textId="28D60630" w:rsidR="00B22137" w:rsidRDefault="00754E15" w:rsidP="006F7124">
      <w:pPr>
        <w:spacing w:line="360" w:lineRule="auto"/>
        <w:contextualSpacing/>
        <w:rPr>
          <w:rFonts w:ascii="Cambria" w:hAnsi="Cambria"/>
          <w:sz w:val="28"/>
          <w:szCs w:val="28"/>
        </w:rPr>
      </w:pPr>
      <w:r>
        <w:rPr>
          <w:rFonts w:ascii="Cambria" w:hAnsi="Cambria"/>
          <w:sz w:val="28"/>
          <w:szCs w:val="28"/>
        </w:rPr>
        <w:tab/>
        <w:t>‘Good God</w:t>
      </w:r>
      <w:del w:id="28472" w:author="Daisy Watt" w:date="2026-06-24T15:26:00Z" w16du:dateUtc="2026-06-24T13:26:00Z">
        <w:r w:rsidDel="001C7EC4">
          <w:rPr>
            <w:rFonts w:ascii="Cambria" w:hAnsi="Cambria"/>
            <w:sz w:val="28"/>
            <w:szCs w:val="28"/>
          </w:rPr>
          <w:delText>,</w:delText>
        </w:r>
      </w:del>
      <w:ins w:id="28473" w:author="Daisy Watt" w:date="2026-06-24T15:26:00Z" w16du:dateUtc="2026-06-24T13:26:00Z">
        <w:r w:rsidR="001C7EC4">
          <w:rPr>
            <w:rFonts w:ascii="Cambria" w:hAnsi="Cambria"/>
            <w:sz w:val="28"/>
            <w:szCs w:val="28"/>
          </w:rPr>
          <w:t>.</w:t>
        </w:r>
      </w:ins>
      <w:r>
        <w:rPr>
          <w:rFonts w:ascii="Cambria" w:hAnsi="Cambria"/>
          <w:sz w:val="28"/>
          <w:szCs w:val="28"/>
        </w:rPr>
        <w:t xml:space="preserve">’ Savannah </w:t>
      </w:r>
      <w:r w:rsidR="00B22137">
        <w:rPr>
          <w:rFonts w:ascii="Cambria" w:hAnsi="Cambria"/>
          <w:sz w:val="28"/>
          <w:szCs w:val="28"/>
        </w:rPr>
        <w:t>was amazed. ‘That’s another first. For what?’</w:t>
      </w:r>
    </w:p>
    <w:p w14:paraId="41C3D60C" w14:textId="4E4B65C2" w:rsidR="00B22137" w:rsidRDefault="00B22137" w:rsidP="006F7124">
      <w:pPr>
        <w:spacing w:line="360" w:lineRule="auto"/>
        <w:contextualSpacing/>
        <w:rPr>
          <w:rFonts w:ascii="Cambria" w:hAnsi="Cambria"/>
          <w:sz w:val="28"/>
          <w:szCs w:val="28"/>
        </w:rPr>
      </w:pPr>
      <w:r>
        <w:rPr>
          <w:rFonts w:ascii="Cambria" w:hAnsi="Cambria"/>
          <w:sz w:val="28"/>
          <w:szCs w:val="28"/>
        </w:rPr>
        <w:tab/>
        <w:t>‘For Dex.’ Ruth looked pained. ‘I should have listened to him. But Miles and Sebastian were so insistent that we just go the normal NDA route again.  That poor little girl</w:t>
      </w:r>
      <w:r w:rsidR="0002045F">
        <w:rPr>
          <w:rFonts w:ascii="Cambria" w:hAnsi="Cambria"/>
          <w:sz w:val="28"/>
          <w:szCs w:val="28"/>
        </w:rPr>
        <w:t>.</w:t>
      </w:r>
      <w:r>
        <w:rPr>
          <w:rFonts w:ascii="Cambria" w:hAnsi="Cambria"/>
          <w:sz w:val="28"/>
          <w:szCs w:val="28"/>
        </w:rPr>
        <w:t>’</w:t>
      </w:r>
    </w:p>
    <w:p w14:paraId="106E9598" w14:textId="2F758802" w:rsidR="00A81092" w:rsidRDefault="00B22137" w:rsidP="006F7124">
      <w:pPr>
        <w:spacing w:line="360" w:lineRule="auto"/>
        <w:contextualSpacing/>
        <w:rPr>
          <w:rFonts w:ascii="Cambria" w:hAnsi="Cambria"/>
          <w:sz w:val="28"/>
          <w:szCs w:val="28"/>
        </w:rPr>
      </w:pPr>
      <w:r>
        <w:rPr>
          <w:rFonts w:ascii="Cambria" w:hAnsi="Cambria"/>
          <w:sz w:val="28"/>
          <w:szCs w:val="28"/>
        </w:rPr>
        <w:tab/>
        <w:t xml:space="preserve">‘Not </w:t>
      </w:r>
      <w:r w:rsidR="0002045F">
        <w:rPr>
          <w:rFonts w:ascii="Cambria" w:hAnsi="Cambria"/>
          <w:sz w:val="28"/>
          <w:szCs w:val="28"/>
        </w:rPr>
        <w:t xml:space="preserve">such a </w:t>
      </w:r>
      <w:r>
        <w:rPr>
          <w:rFonts w:ascii="Cambria" w:hAnsi="Cambria"/>
          <w:sz w:val="28"/>
          <w:szCs w:val="28"/>
        </w:rPr>
        <w:t>poor little girl</w:t>
      </w:r>
      <w:del w:id="28474" w:author="Daisy Watt" w:date="2026-06-24T15:27:00Z" w16du:dateUtc="2026-06-24T13:27:00Z">
        <w:r w:rsidDel="001C7EC4">
          <w:rPr>
            <w:rFonts w:ascii="Cambria" w:hAnsi="Cambria"/>
            <w:sz w:val="28"/>
            <w:szCs w:val="28"/>
          </w:rPr>
          <w:delText>,’</w:delText>
        </w:r>
      </w:del>
      <w:ins w:id="28475" w:author="Daisy Watt" w:date="2026-06-24T15:27:00Z" w16du:dateUtc="2026-06-24T13:27:00Z">
        <w:r w:rsidR="001C7EC4">
          <w:rPr>
            <w:rFonts w:ascii="Cambria" w:hAnsi="Cambria"/>
            <w:sz w:val="28"/>
            <w:szCs w:val="28"/>
          </w:rPr>
          <w:t>.’</w:t>
        </w:r>
      </w:ins>
      <w:r>
        <w:rPr>
          <w:rFonts w:ascii="Cambria" w:hAnsi="Cambria"/>
          <w:sz w:val="28"/>
          <w:szCs w:val="28"/>
        </w:rPr>
        <w:t xml:space="preserve"> Savannah </w:t>
      </w:r>
      <w:del w:id="28476" w:author="Claire S" w:date="2026-06-06T17:04:00Z" w16du:dateUtc="2026-06-06T16:04:00Z">
        <w:r w:rsidR="005E35EE" w:rsidDel="00D8253C">
          <w:rPr>
            <w:rFonts w:ascii="Cambria" w:hAnsi="Cambria"/>
            <w:sz w:val="28"/>
            <w:szCs w:val="28"/>
          </w:rPr>
          <w:delText xml:space="preserve">took </w:delText>
        </w:r>
      </w:del>
      <w:ins w:id="28477" w:author="Claire S" w:date="2026-06-08T12:45:00Z" w16du:dateUtc="2026-06-08T11:45:00Z">
        <w:r w:rsidR="00706C8D">
          <w:rPr>
            <w:rFonts w:ascii="Cambria" w:hAnsi="Cambria"/>
            <w:sz w:val="28"/>
            <w:szCs w:val="28"/>
          </w:rPr>
          <w:t>clutch</w:t>
        </w:r>
      </w:ins>
      <w:ins w:id="28478" w:author="Claire S" w:date="2026-06-06T17:04:00Z" w16du:dateUtc="2026-06-06T16:04:00Z">
        <w:r w:rsidR="00D8253C">
          <w:rPr>
            <w:rFonts w:ascii="Cambria" w:hAnsi="Cambria"/>
            <w:sz w:val="28"/>
            <w:szCs w:val="28"/>
          </w:rPr>
          <w:t xml:space="preserve">ed </w:t>
        </w:r>
      </w:ins>
      <w:del w:id="28479" w:author="Claire S" w:date="2026-06-08T12:36:00Z" w16du:dateUtc="2026-06-08T11:36:00Z">
        <w:r w:rsidR="005E35EE" w:rsidDel="00ED36B7">
          <w:rPr>
            <w:rFonts w:ascii="Cambria" w:hAnsi="Cambria"/>
            <w:sz w:val="28"/>
            <w:szCs w:val="28"/>
          </w:rPr>
          <w:delText xml:space="preserve">the glass </w:delText>
        </w:r>
        <w:r w:rsidR="008E4C22" w:rsidDel="00ED36B7">
          <w:rPr>
            <w:rFonts w:ascii="Cambria" w:hAnsi="Cambria"/>
            <w:sz w:val="28"/>
            <w:szCs w:val="28"/>
          </w:rPr>
          <w:delText>of</w:delText>
        </w:r>
      </w:del>
      <w:ins w:id="28480" w:author="Claire S" w:date="2026-06-08T12:36:00Z" w16du:dateUtc="2026-06-08T11:36:00Z">
        <w:r w:rsidR="00ED36B7">
          <w:rPr>
            <w:rFonts w:ascii="Cambria" w:hAnsi="Cambria"/>
            <w:sz w:val="28"/>
            <w:szCs w:val="28"/>
          </w:rPr>
          <w:t>her</w:t>
        </w:r>
      </w:ins>
      <w:r w:rsidR="008E4C22">
        <w:rPr>
          <w:rFonts w:ascii="Cambria" w:hAnsi="Cambria"/>
          <w:sz w:val="28"/>
          <w:szCs w:val="28"/>
        </w:rPr>
        <w:t xml:space="preserve"> wine</w:t>
      </w:r>
      <w:del w:id="28481" w:author="Claire S" w:date="2026-06-08T12:37:00Z" w16du:dateUtc="2026-06-08T11:37:00Z">
        <w:r w:rsidR="00510D56" w:rsidDel="00ED36B7">
          <w:rPr>
            <w:rFonts w:ascii="Cambria" w:hAnsi="Cambria"/>
            <w:sz w:val="28"/>
            <w:szCs w:val="28"/>
          </w:rPr>
          <w:delText xml:space="preserve"> </w:delText>
        </w:r>
        <w:r w:rsidR="005E35EE" w:rsidDel="00ED36B7">
          <w:rPr>
            <w:rFonts w:ascii="Cambria" w:hAnsi="Cambria"/>
            <w:sz w:val="28"/>
            <w:szCs w:val="28"/>
          </w:rPr>
          <w:delText xml:space="preserve">Maria </w:delText>
        </w:r>
      </w:del>
      <w:del w:id="28482" w:author="Claire S" w:date="2026-06-08T12:36:00Z" w16du:dateUtc="2026-06-08T11:36:00Z">
        <w:r w:rsidR="005E35EE" w:rsidDel="00ED36B7">
          <w:rPr>
            <w:rFonts w:ascii="Cambria" w:hAnsi="Cambria"/>
            <w:sz w:val="28"/>
            <w:szCs w:val="28"/>
          </w:rPr>
          <w:delText xml:space="preserve">brought </w:delText>
        </w:r>
      </w:del>
      <w:del w:id="28483" w:author="Claire S" w:date="2026-06-08T12:37:00Z" w16du:dateUtc="2026-06-08T11:37:00Z">
        <w:r w:rsidR="00A81092" w:rsidDel="00ED36B7">
          <w:rPr>
            <w:rFonts w:ascii="Cambria" w:hAnsi="Cambria"/>
            <w:sz w:val="28"/>
            <w:szCs w:val="28"/>
          </w:rPr>
          <w:delText>her</w:delText>
        </w:r>
      </w:del>
      <w:r w:rsidR="005E35EE">
        <w:rPr>
          <w:rFonts w:ascii="Cambria" w:hAnsi="Cambria"/>
          <w:sz w:val="28"/>
          <w:szCs w:val="28"/>
        </w:rPr>
        <w:t xml:space="preserve">. </w:t>
      </w:r>
      <w:ins w:id="28484" w:author="Claire S" w:date="2026-06-06T17:04:00Z" w16du:dateUtc="2026-06-06T16:04:00Z">
        <w:r w:rsidR="00D8253C">
          <w:rPr>
            <w:rFonts w:ascii="Cambria" w:hAnsi="Cambria"/>
            <w:sz w:val="28"/>
            <w:szCs w:val="28"/>
          </w:rPr>
          <w:t xml:space="preserve"> She’d </w:t>
        </w:r>
      </w:ins>
      <w:ins w:id="28485" w:author="Claire S" w:date="2026-06-08T12:37:00Z" w16du:dateUtc="2026-06-08T11:37:00Z">
        <w:r w:rsidR="00ED36B7">
          <w:rPr>
            <w:rFonts w:ascii="Cambria" w:hAnsi="Cambria"/>
            <w:sz w:val="28"/>
            <w:szCs w:val="28"/>
          </w:rPr>
          <w:t xml:space="preserve">definitely </w:t>
        </w:r>
      </w:ins>
      <w:ins w:id="28486" w:author="Claire S" w:date="2026-06-06T17:04:00Z" w16du:dateUtc="2026-06-06T16:04:00Z">
        <w:r w:rsidR="00D8253C">
          <w:rPr>
            <w:rFonts w:ascii="Cambria" w:hAnsi="Cambria"/>
            <w:sz w:val="28"/>
            <w:szCs w:val="28"/>
          </w:rPr>
          <w:t>get back on the</w:t>
        </w:r>
      </w:ins>
      <w:ins w:id="28487" w:author="Claire S" w:date="2026-06-06T17:05:00Z" w16du:dateUtc="2026-06-06T16:05:00Z">
        <w:r w:rsidR="00D8253C">
          <w:rPr>
            <w:rFonts w:ascii="Cambria" w:hAnsi="Cambria"/>
            <w:sz w:val="28"/>
            <w:szCs w:val="28"/>
          </w:rPr>
          <w:t xml:space="preserve"> wagon tomorrow. </w:t>
        </w:r>
      </w:ins>
      <w:r w:rsidR="005E35EE">
        <w:rPr>
          <w:rFonts w:ascii="Cambria" w:hAnsi="Cambria"/>
          <w:sz w:val="28"/>
          <w:szCs w:val="28"/>
        </w:rPr>
        <w:t>‘She orchestrated Dex’s death very cleverly</w:t>
      </w:r>
      <w:r w:rsidR="00A81092">
        <w:rPr>
          <w:rFonts w:ascii="Cambria" w:hAnsi="Cambria"/>
          <w:sz w:val="28"/>
          <w:szCs w:val="28"/>
        </w:rPr>
        <w:t>.’</w:t>
      </w:r>
      <w:ins w:id="28488" w:author="Claire S" w:date="2026-06-05T18:28:00Z" w16du:dateUtc="2026-06-05T17:28:00Z">
        <w:r w:rsidR="00E163AC">
          <w:rPr>
            <w:rFonts w:ascii="Cambria" w:hAnsi="Cambria"/>
            <w:sz w:val="28"/>
            <w:szCs w:val="28"/>
          </w:rPr>
          <w:t xml:space="preserve"> It made her feel sick to even say it.</w:t>
        </w:r>
      </w:ins>
    </w:p>
    <w:p w14:paraId="45E6ACB5" w14:textId="3D07928C" w:rsidR="00B22137" w:rsidDel="00E163AC" w:rsidRDefault="0002045F">
      <w:pPr>
        <w:spacing w:line="360" w:lineRule="auto"/>
        <w:ind w:firstLine="720"/>
        <w:contextualSpacing/>
        <w:rPr>
          <w:del w:id="28489" w:author="Claire S" w:date="2026-06-05T18:28:00Z" w16du:dateUtc="2026-06-05T17:28:00Z"/>
          <w:rFonts w:ascii="Cambria" w:hAnsi="Cambria"/>
          <w:sz w:val="28"/>
          <w:szCs w:val="28"/>
        </w:rPr>
        <w:pPrChange w:id="28490" w:author="Claire S" w:date="2026-06-05T18:27:00Z" w16du:dateUtc="2026-06-05T17:27:00Z">
          <w:pPr>
            <w:spacing w:line="360" w:lineRule="auto"/>
            <w:contextualSpacing/>
          </w:pPr>
        </w:pPrChange>
      </w:pPr>
      <w:del w:id="28491" w:author="Claire S" w:date="2026-06-05T18:28:00Z" w16du:dateUtc="2026-06-05T17:28:00Z">
        <w:r w:rsidDel="00E163AC">
          <w:rPr>
            <w:rFonts w:ascii="Cambria" w:hAnsi="Cambria"/>
            <w:sz w:val="28"/>
            <w:szCs w:val="28"/>
          </w:rPr>
          <w:tab/>
          <w:delText xml:space="preserve">Violet certainly </w:delText>
        </w:r>
        <w:r w:rsidR="008E4C22" w:rsidDel="00E163AC">
          <w:rPr>
            <w:rFonts w:ascii="Cambria" w:hAnsi="Cambria"/>
            <w:sz w:val="28"/>
            <w:szCs w:val="28"/>
          </w:rPr>
          <w:delText xml:space="preserve">hadn’t </w:delText>
        </w:r>
        <w:r w:rsidDel="00E163AC">
          <w:rPr>
            <w:rFonts w:ascii="Cambria" w:hAnsi="Cambria"/>
            <w:sz w:val="28"/>
            <w:szCs w:val="28"/>
          </w:rPr>
          <w:delText>been s</w:delText>
        </w:r>
        <w:r w:rsidR="00010FF5" w:rsidDel="00E163AC">
          <w:rPr>
            <w:rFonts w:ascii="Cambria" w:hAnsi="Cambria"/>
            <w:sz w:val="28"/>
            <w:szCs w:val="28"/>
          </w:rPr>
          <w:delText>cared</w:delText>
        </w:r>
        <w:r w:rsidDel="00E163AC">
          <w:rPr>
            <w:rFonts w:ascii="Cambria" w:hAnsi="Cambria"/>
            <w:sz w:val="28"/>
            <w:szCs w:val="28"/>
          </w:rPr>
          <w:delText xml:space="preserve"> to explain her crimes</w:delText>
        </w:r>
        <w:r w:rsidR="00010FF5" w:rsidDel="00E163AC">
          <w:rPr>
            <w:rFonts w:ascii="Cambria" w:hAnsi="Cambria"/>
            <w:sz w:val="28"/>
            <w:szCs w:val="28"/>
          </w:rPr>
          <w:delText xml:space="preserve"> after her</w:delText>
        </w:r>
        <w:r w:rsidR="008E4C22" w:rsidDel="00E163AC">
          <w:rPr>
            <w:rFonts w:ascii="Cambria" w:hAnsi="Cambria"/>
            <w:sz w:val="28"/>
            <w:szCs w:val="28"/>
          </w:rPr>
          <w:delText xml:space="preserve"> arrest; explaining how </w:delText>
        </w:r>
        <w:r w:rsidDel="00E163AC">
          <w:rPr>
            <w:rFonts w:ascii="Cambria" w:hAnsi="Cambria"/>
            <w:sz w:val="28"/>
            <w:szCs w:val="28"/>
          </w:rPr>
          <w:delText>s</w:delText>
        </w:r>
        <w:r w:rsidR="00191E81" w:rsidDel="00E163AC">
          <w:rPr>
            <w:rFonts w:ascii="Cambria" w:hAnsi="Cambria"/>
            <w:sz w:val="28"/>
            <w:szCs w:val="28"/>
          </w:rPr>
          <w:delText xml:space="preserve">he’d drugged </w:delText>
        </w:r>
        <w:r w:rsidR="008E4C22" w:rsidDel="00E163AC">
          <w:rPr>
            <w:rFonts w:ascii="Cambria" w:hAnsi="Cambria"/>
            <w:sz w:val="28"/>
            <w:szCs w:val="28"/>
          </w:rPr>
          <w:delText xml:space="preserve">darling Dex, strangled </w:delText>
        </w:r>
        <w:r w:rsidR="00191E81" w:rsidDel="00E163AC">
          <w:rPr>
            <w:rFonts w:ascii="Cambria" w:hAnsi="Cambria"/>
            <w:sz w:val="28"/>
            <w:szCs w:val="28"/>
          </w:rPr>
          <w:delText>him</w:delText>
        </w:r>
        <w:r w:rsidR="00BB520D" w:rsidDel="00E163AC">
          <w:rPr>
            <w:rFonts w:ascii="Cambria" w:hAnsi="Cambria"/>
            <w:sz w:val="28"/>
            <w:szCs w:val="28"/>
          </w:rPr>
          <w:delText xml:space="preserve"> with a scarf </w:delText>
        </w:r>
        <w:r w:rsidR="009B110A" w:rsidDel="00E163AC">
          <w:rPr>
            <w:rFonts w:ascii="Cambria" w:hAnsi="Cambria"/>
            <w:sz w:val="28"/>
            <w:szCs w:val="28"/>
          </w:rPr>
          <w:delText>s</w:delText>
        </w:r>
        <w:r w:rsidR="00BB520D" w:rsidDel="00E163AC">
          <w:rPr>
            <w:rFonts w:ascii="Cambria" w:hAnsi="Cambria"/>
            <w:sz w:val="28"/>
            <w:szCs w:val="28"/>
          </w:rPr>
          <w:delText xml:space="preserve">he’d </w:delText>
        </w:r>
        <w:r w:rsidR="009B110A" w:rsidDel="00E163AC">
          <w:rPr>
            <w:rFonts w:ascii="Cambria" w:hAnsi="Cambria"/>
            <w:sz w:val="28"/>
            <w:szCs w:val="28"/>
          </w:rPr>
          <w:delText>found in</w:delText>
        </w:r>
        <w:r w:rsidR="00BB520D" w:rsidDel="00E163AC">
          <w:rPr>
            <w:rFonts w:ascii="Cambria" w:hAnsi="Cambria"/>
            <w:sz w:val="28"/>
            <w:szCs w:val="28"/>
          </w:rPr>
          <w:delText xml:space="preserve"> Savannah</w:delText>
        </w:r>
        <w:r w:rsidR="009B110A" w:rsidDel="00E163AC">
          <w:rPr>
            <w:rFonts w:ascii="Cambria" w:hAnsi="Cambria"/>
            <w:sz w:val="28"/>
            <w:szCs w:val="28"/>
          </w:rPr>
          <w:delText>’s desk</w:delText>
        </w:r>
        <w:r w:rsidR="00BB520D" w:rsidDel="00E163AC">
          <w:rPr>
            <w:rFonts w:ascii="Cambria" w:hAnsi="Cambria"/>
            <w:sz w:val="28"/>
            <w:szCs w:val="28"/>
          </w:rPr>
          <w:delText>,</w:delText>
        </w:r>
        <w:r w:rsidR="00191E81" w:rsidDel="00E163AC">
          <w:rPr>
            <w:rFonts w:ascii="Cambria" w:hAnsi="Cambria"/>
            <w:sz w:val="28"/>
            <w:szCs w:val="28"/>
          </w:rPr>
          <w:delText xml:space="preserve"> </w:delText>
        </w:r>
      </w:del>
      <w:del w:id="28492" w:author="Claire S" w:date="2026-06-05T18:27:00Z" w16du:dateUtc="2026-06-05T17:27:00Z">
        <w:r w:rsidR="00191E81" w:rsidDel="00F64B3C">
          <w:rPr>
            <w:rFonts w:ascii="Cambria" w:hAnsi="Cambria"/>
            <w:sz w:val="28"/>
            <w:szCs w:val="28"/>
          </w:rPr>
          <w:delText xml:space="preserve">and </w:delText>
        </w:r>
      </w:del>
      <w:del w:id="28493" w:author="Claire S" w:date="2026-06-05T18:28:00Z" w16du:dateUtc="2026-06-05T17:28:00Z">
        <w:r w:rsidR="00191E81" w:rsidDel="00E163AC">
          <w:rPr>
            <w:rFonts w:ascii="Cambria" w:hAnsi="Cambria"/>
            <w:sz w:val="28"/>
            <w:szCs w:val="28"/>
          </w:rPr>
          <w:delText>attach</w:delText>
        </w:r>
      </w:del>
      <w:del w:id="28494" w:author="Claire S" w:date="2026-06-05T18:27:00Z" w16du:dateUtc="2026-06-05T17:27:00Z">
        <w:r w:rsidR="00191E81" w:rsidDel="00934184">
          <w:rPr>
            <w:rFonts w:ascii="Cambria" w:hAnsi="Cambria"/>
            <w:sz w:val="28"/>
            <w:szCs w:val="28"/>
          </w:rPr>
          <w:delText>ed</w:delText>
        </w:r>
      </w:del>
      <w:del w:id="28495" w:author="Claire S" w:date="2026-06-05T18:28:00Z" w16du:dateUtc="2026-06-05T17:28:00Z">
        <w:r w:rsidR="00191E81" w:rsidDel="00E163AC">
          <w:rPr>
            <w:rFonts w:ascii="Cambria" w:hAnsi="Cambria"/>
            <w:sz w:val="28"/>
            <w:szCs w:val="28"/>
          </w:rPr>
          <w:delText xml:space="preserve"> him </w:delText>
        </w:r>
        <w:r w:rsidR="008E4C22" w:rsidDel="00E163AC">
          <w:rPr>
            <w:rFonts w:ascii="Cambria" w:hAnsi="Cambria"/>
            <w:sz w:val="28"/>
            <w:szCs w:val="28"/>
          </w:rPr>
          <w:delText>to the back of his own door</w:delText>
        </w:r>
        <w:r w:rsidR="00A81092" w:rsidDel="00E163AC">
          <w:rPr>
            <w:rFonts w:ascii="Cambria" w:hAnsi="Cambria"/>
            <w:sz w:val="28"/>
            <w:szCs w:val="28"/>
          </w:rPr>
          <w:delText xml:space="preserve">, making it </w:delText>
        </w:r>
        <w:r w:rsidR="008E4C22" w:rsidDel="00E163AC">
          <w:rPr>
            <w:rFonts w:ascii="Cambria" w:hAnsi="Cambria"/>
            <w:sz w:val="28"/>
            <w:szCs w:val="28"/>
          </w:rPr>
          <w:delText>look like suicide</w:delText>
        </w:r>
        <w:r w:rsidR="00191E81" w:rsidDel="00E163AC">
          <w:rPr>
            <w:rFonts w:ascii="Cambria" w:hAnsi="Cambria"/>
            <w:sz w:val="28"/>
            <w:szCs w:val="28"/>
          </w:rPr>
          <w:delText>.</w:delText>
        </w:r>
      </w:del>
    </w:p>
    <w:p w14:paraId="1E54B76A" w14:textId="7A70D7C9" w:rsidR="00010FF5" w:rsidRDefault="005E35EE" w:rsidP="00010FF5">
      <w:pPr>
        <w:spacing w:line="360" w:lineRule="auto"/>
        <w:contextualSpacing/>
        <w:rPr>
          <w:rFonts w:ascii="Cambria" w:hAnsi="Cambria"/>
          <w:sz w:val="28"/>
          <w:szCs w:val="28"/>
        </w:rPr>
      </w:pPr>
      <w:r>
        <w:rPr>
          <w:rFonts w:ascii="Cambria" w:hAnsi="Cambria"/>
          <w:sz w:val="28"/>
          <w:szCs w:val="28"/>
        </w:rPr>
        <w:tab/>
        <w:t>‘</w:t>
      </w:r>
      <w:r w:rsidR="00BB520D">
        <w:rPr>
          <w:rFonts w:ascii="Cambria" w:hAnsi="Cambria"/>
          <w:sz w:val="28"/>
          <w:szCs w:val="28"/>
        </w:rPr>
        <w:t>It’s</w:t>
      </w:r>
      <w:r w:rsidR="0002045F">
        <w:rPr>
          <w:rFonts w:ascii="Cambria" w:hAnsi="Cambria"/>
          <w:sz w:val="28"/>
          <w:szCs w:val="28"/>
        </w:rPr>
        <w:t xml:space="preserve"> hideous</w:t>
      </w:r>
      <w:del w:id="28496" w:author="Daisy Watt" w:date="2026-06-24T15:27:00Z" w16du:dateUtc="2026-06-24T13:27:00Z">
        <w:r w:rsidR="00BB520D" w:rsidDel="001C7EC4">
          <w:rPr>
            <w:rFonts w:ascii="Cambria" w:hAnsi="Cambria"/>
            <w:sz w:val="28"/>
            <w:szCs w:val="28"/>
          </w:rPr>
          <w:delText>,</w:delText>
        </w:r>
      </w:del>
      <w:ins w:id="28497" w:author="Daisy Watt" w:date="2026-06-24T15:27:00Z" w16du:dateUtc="2026-06-24T13:27:00Z">
        <w:r w:rsidR="001C7EC4">
          <w:rPr>
            <w:rFonts w:ascii="Cambria" w:hAnsi="Cambria"/>
            <w:sz w:val="28"/>
            <w:szCs w:val="28"/>
          </w:rPr>
          <w:t xml:space="preserve"> –</w:t>
        </w:r>
      </w:ins>
      <w:r w:rsidR="00BB520D">
        <w:rPr>
          <w:rFonts w:ascii="Cambria" w:hAnsi="Cambria"/>
          <w:sz w:val="28"/>
          <w:szCs w:val="28"/>
        </w:rPr>
        <w:t xml:space="preserve"> p</w:t>
      </w:r>
      <w:r w:rsidR="0002045F">
        <w:rPr>
          <w:rFonts w:ascii="Cambria" w:hAnsi="Cambria"/>
          <w:sz w:val="28"/>
          <w:szCs w:val="28"/>
        </w:rPr>
        <w:t>oor Dex.</w:t>
      </w:r>
      <w:r w:rsidR="00EA1E6C">
        <w:rPr>
          <w:rFonts w:ascii="Cambria" w:hAnsi="Cambria"/>
          <w:sz w:val="28"/>
          <w:szCs w:val="28"/>
        </w:rPr>
        <w:t xml:space="preserve">  But </w:t>
      </w:r>
      <w:r w:rsidR="00AA0C7B">
        <w:rPr>
          <w:rFonts w:ascii="Cambria" w:hAnsi="Cambria"/>
          <w:sz w:val="28"/>
          <w:szCs w:val="28"/>
        </w:rPr>
        <w:t>her life is ruined now</w:t>
      </w:r>
      <w:ins w:id="28498" w:author="Daisy Watt" w:date="2026-06-24T15:27:00Z" w16du:dateUtc="2026-06-24T13:27:00Z">
        <w:r w:rsidR="001C7EC4">
          <w:rPr>
            <w:rFonts w:ascii="Cambria" w:hAnsi="Cambria"/>
            <w:sz w:val="28"/>
            <w:szCs w:val="28"/>
          </w:rPr>
          <w:t>,</w:t>
        </w:r>
      </w:ins>
      <w:r w:rsidR="0002045F">
        <w:rPr>
          <w:rFonts w:ascii="Cambria" w:hAnsi="Cambria"/>
          <w:sz w:val="28"/>
          <w:szCs w:val="28"/>
        </w:rPr>
        <w:t xml:space="preserve"> too</w:t>
      </w:r>
      <w:r w:rsidR="00AA0C7B">
        <w:rPr>
          <w:rFonts w:ascii="Cambria" w:hAnsi="Cambria"/>
          <w:sz w:val="28"/>
          <w:szCs w:val="28"/>
        </w:rPr>
        <w:t>.’</w:t>
      </w:r>
      <w:r w:rsidR="00C34C90">
        <w:rPr>
          <w:rFonts w:ascii="Cambria" w:hAnsi="Cambria"/>
          <w:sz w:val="28"/>
          <w:szCs w:val="28"/>
        </w:rPr>
        <w:t xml:space="preserve"> Ruth stood up</w:t>
      </w:r>
      <w:r w:rsidR="00F067C9">
        <w:rPr>
          <w:rFonts w:ascii="Cambria" w:hAnsi="Cambria"/>
          <w:sz w:val="28"/>
          <w:szCs w:val="28"/>
        </w:rPr>
        <w:t xml:space="preserve"> before Savannah could respond</w:t>
      </w:r>
      <w:r w:rsidR="00C34C90">
        <w:rPr>
          <w:rFonts w:ascii="Cambria" w:hAnsi="Cambria"/>
          <w:sz w:val="28"/>
          <w:szCs w:val="28"/>
        </w:rPr>
        <w:t xml:space="preserve">. </w:t>
      </w:r>
      <w:r w:rsidR="00010FF5">
        <w:rPr>
          <w:rFonts w:ascii="Cambria" w:hAnsi="Cambria"/>
          <w:sz w:val="28"/>
          <w:szCs w:val="28"/>
        </w:rPr>
        <w:t>‘</w:t>
      </w:r>
      <w:r w:rsidR="004C7EDB">
        <w:rPr>
          <w:rFonts w:ascii="Cambria" w:hAnsi="Cambria"/>
          <w:sz w:val="28"/>
          <w:szCs w:val="28"/>
        </w:rPr>
        <w:t>W</w:t>
      </w:r>
      <w:r w:rsidR="00010FF5">
        <w:rPr>
          <w:rFonts w:ascii="Cambria" w:hAnsi="Cambria"/>
          <w:sz w:val="28"/>
          <w:szCs w:val="28"/>
        </w:rPr>
        <w:t>hy were you on her List, do you know?’</w:t>
      </w:r>
    </w:p>
    <w:p w14:paraId="330D21FE" w14:textId="0389FF53" w:rsidR="00010FF5" w:rsidRDefault="00010FF5" w:rsidP="00010FF5">
      <w:pPr>
        <w:spacing w:line="360" w:lineRule="auto"/>
        <w:contextualSpacing/>
        <w:rPr>
          <w:rFonts w:ascii="Cambria" w:hAnsi="Cambria"/>
          <w:sz w:val="28"/>
          <w:szCs w:val="28"/>
        </w:rPr>
      </w:pPr>
      <w:r>
        <w:rPr>
          <w:rFonts w:ascii="Cambria" w:hAnsi="Cambria"/>
          <w:sz w:val="28"/>
          <w:szCs w:val="28"/>
        </w:rPr>
        <w:tab/>
        <w:t>‘Not really. I think she just wanted a Langley to pay</w:t>
      </w:r>
      <w:r w:rsidR="00240A08">
        <w:rPr>
          <w:rFonts w:ascii="Cambria" w:hAnsi="Cambria"/>
          <w:sz w:val="28"/>
          <w:szCs w:val="28"/>
        </w:rPr>
        <w:t xml:space="preserve">, and it could have been any of us. </w:t>
      </w:r>
      <w:del w:id="28499" w:author="Claire S" w:date="2026-06-06T10:24:00Z" w16du:dateUtc="2026-06-06T09:24:00Z">
        <w:r w:rsidR="00240A08" w:rsidDel="00B87A02">
          <w:rPr>
            <w:rFonts w:ascii="Cambria" w:hAnsi="Cambria"/>
            <w:sz w:val="28"/>
            <w:szCs w:val="28"/>
          </w:rPr>
          <w:delText xml:space="preserve"> </w:delText>
        </w:r>
      </w:del>
      <w:r w:rsidR="00240A08">
        <w:rPr>
          <w:rFonts w:ascii="Cambria" w:hAnsi="Cambria"/>
          <w:sz w:val="28"/>
          <w:szCs w:val="28"/>
        </w:rPr>
        <w:t>Bu</w:t>
      </w:r>
      <w:ins w:id="28500" w:author="Daisy Watt" w:date="2026-06-24T15:27:00Z" w16du:dateUtc="2026-06-24T13:27:00Z">
        <w:r w:rsidR="001C7EC4">
          <w:rPr>
            <w:rFonts w:ascii="Cambria" w:hAnsi="Cambria"/>
            <w:sz w:val="28"/>
            <w:szCs w:val="28"/>
          </w:rPr>
          <w:t>t…</w:t>
        </w:r>
      </w:ins>
      <w:del w:id="28501" w:author="Daisy Watt" w:date="2026-06-24T15:27:00Z" w16du:dateUtc="2026-06-24T13:27:00Z">
        <w:r w:rsidR="00240A08" w:rsidDel="001C7EC4">
          <w:rPr>
            <w:rFonts w:ascii="Cambria" w:hAnsi="Cambria"/>
            <w:sz w:val="28"/>
            <w:szCs w:val="28"/>
          </w:rPr>
          <w:delText>t -</w:delText>
        </w:r>
      </w:del>
      <w:r w:rsidR="00240A08">
        <w:rPr>
          <w:rFonts w:ascii="Cambria" w:hAnsi="Cambria"/>
          <w:sz w:val="28"/>
          <w:szCs w:val="28"/>
        </w:rPr>
        <w:t>’ Savannah grimaced. ‘Maybe because she came here,</w:t>
      </w:r>
      <w:r>
        <w:rPr>
          <w:rFonts w:ascii="Cambria" w:hAnsi="Cambria"/>
          <w:sz w:val="28"/>
          <w:szCs w:val="28"/>
        </w:rPr>
        <w:t xml:space="preserve"> and I </w:t>
      </w:r>
      <w:r w:rsidR="00240A08">
        <w:rPr>
          <w:rFonts w:ascii="Cambria" w:hAnsi="Cambria"/>
          <w:sz w:val="28"/>
          <w:szCs w:val="28"/>
        </w:rPr>
        <w:t>wouldn’t see her</w:t>
      </w:r>
      <w:r>
        <w:rPr>
          <w:rFonts w:ascii="Cambria" w:hAnsi="Cambria"/>
          <w:sz w:val="28"/>
          <w:szCs w:val="28"/>
        </w:rPr>
        <w:t>?</w:t>
      </w:r>
      <w:ins w:id="28502" w:author="Claire S" w:date="2026-06-06T10:24:00Z" w16du:dateUtc="2026-06-06T09:24:00Z">
        <w:r w:rsidR="00B87A02">
          <w:rPr>
            <w:rFonts w:ascii="Cambria" w:hAnsi="Cambria"/>
            <w:sz w:val="28"/>
            <w:szCs w:val="28"/>
          </w:rPr>
          <w:t xml:space="preserve"> Which I hugely regretted</w:t>
        </w:r>
      </w:ins>
      <w:ins w:id="28503" w:author="Daisy Watt" w:date="2026-06-24T15:27:00Z" w16du:dateUtc="2026-06-24T13:27:00Z">
        <w:r w:rsidR="001C7EC4">
          <w:rPr>
            <w:rFonts w:ascii="Cambria" w:hAnsi="Cambria"/>
            <w:sz w:val="28"/>
            <w:szCs w:val="28"/>
          </w:rPr>
          <w:t>,</w:t>
        </w:r>
      </w:ins>
      <w:ins w:id="28504" w:author="Claire S" w:date="2026-06-06T10:24:00Z" w16du:dateUtc="2026-06-06T09:24:00Z">
        <w:r w:rsidR="00B87A02">
          <w:rPr>
            <w:rFonts w:ascii="Cambria" w:hAnsi="Cambria"/>
            <w:sz w:val="28"/>
            <w:szCs w:val="28"/>
          </w:rPr>
          <w:t xml:space="preserve"> bu</w:t>
        </w:r>
      </w:ins>
      <w:ins w:id="28505" w:author="Daisy Watt" w:date="2026-06-24T15:28:00Z" w16du:dateUtc="2026-06-24T13:28:00Z">
        <w:r w:rsidR="001C7EC4">
          <w:rPr>
            <w:rFonts w:ascii="Cambria" w:hAnsi="Cambria"/>
            <w:sz w:val="28"/>
            <w:szCs w:val="28"/>
          </w:rPr>
          <w:t>t…</w:t>
        </w:r>
      </w:ins>
      <w:ins w:id="28506" w:author="Claire S" w:date="2026-06-06T10:24:00Z" w16du:dateUtc="2026-06-06T09:24:00Z">
        <w:del w:id="28507" w:author="Daisy Watt" w:date="2026-06-24T15:28:00Z" w16du:dateUtc="2026-06-24T13:28:00Z">
          <w:r w:rsidR="00B87A02" w:rsidDel="001C7EC4">
            <w:rPr>
              <w:rFonts w:ascii="Cambria" w:hAnsi="Cambria"/>
              <w:sz w:val="28"/>
              <w:szCs w:val="28"/>
            </w:rPr>
            <w:delText>t -</w:delText>
          </w:r>
        </w:del>
      </w:ins>
      <w:r>
        <w:rPr>
          <w:rFonts w:ascii="Cambria" w:hAnsi="Cambria"/>
          <w:sz w:val="28"/>
          <w:szCs w:val="28"/>
        </w:rPr>
        <w:t xml:space="preserve"> </w:t>
      </w:r>
      <w:ins w:id="28508" w:author="Claire S" w:date="2026-06-06T10:24:00Z" w16du:dateUtc="2026-06-06T09:24:00Z">
        <w:r w:rsidR="00B87A02">
          <w:rPr>
            <w:rFonts w:ascii="Cambria" w:hAnsi="Cambria"/>
            <w:sz w:val="28"/>
            <w:szCs w:val="28"/>
          </w:rPr>
          <w:t>w</w:t>
        </w:r>
      </w:ins>
      <w:del w:id="28509" w:author="Claire S" w:date="2026-06-06T10:24:00Z" w16du:dateUtc="2026-06-06T09:24:00Z">
        <w:r w:rsidDel="00B87A02">
          <w:rPr>
            <w:rFonts w:ascii="Cambria" w:hAnsi="Cambria"/>
            <w:sz w:val="28"/>
            <w:szCs w:val="28"/>
          </w:rPr>
          <w:delText>W</w:delText>
        </w:r>
      </w:del>
      <w:r>
        <w:rPr>
          <w:rFonts w:ascii="Cambria" w:hAnsi="Cambria"/>
          <w:sz w:val="28"/>
          <w:szCs w:val="28"/>
        </w:rPr>
        <w:t xml:space="preserve">ho knows. She’s obviously </w:t>
      </w:r>
      <w:r w:rsidR="00CD2826">
        <w:rPr>
          <w:rFonts w:ascii="Cambria" w:hAnsi="Cambria"/>
          <w:sz w:val="28"/>
          <w:szCs w:val="28"/>
        </w:rPr>
        <w:t>crazy</w:t>
      </w:r>
      <w:r>
        <w:rPr>
          <w:rFonts w:ascii="Cambria" w:hAnsi="Cambria"/>
          <w:sz w:val="28"/>
          <w:szCs w:val="28"/>
        </w:rPr>
        <w:t>.’</w:t>
      </w:r>
    </w:p>
    <w:p w14:paraId="15AB875F" w14:textId="062E6E59" w:rsidR="00E163AC" w:rsidRDefault="00010FF5" w:rsidP="006F7124">
      <w:pPr>
        <w:spacing w:line="360" w:lineRule="auto"/>
        <w:contextualSpacing/>
        <w:rPr>
          <w:ins w:id="28510" w:author="Claire S" w:date="2026-06-05T18:28:00Z" w16du:dateUtc="2026-06-05T17:28:00Z"/>
          <w:rFonts w:ascii="Cambria" w:hAnsi="Cambria"/>
          <w:sz w:val="28"/>
          <w:szCs w:val="28"/>
        </w:rPr>
      </w:pPr>
      <w:r>
        <w:rPr>
          <w:rFonts w:ascii="Cambria" w:hAnsi="Cambria"/>
          <w:sz w:val="28"/>
          <w:szCs w:val="28"/>
        </w:rPr>
        <w:tab/>
        <w:t>‘Well, I’m glad you survived.’ Ruth gave her</w:t>
      </w:r>
      <w:ins w:id="28511" w:author="Daisy Watt" w:date="2026-06-24T15:28:00Z" w16du:dateUtc="2026-06-24T13:28:00Z">
        <w:r w:rsidR="001C7EC4">
          <w:rPr>
            <w:rFonts w:ascii="Cambria" w:hAnsi="Cambria"/>
            <w:sz w:val="28"/>
            <w:szCs w:val="28"/>
          </w:rPr>
          <w:t xml:space="preserve"> a</w:t>
        </w:r>
      </w:ins>
      <w:r>
        <w:rPr>
          <w:rFonts w:ascii="Cambria" w:hAnsi="Cambria"/>
          <w:sz w:val="28"/>
          <w:szCs w:val="28"/>
        </w:rPr>
        <w:t xml:space="preserve"> wint</w:t>
      </w:r>
      <w:del w:id="28512" w:author="Daisy Watt" w:date="2026-06-24T15:28:00Z" w16du:dateUtc="2026-06-24T13:28:00Z">
        <w:r w:rsidDel="001C7EC4">
          <w:rPr>
            <w:rFonts w:ascii="Cambria" w:hAnsi="Cambria"/>
            <w:sz w:val="28"/>
            <w:szCs w:val="28"/>
          </w:rPr>
          <w:delText>e</w:delText>
        </w:r>
      </w:del>
      <w:r>
        <w:rPr>
          <w:rFonts w:ascii="Cambria" w:hAnsi="Cambria"/>
          <w:sz w:val="28"/>
          <w:szCs w:val="28"/>
        </w:rPr>
        <w:t xml:space="preserve">ry smile. </w:t>
      </w:r>
      <w:r w:rsidR="00C34C90">
        <w:rPr>
          <w:rFonts w:ascii="Cambria" w:hAnsi="Cambria"/>
          <w:sz w:val="28"/>
          <w:szCs w:val="28"/>
        </w:rPr>
        <w:t>‘</w:t>
      </w:r>
      <w:r w:rsidR="00CD2826">
        <w:rPr>
          <w:rFonts w:ascii="Cambria" w:hAnsi="Cambria"/>
          <w:sz w:val="28"/>
          <w:szCs w:val="28"/>
        </w:rPr>
        <w:t>By the way, w</w:t>
      </w:r>
      <w:r w:rsidR="00C34C90">
        <w:rPr>
          <w:rFonts w:ascii="Cambria" w:hAnsi="Cambria"/>
          <w:sz w:val="28"/>
          <w:szCs w:val="28"/>
        </w:rPr>
        <w:t>hile</w:t>
      </w:r>
      <w:r w:rsidR="00F067C9">
        <w:rPr>
          <w:rFonts w:ascii="Cambria" w:hAnsi="Cambria"/>
          <w:sz w:val="28"/>
          <w:szCs w:val="28"/>
        </w:rPr>
        <w:t xml:space="preserve"> </w:t>
      </w:r>
      <w:r w:rsidR="00C34C90">
        <w:rPr>
          <w:rFonts w:ascii="Cambria" w:hAnsi="Cambria"/>
          <w:sz w:val="28"/>
          <w:szCs w:val="28"/>
        </w:rPr>
        <w:t xml:space="preserve">I’m here, </w:t>
      </w:r>
      <w:commentRangeStart w:id="28513"/>
      <w:del w:id="28514" w:author="Claire S" w:date="2026-08-04T11:07:00Z" w16du:dateUtc="2026-08-04T10:07:00Z">
        <w:r w:rsidR="005F1E09" w:rsidDel="00103936">
          <w:rPr>
            <w:rFonts w:ascii="Cambria" w:hAnsi="Cambria"/>
            <w:sz w:val="28"/>
            <w:szCs w:val="28"/>
          </w:rPr>
          <w:delText xml:space="preserve">I’m </w:delText>
        </w:r>
      </w:del>
      <w:ins w:id="28515" w:author="Claire S" w:date="2026-08-04T11:07:00Z" w16du:dateUtc="2026-08-04T10:07:00Z">
        <w:r w:rsidR="00103936">
          <w:rPr>
            <w:rFonts w:ascii="Cambria" w:hAnsi="Cambria"/>
            <w:sz w:val="28"/>
            <w:szCs w:val="28"/>
          </w:rPr>
          <w:t>I had a little thought about</w:t>
        </w:r>
      </w:ins>
      <w:del w:id="28516" w:author="Claire S" w:date="2026-08-04T11:07:00Z" w16du:dateUtc="2026-08-04T10:07:00Z">
        <w:r w:rsidR="005F1E09" w:rsidDel="00103936">
          <w:rPr>
            <w:rFonts w:ascii="Cambria" w:hAnsi="Cambria"/>
            <w:sz w:val="28"/>
            <w:szCs w:val="28"/>
          </w:rPr>
          <w:delText xml:space="preserve">thinking </w:delText>
        </w:r>
        <w:r w:rsidR="00C34C90" w:rsidDel="00103936">
          <w:rPr>
            <w:rFonts w:ascii="Cambria" w:hAnsi="Cambria"/>
            <w:sz w:val="28"/>
            <w:szCs w:val="28"/>
          </w:rPr>
          <w:delText>we might</w:delText>
        </w:r>
      </w:del>
      <w:r w:rsidR="00C34C90">
        <w:rPr>
          <w:rFonts w:ascii="Cambria" w:hAnsi="Cambria"/>
          <w:sz w:val="28"/>
          <w:szCs w:val="28"/>
        </w:rPr>
        <w:t xml:space="preserve"> </w:t>
      </w:r>
      <w:del w:id="28517" w:author="Claire S" w:date="2026-08-04T11:07:00Z" w16du:dateUtc="2026-08-04T10:07:00Z">
        <w:r w:rsidR="00C34C90" w:rsidDel="00103936">
          <w:rPr>
            <w:rFonts w:ascii="Cambria" w:hAnsi="Cambria"/>
            <w:sz w:val="28"/>
            <w:szCs w:val="28"/>
          </w:rPr>
          <w:delText xml:space="preserve">repackage </w:delText>
        </w:r>
      </w:del>
      <w:ins w:id="28518" w:author="Claire S" w:date="2026-08-04T11:07:00Z" w16du:dateUtc="2026-08-04T10:07:00Z">
        <w:r w:rsidR="00103936">
          <w:rPr>
            <w:rFonts w:ascii="Cambria" w:hAnsi="Cambria"/>
            <w:sz w:val="28"/>
            <w:szCs w:val="28"/>
          </w:rPr>
          <w:t xml:space="preserve">repackaging </w:t>
        </w:r>
      </w:ins>
      <w:r w:rsidR="00C34C90">
        <w:rPr>
          <w:rFonts w:ascii="Cambria" w:hAnsi="Cambria"/>
          <w:sz w:val="28"/>
          <w:szCs w:val="28"/>
        </w:rPr>
        <w:t>the Smoke Silva</w:t>
      </w:r>
      <w:r w:rsidR="005172A4">
        <w:rPr>
          <w:rFonts w:ascii="Cambria" w:hAnsi="Cambria"/>
          <w:sz w:val="28"/>
          <w:szCs w:val="28"/>
        </w:rPr>
        <w:t xml:space="preserve"> books</w:t>
      </w:r>
      <w:del w:id="28519" w:author="Daisy Watt" w:date="2026-06-24T15:28:00Z" w16du:dateUtc="2026-06-24T13:28:00Z">
        <w:r w:rsidR="005172A4" w:rsidDel="001C7EC4">
          <w:rPr>
            <w:rFonts w:ascii="Cambria" w:hAnsi="Cambria"/>
            <w:sz w:val="28"/>
            <w:szCs w:val="28"/>
          </w:rPr>
          <w:delText>; n</w:delText>
        </w:r>
      </w:del>
      <w:ins w:id="28520" w:author="Daisy Watt" w:date="2026-06-24T15:28:00Z" w16du:dateUtc="2026-06-24T13:28:00Z">
        <w:r w:rsidR="001C7EC4">
          <w:rPr>
            <w:rFonts w:ascii="Cambria" w:hAnsi="Cambria"/>
            <w:sz w:val="28"/>
            <w:szCs w:val="28"/>
          </w:rPr>
          <w:t>. N</w:t>
        </w:r>
      </w:ins>
      <w:r w:rsidR="005172A4">
        <w:rPr>
          <w:rFonts w:ascii="Cambria" w:hAnsi="Cambria"/>
          <w:sz w:val="28"/>
          <w:szCs w:val="28"/>
        </w:rPr>
        <w:t>ot sure how yet</w:t>
      </w:r>
      <w:ins w:id="28521" w:author="Claire S" w:date="2026-06-05T18:28:00Z" w16du:dateUtc="2026-06-05T17:28:00Z">
        <w:del w:id="28522" w:author="Daisy Watt" w:date="2026-06-24T15:28:00Z" w16du:dateUtc="2026-06-24T13:28:00Z">
          <w:r w:rsidR="00E163AC" w:rsidDel="001C7EC4">
            <w:rPr>
              <w:rFonts w:ascii="Cambria" w:hAnsi="Cambria"/>
              <w:sz w:val="28"/>
              <w:szCs w:val="28"/>
            </w:rPr>
            <w:delText>,</w:delText>
          </w:r>
        </w:del>
      </w:ins>
      <w:ins w:id="28523" w:author="Daisy Watt" w:date="2026-06-24T15:28:00Z" w16du:dateUtc="2026-06-24T13:28:00Z">
        <w:r w:rsidR="001C7EC4">
          <w:rPr>
            <w:rFonts w:ascii="Cambria" w:hAnsi="Cambria"/>
            <w:sz w:val="28"/>
            <w:szCs w:val="28"/>
          </w:rPr>
          <w:t xml:space="preserve"> –</w:t>
        </w:r>
      </w:ins>
      <w:ins w:id="28524" w:author="Claire S" w:date="2026-06-05T18:28:00Z" w16du:dateUtc="2026-06-05T17:28:00Z">
        <w:r w:rsidR="00E163AC">
          <w:rPr>
            <w:rFonts w:ascii="Cambria" w:hAnsi="Cambria"/>
            <w:sz w:val="28"/>
            <w:szCs w:val="28"/>
          </w:rPr>
          <w:t xml:space="preserve"> do you agree?</w:t>
        </w:r>
      </w:ins>
      <w:ins w:id="28525" w:author="Claire S" w:date="2026-06-06T10:24:00Z" w16du:dateUtc="2026-06-06T09:24:00Z">
        <w:r w:rsidR="006A2FBC">
          <w:rPr>
            <w:rFonts w:ascii="Cambria" w:hAnsi="Cambria"/>
            <w:sz w:val="28"/>
            <w:szCs w:val="28"/>
          </w:rPr>
          <w:t xml:space="preserve"> I mean, obviously</w:t>
        </w:r>
      </w:ins>
      <w:ins w:id="28526" w:author="Daisy Watt" w:date="2026-06-24T15:28:00Z" w16du:dateUtc="2026-06-24T13:28:00Z">
        <w:r w:rsidR="001C7EC4">
          <w:rPr>
            <w:rFonts w:ascii="Cambria" w:hAnsi="Cambria"/>
            <w:sz w:val="28"/>
            <w:szCs w:val="28"/>
          </w:rPr>
          <w:t>,</w:t>
        </w:r>
      </w:ins>
      <w:ins w:id="28527" w:author="Claire S" w:date="2026-06-06T10:24:00Z" w16du:dateUtc="2026-06-06T09:24:00Z">
        <w:r w:rsidR="006A2FBC">
          <w:rPr>
            <w:rFonts w:ascii="Cambria" w:hAnsi="Cambria"/>
            <w:sz w:val="28"/>
            <w:szCs w:val="28"/>
          </w:rPr>
          <w:t xml:space="preserve"> we’re not publishing the memoir</w:t>
        </w:r>
      </w:ins>
      <w:ins w:id="28528" w:author="Claire S" w:date="2026-06-06T10:46:00Z" w16du:dateUtc="2026-06-06T09:46:00Z">
        <w:r w:rsidR="00CF24F9">
          <w:rPr>
            <w:rFonts w:ascii="Cambria" w:hAnsi="Cambria"/>
            <w:sz w:val="28"/>
            <w:szCs w:val="28"/>
          </w:rPr>
          <w:t>, given it’s all made u</w:t>
        </w:r>
      </w:ins>
      <w:ins w:id="28529" w:author="Daisy Watt" w:date="2026-06-24T15:28:00Z" w16du:dateUtc="2026-06-24T13:28:00Z">
        <w:r w:rsidR="001C7EC4">
          <w:rPr>
            <w:rFonts w:ascii="Cambria" w:hAnsi="Cambria"/>
            <w:sz w:val="28"/>
            <w:szCs w:val="28"/>
          </w:rPr>
          <w:t>p…</w:t>
        </w:r>
      </w:ins>
      <w:ins w:id="28530" w:author="Claire S" w:date="2026-06-06T10:46:00Z" w16du:dateUtc="2026-06-06T09:46:00Z">
        <w:del w:id="28531" w:author="Daisy Watt" w:date="2026-06-24T15:28:00Z" w16du:dateUtc="2026-06-24T13:28:00Z">
          <w:r w:rsidR="00CF24F9" w:rsidDel="001C7EC4">
            <w:rPr>
              <w:rFonts w:ascii="Cambria" w:hAnsi="Cambria"/>
              <w:sz w:val="28"/>
              <w:szCs w:val="28"/>
            </w:rPr>
            <w:delText xml:space="preserve">p </w:delText>
          </w:r>
        </w:del>
      </w:ins>
      <w:ins w:id="28532" w:author="Claire S" w:date="2026-06-06T10:24:00Z" w16du:dateUtc="2026-06-06T09:24:00Z">
        <w:del w:id="28533" w:author="Daisy Watt" w:date="2026-06-24T15:28:00Z" w16du:dateUtc="2026-06-24T13:28:00Z">
          <w:r w:rsidR="006A2FBC" w:rsidDel="001C7EC4">
            <w:rPr>
              <w:rFonts w:ascii="Cambria" w:hAnsi="Cambria"/>
              <w:sz w:val="28"/>
              <w:szCs w:val="28"/>
            </w:rPr>
            <w:delText>-</w:delText>
          </w:r>
        </w:del>
      </w:ins>
      <w:ins w:id="28534" w:author="Claire S" w:date="2026-06-05T18:28:00Z" w16du:dateUtc="2026-06-05T17:28:00Z">
        <w:r w:rsidR="00E163AC">
          <w:rPr>
            <w:rFonts w:ascii="Cambria" w:hAnsi="Cambria"/>
            <w:sz w:val="28"/>
            <w:szCs w:val="28"/>
          </w:rPr>
          <w:t>’</w:t>
        </w:r>
      </w:ins>
    </w:p>
    <w:p w14:paraId="550C73B7" w14:textId="5AF981A8" w:rsidR="00E163AC" w:rsidRDefault="00E163AC" w:rsidP="006F7124">
      <w:pPr>
        <w:spacing w:line="360" w:lineRule="auto"/>
        <w:contextualSpacing/>
        <w:rPr>
          <w:ins w:id="28535" w:author="Claire S" w:date="2026-06-05T18:28:00Z" w16du:dateUtc="2026-06-05T17:28:00Z"/>
          <w:rFonts w:ascii="Cambria" w:hAnsi="Cambria"/>
          <w:sz w:val="28"/>
          <w:szCs w:val="28"/>
        </w:rPr>
      </w:pPr>
      <w:ins w:id="28536" w:author="Claire S" w:date="2026-06-05T18:30:00Z" w16du:dateUtc="2026-06-05T17:30:00Z">
        <w:r>
          <w:rPr>
            <w:rFonts w:ascii="Cambria" w:hAnsi="Cambria"/>
            <w:sz w:val="28"/>
            <w:szCs w:val="28"/>
          </w:rPr>
          <w:tab/>
          <w:t>‘</w:t>
        </w:r>
      </w:ins>
      <w:ins w:id="28537" w:author="Claire S" w:date="2026-06-06T10:25:00Z" w16du:dateUtc="2026-06-06T09:25:00Z">
        <w:r w:rsidR="006A2FBC">
          <w:rPr>
            <w:rFonts w:ascii="Cambria" w:hAnsi="Cambria"/>
            <w:sz w:val="28"/>
            <w:szCs w:val="28"/>
          </w:rPr>
          <w:t>Ruth</w:t>
        </w:r>
        <w:del w:id="28538" w:author="Daisy Watt" w:date="2026-06-24T15:30:00Z" w16du:dateUtc="2026-06-24T13:30:00Z">
          <w:r w:rsidR="006A2FBC" w:rsidDel="008030C4">
            <w:rPr>
              <w:rFonts w:ascii="Cambria" w:hAnsi="Cambria"/>
              <w:sz w:val="28"/>
              <w:szCs w:val="28"/>
            </w:rPr>
            <w:delText>,</w:delText>
          </w:r>
        </w:del>
      </w:ins>
      <w:ins w:id="28539" w:author="Daisy Watt" w:date="2026-06-24T15:30:00Z" w16du:dateUtc="2026-06-24T13:30:00Z">
        <w:r w:rsidR="008030C4">
          <w:rPr>
            <w:rFonts w:ascii="Cambria" w:hAnsi="Cambria"/>
            <w:sz w:val="28"/>
            <w:szCs w:val="28"/>
          </w:rPr>
          <w:t>.</w:t>
        </w:r>
      </w:ins>
      <w:ins w:id="28540" w:author="Claire S" w:date="2026-06-06T10:25:00Z" w16du:dateUtc="2026-06-06T09:25:00Z">
        <w:r w:rsidR="006A2FBC">
          <w:rPr>
            <w:rFonts w:ascii="Cambria" w:hAnsi="Cambria"/>
            <w:sz w:val="28"/>
            <w:szCs w:val="28"/>
          </w:rPr>
          <w:t>’ Savannah matched the coolness in her sister’s smile. ‘</w:t>
        </w:r>
      </w:ins>
      <w:ins w:id="28541" w:author="Claire S" w:date="2026-06-05T18:30:00Z" w16du:dateUtc="2026-06-05T17:30:00Z">
        <w:r>
          <w:rPr>
            <w:rFonts w:ascii="Cambria" w:hAnsi="Cambria"/>
            <w:sz w:val="28"/>
            <w:szCs w:val="28"/>
          </w:rPr>
          <w:t>Bring it to the board meeting next month.</w:t>
        </w:r>
      </w:ins>
      <w:ins w:id="28542" w:author="Claire S" w:date="2026-06-05T19:03:00Z" w16du:dateUtc="2026-06-05T18:03:00Z">
        <w:r w:rsidR="0043469C">
          <w:rPr>
            <w:rFonts w:ascii="Cambria" w:hAnsi="Cambria"/>
            <w:sz w:val="28"/>
            <w:szCs w:val="28"/>
          </w:rPr>
          <w:t xml:space="preserve"> I’m</w:t>
        </w:r>
      </w:ins>
      <w:ins w:id="28543" w:author="Claire S" w:date="2026-06-06T10:25:00Z" w16du:dateUtc="2026-06-06T09:25:00Z">
        <w:r w:rsidR="006A2FBC">
          <w:rPr>
            <w:rFonts w:ascii="Cambria" w:hAnsi="Cambria"/>
            <w:sz w:val="28"/>
            <w:szCs w:val="28"/>
          </w:rPr>
          <w:t xml:space="preserve"> </w:t>
        </w:r>
      </w:ins>
      <w:ins w:id="28544" w:author="Claire S" w:date="2026-06-08T12:46:00Z" w16du:dateUtc="2026-06-08T11:46:00Z">
        <w:r w:rsidR="00E21107">
          <w:rPr>
            <w:rFonts w:ascii="Cambria" w:hAnsi="Cambria"/>
            <w:sz w:val="28"/>
            <w:szCs w:val="28"/>
          </w:rPr>
          <w:t>exhausted</w:t>
        </w:r>
      </w:ins>
      <w:ins w:id="28545" w:author="Claire S" w:date="2026-06-05T19:03:00Z" w16du:dateUtc="2026-06-05T18:03:00Z">
        <w:r w:rsidR="0043469C">
          <w:rPr>
            <w:rFonts w:ascii="Cambria" w:hAnsi="Cambria"/>
            <w:sz w:val="28"/>
            <w:szCs w:val="28"/>
          </w:rPr>
          <w:t>.</w:t>
        </w:r>
      </w:ins>
      <w:ins w:id="28546" w:author="Claire S" w:date="2026-06-05T18:30:00Z" w16du:dateUtc="2026-06-05T17:30:00Z">
        <w:r>
          <w:rPr>
            <w:rFonts w:ascii="Cambria" w:hAnsi="Cambria"/>
            <w:sz w:val="28"/>
            <w:szCs w:val="28"/>
          </w:rPr>
          <w:t>’</w:t>
        </w:r>
      </w:ins>
    </w:p>
    <w:p w14:paraId="09349138" w14:textId="544702CB" w:rsidR="005E35EE" w:rsidRDefault="005172A4" w:rsidP="006F7124">
      <w:pPr>
        <w:spacing w:line="360" w:lineRule="auto"/>
        <w:contextualSpacing/>
        <w:rPr>
          <w:rFonts w:ascii="Cambria" w:hAnsi="Cambria"/>
          <w:sz w:val="28"/>
          <w:szCs w:val="28"/>
        </w:rPr>
      </w:pPr>
      <w:del w:id="28547" w:author="Claire S" w:date="2026-06-05T18:30:00Z" w16du:dateUtc="2026-06-05T17:30:00Z">
        <w:r w:rsidDel="00E163AC">
          <w:rPr>
            <w:rFonts w:ascii="Cambria" w:hAnsi="Cambria"/>
            <w:sz w:val="28"/>
            <w:szCs w:val="28"/>
          </w:rPr>
          <w:delText>.</w:delText>
        </w:r>
      </w:del>
      <w:del w:id="28548" w:author="Claire S" w:date="2026-06-05T18:29:00Z" w16du:dateUtc="2026-06-05T17:29:00Z">
        <w:r w:rsidDel="00E163AC">
          <w:rPr>
            <w:rFonts w:ascii="Cambria" w:hAnsi="Cambria"/>
            <w:sz w:val="28"/>
            <w:szCs w:val="28"/>
          </w:rPr>
          <w:delText xml:space="preserve"> </w:delText>
        </w:r>
        <w:commentRangeEnd w:id="28513"/>
        <w:r w:rsidR="0067514C" w:rsidDel="00E163AC">
          <w:rPr>
            <w:rStyle w:val="CommentReference"/>
            <w:rFonts w:ascii="Cambria" w:hAnsi="Cambria"/>
            <w:sz w:val="28"/>
            <w:szCs w:val="28"/>
          </w:rPr>
          <w:commentReference w:id="28513"/>
        </w:r>
        <w:r w:rsidDel="00E163AC">
          <w:rPr>
            <w:rFonts w:ascii="Cambria" w:hAnsi="Cambria"/>
            <w:sz w:val="28"/>
            <w:szCs w:val="28"/>
          </w:rPr>
          <w:delText>But</w:delText>
        </w:r>
      </w:del>
      <w:ins w:id="28549" w:author="Claire S" w:date="2026-06-05T18:30:00Z" w16du:dateUtc="2026-06-05T17:30:00Z">
        <w:r w:rsidR="00E163AC">
          <w:rPr>
            <w:rFonts w:ascii="Cambria" w:hAnsi="Cambria"/>
            <w:sz w:val="28"/>
            <w:szCs w:val="28"/>
          </w:rPr>
          <w:tab/>
          <w:t xml:space="preserve">‘Sure. </w:t>
        </w:r>
      </w:ins>
      <w:ins w:id="28550" w:author="Claire S" w:date="2026-06-05T19:03:00Z" w16du:dateUtc="2026-06-05T18:03:00Z">
        <w:r w:rsidR="0043469C">
          <w:rPr>
            <w:rFonts w:ascii="Cambria" w:hAnsi="Cambria"/>
            <w:sz w:val="28"/>
            <w:szCs w:val="28"/>
          </w:rPr>
          <w:t>But</w:t>
        </w:r>
      </w:ins>
      <w:ins w:id="28551" w:author="Claire S" w:date="2026-06-05T18:30:00Z" w16du:dateUtc="2026-06-05T17:30:00Z">
        <w:r w:rsidR="00E163AC">
          <w:rPr>
            <w:rFonts w:ascii="Cambria" w:hAnsi="Cambria"/>
            <w:sz w:val="28"/>
            <w:szCs w:val="28"/>
          </w:rPr>
          <w:t xml:space="preserve"> ple</w:t>
        </w:r>
      </w:ins>
      <w:ins w:id="28552" w:author="Claire S" w:date="2026-06-05T19:02:00Z" w16du:dateUtc="2026-06-05T18:02:00Z">
        <w:r w:rsidR="0043469C">
          <w:rPr>
            <w:rFonts w:ascii="Cambria" w:hAnsi="Cambria"/>
            <w:sz w:val="28"/>
            <w:szCs w:val="28"/>
          </w:rPr>
          <w:t>a</w:t>
        </w:r>
      </w:ins>
      <w:ins w:id="28553" w:author="Claire S" w:date="2026-06-05T18:30:00Z" w16du:dateUtc="2026-06-05T17:30:00Z">
        <w:r w:rsidR="00E163AC">
          <w:rPr>
            <w:rFonts w:ascii="Cambria" w:hAnsi="Cambria"/>
            <w:sz w:val="28"/>
            <w:szCs w:val="28"/>
          </w:rPr>
          <w:t xml:space="preserve">se, </w:t>
        </w:r>
      </w:ins>
      <w:del w:id="28554" w:author="Claire S" w:date="2026-06-05T18:30:00Z" w16du:dateUtc="2026-06-05T17:30:00Z">
        <w:r w:rsidDel="00E163AC">
          <w:rPr>
            <w:rFonts w:ascii="Cambria" w:hAnsi="Cambria"/>
            <w:sz w:val="28"/>
            <w:szCs w:val="28"/>
          </w:rPr>
          <w:delText xml:space="preserve"> </w:delText>
        </w:r>
      </w:del>
      <w:r>
        <w:rPr>
          <w:rFonts w:ascii="Cambria" w:hAnsi="Cambria"/>
          <w:sz w:val="28"/>
          <w:szCs w:val="28"/>
        </w:rPr>
        <w:t>keep a lid on the Violet and Dex thing, okay</w:t>
      </w:r>
      <w:r w:rsidR="006F50A7">
        <w:rPr>
          <w:rFonts w:ascii="Cambria" w:hAnsi="Cambria"/>
          <w:sz w:val="28"/>
          <w:szCs w:val="28"/>
        </w:rPr>
        <w:t>? Until we’ve worked out our spin.</w:t>
      </w:r>
      <w:r>
        <w:rPr>
          <w:rFonts w:ascii="Cambria" w:hAnsi="Cambria"/>
          <w:sz w:val="28"/>
          <w:szCs w:val="28"/>
        </w:rPr>
        <w:t>’</w:t>
      </w:r>
    </w:p>
    <w:p w14:paraId="3DE39DD9" w14:textId="7D8FD8FC" w:rsidR="005172A4" w:rsidRDefault="005172A4" w:rsidP="006F7124">
      <w:pPr>
        <w:spacing w:line="360" w:lineRule="auto"/>
        <w:contextualSpacing/>
        <w:rPr>
          <w:rFonts w:ascii="Cambria" w:hAnsi="Cambria"/>
          <w:sz w:val="28"/>
          <w:szCs w:val="28"/>
        </w:rPr>
      </w:pPr>
      <w:r>
        <w:rPr>
          <w:rFonts w:ascii="Cambria" w:hAnsi="Cambria"/>
          <w:sz w:val="28"/>
          <w:szCs w:val="28"/>
        </w:rPr>
        <w:tab/>
        <w:t xml:space="preserve">‘Ah I </w:t>
      </w:r>
      <w:r w:rsidRPr="006F50A7">
        <w:rPr>
          <w:rFonts w:ascii="Cambria" w:hAnsi="Cambria"/>
          <w:i/>
          <w:iCs/>
          <w:sz w:val="28"/>
          <w:szCs w:val="28"/>
        </w:rPr>
        <w:t>see</w:t>
      </w:r>
      <w:del w:id="28555" w:author="Daisy Watt" w:date="2026-06-24T15:30:00Z" w16du:dateUtc="2026-06-24T13:30:00Z">
        <w:r w:rsidDel="008030C4">
          <w:rPr>
            <w:rFonts w:ascii="Cambria" w:hAnsi="Cambria"/>
            <w:sz w:val="28"/>
            <w:szCs w:val="28"/>
          </w:rPr>
          <w:delText>,</w:delText>
        </w:r>
      </w:del>
      <w:ins w:id="28556" w:author="Daisy Watt" w:date="2026-06-24T15:30:00Z" w16du:dateUtc="2026-06-24T13:30:00Z">
        <w:r w:rsidR="008030C4">
          <w:rPr>
            <w:rFonts w:ascii="Cambria" w:hAnsi="Cambria"/>
            <w:sz w:val="28"/>
            <w:szCs w:val="28"/>
          </w:rPr>
          <w:t>.</w:t>
        </w:r>
      </w:ins>
      <w:r>
        <w:rPr>
          <w:rFonts w:ascii="Cambria" w:hAnsi="Cambria"/>
          <w:sz w:val="28"/>
          <w:szCs w:val="28"/>
        </w:rPr>
        <w:t xml:space="preserve">’ Savannah </w:t>
      </w:r>
      <w:del w:id="28557" w:author="Claire S" w:date="2026-06-08T12:37:00Z" w16du:dateUtc="2026-06-08T11:37:00Z">
        <w:r w:rsidR="00AF2A7B" w:rsidDel="00ED36B7">
          <w:rPr>
            <w:rFonts w:ascii="Cambria" w:hAnsi="Cambria"/>
            <w:sz w:val="28"/>
            <w:szCs w:val="28"/>
          </w:rPr>
          <w:delText xml:space="preserve">flopped </w:delText>
        </w:r>
        <w:r w:rsidR="006F50A7" w:rsidDel="00ED36B7">
          <w:rPr>
            <w:rFonts w:ascii="Cambria" w:hAnsi="Cambria"/>
            <w:sz w:val="28"/>
            <w:szCs w:val="28"/>
          </w:rPr>
          <w:delText xml:space="preserve">on her sofa </w:delText>
        </w:r>
        <w:r w:rsidR="00AF2A7B" w:rsidDel="00ED36B7">
          <w:rPr>
            <w:rFonts w:ascii="Cambria" w:hAnsi="Cambria"/>
            <w:sz w:val="28"/>
            <w:szCs w:val="28"/>
          </w:rPr>
          <w:delText>to</w:delText>
        </w:r>
        <w:r w:rsidDel="00ED36B7">
          <w:rPr>
            <w:rFonts w:ascii="Cambria" w:hAnsi="Cambria"/>
            <w:sz w:val="28"/>
            <w:szCs w:val="28"/>
          </w:rPr>
          <w:delText xml:space="preserve"> </w:delText>
        </w:r>
      </w:del>
      <w:r>
        <w:rPr>
          <w:rFonts w:ascii="Cambria" w:hAnsi="Cambria"/>
          <w:sz w:val="28"/>
          <w:szCs w:val="28"/>
        </w:rPr>
        <w:t>ease</w:t>
      </w:r>
      <w:ins w:id="28558" w:author="Claire S" w:date="2026-06-08T12:37:00Z" w16du:dateUtc="2026-06-08T11:37:00Z">
        <w:r w:rsidR="00ED36B7">
          <w:rPr>
            <w:rFonts w:ascii="Cambria" w:hAnsi="Cambria"/>
            <w:sz w:val="28"/>
            <w:szCs w:val="28"/>
          </w:rPr>
          <w:t>d</w:t>
        </w:r>
      </w:ins>
      <w:r>
        <w:rPr>
          <w:rFonts w:ascii="Cambria" w:hAnsi="Cambria"/>
          <w:sz w:val="28"/>
          <w:szCs w:val="28"/>
        </w:rPr>
        <w:t xml:space="preserve"> her </w:t>
      </w:r>
      <w:r w:rsidR="00C75173">
        <w:rPr>
          <w:rFonts w:ascii="Cambria" w:hAnsi="Cambria"/>
          <w:sz w:val="28"/>
          <w:szCs w:val="28"/>
        </w:rPr>
        <w:t>high heels</w:t>
      </w:r>
      <w:r>
        <w:rPr>
          <w:rFonts w:ascii="Cambria" w:hAnsi="Cambria"/>
          <w:sz w:val="28"/>
          <w:szCs w:val="28"/>
        </w:rPr>
        <w:t xml:space="preserve"> off</w:t>
      </w:r>
      <w:ins w:id="28559" w:author="Claire S" w:date="2026-06-05T18:29:00Z" w16du:dateUtc="2026-06-05T17:29:00Z">
        <w:r w:rsidR="00E163AC">
          <w:rPr>
            <w:rFonts w:ascii="Cambria" w:hAnsi="Cambria"/>
            <w:sz w:val="28"/>
            <w:szCs w:val="28"/>
          </w:rPr>
          <w:t xml:space="preserve">, one of which </w:t>
        </w:r>
      </w:ins>
      <w:ins w:id="28560" w:author="Claire S" w:date="2026-06-08T12:46:00Z" w16du:dateUtc="2026-06-08T11:46:00Z">
        <w:r w:rsidR="00E21107">
          <w:rPr>
            <w:rFonts w:ascii="Cambria" w:hAnsi="Cambria"/>
            <w:sz w:val="28"/>
            <w:szCs w:val="28"/>
          </w:rPr>
          <w:t xml:space="preserve">a </w:t>
        </w:r>
      </w:ins>
      <w:ins w:id="28561" w:author="Claire S" w:date="2026-06-08T12:37:00Z" w16du:dateUtc="2026-06-08T11:37:00Z">
        <w:r w:rsidR="00ED36B7">
          <w:rPr>
            <w:rFonts w:ascii="Cambria" w:hAnsi="Cambria"/>
            <w:sz w:val="28"/>
            <w:szCs w:val="28"/>
          </w:rPr>
          <w:t xml:space="preserve">Langley </w:t>
        </w:r>
      </w:ins>
      <w:ins w:id="28562" w:author="Claire S" w:date="2026-06-05T18:29:00Z" w16du:dateUtc="2026-06-05T17:29:00Z">
        <w:r w:rsidR="00E163AC">
          <w:rPr>
            <w:rFonts w:ascii="Cambria" w:hAnsi="Cambria"/>
            <w:sz w:val="28"/>
            <w:szCs w:val="28"/>
          </w:rPr>
          <w:t xml:space="preserve">minion had </w:t>
        </w:r>
      </w:ins>
      <w:ins w:id="28563" w:author="Claire S" w:date="2026-06-08T12:37:00Z" w16du:dateUtc="2026-06-08T11:37:00Z">
        <w:r w:rsidR="00ED36B7">
          <w:rPr>
            <w:rFonts w:ascii="Cambria" w:hAnsi="Cambria"/>
            <w:sz w:val="28"/>
            <w:szCs w:val="28"/>
          </w:rPr>
          <w:t xml:space="preserve">retrieved from the secret </w:t>
        </w:r>
      </w:ins>
      <w:ins w:id="28564" w:author="Claire S" w:date="2026-06-05T18:29:00Z" w16du:dateUtc="2026-06-05T17:29:00Z">
        <w:r w:rsidR="00E163AC">
          <w:rPr>
            <w:rFonts w:ascii="Cambria" w:hAnsi="Cambria"/>
            <w:sz w:val="28"/>
            <w:szCs w:val="28"/>
          </w:rPr>
          <w:t>tunnel</w:t>
        </w:r>
      </w:ins>
      <w:ins w:id="28565" w:author="Claire S" w:date="2026-06-08T12:37:00Z" w16du:dateUtc="2026-06-08T11:37:00Z">
        <w:r w:rsidR="00ED36B7">
          <w:rPr>
            <w:rFonts w:ascii="Cambria" w:hAnsi="Cambria"/>
            <w:sz w:val="28"/>
            <w:szCs w:val="28"/>
          </w:rPr>
          <w:t>s</w:t>
        </w:r>
      </w:ins>
      <w:ins w:id="28566" w:author="Claire S" w:date="2026-06-05T18:29:00Z" w16du:dateUtc="2026-06-05T17:29:00Z">
        <w:r w:rsidR="00E163AC">
          <w:rPr>
            <w:rFonts w:ascii="Cambria" w:hAnsi="Cambria"/>
            <w:sz w:val="28"/>
            <w:szCs w:val="28"/>
          </w:rPr>
          <w:t xml:space="preserve"> </w:t>
        </w:r>
      </w:ins>
      <w:ins w:id="28567" w:author="Claire S" w:date="2026-06-08T12:46:00Z" w16du:dateUtc="2026-06-08T11:46:00Z">
        <w:r w:rsidR="00E21107">
          <w:rPr>
            <w:rFonts w:ascii="Cambria" w:hAnsi="Cambria"/>
            <w:sz w:val="28"/>
            <w:szCs w:val="28"/>
          </w:rPr>
          <w:t>for Savannah</w:t>
        </w:r>
      </w:ins>
      <w:ins w:id="28568" w:author="Claire S" w:date="2026-06-05T18:29:00Z" w16du:dateUtc="2026-06-05T17:29:00Z">
        <w:r w:rsidR="00E163AC">
          <w:rPr>
            <w:rFonts w:ascii="Cambria" w:hAnsi="Cambria"/>
            <w:sz w:val="28"/>
            <w:szCs w:val="28"/>
          </w:rPr>
          <w:t>.</w:t>
        </w:r>
      </w:ins>
      <w:del w:id="28569" w:author="Claire S" w:date="2026-06-05T18:29:00Z" w16du:dateUtc="2026-06-05T17:29:00Z">
        <w:r w:rsidDel="00E163AC">
          <w:rPr>
            <w:rFonts w:ascii="Cambria" w:hAnsi="Cambria"/>
            <w:sz w:val="28"/>
            <w:szCs w:val="28"/>
          </w:rPr>
          <w:delText>.</w:delText>
        </w:r>
      </w:del>
      <w:r>
        <w:rPr>
          <w:rFonts w:ascii="Cambria" w:hAnsi="Cambria"/>
          <w:sz w:val="28"/>
          <w:szCs w:val="28"/>
        </w:rPr>
        <w:t xml:space="preserve"> ‘So you’re not sorry at all, Ruth</w:t>
      </w:r>
      <w:r w:rsidR="00CD2826">
        <w:rPr>
          <w:rFonts w:ascii="Cambria" w:hAnsi="Cambria"/>
          <w:sz w:val="28"/>
          <w:szCs w:val="28"/>
        </w:rPr>
        <w:t>. Y</w:t>
      </w:r>
      <w:r>
        <w:rPr>
          <w:rFonts w:ascii="Cambria" w:hAnsi="Cambria"/>
          <w:sz w:val="28"/>
          <w:szCs w:val="28"/>
        </w:rPr>
        <w:t>ou’re just worried about the bloody brand.’</w:t>
      </w:r>
    </w:p>
    <w:p w14:paraId="1EF074B8" w14:textId="2BF14783" w:rsidR="005172A4" w:rsidRDefault="005172A4" w:rsidP="006F7124">
      <w:pPr>
        <w:spacing w:line="360" w:lineRule="auto"/>
        <w:contextualSpacing/>
        <w:rPr>
          <w:rFonts w:ascii="Cambria" w:hAnsi="Cambria"/>
          <w:sz w:val="28"/>
          <w:szCs w:val="28"/>
        </w:rPr>
      </w:pPr>
      <w:r>
        <w:rPr>
          <w:rFonts w:ascii="Cambria" w:hAnsi="Cambria"/>
          <w:sz w:val="28"/>
          <w:szCs w:val="28"/>
        </w:rPr>
        <w:tab/>
        <w:t xml:space="preserve">‘I </w:t>
      </w:r>
      <w:r w:rsidRPr="000B6BB0">
        <w:rPr>
          <w:rFonts w:ascii="Cambria" w:hAnsi="Cambria"/>
          <w:i/>
          <w:iCs/>
          <w:sz w:val="28"/>
          <w:szCs w:val="28"/>
          <w:rPrChange w:id="28570" w:author="Daisy Watt" w:date="2026-06-24T15:31:00Z" w16du:dateUtc="2026-06-24T13:31:00Z">
            <w:rPr>
              <w:rFonts w:ascii="Cambria" w:hAnsi="Cambria"/>
              <w:sz w:val="28"/>
              <w:szCs w:val="28"/>
            </w:rPr>
          </w:rPrChange>
        </w:rPr>
        <w:t>am</w:t>
      </w:r>
      <w:r>
        <w:rPr>
          <w:rFonts w:ascii="Cambria" w:hAnsi="Cambria"/>
          <w:sz w:val="28"/>
          <w:szCs w:val="28"/>
        </w:rPr>
        <w:t xml:space="preserve"> sorry</w:t>
      </w:r>
      <w:del w:id="28571" w:author="Daisy Watt" w:date="2026-06-24T15:31:00Z" w16du:dateUtc="2026-06-24T13:31:00Z">
        <w:r w:rsidDel="000B6BB0">
          <w:rPr>
            <w:rFonts w:ascii="Cambria" w:hAnsi="Cambria"/>
            <w:sz w:val="28"/>
            <w:szCs w:val="28"/>
          </w:rPr>
          <w:delText>,</w:delText>
        </w:r>
      </w:del>
      <w:ins w:id="28572" w:author="Daisy Watt" w:date="2026-06-24T15:31:00Z" w16du:dateUtc="2026-06-24T13:31:00Z">
        <w:r w:rsidR="000B6BB0">
          <w:rPr>
            <w:rFonts w:ascii="Cambria" w:hAnsi="Cambria"/>
            <w:sz w:val="28"/>
            <w:szCs w:val="28"/>
          </w:rPr>
          <w:t>.</w:t>
        </w:r>
      </w:ins>
      <w:r>
        <w:rPr>
          <w:rFonts w:ascii="Cambria" w:hAnsi="Cambria"/>
          <w:sz w:val="28"/>
          <w:szCs w:val="28"/>
        </w:rPr>
        <w:t>’ Ruth put her mug down</w:t>
      </w:r>
      <w:r w:rsidR="00AF2A7B">
        <w:rPr>
          <w:rFonts w:ascii="Cambria" w:hAnsi="Cambria"/>
          <w:sz w:val="28"/>
          <w:szCs w:val="28"/>
        </w:rPr>
        <w:t xml:space="preserve">. </w:t>
      </w:r>
      <w:r>
        <w:rPr>
          <w:rFonts w:ascii="Cambria" w:hAnsi="Cambria"/>
          <w:sz w:val="28"/>
          <w:szCs w:val="28"/>
        </w:rPr>
        <w:t>‘</w:t>
      </w:r>
      <w:r w:rsidR="00AF2A7B">
        <w:rPr>
          <w:rFonts w:ascii="Cambria" w:hAnsi="Cambria"/>
          <w:sz w:val="28"/>
          <w:szCs w:val="28"/>
        </w:rPr>
        <w:t xml:space="preserve">Truly.  Dex was a great editor and a good man. </w:t>
      </w:r>
      <w:r>
        <w:rPr>
          <w:rFonts w:ascii="Cambria" w:hAnsi="Cambria"/>
          <w:sz w:val="28"/>
          <w:szCs w:val="28"/>
        </w:rPr>
        <w:t>But family comes first, yes?’</w:t>
      </w:r>
      <w:r w:rsidR="00AF2A7B">
        <w:rPr>
          <w:rFonts w:ascii="Cambria" w:hAnsi="Cambria"/>
          <w:sz w:val="28"/>
          <w:szCs w:val="28"/>
        </w:rPr>
        <w:t xml:space="preserve"> She headed to the door.</w:t>
      </w:r>
    </w:p>
    <w:p w14:paraId="247AFD9C" w14:textId="10B3670C" w:rsidR="006F50A7" w:rsidRDefault="006F50A7" w:rsidP="006F7124">
      <w:pPr>
        <w:spacing w:line="360" w:lineRule="auto"/>
        <w:contextualSpacing/>
        <w:rPr>
          <w:rFonts w:ascii="Cambria" w:hAnsi="Cambria"/>
          <w:sz w:val="28"/>
          <w:szCs w:val="28"/>
        </w:rPr>
      </w:pPr>
      <w:r>
        <w:rPr>
          <w:rFonts w:ascii="Cambria" w:hAnsi="Cambria"/>
          <w:sz w:val="28"/>
          <w:szCs w:val="28"/>
        </w:rPr>
        <w:tab/>
        <w:t>‘Does it really?’ Savannah lean</w:t>
      </w:r>
      <w:ins w:id="28573" w:author="Daisy Watt" w:date="2026-06-16T17:35:00Z" w16du:dateUtc="2026-06-16T16:35:00Z">
        <w:r w:rsidR="00B50750">
          <w:rPr>
            <w:rFonts w:ascii="Cambria" w:hAnsi="Cambria"/>
            <w:sz w:val="28"/>
            <w:szCs w:val="28"/>
          </w:rPr>
          <w:t>ed</w:t>
        </w:r>
      </w:ins>
      <w:del w:id="28574" w:author="Daisy Watt" w:date="2026-06-16T17:35:00Z" w16du:dateUtc="2026-06-16T16:35:00Z">
        <w:r w:rsidDel="00B50750">
          <w:rPr>
            <w:rFonts w:ascii="Cambria" w:hAnsi="Cambria"/>
            <w:sz w:val="28"/>
            <w:szCs w:val="28"/>
          </w:rPr>
          <w:delText>t</w:delText>
        </w:r>
      </w:del>
      <w:r>
        <w:rPr>
          <w:rFonts w:ascii="Cambria" w:hAnsi="Cambria"/>
          <w:sz w:val="28"/>
          <w:szCs w:val="28"/>
        </w:rPr>
        <w:t xml:space="preserve"> back and then laughed as her big sister tripped over the little dog</w:t>
      </w:r>
      <w:ins w:id="28575" w:author="Claire S" w:date="2026-08-04T11:55:00Z" w16du:dateUtc="2026-08-04T10:55:00Z">
        <w:r w:rsidR="0041373F">
          <w:rPr>
            <w:rFonts w:ascii="Cambria" w:hAnsi="Cambria"/>
            <w:sz w:val="28"/>
            <w:szCs w:val="28"/>
          </w:rPr>
          <w:t xml:space="preserve">, trailed by the housekeeper </w:t>
        </w:r>
        <w:r w:rsidR="00A35477">
          <w:rPr>
            <w:rFonts w:ascii="Cambria" w:hAnsi="Cambria"/>
            <w:sz w:val="28"/>
            <w:szCs w:val="28"/>
          </w:rPr>
          <w:t>and some</w:t>
        </w:r>
        <w:r w:rsidR="0041373F">
          <w:rPr>
            <w:rFonts w:ascii="Cambria" w:hAnsi="Cambria"/>
            <w:sz w:val="28"/>
            <w:szCs w:val="28"/>
          </w:rPr>
          <w:t xml:space="preserve"> carpet spray</w:t>
        </w:r>
      </w:ins>
      <w:r>
        <w:rPr>
          <w:rFonts w:ascii="Cambria" w:hAnsi="Cambria"/>
          <w:sz w:val="28"/>
          <w:szCs w:val="28"/>
        </w:rPr>
        <w:t>. ‘Mind where you step, darling. Kylie’s about as well</w:t>
      </w:r>
      <w:r w:rsidR="00300D1E">
        <w:rPr>
          <w:rFonts w:ascii="Cambria" w:hAnsi="Cambria"/>
          <w:sz w:val="28"/>
          <w:szCs w:val="28"/>
        </w:rPr>
        <w:t>-</w:t>
      </w:r>
      <w:r>
        <w:rPr>
          <w:rFonts w:ascii="Cambria" w:hAnsi="Cambria"/>
          <w:sz w:val="28"/>
          <w:szCs w:val="28"/>
        </w:rPr>
        <w:t>trained as</w:t>
      </w:r>
      <w:ins w:id="28576" w:author="Claire S" w:date="2026-08-04T11:49:00Z" w16du:dateUtc="2026-08-04T10:49:00Z">
        <w:r w:rsidR="006F6917">
          <w:rPr>
            <w:rFonts w:ascii="Cambria" w:hAnsi="Cambria"/>
            <w:sz w:val="28"/>
            <w:szCs w:val="28"/>
          </w:rPr>
          <w:t xml:space="preserve"> Mile</w:t>
        </w:r>
      </w:ins>
      <w:del w:id="28577" w:author="Claire S" w:date="2026-08-04T11:07:00Z" w16du:dateUtc="2026-08-04T10:07:00Z">
        <w:r w:rsidR="00300D1E" w:rsidDel="002441CD">
          <w:rPr>
            <w:rFonts w:ascii="Cambria" w:hAnsi="Cambria"/>
            <w:sz w:val="28"/>
            <w:szCs w:val="28"/>
          </w:rPr>
          <w:delText xml:space="preserve"> </w:delText>
        </w:r>
      </w:del>
      <w:ins w:id="28578" w:author="Claire S" w:date="2026-08-04T11:49:00Z" w16du:dateUtc="2026-08-04T10:49:00Z">
        <w:r w:rsidR="006F6917">
          <w:rPr>
            <w:rFonts w:ascii="Cambria" w:hAnsi="Cambria"/>
            <w:sz w:val="28"/>
            <w:szCs w:val="28"/>
          </w:rPr>
          <w:t>s</w:t>
        </w:r>
      </w:ins>
      <w:commentRangeStart w:id="28579"/>
      <w:del w:id="28580" w:author="Claire S" w:date="2026-08-04T11:07:00Z" w16du:dateUtc="2026-08-04T10:07:00Z">
        <w:r w:rsidR="00300D1E" w:rsidDel="002441CD">
          <w:rPr>
            <w:rFonts w:ascii="Cambria" w:hAnsi="Cambria"/>
            <w:sz w:val="28"/>
            <w:szCs w:val="28"/>
          </w:rPr>
          <w:delText>our dear brother</w:delText>
        </w:r>
      </w:del>
      <w:ins w:id="28581" w:author="Daisy Watt" w:date="2026-06-24T15:31:00Z" w16du:dateUtc="2026-06-24T13:31:00Z">
        <w:del w:id="28582" w:author="Claire S" w:date="2026-08-04T11:07:00Z" w16du:dateUtc="2026-08-04T10:07:00Z">
          <w:r w:rsidR="00C4324D" w:rsidDel="002441CD">
            <w:rPr>
              <w:rFonts w:ascii="Cambria" w:hAnsi="Cambria"/>
              <w:sz w:val="28"/>
              <w:szCs w:val="28"/>
            </w:rPr>
            <w:delText>,</w:delText>
          </w:r>
        </w:del>
      </w:ins>
      <w:del w:id="28583" w:author="Claire S" w:date="2026-08-04T11:07:00Z" w16du:dateUtc="2026-08-04T10:07:00Z">
        <w:r w:rsidR="00300D1E" w:rsidDel="002441CD">
          <w:rPr>
            <w:rFonts w:ascii="Cambria" w:hAnsi="Cambria"/>
            <w:sz w:val="28"/>
            <w:szCs w:val="28"/>
          </w:rPr>
          <w:delText xml:space="preserve"> Seb</w:delText>
        </w:r>
      </w:del>
      <w:r w:rsidR="00300D1E">
        <w:rPr>
          <w:rFonts w:ascii="Cambria" w:hAnsi="Cambria"/>
          <w:sz w:val="28"/>
          <w:szCs w:val="28"/>
        </w:rPr>
        <w:t>.’</w:t>
      </w:r>
      <w:commentRangeEnd w:id="28579"/>
      <w:r w:rsidR="00F20643">
        <w:rPr>
          <w:rStyle w:val="CommentReference"/>
          <w:rFonts w:ascii="Cambria" w:hAnsi="Cambria"/>
          <w:sz w:val="28"/>
          <w:szCs w:val="28"/>
        </w:rPr>
        <w:commentReference w:id="28579"/>
      </w:r>
    </w:p>
    <w:p w14:paraId="443FE554" w14:textId="72CA1989" w:rsidR="00300D1E" w:rsidRDefault="00300D1E" w:rsidP="006F7124">
      <w:pPr>
        <w:spacing w:line="360" w:lineRule="auto"/>
        <w:contextualSpacing/>
        <w:rPr>
          <w:rFonts w:ascii="Cambria" w:hAnsi="Cambria"/>
          <w:sz w:val="28"/>
          <w:szCs w:val="28"/>
        </w:rPr>
      </w:pPr>
      <w:r>
        <w:rPr>
          <w:rFonts w:ascii="Cambria" w:hAnsi="Cambria"/>
          <w:sz w:val="28"/>
          <w:szCs w:val="28"/>
        </w:rPr>
        <w:tab/>
        <w:t>‘</w:t>
      </w:r>
      <w:r w:rsidR="00176D3C">
        <w:rPr>
          <w:rFonts w:ascii="Cambria" w:hAnsi="Cambria"/>
          <w:sz w:val="28"/>
          <w:szCs w:val="28"/>
        </w:rPr>
        <w:t>Nasty</w:t>
      </w:r>
      <w:r>
        <w:rPr>
          <w:rFonts w:ascii="Cambria" w:hAnsi="Cambria"/>
          <w:sz w:val="28"/>
          <w:szCs w:val="28"/>
        </w:rPr>
        <w:t xml:space="preserve"> little thing,’ Ruth could be heard muttering as she walked to the</w:t>
      </w:r>
      <w:r w:rsidR="00176D3C">
        <w:rPr>
          <w:rFonts w:ascii="Cambria" w:hAnsi="Cambria"/>
          <w:sz w:val="28"/>
          <w:szCs w:val="28"/>
        </w:rPr>
        <w:t xml:space="preserve"> front</w:t>
      </w:r>
      <w:r>
        <w:rPr>
          <w:rFonts w:ascii="Cambria" w:hAnsi="Cambria"/>
          <w:sz w:val="28"/>
          <w:szCs w:val="28"/>
        </w:rPr>
        <w:t xml:space="preserve"> door.  </w:t>
      </w:r>
      <w:r w:rsidR="00176D3C">
        <w:rPr>
          <w:rFonts w:ascii="Cambria" w:hAnsi="Cambria"/>
          <w:sz w:val="28"/>
          <w:szCs w:val="28"/>
        </w:rPr>
        <w:t xml:space="preserve">She’d never </w:t>
      </w:r>
      <w:r w:rsidR="005D3C76">
        <w:rPr>
          <w:rFonts w:ascii="Cambria" w:hAnsi="Cambria"/>
          <w:sz w:val="28"/>
          <w:szCs w:val="28"/>
        </w:rPr>
        <w:t>liked</w:t>
      </w:r>
      <w:r w:rsidR="00FE2A5E">
        <w:rPr>
          <w:rFonts w:ascii="Cambria" w:hAnsi="Cambria"/>
          <w:sz w:val="28"/>
          <w:szCs w:val="28"/>
        </w:rPr>
        <w:t xml:space="preserve"> a</w:t>
      </w:r>
      <w:r w:rsidR="00176D3C">
        <w:rPr>
          <w:rFonts w:ascii="Cambria" w:hAnsi="Cambria"/>
          <w:sz w:val="28"/>
          <w:szCs w:val="28"/>
        </w:rPr>
        <w:t>nimals.</w:t>
      </w:r>
    </w:p>
    <w:p w14:paraId="55F49EB1" w14:textId="16A2D47F" w:rsidR="00300D1E" w:rsidRDefault="00300D1E" w:rsidP="006F7124">
      <w:pPr>
        <w:spacing w:line="360" w:lineRule="auto"/>
        <w:contextualSpacing/>
        <w:rPr>
          <w:rFonts w:ascii="Cambria" w:hAnsi="Cambria"/>
          <w:sz w:val="28"/>
          <w:szCs w:val="28"/>
        </w:rPr>
      </w:pPr>
      <w:r>
        <w:rPr>
          <w:rFonts w:ascii="Cambria" w:hAnsi="Cambria"/>
          <w:sz w:val="28"/>
          <w:szCs w:val="28"/>
        </w:rPr>
        <w:tab/>
        <w:t>Savannah watched her</w:t>
      </w:r>
      <w:r w:rsidR="00176D3C">
        <w:rPr>
          <w:rFonts w:ascii="Cambria" w:hAnsi="Cambria"/>
          <w:sz w:val="28"/>
          <w:szCs w:val="28"/>
        </w:rPr>
        <w:t xml:space="preserve"> </w:t>
      </w:r>
      <w:ins w:id="28584" w:author="Claire S" w:date="2026-06-08T12:38:00Z" w16du:dateUtc="2026-06-08T11:38:00Z">
        <w:r w:rsidR="00ED36B7">
          <w:rPr>
            <w:rFonts w:ascii="Cambria" w:hAnsi="Cambria"/>
            <w:sz w:val="28"/>
            <w:szCs w:val="28"/>
          </w:rPr>
          <w:t xml:space="preserve">older </w:t>
        </w:r>
      </w:ins>
      <w:r w:rsidR="00176D3C">
        <w:rPr>
          <w:rFonts w:ascii="Cambria" w:hAnsi="Cambria"/>
          <w:sz w:val="28"/>
          <w:szCs w:val="28"/>
        </w:rPr>
        <w:t>sister</w:t>
      </w:r>
      <w:r>
        <w:rPr>
          <w:rFonts w:ascii="Cambria" w:hAnsi="Cambria"/>
          <w:sz w:val="28"/>
          <w:szCs w:val="28"/>
        </w:rPr>
        <w:t xml:space="preserve"> walk down the path</w:t>
      </w:r>
      <w:r w:rsidR="00176D3C">
        <w:rPr>
          <w:rFonts w:ascii="Cambria" w:hAnsi="Cambria"/>
          <w:sz w:val="28"/>
          <w:szCs w:val="28"/>
        </w:rPr>
        <w:t>, her</w:t>
      </w:r>
      <w:r w:rsidR="005D3C76">
        <w:rPr>
          <w:rFonts w:ascii="Cambria" w:hAnsi="Cambria"/>
          <w:sz w:val="28"/>
          <w:szCs w:val="28"/>
        </w:rPr>
        <w:t xml:space="preserve"> elegant</w:t>
      </w:r>
      <w:r w:rsidR="00176D3C">
        <w:rPr>
          <w:rFonts w:ascii="Cambria" w:hAnsi="Cambria"/>
          <w:sz w:val="28"/>
          <w:szCs w:val="28"/>
        </w:rPr>
        <w:t xml:space="preserve"> back as rigid as ever,</w:t>
      </w:r>
      <w:r>
        <w:rPr>
          <w:rFonts w:ascii="Cambria" w:hAnsi="Cambria"/>
          <w:sz w:val="28"/>
          <w:szCs w:val="28"/>
        </w:rPr>
        <w:t xml:space="preserve"> and get into the Langley car</w:t>
      </w:r>
      <w:r w:rsidR="00176D3C">
        <w:rPr>
          <w:rFonts w:ascii="Cambria" w:hAnsi="Cambria"/>
          <w:sz w:val="28"/>
          <w:szCs w:val="28"/>
        </w:rPr>
        <w:t xml:space="preserve"> on the other side of the gate.</w:t>
      </w:r>
      <w:r>
        <w:rPr>
          <w:rFonts w:ascii="Cambria" w:hAnsi="Cambria"/>
          <w:sz w:val="28"/>
          <w:szCs w:val="28"/>
        </w:rPr>
        <w:t xml:space="preserve"> Danvers must have waited for her</w:t>
      </w:r>
      <w:r w:rsidR="00FE2A5E">
        <w:rPr>
          <w:rFonts w:ascii="Cambria" w:hAnsi="Cambria"/>
          <w:sz w:val="28"/>
          <w:szCs w:val="28"/>
        </w:rPr>
        <w:t xml:space="preserve"> when</w:t>
      </w:r>
      <w:r w:rsidR="005D3C76">
        <w:rPr>
          <w:rFonts w:ascii="Cambria" w:hAnsi="Cambria"/>
          <w:sz w:val="28"/>
          <w:szCs w:val="28"/>
        </w:rPr>
        <w:t xml:space="preserve"> he dropped</w:t>
      </w:r>
      <w:r w:rsidR="00FE2A5E">
        <w:rPr>
          <w:rFonts w:ascii="Cambria" w:hAnsi="Cambria"/>
          <w:sz w:val="28"/>
          <w:szCs w:val="28"/>
        </w:rPr>
        <w:t xml:space="preserve"> Savannah </w:t>
      </w:r>
      <w:r w:rsidR="005D3C76">
        <w:rPr>
          <w:rFonts w:ascii="Cambria" w:hAnsi="Cambria"/>
          <w:sz w:val="28"/>
          <w:szCs w:val="28"/>
        </w:rPr>
        <w:t>off</w:t>
      </w:r>
      <w:r w:rsidR="00FE2A5E">
        <w:rPr>
          <w:rFonts w:ascii="Cambria" w:hAnsi="Cambria"/>
          <w:sz w:val="28"/>
          <w:szCs w:val="28"/>
        </w:rPr>
        <w:t>.</w:t>
      </w:r>
    </w:p>
    <w:p w14:paraId="054A87EE" w14:textId="6C6B60D4" w:rsidR="005D3C76" w:rsidRDefault="00FE2A5E" w:rsidP="006F7124">
      <w:pPr>
        <w:spacing w:line="360" w:lineRule="auto"/>
        <w:contextualSpacing/>
        <w:rPr>
          <w:rFonts w:ascii="Cambria" w:hAnsi="Cambria"/>
          <w:sz w:val="28"/>
          <w:szCs w:val="28"/>
        </w:rPr>
      </w:pPr>
      <w:r>
        <w:rPr>
          <w:rFonts w:ascii="Cambria" w:hAnsi="Cambria"/>
          <w:sz w:val="28"/>
          <w:szCs w:val="28"/>
        </w:rPr>
        <w:tab/>
      </w:r>
      <w:r w:rsidR="005D3C76">
        <w:rPr>
          <w:rFonts w:ascii="Cambria" w:hAnsi="Cambria"/>
          <w:sz w:val="28"/>
          <w:szCs w:val="28"/>
        </w:rPr>
        <w:t>With a gusty sigh,</w:t>
      </w:r>
      <w:r w:rsidR="00AF2A7B">
        <w:rPr>
          <w:rFonts w:ascii="Cambria" w:hAnsi="Cambria"/>
          <w:sz w:val="28"/>
          <w:szCs w:val="28"/>
        </w:rPr>
        <w:t xml:space="preserve"> </w:t>
      </w:r>
      <w:r>
        <w:rPr>
          <w:rFonts w:ascii="Cambria" w:hAnsi="Cambria"/>
          <w:sz w:val="28"/>
          <w:szCs w:val="28"/>
        </w:rPr>
        <w:t>Savannah looked a</w:t>
      </w:r>
      <w:r w:rsidR="00A00AFD">
        <w:rPr>
          <w:rFonts w:ascii="Cambria" w:hAnsi="Cambria"/>
          <w:sz w:val="28"/>
          <w:szCs w:val="28"/>
        </w:rPr>
        <w:t>t</w:t>
      </w:r>
      <w:r>
        <w:rPr>
          <w:rFonts w:ascii="Cambria" w:hAnsi="Cambria"/>
          <w:sz w:val="28"/>
          <w:szCs w:val="28"/>
        </w:rPr>
        <w:t xml:space="preserve"> the photo of Dex</w:t>
      </w:r>
      <w:r w:rsidR="00A00AFD">
        <w:rPr>
          <w:rFonts w:ascii="Cambria" w:hAnsi="Cambria"/>
          <w:sz w:val="28"/>
          <w:szCs w:val="28"/>
        </w:rPr>
        <w:t xml:space="preserve"> on the mantlepiece,</w:t>
      </w:r>
      <w:r>
        <w:rPr>
          <w:rFonts w:ascii="Cambria" w:hAnsi="Cambria"/>
          <w:sz w:val="28"/>
          <w:szCs w:val="28"/>
        </w:rPr>
        <w:t xml:space="preserve"> and blew him a kiss.</w:t>
      </w:r>
      <w:r w:rsidR="005D3C76">
        <w:rPr>
          <w:rFonts w:ascii="Cambria" w:hAnsi="Cambria"/>
          <w:sz w:val="28"/>
          <w:szCs w:val="28"/>
        </w:rPr>
        <w:t xml:space="preserve"> A</w:t>
      </w:r>
      <w:r w:rsidR="007A2FB8">
        <w:rPr>
          <w:rFonts w:ascii="Cambria" w:hAnsi="Cambria"/>
          <w:sz w:val="28"/>
          <w:szCs w:val="28"/>
        </w:rPr>
        <w:t>t least</w:t>
      </w:r>
      <w:r w:rsidR="005D3C76">
        <w:rPr>
          <w:rFonts w:ascii="Cambria" w:hAnsi="Cambria"/>
          <w:sz w:val="28"/>
          <w:szCs w:val="28"/>
        </w:rPr>
        <w:t xml:space="preserve"> now</w:t>
      </w:r>
      <w:ins w:id="28585" w:author="Daisy Watt" w:date="2026-06-24T15:31:00Z" w16du:dateUtc="2026-06-24T13:31:00Z">
        <w:r w:rsidR="00D756AA">
          <w:rPr>
            <w:rFonts w:ascii="Cambria" w:hAnsi="Cambria"/>
            <w:sz w:val="28"/>
            <w:szCs w:val="28"/>
          </w:rPr>
          <w:t>,</w:t>
        </w:r>
      </w:ins>
      <w:r w:rsidR="00A00AFD">
        <w:rPr>
          <w:rFonts w:ascii="Cambria" w:hAnsi="Cambria"/>
          <w:sz w:val="28"/>
          <w:szCs w:val="28"/>
        </w:rPr>
        <w:t xml:space="preserve"> she could bury him</w:t>
      </w:r>
      <w:r w:rsidR="007A2FB8">
        <w:rPr>
          <w:rFonts w:ascii="Cambria" w:hAnsi="Cambria"/>
          <w:sz w:val="28"/>
          <w:szCs w:val="28"/>
        </w:rPr>
        <w:t xml:space="preserve">, and she planned to </w:t>
      </w:r>
      <w:r>
        <w:rPr>
          <w:rFonts w:ascii="Cambria" w:hAnsi="Cambria"/>
          <w:sz w:val="28"/>
          <w:szCs w:val="28"/>
        </w:rPr>
        <w:t xml:space="preserve">arrange a funeral </w:t>
      </w:r>
      <w:r w:rsidR="007A2FB8">
        <w:rPr>
          <w:rFonts w:ascii="Cambria" w:hAnsi="Cambria"/>
          <w:sz w:val="28"/>
          <w:szCs w:val="28"/>
        </w:rPr>
        <w:t>to end all funerals.  S</w:t>
      </w:r>
      <w:r w:rsidR="00733AC8">
        <w:rPr>
          <w:rFonts w:ascii="Cambria" w:hAnsi="Cambria"/>
          <w:sz w:val="28"/>
          <w:szCs w:val="28"/>
        </w:rPr>
        <w:t>omething a bit like Princess Diana’s</w:t>
      </w:r>
      <w:r w:rsidR="001E3AF5">
        <w:rPr>
          <w:rFonts w:ascii="Cambria" w:hAnsi="Cambria"/>
          <w:sz w:val="28"/>
          <w:szCs w:val="28"/>
        </w:rPr>
        <w:t xml:space="preserve">; perhaps </w:t>
      </w:r>
      <w:r w:rsidR="007A2FB8">
        <w:rPr>
          <w:rFonts w:ascii="Cambria" w:hAnsi="Cambria"/>
          <w:sz w:val="28"/>
          <w:szCs w:val="28"/>
        </w:rPr>
        <w:t xml:space="preserve">dear </w:t>
      </w:r>
      <w:r w:rsidR="001E3AF5">
        <w:rPr>
          <w:rFonts w:ascii="Cambria" w:hAnsi="Cambria"/>
          <w:sz w:val="28"/>
          <w:szCs w:val="28"/>
        </w:rPr>
        <w:t>Elton would write a little tune</w:t>
      </w:r>
      <w:r w:rsidR="00733AC8">
        <w:rPr>
          <w:rFonts w:ascii="Cambria" w:hAnsi="Cambria"/>
          <w:sz w:val="28"/>
          <w:szCs w:val="28"/>
        </w:rPr>
        <w:t>.</w:t>
      </w:r>
      <w:r w:rsidR="001E3AF5">
        <w:rPr>
          <w:rFonts w:ascii="Cambria" w:hAnsi="Cambria"/>
          <w:sz w:val="28"/>
          <w:szCs w:val="28"/>
        </w:rPr>
        <w:t xml:space="preserve"> </w:t>
      </w:r>
      <w:del w:id="28586" w:author="Claire S" w:date="2026-08-04T11:50:00Z" w16du:dateUtc="2026-08-04T10:50:00Z">
        <w:r w:rsidR="001E3AF5" w:rsidDel="00596369">
          <w:rPr>
            <w:rFonts w:ascii="Cambria" w:hAnsi="Cambria"/>
            <w:sz w:val="28"/>
            <w:szCs w:val="28"/>
          </w:rPr>
          <w:delText xml:space="preserve"> </w:delText>
        </w:r>
      </w:del>
      <w:ins w:id="28587" w:author="Claire S" w:date="2026-08-04T11:58:00Z" w16du:dateUtc="2026-08-04T10:58:00Z">
        <w:r w:rsidR="00F860A4">
          <w:rPr>
            <w:rFonts w:ascii="Cambria" w:hAnsi="Cambria"/>
            <w:sz w:val="28"/>
            <w:szCs w:val="28"/>
          </w:rPr>
          <w:t xml:space="preserve">She could just see </w:t>
        </w:r>
      </w:ins>
      <w:ins w:id="28588" w:author="Claire S" w:date="2026-08-04T11:50:00Z" w16du:dateUtc="2026-08-04T10:50:00Z">
        <w:r w:rsidR="00596369">
          <w:rPr>
            <w:rFonts w:ascii="Cambria" w:hAnsi="Cambria"/>
            <w:sz w:val="28"/>
            <w:szCs w:val="28"/>
          </w:rPr>
          <w:t>herself in a nice little black veil, like a stylish mafia widow.</w:t>
        </w:r>
      </w:ins>
    </w:p>
    <w:p w14:paraId="1A870DC0" w14:textId="022D13F6" w:rsidR="00E27A5B" w:rsidRDefault="001E3AF5" w:rsidP="005D3C76">
      <w:pPr>
        <w:spacing w:line="360" w:lineRule="auto"/>
        <w:ind w:firstLine="720"/>
        <w:contextualSpacing/>
        <w:rPr>
          <w:rFonts w:ascii="Cambria" w:hAnsi="Cambria"/>
          <w:sz w:val="28"/>
          <w:szCs w:val="28"/>
        </w:rPr>
      </w:pPr>
      <w:r>
        <w:rPr>
          <w:rFonts w:ascii="Cambria" w:hAnsi="Cambria"/>
          <w:sz w:val="28"/>
          <w:szCs w:val="28"/>
        </w:rPr>
        <w:t xml:space="preserve">Pleased with that thought, Savannah </w:t>
      </w:r>
      <w:r w:rsidR="00B440EE">
        <w:rPr>
          <w:rFonts w:ascii="Cambria" w:hAnsi="Cambria"/>
          <w:sz w:val="28"/>
          <w:szCs w:val="28"/>
        </w:rPr>
        <w:t>took a big swig of</w:t>
      </w:r>
      <w:r w:rsidR="005D3C76">
        <w:rPr>
          <w:rFonts w:ascii="Cambria" w:hAnsi="Cambria"/>
          <w:sz w:val="28"/>
          <w:szCs w:val="28"/>
        </w:rPr>
        <w:t xml:space="preserve"> her</w:t>
      </w:r>
      <w:r w:rsidR="00B440EE">
        <w:rPr>
          <w:rFonts w:ascii="Cambria" w:hAnsi="Cambria"/>
          <w:sz w:val="28"/>
          <w:szCs w:val="28"/>
        </w:rPr>
        <w:t xml:space="preserve"> red wine </w:t>
      </w:r>
      <w:r w:rsidR="00F12E11">
        <w:rPr>
          <w:rFonts w:ascii="Cambria" w:hAnsi="Cambria"/>
          <w:sz w:val="28"/>
          <w:szCs w:val="28"/>
        </w:rPr>
        <w:t xml:space="preserve">and </w:t>
      </w:r>
      <w:r w:rsidR="00E27A5B">
        <w:rPr>
          <w:rFonts w:ascii="Cambria" w:hAnsi="Cambria"/>
          <w:sz w:val="28"/>
          <w:szCs w:val="28"/>
        </w:rPr>
        <w:t xml:space="preserve">sprayed herself liberally with </w:t>
      </w:r>
      <w:r>
        <w:rPr>
          <w:rFonts w:ascii="Cambria" w:hAnsi="Cambria"/>
          <w:sz w:val="28"/>
          <w:szCs w:val="28"/>
        </w:rPr>
        <w:t>Chanel no</w:t>
      </w:r>
      <w:ins w:id="28589" w:author="Daisy Watt" w:date="2026-06-24T15:32:00Z" w16du:dateUtc="2026-06-24T13:32:00Z">
        <w:r w:rsidR="00D756AA">
          <w:rPr>
            <w:rFonts w:ascii="Cambria" w:hAnsi="Cambria"/>
            <w:sz w:val="28"/>
            <w:szCs w:val="28"/>
          </w:rPr>
          <w:t>.</w:t>
        </w:r>
      </w:ins>
      <w:r>
        <w:rPr>
          <w:rFonts w:ascii="Cambria" w:hAnsi="Cambria"/>
          <w:sz w:val="28"/>
          <w:szCs w:val="28"/>
        </w:rPr>
        <w:t xml:space="preserve"> 5;</w:t>
      </w:r>
      <w:r w:rsidR="00733AC8">
        <w:rPr>
          <w:rFonts w:ascii="Cambria" w:hAnsi="Cambria"/>
          <w:sz w:val="28"/>
          <w:szCs w:val="28"/>
        </w:rPr>
        <w:t xml:space="preserve"> reapplied her </w:t>
      </w:r>
      <w:r>
        <w:rPr>
          <w:rFonts w:ascii="Cambria" w:hAnsi="Cambria"/>
          <w:sz w:val="28"/>
          <w:szCs w:val="28"/>
        </w:rPr>
        <w:t xml:space="preserve">red </w:t>
      </w:r>
      <w:r w:rsidR="00733AC8">
        <w:rPr>
          <w:rFonts w:ascii="Cambria" w:hAnsi="Cambria"/>
          <w:sz w:val="28"/>
          <w:szCs w:val="28"/>
        </w:rPr>
        <w:t xml:space="preserve">lipstick and </w:t>
      </w:r>
      <w:r w:rsidR="00E27A5B">
        <w:rPr>
          <w:rFonts w:ascii="Cambria" w:hAnsi="Cambria"/>
          <w:sz w:val="28"/>
          <w:szCs w:val="28"/>
        </w:rPr>
        <w:t>tousled her hair artfully</w:t>
      </w:r>
      <w:r w:rsidR="0003312D">
        <w:rPr>
          <w:rFonts w:ascii="Cambria" w:hAnsi="Cambria"/>
          <w:sz w:val="28"/>
          <w:szCs w:val="28"/>
        </w:rPr>
        <w:t xml:space="preserve"> around her bruised head</w:t>
      </w:r>
      <w:r w:rsidR="00E27A5B">
        <w:rPr>
          <w:rFonts w:ascii="Cambria" w:hAnsi="Cambria"/>
          <w:sz w:val="28"/>
          <w:szCs w:val="28"/>
        </w:rPr>
        <w:t xml:space="preserve">. </w:t>
      </w:r>
    </w:p>
    <w:p w14:paraId="367ABE55" w14:textId="794A93EE" w:rsidR="00300D1E" w:rsidRDefault="00E27A5B" w:rsidP="00E27A5B">
      <w:pPr>
        <w:spacing w:line="360" w:lineRule="auto"/>
        <w:ind w:firstLine="720"/>
        <w:contextualSpacing/>
        <w:rPr>
          <w:rFonts w:ascii="Cambria" w:hAnsi="Cambria"/>
          <w:sz w:val="28"/>
          <w:szCs w:val="28"/>
        </w:rPr>
      </w:pPr>
      <w:r>
        <w:rPr>
          <w:rFonts w:ascii="Cambria" w:hAnsi="Cambria"/>
          <w:sz w:val="28"/>
          <w:szCs w:val="28"/>
        </w:rPr>
        <w:t>T</w:t>
      </w:r>
      <w:r w:rsidR="00300D1E">
        <w:rPr>
          <w:rFonts w:ascii="Cambria" w:hAnsi="Cambria"/>
          <w:sz w:val="28"/>
          <w:szCs w:val="28"/>
        </w:rPr>
        <w:t xml:space="preserve">hen </w:t>
      </w:r>
      <w:r w:rsidR="005D3C76">
        <w:rPr>
          <w:rFonts w:ascii="Cambria" w:hAnsi="Cambria"/>
          <w:sz w:val="28"/>
          <w:szCs w:val="28"/>
        </w:rPr>
        <w:t>she</w:t>
      </w:r>
      <w:r w:rsidR="00FE2A5E">
        <w:rPr>
          <w:rFonts w:ascii="Cambria" w:hAnsi="Cambria"/>
          <w:sz w:val="28"/>
          <w:szCs w:val="28"/>
        </w:rPr>
        <w:t xml:space="preserve"> lean</w:t>
      </w:r>
      <w:ins w:id="28590" w:author="Daisy Watt" w:date="2026-06-16T17:36:00Z" w16du:dateUtc="2026-06-16T16:36:00Z">
        <w:r w:rsidR="00B50750">
          <w:rPr>
            <w:rFonts w:ascii="Cambria" w:hAnsi="Cambria"/>
            <w:sz w:val="28"/>
            <w:szCs w:val="28"/>
          </w:rPr>
          <w:t>ed</w:t>
        </w:r>
      </w:ins>
      <w:del w:id="28591" w:author="Daisy Watt" w:date="2026-06-16T17:36:00Z" w16du:dateUtc="2026-06-16T16:36:00Z">
        <w:r w:rsidR="00FE2A5E" w:rsidDel="00B50750">
          <w:rPr>
            <w:rFonts w:ascii="Cambria" w:hAnsi="Cambria"/>
            <w:sz w:val="28"/>
            <w:szCs w:val="28"/>
          </w:rPr>
          <w:delText>t</w:delText>
        </w:r>
      </w:del>
      <w:r w:rsidR="00FE2A5E">
        <w:rPr>
          <w:rFonts w:ascii="Cambria" w:hAnsi="Cambria"/>
          <w:sz w:val="28"/>
          <w:szCs w:val="28"/>
        </w:rPr>
        <w:t xml:space="preserve"> over and</w:t>
      </w:r>
      <w:r w:rsidR="00300D1E">
        <w:rPr>
          <w:rFonts w:ascii="Cambria" w:hAnsi="Cambria"/>
          <w:sz w:val="28"/>
          <w:szCs w:val="28"/>
        </w:rPr>
        <w:t xml:space="preserve"> </w:t>
      </w:r>
      <w:r w:rsidR="00176D3C">
        <w:rPr>
          <w:rFonts w:ascii="Cambria" w:hAnsi="Cambria"/>
          <w:sz w:val="28"/>
          <w:szCs w:val="28"/>
        </w:rPr>
        <w:t>knocked on the window</w:t>
      </w:r>
      <w:r>
        <w:rPr>
          <w:rFonts w:ascii="Cambria" w:hAnsi="Cambria"/>
          <w:sz w:val="28"/>
          <w:szCs w:val="28"/>
        </w:rPr>
        <w:t>, giving</w:t>
      </w:r>
      <w:r w:rsidR="00176D3C">
        <w:rPr>
          <w:rFonts w:ascii="Cambria" w:hAnsi="Cambria"/>
          <w:sz w:val="28"/>
          <w:szCs w:val="28"/>
        </w:rPr>
        <w:t xml:space="preserve"> the </w:t>
      </w:r>
      <w:r w:rsidR="005D3C76">
        <w:rPr>
          <w:rFonts w:ascii="Cambria" w:hAnsi="Cambria"/>
          <w:sz w:val="28"/>
          <w:szCs w:val="28"/>
        </w:rPr>
        <w:t xml:space="preserve">cute </w:t>
      </w:r>
      <w:r w:rsidR="00176D3C">
        <w:rPr>
          <w:rFonts w:ascii="Cambria" w:hAnsi="Cambria"/>
          <w:sz w:val="28"/>
          <w:szCs w:val="28"/>
        </w:rPr>
        <w:t>American guard</w:t>
      </w:r>
      <w:r>
        <w:rPr>
          <w:rFonts w:ascii="Cambria" w:hAnsi="Cambria"/>
          <w:sz w:val="28"/>
          <w:szCs w:val="28"/>
        </w:rPr>
        <w:t xml:space="preserve"> a wave.  He</w:t>
      </w:r>
      <w:r w:rsidR="00176D3C">
        <w:rPr>
          <w:rFonts w:ascii="Cambria" w:hAnsi="Cambria"/>
          <w:sz w:val="28"/>
          <w:szCs w:val="28"/>
        </w:rPr>
        <w:t xml:space="preserve"> was leaning on the van, checking his phone.</w:t>
      </w:r>
    </w:p>
    <w:p w14:paraId="5AB826FE" w14:textId="3C42C972" w:rsidR="005646D2" w:rsidRDefault="00176D3C" w:rsidP="006F7124">
      <w:pPr>
        <w:spacing w:line="360" w:lineRule="auto"/>
        <w:contextualSpacing/>
        <w:rPr>
          <w:rFonts w:ascii="Cambria" w:hAnsi="Cambria"/>
          <w:sz w:val="28"/>
          <w:szCs w:val="28"/>
        </w:rPr>
      </w:pPr>
      <w:r>
        <w:rPr>
          <w:rFonts w:ascii="Cambria" w:hAnsi="Cambria"/>
          <w:sz w:val="28"/>
          <w:szCs w:val="28"/>
        </w:rPr>
        <w:tab/>
        <w:t xml:space="preserve">‘Fancy a drink?’ </w:t>
      </w:r>
      <w:r w:rsidR="00FE2A5E">
        <w:rPr>
          <w:rFonts w:ascii="Cambria" w:hAnsi="Cambria"/>
          <w:sz w:val="28"/>
          <w:szCs w:val="28"/>
        </w:rPr>
        <w:t>Savannah</w:t>
      </w:r>
      <w:r>
        <w:rPr>
          <w:rFonts w:ascii="Cambria" w:hAnsi="Cambria"/>
          <w:sz w:val="28"/>
          <w:szCs w:val="28"/>
        </w:rPr>
        <w:t xml:space="preserve"> mouthed when he looked up at her</w:t>
      </w:r>
      <w:r w:rsidR="005646D2">
        <w:rPr>
          <w:rFonts w:ascii="Cambria" w:hAnsi="Cambria"/>
          <w:sz w:val="28"/>
          <w:szCs w:val="28"/>
        </w:rPr>
        <w:t>.</w:t>
      </w:r>
    </w:p>
    <w:p w14:paraId="45DB29DC" w14:textId="4D236A43" w:rsidR="00176D3C" w:rsidRDefault="005646D2" w:rsidP="005646D2">
      <w:pPr>
        <w:spacing w:line="360" w:lineRule="auto"/>
        <w:ind w:firstLine="720"/>
        <w:contextualSpacing/>
        <w:rPr>
          <w:rFonts w:ascii="Cambria" w:hAnsi="Cambria"/>
          <w:sz w:val="28"/>
          <w:szCs w:val="28"/>
        </w:rPr>
      </w:pPr>
      <w:r>
        <w:rPr>
          <w:rFonts w:ascii="Cambria" w:hAnsi="Cambria"/>
          <w:sz w:val="28"/>
          <w:szCs w:val="28"/>
        </w:rPr>
        <w:t>H</w:t>
      </w:r>
      <w:r w:rsidR="00176D3C">
        <w:rPr>
          <w:rFonts w:ascii="Cambria" w:hAnsi="Cambria"/>
          <w:sz w:val="28"/>
          <w:szCs w:val="28"/>
        </w:rPr>
        <w:t>e raised his own eyebrow</w:t>
      </w:r>
      <w:r w:rsidR="00FE2A5E">
        <w:rPr>
          <w:rFonts w:ascii="Cambria" w:hAnsi="Cambria"/>
          <w:sz w:val="28"/>
          <w:szCs w:val="28"/>
        </w:rPr>
        <w:t xml:space="preserve"> with a </w:t>
      </w:r>
      <w:r w:rsidR="00176D3C">
        <w:rPr>
          <w:rFonts w:ascii="Cambria" w:hAnsi="Cambria"/>
          <w:sz w:val="28"/>
          <w:szCs w:val="28"/>
        </w:rPr>
        <w:t>grin. ‘Sure thing.’</w:t>
      </w:r>
    </w:p>
    <w:p w14:paraId="423FF38B" w14:textId="77777777" w:rsidR="00010FF5" w:rsidRDefault="00010FF5" w:rsidP="00A00AFD">
      <w:pPr>
        <w:spacing w:line="360" w:lineRule="auto"/>
        <w:contextualSpacing/>
        <w:jc w:val="center"/>
        <w:rPr>
          <w:rFonts w:ascii="Cambria" w:hAnsi="Cambria"/>
          <w:b/>
          <w:bCs/>
          <w:sz w:val="28"/>
          <w:szCs w:val="28"/>
        </w:rPr>
      </w:pPr>
    </w:p>
    <w:p w14:paraId="7B655154" w14:textId="77777777" w:rsidR="00010FF5" w:rsidRDefault="00010FF5" w:rsidP="00A00AFD">
      <w:pPr>
        <w:spacing w:line="360" w:lineRule="auto"/>
        <w:contextualSpacing/>
        <w:jc w:val="center"/>
        <w:rPr>
          <w:rFonts w:ascii="Cambria" w:hAnsi="Cambria"/>
          <w:b/>
          <w:bCs/>
          <w:sz w:val="28"/>
          <w:szCs w:val="28"/>
        </w:rPr>
      </w:pPr>
    </w:p>
    <w:p w14:paraId="5CB2CB5E" w14:textId="77777777" w:rsidR="00010FF5" w:rsidRDefault="00010FF5" w:rsidP="00A00AFD">
      <w:pPr>
        <w:spacing w:line="360" w:lineRule="auto"/>
        <w:contextualSpacing/>
        <w:jc w:val="center"/>
        <w:rPr>
          <w:rFonts w:ascii="Cambria" w:hAnsi="Cambria"/>
          <w:b/>
          <w:bCs/>
          <w:sz w:val="28"/>
          <w:szCs w:val="28"/>
        </w:rPr>
      </w:pPr>
    </w:p>
    <w:p w14:paraId="324E1F38" w14:textId="77777777" w:rsidR="00010FF5" w:rsidRDefault="00010FF5" w:rsidP="00A00AFD">
      <w:pPr>
        <w:spacing w:line="360" w:lineRule="auto"/>
        <w:contextualSpacing/>
        <w:jc w:val="center"/>
        <w:rPr>
          <w:rFonts w:ascii="Cambria" w:hAnsi="Cambria"/>
          <w:b/>
          <w:bCs/>
          <w:sz w:val="28"/>
          <w:szCs w:val="28"/>
        </w:rPr>
      </w:pPr>
    </w:p>
    <w:p w14:paraId="64B1CB55" w14:textId="77777777" w:rsidR="00010FF5" w:rsidDel="00713099" w:rsidRDefault="00010FF5" w:rsidP="00C83750">
      <w:pPr>
        <w:spacing w:line="360" w:lineRule="auto"/>
        <w:contextualSpacing/>
        <w:rPr>
          <w:del w:id="28592" w:author="Claire S" w:date="2026-06-05T18:36:00Z" w16du:dateUtc="2026-06-05T17:36:00Z"/>
          <w:rFonts w:ascii="Cambria" w:hAnsi="Cambria"/>
          <w:b/>
          <w:bCs/>
          <w:sz w:val="28"/>
          <w:szCs w:val="28"/>
        </w:rPr>
      </w:pPr>
    </w:p>
    <w:p w14:paraId="3D831FB9" w14:textId="77777777" w:rsidR="00713099" w:rsidRDefault="00713099" w:rsidP="00C83750">
      <w:pPr>
        <w:spacing w:line="360" w:lineRule="auto"/>
        <w:contextualSpacing/>
        <w:rPr>
          <w:ins w:id="28593" w:author="Claire S" w:date="2026-06-06T11:07:00Z" w16du:dateUtc="2026-06-06T10:07:00Z"/>
          <w:rFonts w:ascii="Cambria" w:hAnsi="Cambria"/>
          <w:b/>
          <w:bCs/>
          <w:sz w:val="28"/>
          <w:szCs w:val="28"/>
        </w:rPr>
      </w:pPr>
    </w:p>
    <w:p w14:paraId="3B37A7BA" w14:textId="77777777" w:rsidR="00713099" w:rsidRDefault="00713099" w:rsidP="00C83750">
      <w:pPr>
        <w:spacing w:line="360" w:lineRule="auto"/>
        <w:contextualSpacing/>
        <w:rPr>
          <w:ins w:id="28594" w:author="Claire S" w:date="2026-06-06T11:07:00Z" w16du:dateUtc="2026-06-06T10:07:00Z"/>
          <w:rFonts w:ascii="Cambria" w:hAnsi="Cambria"/>
          <w:b/>
          <w:bCs/>
          <w:sz w:val="28"/>
          <w:szCs w:val="28"/>
        </w:rPr>
      </w:pPr>
    </w:p>
    <w:p w14:paraId="0A9EDDF2" w14:textId="77777777" w:rsidR="00010FF5" w:rsidDel="00A35477" w:rsidRDefault="00010FF5" w:rsidP="00C83750">
      <w:pPr>
        <w:spacing w:line="360" w:lineRule="auto"/>
        <w:contextualSpacing/>
        <w:rPr>
          <w:del w:id="28595" w:author="Claire S" w:date="2026-06-05T18:36:00Z" w16du:dateUtc="2026-06-05T17:36:00Z"/>
          <w:rFonts w:ascii="Cambria" w:hAnsi="Cambria"/>
          <w:b/>
          <w:bCs/>
          <w:sz w:val="28"/>
          <w:szCs w:val="28"/>
        </w:rPr>
      </w:pPr>
    </w:p>
    <w:p w14:paraId="76E18821" w14:textId="77777777" w:rsidR="00A35477" w:rsidRDefault="00A35477">
      <w:pPr>
        <w:spacing w:line="360" w:lineRule="auto"/>
        <w:contextualSpacing/>
        <w:rPr>
          <w:ins w:id="28596" w:author="Claire S" w:date="2026-08-04T11:56:00Z" w16du:dateUtc="2026-08-04T10:56:00Z"/>
          <w:rFonts w:ascii="Cambria" w:hAnsi="Cambria"/>
          <w:b/>
          <w:bCs/>
          <w:sz w:val="28"/>
          <w:szCs w:val="28"/>
        </w:rPr>
      </w:pPr>
    </w:p>
    <w:p w14:paraId="4420863E" w14:textId="77777777" w:rsidR="00010FF5" w:rsidDel="00F46D70" w:rsidRDefault="00010FF5" w:rsidP="00A00AFD">
      <w:pPr>
        <w:spacing w:line="360" w:lineRule="auto"/>
        <w:contextualSpacing/>
        <w:jc w:val="center"/>
        <w:rPr>
          <w:del w:id="28597" w:author="Claire S" w:date="2026-06-05T18:36:00Z" w16du:dateUtc="2026-06-05T17:36:00Z"/>
          <w:rFonts w:ascii="Cambria" w:hAnsi="Cambria"/>
          <w:b/>
          <w:bCs/>
          <w:sz w:val="28"/>
          <w:szCs w:val="28"/>
        </w:rPr>
      </w:pPr>
    </w:p>
    <w:p w14:paraId="335469B8" w14:textId="77777777" w:rsidR="00010FF5" w:rsidDel="00F46D70" w:rsidRDefault="00010FF5" w:rsidP="00A00AFD">
      <w:pPr>
        <w:spacing w:line="360" w:lineRule="auto"/>
        <w:contextualSpacing/>
        <w:jc w:val="center"/>
        <w:rPr>
          <w:del w:id="28598" w:author="Claire S" w:date="2026-06-05T18:36:00Z" w16du:dateUtc="2026-06-05T17:36:00Z"/>
          <w:rFonts w:ascii="Cambria" w:hAnsi="Cambria"/>
          <w:b/>
          <w:bCs/>
          <w:sz w:val="28"/>
          <w:szCs w:val="28"/>
        </w:rPr>
      </w:pPr>
    </w:p>
    <w:p w14:paraId="6F61AFF7" w14:textId="77777777" w:rsidR="00010FF5" w:rsidDel="00F46D70" w:rsidRDefault="00010FF5" w:rsidP="00A00AFD">
      <w:pPr>
        <w:spacing w:line="360" w:lineRule="auto"/>
        <w:contextualSpacing/>
        <w:jc w:val="center"/>
        <w:rPr>
          <w:del w:id="28599" w:author="Claire S" w:date="2026-06-05T18:36:00Z" w16du:dateUtc="2026-06-05T17:36:00Z"/>
          <w:rFonts w:ascii="Cambria" w:hAnsi="Cambria"/>
          <w:b/>
          <w:bCs/>
          <w:sz w:val="28"/>
          <w:szCs w:val="28"/>
        </w:rPr>
      </w:pPr>
    </w:p>
    <w:p w14:paraId="0C59D913" w14:textId="77777777" w:rsidR="00010FF5" w:rsidDel="00E163AC" w:rsidRDefault="00010FF5" w:rsidP="00A00AFD">
      <w:pPr>
        <w:spacing w:line="360" w:lineRule="auto"/>
        <w:contextualSpacing/>
        <w:jc w:val="center"/>
        <w:rPr>
          <w:del w:id="28600" w:author="Claire S" w:date="2026-06-05T18:30:00Z" w16du:dateUtc="2026-06-05T17:30:00Z"/>
          <w:rFonts w:ascii="Cambria" w:hAnsi="Cambria"/>
          <w:b/>
          <w:bCs/>
          <w:sz w:val="28"/>
          <w:szCs w:val="28"/>
        </w:rPr>
      </w:pPr>
    </w:p>
    <w:p w14:paraId="2CF07BEC" w14:textId="77777777" w:rsidR="00010FF5" w:rsidDel="00E163AC" w:rsidRDefault="00010FF5" w:rsidP="00A00AFD">
      <w:pPr>
        <w:spacing w:line="360" w:lineRule="auto"/>
        <w:contextualSpacing/>
        <w:jc w:val="center"/>
        <w:rPr>
          <w:del w:id="28601" w:author="Claire S" w:date="2026-06-05T18:30:00Z" w16du:dateUtc="2026-06-05T17:30:00Z"/>
          <w:rFonts w:ascii="Cambria" w:hAnsi="Cambria"/>
          <w:b/>
          <w:bCs/>
          <w:sz w:val="28"/>
          <w:szCs w:val="28"/>
        </w:rPr>
      </w:pPr>
    </w:p>
    <w:p w14:paraId="38881415" w14:textId="77777777" w:rsidR="00010FF5" w:rsidDel="00E163AC" w:rsidRDefault="00010FF5" w:rsidP="00A00AFD">
      <w:pPr>
        <w:spacing w:line="360" w:lineRule="auto"/>
        <w:contextualSpacing/>
        <w:jc w:val="center"/>
        <w:rPr>
          <w:del w:id="28602" w:author="Claire S" w:date="2026-06-05T18:30:00Z" w16du:dateUtc="2026-06-05T17:30:00Z"/>
          <w:rFonts w:ascii="Cambria" w:hAnsi="Cambria"/>
          <w:b/>
          <w:bCs/>
          <w:sz w:val="28"/>
          <w:szCs w:val="28"/>
        </w:rPr>
      </w:pPr>
    </w:p>
    <w:p w14:paraId="11C68DE9" w14:textId="77777777" w:rsidR="00010FF5" w:rsidDel="00E163AC" w:rsidRDefault="00010FF5" w:rsidP="00A00AFD">
      <w:pPr>
        <w:spacing w:line="360" w:lineRule="auto"/>
        <w:contextualSpacing/>
        <w:jc w:val="center"/>
        <w:rPr>
          <w:del w:id="28603" w:author="Claire S" w:date="2026-06-05T18:30:00Z" w16du:dateUtc="2026-06-05T17:30:00Z"/>
          <w:rFonts w:ascii="Cambria" w:hAnsi="Cambria"/>
          <w:b/>
          <w:bCs/>
          <w:sz w:val="28"/>
          <w:szCs w:val="28"/>
        </w:rPr>
      </w:pPr>
    </w:p>
    <w:p w14:paraId="4E226BA7" w14:textId="77777777" w:rsidR="00010FF5" w:rsidDel="00E163AC" w:rsidRDefault="00010FF5" w:rsidP="00A00AFD">
      <w:pPr>
        <w:spacing w:line="360" w:lineRule="auto"/>
        <w:contextualSpacing/>
        <w:jc w:val="center"/>
        <w:rPr>
          <w:del w:id="28604" w:author="Claire S" w:date="2026-06-05T18:30:00Z" w16du:dateUtc="2026-06-05T17:30:00Z"/>
          <w:rFonts w:ascii="Cambria" w:hAnsi="Cambria"/>
          <w:b/>
          <w:bCs/>
          <w:sz w:val="28"/>
          <w:szCs w:val="28"/>
        </w:rPr>
      </w:pPr>
    </w:p>
    <w:p w14:paraId="5F3F31EC" w14:textId="2DBED01F" w:rsidR="006D275D" w:rsidRDefault="00C83750" w:rsidP="00C83750">
      <w:pPr>
        <w:spacing w:line="360" w:lineRule="auto"/>
        <w:contextualSpacing/>
        <w:rPr>
          <w:rFonts w:ascii="Cambria" w:hAnsi="Cambria"/>
          <w:b/>
          <w:bCs/>
          <w:sz w:val="28"/>
          <w:szCs w:val="28"/>
        </w:rPr>
      </w:pPr>
      <w:commentRangeStart w:id="28605"/>
      <w:r>
        <w:rPr>
          <w:rFonts w:ascii="Cambria" w:hAnsi="Cambria"/>
          <w:b/>
          <w:bCs/>
          <w:sz w:val="28"/>
          <w:szCs w:val="28"/>
        </w:rPr>
        <w:t xml:space="preserve">CHAPTER </w:t>
      </w:r>
      <w:del w:id="28606" w:author="Daisy Watt" w:date="2026-06-24T12:35:00Z" w16du:dateUtc="2026-06-24T10:35:00Z">
        <w:r w:rsidR="003716B5" w:rsidDel="00AB1D08">
          <w:rPr>
            <w:rFonts w:ascii="Cambria" w:hAnsi="Cambria"/>
            <w:b/>
            <w:bCs/>
            <w:sz w:val="28"/>
            <w:szCs w:val="28"/>
          </w:rPr>
          <w:delText>83</w:delText>
        </w:r>
        <w:commentRangeEnd w:id="28605"/>
        <w:r w:rsidR="00541183" w:rsidDel="00AB1D08">
          <w:rPr>
            <w:rStyle w:val="CommentReference"/>
            <w:rFonts w:ascii="Cambria" w:hAnsi="Cambria"/>
            <w:b/>
            <w:bCs/>
            <w:sz w:val="28"/>
            <w:szCs w:val="28"/>
          </w:rPr>
          <w:commentReference w:id="28605"/>
        </w:r>
      </w:del>
      <w:ins w:id="28607" w:author="Claire S" w:date="2026-06-08T17:49:00Z" w16du:dateUtc="2026-06-08T16:49:00Z">
        <w:del w:id="28608" w:author="Daisy Watt" w:date="2026-06-24T12:35:00Z" w16du:dateUtc="2026-06-24T10:35:00Z">
          <w:r w:rsidR="00A12BEC" w:rsidDel="00AB1D08">
            <w:rPr>
              <w:rFonts w:ascii="Cambria" w:hAnsi="Cambria"/>
              <w:b/>
              <w:bCs/>
              <w:sz w:val="28"/>
              <w:szCs w:val="28"/>
            </w:rPr>
            <w:delText>85</w:delText>
          </w:r>
        </w:del>
      </w:ins>
      <w:ins w:id="28609" w:author="Daisy Watt" w:date="2026-06-24T12:35:00Z" w16du:dateUtc="2026-06-24T10:35:00Z">
        <w:r w:rsidR="00AB1D08">
          <w:rPr>
            <w:rFonts w:ascii="Cambria" w:hAnsi="Cambria"/>
            <w:b/>
            <w:bCs/>
            <w:sz w:val="28"/>
            <w:szCs w:val="28"/>
          </w:rPr>
          <w:t>8</w:t>
        </w:r>
      </w:ins>
      <w:ins w:id="28610" w:author="Claire S" w:date="2026-08-03T23:59:00Z" w16du:dateUtc="2026-08-03T22:59:00Z">
        <w:r w:rsidR="00DC5657">
          <w:rPr>
            <w:rFonts w:ascii="Cambria" w:hAnsi="Cambria"/>
            <w:b/>
            <w:bCs/>
            <w:sz w:val="28"/>
            <w:szCs w:val="28"/>
          </w:rPr>
          <w:t>0</w:t>
        </w:r>
      </w:ins>
      <w:ins w:id="28611" w:author="Daisy Watt" w:date="2026-06-24T15:56:00Z" w16du:dateUtc="2026-06-24T13:56:00Z">
        <w:del w:id="28612" w:author="Claire S" w:date="2026-08-03T23:59:00Z" w16du:dateUtc="2026-08-03T22:59:00Z">
          <w:r w:rsidR="00006D78" w:rsidDel="00DC5657">
            <w:rPr>
              <w:rFonts w:ascii="Cambria" w:hAnsi="Cambria"/>
              <w:b/>
              <w:bCs/>
              <w:sz w:val="28"/>
              <w:szCs w:val="28"/>
            </w:rPr>
            <w:delText>3</w:delText>
          </w:r>
        </w:del>
      </w:ins>
    </w:p>
    <w:p w14:paraId="7A9C9A60" w14:textId="1CE94A9C" w:rsidR="003716B5" w:rsidRDefault="003716B5" w:rsidP="00C83750">
      <w:pPr>
        <w:spacing w:line="360" w:lineRule="auto"/>
        <w:contextualSpacing/>
        <w:rPr>
          <w:ins w:id="28613" w:author="Claire S" w:date="2026-06-05T18:43:00Z" w16du:dateUtc="2026-06-05T17:43:00Z"/>
          <w:rFonts w:ascii="Cambria" w:hAnsi="Cambria"/>
          <w:b/>
          <w:bCs/>
          <w:sz w:val="28"/>
          <w:szCs w:val="28"/>
        </w:rPr>
      </w:pPr>
      <w:r>
        <w:rPr>
          <w:rFonts w:ascii="Cambria" w:hAnsi="Cambria"/>
          <w:b/>
          <w:bCs/>
          <w:sz w:val="28"/>
          <w:szCs w:val="28"/>
        </w:rPr>
        <w:t>AFTERWARDS</w:t>
      </w:r>
    </w:p>
    <w:p w14:paraId="15220244" w14:textId="451DB369" w:rsidR="00A1532B" w:rsidRPr="00B937B3" w:rsidDel="00A1532B" w:rsidRDefault="00A1532B" w:rsidP="00C83750">
      <w:pPr>
        <w:spacing w:line="360" w:lineRule="auto"/>
        <w:contextualSpacing/>
        <w:rPr>
          <w:del w:id="28614" w:author="Claire S" w:date="2026-06-05T18:43:00Z" w16du:dateUtc="2026-06-05T17:43:00Z"/>
          <w:rFonts w:ascii="Cambria" w:hAnsi="Cambria"/>
          <w:sz w:val="28"/>
          <w:szCs w:val="28"/>
          <w:rPrChange w:id="28615" w:author="Claire S" w:date="2026-06-05T18:49:00Z" w16du:dateUtc="2026-06-05T17:49:00Z">
            <w:rPr>
              <w:del w:id="28616" w:author="Claire S" w:date="2026-06-05T18:43:00Z" w16du:dateUtc="2026-06-05T17:43:00Z"/>
              <w:rFonts w:ascii="Cambria" w:hAnsi="Cambria"/>
              <w:b/>
              <w:bCs/>
              <w:sz w:val="28"/>
              <w:szCs w:val="28"/>
            </w:rPr>
          </w:rPrChange>
        </w:rPr>
      </w:pPr>
      <w:ins w:id="28617" w:author="Claire S" w:date="2026-06-05T18:43:00Z" w16du:dateUtc="2026-06-05T17:43:00Z">
        <w:r w:rsidRPr="00B937B3">
          <w:rPr>
            <w:rFonts w:ascii="Cambria" w:hAnsi="Cambria"/>
            <w:sz w:val="28"/>
            <w:szCs w:val="28"/>
            <w:rPrChange w:id="28618" w:author="Claire S" w:date="2026-06-05T18:49:00Z" w16du:dateUtc="2026-06-05T17:49:00Z">
              <w:rPr>
                <w:rFonts w:ascii="Cambria" w:hAnsi="Cambria"/>
                <w:b/>
                <w:bCs/>
                <w:sz w:val="28"/>
                <w:szCs w:val="28"/>
              </w:rPr>
            </w:rPrChange>
          </w:rPr>
          <w:t xml:space="preserve">Both Savannah and Clara were informed the next day that </w:t>
        </w:r>
      </w:ins>
    </w:p>
    <w:p w14:paraId="325A2F2C" w14:textId="72CC6F6D" w:rsidR="00A076D3" w:rsidDel="00F46D70" w:rsidRDefault="00A00AFD" w:rsidP="006D275D">
      <w:pPr>
        <w:spacing w:line="360" w:lineRule="auto"/>
        <w:contextualSpacing/>
        <w:rPr>
          <w:del w:id="28619" w:author="Claire S" w:date="2026-06-05T18:35:00Z" w16du:dateUtc="2026-06-05T17:35:00Z"/>
          <w:rFonts w:ascii="Cambria" w:hAnsi="Cambria"/>
          <w:sz w:val="28"/>
          <w:szCs w:val="28"/>
        </w:rPr>
      </w:pPr>
      <w:del w:id="28620" w:author="Claire S" w:date="2026-06-05T18:35:00Z" w16du:dateUtc="2026-06-05T17:35:00Z">
        <w:r w:rsidDel="00F46D70">
          <w:rPr>
            <w:rFonts w:ascii="Cambria" w:hAnsi="Cambria"/>
            <w:sz w:val="28"/>
            <w:szCs w:val="28"/>
          </w:rPr>
          <w:delText xml:space="preserve">During Violet’s police interviews, it </w:delText>
        </w:r>
        <w:r w:rsidR="00630212" w:rsidDel="00F46D70">
          <w:rPr>
            <w:rFonts w:ascii="Cambria" w:hAnsi="Cambria"/>
            <w:sz w:val="28"/>
            <w:szCs w:val="28"/>
          </w:rPr>
          <w:delText>be</w:delText>
        </w:r>
        <w:r w:rsidDel="00F46D70">
          <w:rPr>
            <w:rFonts w:ascii="Cambria" w:hAnsi="Cambria"/>
            <w:sz w:val="28"/>
            <w:szCs w:val="28"/>
          </w:rPr>
          <w:delText xml:space="preserve">came </w:delText>
        </w:r>
        <w:r w:rsidR="00630212" w:rsidDel="00F46D70">
          <w:rPr>
            <w:rFonts w:ascii="Cambria" w:hAnsi="Cambria"/>
            <w:sz w:val="28"/>
            <w:szCs w:val="28"/>
          </w:rPr>
          <w:delText xml:space="preserve">clear </w:delText>
        </w:r>
        <w:r w:rsidDel="00F46D70">
          <w:rPr>
            <w:rFonts w:ascii="Cambria" w:hAnsi="Cambria"/>
            <w:sz w:val="28"/>
            <w:szCs w:val="28"/>
          </w:rPr>
          <w:delText xml:space="preserve">that </w:delText>
        </w:r>
        <w:r w:rsidR="006A212A" w:rsidDel="00F46D70">
          <w:rPr>
            <w:rFonts w:ascii="Cambria" w:hAnsi="Cambria"/>
            <w:sz w:val="28"/>
            <w:szCs w:val="28"/>
          </w:rPr>
          <w:delText>she</w:delText>
        </w:r>
        <w:r w:rsidR="00F12E11" w:rsidDel="00F46D70">
          <w:rPr>
            <w:rFonts w:ascii="Cambria" w:hAnsi="Cambria"/>
            <w:sz w:val="28"/>
            <w:szCs w:val="28"/>
          </w:rPr>
          <w:delText>’d</w:delText>
        </w:r>
        <w:r w:rsidR="001E3AF5" w:rsidDel="00F46D70">
          <w:rPr>
            <w:rFonts w:ascii="Cambria" w:hAnsi="Cambria"/>
            <w:sz w:val="28"/>
            <w:szCs w:val="28"/>
          </w:rPr>
          <w:delText xml:space="preserve"> carefully</w:delText>
        </w:r>
        <w:r w:rsidDel="00F46D70">
          <w:rPr>
            <w:rFonts w:ascii="Cambria" w:hAnsi="Cambria"/>
            <w:sz w:val="28"/>
            <w:szCs w:val="28"/>
          </w:rPr>
          <w:delText xml:space="preserve"> set Clara Voss’s brother Adam up as a potential murderer</w:delText>
        </w:r>
        <w:r w:rsidR="00875BA5" w:rsidDel="00F46D70">
          <w:rPr>
            <w:rFonts w:ascii="Cambria" w:hAnsi="Cambria"/>
            <w:sz w:val="28"/>
            <w:szCs w:val="28"/>
          </w:rPr>
          <w:delText>, to hurt Clara</w:delText>
        </w:r>
        <w:r w:rsidR="006A212A" w:rsidDel="00F46D70">
          <w:rPr>
            <w:rFonts w:ascii="Cambria" w:hAnsi="Cambria"/>
            <w:sz w:val="28"/>
            <w:szCs w:val="28"/>
          </w:rPr>
          <w:delText>; all</w:delText>
        </w:r>
        <w:r w:rsidDel="00F46D70">
          <w:rPr>
            <w:rFonts w:ascii="Cambria" w:hAnsi="Cambria"/>
            <w:sz w:val="28"/>
            <w:szCs w:val="28"/>
          </w:rPr>
          <w:delText xml:space="preserve"> part of </w:delText>
        </w:r>
        <w:r w:rsidR="00875BA5" w:rsidDel="00F46D70">
          <w:rPr>
            <w:rFonts w:ascii="Cambria" w:hAnsi="Cambria"/>
            <w:sz w:val="28"/>
            <w:szCs w:val="28"/>
          </w:rPr>
          <w:delText>the</w:delText>
        </w:r>
        <w:r w:rsidDel="00F46D70">
          <w:rPr>
            <w:rFonts w:ascii="Cambria" w:hAnsi="Cambria"/>
            <w:sz w:val="28"/>
            <w:szCs w:val="28"/>
          </w:rPr>
          <w:delText xml:space="preserve"> warped revenge plot.  </w:delText>
        </w:r>
      </w:del>
    </w:p>
    <w:p w14:paraId="2EAEA755" w14:textId="36E26B85" w:rsidR="00B46830" w:rsidRDefault="00531FCA" w:rsidP="006D7907">
      <w:pPr>
        <w:spacing w:line="360" w:lineRule="auto"/>
        <w:contextualSpacing/>
        <w:rPr>
          <w:ins w:id="28621" w:author="Claire S" w:date="2026-06-06T10:26:00Z" w16du:dateUtc="2026-06-06T09:26:00Z"/>
          <w:rFonts w:ascii="Cambria" w:hAnsi="Cambria"/>
          <w:sz w:val="28"/>
          <w:szCs w:val="28"/>
        </w:rPr>
      </w:pPr>
      <w:del w:id="28622" w:author="Claire S" w:date="2026-06-05T18:35:00Z" w16du:dateUtc="2026-06-05T17:35:00Z">
        <w:r w:rsidDel="00F46D70">
          <w:rPr>
            <w:rFonts w:ascii="Cambria" w:hAnsi="Cambria"/>
            <w:sz w:val="28"/>
            <w:szCs w:val="28"/>
          </w:rPr>
          <w:tab/>
        </w:r>
      </w:del>
      <w:r>
        <w:rPr>
          <w:rFonts w:ascii="Cambria" w:hAnsi="Cambria"/>
          <w:sz w:val="28"/>
          <w:szCs w:val="28"/>
        </w:rPr>
        <w:t xml:space="preserve">Phil </w:t>
      </w:r>
      <w:del w:id="28623" w:author="Claire S" w:date="2026-06-05T18:43:00Z" w16du:dateUtc="2026-06-05T17:43:00Z">
        <w:r w:rsidDel="00A1532B">
          <w:rPr>
            <w:rFonts w:ascii="Cambria" w:hAnsi="Cambria"/>
            <w:sz w:val="28"/>
            <w:szCs w:val="28"/>
          </w:rPr>
          <w:delText xml:space="preserve">was </w:delText>
        </w:r>
      </w:del>
      <w:ins w:id="28624" w:author="Claire S" w:date="2026-06-05T18:43:00Z" w16du:dateUtc="2026-06-05T17:43:00Z">
        <w:r w:rsidR="00A1532B">
          <w:rPr>
            <w:rFonts w:ascii="Cambria" w:hAnsi="Cambria"/>
            <w:sz w:val="28"/>
            <w:szCs w:val="28"/>
          </w:rPr>
          <w:t xml:space="preserve">had been </w:t>
        </w:r>
      </w:ins>
      <w:r>
        <w:rPr>
          <w:rFonts w:ascii="Cambria" w:hAnsi="Cambria"/>
          <w:sz w:val="28"/>
          <w:szCs w:val="28"/>
        </w:rPr>
        <w:t>picked up at his mum’s</w:t>
      </w:r>
      <w:del w:id="28625" w:author="Daisy Watt" w:date="2026-06-24T15:57:00Z" w16du:dateUtc="2026-06-24T13:57:00Z">
        <w:r w:rsidDel="0023109D">
          <w:rPr>
            <w:rFonts w:ascii="Cambria" w:hAnsi="Cambria"/>
            <w:sz w:val="28"/>
            <w:szCs w:val="28"/>
          </w:rPr>
          <w:delText xml:space="preserve"> </w:delText>
        </w:r>
      </w:del>
      <w:del w:id="28626" w:author="Claire S" w:date="2026-06-05T18:43:00Z" w16du:dateUtc="2026-06-05T17:43:00Z">
        <w:r w:rsidDel="00A1532B">
          <w:rPr>
            <w:rFonts w:ascii="Cambria" w:hAnsi="Cambria"/>
            <w:sz w:val="28"/>
            <w:szCs w:val="28"/>
          </w:rPr>
          <w:delText>the following day</w:delText>
        </w:r>
      </w:del>
      <w:del w:id="28627" w:author="Daisy Watt" w:date="2026-06-24T15:57:00Z" w16du:dateUtc="2026-06-24T13:57:00Z">
        <w:r w:rsidR="00A3140C" w:rsidDel="0023109D">
          <w:rPr>
            <w:rFonts w:ascii="Cambria" w:hAnsi="Cambria"/>
            <w:sz w:val="28"/>
            <w:szCs w:val="28"/>
          </w:rPr>
          <w:delText xml:space="preserve"> </w:delText>
        </w:r>
      </w:del>
      <w:ins w:id="28628" w:author="Claire S" w:date="2026-06-05T18:49:00Z" w16du:dateUtc="2026-06-05T17:49:00Z">
        <w:del w:id="28629" w:author="Daisy Watt" w:date="2026-06-24T15:57:00Z" w16du:dateUtc="2026-06-24T13:57:00Z">
          <w:r w:rsidR="00B937B3" w:rsidDel="0023109D">
            <w:rPr>
              <w:rFonts w:ascii="Cambria" w:hAnsi="Cambria"/>
              <w:sz w:val="28"/>
              <w:szCs w:val="28"/>
            </w:rPr>
            <w:delText>that</w:delText>
          </w:r>
        </w:del>
      </w:ins>
      <w:ins w:id="28630" w:author="Claire S" w:date="2026-06-05T18:43:00Z" w16du:dateUtc="2026-06-05T17:43:00Z">
        <w:del w:id="28631" w:author="Daisy Watt" w:date="2026-06-24T15:57:00Z" w16du:dateUtc="2026-06-24T13:57:00Z">
          <w:r w:rsidR="00A1532B" w:rsidDel="0023109D">
            <w:rPr>
              <w:rFonts w:ascii="Cambria" w:hAnsi="Cambria"/>
              <w:sz w:val="28"/>
              <w:szCs w:val="28"/>
            </w:rPr>
            <w:delText xml:space="preserve"> mornin</w:delText>
          </w:r>
        </w:del>
      </w:ins>
      <w:ins w:id="28632" w:author="Daisy Watt" w:date="2026-06-24T15:57:00Z" w16du:dateUtc="2026-06-24T13:57:00Z">
        <w:r w:rsidR="0023109D">
          <w:rPr>
            <w:rFonts w:ascii="Cambria" w:hAnsi="Cambria"/>
            <w:sz w:val="28"/>
            <w:szCs w:val="28"/>
          </w:rPr>
          <w:t>.</w:t>
        </w:r>
      </w:ins>
      <w:ins w:id="28633" w:author="Claire S" w:date="2026-06-05T18:43:00Z" w16du:dateUtc="2026-06-05T17:43:00Z">
        <w:del w:id="28634" w:author="Daisy Watt" w:date="2026-06-24T15:57:00Z" w16du:dateUtc="2026-06-24T13:57:00Z">
          <w:r w:rsidR="00A1532B" w:rsidDel="0023109D">
            <w:rPr>
              <w:rFonts w:ascii="Cambria" w:hAnsi="Cambria"/>
              <w:sz w:val="28"/>
              <w:szCs w:val="28"/>
            </w:rPr>
            <w:delText>g.</w:delText>
          </w:r>
        </w:del>
        <w:r w:rsidR="00A1532B">
          <w:rPr>
            <w:rFonts w:ascii="Cambria" w:hAnsi="Cambria"/>
            <w:sz w:val="28"/>
            <w:szCs w:val="28"/>
          </w:rPr>
          <w:t xml:space="preserve">  </w:t>
        </w:r>
      </w:ins>
    </w:p>
    <w:p w14:paraId="6BE2AEB5" w14:textId="262C7210" w:rsidR="00692DDD" w:rsidRDefault="00A1532B">
      <w:pPr>
        <w:spacing w:line="360" w:lineRule="auto"/>
        <w:ind w:firstLine="720"/>
        <w:contextualSpacing/>
        <w:rPr>
          <w:ins w:id="28635" w:author="Claire S" w:date="2026-06-05T18:36:00Z" w16du:dateUtc="2026-06-05T17:36:00Z"/>
          <w:rFonts w:ascii="Cambria" w:hAnsi="Cambria"/>
          <w:sz w:val="28"/>
          <w:szCs w:val="28"/>
        </w:rPr>
        <w:pPrChange w:id="28636" w:author="Claire S" w:date="2026-06-06T10:26:00Z" w16du:dateUtc="2026-06-06T09:26:00Z">
          <w:pPr>
            <w:spacing w:line="360" w:lineRule="auto"/>
            <w:contextualSpacing/>
          </w:pPr>
        </w:pPrChange>
      </w:pPr>
      <w:ins w:id="28637" w:author="Claire S" w:date="2026-06-05T18:43:00Z" w16du:dateUtc="2026-06-05T17:43:00Z">
        <w:r>
          <w:rPr>
            <w:rFonts w:ascii="Cambria" w:hAnsi="Cambria"/>
            <w:sz w:val="28"/>
            <w:szCs w:val="28"/>
          </w:rPr>
          <w:t>He’d</w:t>
        </w:r>
      </w:ins>
      <w:del w:id="28638" w:author="Claire S" w:date="2026-06-05T18:43:00Z" w16du:dateUtc="2026-06-05T17:43:00Z">
        <w:r w:rsidR="00A3140C" w:rsidDel="00A1532B">
          <w:rPr>
            <w:rFonts w:ascii="Cambria" w:hAnsi="Cambria"/>
            <w:sz w:val="28"/>
            <w:szCs w:val="28"/>
          </w:rPr>
          <w:delText>-</w:delText>
        </w:r>
        <w:r w:rsidR="00531FCA" w:rsidDel="00A1532B">
          <w:rPr>
            <w:rFonts w:ascii="Cambria" w:hAnsi="Cambria"/>
            <w:sz w:val="28"/>
            <w:szCs w:val="28"/>
          </w:rPr>
          <w:delText xml:space="preserve"> and</w:delText>
        </w:r>
      </w:del>
      <w:r w:rsidR="00531FCA">
        <w:rPr>
          <w:rFonts w:ascii="Cambria" w:hAnsi="Cambria"/>
          <w:sz w:val="28"/>
          <w:szCs w:val="28"/>
        </w:rPr>
        <w:t xml:space="preserve"> s</w:t>
      </w:r>
      <w:ins w:id="28639" w:author="Claire S" w:date="2026-06-05T18:43:00Z" w16du:dateUtc="2026-06-05T17:43:00Z">
        <w:r>
          <w:rPr>
            <w:rFonts w:ascii="Cambria" w:hAnsi="Cambria"/>
            <w:sz w:val="28"/>
            <w:szCs w:val="28"/>
          </w:rPr>
          <w:t>u</w:t>
        </w:r>
      </w:ins>
      <w:del w:id="28640" w:author="Claire S" w:date="2026-06-05T18:43:00Z" w16du:dateUtc="2026-06-05T17:43:00Z">
        <w:r w:rsidR="00531FCA" w:rsidDel="00A1532B">
          <w:rPr>
            <w:rFonts w:ascii="Cambria" w:hAnsi="Cambria"/>
            <w:sz w:val="28"/>
            <w:szCs w:val="28"/>
          </w:rPr>
          <w:delText>a</w:delText>
        </w:r>
      </w:del>
      <w:r w:rsidR="00531FCA">
        <w:rPr>
          <w:rFonts w:ascii="Cambria" w:hAnsi="Cambria"/>
          <w:sz w:val="28"/>
          <w:szCs w:val="28"/>
        </w:rPr>
        <w:t>ng like the proverbial canary</w:t>
      </w:r>
      <w:r w:rsidR="004B25F9">
        <w:rPr>
          <w:rFonts w:ascii="Cambria" w:hAnsi="Cambria"/>
          <w:sz w:val="28"/>
          <w:szCs w:val="28"/>
        </w:rPr>
        <w:t xml:space="preserve"> when he was offered a deal</w:t>
      </w:r>
      <w:del w:id="28641" w:author="Claire S" w:date="2026-06-05T18:49:00Z" w16du:dateUtc="2026-06-05T17:49:00Z">
        <w:r w:rsidR="00531FCA" w:rsidDel="00B937B3">
          <w:rPr>
            <w:rFonts w:ascii="Cambria" w:hAnsi="Cambria"/>
            <w:sz w:val="28"/>
            <w:szCs w:val="28"/>
          </w:rPr>
          <w:delText xml:space="preserve">.  </w:delText>
        </w:r>
      </w:del>
      <w:ins w:id="28642" w:author="Claire S" w:date="2026-06-05T18:49:00Z" w16du:dateUtc="2026-06-05T17:49:00Z">
        <w:r w:rsidR="00B937B3">
          <w:rPr>
            <w:rFonts w:ascii="Cambria" w:hAnsi="Cambria"/>
            <w:sz w:val="28"/>
            <w:szCs w:val="28"/>
          </w:rPr>
          <w:t xml:space="preserve">, blaming Violet for </w:t>
        </w:r>
      </w:ins>
      <w:ins w:id="28643" w:author="Claire S" w:date="2026-08-04T11:56:00Z" w16du:dateUtc="2026-08-04T10:56:00Z">
        <w:r w:rsidR="009A7095">
          <w:rPr>
            <w:rFonts w:ascii="Cambria" w:hAnsi="Cambria"/>
            <w:sz w:val="28"/>
            <w:szCs w:val="28"/>
          </w:rPr>
          <w:t xml:space="preserve">tricking him, </w:t>
        </w:r>
      </w:ins>
      <w:del w:id="28644" w:author="Claire S" w:date="2026-06-05T18:49:00Z" w16du:dateUtc="2026-06-05T17:49:00Z">
        <w:r w:rsidR="00531FCA" w:rsidDel="00B937B3">
          <w:rPr>
            <w:rFonts w:ascii="Cambria" w:hAnsi="Cambria"/>
            <w:sz w:val="28"/>
            <w:szCs w:val="28"/>
          </w:rPr>
          <w:delText>He’d been entic</w:delText>
        </w:r>
      </w:del>
      <w:ins w:id="28645" w:author="Claire S" w:date="2026-06-05T18:49:00Z" w16du:dateUtc="2026-06-05T17:49:00Z">
        <w:r w:rsidR="00B937B3">
          <w:rPr>
            <w:rFonts w:ascii="Cambria" w:hAnsi="Cambria"/>
            <w:sz w:val="28"/>
            <w:szCs w:val="28"/>
          </w:rPr>
          <w:t xml:space="preserve">enticing him </w:t>
        </w:r>
      </w:ins>
      <w:del w:id="28646" w:author="Claire S" w:date="2026-06-05T18:49:00Z" w16du:dateUtc="2026-06-05T17:49:00Z">
        <w:r w:rsidR="00531FCA" w:rsidDel="00B937B3">
          <w:rPr>
            <w:rFonts w:ascii="Cambria" w:hAnsi="Cambria"/>
            <w:sz w:val="28"/>
            <w:szCs w:val="28"/>
          </w:rPr>
          <w:delText xml:space="preserve">ed by Violet </w:delText>
        </w:r>
        <w:r w:rsidR="006D7907" w:rsidDel="00FA14F0">
          <w:rPr>
            <w:rFonts w:ascii="Cambria" w:hAnsi="Cambria"/>
            <w:sz w:val="28"/>
            <w:szCs w:val="28"/>
          </w:rPr>
          <w:delText>in</w:delText>
        </w:r>
      </w:del>
      <w:r w:rsidR="00531FCA">
        <w:rPr>
          <w:rFonts w:ascii="Cambria" w:hAnsi="Cambria"/>
          <w:sz w:val="28"/>
          <w:szCs w:val="28"/>
        </w:rPr>
        <w:t>to help</w:t>
      </w:r>
      <w:del w:id="28647" w:author="Claire S" w:date="2026-06-05T18:49:00Z" w16du:dateUtc="2026-06-05T17:49:00Z">
        <w:r w:rsidR="006D7907" w:rsidDel="00FA14F0">
          <w:rPr>
            <w:rFonts w:ascii="Cambria" w:hAnsi="Cambria"/>
            <w:sz w:val="28"/>
            <w:szCs w:val="28"/>
          </w:rPr>
          <w:delText>ing</w:delText>
        </w:r>
      </w:del>
      <w:r w:rsidR="00531FCA">
        <w:rPr>
          <w:rFonts w:ascii="Cambria" w:hAnsi="Cambria"/>
          <w:sz w:val="28"/>
          <w:szCs w:val="28"/>
        </w:rPr>
        <w:t xml:space="preserve"> her</w:t>
      </w:r>
      <w:r w:rsidR="006D7907">
        <w:rPr>
          <w:rFonts w:ascii="Cambria" w:hAnsi="Cambria"/>
          <w:sz w:val="28"/>
          <w:szCs w:val="28"/>
        </w:rPr>
        <w:t xml:space="preserve"> </w:t>
      </w:r>
      <w:r w:rsidR="001E3AF5">
        <w:rPr>
          <w:rFonts w:ascii="Cambria" w:hAnsi="Cambria"/>
          <w:sz w:val="28"/>
          <w:szCs w:val="28"/>
        </w:rPr>
        <w:t xml:space="preserve">create </w:t>
      </w:r>
      <w:r w:rsidR="004B25F9">
        <w:rPr>
          <w:rFonts w:ascii="Cambria" w:hAnsi="Cambria"/>
          <w:sz w:val="28"/>
          <w:szCs w:val="28"/>
        </w:rPr>
        <w:t xml:space="preserve">various </w:t>
      </w:r>
      <w:r w:rsidR="006D7907">
        <w:rPr>
          <w:rFonts w:ascii="Cambria" w:hAnsi="Cambria"/>
          <w:sz w:val="28"/>
          <w:szCs w:val="28"/>
        </w:rPr>
        <w:t xml:space="preserve">fake </w:t>
      </w:r>
      <w:r w:rsidR="001E3AF5">
        <w:rPr>
          <w:rFonts w:ascii="Cambria" w:hAnsi="Cambria"/>
          <w:sz w:val="28"/>
          <w:szCs w:val="28"/>
        </w:rPr>
        <w:t>online identit</w:t>
      </w:r>
      <w:r w:rsidR="004B25F9">
        <w:rPr>
          <w:rFonts w:ascii="Cambria" w:hAnsi="Cambria"/>
          <w:sz w:val="28"/>
          <w:szCs w:val="28"/>
        </w:rPr>
        <w:t>ies</w:t>
      </w:r>
      <w:del w:id="28648" w:author="Claire S" w:date="2026-06-05T18:56:00Z" w16du:dateUtc="2026-06-05T17:56:00Z">
        <w:r w:rsidR="004B25F9" w:rsidDel="00FC3337">
          <w:rPr>
            <w:rFonts w:ascii="Cambria" w:hAnsi="Cambria"/>
            <w:sz w:val="28"/>
            <w:szCs w:val="28"/>
          </w:rPr>
          <w:delText xml:space="preserve">; </w:delText>
        </w:r>
      </w:del>
      <w:ins w:id="28649" w:author="Claire S" w:date="2026-06-05T18:56:00Z" w16du:dateUtc="2026-06-05T17:56:00Z">
        <w:r w:rsidR="00FC3337">
          <w:rPr>
            <w:rFonts w:ascii="Cambria" w:hAnsi="Cambria"/>
            <w:sz w:val="28"/>
            <w:szCs w:val="28"/>
          </w:rPr>
          <w:t>. O</w:t>
        </w:r>
      </w:ins>
      <w:del w:id="28650" w:author="Claire S" w:date="2026-06-05T18:56:00Z" w16du:dateUtc="2026-06-05T17:56:00Z">
        <w:r w:rsidR="004B25F9" w:rsidDel="00FC3337">
          <w:rPr>
            <w:rFonts w:ascii="Cambria" w:hAnsi="Cambria"/>
            <w:sz w:val="28"/>
            <w:szCs w:val="28"/>
          </w:rPr>
          <w:delText>o</w:delText>
        </w:r>
      </w:del>
      <w:r w:rsidR="004B25F9">
        <w:rPr>
          <w:rFonts w:ascii="Cambria" w:hAnsi="Cambria"/>
          <w:sz w:val="28"/>
          <w:szCs w:val="28"/>
        </w:rPr>
        <w:t xml:space="preserve">ne of which </w:t>
      </w:r>
      <w:del w:id="28651" w:author="Claire S" w:date="2026-06-05T18:57:00Z" w16du:dateUtc="2026-06-05T17:57:00Z">
        <w:r w:rsidR="004B25F9" w:rsidDel="00FC3337">
          <w:rPr>
            <w:rFonts w:ascii="Cambria" w:hAnsi="Cambria"/>
            <w:sz w:val="28"/>
            <w:szCs w:val="28"/>
          </w:rPr>
          <w:delText xml:space="preserve">was </w:delText>
        </w:r>
      </w:del>
      <w:ins w:id="28652" w:author="Claire S" w:date="2026-06-05T18:57:00Z" w16du:dateUtc="2026-06-05T17:57:00Z">
        <w:r w:rsidR="00FC3337">
          <w:rPr>
            <w:rFonts w:ascii="Cambria" w:hAnsi="Cambria"/>
            <w:sz w:val="28"/>
            <w:szCs w:val="28"/>
          </w:rPr>
          <w:t xml:space="preserve">had been </w:t>
        </w:r>
      </w:ins>
      <w:r w:rsidR="004B25F9">
        <w:rPr>
          <w:rFonts w:ascii="Cambria" w:hAnsi="Cambria"/>
          <w:sz w:val="28"/>
          <w:szCs w:val="28"/>
        </w:rPr>
        <w:t>the fake Dex Harris address; the other was added</w:t>
      </w:r>
      <w:r w:rsidR="001E3AF5">
        <w:rPr>
          <w:rFonts w:ascii="Cambria" w:hAnsi="Cambria"/>
          <w:sz w:val="28"/>
          <w:szCs w:val="28"/>
        </w:rPr>
        <w:t xml:space="preserve"> to Jackson Rayne’s own </w:t>
      </w:r>
      <w:r w:rsidR="006271E3">
        <w:rPr>
          <w:rFonts w:ascii="Cambria" w:hAnsi="Cambria"/>
          <w:sz w:val="28"/>
          <w:szCs w:val="28"/>
        </w:rPr>
        <w:t xml:space="preserve">disgusting </w:t>
      </w:r>
      <w:r w:rsidR="00A076D3">
        <w:rPr>
          <w:rFonts w:ascii="Cambria" w:hAnsi="Cambria"/>
          <w:sz w:val="28"/>
          <w:szCs w:val="28"/>
        </w:rPr>
        <w:t xml:space="preserve">toxic </w:t>
      </w:r>
      <w:r w:rsidR="001E3AF5">
        <w:rPr>
          <w:rFonts w:ascii="Cambria" w:hAnsi="Cambria"/>
          <w:sz w:val="28"/>
          <w:szCs w:val="28"/>
        </w:rPr>
        <w:t xml:space="preserve">manosphere </w:t>
      </w:r>
      <w:r w:rsidR="006271E3">
        <w:rPr>
          <w:rFonts w:ascii="Cambria" w:hAnsi="Cambria"/>
          <w:sz w:val="28"/>
          <w:szCs w:val="28"/>
        </w:rPr>
        <w:t>world</w:t>
      </w:r>
      <w:r w:rsidR="004335EB">
        <w:rPr>
          <w:rFonts w:ascii="Cambria" w:hAnsi="Cambria"/>
          <w:sz w:val="28"/>
          <w:szCs w:val="28"/>
        </w:rPr>
        <w:t xml:space="preserve">, the Rain Effect.  </w:t>
      </w:r>
    </w:p>
    <w:p w14:paraId="24397377" w14:textId="4334A84E" w:rsidR="004335EB" w:rsidDel="00FC3337" w:rsidRDefault="004335EB">
      <w:pPr>
        <w:spacing w:line="360" w:lineRule="auto"/>
        <w:ind w:firstLine="720"/>
        <w:contextualSpacing/>
        <w:rPr>
          <w:moveFrom w:id="28653" w:author="Claire S" w:date="2026-06-05T18:59:00Z" w16du:dateUtc="2026-06-05T17:59:00Z"/>
          <w:rFonts w:ascii="Cambria" w:hAnsi="Cambria"/>
          <w:sz w:val="28"/>
          <w:szCs w:val="28"/>
        </w:rPr>
        <w:pPrChange w:id="28654" w:author="Claire S" w:date="2026-06-05T18:57:00Z" w16du:dateUtc="2026-06-05T17:57:00Z">
          <w:pPr>
            <w:spacing w:line="360" w:lineRule="auto"/>
            <w:contextualSpacing/>
          </w:pPr>
        </w:pPrChange>
      </w:pPr>
      <w:r>
        <w:rPr>
          <w:rFonts w:ascii="Cambria" w:hAnsi="Cambria"/>
          <w:sz w:val="28"/>
          <w:szCs w:val="28"/>
        </w:rPr>
        <w:t>F</w:t>
      </w:r>
      <w:r w:rsidR="001E3AF5">
        <w:rPr>
          <w:rFonts w:ascii="Cambria" w:hAnsi="Cambria"/>
          <w:sz w:val="28"/>
          <w:szCs w:val="28"/>
        </w:rPr>
        <w:t xml:space="preserve">rom </w:t>
      </w:r>
      <w:r w:rsidR="004B25F9">
        <w:rPr>
          <w:rFonts w:ascii="Cambria" w:hAnsi="Cambria"/>
          <w:sz w:val="28"/>
          <w:szCs w:val="28"/>
        </w:rPr>
        <w:t>these</w:t>
      </w:r>
      <w:r w:rsidR="00A076D3">
        <w:rPr>
          <w:rFonts w:ascii="Cambria" w:hAnsi="Cambria"/>
          <w:sz w:val="28"/>
          <w:szCs w:val="28"/>
        </w:rPr>
        <w:t xml:space="preserve"> fake identit</w:t>
      </w:r>
      <w:r w:rsidR="004B25F9">
        <w:rPr>
          <w:rFonts w:ascii="Cambria" w:hAnsi="Cambria"/>
          <w:sz w:val="28"/>
          <w:szCs w:val="28"/>
        </w:rPr>
        <w:t>ies</w:t>
      </w:r>
      <w:r w:rsidR="001E3AF5">
        <w:rPr>
          <w:rFonts w:ascii="Cambria" w:hAnsi="Cambria"/>
          <w:sz w:val="28"/>
          <w:szCs w:val="28"/>
        </w:rPr>
        <w:t>, the</w:t>
      </w:r>
      <w:ins w:id="28655" w:author="Claire S" w:date="2026-06-05T18:57:00Z" w16du:dateUtc="2026-06-05T17:57:00Z">
        <w:r w:rsidR="00FC3337">
          <w:rPr>
            <w:rFonts w:ascii="Cambria" w:hAnsi="Cambria"/>
            <w:sz w:val="28"/>
            <w:szCs w:val="28"/>
          </w:rPr>
          <w:t xml:space="preserve"> two ha</w:t>
        </w:r>
      </w:ins>
      <w:del w:id="28656" w:author="Claire S" w:date="2026-06-05T18:57:00Z" w16du:dateUtc="2026-06-05T17:57:00Z">
        <w:r w:rsidR="001E3AF5" w:rsidDel="00FC3337">
          <w:rPr>
            <w:rFonts w:ascii="Cambria" w:hAnsi="Cambria"/>
            <w:sz w:val="28"/>
            <w:szCs w:val="28"/>
          </w:rPr>
          <w:delText>y’</w:delText>
        </w:r>
      </w:del>
      <w:r w:rsidR="001E3AF5">
        <w:rPr>
          <w:rFonts w:ascii="Cambria" w:hAnsi="Cambria"/>
          <w:sz w:val="28"/>
          <w:szCs w:val="28"/>
        </w:rPr>
        <w:t>d sent out the List.</w:t>
      </w:r>
      <w:r w:rsidR="00797BC6">
        <w:rPr>
          <w:rFonts w:ascii="Cambria" w:hAnsi="Cambria"/>
          <w:sz w:val="28"/>
          <w:szCs w:val="28"/>
        </w:rPr>
        <w:t xml:space="preserve"> </w:t>
      </w:r>
      <w:r w:rsidR="004B25F9">
        <w:rPr>
          <w:rFonts w:ascii="Cambria" w:hAnsi="Cambria"/>
          <w:sz w:val="28"/>
          <w:szCs w:val="28"/>
        </w:rPr>
        <w:t xml:space="preserve"> </w:t>
      </w:r>
      <w:moveFromRangeStart w:id="28657" w:author="Claire S" w:date="2026-06-05T18:59:00Z" w:name="move231578382"/>
      <w:moveFrom w:id="28658" w:author="Claire S" w:date="2026-06-05T18:59:00Z" w16du:dateUtc="2026-06-05T17:59:00Z">
        <w:r w:rsidR="00D32B6B" w:rsidDel="00FC3337">
          <w:rPr>
            <w:rFonts w:ascii="Cambria" w:hAnsi="Cambria"/>
            <w:sz w:val="28"/>
            <w:szCs w:val="28"/>
          </w:rPr>
          <w:t xml:space="preserve">Phil’s flatmate worked </w:t>
        </w:r>
        <w:r w:rsidR="00A076D3" w:rsidDel="00FC3337">
          <w:rPr>
            <w:rFonts w:ascii="Cambria" w:hAnsi="Cambria"/>
            <w:sz w:val="28"/>
            <w:szCs w:val="28"/>
          </w:rPr>
          <w:t xml:space="preserve">with </w:t>
        </w:r>
        <w:r w:rsidR="00D32B6B" w:rsidDel="00FC3337">
          <w:rPr>
            <w:rFonts w:ascii="Cambria" w:hAnsi="Cambria"/>
            <w:sz w:val="28"/>
            <w:szCs w:val="28"/>
          </w:rPr>
          <w:t>Madame Tussauds</w:t>
        </w:r>
        <w:r w:rsidR="00797BC6" w:rsidDel="00FC3337">
          <w:rPr>
            <w:rFonts w:ascii="Cambria" w:hAnsi="Cambria"/>
            <w:sz w:val="28"/>
            <w:szCs w:val="28"/>
          </w:rPr>
          <w:t>, so</w:t>
        </w:r>
        <w:r w:rsidR="00D32B6B" w:rsidDel="00FC3337">
          <w:rPr>
            <w:rFonts w:ascii="Cambria" w:hAnsi="Cambria"/>
            <w:sz w:val="28"/>
            <w:szCs w:val="28"/>
          </w:rPr>
          <w:t xml:space="preserve"> Violet had commissioned </w:t>
        </w:r>
        <w:r w:rsidR="00797BC6" w:rsidDel="00FC3337">
          <w:rPr>
            <w:rFonts w:ascii="Cambria" w:hAnsi="Cambria"/>
            <w:sz w:val="28"/>
            <w:szCs w:val="28"/>
          </w:rPr>
          <w:t xml:space="preserve">him to make </w:t>
        </w:r>
        <w:r w:rsidR="00D32B6B" w:rsidDel="00FC3337">
          <w:rPr>
            <w:rFonts w:ascii="Cambria" w:hAnsi="Cambria"/>
            <w:sz w:val="28"/>
            <w:szCs w:val="28"/>
          </w:rPr>
          <w:t xml:space="preserve">a special dummy </w:t>
        </w:r>
        <w:r w:rsidR="00797BC6" w:rsidDel="00FC3337">
          <w:rPr>
            <w:rFonts w:ascii="Cambria" w:hAnsi="Cambria"/>
            <w:sz w:val="28"/>
            <w:szCs w:val="28"/>
          </w:rPr>
          <w:t>of</w:t>
        </w:r>
        <w:r w:rsidR="00D32B6B" w:rsidDel="00FC3337">
          <w:rPr>
            <w:rFonts w:ascii="Cambria" w:hAnsi="Cambria"/>
            <w:sz w:val="28"/>
            <w:szCs w:val="28"/>
          </w:rPr>
          <w:t xml:space="preserve"> Dex, as a supposed ‘present for her boss’.</w:t>
        </w:r>
        <w:r w:rsidR="00797BC6" w:rsidDel="00FC3337">
          <w:rPr>
            <w:rFonts w:ascii="Cambria" w:hAnsi="Cambria"/>
            <w:sz w:val="28"/>
            <w:szCs w:val="28"/>
          </w:rPr>
          <w:t xml:space="preserve"> </w:t>
        </w:r>
        <w:r w:rsidR="00A076D3" w:rsidDel="00FC3337">
          <w:rPr>
            <w:rFonts w:ascii="Cambria" w:hAnsi="Cambria"/>
            <w:sz w:val="28"/>
            <w:szCs w:val="28"/>
          </w:rPr>
          <w:t xml:space="preserve"> </w:t>
        </w:r>
      </w:moveFrom>
    </w:p>
    <w:p w14:paraId="5F7CB3EC" w14:textId="43351F6C" w:rsidR="00692DDD" w:rsidDel="00B96023" w:rsidRDefault="00797BC6">
      <w:pPr>
        <w:spacing w:line="360" w:lineRule="auto"/>
        <w:ind w:firstLine="720"/>
        <w:contextualSpacing/>
        <w:rPr>
          <w:del w:id="28659" w:author="Claire S" w:date="2026-06-05T18:50:00Z" w16du:dateUtc="2026-06-05T17:50:00Z"/>
          <w:rFonts w:ascii="Cambria" w:hAnsi="Cambria"/>
          <w:sz w:val="28"/>
          <w:szCs w:val="28"/>
        </w:rPr>
      </w:pPr>
      <w:moveFrom w:id="28660" w:author="Claire S" w:date="2026-06-05T18:59:00Z" w16du:dateUtc="2026-06-05T17:59:00Z">
        <w:r w:rsidDel="00FC3337">
          <w:rPr>
            <w:rFonts w:ascii="Cambria" w:hAnsi="Cambria"/>
            <w:sz w:val="28"/>
            <w:szCs w:val="28"/>
          </w:rPr>
          <w:t>It was this that had fallen from the roof at the Awards, arranged by Phil, to start the whole awful thing off.</w:t>
        </w:r>
        <w:r w:rsidR="0068722D" w:rsidDel="00FC3337">
          <w:rPr>
            <w:rFonts w:ascii="Cambria" w:hAnsi="Cambria"/>
            <w:sz w:val="28"/>
            <w:szCs w:val="28"/>
          </w:rPr>
          <w:t xml:space="preserve">  </w:t>
        </w:r>
      </w:moveFrom>
      <w:moveFromRangeStart w:id="28661" w:author="Claire S" w:date="2026-06-05T18:39:00Z" w:name="move231577167"/>
      <w:moveFromRangeEnd w:id="28657"/>
      <w:moveFrom w:id="28662" w:author="Claire S" w:date="2026-06-05T18:39:00Z" w16du:dateUtc="2026-06-05T17:39:00Z">
        <w:r w:rsidR="0068722D" w:rsidDel="00692DDD">
          <w:rPr>
            <w:rFonts w:ascii="Cambria" w:hAnsi="Cambria"/>
            <w:sz w:val="28"/>
            <w:szCs w:val="28"/>
          </w:rPr>
          <w:t>And the terrible video of Violet sent to Clara</w:t>
        </w:r>
        <w:r w:rsidR="00A076D3" w:rsidDel="00692DDD">
          <w:rPr>
            <w:rFonts w:ascii="Cambria" w:hAnsi="Cambria"/>
            <w:sz w:val="28"/>
            <w:szCs w:val="28"/>
          </w:rPr>
          <w:t xml:space="preserve">? </w:t>
        </w:r>
        <w:r w:rsidR="0068722D" w:rsidDel="00692DDD">
          <w:rPr>
            <w:rFonts w:ascii="Cambria" w:hAnsi="Cambria"/>
            <w:sz w:val="28"/>
            <w:szCs w:val="28"/>
          </w:rPr>
          <w:t xml:space="preserve"> Phil had </w:t>
        </w:r>
        <w:r w:rsidR="00A027DD" w:rsidDel="00692DDD">
          <w:rPr>
            <w:rFonts w:ascii="Cambria" w:hAnsi="Cambria"/>
            <w:sz w:val="28"/>
            <w:szCs w:val="28"/>
          </w:rPr>
          <w:t xml:space="preserve">filmed it, sent it – and then </w:t>
        </w:r>
        <w:r w:rsidR="0068722D" w:rsidDel="00692DDD">
          <w:rPr>
            <w:rFonts w:ascii="Cambria" w:hAnsi="Cambria"/>
            <w:sz w:val="28"/>
            <w:szCs w:val="28"/>
          </w:rPr>
          <w:t xml:space="preserve">hacked </w:t>
        </w:r>
        <w:r w:rsidR="00A076D3" w:rsidDel="00692DDD">
          <w:rPr>
            <w:rFonts w:ascii="Cambria" w:hAnsi="Cambria"/>
            <w:sz w:val="28"/>
            <w:szCs w:val="28"/>
          </w:rPr>
          <w:t>both Clara’s</w:t>
        </w:r>
        <w:r w:rsidR="0068722D" w:rsidDel="00692DDD">
          <w:rPr>
            <w:rFonts w:ascii="Cambria" w:hAnsi="Cambria"/>
            <w:sz w:val="28"/>
            <w:szCs w:val="28"/>
          </w:rPr>
          <w:t xml:space="preserve"> phone and email, delet</w:t>
        </w:r>
        <w:r w:rsidR="00EE62C1" w:rsidDel="00692DDD">
          <w:rPr>
            <w:rFonts w:ascii="Cambria" w:hAnsi="Cambria"/>
            <w:sz w:val="28"/>
            <w:szCs w:val="28"/>
          </w:rPr>
          <w:t>ing</w:t>
        </w:r>
        <w:r w:rsidR="0068722D" w:rsidDel="00692DDD">
          <w:rPr>
            <w:rFonts w:ascii="Cambria" w:hAnsi="Cambria"/>
            <w:sz w:val="28"/>
            <w:szCs w:val="28"/>
          </w:rPr>
          <w:t xml:space="preserve"> it so </w:t>
        </w:r>
        <w:r w:rsidR="00A027DD" w:rsidDel="00692DDD">
          <w:rPr>
            <w:rFonts w:ascii="Cambria" w:hAnsi="Cambria"/>
            <w:sz w:val="28"/>
            <w:szCs w:val="28"/>
          </w:rPr>
          <w:t>Clara</w:t>
        </w:r>
        <w:r w:rsidR="0068722D" w:rsidDel="00692DDD">
          <w:rPr>
            <w:rFonts w:ascii="Cambria" w:hAnsi="Cambria"/>
            <w:sz w:val="28"/>
            <w:szCs w:val="28"/>
          </w:rPr>
          <w:t xml:space="preserve"> looked like she was making it up.</w:t>
        </w:r>
        <w:r w:rsidR="00A076D3" w:rsidDel="00692DDD">
          <w:rPr>
            <w:rFonts w:ascii="Cambria" w:hAnsi="Cambria"/>
            <w:sz w:val="28"/>
            <w:szCs w:val="28"/>
          </w:rPr>
          <w:t xml:space="preserve">  </w:t>
        </w:r>
      </w:moveFrom>
      <w:moveFromRangeEnd w:id="28661"/>
    </w:p>
    <w:p w14:paraId="07A78B29" w14:textId="77777777" w:rsidR="00B96023" w:rsidRDefault="001E3AF5">
      <w:pPr>
        <w:spacing w:line="360" w:lineRule="auto"/>
        <w:ind w:firstLine="720"/>
        <w:contextualSpacing/>
        <w:rPr>
          <w:ins w:id="28663" w:author="Claire S" w:date="2026-06-05T18:50:00Z" w16du:dateUtc="2026-06-05T17:50:00Z"/>
          <w:rFonts w:ascii="Cambria" w:hAnsi="Cambria"/>
          <w:sz w:val="28"/>
          <w:szCs w:val="28"/>
        </w:rPr>
        <w:pPrChange w:id="28664" w:author="Claire S" w:date="2026-06-05T18:57:00Z" w16du:dateUtc="2026-06-05T17:57:00Z">
          <w:pPr>
            <w:spacing w:line="360" w:lineRule="auto"/>
            <w:contextualSpacing/>
          </w:pPr>
        </w:pPrChange>
      </w:pPr>
      <w:r>
        <w:rPr>
          <w:rFonts w:ascii="Cambria" w:hAnsi="Cambria"/>
          <w:sz w:val="28"/>
          <w:szCs w:val="28"/>
        </w:rPr>
        <w:tab/>
      </w:r>
    </w:p>
    <w:p w14:paraId="660AA017" w14:textId="77777777" w:rsidR="00B96023" w:rsidRDefault="00B96023" w:rsidP="001E3AF5">
      <w:pPr>
        <w:spacing w:line="360" w:lineRule="auto"/>
        <w:contextualSpacing/>
        <w:rPr>
          <w:ins w:id="28665" w:author="Claire S" w:date="2026-06-05T18:50:00Z" w16du:dateUtc="2026-06-05T17:50:00Z"/>
          <w:rFonts w:ascii="Cambria" w:hAnsi="Cambria"/>
          <w:sz w:val="28"/>
          <w:szCs w:val="28"/>
        </w:rPr>
      </w:pPr>
    </w:p>
    <w:p w14:paraId="503466C9" w14:textId="74063968" w:rsidR="00B96023" w:rsidRDefault="00B96023" w:rsidP="001E3AF5">
      <w:pPr>
        <w:spacing w:line="360" w:lineRule="auto"/>
        <w:contextualSpacing/>
        <w:rPr>
          <w:ins w:id="28666" w:author="Claire S" w:date="2026-06-05T18:50:00Z" w16du:dateUtc="2026-06-05T17:50:00Z"/>
          <w:rFonts w:ascii="Cambria" w:hAnsi="Cambria"/>
          <w:sz w:val="28"/>
          <w:szCs w:val="28"/>
        </w:rPr>
      </w:pPr>
      <w:ins w:id="28667" w:author="Claire S" w:date="2026-06-05T18:50:00Z" w16du:dateUtc="2026-06-05T17:50:00Z">
        <w:r>
          <w:rPr>
            <w:rFonts w:ascii="Cambria" w:hAnsi="Cambria"/>
            <w:sz w:val="28"/>
            <w:szCs w:val="28"/>
          </w:rPr>
          <w:t>*</w:t>
        </w:r>
      </w:ins>
    </w:p>
    <w:p w14:paraId="57FDC6F3" w14:textId="77777777" w:rsidR="00F92460" w:rsidRDefault="001E3AF5" w:rsidP="001E3AF5">
      <w:pPr>
        <w:spacing w:line="360" w:lineRule="auto"/>
        <w:contextualSpacing/>
        <w:rPr>
          <w:ins w:id="28668" w:author="Claire S" w:date="2026-08-04T11:13:00Z" w16du:dateUtc="2026-08-04T10:13:00Z"/>
          <w:rFonts w:ascii="Cambria" w:hAnsi="Cambria"/>
          <w:sz w:val="28"/>
          <w:szCs w:val="28"/>
        </w:rPr>
      </w:pPr>
      <w:r>
        <w:rPr>
          <w:rFonts w:ascii="Cambria" w:hAnsi="Cambria"/>
          <w:sz w:val="28"/>
          <w:szCs w:val="28"/>
        </w:rPr>
        <w:t xml:space="preserve">DS Addo </w:t>
      </w:r>
      <w:ins w:id="28669" w:author="Claire S" w:date="2026-06-05T18:50:00Z" w16du:dateUtc="2026-06-05T17:50:00Z">
        <w:r w:rsidR="00B96023">
          <w:rPr>
            <w:rFonts w:ascii="Cambria" w:hAnsi="Cambria"/>
            <w:sz w:val="28"/>
            <w:szCs w:val="28"/>
          </w:rPr>
          <w:t xml:space="preserve">called Savannah to explain and </w:t>
        </w:r>
      </w:ins>
      <w:r>
        <w:rPr>
          <w:rFonts w:ascii="Cambria" w:hAnsi="Cambria"/>
          <w:sz w:val="28"/>
          <w:szCs w:val="28"/>
        </w:rPr>
        <w:t>apologise</w:t>
      </w:r>
      <w:del w:id="28670" w:author="Claire S" w:date="2026-06-05T18:50:00Z" w16du:dateUtc="2026-06-05T17:50:00Z">
        <w:r w:rsidDel="00B96023">
          <w:rPr>
            <w:rFonts w:ascii="Cambria" w:hAnsi="Cambria"/>
            <w:sz w:val="28"/>
            <w:szCs w:val="28"/>
          </w:rPr>
          <w:delText>d to Savannah</w:delText>
        </w:r>
      </w:del>
      <w:del w:id="28671" w:author="Claire S" w:date="2026-08-04T11:13:00Z" w16du:dateUtc="2026-08-04T10:13:00Z">
        <w:r w:rsidR="00B440EE" w:rsidDel="00F92460">
          <w:rPr>
            <w:rFonts w:ascii="Cambria" w:hAnsi="Cambria"/>
            <w:sz w:val="28"/>
            <w:szCs w:val="28"/>
          </w:rPr>
          <w:delText>,</w:delText>
        </w:r>
      </w:del>
      <w:ins w:id="28672" w:author="Claire S" w:date="2026-08-04T11:13:00Z" w16du:dateUtc="2026-08-04T10:13:00Z">
        <w:r w:rsidR="00F92460">
          <w:rPr>
            <w:rFonts w:ascii="Cambria" w:hAnsi="Cambria"/>
            <w:sz w:val="28"/>
            <w:szCs w:val="28"/>
          </w:rPr>
          <w:t>.</w:t>
        </w:r>
      </w:ins>
    </w:p>
    <w:p w14:paraId="52367DD1" w14:textId="049FCC33" w:rsidR="00F92460" w:rsidRDefault="00F92460" w:rsidP="00F92460">
      <w:pPr>
        <w:spacing w:line="360" w:lineRule="auto"/>
        <w:ind w:firstLine="720"/>
        <w:contextualSpacing/>
        <w:rPr>
          <w:ins w:id="28673" w:author="Claire S" w:date="2026-08-04T11:13:00Z" w16du:dateUtc="2026-08-04T10:13:00Z"/>
          <w:rFonts w:ascii="Cambria" w:hAnsi="Cambria"/>
          <w:sz w:val="28"/>
          <w:szCs w:val="28"/>
        </w:rPr>
      </w:pPr>
      <w:ins w:id="28674" w:author="Claire S" w:date="2026-08-04T11:13:00Z" w16du:dateUtc="2026-08-04T10:13:00Z">
        <w:r>
          <w:rPr>
            <w:rFonts w:ascii="Cambria" w:hAnsi="Cambria"/>
            <w:sz w:val="28"/>
            <w:szCs w:val="28"/>
          </w:rPr>
          <w:t xml:space="preserve">Almost the biggest relief for her was that </w:t>
        </w:r>
        <w:commentRangeStart w:id="28675"/>
        <w:commentRangeStart w:id="28676"/>
        <w:r>
          <w:rPr>
            <w:rFonts w:ascii="Cambria" w:hAnsi="Cambria"/>
            <w:sz w:val="28"/>
            <w:szCs w:val="28"/>
          </w:rPr>
          <w:t xml:space="preserve">the suicide note Dex had supposedly written had been doctored from his own edit notes for a new fantasy writer.  </w:t>
        </w:r>
        <w:commentRangeEnd w:id="28675"/>
        <w:r>
          <w:rPr>
            <w:rStyle w:val="CommentReference"/>
            <w:rFonts w:ascii="Cambria" w:hAnsi="Cambria"/>
            <w:sz w:val="28"/>
            <w:szCs w:val="28"/>
          </w:rPr>
          <w:commentReference w:id="28675"/>
        </w:r>
        <w:commentRangeEnd w:id="28676"/>
        <w:r w:rsidR="00CC3BB5">
          <w:rPr>
            <w:rStyle w:val="CommentReference"/>
            <w:rFonts w:ascii="Cambria" w:hAnsi="Cambria"/>
            <w:sz w:val="28"/>
            <w:szCs w:val="28"/>
          </w:rPr>
          <w:commentReference w:id="28676"/>
        </w:r>
        <w:r>
          <w:rPr>
            <w:rFonts w:ascii="Cambria" w:hAnsi="Cambria"/>
            <w:sz w:val="28"/>
            <w:szCs w:val="28"/>
          </w:rPr>
          <w:t xml:space="preserve">Violet had pulled out a line or two from </w:t>
        </w:r>
      </w:ins>
      <w:ins w:id="28677" w:author="Claire S" w:date="2026-08-04T11:41:00Z" w16du:dateUtc="2026-08-04T10:41:00Z">
        <w:r w:rsidR="008046D9">
          <w:rPr>
            <w:rFonts w:ascii="Cambria" w:hAnsi="Cambria"/>
            <w:sz w:val="28"/>
            <w:szCs w:val="28"/>
          </w:rPr>
          <w:t xml:space="preserve">Dex’s </w:t>
        </w:r>
      </w:ins>
      <w:ins w:id="28678" w:author="Claire S" w:date="2026-08-04T11:13:00Z" w16du:dateUtc="2026-08-04T10:13:00Z">
        <w:r>
          <w:rPr>
            <w:rFonts w:ascii="Cambria" w:hAnsi="Cambria"/>
            <w:sz w:val="28"/>
            <w:szCs w:val="28"/>
          </w:rPr>
          <w:t>notebook, and photocopied it into a convincing note.</w:t>
        </w:r>
      </w:ins>
    </w:p>
    <w:p w14:paraId="20F6CDFB" w14:textId="43A7BFE6" w:rsidR="00B96023" w:rsidRDefault="008046D9">
      <w:pPr>
        <w:spacing w:line="360" w:lineRule="auto"/>
        <w:ind w:firstLine="720"/>
        <w:contextualSpacing/>
        <w:rPr>
          <w:ins w:id="28679" w:author="Claire S" w:date="2026-06-05T18:50:00Z" w16du:dateUtc="2026-06-05T17:50:00Z"/>
          <w:rFonts w:ascii="Cambria" w:hAnsi="Cambria"/>
          <w:sz w:val="28"/>
          <w:szCs w:val="28"/>
        </w:rPr>
        <w:pPrChange w:id="28680" w:author="Claire S" w:date="2026-08-04T11:13:00Z" w16du:dateUtc="2026-08-04T10:13:00Z">
          <w:pPr>
            <w:spacing w:line="360" w:lineRule="auto"/>
            <w:contextualSpacing/>
          </w:pPr>
        </w:pPrChange>
      </w:pPr>
      <w:ins w:id="28681" w:author="Claire S" w:date="2026-08-04T11:42:00Z" w16du:dateUtc="2026-08-04T10:42:00Z">
        <w:r>
          <w:rPr>
            <w:rFonts w:ascii="Cambria" w:hAnsi="Cambria"/>
            <w:sz w:val="28"/>
            <w:szCs w:val="28"/>
          </w:rPr>
          <w:t xml:space="preserve">‘We found the scream mask in Jackson’s Audi,’ </w:t>
        </w:r>
      </w:ins>
      <w:ins w:id="28682" w:author="Claire S" w:date="2026-08-04T11:53:00Z" w16du:dateUtc="2026-08-04T10:53:00Z">
        <w:r w:rsidR="0008688F">
          <w:rPr>
            <w:rFonts w:ascii="Cambria" w:hAnsi="Cambria"/>
            <w:sz w:val="28"/>
            <w:szCs w:val="28"/>
          </w:rPr>
          <w:t xml:space="preserve">DS </w:t>
        </w:r>
      </w:ins>
      <w:ins w:id="28683" w:author="Claire S" w:date="2026-08-04T11:13:00Z" w16du:dateUtc="2026-08-04T10:13:00Z">
        <w:r w:rsidR="00F92460">
          <w:rPr>
            <w:rFonts w:ascii="Cambria" w:hAnsi="Cambria"/>
            <w:sz w:val="28"/>
            <w:szCs w:val="28"/>
          </w:rPr>
          <w:t xml:space="preserve">Addo also </w:t>
        </w:r>
      </w:ins>
      <w:del w:id="28684" w:author="Claire S" w:date="2026-08-04T11:13:00Z" w16du:dateUtc="2026-08-04T10:13:00Z">
        <w:r w:rsidR="001E3AF5" w:rsidDel="00F92460">
          <w:rPr>
            <w:rFonts w:ascii="Cambria" w:hAnsi="Cambria"/>
            <w:sz w:val="28"/>
            <w:szCs w:val="28"/>
          </w:rPr>
          <w:delText xml:space="preserve"> </w:delText>
        </w:r>
      </w:del>
      <w:r w:rsidR="001E3AF5">
        <w:rPr>
          <w:rFonts w:ascii="Cambria" w:hAnsi="Cambria"/>
          <w:sz w:val="28"/>
          <w:szCs w:val="28"/>
        </w:rPr>
        <w:t>inform</w:t>
      </w:r>
      <w:del w:id="28685" w:author="Claire S" w:date="2026-08-04T11:13:00Z" w16du:dateUtc="2026-08-04T10:13:00Z">
        <w:r w:rsidR="00CD4628" w:rsidDel="00F92460">
          <w:rPr>
            <w:rFonts w:ascii="Cambria" w:hAnsi="Cambria"/>
            <w:sz w:val="28"/>
            <w:szCs w:val="28"/>
          </w:rPr>
          <w:delText>ing</w:delText>
        </w:r>
      </w:del>
      <w:ins w:id="28686" w:author="Claire S" w:date="2026-08-04T11:13:00Z" w16du:dateUtc="2026-08-04T10:13:00Z">
        <w:r w:rsidR="00F92460">
          <w:rPr>
            <w:rFonts w:ascii="Cambria" w:hAnsi="Cambria"/>
            <w:sz w:val="28"/>
            <w:szCs w:val="28"/>
          </w:rPr>
          <w:t>ed</w:t>
        </w:r>
      </w:ins>
      <w:r w:rsidR="001E3AF5">
        <w:rPr>
          <w:rFonts w:ascii="Cambria" w:hAnsi="Cambria"/>
          <w:sz w:val="28"/>
          <w:szCs w:val="28"/>
        </w:rPr>
        <w:t xml:space="preserve"> </w:t>
      </w:r>
      <w:del w:id="28687" w:author="Claire S" w:date="2026-08-04T11:41:00Z" w16du:dateUtc="2026-08-04T10:41:00Z">
        <w:r w:rsidR="001E3AF5" w:rsidDel="008046D9">
          <w:rPr>
            <w:rFonts w:ascii="Cambria" w:hAnsi="Cambria"/>
            <w:sz w:val="28"/>
            <w:szCs w:val="28"/>
          </w:rPr>
          <w:delText xml:space="preserve">her </w:delText>
        </w:r>
      </w:del>
      <w:ins w:id="28688" w:author="Claire S" w:date="2026-08-04T11:41:00Z" w16du:dateUtc="2026-08-04T10:41:00Z">
        <w:r>
          <w:rPr>
            <w:rFonts w:ascii="Cambria" w:hAnsi="Cambria"/>
            <w:sz w:val="28"/>
            <w:szCs w:val="28"/>
          </w:rPr>
          <w:t>S</w:t>
        </w:r>
      </w:ins>
      <w:ins w:id="28689" w:author="Claire S" w:date="2026-08-04T11:42:00Z" w16du:dateUtc="2026-08-04T10:42:00Z">
        <w:r>
          <w:rPr>
            <w:rFonts w:ascii="Cambria" w:hAnsi="Cambria"/>
            <w:sz w:val="28"/>
            <w:szCs w:val="28"/>
          </w:rPr>
          <w:t>avannah</w:t>
        </w:r>
      </w:ins>
      <w:del w:id="28690" w:author="Claire S" w:date="2026-08-04T11:42:00Z" w16du:dateUtc="2026-08-04T10:42:00Z">
        <w:r w:rsidR="001E3AF5" w:rsidDel="008046D9">
          <w:rPr>
            <w:rFonts w:ascii="Cambria" w:hAnsi="Cambria"/>
            <w:sz w:val="28"/>
            <w:szCs w:val="28"/>
          </w:rPr>
          <w:delText xml:space="preserve">they’d found the </w:delText>
        </w:r>
        <w:r w:rsidR="00CD4628" w:rsidDel="008046D9">
          <w:rPr>
            <w:rFonts w:ascii="Cambria" w:hAnsi="Cambria"/>
            <w:sz w:val="28"/>
            <w:szCs w:val="28"/>
          </w:rPr>
          <w:delText xml:space="preserve">scary </w:delText>
        </w:r>
        <w:r w:rsidR="001E3AF5" w:rsidDel="008046D9">
          <w:rPr>
            <w:rFonts w:ascii="Cambria" w:hAnsi="Cambria"/>
            <w:sz w:val="28"/>
            <w:szCs w:val="28"/>
          </w:rPr>
          <w:delText>Halloween mask in Jackson’s Audi</w:delText>
        </w:r>
      </w:del>
      <w:r w:rsidR="00CD4628">
        <w:rPr>
          <w:rFonts w:ascii="Cambria" w:hAnsi="Cambria"/>
          <w:sz w:val="28"/>
          <w:szCs w:val="28"/>
        </w:rPr>
        <w:t>;</w:t>
      </w:r>
      <w:r w:rsidR="001E3AF5">
        <w:rPr>
          <w:rFonts w:ascii="Cambria" w:hAnsi="Cambria"/>
          <w:sz w:val="28"/>
          <w:szCs w:val="28"/>
        </w:rPr>
        <w:t xml:space="preserve"> the same car she</w:t>
      </w:r>
      <w:r w:rsidR="00CD4628">
        <w:rPr>
          <w:rFonts w:ascii="Cambria" w:hAnsi="Cambria"/>
          <w:sz w:val="28"/>
          <w:szCs w:val="28"/>
        </w:rPr>
        <w:t>’d</w:t>
      </w:r>
      <w:r w:rsidR="001E3AF5">
        <w:rPr>
          <w:rFonts w:ascii="Cambria" w:hAnsi="Cambria"/>
          <w:sz w:val="28"/>
          <w:szCs w:val="28"/>
        </w:rPr>
        <w:t xml:space="preserve"> kept seeing </w:t>
      </w:r>
      <w:del w:id="28691" w:author="Claire S" w:date="2026-06-05T19:03:00Z" w16du:dateUtc="2026-06-05T18:03:00Z">
        <w:r w:rsidR="001E3AF5" w:rsidDel="00D60DCD">
          <w:rPr>
            <w:rFonts w:ascii="Cambria" w:hAnsi="Cambria"/>
            <w:sz w:val="28"/>
            <w:szCs w:val="28"/>
          </w:rPr>
          <w:delText xml:space="preserve">waiting </w:delText>
        </w:r>
      </w:del>
      <w:r w:rsidR="001E3AF5">
        <w:rPr>
          <w:rFonts w:ascii="Cambria" w:hAnsi="Cambria"/>
          <w:sz w:val="28"/>
          <w:szCs w:val="28"/>
        </w:rPr>
        <w:t xml:space="preserve">on </w:t>
      </w:r>
      <w:r w:rsidR="00B440EE">
        <w:rPr>
          <w:rFonts w:ascii="Cambria" w:hAnsi="Cambria"/>
          <w:sz w:val="28"/>
          <w:szCs w:val="28"/>
        </w:rPr>
        <w:t>her</w:t>
      </w:r>
      <w:r w:rsidR="001E3AF5">
        <w:rPr>
          <w:rFonts w:ascii="Cambria" w:hAnsi="Cambria"/>
          <w:sz w:val="28"/>
          <w:szCs w:val="28"/>
        </w:rPr>
        <w:t xml:space="preserve"> street</w:t>
      </w:r>
      <w:del w:id="28692" w:author="Claire S" w:date="2026-08-04T11:13:00Z" w16du:dateUtc="2026-08-04T10:13:00Z">
        <w:r w:rsidR="00B440EE" w:rsidDel="00F92460">
          <w:rPr>
            <w:rFonts w:ascii="Cambria" w:hAnsi="Cambria"/>
            <w:sz w:val="28"/>
            <w:szCs w:val="28"/>
          </w:rPr>
          <w:delText>. Jackson</w:delText>
        </w:r>
      </w:del>
      <w:ins w:id="28693" w:author="Claire S" w:date="2026-08-04T11:13:00Z" w16du:dateUtc="2026-08-04T10:13:00Z">
        <w:r w:rsidR="00F92460">
          <w:rPr>
            <w:rFonts w:ascii="Cambria" w:hAnsi="Cambria"/>
            <w:sz w:val="28"/>
            <w:szCs w:val="28"/>
          </w:rPr>
          <w:t>.</w:t>
        </w:r>
      </w:ins>
      <w:r w:rsidR="00B440EE">
        <w:rPr>
          <w:rFonts w:ascii="Cambria" w:hAnsi="Cambria"/>
          <w:sz w:val="28"/>
          <w:szCs w:val="28"/>
        </w:rPr>
        <w:t xml:space="preserve"> Rayne had enjoyed ‘pranking’ the women he slept with, it seemed</w:t>
      </w:r>
      <w:del w:id="28694" w:author="Daisy Watt" w:date="2026-06-24T16:00:00Z" w16du:dateUtc="2026-06-24T14:00:00Z">
        <w:r w:rsidR="00B440EE" w:rsidDel="005E590E">
          <w:rPr>
            <w:rFonts w:ascii="Cambria" w:hAnsi="Cambria"/>
            <w:sz w:val="28"/>
            <w:szCs w:val="28"/>
          </w:rPr>
          <w:delText>;</w:delText>
        </w:r>
      </w:del>
      <w:ins w:id="28695" w:author="Daisy Watt" w:date="2026-06-24T16:00:00Z" w16du:dateUtc="2026-06-24T14:00:00Z">
        <w:r w:rsidR="005E590E">
          <w:rPr>
            <w:rFonts w:ascii="Cambria" w:hAnsi="Cambria"/>
            <w:sz w:val="28"/>
            <w:szCs w:val="28"/>
          </w:rPr>
          <w:t>:</w:t>
        </w:r>
      </w:ins>
      <w:r w:rsidR="00B440EE">
        <w:rPr>
          <w:rFonts w:ascii="Cambria" w:hAnsi="Cambria"/>
          <w:sz w:val="28"/>
          <w:szCs w:val="28"/>
        </w:rPr>
        <w:t xml:space="preserve"> ‘keeping them in their place</w:t>
      </w:r>
      <w:ins w:id="28696" w:author="Daisy Watt" w:date="2026-06-24T16:00:00Z" w16du:dateUtc="2026-06-24T14:00:00Z">
        <w:r w:rsidR="00660672">
          <w:rPr>
            <w:rFonts w:ascii="Cambria" w:hAnsi="Cambria"/>
            <w:sz w:val="28"/>
            <w:szCs w:val="28"/>
          </w:rPr>
          <w:t>’</w:t>
        </w:r>
      </w:ins>
      <w:ins w:id="28697" w:author="Daisy Watt" w:date="2026-06-24T16:01:00Z" w16du:dateUtc="2026-06-24T14:01:00Z">
        <w:r w:rsidR="005E590E">
          <w:rPr>
            <w:rFonts w:ascii="Cambria" w:hAnsi="Cambria"/>
            <w:sz w:val="28"/>
            <w:szCs w:val="28"/>
          </w:rPr>
          <w:t>, a</w:t>
        </w:r>
        <w:del w:id="28698" w:author="Claire S" w:date="2026-08-04T11:54:00Z" w16du:dateUtc="2026-08-04T10:54:00Z">
          <w:r w:rsidR="005E590E" w:rsidDel="0008366A">
            <w:rPr>
              <w:rFonts w:ascii="Cambria" w:hAnsi="Cambria"/>
              <w:sz w:val="28"/>
              <w:szCs w:val="28"/>
            </w:rPr>
            <w:delText>s</w:delText>
          </w:r>
        </w:del>
      </w:ins>
      <w:ins w:id="28699" w:author="Claire S" w:date="2026-08-04T11:54:00Z" w16du:dateUtc="2026-08-04T10:54:00Z">
        <w:r w:rsidR="0008366A">
          <w:rPr>
            <w:rFonts w:ascii="Cambria" w:hAnsi="Cambria"/>
            <w:sz w:val="28"/>
            <w:szCs w:val="28"/>
          </w:rPr>
          <w:t>ll</w:t>
        </w:r>
      </w:ins>
      <w:ins w:id="28700" w:author="Daisy Watt" w:date="2026-06-24T16:01:00Z" w16du:dateUtc="2026-06-24T14:01:00Z">
        <w:r w:rsidR="005E590E">
          <w:rPr>
            <w:rFonts w:ascii="Cambria" w:hAnsi="Cambria"/>
            <w:sz w:val="28"/>
            <w:szCs w:val="28"/>
          </w:rPr>
          <w:t xml:space="preserve"> </w:t>
        </w:r>
      </w:ins>
      <w:del w:id="28701" w:author="Daisy Watt" w:date="2026-06-24T16:00:00Z" w16du:dateUtc="2026-06-24T14:00:00Z">
        <w:r w:rsidR="00B440EE" w:rsidDel="00660672">
          <w:rPr>
            <w:rFonts w:ascii="Cambria" w:hAnsi="Cambria"/>
            <w:sz w:val="28"/>
            <w:szCs w:val="28"/>
          </w:rPr>
          <w:delText>.’</w:delText>
        </w:r>
        <w:r w:rsidR="00A076D3" w:rsidDel="005E590E">
          <w:rPr>
            <w:rFonts w:ascii="Cambria" w:hAnsi="Cambria"/>
            <w:sz w:val="28"/>
            <w:szCs w:val="28"/>
          </w:rPr>
          <w:delText xml:space="preserve">  </w:delText>
        </w:r>
      </w:del>
      <w:ins w:id="28702" w:author="Claire S" w:date="2026-06-06T17:05:00Z" w16du:dateUtc="2026-06-06T16:05:00Z">
        <w:del w:id="28703" w:author="Daisy Watt" w:date="2026-06-24T16:00:00Z" w16du:dateUtc="2026-06-24T14:00:00Z">
          <w:r w:rsidR="007A49F3" w:rsidDel="005E590E">
            <w:rPr>
              <w:rFonts w:ascii="Cambria" w:hAnsi="Cambria"/>
              <w:sz w:val="28"/>
              <w:szCs w:val="28"/>
            </w:rPr>
            <w:delText>P</w:delText>
          </w:r>
        </w:del>
      </w:ins>
      <w:ins w:id="28704" w:author="Daisy Watt" w:date="2026-06-24T16:00:00Z" w16du:dateUtc="2026-06-24T14:00:00Z">
        <w:r w:rsidR="005E590E">
          <w:rPr>
            <w:rFonts w:ascii="Cambria" w:hAnsi="Cambria"/>
            <w:sz w:val="28"/>
            <w:szCs w:val="28"/>
          </w:rPr>
          <w:t>p</w:t>
        </w:r>
      </w:ins>
      <w:ins w:id="28705" w:author="Claire S" w:date="2026-06-06T17:06:00Z" w16du:dateUtc="2026-06-06T16:06:00Z">
        <w:r w:rsidR="007A49F3">
          <w:rPr>
            <w:rFonts w:ascii="Cambria" w:hAnsi="Cambria"/>
            <w:sz w:val="28"/>
            <w:szCs w:val="28"/>
          </w:rPr>
          <w:t xml:space="preserve">art of the ethos he promoted </w:t>
        </w:r>
        <w:del w:id="28706" w:author="Daisy Watt" w:date="2026-06-24T16:01:00Z" w16du:dateUtc="2026-06-24T14:01:00Z">
          <w:r w:rsidR="007A49F3" w:rsidDel="005E590E">
            <w:rPr>
              <w:rFonts w:ascii="Cambria" w:hAnsi="Cambria"/>
              <w:sz w:val="28"/>
              <w:szCs w:val="28"/>
            </w:rPr>
            <w:delText>in</w:delText>
          </w:r>
        </w:del>
      </w:ins>
      <w:ins w:id="28707" w:author="Daisy Watt" w:date="2026-06-24T16:01:00Z" w16du:dateUtc="2026-06-24T14:01:00Z">
        <w:r w:rsidR="005E590E">
          <w:rPr>
            <w:rFonts w:ascii="Cambria" w:hAnsi="Cambria"/>
            <w:sz w:val="28"/>
            <w:szCs w:val="28"/>
          </w:rPr>
          <w:t>on</w:t>
        </w:r>
      </w:ins>
      <w:ins w:id="28708" w:author="Claire S" w:date="2026-06-06T17:06:00Z" w16du:dateUtc="2026-06-06T16:06:00Z">
        <w:r w:rsidR="007A49F3">
          <w:rPr>
            <w:rFonts w:ascii="Cambria" w:hAnsi="Cambria"/>
            <w:sz w:val="28"/>
            <w:szCs w:val="28"/>
          </w:rPr>
          <w:t xml:space="preserve"> his toxic digital profile</w:t>
        </w:r>
      </w:ins>
      <w:ins w:id="28709" w:author="Claire S" w:date="2026-08-04T11:42:00Z" w16du:dateUtc="2026-08-04T10:42:00Z">
        <w:r w:rsidR="00FE5F1F">
          <w:rPr>
            <w:rFonts w:ascii="Cambria" w:hAnsi="Cambria"/>
            <w:sz w:val="28"/>
            <w:szCs w:val="28"/>
          </w:rPr>
          <w:t xml:space="preserve">, which was being </w:t>
        </w:r>
      </w:ins>
      <w:ins w:id="28710" w:author="Claire S" w:date="2026-08-04T11:54:00Z" w16du:dateUtc="2026-08-04T10:54:00Z">
        <w:r w:rsidR="0008366A">
          <w:rPr>
            <w:rFonts w:ascii="Cambria" w:hAnsi="Cambria"/>
            <w:sz w:val="28"/>
            <w:szCs w:val="28"/>
          </w:rPr>
          <w:t xml:space="preserve">splashed </w:t>
        </w:r>
      </w:ins>
      <w:ins w:id="28711" w:author="Claire S" w:date="2026-08-04T11:42:00Z" w16du:dateUtc="2026-08-04T10:42:00Z">
        <w:r w:rsidR="00FE5F1F">
          <w:rPr>
            <w:rFonts w:ascii="Cambria" w:hAnsi="Cambria"/>
            <w:sz w:val="28"/>
            <w:szCs w:val="28"/>
          </w:rPr>
          <w:t>internet-wide.</w:t>
        </w:r>
      </w:ins>
    </w:p>
    <w:p w14:paraId="63CF547A" w14:textId="77777777" w:rsidR="0008366A" w:rsidRDefault="00B96023" w:rsidP="006D3865">
      <w:pPr>
        <w:spacing w:line="360" w:lineRule="auto"/>
        <w:ind w:firstLine="720"/>
        <w:contextualSpacing/>
        <w:rPr>
          <w:ins w:id="28712" w:author="Claire S" w:date="2026-08-04T11:54:00Z" w16du:dateUtc="2026-08-04T10:54:00Z"/>
          <w:rFonts w:ascii="Cambria" w:hAnsi="Cambria"/>
          <w:sz w:val="28"/>
          <w:szCs w:val="28"/>
        </w:rPr>
      </w:pPr>
      <w:ins w:id="28713" w:author="Claire S" w:date="2026-06-05T18:50:00Z" w16du:dateUtc="2026-06-05T17:50:00Z">
        <w:r>
          <w:rPr>
            <w:rFonts w:ascii="Cambria" w:hAnsi="Cambria"/>
            <w:sz w:val="28"/>
            <w:szCs w:val="28"/>
          </w:rPr>
          <w:t xml:space="preserve">It was clear now that the </w:t>
        </w:r>
      </w:ins>
      <w:ins w:id="28714" w:author="Claire S" w:date="2026-06-05T18:55:00Z" w16du:dateUtc="2026-06-05T17:55:00Z">
        <w:r w:rsidR="003B1C9F">
          <w:rPr>
            <w:rFonts w:ascii="Cambria" w:hAnsi="Cambria"/>
            <w:sz w:val="28"/>
            <w:szCs w:val="28"/>
          </w:rPr>
          <w:t xml:space="preserve">supposed author, a </w:t>
        </w:r>
      </w:ins>
      <w:ins w:id="28715" w:author="Claire S" w:date="2026-06-05T18:50:00Z" w16du:dateUtc="2026-06-05T17:50:00Z">
        <w:r>
          <w:rPr>
            <w:rFonts w:ascii="Cambria" w:hAnsi="Cambria"/>
            <w:sz w:val="28"/>
            <w:szCs w:val="28"/>
          </w:rPr>
          <w:t xml:space="preserve">man </w:t>
        </w:r>
      </w:ins>
      <w:ins w:id="28716" w:author="Claire S" w:date="2026-06-05T18:55:00Z" w16du:dateUtc="2026-06-05T17:55:00Z">
        <w:r w:rsidR="003B1C9F">
          <w:rPr>
            <w:rFonts w:ascii="Cambria" w:hAnsi="Cambria"/>
            <w:sz w:val="28"/>
            <w:szCs w:val="28"/>
          </w:rPr>
          <w:t xml:space="preserve">who’d cleverly constructed his false identity, and </w:t>
        </w:r>
      </w:ins>
      <w:ins w:id="28717" w:author="Claire S" w:date="2026-08-04T11:46:00Z" w16du:dateUtc="2026-08-04T10:46:00Z">
        <w:r w:rsidR="0097487C">
          <w:rPr>
            <w:rFonts w:ascii="Cambria" w:hAnsi="Cambria"/>
            <w:sz w:val="28"/>
            <w:szCs w:val="28"/>
          </w:rPr>
          <w:t>who had</w:t>
        </w:r>
      </w:ins>
      <w:ins w:id="28718" w:author="Claire S" w:date="2026-08-04T11:54:00Z" w16du:dateUtc="2026-08-04T10:54:00Z">
        <w:r w:rsidR="0008366A">
          <w:rPr>
            <w:rFonts w:ascii="Cambria" w:hAnsi="Cambria"/>
            <w:sz w:val="28"/>
            <w:szCs w:val="28"/>
          </w:rPr>
          <w:t xml:space="preserve"> in fact</w:t>
        </w:r>
      </w:ins>
      <w:ins w:id="28719" w:author="Claire S" w:date="2026-08-04T11:46:00Z" w16du:dateUtc="2026-08-04T10:46:00Z">
        <w:r w:rsidR="0097487C">
          <w:rPr>
            <w:rFonts w:ascii="Cambria" w:hAnsi="Cambria"/>
            <w:sz w:val="28"/>
            <w:szCs w:val="28"/>
          </w:rPr>
          <w:t xml:space="preserve"> been born</w:t>
        </w:r>
      </w:ins>
      <w:ins w:id="28720" w:author="Claire S" w:date="2026-06-05T18:50:00Z" w16du:dateUtc="2026-06-05T17:50:00Z">
        <w:r>
          <w:rPr>
            <w:rFonts w:ascii="Cambria" w:hAnsi="Cambria"/>
            <w:sz w:val="28"/>
            <w:szCs w:val="28"/>
          </w:rPr>
          <w:t xml:space="preserve"> Jeffrey P</w:t>
        </w:r>
      </w:ins>
      <w:del w:id="28721" w:author="Claire S" w:date="2026-06-05T18:50:00Z" w16du:dateUtc="2026-06-05T17:50:00Z">
        <w:r w:rsidR="00A076D3" w:rsidDel="00B96023">
          <w:rPr>
            <w:rFonts w:ascii="Cambria" w:hAnsi="Cambria"/>
            <w:sz w:val="28"/>
            <w:szCs w:val="28"/>
          </w:rPr>
          <w:delText>Jac</w:delText>
        </w:r>
        <w:r w:rsidR="00A027DD" w:rsidDel="00B96023">
          <w:rPr>
            <w:rFonts w:ascii="Cambria" w:hAnsi="Cambria"/>
            <w:sz w:val="28"/>
            <w:szCs w:val="28"/>
          </w:rPr>
          <w:delText>k</w:delText>
        </w:r>
        <w:r w:rsidR="00A076D3" w:rsidDel="00B96023">
          <w:rPr>
            <w:rFonts w:ascii="Cambria" w:hAnsi="Cambria"/>
            <w:sz w:val="28"/>
            <w:szCs w:val="28"/>
          </w:rPr>
          <w:delText>son R</w:delText>
        </w:r>
      </w:del>
      <w:r w:rsidR="00A076D3">
        <w:rPr>
          <w:rFonts w:ascii="Cambria" w:hAnsi="Cambria"/>
          <w:sz w:val="28"/>
          <w:szCs w:val="28"/>
        </w:rPr>
        <w:t>ayne</w:t>
      </w:r>
      <w:ins w:id="28722" w:author="Daisy Watt" w:date="2026-06-24T16:01:00Z" w16du:dateUtc="2026-06-24T14:01:00Z">
        <w:r w:rsidR="006A394A">
          <w:rPr>
            <w:rFonts w:ascii="Cambria" w:hAnsi="Cambria"/>
            <w:sz w:val="28"/>
            <w:szCs w:val="28"/>
          </w:rPr>
          <w:t>,</w:t>
        </w:r>
      </w:ins>
      <w:r w:rsidR="00A076D3">
        <w:rPr>
          <w:rFonts w:ascii="Cambria" w:hAnsi="Cambria"/>
          <w:sz w:val="28"/>
          <w:szCs w:val="28"/>
        </w:rPr>
        <w:t xml:space="preserve"> was</w:t>
      </w:r>
      <w:ins w:id="28723" w:author="Claire S" w:date="2026-06-05T18:55:00Z" w16du:dateUtc="2026-06-05T17:55:00Z">
        <w:r w:rsidR="003B1C9F">
          <w:rPr>
            <w:rFonts w:ascii="Cambria" w:hAnsi="Cambria"/>
            <w:sz w:val="28"/>
            <w:szCs w:val="28"/>
          </w:rPr>
          <w:t xml:space="preserve"> not only a liar, but</w:t>
        </w:r>
      </w:ins>
      <w:r w:rsidR="00A076D3">
        <w:rPr>
          <w:rFonts w:ascii="Cambria" w:hAnsi="Cambria"/>
          <w:sz w:val="28"/>
          <w:szCs w:val="28"/>
        </w:rPr>
        <w:t xml:space="preserve"> a sexual predator</w:t>
      </w:r>
      <w:ins w:id="28724" w:author="Claire S" w:date="2026-06-05T18:50:00Z" w16du:dateUtc="2026-06-05T17:50:00Z">
        <w:del w:id="28725" w:author="Daisy Watt" w:date="2026-06-24T16:01:00Z" w16du:dateUtc="2026-06-24T14:01:00Z">
          <w:r w:rsidDel="00857E31">
            <w:rPr>
              <w:rFonts w:ascii="Cambria" w:hAnsi="Cambria"/>
              <w:sz w:val="28"/>
              <w:szCs w:val="28"/>
            </w:rPr>
            <w:delText>,</w:delText>
          </w:r>
        </w:del>
      </w:ins>
      <w:del w:id="28726" w:author="Daisy Watt" w:date="2026-06-24T16:01:00Z" w16du:dateUtc="2026-06-24T14:01:00Z">
        <w:r w:rsidR="00A076D3" w:rsidDel="00857E31">
          <w:rPr>
            <w:rFonts w:ascii="Cambria" w:hAnsi="Cambria"/>
            <w:sz w:val="28"/>
            <w:szCs w:val="28"/>
          </w:rPr>
          <w:delText xml:space="preserve"> who was </w:delText>
        </w:r>
        <w:r w:rsidR="00A027DD" w:rsidDel="00857E31">
          <w:rPr>
            <w:rFonts w:ascii="Cambria" w:hAnsi="Cambria"/>
            <w:sz w:val="28"/>
            <w:szCs w:val="28"/>
          </w:rPr>
          <w:delText xml:space="preserve">now </w:delText>
        </w:r>
      </w:del>
      <w:ins w:id="28727" w:author="Daisy Watt" w:date="2026-06-24T16:01:00Z" w16du:dateUtc="2026-06-24T14:01:00Z">
        <w:r w:rsidR="00857E31">
          <w:rPr>
            <w:rFonts w:ascii="Cambria" w:hAnsi="Cambria"/>
            <w:sz w:val="28"/>
            <w:szCs w:val="28"/>
          </w:rPr>
          <w:t xml:space="preserve">. </w:t>
        </w:r>
      </w:ins>
    </w:p>
    <w:p w14:paraId="04636F08" w14:textId="48579A82" w:rsidR="006D3865" w:rsidRDefault="00857E31">
      <w:pPr>
        <w:spacing w:line="360" w:lineRule="auto"/>
        <w:ind w:firstLine="720"/>
        <w:contextualSpacing/>
        <w:rPr>
          <w:rFonts w:ascii="Cambria" w:hAnsi="Cambria"/>
          <w:sz w:val="28"/>
          <w:szCs w:val="28"/>
        </w:rPr>
        <w:pPrChange w:id="28728" w:author="Claire S" w:date="2026-08-04T11:12:00Z" w16du:dateUtc="2026-08-04T10:12:00Z">
          <w:pPr>
            <w:spacing w:line="360" w:lineRule="auto"/>
            <w:contextualSpacing/>
          </w:pPr>
        </w:pPrChange>
      </w:pPr>
      <w:commentRangeStart w:id="28729"/>
      <w:ins w:id="28730" w:author="Daisy Watt" w:date="2026-06-24T16:01:00Z" w16du:dateUtc="2026-06-24T14:01:00Z">
        <w:r>
          <w:rPr>
            <w:rFonts w:ascii="Cambria" w:hAnsi="Cambria"/>
            <w:sz w:val="28"/>
            <w:szCs w:val="28"/>
          </w:rPr>
          <w:t>H</w:t>
        </w:r>
      </w:ins>
      <w:ins w:id="28731" w:author="Daisy Watt" w:date="2026-06-24T16:02:00Z" w16du:dateUtc="2026-06-24T14:02:00Z">
        <w:r>
          <w:rPr>
            <w:rFonts w:ascii="Cambria" w:hAnsi="Cambria"/>
            <w:sz w:val="28"/>
            <w:szCs w:val="28"/>
          </w:rPr>
          <w:t xml:space="preserve">e was </w:t>
        </w:r>
      </w:ins>
      <w:r w:rsidR="00A076D3">
        <w:rPr>
          <w:rFonts w:ascii="Cambria" w:hAnsi="Cambria"/>
          <w:sz w:val="28"/>
          <w:szCs w:val="28"/>
        </w:rPr>
        <w:t>facing charges for his online library of sexual content of women he’d ‘overpowered</w:t>
      </w:r>
      <w:ins w:id="28732" w:author="Daisy Watt" w:date="2026-06-24T16:02:00Z" w16du:dateUtc="2026-06-24T14:02:00Z">
        <w:r w:rsidR="00C2687F">
          <w:rPr>
            <w:rFonts w:ascii="Cambria" w:hAnsi="Cambria"/>
            <w:sz w:val="28"/>
            <w:szCs w:val="28"/>
          </w:rPr>
          <w:t>’</w:t>
        </w:r>
      </w:ins>
      <w:ins w:id="28733" w:author="Claire S" w:date="2026-08-04T11:09:00Z" w16du:dateUtc="2026-08-04T10:09:00Z">
        <w:r w:rsidR="00F96A5E">
          <w:rPr>
            <w:rFonts w:ascii="Cambria" w:hAnsi="Cambria"/>
            <w:sz w:val="28"/>
            <w:szCs w:val="28"/>
          </w:rPr>
          <w:t xml:space="preserve">, </w:t>
        </w:r>
      </w:ins>
      <w:ins w:id="28734" w:author="Claire S" w:date="2026-08-04T11:08:00Z" w16du:dateUtc="2026-08-04T10:08:00Z">
        <w:r w:rsidR="00663C2B">
          <w:rPr>
            <w:rFonts w:ascii="Cambria" w:hAnsi="Cambria"/>
            <w:sz w:val="28"/>
            <w:szCs w:val="28"/>
          </w:rPr>
          <w:t xml:space="preserve">and it seemed he’d </w:t>
        </w:r>
      </w:ins>
      <w:ins w:id="28735" w:author="Claire S" w:date="2026-08-04T11:09:00Z" w16du:dateUtc="2026-08-04T10:09:00Z">
        <w:r w:rsidR="00F96A5E">
          <w:rPr>
            <w:rFonts w:ascii="Cambria" w:hAnsi="Cambria"/>
            <w:sz w:val="28"/>
            <w:szCs w:val="28"/>
          </w:rPr>
          <w:t>shared his own footage of him and Savannah that she didn’t even know he’d filmed.</w:t>
        </w:r>
      </w:ins>
      <w:ins w:id="28736" w:author="Daisy Watt" w:date="2026-06-24T16:02:00Z" w16du:dateUtc="2026-06-24T14:02:00Z">
        <w:del w:id="28737" w:author="Claire S" w:date="2026-08-04T11:08:00Z" w16du:dateUtc="2026-08-04T10:08:00Z">
          <w:r w:rsidR="00C2687F" w:rsidDel="00663C2B">
            <w:rPr>
              <w:rFonts w:ascii="Cambria" w:hAnsi="Cambria"/>
              <w:sz w:val="28"/>
              <w:szCs w:val="28"/>
            </w:rPr>
            <w:delText>.</w:delText>
          </w:r>
        </w:del>
      </w:ins>
      <w:del w:id="28738" w:author="Daisy Watt" w:date="2026-06-24T16:02:00Z" w16du:dateUtc="2026-06-24T14:02:00Z">
        <w:r w:rsidR="00A076D3" w:rsidDel="00C2687F">
          <w:rPr>
            <w:rFonts w:ascii="Cambria" w:hAnsi="Cambria"/>
            <w:sz w:val="28"/>
            <w:szCs w:val="28"/>
          </w:rPr>
          <w:delText>.’</w:delText>
        </w:r>
      </w:del>
      <w:commentRangeEnd w:id="28729"/>
      <w:r w:rsidR="00702592">
        <w:rPr>
          <w:rStyle w:val="CommentReference"/>
          <w:rFonts w:ascii="Cambria" w:hAnsi="Cambria"/>
          <w:sz w:val="28"/>
          <w:szCs w:val="28"/>
        </w:rPr>
        <w:commentReference w:id="28729"/>
      </w:r>
    </w:p>
    <w:p w14:paraId="2154ADFB" w14:textId="7C28D2B2" w:rsidR="001E3AF5" w:rsidRDefault="001E3AF5" w:rsidP="001E3AF5">
      <w:pPr>
        <w:spacing w:line="360" w:lineRule="auto"/>
        <w:contextualSpacing/>
        <w:rPr>
          <w:ins w:id="28739" w:author="Claire S" w:date="2026-08-04T11:52:00Z" w16du:dateUtc="2026-08-04T10:52:00Z"/>
          <w:rFonts w:ascii="Cambria" w:hAnsi="Cambria"/>
          <w:sz w:val="28"/>
          <w:szCs w:val="28"/>
        </w:rPr>
      </w:pPr>
      <w:r>
        <w:rPr>
          <w:rFonts w:ascii="Cambria" w:hAnsi="Cambria"/>
          <w:sz w:val="28"/>
          <w:szCs w:val="28"/>
        </w:rPr>
        <w:tab/>
      </w:r>
      <w:r w:rsidR="00B440EE">
        <w:rPr>
          <w:rFonts w:ascii="Cambria" w:hAnsi="Cambria"/>
          <w:sz w:val="28"/>
          <w:szCs w:val="28"/>
        </w:rPr>
        <w:t xml:space="preserve">But </w:t>
      </w:r>
      <w:r>
        <w:rPr>
          <w:rFonts w:ascii="Cambria" w:hAnsi="Cambria"/>
          <w:sz w:val="28"/>
          <w:szCs w:val="28"/>
        </w:rPr>
        <w:t xml:space="preserve">Savannah had </w:t>
      </w:r>
      <w:ins w:id="28740" w:author="Claire S" w:date="2026-08-04T11:14:00Z" w16du:dateUtc="2026-08-04T10:14:00Z">
        <w:r w:rsidR="00487F6D">
          <w:rPr>
            <w:rFonts w:ascii="Cambria" w:hAnsi="Cambria"/>
            <w:sz w:val="28"/>
            <w:szCs w:val="28"/>
          </w:rPr>
          <w:t xml:space="preserve">started to forget </w:t>
        </w:r>
      </w:ins>
      <w:del w:id="28741" w:author="Claire S" w:date="2026-08-04T11:14:00Z" w16du:dateUtc="2026-08-04T10:14:00Z">
        <w:r w:rsidDel="00487F6D">
          <w:rPr>
            <w:rFonts w:ascii="Cambria" w:hAnsi="Cambria"/>
            <w:sz w:val="28"/>
            <w:szCs w:val="28"/>
          </w:rPr>
          <w:delText xml:space="preserve">forgotten </w:delText>
        </w:r>
      </w:del>
      <w:r>
        <w:rPr>
          <w:rFonts w:ascii="Cambria" w:hAnsi="Cambria"/>
          <w:sz w:val="28"/>
          <w:szCs w:val="28"/>
        </w:rPr>
        <w:t>about Jackson</w:t>
      </w:r>
      <w:del w:id="28742" w:author="Claire S" w:date="2026-08-04T11:14:00Z" w16du:dateUtc="2026-08-04T10:14:00Z">
        <w:r w:rsidDel="00487F6D">
          <w:rPr>
            <w:rFonts w:ascii="Cambria" w:hAnsi="Cambria"/>
            <w:sz w:val="28"/>
            <w:szCs w:val="28"/>
          </w:rPr>
          <w:delText xml:space="preserve"> </w:delText>
        </w:r>
      </w:del>
      <w:ins w:id="28743" w:author="Claire S" w:date="2026-08-04T11:14:00Z" w16du:dateUtc="2026-08-04T10:14:00Z">
        <w:r w:rsidR="00487F6D">
          <w:rPr>
            <w:rFonts w:ascii="Cambria" w:hAnsi="Cambria"/>
            <w:sz w:val="28"/>
            <w:szCs w:val="28"/>
          </w:rPr>
          <w:t>.  Now,</w:t>
        </w:r>
      </w:ins>
      <w:del w:id="28744" w:author="Claire S" w:date="2026-08-04T11:14:00Z" w16du:dateUtc="2026-08-04T10:14:00Z">
        <w:r w:rsidDel="00487F6D">
          <w:rPr>
            <w:rFonts w:ascii="Cambria" w:hAnsi="Cambria"/>
            <w:sz w:val="28"/>
            <w:szCs w:val="28"/>
          </w:rPr>
          <w:delText>by then;</w:delText>
        </w:r>
      </w:del>
      <w:r>
        <w:rPr>
          <w:rFonts w:ascii="Cambria" w:hAnsi="Cambria"/>
          <w:sz w:val="28"/>
          <w:szCs w:val="28"/>
        </w:rPr>
        <w:t xml:space="preserve"> she was happily sleeping with </w:t>
      </w:r>
      <w:commentRangeStart w:id="28745"/>
      <w:r>
        <w:rPr>
          <w:rFonts w:ascii="Cambria" w:hAnsi="Cambria"/>
          <w:sz w:val="28"/>
          <w:szCs w:val="28"/>
        </w:rPr>
        <w:t>Brad</w:t>
      </w:r>
      <w:commentRangeEnd w:id="28745"/>
      <w:r w:rsidR="00541183">
        <w:rPr>
          <w:rStyle w:val="CommentReference"/>
          <w:rFonts w:ascii="Cambria" w:hAnsi="Cambria"/>
          <w:sz w:val="28"/>
          <w:szCs w:val="28"/>
        </w:rPr>
        <w:commentReference w:id="28745"/>
      </w:r>
      <w:r>
        <w:rPr>
          <w:rFonts w:ascii="Cambria" w:hAnsi="Cambria"/>
          <w:sz w:val="28"/>
          <w:szCs w:val="28"/>
        </w:rPr>
        <w:t>, the American security guard.</w:t>
      </w:r>
      <w:r w:rsidR="008F7977">
        <w:rPr>
          <w:rFonts w:ascii="Cambria" w:hAnsi="Cambria"/>
          <w:sz w:val="28"/>
          <w:szCs w:val="28"/>
        </w:rPr>
        <w:t xml:space="preserve"> He </w:t>
      </w:r>
      <w:r w:rsidR="00B440EE">
        <w:rPr>
          <w:rFonts w:ascii="Cambria" w:hAnsi="Cambria"/>
          <w:sz w:val="28"/>
          <w:szCs w:val="28"/>
        </w:rPr>
        <w:t xml:space="preserve">really did have </w:t>
      </w:r>
      <w:r w:rsidR="008F7977">
        <w:rPr>
          <w:rFonts w:ascii="Cambria" w:hAnsi="Cambria"/>
          <w:sz w:val="28"/>
          <w:szCs w:val="28"/>
        </w:rPr>
        <w:t>the most enormous muscles</w:t>
      </w:r>
      <w:r w:rsidR="00A027DD">
        <w:rPr>
          <w:rFonts w:ascii="Cambria" w:hAnsi="Cambria"/>
          <w:sz w:val="28"/>
          <w:szCs w:val="28"/>
        </w:rPr>
        <w:t xml:space="preserve"> and excellent bum</w:t>
      </w:r>
      <w:ins w:id="28746" w:author="Claire S" w:date="2026-06-06T10:26:00Z" w16du:dateUtc="2026-06-06T09:26:00Z">
        <w:r w:rsidR="009F05BF">
          <w:rPr>
            <w:rFonts w:ascii="Cambria" w:hAnsi="Cambria"/>
            <w:sz w:val="28"/>
            <w:szCs w:val="28"/>
          </w:rPr>
          <w:t xml:space="preserve"> and</w:t>
        </w:r>
      </w:ins>
      <w:ins w:id="28747" w:author="Claire S" w:date="2026-08-04T11:46:00Z" w16du:dateUtc="2026-08-04T10:46:00Z">
        <w:r w:rsidR="0097487C">
          <w:rPr>
            <w:rFonts w:ascii="Cambria" w:hAnsi="Cambria"/>
            <w:sz w:val="28"/>
            <w:szCs w:val="28"/>
          </w:rPr>
          <w:t>,</w:t>
        </w:r>
      </w:ins>
      <w:ins w:id="28748" w:author="Claire S" w:date="2026-08-04T11:11:00Z" w16du:dateUtc="2026-08-04T10:11:00Z">
        <w:r w:rsidR="006D3865">
          <w:rPr>
            <w:rFonts w:ascii="Cambria" w:hAnsi="Cambria"/>
            <w:sz w:val="28"/>
            <w:szCs w:val="28"/>
          </w:rPr>
          <w:t xml:space="preserve"> one day at a </w:t>
        </w:r>
      </w:ins>
      <w:ins w:id="28749" w:author="Claire S" w:date="2026-08-04T11:12:00Z" w16du:dateUtc="2026-08-04T10:12:00Z">
        <w:r w:rsidR="006D3865">
          <w:rPr>
            <w:rFonts w:ascii="Cambria" w:hAnsi="Cambria"/>
            <w:sz w:val="28"/>
            <w:szCs w:val="28"/>
          </w:rPr>
          <w:t>time,</w:t>
        </w:r>
      </w:ins>
      <w:ins w:id="28750" w:author="Claire S" w:date="2026-06-06T10:26:00Z" w16du:dateUtc="2026-06-06T09:26:00Z">
        <w:r w:rsidR="009F05BF">
          <w:rPr>
            <w:rFonts w:ascii="Cambria" w:hAnsi="Cambria"/>
            <w:sz w:val="28"/>
            <w:szCs w:val="28"/>
          </w:rPr>
          <w:t xml:space="preserve"> he was</w:t>
        </w:r>
      </w:ins>
      <w:ins w:id="28751" w:author="Claire S" w:date="2026-08-04T11:14:00Z" w16du:dateUtc="2026-08-04T10:14:00Z">
        <w:r w:rsidR="00487F6D">
          <w:rPr>
            <w:rFonts w:ascii="Cambria" w:hAnsi="Cambria"/>
            <w:sz w:val="28"/>
            <w:szCs w:val="28"/>
          </w:rPr>
          <w:t xml:space="preserve"> </w:t>
        </w:r>
      </w:ins>
      <w:ins w:id="28752" w:author="Claire S" w:date="2026-06-06T10:26:00Z" w16du:dateUtc="2026-06-06T09:26:00Z">
        <w:r w:rsidR="009F05BF">
          <w:rPr>
            <w:rFonts w:ascii="Cambria" w:hAnsi="Cambria"/>
            <w:sz w:val="28"/>
            <w:szCs w:val="28"/>
          </w:rPr>
          <w:t>helping her</w:t>
        </w:r>
      </w:ins>
      <w:ins w:id="28753" w:author="Claire S" w:date="2026-08-04T11:46:00Z" w16du:dateUtc="2026-08-04T10:46:00Z">
        <w:r w:rsidR="0097487C">
          <w:rPr>
            <w:rFonts w:ascii="Cambria" w:hAnsi="Cambria"/>
            <w:sz w:val="28"/>
            <w:szCs w:val="28"/>
          </w:rPr>
          <w:t xml:space="preserve"> gradually </w:t>
        </w:r>
      </w:ins>
      <w:ins w:id="28754" w:author="Claire S" w:date="2026-08-04T11:14:00Z" w16du:dateUtc="2026-08-04T10:14:00Z">
        <w:r w:rsidR="00487F6D">
          <w:rPr>
            <w:rFonts w:ascii="Cambria" w:hAnsi="Cambria"/>
            <w:sz w:val="28"/>
            <w:szCs w:val="28"/>
          </w:rPr>
          <w:t>come to terms with</w:t>
        </w:r>
      </w:ins>
      <w:ins w:id="28755" w:author="Claire S" w:date="2026-08-04T11:12:00Z" w16du:dateUtc="2026-08-04T10:12:00Z">
        <w:r w:rsidR="006D3865">
          <w:rPr>
            <w:rFonts w:ascii="Cambria" w:hAnsi="Cambria"/>
            <w:sz w:val="28"/>
            <w:szCs w:val="28"/>
          </w:rPr>
          <w:t xml:space="preserve"> the terrible loss of</w:t>
        </w:r>
      </w:ins>
      <w:ins w:id="28756" w:author="Claire S" w:date="2026-06-06T10:26:00Z" w16du:dateUtc="2026-06-06T09:26:00Z">
        <w:r w:rsidR="009F05BF">
          <w:rPr>
            <w:rFonts w:ascii="Cambria" w:hAnsi="Cambria"/>
            <w:sz w:val="28"/>
            <w:szCs w:val="28"/>
          </w:rPr>
          <w:t xml:space="preserve"> Dex</w:t>
        </w:r>
      </w:ins>
      <w:r w:rsidR="008F7977">
        <w:rPr>
          <w:rFonts w:ascii="Cambria" w:hAnsi="Cambria"/>
          <w:sz w:val="28"/>
          <w:szCs w:val="28"/>
        </w:rPr>
        <w:t>.</w:t>
      </w:r>
    </w:p>
    <w:p w14:paraId="443D8711" w14:textId="29E117FA" w:rsidR="00730017" w:rsidRDefault="0008688F" w:rsidP="00730017">
      <w:pPr>
        <w:spacing w:line="360" w:lineRule="auto"/>
        <w:ind w:firstLine="720"/>
        <w:contextualSpacing/>
        <w:rPr>
          <w:moveTo w:id="28757" w:author="Claire S" w:date="2026-08-04T11:52:00Z" w16du:dateUtc="2026-08-04T10:52:00Z"/>
          <w:rFonts w:ascii="Cambria" w:hAnsi="Cambria"/>
          <w:sz w:val="28"/>
          <w:szCs w:val="28"/>
        </w:rPr>
      </w:pPr>
      <w:ins w:id="28758" w:author="Claire S" w:date="2026-08-04T11:53:00Z" w16du:dateUtc="2026-08-04T10:53:00Z">
        <w:r>
          <w:rPr>
            <w:rFonts w:ascii="Cambria" w:hAnsi="Cambria"/>
            <w:sz w:val="28"/>
            <w:szCs w:val="28"/>
          </w:rPr>
          <w:t>And this she could do without guilt, because o</w:t>
        </w:r>
      </w:ins>
      <w:moveToRangeStart w:id="28759" w:author="Claire S" w:date="2026-08-04T11:52:00Z" w:name="move236736757"/>
      <w:moveTo w:id="28760" w:author="Claire S" w:date="2026-08-04T11:52:00Z" w16du:dateUtc="2026-08-04T10:52:00Z">
        <w:del w:id="28761" w:author="Claire S" w:date="2026-08-04T11:52:00Z" w16du:dateUtc="2026-08-04T10:52:00Z">
          <w:r w:rsidR="00730017" w:rsidDel="00730017">
            <w:rPr>
              <w:rFonts w:ascii="Cambria" w:hAnsi="Cambria"/>
              <w:sz w:val="28"/>
              <w:szCs w:val="28"/>
            </w:rPr>
            <w:delText>After all</w:delText>
          </w:r>
        </w:del>
      </w:moveTo>
      <w:ins w:id="28762" w:author="Claire S" w:date="2026-08-04T11:52:00Z" w16du:dateUtc="2026-08-04T10:52:00Z">
        <w:r w:rsidR="00730017">
          <w:rPr>
            <w:rFonts w:ascii="Cambria" w:hAnsi="Cambria"/>
            <w:sz w:val="28"/>
            <w:szCs w:val="28"/>
          </w:rPr>
          <w:t xml:space="preserve">ne thing </w:t>
        </w:r>
      </w:ins>
      <w:ins w:id="28763" w:author="Claire S" w:date="2026-08-04T11:57:00Z" w16du:dateUtc="2026-08-04T10:57:00Z">
        <w:r w:rsidR="00EE06D7">
          <w:rPr>
            <w:rFonts w:ascii="Cambria" w:hAnsi="Cambria"/>
            <w:sz w:val="28"/>
            <w:szCs w:val="28"/>
          </w:rPr>
          <w:t>Savannah</w:t>
        </w:r>
      </w:ins>
      <w:ins w:id="28764" w:author="Claire S" w:date="2026-08-04T11:52:00Z" w16du:dateUtc="2026-08-04T10:52:00Z">
        <w:r w:rsidR="00730017">
          <w:rPr>
            <w:rFonts w:ascii="Cambria" w:hAnsi="Cambria"/>
            <w:sz w:val="28"/>
            <w:szCs w:val="28"/>
          </w:rPr>
          <w:t xml:space="preserve"> knew for sure about </w:t>
        </w:r>
      </w:ins>
      <w:ins w:id="28765" w:author="Claire S" w:date="2026-08-04T11:53:00Z" w16du:dateUtc="2026-08-04T10:53:00Z">
        <w:r>
          <w:rPr>
            <w:rFonts w:ascii="Cambria" w:hAnsi="Cambria"/>
            <w:sz w:val="28"/>
            <w:szCs w:val="28"/>
          </w:rPr>
          <w:t xml:space="preserve">her beloved fiancé </w:t>
        </w:r>
      </w:ins>
      <w:ins w:id="28766" w:author="Claire S" w:date="2026-08-04T11:52:00Z" w16du:dateUtc="2026-08-04T10:52:00Z">
        <w:r w:rsidR="00730017">
          <w:rPr>
            <w:rFonts w:ascii="Cambria" w:hAnsi="Cambria"/>
            <w:sz w:val="28"/>
            <w:szCs w:val="28"/>
          </w:rPr>
          <w:t>was</w:t>
        </w:r>
      </w:ins>
      <w:ins w:id="28767" w:author="Claire S" w:date="2026-08-04T11:57:00Z" w16du:dateUtc="2026-08-04T10:57:00Z">
        <w:r w:rsidR="00EE06D7">
          <w:rPr>
            <w:rFonts w:ascii="Cambria" w:hAnsi="Cambria"/>
            <w:sz w:val="28"/>
            <w:szCs w:val="28"/>
          </w:rPr>
          <w:t xml:space="preserve"> that</w:t>
        </w:r>
      </w:ins>
      <w:ins w:id="28768" w:author="Claire S" w:date="2026-08-04T11:52:00Z" w16du:dateUtc="2026-08-04T10:52:00Z">
        <w:r w:rsidR="00730017">
          <w:rPr>
            <w:rFonts w:ascii="Cambria" w:hAnsi="Cambria"/>
            <w:sz w:val="28"/>
            <w:szCs w:val="28"/>
          </w:rPr>
          <w:t xml:space="preserve"> he</w:t>
        </w:r>
      </w:ins>
      <w:moveTo w:id="28769" w:author="Claire S" w:date="2026-08-04T11:52:00Z" w16du:dateUtc="2026-08-04T10:52:00Z">
        <w:del w:id="28770" w:author="Claire S" w:date="2026-08-04T11:52:00Z" w16du:dateUtc="2026-08-04T10:52:00Z">
          <w:r w:rsidR="00730017" w:rsidDel="00730017">
            <w:rPr>
              <w:rFonts w:ascii="Cambria" w:hAnsi="Cambria"/>
              <w:sz w:val="28"/>
              <w:szCs w:val="28"/>
            </w:rPr>
            <w:delText xml:space="preserve">, Dex </w:delText>
          </w:r>
        </w:del>
      </w:moveTo>
      <w:ins w:id="28771" w:author="Claire S" w:date="2026-08-04T11:52:00Z" w16du:dateUtc="2026-08-04T10:52:00Z">
        <w:r w:rsidR="00730017">
          <w:rPr>
            <w:rFonts w:ascii="Cambria" w:hAnsi="Cambria"/>
            <w:sz w:val="28"/>
            <w:szCs w:val="28"/>
          </w:rPr>
          <w:t xml:space="preserve"> </w:t>
        </w:r>
      </w:ins>
      <w:moveTo w:id="28772" w:author="Claire S" w:date="2026-08-04T11:52:00Z" w16du:dateUtc="2026-08-04T10:52:00Z">
        <w:r w:rsidR="00730017">
          <w:rPr>
            <w:rFonts w:ascii="Cambria" w:hAnsi="Cambria"/>
            <w:sz w:val="28"/>
            <w:szCs w:val="28"/>
          </w:rPr>
          <w:t>wouldn’t want her to be lonely</w:t>
        </w:r>
      </w:moveTo>
      <w:ins w:id="28773" w:author="Claire S" w:date="2026-08-04T11:57:00Z" w16du:dateUtc="2026-08-04T10:57:00Z">
        <w:r w:rsidR="00EE06D7">
          <w:rPr>
            <w:rFonts w:ascii="Cambria" w:hAnsi="Cambria"/>
            <w:sz w:val="28"/>
            <w:szCs w:val="28"/>
          </w:rPr>
          <w:t xml:space="preserve"> without him</w:t>
        </w:r>
      </w:ins>
      <w:moveTo w:id="28774" w:author="Claire S" w:date="2026-08-04T11:52:00Z" w16du:dateUtc="2026-08-04T10:52:00Z">
        <w:r w:rsidR="00730017">
          <w:rPr>
            <w:rFonts w:ascii="Cambria" w:hAnsi="Cambria"/>
            <w:sz w:val="28"/>
            <w:szCs w:val="28"/>
          </w:rPr>
          <w:t>.</w:t>
        </w:r>
      </w:moveTo>
    </w:p>
    <w:moveToRangeEnd w:id="28759"/>
    <w:p w14:paraId="1D87A8F5" w14:textId="77777777" w:rsidR="00730017" w:rsidRDefault="00730017" w:rsidP="001E3AF5">
      <w:pPr>
        <w:spacing w:line="360" w:lineRule="auto"/>
        <w:contextualSpacing/>
        <w:rPr>
          <w:rFonts w:ascii="Cambria" w:hAnsi="Cambria"/>
          <w:sz w:val="28"/>
          <w:szCs w:val="28"/>
        </w:rPr>
      </w:pPr>
    </w:p>
    <w:p w14:paraId="61034AF6" w14:textId="3794EE03" w:rsidR="00132664" w:rsidDel="00730017" w:rsidRDefault="00132664" w:rsidP="001E3AF5">
      <w:pPr>
        <w:spacing w:line="360" w:lineRule="auto"/>
        <w:contextualSpacing/>
        <w:rPr>
          <w:del w:id="28775" w:author="Claire S" w:date="2026-08-04T11:52:00Z" w16du:dateUtc="2026-08-04T10:52:00Z"/>
          <w:rFonts w:ascii="Cambria" w:hAnsi="Cambria"/>
          <w:sz w:val="28"/>
          <w:szCs w:val="28"/>
        </w:rPr>
      </w:pPr>
      <w:del w:id="28776" w:author="Claire S" w:date="2026-08-04T11:52:00Z" w16du:dateUtc="2026-08-04T10:52:00Z">
        <w:r w:rsidDel="00730017">
          <w:rPr>
            <w:rFonts w:ascii="Cambria" w:hAnsi="Cambria"/>
            <w:sz w:val="28"/>
            <w:szCs w:val="28"/>
          </w:rPr>
          <w:delText>*</w:delText>
        </w:r>
      </w:del>
    </w:p>
    <w:p w14:paraId="5340304E" w14:textId="77777777" w:rsidR="00132664" w:rsidDel="009F05BF" w:rsidRDefault="00132664" w:rsidP="001E3AF5">
      <w:pPr>
        <w:spacing w:line="360" w:lineRule="auto"/>
        <w:contextualSpacing/>
        <w:rPr>
          <w:del w:id="28777" w:author="Claire S" w:date="2026-06-06T10:26:00Z" w16du:dateUtc="2026-06-06T09:26:00Z"/>
          <w:rFonts w:ascii="Cambria" w:hAnsi="Cambria"/>
          <w:sz w:val="28"/>
          <w:szCs w:val="28"/>
        </w:rPr>
      </w:pPr>
      <w:commentRangeStart w:id="28778"/>
    </w:p>
    <w:p w14:paraId="29213895" w14:textId="029C8CB7" w:rsidR="00132664" w:rsidDel="006D3865" w:rsidRDefault="0065002C" w:rsidP="001E3AF5">
      <w:pPr>
        <w:spacing w:line="360" w:lineRule="auto"/>
        <w:contextualSpacing/>
        <w:rPr>
          <w:del w:id="28779" w:author="Claire S" w:date="2026-08-04T11:12:00Z" w16du:dateUtc="2026-08-04T10:12:00Z"/>
          <w:rFonts w:ascii="Cambria" w:hAnsi="Cambria"/>
          <w:sz w:val="28"/>
          <w:szCs w:val="28"/>
        </w:rPr>
      </w:pPr>
      <w:del w:id="28780" w:author="Claire S" w:date="2026-08-04T11:12:00Z" w16du:dateUtc="2026-08-04T10:12:00Z">
        <w:r w:rsidDel="006D3865">
          <w:rPr>
            <w:rFonts w:ascii="Cambria" w:hAnsi="Cambria"/>
            <w:sz w:val="28"/>
            <w:szCs w:val="28"/>
          </w:rPr>
          <w:delText>Almost t</w:delText>
        </w:r>
        <w:r w:rsidR="00132664" w:rsidDel="006D3865">
          <w:rPr>
            <w:rFonts w:ascii="Cambria" w:hAnsi="Cambria"/>
            <w:sz w:val="28"/>
            <w:szCs w:val="28"/>
          </w:rPr>
          <w:delText xml:space="preserve">he biggest relief for Savannah was that </w:delText>
        </w:r>
        <w:commentRangeStart w:id="28781"/>
        <w:commentRangeStart w:id="28782"/>
        <w:r w:rsidR="00132664" w:rsidDel="006D3865">
          <w:rPr>
            <w:rFonts w:ascii="Cambria" w:hAnsi="Cambria"/>
            <w:sz w:val="28"/>
            <w:szCs w:val="28"/>
          </w:rPr>
          <w:delText xml:space="preserve">the suicide note Dex had supposedly </w:delText>
        </w:r>
        <w:r w:rsidDel="006D3865">
          <w:rPr>
            <w:rFonts w:ascii="Cambria" w:hAnsi="Cambria"/>
            <w:sz w:val="28"/>
            <w:szCs w:val="28"/>
          </w:rPr>
          <w:delText>written</w:delText>
        </w:r>
        <w:r w:rsidR="00132664" w:rsidDel="006D3865">
          <w:rPr>
            <w:rFonts w:ascii="Cambria" w:hAnsi="Cambria"/>
            <w:sz w:val="28"/>
            <w:szCs w:val="28"/>
          </w:rPr>
          <w:delText xml:space="preserve"> </w:delText>
        </w:r>
        <w:r w:rsidDel="006D3865">
          <w:rPr>
            <w:rFonts w:ascii="Cambria" w:hAnsi="Cambria"/>
            <w:sz w:val="28"/>
            <w:szCs w:val="28"/>
          </w:rPr>
          <w:delText>had</w:delText>
        </w:r>
        <w:r w:rsidR="00132664" w:rsidDel="006D3865">
          <w:rPr>
            <w:rFonts w:ascii="Cambria" w:hAnsi="Cambria"/>
            <w:sz w:val="28"/>
            <w:szCs w:val="28"/>
          </w:rPr>
          <w:delText xml:space="preserve"> actually</w:delText>
        </w:r>
        <w:r w:rsidDel="006D3865">
          <w:rPr>
            <w:rFonts w:ascii="Cambria" w:hAnsi="Cambria"/>
            <w:sz w:val="28"/>
            <w:szCs w:val="28"/>
          </w:rPr>
          <w:delText xml:space="preserve"> been doctored </w:delText>
        </w:r>
        <w:r w:rsidR="00132664" w:rsidDel="006D3865">
          <w:rPr>
            <w:rFonts w:ascii="Cambria" w:hAnsi="Cambria"/>
            <w:sz w:val="28"/>
            <w:szCs w:val="28"/>
          </w:rPr>
          <w:delText>from his own edit note</w:delText>
        </w:r>
        <w:r w:rsidDel="006D3865">
          <w:rPr>
            <w:rFonts w:ascii="Cambria" w:hAnsi="Cambria"/>
            <w:sz w:val="28"/>
            <w:szCs w:val="28"/>
          </w:rPr>
          <w:delText>s</w:delText>
        </w:r>
        <w:r w:rsidR="00132664" w:rsidDel="006D3865">
          <w:rPr>
            <w:rFonts w:ascii="Cambria" w:hAnsi="Cambria"/>
            <w:sz w:val="28"/>
            <w:szCs w:val="28"/>
          </w:rPr>
          <w:delText xml:space="preserve"> for a new </w:delText>
        </w:r>
        <w:r w:rsidDel="006D3865">
          <w:rPr>
            <w:rFonts w:ascii="Cambria" w:hAnsi="Cambria"/>
            <w:sz w:val="28"/>
            <w:szCs w:val="28"/>
          </w:rPr>
          <w:delText>fantasy</w:delText>
        </w:r>
        <w:r w:rsidR="00132664" w:rsidDel="006D3865">
          <w:rPr>
            <w:rFonts w:ascii="Cambria" w:hAnsi="Cambria"/>
            <w:sz w:val="28"/>
            <w:szCs w:val="28"/>
          </w:rPr>
          <w:delText xml:space="preserve"> writer.  </w:delText>
        </w:r>
        <w:commentRangeEnd w:id="28781"/>
        <w:r w:rsidR="00541183" w:rsidDel="006D3865">
          <w:rPr>
            <w:rStyle w:val="CommentReference"/>
            <w:rFonts w:ascii="Cambria" w:hAnsi="Cambria"/>
            <w:sz w:val="28"/>
            <w:szCs w:val="28"/>
          </w:rPr>
          <w:commentReference w:id="28781"/>
        </w:r>
        <w:commentRangeEnd w:id="28782"/>
        <w:r w:rsidR="00CC3BB5" w:rsidDel="006D3865">
          <w:rPr>
            <w:rStyle w:val="CommentReference"/>
            <w:rFonts w:ascii="Cambria" w:hAnsi="Cambria"/>
            <w:sz w:val="28"/>
            <w:szCs w:val="28"/>
          </w:rPr>
          <w:commentReference w:id="28782"/>
        </w:r>
        <w:r w:rsidR="00132664" w:rsidDel="006D3865">
          <w:rPr>
            <w:rFonts w:ascii="Cambria" w:hAnsi="Cambria"/>
            <w:sz w:val="28"/>
            <w:szCs w:val="28"/>
          </w:rPr>
          <w:delText xml:space="preserve">Violet had </w:delText>
        </w:r>
        <w:r w:rsidDel="006D3865">
          <w:rPr>
            <w:rFonts w:ascii="Cambria" w:hAnsi="Cambria"/>
            <w:sz w:val="28"/>
            <w:szCs w:val="28"/>
          </w:rPr>
          <w:delText>pulled out a line or two from his notebook, and photocopied it</w:delText>
        </w:r>
        <w:r w:rsidR="00132664" w:rsidDel="006D3865">
          <w:rPr>
            <w:rFonts w:ascii="Cambria" w:hAnsi="Cambria"/>
            <w:sz w:val="28"/>
            <w:szCs w:val="28"/>
          </w:rPr>
          <w:delText xml:space="preserve"> </w:delText>
        </w:r>
      </w:del>
      <w:del w:id="28783" w:author="Claire S" w:date="2026-06-06T10:27:00Z" w16du:dateUtc="2026-06-06T09:27:00Z">
        <w:r w:rsidR="00786C92" w:rsidDel="009F05BF">
          <w:rPr>
            <w:rFonts w:ascii="Cambria" w:hAnsi="Cambria"/>
            <w:sz w:val="28"/>
            <w:szCs w:val="28"/>
          </w:rPr>
          <w:delText>convincingly</w:delText>
        </w:r>
      </w:del>
      <w:del w:id="28784" w:author="Claire S" w:date="2026-08-04T11:12:00Z" w16du:dateUtc="2026-08-04T10:12:00Z">
        <w:r w:rsidR="00786C92" w:rsidDel="006D3865">
          <w:rPr>
            <w:rFonts w:ascii="Cambria" w:hAnsi="Cambria"/>
            <w:sz w:val="28"/>
            <w:szCs w:val="28"/>
          </w:rPr>
          <w:delText>.</w:delText>
        </w:r>
        <w:commentRangeEnd w:id="28778"/>
        <w:r w:rsidR="00CE09B9" w:rsidDel="006D3865">
          <w:rPr>
            <w:rStyle w:val="CommentReference"/>
            <w:rFonts w:ascii="Cambria" w:hAnsi="Cambria"/>
            <w:sz w:val="28"/>
            <w:szCs w:val="28"/>
          </w:rPr>
          <w:commentReference w:id="28778"/>
        </w:r>
      </w:del>
    </w:p>
    <w:p w14:paraId="6A438670" w14:textId="485D6127" w:rsidR="00786C92" w:rsidDel="00730017" w:rsidRDefault="00786C92" w:rsidP="001E3AF5">
      <w:pPr>
        <w:spacing w:line="360" w:lineRule="auto"/>
        <w:contextualSpacing/>
        <w:rPr>
          <w:del w:id="28785" w:author="Claire S" w:date="2026-08-04T11:52:00Z" w16du:dateUtc="2026-08-04T10:52:00Z"/>
          <w:rFonts w:ascii="Cambria" w:hAnsi="Cambria"/>
          <w:sz w:val="28"/>
          <w:szCs w:val="28"/>
        </w:rPr>
      </w:pPr>
      <w:del w:id="28786" w:author="Claire S" w:date="2026-08-04T11:14:00Z" w16du:dateUtc="2026-08-04T10:14:00Z">
        <w:r w:rsidDel="00487F6D">
          <w:rPr>
            <w:rFonts w:ascii="Cambria" w:hAnsi="Cambria"/>
            <w:sz w:val="28"/>
            <w:szCs w:val="28"/>
          </w:rPr>
          <w:tab/>
          <w:delText>At least she hadn’t been behind her lover’s death, Savannah thought, not that it made Dex</w:delText>
        </w:r>
        <w:r w:rsidR="00755938" w:rsidDel="00487F6D">
          <w:rPr>
            <w:rFonts w:ascii="Cambria" w:hAnsi="Cambria"/>
            <w:sz w:val="28"/>
            <w:szCs w:val="28"/>
          </w:rPr>
          <w:delText>’</w:delText>
        </w:r>
        <w:r w:rsidDel="00487F6D">
          <w:rPr>
            <w:rFonts w:ascii="Cambria" w:hAnsi="Cambria"/>
            <w:sz w:val="28"/>
            <w:szCs w:val="28"/>
          </w:rPr>
          <w:delText>s loss any less painful.</w:delText>
        </w:r>
      </w:del>
    </w:p>
    <w:p w14:paraId="13DBC32E" w14:textId="063545EE" w:rsidR="00A076D3" w:rsidDel="00730017" w:rsidRDefault="001E3AF5">
      <w:pPr>
        <w:spacing w:line="360" w:lineRule="auto"/>
        <w:contextualSpacing/>
        <w:rPr>
          <w:del w:id="28787" w:author="Claire S" w:date="2026-08-04T11:52:00Z" w16du:dateUtc="2026-08-04T10:52:00Z"/>
          <w:rFonts w:ascii="Cambria" w:hAnsi="Cambria"/>
          <w:sz w:val="28"/>
          <w:szCs w:val="28"/>
        </w:rPr>
      </w:pPr>
      <w:del w:id="28788" w:author="Claire S" w:date="2026-08-04T11:52:00Z" w16du:dateUtc="2026-08-04T10:52:00Z">
        <w:r w:rsidDel="00730017">
          <w:rPr>
            <w:rFonts w:ascii="Cambria" w:hAnsi="Cambria"/>
            <w:sz w:val="28"/>
            <w:szCs w:val="28"/>
          </w:rPr>
          <w:tab/>
          <w:delText>‘</w:delText>
        </w:r>
        <w:r w:rsidR="008F7977" w:rsidDel="00730017">
          <w:rPr>
            <w:rFonts w:ascii="Cambria" w:hAnsi="Cambria"/>
            <w:sz w:val="28"/>
            <w:szCs w:val="28"/>
          </w:rPr>
          <w:delText>Do</w:delText>
        </w:r>
        <w:r w:rsidDel="00730017">
          <w:rPr>
            <w:rFonts w:ascii="Cambria" w:hAnsi="Cambria"/>
            <w:sz w:val="28"/>
            <w:szCs w:val="28"/>
          </w:rPr>
          <w:delText xml:space="preserve"> remind me, Maria,</w:delText>
        </w:r>
        <w:r w:rsidR="00A076D3" w:rsidDel="00730017">
          <w:rPr>
            <w:rFonts w:ascii="Cambria" w:hAnsi="Cambria"/>
            <w:sz w:val="28"/>
            <w:szCs w:val="28"/>
          </w:rPr>
          <w:delText xml:space="preserve"> when I get back from the Caribbean,</w:delText>
        </w:r>
        <w:r w:rsidDel="00730017">
          <w:rPr>
            <w:rFonts w:ascii="Cambria" w:hAnsi="Cambria"/>
            <w:sz w:val="28"/>
            <w:szCs w:val="28"/>
          </w:rPr>
          <w:delText>’ she’d told her housekeeper</w:delText>
        </w:r>
        <w:r w:rsidR="001D3584" w:rsidDel="00730017">
          <w:rPr>
            <w:rFonts w:ascii="Cambria" w:hAnsi="Cambria"/>
            <w:sz w:val="28"/>
            <w:szCs w:val="28"/>
          </w:rPr>
          <w:delText xml:space="preserve"> on</w:delText>
        </w:r>
        <w:r w:rsidDel="00730017">
          <w:rPr>
            <w:rFonts w:ascii="Cambria" w:hAnsi="Cambria"/>
            <w:sz w:val="28"/>
            <w:szCs w:val="28"/>
          </w:rPr>
          <w:delText xml:space="preserve"> the morning of Dex’s huge Hampstead</w:delText>
        </w:r>
        <w:r w:rsidR="00547B39" w:rsidDel="00730017">
          <w:rPr>
            <w:rFonts w:ascii="Cambria" w:hAnsi="Cambria"/>
            <w:sz w:val="28"/>
            <w:szCs w:val="28"/>
          </w:rPr>
          <w:delText xml:space="preserve"> funeral</w:delText>
        </w:r>
        <w:r w:rsidR="00A076D3" w:rsidDel="00730017">
          <w:rPr>
            <w:rFonts w:ascii="Cambria" w:hAnsi="Cambria"/>
            <w:sz w:val="28"/>
            <w:szCs w:val="28"/>
          </w:rPr>
          <w:delText xml:space="preserve">. </w:delText>
        </w:r>
        <w:r w:rsidDel="00730017">
          <w:rPr>
            <w:rFonts w:ascii="Cambria" w:hAnsi="Cambria"/>
            <w:sz w:val="28"/>
            <w:szCs w:val="28"/>
          </w:rPr>
          <w:delText>‘</w:delText>
        </w:r>
        <w:r w:rsidR="00755938" w:rsidDel="00730017">
          <w:rPr>
            <w:rFonts w:ascii="Cambria" w:hAnsi="Cambria"/>
            <w:sz w:val="28"/>
            <w:szCs w:val="28"/>
          </w:rPr>
          <w:delText xml:space="preserve">I must </w:delText>
        </w:r>
        <w:r w:rsidDel="00730017">
          <w:rPr>
            <w:rFonts w:ascii="Cambria" w:hAnsi="Cambria"/>
            <w:sz w:val="28"/>
            <w:szCs w:val="28"/>
          </w:rPr>
          <w:delText>give you a raise.</w:delText>
        </w:r>
        <w:r w:rsidR="00755938" w:rsidDel="00730017">
          <w:rPr>
            <w:rFonts w:ascii="Cambria" w:hAnsi="Cambria"/>
            <w:sz w:val="28"/>
            <w:szCs w:val="28"/>
          </w:rPr>
          <w:delText>’ She’d grown quite fond of hearing Maria’s gentle snores when she stayed in the second guest</w:delText>
        </w:r>
        <w:r w:rsidR="00D11EFA" w:rsidDel="00730017">
          <w:rPr>
            <w:rFonts w:ascii="Cambria" w:hAnsi="Cambria"/>
            <w:sz w:val="28"/>
            <w:szCs w:val="28"/>
          </w:rPr>
          <w:delText>-</w:delText>
        </w:r>
        <w:r w:rsidR="00755938" w:rsidDel="00730017">
          <w:rPr>
            <w:rFonts w:ascii="Cambria" w:hAnsi="Cambria"/>
            <w:sz w:val="28"/>
            <w:szCs w:val="28"/>
          </w:rPr>
          <w:delText>room</w:delText>
        </w:r>
      </w:del>
      <w:ins w:id="28789" w:author="Daisy Watt" w:date="2026-06-24T16:06:00Z" w16du:dateUtc="2026-06-24T14:06:00Z">
        <w:del w:id="28790" w:author="Claire S" w:date="2026-08-04T11:52:00Z" w16du:dateUtc="2026-08-04T10:52:00Z">
          <w:r w:rsidR="005F34C6" w:rsidDel="00730017">
            <w:rPr>
              <w:rFonts w:ascii="Cambria" w:hAnsi="Cambria"/>
              <w:sz w:val="28"/>
              <w:szCs w:val="28"/>
            </w:rPr>
            <w:delText>guestroom</w:delText>
          </w:r>
        </w:del>
      </w:ins>
      <w:del w:id="28791" w:author="Claire S" w:date="2026-08-04T11:52:00Z" w16du:dateUtc="2026-08-04T10:52:00Z">
        <w:r w:rsidR="00755938" w:rsidDel="00730017">
          <w:rPr>
            <w:rFonts w:ascii="Cambria" w:hAnsi="Cambria"/>
            <w:sz w:val="28"/>
            <w:szCs w:val="28"/>
          </w:rPr>
          <w:delText>. ‘</w:delText>
        </w:r>
        <w:r w:rsidR="008F7977" w:rsidDel="00730017">
          <w:rPr>
            <w:rFonts w:ascii="Cambria" w:hAnsi="Cambria"/>
            <w:sz w:val="28"/>
            <w:szCs w:val="28"/>
          </w:rPr>
          <w:delText xml:space="preserve">But </w:delText>
        </w:r>
        <w:r w:rsidR="008F67F7" w:rsidDel="00730017">
          <w:rPr>
            <w:rFonts w:ascii="Cambria" w:hAnsi="Cambria"/>
            <w:sz w:val="28"/>
            <w:szCs w:val="28"/>
          </w:rPr>
          <w:delText>for now,</w:delText>
        </w:r>
        <w:r w:rsidR="00547B39" w:rsidDel="00730017">
          <w:rPr>
            <w:rFonts w:ascii="Cambria" w:hAnsi="Cambria"/>
            <w:sz w:val="28"/>
            <w:szCs w:val="28"/>
          </w:rPr>
          <w:delText xml:space="preserve"> </w:delText>
        </w:r>
        <w:r w:rsidDel="00730017">
          <w:rPr>
            <w:rFonts w:ascii="Cambria" w:hAnsi="Cambria"/>
            <w:sz w:val="28"/>
            <w:szCs w:val="28"/>
          </w:rPr>
          <w:delText>zip me up</w:delText>
        </w:r>
      </w:del>
      <w:ins w:id="28792" w:author="Daisy Watt" w:date="2026-06-24T16:06:00Z" w16du:dateUtc="2026-06-24T14:06:00Z">
        <w:del w:id="28793" w:author="Claire S" w:date="2026-08-04T11:52:00Z" w16du:dateUtc="2026-08-04T10:52:00Z">
          <w:r w:rsidR="00892FBF" w:rsidDel="00730017">
            <w:rPr>
              <w:rFonts w:ascii="Cambria" w:hAnsi="Cambria"/>
              <w:sz w:val="28"/>
              <w:szCs w:val="28"/>
            </w:rPr>
            <w:delText>,</w:delText>
          </w:r>
        </w:del>
      </w:ins>
      <w:del w:id="28794" w:author="Claire S" w:date="2026-08-04T11:52:00Z" w16du:dateUtc="2026-08-04T10:52:00Z">
        <w:r w:rsidR="008F7977" w:rsidDel="00730017">
          <w:rPr>
            <w:rFonts w:ascii="Cambria" w:hAnsi="Cambria"/>
            <w:sz w:val="28"/>
            <w:szCs w:val="28"/>
          </w:rPr>
          <w:delText xml:space="preserve"> </w:delText>
        </w:r>
        <w:r w:rsidR="008F67F7" w:rsidDel="00730017">
          <w:rPr>
            <w:rFonts w:ascii="Cambria" w:hAnsi="Cambria"/>
            <w:sz w:val="28"/>
            <w:szCs w:val="28"/>
          </w:rPr>
          <w:delText>please.</w:delText>
        </w:r>
        <w:r w:rsidDel="00730017">
          <w:rPr>
            <w:rFonts w:ascii="Cambria" w:hAnsi="Cambria"/>
            <w:sz w:val="28"/>
            <w:szCs w:val="28"/>
          </w:rPr>
          <w:delText xml:space="preserve">’ </w:delText>
        </w:r>
      </w:del>
    </w:p>
    <w:p w14:paraId="1BF8C729" w14:textId="5883D53E" w:rsidR="00863CAA" w:rsidRDefault="00D11EFA">
      <w:pPr>
        <w:spacing w:line="360" w:lineRule="auto"/>
        <w:contextualSpacing/>
        <w:rPr>
          <w:rFonts w:ascii="Cambria" w:hAnsi="Cambria"/>
          <w:sz w:val="28"/>
          <w:szCs w:val="28"/>
        </w:rPr>
        <w:pPrChange w:id="28795" w:author="Claire S" w:date="2026-08-04T11:52:00Z" w16du:dateUtc="2026-08-04T10:52:00Z">
          <w:pPr>
            <w:spacing w:line="360" w:lineRule="auto"/>
            <w:ind w:firstLine="720"/>
            <w:contextualSpacing/>
          </w:pPr>
        </w:pPrChange>
      </w:pPr>
      <w:del w:id="28796" w:author="Claire S" w:date="2026-08-04T11:49:00Z" w16du:dateUtc="2026-08-04T10:49:00Z">
        <w:r w:rsidDel="006F6917">
          <w:rPr>
            <w:rFonts w:ascii="Cambria" w:hAnsi="Cambria"/>
            <w:sz w:val="28"/>
            <w:szCs w:val="28"/>
          </w:rPr>
          <w:delText>D</w:delText>
        </w:r>
        <w:r w:rsidR="008F67F7" w:rsidDel="006F6917">
          <w:rPr>
            <w:rFonts w:ascii="Cambria" w:hAnsi="Cambria"/>
            <w:sz w:val="28"/>
            <w:szCs w:val="28"/>
          </w:rPr>
          <w:delText>elighted</w:delText>
        </w:r>
        <w:r w:rsidR="001E3AF5" w:rsidDel="006F6917">
          <w:rPr>
            <w:rFonts w:ascii="Cambria" w:hAnsi="Cambria"/>
            <w:sz w:val="28"/>
            <w:szCs w:val="28"/>
          </w:rPr>
          <w:delText xml:space="preserve"> with her </w:delText>
        </w:r>
        <w:r w:rsidR="00863CAA" w:rsidDel="006F6917">
          <w:rPr>
            <w:rFonts w:ascii="Cambria" w:hAnsi="Cambria"/>
            <w:sz w:val="28"/>
            <w:szCs w:val="28"/>
          </w:rPr>
          <w:delText xml:space="preserve">beautiful </w:delText>
        </w:r>
        <w:r w:rsidR="001E3AF5" w:rsidDel="006F6917">
          <w:rPr>
            <w:rFonts w:ascii="Cambria" w:hAnsi="Cambria"/>
            <w:sz w:val="28"/>
            <w:szCs w:val="28"/>
          </w:rPr>
          <w:delText xml:space="preserve">black </w:delText>
        </w:r>
        <w:r w:rsidR="00675106" w:rsidDel="006F6917">
          <w:rPr>
            <w:rFonts w:ascii="Cambria" w:hAnsi="Cambria"/>
            <w:sz w:val="28"/>
            <w:szCs w:val="28"/>
          </w:rPr>
          <w:delText>Stella MacCartney dress</w:delText>
        </w:r>
        <w:r w:rsidR="00863CAA" w:rsidDel="006F6917">
          <w:rPr>
            <w:rFonts w:ascii="Cambria" w:hAnsi="Cambria"/>
            <w:sz w:val="28"/>
            <w:szCs w:val="28"/>
          </w:rPr>
          <w:delText xml:space="preserve"> </w:delText>
        </w:r>
        <w:r w:rsidR="00A076D3" w:rsidDel="006F6917">
          <w:rPr>
            <w:rFonts w:ascii="Cambria" w:hAnsi="Cambria"/>
            <w:sz w:val="28"/>
            <w:szCs w:val="28"/>
          </w:rPr>
          <w:delText xml:space="preserve">and little black veil, </w:delText>
        </w:r>
        <w:r w:rsidDel="006F6917">
          <w:rPr>
            <w:rFonts w:ascii="Cambria" w:hAnsi="Cambria"/>
            <w:sz w:val="28"/>
            <w:szCs w:val="28"/>
          </w:rPr>
          <w:delText xml:space="preserve">Savannah thought she </w:delText>
        </w:r>
        <w:r w:rsidR="00863CAA" w:rsidDel="006F6917">
          <w:rPr>
            <w:rFonts w:ascii="Cambria" w:hAnsi="Cambria"/>
            <w:sz w:val="28"/>
            <w:szCs w:val="28"/>
          </w:rPr>
          <w:delText>look</w:delText>
        </w:r>
        <w:r w:rsidDel="006F6917">
          <w:rPr>
            <w:rFonts w:ascii="Cambria" w:hAnsi="Cambria"/>
            <w:sz w:val="28"/>
            <w:szCs w:val="28"/>
          </w:rPr>
          <w:delText>ed</w:delText>
        </w:r>
        <w:r w:rsidR="00863CAA" w:rsidDel="006F6917">
          <w:rPr>
            <w:rFonts w:ascii="Cambria" w:hAnsi="Cambria"/>
            <w:sz w:val="28"/>
            <w:szCs w:val="28"/>
          </w:rPr>
          <w:delText xml:space="preserve"> like a stylish </w:delText>
        </w:r>
        <w:r w:rsidR="00A076D3" w:rsidDel="006F6917">
          <w:rPr>
            <w:rFonts w:ascii="Cambria" w:hAnsi="Cambria"/>
            <w:sz w:val="28"/>
            <w:szCs w:val="28"/>
          </w:rPr>
          <w:delText>M</w:delText>
        </w:r>
      </w:del>
      <w:ins w:id="28797" w:author="Daisy Watt" w:date="2026-06-24T16:06:00Z" w16du:dateUtc="2026-06-24T14:06:00Z">
        <w:del w:id="28798" w:author="Claire S" w:date="2026-08-04T11:49:00Z" w16du:dateUtc="2026-08-04T10:49:00Z">
          <w:r w:rsidR="00A46A50" w:rsidDel="006F6917">
            <w:rPr>
              <w:rFonts w:ascii="Cambria" w:hAnsi="Cambria"/>
              <w:sz w:val="28"/>
              <w:szCs w:val="28"/>
            </w:rPr>
            <w:delText>m</w:delText>
          </w:r>
        </w:del>
      </w:ins>
      <w:del w:id="28799" w:author="Claire S" w:date="2026-08-04T11:49:00Z" w16du:dateUtc="2026-08-04T10:49:00Z">
        <w:r w:rsidR="00A076D3" w:rsidDel="006F6917">
          <w:rPr>
            <w:rFonts w:ascii="Cambria" w:hAnsi="Cambria"/>
            <w:sz w:val="28"/>
            <w:szCs w:val="28"/>
          </w:rPr>
          <w:delText>afia wido</w:delText>
        </w:r>
        <w:r w:rsidR="00863CAA" w:rsidDel="006F6917">
          <w:rPr>
            <w:rFonts w:ascii="Cambria" w:hAnsi="Cambria"/>
            <w:sz w:val="28"/>
            <w:szCs w:val="28"/>
          </w:rPr>
          <w:delText>w</w:delText>
        </w:r>
        <w:r w:rsidR="00675106" w:rsidDel="006F6917">
          <w:rPr>
            <w:rFonts w:ascii="Cambria" w:hAnsi="Cambria"/>
            <w:sz w:val="28"/>
            <w:szCs w:val="28"/>
          </w:rPr>
          <w:delText xml:space="preserve">. </w:delText>
        </w:r>
      </w:del>
      <w:del w:id="28800" w:author="Claire S" w:date="2026-08-04T11:52:00Z" w16du:dateUtc="2026-08-04T10:52:00Z">
        <w:r w:rsidR="00A076D3" w:rsidDel="00730017">
          <w:rPr>
            <w:rFonts w:ascii="Cambria" w:hAnsi="Cambria"/>
            <w:sz w:val="28"/>
            <w:szCs w:val="28"/>
          </w:rPr>
          <w:delText>The dress</w:delText>
        </w:r>
        <w:r w:rsidR="00675106" w:rsidDel="00730017">
          <w:rPr>
            <w:rFonts w:ascii="Cambria" w:hAnsi="Cambria"/>
            <w:sz w:val="28"/>
            <w:szCs w:val="28"/>
          </w:rPr>
          <w:delText xml:space="preserve"> was e</w:delText>
        </w:r>
        <w:r w:rsidR="00E9626D" w:rsidDel="00730017">
          <w:rPr>
            <w:rFonts w:ascii="Cambria" w:hAnsi="Cambria"/>
            <w:sz w:val="28"/>
            <w:szCs w:val="28"/>
          </w:rPr>
          <w:delText xml:space="preserve">ven </w:delText>
        </w:r>
        <w:r w:rsidR="00547B39" w:rsidDel="00730017">
          <w:rPr>
            <w:rFonts w:ascii="Cambria" w:hAnsi="Cambria"/>
            <w:sz w:val="28"/>
            <w:szCs w:val="28"/>
          </w:rPr>
          <w:delText>environmentally</w:delText>
        </w:r>
        <w:r w:rsidR="00675106" w:rsidDel="00730017">
          <w:rPr>
            <w:rFonts w:ascii="Cambria" w:hAnsi="Cambria"/>
            <w:sz w:val="28"/>
            <w:szCs w:val="28"/>
          </w:rPr>
          <w:delText xml:space="preserve"> </w:delText>
        </w:r>
        <w:r w:rsidR="00547B39" w:rsidDel="00730017">
          <w:rPr>
            <w:rFonts w:ascii="Cambria" w:hAnsi="Cambria"/>
            <w:sz w:val="28"/>
            <w:szCs w:val="28"/>
          </w:rPr>
          <w:delText>friendly</w:delText>
        </w:r>
        <w:r w:rsidR="00E9626D" w:rsidDel="00730017">
          <w:rPr>
            <w:rFonts w:ascii="Cambria" w:hAnsi="Cambria"/>
            <w:sz w:val="28"/>
            <w:szCs w:val="28"/>
          </w:rPr>
          <w:delText xml:space="preserve">, </w:delText>
        </w:r>
        <w:r w:rsidR="00863CAA" w:rsidDel="00730017">
          <w:rPr>
            <w:rFonts w:ascii="Cambria" w:hAnsi="Cambria"/>
            <w:sz w:val="28"/>
            <w:szCs w:val="28"/>
          </w:rPr>
          <w:delText xml:space="preserve">offsetting </w:delText>
        </w:r>
        <w:r w:rsidR="00675106" w:rsidDel="00730017">
          <w:rPr>
            <w:rFonts w:ascii="Cambria" w:hAnsi="Cambria"/>
            <w:sz w:val="28"/>
            <w:szCs w:val="28"/>
          </w:rPr>
          <w:delText xml:space="preserve">the private jet </w:delText>
        </w:r>
        <w:r w:rsidR="00863CAA" w:rsidDel="00730017">
          <w:rPr>
            <w:rFonts w:ascii="Cambria" w:hAnsi="Cambria"/>
            <w:sz w:val="28"/>
            <w:szCs w:val="28"/>
          </w:rPr>
          <w:delText xml:space="preserve">that </w:delText>
        </w:r>
        <w:r w:rsidR="00A02FF4" w:rsidDel="00730017">
          <w:rPr>
            <w:rFonts w:ascii="Cambria" w:hAnsi="Cambria"/>
            <w:sz w:val="28"/>
            <w:szCs w:val="28"/>
          </w:rPr>
          <w:delText>would fly</w:delText>
        </w:r>
        <w:r w:rsidR="00675106" w:rsidDel="00730017">
          <w:rPr>
            <w:rFonts w:ascii="Cambria" w:hAnsi="Cambria"/>
            <w:sz w:val="28"/>
            <w:szCs w:val="28"/>
          </w:rPr>
          <w:delText xml:space="preserve"> her and Brad to </w:delText>
        </w:r>
        <w:r w:rsidR="004C2243" w:rsidDel="00730017">
          <w:rPr>
            <w:rFonts w:ascii="Cambria" w:hAnsi="Cambria"/>
            <w:sz w:val="28"/>
            <w:szCs w:val="28"/>
          </w:rPr>
          <w:delText>Barbados</w:delText>
        </w:r>
        <w:r w:rsidR="00675106" w:rsidDel="00730017">
          <w:rPr>
            <w:rFonts w:ascii="Cambria" w:hAnsi="Cambria"/>
            <w:sz w:val="28"/>
            <w:szCs w:val="28"/>
          </w:rPr>
          <w:delText xml:space="preserve"> tomorrow. </w:delText>
        </w:r>
        <w:r w:rsidR="00863CAA" w:rsidDel="00730017">
          <w:rPr>
            <w:rFonts w:ascii="Cambria" w:hAnsi="Cambria"/>
            <w:sz w:val="28"/>
            <w:szCs w:val="28"/>
          </w:rPr>
          <w:delText xml:space="preserve"> </w:delText>
        </w:r>
        <w:r w:rsidR="00547B39" w:rsidDel="00730017">
          <w:rPr>
            <w:rFonts w:ascii="Cambria" w:hAnsi="Cambria"/>
            <w:sz w:val="28"/>
            <w:szCs w:val="28"/>
          </w:rPr>
          <w:delText xml:space="preserve">A </w:delText>
        </w:r>
        <w:r w:rsidR="00863CAA" w:rsidDel="00730017">
          <w:rPr>
            <w:rFonts w:ascii="Cambria" w:hAnsi="Cambria"/>
            <w:sz w:val="28"/>
            <w:szCs w:val="28"/>
          </w:rPr>
          <w:delText xml:space="preserve">long </w:delText>
        </w:r>
        <w:r w:rsidR="00547B39" w:rsidDel="00730017">
          <w:rPr>
            <w:rFonts w:ascii="Cambria" w:hAnsi="Cambria"/>
            <w:sz w:val="28"/>
            <w:szCs w:val="28"/>
          </w:rPr>
          <w:delText xml:space="preserve">weekend </w:delText>
        </w:r>
        <w:r w:rsidR="00863CAA" w:rsidDel="00730017">
          <w:rPr>
            <w:rFonts w:ascii="Cambria" w:hAnsi="Cambria"/>
            <w:sz w:val="28"/>
            <w:szCs w:val="28"/>
          </w:rPr>
          <w:delText xml:space="preserve">of </w:delText>
        </w:r>
        <w:r w:rsidR="00547B39" w:rsidDel="00730017">
          <w:rPr>
            <w:rFonts w:ascii="Cambria" w:hAnsi="Cambria"/>
            <w:sz w:val="28"/>
            <w:szCs w:val="28"/>
          </w:rPr>
          <w:delText xml:space="preserve">shagging, then </w:delText>
        </w:r>
        <w:r w:rsidR="001D3584" w:rsidDel="00730017">
          <w:rPr>
            <w:rFonts w:ascii="Cambria" w:hAnsi="Cambria"/>
            <w:sz w:val="28"/>
            <w:szCs w:val="28"/>
          </w:rPr>
          <w:delText xml:space="preserve">off to meet </w:delText>
        </w:r>
        <w:r w:rsidR="00863CAA" w:rsidDel="00730017">
          <w:rPr>
            <w:rFonts w:ascii="Cambria" w:hAnsi="Cambria"/>
            <w:sz w:val="28"/>
            <w:szCs w:val="28"/>
          </w:rPr>
          <w:delText>Savannah’s</w:delText>
        </w:r>
        <w:r w:rsidR="001D3584" w:rsidDel="00730017">
          <w:rPr>
            <w:rFonts w:ascii="Cambria" w:hAnsi="Cambria"/>
            <w:sz w:val="28"/>
            <w:szCs w:val="28"/>
          </w:rPr>
          <w:delText xml:space="preserve"> twin Bella and husband</w:delText>
        </w:r>
        <w:r w:rsidR="00531FCA" w:rsidDel="00730017">
          <w:rPr>
            <w:rFonts w:ascii="Cambria" w:hAnsi="Cambria"/>
            <w:sz w:val="28"/>
            <w:szCs w:val="28"/>
          </w:rPr>
          <w:delText xml:space="preserve"> Omari</w:delText>
        </w:r>
        <w:r w:rsidR="001D3584" w:rsidDel="00730017">
          <w:rPr>
            <w:rFonts w:ascii="Cambria" w:hAnsi="Cambria"/>
            <w:sz w:val="28"/>
            <w:szCs w:val="28"/>
          </w:rPr>
          <w:delText xml:space="preserve">, </w:delText>
        </w:r>
        <w:r w:rsidR="00863CAA" w:rsidDel="00730017">
          <w:rPr>
            <w:rFonts w:ascii="Cambria" w:hAnsi="Cambria"/>
            <w:sz w:val="28"/>
            <w:szCs w:val="28"/>
          </w:rPr>
          <w:delText>for</w:delText>
        </w:r>
        <w:r w:rsidR="001D3584" w:rsidDel="00730017">
          <w:rPr>
            <w:rFonts w:ascii="Cambria" w:hAnsi="Cambria"/>
            <w:sz w:val="28"/>
            <w:szCs w:val="28"/>
          </w:rPr>
          <w:delText xml:space="preserve"> some much-earned rest.</w:delText>
        </w:r>
        <w:r w:rsidR="00547B39" w:rsidDel="00730017">
          <w:rPr>
            <w:rFonts w:ascii="Cambria" w:hAnsi="Cambria"/>
            <w:sz w:val="28"/>
            <w:szCs w:val="28"/>
          </w:rPr>
          <w:delText xml:space="preserve"> </w:delText>
        </w:r>
      </w:del>
      <w:r w:rsidR="00547B39">
        <w:rPr>
          <w:rFonts w:ascii="Cambria" w:hAnsi="Cambria"/>
          <w:sz w:val="28"/>
          <w:szCs w:val="28"/>
        </w:rPr>
        <w:t xml:space="preserve"> </w:t>
      </w:r>
    </w:p>
    <w:p w14:paraId="7CB8E286" w14:textId="2923AFEE" w:rsidR="001E3AF5" w:rsidDel="00730017" w:rsidRDefault="00863CAA" w:rsidP="00863CAA">
      <w:pPr>
        <w:spacing w:line="360" w:lineRule="auto"/>
        <w:ind w:firstLine="720"/>
        <w:contextualSpacing/>
        <w:rPr>
          <w:moveFrom w:id="28801" w:author="Claire S" w:date="2026-08-04T11:52:00Z" w16du:dateUtc="2026-08-04T10:52:00Z"/>
          <w:rFonts w:ascii="Cambria" w:hAnsi="Cambria"/>
          <w:sz w:val="28"/>
          <w:szCs w:val="28"/>
        </w:rPr>
      </w:pPr>
      <w:moveFromRangeStart w:id="28802" w:author="Claire S" w:date="2026-08-04T11:52:00Z" w:name="move236736757"/>
      <w:moveFrom w:id="28803" w:author="Claire S" w:date="2026-08-04T11:52:00Z" w16du:dateUtc="2026-08-04T10:52:00Z">
        <w:r w:rsidDel="00730017">
          <w:rPr>
            <w:rFonts w:ascii="Cambria" w:hAnsi="Cambria"/>
            <w:sz w:val="28"/>
            <w:szCs w:val="28"/>
          </w:rPr>
          <w:t>A</w:t>
        </w:r>
        <w:r w:rsidR="00AB24F1" w:rsidDel="00730017">
          <w:rPr>
            <w:rFonts w:ascii="Cambria" w:hAnsi="Cambria"/>
            <w:sz w:val="28"/>
            <w:szCs w:val="28"/>
          </w:rPr>
          <w:t xml:space="preserve">fter all, </w:t>
        </w:r>
        <w:r w:rsidR="00547B39" w:rsidDel="00730017">
          <w:rPr>
            <w:rFonts w:ascii="Cambria" w:hAnsi="Cambria"/>
            <w:sz w:val="28"/>
            <w:szCs w:val="28"/>
          </w:rPr>
          <w:t>Dex wouldn’t want her to be lonely.</w:t>
        </w:r>
      </w:moveFrom>
    </w:p>
    <w:moveFromRangeEnd w:id="28802"/>
    <w:p w14:paraId="3CC6645C" w14:textId="139D9564" w:rsidR="00675106" w:rsidDel="00730017" w:rsidRDefault="001E3AF5">
      <w:pPr>
        <w:spacing w:line="360" w:lineRule="auto"/>
        <w:contextualSpacing/>
        <w:rPr>
          <w:del w:id="28804" w:author="Claire S" w:date="2026-08-04T11:52:00Z" w16du:dateUtc="2026-08-04T10:52:00Z"/>
          <w:rFonts w:ascii="Cambria" w:hAnsi="Cambria"/>
          <w:sz w:val="28"/>
          <w:szCs w:val="28"/>
        </w:rPr>
      </w:pPr>
      <w:r>
        <w:rPr>
          <w:rFonts w:ascii="Cambria" w:hAnsi="Cambria"/>
          <w:sz w:val="28"/>
          <w:szCs w:val="28"/>
        </w:rPr>
        <w:tab/>
      </w:r>
      <w:del w:id="28805" w:author="Claire S" w:date="2026-08-04T11:52:00Z" w16du:dateUtc="2026-08-04T10:52:00Z">
        <w:r w:rsidDel="00730017">
          <w:rPr>
            <w:rFonts w:ascii="Cambria" w:hAnsi="Cambria"/>
            <w:sz w:val="28"/>
            <w:szCs w:val="28"/>
          </w:rPr>
          <w:delText>‘Thank you</w:delText>
        </w:r>
        <w:r w:rsidR="00E9626D" w:rsidDel="00730017">
          <w:rPr>
            <w:rFonts w:ascii="Cambria" w:hAnsi="Cambria"/>
            <w:sz w:val="28"/>
            <w:szCs w:val="28"/>
          </w:rPr>
          <w:delText>,</w:delText>
        </w:r>
        <w:r w:rsidDel="00730017">
          <w:rPr>
            <w:rFonts w:ascii="Cambria" w:hAnsi="Cambria"/>
            <w:sz w:val="28"/>
            <w:szCs w:val="28"/>
          </w:rPr>
          <w:delText xml:space="preserve"> Mrs Savannah,’ </w:delText>
        </w:r>
        <w:r w:rsidR="00675106" w:rsidDel="00730017">
          <w:rPr>
            <w:rFonts w:ascii="Cambria" w:hAnsi="Cambria"/>
            <w:sz w:val="28"/>
            <w:szCs w:val="28"/>
          </w:rPr>
          <w:delText xml:space="preserve">Maria said solemnly, and picked up the carpet spray and paper-towel. </w:delText>
        </w:r>
        <w:r w:rsidR="00A076D3" w:rsidDel="00730017">
          <w:rPr>
            <w:rFonts w:ascii="Cambria" w:hAnsi="Cambria"/>
            <w:sz w:val="28"/>
            <w:szCs w:val="28"/>
          </w:rPr>
          <w:delText>‘I will remind you.’</w:delText>
        </w:r>
      </w:del>
    </w:p>
    <w:p w14:paraId="3E19BE4C" w14:textId="5A332BF4" w:rsidR="001E3AF5" w:rsidRDefault="00675106">
      <w:pPr>
        <w:spacing w:line="360" w:lineRule="auto"/>
        <w:contextualSpacing/>
        <w:rPr>
          <w:rFonts w:ascii="Cambria" w:hAnsi="Cambria"/>
          <w:sz w:val="28"/>
          <w:szCs w:val="28"/>
        </w:rPr>
        <w:pPrChange w:id="28806" w:author="Claire S" w:date="2026-08-04T11:52:00Z" w16du:dateUtc="2026-08-04T10:52:00Z">
          <w:pPr>
            <w:spacing w:line="360" w:lineRule="auto"/>
            <w:ind w:firstLine="720"/>
            <w:contextualSpacing/>
          </w:pPr>
        </w:pPrChange>
      </w:pPr>
      <w:del w:id="28807" w:author="Claire S" w:date="2026-08-04T11:52:00Z" w16du:dateUtc="2026-08-04T10:52:00Z">
        <w:r w:rsidDel="00730017">
          <w:rPr>
            <w:rFonts w:ascii="Cambria" w:hAnsi="Cambria"/>
            <w:sz w:val="28"/>
            <w:szCs w:val="28"/>
          </w:rPr>
          <w:delText>‘</w:delText>
        </w:r>
        <w:r w:rsidR="00E9626D" w:rsidDel="00730017">
          <w:rPr>
            <w:rFonts w:ascii="Cambria" w:hAnsi="Cambria"/>
            <w:sz w:val="28"/>
            <w:szCs w:val="28"/>
          </w:rPr>
          <w:delText>Is that n</w:delText>
        </w:r>
        <w:r w:rsidDel="00730017">
          <w:rPr>
            <w:rFonts w:ascii="Cambria" w:hAnsi="Cambria"/>
            <w:sz w:val="28"/>
            <w:szCs w:val="28"/>
          </w:rPr>
          <w:delText>aughty Kylie</w:delText>
        </w:r>
        <w:r w:rsidR="00E9626D" w:rsidDel="00730017">
          <w:rPr>
            <w:rFonts w:ascii="Cambria" w:hAnsi="Cambria"/>
            <w:sz w:val="28"/>
            <w:szCs w:val="28"/>
          </w:rPr>
          <w:delText xml:space="preserve"> again?</w:delText>
        </w:r>
        <w:r w:rsidDel="00730017">
          <w:rPr>
            <w:rFonts w:ascii="Cambria" w:hAnsi="Cambria"/>
            <w:sz w:val="28"/>
            <w:szCs w:val="28"/>
          </w:rPr>
          <w:delText xml:space="preserve">’ Savannah arched a </w:delText>
        </w:r>
        <w:r w:rsidR="001D3584" w:rsidDel="00730017">
          <w:rPr>
            <w:rFonts w:ascii="Cambria" w:hAnsi="Cambria"/>
            <w:sz w:val="28"/>
            <w:szCs w:val="28"/>
          </w:rPr>
          <w:delText>perfect micro-</w:delText>
        </w:r>
        <w:r w:rsidR="00B822A1" w:rsidDel="00730017">
          <w:rPr>
            <w:rFonts w:ascii="Cambria" w:hAnsi="Cambria"/>
            <w:sz w:val="28"/>
            <w:szCs w:val="28"/>
          </w:rPr>
          <w:delText>blad</w:delText>
        </w:r>
        <w:r w:rsidR="001D3584" w:rsidDel="00730017">
          <w:rPr>
            <w:rFonts w:ascii="Cambria" w:hAnsi="Cambria"/>
            <w:sz w:val="28"/>
            <w:szCs w:val="28"/>
          </w:rPr>
          <w:delText xml:space="preserve">ed </w:delText>
        </w:r>
        <w:r w:rsidDel="00730017">
          <w:rPr>
            <w:rFonts w:ascii="Cambria" w:hAnsi="Cambria"/>
            <w:sz w:val="28"/>
            <w:szCs w:val="28"/>
          </w:rPr>
          <w:delText>brow. ‘You really must train her better, Maria.</w:delText>
        </w:r>
        <w:r w:rsidR="00E9626D" w:rsidDel="00730017">
          <w:rPr>
            <w:rFonts w:ascii="Cambria" w:hAnsi="Cambria"/>
            <w:sz w:val="28"/>
            <w:szCs w:val="28"/>
          </w:rPr>
          <w:delText xml:space="preserve">  You can do that when I’m away on my </w:delText>
        </w:r>
      </w:del>
      <w:del w:id="28808" w:author="Claire S" w:date="2026-06-05T18:56:00Z" w16du:dateUtc="2026-06-05T17:56:00Z">
        <w:r w:rsidR="00A076D3" w:rsidDel="00230760">
          <w:rPr>
            <w:rFonts w:ascii="Cambria" w:hAnsi="Cambria"/>
            <w:sz w:val="28"/>
            <w:szCs w:val="28"/>
          </w:rPr>
          <w:delText xml:space="preserve">little </w:delText>
        </w:r>
      </w:del>
      <w:del w:id="28809" w:author="Claire S" w:date="2026-08-04T11:52:00Z" w16du:dateUtc="2026-08-04T10:52:00Z">
        <w:r w:rsidR="00E9626D" w:rsidDel="00730017">
          <w:rPr>
            <w:rFonts w:ascii="Cambria" w:hAnsi="Cambria"/>
            <w:sz w:val="28"/>
            <w:szCs w:val="28"/>
          </w:rPr>
          <w:delText>break.</w:delText>
        </w:r>
        <w:r w:rsidDel="00730017">
          <w:rPr>
            <w:rFonts w:ascii="Cambria" w:hAnsi="Cambria"/>
            <w:sz w:val="28"/>
            <w:szCs w:val="28"/>
          </w:rPr>
          <w:delText>’</w:delText>
        </w:r>
      </w:del>
    </w:p>
    <w:p w14:paraId="72D06DEC" w14:textId="63CE53C0" w:rsidR="001E3AF5" w:rsidRDefault="001E3AF5" w:rsidP="006D275D">
      <w:pPr>
        <w:spacing w:line="360" w:lineRule="auto"/>
        <w:contextualSpacing/>
        <w:rPr>
          <w:rFonts w:ascii="Cambria" w:hAnsi="Cambria"/>
          <w:sz w:val="28"/>
          <w:szCs w:val="28"/>
        </w:rPr>
      </w:pPr>
    </w:p>
    <w:p w14:paraId="6F6BE1AA" w14:textId="77777777" w:rsidR="003716B5" w:rsidRDefault="003716B5" w:rsidP="003716B5">
      <w:pPr>
        <w:spacing w:line="360" w:lineRule="auto"/>
        <w:contextualSpacing/>
        <w:jc w:val="center"/>
        <w:rPr>
          <w:rFonts w:ascii="Cambria" w:hAnsi="Cambria"/>
          <w:b/>
          <w:bCs/>
          <w:sz w:val="28"/>
          <w:szCs w:val="28"/>
        </w:rPr>
      </w:pPr>
    </w:p>
    <w:p w14:paraId="2DB8CFB4" w14:textId="77777777" w:rsidR="003716B5" w:rsidRDefault="003716B5" w:rsidP="003716B5">
      <w:pPr>
        <w:spacing w:line="360" w:lineRule="auto"/>
        <w:contextualSpacing/>
        <w:jc w:val="center"/>
        <w:rPr>
          <w:rFonts w:ascii="Cambria" w:hAnsi="Cambria"/>
          <w:b/>
          <w:bCs/>
          <w:sz w:val="28"/>
          <w:szCs w:val="28"/>
        </w:rPr>
      </w:pPr>
    </w:p>
    <w:p w14:paraId="25E1A43E" w14:textId="77777777" w:rsidR="003716B5" w:rsidRDefault="003716B5" w:rsidP="003716B5">
      <w:pPr>
        <w:spacing w:line="360" w:lineRule="auto"/>
        <w:contextualSpacing/>
        <w:jc w:val="center"/>
        <w:rPr>
          <w:rFonts w:ascii="Cambria" w:hAnsi="Cambria"/>
          <w:b/>
          <w:bCs/>
          <w:sz w:val="28"/>
          <w:szCs w:val="28"/>
        </w:rPr>
      </w:pPr>
    </w:p>
    <w:p w14:paraId="68BC1BFC" w14:textId="77777777" w:rsidR="003716B5" w:rsidRDefault="003716B5" w:rsidP="003716B5">
      <w:pPr>
        <w:spacing w:line="360" w:lineRule="auto"/>
        <w:contextualSpacing/>
        <w:jc w:val="center"/>
        <w:rPr>
          <w:rFonts w:ascii="Cambria" w:hAnsi="Cambria"/>
          <w:b/>
          <w:bCs/>
          <w:sz w:val="28"/>
          <w:szCs w:val="28"/>
        </w:rPr>
      </w:pPr>
    </w:p>
    <w:p w14:paraId="4446D747" w14:textId="77777777" w:rsidR="003716B5" w:rsidDel="00495CDB" w:rsidRDefault="003716B5" w:rsidP="003716B5">
      <w:pPr>
        <w:spacing w:line="360" w:lineRule="auto"/>
        <w:contextualSpacing/>
        <w:jc w:val="center"/>
        <w:rPr>
          <w:del w:id="28810" w:author="Claire S" w:date="2026-06-05T18:51:00Z" w16du:dateUtc="2026-06-05T17:51:00Z"/>
          <w:rFonts w:ascii="Cambria" w:hAnsi="Cambria"/>
          <w:b/>
          <w:bCs/>
          <w:sz w:val="28"/>
          <w:szCs w:val="28"/>
        </w:rPr>
      </w:pPr>
    </w:p>
    <w:p w14:paraId="5DF99CB4" w14:textId="77777777" w:rsidR="00A1532B" w:rsidRDefault="00A1532B">
      <w:pPr>
        <w:spacing w:line="360" w:lineRule="auto"/>
        <w:contextualSpacing/>
        <w:rPr>
          <w:ins w:id="28811" w:author="Claire S" w:date="2026-06-05T18:43:00Z" w16du:dateUtc="2026-06-05T17:43:00Z"/>
          <w:rFonts w:ascii="Cambria" w:hAnsi="Cambria"/>
          <w:b/>
          <w:bCs/>
          <w:sz w:val="28"/>
          <w:szCs w:val="28"/>
        </w:rPr>
        <w:pPrChange w:id="28812" w:author="Claire S" w:date="2026-06-05T18:51:00Z" w16du:dateUtc="2026-06-05T17:51:00Z">
          <w:pPr>
            <w:spacing w:line="360" w:lineRule="auto"/>
            <w:contextualSpacing/>
            <w:jc w:val="center"/>
          </w:pPr>
        </w:pPrChange>
      </w:pPr>
    </w:p>
    <w:p w14:paraId="64EBE4D8" w14:textId="77777777" w:rsidR="00D60DCD" w:rsidRDefault="00D60DCD" w:rsidP="003716B5">
      <w:pPr>
        <w:spacing w:line="360" w:lineRule="auto"/>
        <w:contextualSpacing/>
        <w:jc w:val="center"/>
        <w:rPr>
          <w:ins w:id="28813" w:author="Claire S" w:date="2026-06-05T19:04:00Z" w16du:dateUtc="2026-06-05T18:04:00Z"/>
          <w:rFonts w:ascii="Cambria" w:hAnsi="Cambria"/>
          <w:b/>
          <w:bCs/>
          <w:sz w:val="28"/>
          <w:szCs w:val="28"/>
        </w:rPr>
      </w:pPr>
    </w:p>
    <w:p w14:paraId="580CA2B9" w14:textId="77777777" w:rsidR="00D60DCD" w:rsidRDefault="00D60DCD">
      <w:pPr>
        <w:spacing w:line="360" w:lineRule="auto"/>
        <w:contextualSpacing/>
        <w:rPr>
          <w:ins w:id="28814" w:author="Claire S" w:date="2026-06-05T19:04:00Z" w16du:dateUtc="2026-06-05T18:04:00Z"/>
          <w:rFonts w:ascii="Cambria" w:hAnsi="Cambria"/>
          <w:b/>
          <w:bCs/>
          <w:sz w:val="28"/>
          <w:szCs w:val="28"/>
        </w:rPr>
        <w:pPrChange w:id="28815" w:author="Claire S" w:date="2026-06-06T17:00:00Z" w16du:dateUtc="2026-06-06T16:00:00Z">
          <w:pPr>
            <w:spacing w:line="360" w:lineRule="auto"/>
            <w:contextualSpacing/>
            <w:jc w:val="center"/>
          </w:pPr>
        </w:pPrChange>
      </w:pPr>
    </w:p>
    <w:p w14:paraId="70F5DA07" w14:textId="77777777" w:rsidR="00730017" w:rsidRDefault="00730017" w:rsidP="003716B5">
      <w:pPr>
        <w:spacing w:line="360" w:lineRule="auto"/>
        <w:contextualSpacing/>
        <w:jc w:val="center"/>
        <w:rPr>
          <w:ins w:id="28816" w:author="Claire S" w:date="2026-08-04T11:52:00Z" w16du:dateUtc="2026-08-04T10:52:00Z"/>
          <w:rFonts w:ascii="Cambria" w:hAnsi="Cambria"/>
          <w:b/>
          <w:bCs/>
          <w:sz w:val="28"/>
          <w:szCs w:val="28"/>
        </w:rPr>
      </w:pPr>
    </w:p>
    <w:p w14:paraId="6EE1BB33" w14:textId="77777777" w:rsidR="00730017" w:rsidRDefault="00730017" w:rsidP="003716B5">
      <w:pPr>
        <w:spacing w:line="360" w:lineRule="auto"/>
        <w:contextualSpacing/>
        <w:jc w:val="center"/>
        <w:rPr>
          <w:ins w:id="28817" w:author="Claire S" w:date="2026-08-04T11:52:00Z" w16du:dateUtc="2026-08-04T10:52:00Z"/>
          <w:rFonts w:ascii="Cambria" w:hAnsi="Cambria"/>
          <w:b/>
          <w:bCs/>
          <w:sz w:val="28"/>
          <w:szCs w:val="28"/>
        </w:rPr>
      </w:pPr>
    </w:p>
    <w:p w14:paraId="3CC9E46D" w14:textId="77777777" w:rsidR="00730017" w:rsidRDefault="00730017" w:rsidP="003716B5">
      <w:pPr>
        <w:spacing w:line="360" w:lineRule="auto"/>
        <w:contextualSpacing/>
        <w:jc w:val="center"/>
        <w:rPr>
          <w:ins w:id="28818" w:author="Claire S" w:date="2026-08-04T11:52:00Z" w16du:dateUtc="2026-08-04T10:52:00Z"/>
          <w:rFonts w:ascii="Cambria" w:hAnsi="Cambria"/>
          <w:b/>
          <w:bCs/>
          <w:sz w:val="28"/>
          <w:szCs w:val="28"/>
        </w:rPr>
      </w:pPr>
    </w:p>
    <w:p w14:paraId="2C841D21" w14:textId="77777777" w:rsidR="00730017" w:rsidRDefault="00730017" w:rsidP="003716B5">
      <w:pPr>
        <w:spacing w:line="360" w:lineRule="auto"/>
        <w:contextualSpacing/>
        <w:jc w:val="center"/>
        <w:rPr>
          <w:ins w:id="28819" w:author="Claire S" w:date="2026-08-04T11:52:00Z" w16du:dateUtc="2026-08-04T10:52:00Z"/>
          <w:rFonts w:ascii="Cambria" w:hAnsi="Cambria"/>
          <w:b/>
          <w:bCs/>
          <w:sz w:val="28"/>
          <w:szCs w:val="28"/>
        </w:rPr>
      </w:pPr>
    </w:p>
    <w:p w14:paraId="7CE76146" w14:textId="77777777" w:rsidR="00730017" w:rsidRDefault="00730017" w:rsidP="003716B5">
      <w:pPr>
        <w:spacing w:line="360" w:lineRule="auto"/>
        <w:contextualSpacing/>
        <w:jc w:val="center"/>
        <w:rPr>
          <w:ins w:id="28820" w:author="Claire S" w:date="2026-08-04T11:52:00Z" w16du:dateUtc="2026-08-04T10:52:00Z"/>
          <w:rFonts w:ascii="Cambria" w:hAnsi="Cambria"/>
          <w:b/>
          <w:bCs/>
          <w:sz w:val="28"/>
          <w:szCs w:val="28"/>
        </w:rPr>
      </w:pPr>
    </w:p>
    <w:p w14:paraId="3110DB35" w14:textId="77777777" w:rsidR="00730017" w:rsidRDefault="00730017" w:rsidP="003716B5">
      <w:pPr>
        <w:spacing w:line="360" w:lineRule="auto"/>
        <w:contextualSpacing/>
        <w:jc w:val="center"/>
        <w:rPr>
          <w:ins w:id="28821" w:author="Claire S" w:date="2026-08-04T11:52:00Z" w16du:dateUtc="2026-08-04T10:52:00Z"/>
          <w:rFonts w:ascii="Cambria" w:hAnsi="Cambria"/>
          <w:b/>
          <w:bCs/>
          <w:sz w:val="28"/>
          <w:szCs w:val="28"/>
        </w:rPr>
      </w:pPr>
    </w:p>
    <w:p w14:paraId="234C4613" w14:textId="77777777" w:rsidR="00730017" w:rsidRDefault="00730017" w:rsidP="003716B5">
      <w:pPr>
        <w:spacing w:line="360" w:lineRule="auto"/>
        <w:contextualSpacing/>
        <w:jc w:val="center"/>
        <w:rPr>
          <w:ins w:id="28822" w:author="Claire S" w:date="2026-08-04T11:52:00Z" w16du:dateUtc="2026-08-04T10:52:00Z"/>
          <w:rFonts w:ascii="Cambria" w:hAnsi="Cambria"/>
          <w:b/>
          <w:bCs/>
          <w:sz w:val="28"/>
          <w:szCs w:val="28"/>
        </w:rPr>
      </w:pPr>
    </w:p>
    <w:p w14:paraId="516DD68F" w14:textId="77777777" w:rsidR="00730017" w:rsidRDefault="00730017" w:rsidP="003716B5">
      <w:pPr>
        <w:spacing w:line="360" w:lineRule="auto"/>
        <w:contextualSpacing/>
        <w:jc w:val="center"/>
        <w:rPr>
          <w:ins w:id="28823" w:author="Claire S" w:date="2026-08-04T11:52:00Z" w16du:dateUtc="2026-08-04T10:52:00Z"/>
          <w:rFonts w:ascii="Cambria" w:hAnsi="Cambria"/>
          <w:b/>
          <w:bCs/>
          <w:sz w:val="28"/>
          <w:szCs w:val="28"/>
        </w:rPr>
      </w:pPr>
    </w:p>
    <w:p w14:paraId="305C9D69" w14:textId="77777777" w:rsidR="00730017" w:rsidRDefault="00730017" w:rsidP="003716B5">
      <w:pPr>
        <w:spacing w:line="360" w:lineRule="auto"/>
        <w:contextualSpacing/>
        <w:jc w:val="center"/>
        <w:rPr>
          <w:ins w:id="28824" w:author="Claire S" w:date="2026-08-04T11:52:00Z" w16du:dateUtc="2026-08-04T10:52:00Z"/>
          <w:rFonts w:ascii="Cambria" w:hAnsi="Cambria"/>
          <w:b/>
          <w:bCs/>
          <w:sz w:val="28"/>
          <w:szCs w:val="28"/>
        </w:rPr>
      </w:pPr>
    </w:p>
    <w:p w14:paraId="1A36D5FD" w14:textId="77777777" w:rsidR="00730017" w:rsidRDefault="00730017">
      <w:pPr>
        <w:spacing w:line="360" w:lineRule="auto"/>
        <w:contextualSpacing/>
        <w:rPr>
          <w:ins w:id="28825" w:author="Claire S" w:date="2026-08-04T11:52:00Z" w16du:dateUtc="2026-08-04T10:52:00Z"/>
          <w:rFonts w:ascii="Cambria" w:hAnsi="Cambria"/>
          <w:b/>
          <w:bCs/>
          <w:sz w:val="28"/>
          <w:szCs w:val="28"/>
        </w:rPr>
        <w:pPrChange w:id="28826" w:author="Claire S" w:date="2026-08-04T11:57:00Z" w16du:dateUtc="2026-08-04T10:57:00Z">
          <w:pPr>
            <w:spacing w:line="360" w:lineRule="auto"/>
            <w:contextualSpacing/>
            <w:jc w:val="center"/>
          </w:pPr>
        </w:pPrChange>
      </w:pPr>
    </w:p>
    <w:p w14:paraId="10215B9B" w14:textId="005A107A" w:rsidR="001E3AF5" w:rsidRPr="003716B5" w:rsidRDefault="003716B5" w:rsidP="003716B5">
      <w:pPr>
        <w:spacing w:line="360" w:lineRule="auto"/>
        <w:contextualSpacing/>
        <w:jc w:val="center"/>
        <w:rPr>
          <w:rFonts w:ascii="Cambria" w:hAnsi="Cambria"/>
          <w:b/>
          <w:bCs/>
          <w:sz w:val="28"/>
          <w:szCs w:val="28"/>
        </w:rPr>
      </w:pPr>
      <w:commentRangeStart w:id="28827"/>
      <w:commentRangeStart w:id="28828"/>
      <w:r w:rsidRPr="003716B5">
        <w:rPr>
          <w:rFonts w:ascii="Cambria" w:hAnsi="Cambria"/>
          <w:b/>
          <w:bCs/>
          <w:sz w:val="28"/>
          <w:szCs w:val="28"/>
        </w:rPr>
        <w:t>EPILOGUE</w:t>
      </w:r>
      <w:commentRangeEnd w:id="28827"/>
      <w:r w:rsidR="00ED3C60" w:rsidRPr="003716B5">
        <w:rPr>
          <w:rStyle w:val="CommentReference"/>
          <w:rFonts w:ascii="Cambria" w:hAnsi="Cambria"/>
          <w:b/>
          <w:bCs/>
          <w:sz w:val="28"/>
          <w:szCs w:val="28"/>
        </w:rPr>
        <w:commentReference w:id="28827"/>
      </w:r>
      <w:commentRangeEnd w:id="28828"/>
      <w:r w:rsidR="00495CDB" w:rsidRPr="003716B5">
        <w:rPr>
          <w:rStyle w:val="CommentReference"/>
          <w:rFonts w:ascii="Cambria" w:hAnsi="Cambria"/>
          <w:b/>
          <w:bCs/>
          <w:sz w:val="28"/>
          <w:szCs w:val="28"/>
        </w:rPr>
        <w:commentReference w:id="28828"/>
      </w:r>
    </w:p>
    <w:p w14:paraId="6D770317" w14:textId="08128C43" w:rsidR="00E9626D" w:rsidRDefault="00E9626D" w:rsidP="006D275D">
      <w:pPr>
        <w:spacing w:line="360" w:lineRule="auto"/>
        <w:contextualSpacing/>
        <w:rPr>
          <w:rFonts w:ascii="Cambria" w:hAnsi="Cambria"/>
          <w:sz w:val="28"/>
          <w:szCs w:val="28"/>
        </w:rPr>
      </w:pPr>
      <w:r>
        <w:rPr>
          <w:rFonts w:ascii="Cambria" w:hAnsi="Cambria"/>
          <w:sz w:val="28"/>
          <w:szCs w:val="28"/>
        </w:rPr>
        <w:t xml:space="preserve">Back at Langley </w:t>
      </w:r>
      <w:del w:id="28829" w:author="Daisy Watt" w:date="2026-06-24T16:18:00Z" w16du:dateUtc="2026-06-24T14:18:00Z">
        <w:r w:rsidDel="00227982">
          <w:rPr>
            <w:rFonts w:ascii="Cambria" w:hAnsi="Cambria"/>
            <w:sz w:val="28"/>
            <w:szCs w:val="28"/>
          </w:rPr>
          <w:delText>and</w:delText>
        </w:r>
      </w:del>
      <w:ins w:id="28830" w:author="Daisy Watt" w:date="2026-06-24T16:18:00Z" w16du:dateUtc="2026-06-24T14:18:00Z">
        <w:r w:rsidR="00227982">
          <w:rPr>
            <w:rFonts w:ascii="Cambria" w:hAnsi="Cambria"/>
            <w:sz w:val="28"/>
            <w:szCs w:val="28"/>
          </w:rPr>
          <w:t>&amp;</w:t>
        </w:r>
      </w:ins>
      <w:r>
        <w:rPr>
          <w:rFonts w:ascii="Cambria" w:hAnsi="Cambria"/>
          <w:sz w:val="28"/>
          <w:szCs w:val="28"/>
        </w:rPr>
        <w:t xml:space="preserve"> Co</w:t>
      </w:r>
      <w:ins w:id="28831" w:author="Daisy Watt" w:date="2026-06-24T16:18:00Z" w16du:dateUtc="2026-06-24T14:18:00Z">
        <w:r w:rsidR="00227982">
          <w:rPr>
            <w:rFonts w:ascii="Cambria" w:hAnsi="Cambria"/>
            <w:sz w:val="28"/>
            <w:szCs w:val="28"/>
          </w:rPr>
          <w:t>.</w:t>
        </w:r>
      </w:ins>
      <w:r>
        <w:rPr>
          <w:rFonts w:ascii="Cambria" w:hAnsi="Cambria"/>
          <w:sz w:val="28"/>
          <w:szCs w:val="28"/>
        </w:rPr>
        <w:t xml:space="preserve">, </w:t>
      </w:r>
      <w:r w:rsidR="00472698">
        <w:rPr>
          <w:rFonts w:ascii="Cambria" w:hAnsi="Cambria"/>
          <w:sz w:val="28"/>
          <w:szCs w:val="28"/>
        </w:rPr>
        <w:t xml:space="preserve">after Dex’s funeral, </w:t>
      </w:r>
      <w:r w:rsidR="00A00AFD">
        <w:rPr>
          <w:rFonts w:ascii="Cambria" w:hAnsi="Cambria"/>
          <w:sz w:val="28"/>
          <w:szCs w:val="28"/>
        </w:rPr>
        <w:t xml:space="preserve">Ruth was sanguine about </w:t>
      </w:r>
      <w:r>
        <w:rPr>
          <w:rFonts w:ascii="Cambria" w:hAnsi="Cambria"/>
          <w:sz w:val="28"/>
          <w:szCs w:val="28"/>
        </w:rPr>
        <w:t>the whole affair.</w:t>
      </w:r>
      <w:r w:rsidR="00A00AFD">
        <w:rPr>
          <w:rFonts w:ascii="Cambria" w:hAnsi="Cambria"/>
          <w:sz w:val="28"/>
          <w:szCs w:val="28"/>
        </w:rPr>
        <w:t xml:space="preserve"> </w:t>
      </w:r>
    </w:p>
    <w:p w14:paraId="3F842BFE" w14:textId="29AC8453" w:rsidR="00E9626D" w:rsidRDefault="00E9626D" w:rsidP="006D275D">
      <w:pPr>
        <w:spacing w:line="360" w:lineRule="auto"/>
        <w:contextualSpacing/>
        <w:rPr>
          <w:rFonts w:ascii="Cambria" w:hAnsi="Cambria"/>
          <w:sz w:val="28"/>
          <w:szCs w:val="28"/>
        </w:rPr>
      </w:pPr>
      <w:r>
        <w:rPr>
          <w:rFonts w:ascii="Cambria" w:hAnsi="Cambria"/>
          <w:sz w:val="28"/>
          <w:szCs w:val="28"/>
        </w:rPr>
        <w:tab/>
        <w:t>‘</w:t>
      </w:r>
      <w:r w:rsidR="00A02FF4">
        <w:rPr>
          <w:rFonts w:ascii="Cambria" w:hAnsi="Cambria"/>
          <w:sz w:val="28"/>
          <w:szCs w:val="28"/>
        </w:rPr>
        <w:t xml:space="preserve">It’s </w:t>
      </w:r>
      <w:ins w:id="28832" w:author="Claire S" w:date="2026-08-04T11:57:00Z" w16du:dateUtc="2026-08-04T10:57:00Z">
        <w:r w:rsidR="00EE06D7">
          <w:rPr>
            <w:rFonts w:ascii="Cambria" w:hAnsi="Cambria"/>
            <w:sz w:val="28"/>
            <w:szCs w:val="28"/>
          </w:rPr>
          <w:t>all</w:t>
        </w:r>
      </w:ins>
      <w:ins w:id="28833" w:author="Claire S" w:date="2026-06-05T18:52:00Z" w16du:dateUtc="2026-06-05T17:52:00Z">
        <w:r w:rsidR="00495CDB">
          <w:rPr>
            <w:rFonts w:ascii="Cambria" w:hAnsi="Cambria"/>
            <w:sz w:val="28"/>
            <w:szCs w:val="28"/>
          </w:rPr>
          <w:t xml:space="preserve"> very </w:t>
        </w:r>
      </w:ins>
      <w:r w:rsidR="00A02FF4">
        <w:rPr>
          <w:rFonts w:ascii="Cambria" w:hAnsi="Cambria"/>
          <w:sz w:val="28"/>
          <w:szCs w:val="28"/>
        </w:rPr>
        <w:t xml:space="preserve">sad, but </w:t>
      </w:r>
      <w:ins w:id="28834" w:author="Claire S" w:date="2026-06-05T18:52:00Z" w16du:dateUtc="2026-06-05T17:52:00Z">
        <w:r w:rsidR="00495CDB">
          <w:rPr>
            <w:rFonts w:ascii="Cambria" w:hAnsi="Cambria"/>
            <w:sz w:val="28"/>
            <w:szCs w:val="28"/>
          </w:rPr>
          <w:t xml:space="preserve">at least </w:t>
        </w:r>
      </w:ins>
      <w:del w:id="28835" w:author="Claire S" w:date="2026-08-04T11:19:00Z" w16du:dateUtc="2026-08-04T10:19:00Z">
        <w:r w:rsidR="00A02FF4" w:rsidDel="00CC2C73">
          <w:rPr>
            <w:rFonts w:ascii="Cambria" w:hAnsi="Cambria"/>
            <w:sz w:val="28"/>
            <w:szCs w:val="28"/>
          </w:rPr>
          <w:delText xml:space="preserve">now we can </w:delText>
        </w:r>
      </w:del>
      <w:del w:id="28836" w:author="Claire S" w:date="2026-06-05T18:52:00Z" w16du:dateUtc="2026-06-05T17:52:00Z">
        <w:r w:rsidDel="00495CDB">
          <w:rPr>
            <w:rFonts w:ascii="Cambria" w:hAnsi="Cambria"/>
            <w:sz w:val="28"/>
            <w:szCs w:val="28"/>
          </w:rPr>
          <w:delText xml:space="preserve">promote </w:delText>
        </w:r>
      </w:del>
      <w:ins w:id="28837" w:author="Claire S" w:date="2026-08-04T11:19:00Z" w16du:dateUtc="2026-08-04T10:19:00Z">
        <w:r w:rsidR="00CC2C73">
          <w:rPr>
            <w:rFonts w:ascii="Cambria" w:hAnsi="Cambria"/>
            <w:sz w:val="28"/>
            <w:szCs w:val="28"/>
          </w:rPr>
          <w:t>it shows</w:t>
        </w:r>
      </w:ins>
      <w:ins w:id="28838" w:author="Claire S" w:date="2026-06-05T18:52:00Z" w16du:dateUtc="2026-06-05T17:52:00Z">
        <w:r w:rsidR="00495CDB">
          <w:rPr>
            <w:rFonts w:ascii="Cambria" w:hAnsi="Cambria"/>
            <w:sz w:val="28"/>
            <w:szCs w:val="28"/>
          </w:rPr>
          <w:t xml:space="preserve"> </w:t>
        </w:r>
      </w:ins>
      <w:r>
        <w:rPr>
          <w:rFonts w:ascii="Cambria" w:hAnsi="Cambria"/>
          <w:sz w:val="28"/>
          <w:szCs w:val="28"/>
        </w:rPr>
        <w:t>Clara Voss</w:t>
      </w:r>
      <w:ins w:id="28839" w:author="Claire S" w:date="2026-06-05T18:52:00Z" w16du:dateUtc="2026-06-05T17:52:00Z">
        <w:r w:rsidR="00495CDB">
          <w:rPr>
            <w:rFonts w:ascii="Cambria" w:hAnsi="Cambria"/>
            <w:sz w:val="28"/>
            <w:szCs w:val="28"/>
          </w:rPr>
          <w:t xml:space="preserve"> </w:t>
        </w:r>
      </w:ins>
      <w:ins w:id="28840" w:author="Claire S" w:date="2026-08-04T11:19:00Z" w16du:dateUtc="2026-08-04T10:19:00Z">
        <w:r w:rsidR="00CC2C73">
          <w:rPr>
            <w:rFonts w:ascii="Cambria" w:hAnsi="Cambria"/>
            <w:sz w:val="28"/>
            <w:szCs w:val="28"/>
          </w:rPr>
          <w:t xml:space="preserve">was worth that </w:t>
        </w:r>
      </w:ins>
      <w:ins w:id="28841" w:author="Daisy Watt" w:date="2026-06-24T16:19:00Z" w16du:dateUtc="2026-06-24T14:19:00Z">
        <w:del w:id="28842" w:author="Claire S" w:date="2026-08-04T11:19:00Z" w16du:dateUtc="2026-08-04T10:19:00Z">
          <w:r w:rsidR="00A50B77" w:rsidDel="00CC2C73">
            <w:rPr>
              <w:rFonts w:ascii="Cambria" w:hAnsi="Cambria"/>
              <w:sz w:val="28"/>
              <w:szCs w:val="28"/>
            </w:rPr>
            <w:delText xml:space="preserve"> </w:delText>
          </w:r>
        </w:del>
        <w:commentRangeStart w:id="28843"/>
        <w:r w:rsidR="00A50B77">
          <w:rPr>
            <w:rFonts w:ascii="Cambria" w:hAnsi="Cambria"/>
            <w:sz w:val="28"/>
            <w:szCs w:val="28"/>
          </w:rPr>
          <w:t>pay</w:t>
        </w:r>
      </w:ins>
      <w:ins w:id="28844" w:author="Claire S" w:date="2026-08-04T11:51:00Z" w16du:dateUtc="2026-08-04T10:51:00Z">
        <w:r w:rsidR="00596369">
          <w:rPr>
            <w:rFonts w:ascii="Cambria" w:hAnsi="Cambria"/>
            <w:sz w:val="28"/>
            <w:szCs w:val="28"/>
          </w:rPr>
          <w:t>-</w:t>
        </w:r>
      </w:ins>
      <w:ins w:id="28845" w:author="Claire S" w:date="2026-06-05T18:52:00Z" w16du:dateUtc="2026-06-05T17:52:00Z">
        <w:r w:rsidR="00495CDB">
          <w:rPr>
            <w:rFonts w:ascii="Cambria" w:hAnsi="Cambria"/>
            <w:sz w:val="28"/>
            <w:szCs w:val="28"/>
          </w:rPr>
          <w:t>rise</w:t>
        </w:r>
      </w:ins>
      <w:commentRangeEnd w:id="28843"/>
      <w:r w:rsidR="002802F5">
        <w:rPr>
          <w:rStyle w:val="CommentReference"/>
          <w:rFonts w:ascii="Cambria" w:hAnsi="Cambria"/>
          <w:sz w:val="28"/>
          <w:szCs w:val="28"/>
        </w:rPr>
        <w:commentReference w:id="28843"/>
      </w:r>
      <w:ins w:id="28846" w:author="Claire S" w:date="2026-08-04T11:51:00Z" w16du:dateUtc="2026-08-04T10:51:00Z">
        <w:r w:rsidR="00596369">
          <w:rPr>
            <w:rFonts w:ascii="Cambria" w:hAnsi="Cambria"/>
            <w:sz w:val="28"/>
            <w:szCs w:val="28"/>
          </w:rPr>
          <w:t xml:space="preserve"> you were so against,</w:t>
        </w:r>
      </w:ins>
      <w:del w:id="28847" w:author="Claire S" w:date="2026-08-04T11:51:00Z" w16du:dateUtc="2026-08-04T10:51:00Z">
        <w:r w:rsidDel="00596369">
          <w:rPr>
            <w:rFonts w:ascii="Cambria" w:hAnsi="Cambria"/>
            <w:sz w:val="28"/>
            <w:szCs w:val="28"/>
          </w:rPr>
          <w:delText>,</w:delText>
        </w:r>
      </w:del>
      <w:r>
        <w:rPr>
          <w:rFonts w:ascii="Cambria" w:hAnsi="Cambria"/>
          <w:sz w:val="28"/>
          <w:szCs w:val="28"/>
        </w:rPr>
        <w:t xml:space="preserve">’ she </w:t>
      </w:r>
      <w:del w:id="28848" w:author="Claire S" w:date="2026-08-04T11:57:00Z" w16du:dateUtc="2026-08-04T10:57:00Z">
        <w:r w:rsidDel="007945F8">
          <w:rPr>
            <w:rFonts w:ascii="Cambria" w:hAnsi="Cambria"/>
            <w:sz w:val="28"/>
            <w:szCs w:val="28"/>
          </w:rPr>
          <w:delText>said</w:delText>
        </w:r>
      </w:del>
      <w:ins w:id="28849" w:author="Claire S" w:date="2026-08-04T11:57:00Z" w16du:dateUtc="2026-08-04T10:57:00Z">
        <w:r w:rsidR="007945F8">
          <w:rPr>
            <w:rFonts w:ascii="Cambria" w:hAnsi="Cambria"/>
            <w:sz w:val="28"/>
            <w:szCs w:val="28"/>
          </w:rPr>
          <w:t>told Miles</w:t>
        </w:r>
      </w:ins>
      <w:r>
        <w:rPr>
          <w:rFonts w:ascii="Cambria" w:hAnsi="Cambria"/>
          <w:sz w:val="28"/>
          <w:szCs w:val="28"/>
        </w:rPr>
        <w:t>. ‘</w:t>
      </w:r>
      <w:del w:id="28850" w:author="Claire S" w:date="2026-06-05T18:52:00Z" w16du:dateUtc="2026-06-05T17:52:00Z">
        <w:r w:rsidR="00810DF7" w:rsidDel="00495CDB">
          <w:rPr>
            <w:rFonts w:ascii="Cambria" w:hAnsi="Cambria"/>
            <w:sz w:val="28"/>
            <w:szCs w:val="28"/>
          </w:rPr>
          <w:delText xml:space="preserve">Full editor. </w:delText>
        </w:r>
      </w:del>
      <w:r>
        <w:rPr>
          <w:rFonts w:ascii="Cambria" w:hAnsi="Cambria"/>
          <w:sz w:val="28"/>
          <w:szCs w:val="28"/>
        </w:rPr>
        <w:t>She’s bee</w:t>
      </w:r>
      <w:ins w:id="28851" w:author="Daisy Watt" w:date="2026-06-24T16:22:00Z" w16du:dateUtc="2026-06-24T14:22:00Z">
        <w:r w:rsidR="003920FA">
          <w:rPr>
            <w:rFonts w:ascii="Cambria" w:hAnsi="Cambria"/>
            <w:sz w:val="28"/>
            <w:szCs w:val="28"/>
          </w:rPr>
          <w:t>n</w:t>
        </w:r>
      </w:ins>
      <w:del w:id="28852" w:author="Daisy Watt" w:date="2026-06-24T16:22:00Z" w16du:dateUtc="2026-06-24T14:22:00Z">
        <w:r w:rsidDel="004D5E2D">
          <w:rPr>
            <w:rFonts w:ascii="Cambria" w:hAnsi="Cambria"/>
            <w:sz w:val="28"/>
            <w:szCs w:val="28"/>
          </w:rPr>
          <w:delText>n</w:delText>
        </w:r>
      </w:del>
      <w:ins w:id="28853" w:author="Daisy Watt" w:date="2026-06-24T16:22:00Z" w16du:dateUtc="2026-06-24T14:22:00Z">
        <w:r w:rsidR="004D5E2D">
          <w:rPr>
            <w:rFonts w:ascii="Cambria" w:hAnsi="Cambria"/>
            <w:sz w:val="28"/>
            <w:szCs w:val="28"/>
          </w:rPr>
          <w:t xml:space="preserve"> </w:t>
        </w:r>
      </w:ins>
      <w:del w:id="28854" w:author="Daisy Watt" w:date="2026-06-24T16:22:00Z" w16du:dateUtc="2026-06-24T14:22:00Z">
        <w:r w:rsidDel="004D5E2D">
          <w:rPr>
            <w:rFonts w:ascii="Cambria" w:hAnsi="Cambria"/>
            <w:sz w:val="28"/>
            <w:szCs w:val="28"/>
          </w:rPr>
          <w:delText xml:space="preserve"> </w:delText>
        </w:r>
      </w:del>
      <w:r>
        <w:rPr>
          <w:rFonts w:ascii="Cambria" w:hAnsi="Cambria"/>
          <w:sz w:val="28"/>
          <w:szCs w:val="28"/>
        </w:rPr>
        <w:t>superb in all this.’</w:t>
      </w:r>
    </w:p>
    <w:p w14:paraId="04CE3920" w14:textId="141FF0AB" w:rsidR="00E9626D" w:rsidRDefault="00E9626D" w:rsidP="006D275D">
      <w:pPr>
        <w:spacing w:line="360" w:lineRule="auto"/>
        <w:contextualSpacing/>
        <w:rPr>
          <w:rFonts w:ascii="Cambria" w:hAnsi="Cambria"/>
          <w:sz w:val="28"/>
          <w:szCs w:val="28"/>
        </w:rPr>
      </w:pPr>
      <w:r>
        <w:rPr>
          <w:rFonts w:ascii="Cambria" w:hAnsi="Cambria"/>
          <w:sz w:val="28"/>
          <w:szCs w:val="28"/>
        </w:rPr>
        <w:tab/>
        <w:t xml:space="preserve">‘Really?’ Her chinless brother </w:t>
      </w:r>
      <w:del w:id="28855" w:author="Claire S" w:date="2026-08-04T11:57:00Z" w16du:dateUtc="2026-08-04T10:57:00Z">
        <w:r w:rsidDel="007945F8">
          <w:rPr>
            <w:rFonts w:ascii="Cambria" w:hAnsi="Cambria"/>
            <w:sz w:val="28"/>
            <w:szCs w:val="28"/>
          </w:rPr>
          <w:delText xml:space="preserve">Miles </w:delText>
        </w:r>
      </w:del>
      <w:r>
        <w:rPr>
          <w:rFonts w:ascii="Cambria" w:hAnsi="Cambria"/>
          <w:sz w:val="28"/>
          <w:szCs w:val="28"/>
        </w:rPr>
        <w:t>was surprised. ‘I thought we might fire her.’</w:t>
      </w:r>
    </w:p>
    <w:p w14:paraId="581EEC1F" w14:textId="768894F0" w:rsidR="00A00AFD" w:rsidRDefault="00A00AFD" w:rsidP="00E9626D">
      <w:pPr>
        <w:spacing w:line="360" w:lineRule="auto"/>
        <w:ind w:firstLine="720"/>
        <w:contextualSpacing/>
        <w:rPr>
          <w:rFonts w:ascii="Cambria" w:hAnsi="Cambria"/>
          <w:sz w:val="28"/>
          <w:szCs w:val="28"/>
        </w:rPr>
      </w:pPr>
      <w:r>
        <w:rPr>
          <w:rFonts w:ascii="Cambria" w:hAnsi="Cambria"/>
          <w:sz w:val="28"/>
          <w:szCs w:val="28"/>
        </w:rPr>
        <w:t>‘</w:t>
      </w:r>
      <w:r w:rsidR="00E9626D">
        <w:rPr>
          <w:rFonts w:ascii="Cambria" w:hAnsi="Cambria"/>
          <w:sz w:val="28"/>
          <w:szCs w:val="28"/>
        </w:rPr>
        <w:t xml:space="preserve">Absolutely not. </w:t>
      </w:r>
      <w:ins w:id="28856" w:author="Claire S" w:date="2026-06-06T17:06:00Z" w16du:dateUtc="2026-06-06T16:06:00Z">
        <w:r w:rsidR="00E34C50">
          <w:rPr>
            <w:rFonts w:ascii="Cambria" w:hAnsi="Cambria"/>
            <w:sz w:val="28"/>
            <w:szCs w:val="28"/>
          </w:rPr>
          <w:t>And we need to keep her close</w:t>
        </w:r>
      </w:ins>
      <w:ins w:id="28857" w:author="Daisy Watt" w:date="2026-06-24T16:22:00Z" w16du:dateUtc="2026-06-24T14:22:00Z">
        <w:r w:rsidR="00A63AB1">
          <w:rPr>
            <w:rFonts w:ascii="Cambria" w:hAnsi="Cambria"/>
            <w:sz w:val="28"/>
            <w:szCs w:val="28"/>
          </w:rPr>
          <w:t>,</w:t>
        </w:r>
      </w:ins>
      <w:ins w:id="28858" w:author="Claire S" w:date="2026-06-06T17:07:00Z" w16du:dateUtc="2026-06-06T16:07:00Z">
        <w:r w:rsidR="00E34C50">
          <w:rPr>
            <w:rFonts w:ascii="Cambria" w:hAnsi="Cambria"/>
            <w:sz w:val="28"/>
            <w:szCs w:val="28"/>
          </w:rPr>
          <w:t xml:space="preserve"> as o</w:t>
        </w:r>
      </w:ins>
      <w:del w:id="28859" w:author="Claire S" w:date="2026-06-06T17:07:00Z" w16du:dateUtc="2026-06-06T16:07:00Z">
        <w:r w:rsidR="00E9626D" w:rsidDel="00E34C50">
          <w:rPr>
            <w:rFonts w:ascii="Cambria" w:hAnsi="Cambria"/>
            <w:sz w:val="28"/>
            <w:szCs w:val="28"/>
          </w:rPr>
          <w:delText>O</w:delText>
        </w:r>
      </w:del>
      <w:r w:rsidR="00E9626D">
        <w:rPr>
          <w:rFonts w:ascii="Cambria" w:hAnsi="Cambria"/>
          <w:sz w:val="28"/>
          <w:szCs w:val="28"/>
        </w:rPr>
        <w:t>ur days of NDAs are over</w:t>
      </w:r>
      <w:del w:id="28860" w:author="Daisy Watt" w:date="2026-06-24T16:22:00Z" w16du:dateUtc="2026-06-24T14:22:00Z">
        <w:r w:rsidR="00B822A1" w:rsidDel="00A63AB1">
          <w:rPr>
            <w:rFonts w:ascii="Cambria" w:hAnsi="Cambria"/>
            <w:sz w:val="28"/>
            <w:szCs w:val="28"/>
          </w:rPr>
          <w:delText>,</w:delText>
        </w:r>
      </w:del>
      <w:ins w:id="28861" w:author="Daisy Watt" w:date="2026-06-24T16:22:00Z" w16du:dateUtc="2026-06-24T14:22:00Z">
        <w:r w:rsidR="00A63AB1">
          <w:rPr>
            <w:rFonts w:ascii="Cambria" w:hAnsi="Cambria"/>
            <w:sz w:val="28"/>
            <w:szCs w:val="28"/>
          </w:rPr>
          <w:t xml:space="preserve"> –</w:t>
        </w:r>
      </w:ins>
      <w:r w:rsidR="00B822A1">
        <w:rPr>
          <w:rFonts w:ascii="Cambria" w:hAnsi="Cambria"/>
          <w:sz w:val="28"/>
          <w:szCs w:val="28"/>
        </w:rPr>
        <w:t xml:space="preserve"> </w:t>
      </w:r>
      <w:del w:id="28862" w:author="Daisy Watt" w:date="2026-06-24T16:22:00Z" w16du:dateUtc="2026-06-24T14:22:00Z">
        <w:r w:rsidR="00B822A1" w:rsidDel="00A63AB1">
          <w:rPr>
            <w:rFonts w:ascii="Cambria" w:hAnsi="Cambria"/>
            <w:sz w:val="28"/>
            <w:szCs w:val="28"/>
          </w:rPr>
          <w:delText>it’s</w:delText>
        </w:r>
      </w:del>
      <w:ins w:id="28863" w:author="Daisy Watt" w:date="2026-06-24T16:22:00Z" w16du:dateUtc="2026-06-24T14:22:00Z">
        <w:r w:rsidR="00A63AB1">
          <w:rPr>
            <w:rFonts w:ascii="Cambria" w:hAnsi="Cambria"/>
            <w:sz w:val="28"/>
            <w:szCs w:val="28"/>
          </w:rPr>
          <w:t>t</w:t>
        </w:r>
      </w:ins>
      <w:ins w:id="28864" w:author="Daisy Watt" w:date="2026-06-24T16:23:00Z" w16du:dateUtc="2026-06-24T14:23:00Z">
        <w:r w:rsidR="00A63AB1">
          <w:rPr>
            <w:rFonts w:ascii="Cambria" w:hAnsi="Cambria"/>
            <w:sz w:val="28"/>
            <w:szCs w:val="28"/>
          </w:rPr>
          <w:t>hey’re</w:t>
        </w:r>
      </w:ins>
      <w:r w:rsidR="00B822A1">
        <w:rPr>
          <w:rFonts w:ascii="Cambria" w:hAnsi="Cambria"/>
          <w:sz w:val="28"/>
          <w:szCs w:val="28"/>
        </w:rPr>
        <w:t xml:space="preserve"> </w:t>
      </w:r>
      <w:r w:rsidR="00472698">
        <w:rPr>
          <w:rFonts w:ascii="Cambria" w:hAnsi="Cambria"/>
          <w:sz w:val="28"/>
          <w:szCs w:val="28"/>
        </w:rPr>
        <w:t xml:space="preserve">so </w:t>
      </w:r>
      <w:r w:rsidR="00B822A1">
        <w:rPr>
          <w:rFonts w:ascii="Cambria" w:hAnsi="Cambria"/>
          <w:sz w:val="28"/>
          <w:szCs w:val="28"/>
        </w:rPr>
        <w:t xml:space="preserve">terribly </w:t>
      </w:r>
      <w:r w:rsidR="0085429A">
        <w:rPr>
          <w:rFonts w:ascii="Cambria" w:hAnsi="Cambria"/>
          <w:sz w:val="28"/>
          <w:szCs w:val="28"/>
        </w:rPr>
        <w:t>noughties</w:t>
      </w:r>
      <w:r w:rsidR="00E9626D">
        <w:rPr>
          <w:rFonts w:ascii="Cambria" w:hAnsi="Cambria"/>
          <w:sz w:val="28"/>
          <w:szCs w:val="28"/>
        </w:rPr>
        <w:t xml:space="preserve">. </w:t>
      </w:r>
      <w:ins w:id="28865" w:author="Claire S" w:date="2026-06-06T17:07:00Z" w16du:dateUtc="2026-06-06T16:07:00Z">
        <w:r w:rsidR="00E34C50">
          <w:rPr>
            <w:rFonts w:ascii="Cambria" w:hAnsi="Cambria"/>
            <w:sz w:val="28"/>
            <w:szCs w:val="28"/>
          </w:rPr>
          <w:t>Also,</w:t>
        </w:r>
      </w:ins>
      <w:del w:id="28866" w:author="Claire S" w:date="2026-06-06T17:07:00Z" w16du:dateUtc="2026-06-06T16:07:00Z">
        <w:r w:rsidR="00E9626D" w:rsidDel="00E34C50">
          <w:rPr>
            <w:rFonts w:ascii="Cambria" w:hAnsi="Cambria"/>
            <w:sz w:val="28"/>
            <w:szCs w:val="28"/>
          </w:rPr>
          <w:delText>And</w:delText>
        </w:r>
      </w:del>
      <w:r w:rsidR="00E9626D">
        <w:rPr>
          <w:rFonts w:ascii="Cambria" w:hAnsi="Cambria"/>
          <w:sz w:val="28"/>
          <w:szCs w:val="28"/>
        </w:rPr>
        <w:t xml:space="preserve"> i</w:t>
      </w:r>
      <w:r>
        <w:rPr>
          <w:rFonts w:ascii="Cambria" w:hAnsi="Cambria"/>
          <w:sz w:val="28"/>
          <w:szCs w:val="28"/>
        </w:rPr>
        <w:t xml:space="preserve">f Violet </w:t>
      </w:r>
      <w:r w:rsidR="00E9626D">
        <w:rPr>
          <w:rFonts w:ascii="Cambria" w:hAnsi="Cambria"/>
          <w:sz w:val="28"/>
          <w:szCs w:val="28"/>
        </w:rPr>
        <w:t xml:space="preserve">Childs </w:t>
      </w:r>
      <w:r>
        <w:rPr>
          <w:rFonts w:ascii="Cambria" w:hAnsi="Cambria"/>
          <w:sz w:val="28"/>
          <w:szCs w:val="28"/>
        </w:rPr>
        <w:t>goes to Broadmoor</w:t>
      </w:r>
      <w:ins w:id="28867" w:author="Claire S" w:date="2026-06-05T18:53:00Z" w16du:dateUtc="2026-06-05T17:53:00Z">
        <w:r w:rsidR="00262B24">
          <w:rPr>
            <w:rFonts w:ascii="Cambria" w:hAnsi="Cambria"/>
            <w:sz w:val="28"/>
            <w:szCs w:val="28"/>
          </w:rPr>
          <w:t xml:space="preserve"> after the trial</w:t>
        </w:r>
      </w:ins>
      <w:r>
        <w:rPr>
          <w:rFonts w:ascii="Cambria" w:hAnsi="Cambria"/>
          <w:sz w:val="28"/>
          <w:szCs w:val="28"/>
        </w:rPr>
        <w:t>, where she belongs, just think about the memoir she could write.’</w:t>
      </w:r>
      <w:r w:rsidR="00E9626D">
        <w:rPr>
          <w:rFonts w:ascii="Cambria" w:hAnsi="Cambria"/>
          <w:sz w:val="28"/>
          <w:szCs w:val="28"/>
        </w:rPr>
        <w:t xml:space="preserve"> Ruth buzzed </w:t>
      </w:r>
      <w:r w:rsidR="007F7301">
        <w:rPr>
          <w:rFonts w:ascii="Cambria" w:hAnsi="Cambria"/>
          <w:sz w:val="28"/>
          <w:szCs w:val="28"/>
        </w:rPr>
        <w:t xml:space="preserve">her assistant </w:t>
      </w:r>
      <w:r w:rsidR="00E9626D">
        <w:rPr>
          <w:rFonts w:ascii="Cambria" w:hAnsi="Cambria"/>
          <w:sz w:val="28"/>
          <w:szCs w:val="28"/>
        </w:rPr>
        <w:t xml:space="preserve">Maude </w:t>
      </w:r>
      <w:r w:rsidR="00810DF7">
        <w:rPr>
          <w:rFonts w:ascii="Cambria" w:hAnsi="Cambria"/>
          <w:sz w:val="28"/>
          <w:szCs w:val="28"/>
        </w:rPr>
        <w:t>to bring</w:t>
      </w:r>
      <w:r w:rsidR="00E9626D">
        <w:rPr>
          <w:rFonts w:ascii="Cambria" w:hAnsi="Cambria"/>
          <w:sz w:val="28"/>
          <w:szCs w:val="28"/>
        </w:rPr>
        <w:t xml:space="preserve"> </w:t>
      </w:r>
      <w:r w:rsidR="007F7301">
        <w:rPr>
          <w:rFonts w:ascii="Cambria" w:hAnsi="Cambria"/>
          <w:sz w:val="28"/>
          <w:szCs w:val="28"/>
        </w:rPr>
        <w:t xml:space="preserve">them </w:t>
      </w:r>
      <w:r w:rsidR="00E9626D">
        <w:rPr>
          <w:rFonts w:ascii="Cambria" w:hAnsi="Cambria"/>
          <w:sz w:val="28"/>
          <w:szCs w:val="28"/>
        </w:rPr>
        <w:t>coffee. ‘Clara c</w:t>
      </w:r>
      <w:r w:rsidR="005A7D70">
        <w:rPr>
          <w:rFonts w:ascii="Cambria" w:hAnsi="Cambria"/>
          <w:sz w:val="28"/>
          <w:szCs w:val="28"/>
        </w:rPr>
        <w:t>ould</w:t>
      </w:r>
      <w:r w:rsidR="00E9626D">
        <w:rPr>
          <w:rFonts w:ascii="Cambria" w:hAnsi="Cambria"/>
          <w:sz w:val="28"/>
          <w:szCs w:val="28"/>
        </w:rPr>
        <w:t xml:space="preserve"> edit it</w:t>
      </w:r>
      <w:ins w:id="28868" w:author="Claire S" w:date="2026-06-05T18:54:00Z" w16du:dateUtc="2026-06-05T17:54:00Z">
        <w:r w:rsidR="00262B24">
          <w:rPr>
            <w:rFonts w:ascii="Cambria" w:hAnsi="Cambria"/>
            <w:sz w:val="28"/>
            <w:szCs w:val="28"/>
          </w:rPr>
          <w:t xml:space="preserve"> </w:t>
        </w:r>
        <w:del w:id="28869" w:author="Daisy Watt" w:date="2026-06-24T16:23:00Z" w16du:dateUtc="2026-06-24T14:23:00Z">
          <w:r w:rsidR="00262B24" w:rsidDel="0047710B">
            <w:rPr>
              <w:rFonts w:ascii="Cambria" w:hAnsi="Cambria"/>
              <w:sz w:val="28"/>
              <w:szCs w:val="28"/>
            </w:rPr>
            <w:delText>-</w:delText>
          </w:r>
        </w:del>
      </w:ins>
      <w:ins w:id="28870" w:author="Daisy Watt" w:date="2026-06-24T16:23:00Z" w16du:dateUtc="2026-06-24T14:23:00Z">
        <w:r w:rsidR="0047710B">
          <w:rPr>
            <w:rFonts w:ascii="Cambria" w:hAnsi="Cambria"/>
            <w:sz w:val="28"/>
            <w:szCs w:val="28"/>
          </w:rPr>
          <w:t>–</w:t>
        </w:r>
      </w:ins>
      <w:ins w:id="28871" w:author="Claire S" w:date="2026-06-05T18:52:00Z" w16du:dateUtc="2026-06-05T17:52:00Z">
        <w:r w:rsidR="00495CDB">
          <w:rPr>
            <w:rFonts w:ascii="Cambria" w:hAnsi="Cambria"/>
            <w:sz w:val="28"/>
            <w:szCs w:val="28"/>
          </w:rPr>
          <w:t xml:space="preserve"> or ghost it</w:t>
        </w:r>
      </w:ins>
      <w:ins w:id="28872" w:author="Daisy Watt" w:date="2026-06-24T16:23:00Z" w16du:dateUtc="2026-06-24T14:23:00Z">
        <w:r w:rsidR="0047710B">
          <w:rPr>
            <w:rFonts w:ascii="Cambria" w:hAnsi="Cambria"/>
            <w:sz w:val="28"/>
            <w:szCs w:val="28"/>
          </w:rPr>
          <w:t>,</w:t>
        </w:r>
      </w:ins>
      <w:ins w:id="28873" w:author="Claire S" w:date="2026-06-05T18:52:00Z" w16du:dateUtc="2026-06-05T17:52:00Z">
        <w:r w:rsidR="00495CDB">
          <w:rPr>
            <w:rFonts w:ascii="Cambria" w:hAnsi="Cambria"/>
            <w:sz w:val="28"/>
            <w:szCs w:val="28"/>
          </w:rPr>
          <w:t xml:space="preserve"> even</w:t>
        </w:r>
      </w:ins>
      <w:r w:rsidR="00E9626D">
        <w:rPr>
          <w:rFonts w:ascii="Cambria" w:hAnsi="Cambria"/>
          <w:sz w:val="28"/>
          <w:szCs w:val="28"/>
        </w:rPr>
        <w:t>. They were great mates</w:t>
      </w:r>
      <w:r w:rsidR="0085429A">
        <w:rPr>
          <w:rFonts w:ascii="Cambria" w:hAnsi="Cambria"/>
          <w:sz w:val="28"/>
          <w:szCs w:val="28"/>
        </w:rPr>
        <w:t>, after all, even if Violet did stab her</w:t>
      </w:r>
      <w:r w:rsidR="00E9626D">
        <w:rPr>
          <w:rFonts w:ascii="Cambria" w:hAnsi="Cambria"/>
          <w:sz w:val="28"/>
          <w:szCs w:val="28"/>
        </w:rPr>
        <w:t>.</w:t>
      </w:r>
      <w:r w:rsidR="005A7D70">
        <w:rPr>
          <w:rFonts w:ascii="Cambria" w:hAnsi="Cambria"/>
          <w:sz w:val="28"/>
          <w:szCs w:val="28"/>
        </w:rPr>
        <w:t xml:space="preserve">  Which makes</w:t>
      </w:r>
      <w:r w:rsidR="00875BA5">
        <w:rPr>
          <w:rFonts w:ascii="Cambria" w:hAnsi="Cambria"/>
          <w:sz w:val="28"/>
          <w:szCs w:val="28"/>
        </w:rPr>
        <w:t xml:space="preserve"> it</w:t>
      </w:r>
      <w:r w:rsidR="005A7D70">
        <w:rPr>
          <w:rFonts w:ascii="Cambria" w:hAnsi="Cambria"/>
          <w:sz w:val="28"/>
          <w:szCs w:val="28"/>
        </w:rPr>
        <w:t xml:space="preserve"> an even better story</w:t>
      </w:r>
      <w:ins w:id="28874" w:author="Daisy Watt" w:date="2026-06-24T16:24:00Z" w16du:dateUtc="2026-06-24T14:24:00Z">
        <w:r w:rsidR="00184BDC">
          <w:rPr>
            <w:rFonts w:ascii="Cambria" w:hAnsi="Cambria"/>
            <w:sz w:val="28"/>
            <w:szCs w:val="28"/>
          </w:rPr>
          <w:t>.’</w:t>
        </w:r>
      </w:ins>
      <w:del w:id="28875" w:author="Daisy Watt" w:date="2026-06-24T16:24:00Z" w16du:dateUtc="2026-06-24T14:24:00Z">
        <w:r w:rsidR="005A7D70" w:rsidDel="00184BDC">
          <w:rPr>
            <w:rFonts w:ascii="Cambria" w:hAnsi="Cambria"/>
            <w:sz w:val="28"/>
            <w:szCs w:val="28"/>
          </w:rPr>
          <w:delText xml:space="preserve"> -</w:delText>
        </w:r>
        <w:r w:rsidR="00E9626D" w:rsidDel="00184BDC">
          <w:rPr>
            <w:rFonts w:ascii="Cambria" w:hAnsi="Cambria"/>
            <w:sz w:val="28"/>
            <w:szCs w:val="28"/>
          </w:rPr>
          <w:delText>’</w:delText>
        </w:r>
      </w:del>
    </w:p>
    <w:p w14:paraId="16FF8DC6" w14:textId="28863BE0" w:rsidR="00A00AFD" w:rsidRDefault="00A00AFD" w:rsidP="006D275D">
      <w:pPr>
        <w:spacing w:line="360" w:lineRule="auto"/>
        <w:contextualSpacing/>
        <w:rPr>
          <w:rFonts w:ascii="Cambria" w:hAnsi="Cambria"/>
          <w:sz w:val="28"/>
          <w:szCs w:val="28"/>
        </w:rPr>
      </w:pPr>
      <w:r>
        <w:rPr>
          <w:rFonts w:ascii="Cambria" w:hAnsi="Cambria"/>
          <w:sz w:val="28"/>
          <w:szCs w:val="28"/>
        </w:rPr>
        <w:tab/>
      </w:r>
      <w:r w:rsidR="00E9626D">
        <w:rPr>
          <w:rFonts w:ascii="Cambria" w:hAnsi="Cambria"/>
          <w:sz w:val="28"/>
          <w:szCs w:val="28"/>
        </w:rPr>
        <w:t xml:space="preserve">‘Hmm.’ </w:t>
      </w:r>
      <w:r>
        <w:rPr>
          <w:rFonts w:ascii="Cambria" w:hAnsi="Cambria"/>
          <w:sz w:val="28"/>
          <w:szCs w:val="28"/>
        </w:rPr>
        <w:t>Miles was less confident. ‘</w:t>
      </w:r>
      <w:r w:rsidR="00472698">
        <w:rPr>
          <w:rFonts w:ascii="Cambria" w:hAnsi="Cambria"/>
          <w:sz w:val="28"/>
          <w:szCs w:val="28"/>
        </w:rPr>
        <w:t>But w</w:t>
      </w:r>
      <w:r>
        <w:rPr>
          <w:rFonts w:ascii="Cambria" w:hAnsi="Cambria"/>
          <w:sz w:val="28"/>
          <w:szCs w:val="28"/>
        </w:rPr>
        <w:t xml:space="preserve">e need to </w:t>
      </w:r>
      <w:r w:rsidR="00472698">
        <w:rPr>
          <w:rFonts w:ascii="Cambria" w:hAnsi="Cambria"/>
          <w:sz w:val="28"/>
          <w:szCs w:val="28"/>
        </w:rPr>
        <w:t xml:space="preserve">be seen to </w:t>
      </w:r>
      <w:r w:rsidR="0085429A">
        <w:rPr>
          <w:rFonts w:ascii="Cambria" w:hAnsi="Cambria"/>
          <w:sz w:val="28"/>
          <w:szCs w:val="28"/>
        </w:rPr>
        <w:t>make amends</w:t>
      </w:r>
      <w:r w:rsidR="005A7D70">
        <w:rPr>
          <w:rFonts w:ascii="Cambria" w:hAnsi="Cambria"/>
          <w:sz w:val="28"/>
          <w:szCs w:val="28"/>
        </w:rPr>
        <w:t xml:space="preserve">. </w:t>
      </w:r>
      <w:r w:rsidR="00875BA5">
        <w:rPr>
          <w:rFonts w:ascii="Cambria" w:hAnsi="Cambria"/>
          <w:sz w:val="28"/>
          <w:szCs w:val="28"/>
        </w:rPr>
        <w:t>Do</w:t>
      </w:r>
      <w:r>
        <w:rPr>
          <w:rFonts w:ascii="Cambria" w:hAnsi="Cambria"/>
          <w:sz w:val="28"/>
          <w:szCs w:val="28"/>
        </w:rPr>
        <w:t xml:space="preserve"> something</w:t>
      </w:r>
      <w:r w:rsidR="0085429A">
        <w:rPr>
          <w:rFonts w:ascii="Cambria" w:hAnsi="Cambria"/>
          <w:sz w:val="28"/>
          <w:szCs w:val="28"/>
        </w:rPr>
        <w:t xml:space="preserve"> publicly</w:t>
      </w:r>
      <w:r w:rsidR="00472698">
        <w:rPr>
          <w:rFonts w:ascii="Cambria" w:hAnsi="Cambria"/>
          <w:sz w:val="28"/>
          <w:szCs w:val="28"/>
        </w:rPr>
        <w:t xml:space="preserve">, showing </w:t>
      </w:r>
      <w:r>
        <w:rPr>
          <w:rFonts w:ascii="Cambria" w:hAnsi="Cambria"/>
          <w:sz w:val="28"/>
          <w:szCs w:val="28"/>
        </w:rPr>
        <w:t xml:space="preserve">we </w:t>
      </w:r>
      <w:r w:rsidR="0085429A">
        <w:rPr>
          <w:rFonts w:ascii="Cambria" w:hAnsi="Cambria"/>
          <w:sz w:val="28"/>
          <w:szCs w:val="28"/>
        </w:rPr>
        <w:t>regret</w:t>
      </w:r>
      <w:r>
        <w:rPr>
          <w:rFonts w:ascii="Cambria" w:hAnsi="Cambria"/>
          <w:sz w:val="28"/>
          <w:szCs w:val="28"/>
        </w:rPr>
        <w:t xml:space="preserve"> </w:t>
      </w:r>
      <w:r w:rsidR="00E9626D">
        <w:rPr>
          <w:rFonts w:ascii="Cambria" w:hAnsi="Cambria"/>
          <w:sz w:val="28"/>
          <w:szCs w:val="28"/>
        </w:rPr>
        <w:t>the</w:t>
      </w:r>
      <w:r w:rsidR="0085429A">
        <w:rPr>
          <w:rFonts w:ascii="Cambria" w:hAnsi="Cambria"/>
          <w:sz w:val="28"/>
          <w:szCs w:val="28"/>
        </w:rPr>
        <w:t xml:space="preserve"> whole</w:t>
      </w:r>
      <w:r w:rsidR="00E9626D">
        <w:rPr>
          <w:rFonts w:ascii="Cambria" w:hAnsi="Cambria"/>
          <w:sz w:val="28"/>
          <w:szCs w:val="28"/>
        </w:rPr>
        <w:t xml:space="preserve"> </w:t>
      </w:r>
      <w:r>
        <w:rPr>
          <w:rFonts w:ascii="Cambria" w:hAnsi="Cambria"/>
          <w:sz w:val="28"/>
          <w:szCs w:val="28"/>
        </w:rPr>
        <w:t>Rayne</w:t>
      </w:r>
      <w:r w:rsidR="00E9626D">
        <w:rPr>
          <w:rFonts w:ascii="Cambria" w:hAnsi="Cambria"/>
          <w:sz w:val="28"/>
          <w:szCs w:val="28"/>
        </w:rPr>
        <w:t xml:space="preserve"> affair</w:t>
      </w:r>
      <w:ins w:id="28876" w:author="Daisy Watt" w:date="2026-06-24T16:24:00Z" w16du:dateUtc="2026-06-24T14:24:00Z">
        <w:r w:rsidR="00A603FA">
          <w:rPr>
            <w:rFonts w:ascii="Cambria" w:hAnsi="Cambria"/>
            <w:sz w:val="28"/>
            <w:szCs w:val="28"/>
          </w:rPr>
          <w:t>.</w:t>
        </w:r>
      </w:ins>
      <w:del w:id="28877" w:author="Daisy Watt" w:date="2026-06-24T16:24:00Z" w16du:dateUtc="2026-06-24T14:24:00Z">
        <w:r w:rsidR="005A7D70" w:rsidDel="00A603FA">
          <w:rPr>
            <w:rFonts w:ascii="Cambria" w:hAnsi="Cambria"/>
            <w:sz w:val="28"/>
            <w:szCs w:val="28"/>
          </w:rPr>
          <w:delText xml:space="preserve"> -</w:delText>
        </w:r>
      </w:del>
      <w:r>
        <w:rPr>
          <w:rFonts w:ascii="Cambria" w:hAnsi="Cambria"/>
          <w:sz w:val="28"/>
          <w:szCs w:val="28"/>
        </w:rPr>
        <w:t>’</w:t>
      </w:r>
    </w:p>
    <w:p w14:paraId="7FF59EB7" w14:textId="44EAF351" w:rsidR="00A00AFD" w:rsidRDefault="00A00AFD" w:rsidP="006D275D">
      <w:pPr>
        <w:spacing w:line="360" w:lineRule="auto"/>
        <w:contextualSpacing/>
        <w:rPr>
          <w:rFonts w:ascii="Cambria" w:hAnsi="Cambria"/>
          <w:sz w:val="28"/>
          <w:szCs w:val="28"/>
        </w:rPr>
      </w:pPr>
      <w:r>
        <w:rPr>
          <w:rFonts w:ascii="Cambria" w:hAnsi="Cambria"/>
          <w:sz w:val="28"/>
          <w:szCs w:val="28"/>
        </w:rPr>
        <w:tab/>
        <w:t>‘Yes,’ said Ruth</w:t>
      </w:r>
      <w:r w:rsidR="00E9626D">
        <w:rPr>
          <w:rFonts w:ascii="Cambria" w:hAnsi="Cambria"/>
          <w:sz w:val="28"/>
          <w:szCs w:val="28"/>
        </w:rPr>
        <w:t>, thoughtfully</w:t>
      </w:r>
      <w:r>
        <w:rPr>
          <w:rFonts w:ascii="Cambria" w:hAnsi="Cambria"/>
          <w:sz w:val="28"/>
          <w:szCs w:val="28"/>
        </w:rPr>
        <w:t>. ‘</w:t>
      </w:r>
      <w:r w:rsidR="0085429A">
        <w:rPr>
          <w:rFonts w:ascii="Cambria" w:hAnsi="Cambria"/>
          <w:sz w:val="28"/>
          <w:szCs w:val="28"/>
        </w:rPr>
        <w:t>How about f</w:t>
      </w:r>
      <w:r>
        <w:rPr>
          <w:rFonts w:ascii="Cambria" w:hAnsi="Cambria"/>
          <w:sz w:val="28"/>
          <w:szCs w:val="28"/>
        </w:rPr>
        <w:t>ree therapy for all affected</w:t>
      </w:r>
      <w:r w:rsidR="0085429A">
        <w:rPr>
          <w:rFonts w:ascii="Cambria" w:hAnsi="Cambria"/>
          <w:sz w:val="28"/>
          <w:szCs w:val="28"/>
        </w:rPr>
        <w:t xml:space="preserve">?  Big piece in the </w:t>
      </w:r>
      <w:r w:rsidR="00472698">
        <w:rPr>
          <w:rFonts w:ascii="Cambria" w:hAnsi="Cambria"/>
          <w:sz w:val="28"/>
          <w:szCs w:val="28"/>
        </w:rPr>
        <w:t xml:space="preserve">Sunday </w:t>
      </w:r>
      <w:r w:rsidR="0085429A">
        <w:rPr>
          <w:rFonts w:ascii="Cambria" w:hAnsi="Cambria"/>
          <w:sz w:val="28"/>
          <w:szCs w:val="28"/>
        </w:rPr>
        <w:t>papers.</w:t>
      </w:r>
      <w:r w:rsidR="00E9626D">
        <w:rPr>
          <w:rFonts w:ascii="Cambria" w:hAnsi="Cambria"/>
          <w:sz w:val="28"/>
          <w:szCs w:val="28"/>
        </w:rPr>
        <w:t xml:space="preserve"> </w:t>
      </w:r>
      <w:ins w:id="28878" w:author="Claire S" w:date="2026-08-04T11:20:00Z" w16du:dateUtc="2026-08-04T10:20:00Z">
        <w:r w:rsidR="00C332A5">
          <w:rPr>
            <w:rFonts w:ascii="Cambria" w:hAnsi="Cambria"/>
            <w:sz w:val="28"/>
            <w:szCs w:val="28"/>
          </w:rPr>
          <w:t>Staff w</w:t>
        </w:r>
      </w:ins>
      <w:del w:id="28879" w:author="Claire S" w:date="2026-08-04T11:20:00Z" w16du:dateUtc="2026-08-04T10:20:00Z">
        <w:r w:rsidR="00E9626D" w:rsidDel="00C332A5">
          <w:rPr>
            <w:rFonts w:ascii="Cambria" w:hAnsi="Cambria"/>
            <w:sz w:val="28"/>
            <w:szCs w:val="28"/>
          </w:rPr>
          <w:delText>W</w:delText>
        </w:r>
      </w:del>
      <w:r w:rsidR="00E9626D">
        <w:rPr>
          <w:rFonts w:ascii="Cambria" w:hAnsi="Cambria"/>
          <w:sz w:val="28"/>
          <w:szCs w:val="28"/>
        </w:rPr>
        <w:t>ell</w:t>
      </w:r>
      <w:ins w:id="28880" w:author="Claire S" w:date="2026-08-04T11:20:00Z" w16du:dateUtc="2026-08-04T10:20:00Z">
        <w:r w:rsidR="00C332A5">
          <w:rPr>
            <w:rFonts w:ascii="Cambria" w:hAnsi="Cambria"/>
            <w:sz w:val="28"/>
            <w:szCs w:val="28"/>
          </w:rPr>
          <w:t>-</w:t>
        </w:r>
      </w:ins>
      <w:del w:id="28881" w:author="Daisy Watt" w:date="2026-06-24T16:24:00Z" w16du:dateUtc="2026-06-24T14:24:00Z">
        <w:r w:rsidR="00E9626D" w:rsidDel="00A603FA">
          <w:rPr>
            <w:rFonts w:ascii="Cambria" w:hAnsi="Cambria"/>
            <w:sz w:val="28"/>
            <w:szCs w:val="28"/>
          </w:rPr>
          <w:delText>-</w:delText>
        </w:r>
      </w:del>
      <w:r w:rsidR="00E9626D">
        <w:rPr>
          <w:rFonts w:ascii="Cambria" w:hAnsi="Cambria"/>
          <w:sz w:val="28"/>
          <w:szCs w:val="28"/>
        </w:rPr>
        <w:t>being is all the rage; shows we’re bang on trend.</w:t>
      </w:r>
      <w:r w:rsidR="006271E3">
        <w:rPr>
          <w:rFonts w:ascii="Cambria" w:hAnsi="Cambria"/>
          <w:sz w:val="28"/>
          <w:szCs w:val="28"/>
        </w:rPr>
        <w:t xml:space="preserve"> </w:t>
      </w:r>
      <w:ins w:id="28882" w:author="Claire S" w:date="2026-06-05T18:53:00Z" w16du:dateUtc="2026-06-05T17:53:00Z">
        <w:r w:rsidR="00DE4404">
          <w:rPr>
            <w:rFonts w:ascii="Cambria" w:hAnsi="Cambria"/>
            <w:sz w:val="28"/>
            <w:szCs w:val="28"/>
          </w:rPr>
          <w:t xml:space="preserve">We can discuss it at the next </w:t>
        </w:r>
        <w:del w:id="28883" w:author="Daisy Watt" w:date="2026-06-24T16:25:00Z" w16du:dateUtc="2026-06-24T14:25:00Z">
          <w:r w:rsidR="00DE4404" w:rsidDel="00396FBA">
            <w:rPr>
              <w:rFonts w:ascii="Cambria" w:hAnsi="Cambria"/>
              <w:sz w:val="28"/>
              <w:szCs w:val="28"/>
            </w:rPr>
            <w:delText>B</w:delText>
          </w:r>
        </w:del>
      </w:ins>
      <w:ins w:id="28884" w:author="Daisy Watt" w:date="2026-06-24T16:25:00Z" w16du:dateUtc="2026-06-24T14:25:00Z">
        <w:r w:rsidR="00396FBA">
          <w:rPr>
            <w:rFonts w:ascii="Cambria" w:hAnsi="Cambria"/>
            <w:sz w:val="28"/>
            <w:szCs w:val="28"/>
          </w:rPr>
          <w:t>b</w:t>
        </w:r>
      </w:ins>
      <w:ins w:id="28885" w:author="Claire S" w:date="2026-06-05T18:53:00Z" w16du:dateUtc="2026-06-05T17:53:00Z">
        <w:r w:rsidR="00DE4404">
          <w:rPr>
            <w:rFonts w:ascii="Cambria" w:hAnsi="Cambria"/>
            <w:sz w:val="28"/>
            <w:szCs w:val="28"/>
          </w:rPr>
          <w:t xml:space="preserve">oard meeting. </w:t>
        </w:r>
      </w:ins>
      <w:r w:rsidR="006271E3">
        <w:rPr>
          <w:rFonts w:ascii="Cambria" w:hAnsi="Cambria"/>
          <w:sz w:val="28"/>
          <w:szCs w:val="28"/>
        </w:rPr>
        <w:t>Don’t you agree, Maude</w:t>
      </w:r>
      <w:del w:id="28886" w:author="Claire S" w:date="2026-06-05T18:54:00Z" w16du:dateUtc="2026-06-05T17:54:00Z">
        <w:r w:rsidR="006271E3" w:rsidDel="00CC3BB5">
          <w:rPr>
            <w:rFonts w:ascii="Cambria" w:hAnsi="Cambria"/>
            <w:sz w:val="28"/>
            <w:szCs w:val="28"/>
          </w:rPr>
          <w:delText>?</w:delText>
        </w:r>
      </w:del>
      <w:ins w:id="28887" w:author="Claire S" w:date="2026-06-05T18:54:00Z" w16du:dateUtc="2026-06-05T17:54:00Z">
        <w:r w:rsidR="00CC3BB5">
          <w:rPr>
            <w:rFonts w:ascii="Cambria" w:hAnsi="Cambria"/>
            <w:sz w:val="28"/>
            <w:szCs w:val="28"/>
          </w:rPr>
          <w:t>, t</w:t>
        </w:r>
      </w:ins>
      <w:ins w:id="28888" w:author="Claire S" w:date="2026-06-05T18:53:00Z" w16du:dateUtc="2026-06-05T17:53:00Z">
        <w:r w:rsidR="00DE4404">
          <w:rPr>
            <w:rFonts w:ascii="Cambria" w:hAnsi="Cambria"/>
            <w:sz w:val="28"/>
            <w:szCs w:val="28"/>
          </w:rPr>
          <w:t>herapy for all our staff?</w:t>
        </w:r>
      </w:ins>
      <w:r>
        <w:rPr>
          <w:rFonts w:ascii="Cambria" w:hAnsi="Cambria"/>
          <w:sz w:val="28"/>
          <w:szCs w:val="28"/>
        </w:rPr>
        <w:t>’</w:t>
      </w:r>
    </w:p>
    <w:p w14:paraId="0CBBA963" w14:textId="55BC54FF" w:rsidR="00EE2B4E" w:rsidRDefault="006271E3" w:rsidP="0085429A">
      <w:pPr>
        <w:spacing w:line="360" w:lineRule="auto"/>
        <w:contextualSpacing/>
        <w:rPr>
          <w:rFonts w:ascii="Cambria" w:hAnsi="Cambria"/>
          <w:sz w:val="28"/>
          <w:szCs w:val="28"/>
        </w:rPr>
      </w:pPr>
      <w:r>
        <w:rPr>
          <w:rFonts w:ascii="Cambria" w:hAnsi="Cambria"/>
          <w:sz w:val="28"/>
          <w:szCs w:val="28"/>
        </w:rPr>
        <w:tab/>
      </w:r>
      <w:r w:rsidR="0085429A">
        <w:rPr>
          <w:rFonts w:ascii="Cambria" w:hAnsi="Cambria"/>
          <w:sz w:val="28"/>
          <w:szCs w:val="28"/>
        </w:rPr>
        <w:t>Ruth’s</w:t>
      </w:r>
      <w:r>
        <w:rPr>
          <w:rFonts w:ascii="Cambria" w:hAnsi="Cambria"/>
          <w:sz w:val="28"/>
          <w:szCs w:val="28"/>
        </w:rPr>
        <w:t xml:space="preserve"> prim little assistant stood</w:t>
      </w:r>
      <w:del w:id="28889" w:author="Claire S" w:date="2026-06-06T17:07:00Z" w16du:dateUtc="2026-06-06T16:07:00Z">
        <w:r w:rsidDel="000C4535">
          <w:rPr>
            <w:rFonts w:ascii="Cambria" w:hAnsi="Cambria"/>
            <w:sz w:val="28"/>
            <w:szCs w:val="28"/>
          </w:rPr>
          <w:delText xml:space="preserve"> there</w:delText>
        </w:r>
      </w:del>
      <w:r w:rsidR="00472698">
        <w:rPr>
          <w:rFonts w:ascii="Cambria" w:hAnsi="Cambria"/>
          <w:sz w:val="28"/>
          <w:szCs w:val="28"/>
        </w:rPr>
        <w:t xml:space="preserve"> quietly</w:t>
      </w:r>
      <w:r>
        <w:rPr>
          <w:rFonts w:ascii="Cambria" w:hAnsi="Cambria"/>
          <w:sz w:val="28"/>
          <w:szCs w:val="28"/>
        </w:rPr>
        <w:t xml:space="preserve">, holding a </w:t>
      </w:r>
      <w:r w:rsidR="005A7D70">
        <w:rPr>
          <w:rFonts w:ascii="Cambria" w:hAnsi="Cambria"/>
          <w:sz w:val="28"/>
          <w:szCs w:val="28"/>
        </w:rPr>
        <w:t xml:space="preserve">tray with a </w:t>
      </w:r>
      <w:del w:id="28890" w:author="Daisy Watt" w:date="2026-06-24T16:25:00Z" w16du:dateUtc="2026-06-24T14:25:00Z">
        <w:r w:rsidDel="000753CA">
          <w:rPr>
            <w:rFonts w:ascii="Cambria" w:hAnsi="Cambria"/>
            <w:sz w:val="28"/>
            <w:szCs w:val="28"/>
          </w:rPr>
          <w:delText>cafetiere</w:delText>
        </w:r>
      </w:del>
      <w:ins w:id="28891" w:author="Daisy Watt" w:date="2026-06-24T16:25:00Z" w16du:dateUtc="2026-06-24T14:25:00Z">
        <w:r w:rsidR="000753CA">
          <w:rPr>
            <w:rFonts w:ascii="Cambria" w:hAnsi="Cambria"/>
            <w:sz w:val="28"/>
            <w:szCs w:val="28"/>
          </w:rPr>
          <w:t>cafetière</w:t>
        </w:r>
      </w:ins>
      <w:r>
        <w:rPr>
          <w:rFonts w:ascii="Cambria" w:hAnsi="Cambria"/>
          <w:sz w:val="28"/>
          <w:szCs w:val="28"/>
        </w:rPr>
        <w:t xml:space="preserve"> and a </w:t>
      </w:r>
      <w:ins w:id="28892" w:author="Claire S" w:date="2026-06-05T18:53:00Z" w16du:dateUtc="2026-06-05T17:53:00Z">
        <w:r w:rsidR="00DE4404">
          <w:rPr>
            <w:rFonts w:ascii="Cambria" w:hAnsi="Cambria"/>
            <w:sz w:val="28"/>
            <w:szCs w:val="28"/>
          </w:rPr>
          <w:t xml:space="preserve">silver </w:t>
        </w:r>
      </w:ins>
      <w:r>
        <w:rPr>
          <w:rFonts w:ascii="Cambria" w:hAnsi="Cambria"/>
          <w:sz w:val="28"/>
          <w:szCs w:val="28"/>
        </w:rPr>
        <w:t xml:space="preserve">jug of cream. </w:t>
      </w:r>
    </w:p>
    <w:p w14:paraId="26757AC0" w14:textId="494AA161" w:rsidR="006271E3" w:rsidRDefault="006271E3" w:rsidP="00EE2B4E">
      <w:pPr>
        <w:spacing w:line="360" w:lineRule="auto"/>
        <w:ind w:firstLine="720"/>
        <w:contextualSpacing/>
        <w:rPr>
          <w:rFonts w:ascii="Cambria" w:hAnsi="Cambria"/>
          <w:sz w:val="28"/>
          <w:szCs w:val="28"/>
        </w:rPr>
      </w:pPr>
      <w:r>
        <w:rPr>
          <w:rFonts w:ascii="Cambria" w:hAnsi="Cambria"/>
          <w:sz w:val="28"/>
          <w:szCs w:val="28"/>
        </w:rPr>
        <w:t>‘Oh yes, Ruth,’ Maude said, and only the most eagle-eyed of people would have noticed the murderous look in the assistant’s eyes.</w:t>
      </w:r>
      <w:r w:rsidR="007F7301">
        <w:rPr>
          <w:rFonts w:ascii="Cambria" w:hAnsi="Cambria"/>
          <w:sz w:val="28"/>
          <w:szCs w:val="28"/>
        </w:rPr>
        <w:t xml:space="preserve"> ‘Therapy for all could be just the ticket.</w:t>
      </w:r>
      <w:r w:rsidR="00351A63">
        <w:rPr>
          <w:rFonts w:ascii="Cambria" w:hAnsi="Cambria"/>
          <w:sz w:val="28"/>
          <w:szCs w:val="28"/>
        </w:rPr>
        <w:t xml:space="preserve"> Who knows what it </w:t>
      </w:r>
      <w:r w:rsidR="00EE2B4E">
        <w:rPr>
          <w:rFonts w:ascii="Cambria" w:hAnsi="Cambria"/>
          <w:sz w:val="28"/>
          <w:szCs w:val="28"/>
        </w:rPr>
        <w:t>might</w:t>
      </w:r>
      <w:r w:rsidR="00351A63">
        <w:rPr>
          <w:rFonts w:ascii="Cambria" w:hAnsi="Cambria"/>
          <w:sz w:val="28"/>
          <w:szCs w:val="28"/>
        </w:rPr>
        <w:t xml:space="preserve"> reveal?</w:t>
      </w:r>
      <w:r w:rsidR="007F7301">
        <w:rPr>
          <w:rFonts w:ascii="Cambria" w:hAnsi="Cambria"/>
          <w:sz w:val="28"/>
          <w:szCs w:val="28"/>
        </w:rPr>
        <w:t>’</w:t>
      </w:r>
    </w:p>
    <w:p w14:paraId="284B58BD" w14:textId="77777777" w:rsidR="00502705" w:rsidRDefault="00502705" w:rsidP="006D275D">
      <w:pPr>
        <w:spacing w:line="360" w:lineRule="auto"/>
        <w:contextualSpacing/>
        <w:rPr>
          <w:rFonts w:ascii="Cambria" w:hAnsi="Cambria"/>
          <w:color w:val="EE0000"/>
          <w:sz w:val="28"/>
          <w:szCs w:val="28"/>
        </w:rPr>
      </w:pPr>
    </w:p>
    <w:p w14:paraId="00F35E04" w14:textId="77777777" w:rsidR="006271E3" w:rsidRPr="006271E3" w:rsidRDefault="006271E3" w:rsidP="00863CAA">
      <w:pPr>
        <w:spacing w:line="360" w:lineRule="auto"/>
        <w:contextualSpacing/>
        <w:jc w:val="center"/>
        <w:rPr>
          <w:rFonts w:ascii="Cambria" w:hAnsi="Cambria"/>
          <w:b/>
          <w:bCs/>
          <w:sz w:val="28"/>
          <w:szCs w:val="28"/>
        </w:rPr>
      </w:pPr>
      <w:r w:rsidRPr="006271E3">
        <w:rPr>
          <w:rFonts w:ascii="Cambria" w:hAnsi="Cambria"/>
          <w:b/>
          <w:bCs/>
          <w:sz w:val="28"/>
          <w:szCs w:val="28"/>
        </w:rPr>
        <w:t>THE END …</w:t>
      </w:r>
    </w:p>
    <w:p w14:paraId="30D94FD5" w14:textId="77777777" w:rsidR="0085429A" w:rsidRDefault="0085429A" w:rsidP="008641AA">
      <w:pPr>
        <w:spacing w:line="360" w:lineRule="auto"/>
        <w:contextualSpacing/>
        <w:rPr>
          <w:rFonts w:ascii="Cambria" w:hAnsi="Cambria"/>
          <w:b/>
          <w:bCs/>
          <w:sz w:val="28"/>
          <w:szCs w:val="28"/>
        </w:rPr>
      </w:pPr>
    </w:p>
    <w:p w14:paraId="5732924C" w14:textId="38B5C87E" w:rsidR="008641AA" w:rsidRPr="0068722D" w:rsidRDefault="006271E3" w:rsidP="008641AA">
      <w:pPr>
        <w:spacing w:line="360" w:lineRule="auto"/>
        <w:contextualSpacing/>
        <w:rPr>
          <w:rFonts w:ascii="Cambria" w:hAnsi="Cambria"/>
          <w:b/>
          <w:bCs/>
          <w:sz w:val="28"/>
          <w:szCs w:val="28"/>
        </w:rPr>
      </w:pPr>
      <w:r w:rsidRPr="006271E3">
        <w:rPr>
          <w:rFonts w:ascii="Cambria" w:hAnsi="Cambria"/>
          <w:b/>
          <w:bCs/>
          <w:sz w:val="28"/>
          <w:szCs w:val="28"/>
        </w:rPr>
        <w:t>until THE THERAPIST…</w:t>
      </w:r>
    </w:p>
    <w:sectPr w:rsidR="008641AA" w:rsidRPr="0068722D">
      <w:footerReference w:type="even" r:id="rId12"/>
      <w:foot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aisy Watt" w:date="2026-06-18T20:50:00Z" w:initials="DW">
    <w:p w14:paraId="1B78EBCC" w14:textId="77777777" w:rsidR="00F75405" w:rsidRDefault="00F75405" w:rsidP="00F75405">
      <w:pPr>
        <w:pStyle w:val="CommentText"/>
      </w:pPr>
      <w:r>
        <w:rPr>
          <w:rStyle w:val="CommentReference"/>
        </w:rPr>
        <w:annotationRef/>
      </w:r>
      <w:r>
        <w:rPr>
          <w:b/>
          <w:bCs/>
        </w:rPr>
        <w:t>Highlight key:</w:t>
      </w:r>
    </w:p>
    <w:p w14:paraId="08FABD8A" w14:textId="77777777" w:rsidR="00F75405" w:rsidRDefault="00F75405" w:rsidP="00F75405">
      <w:pPr>
        <w:pStyle w:val="CommentText"/>
      </w:pPr>
      <w:r>
        <w:rPr>
          <w:highlight w:val="green"/>
        </w:rPr>
        <w:t>Green highlights</w:t>
      </w:r>
      <w:r>
        <w:t xml:space="preserve"> flag repetitions you may wish to eliminate, unless intentional</w:t>
      </w:r>
    </w:p>
    <w:p w14:paraId="153FF399" w14:textId="77777777" w:rsidR="00F75405" w:rsidRDefault="00F75405" w:rsidP="00F75405">
      <w:pPr>
        <w:pStyle w:val="CommentText"/>
      </w:pPr>
      <w:r>
        <w:rPr>
          <w:highlight w:val="yellow"/>
        </w:rPr>
        <w:t>Yellow highlights</w:t>
      </w:r>
      <w:r>
        <w:t xml:space="preserve"> flag repetitions I’ve suggested solutions for</w:t>
      </w:r>
    </w:p>
  </w:comment>
  <w:comment w:id="4" w:author="Daisy Watt" w:date="2026-04-24T12:01:00Z" w:initials="DW">
    <w:p w14:paraId="287D6768" w14:textId="77777777" w:rsidR="00F47E43" w:rsidRDefault="007059BF" w:rsidP="00F47E43">
      <w:pPr>
        <w:pStyle w:val="CommentText"/>
      </w:pPr>
      <w:r>
        <w:rPr>
          <w:rStyle w:val="CommentReference"/>
        </w:rPr>
        <w:annotationRef/>
      </w:r>
      <w:r w:rsidR="00F47E43">
        <w:t>See the note in my letter re: potentially cutting/substituting this chapter?</w:t>
      </w:r>
    </w:p>
  </w:comment>
  <w:comment w:id="3" w:author="Daisy Watt" w:date="2026-06-16T17:43:00Z" w:initials="DW">
    <w:p w14:paraId="625EE320" w14:textId="77777777" w:rsidR="00947755" w:rsidRDefault="00B50750" w:rsidP="00947755">
      <w:r>
        <w:rPr>
          <w:rStyle w:val="CommentReference"/>
        </w:rPr>
        <w:annotationRef/>
      </w:r>
      <w:r w:rsidR="00947755">
        <w:rPr>
          <w:sz w:val="20"/>
          <w:szCs w:val="20"/>
        </w:rPr>
        <w:t>I think the discovery of Dex’s body will make the best prologue. Just check the wording, so it’s 100% clear to the reader that the body in the prologue is different from the dummy that falls from the rafters in Ch1?</w:t>
      </w:r>
    </w:p>
    <w:p w14:paraId="6D3C3C9B" w14:textId="77777777" w:rsidR="00947755" w:rsidRDefault="00947755" w:rsidP="00947755"/>
    <w:p w14:paraId="1925E489" w14:textId="77777777" w:rsidR="00947755" w:rsidRDefault="00947755" w:rsidP="00947755">
      <w:r>
        <w:rPr>
          <w:sz w:val="20"/>
          <w:szCs w:val="20"/>
        </w:rPr>
        <w:t>Then a Savannah chapter, then a Clara chapter. Can this original prologue be merged and condensed with Ch2, so we only have one chapter in which Clara is watching the awards on TV?</w:t>
      </w:r>
    </w:p>
  </w:comment>
  <w:comment w:id="2" w:author="Daisy Watt" w:date="2026-06-18T20:40:00Z" w:initials="DW">
    <w:p w14:paraId="7BE7AD23" w14:textId="56D3347A" w:rsidR="005D5246" w:rsidRDefault="005D5246" w:rsidP="005D5246">
      <w:pPr>
        <w:pStyle w:val="CommentText"/>
      </w:pPr>
      <w:r>
        <w:rPr>
          <w:rStyle w:val="CommentReference"/>
        </w:rPr>
        <w:annotationRef/>
      </w:r>
      <w:r>
        <w:t>If keeping, amend this chapter to past tense, to match the others and THE EDITOR?</w:t>
      </w:r>
    </w:p>
  </w:comment>
  <w:comment w:id="8" w:author="Daisy Watt" w:date="2026-06-19T23:03:00Z" w:initials="DW">
    <w:p w14:paraId="4516B7E7" w14:textId="77777777" w:rsidR="00480188" w:rsidRDefault="00480188" w:rsidP="002938BE">
      <w:r>
        <w:rPr>
          <w:rStyle w:val="CommentReference"/>
        </w:rPr>
        <w:annotationRef/>
      </w:r>
      <w:r>
        <w:rPr>
          <w:sz w:val="20"/>
          <w:szCs w:val="20"/>
        </w:rPr>
        <w:t>Add the exact time in the main body below, if important? (So headings are consistent)</w:t>
      </w:r>
    </w:p>
  </w:comment>
  <w:comment w:id="160" w:author="Daisy Watt" w:date="2026-06-18T16:45:00Z" w:initials="DW">
    <w:p w14:paraId="362B7C03" w14:textId="77777777" w:rsidR="00B149C9" w:rsidRDefault="00B149C9" w:rsidP="005E2A62">
      <w:pPr>
        <w:pStyle w:val="CommentText"/>
      </w:pPr>
      <w:r>
        <w:rPr>
          <w:rStyle w:val="CommentReference"/>
        </w:rPr>
        <w:annotationRef/>
      </w:r>
      <w:r>
        <w:t>Throughout this scene, can you make clear what’s happening on the stage? Is Savannah talking over the presenters at any point, or does most of the action take place during a prolonged break in the ceremony?</w:t>
      </w:r>
    </w:p>
  </w:comment>
  <w:comment w:id="159" w:author="Daisy Watt" w:date="2026-06-18T17:07:00Z" w:initials="DW">
    <w:p w14:paraId="3D41448D" w14:textId="77777777" w:rsidR="00B149C9" w:rsidRDefault="00B149C9" w:rsidP="00B149C9">
      <w:r>
        <w:rPr>
          <w:rStyle w:val="CommentReference"/>
        </w:rPr>
        <w:annotationRef/>
      </w:r>
      <w:r>
        <w:rPr>
          <w:sz w:val="20"/>
          <w:szCs w:val="20"/>
        </w:rPr>
        <w:t xml:space="preserve">This chapter is rather heavy on backstory. Consider which background info can be stripped out in the interest of making this as hooky as possible? Info on Savannah’s relationships with people who are not present in the scene can be cut right down or cut. </w:t>
      </w:r>
    </w:p>
    <w:p w14:paraId="0BEF9750" w14:textId="77777777" w:rsidR="00B149C9" w:rsidRDefault="00B149C9" w:rsidP="00B149C9"/>
    <w:p w14:paraId="018C937C" w14:textId="77777777" w:rsidR="00B149C9" w:rsidRDefault="00B149C9" w:rsidP="00B149C9">
      <w:r>
        <w:rPr>
          <w:sz w:val="20"/>
          <w:szCs w:val="20"/>
        </w:rPr>
        <w:t>Savannah seems to have quite a few past traumas – bad relationships with both parents, a traumatic divorce, boarding school bullies. Pick one to make her primary wound, and mention the others only once or twice apiece? You mention she has abandonment issues, but I couldn’t quite place which trauma was responsible for these! (Of course in real life, there isn’t necessarily one clear-cut reason, but for narrative purposes, let’s indicate one).</w:t>
      </w:r>
    </w:p>
  </w:comment>
  <w:comment w:id="158" w:author="Daisy Watt" w:date="2026-06-18T20:39:00Z" w:initials="DW">
    <w:p w14:paraId="0902B11A" w14:textId="77777777" w:rsidR="00B149C9" w:rsidRDefault="00B149C9" w:rsidP="005D5246">
      <w:pPr>
        <w:pStyle w:val="CommentText"/>
      </w:pPr>
      <w:r>
        <w:rPr>
          <w:rStyle w:val="CommentReference"/>
        </w:rPr>
        <w:annotationRef/>
      </w:r>
      <w:r>
        <w:t>Amend this chapter to past tense, to match the others and THE EDITOR?</w:t>
      </w:r>
    </w:p>
  </w:comment>
  <w:comment w:id="157" w:author="Daisy Watt" w:date="2026-06-16T17:44:00Z" w:initials="DW">
    <w:p w14:paraId="4750D6A3" w14:textId="77777777" w:rsidR="00B149C9" w:rsidRDefault="00B149C9" w:rsidP="00DB31AC">
      <w:r>
        <w:rPr>
          <w:rStyle w:val="CommentReference"/>
        </w:rPr>
        <w:annotationRef/>
      </w:r>
      <w:r>
        <w:rPr>
          <w:sz w:val="20"/>
          <w:szCs w:val="20"/>
        </w:rPr>
        <w:t>Consider consolidating a style for chapter headings across all books? E.g. Yes or no to putting narrators’ names at the top.</w:t>
      </w:r>
      <w:r>
        <w:rPr>
          <w:sz w:val="20"/>
          <w:szCs w:val="20"/>
        </w:rPr>
        <w:cr/>
      </w:r>
      <w:r>
        <w:rPr>
          <w:sz w:val="20"/>
          <w:szCs w:val="20"/>
        </w:rPr>
        <w:cr/>
        <w:t>Somewhere near here, could you ensure Savannah and Dex’s job titles are mentioned, along with the fact that Savannah’s family owns the company?</w:t>
      </w:r>
    </w:p>
  </w:comment>
  <w:comment w:id="172" w:author="Daisy Watt" w:date="2026-06-17T06:56:00Z" w:initials="DW">
    <w:p w14:paraId="0347064B" w14:textId="77777777" w:rsidR="00B149C9" w:rsidRDefault="00B149C9" w:rsidP="00BE2687">
      <w:pPr>
        <w:pStyle w:val="CommentText"/>
      </w:pPr>
      <w:r>
        <w:rPr>
          <w:rStyle w:val="CommentReference"/>
        </w:rPr>
        <w:annotationRef/>
      </w:r>
      <w:r>
        <w:t>Added (because it won’t be in the new prologue)</w:t>
      </w:r>
    </w:p>
  </w:comment>
  <w:comment w:id="176" w:author="Daisy Watt" w:date="2026-04-24T12:14:00Z" w:initials="DW">
    <w:p w14:paraId="56C929A9" w14:textId="77777777" w:rsidR="00B149C9" w:rsidRDefault="00B149C9" w:rsidP="00F47E43">
      <w:pPr>
        <w:pStyle w:val="CommentText"/>
      </w:pPr>
      <w:r>
        <w:rPr>
          <w:rStyle w:val="CommentReference"/>
        </w:rPr>
        <w:annotationRef/>
      </w:r>
      <w:r>
        <w:t>Fiancé?</w:t>
      </w:r>
    </w:p>
  </w:comment>
  <w:comment w:id="195" w:author="Daisy Watt" w:date="2026-06-17T07:05:00Z" w:initials="DW">
    <w:p w14:paraId="7E501DFF" w14:textId="77777777" w:rsidR="00B149C9" w:rsidRDefault="00B149C9" w:rsidP="00F769D6">
      <w:pPr>
        <w:pStyle w:val="CommentText"/>
      </w:pPr>
      <w:r>
        <w:rPr>
          <w:rStyle w:val="CommentReference"/>
        </w:rPr>
        <w:annotationRef/>
      </w:r>
      <w:r>
        <w:t>(More relevant here)</w:t>
      </w:r>
    </w:p>
  </w:comment>
  <w:comment w:id="261" w:author="Daisy Watt" w:date="2026-06-17T12:51:00Z" w:initials="DW">
    <w:p w14:paraId="0B8E931E" w14:textId="77777777" w:rsidR="00B149C9" w:rsidRDefault="00B149C9" w:rsidP="0083005F">
      <w:pPr>
        <w:pStyle w:val="CommentText"/>
      </w:pPr>
      <w:r>
        <w:rPr>
          <w:rStyle w:val="CommentReference"/>
        </w:rPr>
        <w:annotationRef/>
      </w:r>
      <w:r>
        <w:t>Add somewhere when the waiter gives him her dessert and what it is?</w:t>
      </w:r>
    </w:p>
  </w:comment>
  <w:comment w:id="296" w:author="Daisy Watt" w:date="2026-04-24T12:20:00Z" w:initials="DW">
    <w:p w14:paraId="77AEA309" w14:textId="77777777" w:rsidR="00B149C9" w:rsidRDefault="00B149C9" w:rsidP="00F47E43">
      <w:pPr>
        <w:pStyle w:val="CommentText"/>
      </w:pPr>
      <w:r>
        <w:rPr>
          <w:rStyle w:val="CommentReference"/>
        </w:rPr>
        <w:annotationRef/>
      </w:r>
      <w:r>
        <w:t>Later, Savannah doesn’t know who discovered Jackson or where - make consistent.</w:t>
      </w:r>
    </w:p>
  </w:comment>
  <w:comment w:id="318" w:author="Daisy Watt" w:date="2026-04-24T12:22:00Z" w:initials="DW">
    <w:p w14:paraId="15423539" w14:textId="77777777" w:rsidR="00B149C9" w:rsidRDefault="00B149C9" w:rsidP="004E4D19">
      <w:pPr>
        <w:pStyle w:val="CommentText"/>
      </w:pPr>
      <w:r>
        <w:rPr>
          <w:rStyle w:val="CommentReference"/>
        </w:rPr>
        <w:annotationRef/>
      </w:r>
      <w:r>
        <w:t xml:space="preserve">This made me think Dex </w:t>
      </w:r>
      <w:r>
        <w:rPr>
          <w:i/>
          <w:iCs/>
        </w:rPr>
        <w:t xml:space="preserve">was </w:t>
      </w:r>
      <w:r>
        <w:t>in fact jealous. Ok?</w:t>
      </w:r>
    </w:p>
  </w:comment>
  <w:comment w:id="369" w:author="Daisy Watt" w:date="2026-06-17T12:59:00Z" w:initials="DW">
    <w:p w14:paraId="36E82D91" w14:textId="77777777" w:rsidR="00B149C9" w:rsidRDefault="00B149C9" w:rsidP="0083005F">
      <w:pPr>
        <w:pStyle w:val="CommentText"/>
      </w:pPr>
      <w:r>
        <w:rPr>
          <w:rStyle w:val="CommentReference"/>
        </w:rPr>
        <w:annotationRef/>
      </w:r>
      <w:r>
        <w:t>Who says this?</w:t>
      </w:r>
    </w:p>
  </w:comment>
  <w:comment w:id="416" w:author="Daisy Watt" w:date="2026-06-17T13:04:00Z" w:initials="DW">
    <w:p w14:paraId="0428F250" w14:textId="77777777" w:rsidR="00B149C9" w:rsidRDefault="00B149C9" w:rsidP="00B25E2A">
      <w:pPr>
        <w:pStyle w:val="CommentText"/>
      </w:pPr>
      <w:r>
        <w:rPr>
          <w:rStyle w:val="CommentReference"/>
        </w:rPr>
        <w:annotationRef/>
      </w:r>
      <w:r>
        <w:t>From the ‘mousy’ description of Violet, I’d assumed a blander physical appearance - okay? I don’t think her hair colour was specified in THE EDITOR.</w:t>
      </w:r>
    </w:p>
  </w:comment>
  <w:comment w:id="438" w:author="Daisy Watt" w:date="2026-06-17T13:18:00Z" w:initials="DW">
    <w:p w14:paraId="31E4AA59" w14:textId="77777777" w:rsidR="00B149C9" w:rsidRDefault="00B149C9" w:rsidP="00B149C9">
      <w:pPr>
        <w:pStyle w:val="CommentText"/>
      </w:pPr>
      <w:r>
        <w:rPr>
          <w:rStyle w:val="CommentReference"/>
        </w:rPr>
        <w:annotationRef/>
      </w:r>
      <w:r>
        <w:t>I think this needs unpacking slightly, for clarity - e.g. something like:</w:t>
      </w:r>
    </w:p>
    <w:p w14:paraId="2C67F685" w14:textId="77777777" w:rsidR="00B149C9" w:rsidRDefault="00B149C9" w:rsidP="00B149C9">
      <w:pPr>
        <w:pStyle w:val="CommentText"/>
      </w:pPr>
    </w:p>
    <w:p w14:paraId="2B690C28" w14:textId="77777777" w:rsidR="00B149C9" w:rsidRDefault="00B149C9" w:rsidP="00B149C9">
      <w:pPr>
        <w:pStyle w:val="CommentText"/>
      </w:pPr>
      <w:r>
        <w:t xml:space="preserve">Savannah air-kisses the woman, suppressing a smirk. (All romantasy editors are perverts, in her view. </w:t>
      </w:r>
      <w:r>
        <w:rPr>
          <w:i/>
          <w:iCs/>
        </w:rPr>
        <w:t>Sex with a unicorn? No thanks</w:t>
      </w:r>
      <w:r>
        <w:t>.)</w:t>
      </w:r>
    </w:p>
  </w:comment>
  <w:comment w:id="474" w:author="Daisy Watt" w:date="2026-06-17T13:36:00Z" w:initials="DW">
    <w:p w14:paraId="78042B13" w14:textId="77777777" w:rsidR="00B149C9" w:rsidRDefault="00B149C9" w:rsidP="00FD25B2">
      <w:pPr>
        <w:pStyle w:val="CommentText"/>
      </w:pPr>
      <w:r>
        <w:rPr>
          <w:rStyle w:val="CommentReference"/>
        </w:rPr>
        <w:annotationRef/>
      </w:r>
      <w:r>
        <w:t>Or similar - clearer?</w:t>
      </w:r>
    </w:p>
  </w:comment>
  <w:comment w:id="485" w:author="Daisy Watt" w:date="2026-06-17T13:34:00Z" w:initials="DW">
    <w:p w14:paraId="52F58238" w14:textId="77777777" w:rsidR="00B149C9" w:rsidRDefault="00B149C9" w:rsidP="00DC7E33">
      <w:r>
        <w:rPr>
          <w:rStyle w:val="CommentReference"/>
        </w:rPr>
        <w:annotationRef/>
      </w:r>
      <w:r>
        <w:rPr>
          <w:sz w:val="20"/>
          <w:szCs w:val="20"/>
        </w:rPr>
        <w:t>Make clearer if the Pilates addiction was what landed her in rehab, or if Simon inspired the Pilates addiction at a later date? What did she go to rehab for?</w:t>
      </w:r>
    </w:p>
  </w:comment>
  <w:comment w:id="491" w:author="Daisy Watt" w:date="2026-06-17T13:37:00Z" w:initials="DW">
    <w:p w14:paraId="2F918406" w14:textId="77777777" w:rsidR="00B149C9" w:rsidRDefault="00B149C9" w:rsidP="00FD25B2">
      <w:pPr>
        <w:pStyle w:val="CommentText"/>
      </w:pPr>
      <w:r>
        <w:rPr>
          <w:rStyle w:val="CommentReference"/>
        </w:rPr>
        <w:annotationRef/>
      </w:r>
      <w:r>
        <w:t>Why would seeing Simon remind her of scandals? If it’s his PDA at a work event, make that clearer?</w:t>
      </w:r>
    </w:p>
  </w:comment>
  <w:comment w:id="540" w:author="Claire S" w:date="2026-05-01T13:07:00Z" w:initials="CS">
    <w:p w14:paraId="1A1A223E" w14:textId="77777777" w:rsidR="00B149C9" w:rsidRDefault="00B149C9" w:rsidP="0000573B">
      <w:r>
        <w:rPr>
          <w:rStyle w:val="CommentReference"/>
        </w:rPr>
        <w:annotationRef/>
      </w:r>
      <w:r>
        <w:rPr>
          <w:sz w:val="20"/>
          <w:szCs w:val="20"/>
        </w:rPr>
        <w:t>okay? discussed this with Jenny</w:t>
      </w:r>
    </w:p>
  </w:comment>
  <w:comment w:id="539" w:author="Daisy Watt" w:date="2026-06-17T13:32:00Z" w:initials="DW">
    <w:p w14:paraId="77A0719F" w14:textId="77777777" w:rsidR="00B149C9" w:rsidRDefault="00B149C9" w:rsidP="00BD1195">
      <w:r>
        <w:rPr>
          <w:rStyle w:val="CommentReference"/>
        </w:rPr>
        <w:annotationRef/>
      </w:r>
      <w:r>
        <w:rPr>
          <w:sz w:val="20"/>
          <w:szCs w:val="20"/>
        </w:rPr>
        <w:t>Can we make clear somewhere what actually happened to Elizabeth’s book – was it published? Did they lose the advance? Also make clear somewhere in an early Clara chapter what happened to Tom Arden, and mention somewhere what happened to Ruth (eg how long she was off work after the fire last year, and how that absence has affected the way she’s viewed in the company, if at all/how her near death experience affected her personality, if at all)</w:t>
      </w:r>
    </w:p>
  </w:comment>
  <w:comment w:id="516" w:author="Daisy Watt" w:date="2026-06-17T13:43:00Z" w:initials="DW">
    <w:p w14:paraId="6133DD71" w14:textId="77777777" w:rsidR="00B149C9" w:rsidRDefault="00B149C9" w:rsidP="00FD25B2">
      <w:pPr>
        <w:pStyle w:val="CommentText"/>
      </w:pPr>
      <w:r>
        <w:rPr>
          <w:rStyle w:val="CommentReference"/>
        </w:rPr>
        <w:annotationRef/>
      </w:r>
      <w:r>
        <w:t>Moved - more relevant, here</w:t>
      </w:r>
    </w:p>
  </w:comment>
  <w:comment w:id="490" w:author="Daisy Watt" w:date="2026-06-17T13:42:00Z" w:initials="DW">
    <w:p w14:paraId="1DC31B7C" w14:textId="77777777" w:rsidR="00B149C9" w:rsidRDefault="00B149C9" w:rsidP="00FD25B2">
      <w:pPr>
        <w:pStyle w:val="CommentText"/>
      </w:pPr>
      <w:r>
        <w:rPr>
          <w:rStyle w:val="CommentReference"/>
        </w:rPr>
        <w:annotationRef/>
      </w:r>
      <w:r>
        <w:t>Perhaps simplify this so Ruth is only on Dex’s case for one reason? Maybe because of the scandal around Elizabeth’s book this year, they can’t afford to lose another author or bring the company into disrepute?</w:t>
      </w:r>
    </w:p>
  </w:comment>
  <w:comment w:id="458" w:author="Daisy Watt" w:date="2026-06-18T12:59:00Z" w:initials="DW">
    <w:p w14:paraId="610218F2" w14:textId="77777777" w:rsidR="00B149C9" w:rsidRDefault="00B149C9" w:rsidP="000C7787">
      <w:pPr>
        <w:pStyle w:val="CommentText"/>
      </w:pPr>
      <w:r>
        <w:rPr>
          <w:rStyle w:val="CommentReference"/>
        </w:rPr>
        <w:annotationRef/>
      </w:r>
      <w:r>
        <w:t>This section is a tad meandering - consider covering less ground?</w:t>
      </w:r>
    </w:p>
  </w:comment>
  <w:comment w:id="702" w:author="Daisy Watt" w:date="2026-06-18T16:33:00Z" w:initials="DW">
    <w:p w14:paraId="3F8B2ACF" w14:textId="77777777" w:rsidR="00B149C9" w:rsidRDefault="00B149C9" w:rsidP="00DC4F92">
      <w:pPr>
        <w:pStyle w:val="CommentText"/>
      </w:pPr>
      <w:r>
        <w:rPr>
          <w:rStyle w:val="CommentReference"/>
        </w:rPr>
        <w:annotationRef/>
      </w:r>
      <w:r>
        <w:t>Or similar (earlier, not just now)</w:t>
      </w:r>
    </w:p>
  </w:comment>
  <w:comment w:id="709" w:author="Daisy Watt" w:date="2026-04-24T12:57:00Z" w:initials="DW">
    <w:p w14:paraId="58F617BF" w14:textId="77777777" w:rsidR="00B149C9" w:rsidRDefault="00B149C9" w:rsidP="00442196">
      <w:pPr>
        <w:pStyle w:val="CommentText"/>
      </w:pPr>
      <w:r>
        <w:rPr>
          <w:rStyle w:val="CommentReference"/>
        </w:rPr>
        <w:annotationRef/>
      </w:r>
      <w:r>
        <w:t>The memoir was mentioned earlier - include all the essential info in a single mention?</w:t>
      </w:r>
    </w:p>
  </w:comment>
  <w:comment w:id="712" w:author="Daisy Watt" w:date="2026-06-18T16:34:00Z" w:initials="DW">
    <w:p w14:paraId="73F9DE57" w14:textId="77777777" w:rsidR="00B149C9" w:rsidRDefault="00B149C9" w:rsidP="00DC4F92">
      <w:pPr>
        <w:pStyle w:val="CommentText"/>
      </w:pPr>
      <w:r>
        <w:rPr>
          <w:rStyle w:val="CommentReference"/>
        </w:rPr>
        <w:annotationRef/>
      </w:r>
      <w:r>
        <w:t>Make clear if this has already happened or not?</w:t>
      </w:r>
    </w:p>
  </w:comment>
  <w:comment w:id="685" w:author="Daisy Watt" w:date="2026-04-24T12:35:00Z" w:initials="DW">
    <w:p w14:paraId="53D39548" w14:textId="77777777" w:rsidR="00B149C9" w:rsidRDefault="00B149C9" w:rsidP="00D2613A">
      <w:pPr>
        <w:pStyle w:val="CommentText"/>
      </w:pPr>
      <w:r>
        <w:rPr>
          <w:rStyle w:val="CommentReference"/>
        </w:rPr>
        <w:annotationRef/>
      </w:r>
      <w:r>
        <w:t>Somewhere, can you make clear if this book is under contract with Langley or if Penguin might poach it? Do they have any more fiction under contract with him?</w:t>
      </w:r>
    </w:p>
  </w:comment>
  <w:comment w:id="744" w:author="Daisy Watt" w:date="2026-06-18T16:39:00Z" w:initials="DW">
    <w:p w14:paraId="7712D7B9" w14:textId="77777777" w:rsidR="00B149C9" w:rsidRDefault="00B149C9" w:rsidP="005E2A62">
      <w:pPr>
        <w:pStyle w:val="CommentText"/>
      </w:pPr>
      <w:r>
        <w:rPr>
          <w:rStyle w:val="CommentReference"/>
        </w:rPr>
        <w:annotationRef/>
      </w:r>
      <w:r>
        <w:t>Or similar - make clear where Harlen is and that he’s aiming the kiss at Savannah, not Violet</w:t>
      </w:r>
    </w:p>
  </w:comment>
  <w:comment w:id="759" w:author="Daisy Watt" w:date="2026-06-18T16:42:00Z" w:initials="DW">
    <w:p w14:paraId="28EADBFB" w14:textId="77777777" w:rsidR="00B149C9" w:rsidRDefault="00B149C9" w:rsidP="005E2A62">
      <w:pPr>
        <w:pStyle w:val="CommentText"/>
      </w:pPr>
      <w:r>
        <w:rPr>
          <w:rStyle w:val="CommentReference"/>
        </w:rPr>
        <w:annotationRef/>
      </w:r>
      <w:r>
        <w:t>Add something to clarify that Savannah’s attention returns to the table, and how her train of thought travels from Harlen to wanting a night cap at the office, later. Why does that desire arise in her, now? What triggers her burst of excitement?</w:t>
      </w:r>
    </w:p>
  </w:comment>
  <w:comment w:id="762" w:author="Daisy Watt" w:date="2026-04-24T12:36:00Z" w:initials="DW">
    <w:p w14:paraId="5505E4C1" w14:textId="77777777" w:rsidR="00B149C9" w:rsidRDefault="00B149C9" w:rsidP="00D2613A">
      <w:pPr>
        <w:pStyle w:val="CommentText"/>
      </w:pPr>
      <w:r>
        <w:rPr>
          <w:rStyle w:val="CommentReference"/>
        </w:rPr>
        <w:annotationRef/>
      </w:r>
      <w:r>
        <w:t>Ok that the ceremony still ongoing?</w:t>
      </w:r>
    </w:p>
  </w:comment>
  <w:comment w:id="788" w:author="Daisy Watt" w:date="2026-06-18T16:50:00Z" w:initials="DW">
    <w:p w14:paraId="5E259F45" w14:textId="77777777" w:rsidR="00B149C9" w:rsidRDefault="00B149C9" w:rsidP="0003467B">
      <w:pPr>
        <w:pStyle w:val="CommentText"/>
      </w:pPr>
      <w:r>
        <w:rPr>
          <w:rStyle w:val="CommentReference"/>
        </w:rPr>
        <w:annotationRef/>
      </w:r>
      <w:r>
        <w:t>I think it goes without saying that he’s welcome - she suggested a night cap immediately after Jackson mentioned the bidding war, so I assumed her invitation was aimed partly at supporting Langley’s bid. Maybe instead here, she’s pushing for him to confirm he’ll come?</w:t>
      </w:r>
    </w:p>
  </w:comment>
  <w:comment w:id="792" w:author="Daisy Watt" w:date="2026-06-18T16:51:00Z" w:initials="DW">
    <w:p w14:paraId="645C0E21" w14:textId="77777777" w:rsidR="00B149C9" w:rsidRDefault="00B149C9" w:rsidP="0003467B">
      <w:pPr>
        <w:pStyle w:val="CommentText"/>
      </w:pPr>
      <w:r>
        <w:rPr>
          <w:rStyle w:val="CommentReference"/>
        </w:rPr>
        <w:annotationRef/>
      </w:r>
      <w:r>
        <w:t>? (‘leaning to say’ implies she doesn’t actually get the chance to say it before the music stops)</w:t>
      </w:r>
    </w:p>
  </w:comment>
  <w:comment w:id="804" w:author="Daisy Watt" w:date="2026-04-24T12:36:00Z" w:initials="DW">
    <w:p w14:paraId="3A96EFB1" w14:textId="77777777" w:rsidR="00B149C9" w:rsidRDefault="00B149C9" w:rsidP="00D2613A">
      <w:pPr>
        <w:pStyle w:val="CommentText"/>
      </w:pPr>
      <w:r>
        <w:rPr>
          <w:rStyle w:val="CommentReference"/>
        </w:rPr>
        <w:annotationRef/>
      </w:r>
      <w:r>
        <w:t>Or stage?</w:t>
      </w:r>
    </w:p>
  </w:comment>
  <w:comment w:id="901" w:author="Claire S" w:date="2026-06-08T12:49:00Z" w:initials="CS">
    <w:p w14:paraId="0D13E61A" w14:textId="77777777" w:rsidR="00B149C9" w:rsidRDefault="00B149C9" w:rsidP="00BC76E7">
      <w:r>
        <w:rPr>
          <w:rStyle w:val="CommentReference"/>
        </w:rPr>
        <w:annotationRef/>
      </w:r>
      <w:r>
        <w:rPr>
          <w:sz w:val="20"/>
          <w:szCs w:val="20"/>
        </w:rPr>
        <w:t>I've toned this right down and followed most of your suggestion, kept a bit of the theatricality in...</w:t>
      </w:r>
    </w:p>
  </w:comment>
  <w:comment w:id="903" w:author="Daisy Watt" w:date="2026-06-18T16:54:00Z" w:initials="DW">
    <w:p w14:paraId="4F6F3A40" w14:textId="77777777" w:rsidR="00B149C9" w:rsidRDefault="00B149C9" w:rsidP="0003467B">
      <w:pPr>
        <w:pStyle w:val="CommentText"/>
      </w:pPr>
      <w:r>
        <w:rPr>
          <w:rStyle w:val="CommentReference"/>
        </w:rPr>
        <w:annotationRef/>
      </w:r>
      <w:r>
        <w:t>Usually, they’d start with some patter before announcing the award - amend to reflect this?</w:t>
      </w:r>
    </w:p>
  </w:comment>
  <w:comment w:id="951" w:author="Daisy Watt" w:date="2026-06-18T17:02:00Z" w:initials="DW">
    <w:p w14:paraId="0CE10FF7" w14:textId="77777777" w:rsidR="00B149C9" w:rsidRDefault="00B149C9" w:rsidP="006D4253">
      <w:pPr>
        <w:pStyle w:val="CommentText"/>
      </w:pPr>
      <w:r>
        <w:rPr>
          <w:rStyle w:val="CommentReference"/>
        </w:rPr>
        <w:annotationRef/>
      </w:r>
      <w:r>
        <w:t>Clearer?</w:t>
      </w:r>
    </w:p>
  </w:comment>
  <w:comment w:id="1015" w:author="Daisy Watt" w:date="2026-06-18T17:03:00Z" w:initials="DW">
    <w:p w14:paraId="5457F671" w14:textId="77777777" w:rsidR="00B149C9" w:rsidRDefault="00B149C9" w:rsidP="006D4253">
      <w:pPr>
        <w:pStyle w:val="CommentText"/>
      </w:pPr>
      <w:r>
        <w:rPr>
          <w:rStyle w:val="CommentReference"/>
        </w:rPr>
        <w:annotationRef/>
      </w:r>
      <w:r>
        <w:t>Over the woman’s wailing? Or has that stopped, now? Make clear, either way. Unless it doesn’t need to be two different voices?</w:t>
      </w:r>
    </w:p>
  </w:comment>
  <w:comment w:id="1007" w:author="Daisy Watt" w:date="2026-04-24T12:44:00Z" w:initials="DW">
    <w:p w14:paraId="4D96253E" w14:textId="77777777" w:rsidR="00B149C9" w:rsidRDefault="00B149C9" w:rsidP="0041123E">
      <w:pPr>
        <w:pStyle w:val="CommentText"/>
      </w:pPr>
      <w:r>
        <w:rPr>
          <w:rStyle w:val="CommentReference"/>
        </w:rPr>
        <w:annotationRef/>
      </w:r>
      <w:r>
        <w:t xml:space="preserve">Consider saving this for later, and just revealing “1. Dex Harris” at the National Book Awards? (Since this stunt is supposedly a “special award” for him.) </w:t>
      </w:r>
    </w:p>
  </w:comment>
  <w:comment w:id="896" w:author="Daisy Watt" w:date="2026-04-24T12:40:00Z" w:initials="DW">
    <w:p w14:paraId="141F8D59" w14:textId="77777777" w:rsidR="00B149C9" w:rsidRDefault="00B149C9" w:rsidP="00B149C9">
      <w:pPr>
        <w:pStyle w:val="CommentText"/>
      </w:pPr>
      <w:r>
        <w:rPr>
          <w:rStyle w:val="CommentReference"/>
        </w:rPr>
        <w:annotationRef/>
      </w:r>
      <w:r>
        <w:t>I’m not sure you need all these theatrical elements. I found the autocue script a bit hard to follow - at first, it wasn’t quite clear if the presenters were in on the stunt or not.</w:t>
      </w:r>
    </w:p>
    <w:p w14:paraId="197E504C" w14:textId="77777777" w:rsidR="00B149C9" w:rsidRDefault="00B149C9" w:rsidP="00B149C9">
      <w:pPr>
        <w:pStyle w:val="CommentText"/>
      </w:pPr>
    </w:p>
    <w:p w14:paraId="1DDB3998" w14:textId="77777777" w:rsidR="00B149C9" w:rsidRDefault="00B149C9" w:rsidP="00B149C9">
      <w:pPr>
        <w:pStyle w:val="CommentText"/>
      </w:pPr>
      <w:r>
        <w:t>Could you just have them presenting a normal award, then cut the mic and show the message on the screen behind them, then release the dummy?</w:t>
      </w:r>
    </w:p>
  </w:comment>
  <w:comment w:id="897" w:author="Claire S" w:date="2026-05-01T13:21:00Z" w:initials="CS">
    <w:p w14:paraId="7E3D48B8" w14:textId="77777777" w:rsidR="00B149C9" w:rsidRDefault="00B149C9" w:rsidP="006F609D">
      <w:r>
        <w:rPr>
          <w:rStyle w:val="CommentReference"/>
        </w:rPr>
        <w:annotationRef/>
      </w:r>
      <w:r>
        <w:rPr>
          <w:sz w:val="20"/>
          <w:szCs w:val="20"/>
        </w:rPr>
        <w:t xml:space="preserve">i've struck a happy medium here i hope </w:t>
      </w:r>
    </w:p>
  </w:comment>
  <w:comment w:id="1085" w:author="Daisy Watt" w:date="2026-06-16T16:58:00Z" w:initials="DW">
    <w:p w14:paraId="4DABA6AE" w14:textId="77777777" w:rsidR="008F5157" w:rsidRDefault="008F5157" w:rsidP="008F5157">
      <w:pPr>
        <w:pStyle w:val="CommentText"/>
      </w:pPr>
      <w:r>
        <w:rPr>
          <w:rStyle w:val="CommentReference"/>
        </w:rPr>
        <w:annotationRef/>
      </w:r>
      <w:r>
        <w:t>NB In THE EDITOR, Clara’s age is not made explicit. We’re told Adam is a teenager and she’d been with Sam for two years.</w:t>
      </w:r>
    </w:p>
  </w:comment>
  <w:comment w:id="1090" w:author="Daisy Watt" w:date="2026-04-24T12:05:00Z" w:initials="DW">
    <w:p w14:paraId="5CE21110" w14:textId="77777777" w:rsidR="007059BF" w:rsidRDefault="007059BF" w:rsidP="007059BF">
      <w:pPr>
        <w:pStyle w:val="CommentText"/>
      </w:pPr>
      <w:r>
        <w:rPr>
          <w:rStyle w:val="CommentReference"/>
        </w:rPr>
        <w:annotationRef/>
      </w:r>
      <w:r>
        <w:t>I was initially confused by this, because according to Chapter 2 the screaming/hanging body doesn’t happen until later, but if you’re cutting time stamps, maybe that’s no longer an issue?</w:t>
      </w:r>
    </w:p>
  </w:comment>
  <w:comment w:id="1091" w:author="Daisy Watt" w:date="2026-04-24T12:06:00Z" w:initials="DW">
    <w:p w14:paraId="3022A9BD" w14:textId="7E6BFC89" w:rsidR="007059BF" w:rsidRDefault="007059BF" w:rsidP="007059BF">
      <w:pPr>
        <w:pStyle w:val="CommentText"/>
      </w:pPr>
      <w:r>
        <w:rPr>
          <w:rStyle w:val="CommentReference"/>
        </w:rPr>
        <w:annotationRef/>
      </w:r>
      <w:r>
        <w:t>Let’s talk to Jenny about introducing this thread in THE EDITOR, and discuss how it should progress in THE LIST.</w:t>
      </w:r>
    </w:p>
  </w:comment>
  <w:comment w:id="1102" w:author="Daisy Watt" w:date="2026-06-16T16:59:00Z" w:initials="DW">
    <w:p w14:paraId="43F47062" w14:textId="77777777" w:rsidR="0007041A" w:rsidRDefault="008F5157" w:rsidP="0007041A">
      <w:r>
        <w:rPr>
          <w:rStyle w:val="CommentReference"/>
        </w:rPr>
        <w:annotationRef/>
      </w:r>
      <w:r w:rsidR="0007041A">
        <w:rPr>
          <w:sz w:val="20"/>
          <w:szCs w:val="20"/>
        </w:rPr>
        <w:t>This makes his absence sound involuntary – tweak/cut?</w:t>
      </w:r>
    </w:p>
  </w:comment>
  <w:comment w:id="1153" w:author="Daisy Watt" w:date="2026-04-24T12:06:00Z" w:initials="DW">
    <w:p w14:paraId="56E0D926" w14:textId="2207588D" w:rsidR="007059BF" w:rsidRDefault="007059BF" w:rsidP="007059BF">
      <w:pPr>
        <w:pStyle w:val="CommentText"/>
      </w:pPr>
      <w:r>
        <w:rPr>
          <w:rStyle w:val="CommentReference"/>
        </w:rPr>
        <w:annotationRef/>
      </w:r>
      <w:r>
        <w:t>Jenny spells it “Savvy” - make consistent.</w:t>
      </w:r>
    </w:p>
  </w:comment>
  <w:comment w:id="1158" w:author="Daisy Watt" w:date="2026-04-24T12:07:00Z" w:initials="DW">
    <w:p w14:paraId="5B75D009" w14:textId="77777777" w:rsidR="007059BF" w:rsidRDefault="007059BF" w:rsidP="007059BF">
      <w:pPr>
        <w:pStyle w:val="CommentText"/>
      </w:pPr>
      <w:r>
        <w:rPr>
          <w:rStyle w:val="CommentReference"/>
        </w:rPr>
        <w:annotationRef/>
      </w:r>
      <w:r>
        <w:t>In which direction?</w:t>
      </w:r>
    </w:p>
  </w:comment>
  <w:comment w:id="1209" w:author="Daisy Watt" w:date="2026-06-16T17:14:00Z" w:initials="DW">
    <w:p w14:paraId="614CCCDF" w14:textId="77777777" w:rsidR="00F00933" w:rsidRDefault="00F00933" w:rsidP="00F00933">
      <w:pPr>
        <w:pStyle w:val="CommentText"/>
      </w:pPr>
      <w:r>
        <w:rPr>
          <w:rStyle w:val="CommentReference"/>
        </w:rPr>
        <w:annotationRef/>
      </w:r>
      <w:r>
        <w:t>I thought Savannah was staring at the camera?</w:t>
      </w:r>
    </w:p>
  </w:comment>
  <w:comment w:id="1227" w:author="Daisy Watt" w:date="2026-06-16T17:16:00Z" w:initials="DW">
    <w:p w14:paraId="7BD729E5" w14:textId="77777777" w:rsidR="00F00933" w:rsidRDefault="00F00933" w:rsidP="00F00933">
      <w:pPr>
        <w:pStyle w:val="CommentText"/>
      </w:pPr>
      <w:r>
        <w:rPr>
          <w:rStyle w:val="CommentReference"/>
        </w:rPr>
        <w:annotationRef/>
      </w:r>
      <w:r>
        <w:t>I’ve suggested to Jen that we edit out Clara’s closeness with/hero worship of Dex - I think Clara’s bonds with Violet and Adam are enough to motivate her in THE LIST, and now that Tom is mentoring her in THE EDITOR, it feels overcomplicated to have to also establish Dex as her hero in that first book. Could we just identify Dex by his job title, here, instead?</w:t>
      </w:r>
    </w:p>
  </w:comment>
  <w:comment w:id="2428" w:author="Daisy Watt" w:date="2026-06-18T20:35:00Z" w:initials="DW">
    <w:p w14:paraId="5EEE696D" w14:textId="77777777" w:rsidR="00D635B0" w:rsidRDefault="00D635B0" w:rsidP="00D635B0">
      <w:pPr>
        <w:pStyle w:val="CommentText"/>
      </w:pPr>
      <w:r>
        <w:rPr>
          <w:rStyle w:val="CommentReference"/>
        </w:rPr>
        <w:annotationRef/>
      </w:r>
      <w:r>
        <w:t>Moved because it wasn’t initially clear to me that this was the text message - okay?</w:t>
      </w:r>
    </w:p>
  </w:comment>
  <w:comment w:id="2456" w:author="Daisy Watt" w:date="2026-06-18T20:37:00Z" w:initials="DW">
    <w:p w14:paraId="079CF982" w14:textId="77777777" w:rsidR="00FF3280" w:rsidRDefault="00FF3280" w:rsidP="00FF3280">
      <w:pPr>
        <w:pStyle w:val="CommentText"/>
      </w:pPr>
      <w:r>
        <w:rPr>
          <w:rStyle w:val="CommentReference"/>
        </w:rPr>
        <w:annotationRef/>
      </w:r>
      <w:r>
        <w:t>Amended to avoid two adverbs in quick succession</w:t>
      </w:r>
    </w:p>
  </w:comment>
  <w:comment w:id="2460" w:author="Daisy Watt" w:date="2026-04-24T12:45:00Z" w:initials="DW">
    <w:p w14:paraId="6FEA308D" w14:textId="16F8C1CE" w:rsidR="001D0ABE" w:rsidRDefault="001D0ABE" w:rsidP="001D0ABE">
      <w:pPr>
        <w:pStyle w:val="CommentText"/>
      </w:pPr>
      <w:r>
        <w:rPr>
          <w:rStyle w:val="CommentReference"/>
        </w:rPr>
        <w:annotationRef/>
      </w:r>
      <w:r>
        <w:t>Do we ever find out who makes this call?</w:t>
      </w:r>
    </w:p>
  </w:comment>
  <w:comment w:id="2461" w:author="Claire S" w:date="2026-05-01T10:26:00Z" w:initials="CS">
    <w:p w14:paraId="3BED094B" w14:textId="77777777" w:rsidR="00433E39" w:rsidRDefault="00433E39" w:rsidP="00433E39">
      <w:r>
        <w:rPr>
          <w:rStyle w:val="CommentReference"/>
        </w:rPr>
        <w:annotationRef/>
      </w:r>
      <w:r>
        <w:rPr>
          <w:sz w:val="20"/>
          <w:szCs w:val="20"/>
        </w:rPr>
        <w:t>it is set up by Phil / Violet but not sure how to say that without it being part of the end info dump!</w:t>
      </w:r>
    </w:p>
    <w:p w14:paraId="0170A830" w14:textId="77777777" w:rsidR="00433E39" w:rsidRDefault="00433E39" w:rsidP="00433E39"/>
  </w:comment>
  <w:comment w:id="2468" w:author="Daisy Watt" w:date="2026-06-18T20:38:00Z" w:initials="DW">
    <w:p w14:paraId="733C91F8" w14:textId="77777777" w:rsidR="00FF3280" w:rsidRDefault="00FF3280" w:rsidP="00FF3280">
      <w:pPr>
        <w:pStyle w:val="CommentText"/>
      </w:pPr>
      <w:r>
        <w:rPr>
          <w:rStyle w:val="CommentReference"/>
        </w:rPr>
        <w:annotationRef/>
      </w:r>
      <w:r>
        <w:t>? (She was already in horror)</w:t>
      </w:r>
    </w:p>
  </w:comment>
  <w:comment w:id="2521" w:author="Daisy Watt" w:date="2026-06-18T20:41:00Z" w:initials="DW">
    <w:p w14:paraId="096990DA" w14:textId="77777777" w:rsidR="00CD18FE" w:rsidRDefault="0038671B" w:rsidP="00CD18FE">
      <w:pPr>
        <w:pStyle w:val="CommentText"/>
      </w:pPr>
      <w:r>
        <w:rPr>
          <w:rStyle w:val="CommentReference"/>
        </w:rPr>
        <w:annotationRef/>
      </w:r>
      <w:r w:rsidR="00CD18FE">
        <w:t>(Avoiding Americanism)</w:t>
      </w:r>
    </w:p>
  </w:comment>
  <w:comment w:id="2568" w:author="Daisy Watt" w:date="2026-06-18T20:43:00Z" w:initials="DW">
    <w:p w14:paraId="534C5E97" w14:textId="77777777" w:rsidR="00CD18FE" w:rsidRDefault="00CD18FE" w:rsidP="00CD18FE">
      <w:pPr>
        <w:pStyle w:val="CommentText"/>
      </w:pPr>
      <w:r>
        <w:rPr>
          <w:rStyle w:val="CommentReference"/>
        </w:rPr>
        <w:annotationRef/>
      </w:r>
      <w:r>
        <w:t>In THE EDITOR, he is still a teenager. But I’ve suggested to Jen that he should not appear in person in THE EDITOR - perhaps just check with her that his age is no longer mentioned, there.</w:t>
      </w:r>
    </w:p>
  </w:comment>
  <w:comment w:id="2610" w:author="Daisy Watt" w:date="2026-06-18T20:51:00Z" w:initials="DW">
    <w:p w14:paraId="06E3F192" w14:textId="77777777" w:rsidR="007E7E79" w:rsidRDefault="007E7E79" w:rsidP="007E7E79">
      <w:pPr>
        <w:pStyle w:val="CommentText"/>
      </w:pPr>
      <w:r>
        <w:rPr>
          <w:rStyle w:val="CommentReference"/>
        </w:rPr>
        <w:annotationRef/>
      </w:r>
      <w:r>
        <w:t>What kind?</w:t>
      </w:r>
    </w:p>
  </w:comment>
  <w:comment w:id="2645" w:author="Daisy Watt" w:date="2026-06-18T20:53:00Z" w:initials="DW">
    <w:p w14:paraId="6E798D45" w14:textId="77777777" w:rsidR="00F76A9C" w:rsidRDefault="004B7435" w:rsidP="00F76A9C">
      <w:r>
        <w:rPr>
          <w:rStyle w:val="CommentReference"/>
        </w:rPr>
        <w:annotationRef/>
      </w:r>
      <w:r w:rsidR="00F76A9C">
        <w:rPr>
          <w:sz w:val="20"/>
          <w:szCs w:val="20"/>
        </w:rPr>
        <w:t>Above, he disappeared (I assumed unintentionally) - which is it? See previous note re: dad vs. Sam</w:t>
      </w:r>
    </w:p>
  </w:comment>
  <w:comment w:id="2726" w:author="Daisy Watt" w:date="2026-06-18T23:18:00Z" w:initials="DW">
    <w:p w14:paraId="3619C273" w14:textId="53BAF03B" w:rsidR="00200590" w:rsidRDefault="00200590" w:rsidP="00200590">
      <w:pPr>
        <w:pStyle w:val="CommentText"/>
      </w:pPr>
      <w:r>
        <w:rPr>
          <w:rStyle w:val="CommentReference"/>
        </w:rPr>
        <w:annotationRef/>
      </w:r>
      <w:r>
        <w:t>Is she still thinking about the threatening phone call she just received? Worth mentioning?</w:t>
      </w:r>
    </w:p>
  </w:comment>
  <w:comment w:id="2762" w:author="Daisy Watt" w:date="2026-04-24T12:48:00Z" w:initials="DW">
    <w:p w14:paraId="7183EDF0" w14:textId="77777777" w:rsidR="00060DE0" w:rsidRDefault="00060DE0" w:rsidP="0041123E">
      <w:pPr>
        <w:pStyle w:val="CommentText"/>
      </w:pPr>
      <w:r>
        <w:rPr>
          <w:rStyle w:val="CommentReference"/>
        </w:rPr>
        <w:annotationRef/>
      </w:r>
      <w:r>
        <w:t>Avoid repeating the discussion of why people are on the list here and in the car, later.</w:t>
      </w:r>
    </w:p>
  </w:comment>
  <w:comment w:id="2815" w:author="Daisy Watt" w:date="2026-06-18T21:12:00Z" w:initials="DW">
    <w:p w14:paraId="31C7A9A2" w14:textId="77777777" w:rsidR="001D5184" w:rsidRDefault="001D5184" w:rsidP="001D5184">
      <w:pPr>
        <w:pStyle w:val="CommentText"/>
      </w:pPr>
      <w:r>
        <w:rPr>
          <w:rStyle w:val="CommentReference"/>
        </w:rPr>
        <w:annotationRef/>
      </w:r>
      <w:r>
        <w:t>Slight tweaks, for consistency</w:t>
      </w:r>
    </w:p>
  </w:comment>
  <w:comment w:id="2996" w:author="Daisy Watt" w:date="2026-06-18T21:17:00Z" w:initials="DW">
    <w:p w14:paraId="0B73CFD8" w14:textId="017F6F6A" w:rsidR="00D153E1" w:rsidRDefault="00D153E1" w:rsidP="00D153E1">
      <w:pPr>
        <w:pStyle w:val="CommentText"/>
      </w:pPr>
      <w:r>
        <w:rPr>
          <w:rStyle w:val="CommentReference"/>
        </w:rPr>
        <w:annotationRef/>
      </w:r>
      <w:r>
        <w:t>Redundant - he believes no one is dead</w:t>
      </w:r>
    </w:p>
  </w:comment>
  <w:comment w:id="3053" w:author="Daisy Watt" w:date="2026-06-18T21:21:00Z" w:initials="DW">
    <w:p w14:paraId="5CB57A29" w14:textId="5D59A442" w:rsidR="00F556F2" w:rsidRDefault="00F556F2" w:rsidP="00F556F2">
      <w:pPr>
        <w:pStyle w:val="CommentText"/>
      </w:pPr>
      <w:r>
        <w:rPr>
          <w:rStyle w:val="CommentReference"/>
        </w:rPr>
        <w:annotationRef/>
      </w:r>
      <w:r>
        <w:t>Clearer?</w:t>
      </w:r>
    </w:p>
  </w:comment>
  <w:comment w:id="3118" w:author="Daisy Watt" w:date="2026-06-18T21:27:00Z" w:initials="DW">
    <w:p w14:paraId="2408BF6D" w14:textId="77777777" w:rsidR="008308CC" w:rsidRDefault="008308CC" w:rsidP="008308CC">
      <w:pPr>
        <w:pStyle w:val="CommentText"/>
      </w:pPr>
      <w:r>
        <w:rPr>
          <w:rStyle w:val="CommentReference"/>
        </w:rPr>
        <w:annotationRef/>
      </w:r>
      <w:r>
        <w:t>Smoother?</w:t>
      </w:r>
    </w:p>
  </w:comment>
  <w:comment w:id="3143" w:author="Daisy Watt" w:date="2026-06-18T21:26:00Z" w:initials="DW">
    <w:p w14:paraId="7254D1B2" w14:textId="77777777" w:rsidR="00F0620D" w:rsidRDefault="00F0620D" w:rsidP="00F0620D">
      <w:pPr>
        <w:pStyle w:val="CommentText"/>
      </w:pPr>
      <w:r>
        <w:rPr>
          <w:rStyle w:val="CommentReference"/>
        </w:rPr>
        <w:annotationRef/>
      </w:r>
      <w:r>
        <w:t>?</w:t>
      </w:r>
    </w:p>
  </w:comment>
  <w:comment w:id="3172" w:author="Daisy Watt" w:date="2026-06-18T21:31:00Z" w:initials="DW">
    <w:p w14:paraId="1EB93611" w14:textId="77777777" w:rsidR="00BD1D29" w:rsidRDefault="00BD1D29" w:rsidP="00BD1D29">
      <w:pPr>
        <w:pStyle w:val="CommentText"/>
      </w:pPr>
      <w:r>
        <w:rPr>
          <w:rStyle w:val="CommentReference"/>
        </w:rPr>
        <w:annotationRef/>
      </w:r>
      <w:r>
        <w:t>Or similar - to clarify why she’s annoyed when he smiles at Jackson</w:t>
      </w:r>
    </w:p>
  </w:comment>
  <w:comment w:id="3177" w:author="Daisy Watt" w:date="2026-06-18T21:36:00Z" w:initials="DW">
    <w:p w14:paraId="15AC7ECD" w14:textId="77777777" w:rsidR="002A4923" w:rsidRDefault="002A4923" w:rsidP="002A4923">
      <w:pPr>
        <w:pStyle w:val="CommentText"/>
      </w:pPr>
      <w:r>
        <w:rPr>
          <w:rStyle w:val="CommentReference"/>
        </w:rPr>
        <w:annotationRef/>
      </w:r>
      <w:r>
        <w:t xml:space="preserve">I had to read this a couple of times to understand the joke </w:t>
      </w:r>
    </w:p>
  </w:comment>
  <w:comment w:id="3278" w:author="Daisy Watt" w:date="2026-06-18T21:38:00Z" w:initials="DW">
    <w:p w14:paraId="3C50C77D" w14:textId="77777777" w:rsidR="00A407FE" w:rsidRDefault="00A407FE" w:rsidP="00A407FE">
      <w:pPr>
        <w:pStyle w:val="CommentText"/>
      </w:pPr>
      <w:r>
        <w:rPr>
          <w:rStyle w:val="CommentReference"/>
        </w:rPr>
        <w:annotationRef/>
      </w:r>
      <w:r>
        <w:t>Okay to add?</w:t>
      </w:r>
    </w:p>
  </w:comment>
  <w:comment w:id="3293" w:author="Daisy Watt" w:date="2026-06-18T21:41:00Z" w:initials="DW">
    <w:p w14:paraId="506D684F" w14:textId="77777777" w:rsidR="007E50A3" w:rsidRDefault="0029074E" w:rsidP="007E50A3">
      <w:r>
        <w:rPr>
          <w:rStyle w:val="CommentReference"/>
        </w:rPr>
        <w:annotationRef/>
      </w:r>
      <w:r w:rsidR="007E50A3">
        <w:rPr>
          <w:sz w:val="20"/>
          <w:szCs w:val="20"/>
        </w:rPr>
        <w:t>Condense?</w:t>
      </w:r>
    </w:p>
  </w:comment>
  <w:comment w:id="3411" w:author="Daisy Watt" w:date="2026-06-18T21:46:00Z" w:initials="DW">
    <w:p w14:paraId="0EC8AA47" w14:textId="76D9F77E" w:rsidR="000F7832" w:rsidRDefault="00B9013F" w:rsidP="000F7832">
      <w:r>
        <w:rPr>
          <w:rStyle w:val="CommentReference"/>
        </w:rPr>
        <w:annotationRef/>
      </w:r>
      <w:r w:rsidR="000F7832">
        <w:rPr>
          <w:sz w:val="20"/>
          <w:szCs w:val="20"/>
        </w:rPr>
        <w:t>Condense?</w:t>
      </w:r>
    </w:p>
  </w:comment>
  <w:comment w:id="3504" w:author="Daisy Watt" w:date="2026-06-18T21:48:00Z" w:initials="DW">
    <w:p w14:paraId="43B22894" w14:textId="77777777" w:rsidR="00970CD7" w:rsidRDefault="001B5D7C" w:rsidP="00970CD7">
      <w:r>
        <w:rPr>
          <w:rStyle w:val="CommentReference"/>
        </w:rPr>
        <w:annotationRef/>
      </w:r>
      <w:r w:rsidR="00970CD7">
        <w:rPr>
          <w:sz w:val="20"/>
          <w:szCs w:val="20"/>
        </w:rPr>
        <w:t>Interesting! See my earlier note re: creating more tension around this, throughout the scene?</w:t>
      </w:r>
    </w:p>
  </w:comment>
  <w:comment w:id="3554" w:author="Daisy Watt" w:date="2026-06-18T21:48:00Z" w:initials="DW">
    <w:p w14:paraId="4194A052" w14:textId="77777777" w:rsidR="00970CD7" w:rsidRDefault="001B5D7C" w:rsidP="00970CD7">
      <w:r>
        <w:rPr>
          <w:rStyle w:val="CommentReference"/>
        </w:rPr>
        <w:annotationRef/>
      </w:r>
      <w:r w:rsidR="00970CD7">
        <w:rPr>
          <w:sz w:val="20"/>
          <w:szCs w:val="20"/>
        </w:rPr>
        <w:t>What’s the main root of her abandonment issues?</w:t>
      </w:r>
    </w:p>
  </w:comment>
  <w:comment w:id="3807" w:author="Daisy Watt" w:date="2026-06-18T22:42:00Z" w:initials="DW">
    <w:p w14:paraId="143A4FBC" w14:textId="77777777" w:rsidR="00166948" w:rsidRDefault="00671921" w:rsidP="00166948">
      <w:r>
        <w:rPr>
          <w:rStyle w:val="CommentReference"/>
        </w:rPr>
        <w:annotationRef/>
      </w:r>
      <w:r w:rsidR="00166948">
        <w:rPr>
          <w:sz w:val="20"/>
          <w:szCs w:val="20"/>
        </w:rPr>
        <w:t xml:space="preserve">NB if Sam is dead, we must work that into Clara’s opening chapters </w:t>
      </w:r>
    </w:p>
  </w:comment>
  <w:comment w:id="3855" w:author="Daisy Watt" w:date="2026-06-18T22:41:00Z" w:initials="DW">
    <w:p w14:paraId="6E013B53" w14:textId="7B223789" w:rsidR="00073875" w:rsidRDefault="00073875" w:rsidP="00073875">
      <w:pPr>
        <w:pStyle w:val="CommentText"/>
      </w:pPr>
      <w:r>
        <w:rPr>
          <w:rStyle w:val="CommentReference"/>
        </w:rPr>
        <w:annotationRef/>
      </w:r>
      <w:r>
        <w:t>If she can tell the gender of the person, mention that earlier, too?</w:t>
      </w:r>
    </w:p>
  </w:comment>
  <w:comment w:id="3858" w:author="Daisy Watt" w:date="2026-06-18T22:46:00Z" w:initials="DW">
    <w:p w14:paraId="5FFB2D21" w14:textId="77777777" w:rsidR="00C71CB4" w:rsidRDefault="00071016" w:rsidP="00C71CB4">
      <w:pPr>
        <w:pStyle w:val="CommentText"/>
      </w:pPr>
      <w:r>
        <w:rPr>
          <w:rStyle w:val="CommentReference"/>
        </w:rPr>
        <w:annotationRef/>
      </w:r>
      <w:r w:rsidR="00C71CB4">
        <w:t>This could be expanded to nod to Sam’s death, if that’s remaining (he died while trying to save her)</w:t>
      </w:r>
    </w:p>
  </w:comment>
  <w:comment w:id="3878" w:author="Daisy Watt" w:date="2026-06-18T22:56:00Z" w:initials="DW">
    <w:p w14:paraId="6C911646" w14:textId="77777777" w:rsidR="00A96D41" w:rsidRDefault="00A96D41" w:rsidP="00A96D41">
      <w:pPr>
        <w:pStyle w:val="CommentText"/>
      </w:pPr>
      <w:r>
        <w:rPr>
          <w:rStyle w:val="CommentReference"/>
        </w:rPr>
        <w:annotationRef/>
      </w:r>
      <w:r>
        <w:t>Check with Jen that Clara’s relationship with her mother matches across books? I don’t think there’s currently a sense in THE EDITOR of any strain, there.</w:t>
      </w:r>
    </w:p>
  </w:comment>
  <w:comment w:id="3908" w:author="Daisy Watt" w:date="2026-06-18T23:02:00Z" w:initials="DW">
    <w:p w14:paraId="6F7B1491" w14:textId="77777777" w:rsidR="00DB143B" w:rsidRDefault="000B78E3" w:rsidP="00DB143B">
      <w:r>
        <w:rPr>
          <w:rStyle w:val="CommentReference"/>
        </w:rPr>
        <w:annotationRef/>
      </w:r>
      <w:r w:rsidR="00DB143B">
        <w:rPr>
          <w:sz w:val="20"/>
          <w:szCs w:val="20"/>
        </w:rPr>
        <w:t>This makes it sound like her dad’s abandonment was recent. In THE EDITOR, there’s a brief mention of the fact that her dad left when she was very young. See previous note re: dad vs. Sam</w:t>
      </w:r>
    </w:p>
  </w:comment>
  <w:comment w:id="3926" w:author="Daisy Watt" w:date="2026-04-24T12:50:00Z" w:initials="DW">
    <w:p w14:paraId="1509A46C" w14:textId="63E2D31A" w:rsidR="0041123E" w:rsidRDefault="0041123E" w:rsidP="0041123E">
      <w:pPr>
        <w:pStyle w:val="CommentText"/>
      </w:pPr>
      <w:r>
        <w:rPr>
          <w:rStyle w:val="CommentReference"/>
        </w:rPr>
        <w:annotationRef/>
      </w:r>
      <w:r>
        <w:t>This should probably be established in THE EDITOR, instead - let’s ask Jenny. How can it be progressed, here?</w:t>
      </w:r>
    </w:p>
  </w:comment>
  <w:comment w:id="3927" w:author="Claire S" w:date="2026-05-01T10:29:00Z" w:initials="CS">
    <w:p w14:paraId="6A90C220" w14:textId="77777777" w:rsidR="00C34DA4" w:rsidRDefault="00C34DA4" w:rsidP="00C34DA4">
      <w:r>
        <w:rPr>
          <w:rStyle w:val="CommentReference"/>
        </w:rPr>
        <w:annotationRef/>
      </w:r>
      <w:r>
        <w:rPr>
          <w:sz w:val="20"/>
          <w:szCs w:val="20"/>
        </w:rPr>
        <w:t>ok will talk to J/ change</w:t>
      </w:r>
    </w:p>
  </w:comment>
  <w:comment w:id="3987" w:author="Daisy Watt" w:date="2026-04-24T12:52:00Z" w:initials="DW">
    <w:p w14:paraId="3F5B2A60" w14:textId="77777777" w:rsidR="00442196" w:rsidRDefault="00442196" w:rsidP="00442196">
      <w:pPr>
        <w:pStyle w:val="CommentText"/>
      </w:pPr>
      <w:r>
        <w:rPr>
          <w:rStyle w:val="CommentReference"/>
        </w:rPr>
        <w:annotationRef/>
      </w:r>
      <w:r>
        <w:t>It’s important to establish Adam’s potential involvement in men’s rights activism within the book’s first 10%.</w:t>
      </w:r>
    </w:p>
  </w:comment>
  <w:comment w:id="3988" w:author="Claire S" w:date="2026-05-06T09:53:00Z" w:initials="CS">
    <w:p w14:paraId="5083590A" w14:textId="77777777" w:rsidR="00204901" w:rsidRDefault="00C87C65" w:rsidP="00204901">
      <w:r>
        <w:rPr>
          <w:rStyle w:val="CommentReference"/>
        </w:rPr>
        <w:annotationRef/>
      </w:r>
      <w:r w:rsidR="00204901">
        <w:rPr>
          <w:sz w:val="20"/>
          <w:szCs w:val="20"/>
        </w:rPr>
        <w:t>I have changed &amp; done that now, haven't I - or do you think  I need to do more?</w:t>
      </w:r>
    </w:p>
  </w:comment>
  <w:comment w:id="3989" w:author="Daisy Watt" w:date="2026-06-18T23:11:00Z" w:initials="DW">
    <w:p w14:paraId="5CCAEDBC" w14:textId="77777777" w:rsidR="00200590" w:rsidRDefault="00572274" w:rsidP="00200590">
      <w:pPr>
        <w:pStyle w:val="CommentText"/>
      </w:pPr>
      <w:r>
        <w:rPr>
          <w:rStyle w:val="CommentReference"/>
        </w:rPr>
        <w:annotationRef/>
      </w:r>
      <w:r w:rsidR="00200590">
        <w:t>Yes, this works very well!</w:t>
      </w:r>
    </w:p>
  </w:comment>
  <w:comment w:id="3998" w:author="Daisy Watt" w:date="2026-06-19T05:36:00Z" w:initials="DW">
    <w:p w14:paraId="4F6AA596" w14:textId="77777777" w:rsidR="00885254" w:rsidRDefault="007B0F1C" w:rsidP="00885254">
      <w:r>
        <w:rPr>
          <w:rStyle w:val="CommentReference"/>
        </w:rPr>
        <w:annotationRef/>
      </w:r>
      <w:r w:rsidR="00885254">
        <w:rPr>
          <w:sz w:val="20"/>
          <w:szCs w:val="20"/>
        </w:rPr>
        <w:t>This feels more American than ‘gutter’ and ‘silly’?</w:t>
      </w:r>
    </w:p>
  </w:comment>
  <w:comment w:id="4017" w:author="Daisy Watt" w:date="2026-06-19T05:40:00Z" w:initials="DW">
    <w:p w14:paraId="074F9CE9" w14:textId="77777777" w:rsidR="008A0BE1" w:rsidRDefault="008A0BE1" w:rsidP="008A0BE1">
      <w:r>
        <w:rPr>
          <w:rStyle w:val="CommentReference"/>
        </w:rPr>
        <w:annotationRef/>
      </w:r>
      <w:r>
        <w:rPr>
          <w:sz w:val="20"/>
          <w:szCs w:val="20"/>
        </w:rPr>
        <w:t>In what sense are they standing in front of these words - is it a sign?</w:t>
      </w:r>
    </w:p>
  </w:comment>
  <w:comment w:id="4030" w:author="Claire S" w:date="2026-05-06T09:54:00Z" w:initials="CS">
    <w:p w14:paraId="785B0A06" w14:textId="31CEA921" w:rsidR="00FC7320" w:rsidRDefault="00110E1C" w:rsidP="00FC7320">
      <w:r>
        <w:rPr>
          <w:rStyle w:val="CommentReference"/>
        </w:rPr>
        <w:annotationRef/>
      </w:r>
      <w:r w:rsidR="00FC7320">
        <w:rPr>
          <w:sz w:val="20"/>
          <w:szCs w:val="20"/>
        </w:rPr>
        <w:t>have added comment from Adam on the thread? ok?</w:t>
      </w:r>
    </w:p>
  </w:comment>
  <w:comment w:id="4120" w:author="Daisy Watt" w:date="2026-06-19T08:40:00Z" w:initials="DW">
    <w:p w14:paraId="0DEAEB45" w14:textId="77777777" w:rsidR="00676F85" w:rsidRDefault="00676F85" w:rsidP="00676F85">
      <w:r>
        <w:rPr>
          <w:rStyle w:val="CommentReference"/>
        </w:rPr>
        <w:annotationRef/>
      </w:r>
      <w:r>
        <w:rPr>
          <w:sz w:val="20"/>
          <w:szCs w:val="20"/>
        </w:rPr>
        <w:t>In this chapter, can we see Savannah seeking small interactions with Jackson and trying to work out if he’d be up for hooking up later? Show her observing his body language/eye contact?</w:t>
      </w:r>
    </w:p>
  </w:comment>
  <w:comment w:id="4416" w:author="Daisy Watt" w:date="2026-06-19T06:02:00Z" w:initials="DW">
    <w:p w14:paraId="476C3074" w14:textId="238F8B29" w:rsidR="00E32BBA" w:rsidRDefault="00E32BBA" w:rsidP="00E32BBA">
      <w:r>
        <w:rPr>
          <w:rStyle w:val="CommentReference"/>
        </w:rPr>
        <w:annotationRef/>
      </w:r>
      <w:r>
        <w:rPr>
          <w:sz w:val="20"/>
          <w:szCs w:val="20"/>
        </w:rPr>
        <w:t>This feels a little shoehorned – can it be mentioned later, instead?</w:t>
      </w:r>
    </w:p>
  </w:comment>
  <w:comment w:id="4423" w:author="Daisy Watt" w:date="2026-06-19T06:00:00Z" w:initials="DW">
    <w:p w14:paraId="5945DBD3" w14:textId="1818069F" w:rsidR="00F569BA" w:rsidRDefault="00F569BA" w:rsidP="00F569BA">
      <w:r>
        <w:rPr>
          <w:rStyle w:val="CommentReference"/>
        </w:rPr>
        <w:annotationRef/>
      </w:r>
      <w:r>
        <w:rPr>
          <w:sz w:val="20"/>
          <w:szCs w:val="20"/>
        </w:rPr>
        <w:t>This makes it sound like he had the building constructed - but isn’t it much older than that? Has the building been in the family forever, or did her dad buy it?</w:t>
      </w:r>
    </w:p>
  </w:comment>
  <w:comment w:id="4455" w:author="Daisy Watt" w:date="2026-06-19T07:50:00Z" w:initials="DW">
    <w:p w14:paraId="72D9AACB" w14:textId="77777777" w:rsidR="0006736D" w:rsidRDefault="0006736D" w:rsidP="0006736D">
      <w:r>
        <w:rPr>
          <w:rStyle w:val="CommentReference"/>
        </w:rPr>
        <w:annotationRef/>
      </w:r>
      <w:r>
        <w:rPr>
          <w:sz w:val="20"/>
          <w:szCs w:val="20"/>
        </w:rPr>
        <w:t>If Savannah suspects he is lying about being unwell here, add her observing him here – does she think he looks ill? What does she notice?</w:t>
      </w:r>
    </w:p>
  </w:comment>
  <w:comment w:id="4559" w:author="Daisy Watt" w:date="2026-06-19T07:55:00Z" w:initials="DW">
    <w:p w14:paraId="66C45068" w14:textId="77777777" w:rsidR="00C82A8B" w:rsidRDefault="00C82A8B" w:rsidP="00C82A8B">
      <w:r>
        <w:rPr>
          <w:rStyle w:val="CommentReference"/>
        </w:rPr>
        <w:annotationRef/>
      </w:r>
      <w:r>
        <w:rPr>
          <w:sz w:val="20"/>
          <w:szCs w:val="20"/>
        </w:rPr>
        <w:t>Why - for the taxi? Worth acknowledging that this is topsy-turvy - an author offering to pay an editor’s way at a publishing event?</w:t>
      </w:r>
    </w:p>
  </w:comment>
  <w:comment w:id="4605" w:author="Daisy Watt" w:date="2026-06-19T08:01:00Z" w:initials="DW">
    <w:p w14:paraId="252AC59B" w14:textId="61300F2C" w:rsidR="00C82A8B" w:rsidRDefault="00C82A8B" w:rsidP="00C82A8B">
      <w:r>
        <w:rPr>
          <w:rStyle w:val="CommentReference"/>
        </w:rPr>
        <w:annotationRef/>
      </w:r>
      <w:r>
        <w:rPr>
          <w:sz w:val="20"/>
          <w:szCs w:val="20"/>
        </w:rPr>
        <w:t>Or similar - more subtle?</w:t>
      </w:r>
    </w:p>
  </w:comment>
  <w:comment w:id="4619" w:author="Daisy Watt" w:date="2026-06-19T05:50:00Z" w:initials="DW">
    <w:p w14:paraId="48DD4040" w14:textId="39BAF61E" w:rsidR="007C510C" w:rsidRDefault="007C510C" w:rsidP="007C510C">
      <w:r>
        <w:rPr>
          <w:rStyle w:val="CommentReference"/>
        </w:rPr>
        <w:annotationRef/>
      </w:r>
      <w:r>
        <w:rPr>
          <w:sz w:val="20"/>
          <w:szCs w:val="20"/>
        </w:rPr>
        <w:t>You don’t need both ‘mouse’ and ‘puppy’</w:t>
      </w:r>
    </w:p>
  </w:comment>
  <w:comment w:id="4690" w:author="Daisy Watt" w:date="2026-06-19T08:31:00Z" w:initials="DW">
    <w:p w14:paraId="7381F5E2" w14:textId="77777777" w:rsidR="00A02B4A" w:rsidRDefault="00A02B4A" w:rsidP="00A02B4A">
      <w:r>
        <w:rPr>
          <w:rStyle w:val="CommentReference"/>
        </w:rPr>
        <w:annotationRef/>
      </w:r>
      <w:r>
        <w:rPr>
          <w:sz w:val="20"/>
          <w:szCs w:val="20"/>
        </w:rPr>
        <w:t>Do we need this section break? Not sure any time has passed?</w:t>
      </w:r>
    </w:p>
  </w:comment>
  <w:comment w:id="4713" w:author="Daisy Watt" w:date="2026-06-19T08:34:00Z" w:initials="DW">
    <w:p w14:paraId="57BE07E6" w14:textId="77777777" w:rsidR="008A33F4" w:rsidRDefault="008A33F4" w:rsidP="008A33F4">
      <w:r>
        <w:rPr>
          <w:rStyle w:val="CommentReference"/>
        </w:rPr>
        <w:annotationRef/>
      </w:r>
      <w:r>
        <w:rPr>
          <w:sz w:val="20"/>
          <w:szCs w:val="20"/>
        </w:rPr>
        <w:t xml:space="preserve">Mention earlier that it was never the plan for Ish and Violet to join for the nightcaps in the office, or acknowledge that they were planning to go in before Jackson shooed them away? It seems odd that they came in the taxi, otherwise </w:t>
      </w:r>
    </w:p>
  </w:comment>
  <w:comment w:id="4797" w:author="Daisy Watt" w:date="2026-06-19T08:37:00Z" w:initials="DW">
    <w:p w14:paraId="199709BF" w14:textId="77777777" w:rsidR="005C1D34" w:rsidRDefault="00006D85" w:rsidP="005C1D34">
      <w:r>
        <w:rPr>
          <w:rStyle w:val="CommentReference"/>
        </w:rPr>
        <w:annotationRef/>
      </w:r>
      <w:r w:rsidR="005C1D34">
        <w:rPr>
          <w:sz w:val="20"/>
          <w:szCs w:val="20"/>
        </w:rPr>
        <w:t>Or similar - more subtle?</w:t>
      </w:r>
    </w:p>
  </w:comment>
  <w:comment w:id="4837" w:author="Daisy Watt" w:date="2026-06-19T08:44:00Z" w:initials="DW">
    <w:p w14:paraId="4B28E8F6" w14:textId="1AE71D39" w:rsidR="00F00FAB" w:rsidRDefault="00F00FAB" w:rsidP="00F00FAB">
      <w:r>
        <w:rPr>
          <w:rStyle w:val="CommentReference"/>
        </w:rPr>
        <w:annotationRef/>
      </w:r>
      <w:r>
        <w:rPr>
          <w:sz w:val="20"/>
          <w:szCs w:val="20"/>
        </w:rPr>
        <w:t>A bit wordy and vague - expand into a full sentence that’s more precise?</w:t>
      </w:r>
    </w:p>
  </w:comment>
  <w:comment w:id="4907" w:author="Daisy Watt" w:date="2026-06-19T08:47:00Z" w:initials="DW">
    <w:p w14:paraId="4681FF70" w14:textId="77777777" w:rsidR="00465547" w:rsidRDefault="00465547" w:rsidP="00465547">
      <w:r>
        <w:rPr>
          <w:rStyle w:val="CommentReference"/>
        </w:rPr>
        <w:annotationRef/>
      </w:r>
      <w:r>
        <w:rPr>
          <w:sz w:val="20"/>
          <w:szCs w:val="20"/>
        </w:rPr>
        <w:t>Chapter 5 began ‘As the taxi pulled up outside Langley &amp; Co.’ Vary?</w:t>
      </w:r>
    </w:p>
  </w:comment>
  <w:comment w:id="4937" w:author="Daisy Watt" w:date="2026-06-19T10:11:00Z" w:initials="DW">
    <w:p w14:paraId="2FD6DB4D" w14:textId="77777777" w:rsidR="003A333C" w:rsidRDefault="008D4F94" w:rsidP="003A333C">
      <w:r>
        <w:rPr>
          <w:rStyle w:val="CommentReference"/>
        </w:rPr>
        <w:annotationRef/>
      </w:r>
      <w:r w:rsidR="003A333C">
        <w:rPr>
          <w:sz w:val="20"/>
          <w:szCs w:val="20"/>
        </w:rPr>
        <w:t>Meaning not 100% clear – ‘He’d not been given a fair go at first’?</w:t>
      </w:r>
    </w:p>
  </w:comment>
  <w:comment w:id="4964" w:author="Daisy Watt" w:date="2026-04-24T13:09:00Z" w:initials="DW">
    <w:p w14:paraId="4AD0341B" w14:textId="195DCFEC" w:rsidR="000A1F9E" w:rsidRDefault="000A1F9E" w:rsidP="000A1F9E">
      <w:pPr>
        <w:pStyle w:val="CommentText"/>
      </w:pPr>
      <w:r>
        <w:rPr>
          <w:rStyle w:val="CommentReference"/>
        </w:rPr>
        <w:annotationRef/>
      </w:r>
      <w:r>
        <w:t>Whose POV is this chapter in?</w:t>
      </w:r>
    </w:p>
  </w:comment>
  <w:comment w:id="4965" w:author="Claire S" w:date="2026-05-07T13:13:00Z" w:initials="CS">
    <w:p w14:paraId="314394AC" w14:textId="77777777" w:rsidR="004A7C0D" w:rsidRDefault="004A7C0D" w:rsidP="004A7C0D">
      <w:r>
        <w:rPr>
          <w:rStyle w:val="CommentReference"/>
        </w:rPr>
        <w:annotationRef/>
      </w:r>
      <w:r>
        <w:rPr>
          <w:sz w:val="20"/>
          <w:szCs w:val="20"/>
        </w:rPr>
        <w:t>Ish?  changed it a bit</w:t>
      </w:r>
    </w:p>
  </w:comment>
  <w:comment w:id="4966" w:author="Daisy Watt" w:date="2026-06-24T17:08:00Z" w:initials="DW">
    <w:p w14:paraId="46C17134" w14:textId="77777777" w:rsidR="003E73FF" w:rsidRDefault="003E73FF" w:rsidP="003E73FF">
      <w:r>
        <w:rPr>
          <w:rStyle w:val="CommentReference"/>
        </w:rPr>
        <w:annotationRef/>
      </w:r>
      <w:r>
        <w:rPr>
          <w:sz w:val="20"/>
          <w:szCs w:val="20"/>
        </w:rPr>
        <w:t>Ensure it’s all from a single POV - still not 100% clear to me!</w:t>
      </w:r>
    </w:p>
  </w:comment>
  <w:comment w:id="5149" w:author="Daisy Watt" w:date="2026-04-24T13:10:00Z" w:initials="DW">
    <w:p w14:paraId="5F79EC5F" w14:textId="385E9C4C" w:rsidR="000A1F9E" w:rsidRDefault="000A1F9E" w:rsidP="000A1F9E">
      <w:pPr>
        <w:pStyle w:val="CommentText"/>
      </w:pPr>
      <w:r>
        <w:rPr>
          <w:rStyle w:val="CommentReference"/>
        </w:rPr>
        <w:annotationRef/>
      </w:r>
      <w:r>
        <w:t>I have a pending query with Jenny re: whether Maude should be mean from the get-go or slowly be corrupted from book to book.</w:t>
      </w:r>
    </w:p>
  </w:comment>
  <w:comment w:id="5217" w:author="Daisy Watt" w:date="2026-06-19T10:44:00Z" w:initials="DW">
    <w:p w14:paraId="109C893B" w14:textId="77777777" w:rsidR="008F1820" w:rsidRDefault="008D4F94" w:rsidP="008F1820">
      <w:r>
        <w:rPr>
          <w:rStyle w:val="CommentReference"/>
        </w:rPr>
        <w:annotationRef/>
      </w:r>
      <w:r w:rsidR="008F1820">
        <w:rPr>
          <w:sz w:val="20"/>
          <w:szCs w:val="20"/>
        </w:rPr>
        <w:t>Ensure this was made clear to the reader asap in an earlier Savannah scene</w:t>
      </w:r>
    </w:p>
  </w:comment>
  <w:comment w:id="5253" w:author="Daisy Watt" w:date="2026-06-19T10:49:00Z" w:initials="DW">
    <w:p w14:paraId="0FF4E68B" w14:textId="154DFE5F" w:rsidR="008D4F94" w:rsidRDefault="008D4F94" w:rsidP="008D4F94">
      <w:r>
        <w:rPr>
          <w:rStyle w:val="CommentReference"/>
        </w:rPr>
        <w:annotationRef/>
      </w:r>
      <w:r>
        <w:rPr>
          <w:sz w:val="20"/>
          <w:szCs w:val="20"/>
        </w:rPr>
        <w:t>Very similar to ‘not privately or even university-educated. But his big arms bulged under his tux’ earlier – pick one instance to keep?</w:t>
      </w:r>
    </w:p>
  </w:comment>
  <w:comment w:id="5416" w:author="Daisy Watt" w:date="2026-04-24T13:12:00Z" w:initials="DW">
    <w:p w14:paraId="203A27B9" w14:textId="222C24BF" w:rsidR="00FC58F6" w:rsidRDefault="00FC58F6" w:rsidP="00FC58F6">
      <w:pPr>
        <w:pStyle w:val="CommentText"/>
      </w:pPr>
      <w:r>
        <w:rPr>
          <w:rStyle w:val="CommentReference"/>
        </w:rPr>
        <w:annotationRef/>
      </w:r>
      <w:r>
        <w:t>See my previous query re: potentially making this the prologue, instead? Or using the dummy as a prologue and keeping this as is?</w:t>
      </w:r>
    </w:p>
  </w:comment>
  <w:comment w:id="5421" w:author="Daisy Watt" w:date="2026-06-19T23:03:00Z" w:initials="DW">
    <w:p w14:paraId="1991B064" w14:textId="77777777" w:rsidR="002938BE" w:rsidRDefault="002938BE" w:rsidP="002938BE">
      <w:r>
        <w:rPr>
          <w:rStyle w:val="CommentReference"/>
        </w:rPr>
        <w:annotationRef/>
      </w:r>
      <w:r>
        <w:rPr>
          <w:sz w:val="20"/>
          <w:szCs w:val="20"/>
        </w:rPr>
        <w:t>Add the exact time in the main body below, if important? (So headings are consistent)</w:t>
      </w:r>
    </w:p>
  </w:comment>
  <w:comment w:id="5494" w:author="Daisy Watt" w:date="2026-06-19T17:52:00Z" w:initials="DW">
    <w:p w14:paraId="2CB5D1BC" w14:textId="5BAAB823" w:rsidR="00563E18" w:rsidRDefault="004C2798" w:rsidP="00563E18">
      <w:r>
        <w:rPr>
          <w:rStyle w:val="CommentReference"/>
        </w:rPr>
        <w:annotationRef/>
      </w:r>
      <w:r w:rsidR="00563E18">
        <w:rPr>
          <w:sz w:val="20"/>
          <w:szCs w:val="20"/>
        </w:rPr>
        <w:t>If Melvin knows about Savannah’s tryst with Jackson, make clear how – if not, cut to avoid muddying POVs? I thought Savannah had shed her married name?</w:t>
      </w:r>
    </w:p>
  </w:comment>
  <w:comment w:id="5506" w:author="Daisy Watt" w:date="2026-06-19T17:56:00Z" w:initials="DW">
    <w:p w14:paraId="4E1890E6" w14:textId="77777777" w:rsidR="00E82FED" w:rsidRDefault="00E82FED" w:rsidP="00E82FED">
      <w:r>
        <w:rPr>
          <w:rStyle w:val="CommentReference"/>
        </w:rPr>
        <w:annotationRef/>
      </w:r>
      <w:r>
        <w:rPr>
          <w:sz w:val="20"/>
          <w:szCs w:val="20"/>
        </w:rPr>
        <w:t>Similar to what Savannah said about herself, earlier – pick one instance to keep?</w:t>
      </w:r>
    </w:p>
  </w:comment>
  <w:comment w:id="5507" w:author="Daisy Watt" w:date="2026-06-19T17:58:00Z" w:initials="DW">
    <w:p w14:paraId="3FBE11B8" w14:textId="77777777" w:rsidR="00E27A7F" w:rsidRDefault="00E27A7F" w:rsidP="00E27A7F">
      <w:r>
        <w:rPr>
          <w:rStyle w:val="CommentReference"/>
        </w:rPr>
        <w:annotationRef/>
      </w:r>
      <w:r>
        <w:rPr>
          <w:sz w:val="20"/>
          <w:szCs w:val="20"/>
        </w:rPr>
        <w:t>If he doesn’t know it happened, cut to avoid muddying POVs?</w:t>
      </w:r>
    </w:p>
  </w:comment>
  <w:comment w:id="5568" w:author="Daisy Watt" w:date="2026-04-24T13:13:00Z" w:initials="DW">
    <w:p w14:paraId="437E4809" w14:textId="627DA98F" w:rsidR="00FC58F6" w:rsidRDefault="00FC58F6" w:rsidP="00FC58F6">
      <w:pPr>
        <w:pStyle w:val="CommentText"/>
      </w:pPr>
      <w:r>
        <w:rPr>
          <w:rStyle w:val="CommentReference"/>
        </w:rPr>
        <w:annotationRef/>
      </w:r>
      <w:r>
        <w:t xml:space="preserve">See the note in my letter re: making sure Ruth’s characterisation join up with THE EDITOR (cold, businesslike, but not </w:t>
      </w:r>
      <w:r>
        <w:rPr>
          <w:i/>
          <w:iCs/>
        </w:rPr>
        <w:t xml:space="preserve">completely </w:t>
      </w:r>
      <w:r>
        <w:t>heartless?) Maybe she still pushes for Savannah to come in, but does so a bit more tactfully? Have her experiences in THE EDITOR changed her in any way?</w:t>
      </w:r>
    </w:p>
  </w:comment>
  <w:comment w:id="5570" w:author="Daisy Watt" w:date="2026-06-19T23:04:00Z" w:initials="DW">
    <w:p w14:paraId="746F2676" w14:textId="77777777" w:rsidR="00C64D0B" w:rsidRDefault="00C64D0B" w:rsidP="00C64D0B">
      <w:r>
        <w:rPr>
          <w:rStyle w:val="CommentReference"/>
        </w:rPr>
        <w:annotationRef/>
      </w:r>
      <w:r>
        <w:rPr>
          <w:sz w:val="20"/>
          <w:szCs w:val="20"/>
        </w:rPr>
        <w:t xml:space="preserve">Cut this heading, if not using Chapter 9 as a prologue </w:t>
      </w:r>
    </w:p>
  </w:comment>
  <w:comment w:id="5594" w:author="Daisy Watt" w:date="2026-06-19T23:43:00Z" w:initials="DW">
    <w:p w14:paraId="1A718530" w14:textId="77777777" w:rsidR="00023425" w:rsidRDefault="00023425" w:rsidP="00023425">
      <w:r>
        <w:rPr>
          <w:rStyle w:val="CommentReference"/>
        </w:rPr>
        <w:annotationRef/>
      </w:r>
      <w:r>
        <w:rPr>
          <w:sz w:val="20"/>
          <w:szCs w:val="20"/>
        </w:rPr>
        <w:t>She hasn’t had a problem with just ‘sister’, previously – amend for consistency?</w:t>
      </w:r>
    </w:p>
  </w:comment>
  <w:comment w:id="5607" w:author="Daisy Watt" w:date="2026-06-19T23:47:00Z" w:initials="DW">
    <w:p w14:paraId="01CFCA07" w14:textId="77777777" w:rsidR="00073059" w:rsidRDefault="00073059" w:rsidP="00073059">
      <w:r>
        <w:rPr>
          <w:rStyle w:val="CommentReference"/>
        </w:rPr>
        <w:annotationRef/>
      </w:r>
      <w:r>
        <w:rPr>
          <w:sz w:val="20"/>
          <w:szCs w:val="20"/>
        </w:rPr>
        <w:t>Or ‘which summed up Ruth’s view of Savannah, more generally’ or similar? (For brevity)</w:t>
      </w:r>
    </w:p>
  </w:comment>
  <w:comment w:id="5638" w:author="Daisy Watt" w:date="2026-06-19T23:48:00Z" w:initials="DW">
    <w:p w14:paraId="6E8DE498" w14:textId="77777777" w:rsidR="00515B4A" w:rsidRDefault="00515B4A" w:rsidP="00515B4A">
      <w:r>
        <w:rPr>
          <w:rStyle w:val="CommentReference"/>
        </w:rPr>
        <w:annotationRef/>
      </w:r>
      <w:r>
        <w:rPr>
          <w:sz w:val="20"/>
          <w:szCs w:val="20"/>
        </w:rPr>
        <w:t>I wonder if there’s a natural place to add this earlier, instead, when Ruth is mentioned?</w:t>
      </w:r>
    </w:p>
  </w:comment>
  <w:comment w:id="5662" w:author="Daisy Watt" w:date="2026-06-20T03:26:00Z" w:initials="DW">
    <w:p w14:paraId="5A6DD9A6" w14:textId="77777777" w:rsidR="008F6A1E" w:rsidRDefault="008F6A1E" w:rsidP="008F6A1E">
      <w:r>
        <w:rPr>
          <w:rStyle w:val="CommentReference"/>
        </w:rPr>
        <w:annotationRef/>
      </w:r>
      <w:r>
        <w:rPr>
          <w:sz w:val="20"/>
          <w:szCs w:val="20"/>
        </w:rPr>
        <w:t>Or similar, to clarify the meaning of the next sentence?</w:t>
      </w:r>
    </w:p>
  </w:comment>
  <w:comment w:id="5752" w:author="Daisy Watt" w:date="2026-06-22T00:49:00Z" w:initials="DW">
    <w:p w14:paraId="77C6BE90" w14:textId="77777777" w:rsidR="00BD1ED5" w:rsidRDefault="00BD1ED5" w:rsidP="00BD1ED5">
      <w:r>
        <w:rPr>
          <w:rStyle w:val="CommentReference"/>
        </w:rPr>
        <w:annotationRef/>
      </w:r>
      <w:r>
        <w:rPr>
          <w:sz w:val="20"/>
          <w:szCs w:val="20"/>
        </w:rPr>
        <w:t>This is very similar to what Ruth says in Chapter 12. Differentiate? E.g. Maybe here, Ruth says she needs her to come in to help with the police inspection?</w:t>
      </w:r>
    </w:p>
  </w:comment>
  <w:comment w:id="5801" w:author="Daisy Watt" w:date="2026-04-24T13:14:00Z" w:initials="DW">
    <w:p w14:paraId="0FE45FD6" w14:textId="6F38FC0A" w:rsidR="00FC58F6" w:rsidRDefault="00FC58F6" w:rsidP="00FC58F6">
      <w:pPr>
        <w:pStyle w:val="CommentText"/>
      </w:pPr>
      <w:r>
        <w:rPr>
          <w:rStyle w:val="CommentReference"/>
        </w:rPr>
        <w:annotationRef/>
      </w:r>
      <w:r>
        <w:t>Ruth throws up in a bin at a similar point in THE EDITOR. Confer with Jenny to avoid repetition?</w:t>
      </w:r>
    </w:p>
  </w:comment>
  <w:comment w:id="5824" w:author="Daisy Watt" w:date="2026-06-20T05:21:00Z" w:initials="DW">
    <w:p w14:paraId="0B89BB61" w14:textId="77777777" w:rsidR="00F10406" w:rsidRDefault="00F10406" w:rsidP="00F10406">
      <w:r>
        <w:rPr>
          <w:rStyle w:val="CommentReference"/>
        </w:rPr>
        <w:annotationRef/>
      </w:r>
      <w:r>
        <w:rPr>
          <w:sz w:val="20"/>
          <w:szCs w:val="20"/>
        </w:rPr>
        <w:t>This lands a little soft – consider ending on a more striking/emotional note?</w:t>
      </w:r>
    </w:p>
  </w:comment>
  <w:comment w:id="5857" w:author="Daisy Watt" w:date="2026-06-20T09:00:00Z" w:initials="DW">
    <w:p w14:paraId="6837053B" w14:textId="77777777" w:rsidR="003C62CB" w:rsidRDefault="00FB36BF" w:rsidP="003C62CB">
      <w:r>
        <w:rPr>
          <w:rStyle w:val="CommentReference"/>
        </w:rPr>
        <w:annotationRef/>
      </w:r>
      <w:r w:rsidR="003C62CB">
        <w:rPr>
          <w:sz w:val="20"/>
          <w:szCs w:val="20"/>
        </w:rPr>
        <w:t>I don’t think we see her eating chocolate/cake much/at all THE EDITOR – ok?</w:t>
      </w:r>
    </w:p>
  </w:comment>
  <w:comment w:id="5881" w:author="Daisy Watt" w:date="2026-04-24T13:15:00Z" w:initials="DW">
    <w:p w14:paraId="45DE7FC8" w14:textId="5F5A2E65" w:rsidR="00FC58F6" w:rsidRDefault="00FC58F6" w:rsidP="00FC58F6">
      <w:pPr>
        <w:pStyle w:val="CommentText"/>
      </w:pPr>
      <w:r>
        <w:rPr>
          <w:rStyle w:val="CommentReference"/>
        </w:rPr>
        <w:annotationRef/>
      </w:r>
      <w:r>
        <w:t>Check if this joins up with Clara’s characterisation in THE EDITOR.</w:t>
      </w:r>
    </w:p>
  </w:comment>
  <w:comment w:id="5855" w:author="Daisy Watt" w:date="2026-06-20T09:04:00Z" w:initials="DW">
    <w:p w14:paraId="50DE578B" w14:textId="77777777" w:rsidR="00FB36BF" w:rsidRDefault="00FB36BF" w:rsidP="00FB36BF">
      <w:r>
        <w:rPr>
          <w:rStyle w:val="CommentReference"/>
        </w:rPr>
        <w:annotationRef/>
      </w:r>
      <w:r>
        <w:rPr>
          <w:sz w:val="20"/>
          <w:szCs w:val="20"/>
        </w:rPr>
        <w:t>Is there a shorter, simpler way to say she was up late last night, thrifting online?</w:t>
      </w:r>
    </w:p>
  </w:comment>
  <w:comment w:id="5917" w:author="Daisy Watt" w:date="2026-06-20T21:38:00Z" w:initials="DW">
    <w:p w14:paraId="14519A05" w14:textId="77777777" w:rsidR="003326E7" w:rsidRDefault="003326E7" w:rsidP="003326E7">
      <w:r>
        <w:rPr>
          <w:rStyle w:val="CommentReference"/>
        </w:rPr>
        <w:annotationRef/>
      </w:r>
      <w:r>
        <w:rPr>
          <w:sz w:val="20"/>
          <w:szCs w:val="20"/>
        </w:rPr>
        <w:t>I don’t think you need to cover Clara’s jealousy over not being invited again (it was mentioned above) – cut?</w:t>
      </w:r>
    </w:p>
  </w:comment>
  <w:comment w:id="5942" w:author="Daisy Watt" w:date="2026-06-20T21:40:00Z" w:initials="DW">
    <w:p w14:paraId="1C468622" w14:textId="77777777" w:rsidR="00381316" w:rsidRDefault="00381316" w:rsidP="00381316">
      <w:r>
        <w:rPr>
          <w:rStyle w:val="CommentReference"/>
        </w:rPr>
        <w:annotationRef/>
      </w:r>
      <w:r>
        <w:rPr>
          <w:sz w:val="20"/>
          <w:szCs w:val="20"/>
        </w:rPr>
        <w:t>Did she send this one immediately after the first, or later? If there was a delay, how long?</w:t>
      </w:r>
    </w:p>
    <w:p w14:paraId="589493FA" w14:textId="77777777" w:rsidR="00381316" w:rsidRDefault="00381316" w:rsidP="00381316"/>
    <w:p w14:paraId="62263FAB" w14:textId="77777777" w:rsidR="00381316" w:rsidRDefault="00381316" w:rsidP="00381316">
      <w:r>
        <w:rPr>
          <w:sz w:val="20"/>
          <w:szCs w:val="20"/>
        </w:rPr>
        <w:t xml:space="preserve">Ensure formatting of text messages is consistent - earlier, you used quotation marks, bold and italics. </w:t>
      </w:r>
    </w:p>
  </w:comment>
  <w:comment w:id="5943" w:author="Daisy Watt" w:date="2026-06-20T21:42:00Z" w:initials="DW">
    <w:p w14:paraId="4270EE5A" w14:textId="77777777" w:rsidR="00C66476" w:rsidRDefault="00C66476" w:rsidP="00C66476">
      <w:r>
        <w:rPr>
          <w:rStyle w:val="CommentReference"/>
        </w:rPr>
        <w:annotationRef/>
      </w:r>
      <w:r>
        <w:rPr>
          <w:sz w:val="20"/>
          <w:szCs w:val="20"/>
        </w:rPr>
        <w:t>It’s eye-catching for Violet to use the same nickname for him as Savannah. Better to avoid and fly under the radar?</w:t>
      </w:r>
    </w:p>
  </w:comment>
  <w:comment w:id="5951" w:author="Daisy Watt" w:date="2026-06-20T21:43:00Z" w:initials="DW">
    <w:p w14:paraId="2CCCBEDD" w14:textId="77777777" w:rsidR="00C66476" w:rsidRDefault="00C66476" w:rsidP="00C66476">
      <w:r>
        <w:rPr>
          <w:rStyle w:val="CommentReference"/>
        </w:rPr>
        <w:annotationRef/>
      </w:r>
      <w:r>
        <w:rPr>
          <w:sz w:val="20"/>
          <w:szCs w:val="20"/>
        </w:rPr>
        <w:t>Was it not clear from Clara’s frantic messages that she had?</w:t>
      </w:r>
    </w:p>
  </w:comment>
  <w:comment w:id="5963" w:author="Daisy Watt" w:date="2026-04-24T13:16:00Z" w:initials="DW">
    <w:p w14:paraId="31115D07" w14:textId="63B9FA0E" w:rsidR="00FC58F6" w:rsidRDefault="00FC58F6" w:rsidP="00FC58F6">
      <w:pPr>
        <w:pStyle w:val="CommentText"/>
      </w:pPr>
      <w:r>
        <w:rPr>
          <w:rStyle w:val="CommentReference"/>
        </w:rPr>
        <w:annotationRef/>
      </w:r>
      <w:r>
        <w:t>Consult Jenny and amend. Do Clara and Violet still only become close after THE EDITOR? She features very little in the draft I read of THE EDITOR.</w:t>
      </w:r>
    </w:p>
  </w:comment>
  <w:comment w:id="5973" w:author="Daisy Watt" w:date="2026-06-20T21:45:00Z" w:initials="DW">
    <w:p w14:paraId="51903ECE" w14:textId="77777777" w:rsidR="00DB18EC" w:rsidRDefault="00DB18EC" w:rsidP="00DB18EC">
      <w:r>
        <w:rPr>
          <w:rStyle w:val="CommentReference"/>
        </w:rPr>
        <w:annotationRef/>
      </w:r>
      <w:r>
        <w:rPr>
          <w:sz w:val="20"/>
          <w:szCs w:val="20"/>
        </w:rPr>
        <w:t xml:space="preserve">Be more specific or cut? We were told earlier that she was northern </w:t>
      </w:r>
    </w:p>
  </w:comment>
  <w:comment w:id="5978" w:author="Daisy Watt" w:date="2026-06-20T21:47:00Z" w:initials="DW">
    <w:p w14:paraId="5423A57D" w14:textId="77777777" w:rsidR="00F53E11" w:rsidRDefault="00F53E11" w:rsidP="00F53E11">
      <w:r>
        <w:rPr>
          <w:rStyle w:val="CommentReference"/>
        </w:rPr>
        <w:annotationRef/>
      </w:r>
      <w:r>
        <w:rPr>
          <w:sz w:val="20"/>
          <w:szCs w:val="20"/>
        </w:rPr>
        <w:t>(Mentioned several times elsewhere)</w:t>
      </w:r>
    </w:p>
  </w:comment>
  <w:comment w:id="5984" w:author="Daisy Watt" w:date="2026-06-21T20:35:00Z" w:initials="DW">
    <w:p w14:paraId="792F7DDA" w14:textId="77777777" w:rsidR="008446DE" w:rsidRDefault="008446DE" w:rsidP="008446DE">
      <w:r>
        <w:rPr>
          <w:rStyle w:val="CommentReference"/>
        </w:rPr>
        <w:annotationRef/>
      </w:r>
      <w:r>
        <w:rPr>
          <w:sz w:val="20"/>
          <w:szCs w:val="20"/>
        </w:rPr>
        <w:t xml:space="preserve">Or similar - clearer? </w:t>
      </w:r>
    </w:p>
  </w:comment>
  <w:comment w:id="6006" w:author="Daisy Watt" w:date="2026-06-21T20:36:00Z" w:initials="DW">
    <w:p w14:paraId="2C0930C0" w14:textId="77777777" w:rsidR="00D566BA" w:rsidRDefault="00DE64C5" w:rsidP="00D566BA">
      <w:r>
        <w:rPr>
          <w:rStyle w:val="CommentReference"/>
        </w:rPr>
        <w:annotationRef/>
      </w:r>
      <w:r w:rsidR="00D566BA">
        <w:rPr>
          <w:sz w:val="20"/>
          <w:szCs w:val="20"/>
        </w:rPr>
        <w:t>See my earlier query re: Clara’s dad bs Sam / does she have memories of her dad?</w:t>
      </w:r>
    </w:p>
  </w:comment>
  <w:comment w:id="6022" w:author="Daisy Watt" w:date="2026-06-21T20:37:00Z" w:initials="DW">
    <w:p w14:paraId="10EFE803" w14:textId="06A4855F" w:rsidR="00DE64C5" w:rsidRDefault="00DE64C5" w:rsidP="00DE64C5">
      <w:r>
        <w:rPr>
          <w:rStyle w:val="CommentReference"/>
        </w:rPr>
        <w:annotationRef/>
      </w:r>
      <w:r>
        <w:rPr>
          <w:sz w:val="20"/>
          <w:szCs w:val="20"/>
        </w:rPr>
        <w:t>Graduates/candidates?</w:t>
      </w:r>
    </w:p>
  </w:comment>
  <w:comment w:id="6025" w:author="Daisy Watt" w:date="2026-04-24T13:18:00Z" w:initials="DW">
    <w:p w14:paraId="331DA20D" w14:textId="5DCA9114" w:rsidR="00FC58F6" w:rsidRDefault="00FC58F6" w:rsidP="00FC58F6">
      <w:pPr>
        <w:pStyle w:val="CommentText"/>
      </w:pPr>
      <w:r>
        <w:rPr>
          <w:rStyle w:val="CommentReference"/>
        </w:rPr>
        <w:annotationRef/>
      </w:r>
      <w:r>
        <w:t>See the queries in my letter re: Clara’s dad.</w:t>
      </w:r>
    </w:p>
  </w:comment>
  <w:comment w:id="6028" w:author="Daisy Watt" w:date="2026-06-21T20:39:00Z" w:initials="DW">
    <w:p w14:paraId="5F366BFF" w14:textId="77777777" w:rsidR="007D4FEE" w:rsidRDefault="006D6A13" w:rsidP="007D4FEE">
      <w:r>
        <w:rPr>
          <w:rStyle w:val="CommentReference"/>
        </w:rPr>
        <w:annotationRef/>
      </w:r>
      <w:r w:rsidR="007D4FEE">
        <w:rPr>
          <w:sz w:val="20"/>
          <w:szCs w:val="20"/>
        </w:rPr>
        <w:t>Mention this after explaining how they met, instead? (She talks about how they met before and after.) It’s also mentioned later that Violet didn’t mind the promotion – pick one instance to keep.</w:t>
      </w:r>
      <w:r w:rsidR="007D4FEE">
        <w:rPr>
          <w:sz w:val="20"/>
          <w:szCs w:val="20"/>
        </w:rPr>
        <w:cr/>
      </w:r>
      <w:r w:rsidR="007D4FEE">
        <w:rPr>
          <w:sz w:val="20"/>
          <w:szCs w:val="20"/>
        </w:rPr>
        <w:cr/>
        <w:t>Clara would not have been promoted from intern to editor. Maybe instead she’d be promoted to the same level as Violet? Or if it’s been more than a year since THE EDITOR, has she been promoted more than once?</w:t>
      </w:r>
    </w:p>
  </w:comment>
  <w:comment w:id="6038" w:author="Daisy Watt" w:date="2026-04-24T13:18:00Z" w:initials="DW">
    <w:p w14:paraId="7CFDF827" w14:textId="767FF2C1" w:rsidR="00FC58F6" w:rsidRDefault="00FC58F6" w:rsidP="00FC58F6">
      <w:pPr>
        <w:pStyle w:val="CommentText"/>
      </w:pPr>
      <w:r>
        <w:rPr>
          <w:rStyle w:val="CommentReference"/>
        </w:rPr>
        <w:annotationRef/>
      </w:r>
      <w:r>
        <w:t>Does Violet not mind that she was working here before Clara, but now Clara is senior to her?</w:t>
      </w:r>
    </w:p>
  </w:comment>
  <w:comment w:id="6039" w:author="Claire S" w:date="2026-05-07T14:20:00Z" w:initials="CS">
    <w:p w14:paraId="78A76F61" w14:textId="77777777" w:rsidR="00013A1D" w:rsidRDefault="00013A1D" w:rsidP="00013A1D">
      <w:r>
        <w:rPr>
          <w:rStyle w:val="CommentReference"/>
        </w:rPr>
        <w:annotationRef/>
      </w:r>
      <w:r>
        <w:rPr>
          <w:sz w:val="20"/>
          <w:szCs w:val="20"/>
        </w:rPr>
        <w:t>well yes she might mind i think - in which case her later actions make more sense? I will adapt that a bit</w:t>
      </w:r>
    </w:p>
  </w:comment>
  <w:comment w:id="6085" w:author="Daisy Watt" w:date="2026-06-21T20:43:00Z" w:initials="DW">
    <w:p w14:paraId="71E1FD26" w14:textId="77777777" w:rsidR="000A4CE9" w:rsidRDefault="000A4CE9" w:rsidP="000A4CE9">
      <w:r>
        <w:rPr>
          <w:rStyle w:val="CommentReference"/>
        </w:rPr>
        <w:annotationRef/>
      </w:r>
      <w:r>
        <w:rPr>
          <w:sz w:val="20"/>
          <w:szCs w:val="20"/>
        </w:rPr>
        <w:t>Or similar - clearer?</w:t>
      </w:r>
    </w:p>
  </w:comment>
  <w:comment w:id="6098" w:author="Daisy Watt" w:date="2026-06-21T20:46:00Z" w:initials="DW">
    <w:p w14:paraId="49896F3E" w14:textId="77777777" w:rsidR="00DC082E" w:rsidRDefault="00DC082E" w:rsidP="00DC082E">
      <w:r>
        <w:rPr>
          <w:rStyle w:val="CommentReference"/>
        </w:rPr>
        <w:annotationRef/>
      </w:r>
      <w:r>
        <w:rPr>
          <w:sz w:val="20"/>
          <w:szCs w:val="20"/>
        </w:rPr>
        <w:t>See my earlier query re: Savannah’s name.</w:t>
      </w:r>
    </w:p>
    <w:p w14:paraId="387D817B" w14:textId="77777777" w:rsidR="00DC082E" w:rsidRDefault="00DC082E" w:rsidP="00DC082E"/>
    <w:p w14:paraId="41DD0B00" w14:textId="77777777" w:rsidR="00DC082E" w:rsidRDefault="00DC082E" w:rsidP="00DC082E">
      <w:r>
        <w:rPr>
          <w:sz w:val="20"/>
          <w:szCs w:val="20"/>
        </w:rPr>
        <w:t>Would something like this be neater?</w:t>
      </w:r>
    </w:p>
    <w:p w14:paraId="57FBC522" w14:textId="77777777" w:rsidR="00DC082E" w:rsidRDefault="00DC082E" w:rsidP="00DC082E"/>
    <w:p w14:paraId="7581103C" w14:textId="77777777" w:rsidR="00DC082E" w:rsidRDefault="00DC082E" w:rsidP="00DC082E">
      <w:r>
        <w:rPr>
          <w:sz w:val="20"/>
          <w:szCs w:val="20"/>
        </w:rPr>
        <w:t>Savannah Langley – clearly a woman who never considered &lt;i&gt;herself&lt;i/&gt; finished, judging by her many ‘tweakments’.</w:t>
      </w:r>
    </w:p>
  </w:comment>
  <w:comment w:id="6109" w:author="Daisy Watt" w:date="2026-06-21T20:46:00Z" w:initials="DW">
    <w:p w14:paraId="2787AC7F" w14:textId="77777777" w:rsidR="00DC082E" w:rsidRDefault="00DC082E" w:rsidP="00DC082E">
      <w:r>
        <w:rPr>
          <w:rStyle w:val="CommentReference"/>
        </w:rPr>
        <w:annotationRef/>
      </w:r>
      <w:r>
        <w:rPr>
          <w:sz w:val="20"/>
          <w:szCs w:val="20"/>
        </w:rPr>
        <w:t>Although the internship was expressly for working-class people?</w:t>
      </w:r>
    </w:p>
  </w:comment>
  <w:comment w:id="6140" w:author="Daisy Watt" w:date="2026-06-21T20:47:00Z" w:initials="DW">
    <w:p w14:paraId="6150DF6A" w14:textId="77777777" w:rsidR="00E4159C" w:rsidRDefault="00E4159C" w:rsidP="00E4159C">
      <w:r>
        <w:rPr>
          <w:rStyle w:val="CommentReference"/>
        </w:rPr>
        <w:annotationRef/>
      </w:r>
      <w:r>
        <w:rPr>
          <w:sz w:val="20"/>
          <w:szCs w:val="20"/>
        </w:rPr>
        <w:t>Wouldn’t she name the area more specifically, since they are in London now?</w:t>
      </w:r>
    </w:p>
  </w:comment>
  <w:comment w:id="6145" w:author="Daisy Watt" w:date="2026-04-24T13:18:00Z" w:initials="DW">
    <w:p w14:paraId="364093FE" w14:textId="0AB6370A" w:rsidR="00FC58F6" w:rsidRDefault="00FC58F6" w:rsidP="00FC58F6">
      <w:pPr>
        <w:pStyle w:val="CommentText"/>
      </w:pPr>
      <w:r>
        <w:rPr>
          <w:rStyle w:val="CommentReference"/>
        </w:rPr>
        <w:annotationRef/>
      </w:r>
      <w:r>
        <w:t>See the queries in my letter re: Clara’s dad.</w:t>
      </w:r>
    </w:p>
  </w:comment>
  <w:comment w:id="6155" w:author="Daisy Watt" w:date="2026-06-21T20:49:00Z" w:initials="DW">
    <w:p w14:paraId="22BD807F" w14:textId="77777777" w:rsidR="009E3A3E" w:rsidRDefault="009E3A3E" w:rsidP="009E3A3E">
      <w:r>
        <w:rPr>
          <w:rStyle w:val="CommentReference"/>
        </w:rPr>
        <w:annotationRef/>
      </w:r>
      <w:r>
        <w:rPr>
          <w:sz w:val="20"/>
          <w:szCs w:val="20"/>
        </w:rPr>
        <w:t>Not sure you need to repeat here that Clara plans to buy her own place soon. This section gets a bit lost in backstory – what happens after Clara reads Violet’s texts in the present timeline? Make sure the scene feels complete with or without the flashback(s).</w:t>
      </w:r>
    </w:p>
  </w:comment>
  <w:comment w:id="6167" w:author="Daisy Watt" w:date="2026-06-21T20:50:00Z" w:initials="DW">
    <w:p w14:paraId="75F811D9" w14:textId="77777777" w:rsidR="009E3A3E" w:rsidRDefault="009E3A3E" w:rsidP="009E3A3E">
      <w:r>
        <w:rPr>
          <w:rStyle w:val="CommentReference"/>
        </w:rPr>
        <w:annotationRef/>
      </w:r>
      <w:r>
        <w:rPr>
          <w:sz w:val="20"/>
          <w:szCs w:val="20"/>
        </w:rPr>
        <w:t>How much time has passed since the last section?</w:t>
      </w:r>
    </w:p>
  </w:comment>
  <w:comment w:id="6206" w:author="Daisy Watt" w:date="2026-06-21T20:51:00Z" w:initials="DW">
    <w:p w14:paraId="0F753BE0" w14:textId="77777777" w:rsidR="00471461" w:rsidRDefault="00471461" w:rsidP="00471461">
      <w:r>
        <w:rPr>
          <w:rStyle w:val="CommentReference"/>
        </w:rPr>
        <w:annotationRef/>
      </w:r>
      <w:r>
        <w:rPr>
          <w:sz w:val="20"/>
          <w:szCs w:val="20"/>
        </w:rPr>
        <w:t>Is there a more concise way to say she’s worried about Adam’s potential involvement in the manosphere? You don’t have to explain what it is, here</w:t>
      </w:r>
    </w:p>
  </w:comment>
  <w:comment w:id="6300" w:author="Daisy Watt" w:date="2026-04-24T13:19:00Z" w:initials="DW">
    <w:p w14:paraId="16BF72D1" w14:textId="30D3B683" w:rsidR="00FC58F6" w:rsidRDefault="00FC58F6" w:rsidP="00FC58F6">
      <w:pPr>
        <w:pStyle w:val="CommentText"/>
      </w:pPr>
      <w:r>
        <w:rPr>
          <w:rStyle w:val="CommentReference"/>
        </w:rPr>
        <w:annotationRef/>
      </w:r>
      <w:r>
        <w:t>See the queries in my letter re: Clara’s dad. Too many mentions in quick succession?</w:t>
      </w:r>
    </w:p>
  </w:comment>
  <w:comment w:id="6298" w:author="Daisy Watt" w:date="2026-06-21T20:54:00Z" w:initials="DW">
    <w:p w14:paraId="45974D36" w14:textId="77777777" w:rsidR="00AB50EC" w:rsidRDefault="00F44166" w:rsidP="00AB50EC">
      <w:r>
        <w:rPr>
          <w:rStyle w:val="CommentReference"/>
        </w:rPr>
        <w:annotationRef/>
      </w:r>
      <w:r w:rsidR="00AB50EC">
        <w:rPr>
          <w:sz w:val="20"/>
          <w:szCs w:val="20"/>
        </w:rPr>
        <w:t>This only needs expressing once in the book – pick an instance to keep? See my previous query re: whether or not she can know if he was lovely or not / shifting the core wound to Sam</w:t>
      </w:r>
    </w:p>
  </w:comment>
  <w:comment w:id="6331" w:author="Daisy Watt" w:date="2026-06-21T20:55:00Z" w:initials="DW">
    <w:p w14:paraId="6A57797F" w14:textId="42307011" w:rsidR="00B07B20" w:rsidRDefault="00B07B20" w:rsidP="00B07B20">
      <w:r>
        <w:rPr>
          <w:rStyle w:val="CommentReference"/>
        </w:rPr>
        <w:annotationRef/>
      </w:r>
      <w:r>
        <w:rPr>
          <w:sz w:val="20"/>
          <w:szCs w:val="20"/>
        </w:rPr>
        <w:t>(The reader does in fact go on to say more)</w:t>
      </w:r>
    </w:p>
  </w:comment>
  <w:comment w:id="6345" w:author="Daisy Watt" w:date="2026-06-21T20:55:00Z" w:initials="DW">
    <w:p w14:paraId="48351F48" w14:textId="77777777" w:rsidR="00B07B20" w:rsidRDefault="00B07B20" w:rsidP="00B07B20">
      <w:r>
        <w:rPr>
          <w:rStyle w:val="CommentReference"/>
        </w:rPr>
        <w:annotationRef/>
      </w:r>
      <w:r>
        <w:rPr>
          <w:sz w:val="20"/>
          <w:szCs w:val="20"/>
        </w:rPr>
        <w:t>See previous query</w:t>
      </w:r>
    </w:p>
  </w:comment>
  <w:comment w:id="6352" w:author="Daisy Watt" w:date="2026-06-21T20:56:00Z" w:initials="DW">
    <w:p w14:paraId="36D64820" w14:textId="77777777" w:rsidR="00B07B20" w:rsidRDefault="00B07B20" w:rsidP="00B07B20">
      <w:r>
        <w:rPr>
          <w:rStyle w:val="CommentReference"/>
        </w:rPr>
        <w:annotationRef/>
      </w:r>
      <w:r>
        <w:rPr>
          <w:sz w:val="20"/>
          <w:szCs w:val="20"/>
        </w:rPr>
        <w:t>She was also in a daze in the prologue – pick one instance to keep?</w:t>
      </w:r>
    </w:p>
  </w:comment>
  <w:comment w:id="6369" w:author="Daisy Watt" w:date="2026-06-21T20:57:00Z" w:initials="DW">
    <w:p w14:paraId="748933F5" w14:textId="77777777" w:rsidR="00B07B20" w:rsidRDefault="00B07B20" w:rsidP="00B07B20">
      <w:r>
        <w:rPr>
          <w:rStyle w:val="CommentReference"/>
        </w:rPr>
        <w:annotationRef/>
      </w:r>
      <w:r>
        <w:rPr>
          <w:sz w:val="20"/>
          <w:szCs w:val="20"/>
        </w:rPr>
        <w:t>What music?</w:t>
      </w:r>
    </w:p>
  </w:comment>
  <w:comment w:id="6374" w:author="Daisy Watt" w:date="2026-06-21T20:57:00Z" w:initials="DW">
    <w:p w14:paraId="5A7D25B7" w14:textId="77777777" w:rsidR="00A42EA0" w:rsidRDefault="00A42EA0" w:rsidP="00A42EA0">
      <w:r>
        <w:rPr>
          <w:rStyle w:val="CommentReference"/>
        </w:rPr>
        <w:annotationRef/>
      </w:r>
      <w:r>
        <w:rPr>
          <w:sz w:val="20"/>
          <w:szCs w:val="20"/>
        </w:rPr>
        <w:t>See earlier query about the formatting of text messages</w:t>
      </w:r>
    </w:p>
  </w:comment>
  <w:comment w:id="6387" w:author="Daisy Watt" w:date="2026-06-21T20:58:00Z" w:initials="DW">
    <w:p w14:paraId="5C5F3AB8" w14:textId="77777777" w:rsidR="00A42EA0" w:rsidRDefault="00A42EA0" w:rsidP="00A42EA0">
      <w:r>
        <w:rPr>
          <w:rStyle w:val="CommentReference"/>
        </w:rPr>
        <w:annotationRef/>
      </w:r>
      <w:r>
        <w:rPr>
          <w:sz w:val="20"/>
          <w:szCs w:val="20"/>
        </w:rPr>
        <w:t>Maude’s scariness has been explained elsewhere</w:t>
      </w:r>
    </w:p>
  </w:comment>
  <w:comment w:id="6383" w:author="Daisy Watt" w:date="2026-04-24T13:20:00Z" w:initials="DW">
    <w:p w14:paraId="5957713F" w14:textId="4E7B1BEA" w:rsidR="00FC58F6" w:rsidRDefault="00FC58F6" w:rsidP="00FC58F6">
      <w:pPr>
        <w:pStyle w:val="CommentText"/>
      </w:pPr>
      <w:r>
        <w:rPr>
          <w:rStyle w:val="CommentReference"/>
        </w:rPr>
        <w:annotationRef/>
      </w:r>
      <w:r>
        <w:t>See previous query re: Maude.</w:t>
      </w:r>
    </w:p>
  </w:comment>
  <w:comment w:id="6407" w:author="Daisy Watt" w:date="2026-04-24T13:20:00Z" w:initials="DW">
    <w:p w14:paraId="285F9004" w14:textId="77777777" w:rsidR="00FC58F6" w:rsidRDefault="00FC58F6" w:rsidP="00FC58F6">
      <w:pPr>
        <w:pStyle w:val="CommentText"/>
      </w:pPr>
      <w:r>
        <w:rPr>
          <w:rStyle w:val="CommentReference"/>
        </w:rPr>
        <w:annotationRef/>
      </w:r>
      <w:r>
        <w:t>Is this nastiness a little OTT?</w:t>
      </w:r>
    </w:p>
  </w:comment>
  <w:comment w:id="6408" w:author="Claire S" w:date="2026-05-07T14:27:00Z" w:initials="CS">
    <w:p w14:paraId="12B7B60A" w14:textId="77777777" w:rsidR="007D2E97" w:rsidRDefault="007D2E97" w:rsidP="007D2E97">
      <w:r>
        <w:rPr>
          <w:rStyle w:val="CommentReference"/>
        </w:rPr>
        <w:annotationRef/>
      </w:r>
      <w:r>
        <w:rPr>
          <w:sz w:val="20"/>
          <w:szCs w:val="20"/>
        </w:rPr>
        <w:t>Toned it down</w:t>
      </w:r>
    </w:p>
  </w:comment>
  <w:comment w:id="6430" w:author="Daisy Watt" w:date="2026-04-24T13:21:00Z" w:initials="DW">
    <w:p w14:paraId="3AFE3194" w14:textId="77777777" w:rsidR="00FC58F6" w:rsidRDefault="00FC58F6" w:rsidP="00FC58F6">
      <w:pPr>
        <w:pStyle w:val="CommentText"/>
      </w:pPr>
      <w:r>
        <w:rPr>
          <w:rStyle w:val="CommentReference"/>
        </w:rPr>
        <w:annotationRef/>
      </w:r>
      <w:r>
        <w:t>See previous query re: consolidating the timeline of Clara’s promotions, and job titles.</w:t>
      </w:r>
    </w:p>
  </w:comment>
  <w:comment w:id="6429" w:author="Daisy Watt" w:date="2026-06-21T21:03:00Z" w:initials="DW">
    <w:p w14:paraId="73176862" w14:textId="77777777" w:rsidR="003507C6" w:rsidRDefault="003507C6" w:rsidP="003507C6">
      <w:r>
        <w:rPr>
          <w:rStyle w:val="CommentReference"/>
        </w:rPr>
        <w:annotationRef/>
      </w:r>
      <w:r>
        <w:rPr>
          <w:sz w:val="20"/>
          <w:szCs w:val="20"/>
        </w:rPr>
        <w:t>See my earlier note re: Clara and Dex  no longer being close in THE EDITOR. Maybe amend so that he’s not so much a hero/mentor figure for Clara (Clara has had Tom and Violet for that), but that he’s been her boss since Tom left and she just thinks he seems decent enough? Maybe after getting overly involved in Tom’s life, she’s intentionally kept a professional distance from Dex?</w:t>
      </w:r>
    </w:p>
  </w:comment>
  <w:comment w:id="6462" w:author="Daisy Watt" w:date="2026-04-24T13:16:00Z" w:initials="DW">
    <w:p w14:paraId="679FA7F3" w14:textId="77777777" w:rsidR="00F34132" w:rsidRDefault="00F34132" w:rsidP="00FC58F6">
      <w:pPr>
        <w:pStyle w:val="CommentText"/>
      </w:pPr>
      <w:r>
        <w:rPr>
          <w:rStyle w:val="CommentReference"/>
        </w:rPr>
        <w:annotationRef/>
      </w:r>
      <w:r>
        <w:t>Consult Jenny and amend. Do Clara and Violet still only become close after THE EDITOR? She features very little in the draft I read of THE EDITOR.</w:t>
      </w:r>
    </w:p>
  </w:comment>
  <w:comment w:id="6464" w:author="Daisy Watt" w:date="2026-06-21T20:35:00Z" w:initials="DW">
    <w:p w14:paraId="72FAFFBF" w14:textId="77777777" w:rsidR="00F34132" w:rsidRDefault="00F34132" w:rsidP="008446DE">
      <w:r>
        <w:rPr>
          <w:rStyle w:val="CommentReference"/>
        </w:rPr>
        <w:annotationRef/>
      </w:r>
      <w:r>
        <w:rPr>
          <w:sz w:val="20"/>
          <w:szCs w:val="20"/>
        </w:rPr>
        <w:t xml:space="preserve">Or similar - clearer? </w:t>
      </w:r>
    </w:p>
  </w:comment>
  <w:comment w:id="6467" w:author="Daisy Watt" w:date="2026-06-21T20:36:00Z" w:initials="DW">
    <w:p w14:paraId="223246DD" w14:textId="77777777" w:rsidR="00F34132" w:rsidRDefault="00F34132" w:rsidP="00D566BA">
      <w:r>
        <w:rPr>
          <w:rStyle w:val="CommentReference"/>
        </w:rPr>
        <w:annotationRef/>
      </w:r>
      <w:r>
        <w:rPr>
          <w:sz w:val="20"/>
          <w:szCs w:val="20"/>
        </w:rPr>
        <w:t>See my earlier query re: Clara’s dad bs Sam / does she have memories of her dad?</w:t>
      </w:r>
    </w:p>
  </w:comment>
  <w:comment w:id="6474" w:author="Daisy Watt" w:date="2026-04-24T13:18:00Z" w:initials="DW">
    <w:p w14:paraId="79CAE432" w14:textId="77777777" w:rsidR="00F34132" w:rsidRDefault="00F34132" w:rsidP="00FC58F6">
      <w:pPr>
        <w:pStyle w:val="CommentText"/>
      </w:pPr>
      <w:r>
        <w:rPr>
          <w:rStyle w:val="CommentReference"/>
        </w:rPr>
        <w:annotationRef/>
      </w:r>
      <w:r>
        <w:t>Does Violet not mind that she was working here before Clara, but now Clara is senior to her?</w:t>
      </w:r>
    </w:p>
  </w:comment>
  <w:comment w:id="6475" w:author="Claire S" w:date="2026-05-07T14:20:00Z" w:initials="CS">
    <w:p w14:paraId="77A15C1B" w14:textId="77777777" w:rsidR="00F34132" w:rsidRDefault="00F34132" w:rsidP="00013A1D">
      <w:r>
        <w:rPr>
          <w:rStyle w:val="CommentReference"/>
        </w:rPr>
        <w:annotationRef/>
      </w:r>
      <w:r>
        <w:rPr>
          <w:sz w:val="20"/>
          <w:szCs w:val="20"/>
        </w:rPr>
        <w:t>well yes she might mind i think - in which case her later actions make more sense? I will adapt that a bit</w:t>
      </w:r>
    </w:p>
  </w:comment>
  <w:comment w:id="6477" w:author="Daisy Watt" w:date="2026-06-21T20:37:00Z" w:initials="DW">
    <w:p w14:paraId="2A9F367C" w14:textId="77777777" w:rsidR="007C0F2C" w:rsidRDefault="007C0F2C" w:rsidP="00DE64C5">
      <w:r>
        <w:rPr>
          <w:rStyle w:val="CommentReference"/>
        </w:rPr>
        <w:annotationRef/>
      </w:r>
      <w:r>
        <w:rPr>
          <w:sz w:val="20"/>
          <w:szCs w:val="20"/>
        </w:rPr>
        <w:t>Graduates/candidates?</w:t>
      </w:r>
    </w:p>
  </w:comment>
  <w:comment w:id="6481" w:author="Daisy Watt" w:date="2026-06-21T20:43:00Z" w:initials="DW">
    <w:p w14:paraId="04576116" w14:textId="77777777" w:rsidR="00F34132" w:rsidRDefault="00F34132" w:rsidP="000A4CE9">
      <w:r>
        <w:rPr>
          <w:rStyle w:val="CommentReference"/>
        </w:rPr>
        <w:annotationRef/>
      </w:r>
      <w:r>
        <w:rPr>
          <w:sz w:val="20"/>
          <w:szCs w:val="20"/>
        </w:rPr>
        <w:t>Or similar - clearer?</w:t>
      </w:r>
    </w:p>
  </w:comment>
  <w:comment w:id="6484" w:author="Daisy Watt" w:date="2026-06-21T20:46:00Z" w:initials="DW">
    <w:p w14:paraId="2734446A" w14:textId="77777777" w:rsidR="00F34132" w:rsidRDefault="00F34132" w:rsidP="00F34132">
      <w:r>
        <w:rPr>
          <w:rStyle w:val="CommentReference"/>
        </w:rPr>
        <w:annotationRef/>
      </w:r>
      <w:r>
        <w:rPr>
          <w:sz w:val="20"/>
          <w:szCs w:val="20"/>
        </w:rPr>
        <w:t>See my earlier query re: Savannah’s name.</w:t>
      </w:r>
    </w:p>
    <w:p w14:paraId="1B314B8F" w14:textId="77777777" w:rsidR="00F34132" w:rsidRDefault="00F34132" w:rsidP="00F34132"/>
    <w:p w14:paraId="4D2C7781" w14:textId="77777777" w:rsidR="00F34132" w:rsidRDefault="00F34132" w:rsidP="00F34132">
      <w:r>
        <w:rPr>
          <w:sz w:val="20"/>
          <w:szCs w:val="20"/>
        </w:rPr>
        <w:t>Would something like this be neater?</w:t>
      </w:r>
    </w:p>
    <w:p w14:paraId="3DF15F70" w14:textId="77777777" w:rsidR="00F34132" w:rsidRDefault="00F34132" w:rsidP="00F34132"/>
    <w:p w14:paraId="6FE721C7" w14:textId="77777777" w:rsidR="00F34132" w:rsidRDefault="00F34132" w:rsidP="00F34132">
      <w:r>
        <w:rPr>
          <w:sz w:val="20"/>
          <w:szCs w:val="20"/>
        </w:rPr>
        <w:t>Savannah Langley – clearly a woman who never considered &lt;i&gt;herself&lt;i/&gt; finished, judging by her many ‘tweakments’.</w:t>
      </w:r>
    </w:p>
  </w:comment>
  <w:comment w:id="6494" w:author="Daisy Watt" w:date="2026-06-21T21:11:00Z" w:initials="DW">
    <w:p w14:paraId="33B7E8EA" w14:textId="77777777" w:rsidR="007E3338" w:rsidRDefault="007E3338" w:rsidP="007E3338">
      <w:r>
        <w:rPr>
          <w:rStyle w:val="CommentReference"/>
        </w:rPr>
        <w:annotationRef/>
      </w:r>
      <w:r>
        <w:rPr>
          <w:sz w:val="20"/>
          <w:szCs w:val="20"/>
        </w:rPr>
        <w:t>Add an emotional angle or hint at what will happen next?</w:t>
      </w:r>
    </w:p>
  </w:comment>
  <w:comment w:id="6534" w:author="Daisy Watt" w:date="2026-04-24T13:23:00Z" w:initials="DW">
    <w:p w14:paraId="1B2E3D66" w14:textId="314DB6A6" w:rsidR="00F553D0" w:rsidRDefault="00F553D0" w:rsidP="00F553D0">
      <w:pPr>
        <w:pStyle w:val="CommentText"/>
      </w:pPr>
      <w:r>
        <w:rPr>
          <w:rStyle w:val="CommentReference"/>
        </w:rPr>
        <w:annotationRef/>
      </w:r>
      <w:r>
        <w:t xml:space="preserve">See previous query re: the extent of Ruth’s ruthlessness. </w:t>
      </w:r>
    </w:p>
  </w:comment>
  <w:comment w:id="6545" w:author="Daisy Watt" w:date="2026-04-24T13:22:00Z" w:initials="DW">
    <w:p w14:paraId="0C38CE94" w14:textId="77777777" w:rsidR="00F553D0" w:rsidRDefault="00F553D0" w:rsidP="00F553D0">
      <w:pPr>
        <w:pStyle w:val="CommentText"/>
      </w:pPr>
      <w:r>
        <w:rPr>
          <w:rStyle w:val="CommentReference"/>
        </w:rPr>
        <w:annotationRef/>
      </w:r>
      <w:r>
        <w:t xml:space="preserve">I don’t think you need both of these. Can you add Kylie to the scene with Ruth, instead? </w:t>
      </w:r>
    </w:p>
  </w:comment>
  <w:comment w:id="6590" w:author="Daisy Watt" w:date="2026-06-21T23:59:00Z" w:initials="DW">
    <w:p w14:paraId="1716932B" w14:textId="77777777" w:rsidR="003C6EBA" w:rsidRDefault="003C6EBA" w:rsidP="003C6EBA">
      <w:r>
        <w:rPr>
          <w:rStyle w:val="CommentReference"/>
        </w:rPr>
        <w:annotationRef/>
      </w:r>
      <w:r>
        <w:rPr>
          <w:sz w:val="20"/>
          <w:szCs w:val="20"/>
        </w:rPr>
        <w:t>Or ‘he’?</w:t>
      </w:r>
    </w:p>
  </w:comment>
  <w:comment w:id="6622" w:author="Claire S" w:date="2026-05-08T08:42:00Z" w:initials="CS">
    <w:p w14:paraId="748901E7" w14:textId="48F88E89" w:rsidR="0082562A" w:rsidRDefault="0082562A" w:rsidP="0082562A">
      <w:r>
        <w:rPr>
          <w:rStyle w:val="CommentReference"/>
        </w:rPr>
        <w:annotationRef/>
      </w:r>
      <w:r>
        <w:rPr>
          <w:sz w:val="20"/>
          <w:szCs w:val="20"/>
        </w:rPr>
        <w:t xml:space="preserve">I've toned down the pills etc to bring in more later </w:t>
      </w:r>
    </w:p>
  </w:comment>
  <w:comment w:id="6623" w:author="Daisy Watt" w:date="2026-06-22T00:02:00Z" w:initials="DW">
    <w:p w14:paraId="608092B9" w14:textId="77777777" w:rsidR="00D7173B" w:rsidRDefault="00D7173B" w:rsidP="00D7173B">
      <w:r>
        <w:rPr>
          <w:rStyle w:val="CommentReference"/>
        </w:rPr>
        <w:annotationRef/>
      </w:r>
      <w:r>
        <w:rPr>
          <w:sz w:val="20"/>
          <w:szCs w:val="20"/>
        </w:rPr>
        <w:t>Great - but can you make clear why she’s being careful with pills at the moment? It’s not currently clear what she was in rehab for</w:t>
      </w:r>
    </w:p>
  </w:comment>
  <w:comment w:id="6715" w:author="Daisy Watt" w:date="2026-06-22T00:03:00Z" w:initials="DW">
    <w:p w14:paraId="0680E72A" w14:textId="77777777" w:rsidR="001B46B0" w:rsidRDefault="001B46B0" w:rsidP="001B46B0">
      <w:r>
        <w:rPr>
          <w:rStyle w:val="CommentReference"/>
        </w:rPr>
        <w:annotationRef/>
      </w:r>
      <w:r>
        <w:rPr>
          <w:sz w:val="20"/>
          <w:szCs w:val="20"/>
        </w:rPr>
        <w:t>I can’t tell if it is a fact, or if it’s not true – clarify?</w:t>
      </w:r>
    </w:p>
  </w:comment>
  <w:comment w:id="6814" w:author="Daisy Watt" w:date="2026-06-22T00:05:00Z" w:initials="DW">
    <w:p w14:paraId="0477EC58" w14:textId="77777777" w:rsidR="00A333AC" w:rsidRDefault="00A333AC" w:rsidP="00A333AC">
      <w:r>
        <w:rPr>
          <w:rStyle w:val="CommentReference"/>
        </w:rPr>
        <w:annotationRef/>
      </w:r>
      <w:r>
        <w:rPr>
          <w:sz w:val="20"/>
          <w:szCs w:val="20"/>
        </w:rPr>
        <w:t>Not a common job title - what department? ‘the Publisher for romance’/‘the Editorial Director for romance’?</w:t>
      </w:r>
    </w:p>
  </w:comment>
  <w:comment w:id="6849" w:author="Daisy Watt" w:date="2026-06-22T00:06:00Z" w:initials="DW">
    <w:p w14:paraId="64FAF829" w14:textId="77777777" w:rsidR="00055883" w:rsidRDefault="00055883" w:rsidP="00055883">
      <w:r>
        <w:rPr>
          <w:rStyle w:val="CommentReference"/>
        </w:rPr>
        <w:annotationRef/>
      </w:r>
      <w:r>
        <w:rPr>
          <w:sz w:val="20"/>
          <w:szCs w:val="20"/>
        </w:rPr>
        <w:t>Which blinds and why?</w:t>
      </w:r>
    </w:p>
  </w:comment>
  <w:comment w:id="6861" w:author="Daisy Watt" w:date="2026-06-22T00:07:00Z" w:initials="DW">
    <w:p w14:paraId="3C4F2504" w14:textId="77777777" w:rsidR="004E5F2C" w:rsidRDefault="004E5F2C" w:rsidP="004E5F2C">
      <w:r>
        <w:rPr>
          <w:rStyle w:val="CommentReference"/>
        </w:rPr>
        <w:annotationRef/>
      </w:r>
      <w:r>
        <w:rPr>
          <w:sz w:val="20"/>
          <w:szCs w:val="20"/>
        </w:rPr>
        <w:t>Does Savannah really know his name? If she barely knows Clara’s, this seems unlikely. Have her call him just ‘the security guard’ or show us how she learns his name?</w:t>
      </w:r>
    </w:p>
  </w:comment>
  <w:comment w:id="6860" w:author="Daisy Watt" w:date="2026-04-24T13:24:00Z" w:initials="DW">
    <w:p w14:paraId="78025C72" w14:textId="197E6BA9" w:rsidR="00F553D0" w:rsidRDefault="00F553D0" w:rsidP="00F553D0">
      <w:pPr>
        <w:pStyle w:val="CommentText"/>
      </w:pPr>
      <w:r>
        <w:rPr>
          <w:rStyle w:val="CommentReference"/>
        </w:rPr>
        <w:annotationRef/>
      </w:r>
      <w:r>
        <w:t>Avoid head hopping.</w:t>
      </w:r>
    </w:p>
  </w:comment>
  <w:comment w:id="6927" w:author="Daisy Watt" w:date="2026-04-24T13:25:00Z" w:initials="DW">
    <w:p w14:paraId="6AEF90DA" w14:textId="77777777" w:rsidR="00F553D0" w:rsidRDefault="00F553D0" w:rsidP="00F553D0">
      <w:pPr>
        <w:pStyle w:val="CommentText"/>
      </w:pPr>
      <w:r>
        <w:rPr>
          <w:rStyle w:val="CommentReference"/>
        </w:rPr>
        <w:annotationRef/>
      </w:r>
      <w:r>
        <w:t>See the query in my letter - might this behaviour escalate and have consequences, later?</w:t>
      </w:r>
    </w:p>
  </w:comment>
  <w:comment w:id="6953" w:author="Daisy Watt" w:date="2026-04-24T13:26:00Z" w:initials="DW">
    <w:p w14:paraId="036721DC" w14:textId="77777777" w:rsidR="00F553D0" w:rsidRDefault="00F553D0" w:rsidP="00F553D0">
      <w:pPr>
        <w:pStyle w:val="CommentText"/>
      </w:pPr>
      <w:r>
        <w:rPr>
          <w:rStyle w:val="CommentReference"/>
        </w:rPr>
        <w:annotationRef/>
      </w:r>
      <w:r>
        <w:t>Worth slipping in a mention of Bella earlier? Or is it the point that they are not as close as typical twins, so Savannah doesn’t think about Bella as early as we’d expect?</w:t>
      </w:r>
    </w:p>
  </w:comment>
  <w:comment w:id="6954" w:author="Claire S" w:date="2026-05-07T17:15:00Z" w:initials="CS">
    <w:p w14:paraId="673995CC" w14:textId="77777777" w:rsidR="000548A6" w:rsidRDefault="000548A6" w:rsidP="000548A6">
      <w:r>
        <w:rPr>
          <w:rStyle w:val="CommentReference"/>
        </w:rPr>
        <w:annotationRef/>
      </w:r>
      <w:r>
        <w:rPr>
          <w:sz w:val="20"/>
          <w:szCs w:val="20"/>
        </w:rPr>
        <w:t>i have mentioned her earlier now :)</w:t>
      </w:r>
    </w:p>
    <w:p w14:paraId="58CD6C9B" w14:textId="77777777" w:rsidR="000548A6" w:rsidRDefault="000548A6" w:rsidP="000548A6"/>
  </w:comment>
  <w:comment w:id="6972" w:author="Daisy Watt" w:date="2026-06-22T00:45:00Z" w:initials="DW">
    <w:p w14:paraId="0E743F1C" w14:textId="77777777" w:rsidR="002A300D" w:rsidRDefault="002A300D" w:rsidP="002A300D">
      <w:r>
        <w:rPr>
          <w:rStyle w:val="CommentReference"/>
        </w:rPr>
        <w:annotationRef/>
      </w:r>
      <w:r>
        <w:rPr>
          <w:sz w:val="20"/>
          <w:szCs w:val="20"/>
        </w:rPr>
        <w:t>Was the officer addressing Ruth, or has Ruth dashed over to intercept the officer giving the note to Savannah? I thought Ruth was now on the main floor</w:t>
      </w:r>
    </w:p>
  </w:comment>
  <w:comment w:id="6978" w:author="Daisy Watt" w:date="2026-06-22T00:46:00Z" w:initials="DW">
    <w:p w14:paraId="2842E307" w14:textId="77777777" w:rsidR="00DD612C" w:rsidRDefault="00DD612C" w:rsidP="00DD612C">
      <w:r>
        <w:rPr>
          <w:rStyle w:val="CommentReference"/>
        </w:rPr>
        <w:annotationRef/>
      </w:r>
      <w:r>
        <w:rPr>
          <w:sz w:val="20"/>
          <w:szCs w:val="20"/>
        </w:rPr>
        <w:t>Rework to show us the info in the exact order Savannah receives it</w:t>
      </w:r>
    </w:p>
  </w:comment>
  <w:comment w:id="7118" w:author="Daisy Watt" w:date="2026-06-22T00:59:00Z" w:initials="DW">
    <w:p w14:paraId="713B9D30" w14:textId="77777777" w:rsidR="003345F8" w:rsidRDefault="003345F8" w:rsidP="003345F8">
      <w:r>
        <w:rPr>
          <w:rStyle w:val="CommentReference"/>
        </w:rPr>
        <w:annotationRef/>
      </w:r>
      <w:r>
        <w:rPr>
          <w:sz w:val="20"/>
          <w:szCs w:val="20"/>
        </w:rPr>
        <w:t>Exactly what Maude said earlier – ok?</w:t>
      </w:r>
    </w:p>
  </w:comment>
  <w:comment w:id="7131" w:author="Daisy Watt" w:date="2026-04-24T13:27:00Z" w:initials="DW">
    <w:p w14:paraId="5A484C1B" w14:textId="5D50C993" w:rsidR="00F553D0" w:rsidRDefault="00F553D0" w:rsidP="00F553D0">
      <w:pPr>
        <w:pStyle w:val="CommentText"/>
      </w:pPr>
      <w:r>
        <w:rPr>
          <w:rStyle w:val="CommentReference"/>
        </w:rPr>
        <w:annotationRef/>
      </w:r>
      <w:r>
        <w:t>Jackson doesn’t really fit this description - ok?</w:t>
      </w:r>
    </w:p>
  </w:comment>
  <w:comment w:id="7133" w:author="Claire S" w:date="2026-05-07T17:40:00Z" w:initials="CS">
    <w:p w14:paraId="591FC208" w14:textId="77777777" w:rsidR="002A0E3E" w:rsidRDefault="002A0E3E" w:rsidP="002A0E3E">
      <w:r>
        <w:rPr>
          <w:rStyle w:val="CommentReference"/>
        </w:rPr>
        <w:annotationRef/>
      </w:r>
      <w:r>
        <w:rPr>
          <w:sz w:val="20"/>
          <w:szCs w:val="20"/>
        </w:rPr>
        <w:t>changed it to this? more general</w:t>
      </w:r>
    </w:p>
  </w:comment>
  <w:comment w:id="7135" w:author="Daisy Watt" w:date="2026-06-22T01:05:00Z" w:initials="DW">
    <w:p w14:paraId="7BCA9B46" w14:textId="77777777" w:rsidR="00347B49" w:rsidRDefault="00347B49" w:rsidP="00347B49">
      <w:r>
        <w:rPr>
          <w:rStyle w:val="CommentReference"/>
        </w:rPr>
        <w:annotationRef/>
      </w:r>
      <w:r>
        <w:rPr>
          <w:sz w:val="20"/>
          <w:szCs w:val="20"/>
        </w:rPr>
        <w:t>? Not sure the list would fit in the character limit of a tweet?</w:t>
      </w:r>
    </w:p>
  </w:comment>
  <w:comment w:id="7202" w:author="Daisy Watt" w:date="2026-06-22T04:15:00Z" w:initials="DW">
    <w:p w14:paraId="7BC0A07B" w14:textId="77777777" w:rsidR="00635B9A" w:rsidRDefault="00635B9A" w:rsidP="00635B9A">
      <w:r>
        <w:rPr>
          <w:rStyle w:val="CommentReference"/>
        </w:rPr>
        <w:annotationRef/>
      </w:r>
      <w:r>
        <w:rPr>
          <w:sz w:val="20"/>
          <w:szCs w:val="20"/>
        </w:rPr>
        <w:t>Ruth knows Jackson is an abuser, and Ruth has been coerced by an abuser in her past. I wonder if you could subtly slip into this conversation a way for Ruth to test the waters to see if Savvi was coerced by Jackson? Or maybe make clear Ruth saw enough of the tape to know it was all fully consensual?</w:t>
      </w:r>
    </w:p>
  </w:comment>
  <w:comment w:id="7222" w:author="Daisy Watt" w:date="2026-04-24T13:29:00Z" w:initials="DW">
    <w:p w14:paraId="072A02BE" w14:textId="67700E87" w:rsidR="00F553D0" w:rsidRDefault="00F553D0" w:rsidP="00F553D0">
      <w:pPr>
        <w:pStyle w:val="CommentText"/>
      </w:pPr>
      <w:r>
        <w:rPr>
          <w:rStyle w:val="CommentReference"/>
        </w:rPr>
        <w:annotationRef/>
      </w:r>
      <w:r>
        <w:t>Earlier, she boasted that she had the world’s most expensive Scotch in her office. Ok?</w:t>
      </w:r>
    </w:p>
  </w:comment>
  <w:comment w:id="7266" w:author="Daisy Watt" w:date="2026-06-22T04:18:00Z" w:initials="DW">
    <w:p w14:paraId="2EDCC18C" w14:textId="77777777" w:rsidR="002D5417" w:rsidRDefault="002D5417" w:rsidP="002D5417">
      <w:r>
        <w:rPr>
          <w:rStyle w:val="CommentReference"/>
        </w:rPr>
        <w:annotationRef/>
      </w:r>
      <w:r>
        <w:rPr>
          <w:sz w:val="20"/>
          <w:szCs w:val="20"/>
        </w:rPr>
        <w:t>Bring us closer to her emotional state – what can she physically feel happening in her body that will let the reader know more?</w:t>
      </w:r>
    </w:p>
  </w:comment>
  <w:comment w:id="7299" w:author="Daisy Watt" w:date="2026-06-22T04:36:00Z" w:initials="DW">
    <w:p w14:paraId="67CE8F39" w14:textId="77777777" w:rsidR="004F71E6" w:rsidRDefault="004F71E6" w:rsidP="004F71E6">
      <w:r>
        <w:rPr>
          <w:rStyle w:val="CommentReference"/>
        </w:rPr>
        <w:annotationRef/>
      </w:r>
      <w:r>
        <w:rPr>
          <w:sz w:val="20"/>
          <w:szCs w:val="20"/>
        </w:rPr>
        <w:t>Or ‘retired’?</w:t>
      </w:r>
    </w:p>
  </w:comment>
  <w:comment w:id="7309" w:author="Daisy Watt" w:date="2026-06-22T04:21:00Z" w:initials="DW">
    <w:p w14:paraId="5321BD1A" w14:textId="4CF66F8A" w:rsidR="00542530" w:rsidRDefault="00542530" w:rsidP="00542530">
      <w:r>
        <w:rPr>
          <w:rStyle w:val="CommentReference"/>
        </w:rPr>
        <w:annotationRef/>
      </w:r>
      <w:r>
        <w:rPr>
          <w:sz w:val="20"/>
          <w:szCs w:val="20"/>
        </w:rPr>
        <w:t>Earlier, she said it was already in the press – make consistent?</w:t>
      </w:r>
    </w:p>
  </w:comment>
  <w:comment w:id="7327" w:author="Daisy Watt" w:date="2026-04-24T13:30:00Z" w:initials="DW">
    <w:p w14:paraId="2DA77C18" w14:textId="58AC6C4F" w:rsidR="00F553D0" w:rsidRDefault="00F553D0" w:rsidP="00F553D0">
      <w:pPr>
        <w:pStyle w:val="CommentText"/>
      </w:pPr>
      <w:r>
        <w:rPr>
          <w:rStyle w:val="CommentReference"/>
        </w:rPr>
        <w:annotationRef/>
      </w:r>
      <w:r>
        <w:t>See the query in my letter re: Savannah’s marital status. I thought she was divorced and engaged to Dex?</w:t>
      </w:r>
    </w:p>
  </w:comment>
  <w:comment w:id="7328" w:author="Claire S" w:date="2026-05-08T08:48:00Z" w:initials="CS">
    <w:p w14:paraId="7FF41611" w14:textId="77777777" w:rsidR="007C5CB7" w:rsidRDefault="005756BA" w:rsidP="007C5CB7">
      <w:r>
        <w:rPr>
          <w:rStyle w:val="CommentReference"/>
        </w:rPr>
        <w:annotationRef/>
      </w:r>
      <w:r w:rsidR="007C5CB7">
        <w:rPr>
          <w:sz w:val="20"/>
          <w:szCs w:val="20"/>
        </w:rPr>
        <w:t>yes you're right - it's a tricky one with divorce and pre-fixes isn't it! i've changed it to Ms for now</w:t>
      </w:r>
    </w:p>
  </w:comment>
  <w:comment w:id="7359" w:author="Daisy Watt" w:date="2026-06-22T04:38:00Z" w:initials="DW">
    <w:p w14:paraId="1BCE9FE8" w14:textId="77777777" w:rsidR="007143AE" w:rsidRDefault="007143AE" w:rsidP="007143AE">
      <w:r>
        <w:rPr>
          <w:rStyle w:val="CommentReference"/>
        </w:rPr>
        <w:annotationRef/>
      </w:r>
      <w:r>
        <w:rPr>
          <w:sz w:val="20"/>
          <w:szCs w:val="20"/>
        </w:rPr>
        <w:t>So he became a cop after being a marine?</w:t>
      </w:r>
    </w:p>
  </w:comment>
  <w:comment w:id="7410" w:author="Daisy Watt" w:date="2026-06-22T04:41:00Z" w:initials="DW">
    <w:p w14:paraId="723B7827" w14:textId="77777777" w:rsidR="002F434F" w:rsidRDefault="002F434F" w:rsidP="002F434F">
      <w:r>
        <w:rPr>
          <w:rStyle w:val="CommentReference"/>
        </w:rPr>
        <w:annotationRef/>
      </w:r>
      <w:r>
        <w:rPr>
          <w:sz w:val="20"/>
          <w:szCs w:val="20"/>
        </w:rPr>
        <w:t>She doesn’t answer his question, here – she’s very vague about when/where they were with the assistants. Ok?</w:t>
      </w:r>
    </w:p>
  </w:comment>
  <w:comment w:id="7487" w:author="Daisy Watt" w:date="2026-06-22T04:44:00Z" w:initials="DW">
    <w:p w14:paraId="21BB468E" w14:textId="77777777" w:rsidR="00813B9C" w:rsidRDefault="00813B9C" w:rsidP="00813B9C">
      <w:r>
        <w:rPr>
          <w:rStyle w:val="CommentReference"/>
        </w:rPr>
        <w:annotationRef/>
      </w:r>
      <w:r>
        <w:rPr>
          <w:sz w:val="20"/>
          <w:szCs w:val="20"/>
        </w:rPr>
        <w:t>How is it that Savannah’s so sure later that Ruth had the sex tape destroyed? Is it something in Ruth’s body language here, or a secret conversation they have later?</w:t>
      </w:r>
    </w:p>
  </w:comment>
  <w:comment w:id="7514" w:author="Daisy Watt" w:date="2026-06-22T04:45:00Z" w:initials="DW">
    <w:p w14:paraId="0EE92B09" w14:textId="77777777" w:rsidR="00442177" w:rsidRDefault="00442177" w:rsidP="00442177">
      <w:r>
        <w:rPr>
          <w:rStyle w:val="CommentReference"/>
        </w:rPr>
        <w:annotationRef/>
      </w:r>
      <w:r>
        <w:rPr>
          <w:sz w:val="20"/>
          <w:szCs w:val="20"/>
        </w:rPr>
        <w:t>‘Swimming pool’/‘bathhouse’?</w:t>
      </w:r>
    </w:p>
  </w:comment>
  <w:comment w:id="7533" w:author="Daisy Watt" w:date="2026-06-22T04:47:00Z" w:initials="DW">
    <w:p w14:paraId="0597857D" w14:textId="77777777" w:rsidR="00E7175D" w:rsidRDefault="00E7175D" w:rsidP="00E7175D">
      <w:r>
        <w:rPr>
          <w:rStyle w:val="CommentReference"/>
        </w:rPr>
        <w:annotationRef/>
      </w:r>
      <w:r>
        <w:rPr>
          <w:sz w:val="20"/>
          <w:szCs w:val="20"/>
        </w:rPr>
        <w:t>For what?</w:t>
      </w:r>
    </w:p>
  </w:comment>
  <w:comment w:id="7583" w:author="Daisy Watt" w:date="2026-06-22T05:40:00Z" w:initials="DW">
    <w:p w14:paraId="16BC14C8" w14:textId="77777777" w:rsidR="00BA454E" w:rsidRDefault="00BA454E" w:rsidP="00BA454E">
      <w:r>
        <w:rPr>
          <w:rStyle w:val="CommentReference"/>
        </w:rPr>
        <w:annotationRef/>
      </w:r>
      <w:r>
        <w:rPr>
          <w:sz w:val="20"/>
          <w:szCs w:val="20"/>
        </w:rPr>
        <w:t>Earlier, Violet said he never acknowledges that he owes Dex everything – ok?</w:t>
      </w:r>
    </w:p>
  </w:comment>
  <w:comment w:id="7589" w:author="Daisy Watt" w:date="2026-04-24T13:33:00Z" w:initials="DW">
    <w:p w14:paraId="5290456C" w14:textId="5C57DFD6" w:rsidR="00AE18D5" w:rsidRDefault="00AE18D5" w:rsidP="00AE18D5">
      <w:pPr>
        <w:pStyle w:val="CommentText"/>
      </w:pPr>
      <w:r>
        <w:rPr>
          <w:rStyle w:val="CommentReference"/>
        </w:rPr>
        <w:annotationRef/>
      </w:r>
      <w:r>
        <w:t>Cut to avoid repetition at the end of the chapter?</w:t>
      </w:r>
    </w:p>
  </w:comment>
  <w:comment w:id="7590" w:author="Claire S" w:date="2026-05-08T17:10:00Z" w:initials="CS">
    <w:p w14:paraId="5834A4E3" w14:textId="77777777" w:rsidR="00C80876" w:rsidRDefault="00C80876" w:rsidP="00C80876">
      <w:r>
        <w:rPr>
          <w:rStyle w:val="CommentReference"/>
        </w:rPr>
        <w:annotationRef/>
      </w:r>
      <w:r>
        <w:rPr>
          <w:sz w:val="20"/>
          <w:szCs w:val="20"/>
        </w:rPr>
        <w:t>not sure where I said it before - sorry to be stupid!</w:t>
      </w:r>
    </w:p>
  </w:comment>
  <w:comment w:id="7612" w:author="Claire S" w:date="2026-05-11T12:13:00Z" w:initials="CS">
    <w:p w14:paraId="2A9EAC45" w14:textId="77777777" w:rsidR="004A0C16" w:rsidRDefault="004A0C16" w:rsidP="004A0C16">
      <w:r>
        <w:rPr>
          <w:rStyle w:val="CommentReference"/>
        </w:rPr>
        <w:annotationRef/>
      </w:r>
      <w:r>
        <w:rPr>
          <w:sz w:val="20"/>
          <w:szCs w:val="20"/>
        </w:rPr>
        <w:t xml:space="preserve">is this now less repetitive? </w:t>
      </w:r>
    </w:p>
  </w:comment>
  <w:comment w:id="7613" w:author="Daisy Watt" w:date="2026-06-22T05:42:00Z" w:initials="DW">
    <w:p w14:paraId="333F59C9" w14:textId="77777777" w:rsidR="007D27F2" w:rsidRDefault="007D27F2" w:rsidP="007D27F2">
      <w:r>
        <w:rPr>
          <w:rStyle w:val="CommentReference"/>
        </w:rPr>
        <w:annotationRef/>
      </w:r>
      <w:r>
        <w:rPr>
          <w:sz w:val="20"/>
          <w:szCs w:val="20"/>
        </w:rPr>
        <w:t>Yes!</w:t>
      </w:r>
    </w:p>
  </w:comment>
  <w:comment w:id="7635" w:author="Daisy Watt" w:date="2026-06-22T05:48:00Z" w:initials="DW">
    <w:p w14:paraId="72A1639C" w14:textId="77777777" w:rsidR="00154024" w:rsidRDefault="00154024" w:rsidP="00154024">
      <w:r>
        <w:rPr>
          <w:rStyle w:val="CommentReference"/>
        </w:rPr>
        <w:annotationRef/>
      </w:r>
      <w:r>
        <w:rPr>
          <w:sz w:val="20"/>
          <w:szCs w:val="20"/>
        </w:rPr>
        <w:t>‘on a palm oil plantation’?</w:t>
      </w:r>
    </w:p>
  </w:comment>
  <w:comment w:id="7688" w:author="Daisy Watt" w:date="2026-06-22T05:57:00Z" w:initials="DW">
    <w:p w14:paraId="75A34993" w14:textId="77777777" w:rsidR="0010381D" w:rsidRDefault="0010381D" w:rsidP="0010381D">
      <w:r>
        <w:rPr>
          <w:rStyle w:val="CommentReference"/>
        </w:rPr>
        <w:annotationRef/>
      </w:r>
      <w:r>
        <w:rPr>
          <w:sz w:val="20"/>
          <w:szCs w:val="20"/>
        </w:rPr>
        <w:t>This feels a tad shoehorned – cut?</w:t>
      </w:r>
    </w:p>
  </w:comment>
  <w:comment w:id="7786" w:author="Daisy Watt" w:date="2026-06-22T06:05:00Z" w:initials="DW">
    <w:p w14:paraId="283BE389" w14:textId="77777777" w:rsidR="004805A5" w:rsidRDefault="004805A5" w:rsidP="004805A5">
      <w:r>
        <w:rPr>
          <w:rStyle w:val="CommentReference"/>
        </w:rPr>
        <w:annotationRef/>
      </w:r>
      <w:r>
        <w:rPr>
          <w:sz w:val="20"/>
          <w:szCs w:val="20"/>
        </w:rPr>
        <w:t>She ‘burst into tears so hysterical’, not long ago – vary?</w:t>
      </w:r>
    </w:p>
  </w:comment>
  <w:comment w:id="7800" w:author="Daisy Watt" w:date="2026-06-22T06:06:00Z" w:initials="DW">
    <w:p w14:paraId="0AB08BBE" w14:textId="77777777" w:rsidR="00ED09FE" w:rsidRDefault="00ED09FE" w:rsidP="00ED09FE">
      <w:r>
        <w:rPr>
          <w:rStyle w:val="CommentReference"/>
        </w:rPr>
        <w:annotationRef/>
      </w:r>
      <w:r>
        <w:rPr>
          <w:sz w:val="20"/>
          <w:szCs w:val="20"/>
        </w:rPr>
        <w:t>The guilt or what?</w:t>
      </w:r>
    </w:p>
  </w:comment>
  <w:comment w:id="7830" w:author="Daisy Watt" w:date="2026-06-22T06:09:00Z" w:initials="DW">
    <w:p w14:paraId="5B5B1FAC" w14:textId="77777777" w:rsidR="00A67B66" w:rsidRDefault="00A67B66" w:rsidP="00A67B66">
      <w:r>
        <w:rPr>
          <w:rStyle w:val="CommentReference"/>
        </w:rPr>
        <w:annotationRef/>
      </w:r>
      <w:r>
        <w:rPr>
          <w:sz w:val="20"/>
          <w:szCs w:val="20"/>
        </w:rPr>
        <w:t>Or similar – add more forward momentum by making it a goal? Or name something specific she did which she fears is to blame? Or ‘because if it turned out she was to blame, [consequence]’</w:t>
      </w:r>
    </w:p>
  </w:comment>
  <w:comment w:id="7878" w:author="Daisy Watt" w:date="2026-06-22T06:17:00Z" w:initials="DW">
    <w:p w14:paraId="09927605" w14:textId="77777777" w:rsidR="00734F32" w:rsidRDefault="00734F32" w:rsidP="00734F32">
      <w:r>
        <w:rPr>
          <w:rStyle w:val="CommentReference"/>
        </w:rPr>
        <w:annotationRef/>
      </w:r>
      <w:r>
        <w:rPr>
          <w:sz w:val="20"/>
          <w:szCs w:val="20"/>
        </w:rPr>
        <w:t>There were too many clauses in this sentence, so I’ve broken it up</w:t>
      </w:r>
    </w:p>
  </w:comment>
  <w:comment w:id="7958" w:author="Daisy Watt" w:date="2026-06-22T13:13:00Z" w:initials="DW">
    <w:p w14:paraId="31A825B5" w14:textId="77777777" w:rsidR="000D33A9" w:rsidRDefault="000D33A9" w:rsidP="00907526">
      <w:r>
        <w:rPr>
          <w:rStyle w:val="CommentReference"/>
        </w:rPr>
        <w:annotationRef/>
      </w:r>
      <w:r>
        <w:rPr>
          <w:sz w:val="20"/>
          <w:szCs w:val="20"/>
        </w:rPr>
        <w:t>Can this be established earlier, instead? Make sure this section doesn’t get lost in backstory – how does this info propel forward the present-day scene?</w:t>
      </w:r>
    </w:p>
  </w:comment>
  <w:comment w:id="8034" w:author="Daisy Watt" w:date="2026-06-22T06:16:00Z" w:initials="DW">
    <w:p w14:paraId="4168E01C" w14:textId="1FADD7D6" w:rsidR="00D10920" w:rsidRDefault="00D10920" w:rsidP="00D10920">
      <w:r>
        <w:rPr>
          <w:rStyle w:val="CommentReference"/>
        </w:rPr>
        <w:annotationRef/>
      </w:r>
      <w:r>
        <w:rPr>
          <w:sz w:val="20"/>
          <w:szCs w:val="20"/>
        </w:rPr>
        <w:t xml:space="preserve">Clara was watching the evening news, earlier – clarify the timeline </w:t>
      </w:r>
    </w:p>
  </w:comment>
  <w:comment w:id="8082" w:author="Daisy Watt" w:date="2026-04-24T14:09:00Z" w:initials="DW">
    <w:p w14:paraId="28FF15A2" w14:textId="3EBB65AE" w:rsidR="001935F1" w:rsidRDefault="001935F1" w:rsidP="001935F1">
      <w:pPr>
        <w:pStyle w:val="CommentText"/>
      </w:pPr>
      <w:r>
        <w:rPr>
          <w:rStyle w:val="CommentReference"/>
        </w:rPr>
        <w:annotationRef/>
      </w:r>
      <w:r>
        <w:t>Is there a reason “the girl” isn’t named as Violet, here? Who’s following her?</w:t>
      </w:r>
    </w:p>
  </w:comment>
  <w:comment w:id="8083" w:author="Claire S" w:date="2026-05-11T14:09:00Z" w:initials="CS">
    <w:p w14:paraId="7678B675" w14:textId="77777777" w:rsidR="00940B02" w:rsidRDefault="002F6E34" w:rsidP="00940B02">
      <w:r>
        <w:rPr>
          <w:rStyle w:val="CommentReference"/>
        </w:rPr>
        <w:annotationRef/>
      </w:r>
      <w:r w:rsidR="00940B02">
        <w:rPr>
          <w:sz w:val="20"/>
          <w:szCs w:val="20"/>
        </w:rPr>
        <w:t>Not sure now why i didn't say her name!  it's a red herring to make us think Violet is in danger but it's Phil followng, and she knows he is - i've tried to write it so it's vague / ambigious i.e. not a definite threat and  still works even when a reader finds out P is her accomplice</w:t>
      </w:r>
    </w:p>
  </w:comment>
  <w:comment w:id="8188" w:author="Daisy Watt" w:date="2026-04-24T14:11:00Z" w:initials="DW">
    <w:p w14:paraId="3296F765" w14:textId="77777777" w:rsidR="001935F1" w:rsidRDefault="001935F1" w:rsidP="001935F1">
      <w:pPr>
        <w:pStyle w:val="CommentText"/>
      </w:pPr>
      <w:r>
        <w:rPr>
          <w:rStyle w:val="CommentReference"/>
        </w:rPr>
        <w:annotationRef/>
      </w:r>
      <w:r>
        <w:t>See previous queries re: Clara’s dad.</w:t>
      </w:r>
    </w:p>
  </w:comment>
  <w:comment w:id="8286" w:author="Daisy Watt" w:date="2026-04-24T14:12:00Z" w:initials="DW">
    <w:p w14:paraId="1CFF7E84" w14:textId="77777777" w:rsidR="001935F1" w:rsidRDefault="001935F1" w:rsidP="001935F1">
      <w:pPr>
        <w:pStyle w:val="CommentText"/>
      </w:pPr>
      <w:r>
        <w:rPr>
          <w:rStyle w:val="CommentReference"/>
        </w:rPr>
        <w:annotationRef/>
      </w:r>
      <w:r>
        <w:t>I thought he was Savannah’s PA?</w:t>
      </w:r>
    </w:p>
  </w:comment>
  <w:comment w:id="8287" w:author="Claire S" w:date="2026-05-11T14:18:00Z" w:initials="CS">
    <w:p w14:paraId="5C06CAD1" w14:textId="77777777" w:rsidR="00697079" w:rsidRDefault="00697079" w:rsidP="00697079">
      <w:r>
        <w:rPr>
          <w:rStyle w:val="CommentReference"/>
        </w:rPr>
        <w:annotationRef/>
      </w:r>
      <w:r>
        <w:rPr>
          <w:sz w:val="20"/>
          <w:szCs w:val="20"/>
        </w:rPr>
        <w:t>He's meant to be the Comms assistant that Oli described to me - so also  her assistant?  is that not possible? If not I'll just choose one i guess!</w:t>
      </w:r>
    </w:p>
  </w:comment>
  <w:comment w:id="8296" w:author="Daisy Watt" w:date="2026-06-22T07:14:00Z" w:initials="DW">
    <w:p w14:paraId="51963668" w14:textId="77777777" w:rsidR="00121D65" w:rsidRDefault="00121D65" w:rsidP="00121D65">
      <w:r>
        <w:rPr>
          <w:rStyle w:val="CommentReference"/>
        </w:rPr>
        <w:annotationRef/>
      </w:r>
      <w:r>
        <w:rPr>
          <w:sz w:val="20"/>
          <w:szCs w:val="20"/>
        </w:rPr>
        <w:t>In THE EDITOR, the coffee machines are filter. Consolidate</w:t>
      </w:r>
    </w:p>
  </w:comment>
  <w:comment w:id="8330" w:author="Daisy Watt" w:date="2026-06-22T07:33:00Z" w:initials="DW">
    <w:p w14:paraId="5C20C369" w14:textId="77777777" w:rsidR="002530DD" w:rsidRDefault="002530DD" w:rsidP="002530DD">
      <w:r>
        <w:rPr>
          <w:rStyle w:val="CommentReference"/>
        </w:rPr>
        <w:annotationRef/>
      </w:r>
      <w:r>
        <w:rPr>
          <w:sz w:val="20"/>
          <w:szCs w:val="20"/>
        </w:rPr>
        <w:t>What could it have been a publicity stunt for?</w:t>
      </w:r>
    </w:p>
  </w:comment>
  <w:comment w:id="8347" w:author="Daisy Watt" w:date="2026-06-22T07:35:00Z" w:initials="DW">
    <w:p w14:paraId="7BAD4AE9" w14:textId="77777777" w:rsidR="00095F9E" w:rsidRDefault="00095F9E" w:rsidP="00095F9E">
      <w:r>
        <w:rPr>
          <w:rStyle w:val="CommentReference"/>
        </w:rPr>
        <w:annotationRef/>
      </w:r>
      <w:r>
        <w:rPr>
          <w:sz w:val="20"/>
          <w:szCs w:val="20"/>
        </w:rPr>
        <w:t xml:space="preserve">Should technically be ‘Violet and I’ (here and once again, below) – but I’m guessing this is an intentional colloquialism </w:t>
      </w:r>
    </w:p>
  </w:comment>
  <w:comment w:id="8349" w:author="Daisy Watt" w:date="2026-06-22T07:35:00Z" w:initials="DW">
    <w:p w14:paraId="6F2A57E4" w14:textId="77777777" w:rsidR="009A4E6A" w:rsidRDefault="009A4E6A" w:rsidP="009A4E6A">
      <w:r>
        <w:rPr>
          <w:rStyle w:val="CommentReference"/>
        </w:rPr>
        <w:annotationRef/>
      </w:r>
      <w:r>
        <w:rPr>
          <w:sz w:val="20"/>
          <w:szCs w:val="20"/>
        </w:rPr>
        <w:t>See previous query about the machine</w:t>
      </w:r>
    </w:p>
  </w:comment>
  <w:comment w:id="8356" w:author="Daisy Watt" w:date="2026-06-22T07:36:00Z" w:initials="DW">
    <w:p w14:paraId="6A0C2970" w14:textId="77777777" w:rsidR="009F56DB" w:rsidRDefault="009F56DB" w:rsidP="009F56DB">
      <w:r>
        <w:rPr>
          <w:rStyle w:val="CommentReference"/>
        </w:rPr>
        <w:annotationRef/>
      </w:r>
      <w:r>
        <w:rPr>
          <w:sz w:val="20"/>
          <w:szCs w:val="20"/>
        </w:rPr>
        <w:t>See my earlier query, re: potentially cutting this</w:t>
      </w:r>
    </w:p>
  </w:comment>
  <w:comment w:id="8376" w:author="Daisy Watt" w:date="2026-06-22T07:37:00Z" w:initials="DW">
    <w:p w14:paraId="5483868D" w14:textId="77777777" w:rsidR="009B0FB9" w:rsidRDefault="009B0FB9" w:rsidP="009B0FB9">
      <w:r>
        <w:rPr>
          <w:rStyle w:val="CommentReference"/>
        </w:rPr>
        <w:annotationRef/>
      </w:r>
      <w:r>
        <w:rPr>
          <w:sz w:val="20"/>
          <w:szCs w:val="20"/>
        </w:rPr>
        <w:t>I think this is closed – ok?</w:t>
      </w:r>
    </w:p>
  </w:comment>
  <w:comment w:id="8392" w:author="Daisy Watt" w:date="2026-04-24T14:14:00Z" w:initials="DW">
    <w:p w14:paraId="0BED6157" w14:textId="3F67645E" w:rsidR="001935F1" w:rsidRDefault="001935F1" w:rsidP="001935F1">
      <w:pPr>
        <w:pStyle w:val="CommentText"/>
      </w:pPr>
      <w:r>
        <w:rPr>
          <w:rStyle w:val="CommentReference"/>
        </w:rPr>
        <w:annotationRef/>
      </w:r>
      <w:r>
        <w:t>Repetition/see my previous queries about Maude.</w:t>
      </w:r>
    </w:p>
  </w:comment>
  <w:comment w:id="8384" w:author="Daisy Watt" w:date="2026-06-22T07:38:00Z" w:initials="DW">
    <w:p w14:paraId="4EBFEF95" w14:textId="77777777" w:rsidR="00852DF2" w:rsidRDefault="00852DF2" w:rsidP="00852DF2">
      <w:r>
        <w:rPr>
          <w:rStyle w:val="CommentReference"/>
        </w:rPr>
        <w:annotationRef/>
      </w:r>
      <w:r>
        <w:rPr>
          <w:sz w:val="20"/>
          <w:szCs w:val="20"/>
        </w:rPr>
        <w:t>This doesn’t need repeating – what else could go here?</w:t>
      </w:r>
    </w:p>
  </w:comment>
  <w:comment w:id="8411" w:author="Daisy Watt" w:date="2026-06-22T07:40:00Z" w:initials="DW">
    <w:p w14:paraId="57182E54" w14:textId="77777777" w:rsidR="00220462" w:rsidRDefault="00220462" w:rsidP="00220462">
      <w:r>
        <w:rPr>
          <w:rStyle w:val="CommentReference"/>
        </w:rPr>
        <w:annotationRef/>
      </w:r>
      <w:r>
        <w:rPr>
          <w:sz w:val="20"/>
          <w:szCs w:val="20"/>
        </w:rPr>
        <w:t>This makes Violet sound extremely drippy - ok? He could instead estimate what time he thinks she left the bar?</w:t>
      </w:r>
    </w:p>
  </w:comment>
  <w:comment w:id="8428" w:author="Daisy Watt" w:date="2026-06-22T07:41:00Z" w:initials="DW">
    <w:p w14:paraId="45E56A66" w14:textId="77777777" w:rsidR="00F572B8" w:rsidRDefault="00F572B8" w:rsidP="00F572B8">
      <w:r>
        <w:rPr>
          <w:rStyle w:val="CommentReference"/>
        </w:rPr>
        <w:annotationRef/>
      </w:r>
      <w:r>
        <w:rPr>
          <w:sz w:val="20"/>
          <w:szCs w:val="20"/>
        </w:rPr>
        <w:t>He explained this, above. Maybe instead she wonders what he meant about Violet not feeling well?</w:t>
      </w:r>
    </w:p>
  </w:comment>
  <w:comment w:id="8437" w:author="Daisy Watt" w:date="2026-06-22T07:26:00Z" w:initials="DW">
    <w:p w14:paraId="0EA91762" w14:textId="4C968670" w:rsidR="004B7B90" w:rsidRDefault="004B7B90" w:rsidP="004B7B90">
      <w:r>
        <w:rPr>
          <w:rStyle w:val="CommentReference"/>
        </w:rPr>
        <w:annotationRef/>
      </w:r>
      <w:r>
        <w:rPr>
          <w:sz w:val="20"/>
          <w:szCs w:val="20"/>
        </w:rPr>
        <w:t>‘Nutter’ and ‘nut job’ have both occurred quite recently – vary?</w:t>
      </w:r>
    </w:p>
  </w:comment>
  <w:comment w:id="8441" w:author="Daisy Watt" w:date="2026-06-22T07:27:00Z" w:initials="DW">
    <w:p w14:paraId="40CD8EB5" w14:textId="77777777" w:rsidR="00F77642" w:rsidRDefault="00031D25" w:rsidP="00F77642">
      <w:r>
        <w:rPr>
          <w:rStyle w:val="CommentReference"/>
        </w:rPr>
        <w:annotationRef/>
      </w:r>
      <w:r w:rsidR="00F77642">
        <w:rPr>
          <w:sz w:val="20"/>
          <w:szCs w:val="20"/>
        </w:rPr>
        <w:t>In THE EDITOR, there is only one boardroom and it doesn’t have a name – consolidate</w:t>
      </w:r>
    </w:p>
  </w:comment>
  <w:comment w:id="8456" w:author="Daisy Watt" w:date="2026-06-22T07:44:00Z" w:initials="DW">
    <w:p w14:paraId="485E4139" w14:textId="77777777" w:rsidR="00C246D6" w:rsidRDefault="00C246D6" w:rsidP="00C246D6">
      <w:r>
        <w:rPr>
          <w:rStyle w:val="CommentReference"/>
        </w:rPr>
        <w:annotationRef/>
      </w:r>
      <w:r>
        <w:rPr>
          <w:sz w:val="20"/>
          <w:szCs w:val="20"/>
        </w:rPr>
        <w:t>Inject more emotion/a future hint, here?</w:t>
      </w:r>
    </w:p>
  </w:comment>
  <w:comment w:id="8480" w:author="Daisy Watt" w:date="2026-04-24T14:15:00Z" w:initials="DW">
    <w:p w14:paraId="35974995" w14:textId="5B239FF8" w:rsidR="001935F1" w:rsidRDefault="001935F1" w:rsidP="001935F1">
      <w:pPr>
        <w:pStyle w:val="CommentText"/>
      </w:pPr>
      <w:r>
        <w:rPr>
          <w:rStyle w:val="CommentReference"/>
        </w:rPr>
        <w:annotationRef/>
      </w:r>
      <w:r>
        <w:t>See previous query - this feels like it’s leading somewhere?</w:t>
      </w:r>
    </w:p>
  </w:comment>
  <w:comment w:id="8485" w:author="Daisy Watt" w:date="2026-06-22T08:55:00Z" w:initials="DW">
    <w:p w14:paraId="00D0213F" w14:textId="77777777" w:rsidR="006528A2" w:rsidRDefault="006528A2" w:rsidP="006528A2">
      <w:r>
        <w:rPr>
          <w:rStyle w:val="CommentReference"/>
        </w:rPr>
        <w:annotationRef/>
      </w:r>
      <w:r>
        <w:rPr>
          <w:sz w:val="20"/>
          <w:szCs w:val="20"/>
        </w:rPr>
        <w:t>Where?</w:t>
      </w:r>
    </w:p>
  </w:comment>
  <w:comment w:id="8500" w:author="Claire S" w:date="2026-05-11T14:23:00Z" w:initials="CS">
    <w:p w14:paraId="6AC44466" w14:textId="57C5106A" w:rsidR="007A0819" w:rsidRDefault="007A0819" w:rsidP="007A0819">
      <w:r>
        <w:rPr>
          <w:rStyle w:val="CommentReference"/>
        </w:rPr>
        <w:annotationRef/>
      </w:r>
      <w:r>
        <w:rPr>
          <w:sz w:val="20"/>
          <w:szCs w:val="20"/>
        </w:rPr>
        <w:t>Bit more explanatory?</w:t>
      </w:r>
    </w:p>
  </w:comment>
  <w:comment w:id="8526" w:author="Daisy Watt" w:date="2026-06-22T09:03:00Z" w:initials="DW">
    <w:p w14:paraId="1ECEBF2D" w14:textId="77777777" w:rsidR="00816348" w:rsidRDefault="00816348" w:rsidP="00816348">
      <w:r>
        <w:rPr>
          <w:rStyle w:val="CommentReference"/>
        </w:rPr>
        <w:annotationRef/>
      </w:r>
      <w:r>
        <w:rPr>
          <w:sz w:val="20"/>
          <w:szCs w:val="20"/>
        </w:rPr>
        <w:t>She didn’t suddenly realise on Monday morning, because she found out on Sunday. Maybe instead, the finality of his death hits her hard, here?</w:t>
      </w:r>
    </w:p>
  </w:comment>
  <w:comment w:id="8559" w:author="Daisy Watt" w:date="2026-06-22T09:05:00Z" w:initials="DW">
    <w:p w14:paraId="742443DA" w14:textId="77777777" w:rsidR="004F63F4" w:rsidRDefault="004F63F4" w:rsidP="004F63F4">
      <w:r>
        <w:rPr>
          <w:rStyle w:val="CommentReference"/>
        </w:rPr>
        <w:annotationRef/>
      </w:r>
      <w:r>
        <w:rPr>
          <w:sz w:val="20"/>
          <w:szCs w:val="20"/>
        </w:rPr>
        <w:t>Ok that Savannah doesn’t correct Maria, but does correct the police, later?</w:t>
      </w:r>
    </w:p>
  </w:comment>
  <w:comment w:id="8618" w:author="Daisy Watt" w:date="2026-06-22T09:08:00Z" w:initials="DW">
    <w:p w14:paraId="064E66DF" w14:textId="77777777" w:rsidR="00BD5B69" w:rsidRDefault="00BD5B69" w:rsidP="00BD5B69">
      <w:r>
        <w:rPr>
          <w:rStyle w:val="CommentReference"/>
        </w:rPr>
        <w:annotationRef/>
      </w:r>
      <w:r>
        <w:rPr>
          <w:sz w:val="20"/>
          <w:szCs w:val="20"/>
        </w:rPr>
        <w:t>Replace with a UK mobile number?</w:t>
      </w:r>
    </w:p>
  </w:comment>
  <w:comment w:id="8640" w:author="Daisy Watt" w:date="2026-04-24T14:13:00Z" w:initials="DW">
    <w:p w14:paraId="4F630DD5" w14:textId="6E2D2D58" w:rsidR="001935F1" w:rsidRDefault="001935F1" w:rsidP="001935F1">
      <w:pPr>
        <w:pStyle w:val="CommentText"/>
      </w:pPr>
      <w:r>
        <w:rPr>
          <w:rStyle w:val="CommentReference"/>
        </w:rPr>
        <w:annotationRef/>
      </w:r>
      <w:r>
        <w:t>Should it be mentioned somewhere which of Savannah’s underlings cover her other projects, throughout the rest of the book? She doesn’t seem to have any managees beyond Ishan, but surely she does if she’s the Comms Director?</w:t>
      </w:r>
    </w:p>
  </w:comment>
  <w:comment w:id="8641" w:author="Claire S" w:date="2026-05-11T14:29:00Z" w:initials="CS">
    <w:p w14:paraId="108D4D48" w14:textId="77777777" w:rsidR="007D45BE" w:rsidRDefault="007D45BE" w:rsidP="007D45BE">
      <w:r>
        <w:rPr>
          <w:rStyle w:val="CommentReference"/>
        </w:rPr>
        <w:annotationRef/>
      </w:r>
      <w:r>
        <w:rPr>
          <w:sz w:val="20"/>
          <w:szCs w:val="20"/>
        </w:rPr>
        <w:t xml:space="preserve">have added a line here </w:t>
      </w:r>
    </w:p>
  </w:comment>
  <w:comment w:id="8675" w:author="Daisy Watt" w:date="2026-04-24T14:17:00Z" w:initials="DW">
    <w:p w14:paraId="52DFED29" w14:textId="77777777" w:rsidR="001935F1" w:rsidRDefault="001935F1" w:rsidP="001935F1">
      <w:pPr>
        <w:pStyle w:val="CommentText"/>
      </w:pPr>
      <w:r>
        <w:rPr>
          <w:rStyle w:val="CommentReference"/>
        </w:rPr>
        <w:annotationRef/>
      </w:r>
      <w:r>
        <w:t>Does this mean they wiped it before handing it in to the police, or after?</w:t>
      </w:r>
    </w:p>
  </w:comment>
  <w:comment w:id="8676" w:author="Claire S" w:date="2026-05-11T14:33:00Z" w:initials="CS">
    <w:p w14:paraId="684668DB" w14:textId="77777777" w:rsidR="0054060E" w:rsidRDefault="009D140F" w:rsidP="0054060E">
      <w:r>
        <w:rPr>
          <w:rStyle w:val="CommentReference"/>
        </w:rPr>
        <w:annotationRef/>
      </w:r>
      <w:r w:rsidR="0054060E">
        <w:rPr>
          <w:sz w:val="20"/>
          <w:szCs w:val="20"/>
        </w:rPr>
        <w:t>hmm. Well. I think Ruth would have tried to wipe it for PR sake before police...but obviously another source exists via Phil</w:t>
      </w:r>
    </w:p>
  </w:comment>
  <w:comment w:id="8710" w:author="Daisy Watt" w:date="2026-04-24T14:18:00Z" w:initials="DW">
    <w:p w14:paraId="12F389CA" w14:textId="7091E3CD" w:rsidR="001935F1" w:rsidRDefault="001935F1" w:rsidP="001935F1">
      <w:pPr>
        <w:pStyle w:val="CommentText"/>
      </w:pPr>
      <w:r>
        <w:rPr>
          <w:rStyle w:val="CommentReference"/>
        </w:rPr>
        <w:annotationRef/>
      </w:r>
      <w:r>
        <w:t>Yes, and from whom - do we find out?</w:t>
      </w:r>
    </w:p>
  </w:comment>
  <w:comment w:id="8711" w:author="Claire S" w:date="2026-05-11T14:33:00Z" w:initials="CS">
    <w:p w14:paraId="6CF73B4E" w14:textId="77777777" w:rsidR="009D140F" w:rsidRDefault="009D140F" w:rsidP="009D140F">
      <w:r>
        <w:rPr>
          <w:rStyle w:val="CommentReference"/>
        </w:rPr>
        <w:annotationRef/>
      </w:r>
      <w:r>
        <w:rPr>
          <w:sz w:val="20"/>
          <w:szCs w:val="20"/>
        </w:rPr>
        <w:t xml:space="preserve">Phil / Vi again making trouble </w:t>
      </w:r>
    </w:p>
    <w:p w14:paraId="4F14E08A" w14:textId="77777777" w:rsidR="009D140F" w:rsidRDefault="009D140F" w:rsidP="009D140F"/>
  </w:comment>
  <w:comment w:id="8712" w:author="Daisy Watt" w:date="2026-06-24T17:21:00Z" w:initials="DW">
    <w:p w14:paraId="7B5292D5" w14:textId="77777777" w:rsidR="008A0A8A" w:rsidRDefault="008A0A8A" w:rsidP="008A0A8A">
      <w:r>
        <w:rPr>
          <w:rStyle w:val="CommentReference"/>
        </w:rPr>
        <w:annotationRef/>
      </w:r>
      <w:r>
        <w:rPr>
          <w:sz w:val="20"/>
          <w:szCs w:val="20"/>
        </w:rPr>
        <w:t>Towards the end, I think it’s hinted Jackson was behind the leak - make clear either way?</w:t>
      </w:r>
    </w:p>
  </w:comment>
  <w:comment w:id="8719" w:author="Daisy Watt" w:date="2026-04-24T14:18:00Z" w:initials="DW">
    <w:p w14:paraId="3BE042DE" w14:textId="4D0B852E" w:rsidR="001935F1" w:rsidRDefault="001935F1" w:rsidP="001935F1">
      <w:pPr>
        <w:pStyle w:val="CommentText"/>
      </w:pPr>
      <w:r>
        <w:rPr>
          <w:rStyle w:val="CommentReference"/>
        </w:rPr>
        <w:annotationRef/>
      </w:r>
      <w:r>
        <w:t>See my earlier query re: whether he’s under contract/option with Langley</w:t>
      </w:r>
    </w:p>
  </w:comment>
  <w:comment w:id="8720" w:author="Claire S" w:date="2026-05-11T14:34:00Z" w:initials="CS">
    <w:p w14:paraId="3B3DFAF7" w14:textId="77777777" w:rsidR="00EE3D6D" w:rsidRDefault="000F414F" w:rsidP="00EE3D6D">
      <w:r>
        <w:rPr>
          <w:rStyle w:val="CommentReference"/>
        </w:rPr>
        <w:annotationRef/>
      </w:r>
      <w:r w:rsidR="00EE3D6D">
        <w:rPr>
          <w:sz w:val="20"/>
          <w:szCs w:val="20"/>
        </w:rPr>
        <w:t>he's def under contract and option I guess but have added a line</w:t>
      </w:r>
    </w:p>
  </w:comment>
  <w:comment w:id="8815" w:author="Daisy Watt" w:date="2026-06-22T09:19:00Z" w:initials="DW">
    <w:p w14:paraId="2FB171F5" w14:textId="77777777" w:rsidR="002B2D86" w:rsidRDefault="002B2D86" w:rsidP="002B2D86">
      <w:r>
        <w:rPr>
          <w:rStyle w:val="CommentReference"/>
        </w:rPr>
        <w:annotationRef/>
      </w:r>
      <w:r>
        <w:rPr>
          <w:sz w:val="20"/>
          <w:szCs w:val="20"/>
        </w:rPr>
        <w:t>Grammatically imprecise and unlikely – what else could go here? Maybe she needs another diazepam?</w:t>
      </w:r>
    </w:p>
  </w:comment>
  <w:comment w:id="8857" w:author="Daisy Watt" w:date="2026-06-22T09:21:00Z" w:initials="DW">
    <w:p w14:paraId="6231FFD7" w14:textId="77777777" w:rsidR="00913423" w:rsidRDefault="00913423" w:rsidP="00913423">
      <w:r>
        <w:rPr>
          <w:rStyle w:val="CommentReference"/>
        </w:rPr>
        <w:annotationRef/>
      </w:r>
      <w:r>
        <w:rPr>
          <w:sz w:val="20"/>
          <w:szCs w:val="20"/>
        </w:rPr>
        <w:t>See my earlier comment re: consolidating the number/location/names of boardrooms with Jen</w:t>
      </w:r>
    </w:p>
  </w:comment>
  <w:comment w:id="8883" w:author="Daisy Watt" w:date="2026-04-24T14:20:00Z" w:initials="DW">
    <w:p w14:paraId="5686252F" w14:textId="5BCC7AC6" w:rsidR="00ED642D" w:rsidRDefault="00ED642D" w:rsidP="00ED642D">
      <w:pPr>
        <w:pStyle w:val="CommentText"/>
      </w:pPr>
      <w:r>
        <w:rPr>
          <w:rStyle w:val="CommentReference"/>
        </w:rPr>
        <w:annotationRef/>
      </w:r>
      <w:r>
        <w:t>Willi wasn’t mentioned in THE EDITOR - Dex was her boss. Do we need him? NB Willi and William du Toit might get confused, if Willi is added to THE EDITOR.</w:t>
      </w:r>
    </w:p>
  </w:comment>
  <w:comment w:id="8900" w:author="Daisy Watt" w:date="2026-04-24T14:21:00Z" w:initials="DW">
    <w:p w14:paraId="239B6C8A" w14:textId="77777777" w:rsidR="00ED642D" w:rsidRDefault="00ED642D" w:rsidP="00ED642D">
      <w:pPr>
        <w:pStyle w:val="CommentText"/>
      </w:pPr>
      <w:r>
        <w:rPr>
          <w:rStyle w:val="CommentReference"/>
        </w:rPr>
        <w:annotationRef/>
      </w:r>
      <w:r>
        <w:t>I’m guessing because her job might be defunct without Dex - make it clearer?</w:t>
      </w:r>
    </w:p>
  </w:comment>
  <w:comment w:id="8964" w:author="Daisy Watt" w:date="2026-06-24T18:02:00Z" w:initials="DW">
    <w:p w14:paraId="59967DD7" w14:textId="77777777" w:rsidR="002A17CD" w:rsidRDefault="002A17CD" w:rsidP="002A17CD">
      <w:r>
        <w:rPr>
          <w:rStyle w:val="CommentReference"/>
        </w:rPr>
        <w:annotationRef/>
      </w:r>
      <w:r>
        <w:rPr>
          <w:sz w:val="20"/>
          <w:szCs w:val="20"/>
        </w:rPr>
        <w:t>Not sure if Seb has been established clearly enough as the hot Langley man for this to land? You don’t need Seb to appear in a scene - just ensure that if/when he’s mentioned, readers can easily grasp who he is</w:t>
      </w:r>
    </w:p>
  </w:comment>
  <w:comment w:id="8975" w:author="Daisy Watt" w:date="2026-06-22T09:35:00Z" w:initials="DW">
    <w:p w14:paraId="3F7F22E5" w14:textId="5E535E31" w:rsidR="00431C8B" w:rsidRDefault="00431C8B" w:rsidP="00431C8B">
      <w:r>
        <w:rPr>
          <w:rStyle w:val="CommentReference"/>
        </w:rPr>
        <w:annotationRef/>
      </w:r>
      <w:r>
        <w:rPr>
          <w:sz w:val="20"/>
          <w:szCs w:val="20"/>
        </w:rPr>
        <w:t>? More concise?</w:t>
      </w:r>
    </w:p>
  </w:comment>
  <w:comment w:id="9062" w:author="Daisy Watt" w:date="2026-06-22T09:43:00Z" w:initials="DW">
    <w:p w14:paraId="4C390FE5" w14:textId="77777777" w:rsidR="00BE1D82" w:rsidRDefault="00BE1D82" w:rsidP="00BE1D82">
      <w:r>
        <w:rPr>
          <w:rStyle w:val="CommentReference"/>
        </w:rPr>
        <w:annotationRef/>
      </w:r>
      <w:r>
        <w:rPr>
          <w:sz w:val="20"/>
          <w:szCs w:val="20"/>
        </w:rPr>
        <w:t>Vague – surely Dex didn’t have many direct reports? Can he not just name the new manager(s)?</w:t>
      </w:r>
    </w:p>
  </w:comment>
  <w:comment w:id="9074" w:author="Daisy Watt" w:date="2026-06-22T09:47:00Z" w:initials="DW">
    <w:p w14:paraId="4545C8A8" w14:textId="77777777" w:rsidR="000E1B52" w:rsidRDefault="000E1B52" w:rsidP="000E1B52">
      <w:r>
        <w:rPr>
          <w:rStyle w:val="CommentReference"/>
        </w:rPr>
        <w:annotationRef/>
      </w:r>
      <w:r>
        <w:rPr>
          <w:sz w:val="20"/>
          <w:szCs w:val="20"/>
        </w:rPr>
        <w:t>‘the Henriettas giggling with Maude’?</w:t>
      </w:r>
    </w:p>
  </w:comment>
  <w:comment w:id="9092" w:author="Daisy Watt" w:date="2026-04-24T14:22:00Z" w:initials="DW">
    <w:p w14:paraId="57324553" w14:textId="67A7F50D" w:rsidR="00ED642D" w:rsidRDefault="00ED642D" w:rsidP="00ED642D">
      <w:pPr>
        <w:pStyle w:val="CommentText"/>
      </w:pPr>
      <w:r>
        <w:rPr>
          <w:rStyle w:val="CommentReference"/>
        </w:rPr>
        <w:annotationRef/>
      </w:r>
      <w:r>
        <w:t>Elsewhere, it seems no one can tell it’s Jackson in the video - make consistent.</w:t>
      </w:r>
    </w:p>
  </w:comment>
  <w:comment w:id="9093" w:author="Claire S" w:date="2026-05-11T14:39:00Z" w:initials="CS">
    <w:p w14:paraId="1BA147AE" w14:textId="77777777" w:rsidR="003149C9" w:rsidRDefault="003149C9" w:rsidP="003149C9">
      <w:r>
        <w:rPr>
          <w:rStyle w:val="CommentReference"/>
        </w:rPr>
        <w:annotationRef/>
      </w:r>
      <w:r>
        <w:rPr>
          <w:sz w:val="20"/>
          <w:szCs w:val="20"/>
        </w:rPr>
        <w:t xml:space="preserve">have changed a bit </w:t>
      </w:r>
    </w:p>
  </w:comment>
  <w:comment w:id="9108" w:author="Claire S" w:date="2026-05-11T15:07:00Z" w:initials="CS">
    <w:p w14:paraId="49784194" w14:textId="77777777" w:rsidR="00613B2F" w:rsidRDefault="00613B2F" w:rsidP="00613B2F">
      <w:r>
        <w:rPr>
          <w:rStyle w:val="CommentReference"/>
        </w:rPr>
        <w:annotationRef/>
      </w:r>
      <w:r>
        <w:rPr>
          <w:sz w:val="20"/>
          <w:szCs w:val="20"/>
        </w:rPr>
        <w:t>i've made this vaguer?</w:t>
      </w:r>
    </w:p>
  </w:comment>
  <w:comment w:id="9113" w:author="Daisy Watt" w:date="2026-06-22T09:56:00Z" w:initials="DW">
    <w:p w14:paraId="47BF0B9C" w14:textId="77777777" w:rsidR="00427946" w:rsidRDefault="00427946" w:rsidP="00427946">
      <w:r>
        <w:rPr>
          <w:rStyle w:val="CommentReference"/>
        </w:rPr>
        <w:annotationRef/>
      </w:r>
      <w:r>
        <w:rPr>
          <w:sz w:val="20"/>
          <w:szCs w:val="20"/>
        </w:rPr>
        <w:t>Do posh people say ‘common as muck’? Would she more likely just say something like ‘awfully common/nouveau’?</w:t>
      </w:r>
    </w:p>
  </w:comment>
  <w:comment w:id="9267" w:author="Daisy Watt" w:date="2026-06-22T11:31:00Z" w:initials="DW">
    <w:p w14:paraId="3F2043C2" w14:textId="77777777" w:rsidR="00FF1758" w:rsidRDefault="00FF1758" w:rsidP="00FF1758">
      <w:r>
        <w:rPr>
          <w:rStyle w:val="CommentReference"/>
        </w:rPr>
        <w:annotationRef/>
      </w:r>
      <w:r>
        <w:rPr>
          <w:sz w:val="20"/>
          <w:szCs w:val="20"/>
        </w:rPr>
        <w:t>It seems unremarkable that she’s cried more for her fiancé than for a dog – cut?</w:t>
      </w:r>
    </w:p>
  </w:comment>
  <w:comment w:id="9320" w:author="Daisy Watt" w:date="2026-04-24T14:24:00Z" w:initials="DW">
    <w:p w14:paraId="6D1FA891" w14:textId="699D6141" w:rsidR="00ED642D" w:rsidRDefault="00ED642D" w:rsidP="00ED642D">
      <w:pPr>
        <w:pStyle w:val="CommentText"/>
      </w:pPr>
      <w:r>
        <w:rPr>
          <w:rStyle w:val="CommentReference"/>
        </w:rPr>
        <w:annotationRef/>
      </w:r>
      <w:r>
        <w:t>It’s not clear to me if they’ve seen the CCTV or not - clarify somewhere?</w:t>
      </w:r>
    </w:p>
  </w:comment>
  <w:comment w:id="9321" w:author="Claire S" w:date="2026-05-12T09:18:00Z" w:initials="CS">
    <w:p w14:paraId="18C0F03B" w14:textId="77777777" w:rsidR="001D5A92" w:rsidRDefault="001D5A92" w:rsidP="001D5A92">
      <w:r>
        <w:rPr>
          <w:rStyle w:val="CommentReference"/>
        </w:rPr>
        <w:annotationRef/>
      </w:r>
      <w:r>
        <w:rPr>
          <w:sz w:val="20"/>
          <w:szCs w:val="20"/>
        </w:rPr>
        <w:t>below..</w:t>
      </w:r>
    </w:p>
  </w:comment>
  <w:comment w:id="9365" w:author="Claire S" w:date="2026-05-12T09:18:00Z" w:initials="CS">
    <w:p w14:paraId="22A8E5D9" w14:textId="77777777" w:rsidR="001D5A92" w:rsidRDefault="001D5A92" w:rsidP="001D5A92">
      <w:r>
        <w:rPr>
          <w:rStyle w:val="CommentReference"/>
        </w:rPr>
        <w:annotationRef/>
      </w:r>
      <w:r>
        <w:rPr>
          <w:sz w:val="20"/>
          <w:szCs w:val="20"/>
        </w:rPr>
        <w:t>okay?</w:t>
      </w:r>
    </w:p>
  </w:comment>
  <w:comment w:id="9366" w:author="Daisy Watt" w:date="2026-06-24T17:24:00Z" w:initials="DW">
    <w:p w14:paraId="04D392AB" w14:textId="77777777" w:rsidR="003844E7" w:rsidRDefault="003844E7" w:rsidP="003844E7">
      <w:r>
        <w:rPr>
          <w:rStyle w:val="CommentReference"/>
        </w:rPr>
        <w:annotationRef/>
      </w:r>
      <w:r>
        <w:rPr>
          <w:sz w:val="20"/>
          <w:szCs w:val="20"/>
        </w:rPr>
        <w:t>Should we confirm eventually that the police do see the footage, after it’s leaked? Do they know it’s Jackson at any point?</w:t>
      </w:r>
    </w:p>
  </w:comment>
  <w:comment w:id="9530" w:author="Daisy Watt" w:date="2026-04-24T14:25:00Z" w:initials="DW">
    <w:p w14:paraId="26E27E82" w14:textId="15DB1D0F" w:rsidR="00ED642D" w:rsidRDefault="00ED642D" w:rsidP="00ED642D">
      <w:pPr>
        <w:pStyle w:val="CommentText"/>
      </w:pPr>
      <w:r>
        <w:rPr>
          <w:rStyle w:val="CommentReference"/>
        </w:rPr>
        <w:annotationRef/>
      </w:r>
      <w:r>
        <w:t>Let’s ask Jenny.</w:t>
      </w:r>
    </w:p>
  </w:comment>
  <w:comment w:id="9546" w:author="Daisy Watt" w:date="2026-04-24T14:26:00Z" w:initials="DW">
    <w:p w14:paraId="3B529DA1" w14:textId="77777777" w:rsidR="00ED642D" w:rsidRDefault="00ED642D" w:rsidP="00ED642D">
      <w:pPr>
        <w:pStyle w:val="CommentText"/>
      </w:pPr>
      <w:r>
        <w:rPr>
          <w:rStyle w:val="CommentReference"/>
        </w:rPr>
        <w:annotationRef/>
      </w:r>
      <w:r>
        <w:t>See the query in my letter re: Clara’s fear she will be fired. This currently feels a bit drawn-out and static, since she doesn’t receive any indication from higher-ups that it might actually happen. Perhaps introduce it in the novel’s second half instead?</w:t>
      </w:r>
    </w:p>
  </w:comment>
  <w:comment w:id="9566" w:author="Daisy Watt" w:date="2026-04-24T14:26:00Z" w:initials="DW">
    <w:p w14:paraId="789C8943" w14:textId="77777777" w:rsidR="00ED642D" w:rsidRDefault="00ED642D" w:rsidP="00ED642D">
      <w:pPr>
        <w:pStyle w:val="CommentText"/>
      </w:pPr>
      <w:r>
        <w:rPr>
          <w:rStyle w:val="CommentReference"/>
        </w:rPr>
        <w:annotationRef/>
      </w:r>
      <w:r>
        <w:t>Who is this man? Is he relevant to the story?</w:t>
      </w:r>
    </w:p>
  </w:comment>
  <w:comment w:id="9567" w:author="Claire S" w:date="2026-05-12T09:27:00Z" w:initials="CS">
    <w:p w14:paraId="59B7D32A" w14:textId="77777777" w:rsidR="001F6640" w:rsidRDefault="001F6640" w:rsidP="001F6640">
      <w:r>
        <w:rPr>
          <w:rStyle w:val="CommentReference"/>
        </w:rPr>
        <w:annotationRef/>
      </w:r>
      <w:r>
        <w:rPr>
          <w:sz w:val="20"/>
          <w:szCs w:val="20"/>
        </w:rPr>
        <w:t xml:space="preserve">I am going to change this to link to The Therapist but it was just meant to be a red herring really </w:t>
      </w:r>
    </w:p>
  </w:comment>
  <w:comment w:id="9568" w:author="Daisy Watt" w:date="2026-06-22T12:15:00Z" w:initials="DW">
    <w:p w14:paraId="36ABDC51" w14:textId="77777777" w:rsidR="00375C28" w:rsidRDefault="00660762" w:rsidP="00375C28">
      <w:r>
        <w:rPr>
          <w:rStyle w:val="CommentReference"/>
        </w:rPr>
        <w:annotationRef/>
      </w:r>
      <w:r w:rsidR="00375C28">
        <w:rPr>
          <w:sz w:val="20"/>
          <w:szCs w:val="20"/>
        </w:rPr>
        <w:t>Condense? If it’s just an Easter egg?</w:t>
      </w:r>
    </w:p>
  </w:comment>
  <w:comment w:id="9766" w:author="Daisy Watt" w:date="2026-04-24T14:27:00Z" w:initials="DW">
    <w:p w14:paraId="3512CD9A" w14:textId="0F0E7FFF" w:rsidR="00ED642D" w:rsidRDefault="00ED642D" w:rsidP="00ED642D">
      <w:pPr>
        <w:pStyle w:val="CommentText"/>
      </w:pPr>
      <w:r>
        <w:rPr>
          <w:rStyle w:val="CommentReference"/>
        </w:rPr>
        <w:annotationRef/>
      </w:r>
      <w:r>
        <w:t>How many staff does he have? He was a senior editor in THE EDITOR. This makes it sound like he’s at Willi’s level or higher.</w:t>
      </w:r>
    </w:p>
  </w:comment>
  <w:comment w:id="9767" w:author="Claire S" w:date="2026-05-12T09:23:00Z" w:initials="CS">
    <w:p w14:paraId="431F9216" w14:textId="77777777" w:rsidR="00A87E40" w:rsidRDefault="00A87E40" w:rsidP="00A87E40">
      <w:r>
        <w:rPr>
          <w:rStyle w:val="CommentReference"/>
        </w:rPr>
        <w:annotationRef/>
      </w:r>
      <w:r>
        <w:rPr>
          <w:sz w:val="20"/>
          <w:szCs w:val="20"/>
        </w:rPr>
        <w:t>He was meant to be a big honcho! i'll check with J what she's written</w:t>
      </w:r>
    </w:p>
  </w:comment>
  <w:comment w:id="9781" w:author="Daisy Watt" w:date="2026-06-22T11:46:00Z" w:initials="DW">
    <w:p w14:paraId="02A33CC3" w14:textId="77777777" w:rsidR="00B96211" w:rsidRDefault="00B96211" w:rsidP="00B96211">
      <w:r>
        <w:rPr>
          <w:rStyle w:val="CommentReference"/>
        </w:rPr>
        <w:annotationRef/>
      </w:r>
      <w:r>
        <w:rPr>
          <w:sz w:val="20"/>
          <w:szCs w:val="20"/>
        </w:rPr>
        <w:t>Earlier it was the spring before last – amend? NB Tom was her boss in THE EDITOR</w:t>
      </w:r>
    </w:p>
  </w:comment>
  <w:comment w:id="9897" w:author="Daisy Watt" w:date="2026-06-22T12:21:00Z" w:initials="DW">
    <w:p w14:paraId="2E45C14E" w14:textId="665041C5" w:rsidR="001033E6" w:rsidRDefault="001033E6" w:rsidP="001033E6">
      <w:r>
        <w:rPr>
          <w:rStyle w:val="CommentReference"/>
        </w:rPr>
        <w:annotationRef/>
      </w:r>
      <w:r>
        <w:rPr>
          <w:sz w:val="20"/>
          <w:szCs w:val="20"/>
        </w:rPr>
        <w:t>Make clear what the message is (is it her junior staff WhatsApp group or a more official messaging system)? How do she and Maude predict the messages are connected to the billboard outside, before reading them?</w:t>
      </w:r>
    </w:p>
  </w:comment>
  <w:comment w:id="9947" w:author="Daisy Watt" w:date="2026-06-22T12:25:00Z" w:initials="DW">
    <w:p w14:paraId="0BF81490" w14:textId="77777777" w:rsidR="00DE7A0D" w:rsidRDefault="00DE7A0D" w:rsidP="00DE7A0D">
      <w:r>
        <w:rPr>
          <w:rStyle w:val="CommentReference"/>
        </w:rPr>
        <w:annotationRef/>
      </w:r>
      <w:r>
        <w:rPr>
          <w:sz w:val="20"/>
          <w:szCs w:val="20"/>
        </w:rPr>
        <w:t>Elsewhere, you mention the fall of Prince Andrew – ok?</w:t>
      </w:r>
    </w:p>
  </w:comment>
  <w:comment w:id="10056" w:author="Daisy Watt" w:date="2026-04-24T14:30:00Z" w:initials="DW">
    <w:p w14:paraId="1495C8AA" w14:textId="65383626" w:rsidR="00ED642D" w:rsidRDefault="00ED642D" w:rsidP="00ED642D">
      <w:pPr>
        <w:pStyle w:val="CommentText"/>
      </w:pPr>
      <w:r>
        <w:rPr>
          <w:rStyle w:val="CommentReference"/>
        </w:rPr>
        <w:annotationRef/>
      </w:r>
      <w:r>
        <w:t>Does the message point too strongly at Violet? I’m not sure what the purpose of the burger photo is - is it needed?</w:t>
      </w:r>
    </w:p>
  </w:comment>
  <w:comment w:id="10086" w:author="Daisy Watt" w:date="2026-04-24T14:30:00Z" w:initials="DW">
    <w:p w14:paraId="1FE9E5C5" w14:textId="77777777" w:rsidR="002F73AB" w:rsidRDefault="002F73AB" w:rsidP="002F73AB">
      <w:pPr>
        <w:pStyle w:val="CommentText"/>
      </w:pPr>
      <w:r>
        <w:rPr>
          <w:rStyle w:val="CommentReference"/>
        </w:rPr>
        <w:annotationRef/>
      </w:r>
      <w:r>
        <w:t xml:space="preserve">I would have thought the message and photo make it </w:t>
      </w:r>
      <w:r>
        <w:rPr>
          <w:i/>
          <w:iCs/>
        </w:rPr>
        <w:t xml:space="preserve">less </w:t>
      </w:r>
      <w:r>
        <w:t>likely she killed him. Why would she leak an ugly photo of herself and put her name in the spotlight? Unless it’s a bold bluff.</w:t>
      </w:r>
    </w:p>
  </w:comment>
  <w:comment w:id="10144" w:author="Daisy Watt" w:date="2026-06-22T13:05:00Z" w:initials="DW">
    <w:p w14:paraId="7B440454" w14:textId="77777777" w:rsidR="00061A06" w:rsidRDefault="00061A06" w:rsidP="00061A06">
      <w:r>
        <w:rPr>
          <w:rStyle w:val="CommentReference"/>
        </w:rPr>
        <w:annotationRef/>
      </w:r>
      <w:r>
        <w:rPr>
          <w:sz w:val="20"/>
          <w:szCs w:val="20"/>
        </w:rPr>
        <w:t>Perhaps mention what procedure she was having?</w:t>
      </w:r>
    </w:p>
  </w:comment>
  <w:comment w:id="10184" w:author="Daisy Watt" w:date="2026-04-24T14:32:00Z" w:initials="DW">
    <w:p w14:paraId="1481C49C" w14:textId="30483A2C" w:rsidR="002F73AB" w:rsidRDefault="002F73AB" w:rsidP="002F73AB">
      <w:pPr>
        <w:pStyle w:val="CommentText"/>
      </w:pPr>
      <w:r>
        <w:rPr>
          <w:rStyle w:val="CommentReference"/>
        </w:rPr>
        <w:annotationRef/>
      </w:r>
      <w:r>
        <w:t>Why is she lying so hard about the garden? What does she have to gain from lying to the police?</w:t>
      </w:r>
    </w:p>
  </w:comment>
  <w:comment w:id="10185" w:author="Claire S" w:date="2026-05-12T09:29:00Z" w:initials="CS">
    <w:p w14:paraId="6A2CEB01" w14:textId="77777777" w:rsidR="00006E2F" w:rsidRDefault="00E44047" w:rsidP="00006E2F">
      <w:r>
        <w:rPr>
          <w:rStyle w:val="CommentReference"/>
        </w:rPr>
        <w:annotationRef/>
      </w:r>
      <w:r w:rsidR="00006E2F">
        <w:rPr>
          <w:sz w:val="20"/>
          <w:szCs w:val="20"/>
        </w:rPr>
        <w:t>She's trying to seem homely and wholesome?</w:t>
      </w:r>
    </w:p>
  </w:comment>
  <w:comment w:id="10292" w:author="Daisy Watt" w:date="2026-04-24T14:33:00Z" w:initials="DW">
    <w:p w14:paraId="2A85734A" w14:textId="6CB1E699" w:rsidR="002F73AB" w:rsidRDefault="002F73AB" w:rsidP="002F73AB">
      <w:pPr>
        <w:pStyle w:val="CommentText"/>
      </w:pPr>
      <w:r>
        <w:rPr>
          <w:rStyle w:val="CommentReference"/>
        </w:rPr>
        <w:annotationRef/>
      </w:r>
      <w:r>
        <w:t>But the garrotting reveal comes later. Ok?</w:t>
      </w:r>
    </w:p>
  </w:comment>
  <w:comment w:id="10293" w:author="Claire S" w:date="2026-05-12T10:03:00Z" w:initials="CS">
    <w:p w14:paraId="3EC5EEDB" w14:textId="77777777" w:rsidR="00C04EED" w:rsidRDefault="00C04EED" w:rsidP="00C04EED">
      <w:r>
        <w:rPr>
          <w:rStyle w:val="CommentReference"/>
        </w:rPr>
        <w:annotationRef/>
      </w:r>
      <w:r>
        <w:rPr>
          <w:sz w:val="20"/>
          <w:szCs w:val="20"/>
        </w:rPr>
        <w:t>i've changed it to make it more ambigious...ok?</w:t>
      </w:r>
    </w:p>
  </w:comment>
  <w:comment w:id="10385" w:author="Daisy Watt" w:date="2026-04-24T15:54:00Z" w:initials="DW">
    <w:p w14:paraId="531B871F" w14:textId="77777777" w:rsidR="00885486" w:rsidRDefault="00885486" w:rsidP="00451443">
      <w:pPr>
        <w:pStyle w:val="CommentText"/>
      </w:pPr>
      <w:r>
        <w:rPr>
          <w:rStyle w:val="CommentReference"/>
        </w:rPr>
        <w:annotationRef/>
      </w:r>
      <w:r>
        <w:t>This suggests Simon has been in touch very recently. If so, should the reader meet him at some point/hear more about how his toxic behaviour showed up when they were still together? If not, do we need this detail? NB There is also a nasty parcel delivery in THE EDITOR.</w:t>
      </w:r>
    </w:p>
  </w:comment>
  <w:comment w:id="10384" w:author="Daisy Watt" w:date="2026-06-22T13:10:00Z" w:initials="DW">
    <w:p w14:paraId="16845C09" w14:textId="77777777" w:rsidR="007C1618" w:rsidRDefault="0067572D" w:rsidP="007C1618">
      <w:r>
        <w:rPr>
          <w:rStyle w:val="CommentReference"/>
        </w:rPr>
        <w:annotationRef/>
      </w:r>
      <w:r w:rsidR="007C1618">
        <w:rPr>
          <w:sz w:val="20"/>
          <w:szCs w:val="20"/>
        </w:rPr>
        <w:t>I think the nasty parcels thing raises unnecessary questions that go unanswered – cut? Savannah is told more than once to instal her CCTV properly - does she ever get round to it?</w:t>
      </w:r>
    </w:p>
  </w:comment>
  <w:comment w:id="10374" w:author="Daisy Watt" w:date="2026-04-24T15:56:00Z" w:initials="DW">
    <w:p w14:paraId="621B8468" w14:textId="31EADA12" w:rsidR="00885486" w:rsidRDefault="00885486" w:rsidP="0016233F">
      <w:pPr>
        <w:pStyle w:val="CommentText"/>
      </w:pPr>
      <w:r>
        <w:rPr>
          <w:rStyle w:val="CommentReference"/>
        </w:rPr>
        <w:annotationRef/>
      </w:r>
      <w:r>
        <w:t>Should this be established earlier in the book, instead?</w:t>
      </w:r>
    </w:p>
  </w:comment>
  <w:comment w:id="10445" w:author="Daisy Watt" w:date="2026-06-22T13:13:00Z" w:initials="DW">
    <w:p w14:paraId="7E56862E" w14:textId="77777777" w:rsidR="00907526" w:rsidRDefault="00907526" w:rsidP="00907526">
      <w:r>
        <w:rPr>
          <w:rStyle w:val="CommentReference"/>
        </w:rPr>
        <w:annotationRef/>
      </w:r>
      <w:r>
        <w:rPr>
          <w:sz w:val="20"/>
          <w:szCs w:val="20"/>
        </w:rPr>
        <w:t>Can this be established earlier, instead? Make sure this section doesn’t get lost in backstory – how does this info propel forward the present-day scene?</w:t>
      </w:r>
    </w:p>
  </w:comment>
  <w:comment w:id="10655" w:author="Daisy Watt" w:date="2026-06-22T13:36:00Z" w:initials="DW">
    <w:p w14:paraId="0CF4BD4E" w14:textId="77777777" w:rsidR="00896A4B" w:rsidRDefault="00896A4B" w:rsidP="00896A4B">
      <w:r>
        <w:rPr>
          <w:rStyle w:val="CommentReference"/>
        </w:rPr>
        <w:annotationRef/>
      </w:r>
      <w:r>
        <w:rPr>
          <w:sz w:val="20"/>
          <w:szCs w:val="20"/>
        </w:rPr>
        <w:t>The spring before last?</w:t>
      </w:r>
    </w:p>
  </w:comment>
  <w:comment w:id="10685" w:author="Daisy Watt" w:date="2026-06-22T13:40:00Z" w:initials="DW">
    <w:p w14:paraId="28301D8E" w14:textId="77777777" w:rsidR="002943EA" w:rsidRDefault="002943EA" w:rsidP="002943EA">
      <w:r>
        <w:rPr>
          <w:rStyle w:val="CommentReference"/>
        </w:rPr>
        <w:annotationRef/>
      </w:r>
      <w:r>
        <w:rPr>
          <w:sz w:val="20"/>
          <w:szCs w:val="20"/>
        </w:rPr>
        <w:t>Perhaps mention earlier that the neighbour was eating crisps, in lieu of the shopping caddy?</w:t>
      </w:r>
    </w:p>
  </w:comment>
  <w:comment w:id="10770" w:author="Daisy Watt" w:date="2026-06-22T13:50:00Z" w:initials="DW">
    <w:p w14:paraId="3DCBE7B2" w14:textId="77777777" w:rsidR="002A153A" w:rsidRDefault="002A153A" w:rsidP="002A153A">
      <w:r>
        <w:rPr>
          <w:rStyle w:val="CommentReference"/>
        </w:rPr>
        <w:annotationRef/>
      </w:r>
      <w:r>
        <w:rPr>
          <w:sz w:val="20"/>
          <w:szCs w:val="20"/>
        </w:rPr>
        <w:t>Echo ‘There had been nothing of significance in Dex’s desk, apart from two tickets to Swan Lake at the Royal Ballet, which he must have bought for Savannah’s birthday. It was the thought that counted, given she loathed ballet’ – vary?</w:t>
      </w:r>
    </w:p>
  </w:comment>
  <w:comment w:id="10895" w:author="Daisy Watt" w:date="2026-06-22T13:51:00Z" w:initials="DW">
    <w:p w14:paraId="460E1E8E" w14:textId="77777777" w:rsidR="00AE0FD8" w:rsidRDefault="00AE0FD8" w:rsidP="00902577">
      <w:r>
        <w:rPr>
          <w:rStyle w:val="CommentReference"/>
        </w:rPr>
        <w:annotationRef/>
      </w:r>
      <w:r>
        <w:rPr>
          <w:sz w:val="20"/>
          <w:szCs w:val="20"/>
        </w:rPr>
        <w:t>Give a couple of concrete examples of what she sees? Is it just slander on social media, or in the press, too?</w:t>
      </w:r>
    </w:p>
  </w:comment>
  <w:comment w:id="11202" w:author="Daisy Watt" w:date="2026-06-22T14:03:00Z" w:initials="DW">
    <w:p w14:paraId="1F30BDAB" w14:textId="77777777" w:rsidR="00931231" w:rsidRDefault="00931231" w:rsidP="00931231">
      <w:r>
        <w:rPr>
          <w:rStyle w:val="CommentReference"/>
        </w:rPr>
        <w:annotationRef/>
      </w:r>
      <w:r>
        <w:rPr>
          <w:sz w:val="20"/>
          <w:szCs w:val="20"/>
        </w:rPr>
        <w:t xml:space="preserve">Or similar, for clarity </w:t>
      </w:r>
    </w:p>
  </w:comment>
  <w:comment w:id="11219" w:author="Daisy Watt" w:date="2026-06-22T14:03:00Z" w:initials="DW">
    <w:p w14:paraId="200FE3D8" w14:textId="5B5CCB0F" w:rsidR="00931231" w:rsidRDefault="00931231" w:rsidP="00931231">
      <w:r>
        <w:rPr>
          <w:rStyle w:val="CommentReference"/>
        </w:rPr>
        <w:annotationRef/>
      </w:r>
      <w:r>
        <w:rPr>
          <w:sz w:val="20"/>
          <w:szCs w:val="20"/>
        </w:rPr>
        <w:t>(She did just imagine it)</w:t>
      </w:r>
    </w:p>
  </w:comment>
  <w:comment w:id="11238" w:author="Daisy Watt" w:date="2026-04-24T14:36:00Z" w:initials="DW">
    <w:p w14:paraId="33D45B18" w14:textId="6BCF38F7" w:rsidR="002F73AB" w:rsidRDefault="002F73AB" w:rsidP="002F73AB">
      <w:pPr>
        <w:pStyle w:val="CommentText"/>
      </w:pPr>
      <w:r>
        <w:rPr>
          <w:rStyle w:val="CommentReference"/>
        </w:rPr>
        <w:annotationRef/>
      </w:r>
      <w:r>
        <w:t>Again, unpack why she’s so quick to do the opposite of what Ruth advises? Or recast so she doesn’t plan to sleep with him/has a plan in place for keeping Jackson’s visit a secret?</w:t>
      </w:r>
    </w:p>
  </w:comment>
  <w:comment w:id="11442" w:author="Daisy Watt" w:date="2026-06-22T14:32:00Z" w:initials="DW">
    <w:p w14:paraId="7901717A" w14:textId="77777777" w:rsidR="00D0147F" w:rsidRDefault="00D0147F" w:rsidP="00D0147F">
      <w:r>
        <w:rPr>
          <w:rStyle w:val="CommentReference"/>
        </w:rPr>
        <w:annotationRef/>
      </w:r>
      <w:r>
        <w:rPr>
          <w:sz w:val="20"/>
          <w:szCs w:val="20"/>
        </w:rPr>
        <w:t>I don’t think there’s been any indication of this in this draft – rework?</w:t>
      </w:r>
    </w:p>
  </w:comment>
  <w:comment w:id="11470" w:author="Daisy Watt" w:date="2026-04-24T14:37:00Z" w:initials="DW">
    <w:p w14:paraId="5BA9903C" w14:textId="58920DC4" w:rsidR="002F73AB" w:rsidRDefault="002F73AB" w:rsidP="002F73AB">
      <w:pPr>
        <w:pStyle w:val="CommentText"/>
      </w:pPr>
      <w:r>
        <w:rPr>
          <w:rStyle w:val="CommentReference"/>
        </w:rPr>
        <w:annotationRef/>
      </w:r>
      <w:r>
        <w:t>Would they instead ask her to go to a station to report the info, so as not to hog the line with emergency services?</w:t>
      </w:r>
    </w:p>
  </w:comment>
  <w:comment w:id="11471" w:author="Claire S" w:date="2026-05-18T16:56:00Z" w:initials="CS">
    <w:p w14:paraId="791DEC3D" w14:textId="77777777" w:rsidR="00871EF6" w:rsidRDefault="00871EF6" w:rsidP="00871EF6">
      <w:r>
        <w:rPr>
          <w:rStyle w:val="CommentReference"/>
        </w:rPr>
        <w:annotationRef/>
      </w:r>
      <w:r>
        <w:rPr>
          <w:sz w:val="20"/>
          <w:szCs w:val="20"/>
        </w:rPr>
        <w:t xml:space="preserve">Jigged it a bit </w:t>
      </w:r>
    </w:p>
  </w:comment>
  <w:comment w:id="11584" w:author="Daisy Watt" w:date="2026-06-22T14:43:00Z" w:initials="DW">
    <w:p w14:paraId="3029C3FA" w14:textId="77777777" w:rsidR="00A84CBD" w:rsidRDefault="00A84CBD" w:rsidP="00A84CBD">
      <w:r>
        <w:rPr>
          <w:rStyle w:val="CommentReference"/>
        </w:rPr>
        <w:annotationRef/>
      </w:r>
      <w:r>
        <w:rPr>
          <w:sz w:val="20"/>
          <w:szCs w:val="20"/>
        </w:rPr>
        <w:t>Maybe cut this, to avoid repetition?</w:t>
      </w:r>
    </w:p>
  </w:comment>
  <w:comment w:id="11605" w:author="Daisy Watt" w:date="2026-06-22T14:44:00Z" w:initials="DW">
    <w:p w14:paraId="1FB25704" w14:textId="77777777" w:rsidR="00E413F0" w:rsidRDefault="00E413F0" w:rsidP="00E413F0">
      <w:r>
        <w:rPr>
          <w:rStyle w:val="CommentReference"/>
        </w:rPr>
        <w:annotationRef/>
      </w:r>
      <w:r>
        <w:rPr>
          <w:sz w:val="20"/>
          <w:szCs w:val="20"/>
        </w:rPr>
        <w:t>Perhaps mention here that she can’t contact any of Violet’s friends/family and why?</w:t>
      </w:r>
    </w:p>
  </w:comment>
  <w:comment w:id="11657" w:author="Daisy Watt" w:date="2026-06-22T14:51:00Z" w:initials="DW">
    <w:p w14:paraId="1194E71B" w14:textId="77777777" w:rsidR="0009596A" w:rsidRDefault="0009596A" w:rsidP="0009596A">
      <w:r>
        <w:rPr>
          <w:rStyle w:val="CommentReference"/>
        </w:rPr>
        <w:annotationRef/>
      </w:r>
      <w:r>
        <w:rPr>
          <w:sz w:val="20"/>
          <w:szCs w:val="20"/>
        </w:rPr>
        <w:t>Either slightly tweak Clara’s thoughts about Jackson to reflect that she’s heard he’s a lech, or let’s ask Jen to remove the part where Clara is warned about him in THE EDITOR</w:t>
      </w:r>
    </w:p>
  </w:comment>
  <w:comment w:id="11664" w:author="Daisy Watt" w:date="2026-06-24T17:57:00Z" w:initials="DW">
    <w:p w14:paraId="58FBF904" w14:textId="77777777" w:rsidR="00327745" w:rsidRDefault="00327745" w:rsidP="00327745">
      <w:r>
        <w:rPr>
          <w:rStyle w:val="CommentReference"/>
        </w:rPr>
        <w:annotationRef/>
      </w:r>
      <w:r>
        <w:rPr>
          <w:sz w:val="20"/>
          <w:szCs w:val="20"/>
        </w:rPr>
        <w:t xml:space="preserve">Do you need this train of thought? Clara doesn’t actually approach Jackson for help, so it feels redundant </w:t>
      </w:r>
    </w:p>
  </w:comment>
  <w:comment w:id="11750" w:author="Daisy Watt" w:date="2026-06-23T14:23:00Z" w:initials="DW">
    <w:p w14:paraId="4A428F7D" w14:textId="77777777" w:rsidR="00675973" w:rsidRDefault="00675973" w:rsidP="00675973">
      <w:r>
        <w:rPr>
          <w:rStyle w:val="CommentReference"/>
        </w:rPr>
        <w:annotationRef/>
      </w:r>
      <w:r>
        <w:rPr>
          <w:sz w:val="20"/>
          <w:szCs w:val="20"/>
        </w:rPr>
        <w:t>I think they actually meet in the afternoon?</w:t>
      </w:r>
    </w:p>
  </w:comment>
  <w:comment w:id="11862" w:author="Daisy Watt" w:date="2026-06-22T16:24:00Z" w:initials="DW">
    <w:p w14:paraId="30A8F78B" w14:textId="1728C01B" w:rsidR="008A3165" w:rsidRDefault="008A3165" w:rsidP="008A3165">
      <w:r>
        <w:rPr>
          <w:rStyle w:val="CommentReference"/>
        </w:rPr>
        <w:annotationRef/>
      </w:r>
      <w:r>
        <w:rPr>
          <w:sz w:val="20"/>
          <w:szCs w:val="20"/>
        </w:rPr>
        <w:t>Savannah also looked ‘completely terrified’ to Clara in the prologue - avoid repetition?</w:t>
      </w:r>
    </w:p>
  </w:comment>
  <w:comment w:id="11899" w:author="Daisy Watt" w:date="2026-06-22T16:28:00Z" w:initials="DW">
    <w:p w14:paraId="6123DF82" w14:textId="77777777" w:rsidR="0048695C" w:rsidRDefault="0048695C" w:rsidP="0048695C">
      <w:r>
        <w:rPr>
          <w:rStyle w:val="CommentReference"/>
        </w:rPr>
        <w:annotationRef/>
      </w:r>
      <w:r>
        <w:rPr>
          <w:sz w:val="20"/>
          <w:szCs w:val="20"/>
        </w:rPr>
        <w:t>Echo ‘More static hiss broke up the line. ‘Please help, he’s going to kill—’</w:t>
      </w:r>
      <w:r>
        <w:rPr>
          <w:sz w:val="20"/>
          <w:szCs w:val="20"/>
        </w:rPr>
        <w:cr/>
      </w:r>
    </w:p>
    <w:p w14:paraId="08681C8A" w14:textId="77777777" w:rsidR="0048695C" w:rsidRDefault="0048695C" w:rsidP="0048695C">
      <w:r>
        <w:rPr>
          <w:sz w:val="20"/>
          <w:szCs w:val="20"/>
        </w:rPr>
        <w:tab/>
        <w:t>Then the call cut out again.’ Vary?</w:t>
      </w:r>
    </w:p>
  </w:comment>
  <w:comment w:id="12024" w:author="Claire S" w:date="2026-06-08T16:09:00Z" w:initials="CS">
    <w:p w14:paraId="65E7363C" w14:textId="664D1DEC" w:rsidR="00440FB2" w:rsidRDefault="00440FB2" w:rsidP="00440FB2">
      <w:r>
        <w:rPr>
          <w:rStyle w:val="CommentReference"/>
        </w:rPr>
        <w:annotationRef/>
      </w:r>
      <w:r>
        <w:rPr>
          <w:sz w:val="20"/>
          <w:szCs w:val="20"/>
        </w:rPr>
        <w:t>toned it all down here</w:t>
      </w:r>
    </w:p>
  </w:comment>
  <w:comment w:id="12018" w:author="Daisy Watt" w:date="2026-04-24T14:41:00Z" w:initials="DW">
    <w:p w14:paraId="6FB9A2E3" w14:textId="77777777" w:rsidR="005D61DF" w:rsidRDefault="005D61DF" w:rsidP="005D61DF">
      <w:pPr>
        <w:pStyle w:val="CommentText"/>
      </w:pPr>
      <w:r>
        <w:rPr>
          <w:rStyle w:val="CommentReference"/>
        </w:rPr>
        <w:annotationRef/>
      </w:r>
      <w:r>
        <w:t>See my queries re: tone - is this OTT?</w:t>
      </w:r>
    </w:p>
  </w:comment>
  <w:comment w:id="12019" w:author="Claire S" w:date="2026-05-18T17:25:00Z" w:initials="CS">
    <w:p w14:paraId="1D32D4F9" w14:textId="77777777" w:rsidR="000E20DF" w:rsidRDefault="000E20DF" w:rsidP="000E20DF">
      <w:r>
        <w:rPr>
          <w:rStyle w:val="CommentReference"/>
        </w:rPr>
        <w:annotationRef/>
      </w:r>
      <w:r>
        <w:rPr>
          <w:sz w:val="20"/>
          <w:szCs w:val="20"/>
        </w:rPr>
        <w:t>do you mean him bringing her stuff or her reaction? I toned it all down a bit...</w:t>
      </w:r>
    </w:p>
  </w:comment>
  <w:comment w:id="12057" w:author="Daisy Watt" w:date="2026-06-22T16:51:00Z" w:initials="DW">
    <w:p w14:paraId="6BF3269A" w14:textId="77777777" w:rsidR="00BE033A" w:rsidRDefault="00BE033A" w:rsidP="00BE033A">
      <w:r>
        <w:rPr>
          <w:rStyle w:val="CommentReference"/>
        </w:rPr>
        <w:annotationRef/>
      </w:r>
      <w:r>
        <w:rPr>
          <w:sz w:val="20"/>
          <w:szCs w:val="20"/>
        </w:rPr>
        <w:t>Perhaps he should acknowledge that she expressly told him not to come over? Something like ‘I don’t have to come in, just wanted to check on you’?</w:t>
      </w:r>
    </w:p>
  </w:comment>
  <w:comment w:id="12166" w:author="Daisy Watt" w:date="2026-06-22T17:03:00Z" w:initials="DW">
    <w:p w14:paraId="438627FC" w14:textId="77777777" w:rsidR="009D0A4C" w:rsidRDefault="009D0A4C" w:rsidP="009D0A4C">
      <w:r>
        <w:rPr>
          <w:rStyle w:val="CommentReference"/>
        </w:rPr>
        <w:annotationRef/>
      </w:r>
      <w:r>
        <w:rPr>
          <w:sz w:val="20"/>
          <w:szCs w:val="20"/>
        </w:rPr>
        <w:t>More so than when she spoke to the guard’s colleague, earlier? Perhaps have her correct the woman, instead?</w:t>
      </w:r>
    </w:p>
  </w:comment>
  <w:comment w:id="12249" w:author="Daisy Watt" w:date="2026-06-22T17:13:00Z" w:initials="DW">
    <w:p w14:paraId="540F7A65" w14:textId="77777777" w:rsidR="008C5356" w:rsidRDefault="008C5356" w:rsidP="008C5356">
      <w:r>
        <w:rPr>
          <w:rStyle w:val="CommentReference"/>
        </w:rPr>
        <w:annotationRef/>
      </w:r>
      <w:r>
        <w:rPr>
          <w:sz w:val="20"/>
          <w:szCs w:val="20"/>
        </w:rPr>
        <w:t>Slight rejig for more impact</w:t>
      </w:r>
    </w:p>
  </w:comment>
  <w:comment w:id="12296" w:author="Daisy Watt" w:date="2026-06-22T17:28:00Z" w:initials="DW">
    <w:p w14:paraId="53598047" w14:textId="77777777" w:rsidR="00D9213A" w:rsidRDefault="00D9213A" w:rsidP="00D9213A">
      <w:r>
        <w:rPr>
          <w:rStyle w:val="CommentReference"/>
        </w:rPr>
        <w:annotationRef/>
      </w:r>
      <w:r>
        <w:rPr>
          <w:sz w:val="20"/>
          <w:szCs w:val="20"/>
        </w:rPr>
        <w:t>Just checking if this is compatible with her ‘mousey’ persona in the office?</w:t>
      </w:r>
    </w:p>
  </w:comment>
  <w:comment w:id="12301" w:author="Daisy Watt" w:date="2026-06-22T17:29:00Z" w:initials="DW">
    <w:p w14:paraId="63691AC6" w14:textId="77777777" w:rsidR="000C7337" w:rsidRDefault="000C7337" w:rsidP="000C7337">
      <w:r>
        <w:rPr>
          <w:rStyle w:val="CommentReference"/>
        </w:rPr>
        <w:annotationRef/>
      </w:r>
      <w:r>
        <w:rPr>
          <w:sz w:val="20"/>
          <w:szCs w:val="20"/>
        </w:rPr>
        <w:t>See earlier queries - this only needs mentioning once; clarify the hierarchy</w:t>
      </w:r>
    </w:p>
  </w:comment>
  <w:comment w:id="12356" w:author="Daisy Watt" w:date="2026-06-22T18:11:00Z" w:initials="DW">
    <w:p w14:paraId="1C01F3BC" w14:textId="77777777" w:rsidR="00333644" w:rsidRDefault="00590377" w:rsidP="00333644">
      <w:r>
        <w:rPr>
          <w:rStyle w:val="CommentReference"/>
        </w:rPr>
        <w:annotationRef/>
      </w:r>
      <w:r w:rsidR="00333644">
        <w:rPr>
          <w:sz w:val="20"/>
          <w:szCs w:val="20"/>
        </w:rPr>
        <w:t>I thought the sister lived in Dubai, and they barely spoke?</w:t>
      </w:r>
    </w:p>
  </w:comment>
  <w:comment w:id="12369" w:author="Claire S" w:date="2026-05-27T15:20:00Z" w:initials="CS">
    <w:p w14:paraId="64FB40E8" w14:textId="7FFEB704" w:rsidR="00467085" w:rsidRDefault="00467085" w:rsidP="00467085">
      <w:r>
        <w:rPr>
          <w:rStyle w:val="CommentReference"/>
        </w:rPr>
        <w:annotationRef/>
      </w:r>
      <w:r>
        <w:rPr>
          <w:sz w:val="20"/>
          <w:szCs w:val="20"/>
        </w:rPr>
        <w:t xml:space="preserve">questio in with J re timing </w:t>
      </w:r>
    </w:p>
  </w:comment>
  <w:comment w:id="12478" w:author="Daisy Watt" w:date="2026-06-22T18:17:00Z" w:initials="DW">
    <w:p w14:paraId="6DCC6D46" w14:textId="77777777" w:rsidR="00604EC0" w:rsidRDefault="00604EC0" w:rsidP="00604EC0">
      <w:r>
        <w:rPr>
          <w:rStyle w:val="CommentReference"/>
        </w:rPr>
        <w:annotationRef/>
      </w:r>
      <w:r>
        <w:rPr>
          <w:sz w:val="20"/>
          <w:szCs w:val="20"/>
        </w:rPr>
        <w:t>She had a similar conversation with police, earlier – so we need both? Maybe just summarise that they gave her yet another reminder to set up CCTV before leaving?</w:t>
      </w:r>
    </w:p>
  </w:comment>
  <w:comment w:id="12646" w:author="Daisy Watt" w:date="2026-06-22T18:31:00Z" w:initials="DW">
    <w:p w14:paraId="4B722D88" w14:textId="77777777" w:rsidR="002A2EDB" w:rsidRDefault="002A2EDB" w:rsidP="002A2EDB">
      <w:r>
        <w:rPr>
          <w:rStyle w:val="CommentReference"/>
        </w:rPr>
        <w:annotationRef/>
      </w:r>
      <w:r>
        <w:rPr>
          <w:sz w:val="20"/>
          <w:szCs w:val="20"/>
        </w:rPr>
        <w:t>Adam already knew about Dex, above – amend?</w:t>
      </w:r>
    </w:p>
  </w:comment>
  <w:comment w:id="12862" w:author="Daisy Watt" w:date="2026-06-22T18:54:00Z" w:initials="DW">
    <w:p w14:paraId="460856A1" w14:textId="77777777" w:rsidR="00E63BBF" w:rsidRDefault="00E63BBF" w:rsidP="00E63BBF">
      <w:r>
        <w:rPr>
          <w:rStyle w:val="CommentReference"/>
        </w:rPr>
        <w:annotationRef/>
      </w:r>
      <w:r>
        <w:rPr>
          <w:sz w:val="20"/>
          <w:szCs w:val="20"/>
        </w:rPr>
        <w:t>(I don’t think this needs repeating)</w:t>
      </w:r>
    </w:p>
  </w:comment>
  <w:comment w:id="13004" w:author="Daisy Watt" w:date="2026-04-24T14:46:00Z" w:initials="DW">
    <w:p w14:paraId="7B2008C9" w14:textId="6E0A0E76" w:rsidR="005D61DF" w:rsidRDefault="005D61DF" w:rsidP="005D61DF">
      <w:pPr>
        <w:pStyle w:val="CommentText"/>
      </w:pPr>
      <w:r>
        <w:rPr>
          <w:rStyle w:val="CommentReference"/>
        </w:rPr>
        <w:annotationRef/>
      </w:r>
      <w:r>
        <w:t>I’m not sure you need both this and Chapter 37 - they both reveal that the sex tape has been leaked - pick one to keep?</w:t>
      </w:r>
    </w:p>
  </w:comment>
  <w:comment w:id="13480" w:author="Daisy Watt" w:date="2026-06-24T18:11:00Z" w:initials="DW">
    <w:p w14:paraId="0429AAC1" w14:textId="77777777" w:rsidR="00D04395" w:rsidRDefault="00D04395" w:rsidP="00D04395">
      <w:r>
        <w:rPr>
          <w:rStyle w:val="CommentReference"/>
        </w:rPr>
        <w:annotationRef/>
      </w:r>
      <w:r>
        <w:rPr>
          <w:sz w:val="20"/>
          <w:szCs w:val="20"/>
        </w:rPr>
        <w:t xml:space="preserve">Is it worth noting somewhere that Langley does not organise a memorial meeting for Violet, like they did for Dex? (Presumably because Violet was too lowly?) </w:t>
      </w:r>
    </w:p>
    <w:p w14:paraId="4D886064" w14:textId="77777777" w:rsidR="00D04395" w:rsidRDefault="00D04395" w:rsidP="00D04395"/>
    <w:p w14:paraId="03E6B19A" w14:textId="77777777" w:rsidR="00D04395" w:rsidRDefault="00D04395" w:rsidP="00D04395">
      <w:r>
        <w:rPr>
          <w:sz w:val="20"/>
          <w:szCs w:val="20"/>
        </w:rPr>
        <w:t>Since Clara thinks Violet has no next of kin, does it occur to her that no one will plan a funeral? Does she consider doing so, once the police release her body?</w:t>
      </w:r>
    </w:p>
    <w:p w14:paraId="4438092F" w14:textId="77777777" w:rsidR="00D04395" w:rsidRDefault="00D04395" w:rsidP="00D04395"/>
    <w:p w14:paraId="30B24420" w14:textId="77777777" w:rsidR="00D04395" w:rsidRDefault="00D04395" w:rsidP="00D04395">
      <w:r>
        <w:rPr>
          <w:sz w:val="20"/>
          <w:szCs w:val="20"/>
        </w:rPr>
        <w:t>On that subject, is it worth mentioning somewhere soon after Dex’s death that Savannah plans to organise a funeral (although she doesn’t actually get round to it until the end of the book)?</w:t>
      </w:r>
    </w:p>
  </w:comment>
  <w:comment w:id="13771" w:author="Daisy Watt" w:date="2026-06-22T19:58:00Z" w:initials="DW">
    <w:p w14:paraId="433A35AE" w14:textId="08424613" w:rsidR="00540B1B" w:rsidRDefault="00DE77C5" w:rsidP="00540B1B">
      <w:r>
        <w:rPr>
          <w:rStyle w:val="CommentReference"/>
        </w:rPr>
        <w:annotationRef/>
      </w:r>
      <w:r w:rsidR="00540B1B">
        <w:rPr>
          <w:sz w:val="20"/>
          <w:szCs w:val="20"/>
        </w:rPr>
        <w:t xml:space="preserve">If her sex tape is on the internet, it seems odd that isn’t the focus of the tabloid headlines? Make clear somewhere how many people have seen the tape and who knows Jackson is in it? Does Jackson know about the leak? </w:t>
      </w:r>
    </w:p>
    <w:p w14:paraId="2B2A3E16" w14:textId="77777777" w:rsidR="00540B1B" w:rsidRDefault="00540B1B" w:rsidP="00540B1B"/>
    <w:p w14:paraId="025EC948" w14:textId="77777777" w:rsidR="00540B1B" w:rsidRDefault="00540B1B" w:rsidP="00540B1B">
      <w:r>
        <w:rPr>
          <w:sz w:val="20"/>
          <w:szCs w:val="20"/>
        </w:rPr>
        <w:t>Perhaps also build in a greater sense of the consequences of the leak for Savannah – does it seriously impact her at all?</w:t>
      </w:r>
    </w:p>
  </w:comment>
  <w:comment w:id="14181" w:author="Daisy Watt" w:date="2026-06-23T08:24:00Z" w:initials="DW">
    <w:p w14:paraId="5CE77542" w14:textId="2981D2AF" w:rsidR="00011687" w:rsidRDefault="00011687" w:rsidP="00011687">
      <w:r>
        <w:rPr>
          <w:rStyle w:val="CommentReference"/>
        </w:rPr>
        <w:annotationRef/>
      </w:r>
      <w:r>
        <w:rPr>
          <w:sz w:val="20"/>
          <w:szCs w:val="20"/>
        </w:rPr>
        <w:t>In this section, can Clara struggle more to keep it together? It feels off that immediately after receiving confirmation about Violet’s death, she’s able to get excited about a work opportunity, blush at compliments, etc. Could you work in more thoughts of Violet, and how unfair it is that Langley carries on callously in the wake of her death? Maybe Clara isn’t sure she can work for someone so inhumane as Ruth, but just about gets through the meeting because she needs to keep her job?</w:t>
      </w:r>
    </w:p>
  </w:comment>
  <w:comment w:id="14200" w:author="Daisy Watt" w:date="2026-06-23T07:57:00Z" w:initials="DW">
    <w:p w14:paraId="4C7A1B97" w14:textId="1B26E2AE" w:rsidR="0058004E" w:rsidRDefault="0058004E" w:rsidP="0058004E">
      <w:r>
        <w:rPr>
          <w:rStyle w:val="CommentReference"/>
        </w:rPr>
        <w:annotationRef/>
      </w:r>
      <w:r>
        <w:rPr>
          <w:sz w:val="20"/>
          <w:szCs w:val="20"/>
        </w:rPr>
        <w:t>I’m not sure that Clara did enter Ruth’s office in THE EDITOR, so you may not need this – check with Jen?</w:t>
      </w:r>
    </w:p>
  </w:comment>
  <w:comment w:id="14293" w:author="Daisy Watt" w:date="2026-04-24T14:47:00Z" w:initials="DW">
    <w:p w14:paraId="19E7929D" w14:textId="79E69C3F" w:rsidR="005D61DF" w:rsidRDefault="005D61DF" w:rsidP="005D61DF">
      <w:pPr>
        <w:pStyle w:val="CommentText"/>
      </w:pPr>
      <w:r>
        <w:rPr>
          <w:rStyle w:val="CommentReference"/>
        </w:rPr>
        <w:annotationRef/>
      </w:r>
      <w:r>
        <w:t>See previous queries re: Maude.</w:t>
      </w:r>
    </w:p>
  </w:comment>
  <w:comment w:id="14768" w:author="Daisy Watt" w:date="2026-06-23T08:47:00Z" w:initials="DW">
    <w:p w14:paraId="4FB212E9" w14:textId="77777777" w:rsidR="00730433" w:rsidRDefault="00730433" w:rsidP="00730433">
      <w:r>
        <w:rPr>
          <w:rStyle w:val="CommentReference"/>
        </w:rPr>
        <w:annotationRef/>
      </w:r>
      <w:r>
        <w:rPr>
          <w:sz w:val="20"/>
          <w:szCs w:val="20"/>
        </w:rPr>
        <w:t>Is there a way to show this instead of telling?</w:t>
      </w:r>
    </w:p>
  </w:comment>
  <w:comment w:id="14742" w:author="Daisy Watt" w:date="2026-06-23T08:20:00Z" w:initials="DW">
    <w:p w14:paraId="564F51ED" w14:textId="3DF9794A" w:rsidR="004727F7" w:rsidRDefault="004727F7" w:rsidP="004727F7">
      <w:r>
        <w:rPr>
          <w:rStyle w:val="CommentReference"/>
        </w:rPr>
        <w:annotationRef/>
      </w:r>
      <w:r>
        <w:rPr>
          <w:sz w:val="20"/>
          <w:szCs w:val="20"/>
        </w:rPr>
        <w:t>Clara met him at the beginning of THE EDITOR – amend?</w:t>
      </w:r>
    </w:p>
  </w:comment>
  <w:comment w:id="14812" w:author="Daisy Watt" w:date="2026-06-23T08:48:00Z" w:initials="DW">
    <w:p w14:paraId="6CA61F63" w14:textId="77777777" w:rsidR="00314E92" w:rsidRDefault="00314E92" w:rsidP="00314E92">
      <w:r>
        <w:rPr>
          <w:rStyle w:val="CommentReference"/>
        </w:rPr>
        <w:annotationRef/>
      </w:r>
      <w:r>
        <w:rPr>
          <w:sz w:val="20"/>
          <w:szCs w:val="20"/>
        </w:rPr>
        <w:t>This was mentioned earlier, with the Henriettas – pick one instance to keep?</w:t>
      </w:r>
    </w:p>
  </w:comment>
  <w:comment w:id="14948" w:author="Daisy Watt" w:date="2026-06-23T08:52:00Z" w:initials="DW">
    <w:p w14:paraId="3C0B0281" w14:textId="77777777" w:rsidR="00CE498F" w:rsidRDefault="00CE498F" w:rsidP="00CE498F">
      <w:r>
        <w:rPr>
          <w:rStyle w:val="CommentReference"/>
        </w:rPr>
        <w:annotationRef/>
      </w:r>
      <w:r>
        <w:rPr>
          <w:sz w:val="20"/>
          <w:szCs w:val="20"/>
        </w:rPr>
        <w:t>Will it become clear in book 3 who this big gun is?</w:t>
      </w:r>
    </w:p>
  </w:comment>
  <w:comment w:id="14987" w:author="Daisy Watt" w:date="2026-06-23T08:56:00Z" w:initials="DW">
    <w:p w14:paraId="266189EC" w14:textId="77777777" w:rsidR="00F81F18" w:rsidRDefault="00F81F18" w:rsidP="00F81F18">
      <w:r>
        <w:rPr>
          <w:rStyle w:val="CommentReference"/>
        </w:rPr>
        <w:annotationRef/>
      </w:r>
      <w:r>
        <w:rPr>
          <w:sz w:val="20"/>
          <w:szCs w:val="20"/>
        </w:rPr>
        <w:t>Do we ever find out why Clara was picked?</w:t>
      </w:r>
    </w:p>
  </w:comment>
  <w:comment w:id="15173" w:author="Daisy Watt" w:date="2026-06-23T09:06:00Z" w:initials="DW">
    <w:p w14:paraId="7458503D" w14:textId="0C3C8080" w:rsidR="006D4875" w:rsidRDefault="006D4875" w:rsidP="006D4875">
      <w:r>
        <w:rPr>
          <w:rStyle w:val="CommentReference"/>
        </w:rPr>
        <w:annotationRef/>
      </w:r>
      <w:r>
        <w:rPr>
          <w:sz w:val="20"/>
          <w:szCs w:val="20"/>
        </w:rPr>
        <w:t>To whom?</w:t>
      </w:r>
    </w:p>
  </w:comment>
  <w:comment w:id="15390" w:author="Daisy Watt" w:date="2026-06-23T09:34:00Z" w:initials="DW">
    <w:p w14:paraId="28099F8A" w14:textId="77777777" w:rsidR="00E20E1B" w:rsidRDefault="00F2080A" w:rsidP="00E20E1B">
      <w:r>
        <w:rPr>
          <w:rStyle w:val="CommentReference"/>
        </w:rPr>
        <w:annotationRef/>
      </w:r>
      <w:r w:rsidR="00E20E1B">
        <w:rPr>
          <w:sz w:val="20"/>
          <w:szCs w:val="20"/>
        </w:rPr>
        <w:t>We’ve seen at least one similar headline in previous scenes – is this needed, here?  Can this section and the next one be merged?</w:t>
      </w:r>
    </w:p>
  </w:comment>
  <w:comment w:id="15489" w:author="Daisy Watt" w:date="2026-04-24T14:50:00Z" w:initials="DW">
    <w:p w14:paraId="6C3B61C9" w14:textId="4C150A39" w:rsidR="005D61DF" w:rsidRDefault="005D61DF" w:rsidP="005D61DF">
      <w:pPr>
        <w:pStyle w:val="CommentText"/>
      </w:pPr>
      <w:r>
        <w:rPr>
          <w:rStyle w:val="CommentReference"/>
        </w:rPr>
        <w:annotationRef/>
      </w:r>
      <w:r>
        <w:t>I find it a bit disorienting how Savannah yoyos between deep grief/despair/guilt and casual snark. Consider creating more of an arc with her state of mind? Between here and the novel’s 75% mark, typically protagonists tend to spiral down into bad instincts/old demons - but they’re not necessarily aware that they’re heading down the wrong track.</w:t>
      </w:r>
    </w:p>
  </w:comment>
  <w:comment w:id="15455" w:author="Daisy Watt" w:date="2026-06-23T09:41:00Z" w:initials="DW">
    <w:p w14:paraId="5040ABC9" w14:textId="77777777" w:rsidR="00D71E67" w:rsidRDefault="00D71E67" w:rsidP="00D71E67">
      <w:r>
        <w:rPr>
          <w:rStyle w:val="CommentReference"/>
        </w:rPr>
        <w:annotationRef/>
      </w:r>
      <w:r>
        <w:rPr>
          <w:sz w:val="20"/>
          <w:szCs w:val="20"/>
        </w:rPr>
        <w:t>This paragraph is a bit meandering – nail down a more straightforward segue from finding out she’s been proven innocent, to craving drugs?</w:t>
      </w:r>
    </w:p>
  </w:comment>
  <w:comment w:id="15545" w:author="Daisy Watt" w:date="2026-06-23T09:44:00Z" w:initials="DW">
    <w:p w14:paraId="78C28C2D" w14:textId="77777777" w:rsidR="00525BA8" w:rsidRDefault="00525BA8" w:rsidP="00525BA8">
      <w:r>
        <w:rPr>
          <w:rStyle w:val="CommentReference"/>
        </w:rPr>
        <w:annotationRef/>
      </w:r>
      <w:r>
        <w:rPr>
          <w:sz w:val="20"/>
          <w:szCs w:val="20"/>
        </w:rPr>
        <w:t>Be more specific – reference a technique she learned at rehab to avoid relapsing?</w:t>
      </w:r>
    </w:p>
  </w:comment>
  <w:comment w:id="15701" w:author="Daisy Watt" w:date="2026-04-24T14:53:00Z" w:initials="DW">
    <w:p w14:paraId="7EF2DBDF" w14:textId="5248C58E" w:rsidR="006E2632" w:rsidRDefault="006E2632" w:rsidP="006E2632">
      <w:pPr>
        <w:pStyle w:val="CommentText"/>
      </w:pPr>
      <w:r>
        <w:rPr>
          <w:rStyle w:val="CommentReference"/>
        </w:rPr>
        <w:annotationRef/>
      </w:r>
      <w:r>
        <w:t>I thought Maude was posh. Would she more likely use a different word?</w:t>
      </w:r>
    </w:p>
  </w:comment>
  <w:comment w:id="15725" w:author="Daisy Watt" w:date="2026-04-24T14:53:00Z" w:initials="DW">
    <w:p w14:paraId="2D7D3D03" w14:textId="77777777" w:rsidR="006E2632" w:rsidRDefault="006E2632" w:rsidP="006E2632">
      <w:pPr>
        <w:pStyle w:val="CommentText"/>
      </w:pPr>
      <w:r>
        <w:rPr>
          <w:rStyle w:val="CommentReference"/>
        </w:rPr>
        <w:annotationRef/>
      </w:r>
      <w:r>
        <w:t>Earlier, she already knew Jackson and Savannah were in the video. Make consistent.</w:t>
      </w:r>
    </w:p>
    <w:p w14:paraId="389A55DC" w14:textId="77777777" w:rsidR="006E2632" w:rsidRDefault="006E2632" w:rsidP="006E2632">
      <w:pPr>
        <w:pStyle w:val="CommentText"/>
      </w:pPr>
    </w:p>
    <w:p w14:paraId="25FDA1D2" w14:textId="77777777" w:rsidR="006E2632" w:rsidRDefault="006E2632" w:rsidP="006E2632">
      <w:pPr>
        <w:pStyle w:val="CommentText"/>
      </w:pPr>
      <w:r>
        <w:t>I’m not sure that you need this last section - does it add enough to propel the story forward?</w:t>
      </w:r>
    </w:p>
  </w:comment>
  <w:comment w:id="15796" w:author="Daisy Watt" w:date="2026-04-24T15:14:00Z" w:initials="DW">
    <w:p w14:paraId="7F7E4AC5" w14:textId="77777777" w:rsidR="00C6453F" w:rsidRDefault="00C6453F" w:rsidP="00C6453F">
      <w:pPr>
        <w:pStyle w:val="CommentText"/>
      </w:pPr>
      <w:r>
        <w:rPr>
          <w:rStyle w:val="CommentReference"/>
        </w:rPr>
        <w:annotationRef/>
      </w:r>
      <w:r>
        <w:t>I wonder if you could use this fear more, later on - e.g. have her freak out more when she locked in the cellar and knocked out by Phil?</w:t>
      </w:r>
    </w:p>
  </w:comment>
  <w:comment w:id="15797" w:author="Claire S" w:date="2026-05-21T15:10:00Z" w:initials="CS">
    <w:p w14:paraId="1A1145E1" w14:textId="77777777" w:rsidR="008A2328" w:rsidRDefault="008A2328" w:rsidP="008A2328">
      <w:r>
        <w:rPr>
          <w:rStyle w:val="CommentReference"/>
        </w:rPr>
        <w:annotationRef/>
      </w:r>
      <w:r>
        <w:rPr>
          <w:sz w:val="20"/>
          <w:szCs w:val="20"/>
        </w:rPr>
        <w:t>sure. I've built it up a little bit here too</w:t>
      </w:r>
    </w:p>
  </w:comment>
  <w:comment w:id="15862" w:author="Daisy Watt" w:date="2026-06-23T10:34:00Z" w:initials="DW">
    <w:p w14:paraId="64C6CA0C" w14:textId="77777777" w:rsidR="00DB7C6E" w:rsidRDefault="00DB7C6E" w:rsidP="00DB7C6E">
      <w:r>
        <w:rPr>
          <w:rStyle w:val="CommentReference"/>
        </w:rPr>
        <w:annotationRef/>
      </w:r>
      <w:r>
        <w:rPr>
          <w:sz w:val="20"/>
          <w:szCs w:val="20"/>
        </w:rPr>
        <w:t>Make clear where this leads?</w:t>
      </w:r>
    </w:p>
  </w:comment>
  <w:comment w:id="15955" w:author="Daisy Watt" w:date="2026-04-24T15:15:00Z" w:initials="DW">
    <w:p w14:paraId="226D5E07" w14:textId="511CF476" w:rsidR="00C6453F" w:rsidRDefault="00C6453F" w:rsidP="00C6453F">
      <w:pPr>
        <w:pStyle w:val="CommentText"/>
      </w:pPr>
      <w:r>
        <w:rPr>
          <w:rStyle w:val="CommentReference"/>
        </w:rPr>
        <w:annotationRef/>
      </w:r>
      <w:r>
        <w:t>As per my last night, slightly dial up her distress, here?</w:t>
      </w:r>
    </w:p>
  </w:comment>
  <w:comment w:id="16380" w:author="Daisy Watt" w:date="2026-06-23T10:50:00Z" w:initials="DW">
    <w:p w14:paraId="37651E9E" w14:textId="77777777" w:rsidR="000A5357" w:rsidRDefault="000A5357" w:rsidP="000A5357">
      <w:r>
        <w:rPr>
          <w:rStyle w:val="CommentReference"/>
        </w:rPr>
        <w:annotationRef/>
      </w:r>
      <w:r>
        <w:rPr>
          <w:sz w:val="20"/>
          <w:szCs w:val="20"/>
        </w:rPr>
        <w:t>It’s pre-established that she likes him and finds him attractive. Perhaps mention earlier that he looks like Jamie Foxx, instead?</w:t>
      </w:r>
    </w:p>
  </w:comment>
  <w:comment w:id="16424" w:author="Daisy Watt" w:date="2026-06-23T10:54:00Z" w:initials="DW">
    <w:p w14:paraId="2AAC89C3" w14:textId="77777777" w:rsidR="000A5357" w:rsidRDefault="000A5357" w:rsidP="000A5357">
      <w:r>
        <w:rPr>
          <w:rStyle w:val="CommentReference"/>
        </w:rPr>
        <w:annotationRef/>
      </w:r>
      <w:r>
        <w:rPr>
          <w:sz w:val="20"/>
          <w:szCs w:val="20"/>
        </w:rPr>
        <w:t>Where?</w:t>
      </w:r>
    </w:p>
  </w:comment>
  <w:comment w:id="16612" w:author="Daisy Watt" w:date="2026-06-23T11:01:00Z" w:initials="DW">
    <w:p w14:paraId="062C72B9" w14:textId="77777777" w:rsidR="000A5357" w:rsidRDefault="000A5357" w:rsidP="000A5357">
      <w:r>
        <w:rPr>
          <w:rStyle w:val="CommentReference"/>
        </w:rPr>
        <w:annotationRef/>
      </w:r>
      <w:r>
        <w:rPr>
          <w:sz w:val="20"/>
          <w:szCs w:val="20"/>
        </w:rPr>
        <w:t>Earlier, Savannah knew he was hanging, and the police later told her a scarf was around his neck. The press may also have reported on how he was found? Consolidate</w:t>
      </w:r>
    </w:p>
  </w:comment>
  <w:comment w:id="16490" w:author="Daisy Watt" w:date="2026-04-24T15:16:00Z" w:initials="DW">
    <w:p w14:paraId="12C777E7" w14:textId="3F29D156" w:rsidR="00C6453F" w:rsidRDefault="00C6453F" w:rsidP="00C6453F">
      <w:pPr>
        <w:pStyle w:val="CommentText"/>
      </w:pPr>
      <w:r>
        <w:rPr>
          <w:rStyle w:val="CommentReference"/>
        </w:rPr>
        <w:annotationRef/>
      </w:r>
      <w:r>
        <w:t>See my earlier query - didn’t the police tell her this, earlier, when they said it was done with wire?</w:t>
      </w:r>
    </w:p>
  </w:comment>
  <w:comment w:id="16773" w:author="Daisy Watt" w:date="2026-04-24T15:17:00Z" w:initials="DW">
    <w:p w14:paraId="56AD47BC" w14:textId="77777777" w:rsidR="00C6453F" w:rsidRDefault="00C6453F" w:rsidP="00C6453F">
      <w:pPr>
        <w:pStyle w:val="CommentText"/>
      </w:pPr>
      <w:r>
        <w:rPr>
          <w:rStyle w:val="CommentReference"/>
        </w:rPr>
        <w:annotationRef/>
      </w:r>
      <w:r>
        <w:t>See my earlier note on Savannah’s state of mind. I’d recommend saving her lowest moment for later (typically at the 75% for protagonists).</w:t>
      </w:r>
    </w:p>
  </w:comment>
  <w:comment w:id="16783" w:author="Daisy Watt" w:date="2026-06-23T11:13:00Z" w:initials="DW">
    <w:p w14:paraId="6B49F05A" w14:textId="77777777" w:rsidR="00322116" w:rsidRDefault="00322116" w:rsidP="00322116">
      <w:r>
        <w:rPr>
          <w:rStyle w:val="CommentReference"/>
        </w:rPr>
        <w:annotationRef/>
      </w:r>
      <w:r>
        <w:rPr>
          <w:sz w:val="20"/>
          <w:szCs w:val="20"/>
        </w:rPr>
        <w:t>Add a segue back to the voice she heard in the passageway – what makes her think of this again?</w:t>
      </w:r>
    </w:p>
  </w:comment>
  <w:comment w:id="16795" w:author="Daisy Watt" w:date="2026-04-24T15:17:00Z" w:initials="DW">
    <w:p w14:paraId="4E46A03D" w14:textId="77777777" w:rsidR="002A4859" w:rsidRDefault="002A4859" w:rsidP="00C6453F">
      <w:pPr>
        <w:pStyle w:val="CommentText"/>
      </w:pPr>
      <w:r>
        <w:rPr>
          <w:rStyle w:val="CommentReference"/>
        </w:rPr>
        <w:annotationRef/>
      </w:r>
      <w:r>
        <w:t>See my earlier note on Savannah’s state of mind. I’d recommend saving her lowest moment for later (typically at the 75% for protagonists).</w:t>
      </w:r>
    </w:p>
  </w:comment>
  <w:comment w:id="16923" w:author="Daisy Watt" w:date="2026-06-23T11:17:00Z" w:initials="DW">
    <w:p w14:paraId="4B892DE2" w14:textId="77777777" w:rsidR="00322116" w:rsidRDefault="00322116" w:rsidP="00322116">
      <w:r>
        <w:rPr>
          <w:rStyle w:val="CommentReference"/>
        </w:rPr>
        <w:annotationRef/>
      </w:r>
      <w:r>
        <w:rPr>
          <w:sz w:val="20"/>
          <w:szCs w:val="20"/>
        </w:rPr>
        <w:t>Or similar – simpler?</w:t>
      </w:r>
    </w:p>
  </w:comment>
  <w:comment w:id="16880" w:author="Daisy Watt" w:date="2026-06-23T11:20:00Z" w:initials="DW">
    <w:p w14:paraId="24815EF8" w14:textId="77777777" w:rsidR="00322116" w:rsidRDefault="00322116" w:rsidP="00322116">
      <w:r>
        <w:rPr>
          <w:rStyle w:val="CommentReference"/>
        </w:rPr>
        <w:annotationRef/>
      </w:r>
      <w:r>
        <w:rPr>
          <w:sz w:val="20"/>
          <w:szCs w:val="20"/>
        </w:rPr>
        <w:t>Not sure we need this lengthy a summary of what’s happened thus far – condense, avoiding repetition, and making it clearly from Clara’s POV, instead of an omniscient narrator?</w:t>
      </w:r>
    </w:p>
  </w:comment>
  <w:comment w:id="17053" w:author="Daisy Watt" w:date="2026-06-23T11:30:00Z" w:initials="DW">
    <w:p w14:paraId="1664E951" w14:textId="77777777" w:rsidR="002A0C99" w:rsidRDefault="002A0C99" w:rsidP="002A0C99">
      <w:r>
        <w:rPr>
          <w:rStyle w:val="CommentReference"/>
        </w:rPr>
        <w:annotationRef/>
      </w:r>
      <w:r>
        <w:rPr>
          <w:sz w:val="20"/>
          <w:szCs w:val="20"/>
        </w:rPr>
        <w:t>In THE EDITOR Clara is an avid fan of a true crime podcast with two presenters. I wondered if that was Jen setting up the Armchair Detectives – perhaps query and consolidate?</w:t>
      </w:r>
    </w:p>
  </w:comment>
  <w:comment w:id="17069" w:author="Daisy Watt" w:date="2026-06-23T11:33:00Z" w:initials="DW">
    <w:p w14:paraId="74FCE55E" w14:textId="77777777" w:rsidR="002A0C99" w:rsidRDefault="002A0C99" w:rsidP="002A0C99">
      <w:r>
        <w:rPr>
          <w:rStyle w:val="CommentReference"/>
        </w:rPr>
        <w:annotationRef/>
      </w:r>
      <w:r>
        <w:rPr>
          <w:sz w:val="20"/>
          <w:szCs w:val="20"/>
        </w:rPr>
        <w:t xml:space="preserve"> Not ‘Detectives’? Confusing to have both?</w:t>
      </w:r>
    </w:p>
  </w:comment>
  <w:comment w:id="17188" w:author="Daisy Watt" w:date="2026-04-24T15:18:00Z" w:initials="DW">
    <w:p w14:paraId="52188B71" w14:textId="32A8B22D" w:rsidR="00C6453F" w:rsidRDefault="00C6453F" w:rsidP="00C6453F">
      <w:pPr>
        <w:pStyle w:val="CommentText"/>
      </w:pPr>
      <w:r>
        <w:rPr>
          <w:rStyle w:val="CommentReference"/>
        </w:rPr>
        <w:annotationRef/>
      </w:r>
      <w:r>
        <w:t>Reminiscent of when Clara’s TV went black in Chapter 1 - ok?</w:t>
      </w:r>
    </w:p>
  </w:comment>
  <w:comment w:id="17095" w:author="Daisy Watt" w:date="2026-06-23T11:37:00Z" w:initials="DW">
    <w:p w14:paraId="431BAB00" w14:textId="77777777" w:rsidR="002A0C99" w:rsidRDefault="002A0C99" w:rsidP="002A0C99">
      <w:r>
        <w:rPr>
          <w:rStyle w:val="CommentReference"/>
        </w:rPr>
        <w:annotationRef/>
      </w:r>
      <w:r>
        <w:rPr>
          <w:sz w:val="20"/>
          <w:szCs w:val="20"/>
        </w:rPr>
        <w:t>This feels a bit abrupt – delve deeper into what’s happening emotionally for Clara, here? Maybe she tries to comment before the computer crashes?</w:t>
      </w:r>
    </w:p>
  </w:comment>
  <w:comment w:id="17225" w:author="Daisy Watt" w:date="2026-06-23T11:42:00Z" w:initials="DW">
    <w:p w14:paraId="1C6AAF52" w14:textId="77777777" w:rsidR="002A0C99" w:rsidRDefault="002A0C99" w:rsidP="002A0C99">
      <w:r>
        <w:rPr>
          <w:rStyle w:val="CommentReference"/>
        </w:rPr>
        <w:annotationRef/>
      </w:r>
      <w:r>
        <w:rPr>
          <w:sz w:val="20"/>
          <w:szCs w:val="20"/>
        </w:rPr>
        <w:t>Not sure that you need this chapter – it is very short and covers some ground that was covered earlier. Is there a way to fold any important bits into another chapter, instead?</w:t>
      </w:r>
    </w:p>
  </w:comment>
  <w:comment w:id="17374" w:author="Daisy Watt" w:date="2026-04-24T15:19:00Z" w:initials="DW">
    <w:p w14:paraId="1DEBC66C" w14:textId="0A14877B" w:rsidR="00C6453F" w:rsidRDefault="00C6453F" w:rsidP="00C6453F">
      <w:pPr>
        <w:pStyle w:val="CommentText"/>
      </w:pPr>
      <w:r>
        <w:rPr>
          <w:rStyle w:val="CommentReference"/>
        </w:rPr>
        <w:annotationRef/>
      </w:r>
      <w:r>
        <w:t>Phil really hides in plain sight - I didn’t suspect him at all. Well done!</w:t>
      </w:r>
    </w:p>
  </w:comment>
  <w:comment w:id="17391" w:author="Daisy Watt" w:date="2026-06-24T18:04:00Z" w:initials="DW">
    <w:p w14:paraId="0C1D3F4F" w14:textId="77777777" w:rsidR="00BC1335" w:rsidRDefault="00BC1335" w:rsidP="00BC1335">
      <w:r>
        <w:rPr>
          <w:rStyle w:val="CommentReference"/>
        </w:rPr>
        <w:annotationRef/>
      </w:r>
      <w:r>
        <w:rPr>
          <w:sz w:val="20"/>
          <w:szCs w:val="20"/>
        </w:rPr>
        <w:t>As discussed – just make Clara conscious of Sam when she first starts crushing on Phil?</w:t>
      </w:r>
    </w:p>
  </w:comment>
  <w:comment w:id="17415" w:author="Daisy Watt" w:date="2026-06-23T11:46:00Z" w:initials="DW">
    <w:p w14:paraId="07F82F95" w14:textId="762C4FD2" w:rsidR="002A0C99" w:rsidRDefault="002A0C99" w:rsidP="002A0C99">
      <w:r>
        <w:rPr>
          <w:rStyle w:val="CommentReference"/>
        </w:rPr>
        <w:annotationRef/>
      </w:r>
      <w:r>
        <w:rPr>
          <w:sz w:val="20"/>
          <w:szCs w:val="20"/>
        </w:rPr>
        <w:t>Earlier, when Ish asked if she knew Phil, she said ‘not really’. Check that the final draft is cohesive</w:t>
      </w:r>
    </w:p>
  </w:comment>
  <w:comment w:id="17510" w:author="Daisy Watt" w:date="2026-06-23T11:54:00Z" w:initials="DW">
    <w:p w14:paraId="792B39AB" w14:textId="77777777" w:rsidR="00DE1376" w:rsidRDefault="00DE1376" w:rsidP="00DE1376">
      <w:r>
        <w:rPr>
          <w:rStyle w:val="CommentReference"/>
        </w:rPr>
        <w:annotationRef/>
      </w:r>
      <w:r>
        <w:rPr>
          <w:sz w:val="20"/>
          <w:szCs w:val="20"/>
        </w:rPr>
        <w:t>Didn’t the bump already happen, above?</w:t>
      </w:r>
    </w:p>
  </w:comment>
  <w:comment w:id="17527" w:author="Daisy Watt" w:date="2026-06-23T11:57:00Z" w:initials="DW">
    <w:p w14:paraId="08FE2A58" w14:textId="77777777" w:rsidR="00471551" w:rsidRDefault="00471551" w:rsidP="00471551">
      <w:r>
        <w:rPr>
          <w:rStyle w:val="CommentReference"/>
        </w:rPr>
        <w:annotationRef/>
      </w:r>
      <w:r>
        <w:rPr>
          <w:sz w:val="20"/>
          <w:szCs w:val="20"/>
        </w:rPr>
        <w:t>Expand slightly more, to show that she nonverbally communicates she still wants help with the video? Does he respond?</w:t>
      </w:r>
    </w:p>
  </w:comment>
  <w:comment w:id="17659" w:author="Daisy Watt" w:date="2026-06-23T12:32:00Z" w:initials="DW">
    <w:p w14:paraId="7AB4E162" w14:textId="77777777" w:rsidR="00D85B1A" w:rsidRDefault="00D85B1A" w:rsidP="00D85B1A">
      <w:r>
        <w:rPr>
          <w:rStyle w:val="CommentReference"/>
        </w:rPr>
        <w:annotationRef/>
      </w:r>
      <w:r>
        <w:rPr>
          <w:sz w:val="20"/>
          <w:szCs w:val="20"/>
        </w:rPr>
        <w:t xml:space="preserve">What makes Clara think of this, now? What’s the link? </w:t>
      </w:r>
    </w:p>
  </w:comment>
  <w:comment w:id="17588" w:author="Daisy Watt" w:date="2026-06-23T12:30:00Z" w:initials="DW">
    <w:p w14:paraId="03A40D9A" w14:textId="79055B53" w:rsidR="00D85B1A" w:rsidRDefault="00D85B1A" w:rsidP="00D85B1A">
      <w:r>
        <w:rPr>
          <w:rStyle w:val="CommentReference"/>
        </w:rPr>
        <w:annotationRef/>
      </w:r>
      <w:r>
        <w:rPr>
          <w:sz w:val="20"/>
          <w:szCs w:val="20"/>
        </w:rPr>
        <w:t>This feels a bit odd, tonally – can Clara take Violet’s death harder, emotionally? It’s not clear to me why Clara thinks it’s stupid to assume Violet fancied Dex, because Violet’s devotion to Dex did always seem to suggest she had strong feelings towards him, and the note in her desk backs this up theory.</w:t>
      </w:r>
    </w:p>
  </w:comment>
  <w:comment w:id="17785" w:author="Daisy Watt" w:date="2026-06-23T12:35:00Z" w:initials="DW">
    <w:p w14:paraId="21FDFB84" w14:textId="77777777" w:rsidR="00D85B1A" w:rsidRDefault="00D85B1A" w:rsidP="00D85B1A">
      <w:r>
        <w:rPr>
          <w:rStyle w:val="CommentReference"/>
        </w:rPr>
        <w:annotationRef/>
      </w:r>
      <w:r>
        <w:rPr>
          <w:sz w:val="20"/>
          <w:szCs w:val="20"/>
        </w:rPr>
        <w:t>Do we need this repetition?</w:t>
      </w:r>
    </w:p>
  </w:comment>
  <w:comment w:id="17789" w:author="Daisy Watt" w:date="2026-04-24T15:20:00Z" w:initials="DW">
    <w:p w14:paraId="78EE08E9" w14:textId="44C7F323" w:rsidR="00C6453F" w:rsidRDefault="00C6453F" w:rsidP="00C6453F">
      <w:pPr>
        <w:pStyle w:val="CommentText"/>
      </w:pPr>
      <w:r>
        <w:rPr>
          <w:rStyle w:val="CommentReference"/>
        </w:rPr>
        <w:annotationRef/>
      </w:r>
      <w:r>
        <w:t>A bit OTT? I gather you want to throw suspicion on Ishan, but I think that will still work if you dial this down.</w:t>
      </w:r>
    </w:p>
  </w:comment>
  <w:comment w:id="17880" w:author="Daisy Watt" w:date="2026-06-23T12:44:00Z" w:initials="DW">
    <w:p w14:paraId="23F6113B" w14:textId="77777777" w:rsidR="00A00C3D" w:rsidRDefault="00A00C3D" w:rsidP="00A00C3D">
      <w:r>
        <w:rPr>
          <w:rStyle w:val="CommentReference"/>
        </w:rPr>
        <w:annotationRef/>
      </w:r>
      <w:r>
        <w:rPr>
          <w:sz w:val="20"/>
          <w:szCs w:val="20"/>
        </w:rPr>
        <w:t>Why did the blonde not pipe up about murder when Maude said a suicide note had arrived? Check the flow of this conversation?</w:t>
      </w:r>
    </w:p>
  </w:comment>
  <w:comment w:id="17912" w:author="Daisy Watt" w:date="2026-04-24T15:21:00Z" w:initials="DW">
    <w:p w14:paraId="2679AE76" w14:textId="77777777" w:rsidR="00C6453F" w:rsidRDefault="00C6453F" w:rsidP="00C6453F">
      <w:pPr>
        <w:pStyle w:val="CommentText"/>
      </w:pPr>
      <w:r>
        <w:rPr>
          <w:rStyle w:val="CommentReference"/>
        </w:rPr>
        <w:annotationRef/>
      </w:r>
      <w:r>
        <w:t>Do we ever find out what was in the note?</w:t>
      </w:r>
    </w:p>
  </w:comment>
  <w:comment w:id="17931" w:author="Daisy Watt" w:date="2026-06-23T12:47:00Z" w:initials="DW">
    <w:p w14:paraId="3E922932" w14:textId="77777777" w:rsidR="00B8468E" w:rsidRDefault="00B8468E" w:rsidP="00B8468E">
      <w:r>
        <w:rPr>
          <w:rStyle w:val="CommentReference"/>
        </w:rPr>
        <w:annotationRef/>
      </w:r>
      <w:r>
        <w:rPr>
          <w:sz w:val="20"/>
          <w:szCs w:val="20"/>
        </w:rPr>
        <w:t>It’s not clear to me if Clara thinks it was suicide or murder, at this point – clarify?</w:t>
      </w:r>
    </w:p>
  </w:comment>
  <w:comment w:id="17942" w:author="Daisy Watt" w:date="2026-06-23T12:53:00Z" w:initials="DW">
    <w:p w14:paraId="557D4DD8" w14:textId="77777777" w:rsidR="00640CE5" w:rsidRDefault="00640CE5" w:rsidP="00640CE5">
      <w:r>
        <w:rPr>
          <w:rStyle w:val="CommentReference"/>
        </w:rPr>
        <w:annotationRef/>
      </w:r>
      <w:r>
        <w:rPr>
          <w:sz w:val="20"/>
          <w:szCs w:val="20"/>
        </w:rPr>
        <w:t xml:space="preserve">This seems to say the same thing twice. It’s been expressed a few times before, too – avoid repetition by only allowing Clara and Savannah to say once that they have no idea where to begin to find out who made the List and why – thereafter, show them pursuing ideas/angles, to move the plot forward </w:t>
      </w:r>
    </w:p>
  </w:comment>
  <w:comment w:id="17964" w:author="Daisy Watt" w:date="2026-06-23T12:57:00Z" w:initials="DW">
    <w:p w14:paraId="71983C36" w14:textId="77777777" w:rsidR="006811F1" w:rsidRDefault="006811F1" w:rsidP="006811F1">
      <w:r>
        <w:rPr>
          <w:rStyle w:val="CommentReference"/>
        </w:rPr>
        <w:annotationRef/>
      </w:r>
      <w:r>
        <w:rPr>
          <w:sz w:val="20"/>
          <w:szCs w:val="20"/>
        </w:rPr>
        <w:t>Add an emotional reaction from Clara, to finish the chapter?</w:t>
      </w:r>
    </w:p>
  </w:comment>
  <w:comment w:id="17989" w:author="Daisy Watt" w:date="2026-04-24T15:23:00Z" w:initials="DW">
    <w:p w14:paraId="073F5600" w14:textId="0406B947" w:rsidR="00277288" w:rsidRDefault="00C6453F" w:rsidP="00277288">
      <w:pPr>
        <w:pStyle w:val="CommentText"/>
      </w:pPr>
      <w:r>
        <w:rPr>
          <w:rStyle w:val="CommentReference"/>
        </w:rPr>
        <w:annotationRef/>
      </w:r>
      <w:r w:rsidR="00277288">
        <w:t>See my previous notes re: aligning characterisation with THE EDITOR. Consider dialling down the vileness of Miles? I’m not sure what prompts him to get so heated, here.</w:t>
      </w:r>
    </w:p>
  </w:comment>
  <w:comment w:id="18034" w:author="Daisy Watt" w:date="2026-04-24T15:22:00Z" w:initials="DW">
    <w:p w14:paraId="3DD48C24" w14:textId="77777777" w:rsidR="00C6453F" w:rsidRDefault="00C6453F" w:rsidP="00C6453F">
      <w:pPr>
        <w:pStyle w:val="CommentText"/>
      </w:pPr>
      <w:r>
        <w:rPr>
          <w:rStyle w:val="CommentReference"/>
        </w:rPr>
        <w:annotationRef/>
      </w:r>
      <w:r>
        <w:t>Why? I thought it was rock solid.</w:t>
      </w:r>
    </w:p>
  </w:comment>
  <w:comment w:id="18035" w:author="Claire S" w:date="2026-05-22T15:26:00Z" w:initials="CS">
    <w:p w14:paraId="74B0CB54" w14:textId="77777777" w:rsidR="00B2351A" w:rsidRDefault="00B2351A" w:rsidP="00B2351A">
      <w:r>
        <w:rPr>
          <w:rStyle w:val="CommentReference"/>
        </w:rPr>
        <w:annotationRef/>
      </w:r>
      <w:r>
        <w:rPr>
          <w:sz w:val="20"/>
          <w:szCs w:val="20"/>
        </w:rPr>
        <w:t xml:space="preserve">no it's a mixture of fake footage etc </w:t>
      </w:r>
    </w:p>
  </w:comment>
  <w:comment w:id="18037" w:author="Daisy Watt" w:date="2026-04-24T15:22:00Z" w:initials="DW">
    <w:p w14:paraId="1A4CAF79" w14:textId="77777777" w:rsidR="00C6453F" w:rsidRDefault="00C6453F" w:rsidP="00C6453F">
      <w:pPr>
        <w:pStyle w:val="CommentText"/>
      </w:pPr>
      <w:r>
        <w:rPr>
          <w:rStyle w:val="CommentReference"/>
        </w:rPr>
        <w:annotationRef/>
      </w:r>
      <w:r>
        <w:t>I’m not sure what this means - clarify?</w:t>
      </w:r>
    </w:p>
  </w:comment>
  <w:comment w:id="18098" w:author="Daisy Watt" w:date="2026-06-23T13:15:00Z" w:initials="DW">
    <w:p w14:paraId="6FEFB109" w14:textId="77777777" w:rsidR="000F54F5" w:rsidRDefault="000F54F5" w:rsidP="000F54F5">
      <w:r>
        <w:rPr>
          <w:rStyle w:val="CommentReference"/>
        </w:rPr>
        <w:annotationRef/>
      </w:r>
      <w:r>
        <w:rPr>
          <w:sz w:val="20"/>
          <w:szCs w:val="20"/>
        </w:rPr>
        <w:t>Make his meaning clearer – what kind of internal stress? Why did he have to stop golfing early – did she send for him? What’s in the decanter?</w:t>
      </w:r>
    </w:p>
  </w:comment>
  <w:comment w:id="18382" w:author="Daisy Watt" w:date="2026-06-23T13:23:00Z" w:initials="DW">
    <w:p w14:paraId="28C4B264" w14:textId="77777777" w:rsidR="002833EB" w:rsidRDefault="002833EB" w:rsidP="002833EB">
      <w:r>
        <w:rPr>
          <w:rStyle w:val="CommentReference"/>
        </w:rPr>
        <w:annotationRef/>
      </w:r>
      <w:r>
        <w:rPr>
          <w:sz w:val="20"/>
          <w:szCs w:val="20"/>
        </w:rPr>
        <w:t>See my earlier query re: why she went to rehab. She’s been drinking alcohol since the book’s opening, so I assumed it was drugs?</w:t>
      </w:r>
    </w:p>
  </w:comment>
  <w:comment w:id="18515" w:author="Daisy Watt" w:date="2026-06-23T13:27:00Z" w:initials="DW">
    <w:p w14:paraId="016DD6D1" w14:textId="77777777" w:rsidR="00D32587" w:rsidRDefault="00D32587" w:rsidP="00D32587">
      <w:r>
        <w:rPr>
          <w:rStyle w:val="CommentReference"/>
        </w:rPr>
        <w:annotationRef/>
      </w:r>
      <w:r>
        <w:rPr>
          <w:sz w:val="20"/>
          <w:szCs w:val="20"/>
        </w:rPr>
        <w:t>See earlier query</w:t>
      </w:r>
    </w:p>
  </w:comment>
  <w:comment w:id="18621" w:author="Daisy Watt" w:date="2026-06-23T13:34:00Z" w:initials="DW">
    <w:p w14:paraId="00ACDEB9" w14:textId="77777777" w:rsidR="00DC0A56" w:rsidRDefault="00F655E9" w:rsidP="00DC0A56">
      <w:r>
        <w:rPr>
          <w:rStyle w:val="CommentReference"/>
        </w:rPr>
        <w:annotationRef/>
      </w:r>
      <w:r w:rsidR="00DC0A56">
        <w:rPr>
          <w:sz w:val="20"/>
          <w:szCs w:val="20"/>
        </w:rPr>
        <w:t>Make clear when common consensus becomes that it was Jackson in the video. Do the press/police know?</w:t>
      </w:r>
    </w:p>
  </w:comment>
  <w:comment w:id="18784" w:author="Daisy Watt" w:date="2026-04-24T15:26:00Z" w:initials="DW">
    <w:p w14:paraId="7CE3BED5" w14:textId="3B32F7D0" w:rsidR="00277288" w:rsidRDefault="00277288" w:rsidP="00277288">
      <w:pPr>
        <w:pStyle w:val="CommentText"/>
      </w:pPr>
      <w:r>
        <w:rPr>
          <w:rStyle w:val="CommentReference"/>
        </w:rPr>
        <w:annotationRef/>
      </w:r>
      <w:r>
        <w:t>See the note in my letter re: midpoint turns - I think this is the most obvious event to happen at the novel’s 50% mark.</w:t>
      </w:r>
    </w:p>
  </w:comment>
  <w:comment w:id="18866" w:author="Daisy Watt" w:date="2026-06-23T13:51:00Z" w:initials="DW">
    <w:p w14:paraId="157B1477" w14:textId="77777777" w:rsidR="00EE6C14" w:rsidRDefault="00EE6C14" w:rsidP="00EE6C14">
      <w:r>
        <w:rPr>
          <w:rStyle w:val="CommentReference"/>
        </w:rPr>
        <w:annotationRef/>
      </w:r>
      <w:r>
        <w:rPr>
          <w:sz w:val="20"/>
          <w:szCs w:val="20"/>
        </w:rPr>
        <w:t>Another painting, or something else?</w:t>
      </w:r>
    </w:p>
  </w:comment>
  <w:comment w:id="19155" w:author="Daisy Watt" w:date="2026-04-24T15:27:00Z" w:initials="DW">
    <w:p w14:paraId="36F9774C" w14:textId="55FFA875" w:rsidR="00277288" w:rsidRDefault="00277288" w:rsidP="00277288">
      <w:pPr>
        <w:pStyle w:val="CommentText"/>
      </w:pPr>
      <w:r>
        <w:rPr>
          <w:rStyle w:val="CommentReference"/>
        </w:rPr>
        <w:annotationRef/>
      </w:r>
      <w:r>
        <w:t>Very few twenty-somethings carry physical maps around cities - ok?</w:t>
      </w:r>
    </w:p>
  </w:comment>
  <w:comment w:id="19225" w:author="Daisy Watt" w:date="2026-06-23T14:19:00Z" w:initials="DW">
    <w:p w14:paraId="68C4158D" w14:textId="77777777" w:rsidR="00AA3F63" w:rsidRDefault="00AA3F63" w:rsidP="00AA3F63">
      <w:r>
        <w:rPr>
          <w:rStyle w:val="CommentReference"/>
        </w:rPr>
        <w:annotationRef/>
      </w:r>
      <w:r>
        <w:rPr>
          <w:sz w:val="20"/>
          <w:szCs w:val="20"/>
        </w:rPr>
        <w:t>Who from?</w:t>
      </w:r>
    </w:p>
  </w:comment>
  <w:comment w:id="19260" w:author="Daisy Watt" w:date="2026-06-23T14:26:00Z" w:initials="DW">
    <w:p w14:paraId="106C6D3D" w14:textId="77777777" w:rsidR="00574179" w:rsidRDefault="00574179" w:rsidP="00574179">
      <w:r>
        <w:rPr>
          <w:rStyle w:val="CommentReference"/>
        </w:rPr>
        <w:annotationRef/>
      </w:r>
      <w:r>
        <w:rPr>
          <w:sz w:val="20"/>
          <w:szCs w:val="20"/>
        </w:rPr>
        <w:t>Provide more info on how and why they came to have this meeting? Perhaps it’s Savannah who messaged, above, saying they need to talk so they can help protect each other? (NB Technically it’s Jackson who’s next on the list, not Clara)</w:t>
      </w:r>
    </w:p>
  </w:comment>
  <w:comment w:id="19669" w:author="Daisy Watt" w:date="2026-06-23T14:40:00Z" w:initials="DW">
    <w:p w14:paraId="147CFEF2" w14:textId="77777777" w:rsidR="002D0C67" w:rsidRDefault="002D0C67" w:rsidP="002D0C67">
      <w:r>
        <w:rPr>
          <w:rStyle w:val="CommentReference"/>
        </w:rPr>
        <w:annotationRef/>
      </w:r>
      <w:r>
        <w:rPr>
          <w:sz w:val="20"/>
          <w:szCs w:val="20"/>
        </w:rPr>
        <w:t>Perhaps here, she remembers and mentions that the dummy looked like Dex? Should they also discuss the other things that happened at the awards – how Dex was being nominated for an award for ‘most useless person in publishing’? That should spark some theories as to who what the List is about</w:t>
      </w:r>
    </w:p>
  </w:comment>
  <w:comment w:id="19689" w:author="Daisy Watt" w:date="2026-06-23T14:55:00Z" w:initials="DW">
    <w:p w14:paraId="6E0C23B2" w14:textId="77777777" w:rsidR="00FF0608" w:rsidRDefault="00FF0608" w:rsidP="0086061D">
      <w:r>
        <w:rPr>
          <w:rStyle w:val="CommentReference"/>
        </w:rPr>
        <w:annotationRef/>
      </w:r>
      <w:r>
        <w:rPr>
          <w:sz w:val="20"/>
          <w:szCs w:val="20"/>
        </w:rPr>
        <w:t>Can they decide what to write more quickly?</w:t>
      </w:r>
    </w:p>
  </w:comment>
  <w:comment w:id="19813" w:author="Daisy Watt" w:date="2026-06-23T14:50:00Z" w:initials="DW">
    <w:p w14:paraId="5F66318A" w14:textId="77777777" w:rsidR="0078517D" w:rsidRDefault="0078517D" w:rsidP="0078517D">
      <w:r>
        <w:rPr>
          <w:rStyle w:val="CommentReference"/>
        </w:rPr>
        <w:annotationRef/>
      </w:r>
      <w:r>
        <w:rPr>
          <w:sz w:val="20"/>
          <w:szCs w:val="20"/>
        </w:rPr>
        <w:t>Ish says something similar earlier - vary? Evidence of what?</w:t>
      </w:r>
    </w:p>
  </w:comment>
  <w:comment w:id="19820" w:author="Daisy Watt" w:date="2026-06-23T14:51:00Z" w:initials="DW">
    <w:p w14:paraId="34BFC80A" w14:textId="77777777" w:rsidR="0099316F" w:rsidRDefault="0099316F" w:rsidP="0099316F">
      <w:r>
        <w:rPr>
          <w:rStyle w:val="CommentReference"/>
        </w:rPr>
        <w:annotationRef/>
      </w:r>
      <w:r>
        <w:rPr>
          <w:sz w:val="20"/>
          <w:szCs w:val="20"/>
        </w:rPr>
        <w:t xml:space="preserve">It seems unlikely a Comms Director would say this – it’s the foundation of his brand </w:t>
      </w:r>
    </w:p>
  </w:comment>
  <w:comment w:id="19831" w:author="Daisy Watt" w:date="2026-06-23T14:55:00Z" w:initials="DW">
    <w:p w14:paraId="35508E10" w14:textId="77777777" w:rsidR="0086061D" w:rsidRDefault="0086061D" w:rsidP="0086061D">
      <w:r>
        <w:rPr>
          <w:rStyle w:val="CommentReference"/>
        </w:rPr>
        <w:annotationRef/>
      </w:r>
      <w:r>
        <w:rPr>
          <w:sz w:val="20"/>
          <w:szCs w:val="20"/>
        </w:rPr>
        <w:t>Can they decide what to write more quickly?</w:t>
      </w:r>
    </w:p>
  </w:comment>
  <w:comment w:id="19855" w:author="Daisy Watt" w:date="2026-06-23T14:57:00Z" w:initials="DW">
    <w:p w14:paraId="6F1384E3" w14:textId="77777777" w:rsidR="00F80AEA" w:rsidRDefault="00F80AEA" w:rsidP="00F80AEA">
      <w:r>
        <w:rPr>
          <w:rStyle w:val="CommentReference"/>
        </w:rPr>
        <w:annotationRef/>
      </w:r>
      <w:r>
        <w:rPr>
          <w:sz w:val="20"/>
          <w:szCs w:val="20"/>
        </w:rPr>
        <w:t>See earlier queries – they both say this several times, which makes the mystery thread feel static. Can Savannah think earlier about the significance of the awards night events, to kickstart some ideas?</w:t>
      </w:r>
    </w:p>
  </w:comment>
  <w:comment w:id="19882" w:author="Daisy Watt" w:date="2026-06-23T15:01:00Z" w:initials="DW">
    <w:p w14:paraId="5D843B79" w14:textId="77777777" w:rsidR="00DC2DC0" w:rsidRDefault="00DC2DC0" w:rsidP="00DC2DC0">
      <w:r>
        <w:rPr>
          <w:rStyle w:val="CommentReference"/>
        </w:rPr>
        <w:annotationRef/>
      </w:r>
      <w:r>
        <w:rPr>
          <w:sz w:val="20"/>
          <w:szCs w:val="20"/>
        </w:rPr>
        <w:t>Ideally this conversation would start with them deciding to narrow down a list of suspects, not end with it – see earlier queries</w:t>
      </w:r>
    </w:p>
  </w:comment>
  <w:comment w:id="20181" w:author="Daisy Watt" w:date="2026-04-24T15:30:00Z" w:initials="DW">
    <w:p w14:paraId="428178B3" w14:textId="457A74DF" w:rsidR="00277288" w:rsidRDefault="00277288" w:rsidP="00277288">
      <w:pPr>
        <w:pStyle w:val="CommentText"/>
      </w:pPr>
      <w:r>
        <w:rPr>
          <w:rStyle w:val="CommentReference"/>
        </w:rPr>
        <w:annotationRef/>
      </w:r>
      <w:r>
        <w:t>It feels like Savannah forgets to sleuth more often than she sleuths! Consider reducing these instances, or tying them into a broader pattern of her thinking/behaving in an increasingly erratic or destructive manner between the novel’s 50-75% marks?</w:t>
      </w:r>
    </w:p>
  </w:comment>
  <w:comment w:id="20313" w:author="Daisy Watt" w:date="2026-04-24T15:33:00Z" w:initials="DW">
    <w:p w14:paraId="1797DBFC" w14:textId="77777777" w:rsidR="00277288" w:rsidRDefault="00277288" w:rsidP="00277288">
      <w:pPr>
        <w:pStyle w:val="CommentText"/>
      </w:pPr>
      <w:r>
        <w:rPr>
          <w:rStyle w:val="CommentReference"/>
        </w:rPr>
        <w:annotationRef/>
      </w:r>
      <w:r>
        <w:t>See my previous queries about Savannah &amp; drugs.</w:t>
      </w:r>
    </w:p>
  </w:comment>
  <w:comment w:id="20378" w:author="Daisy Watt" w:date="2026-06-23T15:20:00Z" w:initials="DW">
    <w:p w14:paraId="3AF5FE17" w14:textId="77777777" w:rsidR="005506E0" w:rsidRDefault="005506E0" w:rsidP="005506E0">
      <w:r>
        <w:rPr>
          <w:rStyle w:val="CommentReference"/>
        </w:rPr>
        <w:annotationRef/>
      </w:r>
      <w:r>
        <w:rPr>
          <w:sz w:val="20"/>
          <w:szCs w:val="20"/>
        </w:rPr>
        <w:t>Or similar – avoiding repetition. Add an emotional angle/guess at what’s to come, at the end?</w:t>
      </w:r>
    </w:p>
  </w:comment>
  <w:comment w:id="20404" w:author="Daisy Watt" w:date="2026-06-23T16:00:00Z" w:initials="DW">
    <w:p w14:paraId="1F6B709E" w14:textId="77777777" w:rsidR="00F53F3C" w:rsidRDefault="00F53F3C" w:rsidP="00F53F3C">
      <w:r>
        <w:rPr>
          <w:rStyle w:val="CommentReference"/>
        </w:rPr>
        <w:annotationRef/>
      </w:r>
      <w:r>
        <w:rPr>
          <w:sz w:val="20"/>
          <w:szCs w:val="20"/>
        </w:rPr>
        <w:t>Add context somewhere on what happens between Clara’s drink with Savannah and her arrival in Eastbourne – when and why did she decide to come here?</w:t>
      </w:r>
    </w:p>
  </w:comment>
  <w:comment w:id="20495" w:author="Daisy Watt" w:date="2026-04-24T15:31:00Z" w:initials="DW">
    <w:p w14:paraId="49B4F9EA" w14:textId="101EB7C5" w:rsidR="00277288" w:rsidRDefault="00277288" w:rsidP="00277288">
      <w:pPr>
        <w:pStyle w:val="CommentText"/>
      </w:pPr>
      <w:r>
        <w:rPr>
          <w:rStyle w:val="CommentReference"/>
        </w:rPr>
        <w:annotationRef/>
      </w:r>
      <w:r>
        <w:t>Is his mother relevant to the story/will Savannah speak to her later? If not, you could cut.</w:t>
      </w:r>
    </w:p>
  </w:comment>
  <w:comment w:id="20499" w:author="Daisy Watt" w:date="2026-04-24T15:33:00Z" w:initials="DW">
    <w:p w14:paraId="0C0290DB" w14:textId="77777777" w:rsidR="00277288" w:rsidRDefault="00277288" w:rsidP="00277288">
      <w:pPr>
        <w:pStyle w:val="CommentText"/>
      </w:pPr>
      <w:r>
        <w:rPr>
          <w:rStyle w:val="CommentReference"/>
        </w:rPr>
        <w:annotationRef/>
      </w:r>
      <w:r>
        <w:t>See my previous queries about Savannah &amp; drugs.</w:t>
      </w:r>
    </w:p>
  </w:comment>
  <w:comment w:id="20571" w:author="Daisy Watt" w:date="2026-06-23T16:01:00Z" w:initials="DW">
    <w:p w14:paraId="72BF79CC" w14:textId="77777777" w:rsidR="005B555F" w:rsidRDefault="005B555F" w:rsidP="005B555F">
      <w:r>
        <w:rPr>
          <w:rStyle w:val="CommentReference"/>
        </w:rPr>
        <w:annotationRef/>
      </w:r>
      <w:r>
        <w:rPr>
          <w:sz w:val="20"/>
          <w:szCs w:val="20"/>
        </w:rPr>
        <w:t>Is she distressed by the image of her friend’s face being shredded?</w:t>
      </w:r>
    </w:p>
  </w:comment>
  <w:comment w:id="21009" w:author="Daisy Watt" w:date="2026-04-24T15:31:00Z" w:initials="DW">
    <w:p w14:paraId="5A63D9EE" w14:textId="2DEB53A9" w:rsidR="005F4419" w:rsidRDefault="005F4419" w:rsidP="00277288">
      <w:pPr>
        <w:pStyle w:val="CommentText"/>
      </w:pPr>
      <w:r>
        <w:rPr>
          <w:rStyle w:val="CommentReference"/>
        </w:rPr>
        <w:annotationRef/>
      </w:r>
      <w:r>
        <w:t>Is his mother relevant to the story/will Savannah speak to her later? If not, you could cut.</w:t>
      </w:r>
    </w:p>
  </w:comment>
  <w:comment w:id="21036" w:author="Daisy Watt" w:date="2026-04-24T15:33:00Z" w:initials="DW">
    <w:p w14:paraId="43AC65BD" w14:textId="77777777" w:rsidR="005F4419" w:rsidRDefault="005F4419" w:rsidP="00277288">
      <w:pPr>
        <w:pStyle w:val="CommentText"/>
      </w:pPr>
      <w:r>
        <w:rPr>
          <w:rStyle w:val="CommentReference"/>
        </w:rPr>
        <w:annotationRef/>
      </w:r>
      <w:r>
        <w:t>See my previous queries about Savannah &amp; drugs.</w:t>
      </w:r>
    </w:p>
  </w:comment>
  <w:comment w:id="21231" w:author="Daisy Watt" w:date="2026-04-24T15:35:00Z" w:initials="DW">
    <w:p w14:paraId="1787021F" w14:textId="77777777" w:rsidR="0023532F" w:rsidRDefault="0023532F" w:rsidP="0023532F">
      <w:pPr>
        <w:pStyle w:val="CommentText"/>
      </w:pPr>
      <w:r>
        <w:rPr>
          <w:rStyle w:val="CommentReference"/>
        </w:rPr>
        <w:annotationRef/>
      </w:r>
      <w:r>
        <w:t>I don’t think you need this section. Instead, could you expand the section above slightly, so the trip to Eastbourne doesn’t feel too abrupt - e.g. maybe show her travelling home dejected?</w:t>
      </w:r>
    </w:p>
  </w:comment>
  <w:comment w:id="21399" w:author="Daisy Watt" w:date="2026-06-23T16:40:00Z" w:initials="DW">
    <w:p w14:paraId="3161514B" w14:textId="77777777" w:rsidR="00377187" w:rsidRDefault="00377187" w:rsidP="000866AC">
      <w:r>
        <w:rPr>
          <w:rStyle w:val="CommentReference"/>
        </w:rPr>
        <w:annotationRef/>
      </w:r>
      <w:r>
        <w:rPr>
          <w:sz w:val="20"/>
          <w:szCs w:val="20"/>
        </w:rPr>
        <w:t>Or have them pre-arrange earlier to meet tomorrow, to discuss this</w:t>
      </w:r>
    </w:p>
  </w:comment>
  <w:comment w:id="21414" w:author="Daisy Watt" w:date="2026-06-23T16:32:00Z" w:initials="DW">
    <w:p w14:paraId="3689A764" w14:textId="77777777" w:rsidR="00013C15" w:rsidRDefault="00013C15" w:rsidP="00013C15">
      <w:r>
        <w:rPr>
          <w:rStyle w:val="CommentReference"/>
        </w:rPr>
        <w:annotationRef/>
      </w:r>
      <w:r>
        <w:rPr>
          <w:sz w:val="20"/>
          <w:szCs w:val="20"/>
        </w:rPr>
        <w:t>See earlier queries – I think she should be further along in the theorising process, by now. Perhaps also more emphasis on the fact that Jackson is next on the list – does this mean he’s most in danger?</w:t>
      </w:r>
    </w:p>
  </w:comment>
  <w:comment w:id="21540" w:author="Daisy Watt" w:date="2026-04-24T15:36:00Z" w:initials="DW">
    <w:p w14:paraId="60854A01" w14:textId="77777777" w:rsidR="00940A78" w:rsidRDefault="00940A78" w:rsidP="0023532F">
      <w:pPr>
        <w:pStyle w:val="CommentText"/>
      </w:pPr>
      <w:r>
        <w:rPr>
          <w:rStyle w:val="CommentReference"/>
        </w:rPr>
        <w:annotationRef/>
      </w:r>
      <w:r>
        <w:t>Again - pre-printed train tickets and physical maps are rarely found in the bags of twenty-somethings. Ok?</w:t>
      </w:r>
    </w:p>
  </w:comment>
  <w:comment w:id="21596" w:author="Daisy Watt" w:date="2026-04-24T15:36:00Z" w:initials="DW">
    <w:p w14:paraId="6E9D35F1" w14:textId="48ECA186" w:rsidR="0023532F" w:rsidRDefault="0023532F" w:rsidP="0023532F">
      <w:pPr>
        <w:pStyle w:val="CommentText"/>
      </w:pPr>
      <w:r>
        <w:rPr>
          <w:rStyle w:val="CommentReference"/>
        </w:rPr>
        <w:annotationRef/>
      </w:r>
      <w:r>
        <w:t>Again - pre-printed train tickets and physical maps are rarely found in the bags of twenty-somethings. Ok?</w:t>
      </w:r>
    </w:p>
  </w:comment>
  <w:comment w:id="21635" w:author="Daisy Watt" w:date="2026-04-24T15:37:00Z" w:initials="DW">
    <w:p w14:paraId="70C8FC87" w14:textId="77777777" w:rsidR="0023532F" w:rsidRDefault="0023532F" w:rsidP="0023532F">
      <w:pPr>
        <w:pStyle w:val="CommentText"/>
      </w:pPr>
      <w:r>
        <w:rPr>
          <w:rStyle w:val="CommentReference"/>
        </w:rPr>
        <w:annotationRef/>
      </w:r>
      <w:r>
        <w:t>See previous queries on Clara’s dad.</w:t>
      </w:r>
    </w:p>
  </w:comment>
  <w:comment w:id="21646" w:author="Daisy Watt" w:date="2026-06-23T16:40:00Z" w:initials="DW">
    <w:p w14:paraId="11FFA69A" w14:textId="77777777" w:rsidR="000866AC" w:rsidRDefault="000866AC" w:rsidP="000866AC">
      <w:r>
        <w:rPr>
          <w:rStyle w:val="CommentReference"/>
        </w:rPr>
        <w:annotationRef/>
      </w:r>
      <w:r>
        <w:rPr>
          <w:sz w:val="20"/>
          <w:szCs w:val="20"/>
        </w:rPr>
        <w:t>Or have them pre-arrange earlier to meet tomorrow, to discuss this</w:t>
      </w:r>
    </w:p>
  </w:comment>
  <w:comment w:id="21816" w:author="Daisy Watt" w:date="2026-06-23T16:47:00Z" w:initials="DW">
    <w:p w14:paraId="58160BDD" w14:textId="77777777" w:rsidR="00612DEB" w:rsidRDefault="00612DEB" w:rsidP="00612DEB">
      <w:r>
        <w:rPr>
          <w:rStyle w:val="CommentReference"/>
        </w:rPr>
        <w:annotationRef/>
      </w:r>
      <w:r>
        <w:rPr>
          <w:sz w:val="20"/>
          <w:szCs w:val="20"/>
        </w:rPr>
        <w:t>Ms?</w:t>
      </w:r>
    </w:p>
  </w:comment>
  <w:comment w:id="21838" w:author="Daisy Watt" w:date="2026-04-24T15:38:00Z" w:initials="DW">
    <w:p w14:paraId="6E359DB6" w14:textId="1D567AA5" w:rsidR="0023532F" w:rsidRDefault="0023532F" w:rsidP="0023532F">
      <w:pPr>
        <w:pStyle w:val="CommentText"/>
      </w:pPr>
      <w:r>
        <w:rPr>
          <w:rStyle w:val="CommentReference"/>
        </w:rPr>
        <w:annotationRef/>
      </w:r>
      <w:r>
        <w:t>See my previous query re: Savannah’s forgetfulness.</w:t>
      </w:r>
    </w:p>
  </w:comment>
  <w:comment w:id="21980" w:author="Claire S" w:date="2026-06-05T11:07:00Z" w:initials="CS">
    <w:p w14:paraId="24955518" w14:textId="77777777" w:rsidR="0001391D" w:rsidRDefault="00EB59B4" w:rsidP="0001391D">
      <w:r>
        <w:rPr>
          <w:rStyle w:val="CommentReference"/>
        </w:rPr>
        <w:annotationRef/>
      </w:r>
      <w:r w:rsidR="0001391D">
        <w:rPr>
          <w:sz w:val="20"/>
          <w:szCs w:val="20"/>
        </w:rPr>
        <w:t xml:space="preserve">I've toned it down ie lost the gun etc: my question is given that i've set JR up a bit more as a potential baddie, and that Clara is next on the list, not sure whether to leave this now or lose? </w:t>
      </w:r>
    </w:p>
  </w:comment>
  <w:comment w:id="21981" w:author="Daisy Watt" w:date="2026-06-24T17:39:00Z" w:initials="DW">
    <w:p w14:paraId="7732366E" w14:textId="77777777" w:rsidR="00EF0AA4" w:rsidRDefault="00EF0AA4" w:rsidP="00EF0AA4">
      <w:r>
        <w:rPr>
          <w:rStyle w:val="CommentReference"/>
        </w:rPr>
        <w:annotationRef/>
      </w:r>
      <w:r>
        <w:rPr>
          <w:sz w:val="20"/>
          <w:szCs w:val="20"/>
        </w:rPr>
        <w:t>I think having Jackson harass Clara in this slightly less theatrical way works well</w:t>
      </w:r>
    </w:p>
  </w:comment>
  <w:comment w:id="22014" w:author="Daisy Watt" w:date="2026-04-24T15:43:00Z" w:initials="DW">
    <w:p w14:paraId="6161610C" w14:textId="19E8DAE6" w:rsidR="00A60164" w:rsidRDefault="00A60164" w:rsidP="0023532F">
      <w:pPr>
        <w:pStyle w:val="CommentText"/>
      </w:pPr>
      <w:r>
        <w:rPr>
          <w:rStyle w:val="CommentReference"/>
        </w:rPr>
        <w:annotationRef/>
      </w:r>
      <w:r>
        <w:t>It seems unlikely she’d be able to text at gunpoint?</w:t>
      </w:r>
    </w:p>
  </w:comment>
  <w:comment w:id="21976" w:author="Daisy Watt" w:date="2026-04-24T15:39:00Z" w:initials="DW">
    <w:p w14:paraId="211F2BBF" w14:textId="77777777" w:rsidR="0023532F" w:rsidRDefault="0023532F" w:rsidP="0023532F">
      <w:pPr>
        <w:pStyle w:val="CommentText"/>
      </w:pPr>
      <w:r>
        <w:rPr>
          <w:rStyle w:val="CommentReference"/>
        </w:rPr>
        <w:annotationRef/>
      </w:r>
      <w:r>
        <w:t>This feels OTT to me. Would it work if Jackson just propositioned her in a non-theatrical way?</w:t>
      </w:r>
    </w:p>
  </w:comment>
  <w:comment w:id="22181" w:author="Daisy Watt" w:date="2026-06-23T17:05:00Z" w:initials="DW">
    <w:p w14:paraId="2F35B291" w14:textId="77777777" w:rsidR="00232D72" w:rsidRDefault="00232D72" w:rsidP="00232D72">
      <w:r>
        <w:rPr>
          <w:rStyle w:val="CommentReference"/>
        </w:rPr>
        <w:annotationRef/>
      </w:r>
      <w:r>
        <w:rPr>
          <w:sz w:val="20"/>
          <w:szCs w:val="20"/>
        </w:rPr>
        <w:t>I’ve tightened this section a bit – Clara also talks about how she wants to learn how to stop blushing, elsewhere</w:t>
      </w:r>
    </w:p>
  </w:comment>
  <w:comment w:id="22185" w:author="Daisy Watt" w:date="2026-04-24T15:41:00Z" w:initials="DW">
    <w:p w14:paraId="4EF11285" w14:textId="61E5EEDC" w:rsidR="0023532F" w:rsidRDefault="0023532F" w:rsidP="0023532F">
      <w:pPr>
        <w:pStyle w:val="CommentText"/>
      </w:pPr>
      <w:r>
        <w:rPr>
          <w:rStyle w:val="CommentReference"/>
        </w:rPr>
        <w:annotationRef/>
      </w:r>
      <w:r>
        <w:t>See previous queries re: whether or not people know Jackson’s in the video.</w:t>
      </w:r>
    </w:p>
  </w:comment>
  <w:comment w:id="22293" w:author="Daisy Watt" w:date="2026-04-24T15:42:00Z" w:initials="DW">
    <w:p w14:paraId="10B2E19D" w14:textId="77777777" w:rsidR="0023532F" w:rsidRDefault="0023532F" w:rsidP="0023532F">
      <w:pPr>
        <w:pStyle w:val="CommentText"/>
      </w:pPr>
      <w:r>
        <w:rPr>
          <w:rStyle w:val="CommentReference"/>
        </w:rPr>
        <w:annotationRef/>
      </w:r>
      <w:r>
        <w:t>What evidence do they have for this?</w:t>
      </w:r>
    </w:p>
  </w:comment>
  <w:comment w:id="22322" w:author="Daisy Watt" w:date="2026-04-24T15:42:00Z" w:initials="DW">
    <w:p w14:paraId="2E6484B8" w14:textId="77777777" w:rsidR="0023532F" w:rsidRDefault="0023532F" w:rsidP="0023532F">
      <w:pPr>
        <w:pStyle w:val="CommentText"/>
      </w:pPr>
      <w:r>
        <w:rPr>
          <w:rStyle w:val="CommentReference"/>
        </w:rPr>
        <w:annotationRef/>
      </w:r>
      <w:r>
        <w:t>See previous query - could he proposition her in a non-theatrical way instead?</w:t>
      </w:r>
    </w:p>
  </w:comment>
  <w:comment w:id="22323" w:author="Claire S" w:date="2026-06-05T11:21:00Z" w:initials="CS">
    <w:p w14:paraId="191A73D8" w14:textId="77777777" w:rsidR="00463C4E" w:rsidRDefault="00463C4E" w:rsidP="00463C4E">
      <w:r>
        <w:rPr>
          <w:rStyle w:val="CommentReference"/>
        </w:rPr>
        <w:annotationRef/>
      </w:r>
      <w:r>
        <w:rPr>
          <w:sz w:val="20"/>
          <w:szCs w:val="20"/>
        </w:rPr>
        <w:t>I've changed it and lost the gun  bit. I still think Clara would be on edge and he's acting weird cos he is a bit weird!  plus need some tension...</w:t>
      </w:r>
    </w:p>
  </w:comment>
  <w:comment w:id="22372" w:author="Daisy Watt" w:date="2026-04-24T15:43:00Z" w:initials="DW">
    <w:p w14:paraId="19EF059D" w14:textId="77777777" w:rsidR="0023532F" w:rsidRDefault="0023532F" w:rsidP="0023532F">
      <w:pPr>
        <w:pStyle w:val="CommentText"/>
      </w:pPr>
      <w:r>
        <w:rPr>
          <w:rStyle w:val="CommentReference"/>
        </w:rPr>
        <w:annotationRef/>
      </w:r>
      <w:r>
        <w:t>It seems unlikely she’d be able to text at gunpoint?</w:t>
      </w:r>
    </w:p>
  </w:comment>
  <w:comment w:id="22671" w:author="Daisy Watt" w:date="2026-04-24T15:45:00Z" w:initials="DW">
    <w:p w14:paraId="722FAFF4" w14:textId="28199CE4" w:rsidR="00451443" w:rsidRDefault="00451443" w:rsidP="00451443">
      <w:pPr>
        <w:pStyle w:val="CommentText"/>
      </w:pPr>
      <w:r>
        <w:rPr>
          <w:rStyle w:val="CommentReference"/>
        </w:rPr>
        <w:annotationRef/>
      </w:r>
      <w:r>
        <w:t>It feels a bit late in the novel for Savannah to decide this. See the query in my letter re: having her take more of an active sleuthing role earlier.</w:t>
      </w:r>
    </w:p>
  </w:comment>
  <w:comment w:id="22694" w:author="Daisy Watt" w:date="2026-04-24T15:46:00Z" w:initials="DW">
    <w:p w14:paraId="7CF6581D" w14:textId="77777777" w:rsidR="00451443" w:rsidRDefault="00451443" w:rsidP="00451443">
      <w:pPr>
        <w:pStyle w:val="CommentText"/>
      </w:pPr>
      <w:r>
        <w:rPr>
          <w:rStyle w:val="CommentReference"/>
        </w:rPr>
        <w:annotationRef/>
      </w:r>
      <w:r>
        <w:t>Yet Savannah barely knew who Clara was - ok?</w:t>
      </w:r>
    </w:p>
  </w:comment>
  <w:comment w:id="22710" w:author="Daisy Watt" w:date="2026-04-24T15:46:00Z" w:initials="DW">
    <w:p w14:paraId="3703DE08" w14:textId="77777777" w:rsidR="00451443" w:rsidRDefault="00451443" w:rsidP="00451443">
      <w:pPr>
        <w:pStyle w:val="CommentText"/>
      </w:pPr>
      <w:r>
        <w:rPr>
          <w:rStyle w:val="CommentReference"/>
        </w:rPr>
        <w:annotationRef/>
      </w:r>
      <w:r>
        <w:t>Does Bella ever reply to this message?</w:t>
      </w:r>
    </w:p>
  </w:comment>
  <w:comment w:id="22721" w:author="Daisy Watt" w:date="2026-04-24T15:47:00Z" w:initials="DW">
    <w:p w14:paraId="677F3EB7" w14:textId="77777777" w:rsidR="00451443" w:rsidRDefault="00451443" w:rsidP="00451443">
      <w:pPr>
        <w:pStyle w:val="CommentText"/>
      </w:pPr>
      <w:r>
        <w:rPr>
          <w:rStyle w:val="CommentReference"/>
        </w:rPr>
        <w:annotationRef/>
      </w:r>
      <w:r>
        <w:t>I think they need a little more evidence for this to ring true.</w:t>
      </w:r>
    </w:p>
  </w:comment>
  <w:comment w:id="22719" w:author="Daisy Watt" w:date="2026-06-23T18:27:00Z" w:initials="DW">
    <w:p w14:paraId="0270472E" w14:textId="77777777" w:rsidR="005C2BD6" w:rsidRDefault="005C2BD6" w:rsidP="005C2BD6">
      <w:r>
        <w:rPr>
          <w:rStyle w:val="CommentReference"/>
        </w:rPr>
        <w:annotationRef/>
      </w:r>
      <w:r>
        <w:rPr>
          <w:sz w:val="20"/>
          <w:szCs w:val="20"/>
        </w:rPr>
        <w:t>Cut or condense, for pacing? You could potentially mention earlier instead that Jackson hasn’t replied to her text</w:t>
      </w:r>
    </w:p>
  </w:comment>
  <w:comment w:id="22726" w:author="Daisy Watt" w:date="2026-04-24T15:48:00Z" w:initials="DW">
    <w:p w14:paraId="7DEAAEA0" w14:textId="1F2A9E25" w:rsidR="00451443" w:rsidRDefault="00451443" w:rsidP="00451443">
      <w:pPr>
        <w:pStyle w:val="CommentText"/>
      </w:pPr>
      <w:r>
        <w:rPr>
          <w:rStyle w:val="CommentReference"/>
        </w:rPr>
        <w:annotationRef/>
      </w:r>
      <w:r>
        <w:t>In the section below, Savannah spirals down into excessive exercise and eating. I wonder if something darker/more dramatic would be appropriate - e.g. drugs?</w:t>
      </w:r>
    </w:p>
  </w:comment>
  <w:comment w:id="22859" w:author="Daisy Watt" w:date="2026-06-23T18:48:00Z" w:initials="DW">
    <w:p w14:paraId="1A1F996F" w14:textId="77777777" w:rsidR="002E043C" w:rsidRDefault="002E043C" w:rsidP="002E043C">
      <w:r>
        <w:rPr>
          <w:rStyle w:val="CommentReference"/>
        </w:rPr>
        <w:annotationRef/>
      </w:r>
      <w:r>
        <w:rPr>
          <w:sz w:val="20"/>
          <w:szCs w:val="20"/>
        </w:rPr>
        <w:t>Which message, and why did it seem like she knew?</w:t>
      </w:r>
    </w:p>
  </w:comment>
  <w:comment w:id="22855" w:author="Daisy Watt" w:date="2026-04-24T15:49:00Z" w:initials="DW">
    <w:p w14:paraId="75401F68" w14:textId="501D245B" w:rsidR="00451443" w:rsidRDefault="00451443" w:rsidP="00451443">
      <w:pPr>
        <w:pStyle w:val="CommentText"/>
      </w:pPr>
      <w:r>
        <w:rPr>
          <w:rStyle w:val="CommentReference"/>
        </w:rPr>
        <w:annotationRef/>
      </w:r>
      <w:r>
        <w:t>Unpack slightly? What evidence does she have that her job is in danger? How can this thread progress?</w:t>
      </w:r>
    </w:p>
  </w:comment>
  <w:comment w:id="22874" w:author="Daisy Watt" w:date="2026-06-23T18:50:00Z" w:initials="DW">
    <w:p w14:paraId="28DDFBD4" w14:textId="77777777" w:rsidR="00F60C33" w:rsidRDefault="00F60C33" w:rsidP="00F60C33">
      <w:r>
        <w:rPr>
          <w:rStyle w:val="CommentReference"/>
        </w:rPr>
        <w:annotationRef/>
      </w:r>
      <w:r>
        <w:rPr>
          <w:sz w:val="20"/>
          <w:szCs w:val="20"/>
        </w:rPr>
        <w:t>Where are they, now?</w:t>
      </w:r>
    </w:p>
  </w:comment>
  <w:comment w:id="22953" w:author="Daisy Watt" w:date="2026-06-23T18:55:00Z" w:initials="DW">
    <w:p w14:paraId="380B3726" w14:textId="77777777" w:rsidR="00692EFF" w:rsidRDefault="00692EFF" w:rsidP="00692EFF">
      <w:r>
        <w:rPr>
          <w:rStyle w:val="CommentReference"/>
        </w:rPr>
        <w:annotationRef/>
      </w:r>
      <w:r>
        <w:rPr>
          <w:sz w:val="20"/>
          <w:szCs w:val="20"/>
        </w:rPr>
        <w:t>See previous queries about ‘junior’ job titles and ‘Romance’ being unlikely as a department. How big is the editorial department at Langley? There seems to be a lot of junior staff – ok?</w:t>
      </w:r>
    </w:p>
  </w:comment>
  <w:comment w:id="23087" w:author="Daisy Watt" w:date="2026-04-24T15:51:00Z" w:initials="DW">
    <w:p w14:paraId="5E7F4C7C" w14:textId="1470EA0C" w:rsidR="00451443" w:rsidRDefault="00451443" w:rsidP="00451443">
      <w:pPr>
        <w:pStyle w:val="CommentText"/>
      </w:pPr>
      <w:r>
        <w:rPr>
          <w:rStyle w:val="CommentReference"/>
        </w:rPr>
        <w:annotationRef/>
      </w:r>
      <w:r>
        <w:t>It’s unclear to me if she doesn’t this on purpose or not. If not, you could cut it.</w:t>
      </w:r>
    </w:p>
  </w:comment>
  <w:comment w:id="23185" w:author="Daisy Watt" w:date="2026-06-23T19:11:00Z" w:initials="DW">
    <w:p w14:paraId="4A6105C2" w14:textId="77777777" w:rsidR="0000456E" w:rsidRDefault="0000456E" w:rsidP="0000456E">
      <w:r>
        <w:rPr>
          <w:rStyle w:val="CommentReference"/>
        </w:rPr>
        <w:annotationRef/>
      </w:r>
      <w:r>
        <w:rPr>
          <w:sz w:val="20"/>
          <w:szCs w:val="20"/>
        </w:rPr>
        <w:t>Why is he apologising – did he push her?</w:t>
      </w:r>
    </w:p>
  </w:comment>
  <w:comment w:id="23258" w:author="Daisy Watt" w:date="2026-06-23T19:21:00Z" w:initials="DW">
    <w:p w14:paraId="6F73CEFD" w14:textId="77777777" w:rsidR="00454785" w:rsidRDefault="00454785" w:rsidP="00454785">
      <w:r>
        <w:rPr>
          <w:rStyle w:val="CommentReference"/>
        </w:rPr>
        <w:annotationRef/>
      </w:r>
      <w:r>
        <w:rPr>
          <w:sz w:val="20"/>
          <w:szCs w:val="20"/>
        </w:rPr>
        <w:t>If it’s believed to be suicide, surely it’s believed to be unconnected to the hit list?</w:t>
      </w:r>
    </w:p>
  </w:comment>
  <w:comment w:id="23302" w:author="Daisy Watt" w:date="2026-04-24T15:53:00Z" w:initials="DW">
    <w:p w14:paraId="37944E3E" w14:textId="4C6C26F8" w:rsidR="0016233F" w:rsidRDefault="00451443" w:rsidP="0016233F">
      <w:pPr>
        <w:pStyle w:val="CommentText"/>
      </w:pPr>
      <w:r>
        <w:rPr>
          <w:rStyle w:val="CommentReference"/>
        </w:rPr>
        <w:annotationRef/>
      </w:r>
      <w:r w:rsidR="0016233F">
        <w:t>This would make for a good 75%-mark crisis - Jackson’s near-death experience simultaneously makes Clara feel more vulnerable to attack.</w:t>
      </w:r>
    </w:p>
    <w:p w14:paraId="4F8A6A7A" w14:textId="77777777" w:rsidR="0016233F" w:rsidRDefault="0016233F" w:rsidP="0016233F">
      <w:pPr>
        <w:pStyle w:val="CommentText"/>
      </w:pPr>
    </w:p>
    <w:p w14:paraId="165A53DD" w14:textId="77777777" w:rsidR="0016233F" w:rsidRDefault="0016233F" w:rsidP="0016233F">
      <w:pPr>
        <w:pStyle w:val="CommentText"/>
      </w:pPr>
      <w:r>
        <w:t>See my query re: bringing Savannah and Clara together earlier than this.</w:t>
      </w:r>
    </w:p>
  </w:comment>
  <w:comment w:id="23450" w:author="Daisy Watt" w:date="2026-06-23T22:42:00Z" w:initials="DW">
    <w:p w14:paraId="6E93116E" w14:textId="77777777" w:rsidR="009B05A6" w:rsidRDefault="009B05A6" w:rsidP="009B05A6">
      <w:r>
        <w:rPr>
          <w:rStyle w:val="CommentReference"/>
        </w:rPr>
        <w:annotationRef/>
      </w:r>
      <w:r>
        <w:rPr>
          <w:sz w:val="20"/>
          <w:szCs w:val="20"/>
        </w:rPr>
        <w:t>This is the first mention of an Audi in this draft – clearly introduce this earlier?</w:t>
      </w:r>
    </w:p>
  </w:comment>
  <w:comment w:id="23462" w:author="Daisy Watt" w:date="2026-04-24T15:54:00Z" w:initials="DW">
    <w:p w14:paraId="2D29D2EA" w14:textId="0193F347" w:rsidR="00451443" w:rsidRDefault="00451443" w:rsidP="00451443">
      <w:pPr>
        <w:pStyle w:val="CommentText"/>
      </w:pPr>
      <w:r>
        <w:rPr>
          <w:rStyle w:val="CommentReference"/>
        </w:rPr>
        <w:annotationRef/>
      </w:r>
      <w:r>
        <w:t>This suggests Simon has been in touch very recently. If so, should the reader meet him at some point/hear more about how his toxic behaviour showed up when they were still together? If not, do we need this detail? NB There is also a nasty parcel delivery in THE EDITOR.</w:t>
      </w:r>
    </w:p>
  </w:comment>
  <w:comment w:id="23460" w:author="Daisy Watt" w:date="2026-04-24T15:56:00Z" w:initials="DW">
    <w:p w14:paraId="764E6305" w14:textId="77777777" w:rsidR="0016233F" w:rsidRDefault="0016233F" w:rsidP="0016233F">
      <w:pPr>
        <w:pStyle w:val="CommentText"/>
      </w:pPr>
      <w:r>
        <w:rPr>
          <w:rStyle w:val="CommentReference"/>
        </w:rPr>
        <w:annotationRef/>
      </w:r>
      <w:r>
        <w:t>Should this be established earlier in the book, instead?</w:t>
      </w:r>
    </w:p>
  </w:comment>
  <w:comment w:id="23488" w:author="Daisy Watt" w:date="2026-04-24T15:57:00Z" w:initials="DW">
    <w:p w14:paraId="16BF8DB4" w14:textId="77777777" w:rsidR="0016233F" w:rsidRDefault="0016233F" w:rsidP="0016233F">
      <w:pPr>
        <w:pStyle w:val="CommentText"/>
      </w:pPr>
      <w:r>
        <w:rPr>
          <w:rStyle w:val="CommentReference"/>
        </w:rPr>
        <w:annotationRef/>
      </w:r>
      <w:r>
        <w:t>Avoid head hopping in this section - ideally stay in Savannah’s POV.</w:t>
      </w:r>
    </w:p>
  </w:comment>
  <w:comment w:id="23524" w:author="Daisy Watt" w:date="2026-04-24T15:57:00Z" w:initials="DW">
    <w:p w14:paraId="70F82ED5" w14:textId="77777777" w:rsidR="0016233F" w:rsidRDefault="0016233F" w:rsidP="0016233F">
      <w:pPr>
        <w:pStyle w:val="CommentText"/>
      </w:pPr>
      <w:r>
        <w:rPr>
          <w:rStyle w:val="CommentReference"/>
        </w:rPr>
        <w:annotationRef/>
      </w:r>
      <w:r>
        <w:t>Nice nod to the future reveal that they’re related.</w:t>
      </w:r>
    </w:p>
  </w:comment>
  <w:comment w:id="23581" w:author="Daisy Watt" w:date="2026-06-23T23:04:00Z" w:initials="DW">
    <w:p w14:paraId="70A4EBEF" w14:textId="77777777" w:rsidR="00C46A52" w:rsidRDefault="00C46A52" w:rsidP="00C46A52">
      <w:r>
        <w:rPr>
          <w:rStyle w:val="CommentReference"/>
        </w:rPr>
        <w:annotationRef/>
      </w:r>
      <w:r>
        <w:rPr>
          <w:sz w:val="20"/>
          <w:szCs w:val="20"/>
        </w:rPr>
        <w:t>What makes her decide to be blunt today, when she didn’t say anything last time she and Clara met?</w:t>
      </w:r>
    </w:p>
  </w:comment>
  <w:comment w:id="23592" w:author="Claire S" w:date="2026-07-31T17:31:00Z" w:initials="CS">
    <w:p w14:paraId="54CA8FDB" w14:textId="77777777" w:rsidR="008260C4" w:rsidRDefault="008260C4" w:rsidP="008260C4">
      <w:r>
        <w:rPr>
          <w:rStyle w:val="CommentReference"/>
        </w:rPr>
        <w:annotationRef/>
      </w:r>
      <w:r>
        <w:rPr>
          <w:sz w:val="20"/>
          <w:szCs w:val="20"/>
        </w:rPr>
        <w:t>too much?!</w:t>
      </w:r>
    </w:p>
  </w:comment>
  <w:comment w:id="23812" w:author="Daisy Watt" w:date="2026-06-24T00:32:00Z" w:initials="DW">
    <w:p w14:paraId="53E72D4D" w14:textId="77777777" w:rsidR="008260C4" w:rsidRDefault="008260C4" w:rsidP="003449EF">
      <w:r>
        <w:rPr>
          <w:rStyle w:val="CommentReference"/>
        </w:rPr>
        <w:annotationRef/>
      </w:r>
      <w:r>
        <w:rPr>
          <w:sz w:val="20"/>
          <w:szCs w:val="20"/>
        </w:rPr>
        <w:t>Is there a way to insert this section into a chapter exclusively narrated by Savannah? It’s unusual for the book to mix narrators in one chapter, and the rest of this chapter is from Clara’s POV</w:t>
      </w:r>
    </w:p>
  </w:comment>
  <w:comment w:id="23958" w:author="Daisy Watt" w:date="2026-06-23T23:49:00Z" w:initials="DW">
    <w:p w14:paraId="49E56A8B" w14:textId="77777777" w:rsidR="000E3874" w:rsidRDefault="00857618" w:rsidP="000E3874">
      <w:r>
        <w:rPr>
          <w:rStyle w:val="CommentReference"/>
        </w:rPr>
        <w:annotationRef/>
      </w:r>
      <w:r w:rsidR="000E3874">
        <w:rPr>
          <w:sz w:val="20"/>
          <w:szCs w:val="20"/>
        </w:rPr>
        <w:t xml:space="preserve">If you’re keeping the Savannah POV section above, amend this paragraph to immediately signal the POV change. If not, cut the section break. </w:t>
      </w:r>
    </w:p>
  </w:comment>
  <w:comment w:id="24016" w:author="Daisy Watt" w:date="2026-04-24T16:16:00Z" w:initials="DW">
    <w:p w14:paraId="7B0E8AC4" w14:textId="6CD29B13" w:rsidR="002E3A62" w:rsidRDefault="002E3A62" w:rsidP="002E3A62">
      <w:pPr>
        <w:pStyle w:val="CommentText"/>
      </w:pPr>
      <w:r>
        <w:rPr>
          <w:rStyle w:val="CommentReference"/>
        </w:rPr>
        <w:annotationRef/>
      </w:r>
      <w:r>
        <w:t>It feels too late in the game to be realising this - see my previous queries re: having Savannah and/or Clara do more sleuthing earlier in the novel.</w:t>
      </w:r>
    </w:p>
  </w:comment>
  <w:comment w:id="24048" w:author="Daisy Watt" w:date="2026-04-24T16:16:00Z" w:initials="DW">
    <w:p w14:paraId="52BCAB45" w14:textId="77777777" w:rsidR="00B93B71" w:rsidRDefault="00B93B71" w:rsidP="002E3A62">
      <w:pPr>
        <w:pStyle w:val="CommentText"/>
      </w:pPr>
      <w:r>
        <w:rPr>
          <w:rStyle w:val="CommentReference"/>
        </w:rPr>
        <w:annotationRef/>
      </w:r>
      <w:r>
        <w:t>It feels too late in the game to be realising this - see my previous queries re: having Savannah and/or Clara do more sleuthing earlier in the novel.</w:t>
      </w:r>
    </w:p>
  </w:comment>
  <w:comment w:id="24063" w:author="Daisy Watt" w:date="2026-06-23T23:52:00Z" w:initials="DW">
    <w:p w14:paraId="74392C62" w14:textId="77777777" w:rsidR="00316E58" w:rsidRDefault="00316E58" w:rsidP="00316E58">
      <w:r>
        <w:rPr>
          <w:rStyle w:val="CommentReference"/>
        </w:rPr>
        <w:annotationRef/>
      </w:r>
      <w:r>
        <w:rPr>
          <w:sz w:val="20"/>
          <w:szCs w:val="20"/>
        </w:rPr>
        <w:t>Condense slightly using summarised reported speech, to avoid rehashing too much?</w:t>
      </w:r>
    </w:p>
  </w:comment>
  <w:comment w:id="24259" w:author="Daisy Watt" w:date="2026-06-24T00:02:00Z" w:initials="DW">
    <w:p w14:paraId="3ECC61D5" w14:textId="77777777" w:rsidR="00814E7C" w:rsidRDefault="00814E7C" w:rsidP="00814E7C">
      <w:r>
        <w:rPr>
          <w:rStyle w:val="CommentReference"/>
        </w:rPr>
        <w:annotationRef/>
      </w:r>
      <w:r>
        <w:rPr>
          <w:sz w:val="20"/>
          <w:szCs w:val="20"/>
        </w:rPr>
        <w:t>Make clear asap whose POV we’re in. If Clara’s, remove section break?</w:t>
      </w:r>
    </w:p>
  </w:comment>
  <w:comment w:id="24284" w:author="Daisy Watt" w:date="2026-04-24T16:18:00Z" w:initials="DW">
    <w:p w14:paraId="2C65FCC8" w14:textId="73801A46" w:rsidR="002E3A62" w:rsidRDefault="002E3A62" w:rsidP="002E3A62">
      <w:pPr>
        <w:pStyle w:val="CommentText"/>
      </w:pPr>
      <w:r>
        <w:rPr>
          <w:rStyle w:val="CommentReference"/>
        </w:rPr>
        <w:annotationRef/>
      </w:r>
      <w:r>
        <w:t>It feels unrealistic to me that no one (including the police) thought about looking at the Ring Doorbell footage earlier. Can we find a more sophisticated breakthrough, here?</w:t>
      </w:r>
    </w:p>
  </w:comment>
  <w:comment w:id="24446" w:author="Daisy Watt" w:date="2026-06-24T00:21:00Z" w:initials="DW">
    <w:p w14:paraId="4DFDBF4F" w14:textId="77777777" w:rsidR="00BB3920" w:rsidRDefault="00BB3920" w:rsidP="00BB3920">
      <w:r>
        <w:rPr>
          <w:rStyle w:val="CommentReference"/>
        </w:rPr>
        <w:annotationRef/>
      </w:r>
      <w:r>
        <w:rPr>
          <w:sz w:val="20"/>
          <w:szCs w:val="20"/>
        </w:rPr>
        <w:t>Amend to Clara’s POV?</w:t>
      </w:r>
    </w:p>
  </w:comment>
  <w:comment w:id="24617" w:author="Daisy Watt" w:date="2026-06-24T17:43:00Z" w:initials="DW">
    <w:p w14:paraId="381A89C7" w14:textId="77777777" w:rsidR="00032899" w:rsidRDefault="00032899" w:rsidP="00032899">
      <w:r>
        <w:rPr>
          <w:rStyle w:val="CommentReference"/>
        </w:rPr>
        <w:annotationRef/>
      </w:r>
      <w:r>
        <w:rPr>
          <w:sz w:val="20"/>
          <w:szCs w:val="20"/>
        </w:rPr>
        <w:t xml:space="preserve">When did this happen? Earlier, Ruth was pressuring her to stay at work and lead the PR strategy for Dex’s death </w:t>
      </w:r>
    </w:p>
  </w:comment>
  <w:comment w:id="24651" w:author="Daisy Watt" w:date="2026-06-24T01:43:00Z" w:initials="DW">
    <w:p w14:paraId="1ADC4753" w14:textId="5889B7D2" w:rsidR="00533C0A" w:rsidRDefault="00533C0A" w:rsidP="00533C0A">
      <w:r>
        <w:rPr>
          <w:rStyle w:val="CommentReference"/>
        </w:rPr>
        <w:annotationRef/>
      </w:r>
      <w:r>
        <w:rPr>
          <w:sz w:val="20"/>
          <w:szCs w:val="20"/>
        </w:rPr>
        <w:t>Unpack this a bit – what is she hoping to hear from Savannah about Jackson?</w:t>
      </w:r>
    </w:p>
  </w:comment>
  <w:comment w:id="24785" w:author="Daisy Watt" w:date="2026-04-24T16:20:00Z" w:initials="DW">
    <w:p w14:paraId="7181BE85" w14:textId="71C2B412" w:rsidR="002E3A62" w:rsidRDefault="002E3A62" w:rsidP="002E3A62">
      <w:pPr>
        <w:pStyle w:val="CommentText"/>
      </w:pPr>
      <w:r>
        <w:rPr>
          <w:rStyle w:val="CommentReference"/>
        </w:rPr>
        <w:annotationRef/>
      </w:r>
      <w:r>
        <w:t>Avoid repeating this on two consecutive pages. Can any of these sections be merged?</w:t>
      </w:r>
    </w:p>
  </w:comment>
  <w:comment w:id="24897" w:author="Daisy Watt" w:date="2026-06-24T04:22:00Z" w:initials="DW">
    <w:p w14:paraId="7A3C725D" w14:textId="77777777" w:rsidR="00841ECE" w:rsidRDefault="00841ECE" w:rsidP="00841ECE">
      <w:r>
        <w:rPr>
          <w:rStyle w:val="CommentReference"/>
        </w:rPr>
        <w:annotationRef/>
      </w:r>
      <w:r>
        <w:rPr>
          <w:sz w:val="20"/>
          <w:szCs w:val="20"/>
        </w:rPr>
        <w:t>Because Clara refused to go in, or because Savannah suggested she’d go in alone first?</w:t>
      </w:r>
    </w:p>
  </w:comment>
  <w:comment w:id="24911" w:author="Daisy Watt" w:date="2026-06-24T04:25:00Z" w:initials="DW">
    <w:p w14:paraId="1BB7D1AF" w14:textId="77777777" w:rsidR="0026070C" w:rsidRDefault="00987570" w:rsidP="0026070C">
      <w:r>
        <w:rPr>
          <w:rStyle w:val="CommentReference"/>
        </w:rPr>
        <w:annotationRef/>
      </w:r>
      <w:r w:rsidR="0026070C">
        <w:rPr>
          <w:sz w:val="20"/>
          <w:szCs w:val="20"/>
        </w:rPr>
        <w:t>See previous queries about her dad vs Sam</w:t>
      </w:r>
    </w:p>
  </w:comment>
  <w:comment w:id="25005" w:author="Daisy Watt" w:date="2026-06-24T18:16:00Z" w:initials="DW">
    <w:p w14:paraId="154C44CC" w14:textId="77777777" w:rsidR="00291D8B" w:rsidRDefault="00291D8B" w:rsidP="00291D8B">
      <w:r>
        <w:rPr>
          <w:rStyle w:val="CommentReference"/>
        </w:rPr>
        <w:annotationRef/>
      </w:r>
      <w:r>
        <w:rPr>
          <w:sz w:val="20"/>
          <w:szCs w:val="20"/>
        </w:rPr>
        <w:t>Perhaps build in an explanation of what these messages really meant, at the end?</w:t>
      </w:r>
    </w:p>
  </w:comment>
  <w:comment w:id="25058" w:author="Daisy Watt" w:date="2026-06-24T07:06:00Z" w:initials="DW">
    <w:p w14:paraId="4550AD16" w14:textId="018DEDC0" w:rsidR="008241C4" w:rsidRDefault="008241C4" w:rsidP="008241C4">
      <w:r>
        <w:rPr>
          <w:rStyle w:val="CommentReference"/>
        </w:rPr>
        <w:annotationRef/>
      </w:r>
      <w:r>
        <w:rPr>
          <w:sz w:val="20"/>
          <w:szCs w:val="20"/>
        </w:rPr>
        <w:t>Whereabouts in the car is it?</w:t>
      </w:r>
    </w:p>
  </w:comment>
  <w:comment w:id="25081" w:author="Daisy Watt" w:date="2026-06-24T07:08:00Z" w:initials="DW">
    <w:p w14:paraId="62A4BD3C" w14:textId="77777777" w:rsidR="008241C4" w:rsidRDefault="008241C4" w:rsidP="008241C4">
      <w:r>
        <w:rPr>
          <w:rStyle w:val="CommentReference"/>
        </w:rPr>
        <w:annotationRef/>
      </w:r>
      <w:r>
        <w:rPr>
          <w:sz w:val="20"/>
          <w:szCs w:val="20"/>
        </w:rPr>
        <w:t>Amend to Savannah’s POV?</w:t>
      </w:r>
    </w:p>
  </w:comment>
  <w:comment w:id="25096" w:author="Daisy Watt" w:date="2026-06-24T07:11:00Z" w:initials="DW">
    <w:p w14:paraId="3D4667D2" w14:textId="77777777" w:rsidR="00E53746" w:rsidRDefault="00E53746" w:rsidP="00E53746">
      <w:r>
        <w:rPr>
          <w:rStyle w:val="CommentReference"/>
        </w:rPr>
        <w:annotationRef/>
      </w:r>
      <w:r>
        <w:rPr>
          <w:sz w:val="20"/>
          <w:szCs w:val="20"/>
        </w:rPr>
        <w:t>Would ‘wanted it to be’ fit better?</w:t>
      </w:r>
    </w:p>
  </w:comment>
  <w:comment w:id="25094" w:author="Daisy Watt" w:date="2026-06-24T07:57:00Z" w:initials="DW">
    <w:p w14:paraId="51D8CF7A" w14:textId="77777777" w:rsidR="003107A5" w:rsidRDefault="003107A5" w:rsidP="003107A5">
      <w:r>
        <w:rPr>
          <w:rStyle w:val="CommentReference"/>
        </w:rPr>
        <w:annotationRef/>
      </w:r>
      <w:r>
        <w:rPr>
          <w:sz w:val="20"/>
          <w:szCs w:val="20"/>
        </w:rPr>
        <w:t xml:space="preserve">Echo: ‘even though Savannah had warmed to Clara, it would be such a very good thing if this ridiculous List was all wrapped up, now.  It would mean she could sleep again properly, and get on with life. </w:t>
      </w:r>
      <w:r>
        <w:rPr>
          <w:sz w:val="20"/>
          <w:szCs w:val="20"/>
        </w:rPr>
        <w:cr/>
      </w:r>
    </w:p>
    <w:p w14:paraId="36ADB2BC" w14:textId="77777777" w:rsidR="003107A5" w:rsidRDefault="003107A5" w:rsidP="003107A5">
      <w:r>
        <w:rPr>
          <w:sz w:val="20"/>
          <w:szCs w:val="20"/>
        </w:rPr>
        <w:t>Crucially, she could mourn Dex properly.’ Vary?</w:t>
      </w:r>
    </w:p>
  </w:comment>
  <w:comment w:id="25148" w:author="Daisy Watt" w:date="2026-06-24T08:02:00Z" w:initials="DW">
    <w:p w14:paraId="6E0BE0F5" w14:textId="77777777" w:rsidR="00752FAE" w:rsidRDefault="00752FAE" w:rsidP="00752FAE">
      <w:r>
        <w:rPr>
          <w:rStyle w:val="CommentReference"/>
        </w:rPr>
        <w:annotationRef/>
      </w:r>
      <w:r>
        <w:rPr>
          <w:sz w:val="20"/>
          <w:szCs w:val="20"/>
        </w:rPr>
        <w:t>Of what?</w:t>
      </w:r>
    </w:p>
  </w:comment>
  <w:comment w:id="25191" w:author="Daisy Watt" w:date="2026-06-24T08:18:00Z" w:initials="DW">
    <w:p w14:paraId="4D24A32E" w14:textId="77777777" w:rsidR="007F0BB8" w:rsidRDefault="007F0BB8" w:rsidP="007F0BB8">
      <w:r>
        <w:rPr>
          <w:rStyle w:val="CommentReference"/>
        </w:rPr>
        <w:annotationRef/>
      </w:r>
      <w:r>
        <w:rPr>
          <w:sz w:val="20"/>
          <w:szCs w:val="20"/>
        </w:rPr>
        <w:t>Why? Clara already has her number</w:t>
      </w:r>
    </w:p>
  </w:comment>
  <w:comment w:id="25250" w:author="Daisy Watt" w:date="2026-04-24T16:22:00Z" w:initials="DW">
    <w:p w14:paraId="1C77E24E" w14:textId="6EBF7101" w:rsidR="002E3A62" w:rsidRDefault="002E3A62" w:rsidP="002E3A62">
      <w:pPr>
        <w:pStyle w:val="CommentText"/>
      </w:pPr>
      <w:r>
        <w:rPr>
          <w:rStyle w:val="CommentReference"/>
        </w:rPr>
        <w:annotationRef/>
      </w:r>
      <w:r>
        <w:t>How can we make this threat ring true, and grow?</w:t>
      </w:r>
    </w:p>
  </w:comment>
  <w:comment w:id="25251" w:author="Claire S" w:date="2026-06-05T20:55:00Z" w:initials="CS">
    <w:p w14:paraId="2F880E5F" w14:textId="77777777" w:rsidR="009A3669" w:rsidRDefault="009A3669" w:rsidP="009A3669">
      <w:r>
        <w:rPr>
          <w:rStyle w:val="CommentReference"/>
        </w:rPr>
        <w:annotationRef/>
      </w:r>
      <w:r>
        <w:rPr>
          <w:sz w:val="20"/>
          <w:szCs w:val="20"/>
        </w:rPr>
        <w:t>'ve had a go!</w:t>
      </w:r>
    </w:p>
  </w:comment>
  <w:comment w:id="25286" w:author="Daisy Watt" w:date="2026-04-24T16:23:00Z" w:initials="DW">
    <w:p w14:paraId="0700E3BE" w14:textId="6E85CD14" w:rsidR="002E3A62" w:rsidRDefault="002E3A62" w:rsidP="002E3A62">
      <w:pPr>
        <w:pStyle w:val="CommentText"/>
      </w:pPr>
      <w:r>
        <w:rPr>
          <w:rStyle w:val="CommentReference"/>
        </w:rPr>
        <w:annotationRef/>
      </w:r>
      <w:r>
        <w:t>See previous queries re: Clara’s dad.</w:t>
      </w:r>
    </w:p>
  </w:comment>
  <w:comment w:id="25483" w:author="Daisy Watt" w:date="2026-04-24T16:25:00Z" w:initials="DW">
    <w:p w14:paraId="58105775" w14:textId="77777777" w:rsidR="00541183" w:rsidRDefault="002E3A62" w:rsidP="00541183">
      <w:pPr>
        <w:pStyle w:val="CommentText"/>
      </w:pPr>
      <w:r>
        <w:rPr>
          <w:rStyle w:val="CommentReference"/>
        </w:rPr>
        <w:annotationRef/>
      </w:r>
      <w:r w:rsidR="00541183">
        <w:t>Is it intentional you’ve chosen a man with toxic masculinity/domestic violence allegations for Ruth’s new acquisition? It seems on-brand for her, at this point… But if you want Ruth to genuinely turn over a new leaf at the end, perhaps choose a less problematic Hollywood star?</w:t>
      </w:r>
    </w:p>
  </w:comment>
  <w:comment w:id="25501" w:author="Daisy Watt" w:date="2026-06-24T09:24:00Z" w:initials="DW">
    <w:p w14:paraId="337A56D4" w14:textId="77777777" w:rsidR="00FC1F27" w:rsidRDefault="00FC1F27" w:rsidP="00FC1F27">
      <w:r>
        <w:rPr>
          <w:rStyle w:val="CommentReference"/>
        </w:rPr>
        <w:annotationRef/>
      </w:r>
      <w:r>
        <w:rPr>
          <w:sz w:val="20"/>
          <w:szCs w:val="20"/>
        </w:rPr>
        <w:t>In what sense – not in person, presumably?</w:t>
      </w:r>
    </w:p>
  </w:comment>
  <w:comment w:id="25494" w:author="Daisy Watt" w:date="2026-04-24T16:26:00Z" w:initials="DW">
    <w:p w14:paraId="1409FFC9" w14:textId="0A7E9731" w:rsidR="002E3A62" w:rsidRDefault="002E3A62" w:rsidP="002E3A62">
      <w:pPr>
        <w:pStyle w:val="CommentText"/>
      </w:pPr>
      <w:r>
        <w:rPr>
          <w:rStyle w:val="CommentReference"/>
        </w:rPr>
        <w:annotationRef/>
      </w:r>
      <w:r>
        <w:t>At the beginning, Savannah knew Dex had found him on the battlefield. Make consistent.</w:t>
      </w:r>
    </w:p>
  </w:comment>
  <w:comment w:id="25531" w:author="Daisy Watt" w:date="2026-06-24T09:27:00Z" w:initials="DW">
    <w:p w14:paraId="7608B167" w14:textId="77777777" w:rsidR="00771A41" w:rsidRDefault="00771A41" w:rsidP="00771A41">
      <w:r>
        <w:rPr>
          <w:rStyle w:val="CommentReference"/>
        </w:rPr>
        <w:annotationRef/>
      </w:r>
      <w:r>
        <w:rPr>
          <w:sz w:val="20"/>
          <w:szCs w:val="20"/>
        </w:rPr>
        <w:t>(You can’t type ‘ASAP’ in the Uber app)</w:t>
      </w:r>
    </w:p>
  </w:comment>
  <w:comment w:id="25606" w:author="Daisy Watt" w:date="2026-04-24T16:27:00Z" w:initials="DW">
    <w:p w14:paraId="635AEB1E" w14:textId="1F742874" w:rsidR="00D50A29" w:rsidRDefault="00D50A29" w:rsidP="00D50A29">
      <w:pPr>
        <w:pStyle w:val="CommentText"/>
      </w:pPr>
      <w:r>
        <w:rPr>
          <w:rStyle w:val="CommentReference"/>
        </w:rPr>
        <w:annotationRef/>
      </w:r>
      <w:r>
        <w:t>See previous queries re: this fear.</w:t>
      </w:r>
    </w:p>
  </w:comment>
  <w:comment w:id="25656" w:author="Daisy Watt" w:date="2026-06-24T09:34:00Z" w:initials="DW">
    <w:p w14:paraId="0775A5EF" w14:textId="77777777" w:rsidR="00E203EF" w:rsidRDefault="00E203EF" w:rsidP="00E203EF">
      <w:r>
        <w:rPr>
          <w:rStyle w:val="CommentReference"/>
        </w:rPr>
        <w:annotationRef/>
      </w:r>
      <w:r>
        <w:rPr>
          <w:sz w:val="20"/>
          <w:szCs w:val="20"/>
        </w:rPr>
        <w:t>This has been expressed a few times. Do you need this paragraph, here?</w:t>
      </w:r>
    </w:p>
  </w:comment>
  <w:comment w:id="25659" w:author="Daisy Watt" w:date="2026-04-24T16:28:00Z" w:initials="DW">
    <w:p w14:paraId="299CCE6F" w14:textId="522E7086" w:rsidR="00D50A29" w:rsidRDefault="00D50A29" w:rsidP="00D50A29">
      <w:pPr>
        <w:pStyle w:val="CommentText"/>
      </w:pPr>
      <w:r>
        <w:rPr>
          <w:rStyle w:val="CommentReference"/>
        </w:rPr>
        <w:annotationRef/>
      </w:r>
      <w:r>
        <w:t>This can be condensed - the reader won’t need reminding of it all.</w:t>
      </w:r>
    </w:p>
  </w:comment>
  <w:comment w:id="25670" w:author="Daisy Watt" w:date="2026-04-24T16:28:00Z" w:initials="DW">
    <w:p w14:paraId="4E014AC5" w14:textId="77777777" w:rsidR="00D50A29" w:rsidRDefault="00D50A29" w:rsidP="00D50A29">
      <w:pPr>
        <w:pStyle w:val="CommentText"/>
      </w:pPr>
      <w:r>
        <w:rPr>
          <w:rStyle w:val="CommentReference"/>
        </w:rPr>
        <w:annotationRef/>
      </w:r>
      <w:r>
        <w:t>Why have they replaced it a second time?</w:t>
      </w:r>
    </w:p>
  </w:comment>
  <w:comment w:id="25710" w:author="Daisy Watt" w:date="2026-06-24T09:38:00Z" w:initials="DW">
    <w:p w14:paraId="78C5874E" w14:textId="77777777" w:rsidR="006D6B84" w:rsidRDefault="006D6B84" w:rsidP="006D6B84">
      <w:r>
        <w:rPr>
          <w:rStyle w:val="CommentReference"/>
        </w:rPr>
        <w:annotationRef/>
      </w:r>
      <w:r>
        <w:rPr>
          <w:sz w:val="20"/>
          <w:szCs w:val="20"/>
        </w:rPr>
        <w:t>Does Clara not know who it is?</w:t>
      </w:r>
    </w:p>
  </w:comment>
  <w:comment w:id="25726" w:author="Daisy Watt" w:date="2026-04-24T16:29:00Z" w:initials="DW">
    <w:p w14:paraId="002D9DA1" w14:textId="3D6F2488" w:rsidR="00D50A29" w:rsidRDefault="00D50A29" w:rsidP="00D50A29">
      <w:pPr>
        <w:pStyle w:val="CommentText"/>
      </w:pPr>
      <w:r>
        <w:rPr>
          <w:rStyle w:val="CommentReference"/>
        </w:rPr>
        <w:annotationRef/>
      </w:r>
      <w:r>
        <w:t>Whose POV are we in?</w:t>
      </w:r>
    </w:p>
  </w:comment>
  <w:comment w:id="25736" w:author="Claire S" w:date="2026-06-05T17:12:00Z" w:initials="CS">
    <w:p w14:paraId="4EB81C7F" w14:textId="77777777" w:rsidR="00014F78" w:rsidRDefault="00014F78" w:rsidP="00014F78">
      <w:r>
        <w:rPr>
          <w:rStyle w:val="CommentReference"/>
        </w:rPr>
        <w:annotationRef/>
      </w:r>
      <w:r>
        <w:rPr>
          <w:sz w:val="20"/>
          <w:szCs w:val="20"/>
        </w:rPr>
        <w:t>Addo's POV?</w:t>
      </w:r>
    </w:p>
  </w:comment>
  <w:comment w:id="25827" w:author="Daisy Watt" w:date="2026-04-24T16:30:00Z" w:initials="DW">
    <w:p w14:paraId="7442DCFE" w14:textId="77777777" w:rsidR="00D50A29" w:rsidRDefault="00D50A29" w:rsidP="00D50A29">
      <w:pPr>
        <w:pStyle w:val="CommentText"/>
      </w:pPr>
      <w:r>
        <w:rPr>
          <w:rStyle w:val="CommentReference"/>
        </w:rPr>
        <w:annotationRef/>
      </w:r>
      <w:r>
        <w:t>What was he doing?</w:t>
      </w:r>
    </w:p>
  </w:comment>
  <w:comment w:id="25877" w:author="Daisy Watt" w:date="2026-06-24T09:48:00Z" w:initials="DW">
    <w:p w14:paraId="4A54E339" w14:textId="77777777" w:rsidR="0083422F" w:rsidRDefault="0083422F" w:rsidP="0083422F">
      <w:r>
        <w:rPr>
          <w:rStyle w:val="CommentReference"/>
        </w:rPr>
        <w:annotationRef/>
      </w:r>
      <w:r>
        <w:rPr>
          <w:sz w:val="20"/>
          <w:szCs w:val="20"/>
        </w:rPr>
        <w:t xml:space="preserve">Or similar? NB Miles almost took over as CEO in THE EDITOR and was disappointed when Ruth didn’t step down. </w:t>
      </w:r>
    </w:p>
  </w:comment>
  <w:comment w:id="26013" w:author="Daisy Watt" w:date="2026-04-24T16:31:00Z" w:initials="DW">
    <w:p w14:paraId="08646BC4" w14:textId="34ED13E2" w:rsidR="00D50A29" w:rsidRDefault="00D50A29" w:rsidP="00D50A29">
      <w:pPr>
        <w:pStyle w:val="CommentText"/>
      </w:pPr>
      <w:r>
        <w:rPr>
          <w:rStyle w:val="CommentReference"/>
        </w:rPr>
        <w:annotationRef/>
      </w:r>
      <w:r>
        <w:t>To do what? A bit OTT?</w:t>
      </w:r>
    </w:p>
  </w:comment>
  <w:comment w:id="26045" w:author="Daisy Watt" w:date="2026-06-24T10:35:00Z" w:initials="DW">
    <w:p w14:paraId="3B8CF500" w14:textId="77777777" w:rsidR="002C671B" w:rsidRDefault="002C671B" w:rsidP="002C671B">
      <w:r>
        <w:rPr>
          <w:rStyle w:val="CommentReference"/>
        </w:rPr>
        <w:annotationRef/>
      </w:r>
      <w:r>
        <w:rPr>
          <w:sz w:val="20"/>
          <w:szCs w:val="20"/>
        </w:rPr>
        <w:t>What makes her think this?</w:t>
      </w:r>
    </w:p>
  </w:comment>
  <w:comment w:id="26073" w:author="Daisy Watt" w:date="2026-06-24T10:38:00Z" w:initials="DW">
    <w:p w14:paraId="3D37C186" w14:textId="77777777" w:rsidR="009C63E9" w:rsidRDefault="009C63E9" w:rsidP="009C63E9">
      <w:r>
        <w:rPr>
          <w:rStyle w:val="CommentReference"/>
        </w:rPr>
        <w:annotationRef/>
      </w:r>
      <w:r>
        <w:rPr>
          <w:sz w:val="20"/>
          <w:szCs w:val="20"/>
        </w:rPr>
        <w:t>Who says this – Ruth?</w:t>
      </w:r>
    </w:p>
  </w:comment>
  <w:comment w:id="26102" w:author="Daisy Watt" w:date="2026-06-24T10:43:00Z" w:initials="DW">
    <w:p w14:paraId="2A998A24" w14:textId="77777777" w:rsidR="004D2293" w:rsidRDefault="00C93ED6" w:rsidP="004D2293">
      <w:r>
        <w:rPr>
          <w:rStyle w:val="CommentReference"/>
        </w:rPr>
        <w:annotationRef/>
      </w:r>
      <w:r w:rsidR="004D2293">
        <w:rPr>
          <w:sz w:val="20"/>
          <w:szCs w:val="20"/>
        </w:rPr>
        <w:t>Does Savannah know about Ruth’s history with Elizabeth’s dad? If so, perhaps she should hint here that she’d have hoped Ruth would want to end the cycle; if not, let’s ask Jen to make clear in THE EDITOR (if she hasn’t already) that Ruth swears Seb to secrecy.</w:t>
      </w:r>
    </w:p>
    <w:p w14:paraId="5F554B69" w14:textId="77777777" w:rsidR="004D2293" w:rsidRDefault="004D2293" w:rsidP="004D2293"/>
    <w:p w14:paraId="6381FFAF" w14:textId="77777777" w:rsidR="004D2293" w:rsidRDefault="004D2293" w:rsidP="004D2293">
      <w:r>
        <w:rPr>
          <w:sz w:val="20"/>
          <w:szCs w:val="20"/>
        </w:rPr>
        <w:t>Does Savannah follow through on this assertion that she won’t let the issue of sexual harassment go?</w:t>
      </w:r>
    </w:p>
  </w:comment>
  <w:comment w:id="26156" w:author="Daisy Watt" w:date="2026-04-24T16:32:00Z" w:initials="DW">
    <w:p w14:paraId="40F77FD6" w14:textId="7DCF6DC3" w:rsidR="00D50A29" w:rsidRDefault="00D50A29" w:rsidP="00D50A29">
      <w:pPr>
        <w:pStyle w:val="CommentText"/>
      </w:pPr>
      <w:r>
        <w:rPr>
          <w:rStyle w:val="CommentReference"/>
        </w:rPr>
        <w:annotationRef/>
      </w:r>
      <w:r>
        <w:t>Earlier, she said her dad told her not to trust anyone. Ok that both parents had a very similar message?</w:t>
      </w:r>
    </w:p>
  </w:comment>
  <w:comment w:id="26153" w:author="Daisy Watt" w:date="2026-06-24T10:51:00Z" w:initials="DW">
    <w:p w14:paraId="3A56E236" w14:textId="77777777" w:rsidR="00F20D3E" w:rsidRDefault="00F20D3E" w:rsidP="00F20D3E">
      <w:r>
        <w:rPr>
          <w:rStyle w:val="CommentReference"/>
        </w:rPr>
        <w:annotationRef/>
      </w:r>
      <w:r>
        <w:rPr>
          <w:sz w:val="20"/>
          <w:szCs w:val="20"/>
        </w:rPr>
        <w:t>See previous queries about Clara’s dad. Also, she and Phil are not romantically involved, so flirting with a Henrietta would not make him undeserving of her trust. Cut/replace with something about Sam?</w:t>
      </w:r>
    </w:p>
  </w:comment>
  <w:comment w:id="26197" w:author="Daisy Watt" w:date="2026-06-24T10:55:00Z" w:initials="DW">
    <w:p w14:paraId="2E4B5214" w14:textId="77777777" w:rsidR="000C4A93" w:rsidRDefault="000C4A93" w:rsidP="000C4A93">
      <w:r>
        <w:rPr>
          <w:rStyle w:val="CommentReference"/>
        </w:rPr>
        <w:annotationRef/>
      </w:r>
      <w:r>
        <w:rPr>
          <w:sz w:val="20"/>
          <w:szCs w:val="20"/>
        </w:rPr>
        <w:t>Does Savannah know Adam was falsely accused and released? Or does she still think there’s a chance he was involved, somehow?</w:t>
      </w:r>
    </w:p>
  </w:comment>
  <w:comment w:id="26251" w:author="Daisy Watt" w:date="2026-04-24T16:33:00Z" w:initials="DW">
    <w:p w14:paraId="627B17AA" w14:textId="2D1EB355" w:rsidR="00D50A29" w:rsidRDefault="00D50A29" w:rsidP="00D50A29">
      <w:pPr>
        <w:pStyle w:val="CommentText"/>
      </w:pPr>
      <w:r>
        <w:rPr>
          <w:rStyle w:val="CommentReference"/>
        </w:rPr>
        <w:annotationRef/>
      </w:r>
      <w:r>
        <w:t>Cut? Shortly, Ish will tell her Ruth wants to see her, and she’ll go without question.</w:t>
      </w:r>
    </w:p>
  </w:comment>
  <w:comment w:id="26299" w:author="Daisy Watt" w:date="2026-06-24T11:49:00Z" w:initials="DW">
    <w:p w14:paraId="71ADF5F4" w14:textId="77777777" w:rsidR="0034491F" w:rsidRDefault="0034491F" w:rsidP="0034491F">
      <w:r>
        <w:rPr>
          <w:rStyle w:val="CommentReference"/>
        </w:rPr>
        <w:annotationRef/>
      </w:r>
      <w:r>
        <w:rPr>
          <w:sz w:val="20"/>
          <w:szCs w:val="20"/>
        </w:rPr>
        <w:t>See earlier query re: marine/cop</w:t>
      </w:r>
    </w:p>
  </w:comment>
  <w:comment w:id="26381" w:author="Daisy Watt" w:date="2026-06-24T12:11:00Z" w:initials="DW">
    <w:p w14:paraId="62A78F97" w14:textId="77777777" w:rsidR="00386D25" w:rsidRDefault="00386D25" w:rsidP="00386D25">
      <w:r>
        <w:rPr>
          <w:rStyle w:val="CommentReference"/>
        </w:rPr>
        <w:annotationRef/>
      </w:r>
      <w:r>
        <w:rPr>
          <w:sz w:val="20"/>
          <w:szCs w:val="20"/>
        </w:rPr>
        <w:t>Clearer? (He’s also accused of having at least one murder victim)</w:t>
      </w:r>
    </w:p>
  </w:comment>
  <w:comment w:id="26392" w:author="Daisy Watt" w:date="2026-06-24T12:13:00Z" w:initials="DW">
    <w:p w14:paraId="2D43E3E5" w14:textId="77777777" w:rsidR="00A167B7" w:rsidRDefault="00A167B7" w:rsidP="00A167B7">
      <w:r>
        <w:rPr>
          <w:rStyle w:val="CommentReference"/>
        </w:rPr>
        <w:annotationRef/>
      </w:r>
      <w:r>
        <w:rPr>
          <w:sz w:val="20"/>
          <w:szCs w:val="20"/>
        </w:rPr>
        <w:t>Can he say a time? She can’t know when he placed the note there</w:t>
      </w:r>
    </w:p>
  </w:comment>
  <w:comment w:id="26413" w:author="Daisy Watt" w:date="2026-06-24T12:17:00Z" w:initials="DW">
    <w:p w14:paraId="39D7055B" w14:textId="77777777" w:rsidR="000F6840" w:rsidRDefault="000F6840" w:rsidP="000F6840">
      <w:r>
        <w:rPr>
          <w:rStyle w:val="CommentReference"/>
        </w:rPr>
        <w:annotationRef/>
      </w:r>
      <w:r>
        <w:rPr>
          <w:sz w:val="20"/>
          <w:szCs w:val="20"/>
        </w:rPr>
        <w:t xml:space="preserve">She is not a minion anymore. She’s already commissioning, having been an intern just last year. That’s a very impressive place to be in her career (and although her title is fairly junior, anyone who’s commissioning has clout). </w:t>
      </w:r>
    </w:p>
  </w:comment>
  <w:comment w:id="26419" w:author="Daisy Watt" w:date="2026-06-24T12:20:00Z" w:initials="DW">
    <w:p w14:paraId="7CB0EDCB" w14:textId="77777777" w:rsidR="0005240F" w:rsidRDefault="00127A7E" w:rsidP="0005240F">
      <w:r>
        <w:rPr>
          <w:rStyle w:val="CommentReference"/>
        </w:rPr>
        <w:annotationRef/>
      </w:r>
      <w:r w:rsidR="0005240F">
        <w:rPr>
          <w:sz w:val="20"/>
          <w:szCs w:val="20"/>
        </w:rPr>
        <w:t>Most of her generation attaches a different meaning to ‘hook up’!</w:t>
      </w:r>
    </w:p>
  </w:comment>
  <w:comment w:id="26429" w:author="Claire S" w:date="2026-06-05T17:50:00Z" w:initials="CS">
    <w:p w14:paraId="64B6F8E3" w14:textId="173C504C" w:rsidR="0081787A" w:rsidRDefault="0081787A" w:rsidP="0081787A">
      <w:r>
        <w:rPr>
          <w:rStyle w:val="CommentReference"/>
        </w:rPr>
        <w:annotationRef/>
      </w:r>
      <w:r>
        <w:rPr>
          <w:sz w:val="20"/>
          <w:szCs w:val="20"/>
        </w:rPr>
        <w:t xml:space="preserve">jenny only belatedly told me she'd written a scene with Clara in the 'Christie' room - i'm guessing she means this room, not the Christie meeting room Clara is in earlier.  So if Clara did a whole hiding thing in here in The Editor i might need to mention? </w:t>
      </w:r>
    </w:p>
  </w:comment>
  <w:comment w:id="26430" w:author="Daisy Watt" w:date="2026-06-24T17:48:00Z" w:initials="DW">
    <w:p w14:paraId="708F5DAD" w14:textId="77777777" w:rsidR="00A8346D" w:rsidRDefault="00A8346D" w:rsidP="00A8346D">
      <w:r>
        <w:rPr>
          <w:rStyle w:val="CommentReference"/>
        </w:rPr>
        <w:annotationRef/>
      </w:r>
      <w:r>
        <w:rPr>
          <w:sz w:val="20"/>
          <w:szCs w:val="20"/>
        </w:rPr>
        <w:t>I think it was the Christie meeting room, not the Secret Library - perhaps check with J though…</w:t>
      </w:r>
    </w:p>
  </w:comment>
  <w:comment w:id="26516" w:author="Daisy Watt" w:date="2026-06-24T13:14:00Z" w:initials="DW">
    <w:p w14:paraId="12964AF1" w14:textId="72815FE1" w:rsidR="00765560" w:rsidRDefault="00765560" w:rsidP="00765560">
      <w:r>
        <w:rPr>
          <w:rStyle w:val="CommentReference"/>
        </w:rPr>
        <w:annotationRef/>
      </w:r>
      <w:r>
        <w:rPr>
          <w:sz w:val="20"/>
          <w:szCs w:val="20"/>
        </w:rPr>
        <w:t>I’m struggling to picture the difference between the main vault and other vaults, and how they fit together. Add a bit more description, to make that clear?</w:t>
      </w:r>
    </w:p>
  </w:comment>
  <w:comment w:id="26546" w:author="Daisy Watt" w:date="2026-06-24T13:05:00Z" w:initials="DW">
    <w:p w14:paraId="5EC9E70F" w14:textId="0E8B78F5" w:rsidR="00A67CD6" w:rsidRDefault="00A67CD6" w:rsidP="00A67CD6">
      <w:r>
        <w:rPr>
          <w:rStyle w:val="CommentReference"/>
        </w:rPr>
        <w:annotationRef/>
      </w:r>
      <w:r>
        <w:rPr>
          <w:sz w:val="20"/>
          <w:szCs w:val="20"/>
        </w:rPr>
        <w:t>(Savannah told us about the graveyard near the beginning, too)</w:t>
      </w:r>
    </w:p>
  </w:comment>
  <w:comment w:id="26688" w:author="Claire S" w:date="2026-06-05T17:59:00Z" w:initials="CS">
    <w:p w14:paraId="69D04E90" w14:textId="23637C96" w:rsidR="005C37D0" w:rsidRDefault="005C37D0" w:rsidP="005C37D0">
      <w:r>
        <w:rPr>
          <w:rStyle w:val="CommentReference"/>
        </w:rPr>
        <w:annotationRef/>
      </w:r>
      <w:r>
        <w:rPr>
          <w:sz w:val="20"/>
          <w:szCs w:val="20"/>
        </w:rPr>
        <w:t>i know iyou don't like ! in dialogue and i removed pretty much all of them but sometimes to me it seems like one is needed?!</w:t>
      </w:r>
    </w:p>
  </w:comment>
  <w:comment w:id="26689" w:author="Daisy Watt" w:date="2026-06-24T17:50:00Z" w:initials="DW">
    <w:p w14:paraId="25FC59A4" w14:textId="77777777" w:rsidR="006E09F1" w:rsidRDefault="006E09F1" w:rsidP="006E09F1">
      <w:r>
        <w:rPr>
          <w:rStyle w:val="CommentReference"/>
        </w:rPr>
        <w:annotationRef/>
      </w:r>
      <w:r>
        <w:rPr>
          <w:sz w:val="20"/>
          <w:szCs w:val="20"/>
        </w:rPr>
        <w:t>I’m anti ! in main prose (outside of dialogue) - in dialogue, definitely ok in moderation!</w:t>
      </w:r>
    </w:p>
  </w:comment>
  <w:comment w:id="26693" w:author="Daisy Watt" w:date="2026-04-24T16:35:00Z" w:initials="DW">
    <w:p w14:paraId="7642DBEF" w14:textId="7DEB2AD2" w:rsidR="00D50A29" w:rsidRDefault="00D50A29" w:rsidP="00D50A29">
      <w:pPr>
        <w:pStyle w:val="CommentText"/>
      </w:pPr>
      <w:r>
        <w:rPr>
          <w:rStyle w:val="CommentReference"/>
        </w:rPr>
        <w:annotationRef/>
      </w:r>
      <w:r>
        <w:t>See previous query - make Savannah more afraid, here?</w:t>
      </w:r>
    </w:p>
    <w:p w14:paraId="7DFC4799" w14:textId="77777777" w:rsidR="00D50A29" w:rsidRDefault="00D50A29" w:rsidP="00D50A29">
      <w:pPr>
        <w:pStyle w:val="CommentText"/>
      </w:pPr>
    </w:p>
    <w:p w14:paraId="6998DCC1" w14:textId="77777777" w:rsidR="00D50A29" w:rsidRDefault="00D50A29" w:rsidP="00D50A29">
      <w:pPr>
        <w:pStyle w:val="CommentText"/>
      </w:pPr>
      <w:r>
        <w:t>I’m not clear on the geography of the office in this section. How does where Savannah is connect with where Clara is?</w:t>
      </w:r>
    </w:p>
  </w:comment>
  <w:comment w:id="26901" w:author="Daisy Watt" w:date="2026-06-24T13:29:00Z" w:initials="DW">
    <w:p w14:paraId="134DDDE6" w14:textId="77777777" w:rsidR="002A594C" w:rsidRDefault="002A594C" w:rsidP="002A594C">
      <w:r>
        <w:rPr>
          <w:rStyle w:val="CommentReference"/>
        </w:rPr>
        <w:annotationRef/>
      </w:r>
      <w:r>
        <w:rPr>
          <w:sz w:val="20"/>
          <w:szCs w:val="20"/>
        </w:rPr>
        <w:t>Just checking this transition from afternoon to evening is definitely needed?</w:t>
      </w:r>
    </w:p>
  </w:comment>
  <w:comment w:id="27027" w:author="Daisy Watt" w:date="2026-04-24T16:36:00Z" w:initials="DW">
    <w:p w14:paraId="76CAEBD1" w14:textId="1D60E615" w:rsidR="00D50A29" w:rsidRDefault="00D50A29" w:rsidP="00D50A29">
      <w:pPr>
        <w:pStyle w:val="CommentText"/>
      </w:pPr>
      <w:r>
        <w:rPr>
          <w:rStyle w:val="CommentReference"/>
        </w:rPr>
        <w:annotationRef/>
      </w:r>
      <w:r>
        <w:t>What was Violet planning to do to Clara and Savannah - kill them? Is Violet still planning on hurting Clara?</w:t>
      </w:r>
    </w:p>
  </w:comment>
  <w:comment w:id="27028" w:author="Claire S" w:date="2026-06-05T18:06:00Z" w:initials="CS">
    <w:p w14:paraId="68DC62FD" w14:textId="77777777" w:rsidR="00734CAD" w:rsidRDefault="00734CAD" w:rsidP="00734CAD">
      <w:r>
        <w:rPr>
          <w:rStyle w:val="CommentReference"/>
        </w:rPr>
        <w:annotationRef/>
      </w:r>
      <w:r>
        <w:rPr>
          <w:sz w:val="20"/>
          <w:szCs w:val="20"/>
        </w:rPr>
        <w:t>no  she was going to try to get away with it but Phil blew it</w:t>
      </w:r>
    </w:p>
  </w:comment>
  <w:comment w:id="27040" w:author="Daisy Watt" w:date="2026-06-24T13:42:00Z" w:initials="DW">
    <w:p w14:paraId="08F6DE28" w14:textId="77777777" w:rsidR="002257AE" w:rsidRDefault="002257AE" w:rsidP="002257AE">
      <w:r>
        <w:rPr>
          <w:rStyle w:val="CommentReference"/>
        </w:rPr>
        <w:annotationRef/>
      </w:r>
      <w:r>
        <w:rPr>
          <w:sz w:val="20"/>
          <w:szCs w:val="20"/>
        </w:rPr>
        <w:t>Make clear when she stood up/when Clara realised she wasn’t really struggling to hold up her own weight?</w:t>
      </w:r>
    </w:p>
  </w:comment>
  <w:comment w:id="27152" w:author="Daisy Watt" w:date="2026-06-24T14:11:00Z" w:initials="DW">
    <w:p w14:paraId="714CF969" w14:textId="77777777" w:rsidR="00625F8D" w:rsidRDefault="00625F8D" w:rsidP="00625F8D">
      <w:r>
        <w:rPr>
          <w:rStyle w:val="CommentReference"/>
        </w:rPr>
        <w:annotationRef/>
      </w:r>
      <w:r>
        <w:rPr>
          <w:sz w:val="20"/>
          <w:szCs w:val="20"/>
        </w:rPr>
        <w:t>Where had she been sitting?</w:t>
      </w:r>
    </w:p>
  </w:comment>
  <w:comment w:id="27417" w:author="Daisy Watt" w:date="2026-06-24T14:30:00Z" w:initials="DW">
    <w:p w14:paraId="30A058BC" w14:textId="77777777" w:rsidR="007875DE" w:rsidRDefault="007875DE" w:rsidP="007875DE">
      <w:r>
        <w:rPr>
          <w:rStyle w:val="CommentReference"/>
        </w:rPr>
        <w:annotationRef/>
      </w:r>
      <w:r>
        <w:rPr>
          <w:sz w:val="20"/>
          <w:szCs w:val="20"/>
        </w:rPr>
        <w:t>See previous queries – cut?</w:t>
      </w:r>
    </w:p>
  </w:comment>
  <w:comment w:id="27416" w:author="Daisy Watt" w:date="2026-06-24T14:30:00Z" w:initials="DW">
    <w:p w14:paraId="0EDA8B8E" w14:textId="0F0DD662" w:rsidR="007875DE" w:rsidRDefault="007875DE" w:rsidP="007875DE">
      <w:r>
        <w:rPr>
          <w:rStyle w:val="CommentReference"/>
        </w:rPr>
        <w:annotationRef/>
      </w:r>
      <w:r>
        <w:rPr>
          <w:sz w:val="20"/>
          <w:szCs w:val="20"/>
        </w:rPr>
        <w:t>See previous queries – cut?</w:t>
      </w:r>
    </w:p>
  </w:comment>
  <w:comment w:id="27415" w:author="Daisy Watt" w:date="2026-06-24T14:30:00Z" w:initials="DW">
    <w:p w14:paraId="3C2C0D5F" w14:textId="78069C1F" w:rsidR="007875DE" w:rsidRDefault="007875DE" w:rsidP="007875DE">
      <w:r>
        <w:rPr>
          <w:rStyle w:val="CommentReference"/>
        </w:rPr>
        <w:annotationRef/>
      </w:r>
      <w:r>
        <w:rPr>
          <w:sz w:val="20"/>
          <w:szCs w:val="20"/>
        </w:rPr>
        <w:t>See previous queries – cut?</w:t>
      </w:r>
    </w:p>
  </w:comment>
  <w:comment w:id="27414" w:author="Daisy Watt" w:date="2026-06-24T14:30:00Z" w:initials="DW">
    <w:p w14:paraId="2CBBF26C" w14:textId="179A206C" w:rsidR="007875DE" w:rsidRDefault="007875DE" w:rsidP="007875DE">
      <w:r>
        <w:rPr>
          <w:rStyle w:val="CommentReference"/>
        </w:rPr>
        <w:annotationRef/>
      </w:r>
      <w:r>
        <w:rPr>
          <w:sz w:val="20"/>
          <w:szCs w:val="20"/>
        </w:rPr>
        <w:t>See previous queries – cut?</w:t>
      </w:r>
    </w:p>
  </w:comment>
  <w:comment w:id="27413" w:author="Daisy Watt" w:date="2026-06-24T14:30:00Z" w:initials="DW">
    <w:p w14:paraId="0A5B3AB8" w14:textId="5C04B8A2" w:rsidR="007875DE" w:rsidRDefault="007875DE" w:rsidP="007875DE">
      <w:r>
        <w:rPr>
          <w:rStyle w:val="CommentReference"/>
        </w:rPr>
        <w:annotationRef/>
      </w:r>
      <w:r>
        <w:rPr>
          <w:sz w:val="20"/>
          <w:szCs w:val="20"/>
        </w:rPr>
        <w:t>See previous queries – cut?</w:t>
      </w:r>
    </w:p>
  </w:comment>
  <w:comment w:id="27462" w:author="Daisy Watt" w:date="2026-06-24T14:33:00Z" w:initials="DW">
    <w:p w14:paraId="3DC99537" w14:textId="77777777" w:rsidR="001C463C" w:rsidRDefault="001C463C" w:rsidP="001C463C">
      <w:r>
        <w:rPr>
          <w:rStyle w:val="CommentReference"/>
        </w:rPr>
        <w:annotationRef/>
      </w:r>
      <w:r>
        <w:rPr>
          <w:sz w:val="20"/>
          <w:szCs w:val="20"/>
        </w:rPr>
        <w:t>Or similar – more immediate?</w:t>
      </w:r>
    </w:p>
  </w:comment>
  <w:comment w:id="27477" w:author="Daisy Watt" w:date="2026-04-24T16:38:00Z" w:initials="DW">
    <w:p w14:paraId="113543B9" w14:textId="5CA19845" w:rsidR="0067514C" w:rsidRDefault="0067514C" w:rsidP="0067514C">
      <w:pPr>
        <w:pStyle w:val="CommentText"/>
      </w:pPr>
      <w:r>
        <w:rPr>
          <w:rStyle w:val="CommentReference"/>
        </w:rPr>
        <w:annotationRef/>
      </w:r>
      <w:r>
        <w:t>It’s a nice touch that Dex actually did try to help Violet.</w:t>
      </w:r>
    </w:p>
  </w:comment>
  <w:comment w:id="27667" w:author="Daisy Watt" w:date="2026-04-24T16:39:00Z" w:initials="DW">
    <w:p w14:paraId="069DF45A" w14:textId="17774412" w:rsidR="0067514C" w:rsidRDefault="0067514C" w:rsidP="0067514C">
      <w:pPr>
        <w:pStyle w:val="CommentText"/>
      </w:pPr>
      <w:r>
        <w:rPr>
          <w:rStyle w:val="CommentReference"/>
        </w:rPr>
        <w:annotationRef/>
      </w:r>
      <w:r>
        <w:t>Is she able to register this, while lapsing in and out of consciousness?</w:t>
      </w:r>
    </w:p>
  </w:comment>
  <w:comment w:id="27717" w:author="Daisy Watt" w:date="2026-06-24T14:52:00Z" w:initials="DW">
    <w:p w14:paraId="60CC8043" w14:textId="77777777" w:rsidR="00012468" w:rsidRDefault="00012468" w:rsidP="00012468">
      <w:r>
        <w:rPr>
          <w:rStyle w:val="CommentReference"/>
        </w:rPr>
        <w:annotationRef/>
      </w:r>
      <w:r>
        <w:rPr>
          <w:sz w:val="20"/>
          <w:szCs w:val="20"/>
        </w:rPr>
        <w:t>I thought she used garden wire, then planted the scarf to point the blame towards Savannah?</w:t>
      </w:r>
    </w:p>
  </w:comment>
  <w:comment w:id="27935" w:author="Daisy Watt" w:date="2026-06-24T14:59:00Z" w:initials="DW">
    <w:p w14:paraId="405A11C0" w14:textId="77777777" w:rsidR="00E93279" w:rsidRDefault="00E93279" w:rsidP="00E93279">
      <w:r>
        <w:rPr>
          <w:rStyle w:val="CommentReference"/>
        </w:rPr>
        <w:annotationRef/>
      </w:r>
      <w:r>
        <w:rPr>
          <w:sz w:val="20"/>
          <w:szCs w:val="20"/>
        </w:rPr>
        <w:t>Really – what did she think he was doing? I thought he was just a red herring for the reader, not an active suspect of Clara’s.</w:t>
      </w:r>
    </w:p>
  </w:comment>
  <w:comment w:id="28006" w:author="Daisy Watt" w:date="2026-06-24T15:05:00Z" w:initials="DW">
    <w:p w14:paraId="1CB6749A" w14:textId="77777777" w:rsidR="00650107" w:rsidRDefault="00650107" w:rsidP="00650107">
      <w:r>
        <w:rPr>
          <w:rStyle w:val="CommentReference"/>
        </w:rPr>
        <w:annotationRef/>
      </w:r>
      <w:r>
        <w:rPr>
          <w:sz w:val="20"/>
          <w:szCs w:val="20"/>
        </w:rPr>
        <w:t>The strangest part of the case is this bizarre, theatrical start. Why did she turn it into such a performance? And why did she make the list so public? Perhaps Violet should address this before her arrest? Could Clara reflect on why she committed so hard to the production of it all, here?</w:t>
      </w:r>
    </w:p>
  </w:comment>
  <w:comment w:id="28124" w:author="Daisy Watt" w:date="2026-04-24T16:39:00Z" w:initials="DW">
    <w:p w14:paraId="4D018D16" w14:textId="781D8027" w:rsidR="00C5656F" w:rsidRDefault="00C5656F" w:rsidP="0067514C">
      <w:pPr>
        <w:pStyle w:val="CommentText"/>
      </w:pPr>
      <w:r>
        <w:rPr>
          <w:rStyle w:val="CommentReference"/>
        </w:rPr>
        <w:annotationRef/>
      </w:r>
      <w:r>
        <w:t>Is she able to register this, while lapsing in and out of consciousness?</w:t>
      </w:r>
    </w:p>
  </w:comment>
  <w:comment w:id="28196" w:author="Daisy Watt" w:date="2026-04-24T16:41:00Z" w:initials="DW">
    <w:p w14:paraId="102E3294" w14:textId="77777777" w:rsidR="0067514C" w:rsidRDefault="0067514C" w:rsidP="0067514C">
      <w:pPr>
        <w:pStyle w:val="CommentText"/>
      </w:pPr>
      <w:r>
        <w:rPr>
          <w:rStyle w:val="CommentReference"/>
        </w:rPr>
        <w:annotationRef/>
      </w:r>
      <w:r>
        <w:t>This is a nice, subtle way to show that Savannah has grown as a person (if only slightly).</w:t>
      </w:r>
    </w:p>
  </w:comment>
  <w:comment w:id="28197" w:author="Claire S" w:date="2026-06-05T18:57:00Z" w:initials="CS">
    <w:p w14:paraId="57F0748B" w14:textId="77777777" w:rsidR="005F0211" w:rsidRDefault="005F0211" w:rsidP="005F0211">
      <w:r>
        <w:rPr>
          <w:rStyle w:val="CommentReference"/>
        </w:rPr>
        <w:annotationRef/>
      </w:r>
      <w:r>
        <w:rPr>
          <w:sz w:val="20"/>
          <w:szCs w:val="20"/>
        </w:rPr>
        <w:t>oh good</w:t>
      </w:r>
    </w:p>
  </w:comment>
  <w:comment w:id="28393" w:author="Daisy Watt" w:date="2026-06-24T15:22:00Z" w:initials="DW">
    <w:p w14:paraId="27BA8A1E" w14:textId="77777777" w:rsidR="004A1A6B" w:rsidRDefault="004A1A6B" w:rsidP="004A1A6B">
      <w:r>
        <w:rPr>
          <w:rStyle w:val="CommentReference"/>
        </w:rPr>
        <w:annotationRef/>
      </w:r>
      <w:r>
        <w:rPr>
          <w:sz w:val="20"/>
          <w:szCs w:val="20"/>
        </w:rPr>
        <w:t>Clarify meaning?</w:t>
      </w:r>
    </w:p>
  </w:comment>
  <w:comment w:id="28458" w:author="Daisy Watt" w:date="2026-06-24T15:25:00Z" w:initials="DW">
    <w:p w14:paraId="1AB47FE4" w14:textId="77777777" w:rsidR="00B454D3" w:rsidRDefault="00B454D3" w:rsidP="00B454D3">
      <w:r>
        <w:rPr>
          <w:rStyle w:val="CommentReference"/>
        </w:rPr>
        <w:annotationRef/>
      </w:r>
      <w:r>
        <w:rPr>
          <w:sz w:val="20"/>
          <w:szCs w:val="20"/>
        </w:rPr>
        <w:t>More in line with THE EDITOR?</w:t>
      </w:r>
    </w:p>
  </w:comment>
  <w:comment w:id="28513" w:author="Daisy Watt" w:date="2026-04-24T16:43:00Z" w:initials="DW">
    <w:p w14:paraId="448AED43" w14:textId="2D53559B" w:rsidR="0067514C" w:rsidRDefault="0067514C" w:rsidP="0067514C">
      <w:pPr>
        <w:pStyle w:val="CommentText"/>
      </w:pPr>
      <w:r>
        <w:rPr>
          <w:rStyle w:val="CommentReference"/>
        </w:rPr>
        <w:annotationRef/>
      </w:r>
      <w:r>
        <w:t>In THE EDITOR, Jenny has emphasised that the siblings make all publishing decisions together. This makes it sound more like what Ruth says, goes.</w:t>
      </w:r>
    </w:p>
  </w:comment>
  <w:comment w:id="28579" w:author="Daisy Watt" w:date="2026-06-24T15:52:00Z" w:initials="DW">
    <w:p w14:paraId="74484D02" w14:textId="77777777" w:rsidR="00F20643" w:rsidRDefault="00F20643" w:rsidP="00F20643">
      <w:r>
        <w:rPr>
          <w:rStyle w:val="CommentReference"/>
        </w:rPr>
        <w:annotationRef/>
      </w:r>
      <w:r>
        <w:rPr>
          <w:sz w:val="20"/>
          <w:szCs w:val="20"/>
        </w:rPr>
        <w:t>Seb hasn’t been established strongly enough in this book as badly behaved for this joke to land. Amend, without referencing Seb here?</w:t>
      </w:r>
    </w:p>
  </w:comment>
  <w:comment w:id="28605" w:author="Daisy Watt" w:date="2026-04-24T16:44:00Z" w:initials="DW">
    <w:p w14:paraId="2CDAFF5D" w14:textId="53033A94" w:rsidR="00541183" w:rsidRDefault="00541183" w:rsidP="00541183">
      <w:pPr>
        <w:pStyle w:val="CommentText"/>
      </w:pPr>
      <w:r>
        <w:rPr>
          <w:rStyle w:val="CommentReference"/>
        </w:rPr>
        <w:annotationRef/>
      </w:r>
      <w:r>
        <w:t>Whose POV are we in? Is there a way to sprinkle some of these reveals in earlier, to avoid “info dumping” at the end?</w:t>
      </w:r>
    </w:p>
  </w:comment>
  <w:comment w:id="28675" w:author="Daisy Watt" w:date="2026-04-24T16:47:00Z" w:initials="DW">
    <w:p w14:paraId="3107F98F" w14:textId="77777777" w:rsidR="00F92460" w:rsidRDefault="00F92460" w:rsidP="00541183">
      <w:pPr>
        <w:pStyle w:val="CommentText"/>
      </w:pPr>
      <w:r>
        <w:rPr>
          <w:rStyle w:val="CommentReference"/>
        </w:rPr>
        <w:annotationRef/>
      </w:r>
      <w:r>
        <w:t>This is clever.</w:t>
      </w:r>
    </w:p>
  </w:comment>
  <w:comment w:id="28676" w:author="Claire S" w:date="2026-06-05T18:54:00Z" w:initials="CS">
    <w:p w14:paraId="19FDA4D0" w14:textId="77777777" w:rsidR="00F92460" w:rsidRDefault="00F92460" w:rsidP="00CC3BB5">
      <w:r>
        <w:rPr>
          <w:rStyle w:val="CommentReference"/>
        </w:rPr>
        <w:annotationRef/>
      </w:r>
      <w:r>
        <w:rPr>
          <w:sz w:val="20"/>
          <w:szCs w:val="20"/>
        </w:rPr>
        <w:t>😊</w:t>
      </w:r>
    </w:p>
  </w:comment>
  <w:comment w:id="28729" w:author="Daisy Watt" w:date="2026-06-24T16:03:00Z" w:initials="DW">
    <w:p w14:paraId="14A24DCF" w14:textId="77777777" w:rsidR="00702592" w:rsidRDefault="00702592" w:rsidP="00702592">
      <w:r>
        <w:rPr>
          <w:rStyle w:val="CommentReference"/>
        </w:rPr>
        <w:annotationRef/>
      </w:r>
      <w:r>
        <w:rPr>
          <w:sz w:val="20"/>
          <w:szCs w:val="20"/>
        </w:rPr>
        <w:t>Expand slightly, making clear he was behind the sex tape leak (if that’s correct)?</w:t>
      </w:r>
    </w:p>
  </w:comment>
  <w:comment w:id="28745" w:author="Daisy Watt" w:date="2026-04-24T16:45:00Z" w:initials="DW">
    <w:p w14:paraId="03495878" w14:textId="2062A255" w:rsidR="00541183" w:rsidRDefault="00541183" w:rsidP="00541183">
      <w:pPr>
        <w:pStyle w:val="CommentText"/>
      </w:pPr>
      <w:r>
        <w:rPr>
          <w:rStyle w:val="CommentReference"/>
        </w:rPr>
        <w:annotationRef/>
      </w:r>
      <w:r>
        <w:t>There are two Brads in the novel (this one, and Brad Pitt). Recast one?</w:t>
      </w:r>
    </w:p>
  </w:comment>
  <w:comment w:id="28781" w:author="Daisy Watt" w:date="2026-04-24T16:47:00Z" w:initials="DW">
    <w:p w14:paraId="475B5452" w14:textId="29A4BE3F" w:rsidR="00541183" w:rsidRDefault="00541183" w:rsidP="00541183">
      <w:pPr>
        <w:pStyle w:val="CommentText"/>
      </w:pPr>
      <w:r>
        <w:rPr>
          <w:rStyle w:val="CommentReference"/>
        </w:rPr>
        <w:annotationRef/>
      </w:r>
      <w:r>
        <w:t>This is clever.</w:t>
      </w:r>
    </w:p>
  </w:comment>
  <w:comment w:id="28782" w:author="Claire S" w:date="2026-06-05T18:54:00Z" w:initials="CS">
    <w:p w14:paraId="18DED014" w14:textId="77777777" w:rsidR="00CC3BB5" w:rsidRDefault="00CC3BB5" w:rsidP="00CC3BB5">
      <w:r>
        <w:rPr>
          <w:rStyle w:val="CommentReference"/>
        </w:rPr>
        <w:annotationRef/>
      </w:r>
      <w:r>
        <w:rPr>
          <w:sz w:val="20"/>
          <w:szCs w:val="20"/>
        </w:rPr>
        <w:t>😊</w:t>
      </w:r>
    </w:p>
  </w:comment>
  <w:comment w:id="28778" w:author="Daisy Watt" w:date="2026-06-24T16:09:00Z" w:initials="DW">
    <w:p w14:paraId="2709AD2F" w14:textId="77777777" w:rsidR="00CE09B9" w:rsidRDefault="00CE09B9" w:rsidP="00CE09B9">
      <w:r>
        <w:rPr>
          <w:rStyle w:val="CommentReference"/>
        </w:rPr>
        <w:annotationRef/>
      </w:r>
      <w:r>
        <w:rPr>
          <w:sz w:val="20"/>
          <w:szCs w:val="20"/>
        </w:rPr>
        <w:t>Is there a way to fold this info in, earlier? I think you could cut the rest of this section – it covers the same bases as the previous (Savannah back to her old tricks, getting over Dex with a new man, funny dog cameo).</w:t>
      </w:r>
    </w:p>
  </w:comment>
  <w:comment w:id="28827" w:author="Daisy Watt" w:date="2026-04-24T16:48:00Z" w:initials="DW">
    <w:p w14:paraId="25398603" w14:textId="46260215" w:rsidR="00ED3C60" w:rsidRDefault="00ED3C60" w:rsidP="00ED3C60">
      <w:pPr>
        <w:pStyle w:val="CommentText"/>
      </w:pPr>
      <w:r>
        <w:rPr>
          <w:rStyle w:val="CommentReference"/>
        </w:rPr>
        <w:annotationRef/>
      </w:r>
      <w:r>
        <w:t>This works brilliantly to lead into THE THERAPIST!</w:t>
      </w:r>
    </w:p>
  </w:comment>
  <w:comment w:id="28828" w:author="Claire S" w:date="2026-06-05T18:51:00Z" w:initials="CS">
    <w:p w14:paraId="49FE25A8" w14:textId="77777777" w:rsidR="00495CDB" w:rsidRDefault="00495CDB" w:rsidP="00495CDB">
      <w:r>
        <w:rPr>
          <w:rStyle w:val="CommentReference"/>
        </w:rPr>
        <w:annotationRef/>
      </w:r>
      <w:r>
        <w:rPr>
          <w:sz w:val="20"/>
          <w:szCs w:val="20"/>
        </w:rPr>
        <w:t xml:space="preserve">ah good :) </w:t>
      </w:r>
    </w:p>
  </w:comment>
  <w:comment w:id="28843" w:author="Daisy Watt" w:date="2026-06-24T16:20:00Z" w:initials="DW">
    <w:p w14:paraId="192BD02E" w14:textId="77777777" w:rsidR="002802F5" w:rsidRDefault="002802F5" w:rsidP="002802F5">
      <w:r>
        <w:rPr>
          <w:rStyle w:val="CommentReference"/>
        </w:rPr>
        <w:annotationRef/>
      </w:r>
      <w:r>
        <w:rPr>
          <w:sz w:val="20"/>
          <w:szCs w:val="20"/>
        </w:rPr>
        <w:t>Maybe Clara was on an unusually low salary for an editor, before, and now she’s going to be paid the same as her peers? (Thinking about how to make Clara’s quick rise up the ladder feel more realistic…)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53FF399" w15:done="1"/>
  <w15:commentEx w15:paraId="287D6768" w15:done="1"/>
  <w15:commentEx w15:paraId="1925E489" w15:done="1"/>
  <w15:commentEx w15:paraId="7BE7AD23" w15:done="1"/>
  <w15:commentEx w15:paraId="4516B7E7" w15:done="1"/>
  <w15:commentEx w15:paraId="362B7C03" w15:done="1"/>
  <w15:commentEx w15:paraId="018C937C" w15:done="1"/>
  <w15:commentEx w15:paraId="0902B11A" w15:done="1"/>
  <w15:commentEx w15:paraId="4750D6A3" w15:done="1"/>
  <w15:commentEx w15:paraId="0347064B" w15:done="1"/>
  <w15:commentEx w15:paraId="56C929A9" w15:done="1"/>
  <w15:commentEx w15:paraId="7E501DFF" w15:done="1"/>
  <w15:commentEx w15:paraId="0B8E931E" w15:done="1"/>
  <w15:commentEx w15:paraId="77AEA309" w15:done="1"/>
  <w15:commentEx w15:paraId="15423539" w15:done="1"/>
  <w15:commentEx w15:paraId="36E82D91" w15:done="1"/>
  <w15:commentEx w15:paraId="0428F250" w15:done="1"/>
  <w15:commentEx w15:paraId="2B690C28" w15:done="1"/>
  <w15:commentEx w15:paraId="78042B13" w15:done="1"/>
  <w15:commentEx w15:paraId="52F58238" w15:done="1"/>
  <w15:commentEx w15:paraId="2F918406" w15:done="1"/>
  <w15:commentEx w15:paraId="1A1A223E" w15:done="1"/>
  <w15:commentEx w15:paraId="77A0719F" w15:done="0"/>
  <w15:commentEx w15:paraId="6133DD71" w15:done="1"/>
  <w15:commentEx w15:paraId="1DC31B7C" w15:done="1"/>
  <w15:commentEx w15:paraId="610218F2" w15:done="1"/>
  <w15:commentEx w15:paraId="3F8B2ACF" w15:done="1"/>
  <w15:commentEx w15:paraId="58F617BF" w15:done="1"/>
  <w15:commentEx w15:paraId="73F9DE57" w15:done="1"/>
  <w15:commentEx w15:paraId="53D39548" w15:done="1"/>
  <w15:commentEx w15:paraId="7712D7B9" w15:done="1"/>
  <w15:commentEx w15:paraId="28EADBFB" w15:done="1"/>
  <w15:commentEx w15:paraId="5505E4C1" w15:done="1"/>
  <w15:commentEx w15:paraId="5E259F45" w15:done="1"/>
  <w15:commentEx w15:paraId="645C0E21" w15:done="1"/>
  <w15:commentEx w15:paraId="3A96EFB1" w15:done="1"/>
  <w15:commentEx w15:paraId="0D13E61A" w15:done="1"/>
  <w15:commentEx w15:paraId="4F6F3A40" w15:done="1"/>
  <w15:commentEx w15:paraId="0CE10FF7" w15:done="1"/>
  <w15:commentEx w15:paraId="5457F671" w15:done="1"/>
  <w15:commentEx w15:paraId="4D96253E" w15:done="1"/>
  <w15:commentEx w15:paraId="1DDB3998" w15:done="1"/>
  <w15:commentEx w15:paraId="7E3D48B8" w15:paraIdParent="1DDB3998" w15:done="1"/>
  <w15:commentEx w15:paraId="4DABA6AE" w15:done="1"/>
  <w15:commentEx w15:paraId="5CE21110" w15:done="1"/>
  <w15:commentEx w15:paraId="3022A9BD" w15:done="1"/>
  <w15:commentEx w15:paraId="43F47062" w15:done="0"/>
  <w15:commentEx w15:paraId="56E0D926" w15:done="1"/>
  <w15:commentEx w15:paraId="5B75D009" w15:done="1"/>
  <w15:commentEx w15:paraId="614CCCDF" w15:done="1"/>
  <w15:commentEx w15:paraId="7BD729E5" w15:done="1"/>
  <w15:commentEx w15:paraId="5EEE696D" w15:done="1"/>
  <w15:commentEx w15:paraId="079CF982" w15:done="1"/>
  <w15:commentEx w15:paraId="6FEA308D" w15:done="1"/>
  <w15:commentEx w15:paraId="0170A830" w15:paraIdParent="6FEA308D" w15:done="1"/>
  <w15:commentEx w15:paraId="733C91F8" w15:done="1"/>
  <w15:commentEx w15:paraId="096990DA" w15:done="1"/>
  <w15:commentEx w15:paraId="534C5E97" w15:done="1"/>
  <w15:commentEx w15:paraId="06E3F192" w15:done="1"/>
  <w15:commentEx w15:paraId="6E798D45" w15:done="1"/>
  <w15:commentEx w15:paraId="3619C273" w15:done="1"/>
  <w15:commentEx w15:paraId="7183EDF0" w15:done="1"/>
  <w15:commentEx w15:paraId="31C7A9A2" w15:done="1"/>
  <w15:commentEx w15:paraId="0B73CFD8" w15:done="0"/>
  <w15:commentEx w15:paraId="5CB57A29" w15:done="1"/>
  <w15:commentEx w15:paraId="2408BF6D" w15:done="1"/>
  <w15:commentEx w15:paraId="7254D1B2" w15:done="1"/>
  <w15:commentEx w15:paraId="1EB93611" w15:done="1"/>
  <w15:commentEx w15:paraId="15AC7ECD" w15:done="0"/>
  <w15:commentEx w15:paraId="3C50C77D" w15:done="1"/>
  <w15:commentEx w15:paraId="506D684F" w15:done="1"/>
  <w15:commentEx w15:paraId="0EC8AA47" w15:done="1"/>
  <w15:commentEx w15:paraId="43B22894" w15:done="1"/>
  <w15:commentEx w15:paraId="4194A052" w15:done="1"/>
  <w15:commentEx w15:paraId="143A4FBC" w15:done="1"/>
  <w15:commentEx w15:paraId="6E013B53" w15:done="1"/>
  <w15:commentEx w15:paraId="5FFB2D21" w15:done="1"/>
  <w15:commentEx w15:paraId="6C911646" w15:done="0"/>
  <w15:commentEx w15:paraId="6F7B1491" w15:done="1"/>
  <w15:commentEx w15:paraId="1509A46C" w15:done="1"/>
  <w15:commentEx w15:paraId="6A90C220" w15:paraIdParent="1509A46C" w15:done="1"/>
  <w15:commentEx w15:paraId="3F5B2A60" w15:done="1"/>
  <w15:commentEx w15:paraId="5083590A" w15:paraIdParent="3F5B2A60" w15:done="1"/>
  <w15:commentEx w15:paraId="5CCAEDBC" w15:paraIdParent="3F5B2A60" w15:done="1"/>
  <w15:commentEx w15:paraId="4F6AA596" w15:done="1"/>
  <w15:commentEx w15:paraId="074F9CE9" w15:done="1"/>
  <w15:commentEx w15:paraId="785B0A06" w15:done="1"/>
  <w15:commentEx w15:paraId="0DEAEB45" w15:done="1"/>
  <w15:commentEx w15:paraId="476C3074" w15:done="0"/>
  <w15:commentEx w15:paraId="5945DBD3" w15:done="1"/>
  <w15:commentEx w15:paraId="72D9AACB" w15:done="0"/>
  <w15:commentEx w15:paraId="66C45068" w15:done="1"/>
  <w15:commentEx w15:paraId="252AC59B" w15:done="1"/>
  <w15:commentEx w15:paraId="48DD4040" w15:done="0"/>
  <w15:commentEx w15:paraId="7381F5E2" w15:done="1"/>
  <w15:commentEx w15:paraId="57BE07E6" w15:done="1"/>
  <w15:commentEx w15:paraId="199709BF" w15:done="1"/>
  <w15:commentEx w15:paraId="4B28E8F6" w15:done="0"/>
  <w15:commentEx w15:paraId="4681FF70" w15:done="1"/>
  <w15:commentEx w15:paraId="2FD6DB4D" w15:done="1"/>
  <w15:commentEx w15:paraId="4AD0341B" w15:done="1"/>
  <w15:commentEx w15:paraId="314394AC" w15:paraIdParent="4AD0341B" w15:done="1"/>
  <w15:commentEx w15:paraId="46C17134" w15:paraIdParent="4AD0341B" w15:done="1"/>
  <w15:commentEx w15:paraId="5F79EC5F" w15:done="1"/>
  <w15:commentEx w15:paraId="109C893B" w15:done="1"/>
  <w15:commentEx w15:paraId="0FF4E68B" w15:done="0"/>
  <w15:commentEx w15:paraId="203A27B9" w15:done="1"/>
  <w15:commentEx w15:paraId="1991B064" w15:done="0"/>
  <w15:commentEx w15:paraId="2CB5D1BC" w15:done="0"/>
  <w15:commentEx w15:paraId="4E1890E6" w15:done="0"/>
  <w15:commentEx w15:paraId="3FBE11B8" w15:done="0"/>
  <w15:commentEx w15:paraId="437E4809" w15:done="1"/>
  <w15:commentEx w15:paraId="746F2676" w15:done="1"/>
  <w15:commentEx w15:paraId="1A718530" w15:done="0"/>
  <w15:commentEx w15:paraId="01CFCA07" w15:done="1"/>
  <w15:commentEx w15:paraId="6E8DE498" w15:done="0"/>
  <w15:commentEx w15:paraId="5A6DD9A6" w15:done="1"/>
  <w15:commentEx w15:paraId="77C6BE90" w15:done="1"/>
  <w15:commentEx w15:paraId="0FE45FD6" w15:done="1"/>
  <w15:commentEx w15:paraId="0B89BB61" w15:done="1"/>
  <w15:commentEx w15:paraId="6837053B" w15:done="0"/>
  <w15:commentEx w15:paraId="45DE7FC8" w15:done="1"/>
  <w15:commentEx w15:paraId="50DE578B" w15:done="1"/>
  <w15:commentEx w15:paraId="14519A05" w15:done="1"/>
  <w15:commentEx w15:paraId="62263FAB" w15:done="1"/>
  <w15:commentEx w15:paraId="4270EE5A" w15:done="0"/>
  <w15:commentEx w15:paraId="2CCCBEDD" w15:done="1"/>
  <w15:commentEx w15:paraId="31115D07" w15:done="0"/>
  <w15:commentEx w15:paraId="51903ECE" w15:done="0"/>
  <w15:commentEx w15:paraId="5423A57D" w15:done="1"/>
  <w15:commentEx w15:paraId="792F7DDA" w15:done="1"/>
  <w15:commentEx w15:paraId="2C0930C0" w15:done="1"/>
  <w15:commentEx w15:paraId="10EFE803" w15:done="1"/>
  <w15:commentEx w15:paraId="331DA20D" w15:done="1"/>
  <w15:commentEx w15:paraId="5F366BFF" w15:done="0"/>
  <w15:commentEx w15:paraId="7CFDF827" w15:done="1"/>
  <w15:commentEx w15:paraId="78A76F61" w15:paraIdParent="7CFDF827" w15:done="1"/>
  <w15:commentEx w15:paraId="71E1FD26" w15:done="1"/>
  <w15:commentEx w15:paraId="7581103C" w15:done="1"/>
  <w15:commentEx w15:paraId="2787AC7F" w15:done="1"/>
  <w15:commentEx w15:paraId="6150DF6A" w15:done="0"/>
  <w15:commentEx w15:paraId="364093FE" w15:done="1"/>
  <w15:commentEx w15:paraId="22BD807F" w15:done="0"/>
  <w15:commentEx w15:paraId="75F811D9" w15:done="1"/>
  <w15:commentEx w15:paraId="0F753BE0" w15:done="0"/>
  <w15:commentEx w15:paraId="16BF72D1" w15:done="1"/>
  <w15:commentEx w15:paraId="45974D36" w15:done="0"/>
  <w15:commentEx w15:paraId="6A57797F" w15:done="0"/>
  <w15:commentEx w15:paraId="48351F48" w15:done="1"/>
  <w15:commentEx w15:paraId="36D64820" w15:done="1"/>
  <w15:commentEx w15:paraId="748933F5" w15:done="1"/>
  <w15:commentEx w15:paraId="5A7D25B7" w15:done="1"/>
  <w15:commentEx w15:paraId="5C5F3AB8" w15:done="0"/>
  <w15:commentEx w15:paraId="5957713F" w15:done="1"/>
  <w15:commentEx w15:paraId="285F9004" w15:done="1"/>
  <w15:commentEx w15:paraId="12B7B60A" w15:paraIdParent="285F9004" w15:done="1"/>
  <w15:commentEx w15:paraId="3AFE3194" w15:done="1"/>
  <w15:commentEx w15:paraId="73176862" w15:done="1"/>
  <w15:commentEx w15:paraId="679FA7F3" w15:done="1"/>
  <w15:commentEx w15:paraId="72FAFFBF" w15:done="1"/>
  <w15:commentEx w15:paraId="223246DD" w15:done="1"/>
  <w15:commentEx w15:paraId="79CAE432" w15:done="1"/>
  <w15:commentEx w15:paraId="77A15C1B" w15:paraIdParent="79CAE432" w15:done="1"/>
  <w15:commentEx w15:paraId="2A9F367C" w15:done="1"/>
  <w15:commentEx w15:paraId="04576116" w15:done="1"/>
  <w15:commentEx w15:paraId="6FE721C7" w15:done="1"/>
  <w15:commentEx w15:paraId="33B7E8EA" w15:done="1"/>
  <w15:commentEx w15:paraId="1B2E3D66" w15:done="1"/>
  <w15:commentEx w15:paraId="0C38CE94" w15:done="1"/>
  <w15:commentEx w15:paraId="1716932B" w15:done="1"/>
  <w15:commentEx w15:paraId="748901E7" w15:done="1"/>
  <w15:commentEx w15:paraId="608092B9" w15:paraIdParent="748901E7" w15:done="1"/>
  <w15:commentEx w15:paraId="0680E72A" w15:done="1"/>
  <w15:commentEx w15:paraId="0477EC58" w15:done="1"/>
  <w15:commentEx w15:paraId="64FAF829" w15:done="1"/>
  <w15:commentEx w15:paraId="3C4F2504" w15:done="1"/>
  <w15:commentEx w15:paraId="78025C72" w15:done="1"/>
  <w15:commentEx w15:paraId="6AEF90DA" w15:done="0"/>
  <w15:commentEx w15:paraId="036721DC" w15:done="1"/>
  <w15:commentEx w15:paraId="58CD6C9B" w15:paraIdParent="036721DC" w15:done="1"/>
  <w15:commentEx w15:paraId="0E743F1C" w15:done="1"/>
  <w15:commentEx w15:paraId="2842E307" w15:done="1"/>
  <w15:commentEx w15:paraId="713B9D30" w15:done="1"/>
  <w15:commentEx w15:paraId="5A484C1B" w15:done="1"/>
  <w15:commentEx w15:paraId="591FC208" w15:done="1"/>
  <w15:commentEx w15:paraId="7BCA9B46" w15:done="1"/>
  <w15:commentEx w15:paraId="7BC0A07B" w15:done="1"/>
  <w15:commentEx w15:paraId="072A02BE" w15:done="1"/>
  <w15:commentEx w15:paraId="2EDCC18C" w15:done="1"/>
  <w15:commentEx w15:paraId="67CE8F39" w15:done="1"/>
  <w15:commentEx w15:paraId="5321BD1A" w15:done="1"/>
  <w15:commentEx w15:paraId="2DA77C18" w15:done="1"/>
  <w15:commentEx w15:paraId="7FF41611" w15:paraIdParent="2DA77C18" w15:done="1"/>
  <w15:commentEx w15:paraId="1BCE9FE8" w15:done="1"/>
  <w15:commentEx w15:paraId="723B7827" w15:done="1"/>
  <w15:commentEx w15:paraId="21BB468E" w15:done="1"/>
  <w15:commentEx w15:paraId="0EE92B09" w15:done="1"/>
  <w15:commentEx w15:paraId="0597857D" w15:done="1"/>
  <w15:commentEx w15:paraId="16BC14C8" w15:done="1"/>
  <w15:commentEx w15:paraId="5290456C" w15:done="1"/>
  <w15:commentEx w15:paraId="5834A4E3" w15:paraIdParent="5290456C" w15:done="1"/>
  <w15:commentEx w15:paraId="2A9EAC45" w15:done="1"/>
  <w15:commentEx w15:paraId="333F59C9" w15:paraIdParent="2A9EAC45" w15:done="1"/>
  <w15:commentEx w15:paraId="72A1639C" w15:done="1"/>
  <w15:commentEx w15:paraId="75A34993" w15:done="1"/>
  <w15:commentEx w15:paraId="283BE389" w15:done="1"/>
  <w15:commentEx w15:paraId="0AB08BBE" w15:done="0"/>
  <w15:commentEx w15:paraId="5B5B1FAC" w15:done="1"/>
  <w15:commentEx w15:paraId="09927605" w15:done="1"/>
  <w15:commentEx w15:paraId="31A825B5" w15:done="1"/>
  <w15:commentEx w15:paraId="4168E01C" w15:done="1"/>
  <w15:commentEx w15:paraId="28FF15A2" w15:done="1"/>
  <w15:commentEx w15:paraId="7678B675" w15:paraIdParent="28FF15A2" w15:done="1"/>
  <w15:commentEx w15:paraId="3296F765" w15:done="1"/>
  <w15:commentEx w15:paraId="1CFF7E84" w15:done="1"/>
  <w15:commentEx w15:paraId="5C06CAD1" w15:paraIdParent="1CFF7E84" w15:done="1"/>
  <w15:commentEx w15:paraId="51963668" w15:done="1"/>
  <w15:commentEx w15:paraId="5C20C369" w15:done="1"/>
  <w15:commentEx w15:paraId="7BAD4AE9" w15:done="1"/>
  <w15:commentEx w15:paraId="6F2A57E4" w15:done="1"/>
  <w15:commentEx w15:paraId="6A0C2970" w15:done="1"/>
  <w15:commentEx w15:paraId="5483868D" w15:done="1"/>
  <w15:commentEx w15:paraId="0BED6157" w15:done="1"/>
  <w15:commentEx w15:paraId="4EBFEF95" w15:done="1"/>
  <w15:commentEx w15:paraId="57182E54" w15:done="1"/>
  <w15:commentEx w15:paraId="45E56A66" w15:done="1"/>
  <w15:commentEx w15:paraId="0EA91762" w15:done="0"/>
  <w15:commentEx w15:paraId="40CD8EB5" w15:done="1"/>
  <w15:commentEx w15:paraId="485E4139" w15:done="1"/>
  <w15:commentEx w15:paraId="35974995" w15:done="1"/>
  <w15:commentEx w15:paraId="00D0213F" w15:done="1"/>
  <w15:commentEx w15:paraId="6AC44466" w15:done="1"/>
  <w15:commentEx w15:paraId="1ECEBF2D" w15:done="1"/>
  <w15:commentEx w15:paraId="742443DA" w15:done="1"/>
  <w15:commentEx w15:paraId="064E66DF" w15:done="1"/>
  <w15:commentEx w15:paraId="4F630DD5" w15:done="1"/>
  <w15:commentEx w15:paraId="108D4D48" w15:paraIdParent="4F630DD5" w15:done="1"/>
  <w15:commentEx w15:paraId="52DFED29" w15:done="1"/>
  <w15:commentEx w15:paraId="684668DB" w15:paraIdParent="52DFED29" w15:done="1"/>
  <w15:commentEx w15:paraId="12F389CA" w15:done="1"/>
  <w15:commentEx w15:paraId="4F14E08A" w15:paraIdParent="12F389CA" w15:done="1"/>
  <w15:commentEx w15:paraId="7B5292D5" w15:paraIdParent="12F389CA" w15:done="1"/>
  <w15:commentEx w15:paraId="3BE042DE" w15:done="1"/>
  <w15:commentEx w15:paraId="3B3DFAF7" w15:paraIdParent="3BE042DE" w15:done="1"/>
  <w15:commentEx w15:paraId="2FB171F5" w15:done="0"/>
  <w15:commentEx w15:paraId="6231FFD7" w15:done="1"/>
  <w15:commentEx w15:paraId="5686252F" w15:done="1"/>
  <w15:commentEx w15:paraId="239B6C8A" w15:done="0"/>
  <w15:commentEx w15:paraId="59967DD7" w15:done="1"/>
  <w15:commentEx w15:paraId="3F7F22E5" w15:done="1"/>
  <w15:commentEx w15:paraId="4C390FE5" w15:done="1"/>
  <w15:commentEx w15:paraId="4545C8A8" w15:done="1"/>
  <w15:commentEx w15:paraId="57324553" w15:done="0"/>
  <w15:commentEx w15:paraId="1BA147AE" w15:paraIdParent="57324553" w15:done="0"/>
  <w15:commentEx w15:paraId="49784194" w15:done="1"/>
  <w15:commentEx w15:paraId="47BF0B9C" w15:done="1"/>
  <w15:commentEx w15:paraId="3F2043C2" w15:done="1"/>
  <w15:commentEx w15:paraId="6D1FA891" w15:done="1"/>
  <w15:commentEx w15:paraId="18C0F03B" w15:paraIdParent="6D1FA891" w15:done="1"/>
  <w15:commentEx w15:paraId="22A8E5D9" w15:done="0"/>
  <w15:commentEx w15:paraId="04D392AB" w15:paraIdParent="22A8E5D9" w15:done="0"/>
  <w15:commentEx w15:paraId="26E27E82" w15:done="1"/>
  <w15:commentEx w15:paraId="3B529DA1" w15:done="1"/>
  <w15:commentEx w15:paraId="789C8943" w15:done="1"/>
  <w15:commentEx w15:paraId="59B7D32A" w15:paraIdParent="789C8943" w15:done="1"/>
  <w15:commentEx w15:paraId="36ABDC51" w15:done="1"/>
  <w15:commentEx w15:paraId="3512CD9A" w15:done="1"/>
  <w15:commentEx w15:paraId="431F9216" w15:paraIdParent="3512CD9A" w15:done="1"/>
  <w15:commentEx w15:paraId="02A33CC3" w15:done="0"/>
  <w15:commentEx w15:paraId="2E45C14E" w15:done="1"/>
  <w15:commentEx w15:paraId="0BF81490" w15:done="1"/>
  <w15:commentEx w15:paraId="1495C8AA" w15:done="1"/>
  <w15:commentEx w15:paraId="1FE9E5C5" w15:done="1"/>
  <w15:commentEx w15:paraId="7B440454" w15:done="1"/>
  <w15:commentEx w15:paraId="1481C49C" w15:done="1"/>
  <w15:commentEx w15:paraId="6A2CEB01" w15:paraIdParent="1481C49C" w15:done="1"/>
  <w15:commentEx w15:paraId="2A85734A" w15:done="1"/>
  <w15:commentEx w15:paraId="3EC5EEDB" w15:paraIdParent="2A85734A" w15:done="1"/>
  <w15:commentEx w15:paraId="531B871F" w15:done="1"/>
  <w15:commentEx w15:paraId="16845C09" w15:done="1"/>
  <w15:commentEx w15:paraId="621B8468" w15:done="1"/>
  <w15:commentEx w15:paraId="7E56862E" w15:done="0"/>
  <w15:commentEx w15:paraId="0CF4BD4E" w15:done="1"/>
  <w15:commentEx w15:paraId="28301D8E" w15:done="1"/>
  <w15:commentEx w15:paraId="3DCBE7B2" w15:done="1"/>
  <w15:commentEx w15:paraId="460E1E8E" w15:done="1"/>
  <w15:commentEx w15:paraId="1F30BDAB" w15:done="1"/>
  <w15:commentEx w15:paraId="200FE3D8" w15:done="1"/>
  <w15:commentEx w15:paraId="33D45B18" w15:done="1"/>
  <w15:commentEx w15:paraId="7901717A" w15:done="0"/>
  <w15:commentEx w15:paraId="5BA9903C" w15:done="0"/>
  <w15:commentEx w15:paraId="791DEC3D" w15:paraIdParent="5BA9903C" w15:done="0"/>
  <w15:commentEx w15:paraId="3029C3FA" w15:done="0"/>
  <w15:commentEx w15:paraId="1FB25704" w15:done="1"/>
  <w15:commentEx w15:paraId="1194E71B" w15:done="0"/>
  <w15:commentEx w15:paraId="58FBF904" w15:done="0"/>
  <w15:commentEx w15:paraId="4A428F7D" w15:done="0"/>
  <w15:commentEx w15:paraId="30A8F78B" w15:done="1"/>
  <w15:commentEx w15:paraId="08681C8A" w15:done="1"/>
  <w15:commentEx w15:paraId="65E7363C" w15:done="1"/>
  <w15:commentEx w15:paraId="6FB9A2E3" w15:done="1"/>
  <w15:commentEx w15:paraId="1D32D4F9" w15:paraIdParent="6FB9A2E3" w15:done="1"/>
  <w15:commentEx w15:paraId="6BF3269A" w15:done="1"/>
  <w15:commentEx w15:paraId="438627FC" w15:done="0"/>
  <w15:commentEx w15:paraId="540F7A65" w15:done="1"/>
  <w15:commentEx w15:paraId="53598047" w15:done="1"/>
  <w15:commentEx w15:paraId="63691AC6" w15:done="1"/>
  <w15:commentEx w15:paraId="1C01F3BC" w15:done="1"/>
  <w15:commentEx w15:paraId="64FB40E8" w15:done="1"/>
  <w15:commentEx w15:paraId="6DCC6D46" w15:done="1"/>
  <w15:commentEx w15:paraId="4B722D88" w15:done="1"/>
  <w15:commentEx w15:paraId="460856A1" w15:done="0"/>
  <w15:commentEx w15:paraId="7B2008C9" w15:done="0"/>
  <w15:commentEx w15:paraId="30B24420" w15:done="0"/>
  <w15:commentEx w15:paraId="025EC948" w15:done="1"/>
  <w15:commentEx w15:paraId="5CE77542" w15:done="1"/>
  <w15:commentEx w15:paraId="4C7A1B97" w15:done="0"/>
  <w15:commentEx w15:paraId="19E7929D" w15:done="1"/>
  <w15:commentEx w15:paraId="4FB212E9" w15:done="1"/>
  <w15:commentEx w15:paraId="564F51ED" w15:done="1"/>
  <w15:commentEx w15:paraId="6CA61F63" w15:done="1"/>
  <w15:commentEx w15:paraId="3C0B0281" w15:done="1"/>
  <w15:commentEx w15:paraId="266189EC" w15:done="1"/>
  <w15:commentEx w15:paraId="7458503D" w15:done="1"/>
  <w15:commentEx w15:paraId="28099F8A" w15:done="0"/>
  <w15:commentEx w15:paraId="6C3B61C9" w15:done="1"/>
  <w15:commentEx w15:paraId="5040ABC9" w15:done="1"/>
  <w15:commentEx w15:paraId="78C28C2D" w15:done="1"/>
  <w15:commentEx w15:paraId="7EF2DBDF" w15:done="1"/>
  <w15:commentEx w15:paraId="25FDA1D2" w15:done="1"/>
  <w15:commentEx w15:paraId="7F7E4AC5" w15:done="1"/>
  <w15:commentEx w15:paraId="1A1145E1" w15:paraIdParent="7F7E4AC5" w15:done="1"/>
  <w15:commentEx w15:paraId="64C6CA0C" w15:done="1"/>
  <w15:commentEx w15:paraId="226D5E07" w15:done="1"/>
  <w15:commentEx w15:paraId="37651E9E" w15:done="0"/>
  <w15:commentEx w15:paraId="2AAC89C3" w15:done="1"/>
  <w15:commentEx w15:paraId="062C72B9" w15:done="1"/>
  <w15:commentEx w15:paraId="12C777E7" w15:done="1"/>
  <w15:commentEx w15:paraId="56AD47BC" w15:done="1"/>
  <w15:commentEx w15:paraId="6B49F05A" w15:done="1"/>
  <w15:commentEx w15:paraId="4E46A03D" w15:done="1"/>
  <w15:commentEx w15:paraId="4B892DE2" w15:done="1"/>
  <w15:commentEx w15:paraId="24815EF8" w15:done="1"/>
  <w15:commentEx w15:paraId="1664E951" w15:done="0"/>
  <w15:commentEx w15:paraId="74FCE55E" w15:done="0"/>
  <w15:commentEx w15:paraId="52188B71" w15:done="1"/>
  <w15:commentEx w15:paraId="431BAB00" w15:done="1"/>
  <w15:commentEx w15:paraId="1C6AAF52" w15:done="1"/>
  <w15:commentEx w15:paraId="1DEBC66C" w15:done="1"/>
  <w15:commentEx w15:paraId="0C1D3F4F" w15:done="1"/>
  <w15:commentEx w15:paraId="07F82F95" w15:done="1"/>
  <w15:commentEx w15:paraId="792B39AB" w15:done="1"/>
  <w15:commentEx w15:paraId="08FE2A58" w15:done="1"/>
  <w15:commentEx w15:paraId="7AB4E162" w15:done="1"/>
  <w15:commentEx w15:paraId="03A40D9A" w15:done="1"/>
  <w15:commentEx w15:paraId="21FDFB84" w15:done="0"/>
  <w15:commentEx w15:paraId="78EE08E9" w15:done="1"/>
  <w15:commentEx w15:paraId="23F6113B" w15:done="1"/>
  <w15:commentEx w15:paraId="2679AE76" w15:done="1"/>
  <w15:commentEx w15:paraId="3E922932" w15:done="1"/>
  <w15:commentEx w15:paraId="557D4DD8" w15:done="1"/>
  <w15:commentEx w15:paraId="71983C36" w15:done="1"/>
  <w15:commentEx w15:paraId="073F5600" w15:done="1"/>
  <w15:commentEx w15:paraId="3DD48C24" w15:done="1"/>
  <w15:commentEx w15:paraId="74B0CB54" w15:paraIdParent="3DD48C24" w15:done="1"/>
  <w15:commentEx w15:paraId="1A4CAF79" w15:done="1"/>
  <w15:commentEx w15:paraId="6FEFB109" w15:done="1"/>
  <w15:commentEx w15:paraId="28C4B264" w15:done="1"/>
  <w15:commentEx w15:paraId="016DD6D1" w15:done="1"/>
  <w15:commentEx w15:paraId="00ACDEB9" w15:done="1"/>
  <w15:commentEx w15:paraId="7CE3BED5" w15:done="1"/>
  <w15:commentEx w15:paraId="157B1477" w15:done="1"/>
  <w15:commentEx w15:paraId="36F9774C" w15:done="1"/>
  <w15:commentEx w15:paraId="68C4158D" w15:done="1"/>
  <w15:commentEx w15:paraId="106C6D3D" w15:done="1"/>
  <w15:commentEx w15:paraId="147CFEF2" w15:done="0"/>
  <w15:commentEx w15:paraId="6E0C23B2" w15:done="1"/>
  <w15:commentEx w15:paraId="5F66318A" w15:done="1"/>
  <w15:commentEx w15:paraId="34BFC80A" w15:done="0"/>
  <w15:commentEx w15:paraId="35508E10" w15:done="0"/>
  <w15:commentEx w15:paraId="6F1384E3" w15:done="0"/>
  <w15:commentEx w15:paraId="5D843B79" w15:done="0"/>
  <w15:commentEx w15:paraId="428178B3" w15:done="1"/>
  <w15:commentEx w15:paraId="1797DBFC" w15:done="1"/>
  <w15:commentEx w15:paraId="3AF5FE17" w15:done="1"/>
  <w15:commentEx w15:paraId="1F6B709E" w15:done="1"/>
  <w15:commentEx w15:paraId="49B4F9EA" w15:done="1"/>
  <w15:commentEx w15:paraId="0C0290DB" w15:done="1"/>
  <w15:commentEx w15:paraId="72BF79CC" w15:done="1"/>
  <w15:commentEx w15:paraId="5A63D9EE" w15:done="1"/>
  <w15:commentEx w15:paraId="43AC65BD" w15:done="1"/>
  <w15:commentEx w15:paraId="1787021F" w15:done="1"/>
  <w15:commentEx w15:paraId="3161514B" w15:done="1"/>
  <w15:commentEx w15:paraId="3689A764" w15:done="0"/>
  <w15:commentEx w15:paraId="60854A01" w15:done="1"/>
  <w15:commentEx w15:paraId="6E9D35F1" w15:done="1"/>
  <w15:commentEx w15:paraId="70C8FC87" w15:done="1"/>
  <w15:commentEx w15:paraId="11FFA69A" w15:done="0"/>
  <w15:commentEx w15:paraId="58160BDD" w15:done="1"/>
  <w15:commentEx w15:paraId="6E359DB6" w15:done="0"/>
  <w15:commentEx w15:paraId="24955518" w15:done="0"/>
  <w15:commentEx w15:paraId="7732366E" w15:paraIdParent="24955518" w15:done="0"/>
  <w15:commentEx w15:paraId="6161610C" w15:done="1"/>
  <w15:commentEx w15:paraId="211F2BBF" w15:done="1"/>
  <w15:commentEx w15:paraId="2F35B291" w15:done="0"/>
  <w15:commentEx w15:paraId="4EF11285" w15:done="1"/>
  <w15:commentEx w15:paraId="10B2E19D" w15:done="1"/>
  <w15:commentEx w15:paraId="2E6484B8" w15:done="1"/>
  <w15:commentEx w15:paraId="191A73D8" w15:paraIdParent="2E6484B8" w15:done="1"/>
  <w15:commentEx w15:paraId="19EF059D" w15:done="1"/>
  <w15:commentEx w15:paraId="722FAFF4" w15:done="1"/>
  <w15:commentEx w15:paraId="7CF6581D" w15:done="1"/>
  <w15:commentEx w15:paraId="3703DE08" w15:done="1"/>
  <w15:commentEx w15:paraId="677F3EB7" w15:done="1"/>
  <w15:commentEx w15:paraId="0270472E" w15:done="1"/>
  <w15:commentEx w15:paraId="7DEAAEA0" w15:done="1"/>
  <w15:commentEx w15:paraId="1A1F996F" w15:done="1"/>
  <w15:commentEx w15:paraId="75401F68" w15:done="1"/>
  <w15:commentEx w15:paraId="28DDFBD4" w15:done="1"/>
  <w15:commentEx w15:paraId="380B3726" w15:done="1"/>
  <w15:commentEx w15:paraId="5E7F4C7C" w15:done="1"/>
  <w15:commentEx w15:paraId="4A6105C2" w15:done="1"/>
  <w15:commentEx w15:paraId="6F73CEFD" w15:done="1"/>
  <w15:commentEx w15:paraId="165A53DD" w15:done="1"/>
  <w15:commentEx w15:paraId="6E93116E" w15:done="1"/>
  <w15:commentEx w15:paraId="2D29D2EA" w15:done="1"/>
  <w15:commentEx w15:paraId="764E6305" w15:done="1"/>
  <w15:commentEx w15:paraId="16BF8DB4" w15:done="1"/>
  <w15:commentEx w15:paraId="70F82ED5" w15:done="1"/>
  <w15:commentEx w15:paraId="70A4EBEF" w15:done="1"/>
  <w15:commentEx w15:paraId="54CA8FDB" w15:done="0"/>
  <w15:commentEx w15:paraId="53E72D4D" w15:done="1"/>
  <w15:commentEx w15:paraId="49E56A8B" w15:done="1"/>
  <w15:commentEx w15:paraId="7B0E8AC4" w15:done="0"/>
  <w15:commentEx w15:paraId="52BCAB45" w15:done="0"/>
  <w15:commentEx w15:paraId="74392C62" w15:done="1"/>
  <w15:commentEx w15:paraId="3ECC61D5" w15:done="1"/>
  <w15:commentEx w15:paraId="2C65FCC8" w15:done="1"/>
  <w15:commentEx w15:paraId="4DFDBF4F" w15:done="1"/>
  <w15:commentEx w15:paraId="381A89C7" w15:done="1"/>
  <w15:commentEx w15:paraId="1ADC4753" w15:done="1"/>
  <w15:commentEx w15:paraId="7181BE85" w15:done="1"/>
  <w15:commentEx w15:paraId="7A3C725D" w15:done="1"/>
  <w15:commentEx w15:paraId="1BB7D1AF" w15:done="1"/>
  <w15:commentEx w15:paraId="154C44CC" w15:done="0"/>
  <w15:commentEx w15:paraId="4550AD16" w15:done="1"/>
  <w15:commentEx w15:paraId="62A4BD3C" w15:done="1"/>
  <w15:commentEx w15:paraId="3D4667D2" w15:done="1"/>
  <w15:commentEx w15:paraId="36ADB2BC" w15:done="1"/>
  <w15:commentEx w15:paraId="6E0BE0F5" w15:done="1"/>
  <w15:commentEx w15:paraId="4D24A32E" w15:done="1"/>
  <w15:commentEx w15:paraId="1C77E24E" w15:done="1"/>
  <w15:commentEx w15:paraId="2F880E5F" w15:paraIdParent="1C77E24E" w15:done="1"/>
  <w15:commentEx w15:paraId="0700E3BE" w15:done="1"/>
  <w15:commentEx w15:paraId="58105775" w15:done="1"/>
  <w15:commentEx w15:paraId="337A56D4" w15:done="1"/>
  <w15:commentEx w15:paraId="1409FFC9" w15:done="1"/>
  <w15:commentEx w15:paraId="7608B167" w15:done="1"/>
  <w15:commentEx w15:paraId="635AEB1E" w15:done="1"/>
  <w15:commentEx w15:paraId="0775A5EF" w15:done="0"/>
  <w15:commentEx w15:paraId="299CCE6F" w15:done="1"/>
  <w15:commentEx w15:paraId="4E014AC5" w15:done="1"/>
  <w15:commentEx w15:paraId="78C5874E" w15:done="1"/>
  <w15:commentEx w15:paraId="002D9DA1" w15:done="1"/>
  <w15:commentEx w15:paraId="4EB81C7F" w15:done="1"/>
  <w15:commentEx w15:paraId="7442DCFE" w15:done="1"/>
  <w15:commentEx w15:paraId="4A54E339" w15:done="1"/>
  <w15:commentEx w15:paraId="08646BC4" w15:done="0"/>
  <w15:commentEx w15:paraId="3B8CF500" w15:done="1"/>
  <w15:commentEx w15:paraId="3D37C186" w15:done="1"/>
  <w15:commentEx w15:paraId="6381FFAF" w15:done="0"/>
  <w15:commentEx w15:paraId="40F77FD6" w15:done="1"/>
  <w15:commentEx w15:paraId="3A56E236" w15:done="0"/>
  <w15:commentEx w15:paraId="2E4B5214" w15:done="0"/>
  <w15:commentEx w15:paraId="627B17AA" w15:done="1"/>
  <w15:commentEx w15:paraId="71ADF5F4" w15:done="1"/>
  <w15:commentEx w15:paraId="62A78F97" w15:done="1"/>
  <w15:commentEx w15:paraId="2D43E3E5" w15:done="1"/>
  <w15:commentEx w15:paraId="39D7055B" w15:done="0"/>
  <w15:commentEx w15:paraId="7CB0EDCB" w15:done="1"/>
  <w15:commentEx w15:paraId="64B6F8E3" w15:done="0"/>
  <w15:commentEx w15:paraId="708F5DAD" w15:paraIdParent="64B6F8E3" w15:done="0"/>
  <w15:commentEx w15:paraId="12964AF1" w15:done="1"/>
  <w15:commentEx w15:paraId="5EC9E70F" w15:done="1"/>
  <w15:commentEx w15:paraId="69D04E90" w15:done="0"/>
  <w15:commentEx w15:paraId="25FC59A4" w15:paraIdParent="69D04E90" w15:done="0"/>
  <w15:commentEx w15:paraId="6998DCC1" w15:done="1"/>
  <w15:commentEx w15:paraId="134DDDE6" w15:done="1"/>
  <w15:commentEx w15:paraId="76CAEBD1" w15:done="1"/>
  <w15:commentEx w15:paraId="68DC62FD" w15:paraIdParent="76CAEBD1" w15:done="1"/>
  <w15:commentEx w15:paraId="08F6DE28" w15:done="1"/>
  <w15:commentEx w15:paraId="714CF969" w15:done="1"/>
  <w15:commentEx w15:paraId="30A058BC" w15:done="1"/>
  <w15:commentEx w15:paraId="0EDA8B8E" w15:done="1"/>
  <w15:commentEx w15:paraId="3C2C0D5F" w15:done="1"/>
  <w15:commentEx w15:paraId="2CBBF26C" w15:done="0"/>
  <w15:commentEx w15:paraId="0A5B3AB8" w15:done="0"/>
  <w15:commentEx w15:paraId="3DC99537" w15:done="1"/>
  <w15:commentEx w15:paraId="113543B9" w15:done="0"/>
  <w15:commentEx w15:paraId="069DF45A" w15:done="0"/>
  <w15:commentEx w15:paraId="60CC8043" w15:done="1"/>
  <w15:commentEx w15:paraId="405A11C0" w15:done="1"/>
  <w15:commentEx w15:paraId="1CB6749A" w15:done="1"/>
  <w15:commentEx w15:paraId="4D018D16" w15:done="0"/>
  <w15:commentEx w15:paraId="102E3294" w15:done="0"/>
  <w15:commentEx w15:paraId="57F0748B" w15:paraIdParent="102E3294" w15:done="0"/>
  <w15:commentEx w15:paraId="27BA8A1E" w15:done="1"/>
  <w15:commentEx w15:paraId="1AB47FE4" w15:done="1"/>
  <w15:commentEx w15:paraId="448AED43" w15:done="1"/>
  <w15:commentEx w15:paraId="74484D02" w15:done="1"/>
  <w15:commentEx w15:paraId="2CDAFF5D" w15:done="1"/>
  <w15:commentEx w15:paraId="3107F98F" w15:done="0"/>
  <w15:commentEx w15:paraId="19FDA4D0" w15:paraIdParent="3107F98F" w15:done="0"/>
  <w15:commentEx w15:paraId="14A24DCF" w15:done="1"/>
  <w15:commentEx w15:paraId="03495878" w15:done="1"/>
  <w15:commentEx w15:paraId="475B5452" w15:done="0"/>
  <w15:commentEx w15:paraId="18DED014" w15:paraIdParent="475B5452" w15:done="0"/>
  <w15:commentEx w15:paraId="2709AD2F" w15:done="0"/>
  <w15:commentEx w15:paraId="25398603" w15:done="0"/>
  <w15:commentEx w15:paraId="49FE25A8" w15:paraIdParent="25398603" w15:done="0"/>
  <w15:commentEx w15:paraId="192BD02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5B43425" w16cex:dateUtc="2026-06-18T19:50:00Z"/>
  <w16cex:commentExtensible w16cex:durableId="02A3E9B5" w16cex:dateUtc="2026-04-24T11:01:00Z">
    <w16cex:extLst>
      <w16:ext w16:uri="{CE6994B0-6A32-4C9F-8C6B-6E91EDA988CE}">
        <cr:reactions xmlns:cr="http://schemas.microsoft.com/office/comments/2020/reactions">
          <cr:reaction reactionType="1">
            <cr:reactionInfo dateUtc="2026-04-30T10:23:27Z">
              <cr:user userId="76105b1b77c31ac2" userProvider="Windows Live" userName="Claire S"/>
            </cr:reactionInfo>
          </cr:reaction>
        </cr:reactions>
      </w16:ext>
    </w16cex:extLst>
  </w16cex:commentExtensible>
  <w16cex:commentExtensible w16cex:durableId="75CD56F3" w16cex:dateUtc="2026-06-16T16:43:00Z"/>
  <w16cex:commentExtensible w16cex:durableId="6E6344AA" w16cex:dateUtc="2026-06-18T19:40:00Z"/>
  <w16cex:commentExtensible w16cex:durableId="701A14DE" w16cex:dateUtc="2026-06-19T21:03:00Z"/>
  <w16cex:commentExtensible w16cex:durableId="2A1A8B57" w16cex:dateUtc="2026-06-18T15:45:00Z"/>
  <w16cex:commentExtensible w16cex:durableId="7BC6A3B2" w16cex:dateUtc="2026-06-18T16:07:00Z"/>
  <w16cex:commentExtensible w16cex:durableId="48998D3B" w16cex:dateUtc="2026-06-18T19:39:00Z"/>
  <w16cex:commentExtensible w16cex:durableId="5949E366" w16cex:dateUtc="2026-06-16T16:44:00Z"/>
  <w16cex:commentExtensible w16cex:durableId="4A5B2E73" w16cex:dateUtc="2026-06-17T05:56:00Z"/>
  <w16cex:commentExtensible w16cex:durableId="14364BA3" w16cex:dateUtc="2026-04-24T11:14:00Z"/>
  <w16cex:commentExtensible w16cex:durableId="4F4C8B8C" w16cex:dateUtc="2026-06-17T06:05:00Z"/>
  <w16cex:commentExtensible w16cex:durableId="227586E1" w16cex:dateUtc="2026-06-17T11:51:00Z"/>
  <w16cex:commentExtensible w16cex:durableId="1C7B06C3" w16cex:dateUtc="2026-04-24T11:20:00Z"/>
  <w16cex:commentExtensible w16cex:durableId="058DA2D4" w16cex:dateUtc="2026-04-24T11:22:00Z"/>
  <w16cex:commentExtensible w16cex:durableId="708717A1" w16cex:dateUtc="2026-06-17T11:59:00Z"/>
  <w16cex:commentExtensible w16cex:durableId="575A6B63" w16cex:dateUtc="2026-06-17T12:04:00Z"/>
  <w16cex:commentExtensible w16cex:durableId="2B44E87A" w16cex:dateUtc="2026-06-17T12:18:00Z"/>
  <w16cex:commentExtensible w16cex:durableId="4D7A2647" w16cex:dateUtc="2026-06-17T12:36:00Z"/>
  <w16cex:commentExtensible w16cex:durableId="0BEA638E" w16cex:dateUtc="2026-06-17T12:34:00Z"/>
  <w16cex:commentExtensible w16cex:durableId="0D5E9AB9" w16cex:dateUtc="2026-06-17T12:37:00Z"/>
  <w16cex:commentExtensible w16cex:durableId="09928A59" w16cex:dateUtc="2026-05-01T12:07:00Z"/>
  <w16cex:commentExtensible w16cex:durableId="4C44FA9A" w16cex:dateUtc="2026-06-17T12:32:00Z"/>
  <w16cex:commentExtensible w16cex:durableId="0270C7C7" w16cex:dateUtc="2026-06-17T12:43:00Z"/>
  <w16cex:commentExtensible w16cex:durableId="6D8FB529" w16cex:dateUtc="2026-06-17T12:42:00Z"/>
  <w16cex:commentExtensible w16cex:durableId="56086C81" w16cex:dateUtc="2026-06-18T11:59:00Z"/>
  <w16cex:commentExtensible w16cex:durableId="77243829" w16cex:dateUtc="2026-06-18T15:33:00Z"/>
  <w16cex:commentExtensible w16cex:durableId="6EE08201" w16cex:dateUtc="2026-04-24T11:57:00Z"/>
  <w16cex:commentExtensible w16cex:durableId="4AAD1D36" w16cex:dateUtc="2026-06-18T15:34:00Z"/>
  <w16cex:commentExtensible w16cex:durableId="0889E18B" w16cex:dateUtc="2026-04-24T11:35:00Z"/>
  <w16cex:commentExtensible w16cex:durableId="7643A4FA" w16cex:dateUtc="2026-06-18T15:39:00Z"/>
  <w16cex:commentExtensible w16cex:durableId="134005F9" w16cex:dateUtc="2026-06-18T15:42:00Z"/>
  <w16cex:commentExtensible w16cex:durableId="100A8380" w16cex:dateUtc="2026-04-24T11:36:00Z"/>
  <w16cex:commentExtensible w16cex:durableId="52DAB386" w16cex:dateUtc="2026-06-18T15:50:00Z"/>
  <w16cex:commentExtensible w16cex:durableId="73187538" w16cex:dateUtc="2026-06-18T15:51:00Z"/>
  <w16cex:commentExtensible w16cex:durableId="3A3503AD" w16cex:dateUtc="2026-04-24T11:36:00Z"/>
  <w16cex:commentExtensible w16cex:durableId="022A667A" w16cex:dateUtc="2026-06-08T11:49:00Z"/>
  <w16cex:commentExtensible w16cex:durableId="1514E473" w16cex:dateUtc="2026-06-18T15:54:00Z"/>
  <w16cex:commentExtensible w16cex:durableId="7900B229" w16cex:dateUtc="2026-06-18T16:02:00Z"/>
  <w16cex:commentExtensible w16cex:durableId="159D11D9" w16cex:dateUtc="2026-06-18T16:03:00Z"/>
  <w16cex:commentExtensible w16cex:durableId="19CE5015" w16cex:dateUtc="2026-04-24T11:44:00Z"/>
  <w16cex:commentExtensible w16cex:durableId="131375C1" w16cex:dateUtc="2026-04-24T11:40:00Z">
    <w16cex:extLst>
      <w16:ext w16:uri="{CE6994B0-6A32-4C9F-8C6B-6E91EDA988CE}">
        <cr:reactions xmlns:cr="http://schemas.microsoft.com/office/comments/2020/reactions">
          <cr:reaction reactionType="1">
            <cr:reactionInfo dateUtc="2026-05-05T09:44:12Z">
              <cr:user userId="76105b1b77c31ac2" userProvider="Windows Live" userName="Claire S"/>
            </cr:reactionInfo>
          </cr:reaction>
        </cr:reactions>
      </w16:ext>
    </w16cex:extLst>
  </w16cex:commentExtensible>
  <w16cex:commentExtensible w16cex:durableId="582BBE06" w16cex:dateUtc="2026-05-01T12:21:00Z"/>
  <w16cex:commentExtensible w16cex:durableId="3D5449E5" w16cex:dateUtc="2026-06-16T15:58:00Z"/>
  <w16cex:commentExtensible w16cex:durableId="187C6ADA" w16cex:dateUtc="2026-04-24T11:05:00Z"/>
  <w16cex:commentExtensible w16cex:durableId="7194CD83" w16cex:dateUtc="2026-04-24T11:06:00Z"/>
  <w16cex:commentExtensible w16cex:durableId="22984C1D" w16cex:dateUtc="2026-06-16T15:59:00Z"/>
  <w16cex:commentExtensible w16cex:durableId="1DF812E7" w16cex:dateUtc="2026-04-24T11:06:00Z"/>
  <w16cex:commentExtensible w16cex:durableId="1AA5CF2B" w16cex:dateUtc="2026-04-24T11:07:00Z"/>
  <w16cex:commentExtensible w16cex:durableId="2D5BCFAC" w16cex:dateUtc="2026-06-16T16:14:00Z"/>
  <w16cex:commentExtensible w16cex:durableId="1EF526A8" w16cex:dateUtc="2026-06-16T16:16:00Z"/>
  <w16cex:commentExtensible w16cex:durableId="115984A3" w16cex:dateUtc="2026-06-18T19:35:00Z"/>
  <w16cex:commentExtensible w16cex:durableId="6F5ECFCA" w16cex:dateUtc="2026-06-18T19:37:00Z"/>
  <w16cex:commentExtensible w16cex:durableId="38AF4DC7" w16cex:dateUtc="2026-04-24T11:45:00Z"/>
  <w16cex:commentExtensible w16cex:durableId="56A5DDA1" w16cex:dateUtc="2026-05-01T09:26:00Z">
    <w16cex:extLst>
      <w16:ext w16:uri="{CE6994B0-6A32-4C9F-8C6B-6E91EDA988CE}">
        <cr:reactions xmlns:cr="http://schemas.microsoft.com/office/comments/2020/reactions">
          <cr:reaction reactionType="1">
            <cr:reactionInfo dateUtc="2026-06-24T14:54:30Z">
              <cr:user userId="2241c0a375142f5e" userProvider="Windows Live" userName="Daisy Watt"/>
            </cr:reactionInfo>
          </cr:reaction>
        </cr:reactions>
      </w16:ext>
    </w16cex:extLst>
  </w16cex:commentExtensible>
  <w16cex:commentExtensible w16cex:durableId="79049270" w16cex:dateUtc="2026-06-18T19:38:00Z"/>
  <w16cex:commentExtensible w16cex:durableId="6417E792" w16cex:dateUtc="2026-06-18T19:41:00Z"/>
  <w16cex:commentExtensible w16cex:durableId="72F7F50A" w16cex:dateUtc="2026-06-18T19:43:00Z"/>
  <w16cex:commentExtensible w16cex:durableId="6FCD2C05" w16cex:dateUtc="2026-06-18T19:51:00Z"/>
  <w16cex:commentExtensible w16cex:durableId="5D4ABF51" w16cex:dateUtc="2026-06-18T19:53:00Z"/>
  <w16cex:commentExtensible w16cex:durableId="7694E5F0" w16cex:dateUtc="2026-06-18T22:18:00Z"/>
  <w16cex:commentExtensible w16cex:durableId="0F4E93B9" w16cex:dateUtc="2026-04-24T11:48:00Z">
    <w16cex:extLst>
      <w16:ext w16:uri="{CE6994B0-6A32-4C9F-8C6B-6E91EDA988CE}">
        <cr:reactions xmlns:cr="http://schemas.microsoft.com/office/comments/2020/reactions">
          <cr:reaction reactionType="1">
            <cr:reactionInfo dateUtc="2026-05-01T09:43:47Z">
              <cr:user userId="76105b1b77c31ac2" userProvider="Windows Live" userName="Claire S"/>
            </cr:reactionInfo>
          </cr:reaction>
        </cr:reactions>
      </w16:ext>
    </w16cex:extLst>
  </w16cex:commentExtensible>
  <w16cex:commentExtensible w16cex:durableId="4198CD71" w16cex:dateUtc="2026-06-18T20:12:00Z"/>
  <w16cex:commentExtensible w16cex:durableId="3C6722CD" w16cex:dateUtc="2026-06-18T20:17:00Z"/>
  <w16cex:commentExtensible w16cex:durableId="284B7DE4" w16cex:dateUtc="2026-06-18T20:21:00Z"/>
  <w16cex:commentExtensible w16cex:durableId="7B77E108" w16cex:dateUtc="2026-06-18T20:27:00Z"/>
  <w16cex:commentExtensible w16cex:durableId="12616ED9" w16cex:dateUtc="2026-06-18T20:26:00Z"/>
  <w16cex:commentExtensible w16cex:durableId="553A25D1" w16cex:dateUtc="2026-06-18T20:31:00Z"/>
  <w16cex:commentExtensible w16cex:durableId="4965DB1A" w16cex:dateUtc="2026-06-18T20:36:00Z"/>
  <w16cex:commentExtensible w16cex:durableId="58D5D2C3" w16cex:dateUtc="2026-06-18T20:38:00Z"/>
  <w16cex:commentExtensible w16cex:durableId="75F43524" w16cex:dateUtc="2026-06-18T20:41:00Z"/>
  <w16cex:commentExtensible w16cex:durableId="4C5B8CD4" w16cex:dateUtc="2026-06-18T20:46:00Z"/>
  <w16cex:commentExtensible w16cex:durableId="48195EE2" w16cex:dateUtc="2026-06-18T20:48:00Z"/>
  <w16cex:commentExtensible w16cex:durableId="0663C6C7" w16cex:dateUtc="2026-06-18T20:48:00Z"/>
  <w16cex:commentExtensible w16cex:durableId="134FA4AE" w16cex:dateUtc="2026-06-18T21:42:00Z"/>
  <w16cex:commentExtensible w16cex:durableId="2D9F2384" w16cex:dateUtc="2026-06-18T21:41:00Z"/>
  <w16cex:commentExtensible w16cex:durableId="1DE32931" w16cex:dateUtc="2026-06-18T21:46:00Z"/>
  <w16cex:commentExtensible w16cex:durableId="1109F4AA" w16cex:dateUtc="2026-06-18T21:56:00Z"/>
  <w16cex:commentExtensible w16cex:durableId="7593E460" w16cex:dateUtc="2026-06-18T22:02:00Z"/>
  <w16cex:commentExtensible w16cex:durableId="232D01C2" w16cex:dateUtc="2026-04-24T11:50:00Z"/>
  <w16cex:commentExtensible w16cex:durableId="12707D3A" w16cex:dateUtc="2026-05-01T09:29:00Z"/>
  <w16cex:commentExtensible w16cex:durableId="4A3C26EE" w16cex:dateUtc="2026-04-24T11:52:00Z"/>
  <w16cex:commentExtensible w16cex:durableId="0451000E" w16cex:dateUtc="2026-05-06T08:53:00Z"/>
  <w16cex:commentExtensible w16cex:durableId="226C7B8C" w16cex:dateUtc="2026-06-18T22:11:00Z"/>
  <w16cex:commentExtensible w16cex:durableId="0407D2D2" w16cex:dateUtc="2026-06-19T04:36:00Z"/>
  <w16cex:commentExtensible w16cex:durableId="4E94BE4B" w16cex:dateUtc="2026-06-19T04:40:00Z"/>
  <w16cex:commentExtensible w16cex:durableId="0EE8F4BA" w16cex:dateUtc="2026-05-06T08:54:00Z">
    <w16cex:extLst>
      <w16:ext w16:uri="{CE6994B0-6A32-4C9F-8C6B-6E91EDA988CE}">
        <cr:reactions xmlns:cr="http://schemas.microsoft.com/office/comments/2020/reactions">
          <cr:reaction reactionType="1">
            <cr:reactionInfo dateUtc="2026-06-18T22:15:54Z">
              <cr:user userId="2241c0a375142f5e" userProvider="Windows Live" userName="Daisy Watt"/>
            </cr:reactionInfo>
          </cr:reaction>
        </cr:reactions>
      </w16:ext>
    </w16cex:extLst>
  </w16cex:commentExtensible>
  <w16cex:commentExtensible w16cex:durableId="0FA49251" w16cex:dateUtc="2026-06-19T07:40:00Z"/>
  <w16cex:commentExtensible w16cex:durableId="4DC3D7D1" w16cex:dateUtc="2026-06-19T05:02:00Z"/>
  <w16cex:commentExtensible w16cex:durableId="754A5E4F" w16cex:dateUtc="2026-06-19T05:00:00Z"/>
  <w16cex:commentExtensible w16cex:durableId="6871CCE9" w16cex:dateUtc="2026-06-19T06:50:00Z"/>
  <w16cex:commentExtensible w16cex:durableId="366E50BD" w16cex:dateUtc="2026-06-19T06:55:00Z"/>
  <w16cex:commentExtensible w16cex:durableId="235A9458" w16cex:dateUtc="2026-06-19T07:01:00Z"/>
  <w16cex:commentExtensible w16cex:durableId="09C42970" w16cex:dateUtc="2026-06-19T04:50:00Z"/>
  <w16cex:commentExtensible w16cex:durableId="68178283" w16cex:dateUtc="2026-06-19T07:31:00Z"/>
  <w16cex:commentExtensible w16cex:durableId="145C7727" w16cex:dateUtc="2026-06-19T07:34:00Z"/>
  <w16cex:commentExtensible w16cex:durableId="3C0BE126" w16cex:dateUtc="2026-06-19T07:37:00Z"/>
  <w16cex:commentExtensible w16cex:durableId="6BDAFC28" w16cex:dateUtc="2026-06-19T07:44:00Z"/>
  <w16cex:commentExtensible w16cex:durableId="7024A368" w16cex:dateUtc="2026-06-19T07:47:00Z"/>
  <w16cex:commentExtensible w16cex:durableId="030EACB9" w16cex:dateUtc="2026-06-19T09:11:00Z"/>
  <w16cex:commentExtensible w16cex:durableId="735E2903" w16cex:dateUtc="2026-04-24T12:09:00Z"/>
  <w16cex:commentExtensible w16cex:durableId="67C2E4B9" w16cex:dateUtc="2026-05-07T12:13:00Z"/>
  <w16cex:commentExtensible w16cex:durableId="5FCB3DC6" w16cex:dateUtc="2026-06-24T15:08:00Z"/>
  <w16cex:commentExtensible w16cex:durableId="64BA19C9" w16cex:dateUtc="2026-04-24T12:10:00Z">
    <w16cex:extLst>
      <w16:ext w16:uri="{CE6994B0-6A32-4C9F-8C6B-6E91EDA988CE}">
        <cr:reactions xmlns:cr="http://schemas.microsoft.com/office/comments/2020/reactions">
          <cr:reaction reactionType="1">
            <cr:reactionInfo dateUtc="2026-05-06T09:58:45Z">
              <cr:user userId="76105b1b77c31ac2" userProvider="Windows Live" userName="Claire S"/>
            </cr:reactionInfo>
          </cr:reaction>
        </cr:reactions>
      </w16:ext>
    </w16cex:extLst>
  </w16cex:commentExtensible>
  <w16cex:commentExtensible w16cex:durableId="568CDD47" w16cex:dateUtc="2026-06-19T09:44:00Z"/>
  <w16cex:commentExtensible w16cex:durableId="47A51A8B" w16cex:dateUtc="2026-06-19T09:49:00Z"/>
  <w16cex:commentExtensible w16cex:durableId="46513BEE" w16cex:dateUtc="2026-04-24T12:12:00Z"/>
  <w16cex:commentExtensible w16cex:durableId="7213EEB3" w16cex:dateUtc="2026-06-19T21:03:00Z"/>
  <w16cex:commentExtensible w16cex:durableId="48FEDB25" w16cex:dateUtc="2026-06-19T15:52:00Z"/>
  <w16cex:commentExtensible w16cex:durableId="15B1ADB9" w16cex:dateUtc="2026-06-19T15:56:00Z"/>
  <w16cex:commentExtensible w16cex:durableId="4ED670D6" w16cex:dateUtc="2026-06-19T15:58:00Z"/>
  <w16cex:commentExtensible w16cex:durableId="0DC057B1" w16cex:dateUtc="2026-04-24T12:13:00Z">
    <w16cex:extLst>
      <w16:ext w16:uri="{CE6994B0-6A32-4C9F-8C6B-6E91EDA988CE}">
        <cr:reactions xmlns:cr="http://schemas.microsoft.com/office/comments/2020/reactions">
          <cr:reaction reactionType="1">
            <cr:reactionInfo dateUtc="2026-05-07T12:44:55Z">
              <cr:user userId="76105b1b77c31ac2" userProvider="Windows Live" userName="Claire S"/>
            </cr:reactionInfo>
          </cr:reaction>
        </cr:reactions>
      </w16:ext>
    </w16cex:extLst>
  </w16cex:commentExtensible>
  <w16cex:commentExtensible w16cex:durableId="6E171D61" w16cex:dateUtc="2026-06-19T21:04:00Z"/>
  <w16cex:commentExtensible w16cex:durableId="7D2456DF" w16cex:dateUtc="2026-06-19T21:43:00Z"/>
  <w16cex:commentExtensible w16cex:durableId="11F40858" w16cex:dateUtc="2026-06-19T21:47:00Z"/>
  <w16cex:commentExtensible w16cex:durableId="56F0E489" w16cex:dateUtc="2026-06-19T21:48:00Z"/>
  <w16cex:commentExtensible w16cex:durableId="6D782695" w16cex:dateUtc="2026-06-20T01:26:00Z"/>
  <w16cex:commentExtensible w16cex:durableId="2D4672B9" w16cex:dateUtc="2026-06-21T22:49:00Z"/>
  <w16cex:commentExtensible w16cex:durableId="19D04878" w16cex:dateUtc="2026-04-24T12:14:00Z"/>
  <w16cex:commentExtensible w16cex:durableId="64F061A6" w16cex:dateUtc="2026-06-20T03:21:00Z"/>
  <w16cex:commentExtensible w16cex:durableId="0099C736" w16cex:dateUtc="2026-06-20T07:00:00Z"/>
  <w16cex:commentExtensible w16cex:durableId="59670349" w16cex:dateUtc="2026-04-24T12:15:00Z"/>
  <w16cex:commentExtensible w16cex:durableId="6758EF9D" w16cex:dateUtc="2026-06-20T07:04:00Z"/>
  <w16cex:commentExtensible w16cex:durableId="65E793FB" w16cex:dateUtc="2026-06-20T19:38:00Z"/>
  <w16cex:commentExtensible w16cex:durableId="10AA2311" w16cex:dateUtc="2026-06-20T19:40:00Z"/>
  <w16cex:commentExtensible w16cex:durableId="3A85EDF9" w16cex:dateUtc="2026-06-20T19:42:00Z"/>
  <w16cex:commentExtensible w16cex:durableId="702AF498" w16cex:dateUtc="2026-06-20T19:43:00Z"/>
  <w16cex:commentExtensible w16cex:durableId="3645EC57" w16cex:dateUtc="2026-04-24T12:16:00Z"/>
  <w16cex:commentExtensible w16cex:durableId="3BEFD42E" w16cex:dateUtc="2026-06-20T19:45:00Z"/>
  <w16cex:commentExtensible w16cex:durableId="0845C6B7" w16cex:dateUtc="2026-06-20T19:47:00Z"/>
  <w16cex:commentExtensible w16cex:durableId="7500F4B2" w16cex:dateUtc="2026-06-21T18:35:00Z"/>
  <w16cex:commentExtensible w16cex:durableId="21AE26C7" w16cex:dateUtc="2026-06-21T18:36:00Z"/>
  <w16cex:commentExtensible w16cex:durableId="3995EBEF" w16cex:dateUtc="2026-06-21T18:37:00Z"/>
  <w16cex:commentExtensible w16cex:durableId="37371351" w16cex:dateUtc="2026-04-24T12:18:00Z"/>
  <w16cex:commentExtensible w16cex:durableId="1D764879" w16cex:dateUtc="2026-06-21T18:39:00Z"/>
  <w16cex:commentExtensible w16cex:durableId="3470FB04" w16cex:dateUtc="2026-04-24T12:18:00Z"/>
  <w16cex:commentExtensible w16cex:durableId="3E8AB225" w16cex:dateUtc="2026-05-07T13:20:00Z"/>
  <w16cex:commentExtensible w16cex:durableId="5BF3983C" w16cex:dateUtc="2026-06-21T18:43:00Z"/>
  <w16cex:commentExtensible w16cex:durableId="2E9FC46D" w16cex:dateUtc="2026-06-21T18:46:00Z"/>
  <w16cex:commentExtensible w16cex:durableId="565B4737" w16cex:dateUtc="2026-06-21T18:46:00Z"/>
  <w16cex:commentExtensible w16cex:durableId="4B40FE3D" w16cex:dateUtc="2026-06-21T18:47:00Z"/>
  <w16cex:commentExtensible w16cex:durableId="27F50BBF" w16cex:dateUtc="2026-04-24T12:18:00Z"/>
  <w16cex:commentExtensible w16cex:durableId="272B154C" w16cex:dateUtc="2026-06-21T18:49:00Z"/>
  <w16cex:commentExtensible w16cex:durableId="540EDCA9" w16cex:dateUtc="2026-06-21T18:50:00Z"/>
  <w16cex:commentExtensible w16cex:durableId="3F7155D0" w16cex:dateUtc="2026-06-21T18:51:00Z"/>
  <w16cex:commentExtensible w16cex:durableId="752B67D9" w16cex:dateUtc="2026-04-24T12:19:00Z"/>
  <w16cex:commentExtensible w16cex:durableId="2B00A2FD" w16cex:dateUtc="2026-06-21T18:54:00Z"/>
  <w16cex:commentExtensible w16cex:durableId="2E200655" w16cex:dateUtc="2026-06-21T18:55:00Z"/>
  <w16cex:commentExtensible w16cex:durableId="7D01EC35" w16cex:dateUtc="2026-06-21T18:55:00Z"/>
  <w16cex:commentExtensible w16cex:durableId="1BAF76FA" w16cex:dateUtc="2026-06-21T18:56:00Z"/>
  <w16cex:commentExtensible w16cex:durableId="187B42CC" w16cex:dateUtc="2026-06-21T18:57:00Z"/>
  <w16cex:commentExtensible w16cex:durableId="0BB22DE9" w16cex:dateUtc="2026-06-21T18:57:00Z"/>
  <w16cex:commentExtensible w16cex:durableId="53763691" w16cex:dateUtc="2026-06-21T18:58:00Z"/>
  <w16cex:commentExtensible w16cex:durableId="5D556C2F" w16cex:dateUtc="2026-04-24T12:20:00Z"/>
  <w16cex:commentExtensible w16cex:durableId="704C5435" w16cex:dateUtc="2026-04-24T12:20:00Z">
    <w16cex:extLst>
      <w16:ext w16:uri="{CE6994B0-6A32-4C9F-8C6B-6E91EDA988CE}">
        <cr:reactions xmlns:cr="http://schemas.microsoft.com/office/comments/2020/reactions">
          <cr:reaction reactionType="1">
            <cr:reactionInfo dateUtc="2026-06-02T10:42:04Z">
              <cr:user userId="76105b1b77c31ac2" userProvider="Windows Live" userName="Claire S"/>
            </cr:reactionInfo>
          </cr:reaction>
        </cr:reactions>
      </w16:ext>
    </w16cex:extLst>
  </w16cex:commentExtensible>
  <w16cex:commentExtensible w16cex:durableId="08E2CEEC" w16cex:dateUtc="2026-05-07T13:27:00Z">
    <w16cex:extLst>
      <w16:ext w16:uri="{CE6994B0-6A32-4C9F-8C6B-6E91EDA988CE}">
        <cr:reactions xmlns:cr="http://schemas.microsoft.com/office/comments/2020/reactions">
          <cr:reaction reactionType="1">
            <cr:reactionInfo dateUtc="2026-06-24T15:14:52Z">
              <cr:user userId="2241c0a375142f5e" userProvider="Windows Live" userName="Daisy Watt"/>
            </cr:reactionInfo>
          </cr:reaction>
        </cr:reactions>
      </w16:ext>
    </w16cex:extLst>
  </w16cex:commentExtensible>
  <w16cex:commentExtensible w16cex:durableId="6E35F980" w16cex:dateUtc="2026-04-24T12:21:00Z"/>
  <w16cex:commentExtensible w16cex:durableId="75F69F95" w16cex:dateUtc="2026-06-21T19:03:00Z"/>
  <w16cex:commentExtensible w16cex:durableId="0D788F33" w16cex:dateUtc="2026-04-24T12:16:00Z"/>
  <w16cex:commentExtensible w16cex:durableId="2983D4C4" w16cex:dateUtc="2026-06-21T18:35:00Z"/>
  <w16cex:commentExtensible w16cex:durableId="21E0B860" w16cex:dateUtc="2026-06-21T18:36:00Z"/>
  <w16cex:commentExtensible w16cex:durableId="17494113" w16cex:dateUtc="2026-04-24T12:18:00Z"/>
  <w16cex:commentExtensible w16cex:durableId="25F030E9" w16cex:dateUtc="2026-05-07T13:20:00Z"/>
  <w16cex:commentExtensible w16cex:durableId="6885A8C6" w16cex:dateUtc="2026-06-21T18:37:00Z"/>
  <w16cex:commentExtensible w16cex:durableId="72A8A671" w16cex:dateUtc="2026-06-21T18:43:00Z"/>
  <w16cex:commentExtensible w16cex:durableId="09D18FC1" w16cex:dateUtc="2026-06-21T18:46:00Z"/>
  <w16cex:commentExtensible w16cex:durableId="0D8A1CC7" w16cex:dateUtc="2026-06-21T19:11:00Z"/>
  <w16cex:commentExtensible w16cex:durableId="20A6F78C" w16cex:dateUtc="2026-04-24T12:23:00Z"/>
  <w16cex:commentExtensible w16cex:durableId="1450E70D" w16cex:dateUtc="2026-04-24T12:22:00Z"/>
  <w16cex:commentExtensible w16cex:durableId="1511D4A5" w16cex:dateUtc="2026-06-21T21:59:00Z"/>
  <w16cex:commentExtensible w16cex:durableId="207A8125" w16cex:dateUtc="2026-05-08T07:42:00Z">
    <w16cex:extLst>
      <w16:ext w16:uri="{CE6994B0-6A32-4C9F-8C6B-6E91EDA988CE}">
        <cr:reactions xmlns:cr="http://schemas.microsoft.com/office/comments/2020/reactions">
          <cr:reaction reactionType="1">
            <cr:reactionInfo dateUtc="2026-06-24T15:15:11Z">
              <cr:user userId="2241c0a375142f5e" userProvider="Windows Live" userName="Daisy Watt"/>
            </cr:reactionInfo>
          </cr:reaction>
        </cr:reactions>
      </w16:ext>
    </w16cex:extLst>
  </w16cex:commentExtensible>
  <w16cex:commentExtensible w16cex:durableId="189134AC" w16cex:dateUtc="2026-06-21T22:02:00Z"/>
  <w16cex:commentExtensible w16cex:durableId="49BA8E2B" w16cex:dateUtc="2026-06-21T22:03:00Z"/>
  <w16cex:commentExtensible w16cex:durableId="10B75890" w16cex:dateUtc="2026-06-21T22:05:00Z"/>
  <w16cex:commentExtensible w16cex:durableId="170B2C9A" w16cex:dateUtc="2026-06-21T22:06:00Z"/>
  <w16cex:commentExtensible w16cex:durableId="0E0DF105" w16cex:dateUtc="2026-06-21T22:07:00Z"/>
  <w16cex:commentExtensible w16cex:durableId="34F794AC" w16cex:dateUtc="2026-04-24T12:24:00Z"/>
  <w16cex:commentExtensible w16cex:durableId="1047ED48" w16cex:dateUtc="2026-04-24T12:25:00Z"/>
  <w16cex:commentExtensible w16cex:durableId="67D2849D" w16cex:dateUtc="2026-04-24T12:26:00Z">
    <w16cex:extLst>
      <w16:ext w16:uri="{CE6994B0-6A32-4C9F-8C6B-6E91EDA988CE}">
        <cr:reactions xmlns:cr="http://schemas.microsoft.com/office/comments/2020/reactions">
          <cr:reaction reactionType="1">
            <cr:reactionInfo dateUtc="2026-05-21T14:41:36Z">
              <cr:user userId="76105b1b77c31ac2" userProvider="Windows Live" userName="Claire S"/>
            </cr:reactionInfo>
          </cr:reaction>
        </cr:reactions>
      </w16:ext>
    </w16cex:extLst>
  </w16cex:commentExtensible>
  <w16cex:commentExtensible w16cex:durableId="1E8BBB70" w16cex:dateUtc="2026-05-07T16:15:00Z"/>
  <w16cex:commentExtensible w16cex:durableId="3CBE60F6" w16cex:dateUtc="2026-06-21T22:45:00Z"/>
  <w16cex:commentExtensible w16cex:durableId="3B23959F" w16cex:dateUtc="2026-06-21T22:46:00Z"/>
  <w16cex:commentExtensible w16cex:durableId="0E41F094" w16cex:dateUtc="2026-06-21T22:59:00Z"/>
  <w16cex:commentExtensible w16cex:durableId="717476CD" w16cex:dateUtc="2026-04-24T12:27:00Z"/>
  <w16cex:commentExtensible w16cex:durableId="5C68D78C" w16cex:dateUtc="2026-05-07T16:40:00Z">
    <w16cex:extLst>
      <w16:ext w16:uri="{CE6994B0-6A32-4C9F-8C6B-6E91EDA988CE}">
        <cr:reactions xmlns:cr="http://schemas.microsoft.com/office/comments/2020/reactions">
          <cr:reaction reactionType="1">
            <cr:reactionInfo dateUtc="2026-06-24T15:17:59Z">
              <cr:user userId="2241c0a375142f5e" userProvider="Windows Live" userName="Daisy Watt"/>
            </cr:reactionInfo>
          </cr:reaction>
        </cr:reactions>
      </w16:ext>
    </w16cex:extLst>
  </w16cex:commentExtensible>
  <w16cex:commentExtensible w16cex:durableId="775C4E08" w16cex:dateUtc="2026-06-21T23:05:00Z"/>
  <w16cex:commentExtensible w16cex:durableId="4C33F87D" w16cex:dateUtc="2026-06-22T02:15:00Z"/>
  <w16cex:commentExtensible w16cex:durableId="3815EE1B" w16cex:dateUtc="2026-04-24T12:29:00Z"/>
  <w16cex:commentExtensible w16cex:durableId="63C185C6" w16cex:dateUtc="2026-06-22T02:18:00Z"/>
  <w16cex:commentExtensible w16cex:durableId="4230D477" w16cex:dateUtc="2026-06-22T02:36:00Z"/>
  <w16cex:commentExtensible w16cex:durableId="23C5F583" w16cex:dateUtc="2026-06-22T02:21:00Z"/>
  <w16cex:commentExtensible w16cex:durableId="5C7FD029" w16cex:dateUtc="2026-04-24T12:30:00Z"/>
  <w16cex:commentExtensible w16cex:durableId="0008C454" w16cex:dateUtc="2026-05-08T07:48:00Z"/>
  <w16cex:commentExtensible w16cex:durableId="1285D07C" w16cex:dateUtc="2026-06-22T02:38:00Z"/>
  <w16cex:commentExtensible w16cex:durableId="18121ED5" w16cex:dateUtc="2026-06-22T02:41:00Z"/>
  <w16cex:commentExtensible w16cex:durableId="756C43A1" w16cex:dateUtc="2026-06-22T02:44:00Z"/>
  <w16cex:commentExtensible w16cex:durableId="3370CC39" w16cex:dateUtc="2026-06-22T02:45:00Z"/>
  <w16cex:commentExtensible w16cex:durableId="6B07B820" w16cex:dateUtc="2026-06-22T02:47:00Z"/>
  <w16cex:commentExtensible w16cex:durableId="47A62A8A" w16cex:dateUtc="2026-06-22T03:40:00Z"/>
  <w16cex:commentExtensible w16cex:durableId="781F01E5" w16cex:dateUtc="2026-04-24T12:33:00Z"/>
  <w16cex:commentExtensible w16cex:durableId="1790DFF2" w16cex:dateUtc="2026-05-08T16:10:00Z"/>
  <w16cex:commentExtensible w16cex:durableId="00895C13" w16cex:dateUtc="2026-05-11T11:13:00Z"/>
  <w16cex:commentExtensible w16cex:durableId="02AD93B0" w16cex:dateUtc="2026-06-22T03:42:00Z"/>
  <w16cex:commentExtensible w16cex:durableId="3FD81B79" w16cex:dateUtc="2026-06-22T03:48:00Z"/>
  <w16cex:commentExtensible w16cex:durableId="55912AE9" w16cex:dateUtc="2026-06-22T03:57:00Z"/>
  <w16cex:commentExtensible w16cex:durableId="71B22228" w16cex:dateUtc="2026-06-22T04:05:00Z"/>
  <w16cex:commentExtensible w16cex:durableId="25948E24" w16cex:dateUtc="2026-06-22T04:06:00Z"/>
  <w16cex:commentExtensible w16cex:durableId="50639F4A" w16cex:dateUtc="2026-06-22T04:09:00Z"/>
  <w16cex:commentExtensible w16cex:durableId="3CBDE7F1" w16cex:dateUtc="2026-06-22T04:17:00Z"/>
  <w16cex:commentExtensible w16cex:durableId="796C7EEC" w16cex:dateUtc="2026-06-22T11:13:00Z"/>
  <w16cex:commentExtensible w16cex:durableId="74278E60" w16cex:dateUtc="2026-06-22T04:16:00Z"/>
  <w16cex:commentExtensible w16cex:durableId="18E26F35" w16cex:dateUtc="2026-04-24T13:09:00Z"/>
  <w16cex:commentExtensible w16cex:durableId="645C577E" w16cex:dateUtc="2026-05-11T13:09:00Z">
    <w16cex:extLst>
      <w16:ext w16:uri="{CE6994B0-6A32-4C9F-8C6B-6E91EDA988CE}">
        <cr:reactions xmlns:cr="http://schemas.microsoft.com/office/comments/2020/reactions">
          <cr:reaction reactionType="1">
            <cr:reactionInfo dateUtc="2026-06-22T04:20:41Z">
              <cr:user userId="2241c0a375142f5e" userProvider="Windows Live" userName="Daisy Watt"/>
            </cr:reactionInfo>
          </cr:reaction>
        </cr:reactions>
      </w16:ext>
    </w16cex:extLst>
  </w16cex:commentExtensible>
  <w16cex:commentExtensible w16cex:durableId="37E81B86" w16cex:dateUtc="2026-04-24T13:11:00Z"/>
  <w16cex:commentExtensible w16cex:durableId="1E54A2FC" w16cex:dateUtc="2026-04-24T13:12:00Z"/>
  <w16cex:commentExtensible w16cex:durableId="6181FCD5" w16cex:dateUtc="2026-05-11T13:18:00Z"/>
  <w16cex:commentExtensible w16cex:durableId="762D083B" w16cex:dateUtc="2026-06-22T05:14:00Z"/>
  <w16cex:commentExtensible w16cex:durableId="007BBC65" w16cex:dateUtc="2026-06-22T05:33:00Z"/>
  <w16cex:commentExtensible w16cex:durableId="424BF37E" w16cex:dateUtc="2026-06-22T05:35:00Z"/>
  <w16cex:commentExtensible w16cex:durableId="63FF04D9" w16cex:dateUtc="2026-06-22T05:35:00Z"/>
  <w16cex:commentExtensible w16cex:durableId="40188D7B" w16cex:dateUtc="2026-06-22T05:36:00Z"/>
  <w16cex:commentExtensible w16cex:durableId="31E8B0E4" w16cex:dateUtc="2026-06-22T05:37:00Z"/>
  <w16cex:commentExtensible w16cex:durableId="43C194A9" w16cex:dateUtc="2026-04-24T13:14:00Z"/>
  <w16cex:commentExtensible w16cex:durableId="3F9ED819" w16cex:dateUtc="2026-06-22T05:38:00Z"/>
  <w16cex:commentExtensible w16cex:durableId="71060E6E" w16cex:dateUtc="2026-06-22T05:40:00Z"/>
  <w16cex:commentExtensible w16cex:durableId="28FC294B" w16cex:dateUtc="2026-06-22T05:41:00Z"/>
  <w16cex:commentExtensible w16cex:durableId="3080C593" w16cex:dateUtc="2026-06-22T05:26:00Z"/>
  <w16cex:commentExtensible w16cex:durableId="30DF78F3" w16cex:dateUtc="2026-06-22T05:27:00Z"/>
  <w16cex:commentExtensible w16cex:durableId="08D04114" w16cex:dateUtc="2026-06-22T05:44:00Z"/>
  <w16cex:commentExtensible w16cex:durableId="3B4012F1" w16cex:dateUtc="2026-04-24T13:15:00Z"/>
  <w16cex:commentExtensible w16cex:durableId="7DE75C5B" w16cex:dateUtc="2026-06-22T06:55:00Z"/>
  <w16cex:commentExtensible w16cex:durableId="5FE9FA2A" w16cex:dateUtc="2026-05-11T13:23:00Z">
    <w16cex:extLst>
      <w16:ext w16:uri="{CE6994B0-6A32-4C9F-8C6B-6E91EDA988CE}">
        <cr:reactions xmlns:cr="http://schemas.microsoft.com/office/comments/2020/reactions">
          <cr:reaction reactionType="1">
            <cr:reactionInfo dateUtc="2026-06-24T15:20:52Z">
              <cr:user userId="2241c0a375142f5e" userProvider="Windows Live" userName="Daisy Watt"/>
            </cr:reactionInfo>
          </cr:reaction>
        </cr:reactions>
      </w16:ext>
    </w16cex:extLst>
  </w16cex:commentExtensible>
  <w16cex:commentExtensible w16cex:durableId="7598ABBE" w16cex:dateUtc="2026-06-22T07:03:00Z"/>
  <w16cex:commentExtensible w16cex:durableId="77FB2D69" w16cex:dateUtc="2026-06-22T07:05:00Z"/>
  <w16cex:commentExtensible w16cex:durableId="026FF025" w16cex:dateUtc="2026-06-22T07:08:00Z"/>
  <w16cex:commentExtensible w16cex:durableId="5CA83B5F" w16cex:dateUtc="2026-04-24T13:13:00Z">
    <w16cex:extLst>
      <w16:ext w16:uri="{CE6994B0-6A32-4C9F-8C6B-6E91EDA988CE}">
        <cr:reactions xmlns:cr="http://schemas.microsoft.com/office/comments/2020/reactions">
          <cr:reaction reactionType="1">
            <cr:reactionInfo dateUtc="2026-05-20T10:01:06Z">
              <cr:user userId="76105b1b77c31ac2" userProvider="Windows Live" userName="Claire S"/>
            </cr:reactionInfo>
          </cr:reaction>
        </cr:reactions>
      </w16:ext>
    </w16cex:extLst>
  </w16cex:commentExtensible>
  <w16cex:commentExtensible w16cex:durableId="63E27C9A" w16cex:dateUtc="2026-05-11T13:29:00Z"/>
  <w16cex:commentExtensible w16cex:durableId="4D65FC9F" w16cex:dateUtc="2026-04-24T13:17:00Z"/>
  <w16cex:commentExtensible w16cex:durableId="2B48D327" w16cex:dateUtc="2026-05-11T13:33:00Z"/>
  <w16cex:commentExtensible w16cex:durableId="248FE23C" w16cex:dateUtc="2026-04-24T13:18:00Z"/>
  <w16cex:commentExtensible w16cex:durableId="5E4B6B35" w16cex:dateUtc="2026-05-11T13:33:00Z"/>
  <w16cex:commentExtensible w16cex:durableId="2E32F02D" w16cex:dateUtc="2026-06-24T15:21:00Z"/>
  <w16cex:commentExtensible w16cex:durableId="59E5C242" w16cex:dateUtc="2026-04-24T13:18:00Z"/>
  <w16cex:commentExtensible w16cex:durableId="65554B18" w16cex:dateUtc="2026-05-11T13:34:00Z"/>
  <w16cex:commentExtensible w16cex:durableId="27AB6B31" w16cex:dateUtc="2026-06-22T07:19:00Z"/>
  <w16cex:commentExtensible w16cex:durableId="7A11F2EA" w16cex:dateUtc="2026-06-22T07:21:00Z"/>
  <w16cex:commentExtensible w16cex:durableId="42B7E7B3" w16cex:dateUtc="2026-04-24T13:20:00Z"/>
  <w16cex:commentExtensible w16cex:durableId="4C7CD439" w16cex:dateUtc="2026-04-24T13:21:00Z">
    <w16cex:extLst>
      <w16:ext w16:uri="{CE6994B0-6A32-4C9F-8C6B-6E91EDA988CE}">
        <cr:reactions xmlns:cr="http://schemas.microsoft.com/office/comments/2020/reactions">
          <cr:reaction reactionType="1">
            <cr:reactionInfo dateUtc="2026-05-11T13:38:57Z">
              <cr:user userId="76105b1b77c31ac2" userProvider="Windows Live" userName="Claire S"/>
            </cr:reactionInfo>
          </cr:reaction>
        </cr:reactions>
      </w16:ext>
    </w16cex:extLst>
  </w16cex:commentExtensible>
  <w16cex:commentExtensible w16cex:durableId="23160678" w16cex:dateUtc="2026-06-24T16:02:00Z"/>
  <w16cex:commentExtensible w16cex:durableId="6EEFCC79" w16cex:dateUtc="2026-06-22T07:35:00Z"/>
  <w16cex:commentExtensible w16cex:durableId="5FCA4BE3" w16cex:dateUtc="2026-06-22T07:43:00Z"/>
  <w16cex:commentExtensible w16cex:durableId="0FEDF27E" w16cex:dateUtc="2026-06-22T07:47:00Z"/>
  <w16cex:commentExtensible w16cex:durableId="442B64D5" w16cex:dateUtc="2026-04-24T13:22:00Z">
    <w16cex:extLst>
      <w16:ext w16:uri="{CE6994B0-6A32-4C9F-8C6B-6E91EDA988CE}">
        <cr:reactions xmlns:cr="http://schemas.microsoft.com/office/comments/2020/reactions">
          <cr:reaction reactionType="1">
            <cr:reactionInfo dateUtc="2026-05-11T13:39:44Z">
              <cr:user userId="76105b1b77c31ac2" userProvider="Windows Live" userName="Claire S"/>
            </cr:reactionInfo>
          </cr:reaction>
        </cr:reactions>
      </w16:ext>
    </w16cex:extLst>
  </w16cex:commentExtensible>
  <w16cex:commentExtensible w16cex:durableId="547C70CB" w16cex:dateUtc="2026-05-11T13:39:00Z"/>
  <w16cex:commentExtensible w16cex:durableId="19035988" w16cex:dateUtc="2026-05-11T14:07:00Z">
    <w16cex:extLst>
      <w16:ext w16:uri="{CE6994B0-6A32-4C9F-8C6B-6E91EDA988CE}">
        <cr:reactions xmlns:cr="http://schemas.microsoft.com/office/comments/2020/reactions">
          <cr:reaction reactionType="1">
            <cr:reactionInfo dateUtc="2026-06-24T15:23:01Z">
              <cr:user userId="2241c0a375142f5e" userProvider="Windows Live" userName="Daisy Watt"/>
            </cr:reactionInfo>
          </cr:reaction>
        </cr:reactions>
      </w16:ext>
    </w16cex:extLst>
  </w16cex:commentExtensible>
  <w16cex:commentExtensible w16cex:durableId="21411C8B" w16cex:dateUtc="2026-06-22T07:56:00Z"/>
  <w16cex:commentExtensible w16cex:durableId="56B3DB50" w16cex:dateUtc="2026-06-22T09:31:00Z"/>
  <w16cex:commentExtensible w16cex:durableId="2EE6954B" w16cex:dateUtc="2026-04-24T13:24:00Z"/>
  <w16cex:commentExtensible w16cex:durableId="129E4192" w16cex:dateUtc="2026-05-12T08:18:00Z"/>
  <w16cex:commentExtensible w16cex:durableId="21282748" w16cex:dateUtc="2026-05-12T08:18:00Z">
    <w16cex:extLst>
      <w16:ext w16:uri="{CE6994B0-6A32-4C9F-8C6B-6E91EDA988CE}">
        <cr:reactions xmlns:cr="http://schemas.microsoft.com/office/comments/2020/reactions">
          <cr:reaction reactionType="1">
            <cr:reactionInfo dateUtc="2026-06-24T15:23:19Z">
              <cr:user userId="2241c0a375142f5e" userProvider="Windows Live" userName="Daisy Watt"/>
            </cr:reactionInfo>
          </cr:reaction>
        </cr:reactions>
      </w16:ext>
    </w16cex:extLst>
  </w16cex:commentExtensible>
  <w16cex:commentExtensible w16cex:durableId="667E4999" w16cex:dateUtc="2026-06-24T15:24:00Z"/>
  <w16cex:commentExtensible w16cex:durableId="72F2C3BF" w16cex:dateUtc="2026-04-24T13:25:00Z"/>
  <w16cex:commentExtensible w16cex:durableId="74111458" w16cex:dateUtc="2026-04-24T13:26:00Z"/>
  <w16cex:commentExtensible w16cex:durableId="58BECF81" w16cex:dateUtc="2026-04-24T13:26:00Z"/>
  <w16cex:commentExtensible w16cex:durableId="018C4159" w16cex:dateUtc="2026-05-12T08:27:00Z"/>
  <w16cex:commentExtensible w16cex:durableId="7D05C652" w16cex:dateUtc="2026-06-22T10:15:00Z"/>
  <w16cex:commentExtensible w16cex:durableId="021DEFE4" w16cex:dateUtc="2026-04-24T13:27:00Z"/>
  <w16cex:commentExtensible w16cex:durableId="0D697446" w16cex:dateUtc="2026-05-12T08:23:00Z"/>
  <w16cex:commentExtensible w16cex:durableId="7ED945BA" w16cex:dateUtc="2026-06-22T09:46:00Z"/>
  <w16cex:commentExtensible w16cex:durableId="0C3EA8DB" w16cex:dateUtc="2026-06-22T10:21:00Z"/>
  <w16cex:commentExtensible w16cex:durableId="6B2CC6E2" w16cex:dateUtc="2026-06-22T10:25:00Z"/>
  <w16cex:commentExtensible w16cex:durableId="6E38AE91" w16cex:dateUtc="2026-04-24T13:30:00Z"/>
  <w16cex:commentExtensible w16cex:durableId="21FC7C89" w16cex:dateUtc="2026-04-24T13:30:00Z"/>
  <w16cex:commentExtensible w16cex:durableId="71AD68C7" w16cex:dateUtc="2026-06-22T11:05:00Z"/>
  <w16cex:commentExtensible w16cex:durableId="37E47844" w16cex:dateUtc="2026-04-24T13:32:00Z"/>
  <w16cex:commentExtensible w16cex:durableId="795CB980" w16cex:dateUtc="2026-05-12T08:29:00Z">
    <w16cex:extLst>
      <w16:ext w16:uri="{CE6994B0-6A32-4C9F-8C6B-6E91EDA988CE}">
        <cr:reactions xmlns:cr="http://schemas.microsoft.com/office/comments/2020/reactions">
          <cr:reaction reactionType="1">
            <cr:reactionInfo dateUtc="2026-06-24T15:26:13Z">
              <cr:user userId="2241c0a375142f5e" userProvider="Windows Live" userName="Daisy Watt"/>
            </cr:reactionInfo>
          </cr:reaction>
        </cr:reactions>
      </w16:ext>
    </w16cex:extLst>
  </w16cex:commentExtensible>
  <w16cex:commentExtensible w16cex:durableId="4CBD7457" w16cex:dateUtc="2026-04-24T13:33:00Z"/>
  <w16cex:commentExtensible w16cex:durableId="0E25FB3B" w16cex:dateUtc="2026-05-12T09:03:00Z">
    <w16cex:extLst>
      <w16:ext w16:uri="{CE6994B0-6A32-4C9F-8C6B-6E91EDA988CE}">
        <cr:reactions xmlns:cr="http://schemas.microsoft.com/office/comments/2020/reactions">
          <cr:reaction reactionType="1">
            <cr:reactionInfo dateUtc="2026-06-24T15:26:35Z">
              <cr:user userId="2241c0a375142f5e" userProvider="Windows Live" userName="Daisy Watt"/>
            </cr:reactionInfo>
          </cr:reaction>
        </cr:reactions>
      </w16:ext>
    </w16cex:extLst>
  </w16cex:commentExtensible>
  <w16cex:commentExtensible w16cex:durableId="2CFB3978" w16cex:dateUtc="2026-04-24T14:54:00Z"/>
  <w16cex:commentExtensible w16cex:durableId="1E136EDB" w16cex:dateUtc="2026-06-22T11:10:00Z"/>
  <w16cex:commentExtensible w16cex:durableId="7DE8A6FF" w16cex:dateUtc="2026-04-24T14:56:00Z"/>
  <w16cex:commentExtensible w16cex:durableId="4701A394" w16cex:dateUtc="2026-06-22T11:13:00Z"/>
  <w16cex:commentExtensible w16cex:durableId="7C724FEB" w16cex:dateUtc="2026-06-22T11:36:00Z"/>
  <w16cex:commentExtensible w16cex:durableId="216807AA" w16cex:dateUtc="2026-06-22T11:40:00Z"/>
  <w16cex:commentExtensible w16cex:durableId="1E5AEBDD" w16cex:dateUtc="2026-06-22T11:50:00Z"/>
  <w16cex:commentExtensible w16cex:durableId="33BF4286" w16cex:dateUtc="2026-06-22T11:51:00Z"/>
  <w16cex:commentExtensible w16cex:durableId="108AD65C" w16cex:dateUtc="2026-06-22T12:03:00Z"/>
  <w16cex:commentExtensible w16cex:durableId="0229ACDB" w16cex:dateUtc="2026-06-22T12:03:00Z"/>
  <w16cex:commentExtensible w16cex:durableId="72959269" w16cex:dateUtc="2026-04-24T13:36:00Z"/>
  <w16cex:commentExtensible w16cex:durableId="46D4B3A8" w16cex:dateUtc="2026-06-22T12:32:00Z"/>
  <w16cex:commentExtensible w16cex:durableId="496261B6" w16cex:dateUtc="2026-04-24T13:37:00Z"/>
  <w16cex:commentExtensible w16cex:durableId="22D3694C" w16cex:dateUtc="2026-05-18T15:56:00Z">
    <w16cex:extLst>
      <w16:ext w16:uri="{CE6994B0-6A32-4C9F-8C6B-6E91EDA988CE}">
        <cr:reactions xmlns:cr="http://schemas.microsoft.com/office/comments/2020/reactions">
          <cr:reaction reactionType="1">
            <cr:reactionInfo dateUtc="2026-06-24T15:28:19Z">
              <cr:user userId="2241c0a375142f5e" userProvider="Windows Live" userName="Daisy Watt"/>
            </cr:reactionInfo>
          </cr:reaction>
        </cr:reactions>
      </w16:ext>
    </w16cex:extLst>
  </w16cex:commentExtensible>
  <w16cex:commentExtensible w16cex:durableId="3B0D4721" w16cex:dateUtc="2026-06-22T12:43:00Z"/>
  <w16cex:commentExtensible w16cex:durableId="5278263F" w16cex:dateUtc="2026-06-22T12:44:00Z"/>
  <w16cex:commentExtensible w16cex:durableId="288BE83A" w16cex:dateUtc="2026-06-22T12:51:00Z"/>
  <w16cex:commentExtensible w16cex:durableId="7C94C91B" w16cex:dateUtc="2026-06-24T15:57:00Z"/>
  <w16cex:commentExtensible w16cex:durableId="48CF18D8" w16cex:dateUtc="2026-06-23T12:23:00Z"/>
  <w16cex:commentExtensible w16cex:durableId="6AA087CE" w16cex:dateUtc="2026-06-22T14:24:00Z"/>
  <w16cex:commentExtensible w16cex:durableId="1B2A8248" w16cex:dateUtc="2026-06-22T14:28:00Z"/>
  <w16cex:commentExtensible w16cex:durableId="15CF802D" w16cex:dateUtc="2026-06-08T15:09:00Z">
    <w16cex:extLst>
      <w16:ext w16:uri="{CE6994B0-6A32-4C9F-8C6B-6E91EDA988CE}">
        <cr:reactions xmlns:cr="http://schemas.microsoft.com/office/comments/2020/reactions">
          <cr:reaction reactionType="1">
            <cr:reactionInfo dateUtc="2026-06-24T15:29:05Z">
              <cr:user userId="2241c0a375142f5e" userProvider="Windows Live" userName="Daisy Watt"/>
            </cr:reactionInfo>
          </cr:reaction>
        </cr:reactions>
      </w16:ext>
    </w16cex:extLst>
  </w16cex:commentExtensible>
  <w16cex:commentExtensible w16cex:durableId="53AF4A58" w16cex:dateUtc="2026-04-24T13:41:00Z"/>
  <w16cex:commentExtensible w16cex:durableId="7FA116D3" w16cex:dateUtc="2026-05-18T16:25:00Z"/>
  <w16cex:commentExtensible w16cex:durableId="56C250DD" w16cex:dateUtc="2026-06-22T14:51:00Z"/>
  <w16cex:commentExtensible w16cex:durableId="30800852" w16cex:dateUtc="2026-06-22T15:03:00Z"/>
  <w16cex:commentExtensible w16cex:durableId="61EDD804" w16cex:dateUtc="2026-06-22T15:13:00Z"/>
  <w16cex:commentExtensible w16cex:durableId="116EBF2F" w16cex:dateUtc="2026-06-22T15:28:00Z"/>
  <w16cex:commentExtensible w16cex:durableId="2A6CD380" w16cex:dateUtc="2026-06-22T15:29:00Z"/>
  <w16cex:commentExtensible w16cex:durableId="00896AEA" w16cex:dateUtc="2026-06-22T16:11:00Z"/>
  <w16cex:commentExtensible w16cex:durableId="08590EDD" w16cex:dateUtc="2026-05-27T14:20:00Z"/>
  <w16cex:commentExtensible w16cex:durableId="0F70A7F0" w16cex:dateUtc="2026-06-22T16:17:00Z"/>
  <w16cex:commentExtensible w16cex:durableId="53CBEF80" w16cex:dateUtc="2026-06-22T16:31:00Z"/>
  <w16cex:commentExtensible w16cex:durableId="7B984EE7" w16cex:dateUtc="2026-06-22T16:54:00Z"/>
  <w16cex:commentExtensible w16cex:durableId="39A26F06" w16cex:dateUtc="2026-04-24T13:46:00Z"/>
  <w16cex:commentExtensible w16cex:durableId="395CA35C" w16cex:dateUtc="2026-06-24T16:11:00Z"/>
  <w16cex:commentExtensible w16cex:durableId="53650151" w16cex:dateUtc="2026-06-22T17:58:00Z"/>
  <w16cex:commentExtensible w16cex:durableId="2325042C" w16cex:dateUtc="2026-06-23T06:24:00Z"/>
  <w16cex:commentExtensible w16cex:durableId="573D4C42" w16cex:dateUtc="2026-06-23T05:57:00Z"/>
  <w16cex:commentExtensible w16cex:durableId="3A739D84" w16cex:dateUtc="2026-04-24T13:47:00Z"/>
  <w16cex:commentExtensible w16cex:durableId="09DF47D2" w16cex:dateUtc="2026-06-23T06:47:00Z"/>
  <w16cex:commentExtensible w16cex:durableId="27C45A4F" w16cex:dateUtc="2026-06-23T06:20:00Z"/>
  <w16cex:commentExtensible w16cex:durableId="450CC5E1" w16cex:dateUtc="2026-06-23T06:48:00Z"/>
  <w16cex:commentExtensible w16cex:durableId="18A4AD43" w16cex:dateUtc="2026-06-23T06:52:00Z"/>
  <w16cex:commentExtensible w16cex:durableId="3A521FB4" w16cex:dateUtc="2026-06-23T06:56:00Z"/>
  <w16cex:commentExtensible w16cex:durableId="4CD417CF" w16cex:dateUtc="2026-06-23T07:06:00Z"/>
  <w16cex:commentExtensible w16cex:durableId="188FE5FD" w16cex:dateUtc="2026-06-23T07:34:00Z"/>
  <w16cex:commentExtensible w16cex:durableId="4DCD5CF5" w16cex:dateUtc="2026-04-24T13:50:00Z"/>
  <w16cex:commentExtensible w16cex:durableId="57657E73" w16cex:dateUtc="2026-06-23T07:41:00Z"/>
  <w16cex:commentExtensible w16cex:durableId="76B61F98" w16cex:dateUtc="2026-06-23T07:44:00Z"/>
  <w16cex:commentExtensible w16cex:durableId="50A03A58" w16cex:dateUtc="2026-04-24T13:53:00Z"/>
  <w16cex:commentExtensible w16cex:durableId="3F950C75" w16cex:dateUtc="2026-04-24T13:53:00Z"/>
  <w16cex:commentExtensible w16cex:durableId="487CE010" w16cex:dateUtc="2026-04-24T14:14:00Z">
    <w16cex:extLst>
      <w16:ext w16:uri="{CE6994B0-6A32-4C9F-8C6B-6E91EDA988CE}">
        <cr:reactions xmlns:cr="http://schemas.microsoft.com/office/comments/2020/reactions">
          <cr:reaction reactionType="1">
            <cr:reactionInfo dateUtc="2026-05-21T14:06:49Z">
              <cr:user userId="76105b1b77c31ac2" userProvider="Windows Live" userName="Claire S"/>
            </cr:reactionInfo>
          </cr:reaction>
        </cr:reactions>
      </w16:ext>
    </w16cex:extLst>
  </w16cex:commentExtensible>
  <w16cex:commentExtensible w16cex:durableId="386B8E7D" w16cex:dateUtc="2026-05-21T14:10:00Z"/>
  <w16cex:commentExtensible w16cex:durableId="32AD1F8D" w16cex:dateUtc="2026-06-23T08:34:00Z"/>
  <w16cex:commentExtensible w16cex:durableId="25B3411F" w16cex:dateUtc="2026-04-24T14:15:00Z">
    <w16cex:extLst>
      <w16:ext w16:uri="{CE6994B0-6A32-4C9F-8C6B-6E91EDA988CE}">
        <cr:reactions xmlns:cr="http://schemas.microsoft.com/office/comments/2020/reactions">
          <cr:reaction reactionType="1">
            <cr:reactionInfo dateUtc="2026-05-21T14:38:13Z">
              <cr:user userId="76105b1b77c31ac2" userProvider="Windows Live" userName="Claire S"/>
            </cr:reactionInfo>
          </cr:reaction>
        </cr:reactions>
      </w16:ext>
    </w16cex:extLst>
  </w16cex:commentExtensible>
  <w16cex:commentExtensible w16cex:durableId="229056C3" w16cex:dateUtc="2026-06-23T08:50:00Z"/>
  <w16cex:commentExtensible w16cex:durableId="78F18DAA" w16cex:dateUtc="2026-06-23T08:54:00Z"/>
  <w16cex:commentExtensible w16cex:durableId="60D21F27" w16cex:dateUtc="2026-06-23T09:01:00Z"/>
  <w16cex:commentExtensible w16cex:durableId="60928A8E" w16cex:dateUtc="2026-04-24T14:16:00Z"/>
  <w16cex:commentExtensible w16cex:durableId="1EC86AB5" w16cex:dateUtc="2026-04-24T14:17:00Z"/>
  <w16cex:commentExtensible w16cex:durableId="61CA2E0E" w16cex:dateUtc="2026-06-23T09:13:00Z"/>
  <w16cex:commentExtensible w16cex:durableId="70E7EF0F" w16cex:dateUtc="2026-04-24T14:17:00Z"/>
  <w16cex:commentExtensible w16cex:durableId="6904FF06" w16cex:dateUtc="2026-06-23T09:17:00Z"/>
  <w16cex:commentExtensible w16cex:durableId="6FE6FF46" w16cex:dateUtc="2026-06-23T09:20:00Z"/>
  <w16cex:commentExtensible w16cex:durableId="12DA16F4" w16cex:dateUtc="2026-06-23T09:30:00Z"/>
  <w16cex:commentExtensible w16cex:durableId="61761523" w16cex:dateUtc="2026-06-23T09:33:00Z"/>
  <w16cex:commentExtensible w16cex:durableId="45BE9AC2" w16cex:dateUtc="2026-04-24T14:18:00Z"/>
  <w16cex:commentExtensible w16cex:durableId="621CB976" w16cex:dateUtc="2026-06-23T09:37:00Z"/>
  <w16cex:commentExtensible w16cex:durableId="726EC92A" w16cex:dateUtc="2026-06-23T09:42:00Z"/>
  <w16cex:commentExtensible w16cex:durableId="42A43D95" w16cex:dateUtc="2026-04-24T14:19:00Z">
    <w16cex:extLst>
      <w16:ext w16:uri="{CE6994B0-6A32-4C9F-8C6B-6E91EDA988CE}">
        <cr:reactions xmlns:cr="http://schemas.microsoft.com/office/comments/2020/reactions">
          <cr:reaction reactionType="1">
            <cr:reactionInfo dateUtc="2026-05-22T15:54:47Z">
              <cr:user userId="76105b1b77c31ac2" userProvider="Windows Live" userName="Claire S"/>
            </cr:reactionInfo>
          </cr:reaction>
        </cr:reactions>
      </w16:ext>
    </w16cex:extLst>
  </w16cex:commentExtensible>
  <w16cex:commentExtensible w16cex:durableId="4371C559" w16cex:dateUtc="2026-06-24T16:04:00Z"/>
  <w16cex:commentExtensible w16cex:durableId="03A71B51" w16cex:dateUtc="2026-06-23T09:46:00Z"/>
  <w16cex:commentExtensible w16cex:durableId="3B5191E7" w16cex:dateUtc="2026-06-23T09:54:00Z"/>
  <w16cex:commentExtensible w16cex:durableId="221F55A9" w16cex:dateUtc="2026-06-23T09:57:00Z"/>
  <w16cex:commentExtensible w16cex:durableId="4B3C3027" w16cex:dateUtc="2026-06-23T10:32:00Z"/>
  <w16cex:commentExtensible w16cex:durableId="3DA5D95A" w16cex:dateUtc="2026-06-23T10:30:00Z"/>
  <w16cex:commentExtensible w16cex:durableId="5A879CDA" w16cex:dateUtc="2026-06-23T10:35:00Z"/>
  <w16cex:commentExtensible w16cex:durableId="325FDE4F" w16cex:dateUtc="2026-04-24T14:20:00Z"/>
  <w16cex:commentExtensible w16cex:durableId="3F5EB6A4" w16cex:dateUtc="2026-06-23T10:44:00Z"/>
  <w16cex:commentExtensible w16cex:durableId="39FCF6D7" w16cex:dateUtc="2026-04-24T14:21:00Z"/>
  <w16cex:commentExtensible w16cex:durableId="112FC39D" w16cex:dateUtc="2026-06-23T10:47:00Z"/>
  <w16cex:commentExtensible w16cex:durableId="48F05816" w16cex:dateUtc="2026-06-23T10:53:00Z"/>
  <w16cex:commentExtensible w16cex:durableId="50641620" w16cex:dateUtc="2026-06-23T10:57:00Z"/>
  <w16cex:commentExtensible w16cex:durableId="6416950D" w16cex:dateUtc="2026-04-24T14:23:00Z"/>
  <w16cex:commentExtensible w16cex:durableId="16B31BA2" w16cex:dateUtc="2026-04-24T14:22:00Z"/>
  <w16cex:commentExtensible w16cex:durableId="5EE1BFFE" w16cex:dateUtc="2026-05-22T14:26:00Z">
    <w16cex:extLst>
      <w16:ext w16:uri="{CE6994B0-6A32-4C9F-8C6B-6E91EDA988CE}">
        <cr:reactions xmlns:cr="http://schemas.microsoft.com/office/comments/2020/reactions">
          <cr:reaction reactionType="1">
            <cr:reactionInfo dateUtc="2026-06-24T15:35:07Z">
              <cr:user userId="2241c0a375142f5e" userProvider="Windows Live" userName="Daisy Watt"/>
            </cr:reactionInfo>
          </cr:reaction>
        </cr:reactions>
      </w16:ext>
    </w16cex:extLst>
  </w16cex:commentExtensible>
  <w16cex:commentExtensible w16cex:durableId="2EB303F1" w16cex:dateUtc="2026-04-24T14:22:00Z"/>
  <w16cex:commentExtensible w16cex:durableId="636B9F49" w16cex:dateUtc="2026-06-23T11:15:00Z"/>
  <w16cex:commentExtensible w16cex:durableId="4C3B14B6" w16cex:dateUtc="2026-06-23T11:23:00Z"/>
  <w16cex:commentExtensible w16cex:durableId="1F3B4547" w16cex:dateUtc="2026-06-23T11:27:00Z"/>
  <w16cex:commentExtensible w16cex:durableId="4939137E" w16cex:dateUtc="2026-06-23T11:34:00Z"/>
  <w16cex:commentExtensible w16cex:durableId="009EBA3B" w16cex:dateUtc="2026-04-24T14:26:00Z"/>
  <w16cex:commentExtensible w16cex:durableId="1669A3CB" w16cex:dateUtc="2026-06-23T11:51:00Z"/>
  <w16cex:commentExtensible w16cex:durableId="18460B90" w16cex:dateUtc="2026-04-24T14:27:00Z"/>
  <w16cex:commentExtensible w16cex:durableId="669CFA24" w16cex:dateUtc="2026-06-23T12:19:00Z"/>
  <w16cex:commentExtensible w16cex:durableId="4F532471" w16cex:dateUtc="2026-06-23T12:26:00Z"/>
  <w16cex:commentExtensible w16cex:durableId="222F0CF7" w16cex:dateUtc="2026-06-23T12:40:00Z"/>
  <w16cex:commentExtensible w16cex:durableId="3E11244D" w16cex:dateUtc="2026-06-23T12:55:00Z"/>
  <w16cex:commentExtensible w16cex:durableId="62449214" w16cex:dateUtc="2026-06-23T12:50:00Z"/>
  <w16cex:commentExtensible w16cex:durableId="49629125" w16cex:dateUtc="2026-06-23T12:51:00Z"/>
  <w16cex:commentExtensible w16cex:durableId="0C318CF7" w16cex:dateUtc="2026-06-23T12:55:00Z"/>
  <w16cex:commentExtensible w16cex:durableId="2669608C" w16cex:dateUtc="2026-06-23T12:57:00Z"/>
  <w16cex:commentExtensible w16cex:durableId="6E596FF7" w16cex:dateUtc="2026-06-23T13:01:00Z"/>
  <w16cex:commentExtensible w16cex:durableId="396C4084" w16cex:dateUtc="2026-04-24T14:30:00Z"/>
  <w16cex:commentExtensible w16cex:durableId="70A76B37" w16cex:dateUtc="2026-04-24T14:33:00Z"/>
  <w16cex:commentExtensible w16cex:durableId="44FCC6CC" w16cex:dateUtc="2026-06-23T13:20:00Z"/>
  <w16cex:commentExtensible w16cex:durableId="6DB3E0EE" w16cex:dateUtc="2026-06-23T14:00:00Z"/>
  <w16cex:commentExtensible w16cex:durableId="259205C9" w16cex:dateUtc="2026-04-24T14:31:00Z"/>
  <w16cex:commentExtensible w16cex:durableId="78B827C5" w16cex:dateUtc="2026-04-24T14:33:00Z"/>
  <w16cex:commentExtensible w16cex:durableId="633C5286" w16cex:dateUtc="2026-06-23T14:01:00Z"/>
  <w16cex:commentExtensible w16cex:durableId="38D6104C" w16cex:dateUtc="2026-04-24T14:31:00Z"/>
  <w16cex:commentExtensible w16cex:durableId="1DC43CB3" w16cex:dateUtc="2026-04-24T14:33:00Z"/>
  <w16cex:commentExtensible w16cex:durableId="722E7E21" w16cex:dateUtc="2026-04-24T14:35:00Z"/>
  <w16cex:commentExtensible w16cex:durableId="2D4BA36E" w16cex:dateUtc="2026-06-23T14:40:00Z"/>
  <w16cex:commentExtensible w16cex:durableId="62B806EA" w16cex:dateUtc="2026-06-23T14:32:00Z"/>
  <w16cex:commentExtensible w16cex:durableId="28ACE333" w16cex:dateUtc="2026-04-24T14:36:00Z"/>
  <w16cex:commentExtensible w16cex:durableId="700D7B6B" w16cex:dateUtc="2026-04-24T14:36:00Z"/>
  <w16cex:commentExtensible w16cex:durableId="5A540CE0" w16cex:dateUtc="2026-04-24T14:37:00Z"/>
  <w16cex:commentExtensible w16cex:durableId="155AE3C0" w16cex:dateUtc="2026-06-23T14:40:00Z"/>
  <w16cex:commentExtensible w16cex:durableId="73CE7ABB" w16cex:dateUtc="2026-06-23T14:47:00Z"/>
  <w16cex:commentExtensible w16cex:durableId="3F8C9B74" w16cex:dateUtc="2026-04-24T14:38:00Z"/>
  <w16cex:commentExtensible w16cex:durableId="4427E6C3" w16cex:dateUtc="2026-06-05T10:07:00Z"/>
  <w16cex:commentExtensible w16cex:durableId="755C445A" w16cex:dateUtc="2026-06-24T15:39:00Z"/>
  <w16cex:commentExtensible w16cex:durableId="7A0FFA2C" w16cex:dateUtc="2026-04-24T14:43:00Z"/>
  <w16cex:commentExtensible w16cex:durableId="51B18107" w16cex:dateUtc="2026-04-24T14:39:00Z"/>
  <w16cex:commentExtensible w16cex:durableId="63352F9F" w16cex:dateUtc="2026-06-23T15:05:00Z"/>
  <w16cex:commentExtensible w16cex:durableId="00A4356B" w16cex:dateUtc="2026-04-24T14:41:00Z"/>
  <w16cex:commentExtensible w16cex:durableId="1633F1AD" w16cex:dateUtc="2026-04-24T14:42:00Z"/>
  <w16cex:commentExtensible w16cex:durableId="16899541" w16cex:dateUtc="2026-04-24T14:42:00Z"/>
  <w16cex:commentExtensible w16cex:durableId="408DFED4" w16cex:dateUtc="2026-06-05T10:21:00Z"/>
  <w16cex:commentExtensible w16cex:durableId="5584D352" w16cex:dateUtc="2026-04-24T14:43:00Z"/>
  <w16cex:commentExtensible w16cex:durableId="13F74339" w16cex:dateUtc="2026-04-24T14:45:00Z"/>
  <w16cex:commentExtensible w16cex:durableId="59680A70" w16cex:dateUtc="2026-04-24T14:46:00Z"/>
  <w16cex:commentExtensible w16cex:durableId="48B3D5D6" w16cex:dateUtc="2026-04-24T14:46:00Z"/>
  <w16cex:commentExtensible w16cex:durableId="404940C3" w16cex:dateUtc="2026-04-24T14:47:00Z"/>
  <w16cex:commentExtensible w16cex:durableId="1282AABC" w16cex:dateUtc="2026-06-23T16:27:00Z"/>
  <w16cex:commentExtensible w16cex:durableId="04881498" w16cex:dateUtc="2026-04-24T14:48:00Z"/>
  <w16cex:commentExtensible w16cex:durableId="27D1E80E" w16cex:dateUtc="2026-06-23T16:48:00Z"/>
  <w16cex:commentExtensible w16cex:durableId="500307A9" w16cex:dateUtc="2026-04-24T14:49:00Z"/>
  <w16cex:commentExtensible w16cex:durableId="117FA8E8" w16cex:dateUtc="2026-06-23T16:50:00Z"/>
  <w16cex:commentExtensible w16cex:durableId="157EFF57" w16cex:dateUtc="2026-06-23T16:55:00Z"/>
  <w16cex:commentExtensible w16cex:durableId="5BB08D93" w16cex:dateUtc="2026-04-24T14:51:00Z"/>
  <w16cex:commentExtensible w16cex:durableId="28E04FC4" w16cex:dateUtc="2026-06-23T17:11:00Z"/>
  <w16cex:commentExtensible w16cex:durableId="5886D4C4" w16cex:dateUtc="2026-06-23T17:21:00Z"/>
  <w16cex:commentExtensible w16cex:durableId="34A7DEEC" w16cex:dateUtc="2026-04-24T14:53:00Z"/>
  <w16cex:commentExtensible w16cex:durableId="76A72325" w16cex:dateUtc="2026-06-23T20:42:00Z"/>
  <w16cex:commentExtensible w16cex:durableId="49F1D82E" w16cex:dateUtc="2026-04-24T14:54:00Z"/>
  <w16cex:commentExtensible w16cex:durableId="4E26F63A" w16cex:dateUtc="2026-04-24T14:56:00Z"/>
  <w16cex:commentExtensible w16cex:durableId="21888463" w16cex:dateUtc="2026-04-24T14:57:00Z"/>
  <w16cex:commentExtensible w16cex:durableId="383CFEFF" w16cex:dateUtc="2026-04-24T14:57:00Z">
    <w16cex:extLst>
      <w16:ext w16:uri="{CE6994B0-6A32-4C9F-8C6B-6E91EDA988CE}">
        <cr:reactions xmlns:cr="http://schemas.microsoft.com/office/comments/2020/reactions">
          <cr:reaction reactionType="1">
            <cr:reactionInfo dateUtc="2026-06-05T11:07:01Z">
              <cr:user userId="76105b1b77c31ac2" userProvider="Windows Live" userName="Claire S"/>
            </cr:reactionInfo>
          </cr:reaction>
        </cr:reactions>
      </w16:ext>
    </w16cex:extLst>
  </w16cex:commentExtensible>
  <w16cex:commentExtensible w16cex:durableId="53EDAB81" w16cex:dateUtc="2026-06-23T21:04:00Z"/>
  <w16cex:commentExtensible w16cex:durableId="1E536E3B" w16cex:dateUtc="2026-07-31T16:31:00Z"/>
  <w16cex:commentExtensible w16cex:durableId="0A855427" w16cex:dateUtc="2026-06-23T22:32:00Z"/>
  <w16cex:commentExtensible w16cex:durableId="6713D19C" w16cex:dateUtc="2026-06-23T21:49:00Z"/>
  <w16cex:commentExtensible w16cex:durableId="747C1724" w16cex:dateUtc="2026-04-24T15:16:00Z"/>
  <w16cex:commentExtensible w16cex:durableId="23B8C0D4" w16cex:dateUtc="2026-04-24T15:16:00Z"/>
  <w16cex:commentExtensible w16cex:durableId="79950B38" w16cex:dateUtc="2026-06-23T21:52:00Z"/>
  <w16cex:commentExtensible w16cex:durableId="4E3DD839" w16cex:dateUtc="2026-06-23T22:02:00Z"/>
  <w16cex:commentExtensible w16cex:durableId="662E96BE" w16cex:dateUtc="2026-04-24T15:18:00Z"/>
  <w16cex:commentExtensible w16cex:durableId="2BFE39B0" w16cex:dateUtc="2026-06-23T22:21:00Z"/>
  <w16cex:commentExtensible w16cex:durableId="4314ACA1" w16cex:dateUtc="2026-06-24T15:43:00Z"/>
  <w16cex:commentExtensible w16cex:durableId="721199C1" w16cex:dateUtc="2026-06-23T23:43:00Z"/>
  <w16cex:commentExtensible w16cex:durableId="2E4B85C0" w16cex:dateUtc="2026-04-24T15:20:00Z"/>
  <w16cex:commentExtensible w16cex:durableId="6149F7F8" w16cex:dateUtc="2026-06-24T02:22:00Z"/>
  <w16cex:commentExtensible w16cex:durableId="447A033A" w16cex:dateUtc="2026-06-24T02:25:00Z"/>
  <w16cex:commentExtensible w16cex:durableId="5542F13F" w16cex:dateUtc="2026-06-24T16:16:00Z"/>
  <w16cex:commentExtensible w16cex:durableId="6FF91A39" w16cex:dateUtc="2026-06-24T05:06:00Z"/>
  <w16cex:commentExtensible w16cex:durableId="42714710" w16cex:dateUtc="2026-06-24T05:08:00Z"/>
  <w16cex:commentExtensible w16cex:durableId="24C3B911" w16cex:dateUtc="2026-06-24T05:11:00Z"/>
  <w16cex:commentExtensible w16cex:durableId="3953F7D8" w16cex:dateUtc="2026-06-24T05:57:00Z"/>
  <w16cex:commentExtensible w16cex:durableId="071AB369" w16cex:dateUtc="2026-06-24T06:02:00Z"/>
  <w16cex:commentExtensible w16cex:durableId="4CDEB40B" w16cex:dateUtc="2026-06-24T06:18:00Z"/>
  <w16cex:commentExtensible w16cex:durableId="7C5FC952" w16cex:dateUtc="2026-04-24T15:22:00Z"/>
  <w16cex:commentExtensible w16cex:durableId="0A9B1659" w16cex:dateUtc="2026-06-05T19:55:00Z">
    <w16cex:extLst>
      <w16:ext w16:uri="{CE6994B0-6A32-4C9F-8C6B-6E91EDA988CE}">
        <cr:reactions xmlns:cr="http://schemas.microsoft.com/office/comments/2020/reactions">
          <cr:reaction reactionType="1">
            <cr:reactionInfo dateUtc="2026-06-24T15:46:30Z">
              <cr:user userId="2241c0a375142f5e" userProvider="Windows Live" userName="Daisy Watt"/>
            </cr:reactionInfo>
          </cr:reaction>
        </cr:reactions>
      </w16:ext>
    </w16cex:extLst>
  </w16cex:commentExtensible>
  <w16cex:commentExtensible w16cex:durableId="3B0A81CA" w16cex:dateUtc="2026-04-24T15:23:00Z"/>
  <w16cex:commentExtensible w16cex:durableId="213AA6AD" w16cex:dateUtc="2026-04-24T15:25:00Z"/>
  <w16cex:commentExtensible w16cex:durableId="40B4FEBB" w16cex:dateUtc="2026-06-24T07:24:00Z"/>
  <w16cex:commentExtensible w16cex:durableId="1B1FB60A" w16cex:dateUtc="2026-04-24T15:26:00Z"/>
  <w16cex:commentExtensible w16cex:durableId="5B123919" w16cex:dateUtc="2026-06-24T07:27:00Z"/>
  <w16cex:commentExtensible w16cex:durableId="3517F502" w16cex:dateUtc="2026-04-24T15:27:00Z"/>
  <w16cex:commentExtensible w16cex:durableId="3ADFE95C" w16cex:dateUtc="2026-06-24T07:34:00Z"/>
  <w16cex:commentExtensible w16cex:durableId="79E24EA5" w16cex:dateUtc="2026-04-24T15:28:00Z"/>
  <w16cex:commentExtensible w16cex:durableId="226C6680" w16cex:dateUtc="2026-04-24T15:28:00Z"/>
  <w16cex:commentExtensible w16cex:durableId="358FA24A" w16cex:dateUtc="2026-06-24T07:38:00Z"/>
  <w16cex:commentExtensible w16cex:durableId="3E5244C8" w16cex:dateUtc="2026-04-24T15:29:00Z"/>
  <w16cex:commentExtensible w16cex:durableId="5D8328B4" w16cex:dateUtc="2026-06-05T16:12:00Z"/>
  <w16cex:commentExtensible w16cex:durableId="25515830" w16cex:dateUtc="2026-04-24T15:30:00Z"/>
  <w16cex:commentExtensible w16cex:durableId="62D1113B" w16cex:dateUtc="2026-06-24T07:48:00Z"/>
  <w16cex:commentExtensible w16cex:durableId="629C01C9" w16cex:dateUtc="2026-04-24T15:31:00Z"/>
  <w16cex:commentExtensible w16cex:durableId="54FDA47C" w16cex:dateUtc="2026-06-24T08:35:00Z"/>
  <w16cex:commentExtensible w16cex:durableId="7C962D58" w16cex:dateUtc="2026-06-24T08:38:00Z"/>
  <w16cex:commentExtensible w16cex:durableId="5BBB951B" w16cex:dateUtc="2026-06-24T08:43:00Z"/>
  <w16cex:commentExtensible w16cex:durableId="5D0C3E77" w16cex:dateUtc="2026-04-24T15:32:00Z"/>
  <w16cex:commentExtensible w16cex:durableId="546C9399" w16cex:dateUtc="2026-06-24T08:51:00Z"/>
  <w16cex:commentExtensible w16cex:durableId="64E98755" w16cex:dateUtc="2026-06-24T08:55:00Z"/>
  <w16cex:commentExtensible w16cex:durableId="49084CEE" w16cex:dateUtc="2026-04-24T15:33:00Z"/>
  <w16cex:commentExtensible w16cex:durableId="3C680D84" w16cex:dateUtc="2026-06-24T09:49:00Z"/>
  <w16cex:commentExtensible w16cex:durableId="7073ECC9" w16cex:dateUtc="2026-06-24T10:11:00Z"/>
  <w16cex:commentExtensible w16cex:durableId="665AC403" w16cex:dateUtc="2026-06-24T10:13:00Z"/>
  <w16cex:commentExtensible w16cex:durableId="615C2387" w16cex:dateUtc="2026-06-24T10:17:00Z"/>
  <w16cex:commentExtensible w16cex:durableId="5C3F6384" w16cex:dateUtc="2026-06-24T10:20:00Z"/>
  <w16cex:commentExtensible w16cex:durableId="600E5E16" w16cex:dateUtc="2026-06-05T16:50:00Z"/>
  <w16cex:commentExtensible w16cex:durableId="210D87A0" w16cex:dateUtc="2026-06-24T15:48:00Z"/>
  <w16cex:commentExtensible w16cex:durableId="293FB40C" w16cex:dateUtc="2026-06-24T11:14:00Z"/>
  <w16cex:commentExtensible w16cex:durableId="5AC21FEB" w16cex:dateUtc="2026-06-24T11:05:00Z"/>
  <w16cex:commentExtensible w16cex:durableId="45DB1D9E" w16cex:dateUtc="2026-06-05T16:59:00Z"/>
  <w16cex:commentExtensible w16cex:durableId="5EF6954A" w16cex:dateUtc="2026-06-24T15:50:00Z"/>
  <w16cex:commentExtensible w16cex:durableId="1112C623" w16cex:dateUtc="2026-04-24T15:35:00Z"/>
  <w16cex:commentExtensible w16cex:durableId="7751B2B8" w16cex:dateUtc="2026-06-24T11:29:00Z"/>
  <w16cex:commentExtensible w16cex:durableId="44EABEC6" w16cex:dateUtc="2026-04-24T15:36:00Z"/>
  <w16cex:commentExtensible w16cex:durableId="7325474F" w16cex:dateUtc="2026-06-05T17:06:00Z">
    <w16cex:extLst>
      <w16:ext w16:uri="{CE6994B0-6A32-4C9F-8C6B-6E91EDA988CE}">
        <cr:reactions xmlns:cr="http://schemas.microsoft.com/office/comments/2020/reactions">
          <cr:reaction reactionType="1">
            <cr:reactionInfo dateUtc="2026-06-24T15:50:19Z">
              <cr:user userId="2241c0a375142f5e" userProvider="Windows Live" userName="Daisy Watt"/>
            </cr:reactionInfo>
          </cr:reaction>
        </cr:reactions>
      </w16:ext>
    </w16cex:extLst>
  </w16cex:commentExtensible>
  <w16cex:commentExtensible w16cex:durableId="2CA2DB6E" w16cex:dateUtc="2026-06-24T11:42:00Z"/>
  <w16cex:commentExtensible w16cex:durableId="105A90FE" w16cex:dateUtc="2026-06-24T12:11:00Z"/>
  <w16cex:commentExtensible w16cex:durableId="387F7943" w16cex:dateUtc="2026-06-24T12:30:00Z"/>
  <w16cex:commentExtensible w16cex:durableId="339482D1" w16cex:dateUtc="2026-06-24T12:30:00Z"/>
  <w16cex:commentExtensible w16cex:durableId="37C22A6D" w16cex:dateUtc="2026-06-24T12:30:00Z"/>
  <w16cex:commentExtensible w16cex:durableId="401BC1B5" w16cex:dateUtc="2026-06-24T12:30:00Z"/>
  <w16cex:commentExtensible w16cex:durableId="2874E793" w16cex:dateUtc="2026-06-24T12:30:00Z"/>
  <w16cex:commentExtensible w16cex:durableId="114A9B7C" w16cex:dateUtc="2026-06-24T12:33:00Z"/>
  <w16cex:commentExtensible w16cex:durableId="5D3B1119" w16cex:dateUtc="2026-04-24T15:38:00Z">
    <w16cex:extLst>
      <w16:ext w16:uri="{CE6994B0-6A32-4C9F-8C6B-6E91EDA988CE}">
        <cr:reactions xmlns:cr="http://schemas.microsoft.com/office/comments/2020/reactions">
          <cr:reaction reactionType="1">
            <cr:reactionInfo dateUtc="2026-06-05T17:15:29Z">
              <cr:user userId="76105b1b77c31ac2" userProvider="Windows Live" userName="Claire S"/>
            </cr:reactionInfo>
          </cr:reaction>
        </cr:reactions>
      </w16:ext>
    </w16cex:extLst>
  </w16cex:commentExtensible>
  <w16cex:commentExtensible w16cex:durableId="12C57F3D" w16cex:dateUtc="2026-04-24T15:39:00Z"/>
  <w16cex:commentExtensible w16cex:durableId="504D716D" w16cex:dateUtc="2026-06-24T12:52:00Z"/>
  <w16cex:commentExtensible w16cex:durableId="6BC247F5" w16cex:dateUtc="2026-06-24T12:59:00Z"/>
  <w16cex:commentExtensible w16cex:durableId="59DEE174" w16cex:dateUtc="2026-06-24T13:05:00Z"/>
  <w16cex:commentExtensible w16cex:durableId="1311524F" w16cex:dateUtc="2026-04-24T15:39:00Z"/>
  <w16cex:commentExtensible w16cex:durableId="4DBF7F13" w16cex:dateUtc="2026-04-24T15:41:00Z">
    <w16cex:extLst>
      <w16:ext w16:uri="{CE6994B0-6A32-4C9F-8C6B-6E91EDA988CE}">
        <cr:reactions xmlns:cr="http://schemas.microsoft.com/office/comments/2020/reactions">
          <cr:reaction reactionType="1">
            <cr:reactionInfo dateUtc="2026-06-05T17:25:19Z">
              <cr:user userId="76105b1b77c31ac2" userProvider="Windows Live" userName="Claire S"/>
            </cr:reactionInfo>
          </cr:reaction>
        </cr:reactions>
      </w16:ext>
    </w16cex:extLst>
  </w16cex:commentExtensible>
  <w16cex:commentExtensible w16cex:durableId="1EC30EAF" w16cex:dateUtc="2026-06-05T17:57:00Z"/>
  <w16cex:commentExtensible w16cex:durableId="20D2683C" w16cex:dateUtc="2026-06-24T13:22:00Z"/>
  <w16cex:commentExtensible w16cex:durableId="60EF4CFD" w16cex:dateUtc="2026-06-24T13:25:00Z"/>
  <w16cex:commentExtensible w16cex:durableId="77F40D86" w16cex:dateUtc="2026-04-24T15:43:00Z"/>
  <w16cex:commentExtensible w16cex:durableId="64594BF1" w16cex:dateUtc="2026-06-24T13:52:00Z"/>
  <w16cex:commentExtensible w16cex:durableId="4D404B2B" w16cex:dateUtc="2026-04-24T15:44:00Z"/>
  <w16cex:commentExtensible w16cex:durableId="37392F84" w16cex:dateUtc="2026-04-24T15:47:00Z"/>
  <w16cex:commentExtensible w16cex:durableId="6A140952" w16cex:dateUtc="2026-06-05T17:54:00Z"/>
  <w16cex:commentExtensible w16cex:durableId="4954024C" w16cex:dateUtc="2026-06-24T14:03:00Z"/>
  <w16cex:commentExtensible w16cex:durableId="1403256C" w16cex:dateUtc="2026-04-24T15:45:00Z"/>
  <w16cex:commentExtensible w16cex:durableId="2C8CF778" w16cex:dateUtc="2026-04-24T15:47:00Z"/>
  <w16cex:commentExtensible w16cex:durableId="7C215364" w16cex:dateUtc="2026-06-05T17:54:00Z"/>
  <w16cex:commentExtensible w16cex:durableId="26AE59C6" w16cex:dateUtc="2026-06-24T14:09:00Z"/>
  <w16cex:commentExtensible w16cex:durableId="1E02C477" w16cex:dateUtc="2026-04-24T15:48:00Z"/>
  <w16cex:commentExtensible w16cex:durableId="1B923B56" w16cex:dateUtc="2026-06-05T17:51:00Z"/>
  <w16cex:commentExtensible w16cex:durableId="176D5D98" w16cex:dateUtc="2026-06-24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53FF399" w16cid:durableId="45B43425"/>
  <w16cid:commentId w16cid:paraId="287D6768" w16cid:durableId="02A3E9B5"/>
  <w16cid:commentId w16cid:paraId="1925E489" w16cid:durableId="75CD56F3"/>
  <w16cid:commentId w16cid:paraId="7BE7AD23" w16cid:durableId="6E6344AA"/>
  <w16cid:commentId w16cid:paraId="4516B7E7" w16cid:durableId="701A14DE"/>
  <w16cid:commentId w16cid:paraId="362B7C03" w16cid:durableId="2A1A8B57"/>
  <w16cid:commentId w16cid:paraId="018C937C" w16cid:durableId="7BC6A3B2"/>
  <w16cid:commentId w16cid:paraId="0902B11A" w16cid:durableId="48998D3B"/>
  <w16cid:commentId w16cid:paraId="4750D6A3" w16cid:durableId="5949E366"/>
  <w16cid:commentId w16cid:paraId="0347064B" w16cid:durableId="4A5B2E73"/>
  <w16cid:commentId w16cid:paraId="56C929A9" w16cid:durableId="14364BA3"/>
  <w16cid:commentId w16cid:paraId="7E501DFF" w16cid:durableId="4F4C8B8C"/>
  <w16cid:commentId w16cid:paraId="0B8E931E" w16cid:durableId="227586E1"/>
  <w16cid:commentId w16cid:paraId="77AEA309" w16cid:durableId="1C7B06C3"/>
  <w16cid:commentId w16cid:paraId="15423539" w16cid:durableId="058DA2D4"/>
  <w16cid:commentId w16cid:paraId="36E82D91" w16cid:durableId="708717A1"/>
  <w16cid:commentId w16cid:paraId="0428F250" w16cid:durableId="575A6B63"/>
  <w16cid:commentId w16cid:paraId="2B690C28" w16cid:durableId="2B44E87A"/>
  <w16cid:commentId w16cid:paraId="78042B13" w16cid:durableId="4D7A2647"/>
  <w16cid:commentId w16cid:paraId="52F58238" w16cid:durableId="0BEA638E"/>
  <w16cid:commentId w16cid:paraId="2F918406" w16cid:durableId="0D5E9AB9"/>
  <w16cid:commentId w16cid:paraId="1A1A223E" w16cid:durableId="09928A59"/>
  <w16cid:commentId w16cid:paraId="77A0719F" w16cid:durableId="4C44FA9A"/>
  <w16cid:commentId w16cid:paraId="6133DD71" w16cid:durableId="0270C7C7"/>
  <w16cid:commentId w16cid:paraId="1DC31B7C" w16cid:durableId="6D8FB529"/>
  <w16cid:commentId w16cid:paraId="610218F2" w16cid:durableId="56086C81"/>
  <w16cid:commentId w16cid:paraId="3F8B2ACF" w16cid:durableId="77243829"/>
  <w16cid:commentId w16cid:paraId="58F617BF" w16cid:durableId="6EE08201"/>
  <w16cid:commentId w16cid:paraId="73F9DE57" w16cid:durableId="4AAD1D36"/>
  <w16cid:commentId w16cid:paraId="53D39548" w16cid:durableId="0889E18B"/>
  <w16cid:commentId w16cid:paraId="7712D7B9" w16cid:durableId="7643A4FA"/>
  <w16cid:commentId w16cid:paraId="28EADBFB" w16cid:durableId="134005F9"/>
  <w16cid:commentId w16cid:paraId="5505E4C1" w16cid:durableId="100A8380"/>
  <w16cid:commentId w16cid:paraId="5E259F45" w16cid:durableId="52DAB386"/>
  <w16cid:commentId w16cid:paraId="645C0E21" w16cid:durableId="73187538"/>
  <w16cid:commentId w16cid:paraId="3A96EFB1" w16cid:durableId="3A3503AD"/>
  <w16cid:commentId w16cid:paraId="0D13E61A" w16cid:durableId="022A667A"/>
  <w16cid:commentId w16cid:paraId="4F6F3A40" w16cid:durableId="1514E473"/>
  <w16cid:commentId w16cid:paraId="0CE10FF7" w16cid:durableId="7900B229"/>
  <w16cid:commentId w16cid:paraId="5457F671" w16cid:durableId="159D11D9"/>
  <w16cid:commentId w16cid:paraId="4D96253E" w16cid:durableId="19CE5015"/>
  <w16cid:commentId w16cid:paraId="1DDB3998" w16cid:durableId="131375C1"/>
  <w16cid:commentId w16cid:paraId="7E3D48B8" w16cid:durableId="582BBE06"/>
  <w16cid:commentId w16cid:paraId="4DABA6AE" w16cid:durableId="3D5449E5"/>
  <w16cid:commentId w16cid:paraId="5CE21110" w16cid:durableId="187C6ADA"/>
  <w16cid:commentId w16cid:paraId="3022A9BD" w16cid:durableId="7194CD83"/>
  <w16cid:commentId w16cid:paraId="43F47062" w16cid:durableId="22984C1D"/>
  <w16cid:commentId w16cid:paraId="56E0D926" w16cid:durableId="1DF812E7"/>
  <w16cid:commentId w16cid:paraId="5B75D009" w16cid:durableId="1AA5CF2B"/>
  <w16cid:commentId w16cid:paraId="614CCCDF" w16cid:durableId="2D5BCFAC"/>
  <w16cid:commentId w16cid:paraId="7BD729E5" w16cid:durableId="1EF526A8"/>
  <w16cid:commentId w16cid:paraId="5EEE696D" w16cid:durableId="115984A3"/>
  <w16cid:commentId w16cid:paraId="079CF982" w16cid:durableId="6F5ECFCA"/>
  <w16cid:commentId w16cid:paraId="6FEA308D" w16cid:durableId="38AF4DC7"/>
  <w16cid:commentId w16cid:paraId="0170A830" w16cid:durableId="56A5DDA1"/>
  <w16cid:commentId w16cid:paraId="733C91F8" w16cid:durableId="79049270"/>
  <w16cid:commentId w16cid:paraId="096990DA" w16cid:durableId="6417E792"/>
  <w16cid:commentId w16cid:paraId="534C5E97" w16cid:durableId="72F7F50A"/>
  <w16cid:commentId w16cid:paraId="06E3F192" w16cid:durableId="6FCD2C05"/>
  <w16cid:commentId w16cid:paraId="6E798D45" w16cid:durableId="5D4ABF51"/>
  <w16cid:commentId w16cid:paraId="3619C273" w16cid:durableId="7694E5F0"/>
  <w16cid:commentId w16cid:paraId="7183EDF0" w16cid:durableId="0F4E93B9"/>
  <w16cid:commentId w16cid:paraId="31C7A9A2" w16cid:durableId="4198CD71"/>
  <w16cid:commentId w16cid:paraId="0B73CFD8" w16cid:durableId="3C6722CD"/>
  <w16cid:commentId w16cid:paraId="5CB57A29" w16cid:durableId="284B7DE4"/>
  <w16cid:commentId w16cid:paraId="2408BF6D" w16cid:durableId="7B77E108"/>
  <w16cid:commentId w16cid:paraId="7254D1B2" w16cid:durableId="12616ED9"/>
  <w16cid:commentId w16cid:paraId="1EB93611" w16cid:durableId="553A25D1"/>
  <w16cid:commentId w16cid:paraId="15AC7ECD" w16cid:durableId="4965DB1A"/>
  <w16cid:commentId w16cid:paraId="3C50C77D" w16cid:durableId="58D5D2C3"/>
  <w16cid:commentId w16cid:paraId="506D684F" w16cid:durableId="75F43524"/>
  <w16cid:commentId w16cid:paraId="0EC8AA47" w16cid:durableId="4C5B8CD4"/>
  <w16cid:commentId w16cid:paraId="43B22894" w16cid:durableId="48195EE2"/>
  <w16cid:commentId w16cid:paraId="4194A052" w16cid:durableId="0663C6C7"/>
  <w16cid:commentId w16cid:paraId="143A4FBC" w16cid:durableId="134FA4AE"/>
  <w16cid:commentId w16cid:paraId="6E013B53" w16cid:durableId="2D9F2384"/>
  <w16cid:commentId w16cid:paraId="5FFB2D21" w16cid:durableId="1DE32931"/>
  <w16cid:commentId w16cid:paraId="6C911646" w16cid:durableId="1109F4AA"/>
  <w16cid:commentId w16cid:paraId="6F7B1491" w16cid:durableId="7593E460"/>
  <w16cid:commentId w16cid:paraId="1509A46C" w16cid:durableId="232D01C2"/>
  <w16cid:commentId w16cid:paraId="6A90C220" w16cid:durableId="12707D3A"/>
  <w16cid:commentId w16cid:paraId="3F5B2A60" w16cid:durableId="4A3C26EE"/>
  <w16cid:commentId w16cid:paraId="5083590A" w16cid:durableId="0451000E"/>
  <w16cid:commentId w16cid:paraId="5CCAEDBC" w16cid:durableId="226C7B8C"/>
  <w16cid:commentId w16cid:paraId="4F6AA596" w16cid:durableId="0407D2D2"/>
  <w16cid:commentId w16cid:paraId="074F9CE9" w16cid:durableId="4E94BE4B"/>
  <w16cid:commentId w16cid:paraId="785B0A06" w16cid:durableId="0EE8F4BA"/>
  <w16cid:commentId w16cid:paraId="0DEAEB45" w16cid:durableId="0FA49251"/>
  <w16cid:commentId w16cid:paraId="476C3074" w16cid:durableId="4DC3D7D1"/>
  <w16cid:commentId w16cid:paraId="5945DBD3" w16cid:durableId="754A5E4F"/>
  <w16cid:commentId w16cid:paraId="72D9AACB" w16cid:durableId="6871CCE9"/>
  <w16cid:commentId w16cid:paraId="66C45068" w16cid:durableId="366E50BD"/>
  <w16cid:commentId w16cid:paraId="252AC59B" w16cid:durableId="235A9458"/>
  <w16cid:commentId w16cid:paraId="48DD4040" w16cid:durableId="09C42970"/>
  <w16cid:commentId w16cid:paraId="7381F5E2" w16cid:durableId="68178283"/>
  <w16cid:commentId w16cid:paraId="57BE07E6" w16cid:durableId="145C7727"/>
  <w16cid:commentId w16cid:paraId="199709BF" w16cid:durableId="3C0BE126"/>
  <w16cid:commentId w16cid:paraId="4B28E8F6" w16cid:durableId="6BDAFC28"/>
  <w16cid:commentId w16cid:paraId="4681FF70" w16cid:durableId="7024A368"/>
  <w16cid:commentId w16cid:paraId="2FD6DB4D" w16cid:durableId="030EACB9"/>
  <w16cid:commentId w16cid:paraId="4AD0341B" w16cid:durableId="735E2903"/>
  <w16cid:commentId w16cid:paraId="314394AC" w16cid:durableId="67C2E4B9"/>
  <w16cid:commentId w16cid:paraId="46C17134" w16cid:durableId="5FCB3DC6"/>
  <w16cid:commentId w16cid:paraId="5F79EC5F" w16cid:durableId="64BA19C9"/>
  <w16cid:commentId w16cid:paraId="109C893B" w16cid:durableId="568CDD47"/>
  <w16cid:commentId w16cid:paraId="0FF4E68B" w16cid:durableId="47A51A8B"/>
  <w16cid:commentId w16cid:paraId="203A27B9" w16cid:durableId="46513BEE"/>
  <w16cid:commentId w16cid:paraId="1991B064" w16cid:durableId="7213EEB3"/>
  <w16cid:commentId w16cid:paraId="2CB5D1BC" w16cid:durableId="48FEDB25"/>
  <w16cid:commentId w16cid:paraId="4E1890E6" w16cid:durableId="15B1ADB9"/>
  <w16cid:commentId w16cid:paraId="3FBE11B8" w16cid:durableId="4ED670D6"/>
  <w16cid:commentId w16cid:paraId="437E4809" w16cid:durableId="0DC057B1"/>
  <w16cid:commentId w16cid:paraId="746F2676" w16cid:durableId="6E171D61"/>
  <w16cid:commentId w16cid:paraId="1A718530" w16cid:durableId="7D2456DF"/>
  <w16cid:commentId w16cid:paraId="01CFCA07" w16cid:durableId="11F40858"/>
  <w16cid:commentId w16cid:paraId="6E8DE498" w16cid:durableId="56F0E489"/>
  <w16cid:commentId w16cid:paraId="5A6DD9A6" w16cid:durableId="6D782695"/>
  <w16cid:commentId w16cid:paraId="77C6BE90" w16cid:durableId="2D4672B9"/>
  <w16cid:commentId w16cid:paraId="0FE45FD6" w16cid:durableId="19D04878"/>
  <w16cid:commentId w16cid:paraId="0B89BB61" w16cid:durableId="64F061A6"/>
  <w16cid:commentId w16cid:paraId="6837053B" w16cid:durableId="0099C736"/>
  <w16cid:commentId w16cid:paraId="45DE7FC8" w16cid:durableId="59670349"/>
  <w16cid:commentId w16cid:paraId="50DE578B" w16cid:durableId="6758EF9D"/>
  <w16cid:commentId w16cid:paraId="14519A05" w16cid:durableId="65E793FB"/>
  <w16cid:commentId w16cid:paraId="62263FAB" w16cid:durableId="10AA2311"/>
  <w16cid:commentId w16cid:paraId="4270EE5A" w16cid:durableId="3A85EDF9"/>
  <w16cid:commentId w16cid:paraId="2CCCBEDD" w16cid:durableId="702AF498"/>
  <w16cid:commentId w16cid:paraId="31115D07" w16cid:durableId="3645EC57"/>
  <w16cid:commentId w16cid:paraId="51903ECE" w16cid:durableId="3BEFD42E"/>
  <w16cid:commentId w16cid:paraId="5423A57D" w16cid:durableId="0845C6B7"/>
  <w16cid:commentId w16cid:paraId="792F7DDA" w16cid:durableId="7500F4B2"/>
  <w16cid:commentId w16cid:paraId="2C0930C0" w16cid:durableId="21AE26C7"/>
  <w16cid:commentId w16cid:paraId="10EFE803" w16cid:durableId="3995EBEF"/>
  <w16cid:commentId w16cid:paraId="331DA20D" w16cid:durableId="37371351"/>
  <w16cid:commentId w16cid:paraId="5F366BFF" w16cid:durableId="1D764879"/>
  <w16cid:commentId w16cid:paraId="7CFDF827" w16cid:durableId="3470FB04"/>
  <w16cid:commentId w16cid:paraId="78A76F61" w16cid:durableId="3E8AB225"/>
  <w16cid:commentId w16cid:paraId="71E1FD26" w16cid:durableId="5BF3983C"/>
  <w16cid:commentId w16cid:paraId="7581103C" w16cid:durableId="2E9FC46D"/>
  <w16cid:commentId w16cid:paraId="2787AC7F" w16cid:durableId="565B4737"/>
  <w16cid:commentId w16cid:paraId="6150DF6A" w16cid:durableId="4B40FE3D"/>
  <w16cid:commentId w16cid:paraId="364093FE" w16cid:durableId="27F50BBF"/>
  <w16cid:commentId w16cid:paraId="22BD807F" w16cid:durableId="272B154C"/>
  <w16cid:commentId w16cid:paraId="75F811D9" w16cid:durableId="540EDCA9"/>
  <w16cid:commentId w16cid:paraId="0F753BE0" w16cid:durableId="3F7155D0"/>
  <w16cid:commentId w16cid:paraId="16BF72D1" w16cid:durableId="752B67D9"/>
  <w16cid:commentId w16cid:paraId="45974D36" w16cid:durableId="2B00A2FD"/>
  <w16cid:commentId w16cid:paraId="6A57797F" w16cid:durableId="2E200655"/>
  <w16cid:commentId w16cid:paraId="48351F48" w16cid:durableId="7D01EC35"/>
  <w16cid:commentId w16cid:paraId="36D64820" w16cid:durableId="1BAF76FA"/>
  <w16cid:commentId w16cid:paraId="748933F5" w16cid:durableId="187B42CC"/>
  <w16cid:commentId w16cid:paraId="5A7D25B7" w16cid:durableId="0BB22DE9"/>
  <w16cid:commentId w16cid:paraId="5C5F3AB8" w16cid:durableId="53763691"/>
  <w16cid:commentId w16cid:paraId="5957713F" w16cid:durableId="5D556C2F"/>
  <w16cid:commentId w16cid:paraId="285F9004" w16cid:durableId="704C5435"/>
  <w16cid:commentId w16cid:paraId="12B7B60A" w16cid:durableId="08E2CEEC"/>
  <w16cid:commentId w16cid:paraId="3AFE3194" w16cid:durableId="6E35F980"/>
  <w16cid:commentId w16cid:paraId="73176862" w16cid:durableId="75F69F95"/>
  <w16cid:commentId w16cid:paraId="679FA7F3" w16cid:durableId="0D788F33"/>
  <w16cid:commentId w16cid:paraId="72FAFFBF" w16cid:durableId="2983D4C4"/>
  <w16cid:commentId w16cid:paraId="223246DD" w16cid:durableId="21E0B860"/>
  <w16cid:commentId w16cid:paraId="79CAE432" w16cid:durableId="17494113"/>
  <w16cid:commentId w16cid:paraId="77A15C1B" w16cid:durableId="25F030E9"/>
  <w16cid:commentId w16cid:paraId="2A9F367C" w16cid:durableId="6885A8C6"/>
  <w16cid:commentId w16cid:paraId="04576116" w16cid:durableId="72A8A671"/>
  <w16cid:commentId w16cid:paraId="6FE721C7" w16cid:durableId="09D18FC1"/>
  <w16cid:commentId w16cid:paraId="33B7E8EA" w16cid:durableId="0D8A1CC7"/>
  <w16cid:commentId w16cid:paraId="1B2E3D66" w16cid:durableId="20A6F78C"/>
  <w16cid:commentId w16cid:paraId="0C38CE94" w16cid:durableId="1450E70D"/>
  <w16cid:commentId w16cid:paraId="1716932B" w16cid:durableId="1511D4A5"/>
  <w16cid:commentId w16cid:paraId="748901E7" w16cid:durableId="207A8125"/>
  <w16cid:commentId w16cid:paraId="608092B9" w16cid:durableId="189134AC"/>
  <w16cid:commentId w16cid:paraId="0680E72A" w16cid:durableId="49BA8E2B"/>
  <w16cid:commentId w16cid:paraId="0477EC58" w16cid:durableId="10B75890"/>
  <w16cid:commentId w16cid:paraId="64FAF829" w16cid:durableId="170B2C9A"/>
  <w16cid:commentId w16cid:paraId="3C4F2504" w16cid:durableId="0E0DF105"/>
  <w16cid:commentId w16cid:paraId="78025C72" w16cid:durableId="34F794AC"/>
  <w16cid:commentId w16cid:paraId="6AEF90DA" w16cid:durableId="1047ED48"/>
  <w16cid:commentId w16cid:paraId="036721DC" w16cid:durableId="67D2849D"/>
  <w16cid:commentId w16cid:paraId="58CD6C9B" w16cid:durableId="1E8BBB70"/>
  <w16cid:commentId w16cid:paraId="0E743F1C" w16cid:durableId="3CBE60F6"/>
  <w16cid:commentId w16cid:paraId="2842E307" w16cid:durableId="3B23959F"/>
  <w16cid:commentId w16cid:paraId="713B9D30" w16cid:durableId="0E41F094"/>
  <w16cid:commentId w16cid:paraId="5A484C1B" w16cid:durableId="717476CD"/>
  <w16cid:commentId w16cid:paraId="591FC208" w16cid:durableId="5C68D78C"/>
  <w16cid:commentId w16cid:paraId="7BCA9B46" w16cid:durableId="775C4E08"/>
  <w16cid:commentId w16cid:paraId="7BC0A07B" w16cid:durableId="4C33F87D"/>
  <w16cid:commentId w16cid:paraId="072A02BE" w16cid:durableId="3815EE1B"/>
  <w16cid:commentId w16cid:paraId="2EDCC18C" w16cid:durableId="63C185C6"/>
  <w16cid:commentId w16cid:paraId="67CE8F39" w16cid:durableId="4230D477"/>
  <w16cid:commentId w16cid:paraId="5321BD1A" w16cid:durableId="23C5F583"/>
  <w16cid:commentId w16cid:paraId="2DA77C18" w16cid:durableId="5C7FD029"/>
  <w16cid:commentId w16cid:paraId="7FF41611" w16cid:durableId="0008C454"/>
  <w16cid:commentId w16cid:paraId="1BCE9FE8" w16cid:durableId="1285D07C"/>
  <w16cid:commentId w16cid:paraId="723B7827" w16cid:durableId="18121ED5"/>
  <w16cid:commentId w16cid:paraId="21BB468E" w16cid:durableId="756C43A1"/>
  <w16cid:commentId w16cid:paraId="0EE92B09" w16cid:durableId="3370CC39"/>
  <w16cid:commentId w16cid:paraId="0597857D" w16cid:durableId="6B07B820"/>
  <w16cid:commentId w16cid:paraId="16BC14C8" w16cid:durableId="47A62A8A"/>
  <w16cid:commentId w16cid:paraId="5290456C" w16cid:durableId="781F01E5"/>
  <w16cid:commentId w16cid:paraId="5834A4E3" w16cid:durableId="1790DFF2"/>
  <w16cid:commentId w16cid:paraId="2A9EAC45" w16cid:durableId="00895C13"/>
  <w16cid:commentId w16cid:paraId="333F59C9" w16cid:durableId="02AD93B0"/>
  <w16cid:commentId w16cid:paraId="72A1639C" w16cid:durableId="3FD81B79"/>
  <w16cid:commentId w16cid:paraId="75A34993" w16cid:durableId="55912AE9"/>
  <w16cid:commentId w16cid:paraId="283BE389" w16cid:durableId="71B22228"/>
  <w16cid:commentId w16cid:paraId="0AB08BBE" w16cid:durableId="25948E24"/>
  <w16cid:commentId w16cid:paraId="5B5B1FAC" w16cid:durableId="50639F4A"/>
  <w16cid:commentId w16cid:paraId="09927605" w16cid:durableId="3CBDE7F1"/>
  <w16cid:commentId w16cid:paraId="31A825B5" w16cid:durableId="796C7EEC"/>
  <w16cid:commentId w16cid:paraId="4168E01C" w16cid:durableId="74278E60"/>
  <w16cid:commentId w16cid:paraId="28FF15A2" w16cid:durableId="18E26F35"/>
  <w16cid:commentId w16cid:paraId="7678B675" w16cid:durableId="645C577E"/>
  <w16cid:commentId w16cid:paraId="3296F765" w16cid:durableId="37E81B86"/>
  <w16cid:commentId w16cid:paraId="1CFF7E84" w16cid:durableId="1E54A2FC"/>
  <w16cid:commentId w16cid:paraId="5C06CAD1" w16cid:durableId="6181FCD5"/>
  <w16cid:commentId w16cid:paraId="51963668" w16cid:durableId="762D083B"/>
  <w16cid:commentId w16cid:paraId="5C20C369" w16cid:durableId="007BBC65"/>
  <w16cid:commentId w16cid:paraId="7BAD4AE9" w16cid:durableId="424BF37E"/>
  <w16cid:commentId w16cid:paraId="6F2A57E4" w16cid:durableId="63FF04D9"/>
  <w16cid:commentId w16cid:paraId="6A0C2970" w16cid:durableId="40188D7B"/>
  <w16cid:commentId w16cid:paraId="5483868D" w16cid:durableId="31E8B0E4"/>
  <w16cid:commentId w16cid:paraId="0BED6157" w16cid:durableId="43C194A9"/>
  <w16cid:commentId w16cid:paraId="4EBFEF95" w16cid:durableId="3F9ED819"/>
  <w16cid:commentId w16cid:paraId="57182E54" w16cid:durableId="71060E6E"/>
  <w16cid:commentId w16cid:paraId="45E56A66" w16cid:durableId="28FC294B"/>
  <w16cid:commentId w16cid:paraId="0EA91762" w16cid:durableId="3080C593"/>
  <w16cid:commentId w16cid:paraId="40CD8EB5" w16cid:durableId="30DF78F3"/>
  <w16cid:commentId w16cid:paraId="485E4139" w16cid:durableId="08D04114"/>
  <w16cid:commentId w16cid:paraId="35974995" w16cid:durableId="3B4012F1"/>
  <w16cid:commentId w16cid:paraId="00D0213F" w16cid:durableId="7DE75C5B"/>
  <w16cid:commentId w16cid:paraId="6AC44466" w16cid:durableId="5FE9FA2A"/>
  <w16cid:commentId w16cid:paraId="1ECEBF2D" w16cid:durableId="7598ABBE"/>
  <w16cid:commentId w16cid:paraId="742443DA" w16cid:durableId="77FB2D69"/>
  <w16cid:commentId w16cid:paraId="064E66DF" w16cid:durableId="026FF025"/>
  <w16cid:commentId w16cid:paraId="4F630DD5" w16cid:durableId="5CA83B5F"/>
  <w16cid:commentId w16cid:paraId="108D4D48" w16cid:durableId="63E27C9A"/>
  <w16cid:commentId w16cid:paraId="52DFED29" w16cid:durableId="4D65FC9F"/>
  <w16cid:commentId w16cid:paraId="684668DB" w16cid:durableId="2B48D327"/>
  <w16cid:commentId w16cid:paraId="12F389CA" w16cid:durableId="248FE23C"/>
  <w16cid:commentId w16cid:paraId="4F14E08A" w16cid:durableId="5E4B6B35"/>
  <w16cid:commentId w16cid:paraId="7B5292D5" w16cid:durableId="2E32F02D"/>
  <w16cid:commentId w16cid:paraId="3BE042DE" w16cid:durableId="59E5C242"/>
  <w16cid:commentId w16cid:paraId="3B3DFAF7" w16cid:durableId="65554B18"/>
  <w16cid:commentId w16cid:paraId="2FB171F5" w16cid:durableId="27AB6B31"/>
  <w16cid:commentId w16cid:paraId="6231FFD7" w16cid:durableId="7A11F2EA"/>
  <w16cid:commentId w16cid:paraId="5686252F" w16cid:durableId="42B7E7B3"/>
  <w16cid:commentId w16cid:paraId="239B6C8A" w16cid:durableId="4C7CD439"/>
  <w16cid:commentId w16cid:paraId="59967DD7" w16cid:durableId="23160678"/>
  <w16cid:commentId w16cid:paraId="3F7F22E5" w16cid:durableId="6EEFCC79"/>
  <w16cid:commentId w16cid:paraId="4C390FE5" w16cid:durableId="5FCA4BE3"/>
  <w16cid:commentId w16cid:paraId="4545C8A8" w16cid:durableId="0FEDF27E"/>
  <w16cid:commentId w16cid:paraId="57324553" w16cid:durableId="442B64D5"/>
  <w16cid:commentId w16cid:paraId="1BA147AE" w16cid:durableId="547C70CB"/>
  <w16cid:commentId w16cid:paraId="49784194" w16cid:durableId="19035988"/>
  <w16cid:commentId w16cid:paraId="47BF0B9C" w16cid:durableId="21411C8B"/>
  <w16cid:commentId w16cid:paraId="3F2043C2" w16cid:durableId="56B3DB50"/>
  <w16cid:commentId w16cid:paraId="6D1FA891" w16cid:durableId="2EE6954B"/>
  <w16cid:commentId w16cid:paraId="18C0F03B" w16cid:durableId="129E4192"/>
  <w16cid:commentId w16cid:paraId="22A8E5D9" w16cid:durableId="21282748"/>
  <w16cid:commentId w16cid:paraId="04D392AB" w16cid:durableId="667E4999"/>
  <w16cid:commentId w16cid:paraId="26E27E82" w16cid:durableId="72F2C3BF"/>
  <w16cid:commentId w16cid:paraId="3B529DA1" w16cid:durableId="74111458"/>
  <w16cid:commentId w16cid:paraId="789C8943" w16cid:durableId="58BECF81"/>
  <w16cid:commentId w16cid:paraId="59B7D32A" w16cid:durableId="018C4159"/>
  <w16cid:commentId w16cid:paraId="36ABDC51" w16cid:durableId="7D05C652"/>
  <w16cid:commentId w16cid:paraId="3512CD9A" w16cid:durableId="021DEFE4"/>
  <w16cid:commentId w16cid:paraId="431F9216" w16cid:durableId="0D697446"/>
  <w16cid:commentId w16cid:paraId="02A33CC3" w16cid:durableId="7ED945BA"/>
  <w16cid:commentId w16cid:paraId="2E45C14E" w16cid:durableId="0C3EA8DB"/>
  <w16cid:commentId w16cid:paraId="0BF81490" w16cid:durableId="6B2CC6E2"/>
  <w16cid:commentId w16cid:paraId="1495C8AA" w16cid:durableId="6E38AE91"/>
  <w16cid:commentId w16cid:paraId="1FE9E5C5" w16cid:durableId="21FC7C89"/>
  <w16cid:commentId w16cid:paraId="7B440454" w16cid:durableId="71AD68C7"/>
  <w16cid:commentId w16cid:paraId="1481C49C" w16cid:durableId="37E47844"/>
  <w16cid:commentId w16cid:paraId="6A2CEB01" w16cid:durableId="795CB980"/>
  <w16cid:commentId w16cid:paraId="2A85734A" w16cid:durableId="4CBD7457"/>
  <w16cid:commentId w16cid:paraId="3EC5EEDB" w16cid:durableId="0E25FB3B"/>
  <w16cid:commentId w16cid:paraId="531B871F" w16cid:durableId="2CFB3978"/>
  <w16cid:commentId w16cid:paraId="16845C09" w16cid:durableId="1E136EDB"/>
  <w16cid:commentId w16cid:paraId="621B8468" w16cid:durableId="7DE8A6FF"/>
  <w16cid:commentId w16cid:paraId="7E56862E" w16cid:durableId="4701A394"/>
  <w16cid:commentId w16cid:paraId="0CF4BD4E" w16cid:durableId="7C724FEB"/>
  <w16cid:commentId w16cid:paraId="28301D8E" w16cid:durableId="216807AA"/>
  <w16cid:commentId w16cid:paraId="3DCBE7B2" w16cid:durableId="1E5AEBDD"/>
  <w16cid:commentId w16cid:paraId="460E1E8E" w16cid:durableId="33BF4286"/>
  <w16cid:commentId w16cid:paraId="1F30BDAB" w16cid:durableId="108AD65C"/>
  <w16cid:commentId w16cid:paraId="200FE3D8" w16cid:durableId="0229ACDB"/>
  <w16cid:commentId w16cid:paraId="33D45B18" w16cid:durableId="72959269"/>
  <w16cid:commentId w16cid:paraId="7901717A" w16cid:durableId="46D4B3A8"/>
  <w16cid:commentId w16cid:paraId="5BA9903C" w16cid:durableId="496261B6"/>
  <w16cid:commentId w16cid:paraId="791DEC3D" w16cid:durableId="22D3694C"/>
  <w16cid:commentId w16cid:paraId="3029C3FA" w16cid:durableId="3B0D4721"/>
  <w16cid:commentId w16cid:paraId="1FB25704" w16cid:durableId="5278263F"/>
  <w16cid:commentId w16cid:paraId="1194E71B" w16cid:durableId="288BE83A"/>
  <w16cid:commentId w16cid:paraId="58FBF904" w16cid:durableId="7C94C91B"/>
  <w16cid:commentId w16cid:paraId="4A428F7D" w16cid:durableId="48CF18D8"/>
  <w16cid:commentId w16cid:paraId="30A8F78B" w16cid:durableId="6AA087CE"/>
  <w16cid:commentId w16cid:paraId="08681C8A" w16cid:durableId="1B2A8248"/>
  <w16cid:commentId w16cid:paraId="65E7363C" w16cid:durableId="15CF802D"/>
  <w16cid:commentId w16cid:paraId="6FB9A2E3" w16cid:durableId="53AF4A58"/>
  <w16cid:commentId w16cid:paraId="1D32D4F9" w16cid:durableId="7FA116D3"/>
  <w16cid:commentId w16cid:paraId="6BF3269A" w16cid:durableId="56C250DD"/>
  <w16cid:commentId w16cid:paraId="438627FC" w16cid:durableId="30800852"/>
  <w16cid:commentId w16cid:paraId="540F7A65" w16cid:durableId="61EDD804"/>
  <w16cid:commentId w16cid:paraId="53598047" w16cid:durableId="116EBF2F"/>
  <w16cid:commentId w16cid:paraId="63691AC6" w16cid:durableId="2A6CD380"/>
  <w16cid:commentId w16cid:paraId="1C01F3BC" w16cid:durableId="00896AEA"/>
  <w16cid:commentId w16cid:paraId="64FB40E8" w16cid:durableId="08590EDD"/>
  <w16cid:commentId w16cid:paraId="6DCC6D46" w16cid:durableId="0F70A7F0"/>
  <w16cid:commentId w16cid:paraId="4B722D88" w16cid:durableId="53CBEF80"/>
  <w16cid:commentId w16cid:paraId="460856A1" w16cid:durableId="7B984EE7"/>
  <w16cid:commentId w16cid:paraId="7B2008C9" w16cid:durableId="39A26F06"/>
  <w16cid:commentId w16cid:paraId="30B24420" w16cid:durableId="395CA35C"/>
  <w16cid:commentId w16cid:paraId="025EC948" w16cid:durableId="53650151"/>
  <w16cid:commentId w16cid:paraId="5CE77542" w16cid:durableId="2325042C"/>
  <w16cid:commentId w16cid:paraId="4C7A1B97" w16cid:durableId="573D4C42"/>
  <w16cid:commentId w16cid:paraId="19E7929D" w16cid:durableId="3A739D84"/>
  <w16cid:commentId w16cid:paraId="4FB212E9" w16cid:durableId="09DF47D2"/>
  <w16cid:commentId w16cid:paraId="564F51ED" w16cid:durableId="27C45A4F"/>
  <w16cid:commentId w16cid:paraId="6CA61F63" w16cid:durableId="450CC5E1"/>
  <w16cid:commentId w16cid:paraId="3C0B0281" w16cid:durableId="18A4AD43"/>
  <w16cid:commentId w16cid:paraId="266189EC" w16cid:durableId="3A521FB4"/>
  <w16cid:commentId w16cid:paraId="7458503D" w16cid:durableId="4CD417CF"/>
  <w16cid:commentId w16cid:paraId="28099F8A" w16cid:durableId="188FE5FD"/>
  <w16cid:commentId w16cid:paraId="6C3B61C9" w16cid:durableId="4DCD5CF5"/>
  <w16cid:commentId w16cid:paraId="5040ABC9" w16cid:durableId="57657E73"/>
  <w16cid:commentId w16cid:paraId="78C28C2D" w16cid:durableId="76B61F98"/>
  <w16cid:commentId w16cid:paraId="7EF2DBDF" w16cid:durableId="50A03A58"/>
  <w16cid:commentId w16cid:paraId="25FDA1D2" w16cid:durableId="3F950C75"/>
  <w16cid:commentId w16cid:paraId="7F7E4AC5" w16cid:durableId="487CE010"/>
  <w16cid:commentId w16cid:paraId="1A1145E1" w16cid:durableId="386B8E7D"/>
  <w16cid:commentId w16cid:paraId="64C6CA0C" w16cid:durableId="32AD1F8D"/>
  <w16cid:commentId w16cid:paraId="226D5E07" w16cid:durableId="25B3411F"/>
  <w16cid:commentId w16cid:paraId="37651E9E" w16cid:durableId="229056C3"/>
  <w16cid:commentId w16cid:paraId="2AAC89C3" w16cid:durableId="78F18DAA"/>
  <w16cid:commentId w16cid:paraId="062C72B9" w16cid:durableId="60D21F27"/>
  <w16cid:commentId w16cid:paraId="12C777E7" w16cid:durableId="60928A8E"/>
  <w16cid:commentId w16cid:paraId="56AD47BC" w16cid:durableId="1EC86AB5"/>
  <w16cid:commentId w16cid:paraId="6B49F05A" w16cid:durableId="61CA2E0E"/>
  <w16cid:commentId w16cid:paraId="4E46A03D" w16cid:durableId="70E7EF0F"/>
  <w16cid:commentId w16cid:paraId="4B892DE2" w16cid:durableId="6904FF06"/>
  <w16cid:commentId w16cid:paraId="24815EF8" w16cid:durableId="6FE6FF46"/>
  <w16cid:commentId w16cid:paraId="1664E951" w16cid:durableId="12DA16F4"/>
  <w16cid:commentId w16cid:paraId="74FCE55E" w16cid:durableId="61761523"/>
  <w16cid:commentId w16cid:paraId="52188B71" w16cid:durableId="45BE9AC2"/>
  <w16cid:commentId w16cid:paraId="431BAB00" w16cid:durableId="621CB976"/>
  <w16cid:commentId w16cid:paraId="1C6AAF52" w16cid:durableId="726EC92A"/>
  <w16cid:commentId w16cid:paraId="1DEBC66C" w16cid:durableId="42A43D95"/>
  <w16cid:commentId w16cid:paraId="0C1D3F4F" w16cid:durableId="4371C559"/>
  <w16cid:commentId w16cid:paraId="07F82F95" w16cid:durableId="03A71B51"/>
  <w16cid:commentId w16cid:paraId="792B39AB" w16cid:durableId="3B5191E7"/>
  <w16cid:commentId w16cid:paraId="08FE2A58" w16cid:durableId="221F55A9"/>
  <w16cid:commentId w16cid:paraId="7AB4E162" w16cid:durableId="4B3C3027"/>
  <w16cid:commentId w16cid:paraId="03A40D9A" w16cid:durableId="3DA5D95A"/>
  <w16cid:commentId w16cid:paraId="21FDFB84" w16cid:durableId="5A879CDA"/>
  <w16cid:commentId w16cid:paraId="78EE08E9" w16cid:durableId="325FDE4F"/>
  <w16cid:commentId w16cid:paraId="23F6113B" w16cid:durableId="3F5EB6A4"/>
  <w16cid:commentId w16cid:paraId="2679AE76" w16cid:durableId="39FCF6D7"/>
  <w16cid:commentId w16cid:paraId="3E922932" w16cid:durableId="112FC39D"/>
  <w16cid:commentId w16cid:paraId="557D4DD8" w16cid:durableId="48F05816"/>
  <w16cid:commentId w16cid:paraId="71983C36" w16cid:durableId="50641620"/>
  <w16cid:commentId w16cid:paraId="073F5600" w16cid:durableId="6416950D"/>
  <w16cid:commentId w16cid:paraId="3DD48C24" w16cid:durableId="16B31BA2"/>
  <w16cid:commentId w16cid:paraId="74B0CB54" w16cid:durableId="5EE1BFFE"/>
  <w16cid:commentId w16cid:paraId="1A4CAF79" w16cid:durableId="2EB303F1"/>
  <w16cid:commentId w16cid:paraId="6FEFB109" w16cid:durableId="636B9F49"/>
  <w16cid:commentId w16cid:paraId="28C4B264" w16cid:durableId="4C3B14B6"/>
  <w16cid:commentId w16cid:paraId="016DD6D1" w16cid:durableId="1F3B4547"/>
  <w16cid:commentId w16cid:paraId="00ACDEB9" w16cid:durableId="4939137E"/>
  <w16cid:commentId w16cid:paraId="7CE3BED5" w16cid:durableId="009EBA3B"/>
  <w16cid:commentId w16cid:paraId="157B1477" w16cid:durableId="1669A3CB"/>
  <w16cid:commentId w16cid:paraId="36F9774C" w16cid:durableId="18460B90"/>
  <w16cid:commentId w16cid:paraId="68C4158D" w16cid:durableId="669CFA24"/>
  <w16cid:commentId w16cid:paraId="106C6D3D" w16cid:durableId="4F532471"/>
  <w16cid:commentId w16cid:paraId="147CFEF2" w16cid:durableId="222F0CF7"/>
  <w16cid:commentId w16cid:paraId="6E0C23B2" w16cid:durableId="3E11244D"/>
  <w16cid:commentId w16cid:paraId="5F66318A" w16cid:durableId="62449214"/>
  <w16cid:commentId w16cid:paraId="34BFC80A" w16cid:durableId="49629125"/>
  <w16cid:commentId w16cid:paraId="35508E10" w16cid:durableId="0C318CF7"/>
  <w16cid:commentId w16cid:paraId="6F1384E3" w16cid:durableId="2669608C"/>
  <w16cid:commentId w16cid:paraId="5D843B79" w16cid:durableId="6E596FF7"/>
  <w16cid:commentId w16cid:paraId="428178B3" w16cid:durableId="396C4084"/>
  <w16cid:commentId w16cid:paraId="1797DBFC" w16cid:durableId="70A76B37"/>
  <w16cid:commentId w16cid:paraId="3AF5FE17" w16cid:durableId="44FCC6CC"/>
  <w16cid:commentId w16cid:paraId="1F6B709E" w16cid:durableId="6DB3E0EE"/>
  <w16cid:commentId w16cid:paraId="49B4F9EA" w16cid:durableId="259205C9"/>
  <w16cid:commentId w16cid:paraId="0C0290DB" w16cid:durableId="78B827C5"/>
  <w16cid:commentId w16cid:paraId="72BF79CC" w16cid:durableId="633C5286"/>
  <w16cid:commentId w16cid:paraId="5A63D9EE" w16cid:durableId="38D6104C"/>
  <w16cid:commentId w16cid:paraId="43AC65BD" w16cid:durableId="1DC43CB3"/>
  <w16cid:commentId w16cid:paraId="1787021F" w16cid:durableId="722E7E21"/>
  <w16cid:commentId w16cid:paraId="3161514B" w16cid:durableId="2D4BA36E"/>
  <w16cid:commentId w16cid:paraId="3689A764" w16cid:durableId="62B806EA"/>
  <w16cid:commentId w16cid:paraId="60854A01" w16cid:durableId="28ACE333"/>
  <w16cid:commentId w16cid:paraId="6E9D35F1" w16cid:durableId="700D7B6B"/>
  <w16cid:commentId w16cid:paraId="70C8FC87" w16cid:durableId="5A540CE0"/>
  <w16cid:commentId w16cid:paraId="11FFA69A" w16cid:durableId="155AE3C0"/>
  <w16cid:commentId w16cid:paraId="58160BDD" w16cid:durableId="73CE7ABB"/>
  <w16cid:commentId w16cid:paraId="6E359DB6" w16cid:durableId="3F8C9B74"/>
  <w16cid:commentId w16cid:paraId="24955518" w16cid:durableId="4427E6C3"/>
  <w16cid:commentId w16cid:paraId="7732366E" w16cid:durableId="755C445A"/>
  <w16cid:commentId w16cid:paraId="6161610C" w16cid:durableId="7A0FFA2C"/>
  <w16cid:commentId w16cid:paraId="211F2BBF" w16cid:durableId="51B18107"/>
  <w16cid:commentId w16cid:paraId="2F35B291" w16cid:durableId="63352F9F"/>
  <w16cid:commentId w16cid:paraId="4EF11285" w16cid:durableId="00A4356B"/>
  <w16cid:commentId w16cid:paraId="10B2E19D" w16cid:durableId="1633F1AD"/>
  <w16cid:commentId w16cid:paraId="2E6484B8" w16cid:durableId="16899541"/>
  <w16cid:commentId w16cid:paraId="191A73D8" w16cid:durableId="408DFED4"/>
  <w16cid:commentId w16cid:paraId="19EF059D" w16cid:durableId="5584D352"/>
  <w16cid:commentId w16cid:paraId="722FAFF4" w16cid:durableId="13F74339"/>
  <w16cid:commentId w16cid:paraId="7CF6581D" w16cid:durableId="59680A70"/>
  <w16cid:commentId w16cid:paraId="3703DE08" w16cid:durableId="48B3D5D6"/>
  <w16cid:commentId w16cid:paraId="677F3EB7" w16cid:durableId="404940C3"/>
  <w16cid:commentId w16cid:paraId="0270472E" w16cid:durableId="1282AABC"/>
  <w16cid:commentId w16cid:paraId="7DEAAEA0" w16cid:durableId="04881498"/>
  <w16cid:commentId w16cid:paraId="1A1F996F" w16cid:durableId="27D1E80E"/>
  <w16cid:commentId w16cid:paraId="75401F68" w16cid:durableId="500307A9"/>
  <w16cid:commentId w16cid:paraId="28DDFBD4" w16cid:durableId="117FA8E8"/>
  <w16cid:commentId w16cid:paraId="380B3726" w16cid:durableId="157EFF57"/>
  <w16cid:commentId w16cid:paraId="5E7F4C7C" w16cid:durableId="5BB08D93"/>
  <w16cid:commentId w16cid:paraId="4A6105C2" w16cid:durableId="28E04FC4"/>
  <w16cid:commentId w16cid:paraId="6F73CEFD" w16cid:durableId="5886D4C4"/>
  <w16cid:commentId w16cid:paraId="165A53DD" w16cid:durableId="34A7DEEC"/>
  <w16cid:commentId w16cid:paraId="6E93116E" w16cid:durableId="76A72325"/>
  <w16cid:commentId w16cid:paraId="2D29D2EA" w16cid:durableId="49F1D82E"/>
  <w16cid:commentId w16cid:paraId="764E6305" w16cid:durableId="4E26F63A"/>
  <w16cid:commentId w16cid:paraId="16BF8DB4" w16cid:durableId="21888463"/>
  <w16cid:commentId w16cid:paraId="70F82ED5" w16cid:durableId="383CFEFF"/>
  <w16cid:commentId w16cid:paraId="70A4EBEF" w16cid:durableId="53EDAB81"/>
  <w16cid:commentId w16cid:paraId="54CA8FDB" w16cid:durableId="1E536E3B"/>
  <w16cid:commentId w16cid:paraId="53E72D4D" w16cid:durableId="0A855427"/>
  <w16cid:commentId w16cid:paraId="49E56A8B" w16cid:durableId="6713D19C"/>
  <w16cid:commentId w16cid:paraId="7B0E8AC4" w16cid:durableId="747C1724"/>
  <w16cid:commentId w16cid:paraId="52BCAB45" w16cid:durableId="23B8C0D4"/>
  <w16cid:commentId w16cid:paraId="74392C62" w16cid:durableId="79950B38"/>
  <w16cid:commentId w16cid:paraId="3ECC61D5" w16cid:durableId="4E3DD839"/>
  <w16cid:commentId w16cid:paraId="2C65FCC8" w16cid:durableId="662E96BE"/>
  <w16cid:commentId w16cid:paraId="4DFDBF4F" w16cid:durableId="2BFE39B0"/>
  <w16cid:commentId w16cid:paraId="381A89C7" w16cid:durableId="4314ACA1"/>
  <w16cid:commentId w16cid:paraId="1ADC4753" w16cid:durableId="721199C1"/>
  <w16cid:commentId w16cid:paraId="7181BE85" w16cid:durableId="2E4B85C0"/>
  <w16cid:commentId w16cid:paraId="7A3C725D" w16cid:durableId="6149F7F8"/>
  <w16cid:commentId w16cid:paraId="1BB7D1AF" w16cid:durableId="447A033A"/>
  <w16cid:commentId w16cid:paraId="154C44CC" w16cid:durableId="5542F13F"/>
  <w16cid:commentId w16cid:paraId="4550AD16" w16cid:durableId="6FF91A39"/>
  <w16cid:commentId w16cid:paraId="62A4BD3C" w16cid:durableId="42714710"/>
  <w16cid:commentId w16cid:paraId="3D4667D2" w16cid:durableId="24C3B911"/>
  <w16cid:commentId w16cid:paraId="36ADB2BC" w16cid:durableId="3953F7D8"/>
  <w16cid:commentId w16cid:paraId="6E0BE0F5" w16cid:durableId="071AB369"/>
  <w16cid:commentId w16cid:paraId="4D24A32E" w16cid:durableId="4CDEB40B"/>
  <w16cid:commentId w16cid:paraId="1C77E24E" w16cid:durableId="7C5FC952"/>
  <w16cid:commentId w16cid:paraId="2F880E5F" w16cid:durableId="0A9B1659"/>
  <w16cid:commentId w16cid:paraId="0700E3BE" w16cid:durableId="3B0A81CA"/>
  <w16cid:commentId w16cid:paraId="58105775" w16cid:durableId="213AA6AD"/>
  <w16cid:commentId w16cid:paraId="337A56D4" w16cid:durableId="40B4FEBB"/>
  <w16cid:commentId w16cid:paraId="1409FFC9" w16cid:durableId="1B1FB60A"/>
  <w16cid:commentId w16cid:paraId="7608B167" w16cid:durableId="5B123919"/>
  <w16cid:commentId w16cid:paraId="635AEB1E" w16cid:durableId="3517F502"/>
  <w16cid:commentId w16cid:paraId="0775A5EF" w16cid:durableId="3ADFE95C"/>
  <w16cid:commentId w16cid:paraId="299CCE6F" w16cid:durableId="79E24EA5"/>
  <w16cid:commentId w16cid:paraId="4E014AC5" w16cid:durableId="226C6680"/>
  <w16cid:commentId w16cid:paraId="78C5874E" w16cid:durableId="358FA24A"/>
  <w16cid:commentId w16cid:paraId="002D9DA1" w16cid:durableId="3E5244C8"/>
  <w16cid:commentId w16cid:paraId="4EB81C7F" w16cid:durableId="5D8328B4"/>
  <w16cid:commentId w16cid:paraId="7442DCFE" w16cid:durableId="25515830"/>
  <w16cid:commentId w16cid:paraId="4A54E339" w16cid:durableId="62D1113B"/>
  <w16cid:commentId w16cid:paraId="08646BC4" w16cid:durableId="629C01C9"/>
  <w16cid:commentId w16cid:paraId="3B8CF500" w16cid:durableId="54FDA47C"/>
  <w16cid:commentId w16cid:paraId="3D37C186" w16cid:durableId="7C962D58"/>
  <w16cid:commentId w16cid:paraId="6381FFAF" w16cid:durableId="5BBB951B"/>
  <w16cid:commentId w16cid:paraId="40F77FD6" w16cid:durableId="5D0C3E77"/>
  <w16cid:commentId w16cid:paraId="3A56E236" w16cid:durableId="546C9399"/>
  <w16cid:commentId w16cid:paraId="2E4B5214" w16cid:durableId="64E98755"/>
  <w16cid:commentId w16cid:paraId="627B17AA" w16cid:durableId="49084CEE"/>
  <w16cid:commentId w16cid:paraId="71ADF5F4" w16cid:durableId="3C680D84"/>
  <w16cid:commentId w16cid:paraId="62A78F97" w16cid:durableId="7073ECC9"/>
  <w16cid:commentId w16cid:paraId="2D43E3E5" w16cid:durableId="665AC403"/>
  <w16cid:commentId w16cid:paraId="39D7055B" w16cid:durableId="615C2387"/>
  <w16cid:commentId w16cid:paraId="7CB0EDCB" w16cid:durableId="5C3F6384"/>
  <w16cid:commentId w16cid:paraId="64B6F8E3" w16cid:durableId="600E5E16"/>
  <w16cid:commentId w16cid:paraId="708F5DAD" w16cid:durableId="210D87A0"/>
  <w16cid:commentId w16cid:paraId="12964AF1" w16cid:durableId="293FB40C"/>
  <w16cid:commentId w16cid:paraId="5EC9E70F" w16cid:durableId="5AC21FEB"/>
  <w16cid:commentId w16cid:paraId="69D04E90" w16cid:durableId="45DB1D9E"/>
  <w16cid:commentId w16cid:paraId="25FC59A4" w16cid:durableId="5EF6954A"/>
  <w16cid:commentId w16cid:paraId="6998DCC1" w16cid:durableId="1112C623"/>
  <w16cid:commentId w16cid:paraId="134DDDE6" w16cid:durableId="7751B2B8"/>
  <w16cid:commentId w16cid:paraId="76CAEBD1" w16cid:durableId="44EABEC6"/>
  <w16cid:commentId w16cid:paraId="68DC62FD" w16cid:durableId="7325474F"/>
  <w16cid:commentId w16cid:paraId="08F6DE28" w16cid:durableId="2CA2DB6E"/>
  <w16cid:commentId w16cid:paraId="714CF969" w16cid:durableId="105A90FE"/>
  <w16cid:commentId w16cid:paraId="30A058BC" w16cid:durableId="387F7943"/>
  <w16cid:commentId w16cid:paraId="0EDA8B8E" w16cid:durableId="339482D1"/>
  <w16cid:commentId w16cid:paraId="3C2C0D5F" w16cid:durableId="37C22A6D"/>
  <w16cid:commentId w16cid:paraId="2CBBF26C" w16cid:durableId="401BC1B5"/>
  <w16cid:commentId w16cid:paraId="0A5B3AB8" w16cid:durableId="2874E793"/>
  <w16cid:commentId w16cid:paraId="3DC99537" w16cid:durableId="114A9B7C"/>
  <w16cid:commentId w16cid:paraId="113543B9" w16cid:durableId="5D3B1119"/>
  <w16cid:commentId w16cid:paraId="069DF45A" w16cid:durableId="12C57F3D"/>
  <w16cid:commentId w16cid:paraId="60CC8043" w16cid:durableId="504D716D"/>
  <w16cid:commentId w16cid:paraId="405A11C0" w16cid:durableId="6BC247F5"/>
  <w16cid:commentId w16cid:paraId="1CB6749A" w16cid:durableId="59DEE174"/>
  <w16cid:commentId w16cid:paraId="4D018D16" w16cid:durableId="1311524F"/>
  <w16cid:commentId w16cid:paraId="102E3294" w16cid:durableId="4DBF7F13"/>
  <w16cid:commentId w16cid:paraId="57F0748B" w16cid:durableId="1EC30EAF"/>
  <w16cid:commentId w16cid:paraId="27BA8A1E" w16cid:durableId="20D2683C"/>
  <w16cid:commentId w16cid:paraId="1AB47FE4" w16cid:durableId="60EF4CFD"/>
  <w16cid:commentId w16cid:paraId="448AED43" w16cid:durableId="77F40D86"/>
  <w16cid:commentId w16cid:paraId="74484D02" w16cid:durableId="64594BF1"/>
  <w16cid:commentId w16cid:paraId="2CDAFF5D" w16cid:durableId="4D404B2B"/>
  <w16cid:commentId w16cid:paraId="3107F98F" w16cid:durableId="37392F84"/>
  <w16cid:commentId w16cid:paraId="19FDA4D0" w16cid:durableId="6A140952"/>
  <w16cid:commentId w16cid:paraId="14A24DCF" w16cid:durableId="4954024C"/>
  <w16cid:commentId w16cid:paraId="03495878" w16cid:durableId="1403256C"/>
  <w16cid:commentId w16cid:paraId="475B5452" w16cid:durableId="2C8CF778"/>
  <w16cid:commentId w16cid:paraId="18DED014" w16cid:durableId="7C215364"/>
  <w16cid:commentId w16cid:paraId="2709AD2F" w16cid:durableId="26AE59C6"/>
  <w16cid:commentId w16cid:paraId="25398603" w16cid:durableId="1E02C477"/>
  <w16cid:commentId w16cid:paraId="49FE25A8" w16cid:durableId="1B923B56"/>
  <w16cid:commentId w16cid:paraId="192BD02E" w16cid:durableId="176D5D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AE5DE7" w14:textId="77777777" w:rsidR="00111225" w:rsidRDefault="00111225" w:rsidP="005A435B">
      <w:pPr>
        <w:spacing w:after="0" w:line="240" w:lineRule="auto"/>
      </w:pPr>
      <w:r>
        <w:separator/>
      </w:r>
    </w:p>
  </w:endnote>
  <w:endnote w:type="continuationSeparator" w:id="0">
    <w:p w14:paraId="365B20EF" w14:textId="77777777" w:rsidR="00111225" w:rsidRDefault="00111225" w:rsidP="005A4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Times New Roman (Body CS)">
    <w:panose1 w:val="020B0604020202020204"/>
    <w:charset w:val="00"/>
    <w:family w:val="roman"/>
    <w:pitch w:val="default"/>
  </w:font>
  <w:font w:name="-webkit-standard">
    <w:altName w:val="Cambria"/>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2136152"/>
      <w:docPartObj>
        <w:docPartGallery w:val="Page Numbers (Bottom of Page)"/>
        <w:docPartUnique/>
      </w:docPartObj>
    </w:sdtPr>
    <w:sdtContent>
      <w:p w14:paraId="2678B054" w14:textId="5423E8D9" w:rsidR="005A435B" w:rsidRDefault="005A43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107C2E" w14:textId="77777777" w:rsidR="005A435B" w:rsidRDefault="005A435B" w:rsidP="005A43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315151"/>
      <w:docPartObj>
        <w:docPartGallery w:val="Page Numbers (Bottom of Page)"/>
        <w:docPartUnique/>
      </w:docPartObj>
    </w:sdtPr>
    <w:sdtContent>
      <w:p w14:paraId="0CC48679" w14:textId="54DBB2C0" w:rsidR="005A435B" w:rsidRDefault="005A43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60059F" w14:textId="77777777" w:rsidR="005A435B" w:rsidRDefault="005A435B" w:rsidP="005A43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178299" w14:textId="77777777" w:rsidR="00111225" w:rsidRDefault="00111225" w:rsidP="005A435B">
      <w:pPr>
        <w:spacing w:after="0" w:line="240" w:lineRule="auto"/>
      </w:pPr>
      <w:r>
        <w:separator/>
      </w:r>
    </w:p>
  </w:footnote>
  <w:footnote w:type="continuationSeparator" w:id="0">
    <w:p w14:paraId="4C79A25C" w14:textId="77777777" w:rsidR="00111225" w:rsidRDefault="00111225" w:rsidP="005A43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74130"/>
    <w:multiLevelType w:val="hybridMultilevel"/>
    <w:tmpl w:val="E11A2B44"/>
    <w:lvl w:ilvl="0" w:tplc="EA2EAEC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A537E5"/>
    <w:multiLevelType w:val="hybridMultilevel"/>
    <w:tmpl w:val="60FADE4A"/>
    <w:lvl w:ilvl="0" w:tplc="8B62A1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35A1DCE"/>
    <w:multiLevelType w:val="hybridMultilevel"/>
    <w:tmpl w:val="1D828A9E"/>
    <w:lvl w:ilvl="0" w:tplc="FFFFFFFF">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FF436D"/>
    <w:multiLevelType w:val="hybridMultilevel"/>
    <w:tmpl w:val="FE18A1AA"/>
    <w:lvl w:ilvl="0" w:tplc="90ACA434">
      <w:start w:val="2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520E7F"/>
    <w:multiLevelType w:val="hybridMultilevel"/>
    <w:tmpl w:val="D0CCB0AA"/>
    <w:lvl w:ilvl="0" w:tplc="2474DB54">
      <w:start w:val="24"/>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5FD5A2F"/>
    <w:multiLevelType w:val="hybridMultilevel"/>
    <w:tmpl w:val="95DA7896"/>
    <w:lvl w:ilvl="0" w:tplc="7F6A716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04780F"/>
    <w:multiLevelType w:val="hybridMultilevel"/>
    <w:tmpl w:val="AC7A6CC6"/>
    <w:lvl w:ilvl="0" w:tplc="00F8AAA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952638">
    <w:abstractNumId w:val="6"/>
  </w:num>
  <w:num w:numId="2" w16cid:durableId="2069958745">
    <w:abstractNumId w:val="3"/>
  </w:num>
  <w:num w:numId="3" w16cid:durableId="567955167">
    <w:abstractNumId w:val="4"/>
  </w:num>
  <w:num w:numId="4" w16cid:durableId="1533763948">
    <w:abstractNumId w:val="5"/>
  </w:num>
  <w:num w:numId="5" w16cid:durableId="1374646906">
    <w:abstractNumId w:val="0"/>
  </w:num>
  <w:num w:numId="6" w16cid:durableId="1489244082">
    <w:abstractNumId w:val="1"/>
  </w:num>
  <w:num w:numId="7" w16cid:durableId="6384597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isy Watt">
    <w15:presenceInfo w15:providerId="Windows Live" w15:userId="2241c0a375142f5e"/>
  </w15:person>
  <w15:person w15:author="Claire S">
    <w15:presenceInfo w15:providerId="Windows Live" w15:userId="76105b1b77c31ac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DA"/>
    <w:rsid w:val="000003E1"/>
    <w:rsid w:val="000005D7"/>
    <w:rsid w:val="000007BC"/>
    <w:rsid w:val="00000CB7"/>
    <w:rsid w:val="00000D0D"/>
    <w:rsid w:val="00000DD5"/>
    <w:rsid w:val="00000EA4"/>
    <w:rsid w:val="00000EFE"/>
    <w:rsid w:val="00000F82"/>
    <w:rsid w:val="0000100C"/>
    <w:rsid w:val="000012D1"/>
    <w:rsid w:val="000015F5"/>
    <w:rsid w:val="000017BD"/>
    <w:rsid w:val="00001E47"/>
    <w:rsid w:val="00001EA7"/>
    <w:rsid w:val="00001F82"/>
    <w:rsid w:val="000020EC"/>
    <w:rsid w:val="000023A6"/>
    <w:rsid w:val="00002599"/>
    <w:rsid w:val="00002690"/>
    <w:rsid w:val="000026D8"/>
    <w:rsid w:val="0000280F"/>
    <w:rsid w:val="00002819"/>
    <w:rsid w:val="0000287B"/>
    <w:rsid w:val="00002B47"/>
    <w:rsid w:val="00002C7A"/>
    <w:rsid w:val="00002D33"/>
    <w:rsid w:val="00002ECD"/>
    <w:rsid w:val="000031BF"/>
    <w:rsid w:val="000031CD"/>
    <w:rsid w:val="00003418"/>
    <w:rsid w:val="00003639"/>
    <w:rsid w:val="0000372A"/>
    <w:rsid w:val="00003B07"/>
    <w:rsid w:val="00003D4D"/>
    <w:rsid w:val="00003E47"/>
    <w:rsid w:val="00003FD4"/>
    <w:rsid w:val="0000429F"/>
    <w:rsid w:val="00004472"/>
    <w:rsid w:val="00004502"/>
    <w:rsid w:val="00004503"/>
    <w:rsid w:val="0000455B"/>
    <w:rsid w:val="0000456E"/>
    <w:rsid w:val="0000479E"/>
    <w:rsid w:val="000049F2"/>
    <w:rsid w:val="00004AB1"/>
    <w:rsid w:val="00004CF0"/>
    <w:rsid w:val="00004DA9"/>
    <w:rsid w:val="00004F12"/>
    <w:rsid w:val="000051D5"/>
    <w:rsid w:val="0000531C"/>
    <w:rsid w:val="00005326"/>
    <w:rsid w:val="0000565C"/>
    <w:rsid w:val="0000573B"/>
    <w:rsid w:val="00005757"/>
    <w:rsid w:val="000059CC"/>
    <w:rsid w:val="00005A5A"/>
    <w:rsid w:val="00005BFD"/>
    <w:rsid w:val="00005BFF"/>
    <w:rsid w:val="00005CD2"/>
    <w:rsid w:val="00005DD1"/>
    <w:rsid w:val="00006650"/>
    <w:rsid w:val="0000678B"/>
    <w:rsid w:val="00006974"/>
    <w:rsid w:val="00006BA0"/>
    <w:rsid w:val="00006D78"/>
    <w:rsid w:val="00006D85"/>
    <w:rsid w:val="00006E2F"/>
    <w:rsid w:val="00006F8C"/>
    <w:rsid w:val="00006F91"/>
    <w:rsid w:val="00006FF1"/>
    <w:rsid w:val="0000713B"/>
    <w:rsid w:val="00007168"/>
    <w:rsid w:val="00007255"/>
    <w:rsid w:val="000073DF"/>
    <w:rsid w:val="00007584"/>
    <w:rsid w:val="00007654"/>
    <w:rsid w:val="00007E2A"/>
    <w:rsid w:val="00007EED"/>
    <w:rsid w:val="000104F8"/>
    <w:rsid w:val="00010543"/>
    <w:rsid w:val="00010615"/>
    <w:rsid w:val="00010791"/>
    <w:rsid w:val="00010915"/>
    <w:rsid w:val="00010FF5"/>
    <w:rsid w:val="000112E3"/>
    <w:rsid w:val="000113DD"/>
    <w:rsid w:val="00011442"/>
    <w:rsid w:val="0001161A"/>
    <w:rsid w:val="00011687"/>
    <w:rsid w:val="0001178C"/>
    <w:rsid w:val="000117A7"/>
    <w:rsid w:val="000118EA"/>
    <w:rsid w:val="00011B3C"/>
    <w:rsid w:val="00011C2F"/>
    <w:rsid w:val="00012468"/>
    <w:rsid w:val="0001285E"/>
    <w:rsid w:val="00012937"/>
    <w:rsid w:val="00012FCD"/>
    <w:rsid w:val="0001310D"/>
    <w:rsid w:val="00013208"/>
    <w:rsid w:val="000132B0"/>
    <w:rsid w:val="000134F2"/>
    <w:rsid w:val="0001376D"/>
    <w:rsid w:val="0001391D"/>
    <w:rsid w:val="000139E0"/>
    <w:rsid w:val="000139FB"/>
    <w:rsid w:val="00013A1D"/>
    <w:rsid w:val="00013A20"/>
    <w:rsid w:val="00013C15"/>
    <w:rsid w:val="00013E05"/>
    <w:rsid w:val="00014185"/>
    <w:rsid w:val="000142FA"/>
    <w:rsid w:val="0001431F"/>
    <w:rsid w:val="00014428"/>
    <w:rsid w:val="000147E3"/>
    <w:rsid w:val="00014AC6"/>
    <w:rsid w:val="00014CFC"/>
    <w:rsid w:val="00014DF6"/>
    <w:rsid w:val="00014E21"/>
    <w:rsid w:val="00014F32"/>
    <w:rsid w:val="00014F78"/>
    <w:rsid w:val="00014FAD"/>
    <w:rsid w:val="00015057"/>
    <w:rsid w:val="00015380"/>
    <w:rsid w:val="000155F9"/>
    <w:rsid w:val="000159CD"/>
    <w:rsid w:val="00015C2C"/>
    <w:rsid w:val="00015C55"/>
    <w:rsid w:val="00015C74"/>
    <w:rsid w:val="00015CC7"/>
    <w:rsid w:val="00016136"/>
    <w:rsid w:val="000167A6"/>
    <w:rsid w:val="00016899"/>
    <w:rsid w:val="000168EF"/>
    <w:rsid w:val="00016BF1"/>
    <w:rsid w:val="00016C10"/>
    <w:rsid w:val="00016E8C"/>
    <w:rsid w:val="000172FC"/>
    <w:rsid w:val="00017A50"/>
    <w:rsid w:val="00017AC5"/>
    <w:rsid w:val="00017CF6"/>
    <w:rsid w:val="00017DD5"/>
    <w:rsid w:val="0002005F"/>
    <w:rsid w:val="0002032E"/>
    <w:rsid w:val="0002045F"/>
    <w:rsid w:val="000204BF"/>
    <w:rsid w:val="000206BC"/>
    <w:rsid w:val="00020919"/>
    <w:rsid w:val="00020A9D"/>
    <w:rsid w:val="00020B7F"/>
    <w:rsid w:val="00020E38"/>
    <w:rsid w:val="000210AA"/>
    <w:rsid w:val="000211B3"/>
    <w:rsid w:val="000212A5"/>
    <w:rsid w:val="0002173A"/>
    <w:rsid w:val="00021A7D"/>
    <w:rsid w:val="00021CCE"/>
    <w:rsid w:val="00021EFF"/>
    <w:rsid w:val="000220DB"/>
    <w:rsid w:val="000222B3"/>
    <w:rsid w:val="00022310"/>
    <w:rsid w:val="000226A0"/>
    <w:rsid w:val="000229BD"/>
    <w:rsid w:val="00022ABF"/>
    <w:rsid w:val="00022AD9"/>
    <w:rsid w:val="00022B89"/>
    <w:rsid w:val="00022C7C"/>
    <w:rsid w:val="00022DB0"/>
    <w:rsid w:val="00022FCC"/>
    <w:rsid w:val="000231B7"/>
    <w:rsid w:val="00023319"/>
    <w:rsid w:val="00023425"/>
    <w:rsid w:val="0002343F"/>
    <w:rsid w:val="00023525"/>
    <w:rsid w:val="00023537"/>
    <w:rsid w:val="00023580"/>
    <w:rsid w:val="000236D2"/>
    <w:rsid w:val="00023737"/>
    <w:rsid w:val="00023A12"/>
    <w:rsid w:val="00023A42"/>
    <w:rsid w:val="00023AC3"/>
    <w:rsid w:val="00023BF2"/>
    <w:rsid w:val="00023C58"/>
    <w:rsid w:val="0002440B"/>
    <w:rsid w:val="00024624"/>
    <w:rsid w:val="000246D6"/>
    <w:rsid w:val="00024A4E"/>
    <w:rsid w:val="00025298"/>
    <w:rsid w:val="000253EF"/>
    <w:rsid w:val="0002563C"/>
    <w:rsid w:val="00025B52"/>
    <w:rsid w:val="00025CED"/>
    <w:rsid w:val="00026624"/>
    <w:rsid w:val="00026630"/>
    <w:rsid w:val="00026B27"/>
    <w:rsid w:val="00026B32"/>
    <w:rsid w:val="00026B53"/>
    <w:rsid w:val="000270A1"/>
    <w:rsid w:val="000271EB"/>
    <w:rsid w:val="00027274"/>
    <w:rsid w:val="00027358"/>
    <w:rsid w:val="00027489"/>
    <w:rsid w:val="000279C9"/>
    <w:rsid w:val="00027DE3"/>
    <w:rsid w:val="00027FD3"/>
    <w:rsid w:val="00027FD4"/>
    <w:rsid w:val="00030110"/>
    <w:rsid w:val="00030193"/>
    <w:rsid w:val="000301A7"/>
    <w:rsid w:val="000303AA"/>
    <w:rsid w:val="0003044E"/>
    <w:rsid w:val="000305A5"/>
    <w:rsid w:val="00030AC8"/>
    <w:rsid w:val="00030D47"/>
    <w:rsid w:val="00030F2F"/>
    <w:rsid w:val="00030FFA"/>
    <w:rsid w:val="0003109A"/>
    <w:rsid w:val="00031109"/>
    <w:rsid w:val="00031188"/>
    <w:rsid w:val="00031353"/>
    <w:rsid w:val="00031509"/>
    <w:rsid w:val="0003176C"/>
    <w:rsid w:val="000318A9"/>
    <w:rsid w:val="00031A65"/>
    <w:rsid w:val="00031D25"/>
    <w:rsid w:val="00031FD4"/>
    <w:rsid w:val="00032109"/>
    <w:rsid w:val="00032117"/>
    <w:rsid w:val="00032326"/>
    <w:rsid w:val="00032899"/>
    <w:rsid w:val="00032913"/>
    <w:rsid w:val="0003299A"/>
    <w:rsid w:val="000329DF"/>
    <w:rsid w:val="00032C49"/>
    <w:rsid w:val="00032DFD"/>
    <w:rsid w:val="00032FCE"/>
    <w:rsid w:val="0003300A"/>
    <w:rsid w:val="0003312D"/>
    <w:rsid w:val="00033132"/>
    <w:rsid w:val="000331E4"/>
    <w:rsid w:val="0003327E"/>
    <w:rsid w:val="00033605"/>
    <w:rsid w:val="000336FC"/>
    <w:rsid w:val="000337E9"/>
    <w:rsid w:val="00033833"/>
    <w:rsid w:val="00033E41"/>
    <w:rsid w:val="00033E6B"/>
    <w:rsid w:val="00033FBF"/>
    <w:rsid w:val="00034169"/>
    <w:rsid w:val="00034290"/>
    <w:rsid w:val="000342F8"/>
    <w:rsid w:val="0003443C"/>
    <w:rsid w:val="0003467B"/>
    <w:rsid w:val="000346F1"/>
    <w:rsid w:val="00034A56"/>
    <w:rsid w:val="00034B7F"/>
    <w:rsid w:val="00034F37"/>
    <w:rsid w:val="000350D5"/>
    <w:rsid w:val="0003543C"/>
    <w:rsid w:val="00035628"/>
    <w:rsid w:val="000358F3"/>
    <w:rsid w:val="00035BE3"/>
    <w:rsid w:val="00035C3C"/>
    <w:rsid w:val="00035E3A"/>
    <w:rsid w:val="000361AC"/>
    <w:rsid w:val="000364D5"/>
    <w:rsid w:val="00036594"/>
    <w:rsid w:val="00036A42"/>
    <w:rsid w:val="00036D85"/>
    <w:rsid w:val="00036F70"/>
    <w:rsid w:val="00036FF1"/>
    <w:rsid w:val="0003702F"/>
    <w:rsid w:val="0003727B"/>
    <w:rsid w:val="0003763B"/>
    <w:rsid w:val="0003765A"/>
    <w:rsid w:val="000377FE"/>
    <w:rsid w:val="00037AD1"/>
    <w:rsid w:val="00037C6C"/>
    <w:rsid w:val="00037D12"/>
    <w:rsid w:val="00037F53"/>
    <w:rsid w:val="00037F59"/>
    <w:rsid w:val="0004006E"/>
    <w:rsid w:val="000403A4"/>
    <w:rsid w:val="0004046C"/>
    <w:rsid w:val="000406BE"/>
    <w:rsid w:val="00040CD7"/>
    <w:rsid w:val="00040E41"/>
    <w:rsid w:val="00040E54"/>
    <w:rsid w:val="00040FF4"/>
    <w:rsid w:val="000410DD"/>
    <w:rsid w:val="000411A2"/>
    <w:rsid w:val="0004150B"/>
    <w:rsid w:val="0004168C"/>
    <w:rsid w:val="0004179E"/>
    <w:rsid w:val="000421C3"/>
    <w:rsid w:val="00042328"/>
    <w:rsid w:val="000424AB"/>
    <w:rsid w:val="00042629"/>
    <w:rsid w:val="00042F65"/>
    <w:rsid w:val="00042FFD"/>
    <w:rsid w:val="000433D4"/>
    <w:rsid w:val="000434EE"/>
    <w:rsid w:val="00043529"/>
    <w:rsid w:val="0004357D"/>
    <w:rsid w:val="00043995"/>
    <w:rsid w:val="00043A5C"/>
    <w:rsid w:val="00043E4C"/>
    <w:rsid w:val="00043FE7"/>
    <w:rsid w:val="000440F3"/>
    <w:rsid w:val="00044201"/>
    <w:rsid w:val="0004433B"/>
    <w:rsid w:val="00044387"/>
    <w:rsid w:val="00044436"/>
    <w:rsid w:val="00044709"/>
    <w:rsid w:val="00044B42"/>
    <w:rsid w:val="00044B5E"/>
    <w:rsid w:val="00044BDB"/>
    <w:rsid w:val="00044BEE"/>
    <w:rsid w:val="00044C7D"/>
    <w:rsid w:val="00044CC9"/>
    <w:rsid w:val="00044D1F"/>
    <w:rsid w:val="00044E96"/>
    <w:rsid w:val="000450E9"/>
    <w:rsid w:val="00045625"/>
    <w:rsid w:val="000458D0"/>
    <w:rsid w:val="00045B51"/>
    <w:rsid w:val="00045DF9"/>
    <w:rsid w:val="00046447"/>
    <w:rsid w:val="000465AA"/>
    <w:rsid w:val="00046ABB"/>
    <w:rsid w:val="00046AF7"/>
    <w:rsid w:val="00046D7B"/>
    <w:rsid w:val="00046F94"/>
    <w:rsid w:val="00046FA7"/>
    <w:rsid w:val="00047207"/>
    <w:rsid w:val="0004743D"/>
    <w:rsid w:val="000474EB"/>
    <w:rsid w:val="00047792"/>
    <w:rsid w:val="00050217"/>
    <w:rsid w:val="000505BB"/>
    <w:rsid w:val="00050702"/>
    <w:rsid w:val="000509A9"/>
    <w:rsid w:val="000509E7"/>
    <w:rsid w:val="00050B1E"/>
    <w:rsid w:val="00050C8F"/>
    <w:rsid w:val="00050CD6"/>
    <w:rsid w:val="00050F87"/>
    <w:rsid w:val="00050FF8"/>
    <w:rsid w:val="00051379"/>
    <w:rsid w:val="000513F4"/>
    <w:rsid w:val="0005171B"/>
    <w:rsid w:val="0005181E"/>
    <w:rsid w:val="00051A93"/>
    <w:rsid w:val="00051F4B"/>
    <w:rsid w:val="0005223A"/>
    <w:rsid w:val="0005240F"/>
    <w:rsid w:val="00052436"/>
    <w:rsid w:val="00052579"/>
    <w:rsid w:val="000525C8"/>
    <w:rsid w:val="00052617"/>
    <w:rsid w:val="0005264F"/>
    <w:rsid w:val="000527D2"/>
    <w:rsid w:val="000528C5"/>
    <w:rsid w:val="00052AB0"/>
    <w:rsid w:val="00052D7A"/>
    <w:rsid w:val="0005316C"/>
    <w:rsid w:val="0005320E"/>
    <w:rsid w:val="000532C3"/>
    <w:rsid w:val="0005366F"/>
    <w:rsid w:val="0005375D"/>
    <w:rsid w:val="00053983"/>
    <w:rsid w:val="00053B0E"/>
    <w:rsid w:val="00053D8B"/>
    <w:rsid w:val="000540C8"/>
    <w:rsid w:val="00054140"/>
    <w:rsid w:val="000543B5"/>
    <w:rsid w:val="0005461B"/>
    <w:rsid w:val="00054671"/>
    <w:rsid w:val="000547EA"/>
    <w:rsid w:val="00054836"/>
    <w:rsid w:val="000548A6"/>
    <w:rsid w:val="00054967"/>
    <w:rsid w:val="00054A72"/>
    <w:rsid w:val="00054B80"/>
    <w:rsid w:val="00054D8E"/>
    <w:rsid w:val="00055830"/>
    <w:rsid w:val="00055883"/>
    <w:rsid w:val="000559DA"/>
    <w:rsid w:val="00056295"/>
    <w:rsid w:val="00056328"/>
    <w:rsid w:val="0005655B"/>
    <w:rsid w:val="000565C4"/>
    <w:rsid w:val="000567AE"/>
    <w:rsid w:val="00056ABB"/>
    <w:rsid w:val="00056EFD"/>
    <w:rsid w:val="00057465"/>
    <w:rsid w:val="0005773C"/>
    <w:rsid w:val="0005775E"/>
    <w:rsid w:val="0005776C"/>
    <w:rsid w:val="00057794"/>
    <w:rsid w:val="0005785A"/>
    <w:rsid w:val="00057BF4"/>
    <w:rsid w:val="00057C3B"/>
    <w:rsid w:val="000600F4"/>
    <w:rsid w:val="00060124"/>
    <w:rsid w:val="0006035B"/>
    <w:rsid w:val="000603FE"/>
    <w:rsid w:val="000604BF"/>
    <w:rsid w:val="0006058C"/>
    <w:rsid w:val="0006067C"/>
    <w:rsid w:val="00060850"/>
    <w:rsid w:val="00060ADD"/>
    <w:rsid w:val="00060B57"/>
    <w:rsid w:val="00060D77"/>
    <w:rsid w:val="00060DE0"/>
    <w:rsid w:val="00060FF8"/>
    <w:rsid w:val="0006139C"/>
    <w:rsid w:val="000618B5"/>
    <w:rsid w:val="000619C8"/>
    <w:rsid w:val="00061A06"/>
    <w:rsid w:val="00061B39"/>
    <w:rsid w:val="0006204A"/>
    <w:rsid w:val="000621B3"/>
    <w:rsid w:val="0006232C"/>
    <w:rsid w:val="00062382"/>
    <w:rsid w:val="00062572"/>
    <w:rsid w:val="00062686"/>
    <w:rsid w:val="0006288D"/>
    <w:rsid w:val="00062D17"/>
    <w:rsid w:val="00062DB2"/>
    <w:rsid w:val="00063113"/>
    <w:rsid w:val="0006326C"/>
    <w:rsid w:val="0006329D"/>
    <w:rsid w:val="000633AC"/>
    <w:rsid w:val="000636FB"/>
    <w:rsid w:val="000637D1"/>
    <w:rsid w:val="000637F7"/>
    <w:rsid w:val="00063B43"/>
    <w:rsid w:val="00063E59"/>
    <w:rsid w:val="00063F70"/>
    <w:rsid w:val="000640B9"/>
    <w:rsid w:val="000642F7"/>
    <w:rsid w:val="0006481F"/>
    <w:rsid w:val="00064E35"/>
    <w:rsid w:val="00065146"/>
    <w:rsid w:val="00065245"/>
    <w:rsid w:val="00065486"/>
    <w:rsid w:val="000654E9"/>
    <w:rsid w:val="00065799"/>
    <w:rsid w:val="00065967"/>
    <w:rsid w:val="00065A5F"/>
    <w:rsid w:val="00065B7C"/>
    <w:rsid w:val="00065C03"/>
    <w:rsid w:val="00065C48"/>
    <w:rsid w:val="00065E85"/>
    <w:rsid w:val="0006633E"/>
    <w:rsid w:val="0006645A"/>
    <w:rsid w:val="000664E7"/>
    <w:rsid w:val="000665C5"/>
    <w:rsid w:val="00066F05"/>
    <w:rsid w:val="00066F0B"/>
    <w:rsid w:val="0006708D"/>
    <w:rsid w:val="00067127"/>
    <w:rsid w:val="0006721F"/>
    <w:rsid w:val="0006736D"/>
    <w:rsid w:val="0006740F"/>
    <w:rsid w:val="0006747A"/>
    <w:rsid w:val="0006773D"/>
    <w:rsid w:val="000678AB"/>
    <w:rsid w:val="000678EE"/>
    <w:rsid w:val="000679EE"/>
    <w:rsid w:val="00067AE8"/>
    <w:rsid w:val="00067B8D"/>
    <w:rsid w:val="00067CF9"/>
    <w:rsid w:val="00067D42"/>
    <w:rsid w:val="00067ED7"/>
    <w:rsid w:val="0007012D"/>
    <w:rsid w:val="0007017A"/>
    <w:rsid w:val="000703B6"/>
    <w:rsid w:val="0007041A"/>
    <w:rsid w:val="00070806"/>
    <w:rsid w:val="00071016"/>
    <w:rsid w:val="00071297"/>
    <w:rsid w:val="000714BD"/>
    <w:rsid w:val="000714CF"/>
    <w:rsid w:val="00071732"/>
    <w:rsid w:val="0007197D"/>
    <w:rsid w:val="00071AD3"/>
    <w:rsid w:val="00071B1B"/>
    <w:rsid w:val="00071CCA"/>
    <w:rsid w:val="00071CF6"/>
    <w:rsid w:val="00071DD1"/>
    <w:rsid w:val="00071ED0"/>
    <w:rsid w:val="00071EE0"/>
    <w:rsid w:val="00071F1A"/>
    <w:rsid w:val="00071F79"/>
    <w:rsid w:val="0007228F"/>
    <w:rsid w:val="000722C6"/>
    <w:rsid w:val="00072584"/>
    <w:rsid w:val="00072767"/>
    <w:rsid w:val="00072904"/>
    <w:rsid w:val="00072AA2"/>
    <w:rsid w:val="00072D12"/>
    <w:rsid w:val="00072E69"/>
    <w:rsid w:val="00073027"/>
    <w:rsid w:val="0007304B"/>
    <w:rsid w:val="00073059"/>
    <w:rsid w:val="000731F8"/>
    <w:rsid w:val="00073257"/>
    <w:rsid w:val="0007360B"/>
    <w:rsid w:val="00073778"/>
    <w:rsid w:val="00073875"/>
    <w:rsid w:val="00074062"/>
    <w:rsid w:val="00074076"/>
    <w:rsid w:val="00074174"/>
    <w:rsid w:val="00074409"/>
    <w:rsid w:val="00074608"/>
    <w:rsid w:val="0007463D"/>
    <w:rsid w:val="00074687"/>
    <w:rsid w:val="00074706"/>
    <w:rsid w:val="00074834"/>
    <w:rsid w:val="000748DF"/>
    <w:rsid w:val="00074D3F"/>
    <w:rsid w:val="00074D5B"/>
    <w:rsid w:val="000751C8"/>
    <w:rsid w:val="000753CA"/>
    <w:rsid w:val="00075520"/>
    <w:rsid w:val="000755A9"/>
    <w:rsid w:val="00075AF5"/>
    <w:rsid w:val="00075B20"/>
    <w:rsid w:val="00075F2E"/>
    <w:rsid w:val="000762A8"/>
    <w:rsid w:val="00076362"/>
    <w:rsid w:val="000767DC"/>
    <w:rsid w:val="000769B1"/>
    <w:rsid w:val="00076ABD"/>
    <w:rsid w:val="00076C87"/>
    <w:rsid w:val="00076E27"/>
    <w:rsid w:val="00076E70"/>
    <w:rsid w:val="00076F50"/>
    <w:rsid w:val="00077083"/>
    <w:rsid w:val="000770E5"/>
    <w:rsid w:val="000772F4"/>
    <w:rsid w:val="000774BA"/>
    <w:rsid w:val="0007752B"/>
    <w:rsid w:val="0007763C"/>
    <w:rsid w:val="0007765E"/>
    <w:rsid w:val="000777A6"/>
    <w:rsid w:val="00077910"/>
    <w:rsid w:val="00077B92"/>
    <w:rsid w:val="00077D87"/>
    <w:rsid w:val="00077D8A"/>
    <w:rsid w:val="00077F38"/>
    <w:rsid w:val="00080583"/>
    <w:rsid w:val="00080810"/>
    <w:rsid w:val="000808D8"/>
    <w:rsid w:val="000809DA"/>
    <w:rsid w:val="00080A5A"/>
    <w:rsid w:val="00080B92"/>
    <w:rsid w:val="0008121C"/>
    <w:rsid w:val="0008155C"/>
    <w:rsid w:val="00081605"/>
    <w:rsid w:val="00081996"/>
    <w:rsid w:val="00081BC2"/>
    <w:rsid w:val="00081F84"/>
    <w:rsid w:val="00081FB4"/>
    <w:rsid w:val="0008262A"/>
    <w:rsid w:val="0008283B"/>
    <w:rsid w:val="00082997"/>
    <w:rsid w:val="00083207"/>
    <w:rsid w:val="00083449"/>
    <w:rsid w:val="0008359E"/>
    <w:rsid w:val="00083653"/>
    <w:rsid w:val="0008366A"/>
    <w:rsid w:val="00083737"/>
    <w:rsid w:val="000837BA"/>
    <w:rsid w:val="00083927"/>
    <w:rsid w:val="0008396F"/>
    <w:rsid w:val="00083AFA"/>
    <w:rsid w:val="00083C8C"/>
    <w:rsid w:val="00083CCA"/>
    <w:rsid w:val="00084042"/>
    <w:rsid w:val="000840A2"/>
    <w:rsid w:val="00084164"/>
    <w:rsid w:val="00084240"/>
    <w:rsid w:val="000846CA"/>
    <w:rsid w:val="000847D3"/>
    <w:rsid w:val="000847FB"/>
    <w:rsid w:val="0008483C"/>
    <w:rsid w:val="00084925"/>
    <w:rsid w:val="00084B9B"/>
    <w:rsid w:val="00084C5A"/>
    <w:rsid w:val="00084CD8"/>
    <w:rsid w:val="00084F36"/>
    <w:rsid w:val="000851DB"/>
    <w:rsid w:val="000852ED"/>
    <w:rsid w:val="000857A0"/>
    <w:rsid w:val="00085816"/>
    <w:rsid w:val="00085A42"/>
    <w:rsid w:val="00085C36"/>
    <w:rsid w:val="00085C3E"/>
    <w:rsid w:val="00085E49"/>
    <w:rsid w:val="00086029"/>
    <w:rsid w:val="0008605E"/>
    <w:rsid w:val="00086294"/>
    <w:rsid w:val="0008641A"/>
    <w:rsid w:val="000864DF"/>
    <w:rsid w:val="00086508"/>
    <w:rsid w:val="000865BA"/>
    <w:rsid w:val="000866AC"/>
    <w:rsid w:val="00086738"/>
    <w:rsid w:val="0008675E"/>
    <w:rsid w:val="000867A1"/>
    <w:rsid w:val="0008688F"/>
    <w:rsid w:val="00086C5B"/>
    <w:rsid w:val="00086CD3"/>
    <w:rsid w:val="00086D10"/>
    <w:rsid w:val="00086D5E"/>
    <w:rsid w:val="00086D66"/>
    <w:rsid w:val="0008715D"/>
    <w:rsid w:val="00087202"/>
    <w:rsid w:val="000872F5"/>
    <w:rsid w:val="0008756F"/>
    <w:rsid w:val="000876F9"/>
    <w:rsid w:val="00087839"/>
    <w:rsid w:val="0008785F"/>
    <w:rsid w:val="000878BB"/>
    <w:rsid w:val="00087A2D"/>
    <w:rsid w:val="00087ED0"/>
    <w:rsid w:val="00090188"/>
    <w:rsid w:val="000902AE"/>
    <w:rsid w:val="000902BC"/>
    <w:rsid w:val="000903CF"/>
    <w:rsid w:val="0009054A"/>
    <w:rsid w:val="000909BC"/>
    <w:rsid w:val="00090A34"/>
    <w:rsid w:val="00090A3D"/>
    <w:rsid w:val="00090A5E"/>
    <w:rsid w:val="00090B6A"/>
    <w:rsid w:val="00090BF0"/>
    <w:rsid w:val="00090D2A"/>
    <w:rsid w:val="00091657"/>
    <w:rsid w:val="000917A3"/>
    <w:rsid w:val="000917F4"/>
    <w:rsid w:val="00091813"/>
    <w:rsid w:val="00091931"/>
    <w:rsid w:val="00091B7B"/>
    <w:rsid w:val="00091F1D"/>
    <w:rsid w:val="00091FF5"/>
    <w:rsid w:val="000922EC"/>
    <w:rsid w:val="00092827"/>
    <w:rsid w:val="00092A9C"/>
    <w:rsid w:val="00092AB8"/>
    <w:rsid w:val="00092B3B"/>
    <w:rsid w:val="00092B69"/>
    <w:rsid w:val="00092DA5"/>
    <w:rsid w:val="00092FF3"/>
    <w:rsid w:val="00093105"/>
    <w:rsid w:val="00093125"/>
    <w:rsid w:val="000933BD"/>
    <w:rsid w:val="000937B4"/>
    <w:rsid w:val="00093872"/>
    <w:rsid w:val="00093964"/>
    <w:rsid w:val="000939B2"/>
    <w:rsid w:val="00093F5F"/>
    <w:rsid w:val="0009414E"/>
    <w:rsid w:val="0009444D"/>
    <w:rsid w:val="000944A4"/>
    <w:rsid w:val="00094920"/>
    <w:rsid w:val="00094AEE"/>
    <w:rsid w:val="00094E5C"/>
    <w:rsid w:val="00094F5B"/>
    <w:rsid w:val="00095078"/>
    <w:rsid w:val="00095472"/>
    <w:rsid w:val="00095692"/>
    <w:rsid w:val="00095756"/>
    <w:rsid w:val="00095858"/>
    <w:rsid w:val="0009596A"/>
    <w:rsid w:val="00095BDD"/>
    <w:rsid w:val="00095E0B"/>
    <w:rsid w:val="00095EAA"/>
    <w:rsid w:val="00095F1A"/>
    <w:rsid w:val="00095F9E"/>
    <w:rsid w:val="0009636F"/>
    <w:rsid w:val="0009638E"/>
    <w:rsid w:val="0009641A"/>
    <w:rsid w:val="00096481"/>
    <w:rsid w:val="00096BE7"/>
    <w:rsid w:val="00096E85"/>
    <w:rsid w:val="00096E8E"/>
    <w:rsid w:val="00096EE8"/>
    <w:rsid w:val="00096F17"/>
    <w:rsid w:val="00097195"/>
    <w:rsid w:val="00097261"/>
    <w:rsid w:val="000974FE"/>
    <w:rsid w:val="00097516"/>
    <w:rsid w:val="0009782D"/>
    <w:rsid w:val="000978CB"/>
    <w:rsid w:val="00097ADC"/>
    <w:rsid w:val="00097B04"/>
    <w:rsid w:val="00097D1A"/>
    <w:rsid w:val="00097E14"/>
    <w:rsid w:val="00097E36"/>
    <w:rsid w:val="000A0077"/>
    <w:rsid w:val="000A0422"/>
    <w:rsid w:val="000A0612"/>
    <w:rsid w:val="000A07F9"/>
    <w:rsid w:val="000A0852"/>
    <w:rsid w:val="000A08C3"/>
    <w:rsid w:val="000A0A5C"/>
    <w:rsid w:val="000A0BBB"/>
    <w:rsid w:val="000A0FF7"/>
    <w:rsid w:val="000A1052"/>
    <w:rsid w:val="000A1272"/>
    <w:rsid w:val="000A1362"/>
    <w:rsid w:val="000A13E4"/>
    <w:rsid w:val="000A153A"/>
    <w:rsid w:val="000A1546"/>
    <w:rsid w:val="000A1560"/>
    <w:rsid w:val="000A156E"/>
    <w:rsid w:val="000A15AA"/>
    <w:rsid w:val="000A1754"/>
    <w:rsid w:val="000A1973"/>
    <w:rsid w:val="000A1AEA"/>
    <w:rsid w:val="000A1F9E"/>
    <w:rsid w:val="000A2235"/>
    <w:rsid w:val="000A237E"/>
    <w:rsid w:val="000A2C14"/>
    <w:rsid w:val="000A32EE"/>
    <w:rsid w:val="000A338A"/>
    <w:rsid w:val="000A34CB"/>
    <w:rsid w:val="000A3893"/>
    <w:rsid w:val="000A39A9"/>
    <w:rsid w:val="000A3D3E"/>
    <w:rsid w:val="000A3E3C"/>
    <w:rsid w:val="000A3E8D"/>
    <w:rsid w:val="000A4077"/>
    <w:rsid w:val="000A440B"/>
    <w:rsid w:val="000A44FF"/>
    <w:rsid w:val="000A4691"/>
    <w:rsid w:val="000A479D"/>
    <w:rsid w:val="000A47F4"/>
    <w:rsid w:val="000A48F8"/>
    <w:rsid w:val="000A4A46"/>
    <w:rsid w:val="000A4B21"/>
    <w:rsid w:val="000A4CE9"/>
    <w:rsid w:val="000A4E35"/>
    <w:rsid w:val="000A50F6"/>
    <w:rsid w:val="000A5208"/>
    <w:rsid w:val="000A52F9"/>
    <w:rsid w:val="000A5357"/>
    <w:rsid w:val="000A55D4"/>
    <w:rsid w:val="000A56DA"/>
    <w:rsid w:val="000A581D"/>
    <w:rsid w:val="000A5898"/>
    <w:rsid w:val="000A5A60"/>
    <w:rsid w:val="000A5B1B"/>
    <w:rsid w:val="000A5F84"/>
    <w:rsid w:val="000A6174"/>
    <w:rsid w:val="000A62D6"/>
    <w:rsid w:val="000A657C"/>
    <w:rsid w:val="000A66A2"/>
    <w:rsid w:val="000A68DC"/>
    <w:rsid w:val="000A6C9B"/>
    <w:rsid w:val="000A6E39"/>
    <w:rsid w:val="000A6F4D"/>
    <w:rsid w:val="000A6FDB"/>
    <w:rsid w:val="000A7186"/>
    <w:rsid w:val="000A73FA"/>
    <w:rsid w:val="000A7492"/>
    <w:rsid w:val="000A773E"/>
    <w:rsid w:val="000A7ADE"/>
    <w:rsid w:val="000B00E4"/>
    <w:rsid w:val="000B0305"/>
    <w:rsid w:val="000B034B"/>
    <w:rsid w:val="000B036C"/>
    <w:rsid w:val="000B055B"/>
    <w:rsid w:val="000B06AA"/>
    <w:rsid w:val="000B08FA"/>
    <w:rsid w:val="000B0B4F"/>
    <w:rsid w:val="000B0D54"/>
    <w:rsid w:val="000B0E9B"/>
    <w:rsid w:val="000B106E"/>
    <w:rsid w:val="000B10B2"/>
    <w:rsid w:val="000B1173"/>
    <w:rsid w:val="000B151A"/>
    <w:rsid w:val="000B166F"/>
    <w:rsid w:val="000B185F"/>
    <w:rsid w:val="000B18D4"/>
    <w:rsid w:val="000B1963"/>
    <w:rsid w:val="000B1CB1"/>
    <w:rsid w:val="000B1DC6"/>
    <w:rsid w:val="000B2495"/>
    <w:rsid w:val="000B2500"/>
    <w:rsid w:val="000B276B"/>
    <w:rsid w:val="000B2DEA"/>
    <w:rsid w:val="000B2DFD"/>
    <w:rsid w:val="000B3383"/>
    <w:rsid w:val="000B36C7"/>
    <w:rsid w:val="000B372D"/>
    <w:rsid w:val="000B3755"/>
    <w:rsid w:val="000B3920"/>
    <w:rsid w:val="000B3E63"/>
    <w:rsid w:val="000B3FC5"/>
    <w:rsid w:val="000B44BC"/>
    <w:rsid w:val="000B4979"/>
    <w:rsid w:val="000B4C00"/>
    <w:rsid w:val="000B4C0A"/>
    <w:rsid w:val="000B4F4F"/>
    <w:rsid w:val="000B4FA5"/>
    <w:rsid w:val="000B5771"/>
    <w:rsid w:val="000B57F2"/>
    <w:rsid w:val="000B5846"/>
    <w:rsid w:val="000B5CCA"/>
    <w:rsid w:val="000B5D56"/>
    <w:rsid w:val="000B5DDC"/>
    <w:rsid w:val="000B5FE1"/>
    <w:rsid w:val="000B6441"/>
    <w:rsid w:val="000B65E7"/>
    <w:rsid w:val="000B6664"/>
    <w:rsid w:val="000B689D"/>
    <w:rsid w:val="000B695C"/>
    <w:rsid w:val="000B6BB0"/>
    <w:rsid w:val="000B6EDD"/>
    <w:rsid w:val="000B6F8F"/>
    <w:rsid w:val="000B7279"/>
    <w:rsid w:val="000B7733"/>
    <w:rsid w:val="000B78DF"/>
    <w:rsid w:val="000B78E3"/>
    <w:rsid w:val="000B7A9A"/>
    <w:rsid w:val="000B7D72"/>
    <w:rsid w:val="000B7EC3"/>
    <w:rsid w:val="000B7EE7"/>
    <w:rsid w:val="000C02CD"/>
    <w:rsid w:val="000C04EB"/>
    <w:rsid w:val="000C081A"/>
    <w:rsid w:val="000C0A09"/>
    <w:rsid w:val="000C0A37"/>
    <w:rsid w:val="000C0B20"/>
    <w:rsid w:val="000C0C74"/>
    <w:rsid w:val="000C0DD7"/>
    <w:rsid w:val="000C0F45"/>
    <w:rsid w:val="000C0FED"/>
    <w:rsid w:val="000C10EC"/>
    <w:rsid w:val="000C116A"/>
    <w:rsid w:val="000C124F"/>
    <w:rsid w:val="000C141D"/>
    <w:rsid w:val="000C14E5"/>
    <w:rsid w:val="000C162B"/>
    <w:rsid w:val="000C1834"/>
    <w:rsid w:val="000C1A4D"/>
    <w:rsid w:val="000C1B54"/>
    <w:rsid w:val="000C1ECB"/>
    <w:rsid w:val="000C2015"/>
    <w:rsid w:val="000C2023"/>
    <w:rsid w:val="000C2099"/>
    <w:rsid w:val="000C21ED"/>
    <w:rsid w:val="000C2469"/>
    <w:rsid w:val="000C2520"/>
    <w:rsid w:val="000C2702"/>
    <w:rsid w:val="000C2C04"/>
    <w:rsid w:val="000C32B6"/>
    <w:rsid w:val="000C33B0"/>
    <w:rsid w:val="000C3468"/>
    <w:rsid w:val="000C3608"/>
    <w:rsid w:val="000C37E4"/>
    <w:rsid w:val="000C3D7C"/>
    <w:rsid w:val="000C3EA1"/>
    <w:rsid w:val="000C3FD3"/>
    <w:rsid w:val="000C42E3"/>
    <w:rsid w:val="000C4535"/>
    <w:rsid w:val="000C453B"/>
    <w:rsid w:val="000C474D"/>
    <w:rsid w:val="000C4940"/>
    <w:rsid w:val="000C4A18"/>
    <w:rsid w:val="000C4A93"/>
    <w:rsid w:val="000C4AB4"/>
    <w:rsid w:val="000C4ABE"/>
    <w:rsid w:val="000C4D5A"/>
    <w:rsid w:val="000C4F32"/>
    <w:rsid w:val="000C529F"/>
    <w:rsid w:val="000C5445"/>
    <w:rsid w:val="000C5626"/>
    <w:rsid w:val="000C56F6"/>
    <w:rsid w:val="000C5849"/>
    <w:rsid w:val="000C589F"/>
    <w:rsid w:val="000C5AA3"/>
    <w:rsid w:val="000C5AF5"/>
    <w:rsid w:val="000C5C60"/>
    <w:rsid w:val="000C5CA1"/>
    <w:rsid w:val="000C5CC6"/>
    <w:rsid w:val="000C5CDF"/>
    <w:rsid w:val="000C619C"/>
    <w:rsid w:val="000C66A0"/>
    <w:rsid w:val="000C680F"/>
    <w:rsid w:val="000C6CD7"/>
    <w:rsid w:val="000C6D1B"/>
    <w:rsid w:val="000C6E8A"/>
    <w:rsid w:val="000C6EB5"/>
    <w:rsid w:val="000C7337"/>
    <w:rsid w:val="000C745D"/>
    <w:rsid w:val="000C75AB"/>
    <w:rsid w:val="000C7787"/>
    <w:rsid w:val="000C7BC4"/>
    <w:rsid w:val="000C7CDA"/>
    <w:rsid w:val="000C7E56"/>
    <w:rsid w:val="000C7F24"/>
    <w:rsid w:val="000D00BC"/>
    <w:rsid w:val="000D0114"/>
    <w:rsid w:val="000D0492"/>
    <w:rsid w:val="000D04ED"/>
    <w:rsid w:val="000D071E"/>
    <w:rsid w:val="000D0C70"/>
    <w:rsid w:val="000D0CE4"/>
    <w:rsid w:val="000D0D40"/>
    <w:rsid w:val="000D10CD"/>
    <w:rsid w:val="000D1179"/>
    <w:rsid w:val="000D11CD"/>
    <w:rsid w:val="000D1882"/>
    <w:rsid w:val="000D1BD4"/>
    <w:rsid w:val="000D1BDA"/>
    <w:rsid w:val="000D1DED"/>
    <w:rsid w:val="000D1E29"/>
    <w:rsid w:val="000D1ECE"/>
    <w:rsid w:val="000D20E9"/>
    <w:rsid w:val="000D22B9"/>
    <w:rsid w:val="000D22E9"/>
    <w:rsid w:val="000D232D"/>
    <w:rsid w:val="000D2605"/>
    <w:rsid w:val="000D2785"/>
    <w:rsid w:val="000D28FF"/>
    <w:rsid w:val="000D290F"/>
    <w:rsid w:val="000D2CD2"/>
    <w:rsid w:val="000D2CE8"/>
    <w:rsid w:val="000D2D4C"/>
    <w:rsid w:val="000D2ECD"/>
    <w:rsid w:val="000D2FBE"/>
    <w:rsid w:val="000D33A9"/>
    <w:rsid w:val="000D343C"/>
    <w:rsid w:val="000D3723"/>
    <w:rsid w:val="000D398E"/>
    <w:rsid w:val="000D3AD3"/>
    <w:rsid w:val="000D3B05"/>
    <w:rsid w:val="000D3C58"/>
    <w:rsid w:val="000D413A"/>
    <w:rsid w:val="000D4196"/>
    <w:rsid w:val="000D447F"/>
    <w:rsid w:val="000D4556"/>
    <w:rsid w:val="000D4713"/>
    <w:rsid w:val="000D4AA9"/>
    <w:rsid w:val="000D4AFD"/>
    <w:rsid w:val="000D4C1E"/>
    <w:rsid w:val="000D4CF4"/>
    <w:rsid w:val="000D4DC9"/>
    <w:rsid w:val="000D4E14"/>
    <w:rsid w:val="000D4F6A"/>
    <w:rsid w:val="000D518F"/>
    <w:rsid w:val="000D5194"/>
    <w:rsid w:val="000D58C5"/>
    <w:rsid w:val="000D5C58"/>
    <w:rsid w:val="000D5D17"/>
    <w:rsid w:val="000D5D7E"/>
    <w:rsid w:val="000D607C"/>
    <w:rsid w:val="000D62F1"/>
    <w:rsid w:val="000D6305"/>
    <w:rsid w:val="000D6787"/>
    <w:rsid w:val="000D678E"/>
    <w:rsid w:val="000D68FC"/>
    <w:rsid w:val="000D693A"/>
    <w:rsid w:val="000D6963"/>
    <w:rsid w:val="000D6D11"/>
    <w:rsid w:val="000D6D36"/>
    <w:rsid w:val="000D6F58"/>
    <w:rsid w:val="000D7028"/>
    <w:rsid w:val="000D7513"/>
    <w:rsid w:val="000D7542"/>
    <w:rsid w:val="000D7552"/>
    <w:rsid w:val="000D768E"/>
    <w:rsid w:val="000D79D7"/>
    <w:rsid w:val="000D7AE2"/>
    <w:rsid w:val="000D7BEA"/>
    <w:rsid w:val="000D7D53"/>
    <w:rsid w:val="000E022F"/>
    <w:rsid w:val="000E0767"/>
    <w:rsid w:val="000E0E28"/>
    <w:rsid w:val="000E107E"/>
    <w:rsid w:val="000E1287"/>
    <w:rsid w:val="000E1309"/>
    <w:rsid w:val="000E143A"/>
    <w:rsid w:val="000E14B3"/>
    <w:rsid w:val="000E1610"/>
    <w:rsid w:val="000E1806"/>
    <w:rsid w:val="000E18C9"/>
    <w:rsid w:val="000E1B52"/>
    <w:rsid w:val="000E1CC5"/>
    <w:rsid w:val="000E1D17"/>
    <w:rsid w:val="000E1D55"/>
    <w:rsid w:val="000E1D9B"/>
    <w:rsid w:val="000E1DAB"/>
    <w:rsid w:val="000E1DDA"/>
    <w:rsid w:val="000E1E64"/>
    <w:rsid w:val="000E1ED2"/>
    <w:rsid w:val="000E1F1F"/>
    <w:rsid w:val="000E1FFF"/>
    <w:rsid w:val="000E20DF"/>
    <w:rsid w:val="000E24FC"/>
    <w:rsid w:val="000E2C04"/>
    <w:rsid w:val="000E2C6F"/>
    <w:rsid w:val="000E2CF8"/>
    <w:rsid w:val="000E2FFD"/>
    <w:rsid w:val="000E310A"/>
    <w:rsid w:val="000E3293"/>
    <w:rsid w:val="000E33C3"/>
    <w:rsid w:val="000E345A"/>
    <w:rsid w:val="000E3874"/>
    <w:rsid w:val="000E390C"/>
    <w:rsid w:val="000E3A39"/>
    <w:rsid w:val="000E3AEE"/>
    <w:rsid w:val="000E3D48"/>
    <w:rsid w:val="000E3F46"/>
    <w:rsid w:val="000E40D7"/>
    <w:rsid w:val="000E4172"/>
    <w:rsid w:val="000E4230"/>
    <w:rsid w:val="000E43AA"/>
    <w:rsid w:val="000E48C0"/>
    <w:rsid w:val="000E4D07"/>
    <w:rsid w:val="000E4E2B"/>
    <w:rsid w:val="000E54C6"/>
    <w:rsid w:val="000E561A"/>
    <w:rsid w:val="000E5970"/>
    <w:rsid w:val="000E5F47"/>
    <w:rsid w:val="000E66C7"/>
    <w:rsid w:val="000E67EA"/>
    <w:rsid w:val="000E6876"/>
    <w:rsid w:val="000E693C"/>
    <w:rsid w:val="000E6A5E"/>
    <w:rsid w:val="000E6C6A"/>
    <w:rsid w:val="000E6CC8"/>
    <w:rsid w:val="000E6D5E"/>
    <w:rsid w:val="000E6D94"/>
    <w:rsid w:val="000E6E77"/>
    <w:rsid w:val="000E6F78"/>
    <w:rsid w:val="000E72C8"/>
    <w:rsid w:val="000E7314"/>
    <w:rsid w:val="000E7428"/>
    <w:rsid w:val="000E7626"/>
    <w:rsid w:val="000E785B"/>
    <w:rsid w:val="000E79A0"/>
    <w:rsid w:val="000E79A9"/>
    <w:rsid w:val="000E7A56"/>
    <w:rsid w:val="000E7CA8"/>
    <w:rsid w:val="000E7E49"/>
    <w:rsid w:val="000E7F34"/>
    <w:rsid w:val="000E7F5C"/>
    <w:rsid w:val="000E7F87"/>
    <w:rsid w:val="000F01EC"/>
    <w:rsid w:val="000F057D"/>
    <w:rsid w:val="000F05F9"/>
    <w:rsid w:val="000F0C64"/>
    <w:rsid w:val="000F0D6B"/>
    <w:rsid w:val="000F1025"/>
    <w:rsid w:val="000F1258"/>
    <w:rsid w:val="000F1475"/>
    <w:rsid w:val="000F15F8"/>
    <w:rsid w:val="000F16C6"/>
    <w:rsid w:val="000F176F"/>
    <w:rsid w:val="000F1D7A"/>
    <w:rsid w:val="000F1E51"/>
    <w:rsid w:val="000F1EBD"/>
    <w:rsid w:val="000F26A3"/>
    <w:rsid w:val="000F26FB"/>
    <w:rsid w:val="000F2D85"/>
    <w:rsid w:val="000F2E95"/>
    <w:rsid w:val="000F2ECB"/>
    <w:rsid w:val="000F2FD8"/>
    <w:rsid w:val="000F3313"/>
    <w:rsid w:val="000F358F"/>
    <w:rsid w:val="000F35F4"/>
    <w:rsid w:val="000F361D"/>
    <w:rsid w:val="000F395E"/>
    <w:rsid w:val="000F3ACE"/>
    <w:rsid w:val="000F3EF5"/>
    <w:rsid w:val="000F3F36"/>
    <w:rsid w:val="000F3FB2"/>
    <w:rsid w:val="000F414F"/>
    <w:rsid w:val="000F41FD"/>
    <w:rsid w:val="000F42EA"/>
    <w:rsid w:val="000F437D"/>
    <w:rsid w:val="000F445A"/>
    <w:rsid w:val="000F4581"/>
    <w:rsid w:val="000F464E"/>
    <w:rsid w:val="000F4681"/>
    <w:rsid w:val="000F4998"/>
    <w:rsid w:val="000F4CF1"/>
    <w:rsid w:val="000F4F5C"/>
    <w:rsid w:val="000F5368"/>
    <w:rsid w:val="000F5461"/>
    <w:rsid w:val="000F54F5"/>
    <w:rsid w:val="000F5816"/>
    <w:rsid w:val="000F59E7"/>
    <w:rsid w:val="000F5A7F"/>
    <w:rsid w:val="000F5B21"/>
    <w:rsid w:val="000F5C78"/>
    <w:rsid w:val="000F5C8A"/>
    <w:rsid w:val="000F5D06"/>
    <w:rsid w:val="000F5D8A"/>
    <w:rsid w:val="000F5D9D"/>
    <w:rsid w:val="000F5DB3"/>
    <w:rsid w:val="000F5EFB"/>
    <w:rsid w:val="000F63AF"/>
    <w:rsid w:val="000F63BD"/>
    <w:rsid w:val="000F663B"/>
    <w:rsid w:val="000F6668"/>
    <w:rsid w:val="000F6678"/>
    <w:rsid w:val="000F67C4"/>
    <w:rsid w:val="000F6840"/>
    <w:rsid w:val="000F6BB1"/>
    <w:rsid w:val="000F6C65"/>
    <w:rsid w:val="000F6C88"/>
    <w:rsid w:val="000F6DC3"/>
    <w:rsid w:val="000F6E83"/>
    <w:rsid w:val="000F710E"/>
    <w:rsid w:val="000F712C"/>
    <w:rsid w:val="000F76C8"/>
    <w:rsid w:val="000F7832"/>
    <w:rsid w:val="000F7889"/>
    <w:rsid w:val="000F7A77"/>
    <w:rsid w:val="000F7EF0"/>
    <w:rsid w:val="0010017A"/>
    <w:rsid w:val="00100200"/>
    <w:rsid w:val="0010046E"/>
    <w:rsid w:val="001005D3"/>
    <w:rsid w:val="00100657"/>
    <w:rsid w:val="001008CC"/>
    <w:rsid w:val="0010092E"/>
    <w:rsid w:val="00100C45"/>
    <w:rsid w:val="00100D51"/>
    <w:rsid w:val="00100DD7"/>
    <w:rsid w:val="001011F6"/>
    <w:rsid w:val="00101675"/>
    <w:rsid w:val="001019D4"/>
    <w:rsid w:val="00101C02"/>
    <w:rsid w:val="0010227E"/>
    <w:rsid w:val="001022F6"/>
    <w:rsid w:val="00102511"/>
    <w:rsid w:val="00102586"/>
    <w:rsid w:val="00102645"/>
    <w:rsid w:val="0010283F"/>
    <w:rsid w:val="0010293F"/>
    <w:rsid w:val="0010296A"/>
    <w:rsid w:val="00102995"/>
    <w:rsid w:val="00102AA7"/>
    <w:rsid w:val="00102D4E"/>
    <w:rsid w:val="00102E83"/>
    <w:rsid w:val="00103233"/>
    <w:rsid w:val="00103234"/>
    <w:rsid w:val="00103237"/>
    <w:rsid w:val="0010333C"/>
    <w:rsid w:val="001033E6"/>
    <w:rsid w:val="001036FB"/>
    <w:rsid w:val="0010381D"/>
    <w:rsid w:val="00103936"/>
    <w:rsid w:val="00103B10"/>
    <w:rsid w:val="00103ED2"/>
    <w:rsid w:val="00104097"/>
    <w:rsid w:val="0010467C"/>
    <w:rsid w:val="00104691"/>
    <w:rsid w:val="0010483C"/>
    <w:rsid w:val="0010497B"/>
    <w:rsid w:val="00104A30"/>
    <w:rsid w:val="00104C4E"/>
    <w:rsid w:val="00104C4F"/>
    <w:rsid w:val="00104FA1"/>
    <w:rsid w:val="00105026"/>
    <w:rsid w:val="00105451"/>
    <w:rsid w:val="0010560D"/>
    <w:rsid w:val="001056FF"/>
    <w:rsid w:val="00105978"/>
    <w:rsid w:val="001059EA"/>
    <w:rsid w:val="00105D7F"/>
    <w:rsid w:val="00105FAA"/>
    <w:rsid w:val="00106076"/>
    <w:rsid w:val="00106261"/>
    <w:rsid w:val="00106479"/>
    <w:rsid w:val="00106536"/>
    <w:rsid w:val="001066AA"/>
    <w:rsid w:val="0010686F"/>
    <w:rsid w:val="00106923"/>
    <w:rsid w:val="00106C0C"/>
    <w:rsid w:val="00106FAA"/>
    <w:rsid w:val="001076B4"/>
    <w:rsid w:val="00107915"/>
    <w:rsid w:val="00107918"/>
    <w:rsid w:val="00107A81"/>
    <w:rsid w:val="00107B79"/>
    <w:rsid w:val="00107E96"/>
    <w:rsid w:val="0011005F"/>
    <w:rsid w:val="001100D6"/>
    <w:rsid w:val="00110111"/>
    <w:rsid w:val="0011016E"/>
    <w:rsid w:val="0011037A"/>
    <w:rsid w:val="00110656"/>
    <w:rsid w:val="00110D4E"/>
    <w:rsid w:val="00110E1C"/>
    <w:rsid w:val="00110F92"/>
    <w:rsid w:val="00111225"/>
    <w:rsid w:val="001117D8"/>
    <w:rsid w:val="00111C59"/>
    <w:rsid w:val="00112327"/>
    <w:rsid w:val="001125E4"/>
    <w:rsid w:val="001125EB"/>
    <w:rsid w:val="001127B6"/>
    <w:rsid w:val="001128F9"/>
    <w:rsid w:val="00112BC9"/>
    <w:rsid w:val="00112CA5"/>
    <w:rsid w:val="00112D3E"/>
    <w:rsid w:val="00112E82"/>
    <w:rsid w:val="00112EDB"/>
    <w:rsid w:val="0011312A"/>
    <w:rsid w:val="00113230"/>
    <w:rsid w:val="001134DA"/>
    <w:rsid w:val="00113844"/>
    <w:rsid w:val="0011386A"/>
    <w:rsid w:val="001138EE"/>
    <w:rsid w:val="0011392A"/>
    <w:rsid w:val="00113A7D"/>
    <w:rsid w:val="00113C29"/>
    <w:rsid w:val="00113F84"/>
    <w:rsid w:val="00113FF5"/>
    <w:rsid w:val="00114081"/>
    <w:rsid w:val="001140A4"/>
    <w:rsid w:val="00114192"/>
    <w:rsid w:val="00114C43"/>
    <w:rsid w:val="00114C8C"/>
    <w:rsid w:val="001150DF"/>
    <w:rsid w:val="00115579"/>
    <w:rsid w:val="0011561F"/>
    <w:rsid w:val="001156A1"/>
    <w:rsid w:val="001157A7"/>
    <w:rsid w:val="001157E7"/>
    <w:rsid w:val="001158CA"/>
    <w:rsid w:val="001159D5"/>
    <w:rsid w:val="00115DD5"/>
    <w:rsid w:val="00115EC4"/>
    <w:rsid w:val="001161AF"/>
    <w:rsid w:val="001165FA"/>
    <w:rsid w:val="00116B38"/>
    <w:rsid w:val="00116D4D"/>
    <w:rsid w:val="00116D60"/>
    <w:rsid w:val="00116F31"/>
    <w:rsid w:val="00116F5F"/>
    <w:rsid w:val="00116FB1"/>
    <w:rsid w:val="00117256"/>
    <w:rsid w:val="00117525"/>
    <w:rsid w:val="001176D8"/>
    <w:rsid w:val="00117846"/>
    <w:rsid w:val="00117A52"/>
    <w:rsid w:val="00117B73"/>
    <w:rsid w:val="00117EC7"/>
    <w:rsid w:val="00117EF4"/>
    <w:rsid w:val="001206D4"/>
    <w:rsid w:val="00120735"/>
    <w:rsid w:val="00120A66"/>
    <w:rsid w:val="00120A7C"/>
    <w:rsid w:val="00120DF0"/>
    <w:rsid w:val="0012117D"/>
    <w:rsid w:val="001217BF"/>
    <w:rsid w:val="001217CE"/>
    <w:rsid w:val="00121877"/>
    <w:rsid w:val="0012190E"/>
    <w:rsid w:val="00121AAF"/>
    <w:rsid w:val="00121B55"/>
    <w:rsid w:val="00121C98"/>
    <w:rsid w:val="00121D65"/>
    <w:rsid w:val="00121DDA"/>
    <w:rsid w:val="00122088"/>
    <w:rsid w:val="00122138"/>
    <w:rsid w:val="00122141"/>
    <w:rsid w:val="0012222D"/>
    <w:rsid w:val="00122393"/>
    <w:rsid w:val="00122A19"/>
    <w:rsid w:val="00122B4E"/>
    <w:rsid w:val="00122B59"/>
    <w:rsid w:val="00122E01"/>
    <w:rsid w:val="00122FAD"/>
    <w:rsid w:val="00123045"/>
    <w:rsid w:val="00123375"/>
    <w:rsid w:val="00123510"/>
    <w:rsid w:val="00123858"/>
    <w:rsid w:val="00123941"/>
    <w:rsid w:val="00123B30"/>
    <w:rsid w:val="00123CB1"/>
    <w:rsid w:val="00123DAC"/>
    <w:rsid w:val="00123FF8"/>
    <w:rsid w:val="001242A3"/>
    <w:rsid w:val="0012472C"/>
    <w:rsid w:val="00124AB0"/>
    <w:rsid w:val="00124B87"/>
    <w:rsid w:val="00124DB0"/>
    <w:rsid w:val="00124DE5"/>
    <w:rsid w:val="00125050"/>
    <w:rsid w:val="00125086"/>
    <w:rsid w:val="00125120"/>
    <w:rsid w:val="001254E4"/>
    <w:rsid w:val="0012552F"/>
    <w:rsid w:val="001256C5"/>
    <w:rsid w:val="00125E4A"/>
    <w:rsid w:val="00125EA6"/>
    <w:rsid w:val="00125F75"/>
    <w:rsid w:val="00126429"/>
    <w:rsid w:val="00126819"/>
    <w:rsid w:val="00126960"/>
    <w:rsid w:val="00126988"/>
    <w:rsid w:val="00126AC1"/>
    <w:rsid w:val="00126B1A"/>
    <w:rsid w:val="00126C6C"/>
    <w:rsid w:val="00126F46"/>
    <w:rsid w:val="00126F88"/>
    <w:rsid w:val="00126FC3"/>
    <w:rsid w:val="0012741D"/>
    <w:rsid w:val="001274EE"/>
    <w:rsid w:val="00127A40"/>
    <w:rsid w:val="00127A7E"/>
    <w:rsid w:val="00127B88"/>
    <w:rsid w:val="00127B89"/>
    <w:rsid w:val="00127DB7"/>
    <w:rsid w:val="0013008F"/>
    <w:rsid w:val="00130093"/>
    <w:rsid w:val="0013009C"/>
    <w:rsid w:val="001306EC"/>
    <w:rsid w:val="00131022"/>
    <w:rsid w:val="00131442"/>
    <w:rsid w:val="001315D3"/>
    <w:rsid w:val="00131753"/>
    <w:rsid w:val="0013181F"/>
    <w:rsid w:val="00131B3E"/>
    <w:rsid w:val="00131EDA"/>
    <w:rsid w:val="00131F7E"/>
    <w:rsid w:val="00132144"/>
    <w:rsid w:val="0013214F"/>
    <w:rsid w:val="001321E0"/>
    <w:rsid w:val="00132242"/>
    <w:rsid w:val="0013225F"/>
    <w:rsid w:val="001324D4"/>
    <w:rsid w:val="00132664"/>
    <w:rsid w:val="00132674"/>
    <w:rsid w:val="001326B0"/>
    <w:rsid w:val="0013273E"/>
    <w:rsid w:val="00132825"/>
    <w:rsid w:val="00132CC6"/>
    <w:rsid w:val="00132DE6"/>
    <w:rsid w:val="00132E14"/>
    <w:rsid w:val="00133234"/>
    <w:rsid w:val="00133435"/>
    <w:rsid w:val="0013363E"/>
    <w:rsid w:val="00133708"/>
    <w:rsid w:val="0013385C"/>
    <w:rsid w:val="00133A4C"/>
    <w:rsid w:val="00133C68"/>
    <w:rsid w:val="00133C7C"/>
    <w:rsid w:val="00133D78"/>
    <w:rsid w:val="00133DA0"/>
    <w:rsid w:val="001340B8"/>
    <w:rsid w:val="001341F6"/>
    <w:rsid w:val="00134548"/>
    <w:rsid w:val="0013481D"/>
    <w:rsid w:val="0013484E"/>
    <w:rsid w:val="0013497A"/>
    <w:rsid w:val="00134AF3"/>
    <w:rsid w:val="00134D4C"/>
    <w:rsid w:val="001350B7"/>
    <w:rsid w:val="00135108"/>
    <w:rsid w:val="001353F7"/>
    <w:rsid w:val="001355F1"/>
    <w:rsid w:val="0013589F"/>
    <w:rsid w:val="0013593F"/>
    <w:rsid w:val="00135A2B"/>
    <w:rsid w:val="00135AFF"/>
    <w:rsid w:val="00135E03"/>
    <w:rsid w:val="00136100"/>
    <w:rsid w:val="00136210"/>
    <w:rsid w:val="001364D5"/>
    <w:rsid w:val="0013659E"/>
    <w:rsid w:val="00136938"/>
    <w:rsid w:val="00136A1E"/>
    <w:rsid w:val="00136B36"/>
    <w:rsid w:val="00136DEE"/>
    <w:rsid w:val="0013714D"/>
    <w:rsid w:val="00137192"/>
    <w:rsid w:val="001373D3"/>
    <w:rsid w:val="0013752A"/>
    <w:rsid w:val="0013757A"/>
    <w:rsid w:val="00137967"/>
    <w:rsid w:val="00137A71"/>
    <w:rsid w:val="00137B49"/>
    <w:rsid w:val="00137BD2"/>
    <w:rsid w:val="00137D87"/>
    <w:rsid w:val="001400F1"/>
    <w:rsid w:val="00140298"/>
    <w:rsid w:val="00140471"/>
    <w:rsid w:val="0014095C"/>
    <w:rsid w:val="00140C6E"/>
    <w:rsid w:val="001410B7"/>
    <w:rsid w:val="0014140E"/>
    <w:rsid w:val="0014155A"/>
    <w:rsid w:val="001419BD"/>
    <w:rsid w:val="00141B03"/>
    <w:rsid w:val="00141F25"/>
    <w:rsid w:val="00141F62"/>
    <w:rsid w:val="00142044"/>
    <w:rsid w:val="001420A2"/>
    <w:rsid w:val="00142358"/>
    <w:rsid w:val="00142398"/>
    <w:rsid w:val="00142857"/>
    <w:rsid w:val="00142AEE"/>
    <w:rsid w:val="00142B9A"/>
    <w:rsid w:val="001431AE"/>
    <w:rsid w:val="001432CE"/>
    <w:rsid w:val="0014398D"/>
    <w:rsid w:val="00143A78"/>
    <w:rsid w:val="00143A9F"/>
    <w:rsid w:val="00143AAD"/>
    <w:rsid w:val="00143B97"/>
    <w:rsid w:val="00143C5E"/>
    <w:rsid w:val="0014422A"/>
    <w:rsid w:val="001445B2"/>
    <w:rsid w:val="00144757"/>
    <w:rsid w:val="00144A42"/>
    <w:rsid w:val="00144AB3"/>
    <w:rsid w:val="00144B02"/>
    <w:rsid w:val="00144E9E"/>
    <w:rsid w:val="001457C3"/>
    <w:rsid w:val="001457C9"/>
    <w:rsid w:val="0014593D"/>
    <w:rsid w:val="001459B9"/>
    <w:rsid w:val="00145A76"/>
    <w:rsid w:val="00145E4E"/>
    <w:rsid w:val="00146036"/>
    <w:rsid w:val="00146248"/>
    <w:rsid w:val="001464C5"/>
    <w:rsid w:val="00146533"/>
    <w:rsid w:val="0014656F"/>
    <w:rsid w:val="0014677D"/>
    <w:rsid w:val="001467B4"/>
    <w:rsid w:val="001469AE"/>
    <w:rsid w:val="00146A04"/>
    <w:rsid w:val="00146A5E"/>
    <w:rsid w:val="00146AD9"/>
    <w:rsid w:val="00146B26"/>
    <w:rsid w:val="00146B5C"/>
    <w:rsid w:val="00146CDD"/>
    <w:rsid w:val="00147102"/>
    <w:rsid w:val="0014763B"/>
    <w:rsid w:val="00147961"/>
    <w:rsid w:val="00150015"/>
    <w:rsid w:val="00150190"/>
    <w:rsid w:val="001502BC"/>
    <w:rsid w:val="0015052E"/>
    <w:rsid w:val="00150541"/>
    <w:rsid w:val="001507B4"/>
    <w:rsid w:val="0015083F"/>
    <w:rsid w:val="001508E3"/>
    <w:rsid w:val="00150902"/>
    <w:rsid w:val="00150D38"/>
    <w:rsid w:val="00150FF1"/>
    <w:rsid w:val="00151139"/>
    <w:rsid w:val="0015128D"/>
    <w:rsid w:val="001512C6"/>
    <w:rsid w:val="001516E3"/>
    <w:rsid w:val="0015179F"/>
    <w:rsid w:val="001519BC"/>
    <w:rsid w:val="00151AD1"/>
    <w:rsid w:val="00151E8C"/>
    <w:rsid w:val="00151F08"/>
    <w:rsid w:val="0015239E"/>
    <w:rsid w:val="001523B7"/>
    <w:rsid w:val="0015241F"/>
    <w:rsid w:val="00152531"/>
    <w:rsid w:val="00152E37"/>
    <w:rsid w:val="00152FAE"/>
    <w:rsid w:val="00152FB7"/>
    <w:rsid w:val="00153010"/>
    <w:rsid w:val="0015329F"/>
    <w:rsid w:val="00153353"/>
    <w:rsid w:val="0015346F"/>
    <w:rsid w:val="001535A4"/>
    <w:rsid w:val="00153950"/>
    <w:rsid w:val="00153BA8"/>
    <w:rsid w:val="00153BFE"/>
    <w:rsid w:val="00154024"/>
    <w:rsid w:val="0015428D"/>
    <w:rsid w:val="001548AB"/>
    <w:rsid w:val="00154925"/>
    <w:rsid w:val="00154AF1"/>
    <w:rsid w:val="00154C49"/>
    <w:rsid w:val="00154DAA"/>
    <w:rsid w:val="0015537B"/>
    <w:rsid w:val="00155560"/>
    <w:rsid w:val="00155844"/>
    <w:rsid w:val="00155941"/>
    <w:rsid w:val="00155AB2"/>
    <w:rsid w:val="00155B22"/>
    <w:rsid w:val="001564DF"/>
    <w:rsid w:val="001564E1"/>
    <w:rsid w:val="001566AF"/>
    <w:rsid w:val="001567DE"/>
    <w:rsid w:val="00156A76"/>
    <w:rsid w:val="00156CD4"/>
    <w:rsid w:val="00156E7E"/>
    <w:rsid w:val="0015767D"/>
    <w:rsid w:val="00157744"/>
    <w:rsid w:val="0015796D"/>
    <w:rsid w:val="00157C38"/>
    <w:rsid w:val="00157C5B"/>
    <w:rsid w:val="00157E78"/>
    <w:rsid w:val="00157EA6"/>
    <w:rsid w:val="001601EC"/>
    <w:rsid w:val="00160372"/>
    <w:rsid w:val="00160504"/>
    <w:rsid w:val="00160593"/>
    <w:rsid w:val="001606FF"/>
    <w:rsid w:val="00160812"/>
    <w:rsid w:val="00160C40"/>
    <w:rsid w:val="00160C63"/>
    <w:rsid w:val="00160D93"/>
    <w:rsid w:val="00160F31"/>
    <w:rsid w:val="001611E2"/>
    <w:rsid w:val="001613FD"/>
    <w:rsid w:val="001616A9"/>
    <w:rsid w:val="001617E6"/>
    <w:rsid w:val="00161A52"/>
    <w:rsid w:val="00161C98"/>
    <w:rsid w:val="00161D08"/>
    <w:rsid w:val="00162259"/>
    <w:rsid w:val="00162266"/>
    <w:rsid w:val="00162286"/>
    <w:rsid w:val="001622C3"/>
    <w:rsid w:val="0016233F"/>
    <w:rsid w:val="0016244B"/>
    <w:rsid w:val="00162500"/>
    <w:rsid w:val="001625B6"/>
    <w:rsid w:val="001626F0"/>
    <w:rsid w:val="00162806"/>
    <w:rsid w:val="0016298D"/>
    <w:rsid w:val="00162BAE"/>
    <w:rsid w:val="00162C15"/>
    <w:rsid w:val="00162C8A"/>
    <w:rsid w:val="00163685"/>
    <w:rsid w:val="001639AB"/>
    <w:rsid w:val="00163AF3"/>
    <w:rsid w:val="00163B7F"/>
    <w:rsid w:val="00163CB9"/>
    <w:rsid w:val="0016427C"/>
    <w:rsid w:val="001642CF"/>
    <w:rsid w:val="0016460A"/>
    <w:rsid w:val="0016475B"/>
    <w:rsid w:val="001648DB"/>
    <w:rsid w:val="001649E4"/>
    <w:rsid w:val="00164BB5"/>
    <w:rsid w:val="00164EDD"/>
    <w:rsid w:val="00164EF1"/>
    <w:rsid w:val="00165016"/>
    <w:rsid w:val="00165753"/>
    <w:rsid w:val="00165BCD"/>
    <w:rsid w:val="001660E6"/>
    <w:rsid w:val="0016613F"/>
    <w:rsid w:val="00166580"/>
    <w:rsid w:val="00166679"/>
    <w:rsid w:val="0016687C"/>
    <w:rsid w:val="00166948"/>
    <w:rsid w:val="00166D17"/>
    <w:rsid w:val="00166D35"/>
    <w:rsid w:val="001671CC"/>
    <w:rsid w:val="001672C9"/>
    <w:rsid w:val="00167340"/>
    <w:rsid w:val="001676EA"/>
    <w:rsid w:val="00167BE9"/>
    <w:rsid w:val="00167E7B"/>
    <w:rsid w:val="001701EA"/>
    <w:rsid w:val="00170350"/>
    <w:rsid w:val="001705C5"/>
    <w:rsid w:val="00170816"/>
    <w:rsid w:val="001709E9"/>
    <w:rsid w:val="00170DEF"/>
    <w:rsid w:val="00170EC1"/>
    <w:rsid w:val="00171035"/>
    <w:rsid w:val="001716BD"/>
    <w:rsid w:val="00171B07"/>
    <w:rsid w:val="00171D9C"/>
    <w:rsid w:val="00171F66"/>
    <w:rsid w:val="00171FF2"/>
    <w:rsid w:val="00172042"/>
    <w:rsid w:val="00172231"/>
    <w:rsid w:val="00172797"/>
    <w:rsid w:val="001728B0"/>
    <w:rsid w:val="00172B53"/>
    <w:rsid w:val="00173157"/>
    <w:rsid w:val="0017315D"/>
    <w:rsid w:val="00173518"/>
    <w:rsid w:val="001737EA"/>
    <w:rsid w:val="001739EF"/>
    <w:rsid w:val="00173A84"/>
    <w:rsid w:val="00173D8F"/>
    <w:rsid w:val="00174108"/>
    <w:rsid w:val="0017444A"/>
    <w:rsid w:val="001744F3"/>
    <w:rsid w:val="001747E9"/>
    <w:rsid w:val="001748A1"/>
    <w:rsid w:val="001748C9"/>
    <w:rsid w:val="00174A97"/>
    <w:rsid w:val="00174DFB"/>
    <w:rsid w:val="00175274"/>
    <w:rsid w:val="001755C9"/>
    <w:rsid w:val="001755F1"/>
    <w:rsid w:val="00175874"/>
    <w:rsid w:val="00175922"/>
    <w:rsid w:val="00175D72"/>
    <w:rsid w:val="0017605F"/>
    <w:rsid w:val="001760FE"/>
    <w:rsid w:val="0017668B"/>
    <w:rsid w:val="001768C0"/>
    <w:rsid w:val="00176AFF"/>
    <w:rsid w:val="00176B66"/>
    <w:rsid w:val="00176B8D"/>
    <w:rsid w:val="00176D3C"/>
    <w:rsid w:val="00176D41"/>
    <w:rsid w:val="00176ED7"/>
    <w:rsid w:val="001771D7"/>
    <w:rsid w:val="00177245"/>
    <w:rsid w:val="001773D6"/>
    <w:rsid w:val="0017777E"/>
    <w:rsid w:val="00177884"/>
    <w:rsid w:val="00177917"/>
    <w:rsid w:val="00177B72"/>
    <w:rsid w:val="00177B78"/>
    <w:rsid w:val="001802AD"/>
    <w:rsid w:val="00180310"/>
    <w:rsid w:val="001803B0"/>
    <w:rsid w:val="0018046D"/>
    <w:rsid w:val="00180EF1"/>
    <w:rsid w:val="00180F12"/>
    <w:rsid w:val="00180F13"/>
    <w:rsid w:val="00181252"/>
    <w:rsid w:val="001814A5"/>
    <w:rsid w:val="001815DD"/>
    <w:rsid w:val="001819FD"/>
    <w:rsid w:val="00181A81"/>
    <w:rsid w:val="00181B1B"/>
    <w:rsid w:val="00181DAB"/>
    <w:rsid w:val="00181E35"/>
    <w:rsid w:val="00181EE8"/>
    <w:rsid w:val="00181F8A"/>
    <w:rsid w:val="00181F9D"/>
    <w:rsid w:val="00182202"/>
    <w:rsid w:val="00182345"/>
    <w:rsid w:val="001825B2"/>
    <w:rsid w:val="001826FE"/>
    <w:rsid w:val="00182852"/>
    <w:rsid w:val="00182BC4"/>
    <w:rsid w:val="00182C3E"/>
    <w:rsid w:val="00182C91"/>
    <w:rsid w:val="00182CBC"/>
    <w:rsid w:val="00182EA0"/>
    <w:rsid w:val="0018304C"/>
    <w:rsid w:val="001830B4"/>
    <w:rsid w:val="001830FE"/>
    <w:rsid w:val="0018313C"/>
    <w:rsid w:val="001831C7"/>
    <w:rsid w:val="001834E8"/>
    <w:rsid w:val="0018357C"/>
    <w:rsid w:val="0018377F"/>
    <w:rsid w:val="00183912"/>
    <w:rsid w:val="00183E42"/>
    <w:rsid w:val="0018433E"/>
    <w:rsid w:val="001843E8"/>
    <w:rsid w:val="00184443"/>
    <w:rsid w:val="001846DD"/>
    <w:rsid w:val="00184726"/>
    <w:rsid w:val="001848FB"/>
    <w:rsid w:val="00184958"/>
    <w:rsid w:val="00184A9A"/>
    <w:rsid w:val="00184BDC"/>
    <w:rsid w:val="00184FC5"/>
    <w:rsid w:val="0018552F"/>
    <w:rsid w:val="0018555B"/>
    <w:rsid w:val="00185825"/>
    <w:rsid w:val="00185949"/>
    <w:rsid w:val="001859EE"/>
    <w:rsid w:val="00185AFE"/>
    <w:rsid w:val="00185DBC"/>
    <w:rsid w:val="00185F87"/>
    <w:rsid w:val="0018631F"/>
    <w:rsid w:val="0018642F"/>
    <w:rsid w:val="0018685A"/>
    <w:rsid w:val="00186A06"/>
    <w:rsid w:val="00186D58"/>
    <w:rsid w:val="00186D80"/>
    <w:rsid w:val="00186E79"/>
    <w:rsid w:val="00186EC9"/>
    <w:rsid w:val="001870AA"/>
    <w:rsid w:val="001871D6"/>
    <w:rsid w:val="00187264"/>
    <w:rsid w:val="0018741D"/>
    <w:rsid w:val="001875FF"/>
    <w:rsid w:val="00187CB0"/>
    <w:rsid w:val="00187DA7"/>
    <w:rsid w:val="00187E32"/>
    <w:rsid w:val="00187EC9"/>
    <w:rsid w:val="00187F53"/>
    <w:rsid w:val="00190144"/>
    <w:rsid w:val="001901E1"/>
    <w:rsid w:val="001904A1"/>
    <w:rsid w:val="001909AF"/>
    <w:rsid w:val="00190B5E"/>
    <w:rsid w:val="00190B94"/>
    <w:rsid w:val="00190BFF"/>
    <w:rsid w:val="00190D72"/>
    <w:rsid w:val="00190DDC"/>
    <w:rsid w:val="00190F30"/>
    <w:rsid w:val="00190FC6"/>
    <w:rsid w:val="0019169D"/>
    <w:rsid w:val="00191735"/>
    <w:rsid w:val="00191892"/>
    <w:rsid w:val="00191A65"/>
    <w:rsid w:val="00191BAF"/>
    <w:rsid w:val="00191E81"/>
    <w:rsid w:val="00191FCE"/>
    <w:rsid w:val="00192085"/>
    <w:rsid w:val="001920EB"/>
    <w:rsid w:val="00192224"/>
    <w:rsid w:val="0019239F"/>
    <w:rsid w:val="00192439"/>
    <w:rsid w:val="00192695"/>
    <w:rsid w:val="001926EF"/>
    <w:rsid w:val="00192ACA"/>
    <w:rsid w:val="00192B11"/>
    <w:rsid w:val="00192C21"/>
    <w:rsid w:val="00193057"/>
    <w:rsid w:val="001933A7"/>
    <w:rsid w:val="001933D4"/>
    <w:rsid w:val="00193580"/>
    <w:rsid w:val="001935F1"/>
    <w:rsid w:val="00193692"/>
    <w:rsid w:val="001936B2"/>
    <w:rsid w:val="001937A2"/>
    <w:rsid w:val="0019386F"/>
    <w:rsid w:val="00193A2E"/>
    <w:rsid w:val="00194094"/>
    <w:rsid w:val="001940D7"/>
    <w:rsid w:val="0019443D"/>
    <w:rsid w:val="001944A4"/>
    <w:rsid w:val="0019456A"/>
    <w:rsid w:val="0019484A"/>
    <w:rsid w:val="00194A3D"/>
    <w:rsid w:val="00194B7C"/>
    <w:rsid w:val="00194FAF"/>
    <w:rsid w:val="0019507B"/>
    <w:rsid w:val="001950EA"/>
    <w:rsid w:val="0019542B"/>
    <w:rsid w:val="001955D7"/>
    <w:rsid w:val="001956F0"/>
    <w:rsid w:val="00195702"/>
    <w:rsid w:val="00195863"/>
    <w:rsid w:val="00195A59"/>
    <w:rsid w:val="00195B94"/>
    <w:rsid w:val="00195BA6"/>
    <w:rsid w:val="00195D3C"/>
    <w:rsid w:val="00195F90"/>
    <w:rsid w:val="0019600C"/>
    <w:rsid w:val="0019615C"/>
    <w:rsid w:val="00196853"/>
    <w:rsid w:val="00196BF9"/>
    <w:rsid w:val="00196CC2"/>
    <w:rsid w:val="00196D48"/>
    <w:rsid w:val="00197084"/>
    <w:rsid w:val="00197441"/>
    <w:rsid w:val="00197581"/>
    <w:rsid w:val="001977D1"/>
    <w:rsid w:val="001978F0"/>
    <w:rsid w:val="001979E6"/>
    <w:rsid w:val="00197B6C"/>
    <w:rsid w:val="00197C6E"/>
    <w:rsid w:val="00197DB7"/>
    <w:rsid w:val="00197F47"/>
    <w:rsid w:val="001A021A"/>
    <w:rsid w:val="001A0C88"/>
    <w:rsid w:val="001A0D1B"/>
    <w:rsid w:val="001A0D1F"/>
    <w:rsid w:val="001A0E72"/>
    <w:rsid w:val="001A1069"/>
    <w:rsid w:val="001A1412"/>
    <w:rsid w:val="001A142B"/>
    <w:rsid w:val="001A153C"/>
    <w:rsid w:val="001A15F2"/>
    <w:rsid w:val="001A176A"/>
    <w:rsid w:val="001A1AD9"/>
    <w:rsid w:val="001A1F1F"/>
    <w:rsid w:val="001A2030"/>
    <w:rsid w:val="001A20CD"/>
    <w:rsid w:val="001A2240"/>
    <w:rsid w:val="001A22F1"/>
    <w:rsid w:val="001A243C"/>
    <w:rsid w:val="001A26B0"/>
    <w:rsid w:val="001A2A15"/>
    <w:rsid w:val="001A2E0E"/>
    <w:rsid w:val="001A3223"/>
    <w:rsid w:val="001A3322"/>
    <w:rsid w:val="001A3521"/>
    <w:rsid w:val="001A3571"/>
    <w:rsid w:val="001A3880"/>
    <w:rsid w:val="001A3930"/>
    <w:rsid w:val="001A3A70"/>
    <w:rsid w:val="001A3B53"/>
    <w:rsid w:val="001A3C06"/>
    <w:rsid w:val="001A3D39"/>
    <w:rsid w:val="001A3D70"/>
    <w:rsid w:val="001A4438"/>
    <w:rsid w:val="001A47A8"/>
    <w:rsid w:val="001A4833"/>
    <w:rsid w:val="001A49D0"/>
    <w:rsid w:val="001A4A75"/>
    <w:rsid w:val="001A4D40"/>
    <w:rsid w:val="001A504D"/>
    <w:rsid w:val="001A52FC"/>
    <w:rsid w:val="001A578E"/>
    <w:rsid w:val="001A62EE"/>
    <w:rsid w:val="001A640C"/>
    <w:rsid w:val="001A649D"/>
    <w:rsid w:val="001A6990"/>
    <w:rsid w:val="001A6BB7"/>
    <w:rsid w:val="001A6C3D"/>
    <w:rsid w:val="001A6F27"/>
    <w:rsid w:val="001A7089"/>
    <w:rsid w:val="001A71DD"/>
    <w:rsid w:val="001A7544"/>
    <w:rsid w:val="001A7811"/>
    <w:rsid w:val="001A7A7E"/>
    <w:rsid w:val="001B0236"/>
    <w:rsid w:val="001B0296"/>
    <w:rsid w:val="001B048E"/>
    <w:rsid w:val="001B05C4"/>
    <w:rsid w:val="001B06E6"/>
    <w:rsid w:val="001B06F3"/>
    <w:rsid w:val="001B070D"/>
    <w:rsid w:val="001B07C1"/>
    <w:rsid w:val="001B0AD9"/>
    <w:rsid w:val="001B0C42"/>
    <w:rsid w:val="001B0C7C"/>
    <w:rsid w:val="001B0D3F"/>
    <w:rsid w:val="001B0EA1"/>
    <w:rsid w:val="001B10DB"/>
    <w:rsid w:val="001B13DC"/>
    <w:rsid w:val="001B144F"/>
    <w:rsid w:val="001B151A"/>
    <w:rsid w:val="001B1681"/>
    <w:rsid w:val="001B16C3"/>
    <w:rsid w:val="001B16DE"/>
    <w:rsid w:val="001B17A2"/>
    <w:rsid w:val="001B1A57"/>
    <w:rsid w:val="001B1DF1"/>
    <w:rsid w:val="001B201C"/>
    <w:rsid w:val="001B2265"/>
    <w:rsid w:val="001B274E"/>
    <w:rsid w:val="001B29AC"/>
    <w:rsid w:val="001B2A37"/>
    <w:rsid w:val="001B2A82"/>
    <w:rsid w:val="001B2B1B"/>
    <w:rsid w:val="001B2B81"/>
    <w:rsid w:val="001B2E9C"/>
    <w:rsid w:val="001B2F02"/>
    <w:rsid w:val="001B313A"/>
    <w:rsid w:val="001B322D"/>
    <w:rsid w:val="001B39A2"/>
    <w:rsid w:val="001B3A89"/>
    <w:rsid w:val="001B3C6E"/>
    <w:rsid w:val="001B3CA9"/>
    <w:rsid w:val="001B410F"/>
    <w:rsid w:val="001B4619"/>
    <w:rsid w:val="001B46B0"/>
    <w:rsid w:val="001B4816"/>
    <w:rsid w:val="001B4977"/>
    <w:rsid w:val="001B4989"/>
    <w:rsid w:val="001B4C36"/>
    <w:rsid w:val="001B4E15"/>
    <w:rsid w:val="001B5101"/>
    <w:rsid w:val="001B5262"/>
    <w:rsid w:val="001B541D"/>
    <w:rsid w:val="001B5629"/>
    <w:rsid w:val="001B5756"/>
    <w:rsid w:val="001B580A"/>
    <w:rsid w:val="001B5ABC"/>
    <w:rsid w:val="001B5C4E"/>
    <w:rsid w:val="001B5D7C"/>
    <w:rsid w:val="001B5E49"/>
    <w:rsid w:val="001B6116"/>
    <w:rsid w:val="001B63B6"/>
    <w:rsid w:val="001B6450"/>
    <w:rsid w:val="001B6486"/>
    <w:rsid w:val="001B6527"/>
    <w:rsid w:val="001B6567"/>
    <w:rsid w:val="001B65B8"/>
    <w:rsid w:val="001B6A23"/>
    <w:rsid w:val="001B6A35"/>
    <w:rsid w:val="001B6AAB"/>
    <w:rsid w:val="001B6D7C"/>
    <w:rsid w:val="001B6ED1"/>
    <w:rsid w:val="001B749D"/>
    <w:rsid w:val="001B77A9"/>
    <w:rsid w:val="001B77F2"/>
    <w:rsid w:val="001B7956"/>
    <w:rsid w:val="001B7D69"/>
    <w:rsid w:val="001B7E6B"/>
    <w:rsid w:val="001C0005"/>
    <w:rsid w:val="001C00A7"/>
    <w:rsid w:val="001C02F4"/>
    <w:rsid w:val="001C0459"/>
    <w:rsid w:val="001C069F"/>
    <w:rsid w:val="001C08F9"/>
    <w:rsid w:val="001C0937"/>
    <w:rsid w:val="001C0A9F"/>
    <w:rsid w:val="001C0D07"/>
    <w:rsid w:val="001C0D32"/>
    <w:rsid w:val="001C0D38"/>
    <w:rsid w:val="001C0DDE"/>
    <w:rsid w:val="001C0F14"/>
    <w:rsid w:val="001C0F20"/>
    <w:rsid w:val="001C1126"/>
    <w:rsid w:val="001C11C7"/>
    <w:rsid w:val="001C1224"/>
    <w:rsid w:val="001C12A9"/>
    <w:rsid w:val="001C1535"/>
    <w:rsid w:val="001C183C"/>
    <w:rsid w:val="001C1A54"/>
    <w:rsid w:val="001C1A55"/>
    <w:rsid w:val="001C1B72"/>
    <w:rsid w:val="001C1CD7"/>
    <w:rsid w:val="001C244B"/>
    <w:rsid w:val="001C2658"/>
    <w:rsid w:val="001C26D1"/>
    <w:rsid w:val="001C27CD"/>
    <w:rsid w:val="001C2C09"/>
    <w:rsid w:val="001C2E0E"/>
    <w:rsid w:val="001C2F5C"/>
    <w:rsid w:val="001C32AD"/>
    <w:rsid w:val="001C3577"/>
    <w:rsid w:val="001C3634"/>
    <w:rsid w:val="001C3689"/>
    <w:rsid w:val="001C36AB"/>
    <w:rsid w:val="001C371B"/>
    <w:rsid w:val="001C395A"/>
    <w:rsid w:val="001C3C50"/>
    <w:rsid w:val="001C3C9D"/>
    <w:rsid w:val="001C42CA"/>
    <w:rsid w:val="001C433A"/>
    <w:rsid w:val="001C4620"/>
    <w:rsid w:val="001C463C"/>
    <w:rsid w:val="001C4E95"/>
    <w:rsid w:val="001C4EA1"/>
    <w:rsid w:val="001C538A"/>
    <w:rsid w:val="001C566E"/>
    <w:rsid w:val="001C5710"/>
    <w:rsid w:val="001C57E9"/>
    <w:rsid w:val="001C58BC"/>
    <w:rsid w:val="001C5967"/>
    <w:rsid w:val="001C5C68"/>
    <w:rsid w:val="001C5DB5"/>
    <w:rsid w:val="001C5EC0"/>
    <w:rsid w:val="001C6091"/>
    <w:rsid w:val="001C6241"/>
    <w:rsid w:val="001C64D2"/>
    <w:rsid w:val="001C693E"/>
    <w:rsid w:val="001C6AEC"/>
    <w:rsid w:val="001C6BF2"/>
    <w:rsid w:val="001C6BF9"/>
    <w:rsid w:val="001C6C2F"/>
    <w:rsid w:val="001C6EC3"/>
    <w:rsid w:val="001C7073"/>
    <w:rsid w:val="001C7140"/>
    <w:rsid w:val="001C71F0"/>
    <w:rsid w:val="001C73B3"/>
    <w:rsid w:val="001C7701"/>
    <w:rsid w:val="001C77EA"/>
    <w:rsid w:val="001C7876"/>
    <w:rsid w:val="001C797B"/>
    <w:rsid w:val="001C79F1"/>
    <w:rsid w:val="001C7AA8"/>
    <w:rsid w:val="001C7AE2"/>
    <w:rsid w:val="001C7BDC"/>
    <w:rsid w:val="001C7DB1"/>
    <w:rsid w:val="001C7EC4"/>
    <w:rsid w:val="001C7FBA"/>
    <w:rsid w:val="001D03F0"/>
    <w:rsid w:val="001D04A6"/>
    <w:rsid w:val="001D0546"/>
    <w:rsid w:val="001D06D2"/>
    <w:rsid w:val="001D0964"/>
    <w:rsid w:val="001D09B1"/>
    <w:rsid w:val="001D09E6"/>
    <w:rsid w:val="001D0ABE"/>
    <w:rsid w:val="001D0B2F"/>
    <w:rsid w:val="001D0C52"/>
    <w:rsid w:val="001D0E66"/>
    <w:rsid w:val="001D0FA2"/>
    <w:rsid w:val="001D1083"/>
    <w:rsid w:val="001D12FF"/>
    <w:rsid w:val="001D1355"/>
    <w:rsid w:val="001D14DF"/>
    <w:rsid w:val="001D15FB"/>
    <w:rsid w:val="001D16A5"/>
    <w:rsid w:val="001D17CA"/>
    <w:rsid w:val="001D1AAF"/>
    <w:rsid w:val="001D1AB0"/>
    <w:rsid w:val="001D1AF5"/>
    <w:rsid w:val="001D1B7C"/>
    <w:rsid w:val="001D1CBA"/>
    <w:rsid w:val="001D232A"/>
    <w:rsid w:val="001D237B"/>
    <w:rsid w:val="001D2516"/>
    <w:rsid w:val="001D29E1"/>
    <w:rsid w:val="001D2BC6"/>
    <w:rsid w:val="001D2C87"/>
    <w:rsid w:val="001D2FAE"/>
    <w:rsid w:val="001D304C"/>
    <w:rsid w:val="001D30A7"/>
    <w:rsid w:val="001D3584"/>
    <w:rsid w:val="001D37F8"/>
    <w:rsid w:val="001D3831"/>
    <w:rsid w:val="001D3980"/>
    <w:rsid w:val="001D3CBB"/>
    <w:rsid w:val="001D3E64"/>
    <w:rsid w:val="001D3E71"/>
    <w:rsid w:val="001D405B"/>
    <w:rsid w:val="001D42FA"/>
    <w:rsid w:val="001D4652"/>
    <w:rsid w:val="001D4787"/>
    <w:rsid w:val="001D4936"/>
    <w:rsid w:val="001D4C34"/>
    <w:rsid w:val="001D4C7B"/>
    <w:rsid w:val="001D4CAA"/>
    <w:rsid w:val="001D4F50"/>
    <w:rsid w:val="001D4FDE"/>
    <w:rsid w:val="001D5056"/>
    <w:rsid w:val="001D5184"/>
    <w:rsid w:val="001D5342"/>
    <w:rsid w:val="001D53AC"/>
    <w:rsid w:val="001D55B0"/>
    <w:rsid w:val="001D5975"/>
    <w:rsid w:val="001D59C3"/>
    <w:rsid w:val="001D5A92"/>
    <w:rsid w:val="001D6089"/>
    <w:rsid w:val="001D60F9"/>
    <w:rsid w:val="001D61D7"/>
    <w:rsid w:val="001D6247"/>
    <w:rsid w:val="001D6657"/>
    <w:rsid w:val="001D671A"/>
    <w:rsid w:val="001D67BD"/>
    <w:rsid w:val="001D6A0C"/>
    <w:rsid w:val="001D6A61"/>
    <w:rsid w:val="001D6A85"/>
    <w:rsid w:val="001D6C22"/>
    <w:rsid w:val="001D6D70"/>
    <w:rsid w:val="001D6D7B"/>
    <w:rsid w:val="001D7208"/>
    <w:rsid w:val="001D7722"/>
    <w:rsid w:val="001D779E"/>
    <w:rsid w:val="001D794A"/>
    <w:rsid w:val="001D7CFF"/>
    <w:rsid w:val="001D7FFC"/>
    <w:rsid w:val="001E0387"/>
    <w:rsid w:val="001E03AA"/>
    <w:rsid w:val="001E0449"/>
    <w:rsid w:val="001E052F"/>
    <w:rsid w:val="001E053A"/>
    <w:rsid w:val="001E06A2"/>
    <w:rsid w:val="001E06FC"/>
    <w:rsid w:val="001E07F4"/>
    <w:rsid w:val="001E0BDE"/>
    <w:rsid w:val="001E0D8D"/>
    <w:rsid w:val="001E11C4"/>
    <w:rsid w:val="001E1355"/>
    <w:rsid w:val="001E136D"/>
    <w:rsid w:val="001E14F8"/>
    <w:rsid w:val="001E18C5"/>
    <w:rsid w:val="001E1A7D"/>
    <w:rsid w:val="001E2656"/>
    <w:rsid w:val="001E2877"/>
    <w:rsid w:val="001E2925"/>
    <w:rsid w:val="001E2EE8"/>
    <w:rsid w:val="001E3214"/>
    <w:rsid w:val="001E3224"/>
    <w:rsid w:val="001E3277"/>
    <w:rsid w:val="001E348B"/>
    <w:rsid w:val="001E349E"/>
    <w:rsid w:val="001E358B"/>
    <w:rsid w:val="001E37E5"/>
    <w:rsid w:val="001E38EC"/>
    <w:rsid w:val="001E3ABA"/>
    <w:rsid w:val="001E3AF5"/>
    <w:rsid w:val="001E3CCE"/>
    <w:rsid w:val="001E3CE7"/>
    <w:rsid w:val="001E3E7C"/>
    <w:rsid w:val="001E444F"/>
    <w:rsid w:val="001E457D"/>
    <w:rsid w:val="001E46F3"/>
    <w:rsid w:val="001E494F"/>
    <w:rsid w:val="001E49DC"/>
    <w:rsid w:val="001E4EB7"/>
    <w:rsid w:val="001E500D"/>
    <w:rsid w:val="001E51F4"/>
    <w:rsid w:val="001E52E9"/>
    <w:rsid w:val="001E5550"/>
    <w:rsid w:val="001E55E4"/>
    <w:rsid w:val="001E57E1"/>
    <w:rsid w:val="001E5BB4"/>
    <w:rsid w:val="001E5F8B"/>
    <w:rsid w:val="001E5FE8"/>
    <w:rsid w:val="001E608D"/>
    <w:rsid w:val="001E61B7"/>
    <w:rsid w:val="001E6471"/>
    <w:rsid w:val="001E65C7"/>
    <w:rsid w:val="001E662E"/>
    <w:rsid w:val="001E6D6F"/>
    <w:rsid w:val="001E6E4A"/>
    <w:rsid w:val="001E6F18"/>
    <w:rsid w:val="001E73BC"/>
    <w:rsid w:val="001E764F"/>
    <w:rsid w:val="001E7715"/>
    <w:rsid w:val="001E777B"/>
    <w:rsid w:val="001E7977"/>
    <w:rsid w:val="001E79AA"/>
    <w:rsid w:val="001E7D09"/>
    <w:rsid w:val="001E7E19"/>
    <w:rsid w:val="001E7F9A"/>
    <w:rsid w:val="001F0058"/>
    <w:rsid w:val="001F048D"/>
    <w:rsid w:val="001F072F"/>
    <w:rsid w:val="001F0FA1"/>
    <w:rsid w:val="001F117F"/>
    <w:rsid w:val="001F1596"/>
    <w:rsid w:val="001F16A3"/>
    <w:rsid w:val="001F17D6"/>
    <w:rsid w:val="001F186C"/>
    <w:rsid w:val="001F195E"/>
    <w:rsid w:val="001F1987"/>
    <w:rsid w:val="001F1B87"/>
    <w:rsid w:val="001F1CC9"/>
    <w:rsid w:val="001F200E"/>
    <w:rsid w:val="001F25E6"/>
    <w:rsid w:val="001F2792"/>
    <w:rsid w:val="001F27B2"/>
    <w:rsid w:val="001F28ED"/>
    <w:rsid w:val="001F2AC8"/>
    <w:rsid w:val="001F2B57"/>
    <w:rsid w:val="001F3462"/>
    <w:rsid w:val="001F3742"/>
    <w:rsid w:val="001F3750"/>
    <w:rsid w:val="001F431F"/>
    <w:rsid w:val="001F47EB"/>
    <w:rsid w:val="001F47EE"/>
    <w:rsid w:val="001F4D28"/>
    <w:rsid w:val="001F4D8D"/>
    <w:rsid w:val="001F4FC4"/>
    <w:rsid w:val="001F5065"/>
    <w:rsid w:val="001F5302"/>
    <w:rsid w:val="001F56B3"/>
    <w:rsid w:val="001F5AA5"/>
    <w:rsid w:val="001F5AA8"/>
    <w:rsid w:val="001F5BD8"/>
    <w:rsid w:val="001F5D2F"/>
    <w:rsid w:val="001F6640"/>
    <w:rsid w:val="001F678E"/>
    <w:rsid w:val="001F6DC8"/>
    <w:rsid w:val="001F6FF6"/>
    <w:rsid w:val="001F75BD"/>
    <w:rsid w:val="001F7741"/>
    <w:rsid w:val="001F7B42"/>
    <w:rsid w:val="001F7DBA"/>
    <w:rsid w:val="001F7EE5"/>
    <w:rsid w:val="00200125"/>
    <w:rsid w:val="002003DE"/>
    <w:rsid w:val="00200590"/>
    <w:rsid w:val="002007BF"/>
    <w:rsid w:val="002007C5"/>
    <w:rsid w:val="00200887"/>
    <w:rsid w:val="0020104B"/>
    <w:rsid w:val="00201721"/>
    <w:rsid w:val="002017D4"/>
    <w:rsid w:val="002019CC"/>
    <w:rsid w:val="00201AFB"/>
    <w:rsid w:val="00201EE3"/>
    <w:rsid w:val="00202071"/>
    <w:rsid w:val="002023AA"/>
    <w:rsid w:val="00202440"/>
    <w:rsid w:val="002024BE"/>
    <w:rsid w:val="00202545"/>
    <w:rsid w:val="00202645"/>
    <w:rsid w:val="00202670"/>
    <w:rsid w:val="002026A0"/>
    <w:rsid w:val="00202AE6"/>
    <w:rsid w:val="00202D08"/>
    <w:rsid w:val="00202F99"/>
    <w:rsid w:val="0020340B"/>
    <w:rsid w:val="00203673"/>
    <w:rsid w:val="00203849"/>
    <w:rsid w:val="002039F3"/>
    <w:rsid w:val="00203A36"/>
    <w:rsid w:val="00203B8B"/>
    <w:rsid w:val="00203BA2"/>
    <w:rsid w:val="00203C5E"/>
    <w:rsid w:val="00203FAC"/>
    <w:rsid w:val="00204426"/>
    <w:rsid w:val="00204626"/>
    <w:rsid w:val="00204901"/>
    <w:rsid w:val="00204902"/>
    <w:rsid w:val="002049D4"/>
    <w:rsid w:val="00204C15"/>
    <w:rsid w:val="00205041"/>
    <w:rsid w:val="002051D9"/>
    <w:rsid w:val="002052C5"/>
    <w:rsid w:val="00205326"/>
    <w:rsid w:val="002058DC"/>
    <w:rsid w:val="002058ED"/>
    <w:rsid w:val="00205AF6"/>
    <w:rsid w:val="00205C9C"/>
    <w:rsid w:val="00206066"/>
    <w:rsid w:val="002061C3"/>
    <w:rsid w:val="002064D8"/>
    <w:rsid w:val="00206692"/>
    <w:rsid w:val="00206778"/>
    <w:rsid w:val="0020680D"/>
    <w:rsid w:val="00206C04"/>
    <w:rsid w:val="00206D47"/>
    <w:rsid w:val="00206FB5"/>
    <w:rsid w:val="002075AF"/>
    <w:rsid w:val="002075CC"/>
    <w:rsid w:val="0020765F"/>
    <w:rsid w:val="00207756"/>
    <w:rsid w:val="00207C6F"/>
    <w:rsid w:val="00207E8B"/>
    <w:rsid w:val="00207FD0"/>
    <w:rsid w:val="002103CB"/>
    <w:rsid w:val="002104CD"/>
    <w:rsid w:val="00210588"/>
    <w:rsid w:val="00210627"/>
    <w:rsid w:val="00210C3B"/>
    <w:rsid w:val="00210D4E"/>
    <w:rsid w:val="00210DC5"/>
    <w:rsid w:val="00210EC4"/>
    <w:rsid w:val="00210EE3"/>
    <w:rsid w:val="00210F1B"/>
    <w:rsid w:val="0021115D"/>
    <w:rsid w:val="002112A0"/>
    <w:rsid w:val="0021141C"/>
    <w:rsid w:val="002115A5"/>
    <w:rsid w:val="00211898"/>
    <w:rsid w:val="0021192F"/>
    <w:rsid w:val="0021253C"/>
    <w:rsid w:val="00212609"/>
    <w:rsid w:val="00212693"/>
    <w:rsid w:val="0021271C"/>
    <w:rsid w:val="002127AE"/>
    <w:rsid w:val="002128A9"/>
    <w:rsid w:val="00212DE5"/>
    <w:rsid w:val="00213009"/>
    <w:rsid w:val="002130C6"/>
    <w:rsid w:val="002131C9"/>
    <w:rsid w:val="0021335A"/>
    <w:rsid w:val="00213374"/>
    <w:rsid w:val="00213401"/>
    <w:rsid w:val="002134A6"/>
    <w:rsid w:val="002137C6"/>
    <w:rsid w:val="00213832"/>
    <w:rsid w:val="00213835"/>
    <w:rsid w:val="002138FF"/>
    <w:rsid w:val="00213AA8"/>
    <w:rsid w:val="00213C09"/>
    <w:rsid w:val="00213EBC"/>
    <w:rsid w:val="00214504"/>
    <w:rsid w:val="002146C5"/>
    <w:rsid w:val="00214860"/>
    <w:rsid w:val="00214906"/>
    <w:rsid w:val="00214996"/>
    <w:rsid w:val="00214D5A"/>
    <w:rsid w:val="00214D78"/>
    <w:rsid w:val="00214D90"/>
    <w:rsid w:val="00214DB1"/>
    <w:rsid w:val="00215118"/>
    <w:rsid w:val="002151EE"/>
    <w:rsid w:val="00215401"/>
    <w:rsid w:val="002155E6"/>
    <w:rsid w:val="00215942"/>
    <w:rsid w:val="002159EB"/>
    <w:rsid w:val="00215D62"/>
    <w:rsid w:val="00215E62"/>
    <w:rsid w:val="00215F0D"/>
    <w:rsid w:val="00215FD8"/>
    <w:rsid w:val="00215FE7"/>
    <w:rsid w:val="0021603B"/>
    <w:rsid w:val="0021621D"/>
    <w:rsid w:val="002167C0"/>
    <w:rsid w:val="00216CE9"/>
    <w:rsid w:val="00216DDC"/>
    <w:rsid w:val="00216F94"/>
    <w:rsid w:val="00216FEE"/>
    <w:rsid w:val="002174D3"/>
    <w:rsid w:val="00217661"/>
    <w:rsid w:val="00217879"/>
    <w:rsid w:val="00217BFA"/>
    <w:rsid w:val="00217D2C"/>
    <w:rsid w:val="00217F13"/>
    <w:rsid w:val="00220046"/>
    <w:rsid w:val="00220149"/>
    <w:rsid w:val="002202A5"/>
    <w:rsid w:val="00220315"/>
    <w:rsid w:val="00220462"/>
    <w:rsid w:val="002205BA"/>
    <w:rsid w:val="00220617"/>
    <w:rsid w:val="00220980"/>
    <w:rsid w:val="002209A0"/>
    <w:rsid w:val="00220A00"/>
    <w:rsid w:val="00220A2D"/>
    <w:rsid w:val="00220B50"/>
    <w:rsid w:val="00220BBF"/>
    <w:rsid w:val="002211CB"/>
    <w:rsid w:val="0022125C"/>
    <w:rsid w:val="002212CE"/>
    <w:rsid w:val="00221310"/>
    <w:rsid w:val="002213BE"/>
    <w:rsid w:val="00221519"/>
    <w:rsid w:val="002215D2"/>
    <w:rsid w:val="00221628"/>
    <w:rsid w:val="002216AA"/>
    <w:rsid w:val="00221866"/>
    <w:rsid w:val="002218F0"/>
    <w:rsid w:val="00221C8B"/>
    <w:rsid w:val="00221E3E"/>
    <w:rsid w:val="0022210B"/>
    <w:rsid w:val="002221BC"/>
    <w:rsid w:val="00222352"/>
    <w:rsid w:val="002223F5"/>
    <w:rsid w:val="002224F0"/>
    <w:rsid w:val="00222613"/>
    <w:rsid w:val="002228E7"/>
    <w:rsid w:val="0022296C"/>
    <w:rsid w:val="00222A90"/>
    <w:rsid w:val="00222E2F"/>
    <w:rsid w:val="00222FCA"/>
    <w:rsid w:val="00223376"/>
    <w:rsid w:val="00223403"/>
    <w:rsid w:val="00223501"/>
    <w:rsid w:val="002235F6"/>
    <w:rsid w:val="002236C5"/>
    <w:rsid w:val="00223897"/>
    <w:rsid w:val="0022390D"/>
    <w:rsid w:val="0022397F"/>
    <w:rsid w:val="00223AE1"/>
    <w:rsid w:val="00223BDA"/>
    <w:rsid w:val="0022405D"/>
    <w:rsid w:val="002240C5"/>
    <w:rsid w:val="0022498B"/>
    <w:rsid w:val="00224A44"/>
    <w:rsid w:val="00224B24"/>
    <w:rsid w:val="00224BB3"/>
    <w:rsid w:val="00224E22"/>
    <w:rsid w:val="00224EA6"/>
    <w:rsid w:val="00224ECF"/>
    <w:rsid w:val="00224F14"/>
    <w:rsid w:val="00225271"/>
    <w:rsid w:val="0022536F"/>
    <w:rsid w:val="002255A6"/>
    <w:rsid w:val="002257AE"/>
    <w:rsid w:val="002259CE"/>
    <w:rsid w:val="00225D21"/>
    <w:rsid w:val="00225E94"/>
    <w:rsid w:val="002264F9"/>
    <w:rsid w:val="002266CC"/>
    <w:rsid w:val="00226719"/>
    <w:rsid w:val="0022681B"/>
    <w:rsid w:val="00226A38"/>
    <w:rsid w:val="00226AF1"/>
    <w:rsid w:val="00226AFA"/>
    <w:rsid w:val="00226BAB"/>
    <w:rsid w:val="00226C86"/>
    <w:rsid w:val="00226D31"/>
    <w:rsid w:val="00226F67"/>
    <w:rsid w:val="0022718E"/>
    <w:rsid w:val="002272B7"/>
    <w:rsid w:val="00227399"/>
    <w:rsid w:val="002274CF"/>
    <w:rsid w:val="002274ED"/>
    <w:rsid w:val="00227982"/>
    <w:rsid w:val="00227D4B"/>
    <w:rsid w:val="00230154"/>
    <w:rsid w:val="002301C3"/>
    <w:rsid w:val="00230293"/>
    <w:rsid w:val="002302C3"/>
    <w:rsid w:val="00230486"/>
    <w:rsid w:val="002304E1"/>
    <w:rsid w:val="00230760"/>
    <w:rsid w:val="00230A36"/>
    <w:rsid w:val="00230ABE"/>
    <w:rsid w:val="00230B7E"/>
    <w:rsid w:val="00230C24"/>
    <w:rsid w:val="00230D13"/>
    <w:rsid w:val="00230D62"/>
    <w:rsid w:val="00230D64"/>
    <w:rsid w:val="00230D66"/>
    <w:rsid w:val="0023109D"/>
    <w:rsid w:val="002313EF"/>
    <w:rsid w:val="0023155A"/>
    <w:rsid w:val="00231AA8"/>
    <w:rsid w:val="00231E22"/>
    <w:rsid w:val="00231F07"/>
    <w:rsid w:val="00231F43"/>
    <w:rsid w:val="0023204A"/>
    <w:rsid w:val="002322DF"/>
    <w:rsid w:val="00232649"/>
    <w:rsid w:val="002326D1"/>
    <w:rsid w:val="00232A8A"/>
    <w:rsid w:val="00232B51"/>
    <w:rsid w:val="00232D72"/>
    <w:rsid w:val="00232FD6"/>
    <w:rsid w:val="0023318A"/>
    <w:rsid w:val="0023336A"/>
    <w:rsid w:val="0023347A"/>
    <w:rsid w:val="0023369A"/>
    <w:rsid w:val="0023371B"/>
    <w:rsid w:val="00233938"/>
    <w:rsid w:val="00233C3F"/>
    <w:rsid w:val="00233E24"/>
    <w:rsid w:val="002344EA"/>
    <w:rsid w:val="002344ED"/>
    <w:rsid w:val="00234A22"/>
    <w:rsid w:val="00234A53"/>
    <w:rsid w:val="00234F93"/>
    <w:rsid w:val="0023508B"/>
    <w:rsid w:val="002350CB"/>
    <w:rsid w:val="0023532F"/>
    <w:rsid w:val="002353ED"/>
    <w:rsid w:val="00235663"/>
    <w:rsid w:val="002357F1"/>
    <w:rsid w:val="00235878"/>
    <w:rsid w:val="002359F5"/>
    <w:rsid w:val="00235A53"/>
    <w:rsid w:val="00235C23"/>
    <w:rsid w:val="00235DCF"/>
    <w:rsid w:val="0023622C"/>
    <w:rsid w:val="00236310"/>
    <w:rsid w:val="002363F9"/>
    <w:rsid w:val="00236443"/>
    <w:rsid w:val="00236545"/>
    <w:rsid w:val="00236773"/>
    <w:rsid w:val="00236834"/>
    <w:rsid w:val="002368C1"/>
    <w:rsid w:val="00236901"/>
    <w:rsid w:val="00236ECA"/>
    <w:rsid w:val="00237150"/>
    <w:rsid w:val="0023721C"/>
    <w:rsid w:val="002372BE"/>
    <w:rsid w:val="00237444"/>
    <w:rsid w:val="00237BB3"/>
    <w:rsid w:val="0024000E"/>
    <w:rsid w:val="002400CF"/>
    <w:rsid w:val="0024010A"/>
    <w:rsid w:val="00240246"/>
    <w:rsid w:val="00240640"/>
    <w:rsid w:val="00240699"/>
    <w:rsid w:val="00240825"/>
    <w:rsid w:val="00240A08"/>
    <w:rsid w:val="00240F08"/>
    <w:rsid w:val="00240F30"/>
    <w:rsid w:val="00241090"/>
    <w:rsid w:val="00241297"/>
    <w:rsid w:val="0024155E"/>
    <w:rsid w:val="00241687"/>
    <w:rsid w:val="002417B2"/>
    <w:rsid w:val="00241B5F"/>
    <w:rsid w:val="00241CFA"/>
    <w:rsid w:val="00241F09"/>
    <w:rsid w:val="002421A0"/>
    <w:rsid w:val="00242451"/>
    <w:rsid w:val="00242659"/>
    <w:rsid w:val="002429D2"/>
    <w:rsid w:val="00242ADE"/>
    <w:rsid w:val="00242C2C"/>
    <w:rsid w:val="00242F0B"/>
    <w:rsid w:val="00243367"/>
    <w:rsid w:val="00243768"/>
    <w:rsid w:val="002438FA"/>
    <w:rsid w:val="00243AC0"/>
    <w:rsid w:val="00243F8F"/>
    <w:rsid w:val="00244021"/>
    <w:rsid w:val="0024410F"/>
    <w:rsid w:val="002441CD"/>
    <w:rsid w:val="00244372"/>
    <w:rsid w:val="00244427"/>
    <w:rsid w:val="00244580"/>
    <w:rsid w:val="002445B7"/>
    <w:rsid w:val="00244614"/>
    <w:rsid w:val="00244706"/>
    <w:rsid w:val="002448E0"/>
    <w:rsid w:val="00244CB4"/>
    <w:rsid w:val="00245065"/>
    <w:rsid w:val="0024513C"/>
    <w:rsid w:val="00245305"/>
    <w:rsid w:val="002453A9"/>
    <w:rsid w:val="002455BB"/>
    <w:rsid w:val="0024564B"/>
    <w:rsid w:val="00245695"/>
    <w:rsid w:val="00245D57"/>
    <w:rsid w:val="00245D6B"/>
    <w:rsid w:val="00245F09"/>
    <w:rsid w:val="00245F4F"/>
    <w:rsid w:val="00245F9C"/>
    <w:rsid w:val="00246347"/>
    <w:rsid w:val="00246360"/>
    <w:rsid w:val="00246491"/>
    <w:rsid w:val="00246552"/>
    <w:rsid w:val="002465E4"/>
    <w:rsid w:val="002467C5"/>
    <w:rsid w:val="0024686C"/>
    <w:rsid w:val="00246ABF"/>
    <w:rsid w:val="00246CE5"/>
    <w:rsid w:val="00246D83"/>
    <w:rsid w:val="0024719D"/>
    <w:rsid w:val="002472C8"/>
    <w:rsid w:val="00247A1B"/>
    <w:rsid w:val="00247BAA"/>
    <w:rsid w:val="00247DA8"/>
    <w:rsid w:val="00247F8B"/>
    <w:rsid w:val="0025074B"/>
    <w:rsid w:val="002507F2"/>
    <w:rsid w:val="00250A94"/>
    <w:rsid w:val="00250B9D"/>
    <w:rsid w:val="00250BA4"/>
    <w:rsid w:val="00250C22"/>
    <w:rsid w:val="00250C3E"/>
    <w:rsid w:val="00251114"/>
    <w:rsid w:val="00251219"/>
    <w:rsid w:val="00251330"/>
    <w:rsid w:val="00251349"/>
    <w:rsid w:val="002515AE"/>
    <w:rsid w:val="0025177F"/>
    <w:rsid w:val="002519A2"/>
    <w:rsid w:val="002519A7"/>
    <w:rsid w:val="00251C25"/>
    <w:rsid w:val="0025205F"/>
    <w:rsid w:val="002521F5"/>
    <w:rsid w:val="0025245E"/>
    <w:rsid w:val="002526AE"/>
    <w:rsid w:val="002526FF"/>
    <w:rsid w:val="00252CF7"/>
    <w:rsid w:val="00252D80"/>
    <w:rsid w:val="00253079"/>
    <w:rsid w:val="002530DD"/>
    <w:rsid w:val="00253365"/>
    <w:rsid w:val="0025337D"/>
    <w:rsid w:val="002534C4"/>
    <w:rsid w:val="0025354C"/>
    <w:rsid w:val="002535BA"/>
    <w:rsid w:val="002536ED"/>
    <w:rsid w:val="00253A29"/>
    <w:rsid w:val="00253A58"/>
    <w:rsid w:val="00253ECB"/>
    <w:rsid w:val="002546BF"/>
    <w:rsid w:val="00254713"/>
    <w:rsid w:val="002549B3"/>
    <w:rsid w:val="002549FB"/>
    <w:rsid w:val="00254BB4"/>
    <w:rsid w:val="00254D79"/>
    <w:rsid w:val="00254DC7"/>
    <w:rsid w:val="00254E51"/>
    <w:rsid w:val="0025507B"/>
    <w:rsid w:val="002551AE"/>
    <w:rsid w:val="00255396"/>
    <w:rsid w:val="002553A3"/>
    <w:rsid w:val="00255486"/>
    <w:rsid w:val="00255CC8"/>
    <w:rsid w:val="00255D42"/>
    <w:rsid w:val="00255FBE"/>
    <w:rsid w:val="002560AE"/>
    <w:rsid w:val="00256214"/>
    <w:rsid w:val="002562F5"/>
    <w:rsid w:val="00256355"/>
    <w:rsid w:val="002567CD"/>
    <w:rsid w:val="00256AED"/>
    <w:rsid w:val="00256BD3"/>
    <w:rsid w:val="00256E25"/>
    <w:rsid w:val="00256FB4"/>
    <w:rsid w:val="00257188"/>
    <w:rsid w:val="0025763F"/>
    <w:rsid w:val="00257CD2"/>
    <w:rsid w:val="00257D22"/>
    <w:rsid w:val="00257F97"/>
    <w:rsid w:val="0026070C"/>
    <w:rsid w:val="00260A4D"/>
    <w:rsid w:val="00260AA5"/>
    <w:rsid w:val="00260ABE"/>
    <w:rsid w:val="00260B24"/>
    <w:rsid w:val="00260DDC"/>
    <w:rsid w:val="002610AF"/>
    <w:rsid w:val="00261371"/>
    <w:rsid w:val="002615E4"/>
    <w:rsid w:val="00261A01"/>
    <w:rsid w:val="00261E37"/>
    <w:rsid w:val="00261E7B"/>
    <w:rsid w:val="00261FEC"/>
    <w:rsid w:val="0026210A"/>
    <w:rsid w:val="00262148"/>
    <w:rsid w:val="002621FD"/>
    <w:rsid w:val="00262216"/>
    <w:rsid w:val="00262274"/>
    <w:rsid w:val="00262639"/>
    <w:rsid w:val="00262710"/>
    <w:rsid w:val="00262961"/>
    <w:rsid w:val="00262B24"/>
    <w:rsid w:val="00262BF9"/>
    <w:rsid w:val="00262CB1"/>
    <w:rsid w:val="00262CD6"/>
    <w:rsid w:val="00262DF3"/>
    <w:rsid w:val="00263DD3"/>
    <w:rsid w:val="00263EAA"/>
    <w:rsid w:val="00264026"/>
    <w:rsid w:val="002640C2"/>
    <w:rsid w:val="0026442F"/>
    <w:rsid w:val="00264475"/>
    <w:rsid w:val="00264669"/>
    <w:rsid w:val="002649F9"/>
    <w:rsid w:val="00264A5D"/>
    <w:rsid w:val="00264C53"/>
    <w:rsid w:val="00264E72"/>
    <w:rsid w:val="00264F32"/>
    <w:rsid w:val="00264FB9"/>
    <w:rsid w:val="00265165"/>
    <w:rsid w:val="0026524C"/>
    <w:rsid w:val="00265443"/>
    <w:rsid w:val="002656D6"/>
    <w:rsid w:val="00265706"/>
    <w:rsid w:val="00265800"/>
    <w:rsid w:val="0026587F"/>
    <w:rsid w:val="002658B8"/>
    <w:rsid w:val="00265973"/>
    <w:rsid w:val="00265BE9"/>
    <w:rsid w:val="00265D75"/>
    <w:rsid w:val="00266406"/>
    <w:rsid w:val="0026644D"/>
    <w:rsid w:val="00266A35"/>
    <w:rsid w:val="00266C77"/>
    <w:rsid w:val="00266CB5"/>
    <w:rsid w:val="00266E8A"/>
    <w:rsid w:val="002671C1"/>
    <w:rsid w:val="002671CC"/>
    <w:rsid w:val="002671EC"/>
    <w:rsid w:val="00267242"/>
    <w:rsid w:val="0026766E"/>
    <w:rsid w:val="00267945"/>
    <w:rsid w:val="00267C31"/>
    <w:rsid w:val="00270157"/>
    <w:rsid w:val="00270221"/>
    <w:rsid w:val="00270259"/>
    <w:rsid w:val="00270359"/>
    <w:rsid w:val="002704E7"/>
    <w:rsid w:val="002709BC"/>
    <w:rsid w:val="00270C53"/>
    <w:rsid w:val="00270CC4"/>
    <w:rsid w:val="00270E0F"/>
    <w:rsid w:val="00271081"/>
    <w:rsid w:val="0027126B"/>
    <w:rsid w:val="00271565"/>
    <w:rsid w:val="002719B5"/>
    <w:rsid w:val="00271A01"/>
    <w:rsid w:val="00271A12"/>
    <w:rsid w:val="00271CA3"/>
    <w:rsid w:val="00271EA9"/>
    <w:rsid w:val="00272214"/>
    <w:rsid w:val="002723C1"/>
    <w:rsid w:val="00272410"/>
    <w:rsid w:val="002724DC"/>
    <w:rsid w:val="00272749"/>
    <w:rsid w:val="0027278D"/>
    <w:rsid w:val="00272D3C"/>
    <w:rsid w:val="00272D84"/>
    <w:rsid w:val="00272EA9"/>
    <w:rsid w:val="00272F45"/>
    <w:rsid w:val="00272F5C"/>
    <w:rsid w:val="00272FD6"/>
    <w:rsid w:val="002730B5"/>
    <w:rsid w:val="00273186"/>
    <w:rsid w:val="00273215"/>
    <w:rsid w:val="00273231"/>
    <w:rsid w:val="00273663"/>
    <w:rsid w:val="00273732"/>
    <w:rsid w:val="00273857"/>
    <w:rsid w:val="00273A02"/>
    <w:rsid w:val="00273BF1"/>
    <w:rsid w:val="00273CA8"/>
    <w:rsid w:val="00273D88"/>
    <w:rsid w:val="00274049"/>
    <w:rsid w:val="0027418B"/>
    <w:rsid w:val="0027424D"/>
    <w:rsid w:val="00274615"/>
    <w:rsid w:val="002746FF"/>
    <w:rsid w:val="00274B7A"/>
    <w:rsid w:val="00274C6A"/>
    <w:rsid w:val="00274CD0"/>
    <w:rsid w:val="002752A3"/>
    <w:rsid w:val="0027545B"/>
    <w:rsid w:val="0027562C"/>
    <w:rsid w:val="00275895"/>
    <w:rsid w:val="00275B2E"/>
    <w:rsid w:val="00275DC6"/>
    <w:rsid w:val="0027626A"/>
    <w:rsid w:val="002762BC"/>
    <w:rsid w:val="00276351"/>
    <w:rsid w:val="002765B4"/>
    <w:rsid w:val="0027662A"/>
    <w:rsid w:val="00276822"/>
    <w:rsid w:val="002769CB"/>
    <w:rsid w:val="00276C77"/>
    <w:rsid w:val="00276DA6"/>
    <w:rsid w:val="00276F6A"/>
    <w:rsid w:val="00276FB0"/>
    <w:rsid w:val="002771BD"/>
    <w:rsid w:val="0027726E"/>
    <w:rsid w:val="00277288"/>
    <w:rsid w:val="00277449"/>
    <w:rsid w:val="0027784E"/>
    <w:rsid w:val="002778A8"/>
    <w:rsid w:val="00277F85"/>
    <w:rsid w:val="00280279"/>
    <w:rsid w:val="002802F5"/>
    <w:rsid w:val="00280327"/>
    <w:rsid w:val="00280837"/>
    <w:rsid w:val="00280BDC"/>
    <w:rsid w:val="00280DD7"/>
    <w:rsid w:val="00280F1B"/>
    <w:rsid w:val="00281061"/>
    <w:rsid w:val="00281410"/>
    <w:rsid w:val="002814F2"/>
    <w:rsid w:val="00281599"/>
    <w:rsid w:val="00281828"/>
    <w:rsid w:val="00281CDF"/>
    <w:rsid w:val="00282118"/>
    <w:rsid w:val="002821B9"/>
    <w:rsid w:val="002822A1"/>
    <w:rsid w:val="00282482"/>
    <w:rsid w:val="0028268B"/>
    <w:rsid w:val="00282832"/>
    <w:rsid w:val="00282985"/>
    <w:rsid w:val="00282C6D"/>
    <w:rsid w:val="00282E7A"/>
    <w:rsid w:val="00282FC5"/>
    <w:rsid w:val="0028319C"/>
    <w:rsid w:val="002833C7"/>
    <w:rsid w:val="002833EB"/>
    <w:rsid w:val="002835D1"/>
    <w:rsid w:val="00283877"/>
    <w:rsid w:val="002838D3"/>
    <w:rsid w:val="00283BD5"/>
    <w:rsid w:val="00283E77"/>
    <w:rsid w:val="00284095"/>
    <w:rsid w:val="002841C1"/>
    <w:rsid w:val="00284303"/>
    <w:rsid w:val="002843E2"/>
    <w:rsid w:val="0028474F"/>
    <w:rsid w:val="00284891"/>
    <w:rsid w:val="00284914"/>
    <w:rsid w:val="00284BE3"/>
    <w:rsid w:val="00284C1A"/>
    <w:rsid w:val="0028506D"/>
    <w:rsid w:val="0028565A"/>
    <w:rsid w:val="002856C7"/>
    <w:rsid w:val="00285BB6"/>
    <w:rsid w:val="00285BF0"/>
    <w:rsid w:val="00285D2F"/>
    <w:rsid w:val="00285D91"/>
    <w:rsid w:val="00285DA6"/>
    <w:rsid w:val="00285EE5"/>
    <w:rsid w:val="00285FD3"/>
    <w:rsid w:val="00286410"/>
    <w:rsid w:val="0028663D"/>
    <w:rsid w:val="00286D62"/>
    <w:rsid w:val="00286DD4"/>
    <w:rsid w:val="00287078"/>
    <w:rsid w:val="002873B4"/>
    <w:rsid w:val="0028757F"/>
    <w:rsid w:val="0028772F"/>
    <w:rsid w:val="002878C5"/>
    <w:rsid w:val="002879CF"/>
    <w:rsid w:val="00287CEC"/>
    <w:rsid w:val="0029003B"/>
    <w:rsid w:val="0029066F"/>
    <w:rsid w:val="002906D7"/>
    <w:rsid w:val="0029074E"/>
    <w:rsid w:val="00290855"/>
    <w:rsid w:val="002909F8"/>
    <w:rsid w:val="00290EE8"/>
    <w:rsid w:val="00290F9A"/>
    <w:rsid w:val="00291444"/>
    <w:rsid w:val="00291576"/>
    <w:rsid w:val="00291630"/>
    <w:rsid w:val="002918A3"/>
    <w:rsid w:val="0029191C"/>
    <w:rsid w:val="002919F6"/>
    <w:rsid w:val="00291A21"/>
    <w:rsid w:val="00291CA2"/>
    <w:rsid w:val="00291D8B"/>
    <w:rsid w:val="002923CB"/>
    <w:rsid w:val="002924C0"/>
    <w:rsid w:val="002924D7"/>
    <w:rsid w:val="0029281C"/>
    <w:rsid w:val="00292A82"/>
    <w:rsid w:val="00292C37"/>
    <w:rsid w:val="00292CFA"/>
    <w:rsid w:val="00292F56"/>
    <w:rsid w:val="002930FC"/>
    <w:rsid w:val="002934C5"/>
    <w:rsid w:val="002934D5"/>
    <w:rsid w:val="002938BE"/>
    <w:rsid w:val="0029391A"/>
    <w:rsid w:val="00293AE3"/>
    <w:rsid w:val="00293E2E"/>
    <w:rsid w:val="00293E76"/>
    <w:rsid w:val="00294327"/>
    <w:rsid w:val="002943EA"/>
    <w:rsid w:val="0029450E"/>
    <w:rsid w:val="002945BF"/>
    <w:rsid w:val="00294AAC"/>
    <w:rsid w:val="00294AF5"/>
    <w:rsid w:val="00294BA7"/>
    <w:rsid w:val="00295339"/>
    <w:rsid w:val="00295515"/>
    <w:rsid w:val="00295727"/>
    <w:rsid w:val="00295728"/>
    <w:rsid w:val="00295A25"/>
    <w:rsid w:val="0029618E"/>
    <w:rsid w:val="00296314"/>
    <w:rsid w:val="002965D8"/>
    <w:rsid w:val="00296713"/>
    <w:rsid w:val="00296E39"/>
    <w:rsid w:val="00296FEB"/>
    <w:rsid w:val="0029719E"/>
    <w:rsid w:val="0029721E"/>
    <w:rsid w:val="00297669"/>
    <w:rsid w:val="0029773E"/>
    <w:rsid w:val="00297A3E"/>
    <w:rsid w:val="00297BEA"/>
    <w:rsid w:val="00297C38"/>
    <w:rsid w:val="00297FC3"/>
    <w:rsid w:val="002A01B9"/>
    <w:rsid w:val="002A0363"/>
    <w:rsid w:val="002A037B"/>
    <w:rsid w:val="002A0414"/>
    <w:rsid w:val="002A0862"/>
    <w:rsid w:val="002A0A06"/>
    <w:rsid w:val="002A0C99"/>
    <w:rsid w:val="002A0E3E"/>
    <w:rsid w:val="002A0E59"/>
    <w:rsid w:val="002A0E5D"/>
    <w:rsid w:val="002A0F22"/>
    <w:rsid w:val="002A0F2A"/>
    <w:rsid w:val="002A0FB1"/>
    <w:rsid w:val="002A1011"/>
    <w:rsid w:val="002A1236"/>
    <w:rsid w:val="002A129B"/>
    <w:rsid w:val="002A153A"/>
    <w:rsid w:val="002A1562"/>
    <w:rsid w:val="002A15CF"/>
    <w:rsid w:val="002A1782"/>
    <w:rsid w:val="002A17CD"/>
    <w:rsid w:val="002A185F"/>
    <w:rsid w:val="002A19DD"/>
    <w:rsid w:val="002A22C4"/>
    <w:rsid w:val="002A29AA"/>
    <w:rsid w:val="002A2C83"/>
    <w:rsid w:val="002A2DAE"/>
    <w:rsid w:val="002A2DE0"/>
    <w:rsid w:val="002A2E86"/>
    <w:rsid w:val="002A2EDB"/>
    <w:rsid w:val="002A300D"/>
    <w:rsid w:val="002A3295"/>
    <w:rsid w:val="002A350F"/>
    <w:rsid w:val="002A35F3"/>
    <w:rsid w:val="002A3624"/>
    <w:rsid w:val="002A3B08"/>
    <w:rsid w:val="002A3B75"/>
    <w:rsid w:val="002A3DC2"/>
    <w:rsid w:val="002A4092"/>
    <w:rsid w:val="002A412E"/>
    <w:rsid w:val="002A45DE"/>
    <w:rsid w:val="002A465D"/>
    <w:rsid w:val="002A4859"/>
    <w:rsid w:val="002A48BD"/>
    <w:rsid w:val="002A4923"/>
    <w:rsid w:val="002A49A3"/>
    <w:rsid w:val="002A4AA1"/>
    <w:rsid w:val="002A4C50"/>
    <w:rsid w:val="002A4F71"/>
    <w:rsid w:val="002A533D"/>
    <w:rsid w:val="002A540F"/>
    <w:rsid w:val="002A594C"/>
    <w:rsid w:val="002A595F"/>
    <w:rsid w:val="002A5C7B"/>
    <w:rsid w:val="002A5FA1"/>
    <w:rsid w:val="002A5FFC"/>
    <w:rsid w:val="002A6098"/>
    <w:rsid w:val="002A6751"/>
    <w:rsid w:val="002A6FBF"/>
    <w:rsid w:val="002A70D7"/>
    <w:rsid w:val="002A70E7"/>
    <w:rsid w:val="002A7111"/>
    <w:rsid w:val="002A724F"/>
    <w:rsid w:val="002A73BF"/>
    <w:rsid w:val="002A79B1"/>
    <w:rsid w:val="002A7B84"/>
    <w:rsid w:val="002B004A"/>
    <w:rsid w:val="002B00E1"/>
    <w:rsid w:val="002B0257"/>
    <w:rsid w:val="002B04F3"/>
    <w:rsid w:val="002B068F"/>
    <w:rsid w:val="002B0EB5"/>
    <w:rsid w:val="002B0EF4"/>
    <w:rsid w:val="002B10B9"/>
    <w:rsid w:val="002B1228"/>
    <w:rsid w:val="002B126C"/>
    <w:rsid w:val="002B14D4"/>
    <w:rsid w:val="002B15AC"/>
    <w:rsid w:val="002B17D6"/>
    <w:rsid w:val="002B17F5"/>
    <w:rsid w:val="002B1857"/>
    <w:rsid w:val="002B18ED"/>
    <w:rsid w:val="002B1A21"/>
    <w:rsid w:val="002B1C50"/>
    <w:rsid w:val="002B1D3D"/>
    <w:rsid w:val="002B1F57"/>
    <w:rsid w:val="002B233E"/>
    <w:rsid w:val="002B2962"/>
    <w:rsid w:val="002B29CF"/>
    <w:rsid w:val="002B2CB7"/>
    <w:rsid w:val="002B2D44"/>
    <w:rsid w:val="002B2D86"/>
    <w:rsid w:val="002B2E54"/>
    <w:rsid w:val="002B3287"/>
    <w:rsid w:val="002B356D"/>
    <w:rsid w:val="002B3806"/>
    <w:rsid w:val="002B400B"/>
    <w:rsid w:val="002B4737"/>
    <w:rsid w:val="002B4B05"/>
    <w:rsid w:val="002B4C5F"/>
    <w:rsid w:val="002B4CA3"/>
    <w:rsid w:val="002B506C"/>
    <w:rsid w:val="002B54D9"/>
    <w:rsid w:val="002B5F99"/>
    <w:rsid w:val="002B63AA"/>
    <w:rsid w:val="002B6551"/>
    <w:rsid w:val="002B6F16"/>
    <w:rsid w:val="002B703C"/>
    <w:rsid w:val="002B7206"/>
    <w:rsid w:val="002B73CC"/>
    <w:rsid w:val="002B7602"/>
    <w:rsid w:val="002B761B"/>
    <w:rsid w:val="002B7957"/>
    <w:rsid w:val="002B7A74"/>
    <w:rsid w:val="002B7B3F"/>
    <w:rsid w:val="002B7C9C"/>
    <w:rsid w:val="002B7CD5"/>
    <w:rsid w:val="002C011D"/>
    <w:rsid w:val="002C026F"/>
    <w:rsid w:val="002C0496"/>
    <w:rsid w:val="002C07C6"/>
    <w:rsid w:val="002C0D42"/>
    <w:rsid w:val="002C0E40"/>
    <w:rsid w:val="002C1340"/>
    <w:rsid w:val="002C155D"/>
    <w:rsid w:val="002C1560"/>
    <w:rsid w:val="002C178B"/>
    <w:rsid w:val="002C1862"/>
    <w:rsid w:val="002C19F6"/>
    <w:rsid w:val="002C1A68"/>
    <w:rsid w:val="002C1B28"/>
    <w:rsid w:val="002C1C32"/>
    <w:rsid w:val="002C1DB0"/>
    <w:rsid w:val="002C1DEF"/>
    <w:rsid w:val="002C2044"/>
    <w:rsid w:val="002C210D"/>
    <w:rsid w:val="002C2565"/>
    <w:rsid w:val="002C27DF"/>
    <w:rsid w:val="002C27E8"/>
    <w:rsid w:val="002C2A6D"/>
    <w:rsid w:val="002C307D"/>
    <w:rsid w:val="002C32BC"/>
    <w:rsid w:val="002C32BD"/>
    <w:rsid w:val="002C34FB"/>
    <w:rsid w:val="002C3584"/>
    <w:rsid w:val="002C35DE"/>
    <w:rsid w:val="002C3CF9"/>
    <w:rsid w:val="002C3FB9"/>
    <w:rsid w:val="002C41F5"/>
    <w:rsid w:val="002C423C"/>
    <w:rsid w:val="002C43FB"/>
    <w:rsid w:val="002C4428"/>
    <w:rsid w:val="002C4429"/>
    <w:rsid w:val="002C4547"/>
    <w:rsid w:val="002C457D"/>
    <w:rsid w:val="002C4606"/>
    <w:rsid w:val="002C4612"/>
    <w:rsid w:val="002C46B5"/>
    <w:rsid w:val="002C471F"/>
    <w:rsid w:val="002C4BC3"/>
    <w:rsid w:val="002C4BFA"/>
    <w:rsid w:val="002C4CAB"/>
    <w:rsid w:val="002C4D4B"/>
    <w:rsid w:val="002C4FCD"/>
    <w:rsid w:val="002C5184"/>
    <w:rsid w:val="002C59BB"/>
    <w:rsid w:val="002C59D2"/>
    <w:rsid w:val="002C5B2D"/>
    <w:rsid w:val="002C5B5A"/>
    <w:rsid w:val="002C5BC9"/>
    <w:rsid w:val="002C6089"/>
    <w:rsid w:val="002C6176"/>
    <w:rsid w:val="002C6180"/>
    <w:rsid w:val="002C64A8"/>
    <w:rsid w:val="002C6616"/>
    <w:rsid w:val="002C671B"/>
    <w:rsid w:val="002C68A9"/>
    <w:rsid w:val="002C69E9"/>
    <w:rsid w:val="002C6C65"/>
    <w:rsid w:val="002C6D71"/>
    <w:rsid w:val="002C6EBB"/>
    <w:rsid w:val="002C7545"/>
    <w:rsid w:val="002C7899"/>
    <w:rsid w:val="002C79A9"/>
    <w:rsid w:val="002C7A18"/>
    <w:rsid w:val="002C7A6A"/>
    <w:rsid w:val="002C7AF0"/>
    <w:rsid w:val="002D069C"/>
    <w:rsid w:val="002D0740"/>
    <w:rsid w:val="002D0846"/>
    <w:rsid w:val="002D092F"/>
    <w:rsid w:val="002D0A13"/>
    <w:rsid w:val="002D0A49"/>
    <w:rsid w:val="002D0A76"/>
    <w:rsid w:val="002D0AAE"/>
    <w:rsid w:val="002D0B10"/>
    <w:rsid w:val="002D0B60"/>
    <w:rsid w:val="002D0B6A"/>
    <w:rsid w:val="002D0C67"/>
    <w:rsid w:val="002D0D87"/>
    <w:rsid w:val="002D12BD"/>
    <w:rsid w:val="002D1398"/>
    <w:rsid w:val="002D1AE8"/>
    <w:rsid w:val="002D1EEB"/>
    <w:rsid w:val="002D22FC"/>
    <w:rsid w:val="002D2317"/>
    <w:rsid w:val="002D2377"/>
    <w:rsid w:val="002D2467"/>
    <w:rsid w:val="002D24E2"/>
    <w:rsid w:val="002D25B9"/>
    <w:rsid w:val="002D2717"/>
    <w:rsid w:val="002D2729"/>
    <w:rsid w:val="002D2855"/>
    <w:rsid w:val="002D297C"/>
    <w:rsid w:val="002D2E46"/>
    <w:rsid w:val="002D305A"/>
    <w:rsid w:val="002D3081"/>
    <w:rsid w:val="002D31C2"/>
    <w:rsid w:val="002D32AD"/>
    <w:rsid w:val="002D361F"/>
    <w:rsid w:val="002D3AA1"/>
    <w:rsid w:val="002D3CE3"/>
    <w:rsid w:val="002D3E8E"/>
    <w:rsid w:val="002D4150"/>
    <w:rsid w:val="002D432F"/>
    <w:rsid w:val="002D4749"/>
    <w:rsid w:val="002D4772"/>
    <w:rsid w:val="002D47C2"/>
    <w:rsid w:val="002D495B"/>
    <w:rsid w:val="002D4984"/>
    <w:rsid w:val="002D4ACA"/>
    <w:rsid w:val="002D4AE8"/>
    <w:rsid w:val="002D4CDF"/>
    <w:rsid w:val="002D4F24"/>
    <w:rsid w:val="002D4FFE"/>
    <w:rsid w:val="002D5206"/>
    <w:rsid w:val="002D52D1"/>
    <w:rsid w:val="002D5417"/>
    <w:rsid w:val="002D56EF"/>
    <w:rsid w:val="002D5BE2"/>
    <w:rsid w:val="002D5BFD"/>
    <w:rsid w:val="002D5FA8"/>
    <w:rsid w:val="002D5FAA"/>
    <w:rsid w:val="002D604E"/>
    <w:rsid w:val="002D60EF"/>
    <w:rsid w:val="002D6110"/>
    <w:rsid w:val="002D6323"/>
    <w:rsid w:val="002D67B3"/>
    <w:rsid w:val="002D68FC"/>
    <w:rsid w:val="002D69CC"/>
    <w:rsid w:val="002D6D1B"/>
    <w:rsid w:val="002D6FA0"/>
    <w:rsid w:val="002D707E"/>
    <w:rsid w:val="002D7091"/>
    <w:rsid w:val="002D7217"/>
    <w:rsid w:val="002D7348"/>
    <w:rsid w:val="002D7511"/>
    <w:rsid w:val="002D7845"/>
    <w:rsid w:val="002D795E"/>
    <w:rsid w:val="002D797C"/>
    <w:rsid w:val="002D7A50"/>
    <w:rsid w:val="002D7B91"/>
    <w:rsid w:val="002D7D35"/>
    <w:rsid w:val="002E0018"/>
    <w:rsid w:val="002E015B"/>
    <w:rsid w:val="002E043C"/>
    <w:rsid w:val="002E0530"/>
    <w:rsid w:val="002E076C"/>
    <w:rsid w:val="002E07E0"/>
    <w:rsid w:val="002E0D3A"/>
    <w:rsid w:val="002E107F"/>
    <w:rsid w:val="002E117B"/>
    <w:rsid w:val="002E136D"/>
    <w:rsid w:val="002E15D1"/>
    <w:rsid w:val="002E180F"/>
    <w:rsid w:val="002E186A"/>
    <w:rsid w:val="002E1951"/>
    <w:rsid w:val="002E1A17"/>
    <w:rsid w:val="002E1BEC"/>
    <w:rsid w:val="002E1CC6"/>
    <w:rsid w:val="002E1EF2"/>
    <w:rsid w:val="002E20D9"/>
    <w:rsid w:val="002E21D6"/>
    <w:rsid w:val="002E244C"/>
    <w:rsid w:val="002E2632"/>
    <w:rsid w:val="002E2871"/>
    <w:rsid w:val="002E296F"/>
    <w:rsid w:val="002E2C05"/>
    <w:rsid w:val="002E306E"/>
    <w:rsid w:val="002E3234"/>
    <w:rsid w:val="002E375A"/>
    <w:rsid w:val="002E3915"/>
    <w:rsid w:val="002E3A62"/>
    <w:rsid w:val="002E3BB4"/>
    <w:rsid w:val="002E3CDD"/>
    <w:rsid w:val="002E3D5A"/>
    <w:rsid w:val="002E3E3C"/>
    <w:rsid w:val="002E3F47"/>
    <w:rsid w:val="002E4569"/>
    <w:rsid w:val="002E486C"/>
    <w:rsid w:val="002E4BAD"/>
    <w:rsid w:val="002E4F97"/>
    <w:rsid w:val="002E4FDA"/>
    <w:rsid w:val="002E5312"/>
    <w:rsid w:val="002E53EC"/>
    <w:rsid w:val="002E54CF"/>
    <w:rsid w:val="002E552E"/>
    <w:rsid w:val="002E5664"/>
    <w:rsid w:val="002E5717"/>
    <w:rsid w:val="002E57C1"/>
    <w:rsid w:val="002E5F14"/>
    <w:rsid w:val="002E5F51"/>
    <w:rsid w:val="002E5F65"/>
    <w:rsid w:val="002E615F"/>
    <w:rsid w:val="002E6330"/>
    <w:rsid w:val="002E6756"/>
    <w:rsid w:val="002E67AD"/>
    <w:rsid w:val="002E6A27"/>
    <w:rsid w:val="002E6AFF"/>
    <w:rsid w:val="002E6B78"/>
    <w:rsid w:val="002E6CE8"/>
    <w:rsid w:val="002E7052"/>
    <w:rsid w:val="002E70E0"/>
    <w:rsid w:val="002E72A6"/>
    <w:rsid w:val="002E7CD6"/>
    <w:rsid w:val="002F022E"/>
    <w:rsid w:val="002F0364"/>
    <w:rsid w:val="002F0B04"/>
    <w:rsid w:val="002F0CFF"/>
    <w:rsid w:val="002F0EDE"/>
    <w:rsid w:val="002F0FCD"/>
    <w:rsid w:val="002F1527"/>
    <w:rsid w:val="002F1589"/>
    <w:rsid w:val="002F19BF"/>
    <w:rsid w:val="002F1A9A"/>
    <w:rsid w:val="002F1C27"/>
    <w:rsid w:val="002F1D58"/>
    <w:rsid w:val="002F1F30"/>
    <w:rsid w:val="002F1F3E"/>
    <w:rsid w:val="002F1F85"/>
    <w:rsid w:val="002F211E"/>
    <w:rsid w:val="002F229D"/>
    <w:rsid w:val="002F24D4"/>
    <w:rsid w:val="002F2560"/>
    <w:rsid w:val="002F291B"/>
    <w:rsid w:val="002F2CE6"/>
    <w:rsid w:val="002F2EC0"/>
    <w:rsid w:val="002F31F4"/>
    <w:rsid w:val="002F3346"/>
    <w:rsid w:val="002F3478"/>
    <w:rsid w:val="002F3557"/>
    <w:rsid w:val="002F3B8A"/>
    <w:rsid w:val="002F3D04"/>
    <w:rsid w:val="002F3D25"/>
    <w:rsid w:val="002F3DAC"/>
    <w:rsid w:val="002F3F15"/>
    <w:rsid w:val="002F3F4E"/>
    <w:rsid w:val="002F4003"/>
    <w:rsid w:val="002F4134"/>
    <w:rsid w:val="002F4186"/>
    <w:rsid w:val="002F4295"/>
    <w:rsid w:val="002F42A3"/>
    <w:rsid w:val="002F434F"/>
    <w:rsid w:val="002F4C25"/>
    <w:rsid w:val="002F50FF"/>
    <w:rsid w:val="002F532A"/>
    <w:rsid w:val="002F5516"/>
    <w:rsid w:val="002F554A"/>
    <w:rsid w:val="002F555F"/>
    <w:rsid w:val="002F57CC"/>
    <w:rsid w:val="002F5911"/>
    <w:rsid w:val="002F5B4A"/>
    <w:rsid w:val="002F5DFA"/>
    <w:rsid w:val="002F5E9E"/>
    <w:rsid w:val="002F6348"/>
    <w:rsid w:val="002F6523"/>
    <w:rsid w:val="002F6802"/>
    <w:rsid w:val="002F6921"/>
    <w:rsid w:val="002F6AE0"/>
    <w:rsid w:val="002F6E34"/>
    <w:rsid w:val="002F6F9D"/>
    <w:rsid w:val="002F7120"/>
    <w:rsid w:val="002F73AB"/>
    <w:rsid w:val="002F7780"/>
    <w:rsid w:val="002F77B6"/>
    <w:rsid w:val="002F785F"/>
    <w:rsid w:val="002F7F74"/>
    <w:rsid w:val="00300099"/>
    <w:rsid w:val="003004E3"/>
    <w:rsid w:val="0030092A"/>
    <w:rsid w:val="003009AF"/>
    <w:rsid w:val="00300A37"/>
    <w:rsid w:val="00300A5C"/>
    <w:rsid w:val="00300BAF"/>
    <w:rsid w:val="00300D1E"/>
    <w:rsid w:val="003014BE"/>
    <w:rsid w:val="003015B8"/>
    <w:rsid w:val="0030178D"/>
    <w:rsid w:val="003017F0"/>
    <w:rsid w:val="00301836"/>
    <w:rsid w:val="00301963"/>
    <w:rsid w:val="00301BF1"/>
    <w:rsid w:val="00301D8F"/>
    <w:rsid w:val="00301E66"/>
    <w:rsid w:val="00301FEC"/>
    <w:rsid w:val="0030220A"/>
    <w:rsid w:val="00302369"/>
    <w:rsid w:val="003023A1"/>
    <w:rsid w:val="00302451"/>
    <w:rsid w:val="00302519"/>
    <w:rsid w:val="003027A2"/>
    <w:rsid w:val="0030284D"/>
    <w:rsid w:val="0030289A"/>
    <w:rsid w:val="00302AB6"/>
    <w:rsid w:val="00302DE1"/>
    <w:rsid w:val="00302E03"/>
    <w:rsid w:val="00302F62"/>
    <w:rsid w:val="00303032"/>
    <w:rsid w:val="003030B2"/>
    <w:rsid w:val="0030328A"/>
    <w:rsid w:val="0030364C"/>
    <w:rsid w:val="00303670"/>
    <w:rsid w:val="003039D6"/>
    <w:rsid w:val="00303AA8"/>
    <w:rsid w:val="00303D45"/>
    <w:rsid w:val="00303ECD"/>
    <w:rsid w:val="003042BB"/>
    <w:rsid w:val="00304611"/>
    <w:rsid w:val="00304844"/>
    <w:rsid w:val="00304A05"/>
    <w:rsid w:val="00304A0E"/>
    <w:rsid w:val="00304A9C"/>
    <w:rsid w:val="0030524F"/>
    <w:rsid w:val="00305270"/>
    <w:rsid w:val="00305A08"/>
    <w:rsid w:val="00305A26"/>
    <w:rsid w:val="00306021"/>
    <w:rsid w:val="0030616F"/>
    <w:rsid w:val="003062A7"/>
    <w:rsid w:val="003066F4"/>
    <w:rsid w:val="0030696D"/>
    <w:rsid w:val="00306AE1"/>
    <w:rsid w:val="00306BBE"/>
    <w:rsid w:val="00306BE4"/>
    <w:rsid w:val="00306CCF"/>
    <w:rsid w:val="00306D42"/>
    <w:rsid w:val="00306EB2"/>
    <w:rsid w:val="003070E8"/>
    <w:rsid w:val="0030719C"/>
    <w:rsid w:val="0030732B"/>
    <w:rsid w:val="00307620"/>
    <w:rsid w:val="00307763"/>
    <w:rsid w:val="00307C98"/>
    <w:rsid w:val="00307D0B"/>
    <w:rsid w:val="00307F34"/>
    <w:rsid w:val="00310294"/>
    <w:rsid w:val="003102AF"/>
    <w:rsid w:val="0031033B"/>
    <w:rsid w:val="00310382"/>
    <w:rsid w:val="00310544"/>
    <w:rsid w:val="003105F2"/>
    <w:rsid w:val="0031073B"/>
    <w:rsid w:val="003107A5"/>
    <w:rsid w:val="003107E5"/>
    <w:rsid w:val="003107ED"/>
    <w:rsid w:val="00310D75"/>
    <w:rsid w:val="00310FA4"/>
    <w:rsid w:val="00310FAB"/>
    <w:rsid w:val="00311586"/>
    <w:rsid w:val="003116E8"/>
    <w:rsid w:val="00311BD3"/>
    <w:rsid w:val="00311C0F"/>
    <w:rsid w:val="00311DE3"/>
    <w:rsid w:val="0031215F"/>
    <w:rsid w:val="0031219D"/>
    <w:rsid w:val="00312245"/>
    <w:rsid w:val="003123FC"/>
    <w:rsid w:val="00312460"/>
    <w:rsid w:val="003124C3"/>
    <w:rsid w:val="00312B6B"/>
    <w:rsid w:val="00312E69"/>
    <w:rsid w:val="00312F04"/>
    <w:rsid w:val="00313207"/>
    <w:rsid w:val="003132E8"/>
    <w:rsid w:val="003133AB"/>
    <w:rsid w:val="003133AC"/>
    <w:rsid w:val="00313486"/>
    <w:rsid w:val="003135F0"/>
    <w:rsid w:val="00313741"/>
    <w:rsid w:val="00313743"/>
    <w:rsid w:val="00313782"/>
    <w:rsid w:val="00313868"/>
    <w:rsid w:val="0031386D"/>
    <w:rsid w:val="00313CA6"/>
    <w:rsid w:val="003149C9"/>
    <w:rsid w:val="00314CC2"/>
    <w:rsid w:val="00314D90"/>
    <w:rsid w:val="00314E92"/>
    <w:rsid w:val="00314EB5"/>
    <w:rsid w:val="0031546C"/>
    <w:rsid w:val="003154DD"/>
    <w:rsid w:val="00315773"/>
    <w:rsid w:val="00315C9C"/>
    <w:rsid w:val="0031647A"/>
    <w:rsid w:val="003164F1"/>
    <w:rsid w:val="00316651"/>
    <w:rsid w:val="003168F9"/>
    <w:rsid w:val="0031692B"/>
    <w:rsid w:val="00316A76"/>
    <w:rsid w:val="00316BD1"/>
    <w:rsid w:val="00316C3C"/>
    <w:rsid w:val="00316E58"/>
    <w:rsid w:val="003174C3"/>
    <w:rsid w:val="00317B91"/>
    <w:rsid w:val="00317C79"/>
    <w:rsid w:val="00317FB5"/>
    <w:rsid w:val="00320118"/>
    <w:rsid w:val="003204ED"/>
    <w:rsid w:val="003204F3"/>
    <w:rsid w:val="00320563"/>
    <w:rsid w:val="00320591"/>
    <w:rsid w:val="00320819"/>
    <w:rsid w:val="00320848"/>
    <w:rsid w:val="00320858"/>
    <w:rsid w:val="00320B79"/>
    <w:rsid w:val="00321266"/>
    <w:rsid w:val="0032134F"/>
    <w:rsid w:val="003214E3"/>
    <w:rsid w:val="00321701"/>
    <w:rsid w:val="003219AE"/>
    <w:rsid w:val="00321A1C"/>
    <w:rsid w:val="00321C5B"/>
    <w:rsid w:val="0032200C"/>
    <w:rsid w:val="00322059"/>
    <w:rsid w:val="00322116"/>
    <w:rsid w:val="0032249C"/>
    <w:rsid w:val="00322694"/>
    <w:rsid w:val="00322881"/>
    <w:rsid w:val="0032288D"/>
    <w:rsid w:val="0032288F"/>
    <w:rsid w:val="003228B8"/>
    <w:rsid w:val="00322BBF"/>
    <w:rsid w:val="00322BF9"/>
    <w:rsid w:val="00322D98"/>
    <w:rsid w:val="00322DDC"/>
    <w:rsid w:val="00322DFC"/>
    <w:rsid w:val="00323040"/>
    <w:rsid w:val="0032305A"/>
    <w:rsid w:val="003232AA"/>
    <w:rsid w:val="0032345E"/>
    <w:rsid w:val="0032361F"/>
    <w:rsid w:val="003236D0"/>
    <w:rsid w:val="00323BA2"/>
    <w:rsid w:val="00323D28"/>
    <w:rsid w:val="00323E3E"/>
    <w:rsid w:val="00323EF9"/>
    <w:rsid w:val="00323F05"/>
    <w:rsid w:val="003240F8"/>
    <w:rsid w:val="00324258"/>
    <w:rsid w:val="00324379"/>
    <w:rsid w:val="00324487"/>
    <w:rsid w:val="003244DE"/>
    <w:rsid w:val="0032462C"/>
    <w:rsid w:val="0032464A"/>
    <w:rsid w:val="003246EC"/>
    <w:rsid w:val="003247DA"/>
    <w:rsid w:val="00324872"/>
    <w:rsid w:val="0032489E"/>
    <w:rsid w:val="00324929"/>
    <w:rsid w:val="00325005"/>
    <w:rsid w:val="00325025"/>
    <w:rsid w:val="0032502C"/>
    <w:rsid w:val="003251DE"/>
    <w:rsid w:val="003251F0"/>
    <w:rsid w:val="00325215"/>
    <w:rsid w:val="0032531C"/>
    <w:rsid w:val="00325336"/>
    <w:rsid w:val="003253E5"/>
    <w:rsid w:val="003256C1"/>
    <w:rsid w:val="00325834"/>
    <w:rsid w:val="00325CF9"/>
    <w:rsid w:val="00325D23"/>
    <w:rsid w:val="0032603E"/>
    <w:rsid w:val="00326237"/>
    <w:rsid w:val="00326317"/>
    <w:rsid w:val="003263BC"/>
    <w:rsid w:val="00326616"/>
    <w:rsid w:val="00326B5D"/>
    <w:rsid w:val="00326B85"/>
    <w:rsid w:val="00327450"/>
    <w:rsid w:val="003274BE"/>
    <w:rsid w:val="0032753D"/>
    <w:rsid w:val="003275E8"/>
    <w:rsid w:val="003276AD"/>
    <w:rsid w:val="00327745"/>
    <w:rsid w:val="0032794F"/>
    <w:rsid w:val="003279E5"/>
    <w:rsid w:val="00327C58"/>
    <w:rsid w:val="00327CC8"/>
    <w:rsid w:val="003300AD"/>
    <w:rsid w:val="0033011B"/>
    <w:rsid w:val="00330311"/>
    <w:rsid w:val="003303F2"/>
    <w:rsid w:val="00330516"/>
    <w:rsid w:val="003305B3"/>
    <w:rsid w:val="00330616"/>
    <w:rsid w:val="00330691"/>
    <w:rsid w:val="00330E9A"/>
    <w:rsid w:val="00330EAE"/>
    <w:rsid w:val="00330F86"/>
    <w:rsid w:val="0033100E"/>
    <w:rsid w:val="00331169"/>
    <w:rsid w:val="00331231"/>
    <w:rsid w:val="00331358"/>
    <w:rsid w:val="003313D6"/>
    <w:rsid w:val="00331592"/>
    <w:rsid w:val="0033159D"/>
    <w:rsid w:val="003315AB"/>
    <w:rsid w:val="00331804"/>
    <w:rsid w:val="00331A2A"/>
    <w:rsid w:val="00332036"/>
    <w:rsid w:val="003320FC"/>
    <w:rsid w:val="00332268"/>
    <w:rsid w:val="0033234D"/>
    <w:rsid w:val="0033260D"/>
    <w:rsid w:val="0033269A"/>
    <w:rsid w:val="003326E7"/>
    <w:rsid w:val="0033272C"/>
    <w:rsid w:val="0033295B"/>
    <w:rsid w:val="00332C14"/>
    <w:rsid w:val="00332CA7"/>
    <w:rsid w:val="00332E20"/>
    <w:rsid w:val="00332F03"/>
    <w:rsid w:val="00333410"/>
    <w:rsid w:val="003334BB"/>
    <w:rsid w:val="00333641"/>
    <w:rsid w:val="00333644"/>
    <w:rsid w:val="00333793"/>
    <w:rsid w:val="00333A5D"/>
    <w:rsid w:val="00333ACD"/>
    <w:rsid w:val="00333B31"/>
    <w:rsid w:val="00333CB4"/>
    <w:rsid w:val="003343E5"/>
    <w:rsid w:val="003345F8"/>
    <w:rsid w:val="00334C55"/>
    <w:rsid w:val="00334E4E"/>
    <w:rsid w:val="00334FFD"/>
    <w:rsid w:val="00335188"/>
    <w:rsid w:val="003351D6"/>
    <w:rsid w:val="0033592F"/>
    <w:rsid w:val="00335C64"/>
    <w:rsid w:val="00335E8F"/>
    <w:rsid w:val="00335F6D"/>
    <w:rsid w:val="00335F87"/>
    <w:rsid w:val="00336A14"/>
    <w:rsid w:val="00336B8A"/>
    <w:rsid w:val="00336BBF"/>
    <w:rsid w:val="00336C06"/>
    <w:rsid w:val="00337182"/>
    <w:rsid w:val="0033724C"/>
    <w:rsid w:val="0033736C"/>
    <w:rsid w:val="00337581"/>
    <w:rsid w:val="0033765D"/>
    <w:rsid w:val="003376E3"/>
    <w:rsid w:val="00337835"/>
    <w:rsid w:val="00337855"/>
    <w:rsid w:val="003378C9"/>
    <w:rsid w:val="00337AE3"/>
    <w:rsid w:val="00337B1B"/>
    <w:rsid w:val="00337B3E"/>
    <w:rsid w:val="00337B6C"/>
    <w:rsid w:val="00337C31"/>
    <w:rsid w:val="00337C68"/>
    <w:rsid w:val="00337D9C"/>
    <w:rsid w:val="00337E54"/>
    <w:rsid w:val="00340161"/>
    <w:rsid w:val="0034017B"/>
    <w:rsid w:val="00340281"/>
    <w:rsid w:val="0034035D"/>
    <w:rsid w:val="0034052B"/>
    <w:rsid w:val="00340782"/>
    <w:rsid w:val="00340867"/>
    <w:rsid w:val="003412D3"/>
    <w:rsid w:val="003412DB"/>
    <w:rsid w:val="0034131F"/>
    <w:rsid w:val="0034163A"/>
    <w:rsid w:val="003416AB"/>
    <w:rsid w:val="00341B79"/>
    <w:rsid w:val="00341D2F"/>
    <w:rsid w:val="00341D3F"/>
    <w:rsid w:val="003420C2"/>
    <w:rsid w:val="0034222D"/>
    <w:rsid w:val="0034228A"/>
    <w:rsid w:val="0034273E"/>
    <w:rsid w:val="003427DA"/>
    <w:rsid w:val="003428CE"/>
    <w:rsid w:val="00342B73"/>
    <w:rsid w:val="00342E79"/>
    <w:rsid w:val="003437A2"/>
    <w:rsid w:val="00343835"/>
    <w:rsid w:val="0034418C"/>
    <w:rsid w:val="003442AA"/>
    <w:rsid w:val="00344424"/>
    <w:rsid w:val="003444EA"/>
    <w:rsid w:val="00344565"/>
    <w:rsid w:val="00344743"/>
    <w:rsid w:val="0034480E"/>
    <w:rsid w:val="003448D7"/>
    <w:rsid w:val="0034491F"/>
    <w:rsid w:val="003449C4"/>
    <w:rsid w:val="003449EF"/>
    <w:rsid w:val="00344D05"/>
    <w:rsid w:val="00344D2A"/>
    <w:rsid w:val="00344DBC"/>
    <w:rsid w:val="00344DCD"/>
    <w:rsid w:val="00344FCC"/>
    <w:rsid w:val="00344FDD"/>
    <w:rsid w:val="0034518D"/>
    <w:rsid w:val="00345342"/>
    <w:rsid w:val="00345385"/>
    <w:rsid w:val="003456D8"/>
    <w:rsid w:val="003459FC"/>
    <w:rsid w:val="00345B50"/>
    <w:rsid w:val="00345EC8"/>
    <w:rsid w:val="00346082"/>
    <w:rsid w:val="0034637F"/>
    <w:rsid w:val="00346687"/>
    <w:rsid w:val="0034669B"/>
    <w:rsid w:val="0034670A"/>
    <w:rsid w:val="003467EF"/>
    <w:rsid w:val="00346B8E"/>
    <w:rsid w:val="00346E0A"/>
    <w:rsid w:val="00346E76"/>
    <w:rsid w:val="00347311"/>
    <w:rsid w:val="0034760D"/>
    <w:rsid w:val="0034776B"/>
    <w:rsid w:val="003477B9"/>
    <w:rsid w:val="003477C5"/>
    <w:rsid w:val="00347A3B"/>
    <w:rsid w:val="00347B19"/>
    <w:rsid w:val="00347B49"/>
    <w:rsid w:val="00347BF9"/>
    <w:rsid w:val="00347C93"/>
    <w:rsid w:val="00347EAB"/>
    <w:rsid w:val="00347ED6"/>
    <w:rsid w:val="00347FDB"/>
    <w:rsid w:val="003501A9"/>
    <w:rsid w:val="0035031D"/>
    <w:rsid w:val="003507C6"/>
    <w:rsid w:val="003509D4"/>
    <w:rsid w:val="00350BBA"/>
    <w:rsid w:val="00350C07"/>
    <w:rsid w:val="00350C81"/>
    <w:rsid w:val="00350E54"/>
    <w:rsid w:val="00350F79"/>
    <w:rsid w:val="003510D0"/>
    <w:rsid w:val="003511A0"/>
    <w:rsid w:val="003511C2"/>
    <w:rsid w:val="00351243"/>
    <w:rsid w:val="00351477"/>
    <w:rsid w:val="003514E0"/>
    <w:rsid w:val="0035160A"/>
    <w:rsid w:val="00351953"/>
    <w:rsid w:val="00351A63"/>
    <w:rsid w:val="00351BF6"/>
    <w:rsid w:val="0035200F"/>
    <w:rsid w:val="00352355"/>
    <w:rsid w:val="003523D9"/>
    <w:rsid w:val="00352B8C"/>
    <w:rsid w:val="00352CB8"/>
    <w:rsid w:val="00352F8E"/>
    <w:rsid w:val="00352FA4"/>
    <w:rsid w:val="00353067"/>
    <w:rsid w:val="003530AF"/>
    <w:rsid w:val="00353137"/>
    <w:rsid w:val="00353175"/>
    <w:rsid w:val="0035363C"/>
    <w:rsid w:val="00354076"/>
    <w:rsid w:val="0035424E"/>
    <w:rsid w:val="00354280"/>
    <w:rsid w:val="003542A6"/>
    <w:rsid w:val="003543E4"/>
    <w:rsid w:val="00354436"/>
    <w:rsid w:val="0035446A"/>
    <w:rsid w:val="00354494"/>
    <w:rsid w:val="0035486B"/>
    <w:rsid w:val="00354885"/>
    <w:rsid w:val="00354947"/>
    <w:rsid w:val="00354AFF"/>
    <w:rsid w:val="00354CAF"/>
    <w:rsid w:val="00354D3C"/>
    <w:rsid w:val="00354D95"/>
    <w:rsid w:val="00354E65"/>
    <w:rsid w:val="00354F00"/>
    <w:rsid w:val="003552E5"/>
    <w:rsid w:val="00355322"/>
    <w:rsid w:val="00355332"/>
    <w:rsid w:val="00355370"/>
    <w:rsid w:val="003555AE"/>
    <w:rsid w:val="00355811"/>
    <w:rsid w:val="0035584E"/>
    <w:rsid w:val="003558FD"/>
    <w:rsid w:val="00355A57"/>
    <w:rsid w:val="00355B80"/>
    <w:rsid w:val="00355FAA"/>
    <w:rsid w:val="00355FC3"/>
    <w:rsid w:val="0035605D"/>
    <w:rsid w:val="00356599"/>
    <w:rsid w:val="00356629"/>
    <w:rsid w:val="00356A3B"/>
    <w:rsid w:val="00356A47"/>
    <w:rsid w:val="00356B9F"/>
    <w:rsid w:val="00356C67"/>
    <w:rsid w:val="0035708F"/>
    <w:rsid w:val="003570C4"/>
    <w:rsid w:val="00357481"/>
    <w:rsid w:val="00357561"/>
    <w:rsid w:val="00357794"/>
    <w:rsid w:val="0035799A"/>
    <w:rsid w:val="00357C58"/>
    <w:rsid w:val="00357C93"/>
    <w:rsid w:val="00357F41"/>
    <w:rsid w:val="00357F50"/>
    <w:rsid w:val="00360AC9"/>
    <w:rsid w:val="00360DEA"/>
    <w:rsid w:val="0036117C"/>
    <w:rsid w:val="00361719"/>
    <w:rsid w:val="00361889"/>
    <w:rsid w:val="00361BF6"/>
    <w:rsid w:val="00361E6C"/>
    <w:rsid w:val="00361EDA"/>
    <w:rsid w:val="00362018"/>
    <w:rsid w:val="00362047"/>
    <w:rsid w:val="00362114"/>
    <w:rsid w:val="00362286"/>
    <w:rsid w:val="003624D2"/>
    <w:rsid w:val="0036250F"/>
    <w:rsid w:val="00362666"/>
    <w:rsid w:val="00362801"/>
    <w:rsid w:val="00362A8E"/>
    <w:rsid w:val="00362B9B"/>
    <w:rsid w:val="00362DDE"/>
    <w:rsid w:val="00362E36"/>
    <w:rsid w:val="00362E78"/>
    <w:rsid w:val="0036301D"/>
    <w:rsid w:val="003631CB"/>
    <w:rsid w:val="00363AA1"/>
    <w:rsid w:val="00363B06"/>
    <w:rsid w:val="00363BBB"/>
    <w:rsid w:val="00363CD0"/>
    <w:rsid w:val="00363CD3"/>
    <w:rsid w:val="00363E39"/>
    <w:rsid w:val="0036432D"/>
    <w:rsid w:val="0036434C"/>
    <w:rsid w:val="003643A7"/>
    <w:rsid w:val="003645FA"/>
    <w:rsid w:val="00364BB2"/>
    <w:rsid w:val="00364F40"/>
    <w:rsid w:val="003652A2"/>
    <w:rsid w:val="0036536C"/>
    <w:rsid w:val="0036543E"/>
    <w:rsid w:val="003655BD"/>
    <w:rsid w:val="003656B1"/>
    <w:rsid w:val="00365756"/>
    <w:rsid w:val="00365ABB"/>
    <w:rsid w:val="00365E5C"/>
    <w:rsid w:val="00366060"/>
    <w:rsid w:val="003660E5"/>
    <w:rsid w:val="0036610B"/>
    <w:rsid w:val="0036644F"/>
    <w:rsid w:val="00366574"/>
    <w:rsid w:val="0036658D"/>
    <w:rsid w:val="003666A6"/>
    <w:rsid w:val="00366915"/>
    <w:rsid w:val="00366B36"/>
    <w:rsid w:val="00366ED3"/>
    <w:rsid w:val="00367020"/>
    <w:rsid w:val="00367842"/>
    <w:rsid w:val="003678A8"/>
    <w:rsid w:val="003678BC"/>
    <w:rsid w:val="003678F4"/>
    <w:rsid w:val="00367A50"/>
    <w:rsid w:val="00367AF1"/>
    <w:rsid w:val="00367C21"/>
    <w:rsid w:val="00367DC6"/>
    <w:rsid w:val="00367F76"/>
    <w:rsid w:val="00367FA3"/>
    <w:rsid w:val="00370052"/>
    <w:rsid w:val="003703AA"/>
    <w:rsid w:val="003705ED"/>
    <w:rsid w:val="003706F7"/>
    <w:rsid w:val="003707AE"/>
    <w:rsid w:val="003707DE"/>
    <w:rsid w:val="00370880"/>
    <w:rsid w:val="00370B27"/>
    <w:rsid w:val="00370B36"/>
    <w:rsid w:val="00370E09"/>
    <w:rsid w:val="00371094"/>
    <w:rsid w:val="003711B0"/>
    <w:rsid w:val="0037144B"/>
    <w:rsid w:val="003716B5"/>
    <w:rsid w:val="00371945"/>
    <w:rsid w:val="00371A66"/>
    <w:rsid w:val="00371C1A"/>
    <w:rsid w:val="00371F5F"/>
    <w:rsid w:val="00371F6A"/>
    <w:rsid w:val="00372555"/>
    <w:rsid w:val="0037286F"/>
    <w:rsid w:val="003728B6"/>
    <w:rsid w:val="00372B9F"/>
    <w:rsid w:val="00372DA0"/>
    <w:rsid w:val="00372F06"/>
    <w:rsid w:val="003731D7"/>
    <w:rsid w:val="0037325A"/>
    <w:rsid w:val="00373529"/>
    <w:rsid w:val="003735AC"/>
    <w:rsid w:val="00373695"/>
    <w:rsid w:val="003738CA"/>
    <w:rsid w:val="00373A20"/>
    <w:rsid w:val="00373ADD"/>
    <w:rsid w:val="00373B45"/>
    <w:rsid w:val="00373F43"/>
    <w:rsid w:val="0037416B"/>
    <w:rsid w:val="00374697"/>
    <w:rsid w:val="00374795"/>
    <w:rsid w:val="003747F1"/>
    <w:rsid w:val="00374FA0"/>
    <w:rsid w:val="00375063"/>
    <w:rsid w:val="003753CA"/>
    <w:rsid w:val="0037545C"/>
    <w:rsid w:val="0037588E"/>
    <w:rsid w:val="003758B6"/>
    <w:rsid w:val="003758C9"/>
    <w:rsid w:val="00375A55"/>
    <w:rsid w:val="00375C28"/>
    <w:rsid w:val="0037605A"/>
    <w:rsid w:val="00376064"/>
    <w:rsid w:val="00376470"/>
    <w:rsid w:val="00376493"/>
    <w:rsid w:val="00376584"/>
    <w:rsid w:val="0037668C"/>
    <w:rsid w:val="003768BA"/>
    <w:rsid w:val="003768D1"/>
    <w:rsid w:val="00376C9D"/>
    <w:rsid w:val="00376E0B"/>
    <w:rsid w:val="00376F6A"/>
    <w:rsid w:val="00377151"/>
    <w:rsid w:val="00377187"/>
    <w:rsid w:val="00377194"/>
    <w:rsid w:val="0037721B"/>
    <w:rsid w:val="00377746"/>
    <w:rsid w:val="00377AB6"/>
    <w:rsid w:val="00377CD2"/>
    <w:rsid w:val="00377D2D"/>
    <w:rsid w:val="00377EC5"/>
    <w:rsid w:val="00380499"/>
    <w:rsid w:val="003805C8"/>
    <w:rsid w:val="003807E5"/>
    <w:rsid w:val="00380965"/>
    <w:rsid w:val="00380A98"/>
    <w:rsid w:val="00380CF0"/>
    <w:rsid w:val="00381131"/>
    <w:rsid w:val="003812BF"/>
    <w:rsid w:val="00381316"/>
    <w:rsid w:val="00381540"/>
    <w:rsid w:val="003815FE"/>
    <w:rsid w:val="00381D30"/>
    <w:rsid w:val="00381E40"/>
    <w:rsid w:val="00381E8D"/>
    <w:rsid w:val="00381F87"/>
    <w:rsid w:val="00382000"/>
    <w:rsid w:val="00382736"/>
    <w:rsid w:val="0038280A"/>
    <w:rsid w:val="003829A0"/>
    <w:rsid w:val="003829DA"/>
    <w:rsid w:val="00382A3E"/>
    <w:rsid w:val="00382DD9"/>
    <w:rsid w:val="00383110"/>
    <w:rsid w:val="003832C2"/>
    <w:rsid w:val="0038333A"/>
    <w:rsid w:val="003833C0"/>
    <w:rsid w:val="003834AE"/>
    <w:rsid w:val="0038351B"/>
    <w:rsid w:val="0038352F"/>
    <w:rsid w:val="00383585"/>
    <w:rsid w:val="00383720"/>
    <w:rsid w:val="00383828"/>
    <w:rsid w:val="0038395E"/>
    <w:rsid w:val="00383D27"/>
    <w:rsid w:val="00383EC5"/>
    <w:rsid w:val="00384456"/>
    <w:rsid w:val="003844E7"/>
    <w:rsid w:val="0038460B"/>
    <w:rsid w:val="00384636"/>
    <w:rsid w:val="00384683"/>
    <w:rsid w:val="0038492D"/>
    <w:rsid w:val="00384AED"/>
    <w:rsid w:val="00384C43"/>
    <w:rsid w:val="00384E2C"/>
    <w:rsid w:val="00385100"/>
    <w:rsid w:val="00385195"/>
    <w:rsid w:val="003858B3"/>
    <w:rsid w:val="00385BD1"/>
    <w:rsid w:val="00385D70"/>
    <w:rsid w:val="00385FFA"/>
    <w:rsid w:val="0038671B"/>
    <w:rsid w:val="00386833"/>
    <w:rsid w:val="003869B6"/>
    <w:rsid w:val="00386A70"/>
    <w:rsid w:val="00386AEB"/>
    <w:rsid w:val="00386C18"/>
    <w:rsid w:val="00386D25"/>
    <w:rsid w:val="00386D7D"/>
    <w:rsid w:val="00386E0F"/>
    <w:rsid w:val="00386E63"/>
    <w:rsid w:val="00387268"/>
    <w:rsid w:val="003874BD"/>
    <w:rsid w:val="00387AFF"/>
    <w:rsid w:val="00387E96"/>
    <w:rsid w:val="0039022F"/>
    <w:rsid w:val="003908D1"/>
    <w:rsid w:val="00390E73"/>
    <w:rsid w:val="00390FED"/>
    <w:rsid w:val="0039105B"/>
    <w:rsid w:val="0039139F"/>
    <w:rsid w:val="0039143D"/>
    <w:rsid w:val="00391B3A"/>
    <w:rsid w:val="00391F31"/>
    <w:rsid w:val="0039202A"/>
    <w:rsid w:val="003920FA"/>
    <w:rsid w:val="00392113"/>
    <w:rsid w:val="00392131"/>
    <w:rsid w:val="00392602"/>
    <w:rsid w:val="003928FB"/>
    <w:rsid w:val="00392A04"/>
    <w:rsid w:val="00392C73"/>
    <w:rsid w:val="00392E72"/>
    <w:rsid w:val="00392E8D"/>
    <w:rsid w:val="00392E9A"/>
    <w:rsid w:val="00392F7B"/>
    <w:rsid w:val="00393285"/>
    <w:rsid w:val="0039330A"/>
    <w:rsid w:val="0039341E"/>
    <w:rsid w:val="0039348E"/>
    <w:rsid w:val="003938E7"/>
    <w:rsid w:val="003938F5"/>
    <w:rsid w:val="00393983"/>
    <w:rsid w:val="00393C6D"/>
    <w:rsid w:val="00394053"/>
    <w:rsid w:val="003942F1"/>
    <w:rsid w:val="00394357"/>
    <w:rsid w:val="003944C1"/>
    <w:rsid w:val="0039457E"/>
    <w:rsid w:val="0039470A"/>
    <w:rsid w:val="00394929"/>
    <w:rsid w:val="003950E5"/>
    <w:rsid w:val="00395307"/>
    <w:rsid w:val="003954CB"/>
    <w:rsid w:val="00395750"/>
    <w:rsid w:val="00395AC8"/>
    <w:rsid w:val="00395B7F"/>
    <w:rsid w:val="00395DD7"/>
    <w:rsid w:val="00396165"/>
    <w:rsid w:val="003962E1"/>
    <w:rsid w:val="003963E6"/>
    <w:rsid w:val="0039646C"/>
    <w:rsid w:val="003964A8"/>
    <w:rsid w:val="003965C2"/>
    <w:rsid w:val="003966E7"/>
    <w:rsid w:val="00396897"/>
    <w:rsid w:val="00396A0E"/>
    <w:rsid w:val="00396CEE"/>
    <w:rsid w:val="00396F40"/>
    <w:rsid w:val="00396FBA"/>
    <w:rsid w:val="0039732E"/>
    <w:rsid w:val="0039736A"/>
    <w:rsid w:val="0039752A"/>
    <w:rsid w:val="00397723"/>
    <w:rsid w:val="00397746"/>
    <w:rsid w:val="0039798C"/>
    <w:rsid w:val="003979CE"/>
    <w:rsid w:val="00397AB8"/>
    <w:rsid w:val="00397C04"/>
    <w:rsid w:val="00397C86"/>
    <w:rsid w:val="00397DB2"/>
    <w:rsid w:val="00397E19"/>
    <w:rsid w:val="00397F23"/>
    <w:rsid w:val="003A0024"/>
    <w:rsid w:val="003A0467"/>
    <w:rsid w:val="003A04E4"/>
    <w:rsid w:val="003A0665"/>
    <w:rsid w:val="003A124F"/>
    <w:rsid w:val="003A133F"/>
    <w:rsid w:val="003A13CF"/>
    <w:rsid w:val="003A142C"/>
    <w:rsid w:val="003A1613"/>
    <w:rsid w:val="003A16CB"/>
    <w:rsid w:val="003A1882"/>
    <w:rsid w:val="003A1895"/>
    <w:rsid w:val="003A226E"/>
    <w:rsid w:val="003A2531"/>
    <w:rsid w:val="003A25C0"/>
    <w:rsid w:val="003A2739"/>
    <w:rsid w:val="003A2B3A"/>
    <w:rsid w:val="003A2C7F"/>
    <w:rsid w:val="003A3003"/>
    <w:rsid w:val="003A30CD"/>
    <w:rsid w:val="003A333C"/>
    <w:rsid w:val="003A34DC"/>
    <w:rsid w:val="003A35C5"/>
    <w:rsid w:val="003A3645"/>
    <w:rsid w:val="003A36AB"/>
    <w:rsid w:val="003A3790"/>
    <w:rsid w:val="003A3ADD"/>
    <w:rsid w:val="003A3C26"/>
    <w:rsid w:val="003A3E1E"/>
    <w:rsid w:val="003A3E7E"/>
    <w:rsid w:val="003A3F00"/>
    <w:rsid w:val="003A4055"/>
    <w:rsid w:val="003A41CA"/>
    <w:rsid w:val="003A424B"/>
    <w:rsid w:val="003A4342"/>
    <w:rsid w:val="003A450D"/>
    <w:rsid w:val="003A4768"/>
    <w:rsid w:val="003A4790"/>
    <w:rsid w:val="003A4B54"/>
    <w:rsid w:val="003A4DC8"/>
    <w:rsid w:val="003A4F2C"/>
    <w:rsid w:val="003A4F35"/>
    <w:rsid w:val="003A5151"/>
    <w:rsid w:val="003A522E"/>
    <w:rsid w:val="003A5332"/>
    <w:rsid w:val="003A5521"/>
    <w:rsid w:val="003A56D9"/>
    <w:rsid w:val="003A5701"/>
    <w:rsid w:val="003A5760"/>
    <w:rsid w:val="003A5905"/>
    <w:rsid w:val="003A5DD6"/>
    <w:rsid w:val="003A5FCE"/>
    <w:rsid w:val="003A62D1"/>
    <w:rsid w:val="003A6392"/>
    <w:rsid w:val="003A646B"/>
    <w:rsid w:val="003A6A2D"/>
    <w:rsid w:val="003A6DAE"/>
    <w:rsid w:val="003A70B6"/>
    <w:rsid w:val="003A7817"/>
    <w:rsid w:val="003A7990"/>
    <w:rsid w:val="003A7AB0"/>
    <w:rsid w:val="003A7B99"/>
    <w:rsid w:val="003A7DD1"/>
    <w:rsid w:val="003B00BA"/>
    <w:rsid w:val="003B02F3"/>
    <w:rsid w:val="003B0661"/>
    <w:rsid w:val="003B0A9B"/>
    <w:rsid w:val="003B0C5D"/>
    <w:rsid w:val="003B0DBB"/>
    <w:rsid w:val="003B0DE4"/>
    <w:rsid w:val="003B0F03"/>
    <w:rsid w:val="003B12D1"/>
    <w:rsid w:val="003B186A"/>
    <w:rsid w:val="003B196F"/>
    <w:rsid w:val="003B1C9F"/>
    <w:rsid w:val="003B1E42"/>
    <w:rsid w:val="003B1E57"/>
    <w:rsid w:val="003B2293"/>
    <w:rsid w:val="003B231D"/>
    <w:rsid w:val="003B24E3"/>
    <w:rsid w:val="003B251E"/>
    <w:rsid w:val="003B255D"/>
    <w:rsid w:val="003B2A4A"/>
    <w:rsid w:val="003B31D8"/>
    <w:rsid w:val="003B32FD"/>
    <w:rsid w:val="003B3370"/>
    <w:rsid w:val="003B35D5"/>
    <w:rsid w:val="003B3609"/>
    <w:rsid w:val="003B3741"/>
    <w:rsid w:val="003B39CE"/>
    <w:rsid w:val="003B3A11"/>
    <w:rsid w:val="003B3A51"/>
    <w:rsid w:val="003B3B91"/>
    <w:rsid w:val="003B3C0B"/>
    <w:rsid w:val="003B3C6F"/>
    <w:rsid w:val="003B3CBD"/>
    <w:rsid w:val="003B3EEC"/>
    <w:rsid w:val="003B3FAC"/>
    <w:rsid w:val="003B3FB0"/>
    <w:rsid w:val="003B4123"/>
    <w:rsid w:val="003B4143"/>
    <w:rsid w:val="003B4410"/>
    <w:rsid w:val="003B44C0"/>
    <w:rsid w:val="003B4611"/>
    <w:rsid w:val="003B4618"/>
    <w:rsid w:val="003B474A"/>
    <w:rsid w:val="003B4C6A"/>
    <w:rsid w:val="003B4F3C"/>
    <w:rsid w:val="003B5033"/>
    <w:rsid w:val="003B55A8"/>
    <w:rsid w:val="003B571A"/>
    <w:rsid w:val="003B5BE6"/>
    <w:rsid w:val="003B5C74"/>
    <w:rsid w:val="003B6134"/>
    <w:rsid w:val="003B6343"/>
    <w:rsid w:val="003B63A7"/>
    <w:rsid w:val="003B6408"/>
    <w:rsid w:val="003B65A5"/>
    <w:rsid w:val="003B67BB"/>
    <w:rsid w:val="003B67EF"/>
    <w:rsid w:val="003B6927"/>
    <w:rsid w:val="003B694C"/>
    <w:rsid w:val="003B71FE"/>
    <w:rsid w:val="003B74BA"/>
    <w:rsid w:val="003B76ED"/>
    <w:rsid w:val="003B77F1"/>
    <w:rsid w:val="003B7D44"/>
    <w:rsid w:val="003B7EF2"/>
    <w:rsid w:val="003B7F40"/>
    <w:rsid w:val="003C0049"/>
    <w:rsid w:val="003C00EB"/>
    <w:rsid w:val="003C021C"/>
    <w:rsid w:val="003C0270"/>
    <w:rsid w:val="003C0294"/>
    <w:rsid w:val="003C0303"/>
    <w:rsid w:val="003C04F4"/>
    <w:rsid w:val="003C0573"/>
    <w:rsid w:val="003C07FE"/>
    <w:rsid w:val="003C0AA5"/>
    <w:rsid w:val="003C1592"/>
    <w:rsid w:val="003C1663"/>
    <w:rsid w:val="003C1703"/>
    <w:rsid w:val="003C1F30"/>
    <w:rsid w:val="003C1FAA"/>
    <w:rsid w:val="003C235B"/>
    <w:rsid w:val="003C25DE"/>
    <w:rsid w:val="003C2850"/>
    <w:rsid w:val="003C28F8"/>
    <w:rsid w:val="003C29AB"/>
    <w:rsid w:val="003C2B0F"/>
    <w:rsid w:val="003C2E59"/>
    <w:rsid w:val="003C2EFB"/>
    <w:rsid w:val="003C3029"/>
    <w:rsid w:val="003C321B"/>
    <w:rsid w:val="003C343E"/>
    <w:rsid w:val="003C418A"/>
    <w:rsid w:val="003C42B0"/>
    <w:rsid w:val="003C4350"/>
    <w:rsid w:val="003C436F"/>
    <w:rsid w:val="003C43C1"/>
    <w:rsid w:val="003C4486"/>
    <w:rsid w:val="003C448F"/>
    <w:rsid w:val="003C4638"/>
    <w:rsid w:val="003C4A24"/>
    <w:rsid w:val="003C4BD8"/>
    <w:rsid w:val="003C4D42"/>
    <w:rsid w:val="003C4DB5"/>
    <w:rsid w:val="003C4DD6"/>
    <w:rsid w:val="003C51A0"/>
    <w:rsid w:val="003C543C"/>
    <w:rsid w:val="003C56CB"/>
    <w:rsid w:val="003C56DC"/>
    <w:rsid w:val="003C599A"/>
    <w:rsid w:val="003C599F"/>
    <w:rsid w:val="003C5A2B"/>
    <w:rsid w:val="003C5A98"/>
    <w:rsid w:val="003C5B9E"/>
    <w:rsid w:val="003C5D4F"/>
    <w:rsid w:val="003C62CB"/>
    <w:rsid w:val="003C670D"/>
    <w:rsid w:val="003C6A80"/>
    <w:rsid w:val="003C6CF2"/>
    <w:rsid w:val="003C6D0A"/>
    <w:rsid w:val="003C6D6A"/>
    <w:rsid w:val="003C6E1D"/>
    <w:rsid w:val="003C6EBA"/>
    <w:rsid w:val="003C6FC8"/>
    <w:rsid w:val="003C70A8"/>
    <w:rsid w:val="003C7711"/>
    <w:rsid w:val="003C7873"/>
    <w:rsid w:val="003C7BA1"/>
    <w:rsid w:val="003C7BAA"/>
    <w:rsid w:val="003C7C9A"/>
    <w:rsid w:val="003C7CF0"/>
    <w:rsid w:val="003D019C"/>
    <w:rsid w:val="003D02B8"/>
    <w:rsid w:val="003D02E5"/>
    <w:rsid w:val="003D0413"/>
    <w:rsid w:val="003D0510"/>
    <w:rsid w:val="003D0731"/>
    <w:rsid w:val="003D085B"/>
    <w:rsid w:val="003D0B4B"/>
    <w:rsid w:val="003D0B93"/>
    <w:rsid w:val="003D0BB1"/>
    <w:rsid w:val="003D1136"/>
    <w:rsid w:val="003D15F4"/>
    <w:rsid w:val="003D1616"/>
    <w:rsid w:val="003D16B0"/>
    <w:rsid w:val="003D17DE"/>
    <w:rsid w:val="003D1833"/>
    <w:rsid w:val="003D192E"/>
    <w:rsid w:val="003D1CFC"/>
    <w:rsid w:val="003D1F15"/>
    <w:rsid w:val="003D224E"/>
    <w:rsid w:val="003D2669"/>
    <w:rsid w:val="003D2B2C"/>
    <w:rsid w:val="003D2B78"/>
    <w:rsid w:val="003D2DF6"/>
    <w:rsid w:val="003D2E72"/>
    <w:rsid w:val="003D3077"/>
    <w:rsid w:val="003D33AF"/>
    <w:rsid w:val="003D3524"/>
    <w:rsid w:val="003D37B8"/>
    <w:rsid w:val="003D387D"/>
    <w:rsid w:val="003D39F7"/>
    <w:rsid w:val="003D3B09"/>
    <w:rsid w:val="003D3D8C"/>
    <w:rsid w:val="003D3F5D"/>
    <w:rsid w:val="003D4009"/>
    <w:rsid w:val="003D41B2"/>
    <w:rsid w:val="003D42DE"/>
    <w:rsid w:val="003D439E"/>
    <w:rsid w:val="003D46A8"/>
    <w:rsid w:val="003D4A99"/>
    <w:rsid w:val="003D4C50"/>
    <w:rsid w:val="003D4F29"/>
    <w:rsid w:val="003D54CE"/>
    <w:rsid w:val="003D56BF"/>
    <w:rsid w:val="003D5783"/>
    <w:rsid w:val="003D58F3"/>
    <w:rsid w:val="003D5D41"/>
    <w:rsid w:val="003D6001"/>
    <w:rsid w:val="003D609B"/>
    <w:rsid w:val="003D619F"/>
    <w:rsid w:val="003D687C"/>
    <w:rsid w:val="003D6C72"/>
    <w:rsid w:val="003D73CE"/>
    <w:rsid w:val="003D76EE"/>
    <w:rsid w:val="003D777B"/>
    <w:rsid w:val="003D77B3"/>
    <w:rsid w:val="003D77DE"/>
    <w:rsid w:val="003D7BCE"/>
    <w:rsid w:val="003D7CDC"/>
    <w:rsid w:val="003D7F97"/>
    <w:rsid w:val="003D7FA9"/>
    <w:rsid w:val="003E01E5"/>
    <w:rsid w:val="003E025E"/>
    <w:rsid w:val="003E034F"/>
    <w:rsid w:val="003E0362"/>
    <w:rsid w:val="003E08CF"/>
    <w:rsid w:val="003E0A1C"/>
    <w:rsid w:val="003E1038"/>
    <w:rsid w:val="003E105E"/>
    <w:rsid w:val="003E1834"/>
    <w:rsid w:val="003E184E"/>
    <w:rsid w:val="003E1B8E"/>
    <w:rsid w:val="003E1BC3"/>
    <w:rsid w:val="003E1D50"/>
    <w:rsid w:val="003E243A"/>
    <w:rsid w:val="003E27BB"/>
    <w:rsid w:val="003E2BA6"/>
    <w:rsid w:val="003E2CCD"/>
    <w:rsid w:val="003E2EE0"/>
    <w:rsid w:val="003E3435"/>
    <w:rsid w:val="003E3B10"/>
    <w:rsid w:val="003E3F18"/>
    <w:rsid w:val="003E416C"/>
    <w:rsid w:val="003E4385"/>
    <w:rsid w:val="003E444A"/>
    <w:rsid w:val="003E45C8"/>
    <w:rsid w:val="003E4743"/>
    <w:rsid w:val="003E4758"/>
    <w:rsid w:val="003E4B8D"/>
    <w:rsid w:val="003E4C94"/>
    <w:rsid w:val="003E4EBB"/>
    <w:rsid w:val="003E5288"/>
    <w:rsid w:val="003E5319"/>
    <w:rsid w:val="003E54BA"/>
    <w:rsid w:val="003E56C2"/>
    <w:rsid w:val="003E56DD"/>
    <w:rsid w:val="003E592D"/>
    <w:rsid w:val="003E5CD5"/>
    <w:rsid w:val="003E5EA2"/>
    <w:rsid w:val="003E64F3"/>
    <w:rsid w:val="003E69D1"/>
    <w:rsid w:val="003E6A0E"/>
    <w:rsid w:val="003E6AC2"/>
    <w:rsid w:val="003E6E38"/>
    <w:rsid w:val="003E6FA7"/>
    <w:rsid w:val="003E706B"/>
    <w:rsid w:val="003E718C"/>
    <w:rsid w:val="003E72F8"/>
    <w:rsid w:val="003E7351"/>
    <w:rsid w:val="003E73FF"/>
    <w:rsid w:val="003E7429"/>
    <w:rsid w:val="003E7B37"/>
    <w:rsid w:val="003E7D95"/>
    <w:rsid w:val="003F01A5"/>
    <w:rsid w:val="003F0237"/>
    <w:rsid w:val="003F0238"/>
    <w:rsid w:val="003F0286"/>
    <w:rsid w:val="003F0463"/>
    <w:rsid w:val="003F0487"/>
    <w:rsid w:val="003F05E1"/>
    <w:rsid w:val="003F05F3"/>
    <w:rsid w:val="003F0621"/>
    <w:rsid w:val="003F070C"/>
    <w:rsid w:val="003F08A7"/>
    <w:rsid w:val="003F0CEB"/>
    <w:rsid w:val="003F1087"/>
    <w:rsid w:val="003F124E"/>
    <w:rsid w:val="003F1261"/>
    <w:rsid w:val="003F126A"/>
    <w:rsid w:val="003F14CF"/>
    <w:rsid w:val="003F1509"/>
    <w:rsid w:val="003F1794"/>
    <w:rsid w:val="003F1D4E"/>
    <w:rsid w:val="003F1DA4"/>
    <w:rsid w:val="003F1F7B"/>
    <w:rsid w:val="003F2087"/>
    <w:rsid w:val="003F23E0"/>
    <w:rsid w:val="003F2439"/>
    <w:rsid w:val="003F2613"/>
    <w:rsid w:val="003F26D7"/>
    <w:rsid w:val="003F2A37"/>
    <w:rsid w:val="003F2A70"/>
    <w:rsid w:val="003F2ABC"/>
    <w:rsid w:val="003F2BC8"/>
    <w:rsid w:val="003F2CCC"/>
    <w:rsid w:val="003F31A7"/>
    <w:rsid w:val="003F3436"/>
    <w:rsid w:val="003F3686"/>
    <w:rsid w:val="003F39CD"/>
    <w:rsid w:val="003F3B9C"/>
    <w:rsid w:val="003F3BAD"/>
    <w:rsid w:val="003F3C59"/>
    <w:rsid w:val="003F3CB3"/>
    <w:rsid w:val="003F3D0C"/>
    <w:rsid w:val="003F3EBE"/>
    <w:rsid w:val="003F4688"/>
    <w:rsid w:val="003F46AD"/>
    <w:rsid w:val="003F4725"/>
    <w:rsid w:val="003F4920"/>
    <w:rsid w:val="003F493E"/>
    <w:rsid w:val="003F4A55"/>
    <w:rsid w:val="003F4F37"/>
    <w:rsid w:val="003F529F"/>
    <w:rsid w:val="003F542A"/>
    <w:rsid w:val="003F54D8"/>
    <w:rsid w:val="003F54E9"/>
    <w:rsid w:val="003F5524"/>
    <w:rsid w:val="003F56CC"/>
    <w:rsid w:val="003F56CF"/>
    <w:rsid w:val="003F57D8"/>
    <w:rsid w:val="003F5B04"/>
    <w:rsid w:val="003F5B57"/>
    <w:rsid w:val="003F5C3B"/>
    <w:rsid w:val="003F5CC7"/>
    <w:rsid w:val="003F5D03"/>
    <w:rsid w:val="003F5D60"/>
    <w:rsid w:val="003F5FED"/>
    <w:rsid w:val="003F604A"/>
    <w:rsid w:val="003F62F5"/>
    <w:rsid w:val="003F68A1"/>
    <w:rsid w:val="003F6D2C"/>
    <w:rsid w:val="003F6F2D"/>
    <w:rsid w:val="003F6FD4"/>
    <w:rsid w:val="003F71BC"/>
    <w:rsid w:val="003F72CC"/>
    <w:rsid w:val="003F72D8"/>
    <w:rsid w:val="003F7470"/>
    <w:rsid w:val="003F77C7"/>
    <w:rsid w:val="003F7929"/>
    <w:rsid w:val="003F7C28"/>
    <w:rsid w:val="003F7F10"/>
    <w:rsid w:val="00400068"/>
    <w:rsid w:val="00400073"/>
    <w:rsid w:val="004001F6"/>
    <w:rsid w:val="0040031E"/>
    <w:rsid w:val="004003FC"/>
    <w:rsid w:val="0040082D"/>
    <w:rsid w:val="00400D04"/>
    <w:rsid w:val="00400DC4"/>
    <w:rsid w:val="00401297"/>
    <w:rsid w:val="004012A3"/>
    <w:rsid w:val="004012BD"/>
    <w:rsid w:val="004012FB"/>
    <w:rsid w:val="00401323"/>
    <w:rsid w:val="004013D1"/>
    <w:rsid w:val="004018A7"/>
    <w:rsid w:val="00401930"/>
    <w:rsid w:val="004022A0"/>
    <w:rsid w:val="004023F5"/>
    <w:rsid w:val="004024FB"/>
    <w:rsid w:val="00402533"/>
    <w:rsid w:val="004026FB"/>
    <w:rsid w:val="0040274A"/>
    <w:rsid w:val="00402A1F"/>
    <w:rsid w:val="00402B74"/>
    <w:rsid w:val="00402D2F"/>
    <w:rsid w:val="00402D4D"/>
    <w:rsid w:val="00402E2A"/>
    <w:rsid w:val="0040301C"/>
    <w:rsid w:val="004030BD"/>
    <w:rsid w:val="00403237"/>
    <w:rsid w:val="0040330A"/>
    <w:rsid w:val="00403391"/>
    <w:rsid w:val="0040339A"/>
    <w:rsid w:val="0040346E"/>
    <w:rsid w:val="00403521"/>
    <w:rsid w:val="0040364A"/>
    <w:rsid w:val="004039FB"/>
    <w:rsid w:val="00403C5C"/>
    <w:rsid w:val="00403E86"/>
    <w:rsid w:val="00404357"/>
    <w:rsid w:val="00404915"/>
    <w:rsid w:val="00404AD2"/>
    <w:rsid w:val="00404AD5"/>
    <w:rsid w:val="00404D02"/>
    <w:rsid w:val="00404D60"/>
    <w:rsid w:val="00404E38"/>
    <w:rsid w:val="0040566D"/>
    <w:rsid w:val="004059D8"/>
    <w:rsid w:val="00405CD1"/>
    <w:rsid w:val="00405CFF"/>
    <w:rsid w:val="00405EE5"/>
    <w:rsid w:val="00405F48"/>
    <w:rsid w:val="00405FF7"/>
    <w:rsid w:val="004063F2"/>
    <w:rsid w:val="00406462"/>
    <w:rsid w:val="0040651A"/>
    <w:rsid w:val="004068CB"/>
    <w:rsid w:val="004068DC"/>
    <w:rsid w:val="00406C87"/>
    <w:rsid w:val="00407048"/>
    <w:rsid w:val="00407068"/>
    <w:rsid w:val="0040731B"/>
    <w:rsid w:val="004075A1"/>
    <w:rsid w:val="00407702"/>
    <w:rsid w:val="00407A69"/>
    <w:rsid w:val="00407B06"/>
    <w:rsid w:val="00407E04"/>
    <w:rsid w:val="00407E35"/>
    <w:rsid w:val="0041009F"/>
    <w:rsid w:val="00410130"/>
    <w:rsid w:val="00410251"/>
    <w:rsid w:val="004102CD"/>
    <w:rsid w:val="004106A8"/>
    <w:rsid w:val="0041072E"/>
    <w:rsid w:val="00410866"/>
    <w:rsid w:val="0041102A"/>
    <w:rsid w:val="004110FE"/>
    <w:rsid w:val="00411213"/>
    <w:rsid w:val="0041123E"/>
    <w:rsid w:val="004112A8"/>
    <w:rsid w:val="00411475"/>
    <w:rsid w:val="00411539"/>
    <w:rsid w:val="00411626"/>
    <w:rsid w:val="00411749"/>
    <w:rsid w:val="0041178C"/>
    <w:rsid w:val="004117E6"/>
    <w:rsid w:val="00411A1D"/>
    <w:rsid w:val="00412344"/>
    <w:rsid w:val="004124FF"/>
    <w:rsid w:val="0041262E"/>
    <w:rsid w:val="0041270B"/>
    <w:rsid w:val="00412BAC"/>
    <w:rsid w:val="0041305B"/>
    <w:rsid w:val="004131A0"/>
    <w:rsid w:val="004132CD"/>
    <w:rsid w:val="00413465"/>
    <w:rsid w:val="004134AD"/>
    <w:rsid w:val="004135F5"/>
    <w:rsid w:val="0041373F"/>
    <w:rsid w:val="0041378B"/>
    <w:rsid w:val="00413AC9"/>
    <w:rsid w:val="00413C94"/>
    <w:rsid w:val="00413D33"/>
    <w:rsid w:val="00413D4C"/>
    <w:rsid w:val="00413E8C"/>
    <w:rsid w:val="00413F97"/>
    <w:rsid w:val="004141B0"/>
    <w:rsid w:val="00414213"/>
    <w:rsid w:val="004142E0"/>
    <w:rsid w:val="00414366"/>
    <w:rsid w:val="0041441A"/>
    <w:rsid w:val="00414709"/>
    <w:rsid w:val="00414734"/>
    <w:rsid w:val="004149CA"/>
    <w:rsid w:val="00414B59"/>
    <w:rsid w:val="00414C2C"/>
    <w:rsid w:val="00414CF6"/>
    <w:rsid w:val="00414E27"/>
    <w:rsid w:val="00415012"/>
    <w:rsid w:val="0041519D"/>
    <w:rsid w:val="00415959"/>
    <w:rsid w:val="00415AC1"/>
    <w:rsid w:val="00416097"/>
    <w:rsid w:val="0041641C"/>
    <w:rsid w:val="0041674D"/>
    <w:rsid w:val="00416AEC"/>
    <w:rsid w:val="004170E8"/>
    <w:rsid w:val="00417120"/>
    <w:rsid w:val="0041726A"/>
    <w:rsid w:val="0041730C"/>
    <w:rsid w:val="00417385"/>
    <w:rsid w:val="004174EC"/>
    <w:rsid w:val="004175A5"/>
    <w:rsid w:val="00417610"/>
    <w:rsid w:val="00417A81"/>
    <w:rsid w:val="00417C32"/>
    <w:rsid w:val="00417DCE"/>
    <w:rsid w:val="00417E71"/>
    <w:rsid w:val="004200D0"/>
    <w:rsid w:val="00420424"/>
    <w:rsid w:val="00420444"/>
    <w:rsid w:val="004204C1"/>
    <w:rsid w:val="00420594"/>
    <w:rsid w:val="00420720"/>
    <w:rsid w:val="0042087C"/>
    <w:rsid w:val="00420963"/>
    <w:rsid w:val="00420BE6"/>
    <w:rsid w:val="00420D23"/>
    <w:rsid w:val="00420D67"/>
    <w:rsid w:val="00420F1F"/>
    <w:rsid w:val="0042117B"/>
    <w:rsid w:val="00421849"/>
    <w:rsid w:val="00421AB8"/>
    <w:rsid w:val="00421B21"/>
    <w:rsid w:val="00421C27"/>
    <w:rsid w:val="00421CA8"/>
    <w:rsid w:val="00421D8B"/>
    <w:rsid w:val="00421F76"/>
    <w:rsid w:val="0042215D"/>
    <w:rsid w:val="004222D6"/>
    <w:rsid w:val="004222EC"/>
    <w:rsid w:val="0042242C"/>
    <w:rsid w:val="004224F2"/>
    <w:rsid w:val="004226EB"/>
    <w:rsid w:val="004228C1"/>
    <w:rsid w:val="004228DD"/>
    <w:rsid w:val="004230DE"/>
    <w:rsid w:val="0042311C"/>
    <w:rsid w:val="00423443"/>
    <w:rsid w:val="0042359B"/>
    <w:rsid w:val="00423697"/>
    <w:rsid w:val="00423EF4"/>
    <w:rsid w:val="00423F26"/>
    <w:rsid w:val="00423F5E"/>
    <w:rsid w:val="00424002"/>
    <w:rsid w:val="00424133"/>
    <w:rsid w:val="00424191"/>
    <w:rsid w:val="00424BA2"/>
    <w:rsid w:val="00424D9C"/>
    <w:rsid w:val="00424ED7"/>
    <w:rsid w:val="00424F0A"/>
    <w:rsid w:val="00425196"/>
    <w:rsid w:val="00425450"/>
    <w:rsid w:val="004254C7"/>
    <w:rsid w:val="0042563A"/>
    <w:rsid w:val="004256EE"/>
    <w:rsid w:val="0042583F"/>
    <w:rsid w:val="00425AE8"/>
    <w:rsid w:val="00425AFF"/>
    <w:rsid w:val="00425B4A"/>
    <w:rsid w:val="00425D4C"/>
    <w:rsid w:val="00425E77"/>
    <w:rsid w:val="00425E8A"/>
    <w:rsid w:val="00425E90"/>
    <w:rsid w:val="00425F3A"/>
    <w:rsid w:val="00425F53"/>
    <w:rsid w:val="0042603E"/>
    <w:rsid w:val="00426179"/>
    <w:rsid w:val="004262EC"/>
    <w:rsid w:val="004263C3"/>
    <w:rsid w:val="004263ED"/>
    <w:rsid w:val="004263F8"/>
    <w:rsid w:val="00426A77"/>
    <w:rsid w:val="00426EE9"/>
    <w:rsid w:val="004270A8"/>
    <w:rsid w:val="0042727B"/>
    <w:rsid w:val="004273CD"/>
    <w:rsid w:val="004273D4"/>
    <w:rsid w:val="004275B9"/>
    <w:rsid w:val="00427642"/>
    <w:rsid w:val="00427946"/>
    <w:rsid w:val="00427BDF"/>
    <w:rsid w:val="00427C42"/>
    <w:rsid w:val="004304F7"/>
    <w:rsid w:val="00430525"/>
    <w:rsid w:val="00430590"/>
    <w:rsid w:val="00430631"/>
    <w:rsid w:val="0043065D"/>
    <w:rsid w:val="0043078A"/>
    <w:rsid w:val="004307A9"/>
    <w:rsid w:val="00430A58"/>
    <w:rsid w:val="00430B1B"/>
    <w:rsid w:val="00430B44"/>
    <w:rsid w:val="00430C5F"/>
    <w:rsid w:val="004310D1"/>
    <w:rsid w:val="0043134D"/>
    <w:rsid w:val="0043135F"/>
    <w:rsid w:val="004313E3"/>
    <w:rsid w:val="004315AE"/>
    <w:rsid w:val="00431A84"/>
    <w:rsid w:val="00431AD4"/>
    <w:rsid w:val="00431AFB"/>
    <w:rsid w:val="00431B51"/>
    <w:rsid w:val="00431C8B"/>
    <w:rsid w:val="00431CB2"/>
    <w:rsid w:val="00431D56"/>
    <w:rsid w:val="00431DB4"/>
    <w:rsid w:val="004325CC"/>
    <w:rsid w:val="00432AD1"/>
    <w:rsid w:val="00432EB4"/>
    <w:rsid w:val="00433042"/>
    <w:rsid w:val="00433068"/>
    <w:rsid w:val="00433253"/>
    <w:rsid w:val="004335EB"/>
    <w:rsid w:val="004337A5"/>
    <w:rsid w:val="00433851"/>
    <w:rsid w:val="004339FF"/>
    <w:rsid w:val="00433C4B"/>
    <w:rsid w:val="00433CD3"/>
    <w:rsid w:val="00433D3B"/>
    <w:rsid w:val="00433E39"/>
    <w:rsid w:val="00433E5C"/>
    <w:rsid w:val="00434579"/>
    <w:rsid w:val="00434620"/>
    <w:rsid w:val="0043469C"/>
    <w:rsid w:val="00434786"/>
    <w:rsid w:val="00434804"/>
    <w:rsid w:val="00434C0F"/>
    <w:rsid w:val="00434CAF"/>
    <w:rsid w:val="00434CF6"/>
    <w:rsid w:val="00435176"/>
    <w:rsid w:val="004351D0"/>
    <w:rsid w:val="00435216"/>
    <w:rsid w:val="004352E0"/>
    <w:rsid w:val="004355A9"/>
    <w:rsid w:val="004356AE"/>
    <w:rsid w:val="00435C53"/>
    <w:rsid w:val="00435DE5"/>
    <w:rsid w:val="00435FAD"/>
    <w:rsid w:val="00436346"/>
    <w:rsid w:val="004363EA"/>
    <w:rsid w:val="00436595"/>
    <w:rsid w:val="004365BF"/>
    <w:rsid w:val="004365DF"/>
    <w:rsid w:val="00436892"/>
    <w:rsid w:val="00436F15"/>
    <w:rsid w:val="0043702B"/>
    <w:rsid w:val="00437259"/>
    <w:rsid w:val="00437265"/>
    <w:rsid w:val="00437464"/>
    <w:rsid w:val="004375B4"/>
    <w:rsid w:val="00437686"/>
    <w:rsid w:val="00437728"/>
    <w:rsid w:val="0043773E"/>
    <w:rsid w:val="00437876"/>
    <w:rsid w:val="00437A3B"/>
    <w:rsid w:val="00437A94"/>
    <w:rsid w:val="00437C81"/>
    <w:rsid w:val="00437D71"/>
    <w:rsid w:val="00437DA0"/>
    <w:rsid w:val="00437E40"/>
    <w:rsid w:val="00437E74"/>
    <w:rsid w:val="00437FFB"/>
    <w:rsid w:val="00440375"/>
    <w:rsid w:val="004406B0"/>
    <w:rsid w:val="004407CE"/>
    <w:rsid w:val="00440A90"/>
    <w:rsid w:val="00440AD9"/>
    <w:rsid w:val="00440FB2"/>
    <w:rsid w:val="004414BD"/>
    <w:rsid w:val="0044161E"/>
    <w:rsid w:val="00441730"/>
    <w:rsid w:val="004419D3"/>
    <w:rsid w:val="00441BF7"/>
    <w:rsid w:val="00442177"/>
    <w:rsid w:val="00442196"/>
    <w:rsid w:val="004422FD"/>
    <w:rsid w:val="0044236F"/>
    <w:rsid w:val="004425DC"/>
    <w:rsid w:val="004428E4"/>
    <w:rsid w:val="00442D7F"/>
    <w:rsid w:val="00442E05"/>
    <w:rsid w:val="004431A1"/>
    <w:rsid w:val="004432D5"/>
    <w:rsid w:val="00443432"/>
    <w:rsid w:val="004435FA"/>
    <w:rsid w:val="00443822"/>
    <w:rsid w:val="004439B6"/>
    <w:rsid w:val="00443AC1"/>
    <w:rsid w:val="00443C54"/>
    <w:rsid w:val="00443CDD"/>
    <w:rsid w:val="00443EAA"/>
    <w:rsid w:val="00444159"/>
    <w:rsid w:val="00444264"/>
    <w:rsid w:val="00444588"/>
    <w:rsid w:val="00444A2A"/>
    <w:rsid w:val="00444E0C"/>
    <w:rsid w:val="00444F9B"/>
    <w:rsid w:val="004451DE"/>
    <w:rsid w:val="00445201"/>
    <w:rsid w:val="004455AB"/>
    <w:rsid w:val="00445669"/>
    <w:rsid w:val="00445B21"/>
    <w:rsid w:val="00445C82"/>
    <w:rsid w:val="00445CAF"/>
    <w:rsid w:val="00446245"/>
    <w:rsid w:val="004463EE"/>
    <w:rsid w:val="0044651D"/>
    <w:rsid w:val="00446542"/>
    <w:rsid w:val="00446795"/>
    <w:rsid w:val="004468B2"/>
    <w:rsid w:val="0044690A"/>
    <w:rsid w:val="00446BC4"/>
    <w:rsid w:val="00446C7A"/>
    <w:rsid w:val="00446D8E"/>
    <w:rsid w:val="00447011"/>
    <w:rsid w:val="004475B9"/>
    <w:rsid w:val="004476C3"/>
    <w:rsid w:val="00447CAA"/>
    <w:rsid w:val="00447DC4"/>
    <w:rsid w:val="0045001B"/>
    <w:rsid w:val="004500D1"/>
    <w:rsid w:val="004506EE"/>
    <w:rsid w:val="00450ACC"/>
    <w:rsid w:val="00450C76"/>
    <w:rsid w:val="0045100E"/>
    <w:rsid w:val="004513C9"/>
    <w:rsid w:val="00451443"/>
    <w:rsid w:val="004515E1"/>
    <w:rsid w:val="0045191D"/>
    <w:rsid w:val="00451C05"/>
    <w:rsid w:val="004523CC"/>
    <w:rsid w:val="004527E6"/>
    <w:rsid w:val="00452E17"/>
    <w:rsid w:val="00453054"/>
    <w:rsid w:val="004532DC"/>
    <w:rsid w:val="004533D4"/>
    <w:rsid w:val="00453616"/>
    <w:rsid w:val="004539D7"/>
    <w:rsid w:val="00453B8C"/>
    <w:rsid w:val="00453C9A"/>
    <w:rsid w:val="00453D0C"/>
    <w:rsid w:val="00453E67"/>
    <w:rsid w:val="00453FFF"/>
    <w:rsid w:val="004540B8"/>
    <w:rsid w:val="0045431B"/>
    <w:rsid w:val="004543D7"/>
    <w:rsid w:val="004543FB"/>
    <w:rsid w:val="00454762"/>
    <w:rsid w:val="0045477D"/>
    <w:rsid w:val="00454785"/>
    <w:rsid w:val="00454931"/>
    <w:rsid w:val="00454A86"/>
    <w:rsid w:val="00454EAD"/>
    <w:rsid w:val="004553C6"/>
    <w:rsid w:val="00455430"/>
    <w:rsid w:val="0045553C"/>
    <w:rsid w:val="004556C9"/>
    <w:rsid w:val="0045589C"/>
    <w:rsid w:val="00455CFD"/>
    <w:rsid w:val="00455D48"/>
    <w:rsid w:val="00455F75"/>
    <w:rsid w:val="00455FE0"/>
    <w:rsid w:val="00456024"/>
    <w:rsid w:val="004562A3"/>
    <w:rsid w:val="0045665C"/>
    <w:rsid w:val="004568EB"/>
    <w:rsid w:val="00456929"/>
    <w:rsid w:val="00456AB5"/>
    <w:rsid w:val="00456B30"/>
    <w:rsid w:val="00456C5D"/>
    <w:rsid w:val="004572C1"/>
    <w:rsid w:val="004572E0"/>
    <w:rsid w:val="004572E5"/>
    <w:rsid w:val="00457D4F"/>
    <w:rsid w:val="00457ED5"/>
    <w:rsid w:val="00457FA7"/>
    <w:rsid w:val="00460207"/>
    <w:rsid w:val="0046035E"/>
    <w:rsid w:val="004603D0"/>
    <w:rsid w:val="00460400"/>
    <w:rsid w:val="00460617"/>
    <w:rsid w:val="004606D9"/>
    <w:rsid w:val="004609EB"/>
    <w:rsid w:val="00460BBE"/>
    <w:rsid w:val="00460D1F"/>
    <w:rsid w:val="00460D44"/>
    <w:rsid w:val="00460DCA"/>
    <w:rsid w:val="00460E05"/>
    <w:rsid w:val="00460FA9"/>
    <w:rsid w:val="00461040"/>
    <w:rsid w:val="004610A3"/>
    <w:rsid w:val="00461265"/>
    <w:rsid w:val="0046190E"/>
    <w:rsid w:val="00461920"/>
    <w:rsid w:val="00461B6D"/>
    <w:rsid w:val="00461B7C"/>
    <w:rsid w:val="00461B86"/>
    <w:rsid w:val="00461C49"/>
    <w:rsid w:val="00461CCD"/>
    <w:rsid w:val="00461DB3"/>
    <w:rsid w:val="0046202B"/>
    <w:rsid w:val="0046203F"/>
    <w:rsid w:val="00462077"/>
    <w:rsid w:val="00462500"/>
    <w:rsid w:val="00462AAF"/>
    <w:rsid w:val="00462BB0"/>
    <w:rsid w:val="00462EAD"/>
    <w:rsid w:val="00462FBE"/>
    <w:rsid w:val="00463397"/>
    <w:rsid w:val="004633B8"/>
    <w:rsid w:val="004633DF"/>
    <w:rsid w:val="00463405"/>
    <w:rsid w:val="00463582"/>
    <w:rsid w:val="00463671"/>
    <w:rsid w:val="0046382D"/>
    <w:rsid w:val="004639E0"/>
    <w:rsid w:val="00463C4E"/>
    <w:rsid w:val="00463D54"/>
    <w:rsid w:val="00463E2C"/>
    <w:rsid w:val="00464342"/>
    <w:rsid w:val="004645A9"/>
    <w:rsid w:val="00464872"/>
    <w:rsid w:val="00464AFD"/>
    <w:rsid w:val="00464C59"/>
    <w:rsid w:val="00464F14"/>
    <w:rsid w:val="00465033"/>
    <w:rsid w:val="00465093"/>
    <w:rsid w:val="00465547"/>
    <w:rsid w:val="00465966"/>
    <w:rsid w:val="00465B6D"/>
    <w:rsid w:val="00465CC7"/>
    <w:rsid w:val="00465D24"/>
    <w:rsid w:val="00465E34"/>
    <w:rsid w:val="0046636F"/>
    <w:rsid w:val="0046642C"/>
    <w:rsid w:val="00466A97"/>
    <w:rsid w:val="00466AFB"/>
    <w:rsid w:val="00466DE5"/>
    <w:rsid w:val="00466E88"/>
    <w:rsid w:val="00466F28"/>
    <w:rsid w:val="00466F52"/>
    <w:rsid w:val="00467085"/>
    <w:rsid w:val="004670CC"/>
    <w:rsid w:val="00467267"/>
    <w:rsid w:val="00467306"/>
    <w:rsid w:val="0046746E"/>
    <w:rsid w:val="00467616"/>
    <w:rsid w:val="00467704"/>
    <w:rsid w:val="0046781E"/>
    <w:rsid w:val="004678A7"/>
    <w:rsid w:val="0046792F"/>
    <w:rsid w:val="00467BD2"/>
    <w:rsid w:val="00467CFF"/>
    <w:rsid w:val="00467F86"/>
    <w:rsid w:val="00467FC3"/>
    <w:rsid w:val="00470006"/>
    <w:rsid w:val="00470172"/>
    <w:rsid w:val="0047026A"/>
    <w:rsid w:val="004702FE"/>
    <w:rsid w:val="0047037A"/>
    <w:rsid w:val="004708F8"/>
    <w:rsid w:val="0047096E"/>
    <w:rsid w:val="00470C1B"/>
    <w:rsid w:val="00470C59"/>
    <w:rsid w:val="004710C6"/>
    <w:rsid w:val="0047110F"/>
    <w:rsid w:val="004711A7"/>
    <w:rsid w:val="004712C2"/>
    <w:rsid w:val="0047136E"/>
    <w:rsid w:val="00471461"/>
    <w:rsid w:val="0047148C"/>
    <w:rsid w:val="004714AA"/>
    <w:rsid w:val="00471551"/>
    <w:rsid w:val="0047159C"/>
    <w:rsid w:val="004716F7"/>
    <w:rsid w:val="00471EF3"/>
    <w:rsid w:val="004722AC"/>
    <w:rsid w:val="004722B6"/>
    <w:rsid w:val="00472698"/>
    <w:rsid w:val="004727F7"/>
    <w:rsid w:val="00472CD9"/>
    <w:rsid w:val="00472E87"/>
    <w:rsid w:val="00472ED7"/>
    <w:rsid w:val="004730E9"/>
    <w:rsid w:val="00473204"/>
    <w:rsid w:val="0047336D"/>
    <w:rsid w:val="0047338C"/>
    <w:rsid w:val="00473489"/>
    <w:rsid w:val="004735C3"/>
    <w:rsid w:val="00473639"/>
    <w:rsid w:val="004737C5"/>
    <w:rsid w:val="004737E5"/>
    <w:rsid w:val="00473AF8"/>
    <w:rsid w:val="00473B55"/>
    <w:rsid w:val="00473FDD"/>
    <w:rsid w:val="004741B2"/>
    <w:rsid w:val="004742CE"/>
    <w:rsid w:val="00474436"/>
    <w:rsid w:val="0047444F"/>
    <w:rsid w:val="00474674"/>
    <w:rsid w:val="004749E8"/>
    <w:rsid w:val="00474A8C"/>
    <w:rsid w:val="00474DE1"/>
    <w:rsid w:val="00474EAF"/>
    <w:rsid w:val="004751F2"/>
    <w:rsid w:val="004753B2"/>
    <w:rsid w:val="00475A2B"/>
    <w:rsid w:val="00475A6B"/>
    <w:rsid w:val="00475CB3"/>
    <w:rsid w:val="004760AB"/>
    <w:rsid w:val="00476160"/>
    <w:rsid w:val="00476279"/>
    <w:rsid w:val="00476536"/>
    <w:rsid w:val="004767F3"/>
    <w:rsid w:val="00476813"/>
    <w:rsid w:val="004769AA"/>
    <w:rsid w:val="00476CD9"/>
    <w:rsid w:val="00476EBE"/>
    <w:rsid w:val="00476F30"/>
    <w:rsid w:val="0047710B"/>
    <w:rsid w:val="0047716E"/>
    <w:rsid w:val="004771E9"/>
    <w:rsid w:val="00477725"/>
    <w:rsid w:val="0047777C"/>
    <w:rsid w:val="00477D53"/>
    <w:rsid w:val="00477D82"/>
    <w:rsid w:val="00480079"/>
    <w:rsid w:val="004800B8"/>
    <w:rsid w:val="004800E3"/>
    <w:rsid w:val="00480188"/>
    <w:rsid w:val="004805A5"/>
    <w:rsid w:val="004808B3"/>
    <w:rsid w:val="00480998"/>
    <w:rsid w:val="00480BE0"/>
    <w:rsid w:val="00480C5A"/>
    <w:rsid w:val="00480F7D"/>
    <w:rsid w:val="00481464"/>
    <w:rsid w:val="00481575"/>
    <w:rsid w:val="00481632"/>
    <w:rsid w:val="004817AB"/>
    <w:rsid w:val="004819A7"/>
    <w:rsid w:val="00481C53"/>
    <w:rsid w:val="00481CC2"/>
    <w:rsid w:val="00481DF7"/>
    <w:rsid w:val="00482002"/>
    <w:rsid w:val="0048212A"/>
    <w:rsid w:val="0048214F"/>
    <w:rsid w:val="0048233A"/>
    <w:rsid w:val="00482424"/>
    <w:rsid w:val="004824C3"/>
    <w:rsid w:val="00482630"/>
    <w:rsid w:val="004827A5"/>
    <w:rsid w:val="00482A0D"/>
    <w:rsid w:val="00482A30"/>
    <w:rsid w:val="00482C1F"/>
    <w:rsid w:val="00482D3E"/>
    <w:rsid w:val="00483000"/>
    <w:rsid w:val="0048314F"/>
    <w:rsid w:val="0048331E"/>
    <w:rsid w:val="00483380"/>
    <w:rsid w:val="004834F3"/>
    <w:rsid w:val="00483749"/>
    <w:rsid w:val="004837EF"/>
    <w:rsid w:val="00483E1D"/>
    <w:rsid w:val="00483E5F"/>
    <w:rsid w:val="00484005"/>
    <w:rsid w:val="0048404E"/>
    <w:rsid w:val="004840C9"/>
    <w:rsid w:val="004840F3"/>
    <w:rsid w:val="00484374"/>
    <w:rsid w:val="00484606"/>
    <w:rsid w:val="00484A06"/>
    <w:rsid w:val="00484C12"/>
    <w:rsid w:val="00484E55"/>
    <w:rsid w:val="00484F8E"/>
    <w:rsid w:val="00484F9B"/>
    <w:rsid w:val="004850AA"/>
    <w:rsid w:val="004850F2"/>
    <w:rsid w:val="004852DB"/>
    <w:rsid w:val="004853FA"/>
    <w:rsid w:val="004856E2"/>
    <w:rsid w:val="004857EB"/>
    <w:rsid w:val="0048587B"/>
    <w:rsid w:val="004859B6"/>
    <w:rsid w:val="004859FD"/>
    <w:rsid w:val="00485A29"/>
    <w:rsid w:val="00485D87"/>
    <w:rsid w:val="00485E8B"/>
    <w:rsid w:val="00485F2B"/>
    <w:rsid w:val="004862F2"/>
    <w:rsid w:val="004864C0"/>
    <w:rsid w:val="0048657A"/>
    <w:rsid w:val="0048695C"/>
    <w:rsid w:val="00486B46"/>
    <w:rsid w:val="00486D9A"/>
    <w:rsid w:val="0048712C"/>
    <w:rsid w:val="00487286"/>
    <w:rsid w:val="004872A8"/>
    <w:rsid w:val="00487432"/>
    <w:rsid w:val="00487565"/>
    <w:rsid w:val="0048757D"/>
    <w:rsid w:val="00487671"/>
    <w:rsid w:val="00487770"/>
    <w:rsid w:val="004879C7"/>
    <w:rsid w:val="00487A57"/>
    <w:rsid w:val="00487B68"/>
    <w:rsid w:val="00487E48"/>
    <w:rsid w:val="00487F58"/>
    <w:rsid w:val="00487F6D"/>
    <w:rsid w:val="00487F88"/>
    <w:rsid w:val="004902BF"/>
    <w:rsid w:val="00490421"/>
    <w:rsid w:val="0049062E"/>
    <w:rsid w:val="00490D81"/>
    <w:rsid w:val="004912A2"/>
    <w:rsid w:val="004912D2"/>
    <w:rsid w:val="004914AC"/>
    <w:rsid w:val="004916AF"/>
    <w:rsid w:val="00491C6B"/>
    <w:rsid w:val="00491DC9"/>
    <w:rsid w:val="00491E39"/>
    <w:rsid w:val="004920DA"/>
    <w:rsid w:val="0049244E"/>
    <w:rsid w:val="00492611"/>
    <w:rsid w:val="00492966"/>
    <w:rsid w:val="004929D6"/>
    <w:rsid w:val="00492E07"/>
    <w:rsid w:val="004930E9"/>
    <w:rsid w:val="004936C0"/>
    <w:rsid w:val="00493902"/>
    <w:rsid w:val="00493E15"/>
    <w:rsid w:val="00493F3A"/>
    <w:rsid w:val="00493F6F"/>
    <w:rsid w:val="00494632"/>
    <w:rsid w:val="00494652"/>
    <w:rsid w:val="004947EC"/>
    <w:rsid w:val="00494A88"/>
    <w:rsid w:val="00494B2A"/>
    <w:rsid w:val="00494D56"/>
    <w:rsid w:val="00494DAE"/>
    <w:rsid w:val="00494F4A"/>
    <w:rsid w:val="004950DC"/>
    <w:rsid w:val="004951D9"/>
    <w:rsid w:val="00495792"/>
    <w:rsid w:val="0049594F"/>
    <w:rsid w:val="0049595A"/>
    <w:rsid w:val="00495CDB"/>
    <w:rsid w:val="00495D43"/>
    <w:rsid w:val="00495DE4"/>
    <w:rsid w:val="00495FCA"/>
    <w:rsid w:val="004960EA"/>
    <w:rsid w:val="00496113"/>
    <w:rsid w:val="004961ED"/>
    <w:rsid w:val="00496529"/>
    <w:rsid w:val="004968FE"/>
    <w:rsid w:val="00496CD7"/>
    <w:rsid w:val="00496DDD"/>
    <w:rsid w:val="00496F85"/>
    <w:rsid w:val="00497146"/>
    <w:rsid w:val="0049745B"/>
    <w:rsid w:val="00497541"/>
    <w:rsid w:val="00497901"/>
    <w:rsid w:val="00497990"/>
    <w:rsid w:val="004979CB"/>
    <w:rsid w:val="00497D46"/>
    <w:rsid w:val="00497E07"/>
    <w:rsid w:val="00497E4C"/>
    <w:rsid w:val="00497ED3"/>
    <w:rsid w:val="004A0018"/>
    <w:rsid w:val="004A00C1"/>
    <w:rsid w:val="004A027C"/>
    <w:rsid w:val="004A02FE"/>
    <w:rsid w:val="004A0488"/>
    <w:rsid w:val="004A068A"/>
    <w:rsid w:val="004A0836"/>
    <w:rsid w:val="004A0C06"/>
    <w:rsid w:val="004A0C16"/>
    <w:rsid w:val="004A0C33"/>
    <w:rsid w:val="004A0EFB"/>
    <w:rsid w:val="004A11F0"/>
    <w:rsid w:val="004A1658"/>
    <w:rsid w:val="004A1A6B"/>
    <w:rsid w:val="004A1D23"/>
    <w:rsid w:val="004A1FEE"/>
    <w:rsid w:val="004A221B"/>
    <w:rsid w:val="004A23DE"/>
    <w:rsid w:val="004A269B"/>
    <w:rsid w:val="004A27E0"/>
    <w:rsid w:val="004A28E3"/>
    <w:rsid w:val="004A2A52"/>
    <w:rsid w:val="004A2AC7"/>
    <w:rsid w:val="004A2CB7"/>
    <w:rsid w:val="004A2CD6"/>
    <w:rsid w:val="004A3005"/>
    <w:rsid w:val="004A3163"/>
    <w:rsid w:val="004A3386"/>
    <w:rsid w:val="004A3475"/>
    <w:rsid w:val="004A3716"/>
    <w:rsid w:val="004A3824"/>
    <w:rsid w:val="004A3CB6"/>
    <w:rsid w:val="004A3FD8"/>
    <w:rsid w:val="004A4179"/>
    <w:rsid w:val="004A47BD"/>
    <w:rsid w:val="004A4DA6"/>
    <w:rsid w:val="004A4E2E"/>
    <w:rsid w:val="004A4EF1"/>
    <w:rsid w:val="004A4FCF"/>
    <w:rsid w:val="004A502A"/>
    <w:rsid w:val="004A5350"/>
    <w:rsid w:val="004A53AE"/>
    <w:rsid w:val="004A53B8"/>
    <w:rsid w:val="004A56BD"/>
    <w:rsid w:val="004A570D"/>
    <w:rsid w:val="004A59EA"/>
    <w:rsid w:val="004A5A35"/>
    <w:rsid w:val="004A5D68"/>
    <w:rsid w:val="004A6637"/>
    <w:rsid w:val="004A6AF2"/>
    <w:rsid w:val="004A6B70"/>
    <w:rsid w:val="004A6C2D"/>
    <w:rsid w:val="004A6F67"/>
    <w:rsid w:val="004A6FC0"/>
    <w:rsid w:val="004A6FCA"/>
    <w:rsid w:val="004A70DC"/>
    <w:rsid w:val="004A7116"/>
    <w:rsid w:val="004A7A7A"/>
    <w:rsid w:val="004A7C0D"/>
    <w:rsid w:val="004B0011"/>
    <w:rsid w:val="004B0182"/>
    <w:rsid w:val="004B03C4"/>
    <w:rsid w:val="004B06C7"/>
    <w:rsid w:val="004B0757"/>
    <w:rsid w:val="004B0C4A"/>
    <w:rsid w:val="004B0DA4"/>
    <w:rsid w:val="004B0E38"/>
    <w:rsid w:val="004B1111"/>
    <w:rsid w:val="004B15E5"/>
    <w:rsid w:val="004B1B21"/>
    <w:rsid w:val="004B1D77"/>
    <w:rsid w:val="004B23AC"/>
    <w:rsid w:val="004B25F9"/>
    <w:rsid w:val="004B27B8"/>
    <w:rsid w:val="004B27ED"/>
    <w:rsid w:val="004B2898"/>
    <w:rsid w:val="004B2B65"/>
    <w:rsid w:val="004B2B7F"/>
    <w:rsid w:val="004B2FAE"/>
    <w:rsid w:val="004B300C"/>
    <w:rsid w:val="004B3339"/>
    <w:rsid w:val="004B344B"/>
    <w:rsid w:val="004B36B8"/>
    <w:rsid w:val="004B36EA"/>
    <w:rsid w:val="004B3777"/>
    <w:rsid w:val="004B3C3B"/>
    <w:rsid w:val="004B425C"/>
    <w:rsid w:val="004B4896"/>
    <w:rsid w:val="004B4B1E"/>
    <w:rsid w:val="004B4C44"/>
    <w:rsid w:val="004B4FA5"/>
    <w:rsid w:val="004B510C"/>
    <w:rsid w:val="004B5345"/>
    <w:rsid w:val="004B53B9"/>
    <w:rsid w:val="004B53D0"/>
    <w:rsid w:val="004B53D3"/>
    <w:rsid w:val="004B5945"/>
    <w:rsid w:val="004B5B66"/>
    <w:rsid w:val="004B5D07"/>
    <w:rsid w:val="004B5EAB"/>
    <w:rsid w:val="004B60DF"/>
    <w:rsid w:val="004B6312"/>
    <w:rsid w:val="004B645D"/>
    <w:rsid w:val="004B65AE"/>
    <w:rsid w:val="004B65C8"/>
    <w:rsid w:val="004B6646"/>
    <w:rsid w:val="004B66CE"/>
    <w:rsid w:val="004B67F3"/>
    <w:rsid w:val="004B68E5"/>
    <w:rsid w:val="004B6984"/>
    <w:rsid w:val="004B6C5E"/>
    <w:rsid w:val="004B6D34"/>
    <w:rsid w:val="004B6D7B"/>
    <w:rsid w:val="004B6F7A"/>
    <w:rsid w:val="004B7435"/>
    <w:rsid w:val="004B7441"/>
    <w:rsid w:val="004B774C"/>
    <w:rsid w:val="004B7908"/>
    <w:rsid w:val="004B7987"/>
    <w:rsid w:val="004B7B90"/>
    <w:rsid w:val="004B7B95"/>
    <w:rsid w:val="004B7C60"/>
    <w:rsid w:val="004B7D0F"/>
    <w:rsid w:val="004B7D79"/>
    <w:rsid w:val="004B7D9D"/>
    <w:rsid w:val="004B7FBF"/>
    <w:rsid w:val="004C0249"/>
    <w:rsid w:val="004C03C8"/>
    <w:rsid w:val="004C058C"/>
    <w:rsid w:val="004C0663"/>
    <w:rsid w:val="004C0A5B"/>
    <w:rsid w:val="004C0F99"/>
    <w:rsid w:val="004C12ED"/>
    <w:rsid w:val="004C1676"/>
    <w:rsid w:val="004C168A"/>
    <w:rsid w:val="004C16FF"/>
    <w:rsid w:val="004C177F"/>
    <w:rsid w:val="004C1824"/>
    <w:rsid w:val="004C1AA2"/>
    <w:rsid w:val="004C1B82"/>
    <w:rsid w:val="004C1BF2"/>
    <w:rsid w:val="004C1CB2"/>
    <w:rsid w:val="004C1CDF"/>
    <w:rsid w:val="004C1EAF"/>
    <w:rsid w:val="004C1F91"/>
    <w:rsid w:val="004C1FDA"/>
    <w:rsid w:val="004C2243"/>
    <w:rsid w:val="004C230D"/>
    <w:rsid w:val="004C2485"/>
    <w:rsid w:val="004C2494"/>
    <w:rsid w:val="004C25DC"/>
    <w:rsid w:val="004C2663"/>
    <w:rsid w:val="004C26C4"/>
    <w:rsid w:val="004C2798"/>
    <w:rsid w:val="004C29CC"/>
    <w:rsid w:val="004C2A08"/>
    <w:rsid w:val="004C2E35"/>
    <w:rsid w:val="004C2EB7"/>
    <w:rsid w:val="004C2FAD"/>
    <w:rsid w:val="004C30EB"/>
    <w:rsid w:val="004C3292"/>
    <w:rsid w:val="004C33F2"/>
    <w:rsid w:val="004C3631"/>
    <w:rsid w:val="004C3EA7"/>
    <w:rsid w:val="004C4206"/>
    <w:rsid w:val="004C4221"/>
    <w:rsid w:val="004C4224"/>
    <w:rsid w:val="004C42DE"/>
    <w:rsid w:val="004C492B"/>
    <w:rsid w:val="004C4B61"/>
    <w:rsid w:val="004C4DB7"/>
    <w:rsid w:val="004C4E37"/>
    <w:rsid w:val="004C5211"/>
    <w:rsid w:val="004C5240"/>
    <w:rsid w:val="004C52DC"/>
    <w:rsid w:val="004C53D3"/>
    <w:rsid w:val="004C5400"/>
    <w:rsid w:val="004C54E9"/>
    <w:rsid w:val="004C5E9D"/>
    <w:rsid w:val="004C5EF4"/>
    <w:rsid w:val="004C61B8"/>
    <w:rsid w:val="004C663A"/>
    <w:rsid w:val="004C6662"/>
    <w:rsid w:val="004C69E6"/>
    <w:rsid w:val="004C6F48"/>
    <w:rsid w:val="004C6FDF"/>
    <w:rsid w:val="004C76C5"/>
    <w:rsid w:val="004C773A"/>
    <w:rsid w:val="004C78CE"/>
    <w:rsid w:val="004C7A63"/>
    <w:rsid w:val="004C7A68"/>
    <w:rsid w:val="004C7ABA"/>
    <w:rsid w:val="004C7B63"/>
    <w:rsid w:val="004C7BB2"/>
    <w:rsid w:val="004C7EDB"/>
    <w:rsid w:val="004C7F46"/>
    <w:rsid w:val="004D00E8"/>
    <w:rsid w:val="004D08DB"/>
    <w:rsid w:val="004D0A2A"/>
    <w:rsid w:val="004D0DB2"/>
    <w:rsid w:val="004D0ED8"/>
    <w:rsid w:val="004D1273"/>
    <w:rsid w:val="004D1479"/>
    <w:rsid w:val="004D14C0"/>
    <w:rsid w:val="004D1517"/>
    <w:rsid w:val="004D1520"/>
    <w:rsid w:val="004D18B6"/>
    <w:rsid w:val="004D18CA"/>
    <w:rsid w:val="004D1D24"/>
    <w:rsid w:val="004D2205"/>
    <w:rsid w:val="004D2293"/>
    <w:rsid w:val="004D2389"/>
    <w:rsid w:val="004D2467"/>
    <w:rsid w:val="004D276B"/>
    <w:rsid w:val="004D2BF6"/>
    <w:rsid w:val="004D2C1C"/>
    <w:rsid w:val="004D305D"/>
    <w:rsid w:val="004D3144"/>
    <w:rsid w:val="004D3368"/>
    <w:rsid w:val="004D3380"/>
    <w:rsid w:val="004D33B5"/>
    <w:rsid w:val="004D358E"/>
    <w:rsid w:val="004D3B19"/>
    <w:rsid w:val="004D3C8D"/>
    <w:rsid w:val="004D4518"/>
    <w:rsid w:val="004D4DA4"/>
    <w:rsid w:val="004D5020"/>
    <w:rsid w:val="004D531D"/>
    <w:rsid w:val="004D59A8"/>
    <w:rsid w:val="004D59FB"/>
    <w:rsid w:val="004D5A7B"/>
    <w:rsid w:val="004D5CB6"/>
    <w:rsid w:val="004D5E2D"/>
    <w:rsid w:val="004D5E97"/>
    <w:rsid w:val="004D604C"/>
    <w:rsid w:val="004D630C"/>
    <w:rsid w:val="004D63CC"/>
    <w:rsid w:val="004D65FF"/>
    <w:rsid w:val="004D6735"/>
    <w:rsid w:val="004D675F"/>
    <w:rsid w:val="004D6904"/>
    <w:rsid w:val="004D708F"/>
    <w:rsid w:val="004D710F"/>
    <w:rsid w:val="004D7160"/>
    <w:rsid w:val="004D7161"/>
    <w:rsid w:val="004D74B8"/>
    <w:rsid w:val="004D755A"/>
    <w:rsid w:val="004D7582"/>
    <w:rsid w:val="004D77ED"/>
    <w:rsid w:val="004D79D2"/>
    <w:rsid w:val="004D7B29"/>
    <w:rsid w:val="004D7B98"/>
    <w:rsid w:val="004D7D0F"/>
    <w:rsid w:val="004D7D36"/>
    <w:rsid w:val="004D7D77"/>
    <w:rsid w:val="004E029C"/>
    <w:rsid w:val="004E046C"/>
    <w:rsid w:val="004E057A"/>
    <w:rsid w:val="004E0AD8"/>
    <w:rsid w:val="004E0C29"/>
    <w:rsid w:val="004E0D28"/>
    <w:rsid w:val="004E0E19"/>
    <w:rsid w:val="004E0EAA"/>
    <w:rsid w:val="004E136C"/>
    <w:rsid w:val="004E1452"/>
    <w:rsid w:val="004E14A5"/>
    <w:rsid w:val="004E16E3"/>
    <w:rsid w:val="004E17F1"/>
    <w:rsid w:val="004E195D"/>
    <w:rsid w:val="004E1A78"/>
    <w:rsid w:val="004E1DEC"/>
    <w:rsid w:val="004E1E3F"/>
    <w:rsid w:val="004E223E"/>
    <w:rsid w:val="004E2275"/>
    <w:rsid w:val="004E2564"/>
    <w:rsid w:val="004E27E5"/>
    <w:rsid w:val="004E287D"/>
    <w:rsid w:val="004E296D"/>
    <w:rsid w:val="004E2976"/>
    <w:rsid w:val="004E2A8D"/>
    <w:rsid w:val="004E2AD8"/>
    <w:rsid w:val="004E2D36"/>
    <w:rsid w:val="004E2F87"/>
    <w:rsid w:val="004E3012"/>
    <w:rsid w:val="004E30A2"/>
    <w:rsid w:val="004E30B6"/>
    <w:rsid w:val="004E32DC"/>
    <w:rsid w:val="004E33AF"/>
    <w:rsid w:val="004E35C0"/>
    <w:rsid w:val="004E37C9"/>
    <w:rsid w:val="004E39C9"/>
    <w:rsid w:val="004E3C06"/>
    <w:rsid w:val="004E3D30"/>
    <w:rsid w:val="004E3D9D"/>
    <w:rsid w:val="004E3DFB"/>
    <w:rsid w:val="004E408C"/>
    <w:rsid w:val="004E42DD"/>
    <w:rsid w:val="004E4578"/>
    <w:rsid w:val="004E49FA"/>
    <w:rsid w:val="004E4B18"/>
    <w:rsid w:val="004E4D19"/>
    <w:rsid w:val="004E4F7C"/>
    <w:rsid w:val="004E4FBA"/>
    <w:rsid w:val="004E500C"/>
    <w:rsid w:val="004E5267"/>
    <w:rsid w:val="004E5381"/>
    <w:rsid w:val="004E54A9"/>
    <w:rsid w:val="004E57D9"/>
    <w:rsid w:val="004E5921"/>
    <w:rsid w:val="004E5AF7"/>
    <w:rsid w:val="004E5CA4"/>
    <w:rsid w:val="004E5CB0"/>
    <w:rsid w:val="004E5F2C"/>
    <w:rsid w:val="004E5F75"/>
    <w:rsid w:val="004E6052"/>
    <w:rsid w:val="004E6173"/>
    <w:rsid w:val="004E6620"/>
    <w:rsid w:val="004E67B3"/>
    <w:rsid w:val="004E6804"/>
    <w:rsid w:val="004E68A7"/>
    <w:rsid w:val="004E6920"/>
    <w:rsid w:val="004E6C6E"/>
    <w:rsid w:val="004E6CC0"/>
    <w:rsid w:val="004E7076"/>
    <w:rsid w:val="004E7251"/>
    <w:rsid w:val="004E7465"/>
    <w:rsid w:val="004E7844"/>
    <w:rsid w:val="004E7AB5"/>
    <w:rsid w:val="004E7AFE"/>
    <w:rsid w:val="004E7C95"/>
    <w:rsid w:val="004E7CA3"/>
    <w:rsid w:val="004E7DF0"/>
    <w:rsid w:val="004E7E18"/>
    <w:rsid w:val="004E7EBB"/>
    <w:rsid w:val="004E7F8F"/>
    <w:rsid w:val="004F0030"/>
    <w:rsid w:val="004F00D0"/>
    <w:rsid w:val="004F00EF"/>
    <w:rsid w:val="004F056F"/>
    <w:rsid w:val="004F0967"/>
    <w:rsid w:val="004F0A27"/>
    <w:rsid w:val="004F0B46"/>
    <w:rsid w:val="004F0D0E"/>
    <w:rsid w:val="004F0D88"/>
    <w:rsid w:val="004F0DF0"/>
    <w:rsid w:val="004F10C8"/>
    <w:rsid w:val="004F1287"/>
    <w:rsid w:val="004F169C"/>
    <w:rsid w:val="004F1763"/>
    <w:rsid w:val="004F17A9"/>
    <w:rsid w:val="004F1E85"/>
    <w:rsid w:val="004F1F76"/>
    <w:rsid w:val="004F2031"/>
    <w:rsid w:val="004F225E"/>
    <w:rsid w:val="004F228E"/>
    <w:rsid w:val="004F24A4"/>
    <w:rsid w:val="004F2623"/>
    <w:rsid w:val="004F28B5"/>
    <w:rsid w:val="004F2EA2"/>
    <w:rsid w:val="004F2EC4"/>
    <w:rsid w:val="004F31E2"/>
    <w:rsid w:val="004F33EA"/>
    <w:rsid w:val="004F3480"/>
    <w:rsid w:val="004F37F8"/>
    <w:rsid w:val="004F380B"/>
    <w:rsid w:val="004F38E2"/>
    <w:rsid w:val="004F390A"/>
    <w:rsid w:val="004F3ACB"/>
    <w:rsid w:val="004F3B46"/>
    <w:rsid w:val="004F3D6C"/>
    <w:rsid w:val="004F3DCA"/>
    <w:rsid w:val="004F3F58"/>
    <w:rsid w:val="004F41E8"/>
    <w:rsid w:val="004F439A"/>
    <w:rsid w:val="004F43C2"/>
    <w:rsid w:val="004F44A1"/>
    <w:rsid w:val="004F4637"/>
    <w:rsid w:val="004F475E"/>
    <w:rsid w:val="004F47D0"/>
    <w:rsid w:val="004F4B4A"/>
    <w:rsid w:val="004F4D5E"/>
    <w:rsid w:val="004F4DBA"/>
    <w:rsid w:val="004F4F7B"/>
    <w:rsid w:val="004F52DD"/>
    <w:rsid w:val="004F53A3"/>
    <w:rsid w:val="004F560A"/>
    <w:rsid w:val="004F5B0C"/>
    <w:rsid w:val="004F5B96"/>
    <w:rsid w:val="004F5E0E"/>
    <w:rsid w:val="004F5F0B"/>
    <w:rsid w:val="004F633B"/>
    <w:rsid w:val="004F63F4"/>
    <w:rsid w:val="004F645C"/>
    <w:rsid w:val="004F6536"/>
    <w:rsid w:val="004F65AB"/>
    <w:rsid w:val="004F672A"/>
    <w:rsid w:val="004F67E2"/>
    <w:rsid w:val="004F6DC2"/>
    <w:rsid w:val="004F6E9A"/>
    <w:rsid w:val="004F7039"/>
    <w:rsid w:val="004F71E6"/>
    <w:rsid w:val="004F71E8"/>
    <w:rsid w:val="004F725C"/>
    <w:rsid w:val="004F765B"/>
    <w:rsid w:val="004F7AAA"/>
    <w:rsid w:val="004F7DE5"/>
    <w:rsid w:val="005001B0"/>
    <w:rsid w:val="00500370"/>
    <w:rsid w:val="005007E6"/>
    <w:rsid w:val="005007FE"/>
    <w:rsid w:val="00500812"/>
    <w:rsid w:val="00500A22"/>
    <w:rsid w:val="00500BF0"/>
    <w:rsid w:val="00500D66"/>
    <w:rsid w:val="00500F7A"/>
    <w:rsid w:val="0050100A"/>
    <w:rsid w:val="005012A4"/>
    <w:rsid w:val="0050146F"/>
    <w:rsid w:val="005015AC"/>
    <w:rsid w:val="0050182E"/>
    <w:rsid w:val="00501A0C"/>
    <w:rsid w:val="00501ED8"/>
    <w:rsid w:val="00501F37"/>
    <w:rsid w:val="005020BB"/>
    <w:rsid w:val="00502153"/>
    <w:rsid w:val="00502295"/>
    <w:rsid w:val="005022CB"/>
    <w:rsid w:val="0050232F"/>
    <w:rsid w:val="005024EF"/>
    <w:rsid w:val="00502705"/>
    <w:rsid w:val="00502850"/>
    <w:rsid w:val="00502877"/>
    <w:rsid w:val="005028EE"/>
    <w:rsid w:val="00502B46"/>
    <w:rsid w:val="00502CC2"/>
    <w:rsid w:val="00502D1C"/>
    <w:rsid w:val="00502DA8"/>
    <w:rsid w:val="0050319F"/>
    <w:rsid w:val="005031EC"/>
    <w:rsid w:val="0050322D"/>
    <w:rsid w:val="005032B3"/>
    <w:rsid w:val="00503492"/>
    <w:rsid w:val="00503579"/>
    <w:rsid w:val="00503604"/>
    <w:rsid w:val="0050364F"/>
    <w:rsid w:val="00503D89"/>
    <w:rsid w:val="00504018"/>
    <w:rsid w:val="0050410D"/>
    <w:rsid w:val="005044D2"/>
    <w:rsid w:val="0050462D"/>
    <w:rsid w:val="005046E4"/>
    <w:rsid w:val="00504715"/>
    <w:rsid w:val="005047B9"/>
    <w:rsid w:val="0050489A"/>
    <w:rsid w:val="00504C47"/>
    <w:rsid w:val="00504E35"/>
    <w:rsid w:val="00504F60"/>
    <w:rsid w:val="00505357"/>
    <w:rsid w:val="005055DA"/>
    <w:rsid w:val="00505631"/>
    <w:rsid w:val="0050584C"/>
    <w:rsid w:val="00505A30"/>
    <w:rsid w:val="00505B56"/>
    <w:rsid w:val="00505BB3"/>
    <w:rsid w:val="00505C45"/>
    <w:rsid w:val="0050623A"/>
    <w:rsid w:val="00506395"/>
    <w:rsid w:val="005063B9"/>
    <w:rsid w:val="005063CF"/>
    <w:rsid w:val="005065D7"/>
    <w:rsid w:val="00506754"/>
    <w:rsid w:val="00506AEF"/>
    <w:rsid w:val="00506D0D"/>
    <w:rsid w:val="00507028"/>
    <w:rsid w:val="00507039"/>
    <w:rsid w:val="00507056"/>
    <w:rsid w:val="0050714B"/>
    <w:rsid w:val="005071C1"/>
    <w:rsid w:val="005071CB"/>
    <w:rsid w:val="00507420"/>
    <w:rsid w:val="00507531"/>
    <w:rsid w:val="0050797A"/>
    <w:rsid w:val="005079EE"/>
    <w:rsid w:val="00507ADE"/>
    <w:rsid w:val="00510127"/>
    <w:rsid w:val="00510141"/>
    <w:rsid w:val="00510183"/>
    <w:rsid w:val="005105C6"/>
    <w:rsid w:val="00510612"/>
    <w:rsid w:val="00510630"/>
    <w:rsid w:val="0051069F"/>
    <w:rsid w:val="005106FD"/>
    <w:rsid w:val="0051075E"/>
    <w:rsid w:val="00510849"/>
    <w:rsid w:val="00510B0B"/>
    <w:rsid w:val="00510B99"/>
    <w:rsid w:val="00510D56"/>
    <w:rsid w:val="00511165"/>
    <w:rsid w:val="005115EB"/>
    <w:rsid w:val="00511675"/>
    <w:rsid w:val="005118DC"/>
    <w:rsid w:val="00511B9F"/>
    <w:rsid w:val="00511C68"/>
    <w:rsid w:val="00511DBA"/>
    <w:rsid w:val="0051209A"/>
    <w:rsid w:val="005123A4"/>
    <w:rsid w:val="00512486"/>
    <w:rsid w:val="00512627"/>
    <w:rsid w:val="005128D5"/>
    <w:rsid w:val="00512934"/>
    <w:rsid w:val="00512971"/>
    <w:rsid w:val="00512C27"/>
    <w:rsid w:val="00512C8A"/>
    <w:rsid w:val="00512CB1"/>
    <w:rsid w:val="00512D17"/>
    <w:rsid w:val="00512F2A"/>
    <w:rsid w:val="005130D6"/>
    <w:rsid w:val="0051364C"/>
    <w:rsid w:val="0051396F"/>
    <w:rsid w:val="005139FC"/>
    <w:rsid w:val="00513BAC"/>
    <w:rsid w:val="00513DA5"/>
    <w:rsid w:val="00513DEC"/>
    <w:rsid w:val="00513F44"/>
    <w:rsid w:val="00513F67"/>
    <w:rsid w:val="00514226"/>
    <w:rsid w:val="00514256"/>
    <w:rsid w:val="005142B2"/>
    <w:rsid w:val="005144AB"/>
    <w:rsid w:val="00514538"/>
    <w:rsid w:val="005146F0"/>
    <w:rsid w:val="0051477A"/>
    <w:rsid w:val="005148EA"/>
    <w:rsid w:val="00514CB2"/>
    <w:rsid w:val="00514DC3"/>
    <w:rsid w:val="0051520C"/>
    <w:rsid w:val="00515264"/>
    <w:rsid w:val="0051541B"/>
    <w:rsid w:val="005155ED"/>
    <w:rsid w:val="005157B4"/>
    <w:rsid w:val="005157DB"/>
    <w:rsid w:val="00515B4A"/>
    <w:rsid w:val="00515CDB"/>
    <w:rsid w:val="00515D23"/>
    <w:rsid w:val="0051600E"/>
    <w:rsid w:val="0051647C"/>
    <w:rsid w:val="0051670E"/>
    <w:rsid w:val="00516735"/>
    <w:rsid w:val="00516E63"/>
    <w:rsid w:val="00516FDC"/>
    <w:rsid w:val="00517142"/>
    <w:rsid w:val="005172A4"/>
    <w:rsid w:val="005177D2"/>
    <w:rsid w:val="00517ACF"/>
    <w:rsid w:val="0052040D"/>
    <w:rsid w:val="0052073D"/>
    <w:rsid w:val="00520879"/>
    <w:rsid w:val="00520ADD"/>
    <w:rsid w:val="00520D52"/>
    <w:rsid w:val="00520ED4"/>
    <w:rsid w:val="00521116"/>
    <w:rsid w:val="005211FB"/>
    <w:rsid w:val="00521424"/>
    <w:rsid w:val="005218B7"/>
    <w:rsid w:val="00521A2A"/>
    <w:rsid w:val="00521CEF"/>
    <w:rsid w:val="00521D2E"/>
    <w:rsid w:val="00521F37"/>
    <w:rsid w:val="00521F8F"/>
    <w:rsid w:val="005221E5"/>
    <w:rsid w:val="0052230C"/>
    <w:rsid w:val="005225CE"/>
    <w:rsid w:val="0052263A"/>
    <w:rsid w:val="00522738"/>
    <w:rsid w:val="00522751"/>
    <w:rsid w:val="00522813"/>
    <w:rsid w:val="00522995"/>
    <w:rsid w:val="00522A89"/>
    <w:rsid w:val="00522C3B"/>
    <w:rsid w:val="00522E05"/>
    <w:rsid w:val="00522F89"/>
    <w:rsid w:val="00523084"/>
    <w:rsid w:val="005230AD"/>
    <w:rsid w:val="0052316B"/>
    <w:rsid w:val="005231A9"/>
    <w:rsid w:val="005234C1"/>
    <w:rsid w:val="005237FF"/>
    <w:rsid w:val="005238BD"/>
    <w:rsid w:val="005238E0"/>
    <w:rsid w:val="005238E3"/>
    <w:rsid w:val="00523B15"/>
    <w:rsid w:val="00523CBC"/>
    <w:rsid w:val="00523E0D"/>
    <w:rsid w:val="00523EA1"/>
    <w:rsid w:val="005240F6"/>
    <w:rsid w:val="005244D2"/>
    <w:rsid w:val="005249AB"/>
    <w:rsid w:val="00524AFB"/>
    <w:rsid w:val="00525205"/>
    <w:rsid w:val="00525353"/>
    <w:rsid w:val="00525410"/>
    <w:rsid w:val="005254CE"/>
    <w:rsid w:val="005254FF"/>
    <w:rsid w:val="005255D5"/>
    <w:rsid w:val="005257C1"/>
    <w:rsid w:val="00525BA8"/>
    <w:rsid w:val="00525C11"/>
    <w:rsid w:val="00525E50"/>
    <w:rsid w:val="00525EDC"/>
    <w:rsid w:val="00525F98"/>
    <w:rsid w:val="005262DA"/>
    <w:rsid w:val="00526372"/>
    <w:rsid w:val="005263B2"/>
    <w:rsid w:val="005263B7"/>
    <w:rsid w:val="005264F7"/>
    <w:rsid w:val="005267C5"/>
    <w:rsid w:val="00526D3F"/>
    <w:rsid w:val="005271CB"/>
    <w:rsid w:val="0052724F"/>
    <w:rsid w:val="0052730D"/>
    <w:rsid w:val="005274F2"/>
    <w:rsid w:val="005277A9"/>
    <w:rsid w:val="00527D30"/>
    <w:rsid w:val="0053030E"/>
    <w:rsid w:val="005303BE"/>
    <w:rsid w:val="00530975"/>
    <w:rsid w:val="00530B36"/>
    <w:rsid w:val="00530B9A"/>
    <w:rsid w:val="00530BED"/>
    <w:rsid w:val="00530C7E"/>
    <w:rsid w:val="00531122"/>
    <w:rsid w:val="00531415"/>
    <w:rsid w:val="0053144F"/>
    <w:rsid w:val="00531567"/>
    <w:rsid w:val="005317AC"/>
    <w:rsid w:val="00531A86"/>
    <w:rsid w:val="00531B74"/>
    <w:rsid w:val="00531C8D"/>
    <w:rsid w:val="00531FCA"/>
    <w:rsid w:val="00532309"/>
    <w:rsid w:val="00532436"/>
    <w:rsid w:val="005324C8"/>
    <w:rsid w:val="00532532"/>
    <w:rsid w:val="00532856"/>
    <w:rsid w:val="005328F6"/>
    <w:rsid w:val="00532904"/>
    <w:rsid w:val="005329F7"/>
    <w:rsid w:val="00532C3C"/>
    <w:rsid w:val="00532C81"/>
    <w:rsid w:val="00533313"/>
    <w:rsid w:val="00533453"/>
    <w:rsid w:val="00533493"/>
    <w:rsid w:val="00533928"/>
    <w:rsid w:val="00533BAB"/>
    <w:rsid w:val="00533C0A"/>
    <w:rsid w:val="00533D09"/>
    <w:rsid w:val="00533D7B"/>
    <w:rsid w:val="00534211"/>
    <w:rsid w:val="0053432B"/>
    <w:rsid w:val="00534356"/>
    <w:rsid w:val="00534535"/>
    <w:rsid w:val="00534768"/>
    <w:rsid w:val="00534823"/>
    <w:rsid w:val="0053486A"/>
    <w:rsid w:val="0053486C"/>
    <w:rsid w:val="005348E1"/>
    <w:rsid w:val="005348FE"/>
    <w:rsid w:val="005349B0"/>
    <w:rsid w:val="00534C64"/>
    <w:rsid w:val="00534DC3"/>
    <w:rsid w:val="00535335"/>
    <w:rsid w:val="0053534C"/>
    <w:rsid w:val="005354EE"/>
    <w:rsid w:val="005356D4"/>
    <w:rsid w:val="0053582F"/>
    <w:rsid w:val="00535B57"/>
    <w:rsid w:val="00535F05"/>
    <w:rsid w:val="005361B1"/>
    <w:rsid w:val="005361D6"/>
    <w:rsid w:val="005364A3"/>
    <w:rsid w:val="0053663D"/>
    <w:rsid w:val="005367D6"/>
    <w:rsid w:val="00536963"/>
    <w:rsid w:val="00536A97"/>
    <w:rsid w:val="00536BD6"/>
    <w:rsid w:val="00536C13"/>
    <w:rsid w:val="00536C40"/>
    <w:rsid w:val="00536C91"/>
    <w:rsid w:val="00536CED"/>
    <w:rsid w:val="00536E0F"/>
    <w:rsid w:val="00537031"/>
    <w:rsid w:val="005370E3"/>
    <w:rsid w:val="005371C2"/>
    <w:rsid w:val="0053736A"/>
    <w:rsid w:val="0053766A"/>
    <w:rsid w:val="00537970"/>
    <w:rsid w:val="005379EF"/>
    <w:rsid w:val="00537A4A"/>
    <w:rsid w:val="00537B71"/>
    <w:rsid w:val="00537E8C"/>
    <w:rsid w:val="00537EE8"/>
    <w:rsid w:val="00537F3A"/>
    <w:rsid w:val="0054016F"/>
    <w:rsid w:val="005403A6"/>
    <w:rsid w:val="005405E2"/>
    <w:rsid w:val="0054060E"/>
    <w:rsid w:val="005407A4"/>
    <w:rsid w:val="00540809"/>
    <w:rsid w:val="00540921"/>
    <w:rsid w:val="005409F1"/>
    <w:rsid w:val="00540AC5"/>
    <w:rsid w:val="00540B1B"/>
    <w:rsid w:val="00540B2C"/>
    <w:rsid w:val="00540BA3"/>
    <w:rsid w:val="00540C14"/>
    <w:rsid w:val="00540D9C"/>
    <w:rsid w:val="00540DF5"/>
    <w:rsid w:val="00541183"/>
    <w:rsid w:val="005414AB"/>
    <w:rsid w:val="005415B1"/>
    <w:rsid w:val="005416AA"/>
    <w:rsid w:val="00541724"/>
    <w:rsid w:val="00541C00"/>
    <w:rsid w:val="005420FC"/>
    <w:rsid w:val="005422C4"/>
    <w:rsid w:val="00542530"/>
    <w:rsid w:val="0054257A"/>
    <w:rsid w:val="005426D5"/>
    <w:rsid w:val="00542B7A"/>
    <w:rsid w:val="00542D19"/>
    <w:rsid w:val="00542E98"/>
    <w:rsid w:val="00542FA6"/>
    <w:rsid w:val="0054308D"/>
    <w:rsid w:val="005432AF"/>
    <w:rsid w:val="00543314"/>
    <w:rsid w:val="0054336A"/>
    <w:rsid w:val="0054355B"/>
    <w:rsid w:val="0054380A"/>
    <w:rsid w:val="00543901"/>
    <w:rsid w:val="00543B1C"/>
    <w:rsid w:val="00543CAA"/>
    <w:rsid w:val="00543D54"/>
    <w:rsid w:val="00543EA0"/>
    <w:rsid w:val="00544275"/>
    <w:rsid w:val="00544351"/>
    <w:rsid w:val="00544353"/>
    <w:rsid w:val="00544495"/>
    <w:rsid w:val="00544897"/>
    <w:rsid w:val="00544959"/>
    <w:rsid w:val="005449FB"/>
    <w:rsid w:val="00544B34"/>
    <w:rsid w:val="00544BB0"/>
    <w:rsid w:val="00544D44"/>
    <w:rsid w:val="005451ED"/>
    <w:rsid w:val="0054569C"/>
    <w:rsid w:val="005456F7"/>
    <w:rsid w:val="0054586F"/>
    <w:rsid w:val="0054591E"/>
    <w:rsid w:val="00545A15"/>
    <w:rsid w:val="00545BAA"/>
    <w:rsid w:val="00545C62"/>
    <w:rsid w:val="00545FB5"/>
    <w:rsid w:val="0054616A"/>
    <w:rsid w:val="0054631B"/>
    <w:rsid w:val="00546899"/>
    <w:rsid w:val="00546BB8"/>
    <w:rsid w:val="00546E35"/>
    <w:rsid w:val="00546E80"/>
    <w:rsid w:val="00546F23"/>
    <w:rsid w:val="00546F42"/>
    <w:rsid w:val="00546F5C"/>
    <w:rsid w:val="00547111"/>
    <w:rsid w:val="00547245"/>
    <w:rsid w:val="005472C9"/>
    <w:rsid w:val="005472ED"/>
    <w:rsid w:val="00547782"/>
    <w:rsid w:val="00547792"/>
    <w:rsid w:val="0054794D"/>
    <w:rsid w:val="00547A4F"/>
    <w:rsid w:val="00547B39"/>
    <w:rsid w:val="00547D80"/>
    <w:rsid w:val="00547FBB"/>
    <w:rsid w:val="0055036B"/>
    <w:rsid w:val="005506E0"/>
    <w:rsid w:val="0055082F"/>
    <w:rsid w:val="00550BFF"/>
    <w:rsid w:val="00550C04"/>
    <w:rsid w:val="00550C2E"/>
    <w:rsid w:val="00551045"/>
    <w:rsid w:val="005510AE"/>
    <w:rsid w:val="00551124"/>
    <w:rsid w:val="00551634"/>
    <w:rsid w:val="00551641"/>
    <w:rsid w:val="005516A4"/>
    <w:rsid w:val="005516AE"/>
    <w:rsid w:val="00551CA5"/>
    <w:rsid w:val="00551E09"/>
    <w:rsid w:val="00551FD4"/>
    <w:rsid w:val="00552202"/>
    <w:rsid w:val="005522E2"/>
    <w:rsid w:val="0055286A"/>
    <w:rsid w:val="0055292A"/>
    <w:rsid w:val="00552A3D"/>
    <w:rsid w:val="00552CF7"/>
    <w:rsid w:val="00552D90"/>
    <w:rsid w:val="00552EFA"/>
    <w:rsid w:val="00552F4D"/>
    <w:rsid w:val="00552F9C"/>
    <w:rsid w:val="00552FDD"/>
    <w:rsid w:val="0055304D"/>
    <w:rsid w:val="00553062"/>
    <w:rsid w:val="0055308E"/>
    <w:rsid w:val="0055320C"/>
    <w:rsid w:val="00553744"/>
    <w:rsid w:val="005539FF"/>
    <w:rsid w:val="00553A93"/>
    <w:rsid w:val="00553CEF"/>
    <w:rsid w:val="00553E66"/>
    <w:rsid w:val="00553EB5"/>
    <w:rsid w:val="00553EEC"/>
    <w:rsid w:val="005540B9"/>
    <w:rsid w:val="005546A8"/>
    <w:rsid w:val="005548EF"/>
    <w:rsid w:val="0055495D"/>
    <w:rsid w:val="00554A10"/>
    <w:rsid w:val="00554AF7"/>
    <w:rsid w:val="00554CBC"/>
    <w:rsid w:val="00554EFB"/>
    <w:rsid w:val="0055531F"/>
    <w:rsid w:val="00555341"/>
    <w:rsid w:val="00555419"/>
    <w:rsid w:val="005555CB"/>
    <w:rsid w:val="005558F5"/>
    <w:rsid w:val="00555A9B"/>
    <w:rsid w:val="00555AC9"/>
    <w:rsid w:val="00555CF0"/>
    <w:rsid w:val="00555DEA"/>
    <w:rsid w:val="00555E94"/>
    <w:rsid w:val="00555FA8"/>
    <w:rsid w:val="00555FC3"/>
    <w:rsid w:val="0055611D"/>
    <w:rsid w:val="0055644D"/>
    <w:rsid w:val="005564CB"/>
    <w:rsid w:val="005567D7"/>
    <w:rsid w:val="00556AD1"/>
    <w:rsid w:val="00556AE7"/>
    <w:rsid w:val="00556C76"/>
    <w:rsid w:val="00556FCD"/>
    <w:rsid w:val="00557096"/>
    <w:rsid w:val="00557180"/>
    <w:rsid w:val="00557258"/>
    <w:rsid w:val="0055747A"/>
    <w:rsid w:val="005574A3"/>
    <w:rsid w:val="00557675"/>
    <w:rsid w:val="00557797"/>
    <w:rsid w:val="005579F1"/>
    <w:rsid w:val="00557C0E"/>
    <w:rsid w:val="00557DDA"/>
    <w:rsid w:val="00557E11"/>
    <w:rsid w:val="00560064"/>
    <w:rsid w:val="0056008F"/>
    <w:rsid w:val="0056009B"/>
    <w:rsid w:val="005600D7"/>
    <w:rsid w:val="005601BC"/>
    <w:rsid w:val="00560482"/>
    <w:rsid w:val="0056053C"/>
    <w:rsid w:val="00560658"/>
    <w:rsid w:val="005608A3"/>
    <w:rsid w:val="00560A21"/>
    <w:rsid w:val="00560B71"/>
    <w:rsid w:val="00560CB2"/>
    <w:rsid w:val="00560D72"/>
    <w:rsid w:val="00560F17"/>
    <w:rsid w:val="00560F21"/>
    <w:rsid w:val="00560FFB"/>
    <w:rsid w:val="005612F4"/>
    <w:rsid w:val="0056156E"/>
    <w:rsid w:val="00561DBC"/>
    <w:rsid w:val="00561F78"/>
    <w:rsid w:val="005621C9"/>
    <w:rsid w:val="005623BF"/>
    <w:rsid w:val="00562446"/>
    <w:rsid w:val="0056256E"/>
    <w:rsid w:val="00562710"/>
    <w:rsid w:val="00562888"/>
    <w:rsid w:val="00562891"/>
    <w:rsid w:val="00562AFA"/>
    <w:rsid w:val="00562BEF"/>
    <w:rsid w:val="00562FFE"/>
    <w:rsid w:val="00563149"/>
    <w:rsid w:val="00563404"/>
    <w:rsid w:val="00563470"/>
    <w:rsid w:val="0056367C"/>
    <w:rsid w:val="00563830"/>
    <w:rsid w:val="00563994"/>
    <w:rsid w:val="00563B59"/>
    <w:rsid w:val="00563E18"/>
    <w:rsid w:val="00563E3D"/>
    <w:rsid w:val="00564214"/>
    <w:rsid w:val="0056430E"/>
    <w:rsid w:val="005644EC"/>
    <w:rsid w:val="005645E5"/>
    <w:rsid w:val="005646D2"/>
    <w:rsid w:val="005648BF"/>
    <w:rsid w:val="00564A38"/>
    <w:rsid w:val="00564ACF"/>
    <w:rsid w:val="00564AD5"/>
    <w:rsid w:val="005652D6"/>
    <w:rsid w:val="00565452"/>
    <w:rsid w:val="0056545B"/>
    <w:rsid w:val="00565735"/>
    <w:rsid w:val="00565762"/>
    <w:rsid w:val="0056595D"/>
    <w:rsid w:val="00565973"/>
    <w:rsid w:val="005659E4"/>
    <w:rsid w:val="00565B77"/>
    <w:rsid w:val="00565DE4"/>
    <w:rsid w:val="00565FD9"/>
    <w:rsid w:val="00566374"/>
    <w:rsid w:val="0056639B"/>
    <w:rsid w:val="00566500"/>
    <w:rsid w:val="005665BB"/>
    <w:rsid w:val="005666BA"/>
    <w:rsid w:val="00566792"/>
    <w:rsid w:val="00566A1A"/>
    <w:rsid w:val="00566C81"/>
    <w:rsid w:val="0056723E"/>
    <w:rsid w:val="00567481"/>
    <w:rsid w:val="005674F7"/>
    <w:rsid w:val="0056754D"/>
    <w:rsid w:val="00567595"/>
    <w:rsid w:val="00567B61"/>
    <w:rsid w:val="00567B7D"/>
    <w:rsid w:val="00567F68"/>
    <w:rsid w:val="00567F83"/>
    <w:rsid w:val="0057096D"/>
    <w:rsid w:val="00570B5A"/>
    <w:rsid w:val="00570CDC"/>
    <w:rsid w:val="00570E8C"/>
    <w:rsid w:val="00571319"/>
    <w:rsid w:val="005718D2"/>
    <w:rsid w:val="00571C34"/>
    <w:rsid w:val="00571CDA"/>
    <w:rsid w:val="00571F94"/>
    <w:rsid w:val="00572156"/>
    <w:rsid w:val="005721DE"/>
    <w:rsid w:val="00572274"/>
    <w:rsid w:val="005723D1"/>
    <w:rsid w:val="0057245A"/>
    <w:rsid w:val="0057272F"/>
    <w:rsid w:val="00572853"/>
    <w:rsid w:val="005728EC"/>
    <w:rsid w:val="005729B5"/>
    <w:rsid w:val="00572C37"/>
    <w:rsid w:val="00572C5E"/>
    <w:rsid w:val="00573446"/>
    <w:rsid w:val="00573562"/>
    <w:rsid w:val="00573763"/>
    <w:rsid w:val="00573810"/>
    <w:rsid w:val="00573880"/>
    <w:rsid w:val="00573D0A"/>
    <w:rsid w:val="00573EFE"/>
    <w:rsid w:val="00573F7D"/>
    <w:rsid w:val="00574034"/>
    <w:rsid w:val="00574179"/>
    <w:rsid w:val="00574289"/>
    <w:rsid w:val="00574353"/>
    <w:rsid w:val="0057445D"/>
    <w:rsid w:val="00574587"/>
    <w:rsid w:val="00574C88"/>
    <w:rsid w:val="00574D0F"/>
    <w:rsid w:val="00574F94"/>
    <w:rsid w:val="005755B2"/>
    <w:rsid w:val="005756BA"/>
    <w:rsid w:val="00575799"/>
    <w:rsid w:val="005757D1"/>
    <w:rsid w:val="005759F9"/>
    <w:rsid w:val="00575CCF"/>
    <w:rsid w:val="00576161"/>
    <w:rsid w:val="005763B8"/>
    <w:rsid w:val="0057682D"/>
    <w:rsid w:val="005769B6"/>
    <w:rsid w:val="00576BA8"/>
    <w:rsid w:val="00576BF1"/>
    <w:rsid w:val="00576C56"/>
    <w:rsid w:val="00576DAA"/>
    <w:rsid w:val="005770DC"/>
    <w:rsid w:val="00577996"/>
    <w:rsid w:val="00577DAB"/>
    <w:rsid w:val="00577EAD"/>
    <w:rsid w:val="00577F59"/>
    <w:rsid w:val="00580042"/>
    <w:rsid w:val="0058004E"/>
    <w:rsid w:val="00580180"/>
    <w:rsid w:val="0058029D"/>
    <w:rsid w:val="005806ED"/>
    <w:rsid w:val="005807A0"/>
    <w:rsid w:val="00580A10"/>
    <w:rsid w:val="00580B96"/>
    <w:rsid w:val="00580BF9"/>
    <w:rsid w:val="00580C9B"/>
    <w:rsid w:val="00580C9E"/>
    <w:rsid w:val="00580CA9"/>
    <w:rsid w:val="005811AC"/>
    <w:rsid w:val="00581813"/>
    <w:rsid w:val="00581816"/>
    <w:rsid w:val="0058194D"/>
    <w:rsid w:val="00581AC1"/>
    <w:rsid w:val="00581DE0"/>
    <w:rsid w:val="00581EA3"/>
    <w:rsid w:val="00582272"/>
    <w:rsid w:val="0058232B"/>
    <w:rsid w:val="005823AD"/>
    <w:rsid w:val="00582886"/>
    <w:rsid w:val="00582A16"/>
    <w:rsid w:val="00582BEA"/>
    <w:rsid w:val="00582E05"/>
    <w:rsid w:val="00582E3E"/>
    <w:rsid w:val="00582EC9"/>
    <w:rsid w:val="00582FCB"/>
    <w:rsid w:val="005830B4"/>
    <w:rsid w:val="0058316A"/>
    <w:rsid w:val="00583200"/>
    <w:rsid w:val="0058333E"/>
    <w:rsid w:val="00583366"/>
    <w:rsid w:val="005835E3"/>
    <w:rsid w:val="00583631"/>
    <w:rsid w:val="00583934"/>
    <w:rsid w:val="00583BEF"/>
    <w:rsid w:val="00583C16"/>
    <w:rsid w:val="00584173"/>
    <w:rsid w:val="005842C7"/>
    <w:rsid w:val="0058444B"/>
    <w:rsid w:val="005844E4"/>
    <w:rsid w:val="005846FA"/>
    <w:rsid w:val="00584759"/>
    <w:rsid w:val="0058479E"/>
    <w:rsid w:val="005847A1"/>
    <w:rsid w:val="0058490C"/>
    <w:rsid w:val="00584983"/>
    <w:rsid w:val="00584A23"/>
    <w:rsid w:val="00584CB5"/>
    <w:rsid w:val="005850F2"/>
    <w:rsid w:val="00585271"/>
    <w:rsid w:val="00585333"/>
    <w:rsid w:val="0058535E"/>
    <w:rsid w:val="005855BE"/>
    <w:rsid w:val="005857C1"/>
    <w:rsid w:val="00585864"/>
    <w:rsid w:val="00586094"/>
    <w:rsid w:val="005860B4"/>
    <w:rsid w:val="00586123"/>
    <w:rsid w:val="005861E1"/>
    <w:rsid w:val="005862C0"/>
    <w:rsid w:val="0058630B"/>
    <w:rsid w:val="005863A3"/>
    <w:rsid w:val="00586456"/>
    <w:rsid w:val="005864C0"/>
    <w:rsid w:val="005869CC"/>
    <w:rsid w:val="00586C95"/>
    <w:rsid w:val="00586D4D"/>
    <w:rsid w:val="00586DB1"/>
    <w:rsid w:val="00587186"/>
    <w:rsid w:val="00587195"/>
    <w:rsid w:val="00587204"/>
    <w:rsid w:val="005874E0"/>
    <w:rsid w:val="0058758B"/>
    <w:rsid w:val="00587658"/>
    <w:rsid w:val="00587689"/>
    <w:rsid w:val="00587A22"/>
    <w:rsid w:val="00587B6C"/>
    <w:rsid w:val="00587C45"/>
    <w:rsid w:val="00587EAE"/>
    <w:rsid w:val="005900A8"/>
    <w:rsid w:val="005900C5"/>
    <w:rsid w:val="005900CA"/>
    <w:rsid w:val="0059019E"/>
    <w:rsid w:val="0059029F"/>
    <w:rsid w:val="00590368"/>
    <w:rsid w:val="00590377"/>
    <w:rsid w:val="00590804"/>
    <w:rsid w:val="00590848"/>
    <w:rsid w:val="00590877"/>
    <w:rsid w:val="00590879"/>
    <w:rsid w:val="005909C4"/>
    <w:rsid w:val="00590A08"/>
    <w:rsid w:val="00590B5D"/>
    <w:rsid w:val="00590BAB"/>
    <w:rsid w:val="00590C72"/>
    <w:rsid w:val="005911D4"/>
    <w:rsid w:val="005911D6"/>
    <w:rsid w:val="00591373"/>
    <w:rsid w:val="0059162E"/>
    <w:rsid w:val="005917C2"/>
    <w:rsid w:val="005919AF"/>
    <w:rsid w:val="00591AAE"/>
    <w:rsid w:val="00591B6F"/>
    <w:rsid w:val="00591BB8"/>
    <w:rsid w:val="00592036"/>
    <w:rsid w:val="0059204D"/>
    <w:rsid w:val="005920AB"/>
    <w:rsid w:val="00592261"/>
    <w:rsid w:val="005922AC"/>
    <w:rsid w:val="00592A6E"/>
    <w:rsid w:val="00592D17"/>
    <w:rsid w:val="00592E00"/>
    <w:rsid w:val="00592F4D"/>
    <w:rsid w:val="005930F3"/>
    <w:rsid w:val="0059355A"/>
    <w:rsid w:val="00593F03"/>
    <w:rsid w:val="00593F11"/>
    <w:rsid w:val="00594041"/>
    <w:rsid w:val="00594454"/>
    <w:rsid w:val="005947BF"/>
    <w:rsid w:val="005948B1"/>
    <w:rsid w:val="00594B5D"/>
    <w:rsid w:val="00594B92"/>
    <w:rsid w:val="00594B9F"/>
    <w:rsid w:val="00595269"/>
    <w:rsid w:val="00595299"/>
    <w:rsid w:val="00595531"/>
    <w:rsid w:val="00595604"/>
    <w:rsid w:val="00595876"/>
    <w:rsid w:val="005958B9"/>
    <w:rsid w:val="005958FB"/>
    <w:rsid w:val="00595B0C"/>
    <w:rsid w:val="00595C8B"/>
    <w:rsid w:val="00595D26"/>
    <w:rsid w:val="00595E4B"/>
    <w:rsid w:val="005961B5"/>
    <w:rsid w:val="00596276"/>
    <w:rsid w:val="005962E4"/>
    <w:rsid w:val="00596369"/>
    <w:rsid w:val="00596582"/>
    <w:rsid w:val="005965C6"/>
    <w:rsid w:val="005965D0"/>
    <w:rsid w:val="0059693D"/>
    <w:rsid w:val="00596A09"/>
    <w:rsid w:val="00596BF1"/>
    <w:rsid w:val="005973EB"/>
    <w:rsid w:val="005976C7"/>
    <w:rsid w:val="005978C7"/>
    <w:rsid w:val="00597E70"/>
    <w:rsid w:val="005A03C0"/>
    <w:rsid w:val="005A0535"/>
    <w:rsid w:val="005A07E1"/>
    <w:rsid w:val="005A0845"/>
    <w:rsid w:val="005A0861"/>
    <w:rsid w:val="005A09DD"/>
    <w:rsid w:val="005A0AFC"/>
    <w:rsid w:val="005A0E8D"/>
    <w:rsid w:val="005A0F2A"/>
    <w:rsid w:val="005A1284"/>
    <w:rsid w:val="005A12BE"/>
    <w:rsid w:val="005A13DA"/>
    <w:rsid w:val="005A1673"/>
    <w:rsid w:val="005A16D3"/>
    <w:rsid w:val="005A1731"/>
    <w:rsid w:val="005A1C9F"/>
    <w:rsid w:val="005A1CB1"/>
    <w:rsid w:val="005A1F0D"/>
    <w:rsid w:val="005A20E1"/>
    <w:rsid w:val="005A22EE"/>
    <w:rsid w:val="005A23DE"/>
    <w:rsid w:val="005A253C"/>
    <w:rsid w:val="005A2629"/>
    <w:rsid w:val="005A2787"/>
    <w:rsid w:val="005A28EE"/>
    <w:rsid w:val="005A2CD3"/>
    <w:rsid w:val="005A2DC1"/>
    <w:rsid w:val="005A2EA6"/>
    <w:rsid w:val="005A2EB6"/>
    <w:rsid w:val="005A3008"/>
    <w:rsid w:val="005A30A2"/>
    <w:rsid w:val="005A30CD"/>
    <w:rsid w:val="005A3402"/>
    <w:rsid w:val="005A3495"/>
    <w:rsid w:val="005A3532"/>
    <w:rsid w:val="005A3632"/>
    <w:rsid w:val="005A3773"/>
    <w:rsid w:val="005A3C39"/>
    <w:rsid w:val="005A3D40"/>
    <w:rsid w:val="005A3DE9"/>
    <w:rsid w:val="005A3DEA"/>
    <w:rsid w:val="005A40DE"/>
    <w:rsid w:val="005A430E"/>
    <w:rsid w:val="005A435B"/>
    <w:rsid w:val="005A44BC"/>
    <w:rsid w:val="005A4698"/>
    <w:rsid w:val="005A47DE"/>
    <w:rsid w:val="005A4D50"/>
    <w:rsid w:val="005A4D86"/>
    <w:rsid w:val="005A4DD7"/>
    <w:rsid w:val="005A516C"/>
    <w:rsid w:val="005A520A"/>
    <w:rsid w:val="005A52C8"/>
    <w:rsid w:val="005A5C0C"/>
    <w:rsid w:val="005A5D8D"/>
    <w:rsid w:val="005A5DA3"/>
    <w:rsid w:val="005A62E4"/>
    <w:rsid w:val="005A62FB"/>
    <w:rsid w:val="005A63CE"/>
    <w:rsid w:val="005A6436"/>
    <w:rsid w:val="005A6506"/>
    <w:rsid w:val="005A6A78"/>
    <w:rsid w:val="005A70F3"/>
    <w:rsid w:val="005A71C1"/>
    <w:rsid w:val="005A74C1"/>
    <w:rsid w:val="005A769F"/>
    <w:rsid w:val="005A79B0"/>
    <w:rsid w:val="005A7AC6"/>
    <w:rsid w:val="005A7C71"/>
    <w:rsid w:val="005A7CEA"/>
    <w:rsid w:val="005A7D70"/>
    <w:rsid w:val="005B0111"/>
    <w:rsid w:val="005B0654"/>
    <w:rsid w:val="005B06A8"/>
    <w:rsid w:val="005B08C1"/>
    <w:rsid w:val="005B08E9"/>
    <w:rsid w:val="005B0990"/>
    <w:rsid w:val="005B0A70"/>
    <w:rsid w:val="005B0F00"/>
    <w:rsid w:val="005B0F66"/>
    <w:rsid w:val="005B1009"/>
    <w:rsid w:val="005B1060"/>
    <w:rsid w:val="005B10FF"/>
    <w:rsid w:val="005B1192"/>
    <w:rsid w:val="005B11E8"/>
    <w:rsid w:val="005B126E"/>
    <w:rsid w:val="005B15AE"/>
    <w:rsid w:val="005B1778"/>
    <w:rsid w:val="005B17FB"/>
    <w:rsid w:val="005B1829"/>
    <w:rsid w:val="005B1896"/>
    <w:rsid w:val="005B1987"/>
    <w:rsid w:val="005B1C28"/>
    <w:rsid w:val="005B1D11"/>
    <w:rsid w:val="005B1DAF"/>
    <w:rsid w:val="005B203F"/>
    <w:rsid w:val="005B214D"/>
    <w:rsid w:val="005B21CD"/>
    <w:rsid w:val="005B2517"/>
    <w:rsid w:val="005B2972"/>
    <w:rsid w:val="005B29E9"/>
    <w:rsid w:val="005B2B9D"/>
    <w:rsid w:val="005B2D71"/>
    <w:rsid w:val="005B300F"/>
    <w:rsid w:val="005B315A"/>
    <w:rsid w:val="005B330B"/>
    <w:rsid w:val="005B3444"/>
    <w:rsid w:val="005B34FA"/>
    <w:rsid w:val="005B3817"/>
    <w:rsid w:val="005B3888"/>
    <w:rsid w:val="005B3916"/>
    <w:rsid w:val="005B3A48"/>
    <w:rsid w:val="005B3ACE"/>
    <w:rsid w:val="005B3EB8"/>
    <w:rsid w:val="005B4236"/>
    <w:rsid w:val="005B4430"/>
    <w:rsid w:val="005B4788"/>
    <w:rsid w:val="005B483A"/>
    <w:rsid w:val="005B4B4A"/>
    <w:rsid w:val="005B5347"/>
    <w:rsid w:val="005B555F"/>
    <w:rsid w:val="005B568A"/>
    <w:rsid w:val="005B5ACB"/>
    <w:rsid w:val="005B5C3F"/>
    <w:rsid w:val="005B5CA8"/>
    <w:rsid w:val="005B5ED0"/>
    <w:rsid w:val="005B62E3"/>
    <w:rsid w:val="005B6384"/>
    <w:rsid w:val="005B642D"/>
    <w:rsid w:val="005B6806"/>
    <w:rsid w:val="005B6C89"/>
    <w:rsid w:val="005B6CF1"/>
    <w:rsid w:val="005B6D38"/>
    <w:rsid w:val="005B7085"/>
    <w:rsid w:val="005B72B2"/>
    <w:rsid w:val="005B73F1"/>
    <w:rsid w:val="005B745F"/>
    <w:rsid w:val="005B7601"/>
    <w:rsid w:val="005B779A"/>
    <w:rsid w:val="005B7AAC"/>
    <w:rsid w:val="005B7AB3"/>
    <w:rsid w:val="005B7E67"/>
    <w:rsid w:val="005C0385"/>
    <w:rsid w:val="005C06C0"/>
    <w:rsid w:val="005C07A6"/>
    <w:rsid w:val="005C0A08"/>
    <w:rsid w:val="005C0A15"/>
    <w:rsid w:val="005C0C20"/>
    <w:rsid w:val="005C1115"/>
    <w:rsid w:val="005C1347"/>
    <w:rsid w:val="005C14CE"/>
    <w:rsid w:val="005C1D34"/>
    <w:rsid w:val="005C1D96"/>
    <w:rsid w:val="005C1F5E"/>
    <w:rsid w:val="005C2055"/>
    <w:rsid w:val="005C20A5"/>
    <w:rsid w:val="005C21C5"/>
    <w:rsid w:val="005C21FB"/>
    <w:rsid w:val="005C22D4"/>
    <w:rsid w:val="005C247E"/>
    <w:rsid w:val="005C2780"/>
    <w:rsid w:val="005C297B"/>
    <w:rsid w:val="005C2A44"/>
    <w:rsid w:val="005C2B8B"/>
    <w:rsid w:val="005C2BD6"/>
    <w:rsid w:val="005C2C61"/>
    <w:rsid w:val="005C2E4D"/>
    <w:rsid w:val="005C31FD"/>
    <w:rsid w:val="005C32AE"/>
    <w:rsid w:val="005C353D"/>
    <w:rsid w:val="005C368F"/>
    <w:rsid w:val="005C3698"/>
    <w:rsid w:val="005C37D0"/>
    <w:rsid w:val="005C39DA"/>
    <w:rsid w:val="005C3C46"/>
    <w:rsid w:val="005C3CC3"/>
    <w:rsid w:val="005C3D33"/>
    <w:rsid w:val="005C3D44"/>
    <w:rsid w:val="005C40CD"/>
    <w:rsid w:val="005C41C5"/>
    <w:rsid w:val="005C4202"/>
    <w:rsid w:val="005C43F6"/>
    <w:rsid w:val="005C443E"/>
    <w:rsid w:val="005C471C"/>
    <w:rsid w:val="005C4773"/>
    <w:rsid w:val="005C486B"/>
    <w:rsid w:val="005C49B0"/>
    <w:rsid w:val="005C4C74"/>
    <w:rsid w:val="005C4D06"/>
    <w:rsid w:val="005C4EB7"/>
    <w:rsid w:val="005C4FD3"/>
    <w:rsid w:val="005C5027"/>
    <w:rsid w:val="005C50D2"/>
    <w:rsid w:val="005C50FD"/>
    <w:rsid w:val="005C518D"/>
    <w:rsid w:val="005C51FD"/>
    <w:rsid w:val="005C56F8"/>
    <w:rsid w:val="005C575C"/>
    <w:rsid w:val="005C5E0B"/>
    <w:rsid w:val="005C5E72"/>
    <w:rsid w:val="005C63B5"/>
    <w:rsid w:val="005C646B"/>
    <w:rsid w:val="005C64A6"/>
    <w:rsid w:val="005C66A9"/>
    <w:rsid w:val="005C6820"/>
    <w:rsid w:val="005C7078"/>
    <w:rsid w:val="005C7090"/>
    <w:rsid w:val="005C70D2"/>
    <w:rsid w:val="005C7147"/>
    <w:rsid w:val="005C7480"/>
    <w:rsid w:val="005C75AE"/>
    <w:rsid w:val="005C76E4"/>
    <w:rsid w:val="005C770F"/>
    <w:rsid w:val="005C776C"/>
    <w:rsid w:val="005C7A2A"/>
    <w:rsid w:val="005C7D41"/>
    <w:rsid w:val="005C7EC0"/>
    <w:rsid w:val="005D0103"/>
    <w:rsid w:val="005D020C"/>
    <w:rsid w:val="005D02C4"/>
    <w:rsid w:val="005D0469"/>
    <w:rsid w:val="005D05B3"/>
    <w:rsid w:val="005D0682"/>
    <w:rsid w:val="005D068D"/>
    <w:rsid w:val="005D0817"/>
    <w:rsid w:val="005D0882"/>
    <w:rsid w:val="005D0B58"/>
    <w:rsid w:val="005D0E5D"/>
    <w:rsid w:val="005D0E89"/>
    <w:rsid w:val="005D120E"/>
    <w:rsid w:val="005D1275"/>
    <w:rsid w:val="005D12C9"/>
    <w:rsid w:val="005D1400"/>
    <w:rsid w:val="005D14C3"/>
    <w:rsid w:val="005D15B3"/>
    <w:rsid w:val="005D1714"/>
    <w:rsid w:val="005D17BF"/>
    <w:rsid w:val="005D1902"/>
    <w:rsid w:val="005D1EA9"/>
    <w:rsid w:val="005D212E"/>
    <w:rsid w:val="005D22C2"/>
    <w:rsid w:val="005D2832"/>
    <w:rsid w:val="005D2833"/>
    <w:rsid w:val="005D28B9"/>
    <w:rsid w:val="005D2915"/>
    <w:rsid w:val="005D29A8"/>
    <w:rsid w:val="005D29FD"/>
    <w:rsid w:val="005D2B02"/>
    <w:rsid w:val="005D2ED2"/>
    <w:rsid w:val="005D339F"/>
    <w:rsid w:val="005D39F8"/>
    <w:rsid w:val="005D3A0C"/>
    <w:rsid w:val="005D3C76"/>
    <w:rsid w:val="005D3D5B"/>
    <w:rsid w:val="005D4121"/>
    <w:rsid w:val="005D4274"/>
    <w:rsid w:val="005D42E0"/>
    <w:rsid w:val="005D43EF"/>
    <w:rsid w:val="005D457B"/>
    <w:rsid w:val="005D4630"/>
    <w:rsid w:val="005D4906"/>
    <w:rsid w:val="005D4945"/>
    <w:rsid w:val="005D4C58"/>
    <w:rsid w:val="005D4ED5"/>
    <w:rsid w:val="005D5246"/>
    <w:rsid w:val="005D562E"/>
    <w:rsid w:val="005D5743"/>
    <w:rsid w:val="005D5EC6"/>
    <w:rsid w:val="005D5FC7"/>
    <w:rsid w:val="005D61DF"/>
    <w:rsid w:val="005D6247"/>
    <w:rsid w:val="005D6312"/>
    <w:rsid w:val="005D6517"/>
    <w:rsid w:val="005D6A2D"/>
    <w:rsid w:val="005D6AE4"/>
    <w:rsid w:val="005D6AF3"/>
    <w:rsid w:val="005D6B14"/>
    <w:rsid w:val="005D6DEB"/>
    <w:rsid w:val="005D6DFB"/>
    <w:rsid w:val="005D6E8B"/>
    <w:rsid w:val="005D7178"/>
    <w:rsid w:val="005D7614"/>
    <w:rsid w:val="005D779C"/>
    <w:rsid w:val="005D7807"/>
    <w:rsid w:val="005D78CC"/>
    <w:rsid w:val="005D7B11"/>
    <w:rsid w:val="005D7C24"/>
    <w:rsid w:val="005D7F4C"/>
    <w:rsid w:val="005E0014"/>
    <w:rsid w:val="005E019F"/>
    <w:rsid w:val="005E0476"/>
    <w:rsid w:val="005E077D"/>
    <w:rsid w:val="005E07FC"/>
    <w:rsid w:val="005E0810"/>
    <w:rsid w:val="005E0834"/>
    <w:rsid w:val="005E08C1"/>
    <w:rsid w:val="005E0A10"/>
    <w:rsid w:val="005E0A58"/>
    <w:rsid w:val="005E0B0C"/>
    <w:rsid w:val="005E0B42"/>
    <w:rsid w:val="005E0CB6"/>
    <w:rsid w:val="005E0E47"/>
    <w:rsid w:val="005E11E7"/>
    <w:rsid w:val="005E1237"/>
    <w:rsid w:val="005E1354"/>
    <w:rsid w:val="005E148C"/>
    <w:rsid w:val="005E1570"/>
    <w:rsid w:val="005E1633"/>
    <w:rsid w:val="005E175C"/>
    <w:rsid w:val="005E1B34"/>
    <w:rsid w:val="005E1B5B"/>
    <w:rsid w:val="005E1DCC"/>
    <w:rsid w:val="005E1F0A"/>
    <w:rsid w:val="005E21C4"/>
    <w:rsid w:val="005E2300"/>
    <w:rsid w:val="005E23F9"/>
    <w:rsid w:val="005E2602"/>
    <w:rsid w:val="005E284B"/>
    <w:rsid w:val="005E2A62"/>
    <w:rsid w:val="005E2D78"/>
    <w:rsid w:val="005E2EA4"/>
    <w:rsid w:val="005E2FFD"/>
    <w:rsid w:val="005E300C"/>
    <w:rsid w:val="005E32F4"/>
    <w:rsid w:val="005E336D"/>
    <w:rsid w:val="005E3400"/>
    <w:rsid w:val="005E35EE"/>
    <w:rsid w:val="005E3659"/>
    <w:rsid w:val="005E3671"/>
    <w:rsid w:val="005E3982"/>
    <w:rsid w:val="005E39E9"/>
    <w:rsid w:val="005E3B3C"/>
    <w:rsid w:val="005E3B6B"/>
    <w:rsid w:val="005E3F78"/>
    <w:rsid w:val="005E4315"/>
    <w:rsid w:val="005E4397"/>
    <w:rsid w:val="005E452E"/>
    <w:rsid w:val="005E469F"/>
    <w:rsid w:val="005E479B"/>
    <w:rsid w:val="005E4B75"/>
    <w:rsid w:val="005E4BC6"/>
    <w:rsid w:val="005E4F0B"/>
    <w:rsid w:val="005E4F97"/>
    <w:rsid w:val="005E5169"/>
    <w:rsid w:val="005E5353"/>
    <w:rsid w:val="005E5513"/>
    <w:rsid w:val="005E55FA"/>
    <w:rsid w:val="005E561B"/>
    <w:rsid w:val="005E5731"/>
    <w:rsid w:val="005E58C3"/>
    <w:rsid w:val="005E590E"/>
    <w:rsid w:val="005E5995"/>
    <w:rsid w:val="005E59A1"/>
    <w:rsid w:val="005E5A17"/>
    <w:rsid w:val="005E5B5E"/>
    <w:rsid w:val="005E5D7B"/>
    <w:rsid w:val="005E6036"/>
    <w:rsid w:val="005E61BC"/>
    <w:rsid w:val="005E63DD"/>
    <w:rsid w:val="005E66AE"/>
    <w:rsid w:val="005E675E"/>
    <w:rsid w:val="005E67AA"/>
    <w:rsid w:val="005E69F3"/>
    <w:rsid w:val="005E6B7A"/>
    <w:rsid w:val="005E6ECD"/>
    <w:rsid w:val="005E7073"/>
    <w:rsid w:val="005E70EA"/>
    <w:rsid w:val="005E75D2"/>
    <w:rsid w:val="005E77D1"/>
    <w:rsid w:val="005E78FC"/>
    <w:rsid w:val="005E797D"/>
    <w:rsid w:val="005E797E"/>
    <w:rsid w:val="005E7A3F"/>
    <w:rsid w:val="005E7B24"/>
    <w:rsid w:val="005F0211"/>
    <w:rsid w:val="005F0289"/>
    <w:rsid w:val="005F030E"/>
    <w:rsid w:val="005F033B"/>
    <w:rsid w:val="005F0439"/>
    <w:rsid w:val="005F05EA"/>
    <w:rsid w:val="005F06B4"/>
    <w:rsid w:val="005F0861"/>
    <w:rsid w:val="005F08A9"/>
    <w:rsid w:val="005F0E25"/>
    <w:rsid w:val="005F1127"/>
    <w:rsid w:val="005F1357"/>
    <w:rsid w:val="005F164D"/>
    <w:rsid w:val="005F18AF"/>
    <w:rsid w:val="005F1A8B"/>
    <w:rsid w:val="005F1E09"/>
    <w:rsid w:val="005F1E54"/>
    <w:rsid w:val="005F1EA3"/>
    <w:rsid w:val="005F1EBA"/>
    <w:rsid w:val="005F1F18"/>
    <w:rsid w:val="005F2460"/>
    <w:rsid w:val="005F25E5"/>
    <w:rsid w:val="005F265A"/>
    <w:rsid w:val="005F26A7"/>
    <w:rsid w:val="005F270F"/>
    <w:rsid w:val="005F2A72"/>
    <w:rsid w:val="005F2FD4"/>
    <w:rsid w:val="005F3333"/>
    <w:rsid w:val="005F34C6"/>
    <w:rsid w:val="005F3A3C"/>
    <w:rsid w:val="005F3C3A"/>
    <w:rsid w:val="005F3DC2"/>
    <w:rsid w:val="005F4419"/>
    <w:rsid w:val="005F44E4"/>
    <w:rsid w:val="005F45F2"/>
    <w:rsid w:val="005F4715"/>
    <w:rsid w:val="005F49CA"/>
    <w:rsid w:val="005F4DA7"/>
    <w:rsid w:val="005F4F54"/>
    <w:rsid w:val="005F4FCC"/>
    <w:rsid w:val="005F576A"/>
    <w:rsid w:val="005F57ED"/>
    <w:rsid w:val="005F5DCF"/>
    <w:rsid w:val="005F60D3"/>
    <w:rsid w:val="005F61EE"/>
    <w:rsid w:val="005F62EF"/>
    <w:rsid w:val="005F6B3A"/>
    <w:rsid w:val="005F6BF5"/>
    <w:rsid w:val="005F6E39"/>
    <w:rsid w:val="005F6E6D"/>
    <w:rsid w:val="005F6F96"/>
    <w:rsid w:val="005F71EF"/>
    <w:rsid w:val="005F72D5"/>
    <w:rsid w:val="005F734C"/>
    <w:rsid w:val="005F792F"/>
    <w:rsid w:val="005F7BB2"/>
    <w:rsid w:val="005F7C77"/>
    <w:rsid w:val="005F7C7E"/>
    <w:rsid w:val="005F7DAA"/>
    <w:rsid w:val="005F7DC3"/>
    <w:rsid w:val="005F7E2C"/>
    <w:rsid w:val="00600220"/>
    <w:rsid w:val="00600886"/>
    <w:rsid w:val="006008FE"/>
    <w:rsid w:val="00600984"/>
    <w:rsid w:val="00600A6E"/>
    <w:rsid w:val="00601012"/>
    <w:rsid w:val="0060106C"/>
    <w:rsid w:val="006011E4"/>
    <w:rsid w:val="0060122D"/>
    <w:rsid w:val="0060125D"/>
    <w:rsid w:val="00601368"/>
    <w:rsid w:val="00601586"/>
    <w:rsid w:val="00601844"/>
    <w:rsid w:val="00601859"/>
    <w:rsid w:val="00601935"/>
    <w:rsid w:val="00601AE8"/>
    <w:rsid w:val="00601C22"/>
    <w:rsid w:val="0060201F"/>
    <w:rsid w:val="0060207B"/>
    <w:rsid w:val="0060249F"/>
    <w:rsid w:val="0060252E"/>
    <w:rsid w:val="00602A10"/>
    <w:rsid w:val="00602D12"/>
    <w:rsid w:val="00602DDA"/>
    <w:rsid w:val="00602E31"/>
    <w:rsid w:val="00602F4A"/>
    <w:rsid w:val="00602F59"/>
    <w:rsid w:val="006031D9"/>
    <w:rsid w:val="00603625"/>
    <w:rsid w:val="0060386F"/>
    <w:rsid w:val="0060393E"/>
    <w:rsid w:val="00603EAE"/>
    <w:rsid w:val="006040D5"/>
    <w:rsid w:val="00604238"/>
    <w:rsid w:val="00604378"/>
    <w:rsid w:val="0060464B"/>
    <w:rsid w:val="00604717"/>
    <w:rsid w:val="0060484B"/>
    <w:rsid w:val="00604B55"/>
    <w:rsid w:val="00604B63"/>
    <w:rsid w:val="00604D40"/>
    <w:rsid w:val="00604D94"/>
    <w:rsid w:val="00604DA6"/>
    <w:rsid w:val="00604DBD"/>
    <w:rsid w:val="00604EC0"/>
    <w:rsid w:val="00605024"/>
    <w:rsid w:val="00605335"/>
    <w:rsid w:val="006054C9"/>
    <w:rsid w:val="00605806"/>
    <w:rsid w:val="006059EC"/>
    <w:rsid w:val="00605CB1"/>
    <w:rsid w:val="00605D41"/>
    <w:rsid w:val="00605EC3"/>
    <w:rsid w:val="0060627D"/>
    <w:rsid w:val="006067B3"/>
    <w:rsid w:val="006069EC"/>
    <w:rsid w:val="00606A07"/>
    <w:rsid w:val="00606DEB"/>
    <w:rsid w:val="0060705A"/>
    <w:rsid w:val="006074E1"/>
    <w:rsid w:val="00607622"/>
    <w:rsid w:val="0060772D"/>
    <w:rsid w:val="0060780B"/>
    <w:rsid w:val="00607A4B"/>
    <w:rsid w:val="00607C16"/>
    <w:rsid w:val="00607D6A"/>
    <w:rsid w:val="00607E2E"/>
    <w:rsid w:val="0061010D"/>
    <w:rsid w:val="006105CD"/>
    <w:rsid w:val="006106BF"/>
    <w:rsid w:val="00610884"/>
    <w:rsid w:val="00610898"/>
    <w:rsid w:val="00610BE4"/>
    <w:rsid w:val="00610E89"/>
    <w:rsid w:val="00611020"/>
    <w:rsid w:val="0061106E"/>
    <w:rsid w:val="00611529"/>
    <w:rsid w:val="006116C8"/>
    <w:rsid w:val="00611886"/>
    <w:rsid w:val="00611B78"/>
    <w:rsid w:val="00611D49"/>
    <w:rsid w:val="00611DCE"/>
    <w:rsid w:val="00611E10"/>
    <w:rsid w:val="006123E9"/>
    <w:rsid w:val="00612400"/>
    <w:rsid w:val="00612457"/>
    <w:rsid w:val="00612787"/>
    <w:rsid w:val="00612952"/>
    <w:rsid w:val="006129E1"/>
    <w:rsid w:val="00612B5D"/>
    <w:rsid w:val="00612DEB"/>
    <w:rsid w:val="00612DEF"/>
    <w:rsid w:val="0061319F"/>
    <w:rsid w:val="00613235"/>
    <w:rsid w:val="006132E5"/>
    <w:rsid w:val="006139A3"/>
    <w:rsid w:val="006139A9"/>
    <w:rsid w:val="00613AE5"/>
    <w:rsid w:val="00613B2F"/>
    <w:rsid w:val="00613FEE"/>
    <w:rsid w:val="00614657"/>
    <w:rsid w:val="00614A32"/>
    <w:rsid w:val="00614A5C"/>
    <w:rsid w:val="00614E01"/>
    <w:rsid w:val="00615012"/>
    <w:rsid w:val="006152C2"/>
    <w:rsid w:val="006153F9"/>
    <w:rsid w:val="006154EB"/>
    <w:rsid w:val="0061575B"/>
    <w:rsid w:val="00615848"/>
    <w:rsid w:val="006159D0"/>
    <w:rsid w:val="00615BE5"/>
    <w:rsid w:val="00615D52"/>
    <w:rsid w:val="00615DE5"/>
    <w:rsid w:val="00615FE9"/>
    <w:rsid w:val="006160A3"/>
    <w:rsid w:val="00616589"/>
    <w:rsid w:val="006167A5"/>
    <w:rsid w:val="00616A87"/>
    <w:rsid w:val="00616C77"/>
    <w:rsid w:val="00616EBE"/>
    <w:rsid w:val="0061714A"/>
    <w:rsid w:val="006174DD"/>
    <w:rsid w:val="00617682"/>
    <w:rsid w:val="006176C2"/>
    <w:rsid w:val="00617B49"/>
    <w:rsid w:val="00617BB3"/>
    <w:rsid w:val="00617C03"/>
    <w:rsid w:val="00617E03"/>
    <w:rsid w:val="00617EDA"/>
    <w:rsid w:val="00620B74"/>
    <w:rsid w:val="00620C06"/>
    <w:rsid w:val="00620D6E"/>
    <w:rsid w:val="00621180"/>
    <w:rsid w:val="0062134A"/>
    <w:rsid w:val="006215D8"/>
    <w:rsid w:val="0062174B"/>
    <w:rsid w:val="006217E4"/>
    <w:rsid w:val="00621A94"/>
    <w:rsid w:val="00621CE7"/>
    <w:rsid w:val="00621DCE"/>
    <w:rsid w:val="00621E50"/>
    <w:rsid w:val="00622113"/>
    <w:rsid w:val="00622121"/>
    <w:rsid w:val="006224B4"/>
    <w:rsid w:val="006225E4"/>
    <w:rsid w:val="006226DC"/>
    <w:rsid w:val="0062270F"/>
    <w:rsid w:val="00622A6B"/>
    <w:rsid w:val="00622A84"/>
    <w:rsid w:val="00622ACA"/>
    <w:rsid w:val="00622AED"/>
    <w:rsid w:val="00623082"/>
    <w:rsid w:val="006232AA"/>
    <w:rsid w:val="006232DE"/>
    <w:rsid w:val="0062338D"/>
    <w:rsid w:val="00623583"/>
    <w:rsid w:val="006237A2"/>
    <w:rsid w:val="00623805"/>
    <w:rsid w:val="0062398E"/>
    <w:rsid w:val="00623CCA"/>
    <w:rsid w:val="00623F18"/>
    <w:rsid w:val="006243DF"/>
    <w:rsid w:val="0062446E"/>
    <w:rsid w:val="0062454B"/>
    <w:rsid w:val="00624707"/>
    <w:rsid w:val="00624727"/>
    <w:rsid w:val="00624D9C"/>
    <w:rsid w:val="006252D9"/>
    <w:rsid w:val="0062531B"/>
    <w:rsid w:val="00625384"/>
    <w:rsid w:val="006255A7"/>
    <w:rsid w:val="00625AFC"/>
    <w:rsid w:val="00625BD1"/>
    <w:rsid w:val="00625DC7"/>
    <w:rsid w:val="00625F8D"/>
    <w:rsid w:val="0062600F"/>
    <w:rsid w:val="0062612F"/>
    <w:rsid w:val="0062621F"/>
    <w:rsid w:val="006262F1"/>
    <w:rsid w:val="00626484"/>
    <w:rsid w:val="00626517"/>
    <w:rsid w:val="00626670"/>
    <w:rsid w:val="00626736"/>
    <w:rsid w:val="00626A36"/>
    <w:rsid w:val="00626B7D"/>
    <w:rsid w:val="00626C39"/>
    <w:rsid w:val="00626D97"/>
    <w:rsid w:val="00626EBB"/>
    <w:rsid w:val="00627198"/>
    <w:rsid w:val="006271E3"/>
    <w:rsid w:val="0062758E"/>
    <w:rsid w:val="00627760"/>
    <w:rsid w:val="00627856"/>
    <w:rsid w:val="00627C90"/>
    <w:rsid w:val="00627ED6"/>
    <w:rsid w:val="00627FFA"/>
    <w:rsid w:val="00630077"/>
    <w:rsid w:val="0063019A"/>
    <w:rsid w:val="006301AF"/>
    <w:rsid w:val="00630212"/>
    <w:rsid w:val="0063041A"/>
    <w:rsid w:val="0063057B"/>
    <w:rsid w:val="0063073C"/>
    <w:rsid w:val="0063073F"/>
    <w:rsid w:val="0063084A"/>
    <w:rsid w:val="00630A39"/>
    <w:rsid w:val="00630CBB"/>
    <w:rsid w:val="00630E99"/>
    <w:rsid w:val="006310B0"/>
    <w:rsid w:val="006312B0"/>
    <w:rsid w:val="0063139D"/>
    <w:rsid w:val="0063165A"/>
    <w:rsid w:val="00631A08"/>
    <w:rsid w:val="00631CCC"/>
    <w:rsid w:val="00631ECC"/>
    <w:rsid w:val="0063201D"/>
    <w:rsid w:val="00632190"/>
    <w:rsid w:val="006328DA"/>
    <w:rsid w:val="00632932"/>
    <w:rsid w:val="0063295B"/>
    <w:rsid w:val="00632A4E"/>
    <w:rsid w:val="00632ACD"/>
    <w:rsid w:val="00632B00"/>
    <w:rsid w:val="00632F6F"/>
    <w:rsid w:val="0063339F"/>
    <w:rsid w:val="006335A0"/>
    <w:rsid w:val="006335C4"/>
    <w:rsid w:val="00633716"/>
    <w:rsid w:val="00633828"/>
    <w:rsid w:val="00633B4D"/>
    <w:rsid w:val="00633E06"/>
    <w:rsid w:val="00633F6E"/>
    <w:rsid w:val="00634000"/>
    <w:rsid w:val="006341CE"/>
    <w:rsid w:val="006341FC"/>
    <w:rsid w:val="006343CF"/>
    <w:rsid w:val="0063450E"/>
    <w:rsid w:val="0063470C"/>
    <w:rsid w:val="00634748"/>
    <w:rsid w:val="006347E5"/>
    <w:rsid w:val="00634BF1"/>
    <w:rsid w:val="00634CAF"/>
    <w:rsid w:val="006352C7"/>
    <w:rsid w:val="00635310"/>
    <w:rsid w:val="006356AA"/>
    <w:rsid w:val="006357D8"/>
    <w:rsid w:val="0063583E"/>
    <w:rsid w:val="00635B9A"/>
    <w:rsid w:val="00635EA4"/>
    <w:rsid w:val="00636182"/>
    <w:rsid w:val="0063650D"/>
    <w:rsid w:val="006368E8"/>
    <w:rsid w:val="00636923"/>
    <w:rsid w:val="00636E7B"/>
    <w:rsid w:val="00636F0C"/>
    <w:rsid w:val="00637549"/>
    <w:rsid w:val="006376E8"/>
    <w:rsid w:val="006378A1"/>
    <w:rsid w:val="00637A92"/>
    <w:rsid w:val="00637C7E"/>
    <w:rsid w:val="00637EC6"/>
    <w:rsid w:val="006403DF"/>
    <w:rsid w:val="00640402"/>
    <w:rsid w:val="0064042C"/>
    <w:rsid w:val="00640735"/>
    <w:rsid w:val="00640957"/>
    <w:rsid w:val="00640C9B"/>
    <w:rsid w:val="00640CE5"/>
    <w:rsid w:val="00640D79"/>
    <w:rsid w:val="00640F8C"/>
    <w:rsid w:val="006410A7"/>
    <w:rsid w:val="006412BA"/>
    <w:rsid w:val="0064156D"/>
    <w:rsid w:val="006415E7"/>
    <w:rsid w:val="006417B2"/>
    <w:rsid w:val="006419CF"/>
    <w:rsid w:val="00641B72"/>
    <w:rsid w:val="006422C0"/>
    <w:rsid w:val="00642332"/>
    <w:rsid w:val="00642387"/>
    <w:rsid w:val="00642450"/>
    <w:rsid w:val="006424CB"/>
    <w:rsid w:val="0064256A"/>
    <w:rsid w:val="00642628"/>
    <w:rsid w:val="006426AD"/>
    <w:rsid w:val="006427B7"/>
    <w:rsid w:val="00642866"/>
    <w:rsid w:val="00642960"/>
    <w:rsid w:val="00642C12"/>
    <w:rsid w:val="00642EE2"/>
    <w:rsid w:val="006432CB"/>
    <w:rsid w:val="006436CF"/>
    <w:rsid w:val="0064370C"/>
    <w:rsid w:val="006437B1"/>
    <w:rsid w:val="006437DA"/>
    <w:rsid w:val="00643BDF"/>
    <w:rsid w:val="00643C25"/>
    <w:rsid w:val="00643D6A"/>
    <w:rsid w:val="0064421C"/>
    <w:rsid w:val="00644309"/>
    <w:rsid w:val="006443C8"/>
    <w:rsid w:val="00644800"/>
    <w:rsid w:val="00644878"/>
    <w:rsid w:val="0064488D"/>
    <w:rsid w:val="00644B7B"/>
    <w:rsid w:val="00644CC5"/>
    <w:rsid w:val="00644EF6"/>
    <w:rsid w:val="00644FBD"/>
    <w:rsid w:val="0064509C"/>
    <w:rsid w:val="006451C5"/>
    <w:rsid w:val="0064526B"/>
    <w:rsid w:val="00645337"/>
    <w:rsid w:val="00645446"/>
    <w:rsid w:val="006457E8"/>
    <w:rsid w:val="0064599B"/>
    <w:rsid w:val="00645B0A"/>
    <w:rsid w:val="0064607A"/>
    <w:rsid w:val="006461D5"/>
    <w:rsid w:val="00646306"/>
    <w:rsid w:val="00646536"/>
    <w:rsid w:val="00646975"/>
    <w:rsid w:val="00646F4C"/>
    <w:rsid w:val="0064747B"/>
    <w:rsid w:val="0064750F"/>
    <w:rsid w:val="0064759A"/>
    <w:rsid w:val="006476B3"/>
    <w:rsid w:val="00647DCF"/>
    <w:rsid w:val="0065002C"/>
    <w:rsid w:val="00650050"/>
    <w:rsid w:val="00650107"/>
    <w:rsid w:val="006504CB"/>
    <w:rsid w:val="00650543"/>
    <w:rsid w:val="00650A24"/>
    <w:rsid w:val="00650C68"/>
    <w:rsid w:val="00650E9D"/>
    <w:rsid w:val="00650F9A"/>
    <w:rsid w:val="006510D9"/>
    <w:rsid w:val="00651278"/>
    <w:rsid w:val="00651648"/>
    <w:rsid w:val="006517CE"/>
    <w:rsid w:val="00651BB2"/>
    <w:rsid w:val="00652106"/>
    <w:rsid w:val="00652172"/>
    <w:rsid w:val="006524B8"/>
    <w:rsid w:val="006528A2"/>
    <w:rsid w:val="006528BE"/>
    <w:rsid w:val="00652A3E"/>
    <w:rsid w:val="00652A5C"/>
    <w:rsid w:val="00652AC3"/>
    <w:rsid w:val="00652C11"/>
    <w:rsid w:val="00652D46"/>
    <w:rsid w:val="00652E23"/>
    <w:rsid w:val="00652F02"/>
    <w:rsid w:val="0065302B"/>
    <w:rsid w:val="006530AA"/>
    <w:rsid w:val="006530E0"/>
    <w:rsid w:val="006533F2"/>
    <w:rsid w:val="006534F7"/>
    <w:rsid w:val="0065387D"/>
    <w:rsid w:val="00653C26"/>
    <w:rsid w:val="00653D47"/>
    <w:rsid w:val="00654018"/>
    <w:rsid w:val="006542CF"/>
    <w:rsid w:val="00654666"/>
    <w:rsid w:val="00654A70"/>
    <w:rsid w:val="00655101"/>
    <w:rsid w:val="0065510C"/>
    <w:rsid w:val="0065524C"/>
    <w:rsid w:val="006553B0"/>
    <w:rsid w:val="0065562A"/>
    <w:rsid w:val="00655704"/>
    <w:rsid w:val="006557C8"/>
    <w:rsid w:val="00655801"/>
    <w:rsid w:val="00655D07"/>
    <w:rsid w:val="00655FF7"/>
    <w:rsid w:val="00656050"/>
    <w:rsid w:val="006561CF"/>
    <w:rsid w:val="00656279"/>
    <w:rsid w:val="006563B9"/>
    <w:rsid w:val="00656539"/>
    <w:rsid w:val="00656D16"/>
    <w:rsid w:val="00657298"/>
    <w:rsid w:val="00657320"/>
    <w:rsid w:val="0065735A"/>
    <w:rsid w:val="00657764"/>
    <w:rsid w:val="00657899"/>
    <w:rsid w:val="0065796E"/>
    <w:rsid w:val="006579EF"/>
    <w:rsid w:val="00657A56"/>
    <w:rsid w:val="00657B75"/>
    <w:rsid w:val="00657E9E"/>
    <w:rsid w:val="00657F26"/>
    <w:rsid w:val="00657F83"/>
    <w:rsid w:val="00657FC5"/>
    <w:rsid w:val="006604AE"/>
    <w:rsid w:val="0066063F"/>
    <w:rsid w:val="00660672"/>
    <w:rsid w:val="00660762"/>
    <w:rsid w:val="006607CD"/>
    <w:rsid w:val="006608B6"/>
    <w:rsid w:val="00660B09"/>
    <w:rsid w:val="00660B6F"/>
    <w:rsid w:val="00660BC9"/>
    <w:rsid w:val="00660C40"/>
    <w:rsid w:val="00660E76"/>
    <w:rsid w:val="00660F0B"/>
    <w:rsid w:val="00660F58"/>
    <w:rsid w:val="006614C8"/>
    <w:rsid w:val="006615B6"/>
    <w:rsid w:val="0066187D"/>
    <w:rsid w:val="00661885"/>
    <w:rsid w:val="00661DC9"/>
    <w:rsid w:val="00661E30"/>
    <w:rsid w:val="00661FAC"/>
    <w:rsid w:val="0066201E"/>
    <w:rsid w:val="00662037"/>
    <w:rsid w:val="006621CE"/>
    <w:rsid w:val="00662357"/>
    <w:rsid w:val="006626B6"/>
    <w:rsid w:val="00662715"/>
    <w:rsid w:val="00662D5F"/>
    <w:rsid w:val="0066304A"/>
    <w:rsid w:val="00663234"/>
    <w:rsid w:val="00663522"/>
    <w:rsid w:val="0066359D"/>
    <w:rsid w:val="006636DE"/>
    <w:rsid w:val="006636FB"/>
    <w:rsid w:val="006637C0"/>
    <w:rsid w:val="006638BE"/>
    <w:rsid w:val="006639AD"/>
    <w:rsid w:val="00663A1A"/>
    <w:rsid w:val="00663C2B"/>
    <w:rsid w:val="00664015"/>
    <w:rsid w:val="006641B3"/>
    <w:rsid w:val="006642F2"/>
    <w:rsid w:val="00664CA9"/>
    <w:rsid w:val="00664E9F"/>
    <w:rsid w:val="00664F05"/>
    <w:rsid w:val="00664F6C"/>
    <w:rsid w:val="00665202"/>
    <w:rsid w:val="006652AF"/>
    <w:rsid w:val="006654BE"/>
    <w:rsid w:val="0066554D"/>
    <w:rsid w:val="006655C1"/>
    <w:rsid w:val="006658B6"/>
    <w:rsid w:val="006658EE"/>
    <w:rsid w:val="00665ABF"/>
    <w:rsid w:val="00665AEB"/>
    <w:rsid w:val="00665F91"/>
    <w:rsid w:val="0066617B"/>
    <w:rsid w:val="006663A5"/>
    <w:rsid w:val="006663D9"/>
    <w:rsid w:val="00666561"/>
    <w:rsid w:val="00666628"/>
    <w:rsid w:val="00666688"/>
    <w:rsid w:val="0066674B"/>
    <w:rsid w:val="00666766"/>
    <w:rsid w:val="00666BF2"/>
    <w:rsid w:val="00666C2A"/>
    <w:rsid w:val="00666F4C"/>
    <w:rsid w:val="00666FD9"/>
    <w:rsid w:val="00666FEB"/>
    <w:rsid w:val="00667163"/>
    <w:rsid w:val="006675BD"/>
    <w:rsid w:val="006675F8"/>
    <w:rsid w:val="00667736"/>
    <w:rsid w:val="00667AE6"/>
    <w:rsid w:val="00667DE8"/>
    <w:rsid w:val="00667E66"/>
    <w:rsid w:val="00670250"/>
    <w:rsid w:val="006702CA"/>
    <w:rsid w:val="00670421"/>
    <w:rsid w:val="006705E2"/>
    <w:rsid w:val="00670B74"/>
    <w:rsid w:val="00670C7B"/>
    <w:rsid w:val="0067122A"/>
    <w:rsid w:val="006712CD"/>
    <w:rsid w:val="006713C4"/>
    <w:rsid w:val="0067173A"/>
    <w:rsid w:val="006718AC"/>
    <w:rsid w:val="006718C4"/>
    <w:rsid w:val="006718E0"/>
    <w:rsid w:val="00671921"/>
    <w:rsid w:val="00671952"/>
    <w:rsid w:val="00671984"/>
    <w:rsid w:val="00671B57"/>
    <w:rsid w:val="00671DAA"/>
    <w:rsid w:val="00671F1D"/>
    <w:rsid w:val="0067200D"/>
    <w:rsid w:val="00672516"/>
    <w:rsid w:val="00672708"/>
    <w:rsid w:val="00672715"/>
    <w:rsid w:val="006727C5"/>
    <w:rsid w:val="00672A25"/>
    <w:rsid w:val="00672BC8"/>
    <w:rsid w:val="00672C60"/>
    <w:rsid w:val="00672D3C"/>
    <w:rsid w:val="00672DF2"/>
    <w:rsid w:val="00672EB9"/>
    <w:rsid w:val="00673185"/>
    <w:rsid w:val="006731E6"/>
    <w:rsid w:val="006739D7"/>
    <w:rsid w:val="006739F7"/>
    <w:rsid w:val="00673A40"/>
    <w:rsid w:val="00673F42"/>
    <w:rsid w:val="0067466D"/>
    <w:rsid w:val="00674736"/>
    <w:rsid w:val="0067479B"/>
    <w:rsid w:val="00674954"/>
    <w:rsid w:val="006749A1"/>
    <w:rsid w:val="00674A2B"/>
    <w:rsid w:val="00674AF7"/>
    <w:rsid w:val="00674B4C"/>
    <w:rsid w:val="00674C2C"/>
    <w:rsid w:val="00674E11"/>
    <w:rsid w:val="00675025"/>
    <w:rsid w:val="00675106"/>
    <w:rsid w:val="0067514C"/>
    <w:rsid w:val="006752B0"/>
    <w:rsid w:val="0067532E"/>
    <w:rsid w:val="0067572D"/>
    <w:rsid w:val="00675783"/>
    <w:rsid w:val="006757CC"/>
    <w:rsid w:val="00675973"/>
    <w:rsid w:val="00675B2B"/>
    <w:rsid w:val="00675DB9"/>
    <w:rsid w:val="00675F56"/>
    <w:rsid w:val="0067606D"/>
    <w:rsid w:val="006764A1"/>
    <w:rsid w:val="006764EE"/>
    <w:rsid w:val="00676867"/>
    <w:rsid w:val="00676AEE"/>
    <w:rsid w:val="00676B44"/>
    <w:rsid w:val="00676F0C"/>
    <w:rsid w:val="00676F85"/>
    <w:rsid w:val="00677764"/>
    <w:rsid w:val="006777A1"/>
    <w:rsid w:val="00677BC9"/>
    <w:rsid w:val="00677BE8"/>
    <w:rsid w:val="00677EDA"/>
    <w:rsid w:val="00677FB4"/>
    <w:rsid w:val="006801BA"/>
    <w:rsid w:val="006801F7"/>
    <w:rsid w:val="00680524"/>
    <w:rsid w:val="006806B1"/>
    <w:rsid w:val="00680898"/>
    <w:rsid w:val="00680FA0"/>
    <w:rsid w:val="006811F1"/>
    <w:rsid w:val="00681299"/>
    <w:rsid w:val="0068154B"/>
    <w:rsid w:val="00681648"/>
    <w:rsid w:val="0068172D"/>
    <w:rsid w:val="00681880"/>
    <w:rsid w:val="00681951"/>
    <w:rsid w:val="0068198A"/>
    <w:rsid w:val="00681A7F"/>
    <w:rsid w:val="00681AE6"/>
    <w:rsid w:val="00681C2B"/>
    <w:rsid w:val="00681FF1"/>
    <w:rsid w:val="0068214F"/>
    <w:rsid w:val="0068249A"/>
    <w:rsid w:val="00682B7B"/>
    <w:rsid w:val="00682BBD"/>
    <w:rsid w:val="00682F10"/>
    <w:rsid w:val="00683051"/>
    <w:rsid w:val="00683066"/>
    <w:rsid w:val="00683110"/>
    <w:rsid w:val="006832DD"/>
    <w:rsid w:val="0068354C"/>
    <w:rsid w:val="006836AA"/>
    <w:rsid w:val="006839C3"/>
    <w:rsid w:val="00683FFB"/>
    <w:rsid w:val="00684078"/>
    <w:rsid w:val="006841DC"/>
    <w:rsid w:val="0068441F"/>
    <w:rsid w:val="0068452A"/>
    <w:rsid w:val="006845F4"/>
    <w:rsid w:val="0068462F"/>
    <w:rsid w:val="00684C72"/>
    <w:rsid w:val="0068520D"/>
    <w:rsid w:val="006855D6"/>
    <w:rsid w:val="00685874"/>
    <w:rsid w:val="00685EBE"/>
    <w:rsid w:val="00685F55"/>
    <w:rsid w:val="006862FB"/>
    <w:rsid w:val="006863C6"/>
    <w:rsid w:val="006867E8"/>
    <w:rsid w:val="00686815"/>
    <w:rsid w:val="00686C6E"/>
    <w:rsid w:val="00686DFB"/>
    <w:rsid w:val="00686ED3"/>
    <w:rsid w:val="00686F42"/>
    <w:rsid w:val="0068717A"/>
    <w:rsid w:val="0068722D"/>
    <w:rsid w:val="0068763C"/>
    <w:rsid w:val="006876F1"/>
    <w:rsid w:val="00687850"/>
    <w:rsid w:val="00687A09"/>
    <w:rsid w:val="00687A18"/>
    <w:rsid w:val="00687E2F"/>
    <w:rsid w:val="00690073"/>
    <w:rsid w:val="00690552"/>
    <w:rsid w:val="0069064C"/>
    <w:rsid w:val="0069072A"/>
    <w:rsid w:val="00690735"/>
    <w:rsid w:val="006909B5"/>
    <w:rsid w:val="00690AE6"/>
    <w:rsid w:val="00690D0A"/>
    <w:rsid w:val="00690D6C"/>
    <w:rsid w:val="00690F04"/>
    <w:rsid w:val="00690F60"/>
    <w:rsid w:val="0069104B"/>
    <w:rsid w:val="00691322"/>
    <w:rsid w:val="00691892"/>
    <w:rsid w:val="006918DB"/>
    <w:rsid w:val="00691C0B"/>
    <w:rsid w:val="00691D4E"/>
    <w:rsid w:val="0069206B"/>
    <w:rsid w:val="006921FE"/>
    <w:rsid w:val="00692552"/>
    <w:rsid w:val="00692762"/>
    <w:rsid w:val="006928E3"/>
    <w:rsid w:val="00692C63"/>
    <w:rsid w:val="00692C8A"/>
    <w:rsid w:val="00692D0C"/>
    <w:rsid w:val="00692DDD"/>
    <w:rsid w:val="00692EFF"/>
    <w:rsid w:val="00692F0B"/>
    <w:rsid w:val="00693016"/>
    <w:rsid w:val="00693162"/>
    <w:rsid w:val="00693210"/>
    <w:rsid w:val="006935F3"/>
    <w:rsid w:val="00693601"/>
    <w:rsid w:val="00693736"/>
    <w:rsid w:val="006937DB"/>
    <w:rsid w:val="0069395A"/>
    <w:rsid w:val="006939A4"/>
    <w:rsid w:val="006943F8"/>
    <w:rsid w:val="00694525"/>
    <w:rsid w:val="006947E9"/>
    <w:rsid w:val="0069495D"/>
    <w:rsid w:val="00694B6E"/>
    <w:rsid w:val="00694E17"/>
    <w:rsid w:val="0069525A"/>
    <w:rsid w:val="00695487"/>
    <w:rsid w:val="006954BC"/>
    <w:rsid w:val="00695522"/>
    <w:rsid w:val="00695594"/>
    <w:rsid w:val="0069590D"/>
    <w:rsid w:val="00695C2D"/>
    <w:rsid w:val="00695C97"/>
    <w:rsid w:val="00695EC6"/>
    <w:rsid w:val="006961F5"/>
    <w:rsid w:val="00696229"/>
    <w:rsid w:val="0069667E"/>
    <w:rsid w:val="00696951"/>
    <w:rsid w:val="00696C57"/>
    <w:rsid w:val="00696E26"/>
    <w:rsid w:val="00696EB2"/>
    <w:rsid w:val="00697079"/>
    <w:rsid w:val="00697210"/>
    <w:rsid w:val="00697351"/>
    <w:rsid w:val="00697406"/>
    <w:rsid w:val="00697718"/>
    <w:rsid w:val="0069776A"/>
    <w:rsid w:val="00697859"/>
    <w:rsid w:val="00697A79"/>
    <w:rsid w:val="00697B65"/>
    <w:rsid w:val="00697BB3"/>
    <w:rsid w:val="00697C10"/>
    <w:rsid w:val="00697D53"/>
    <w:rsid w:val="00697D7E"/>
    <w:rsid w:val="00697F6C"/>
    <w:rsid w:val="006A035D"/>
    <w:rsid w:val="006A0918"/>
    <w:rsid w:val="006A094C"/>
    <w:rsid w:val="006A0951"/>
    <w:rsid w:val="006A0A0E"/>
    <w:rsid w:val="006A0A95"/>
    <w:rsid w:val="006A0A97"/>
    <w:rsid w:val="006A1205"/>
    <w:rsid w:val="006A143E"/>
    <w:rsid w:val="006A179A"/>
    <w:rsid w:val="006A18BB"/>
    <w:rsid w:val="006A1943"/>
    <w:rsid w:val="006A1B8A"/>
    <w:rsid w:val="006A1BD3"/>
    <w:rsid w:val="006A1C11"/>
    <w:rsid w:val="006A1FC0"/>
    <w:rsid w:val="006A210E"/>
    <w:rsid w:val="006A212A"/>
    <w:rsid w:val="006A2145"/>
    <w:rsid w:val="006A2553"/>
    <w:rsid w:val="006A29C3"/>
    <w:rsid w:val="006A2B76"/>
    <w:rsid w:val="006A2FBC"/>
    <w:rsid w:val="006A34C1"/>
    <w:rsid w:val="006A381C"/>
    <w:rsid w:val="006A394A"/>
    <w:rsid w:val="006A3B44"/>
    <w:rsid w:val="006A3CD9"/>
    <w:rsid w:val="006A3CF0"/>
    <w:rsid w:val="006A3DDC"/>
    <w:rsid w:val="006A3E6E"/>
    <w:rsid w:val="006A3F39"/>
    <w:rsid w:val="006A426C"/>
    <w:rsid w:val="006A4650"/>
    <w:rsid w:val="006A4A2B"/>
    <w:rsid w:val="006A4A32"/>
    <w:rsid w:val="006A4B28"/>
    <w:rsid w:val="006A4B63"/>
    <w:rsid w:val="006A4B6B"/>
    <w:rsid w:val="006A5182"/>
    <w:rsid w:val="006A5758"/>
    <w:rsid w:val="006A589C"/>
    <w:rsid w:val="006A593C"/>
    <w:rsid w:val="006A5A4D"/>
    <w:rsid w:val="006A61C4"/>
    <w:rsid w:val="006A6246"/>
    <w:rsid w:val="006A62CD"/>
    <w:rsid w:val="006A6302"/>
    <w:rsid w:val="006A64C6"/>
    <w:rsid w:val="006A670D"/>
    <w:rsid w:val="006A6760"/>
    <w:rsid w:val="006A696E"/>
    <w:rsid w:val="006A6B2B"/>
    <w:rsid w:val="006A6C67"/>
    <w:rsid w:val="006A6EA3"/>
    <w:rsid w:val="006A6EDA"/>
    <w:rsid w:val="006A7230"/>
    <w:rsid w:val="006A7277"/>
    <w:rsid w:val="006A72EC"/>
    <w:rsid w:val="006A7431"/>
    <w:rsid w:val="006A79E5"/>
    <w:rsid w:val="006A7E1A"/>
    <w:rsid w:val="006A7EC3"/>
    <w:rsid w:val="006B00A6"/>
    <w:rsid w:val="006B00D1"/>
    <w:rsid w:val="006B0219"/>
    <w:rsid w:val="006B03A6"/>
    <w:rsid w:val="006B0601"/>
    <w:rsid w:val="006B1255"/>
    <w:rsid w:val="006B133A"/>
    <w:rsid w:val="006B145D"/>
    <w:rsid w:val="006B148F"/>
    <w:rsid w:val="006B15AC"/>
    <w:rsid w:val="006B16C2"/>
    <w:rsid w:val="006B1902"/>
    <w:rsid w:val="006B1AF7"/>
    <w:rsid w:val="006B1B76"/>
    <w:rsid w:val="006B1CCF"/>
    <w:rsid w:val="006B1D07"/>
    <w:rsid w:val="006B1DAA"/>
    <w:rsid w:val="006B20CB"/>
    <w:rsid w:val="006B2356"/>
    <w:rsid w:val="006B27F9"/>
    <w:rsid w:val="006B294A"/>
    <w:rsid w:val="006B2AE9"/>
    <w:rsid w:val="006B32C7"/>
    <w:rsid w:val="006B3490"/>
    <w:rsid w:val="006B38D9"/>
    <w:rsid w:val="006B3D04"/>
    <w:rsid w:val="006B41E1"/>
    <w:rsid w:val="006B4A43"/>
    <w:rsid w:val="006B4BB8"/>
    <w:rsid w:val="006B4E77"/>
    <w:rsid w:val="006B5585"/>
    <w:rsid w:val="006B5698"/>
    <w:rsid w:val="006B578C"/>
    <w:rsid w:val="006B58CC"/>
    <w:rsid w:val="006B598F"/>
    <w:rsid w:val="006B5D6F"/>
    <w:rsid w:val="006B5E0D"/>
    <w:rsid w:val="006B621A"/>
    <w:rsid w:val="006B65EC"/>
    <w:rsid w:val="006B6A64"/>
    <w:rsid w:val="006B6D6A"/>
    <w:rsid w:val="006B6E5D"/>
    <w:rsid w:val="006B6FC3"/>
    <w:rsid w:val="006B714A"/>
    <w:rsid w:val="006B7235"/>
    <w:rsid w:val="006B723A"/>
    <w:rsid w:val="006B7455"/>
    <w:rsid w:val="006B7485"/>
    <w:rsid w:val="006B77E3"/>
    <w:rsid w:val="006B7CF5"/>
    <w:rsid w:val="006B7FD9"/>
    <w:rsid w:val="006C0064"/>
    <w:rsid w:val="006C0106"/>
    <w:rsid w:val="006C015E"/>
    <w:rsid w:val="006C0262"/>
    <w:rsid w:val="006C0B12"/>
    <w:rsid w:val="006C0C3D"/>
    <w:rsid w:val="006C0D58"/>
    <w:rsid w:val="006C107D"/>
    <w:rsid w:val="006C11C8"/>
    <w:rsid w:val="006C1F07"/>
    <w:rsid w:val="006C208E"/>
    <w:rsid w:val="006C2364"/>
    <w:rsid w:val="006C23B4"/>
    <w:rsid w:val="006C261F"/>
    <w:rsid w:val="006C2774"/>
    <w:rsid w:val="006C2958"/>
    <w:rsid w:val="006C2A85"/>
    <w:rsid w:val="006C2D0A"/>
    <w:rsid w:val="006C30DF"/>
    <w:rsid w:val="006C3108"/>
    <w:rsid w:val="006C322A"/>
    <w:rsid w:val="006C334E"/>
    <w:rsid w:val="006C3434"/>
    <w:rsid w:val="006C351E"/>
    <w:rsid w:val="006C3860"/>
    <w:rsid w:val="006C3C26"/>
    <w:rsid w:val="006C3CE0"/>
    <w:rsid w:val="006C3D3B"/>
    <w:rsid w:val="006C3E4F"/>
    <w:rsid w:val="006C40EB"/>
    <w:rsid w:val="006C4149"/>
    <w:rsid w:val="006C4572"/>
    <w:rsid w:val="006C4897"/>
    <w:rsid w:val="006C4AA8"/>
    <w:rsid w:val="006C4DCE"/>
    <w:rsid w:val="006C4DE7"/>
    <w:rsid w:val="006C4E31"/>
    <w:rsid w:val="006C4EAE"/>
    <w:rsid w:val="006C5052"/>
    <w:rsid w:val="006C50B9"/>
    <w:rsid w:val="006C5141"/>
    <w:rsid w:val="006C51BF"/>
    <w:rsid w:val="006C52C3"/>
    <w:rsid w:val="006C575A"/>
    <w:rsid w:val="006C598E"/>
    <w:rsid w:val="006C5A28"/>
    <w:rsid w:val="006C5A94"/>
    <w:rsid w:val="006C5D52"/>
    <w:rsid w:val="006C5E3B"/>
    <w:rsid w:val="006C600D"/>
    <w:rsid w:val="006C61B9"/>
    <w:rsid w:val="006C61BA"/>
    <w:rsid w:val="006C6498"/>
    <w:rsid w:val="006C65B8"/>
    <w:rsid w:val="006C65F4"/>
    <w:rsid w:val="006C6CE4"/>
    <w:rsid w:val="006C6DD5"/>
    <w:rsid w:val="006C700D"/>
    <w:rsid w:val="006C7513"/>
    <w:rsid w:val="006C7606"/>
    <w:rsid w:val="006C768B"/>
    <w:rsid w:val="006C7770"/>
    <w:rsid w:val="006C77A7"/>
    <w:rsid w:val="006C7E1A"/>
    <w:rsid w:val="006C7EB3"/>
    <w:rsid w:val="006D0367"/>
    <w:rsid w:val="006D03E7"/>
    <w:rsid w:val="006D0510"/>
    <w:rsid w:val="006D05CB"/>
    <w:rsid w:val="006D068D"/>
    <w:rsid w:val="006D0794"/>
    <w:rsid w:val="006D09DF"/>
    <w:rsid w:val="006D0C2E"/>
    <w:rsid w:val="006D0EAB"/>
    <w:rsid w:val="006D0F96"/>
    <w:rsid w:val="006D14A6"/>
    <w:rsid w:val="006D17C5"/>
    <w:rsid w:val="006D1B86"/>
    <w:rsid w:val="006D1C21"/>
    <w:rsid w:val="006D1FA3"/>
    <w:rsid w:val="006D21AB"/>
    <w:rsid w:val="006D2500"/>
    <w:rsid w:val="006D2504"/>
    <w:rsid w:val="006D261F"/>
    <w:rsid w:val="006D275D"/>
    <w:rsid w:val="006D29A7"/>
    <w:rsid w:val="006D2A0C"/>
    <w:rsid w:val="006D2BAE"/>
    <w:rsid w:val="006D2F6B"/>
    <w:rsid w:val="006D30C6"/>
    <w:rsid w:val="006D33F4"/>
    <w:rsid w:val="006D3547"/>
    <w:rsid w:val="006D3636"/>
    <w:rsid w:val="006D36DE"/>
    <w:rsid w:val="006D375A"/>
    <w:rsid w:val="006D3774"/>
    <w:rsid w:val="006D3858"/>
    <w:rsid w:val="006D3865"/>
    <w:rsid w:val="006D39E9"/>
    <w:rsid w:val="006D3C23"/>
    <w:rsid w:val="006D3D2B"/>
    <w:rsid w:val="006D3D87"/>
    <w:rsid w:val="006D4253"/>
    <w:rsid w:val="006D463B"/>
    <w:rsid w:val="006D4875"/>
    <w:rsid w:val="006D498F"/>
    <w:rsid w:val="006D49DB"/>
    <w:rsid w:val="006D4B25"/>
    <w:rsid w:val="006D4B27"/>
    <w:rsid w:val="006D4D79"/>
    <w:rsid w:val="006D4DFE"/>
    <w:rsid w:val="006D506D"/>
    <w:rsid w:val="006D52A1"/>
    <w:rsid w:val="006D52D3"/>
    <w:rsid w:val="006D5A76"/>
    <w:rsid w:val="006D5C10"/>
    <w:rsid w:val="006D5C41"/>
    <w:rsid w:val="006D5F39"/>
    <w:rsid w:val="006D60AA"/>
    <w:rsid w:val="006D613C"/>
    <w:rsid w:val="006D61F4"/>
    <w:rsid w:val="006D6511"/>
    <w:rsid w:val="006D663D"/>
    <w:rsid w:val="006D6778"/>
    <w:rsid w:val="006D6A13"/>
    <w:rsid w:val="006D6B39"/>
    <w:rsid w:val="006D6B84"/>
    <w:rsid w:val="006D6C66"/>
    <w:rsid w:val="006D6C80"/>
    <w:rsid w:val="006D6DCE"/>
    <w:rsid w:val="006D6DD7"/>
    <w:rsid w:val="006D701C"/>
    <w:rsid w:val="006D72C8"/>
    <w:rsid w:val="006D7543"/>
    <w:rsid w:val="006D782A"/>
    <w:rsid w:val="006D78DB"/>
    <w:rsid w:val="006D7907"/>
    <w:rsid w:val="006D7F27"/>
    <w:rsid w:val="006D7F2C"/>
    <w:rsid w:val="006E012E"/>
    <w:rsid w:val="006E020B"/>
    <w:rsid w:val="006E02D2"/>
    <w:rsid w:val="006E055B"/>
    <w:rsid w:val="006E09EA"/>
    <w:rsid w:val="006E09F1"/>
    <w:rsid w:val="006E0D40"/>
    <w:rsid w:val="006E0D4F"/>
    <w:rsid w:val="006E0D7D"/>
    <w:rsid w:val="006E0FD8"/>
    <w:rsid w:val="006E113B"/>
    <w:rsid w:val="006E1356"/>
    <w:rsid w:val="006E1676"/>
    <w:rsid w:val="006E181B"/>
    <w:rsid w:val="006E1FDF"/>
    <w:rsid w:val="006E2613"/>
    <w:rsid w:val="006E2632"/>
    <w:rsid w:val="006E2A6F"/>
    <w:rsid w:val="006E3269"/>
    <w:rsid w:val="006E333C"/>
    <w:rsid w:val="006E35AF"/>
    <w:rsid w:val="006E35F8"/>
    <w:rsid w:val="006E3694"/>
    <w:rsid w:val="006E3719"/>
    <w:rsid w:val="006E39AA"/>
    <w:rsid w:val="006E39B0"/>
    <w:rsid w:val="006E3A50"/>
    <w:rsid w:val="006E3E64"/>
    <w:rsid w:val="006E3F79"/>
    <w:rsid w:val="006E403E"/>
    <w:rsid w:val="006E4084"/>
    <w:rsid w:val="006E4238"/>
    <w:rsid w:val="006E445D"/>
    <w:rsid w:val="006E4565"/>
    <w:rsid w:val="006E4E89"/>
    <w:rsid w:val="006E4F3C"/>
    <w:rsid w:val="006E5430"/>
    <w:rsid w:val="006E5631"/>
    <w:rsid w:val="006E5A45"/>
    <w:rsid w:val="006E5C7D"/>
    <w:rsid w:val="006E5CD1"/>
    <w:rsid w:val="006E5CDC"/>
    <w:rsid w:val="006E5E19"/>
    <w:rsid w:val="006E62D1"/>
    <w:rsid w:val="006E6418"/>
    <w:rsid w:val="006E6497"/>
    <w:rsid w:val="006E6A37"/>
    <w:rsid w:val="006E6B24"/>
    <w:rsid w:val="006E6C26"/>
    <w:rsid w:val="006E6D17"/>
    <w:rsid w:val="006E6E01"/>
    <w:rsid w:val="006E75AB"/>
    <w:rsid w:val="006E7B63"/>
    <w:rsid w:val="006E7BD0"/>
    <w:rsid w:val="006E7DEE"/>
    <w:rsid w:val="006E7E96"/>
    <w:rsid w:val="006E7F0C"/>
    <w:rsid w:val="006F001A"/>
    <w:rsid w:val="006F0240"/>
    <w:rsid w:val="006F026C"/>
    <w:rsid w:val="006F037F"/>
    <w:rsid w:val="006F0D4B"/>
    <w:rsid w:val="006F12FB"/>
    <w:rsid w:val="006F13F2"/>
    <w:rsid w:val="006F146E"/>
    <w:rsid w:val="006F184D"/>
    <w:rsid w:val="006F1889"/>
    <w:rsid w:val="006F1CA1"/>
    <w:rsid w:val="006F1CAF"/>
    <w:rsid w:val="006F1DDC"/>
    <w:rsid w:val="006F2006"/>
    <w:rsid w:val="006F260E"/>
    <w:rsid w:val="006F2779"/>
    <w:rsid w:val="006F3015"/>
    <w:rsid w:val="006F31B2"/>
    <w:rsid w:val="006F3587"/>
    <w:rsid w:val="006F3675"/>
    <w:rsid w:val="006F3711"/>
    <w:rsid w:val="006F436D"/>
    <w:rsid w:val="006F45F0"/>
    <w:rsid w:val="006F48E9"/>
    <w:rsid w:val="006F4989"/>
    <w:rsid w:val="006F4BCA"/>
    <w:rsid w:val="006F4D33"/>
    <w:rsid w:val="006F4D93"/>
    <w:rsid w:val="006F50A7"/>
    <w:rsid w:val="006F5117"/>
    <w:rsid w:val="006F5455"/>
    <w:rsid w:val="006F546A"/>
    <w:rsid w:val="006F54D0"/>
    <w:rsid w:val="006F565D"/>
    <w:rsid w:val="006F58C6"/>
    <w:rsid w:val="006F5AA0"/>
    <w:rsid w:val="006F5AEC"/>
    <w:rsid w:val="006F5AED"/>
    <w:rsid w:val="006F609D"/>
    <w:rsid w:val="006F6386"/>
    <w:rsid w:val="006F63C2"/>
    <w:rsid w:val="006F6522"/>
    <w:rsid w:val="006F68F7"/>
    <w:rsid w:val="006F6917"/>
    <w:rsid w:val="006F6971"/>
    <w:rsid w:val="006F69F0"/>
    <w:rsid w:val="006F6A36"/>
    <w:rsid w:val="006F6A77"/>
    <w:rsid w:val="006F6E8B"/>
    <w:rsid w:val="006F6F06"/>
    <w:rsid w:val="006F6FCA"/>
    <w:rsid w:val="006F7124"/>
    <w:rsid w:val="006F730A"/>
    <w:rsid w:val="006F7337"/>
    <w:rsid w:val="006F74AF"/>
    <w:rsid w:val="006F7590"/>
    <w:rsid w:val="006F76AC"/>
    <w:rsid w:val="006F76C7"/>
    <w:rsid w:val="006F7701"/>
    <w:rsid w:val="006F77EA"/>
    <w:rsid w:val="006F7864"/>
    <w:rsid w:val="006F78D5"/>
    <w:rsid w:val="006F79B0"/>
    <w:rsid w:val="00700010"/>
    <w:rsid w:val="00700319"/>
    <w:rsid w:val="00700507"/>
    <w:rsid w:val="007005C7"/>
    <w:rsid w:val="007007AB"/>
    <w:rsid w:val="007009BF"/>
    <w:rsid w:val="00700A07"/>
    <w:rsid w:val="00700A90"/>
    <w:rsid w:val="00700C79"/>
    <w:rsid w:val="00700DBC"/>
    <w:rsid w:val="00700DCF"/>
    <w:rsid w:val="00700DDE"/>
    <w:rsid w:val="00701078"/>
    <w:rsid w:val="0070111A"/>
    <w:rsid w:val="0070123E"/>
    <w:rsid w:val="007012C5"/>
    <w:rsid w:val="007012CE"/>
    <w:rsid w:val="007012D8"/>
    <w:rsid w:val="007015D4"/>
    <w:rsid w:val="00701609"/>
    <w:rsid w:val="00701641"/>
    <w:rsid w:val="00701760"/>
    <w:rsid w:val="00701A48"/>
    <w:rsid w:val="00701D04"/>
    <w:rsid w:val="00701DB7"/>
    <w:rsid w:val="00701FCE"/>
    <w:rsid w:val="007020AD"/>
    <w:rsid w:val="00702507"/>
    <w:rsid w:val="00702592"/>
    <w:rsid w:val="00702A3B"/>
    <w:rsid w:val="00702D40"/>
    <w:rsid w:val="00702E6E"/>
    <w:rsid w:val="0070340A"/>
    <w:rsid w:val="0070357B"/>
    <w:rsid w:val="0070397F"/>
    <w:rsid w:val="00703D99"/>
    <w:rsid w:val="00703FB3"/>
    <w:rsid w:val="00704000"/>
    <w:rsid w:val="00704067"/>
    <w:rsid w:val="00704435"/>
    <w:rsid w:val="0070445F"/>
    <w:rsid w:val="00704D85"/>
    <w:rsid w:val="00704EED"/>
    <w:rsid w:val="0070500A"/>
    <w:rsid w:val="007050DA"/>
    <w:rsid w:val="00705579"/>
    <w:rsid w:val="007055BF"/>
    <w:rsid w:val="007055C7"/>
    <w:rsid w:val="0070588A"/>
    <w:rsid w:val="0070595A"/>
    <w:rsid w:val="007059BF"/>
    <w:rsid w:val="00705B00"/>
    <w:rsid w:val="00705D34"/>
    <w:rsid w:val="00705E18"/>
    <w:rsid w:val="00705F38"/>
    <w:rsid w:val="00706209"/>
    <w:rsid w:val="0070625F"/>
    <w:rsid w:val="0070637B"/>
    <w:rsid w:val="00706396"/>
    <w:rsid w:val="007065C3"/>
    <w:rsid w:val="007068B1"/>
    <w:rsid w:val="007068D8"/>
    <w:rsid w:val="00706C8D"/>
    <w:rsid w:val="00706D00"/>
    <w:rsid w:val="00706EE4"/>
    <w:rsid w:val="007070D3"/>
    <w:rsid w:val="00707445"/>
    <w:rsid w:val="00707569"/>
    <w:rsid w:val="00707982"/>
    <w:rsid w:val="00707C53"/>
    <w:rsid w:val="00707D0A"/>
    <w:rsid w:val="007100A1"/>
    <w:rsid w:val="0071025E"/>
    <w:rsid w:val="00710520"/>
    <w:rsid w:val="00710A4A"/>
    <w:rsid w:val="00710AD0"/>
    <w:rsid w:val="00710B01"/>
    <w:rsid w:val="00710B02"/>
    <w:rsid w:val="00710CD7"/>
    <w:rsid w:val="00710CFC"/>
    <w:rsid w:val="00710D68"/>
    <w:rsid w:val="007111E4"/>
    <w:rsid w:val="0071176F"/>
    <w:rsid w:val="007117BB"/>
    <w:rsid w:val="00711AD9"/>
    <w:rsid w:val="00711C2A"/>
    <w:rsid w:val="00711F01"/>
    <w:rsid w:val="007120A6"/>
    <w:rsid w:val="00712119"/>
    <w:rsid w:val="00712309"/>
    <w:rsid w:val="0071230B"/>
    <w:rsid w:val="00712451"/>
    <w:rsid w:val="00712A9E"/>
    <w:rsid w:val="00712CB7"/>
    <w:rsid w:val="00713099"/>
    <w:rsid w:val="00713207"/>
    <w:rsid w:val="007132D8"/>
    <w:rsid w:val="0071344D"/>
    <w:rsid w:val="007134B5"/>
    <w:rsid w:val="0071390B"/>
    <w:rsid w:val="00713AC7"/>
    <w:rsid w:val="00713E26"/>
    <w:rsid w:val="007143AE"/>
    <w:rsid w:val="007149ED"/>
    <w:rsid w:val="0071513C"/>
    <w:rsid w:val="0071534C"/>
    <w:rsid w:val="0071551D"/>
    <w:rsid w:val="0071562D"/>
    <w:rsid w:val="00715756"/>
    <w:rsid w:val="00715E0F"/>
    <w:rsid w:val="0071633C"/>
    <w:rsid w:val="00716698"/>
    <w:rsid w:val="00716959"/>
    <w:rsid w:val="00716971"/>
    <w:rsid w:val="00716B32"/>
    <w:rsid w:val="00716CB7"/>
    <w:rsid w:val="00716F72"/>
    <w:rsid w:val="007174E0"/>
    <w:rsid w:val="0071756A"/>
    <w:rsid w:val="00717625"/>
    <w:rsid w:val="007176E3"/>
    <w:rsid w:val="00717995"/>
    <w:rsid w:val="00717EC2"/>
    <w:rsid w:val="007202C5"/>
    <w:rsid w:val="0072032B"/>
    <w:rsid w:val="00720369"/>
    <w:rsid w:val="00720459"/>
    <w:rsid w:val="00720716"/>
    <w:rsid w:val="007207CA"/>
    <w:rsid w:val="00720882"/>
    <w:rsid w:val="0072093E"/>
    <w:rsid w:val="00720A37"/>
    <w:rsid w:val="00720B5A"/>
    <w:rsid w:val="00720BDE"/>
    <w:rsid w:val="00720E85"/>
    <w:rsid w:val="007211D5"/>
    <w:rsid w:val="007213DE"/>
    <w:rsid w:val="00721416"/>
    <w:rsid w:val="007214CD"/>
    <w:rsid w:val="007218C3"/>
    <w:rsid w:val="00721A84"/>
    <w:rsid w:val="00721D75"/>
    <w:rsid w:val="00721DAC"/>
    <w:rsid w:val="00721DBC"/>
    <w:rsid w:val="00721E9F"/>
    <w:rsid w:val="007221E0"/>
    <w:rsid w:val="00722417"/>
    <w:rsid w:val="00722505"/>
    <w:rsid w:val="0072251C"/>
    <w:rsid w:val="007226F7"/>
    <w:rsid w:val="007228D1"/>
    <w:rsid w:val="00722AB6"/>
    <w:rsid w:val="00722BD6"/>
    <w:rsid w:val="00722C00"/>
    <w:rsid w:val="00722F11"/>
    <w:rsid w:val="00723014"/>
    <w:rsid w:val="007230F1"/>
    <w:rsid w:val="007231F6"/>
    <w:rsid w:val="0072328F"/>
    <w:rsid w:val="007232B5"/>
    <w:rsid w:val="0072330A"/>
    <w:rsid w:val="00723391"/>
    <w:rsid w:val="00723432"/>
    <w:rsid w:val="00723861"/>
    <w:rsid w:val="0072386F"/>
    <w:rsid w:val="0072399A"/>
    <w:rsid w:val="00723E81"/>
    <w:rsid w:val="007243DE"/>
    <w:rsid w:val="0072471A"/>
    <w:rsid w:val="007248A1"/>
    <w:rsid w:val="00724CD1"/>
    <w:rsid w:val="00724EA1"/>
    <w:rsid w:val="00724FF3"/>
    <w:rsid w:val="00725024"/>
    <w:rsid w:val="00725487"/>
    <w:rsid w:val="00725533"/>
    <w:rsid w:val="0072556E"/>
    <w:rsid w:val="007256C7"/>
    <w:rsid w:val="007256FB"/>
    <w:rsid w:val="00725734"/>
    <w:rsid w:val="007258ED"/>
    <w:rsid w:val="00725AE9"/>
    <w:rsid w:val="00725E9C"/>
    <w:rsid w:val="0072608E"/>
    <w:rsid w:val="007263B5"/>
    <w:rsid w:val="007264FD"/>
    <w:rsid w:val="00726773"/>
    <w:rsid w:val="007269EC"/>
    <w:rsid w:val="00726B56"/>
    <w:rsid w:val="00726F3D"/>
    <w:rsid w:val="00726F47"/>
    <w:rsid w:val="00726F84"/>
    <w:rsid w:val="007276E7"/>
    <w:rsid w:val="00727808"/>
    <w:rsid w:val="007279B2"/>
    <w:rsid w:val="007279F2"/>
    <w:rsid w:val="00727CD8"/>
    <w:rsid w:val="00727CEA"/>
    <w:rsid w:val="00727D38"/>
    <w:rsid w:val="00727E25"/>
    <w:rsid w:val="00730017"/>
    <w:rsid w:val="007301B6"/>
    <w:rsid w:val="00730406"/>
    <w:rsid w:val="00730433"/>
    <w:rsid w:val="00730729"/>
    <w:rsid w:val="0073095E"/>
    <w:rsid w:val="00730BB0"/>
    <w:rsid w:val="00730EC1"/>
    <w:rsid w:val="00730F6B"/>
    <w:rsid w:val="007310B9"/>
    <w:rsid w:val="007316EF"/>
    <w:rsid w:val="0073179A"/>
    <w:rsid w:val="0073195F"/>
    <w:rsid w:val="00731BC8"/>
    <w:rsid w:val="00731C51"/>
    <w:rsid w:val="00732573"/>
    <w:rsid w:val="0073258D"/>
    <w:rsid w:val="007327B3"/>
    <w:rsid w:val="00732A36"/>
    <w:rsid w:val="00732AE4"/>
    <w:rsid w:val="00732B25"/>
    <w:rsid w:val="00732C78"/>
    <w:rsid w:val="00732E92"/>
    <w:rsid w:val="00732EB6"/>
    <w:rsid w:val="00733156"/>
    <w:rsid w:val="0073323C"/>
    <w:rsid w:val="0073348F"/>
    <w:rsid w:val="007335EA"/>
    <w:rsid w:val="0073362F"/>
    <w:rsid w:val="007337BE"/>
    <w:rsid w:val="00733835"/>
    <w:rsid w:val="007339ED"/>
    <w:rsid w:val="00733A4B"/>
    <w:rsid w:val="00733AC8"/>
    <w:rsid w:val="00733BF2"/>
    <w:rsid w:val="00733C6B"/>
    <w:rsid w:val="00733E7B"/>
    <w:rsid w:val="0073410A"/>
    <w:rsid w:val="007344D3"/>
    <w:rsid w:val="007346DA"/>
    <w:rsid w:val="00734710"/>
    <w:rsid w:val="00734B29"/>
    <w:rsid w:val="00734BCF"/>
    <w:rsid w:val="00734BE2"/>
    <w:rsid w:val="00734CAD"/>
    <w:rsid w:val="00734DC2"/>
    <w:rsid w:val="00734DD2"/>
    <w:rsid w:val="00734EDF"/>
    <w:rsid w:val="00734F0B"/>
    <w:rsid w:val="00734F32"/>
    <w:rsid w:val="00734FBA"/>
    <w:rsid w:val="00735009"/>
    <w:rsid w:val="007351F7"/>
    <w:rsid w:val="007357ED"/>
    <w:rsid w:val="00735BB4"/>
    <w:rsid w:val="00735EEC"/>
    <w:rsid w:val="00736409"/>
    <w:rsid w:val="007369A7"/>
    <w:rsid w:val="00736AB7"/>
    <w:rsid w:val="00736B43"/>
    <w:rsid w:val="00736B6A"/>
    <w:rsid w:val="00737042"/>
    <w:rsid w:val="0073710D"/>
    <w:rsid w:val="00737467"/>
    <w:rsid w:val="00737469"/>
    <w:rsid w:val="007375D6"/>
    <w:rsid w:val="00737745"/>
    <w:rsid w:val="007378AA"/>
    <w:rsid w:val="00740052"/>
    <w:rsid w:val="007400A3"/>
    <w:rsid w:val="0074019D"/>
    <w:rsid w:val="00740961"/>
    <w:rsid w:val="007409D7"/>
    <w:rsid w:val="00740ADF"/>
    <w:rsid w:val="00740D74"/>
    <w:rsid w:val="00740D9B"/>
    <w:rsid w:val="00741154"/>
    <w:rsid w:val="00741312"/>
    <w:rsid w:val="007413B6"/>
    <w:rsid w:val="0074174B"/>
    <w:rsid w:val="007418E5"/>
    <w:rsid w:val="00741970"/>
    <w:rsid w:val="00741CEC"/>
    <w:rsid w:val="00741F2F"/>
    <w:rsid w:val="00742298"/>
    <w:rsid w:val="0074229A"/>
    <w:rsid w:val="00742362"/>
    <w:rsid w:val="0074239F"/>
    <w:rsid w:val="0074259E"/>
    <w:rsid w:val="007425E9"/>
    <w:rsid w:val="007426CA"/>
    <w:rsid w:val="007428AC"/>
    <w:rsid w:val="007428FE"/>
    <w:rsid w:val="00742BEE"/>
    <w:rsid w:val="00742C2F"/>
    <w:rsid w:val="007430A4"/>
    <w:rsid w:val="00743127"/>
    <w:rsid w:val="00743311"/>
    <w:rsid w:val="00743393"/>
    <w:rsid w:val="007435C3"/>
    <w:rsid w:val="0074369B"/>
    <w:rsid w:val="00743906"/>
    <w:rsid w:val="00743A3B"/>
    <w:rsid w:val="00743A9D"/>
    <w:rsid w:val="00743BDE"/>
    <w:rsid w:val="00743CA4"/>
    <w:rsid w:val="00743CEF"/>
    <w:rsid w:val="00743DE4"/>
    <w:rsid w:val="007444C5"/>
    <w:rsid w:val="007444DF"/>
    <w:rsid w:val="007446F4"/>
    <w:rsid w:val="0074488D"/>
    <w:rsid w:val="00744A59"/>
    <w:rsid w:val="00744C9F"/>
    <w:rsid w:val="00744E23"/>
    <w:rsid w:val="00744E6A"/>
    <w:rsid w:val="007451F7"/>
    <w:rsid w:val="00745368"/>
    <w:rsid w:val="007455C7"/>
    <w:rsid w:val="00745A98"/>
    <w:rsid w:val="00745A9C"/>
    <w:rsid w:val="00745BCA"/>
    <w:rsid w:val="00745C19"/>
    <w:rsid w:val="00745D2D"/>
    <w:rsid w:val="00745E5D"/>
    <w:rsid w:val="00746003"/>
    <w:rsid w:val="0074601F"/>
    <w:rsid w:val="007460EC"/>
    <w:rsid w:val="0074639B"/>
    <w:rsid w:val="007463E7"/>
    <w:rsid w:val="0074642B"/>
    <w:rsid w:val="007464F7"/>
    <w:rsid w:val="007466C0"/>
    <w:rsid w:val="007467D7"/>
    <w:rsid w:val="0074688A"/>
    <w:rsid w:val="0074691F"/>
    <w:rsid w:val="00746930"/>
    <w:rsid w:val="00746A1F"/>
    <w:rsid w:val="00746CC5"/>
    <w:rsid w:val="00746D4A"/>
    <w:rsid w:val="00746D53"/>
    <w:rsid w:val="00746FBF"/>
    <w:rsid w:val="00747204"/>
    <w:rsid w:val="0074736B"/>
    <w:rsid w:val="00747530"/>
    <w:rsid w:val="007475EB"/>
    <w:rsid w:val="00747704"/>
    <w:rsid w:val="00747B99"/>
    <w:rsid w:val="00747E98"/>
    <w:rsid w:val="00747EC3"/>
    <w:rsid w:val="00747F4A"/>
    <w:rsid w:val="00747F7F"/>
    <w:rsid w:val="00750040"/>
    <w:rsid w:val="007501A7"/>
    <w:rsid w:val="007501EF"/>
    <w:rsid w:val="007504C7"/>
    <w:rsid w:val="00750768"/>
    <w:rsid w:val="0075083E"/>
    <w:rsid w:val="00750B26"/>
    <w:rsid w:val="00750B42"/>
    <w:rsid w:val="00750EDB"/>
    <w:rsid w:val="007517F8"/>
    <w:rsid w:val="00751A5F"/>
    <w:rsid w:val="00751B85"/>
    <w:rsid w:val="00751D99"/>
    <w:rsid w:val="00751E29"/>
    <w:rsid w:val="007520F0"/>
    <w:rsid w:val="00752336"/>
    <w:rsid w:val="007524F2"/>
    <w:rsid w:val="00752749"/>
    <w:rsid w:val="0075287D"/>
    <w:rsid w:val="007528AC"/>
    <w:rsid w:val="00752CA3"/>
    <w:rsid w:val="00752D01"/>
    <w:rsid w:val="00752FAE"/>
    <w:rsid w:val="0075314F"/>
    <w:rsid w:val="007531C3"/>
    <w:rsid w:val="007532F6"/>
    <w:rsid w:val="007536E8"/>
    <w:rsid w:val="0075377C"/>
    <w:rsid w:val="00753AC7"/>
    <w:rsid w:val="00753E20"/>
    <w:rsid w:val="00753FA0"/>
    <w:rsid w:val="00754301"/>
    <w:rsid w:val="0075467B"/>
    <w:rsid w:val="00754BB4"/>
    <w:rsid w:val="00754D81"/>
    <w:rsid w:val="00754E15"/>
    <w:rsid w:val="00754E61"/>
    <w:rsid w:val="00754FEE"/>
    <w:rsid w:val="00755195"/>
    <w:rsid w:val="0075525F"/>
    <w:rsid w:val="00755388"/>
    <w:rsid w:val="007557F8"/>
    <w:rsid w:val="00755938"/>
    <w:rsid w:val="0075596E"/>
    <w:rsid w:val="00755FAD"/>
    <w:rsid w:val="007563C0"/>
    <w:rsid w:val="0075652B"/>
    <w:rsid w:val="007568FE"/>
    <w:rsid w:val="00756A87"/>
    <w:rsid w:val="00756C7A"/>
    <w:rsid w:val="00756F1F"/>
    <w:rsid w:val="00756FEE"/>
    <w:rsid w:val="007570B6"/>
    <w:rsid w:val="007570E8"/>
    <w:rsid w:val="00757100"/>
    <w:rsid w:val="0075736A"/>
    <w:rsid w:val="007574DB"/>
    <w:rsid w:val="0075781E"/>
    <w:rsid w:val="00757A51"/>
    <w:rsid w:val="00757A5F"/>
    <w:rsid w:val="00757BD9"/>
    <w:rsid w:val="00757EFD"/>
    <w:rsid w:val="007600EB"/>
    <w:rsid w:val="0076013C"/>
    <w:rsid w:val="0076076A"/>
    <w:rsid w:val="00760917"/>
    <w:rsid w:val="00760C53"/>
    <w:rsid w:val="00760DB1"/>
    <w:rsid w:val="007612A9"/>
    <w:rsid w:val="007612EA"/>
    <w:rsid w:val="00761548"/>
    <w:rsid w:val="007615C0"/>
    <w:rsid w:val="00761663"/>
    <w:rsid w:val="00761DF0"/>
    <w:rsid w:val="00761F2A"/>
    <w:rsid w:val="00762001"/>
    <w:rsid w:val="00762075"/>
    <w:rsid w:val="00762163"/>
    <w:rsid w:val="0076231B"/>
    <w:rsid w:val="007623FA"/>
    <w:rsid w:val="00762A80"/>
    <w:rsid w:val="00762AC0"/>
    <w:rsid w:val="00762DDE"/>
    <w:rsid w:val="00762FC2"/>
    <w:rsid w:val="007630F9"/>
    <w:rsid w:val="00763649"/>
    <w:rsid w:val="007636F1"/>
    <w:rsid w:val="00763748"/>
    <w:rsid w:val="007639B1"/>
    <w:rsid w:val="00763A96"/>
    <w:rsid w:val="00763B5F"/>
    <w:rsid w:val="00763F1D"/>
    <w:rsid w:val="00763FD2"/>
    <w:rsid w:val="007649B9"/>
    <w:rsid w:val="00764A45"/>
    <w:rsid w:val="00764A8F"/>
    <w:rsid w:val="00764ABF"/>
    <w:rsid w:val="00764B69"/>
    <w:rsid w:val="00764D82"/>
    <w:rsid w:val="00764FD0"/>
    <w:rsid w:val="00765259"/>
    <w:rsid w:val="00765295"/>
    <w:rsid w:val="007652B5"/>
    <w:rsid w:val="007653A9"/>
    <w:rsid w:val="00765542"/>
    <w:rsid w:val="00765560"/>
    <w:rsid w:val="007655F7"/>
    <w:rsid w:val="00765B3C"/>
    <w:rsid w:val="00765E84"/>
    <w:rsid w:val="007660F6"/>
    <w:rsid w:val="00766495"/>
    <w:rsid w:val="007666BE"/>
    <w:rsid w:val="007669EE"/>
    <w:rsid w:val="00766AE5"/>
    <w:rsid w:val="00767755"/>
    <w:rsid w:val="00767765"/>
    <w:rsid w:val="0076787C"/>
    <w:rsid w:val="00767B1E"/>
    <w:rsid w:val="00767C31"/>
    <w:rsid w:val="00767E95"/>
    <w:rsid w:val="00770509"/>
    <w:rsid w:val="007705A3"/>
    <w:rsid w:val="00770842"/>
    <w:rsid w:val="007709F1"/>
    <w:rsid w:val="00770B12"/>
    <w:rsid w:val="00770E65"/>
    <w:rsid w:val="00771120"/>
    <w:rsid w:val="00771470"/>
    <w:rsid w:val="00771540"/>
    <w:rsid w:val="00771652"/>
    <w:rsid w:val="007717DA"/>
    <w:rsid w:val="007718CA"/>
    <w:rsid w:val="00771A41"/>
    <w:rsid w:val="00771AF4"/>
    <w:rsid w:val="00771BC0"/>
    <w:rsid w:val="00771C6B"/>
    <w:rsid w:val="00771F66"/>
    <w:rsid w:val="00772094"/>
    <w:rsid w:val="007724B6"/>
    <w:rsid w:val="007728EC"/>
    <w:rsid w:val="00772A3C"/>
    <w:rsid w:val="00772ED1"/>
    <w:rsid w:val="00773221"/>
    <w:rsid w:val="007737C4"/>
    <w:rsid w:val="00773904"/>
    <w:rsid w:val="00773B66"/>
    <w:rsid w:val="00773B8F"/>
    <w:rsid w:val="007741A0"/>
    <w:rsid w:val="007741A4"/>
    <w:rsid w:val="007743C8"/>
    <w:rsid w:val="00774422"/>
    <w:rsid w:val="00774650"/>
    <w:rsid w:val="0077476E"/>
    <w:rsid w:val="00774C4F"/>
    <w:rsid w:val="00774D65"/>
    <w:rsid w:val="0077517C"/>
    <w:rsid w:val="0077522F"/>
    <w:rsid w:val="0077531F"/>
    <w:rsid w:val="00775493"/>
    <w:rsid w:val="007754C2"/>
    <w:rsid w:val="00775754"/>
    <w:rsid w:val="00775DF3"/>
    <w:rsid w:val="00775F05"/>
    <w:rsid w:val="00775F80"/>
    <w:rsid w:val="007760B8"/>
    <w:rsid w:val="007761B9"/>
    <w:rsid w:val="00776368"/>
    <w:rsid w:val="007763C4"/>
    <w:rsid w:val="0077651F"/>
    <w:rsid w:val="00776672"/>
    <w:rsid w:val="00776821"/>
    <w:rsid w:val="00776906"/>
    <w:rsid w:val="007769A2"/>
    <w:rsid w:val="00776A1C"/>
    <w:rsid w:val="00777086"/>
    <w:rsid w:val="007770E0"/>
    <w:rsid w:val="00777164"/>
    <w:rsid w:val="0077720B"/>
    <w:rsid w:val="0077734B"/>
    <w:rsid w:val="00777417"/>
    <w:rsid w:val="007774A5"/>
    <w:rsid w:val="0077799A"/>
    <w:rsid w:val="00777A06"/>
    <w:rsid w:val="00777AC8"/>
    <w:rsid w:val="00777C7C"/>
    <w:rsid w:val="00777F1F"/>
    <w:rsid w:val="00780114"/>
    <w:rsid w:val="00780240"/>
    <w:rsid w:val="0078028B"/>
    <w:rsid w:val="00780361"/>
    <w:rsid w:val="0078060B"/>
    <w:rsid w:val="00780671"/>
    <w:rsid w:val="00780797"/>
    <w:rsid w:val="0078097F"/>
    <w:rsid w:val="00780AFE"/>
    <w:rsid w:val="00780D7E"/>
    <w:rsid w:val="007810F3"/>
    <w:rsid w:val="0078129F"/>
    <w:rsid w:val="007814B2"/>
    <w:rsid w:val="00781C5A"/>
    <w:rsid w:val="00781C95"/>
    <w:rsid w:val="00781E76"/>
    <w:rsid w:val="00781F6E"/>
    <w:rsid w:val="0078208E"/>
    <w:rsid w:val="00782211"/>
    <w:rsid w:val="00782503"/>
    <w:rsid w:val="00782518"/>
    <w:rsid w:val="0078256A"/>
    <w:rsid w:val="007826B5"/>
    <w:rsid w:val="0078289E"/>
    <w:rsid w:val="0078299C"/>
    <w:rsid w:val="00782CF6"/>
    <w:rsid w:val="00782F4D"/>
    <w:rsid w:val="00783012"/>
    <w:rsid w:val="007830C7"/>
    <w:rsid w:val="0078313B"/>
    <w:rsid w:val="007834E6"/>
    <w:rsid w:val="00783508"/>
    <w:rsid w:val="007835F5"/>
    <w:rsid w:val="0078367F"/>
    <w:rsid w:val="00783F69"/>
    <w:rsid w:val="007840C0"/>
    <w:rsid w:val="0078440D"/>
    <w:rsid w:val="00784601"/>
    <w:rsid w:val="00784642"/>
    <w:rsid w:val="0078497D"/>
    <w:rsid w:val="007849B6"/>
    <w:rsid w:val="00784AA7"/>
    <w:rsid w:val="00784E27"/>
    <w:rsid w:val="00784EC8"/>
    <w:rsid w:val="0078517D"/>
    <w:rsid w:val="0078518A"/>
    <w:rsid w:val="00785191"/>
    <w:rsid w:val="007851D4"/>
    <w:rsid w:val="007851DD"/>
    <w:rsid w:val="00785270"/>
    <w:rsid w:val="0078534C"/>
    <w:rsid w:val="00785A25"/>
    <w:rsid w:val="007860F1"/>
    <w:rsid w:val="00786515"/>
    <w:rsid w:val="007866AE"/>
    <w:rsid w:val="0078673E"/>
    <w:rsid w:val="00786BED"/>
    <w:rsid w:val="00786C92"/>
    <w:rsid w:val="00786D84"/>
    <w:rsid w:val="00787054"/>
    <w:rsid w:val="00787471"/>
    <w:rsid w:val="00787587"/>
    <w:rsid w:val="007875DE"/>
    <w:rsid w:val="00787AB6"/>
    <w:rsid w:val="00787B84"/>
    <w:rsid w:val="00787E7C"/>
    <w:rsid w:val="007901F1"/>
    <w:rsid w:val="00790203"/>
    <w:rsid w:val="007904DA"/>
    <w:rsid w:val="00790543"/>
    <w:rsid w:val="0079093E"/>
    <w:rsid w:val="007909C1"/>
    <w:rsid w:val="007909CA"/>
    <w:rsid w:val="00790D3D"/>
    <w:rsid w:val="007910EF"/>
    <w:rsid w:val="007911B6"/>
    <w:rsid w:val="007917DA"/>
    <w:rsid w:val="007918F7"/>
    <w:rsid w:val="00791D74"/>
    <w:rsid w:val="00791EC2"/>
    <w:rsid w:val="007921CB"/>
    <w:rsid w:val="0079267C"/>
    <w:rsid w:val="007927B7"/>
    <w:rsid w:val="007927D4"/>
    <w:rsid w:val="00792815"/>
    <w:rsid w:val="00792B17"/>
    <w:rsid w:val="00792B61"/>
    <w:rsid w:val="00792E92"/>
    <w:rsid w:val="00792ED0"/>
    <w:rsid w:val="00792F02"/>
    <w:rsid w:val="00793226"/>
    <w:rsid w:val="00793668"/>
    <w:rsid w:val="00793A01"/>
    <w:rsid w:val="00793A07"/>
    <w:rsid w:val="00793AD2"/>
    <w:rsid w:val="00793CF9"/>
    <w:rsid w:val="00794074"/>
    <w:rsid w:val="0079458B"/>
    <w:rsid w:val="007945F8"/>
    <w:rsid w:val="00794733"/>
    <w:rsid w:val="00794786"/>
    <w:rsid w:val="00794A16"/>
    <w:rsid w:val="00794B12"/>
    <w:rsid w:val="00794FB0"/>
    <w:rsid w:val="00795005"/>
    <w:rsid w:val="0079571A"/>
    <w:rsid w:val="007957B6"/>
    <w:rsid w:val="007957EF"/>
    <w:rsid w:val="00795AF8"/>
    <w:rsid w:val="00795FCD"/>
    <w:rsid w:val="00796036"/>
    <w:rsid w:val="00796115"/>
    <w:rsid w:val="00796379"/>
    <w:rsid w:val="0079642B"/>
    <w:rsid w:val="0079642D"/>
    <w:rsid w:val="007966A9"/>
    <w:rsid w:val="007967F2"/>
    <w:rsid w:val="007968B7"/>
    <w:rsid w:val="00796994"/>
    <w:rsid w:val="00796BD4"/>
    <w:rsid w:val="00796C1B"/>
    <w:rsid w:val="00796ECB"/>
    <w:rsid w:val="00796EF2"/>
    <w:rsid w:val="00796F78"/>
    <w:rsid w:val="00797154"/>
    <w:rsid w:val="0079724F"/>
    <w:rsid w:val="007972AC"/>
    <w:rsid w:val="00797689"/>
    <w:rsid w:val="007976C5"/>
    <w:rsid w:val="007976CB"/>
    <w:rsid w:val="0079771E"/>
    <w:rsid w:val="00797A5E"/>
    <w:rsid w:val="00797BC6"/>
    <w:rsid w:val="00797C4E"/>
    <w:rsid w:val="00797C80"/>
    <w:rsid w:val="00797D05"/>
    <w:rsid w:val="007A0224"/>
    <w:rsid w:val="007A06B8"/>
    <w:rsid w:val="007A0819"/>
    <w:rsid w:val="007A095A"/>
    <w:rsid w:val="007A09A1"/>
    <w:rsid w:val="007A0A4B"/>
    <w:rsid w:val="007A1025"/>
    <w:rsid w:val="007A1172"/>
    <w:rsid w:val="007A14A8"/>
    <w:rsid w:val="007A150A"/>
    <w:rsid w:val="007A192B"/>
    <w:rsid w:val="007A1B81"/>
    <w:rsid w:val="007A1B99"/>
    <w:rsid w:val="007A1CAA"/>
    <w:rsid w:val="007A1CF6"/>
    <w:rsid w:val="007A2012"/>
    <w:rsid w:val="007A21EF"/>
    <w:rsid w:val="007A222F"/>
    <w:rsid w:val="007A2910"/>
    <w:rsid w:val="007A2A99"/>
    <w:rsid w:val="007A2BB7"/>
    <w:rsid w:val="007A2CD2"/>
    <w:rsid w:val="007A2E2B"/>
    <w:rsid w:val="007A2EF2"/>
    <w:rsid w:val="007A2FB8"/>
    <w:rsid w:val="007A317B"/>
    <w:rsid w:val="007A3241"/>
    <w:rsid w:val="007A324E"/>
    <w:rsid w:val="007A3351"/>
    <w:rsid w:val="007A34A5"/>
    <w:rsid w:val="007A3677"/>
    <w:rsid w:val="007A36C0"/>
    <w:rsid w:val="007A37A4"/>
    <w:rsid w:val="007A3CA9"/>
    <w:rsid w:val="007A3D45"/>
    <w:rsid w:val="007A4204"/>
    <w:rsid w:val="007A42AC"/>
    <w:rsid w:val="007A43AC"/>
    <w:rsid w:val="007A465C"/>
    <w:rsid w:val="007A49F3"/>
    <w:rsid w:val="007A4A31"/>
    <w:rsid w:val="007A4E40"/>
    <w:rsid w:val="007A4EF5"/>
    <w:rsid w:val="007A4F00"/>
    <w:rsid w:val="007A511E"/>
    <w:rsid w:val="007A5169"/>
    <w:rsid w:val="007A52F5"/>
    <w:rsid w:val="007A546D"/>
    <w:rsid w:val="007A5669"/>
    <w:rsid w:val="007A56E0"/>
    <w:rsid w:val="007A5937"/>
    <w:rsid w:val="007A5AC2"/>
    <w:rsid w:val="007A5C42"/>
    <w:rsid w:val="007A5D7D"/>
    <w:rsid w:val="007A5E3A"/>
    <w:rsid w:val="007A5E52"/>
    <w:rsid w:val="007A5EEC"/>
    <w:rsid w:val="007A6304"/>
    <w:rsid w:val="007A646C"/>
    <w:rsid w:val="007A6519"/>
    <w:rsid w:val="007A664C"/>
    <w:rsid w:val="007A66A0"/>
    <w:rsid w:val="007A6A55"/>
    <w:rsid w:val="007A6B2F"/>
    <w:rsid w:val="007A6E0B"/>
    <w:rsid w:val="007A702C"/>
    <w:rsid w:val="007A706C"/>
    <w:rsid w:val="007A7078"/>
    <w:rsid w:val="007A7247"/>
    <w:rsid w:val="007A72E5"/>
    <w:rsid w:val="007A74AE"/>
    <w:rsid w:val="007A758E"/>
    <w:rsid w:val="007A7618"/>
    <w:rsid w:val="007A7972"/>
    <w:rsid w:val="007A79E2"/>
    <w:rsid w:val="007A7AFF"/>
    <w:rsid w:val="007A7BC4"/>
    <w:rsid w:val="007A7D1B"/>
    <w:rsid w:val="007B00BF"/>
    <w:rsid w:val="007B04F6"/>
    <w:rsid w:val="007B0522"/>
    <w:rsid w:val="007B05FC"/>
    <w:rsid w:val="007B069F"/>
    <w:rsid w:val="007B0D07"/>
    <w:rsid w:val="007B0F1C"/>
    <w:rsid w:val="007B126F"/>
    <w:rsid w:val="007B14BC"/>
    <w:rsid w:val="007B181E"/>
    <w:rsid w:val="007B1A99"/>
    <w:rsid w:val="007B1CD4"/>
    <w:rsid w:val="007B1F3D"/>
    <w:rsid w:val="007B1FEA"/>
    <w:rsid w:val="007B2134"/>
    <w:rsid w:val="007B214A"/>
    <w:rsid w:val="007B26E3"/>
    <w:rsid w:val="007B2C97"/>
    <w:rsid w:val="007B2CEC"/>
    <w:rsid w:val="007B2DCE"/>
    <w:rsid w:val="007B2EEC"/>
    <w:rsid w:val="007B345C"/>
    <w:rsid w:val="007B34E6"/>
    <w:rsid w:val="007B3704"/>
    <w:rsid w:val="007B3778"/>
    <w:rsid w:val="007B387A"/>
    <w:rsid w:val="007B3A70"/>
    <w:rsid w:val="007B3CBA"/>
    <w:rsid w:val="007B3ED9"/>
    <w:rsid w:val="007B40D8"/>
    <w:rsid w:val="007B4142"/>
    <w:rsid w:val="007B4182"/>
    <w:rsid w:val="007B4332"/>
    <w:rsid w:val="007B46FB"/>
    <w:rsid w:val="007B473F"/>
    <w:rsid w:val="007B49D3"/>
    <w:rsid w:val="007B4DCE"/>
    <w:rsid w:val="007B4F80"/>
    <w:rsid w:val="007B4FA5"/>
    <w:rsid w:val="007B5158"/>
    <w:rsid w:val="007B51F5"/>
    <w:rsid w:val="007B5316"/>
    <w:rsid w:val="007B5345"/>
    <w:rsid w:val="007B536A"/>
    <w:rsid w:val="007B5511"/>
    <w:rsid w:val="007B55F9"/>
    <w:rsid w:val="007B560B"/>
    <w:rsid w:val="007B5847"/>
    <w:rsid w:val="007B5C7A"/>
    <w:rsid w:val="007B5CDC"/>
    <w:rsid w:val="007B5EBC"/>
    <w:rsid w:val="007B6061"/>
    <w:rsid w:val="007B6655"/>
    <w:rsid w:val="007B693A"/>
    <w:rsid w:val="007B6958"/>
    <w:rsid w:val="007B6A33"/>
    <w:rsid w:val="007B6A61"/>
    <w:rsid w:val="007B6CDF"/>
    <w:rsid w:val="007B6D47"/>
    <w:rsid w:val="007B6DCE"/>
    <w:rsid w:val="007B6EF8"/>
    <w:rsid w:val="007B6F8B"/>
    <w:rsid w:val="007B70E5"/>
    <w:rsid w:val="007B72D5"/>
    <w:rsid w:val="007B750A"/>
    <w:rsid w:val="007B7564"/>
    <w:rsid w:val="007B76AD"/>
    <w:rsid w:val="007B77CE"/>
    <w:rsid w:val="007B7F49"/>
    <w:rsid w:val="007B7FB1"/>
    <w:rsid w:val="007C000C"/>
    <w:rsid w:val="007C00A8"/>
    <w:rsid w:val="007C01BE"/>
    <w:rsid w:val="007C01DF"/>
    <w:rsid w:val="007C0416"/>
    <w:rsid w:val="007C076A"/>
    <w:rsid w:val="007C090D"/>
    <w:rsid w:val="007C09B9"/>
    <w:rsid w:val="007C0CAF"/>
    <w:rsid w:val="007C0F2C"/>
    <w:rsid w:val="007C0F46"/>
    <w:rsid w:val="007C117D"/>
    <w:rsid w:val="007C12FF"/>
    <w:rsid w:val="007C147D"/>
    <w:rsid w:val="007C1618"/>
    <w:rsid w:val="007C180C"/>
    <w:rsid w:val="007C183E"/>
    <w:rsid w:val="007C1FB2"/>
    <w:rsid w:val="007C1FCC"/>
    <w:rsid w:val="007C200E"/>
    <w:rsid w:val="007C2229"/>
    <w:rsid w:val="007C2283"/>
    <w:rsid w:val="007C2351"/>
    <w:rsid w:val="007C23BE"/>
    <w:rsid w:val="007C2615"/>
    <w:rsid w:val="007C2646"/>
    <w:rsid w:val="007C2EA3"/>
    <w:rsid w:val="007C3839"/>
    <w:rsid w:val="007C3A86"/>
    <w:rsid w:val="007C3BFA"/>
    <w:rsid w:val="007C3D61"/>
    <w:rsid w:val="007C3D7C"/>
    <w:rsid w:val="007C3DDB"/>
    <w:rsid w:val="007C3EB7"/>
    <w:rsid w:val="007C3F1F"/>
    <w:rsid w:val="007C3F78"/>
    <w:rsid w:val="007C4034"/>
    <w:rsid w:val="007C40D5"/>
    <w:rsid w:val="007C444E"/>
    <w:rsid w:val="007C44FB"/>
    <w:rsid w:val="007C4557"/>
    <w:rsid w:val="007C4709"/>
    <w:rsid w:val="007C4740"/>
    <w:rsid w:val="007C47B2"/>
    <w:rsid w:val="007C498B"/>
    <w:rsid w:val="007C4C7E"/>
    <w:rsid w:val="007C4DA4"/>
    <w:rsid w:val="007C4ECC"/>
    <w:rsid w:val="007C510C"/>
    <w:rsid w:val="007C5140"/>
    <w:rsid w:val="007C53EE"/>
    <w:rsid w:val="007C56BD"/>
    <w:rsid w:val="007C5960"/>
    <w:rsid w:val="007C5C0D"/>
    <w:rsid w:val="007C5CB7"/>
    <w:rsid w:val="007C5F0C"/>
    <w:rsid w:val="007C5FBE"/>
    <w:rsid w:val="007C61FD"/>
    <w:rsid w:val="007C6484"/>
    <w:rsid w:val="007C6785"/>
    <w:rsid w:val="007C6969"/>
    <w:rsid w:val="007C6A19"/>
    <w:rsid w:val="007C6B4B"/>
    <w:rsid w:val="007C6CBF"/>
    <w:rsid w:val="007C6DD3"/>
    <w:rsid w:val="007C6FA1"/>
    <w:rsid w:val="007C72A6"/>
    <w:rsid w:val="007C74C9"/>
    <w:rsid w:val="007C75D8"/>
    <w:rsid w:val="007C7756"/>
    <w:rsid w:val="007C7821"/>
    <w:rsid w:val="007C7B52"/>
    <w:rsid w:val="007C7BEF"/>
    <w:rsid w:val="007C7C20"/>
    <w:rsid w:val="007C7D31"/>
    <w:rsid w:val="007C7DBF"/>
    <w:rsid w:val="007C7F69"/>
    <w:rsid w:val="007D0019"/>
    <w:rsid w:val="007D03B6"/>
    <w:rsid w:val="007D0571"/>
    <w:rsid w:val="007D05BE"/>
    <w:rsid w:val="007D07AD"/>
    <w:rsid w:val="007D0826"/>
    <w:rsid w:val="007D0839"/>
    <w:rsid w:val="007D0CAD"/>
    <w:rsid w:val="007D0D61"/>
    <w:rsid w:val="007D101C"/>
    <w:rsid w:val="007D1130"/>
    <w:rsid w:val="007D127D"/>
    <w:rsid w:val="007D12AC"/>
    <w:rsid w:val="007D1484"/>
    <w:rsid w:val="007D18AD"/>
    <w:rsid w:val="007D1928"/>
    <w:rsid w:val="007D1A83"/>
    <w:rsid w:val="007D1B57"/>
    <w:rsid w:val="007D1CAF"/>
    <w:rsid w:val="007D1CF7"/>
    <w:rsid w:val="007D1DB1"/>
    <w:rsid w:val="007D1DF8"/>
    <w:rsid w:val="007D2036"/>
    <w:rsid w:val="007D203B"/>
    <w:rsid w:val="007D231A"/>
    <w:rsid w:val="007D23B2"/>
    <w:rsid w:val="007D2691"/>
    <w:rsid w:val="007D2697"/>
    <w:rsid w:val="007D26B3"/>
    <w:rsid w:val="007D26F6"/>
    <w:rsid w:val="007D27F2"/>
    <w:rsid w:val="007D2853"/>
    <w:rsid w:val="007D2E97"/>
    <w:rsid w:val="007D2ED3"/>
    <w:rsid w:val="007D310B"/>
    <w:rsid w:val="007D31C3"/>
    <w:rsid w:val="007D3525"/>
    <w:rsid w:val="007D3639"/>
    <w:rsid w:val="007D3814"/>
    <w:rsid w:val="007D392F"/>
    <w:rsid w:val="007D3D17"/>
    <w:rsid w:val="007D3DD6"/>
    <w:rsid w:val="007D3EE7"/>
    <w:rsid w:val="007D42CB"/>
    <w:rsid w:val="007D45BE"/>
    <w:rsid w:val="007D4EC5"/>
    <w:rsid w:val="007D4FEE"/>
    <w:rsid w:val="007D53DD"/>
    <w:rsid w:val="007D545F"/>
    <w:rsid w:val="007D5548"/>
    <w:rsid w:val="007D5862"/>
    <w:rsid w:val="007D5A3E"/>
    <w:rsid w:val="007D5C9C"/>
    <w:rsid w:val="007D5D66"/>
    <w:rsid w:val="007D5DE8"/>
    <w:rsid w:val="007D5E48"/>
    <w:rsid w:val="007D5F14"/>
    <w:rsid w:val="007D5F7E"/>
    <w:rsid w:val="007D6125"/>
    <w:rsid w:val="007D6265"/>
    <w:rsid w:val="007D6478"/>
    <w:rsid w:val="007D6480"/>
    <w:rsid w:val="007D64E8"/>
    <w:rsid w:val="007D656C"/>
    <w:rsid w:val="007D66DD"/>
    <w:rsid w:val="007D6767"/>
    <w:rsid w:val="007D691E"/>
    <w:rsid w:val="007D6D5B"/>
    <w:rsid w:val="007D6E0D"/>
    <w:rsid w:val="007D6EFC"/>
    <w:rsid w:val="007D780D"/>
    <w:rsid w:val="007D7EA6"/>
    <w:rsid w:val="007D7EEA"/>
    <w:rsid w:val="007D7FC3"/>
    <w:rsid w:val="007E0398"/>
    <w:rsid w:val="007E0429"/>
    <w:rsid w:val="007E046F"/>
    <w:rsid w:val="007E0485"/>
    <w:rsid w:val="007E092D"/>
    <w:rsid w:val="007E09F5"/>
    <w:rsid w:val="007E111D"/>
    <w:rsid w:val="007E1143"/>
    <w:rsid w:val="007E11A3"/>
    <w:rsid w:val="007E142F"/>
    <w:rsid w:val="007E1515"/>
    <w:rsid w:val="007E1C57"/>
    <w:rsid w:val="007E1D59"/>
    <w:rsid w:val="007E1E27"/>
    <w:rsid w:val="007E1F53"/>
    <w:rsid w:val="007E1FC8"/>
    <w:rsid w:val="007E21E9"/>
    <w:rsid w:val="007E269C"/>
    <w:rsid w:val="007E29FB"/>
    <w:rsid w:val="007E2A2B"/>
    <w:rsid w:val="007E2C05"/>
    <w:rsid w:val="007E3081"/>
    <w:rsid w:val="007E30E6"/>
    <w:rsid w:val="007E3338"/>
    <w:rsid w:val="007E341F"/>
    <w:rsid w:val="007E399B"/>
    <w:rsid w:val="007E3A3F"/>
    <w:rsid w:val="007E3AC9"/>
    <w:rsid w:val="007E3FE4"/>
    <w:rsid w:val="007E4089"/>
    <w:rsid w:val="007E4A6E"/>
    <w:rsid w:val="007E4AE4"/>
    <w:rsid w:val="007E4E29"/>
    <w:rsid w:val="007E4E41"/>
    <w:rsid w:val="007E4E4A"/>
    <w:rsid w:val="007E4EC8"/>
    <w:rsid w:val="007E50A3"/>
    <w:rsid w:val="007E51FA"/>
    <w:rsid w:val="007E521F"/>
    <w:rsid w:val="007E53A0"/>
    <w:rsid w:val="007E56C6"/>
    <w:rsid w:val="007E574C"/>
    <w:rsid w:val="007E5A58"/>
    <w:rsid w:val="007E5B46"/>
    <w:rsid w:val="007E5C6B"/>
    <w:rsid w:val="007E5EA6"/>
    <w:rsid w:val="007E645D"/>
    <w:rsid w:val="007E64DD"/>
    <w:rsid w:val="007E6670"/>
    <w:rsid w:val="007E68CA"/>
    <w:rsid w:val="007E6946"/>
    <w:rsid w:val="007E6A48"/>
    <w:rsid w:val="007E74FE"/>
    <w:rsid w:val="007E752A"/>
    <w:rsid w:val="007E761D"/>
    <w:rsid w:val="007E7645"/>
    <w:rsid w:val="007E7691"/>
    <w:rsid w:val="007E76F0"/>
    <w:rsid w:val="007E7B80"/>
    <w:rsid w:val="007E7E79"/>
    <w:rsid w:val="007E7FD5"/>
    <w:rsid w:val="007E7FDF"/>
    <w:rsid w:val="007F00CF"/>
    <w:rsid w:val="007F00D8"/>
    <w:rsid w:val="007F0143"/>
    <w:rsid w:val="007F01C3"/>
    <w:rsid w:val="007F02DB"/>
    <w:rsid w:val="007F02FE"/>
    <w:rsid w:val="007F0394"/>
    <w:rsid w:val="007F0555"/>
    <w:rsid w:val="007F055D"/>
    <w:rsid w:val="007F06D2"/>
    <w:rsid w:val="007F09BF"/>
    <w:rsid w:val="007F09DE"/>
    <w:rsid w:val="007F0AC4"/>
    <w:rsid w:val="007F0B21"/>
    <w:rsid w:val="007F0BB8"/>
    <w:rsid w:val="007F0E1F"/>
    <w:rsid w:val="007F0E3B"/>
    <w:rsid w:val="007F1326"/>
    <w:rsid w:val="007F142C"/>
    <w:rsid w:val="007F160D"/>
    <w:rsid w:val="007F1683"/>
    <w:rsid w:val="007F16F0"/>
    <w:rsid w:val="007F1A50"/>
    <w:rsid w:val="007F1C23"/>
    <w:rsid w:val="007F2071"/>
    <w:rsid w:val="007F20AA"/>
    <w:rsid w:val="007F2396"/>
    <w:rsid w:val="007F261C"/>
    <w:rsid w:val="007F2758"/>
    <w:rsid w:val="007F2760"/>
    <w:rsid w:val="007F2A53"/>
    <w:rsid w:val="007F2A88"/>
    <w:rsid w:val="007F2DE0"/>
    <w:rsid w:val="007F32D3"/>
    <w:rsid w:val="007F380D"/>
    <w:rsid w:val="007F381E"/>
    <w:rsid w:val="007F3CA6"/>
    <w:rsid w:val="007F3D6D"/>
    <w:rsid w:val="007F3F98"/>
    <w:rsid w:val="007F40C2"/>
    <w:rsid w:val="007F4520"/>
    <w:rsid w:val="007F4730"/>
    <w:rsid w:val="007F497C"/>
    <w:rsid w:val="007F4B6C"/>
    <w:rsid w:val="007F4DB2"/>
    <w:rsid w:val="007F4FD6"/>
    <w:rsid w:val="007F59FE"/>
    <w:rsid w:val="007F5C70"/>
    <w:rsid w:val="007F5E68"/>
    <w:rsid w:val="007F5EB9"/>
    <w:rsid w:val="007F638F"/>
    <w:rsid w:val="007F6445"/>
    <w:rsid w:val="007F64B7"/>
    <w:rsid w:val="007F6641"/>
    <w:rsid w:val="007F6651"/>
    <w:rsid w:val="007F6DFE"/>
    <w:rsid w:val="007F7301"/>
    <w:rsid w:val="007F7468"/>
    <w:rsid w:val="007F7478"/>
    <w:rsid w:val="007F7742"/>
    <w:rsid w:val="007F77D5"/>
    <w:rsid w:val="007F7D49"/>
    <w:rsid w:val="008002DB"/>
    <w:rsid w:val="0080039F"/>
    <w:rsid w:val="0080041F"/>
    <w:rsid w:val="00800846"/>
    <w:rsid w:val="008009A6"/>
    <w:rsid w:val="00800C7A"/>
    <w:rsid w:val="00800DEA"/>
    <w:rsid w:val="0080158D"/>
    <w:rsid w:val="008015E0"/>
    <w:rsid w:val="00801D5E"/>
    <w:rsid w:val="00801E34"/>
    <w:rsid w:val="00801F14"/>
    <w:rsid w:val="0080225C"/>
    <w:rsid w:val="008023BB"/>
    <w:rsid w:val="0080268B"/>
    <w:rsid w:val="00802710"/>
    <w:rsid w:val="00802C12"/>
    <w:rsid w:val="00802C8D"/>
    <w:rsid w:val="00802F82"/>
    <w:rsid w:val="00802FC0"/>
    <w:rsid w:val="00803094"/>
    <w:rsid w:val="008030C4"/>
    <w:rsid w:val="00803226"/>
    <w:rsid w:val="00803361"/>
    <w:rsid w:val="008034C9"/>
    <w:rsid w:val="0080358A"/>
    <w:rsid w:val="00803687"/>
    <w:rsid w:val="008039C7"/>
    <w:rsid w:val="008039E4"/>
    <w:rsid w:val="00803B8C"/>
    <w:rsid w:val="00803E0A"/>
    <w:rsid w:val="00803E5B"/>
    <w:rsid w:val="00803EC4"/>
    <w:rsid w:val="00803F4D"/>
    <w:rsid w:val="00803FAC"/>
    <w:rsid w:val="00804011"/>
    <w:rsid w:val="008042B9"/>
    <w:rsid w:val="00804468"/>
    <w:rsid w:val="008045A3"/>
    <w:rsid w:val="00804677"/>
    <w:rsid w:val="008046D9"/>
    <w:rsid w:val="00804815"/>
    <w:rsid w:val="008048E0"/>
    <w:rsid w:val="00804995"/>
    <w:rsid w:val="00804B7F"/>
    <w:rsid w:val="00804CD9"/>
    <w:rsid w:val="00804D08"/>
    <w:rsid w:val="00804E11"/>
    <w:rsid w:val="00804E38"/>
    <w:rsid w:val="008054E8"/>
    <w:rsid w:val="008056CA"/>
    <w:rsid w:val="00805873"/>
    <w:rsid w:val="00805A95"/>
    <w:rsid w:val="00805A9A"/>
    <w:rsid w:val="00805C96"/>
    <w:rsid w:val="00805DC2"/>
    <w:rsid w:val="00806251"/>
    <w:rsid w:val="00806257"/>
    <w:rsid w:val="00806421"/>
    <w:rsid w:val="008065BE"/>
    <w:rsid w:val="00806814"/>
    <w:rsid w:val="00806B43"/>
    <w:rsid w:val="00806C0E"/>
    <w:rsid w:val="00806DE2"/>
    <w:rsid w:val="0080707C"/>
    <w:rsid w:val="008070EC"/>
    <w:rsid w:val="0080725E"/>
    <w:rsid w:val="00807409"/>
    <w:rsid w:val="00807791"/>
    <w:rsid w:val="008077ED"/>
    <w:rsid w:val="0080790C"/>
    <w:rsid w:val="00807CED"/>
    <w:rsid w:val="00807D60"/>
    <w:rsid w:val="00807E06"/>
    <w:rsid w:val="00807E15"/>
    <w:rsid w:val="00807F84"/>
    <w:rsid w:val="00810BAB"/>
    <w:rsid w:val="00810C6F"/>
    <w:rsid w:val="00810DF7"/>
    <w:rsid w:val="00810EAF"/>
    <w:rsid w:val="00810F95"/>
    <w:rsid w:val="008111C1"/>
    <w:rsid w:val="008112C0"/>
    <w:rsid w:val="00811609"/>
    <w:rsid w:val="008117C0"/>
    <w:rsid w:val="0081183E"/>
    <w:rsid w:val="008118D6"/>
    <w:rsid w:val="0081194C"/>
    <w:rsid w:val="00811D71"/>
    <w:rsid w:val="00811F01"/>
    <w:rsid w:val="00811F84"/>
    <w:rsid w:val="0081246B"/>
    <w:rsid w:val="00812990"/>
    <w:rsid w:val="00812B29"/>
    <w:rsid w:val="00813022"/>
    <w:rsid w:val="0081335D"/>
    <w:rsid w:val="00813444"/>
    <w:rsid w:val="00813481"/>
    <w:rsid w:val="0081351E"/>
    <w:rsid w:val="00813979"/>
    <w:rsid w:val="00813A54"/>
    <w:rsid w:val="00813B9C"/>
    <w:rsid w:val="00813C13"/>
    <w:rsid w:val="00813C7B"/>
    <w:rsid w:val="00813CAA"/>
    <w:rsid w:val="00813CC6"/>
    <w:rsid w:val="008141A7"/>
    <w:rsid w:val="00814628"/>
    <w:rsid w:val="00814BC7"/>
    <w:rsid w:val="00814C2A"/>
    <w:rsid w:val="00814E42"/>
    <w:rsid w:val="00814E5C"/>
    <w:rsid w:val="00814E7C"/>
    <w:rsid w:val="00814EA3"/>
    <w:rsid w:val="00814EAC"/>
    <w:rsid w:val="00814FBE"/>
    <w:rsid w:val="00815673"/>
    <w:rsid w:val="00815746"/>
    <w:rsid w:val="008157F1"/>
    <w:rsid w:val="00815822"/>
    <w:rsid w:val="00815A49"/>
    <w:rsid w:val="00815C5E"/>
    <w:rsid w:val="00815DBE"/>
    <w:rsid w:val="00815E5E"/>
    <w:rsid w:val="00816274"/>
    <w:rsid w:val="00816348"/>
    <w:rsid w:val="00816440"/>
    <w:rsid w:val="008164C4"/>
    <w:rsid w:val="008164D9"/>
    <w:rsid w:val="00816598"/>
    <w:rsid w:val="00816767"/>
    <w:rsid w:val="008169DC"/>
    <w:rsid w:val="00816DA7"/>
    <w:rsid w:val="00816ED7"/>
    <w:rsid w:val="00816F26"/>
    <w:rsid w:val="00816FDF"/>
    <w:rsid w:val="00817131"/>
    <w:rsid w:val="0081713B"/>
    <w:rsid w:val="008172F1"/>
    <w:rsid w:val="0081735B"/>
    <w:rsid w:val="0081787A"/>
    <w:rsid w:val="00817A1B"/>
    <w:rsid w:val="00817CDD"/>
    <w:rsid w:val="00817D2E"/>
    <w:rsid w:val="00817D59"/>
    <w:rsid w:val="00817E31"/>
    <w:rsid w:val="00817E86"/>
    <w:rsid w:val="0082023C"/>
    <w:rsid w:val="0082034E"/>
    <w:rsid w:val="0082089B"/>
    <w:rsid w:val="00820AA4"/>
    <w:rsid w:val="00820B3C"/>
    <w:rsid w:val="00820B48"/>
    <w:rsid w:val="00820B87"/>
    <w:rsid w:val="00820CCD"/>
    <w:rsid w:val="00820FB6"/>
    <w:rsid w:val="00821080"/>
    <w:rsid w:val="0082110B"/>
    <w:rsid w:val="008211D4"/>
    <w:rsid w:val="00821544"/>
    <w:rsid w:val="0082167F"/>
    <w:rsid w:val="008218EB"/>
    <w:rsid w:val="0082196C"/>
    <w:rsid w:val="00821ABA"/>
    <w:rsid w:val="00821B4E"/>
    <w:rsid w:val="00821D33"/>
    <w:rsid w:val="00821D34"/>
    <w:rsid w:val="00821FA9"/>
    <w:rsid w:val="008220F7"/>
    <w:rsid w:val="008223B3"/>
    <w:rsid w:val="00822502"/>
    <w:rsid w:val="00822669"/>
    <w:rsid w:val="00822720"/>
    <w:rsid w:val="00822762"/>
    <w:rsid w:val="00822781"/>
    <w:rsid w:val="00822855"/>
    <w:rsid w:val="008228CB"/>
    <w:rsid w:val="00823140"/>
    <w:rsid w:val="00823347"/>
    <w:rsid w:val="008235CE"/>
    <w:rsid w:val="00823747"/>
    <w:rsid w:val="00823759"/>
    <w:rsid w:val="008239EF"/>
    <w:rsid w:val="00823BD1"/>
    <w:rsid w:val="00824011"/>
    <w:rsid w:val="008240A9"/>
    <w:rsid w:val="008241C4"/>
    <w:rsid w:val="0082424E"/>
    <w:rsid w:val="00824534"/>
    <w:rsid w:val="008249C6"/>
    <w:rsid w:val="00824AAD"/>
    <w:rsid w:val="00824AD4"/>
    <w:rsid w:val="00824CC3"/>
    <w:rsid w:val="00825445"/>
    <w:rsid w:val="0082562A"/>
    <w:rsid w:val="0082566B"/>
    <w:rsid w:val="008257A2"/>
    <w:rsid w:val="00825800"/>
    <w:rsid w:val="008259E6"/>
    <w:rsid w:val="00825C0E"/>
    <w:rsid w:val="00825D55"/>
    <w:rsid w:val="00825EBF"/>
    <w:rsid w:val="008260C4"/>
    <w:rsid w:val="008263FA"/>
    <w:rsid w:val="0082667E"/>
    <w:rsid w:val="008266A4"/>
    <w:rsid w:val="008266E2"/>
    <w:rsid w:val="008266F5"/>
    <w:rsid w:val="00826733"/>
    <w:rsid w:val="0082690F"/>
    <w:rsid w:val="008269B9"/>
    <w:rsid w:val="00826A9B"/>
    <w:rsid w:val="00826EC7"/>
    <w:rsid w:val="00827026"/>
    <w:rsid w:val="008270C0"/>
    <w:rsid w:val="008270E1"/>
    <w:rsid w:val="00827203"/>
    <w:rsid w:val="0082722E"/>
    <w:rsid w:val="008272C8"/>
    <w:rsid w:val="0082738B"/>
    <w:rsid w:val="00827546"/>
    <w:rsid w:val="00827565"/>
    <w:rsid w:val="008275AE"/>
    <w:rsid w:val="008278D2"/>
    <w:rsid w:val="00827B28"/>
    <w:rsid w:val="00827E67"/>
    <w:rsid w:val="0083005F"/>
    <w:rsid w:val="0083024C"/>
    <w:rsid w:val="00830857"/>
    <w:rsid w:val="008308CC"/>
    <w:rsid w:val="00830952"/>
    <w:rsid w:val="00830B0E"/>
    <w:rsid w:val="00830BCB"/>
    <w:rsid w:val="00830E9D"/>
    <w:rsid w:val="0083100A"/>
    <w:rsid w:val="0083158F"/>
    <w:rsid w:val="00831809"/>
    <w:rsid w:val="008319DC"/>
    <w:rsid w:val="00831C00"/>
    <w:rsid w:val="00831C7B"/>
    <w:rsid w:val="00831E62"/>
    <w:rsid w:val="00831F06"/>
    <w:rsid w:val="00831F59"/>
    <w:rsid w:val="00832182"/>
    <w:rsid w:val="0083227F"/>
    <w:rsid w:val="008322D5"/>
    <w:rsid w:val="00832D78"/>
    <w:rsid w:val="00832F45"/>
    <w:rsid w:val="00833074"/>
    <w:rsid w:val="0083353A"/>
    <w:rsid w:val="008337B8"/>
    <w:rsid w:val="00833C9F"/>
    <w:rsid w:val="00833E36"/>
    <w:rsid w:val="00834144"/>
    <w:rsid w:val="0083422F"/>
    <w:rsid w:val="008343C5"/>
    <w:rsid w:val="008344D3"/>
    <w:rsid w:val="00834579"/>
    <w:rsid w:val="00834739"/>
    <w:rsid w:val="00834806"/>
    <w:rsid w:val="00834A4F"/>
    <w:rsid w:val="00834AD7"/>
    <w:rsid w:val="00834B0D"/>
    <w:rsid w:val="00834B6C"/>
    <w:rsid w:val="00834FD9"/>
    <w:rsid w:val="00835083"/>
    <w:rsid w:val="008351AE"/>
    <w:rsid w:val="00835334"/>
    <w:rsid w:val="00835495"/>
    <w:rsid w:val="008355F7"/>
    <w:rsid w:val="00835654"/>
    <w:rsid w:val="00835808"/>
    <w:rsid w:val="00835893"/>
    <w:rsid w:val="0083598C"/>
    <w:rsid w:val="008359B0"/>
    <w:rsid w:val="00835B0D"/>
    <w:rsid w:val="00835C8A"/>
    <w:rsid w:val="00835D5E"/>
    <w:rsid w:val="00835F49"/>
    <w:rsid w:val="008363BC"/>
    <w:rsid w:val="0083672F"/>
    <w:rsid w:val="0083676D"/>
    <w:rsid w:val="00836776"/>
    <w:rsid w:val="00836782"/>
    <w:rsid w:val="008367BB"/>
    <w:rsid w:val="008367BF"/>
    <w:rsid w:val="00836917"/>
    <w:rsid w:val="00836C84"/>
    <w:rsid w:val="00836E68"/>
    <w:rsid w:val="00837469"/>
    <w:rsid w:val="008378B3"/>
    <w:rsid w:val="00837BB5"/>
    <w:rsid w:val="00837C09"/>
    <w:rsid w:val="00837DC4"/>
    <w:rsid w:val="00837DCE"/>
    <w:rsid w:val="00837E99"/>
    <w:rsid w:val="008400D6"/>
    <w:rsid w:val="008402E8"/>
    <w:rsid w:val="008403BD"/>
    <w:rsid w:val="008403DA"/>
    <w:rsid w:val="00840496"/>
    <w:rsid w:val="00840722"/>
    <w:rsid w:val="0084080B"/>
    <w:rsid w:val="0084086D"/>
    <w:rsid w:val="00840A29"/>
    <w:rsid w:val="00840AED"/>
    <w:rsid w:val="00840B6F"/>
    <w:rsid w:val="00840D1C"/>
    <w:rsid w:val="00840D67"/>
    <w:rsid w:val="00840DAB"/>
    <w:rsid w:val="0084102B"/>
    <w:rsid w:val="0084158B"/>
    <w:rsid w:val="0084160E"/>
    <w:rsid w:val="0084163F"/>
    <w:rsid w:val="008417B8"/>
    <w:rsid w:val="008417DE"/>
    <w:rsid w:val="008417F0"/>
    <w:rsid w:val="008418D3"/>
    <w:rsid w:val="00841AF3"/>
    <w:rsid w:val="00841C13"/>
    <w:rsid w:val="00841CB0"/>
    <w:rsid w:val="00841D52"/>
    <w:rsid w:val="00841E24"/>
    <w:rsid w:val="00841ECE"/>
    <w:rsid w:val="00841FA8"/>
    <w:rsid w:val="0084246B"/>
    <w:rsid w:val="00842707"/>
    <w:rsid w:val="00842782"/>
    <w:rsid w:val="00842B05"/>
    <w:rsid w:val="00842B2D"/>
    <w:rsid w:val="00842DE8"/>
    <w:rsid w:val="00842F74"/>
    <w:rsid w:val="008430DE"/>
    <w:rsid w:val="008432ED"/>
    <w:rsid w:val="0084333C"/>
    <w:rsid w:val="00843475"/>
    <w:rsid w:val="00843601"/>
    <w:rsid w:val="008438E7"/>
    <w:rsid w:val="00843DBF"/>
    <w:rsid w:val="00843DD3"/>
    <w:rsid w:val="00843E2D"/>
    <w:rsid w:val="008440FA"/>
    <w:rsid w:val="00844149"/>
    <w:rsid w:val="008443FA"/>
    <w:rsid w:val="0084445C"/>
    <w:rsid w:val="008446DE"/>
    <w:rsid w:val="00844739"/>
    <w:rsid w:val="0084483B"/>
    <w:rsid w:val="00844A01"/>
    <w:rsid w:val="00844B61"/>
    <w:rsid w:val="00844F84"/>
    <w:rsid w:val="008452A0"/>
    <w:rsid w:val="00845427"/>
    <w:rsid w:val="00845554"/>
    <w:rsid w:val="00845572"/>
    <w:rsid w:val="00845929"/>
    <w:rsid w:val="008459DB"/>
    <w:rsid w:val="00845AD5"/>
    <w:rsid w:val="00845B30"/>
    <w:rsid w:val="00845CB3"/>
    <w:rsid w:val="00845E0F"/>
    <w:rsid w:val="008465A4"/>
    <w:rsid w:val="00846E09"/>
    <w:rsid w:val="00846FA0"/>
    <w:rsid w:val="008470FA"/>
    <w:rsid w:val="0084715C"/>
    <w:rsid w:val="008471D0"/>
    <w:rsid w:val="00847425"/>
    <w:rsid w:val="008477BD"/>
    <w:rsid w:val="00847B4A"/>
    <w:rsid w:val="00847C92"/>
    <w:rsid w:val="00847E48"/>
    <w:rsid w:val="00850384"/>
    <w:rsid w:val="00850A3B"/>
    <w:rsid w:val="00850A75"/>
    <w:rsid w:val="00850B75"/>
    <w:rsid w:val="00850BDF"/>
    <w:rsid w:val="00850F35"/>
    <w:rsid w:val="00850FF7"/>
    <w:rsid w:val="00851173"/>
    <w:rsid w:val="0085165B"/>
    <w:rsid w:val="0085165C"/>
    <w:rsid w:val="008516C5"/>
    <w:rsid w:val="008517BD"/>
    <w:rsid w:val="00851CCF"/>
    <w:rsid w:val="00851D68"/>
    <w:rsid w:val="00851EB9"/>
    <w:rsid w:val="00851ECA"/>
    <w:rsid w:val="0085213D"/>
    <w:rsid w:val="008523BC"/>
    <w:rsid w:val="008523E4"/>
    <w:rsid w:val="008526D8"/>
    <w:rsid w:val="00852856"/>
    <w:rsid w:val="00852889"/>
    <w:rsid w:val="00852B2C"/>
    <w:rsid w:val="00852DF2"/>
    <w:rsid w:val="00852ED4"/>
    <w:rsid w:val="00853051"/>
    <w:rsid w:val="00853093"/>
    <w:rsid w:val="008532FF"/>
    <w:rsid w:val="00853302"/>
    <w:rsid w:val="00853504"/>
    <w:rsid w:val="00853519"/>
    <w:rsid w:val="0085374E"/>
    <w:rsid w:val="0085399B"/>
    <w:rsid w:val="00853BA5"/>
    <w:rsid w:val="00853BAE"/>
    <w:rsid w:val="00853CEB"/>
    <w:rsid w:val="008540EA"/>
    <w:rsid w:val="0085429A"/>
    <w:rsid w:val="00854516"/>
    <w:rsid w:val="0085498A"/>
    <w:rsid w:val="00854B4E"/>
    <w:rsid w:val="00854F20"/>
    <w:rsid w:val="00854F31"/>
    <w:rsid w:val="008550BB"/>
    <w:rsid w:val="00855159"/>
    <w:rsid w:val="008551F4"/>
    <w:rsid w:val="0085534F"/>
    <w:rsid w:val="00855592"/>
    <w:rsid w:val="00855D7B"/>
    <w:rsid w:val="008562D2"/>
    <w:rsid w:val="008562E3"/>
    <w:rsid w:val="008567B3"/>
    <w:rsid w:val="00856E53"/>
    <w:rsid w:val="00856EC0"/>
    <w:rsid w:val="0085715C"/>
    <w:rsid w:val="0085717A"/>
    <w:rsid w:val="00857242"/>
    <w:rsid w:val="00857618"/>
    <w:rsid w:val="00857AA7"/>
    <w:rsid w:val="00857B6F"/>
    <w:rsid w:val="00857C43"/>
    <w:rsid w:val="00857C5E"/>
    <w:rsid w:val="00857E31"/>
    <w:rsid w:val="00857E40"/>
    <w:rsid w:val="00860493"/>
    <w:rsid w:val="00860576"/>
    <w:rsid w:val="0086061D"/>
    <w:rsid w:val="0086073A"/>
    <w:rsid w:val="00860ACB"/>
    <w:rsid w:val="00860B22"/>
    <w:rsid w:val="00860B8E"/>
    <w:rsid w:val="00860CAF"/>
    <w:rsid w:val="00860CE9"/>
    <w:rsid w:val="00860D97"/>
    <w:rsid w:val="008613EF"/>
    <w:rsid w:val="00861541"/>
    <w:rsid w:val="0086180F"/>
    <w:rsid w:val="00861A26"/>
    <w:rsid w:val="00861A90"/>
    <w:rsid w:val="00861E92"/>
    <w:rsid w:val="00862379"/>
    <w:rsid w:val="0086261C"/>
    <w:rsid w:val="00862666"/>
    <w:rsid w:val="008626F2"/>
    <w:rsid w:val="008628AD"/>
    <w:rsid w:val="00862ACE"/>
    <w:rsid w:val="00862B10"/>
    <w:rsid w:val="00862DDF"/>
    <w:rsid w:val="00862E55"/>
    <w:rsid w:val="00862FD5"/>
    <w:rsid w:val="00862FF4"/>
    <w:rsid w:val="00863201"/>
    <w:rsid w:val="00863CAA"/>
    <w:rsid w:val="00863D8F"/>
    <w:rsid w:val="008641AA"/>
    <w:rsid w:val="0086422A"/>
    <w:rsid w:val="0086427F"/>
    <w:rsid w:val="00864499"/>
    <w:rsid w:val="00864830"/>
    <w:rsid w:val="008648C8"/>
    <w:rsid w:val="00864923"/>
    <w:rsid w:val="00864A0B"/>
    <w:rsid w:val="00864B00"/>
    <w:rsid w:val="00864BAE"/>
    <w:rsid w:val="00864C36"/>
    <w:rsid w:val="00864CC2"/>
    <w:rsid w:val="00864FB1"/>
    <w:rsid w:val="0086509E"/>
    <w:rsid w:val="0086518E"/>
    <w:rsid w:val="00865473"/>
    <w:rsid w:val="008655B5"/>
    <w:rsid w:val="00865616"/>
    <w:rsid w:val="00865787"/>
    <w:rsid w:val="00865FE7"/>
    <w:rsid w:val="008660DB"/>
    <w:rsid w:val="00866472"/>
    <w:rsid w:val="00866943"/>
    <w:rsid w:val="00866A08"/>
    <w:rsid w:val="00867731"/>
    <w:rsid w:val="00867906"/>
    <w:rsid w:val="0086790F"/>
    <w:rsid w:val="00867934"/>
    <w:rsid w:val="00870135"/>
    <w:rsid w:val="00870143"/>
    <w:rsid w:val="008702C0"/>
    <w:rsid w:val="0087046B"/>
    <w:rsid w:val="0087054C"/>
    <w:rsid w:val="0087087C"/>
    <w:rsid w:val="008708D8"/>
    <w:rsid w:val="0087098C"/>
    <w:rsid w:val="008710AD"/>
    <w:rsid w:val="008714D2"/>
    <w:rsid w:val="0087164E"/>
    <w:rsid w:val="008719C3"/>
    <w:rsid w:val="00871D1E"/>
    <w:rsid w:val="00871EA4"/>
    <w:rsid w:val="00871EF6"/>
    <w:rsid w:val="008721ED"/>
    <w:rsid w:val="008723FA"/>
    <w:rsid w:val="0087263E"/>
    <w:rsid w:val="00872691"/>
    <w:rsid w:val="008728D9"/>
    <w:rsid w:val="00872C11"/>
    <w:rsid w:val="00872CB3"/>
    <w:rsid w:val="00872E5F"/>
    <w:rsid w:val="00873458"/>
    <w:rsid w:val="0087349A"/>
    <w:rsid w:val="00873581"/>
    <w:rsid w:val="00873977"/>
    <w:rsid w:val="0087397A"/>
    <w:rsid w:val="00873A12"/>
    <w:rsid w:val="00873FBF"/>
    <w:rsid w:val="0087443A"/>
    <w:rsid w:val="0087451A"/>
    <w:rsid w:val="00874640"/>
    <w:rsid w:val="008747BD"/>
    <w:rsid w:val="00874824"/>
    <w:rsid w:val="0087485F"/>
    <w:rsid w:val="00874A1F"/>
    <w:rsid w:val="00874C72"/>
    <w:rsid w:val="00874D9E"/>
    <w:rsid w:val="0087551D"/>
    <w:rsid w:val="008759AC"/>
    <w:rsid w:val="00875BA5"/>
    <w:rsid w:val="00875CF8"/>
    <w:rsid w:val="00875D37"/>
    <w:rsid w:val="00875E5C"/>
    <w:rsid w:val="00875F93"/>
    <w:rsid w:val="0087631A"/>
    <w:rsid w:val="008763E0"/>
    <w:rsid w:val="008763ED"/>
    <w:rsid w:val="008766AD"/>
    <w:rsid w:val="00876826"/>
    <w:rsid w:val="00876B72"/>
    <w:rsid w:val="00876B88"/>
    <w:rsid w:val="00876C3D"/>
    <w:rsid w:val="00876C93"/>
    <w:rsid w:val="00876ED4"/>
    <w:rsid w:val="00876FE2"/>
    <w:rsid w:val="0087701C"/>
    <w:rsid w:val="008772BF"/>
    <w:rsid w:val="0087788E"/>
    <w:rsid w:val="008779A7"/>
    <w:rsid w:val="00877C5F"/>
    <w:rsid w:val="00877D82"/>
    <w:rsid w:val="00877E20"/>
    <w:rsid w:val="00877F54"/>
    <w:rsid w:val="0088071C"/>
    <w:rsid w:val="00880A5F"/>
    <w:rsid w:val="00880DB1"/>
    <w:rsid w:val="00880E38"/>
    <w:rsid w:val="00880F52"/>
    <w:rsid w:val="00880FB6"/>
    <w:rsid w:val="00881235"/>
    <w:rsid w:val="00881542"/>
    <w:rsid w:val="00881910"/>
    <w:rsid w:val="00881EED"/>
    <w:rsid w:val="008821F3"/>
    <w:rsid w:val="0088233C"/>
    <w:rsid w:val="00882380"/>
    <w:rsid w:val="008824C0"/>
    <w:rsid w:val="0088253F"/>
    <w:rsid w:val="00882564"/>
    <w:rsid w:val="00882C68"/>
    <w:rsid w:val="00882E7A"/>
    <w:rsid w:val="008832B0"/>
    <w:rsid w:val="00883338"/>
    <w:rsid w:val="00883659"/>
    <w:rsid w:val="008839D6"/>
    <w:rsid w:val="00883D6D"/>
    <w:rsid w:val="00883DD1"/>
    <w:rsid w:val="00883EEB"/>
    <w:rsid w:val="00883F12"/>
    <w:rsid w:val="00883FD7"/>
    <w:rsid w:val="008841DF"/>
    <w:rsid w:val="008844E1"/>
    <w:rsid w:val="00884572"/>
    <w:rsid w:val="008846C6"/>
    <w:rsid w:val="00884ADE"/>
    <w:rsid w:val="00884AFF"/>
    <w:rsid w:val="00884B6C"/>
    <w:rsid w:val="00884BF2"/>
    <w:rsid w:val="00884CED"/>
    <w:rsid w:val="00884E5A"/>
    <w:rsid w:val="00884E66"/>
    <w:rsid w:val="00885132"/>
    <w:rsid w:val="00885254"/>
    <w:rsid w:val="00885486"/>
    <w:rsid w:val="008854EC"/>
    <w:rsid w:val="00885513"/>
    <w:rsid w:val="00885637"/>
    <w:rsid w:val="008856FC"/>
    <w:rsid w:val="00885767"/>
    <w:rsid w:val="0088587D"/>
    <w:rsid w:val="00885D69"/>
    <w:rsid w:val="00885DC7"/>
    <w:rsid w:val="00885F92"/>
    <w:rsid w:val="00885F9D"/>
    <w:rsid w:val="0088638B"/>
    <w:rsid w:val="00886455"/>
    <w:rsid w:val="00886628"/>
    <w:rsid w:val="00886783"/>
    <w:rsid w:val="00886C9B"/>
    <w:rsid w:val="00886FAC"/>
    <w:rsid w:val="00887033"/>
    <w:rsid w:val="00887463"/>
    <w:rsid w:val="008874C0"/>
    <w:rsid w:val="00887753"/>
    <w:rsid w:val="00887956"/>
    <w:rsid w:val="00887A08"/>
    <w:rsid w:val="00887A8C"/>
    <w:rsid w:val="00887ACC"/>
    <w:rsid w:val="00887B2A"/>
    <w:rsid w:val="00890883"/>
    <w:rsid w:val="00890A8B"/>
    <w:rsid w:val="00890A9D"/>
    <w:rsid w:val="00890FB5"/>
    <w:rsid w:val="00891261"/>
    <w:rsid w:val="00891385"/>
    <w:rsid w:val="008919AC"/>
    <w:rsid w:val="008919F6"/>
    <w:rsid w:val="008919FD"/>
    <w:rsid w:val="00891A5C"/>
    <w:rsid w:val="00891B98"/>
    <w:rsid w:val="00891D83"/>
    <w:rsid w:val="00891E88"/>
    <w:rsid w:val="00892093"/>
    <w:rsid w:val="008921E8"/>
    <w:rsid w:val="00892457"/>
    <w:rsid w:val="00892724"/>
    <w:rsid w:val="0089279F"/>
    <w:rsid w:val="00892813"/>
    <w:rsid w:val="008929E6"/>
    <w:rsid w:val="00892FBF"/>
    <w:rsid w:val="00893034"/>
    <w:rsid w:val="008932C2"/>
    <w:rsid w:val="00893397"/>
    <w:rsid w:val="00893609"/>
    <w:rsid w:val="008936D7"/>
    <w:rsid w:val="0089375B"/>
    <w:rsid w:val="0089380B"/>
    <w:rsid w:val="0089397D"/>
    <w:rsid w:val="00893A7F"/>
    <w:rsid w:val="00893C92"/>
    <w:rsid w:val="00893CF1"/>
    <w:rsid w:val="00893D58"/>
    <w:rsid w:val="00893D66"/>
    <w:rsid w:val="00893E49"/>
    <w:rsid w:val="00894035"/>
    <w:rsid w:val="0089405A"/>
    <w:rsid w:val="00894472"/>
    <w:rsid w:val="008947CB"/>
    <w:rsid w:val="0089488A"/>
    <w:rsid w:val="00894B76"/>
    <w:rsid w:val="00894C25"/>
    <w:rsid w:val="00894CF7"/>
    <w:rsid w:val="0089531D"/>
    <w:rsid w:val="0089561A"/>
    <w:rsid w:val="00895714"/>
    <w:rsid w:val="008957B5"/>
    <w:rsid w:val="0089587D"/>
    <w:rsid w:val="00895AFD"/>
    <w:rsid w:val="00895C52"/>
    <w:rsid w:val="00895D3B"/>
    <w:rsid w:val="00895E02"/>
    <w:rsid w:val="008966A7"/>
    <w:rsid w:val="008968F3"/>
    <w:rsid w:val="0089699B"/>
    <w:rsid w:val="00896A4B"/>
    <w:rsid w:val="00896BDD"/>
    <w:rsid w:val="00896C64"/>
    <w:rsid w:val="00896C6A"/>
    <w:rsid w:val="00896CBE"/>
    <w:rsid w:val="0089702B"/>
    <w:rsid w:val="008970FF"/>
    <w:rsid w:val="00897103"/>
    <w:rsid w:val="0089714C"/>
    <w:rsid w:val="008973BA"/>
    <w:rsid w:val="00897722"/>
    <w:rsid w:val="008979BE"/>
    <w:rsid w:val="00897B97"/>
    <w:rsid w:val="00897DAA"/>
    <w:rsid w:val="00897F88"/>
    <w:rsid w:val="008A0283"/>
    <w:rsid w:val="008A06DC"/>
    <w:rsid w:val="008A07FA"/>
    <w:rsid w:val="008A09A0"/>
    <w:rsid w:val="008A0A74"/>
    <w:rsid w:val="008A0A8A"/>
    <w:rsid w:val="008A0B33"/>
    <w:rsid w:val="008A0B56"/>
    <w:rsid w:val="008A0BE1"/>
    <w:rsid w:val="008A0E64"/>
    <w:rsid w:val="008A148A"/>
    <w:rsid w:val="008A19B7"/>
    <w:rsid w:val="008A1BD3"/>
    <w:rsid w:val="008A1D69"/>
    <w:rsid w:val="008A1E4B"/>
    <w:rsid w:val="008A1EAC"/>
    <w:rsid w:val="008A2033"/>
    <w:rsid w:val="008A20A6"/>
    <w:rsid w:val="008A2328"/>
    <w:rsid w:val="008A2703"/>
    <w:rsid w:val="008A284E"/>
    <w:rsid w:val="008A2AE1"/>
    <w:rsid w:val="008A2E11"/>
    <w:rsid w:val="008A3043"/>
    <w:rsid w:val="008A3165"/>
    <w:rsid w:val="008A338F"/>
    <w:rsid w:val="008A33F4"/>
    <w:rsid w:val="008A3635"/>
    <w:rsid w:val="008A364E"/>
    <w:rsid w:val="008A3659"/>
    <w:rsid w:val="008A36E0"/>
    <w:rsid w:val="008A3837"/>
    <w:rsid w:val="008A39D1"/>
    <w:rsid w:val="008A3DC7"/>
    <w:rsid w:val="008A3FBA"/>
    <w:rsid w:val="008A4112"/>
    <w:rsid w:val="008A4308"/>
    <w:rsid w:val="008A4430"/>
    <w:rsid w:val="008A444D"/>
    <w:rsid w:val="008A452E"/>
    <w:rsid w:val="008A454B"/>
    <w:rsid w:val="008A456A"/>
    <w:rsid w:val="008A462C"/>
    <w:rsid w:val="008A48A1"/>
    <w:rsid w:val="008A4C8E"/>
    <w:rsid w:val="008A4EFA"/>
    <w:rsid w:val="008A52D2"/>
    <w:rsid w:val="008A5441"/>
    <w:rsid w:val="008A545C"/>
    <w:rsid w:val="008A55C2"/>
    <w:rsid w:val="008A5822"/>
    <w:rsid w:val="008A5AA4"/>
    <w:rsid w:val="008A5BE4"/>
    <w:rsid w:val="008A5EE8"/>
    <w:rsid w:val="008A5F3F"/>
    <w:rsid w:val="008A5F88"/>
    <w:rsid w:val="008A6338"/>
    <w:rsid w:val="008A6658"/>
    <w:rsid w:val="008A676D"/>
    <w:rsid w:val="008A69D8"/>
    <w:rsid w:val="008A6AD0"/>
    <w:rsid w:val="008A6AD3"/>
    <w:rsid w:val="008A6B5A"/>
    <w:rsid w:val="008A6C9C"/>
    <w:rsid w:val="008A6D0E"/>
    <w:rsid w:val="008A6DBB"/>
    <w:rsid w:val="008A7002"/>
    <w:rsid w:val="008A705D"/>
    <w:rsid w:val="008A7077"/>
    <w:rsid w:val="008A7107"/>
    <w:rsid w:val="008A7147"/>
    <w:rsid w:val="008A71B3"/>
    <w:rsid w:val="008A71ED"/>
    <w:rsid w:val="008A7361"/>
    <w:rsid w:val="008A7766"/>
    <w:rsid w:val="008A77C8"/>
    <w:rsid w:val="008A7932"/>
    <w:rsid w:val="008A79C9"/>
    <w:rsid w:val="008A7CB8"/>
    <w:rsid w:val="008A7F99"/>
    <w:rsid w:val="008B0060"/>
    <w:rsid w:val="008B0817"/>
    <w:rsid w:val="008B0870"/>
    <w:rsid w:val="008B0CE1"/>
    <w:rsid w:val="008B0CEE"/>
    <w:rsid w:val="008B0CF8"/>
    <w:rsid w:val="008B101B"/>
    <w:rsid w:val="008B138F"/>
    <w:rsid w:val="008B1479"/>
    <w:rsid w:val="008B1526"/>
    <w:rsid w:val="008B1993"/>
    <w:rsid w:val="008B1B8D"/>
    <w:rsid w:val="008B1CC9"/>
    <w:rsid w:val="008B221F"/>
    <w:rsid w:val="008B2311"/>
    <w:rsid w:val="008B288A"/>
    <w:rsid w:val="008B2B3F"/>
    <w:rsid w:val="008B2BC1"/>
    <w:rsid w:val="008B2EEA"/>
    <w:rsid w:val="008B3058"/>
    <w:rsid w:val="008B33C6"/>
    <w:rsid w:val="008B363F"/>
    <w:rsid w:val="008B38D1"/>
    <w:rsid w:val="008B3951"/>
    <w:rsid w:val="008B3F54"/>
    <w:rsid w:val="008B3F66"/>
    <w:rsid w:val="008B4121"/>
    <w:rsid w:val="008B4164"/>
    <w:rsid w:val="008B428D"/>
    <w:rsid w:val="008B4365"/>
    <w:rsid w:val="008B4541"/>
    <w:rsid w:val="008B4589"/>
    <w:rsid w:val="008B45DF"/>
    <w:rsid w:val="008B4690"/>
    <w:rsid w:val="008B48AB"/>
    <w:rsid w:val="008B4972"/>
    <w:rsid w:val="008B4A95"/>
    <w:rsid w:val="008B4AB8"/>
    <w:rsid w:val="008B4AE2"/>
    <w:rsid w:val="008B4B04"/>
    <w:rsid w:val="008B4BA2"/>
    <w:rsid w:val="008B4C33"/>
    <w:rsid w:val="008B4CE0"/>
    <w:rsid w:val="008B5179"/>
    <w:rsid w:val="008B543E"/>
    <w:rsid w:val="008B556B"/>
    <w:rsid w:val="008B5629"/>
    <w:rsid w:val="008B57B6"/>
    <w:rsid w:val="008B59F8"/>
    <w:rsid w:val="008B5D6B"/>
    <w:rsid w:val="008B5E1A"/>
    <w:rsid w:val="008B641F"/>
    <w:rsid w:val="008B64A9"/>
    <w:rsid w:val="008B6672"/>
    <w:rsid w:val="008B66BC"/>
    <w:rsid w:val="008B6A5B"/>
    <w:rsid w:val="008B6B2D"/>
    <w:rsid w:val="008B6D7F"/>
    <w:rsid w:val="008B7158"/>
    <w:rsid w:val="008B724E"/>
    <w:rsid w:val="008B73EC"/>
    <w:rsid w:val="008B74C7"/>
    <w:rsid w:val="008B78E0"/>
    <w:rsid w:val="008B78ED"/>
    <w:rsid w:val="008B7F6A"/>
    <w:rsid w:val="008B7FF4"/>
    <w:rsid w:val="008C0260"/>
    <w:rsid w:val="008C0561"/>
    <w:rsid w:val="008C061A"/>
    <w:rsid w:val="008C06A9"/>
    <w:rsid w:val="008C0772"/>
    <w:rsid w:val="008C094A"/>
    <w:rsid w:val="008C0A43"/>
    <w:rsid w:val="008C0BD5"/>
    <w:rsid w:val="008C0C5B"/>
    <w:rsid w:val="008C0F5E"/>
    <w:rsid w:val="008C1524"/>
    <w:rsid w:val="008C15DE"/>
    <w:rsid w:val="008C15E8"/>
    <w:rsid w:val="008C1641"/>
    <w:rsid w:val="008C196C"/>
    <w:rsid w:val="008C1A53"/>
    <w:rsid w:val="008C1BEF"/>
    <w:rsid w:val="008C1D0C"/>
    <w:rsid w:val="008C1DA1"/>
    <w:rsid w:val="008C1F20"/>
    <w:rsid w:val="008C2025"/>
    <w:rsid w:val="008C249E"/>
    <w:rsid w:val="008C24F5"/>
    <w:rsid w:val="008C2759"/>
    <w:rsid w:val="008C27C4"/>
    <w:rsid w:val="008C280B"/>
    <w:rsid w:val="008C2C9B"/>
    <w:rsid w:val="008C2E27"/>
    <w:rsid w:val="008C2FAC"/>
    <w:rsid w:val="008C2FC0"/>
    <w:rsid w:val="008C33F7"/>
    <w:rsid w:val="008C33FB"/>
    <w:rsid w:val="008C36BF"/>
    <w:rsid w:val="008C38AD"/>
    <w:rsid w:val="008C38EC"/>
    <w:rsid w:val="008C3B9C"/>
    <w:rsid w:val="008C431C"/>
    <w:rsid w:val="008C4BC5"/>
    <w:rsid w:val="008C4E6D"/>
    <w:rsid w:val="008C50E3"/>
    <w:rsid w:val="008C5244"/>
    <w:rsid w:val="008C5356"/>
    <w:rsid w:val="008C536F"/>
    <w:rsid w:val="008C551C"/>
    <w:rsid w:val="008C56DF"/>
    <w:rsid w:val="008C5B47"/>
    <w:rsid w:val="008C5CDC"/>
    <w:rsid w:val="008C5D6A"/>
    <w:rsid w:val="008C5DBD"/>
    <w:rsid w:val="008C5E6D"/>
    <w:rsid w:val="008C5EE8"/>
    <w:rsid w:val="008C617B"/>
    <w:rsid w:val="008C6385"/>
    <w:rsid w:val="008C665A"/>
    <w:rsid w:val="008C6684"/>
    <w:rsid w:val="008C6925"/>
    <w:rsid w:val="008C6CDC"/>
    <w:rsid w:val="008C6D99"/>
    <w:rsid w:val="008C6DCE"/>
    <w:rsid w:val="008C6DFE"/>
    <w:rsid w:val="008C722C"/>
    <w:rsid w:val="008C72CE"/>
    <w:rsid w:val="008C7602"/>
    <w:rsid w:val="008C7757"/>
    <w:rsid w:val="008C7823"/>
    <w:rsid w:val="008C793C"/>
    <w:rsid w:val="008C7D48"/>
    <w:rsid w:val="008C7E55"/>
    <w:rsid w:val="008C7FD7"/>
    <w:rsid w:val="008D010D"/>
    <w:rsid w:val="008D03CC"/>
    <w:rsid w:val="008D05F6"/>
    <w:rsid w:val="008D08B6"/>
    <w:rsid w:val="008D091A"/>
    <w:rsid w:val="008D0BD2"/>
    <w:rsid w:val="008D1069"/>
    <w:rsid w:val="008D11D8"/>
    <w:rsid w:val="008D13E5"/>
    <w:rsid w:val="008D149C"/>
    <w:rsid w:val="008D1680"/>
    <w:rsid w:val="008D174C"/>
    <w:rsid w:val="008D19C6"/>
    <w:rsid w:val="008D1BC1"/>
    <w:rsid w:val="008D1C4B"/>
    <w:rsid w:val="008D21DE"/>
    <w:rsid w:val="008D2752"/>
    <w:rsid w:val="008D28D1"/>
    <w:rsid w:val="008D2CD6"/>
    <w:rsid w:val="008D2D8E"/>
    <w:rsid w:val="008D2DD3"/>
    <w:rsid w:val="008D2E94"/>
    <w:rsid w:val="008D323A"/>
    <w:rsid w:val="008D32CE"/>
    <w:rsid w:val="008D3443"/>
    <w:rsid w:val="008D3501"/>
    <w:rsid w:val="008D3535"/>
    <w:rsid w:val="008D358E"/>
    <w:rsid w:val="008D3AF2"/>
    <w:rsid w:val="008D3C42"/>
    <w:rsid w:val="008D3CAD"/>
    <w:rsid w:val="008D3DFA"/>
    <w:rsid w:val="008D3FDE"/>
    <w:rsid w:val="008D40C1"/>
    <w:rsid w:val="008D42D7"/>
    <w:rsid w:val="008D438B"/>
    <w:rsid w:val="008D45F7"/>
    <w:rsid w:val="008D484A"/>
    <w:rsid w:val="008D4991"/>
    <w:rsid w:val="008D4D16"/>
    <w:rsid w:val="008D4EA2"/>
    <w:rsid w:val="008D4ECD"/>
    <w:rsid w:val="008D4F94"/>
    <w:rsid w:val="008D557D"/>
    <w:rsid w:val="008D55F0"/>
    <w:rsid w:val="008D57CD"/>
    <w:rsid w:val="008D5A35"/>
    <w:rsid w:val="008D5A93"/>
    <w:rsid w:val="008D5D60"/>
    <w:rsid w:val="008D6069"/>
    <w:rsid w:val="008D60AC"/>
    <w:rsid w:val="008D61E2"/>
    <w:rsid w:val="008D6280"/>
    <w:rsid w:val="008D62B9"/>
    <w:rsid w:val="008D6499"/>
    <w:rsid w:val="008D69CA"/>
    <w:rsid w:val="008D6CF2"/>
    <w:rsid w:val="008D6D54"/>
    <w:rsid w:val="008D6EEB"/>
    <w:rsid w:val="008D7155"/>
    <w:rsid w:val="008D7262"/>
    <w:rsid w:val="008D73DD"/>
    <w:rsid w:val="008D7641"/>
    <w:rsid w:val="008D790D"/>
    <w:rsid w:val="008D7A16"/>
    <w:rsid w:val="008E018C"/>
    <w:rsid w:val="008E01B5"/>
    <w:rsid w:val="008E0286"/>
    <w:rsid w:val="008E09CE"/>
    <w:rsid w:val="008E0A28"/>
    <w:rsid w:val="008E0B05"/>
    <w:rsid w:val="008E0C2C"/>
    <w:rsid w:val="008E0C60"/>
    <w:rsid w:val="008E0D79"/>
    <w:rsid w:val="008E0DF2"/>
    <w:rsid w:val="008E1280"/>
    <w:rsid w:val="008E128B"/>
    <w:rsid w:val="008E1854"/>
    <w:rsid w:val="008E2020"/>
    <w:rsid w:val="008E2758"/>
    <w:rsid w:val="008E27B9"/>
    <w:rsid w:val="008E2BD3"/>
    <w:rsid w:val="008E2D5F"/>
    <w:rsid w:val="008E2DFA"/>
    <w:rsid w:val="008E2F89"/>
    <w:rsid w:val="008E2FD2"/>
    <w:rsid w:val="008E3015"/>
    <w:rsid w:val="008E308F"/>
    <w:rsid w:val="008E3182"/>
    <w:rsid w:val="008E31DB"/>
    <w:rsid w:val="008E325A"/>
    <w:rsid w:val="008E32C4"/>
    <w:rsid w:val="008E3493"/>
    <w:rsid w:val="008E377B"/>
    <w:rsid w:val="008E3ADF"/>
    <w:rsid w:val="008E44A0"/>
    <w:rsid w:val="008E44A1"/>
    <w:rsid w:val="008E44D7"/>
    <w:rsid w:val="008E4570"/>
    <w:rsid w:val="008E473F"/>
    <w:rsid w:val="008E4750"/>
    <w:rsid w:val="008E4767"/>
    <w:rsid w:val="008E4A8A"/>
    <w:rsid w:val="008E4A91"/>
    <w:rsid w:val="008E4C22"/>
    <w:rsid w:val="008E4CA3"/>
    <w:rsid w:val="008E4E44"/>
    <w:rsid w:val="008E4F4E"/>
    <w:rsid w:val="008E50CE"/>
    <w:rsid w:val="008E52FF"/>
    <w:rsid w:val="008E54F9"/>
    <w:rsid w:val="008E5638"/>
    <w:rsid w:val="008E5716"/>
    <w:rsid w:val="008E5933"/>
    <w:rsid w:val="008E599C"/>
    <w:rsid w:val="008E5A21"/>
    <w:rsid w:val="008E5BF1"/>
    <w:rsid w:val="008E5EEF"/>
    <w:rsid w:val="008E5F4F"/>
    <w:rsid w:val="008E60CD"/>
    <w:rsid w:val="008E610E"/>
    <w:rsid w:val="008E621E"/>
    <w:rsid w:val="008E626C"/>
    <w:rsid w:val="008E6732"/>
    <w:rsid w:val="008E6A6F"/>
    <w:rsid w:val="008E6D5D"/>
    <w:rsid w:val="008E6D9D"/>
    <w:rsid w:val="008E6F32"/>
    <w:rsid w:val="008E70DE"/>
    <w:rsid w:val="008E725B"/>
    <w:rsid w:val="008E7365"/>
    <w:rsid w:val="008E73C0"/>
    <w:rsid w:val="008E73F4"/>
    <w:rsid w:val="008E7413"/>
    <w:rsid w:val="008E7568"/>
    <w:rsid w:val="008E757D"/>
    <w:rsid w:val="008E759C"/>
    <w:rsid w:val="008E75EE"/>
    <w:rsid w:val="008E7719"/>
    <w:rsid w:val="008E79DB"/>
    <w:rsid w:val="008E7A7A"/>
    <w:rsid w:val="008E7D59"/>
    <w:rsid w:val="008E7DB8"/>
    <w:rsid w:val="008E7E86"/>
    <w:rsid w:val="008F0121"/>
    <w:rsid w:val="008F01D2"/>
    <w:rsid w:val="008F04EF"/>
    <w:rsid w:val="008F05F9"/>
    <w:rsid w:val="008F08F8"/>
    <w:rsid w:val="008F0A86"/>
    <w:rsid w:val="008F0B62"/>
    <w:rsid w:val="008F0C7B"/>
    <w:rsid w:val="008F0CB7"/>
    <w:rsid w:val="008F0E25"/>
    <w:rsid w:val="008F10E7"/>
    <w:rsid w:val="008F134E"/>
    <w:rsid w:val="008F1820"/>
    <w:rsid w:val="008F187A"/>
    <w:rsid w:val="008F1BFB"/>
    <w:rsid w:val="008F1CB7"/>
    <w:rsid w:val="008F1CF7"/>
    <w:rsid w:val="008F1FA2"/>
    <w:rsid w:val="008F2226"/>
    <w:rsid w:val="008F26CA"/>
    <w:rsid w:val="008F27D6"/>
    <w:rsid w:val="008F27E6"/>
    <w:rsid w:val="008F2B85"/>
    <w:rsid w:val="008F2E41"/>
    <w:rsid w:val="008F2F0F"/>
    <w:rsid w:val="008F30CA"/>
    <w:rsid w:val="008F3340"/>
    <w:rsid w:val="008F337F"/>
    <w:rsid w:val="008F34C3"/>
    <w:rsid w:val="008F3516"/>
    <w:rsid w:val="008F3574"/>
    <w:rsid w:val="008F37FD"/>
    <w:rsid w:val="008F3865"/>
    <w:rsid w:val="008F388D"/>
    <w:rsid w:val="008F392D"/>
    <w:rsid w:val="008F3B50"/>
    <w:rsid w:val="008F3F0F"/>
    <w:rsid w:val="008F3FEE"/>
    <w:rsid w:val="008F4697"/>
    <w:rsid w:val="008F46D9"/>
    <w:rsid w:val="008F47DC"/>
    <w:rsid w:val="008F489B"/>
    <w:rsid w:val="008F48E9"/>
    <w:rsid w:val="008F4A6B"/>
    <w:rsid w:val="008F4A9C"/>
    <w:rsid w:val="008F4AF9"/>
    <w:rsid w:val="008F4BD7"/>
    <w:rsid w:val="008F4D4D"/>
    <w:rsid w:val="008F4D9E"/>
    <w:rsid w:val="008F4DF6"/>
    <w:rsid w:val="008F5030"/>
    <w:rsid w:val="008F5157"/>
    <w:rsid w:val="008F52A8"/>
    <w:rsid w:val="008F569C"/>
    <w:rsid w:val="008F5BD2"/>
    <w:rsid w:val="008F5C54"/>
    <w:rsid w:val="008F5CD8"/>
    <w:rsid w:val="008F5D5F"/>
    <w:rsid w:val="008F5DF6"/>
    <w:rsid w:val="008F5DFC"/>
    <w:rsid w:val="008F6007"/>
    <w:rsid w:val="008F6098"/>
    <w:rsid w:val="008F6340"/>
    <w:rsid w:val="008F6483"/>
    <w:rsid w:val="008F64BD"/>
    <w:rsid w:val="008F6744"/>
    <w:rsid w:val="008F67F7"/>
    <w:rsid w:val="008F692D"/>
    <w:rsid w:val="008F6A1E"/>
    <w:rsid w:val="008F6E22"/>
    <w:rsid w:val="008F6F56"/>
    <w:rsid w:val="008F712D"/>
    <w:rsid w:val="008F7197"/>
    <w:rsid w:val="008F7240"/>
    <w:rsid w:val="008F7309"/>
    <w:rsid w:val="008F74A5"/>
    <w:rsid w:val="008F7545"/>
    <w:rsid w:val="008F7596"/>
    <w:rsid w:val="008F75DE"/>
    <w:rsid w:val="008F7709"/>
    <w:rsid w:val="008F7977"/>
    <w:rsid w:val="008F7D0F"/>
    <w:rsid w:val="008F7DA0"/>
    <w:rsid w:val="008F7F5B"/>
    <w:rsid w:val="008F7F94"/>
    <w:rsid w:val="008F7FA1"/>
    <w:rsid w:val="00900470"/>
    <w:rsid w:val="009005B5"/>
    <w:rsid w:val="0090066A"/>
    <w:rsid w:val="00900816"/>
    <w:rsid w:val="009008D1"/>
    <w:rsid w:val="00900B21"/>
    <w:rsid w:val="00900B89"/>
    <w:rsid w:val="00900ED6"/>
    <w:rsid w:val="00900EF9"/>
    <w:rsid w:val="00901096"/>
    <w:rsid w:val="00901136"/>
    <w:rsid w:val="00901273"/>
    <w:rsid w:val="009018F3"/>
    <w:rsid w:val="009019A0"/>
    <w:rsid w:val="00901A67"/>
    <w:rsid w:val="00901B80"/>
    <w:rsid w:val="00901BAF"/>
    <w:rsid w:val="00901DBC"/>
    <w:rsid w:val="00901E23"/>
    <w:rsid w:val="0090225A"/>
    <w:rsid w:val="00902324"/>
    <w:rsid w:val="00902333"/>
    <w:rsid w:val="0090244D"/>
    <w:rsid w:val="00902577"/>
    <w:rsid w:val="009027AC"/>
    <w:rsid w:val="00902889"/>
    <w:rsid w:val="00902B18"/>
    <w:rsid w:val="00902EE9"/>
    <w:rsid w:val="00902FE8"/>
    <w:rsid w:val="00903338"/>
    <w:rsid w:val="00903559"/>
    <w:rsid w:val="009035AF"/>
    <w:rsid w:val="009036B5"/>
    <w:rsid w:val="00903DEB"/>
    <w:rsid w:val="00904077"/>
    <w:rsid w:val="00904108"/>
    <w:rsid w:val="009043B7"/>
    <w:rsid w:val="00904600"/>
    <w:rsid w:val="00904754"/>
    <w:rsid w:val="00904A54"/>
    <w:rsid w:val="00904D1B"/>
    <w:rsid w:val="00905137"/>
    <w:rsid w:val="00905307"/>
    <w:rsid w:val="0090589D"/>
    <w:rsid w:val="009058ED"/>
    <w:rsid w:val="0090595A"/>
    <w:rsid w:val="00905B0F"/>
    <w:rsid w:val="00905B8F"/>
    <w:rsid w:val="00905DDF"/>
    <w:rsid w:val="00905E8F"/>
    <w:rsid w:val="009060E1"/>
    <w:rsid w:val="009062A6"/>
    <w:rsid w:val="009063FD"/>
    <w:rsid w:val="0090661D"/>
    <w:rsid w:val="009066D0"/>
    <w:rsid w:val="00906721"/>
    <w:rsid w:val="00906AF1"/>
    <w:rsid w:val="00906BAD"/>
    <w:rsid w:val="00906D02"/>
    <w:rsid w:val="00906D78"/>
    <w:rsid w:val="00906E5D"/>
    <w:rsid w:val="00906F7D"/>
    <w:rsid w:val="00906FAE"/>
    <w:rsid w:val="00906FC6"/>
    <w:rsid w:val="0090716D"/>
    <w:rsid w:val="009073B9"/>
    <w:rsid w:val="00907526"/>
    <w:rsid w:val="00907643"/>
    <w:rsid w:val="0090774F"/>
    <w:rsid w:val="00907799"/>
    <w:rsid w:val="00907857"/>
    <w:rsid w:val="00907881"/>
    <w:rsid w:val="0090788E"/>
    <w:rsid w:val="00907E4C"/>
    <w:rsid w:val="00910049"/>
    <w:rsid w:val="00910671"/>
    <w:rsid w:val="00910966"/>
    <w:rsid w:val="00910C37"/>
    <w:rsid w:val="00910F82"/>
    <w:rsid w:val="009113A9"/>
    <w:rsid w:val="0091199F"/>
    <w:rsid w:val="009119D3"/>
    <w:rsid w:val="00911BA6"/>
    <w:rsid w:val="00911C00"/>
    <w:rsid w:val="00911D62"/>
    <w:rsid w:val="00911E44"/>
    <w:rsid w:val="00911EAA"/>
    <w:rsid w:val="009121D7"/>
    <w:rsid w:val="00912405"/>
    <w:rsid w:val="00912A8A"/>
    <w:rsid w:val="00912B4F"/>
    <w:rsid w:val="00912B94"/>
    <w:rsid w:val="00912C2D"/>
    <w:rsid w:val="009130CE"/>
    <w:rsid w:val="009130D3"/>
    <w:rsid w:val="009131E1"/>
    <w:rsid w:val="00913302"/>
    <w:rsid w:val="00913385"/>
    <w:rsid w:val="009133A8"/>
    <w:rsid w:val="00913423"/>
    <w:rsid w:val="009135E0"/>
    <w:rsid w:val="0091374F"/>
    <w:rsid w:val="00913825"/>
    <w:rsid w:val="00913CAA"/>
    <w:rsid w:val="0091424E"/>
    <w:rsid w:val="009143A1"/>
    <w:rsid w:val="00914436"/>
    <w:rsid w:val="009144AC"/>
    <w:rsid w:val="00914601"/>
    <w:rsid w:val="009146FB"/>
    <w:rsid w:val="00914ADD"/>
    <w:rsid w:val="00914BFE"/>
    <w:rsid w:val="00914E11"/>
    <w:rsid w:val="009151E2"/>
    <w:rsid w:val="00915227"/>
    <w:rsid w:val="009152D9"/>
    <w:rsid w:val="00915315"/>
    <w:rsid w:val="0091550F"/>
    <w:rsid w:val="00915947"/>
    <w:rsid w:val="00915949"/>
    <w:rsid w:val="00915CD8"/>
    <w:rsid w:val="00916135"/>
    <w:rsid w:val="009162D7"/>
    <w:rsid w:val="0091643D"/>
    <w:rsid w:val="00916D0B"/>
    <w:rsid w:val="00916F90"/>
    <w:rsid w:val="00916FE8"/>
    <w:rsid w:val="0091732D"/>
    <w:rsid w:val="009176B9"/>
    <w:rsid w:val="00917872"/>
    <w:rsid w:val="00917C54"/>
    <w:rsid w:val="00917D21"/>
    <w:rsid w:val="00917DF9"/>
    <w:rsid w:val="009200EA"/>
    <w:rsid w:val="009206B0"/>
    <w:rsid w:val="00920707"/>
    <w:rsid w:val="00920711"/>
    <w:rsid w:val="00920832"/>
    <w:rsid w:val="009208F3"/>
    <w:rsid w:val="009209B9"/>
    <w:rsid w:val="00920F84"/>
    <w:rsid w:val="00921445"/>
    <w:rsid w:val="009216DE"/>
    <w:rsid w:val="00921846"/>
    <w:rsid w:val="00921D31"/>
    <w:rsid w:val="00921DEA"/>
    <w:rsid w:val="00921EDE"/>
    <w:rsid w:val="0092245A"/>
    <w:rsid w:val="00922560"/>
    <w:rsid w:val="009226B4"/>
    <w:rsid w:val="0092278B"/>
    <w:rsid w:val="009229AA"/>
    <w:rsid w:val="009229E8"/>
    <w:rsid w:val="00922ECA"/>
    <w:rsid w:val="00923274"/>
    <w:rsid w:val="009232D6"/>
    <w:rsid w:val="009234BF"/>
    <w:rsid w:val="00923B21"/>
    <w:rsid w:val="00923F21"/>
    <w:rsid w:val="00923F67"/>
    <w:rsid w:val="00923FC3"/>
    <w:rsid w:val="00923FFC"/>
    <w:rsid w:val="009244B3"/>
    <w:rsid w:val="009244F5"/>
    <w:rsid w:val="0092486B"/>
    <w:rsid w:val="00924883"/>
    <w:rsid w:val="0092499C"/>
    <w:rsid w:val="00924B8D"/>
    <w:rsid w:val="00924BE9"/>
    <w:rsid w:val="00924C94"/>
    <w:rsid w:val="00924DBE"/>
    <w:rsid w:val="00924E52"/>
    <w:rsid w:val="00925194"/>
    <w:rsid w:val="0092558B"/>
    <w:rsid w:val="00925DC3"/>
    <w:rsid w:val="009260AF"/>
    <w:rsid w:val="0092616E"/>
    <w:rsid w:val="009262F7"/>
    <w:rsid w:val="009265C4"/>
    <w:rsid w:val="009269F5"/>
    <w:rsid w:val="00926A7D"/>
    <w:rsid w:val="00926B32"/>
    <w:rsid w:val="00926E4D"/>
    <w:rsid w:val="00926ED1"/>
    <w:rsid w:val="00927289"/>
    <w:rsid w:val="00927703"/>
    <w:rsid w:val="0092780E"/>
    <w:rsid w:val="00927A8D"/>
    <w:rsid w:val="00927D5C"/>
    <w:rsid w:val="00927EC4"/>
    <w:rsid w:val="00927FFB"/>
    <w:rsid w:val="00930DBB"/>
    <w:rsid w:val="00931231"/>
    <w:rsid w:val="0093124D"/>
    <w:rsid w:val="0093137F"/>
    <w:rsid w:val="00931657"/>
    <w:rsid w:val="0093180F"/>
    <w:rsid w:val="00931B14"/>
    <w:rsid w:val="00931C0B"/>
    <w:rsid w:val="00931FF3"/>
    <w:rsid w:val="00932028"/>
    <w:rsid w:val="00932076"/>
    <w:rsid w:val="0093214A"/>
    <w:rsid w:val="00932494"/>
    <w:rsid w:val="0093259E"/>
    <w:rsid w:val="00932C6B"/>
    <w:rsid w:val="00932CEB"/>
    <w:rsid w:val="00933003"/>
    <w:rsid w:val="009332D2"/>
    <w:rsid w:val="0093335B"/>
    <w:rsid w:val="009334D8"/>
    <w:rsid w:val="009335D7"/>
    <w:rsid w:val="009337B1"/>
    <w:rsid w:val="00933819"/>
    <w:rsid w:val="00933A15"/>
    <w:rsid w:val="00933AB5"/>
    <w:rsid w:val="00933C8F"/>
    <w:rsid w:val="00933EB3"/>
    <w:rsid w:val="00934184"/>
    <w:rsid w:val="009343CE"/>
    <w:rsid w:val="009346B6"/>
    <w:rsid w:val="00934880"/>
    <w:rsid w:val="00934A38"/>
    <w:rsid w:val="00934A67"/>
    <w:rsid w:val="00934D1B"/>
    <w:rsid w:val="00934DEC"/>
    <w:rsid w:val="00935409"/>
    <w:rsid w:val="009354CD"/>
    <w:rsid w:val="00935524"/>
    <w:rsid w:val="009357ED"/>
    <w:rsid w:val="00935B20"/>
    <w:rsid w:val="00935B83"/>
    <w:rsid w:val="00935D66"/>
    <w:rsid w:val="00935F92"/>
    <w:rsid w:val="00935FC6"/>
    <w:rsid w:val="00935FDF"/>
    <w:rsid w:val="00936000"/>
    <w:rsid w:val="00936272"/>
    <w:rsid w:val="00936283"/>
    <w:rsid w:val="009362D2"/>
    <w:rsid w:val="00936366"/>
    <w:rsid w:val="009366A8"/>
    <w:rsid w:val="009367D2"/>
    <w:rsid w:val="009368E8"/>
    <w:rsid w:val="009369B2"/>
    <w:rsid w:val="00936D13"/>
    <w:rsid w:val="00936D2E"/>
    <w:rsid w:val="00936ECE"/>
    <w:rsid w:val="00936FE2"/>
    <w:rsid w:val="00937037"/>
    <w:rsid w:val="00937515"/>
    <w:rsid w:val="009375DB"/>
    <w:rsid w:val="00937603"/>
    <w:rsid w:val="0093769B"/>
    <w:rsid w:val="0093769E"/>
    <w:rsid w:val="009376A0"/>
    <w:rsid w:val="00937805"/>
    <w:rsid w:val="00937AC4"/>
    <w:rsid w:val="009400C9"/>
    <w:rsid w:val="00940231"/>
    <w:rsid w:val="0094028F"/>
    <w:rsid w:val="009405EE"/>
    <w:rsid w:val="00940651"/>
    <w:rsid w:val="009406BE"/>
    <w:rsid w:val="0094079D"/>
    <w:rsid w:val="00940894"/>
    <w:rsid w:val="00940A78"/>
    <w:rsid w:val="00940B02"/>
    <w:rsid w:val="00940C27"/>
    <w:rsid w:val="00940DD1"/>
    <w:rsid w:val="00941315"/>
    <w:rsid w:val="00941316"/>
    <w:rsid w:val="00941A97"/>
    <w:rsid w:val="00941C86"/>
    <w:rsid w:val="00941CAB"/>
    <w:rsid w:val="00941F8B"/>
    <w:rsid w:val="00942552"/>
    <w:rsid w:val="009425A0"/>
    <w:rsid w:val="0094272D"/>
    <w:rsid w:val="00942A0D"/>
    <w:rsid w:val="00942B6B"/>
    <w:rsid w:val="00942C2F"/>
    <w:rsid w:val="0094338A"/>
    <w:rsid w:val="0094347B"/>
    <w:rsid w:val="00943510"/>
    <w:rsid w:val="0094360B"/>
    <w:rsid w:val="0094360E"/>
    <w:rsid w:val="00943B7A"/>
    <w:rsid w:val="00943EFD"/>
    <w:rsid w:val="00943F44"/>
    <w:rsid w:val="00943FD9"/>
    <w:rsid w:val="009442FA"/>
    <w:rsid w:val="00944814"/>
    <w:rsid w:val="009449FE"/>
    <w:rsid w:val="00944AC7"/>
    <w:rsid w:val="00944BB8"/>
    <w:rsid w:val="00944FE3"/>
    <w:rsid w:val="0094509A"/>
    <w:rsid w:val="009450D7"/>
    <w:rsid w:val="00945275"/>
    <w:rsid w:val="00945659"/>
    <w:rsid w:val="0094583A"/>
    <w:rsid w:val="0094591B"/>
    <w:rsid w:val="00945DAE"/>
    <w:rsid w:val="00945DC4"/>
    <w:rsid w:val="00945EB3"/>
    <w:rsid w:val="00945EDE"/>
    <w:rsid w:val="00946192"/>
    <w:rsid w:val="009464A7"/>
    <w:rsid w:val="0094658F"/>
    <w:rsid w:val="009465AC"/>
    <w:rsid w:val="0094687E"/>
    <w:rsid w:val="00946A3D"/>
    <w:rsid w:val="00946B90"/>
    <w:rsid w:val="00946D01"/>
    <w:rsid w:val="009472FD"/>
    <w:rsid w:val="00947457"/>
    <w:rsid w:val="00947755"/>
    <w:rsid w:val="009477C7"/>
    <w:rsid w:val="009478FE"/>
    <w:rsid w:val="00947D6E"/>
    <w:rsid w:val="00947DD3"/>
    <w:rsid w:val="009500FF"/>
    <w:rsid w:val="00950316"/>
    <w:rsid w:val="00950417"/>
    <w:rsid w:val="009507B5"/>
    <w:rsid w:val="0095089F"/>
    <w:rsid w:val="00950904"/>
    <w:rsid w:val="00951036"/>
    <w:rsid w:val="0095127A"/>
    <w:rsid w:val="00951543"/>
    <w:rsid w:val="0095155C"/>
    <w:rsid w:val="0095198E"/>
    <w:rsid w:val="00951D67"/>
    <w:rsid w:val="00951E27"/>
    <w:rsid w:val="00951E62"/>
    <w:rsid w:val="00951F48"/>
    <w:rsid w:val="00952090"/>
    <w:rsid w:val="00952314"/>
    <w:rsid w:val="009525E6"/>
    <w:rsid w:val="009527B1"/>
    <w:rsid w:val="00952CA6"/>
    <w:rsid w:val="00952CCD"/>
    <w:rsid w:val="00952D3D"/>
    <w:rsid w:val="00952F7C"/>
    <w:rsid w:val="00952FB7"/>
    <w:rsid w:val="00953136"/>
    <w:rsid w:val="00953177"/>
    <w:rsid w:val="00953816"/>
    <w:rsid w:val="00953947"/>
    <w:rsid w:val="009539A0"/>
    <w:rsid w:val="00953A17"/>
    <w:rsid w:val="00953A3F"/>
    <w:rsid w:val="00953F6D"/>
    <w:rsid w:val="0095443D"/>
    <w:rsid w:val="0095450C"/>
    <w:rsid w:val="0095451A"/>
    <w:rsid w:val="009545C0"/>
    <w:rsid w:val="00954EA1"/>
    <w:rsid w:val="00955256"/>
    <w:rsid w:val="009552CA"/>
    <w:rsid w:val="00955348"/>
    <w:rsid w:val="009559E2"/>
    <w:rsid w:val="00955D91"/>
    <w:rsid w:val="009568CB"/>
    <w:rsid w:val="00956CAF"/>
    <w:rsid w:val="00956DFA"/>
    <w:rsid w:val="009570C1"/>
    <w:rsid w:val="0095715D"/>
    <w:rsid w:val="00957160"/>
    <w:rsid w:val="00957198"/>
    <w:rsid w:val="009572A8"/>
    <w:rsid w:val="009574B5"/>
    <w:rsid w:val="00957510"/>
    <w:rsid w:val="0095752D"/>
    <w:rsid w:val="00957E3A"/>
    <w:rsid w:val="00960048"/>
    <w:rsid w:val="009601EF"/>
    <w:rsid w:val="009604D1"/>
    <w:rsid w:val="00960551"/>
    <w:rsid w:val="00960B17"/>
    <w:rsid w:val="00960BA0"/>
    <w:rsid w:val="00960E55"/>
    <w:rsid w:val="00961067"/>
    <w:rsid w:val="009615D6"/>
    <w:rsid w:val="009615FE"/>
    <w:rsid w:val="00961782"/>
    <w:rsid w:val="0096198D"/>
    <w:rsid w:val="00961C1F"/>
    <w:rsid w:val="00961D88"/>
    <w:rsid w:val="00961F88"/>
    <w:rsid w:val="0096242C"/>
    <w:rsid w:val="00962489"/>
    <w:rsid w:val="009628D9"/>
    <w:rsid w:val="00962A14"/>
    <w:rsid w:val="00962A38"/>
    <w:rsid w:val="00962F58"/>
    <w:rsid w:val="00963169"/>
    <w:rsid w:val="009631E4"/>
    <w:rsid w:val="0096374C"/>
    <w:rsid w:val="00964227"/>
    <w:rsid w:val="0096441A"/>
    <w:rsid w:val="0096482A"/>
    <w:rsid w:val="00964B29"/>
    <w:rsid w:val="00964B3D"/>
    <w:rsid w:val="00964DD7"/>
    <w:rsid w:val="00964E09"/>
    <w:rsid w:val="00964E8E"/>
    <w:rsid w:val="00964EE9"/>
    <w:rsid w:val="00964F4E"/>
    <w:rsid w:val="00965290"/>
    <w:rsid w:val="009654BA"/>
    <w:rsid w:val="009655D0"/>
    <w:rsid w:val="009655D6"/>
    <w:rsid w:val="00965843"/>
    <w:rsid w:val="00965A7C"/>
    <w:rsid w:val="00965B48"/>
    <w:rsid w:val="00965B7D"/>
    <w:rsid w:val="00965C4C"/>
    <w:rsid w:val="00966034"/>
    <w:rsid w:val="00966248"/>
    <w:rsid w:val="0096629A"/>
    <w:rsid w:val="00966482"/>
    <w:rsid w:val="00966527"/>
    <w:rsid w:val="0096688B"/>
    <w:rsid w:val="00966947"/>
    <w:rsid w:val="00966AA3"/>
    <w:rsid w:val="00966AF7"/>
    <w:rsid w:val="00966DD8"/>
    <w:rsid w:val="00966DDD"/>
    <w:rsid w:val="00966E78"/>
    <w:rsid w:val="00967053"/>
    <w:rsid w:val="009673DD"/>
    <w:rsid w:val="009676A7"/>
    <w:rsid w:val="00967850"/>
    <w:rsid w:val="00967962"/>
    <w:rsid w:val="00967D70"/>
    <w:rsid w:val="00967FCD"/>
    <w:rsid w:val="0097031E"/>
    <w:rsid w:val="00970599"/>
    <w:rsid w:val="00970C5B"/>
    <w:rsid w:val="00970CD7"/>
    <w:rsid w:val="00970F3E"/>
    <w:rsid w:val="00970FE7"/>
    <w:rsid w:val="00971389"/>
    <w:rsid w:val="009715BE"/>
    <w:rsid w:val="00971A0E"/>
    <w:rsid w:val="00971A77"/>
    <w:rsid w:val="00971AF6"/>
    <w:rsid w:val="00971DB7"/>
    <w:rsid w:val="00971DEF"/>
    <w:rsid w:val="009721FB"/>
    <w:rsid w:val="0097241B"/>
    <w:rsid w:val="00972584"/>
    <w:rsid w:val="009725C7"/>
    <w:rsid w:val="00972689"/>
    <w:rsid w:val="00972C2D"/>
    <w:rsid w:val="00972D24"/>
    <w:rsid w:val="00972E62"/>
    <w:rsid w:val="00973304"/>
    <w:rsid w:val="0097342E"/>
    <w:rsid w:val="009735E5"/>
    <w:rsid w:val="00973BCD"/>
    <w:rsid w:val="00973C38"/>
    <w:rsid w:val="00973EAF"/>
    <w:rsid w:val="00973FFE"/>
    <w:rsid w:val="0097403F"/>
    <w:rsid w:val="00974116"/>
    <w:rsid w:val="00974124"/>
    <w:rsid w:val="0097412E"/>
    <w:rsid w:val="00974436"/>
    <w:rsid w:val="00974752"/>
    <w:rsid w:val="0097487C"/>
    <w:rsid w:val="0097493B"/>
    <w:rsid w:val="009749F0"/>
    <w:rsid w:val="00974A28"/>
    <w:rsid w:val="00974DB6"/>
    <w:rsid w:val="00975048"/>
    <w:rsid w:val="009751D7"/>
    <w:rsid w:val="009754D7"/>
    <w:rsid w:val="00975529"/>
    <w:rsid w:val="0097644F"/>
    <w:rsid w:val="00976504"/>
    <w:rsid w:val="0097655C"/>
    <w:rsid w:val="009768E8"/>
    <w:rsid w:val="00976BC1"/>
    <w:rsid w:val="00977216"/>
    <w:rsid w:val="00977531"/>
    <w:rsid w:val="0097756D"/>
    <w:rsid w:val="009775AF"/>
    <w:rsid w:val="009776B8"/>
    <w:rsid w:val="009776ED"/>
    <w:rsid w:val="00977744"/>
    <w:rsid w:val="009778D1"/>
    <w:rsid w:val="009778F1"/>
    <w:rsid w:val="00977963"/>
    <w:rsid w:val="0097797E"/>
    <w:rsid w:val="00977A7C"/>
    <w:rsid w:val="00977B44"/>
    <w:rsid w:val="00977CF6"/>
    <w:rsid w:val="00977DE5"/>
    <w:rsid w:val="00977E25"/>
    <w:rsid w:val="00977E3D"/>
    <w:rsid w:val="00977F17"/>
    <w:rsid w:val="00977FE8"/>
    <w:rsid w:val="009800AA"/>
    <w:rsid w:val="00980252"/>
    <w:rsid w:val="009806B4"/>
    <w:rsid w:val="00980B39"/>
    <w:rsid w:val="009817C6"/>
    <w:rsid w:val="009818D9"/>
    <w:rsid w:val="00981915"/>
    <w:rsid w:val="009819D2"/>
    <w:rsid w:val="00981A60"/>
    <w:rsid w:val="00981C5B"/>
    <w:rsid w:val="00981DC5"/>
    <w:rsid w:val="00981EF2"/>
    <w:rsid w:val="00981F18"/>
    <w:rsid w:val="0098202A"/>
    <w:rsid w:val="0098214F"/>
    <w:rsid w:val="0098258C"/>
    <w:rsid w:val="00982685"/>
    <w:rsid w:val="009826EF"/>
    <w:rsid w:val="00982CEA"/>
    <w:rsid w:val="00982CEB"/>
    <w:rsid w:val="00982E71"/>
    <w:rsid w:val="00983291"/>
    <w:rsid w:val="0098364A"/>
    <w:rsid w:val="00983A52"/>
    <w:rsid w:val="00983AAF"/>
    <w:rsid w:val="00983BC4"/>
    <w:rsid w:val="00983E18"/>
    <w:rsid w:val="00983FB8"/>
    <w:rsid w:val="00984D2E"/>
    <w:rsid w:val="00984D45"/>
    <w:rsid w:val="009856B3"/>
    <w:rsid w:val="00985794"/>
    <w:rsid w:val="009857E1"/>
    <w:rsid w:val="009859C4"/>
    <w:rsid w:val="00985D55"/>
    <w:rsid w:val="00985DE4"/>
    <w:rsid w:val="00985F78"/>
    <w:rsid w:val="00985FD0"/>
    <w:rsid w:val="00986104"/>
    <w:rsid w:val="0098625A"/>
    <w:rsid w:val="00986480"/>
    <w:rsid w:val="00986517"/>
    <w:rsid w:val="0098654D"/>
    <w:rsid w:val="0098658A"/>
    <w:rsid w:val="00986883"/>
    <w:rsid w:val="00986FB4"/>
    <w:rsid w:val="009870C9"/>
    <w:rsid w:val="009870D0"/>
    <w:rsid w:val="00987570"/>
    <w:rsid w:val="0098761B"/>
    <w:rsid w:val="009877C3"/>
    <w:rsid w:val="0098786E"/>
    <w:rsid w:val="00987AC5"/>
    <w:rsid w:val="00987C7C"/>
    <w:rsid w:val="00987D97"/>
    <w:rsid w:val="00987EC6"/>
    <w:rsid w:val="0099029D"/>
    <w:rsid w:val="0099035D"/>
    <w:rsid w:val="00990515"/>
    <w:rsid w:val="009907DC"/>
    <w:rsid w:val="00990940"/>
    <w:rsid w:val="00990B8D"/>
    <w:rsid w:val="00990C79"/>
    <w:rsid w:val="00990F54"/>
    <w:rsid w:val="009914C8"/>
    <w:rsid w:val="009914CC"/>
    <w:rsid w:val="00991698"/>
    <w:rsid w:val="009916EE"/>
    <w:rsid w:val="00992294"/>
    <w:rsid w:val="00992461"/>
    <w:rsid w:val="009927D3"/>
    <w:rsid w:val="00992C33"/>
    <w:rsid w:val="00992D30"/>
    <w:rsid w:val="00992F9B"/>
    <w:rsid w:val="0099316F"/>
    <w:rsid w:val="009931A9"/>
    <w:rsid w:val="00993428"/>
    <w:rsid w:val="0099375F"/>
    <w:rsid w:val="00993A23"/>
    <w:rsid w:val="00993ADA"/>
    <w:rsid w:val="00993CC3"/>
    <w:rsid w:val="00993D77"/>
    <w:rsid w:val="00993EC2"/>
    <w:rsid w:val="0099411B"/>
    <w:rsid w:val="0099444C"/>
    <w:rsid w:val="009946E8"/>
    <w:rsid w:val="009949AE"/>
    <w:rsid w:val="00994C66"/>
    <w:rsid w:val="00994DEA"/>
    <w:rsid w:val="00994F1A"/>
    <w:rsid w:val="009950E7"/>
    <w:rsid w:val="009952D3"/>
    <w:rsid w:val="00995341"/>
    <w:rsid w:val="009955C2"/>
    <w:rsid w:val="009958AB"/>
    <w:rsid w:val="009959BB"/>
    <w:rsid w:val="00995BEB"/>
    <w:rsid w:val="00995DB2"/>
    <w:rsid w:val="00995E0B"/>
    <w:rsid w:val="00995F3A"/>
    <w:rsid w:val="00995F65"/>
    <w:rsid w:val="009962DD"/>
    <w:rsid w:val="0099653A"/>
    <w:rsid w:val="009969A4"/>
    <w:rsid w:val="00996A1A"/>
    <w:rsid w:val="00996BCC"/>
    <w:rsid w:val="00996C79"/>
    <w:rsid w:val="00996E52"/>
    <w:rsid w:val="00996E68"/>
    <w:rsid w:val="00996E84"/>
    <w:rsid w:val="00997088"/>
    <w:rsid w:val="00997131"/>
    <w:rsid w:val="009971D1"/>
    <w:rsid w:val="009973E6"/>
    <w:rsid w:val="0099757B"/>
    <w:rsid w:val="00997896"/>
    <w:rsid w:val="009979CA"/>
    <w:rsid w:val="00997A25"/>
    <w:rsid w:val="00997AE4"/>
    <w:rsid w:val="00997BA0"/>
    <w:rsid w:val="00997C66"/>
    <w:rsid w:val="00997D77"/>
    <w:rsid w:val="009A0135"/>
    <w:rsid w:val="009A06F3"/>
    <w:rsid w:val="009A0A52"/>
    <w:rsid w:val="009A0A56"/>
    <w:rsid w:val="009A0B48"/>
    <w:rsid w:val="009A0BF1"/>
    <w:rsid w:val="009A0E58"/>
    <w:rsid w:val="009A0E87"/>
    <w:rsid w:val="009A14DB"/>
    <w:rsid w:val="009A172B"/>
    <w:rsid w:val="009A19EE"/>
    <w:rsid w:val="009A1AC7"/>
    <w:rsid w:val="009A2017"/>
    <w:rsid w:val="009A2209"/>
    <w:rsid w:val="009A2510"/>
    <w:rsid w:val="009A2601"/>
    <w:rsid w:val="009A26A5"/>
    <w:rsid w:val="009A2753"/>
    <w:rsid w:val="009A2F00"/>
    <w:rsid w:val="009A3078"/>
    <w:rsid w:val="009A31E9"/>
    <w:rsid w:val="009A31F1"/>
    <w:rsid w:val="009A3449"/>
    <w:rsid w:val="009A34D6"/>
    <w:rsid w:val="009A3669"/>
    <w:rsid w:val="009A36E8"/>
    <w:rsid w:val="009A3811"/>
    <w:rsid w:val="009A3A1C"/>
    <w:rsid w:val="009A3A3E"/>
    <w:rsid w:val="009A3DBF"/>
    <w:rsid w:val="009A3DC7"/>
    <w:rsid w:val="009A3DC9"/>
    <w:rsid w:val="009A4034"/>
    <w:rsid w:val="009A42D7"/>
    <w:rsid w:val="009A43E5"/>
    <w:rsid w:val="009A476F"/>
    <w:rsid w:val="009A4874"/>
    <w:rsid w:val="009A49EE"/>
    <w:rsid w:val="009A4AB5"/>
    <w:rsid w:val="009A4BE9"/>
    <w:rsid w:val="009A4D3C"/>
    <w:rsid w:val="009A4E37"/>
    <w:rsid w:val="009A4E6A"/>
    <w:rsid w:val="009A4F97"/>
    <w:rsid w:val="009A520C"/>
    <w:rsid w:val="009A5318"/>
    <w:rsid w:val="009A53F6"/>
    <w:rsid w:val="009A583F"/>
    <w:rsid w:val="009A59E5"/>
    <w:rsid w:val="009A5BF2"/>
    <w:rsid w:val="009A5C0B"/>
    <w:rsid w:val="009A5EE1"/>
    <w:rsid w:val="009A62FD"/>
    <w:rsid w:val="009A64D3"/>
    <w:rsid w:val="009A66AF"/>
    <w:rsid w:val="009A674F"/>
    <w:rsid w:val="009A6750"/>
    <w:rsid w:val="009A6755"/>
    <w:rsid w:val="009A6837"/>
    <w:rsid w:val="009A6876"/>
    <w:rsid w:val="009A6A35"/>
    <w:rsid w:val="009A6D81"/>
    <w:rsid w:val="009A7095"/>
    <w:rsid w:val="009A74CF"/>
    <w:rsid w:val="009A77B8"/>
    <w:rsid w:val="009A78FA"/>
    <w:rsid w:val="009A7F1E"/>
    <w:rsid w:val="009B00C4"/>
    <w:rsid w:val="009B00FD"/>
    <w:rsid w:val="009B011B"/>
    <w:rsid w:val="009B023F"/>
    <w:rsid w:val="009B02CC"/>
    <w:rsid w:val="009B059F"/>
    <w:rsid w:val="009B05A6"/>
    <w:rsid w:val="009B06EA"/>
    <w:rsid w:val="009B077D"/>
    <w:rsid w:val="009B0CB6"/>
    <w:rsid w:val="009B0D70"/>
    <w:rsid w:val="009B0F5C"/>
    <w:rsid w:val="009B0FB9"/>
    <w:rsid w:val="009B109D"/>
    <w:rsid w:val="009B110A"/>
    <w:rsid w:val="009B1384"/>
    <w:rsid w:val="009B163A"/>
    <w:rsid w:val="009B1680"/>
    <w:rsid w:val="009B189C"/>
    <w:rsid w:val="009B1D53"/>
    <w:rsid w:val="009B1E13"/>
    <w:rsid w:val="009B1FA0"/>
    <w:rsid w:val="009B2015"/>
    <w:rsid w:val="009B218C"/>
    <w:rsid w:val="009B2493"/>
    <w:rsid w:val="009B2694"/>
    <w:rsid w:val="009B2865"/>
    <w:rsid w:val="009B2AC1"/>
    <w:rsid w:val="009B2D0F"/>
    <w:rsid w:val="009B2D6B"/>
    <w:rsid w:val="009B2F4F"/>
    <w:rsid w:val="009B2F5F"/>
    <w:rsid w:val="009B30E3"/>
    <w:rsid w:val="009B3404"/>
    <w:rsid w:val="009B3414"/>
    <w:rsid w:val="009B3442"/>
    <w:rsid w:val="009B362D"/>
    <w:rsid w:val="009B36B0"/>
    <w:rsid w:val="009B3B1E"/>
    <w:rsid w:val="009B3C5D"/>
    <w:rsid w:val="009B3C9B"/>
    <w:rsid w:val="009B3FE7"/>
    <w:rsid w:val="009B48D3"/>
    <w:rsid w:val="009B49D7"/>
    <w:rsid w:val="009B5150"/>
    <w:rsid w:val="009B5152"/>
    <w:rsid w:val="009B5743"/>
    <w:rsid w:val="009B58E7"/>
    <w:rsid w:val="009B5A99"/>
    <w:rsid w:val="009B5B39"/>
    <w:rsid w:val="009B5D05"/>
    <w:rsid w:val="009B5D28"/>
    <w:rsid w:val="009B5E6D"/>
    <w:rsid w:val="009B615F"/>
    <w:rsid w:val="009B62B9"/>
    <w:rsid w:val="009B63D4"/>
    <w:rsid w:val="009B64D4"/>
    <w:rsid w:val="009B663D"/>
    <w:rsid w:val="009B670F"/>
    <w:rsid w:val="009B6A0D"/>
    <w:rsid w:val="009B6B84"/>
    <w:rsid w:val="009B6C6E"/>
    <w:rsid w:val="009B707D"/>
    <w:rsid w:val="009B7211"/>
    <w:rsid w:val="009B727C"/>
    <w:rsid w:val="009B732F"/>
    <w:rsid w:val="009B7498"/>
    <w:rsid w:val="009B7660"/>
    <w:rsid w:val="009B7708"/>
    <w:rsid w:val="009B78E5"/>
    <w:rsid w:val="009B797D"/>
    <w:rsid w:val="009B7B7A"/>
    <w:rsid w:val="009C03C4"/>
    <w:rsid w:val="009C0740"/>
    <w:rsid w:val="009C0AF8"/>
    <w:rsid w:val="009C0CE2"/>
    <w:rsid w:val="009C0D20"/>
    <w:rsid w:val="009C0D58"/>
    <w:rsid w:val="009C1143"/>
    <w:rsid w:val="009C132F"/>
    <w:rsid w:val="009C1425"/>
    <w:rsid w:val="009C1970"/>
    <w:rsid w:val="009C1B2D"/>
    <w:rsid w:val="009C220B"/>
    <w:rsid w:val="009C2228"/>
    <w:rsid w:val="009C2371"/>
    <w:rsid w:val="009C2426"/>
    <w:rsid w:val="009C2480"/>
    <w:rsid w:val="009C260D"/>
    <w:rsid w:val="009C2F63"/>
    <w:rsid w:val="009C2F65"/>
    <w:rsid w:val="009C34B8"/>
    <w:rsid w:val="009C359E"/>
    <w:rsid w:val="009C370D"/>
    <w:rsid w:val="009C37E3"/>
    <w:rsid w:val="009C38E4"/>
    <w:rsid w:val="009C390C"/>
    <w:rsid w:val="009C3936"/>
    <w:rsid w:val="009C39B4"/>
    <w:rsid w:val="009C39DD"/>
    <w:rsid w:val="009C39EB"/>
    <w:rsid w:val="009C3A44"/>
    <w:rsid w:val="009C3C11"/>
    <w:rsid w:val="009C44A7"/>
    <w:rsid w:val="009C47A5"/>
    <w:rsid w:val="009C4EAA"/>
    <w:rsid w:val="009C5080"/>
    <w:rsid w:val="009C52BD"/>
    <w:rsid w:val="009C53F7"/>
    <w:rsid w:val="009C5524"/>
    <w:rsid w:val="009C5663"/>
    <w:rsid w:val="009C584C"/>
    <w:rsid w:val="009C5952"/>
    <w:rsid w:val="009C5961"/>
    <w:rsid w:val="009C598B"/>
    <w:rsid w:val="009C60F7"/>
    <w:rsid w:val="009C62D5"/>
    <w:rsid w:val="009C63E9"/>
    <w:rsid w:val="009C6651"/>
    <w:rsid w:val="009C681A"/>
    <w:rsid w:val="009C6914"/>
    <w:rsid w:val="009C7114"/>
    <w:rsid w:val="009C716B"/>
    <w:rsid w:val="009C7DE0"/>
    <w:rsid w:val="009D02AA"/>
    <w:rsid w:val="009D03C3"/>
    <w:rsid w:val="009D0495"/>
    <w:rsid w:val="009D0A4C"/>
    <w:rsid w:val="009D0ABD"/>
    <w:rsid w:val="009D0EE1"/>
    <w:rsid w:val="009D123D"/>
    <w:rsid w:val="009D140F"/>
    <w:rsid w:val="009D1809"/>
    <w:rsid w:val="009D18EC"/>
    <w:rsid w:val="009D1975"/>
    <w:rsid w:val="009D1AAE"/>
    <w:rsid w:val="009D1C17"/>
    <w:rsid w:val="009D1E59"/>
    <w:rsid w:val="009D1E7D"/>
    <w:rsid w:val="009D20E5"/>
    <w:rsid w:val="009D210A"/>
    <w:rsid w:val="009D213C"/>
    <w:rsid w:val="009D2151"/>
    <w:rsid w:val="009D218A"/>
    <w:rsid w:val="009D23EB"/>
    <w:rsid w:val="009D2E3E"/>
    <w:rsid w:val="009D31EB"/>
    <w:rsid w:val="009D3317"/>
    <w:rsid w:val="009D3595"/>
    <w:rsid w:val="009D3749"/>
    <w:rsid w:val="009D389C"/>
    <w:rsid w:val="009D397C"/>
    <w:rsid w:val="009D41A8"/>
    <w:rsid w:val="009D42AC"/>
    <w:rsid w:val="009D4591"/>
    <w:rsid w:val="009D468A"/>
    <w:rsid w:val="009D47C8"/>
    <w:rsid w:val="009D4ACC"/>
    <w:rsid w:val="009D4B8D"/>
    <w:rsid w:val="009D4D17"/>
    <w:rsid w:val="009D4D81"/>
    <w:rsid w:val="009D506E"/>
    <w:rsid w:val="009D518B"/>
    <w:rsid w:val="009D5684"/>
    <w:rsid w:val="009D574E"/>
    <w:rsid w:val="009D583C"/>
    <w:rsid w:val="009D583E"/>
    <w:rsid w:val="009D5C6A"/>
    <w:rsid w:val="009D5CA2"/>
    <w:rsid w:val="009D656C"/>
    <w:rsid w:val="009D676F"/>
    <w:rsid w:val="009D6789"/>
    <w:rsid w:val="009D6877"/>
    <w:rsid w:val="009D735E"/>
    <w:rsid w:val="009D7610"/>
    <w:rsid w:val="009D7612"/>
    <w:rsid w:val="009D7823"/>
    <w:rsid w:val="009D7DF8"/>
    <w:rsid w:val="009D7F88"/>
    <w:rsid w:val="009D7FEE"/>
    <w:rsid w:val="009E00F8"/>
    <w:rsid w:val="009E026E"/>
    <w:rsid w:val="009E0BD7"/>
    <w:rsid w:val="009E12F9"/>
    <w:rsid w:val="009E130A"/>
    <w:rsid w:val="009E15CE"/>
    <w:rsid w:val="009E1809"/>
    <w:rsid w:val="009E1A49"/>
    <w:rsid w:val="009E1C14"/>
    <w:rsid w:val="009E1D5D"/>
    <w:rsid w:val="009E237D"/>
    <w:rsid w:val="009E2501"/>
    <w:rsid w:val="009E26FE"/>
    <w:rsid w:val="009E28B1"/>
    <w:rsid w:val="009E297A"/>
    <w:rsid w:val="009E2A46"/>
    <w:rsid w:val="009E2BB6"/>
    <w:rsid w:val="009E2BCC"/>
    <w:rsid w:val="009E2DC0"/>
    <w:rsid w:val="009E2EC3"/>
    <w:rsid w:val="009E3000"/>
    <w:rsid w:val="009E3455"/>
    <w:rsid w:val="009E35F5"/>
    <w:rsid w:val="009E389E"/>
    <w:rsid w:val="009E39D0"/>
    <w:rsid w:val="009E3A2F"/>
    <w:rsid w:val="009E3A3E"/>
    <w:rsid w:val="009E3D1E"/>
    <w:rsid w:val="009E3E12"/>
    <w:rsid w:val="009E3ED0"/>
    <w:rsid w:val="009E3EF5"/>
    <w:rsid w:val="009E41DE"/>
    <w:rsid w:val="009E457B"/>
    <w:rsid w:val="009E4630"/>
    <w:rsid w:val="009E47D1"/>
    <w:rsid w:val="009E4C3A"/>
    <w:rsid w:val="009E4D6B"/>
    <w:rsid w:val="009E4E51"/>
    <w:rsid w:val="009E4F34"/>
    <w:rsid w:val="009E5029"/>
    <w:rsid w:val="009E5072"/>
    <w:rsid w:val="009E5093"/>
    <w:rsid w:val="009E51A6"/>
    <w:rsid w:val="009E52DA"/>
    <w:rsid w:val="009E53B7"/>
    <w:rsid w:val="009E59F5"/>
    <w:rsid w:val="009E5ADB"/>
    <w:rsid w:val="009E5F52"/>
    <w:rsid w:val="009E603E"/>
    <w:rsid w:val="009E65E3"/>
    <w:rsid w:val="009E6668"/>
    <w:rsid w:val="009E6941"/>
    <w:rsid w:val="009E6BE6"/>
    <w:rsid w:val="009E6CD2"/>
    <w:rsid w:val="009E6D2E"/>
    <w:rsid w:val="009E6E10"/>
    <w:rsid w:val="009E7166"/>
    <w:rsid w:val="009E717C"/>
    <w:rsid w:val="009E726D"/>
    <w:rsid w:val="009E7386"/>
    <w:rsid w:val="009E7539"/>
    <w:rsid w:val="009E7897"/>
    <w:rsid w:val="009E7D9E"/>
    <w:rsid w:val="009E7DD9"/>
    <w:rsid w:val="009E7EF8"/>
    <w:rsid w:val="009F0103"/>
    <w:rsid w:val="009F0156"/>
    <w:rsid w:val="009F0211"/>
    <w:rsid w:val="009F034F"/>
    <w:rsid w:val="009F0522"/>
    <w:rsid w:val="009F05BF"/>
    <w:rsid w:val="009F0952"/>
    <w:rsid w:val="009F09F3"/>
    <w:rsid w:val="009F0C30"/>
    <w:rsid w:val="009F0D6F"/>
    <w:rsid w:val="009F0F31"/>
    <w:rsid w:val="009F0FBE"/>
    <w:rsid w:val="009F1082"/>
    <w:rsid w:val="009F17C5"/>
    <w:rsid w:val="009F1995"/>
    <w:rsid w:val="009F19A7"/>
    <w:rsid w:val="009F1C9C"/>
    <w:rsid w:val="009F1E37"/>
    <w:rsid w:val="009F2130"/>
    <w:rsid w:val="009F2392"/>
    <w:rsid w:val="009F23DF"/>
    <w:rsid w:val="009F2500"/>
    <w:rsid w:val="009F29A4"/>
    <w:rsid w:val="009F2A43"/>
    <w:rsid w:val="009F2A90"/>
    <w:rsid w:val="009F2BEB"/>
    <w:rsid w:val="009F2CF5"/>
    <w:rsid w:val="009F2EE9"/>
    <w:rsid w:val="009F3463"/>
    <w:rsid w:val="009F35F7"/>
    <w:rsid w:val="009F395B"/>
    <w:rsid w:val="009F3AAA"/>
    <w:rsid w:val="009F3E4D"/>
    <w:rsid w:val="009F3E65"/>
    <w:rsid w:val="009F3FDA"/>
    <w:rsid w:val="009F4026"/>
    <w:rsid w:val="009F409A"/>
    <w:rsid w:val="009F40B7"/>
    <w:rsid w:val="009F43D2"/>
    <w:rsid w:val="009F4631"/>
    <w:rsid w:val="009F4C67"/>
    <w:rsid w:val="009F4FAA"/>
    <w:rsid w:val="009F509F"/>
    <w:rsid w:val="009F51D9"/>
    <w:rsid w:val="009F5307"/>
    <w:rsid w:val="009F554B"/>
    <w:rsid w:val="009F56DB"/>
    <w:rsid w:val="009F582F"/>
    <w:rsid w:val="009F5B6D"/>
    <w:rsid w:val="009F5CED"/>
    <w:rsid w:val="009F62FC"/>
    <w:rsid w:val="009F6318"/>
    <w:rsid w:val="009F6400"/>
    <w:rsid w:val="009F6458"/>
    <w:rsid w:val="009F64E6"/>
    <w:rsid w:val="009F660A"/>
    <w:rsid w:val="009F66B7"/>
    <w:rsid w:val="009F68A3"/>
    <w:rsid w:val="009F6A13"/>
    <w:rsid w:val="009F6A81"/>
    <w:rsid w:val="009F6F3D"/>
    <w:rsid w:val="009F72EA"/>
    <w:rsid w:val="009F7388"/>
    <w:rsid w:val="009F75FF"/>
    <w:rsid w:val="009F7982"/>
    <w:rsid w:val="00A0000E"/>
    <w:rsid w:val="00A00095"/>
    <w:rsid w:val="00A00234"/>
    <w:rsid w:val="00A00271"/>
    <w:rsid w:val="00A00545"/>
    <w:rsid w:val="00A00618"/>
    <w:rsid w:val="00A0097A"/>
    <w:rsid w:val="00A00AFD"/>
    <w:rsid w:val="00A00C3D"/>
    <w:rsid w:val="00A00C86"/>
    <w:rsid w:val="00A00CE4"/>
    <w:rsid w:val="00A00DDD"/>
    <w:rsid w:val="00A00FC8"/>
    <w:rsid w:val="00A0103C"/>
    <w:rsid w:val="00A011F5"/>
    <w:rsid w:val="00A0121B"/>
    <w:rsid w:val="00A0129D"/>
    <w:rsid w:val="00A01466"/>
    <w:rsid w:val="00A014AA"/>
    <w:rsid w:val="00A014F9"/>
    <w:rsid w:val="00A018C1"/>
    <w:rsid w:val="00A01906"/>
    <w:rsid w:val="00A01A85"/>
    <w:rsid w:val="00A01CD2"/>
    <w:rsid w:val="00A01D10"/>
    <w:rsid w:val="00A01D26"/>
    <w:rsid w:val="00A01E17"/>
    <w:rsid w:val="00A024B7"/>
    <w:rsid w:val="00A027DD"/>
    <w:rsid w:val="00A028F7"/>
    <w:rsid w:val="00A02985"/>
    <w:rsid w:val="00A02B4A"/>
    <w:rsid w:val="00A02D48"/>
    <w:rsid w:val="00A02E07"/>
    <w:rsid w:val="00A02F52"/>
    <w:rsid w:val="00A02FF4"/>
    <w:rsid w:val="00A030AE"/>
    <w:rsid w:val="00A03343"/>
    <w:rsid w:val="00A035CE"/>
    <w:rsid w:val="00A03644"/>
    <w:rsid w:val="00A0366D"/>
    <w:rsid w:val="00A03996"/>
    <w:rsid w:val="00A039A4"/>
    <w:rsid w:val="00A03D1F"/>
    <w:rsid w:val="00A03F65"/>
    <w:rsid w:val="00A03F7A"/>
    <w:rsid w:val="00A043E7"/>
    <w:rsid w:val="00A0472E"/>
    <w:rsid w:val="00A04855"/>
    <w:rsid w:val="00A04873"/>
    <w:rsid w:val="00A049D1"/>
    <w:rsid w:val="00A04F6A"/>
    <w:rsid w:val="00A05080"/>
    <w:rsid w:val="00A05431"/>
    <w:rsid w:val="00A05705"/>
    <w:rsid w:val="00A0596C"/>
    <w:rsid w:val="00A05B74"/>
    <w:rsid w:val="00A05BB3"/>
    <w:rsid w:val="00A05D16"/>
    <w:rsid w:val="00A060B0"/>
    <w:rsid w:val="00A06331"/>
    <w:rsid w:val="00A065A0"/>
    <w:rsid w:val="00A06765"/>
    <w:rsid w:val="00A06941"/>
    <w:rsid w:val="00A069BB"/>
    <w:rsid w:val="00A06A5F"/>
    <w:rsid w:val="00A06AE8"/>
    <w:rsid w:val="00A06D21"/>
    <w:rsid w:val="00A06EB2"/>
    <w:rsid w:val="00A07136"/>
    <w:rsid w:val="00A07401"/>
    <w:rsid w:val="00A076D3"/>
    <w:rsid w:val="00A07901"/>
    <w:rsid w:val="00A079F7"/>
    <w:rsid w:val="00A07B0D"/>
    <w:rsid w:val="00A07E6F"/>
    <w:rsid w:val="00A1004F"/>
    <w:rsid w:val="00A102BF"/>
    <w:rsid w:val="00A1072A"/>
    <w:rsid w:val="00A10DBD"/>
    <w:rsid w:val="00A10ECB"/>
    <w:rsid w:val="00A10F7B"/>
    <w:rsid w:val="00A118E1"/>
    <w:rsid w:val="00A11D91"/>
    <w:rsid w:val="00A11E27"/>
    <w:rsid w:val="00A120FB"/>
    <w:rsid w:val="00A12432"/>
    <w:rsid w:val="00A124FD"/>
    <w:rsid w:val="00A126EA"/>
    <w:rsid w:val="00A12731"/>
    <w:rsid w:val="00A128A0"/>
    <w:rsid w:val="00A129D7"/>
    <w:rsid w:val="00A12BEC"/>
    <w:rsid w:val="00A12E19"/>
    <w:rsid w:val="00A12F20"/>
    <w:rsid w:val="00A12F98"/>
    <w:rsid w:val="00A12FF5"/>
    <w:rsid w:val="00A131C1"/>
    <w:rsid w:val="00A13200"/>
    <w:rsid w:val="00A138B5"/>
    <w:rsid w:val="00A13A2A"/>
    <w:rsid w:val="00A13DDA"/>
    <w:rsid w:val="00A13DFB"/>
    <w:rsid w:val="00A13FEE"/>
    <w:rsid w:val="00A145AA"/>
    <w:rsid w:val="00A146C0"/>
    <w:rsid w:val="00A148D0"/>
    <w:rsid w:val="00A1496D"/>
    <w:rsid w:val="00A14C1D"/>
    <w:rsid w:val="00A14C4D"/>
    <w:rsid w:val="00A14D04"/>
    <w:rsid w:val="00A14D05"/>
    <w:rsid w:val="00A14D77"/>
    <w:rsid w:val="00A14E12"/>
    <w:rsid w:val="00A14EDE"/>
    <w:rsid w:val="00A14FDB"/>
    <w:rsid w:val="00A15218"/>
    <w:rsid w:val="00A1532B"/>
    <w:rsid w:val="00A153F8"/>
    <w:rsid w:val="00A15482"/>
    <w:rsid w:val="00A15524"/>
    <w:rsid w:val="00A1556E"/>
    <w:rsid w:val="00A15A86"/>
    <w:rsid w:val="00A15C47"/>
    <w:rsid w:val="00A15D01"/>
    <w:rsid w:val="00A15DD6"/>
    <w:rsid w:val="00A15E50"/>
    <w:rsid w:val="00A15EB1"/>
    <w:rsid w:val="00A163A3"/>
    <w:rsid w:val="00A163FD"/>
    <w:rsid w:val="00A164D3"/>
    <w:rsid w:val="00A1665A"/>
    <w:rsid w:val="00A167B7"/>
    <w:rsid w:val="00A16ECF"/>
    <w:rsid w:val="00A16FD6"/>
    <w:rsid w:val="00A17066"/>
    <w:rsid w:val="00A17140"/>
    <w:rsid w:val="00A17168"/>
    <w:rsid w:val="00A1716B"/>
    <w:rsid w:val="00A17322"/>
    <w:rsid w:val="00A17978"/>
    <w:rsid w:val="00A20165"/>
    <w:rsid w:val="00A20244"/>
    <w:rsid w:val="00A20434"/>
    <w:rsid w:val="00A20737"/>
    <w:rsid w:val="00A208C5"/>
    <w:rsid w:val="00A208C6"/>
    <w:rsid w:val="00A209A1"/>
    <w:rsid w:val="00A209B0"/>
    <w:rsid w:val="00A209E0"/>
    <w:rsid w:val="00A20AC5"/>
    <w:rsid w:val="00A20D90"/>
    <w:rsid w:val="00A20E4B"/>
    <w:rsid w:val="00A20E8A"/>
    <w:rsid w:val="00A20E96"/>
    <w:rsid w:val="00A210E9"/>
    <w:rsid w:val="00A211D9"/>
    <w:rsid w:val="00A213F4"/>
    <w:rsid w:val="00A21801"/>
    <w:rsid w:val="00A218A1"/>
    <w:rsid w:val="00A21959"/>
    <w:rsid w:val="00A21CB9"/>
    <w:rsid w:val="00A21DFA"/>
    <w:rsid w:val="00A21F80"/>
    <w:rsid w:val="00A22587"/>
    <w:rsid w:val="00A22609"/>
    <w:rsid w:val="00A22824"/>
    <w:rsid w:val="00A22E09"/>
    <w:rsid w:val="00A22E3C"/>
    <w:rsid w:val="00A22FFD"/>
    <w:rsid w:val="00A23024"/>
    <w:rsid w:val="00A23081"/>
    <w:rsid w:val="00A233AF"/>
    <w:rsid w:val="00A23431"/>
    <w:rsid w:val="00A23463"/>
    <w:rsid w:val="00A2354B"/>
    <w:rsid w:val="00A236AB"/>
    <w:rsid w:val="00A239CC"/>
    <w:rsid w:val="00A23AEB"/>
    <w:rsid w:val="00A23AF3"/>
    <w:rsid w:val="00A23BB4"/>
    <w:rsid w:val="00A23BEB"/>
    <w:rsid w:val="00A23DED"/>
    <w:rsid w:val="00A244BE"/>
    <w:rsid w:val="00A24739"/>
    <w:rsid w:val="00A2486A"/>
    <w:rsid w:val="00A249F5"/>
    <w:rsid w:val="00A24B77"/>
    <w:rsid w:val="00A24C63"/>
    <w:rsid w:val="00A25020"/>
    <w:rsid w:val="00A251B8"/>
    <w:rsid w:val="00A253A2"/>
    <w:rsid w:val="00A259CC"/>
    <w:rsid w:val="00A25E7F"/>
    <w:rsid w:val="00A25FCC"/>
    <w:rsid w:val="00A26566"/>
    <w:rsid w:val="00A265AF"/>
    <w:rsid w:val="00A26969"/>
    <w:rsid w:val="00A26C06"/>
    <w:rsid w:val="00A26C9E"/>
    <w:rsid w:val="00A270BF"/>
    <w:rsid w:val="00A27171"/>
    <w:rsid w:val="00A272B7"/>
    <w:rsid w:val="00A2740F"/>
    <w:rsid w:val="00A27923"/>
    <w:rsid w:val="00A2797F"/>
    <w:rsid w:val="00A279A1"/>
    <w:rsid w:val="00A279C2"/>
    <w:rsid w:val="00A279C3"/>
    <w:rsid w:val="00A27D23"/>
    <w:rsid w:val="00A311F4"/>
    <w:rsid w:val="00A3140C"/>
    <w:rsid w:val="00A31690"/>
    <w:rsid w:val="00A31BA0"/>
    <w:rsid w:val="00A31C09"/>
    <w:rsid w:val="00A31D56"/>
    <w:rsid w:val="00A31D86"/>
    <w:rsid w:val="00A31DA4"/>
    <w:rsid w:val="00A32112"/>
    <w:rsid w:val="00A32136"/>
    <w:rsid w:val="00A3233B"/>
    <w:rsid w:val="00A3243F"/>
    <w:rsid w:val="00A32457"/>
    <w:rsid w:val="00A324B0"/>
    <w:rsid w:val="00A32566"/>
    <w:rsid w:val="00A32B36"/>
    <w:rsid w:val="00A32D7A"/>
    <w:rsid w:val="00A330B3"/>
    <w:rsid w:val="00A33102"/>
    <w:rsid w:val="00A3318D"/>
    <w:rsid w:val="00A332C1"/>
    <w:rsid w:val="00A333AC"/>
    <w:rsid w:val="00A333C3"/>
    <w:rsid w:val="00A33406"/>
    <w:rsid w:val="00A3348A"/>
    <w:rsid w:val="00A3377A"/>
    <w:rsid w:val="00A337C7"/>
    <w:rsid w:val="00A33AD2"/>
    <w:rsid w:val="00A33D2A"/>
    <w:rsid w:val="00A33DAE"/>
    <w:rsid w:val="00A33E50"/>
    <w:rsid w:val="00A33E53"/>
    <w:rsid w:val="00A33E6B"/>
    <w:rsid w:val="00A34119"/>
    <w:rsid w:val="00A346EC"/>
    <w:rsid w:val="00A347EF"/>
    <w:rsid w:val="00A34870"/>
    <w:rsid w:val="00A34930"/>
    <w:rsid w:val="00A3504E"/>
    <w:rsid w:val="00A3541C"/>
    <w:rsid w:val="00A35437"/>
    <w:rsid w:val="00A35477"/>
    <w:rsid w:val="00A354B7"/>
    <w:rsid w:val="00A35507"/>
    <w:rsid w:val="00A3557B"/>
    <w:rsid w:val="00A35769"/>
    <w:rsid w:val="00A357C3"/>
    <w:rsid w:val="00A35806"/>
    <w:rsid w:val="00A3588A"/>
    <w:rsid w:val="00A35A16"/>
    <w:rsid w:val="00A35C5E"/>
    <w:rsid w:val="00A36247"/>
    <w:rsid w:val="00A36287"/>
    <w:rsid w:val="00A3650A"/>
    <w:rsid w:val="00A367E8"/>
    <w:rsid w:val="00A36950"/>
    <w:rsid w:val="00A36CE4"/>
    <w:rsid w:val="00A36EA0"/>
    <w:rsid w:val="00A372B5"/>
    <w:rsid w:val="00A3742A"/>
    <w:rsid w:val="00A37610"/>
    <w:rsid w:val="00A37635"/>
    <w:rsid w:val="00A37699"/>
    <w:rsid w:val="00A37B30"/>
    <w:rsid w:val="00A37B73"/>
    <w:rsid w:val="00A37D42"/>
    <w:rsid w:val="00A37D43"/>
    <w:rsid w:val="00A37D79"/>
    <w:rsid w:val="00A37F25"/>
    <w:rsid w:val="00A400F9"/>
    <w:rsid w:val="00A404EF"/>
    <w:rsid w:val="00A406EB"/>
    <w:rsid w:val="00A407FE"/>
    <w:rsid w:val="00A41135"/>
    <w:rsid w:val="00A41138"/>
    <w:rsid w:val="00A41616"/>
    <w:rsid w:val="00A41A4C"/>
    <w:rsid w:val="00A41B35"/>
    <w:rsid w:val="00A41BEF"/>
    <w:rsid w:val="00A41C27"/>
    <w:rsid w:val="00A41DA3"/>
    <w:rsid w:val="00A41ECE"/>
    <w:rsid w:val="00A42189"/>
    <w:rsid w:val="00A422A7"/>
    <w:rsid w:val="00A425B9"/>
    <w:rsid w:val="00A42928"/>
    <w:rsid w:val="00A42AFC"/>
    <w:rsid w:val="00A42B35"/>
    <w:rsid w:val="00A42CD7"/>
    <w:rsid w:val="00A42EA0"/>
    <w:rsid w:val="00A42EB9"/>
    <w:rsid w:val="00A42FCD"/>
    <w:rsid w:val="00A430AF"/>
    <w:rsid w:val="00A4347D"/>
    <w:rsid w:val="00A4348E"/>
    <w:rsid w:val="00A435C3"/>
    <w:rsid w:val="00A4363B"/>
    <w:rsid w:val="00A436A7"/>
    <w:rsid w:val="00A437EE"/>
    <w:rsid w:val="00A439A3"/>
    <w:rsid w:val="00A43B98"/>
    <w:rsid w:val="00A43D40"/>
    <w:rsid w:val="00A43F7F"/>
    <w:rsid w:val="00A44092"/>
    <w:rsid w:val="00A44342"/>
    <w:rsid w:val="00A4447C"/>
    <w:rsid w:val="00A44AC8"/>
    <w:rsid w:val="00A44B75"/>
    <w:rsid w:val="00A44F05"/>
    <w:rsid w:val="00A45124"/>
    <w:rsid w:val="00A45224"/>
    <w:rsid w:val="00A453D2"/>
    <w:rsid w:val="00A456D5"/>
    <w:rsid w:val="00A45CF8"/>
    <w:rsid w:val="00A460FB"/>
    <w:rsid w:val="00A4661C"/>
    <w:rsid w:val="00A4694C"/>
    <w:rsid w:val="00A46A50"/>
    <w:rsid w:val="00A46D3B"/>
    <w:rsid w:val="00A46F12"/>
    <w:rsid w:val="00A47657"/>
    <w:rsid w:val="00A47756"/>
    <w:rsid w:val="00A4776C"/>
    <w:rsid w:val="00A47964"/>
    <w:rsid w:val="00A479F7"/>
    <w:rsid w:val="00A47C55"/>
    <w:rsid w:val="00A50205"/>
    <w:rsid w:val="00A50234"/>
    <w:rsid w:val="00A50318"/>
    <w:rsid w:val="00A50407"/>
    <w:rsid w:val="00A50718"/>
    <w:rsid w:val="00A5088D"/>
    <w:rsid w:val="00A509F1"/>
    <w:rsid w:val="00A50B77"/>
    <w:rsid w:val="00A50F5D"/>
    <w:rsid w:val="00A51100"/>
    <w:rsid w:val="00A51246"/>
    <w:rsid w:val="00A513E8"/>
    <w:rsid w:val="00A51809"/>
    <w:rsid w:val="00A5187A"/>
    <w:rsid w:val="00A51ADE"/>
    <w:rsid w:val="00A51E7E"/>
    <w:rsid w:val="00A51F58"/>
    <w:rsid w:val="00A52016"/>
    <w:rsid w:val="00A520A7"/>
    <w:rsid w:val="00A52645"/>
    <w:rsid w:val="00A52650"/>
    <w:rsid w:val="00A52988"/>
    <w:rsid w:val="00A52B51"/>
    <w:rsid w:val="00A52C0A"/>
    <w:rsid w:val="00A52E18"/>
    <w:rsid w:val="00A535DD"/>
    <w:rsid w:val="00A53711"/>
    <w:rsid w:val="00A5373F"/>
    <w:rsid w:val="00A538AD"/>
    <w:rsid w:val="00A53959"/>
    <w:rsid w:val="00A539F1"/>
    <w:rsid w:val="00A53D11"/>
    <w:rsid w:val="00A53FC0"/>
    <w:rsid w:val="00A544C8"/>
    <w:rsid w:val="00A5454D"/>
    <w:rsid w:val="00A5483E"/>
    <w:rsid w:val="00A548A7"/>
    <w:rsid w:val="00A54981"/>
    <w:rsid w:val="00A54A2A"/>
    <w:rsid w:val="00A54C83"/>
    <w:rsid w:val="00A54D48"/>
    <w:rsid w:val="00A551C8"/>
    <w:rsid w:val="00A55249"/>
    <w:rsid w:val="00A554B1"/>
    <w:rsid w:val="00A55518"/>
    <w:rsid w:val="00A558B2"/>
    <w:rsid w:val="00A559BB"/>
    <w:rsid w:val="00A55A19"/>
    <w:rsid w:val="00A55D7E"/>
    <w:rsid w:val="00A55ED4"/>
    <w:rsid w:val="00A55EED"/>
    <w:rsid w:val="00A56197"/>
    <w:rsid w:val="00A56227"/>
    <w:rsid w:val="00A5633D"/>
    <w:rsid w:val="00A5636F"/>
    <w:rsid w:val="00A5687D"/>
    <w:rsid w:val="00A56A5D"/>
    <w:rsid w:val="00A56BCF"/>
    <w:rsid w:val="00A56BFA"/>
    <w:rsid w:val="00A57143"/>
    <w:rsid w:val="00A574EA"/>
    <w:rsid w:val="00A575D9"/>
    <w:rsid w:val="00A57B64"/>
    <w:rsid w:val="00A57BBC"/>
    <w:rsid w:val="00A57BE7"/>
    <w:rsid w:val="00A57C55"/>
    <w:rsid w:val="00A57D21"/>
    <w:rsid w:val="00A57EA9"/>
    <w:rsid w:val="00A6014A"/>
    <w:rsid w:val="00A60164"/>
    <w:rsid w:val="00A602A8"/>
    <w:rsid w:val="00A6037B"/>
    <w:rsid w:val="00A603FA"/>
    <w:rsid w:val="00A60AFC"/>
    <w:rsid w:val="00A60B29"/>
    <w:rsid w:val="00A60D69"/>
    <w:rsid w:val="00A60DB9"/>
    <w:rsid w:val="00A60DC5"/>
    <w:rsid w:val="00A61150"/>
    <w:rsid w:val="00A61206"/>
    <w:rsid w:val="00A61325"/>
    <w:rsid w:val="00A61353"/>
    <w:rsid w:val="00A61430"/>
    <w:rsid w:val="00A61608"/>
    <w:rsid w:val="00A6167B"/>
    <w:rsid w:val="00A61857"/>
    <w:rsid w:val="00A6193D"/>
    <w:rsid w:val="00A62395"/>
    <w:rsid w:val="00A62427"/>
    <w:rsid w:val="00A626AF"/>
    <w:rsid w:val="00A629F4"/>
    <w:rsid w:val="00A62B46"/>
    <w:rsid w:val="00A62C3E"/>
    <w:rsid w:val="00A63027"/>
    <w:rsid w:val="00A630C3"/>
    <w:rsid w:val="00A63AB1"/>
    <w:rsid w:val="00A64193"/>
    <w:rsid w:val="00A64271"/>
    <w:rsid w:val="00A642A6"/>
    <w:rsid w:val="00A64C39"/>
    <w:rsid w:val="00A64CF9"/>
    <w:rsid w:val="00A651E3"/>
    <w:rsid w:val="00A6543E"/>
    <w:rsid w:val="00A655D1"/>
    <w:rsid w:val="00A6569B"/>
    <w:rsid w:val="00A65959"/>
    <w:rsid w:val="00A65BB9"/>
    <w:rsid w:val="00A65CE6"/>
    <w:rsid w:val="00A65D49"/>
    <w:rsid w:val="00A65E76"/>
    <w:rsid w:val="00A65FC8"/>
    <w:rsid w:val="00A660AC"/>
    <w:rsid w:val="00A6684D"/>
    <w:rsid w:val="00A6689E"/>
    <w:rsid w:val="00A6694C"/>
    <w:rsid w:val="00A669D1"/>
    <w:rsid w:val="00A66A23"/>
    <w:rsid w:val="00A66A7F"/>
    <w:rsid w:val="00A66AA3"/>
    <w:rsid w:val="00A66C0A"/>
    <w:rsid w:val="00A66EFD"/>
    <w:rsid w:val="00A66F9F"/>
    <w:rsid w:val="00A67034"/>
    <w:rsid w:val="00A674C3"/>
    <w:rsid w:val="00A674C8"/>
    <w:rsid w:val="00A67511"/>
    <w:rsid w:val="00A676A1"/>
    <w:rsid w:val="00A67B66"/>
    <w:rsid w:val="00A67CD6"/>
    <w:rsid w:val="00A7007D"/>
    <w:rsid w:val="00A701B2"/>
    <w:rsid w:val="00A701D7"/>
    <w:rsid w:val="00A70320"/>
    <w:rsid w:val="00A70545"/>
    <w:rsid w:val="00A706FB"/>
    <w:rsid w:val="00A707B9"/>
    <w:rsid w:val="00A70A6C"/>
    <w:rsid w:val="00A70BDC"/>
    <w:rsid w:val="00A70C39"/>
    <w:rsid w:val="00A70C84"/>
    <w:rsid w:val="00A70DF4"/>
    <w:rsid w:val="00A70EA7"/>
    <w:rsid w:val="00A7118C"/>
    <w:rsid w:val="00A712A0"/>
    <w:rsid w:val="00A7155F"/>
    <w:rsid w:val="00A717FD"/>
    <w:rsid w:val="00A71975"/>
    <w:rsid w:val="00A7197E"/>
    <w:rsid w:val="00A71BFD"/>
    <w:rsid w:val="00A71E81"/>
    <w:rsid w:val="00A71F69"/>
    <w:rsid w:val="00A722B1"/>
    <w:rsid w:val="00A728AF"/>
    <w:rsid w:val="00A73129"/>
    <w:rsid w:val="00A7327F"/>
    <w:rsid w:val="00A73290"/>
    <w:rsid w:val="00A73321"/>
    <w:rsid w:val="00A73568"/>
    <w:rsid w:val="00A73941"/>
    <w:rsid w:val="00A73A6E"/>
    <w:rsid w:val="00A73B66"/>
    <w:rsid w:val="00A73C8F"/>
    <w:rsid w:val="00A73E2C"/>
    <w:rsid w:val="00A73F39"/>
    <w:rsid w:val="00A74151"/>
    <w:rsid w:val="00A741FD"/>
    <w:rsid w:val="00A74243"/>
    <w:rsid w:val="00A743FE"/>
    <w:rsid w:val="00A74479"/>
    <w:rsid w:val="00A7451B"/>
    <w:rsid w:val="00A7461E"/>
    <w:rsid w:val="00A74B9D"/>
    <w:rsid w:val="00A74F4D"/>
    <w:rsid w:val="00A751A0"/>
    <w:rsid w:val="00A75319"/>
    <w:rsid w:val="00A75758"/>
    <w:rsid w:val="00A757DD"/>
    <w:rsid w:val="00A75F07"/>
    <w:rsid w:val="00A7610E"/>
    <w:rsid w:val="00A76128"/>
    <w:rsid w:val="00A76257"/>
    <w:rsid w:val="00A763E2"/>
    <w:rsid w:val="00A7652E"/>
    <w:rsid w:val="00A76847"/>
    <w:rsid w:val="00A7693E"/>
    <w:rsid w:val="00A76C74"/>
    <w:rsid w:val="00A76D8E"/>
    <w:rsid w:val="00A770C4"/>
    <w:rsid w:val="00A773C9"/>
    <w:rsid w:val="00A77435"/>
    <w:rsid w:val="00A7758E"/>
    <w:rsid w:val="00A775F8"/>
    <w:rsid w:val="00A776B8"/>
    <w:rsid w:val="00A778F5"/>
    <w:rsid w:val="00A778FB"/>
    <w:rsid w:val="00A77E43"/>
    <w:rsid w:val="00A8009E"/>
    <w:rsid w:val="00A8028C"/>
    <w:rsid w:val="00A8030E"/>
    <w:rsid w:val="00A8038E"/>
    <w:rsid w:val="00A8043B"/>
    <w:rsid w:val="00A8070F"/>
    <w:rsid w:val="00A80837"/>
    <w:rsid w:val="00A80877"/>
    <w:rsid w:val="00A8089B"/>
    <w:rsid w:val="00A80923"/>
    <w:rsid w:val="00A80B1A"/>
    <w:rsid w:val="00A81092"/>
    <w:rsid w:val="00A81325"/>
    <w:rsid w:val="00A813EB"/>
    <w:rsid w:val="00A8146D"/>
    <w:rsid w:val="00A81A1B"/>
    <w:rsid w:val="00A81C29"/>
    <w:rsid w:val="00A8236C"/>
    <w:rsid w:val="00A823E9"/>
    <w:rsid w:val="00A82419"/>
    <w:rsid w:val="00A8257D"/>
    <w:rsid w:val="00A825F0"/>
    <w:rsid w:val="00A82A33"/>
    <w:rsid w:val="00A82A82"/>
    <w:rsid w:val="00A82DC5"/>
    <w:rsid w:val="00A83057"/>
    <w:rsid w:val="00A830FB"/>
    <w:rsid w:val="00A8320E"/>
    <w:rsid w:val="00A83438"/>
    <w:rsid w:val="00A8346D"/>
    <w:rsid w:val="00A83518"/>
    <w:rsid w:val="00A83894"/>
    <w:rsid w:val="00A838D6"/>
    <w:rsid w:val="00A83B46"/>
    <w:rsid w:val="00A8436A"/>
    <w:rsid w:val="00A8449E"/>
    <w:rsid w:val="00A84726"/>
    <w:rsid w:val="00A84870"/>
    <w:rsid w:val="00A84CBD"/>
    <w:rsid w:val="00A84D21"/>
    <w:rsid w:val="00A84F6D"/>
    <w:rsid w:val="00A8522E"/>
    <w:rsid w:val="00A853E4"/>
    <w:rsid w:val="00A8554A"/>
    <w:rsid w:val="00A857F4"/>
    <w:rsid w:val="00A85828"/>
    <w:rsid w:val="00A85CA2"/>
    <w:rsid w:val="00A85CBD"/>
    <w:rsid w:val="00A85D3E"/>
    <w:rsid w:val="00A861E6"/>
    <w:rsid w:val="00A86267"/>
    <w:rsid w:val="00A86354"/>
    <w:rsid w:val="00A865B5"/>
    <w:rsid w:val="00A86630"/>
    <w:rsid w:val="00A867A4"/>
    <w:rsid w:val="00A86902"/>
    <w:rsid w:val="00A86BAA"/>
    <w:rsid w:val="00A870FB"/>
    <w:rsid w:val="00A871DD"/>
    <w:rsid w:val="00A87581"/>
    <w:rsid w:val="00A8767B"/>
    <w:rsid w:val="00A87B89"/>
    <w:rsid w:val="00A87E40"/>
    <w:rsid w:val="00A87EF9"/>
    <w:rsid w:val="00A9043F"/>
    <w:rsid w:val="00A90895"/>
    <w:rsid w:val="00A9097C"/>
    <w:rsid w:val="00A90BEC"/>
    <w:rsid w:val="00A90CE1"/>
    <w:rsid w:val="00A90DD1"/>
    <w:rsid w:val="00A90EA6"/>
    <w:rsid w:val="00A911B5"/>
    <w:rsid w:val="00A912DC"/>
    <w:rsid w:val="00A912E7"/>
    <w:rsid w:val="00A91308"/>
    <w:rsid w:val="00A914A6"/>
    <w:rsid w:val="00A916CD"/>
    <w:rsid w:val="00A91B5E"/>
    <w:rsid w:val="00A91DB1"/>
    <w:rsid w:val="00A91DB4"/>
    <w:rsid w:val="00A91DE4"/>
    <w:rsid w:val="00A91E9F"/>
    <w:rsid w:val="00A91FC5"/>
    <w:rsid w:val="00A92261"/>
    <w:rsid w:val="00A922CB"/>
    <w:rsid w:val="00A92308"/>
    <w:rsid w:val="00A9250D"/>
    <w:rsid w:val="00A925DC"/>
    <w:rsid w:val="00A92A1C"/>
    <w:rsid w:val="00A92B92"/>
    <w:rsid w:val="00A92BD6"/>
    <w:rsid w:val="00A92F99"/>
    <w:rsid w:val="00A93046"/>
    <w:rsid w:val="00A9306E"/>
    <w:rsid w:val="00A9307C"/>
    <w:rsid w:val="00A93243"/>
    <w:rsid w:val="00A932B2"/>
    <w:rsid w:val="00A93390"/>
    <w:rsid w:val="00A93470"/>
    <w:rsid w:val="00A936FE"/>
    <w:rsid w:val="00A938FA"/>
    <w:rsid w:val="00A93A4A"/>
    <w:rsid w:val="00A93F27"/>
    <w:rsid w:val="00A9417B"/>
    <w:rsid w:val="00A941CE"/>
    <w:rsid w:val="00A9426D"/>
    <w:rsid w:val="00A94558"/>
    <w:rsid w:val="00A948D8"/>
    <w:rsid w:val="00A94C43"/>
    <w:rsid w:val="00A94E2D"/>
    <w:rsid w:val="00A9519F"/>
    <w:rsid w:val="00A95298"/>
    <w:rsid w:val="00A9532D"/>
    <w:rsid w:val="00A9548F"/>
    <w:rsid w:val="00A95B9B"/>
    <w:rsid w:val="00A95CEB"/>
    <w:rsid w:val="00A96169"/>
    <w:rsid w:val="00A9666D"/>
    <w:rsid w:val="00A966A9"/>
    <w:rsid w:val="00A9674E"/>
    <w:rsid w:val="00A96879"/>
    <w:rsid w:val="00A96927"/>
    <w:rsid w:val="00A96C44"/>
    <w:rsid w:val="00A96D08"/>
    <w:rsid w:val="00A96D41"/>
    <w:rsid w:val="00A96F5F"/>
    <w:rsid w:val="00A9715F"/>
    <w:rsid w:val="00A9718E"/>
    <w:rsid w:val="00A97210"/>
    <w:rsid w:val="00A97279"/>
    <w:rsid w:val="00A973D1"/>
    <w:rsid w:val="00A974D2"/>
    <w:rsid w:val="00A974FE"/>
    <w:rsid w:val="00A97501"/>
    <w:rsid w:val="00A97602"/>
    <w:rsid w:val="00A9777E"/>
    <w:rsid w:val="00A97A66"/>
    <w:rsid w:val="00A97C61"/>
    <w:rsid w:val="00A97E8D"/>
    <w:rsid w:val="00AA04B4"/>
    <w:rsid w:val="00AA0624"/>
    <w:rsid w:val="00AA0819"/>
    <w:rsid w:val="00AA084F"/>
    <w:rsid w:val="00AA08B3"/>
    <w:rsid w:val="00AA0B04"/>
    <w:rsid w:val="00AA0C54"/>
    <w:rsid w:val="00AA0C7B"/>
    <w:rsid w:val="00AA0D21"/>
    <w:rsid w:val="00AA14C9"/>
    <w:rsid w:val="00AA1527"/>
    <w:rsid w:val="00AA1546"/>
    <w:rsid w:val="00AA17C2"/>
    <w:rsid w:val="00AA192C"/>
    <w:rsid w:val="00AA1CD8"/>
    <w:rsid w:val="00AA1D22"/>
    <w:rsid w:val="00AA1E48"/>
    <w:rsid w:val="00AA1FFC"/>
    <w:rsid w:val="00AA2005"/>
    <w:rsid w:val="00AA20B3"/>
    <w:rsid w:val="00AA2393"/>
    <w:rsid w:val="00AA2682"/>
    <w:rsid w:val="00AA26C5"/>
    <w:rsid w:val="00AA277C"/>
    <w:rsid w:val="00AA28DC"/>
    <w:rsid w:val="00AA2AB0"/>
    <w:rsid w:val="00AA2ADC"/>
    <w:rsid w:val="00AA2F61"/>
    <w:rsid w:val="00AA350F"/>
    <w:rsid w:val="00AA3ACB"/>
    <w:rsid w:val="00AA3AD9"/>
    <w:rsid w:val="00AA3E19"/>
    <w:rsid w:val="00AA3EDC"/>
    <w:rsid w:val="00AA3EFA"/>
    <w:rsid w:val="00AA3F63"/>
    <w:rsid w:val="00AA408C"/>
    <w:rsid w:val="00AA437F"/>
    <w:rsid w:val="00AA4953"/>
    <w:rsid w:val="00AA4AF9"/>
    <w:rsid w:val="00AA4B55"/>
    <w:rsid w:val="00AA4C53"/>
    <w:rsid w:val="00AA4C78"/>
    <w:rsid w:val="00AA4C8B"/>
    <w:rsid w:val="00AA4F75"/>
    <w:rsid w:val="00AA4FC8"/>
    <w:rsid w:val="00AA5318"/>
    <w:rsid w:val="00AA541F"/>
    <w:rsid w:val="00AA552C"/>
    <w:rsid w:val="00AA5D8E"/>
    <w:rsid w:val="00AA5E0F"/>
    <w:rsid w:val="00AA6160"/>
    <w:rsid w:val="00AA6165"/>
    <w:rsid w:val="00AA645A"/>
    <w:rsid w:val="00AA64EB"/>
    <w:rsid w:val="00AA674F"/>
    <w:rsid w:val="00AA67E9"/>
    <w:rsid w:val="00AA6907"/>
    <w:rsid w:val="00AA6A3F"/>
    <w:rsid w:val="00AA6EC0"/>
    <w:rsid w:val="00AA6F22"/>
    <w:rsid w:val="00AA7220"/>
    <w:rsid w:val="00AA735D"/>
    <w:rsid w:val="00AA73F2"/>
    <w:rsid w:val="00AA77FD"/>
    <w:rsid w:val="00AB008B"/>
    <w:rsid w:val="00AB060E"/>
    <w:rsid w:val="00AB098A"/>
    <w:rsid w:val="00AB09D3"/>
    <w:rsid w:val="00AB0C36"/>
    <w:rsid w:val="00AB0D23"/>
    <w:rsid w:val="00AB0D36"/>
    <w:rsid w:val="00AB0D85"/>
    <w:rsid w:val="00AB12FB"/>
    <w:rsid w:val="00AB17A6"/>
    <w:rsid w:val="00AB191F"/>
    <w:rsid w:val="00AB1D08"/>
    <w:rsid w:val="00AB1DD1"/>
    <w:rsid w:val="00AB2133"/>
    <w:rsid w:val="00AB2402"/>
    <w:rsid w:val="00AB2494"/>
    <w:rsid w:val="00AB24F1"/>
    <w:rsid w:val="00AB24F5"/>
    <w:rsid w:val="00AB250C"/>
    <w:rsid w:val="00AB2671"/>
    <w:rsid w:val="00AB2D5B"/>
    <w:rsid w:val="00AB2E3E"/>
    <w:rsid w:val="00AB30C2"/>
    <w:rsid w:val="00AB30D9"/>
    <w:rsid w:val="00AB313A"/>
    <w:rsid w:val="00AB3308"/>
    <w:rsid w:val="00AB3487"/>
    <w:rsid w:val="00AB35CC"/>
    <w:rsid w:val="00AB387E"/>
    <w:rsid w:val="00AB38F0"/>
    <w:rsid w:val="00AB3905"/>
    <w:rsid w:val="00AB3BFE"/>
    <w:rsid w:val="00AB3D6A"/>
    <w:rsid w:val="00AB496F"/>
    <w:rsid w:val="00AB50EC"/>
    <w:rsid w:val="00AB5123"/>
    <w:rsid w:val="00AB513E"/>
    <w:rsid w:val="00AB543E"/>
    <w:rsid w:val="00AB54FF"/>
    <w:rsid w:val="00AB57FE"/>
    <w:rsid w:val="00AB5AEF"/>
    <w:rsid w:val="00AB5D3E"/>
    <w:rsid w:val="00AB6104"/>
    <w:rsid w:val="00AB6111"/>
    <w:rsid w:val="00AB6357"/>
    <w:rsid w:val="00AB6480"/>
    <w:rsid w:val="00AB6639"/>
    <w:rsid w:val="00AB67F2"/>
    <w:rsid w:val="00AB6C61"/>
    <w:rsid w:val="00AB73D0"/>
    <w:rsid w:val="00AB753B"/>
    <w:rsid w:val="00AB76A4"/>
    <w:rsid w:val="00AB76DD"/>
    <w:rsid w:val="00AB7C06"/>
    <w:rsid w:val="00AB7D61"/>
    <w:rsid w:val="00AB7DB9"/>
    <w:rsid w:val="00AC0206"/>
    <w:rsid w:val="00AC05A7"/>
    <w:rsid w:val="00AC07DC"/>
    <w:rsid w:val="00AC0858"/>
    <w:rsid w:val="00AC0905"/>
    <w:rsid w:val="00AC0C0E"/>
    <w:rsid w:val="00AC0CE7"/>
    <w:rsid w:val="00AC0D70"/>
    <w:rsid w:val="00AC0D95"/>
    <w:rsid w:val="00AC0E54"/>
    <w:rsid w:val="00AC0FBE"/>
    <w:rsid w:val="00AC10DF"/>
    <w:rsid w:val="00AC11A8"/>
    <w:rsid w:val="00AC1273"/>
    <w:rsid w:val="00AC1456"/>
    <w:rsid w:val="00AC1752"/>
    <w:rsid w:val="00AC1B23"/>
    <w:rsid w:val="00AC1C6B"/>
    <w:rsid w:val="00AC1C85"/>
    <w:rsid w:val="00AC2014"/>
    <w:rsid w:val="00AC22F1"/>
    <w:rsid w:val="00AC2376"/>
    <w:rsid w:val="00AC2510"/>
    <w:rsid w:val="00AC2685"/>
    <w:rsid w:val="00AC273D"/>
    <w:rsid w:val="00AC273F"/>
    <w:rsid w:val="00AC2967"/>
    <w:rsid w:val="00AC29B9"/>
    <w:rsid w:val="00AC3110"/>
    <w:rsid w:val="00AC3496"/>
    <w:rsid w:val="00AC3639"/>
    <w:rsid w:val="00AC382A"/>
    <w:rsid w:val="00AC382C"/>
    <w:rsid w:val="00AC3A14"/>
    <w:rsid w:val="00AC3EB6"/>
    <w:rsid w:val="00AC3F1A"/>
    <w:rsid w:val="00AC4039"/>
    <w:rsid w:val="00AC4463"/>
    <w:rsid w:val="00AC459B"/>
    <w:rsid w:val="00AC4810"/>
    <w:rsid w:val="00AC4879"/>
    <w:rsid w:val="00AC487A"/>
    <w:rsid w:val="00AC4C45"/>
    <w:rsid w:val="00AC4CC3"/>
    <w:rsid w:val="00AC4CDC"/>
    <w:rsid w:val="00AC4E7A"/>
    <w:rsid w:val="00AC4EFD"/>
    <w:rsid w:val="00AC4F75"/>
    <w:rsid w:val="00AC5023"/>
    <w:rsid w:val="00AC51A5"/>
    <w:rsid w:val="00AC54E9"/>
    <w:rsid w:val="00AC54ED"/>
    <w:rsid w:val="00AC55CA"/>
    <w:rsid w:val="00AC58E9"/>
    <w:rsid w:val="00AC5959"/>
    <w:rsid w:val="00AC6079"/>
    <w:rsid w:val="00AC6089"/>
    <w:rsid w:val="00AC655B"/>
    <w:rsid w:val="00AC6820"/>
    <w:rsid w:val="00AC68C8"/>
    <w:rsid w:val="00AC6A38"/>
    <w:rsid w:val="00AC7859"/>
    <w:rsid w:val="00AC7A63"/>
    <w:rsid w:val="00AC7A97"/>
    <w:rsid w:val="00AC7D79"/>
    <w:rsid w:val="00AC7E68"/>
    <w:rsid w:val="00AD0202"/>
    <w:rsid w:val="00AD0310"/>
    <w:rsid w:val="00AD034E"/>
    <w:rsid w:val="00AD07DB"/>
    <w:rsid w:val="00AD0870"/>
    <w:rsid w:val="00AD09C5"/>
    <w:rsid w:val="00AD1005"/>
    <w:rsid w:val="00AD107D"/>
    <w:rsid w:val="00AD11DA"/>
    <w:rsid w:val="00AD1211"/>
    <w:rsid w:val="00AD1429"/>
    <w:rsid w:val="00AD1B81"/>
    <w:rsid w:val="00AD1C4B"/>
    <w:rsid w:val="00AD1E3D"/>
    <w:rsid w:val="00AD1E5D"/>
    <w:rsid w:val="00AD20F4"/>
    <w:rsid w:val="00AD215F"/>
    <w:rsid w:val="00AD23E5"/>
    <w:rsid w:val="00AD25DC"/>
    <w:rsid w:val="00AD29AA"/>
    <w:rsid w:val="00AD2CA3"/>
    <w:rsid w:val="00AD303B"/>
    <w:rsid w:val="00AD3187"/>
    <w:rsid w:val="00AD3525"/>
    <w:rsid w:val="00AD35C5"/>
    <w:rsid w:val="00AD37FF"/>
    <w:rsid w:val="00AD3C0F"/>
    <w:rsid w:val="00AD3C49"/>
    <w:rsid w:val="00AD3E72"/>
    <w:rsid w:val="00AD40F6"/>
    <w:rsid w:val="00AD4BC0"/>
    <w:rsid w:val="00AD4EDD"/>
    <w:rsid w:val="00AD5078"/>
    <w:rsid w:val="00AD537F"/>
    <w:rsid w:val="00AD57EB"/>
    <w:rsid w:val="00AD5900"/>
    <w:rsid w:val="00AD59AC"/>
    <w:rsid w:val="00AD5A86"/>
    <w:rsid w:val="00AD6325"/>
    <w:rsid w:val="00AD681E"/>
    <w:rsid w:val="00AD691B"/>
    <w:rsid w:val="00AD698A"/>
    <w:rsid w:val="00AD6A31"/>
    <w:rsid w:val="00AD6B34"/>
    <w:rsid w:val="00AD7101"/>
    <w:rsid w:val="00AD742D"/>
    <w:rsid w:val="00AD77BA"/>
    <w:rsid w:val="00AD7899"/>
    <w:rsid w:val="00AD78CB"/>
    <w:rsid w:val="00AD790F"/>
    <w:rsid w:val="00AD794D"/>
    <w:rsid w:val="00AD7BC9"/>
    <w:rsid w:val="00AD7EC1"/>
    <w:rsid w:val="00AE03A2"/>
    <w:rsid w:val="00AE058E"/>
    <w:rsid w:val="00AE0CE2"/>
    <w:rsid w:val="00AE0D59"/>
    <w:rsid w:val="00AE0FD8"/>
    <w:rsid w:val="00AE1061"/>
    <w:rsid w:val="00AE135F"/>
    <w:rsid w:val="00AE147F"/>
    <w:rsid w:val="00AE1594"/>
    <w:rsid w:val="00AE15E2"/>
    <w:rsid w:val="00AE16F4"/>
    <w:rsid w:val="00AE18D5"/>
    <w:rsid w:val="00AE196B"/>
    <w:rsid w:val="00AE1A63"/>
    <w:rsid w:val="00AE1C92"/>
    <w:rsid w:val="00AE1CC2"/>
    <w:rsid w:val="00AE1CE0"/>
    <w:rsid w:val="00AE1EC4"/>
    <w:rsid w:val="00AE1F6C"/>
    <w:rsid w:val="00AE206C"/>
    <w:rsid w:val="00AE220F"/>
    <w:rsid w:val="00AE2278"/>
    <w:rsid w:val="00AE292F"/>
    <w:rsid w:val="00AE2AC9"/>
    <w:rsid w:val="00AE2D46"/>
    <w:rsid w:val="00AE2F8E"/>
    <w:rsid w:val="00AE2F98"/>
    <w:rsid w:val="00AE31E1"/>
    <w:rsid w:val="00AE3486"/>
    <w:rsid w:val="00AE3794"/>
    <w:rsid w:val="00AE39B3"/>
    <w:rsid w:val="00AE39B8"/>
    <w:rsid w:val="00AE3AED"/>
    <w:rsid w:val="00AE3C31"/>
    <w:rsid w:val="00AE3C53"/>
    <w:rsid w:val="00AE3DAB"/>
    <w:rsid w:val="00AE3DB4"/>
    <w:rsid w:val="00AE42BD"/>
    <w:rsid w:val="00AE4747"/>
    <w:rsid w:val="00AE4850"/>
    <w:rsid w:val="00AE4946"/>
    <w:rsid w:val="00AE4C38"/>
    <w:rsid w:val="00AE4D93"/>
    <w:rsid w:val="00AE4E86"/>
    <w:rsid w:val="00AE54F9"/>
    <w:rsid w:val="00AE579D"/>
    <w:rsid w:val="00AE5A96"/>
    <w:rsid w:val="00AE5C1E"/>
    <w:rsid w:val="00AE5E9D"/>
    <w:rsid w:val="00AE6122"/>
    <w:rsid w:val="00AE6859"/>
    <w:rsid w:val="00AE6A95"/>
    <w:rsid w:val="00AE7115"/>
    <w:rsid w:val="00AE7192"/>
    <w:rsid w:val="00AE7530"/>
    <w:rsid w:val="00AE7600"/>
    <w:rsid w:val="00AE7603"/>
    <w:rsid w:val="00AE788D"/>
    <w:rsid w:val="00AE7E84"/>
    <w:rsid w:val="00AF08B2"/>
    <w:rsid w:val="00AF0B01"/>
    <w:rsid w:val="00AF0D77"/>
    <w:rsid w:val="00AF1061"/>
    <w:rsid w:val="00AF124E"/>
    <w:rsid w:val="00AF152E"/>
    <w:rsid w:val="00AF1991"/>
    <w:rsid w:val="00AF1AD0"/>
    <w:rsid w:val="00AF1BF1"/>
    <w:rsid w:val="00AF1D26"/>
    <w:rsid w:val="00AF1DCA"/>
    <w:rsid w:val="00AF1E19"/>
    <w:rsid w:val="00AF1FFC"/>
    <w:rsid w:val="00AF21AA"/>
    <w:rsid w:val="00AF226F"/>
    <w:rsid w:val="00AF2347"/>
    <w:rsid w:val="00AF2393"/>
    <w:rsid w:val="00AF2A7B"/>
    <w:rsid w:val="00AF2AA5"/>
    <w:rsid w:val="00AF2D16"/>
    <w:rsid w:val="00AF3136"/>
    <w:rsid w:val="00AF35D3"/>
    <w:rsid w:val="00AF3875"/>
    <w:rsid w:val="00AF3904"/>
    <w:rsid w:val="00AF3AC3"/>
    <w:rsid w:val="00AF3FC3"/>
    <w:rsid w:val="00AF4580"/>
    <w:rsid w:val="00AF4A05"/>
    <w:rsid w:val="00AF4D89"/>
    <w:rsid w:val="00AF4EB2"/>
    <w:rsid w:val="00AF51C2"/>
    <w:rsid w:val="00AF5228"/>
    <w:rsid w:val="00AF533F"/>
    <w:rsid w:val="00AF5484"/>
    <w:rsid w:val="00AF5495"/>
    <w:rsid w:val="00AF5814"/>
    <w:rsid w:val="00AF58C9"/>
    <w:rsid w:val="00AF590D"/>
    <w:rsid w:val="00AF5A85"/>
    <w:rsid w:val="00AF5ACC"/>
    <w:rsid w:val="00AF5B51"/>
    <w:rsid w:val="00AF6053"/>
    <w:rsid w:val="00AF62C9"/>
    <w:rsid w:val="00AF6671"/>
    <w:rsid w:val="00AF66E8"/>
    <w:rsid w:val="00AF6ADD"/>
    <w:rsid w:val="00AF727E"/>
    <w:rsid w:val="00AF75CD"/>
    <w:rsid w:val="00AF79D3"/>
    <w:rsid w:val="00AF7BA0"/>
    <w:rsid w:val="00AF7BBE"/>
    <w:rsid w:val="00AF7E20"/>
    <w:rsid w:val="00AF7ECD"/>
    <w:rsid w:val="00AF7F7A"/>
    <w:rsid w:val="00B0002A"/>
    <w:rsid w:val="00B0005B"/>
    <w:rsid w:val="00B00075"/>
    <w:rsid w:val="00B001B4"/>
    <w:rsid w:val="00B00354"/>
    <w:rsid w:val="00B0057C"/>
    <w:rsid w:val="00B00626"/>
    <w:rsid w:val="00B00919"/>
    <w:rsid w:val="00B00BDF"/>
    <w:rsid w:val="00B00BE3"/>
    <w:rsid w:val="00B00BEE"/>
    <w:rsid w:val="00B00F95"/>
    <w:rsid w:val="00B00FE7"/>
    <w:rsid w:val="00B0143B"/>
    <w:rsid w:val="00B01455"/>
    <w:rsid w:val="00B01563"/>
    <w:rsid w:val="00B01C8D"/>
    <w:rsid w:val="00B01C99"/>
    <w:rsid w:val="00B01D6A"/>
    <w:rsid w:val="00B01F1D"/>
    <w:rsid w:val="00B01F58"/>
    <w:rsid w:val="00B020A6"/>
    <w:rsid w:val="00B022CD"/>
    <w:rsid w:val="00B0263D"/>
    <w:rsid w:val="00B02780"/>
    <w:rsid w:val="00B028B3"/>
    <w:rsid w:val="00B02C96"/>
    <w:rsid w:val="00B02DAA"/>
    <w:rsid w:val="00B030C8"/>
    <w:rsid w:val="00B03535"/>
    <w:rsid w:val="00B036DD"/>
    <w:rsid w:val="00B038A8"/>
    <w:rsid w:val="00B038EF"/>
    <w:rsid w:val="00B03BE1"/>
    <w:rsid w:val="00B03D0A"/>
    <w:rsid w:val="00B03E78"/>
    <w:rsid w:val="00B040EF"/>
    <w:rsid w:val="00B04854"/>
    <w:rsid w:val="00B04EB3"/>
    <w:rsid w:val="00B051B1"/>
    <w:rsid w:val="00B05200"/>
    <w:rsid w:val="00B05220"/>
    <w:rsid w:val="00B0526F"/>
    <w:rsid w:val="00B0539E"/>
    <w:rsid w:val="00B053A6"/>
    <w:rsid w:val="00B05477"/>
    <w:rsid w:val="00B0553A"/>
    <w:rsid w:val="00B0559C"/>
    <w:rsid w:val="00B058DC"/>
    <w:rsid w:val="00B05950"/>
    <w:rsid w:val="00B05A38"/>
    <w:rsid w:val="00B05A69"/>
    <w:rsid w:val="00B05B0D"/>
    <w:rsid w:val="00B05BC0"/>
    <w:rsid w:val="00B06233"/>
    <w:rsid w:val="00B0627E"/>
    <w:rsid w:val="00B063CB"/>
    <w:rsid w:val="00B066A1"/>
    <w:rsid w:val="00B068D6"/>
    <w:rsid w:val="00B06AAE"/>
    <w:rsid w:val="00B06F71"/>
    <w:rsid w:val="00B0702E"/>
    <w:rsid w:val="00B07898"/>
    <w:rsid w:val="00B078D5"/>
    <w:rsid w:val="00B07B20"/>
    <w:rsid w:val="00B07BFC"/>
    <w:rsid w:val="00B07CF7"/>
    <w:rsid w:val="00B07D91"/>
    <w:rsid w:val="00B10060"/>
    <w:rsid w:val="00B1006B"/>
    <w:rsid w:val="00B10272"/>
    <w:rsid w:val="00B1034A"/>
    <w:rsid w:val="00B106F6"/>
    <w:rsid w:val="00B10944"/>
    <w:rsid w:val="00B10AD4"/>
    <w:rsid w:val="00B1114F"/>
    <w:rsid w:val="00B112CA"/>
    <w:rsid w:val="00B112E9"/>
    <w:rsid w:val="00B113C9"/>
    <w:rsid w:val="00B113CD"/>
    <w:rsid w:val="00B11439"/>
    <w:rsid w:val="00B11D85"/>
    <w:rsid w:val="00B12149"/>
    <w:rsid w:val="00B1268B"/>
    <w:rsid w:val="00B1285E"/>
    <w:rsid w:val="00B129C6"/>
    <w:rsid w:val="00B12ABC"/>
    <w:rsid w:val="00B12C50"/>
    <w:rsid w:val="00B12E96"/>
    <w:rsid w:val="00B1306D"/>
    <w:rsid w:val="00B138A6"/>
    <w:rsid w:val="00B13969"/>
    <w:rsid w:val="00B13A41"/>
    <w:rsid w:val="00B13A92"/>
    <w:rsid w:val="00B13B2A"/>
    <w:rsid w:val="00B14036"/>
    <w:rsid w:val="00B14467"/>
    <w:rsid w:val="00B14694"/>
    <w:rsid w:val="00B1487E"/>
    <w:rsid w:val="00B149C9"/>
    <w:rsid w:val="00B14B5E"/>
    <w:rsid w:val="00B14BF9"/>
    <w:rsid w:val="00B14DAC"/>
    <w:rsid w:val="00B14E67"/>
    <w:rsid w:val="00B15177"/>
    <w:rsid w:val="00B15237"/>
    <w:rsid w:val="00B15468"/>
    <w:rsid w:val="00B155C2"/>
    <w:rsid w:val="00B158BA"/>
    <w:rsid w:val="00B1592B"/>
    <w:rsid w:val="00B15B10"/>
    <w:rsid w:val="00B15C09"/>
    <w:rsid w:val="00B15F1F"/>
    <w:rsid w:val="00B161DA"/>
    <w:rsid w:val="00B162A5"/>
    <w:rsid w:val="00B163F0"/>
    <w:rsid w:val="00B16462"/>
    <w:rsid w:val="00B16478"/>
    <w:rsid w:val="00B16536"/>
    <w:rsid w:val="00B166C8"/>
    <w:rsid w:val="00B1672A"/>
    <w:rsid w:val="00B16880"/>
    <w:rsid w:val="00B16B2B"/>
    <w:rsid w:val="00B16D3B"/>
    <w:rsid w:val="00B16D9D"/>
    <w:rsid w:val="00B16E07"/>
    <w:rsid w:val="00B16E5D"/>
    <w:rsid w:val="00B1703D"/>
    <w:rsid w:val="00B1725F"/>
    <w:rsid w:val="00B1746E"/>
    <w:rsid w:val="00B174AF"/>
    <w:rsid w:val="00B17950"/>
    <w:rsid w:val="00B17D99"/>
    <w:rsid w:val="00B17E91"/>
    <w:rsid w:val="00B17EDA"/>
    <w:rsid w:val="00B2047D"/>
    <w:rsid w:val="00B20660"/>
    <w:rsid w:val="00B207CC"/>
    <w:rsid w:val="00B20AAE"/>
    <w:rsid w:val="00B20B19"/>
    <w:rsid w:val="00B20C64"/>
    <w:rsid w:val="00B210AE"/>
    <w:rsid w:val="00B211D1"/>
    <w:rsid w:val="00B21308"/>
    <w:rsid w:val="00B21362"/>
    <w:rsid w:val="00B213A8"/>
    <w:rsid w:val="00B21465"/>
    <w:rsid w:val="00B214A5"/>
    <w:rsid w:val="00B21676"/>
    <w:rsid w:val="00B217F4"/>
    <w:rsid w:val="00B21894"/>
    <w:rsid w:val="00B219D9"/>
    <w:rsid w:val="00B219DC"/>
    <w:rsid w:val="00B21C13"/>
    <w:rsid w:val="00B21D81"/>
    <w:rsid w:val="00B21E5A"/>
    <w:rsid w:val="00B22137"/>
    <w:rsid w:val="00B22225"/>
    <w:rsid w:val="00B22348"/>
    <w:rsid w:val="00B22529"/>
    <w:rsid w:val="00B227A9"/>
    <w:rsid w:val="00B2285F"/>
    <w:rsid w:val="00B22BEF"/>
    <w:rsid w:val="00B22EDA"/>
    <w:rsid w:val="00B231D1"/>
    <w:rsid w:val="00B23493"/>
    <w:rsid w:val="00B2351A"/>
    <w:rsid w:val="00B236B6"/>
    <w:rsid w:val="00B23832"/>
    <w:rsid w:val="00B23A5F"/>
    <w:rsid w:val="00B23A88"/>
    <w:rsid w:val="00B23C3C"/>
    <w:rsid w:val="00B23EAB"/>
    <w:rsid w:val="00B23F00"/>
    <w:rsid w:val="00B2415D"/>
    <w:rsid w:val="00B24865"/>
    <w:rsid w:val="00B24DA1"/>
    <w:rsid w:val="00B24DF2"/>
    <w:rsid w:val="00B25129"/>
    <w:rsid w:val="00B2515E"/>
    <w:rsid w:val="00B25225"/>
    <w:rsid w:val="00B252EE"/>
    <w:rsid w:val="00B254B9"/>
    <w:rsid w:val="00B2553D"/>
    <w:rsid w:val="00B257A9"/>
    <w:rsid w:val="00B2587C"/>
    <w:rsid w:val="00B258A6"/>
    <w:rsid w:val="00B258F2"/>
    <w:rsid w:val="00B25A5C"/>
    <w:rsid w:val="00B25AE3"/>
    <w:rsid w:val="00B25B92"/>
    <w:rsid w:val="00B25E2A"/>
    <w:rsid w:val="00B26496"/>
    <w:rsid w:val="00B26796"/>
    <w:rsid w:val="00B26902"/>
    <w:rsid w:val="00B26B42"/>
    <w:rsid w:val="00B26E58"/>
    <w:rsid w:val="00B26FF1"/>
    <w:rsid w:val="00B27201"/>
    <w:rsid w:val="00B27234"/>
    <w:rsid w:val="00B27365"/>
    <w:rsid w:val="00B27703"/>
    <w:rsid w:val="00B27786"/>
    <w:rsid w:val="00B27B5E"/>
    <w:rsid w:val="00B27CBE"/>
    <w:rsid w:val="00B27CD3"/>
    <w:rsid w:val="00B27D53"/>
    <w:rsid w:val="00B27E8B"/>
    <w:rsid w:val="00B303BA"/>
    <w:rsid w:val="00B309A5"/>
    <w:rsid w:val="00B30BE8"/>
    <w:rsid w:val="00B30C13"/>
    <w:rsid w:val="00B30D90"/>
    <w:rsid w:val="00B30E61"/>
    <w:rsid w:val="00B30E8B"/>
    <w:rsid w:val="00B30F62"/>
    <w:rsid w:val="00B31347"/>
    <w:rsid w:val="00B313CF"/>
    <w:rsid w:val="00B313E9"/>
    <w:rsid w:val="00B3150F"/>
    <w:rsid w:val="00B31774"/>
    <w:rsid w:val="00B317F1"/>
    <w:rsid w:val="00B31CFE"/>
    <w:rsid w:val="00B31E62"/>
    <w:rsid w:val="00B31EA1"/>
    <w:rsid w:val="00B322D9"/>
    <w:rsid w:val="00B32779"/>
    <w:rsid w:val="00B32925"/>
    <w:rsid w:val="00B32F93"/>
    <w:rsid w:val="00B32FBB"/>
    <w:rsid w:val="00B33653"/>
    <w:rsid w:val="00B3377C"/>
    <w:rsid w:val="00B33B0C"/>
    <w:rsid w:val="00B33F08"/>
    <w:rsid w:val="00B340CD"/>
    <w:rsid w:val="00B345B9"/>
    <w:rsid w:val="00B34960"/>
    <w:rsid w:val="00B34B94"/>
    <w:rsid w:val="00B34D2A"/>
    <w:rsid w:val="00B34E33"/>
    <w:rsid w:val="00B3508A"/>
    <w:rsid w:val="00B350C2"/>
    <w:rsid w:val="00B350D2"/>
    <w:rsid w:val="00B352B9"/>
    <w:rsid w:val="00B35720"/>
    <w:rsid w:val="00B35BF3"/>
    <w:rsid w:val="00B35D23"/>
    <w:rsid w:val="00B35D27"/>
    <w:rsid w:val="00B35D72"/>
    <w:rsid w:val="00B36245"/>
    <w:rsid w:val="00B364A9"/>
    <w:rsid w:val="00B366B9"/>
    <w:rsid w:val="00B3676D"/>
    <w:rsid w:val="00B36DA6"/>
    <w:rsid w:val="00B36E65"/>
    <w:rsid w:val="00B36FF3"/>
    <w:rsid w:val="00B370B3"/>
    <w:rsid w:val="00B3724F"/>
    <w:rsid w:val="00B3745F"/>
    <w:rsid w:val="00B37620"/>
    <w:rsid w:val="00B37821"/>
    <w:rsid w:val="00B379B2"/>
    <w:rsid w:val="00B37C6F"/>
    <w:rsid w:val="00B37EBD"/>
    <w:rsid w:val="00B400A5"/>
    <w:rsid w:val="00B402A2"/>
    <w:rsid w:val="00B4048A"/>
    <w:rsid w:val="00B40565"/>
    <w:rsid w:val="00B407C1"/>
    <w:rsid w:val="00B407F0"/>
    <w:rsid w:val="00B40CA2"/>
    <w:rsid w:val="00B40D21"/>
    <w:rsid w:val="00B40D40"/>
    <w:rsid w:val="00B40EA6"/>
    <w:rsid w:val="00B40F11"/>
    <w:rsid w:val="00B41039"/>
    <w:rsid w:val="00B410CE"/>
    <w:rsid w:val="00B410FF"/>
    <w:rsid w:val="00B4112D"/>
    <w:rsid w:val="00B41452"/>
    <w:rsid w:val="00B4175D"/>
    <w:rsid w:val="00B417B3"/>
    <w:rsid w:val="00B4191F"/>
    <w:rsid w:val="00B41B5F"/>
    <w:rsid w:val="00B41D71"/>
    <w:rsid w:val="00B41E8E"/>
    <w:rsid w:val="00B41FF6"/>
    <w:rsid w:val="00B4221D"/>
    <w:rsid w:val="00B422D2"/>
    <w:rsid w:val="00B424F5"/>
    <w:rsid w:val="00B42697"/>
    <w:rsid w:val="00B42770"/>
    <w:rsid w:val="00B42817"/>
    <w:rsid w:val="00B428EB"/>
    <w:rsid w:val="00B42B0D"/>
    <w:rsid w:val="00B42D60"/>
    <w:rsid w:val="00B42E2E"/>
    <w:rsid w:val="00B42E5E"/>
    <w:rsid w:val="00B42EA8"/>
    <w:rsid w:val="00B43109"/>
    <w:rsid w:val="00B432D7"/>
    <w:rsid w:val="00B43528"/>
    <w:rsid w:val="00B43A4E"/>
    <w:rsid w:val="00B43C3F"/>
    <w:rsid w:val="00B43E71"/>
    <w:rsid w:val="00B43FF5"/>
    <w:rsid w:val="00B440EE"/>
    <w:rsid w:val="00B4424D"/>
    <w:rsid w:val="00B445E1"/>
    <w:rsid w:val="00B4460A"/>
    <w:rsid w:val="00B4463F"/>
    <w:rsid w:val="00B44767"/>
    <w:rsid w:val="00B44784"/>
    <w:rsid w:val="00B44786"/>
    <w:rsid w:val="00B447C5"/>
    <w:rsid w:val="00B44D82"/>
    <w:rsid w:val="00B44F55"/>
    <w:rsid w:val="00B454D3"/>
    <w:rsid w:val="00B45578"/>
    <w:rsid w:val="00B455DD"/>
    <w:rsid w:val="00B457EA"/>
    <w:rsid w:val="00B458E4"/>
    <w:rsid w:val="00B45987"/>
    <w:rsid w:val="00B45CFD"/>
    <w:rsid w:val="00B4602A"/>
    <w:rsid w:val="00B4639E"/>
    <w:rsid w:val="00B464C3"/>
    <w:rsid w:val="00B466C1"/>
    <w:rsid w:val="00B46830"/>
    <w:rsid w:val="00B46C39"/>
    <w:rsid w:val="00B47032"/>
    <w:rsid w:val="00B47085"/>
    <w:rsid w:val="00B47242"/>
    <w:rsid w:val="00B472A3"/>
    <w:rsid w:val="00B4768F"/>
    <w:rsid w:val="00B4778B"/>
    <w:rsid w:val="00B47A34"/>
    <w:rsid w:val="00B47D36"/>
    <w:rsid w:val="00B47D8B"/>
    <w:rsid w:val="00B47EA1"/>
    <w:rsid w:val="00B47F85"/>
    <w:rsid w:val="00B50026"/>
    <w:rsid w:val="00B50750"/>
    <w:rsid w:val="00B507AC"/>
    <w:rsid w:val="00B50901"/>
    <w:rsid w:val="00B50B08"/>
    <w:rsid w:val="00B50BDB"/>
    <w:rsid w:val="00B50CFA"/>
    <w:rsid w:val="00B50E35"/>
    <w:rsid w:val="00B50F1D"/>
    <w:rsid w:val="00B50F2F"/>
    <w:rsid w:val="00B50FF1"/>
    <w:rsid w:val="00B514B5"/>
    <w:rsid w:val="00B516FF"/>
    <w:rsid w:val="00B5199E"/>
    <w:rsid w:val="00B519B7"/>
    <w:rsid w:val="00B51B86"/>
    <w:rsid w:val="00B51BEA"/>
    <w:rsid w:val="00B51BF2"/>
    <w:rsid w:val="00B51DDF"/>
    <w:rsid w:val="00B51E12"/>
    <w:rsid w:val="00B521BB"/>
    <w:rsid w:val="00B521BE"/>
    <w:rsid w:val="00B5251B"/>
    <w:rsid w:val="00B52751"/>
    <w:rsid w:val="00B5277C"/>
    <w:rsid w:val="00B527A7"/>
    <w:rsid w:val="00B52A03"/>
    <w:rsid w:val="00B52D43"/>
    <w:rsid w:val="00B53076"/>
    <w:rsid w:val="00B53434"/>
    <w:rsid w:val="00B539EA"/>
    <w:rsid w:val="00B53C15"/>
    <w:rsid w:val="00B53C83"/>
    <w:rsid w:val="00B544C7"/>
    <w:rsid w:val="00B54500"/>
    <w:rsid w:val="00B54567"/>
    <w:rsid w:val="00B5469D"/>
    <w:rsid w:val="00B54BFC"/>
    <w:rsid w:val="00B54C3A"/>
    <w:rsid w:val="00B55037"/>
    <w:rsid w:val="00B5525B"/>
    <w:rsid w:val="00B552F6"/>
    <w:rsid w:val="00B5536A"/>
    <w:rsid w:val="00B5560C"/>
    <w:rsid w:val="00B55724"/>
    <w:rsid w:val="00B558A8"/>
    <w:rsid w:val="00B55B5C"/>
    <w:rsid w:val="00B55C4C"/>
    <w:rsid w:val="00B55CC4"/>
    <w:rsid w:val="00B55F73"/>
    <w:rsid w:val="00B55F80"/>
    <w:rsid w:val="00B56155"/>
    <w:rsid w:val="00B56525"/>
    <w:rsid w:val="00B56A2E"/>
    <w:rsid w:val="00B56C15"/>
    <w:rsid w:val="00B56C47"/>
    <w:rsid w:val="00B57104"/>
    <w:rsid w:val="00B571FD"/>
    <w:rsid w:val="00B5772F"/>
    <w:rsid w:val="00B578A6"/>
    <w:rsid w:val="00B579BC"/>
    <w:rsid w:val="00B57B7E"/>
    <w:rsid w:val="00B57B96"/>
    <w:rsid w:val="00B57D5B"/>
    <w:rsid w:val="00B57EB2"/>
    <w:rsid w:val="00B57EE2"/>
    <w:rsid w:val="00B6001A"/>
    <w:rsid w:val="00B603A2"/>
    <w:rsid w:val="00B608B7"/>
    <w:rsid w:val="00B60B20"/>
    <w:rsid w:val="00B60BE0"/>
    <w:rsid w:val="00B610DF"/>
    <w:rsid w:val="00B6133B"/>
    <w:rsid w:val="00B6145C"/>
    <w:rsid w:val="00B616FB"/>
    <w:rsid w:val="00B6176A"/>
    <w:rsid w:val="00B618AF"/>
    <w:rsid w:val="00B6194F"/>
    <w:rsid w:val="00B61E33"/>
    <w:rsid w:val="00B61EBF"/>
    <w:rsid w:val="00B61F0F"/>
    <w:rsid w:val="00B620EC"/>
    <w:rsid w:val="00B621F0"/>
    <w:rsid w:val="00B6223C"/>
    <w:rsid w:val="00B622FB"/>
    <w:rsid w:val="00B626A7"/>
    <w:rsid w:val="00B6299B"/>
    <w:rsid w:val="00B62EA3"/>
    <w:rsid w:val="00B62FA0"/>
    <w:rsid w:val="00B62FB3"/>
    <w:rsid w:val="00B62FD4"/>
    <w:rsid w:val="00B63068"/>
    <w:rsid w:val="00B63075"/>
    <w:rsid w:val="00B63240"/>
    <w:rsid w:val="00B6371D"/>
    <w:rsid w:val="00B638B7"/>
    <w:rsid w:val="00B638EA"/>
    <w:rsid w:val="00B63918"/>
    <w:rsid w:val="00B63A14"/>
    <w:rsid w:val="00B63A25"/>
    <w:rsid w:val="00B63BEB"/>
    <w:rsid w:val="00B63D73"/>
    <w:rsid w:val="00B63DDD"/>
    <w:rsid w:val="00B63DF1"/>
    <w:rsid w:val="00B63EE4"/>
    <w:rsid w:val="00B6411F"/>
    <w:rsid w:val="00B641CD"/>
    <w:rsid w:val="00B641F5"/>
    <w:rsid w:val="00B6420C"/>
    <w:rsid w:val="00B6432A"/>
    <w:rsid w:val="00B6443D"/>
    <w:rsid w:val="00B64707"/>
    <w:rsid w:val="00B647B9"/>
    <w:rsid w:val="00B64C81"/>
    <w:rsid w:val="00B64CFF"/>
    <w:rsid w:val="00B64E59"/>
    <w:rsid w:val="00B65468"/>
    <w:rsid w:val="00B6548E"/>
    <w:rsid w:val="00B658E7"/>
    <w:rsid w:val="00B65BA9"/>
    <w:rsid w:val="00B65EDF"/>
    <w:rsid w:val="00B66124"/>
    <w:rsid w:val="00B66188"/>
    <w:rsid w:val="00B6628A"/>
    <w:rsid w:val="00B6633C"/>
    <w:rsid w:val="00B663DF"/>
    <w:rsid w:val="00B66571"/>
    <w:rsid w:val="00B6660C"/>
    <w:rsid w:val="00B66624"/>
    <w:rsid w:val="00B66645"/>
    <w:rsid w:val="00B669EE"/>
    <w:rsid w:val="00B66C1A"/>
    <w:rsid w:val="00B66CE2"/>
    <w:rsid w:val="00B66DA0"/>
    <w:rsid w:val="00B66DFE"/>
    <w:rsid w:val="00B66FBC"/>
    <w:rsid w:val="00B671F1"/>
    <w:rsid w:val="00B672FE"/>
    <w:rsid w:val="00B6731B"/>
    <w:rsid w:val="00B6747B"/>
    <w:rsid w:val="00B67610"/>
    <w:rsid w:val="00B67690"/>
    <w:rsid w:val="00B676A2"/>
    <w:rsid w:val="00B67714"/>
    <w:rsid w:val="00B677D9"/>
    <w:rsid w:val="00B67A72"/>
    <w:rsid w:val="00B67CA5"/>
    <w:rsid w:val="00B67DF1"/>
    <w:rsid w:val="00B7040F"/>
    <w:rsid w:val="00B7047A"/>
    <w:rsid w:val="00B70482"/>
    <w:rsid w:val="00B7086E"/>
    <w:rsid w:val="00B7090A"/>
    <w:rsid w:val="00B71388"/>
    <w:rsid w:val="00B713B1"/>
    <w:rsid w:val="00B71619"/>
    <w:rsid w:val="00B71820"/>
    <w:rsid w:val="00B718D6"/>
    <w:rsid w:val="00B71DC3"/>
    <w:rsid w:val="00B71F32"/>
    <w:rsid w:val="00B7216A"/>
    <w:rsid w:val="00B72236"/>
    <w:rsid w:val="00B72480"/>
    <w:rsid w:val="00B724E5"/>
    <w:rsid w:val="00B7279A"/>
    <w:rsid w:val="00B728BF"/>
    <w:rsid w:val="00B7297F"/>
    <w:rsid w:val="00B72988"/>
    <w:rsid w:val="00B72F7A"/>
    <w:rsid w:val="00B730E5"/>
    <w:rsid w:val="00B7319C"/>
    <w:rsid w:val="00B734AC"/>
    <w:rsid w:val="00B738B7"/>
    <w:rsid w:val="00B73C30"/>
    <w:rsid w:val="00B74152"/>
    <w:rsid w:val="00B74712"/>
    <w:rsid w:val="00B74B2E"/>
    <w:rsid w:val="00B74C28"/>
    <w:rsid w:val="00B74DD5"/>
    <w:rsid w:val="00B74FBF"/>
    <w:rsid w:val="00B75014"/>
    <w:rsid w:val="00B75024"/>
    <w:rsid w:val="00B7508E"/>
    <w:rsid w:val="00B75149"/>
    <w:rsid w:val="00B75244"/>
    <w:rsid w:val="00B75328"/>
    <w:rsid w:val="00B75643"/>
    <w:rsid w:val="00B75A2E"/>
    <w:rsid w:val="00B75D3D"/>
    <w:rsid w:val="00B75F1B"/>
    <w:rsid w:val="00B75FC7"/>
    <w:rsid w:val="00B7641E"/>
    <w:rsid w:val="00B76795"/>
    <w:rsid w:val="00B76B21"/>
    <w:rsid w:val="00B76BB9"/>
    <w:rsid w:val="00B76C84"/>
    <w:rsid w:val="00B771C4"/>
    <w:rsid w:val="00B772D7"/>
    <w:rsid w:val="00B774FC"/>
    <w:rsid w:val="00B77760"/>
    <w:rsid w:val="00B7790B"/>
    <w:rsid w:val="00B77948"/>
    <w:rsid w:val="00B8024E"/>
    <w:rsid w:val="00B80376"/>
    <w:rsid w:val="00B803F5"/>
    <w:rsid w:val="00B804B6"/>
    <w:rsid w:val="00B80825"/>
    <w:rsid w:val="00B80B87"/>
    <w:rsid w:val="00B80DB5"/>
    <w:rsid w:val="00B8106A"/>
    <w:rsid w:val="00B81175"/>
    <w:rsid w:val="00B8182B"/>
    <w:rsid w:val="00B82183"/>
    <w:rsid w:val="00B8223A"/>
    <w:rsid w:val="00B82241"/>
    <w:rsid w:val="00B822A1"/>
    <w:rsid w:val="00B822D9"/>
    <w:rsid w:val="00B8239D"/>
    <w:rsid w:val="00B825A0"/>
    <w:rsid w:val="00B82943"/>
    <w:rsid w:val="00B83061"/>
    <w:rsid w:val="00B830F7"/>
    <w:rsid w:val="00B83278"/>
    <w:rsid w:val="00B834BC"/>
    <w:rsid w:val="00B835E2"/>
    <w:rsid w:val="00B836F4"/>
    <w:rsid w:val="00B839CC"/>
    <w:rsid w:val="00B83A14"/>
    <w:rsid w:val="00B83DDE"/>
    <w:rsid w:val="00B84055"/>
    <w:rsid w:val="00B841F7"/>
    <w:rsid w:val="00B8420F"/>
    <w:rsid w:val="00B8421C"/>
    <w:rsid w:val="00B8468E"/>
    <w:rsid w:val="00B847AF"/>
    <w:rsid w:val="00B84904"/>
    <w:rsid w:val="00B84970"/>
    <w:rsid w:val="00B849B7"/>
    <w:rsid w:val="00B84C7D"/>
    <w:rsid w:val="00B84D9C"/>
    <w:rsid w:val="00B84DE4"/>
    <w:rsid w:val="00B84E2F"/>
    <w:rsid w:val="00B84EDE"/>
    <w:rsid w:val="00B84FC6"/>
    <w:rsid w:val="00B85296"/>
    <w:rsid w:val="00B852A6"/>
    <w:rsid w:val="00B85349"/>
    <w:rsid w:val="00B853C0"/>
    <w:rsid w:val="00B8560B"/>
    <w:rsid w:val="00B857F2"/>
    <w:rsid w:val="00B858F9"/>
    <w:rsid w:val="00B85BAD"/>
    <w:rsid w:val="00B85D91"/>
    <w:rsid w:val="00B85EA5"/>
    <w:rsid w:val="00B85F77"/>
    <w:rsid w:val="00B86169"/>
    <w:rsid w:val="00B864D9"/>
    <w:rsid w:val="00B86543"/>
    <w:rsid w:val="00B86659"/>
    <w:rsid w:val="00B8670B"/>
    <w:rsid w:val="00B869D4"/>
    <w:rsid w:val="00B86DD7"/>
    <w:rsid w:val="00B86E08"/>
    <w:rsid w:val="00B86E66"/>
    <w:rsid w:val="00B873E9"/>
    <w:rsid w:val="00B875D1"/>
    <w:rsid w:val="00B87606"/>
    <w:rsid w:val="00B8798F"/>
    <w:rsid w:val="00B87A02"/>
    <w:rsid w:val="00B87BAC"/>
    <w:rsid w:val="00B87EC9"/>
    <w:rsid w:val="00B9013F"/>
    <w:rsid w:val="00B90777"/>
    <w:rsid w:val="00B909A9"/>
    <w:rsid w:val="00B912EC"/>
    <w:rsid w:val="00B9136F"/>
    <w:rsid w:val="00B913EE"/>
    <w:rsid w:val="00B91800"/>
    <w:rsid w:val="00B918C8"/>
    <w:rsid w:val="00B91919"/>
    <w:rsid w:val="00B91C82"/>
    <w:rsid w:val="00B924E3"/>
    <w:rsid w:val="00B92520"/>
    <w:rsid w:val="00B9279D"/>
    <w:rsid w:val="00B927DC"/>
    <w:rsid w:val="00B9294E"/>
    <w:rsid w:val="00B93131"/>
    <w:rsid w:val="00B933EF"/>
    <w:rsid w:val="00B9340B"/>
    <w:rsid w:val="00B93486"/>
    <w:rsid w:val="00B93538"/>
    <w:rsid w:val="00B936E0"/>
    <w:rsid w:val="00B93790"/>
    <w:rsid w:val="00B9379B"/>
    <w:rsid w:val="00B937B3"/>
    <w:rsid w:val="00B9381F"/>
    <w:rsid w:val="00B93905"/>
    <w:rsid w:val="00B9391D"/>
    <w:rsid w:val="00B93B28"/>
    <w:rsid w:val="00B93B71"/>
    <w:rsid w:val="00B93BB1"/>
    <w:rsid w:val="00B93C04"/>
    <w:rsid w:val="00B94070"/>
    <w:rsid w:val="00B9408C"/>
    <w:rsid w:val="00B94894"/>
    <w:rsid w:val="00B952D3"/>
    <w:rsid w:val="00B9538A"/>
    <w:rsid w:val="00B953E7"/>
    <w:rsid w:val="00B9540A"/>
    <w:rsid w:val="00B9575D"/>
    <w:rsid w:val="00B95762"/>
    <w:rsid w:val="00B95D59"/>
    <w:rsid w:val="00B95DF0"/>
    <w:rsid w:val="00B96023"/>
    <w:rsid w:val="00B96070"/>
    <w:rsid w:val="00B96211"/>
    <w:rsid w:val="00B962B6"/>
    <w:rsid w:val="00B964F8"/>
    <w:rsid w:val="00B96547"/>
    <w:rsid w:val="00B9661C"/>
    <w:rsid w:val="00B96626"/>
    <w:rsid w:val="00B96690"/>
    <w:rsid w:val="00B96C38"/>
    <w:rsid w:val="00B96ECA"/>
    <w:rsid w:val="00B97010"/>
    <w:rsid w:val="00B97047"/>
    <w:rsid w:val="00B971FC"/>
    <w:rsid w:val="00B9726E"/>
    <w:rsid w:val="00B97579"/>
    <w:rsid w:val="00B97772"/>
    <w:rsid w:val="00B978E4"/>
    <w:rsid w:val="00B9791F"/>
    <w:rsid w:val="00B97B21"/>
    <w:rsid w:val="00B97B2B"/>
    <w:rsid w:val="00B97B5C"/>
    <w:rsid w:val="00B97B6C"/>
    <w:rsid w:val="00B97C10"/>
    <w:rsid w:val="00B97C17"/>
    <w:rsid w:val="00B97E4A"/>
    <w:rsid w:val="00B97F14"/>
    <w:rsid w:val="00BA005D"/>
    <w:rsid w:val="00BA0C8C"/>
    <w:rsid w:val="00BA0D96"/>
    <w:rsid w:val="00BA135D"/>
    <w:rsid w:val="00BA1361"/>
    <w:rsid w:val="00BA142B"/>
    <w:rsid w:val="00BA169C"/>
    <w:rsid w:val="00BA1765"/>
    <w:rsid w:val="00BA1773"/>
    <w:rsid w:val="00BA17B4"/>
    <w:rsid w:val="00BA17BD"/>
    <w:rsid w:val="00BA1EBB"/>
    <w:rsid w:val="00BA1EF6"/>
    <w:rsid w:val="00BA2164"/>
    <w:rsid w:val="00BA2275"/>
    <w:rsid w:val="00BA2292"/>
    <w:rsid w:val="00BA236C"/>
    <w:rsid w:val="00BA2685"/>
    <w:rsid w:val="00BA274D"/>
    <w:rsid w:val="00BA2B80"/>
    <w:rsid w:val="00BA2BE0"/>
    <w:rsid w:val="00BA2DF4"/>
    <w:rsid w:val="00BA2F04"/>
    <w:rsid w:val="00BA2F8A"/>
    <w:rsid w:val="00BA2F96"/>
    <w:rsid w:val="00BA2FA5"/>
    <w:rsid w:val="00BA31FE"/>
    <w:rsid w:val="00BA3208"/>
    <w:rsid w:val="00BA3761"/>
    <w:rsid w:val="00BA37BC"/>
    <w:rsid w:val="00BA3808"/>
    <w:rsid w:val="00BA3901"/>
    <w:rsid w:val="00BA3A3F"/>
    <w:rsid w:val="00BA3D5D"/>
    <w:rsid w:val="00BA4281"/>
    <w:rsid w:val="00BA43F4"/>
    <w:rsid w:val="00BA4405"/>
    <w:rsid w:val="00BA454E"/>
    <w:rsid w:val="00BA45DC"/>
    <w:rsid w:val="00BA4642"/>
    <w:rsid w:val="00BA4834"/>
    <w:rsid w:val="00BA4943"/>
    <w:rsid w:val="00BA4D57"/>
    <w:rsid w:val="00BA4F9E"/>
    <w:rsid w:val="00BA510F"/>
    <w:rsid w:val="00BA53A7"/>
    <w:rsid w:val="00BA566D"/>
    <w:rsid w:val="00BA59D7"/>
    <w:rsid w:val="00BA5AA8"/>
    <w:rsid w:val="00BA5C34"/>
    <w:rsid w:val="00BA5F69"/>
    <w:rsid w:val="00BA600A"/>
    <w:rsid w:val="00BA6BEC"/>
    <w:rsid w:val="00BA6DC7"/>
    <w:rsid w:val="00BA727F"/>
    <w:rsid w:val="00BA7703"/>
    <w:rsid w:val="00BA79B1"/>
    <w:rsid w:val="00BA7B9B"/>
    <w:rsid w:val="00BB0134"/>
    <w:rsid w:val="00BB0329"/>
    <w:rsid w:val="00BB033E"/>
    <w:rsid w:val="00BB0384"/>
    <w:rsid w:val="00BB03CC"/>
    <w:rsid w:val="00BB057A"/>
    <w:rsid w:val="00BB064A"/>
    <w:rsid w:val="00BB0795"/>
    <w:rsid w:val="00BB0BD9"/>
    <w:rsid w:val="00BB0DF9"/>
    <w:rsid w:val="00BB0E5C"/>
    <w:rsid w:val="00BB0ED7"/>
    <w:rsid w:val="00BB0EFC"/>
    <w:rsid w:val="00BB0F8B"/>
    <w:rsid w:val="00BB115E"/>
    <w:rsid w:val="00BB11CA"/>
    <w:rsid w:val="00BB13FD"/>
    <w:rsid w:val="00BB1AD0"/>
    <w:rsid w:val="00BB1DA8"/>
    <w:rsid w:val="00BB220F"/>
    <w:rsid w:val="00BB229F"/>
    <w:rsid w:val="00BB22CB"/>
    <w:rsid w:val="00BB260D"/>
    <w:rsid w:val="00BB2AE6"/>
    <w:rsid w:val="00BB2E03"/>
    <w:rsid w:val="00BB2F03"/>
    <w:rsid w:val="00BB2FC7"/>
    <w:rsid w:val="00BB3200"/>
    <w:rsid w:val="00BB3397"/>
    <w:rsid w:val="00BB33DD"/>
    <w:rsid w:val="00BB37FB"/>
    <w:rsid w:val="00BB3888"/>
    <w:rsid w:val="00BB3920"/>
    <w:rsid w:val="00BB3A8F"/>
    <w:rsid w:val="00BB3AB7"/>
    <w:rsid w:val="00BB3CAE"/>
    <w:rsid w:val="00BB3D3A"/>
    <w:rsid w:val="00BB3D6C"/>
    <w:rsid w:val="00BB4005"/>
    <w:rsid w:val="00BB4031"/>
    <w:rsid w:val="00BB424C"/>
    <w:rsid w:val="00BB4493"/>
    <w:rsid w:val="00BB4630"/>
    <w:rsid w:val="00BB46F3"/>
    <w:rsid w:val="00BB4702"/>
    <w:rsid w:val="00BB47FE"/>
    <w:rsid w:val="00BB4FFE"/>
    <w:rsid w:val="00BB516E"/>
    <w:rsid w:val="00BB520D"/>
    <w:rsid w:val="00BB523F"/>
    <w:rsid w:val="00BB54E0"/>
    <w:rsid w:val="00BB57BF"/>
    <w:rsid w:val="00BB582E"/>
    <w:rsid w:val="00BB593D"/>
    <w:rsid w:val="00BB5B12"/>
    <w:rsid w:val="00BB5C30"/>
    <w:rsid w:val="00BB6249"/>
    <w:rsid w:val="00BB62E6"/>
    <w:rsid w:val="00BB6306"/>
    <w:rsid w:val="00BB6669"/>
    <w:rsid w:val="00BB6872"/>
    <w:rsid w:val="00BB6A69"/>
    <w:rsid w:val="00BB6B96"/>
    <w:rsid w:val="00BB6C0E"/>
    <w:rsid w:val="00BB6C1B"/>
    <w:rsid w:val="00BB6CD4"/>
    <w:rsid w:val="00BB728E"/>
    <w:rsid w:val="00BB7922"/>
    <w:rsid w:val="00BB799A"/>
    <w:rsid w:val="00BB7BDC"/>
    <w:rsid w:val="00BB7DD0"/>
    <w:rsid w:val="00BB7E72"/>
    <w:rsid w:val="00BB7FDF"/>
    <w:rsid w:val="00BB7FF4"/>
    <w:rsid w:val="00BC0935"/>
    <w:rsid w:val="00BC0994"/>
    <w:rsid w:val="00BC0AB3"/>
    <w:rsid w:val="00BC0D29"/>
    <w:rsid w:val="00BC0D7C"/>
    <w:rsid w:val="00BC0E31"/>
    <w:rsid w:val="00BC0EB3"/>
    <w:rsid w:val="00BC10B5"/>
    <w:rsid w:val="00BC1221"/>
    <w:rsid w:val="00BC129F"/>
    <w:rsid w:val="00BC1335"/>
    <w:rsid w:val="00BC1641"/>
    <w:rsid w:val="00BC1F8E"/>
    <w:rsid w:val="00BC1FEA"/>
    <w:rsid w:val="00BC2062"/>
    <w:rsid w:val="00BC2177"/>
    <w:rsid w:val="00BC2189"/>
    <w:rsid w:val="00BC21F3"/>
    <w:rsid w:val="00BC2264"/>
    <w:rsid w:val="00BC256E"/>
    <w:rsid w:val="00BC25B7"/>
    <w:rsid w:val="00BC2667"/>
    <w:rsid w:val="00BC2915"/>
    <w:rsid w:val="00BC296B"/>
    <w:rsid w:val="00BC2A0E"/>
    <w:rsid w:val="00BC2B74"/>
    <w:rsid w:val="00BC2D7C"/>
    <w:rsid w:val="00BC2F56"/>
    <w:rsid w:val="00BC3176"/>
    <w:rsid w:val="00BC34DC"/>
    <w:rsid w:val="00BC373A"/>
    <w:rsid w:val="00BC3755"/>
    <w:rsid w:val="00BC391F"/>
    <w:rsid w:val="00BC3A42"/>
    <w:rsid w:val="00BC3EAA"/>
    <w:rsid w:val="00BC3EE1"/>
    <w:rsid w:val="00BC3F67"/>
    <w:rsid w:val="00BC3F8F"/>
    <w:rsid w:val="00BC3FC9"/>
    <w:rsid w:val="00BC403A"/>
    <w:rsid w:val="00BC43A2"/>
    <w:rsid w:val="00BC4448"/>
    <w:rsid w:val="00BC480D"/>
    <w:rsid w:val="00BC4816"/>
    <w:rsid w:val="00BC483F"/>
    <w:rsid w:val="00BC4885"/>
    <w:rsid w:val="00BC4986"/>
    <w:rsid w:val="00BC4D2B"/>
    <w:rsid w:val="00BC4DD0"/>
    <w:rsid w:val="00BC513C"/>
    <w:rsid w:val="00BC5168"/>
    <w:rsid w:val="00BC53B0"/>
    <w:rsid w:val="00BC55D5"/>
    <w:rsid w:val="00BC57B5"/>
    <w:rsid w:val="00BC5A39"/>
    <w:rsid w:val="00BC5AC0"/>
    <w:rsid w:val="00BC5DB1"/>
    <w:rsid w:val="00BC60CD"/>
    <w:rsid w:val="00BC60D7"/>
    <w:rsid w:val="00BC61A1"/>
    <w:rsid w:val="00BC64E3"/>
    <w:rsid w:val="00BC67AE"/>
    <w:rsid w:val="00BC6841"/>
    <w:rsid w:val="00BC6C22"/>
    <w:rsid w:val="00BC6C6C"/>
    <w:rsid w:val="00BC6C7C"/>
    <w:rsid w:val="00BC6E21"/>
    <w:rsid w:val="00BC7587"/>
    <w:rsid w:val="00BC76E7"/>
    <w:rsid w:val="00BC7A50"/>
    <w:rsid w:val="00BD0631"/>
    <w:rsid w:val="00BD0745"/>
    <w:rsid w:val="00BD08C4"/>
    <w:rsid w:val="00BD0AF5"/>
    <w:rsid w:val="00BD0D0D"/>
    <w:rsid w:val="00BD1100"/>
    <w:rsid w:val="00BD1195"/>
    <w:rsid w:val="00BD13BF"/>
    <w:rsid w:val="00BD1700"/>
    <w:rsid w:val="00BD18B2"/>
    <w:rsid w:val="00BD18BC"/>
    <w:rsid w:val="00BD1AE5"/>
    <w:rsid w:val="00BD1B50"/>
    <w:rsid w:val="00BD1CD2"/>
    <w:rsid w:val="00BD1CED"/>
    <w:rsid w:val="00BD1D29"/>
    <w:rsid w:val="00BD1ED5"/>
    <w:rsid w:val="00BD2133"/>
    <w:rsid w:val="00BD28D9"/>
    <w:rsid w:val="00BD30D8"/>
    <w:rsid w:val="00BD375F"/>
    <w:rsid w:val="00BD37AD"/>
    <w:rsid w:val="00BD3818"/>
    <w:rsid w:val="00BD3BE7"/>
    <w:rsid w:val="00BD3D71"/>
    <w:rsid w:val="00BD3DFA"/>
    <w:rsid w:val="00BD3EA8"/>
    <w:rsid w:val="00BD3F4B"/>
    <w:rsid w:val="00BD4097"/>
    <w:rsid w:val="00BD42F5"/>
    <w:rsid w:val="00BD44C1"/>
    <w:rsid w:val="00BD44DA"/>
    <w:rsid w:val="00BD4C71"/>
    <w:rsid w:val="00BD4D09"/>
    <w:rsid w:val="00BD4D18"/>
    <w:rsid w:val="00BD4D82"/>
    <w:rsid w:val="00BD5005"/>
    <w:rsid w:val="00BD5123"/>
    <w:rsid w:val="00BD569F"/>
    <w:rsid w:val="00BD5752"/>
    <w:rsid w:val="00BD5B69"/>
    <w:rsid w:val="00BD5C5C"/>
    <w:rsid w:val="00BD5CD0"/>
    <w:rsid w:val="00BD6143"/>
    <w:rsid w:val="00BD651D"/>
    <w:rsid w:val="00BD6722"/>
    <w:rsid w:val="00BD6771"/>
    <w:rsid w:val="00BD69E8"/>
    <w:rsid w:val="00BD6B17"/>
    <w:rsid w:val="00BD6BAC"/>
    <w:rsid w:val="00BD727C"/>
    <w:rsid w:val="00BD74D7"/>
    <w:rsid w:val="00BD78CE"/>
    <w:rsid w:val="00BD7A79"/>
    <w:rsid w:val="00BD7DF4"/>
    <w:rsid w:val="00BD7FF6"/>
    <w:rsid w:val="00BE006D"/>
    <w:rsid w:val="00BE01AF"/>
    <w:rsid w:val="00BE033A"/>
    <w:rsid w:val="00BE1396"/>
    <w:rsid w:val="00BE14CA"/>
    <w:rsid w:val="00BE15BB"/>
    <w:rsid w:val="00BE16D7"/>
    <w:rsid w:val="00BE1C52"/>
    <w:rsid w:val="00BE1D82"/>
    <w:rsid w:val="00BE1E81"/>
    <w:rsid w:val="00BE1F51"/>
    <w:rsid w:val="00BE24FA"/>
    <w:rsid w:val="00BE264C"/>
    <w:rsid w:val="00BE267D"/>
    <w:rsid w:val="00BE2687"/>
    <w:rsid w:val="00BE2878"/>
    <w:rsid w:val="00BE2B76"/>
    <w:rsid w:val="00BE2E26"/>
    <w:rsid w:val="00BE2E81"/>
    <w:rsid w:val="00BE3357"/>
    <w:rsid w:val="00BE3951"/>
    <w:rsid w:val="00BE3E23"/>
    <w:rsid w:val="00BE40EF"/>
    <w:rsid w:val="00BE44BF"/>
    <w:rsid w:val="00BE4522"/>
    <w:rsid w:val="00BE4885"/>
    <w:rsid w:val="00BE49BE"/>
    <w:rsid w:val="00BE4A39"/>
    <w:rsid w:val="00BE4E72"/>
    <w:rsid w:val="00BE5170"/>
    <w:rsid w:val="00BE56DC"/>
    <w:rsid w:val="00BE5CE4"/>
    <w:rsid w:val="00BE5D75"/>
    <w:rsid w:val="00BE5DB0"/>
    <w:rsid w:val="00BE6014"/>
    <w:rsid w:val="00BE6979"/>
    <w:rsid w:val="00BE6A52"/>
    <w:rsid w:val="00BE6B61"/>
    <w:rsid w:val="00BE6DFC"/>
    <w:rsid w:val="00BE6E61"/>
    <w:rsid w:val="00BE7193"/>
    <w:rsid w:val="00BE74F6"/>
    <w:rsid w:val="00BE7777"/>
    <w:rsid w:val="00BE793A"/>
    <w:rsid w:val="00BE7995"/>
    <w:rsid w:val="00BE7A41"/>
    <w:rsid w:val="00BE7B31"/>
    <w:rsid w:val="00BE7C7E"/>
    <w:rsid w:val="00BF03C5"/>
    <w:rsid w:val="00BF0436"/>
    <w:rsid w:val="00BF0E8E"/>
    <w:rsid w:val="00BF0EB9"/>
    <w:rsid w:val="00BF0F13"/>
    <w:rsid w:val="00BF0FF5"/>
    <w:rsid w:val="00BF1136"/>
    <w:rsid w:val="00BF11D9"/>
    <w:rsid w:val="00BF11FD"/>
    <w:rsid w:val="00BF126B"/>
    <w:rsid w:val="00BF12D6"/>
    <w:rsid w:val="00BF1475"/>
    <w:rsid w:val="00BF15AD"/>
    <w:rsid w:val="00BF1643"/>
    <w:rsid w:val="00BF1952"/>
    <w:rsid w:val="00BF1A6E"/>
    <w:rsid w:val="00BF1A81"/>
    <w:rsid w:val="00BF1DB7"/>
    <w:rsid w:val="00BF205E"/>
    <w:rsid w:val="00BF223B"/>
    <w:rsid w:val="00BF23BF"/>
    <w:rsid w:val="00BF23FB"/>
    <w:rsid w:val="00BF245B"/>
    <w:rsid w:val="00BF2486"/>
    <w:rsid w:val="00BF267C"/>
    <w:rsid w:val="00BF281B"/>
    <w:rsid w:val="00BF285A"/>
    <w:rsid w:val="00BF2B94"/>
    <w:rsid w:val="00BF2D5F"/>
    <w:rsid w:val="00BF2EE6"/>
    <w:rsid w:val="00BF3135"/>
    <w:rsid w:val="00BF32D0"/>
    <w:rsid w:val="00BF39B5"/>
    <w:rsid w:val="00BF3AE8"/>
    <w:rsid w:val="00BF3B9A"/>
    <w:rsid w:val="00BF3C40"/>
    <w:rsid w:val="00BF3D32"/>
    <w:rsid w:val="00BF427E"/>
    <w:rsid w:val="00BF42D3"/>
    <w:rsid w:val="00BF435B"/>
    <w:rsid w:val="00BF46B4"/>
    <w:rsid w:val="00BF476F"/>
    <w:rsid w:val="00BF4A5E"/>
    <w:rsid w:val="00BF4A61"/>
    <w:rsid w:val="00BF4A6F"/>
    <w:rsid w:val="00BF4B32"/>
    <w:rsid w:val="00BF4C76"/>
    <w:rsid w:val="00BF4CA2"/>
    <w:rsid w:val="00BF4D9B"/>
    <w:rsid w:val="00BF4ED5"/>
    <w:rsid w:val="00BF535B"/>
    <w:rsid w:val="00BF5483"/>
    <w:rsid w:val="00BF55BD"/>
    <w:rsid w:val="00BF5824"/>
    <w:rsid w:val="00BF5951"/>
    <w:rsid w:val="00BF599F"/>
    <w:rsid w:val="00BF5A03"/>
    <w:rsid w:val="00BF5B76"/>
    <w:rsid w:val="00BF5BB5"/>
    <w:rsid w:val="00BF5F57"/>
    <w:rsid w:val="00BF5F7B"/>
    <w:rsid w:val="00BF5FA9"/>
    <w:rsid w:val="00BF62F0"/>
    <w:rsid w:val="00BF6430"/>
    <w:rsid w:val="00BF64B9"/>
    <w:rsid w:val="00BF64FF"/>
    <w:rsid w:val="00BF65D0"/>
    <w:rsid w:val="00BF665A"/>
    <w:rsid w:val="00BF67E1"/>
    <w:rsid w:val="00BF6820"/>
    <w:rsid w:val="00BF6AA2"/>
    <w:rsid w:val="00BF6F65"/>
    <w:rsid w:val="00BF70CA"/>
    <w:rsid w:val="00BF70CE"/>
    <w:rsid w:val="00BF7146"/>
    <w:rsid w:val="00BF72CB"/>
    <w:rsid w:val="00BF7500"/>
    <w:rsid w:val="00BF7AA2"/>
    <w:rsid w:val="00BF7DF2"/>
    <w:rsid w:val="00BF7F36"/>
    <w:rsid w:val="00C000D2"/>
    <w:rsid w:val="00C008E9"/>
    <w:rsid w:val="00C00A42"/>
    <w:rsid w:val="00C00ADA"/>
    <w:rsid w:val="00C00C69"/>
    <w:rsid w:val="00C00D74"/>
    <w:rsid w:val="00C01000"/>
    <w:rsid w:val="00C01993"/>
    <w:rsid w:val="00C019D7"/>
    <w:rsid w:val="00C01B2D"/>
    <w:rsid w:val="00C01B2F"/>
    <w:rsid w:val="00C01FDF"/>
    <w:rsid w:val="00C0238A"/>
    <w:rsid w:val="00C02463"/>
    <w:rsid w:val="00C02827"/>
    <w:rsid w:val="00C0298F"/>
    <w:rsid w:val="00C02C18"/>
    <w:rsid w:val="00C02CE1"/>
    <w:rsid w:val="00C02F81"/>
    <w:rsid w:val="00C03081"/>
    <w:rsid w:val="00C031FD"/>
    <w:rsid w:val="00C0369C"/>
    <w:rsid w:val="00C037BB"/>
    <w:rsid w:val="00C037E3"/>
    <w:rsid w:val="00C03A41"/>
    <w:rsid w:val="00C03C73"/>
    <w:rsid w:val="00C03D49"/>
    <w:rsid w:val="00C03D9C"/>
    <w:rsid w:val="00C03EFE"/>
    <w:rsid w:val="00C042DB"/>
    <w:rsid w:val="00C04310"/>
    <w:rsid w:val="00C04ACD"/>
    <w:rsid w:val="00C04B6C"/>
    <w:rsid w:val="00C04DA6"/>
    <w:rsid w:val="00C04DA8"/>
    <w:rsid w:val="00C04EED"/>
    <w:rsid w:val="00C04FD2"/>
    <w:rsid w:val="00C051F6"/>
    <w:rsid w:val="00C0530A"/>
    <w:rsid w:val="00C05337"/>
    <w:rsid w:val="00C0533E"/>
    <w:rsid w:val="00C05498"/>
    <w:rsid w:val="00C054CE"/>
    <w:rsid w:val="00C056C7"/>
    <w:rsid w:val="00C058F6"/>
    <w:rsid w:val="00C05943"/>
    <w:rsid w:val="00C05BA7"/>
    <w:rsid w:val="00C05C01"/>
    <w:rsid w:val="00C05D8A"/>
    <w:rsid w:val="00C05E15"/>
    <w:rsid w:val="00C05F97"/>
    <w:rsid w:val="00C06662"/>
    <w:rsid w:val="00C069E6"/>
    <w:rsid w:val="00C06A98"/>
    <w:rsid w:val="00C06C15"/>
    <w:rsid w:val="00C06C40"/>
    <w:rsid w:val="00C06C6C"/>
    <w:rsid w:val="00C06E7C"/>
    <w:rsid w:val="00C070A8"/>
    <w:rsid w:val="00C07167"/>
    <w:rsid w:val="00C071A1"/>
    <w:rsid w:val="00C07334"/>
    <w:rsid w:val="00C07379"/>
    <w:rsid w:val="00C073B6"/>
    <w:rsid w:val="00C0742A"/>
    <w:rsid w:val="00C07530"/>
    <w:rsid w:val="00C07872"/>
    <w:rsid w:val="00C0794E"/>
    <w:rsid w:val="00C07D0F"/>
    <w:rsid w:val="00C07D79"/>
    <w:rsid w:val="00C07EBE"/>
    <w:rsid w:val="00C10085"/>
    <w:rsid w:val="00C1013E"/>
    <w:rsid w:val="00C1039C"/>
    <w:rsid w:val="00C10617"/>
    <w:rsid w:val="00C10680"/>
    <w:rsid w:val="00C10B8E"/>
    <w:rsid w:val="00C10BA2"/>
    <w:rsid w:val="00C10C19"/>
    <w:rsid w:val="00C10C40"/>
    <w:rsid w:val="00C10E70"/>
    <w:rsid w:val="00C10ED0"/>
    <w:rsid w:val="00C11515"/>
    <w:rsid w:val="00C115D1"/>
    <w:rsid w:val="00C11635"/>
    <w:rsid w:val="00C11770"/>
    <w:rsid w:val="00C118D4"/>
    <w:rsid w:val="00C11917"/>
    <w:rsid w:val="00C11A20"/>
    <w:rsid w:val="00C11C2D"/>
    <w:rsid w:val="00C11D24"/>
    <w:rsid w:val="00C11EE4"/>
    <w:rsid w:val="00C11FC9"/>
    <w:rsid w:val="00C121B1"/>
    <w:rsid w:val="00C12223"/>
    <w:rsid w:val="00C126CC"/>
    <w:rsid w:val="00C1272E"/>
    <w:rsid w:val="00C12AC6"/>
    <w:rsid w:val="00C12FA1"/>
    <w:rsid w:val="00C1309F"/>
    <w:rsid w:val="00C131B6"/>
    <w:rsid w:val="00C13514"/>
    <w:rsid w:val="00C13542"/>
    <w:rsid w:val="00C13C90"/>
    <w:rsid w:val="00C13DB7"/>
    <w:rsid w:val="00C13F63"/>
    <w:rsid w:val="00C140E9"/>
    <w:rsid w:val="00C1413C"/>
    <w:rsid w:val="00C141FC"/>
    <w:rsid w:val="00C14528"/>
    <w:rsid w:val="00C1455C"/>
    <w:rsid w:val="00C146AC"/>
    <w:rsid w:val="00C14734"/>
    <w:rsid w:val="00C1476B"/>
    <w:rsid w:val="00C147B9"/>
    <w:rsid w:val="00C147CF"/>
    <w:rsid w:val="00C15002"/>
    <w:rsid w:val="00C15005"/>
    <w:rsid w:val="00C153E0"/>
    <w:rsid w:val="00C153F5"/>
    <w:rsid w:val="00C15473"/>
    <w:rsid w:val="00C1550E"/>
    <w:rsid w:val="00C15734"/>
    <w:rsid w:val="00C158C8"/>
    <w:rsid w:val="00C1591A"/>
    <w:rsid w:val="00C15A31"/>
    <w:rsid w:val="00C15B18"/>
    <w:rsid w:val="00C15B3C"/>
    <w:rsid w:val="00C15C5C"/>
    <w:rsid w:val="00C15D90"/>
    <w:rsid w:val="00C15D9F"/>
    <w:rsid w:val="00C15F43"/>
    <w:rsid w:val="00C1625B"/>
    <w:rsid w:val="00C165C6"/>
    <w:rsid w:val="00C16859"/>
    <w:rsid w:val="00C168AD"/>
    <w:rsid w:val="00C168D0"/>
    <w:rsid w:val="00C1738E"/>
    <w:rsid w:val="00C174A6"/>
    <w:rsid w:val="00C17616"/>
    <w:rsid w:val="00C176CC"/>
    <w:rsid w:val="00C176F6"/>
    <w:rsid w:val="00C178B2"/>
    <w:rsid w:val="00C17C9C"/>
    <w:rsid w:val="00C17FAF"/>
    <w:rsid w:val="00C200E7"/>
    <w:rsid w:val="00C201D4"/>
    <w:rsid w:val="00C20285"/>
    <w:rsid w:val="00C20300"/>
    <w:rsid w:val="00C20335"/>
    <w:rsid w:val="00C203B6"/>
    <w:rsid w:val="00C20542"/>
    <w:rsid w:val="00C205B4"/>
    <w:rsid w:val="00C2063C"/>
    <w:rsid w:val="00C20757"/>
    <w:rsid w:val="00C207BE"/>
    <w:rsid w:val="00C208CD"/>
    <w:rsid w:val="00C20951"/>
    <w:rsid w:val="00C2096C"/>
    <w:rsid w:val="00C20BC1"/>
    <w:rsid w:val="00C20D7B"/>
    <w:rsid w:val="00C20DB0"/>
    <w:rsid w:val="00C20DCF"/>
    <w:rsid w:val="00C21016"/>
    <w:rsid w:val="00C21295"/>
    <w:rsid w:val="00C2172A"/>
    <w:rsid w:val="00C21811"/>
    <w:rsid w:val="00C21CF9"/>
    <w:rsid w:val="00C22107"/>
    <w:rsid w:val="00C224E1"/>
    <w:rsid w:val="00C225BB"/>
    <w:rsid w:val="00C226BC"/>
    <w:rsid w:val="00C227DE"/>
    <w:rsid w:val="00C228C8"/>
    <w:rsid w:val="00C23016"/>
    <w:rsid w:val="00C233C6"/>
    <w:rsid w:val="00C233D7"/>
    <w:rsid w:val="00C236AB"/>
    <w:rsid w:val="00C23777"/>
    <w:rsid w:val="00C23D7B"/>
    <w:rsid w:val="00C23D8B"/>
    <w:rsid w:val="00C23D8C"/>
    <w:rsid w:val="00C23E2F"/>
    <w:rsid w:val="00C23EA5"/>
    <w:rsid w:val="00C23FA0"/>
    <w:rsid w:val="00C24219"/>
    <w:rsid w:val="00C24470"/>
    <w:rsid w:val="00C2458F"/>
    <w:rsid w:val="00C246D6"/>
    <w:rsid w:val="00C249D2"/>
    <w:rsid w:val="00C24A58"/>
    <w:rsid w:val="00C24E8B"/>
    <w:rsid w:val="00C24F8E"/>
    <w:rsid w:val="00C24FBA"/>
    <w:rsid w:val="00C25313"/>
    <w:rsid w:val="00C2566A"/>
    <w:rsid w:val="00C2576C"/>
    <w:rsid w:val="00C2578C"/>
    <w:rsid w:val="00C2579B"/>
    <w:rsid w:val="00C2591A"/>
    <w:rsid w:val="00C259C9"/>
    <w:rsid w:val="00C25A18"/>
    <w:rsid w:val="00C25A38"/>
    <w:rsid w:val="00C25B17"/>
    <w:rsid w:val="00C25C0C"/>
    <w:rsid w:val="00C2603A"/>
    <w:rsid w:val="00C261AE"/>
    <w:rsid w:val="00C26275"/>
    <w:rsid w:val="00C2627C"/>
    <w:rsid w:val="00C2632F"/>
    <w:rsid w:val="00C2679A"/>
    <w:rsid w:val="00C2687F"/>
    <w:rsid w:val="00C26977"/>
    <w:rsid w:val="00C26A3D"/>
    <w:rsid w:val="00C26BAA"/>
    <w:rsid w:val="00C26BCF"/>
    <w:rsid w:val="00C27157"/>
    <w:rsid w:val="00C272D0"/>
    <w:rsid w:val="00C27438"/>
    <w:rsid w:val="00C27E2E"/>
    <w:rsid w:val="00C3016C"/>
    <w:rsid w:val="00C30188"/>
    <w:rsid w:val="00C301CB"/>
    <w:rsid w:val="00C302C5"/>
    <w:rsid w:val="00C306A1"/>
    <w:rsid w:val="00C30B10"/>
    <w:rsid w:val="00C30DCB"/>
    <w:rsid w:val="00C30EA0"/>
    <w:rsid w:val="00C31250"/>
    <w:rsid w:val="00C31386"/>
    <w:rsid w:val="00C314F8"/>
    <w:rsid w:val="00C31691"/>
    <w:rsid w:val="00C318C3"/>
    <w:rsid w:val="00C31959"/>
    <w:rsid w:val="00C31B07"/>
    <w:rsid w:val="00C31E3F"/>
    <w:rsid w:val="00C31F0D"/>
    <w:rsid w:val="00C31F17"/>
    <w:rsid w:val="00C323D3"/>
    <w:rsid w:val="00C32772"/>
    <w:rsid w:val="00C32A63"/>
    <w:rsid w:val="00C32C11"/>
    <w:rsid w:val="00C32C29"/>
    <w:rsid w:val="00C32D33"/>
    <w:rsid w:val="00C32DFC"/>
    <w:rsid w:val="00C3326B"/>
    <w:rsid w:val="00C332A5"/>
    <w:rsid w:val="00C3332F"/>
    <w:rsid w:val="00C333B2"/>
    <w:rsid w:val="00C336D7"/>
    <w:rsid w:val="00C33CBB"/>
    <w:rsid w:val="00C33DC7"/>
    <w:rsid w:val="00C33FE2"/>
    <w:rsid w:val="00C3438D"/>
    <w:rsid w:val="00C34791"/>
    <w:rsid w:val="00C347F3"/>
    <w:rsid w:val="00C34881"/>
    <w:rsid w:val="00C34B70"/>
    <w:rsid w:val="00C34BC1"/>
    <w:rsid w:val="00C34BFF"/>
    <w:rsid w:val="00C34C88"/>
    <w:rsid w:val="00C34C90"/>
    <w:rsid w:val="00C34DA4"/>
    <w:rsid w:val="00C3539A"/>
    <w:rsid w:val="00C3544A"/>
    <w:rsid w:val="00C358D7"/>
    <w:rsid w:val="00C35AB9"/>
    <w:rsid w:val="00C35CD2"/>
    <w:rsid w:val="00C35D63"/>
    <w:rsid w:val="00C35FF2"/>
    <w:rsid w:val="00C3622C"/>
    <w:rsid w:val="00C362EE"/>
    <w:rsid w:val="00C36750"/>
    <w:rsid w:val="00C3684F"/>
    <w:rsid w:val="00C36A32"/>
    <w:rsid w:val="00C36AB1"/>
    <w:rsid w:val="00C36C01"/>
    <w:rsid w:val="00C36D24"/>
    <w:rsid w:val="00C36D5F"/>
    <w:rsid w:val="00C373B7"/>
    <w:rsid w:val="00C374FB"/>
    <w:rsid w:val="00C37632"/>
    <w:rsid w:val="00C37646"/>
    <w:rsid w:val="00C377C1"/>
    <w:rsid w:val="00C378B2"/>
    <w:rsid w:val="00C379A9"/>
    <w:rsid w:val="00C37CC3"/>
    <w:rsid w:val="00C37D3D"/>
    <w:rsid w:val="00C37EED"/>
    <w:rsid w:val="00C37F1A"/>
    <w:rsid w:val="00C401AD"/>
    <w:rsid w:val="00C40227"/>
    <w:rsid w:val="00C402AE"/>
    <w:rsid w:val="00C4044C"/>
    <w:rsid w:val="00C4059A"/>
    <w:rsid w:val="00C405CD"/>
    <w:rsid w:val="00C4088B"/>
    <w:rsid w:val="00C40B02"/>
    <w:rsid w:val="00C40B6E"/>
    <w:rsid w:val="00C40DBF"/>
    <w:rsid w:val="00C418B0"/>
    <w:rsid w:val="00C419E9"/>
    <w:rsid w:val="00C41A19"/>
    <w:rsid w:val="00C41E40"/>
    <w:rsid w:val="00C42071"/>
    <w:rsid w:val="00C42089"/>
    <w:rsid w:val="00C42311"/>
    <w:rsid w:val="00C42460"/>
    <w:rsid w:val="00C42504"/>
    <w:rsid w:val="00C42872"/>
    <w:rsid w:val="00C428A3"/>
    <w:rsid w:val="00C4294B"/>
    <w:rsid w:val="00C42CD3"/>
    <w:rsid w:val="00C42DD9"/>
    <w:rsid w:val="00C4301E"/>
    <w:rsid w:val="00C43029"/>
    <w:rsid w:val="00C43151"/>
    <w:rsid w:val="00C43199"/>
    <w:rsid w:val="00C4323B"/>
    <w:rsid w:val="00C4324D"/>
    <w:rsid w:val="00C43398"/>
    <w:rsid w:val="00C43737"/>
    <w:rsid w:val="00C43A38"/>
    <w:rsid w:val="00C43BCB"/>
    <w:rsid w:val="00C43C3B"/>
    <w:rsid w:val="00C43C61"/>
    <w:rsid w:val="00C43FFA"/>
    <w:rsid w:val="00C44067"/>
    <w:rsid w:val="00C441A9"/>
    <w:rsid w:val="00C4440C"/>
    <w:rsid w:val="00C44469"/>
    <w:rsid w:val="00C44538"/>
    <w:rsid w:val="00C4458A"/>
    <w:rsid w:val="00C446CF"/>
    <w:rsid w:val="00C44711"/>
    <w:rsid w:val="00C44854"/>
    <w:rsid w:val="00C44933"/>
    <w:rsid w:val="00C44C2D"/>
    <w:rsid w:val="00C44F27"/>
    <w:rsid w:val="00C44FCD"/>
    <w:rsid w:val="00C45031"/>
    <w:rsid w:val="00C45191"/>
    <w:rsid w:val="00C452FB"/>
    <w:rsid w:val="00C455C2"/>
    <w:rsid w:val="00C45826"/>
    <w:rsid w:val="00C4594B"/>
    <w:rsid w:val="00C45B10"/>
    <w:rsid w:val="00C45B88"/>
    <w:rsid w:val="00C45C30"/>
    <w:rsid w:val="00C46656"/>
    <w:rsid w:val="00C46942"/>
    <w:rsid w:val="00C46A52"/>
    <w:rsid w:val="00C46DA8"/>
    <w:rsid w:val="00C46E4F"/>
    <w:rsid w:val="00C47045"/>
    <w:rsid w:val="00C470B0"/>
    <w:rsid w:val="00C47135"/>
    <w:rsid w:val="00C4716E"/>
    <w:rsid w:val="00C473B6"/>
    <w:rsid w:val="00C47563"/>
    <w:rsid w:val="00C4765E"/>
    <w:rsid w:val="00C4775E"/>
    <w:rsid w:val="00C478EB"/>
    <w:rsid w:val="00C4795C"/>
    <w:rsid w:val="00C4798B"/>
    <w:rsid w:val="00C47B19"/>
    <w:rsid w:val="00C47CFC"/>
    <w:rsid w:val="00C50065"/>
    <w:rsid w:val="00C50526"/>
    <w:rsid w:val="00C50656"/>
    <w:rsid w:val="00C50810"/>
    <w:rsid w:val="00C5097E"/>
    <w:rsid w:val="00C50C0A"/>
    <w:rsid w:val="00C50C3E"/>
    <w:rsid w:val="00C50D6E"/>
    <w:rsid w:val="00C50EFC"/>
    <w:rsid w:val="00C50FA0"/>
    <w:rsid w:val="00C51022"/>
    <w:rsid w:val="00C51181"/>
    <w:rsid w:val="00C51358"/>
    <w:rsid w:val="00C5148E"/>
    <w:rsid w:val="00C51548"/>
    <w:rsid w:val="00C518CB"/>
    <w:rsid w:val="00C51945"/>
    <w:rsid w:val="00C519DE"/>
    <w:rsid w:val="00C51AC1"/>
    <w:rsid w:val="00C51BB2"/>
    <w:rsid w:val="00C51BC1"/>
    <w:rsid w:val="00C51BF7"/>
    <w:rsid w:val="00C51F2A"/>
    <w:rsid w:val="00C51F65"/>
    <w:rsid w:val="00C52330"/>
    <w:rsid w:val="00C52402"/>
    <w:rsid w:val="00C5247A"/>
    <w:rsid w:val="00C5250F"/>
    <w:rsid w:val="00C52521"/>
    <w:rsid w:val="00C529E8"/>
    <w:rsid w:val="00C52AE1"/>
    <w:rsid w:val="00C52DBD"/>
    <w:rsid w:val="00C52E35"/>
    <w:rsid w:val="00C52F26"/>
    <w:rsid w:val="00C52FC8"/>
    <w:rsid w:val="00C53434"/>
    <w:rsid w:val="00C53C42"/>
    <w:rsid w:val="00C53DA7"/>
    <w:rsid w:val="00C54620"/>
    <w:rsid w:val="00C546B8"/>
    <w:rsid w:val="00C547F9"/>
    <w:rsid w:val="00C54917"/>
    <w:rsid w:val="00C5498F"/>
    <w:rsid w:val="00C549B3"/>
    <w:rsid w:val="00C54DE5"/>
    <w:rsid w:val="00C54F0E"/>
    <w:rsid w:val="00C54F9E"/>
    <w:rsid w:val="00C5529A"/>
    <w:rsid w:val="00C554A9"/>
    <w:rsid w:val="00C55731"/>
    <w:rsid w:val="00C558B4"/>
    <w:rsid w:val="00C559A9"/>
    <w:rsid w:val="00C55A6E"/>
    <w:rsid w:val="00C55CD8"/>
    <w:rsid w:val="00C55DCF"/>
    <w:rsid w:val="00C55E62"/>
    <w:rsid w:val="00C56370"/>
    <w:rsid w:val="00C5644D"/>
    <w:rsid w:val="00C56508"/>
    <w:rsid w:val="00C5656F"/>
    <w:rsid w:val="00C5677A"/>
    <w:rsid w:val="00C56819"/>
    <w:rsid w:val="00C5681A"/>
    <w:rsid w:val="00C56E80"/>
    <w:rsid w:val="00C56F64"/>
    <w:rsid w:val="00C56FB9"/>
    <w:rsid w:val="00C572C8"/>
    <w:rsid w:val="00C57477"/>
    <w:rsid w:val="00C574B0"/>
    <w:rsid w:val="00C57690"/>
    <w:rsid w:val="00C578A7"/>
    <w:rsid w:val="00C57989"/>
    <w:rsid w:val="00C579D2"/>
    <w:rsid w:val="00C57B3C"/>
    <w:rsid w:val="00C57E53"/>
    <w:rsid w:val="00C600A9"/>
    <w:rsid w:val="00C60972"/>
    <w:rsid w:val="00C60C3B"/>
    <w:rsid w:val="00C60DA9"/>
    <w:rsid w:val="00C610E4"/>
    <w:rsid w:val="00C616EC"/>
    <w:rsid w:val="00C62022"/>
    <w:rsid w:val="00C62203"/>
    <w:rsid w:val="00C6229D"/>
    <w:rsid w:val="00C62303"/>
    <w:rsid w:val="00C6235C"/>
    <w:rsid w:val="00C62447"/>
    <w:rsid w:val="00C6257E"/>
    <w:rsid w:val="00C62BD9"/>
    <w:rsid w:val="00C62CD1"/>
    <w:rsid w:val="00C62DCF"/>
    <w:rsid w:val="00C62E4E"/>
    <w:rsid w:val="00C6347E"/>
    <w:rsid w:val="00C635D7"/>
    <w:rsid w:val="00C636CA"/>
    <w:rsid w:val="00C63963"/>
    <w:rsid w:val="00C63DA7"/>
    <w:rsid w:val="00C63FA5"/>
    <w:rsid w:val="00C64049"/>
    <w:rsid w:val="00C64058"/>
    <w:rsid w:val="00C641C5"/>
    <w:rsid w:val="00C644D9"/>
    <w:rsid w:val="00C64520"/>
    <w:rsid w:val="00C6453F"/>
    <w:rsid w:val="00C6473E"/>
    <w:rsid w:val="00C64774"/>
    <w:rsid w:val="00C6489A"/>
    <w:rsid w:val="00C64911"/>
    <w:rsid w:val="00C64A20"/>
    <w:rsid w:val="00C64C05"/>
    <w:rsid w:val="00C64C1F"/>
    <w:rsid w:val="00C64D0B"/>
    <w:rsid w:val="00C6528A"/>
    <w:rsid w:val="00C65390"/>
    <w:rsid w:val="00C65586"/>
    <w:rsid w:val="00C6567E"/>
    <w:rsid w:val="00C65A1E"/>
    <w:rsid w:val="00C65ADE"/>
    <w:rsid w:val="00C65B00"/>
    <w:rsid w:val="00C65EC9"/>
    <w:rsid w:val="00C66215"/>
    <w:rsid w:val="00C66476"/>
    <w:rsid w:val="00C66540"/>
    <w:rsid w:val="00C665CE"/>
    <w:rsid w:val="00C6663E"/>
    <w:rsid w:val="00C66A5C"/>
    <w:rsid w:val="00C66D47"/>
    <w:rsid w:val="00C66FD4"/>
    <w:rsid w:val="00C670B8"/>
    <w:rsid w:val="00C67297"/>
    <w:rsid w:val="00C673B5"/>
    <w:rsid w:val="00C674D6"/>
    <w:rsid w:val="00C675D8"/>
    <w:rsid w:val="00C67ADE"/>
    <w:rsid w:val="00C67D6E"/>
    <w:rsid w:val="00C67F0C"/>
    <w:rsid w:val="00C67FDE"/>
    <w:rsid w:val="00C702EA"/>
    <w:rsid w:val="00C7031D"/>
    <w:rsid w:val="00C70376"/>
    <w:rsid w:val="00C70558"/>
    <w:rsid w:val="00C70559"/>
    <w:rsid w:val="00C70E5A"/>
    <w:rsid w:val="00C70E85"/>
    <w:rsid w:val="00C7125E"/>
    <w:rsid w:val="00C71573"/>
    <w:rsid w:val="00C715A2"/>
    <w:rsid w:val="00C71901"/>
    <w:rsid w:val="00C71B21"/>
    <w:rsid w:val="00C71CB4"/>
    <w:rsid w:val="00C71DE5"/>
    <w:rsid w:val="00C7215D"/>
    <w:rsid w:val="00C7221E"/>
    <w:rsid w:val="00C72233"/>
    <w:rsid w:val="00C7223C"/>
    <w:rsid w:val="00C724A7"/>
    <w:rsid w:val="00C728AC"/>
    <w:rsid w:val="00C72C95"/>
    <w:rsid w:val="00C72EC3"/>
    <w:rsid w:val="00C73084"/>
    <w:rsid w:val="00C733D8"/>
    <w:rsid w:val="00C73A2A"/>
    <w:rsid w:val="00C73C15"/>
    <w:rsid w:val="00C73D1D"/>
    <w:rsid w:val="00C74494"/>
    <w:rsid w:val="00C744D4"/>
    <w:rsid w:val="00C74676"/>
    <w:rsid w:val="00C74948"/>
    <w:rsid w:val="00C7495C"/>
    <w:rsid w:val="00C74A2A"/>
    <w:rsid w:val="00C74AE1"/>
    <w:rsid w:val="00C74B71"/>
    <w:rsid w:val="00C74C05"/>
    <w:rsid w:val="00C74C8B"/>
    <w:rsid w:val="00C74D30"/>
    <w:rsid w:val="00C74D71"/>
    <w:rsid w:val="00C74DA0"/>
    <w:rsid w:val="00C750E0"/>
    <w:rsid w:val="00C75173"/>
    <w:rsid w:val="00C75557"/>
    <w:rsid w:val="00C75877"/>
    <w:rsid w:val="00C759FE"/>
    <w:rsid w:val="00C75E12"/>
    <w:rsid w:val="00C761F6"/>
    <w:rsid w:val="00C765C1"/>
    <w:rsid w:val="00C76784"/>
    <w:rsid w:val="00C76887"/>
    <w:rsid w:val="00C768AD"/>
    <w:rsid w:val="00C76A23"/>
    <w:rsid w:val="00C76BA8"/>
    <w:rsid w:val="00C76D5C"/>
    <w:rsid w:val="00C7713A"/>
    <w:rsid w:val="00C7732D"/>
    <w:rsid w:val="00C77342"/>
    <w:rsid w:val="00C774D9"/>
    <w:rsid w:val="00C7773E"/>
    <w:rsid w:val="00C7797D"/>
    <w:rsid w:val="00C77A23"/>
    <w:rsid w:val="00C77BBC"/>
    <w:rsid w:val="00C77D60"/>
    <w:rsid w:val="00C77FAB"/>
    <w:rsid w:val="00C80230"/>
    <w:rsid w:val="00C8077F"/>
    <w:rsid w:val="00C80876"/>
    <w:rsid w:val="00C808A6"/>
    <w:rsid w:val="00C80E12"/>
    <w:rsid w:val="00C81134"/>
    <w:rsid w:val="00C81204"/>
    <w:rsid w:val="00C81319"/>
    <w:rsid w:val="00C818AC"/>
    <w:rsid w:val="00C81994"/>
    <w:rsid w:val="00C81B22"/>
    <w:rsid w:val="00C81BE6"/>
    <w:rsid w:val="00C82315"/>
    <w:rsid w:val="00C824C2"/>
    <w:rsid w:val="00C8272F"/>
    <w:rsid w:val="00C82744"/>
    <w:rsid w:val="00C828CE"/>
    <w:rsid w:val="00C82923"/>
    <w:rsid w:val="00C82A8B"/>
    <w:rsid w:val="00C82E71"/>
    <w:rsid w:val="00C8335D"/>
    <w:rsid w:val="00C8353A"/>
    <w:rsid w:val="00C83750"/>
    <w:rsid w:val="00C838DE"/>
    <w:rsid w:val="00C83C22"/>
    <w:rsid w:val="00C84185"/>
    <w:rsid w:val="00C8447E"/>
    <w:rsid w:val="00C844D4"/>
    <w:rsid w:val="00C8476C"/>
    <w:rsid w:val="00C84BB8"/>
    <w:rsid w:val="00C84CA6"/>
    <w:rsid w:val="00C84FF8"/>
    <w:rsid w:val="00C85095"/>
    <w:rsid w:val="00C852CB"/>
    <w:rsid w:val="00C8532A"/>
    <w:rsid w:val="00C85598"/>
    <w:rsid w:val="00C856A4"/>
    <w:rsid w:val="00C85764"/>
    <w:rsid w:val="00C859C0"/>
    <w:rsid w:val="00C85B2A"/>
    <w:rsid w:val="00C85D1C"/>
    <w:rsid w:val="00C85D3F"/>
    <w:rsid w:val="00C85EB8"/>
    <w:rsid w:val="00C863A5"/>
    <w:rsid w:val="00C863AC"/>
    <w:rsid w:val="00C8692E"/>
    <w:rsid w:val="00C86BAC"/>
    <w:rsid w:val="00C86CFC"/>
    <w:rsid w:val="00C87190"/>
    <w:rsid w:val="00C87562"/>
    <w:rsid w:val="00C87720"/>
    <w:rsid w:val="00C878D5"/>
    <w:rsid w:val="00C87A81"/>
    <w:rsid w:val="00C87B0F"/>
    <w:rsid w:val="00C87B75"/>
    <w:rsid w:val="00C87BF2"/>
    <w:rsid w:val="00C87C65"/>
    <w:rsid w:val="00C87D00"/>
    <w:rsid w:val="00C87FF6"/>
    <w:rsid w:val="00C902E3"/>
    <w:rsid w:val="00C904DA"/>
    <w:rsid w:val="00C904F9"/>
    <w:rsid w:val="00C90795"/>
    <w:rsid w:val="00C909D0"/>
    <w:rsid w:val="00C90B21"/>
    <w:rsid w:val="00C90B3E"/>
    <w:rsid w:val="00C90DD7"/>
    <w:rsid w:val="00C90EF8"/>
    <w:rsid w:val="00C90F49"/>
    <w:rsid w:val="00C914AE"/>
    <w:rsid w:val="00C9160F"/>
    <w:rsid w:val="00C918EE"/>
    <w:rsid w:val="00C91CD3"/>
    <w:rsid w:val="00C920DC"/>
    <w:rsid w:val="00C923D5"/>
    <w:rsid w:val="00C923E3"/>
    <w:rsid w:val="00C92550"/>
    <w:rsid w:val="00C92760"/>
    <w:rsid w:val="00C92825"/>
    <w:rsid w:val="00C92846"/>
    <w:rsid w:val="00C92948"/>
    <w:rsid w:val="00C92BC0"/>
    <w:rsid w:val="00C92DE9"/>
    <w:rsid w:val="00C92EB3"/>
    <w:rsid w:val="00C934C7"/>
    <w:rsid w:val="00C9365F"/>
    <w:rsid w:val="00C936E9"/>
    <w:rsid w:val="00C93ADF"/>
    <w:rsid w:val="00C93D9A"/>
    <w:rsid w:val="00C93E61"/>
    <w:rsid w:val="00C93EC9"/>
    <w:rsid w:val="00C93ED6"/>
    <w:rsid w:val="00C940CC"/>
    <w:rsid w:val="00C94236"/>
    <w:rsid w:val="00C94275"/>
    <w:rsid w:val="00C9468C"/>
    <w:rsid w:val="00C947C3"/>
    <w:rsid w:val="00C94812"/>
    <w:rsid w:val="00C94953"/>
    <w:rsid w:val="00C9554B"/>
    <w:rsid w:val="00C9575A"/>
    <w:rsid w:val="00C9589A"/>
    <w:rsid w:val="00C95BFE"/>
    <w:rsid w:val="00C95D82"/>
    <w:rsid w:val="00C96042"/>
    <w:rsid w:val="00C961C1"/>
    <w:rsid w:val="00C962DC"/>
    <w:rsid w:val="00C96417"/>
    <w:rsid w:val="00C96442"/>
    <w:rsid w:val="00C96659"/>
    <w:rsid w:val="00C96724"/>
    <w:rsid w:val="00C9693A"/>
    <w:rsid w:val="00C96C48"/>
    <w:rsid w:val="00C96CC0"/>
    <w:rsid w:val="00C96E99"/>
    <w:rsid w:val="00C971C4"/>
    <w:rsid w:val="00C9730D"/>
    <w:rsid w:val="00C97330"/>
    <w:rsid w:val="00C97567"/>
    <w:rsid w:val="00C97600"/>
    <w:rsid w:val="00C9763D"/>
    <w:rsid w:val="00C97983"/>
    <w:rsid w:val="00C97DE6"/>
    <w:rsid w:val="00C97F48"/>
    <w:rsid w:val="00C97F53"/>
    <w:rsid w:val="00CA0214"/>
    <w:rsid w:val="00CA03E8"/>
    <w:rsid w:val="00CA0514"/>
    <w:rsid w:val="00CA0515"/>
    <w:rsid w:val="00CA0572"/>
    <w:rsid w:val="00CA05E8"/>
    <w:rsid w:val="00CA0894"/>
    <w:rsid w:val="00CA0AEC"/>
    <w:rsid w:val="00CA0CE9"/>
    <w:rsid w:val="00CA0E24"/>
    <w:rsid w:val="00CA0FD0"/>
    <w:rsid w:val="00CA1299"/>
    <w:rsid w:val="00CA173E"/>
    <w:rsid w:val="00CA18D0"/>
    <w:rsid w:val="00CA1A32"/>
    <w:rsid w:val="00CA2255"/>
    <w:rsid w:val="00CA28A6"/>
    <w:rsid w:val="00CA295C"/>
    <w:rsid w:val="00CA2A14"/>
    <w:rsid w:val="00CA366C"/>
    <w:rsid w:val="00CA3878"/>
    <w:rsid w:val="00CA3B38"/>
    <w:rsid w:val="00CA3B66"/>
    <w:rsid w:val="00CA45AE"/>
    <w:rsid w:val="00CA4706"/>
    <w:rsid w:val="00CA47C4"/>
    <w:rsid w:val="00CA48FC"/>
    <w:rsid w:val="00CA4A0E"/>
    <w:rsid w:val="00CA5376"/>
    <w:rsid w:val="00CA5446"/>
    <w:rsid w:val="00CA564C"/>
    <w:rsid w:val="00CA56B3"/>
    <w:rsid w:val="00CA56FD"/>
    <w:rsid w:val="00CA57EE"/>
    <w:rsid w:val="00CA57F1"/>
    <w:rsid w:val="00CA594F"/>
    <w:rsid w:val="00CA59BF"/>
    <w:rsid w:val="00CA5A90"/>
    <w:rsid w:val="00CA5AB5"/>
    <w:rsid w:val="00CA5F50"/>
    <w:rsid w:val="00CA649E"/>
    <w:rsid w:val="00CA6ABC"/>
    <w:rsid w:val="00CA6B14"/>
    <w:rsid w:val="00CA6CC9"/>
    <w:rsid w:val="00CA6CEE"/>
    <w:rsid w:val="00CA6DFE"/>
    <w:rsid w:val="00CA6F60"/>
    <w:rsid w:val="00CA7140"/>
    <w:rsid w:val="00CA72F7"/>
    <w:rsid w:val="00CA7984"/>
    <w:rsid w:val="00CA7A85"/>
    <w:rsid w:val="00CB014D"/>
    <w:rsid w:val="00CB0176"/>
    <w:rsid w:val="00CB04E7"/>
    <w:rsid w:val="00CB0897"/>
    <w:rsid w:val="00CB0F2D"/>
    <w:rsid w:val="00CB0FB7"/>
    <w:rsid w:val="00CB134B"/>
    <w:rsid w:val="00CB13F9"/>
    <w:rsid w:val="00CB1680"/>
    <w:rsid w:val="00CB1777"/>
    <w:rsid w:val="00CB17E7"/>
    <w:rsid w:val="00CB1830"/>
    <w:rsid w:val="00CB18A3"/>
    <w:rsid w:val="00CB2048"/>
    <w:rsid w:val="00CB21E3"/>
    <w:rsid w:val="00CB2207"/>
    <w:rsid w:val="00CB2360"/>
    <w:rsid w:val="00CB244F"/>
    <w:rsid w:val="00CB2488"/>
    <w:rsid w:val="00CB2556"/>
    <w:rsid w:val="00CB25F1"/>
    <w:rsid w:val="00CB2915"/>
    <w:rsid w:val="00CB2A43"/>
    <w:rsid w:val="00CB2BF3"/>
    <w:rsid w:val="00CB2D34"/>
    <w:rsid w:val="00CB2E20"/>
    <w:rsid w:val="00CB30EF"/>
    <w:rsid w:val="00CB30FD"/>
    <w:rsid w:val="00CB3323"/>
    <w:rsid w:val="00CB335B"/>
    <w:rsid w:val="00CB34F3"/>
    <w:rsid w:val="00CB3514"/>
    <w:rsid w:val="00CB351F"/>
    <w:rsid w:val="00CB36CB"/>
    <w:rsid w:val="00CB36D9"/>
    <w:rsid w:val="00CB3734"/>
    <w:rsid w:val="00CB394B"/>
    <w:rsid w:val="00CB3A10"/>
    <w:rsid w:val="00CB3AE3"/>
    <w:rsid w:val="00CB3E10"/>
    <w:rsid w:val="00CB40F2"/>
    <w:rsid w:val="00CB411A"/>
    <w:rsid w:val="00CB4190"/>
    <w:rsid w:val="00CB4244"/>
    <w:rsid w:val="00CB42F9"/>
    <w:rsid w:val="00CB44AC"/>
    <w:rsid w:val="00CB4774"/>
    <w:rsid w:val="00CB499E"/>
    <w:rsid w:val="00CB4AF4"/>
    <w:rsid w:val="00CB4CEC"/>
    <w:rsid w:val="00CB4DC6"/>
    <w:rsid w:val="00CB4F96"/>
    <w:rsid w:val="00CB4FD4"/>
    <w:rsid w:val="00CB506C"/>
    <w:rsid w:val="00CB6487"/>
    <w:rsid w:val="00CB656E"/>
    <w:rsid w:val="00CB6708"/>
    <w:rsid w:val="00CB6810"/>
    <w:rsid w:val="00CB6905"/>
    <w:rsid w:val="00CB6982"/>
    <w:rsid w:val="00CB6A52"/>
    <w:rsid w:val="00CB6BA8"/>
    <w:rsid w:val="00CB6C79"/>
    <w:rsid w:val="00CB6CEA"/>
    <w:rsid w:val="00CB6E39"/>
    <w:rsid w:val="00CB7175"/>
    <w:rsid w:val="00CB73C1"/>
    <w:rsid w:val="00CB747D"/>
    <w:rsid w:val="00CB7562"/>
    <w:rsid w:val="00CB758B"/>
    <w:rsid w:val="00CB7714"/>
    <w:rsid w:val="00CB78E0"/>
    <w:rsid w:val="00CB79E1"/>
    <w:rsid w:val="00CB79F6"/>
    <w:rsid w:val="00CB7C0F"/>
    <w:rsid w:val="00CB7C8C"/>
    <w:rsid w:val="00CB7D6C"/>
    <w:rsid w:val="00CC00B0"/>
    <w:rsid w:val="00CC01EB"/>
    <w:rsid w:val="00CC034D"/>
    <w:rsid w:val="00CC0381"/>
    <w:rsid w:val="00CC0726"/>
    <w:rsid w:val="00CC07ED"/>
    <w:rsid w:val="00CC08EE"/>
    <w:rsid w:val="00CC0970"/>
    <w:rsid w:val="00CC0C38"/>
    <w:rsid w:val="00CC0EB9"/>
    <w:rsid w:val="00CC0F5D"/>
    <w:rsid w:val="00CC0FA0"/>
    <w:rsid w:val="00CC1010"/>
    <w:rsid w:val="00CC11A0"/>
    <w:rsid w:val="00CC12AF"/>
    <w:rsid w:val="00CC131F"/>
    <w:rsid w:val="00CC15FE"/>
    <w:rsid w:val="00CC18BF"/>
    <w:rsid w:val="00CC1A4F"/>
    <w:rsid w:val="00CC1AF0"/>
    <w:rsid w:val="00CC1B60"/>
    <w:rsid w:val="00CC228D"/>
    <w:rsid w:val="00CC2560"/>
    <w:rsid w:val="00CC25C5"/>
    <w:rsid w:val="00CC2610"/>
    <w:rsid w:val="00CC2A5B"/>
    <w:rsid w:val="00CC2C73"/>
    <w:rsid w:val="00CC2D1F"/>
    <w:rsid w:val="00CC2DE2"/>
    <w:rsid w:val="00CC2E55"/>
    <w:rsid w:val="00CC2ED1"/>
    <w:rsid w:val="00CC359B"/>
    <w:rsid w:val="00CC36AF"/>
    <w:rsid w:val="00CC3A33"/>
    <w:rsid w:val="00CC3BB5"/>
    <w:rsid w:val="00CC3C5F"/>
    <w:rsid w:val="00CC3E1A"/>
    <w:rsid w:val="00CC3EB0"/>
    <w:rsid w:val="00CC4413"/>
    <w:rsid w:val="00CC4864"/>
    <w:rsid w:val="00CC4CF8"/>
    <w:rsid w:val="00CC4D37"/>
    <w:rsid w:val="00CC4FC2"/>
    <w:rsid w:val="00CC510B"/>
    <w:rsid w:val="00CC5218"/>
    <w:rsid w:val="00CC5413"/>
    <w:rsid w:val="00CC565D"/>
    <w:rsid w:val="00CC57A9"/>
    <w:rsid w:val="00CC5AA6"/>
    <w:rsid w:val="00CC5F22"/>
    <w:rsid w:val="00CC5F2C"/>
    <w:rsid w:val="00CC5FBE"/>
    <w:rsid w:val="00CC631A"/>
    <w:rsid w:val="00CC705A"/>
    <w:rsid w:val="00CC71A4"/>
    <w:rsid w:val="00CC72E5"/>
    <w:rsid w:val="00CC7300"/>
    <w:rsid w:val="00CC76CD"/>
    <w:rsid w:val="00CC772A"/>
    <w:rsid w:val="00CC7B74"/>
    <w:rsid w:val="00CC7C2B"/>
    <w:rsid w:val="00CC7D77"/>
    <w:rsid w:val="00CC7DAA"/>
    <w:rsid w:val="00CC7E20"/>
    <w:rsid w:val="00CC7F43"/>
    <w:rsid w:val="00CD01B4"/>
    <w:rsid w:val="00CD02C6"/>
    <w:rsid w:val="00CD0312"/>
    <w:rsid w:val="00CD0504"/>
    <w:rsid w:val="00CD057A"/>
    <w:rsid w:val="00CD06CA"/>
    <w:rsid w:val="00CD07E3"/>
    <w:rsid w:val="00CD09E9"/>
    <w:rsid w:val="00CD0D9D"/>
    <w:rsid w:val="00CD0FAA"/>
    <w:rsid w:val="00CD0FD6"/>
    <w:rsid w:val="00CD1169"/>
    <w:rsid w:val="00CD1400"/>
    <w:rsid w:val="00CD18FE"/>
    <w:rsid w:val="00CD198A"/>
    <w:rsid w:val="00CD1BE2"/>
    <w:rsid w:val="00CD1CD0"/>
    <w:rsid w:val="00CD1E1E"/>
    <w:rsid w:val="00CD1FFF"/>
    <w:rsid w:val="00CD216C"/>
    <w:rsid w:val="00CD24A6"/>
    <w:rsid w:val="00CD265A"/>
    <w:rsid w:val="00CD2826"/>
    <w:rsid w:val="00CD285B"/>
    <w:rsid w:val="00CD2864"/>
    <w:rsid w:val="00CD2A6E"/>
    <w:rsid w:val="00CD2C70"/>
    <w:rsid w:val="00CD2F76"/>
    <w:rsid w:val="00CD3526"/>
    <w:rsid w:val="00CD370F"/>
    <w:rsid w:val="00CD3722"/>
    <w:rsid w:val="00CD37A9"/>
    <w:rsid w:val="00CD39A9"/>
    <w:rsid w:val="00CD3B8E"/>
    <w:rsid w:val="00CD3D69"/>
    <w:rsid w:val="00CD3E39"/>
    <w:rsid w:val="00CD3ED0"/>
    <w:rsid w:val="00CD3F43"/>
    <w:rsid w:val="00CD4021"/>
    <w:rsid w:val="00CD417C"/>
    <w:rsid w:val="00CD41D5"/>
    <w:rsid w:val="00CD4442"/>
    <w:rsid w:val="00CD452D"/>
    <w:rsid w:val="00CD45AF"/>
    <w:rsid w:val="00CD4607"/>
    <w:rsid w:val="00CD4628"/>
    <w:rsid w:val="00CD4856"/>
    <w:rsid w:val="00CD49BA"/>
    <w:rsid w:val="00CD4A8F"/>
    <w:rsid w:val="00CD4B6D"/>
    <w:rsid w:val="00CD4F46"/>
    <w:rsid w:val="00CD4F7F"/>
    <w:rsid w:val="00CD4FC6"/>
    <w:rsid w:val="00CD506D"/>
    <w:rsid w:val="00CD56D7"/>
    <w:rsid w:val="00CD5B9E"/>
    <w:rsid w:val="00CD5E66"/>
    <w:rsid w:val="00CD685A"/>
    <w:rsid w:val="00CD6893"/>
    <w:rsid w:val="00CD6B56"/>
    <w:rsid w:val="00CD6E96"/>
    <w:rsid w:val="00CD6F68"/>
    <w:rsid w:val="00CD76BF"/>
    <w:rsid w:val="00CD77D5"/>
    <w:rsid w:val="00CD78B5"/>
    <w:rsid w:val="00CD79B4"/>
    <w:rsid w:val="00CD7B9E"/>
    <w:rsid w:val="00CE0259"/>
    <w:rsid w:val="00CE0605"/>
    <w:rsid w:val="00CE07A6"/>
    <w:rsid w:val="00CE09B9"/>
    <w:rsid w:val="00CE0A29"/>
    <w:rsid w:val="00CE0C59"/>
    <w:rsid w:val="00CE0DBB"/>
    <w:rsid w:val="00CE0E5A"/>
    <w:rsid w:val="00CE0F34"/>
    <w:rsid w:val="00CE128F"/>
    <w:rsid w:val="00CE163D"/>
    <w:rsid w:val="00CE1A08"/>
    <w:rsid w:val="00CE1A76"/>
    <w:rsid w:val="00CE1FE4"/>
    <w:rsid w:val="00CE2687"/>
    <w:rsid w:val="00CE270B"/>
    <w:rsid w:val="00CE27DF"/>
    <w:rsid w:val="00CE28B0"/>
    <w:rsid w:val="00CE2D8B"/>
    <w:rsid w:val="00CE2F40"/>
    <w:rsid w:val="00CE2F9E"/>
    <w:rsid w:val="00CE304B"/>
    <w:rsid w:val="00CE3137"/>
    <w:rsid w:val="00CE32FE"/>
    <w:rsid w:val="00CE3FCD"/>
    <w:rsid w:val="00CE4289"/>
    <w:rsid w:val="00CE4618"/>
    <w:rsid w:val="00CE4670"/>
    <w:rsid w:val="00CE498F"/>
    <w:rsid w:val="00CE4E5E"/>
    <w:rsid w:val="00CE4E73"/>
    <w:rsid w:val="00CE5008"/>
    <w:rsid w:val="00CE50D8"/>
    <w:rsid w:val="00CE5109"/>
    <w:rsid w:val="00CE52A3"/>
    <w:rsid w:val="00CE5974"/>
    <w:rsid w:val="00CE5F4C"/>
    <w:rsid w:val="00CE61E0"/>
    <w:rsid w:val="00CE6369"/>
    <w:rsid w:val="00CE6809"/>
    <w:rsid w:val="00CE68E2"/>
    <w:rsid w:val="00CE6A3A"/>
    <w:rsid w:val="00CE6C09"/>
    <w:rsid w:val="00CE6ECF"/>
    <w:rsid w:val="00CE6EEB"/>
    <w:rsid w:val="00CE6F67"/>
    <w:rsid w:val="00CE6F92"/>
    <w:rsid w:val="00CE71D4"/>
    <w:rsid w:val="00CE726D"/>
    <w:rsid w:val="00CE72FC"/>
    <w:rsid w:val="00CE7B2C"/>
    <w:rsid w:val="00CE7F7A"/>
    <w:rsid w:val="00CF0030"/>
    <w:rsid w:val="00CF018C"/>
    <w:rsid w:val="00CF0200"/>
    <w:rsid w:val="00CF032D"/>
    <w:rsid w:val="00CF0396"/>
    <w:rsid w:val="00CF0520"/>
    <w:rsid w:val="00CF061F"/>
    <w:rsid w:val="00CF09B1"/>
    <w:rsid w:val="00CF0AF2"/>
    <w:rsid w:val="00CF0B42"/>
    <w:rsid w:val="00CF0D7A"/>
    <w:rsid w:val="00CF0EFB"/>
    <w:rsid w:val="00CF1300"/>
    <w:rsid w:val="00CF138E"/>
    <w:rsid w:val="00CF14BF"/>
    <w:rsid w:val="00CF15EE"/>
    <w:rsid w:val="00CF19DD"/>
    <w:rsid w:val="00CF1B49"/>
    <w:rsid w:val="00CF1C1F"/>
    <w:rsid w:val="00CF1CD2"/>
    <w:rsid w:val="00CF1DBA"/>
    <w:rsid w:val="00CF1F2B"/>
    <w:rsid w:val="00CF21E0"/>
    <w:rsid w:val="00CF222C"/>
    <w:rsid w:val="00CF24F9"/>
    <w:rsid w:val="00CF26E8"/>
    <w:rsid w:val="00CF27EB"/>
    <w:rsid w:val="00CF28D9"/>
    <w:rsid w:val="00CF2C48"/>
    <w:rsid w:val="00CF2D75"/>
    <w:rsid w:val="00CF3050"/>
    <w:rsid w:val="00CF31A8"/>
    <w:rsid w:val="00CF31E7"/>
    <w:rsid w:val="00CF3328"/>
    <w:rsid w:val="00CF36F0"/>
    <w:rsid w:val="00CF381A"/>
    <w:rsid w:val="00CF3D61"/>
    <w:rsid w:val="00CF4097"/>
    <w:rsid w:val="00CF415D"/>
    <w:rsid w:val="00CF4496"/>
    <w:rsid w:val="00CF4713"/>
    <w:rsid w:val="00CF4B82"/>
    <w:rsid w:val="00CF4BD6"/>
    <w:rsid w:val="00CF4CF5"/>
    <w:rsid w:val="00CF518E"/>
    <w:rsid w:val="00CF51D5"/>
    <w:rsid w:val="00CF52B3"/>
    <w:rsid w:val="00CF531E"/>
    <w:rsid w:val="00CF5489"/>
    <w:rsid w:val="00CF54C7"/>
    <w:rsid w:val="00CF5669"/>
    <w:rsid w:val="00CF56FA"/>
    <w:rsid w:val="00CF5708"/>
    <w:rsid w:val="00CF58C1"/>
    <w:rsid w:val="00CF5951"/>
    <w:rsid w:val="00CF5999"/>
    <w:rsid w:val="00CF5A50"/>
    <w:rsid w:val="00CF5CED"/>
    <w:rsid w:val="00CF5E42"/>
    <w:rsid w:val="00CF5ED1"/>
    <w:rsid w:val="00CF5FEE"/>
    <w:rsid w:val="00CF6400"/>
    <w:rsid w:val="00CF6B84"/>
    <w:rsid w:val="00CF6BF5"/>
    <w:rsid w:val="00CF6BF8"/>
    <w:rsid w:val="00CF6FD9"/>
    <w:rsid w:val="00CF70E5"/>
    <w:rsid w:val="00CF722A"/>
    <w:rsid w:val="00CF72D7"/>
    <w:rsid w:val="00CF72FE"/>
    <w:rsid w:val="00CF73C3"/>
    <w:rsid w:val="00CF75A6"/>
    <w:rsid w:val="00CF7767"/>
    <w:rsid w:val="00CF79E8"/>
    <w:rsid w:val="00CF7A24"/>
    <w:rsid w:val="00CF7A7C"/>
    <w:rsid w:val="00CF7EDD"/>
    <w:rsid w:val="00CF7EF4"/>
    <w:rsid w:val="00D006FD"/>
    <w:rsid w:val="00D0088E"/>
    <w:rsid w:val="00D00C27"/>
    <w:rsid w:val="00D00CDC"/>
    <w:rsid w:val="00D00DE4"/>
    <w:rsid w:val="00D010BF"/>
    <w:rsid w:val="00D0137D"/>
    <w:rsid w:val="00D013BA"/>
    <w:rsid w:val="00D01460"/>
    <w:rsid w:val="00D0147F"/>
    <w:rsid w:val="00D014C9"/>
    <w:rsid w:val="00D015EB"/>
    <w:rsid w:val="00D018A6"/>
    <w:rsid w:val="00D01AF2"/>
    <w:rsid w:val="00D01AFB"/>
    <w:rsid w:val="00D01CB4"/>
    <w:rsid w:val="00D01E02"/>
    <w:rsid w:val="00D01F36"/>
    <w:rsid w:val="00D029A2"/>
    <w:rsid w:val="00D02AB8"/>
    <w:rsid w:val="00D02B68"/>
    <w:rsid w:val="00D02DFE"/>
    <w:rsid w:val="00D02F87"/>
    <w:rsid w:val="00D03257"/>
    <w:rsid w:val="00D0356A"/>
    <w:rsid w:val="00D037CF"/>
    <w:rsid w:val="00D037FC"/>
    <w:rsid w:val="00D0380D"/>
    <w:rsid w:val="00D03897"/>
    <w:rsid w:val="00D03B5E"/>
    <w:rsid w:val="00D04373"/>
    <w:rsid w:val="00D04395"/>
    <w:rsid w:val="00D04655"/>
    <w:rsid w:val="00D04731"/>
    <w:rsid w:val="00D04B2B"/>
    <w:rsid w:val="00D04CE4"/>
    <w:rsid w:val="00D051F8"/>
    <w:rsid w:val="00D0543D"/>
    <w:rsid w:val="00D05633"/>
    <w:rsid w:val="00D058EB"/>
    <w:rsid w:val="00D05946"/>
    <w:rsid w:val="00D059DA"/>
    <w:rsid w:val="00D05B68"/>
    <w:rsid w:val="00D05EEA"/>
    <w:rsid w:val="00D05EFC"/>
    <w:rsid w:val="00D05F50"/>
    <w:rsid w:val="00D05FF9"/>
    <w:rsid w:val="00D06023"/>
    <w:rsid w:val="00D06097"/>
    <w:rsid w:val="00D061DA"/>
    <w:rsid w:val="00D06234"/>
    <w:rsid w:val="00D06503"/>
    <w:rsid w:val="00D066A9"/>
    <w:rsid w:val="00D068F1"/>
    <w:rsid w:val="00D068FB"/>
    <w:rsid w:val="00D069F9"/>
    <w:rsid w:val="00D06B8A"/>
    <w:rsid w:val="00D06E6D"/>
    <w:rsid w:val="00D07004"/>
    <w:rsid w:val="00D07303"/>
    <w:rsid w:val="00D0734F"/>
    <w:rsid w:val="00D07505"/>
    <w:rsid w:val="00D07794"/>
    <w:rsid w:val="00D07C43"/>
    <w:rsid w:val="00D07DD7"/>
    <w:rsid w:val="00D07E25"/>
    <w:rsid w:val="00D07E5B"/>
    <w:rsid w:val="00D07EAA"/>
    <w:rsid w:val="00D07FAD"/>
    <w:rsid w:val="00D10038"/>
    <w:rsid w:val="00D10058"/>
    <w:rsid w:val="00D10920"/>
    <w:rsid w:val="00D10B2E"/>
    <w:rsid w:val="00D10D87"/>
    <w:rsid w:val="00D10E55"/>
    <w:rsid w:val="00D10E94"/>
    <w:rsid w:val="00D11476"/>
    <w:rsid w:val="00D115AE"/>
    <w:rsid w:val="00D1168F"/>
    <w:rsid w:val="00D1184F"/>
    <w:rsid w:val="00D11AEC"/>
    <w:rsid w:val="00D11B81"/>
    <w:rsid w:val="00D11C7A"/>
    <w:rsid w:val="00D11DDC"/>
    <w:rsid w:val="00D11EFA"/>
    <w:rsid w:val="00D11F78"/>
    <w:rsid w:val="00D120AF"/>
    <w:rsid w:val="00D12192"/>
    <w:rsid w:val="00D121AA"/>
    <w:rsid w:val="00D123BF"/>
    <w:rsid w:val="00D124EC"/>
    <w:rsid w:val="00D127FF"/>
    <w:rsid w:val="00D1280C"/>
    <w:rsid w:val="00D12981"/>
    <w:rsid w:val="00D12C1B"/>
    <w:rsid w:val="00D12C23"/>
    <w:rsid w:val="00D12D9C"/>
    <w:rsid w:val="00D13044"/>
    <w:rsid w:val="00D137BB"/>
    <w:rsid w:val="00D137EF"/>
    <w:rsid w:val="00D13BFD"/>
    <w:rsid w:val="00D13CAB"/>
    <w:rsid w:val="00D13D07"/>
    <w:rsid w:val="00D13D6C"/>
    <w:rsid w:val="00D13F33"/>
    <w:rsid w:val="00D1405D"/>
    <w:rsid w:val="00D14160"/>
    <w:rsid w:val="00D14421"/>
    <w:rsid w:val="00D14DEB"/>
    <w:rsid w:val="00D151D2"/>
    <w:rsid w:val="00D15326"/>
    <w:rsid w:val="00D153E1"/>
    <w:rsid w:val="00D15735"/>
    <w:rsid w:val="00D15AF7"/>
    <w:rsid w:val="00D15D82"/>
    <w:rsid w:val="00D15D91"/>
    <w:rsid w:val="00D15FB7"/>
    <w:rsid w:val="00D16351"/>
    <w:rsid w:val="00D1640B"/>
    <w:rsid w:val="00D165EE"/>
    <w:rsid w:val="00D1676E"/>
    <w:rsid w:val="00D169D6"/>
    <w:rsid w:val="00D16B17"/>
    <w:rsid w:val="00D16C9F"/>
    <w:rsid w:val="00D16E7A"/>
    <w:rsid w:val="00D16F0F"/>
    <w:rsid w:val="00D171DD"/>
    <w:rsid w:val="00D175FA"/>
    <w:rsid w:val="00D179A3"/>
    <w:rsid w:val="00D17AEE"/>
    <w:rsid w:val="00D17CFC"/>
    <w:rsid w:val="00D17D8A"/>
    <w:rsid w:val="00D17E9A"/>
    <w:rsid w:val="00D202E6"/>
    <w:rsid w:val="00D20822"/>
    <w:rsid w:val="00D20D0C"/>
    <w:rsid w:val="00D20DB4"/>
    <w:rsid w:val="00D20F52"/>
    <w:rsid w:val="00D21046"/>
    <w:rsid w:val="00D2105C"/>
    <w:rsid w:val="00D21480"/>
    <w:rsid w:val="00D21503"/>
    <w:rsid w:val="00D216CC"/>
    <w:rsid w:val="00D21767"/>
    <w:rsid w:val="00D21AEF"/>
    <w:rsid w:val="00D21B29"/>
    <w:rsid w:val="00D21CAA"/>
    <w:rsid w:val="00D21D94"/>
    <w:rsid w:val="00D21DC1"/>
    <w:rsid w:val="00D21EF0"/>
    <w:rsid w:val="00D21F5A"/>
    <w:rsid w:val="00D22008"/>
    <w:rsid w:val="00D2237C"/>
    <w:rsid w:val="00D224ED"/>
    <w:rsid w:val="00D2252C"/>
    <w:rsid w:val="00D22909"/>
    <w:rsid w:val="00D229B2"/>
    <w:rsid w:val="00D229FC"/>
    <w:rsid w:val="00D22B1F"/>
    <w:rsid w:val="00D23236"/>
    <w:rsid w:val="00D23276"/>
    <w:rsid w:val="00D23395"/>
    <w:rsid w:val="00D238C9"/>
    <w:rsid w:val="00D239E3"/>
    <w:rsid w:val="00D23AB4"/>
    <w:rsid w:val="00D2413A"/>
    <w:rsid w:val="00D2422D"/>
    <w:rsid w:val="00D24315"/>
    <w:rsid w:val="00D245C0"/>
    <w:rsid w:val="00D2462F"/>
    <w:rsid w:val="00D246DE"/>
    <w:rsid w:val="00D24731"/>
    <w:rsid w:val="00D2483F"/>
    <w:rsid w:val="00D248C3"/>
    <w:rsid w:val="00D249C4"/>
    <w:rsid w:val="00D24AA8"/>
    <w:rsid w:val="00D24AEC"/>
    <w:rsid w:val="00D24C0D"/>
    <w:rsid w:val="00D24DCB"/>
    <w:rsid w:val="00D24E77"/>
    <w:rsid w:val="00D24F15"/>
    <w:rsid w:val="00D2501C"/>
    <w:rsid w:val="00D25165"/>
    <w:rsid w:val="00D255BD"/>
    <w:rsid w:val="00D2569F"/>
    <w:rsid w:val="00D2578F"/>
    <w:rsid w:val="00D25874"/>
    <w:rsid w:val="00D2594D"/>
    <w:rsid w:val="00D25986"/>
    <w:rsid w:val="00D2598E"/>
    <w:rsid w:val="00D25E50"/>
    <w:rsid w:val="00D25EEA"/>
    <w:rsid w:val="00D26012"/>
    <w:rsid w:val="00D2613A"/>
    <w:rsid w:val="00D26220"/>
    <w:rsid w:val="00D26237"/>
    <w:rsid w:val="00D265E6"/>
    <w:rsid w:val="00D26768"/>
    <w:rsid w:val="00D268A5"/>
    <w:rsid w:val="00D268D0"/>
    <w:rsid w:val="00D26AD0"/>
    <w:rsid w:val="00D26ECB"/>
    <w:rsid w:val="00D26FC4"/>
    <w:rsid w:val="00D27102"/>
    <w:rsid w:val="00D27202"/>
    <w:rsid w:val="00D273AE"/>
    <w:rsid w:val="00D2767C"/>
    <w:rsid w:val="00D276B9"/>
    <w:rsid w:val="00D3026B"/>
    <w:rsid w:val="00D30280"/>
    <w:rsid w:val="00D30824"/>
    <w:rsid w:val="00D30AA7"/>
    <w:rsid w:val="00D30B1E"/>
    <w:rsid w:val="00D30C33"/>
    <w:rsid w:val="00D30C77"/>
    <w:rsid w:val="00D30D68"/>
    <w:rsid w:val="00D30DDE"/>
    <w:rsid w:val="00D30EDE"/>
    <w:rsid w:val="00D30FB2"/>
    <w:rsid w:val="00D31044"/>
    <w:rsid w:val="00D3124F"/>
    <w:rsid w:val="00D31455"/>
    <w:rsid w:val="00D31478"/>
    <w:rsid w:val="00D31CF7"/>
    <w:rsid w:val="00D31E2B"/>
    <w:rsid w:val="00D320D5"/>
    <w:rsid w:val="00D3225E"/>
    <w:rsid w:val="00D3231D"/>
    <w:rsid w:val="00D324B1"/>
    <w:rsid w:val="00D32587"/>
    <w:rsid w:val="00D32A97"/>
    <w:rsid w:val="00D32AC4"/>
    <w:rsid w:val="00D32AFA"/>
    <w:rsid w:val="00D32B6B"/>
    <w:rsid w:val="00D32F91"/>
    <w:rsid w:val="00D33132"/>
    <w:rsid w:val="00D332AF"/>
    <w:rsid w:val="00D33A1C"/>
    <w:rsid w:val="00D33A5B"/>
    <w:rsid w:val="00D33C8D"/>
    <w:rsid w:val="00D33CC8"/>
    <w:rsid w:val="00D33D28"/>
    <w:rsid w:val="00D33E14"/>
    <w:rsid w:val="00D33FAF"/>
    <w:rsid w:val="00D344C3"/>
    <w:rsid w:val="00D3458D"/>
    <w:rsid w:val="00D3482B"/>
    <w:rsid w:val="00D34928"/>
    <w:rsid w:val="00D34C8E"/>
    <w:rsid w:val="00D34FFE"/>
    <w:rsid w:val="00D35140"/>
    <w:rsid w:val="00D354A1"/>
    <w:rsid w:val="00D354B3"/>
    <w:rsid w:val="00D356B8"/>
    <w:rsid w:val="00D358AC"/>
    <w:rsid w:val="00D36034"/>
    <w:rsid w:val="00D3619F"/>
    <w:rsid w:val="00D362CD"/>
    <w:rsid w:val="00D36332"/>
    <w:rsid w:val="00D3633A"/>
    <w:rsid w:val="00D3677B"/>
    <w:rsid w:val="00D3696E"/>
    <w:rsid w:val="00D36CCE"/>
    <w:rsid w:val="00D36F21"/>
    <w:rsid w:val="00D36FE3"/>
    <w:rsid w:val="00D370AC"/>
    <w:rsid w:val="00D3740F"/>
    <w:rsid w:val="00D37429"/>
    <w:rsid w:val="00D375CC"/>
    <w:rsid w:val="00D3773D"/>
    <w:rsid w:val="00D379F8"/>
    <w:rsid w:val="00D37BED"/>
    <w:rsid w:val="00D37F3F"/>
    <w:rsid w:val="00D401C4"/>
    <w:rsid w:val="00D40385"/>
    <w:rsid w:val="00D40796"/>
    <w:rsid w:val="00D407F5"/>
    <w:rsid w:val="00D4090F"/>
    <w:rsid w:val="00D4094A"/>
    <w:rsid w:val="00D40A99"/>
    <w:rsid w:val="00D40E02"/>
    <w:rsid w:val="00D411DC"/>
    <w:rsid w:val="00D419ED"/>
    <w:rsid w:val="00D42456"/>
    <w:rsid w:val="00D4252D"/>
    <w:rsid w:val="00D429DD"/>
    <w:rsid w:val="00D42C63"/>
    <w:rsid w:val="00D42D96"/>
    <w:rsid w:val="00D42E09"/>
    <w:rsid w:val="00D43071"/>
    <w:rsid w:val="00D4308C"/>
    <w:rsid w:val="00D43211"/>
    <w:rsid w:val="00D43219"/>
    <w:rsid w:val="00D43506"/>
    <w:rsid w:val="00D436BF"/>
    <w:rsid w:val="00D4376D"/>
    <w:rsid w:val="00D43B59"/>
    <w:rsid w:val="00D43C22"/>
    <w:rsid w:val="00D43CC2"/>
    <w:rsid w:val="00D43F07"/>
    <w:rsid w:val="00D43F1A"/>
    <w:rsid w:val="00D44088"/>
    <w:rsid w:val="00D4411D"/>
    <w:rsid w:val="00D4470D"/>
    <w:rsid w:val="00D4490A"/>
    <w:rsid w:val="00D44927"/>
    <w:rsid w:val="00D44A0F"/>
    <w:rsid w:val="00D44C83"/>
    <w:rsid w:val="00D44E1A"/>
    <w:rsid w:val="00D4528E"/>
    <w:rsid w:val="00D459DD"/>
    <w:rsid w:val="00D45ACE"/>
    <w:rsid w:val="00D45CA0"/>
    <w:rsid w:val="00D46060"/>
    <w:rsid w:val="00D461AC"/>
    <w:rsid w:val="00D465D1"/>
    <w:rsid w:val="00D46688"/>
    <w:rsid w:val="00D46A7F"/>
    <w:rsid w:val="00D46B0F"/>
    <w:rsid w:val="00D46E71"/>
    <w:rsid w:val="00D46FF5"/>
    <w:rsid w:val="00D47109"/>
    <w:rsid w:val="00D47185"/>
    <w:rsid w:val="00D4766C"/>
    <w:rsid w:val="00D47736"/>
    <w:rsid w:val="00D47A5D"/>
    <w:rsid w:val="00D47A81"/>
    <w:rsid w:val="00D47B6A"/>
    <w:rsid w:val="00D47BF5"/>
    <w:rsid w:val="00D47E1A"/>
    <w:rsid w:val="00D5024A"/>
    <w:rsid w:val="00D5031B"/>
    <w:rsid w:val="00D5045D"/>
    <w:rsid w:val="00D504F1"/>
    <w:rsid w:val="00D5053C"/>
    <w:rsid w:val="00D50580"/>
    <w:rsid w:val="00D506A7"/>
    <w:rsid w:val="00D508C2"/>
    <w:rsid w:val="00D509B6"/>
    <w:rsid w:val="00D50A29"/>
    <w:rsid w:val="00D50F87"/>
    <w:rsid w:val="00D5102F"/>
    <w:rsid w:val="00D5169B"/>
    <w:rsid w:val="00D51735"/>
    <w:rsid w:val="00D51A3F"/>
    <w:rsid w:val="00D51AC1"/>
    <w:rsid w:val="00D51BAA"/>
    <w:rsid w:val="00D51E50"/>
    <w:rsid w:val="00D523B0"/>
    <w:rsid w:val="00D52410"/>
    <w:rsid w:val="00D52B97"/>
    <w:rsid w:val="00D52C35"/>
    <w:rsid w:val="00D52F33"/>
    <w:rsid w:val="00D5312F"/>
    <w:rsid w:val="00D531DC"/>
    <w:rsid w:val="00D533A5"/>
    <w:rsid w:val="00D534B2"/>
    <w:rsid w:val="00D537B8"/>
    <w:rsid w:val="00D53824"/>
    <w:rsid w:val="00D538B7"/>
    <w:rsid w:val="00D53A8C"/>
    <w:rsid w:val="00D53D0A"/>
    <w:rsid w:val="00D54452"/>
    <w:rsid w:val="00D5451C"/>
    <w:rsid w:val="00D547A8"/>
    <w:rsid w:val="00D54877"/>
    <w:rsid w:val="00D54D8A"/>
    <w:rsid w:val="00D54F49"/>
    <w:rsid w:val="00D5506C"/>
    <w:rsid w:val="00D5555C"/>
    <w:rsid w:val="00D556EF"/>
    <w:rsid w:val="00D55893"/>
    <w:rsid w:val="00D55993"/>
    <w:rsid w:val="00D55A57"/>
    <w:rsid w:val="00D55C1B"/>
    <w:rsid w:val="00D55DCA"/>
    <w:rsid w:val="00D56402"/>
    <w:rsid w:val="00D56623"/>
    <w:rsid w:val="00D5666E"/>
    <w:rsid w:val="00D566BA"/>
    <w:rsid w:val="00D569CE"/>
    <w:rsid w:val="00D56B70"/>
    <w:rsid w:val="00D56B77"/>
    <w:rsid w:val="00D56D9D"/>
    <w:rsid w:val="00D56DFD"/>
    <w:rsid w:val="00D56E5A"/>
    <w:rsid w:val="00D56FB8"/>
    <w:rsid w:val="00D572DF"/>
    <w:rsid w:val="00D57623"/>
    <w:rsid w:val="00D57686"/>
    <w:rsid w:val="00D576B7"/>
    <w:rsid w:val="00D5774D"/>
    <w:rsid w:val="00D57AB1"/>
    <w:rsid w:val="00D57C6A"/>
    <w:rsid w:val="00D60092"/>
    <w:rsid w:val="00D60173"/>
    <w:rsid w:val="00D6052A"/>
    <w:rsid w:val="00D60697"/>
    <w:rsid w:val="00D607A0"/>
    <w:rsid w:val="00D607A8"/>
    <w:rsid w:val="00D60CB9"/>
    <w:rsid w:val="00D60DCD"/>
    <w:rsid w:val="00D60EC0"/>
    <w:rsid w:val="00D60FB0"/>
    <w:rsid w:val="00D61262"/>
    <w:rsid w:val="00D613FF"/>
    <w:rsid w:val="00D616E2"/>
    <w:rsid w:val="00D618C9"/>
    <w:rsid w:val="00D61D5E"/>
    <w:rsid w:val="00D61EC1"/>
    <w:rsid w:val="00D629DA"/>
    <w:rsid w:val="00D62A9D"/>
    <w:rsid w:val="00D62F21"/>
    <w:rsid w:val="00D63284"/>
    <w:rsid w:val="00D635B0"/>
    <w:rsid w:val="00D636C2"/>
    <w:rsid w:val="00D63798"/>
    <w:rsid w:val="00D639BB"/>
    <w:rsid w:val="00D63E58"/>
    <w:rsid w:val="00D63EAE"/>
    <w:rsid w:val="00D640D4"/>
    <w:rsid w:val="00D6423D"/>
    <w:rsid w:val="00D643C4"/>
    <w:rsid w:val="00D64402"/>
    <w:rsid w:val="00D64604"/>
    <w:rsid w:val="00D64621"/>
    <w:rsid w:val="00D64A2F"/>
    <w:rsid w:val="00D64B3E"/>
    <w:rsid w:val="00D650BA"/>
    <w:rsid w:val="00D650FE"/>
    <w:rsid w:val="00D6526E"/>
    <w:rsid w:val="00D655B0"/>
    <w:rsid w:val="00D6580A"/>
    <w:rsid w:val="00D65CD1"/>
    <w:rsid w:val="00D65D01"/>
    <w:rsid w:val="00D65E32"/>
    <w:rsid w:val="00D65EA4"/>
    <w:rsid w:val="00D664F5"/>
    <w:rsid w:val="00D66A02"/>
    <w:rsid w:val="00D670B9"/>
    <w:rsid w:val="00D6723B"/>
    <w:rsid w:val="00D673C1"/>
    <w:rsid w:val="00D67576"/>
    <w:rsid w:val="00D67A69"/>
    <w:rsid w:val="00D7013D"/>
    <w:rsid w:val="00D701AA"/>
    <w:rsid w:val="00D70209"/>
    <w:rsid w:val="00D70240"/>
    <w:rsid w:val="00D704D7"/>
    <w:rsid w:val="00D70502"/>
    <w:rsid w:val="00D70737"/>
    <w:rsid w:val="00D707B7"/>
    <w:rsid w:val="00D709E2"/>
    <w:rsid w:val="00D70A40"/>
    <w:rsid w:val="00D70BE9"/>
    <w:rsid w:val="00D70F24"/>
    <w:rsid w:val="00D7101F"/>
    <w:rsid w:val="00D710A3"/>
    <w:rsid w:val="00D710D9"/>
    <w:rsid w:val="00D711AB"/>
    <w:rsid w:val="00D713F0"/>
    <w:rsid w:val="00D71591"/>
    <w:rsid w:val="00D715A9"/>
    <w:rsid w:val="00D7173B"/>
    <w:rsid w:val="00D717AB"/>
    <w:rsid w:val="00D7185C"/>
    <w:rsid w:val="00D71AFF"/>
    <w:rsid w:val="00D71B2A"/>
    <w:rsid w:val="00D71BD3"/>
    <w:rsid w:val="00D71CA2"/>
    <w:rsid w:val="00D71CD6"/>
    <w:rsid w:val="00D71E67"/>
    <w:rsid w:val="00D725F4"/>
    <w:rsid w:val="00D727C4"/>
    <w:rsid w:val="00D728AB"/>
    <w:rsid w:val="00D72978"/>
    <w:rsid w:val="00D729F8"/>
    <w:rsid w:val="00D72A4C"/>
    <w:rsid w:val="00D72B79"/>
    <w:rsid w:val="00D72B7B"/>
    <w:rsid w:val="00D72C1C"/>
    <w:rsid w:val="00D72CB3"/>
    <w:rsid w:val="00D72F4E"/>
    <w:rsid w:val="00D7313A"/>
    <w:rsid w:val="00D73184"/>
    <w:rsid w:val="00D7318A"/>
    <w:rsid w:val="00D73493"/>
    <w:rsid w:val="00D7352D"/>
    <w:rsid w:val="00D73635"/>
    <w:rsid w:val="00D73A26"/>
    <w:rsid w:val="00D73D85"/>
    <w:rsid w:val="00D73E7E"/>
    <w:rsid w:val="00D73EA1"/>
    <w:rsid w:val="00D74035"/>
    <w:rsid w:val="00D7405E"/>
    <w:rsid w:val="00D745FB"/>
    <w:rsid w:val="00D748B1"/>
    <w:rsid w:val="00D74B53"/>
    <w:rsid w:val="00D74BA8"/>
    <w:rsid w:val="00D74C88"/>
    <w:rsid w:val="00D75041"/>
    <w:rsid w:val="00D75092"/>
    <w:rsid w:val="00D756AA"/>
    <w:rsid w:val="00D757ED"/>
    <w:rsid w:val="00D75942"/>
    <w:rsid w:val="00D75D47"/>
    <w:rsid w:val="00D75E7C"/>
    <w:rsid w:val="00D765ED"/>
    <w:rsid w:val="00D7690E"/>
    <w:rsid w:val="00D76AAA"/>
    <w:rsid w:val="00D76EB6"/>
    <w:rsid w:val="00D770D9"/>
    <w:rsid w:val="00D777B1"/>
    <w:rsid w:val="00D7795A"/>
    <w:rsid w:val="00D77AEE"/>
    <w:rsid w:val="00D77DAC"/>
    <w:rsid w:val="00D77F1D"/>
    <w:rsid w:val="00D77F9F"/>
    <w:rsid w:val="00D80167"/>
    <w:rsid w:val="00D80357"/>
    <w:rsid w:val="00D80672"/>
    <w:rsid w:val="00D80723"/>
    <w:rsid w:val="00D807BC"/>
    <w:rsid w:val="00D8090B"/>
    <w:rsid w:val="00D80D08"/>
    <w:rsid w:val="00D80F47"/>
    <w:rsid w:val="00D80F98"/>
    <w:rsid w:val="00D80FA1"/>
    <w:rsid w:val="00D812F6"/>
    <w:rsid w:val="00D813AA"/>
    <w:rsid w:val="00D813F0"/>
    <w:rsid w:val="00D817F5"/>
    <w:rsid w:val="00D81872"/>
    <w:rsid w:val="00D819B0"/>
    <w:rsid w:val="00D81C1C"/>
    <w:rsid w:val="00D81D25"/>
    <w:rsid w:val="00D81E4F"/>
    <w:rsid w:val="00D824A3"/>
    <w:rsid w:val="00D824C1"/>
    <w:rsid w:val="00D8253C"/>
    <w:rsid w:val="00D826F6"/>
    <w:rsid w:val="00D82873"/>
    <w:rsid w:val="00D82927"/>
    <w:rsid w:val="00D82C3C"/>
    <w:rsid w:val="00D82D94"/>
    <w:rsid w:val="00D82E09"/>
    <w:rsid w:val="00D82F87"/>
    <w:rsid w:val="00D83167"/>
    <w:rsid w:val="00D83186"/>
    <w:rsid w:val="00D83242"/>
    <w:rsid w:val="00D83392"/>
    <w:rsid w:val="00D83641"/>
    <w:rsid w:val="00D83793"/>
    <w:rsid w:val="00D83B87"/>
    <w:rsid w:val="00D83C79"/>
    <w:rsid w:val="00D83E7D"/>
    <w:rsid w:val="00D8408A"/>
    <w:rsid w:val="00D84234"/>
    <w:rsid w:val="00D84341"/>
    <w:rsid w:val="00D843BD"/>
    <w:rsid w:val="00D843F5"/>
    <w:rsid w:val="00D844FD"/>
    <w:rsid w:val="00D845F2"/>
    <w:rsid w:val="00D845FD"/>
    <w:rsid w:val="00D8493E"/>
    <w:rsid w:val="00D84BC8"/>
    <w:rsid w:val="00D84EB5"/>
    <w:rsid w:val="00D84FE2"/>
    <w:rsid w:val="00D85154"/>
    <w:rsid w:val="00D8532D"/>
    <w:rsid w:val="00D8552B"/>
    <w:rsid w:val="00D85B1A"/>
    <w:rsid w:val="00D85C99"/>
    <w:rsid w:val="00D85F13"/>
    <w:rsid w:val="00D86248"/>
    <w:rsid w:val="00D862B6"/>
    <w:rsid w:val="00D86512"/>
    <w:rsid w:val="00D86711"/>
    <w:rsid w:val="00D86787"/>
    <w:rsid w:val="00D867AF"/>
    <w:rsid w:val="00D86808"/>
    <w:rsid w:val="00D86AFE"/>
    <w:rsid w:val="00D86ECD"/>
    <w:rsid w:val="00D87006"/>
    <w:rsid w:val="00D8721C"/>
    <w:rsid w:val="00D874AC"/>
    <w:rsid w:val="00D875B8"/>
    <w:rsid w:val="00D8776D"/>
    <w:rsid w:val="00D87887"/>
    <w:rsid w:val="00D87896"/>
    <w:rsid w:val="00D87EEE"/>
    <w:rsid w:val="00D87EF3"/>
    <w:rsid w:val="00D87F88"/>
    <w:rsid w:val="00D905D9"/>
    <w:rsid w:val="00D9094D"/>
    <w:rsid w:val="00D90C11"/>
    <w:rsid w:val="00D90EC1"/>
    <w:rsid w:val="00D90EF9"/>
    <w:rsid w:val="00D90F3F"/>
    <w:rsid w:val="00D90FB4"/>
    <w:rsid w:val="00D912EC"/>
    <w:rsid w:val="00D916B7"/>
    <w:rsid w:val="00D916F1"/>
    <w:rsid w:val="00D9191A"/>
    <w:rsid w:val="00D91C6B"/>
    <w:rsid w:val="00D9213A"/>
    <w:rsid w:val="00D92217"/>
    <w:rsid w:val="00D92437"/>
    <w:rsid w:val="00D929F6"/>
    <w:rsid w:val="00D92B8B"/>
    <w:rsid w:val="00D92DE8"/>
    <w:rsid w:val="00D92EF3"/>
    <w:rsid w:val="00D92F82"/>
    <w:rsid w:val="00D93277"/>
    <w:rsid w:val="00D93355"/>
    <w:rsid w:val="00D93454"/>
    <w:rsid w:val="00D93A49"/>
    <w:rsid w:val="00D93D0B"/>
    <w:rsid w:val="00D93D7A"/>
    <w:rsid w:val="00D93D92"/>
    <w:rsid w:val="00D93DA2"/>
    <w:rsid w:val="00D93E1F"/>
    <w:rsid w:val="00D93EFA"/>
    <w:rsid w:val="00D9405A"/>
    <w:rsid w:val="00D9408F"/>
    <w:rsid w:val="00D941CE"/>
    <w:rsid w:val="00D94624"/>
    <w:rsid w:val="00D946B1"/>
    <w:rsid w:val="00D9485D"/>
    <w:rsid w:val="00D94AA2"/>
    <w:rsid w:val="00D94B2C"/>
    <w:rsid w:val="00D94BB8"/>
    <w:rsid w:val="00D94CC1"/>
    <w:rsid w:val="00D9524A"/>
    <w:rsid w:val="00D956A5"/>
    <w:rsid w:val="00D957EB"/>
    <w:rsid w:val="00D95F40"/>
    <w:rsid w:val="00D95FF7"/>
    <w:rsid w:val="00D96262"/>
    <w:rsid w:val="00D9650A"/>
    <w:rsid w:val="00D9669E"/>
    <w:rsid w:val="00D9674F"/>
    <w:rsid w:val="00D96960"/>
    <w:rsid w:val="00D9699F"/>
    <w:rsid w:val="00D96BB0"/>
    <w:rsid w:val="00D96DBE"/>
    <w:rsid w:val="00D96DC3"/>
    <w:rsid w:val="00D96EAA"/>
    <w:rsid w:val="00D97571"/>
    <w:rsid w:val="00D97593"/>
    <w:rsid w:val="00D975A4"/>
    <w:rsid w:val="00D97645"/>
    <w:rsid w:val="00D976AE"/>
    <w:rsid w:val="00D977F2"/>
    <w:rsid w:val="00D979CE"/>
    <w:rsid w:val="00D97BBA"/>
    <w:rsid w:val="00D97C83"/>
    <w:rsid w:val="00D97D31"/>
    <w:rsid w:val="00D97DE8"/>
    <w:rsid w:val="00D97E76"/>
    <w:rsid w:val="00DA0385"/>
    <w:rsid w:val="00DA056B"/>
    <w:rsid w:val="00DA0656"/>
    <w:rsid w:val="00DA069B"/>
    <w:rsid w:val="00DA0DAB"/>
    <w:rsid w:val="00DA0E42"/>
    <w:rsid w:val="00DA0EFE"/>
    <w:rsid w:val="00DA1335"/>
    <w:rsid w:val="00DA13EA"/>
    <w:rsid w:val="00DA1AAE"/>
    <w:rsid w:val="00DA1B73"/>
    <w:rsid w:val="00DA1CBF"/>
    <w:rsid w:val="00DA2343"/>
    <w:rsid w:val="00DA2355"/>
    <w:rsid w:val="00DA23EF"/>
    <w:rsid w:val="00DA2499"/>
    <w:rsid w:val="00DA2591"/>
    <w:rsid w:val="00DA2B5B"/>
    <w:rsid w:val="00DA2D4D"/>
    <w:rsid w:val="00DA2D7D"/>
    <w:rsid w:val="00DA2F32"/>
    <w:rsid w:val="00DA30F9"/>
    <w:rsid w:val="00DA31E1"/>
    <w:rsid w:val="00DA3260"/>
    <w:rsid w:val="00DA341F"/>
    <w:rsid w:val="00DA357F"/>
    <w:rsid w:val="00DA3614"/>
    <w:rsid w:val="00DA3747"/>
    <w:rsid w:val="00DA39F0"/>
    <w:rsid w:val="00DA3AE1"/>
    <w:rsid w:val="00DA3BFC"/>
    <w:rsid w:val="00DA40C2"/>
    <w:rsid w:val="00DA4120"/>
    <w:rsid w:val="00DA416D"/>
    <w:rsid w:val="00DA430E"/>
    <w:rsid w:val="00DA43ED"/>
    <w:rsid w:val="00DA4CCB"/>
    <w:rsid w:val="00DA4EE1"/>
    <w:rsid w:val="00DA525C"/>
    <w:rsid w:val="00DA54F3"/>
    <w:rsid w:val="00DA552C"/>
    <w:rsid w:val="00DA57DE"/>
    <w:rsid w:val="00DA588A"/>
    <w:rsid w:val="00DA5B02"/>
    <w:rsid w:val="00DA5C6D"/>
    <w:rsid w:val="00DA60A6"/>
    <w:rsid w:val="00DA60FE"/>
    <w:rsid w:val="00DA614F"/>
    <w:rsid w:val="00DA62EC"/>
    <w:rsid w:val="00DA6535"/>
    <w:rsid w:val="00DA65DF"/>
    <w:rsid w:val="00DA6AC6"/>
    <w:rsid w:val="00DA6BF3"/>
    <w:rsid w:val="00DA6FBD"/>
    <w:rsid w:val="00DA7439"/>
    <w:rsid w:val="00DA7679"/>
    <w:rsid w:val="00DA7683"/>
    <w:rsid w:val="00DA7719"/>
    <w:rsid w:val="00DA7A43"/>
    <w:rsid w:val="00DA7ED8"/>
    <w:rsid w:val="00DA7F06"/>
    <w:rsid w:val="00DB0004"/>
    <w:rsid w:val="00DB0236"/>
    <w:rsid w:val="00DB02A9"/>
    <w:rsid w:val="00DB0529"/>
    <w:rsid w:val="00DB0584"/>
    <w:rsid w:val="00DB088F"/>
    <w:rsid w:val="00DB09BF"/>
    <w:rsid w:val="00DB0A83"/>
    <w:rsid w:val="00DB0EF1"/>
    <w:rsid w:val="00DB0EFA"/>
    <w:rsid w:val="00DB10E0"/>
    <w:rsid w:val="00DB11BA"/>
    <w:rsid w:val="00DB1202"/>
    <w:rsid w:val="00DB1229"/>
    <w:rsid w:val="00DB143B"/>
    <w:rsid w:val="00DB18EC"/>
    <w:rsid w:val="00DB1A6C"/>
    <w:rsid w:val="00DB22E7"/>
    <w:rsid w:val="00DB2DED"/>
    <w:rsid w:val="00DB3056"/>
    <w:rsid w:val="00DB30A9"/>
    <w:rsid w:val="00DB31AC"/>
    <w:rsid w:val="00DB33EA"/>
    <w:rsid w:val="00DB3548"/>
    <w:rsid w:val="00DB38B3"/>
    <w:rsid w:val="00DB3F76"/>
    <w:rsid w:val="00DB4128"/>
    <w:rsid w:val="00DB4148"/>
    <w:rsid w:val="00DB4374"/>
    <w:rsid w:val="00DB45B1"/>
    <w:rsid w:val="00DB486C"/>
    <w:rsid w:val="00DB494F"/>
    <w:rsid w:val="00DB4965"/>
    <w:rsid w:val="00DB497E"/>
    <w:rsid w:val="00DB49EB"/>
    <w:rsid w:val="00DB4D9D"/>
    <w:rsid w:val="00DB4EFC"/>
    <w:rsid w:val="00DB5097"/>
    <w:rsid w:val="00DB5260"/>
    <w:rsid w:val="00DB552F"/>
    <w:rsid w:val="00DB594B"/>
    <w:rsid w:val="00DB59C3"/>
    <w:rsid w:val="00DB5C9E"/>
    <w:rsid w:val="00DB5D5A"/>
    <w:rsid w:val="00DB619A"/>
    <w:rsid w:val="00DB6492"/>
    <w:rsid w:val="00DB64D1"/>
    <w:rsid w:val="00DB6614"/>
    <w:rsid w:val="00DB66B9"/>
    <w:rsid w:val="00DB6A5A"/>
    <w:rsid w:val="00DB6B33"/>
    <w:rsid w:val="00DB6C50"/>
    <w:rsid w:val="00DB6C85"/>
    <w:rsid w:val="00DB6DF9"/>
    <w:rsid w:val="00DB6FB2"/>
    <w:rsid w:val="00DB70CB"/>
    <w:rsid w:val="00DB7725"/>
    <w:rsid w:val="00DB79C9"/>
    <w:rsid w:val="00DB7C6E"/>
    <w:rsid w:val="00DB7E8A"/>
    <w:rsid w:val="00DC0016"/>
    <w:rsid w:val="00DC0272"/>
    <w:rsid w:val="00DC029C"/>
    <w:rsid w:val="00DC03EC"/>
    <w:rsid w:val="00DC049C"/>
    <w:rsid w:val="00DC0600"/>
    <w:rsid w:val="00DC0813"/>
    <w:rsid w:val="00DC082E"/>
    <w:rsid w:val="00DC09E6"/>
    <w:rsid w:val="00DC0A56"/>
    <w:rsid w:val="00DC0D86"/>
    <w:rsid w:val="00DC0DD7"/>
    <w:rsid w:val="00DC0F50"/>
    <w:rsid w:val="00DC0FF7"/>
    <w:rsid w:val="00DC1555"/>
    <w:rsid w:val="00DC1711"/>
    <w:rsid w:val="00DC1977"/>
    <w:rsid w:val="00DC1981"/>
    <w:rsid w:val="00DC1AE9"/>
    <w:rsid w:val="00DC1AF7"/>
    <w:rsid w:val="00DC2029"/>
    <w:rsid w:val="00DC2068"/>
    <w:rsid w:val="00DC230C"/>
    <w:rsid w:val="00DC26E9"/>
    <w:rsid w:val="00DC29E7"/>
    <w:rsid w:val="00DC2D8B"/>
    <w:rsid w:val="00DC2DC0"/>
    <w:rsid w:val="00DC2EF0"/>
    <w:rsid w:val="00DC310C"/>
    <w:rsid w:val="00DC3267"/>
    <w:rsid w:val="00DC33D5"/>
    <w:rsid w:val="00DC37F8"/>
    <w:rsid w:val="00DC38A9"/>
    <w:rsid w:val="00DC398D"/>
    <w:rsid w:val="00DC3AED"/>
    <w:rsid w:val="00DC3B5D"/>
    <w:rsid w:val="00DC3BC0"/>
    <w:rsid w:val="00DC40B2"/>
    <w:rsid w:val="00DC4852"/>
    <w:rsid w:val="00DC4966"/>
    <w:rsid w:val="00DC49BA"/>
    <w:rsid w:val="00DC4CD1"/>
    <w:rsid w:val="00DC4F61"/>
    <w:rsid w:val="00DC4F92"/>
    <w:rsid w:val="00DC5067"/>
    <w:rsid w:val="00DC5107"/>
    <w:rsid w:val="00DC5192"/>
    <w:rsid w:val="00DC5657"/>
    <w:rsid w:val="00DC5827"/>
    <w:rsid w:val="00DC5C88"/>
    <w:rsid w:val="00DC5D29"/>
    <w:rsid w:val="00DC5D5E"/>
    <w:rsid w:val="00DC5DF6"/>
    <w:rsid w:val="00DC5E08"/>
    <w:rsid w:val="00DC5EAD"/>
    <w:rsid w:val="00DC5EBE"/>
    <w:rsid w:val="00DC606B"/>
    <w:rsid w:val="00DC60C9"/>
    <w:rsid w:val="00DC61F1"/>
    <w:rsid w:val="00DC62D5"/>
    <w:rsid w:val="00DC62F6"/>
    <w:rsid w:val="00DC642F"/>
    <w:rsid w:val="00DC6880"/>
    <w:rsid w:val="00DC6BD2"/>
    <w:rsid w:val="00DC6C6E"/>
    <w:rsid w:val="00DC6DFC"/>
    <w:rsid w:val="00DC6EA8"/>
    <w:rsid w:val="00DC76EA"/>
    <w:rsid w:val="00DC7DEA"/>
    <w:rsid w:val="00DC7E0C"/>
    <w:rsid w:val="00DC7E33"/>
    <w:rsid w:val="00DC7FD1"/>
    <w:rsid w:val="00DD0168"/>
    <w:rsid w:val="00DD0388"/>
    <w:rsid w:val="00DD03F0"/>
    <w:rsid w:val="00DD0B46"/>
    <w:rsid w:val="00DD0D08"/>
    <w:rsid w:val="00DD0EEE"/>
    <w:rsid w:val="00DD1035"/>
    <w:rsid w:val="00DD1479"/>
    <w:rsid w:val="00DD150A"/>
    <w:rsid w:val="00DD1641"/>
    <w:rsid w:val="00DD165F"/>
    <w:rsid w:val="00DD17A1"/>
    <w:rsid w:val="00DD1852"/>
    <w:rsid w:val="00DD19B5"/>
    <w:rsid w:val="00DD1A6F"/>
    <w:rsid w:val="00DD1DE3"/>
    <w:rsid w:val="00DD1F3F"/>
    <w:rsid w:val="00DD23B2"/>
    <w:rsid w:val="00DD282B"/>
    <w:rsid w:val="00DD28D8"/>
    <w:rsid w:val="00DD2A3B"/>
    <w:rsid w:val="00DD2B47"/>
    <w:rsid w:val="00DD2CDE"/>
    <w:rsid w:val="00DD2D2D"/>
    <w:rsid w:val="00DD2DB6"/>
    <w:rsid w:val="00DD2EBA"/>
    <w:rsid w:val="00DD3107"/>
    <w:rsid w:val="00DD355C"/>
    <w:rsid w:val="00DD358A"/>
    <w:rsid w:val="00DD3B0C"/>
    <w:rsid w:val="00DD3FC4"/>
    <w:rsid w:val="00DD42F7"/>
    <w:rsid w:val="00DD4520"/>
    <w:rsid w:val="00DD453E"/>
    <w:rsid w:val="00DD46C9"/>
    <w:rsid w:val="00DD46F0"/>
    <w:rsid w:val="00DD4771"/>
    <w:rsid w:val="00DD47F3"/>
    <w:rsid w:val="00DD4A30"/>
    <w:rsid w:val="00DD4AA3"/>
    <w:rsid w:val="00DD4B07"/>
    <w:rsid w:val="00DD4E11"/>
    <w:rsid w:val="00DD53CF"/>
    <w:rsid w:val="00DD5439"/>
    <w:rsid w:val="00DD548E"/>
    <w:rsid w:val="00DD5491"/>
    <w:rsid w:val="00DD551F"/>
    <w:rsid w:val="00DD57BD"/>
    <w:rsid w:val="00DD5AE3"/>
    <w:rsid w:val="00DD5D54"/>
    <w:rsid w:val="00DD5DFA"/>
    <w:rsid w:val="00DD612C"/>
    <w:rsid w:val="00DD6278"/>
    <w:rsid w:val="00DD62D6"/>
    <w:rsid w:val="00DD6363"/>
    <w:rsid w:val="00DD637F"/>
    <w:rsid w:val="00DD64C4"/>
    <w:rsid w:val="00DD6BED"/>
    <w:rsid w:val="00DD6CF5"/>
    <w:rsid w:val="00DD6E14"/>
    <w:rsid w:val="00DD7148"/>
    <w:rsid w:val="00DD7231"/>
    <w:rsid w:val="00DD75AA"/>
    <w:rsid w:val="00DD776F"/>
    <w:rsid w:val="00DD78BF"/>
    <w:rsid w:val="00DD78CF"/>
    <w:rsid w:val="00DD7E66"/>
    <w:rsid w:val="00DD7FFA"/>
    <w:rsid w:val="00DE0437"/>
    <w:rsid w:val="00DE07DC"/>
    <w:rsid w:val="00DE0B00"/>
    <w:rsid w:val="00DE0D3A"/>
    <w:rsid w:val="00DE0D5D"/>
    <w:rsid w:val="00DE0F2A"/>
    <w:rsid w:val="00DE103C"/>
    <w:rsid w:val="00DE1074"/>
    <w:rsid w:val="00DE1376"/>
    <w:rsid w:val="00DE144F"/>
    <w:rsid w:val="00DE16E3"/>
    <w:rsid w:val="00DE17D1"/>
    <w:rsid w:val="00DE185B"/>
    <w:rsid w:val="00DE206E"/>
    <w:rsid w:val="00DE217C"/>
    <w:rsid w:val="00DE22D2"/>
    <w:rsid w:val="00DE22FF"/>
    <w:rsid w:val="00DE23E8"/>
    <w:rsid w:val="00DE2632"/>
    <w:rsid w:val="00DE2655"/>
    <w:rsid w:val="00DE278F"/>
    <w:rsid w:val="00DE2A62"/>
    <w:rsid w:val="00DE2D71"/>
    <w:rsid w:val="00DE3122"/>
    <w:rsid w:val="00DE3288"/>
    <w:rsid w:val="00DE3440"/>
    <w:rsid w:val="00DE3497"/>
    <w:rsid w:val="00DE3517"/>
    <w:rsid w:val="00DE35E5"/>
    <w:rsid w:val="00DE377F"/>
    <w:rsid w:val="00DE3A58"/>
    <w:rsid w:val="00DE3C0B"/>
    <w:rsid w:val="00DE3C1B"/>
    <w:rsid w:val="00DE3DBA"/>
    <w:rsid w:val="00DE3FA3"/>
    <w:rsid w:val="00DE3FE1"/>
    <w:rsid w:val="00DE4404"/>
    <w:rsid w:val="00DE4411"/>
    <w:rsid w:val="00DE4484"/>
    <w:rsid w:val="00DE44EA"/>
    <w:rsid w:val="00DE4D6A"/>
    <w:rsid w:val="00DE4DA4"/>
    <w:rsid w:val="00DE557D"/>
    <w:rsid w:val="00DE56A0"/>
    <w:rsid w:val="00DE59DE"/>
    <w:rsid w:val="00DE5A21"/>
    <w:rsid w:val="00DE5C7E"/>
    <w:rsid w:val="00DE5DEB"/>
    <w:rsid w:val="00DE632A"/>
    <w:rsid w:val="00DE64C5"/>
    <w:rsid w:val="00DE64F6"/>
    <w:rsid w:val="00DE659D"/>
    <w:rsid w:val="00DE662F"/>
    <w:rsid w:val="00DE6782"/>
    <w:rsid w:val="00DE6B56"/>
    <w:rsid w:val="00DE6BF5"/>
    <w:rsid w:val="00DE6C75"/>
    <w:rsid w:val="00DE6CA8"/>
    <w:rsid w:val="00DE6F2A"/>
    <w:rsid w:val="00DE7016"/>
    <w:rsid w:val="00DE71EC"/>
    <w:rsid w:val="00DE7449"/>
    <w:rsid w:val="00DE75D7"/>
    <w:rsid w:val="00DE764D"/>
    <w:rsid w:val="00DE77C5"/>
    <w:rsid w:val="00DE77F2"/>
    <w:rsid w:val="00DE7A0D"/>
    <w:rsid w:val="00DE7BDF"/>
    <w:rsid w:val="00DE7C64"/>
    <w:rsid w:val="00DF0100"/>
    <w:rsid w:val="00DF0228"/>
    <w:rsid w:val="00DF02F9"/>
    <w:rsid w:val="00DF0500"/>
    <w:rsid w:val="00DF0544"/>
    <w:rsid w:val="00DF0568"/>
    <w:rsid w:val="00DF0633"/>
    <w:rsid w:val="00DF070D"/>
    <w:rsid w:val="00DF07F0"/>
    <w:rsid w:val="00DF0904"/>
    <w:rsid w:val="00DF09A3"/>
    <w:rsid w:val="00DF0CB3"/>
    <w:rsid w:val="00DF0E2F"/>
    <w:rsid w:val="00DF1115"/>
    <w:rsid w:val="00DF1221"/>
    <w:rsid w:val="00DF13D6"/>
    <w:rsid w:val="00DF143C"/>
    <w:rsid w:val="00DF1513"/>
    <w:rsid w:val="00DF1522"/>
    <w:rsid w:val="00DF15EC"/>
    <w:rsid w:val="00DF168F"/>
    <w:rsid w:val="00DF16AD"/>
    <w:rsid w:val="00DF1B24"/>
    <w:rsid w:val="00DF1D3A"/>
    <w:rsid w:val="00DF1E00"/>
    <w:rsid w:val="00DF1F26"/>
    <w:rsid w:val="00DF223D"/>
    <w:rsid w:val="00DF2526"/>
    <w:rsid w:val="00DF273D"/>
    <w:rsid w:val="00DF282D"/>
    <w:rsid w:val="00DF29B6"/>
    <w:rsid w:val="00DF2A5A"/>
    <w:rsid w:val="00DF2AFD"/>
    <w:rsid w:val="00DF2E71"/>
    <w:rsid w:val="00DF30E7"/>
    <w:rsid w:val="00DF3162"/>
    <w:rsid w:val="00DF3321"/>
    <w:rsid w:val="00DF38E8"/>
    <w:rsid w:val="00DF38EE"/>
    <w:rsid w:val="00DF3B43"/>
    <w:rsid w:val="00DF4133"/>
    <w:rsid w:val="00DF42A5"/>
    <w:rsid w:val="00DF48B6"/>
    <w:rsid w:val="00DF4935"/>
    <w:rsid w:val="00DF4F09"/>
    <w:rsid w:val="00DF4F0D"/>
    <w:rsid w:val="00DF54FE"/>
    <w:rsid w:val="00DF556C"/>
    <w:rsid w:val="00DF562E"/>
    <w:rsid w:val="00DF565F"/>
    <w:rsid w:val="00DF56E1"/>
    <w:rsid w:val="00DF56F7"/>
    <w:rsid w:val="00DF570E"/>
    <w:rsid w:val="00DF5848"/>
    <w:rsid w:val="00DF5AA9"/>
    <w:rsid w:val="00DF5B71"/>
    <w:rsid w:val="00DF5CB7"/>
    <w:rsid w:val="00DF5EED"/>
    <w:rsid w:val="00DF5FEF"/>
    <w:rsid w:val="00DF6041"/>
    <w:rsid w:val="00DF6079"/>
    <w:rsid w:val="00DF654D"/>
    <w:rsid w:val="00DF68F4"/>
    <w:rsid w:val="00DF691C"/>
    <w:rsid w:val="00DF697F"/>
    <w:rsid w:val="00DF6A8F"/>
    <w:rsid w:val="00DF6B0B"/>
    <w:rsid w:val="00DF6C39"/>
    <w:rsid w:val="00DF6E6D"/>
    <w:rsid w:val="00DF7111"/>
    <w:rsid w:val="00DF725B"/>
    <w:rsid w:val="00DF7753"/>
    <w:rsid w:val="00DF77B9"/>
    <w:rsid w:val="00DF78F9"/>
    <w:rsid w:val="00DF7BCC"/>
    <w:rsid w:val="00DF7ED7"/>
    <w:rsid w:val="00DF7EFB"/>
    <w:rsid w:val="00DF7FF6"/>
    <w:rsid w:val="00E000B0"/>
    <w:rsid w:val="00E00488"/>
    <w:rsid w:val="00E0070C"/>
    <w:rsid w:val="00E007CF"/>
    <w:rsid w:val="00E009FB"/>
    <w:rsid w:val="00E00ABB"/>
    <w:rsid w:val="00E00B19"/>
    <w:rsid w:val="00E00CB2"/>
    <w:rsid w:val="00E00EF4"/>
    <w:rsid w:val="00E00FB6"/>
    <w:rsid w:val="00E01049"/>
    <w:rsid w:val="00E010AB"/>
    <w:rsid w:val="00E01355"/>
    <w:rsid w:val="00E01781"/>
    <w:rsid w:val="00E01A41"/>
    <w:rsid w:val="00E01B35"/>
    <w:rsid w:val="00E01EFF"/>
    <w:rsid w:val="00E0216B"/>
    <w:rsid w:val="00E02543"/>
    <w:rsid w:val="00E025F9"/>
    <w:rsid w:val="00E02BC3"/>
    <w:rsid w:val="00E02D0D"/>
    <w:rsid w:val="00E03134"/>
    <w:rsid w:val="00E03205"/>
    <w:rsid w:val="00E036E2"/>
    <w:rsid w:val="00E03731"/>
    <w:rsid w:val="00E03846"/>
    <w:rsid w:val="00E03BC0"/>
    <w:rsid w:val="00E03BE6"/>
    <w:rsid w:val="00E03C5F"/>
    <w:rsid w:val="00E03CA0"/>
    <w:rsid w:val="00E03CD8"/>
    <w:rsid w:val="00E04099"/>
    <w:rsid w:val="00E0419C"/>
    <w:rsid w:val="00E04752"/>
    <w:rsid w:val="00E048CA"/>
    <w:rsid w:val="00E04A41"/>
    <w:rsid w:val="00E04A98"/>
    <w:rsid w:val="00E04B41"/>
    <w:rsid w:val="00E04EE1"/>
    <w:rsid w:val="00E0504E"/>
    <w:rsid w:val="00E051B4"/>
    <w:rsid w:val="00E0540D"/>
    <w:rsid w:val="00E054CC"/>
    <w:rsid w:val="00E055BF"/>
    <w:rsid w:val="00E0562A"/>
    <w:rsid w:val="00E056CA"/>
    <w:rsid w:val="00E05B45"/>
    <w:rsid w:val="00E05BA6"/>
    <w:rsid w:val="00E05D2F"/>
    <w:rsid w:val="00E05D84"/>
    <w:rsid w:val="00E05EE7"/>
    <w:rsid w:val="00E062A0"/>
    <w:rsid w:val="00E063D3"/>
    <w:rsid w:val="00E063E5"/>
    <w:rsid w:val="00E0666E"/>
    <w:rsid w:val="00E06B76"/>
    <w:rsid w:val="00E06DA7"/>
    <w:rsid w:val="00E06DE7"/>
    <w:rsid w:val="00E06E53"/>
    <w:rsid w:val="00E06ED1"/>
    <w:rsid w:val="00E06ED7"/>
    <w:rsid w:val="00E0709C"/>
    <w:rsid w:val="00E07124"/>
    <w:rsid w:val="00E07430"/>
    <w:rsid w:val="00E07449"/>
    <w:rsid w:val="00E07649"/>
    <w:rsid w:val="00E077D0"/>
    <w:rsid w:val="00E07CEC"/>
    <w:rsid w:val="00E10095"/>
    <w:rsid w:val="00E10162"/>
    <w:rsid w:val="00E10222"/>
    <w:rsid w:val="00E1022F"/>
    <w:rsid w:val="00E10271"/>
    <w:rsid w:val="00E10638"/>
    <w:rsid w:val="00E108DC"/>
    <w:rsid w:val="00E10901"/>
    <w:rsid w:val="00E11016"/>
    <w:rsid w:val="00E1150D"/>
    <w:rsid w:val="00E11CB0"/>
    <w:rsid w:val="00E11E33"/>
    <w:rsid w:val="00E11FE6"/>
    <w:rsid w:val="00E121D7"/>
    <w:rsid w:val="00E1266C"/>
    <w:rsid w:val="00E12A15"/>
    <w:rsid w:val="00E12D85"/>
    <w:rsid w:val="00E12E1F"/>
    <w:rsid w:val="00E12F0C"/>
    <w:rsid w:val="00E1308C"/>
    <w:rsid w:val="00E132EE"/>
    <w:rsid w:val="00E13357"/>
    <w:rsid w:val="00E133F4"/>
    <w:rsid w:val="00E13F55"/>
    <w:rsid w:val="00E14373"/>
    <w:rsid w:val="00E145AE"/>
    <w:rsid w:val="00E14651"/>
    <w:rsid w:val="00E14754"/>
    <w:rsid w:val="00E14890"/>
    <w:rsid w:val="00E15C38"/>
    <w:rsid w:val="00E15D1F"/>
    <w:rsid w:val="00E15F0A"/>
    <w:rsid w:val="00E15F96"/>
    <w:rsid w:val="00E16136"/>
    <w:rsid w:val="00E16176"/>
    <w:rsid w:val="00E1626B"/>
    <w:rsid w:val="00E16399"/>
    <w:rsid w:val="00E163AC"/>
    <w:rsid w:val="00E163B8"/>
    <w:rsid w:val="00E165ED"/>
    <w:rsid w:val="00E16749"/>
    <w:rsid w:val="00E167A0"/>
    <w:rsid w:val="00E168EF"/>
    <w:rsid w:val="00E1696B"/>
    <w:rsid w:val="00E16A4C"/>
    <w:rsid w:val="00E17085"/>
    <w:rsid w:val="00E172F6"/>
    <w:rsid w:val="00E1736D"/>
    <w:rsid w:val="00E174D5"/>
    <w:rsid w:val="00E17826"/>
    <w:rsid w:val="00E17882"/>
    <w:rsid w:val="00E17B56"/>
    <w:rsid w:val="00E203CA"/>
    <w:rsid w:val="00E203EF"/>
    <w:rsid w:val="00E206D5"/>
    <w:rsid w:val="00E209F2"/>
    <w:rsid w:val="00E20ACE"/>
    <w:rsid w:val="00E20E1B"/>
    <w:rsid w:val="00E20EF7"/>
    <w:rsid w:val="00E20F57"/>
    <w:rsid w:val="00E21107"/>
    <w:rsid w:val="00E21176"/>
    <w:rsid w:val="00E2128F"/>
    <w:rsid w:val="00E21322"/>
    <w:rsid w:val="00E213DB"/>
    <w:rsid w:val="00E214CC"/>
    <w:rsid w:val="00E21576"/>
    <w:rsid w:val="00E2158B"/>
    <w:rsid w:val="00E215D9"/>
    <w:rsid w:val="00E2160C"/>
    <w:rsid w:val="00E21610"/>
    <w:rsid w:val="00E216AE"/>
    <w:rsid w:val="00E216FB"/>
    <w:rsid w:val="00E2171A"/>
    <w:rsid w:val="00E21A00"/>
    <w:rsid w:val="00E21B37"/>
    <w:rsid w:val="00E21C3E"/>
    <w:rsid w:val="00E221A5"/>
    <w:rsid w:val="00E22401"/>
    <w:rsid w:val="00E22523"/>
    <w:rsid w:val="00E22694"/>
    <w:rsid w:val="00E226A2"/>
    <w:rsid w:val="00E229A0"/>
    <w:rsid w:val="00E22DAE"/>
    <w:rsid w:val="00E22FC4"/>
    <w:rsid w:val="00E235E7"/>
    <w:rsid w:val="00E2371A"/>
    <w:rsid w:val="00E23947"/>
    <w:rsid w:val="00E23CE3"/>
    <w:rsid w:val="00E23E3E"/>
    <w:rsid w:val="00E242A6"/>
    <w:rsid w:val="00E24539"/>
    <w:rsid w:val="00E247CC"/>
    <w:rsid w:val="00E24A75"/>
    <w:rsid w:val="00E24B0D"/>
    <w:rsid w:val="00E24EEA"/>
    <w:rsid w:val="00E2512F"/>
    <w:rsid w:val="00E25300"/>
    <w:rsid w:val="00E255F5"/>
    <w:rsid w:val="00E25697"/>
    <w:rsid w:val="00E256A7"/>
    <w:rsid w:val="00E258C1"/>
    <w:rsid w:val="00E25A50"/>
    <w:rsid w:val="00E25BFB"/>
    <w:rsid w:val="00E25EED"/>
    <w:rsid w:val="00E26172"/>
    <w:rsid w:val="00E2622D"/>
    <w:rsid w:val="00E2629F"/>
    <w:rsid w:val="00E263C3"/>
    <w:rsid w:val="00E26554"/>
    <w:rsid w:val="00E26805"/>
    <w:rsid w:val="00E269D8"/>
    <w:rsid w:val="00E26F9C"/>
    <w:rsid w:val="00E271DB"/>
    <w:rsid w:val="00E272B1"/>
    <w:rsid w:val="00E2739D"/>
    <w:rsid w:val="00E273D2"/>
    <w:rsid w:val="00E274E1"/>
    <w:rsid w:val="00E27A5B"/>
    <w:rsid w:val="00E27A5D"/>
    <w:rsid w:val="00E27A7F"/>
    <w:rsid w:val="00E27DC9"/>
    <w:rsid w:val="00E27F95"/>
    <w:rsid w:val="00E302B6"/>
    <w:rsid w:val="00E302F4"/>
    <w:rsid w:val="00E30346"/>
    <w:rsid w:val="00E30361"/>
    <w:rsid w:val="00E307EF"/>
    <w:rsid w:val="00E30AFF"/>
    <w:rsid w:val="00E30C1A"/>
    <w:rsid w:val="00E30CE8"/>
    <w:rsid w:val="00E30EB3"/>
    <w:rsid w:val="00E30FA8"/>
    <w:rsid w:val="00E311C7"/>
    <w:rsid w:val="00E314C6"/>
    <w:rsid w:val="00E3188D"/>
    <w:rsid w:val="00E31DD8"/>
    <w:rsid w:val="00E31FAE"/>
    <w:rsid w:val="00E32011"/>
    <w:rsid w:val="00E32330"/>
    <w:rsid w:val="00E323FB"/>
    <w:rsid w:val="00E32658"/>
    <w:rsid w:val="00E32700"/>
    <w:rsid w:val="00E32913"/>
    <w:rsid w:val="00E32918"/>
    <w:rsid w:val="00E32B4D"/>
    <w:rsid w:val="00E32BBA"/>
    <w:rsid w:val="00E32E01"/>
    <w:rsid w:val="00E3309A"/>
    <w:rsid w:val="00E33196"/>
    <w:rsid w:val="00E332A4"/>
    <w:rsid w:val="00E332BC"/>
    <w:rsid w:val="00E33502"/>
    <w:rsid w:val="00E33A62"/>
    <w:rsid w:val="00E33AD9"/>
    <w:rsid w:val="00E33BBD"/>
    <w:rsid w:val="00E33DCB"/>
    <w:rsid w:val="00E33F6E"/>
    <w:rsid w:val="00E33F9A"/>
    <w:rsid w:val="00E33FB7"/>
    <w:rsid w:val="00E3403E"/>
    <w:rsid w:val="00E34178"/>
    <w:rsid w:val="00E342DA"/>
    <w:rsid w:val="00E34302"/>
    <w:rsid w:val="00E34358"/>
    <w:rsid w:val="00E3438E"/>
    <w:rsid w:val="00E34678"/>
    <w:rsid w:val="00E348C5"/>
    <w:rsid w:val="00E3493F"/>
    <w:rsid w:val="00E34A57"/>
    <w:rsid w:val="00E34C50"/>
    <w:rsid w:val="00E34D62"/>
    <w:rsid w:val="00E35008"/>
    <w:rsid w:val="00E35530"/>
    <w:rsid w:val="00E358DA"/>
    <w:rsid w:val="00E35921"/>
    <w:rsid w:val="00E35B23"/>
    <w:rsid w:val="00E35F78"/>
    <w:rsid w:val="00E36121"/>
    <w:rsid w:val="00E36480"/>
    <w:rsid w:val="00E3653B"/>
    <w:rsid w:val="00E36683"/>
    <w:rsid w:val="00E36EE1"/>
    <w:rsid w:val="00E37255"/>
    <w:rsid w:val="00E372A3"/>
    <w:rsid w:val="00E3732F"/>
    <w:rsid w:val="00E37524"/>
    <w:rsid w:val="00E377AD"/>
    <w:rsid w:val="00E378F4"/>
    <w:rsid w:val="00E37B96"/>
    <w:rsid w:val="00E37D02"/>
    <w:rsid w:val="00E37E9F"/>
    <w:rsid w:val="00E37F26"/>
    <w:rsid w:val="00E40160"/>
    <w:rsid w:val="00E40266"/>
    <w:rsid w:val="00E4046E"/>
    <w:rsid w:val="00E40941"/>
    <w:rsid w:val="00E40B8A"/>
    <w:rsid w:val="00E40D0B"/>
    <w:rsid w:val="00E40EA2"/>
    <w:rsid w:val="00E411F9"/>
    <w:rsid w:val="00E413F0"/>
    <w:rsid w:val="00E414BD"/>
    <w:rsid w:val="00E4159C"/>
    <w:rsid w:val="00E41749"/>
    <w:rsid w:val="00E4188F"/>
    <w:rsid w:val="00E42053"/>
    <w:rsid w:val="00E42561"/>
    <w:rsid w:val="00E42635"/>
    <w:rsid w:val="00E4276B"/>
    <w:rsid w:val="00E427DF"/>
    <w:rsid w:val="00E428A8"/>
    <w:rsid w:val="00E42917"/>
    <w:rsid w:val="00E42BD5"/>
    <w:rsid w:val="00E42C17"/>
    <w:rsid w:val="00E42D04"/>
    <w:rsid w:val="00E42E16"/>
    <w:rsid w:val="00E43093"/>
    <w:rsid w:val="00E430C1"/>
    <w:rsid w:val="00E435A4"/>
    <w:rsid w:val="00E43657"/>
    <w:rsid w:val="00E43D98"/>
    <w:rsid w:val="00E43E2B"/>
    <w:rsid w:val="00E43E46"/>
    <w:rsid w:val="00E44047"/>
    <w:rsid w:val="00E44C54"/>
    <w:rsid w:val="00E44D4F"/>
    <w:rsid w:val="00E44D5A"/>
    <w:rsid w:val="00E450F9"/>
    <w:rsid w:val="00E4513F"/>
    <w:rsid w:val="00E4524B"/>
    <w:rsid w:val="00E453A8"/>
    <w:rsid w:val="00E4583C"/>
    <w:rsid w:val="00E45936"/>
    <w:rsid w:val="00E45AB5"/>
    <w:rsid w:val="00E45AE2"/>
    <w:rsid w:val="00E45B2F"/>
    <w:rsid w:val="00E45F0A"/>
    <w:rsid w:val="00E46054"/>
    <w:rsid w:val="00E46182"/>
    <w:rsid w:val="00E46371"/>
    <w:rsid w:val="00E463E0"/>
    <w:rsid w:val="00E46463"/>
    <w:rsid w:val="00E46910"/>
    <w:rsid w:val="00E46F8A"/>
    <w:rsid w:val="00E4705D"/>
    <w:rsid w:val="00E47396"/>
    <w:rsid w:val="00E47778"/>
    <w:rsid w:val="00E47A8F"/>
    <w:rsid w:val="00E47B0A"/>
    <w:rsid w:val="00E47CE8"/>
    <w:rsid w:val="00E47D52"/>
    <w:rsid w:val="00E47E14"/>
    <w:rsid w:val="00E47EE5"/>
    <w:rsid w:val="00E5029E"/>
    <w:rsid w:val="00E505E4"/>
    <w:rsid w:val="00E505FF"/>
    <w:rsid w:val="00E50629"/>
    <w:rsid w:val="00E50672"/>
    <w:rsid w:val="00E506D9"/>
    <w:rsid w:val="00E50934"/>
    <w:rsid w:val="00E5096E"/>
    <w:rsid w:val="00E509EA"/>
    <w:rsid w:val="00E50A37"/>
    <w:rsid w:val="00E50E92"/>
    <w:rsid w:val="00E51142"/>
    <w:rsid w:val="00E5136A"/>
    <w:rsid w:val="00E514BB"/>
    <w:rsid w:val="00E514FA"/>
    <w:rsid w:val="00E5160C"/>
    <w:rsid w:val="00E51689"/>
    <w:rsid w:val="00E519AF"/>
    <w:rsid w:val="00E52188"/>
    <w:rsid w:val="00E522EB"/>
    <w:rsid w:val="00E52381"/>
    <w:rsid w:val="00E52578"/>
    <w:rsid w:val="00E52A48"/>
    <w:rsid w:val="00E52A5B"/>
    <w:rsid w:val="00E52F49"/>
    <w:rsid w:val="00E53489"/>
    <w:rsid w:val="00E53574"/>
    <w:rsid w:val="00E53746"/>
    <w:rsid w:val="00E539CE"/>
    <w:rsid w:val="00E53D73"/>
    <w:rsid w:val="00E53DC1"/>
    <w:rsid w:val="00E53EF0"/>
    <w:rsid w:val="00E53FF4"/>
    <w:rsid w:val="00E54154"/>
    <w:rsid w:val="00E541D2"/>
    <w:rsid w:val="00E543CA"/>
    <w:rsid w:val="00E54AF9"/>
    <w:rsid w:val="00E54C91"/>
    <w:rsid w:val="00E54FAB"/>
    <w:rsid w:val="00E5502B"/>
    <w:rsid w:val="00E551AC"/>
    <w:rsid w:val="00E553BF"/>
    <w:rsid w:val="00E554D1"/>
    <w:rsid w:val="00E55A21"/>
    <w:rsid w:val="00E55A52"/>
    <w:rsid w:val="00E55AF7"/>
    <w:rsid w:val="00E55C22"/>
    <w:rsid w:val="00E55DFC"/>
    <w:rsid w:val="00E55EF1"/>
    <w:rsid w:val="00E56125"/>
    <w:rsid w:val="00E56150"/>
    <w:rsid w:val="00E563B2"/>
    <w:rsid w:val="00E56412"/>
    <w:rsid w:val="00E56447"/>
    <w:rsid w:val="00E565FF"/>
    <w:rsid w:val="00E566A8"/>
    <w:rsid w:val="00E568C3"/>
    <w:rsid w:val="00E569F7"/>
    <w:rsid w:val="00E56A36"/>
    <w:rsid w:val="00E56DE1"/>
    <w:rsid w:val="00E56EAE"/>
    <w:rsid w:val="00E56FCB"/>
    <w:rsid w:val="00E574B4"/>
    <w:rsid w:val="00E576BB"/>
    <w:rsid w:val="00E5794B"/>
    <w:rsid w:val="00E57959"/>
    <w:rsid w:val="00E57993"/>
    <w:rsid w:val="00E57A44"/>
    <w:rsid w:val="00E57AF7"/>
    <w:rsid w:val="00E57FAD"/>
    <w:rsid w:val="00E601AA"/>
    <w:rsid w:val="00E601AD"/>
    <w:rsid w:val="00E603E9"/>
    <w:rsid w:val="00E604AB"/>
    <w:rsid w:val="00E605CE"/>
    <w:rsid w:val="00E60791"/>
    <w:rsid w:val="00E607FD"/>
    <w:rsid w:val="00E60986"/>
    <w:rsid w:val="00E609D9"/>
    <w:rsid w:val="00E60AE0"/>
    <w:rsid w:val="00E60C38"/>
    <w:rsid w:val="00E60E0A"/>
    <w:rsid w:val="00E60E7A"/>
    <w:rsid w:val="00E612B4"/>
    <w:rsid w:val="00E612B8"/>
    <w:rsid w:val="00E615AB"/>
    <w:rsid w:val="00E61653"/>
    <w:rsid w:val="00E6172D"/>
    <w:rsid w:val="00E61750"/>
    <w:rsid w:val="00E61A3A"/>
    <w:rsid w:val="00E61A49"/>
    <w:rsid w:val="00E61B7C"/>
    <w:rsid w:val="00E6206E"/>
    <w:rsid w:val="00E623C8"/>
    <w:rsid w:val="00E62485"/>
    <w:rsid w:val="00E627E9"/>
    <w:rsid w:val="00E62902"/>
    <w:rsid w:val="00E62A14"/>
    <w:rsid w:val="00E62CEE"/>
    <w:rsid w:val="00E62E32"/>
    <w:rsid w:val="00E63141"/>
    <w:rsid w:val="00E63266"/>
    <w:rsid w:val="00E632E5"/>
    <w:rsid w:val="00E636A0"/>
    <w:rsid w:val="00E636E1"/>
    <w:rsid w:val="00E6379B"/>
    <w:rsid w:val="00E63A3E"/>
    <w:rsid w:val="00E63BBF"/>
    <w:rsid w:val="00E63BDE"/>
    <w:rsid w:val="00E63C0F"/>
    <w:rsid w:val="00E63C13"/>
    <w:rsid w:val="00E63C1A"/>
    <w:rsid w:val="00E643D3"/>
    <w:rsid w:val="00E64786"/>
    <w:rsid w:val="00E647A3"/>
    <w:rsid w:val="00E647DE"/>
    <w:rsid w:val="00E64BC3"/>
    <w:rsid w:val="00E64CCD"/>
    <w:rsid w:val="00E64CD8"/>
    <w:rsid w:val="00E65223"/>
    <w:rsid w:val="00E6537A"/>
    <w:rsid w:val="00E65536"/>
    <w:rsid w:val="00E65A55"/>
    <w:rsid w:val="00E65B21"/>
    <w:rsid w:val="00E65DFD"/>
    <w:rsid w:val="00E65E43"/>
    <w:rsid w:val="00E65F49"/>
    <w:rsid w:val="00E66161"/>
    <w:rsid w:val="00E661FB"/>
    <w:rsid w:val="00E662FC"/>
    <w:rsid w:val="00E6633A"/>
    <w:rsid w:val="00E664B2"/>
    <w:rsid w:val="00E668A1"/>
    <w:rsid w:val="00E669B8"/>
    <w:rsid w:val="00E66AEF"/>
    <w:rsid w:val="00E66B07"/>
    <w:rsid w:val="00E66B23"/>
    <w:rsid w:val="00E67028"/>
    <w:rsid w:val="00E67142"/>
    <w:rsid w:val="00E67626"/>
    <w:rsid w:val="00E6792C"/>
    <w:rsid w:val="00E679CC"/>
    <w:rsid w:val="00E67A75"/>
    <w:rsid w:val="00E67F65"/>
    <w:rsid w:val="00E70276"/>
    <w:rsid w:val="00E705AB"/>
    <w:rsid w:val="00E70670"/>
    <w:rsid w:val="00E70AE8"/>
    <w:rsid w:val="00E70B26"/>
    <w:rsid w:val="00E70C75"/>
    <w:rsid w:val="00E70CF5"/>
    <w:rsid w:val="00E70E8B"/>
    <w:rsid w:val="00E7130A"/>
    <w:rsid w:val="00E7157B"/>
    <w:rsid w:val="00E71728"/>
    <w:rsid w:val="00E71753"/>
    <w:rsid w:val="00E7175D"/>
    <w:rsid w:val="00E7179A"/>
    <w:rsid w:val="00E71823"/>
    <w:rsid w:val="00E71A61"/>
    <w:rsid w:val="00E71AAC"/>
    <w:rsid w:val="00E71D8C"/>
    <w:rsid w:val="00E722CB"/>
    <w:rsid w:val="00E72390"/>
    <w:rsid w:val="00E7240D"/>
    <w:rsid w:val="00E727C4"/>
    <w:rsid w:val="00E72828"/>
    <w:rsid w:val="00E72963"/>
    <w:rsid w:val="00E72980"/>
    <w:rsid w:val="00E72A31"/>
    <w:rsid w:val="00E72C10"/>
    <w:rsid w:val="00E72C2B"/>
    <w:rsid w:val="00E72DEA"/>
    <w:rsid w:val="00E72ED0"/>
    <w:rsid w:val="00E73977"/>
    <w:rsid w:val="00E739A1"/>
    <w:rsid w:val="00E73D15"/>
    <w:rsid w:val="00E7433D"/>
    <w:rsid w:val="00E744EE"/>
    <w:rsid w:val="00E74664"/>
    <w:rsid w:val="00E747B2"/>
    <w:rsid w:val="00E747F2"/>
    <w:rsid w:val="00E74A71"/>
    <w:rsid w:val="00E74B0F"/>
    <w:rsid w:val="00E74D8F"/>
    <w:rsid w:val="00E74EE9"/>
    <w:rsid w:val="00E74F02"/>
    <w:rsid w:val="00E74FAB"/>
    <w:rsid w:val="00E75470"/>
    <w:rsid w:val="00E758A9"/>
    <w:rsid w:val="00E7592A"/>
    <w:rsid w:val="00E759D4"/>
    <w:rsid w:val="00E75D37"/>
    <w:rsid w:val="00E75D54"/>
    <w:rsid w:val="00E75FC8"/>
    <w:rsid w:val="00E76099"/>
    <w:rsid w:val="00E76230"/>
    <w:rsid w:val="00E7639F"/>
    <w:rsid w:val="00E765DD"/>
    <w:rsid w:val="00E76703"/>
    <w:rsid w:val="00E76CB5"/>
    <w:rsid w:val="00E76E89"/>
    <w:rsid w:val="00E77057"/>
    <w:rsid w:val="00E770BE"/>
    <w:rsid w:val="00E77384"/>
    <w:rsid w:val="00E77439"/>
    <w:rsid w:val="00E77854"/>
    <w:rsid w:val="00E77A47"/>
    <w:rsid w:val="00E77BEF"/>
    <w:rsid w:val="00E77D7C"/>
    <w:rsid w:val="00E77E7D"/>
    <w:rsid w:val="00E77F0F"/>
    <w:rsid w:val="00E8035F"/>
    <w:rsid w:val="00E80459"/>
    <w:rsid w:val="00E8045C"/>
    <w:rsid w:val="00E80509"/>
    <w:rsid w:val="00E80588"/>
    <w:rsid w:val="00E80949"/>
    <w:rsid w:val="00E8094A"/>
    <w:rsid w:val="00E80A37"/>
    <w:rsid w:val="00E80A4B"/>
    <w:rsid w:val="00E80B43"/>
    <w:rsid w:val="00E80D49"/>
    <w:rsid w:val="00E80E29"/>
    <w:rsid w:val="00E8107A"/>
    <w:rsid w:val="00E81616"/>
    <w:rsid w:val="00E81619"/>
    <w:rsid w:val="00E817EA"/>
    <w:rsid w:val="00E81923"/>
    <w:rsid w:val="00E81A60"/>
    <w:rsid w:val="00E81CD3"/>
    <w:rsid w:val="00E81D58"/>
    <w:rsid w:val="00E8258B"/>
    <w:rsid w:val="00E82762"/>
    <w:rsid w:val="00E8277A"/>
    <w:rsid w:val="00E827DC"/>
    <w:rsid w:val="00E82AF0"/>
    <w:rsid w:val="00E82BDC"/>
    <w:rsid w:val="00E82E65"/>
    <w:rsid w:val="00E82FBE"/>
    <w:rsid w:val="00E82FED"/>
    <w:rsid w:val="00E830EE"/>
    <w:rsid w:val="00E83113"/>
    <w:rsid w:val="00E8332E"/>
    <w:rsid w:val="00E833B4"/>
    <w:rsid w:val="00E838BE"/>
    <w:rsid w:val="00E83B51"/>
    <w:rsid w:val="00E83F8F"/>
    <w:rsid w:val="00E84039"/>
    <w:rsid w:val="00E841D3"/>
    <w:rsid w:val="00E84572"/>
    <w:rsid w:val="00E849A6"/>
    <w:rsid w:val="00E84D5C"/>
    <w:rsid w:val="00E850E0"/>
    <w:rsid w:val="00E85165"/>
    <w:rsid w:val="00E857C6"/>
    <w:rsid w:val="00E85EFD"/>
    <w:rsid w:val="00E85F8D"/>
    <w:rsid w:val="00E86179"/>
    <w:rsid w:val="00E861A6"/>
    <w:rsid w:val="00E86383"/>
    <w:rsid w:val="00E865DE"/>
    <w:rsid w:val="00E867E9"/>
    <w:rsid w:val="00E86A06"/>
    <w:rsid w:val="00E86CB1"/>
    <w:rsid w:val="00E86DB0"/>
    <w:rsid w:val="00E86F99"/>
    <w:rsid w:val="00E86FB4"/>
    <w:rsid w:val="00E87128"/>
    <w:rsid w:val="00E8729F"/>
    <w:rsid w:val="00E873AC"/>
    <w:rsid w:val="00E8749E"/>
    <w:rsid w:val="00E87602"/>
    <w:rsid w:val="00E876AD"/>
    <w:rsid w:val="00E8785C"/>
    <w:rsid w:val="00E878E4"/>
    <w:rsid w:val="00E87905"/>
    <w:rsid w:val="00E87978"/>
    <w:rsid w:val="00E87B0D"/>
    <w:rsid w:val="00E87EEA"/>
    <w:rsid w:val="00E87F54"/>
    <w:rsid w:val="00E87FDB"/>
    <w:rsid w:val="00E903B3"/>
    <w:rsid w:val="00E903CC"/>
    <w:rsid w:val="00E90553"/>
    <w:rsid w:val="00E90A36"/>
    <w:rsid w:val="00E90C07"/>
    <w:rsid w:val="00E90EE1"/>
    <w:rsid w:val="00E911E2"/>
    <w:rsid w:val="00E917C1"/>
    <w:rsid w:val="00E91FF6"/>
    <w:rsid w:val="00E920FE"/>
    <w:rsid w:val="00E92225"/>
    <w:rsid w:val="00E922F3"/>
    <w:rsid w:val="00E923E5"/>
    <w:rsid w:val="00E924D7"/>
    <w:rsid w:val="00E925AF"/>
    <w:rsid w:val="00E92713"/>
    <w:rsid w:val="00E9271D"/>
    <w:rsid w:val="00E927FA"/>
    <w:rsid w:val="00E9287C"/>
    <w:rsid w:val="00E92A38"/>
    <w:rsid w:val="00E92C50"/>
    <w:rsid w:val="00E931FC"/>
    <w:rsid w:val="00E93279"/>
    <w:rsid w:val="00E93488"/>
    <w:rsid w:val="00E93539"/>
    <w:rsid w:val="00E9364F"/>
    <w:rsid w:val="00E93ADC"/>
    <w:rsid w:val="00E93C0B"/>
    <w:rsid w:val="00E93CDD"/>
    <w:rsid w:val="00E93FEA"/>
    <w:rsid w:val="00E940D9"/>
    <w:rsid w:val="00E94246"/>
    <w:rsid w:val="00E947AD"/>
    <w:rsid w:val="00E94818"/>
    <w:rsid w:val="00E949C1"/>
    <w:rsid w:val="00E94AFB"/>
    <w:rsid w:val="00E94CD7"/>
    <w:rsid w:val="00E94E3E"/>
    <w:rsid w:val="00E94F03"/>
    <w:rsid w:val="00E94F17"/>
    <w:rsid w:val="00E95169"/>
    <w:rsid w:val="00E9573D"/>
    <w:rsid w:val="00E9584C"/>
    <w:rsid w:val="00E958E1"/>
    <w:rsid w:val="00E95B00"/>
    <w:rsid w:val="00E95BB9"/>
    <w:rsid w:val="00E95E1A"/>
    <w:rsid w:val="00E95E41"/>
    <w:rsid w:val="00E9626D"/>
    <w:rsid w:val="00E962C8"/>
    <w:rsid w:val="00E96446"/>
    <w:rsid w:val="00E965A4"/>
    <w:rsid w:val="00E965FA"/>
    <w:rsid w:val="00E96791"/>
    <w:rsid w:val="00E9682E"/>
    <w:rsid w:val="00E968D5"/>
    <w:rsid w:val="00E96955"/>
    <w:rsid w:val="00E9695B"/>
    <w:rsid w:val="00E9696B"/>
    <w:rsid w:val="00E96B50"/>
    <w:rsid w:val="00E96C4C"/>
    <w:rsid w:val="00E96D54"/>
    <w:rsid w:val="00E97062"/>
    <w:rsid w:val="00E97164"/>
    <w:rsid w:val="00E974F9"/>
    <w:rsid w:val="00E9756A"/>
    <w:rsid w:val="00E97639"/>
    <w:rsid w:val="00E976F0"/>
    <w:rsid w:val="00E978D4"/>
    <w:rsid w:val="00E97BCC"/>
    <w:rsid w:val="00E97BDB"/>
    <w:rsid w:val="00E97C4D"/>
    <w:rsid w:val="00E97DB1"/>
    <w:rsid w:val="00E97EC5"/>
    <w:rsid w:val="00E97F0C"/>
    <w:rsid w:val="00E97F74"/>
    <w:rsid w:val="00EA00B0"/>
    <w:rsid w:val="00EA05AB"/>
    <w:rsid w:val="00EA0BBD"/>
    <w:rsid w:val="00EA134B"/>
    <w:rsid w:val="00EA1708"/>
    <w:rsid w:val="00EA1D68"/>
    <w:rsid w:val="00EA1E52"/>
    <w:rsid w:val="00EA1E6C"/>
    <w:rsid w:val="00EA2052"/>
    <w:rsid w:val="00EA27A0"/>
    <w:rsid w:val="00EA2C4B"/>
    <w:rsid w:val="00EA2F66"/>
    <w:rsid w:val="00EA3025"/>
    <w:rsid w:val="00EA3108"/>
    <w:rsid w:val="00EA313D"/>
    <w:rsid w:val="00EA3229"/>
    <w:rsid w:val="00EA3331"/>
    <w:rsid w:val="00EA33B0"/>
    <w:rsid w:val="00EA34D4"/>
    <w:rsid w:val="00EA34FC"/>
    <w:rsid w:val="00EA35A6"/>
    <w:rsid w:val="00EA385D"/>
    <w:rsid w:val="00EA3BF7"/>
    <w:rsid w:val="00EA4371"/>
    <w:rsid w:val="00EA4403"/>
    <w:rsid w:val="00EA4557"/>
    <w:rsid w:val="00EA45EC"/>
    <w:rsid w:val="00EA49EA"/>
    <w:rsid w:val="00EA4B75"/>
    <w:rsid w:val="00EA4D38"/>
    <w:rsid w:val="00EA51DC"/>
    <w:rsid w:val="00EA5619"/>
    <w:rsid w:val="00EA5631"/>
    <w:rsid w:val="00EA5755"/>
    <w:rsid w:val="00EA5FA4"/>
    <w:rsid w:val="00EA610C"/>
    <w:rsid w:val="00EA616E"/>
    <w:rsid w:val="00EA6392"/>
    <w:rsid w:val="00EA6409"/>
    <w:rsid w:val="00EA64C9"/>
    <w:rsid w:val="00EA6D00"/>
    <w:rsid w:val="00EA6E27"/>
    <w:rsid w:val="00EA6E36"/>
    <w:rsid w:val="00EA6E6F"/>
    <w:rsid w:val="00EA6FAB"/>
    <w:rsid w:val="00EA73B3"/>
    <w:rsid w:val="00EA74CA"/>
    <w:rsid w:val="00EA780C"/>
    <w:rsid w:val="00EA7BB2"/>
    <w:rsid w:val="00EB0089"/>
    <w:rsid w:val="00EB00CC"/>
    <w:rsid w:val="00EB0286"/>
    <w:rsid w:val="00EB0650"/>
    <w:rsid w:val="00EB079B"/>
    <w:rsid w:val="00EB08F1"/>
    <w:rsid w:val="00EB09F0"/>
    <w:rsid w:val="00EB0A70"/>
    <w:rsid w:val="00EB0B7D"/>
    <w:rsid w:val="00EB0B8E"/>
    <w:rsid w:val="00EB0C88"/>
    <w:rsid w:val="00EB0C91"/>
    <w:rsid w:val="00EB0DFF"/>
    <w:rsid w:val="00EB1617"/>
    <w:rsid w:val="00EB1690"/>
    <w:rsid w:val="00EB1A37"/>
    <w:rsid w:val="00EB1C32"/>
    <w:rsid w:val="00EB1C60"/>
    <w:rsid w:val="00EB1EB3"/>
    <w:rsid w:val="00EB21D1"/>
    <w:rsid w:val="00EB244B"/>
    <w:rsid w:val="00EB24F3"/>
    <w:rsid w:val="00EB24F5"/>
    <w:rsid w:val="00EB2B3D"/>
    <w:rsid w:val="00EB2BB9"/>
    <w:rsid w:val="00EB2D73"/>
    <w:rsid w:val="00EB3125"/>
    <w:rsid w:val="00EB32AD"/>
    <w:rsid w:val="00EB3408"/>
    <w:rsid w:val="00EB3647"/>
    <w:rsid w:val="00EB3ABE"/>
    <w:rsid w:val="00EB3BEE"/>
    <w:rsid w:val="00EB3C3A"/>
    <w:rsid w:val="00EB3DB3"/>
    <w:rsid w:val="00EB4226"/>
    <w:rsid w:val="00EB4409"/>
    <w:rsid w:val="00EB4528"/>
    <w:rsid w:val="00EB4620"/>
    <w:rsid w:val="00EB48C3"/>
    <w:rsid w:val="00EB4A51"/>
    <w:rsid w:val="00EB4CDE"/>
    <w:rsid w:val="00EB4CEB"/>
    <w:rsid w:val="00EB5356"/>
    <w:rsid w:val="00EB53B8"/>
    <w:rsid w:val="00EB575E"/>
    <w:rsid w:val="00EB589E"/>
    <w:rsid w:val="00EB58E0"/>
    <w:rsid w:val="00EB59B4"/>
    <w:rsid w:val="00EB5DD3"/>
    <w:rsid w:val="00EB6129"/>
    <w:rsid w:val="00EB62CA"/>
    <w:rsid w:val="00EB63CD"/>
    <w:rsid w:val="00EB69B1"/>
    <w:rsid w:val="00EB6AC6"/>
    <w:rsid w:val="00EB6E5C"/>
    <w:rsid w:val="00EB7157"/>
    <w:rsid w:val="00EB71CE"/>
    <w:rsid w:val="00EB72A2"/>
    <w:rsid w:val="00EB7583"/>
    <w:rsid w:val="00EB76D2"/>
    <w:rsid w:val="00EB7B03"/>
    <w:rsid w:val="00EB7D2B"/>
    <w:rsid w:val="00EC0132"/>
    <w:rsid w:val="00EC019C"/>
    <w:rsid w:val="00EC037E"/>
    <w:rsid w:val="00EC03A1"/>
    <w:rsid w:val="00EC04E3"/>
    <w:rsid w:val="00EC0545"/>
    <w:rsid w:val="00EC05FF"/>
    <w:rsid w:val="00EC073C"/>
    <w:rsid w:val="00EC0858"/>
    <w:rsid w:val="00EC0C0D"/>
    <w:rsid w:val="00EC1041"/>
    <w:rsid w:val="00EC11D7"/>
    <w:rsid w:val="00EC11E8"/>
    <w:rsid w:val="00EC13A7"/>
    <w:rsid w:val="00EC1563"/>
    <w:rsid w:val="00EC1A7B"/>
    <w:rsid w:val="00EC1FF6"/>
    <w:rsid w:val="00EC23C8"/>
    <w:rsid w:val="00EC25C1"/>
    <w:rsid w:val="00EC2661"/>
    <w:rsid w:val="00EC26B0"/>
    <w:rsid w:val="00EC26BA"/>
    <w:rsid w:val="00EC27CD"/>
    <w:rsid w:val="00EC286D"/>
    <w:rsid w:val="00EC288D"/>
    <w:rsid w:val="00EC28F0"/>
    <w:rsid w:val="00EC2F1C"/>
    <w:rsid w:val="00EC3001"/>
    <w:rsid w:val="00EC307D"/>
    <w:rsid w:val="00EC3082"/>
    <w:rsid w:val="00EC31AF"/>
    <w:rsid w:val="00EC33DD"/>
    <w:rsid w:val="00EC343D"/>
    <w:rsid w:val="00EC3A06"/>
    <w:rsid w:val="00EC3E26"/>
    <w:rsid w:val="00EC3E8E"/>
    <w:rsid w:val="00EC3F97"/>
    <w:rsid w:val="00EC4029"/>
    <w:rsid w:val="00EC4207"/>
    <w:rsid w:val="00EC4293"/>
    <w:rsid w:val="00EC450D"/>
    <w:rsid w:val="00EC4711"/>
    <w:rsid w:val="00EC4C63"/>
    <w:rsid w:val="00EC4F57"/>
    <w:rsid w:val="00EC5169"/>
    <w:rsid w:val="00EC526C"/>
    <w:rsid w:val="00EC5408"/>
    <w:rsid w:val="00EC54D2"/>
    <w:rsid w:val="00EC555A"/>
    <w:rsid w:val="00EC5671"/>
    <w:rsid w:val="00EC56A0"/>
    <w:rsid w:val="00EC57A5"/>
    <w:rsid w:val="00EC59AC"/>
    <w:rsid w:val="00EC5E0E"/>
    <w:rsid w:val="00EC5E5B"/>
    <w:rsid w:val="00EC626F"/>
    <w:rsid w:val="00EC62F0"/>
    <w:rsid w:val="00EC69CB"/>
    <w:rsid w:val="00EC6A48"/>
    <w:rsid w:val="00EC6D26"/>
    <w:rsid w:val="00EC6FA9"/>
    <w:rsid w:val="00EC7024"/>
    <w:rsid w:val="00EC732F"/>
    <w:rsid w:val="00EC73FE"/>
    <w:rsid w:val="00EC75A7"/>
    <w:rsid w:val="00EC7618"/>
    <w:rsid w:val="00EC7A88"/>
    <w:rsid w:val="00ED0001"/>
    <w:rsid w:val="00ED00FD"/>
    <w:rsid w:val="00ED0153"/>
    <w:rsid w:val="00ED030A"/>
    <w:rsid w:val="00ED0602"/>
    <w:rsid w:val="00ED09FE"/>
    <w:rsid w:val="00ED0B7F"/>
    <w:rsid w:val="00ED0D09"/>
    <w:rsid w:val="00ED0DA5"/>
    <w:rsid w:val="00ED113B"/>
    <w:rsid w:val="00ED1147"/>
    <w:rsid w:val="00ED132D"/>
    <w:rsid w:val="00ED147B"/>
    <w:rsid w:val="00ED14AB"/>
    <w:rsid w:val="00ED15A8"/>
    <w:rsid w:val="00ED15E3"/>
    <w:rsid w:val="00ED18C6"/>
    <w:rsid w:val="00ED18F7"/>
    <w:rsid w:val="00ED19F1"/>
    <w:rsid w:val="00ED1A4C"/>
    <w:rsid w:val="00ED2159"/>
    <w:rsid w:val="00ED218E"/>
    <w:rsid w:val="00ED2385"/>
    <w:rsid w:val="00ED242D"/>
    <w:rsid w:val="00ED2564"/>
    <w:rsid w:val="00ED275E"/>
    <w:rsid w:val="00ED28B9"/>
    <w:rsid w:val="00ED29DC"/>
    <w:rsid w:val="00ED2B71"/>
    <w:rsid w:val="00ED2C38"/>
    <w:rsid w:val="00ED2FF8"/>
    <w:rsid w:val="00ED3397"/>
    <w:rsid w:val="00ED33FA"/>
    <w:rsid w:val="00ED361C"/>
    <w:rsid w:val="00ED36B4"/>
    <w:rsid w:val="00ED36B7"/>
    <w:rsid w:val="00ED3883"/>
    <w:rsid w:val="00ED38CE"/>
    <w:rsid w:val="00ED39C9"/>
    <w:rsid w:val="00ED3C60"/>
    <w:rsid w:val="00ED3DAA"/>
    <w:rsid w:val="00ED3EF3"/>
    <w:rsid w:val="00ED4284"/>
    <w:rsid w:val="00ED4311"/>
    <w:rsid w:val="00ED4326"/>
    <w:rsid w:val="00ED4437"/>
    <w:rsid w:val="00ED45A2"/>
    <w:rsid w:val="00ED460B"/>
    <w:rsid w:val="00ED4662"/>
    <w:rsid w:val="00ED4692"/>
    <w:rsid w:val="00ED4932"/>
    <w:rsid w:val="00ED4AFA"/>
    <w:rsid w:val="00ED4B92"/>
    <w:rsid w:val="00ED4DDF"/>
    <w:rsid w:val="00ED5069"/>
    <w:rsid w:val="00ED5122"/>
    <w:rsid w:val="00ED5266"/>
    <w:rsid w:val="00ED52B4"/>
    <w:rsid w:val="00ED5521"/>
    <w:rsid w:val="00ED56AE"/>
    <w:rsid w:val="00ED57AE"/>
    <w:rsid w:val="00ED5934"/>
    <w:rsid w:val="00ED5BB0"/>
    <w:rsid w:val="00ED5C2E"/>
    <w:rsid w:val="00ED5E68"/>
    <w:rsid w:val="00ED6383"/>
    <w:rsid w:val="00ED63B3"/>
    <w:rsid w:val="00ED642D"/>
    <w:rsid w:val="00ED64E7"/>
    <w:rsid w:val="00ED659C"/>
    <w:rsid w:val="00ED6992"/>
    <w:rsid w:val="00ED6AA8"/>
    <w:rsid w:val="00ED6B9E"/>
    <w:rsid w:val="00ED6BF2"/>
    <w:rsid w:val="00ED7121"/>
    <w:rsid w:val="00ED7558"/>
    <w:rsid w:val="00ED7717"/>
    <w:rsid w:val="00ED77AC"/>
    <w:rsid w:val="00ED7A4A"/>
    <w:rsid w:val="00ED7BDA"/>
    <w:rsid w:val="00ED7D92"/>
    <w:rsid w:val="00ED7EDC"/>
    <w:rsid w:val="00ED7EDD"/>
    <w:rsid w:val="00EE03EB"/>
    <w:rsid w:val="00EE04F1"/>
    <w:rsid w:val="00EE06D7"/>
    <w:rsid w:val="00EE081D"/>
    <w:rsid w:val="00EE08D2"/>
    <w:rsid w:val="00EE0B05"/>
    <w:rsid w:val="00EE0D97"/>
    <w:rsid w:val="00EE1031"/>
    <w:rsid w:val="00EE1267"/>
    <w:rsid w:val="00EE1283"/>
    <w:rsid w:val="00EE1348"/>
    <w:rsid w:val="00EE1822"/>
    <w:rsid w:val="00EE183D"/>
    <w:rsid w:val="00EE1CBD"/>
    <w:rsid w:val="00EE1CC4"/>
    <w:rsid w:val="00EE1D96"/>
    <w:rsid w:val="00EE20AC"/>
    <w:rsid w:val="00EE2266"/>
    <w:rsid w:val="00EE230C"/>
    <w:rsid w:val="00EE263A"/>
    <w:rsid w:val="00EE26E3"/>
    <w:rsid w:val="00EE2B4E"/>
    <w:rsid w:val="00EE2B97"/>
    <w:rsid w:val="00EE2EED"/>
    <w:rsid w:val="00EE3268"/>
    <w:rsid w:val="00EE3ADC"/>
    <w:rsid w:val="00EE3D6D"/>
    <w:rsid w:val="00EE4031"/>
    <w:rsid w:val="00EE4230"/>
    <w:rsid w:val="00EE4283"/>
    <w:rsid w:val="00EE48FF"/>
    <w:rsid w:val="00EE4ED7"/>
    <w:rsid w:val="00EE542B"/>
    <w:rsid w:val="00EE5477"/>
    <w:rsid w:val="00EE56BC"/>
    <w:rsid w:val="00EE580E"/>
    <w:rsid w:val="00EE5E5D"/>
    <w:rsid w:val="00EE62C1"/>
    <w:rsid w:val="00EE6659"/>
    <w:rsid w:val="00EE6BA0"/>
    <w:rsid w:val="00EE6C14"/>
    <w:rsid w:val="00EE6CA0"/>
    <w:rsid w:val="00EE6E17"/>
    <w:rsid w:val="00EE6EDC"/>
    <w:rsid w:val="00EE757C"/>
    <w:rsid w:val="00EE7808"/>
    <w:rsid w:val="00EE7B43"/>
    <w:rsid w:val="00EE7C0E"/>
    <w:rsid w:val="00EE7D1A"/>
    <w:rsid w:val="00EE7EA5"/>
    <w:rsid w:val="00EF03EC"/>
    <w:rsid w:val="00EF053F"/>
    <w:rsid w:val="00EF086D"/>
    <w:rsid w:val="00EF08D9"/>
    <w:rsid w:val="00EF0905"/>
    <w:rsid w:val="00EF0994"/>
    <w:rsid w:val="00EF0AA4"/>
    <w:rsid w:val="00EF0BFF"/>
    <w:rsid w:val="00EF0C50"/>
    <w:rsid w:val="00EF0CFE"/>
    <w:rsid w:val="00EF0E52"/>
    <w:rsid w:val="00EF0FD8"/>
    <w:rsid w:val="00EF1435"/>
    <w:rsid w:val="00EF1705"/>
    <w:rsid w:val="00EF195D"/>
    <w:rsid w:val="00EF1A0B"/>
    <w:rsid w:val="00EF1C18"/>
    <w:rsid w:val="00EF1E16"/>
    <w:rsid w:val="00EF1E3D"/>
    <w:rsid w:val="00EF21B3"/>
    <w:rsid w:val="00EF2710"/>
    <w:rsid w:val="00EF28B5"/>
    <w:rsid w:val="00EF2B22"/>
    <w:rsid w:val="00EF2C01"/>
    <w:rsid w:val="00EF2CF2"/>
    <w:rsid w:val="00EF3443"/>
    <w:rsid w:val="00EF3699"/>
    <w:rsid w:val="00EF37F1"/>
    <w:rsid w:val="00EF3971"/>
    <w:rsid w:val="00EF3A53"/>
    <w:rsid w:val="00EF3A9B"/>
    <w:rsid w:val="00EF3CE7"/>
    <w:rsid w:val="00EF3F53"/>
    <w:rsid w:val="00EF3F8F"/>
    <w:rsid w:val="00EF425A"/>
    <w:rsid w:val="00EF4595"/>
    <w:rsid w:val="00EF463E"/>
    <w:rsid w:val="00EF47AD"/>
    <w:rsid w:val="00EF496D"/>
    <w:rsid w:val="00EF4A73"/>
    <w:rsid w:val="00EF4C45"/>
    <w:rsid w:val="00EF5203"/>
    <w:rsid w:val="00EF5422"/>
    <w:rsid w:val="00EF54FA"/>
    <w:rsid w:val="00EF5637"/>
    <w:rsid w:val="00EF582F"/>
    <w:rsid w:val="00EF5892"/>
    <w:rsid w:val="00EF591A"/>
    <w:rsid w:val="00EF5EB4"/>
    <w:rsid w:val="00EF618F"/>
    <w:rsid w:val="00EF61BE"/>
    <w:rsid w:val="00EF62DB"/>
    <w:rsid w:val="00EF6ABF"/>
    <w:rsid w:val="00EF7027"/>
    <w:rsid w:val="00EF7340"/>
    <w:rsid w:val="00EF7570"/>
    <w:rsid w:val="00EF7637"/>
    <w:rsid w:val="00EF767D"/>
    <w:rsid w:val="00EF76F8"/>
    <w:rsid w:val="00EF771B"/>
    <w:rsid w:val="00EF77DE"/>
    <w:rsid w:val="00EF7DA6"/>
    <w:rsid w:val="00EF7E00"/>
    <w:rsid w:val="00F00933"/>
    <w:rsid w:val="00F00942"/>
    <w:rsid w:val="00F00A2A"/>
    <w:rsid w:val="00F00A4C"/>
    <w:rsid w:val="00F00B23"/>
    <w:rsid w:val="00F00D8B"/>
    <w:rsid w:val="00F00E0F"/>
    <w:rsid w:val="00F00ED1"/>
    <w:rsid w:val="00F00F21"/>
    <w:rsid w:val="00F00FAB"/>
    <w:rsid w:val="00F0102F"/>
    <w:rsid w:val="00F01086"/>
    <w:rsid w:val="00F012CC"/>
    <w:rsid w:val="00F01475"/>
    <w:rsid w:val="00F014A8"/>
    <w:rsid w:val="00F01706"/>
    <w:rsid w:val="00F01967"/>
    <w:rsid w:val="00F01A9E"/>
    <w:rsid w:val="00F01B41"/>
    <w:rsid w:val="00F01C74"/>
    <w:rsid w:val="00F01DCD"/>
    <w:rsid w:val="00F01E73"/>
    <w:rsid w:val="00F02124"/>
    <w:rsid w:val="00F021B6"/>
    <w:rsid w:val="00F02324"/>
    <w:rsid w:val="00F02400"/>
    <w:rsid w:val="00F024A5"/>
    <w:rsid w:val="00F0258A"/>
    <w:rsid w:val="00F02678"/>
    <w:rsid w:val="00F02722"/>
    <w:rsid w:val="00F02CA4"/>
    <w:rsid w:val="00F03032"/>
    <w:rsid w:val="00F0321F"/>
    <w:rsid w:val="00F03693"/>
    <w:rsid w:val="00F03A86"/>
    <w:rsid w:val="00F03AD6"/>
    <w:rsid w:val="00F03ED5"/>
    <w:rsid w:val="00F04334"/>
    <w:rsid w:val="00F0445A"/>
    <w:rsid w:val="00F0446A"/>
    <w:rsid w:val="00F04603"/>
    <w:rsid w:val="00F046A1"/>
    <w:rsid w:val="00F04858"/>
    <w:rsid w:val="00F04A8F"/>
    <w:rsid w:val="00F04ABB"/>
    <w:rsid w:val="00F04C23"/>
    <w:rsid w:val="00F04C8F"/>
    <w:rsid w:val="00F04D07"/>
    <w:rsid w:val="00F04DAB"/>
    <w:rsid w:val="00F04DC7"/>
    <w:rsid w:val="00F04DDE"/>
    <w:rsid w:val="00F04EB3"/>
    <w:rsid w:val="00F04F14"/>
    <w:rsid w:val="00F04FEE"/>
    <w:rsid w:val="00F05014"/>
    <w:rsid w:val="00F050F7"/>
    <w:rsid w:val="00F0581B"/>
    <w:rsid w:val="00F05B81"/>
    <w:rsid w:val="00F05B98"/>
    <w:rsid w:val="00F05E9B"/>
    <w:rsid w:val="00F05F30"/>
    <w:rsid w:val="00F0620D"/>
    <w:rsid w:val="00F06266"/>
    <w:rsid w:val="00F06367"/>
    <w:rsid w:val="00F065DB"/>
    <w:rsid w:val="00F067C9"/>
    <w:rsid w:val="00F06BC4"/>
    <w:rsid w:val="00F06CE3"/>
    <w:rsid w:val="00F06DC3"/>
    <w:rsid w:val="00F06E8B"/>
    <w:rsid w:val="00F06F3F"/>
    <w:rsid w:val="00F070D9"/>
    <w:rsid w:val="00F0799A"/>
    <w:rsid w:val="00F079ED"/>
    <w:rsid w:val="00F07A51"/>
    <w:rsid w:val="00F07CF6"/>
    <w:rsid w:val="00F07D9B"/>
    <w:rsid w:val="00F07EE7"/>
    <w:rsid w:val="00F07F9A"/>
    <w:rsid w:val="00F10406"/>
    <w:rsid w:val="00F10480"/>
    <w:rsid w:val="00F10521"/>
    <w:rsid w:val="00F107ED"/>
    <w:rsid w:val="00F10869"/>
    <w:rsid w:val="00F10C4F"/>
    <w:rsid w:val="00F10FF7"/>
    <w:rsid w:val="00F11C9A"/>
    <w:rsid w:val="00F11F89"/>
    <w:rsid w:val="00F124AF"/>
    <w:rsid w:val="00F1269E"/>
    <w:rsid w:val="00F1285F"/>
    <w:rsid w:val="00F128C5"/>
    <w:rsid w:val="00F12DA1"/>
    <w:rsid w:val="00F12E11"/>
    <w:rsid w:val="00F12F7A"/>
    <w:rsid w:val="00F13C31"/>
    <w:rsid w:val="00F13CD9"/>
    <w:rsid w:val="00F13DDD"/>
    <w:rsid w:val="00F13F5F"/>
    <w:rsid w:val="00F13FA4"/>
    <w:rsid w:val="00F14037"/>
    <w:rsid w:val="00F14063"/>
    <w:rsid w:val="00F140BE"/>
    <w:rsid w:val="00F1449E"/>
    <w:rsid w:val="00F14725"/>
    <w:rsid w:val="00F148C5"/>
    <w:rsid w:val="00F14933"/>
    <w:rsid w:val="00F14935"/>
    <w:rsid w:val="00F1493C"/>
    <w:rsid w:val="00F14991"/>
    <w:rsid w:val="00F149DB"/>
    <w:rsid w:val="00F14A21"/>
    <w:rsid w:val="00F14AAB"/>
    <w:rsid w:val="00F14B1B"/>
    <w:rsid w:val="00F14B6D"/>
    <w:rsid w:val="00F14F02"/>
    <w:rsid w:val="00F15019"/>
    <w:rsid w:val="00F152EC"/>
    <w:rsid w:val="00F15527"/>
    <w:rsid w:val="00F15814"/>
    <w:rsid w:val="00F15A51"/>
    <w:rsid w:val="00F15CE7"/>
    <w:rsid w:val="00F15E93"/>
    <w:rsid w:val="00F162AB"/>
    <w:rsid w:val="00F163F7"/>
    <w:rsid w:val="00F16414"/>
    <w:rsid w:val="00F1660B"/>
    <w:rsid w:val="00F166E6"/>
    <w:rsid w:val="00F167F8"/>
    <w:rsid w:val="00F168D0"/>
    <w:rsid w:val="00F16BBB"/>
    <w:rsid w:val="00F16DB8"/>
    <w:rsid w:val="00F16F66"/>
    <w:rsid w:val="00F16FF4"/>
    <w:rsid w:val="00F173BA"/>
    <w:rsid w:val="00F17473"/>
    <w:rsid w:val="00F175C9"/>
    <w:rsid w:val="00F176E3"/>
    <w:rsid w:val="00F178FE"/>
    <w:rsid w:val="00F17A00"/>
    <w:rsid w:val="00F17CD2"/>
    <w:rsid w:val="00F20128"/>
    <w:rsid w:val="00F2036B"/>
    <w:rsid w:val="00F20450"/>
    <w:rsid w:val="00F20643"/>
    <w:rsid w:val="00F2080A"/>
    <w:rsid w:val="00F20888"/>
    <w:rsid w:val="00F2090A"/>
    <w:rsid w:val="00F20ADE"/>
    <w:rsid w:val="00F20D3E"/>
    <w:rsid w:val="00F20EF8"/>
    <w:rsid w:val="00F21583"/>
    <w:rsid w:val="00F2170C"/>
    <w:rsid w:val="00F2196C"/>
    <w:rsid w:val="00F21A7B"/>
    <w:rsid w:val="00F21DBC"/>
    <w:rsid w:val="00F21EEC"/>
    <w:rsid w:val="00F21F73"/>
    <w:rsid w:val="00F229A0"/>
    <w:rsid w:val="00F22A01"/>
    <w:rsid w:val="00F22A11"/>
    <w:rsid w:val="00F22A4A"/>
    <w:rsid w:val="00F22FEC"/>
    <w:rsid w:val="00F231BE"/>
    <w:rsid w:val="00F231ED"/>
    <w:rsid w:val="00F23476"/>
    <w:rsid w:val="00F2383F"/>
    <w:rsid w:val="00F23841"/>
    <w:rsid w:val="00F238EB"/>
    <w:rsid w:val="00F23CF7"/>
    <w:rsid w:val="00F23DF0"/>
    <w:rsid w:val="00F23E47"/>
    <w:rsid w:val="00F2404E"/>
    <w:rsid w:val="00F24120"/>
    <w:rsid w:val="00F242C9"/>
    <w:rsid w:val="00F24508"/>
    <w:rsid w:val="00F246F3"/>
    <w:rsid w:val="00F247A5"/>
    <w:rsid w:val="00F248BB"/>
    <w:rsid w:val="00F24A4A"/>
    <w:rsid w:val="00F24A8E"/>
    <w:rsid w:val="00F24C4A"/>
    <w:rsid w:val="00F24CEE"/>
    <w:rsid w:val="00F24F4A"/>
    <w:rsid w:val="00F25085"/>
    <w:rsid w:val="00F25312"/>
    <w:rsid w:val="00F2541A"/>
    <w:rsid w:val="00F2543E"/>
    <w:rsid w:val="00F254A4"/>
    <w:rsid w:val="00F25506"/>
    <w:rsid w:val="00F258F3"/>
    <w:rsid w:val="00F25D5C"/>
    <w:rsid w:val="00F25F42"/>
    <w:rsid w:val="00F262B0"/>
    <w:rsid w:val="00F26311"/>
    <w:rsid w:val="00F26360"/>
    <w:rsid w:val="00F26747"/>
    <w:rsid w:val="00F2683F"/>
    <w:rsid w:val="00F26A57"/>
    <w:rsid w:val="00F26BD3"/>
    <w:rsid w:val="00F26EF7"/>
    <w:rsid w:val="00F26F81"/>
    <w:rsid w:val="00F270A0"/>
    <w:rsid w:val="00F270B6"/>
    <w:rsid w:val="00F27163"/>
    <w:rsid w:val="00F2741A"/>
    <w:rsid w:val="00F278D0"/>
    <w:rsid w:val="00F27D59"/>
    <w:rsid w:val="00F302A4"/>
    <w:rsid w:val="00F307CE"/>
    <w:rsid w:val="00F30B8D"/>
    <w:rsid w:val="00F30C14"/>
    <w:rsid w:val="00F30E3D"/>
    <w:rsid w:val="00F310CA"/>
    <w:rsid w:val="00F3123B"/>
    <w:rsid w:val="00F312E5"/>
    <w:rsid w:val="00F31606"/>
    <w:rsid w:val="00F31664"/>
    <w:rsid w:val="00F31756"/>
    <w:rsid w:val="00F3186E"/>
    <w:rsid w:val="00F3187E"/>
    <w:rsid w:val="00F31936"/>
    <w:rsid w:val="00F31C6B"/>
    <w:rsid w:val="00F31FFE"/>
    <w:rsid w:val="00F32209"/>
    <w:rsid w:val="00F32258"/>
    <w:rsid w:val="00F325D2"/>
    <w:rsid w:val="00F328AB"/>
    <w:rsid w:val="00F328CD"/>
    <w:rsid w:val="00F329FA"/>
    <w:rsid w:val="00F32B6E"/>
    <w:rsid w:val="00F33161"/>
    <w:rsid w:val="00F339DB"/>
    <w:rsid w:val="00F33B19"/>
    <w:rsid w:val="00F33B43"/>
    <w:rsid w:val="00F33F93"/>
    <w:rsid w:val="00F34132"/>
    <w:rsid w:val="00F3426A"/>
    <w:rsid w:val="00F3430A"/>
    <w:rsid w:val="00F3462E"/>
    <w:rsid w:val="00F34817"/>
    <w:rsid w:val="00F348BC"/>
    <w:rsid w:val="00F34947"/>
    <w:rsid w:val="00F349E2"/>
    <w:rsid w:val="00F34B58"/>
    <w:rsid w:val="00F35412"/>
    <w:rsid w:val="00F354F2"/>
    <w:rsid w:val="00F35931"/>
    <w:rsid w:val="00F35A27"/>
    <w:rsid w:val="00F35D35"/>
    <w:rsid w:val="00F35D8E"/>
    <w:rsid w:val="00F35F2F"/>
    <w:rsid w:val="00F361DF"/>
    <w:rsid w:val="00F3625F"/>
    <w:rsid w:val="00F362CF"/>
    <w:rsid w:val="00F367DA"/>
    <w:rsid w:val="00F369D0"/>
    <w:rsid w:val="00F36A4A"/>
    <w:rsid w:val="00F36B06"/>
    <w:rsid w:val="00F36BFB"/>
    <w:rsid w:val="00F36DB3"/>
    <w:rsid w:val="00F379F2"/>
    <w:rsid w:val="00F37A4B"/>
    <w:rsid w:val="00F37C92"/>
    <w:rsid w:val="00F37C9D"/>
    <w:rsid w:val="00F401CD"/>
    <w:rsid w:val="00F40202"/>
    <w:rsid w:val="00F404D3"/>
    <w:rsid w:val="00F4078C"/>
    <w:rsid w:val="00F40B11"/>
    <w:rsid w:val="00F40CEC"/>
    <w:rsid w:val="00F40CFB"/>
    <w:rsid w:val="00F4100A"/>
    <w:rsid w:val="00F4102A"/>
    <w:rsid w:val="00F414EE"/>
    <w:rsid w:val="00F415FE"/>
    <w:rsid w:val="00F4176F"/>
    <w:rsid w:val="00F41CCB"/>
    <w:rsid w:val="00F41DDE"/>
    <w:rsid w:val="00F41F36"/>
    <w:rsid w:val="00F4202F"/>
    <w:rsid w:val="00F42181"/>
    <w:rsid w:val="00F422F9"/>
    <w:rsid w:val="00F423E7"/>
    <w:rsid w:val="00F425D0"/>
    <w:rsid w:val="00F42830"/>
    <w:rsid w:val="00F429B3"/>
    <w:rsid w:val="00F429FD"/>
    <w:rsid w:val="00F42B46"/>
    <w:rsid w:val="00F42BDB"/>
    <w:rsid w:val="00F42C09"/>
    <w:rsid w:val="00F42C44"/>
    <w:rsid w:val="00F43127"/>
    <w:rsid w:val="00F4341C"/>
    <w:rsid w:val="00F43573"/>
    <w:rsid w:val="00F437B3"/>
    <w:rsid w:val="00F437F2"/>
    <w:rsid w:val="00F438A4"/>
    <w:rsid w:val="00F4391D"/>
    <w:rsid w:val="00F43CF9"/>
    <w:rsid w:val="00F43E43"/>
    <w:rsid w:val="00F43F6D"/>
    <w:rsid w:val="00F43FC1"/>
    <w:rsid w:val="00F44166"/>
    <w:rsid w:val="00F4431A"/>
    <w:rsid w:val="00F4443C"/>
    <w:rsid w:val="00F444CC"/>
    <w:rsid w:val="00F445A1"/>
    <w:rsid w:val="00F44691"/>
    <w:rsid w:val="00F446A5"/>
    <w:rsid w:val="00F44C94"/>
    <w:rsid w:val="00F44E8E"/>
    <w:rsid w:val="00F44EB9"/>
    <w:rsid w:val="00F44EED"/>
    <w:rsid w:val="00F44F3F"/>
    <w:rsid w:val="00F44FF4"/>
    <w:rsid w:val="00F452D7"/>
    <w:rsid w:val="00F454EE"/>
    <w:rsid w:val="00F457EA"/>
    <w:rsid w:val="00F457EF"/>
    <w:rsid w:val="00F459E6"/>
    <w:rsid w:val="00F459E9"/>
    <w:rsid w:val="00F45B12"/>
    <w:rsid w:val="00F45E07"/>
    <w:rsid w:val="00F46014"/>
    <w:rsid w:val="00F4611F"/>
    <w:rsid w:val="00F46C21"/>
    <w:rsid w:val="00F46D70"/>
    <w:rsid w:val="00F4702F"/>
    <w:rsid w:val="00F47185"/>
    <w:rsid w:val="00F472A0"/>
    <w:rsid w:val="00F472CA"/>
    <w:rsid w:val="00F47410"/>
    <w:rsid w:val="00F47431"/>
    <w:rsid w:val="00F4763B"/>
    <w:rsid w:val="00F476B3"/>
    <w:rsid w:val="00F4774B"/>
    <w:rsid w:val="00F4778B"/>
    <w:rsid w:val="00F47A0E"/>
    <w:rsid w:val="00F47CF5"/>
    <w:rsid w:val="00F47DA1"/>
    <w:rsid w:val="00F47E27"/>
    <w:rsid w:val="00F47E43"/>
    <w:rsid w:val="00F47E96"/>
    <w:rsid w:val="00F502DA"/>
    <w:rsid w:val="00F50577"/>
    <w:rsid w:val="00F50AE6"/>
    <w:rsid w:val="00F50D94"/>
    <w:rsid w:val="00F51011"/>
    <w:rsid w:val="00F51124"/>
    <w:rsid w:val="00F51265"/>
    <w:rsid w:val="00F51739"/>
    <w:rsid w:val="00F518E1"/>
    <w:rsid w:val="00F51C32"/>
    <w:rsid w:val="00F51C43"/>
    <w:rsid w:val="00F51D22"/>
    <w:rsid w:val="00F51EFA"/>
    <w:rsid w:val="00F52087"/>
    <w:rsid w:val="00F52280"/>
    <w:rsid w:val="00F52435"/>
    <w:rsid w:val="00F5284B"/>
    <w:rsid w:val="00F52C3E"/>
    <w:rsid w:val="00F52C8C"/>
    <w:rsid w:val="00F52CA0"/>
    <w:rsid w:val="00F52CDA"/>
    <w:rsid w:val="00F52CFA"/>
    <w:rsid w:val="00F52DE3"/>
    <w:rsid w:val="00F52DE4"/>
    <w:rsid w:val="00F52E76"/>
    <w:rsid w:val="00F5328D"/>
    <w:rsid w:val="00F534C0"/>
    <w:rsid w:val="00F53552"/>
    <w:rsid w:val="00F538DE"/>
    <w:rsid w:val="00F53990"/>
    <w:rsid w:val="00F53ABC"/>
    <w:rsid w:val="00F53AFD"/>
    <w:rsid w:val="00F53E11"/>
    <w:rsid w:val="00F53EB5"/>
    <w:rsid w:val="00F53F3C"/>
    <w:rsid w:val="00F53F4D"/>
    <w:rsid w:val="00F541F1"/>
    <w:rsid w:val="00F54216"/>
    <w:rsid w:val="00F5443E"/>
    <w:rsid w:val="00F54659"/>
    <w:rsid w:val="00F54B43"/>
    <w:rsid w:val="00F54B60"/>
    <w:rsid w:val="00F54FFF"/>
    <w:rsid w:val="00F55076"/>
    <w:rsid w:val="00F55201"/>
    <w:rsid w:val="00F553BB"/>
    <w:rsid w:val="00F553D0"/>
    <w:rsid w:val="00F5561B"/>
    <w:rsid w:val="00F556F2"/>
    <w:rsid w:val="00F5573D"/>
    <w:rsid w:val="00F55B66"/>
    <w:rsid w:val="00F55BEB"/>
    <w:rsid w:val="00F5605D"/>
    <w:rsid w:val="00F560FF"/>
    <w:rsid w:val="00F56145"/>
    <w:rsid w:val="00F5652D"/>
    <w:rsid w:val="00F56799"/>
    <w:rsid w:val="00F56846"/>
    <w:rsid w:val="00F569BA"/>
    <w:rsid w:val="00F56ECA"/>
    <w:rsid w:val="00F56FC7"/>
    <w:rsid w:val="00F572B8"/>
    <w:rsid w:val="00F578A2"/>
    <w:rsid w:val="00F57B6A"/>
    <w:rsid w:val="00F57BED"/>
    <w:rsid w:val="00F57C0A"/>
    <w:rsid w:val="00F57C11"/>
    <w:rsid w:val="00F601D0"/>
    <w:rsid w:val="00F605C1"/>
    <w:rsid w:val="00F60741"/>
    <w:rsid w:val="00F6089D"/>
    <w:rsid w:val="00F60A4D"/>
    <w:rsid w:val="00F60C33"/>
    <w:rsid w:val="00F60C71"/>
    <w:rsid w:val="00F61115"/>
    <w:rsid w:val="00F61286"/>
    <w:rsid w:val="00F61388"/>
    <w:rsid w:val="00F616D4"/>
    <w:rsid w:val="00F616DB"/>
    <w:rsid w:val="00F6173C"/>
    <w:rsid w:val="00F61A18"/>
    <w:rsid w:val="00F61B80"/>
    <w:rsid w:val="00F61C8D"/>
    <w:rsid w:val="00F61D8F"/>
    <w:rsid w:val="00F61DAE"/>
    <w:rsid w:val="00F61DE0"/>
    <w:rsid w:val="00F62187"/>
    <w:rsid w:val="00F623A1"/>
    <w:rsid w:val="00F62645"/>
    <w:rsid w:val="00F62976"/>
    <w:rsid w:val="00F62C78"/>
    <w:rsid w:val="00F6328F"/>
    <w:rsid w:val="00F634B1"/>
    <w:rsid w:val="00F63974"/>
    <w:rsid w:val="00F639DE"/>
    <w:rsid w:val="00F63A48"/>
    <w:rsid w:val="00F63D09"/>
    <w:rsid w:val="00F63E0F"/>
    <w:rsid w:val="00F64088"/>
    <w:rsid w:val="00F643A5"/>
    <w:rsid w:val="00F6467C"/>
    <w:rsid w:val="00F64932"/>
    <w:rsid w:val="00F64B3C"/>
    <w:rsid w:val="00F64DF3"/>
    <w:rsid w:val="00F64EFD"/>
    <w:rsid w:val="00F65171"/>
    <w:rsid w:val="00F65343"/>
    <w:rsid w:val="00F65385"/>
    <w:rsid w:val="00F6538D"/>
    <w:rsid w:val="00F654E2"/>
    <w:rsid w:val="00F655E9"/>
    <w:rsid w:val="00F65898"/>
    <w:rsid w:val="00F65BF0"/>
    <w:rsid w:val="00F65E44"/>
    <w:rsid w:val="00F65F16"/>
    <w:rsid w:val="00F65FD1"/>
    <w:rsid w:val="00F66315"/>
    <w:rsid w:val="00F66783"/>
    <w:rsid w:val="00F66AF8"/>
    <w:rsid w:val="00F66E7F"/>
    <w:rsid w:val="00F67108"/>
    <w:rsid w:val="00F6730A"/>
    <w:rsid w:val="00F673BC"/>
    <w:rsid w:val="00F67418"/>
    <w:rsid w:val="00F676ED"/>
    <w:rsid w:val="00F67ABC"/>
    <w:rsid w:val="00F67FDA"/>
    <w:rsid w:val="00F70004"/>
    <w:rsid w:val="00F70046"/>
    <w:rsid w:val="00F7007C"/>
    <w:rsid w:val="00F70125"/>
    <w:rsid w:val="00F70690"/>
    <w:rsid w:val="00F7087E"/>
    <w:rsid w:val="00F70B6E"/>
    <w:rsid w:val="00F70DD7"/>
    <w:rsid w:val="00F70E62"/>
    <w:rsid w:val="00F71240"/>
    <w:rsid w:val="00F7150A"/>
    <w:rsid w:val="00F71B55"/>
    <w:rsid w:val="00F71BD4"/>
    <w:rsid w:val="00F71C0F"/>
    <w:rsid w:val="00F71E0E"/>
    <w:rsid w:val="00F71EA0"/>
    <w:rsid w:val="00F722DD"/>
    <w:rsid w:val="00F723C1"/>
    <w:rsid w:val="00F72702"/>
    <w:rsid w:val="00F7274C"/>
    <w:rsid w:val="00F72D62"/>
    <w:rsid w:val="00F72E2A"/>
    <w:rsid w:val="00F73303"/>
    <w:rsid w:val="00F73408"/>
    <w:rsid w:val="00F7375A"/>
    <w:rsid w:val="00F73AB2"/>
    <w:rsid w:val="00F73AF5"/>
    <w:rsid w:val="00F73D15"/>
    <w:rsid w:val="00F73F39"/>
    <w:rsid w:val="00F7400A"/>
    <w:rsid w:val="00F74578"/>
    <w:rsid w:val="00F7491B"/>
    <w:rsid w:val="00F749B8"/>
    <w:rsid w:val="00F74F99"/>
    <w:rsid w:val="00F75405"/>
    <w:rsid w:val="00F7554F"/>
    <w:rsid w:val="00F7573B"/>
    <w:rsid w:val="00F75B05"/>
    <w:rsid w:val="00F75C31"/>
    <w:rsid w:val="00F75E6D"/>
    <w:rsid w:val="00F75EED"/>
    <w:rsid w:val="00F75F15"/>
    <w:rsid w:val="00F76294"/>
    <w:rsid w:val="00F767DA"/>
    <w:rsid w:val="00F76879"/>
    <w:rsid w:val="00F76971"/>
    <w:rsid w:val="00F769A0"/>
    <w:rsid w:val="00F769D6"/>
    <w:rsid w:val="00F76A9C"/>
    <w:rsid w:val="00F76D51"/>
    <w:rsid w:val="00F7700F"/>
    <w:rsid w:val="00F7703C"/>
    <w:rsid w:val="00F7708A"/>
    <w:rsid w:val="00F770A6"/>
    <w:rsid w:val="00F771D3"/>
    <w:rsid w:val="00F77284"/>
    <w:rsid w:val="00F7735F"/>
    <w:rsid w:val="00F77399"/>
    <w:rsid w:val="00F7739E"/>
    <w:rsid w:val="00F7760D"/>
    <w:rsid w:val="00F77642"/>
    <w:rsid w:val="00F777C9"/>
    <w:rsid w:val="00F77813"/>
    <w:rsid w:val="00F7796E"/>
    <w:rsid w:val="00F779CE"/>
    <w:rsid w:val="00F77D00"/>
    <w:rsid w:val="00F77F5D"/>
    <w:rsid w:val="00F77F99"/>
    <w:rsid w:val="00F77FEB"/>
    <w:rsid w:val="00F80079"/>
    <w:rsid w:val="00F804FB"/>
    <w:rsid w:val="00F80533"/>
    <w:rsid w:val="00F805A1"/>
    <w:rsid w:val="00F806A5"/>
    <w:rsid w:val="00F80A31"/>
    <w:rsid w:val="00F80AEA"/>
    <w:rsid w:val="00F80B04"/>
    <w:rsid w:val="00F80EB8"/>
    <w:rsid w:val="00F80ED5"/>
    <w:rsid w:val="00F812CD"/>
    <w:rsid w:val="00F81570"/>
    <w:rsid w:val="00F81AF3"/>
    <w:rsid w:val="00F81B84"/>
    <w:rsid w:val="00F81E43"/>
    <w:rsid w:val="00F81E73"/>
    <w:rsid w:val="00F81F18"/>
    <w:rsid w:val="00F81F87"/>
    <w:rsid w:val="00F82E16"/>
    <w:rsid w:val="00F82E5C"/>
    <w:rsid w:val="00F82E86"/>
    <w:rsid w:val="00F82F9B"/>
    <w:rsid w:val="00F831B2"/>
    <w:rsid w:val="00F83209"/>
    <w:rsid w:val="00F833B2"/>
    <w:rsid w:val="00F83464"/>
    <w:rsid w:val="00F836D8"/>
    <w:rsid w:val="00F837EE"/>
    <w:rsid w:val="00F838F2"/>
    <w:rsid w:val="00F838FA"/>
    <w:rsid w:val="00F839A1"/>
    <w:rsid w:val="00F83E22"/>
    <w:rsid w:val="00F83FC2"/>
    <w:rsid w:val="00F84016"/>
    <w:rsid w:val="00F8466C"/>
    <w:rsid w:val="00F84CB0"/>
    <w:rsid w:val="00F84CFF"/>
    <w:rsid w:val="00F84E42"/>
    <w:rsid w:val="00F84EE2"/>
    <w:rsid w:val="00F8502B"/>
    <w:rsid w:val="00F85296"/>
    <w:rsid w:val="00F852A8"/>
    <w:rsid w:val="00F852AE"/>
    <w:rsid w:val="00F854F3"/>
    <w:rsid w:val="00F85586"/>
    <w:rsid w:val="00F857E7"/>
    <w:rsid w:val="00F859C9"/>
    <w:rsid w:val="00F85F30"/>
    <w:rsid w:val="00F860A4"/>
    <w:rsid w:val="00F86267"/>
    <w:rsid w:val="00F8633B"/>
    <w:rsid w:val="00F8641C"/>
    <w:rsid w:val="00F86493"/>
    <w:rsid w:val="00F864F3"/>
    <w:rsid w:val="00F86504"/>
    <w:rsid w:val="00F865C5"/>
    <w:rsid w:val="00F86AED"/>
    <w:rsid w:val="00F8708C"/>
    <w:rsid w:val="00F871B5"/>
    <w:rsid w:val="00F874A3"/>
    <w:rsid w:val="00F874C4"/>
    <w:rsid w:val="00F87862"/>
    <w:rsid w:val="00F87BE7"/>
    <w:rsid w:val="00F9013F"/>
    <w:rsid w:val="00F90163"/>
    <w:rsid w:val="00F90170"/>
    <w:rsid w:val="00F902B3"/>
    <w:rsid w:val="00F9042F"/>
    <w:rsid w:val="00F904FC"/>
    <w:rsid w:val="00F90678"/>
    <w:rsid w:val="00F908C3"/>
    <w:rsid w:val="00F90BF3"/>
    <w:rsid w:val="00F90C34"/>
    <w:rsid w:val="00F90EA0"/>
    <w:rsid w:val="00F90ED4"/>
    <w:rsid w:val="00F90FA3"/>
    <w:rsid w:val="00F914E6"/>
    <w:rsid w:val="00F915CF"/>
    <w:rsid w:val="00F91929"/>
    <w:rsid w:val="00F919B3"/>
    <w:rsid w:val="00F91A05"/>
    <w:rsid w:val="00F91A08"/>
    <w:rsid w:val="00F91F08"/>
    <w:rsid w:val="00F91F5D"/>
    <w:rsid w:val="00F920E2"/>
    <w:rsid w:val="00F9213B"/>
    <w:rsid w:val="00F92460"/>
    <w:rsid w:val="00F9251E"/>
    <w:rsid w:val="00F92D50"/>
    <w:rsid w:val="00F92DE1"/>
    <w:rsid w:val="00F92DEE"/>
    <w:rsid w:val="00F92FDB"/>
    <w:rsid w:val="00F9327C"/>
    <w:rsid w:val="00F936AC"/>
    <w:rsid w:val="00F93717"/>
    <w:rsid w:val="00F93A13"/>
    <w:rsid w:val="00F93C6A"/>
    <w:rsid w:val="00F94028"/>
    <w:rsid w:val="00F94050"/>
    <w:rsid w:val="00F94110"/>
    <w:rsid w:val="00F9466C"/>
    <w:rsid w:val="00F947DA"/>
    <w:rsid w:val="00F94807"/>
    <w:rsid w:val="00F94976"/>
    <w:rsid w:val="00F94A90"/>
    <w:rsid w:val="00F94D7C"/>
    <w:rsid w:val="00F94F90"/>
    <w:rsid w:val="00F950FA"/>
    <w:rsid w:val="00F95159"/>
    <w:rsid w:val="00F95683"/>
    <w:rsid w:val="00F956A8"/>
    <w:rsid w:val="00F956B3"/>
    <w:rsid w:val="00F95785"/>
    <w:rsid w:val="00F95B9A"/>
    <w:rsid w:val="00F95FEE"/>
    <w:rsid w:val="00F960D2"/>
    <w:rsid w:val="00F963BC"/>
    <w:rsid w:val="00F96A5E"/>
    <w:rsid w:val="00F96BCB"/>
    <w:rsid w:val="00F96DBA"/>
    <w:rsid w:val="00F96E24"/>
    <w:rsid w:val="00F970E5"/>
    <w:rsid w:val="00F97546"/>
    <w:rsid w:val="00F976A3"/>
    <w:rsid w:val="00F9779B"/>
    <w:rsid w:val="00F978C9"/>
    <w:rsid w:val="00F97AA9"/>
    <w:rsid w:val="00F97BA3"/>
    <w:rsid w:val="00F97C5B"/>
    <w:rsid w:val="00F97CAA"/>
    <w:rsid w:val="00F97E19"/>
    <w:rsid w:val="00FA009B"/>
    <w:rsid w:val="00FA01BB"/>
    <w:rsid w:val="00FA028D"/>
    <w:rsid w:val="00FA04B8"/>
    <w:rsid w:val="00FA0B3A"/>
    <w:rsid w:val="00FA120A"/>
    <w:rsid w:val="00FA1389"/>
    <w:rsid w:val="00FA13C0"/>
    <w:rsid w:val="00FA14F0"/>
    <w:rsid w:val="00FA15A3"/>
    <w:rsid w:val="00FA19DB"/>
    <w:rsid w:val="00FA1A67"/>
    <w:rsid w:val="00FA1B69"/>
    <w:rsid w:val="00FA1CD9"/>
    <w:rsid w:val="00FA1D87"/>
    <w:rsid w:val="00FA204B"/>
    <w:rsid w:val="00FA2135"/>
    <w:rsid w:val="00FA236A"/>
    <w:rsid w:val="00FA237C"/>
    <w:rsid w:val="00FA253C"/>
    <w:rsid w:val="00FA289E"/>
    <w:rsid w:val="00FA28FA"/>
    <w:rsid w:val="00FA2FCA"/>
    <w:rsid w:val="00FA31EA"/>
    <w:rsid w:val="00FA340F"/>
    <w:rsid w:val="00FA366A"/>
    <w:rsid w:val="00FA3A69"/>
    <w:rsid w:val="00FA3BB4"/>
    <w:rsid w:val="00FA3F68"/>
    <w:rsid w:val="00FA4155"/>
    <w:rsid w:val="00FA4174"/>
    <w:rsid w:val="00FA4812"/>
    <w:rsid w:val="00FA4965"/>
    <w:rsid w:val="00FA4B71"/>
    <w:rsid w:val="00FA4F6B"/>
    <w:rsid w:val="00FA4FA3"/>
    <w:rsid w:val="00FA5081"/>
    <w:rsid w:val="00FA5170"/>
    <w:rsid w:val="00FA54F9"/>
    <w:rsid w:val="00FA5BD3"/>
    <w:rsid w:val="00FA5BE2"/>
    <w:rsid w:val="00FA5CBC"/>
    <w:rsid w:val="00FA6201"/>
    <w:rsid w:val="00FA6319"/>
    <w:rsid w:val="00FA6436"/>
    <w:rsid w:val="00FA669B"/>
    <w:rsid w:val="00FA6A00"/>
    <w:rsid w:val="00FA6A11"/>
    <w:rsid w:val="00FA6DB9"/>
    <w:rsid w:val="00FA6DC8"/>
    <w:rsid w:val="00FA7023"/>
    <w:rsid w:val="00FA70DA"/>
    <w:rsid w:val="00FA71F1"/>
    <w:rsid w:val="00FA720E"/>
    <w:rsid w:val="00FA7235"/>
    <w:rsid w:val="00FA7252"/>
    <w:rsid w:val="00FA75F2"/>
    <w:rsid w:val="00FA764E"/>
    <w:rsid w:val="00FA7A3F"/>
    <w:rsid w:val="00FA7B31"/>
    <w:rsid w:val="00FA7D84"/>
    <w:rsid w:val="00FA7FD1"/>
    <w:rsid w:val="00FB0097"/>
    <w:rsid w:val="00FB017D"/>
    <w:rsid w:val="00FB0280"/>
    <w:rsid w:val="00FB0297"/>
    <w:rsid w:val="00FB02DF"/>
    <w:rsid w:val="00FB0586"/>
    <w:rsid w:val="00FB08A7"/>
    <w:rsid w:val="00FB0C22"/>
    <w:rsid w:val="00FB0D4B"/>
    <w:rsid w:val="00FB0DAA"/>
    <w:rsid w:val="00FB157E"/>
    <w:rsid w:val="00FB161B"/>
    <w:rsid w:val="00FB17A8"/>
    <w:rsid w:val="00FB18F6"/>
    <w:rsid w:val="00FB1B42"/>
    <w:rsid w:val="00FB2142"/>
    <w:rsid w:val="00FB21DD"/>
    <w:rsid w:val="00FB25C4"/>
    <w:rsid w:val="00FB2766"/>
    <w:rsid w:val="00FB279F"/>
    <w:rsid w:val="00FB29DA"/>
    <w:rsid w:val="00FB2F44"/>
    <w:rsid w:val="00FB2FAE"/>
    <w:rsid w:val="00FB32B3"/>
    <w:rsid w:val="00FB32C8"/>
    <w:rsid w:val="00FB36BF"/>
    <w:rsid w:val="00FB3819"/>
    <w:rsid w:val="00FB3883"/>
    <w:rsid w:val="00FB3A66"/>
    <w:rsid w:val="00FB3AA0"/>
    <w:rsid w:val="00FB3AC3"/>
    <w:rsid w:val="00FB3DDA"/>
    <w:rsid w:val="00FB41F2"/>
    <w:rsid w:val="00FB41FC"/>
    <w:rsid w:val="00FB4264"/>
    <w:rsid w:val="00FB43DC"/>
    <w:rsid w:val="00FB4631"/>
    <w:rsid w:val="00FB487A"/>
    <w:rsid w:val="00FB48E9"/>
    <w:rsid w:val="00FB534C"/>
    <w:rsid w:val="00FB5441"/>
    <w:rsid w:val="00FB57AD"/>
    <w:rsid w:val="00FB588C"/>
    <w:rsid w:val="00FB5D55"/>
    <w:rsid w:val="00FB6059"/>
    <w:rsid w:val="00FB60A1"/>
    <w:rsid w:val="00FB632A"/>
    <w:rsid w:val="00FB64BE"/>
    <w:rsid w:val="00FB64CF"/>
    <w:rsid w:val="00FB6890"/>
    <w:rsid w:val="00FB6B2C"/>
    <w:rsid w:val="00FB6E76"/>
    <w:rsid w:val="00FB6F0F"/>
    <w:rsid w:val="00FB6F97"/>
    <w:rsid w:val="00FB6FF9"/>
    <w:rsid w:val="00FB7067"/>
    <w:rsid w:val="00FB7488"/>
    <w:rsid w:val="00FB7492"/>
    <w:rsid w:val="00FB7507"/>
    <w:rsid w:val="00FB7621"/>
    <w:rsid w:val="00FB7AEF"/>
    <w:rsid w:val="00FB7B2C"/>
    <w:rsid w:val="00FB7C0D"/>
    <w:rsid w:val="00FB7C73"/>
    <w:rsid w:val="00FC03EE"/>
    <w:rsid w:val="00FC0418"/>
    <w:rsid w:val="00FC053A"/>
    <w:rsid w:val="00FC07BC"/>
    <w:rsid w:val="00FC0818"/>
    <w:rsid w:val="00FC0AC9"/>
    <w:rsid w:val="00FC0B28"/>
    <w:rsid w:val="00FC0C40"/>
    <w:rsid w:val="00FC0DAF"/>
    <w:rsid w:val="00FC132D"/>
    <w:rsid w:val="00FC169D"/>
    <w:rsid w:val="00FC1821"/>
    <w:rsid w:val="00FC185F"/>
    <w:rsid w:val="00FC1D88"/>
    <w:rsid w:val="00FC1E44"/>
    <w:rsid w:val="00FC1F27"/>
    <w:rsid w:val="00FC2269"/>
    <w:rsid w:val="00FC2302"/>
    <w:rsid w:val="00FC23D1"/>
    <w:rsid w:val="00FC29E9"/>
    <w:rsid w:val="00FC2BD0"/>
    <w:rsid w:val="00FC2CB8"/>
    <w:rsid w:val="00FC2E18"/>
    <w:rsid w:val="00FC2EF1"/>
    <w:rsid w:val="00FC3336"/>
    <w:rsid w:val="00FC3337"/>
    <w:rsid w:val="00FC3498"/>
    <w:rsid w:val="00FC3E13"/>
    <w:rsid w:val="00FC3E86"/>
    <w:rsid w:val="00FC44E2"/>
    <w:rsid w:val="00FC4569"/>
    <w:rsid w:val="00FC46AB"/>
    <w:rsid w:val="00FC4926"/>
    <w:rsid w:val="00FC4B69"/>
    <w:rsid w:val="00FC4B83"/>
    <w:rsid w:val="00FC4F84"/>
    <w:rsid w:val="00FC5276"/>
    <w:rsid w:val="00FC5450"/>
    <w:rsid w:val="00FC5720"/>
    <w:rsid w:val="00FC5759"/>
    <w:rsid w:val="00FC58F0"/>
    <w:rsid w:val="00FC58F6"/>
    <w:rsid w:val="00FC5D0B"/>
    <w:rsid w:val="00FC5D0D"/>
    <w:rsid w:val="00FC5D1E"/>
    <w:rsid w:val="00FC5FB4"/>
    <w:rsid w:val="00FC62CF"/>
    <w:rsid w:val="00FC6426"/>
    <w:rsid w:val="00FC64C0"/>
    <w:rsid w:val="00FC65FC"/>
    <w:rsid w:val="00FC663A"/>
    <w:rsid w:val="00FC6A2C"/>
    <w:rsid w:val="00FC6B0A"/>
    <w:rsid w:val="00FC6D6E"/>
    <w:rsid w:val="00FC6E6B"/>
    <w:rsid w:val="00FC6FED"/>
    <w:rsid w:val="00FC70EB"/>
    <w:rsid w:val="00FC7275"/>
    <w:rsid w:val="00FC7320"/>
    <w:rsid w:val="00FC7434"/>
    <w:rsid w:val="00FC74F0"/>
    <w:rsid w:val="00FC754D"/>
    <w:rsid w:val="00FC76FA"/>
    <w:rsid w:val="00FC7759"/>
    <w:rsid w:val="00FC7774"/>
    <w:rsid w:val="00FC78FC"/>
    <w:rsid w:val="00FC7A53"/>
    <w:rsid w:val="00FC7AE1"/>
    <w:rsid w:val="00FC7BB7"/>
    <w:rsid w:val="00FC7CC1"/>
    <w:rsid w:val="00FC7CEF"/>
    <w:rsid w:val="00FC7F98"/>
    <w:rsid w:val="00FD007A"/>
    <w:rsid w:val="00FD0179"/>
    <w:rsid w:val="00FD02A2"/>
    <w:rsid w:val="00FD0790"/>
    <w:rsid w:val="00FD085D"/>
    <w:rsid w:val="00FD08FF"/>
    <w:rsid w:val="00FD0A0C"/>
    <w:rsid w:val="00FD0D08"/>
    <w:rsid w:val="00FD0DBE"/>
    <w:rsid w:val="00FD105F"/>
    <w:rsid w:val="00FD10BC"/>
    <w:rsid w:val="00FD138A"/>
    <w:rsid w:val="00FD14E1"/>
    <w:rsid w:val="00FD17E5"/>
    <w:rsid w:val="00FD18AD"/>
    <w:rsid w:val="00FD1B6F"/>
    <w:rsid w:val="00FD1C29"/>
    <w:rsid w:val="00FD1E57"/>
    <w:rsid w:val="00FD204D"/>
    <w:rsid w:val="00FD21C8"/>
    <w:rsid w:val="00FD21D3"/>
    <w:rsid w:val="00FD25B2"/>
    <w:rsid w:val="00FD2716"/>
    <w:rsid w:val="00FD2722"/>
    <w:rsid w:val="00FD2818"/>
    <w:rsid w:val="00FD2857"/>
    <w:rsid w:val="00FD2AF8"/>
    <w:rsid w:val="00FD2BDB"/>
    <w:rsid w:val="00FD2D82"/>
    <w:rsid w:val="00FD2E27"/>
    <w:rsid w:val="00FD2EF8"/>
    <w:rsid w:val="00FD2F21"/>
    <w:rsid w:val="00FD3177"/>
    <w:rsid w:val="00FD342A"/>
    <w:rsid w:val="00FD371D"/>
    <w:rsid w:val="00FD3773"/>
    <w:rsid w:val="00FD39B3"/>
    <w:rsid w:val="00FD3AC9"/>
    <w:rsid w:val="00FD3C8C"/>
    <w:rsid w:val="00FD3D02"/>
    <w:rsid w:val="00FD3DE9"/>
    <w:rsid w:val="00FD3FEA"/>
    <w:rsid w:val="00FD40D5"/>
    <w:rsid w:val="00FD45BA"/>
    <w:rsid w:val="00FD4819"/>
    <w:rsid w:val="00FD4B3E"/>
    <w:rsid w:val="00FD4C9C"/>
    <w:rsid w:val="00FD4D30"/>
    <w:rsid w:val="00FD52D0"/>
    <w:rsid w:val="00FD53F6"/>
    <w:rsid w:val="00FD58BC"/>
    <w:rsid w:val="00FD58C7"/>
    <w:rsid w:val="00FD59D4"/>
    <w:rsid w:val="00FD5F34"/>
    <w:rsid w:val="00FD6066"/>
    <w:rsid w:val="00FD61BC"/>
    <w:rsid w:val="00FD63F5"/>
    <w:rsid w:val="00FD66CA"/>
    <w:rsid w:val="00FD683F"/>
    <w:rsid w:val="00FD6DA0"/>
    <w:rsid w:val="00FD6FE7"/>
    <w:rsid w:val="00FD722F"/>
    <w:rsid w:val="00FD7429"/>
    <w:rsid w:val="00FD78E5"/>
    <w:rsid w:val="00FD78EF"/>
    <w:rsid w:val="00FD7A06"/>
    <w:rsid w:val="00FD7C85"/>
    <w:rsid w:val="00FD7D10"/>
    <w:rsid w:val="00FD7DD5"/>
    <w:rsid w:val="00FD7DE7"/>
    <w:rsid w:val="00FD7E8F"/>
    <w:rsid w:val="00FD7EF4"/>
    <w:rsid w:val="00FE009E"/>
    <w:rsid w:val="00FE00CD"/>
    <w:rsid w:val="00FE00FD"/>
    <w:rsid w:val="00FE0268"/>
    <w:rsid w:val="00FE03AA"/>
    <w:rsid w:val="00FE0409"/>
    <w:rsid w:val="00FE0923"/>
    <w:rsid w:val="00FE0C52"/>
    <w:rsid w:val="00FE0E06"/>
    <w:rsid w:val="00FE0E6E"/>
    <w:rsid w:val="00FE11AD"/>
    <w:rsid w:val="00FE1354"/>
    <w:rsid w:val="00FE1479"/>
    <w:rsid w:val="00FE16EA"/>
    <w:rsid w:val="00FE1761"/>
    <w:rsid w:val="00FE1C4C"/>
    <w:rsid w:val="00FE1C7E"/>
    <w:rsid w:val="00FE1CFE"/>
    <w:rsid w:val="00FE1D5D"/>
    <w:rsid w:val="00FE1FFE"/>
    <w:rsid w:val="00FE26D8"/>
    <w:rsid w:val="00FE294E"/>
    <w:rsid w:val="00FE2A5E"/>
    <w:rsid w:val="00FE2A8B"/>
    <w:rsid w:val="00FE2D91"/>
    <w:rsid w:val="00FE2DBA"/>
    <w:rsid w:val="00FE2E22"/>
    <w:rsid w:val="00FE2F06"/>
    <w:rsid w:val="00FE2F6A"/>
    <w:rsid w:val="00FE2F9C"/>
    <w:rsid w:val="00FE2FD9"/>
    <w:rsid w:val="00FE30C3"/>
    <w:rsid w:val="00FE3135"/>
    <w:rsid w:val="00FE34CA"/>
    <w:rsid w:val="00FE34D9"/>
    <w:rsid w:val="00FE3530"/>
    <w:rsid w:val="00FE3665"/>
    <w:rsid w:val="00FE3E19"/>
    <w:rsid w:val="00FE4327"/>
    <w:rsid w:val="00FE446F"/>
    <w:rsid w:val="00FE4850"/>
    <w:rsid w:val="00FE4991"/>
    <w:rsid w:val="00FE49FA"/>
    <w:rsid w:val="00FE4AFF"/>
    <w:rsid w:val="00FE4DF7"/>
    <w:rsid w:val="00FE4F97"/>
    <w:rsid w:val="00FE518A"/>
    <w:rsid w:val="00FE51F6"/>
    <w:rsid w:val="00FE5491"/>
    <w:rsid w:val="00FE54E0"/>
    <w:rsid w:val="00FE550B"/>
    <w:rsid w:val="00FE5519"/>
    <w:rsid w:val="00FE591B"/>
    <w:rsid w:val="00FE5A63"/>
    <w:rsid w:val="00FE5AFF"/>
    <w:rsid w:val="00FE5B41"/>
    <w:rsid w:val="00FE5E18"/>
    <w:rsid w:val="00FE5E49"/>
    <w:rsid w:val="00FE5E57"/>
    <w:rsid w:val="00FE5F1F"/>
    <w:rsid w:val="00FE623E"/>
    <w:rsid w:val="00FE6332"/>
    <w:rsid w:val="00FE65AA"/>
    <w:rsid w:val="00FE6742"/>
    <w:rsid w:val="00FE69AB"/>
    <w:rsid w:val="00FE6AF4"/>
    <w:rsid w:val="00FE6B2A"/>
    <w:rsid w:val="00FE6D53"/>
    <w:rsid w:val="00FE6D90"/>
    <w:rsid w:val="00FE6EC5"/>
    <w:rsid w:val="00FE7037"/>
    <w:rsid w:val="00FE76DD"/>
    <w:rsid w:val="00FE77DE"/>
    <w:rsid w:val="00FE780A"/>
    <w:rsid w:val="00FE7A2B"/>
    <w:rsid w:val="00FE7D14"/>
    <w:rsid w:val="00FE7D47"/>
    <w:rsid w:val="00FE7E39"/>
    <w:rsid w:val="00FE7F10"/>
    <w:rsid w:val="00FF0146"/>
    <w:rsid w:val="00FF0370"/>
    <w:rsid w:val="00FF0439"/>
    <w:rsid w:val="00FF0608"/>
    <w:rsid w:val="00FF0671"/>
    <w:rsid w:val="00FF0972"/>
    <w:rsid w:val="00FF0EA0"/>
    <w:rsid w:val="00FF1069"/>
    <w:rsid w:val="00FF1758"/>
    <w:rsid w:val="00FF191B"/>
    <w:rsid w:val="00FF19E5"/>
    <w:rsid w:val="00FF1A79"/>
    <w:rsid w:val="00FF1D40"/>
    <w:rsid w:val="00FF226F"/>
    <w:rsid w:val="00FF247D"/>
    <w:rsid w:val="00FF2860"/>
    <w:rsid w:val="00FF2ABE"/>
    <w:rsid w:val="00FF2D7D"/>
    <w:rsid w:val="00FF2EB2"/>
    <w:rsid w:val="00FF2F1B"/>
    <w:rsid w:val="00FF2F5F"/>
    <w:rsid w:val="00FF3129"/>
    <w:rsid w:val="00FF3280"/>
    <w:rsid w:val="00FF32C8"/>
    <w:rsid w:val="00FF32EE"/>
    <w:rsid w:val="00FF3502"/>
    <w:rsid w:val="00FF3655"/>
    <w:rsid w:val="00FF3993"/>
    <w:rsid w:val="00FF3E0E"/>
    <w:rsid w:val="00FF3EFB"/>
    <w:rsid w:val="00FF3FBB"/>
    <w:rsid w:val="00FF426F"/>
    <w:rsid w:val="00FF434F"/>
    <w:rsid w:val="00FF444E"/>
    <w:rsid w:val="00FF44CA"/>
    <w:rsid w:val="00FF4559"/>
    <w:rsid w:val="00FF47C1"/>
    <w:rsid w:val="00FF517B"/>
    <w:rsid w:val="00FF5217"/>
    <w:rsid w:val="00FF5236"/>
    <w:rsid w:val="00FF53D8"/>
    <w:rsid w:val="00FF5454"/>
    <w:rsid w:val="00FF56FF"/>
    <w:rsid w:val="00FF5860"/>
    <w:rsid w:val="00FF593F"/>
    <w:rsid w:val="00FF595E"/>
    <w:rsid w:val="00FF5AEB"/>
    <w:rsid w:val="00FF5FCC"/>
    <w:rsid w:val="00FF6BD7"/>
    <w:rsid w:val="00FF6D32"/>
    <w:rsid w:val="00FF6FD8"/>
    <w:rsid w:val="00FF6FDF"/>
    <w:rsid w:val="00FF7A26"/>
    <w:rsid w:val="00FF7B47"/>
    <w:rsid w:val="00FF7DCE"/>
    <w:rsid w:val="00FF7E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35F9E"/>
  <w15:chartTrackingRefBased/>
  <w15:docId w15:val="{A5030498-8445-4921-8176-EA2303D4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CDA"/>
    <w:rPr>
      <w:rFonts w:eastAsiaTheme="majorEastAsia" w:cstheme="majorBidi"/>
      <w:color w:val="272727" w:themeColor="text1" w:themeTint="D8"/>
    </w:rPr>
  </w:style>
  <w:style w:type="paragraph" w:styleId="Title">
    <w:name w:val="Title"/>
    <w:basedOn w:val="Normal"/>
    <w:next w:val="Normal"/>
    <w:link w:val="TitleChar"/>
    <w:uiPriority w:val="10"/>
    <w:qFormat/>
    <w:rsid w:val="000C7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CDA"/>
    <w:pPr>
      <w:spacing w:before="160"/>
      <w:jc w:val="center"/>
    </w:pPr>
    <w:rPr>
      <w:i/>
      <w:iCs/>
      <w:color w:val="404040" w:themeColor="text1" w:themeTint="BF"/>
    </w:rPr>
  </w:style>
  <w:style w:type="character" w:customStyle="1" w:styleId="QuoteChar">
    <w:name w:val="Quote Char"/>
    <w:basedOn w:val="DefaultParagraphFont"/>
    <w:link w:val="Quote"/>
    <w:uiPriority w:val="29"/>
    <w:rsid w:val="000C7CDA"/>
    <w:rPr>
      <w:i/>
      <w:iCs/>
      <w:color w:val="404040" w:themeColor="text1" w:themeTint="BF"/>
    </w:rPr>
  </w:style>
  <w:style w:type="paragraph" w:styleId="ListParagraph">
    <w:name w:val="List Paragraph"/>
    <w:basedOn w:val="Normal"/>
    <w:uiPriority w:val="34"/>
    <w:qFormat/>
    <w:rsid w:val="000C7CDA"/>
    <w:pPr>
      <w:ind w:left="720"/>
      <w:contextualSpacing/>
    </w:pPr>
  </w:style>
  <w:style w:type="character" w:styleId="IntenseEmphasis">
    <w:name w:val="Intense Emphasis"/>
    <w:basedOn w:val="DefaultParagraphFont"/>
    <w:uiPriority w:val="21"/>
    <w:qFormat/>
    <w:rsid w:val="000C7CDA"/>
    <w:rPr>
      <w:i/>
      <w:iCs/>
      <w:color w:val="0F4761" w:themeColor="accent1" w:themeShade="BF"/>
    </w:rPr>
  </w:style>
  <w:style w:type="paragraph" w:styleId="IntenseQuote">
    <w:name w:val="Intense Quote"/>
    <w:basedOn w:val="Normal"/>
    <w:next w:val="Normal"/>
    <w:link w:val="IntenseQuoteChar"/>
    <w:uiPriority w:val="30"/>
    <w:qFormat/>
    <w:rsid w:val="000C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CDA"/>
    <w:rPr>
      <w:i/>
      <w:iCs/>
      <w:color w:val="0F4761" w:themeColor="accent1" w:themeShade="BF"/>
    </w:rPr>
  </w:style>
  <w:style w:type="character" w:styleId="IntenseReference">
    <w:name w:val="Intense Reference"/>
    <w:basedOn w:val="DefaultParagraphFont"/>
    <w:uiPriority w:val="32"/>
    <w:qFormat/>
    <w:rsid w:val="000C7CDA"/>
    <w:rPr>
      <w:b/>
      <w:bCs/>
      <w:smallCaps/>
      <w:color w:val="0F4761" w:themeColor="accent1" w:themeShade="BF"/>
      <w:spacing w:val="5"/>
    </w:rPr>
  </w:style>
  <w:style w:type="paragraph" w:styleId="Footer">
    <w:name w:val="footer"/>
    <w:basedOn w:val="Normal"/>
    <w:link w:val="FooterChar"/>
    <w:uiPriority w:val="99"/>
    <w:unhideWhenUsed/>
    <w:rsid w:val="005A43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35B"/>
  </w:style>
  <w:style w:type="character" w:styleId="PageNumber">
    <w:name w:val="page number"/>
    <w:basedOn w:val="DefaultParagraphFont"/>
    <w:uiPriority w:val="99"/>
    <w:semiHidden/>
    <w:unhideWhenUsed/>
    <w:rsid w:val="005A435B"/>
  </w:style>
  <w:style w:type="paragraph" w:styleId="Header">
    <w:name w:val="header"/>
    <w:basedOn w:val="Normal"/>
    <w:link w:val="HeaderChar"/>
    <w:uiPriority w:val="99"/>
    <w:unhideWhenUsed/>
    <w:rsid w:val="00792F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2F02"/>
  </w:style>
  <w:style w:type="paragraph" w:styleId="NormalWeb">
    <w:name w:val="Normal (Web)"/>
    <w:basedOn w:val="Normal"/>
    <w:uiPriority w:val="99"/>
    <w:semiHidden/>
    <w:unhideWhenUsed/>
    <w:rsid w:val="00A050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05080"/>
  </w:style>
  <w:style w:type="character" w:styleId="CommentReference">
    <w:name w:val="annotation reference"/>
    <w:basedOn w:val="DefaultParagraphFont"/>
    <w:uiPriority w:val="99"/>
    <w:semiHidden/>
    <w:unhideWhenUsed/>
    <w:rsid w:val="007059BF"/>
    <w:rPr>
      <w:sz w:val="16"/>
      <w:szCs w:val="16"/>
    </w:rPr>
  </w:style>
  <w:style w:type="paragraph" w:styleId="CommentText">
    <w:name w:val="annotation text"/>
    <w:basedOn w:val="Normal"/>
    <w:link w:val="CommentTextChar"/>
    <w:uiPriority w:val="99"/>
    <w:unhideWhenUsed/>
    <w:rsid w:val="007059BF"/>
    <w:pPr>
      <w:spacing w:line="240" w:lineRule="auto"/>
    </w:pPr>
    <w:rPr>
      <w:sz w:val="20"/>
      <w:szCs w:val="20"/>
    </w:rPr>
  </w:style>
  <w:style w:type="character" w:customStyle="1" w:styleId="CommentTextChar">
    <w:name w:val="Comment Text Char"/>
    <w:basedOn w:val="DefaultParagraphFont"/>
    <w:link w:val="CommentText"/>
    <w:uiPriority w:val="99"/>
    <w:rsid w:val="007059BF"/>
    <w:rPr>
      <w:sz w:val="20"/>
      <w:szCs w:val="20"/>
    </w:rPr>
  </w:style>
  <w:style w:type="paragraph" w:styleId="CommentSubject">
    <w:name w:val="annotation subject"/>
    <w:basedOn w:val="CommentText"/>
    <w:next w:val="CommentText"/>
    <w:link w:val="CommentSubjectChar"/>
    <w:uiPriority w:val="99"/>
    <w:semiHidden/>
    <w:unhideWhenUsed/>
    <w:rsid w:val="007059BF"/>
    <w:rPr>
      <w:b/>
      <w:bCs/>
    </w:rPr>
  </w:style>
  <w:style w:type="character" w:customStyle="1" w:styleId="CommentSubjectChar">
    <w:name w:val="Comment Subject Char"/>
    <w:basedOn w:val="CommentTextChar"/>
    <w:link w:val="CommentSubject"/>
    <w:uiPriority w:val="99"/>
    <w:semiHidden/>
    <w:rsid w:val="007059BF"/>
    <w:rPr>
      <w:b/>
      <w:bCs/>
      <w:sz w:val="20"/>
      <w:szCs w:val="20"/>
    </w:rPr>
  </w:style>
  <w:style w:type="paragraph" w:styleId="Revision">
    <w:name w:val="Revision"/>
    <w:hidden/>
    <w:uiPriority w:val="99"/>
    <w:semiHidden/>
    <w:rsid w:val="004E4D19"/>
    <w:pPr>
      <w:spacing w:after="0" w:line="240" w:lineRule="auto"/>
    </w:pPr>
  </w:style>
  <w:style w:type="paragraph" w:customStyle="1" w:styleId="font-claude-response-body">
    <w:name w:val="font-claude-response-body"/>
    <w:basedOn w:val="Normal"/>
    <w:rsid w:val="008F04E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A6F06-DC74-D047-8D72-89564CC1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88095</Words>
  <Characters>410525</Characters>
  <Application>Microsoft Office Word</Application>
  <DocSecurity>0</DocSecurity>
  <Lines>10012</Lines>
  <Paragraphs>4616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S</dc:creator>
  <cp:keywords/>
  <dc:description/>
  <cp:lastModifiedBy>Paul Lyons</cp:lastModifiedBy>
  <cp:revision>2</cp:revision>
  <cp:lastPrinted>2026-02-24T09:25:00Z</cp:lastPrinted>
  <dcterms:created xsi:type="dcterms:W3CDTF">2026-09-30T22:40:00Z</dcterms:created>
  <dcterms:modified xsi:type="dcterms:W3CDTF">2026-09-30T22:40:00Z</dcterms:modified>
</cp:coreProperties>
</file>